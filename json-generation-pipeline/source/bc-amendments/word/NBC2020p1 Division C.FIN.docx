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63EC4" w14:textId="77777777" w:rsidR="00BE1302" w:rsidRDefault="00BE1302" w:rsidP="00C31346">
      <w:pPr>
        <w:pStyle w:val="01Part"/>
        <w:rPr>
          <w:rFonts w:eastAsia="HelveticaLTPro-Black"/>
          <w:lang w:val="en-CA"/>
        </w:rPr>
      </w:pPr>
      <w:bookmarkStart w:id="2" w:name="a1430551"/>
      <w:bookmarkStart w:id="3" w:name="ep001035"/>
      <w:bookmarkStart w:id="4" w:name="a1430556"/>
      <w:bookmarkStart w:id="5" w:name="ep001035.1"/>
      <w:bookmarkEnd w:id="2"/>
      <w:bookmarkEnd w:id="3"/>
      <w:bookmarkEnd w:id="4"/>
      <w:bookmarkEnd w:id="5"/>
      <w:r>
        <w:rPr>
          <w:rFonts w:eastAsia="HelveticaLTPro-Black"/>
          <w:lang w:val="en-CA"/>
        </w:rPr>
        <w:t>Part 1</w:t>
      </w:r>
    </w:p>
    <w:p w14:paraId="60B2B47A" w14:textId="77777777" w:rsidR="00BE1302" w:rsidRDefault="00BE1302" w:rsidP="00C31346">
      <w:pPr>
        <w:pStyle w:val="01Part"/>
      </w:pPr>
      <w:r>
        <w:rPr>
          <w:rFonts w:eastAsia="HelveticaLTPro-Black"/>
          <w:lang w:val="en-CA"/>
        </w:rPr>
        <w:t>General</w:t>
      </w:r>
    </w:p>
    <w:p w14:paraId="42C2A3E8" w14:textId="77777777" w:rsidR="00BE1302" w:rsidRPr="00BE1302" w:rsidRDefault="00BE1302" w:rsidP="00C31346">
      <w:pPr>
        <w:pStyle w:val="02Section"/>
        <w:rPr>
          <w:sz w:val="27"/>
          <w:szCs w:val="27"/>
        </w:rPr>
      </w:pPr>
      <w:r w:rsidRPr="00BE1302">
        <w:t>Section  1.1.   Application</w:t>
      </w:r>
    </w:p>
    <w:p w14:paraId="4016D139" w14:textId="77777777" w:rsidR="00BE1302" w:rsidRPr="00BE1302" w:rsidRDefault="00BE1302" w:rsidP="00C31346">
      <w:pPr>
        <w:pStyle w:val="03Subsection"/>
      </w:pPr>
      <w:bookmarkStart w:id="6" w:name="a1430560"/>
      <w:bookmarkStart w:id="7" w:name="a1430561"/>
      <w:bookmarkStart w:id="8" w:name="ep001035.1.1"/>
      <w:bookmarkEnd w:id="6"/>
      <w:bookmarkEnd w:id="7"/>
      <w:bookmarkEnd w:id="8"/>
      <w:r w:rsidRPr="00BE1302">
        <w:t>1.1.1. Application</w:t>
      </w:r>
      <w:bookmarkStart w:id="9" w:name="a1430563"/>
      <w:bookmarkEnd w:id="9"/>
    </w:p>
    <w:p w14:paraId="46655EA9" w14:textId="77777777" w:rsidR="00BE1302" w:rsidRPr="00BE1302" w:rsidRDefault="00BE1302" w:rsidP="00C31346">
      <w:pPr>
        <w:pStyle w:val="04Article"/>
        <w:rPr>
          <w:sz w:val="27"/>
          <w:szCs w:val="27"/>
        </w:rPr>
      </w:pPr>
      <w:bookmarkStart w:id="10" w:name="a1430793"/>
      <w:bookmarkStart w:id="11" w:name="ea004152"/>
      <w:bookmarkEnd w:id="10"/>
      <w:bookmarkEnd w:id="11"/>
      <w:r w:rsidRPr="00BE1302">
        <w:t>1.1.1.1. Application</w:t>
      </w:r>
    </w:p>
    <w:p w14:paraId="39ED42E6" w14:textId="77777777" w:rsidR="00BE1302" w:rsidRPr="00BE1302" w:rsidRDefault="00BE1302" w:rsidP="00BE1302">
      <w:pPr>
        <w:pStyle w:val="05Sentence"/>
        <w:rPr>
          <w:sz w:val="27"/>
          <w:szCs w:val="27"/>
        </w:rPr>
      </w:pPr>
      <w:bookmarkStart w:id="12" w:name="a1430800"/>
      <w:bookmarkStart w:id="13" w:name="es008642"/>
      <w:bookmarkEnd w:id="12"/>
      <w:bookmarkEnd w:id="13"/>
      <w:r w:rsidRPr="00BE1302">
        <w:t>1)   This Part applies to all </w:t>
      </w:r>
      <w:hyperlink r:id="rId8" w:history="1">
        <w:r w:rsidRPr="00BE1302">
          <w:rPr>
            <w:rStyle w:val="Hyperlink"/>
            <w:i/>
            <w:iCs/>
            <w:color w:val="auto"/>
            <w:u w:val="none"/>
          </w:rPr>
          <w:t>buildings</w:t>
        </w:r>
      </w:hyperlink>
      <w:r w:rsidRPr="00BE1302">
        <w:t> covered in this Code. (See </w:t>
      </w:r>
      <w:hyperlink r:id="rId9" w:anchor="ea004131" w:history="1">
        <w:r w:rsidRPr="00BE1302">
          <w:rPr>
            <w:rStyle w:val="Hyperlink"/>
            <w:color w:val="auto"/>
            <w:u w:val="none"/>
          </w:rPr>
          <w:t>Article</w:t>
        </w:r>
      </w:hyperlink>
      <w:hyperlink r:id="rId10" w:anchor="ea004131" w:history="1">
        <w:r w:rsidRPr="00BE1302">
          <w:rPr>
            <w:rStyle w:val="Hyperlink"/>
            <w:color w:val="auto"/>
            <w:u w:val="none"/>
          </w:rPr>
          <w:t> </w:t>
        </w:r>
      </w:hyperlink>
      <w:hyperlink r:id="rId11" w:anchor="ea004131" w:history="1">
        <w:r w:rsidRPr="00BE1302">
          <w:rPr>
            <w:rStyle w:val="Hyperlink"/>
            <w:color w:val="auto"/>
            <w:u w:val="none"/>
          </w:rPr>
          <w:t>1.1.1.1.</w:t>
        </w:r>
      </w:hyperlink>
      <w:r w:rsidRPr="00BE1302">
        <w:t> of Division </w:t>
      </w:r>
      <w:hyperlink r:id="rId12" w:anchor="ea004131" w:history="1">
        <w:r w:rsidRPr="00BE1302">
          <w:rPr>
            <w:rStyle w:val="Hyperlink"/>
            <w:color w:val="auto"/>
            <w:u w:val="none"/>
          </w:rPr>
          <w:t>A</w:t>
        </w:r>
      </w:hyperlink>
      <w:r w:rsidRPr="00BE1302">
        <w:t>.)</w:t>
      </w:r>
      <w:bookmarkStart w:id="14" w:name="a1430810"/>
      <w:bookmarkStart w:id="15" w:name="a1430798"/>
      <w:bookmarkStart w:id="16" w:name="a1430565"/>
      <w:bookmarkStart w:id="17" w:name="a1430566"/>
      <w:bookmarkEnd w:id="14"/>
      <w:bookmarkEnd w:id="15"/>
      <w:bookmarkEnd w:id="16"/>
      <w:bookmarkEnd w:id="17"/>
    </w:p>
    <w:p w14:paraId="5E2C52A9" w14:textId="77777777" w:rsidR="00BE1302" w:rsidRPr="00BE1302" w:rsidRDefault="00BE1302" w:rsidP="00C31346">
      <w:pPr>
        <w:pStyle w:val="02Section"/>
        <w:rPr>
          <w:sz w:val="27"/>
          <w:szCs w:val="27"/>
        </w:rPr>
      </w:pPr>
      <w:bookmarkStart w:id="18" w:name="a1430567"/>
      <w:bookmarkStart w:id="19" w:name="ep001035.2"/>
      <w:bookmarkEnd w:id="18"/>
      <w:bookmarkEnd w:id="19"/>
      <w:r w:rsidRPr="00BE1302">
        <w:t>Section  1.</w:t>
      </w:r>
      <w:r w:rsidRPr="00BE1302">
        <w:rPr>
          <w:rStyle w:val="02SectionChar"/>
        </w:rPr>
        <w:t>2</w:t>
      </w:r>
      <w:r w:rsidRPr="00BE1302">
        <w:t>.   Terms and Abbreviations</w:t>
      </w:r>
    </w:p>
    <w:p w14:paraId="656C06D1" w14:textId="77777777" w:rsidR="00BE1302" w:rsidRPr="00BE1302" w:rsidRDefault="00BE1302" w:rsidP="00C31346">
      <w:pPr>
        <w:pStyle w:val="03Subsection"/>
      </w:pPr>
      <w:bookmarkStart w:id="20" w:name="a1430571"/>
      <w:bookmarkStart w:id="21" w:name="a1430572"/>
      <w:bookmarkStart w:id="22" w:name="ep001035.2.1"/>
      <w:bookmarkEnd w:id="20"/>
      <w:bookmarkEnd w:id="21"/>
      <w:bookmarkEnd w:id="22"/>
      <w:r w:rsidRPr="00BE1302">
        <w:t>1.2.1. Definitions of Words and Phrases</w:t>
      </w:r>
      <w:bookmarkStart w:id="23" w:name="a1430574"/>
      <w:bookmarkEnd w:id="23"/>
    </w:p>
    <w:p w14:paraId="7C4E6F91" w14:textId="77777777" w:rsidR="00BE1302" w:rsidRPr="00BE1302" w:rsidRDefault="00BE1302" w:rsidP="00C31346">
      <w:pPr>
        <w:pStyle w:val="04Article"/>
        <w:rPr>
          <w:sz w:val="27"/>
          <w:szCs w:val="27"/>
        </w:rPr>
      </w:pPr>
      <w:bookmarkStart w:id="24" w:name="a1430812"/>
      <w:bookmarkStart w:id="25" w:name="ea004153"/>
      <w:bookmarkEnd w:id="24"/>
      <w:bookmarkEnd w:id="25"/>
      <w:r w:rsidRPr="00BE1302">
        <w:t>1.2.1.1. Non-defined Terms</w:t>
      </w:r>
    </w:p>
    <w:p w14:paraId="681B003D" w14:textId="77777777" w:rsidR="00BE1302" w:rsidRPr="00BE1302" w:rsidRDefault="00BE1302" w:rsidP="00BE1302">
      <w:pPr>
        <w:pStyle w:val="05Sentence"/>
        <w:rPr>
          <w:sz w:val="27"/>
          <w:szCs w:val="27"/>
        </w:rPr>
      </w:pPr>
      <w:bookmarkStart w:id="26" w:name="a1430822"/>
      <w:bookmarkStart w:id="27" w:name="es008643"/>
      <w:bookmarkEnd w:id="26"/>
      <w:bookmarkEnd w:id="27"/>
      <w:r w:rsidRPr="00BE1302">
        <w:t>1)   Words and phrases used in Division C that are not included in the list of definitions in </w:t>
      </w:r>
      <w:hyperlink r:id="rId13" w:anchor="ea004484" w:history="1">
        <w:r w:rsidRPr="00BE1302">
          <w:rPr>
            <w:rStyle w:val="Hyperlink"/>
            <w:color w:val="auto"/>
            <w:u w:val="none"/>
          </w:rPr>
          <w:t>Article</w:t>
        </w:r>
      </w:hyperlink>
      <w:hyperlink r:id="rId14" w:anchor="ea004484" w:history="1">
        <w:r w:rsidRPr="00BE1302">
          <w:rPr>
            <w:rStyle w:val="Hyperlink"/>
            <w:color w:val="auto"/>
            <w:u w:val="none"/>
          </w:rPr>
          <w:t> </w:t>
        </w:r>
      </w:hyperlink>
      <w:hyperlink r:id="rId15" w:anchor="ea004484" w:history="1">
        <w:r w:rsidRPr="00BE1302">
          <w:rPr>
            <w:rStyle w:val="Hyperlink"/>
            <w:color w:val="auto"/>
            <w:u w:val="none"/>
          </w:rPr>
          <w:t>1.4.1.2.</w:t>
        </w:r>
      </w:hyperlink>
      <w:r w:rsidRPr="00BE1302">
        <w:t> of Division </w:t>
      </w:r>
      <w:hyperlink r:id="rId16" w:anchor="ea004484" w:history="1">
        <w:r w:rsidRPr="00BE1302">
          <w:rPr>
            <w:rStyle w:val="Hyperlink"/>
            <w:color w:val="auto"/>
            <w:u w:val="none"/>
          </w:rPr>
          <w:t>A</w:t>
        </w:r>
      </w:hyperlink>
      <w:r w:rsidRPr="00BE1302">
        <w:t> shall have the meanings that are commonly assigned to them in the context in which they are used, taking into account the specialized use of terms by the various trades and professions to which the terminology applies.</w:t>
      </w:r>
      <w:bookmarkStart w:id="28" w:name="a1430828"/>
      <w:bookmarkEnd w:id="28"/>
    </w:p>
    <w:p w14:paraId="6EE51A05" w14:textId="77777777" w:rsidR="00BE1302" w:rsidRPr="00BE1302" w:rsidRDefault="00BE1302" w:rsidP="00BE1302">
      <w:pPr>
        <w:pStyle w:val="05Sentence"/>
        <w:rPr>
          <w:sz w:val="27"/>
          <w:szCs w:val="27"/>
        </w:rPr>
      </w:pPr>
      <w:bookmarkStart w:id="29" w:name="a1430830"/>
      <w:bookmarkStart w:id="30" w:name="es008644"/>
      <w:bookmarkEnd w:id="29"/>
      <w:bookmarkEnd w:id="30"/>
      <w:r w:rsidRPr="00BE1302">
        <w:t>2)   Where objectives and functional statements are referred to in Division C, they shall be the objectives and functional statements described in Parts 2 and 3 of Division A.</w:t>
      </w:r>
      <w:bookmarkStart w:id="31" w:name="a1430834"/>
      <w:bookmarkEnd w:id="31"/>
    </w:p>
    <w:p w14:paraId="6624274D" w14:textId="5E8C8E5A" w:rsidR="00BE1302" w:rsidRPr="00BE1302" w:rsidRDefault="00BE1302" w:rsidP="00BE1302">
      <w:pPr>
        <w:pStyle w:val="05Sentence"/>
        <w:rPr>
          <w:sz w:val="27"/>
          <w:szCs w:val="27"/>
        </w:rPr>
      </w:pPr>
      <w:bookmarkStart w:id="32" w:name="a1431042"/>
      <w:bookmarkStart w:id="33" w:name="es008645"/>
      <w:bookmarkEnd w:id="32"/>
      <w:bookmarkEnd w:id="33"/>
      <w:r w:rsidRPr="00BE1302">
        <w:t xml:space="preserve">3)   Where acceptable solutions are referred to in Division C, they shall be the provisions stated in Parts </w:t>
      </w:r>
      <w:ins w:id="34" w:author="Dang, Tommy HOUS:EX" w:date="2023-07-29T13:43:00Z">
        <w:r w:rsidR="004A1ABF">
          <w:t>3</w:t>
        </w:r>
      </w:ins>
      <w:r w:rsidRPr="00BE1302">
        <w:t xml:space="preserve"> to </w:t>
      </w:r>
      <w:ins w:id="35" w:author="Dang, Tommy HOUS:EX" w:date="2023-07-29T13:43:00Z">
        <w:r w:rsidR="004A1ABF">
          <w:t>10</w:t>
        </w:r>
      </w:ins>
      <w:r w:rsidRPr="00BE1302">
        <w:t xml:space="preserve"> of Division B.</w:t>
      </w:r>
      <w:bookmarkStart w:id="36" w:name="a1431050"/>
      <w:bookmarkEnd w:id="36"/>
    </w:p>
    <w:p w14:paraId="1404ADFC" w14:textId="77777777" w:rsidR="00BE1302" w:rsidRPr="00BE1302" w:rsidRDefault="00BE1302" w:rsidP="00BE1302">
      <w:pPr>
        <w:pStyle w:val="05Sentence"/>
        <w:rPr>
          <w:sz w:val="27"/>
          <w:szCs w:val="27"/>
        </w:rPr>
      </w:pPr>
      <w:bookmarkStart w:id="37" w:name="a1431052"/>
      <w:bookmarkStart w:id="38" w:name="es008646"/>
      <w:bookmarkEnd w:id="37"/>
      <w:bookmarkEnd w:id="38"/>
      <w:r w:rsidRPr="00BE1302">
        <w:t>4)   Where alternative solutions are referred to in Division C, they shall be the alternative solutions mentioned in </w:t>
      </w:r>
      <w:hyperlink r:id="rId17" w:anchor="es007221b" w:history="1">
        <w:r w:rsidRPr="00BE1302">
          <w:rPr>
            <w:rStyle w:val="Hyperlink"/>
            <w:color w:val="auto"/>
            <w:u w:val="none"/>
          </w:rPr>
          <w:t>Clause</w:t>
        </w:r>
      </w:hyperlink>
      <w:hyperlink r:id="rId18" w:anchor="es007221b" w:history="1">
        <w:r w:rsidRPr="00BE1302">
          <w:rPr>
            <w:rStyle w:val="Hyperlink"/>
            <w:color w:val="auto"/>
            <w:u w:val="none"/>
          </w:rPr>
          <w:t> </w:t>
        </w:r>
      </w:hyperlink>
      <w:hyperlink r:id="rId19" w:anchor="es007221b" w:history="1">
        <w:r w:rsidRPr="00BE1302">
          <w:rPr>
            <w:rStyle w:val="Hyperlink"/>
            <w:color w:val="auto"/>
            <w:u w:val="none"/>
          </w:rPr>
          <w:t>1.2.1.1.(1)(b)</w:t>
        </w:r>
      </w:hyperlink>
      <w:r w:rsidRPr="00BE1302">
        <w:t> of Division </w:t>
      </w:r>
      <w:hyperlink r:id="rId20" w:anchor="es007221b" w:history="1">
        <w:r w:rsidRPr="00BE1302">
          <w:rPr>
            <w:rStyle w:val="Hyperlink"/>
            <w:color w:val="auto"/>
            <w:u w:val="none"/>
          </w:rPr>
          <w:t>A</w:t>
        </w:r>
      </w:hyperlink>
      <w:r w:rsidRPr="00BE1302">
        <w:t>.</w:t>
      </w:r>
      <w:bookmarkStart w:id="39" w:name="a1431058"/>
      <w:bookmarkStart w:id="40" w:name="a1430820"/>
      <w:bookmarkEnd w:id="39"/>
      <w:bookmarkEnd w:id="40"/>
    </w:p>
    <w:p w14:paraId="12935D70" w14:textId="77777777" w:rsidR="00BE1302" w:rsidRPr="00BE1302" w:rsidRDefault="00BE1302" w:rsidP="00C31346">
      <w:pPr>
        <w:pStyle w:val="04Article"/>
        <w:rPr>
          <w:sz w:val="27"/>
          <w:szCs w:val="27"/>
        </w:rPr>
      </w:pPr>
      <w:bookmarkStart w:id="41" w:name="a1431060"/>
      <w:bookmarkStart w:id="42" w:name="ea004157"/>
      <w:bookmarkEnd w:id="41"/>
      <w:bookmarkEnd w:id="42"/>
      <w:r w:rsidRPr="00BE1302">
        <w:t>1.2.1.2. Defined Terms</w:t>
      </w:r>
    </w:p>
    <w:p w14:paraId="3A7450B4" w14:textId="77777777" w:rsidR="00BE1302" w:rsidRPr="00BE1302" w:rsidRDefault="00BE1302" w:rsidP="00BE1302">
      <w:pPr>
        <w:pStyle w:val="05Sentence"/>
        <w:rPr>
          <w:sz w:val="27"/>
          <w:szCs w:val="27"/>
        </w:rPr>
      </w:pPr>
      <w:bookmarkStart w:id="43" w:name="a1431067"/>
      <w:bookmarkStart w:id="44" w:name="es008647"/>
      <w:bookmarkEnd w:id="43"/>
      <w:bookmarkEnd w:id="44"/>
      <w:r w:rsidRPr="00BE1302">
        <w:t>1)   The words and terms in italics in Division C shall have the meanings assigned to them in </w:t>
      </w:r>
      <w:hyperlink r:id="rId21" w:anchor="ea004484" w:history="1">
        <w:r w:rsidRPr="00BE1302">
          <w:rPr>
            <w:rStyle w:val="Hyperlink"/>
            <w:color w:val="auto"/>
            <w:u w:val="none"/>
          </w:rPr>
          <w:t>Article</w:t>
        </w:r>
      </w:hyperlink>
      <w:hyperlink r:id="rId22" w:anchor="ea004484" w:history="1">
        <w:r w:rsidRPr="00BE1302">
          <w:rPr>
            <w:rStyle w:val="Hyperlink"/>
            <w:color w:val="auto"/>
            <w:u w:val="none"/>
          </w:rPr>
          <w:t> </w:t>
        </w:r>
      </w:hyperlink>
      <w:hyperlink r:id="rId23" w:anchor="ea004484" w:history="1">
        <w:r w:rsidRPr="00BE1302">
          <w:rPr>
            <w:rStyle w:val="Hyperlink"/>
            <w:color w:val="auto"/>
            <w:u w:val="none"/>
          </w:rPr>
          <w:t>1.4.1.2.</w:t>
        </w:r>
      </w:hyperlink>
      <w:r w:rsidRPr="00BE1302">
        <w:t> of Division </w:t>
      </w:r>
      <w:hyperlink r:id="rId24" w:anchor="ea004484" w:history="1">
        <w:r w:rsidRPr="00BE1302">
          <w:rPr>
            <w:rStyle w:val="Hyperlink"/>
            <w:color w:val="auto"/>
            <w:u w:val="none"/>
          </w:rPr>
          <w:t>A</w:t>
        </w:r>
      </w:hyperlink>
      <w:r w:rsidRPr="00BE1302">
        <w:t>.</w:t>
      </w:r>
      <w:bookmarkStart w:id="45" w:name="a1431073"/>
      <w:bookmarkStart w:id="46" w:name="a1431065"/>
      <w:bookmarkStart w:id="47" w:name="a1430577"/>
      <w:bookmarkEnd w:id="45"/>
      <w:bookmarkEnd w:id="46"/>
      <w:bookmarkEnd w:id="47"/>
    </w:p>
    <w:p w14:paraId="1B48DA04" w14:textId="77777777" w:rsidR="00BE1302" w:rsidRPr="00BE1302" w:rsidRDefault="00BE1302" w:rsidP="00C31346">
      <w:pPr>
        <w:pStyle w:val="03Subsection"/>
      </w:pPr>
      <w:bookmarkStart w:id="48" w:name="a1430578"/>
      <w:bookmarkStart w:id="49" w:name="a1430785"/>
      <w:bookmarkStart w:id="50" w:name="ep001035.2.2"/>
      <w:bookmarkEnd w:id="48"/>
      <w:bookmarkEnd w:id="49"/>
      <w:bookmarkEnd w:id="50"/>
      <w:r w:rsidRPr="00BE1302">
        <w:t>1.2.2. Symbols and Other Abbreviations</w:t>
      </w:r>
      <w:bookmarkStart w:id="51" w:name="a1430787"/>
      <w:bookmarkEnd w:id="51"/>
    </w:p>
    <w:p w14:paraId="54E09003" w14:textId="77777777" w:rsidR="00BE1302" w:rsidRPr="00BE1302" w:rsidRDefault="00BE1302" w:rsidP="00C31346">
      <w:pPr>
        <w:pStyle w:val="04Article"/>
        <w:rPr>
          <w:sz w:val="27"/>
          <w:szCs w:val="27"/>
        </w:rPr>
      </w:pPr>
      <w:bookmarkStart w:id="52" w:name="a1431075"/>
      <w:bookmarkStart w:id="53" w:name="ea004158"/>
      <w:bookmarkEnd w:id="52"/>
      <w:bookmarkEnd w:id="53"/>
      <w:r w:rsidRPr="00BE1302">
        <w:t>1.2.2.1. Symbols and Other Abbreviations</w:t>
      </w:r>
    </w:p>
    <w:p w14:paraId="4601A4A5" w14:textId="77777777" w:rsidR="00BE1302" w:rsidRPr="00BE1302" w:rsidRDefault="00BE1302" w:rsidP="00BE1302">
      <w:pPr>
        <w:pStyle w:val="05Sentence"/>
        <w:rPr>
          <w:sz w:val="27"/>
          <w:szCs w:val="27"/>
        </w:rPr>
      </w:pPr>
      <w:bookmarkStart w:id="54" w:name="a1431082"/>
      <w:bookmarkStart w:id="55" w:name="es008648"/>
      <w:bookmarkEnd w:id="54"/>
      <w:bookmarkEnd w:id="55"/>
      <w:r w:rsidRPr="00BE1302">
        <w:t>1)   The symbols and other abbreviations in Division C shall have the meanings assigned to them in </w:t>
      </w:r>
      <w:hyperlink r:id="rId25" w:anchor="ea004447" w:history="1">
        <w:r w:rsidRPr="00BE1302">
          <w:rPr>
            <w:rStyle w:val="Hyperlink"/>
            <w:color w:val="auto"/>
            <w:u w:val="none"/>
          </w:rPr>
          <w:t>Article</w:t>
        </w:r>
      </w:hyperlink>
      <w:hyperlink r:id="rId26" w:anchor="ea004447" w:history="1">
        <w:r w:rsidRPr="00BE1302">
          <w:rPr>
            <w:rStyle w:val="Hyperlink"/>
            <w:color w:val="auto"/>
            <w:u w:val="none"/>
          </w:rPr>
          <w:t> </w:t>
        </w:r>
      </w:hyperlink>
      <w:hyperlink r:id="rId27" w:anchor="ea004447" w:history="1">
        <w:r w:rsidRPr="00BE1302">
          <w:rPr>
            <w:rStyle w:val="Hyperlink"/>
            <w:color w:val="auto"/>
            <w:u w:val="none"/>
          </w:rPr>
          <w:t>1.4.2.1.</w:t>
        </w:r>
      </w:hyperlink>
      <w:r w:rsidRPr="00BE1302">
        <w:t> of Division </w:t>
      </w:r>
      <w:hyperlink r:id="rId28" w:anchor="ea004447" w:history="1">
        <w:r w:rsidRPr="00BE1302">
          <w:rPr>
            <w:rStyle w:val="Hyperlink"/>
            <w:color w:val="auto"/>
            <w:u w:val="none"/>
          </w:rPr>
          <w:t>A</w:t>
        </w:r>
      </w:hyperlink>
      <w:r w:rsidRPr="00BE1302">
        <w:t>.</w:t>
      </w:r>
      <w:bookmarkStart w:id="56" w:name="a1431088"/>
      <w:bookmarkStart w:id="57" w:name="a1431080"/>
      <w:bookmarkStart w:id="58" w:name="a1430789"/>
      <w:bookmarkStart w:id="59" w:name="a1430790"/>
      <w:bookmarkStart w:id="60" w:name="a1430791"/>
      <w:bookmarkEnd w:id="56"/>
      <w:bookmarkEnd w:id="57"/>
      <w:bookmarkEnd w:id="58"/>
      <w:bookmarkEnd w:id="59"/>
      <w:bookmarkEnd w:id="60"/>
    </w:p>
    <w:p w14:paraId="48163AD0" w14:textId="77777777" w:rsidR="00BE1302" w:rsidRDefault="00BE1302">
      <w:pPr>
        <w:rPr>
          <w:rFonts w:ascii="Palatino" w:hAnsi="Palatino"/>
          <w:snapToGrid w:val="0"/>
          <w:sz w:val="34"/>
          <w:szCs w:val="34"/>
        </w:rPr>
      </w:pPr>
      <w:bookmarkStart w:id="61" w:name="a1431090"/>
      <w:bookmarkStart w:id="62" w:name="ep001036"/>
      <w:bookmarkStart w:id="63" w:name="a1431304"/>
      <w:bookmarkStart w:id="64" w:name="ep001036.1"/>
      <w:bookmarkEnd w:id="61"/>
      <w:bookmarkEnd w:id="62"/>
      <w:bookmarkEnd w:id="63"/>
      <w:bookmarkEnd w:id="64"/>
      <w:r>
        <w:rPr>
          <w:sz w:val="34"/>
          <w:szCs w:val="34"/>
        </w:rPr>
        <w:br w:type="page"/>
      </w:r>
    </w:p>
    <w:p w14:paraId="17DB147B" w14:textId="77777777" w:rsidR="00BE1302" w:rsidRDefault="00BE1302" w:rsidP="00C31346">
      <w:pPr>
        <w:pStyle w:val="01Part"/>
        <w:rPr>
          <w:rFonts w:eastAsia="HelveticaLTPro-Black"/>
          <w:lang w:val="en-CA"/>
        </w:rPr>
      </w:pPr>
      <w:r>
        <w:rPr>
          <w:rFonts w:eastAsia="HelveticaLTPro-Black"/>
          <w:lang w:val="en-CA"/>
        </w:rPr>
        <w:lastRenderedPageBreak/>
        <w:t>Part 2</w:t>
      </w:r>
    </w:p>
    <w:p w14:paraId="4AAD8122" w14:textId="77777777" w:rsidR="00BE1302" w:rsidRDefault="00BE1302" w:rsidP="00C31346">
      <w:pPr>
        <w:pStyle w:val="01Part"/>
        <w:rPr>
          <w:rFonts w:eastAsia="HelveticaLTPro-Black"/>
          <w:lang w:val="en-CA"/>
        </w:rPr>
      </w:pPr>
      <w:r>
        <w:rPr>
          <w:rFonts w:eastAsia="HelveticaLTPro-Black"/>
          <w:lang w:val="en-CA"/>
        </w:rPr>
        <w:t>Administrative Provisions</w:t>
      </w:r>
    </w:p>
    <w:p w14:paraId="7D3FD601" w14:textId="77777777" w:rsidR="00BE1302" w:rsidRPr="00BE1302" w:rsidRDefault="00BE1302" w:rsidP="00C31346">
      <w:pPr>
        <w:pStyle w:val="02Section"/>
        <w:rPr>
          <w:sz w:val="27"/>
          <w:szCs w:val="27"/>
        </w:rPr>
      </w:pPr>
      <w:r w:rsidRPr="00BE1302">
        <w:t>Section  2.1.   Application</w:t>
      </w:r>
    </w:p>
    <w:p w14:paraId="1501F0B5" w14:textId="77777777" w:rsidR="00BE1302" w:rsidRPr="00BE1302" w:rsidRDefault="00BE1302" w:rsidP="00C31346">
      <w:pPr>
        <w:pStyle w:val="03Subsection"/>
      </w:pPr>
      <w:bookmarkStart w:id="65" w:name="a1431308"/>
      <w:bookmarkStart w:id="66" w:name="a1431309"/>
      <w:bookmarkStart w:id="67" w:name="ep001036.1.1"/>
      <w:bookmarkEnd w:id="65"/>
      <w:bookmarkEnd w:id="66"/>
      <w:bookmarkEnd w:id="67"/>
      <w:r w:rsidRPr="00BE1302">
        <w:t>2.1.1. Application</w:t>
      </w:r>
      <w:bookmarkStart w:id="68" w:name="a1431311"/>
      <w:bookmarkEnd w:id="68"/>
    </w:p>
    <w:p w14:paraId="067C0B7A" w14:textId="77777777" w:rsidR="00BE1302" w:rsidRPr="00BE1302" w:rsidRDefault="00BE1302" w:rsidP="00C31346">
      <w:pPr>
        <w:pStyle w:val="04Article"/>
        <w:rPr>
          <w:sz w:val="27"/>
          <w:szCs w:val="27"/>
        </w:rPr>
      </w:pPr>
      <w:bookmarkStart w:id="69" w:name="a1431833"/>
      <w:bookmarkStart w:id="70" w:name="ea004159"/>
      <w:bookmarkEnd w:id="69"/>
      <w:bookmarkEnd w:id="70"/>
      <w:r w:rsidRPr="00BE1302">
        <w:t>2.1.1.1. Application</w:t>
      </w:r>
    </w:p>
    <w:p w14:paraId="5FD0F1E1" w14:textId="77777777" w:rsidR="00BE1302" w:rsidRPr="00BE1302" w:rsidRDefault="00BE1302" w:rsidP="00BE1302">
      <w:pPr>
        <w:pStyle w:val="05Sentence"/>
        <w:rPr>
          <w:sz w:val="27"/>
          <w:szCs w:val="27"/>
        </w:rPr>
      </w:pPr>
      <w:bookmarkStart w:id="71" w:name="a1431840"/>
      <w:bookmarkStart w:id="72" w:name="es008649"/>
      <w:bookmarkEnd w:id="71"/>
      <w:bookmarkEnd w:id="72"/>
      <w:r w:rsidRPr="00BE1302">
        <w:t>1)   This Part applies to all </w:t>
      </w:r>
      <w:hyperlink r:id="rId29" w:history="1">
        <w:r w:rsidRPr="00BE1302">
          <w:rPr>
            <w:rStyle w:val="Hyperlink"/>
            <w:i/>
            <w:iCs/>
            <w:color w:val="auto"/>
            <w:u w:val="none"/>
          </w:rPr>
          <w:t>buildings</w:t>
        </w:r>
      </w:hyperlink>
      <w:r w:rsidRPr="00BE1302">
        <w:t> covered in this Code. (See </w:t>
      </w:r>
      <w:hyperlink r:id="rId30" w:anchor="ea004131" w:history="1">
        <w:r w:rsidRPr="00BE1302">
          <w:rPr>
            <w:rStyle w:val="Hyperlink"/>
            <w:color w:val="auto"/>
            <w:u w:val="none"/>
          </w:rPr>
          <w:t>Article</w:t>
        </w:r>
      </w:hyperlink>
      <w:hyperlink r:id="rId31" w:anchor="ea004131" w:history="1">
        <w:r w:rsidRPr="00BE1302">
          <w:rPr>
            <w:rStyle w:val="Hyperlink"/>
            <w:color w:val="auto"/>
            <w:u w:val="none"/>
          </w:rPr>
          <w:t> </w:t>
        </w:r>
      </w:hyperlink>
      <w:hyperlink r:id="rId32" w:anchor="ea004131" w:history="1">
        <w:r w:rsidRPr="00BE1302">
          <w:rPr>
            <w:rStyle w:val="Hyperlink"/>
            <w:color w:val="auto"/>
            <w:u w:val="none"/>
          </w:rPr>
          <w:t>1.1.1.1.</w:t>
        </w:r>
      </w:hyperlink>
      <w:r w:rsidRPr="00BE1302">
        <w:t> of Division </w:t>
      </w:r>
      <w:hyperlink r:id="rId33" w:anchor="ea004131" w:history="1">
        <w:r w:rsidRPr="00BE1302">
          <w:rPr>
            <w:rStyle w:val="Hyperlink"/>
            <w:color w:val="auto"/>
            <w:u w:val="none"/>
          </w:rPr>
          <w:t>A</w:t>
        </w:r>
      </w:hyperlink>
      <w:r w:rsidRPr="00BE1302">
        <w:t>.)</w:t>
      </w:r>
      <w:bookmarkStart w:id="73" w:name="a1431850"/>
      <w:bookmarkStart w:id="74" w:name="a1431838"/>
      <w:bookmarkStart w:id="75" w:name="a1431313"/>
      <w:bookmarkStart w:id="76" w:name="a1431314"/>
      <w:bookmarkEnd w:id="73"/>
      <w:bookmarkEnd w:id="74"/>
      <w:bookmarkEnd w:id="75"/>
      <w:bookmarkEnd w:id="76"/>
    </w:p>
    <w:p w14:paraId="6DDC252B" w14:textId="77777777" w:rsidR="00BE1302" w:rsidRPr="00BE1302" w:rsidRDefault="00BE1302" w:rsidP="00C31346">
      <w:pPr>
        <w:pStyle w:val="02Section"/>
        <w:rPr>
          <w:sz w:val="27"/>
          <w:szCs w:val="27"/>
        </w:rPr>
      </w:pPr>
      <w:bookmarkStart w:id="77" w:name="a1431315"/>
      <w:bookmarkStart w:id="78" w:name="ep001036.2"/>
      <w:bookmarkEnd w:id="77"/>
      <w:bookmarkEnd w:id="78"/>
      <w:r w:rsidRPr="00BE1302">
        <w:t>Section  2.2.   Administration</w:t>
      </w:r>
    </w:p>
    <w:p w14:paraId="318ADA0F" w14:textId="77777777" w:rsidR="00BE1302" w:rsidRPr="00BE1302" w:rsidRDefault="00BE1302" w:rsidP="00C31346">
      <w:pPr>
        <w:pStyle w:val="03Subsection"/>
      </w:pPr>
      <w:bookmarkStart w:id="79" w:name="a1431319"/>
      <w:bookmarkStart w:id="80" w:name="a1431320"/>
      <w:bookmarkStart w:id="81" w:name="ep001036.2.1"/>
      <w:bookmarkEnd w:id="79"/>
      <w:bookmarkEnd w:id="80"/>
      <w:bookmarkEnd w:id="81"/>
      <w:r w:rsidRPr="00BE1302">
        <w:t>2.2.1. Administration</w:t>
      </w:r>
      <w:bookmarkStart w:id="82" w:name="a1431322"/>
      <w:bookmarkEnd w:id="82"/>
    </w:p>
    <w:p w14:paraId="36DC399B" w14:textId="77777777" w:rsidR="00BE1302" w:rsidRPr="00BE1302" w:rsidRDefault="00BE1302" w:rsidP="00C31346">
      <w:pPr>
        <w:pStyle w:val="04Article"/>
        <w:rPr>
          <w:sz w:val="27"/>
          <w:szCs w:val="27"/>
        </w:rPr>
      </w:pPr>
      <w:bookmarkStart w:id="83" w:name="a1431852"/>
      <w:bookmarkStart w:id="84" w:name="ea004160"/>
      <w:bookmarkEnd w:id="83"/>
      <w:bookmarkEnd w:id="84"/>
      <w:r w:rsidRPr="00BE1302">
        <w:t>2.2.1.1. Conformance with Administrative Requirements</w:t>
      </w:r>
    </w:p>
    <w:p w14:paraId="399AC614" w14:textId="790EDA1B" w:rsidR="00BE1302" w:rsidRPr="00BE1302" w:rsidRDefault="00BE1302" w:rsidP="00BE1302">
      <w:pPr>
        <w:pStyle w:val="05Sentence"/>
        <w:rPr>
          <w:sz w:val="27"/>
          <w:szCs w:val="27"/>
        </w:rPr>
      </w:pPr>
      <w:bookmarkStart w:id="85" w:name="a1432065"/>
      <w:bookmarkStart w:id="86" w:name="es008650"/>
      <w:bookmarkEnd w:id="85"/>
      <w:bookmarkEnd w:id="86"/>
      <w:r w:rsidRPr="00BE1302">
        <w:t>1)   </w:t>
      </w:r>
      <w:ins w:id="87" w:author="Watt, Stephen HOUS:EX" w:date="2023-05-08T11:49:00Z">
        <w:r w:rsidR="00D971CA">
          <w:t>This Code is made pursuant to Section 3 of the Building Act.</w:t>
        </w:r>
      </w:ins>
      <w:bookmarkStart w:id="88" w:name="a1432069"/>
      <w:bookmarkStart w:id="89" w:name="a1431857"/>
      <w:bookmarkEnd w:id="88"/>
      <w:bookmarkEnd w:id="89"/>
    </w:p>
    <w:p w14:paraId="01ADADC8" w14:textId="77777777" w:rsidR="00BE1302" w:rsidRPr="00BE1302" w:rsidRDefault="00BE1302" w:rsidP="00C31346">
      <w:pPr>
        <w:pStyle w:val="04Article"/>
        <w:rPr>
          <w:sz w:val="27"/>
          <w:szCs w:val="27"/>
        </w:rPr>
      </w:pPr>
      <w:bookmarkStart w:id="90" w:name="a1432071"/>
      <w:bookmarkStart w:id="91" w:name="ea004161"/>
      <w:bookmarkEnd w:id="90"/>
      <w:bookmarkEnd w:id="91"/>
      <w:r w:rsidRPr="00BE1302">
        <w:t>2.2.1.2. Structural Design</w:t>
      </w:r>
    </w:p>
    <w:p w14:paraId="7EF09430" w14:textId="036F6293" w:rsidR="00BE1302" w:rsidRPr="00BE1302" w:rsidRDefault="00BE1302" w:rsidP="00BE1302">
      <w:pPr>
        <w:pStyle w:val="05Sentence"/>
        <w:rPr>
          <w:sz w:val="27"/>
          <w:szCs w:val="27"/>
        </w:rPr>
      </w:pPr>
      <w:bookmarkStart w:id="92" w:name="a1432078"/>
      <w:bookmarkStart w:id="93" w:name="es008651"/>
      <w:bookmarkEnd w:id="92"/>
      <w:bookmarkEnd w:id="93"/>
      <w:r w:rsidRPr="00BE1302">
        <w:t>1)   For design carried out in accordance with Part 4 of Division B, the </w:t>
      </w:r>
      <w:hyperlink r:id="rId34" w:history="1">
        <w:r w:rsidRPr="00BE1302">
          <w:rPr>
            <w:rStyle w:val="Hyperlink"/>
            <w:i/>
            <w:iCs/>
            <w:color w:val="auto"/>
            <w:u w:val="none"/>
          </w:rPr>
          <w:t>designer</w:t>
        </w:r>
      </w:hyperlink>
      <w:r w:rsidRPr="00BE1302">
        <w:t xml:space="preserve"> shall be a </w:t>
      </w:r>
      <w:ins w:id="94" w:author="Chase, Andy HOUS:EX" w:date="2023-08-28T14:49:00Z">
        <w:r w:rsidR="00F21FAC" w:rsidRPr="00F21FAC">
          <w:rPr>
            <w:i/>
            <w:iCs/>
          </w:rPr>
          <w:t>registered professional</w:t>
        </w:r>
        <w:r w:rsidR="00F21FAC">
          <w:t xml:space="preserve"> </w:t>
        </w:r>
      </w:ins>
      <w:r w:rsidRPr="00BE1302">
        <w:t>skilled in the work concerned. (See </w:t>
      </w:r>
      <w:hyperlink r:id="rId35" w:anchor="en001282" w:history="1">
        <w:r w:rsidRPr="00BE1302">
          <w:rPr>
            <w:rStyle w:val="Hyperlink"/>
            <w:color w:val="auto"/>
            <w:u w:val="none"/>
          </w:rPr>
          <w:t>Note</w:t>
        </w:r>
      </w:hyperlink>
      <w:hyperlink r:id="rId36" w:anchor="en001282" w:history="1">
        <w:r w:rsidRPr="00BE1302">
          <w:rPr>
            <w:rStyle w:val="Hyperlink"/>
            <w:color w:val="auto"/>
            <w:u w:val="none"/>
          </w:rPr>
          <w:t> </w:t>
        </w:r>
      </w:hyperlink>
      <w:hyperlink r:id="rId37" w:anchor="en001282" w:history="1">
        <w:r w:rsidRPr="00BE1302">
          <w:rPr>
            <w:rStyle w:val="Hyperlink"/>
            <w:color w:val="auto"/>
            <w:u w:val="none"/>
          </w:rPr>
          <w:t>A-2.2.1.2.(1)</w:t>
        </w:r>
      </w:hyperlink>
      <w:r w:rsidRPr="00BE1302">
        <w:t>.)</w:t>
      </w:r>
      <w:bookmarkStart w:id="95" w:name="a1432088"/>
      <w:bookmarkStart w:id="96" w:name="a1432076"/>
      <w:bookmarkStart w:id="97" w:name="a1431325"/>
      <w:bookmarkEnd w:id="95"/>
      <w:bookmarkEnd w:id="96"/>
      <w:bookmarkEnd w:id="97"/>
    </w:p>
    <w:p w14:paraId="6E720107" w14:textId="77777777" w:rsidR="00BE1302" w:rsidRPr="00BE1302" w:rsidRDefault="00BE1302" w:rsidP="00C31346">
      <w:pPr>
        <w:pStyle w:val="03Subsection"/>
      </w:pPr>
      <w:bookmarkStart w:id="98" w:name="a1431326"/>
      <w:bookmarkStart w:id="99" w:name="a1431327"/>
      <w:bookmarkStart w:id="100" w:name="ep001036.2.2"/>
      <w:bookmarkEnd w:id="98"/>
      <w:bookmarkEnd w:id="99"/>
      <w:bookmarkEnd w:id="100"/>
      <w:r w:rsidRPr="00BE1302">
        <w:t>2.2.2. Information Required for Proposed Work</w:t>
      </w:r>
      <w:bookmarkStart w:id="101" w:name="a1431329"/>
      <w:bookmarkEnd w:id="101"/>
    </w:p>
    <w:p w14:paraId="269E6999" w14:textId="77777777" w:rsidR="00BE1302" w:rsidRPr="00BE1302" w:rsidRDefault="00BE1302" w:rsidP="00C31346">
      <w:pPr>
        <w:pStyle w:val="04Article"/>
        <w:rPr>
          <w:sz w:val="27"/>
          <w:szCs w:val="27"/>
        </w:rPr>
      </w:pPr>
      <w:bookmarkStart w:id="102" w:name="a1432090"/>
      <w:bookmarkStart w:id="103" w:name="ea004162"/>
      <w:bookmarkEnd w:id="102"/>
      <w:bookmarkEnd w:id="103"/>
      <w:r w:rsidRPr="00BE1302">
        <w:t>2.2.2.1. General Information Required</w:t>
      </w:r>
    </w:p>
    <w:p w14:paraId="2645D665" w14:textId="77777777" w:rsidR="00BE1302" w:rsidRPr="00BE1302" w:rsidRDefault="00BE1302" w:rsidP="00BE1302">
      <w:pPr>
        <w:pStyle w:val="05Sentence"/>
        <w:rPr>
          <w:sz w:val="27"/>
          <w:szCs w:val="27"/>
        </w:rPr>
      </w:pPr>
      <w:bookmarkStart w:id="104" w:name="a1432099"/>
      <w:bookmarkStart w:id="105" w:name="es000117"/>
      <w:bookmarkEnd w:id="104"/>
      <w:bookmarkEnd w:id="105"/>
      <w:r w:rsidRPr="00BE1302">
        <w:t>1)   Sufficient information shall be provided to show that the proposed work will conform to this Code and whether or not it may affect adjacent property.</w:t>
      </w:r>
      <w:bookmarkStart w:id="106" w:name="a1432103"/>
      <w:bookmarkEnd w:id="106"/>
    </w:p>
    <w:p w14:paraId="4283F9FE" w14:textId="77777777" w:rsidR="00D971CA" w:rsidRDefault="00BE1302" w:rsidP="00BE1302">
      <w:pPr>
        <w:pStyle w:val="05Sentence"/>
        <w:rPr>
          <w:ins w:id="107" w:author="Watt, Stephen HOUS:EX" w:date="2023-05-08T11:50:00Z"/>
        </w:rPr>
      </w:pPr>
      <w:bookmarkStart w:id="108" w:name="a1432105"/>
      <w:bookmarkStart w:id="109" w:name="es000118"/>
      <w:bookmarkEnd w:id="108"/>
      <w:bookmarkEnd w:id="109"/>
      <w:r w:rsidRPr="00BE1302">
        <w:t>2)   Plans shall be drawn to scale and shall indicate</w:t>
      </w:r>
    </w:p>
    <w:p w14:paraId="2034657D" w14:textId="049B462D" w:rsidR="00D971CA" w:rsidRDefault="00D971CA" w:rsidP="00D971CA">
      <w:pPr>
        <w:pStyle w:val="05Sentence"/>
        <w:rPr>
          <w:ins w:id="110" w:author="Watt, Stephen HOUS:EX" w:date="2023-05-08T11:50:00Z"/>
        </w:rPr>
      </w:pPr>
      <w:ins w:id="111" w:author="Watt, Stephen HOUS:EX" w:date="2023-05-08T11:50:00Z">
        <w:r>
          <w:t>a)</w:t>
        </w:r>
      </w:ins>
      <w:ins w:id="112" w:author="Watt, Stephen HOUS:EX" w:date="2023-05-09T11:06:00Z">
        <w:r w:rsidR="00226BD5" w:rsidRPr="00DE272E">
          <w:t>   </w:t>
        </w:r>
      </w:ins>
      <w:ins w:id="113" w:author="Watt, Stephen HOUS:EX" w:date="2023-05-08T11:50:00Z">
        <w:r>
          <w:t xml:space="preserve">the nature and extent of the work or proposed </w:t>
        </w:r>
        <w:r w:rsidRPr="0070387F">
          <w:rPr>
            <w:i/>
            <w:iCs/>
          </w:rPr>
          <w:t>occupancy</w:t>
        </w:r>
        <w:r>
          <w:t xml:space="preserve"> in sufficient detail to establish that, when completed,</w:t>
        </w:r>
      </w:ins>
      <w:ins w:id="114" w:author="Watt, Stephen HOUS:EX" w:date="2023-05-08T11:51:00Z">
        <w:r>
          <w:t xml:space="preserve"> </w:t>
        </w:r>
      </w:ins>
      <w:ins w:id="115" w:author="Watt, Stephen HOUS:EX" w:date="2023-05-08T11:50:00Z">
        <w:r>
          <w:t xml:space="preserve">the work and the proposed </w:t>
        </w:r>
        <w:r w:rsidRPr="0070387F">
          <w:rPr>
            <w:i/>
            <w:iCs/>
          </w:rPr>
          <w:t>occupancy</w:t>
        </w:r>
        <w:r>
          <w:t xml:space="preserve"> will conform to this Code,</w:t>
        </w:r>
      </w:ins>
    </w:p>
    <w:p w14:paraId="15264308" w14:textId="5E5660CB" w:rsidR="00D971CA" w:rsidRDefault="00D971CA" w:rsidP="00D971CA">
      <w:pPr>
        <w:pStyle w:val="05Sentence"/>
        <w:rPr>
          <w:ins w:id="116" w:author="Watt, Stephen HOUS:EX" w:date="2023-05-08T11:50:00Z"/>
        </w:rPr>
      </w:pPr>
      <w:ins w:id="117" w:author="Watt, Stephen HOUS:EX" w:date="2023-05-08T11:50:00Z">
        <w:r>
          <w:t>b)</w:t>
        </w:r>
      </w:ins>
      <w:ins w:id="118" w:author="Watt, Stephen HOUS:EX" w:date="2023-05-09T11:06:00Z">
        <w:r w:rsidR="00226BD5" w:rsidRPr="00DE272E">
          <w:t>   </w:t>
        </w:r>
      </w:ins>
      <w:ins w:id="119" w:author="Watt, Stephen HOUS:EX" w:date="2023-05-08T11:50:00Z">
        <w:r>
          <w:t>the applicable edition of the Code,</w:t>
        </w:r>
      </w:ins>
    </w:p>
    <w:p w14:paraId="77E63C7B" w14:textId="4DC22F33" w:rsidR="00D971CA" w:rsidRDefault="00D971CA" w:rsidP="00D971CA">
      <w:pPr>
        <w:pStyle w:val="05Sentence"/>
        <w:rPr>
          <w:ins w:id="120" w:author="Watt, Stephen HOUS:EX" w:date="2023-05-08T11:50:00Z"/>
        </w:rPr>
      </w:pPr>
      <w:ins w:id="121" w:author="Watt, Stephen HOUS:EX" w:date="2023-05-08T11:50:00Z">
        <w:r>
          <w:t>c)</w:t>
        </w:r>
      </w:ins>
      <w:ins w:id="122" w:author="Watt, Stephen HOUS:EX" w:date="2023-05-09T11:06:00Z">
        <w:r w:rsidR="00226BD5" w:rsidRPr="00DE272E">
          <w:t>   </w:t>
        </w:r>
      </w:ins>
      <w:ins w:id="123" w:author="Watt, Stephen HOUS:EX" w:date="2023-05-08T11:50:00Z">
        <w:r>
          <w:t xml:space="preserve">whether the </w:t>
        </w:r>
        <w:r w:rsidRPr="0070387F">
          <w:rPr>
            <w:i/>
            <w:iCs/>
          </w:rPr>
          <w:t>building</w:t>
        </w:r>
        <w:r>
          <w:t xml:space="preserve"> is designed under Part 3 or Part 9,</w:t>
        </w:r>
      </w:ins>
    </w:p>
    <w:p w14:paraId="56AB2BD3" w14:textId="1605BE32" w:rsidR="00D971CA" w:rsidRDefault="00D971CA" w:rsidP="00D971CA">
      <w:pPr>
        <w:pStyle w:val="05Sentence"/>
        <w:rPr>
          <w:ins w:id="124" w:author="Watt, Stephen HOUS:EX" w:date="2023-05-08T11:50:00Z"/>
        </w:rPr>
      </w:pPr>
      <w:ins w:id="125" w:author="Watt, Stephen HOUS:EX" w:date="2023-05-08T11:50:00Z">
        <w:r>
          <w:t>d)</w:t>
        </w:r>
      </w:ins>
      <w:ins w:id="126" w:author="Watt, Stephen HOUS:EX" w:date="2023-05-09T11:06:00Z">
        <w:r w:rsidR="00226BD5" w:rsidRPr="00DE272E">
          <w:t>   </w:t>
        </w:r>
      </w:ins>
      <w:ins w:id="127" w:author="Watt, Stephen HOUS:EX" w:date="2023-05-08T11:50:00Z">
        <w:r>
          <w:t xml:space="preserve">the </w:t>
        </w:r>
        <w:r w:rsidRPr="0070387F">
          <w:rPr>
            <w:i/>
            <w:iCs/>
          </w:rPr>
          <w:t>major occupancy</w:t>
        </w:r>
        <w:r>
          <w:t xml:space="preserve"> classifications of the </w:t>
        </w:r>
        <w:r w:rsidRPr="0070387F">
          <w:rPr>
            <w:i/>
            <w:iCs/>
          </w:rPr>
          <w:t>building</w:t>
        </w:r>
        <w:r>
          <w:t>,</w:t>
        </w:r>
      </w:ins>
    </w:p>
    <w:p w14:paraId="7FBD2247" w14:textId="76C286CB" w:rsidR="00D971CA" w:rsidRDefault="00D971CA" w:rsidP="00D971CA">
      <w:pPr>
        <w:pStyle w:val="05Sentence"/>
        <w:rPr>
          <w:ins w:id="128" w:author="Watt, Stephen HOUS:EX" w:date="2023-05-08T11:50:00Z"/>
        </w:rPr>
      </w:pPr>
      <w:ins w:id="129" w:author="Watt, Stephen HOUS:EX" w:date="2023-05-08T11:50:00Z">
        <w:r>
          <w:t>e)</w:t>
        </w:r>
      </w:ins>
      <w:ins w:id="130" w:author="Watt, Stephen HOUS:EX" w:date="2023-05-09T11:06:00Z">
        <w:r w:rsidR="00226BD5" w:rsidRPr="00DE272E">
          <w:t>   </w:t>
        </w:r>
      </w:ins>
      <w:ins w:id="131" w:author="Watt, Stephen HOUS:EX" w:date="2023-05-08T11:50:00Z">
        <w:r>
          <w:t xml:space="preserve">the </w:t>
        </w:r>
        <w:r w:rsidRPr="0070387F">
          <w:rPr>
            <w:i/>
            <w:iCs/>
          </w:rPr>
          <w:t>buildin</w:t>
        </w:r>
        <w:r w:rsidRPr="006D52BB">
          <w:rPr>
            <w:i/>
            <w:iCs/>
          </w:rPr>
          <w:t>g area</w:t>
        </w:r>
        <w:r>
          <w:t xml:space="preserve"> and </w:t>
        </w:r>
        <w:r w:rsidRPr="0070387F">
          <w:rPr>
            <w:i/>
            <w:iCs/>
          </w:rPr>
          <w:t>building height</w:t>
        </w:r>
        <w:r>
          <w:t>,</w:t>
        </w:r>
      </w:ins>
    </w:p>
    <w:p w14:paraId="15D8FBD3" w14:textId="08C832F3" w:rsidR="00D971CA" w:rsidRDefault="00D971CA" w:rsidP="00D971CA">
      <w:pPr>
        <w:pStyle w:val="05Sentence"/>
        <w:rPr>
          <w:ins w:id="132" w:author="Watt, Stephen HOUS:EX" w:date="2023-05-08T11:50:00Z"/>
        </w:rPr>
      </w:pPr>
      <w:ins w:id="133" w:author="Watt, Stephen HOUS:EX" w:date="2023-05-08T11:50:00Z">
        <w:r>
          <w:t>f)</w:t>
        </w:r>
      </w:ins>
      <w:ins w:id="134" w:author="Watt, Stephen HOUS:EX" w:date="2023-05-09T11:06:00Z">
        <w:r w:rsidR="00226BD5" w:rsidRPr="00DE272E">
          <w:t>   </w:t>
        </w:r>
      </w:ins>
      <w:ins w:id="135" w:author="Watt, Stephen HOUS:EX" w:date="2023-05-08T11:50:00Z">
        <w:r>
          <w:t>the number of</w:t>
        </w:r>
        <w:r w:rsidRPr="0070387F">
          <w:rPr>
            <w:i/>
            <w:iCs/>
          </w:rPr>
          <w:t xml:space="preserve"> streets</w:t>
        </w:r>
        <w:r>
          <w:t xml:space="preserve"> the </w:t>
        </w:r>
        <w:r w:rsidRPr="0070387F">
          <w:rPr>
            <w:i/>
            <w:iCs/>
          </w:rPr>
          <w:t xml:space="preserve">building </w:t>
        </w:r>
        <w:r>
          <w:t>faces,</w:t>
        </w:r>
      </w:ins>
    </w:p>
    <w:p w14:paraId="40419536" w14:textId="59A6F9DD" w:rsidR="00D971CA" w:rsidRDefault="00D971CA" w:rsidP="00D971CA">
      <w:pPr>
        <w:pStyle w:val="05Sentence"/>
        <w:rPr>
          <w:ins w:id="136" w:author="Watt, Stephen HOUS:EX" w:date="2023-05-08T11:50:00Z"/>
        </w:rPr>
      </w:pPr>
      <w:ins w:id="137" w:author="Watt, Stephen HOUS:EX" w:date="2023-05-08T11:50:00Z">
        <w:r>
          <w:t>g)</w:t>
        </w:r>
      </w:ins>
      <w:ins w:id="138" w:author="Watt, Stephen HOUS:EX" w:date="2023-05-09T11:06:00Z">
        <w:r w:rsidR="00226BD5" w:rsidRPr="00DE272E">
          <w:t>   </w:t>
        </w:r>
      </w:ins>
      <w:ins w:id="139" w:author="Watt, Stephen HOUS:EX" w:date="2023-05-08T11:50:00Z">
        <w:r>
          <w:t xml:space="preserve">the </w:t>
        </w:r>
        <w:r w:rsidRPr="0070387F">
          <w:rPr>
            <w:i/>
            <w:iCs/>
          </w:rPr>
          <w:t>accessible</w:t>
        </w:r>
        <w:r>
          <w:t xml:space="preserve"> entrances, work areas and washrooms,</w:t>
        </w:r>
      </w:ins>
    </w:p>
    <w:p w14:paraId="2F05FE01" w14:textId="77950771" w:rsidR="00D971CA" w:rsidRDefault="00D971CA" w:rsidP="00D971CA">
      <w:pPr>
        <w:pStyle w:val="05Sentence"/>
        <w:rPr>
          <w:ins w:id="140" w:author="Watt, Stephen HOUS:EX" w:date="2023-05-08T11:50:00Z"/>
        </w:rPr>
      </w:pPr>
      <w:ins w:id="141" w:author="Watt, Stephen HOUS:EX" w:date="2023-05-08T11:50:00Z">
        <w:r>
          <w:t>h)</w:t>
        </w:r>
      </w:ins>
      <w:ins w:id="142" w:author="Watt, Stephen HOUS:EX" w:date="2023-05-09T11:07:00Z">
        <w:r w:rsidR="00226BD5" w:rsidRPr="00DE272E">
          <w:t>   </w:t>
        </w:r>
      </w:ins>
      <w:ins w:id="143" w:author="Watt, Stephen HOUS:EX" w:date="2023-05-08T11:50:00Z">
        <w:r>
          <w:t xml:space="preserve">the </w:t>
        </w:r>
        <w:r w:rsidRPr="0070387F">
          <w:rPr>
            <w:i/>
            <w:iCs/>
          </w:rPr>
          <w:t>accessible</w:t>
        </w:r>
        <w:r>
          <w:t xml:space="preserve"> facilities particular to the </w:t>
        </w:r>
        <w:r w:rsidRPr="0070387F">
          <w:rPr>
            <w:i/>
            <w:iCs/>
          </w:rPr>
          <w:t>occupancies</w:t>
        </w:r>
        <w:r>
          <w:t>, and</w:t>
        </w:r>
      </w:ins>
    </w:p>
    <w:p w14:paraId="48A994C3" w14:textId="7D14D675" w:rsidR="004A1ABF" w:rsidRPr="00BE1302" w:rsidRDefault="00D971CA" w:rsidP="00D971CA">
      <w:pPr>
        <w:pStyle w:val="05Sentence"/>
        <w:rPr>
          <w:ins w:id="144" w:author="Dang, Tommy HOUS:EX" w:date="2023-07-29T13:44:00Z"/>
          <w:sz w:val="27"/>
          <w:szCs w:val="27"/>
        </w:rPr>
      </w:pPr>
      <w:ins w:id="145" w:author="Watt, Stephen HOUS:EX" w:date="2023-05-08T11:50:00Z">
        <w:r>
          <w:t>i)</w:t>
        </w:r>
      </w:ins>
      <w:ins w:id="146" w:author="Watt, Stephen HOUS:EX" w:date="2023-05-09T11:07:00Z">
        <w:r w:rsidR="00226BD5" w:rsidRPr="00DE272E">
          <w:t>   </w:t>
        </w:r>
      </w:ins>
      <w:ins w:id="147" w:author="Watt, Stephen HOUS:EX" w:date="2023-05-08T11:50:00Z">
        <w:r>
          <w:t xml:space="preserve">the energy compliance path to which the </w:t>
        </w:r>
        <w:r w:rsidRPr="0070387F">
          <w:rPr>
            <w:i/>
            <w:iCs/>
          </w:rPr>
          <w:t>building</w:t>
        </w:r>
        <w:r>
          <w:t xml:space="preserve"> conforms, and, where a</w:t>
        </w:r>
        <w:r w:rsidRPr="0070387F">
          <w:rPr>
            <w:i/>
            <w:iCs/>
          </w:rPr>
          <w:t xml:space="preserve"> building</w:t>
        </w:r>
        <w:r>
          <w:t xml:space="preserve"> conforms to</w:t>
        </w:r>
      </w:ins>
      <w:ins w:id="148" w:author="Watt, Stephen HOUS:EX" w:date="2023-05-08T11:53:00Z">
        <w:r>
          <w:t xml:space="preserve"> </w:t>
        </w:r>
      </w:ins>
      <w:ins w:id="149" w:author="Watt, Stephen HOUS:EX" w:date="2023-05-08T11:50:00Z">
        <w:r>
          <w:t>Subsection 9.36.6. or 10.2.3. of Division B, the Step to which it conforms.</w:t>
        </w:r>
      </w:ins>
      <w:bookmarkStart w:id="150" w:name="a1432323"/>
      <w:bookmarkEnd w:id="150"/>
    </w:p>
    <w:p w14:paraId="5DFD4DD0" w14:textId="77777777" w:rsidR="00BE1302" w:rsidRPr="00BE1302" w:rsidRDefault="00BE1302" w:rsidP="00BE1302">
      <w:pPr>
        <w:pStyle w:val="05Sentence"/>
        <w:rPr>
          <w:sz w:val="27"/>
          <w:szCs w:val="27"/>
        </w:rPr>
      </w:pPr>
      <w:bookmarkStart w:id="151" w:name="a1432325"/>
      <w:bookmarkStart w:id="152" w:name="es008652"/>
      <w:bookmarkEnd w:id="151"/>
      <w:bookmarkEnd w:id="152"/>
      <w:r w:rsidRPr="00BE1302">
        <w:t>3)   When proposed work is changed during construction, information on the changes shall comply with the requirements of this Section for proposed work.</w:t>
      </w:r>
      <w:bookmarkStart w:id="153" w:name="a1432329"/>
      <w:bookmarkStart w:id="154" w:name="a1432097"/>
      <w:bookmarkEnd w:id="153"/>
      <w:bookmarkEnd w:id="154"/>
    </w:p>
    <w:p w14:paraId="599F1E18" w14:textId="77777777" w:rsidR="00BE1302" w:rsidRPr="00BE1302" w:rsidRDefault="00BE1302" w:rsidP="00C31346">
      <w:pPr>
        <w:pStyle w:val="04Article"/>
        <w:rPr>
          <w:sz w:val="27"/>
          <w:szCs w:val="27"/>
        </w:rPr>
      </w:pPr>
      <w:bookmarkStart w:id="155" w:name="a1432331"/>
      <w:bookmarkStart w:id="156" w:name="ea004163"/>
      <w:bookmarkEnd w:id="155"/>
      <w:bookmarkEnd w:id="156"/>
      <w:r w:rsidRPr="00BE1302">
        <w:t>2.2.2.2. Site Plans</w:t>
      </w:r>
    </w:p>
    <w:p w14:paraId="48527063" w14:textId="77777777" w:rsidR="00BE1302" w:rsidRPr="00BE1302" w:rsidRDefault="00BE1302" w:rsidP="00BE1302">
      <w:pPr>
        <w:pStyle w:val="05Sentence"/>
        <w:rPr>
          <w:sz w:val="27"/>
          <w:szCs w:val="27"/>
        </w:rPr>
      </w:pPr>
      <w:bookmarkStart w:id="157" w:name="a1432339"/>
      <w:bookmarkStart w:id="158" w:name="es000119"/>
      <w:bookmarkEnd w:id="157"/>
      <w:bookmarkEnd w:id="158"/>
      <w:r w:rsidRPr="00BE1302">
        <w:lastRenderedPageBreak/>
        <w:t>1)   Site plans shall be referenced to an up-to-date survey and, when required to prove compliance with this Code, a copy of the survey shall be provided.</w:t>
      </w:r>
      <w:bookmarkStart w:id="159" w:name="a1432343"/>
      <w:bookmarkEnd w:id="159"/>
    </w:p>
    <w:p w14:paraId="1DAE4E7F" w14:textId="77777777" w:rsidR="00BE1302" w:rsidRPr="00BE1302" w:rsidRDefault="00BE1302" w:rsidP="00BE1302">
      <w:pPr>
        <w:pStyle w:val="05Sentence"/>
        <w:rPr>
          <w:sz w:val="27"/>
          <w:szCs w:val="27"/>
        </w:rPr>
      </w:pPr>
      <w:bookmarkStart w:id="160" w:name="a1432345"/>
      <w:bookmarkStart w:id="161" w:name="es000120"/>
      <w:bookmarkEnd w:id="160"/>
      <w:bookmarkEnd w:id="161"/>
      <w:r w:rsidRPr="00BE1302">
        <w:t>2)   Site plans shall show</w:t>
      </w:r>
    </w:p>
    <w:p w14:paraId="43063162" w14:textId="77777777" w:rsidR="00BE1302" w:rsidRPr="00BE1302" w:rsidRDefault="00BE1302" w:rsidP="00BE1302">
      <w:pPr>
        <w:pStyle w:val="05Sentence"/>
        <w:rPr>
          <w:sz w:val="27"/>
          <w:szCs w:val="27"/>
        </w:rPr>
      </w:pPr>
      <w:bookmarkStart w:id="162" w:name="a1432349"/>
      <w:bookmarkStart w:id="163" w:name="es000120a"/>
      <w:bookmarkEnd w:id="162"/>
      <w:bookmarkEnd w:id="163"/>
      <w:r w:rsidRPr="00BE1302">
        <w:t>a)   by dimensions from property lines, the location of the proposed </w:t>
      </w:r>
      <w:hyperlink r:id="rId38" w:history="1">
        <w:r w:rsidRPr="00BE1302">
          <w:rPr>
            <w:rStyle w:val="Hyperlink"/>
            <w:i/>
            <w:iCs/>
            <w:color w:val="auto"/>
            <w:u w:val="none"/>
          </w:rPr>
          <w:t>building</w:t>
        </w:r>
      </w:hyperlink>
      <w:r w:rsidRPr="00BE1302">
        <w:t>,</w:t>
      </w:r>
      <w:bookmarkStart w:id="164" w:name="a1432357"/>
      <w:bookmarkEnd w:id="164"/>
    </w:p>
    <w:p w14:paraId="5FA14EDF" w14:textId="77777777" w:rsidR="00BE1302" w:rsidRPr="00BE1302" w:rsidRDefault="00BE1302" w:rsidP="00BE1302">
      <w:pPr>
        <w:pStyle w:val="05Sentence"/>
        <w:rPr>
          <w:sz w:val="27"/>
          <w:szCs w:val="27"/>
        </w:rPr>
      </w:pPr>
      <w:bookmarkStart w:id="165" w:name="a1432358"/>
      <w:bookmarkStart w:id="166" w:name="es000120b"/>
      <w:bookmarkEnd w:id="165"/>
      <w:bookmarkEnd w:id="166"/>
      <w:r w:rsidRPr="00BE1302">
        <w:t>b)   the similarly dimensioned location of every adjacent existing </w:t>
      </w:r>
      <w:hyperlink r:id="rId39" w:history="1">
        <w:r w:rsidRPr="00BE1302">
          <w:rPr>
            <w:rStyle w:val="Hyperlink"/>
            <w:i/>
            <w:iCs/>
            <w:color w:val="auto"/>
            <w:u w:val="none"/>
          </w:rPr>
          <w:t>building</w:t>
        </w:r>
      </w:hyperlink>
      <w:r w:rsidRPr="00BE1302">
        <w:t> on the property,</w:t>
      </w:r>
      <w:bookmarkStart w:id="167" w:name="a1432366"/>
      <w:bookmarkEnd w:id="167"/>
    </w:p>
    <w:p w14:paraId="4A5BABC9" w14:textId="34B8B49C" w:rsidR="00BE1302" w:rsidRPr="00BE1302" w:rsidRDefault="00BE1302" w:rsidP="00BE1302">
      <w:pPr>
        <w:pStyle w:val="05Sentence"/>
        <w:rPr>
          <w:sz w:val="27"/>
          <w:szCs w:val="27"/>
        </w:rPr>
      </w:pPr>
      <w:bookmarkStart w:id="168" w:name="a1432367"/>
      <w:bookmarkStart w:id="169" w:name="es000120c"/>
      <w:bookmarkEnd w:id="168"/>
      <w:bookmarkEnd w:id="169"/>
      <w:r w:rsidRPr="00BE1302">
        <w:t>c)   existing and finished ground levels to an established datum at or adjacent to the site,</w:t>
      </w:r>
      <w:bookmarkStart w:id="170" w:name="a1432577"/>
      <w:bookmarkEnd w:id="170"/>
    </w:p>
    <w:p w14:paraId="39DA11A4" w14:textId="06F42E2E" w:rsidR="00BE1302" w:rsidRDefault="00BE1302" w:rsidP="00BE1302">
      <w:pPr>
        <w:pStyle w:val="05Sentence"/>
        <w:rPr>
          <w:ins w:id="171" w:author="Watt, Stephen HOUS:EX" w:date="2023-05-08T11:54:00Z"/>
        </w:rPr>
      </w:pPr>
      <w:bookmarkStart w:id="172" w:name="a1432578"/>
      <w:bookmarkStart w:id="173" w:name="es000120d"/>
      <w:bookmarkEnd w:id="172"/>
      <w:bookmarkEnd w:id="173"/>
      <w:r w:rsidRPr="00BE1302">
        <w:t>d)   the access routes for firefighting</w:t>
      </w:r>
      <w:bookmarkStart w:id="174" w:name="a1432582"/>
      <w:bookmarkStart w:id="175" w:name="a1432583"/>
      <w:bookmarkStart w:id="176" w:name="a1432337"/>
      <w:bookmarkStart w:id="177" w:name="a1431332"/>
      <w:bookmarkEnd w:id="174"/>
      <w:bookmarkEnd w:id="175"/>
      <w:bookmarkEnd w:id="176"/>
      <w:bookmarkEnd w:id="177"/>
      <w:ins w:id="178" w:author="Chase, Andy HOUS:EX" w:date="2023-07-26T11:33:00Z">
        <w:r w:rsidR="00CD2E5A">
          <w:t>,</w:t>
        </w:r>
      </w:ins>
      <w:ins w:id="179" w:author="Chase, Andy HOUS:EX" w:date="2023-07-26T11:34:00Z">
        <w:r w:rsidR="00CD2E5A">
          <w:t xml:space="preserve"> and</w:t>
        </w:r>
      </w:ins>
    </w:p>
    <w:p w14:paraId="771D0713" w14:textId="72FC12A3" w:rsidR="00D971CA" w:rsidRDefault="00D971CA" w:rsidP="00BE1302">
      <w:pPr>
        <w:pStyle w:val="05Sentence"/>
        <w:rPr>
          <w:ins w:id="180" w:author="Watt, Stephen HOUS:EX" w:date="2023-05-08T11:54:00Z"/>
        </w:rPr>
      </w:pPr>
      <w:ins w:id="181" w:author="Watt, Stephen HOUS:EX" w:date="2023-05-08T11:54:00Z">
        <w:r>
          <w:t>e)</w:t>
        </w:r>
      </w:ins>
      <w:ins w:id="182" w:author="Watt, Stephen HOUS:EX" w:date="2023-05-09T11:07:00Z">
        <w:r w:rsidR="00226BD5" w:rsidRPr="00DE272E">
          <w:t>   </w:t>
        </w:r>
      </w:ins>
      <w:ins w:id="183" w:author="Watt, Stephen HOUS:EX" w:date="2023-05-08T11:54:00Z">
        <w:r>
          <w:t xml:space="preserve">the </w:t>
        </w:r>
        <w:r w:rsidRPr="0070387F">
          <w:rPr>
            <w:i/>
            <w:iCs/>
          </w:rPr>
          <w:t>accessible</w:t>
        </w:r>
        <w:r>
          <w:t xml:space="preserve"> paths of travel to the </w:t>
        </w:r>
        <w:r w:rsidRPr="0070387F">
          <w:rPr>
            <w:i/>
            <w:iCs/>
          </w:rPr>
          <w:t>building</w:t>
        </w:r>
        <w:r>
          <w:t xml:space="preserve"> from </w:t>
        </w:r>
      </w:ins>
    </w:p>
    <w:p w14:paraId="0A1C0614" w14:textId="24951273" w:rsidR="00D971CA" w:rsidRDefault="00D971CA" w:rsidP="00BE1302">
      <w:pPr>
        <w:pStyle w:val="05Sentence"/>
        <w:rPr>
          <w:ins w:id="184" w:author="Watt, Stephen HOUS:EX" w:date="2023-05-08T11:54:00Z"/>
        </w:rPr>
      </w:pPr>
      <w:ins w:id="185" w:author="Watt, Stephen HOUS:EX" w:date="2023-05-08T11:54:00Z">
        <w:r>
          <w:t>i)</w:t>
        </w:r>
      </w:ins>
      <w:ins w:id="186" w:author="Watt, Stephen HOUS:EX" w:date="2023-05-09T11:07:00Z">
        <w:r w:rsidR="00226BD5" w:rsidRPr="00DE272E">
          <w:t>   </w:t>
        </w:r>
      </w:ins>
      <w:ins w:id="187" w:author="Watt, Stephen HOUS:EX" w:date="2023-05-08T11:54:00Z">
        <w:r>
          <w:t xml:space="preserve">the sidewalk, roadway or </w:t>
        </w:r>
        <w:r w:rsidRPr="0070387F">
          <w:rPr>
            <w:i/>
            <w:iCs/>
          </w:rPr>
          <w:t>street</w:t>
        </w:r>
        <w:r>
          <w:t xml:space="preserve">, and </w:t>
        </w:r>
      </w:ins>
    </w:p>
    <w:p w14:paraId="62EA18DF" w14:textId="5EC864BE" w:rsidR="00D971CA" w:rsidRPr="00BE1302" w:rsidRDefault="00D971CA" w:rsidP="00BE1302">
      <w:pPr>
        <w:pStyle w:val="05Sentence"/>
        <w:rPr>
          <w:sz w:val="27"/>
          <w:szCs w:val="27"/>
        </w:rPr>
      </w:pPr>
      <w:ins w:id="188" w:author="Watt, Stephen HOUS:EX" w:date="2023-05-08T11:54:00Z">
        <w:r>
          <w:t>ii)</w:t>
        </w:r>
      </w:ins>
      <w:ins w:id="189" w:author="Watt, Stephen HOUS:EX" w:date="2023-05-09T11:07:00Z">
        <w:r w:rsidR="00226BD5" w:rsidRPr="00DE272E">
          <w:t>   </w:t>
        </w:r>
      </w:ins>
      <w:ins w:id="190" w:author="Watt, Stephen HOUS:EX" w:date="2023-05-08T11:54:00Z">
        <w:r>
          <w:t xml:space="preserve">if provided, exterior parking stalls for </w:t>
        </w:r>
        <w:r w:rsidRPr="0070387F">
          <w:rPr>
            <w:i/>
            <w:iCs/>
          </w:rPr>
          <w:t>persons with disabilities</w:t>
        </w:r>
        <w:r>
          <w:t xml:space="preserve"> and exterior passenger-loading zones.</w:t>
        </w:r>
      </w:ins>
    </w:p>
    <w:p w14:paraId="7DE38F53" w14:textId="77777777" w:rsidR="00BE1302" w:rsidRPr="00BE1302" w:rsidRDefault="00BE1302" w:rsidP="00C31346">
      <w:pPr>
        <w:pStyle w:val="03Subsection"/>
      </w:pPr>
      <w:bookmarkStart w:id="191" w:name="a1431333"/>
      <w:bookmarkStart w:id="192" w:name="a1431334"/>
      <w:bookmarkStart w:id="193" w:name="ep001036.2.3"/>
      <w:bookmarkEnd w:id="191"/>
      <w:bookmarkEnd w:id="192"/>
      <w:bookmarkEnd w:id="193"/>
      <w:r w:rsidRPr="00BE1302">
        <w:t>2.2.3. Fire Protection Components</w:t>
      </w:r>
      <w:bookmarkStart w:id="194" w:name="a1431336"/>
      <w:bookmarkEnd w:id="194"/>
    </w:p>
    <w:p w14:paraId="1DFE5FB0" w14:textId="77777777" w:rsidR="00BE1302" w:rsidRPr="00BE1302" w:rsidRDefault="00BE1302" w:rsidP="00C31346">
      <w:pPr>
        <w:pStyle w:val="04Article"/>
        <w:rPr>
          <w:sz w:val="27"/>
          <w:szCs w:val="27"/>
        </w:rPr>
      </w:pPr>
      <w:bookmarkStart w:id="195" w:name="a1432585"/>
      <w:bookmarkStart w:id="196" w:name="ea000119"/>
      <w:bookmarkEnd w:id="195"/>
      <w:bookmarkEnd w:id="196"/>
      <w:r w:rsidRPr="00BE1302">
        <w:t>2.2.3.1. Information Required for Fire Protection Components</w:t>
      </w:r>
    </w:p>
    <w:p w14:paraId="42A99238" w14:textId="77777777" w:rsidR="00BE1302" w:rsidRPr="00BE1302" w:rsidRDefault="00BE1302" w:rsidP="006D52BB">
      <w:pPr>
        <w:pStyle w:val="05Sentence"/>
        <w:rPr>
          <w:sz w:val="27"/>
          <w:szCs w:val="27"/>
        </w:rPr>
      </w:pPr>
      <w:bookmarkStart w:id="197" w:name="a1432592"/>
      <w:bookmarkStart w:id="198" w:name="es000121"/>
      <w:bookmarkEnd w:id="197"/>
      <w:bookmarkEnd w:id="198"/>
      <w:r w:rsidRPr="00BE1302">
        <w:t>1)   Information shall be submitted to show the major components of fire protection including</w:t>
      </w:r>
    </w:p>
    <w:p w14:paraId="7E5B396B" w14:textId="77777777" w:rsidR="00BE1302" w:rsidRPr="00BE1302" w:rsidRDefault="00BE1302" w:rsidP="00BE1302">
      <w:pPr>
        <w:pStyle w:val="05Sentence"/>
        <w:rPr>
          <w:sz w:val="27"/>
          <w:szCs w:val="27"/>
        </w:rPr>
      </w:pPr>
      <w:bookmarkStart w:id="199" w:name="a1432598"/>
      <w:bookmarkStart w:id="200" w:name="es000121a"/>
      <w:bookmarkEnd w:id="199"/>
      <w:bookmarkEnd w:id="200"/>
      <w:r w:rsidRPr="00BE1302">
        <w:t>a)   the division of the </w:t>
      </w:r>
      <w:hyperlink r:id="rId40" w:history="1">
        <w:r w:rsidRPr="00BE1302">
          <w:rPr>
            <w:rStyle w:val="Hyperlink"/>
            <w:i/>
            <w:iCs/>
            <w:color w:val="auto"/>
            <w:u w:val="none"/>
          </w:rPr>
          <w:t>building</w:t>
        </w:r>
      </w:hyperlink>
      <w:r w:rsidRPr="00BE1302">
        <w:t> by </w:t>
      </w:r>
      <w:hyperlink r:id="rId41" w:history="1">
        <w:r w:rsidRPr="00BE1302">
          <w:rPr>
            <w:rStyle w:val="Hyperlink"/>
            <w:i/>
            <w:iCs/>
            <w:color w:val="auto"/>
            <w:u w:val="none"/>
          </w:rPr>
          <w:t>firewalls</w:t>
        </w:r>
      </w:hyperlink>
      <w:r w:rsidRPr="00BE1302">
        <w:t>,</w:t>
      </w:r>
      <w:bookmarkStart w:id="201" w:name="a1432610"/>
      <w:bookmarkEnd w:id="201"/>
    </w:p>
    <w:p w14:paraId="0CB6BE3A" w14:textId="77777777" w:rsidR="00BE1302" w:rsidRPr="00BE1302" w:rsidRDefault="00BE1302" w:rsidP="00BE1302">
      <w:pPr>
        <w:pStyle w:val="05Sentence"/>
        <w:rPr>
          <w:sz w:val="27"/>
          <w:szCs w:val="27"/>
        </w:rPr>
      </w:pPr>
      <w:bookmarkStart w:id="202" w:name="a1432611"/>
      <w:bookmarkStart w:id="203" w:name="es000121b"/>
      <w:bookmarkEnd w:id="202"/>
      <w:bookmarkEnd w:id="203"/>
      <w:r w:rsidRPr="00BE1302">
        <w:t>b)   the </w:t>
      </w:r>
      <w:hyperlink r:id="rId42" w:history="1">
        <w:r w:rsidRPr="00BE1302">
          <w:rPr>
            <w:rStyle w:val="Hyperlink"/>
            <w:i/>
            <w:iCs/>
            <w:color w:val="auto"/>
            <w:u w:val="none"/>
          </w:rPr>
          <w:t>building area</w:t>
        </w:r>
      </w:hyperlink>
      <w:r w:rsidRPr="00BE1302">
        <w:t>,</w:t>
      </w:r>
      <w:bookmarkStart w:id="204" w:name="a1432619"/>
      <w:bookmarkEnd w:id="204"/>
    </w:p>
    <w:p w14:paraId="59AC7064" w14:textId="77777777" w:rsidR="00BE1302" w:rsidRPr="00BE1302" w:rsidRDefault="00BE1302" w:rsidP="00BE1302">
      <w:pPr>
        <w:pStyle w:val="05Sentence"/>
        <w:rPr>
          <w:sz w:val="27"/>
          <w:szCs w:val="27"/>
        </w:rPr>
      </w:pPr>
      <w:bookmarkStart w:id="205" w:name="a1432620"/>
      <w:bookmarkStart w:id="206" w:name="es000121c"/>
      <w:bookmarkEnd w:id="205"/>
      <w:bookmarkEnd w:id="206"/>
      <w:r w:rsidRPr="00BE1302">
        <w:t>c)   the degree of </w:t>
      </w:r>
      <w:hyperlink r:id="rId43" w:history="1">
        <w:r w:rsidRPr="00BE1302">
          <w:rPr>
            <w:rStyle w:val="Hyperlink"/>
            <w:i/>
            <w:iCs/>
            <w:color w:val="auto"/>
            <w:u w:val="none"/>
          </w:rPr>
          <w:t>fire separation</w:t>
        </w:r>
      </w:hyperlink>
      <w:r w:rsidRPr="00BE1302">
        <w:t> of </w:t>
      </w:r>
      <w:hyperlink r:id="rId44" w:history="1">
        <w:r w:rsidRPr="00BE1302">
          <w:rPr>
            <w:rStyle w:val="Hyperlink"/>
            <w:i/>
            <w:iCs/>
            <w:color w:val="auto"/>
            <w:u w:val="none"/>
          </w:rPr>
          <w:t>storeys</w:t>
        </w:r>
      </w:hyperlink>
      <w:r w:rsidRPr="00BE1302">
        <w:t>, shafts and special rooms or areas, including the location and rating of </w:t>
      </w:r>
      <w:hyperlink r:id="rId45" w:history="1">
        <w:r w:rsidRPr="00BE1302">
          <w:rPr>
            <w:rStyle w:val="Hyperlink"/>
            <w:i/>
            <w:iCs/>
            <w:color w:val="auto"/>
            <w:u w:val="none"/>
          </w:rPr>
          <w:t>closures</w:t>
        </w:r>
      </w:hyperlink>
      <w:r w:rsidRPr="00BE1302">
        <w:t> in </w:t>
      </w:r>
      <w:hyperlink r:id="rId46" w:history="1">
        <w:r w:rsidRPr="00BE1302">
          <w:rPr>
            <w:rStyle w:val="Hyperlink"/>
            <w:i/>
            <w:iCs/>
            <w:color w:val="auto"/>
            <w:u w:val="none"/>
          </w:rPr>
          <w:t>fire separations</w:t>
        </w:r>
      </w:hyperlink>
      <w:r w:rsidRPr="00BE1302">
        <w:t>,</w:t>
      </w:r>
      <w:bookmarkStart w:id="207" w:name="a1432846"/>
      <w:bookmarkEnd w:id="207"/>
    </w:p>
    <w:p w14:paraId="47608472" w14:textId="77777777" w:rsidR="00BE1302" w:rsidRPr="00BE1302" w:rsidRDefault="00BE1302" w:rsidP="00BE1302">
      <w:pPr>
        <w:pStyle w:val="05Sentence"/>
        <w:rPr>
          <w:sz w:val="27"/>
          <w:szCs w:val="27"/>
        </w:rPr>
      </w:pPr>
      <w:bookmarkStart w:id="208" w:name="a1432847"/>
      <w:bookmarkStart w:id="209" w:name="es000121d"/>
      <w:bookmarkEnd w:id="208"/>
      <w:bookmarkEnd w:id="209"/>
      <w:r w:rsidRPr="00BE1302">
        <w:t>d)   the source of information for </w:t>
      </w:r>
      <w:hyperlink r:id="rId47" w:history="1">
        <w:r w:rsidRPr="00BE1302">
          <w:rPr>
            <w:rStyle w:val="Hyperlink"/>
            <w:i/>
            <w:iCs/>
            <w:color w:val="auto"/>
            <w:u w:val="none"/>
          </w:rPr>
          <w:t>fire-resistance ratings</w:t>
        </w:r>
      </w:hyperlink>
      <w:r w:rsidRPr="00BE1302">
        <w:t> of elements of construction (to be indicated on large-scale sections),</w:t>
      </w:r>
      <w:bookmarkStart w:id="210" w:name="a1432855"/>
      <w:bookmarkEnd w:id="210"/>
    </w:p>
    <w:p w14:paraId="5CC5D444" w14:textId="77777777" w:rsidR="00BE1302" w:rsidRPr="00BE1302" w:rsidRDefault="00BE1302" w:rsidP="00BE1302">
      <w:pPr>
        <w:pStyle w:val="05Sentence"/>
        <w:rPr>
          <w:sz w:val="27"/>
          <w:szCs w:val="27"/>
        </w:rPr>
      </w:pPr>
      <w:bookmarkStart w:id="211" w:name="a1432856"/>
      <w:bookmarkStart w:id="212" w:name="es000121g"/>
      <w:bookmarkEnd w:id="211"/>
      <w:bookmarkEnd w:id="212"/>
      <w:r w:rsidRPr="00BE1302">
        <w:t>e)   the source of information for </w:t>
      </w:r>
      <w:hyperlink r:id="rId48" w:history="1">
        <w:r w:rsidRPr="00BE1302">
          <w:rPr>
            <w:rStyle w:val="Hyperlink"/>
            <w:i/>
            <w:iCs/>
            <w:color w:val="auto"/>
            <w:u w:val="none"/>
          </w:rPr>
          <w:t>encapsulation ratings</w:t>
        </w:r>
      </w:hyperlink>
      <w:r w:rsidRPr="00BE1302">
        <w:t> of mass timber elements of construction (to be indicated on large-scale sections),</w:t>
      </w:r>
      <w:bookmarkStart w:id="213" w:name="a1432866"/>
      <w:bookmarkEnd w:id="213"/>
    </w:p>
    <w:p w14:paraId="2C6D2027" w14:textId="77777777" w:rsidR="00BE1302" w:rsidRPr="00BE1302" w:rsidRDefault="00BE1302" w:rsidP="00BE1302">
      <w:pPr>
        <w:pStyle w:val="05Sentence"/>
        <w:rPr>
          <w:sz w:val="27"/>
          <w:szCs w:val="27"/>
        </w:rPr>
      </w:pPr>
      <w:bookmarkStart w:id="214" w:name="a1432867"/>
      <w:bookmarkStart w:id="215" w:name="es000121e"/>
      <w:bookmarkEnd w:id="214"/>
      <w:bookmarkEnd w:id="215"/>
      <w:r w:rsidRPr="00BE1302">
        <w:t>f)   the location of </w:t>
      </w:r>
      <w:hyperlink r:id="rId49" w:history="1">
        <w:r w:rsidRPr="00BE1302">
          <w:rPr>
            <w:rStyle w:val="Hyperlink"/>
            <w:i/>
            <w:iCs/>
            <w:color w:val="auto"/>
            <w:u w:val="none"/>
          </w:rPr>
          <w:t>exits</w:t>
        </w:r>
      </w:hyperlink>
      <w:r w:rsidRPr="00BE1302">
        <w:t>, and</w:t>
      </w:r>
      <w:bookmarkStart w:id="216" w:name="a1432875"/>
      <w:bookmarkEnd w:id="216"/>
    </w:p>
    <w:p w14:paraId="71773DC6" w14:textId="77777777" w:rsidR="00BE1302" w:rsidRPr="00BE1302" w:rsidRDefault="00BE1302" w:rsidP="00BE1302">
      <w:pPr>
        <w:pStyle w:val="05Sentence"/>
        <w:rPr>
          <w:sz w:val="27"/>
          <w:szCs w:val="27"/>
        </w:rPr>
      </w:pPr>
      <w:bookmarkStart w:id="217" w:name="a1432876"/>
      <w:bookmarkStart w:id="218" w:name="es000121f"/>
      <w:bookmarkEnd w:id="217"/>
      <w:bookmarkEnd w:id="218"/>
      <w:r w:rsidRPr="00BE1302">
        <w:t>g)   fire detection, suppression and alarm systems.</w:t>
      </w:r>
      <w:bookmarkStart w:id="219" w:name="a1432880"/>
      <w:bookmarkStart w:id="220" w:name="a1432881"/>
      <w:bookmarkStart w:id="221" w:name="a1432590"/>
      <w:bookmarkEnd w:id="219"/>
      <w:bookmarkEnd w:id="220"/>
      <w:bookmarkEnd w:id="221"/>
    </w:p>
    <w:p w14:paraId="0689CB52" w14:textId="77777777" w:rsidR="00BE1302" w:rsidRPr="00BE1302" w:rsidRDefault="00BE1302" w:rsidP="00C31346">
      <w:pPr>
        <w:pStyle w:val="04Article"/>
        <w:rPr>
          <w:sz w:val="27"/>
          <w:szCs w:val="27"/>
        </w:rPr>
      </w:pPr>
      <w:bookmarkStart w:id="222" w:name="a1433089"/>
      <w:bookmarkStart w:id="223" w:name="ea000120"/>
      <w:bookmarkEnd w:id="222"/>
      <w:bookmarkEnd w:id="223"/>
      <w:r w:rsidRPr="00BE1302">
        <w:t>2.2.3.2. Plans of Sprinkler Systems</w:t>
      </w:r>
    </w:p>
    <w:p w14:paraId="6F49BBF6" w14:textId="77777777" w:rsidR="00BE1302" w:rsidRPr="00BE1302" w:rsidRDefault="00BE1302" w:rsidP="00BE1302">
      <w:pPr>
        <w:pStyle w:val="05Sentence"/>
        <w:rPr>
          <w:sz w:val="27"/>
          <w:szCs w:val="27"/>
        </w:rPr>
      </w:pPr>
      <w:bookmarkStart w:id="224" w:name="a1433096"/>
      <w:bookmarkStart w:id="225" w:name="es000122"/>
      <w:bookmarkEnd w:id="224"/>
      <w:bookmarkEnd w:id="225"/>
      <w:r w:rsidRPr="00BE1302">
        <w:t>1)   Before a sprinkler system is installed or altered, plans showing full details of the proposed sprinkler system and essential details of the </w:t>
      </w:r>
      <w:hyperlink r:id="rId50" w:history="1">
        <w:r w:rsidRPr="00BE1302">
          <w:rPr>
            <w:rStyle w:val="Hyperlink"/>
            <w:i/>
            <w:iCs/>
            <w:color w:val="auto"/>
            <w:u w:val="none"/>
          </w:rPr>
          <w:t>building</w:t>
        </w:r>
      </w:hyperlink>
      <w:r w:rsidRPr="00BE1302">
        <w:t> in which it is to be installed shall be drawn to an indicated scale.</w:t>
      </w:r>
      <w:bookmarkStart w:id="226" w:name="a1433104"/>
      <w:bookmarkStart w:id="227" w:name="a1433094"/>
      <w:bookmarkStart w:id="228" w:name="a1431339"/>
      <w:bookmarkEnd w:id="226"/>
      <w:bookmarkEnd w:id="227"/>
      <w:bookmarkEnd w:id="228"/>
    </w:p>
    <w:p w14:paraId="7ABCCEE4" w14:textId="77777777" w:rsidR="00BE1302" w:rsidRPr="00BE1302" w:rsidRDefault="00BE1302" w:rsidP="00C31346">
      <w:pPr>
        <w:pStyle w:val="03Subsection"/>
      </w:pPr>
      <w:bookmarkStart w:id="229" w:name="a1431340"/>
      <w:bookmarkStart w:id="230" w:name="a1431341"/>
      <w:bookmarkStart w:id="231" w:name="ep001036.2.4"/>
      <w:bookmarkEnd w:id="229"/>
      <w:bookmarkEnd w:id="230"/>
      <w:bookmarkEnd w:id="231"/>
      <w:r w:rsidRPr="00BE1302">
        <w:t>2.2.4. Structural and Foundation Drawings and Calculations</w:t>
      </w:r>
      <w:bookmarkStart w:id="232" w:name="a1431343"/>
      <w:bookmarkEnd w:id="232"/>
    </w:p>
    <w:p w14:paraId="3859EADA" w14:textId="77777777" w:rsidR="00BE1302" w:rsidRPr="00BE1302" w:rsidRDefault="00BE1302" w:rsidP="00C31346">
      <w:pPr>
        <w:pStyle w:val="04Article"/>
        <w:rPr>
          <w:sz w:val="27"/>
          <w:szCs w:val="27"/>
        </w:rPr>
      </w:pPr>
      <w:bookmarkStart w:id="233" w:name="a1433106"/>
      <w:bookmarkStart w:id="234" w:name="ea004164"/>
      <w:bookmarkEnd w:id="233"/>
      <w:bookmarkEnd w:id="234"/>
      <w:r w:rsidRPr="00BE1302">
        <w:t>2.2.4.1. Application</w:t>
      </w:r>
    </w:p>
    <w:p w14:paraId="6C9387EE" w14:textId="77777777" w:rsidR="00BE1302" w:rsidRPr="00BE1302" w:rsidRDefault="00BE1302" w:rsidP="00BE1302">
      <w:pPr>
        <w:pStyle w:val="05Sentence"/>
        <w:rPr>
          <w:sz w:val="27"/>
          <w:szCs w:val="27"/>
        </w:rPr>
      </w:pPr>
      <w:bookmarkStart w:id="235" w:name="a1433113"/>
      <w:bookmarkStart w:id="236" w:name="es008653"/>
      <w:bookmarkEnd w:id="235"/>
      <w:bookmarkEnd w:id="236"/>
      <w:r w:rsidRPr="00BE1302">
        <w:t>1)   This Subsection applies only to </w:t>
      </w:r>
      <w:hyperlink r:id="rId51" w:history="1">
        <w:r w:rsidRPr="00BE1302">
          <w:rPr>
            <w:rStyle w:val="Hyperlink"/>
            <w:i/>
            <w:iCs/>
            <w:color w:val="auto"/>
            <w:u w:val="none"/>
          </w:rPr>
          <w:t>buildings</w:t>
        </w:r>
      </w:hyperlink>
      <w:r w:rsidRPr="00BE1302">
        <w:t> covered in Part 4 of Division B. (See </w:t>
      </w:r>
      <w:hyperlink r:id="rId52" w:anchor="ea004138" w:history="1">
        <w:r w:rsidRPr="00BE1302">
          <w:rPr>
            <w:rStyle w:val="Hyperlink"/>
            <w:color w:val="auto"/>
            <w:u w:val="none"/>
          </w:rPr>
          <w:t>Article</w:t>
        </w:r>
      </w:hyperlink>
      <w:hyperlink r:id="rId53" w:anchor="ea004138" w:history="1">
        <w:r w:rsidRPr="00BE1302">
          <w:rPr>
            <w:rStyle w:val="Hyperlink"/>
            <w:color w:val="auto"/>
            <w:u w:val="none"/>
          </w:rPr>
          <w:t> </w:t>
        </w:r>
      </w:hyperlink>
      <w:hyperlink r:id="rId54" w:anchor="ea004138" w:history="1">
        <w:r w:rsidRPr="00BE1302">
          <w:rPr>
            <w:rStyle w:val="Hyperlink"/>
            <w:color w:val="auto"/>
            <w:u w:val="none"/>
          </w:rPr>
          <w:t>1.3.3.2.</w:t>
        </w:r>
      </w:hyperlink>
      <w:r w:rsidRPr="00BE1302">
        <w:t> of Division </w:t>
      </w:r>
      <w:hyperlink r:id="rId55" w:anchor="ea004138" w:history="1">
        <w:r w:rsidRPr="00BE1302">
          <w:rPr>
            <w:rStyle w:val="Hyperlink"/>
            <w:color w:val="auto"/>
            <w:u w:val="none"/>
          </w:rPr>
          <w:t>A</w:t>
        </w:r>
      </w:hyperlink>
      <w:r w:rsidRPr="00BE1302">
        <w:t>.)</w:t>
      </w:r>
      <w:bookmarkStart w:id="237" w:name="a1433123"/>
      <w:bookmarkStart w:id="238" w:name="a1433111"/>
      <w:bookmarkEnd w:id="237"/>
      <w:bookmarkEnd w:id="238"/>
    </w:p>
    <w:p w14:paraId="72D2B463" w14:textId="77777777" w:rsidR="00BE1302" w:rsidRPr="00BE1302" w:rsidRDefault="00BE1302" w:rsidP="00C31346">
      <w:pPr>
        <w:pStyle w:val="04Article"/>
        <w:rPr>
          <w:sz w:val="27"/>
          <w:szCs w:val="27"/>
        </w:rPr>
      </w:pPr>
      <w:bookmarkStart w:id="239" w:name="a1433125"/>
      <w:bookmarkStart w:id="240" w:name="ea000122"/>
      <w:bookmarkEnd w:id="239"/>
      <w:bookmarkEnd w:id="240"/>
      <w:r w:rsidRPr="00BE1302">
        <w:t>2.2.4.2. Professional Seal and Signature of Designer</w:t>
      </w:r>
    </w:p>
    <w:p w14:paraId="185F2EC8" w14:textId="77777777" w:rsidR="00BE1302" w:rsidRPr="00BE1302" w:rsidRDefault="00BE1302" w:rsidP="00BE1302">
      <w:pPr>
        <w:pStyle w:val="05Sentence"/>
        <w:rPr>
          <w:sz w:val="27"/>
          <w:szCs w:val="27"/>
        </w:rPr>
      </w:pPr>
      <w:bookmarkStart w:id="241" w:name="a1433132"/>
      <w:bookmarkStart w:id="242" w:name="es000124"/>
      <w:bookmarkEnd w:id="241"/>
      <w:bookmarkEnd w:id="242"/>
      <w:r w:rsidRPr="00BE1302">
        <w:t>1)   Structural drawings and related documents submitted with the application to build shall be dated and shall bear the authorized professional seal and signature of the </w:t>
      </w:r>
      <w:hyperlink r:id="rId56" w:history="1">
        <w:r w:rsidRPr="00BE1302">
          <w:rPr>
            <w:rStyle w:val="Hyperlink"/>
            <w:i/>
            <w:iCs/>
            <w:color w:val="auto"/>
            <w:u w:val="none"/>
          </w:rPr>
          <w:t>designer</w:t>
        </w:r>
      </w:hyperlink>
      <w:r w:rsidRPr="00BE1302">
        <w:t> as defined in </w:t>
      </w:r>
      <w:hyperlink r:id="rId57" w:anchor="es008651" w:history="1">
        <w:r w:rsidRPr="00BE1302">
          <w:rPr>
            <w:rStyle w:val="Hyperlink"/>
            <w:color w:val="auto"/>
            <w:u w:val="none"/>
          </w:rPr>
          <w:t>Sentence</w:t>
        </w:r>
      </w:hyperlink>
      <w:hyperlink r:id="rId58" w:anchor="es008651" w:history="1">
        <w:r w:rsidRPr="00BE1302">
          <w:rPr>
            <w:rStyle w:val="Hyperlink"/>
            <w:color w:val="auto"/>
            <w:u w:val="none"/>
          </w:rPr>
          <w:t> </w:t>
        </w:r>
      </w:hyperlink>
      <w:hyperlink r:id="rId59" w:anchor="es008651" w:history="1">
        <w:r w:rsidRPr="00BE1302">
          <w:rPr>
            <w:rStyle w:val="Hyperlink"/>
            <w:color w:val="auto"/>
            <w:u w:val="none"/>
          </w:rPr>
          <w:t>2.2.1.2.(1)</w:t>
        </w:r>
      </w:hyperlink>
      <w:r w:rsidRPr="00BE1302">
        <w:t>.</w:t>
      </w:r>
      <w:bookmarkStart w:id="243" w:name="a1433348"/>
      <w:bookmarkStart w:id="244" w:name="a1433130"/>
      <w:bookmarkEnd w:id="243"/>
      <w:bookmarkEnd w:id="244"/>
    </w:p>
    <w:p w14:paraId="16926907" w14:textId="77777777" w:rsidR="00BE1302" w:rsidRPr="00BE1302" w:rsidRDefault="00BE1302" w:rsidP="00C31346">
      <w:pPr>
        <w:pStyle w:val="04Article"/>
        <w:rPr>
          <w:sz w:val="27"/>
          <w:szCs w:val="27"/>
        </w:rPr>
      </w:pPr>
      <w:bookmarkStart w:id="245" w:name="a1433350"/>
      <w:bookmarkStart w:id="246" w:name="ea000123"/>
      <w:bookmarkEnd w:id="245"/>
      <w:bookmarkEnd w:id="246"/>
      <w:r w:rsidRPr="00BE1302">
        <w:t>2.2.4.3. Information Required on Structural Drawings</w:t>
      </w:r>
    </w:p>
    <w:p w14:paraId="09D3F821" w14:textId="77777777" w:rsidR="00BE1302" w:rsidRPr="00BE1302" w:rsidRDefault="00BE1302" w:rsidP="00BE1302">
      <w:pPr>
        <w:pStyle w:val="05Sentence"/>
        <w:rPr>
          <w:sz w:val="27"/>
          <w:szCs w:val="27"/>
        </w:rPr>
      </w:pPr>
      <w:bookmarkStart w:id="247" w:name="a1433357"/>
      <w:bookmarkStart w:id="248" w:name="es000125"/>
      <w:bookmarkEnd w:id="247"/>
      <w:bookmarkEnd w:id="248"/>
      <w:r w:rsidRPr="00BE1302">
        <w:lastRenderedPageBreak/>
        <w:t>1)   Structural drawings and related documents submitted with the application to build shall indicate, in addition to those items specified in </w:t>
      </w:r>
      <w:hyperlink r:id="rId60" w:anchor="ea000126" w:history="1">
        <w:r w:rsidRPr="00BE1302">
          <w:rPr>
            <w:rStyle w:val="Hyperlink"/>
            <w:color w:val="auto"/>
            <w:u w:val="none"/>
          </w:rPr>
          <w:t>Article</w:t>
        </w:r>
      </w:hyperlink>
      <w:hyperlink r:id="rId61" w:anchor="ea000126" w:history="1">
        <w:r w:rsidRPr="00BE1302">
          <w:rPr>
            <w:rStyle w:val="Hyperlink"/>
            <w:color w:val="auto"/>
            <w:u w:val="none"/>
          </w:rPr>
          <w:t> </w:t>
        </w:r>
      </w:hyperlink>
      <w:hyperlink r:id="rId62" w:anchor="ea000126" w:history="1">
        <w:r w:rsidRPr="00BE1302">
          <w:rPr>
            <w:rStyle w:val="Hyperlink"/>
            <w:color w:val="auto"/>
            <w:u w:val="none"/>
          </w:rPr>
          <w:t>2.2.4.6.</w:t>
        </w:r>
      </w:hyperlink>
      <w:r w:rsidRPr="00BE1302">
        <w:t> and in Part 4 of Division B applicable to the specific material,</w:t>
      </w:r>
    </w:p>
    <w:p w14:paraId="23E2C183" w14:textId="77777777" w:rsidR="00BE1302" w:rsidRPr="00BE1302" w:rsidRDefault="00BE1302" w:rsidP="00BE1302">
      <w:pPr>
        <w:pStyle w:val="05Sentence"/>
        <w:rPr>
          <w:sz w:val="27"/>
          <w:szCs w:val="27"/>
        </w:rPr>
      </w:pPr>
      <w:bookmarkStart w:id="249" w:name="a1433365"/>
      <w:bookmarkStart w:id="250" w:name="es000125a"/>
      <w:bookmarkEnd w:id="249"/>
      <w:bookmarkEnd w:id="250"/>
      <w:r w:rsidRPr="00BE1302">
        <w:t>a)   the name and address of the person responsible for the structural design,</w:t>
      </w:r>
      <w:bookmarkStart w:id="251" w:name="a1433369"/>
      <w:bookmarkEnd w:id="251"/>
    </w:p>
    <w:p w14:paraId="4D2688EB" w14:textId="77777777" w:rsidR="00BE1302" w:rsidRPr="00BE1302" w:rsidRDefault="00BE1302" w:rsidP="00BE1302">
      <w:pPr>
        <w:pStyle w:val="05Sentence"/>
        <w:rPr>
          <w:sz w:val="27"/>
          <w:szCs w:val="27"/>
        </w:rPr>
      </w:pPr>
      <w:bookmarkStart w:id="252" w:name="a1433370"/>
      <w:bookmarkStart w:id="253" w:name="es000125b"/>
      <w:bookmarkEnd w:id="252"/>
      <w:bookmarkEnd w:id="253"/>
      <w:r w:rsidRPr="00BE1302">
        <w:t>b)   the date of issue of the Code and standards to which the design conforms,</w:t>
      </w:r>
      <w:bookmarkStart w:id="254" w:name="a1433374"/>
      <w:bookmarkEnd w:id="254"/>
    </w:p>
    <w:p w14:paraId="5A5F8067" w14:textId="77777777" w:rsidR="00BE1302" w:rsidRPr="00BE1302" w:rsidRDefault="00BE1302" w:rsidP="00BE1302">
      <w:pPr>
        <w:pStyle w:val="05Sentence"/>
        <w:rPr>
          <w:sz w:val="27"/>
          <w:szCs w:val="27"/>
        </w:rPr>
      </w:pPr>
      <w:bookmarkStart w:id="255" w:name="a1433375"/>
      <w:bookmarkStart w:id="256" w:name="es000125c"/>
      <w:bookmarkEnd w:id="255"/>
      <w:bookmarkEnd w:id="256"/>
      <w:r w:rsidRPr="00BE1302">
        <w:t>c)   the dimensions, location and size of all structural members in sufficient detail to enable the design to be checked,</w:t>
      </w:r>
      <w:bookmarkStart w:id="257" w:name="a1433379"/>
      <w:bookmarkEnd w:id="257"/>
    </w:p>
    <w:p w14:paraId="1CCDD1E0" w14:textId="77777777" w:rsidR="00BE1302" w:rsidRPr="00BE1302" w:rsidRDefault="00BE1302" w:rsidP="00BE1302">
      <w:pPr>
        <w:pStyle w:val="05Sentence"/>
        <w:rPr>
          <w:sz w:val="27"/>
          <w:szCs w:val="27"/>
        </w:rPr>
      </w:pPr>
      <w:bookmarkStart w:id="258" w:name="a1433380"/>
      <w:bookmarkStart w:id="259" w:name="es000125d"/>
      <w:bookmarkEnd w:id="258"/>
      <w:bookmarkEnd w:id="259"/>
      <w:r w:rsidRPr="00BE1302">
        <w:t>d)   sufficient detail to enable the </w:t>
      </w:r>
      <w:hyperlink r:id="rId63" w:history="1">
        <w:r w:rsidRPr="00BE1302">
          <w:rPr>
            <w:rStyle w:val="Hyperlink"/>
            <w:i/>
            <w:iCs/>
            <w:color w:val="auto"/>
            <w:u w:val="none"/>
          </w:rPr>
          <w:t>dead loads</w:t>
        </w:r>
      </w:hyperlink>
      <w:r w:rsidRPr="00BE1302">
        <w:t> to be determined,</w:t>
      </w:r>
      <w:bookmarkStart w:id="260" w:name="a1433388"/>
      <w:bookmarkEnd w:id="260"/>
    </w:p>
    <w:p w14:paraId="1EF94BC7" w14:textId="77777777" w:rsidR="00BE1302" w:rsidRPr="00BE1302" w:rsidRDefault="00BE1302" w:rsidP="00BE1302">
      <w:pPr>
        <w:pStyle w:val="05Sentence"/>
        <w:rPr>
          <w:sz w:val="27"/>
          <w:szCs w:val="27"/>
        </w:rPr>
      </w:pPr>
      <w:bookmarkStart w:id="261" w:name="a1433389"/>
      <w:bookmarkStart w:id="262" w:name="es000125e"/>
      <w:bookmarkEnd w:id="261"/>
      <w:bookmarkEnd w:id="262"/>
      <w:r w:rsidRPr="00BE1302">
        <w:t>e)   all effects and loads, other than </w:t>
      </w:r>
      <w:hyperlink r:id="rId64" w:history="1">
        <w:r w:rsidRPr="00BE1302">
          <w:rPr>
            <w:rStyle w:val="Hyperlink"/>
            <w:i/>
            <w:iCs/>
            <w:color w:val="auto"/>
            <w:u w:val="none"/>
          </w:rPr>
          <w:t>dead loads</w:t>
        </w:r>
      </w:hyperlink>
      <w:r w:rsidRPr="00BE1302">
        <w:t>, used for the design of the structural members and exterior cladding, and</w:t>
      </w:r>
      <w:bookmarkStart w:id="263" w:name="a1433606"/>
      <w:bookmarkEnd w:id="263"/>
    </w:p>
    <w:p w14:paraId="5CDCDD1E" w14:textId="77777777" w:rsidR="00BE1302" w:rsidRPr="00BE1302" w:rsidRDefault="00BE1302" w:rsidP="00BE1302">
      <w:pPr>
        <w:pStyle w:val="05Sentence"/>
        <w:rPr>
          <w:sz w:val="27"/>
          <w:szCs w:val="27"/>
        </w:rPr>
      </w:pPr>
      <w:bookmarkStart w:id="264" w:name="a1433607"/>
      <w:bookmarkStart w:id="265" w:name="es000125f"/>
      <w:bookmarkEnd w:id="264"/>
      <w:bookmarkEnd w:id="265"/>
      <w:r w:rsidRPr="00BE1302">
        <w:t>f)   the Importance Category of the </w:t>
      </w:r>
      <w:hyperlink r:id="rId65" w:history="1">
        <w:r w:rsidRPr="00BE1302">
          <w:rPr>
            <w:rStyle w:val="Hyperlink"/>
            <w:i/>
            <w:iCs/>
            <w:color w:val="auto"/>
            <w:u w:val="none"/>
          </w:rPr>
          <w:t>building</w:t>
        </w:r>
      </w:hyperlink>
      <w:r w:rsidRPr="00BE1302">
        <w:t>.</w:t>
      </w:r>
      <w:bookmarkStart w:id="266" w:name="a1433617"/>
      <w:bookmarkStart w:id="267" w:name="a1433618"/>
      <w:bookmarkStart w:id="268" w:name="a1433355"/>
      <w:bookmarkEnd w:id="266"/>
      <w:bookmarkEnd w:id="267"/>
      <w:bookmarkEnd w:id="268"/>
    </w:p>
    <w:p w14:paraId="201BC136" w14:textId="77777777" w:rsidR="00BE1302" w:rsidRPr="00BE1302" w:rsidRDefault="00BE1302" w:rsidP="00C31346">
      <w:pPr>
        <w:pStyle w:val="04Article"/>
        <w:rPr>
          <w:sz w:val="27"/>
          <w:szCs w:val="27"/>
        </w:rPr>
      </w:pPr>
      <w:bookmarkStart w:id="269" w:name="a1433620"/>
      <w:bookmarkStart w:id="270" w:name="ea000124"/>
      <w:bookmarkEnd w:id="269"/>
      <w:bookmarkEnd w:id="270"/>
      <w:r w:rsidRPr="00BE1302">
        <w:t>2.2.4.4. Drawings of Parts or Components</w:t>
      </w:r>
    </w:p>
    <w:p w14:paraId="63CFEB03" w14:textId="77777777" w:rsidR="00BE1302" w:rsidRPr="00BE1302" w:rsidRDefault="00BE1302" w:rsidP="00BE1302">
      <w:pPr>
        <w:pStyle w:val="05Sentence"/>
        <w:rPr>
          <w:sz w:val="27"/>
          <w:szCs w:val="27"/>
        </w:rPr>
      </w:pPr>
      <w:bookmarkStart w:id="271" w:name="a1433627"/>
      <w:bookmarkStart w:id="272" w:name="es000126"/>
      <w:bookmarkEnd w:id="271"/>
      <w:bookmarkEnd w:id="272"/>
      <w:r w:rsidRPr="00BE1302">
        <w:t>1)   Structural drawings of parts or components including </w:t>
      </w:r>
      <w:hyperlink r:id="rId66" w:history="1">
        <w:r w:rsidRPr="00BE1302">
          <w:rPr>
            <w:rStyle w:val="Hyperlink"/>
            <w:i/>
            <w:iCs/>
            <w:color w:val="auto"/>
            <w:u w:val="none"/>
          </w:rPr>
          <w:t>guards</w:t>
        </w:r>
      </w:hyperlink>
      <w:r w:rsidRPr="00BE1302">
        <w:t> designed by a person other than the </w:t>
      </w:r>
      <w:hyperlink r:id="rId67" w:history="1">
        <w:r w:rsidRPr="00BE1302">
          <w:rPr>
            <w:rStyle w:val="Hyperlink"/>
            <w:i/>
            <w:iCs/>
            <w:color w:val="auto"/>
            <w:u w:val="none"/>
          </w:rPr>
          <w:t>designer</w:t>
        </w:r>
      </w:hyperlink>
      <w:r w:rsidRPr="00BE1302">
        <w:t> of the </w:t>
      </w:r>
      <w:hyperlink r:id="rId68" w:history="1">
        <w:r w:rsidRPr="00BE1302">
          <w:rPr>
            <w:rStyle w:val="Hyperlink"/>
            <w:i/>
            <w:iCs/>
            <w:color w:val="auto"/>
            <w:u w:val="none"/>
          </w:rPr>
          <w:t>building</w:t>
        </w:r>
      </w:hyperlink>
      <w:r w:rsidRPr="00BE1302">
        <w:t> shall be dated and shall bear the authorized professional seal and signature of the </w:t>
      </w:r>
      <w:hyperlink r:id="rId69" w:history="1">
        <w:r w:rsidRPr="00BE1302">
          <w:rPr>
            <w:rStyle w:val="Hyperlink"/>
            <w:i/>
            <w:iCs/>
            <w:color w:val="auto"/>
            <w:u w:val="none"/>
          </w:rPr>
          <w:t>designer</w:t>
        </w:r>
      </w:hyperlink>
      <w:r w:rsidRPr="00BE1302">
        <w:t> of such parts or components.</w:t>
      </w:r>
      <w:bookmarkStart w:id="273" w:name="a1433647"/>
      <w:bookmarkStart w:id="274" w:name="a1433625"/>
      <w:bookmarkEnd w:id="273"/>
      <w:bookmarkEnd w:id="274"/>
    </w:p>
    <w:p w14:paraId="3A77CD59" w14:textId="77777777" w:rsidR="00BE1302" w:rsidRPr="00BE1302" w:rsidRDefault="00BE1302" w:rsidP="00C31346">
      <w:pPr>
        <w:pStyle w:val="04Article"/>
        <w:rPr>
          <w:sz w:val="27"/>
          <w:szCs w:val="27"/>
        </w:rPr>
      </w:pPr>
      <w:bookmarkStart w:id="275" w:name="a1433649"/>
      <w:bookmarkStart w:id="276" w:name="ea000125"/>
      <w:bookmarkEnd w:id="275"/>
      <w:bookmarkEnd w:id="276"/>
      <w:r w:rsidRPr="00BE1302">
        <w:t>2.2.4.5. Design Calculations and Analysis</w:t>
      </w:r>
    </w:p>
    <w:p w14:paraId="210DA175" w14:textId="77777777" w:rsidR="00BE1302" w:rsidRPr="00BE1302" w:rsidRDefault="00BE1302" w:rsidP="00BE1302">
      <w:pPr>
        <w:pStyle w:val="05Sentence"/>
        <w:rPr>
          <w:sz w:val="27"/>
          <w:szCs w:val="27"/>
        </w:rPr>
      </w:pPr>
      <w:bookmarkStart w:id="277" w:name="a1433862"/>
      <w:bookmarkStart w:id="278" w:name="es000127"/>
      <w:bookmarkEnd w:id="277"/>
      <w:bookmarkEnd w:id="278"/>
      <w:r w:rsidRPr="00BE1302">
        <w:t>1)   The calculations and analysis made in the design of the structural members, including parts and components, of a </w:t>
      </w:r>
      <w:hyperlink r:id="rId70" w:history="1">
        <w:r w:rsidRPr="00BE1302">
          <w:rPr>
            <w:rStyle w:val="Hyperlink"/>
            <w:i/>
            <w:iCs/>
            <w:color w:val="auto"/>
            <w:u w:val="none"/>
          </w:rPr>
          <w:t>building</w:t>
        </w:r>
      </w:hyperlink>
      <w:r w:rsidRPr="00BE1302">
        <w:t> shall be available for inspection upon request.</w:t>
      </w:r>
      <w:bookmarkStart w:id="279" w:name="a1433870"/>
      <w:bookmarkStart w:id="280" w:name="a1433860"/>
      <w:bookmarkEnd w:id="279"/>
      <w:bookmarkEnd w:id="280"/>
    </w:p>
    <w:p w14:paraId="22F7BBFB" w14:textId="77777777" w:rsidR="00BE1302" w:rsidRPr="00BE1302" w:rsidRDefault="00BE1302" w:rsidP="00C31346">
      <w:pPr>
        <w:pStyle w:val="04Article"/>
        <w:rPr>
          <w:sz w:val="27"/>
          <w:szCs w:val="27"/>
        </w:rPr>
      </w:pPr>
      <w:bookmarkStart w:id="281" w:name="a1433872"/>
      <w:bookmarkStart w:id="282" w:name="ea000126"/>
      <w:bookmarkEnd w:id="281"/>
      <w:bookmarkEnd w:id="282"/>
      <w:r w:rsidRPr="00BE1302">
        <w:t>2.2.4.6. Information Required on Foundation Drawings</w:t>
      </w:r>
    </w:p>
    <w:p w14:paraId="14F341AF" w14:textId="77777777" w:rsidR="00BE1302" w:rsidRPr="00BE1302" w:rsidRDefault="00BE1302" w:rsidP="00BE1302">
      <w:pPr>
        <w:pStyle w:val="05Sentence"/>
        <w:rPr>
          <w:sz w:val="27"/>
          <w:szCs w:val="27"/>
        </w:rPr>
      </w:pPr>
      <w:bookmarkStart w:id="283" w:name="a1433880"/>
      <w:bookmarkStart w:id="284" w:name="es000128"/>
      <w:bookmarkEnd w:id="283"/>
      <w:bookmarkEnd w:id="284"/>
      <w:r w:rsidRPr="00BE1302">
        <w:t>1)   </w:t>
      </w:r>
      <w:hyperlink r:id="rId71" w:history="1">
        <w:r w:rsidRPr="00BE1302">
          <w:rPr>
            <w:rStyle w:val="Hyperlink"/>
            <w:i/>
            <w:iCs/>
            <w:color w:val="auto"/>
            <w:u w:val="none"/>
          </w:rPr>
          <w:t>Foundation </w:t>
        </w:r>
      </w:hyperlink>
      <w:r w:rsidRPr="00BE1302">
        <w:t>drawings submitted with the application to build or excavate shall be provided to indicate</w:t>
      </w:r>
    </w:p>
    <w:p w14:paraId="532BA493" w14:textId="77777777" w:rsidR="00BE1302" w:rsidRPr="00BE1302" w:rsidRDefault="00BE1302" w:rsidP="00BE1302">
      <w:pPr>
        <w:pStyle w:val="05Sentence"/>
        <w:rPr>
          <w:sz w:val="27"/>
          <w:szCs w:val="27"/>
        </w:rPr>
      </w:pPr>
      <w:bookmarkStart w:id="285" w:name="a1433887"/>
      <w:bookmarkStart w:id="286" w:name="es000128a"/>
      <w:bookmarkEnd w:id="285"/>
      <w:bookmarkEnd w:id="286"/>
      <w:r w:rsidRPr="00BE1302">
        <w:t>a)   the type and condition of the </w:t>
      </w:r>
      <w:hyperlink r:id="rId72" w:history="1">
        <w:r w:rsidRPr="00BE1302">
          <w:rPr>
            <w:rStyle w:val="Hyperlink"/>
            <w:i/>
            <w:iCs/>
            <w:color w:val="auto"/>
            <w:u w:val="none"/>
          </w:rPr>
          <w:t>soil</w:t>
        </w:r>
      </w:hyperlink>
      <w:r w:rsidRPr="00BE1302">
        <w:t> or </w:t>
      </w:r>
      <w:hyperlink r:id="rId73" w:history="1">
        <w:r w:rsidRPr="00BE1302">
          <w:rPr>
            <w:rStyle w:val="Hyperlink"/>
            <w:i/>
            <w:iCs/>
            <w:color w:val="auto"/>
            <w:u w:val="none"/>
          </w:rPr>
          <w:t>rock</w:t>
        </w:r>
      </w:hyperlink>
      <w:r w:rsidRPr="00BE1302">
        <w:t>, as well as the </w:t>
      </w:r>
      <w:hyperlink r:id="rId74" w:history="1">
        <w:r w:rsidRPr="00BE1302">
          <w:rPr>
            <w:rStyle w:val="Hyperlink"/>
            <w:i/>
            <w:iCs/>
            <w:color w:val="auto"/>
            <w:u w:val="none"/>
          </w:rPr>
          <w:t>groundwater</w:t>
        </w:r>
      </w:hyperlink>
      <w:r w:rsidRPr="00BE1302">
        <w:t> conditions, as determined by the </w:t>
      </w:r>
      <w:hyperlink r:id="rId75" w:history="1">
        <w:r w:rsidRPr="00BE1302">
          <w:rPr>
            <w:rStyle w:val="Hyperlink"/>
            <w:i/>
            <w:iCs/>
            <w:color w:val="auto"/>
            <w:u w:val="none"/>
          </w:rPr>
          <w:t>subsurface investigation</w:t>
        </w:r>
      </w:hyperlink>
      <w:r w:rsidRPr="00BE1302">
        <w:t>,</w:t>
      </w:r>
      <w:bookmarkStart w:id="287" w:name="a1434113"/>
      <w:bookmarkEnd w:id="287"/>
    </w:p>
    <w:p w14:paraId="4C55789D" w14:textId="77777777" w:rsidR="00BE1302" w:rsidRPr="00BE1302" w:rsidRDefault="00BE1302" w:rsidP="00BE1302">
      <w:pPr>
        <w:pStyle w:val="05Sentence"/>
        <w:rPr>
          <w:sz w:val="27"/>
          <w:szCs w:val="27"/>
        </w:rPr>
      </w:pPr>
      <w:bookmarkStart w:id="288" w:name="a1434114"/>
      <w:bookmarkStart w:id="289" w:name="es000128b"/>
      <w:bookmarkEnd w:id="288"/>
      <w:bookmarkEnd w:id="289"/>
      <w:r w:rsidRPr="00BE1302">
        <w:t>b)   the factored bearing pressures on the </w:t>
      </w:r>
      <w:hyperlink r:id="rId76" w:history="1">
        <w:r w:rsidRPr="00BE1302">
          <w:rPr>
            <w:rStyle w:val="Hyperlink"/>
            <w:i/>
            <w:iCs/>
            <w:color w:val="auto"/>
            <w:u w:val="none"/>
          </w:rPr>
          <w:t>soil</w:t>
        </w:r>
      </w:hyperlink>
      <w:r w:rsidRPr="00BE1302">
        <w:t> or </w:t>
      </w:r>
      <w:hyperlink r:id="rId77" w:history="1">
        <w:r w:rsidRPr="00BE1302">
          <w:rPr>
            <w:rStyle w:val="Hyperlink"/>
            <w:i/>
            <w:iCs/>
            <w:color w:val="auto"/>
            <w:u w:val="none"/>
          </w:rPr>
          <w:t>rock</w:t>
        </w:r>
      </w:hyperlink>
      <w:r w:rsidRPr="00BE1302">
        <w:t>, the factored loads when applicable and the design loads applied to </w:t>
      </w:r>
      <w:hyperlink r:id="rId78" w:history="1">
        <w:r w:rsidRPr="00BE1302">
          <w:rPr>
            <w:rStyle w:val="Hyperlink"/>
            <w:i/>
            <w:iCs/>
            <w:color w:val="auto"/>
            <w:u w:val="none"/>
          </w:rPr>
          <w:t>foundation units</w:t>
        </w:r>
      </w:hyperlink>
      <w:r w:rsidRPr="00BE1302">
        <w:t>, and</w:t>
      </w:r>
      <w:bookmarkStart w:id="290" w:name="a1434130"/>
      <w:bookmarkEnd w:id="290"/>
    </w:p>
    <w:p w14:paraId="0600F761" w14:textId="77777777" w:rsidR="00BE1302" w:rsidRPr="00BE1302" w:rsidRDefault="00BE1302" w:rsidP="00BE1302">
      <w:pPr>
        <w:pStyle w:val="05Sentence"/>
        <w:rPr>
          <w:sz w:val="27"/>
          <w:szCs w:val="27"/>
        </w:rPr>
      </w:pPr>
      <w:bookmarkStart w:id="291" w:name="a1434131"/>
      <w:bookmarkStart w:id="292" w:name="es000128c"/>
      <w:bookmarkEnd w:id="291"/>
      <w:bookmarkEnd w:id="292"/>
      <w:r w:rsidRPr="00BE1302">
        <w:t>c)   the earth pressures and other loads applied to the supporting structures of supported </w:t>
      </w:r>
      <w:hyperlink r:id="rId79" w:history="1">
        <w:r w:rsidRPr="00BE1302">
          <w:rPr>
            <w:rStyle w:val="Hyperlink"/>
            <w:i/>
            <w:iCs/>
            <w:color w:val="auto"/>
            <w:u w:val="none"/>
          </w:rPr>
          <w:t>excavations</w:t>
        </w:r>
      </w:hyperlink>
      <w:r w:rsidRPr="00BE1302">
        <w:t>.</w:t>
      </w:r>
      <w:bookmarkStart w:id="293" w:name="a1434139"/>
      <w:bookmarkStart w:id="294" w:name="a1434140"/>
      <w:bookmarkEnd w:id="293"/>
      <w:bookmarkEnd w:id="294"/>
    </w:p>
    <w:p w14:paraId="6E1EFDA2" w14:textId="77777777" w:rsidR="00BE1302" w:rsidRPr="00BE1302" w:rsidRDefault="00BE1302" w:rsidP="00BE1302">
      <w:pPr>
        <w:pStyle w:val="05Sentence"/>
        <w:rPr>
          <w:sz w:val="27"/>
          <w:szCs w:val="27"/>
        </w:rPr>
      </w:pPr>
      <w:bookmarkStart w:id="295" w:name="a1434142"/>
      <w:bookmarkStart w:id="296" w:name="es000129"/>
      <w:bookmarkEnd w:id="295"/>
      <w:bookmarkEnd w:id="296"/>
      <w:r w:rsidRPr="00BE1302">
        <w:t>2)   When required, evidence that justifies the information on the drawings shall be submitted with the application to excavate or build.</w:t>
      </w:r>
      <w:bookmarkStart w:id="297" w:name="a1434146"/>
      <w:bookmarkStart w:id="298" w:name="a1433878"/>
      <w:bookmarkEnd w:id="297"/>
      <w:bookmarkEnd w:id="298"/>
    </w:p>
    <w:p w14:paraId="35F50EF0" w14:textId="77777777" w:rsidR="00BE1302" w:rsidRPr="00BE1302" w:rsidRDefault="00BE1302" w:rsidP="00C31346">
      <w:pPr>
        <w:pStyle w:val="04Article"/>
        <w:rPr>
          <w:sz w:val="27"/>
          <w:szCs w:val="27"/>
        </w:rPr>
      </w:pPr>
      <w:bookmarkStart w:id="299" w:name="a1434148"/>
      <w:bookmarkStart w:id="300" w:name="ea000127"/>
      <w:bookmarkEnd w:id="299"/>
      <w:bookmarkEnd w:id="300"/>
      <w:r w:rsidRPr="00BE1302">
        <w:t>2.2.4.7. Altered Conditions</w:t>
      </w:r>
    </w:p>
    <w:p w14:paraId="154AD3FF" w14:textId="77777777" w:rsidR="00BE1302" w:rsidRPr="00BE1302" w:rsidRDefault="00BE1302" w:rsidP="00BE1302">
      <w:pPr>
        <w:pStyle w:val="05Sentence"/>
        <w:rPr>
          <w:sz w:val="27"/>
          <w:szCs w:val="27"/>
        </w:rPr>
      </w:pPr>
      <w:bookmarkStart w:id="301" w:name="a1434155"/>
      <w:bookmarkStart w:id="302" w:name="es000130"/>
      <w:bookmarkEnd w:id="301"/>
      <w:bookmarkEnd w:id="302"/>
      <w:r w:rsidRPr="00BE1302">
        <w:t>1)   Where conditions as described under Sentences </w:t>
      </w:r>
      <w:hyperlink r:id="rId80" w:anchor="es001519" w:history="1">
        <w:r w:rsidRPr="00BE1302">
          <w:rPr>
            <w:rStyle w:val="Hyperlink"/>
            <w:color w:val="auto"/>
            <w:u w:val="none"/>
          </w:rPr>
          <w:t>4.2.2.4.(1)</w:t>
        </w:r>
      </w:hyperlink>
      <w:r w:rsidRPr="00BE1302">
        <w:t> and </w:t>
      </w:r>
      <w:hyperlink r:id="rId81" w:anchor="es001520" w:history="1">
        <w:r w:rsidRPr="00BE1302">
          <w:rPr>
            <w:rStyle w:val="Hyperlink"/>
            <w:color w:val="auto"/>
            <w:u w:val="none"/>
          </w:rPr>
          <w:t>(2)</w:t>
        </w:r>
      </w:hyperlink>
      <w:r w:rsidRPr="00BE1302">
        <w:t> of Division </w:t>
      </w:r>
      <w:hyperlink r:id="rId82" w:anchor="es001520" w:history="1">
        <w:r w:rsidRPr="00BE1302">
          <w:rPr>
            <w:rStyle w:val="Hyperlink"/>
            <w:color w:val="auto"/>
            <w:u w:val="none"/>
          </w:rPr>
          <w:t>B</w:t>
        </w:r>
      </w:hyperlink>
      <w:r w:rsidRPr="00BE1302">
        <w:t> are encountered, or where </w:t>
      </w:r>
      <w:hyperlink r:id="rId83" w:history="1">
        <w:r w:rsidRPr="00BE1302">
          <w:rPr>
            <w:rStyle w:val="Hyperlink"/>
            <w:i/>
            <w:iCs/>
            <w:color w:val="auto"/>
            <w:u w:val="none"/>
          </w:rPr>
          <w:t>foundation units</w:t>
        </w:r>
      </w:hyperlink>
      <w:r w:rsidRPr="00BE1302">
        <w:t> or their locations are altered, this information shall be recorded on appropriate drawings or new “as constructed” drawings.</w:t>
      </w:r>
      <w:bookmarkStart w:id="303" w:name="a1434373"/>
      <w:bookmarkStart w:id="304" w:name="a1434153"/>
      <w:bookmarkStart w:id="305" w:name="a1431557"/>
      <w:bookmarkEnd w:id="303"/>
      <w:bookmarkEnd w:id="304"/>
      <w:bookmarkEnd w:id="305"/>
    </w:p>
    <w:p w14:paraId="72B3AA10" w14:textId="77777777" w:rsidR="00BE1302" w:rsidRPr="00BE1302" w:rsidRDefault="00BE1302" w:rsidP="00C31346">
      <w:pPr>
        <w:pStyle w:val="03Subsection"/>
      </w:pPr>
      <w:bookmarkStart w:id="306" w:name="a1431558"/>
      <w:bookmarkStart w:id="307" w:name="a1431559"/>
      <w:bookmarkStart w:id="308" w:name="ep001036.2.5"/>
      <w:bookmarkEnd w:id="306"/>
      <w:bookmarkEnd w:id="307"/>
      <w:bookmarkEnd w:id="308"/>
      <w:r w:rsidRPr="00BE1302">
        <w:t>2.2.5. Drawings and Specifications for Environmental Separators and Other Assemblies Exposed to the Exterior</w:t>
      </w:r>
      <w:bookmarkStart w:id="309" w:name="a1431561"/>
      <w:bookmarkEnd w:id="309"/>
    </w:p>
    <w:p w14:paraId="71900C24" w14:textId="77777777" w:rsidR="00BE1302" w:rsidRPr="00BE1302" w:rsidRDefault="00BE1302" w:rsidP="00C31346">
      <w:pPr>
        <w:pStyle w:val="04Article"/>
        <w:rPr>
          <w:sz w:val="27"/>
          <w:szCs w:val="27"/>
        </w:rPr>
      </w:pPr>
      <w:bookmarkStart w:id="310" w:name="a1434375"/>
      <w:bookmarkStart w:id="311" w:name="ea004165"/>
      <w:bookmarkEnd w:id="310"/>
      <w:bookmarkEnd w:id="311"/>
      <w:r w:rsidRPr="00BE1302">
        <w:t>2.2.5.1. Application</w:t>
      </w:r>
    </w:p>
    <w:p w14:paraId="3E2EA34F" w14:textId="77777777" w:rsidR="00BE1302" w:rsidRPr="00BE1302" w:rsidRDefault="00BE1302" w:rsidP="00BE1302">
      <w:pPr>
        <w:pStyle w:val="05Sentence"/>
        <w:rPr>
          <w:sz w:val="27"/>
          <w:szCs w:val="27"/>
        </w:rPr>
      </w:pPr>
      <w:bookmarkStart w:id="312" w:name="a1434382"/>
      <w:bookmarkStart w:id="313" w:name="es008654"/>
      <w:bookmarkEnd w:id="312"/>
      <w:bookmarkEnd w:id="313"/>
      <w:r w:rsidRPr="00BE1302">
        <w:t>1)   This Subsection applies to </w:t>
      </w:r>
      <w:hyperlink r:id="rId84" w:history="1">
        <w:r w:rsidRPr="00BE1302">
          <w:rPr>
            <w:rStyle w:val="Hyperlink"/>
            <w:i/>
            <w:iCs/>
            <w:color w:val="auto"/>
            <w:u w:val="none"/>
          </w:rPr>
          <w:t>building</w:t>
        </w:r>
      </w:hyperlink>
      <w:r w:rsidRPr="00BE1302">
        <w:t> materials, components and assemblies to which Part 5 of Division B applies. (See </w:t>
      </w:r>
      <w:hyperlink r:id="rId85" w:anchor="ea004138" w:history="1">
        <w:r w:rsidRPr="00BE1302">
          <w:rPr>
            <w:rStyle w:val="Hyperlink"/>
            <w:color w:val="auto"/>
            <w:u w:val="none"/>
          </w:rPr>
          <w:t>Article</w:t>
        </w:r>
      </w:hyperlink>
      <w:hyperlink r:id="rId86" w:anchor="ea004138" w:history="1">
        <w:r w:rsidRPr="00BE1302">
          <w:rPr>
            <w:rStyle w:val="Hyperlink"/>
            <w:color w:val="auto"/>
            <w:u w:val="none"/>
          </w:rPr>
          <w:t> </w:t>
        </w:r>
      </w:hyperlink>
      <w:hyperlink r:id="rId87" w:anchor="ea004138" w:history="1">
        <w:r w:rsidRPr="00BE1302">
          <w:rPr>
            <w:rStyle w:val="Hyperlink"/>
            <w:color w:val="auto"/>
            <w:u w:val="none"/>
          </w:rPr>
          <w:t>1.3.3.2.</w:t>
        </w:r>
      </w:hyperlink>
      <w:r w:rsidRPr="00BE1302">
        <w:t> of Division </w:t>
      </w:r>
      <w:hyperlink r:id="rId88" w:anchor="ea004138" w:history="1">
        <w:r w:rsidRPr="00BE1302">
          <w:rPr>
            <w:rStyle w:val="Hyperlink"/>
            <w:color w:val="auto"/>
            <w:u w:val="none"/>
          </w:rPr>
          <w:t>A</w:t>
        </w:r>
      </w:hyperlink>
      <w:r w:rsidRPr="00BE1302">
        <w:t>.)</w:t>
      </w:r>
      <w:bookmarkStart w:id="314" w:name="a1434392"/>
      <w:bookmarkStart w:id="315" w:name="a1434380"/>
      <w:bookmarkEnd w:id="314"/>
      <w:bookmarkEnd w:id="315"/>
    </w:p>
    <w:p w14:paraId="1E3BECA3" w14:textId="77777777" w:rsidR="00BE1302" w:rsidRPr="00BE1302" w:rsidRDefault="00BE1302" w:rsidP="00C31346">
      <w:pPr>
        <w:pStyle w:val="04Article"/>
        <w:rPr>
          <w:sz w:val="27"/>
          <w:szCs w:val="27"/>
        </w:rPr>
      </w:pPr>
      <w:bookmarkStart w:id="316" w:name="a1434394"/>
      <w:bookmarkStart w:id="317" w:name="ea004166"/>
      <w:bookmarkEnd w:id="316"/>
      <w:bookmarkEnd w:id="317"/>
      <w:r w:rsidRPr="00BE1302">
        <w:t>2.2.5.2. Information Required on Drawings and Specifications</w:t>
      </w:r>
    </w:p>
    <w:p w14:paraId="7BF1E202" w14:textId="77777777" w:rsidR="00BE1302" w:rsidRPr="00BE1302" w:rsidRDefault="00BE1302" w:rsidP="00BE1302">
      <w:pPr>
        <w:pStyle w:val="05Sentence"/>
        <w:rPr>
          <w:sz w:val="27"/>
          <w:szCs w:val="27"/>
        </w:rPr>
      </w:pPr>
      <w:bookmarkStart w:id="318" w:name="a1434401"/>
      <w:bookmarkStart w:id="319" w:name="es008655"/>
      <w:bookmarkEnd w:id="318"/>
      <w:bookmarkEnd w:id="319"/>
      <w:r w:rsidRPr="00BE1302">
        <w:lastRenderedPageBreak/>
        <w:t>1)   Information shown on drawings and in specifications shall be clear and legible, and shall contain sufficient details to demonstrate conformance with this Code. (See </w:t>
      </w:r>
      <w:hyperlink r:id="rId89" w:anchor="en000014" w:history="1">
        <w:r w:rsidRPr="00BE1302">
          <w:rPr>
            <w:rStyle w:val="Hyperlink"/>
            <w:color w:val="auto"/>
            <w:u w:val="none"/>
          </w:rPr>
          <w:t>Note</w:t>
        </w:r>
      </w:hyperlink>
      <w:hyperlink r:id="rId90" w:anchor="en000014" w:history="1">
        <w:r w:rsidRPr="00BE1302">
          <w:rPr>
            <w:rStyle w:val="Hyperlink"/>
            <w:color w:val="auto"/>
            <w:u w:val="none"/>
          </w:rPr>
          <w:t> </w:t>
        </w:r>
      </w:hyperlink>
      <w:hyperlink r:id="rId91" w:anchor="en000014" w:history="1">
        <w:r w:rsidRPr="00BE1302">
          <w:rPr>
            <w:rStyle w:val="Hyperlink"/>
            <w:color w:val="auto"/>
            <w:u w:val="none"/>
          </w:rPr>
          <w:t>A-2.2.6.2.(1)</w:t>
        </w:r>
      </w:hyperlink>
      <w:r w:rsidRPr="00BE1302">
        <w:t>.)</w:t>
      </w:r>
      <w:bookmarkStart w:id="320" w:name="a1434407"/>
      <w:bookmarkStart w:id="321" w:name="a1434399"/>
      <w:bookmarkStart w:id="322" w:name="a1431564"/>
      <w:bookmarkEnd w:id="320"/>
      <w:bookmarkEnd w:id="321"/>
      <w:bookmarkEnd w:id="322"/>
    </w:p>
    <w:p w14:paraId="09785ACB" w14:textId="77777777" w:rsidR="00BE1302" w:rsidRPr="00BE1302" w:rsidRDefault="00BE1302" w:rsidP="00C31346">
      <w:pPr>
        <w:pStyle w:val="03Subsection"/>
      </w:pPr>
      <w:bookmarkStart w:id="323" w:name="a1431565"/>
      <w:bookmarkStart w:id="324" w:name="a1431566"/>
      <w:bookmarkStart w:id="325" w:name="ep001036.2.6"/>
      <w:bookmarkEnd w:id="323"/>
      <w:bookmarkEnd w:id="324"/>
      <w:bookmarkEnd w:id="325"/>
      <w:r w:rsidRPr="00BE1302">
        <w:t>2.2.6. Heating, Ventilating and Air-conditioning Drawings and Specifications</w:t>
      </w:r>
      <w:bookmarkStart w:id="326" w:name="a1431568"/>
      <w:bookmarkEnd w:id="326"/>
    </w:p>
    <w:p w14:paraId="693FDF28" w14:textId="77777777" w:rsidR="00BE1302" w:rsidRPr="00BE1302" w:rsidRDefault="00BE1302" w:rsidP="00C31346">
      <w:pPr>
        <w:pStyle w:val="04Article"/>
        <w:rPr>
          <w:sz w:val="27"/>
          <w:szCs w:val="27"/>
        </w:rPr>
      </w:pPr>
      <w:bookmarkStart w:id="327" w:name="a1434409"/>
      <w:bookmarkStart w:id="328" w:name="ea004167"/>
      <w:bookmarkEnd w:id="327"/>
      <w:bookmarkEnd w:id="328"/>
      <w:r w:rsidRPr="00BE1302">
        <w:t>2.2.6.1. Application</w:t>
      </w:r>
    </w:p>
    <w:p w14:paraId="5260F153" w14:textId="77777777" w:rsidR="00BE1302" w:rsidRPr="00BE1302" w:rsidRDefault="00BE1302" w:rsidP="00BE1302">
      <w:pPr>
        <w:pStyle w:val="05Sentence"/>
        <w:rPr>
          <w:sz w:val="27"/>
          <w:szCs w:val="27"/>
        </w:rPr>
      </w:pPr>
      <w:bookmarkStart w:id="329" w:name="a1434416"/>
      <w:bookmarkStart w:id="330" w:name="es008656"/>
      <w:bookmarkEnd w:id="329"/>
      <w:bookmarkEnd w:id="330"/>
      <w:r w:rsidRPr="00BE1302">
        <w:t>1)   This Subsection applies only to </w:t>
      </w:r>
      <w:hyperlink r:id="rId92" w:history="1">
        <w:r w:rsidRPr="00BE1302">
          <w:rPr>
            <w:rStyle w:val="Hyperlink"/>
            <w:i/>
            <w:iCs/>
            <w:color w:val="auto"/>
            <w:u w:val="none"/>
          </w:rPr>
          <w:t>buildings</w:t>
        </w:r>
      </w:hyperlink>
      <w:r w:rsidRPr="00BE1302">
        <w:t> covered in </w:t>
      </w:r>
      <w:hyperlink r:id="rId93" w:anchor="ep001026" w:history="1">
        <w:r w:rsidRPr="00BE1302">
          <w:rPr>
            <w:rStyle w:val="Hyperlink"/>
            <w:color w:val="auto"/>
            <w:u w:val="none"/>
          </w:rPr>
          <w:t>Part</w:t>
        </w:r>
      </w:hyperlink>
      <w:hyperlink r:id="rId94" w:anchor="ep001026" w:history="1">
        <w:r w:rsidRPr="00BE1302">
          <w:rPr>
            <w:rStyle w:val="Hyperlink"/>
            <w:color w:val="auto"/>
            <w:u w:val="none"/>
          </w:rPr>
          <w:t> </w:t>
        </w:r>
      </w:hyperlink>
      <w:hyperlink r:id="rId95" w:anchor="ep001026" w:history="1">
        <w:r w:rsidRPr="00BE1302">
          <w:rPr>
            <w:rStyle w:val="Hyperlink"/>
            <w:color w:val="auto"/>
            <w:u w:val="none"/>
          </w:rPr>
          <w:t>6</w:t>
        </w:r>
      </w:hyperlink>
      <w:r w:rsidRPr="00BE1302">
        <w:t> of Division </w:t>
      </w:r>
      <w:hyperlink r:id="rId96" w:anchor="ep001026" w:history="1">
        <w:r w:rsidRPr="00BE1302">
          <w:rPr>
            <w:rStyle w:val="Hyperlink"/>
            <w:color w:val="auto"/>
            <w:u w:val="none"/>
          </w:rPr>
          <w:t>B</w:t>
        </w:r>
      </w:hyperlink>
      <w:r w:rsidRPr="00BE1302">
        <w:t>. (See </w:t>
      </w:r>
      <w:hyperlink r:id="rId97" w:anchor="ea004138" w:history="1">
        <w:r w:rsidRPr="00BE1302">
          <w:rPr>
            <w:rStyle w:val="Hyperlink"/>
            <w:color w:val="auto"/>
            <w:u w:val="none"/>
          </w:rPr>
          <w:t>Article</w:t>
        </w:r>
      </w:hyperlink>
      <w:hyperlink r:id="rId98" w:anchor="ea004138" w:history="1">
        <w:r w:rsidRPr="00BE1302">
          <w:rPr>
            <w:rStyle w:val="Hyperlink"/>
            <w:color w:val="auto"/>
            <w:u w:val="none"/>
          </w:rPr>
          <w:t> </w:t>
        </w:r>
      </w:hyperlink>
      <w:hyperlink r:id="rId99" w:anchor="ea004138" w:history="1">
        <w:r w:rsidRPr="00BE1302">
          <w:rPr>
            <w:rStyle w:val="Hyperlink"/>
            <w:color w:val="auto"/>
            <w:u w:val="none"/>
          </w:rPr>
          <w:t>1.3.3.2.</w:t>
        </w:r>
      </w:hyperlink>
      <w:r w:rsidRPr="00BE1302">
        <w:t> of Division </w:t>
      </w:r>
      <w:hyperlink r:id="rId100" w:anchor="ea004138" w:history="1">
        <w:r w:rsidRPr="00BE1302">
          <w:rPr>
            <w:rStyle w:val="Hyperlink"/>
            <w:color w:val="auto"/>
            <w:u w:val="none"/>
          </w:rPr>
          <w:t>A</w:t>
        </w:r>
      </w:hyperlink>
      <w:r w:rsidRPr="00BE1302">
        <w:t>.)</w:t>
      </w:r>
      <w:bookmarkStart w:id="331" w:name="a1434634"/>
      <w:bookmarkStart w:id="332" w:name="a1434414"/>
      <w:bookmarkEnd w:id="331"/>
      <w:bookmarkEnd w:id="332"/>
    </w:p>
    <w:p w14:paraId="6C16D74A" w14:textId="77777777" w:rsidR="00BE1302" w:rsidRPr="00BE1302" w:rsidRDefault="00BE1302" w:rsidP="00C31346">
      <w:pPr>
        <w:pStyle w:val="04Article"/>
        <w:rPr>
          <w:sz w:val="27"/>
          <w:szCs w:val="27"/>
        </w:rPr>
      </w:pPr>
      <w:bookmarkStart w:id="333" w:name="a1434636"/>
      <w:bookmarkStart w:id="334" w:name="ea000129"/>
      <w:bookmarkEnd w:id="333"/>
      <w:bookmarkEnd w:id="334"/>
      <w:r w:rsidRPr="00BE1302">
        <w:t>2.2.6.2. Information Required on Drawings</w:t>
      </w:r>
    </w:p>
    <w:p w14:paraId="434E1F6E" w14:textId="77777777" w:rsidR="00BE1302" w:rsidRPr="00BE1302" w:rsidRDefault="00BE1302" w:rsidP="00BE1302">
      <w:pPr>
        <w:pStyle w:val="05Sentence"/>
        <w:rPr>
          <w:sz w:val="27"/>
          <w:szCs w:val="27"/>
        </w:rPr>
      </w:pPr>
      <w:bookmarkStart w:id="335" w:name="a1434643"/>
      <w:bookmarkStart w:id="336" w:name="es000132"/>
      <w:bookmarkEnd w:id="335"/>
      <w:bookmarkEnd w:id="336"/>
      <w:r w:rsidRPr="00BE1302">
        <w:t>1)   The information shown on architectural drawings and on drawings for heating, ventilating and air-conditioning systems shall be clear and legible and shall contain all necessary details to demonstrate conformance with this Code. (See </w:t>
      </w:r>
      <w:hyperlink r:id="rId101" w:anchor="en000014" w:history="1">
        <w:r w:rsidRPr="00BE1302">
          <w:rPr>
            <w:rStyle w:val="Hyperlink"/>
            <w:color w:val="auto"/>
            <w:u w:val="none"/>
          </w:rPr>
          <w:t>Note</w:t>
        </w:r>
      </w:hyperlink>
      <w:hyperlink r:id="rId102" w:anchor="en000014" w:history="1">
        <w:r w:rsidRPr="00BE1302">
          <w:rPr>
            <w:rStyle w:val="Hyperlink"/>
            <w:color w:val="auto"/>
            <w:u w:val="none"/>
          </w:rPr>
          <w:t> </w:t>
        </w:r>
      </w:hyperlink>
      <w:hyperlink r:id="rId103" w:anchor="en000014" w:history="1">
        <w:r w:rsidRPr="00BE1302">
          <w:rPr>
            <w:rStyle w:val="Hyperlink"/>
            <w:color w:val="auto"/>
            <w:u w:val="none"/>
          </w:rPr>
          <w:t>A-2.2.6.2.(1)</w:t>
        </w:r>
      </w:hyperlink>
      <w:r w:rsidRPr="00BE1302">
        <w:t>.)</w:t>
      </w:r>
      <w:bookmarkStart w:id="337" w:name="a1434654"/>
      <w:bookmarkStart w:id="338" w:name="a1434641"/>
      <w:bookmarkStart w:id="339" w:name="a1431571"/>
      <w:bookmarkEnd w:id="337"/>
      <w:bookmarkEnd w:id="338"/>
      <w:bookmarkEnd w:id="339"/>
    </w:p>
    <w:p w14:paraId="2B4F222A" w14:textId="2113981F" w:rsidR="009E0D8C" w:rsidRPr="009E0D8C" w:rsidRDefault="00BE1302" w:rsidP="00C31346">
      <w:pPr>
        <w:pStyle w:val="03Subsection"/>
        <w:rPr>
          <w:ins w:id="340" w:author="Dang, Tommy HOUS:EX" w:date="2023-07-29T13:49:00Z"/>
        </w:rPr>
      </w:pPr>
      <w:bookmarkStart w:id="341" w:name="a1431572"/>
      <w:bookmarkStart w:id="342" w:name="a1431573"/>
      <w:bookmarkStart w:id="343" w:name="ep001036.2.7"/>
      <w:bookmarkEnd w:id="341"/>
      <w:bookmarkEnd w:id="342"/>
      <w:bookmarkEnd w:id="343"/>
      <w:r w:rsidRPr="003D7CC2">
        <w:t>2.2.7. </w:t>
      </w:r>
      <w:ins w:id="344" w:author="Watt, Stephen HOUS:EX" w:date="2023-05-08T13:18:00Z">
        <w:r w:rsidR="0070387F" w:rsidRPr="003D7CC2">
          <w:t>Professional Design and Review</w:t>
        </w:r>
      </w:ins>
      <w:bookmarkStart w:id="345" w:name="a1431575"/>
      <w:bookmarkEnd w:id="345"/>
    </w:p>
    <w:p w14:paraId="6605EAA7" w14:textId="3E5A0BB2" w:rsidR="0070387F" w:rsidRPr="00C31346" w:rsidRDefault="0070387F" w:rsidP="003D7CC2">
      <w:pPr>
        <w:pStyle w:val="05Sentence"/>
        <w:rPr>
          <w:ins w:id="346" w:author="Watt, Stephen HOUS:EX" w:date="2023-05-08T13:18:00Z"/>
          <w:rStyle w:val="Hyperlink"/>
          <w:color w:val="auto"/>
          <w:u w:val="none"/>
        </w:rPr>
      </w:pPr>
      <w:ins w:id="347" w:author="Watt, Stephen HOUS:EX" w:date="2023-05-08T13:19:00Z">
        <w:r w:rsidRPr="00C31346">
          <w:rPr>
            <w:rStyle w:val="Hyperlink"/>
            <w:color w:val="auto"/>
            <w:u w:val="none"/>
          </w:rPr>
          <w:t>(See Note A-2.2.7.)</w:t>
        </w:r>
      </w:ins>
    </w:p>
    <w:p w14:paraId="7326DF1C" w14:textId="77777777" w:rsidR="00BE1302" w:rsidRPr="00BE1302" w:rsidRDefault="00BE1302" w:rsidP="00C31346">
      <w:pPr>
        <w:pStyle w:val="03Subsection"/>
        <w:rPr>
          <w:sz w:val="27"/>
          <w:szCs w:val="27"/>
        </w:rPr>
      </w:pPr>
      <w:bookmarkStart w:id="348" w:name="a1434656"/>
      <w:bookmarkStart w:id="349" w:name="ea004168"/>
      <w:bookmarkEnd w:id="348"/>
      <w:bookmarkEnd w:id="349"/>
      <w:r w:rsidRPr="00BE1302">
        <w:t>2.2.7.1. Application</w:t>
      </w:r>
    </w:p>
    <w:p w14:paraId="1A1792C0" w14:textId="1DCDB638" w:rsidR="0070387F" w:rsidRDefault="00BE1302" w:rsidP="0070387F">
      <w:pPr>
        <w:pStyle w:val="05Sentence"/>
        <w:rPr>
          <w:ins w:id="350" w:author="Watt, Stephen HOUS:EX" w:date="2023-05-08T13:23:00Z"/>
        </w:rPr>
      </w:pPr>
      <w:bookmarkStart w:id="351" w:name="a1434663"/>
      <w:bookmarkStart w:id="352" w:name="es008657"/>
      <w:bookmarkEnd w:id="351"/>
      <w:bookmarkEnd w:id="352"/>
      <w:r w:rsidRPr="00BE1302">
        <w:t>1)</w:t>
      </w:r>
      <w:bookmarkStart w:id="353" w:name="_Hlk134518605"/>
      <w:r w:rsidRPr="00BE1302">
        <w:t>   </w:t>
      </w:r>
      <w:bookmarkEnd w:id="353"/>
      <w:ins w:id="354" w:author="Watt, Stephen HOUS:EX" w:date="2023-05-08T13:23:00Z">
        <w:r w:rsidR="0070387F">
          <w:t>The requirements of this Subsection apply to</w:t>
        </w:r>
      </w:ins>
    </w:p>
    <w:p w14:paraId="156591FD" w14:textId="79ABBBA4" w:rsidR="0070387F" w:rsidRDefault="0070387F" w:rsidP="0070387F">
      <w:pPr>
        <w:pStyle w:val="05Sentence"/>
        <w:rPr>
          <w:ins w:id="355" w:author="Watt, Stephen HOUS:EX" w:date="2023-05-08T13:23:00Z"/>
        </w:rPr>
      </w:pPr>
      <w:ins w:id="356" w:author="Watt, Stephen HOUS:EX" w:date="2023-05-08T13:23:00Z">
        <w:r>
          <w:t>a)</w:t>
        </w:r>
      </w:ins>
      <w:ins w:id="357" w:author="Watt, Stephen HOUS:EX" w:date="2023-05-09T09:56:00Z">
        <w:r w:rsidR="008F6439" w:rsidRPr="00BE1302">
          <w:t>   </w:t>
        </w:r>
      </w:ins>
      <w:ins w:id="358" w:author="Watt, Stephen HOUS:EX" w:date="2023-05-08T13:23:00Z">
        <w:r w:rsidRPr="0070387F">
          <w:rPr>
            <w:i/>
            <w:iCs/>
          </w:rPr>
          <w:t>buildings</w:t>
        </w:r>
        <w:r>
          <w:t xml:space="preserve"> within the scope of Part 3 of Division B,</w:t>
        </w:r>
      </w:ins>
    </w:p>
    <w:p w14:paraId="7E0C428E" w14:textId="70B265DF" w:rsidR="0070387F" w:rsidRDefault="0070387F" w:rsidP="0070387F">
      <w:pPr>
        <w:pStyle w:val="05Sentence"/>
        <w:rPr>
          <w:ins w:id="359" w:author="Watt, Stephen HOUS:EX" w:date="2023-05-08T13:23:00Z"/>
        </w:rPr>
      </w:pPr>
      <w:ins w:id="360" w:author="Watt, Stephen HOUS:EX" w:date="2023-05-08T13:23:00Z">
        <w:r>
          <w:t>b)</w:t>
        </w:r>
      </w:ins>
      <w:ins w:id="361" w:author="Watt, Stephen HOUS:EX" w:date="2023-05-09T09:56:00Z">
        <w:r w:rsidR="008F6439" w:rsidRPr="00BE1302">
          <w:t>   </w:t>
        </w:r>
      </w:ins>
      <w:ins w:id="362" w:author="Watt, Stephen HOUS:EX" w:date="2023-05-08T13:23:00Z">
        <w:r w:rsidRPr="0070387F">
          <w:rPr>
            <w:i/>
            <w:iCs/>
          </w:rPr>
          <w:t>buildings</w:t>
        </w:r>
        <w:r>
          <w:t xml:space="preserve"> within the scope of Part 9 of Division B that are designed with common egress systems for the</w:t>
        </w:r>
      </w:ins>
      <w:ins w:id="363" w:author="Watt, Stephen HOUS:EX" w:date="2023-05-08T13:24:00Z">
        <w:r>
          <w:t xml:space="preserve"> </w:t>
        </w:r>
      </w:ins>
      <w:ins w:id="364" w:author="Watt, Stephen HOUS:EX" w:date="2023-05-08T13:23:00Z">
        <w:r>
          <w:t xml:space="preserve">occupants and require the use of </w:t>
        </w:r>
        <w:r w:rsidRPr="0070387F">
          <w:rPr>
            <w:i/>
            <w:iCs/>
          </w:rPr>
          <w:t>firewalls</w:t>
        </w:r>
        <w:r>
          <w:t xml:space="preserve"> according to Article 1.3.3.4. of Division A, and </w:t>
        </w:r>
      </w:ins>
    </w:p>
    <w:p w14:paraId="4E57C194" w14:textId="4C445914" w:rsidR="0070387F" w:rsidRDefault="0070387F" w:rsidP="0070387F">
      <w:pPr>
        <w:pStyle w:val="05Sentence"/>
        <w:rPr>
          <w:ins w:id="365" w:author="Watt, Stephen HOUS:EX" w:date="2023-05-08T13:23:00Z"/>
        </w:rPr>
      </w:pPr>
      <w:ins w:id="366" w:author="Watt, Stephen HOUS:EX" w:date="2023-05-08T13:23:00Z">
        <w:r>
          <w:t>c)</w:t>
        </w:r>
      </w:ins>
      <w:ins w:id="367" w:author="Watt, Stephen HOUS:EX" w:date="2023-05-09T09:56:00Z">
        <w:r w:rsidR="008F6439" w:rsidRPr="00BE1302">
          <w:t>   </w:t>
        </w:r>
      </w:ins>
      <w:ins w:id="368" w:author="Watt, Stephen HOUS:EX" w:date="2023-05-08T13:23:00Z">
        <w:r>
          <w:t xml:space="preserve">the following, in respect of </w:t>
        </w:r>
        <w:r w:rsidRPr="0070387F">
          <w:rPr>
            <w:i/>
            <w:iCs/>
          </w:rPr>
          <w:t>buildings</w:t>
        </w:r>
        <w:r>
          <w:t xml:space="preserve"> within the scope of Part 9 of Division B other than </w:t>
        </w:r>
        <w:r w:rsidRPr="0070387F">
          <w:rPr>
            <w:i/>
            <w:iCs/>
          </w:rPr>
          <w:t xml:space="preserve">buildings </w:t>
        </w:r>
        <w:r>
          <w:t>described in</w:t>
        </w:r>
      </w:ins>
      <w:ins w:id="369" w:author="Watt, Stephen HOUS:EX" w:date="2023-05-08T13:25:00Z">
        <w:r>
          <w:t xml:space="preserve"> </w:t>
        </w:r>
      </w:ins>
      <w:ins w:id="370" w:author="Watt, Stephen HOUS:EX" w:date="2023-05-08T13:23:00Z">
        <w:r>
          <w:t>Clause (b),</w:t>
        </w:r>
      </w:ins>
    </w:p>
    <w:p w14:paraId="17AA31B8" w14:textId="729BA7A9" w:rsidR="0070387F" w:rsidRDefault="0070387F" w:rsidP="0070387F">
      <w:pPr>
        <w:pStyle w:val="05Sentence"/>
        <w:rPr>
          <w:ins w:id="371" w:author="Watt, Stephen HOUS:EX" w:date="2023-05-08T13:23:00Z"/>
        </w:rPr>
      </w:pPr>
      <w:ins w:id="372" w:author="Watt, Stephen HOUS:EX" w:date="2023-05-08T13:23:00Z">
        <w:r>
          <w:t>i)</w:t>
        </w:r>
      </w:ins>
      <w:ins w:id="373" w:author="Watt, Stephen HOUS:EX" w:date="2023-05-09T09:56:00Z">
        <w:r w:rsidR="008F6439" w:rsidRPr="00BE1302">
          <w:t>   </w:t>
        </w:r>
      </w:ins>
      <w:ins w:id="374" w:author="Watt, Stephen HOUS:EX" w:date="2023-05-08T13:23:00Z">
        <w:r>
          <w:t>structural components that are not within the scope of Part 9 of Division B</w:t>
        </w:r>
      </w:ins>
    </w:p>
    <w:p w14:paraId="45F97805" w14:textId="77777777" w:rsidR="0070387F" w:rsidRDefault="0070387F" w:rsidP="006D52BB">
      <w:pPr>
        <w:pStyle w:val="05Sentence"/>
        <w:spacing w:before="0"/>
        <w:rPr>
          <w:ins w:id="375" w:author="Watt, Stephen HOUS:EX" w:date="2023-05-08T13:23:00Z"/>
        </w:rPr>
      </w:pPr>
      <w:ins w:id="376" w:author="Watt, Stephen HOUS:EX" w:date="2023-05-08T13:23:00Z">
        <w:r>
          <w:t>(See Note A-2.2.7.1.(1)(c)(i).),</w:t>
        </w:r>
      </w:ins>
    </w:p>
    <w:p w14:paraId="40391C70" w14:textId="08925D6B" w:rsidR="0070387F" w:rsidRDefault="0070387F" w:rsidP="003D7CC2">
      <w:pPr>
        <w:pStyle w:val="05Sentence"/>
        <w:ind w:left="0"/>
        <w:rPr>
          <w:ins w:id="377" w:author="Watt, Stephen HOUS:EX" w:date="2023-05-08T13:23:00Z"/>
        </w:rPr>
      </w:pPr>
      <w:ins w:id="378" w:author="Watt, Stephen HOUS:EX" w:date="2023-05-08T13:23:00Z">
        <w:r>
          <w:t>ii)</w:t>
        </w:r>
      </w:ins>
      <w:bookmarkStart w:id="379" w:name="_Hlk134518654"/>
      <w:ins w:id="380" w:author="Watt, Stephen HOUS:EX" w:date="2023-05-09T09:56:00Z">
        <w:r w:rsidR="008F6439" w:rsidRPr="00BE1302">
          <w:t>   </w:t>
        </w:r>
      </w:ins>
      <w:bookmarkEnd w:id="379"/>
      <w:ins w:id="381" w:author="Watt, Stephen HOUS:EX" w:date="2023-05-08T13:23:00Z">
        <w:r>
          <w:t xml:space="preserve">geotechnical conditions at </w:t>
        </w:r>
        <w:r w:rsidRPr="00220BDA">
          <w:rPr>
            <w:i/>
            <w:iCs/>
          </w:rPr>
          <w:t xml:space="preserve">building </w:t>
        </w:r>
        <w:r>
          <w:t>sites that are not within the scope of Part 9 of Division B,</w:t>
        </w:r>
      </w:ins>
    </w:p>
    <w:p w14:paraId="06109148" w14:textId="52577101" w:rsidR="003D7CC2" w:rsidRDefault="0070387F" w:rsidP="003D7CC2">
      <w:pPr>
        <w:pStyle w:val="05Sentence"/>
        <w:rPr>
          <w:ins w:id="382" w:author="Watt, Stephen HOUS:EX" w:date="2023-08-23T11:22:00Z"/>
        </w:rPr>
      </w:pPr>
      <w:ins w:id="383" w:author="Watt, Stephen HOUS:EX" w:date="2023-05-08T13:23:00Z">
        <w:r>
          <w:t>iii)</w:t>
        </w:r>
      </w:ins>
      <w:ins w:id="384" w:author="Watt, Stephen HOUS:EX" w:date="2023-05-09T09:56:00Z">
        <w:r w:rsidR="008F6439" w:rsidRPr="00BE1302">
          <w:t>   </w:t>
        </w:r>
      </w:ins>
      <w:ins w:id="385" w:author="Watt, Stephen HOUS:EX" w:date="2023-05-08T13:23:00Z">
        <w:r>
          <w:t>sprinkler systems designed to NFPA 13, “Installation of Sprinkler Systems”, and</w:t>
        </w:r>
      </w:ins>
    </w:p>
    <w:p w14:paraId="2B03F0D4" w14:textId="40D4C6CB" w:rsidR="009E0D8C" w:rsidRPr="0070387F" w:rsidRDefault="0070387F" w:rsidP="00C31346">
      <w:pPr>
        <w:pStyle w:val="05Sentence"/>
      </w:pPr>
      <w:r w:rsidRPr="0070387F">
        <w:t>iv)</w:t>
      </w:r>
      <w:r w:rsidR="008F6439" w:rsidRPr="00BE1302">
        <w:t>   </w:t>
      </w:r>
      <w:r w:rsidRPr="009E0D8C">
        <w:t>standpipe</w:t>
      </w:r>
      <w:r w:rsidRPr="0070387F">
        <w:t xml:space="preserve"> and hose systems designed to NFPA 14, “Installation of Standpipe and Hose Systems”.</w:t>
      </w:r>
      <w:r w:rsidRPr="0070387F">
        <w:cr/>
      </w:r>
      <w:bookmarkStart w:id="386" w:name="a1434895"/>
      <w:bookmarkStart w:id="387" w:name="a1434661"/>
      <w:bookmarkStart w:id="388" w:name="a1434897"/>
      <w:bookmarkStart w:id="389" w:name="ea000139"/>
      <w:bookmarkEnd w:id="386"/>
      <w:bookmarkEnd w:id="387"/>
      <w:bookmarkEnd w:id="388"/>
      <w:bookmarkEnd w:id="389"/>
      <w:r w:rsidR="00BE1302" w:rsidRPr="00C31346">
        <w:rPr>
          <w:rFonts w:ascii="Arial Black" w:hAnsi="Arial Black"/>
          <w:b/>
          <w:sz w:val="24"/>
        </w:rPr>
        <w:t>2.2.7.2. </w:t>
      </w:r>
      <w:r w:rsidR="00B7329D" w:rsidRPr="00C31346">
        <w:rPr>
          <w:rFonts w:ascii="Arial Black" w:hAnsi="Arial Black"/>
          <w:b/>
          <w:sz w:val="24"/>
        </w:rPr>
        <w:t>Owner Responsibilities</w:t>
      </w:r>
    </w:p>
    <w:p w14:paraId="04E73515" w14:textId="77777777" w:rsidR="00B7329D" w:rsidRPr="00DE272E" w:rsidRDefault="00BE1302" w:rsidP="00DE272E">
      <w:pPr>
        <w:pStyle w:val="05Sentence"/>
        <w:ind w:left="0" w:firstLine="414"/>
        <w:rPr>
          <w:ins w:id="390" w:author="Watt, Stephen HOUS:EX" w:date="2023-05-08T13:31:00Z"/>
        </w:rPr>
      </w:pPr>
      <w:bookmarkStart w:id="391" w:name="a1434904"/>
      <w:bookmarkStart w:id="392" w:name="es000142"/>
      <w:bookmarkEnd w:id="391"/>
      <w:bookmarkEnd w:id="392"/>
      <w:r w:rsidRPr="00DE272E">
        <w:t>1)</w:t>
      </w:r>
      <w:bookmarkStart w:id="393" w:name="_Hlk134518725"/>
      <w:r w:rsidRPr="00DE272E">
        <w:t>   </w:t>
      </w:r>
      <w:bookmarkEnd w:id="393"/>
      <w:ins w:id="394" w:author="Watt, Stephen HOUS:EX" w:date="2023-05-08T13:31:00Z">
        <w:r w:rsidR="00B7329D" w:rsidRPr="00DE272E">
          <w:t xml:space="preserve">Before the construction of or the </w:t>
        </w:r>
        <w:r w:rsidR="00B7329D" w:rsidRPr="00DE272E">
          <w:rPr>
            <w:i/>
            <w:iCs/>
          </w:rPr>
          <w:t>alteration</w:t>
        </w:r>
        <w:r w:rsidR="00B7329D" w:rsidRPr="00DE272E">
          <w:t xml:space="preserve"> to a </w:t>
        </w:r>
        <w:r w:rsidR="00B7329D" w:rsidRPr="00DE272E">
          <w:rPr>
            <w:i/>
            <w:iCs/>
          </w:rPr>
          <w:t>building</w:t>
        </w:r>
        <w:r w:rsidR="00B7329D" w:rsidRPr="00DE272E">
          <w:t xml:space="preserve">, the </w:t>
        </w:r>
        <w:r w:rsidR="00B7329D" w:rsidRPr="00DE272E">
          <w:rPr>
            <w:i/>
            <w:iCs/>
          </w:rPr>
          <w:t xml:space="preserve">owner </w:t>
        </w:r>
        <w:r w:rsidR="00B7329D" w:rsidRPr="00DE272E">
          <w:t>shall</w:t>
        </w:r>
      </w:ins>
    </w:p>
    <w:p w14:paraId="4969A35F" w14:textId="7CF67949" w:rsidR="00B7329D" w:rsidRPr="00DE272E" w:rsidRDefault="00B7329D" w:rsidP="00DE272E">
      <w:pPr>
        <w:pStyle w:val="05Sentence"/>
        <w:ind w:left="0" w:firstLine="414"/>
        <w:rPr>
          <w:ins w:id="395" w:author="Watt, Stephen HOUS:EX" w:date="2023-05-08T13:31:00Z"/>
        </w:rPr>
      </w:pPr>
      <w:ins w:id="396" w:author="Watt, Stephen HOUS:EX" w:date="2023-05-08T13:31:00Z">
        <w:r w:rsidRPr="00DE272E">
          <w:t>a)</w:t>
        </w:r>
      </w:ins>
      <w:ins w:id="397" w:author="Watt, Stephen HOUS:EX" w:date="2023-05-09T09:57:00Z">
        <w:r w:rsidR="008F6439" w:rsidRPr="00250BA6">
          <w:t>   </w:t>
        </w:r>
      </w:ins>
      <w:ins w:id="398" w:author="Watt, Stephen HOUS:EX" w:date="2023-05-08T13:31:00Z">
        <w:r w:rsidRPr="00DE272E">
          <w:t xml:space="preserve">retain a </w:t>
        </w:r>
        <w:r w:rsidRPr="00DE272E">
          <w:rPr>
            <w:i/>
            <w:iCs/>
          </w:rPr>
          <w:t>coordinating registered professional</w:t>
        </w:r>
        <w:r w:rsidRPr="00DE272E">
          <w:t xml:space="preserve"> to coordinate all design work and </w:t>
        </w:r>
        <w:r w:rsidRPr="00DE272E">
          <w:rPr>
            <w:i/>
            <w:iCs/>
          </w:rPr>
          <w:t>field reviews</w:t>
        </w:r>
        <w:r w:rsidRPr="00DE272E">
          <w:t xml:space="preserve"> of the </w:t>
        </w:r>
        <w:r w:rsidRPr="00DE272E">
          <w:rPr>
            <w:i/>
            <w:iCs/>
          </w:rPr>
          <w:t>registered professionals of record</w:t>
        </w:r>
        <w:r w:rsidRPr="00DE272E">
          <w:t xml:space="preserve"> required for the project in order to ascertain that (see Note A-2.2.7.2.(1)(a))</w:t>
        </w:r>
      </w:ins>
    </w:p>
    <w:p w14:paraId="395D51C5" w14:textId="0B83C7E8" w:rsidR="00B7329D" w:rsidRPr="00DE272E" w:rsidRDefault="00B7329D" w:rsidP="00DE272E">
      <w:pPr>
        <w:pStyle w:val="05Sentence"/>
        <w:ind w:left="0" w:firstLine="414"/>
        <w:rPr>
          <w:ins w:id="399" w:author="Watt, Stephen HOUS:EX" w:date="2023-05-08T13:31:00Z"/>
        </w:rPr>
      </w:pPr>
      <w:ins w:id="400" w:author="Watt, Stephen HOUS:EX" w:date="2023-05-08T13:31:00Z">
        <w:r w:rsidRPr="00DE272E">
          <w:t>i)</w:t>
        </w:r>
      </w:ins>
      <w:ins w:id="401" w:author="Watt, Stephen HOUS:EX" w:date="2023-05-09T09:58:00Z">
        <w:r w:rsidR="008F6439" w:rsidRPr="00DE272E">
          <w:t>   </w:t>
        </w:r>
      </w:ins>
      <w:ins w:id="402" w:author="Watt, Stephen HOUS:EX" w:date="2023-05-08T13:31:00Z">
        <w:r w:rsidRPr="00DE272E">
          <w:t>the design will substantially comply with the British Columbia Building Code and other applicable enactments respecting safety, and</w:t>
        </w:r>
      </w:ins>
    </w:p>
    <w:p w14:paraId="21F74018" w14:textId="188BB0DE" w:rsidR="00B7329D" w:rsidRPr="00DE272E" w:rsidRDefault="00B7329D" w:rsidP="00DE272E">
      <w:pPr>
        <w:pStyle w:val="05Sentence"/>
        <w:ind w:left="0" w:firstLine="414"/>
        <w:rPr>
          <w:ins w:id="403" w:author="Watt, Stephen HOUS:EX" w:date="2023-05-08T13:31:00Z"/>
        </w:rPr>
      </w:pPr>
      <w:ins w:id="404" w:author="Watt, Stephen HOUS:EX" w:date="2023-05-08T13:31:00Z">
        <w:r w:rsidRPr="00DE272E">
          <w:t>ii)</w:t>
        </w:r>
      </w:ins>
      <w:ins w:id="405" w:author="Watt, Stephen HOUS:EX" w:date="2023-05-09T09:58:00Z">
        <w:r w:rsidR="008F6439" w:rsidRPr="00DE272E">
          <w:t>   </w:t>
        </w:r>
      </w:ins>
      <w:ins w:id="406" w:author="Watt, Stephen HOUS:EX" w:date="2023-05-08T13:31:00Z">
        <w:r w:rsidRPr="00DE272E">
          <w:t>the construction of the project will substantially comply with the British Columbia Building Code and other applicable enactments respecting safety, not including the construction safety aspects, and</w:t>
        </w:r>
      </w:ins>
    </w:p>
    <w:p w14:paraId="5C49F646" w14:textId="6BF22890" w:rsidR="00BE1302" w:rsidRPr="00DE272E" w:rsidRDefault="00B7329D" w:rsidP="00DE272E">
      <w:pPr>
        <w:pStyle w:val="05Sentence"/>
        <w:ind w:left="0" w:firstLine="414"/>
        <w:rPr>
          <w:ins w:id="407" w:author="Watt, Stephen HOUS:EX" w:date="2023-05-08T13:37:00Z"/>
        </w:rPr>
      </w:pPr>
      <w:ins w:id="408" w:author="Watt, Stephen HOUS:EX" w:date="2023-05-08T13:31:00Z">
        <w:r w:rsidRPr="00DE272E">
          <w:lastRenderedPageBreak/>
          <w:t>b)</w:t>
        </w:r>
      </w:ins>
      <w:ins w:id="409" w:author="Watt, Stephen HOUS:EX" w:date="2023-05-09T09:58:00Z">
        <w:r w:rsidR="008F6439" w:rsidRPr="00DE272E">
          <w:t>   </w:t>
        </w:r>
      </w:ins>
      <w:ins w:id="410" w:author="Watt, Stephen HOUS:EX" w:date="2023-05-08T13:31:00Z">
        <w:r w:rsidRPr="00DE272E">
          <w:t xml:space="preserve">if a </w:t>
        </w:r>
        <w:r w:rsidRPr="00DE272E">
          <w:rPr>
            <w:i/>
            <w:iCs/>
          </w:rPr>
          <w:t>building</w:t>
        </w:r>
        <w:r w:rsidRPr="00DE272E">
          <w:t xml:space="preserve"> permit is required, deliver to the </w:t>
        </w:r>
        <w:r w:rsidRPr="00DE272E">
          <w:rPr>
            <w:i/>
            <w:iCs/>
          </w:rPr>
          <w:t>authority having jurisdiction</w:t>
        </w:r>
        <w:r w:rsidRPr="00DE272E">
          <w:t xml:space="preserve"> letters in the forms set out in Schedules A and B. (See the end of Division C and Note A-2.2.7.2.(1)(b).)</w:t>
        </w:r>
        <w:r w:rsidRPr="00DE272E">
          <w:cr/>
        </w:r>
      </w:ins>
      <w:bookmarkStart w:id="411" w:name="a1434916"/>
      <w:bookmarkStart w:id="412" w:name="a1434902"/>
      <w:bookmarkEnd w:id="411"/>
      <w:bookmarkEnd w:id="412"/>
    </w:p>
    <w:p w14:paraId="5ED11594" w14:textId="4E2EABDE" w:rsidR="00B7329D" w:rsidRPr="00DE272E" w:rsidRDefault="00B7329D" w:rsidP="00DE272E">
      <w:pPr>
        <w:pStyle w:val="05Sentence"/>
        <w:ind w:left="0" w:firstLine="414"/>
      </w:pPr>
      <w:ins w:id="413" w:author="Watt, Stephen HOUS:EX" w:date="2023-05-08T13:37:00Z">
        <w:r w:rsidRPr="00DE272E">
          <w:t>2)</w:t>
        </w:r>
      </w:ins>
      <w:ins w:id="414" w:author="Watt, Stephen HOUS:EX" w:date="2023-05-09T09:58:00Z">
        <w:r w:rsidR="008F6439" w:rsidRPr="00DE272E">
          <w:t>   </w:t>
        </w:r>
      </w:ins>
      <w:ins w:id="415" w:author="Watt, Stephen HOUS:EX" w:date="2023-05-08T13:37:00Z">
        <w:r w:rsidRPr="00DE272E">
          <w:t xml:space="preserve">If an occupancy permit or final inspection from an </w:t>
        </w:r>
        <w:r w:rsidRPr="00DE272E">
          <w:rPr>
            <w:i/>
            <w:iCs/>
          </w:rPr>
          <w:t>authority having jurisdiction</w:t>
        </w:r>
        <w:r w:rsidRPr="00DE272E">
          <w:t xml:space="preserve"> is required and before an </w:t>
        </w:r>
        <w:r w:rsidRPr="00DE272E">
          <w:rPr>
            <w:i/>
            <w:iCs/>
          </w:rPr>
          <w:t>owner</w:t>
        </w:r>
        <w:r w:rsidRPr="00DE272E">
          <w:t xml:space="preserve"> occupies or receives permission to occupy the </w:t>
        </w:r>
        <w:r w:rsidRPr="00DE272E">
          <w:rPr>
            <w:i/>
            <w:iCs/>
          </w:rPr>
          <w:t>building</w:t>
        </w:r>
        <w:r w:rsidRPr="00DE272E">
          <w:t xml:space="preserve">, the </w:t>
        </w:r>
        <w:r w:rsidRPr="00DE272E">
          <w:rPr>
            <w:i/>
            <w:iCs/>
          </w:rPr>
          <w:t>owner</w:t>
        </w:r>
        <w:r w:rsidRPr="00DE272E">
          <w:t xml:space="preserve"> or </w:t>
        </w:r>
        <w:r w:rsidRPr="00DE272E">
          <w:rPr>
            <w:i/>
            <w:iCs/>
          </w:rPr>
          <w:t>coordinating registered professional</w:t>
        </w:r>
        <w:r w:rsidRPr="00DE272E">
          <w:t xml:space="preserve"> shall deliver to that authority letters in the forms set out in Schedules C-A and C-B (See the end of Division C and Note A-2.2.7.2.(2).)</w:t>
        </w:r>
      </w:ins>
    </w:p>
    <w:p w14:paraId="1C79D5A4" w14:textId="3C27B96C" w:rsidR="00BE1302" w:rsidRPr="00BE1302" w:rsidRDefault="00BE1302" w:rsidP="00C31346">
      <w:pPr>
        <w:pStyle w:val="04Article"/>
        <w:rPr>
          <w:sz w:val="27"/>
          <w:szCs w:val="27"/>
        </w:rPr>
      </w:pPr>
      <w:bookmarkStart w:id="416" w:name="a1434918"/>
      <w:bookmarkStart w:id="417" w:name="ea000140"/>
      <w:bookmarkEnd w:id="416"/>
      <w:bookmarkEnd w:id="417"/>
      <w:r w:rsidRPr="00BE1302">
        <w:t>2.2.7.3. </w:t>
      </w:r>
      <w:ins w:id="418" w:author="Watt, Stephen HOUS:EX" w:date="2023-05-09T09:47:00Z">
        <w:r w:rsidR="0060619C">
          <w:t>Registered Professional Responsibilities</w:t>
        </w:r>
      </w:ins>
    </w:p>
    <w:p w14:paraId="1604ABC1" w14:textId="77777777" w:rsidR="0060619C" w:rsidRDefault="0060619C" w:rsidP="0060619C">
      <w:pPr>
        <w:pStyle w:val="05Sentence"/>
        <w:rPr>
          <w:ins w:id="419" w:author="Watt, Stephen HOUS:EX" w:date="2023-05-09T09:48:00Z"/>
        </w:rPr>
      </w:pPr>
      <w:bookmarkStart w:id="420" w:name="a1434925"/>
      <w:bookmarkStart w:id="421" w:name="es000143"/>
      <w:bookmarkEnd w:id="420"/>
      <w:bookmarkEnd w:id="421"/>
      <w:ins w:id="422" w:author="Watt, Stephen HOUS:EX" w:date="2023-05-09T09:48:00Z">
        <w:r>
          <w:t>(See Note A-2.2.7.3.)</w:t>
        </w:r>
      </w:ins>
    </w:p>
    <w:p w14:paraId="4965621B" w14:textId="1C2816BC" w:rsidR="0060619C" w:rsidRDefault="00BE1302" w:rsidP="00DE272E">
      <w:pPr>
        <w:pStyle w:val="05Sentence"/>
        <w:ind w:left="0" w:firstLine="414"/>
        <w:rPr>
          <w:ins w:id="423" w:author="Watt, Stephen HOUS:EX" w:date="2023-05-09T09:47:00Z"/>
        </w:rPr>
      </w:pPr>
      <w:r w:rsidRPr="00BE1302">
        <w:t>1)   </w:t>
      </w:r>
      <w:ins w:id="424" w:author="Watt, Stephen HOUS:EX" w:date="2023-05-09T09:47:00Z">
        <w:r w:rsidR="0060619C">
          <w:t xml:space="preserve">A </w:t>
        </w:r>
        <w:r w:rsidR="0060619C" w:rsidRPr="00DE272E">
          <w:rPr>
            <w:i/>
            <w:iCs/>
          </w:rPr>
          <w:t>registered professional of record</w:t>
        </w:r>
        <w:r w:rsidR="0060619C">
          <w:t xml:space="preserve"> who signs a letter, the form of which is set out in a Schedule to this</w:t>
        </w:r>
      </w:ins>
      <w:ins w:id="425" w:author="Watt, Stephen HOUS:EX" w:date="2023-05-09T09:48:00Z">
        <w:r w:rsidR="0060619C">
          <w:t xml:space="preserve"> </w:t>
        </w:r>
      </w:ins>
      <w:ins w:id="426" w:author="Watt, Stephen HOUS:EX" w:date="2023-05-09T09:47:00Z">
        <w:r w:rsidR="0060619C">
          <w:t xml:space="preserve">Subsection, and an </w:t>
        </w:r>
        <w:r w:rsidR="0060619C" w:rsidRPr="00DE272E">
          <w:rPr>
            <w:i/>
            <w:iCs/>
          </w:rPr>
          <w:t>owner</w:t>
        </w:r>
        <w:r w:rsidR="0060619C">
          <w:t xml:space="preserve"> who signs or has an agent sign a letter the form of which is set out in a Schedule to this</w:t>
        </w:r>
      </w:ins>
      <w:ins w:id="427" w:author="Watt, Stephen HOUS:EX" w:date="2023-05-09T09:53:00Z">
        <w:r w:rsidR="008F6439">
          <w:t xml:space="preserve"> </w:t>
        </w:r>
      </w:ins>
      <w:ins w:id="428" w:author="Watt, Stephen HOUS:EX" w:date="2023-05-09T09:47:00Z">
        <w:r w:rsidR="0060619C">
          <w:t>Subsection, shall comply with this Subsection and the provisions of the letter that apply to the person signing.</w:t>
        </w:r>
      </w:ins>
    </w:p>
    <w:p w14:paraId="5AA458D6" w14:textId="66440F18" w:rsidR="0060619C" w:rsidRDefault="0060619C" w:rsidP="00DE272E">
      <w:pPr>
        <w:pStyle w:val="05Sentence"/>
        <w:ind w:left="0" w:firstLine="414"/>
        <w:rPr>
          <w:ins w:id="429" w:author="Watt, Stephen HOUS:EX" w:date="2023-05-09T09:47:00Z"/>
        </w:rPr>
      </w:pPr>
      <w:ins w:id="430" w:author="Watt, Stephen HOUS:EX" w:date="2023-05-09T09:47:00Z">
        <w:r>
          <w:t>2)</w:t>
        </w:r>
      </w:ins>
      <w:ins w:id="431" w:author="Watt, Stephen HOUS:EX" w:date="2023-05-09T09:58:00Z">
        <w:r w:rsidR="008F6439" w:rsidRPr="00DE272E">
          <w:t>   </w:t>
        </w:r>
      </w:ins>
      <w:ins w:id="432" w:author="Watt, Stephen HOUS:EX" w:date="2023-05-09T09:47:00Z">
        <w:r>
          <w:t xml:space="preserve">A </w:t>
        </w:r>
        <w:r w:rsidRPr="00DE272E">
          <w:rPr>
            <w:i/>
            <w:iCs/>
          </w:rPr>
          <w:t>registered professional of record</w:t>
        </w:r>
        <w:r>
          <w:t xml:space="preserve"> or </w:t>
        </w:r>
        <w:r w:rsidRPr="00DE272E">
          <w:rPr>
            <w:i/>
            <w:iCs/>
          </w:rPr>
          <w:t>coordinating registered professional</w:t>
        </w:r>
        <w:r>
          <w:t xml:space="preserve"> who is responsible for a </w:t>
        </w:r>
        <w:r w:rsidRPr="00DE272E">
          <w:rPr>
            <w:i/>
            <w:iCs/>
          </w:rPr>
          <w:t>field review</w:t>
        </w:r>
        <w:r>
          <w:t xml:space="preserve"> shall</w:t>
        </w:r>
      </w:ins>
      <w:ins w:id="433" w:author="Watt, Stephen HOUS:EX" w:date="2023-05-09T09:53:00Z">
        <w:r w:rsidR="008F6439">
          <w:t xml:space="preserve"> </w:t>
        </w:r>
      </w:ins>
      <w:ins w:id="434" w:author="Watt, Stephen HOUS:EX" w:date="2023-05-09T09:47:00Z">
        <w:r>
          <w:t xml:space="preserve">keep a record of the </w:t>
        </w:r>
        <w:r w:rsidRPr="00DE272E">
          <w:rPr>
            <w:i/>
            <w:iCs/>
          </w:rPr>
          <w:t>field review</w:t>
        </w:r>
        <w:r>
          <w:t xml:space="preserve"> and of any corrective action taken as a result of the </w:t>
        </w:r>
        <w:r w:rsidRPr="00DE272E">
          <w:rPr>
            <w:i/>
            <w:iCs/>
          </w:rPr>
          <w:t>field review</w:t>
        </w:r>
        <w:r>
          <w:t xml:space="preserve"> and shall make the</w:t>
        </w:r>
      </w:ins>
      <w:ins w:id="435" w:author="Watt, Stephen HOUS:EX" w:date="2023-05-09T09:53:00Z">
        <w:r w:rsidR="008F6439">
          <w:t xml:space="preserve"> </w:t>
        </w:r>
      </w:ins>
      <w:ins w:id="436" w:author="Watt, Stephen HOUS:EX" w:date="2023-05-09T09:47:00Z">
        <w:r>
          <w:t xml:space="preserve">record available to the </w:t>
        </w:r>
        <w:r w:rsidRPr="00DE272E">
          <w:rPr>
            <w:i/>
            <w:iCs/>
          </w:rPr>
          <w:t>authority having jurisdiction</w:t>
        </w:r>
        <w:r>
          <w:t xml:space="preserve"> on the request of that authority.</w:t>
        </w:r>
      </w:ins>
    </w:p>
    <w:p w14:paraId="5170CD99" w14:textId="4EE5EC90" w:rsidR="0060619C" w:rsidRDefault="0060619C" w:rsidP="00DE272E">
      <w:pPr>
        <w:pStyle w:val="05Sentence"/>
        <w:ind w:left="0" w:firstLine="414"/>
        <w:rPr>
          <w:ins w:id="437" w:author="Watt, Stephen HOUS:EX" w:date="2023-05-09T09:47:00Z"/>
        </w:rPr>
      </w:pPr>
      <w:ins w:id="438" w:author="Watt, Stephen HOUS:EX" w:date="2023-05-09T09:47:00Z">
        <w:r>
          <w:t>3)</w:t>
        </w:r>
      </w:ins>
      <w:ins w:id="439" w:author="Watt, Stephen HOUS:EX" w:date="2023-05-09T09:59:00Z">
        <w:r w:rsidR="008F6439" w:rsidRPr="00DE272E">
          <w:t>   </w:t>
        </w:r>
      </w:ins>
      <w:ins w:id="440" w:author="Watt, Stephen HOUS:EX" w:date="2023-05-09T09:47:00Z">
        <w:r>
          <w:t xml:space="preserve">A </w:t>
        </w:r>
        <w:r w:rsidRPr="00DE272E">
          <w:rPr>
            <w:i/>
            <w:iCs/>
          </w:rPr>
          <w:t>registered professional of record</w:t>
        </w:r>
        <w:r>
          <w:t xml:space="preserve"> who is retained to undertake design work and </w:t>
        </w:r>
        <w:r w:rsidRPr="00DE272E">
          <w:rPr>
            <w:i/>
            <w:iCs/>
          </w:rPr>
          <w:t>field reviews</w:t>
        </w:r>
        <w:r>
          <w:t xml:space="preserve"> and who is</w:t>
        </w:r>
      </w:ins>
      <w:ins w:id="441" w:author="Watt, Stephen HOUS:EX" w:date="2023-05-09T09:54:00Z">
        <w:r w:rsidR="008F6439">
          <w:t xml:space="preserve"> </w:t>
        </w:r>
      </w:ins>
      <w:ins w:id="442" w:author="Watt, Stephen HOUS:EX" w:date="2023-05-09T09:47:00Z">
        <w:r>
          <w:t>required to provide letters pursuant to Clause 2.2.7.2.(1)(b) shall</w:t>
        </w:r>
      </w:ins>
    </w:p>
    <w:p w14:paraId="64488A10" w14:textId="0D7367CD" w:rsidR="0060619C" w:rsidRDefault="0060619C" w:rsidP="00DE272E">
      <w:pPr>
        <w:pStyle w:val="05Sentence"/>
        <w:ind w:left="0" w:firstLine="414"/>
        <w:rPr>
          <w:ins w:id="443" w:author="Watt, Stephen HOUS:EX" w:date="2023-05-09T09:47:00Z"/>
        </w:rPr>
      </w:pPr>
      <w:ins w:id="444" w:author="Watt, Stephen HOUS:EX" w:date="2023-05-09T09:47:00Z">
        <w:r>
          <w:t>a)</w:t>
        </w:r>
      </w:ins>
      <w:ins w:id="445" w:author="Watt, Stephen HOUS:EX" w:date="2023-05-09T09:59:00Z">
        <w:r w:rsidR="008F6439" w:rsidRPr="00DE272E">
          <w:t>   </w:t>
        </w:r>
      </w:ins>
      <w:ins w:id="446" w:author="Watt, Stephen HOUS:EX" w:date="2023-05-09T09:47:00Z">
        <w:r>
          <w:t xml:space="preserve">place </w:t>
        </w:r>
      </w:ins>
      <w:ins w:id="447" w:author="Chase, Andy HOUS:EX" w:date="2023-08-28T14:59:00Z">
        <w:r w:rsidR="00C83136">
          <w:t>their</w:t>
        </w:r>
      </w:ins>
      <w:ins w:id="448" w:author="Watt, Stephen HOUS:EX" w:date="2023-05-09T09:47:00Z">
        <w:r>
          <w:t xml:space="preserve"> professional seal or stamp on the plans submitted by </w:t>
        </w:r>
      </w:ins>
      <w:ins w:id="449" w:author="Chase, Andy HOUS:EX" w:date="2023-08-28T14:59:00Z">
        <w:r w:rsidR="00C83136">
          <w:t>them</w:t>
        </w:r>
      </w:ins>
      <w:ins w:id="450" w:author="Watt, Stephen HOUS:EX" w:date="2023-05-09T09:47:00Z">
        <w:r>
          <w:t xml:space="preserve"> in support of the application</w:t>
        </w:r>
      </w:ins>
      <w:ins w:id="451" w:author="Watt, Stephen HOUS:EX" w:date="2023-05-09T09:54:00Z">
        <w:r w:rsidR="008F6439">
          <w:t xml:space="preserve"> </w:t>
        </w:r>
      </w:ins>
      <w:ins w:id="452" w:author="Watt, Stephen HOUS:EX" w:date="2023-05-09T09:47:00Z">
        <w:r>
          <w:t xml:space="preserve">for a </w:t>
        </w:r>
        <w:r w:rsidRPr="00DE272E">
          <w:rPr>
            <w:i/>
            <w:iCs/>
          </w:rPr>
          <w:t>building</w:t>
        </w:r>
        <w:r>
          <w:t xml:space="preserve"> permit, after ascertaining that they substantially comply with the British Columbia Building</w:t>
        </w:r>
      </w:ins>
      <w:ins w:id="453" w:author="Watt, Stephen HOUS:EX" w:date="2023-05-09T09:54:00Z">
        <w:r w:rsidR="008F6439">
          <w:t xml:space="preserve"> </w:t>
        </w:r>
      </w:ins>
      <w:ins w:id="454" w:author="Watt, Stephen HOUS:EX" w:date="2023-05-09T09:47:00Z">
        <w:r>
          <w:t>Code and other applicable enactments respecting safety,</w:t>
        </w:r>
      </w:ins>
    </w:p>
    <w:p w14:paraId="1F0CADC4" w14:textId="16850840" w:rsidR="0060619C" w:rsidRDefault="0060619C" w:rsidP="00DE272E">
      <w:pPr>
        <w:pStyle w:val="05Sentence"/>
        <w:ind w:left="0" w:firstLine="414"/>
        <w:rPr>
          <w:ins w:id="455" w:author="Watt, Stephen HOUS:EX" w:date="2023-05-09T09:47:00Z"/>
        </w:rPr>
      </w:pPr>
      <w:ins w:id="456" w:author="Watt, Stephen HOUS:EX" w:date="2023-05-09T09:47:00Z">
        <w:r>
          <w:t>b)</w:t>
        </w:r>
      </w:ins>
      <w:ins w:id="457" w:author="Watt, Stephen HOUS:EX" w:date="2023-05-09T09:59:00Z">
        <w:r w:rsidR="008F6439" w:rsidRPr="00DE272E">
          <w:t>   </w:t>
        </w:r>
      </w:ins>
      <w:ins w:id="458" w:author="Watt, Stephen HOUS:EX" w:date="2023-05-09T09:47:00Z">
        <w:r>
          <w:t xml:space="preserve">provide to the </w:t>
        </w:r>
        <w:r w:rsidRPr="00DE272E">
          <w:rPr>
            <w:i/>
            <w:iCs/>
          </w:rPr>
          <w:t>authority having jurisdiction</w:t>
        </w:r>
        <w:r>
          <w:t xml:space="preserve"> a letter in the form of Schedule C-B (see the end of Division C)</w:t>
        </w:r>
      </w:ins>
      <w:ins w:id="459" w:author="Watt, Stephen HOUS:EX" w:date="2023-05-09T09:54:00Z">
        <w:r w:rsidR="008F6439">
          <w:t xml:space="preserve"> </w:t>
        </w:r>
      </w:ins>
      <w:ins w:id="460" w:author="Watt, Stephen HOUS:EX" w:date="2023-05-09T09:47:00Z">
        <w:r>
          <w:t xml:space="preserve">after ascertaining that the components of the project for which the </w:t>
        </w:r>
        <w:r w:rsidRPr="00DE272E">
          <w:rPr>
            <w:i/>
            <w:iCs/>
          </w:rPr>
          <w:t>registered professional of record</w:t>
        </w:r>
        <w:r>
          <w:t xml:space="preserve"> is</w:t>
        </w:r>
      </w:ins>
      <w:ins w:id="461" w:author="Watt, Stephen HOUS:EX" w:date="2023-05-09T09:54:00Z">
        <w:r w:rsidR="008F6439">
          <w:t xml:space="preserve"> </w:t>
        </w:r>
      </w:ins>
      <w:ins w:id="462" w:author="Watt, Stephen HOUS:EX" w:date="2023-05-09T09:47:00Z">
        <w:r>
          <w:t>responsible are constructed so as to substantially comply, in all material respects, with</w:t>
        </w:r>
      </w:ins>
    </w:p>
    <w:p w14:paraId="44730082" w14:textId="3E050AB8" w:rsidR="0060619C" w:rsidRDefault="0060619C" w:rsidP="00DE272E">
      <w:pPr>
        <w:pStyle w:val="05Sentence"/>
        <w:ind w:left="0" w:firstLine="414"/>
        <w:rPr>
          <w:ins w:id="463" w:author="Watt, Stephen HOUS:EX" w:date="2023-05-09T09:47:00Z"/>
        </w:rPr>
      </w:pPr>
      <w:ins w:id="464" w:author="Watt, Stephen HOUS:EX" w:date="2023-05-09T09:47:00Z">
        <w:r>
          <w:t>i)</w:t>
        </w:r>
      </w:ins>
      <w:ins w:id="465" w:author="Watt, Stephen HOUS:EX" w:date="2023-05-09T09:59:00Z">
        <w:r w:rsidR="008F6439" w:rsidRPr="00DE272E">
          <w:t>   </w:t>
        </w:r>
      </w:ins>
      <w:ins w:id="466" w:author="Watt, Stephen HOUS:EX" w:date="2023-05-09T09:47:00Z">
        <w:r>
          <w:t xml:space="preserve">the plans and supporting documents prepared by the </w:t>
        </w:r>
        <w:r w:rsidRPr="00DE272E">
          <w:rPr>
            <w:i/>
            <w:iCs/>
          </w:rPr>
          <w:t>registered professional of record</w:t>
        </w:r>
        <w:r>
          <w:t>, and</w:t>
        </w:r>
      </w:ins>
    </w:p>
    <w:p w14:paraId="0905B1E0" w14:textId="4F2AA461" w:rsidR="00BE1302" w:rsidRPr="00DE272E" w:rsidRDefault="0060619C" w:rsidP="00DE272E">
      <w:pPr>
        <w:pStyle w:val="05Sentence"/>
        <w:ind w:left="0" w:firstLine="414"/>
      </w:pPr>
      <w:ins w:id="467" w:author="Watt, Stephen HOUS:EX" w:date="2023-05-09T09:47:00Z">
        <w:r>
          <w:t>ii)</w:t>
        </w:r>
      </w:ins>
      <w:bookmarkStart w:id="468" w:name="_Hlk134522046"/>
      <w:ins w:id="469" w:author="Watt, Stephen HOUS:EX" w:date="2023-05-09T09:59:00Z">
        <w:r w:rsidR="008F6439" w:rsidRPr="00DE272E">
          <w:t>   </w:t>
        </w:r>
      </w:ins>
      <w:bookmarkEnd w:id="468"/>
      <w:ins w:id="470" w:author="Watt, Stephen HOUS:EX" w:date="2023-05-09T09:47:00Z">
        <w:r>
          <w:t>the requirements of the British Columbia Building Code and other applicable enactments respecting</w:t>
        </w:r>
      </w:ins>
      <w:ins w:id="471" w:author="Watt, Stephen HOUS:EX" w:date="2023-05-09T09:55:00Z">
        <w:r w:rsidR="008F6439">
          <w:t xml:space="preserve"> </w:t>
        </w:r>
      </w:ins>
      <w:ins w:id="472" w:author="Watt, Stephen HOUS:EX" w:date="2023-05-09T09:47:00Z">
        <w:r>
          <w:t>safety, not including construction safety aspects.</w:t>
        </w:r>
      </w:ins>
      <w:bookmarkStart w:id="473" w:name="a1435139"/>
      <w:bookmarkStart w:id="474" w:name="a1434923"/>
      <w:bookmarkEnd w:id="473"/>
      <w:bookmarkEnd w:id="474"/>
    </w:p>
    <w:p w14:paraId="3A8581D1" w14:textId="0ACC3FD0" w:rsidR="00BE1302" w:rsidRPr="00BE1302" w:rsidRDefault="00BE1302" w:rsidP="00C31346">
      <w:pPr>
        <w:pStyle w:val="04Article"/>
        <w:rPr>
          <w:sz w:val="27"/>
          <w:szCs w:val="27"/>
        </w:rPr>
      </w:pPr>
      <w:bookmarkStart w:id="475" w:name="a1435141"/>
      <w:bookmarkStart w:id="476" w:name="ea000141"/>
      <w:bookmarkEnd w:id="475"/>
      <w:bookmarkEnd w:id="476"/>
      <w:r w:rsidRPr="00BE1302">
        <w:t>2.2.7.4. </w:t>
      </w:r>
      <w:ins w:id="477" w:author="Watt, Stephen HOUS:EX" w:date="2023-05-09T10:01:00Z">
        <w:r w:rsidR="008F6439">
          <w:t>Termination</w:t>
        </w:r>
      </w:ins>
    </w:p>
    <w:p w14:paraId="5FF0E050" w14:textId="6CF91BFF" w:rsidR="008F6439" w:rsidRDefault="00BE1302" w:rsidP="00DE272E">
      <w:pPr>
        <w:pStyle w:val="05Sentence"/>
        <w:ind w:left="0" w:firstLine="414"/>
        <w:rPr>
          <w:ins w:id="478" w:author="Watt, Stephen HOUS:EX" w:date="2023-05-09T10:02:00Z"/>
        </w:rPr>
      </w:pPr>
      <w:bookmarkStart w:id="479" w:name="a1435148"/>
      <w:bookmarkStart w:id="480" w:name="es000144"/>
      <w:bookmarkEnd w:id="479"/>
      <w:bookmarkEnd w:id="480"/>
      <w:r w:rsidRPr="00BE1302">
        <w:t>1)   </w:t>
      </w:r>
      <w:ins w:id="481" w:author="Watt, Stephen HOUS:EX" w:date="2023-05-09T10:02:00Z">
        <w:r w:rsidR="008F6439">
          <w:t xml:space="preserve">An </w:t>
        </w:r>
        <w:r w:rsidR="008F6439" w:rsidRPr="00DE272E">
          <w:rPr>
            <w:i/>
            <w:iCs/>
          </w:rPr>
          <w:t>owner</w:t>
        </w:r>
        <w:r w:rsidR="008F6439">
          <w:t xml:space="preserve"> must not terminate the appointment of a </w:t>
        </w:r>
        <w:r w:rsidR="008F6439" w:rsidRPr="00DE272E">
          <w:rPr>
            <w:i/>
            <w:iCs/>
          </w:rPr>
          <w:t>coordinating registered professional</w:t>
        </w:r>
        <w:r w:rsidR="008F6439">
          <w:t xml:space="preserve"> or </w:t>
        </w:r>
        <w:r w:rsidR="008F6439" w:rsidRPr="00DE272E">
          <w:rPr>
            <w:i/>
            <w:iCs/>
          </w:rPr>
          <w:t>registered professional of record</w:t>
        </w:r>
        <w:r w:rsidR="008F6439">
          <w:t xml:space="preserve"> unless</w:t>
        </w:r>
      </w:ins>
    </w:p>
    <w:p w14:paraId="36DA3DF2" w14:textId="03506135" w:rsidR="008F6439" w:rsidRDefault="008F6439" w:rsidP="00DE272E">
      <w:pPr>
        <w:pStyle w:val="05Sentence"/>
        <w:ind w:left="0" w:firstLine="414"/>
        <w:rPr>
          <w:ins w:id="482" w:author="Watt, Stephen HOUS:EX" w:date="2023-05-09T10:02:00Z"/>
        </w:rPr>
      </w:pPr>
      <w:ins w:id="483" w:author="Watt, Stephen HOUS:EX" w:date="2023-05-09T10:02:00Z">
        <w:r>
          <w:t>a)</w:t>
        </w:r>
      </w:ins>
      <w:ins w:id="484" w:author="Watt, Stephen HOUS:EX" w:date="2023-05-09T10:53:00Z">
        <w:r w:rsidR="00DE272E" w:rsidRPr="00DE272E">
          <w:t>   </w:t>
        </w:r>
      </w:ins>
      <w:ins w:id="485" w:author="Watt, Stephen HOUS:EX" w:date="2023-05-09T10:02:00Z">
        <w:r>
          <w:t xml:space="preserve">the </w:t>
        </w:r>
        <w:r w:rsidRPr="00DE272E">
          <w:rPr>
            <w:i/>
            <w:iCs/>
          </w:rPr>
          <w:t>owner</w:t>
        </w:r>
        <w:r>
          <w:t xml:space="preserve"> immediately replaces the </w:t>
        </w:r>
        <w:r w:rsidRPr="00DE272E">
          <w:rPr>
            <w:i/>
            <w:iCs/>
          </w:rPr>
          <w:t>coordinating registered professional</w:t>
        </w:r>
        <w:r>
          <w:t xml:space="preserve"> or </w:t>
        </w:r>
        <w:r w:rsidRPr="00DE272E">
          <w:rPr>
            <w:i/>
            <w:iCs/>
          </w:rPr>
          <w:t>registered professional of record</w:t>
        </w:r>
        <w:r>
          <w:t>, or</w:t>
        </w:r>
      </w:ins>
    </w:p>
    <w:p w14:paraId="78E614F7" w14:textId="387C6B11" w:rsidR="008F6439" w:rsidRDefault="008F6439" w:rsidP="00DE272E">
      <w:pPr>
        <w:pStyle w:val="05Sentence"/>
        <w:ind w:left="0" w:firstLine="414"/>
        <w:rPr>
          <w:ins w:id="486" w:author="Watt, Stephen HOUS:EX" w:date="2023-05-09T10:02:00Z"/>
        </w:rPr>
      </w:pPr>
      <w:ins w:id="487" w:author="Watt, Stephen HOUS:EX" w:date="2023-05-09T10:02:00Z">
        <w:r>
          <w:t>b)</w:t>
        </w:r>
      </w:ins>
      <w:ins w:id="488" w:author="Watt, Stephen HOUS:EX" w:date="2023-05-09T10:53:00Z">
        <w:r w:rsidR="00DE272E" w:rsidRPr="00DE272E">
          <w:t>   </w:t>
        </w:r>
      </w:ins>
      <w:ins w:id="489" w:author="Watt, Stephen HOUS:EX" w:date="2023-05-09T10:02:00Z">
        <w:r>
          <w:t xml:space="preserve">the </w:t>
        </w:r>
        <w:r w:rsidRPr="00DE272E">
          <w:rPr>
            <w:i/>
            <w:iCs/>
          </w:rPr>
          <w:t>owner</w:t>
        </w:r>
        <w:r>
          <w:t xml:space="preserve"> has complied with Clause (1)(b) and Sentence (2) of Article 2.2.7.2. by delivering letters in the</w:t>
        </w:r>
      </w:ins>
      <w:ins w:id="490" w:author="Watt, Stephen HOUS:EX" w:date="2023-05-09T10:03:00Z">
        <w:r w:rsidR="00250BA6">
          <w:t xml:space="preserve"> </w:t>
        </w:r>
      </w:ins>
      <w:ins w:id="491" w:author="Watt, Stephen HOUS:EX" w:date="2023-05-09T10:02:00Z">
        <w:r>
          <w:t xml:space="preserve">forms set out in Schedule A, B, C-A and C-B, as applicable, to the </w:t>
        </w:r>
        <w:r w:rsidRPr="00DE272E">
          <w:rPr>
            <w:i/>
            <w:iCs/>
          </w:rPr>
          <w:t>authority having jurisdiction</w:t>
        </w:r>
        <w:r>
          <w:t>.</w:t>
        </w:r>
      </w:ins>
    </w:p>
    <w:p w14:paraId="618A47D3" w14:textId="45772F73" w:rsidR="008F6439" w:rsidRDefault="008F6439" w:rsidP="00DE272E">
      <w:pPr>
        <w:pStyle w:val="05Sentence"/>
        <w:ind w:left="0" w:firstLine="414"/>
        <w:rPr>
          <w:ins w:id="492" w:author="Watt, Stephen HOUS:EX" w:date="2023-05-09T10:02:00Z"/>
        </w:rPr>
      </w:pPr>
      <w:ins w:id="493" w:author="Watt, Stephen HOUS:EX" w:date="2023-05-09T10:02:00Z">
        <w:r>
          <w:t>2)</w:t>
        </w:r>
      </w:ins>
      <w:ins w:id="494" w:author="Watt, Stephen HOUS:EX" w:date="2023-05-09T10:53:00Z">
        <w:r w:rsidR="00DE272E" w:rsidRPr="00DE272E">
          <w:t>   </w:t>
        </w:r>
      </w:ins>
      <w:ins w:id="495" w:author="Watt, Stephen HOUS:EX" w:date="2023-05-09T10:02:00Z">
        <w:r>
          <w:t>In respect of a project to which this Subsection applies,</w:t>
        </w:r>
      </w:ins>
    </w:p>
    <w:p w14:paraId="3CF69DB3" w14:textId="42BE9636" w:rsidR="008F6439" w:rsidRDefault="008F6439" w:rsidP="00DE272E">
      <w:pPr>
        <w:pStyle w:val="05Sentence"/>
        <w:ind w:left="0" w:firstLine="414"/>
        <w:rPr>
          <w:ins w:id="496" w:author="Watt, Stephen HOUS:EX" w:date="2023-05-09T10:02:00Z"/>
        </w:rPr>
      </w:pPr>
      <w:ins w:id="497" w:author="Watt, Stephen HOUS:EX" w:date="2023-05-09T10:02:00Z">
        <w:r>
          <w:t>a)</w:t>
        </w:r>
      </w:ins>
      <w:ins w:id="498" w:author="Watt, Stephen HOUS:EX" w:date="2023-05-09T10:53:00Z">
        <w:r w:rsidR="00DE272E" w:rsidRPr="00DE272E">
          <w:t>   </w:t>
        </w:r>
      </w:ins>
      <w:ins w:id="499" w:author="Watt, Stephen HOUS:EX" w:date="2023-05-09T10:02:00Z">
        <w:r>
          <w:t xml:space="preserve">if the </w:t>
        </w:r>
        <w:r w:rsidRPr="00DE272E">
          <w:rPr>
            <w:i/>
            <w:iCs/>
          </w:rPr>
          <w:t>coordinating registered professional</w:t>
        </w:r>
        <w:r>
          <w:t xml:space="preserve"> ceases to be retained at any time before the completion of the project,</w:t>
        </w:r>
      </w:ins>
      <w:ins w:id="500" w:author="Watt, Stephen HOUS:EX" w:date="2023-05-09T10:04:00Z">
        <w:r w:rsidR="00250BA6">
          <w:t xml:space="preserve"> </w:t>
        </w:r>
      </w:ins>
      <w:ins w:id="501" w:author="Watt, Stephen HOUS:EX" w:date="2023-05-09T10:02:00Z">
        <w:r>
          <w:t xml:space="preserve">both the </w:t>
        </w:r>
        <w:r w:rsidRPr="00DE272E">
          <w:rPr>
            <w:i/>
            <w:iCs/>
          </w:rPr>
          <w:t>owner</w:t>
        </w:r>
        <w:r>
          <w:t xml:space="preserve"> and the </w:t>
        </w:r>
        <w:r w:rsidRPr="00DE272E">
          <w:rPr>
            <w:i/>
            <w:iCs/>
          </w:rPr>
          <w:t>coordinating registered professional</w:t>
        </w:r>
        <w:r>
          <w:t xml:space="preserve"> shall notify the </w:t>
        </w:r>
        <w:r w:rsidRPr="00DE272E">
          <w:rPr>
            <w:i/>
            <w:iCs/>
          </w:rPr>
          <w:t>authority having jurisdiction</w:t>
        </w:r>
        <w:r>
          <w:t>, and</w:t>
        </w:r>
      </w:ins>
    </w:p>
    <w:p w14:paraId="6368303C" w14:textId="0B4EF71A" w:rsidR="008F6439" w:rsidRDefault="008F6439" w:rsidP="00DE272E">
      <w:pPr>
        <w:pStyle w:val="05Sentence"/>
        <w:ind w:left="0" w:firstLine="414"/>
        <w:rPr>
          <w:ins w:id="502" w:author="Watt, Stephen HOUS:EX" w:date="2023-05-09T10:02:00Z"/>
        </w:rPr>
      </w:pPr>
      <w:ins w:id="503" w:author="Watt, Stephen HOUS:EX" w:date="2023-05-09T10:02:00Z">
        <w:r>
          <w:lastRenderedPageBreak/>
          <w:t>b)</w:t>
        </w:r>
      </w:ins>
      <w:ins w:id="504" w:author="Watt, Stephen HOUS:EX" w:date="2023-05-09T10:54:00Z">
        <w:r w:rsidR="00DE272E" w:rsidRPr="00DE272E">
          <w:t>   </w:t>
        </w:r>
      </w:ins>
      <w:ins w:id="505" w:author="Watt, Stephen HOUS:EX" w:date="2023-05-09T10:02:00Z">
        <w:r>
          <w:t xml:space="preserve">if a </w:t>
        </w:r>
        <w:r w:rsidRPr="00DE272E">
          <w:rPr>
            <w:i/>
            <w:iCs/>
          </w:rPr>
          <w:t>registered professional of record</w:t>
        </w:r>
        <w:r>
          <w:t xml:space="preserve"> ceases to be retained at any time before the completion of the project, both</w:t>
        </w:r>
      </w:ins>
      <w:ins w:id="506" w:author="Watt, Stephen HOUS:EX" w:date="2023-05-09T10:04:00Z">
        <w:r w:rsidR="00250BA6">
          <w:t xml:space="preserve"> </w:t>
        </w:r>
      </w:ins>
      <w:ins w:id="507" w:author="Watt, Stephen HOUS:EX" w:date="2023-05-09T10:02:00Z">
        <w:r>
          <w:t xml:space="preserve">the </w:t>
        </w:r>
        <w:r w:rsidRPr="00DE272E">
          <w:rPr>
            <w:i/>
            <w:iCs/>
          </w:rPr>
          <w:t>coordinating registered professional</w:t>
        </w:r>
        <w:r>
          <w:t xml:space="preserve"> and the </w:t>
        </w:r>
        <w:r w:rsidRPr="00DE272E">
          <w:rPr>
            <w:i/>
            <w:iCs/>
          </w:rPr>
          <w:t>registered professional of record</w:t>
        </w:r>
        <w:r>
          <w:t xml:space="preserve"> shall notify the </w:t>
        </w:r>
        <w:r w:rsidRPr="00DE272E">
          <w:rPr>
            <w:i/>
            <w:iCs/>
          </w:rPr>
          <w:t>authority having</w:t>
        </w:r>
      </w:ins>
      <w:ins w:id="508" w:author="Watt, Stephen HOUS:EX" w:date="2023-05-09T10:04:00Z">
        <w:r w:rsidR="00250BA6" w:rsidRPr="00DE272E">
          <w:rPr>
            <w:i/>
            <w:iCs/>
          </w:rPr>
          <w:t xml:space="preserve"> </w:t>
        </w:r>
      </w:ins>
      <w:ins w:id="509" w:author="Watt, Stephen HOUS:EX" w:date="2023-05-09T10:02:00Z">
        <w:r w:rsidRPr="00DE272E">
          <w:rPr>
            <w:i/>
            <w:iCs/>
          </w:rPr>
          <w:t>jurisdiction</w:t>
        </w:r>
        <w:r>
          <w:t>.</w:t>
        </w:r>
      </w:ins>
    </w:p>
    <w:p w14:paraId="2F0F665C" w14:textId="3FC677D3" w:rsidR="008F6439" w:rsidRDefault="008F6439" w:rsidP="00DE272E">
      <w:pPr>
        <w:pStyle w:val="05Sentence"/>
        <w:ind w:left="0" w:firstLine="414"/>
        <w:rPr>
          <w:ins w:id="510" w:author="Watt, Stephen HOUS:EX" w:date="2023-05-09T10:02:00Z"/>
        </w:rPr>
      </w:pPr>
      <w:ins w:id="511" w:author="Watt, Stephen HOUS:EX" w:date="2023-05-09T10:02:00Z">
        <w:r>
          <w:t>3)</w:t>
        </w:r>
      </w:ins>
      <w:ins w:id="512" w:author="Watt, Stephen HOUS:EX" w:date="2023-05-09T10:54:00Z">
        <w:r w:rsidR="00DE272E" w:rsidRPr="00DE272E">
          <w:t>   </w:t>
        </w:r>
      </w:ins>
      <w:ins w:id="513" w:author="Watt, Stephen HOUS:EX" w:date="2023-05-09T10:02:00Z">
        <w:r>
          <w:t>Notification under Sentences (1) and (2) shall be made,</w:t>
        </w:r>
      </w:ins>
    </w:p>
    <w:p w14:paraId="4F19BA07" w14:textId="3C1CB9C7" w:rsidR="008F6439" w:rsidRDefault="008F6439" w:rsidP="00DE272E">
      <w:pPr>
        <w:pStyle w:val="05Sentence"/>
        <w:ind w:left="0" w:firstLine="414"/>
        <w:rPr>
          <w:ins w:id="514" w:author="Watt, Stephen HOUS:EX" w:date="2023-05-09T10:02:00Z"/>
        </w:rPr>
      </w:pPr>
      <w:ins w:id="515" w:author="Watt, Stephen HOUS:EX" w:date="2023-05-09T10:02:00Z">
        <w:r>
          <w:t>a)</w:t>
        </w:r>
      </w:ins>
      <w:ins w:id="516" w:author="Watt, Stephen HOUS:EX" w:date="2023-05-09T10:54:00Z">
        <w:r w:rsidR="00DE272E" w:rsidRPr="00DE272E">
          <w:t>   </w:t>
        </w:r>
      </w:ins>
      <w:ins w:id="517" w:author="Watt, Stephen HOUS:EX" w:date="2023-05-09T10:02:00Z">
        <w:r>
          <w:t xml:space="preserve">if possible, before the </w:t>
        </w:r>
        <w:r w:rsidRPr="00DE272E">
          <w:rPr>
            <w:i/>
            <w:iCs/>
          </w:rPr>
          <w:t>coordinating registered professional</w:t>
        </w:r>
        <w:r>
          <w:t xml:space="preserve"> or </w:t>
        </w:r>
        <w:r w:rsidRPr="00DE272E">
          <w:rPr>
            <w:i/>
            <w:iCs/>
          </w:rPr>
          <w:t>registered professional of record</w:t>
        </w:r>
        <w:r>
          <w:t>, as the case may be,</w:t>
        </w:r>
      </w:ins>
      <w:ins w:id="518" w:author="Watt, Stephen HOUS:EX" w:date="2023-05-09T10:15:00Z">
        <w:r w:rsidR="00300A0D">
          <w:t xml:space="preserve"> </w:t>
        </w:r>
      </w:ins>
      <w:ins w:id="519" w:author="Watt, Stephen HOUS:EX" w:date="2023-05-09T10:02:00Z">
        <w:r>
          <w:t>ceases to be retained, or</w:t>
        </w:r>
      </w:ins>
    </w:p>
    <w:p w14:paraId="2ED2058B" w14:textId="04E433A8" w:rsidR="00BE1302" w:rsidRPr="00DE272E" w:rsidRDefault="008F6439" w:rsidP="00DE272E">
      <w:pPr>
        <w:pStyle w:val="05Sentence"/>
        <w:ind w:left="0" w:firstLine="414"/>
      </w:pPr>
      <w:ins w:id="520" w:author="Watt, Stephen HOUS:EX" w:date="2023-05-09T10:02:00Z">
        <w:r>
          <w:t>b)</w:t>
        </w:r>
      </w:ins>
      <w:ins w:id="521" w:author="Watt, Stephen HOUS:EX" w:date="2023-05-09T10:54:00Z">
        <w:r w:rsidR="00733EE1" w:rsidRPr="00DE272E">
          <w:t>   </w:t>
        </w:r>
      </w:ins>
      <w:ins w:id="522" w:author="Watt, Stephen HOUS:EX" w:date="2023-05-09T10:02:00Z">
        <w:r>
          <w:t>if advance notice is not possible, as soon as possible.</w:t>
        </w:r>
      </w:ins>
      <w:r w:rsidR="00BE1302" w:rsidRPr="00BE1302">
        <w:t>.</w:t>
      </w:r>
      <w:bookmarkStart w:id="523" w:name="a1435156"/>
      <w:bookmarkStart w:id="524" w:name="a1435146"/>
      <w:bookmarkEnd w:id="523"/>
      <w:bookmarkEnd w:id="524"/>
    </w:p>
    <w:p w14:paraId="4A2B7E70" w14:textId="338998A6" w:rsidR="00BE1302" w:rsidRPr="00BE1302" w:rsidRDefault="00BE1302" w:rsidP="00C31346">
      <w:pPr>
        <w:pStyle w:val="04Article"/>
        <w:rPr>
          <w:sz w:val="27"/>
          <w:szCs w:val="27"/>
        </w:rPr>
      </w:pPr>
      <w:bookmarkStart w:id="525" w:name="a1435158"/>
      <w:bookmarkStart w:id="526" w:name="ea000142"/>
      <w:bookmarkEnd w:id="525"/>
      <w:bookmarkEnd w:id="526"/>
    </w:p>
    <w:p w14:paraId="32DB0EB6" w14:textId="1F79A27E" w:rsidR="00BE1302" w:rsidRPr="00BE1302" w:rsidRDefault="00BE1302" w:rsidP="00C31346">
      <w:pPr>
        <w:pStyle w:val="04Article"/>
        <w:rPr>
          <w:sz w:val="27"/>
          <w:szCs w:val="27"/>
        </w:rPr>
      </w:pPr>
      <w:bookmarkStart w:id="527" w:name="a1435165"/>
      <w:bookmarkStart w:id="528" w:name="es000145"/>
      <w:bookmarkStart w:id="529" w:name="a1435181"/>
      <w:bookmarkStart w:id="530" w:name="a1435163"/>
      <w:bookmarkStart w:id="531" w:name="a1435183"/>
      <w:bookmarkStart w:id="532" w:name="ea003559"/>
      <w:bookmarkEnd w:id="527"/>
      <w:bookmarkEnd w:id="528"/>
      <w:bookmarkEnd w:id="529"/>
      <w:bookmarkEnd w:id="530"/>
      <w:bookmarkEnd w:id="531"/>
      <w:bookmarkEnd w:id="532"/>
    </w:p>
    <w:p w14:paraId="788618E4" w14:textId="60DD2E12" w:rsidR="00BE1302" w:rsidRPr="00BE1302" w:rsidRDefault="00BE1302" w:rsidP="00C31346">
      <w:pPr>
        <w:pStyle w:val="03Subsection"/>
      </w:pPr>
      <w:bookmarkStart w:id="533" w:name="a1435406"/>
      <w:bookmarkStart w:id="534" w:name="es008949"/>
      <w:bookmarkStart w:id="535" w:name="a1435421"/>
      <w:bookmarkStart w:id="536" w:name="a1435404"/>
      <w:bookmarkStart w:id="537" w:name="a1431584"/>
      <w:bookmarkStart w:id="538" w:name="a1431585"/>
      <w:bookmarkStart w:id="539" w:name="a1431586"/>
      <w:bookmarkStart w:id="540" w:name="ep001036.2.8"/>
      <w:bookmarkEnd w:id="533"/>
      <w:bookmarkEnd w:id="534"/>
      <w:bookmarkEnd w:id="535"/>
      <w:bookmarkEnd w:id="536"/>
      <w:bookmarkEnd w:id="537"/>
      <w:bookmarkEnd w:id="538"/>
      <w:bookmarkEnd w:id="539"/>
      <w:bookmarkEnd w:id="540"/>
      <w:r w:rsidRPr="00BE1302">
        <w:t xml:space="preserve">2.2.8. Drawings, Specifications and Calculations for Energy Performance </w:t>
      </w:r>
      <w:ins w:id="541" w:author="Watt, Stephen HOUS:EX" w:date="2023-05-10T09:52:00Z">
        <w:r w:rsidR="003932FF">
          <w:t xml:space="preserve">and Greenhouse Gas Emissions </w:t>
        </w:r>
      </w:ins>
      <w:r w:rsidRPr="00BE1302">
        <w:t>Compliance</w:t>
      </w:r>
      <w:bookmarkStart w:id="542" w:name="a1431588"/>
      <w:bookmarkEnd w:id="542"/>
    </w:p>
    <w:p w14:paraId="4B75D402" w14:textId="77777777" w:rsidR="00BE1302" w:rsidRPr="00BE1302" w:rsidRDefault="00BE1302" w:rsidP="00C31346">
      <w:pPr>
        <w:pStyle w:val="04Article"/>
        <w:rPr>
          <w:sz w:val="27"/>
          <w:szCs w:val="27"/>
        </w:rPr>
      </w:pPr>
      <w:bookmarkStart w:id="543" w:name="a1435423"/>
      <w:bookmarkStart w:id="544" w:name="ea006233"/>
      <w:bookmarkEnd w:id="543"/>
      <w:bookmarkEnd w:id="544"/>
      <w:r w:rsidRPr="00BE1302">
        <w:t>2.2.8.1. Application</w:t>
      </w:r>
    </w:p>
    <w:p w14:paraId="025325A0" w14:textId="7FE25102" w:rsidR="00BE1302" w:rsidRPr="00BE1302" w:rsidRDefault="00BE1302" w:rsidP="00BE1302">
      <w:pPr>
        <w:pStyle w:val="05Sentence"/>
        <w:rPr>
          <w:sz w:val="27"/>
          <w:szCs w:val="27"/>
        </w:rPr>
      </w:pPr>
      <w:bookmarkStart w:id="545" w:name="a1435430"/>
      <w:bookmarkStart w:id="546" w:name="es008782"/>
      <w:bookmarkEnd w:id="545"/>
      <w:bookmarkEnd w:id="546"/>
      <w:r w:rsidRPr="00BE1302">
        <w:t>1)   This Subsection applies only to houses with or without a </w:t>
      </w:r>
      <w:hyperlink r:id="rId104" w:history="1">
        <w:r w:rsidRPr="00BE1302">
          <w:rPr>
            <w:rStyle w:val="Hyperlink"/>
            <w:i/>
            <w:iCs/>
            <w:color w:val="auto"/>
            <w:u w:val="none"/>
          </w:rPr>
          <w:t>secondary suite</w:t>
        </w:r>
      </w:hyperlink>
      <w:r w:rsidRPr="00BE1302">
        <w:t> </w:t>
      </w:r>
      <w:ins w:id="547" w:author="Watt, Stephen HOUS:EX" w:date="2023-05-10T09:59:00Z">
        <w:r w:rsidR="003932FF">
          <w:t>including their co</w:t>
        </w:r>
      </w:ins>
      <w:ins w:id="548" w:author="Watt, Stephen HOUS:EX" w:date="2023-05-10T10:00:00Z">
        <w:r w:rsidR="003932FF">
          <w:t xml:space="preserve">mmon spaces </w:t>
        </w:r>
      </w:ins>
      <w:r w:rsidRPr="00BE1302">
        <w:t>and to </w:t>
      </w:r>
      <w:hyperlink r:id="rId105" w:history="1">
        <w:r w:rsidRPr="00BE1302">
          <w:rPr>
            <w:rStyle w:val="Hyperlink"/>
            <w:i/>
            <w:iCs/>
            <w:color w:val="auto"/>
            <w:u w:val="none"/>
          </w:rPr>
          <w:t>buildings</w:t>
        </w:r>
      </w:hyperlink>
      <w:r w:rsidRPr="00BE1302">
        <w:t> containing only </w:t>
      </w:r>
      <w:hyperlink r:id="rId106" w:history="1">
        <w:r w:rsidRPr="00BE1302">
          <w:rPr>
            <w:rStyle w:val="Hyperlink"/>
            <w:i/>
            <w:iCs/>
            <w:color w:val="auto"/>
            <w:u w:val="none"/>
          </w:rPr>
          <w:t>dwelling units</w:t>
        </w:r>
      </w:hyperlink>
      <w:r w:rsidRPr="00BE1302">
        <w:t> and common spaces whose total </w:t>
      </w:r>
      <w:hyperlink r:id="rId107" w:history="1">
        <w:r w:rsidRPr="00BE1302">
          <w:rPr>
            <w:rStyle w:val="Hyperlink"/>
            <w:i/>
            <w:iCs/>
            <w:color w:val="auto"/>
            <w:u w:val="none"/>
          </w:rPr>
          <w:t>floor area</w:t>
        </w:r>
      </w:hyperlink>
      <w:r w:rsidRPr="00BE1302">
        <w:t> does not exceed 20% of the total </w:t>
      </w:r>
      <w:hyperlink r:id="rId108" w:history="1">
        <w:r w:rsidRPr="00BE1302">
          <w:rPr>
            <w:rStyle w:val="Hyperlink"/>
            <w:i/>
            <w:iCs/>
            <w:color w:val="auto"/>
            <w:u w:val="none"/>
          </w:rPr>
          <w:t>floor area</w:t>
        </w:r>
      </w:hyperlink>
      <w:r w:rsidRPr="00BE1302">
        <w:t> of the </w:t>
      </w:r>
      <w:hyperlink r:id="rId109" w:history="1">
        <w:r w:rsidRPr="00BE1302">
          <w:rPr>
            <w:rStyle w:val="Hyperlink"/>
            <w:i/>
            <w:iCs/>
            <w:color w:val="auto"/>
            <w:u w:val="none"/>
          </w:rPr>
          <w:t>building</w:t>
        </w:r>
      </w:hyperlink>
      <w:r w:rsidRPr="00BE1302">
        <w:t> that are modeled in accordance with </w:t>
      </w:r>
      <w:hyperlink r:id="rId110" w:anchor="ep001029.37.5" w:history="1">
        <w:r w:rsidRPr="00BE1302">
          <w:rPr>
            <w:rStyle w:val="Hyperlink"/>
            <w:color w:val="auto"/>
            <w:u w:val="none"/>
          </w:rPr>
          <w:t>Subsection</w:t>
        </w:r>
      </w:hyperlink>
      <w:hyperlink r:id="rId111" w:anchor="ep001029.37.5" w:history="1">
        <w:r w:rsidRPr="00BE1302">
          <w:rPr>
            <w:rStyle w:val="Hyperlink"/>
            <w:color w:val="auto"/>
            <w:u w:val="none"/>
          </w:rPr>
          <w:t> </w:t>
        </w:r>
      </w:hyperlink>
      <w:hyperlink r:id="rId112" w:anchor="ep001029.37.5" w:history="1">
        <w:r w:rsidRPr="00BE1302">
          <w:rPr>
            <w:rStyle w:val="Hyperlink"/>
            <w:color w:val="auto"/>
            <w:u w:val="none"/>
          </w:rPr>
          <w:t>9.36.5.</w:t>
        </w:r>
      </w:hyperlink>
      <w:r w:rsidRPr="00BE1302">
        <w:t> </w:t>
      </w:r>
      <w:ins w:id="549" w:author="Watt, Stephen HOUS:EX" w:date="2023-05-10T10:01:00Z">
        <w:r w:rsidR="00805D36">
          <w:t xml:space="preserve">and 9.37.1 </w:t>
        </w:r>
      </w:ins>
      <w:r w:rsidRPr="00BE1302">
        <w:t>of Division </w:t>
      </w:r>
      <w:hyperlink r:id="rId113" w:anchor="ep001029.37.5" w:history="1">
        <w:r w:rsidRPr="00BE1302">
          <w:rPr>
            <w:rStyle w:val="Hyperlink"/>
            <w:color w:val="auto"/>
            <w:u w:val="none"/>
          </w:rPr>
          <w:t>B</w:t>
        </w:r>
      </w:hyperlink>
      <w:r w:rsidRPr="00BE1302">
        <w:t> </w:t>
      </w:r>
      <w:ins w:id="550" w:author="Watt, Stephen HOUS:EX" w:date="2023-05-10T10:01:00Z">
        <w:r w:rsidR="00805D36">
          <w:t>as applicable</w:t>
        </w:r>
      </w:ins>
      <w:ins w:id="551" w:author="Watt, Stephen HOUS:EX" w:date="2023-05-10T10:02:00Z">
        <w:r w:rsidR="00805D36">
          <w:t xml:space="preserve"> </w:t>
        </w:r>
      </w:ins>
      <w:r w:rsidRPr="00BE1302">
        <w:t>.(See </w:t>
      </w:r>
      <w:hyperlink r:id="rId114" w:anchor="en001781" w:history="1">
        <w:r w:rsidRPr="00BE1302">
          <w:rPr>
            <w:rStyle w:val="Hyperlink"/>
            <w:color w:val="auto"/>
            <w:u w:val="none"/>
          </w:rPr>
          <w:t>Note</w:t>
        </w:r>
      </w:hyperlink>
      <w:hyperlink r:id="rId115" w:anchor="en001781" w:history="1">
        <w:r w:rsidRPr="00BE1302">
          <w:rPr>
            <w:rStyle w:val="Hyperlink"/>
            <w:color w:val="auto"/>
            <w:u w:val="none"/>
          </w:rPr>
          <w:t> </w:t>
        </w:r>
      </w:hyperlink>
      <w:hyperlink r:id="rId116" w:anchor="en001781" w:history="1">
        <w:r w:rsidRPr="00BE1302">
          <w:rPr>
            <w:rStyle w:val="Hyperlink"/>
            <w:color w:val="auto"/>
            <w:u w:val="none"/>
          </w:rPr>
          <w:t>A-2.2.8.1.(1)</w:t>
        </w:r>
      </w:hyperlink>
      <w:r w:rsidRPr="00BE1302">
        <w:t>.) (See also </w:t>
      </w:r>
      <w:hyperlink r:id="rId117" w:anchor="es006862" w:history="1">
        <w:r w:rsidRPr="00BE1302">
          <w:rPr>
            <w:rStyle w:val="Hyperlink"/>
            <w:color w:val="auto"/>
            <w:u w:val="none"/>
          </w:rPr>
          <w:t>Sentence</w:t>
        </w:r>
      </w:hyperlink>
      <w:hyperlink r:id="rId118" w:anchor="es006862" w:history="1">
        <w:r w:rsidRPr="00BE1302">
          <w:rPr>
            <w:rStyle w:val="Hyperlink"/>
            <w:color w:val="auto"/>
            <w:u w:val="none"/>
          </w:rPr>
          <w:t> </w:t>
        </w:r>
      </w:hyperlink>
      <w:hyperlink r:id="rId119" w:anchor="es006862" w:history="1">
        <w:r w:rsidRPr="00BE1302">
          <w:rPr>
            <w:rStyle w:val="Hyperlink"/>
            <w:color w:val="auto"/>
            <w:u w:val="none"/>
          </w:rPr>
          <w:t>9.36.1.2.(1)</w:t>
        </w:r>
      </w:hyperlink>
      <w:r w:rsidRPr="00BE1302">
        <w:t> and </w:t>
      </w:r>
      <w:hyperlink r:id="rId120" w:anchor="en001731" w:history="1">
        <w:r w:rsidRPr="00BE1302">
          <w:rPr>
            <w:rStyle w:val="Hyperlink"/>
            <w:color w:val="auto"/>
            <w:u w:val="none"/>
          </w:rPr>
          <w:t>Note</w:t>
        </w:r>
      </w:hyperlink>
      <w:hyperlink r:id="rId121" w:anchor="en001731" w:history="1">
        <w:r w:rsidRPr="00BE1302">
          <w:rPr>
            <w:rStyle w:val="Hyperlink"/>
            <w:color w:val="auto"/>
            <w:u w:val="none"/>
          </w:rPr>
          <w:t> </w:t>
        </w:r>
      </w:hyperlink>
      <w:hyperlink r:id="rId122" w:anchor="en001731" w:history="1">
        <w:r w:rsidRPr="00BE1302">
          <w:rPr>
            <w:rStyle w:val="Hyperlink"/>
            <w:color w:val="auto"/>
            <w:u w:val="none"/>
          </w:rPr>
          <w:t>A-9.36.1.3.(3)</w:t>
        </w:r>
      </w:hyperlink>
      <w:r w:rsidRPr="00BE1302">
        <w:t> of Division </w:t>
      </w:r>
      <w:hyperlink r:id="rId123" w:anchor="en001731" w:history="1">
        <w:r w:rsidRPr="00BE1302">
          <w:rPr>
            <w:rStyle w:val="Hyperlink"/>
            <w:color w:val="auto"/>
            <w:u w:val="none"/>
          </w:rPr>
          <w:t>B</w:t>
        </w:r>
      </w:hyperlink>
      <w:r w:rsidRPr="00BE1302">
        <w:t>.)</w:t>
      </w:r>
      <w:bookmarkStart w:id="552" w:name="a1435680"/>
      <w:bookmarkStart w:id="553" w:name="a1435428"/>
      <w:bookmarkEnd w:id="552"/>
      <w:bookmarkEnd w:id="553"/>
    </w:p>
    <w:p w14:paraId="4AD716E2" w14:textId="77777777" w:rsidR="00BE1302" w:rsidRPr="00BE1302" w:rsidRDefault="00BE1302" w:rsidP="00C31346">
      <w:pPr>
        <w:pStyle w:val="04Article"/>
        <w:rPr>
          <w:sz w:val="27"/>
          <w:szCs w:val="27"/>
        </w:rPr>
      </w:pPr>
      <w:bookmarkStart w:id="554" w:name="a1435682"/>
      <w:bookmarkStart w:id="555" w:name="ea006234"/>
      <w:bookmarkEnd w:id="554"/>
      <w:bookmarkEnd w:id="555"/>
      <w:r w:rsidRPr="00BE1302">
        <w:t>2.2.8.2. Information Required on Drawings and Specifications</w:t>
      </w:r>
    </w:p>
    <w:p w14:paraId="3895B8F1" w14:textId="77777777" w:rsidR="00BE1302" w:rsidRPr="00BE1302" w:rsidRDefault="00BE1302" w:rsidP="00BE1302">
      <w:pPr>
        <w:pStyle w:val="05Sentence"/>
        <w:rPr>
          <w:sz w:val="27"/>
          <w:szCs w:val="27"/>
        </w:rPr>
      </w:pPr>
      <w:bookmarkStart w:id="556" w:name="a1435692"/>
      <w:bookmarkStart w:id="557" w:name="es008783"/>
      <w:bookmarkEnd w:id="556"/>
      <w:bookmarkEnd w:id="557"/>
      <w:r w:rsidRPr="00BE1302">
        <w:t>1)   Except as provided in Sentences </w:t>
      </w:r>
      <w:hyperlink r:id="rId124" w:anchor="es008784" w:history="1">
        <w:r w:rsidRPr="00BE1302">
          <w:rPr>
            <w:rStyle w:val="Hyperlink"/>
            <w:color w:val="auto"/>
            <w:u w:val="none"/>
          </w:rPr>
          <w:t>(2)</w:t>
        </w:r>
      </w:hyperlink>
      <w:r w:rsidRPr="00BE1302">
        <w:t> to </w:t>
      </w:r>
      <w:hyperlink r:id="rId125" w:anchor="es008786" w:history="1">
        <w:r w:rsidRPr="00BE1302">
          <w:rPr>
            <w:rStyle w:val="Hyperlink"/>
            <w:color w:val="auto"/>
            <w:u w:val="none"/>
          </w:rPr>
          <w:t>(4)</w:t>
        </w:r>
      </w:hyperlink>
      <w:r w:rsidRPr="00BE1302">
        <w:t>, the drawings and specifications for the proposed house shall include</w:t>
      </w:r>
    </w:p>
    <w:p w14:paraId="62E4C20D" w14:textId="77777777" w:rsidR="00BE1302" w:rsidRPr="00BE1302" w:rsidRDefault="00BE1302" w:rsidP="00BE1302">
      <w:pPr>
        <w:pStyle w:val="05Sentence"/>
        <w:rPr>
          <w:sz w:val="27"/>
          <w:szCs w:val="27"/>
        </w:rPr>
      </w:pPr>
      <w:bookmarkStart w:id="558" w:name="a1435911"/>
      <w:bookmarkStart w:id="559" w:name="es008783a"/>
      <w:bookmarkEnd w:id="558"/>
      <w:bookmarkEnd w:id="559"/>
      <w:r w:rsidRPr="00BE1302">
        <w:t>a)   the effective thermal resistance values and respective areas of all opaque </w:t>
      </w:r>
      <w:hyperlink r:id="rId126" w:history="1">
        <w:r w:rsidRPr="00BE1302">
          <w:rPr>
            <w:rStyle w:val="Hyperlink"/>
            <w:i/>
            <w:iCs/>
            <w:color w:val="auto"/>
            <w:u w:val="none"/>
          </w:rPr>
          <w:t>building</w:t>
        </w:r>
      </w:hyperlink>
      <w:r w:rsidRPr="00BE1302">
        <w:t> envelope assemblies, including all above-ground and below-ground roof/ceiling, wall, and floor assemblies,</w:t>
      </w:r>
      <w:bookmarkStart w:id="560" w:name="a1435919"/>
      <w:bookmarkEnd w:id="560"/>
    </w:p>
    <w:p w14:paraId="7CF55804" w14:textId="77777777" w:rsidR="00BE1302" w:rsidRPr="00BE1302" w:rsidRDefault="00BE1302" w:rsidP="00BE1302">
      <w:pPr>
        <w:pStyle w:val="05Sentence"/>
        <w:rPr>
          <w:sz w:val="27"/>
          <w:szCs w:val="27"/>
        </w:rPr>
      </w:pPr>
      <w:bookmarkStart w:id="561" w:name="a1435920"/>
      <w:bookmarkStart w:id="562" w:name="es008783b"/>
      <w:bookmarkEnd w:id="561"/>
      <w:bookmarkEnd w:id="562"/>
      <w:r w:rsidRPr="00BE1302">
        <w:t>b)   the overall thermal transmittance (U-value), solar heat gain coefficient and respective areas of all fenestration and door components,</w:t>
      </w:r>
      <w:bookmarkStart w:id="563" w:name="a1435924"/>
      <w:bookmarkEnd w:id="563"/>
    </w:p>
    <w:p w14:paraId="6B3E95D9" w14:textId="77777777" w:rsidR="00BE1302" w:rsidRPr="00BE1302" w:rsidRDefault="00BE1302" w:rsidP="00BE1302">
      <w:pPr>
        <w:pStyle w:val="05Sentence"/>
        <w:rPr>
          <w:sz w:val="27"/>
          <w:szCs w:val="27"/>
        </w:rPr>
      </w:pPr>
      <w:bookmarkStart w:id="564" w:name="a1435925"/>
      <w:bookmarkStart w:id="565" w:name="es008783c"/>
      <w:bookmarkEnd w:id="564"/>
      <w:bookmarkEnd w:id="565"/>
      <w:r w:rsidRPr="00BE1302">
        <w:t>c)   the ratio of total vertical fenestration and door area to gross wall area,</w:t>
      </w:r>
      <w:bookmarkStart w:id="566" w:name="a1435929"/>
      <w:bookmarkEnd w:id="566"/>
    </w:p>
    <w:p w14:paraId="5B07A489" w14:textId="77777777" w:rsidR="00BE1302" w:rsidRPr="00BE1302" w:rsidRDefault="00BE1302" w:rsidP="00BE1302">
      <w:pPr>
        <w:pStyle w:val="05Sentence"/>
        <w:rPr>
          <w:sz w:val="27"/>
          <w:szCs w:val="27"/>
        </w:rPr>
      </w:pPr>
      <w:bookmarkStart w:id="567" w:name="a1435930"/>
      <w:bookmarkStart w:id="568" w:name="es008783d"/>
      <w:bookmarkEnd w:id="567"/>
      <w:bookmarkEnd w:id="568"/>
      <w:r w:rsidRPr="00BE1302">
        <w:t>d)   the performance rating, energy source, and types of all equipment required for space-heating and -cooling and service water heating,</w:t>
      </w:r>
      <w:bookmarkStart w:id="569" w:name="a1435934"/>
      <w:bookmarkEnd w:id="569"/>
    </w:p>
    <w:p w14:paraId="4F3FFB9A" w14:textId="77777777" w:rsidR="00BE1302" w:rsidRPr="00BE1302" w:rsidRDefault="00BE1302" w:rsidP="00BE1302">
      <w:pPr>
        <w:pStyle w:val="05Sentence"/>
        <w:rPr>
          <w:sz w:val="27"/>
          <w:szCs w:val="27"/>
        </w:rPr>
      </w:pPr>
      <w:bookmarkStart w:id="570" w:name="a1435935"/>
      <w:bookmarkStart w:id="571" w:name="es008783e"/>
      <w:bookmarkEnd w:id="570"/>
      <w:bookmarkEnd w:id="571"/>
      <w:r w:rsidRPr="00BE1302">
        <w:t>e)   the design basis for the ventilation rates,</w:t>
      </w:r>
      <w:bookmarkStart w:id="572" w:name="a1435939"/>
      <w:bookmarkEnd w:id="572"/>
    </w:p>
    <w:p w14:paraId="64A428FF" w14:textId="77777777" w:rsidR="00BE1302" w:rsidRPr="00BE1302" w:rsidRDefault="00BE1302" w:rsidP="00BE1302">
      <w:pPr>
        <w:pStyle w:val="05Sentence"/>
        <w:rPr>
          <w:sz w:val="27"/>
          <w:szCs w:val="27"/>
        </w:rPr>
      </w:pPr>
      <w:bookmarkStart w:id="573" w:name="a1435940"/>
      <w:bookmarkStart w:id="574" w:name="es008783f"/>
      <w:bookmarkEnd w:id="573"/>
      <w:bookmarkEnd w:id="574"/>
      <w:r w:rsidRPr="00BE1302">
        <w:t>f)   where a test is used to determine the airtightness of a house, the measured airtightness of the </w:t>
      </w:r>
      <w:hyperlink r:id="rId127" w:history="1">
        <w:r w:rsidRPr="00BE1302">
          <w:rPr>
            <w:rStyle w:val="Hyperlink"/>
            <w:i/>
            <w:iCs/>
            <w:color w:val="auto"/>
            <w:u w:val="none"/>
          </w:rPr>
          <w:t>building</w:t>
        </w:r>
      </w:hyperlink>
      <w:r w:rsidRPr="00BE1302">
        <w:t> envelope in air changes per hour, and</w:t>
      </w:r>
      <w:bookmarkStart w:id="575" w:name="a1435948"/>
      <w:bookmarkEnd w:id="575"/>
    </w:p>
    <w:p w14:paraId="08C5A79D" w14:textId="77777777" w:rsidR="00BE1302" w:rsidRPr="00BE1302" w:rsidRDefault="00BE1302" w:rsidP="00BE1302">
      <w:pPr>
        <w:pStyle w:val="05Sentence"/>
        <w:rPr>
          <w:sz w:val="27"/>
          <w:szCs w:val="27"/>
        </w:rPr>
      </w:pPr>
      <w:bookmarkStart w:id="576" w:name="a1435949"/>
      <w:bookmarkStart w:id="577" w:name="es008783g"/>
      <w:bookmarkEnd w:id="576"/>
      <w:bookmarkEnd w:id="577"/>
      <w:r w:rsidRPr="00BE1302">
        <w:t>g)   any additional features used in the energy model calculations that account for a significant difference in house energy performance.</w:t>
      </w:r>
      <w:bookmarkStart w:id="578" w:name="a1435953"/>
      <w:bookmarkStart w:id="579" w:name="a1435954"/>
      <w:bookmarkEnd w:id="578"/>
      <w:bookmarkEnd w:id="579"/>
    </w:p>
    <w:p w14:paraId="21BBF7DF" w14:textId="77777777" w:rsidR="00BE1302" w:rsidRPr="00BE1302" w:rsidRDefault="00BE1302" w:rsidP="00BE1302">
      <w:pPr>
        <w:pStyle w:val="05Sentence"/>
        <w:rPr>
          <w:sz w:val="27"/>
          <w:szCs w:val="27"/>
        </w:rPr>
      </w:pPr>
      <w:bookmarkStart w:id="580" w:name="a1436162"/>
      <w:bookmarkStart w:id="581" w:name="es008784"/>
      <w:bookmarkEnd w:id="580"/>
      <w:bookmarkEnd w:id="581"/>
      <w:r w:rsidRPr="00BE1302">
        <w:t>2)   The effective thermal resistance values and respective areas of opaque </w:t>
      </w:r>
      <w:hyperlink r:id="rId128" w:history="1">
        <w:r w:rsidRPr="00BE1302">
          <w:rPr>
            <w:rStyle w:val="Hyperlink"/>
            <w:i/>
            <w:iCs/>
            <w:color w:val="auto"/>
            <w:u w:val="none"/>
          </w:rPr>
          <w:t>building</w:t>
        </w:r>
      </w:hyperlink>
      <w:r w:rsidRPr="00BE1302">
        <w:t> envelope assemblies that cover less than 2% of the total area of their respective assembly type need not be provided in the drawings and specifications required in </w:t>
      </w:r>
      <w:hyperlink r:id="rId129" w:anchor="es008783" w:history="1">
        <w:r w:rsidRPr="00BE1302">
          <w:rPr>
            <w:rStyle w:val="Hyperlink"/>
            <w:color w:val="auto"/>
            <w:u w:val="none"/>
          </w:rPr>
          <w:t>Sentence</w:t>
        </w:r>
      </w:hyperlink>
      <w:hyperlink r:id="rId130" w:anchor="es008783" w:history="1">
        <w:r w:rsidRPr="00BE1302">
          <w:rPr>
            <w:rStyle w:val="Hyperlink"/>
            <w:color w:val="auto"/>
            <w:u w:val="none"/>
          </w:rPr>
          <w:t> </w:t>
        </w:r>
      </w:hyperlink>
      <w:hyperlink r:id="rId131" w:anchor="es008783" w:history="1">
        <w:r w:rsidRPr="00BE1302">
          <w:rPr>
            <w:rStyle w:val="Hyperlink"/>
            <w:color w:val="auto"/>
            <w:u w:val="none"/>
          </w:rPr>
          <w:t>(1)</w:t>
        </w:r>
      </w:hyperlink>
      <w:r w:rsidRPr="00BE1302">
        <w:t>.</w:t>
      </w:r>
      <w:bookmarkStart w:id="582" w:name="a1436172"/>
      <w:bookmarkEnd w:id="582"/>
    </w:p>
    <w:p w14:paraId="4320E494" w14:textId="77777777" w:rsidR="00BE1302" w:rsidRPr="00BE1302" w:rsidRDefault="00BE1302" w:rsidP="00BE1302">
      <w:pPr>
        <w:pStyle w:val="05Sentence"/>
        <w:rPr>
          <w:sz w:val="27"/>
          <w:szCs w:val="27"/>
        </w:rPr>
      </w:pPr>
      <w:bookmarkStart w:id="583" w:name="a1436174"/>
      <w:bookmarkStart w:id="584" w:name="es008785"/>
      <w:bookmarkEnd w:id="583"/>
      <w:bookmarkEnd w:id="584"/>
      <w:r w:rsidRPr="00BE1302">
        <w:t>3)   Where part-load characteristics are used in the modeling of the HVAC equipment, they need not be provided in the drawings and specifications required in </w:t>
      </w:r>
      <w:hyperlink r:id="rId132" w:anchor="es008783" w:history="1">
        <w:r w:rsidRPr="00BE1302">
          <w:rPr>
            <w:rStyle w:val="Hyperlink"/>
            <w:color w:val="auto"/>
            <w:u w:val="none"/>
          </w:rPr>
          <w:t>Sentence</w:t>
        </w:r>
      </w:hyperlink>
      <w:hyperlink r:id="rId133" w:anchor="es008783" w:history="1">
        <w:r w:rsidRPr="00BE1302">
          <w:rPr>
            <w:rStyle w:val="Hyperlink"/>
            <w:color w:val="auto"/>
            <w:u w:val="none"/>
          </w:rPr>
          <w:t> </w:t>
        </w:r>
      </w:hyperlink>
      <w:hyperlink r:id="rId134" w:anchor="es008783" w:history="1">
        <w:r w:rsidRPr="00BE1302">
          <w:rPr>
            <w:rStyle w:val="Hyperlink"/>
            <w:color w:val="auto"/>
            <w:u w:val="none"/>
          </w:rPr>
          <w:t>(1)</w:t>
        </w:r>
      </w:hyperlink>
      <w:r w:rsidRPr="00BE1302">
        <w:t>.</w:t>
      </w:r>
      <w:bookmarkStart w:id="585" w:name="a1436180"/>
      <w:bookmarkEnd w:id="585"/>
    </w:p>
    <w:p w14:paraId="5FEDCEF1" w14:textId="77777777" w:rsidR="00BE1302" w:rsidRDefault="00BE1302" w:rsidP="00BE1302">
      <w:pPr>
        <w:pStyle w:val="05Sentence"/>
        <w:rPr>
          <w:ins w:id="586" w:author="Watt, Stephen HOUS:EX" w:date="2023-05-10T09:51:00Z"/>
        </w:rPr>
      </w:pPr>
      <w:bookmarkStart w:id="587" w:name="a1436182"/>
      <w:bookmarkStart w:id="588" w:name="es008786"/>
      <w:bookmarkEnd w:id="587"/>
      <w:bookmarkEnd w:id="588"/>
      <w:r w:rsidRPr="00BE1302">
        <w:lastRenderedPageBreak/>
        <w:t>4)   The features of the proposed house that differ from those of the reference house shall be detailed in the specifications required in </w:t>
      </w:r>
      <w:hyperlink r:id="rId135" w:anchor="es008783" w:history="1">
        <w:r w:rsidRPr="00BE1302">
          <w:rPr>
            <w:rStyle w:val="Hyperlink"/>
            <w:color w:val="auto"/>
            <w:u w:val="none"/>
          </w:rPr>
          <w:t>Sentence</w:t>
        </w:r>
      </w:hyperlink>
      <w:hyperlink r:id="rId136" w:anchor="es008783" w:history="1">
        <w:r w:rsidRPr="00BE1302">
          <w:rPr>
            <w:rStyle w:val="Hyperlink"/>
            <w:color w:val="auto"/>
            <w:u w:val="none"/>
          </w:rPr>
          <w:t> </w:t>
        </w:r>
      </w:hyperlink>
      <w:hyperlink r:id="rId137" w:anchor="es008783" w:history="1">
        <w:r w:rsidRPr="00BE1302">
          <w:rPr>
            <w:rStyle w:val="Hyperlink"/>
            <w:color w:val="auto"/>
            <w:u w:val="none"/>
          </w:rPr>
          <w:t>(1)</w:t>
        </w:r>
      </w:hyperlink>
      <w:r w:rsidRPr="00BE1302">
        <w:t>.</w:t>
      </w:r>
      <w:bookmarkStart w:id="589" w:name="a1436188"/>
      <w:bookmarkStart w:id="590" w:name="a1435690"/>
      <w:bookmarkEnd w:id="589"/>
      <w:bookmarkEnd w:id="590"/>
    </w:p>
    <w:p w14:paraId="788A38A6" w14:textId="75923EA9" w:rsidR="003932FF" w:rsidRPr="00BE1302" w:rsidRDefault="003932FF" w:rsidP="00BE1302">
      <w:pPr>
        <w:pStyle w:val="05Sentence"/>
        <w:rPr>
          <w:sz w:val="27"/>
          <w:szCs w:val="27"/>
        </w:rPr>
      </w:pPr>
      <w:ins w:id="591" w:author="Watt, Stephen HOUS:EX" w:date="2023-05-10T09:52:00Z">
        <w:r>
          <w:t>5)</w:t>
        </w:r>
      </w:ins>
      <w:ins w:id="592" w:author="Watt, Stephen HOUS:EX" w:date="2023-05-10T10:55:00Z">
        <w:r w:rsidR="004C04D1" w:rsidRPr="00BE1302">
          <w:t>   </w:t>
        </w:r>
      </w:ins>
      <w:ins w:id="593" w:author="Watt, Stephen HOUS:EX" w:date="2023-05-10T09:52:00Z">
        <w:r>
          <w:t>The drawings and specifications for the proposed house shall include the GHG Emission Level achieved, as applicable. (See Sentence 9.37.1.2.(</w:t>
        </w:r>
      </w:ins>
      <w:ins w:id="594" w:author="Dang, Tommy HOUS:EX" w:date="2023-07-29T14:03:00Z">
        <w:r w:rsidR="008C5112">
          <w:t>5</w:t>
        </w:r>
      </w:ins>
      <w:ins w:id="595" w:author="Watt, Stephen HOUS:EX" w:date="2023-05-10T09:52:00Z">
        <w:r>
          <w:t>) of Division B).</w:t>
        </w:r>
      </w:ins>
    </w:p>
    <w:p w14:paraId="4128D0D6" w14:textId="77777777" w:rsidR="00BE1302" w:rsidRPr="00BE1302" w:rsidRDefault="00BE1302" w:rsidP="00C31346">
      <w:pPr>
        <w:pStyle w:val="04Article"/>
        <w:rPr>
          <w:sz w:val="27"/>
          <w:szCs w:val="27"/>
        </w:rPr>
      </w:pPr>
      <w:bookmarkStart w:id="596" w:name="a1436190"/>
      <w:bookmarkStart w:id="597" w:name="ea006235"/>
      <w:bookmarkEnd w:id="596"/>
      <w:bookmarkEnd w:id="597"/>
      <w:r w:rsidRPr="00BE1302">
        <w:t>2.2.8.3. House Performance Compliance Calculation Report</w:t>
      </w:r>
    </w:p>
    <w:p w14:paraId="55E0810D" w14:textId="77777777" w:rsidR="00BE1302" w:rsidRPr="00BE1302" w:rsidRDefault="00BE1302" w:rsidP="00BE1302">
      <w:pPr>
        <w:pStyle w:val="05Sentence"/>
        <w:rPr>
          <w:sz w:val="27"/>
          <w:szCs w:val="27"/>
        </w:rPr>
      </w:pPr>
      <w:bookmarkStart w:id="598" w:name="a1436198"/>
      <w:bookmarkStart w:id="599" w:name="es008787"/>
      <w:bookmarkEnd w:id="598"/>
      <w:bookmarkEnd w:id="599"/>
      <w:r w:rsidRPr="00BE1302">
        <w:t>1)   A house performance compliance calculation report shall be provided in accordance with </w:t>
      </w:r>
      <w:hyperlink r:id="rId138" w:anchor="es008788" w:history="1">
        <w:r w:rsidRPr="00BE1302">
          <w:rPr>
            <w:rStyle w:val="Hyperlink"/>
            <w:color w:val="auto"/>
            <w:u w:val="none"/>
          </w:rPr>
          <w:t>Sentence</w:t>
        </w:r>
      </w:hyperlink>
      <w:hyperlink r:id="rId139" w:anchor="es008788" w:history="1">
        <w:r w:rsidRPr="00BE1302">
          <w:rPr>
            <w:rStyle w:val="Hyperlink"/>
            <w:color w:val="auto"/>
            <w:u w:val="none"/>
          </w:rPr>
          <w:t> </w:t>
        </w:r>
      </w:hyperlink>
      <w:hyperlink r:id="rId140" w:anchor="es008788" w:history="1">
        <w:r w:rsidRPr="00BE1302">
          <w:rPr>
            <w:rStyle w:val="Hyperlink"/>
            <w:color w:val="auto"/>
            <w:u w:val="none"/>
          </w:rPr>
          <w:t>(2)</w:t>
        </w:r>
      </w:hyperlink>
      <w:r w:rsidRPr="00BE1302">
        <w:t> for each proposed house design.</w:t>
      </w:r>
      <w:bookmarkStart w:id="600" w:name="a1436204"/>
      <w:bookmarkEnd w:id="600"/>
    </w:p>
    <w:p w14:paraId="20C3AB5D" w14:textId="77777777" w:rsidR="00BE1302" w:rsidRPr="00BE1302" w:rsidRDefault="00BE1302" w:rsidP="00BE1302">
      <w:pPr>
        <w:pStyle w:val="05Sentence"/>
        <w:rPr>
          <w:sz w:val="27"/>
          <w:szCs w:val="27"/>
        </w:rPr>
      </w:pPr>
      <w:bookmarkStart w:id="601" w:name="a1436206"/>
      <w:bookmarkStart w:id="602" w:name="es008788"/>
      <w:bookmarkEnd w:id="601"/>
      <w:bookmarkEnd w:id="602"/>
      <w:r w:rsidRPr="00BE1302">
        <w:t>2)   In addition to the drawings and specifications required in </w:t>
      </w:r>
      <w:hyperlink r:id="rId141" w:anchor="ea006234" w:history="1">
        <w:r w:rsidRPr="00BE1302">
          <w:rPr>
            <w:rStyle w:val="Hyperlink"/>
            <w:color w:val="auto"/>
            <w:u w:val="none"/>
          </w:rPr>
          <w:t>Article</w:t>
        </w:r>
      </w:hyperlink>
      <w:hyperlink r:id="rId142" w:anchor="ea006234" w:history="1">
        <w:r w:rsidRPr="00BE1302">
          <w:rPr>
            <w:rStyle w:val="Hyperlink"/>
            <w:color w:val="auto"/>
            <w:u w:val="none"/>
          </w:rPr>
          <w:t> </w:t>
        </w:r>
      </w:hyperlink>
      <w:hyperlink r:id="rId143" w:anchor="ea006234" w:history="1">
        <w:r w:rsidRPr="00BE1302">
          <w:rPr>
            <w:rStyle w:val="Hyperlink"/>
            <w:color w:val="auto"/>
            <w:u w:val="none"/>
          </w:rPr>
          <w:t>2.2.8.2.</w:t>
        </w:r>
      </w:hyperlink>
      <w:r w:rsidRPr="00BE1302">
        <w:t>, the house performance compliance calculation report shall include</w:t>
      </w:r>
    </w:p>
    <w:p w14:paraId="0D91C7E2" w14:textId="77777777" w:rsidR="00BE1302" w:rsidRPr="00BE1302" w:rsidRDefault="00BE1302" w:rsidP="00BE1302">
      <w:pPr>
        <w:pStyle w:val="05Sentence"/>
        <w:rPr>
          <w:sz w:val="27"/>
          <w:szCs w:val="27"/>
        </w:rPr>
      </w:pPr>
      <w:bookmarkStart w:id="603" w:name="a1436418"/>
      <w:bookmarkStart w:id="604" w:name="es008788a"/>
      <w:bookmarkEnd w:id="603"/>
      <w:bookmarkEnd w:id="604"/>
      <w:r w:rsidRPr="00BE1302">
        <w:t>a)   a project information section containing</w:t>
      </w:r>
    </w:p>
    <w:p w14:paraId="2CADEC50" w14:textId="77777777" w:rsidR="00BE1302" w:rsidRPr="00BE1302" w:rsidRDefault="00BE1302" w:rsidP="00BE1302">
      <w:pPr>
        <w:pStyle w:val="05Sentence"/>
        <w:rPr>
          <w:sz w:val="27"/>
          <w:szCs w:val="27"/>
        </w:rPr>
      </w:pPr>
      <w:bookmarkStart w:id="605" w:name="a1436422"/>
      <w:bookmarkStart w:id="606" w:name="es008788a1"/>
      <w:bookmarkEnd w:id="605"/>
      <w:bookmarkEnd w:id="606"/>
      <w:r w:rsidRPr="00BE1302">
        <w:t>i)   the name or identifier of the project,</w:t>
      </w:r>
      <w:bookmarkStart w:id="607" w:name="a1436426"/>
      <w:bookmarkEnd w:id="607"/>
    </w:p>
    <w:p w14:paraId="274F9048" w14:textId="77777777" w:rsidR="00BE1302" w:rsidRPr="00BE1302" w:rsidRDefault="00BE1302" w:rsidP="00BE1302">
      <w:pPr>
        <w:pStyle w:val="05Sentence"/>
        <w:rPr>
          <w:sz w:val="27"/>
          <w:szCs w:val="27"/>
        </w:rPr>
      </w:pPr>
      <w:bookmarkStart w:id="608" w:name="a1436427"/>
      <w:bookmarkStart w:id="609" w:name="es008788a2"/>
      <w:bookmarkEnd w:id="608"/>
      <w:bookmarkEnd w:id="609"/>
      <w:r w:rsidRPr="00BE1302">
        <w:t>ii)   a description of the project,</w:t>
      </w:r>
      <w:bookmarkStart w:id="610" w:name="a1436431"/>
      <w:bookmarkEnd w:id="610"/>
    </w:p>
    <w:p w14:paraId="325EDE1E" w14:textId="77777777" w:rsidR="00BE1302" w:rsidRPr="00BE1302" w:rsidRDefault="00BE1302" w:rsidP="00BE1302">
      <w:pPr>
        <w:pStyle w:val="05Sentence"/>
        <w:rPr>
          <w:sz w:val="27"/>
          <w:szCs w:val="27"/>
        </w:rPr>
      </w:pPr>
      <w:bookmarkStart w:id="611" w:name="a1436432"/>
      <w:bookmarkStart w:id="612" w:name="es008788a3"/>
      <w:bookmarkEnd w:id="611"/>
      <w:bookmarkEnd w:id="612"/>
      <w:r w:rsidRPr="00BE1302">
        <w:t>iii)   the address of the project,</w:t>
      </w:r>
      <w:bookmarkStart w:id="613" w:name="a1436436"/>
      <w:bookmarkEnd w:id="613"/>
    </w:p>
    <w:p w14:paraId="7C7BF511" w14:textId="77777777" w:rsidR="00BE1302" w:rsidRPr="00BE1302" w:rsidRDefault="00BE1302" w:rsidP="00BE1302">
      <w:pPr>
        <w:pStyle w:val="05Sentence"/>
        <w:rPr>
          <w:sz w:val="27"/>
          <w:szCs w:val="27"/>
        </w:rPr>
      </w:pPr>
      <w:bookmarkStart w:id="614" w:name="a1436437"/>
      <w:bookmarkStart w:id="615" w:name="es008788a4"/>
      <w:bookmarkEnd w:id="614"/>
      <w:bookmarkEnd w:id="615"/>
      <w:r w:rsidRPr="00BE1302">
        <w:t>iv)   the name and version of the calculation tool,</w:t>
      </w:r>
      <w:bookmarkStart w:id="616" w:name="a1436441"/>
      <w:bookmarkEnd w:id="616"/>
    </w:p>
    <w:p w14:paraId="3A759B04" w14:textId="77777777" w:rsidR="00BE1302" w:rsidRPr="00BE1302" w:rsidRDefault="00BE1302" w:rsidP="00BE1302">
      <w:pPr>
        <w:pStyle w:val="05Sentence"/>
        <w:rPr>
          <w:sz w:val="27"/>
          <w:szCs w:val="27"/>
        </w:rPr>
      </w:pPr>
      <w:bookmarkStart w:id="617" w:name="a1436442"/>
      <w:bookmarkStart w:id="618" w:name="es008788a5"/>
      <w:bookmarkEnd w:id="617"/>
      <w:bookmarkEnd w:id="618"/>
      <w:r w:rsidRPr="00BE1302">
        <w:t>v)   the geographic region in which the proposed house is to be built, and</w:t>
      </w:r>
      <w:bookmarkStart w:id="619" w:name="a1436446"/>
      <w:bookmarkEnd w:id="619"/>
    </w:p>
    <w:p w14:paraId="4CC8BC73" w14:textId="77777777" w:rsidR="00BE1302" w:rsidRPr="00BE1302" w:rsidRDefault="00BE1302" w:rsidP="00BE1302">
      <w:pPr>
        <w:pStyle w:val="05Sentence"/>
        <w:rPr>
          <w:sz w:val="27"/>
          <w:szCs w:val="27"/>
        </w:rPr>
      </w:pPr>
      <w:bookmarkStart w:id="620" w:name="a1436447"/>
      <w:bookmarkStart w:id="621" w:name="es008788a6"/>
      <w:bookmarkEnd w:id="620"/>
      <w:bookmarkEnd w:id="621"/>
      <w:r w:rsidRPr="00BE1302">
        <w:t>vi)   the identifier for the climatic data set used for analysis,</w:t>
      </w:r>
      <w:bookmarkStart w:id="622" w:name="a1436451"/>
      <w:bookmarkStart w:id="623" w:name="a1436452"/>
      <w:bookmarkEnd w:id="622"/>
      <w:bookmarkEnd w:id="623"/>
    </w:p>
    <w:p w14:paraId="519374ED" w14:textId="0F2DD413" w:rsidR="00A41D91" w:rsidRDefault="00BE1302" w:rsidP="00BE1302">
      <w:pPr>
        <w:pStyle w:val="05Sentence"/>
        <w:rPr>
          <w:ins w:id="624" w:author="Watt, Stephen HOUS:EX" w:date="2023-05-10T10:48:00Z"/>
        </w:rPr>
      </w:pPr>
      <w:bookmarkStart w:id="625" w:name="a1436453"/>
      <w:bookmarkStart w:id="626" w:name="es008788b"/>
      <w:bookmarkEnd w:id="625"/>
      <w:bookmarkEnd w:id="626"/>
      <w:r w:rsidRPr="00BE1302">
        <w:t>b)   a summary of the characteristics of the </w:t>
      </w:r>
      <w:hyperlink r:id="rId144" w:history="1">
        <w:r w:rsidRPr="00BE1302">
          <w:rPr>
            <w:rStyle w:val="Hyperlink"/>
            <w:i/>
            <w:iCs/>
            <w:color w:val="auto"/>
            <w:u w:val="none"/>
          </w:rPr>
          <w:t>building</w:t>
        </w:r>
      </w:hyperlink>
      <w:r w:rsidRPr="00BE1302">
        <w:t> envelope, HVAC system and service water heating system reflecting the information provided in </w:t>
      </w:r>
      <w:hyperlink r:id="rId145" w:anchor="ea006234" w:history="1">
        <w:r w:rsidRPr="00BE1302">
          <w:rPr>
            <w:rStyle w:val="Hyperlink"/>
            <w:color w:val="auto"/>
            <w:u w:val="none"/>
          </w:rPr>
          <w:t>Article</w:t>
        </w:r>
      </w:hyperlink>
      <w:hyperlink r:id="rId146" w:anchor="ea006234" w:history="1">
        <w:r w:rsidRPr="00BE1302">
          <w:rPr>
            <w:rStyle w:val="Hyperlink"/>
            <w:color w:val="auto"/>
            <w:u w:val="none"/>
          </w:rPr>
          <w:t> </w:t>
        </w:r>
      </w:hyperlink>
      <w:hyperlink r:id="rId147" w:anchor="ea006234" w:history="1">
        <w:r w:rsidRPr="00BE1302">
          <w:rPr>
            <w:rStyle w:val="Hyperlink"/>
            <w:color w:val="auto"/>
            <w:u w:val="none"/>
          </w:rPr>
          <w:t>2.2.8.2.</w:t>
        </w:r>
      </w:hyperlink>
      <w:r w:rsidRPr="00BE1302">
        <w:t>,</w:t>
      </w:r>
      <w:bookmarkStart w:id="627" w:name="a1436463"/>
      <w:bookmarkEnd w:id="627"/>
      <w:ins w:id="628" w:author="Watt, Stephen HOUS:EX" w:date="2023-05-10T09:51:00Z">
        <w:r w:rsidR="003932FF" w:rsidRPr="003932FF">
          <w:t xml:space="preserve"> </w:t>
        </w:r>
        <w:r w:rsidR="003932FF">
          <w:t xml:space="preserve">including energy sources for the </w:t>
        </w:r>
        <w:r w:rsidR="003932FF" w:rsidRPr="00C31346">
          <w:rPr>
            <w:i/>
            <w:iCs/>
          </w:rPr>
          <w:t>building’s</w:t>
        </w:r>
        <w:r w:rsidR="003932FF">
          <w:t xml:space="preserve"> systems, as applicable,</w:t>
        </w:r>
      </w:ins>
      <w:bookmarkStart w:id="629" w:name="a1436464"/>
      <w:bookmarkStart w:id="630" w:name="es008788c"/>
      <w:bookmarkEnd w:id="629"/>
      <w:bookmarkEnd w:id="630"/>
    </w:p>
    <w:p w14:paraId="2A67354A" w14:textId="664A75BB" w:rsidR="00BE1302" w:rsidRPr="00BE1302" w:rsidRDefault="00BE1302" w:rsidP="00BE1302">
      <w:pPr>
        <w:pStyle w:val="05Sentence"/>
        <w:rPr>
          <w:sz w:val="27"/>
          <w:szCs w:val="27"/>
        </w:rPr>
      </w:pPr>
      <w:r w:rsidRPr="00BE1302">
        <w:t>c)   an energy performance data summary containing</w:t>
      </w:r>
    </w:p>
    <w:p w14:paraId="54742F40" w14:textId="77777777" w:rsidR="00BE1302" w:rsidRPr="00BE1302" w:rsidRDefault="00BE1302" w:rsidP="00BE1302">
      <w:pPr>
        <w:pStyle w:val="05Sentence"/>
        <w:rPr>
          <w:sz w:val="27"/>
          <w:szCs w:val="27"/>
        </w:rPr>
      </w:pPr>
      <w:bookmarkStart w:id="631" w:name="a1436674"/>
      <w:bookmarkStart w:id="632" w:name="es008788c1"/>
      <w:bookmarkEnd w:id="631"/>
      <w:bookmarkEnd w:id="632"/>
      <w:r w:rsidRPr="00BE1302">
        <w:t>i)   the annual energy consumption of all energy sources calculated for the proposed house (see </w:t>
      </w:r>
      <w:hyperlink r:id="rId148" w:anchor="en001782" w:history="1">
        <w:r w:rsidRPr="00BE1302">
          <w:rPr>
            <w:rStyle w:val="Hyperlink"/>
            <w:color w:val="auto"/>
            <w:u w:val="none"/>
          </w:rPr>
          <w:t>Note</w:t>
        </w:r>
      </w:hyperlink>
      <w:hyperlink r:id="rId149" w:anchor="en001782" w:history="1">
        <w:r w:rsidRPr="00BE1302">
          <w:rPr>
            <w:rStyle w:val="Hyperlink"/>
            <w:color w:val="auto"/>
            <w:u w:val="none"/>
          </w:rPr>
          <w:t> </w:t>
        </w:r>
      </w:hyperlink>
      <w:hyperlink r:id="rId150" w:anchor="en001782" w:history="1">
        <w:r w:rsidRPr="00BE1302">
          <w:rPr>
            <w:rStyle w:val="Hyperlink"/>
            <w:color w:val="auto"/>
            <w:u w:val="none"/>
          </w:rPr>
          <w:t>A-2.2.8.3.(2)(c)(i)</w:t>
        </w:r>
      </w:hyperlink>
      <w:r w:rsidRPr="00BE1302">
        <w:t>), and</w:t>
      </w:r>
      <w:bookmarkStart w:id="633" w:name="a1436680"/>
      <w:bookmarkEnd w:id="633"/>
    </w:p>
    <w:p w14:paraId="08457C26" w14:textId="77777777" w:rsidR="00BE1302" w:rsidRPr="00BE1302" w:rsidRDefault="00BE1302" w:rsidP="00BE1302">
      <w:pPr>
        <w:pStyle w:val="05Sentence"/>
        <w:rPr>
          <w:sz w:val="27"/>
          <w:szCs w:val="27"/>
        </w:rPr>
      </w:pPr>
      <w:bookmarkStart w:id="634" w:name="a1436681"/>
      <w:bookmarkStart w:id="635" w:name="es008788c2"/>
      <w:bookmarkEnd w:id="634"/>
      <w:bookmarkEnd w:id="635"/>
      <w:r w:rsidRPr="00BE1302">
        <w:t>ii)   the house energy target of all energy sources calculated for the reference house,</w:t>
      </w:r>
      <w:bookmarkStart w:id="636" w:name="a1436685"/>
      <w:bookmarkStart w:id="637" w:name="a1436686"/>
      <w:bookmarkEnd w:id="636"/>
      <w:bookmarkEnd w:id="637"/>
    </w:p>
    <w:p w14:paraId="6CB885BC" w14:textId="77777777" w:rsidR="00BE1302" w:rsidRPr="00BE1302" w:rsidRDefault="00BE1302" w:rsidP="00BE1302">
      <w:pPr>
        <w:pStyle w:val="05Sentence"/>
        <w:rPr>
          <w:sz w:val="27"/>
          <w:szCs w:val="27"/>
        </w:rPr>
      </w:pPr>
      <w:bookmarkStart w:id="638" w:name="a1436687"/>
      <w:bookmarkStart w:id="639" w:name="es008788d"/>
      <w:bookmarkEnd w:id="638"/>
      <w:bookmarkEnd w:id="639"/>
      <w:r w:rsidRPr="00BE1302">
        <w:t>d)   where a software program is used to determine compliance,</w:t>
      </w:r>
    </w:p>
    <w:p w14:paraId="7DEF6585" w14:textId="77777777" w:rsidR="00BE1302" w:rsidRPr="00BE1302" w:rsidRDefault="00BE1302" w:rsidP="00BE1302">
      <w:pPr>
        <w:pStyle w:val="05Sentence"/>
        <w:rPr>
          <w:sz w:val="27"/>
          <w:szCs w:val="27"/>
        </w:rPr>
      </w:pPr>
      <w:bookmarkStart w:id="640" w:name="a1436691"/>
      <w:bookmarkStart w:id="641" w:name="es008788d1"/>
      <w:bookmarkEnd w:id="640"/>
      <w:bookmarkEnd w:id="641"/>
      <w:r w:rsidRPr="00BE1302">
        <w:t>i)   the name of the software program(s), and</w:t>
      </w:r>
      <w:bookmarkStart w:id="642" w:name="a1436695"/>
      <w:bookmarkEnd w:id="642"/>
    </w:p>
    <w:p w14:paraId="641692A1" w14:textId="77777777" w:rsidR="00BE1302" w:rsidRPr="00BE1302" w:rsidRDefault="00BE1302" w:rsidP="00BE1302">
      <w:pPr>
        <w:pStyle w:val="05Sentence"/>
        <w:rPr>
          <w:sz w:val="27"/>
          <w:szCs w:val="27"/>
        </w:rPr>
      </w:pPr>
      <w:bookmarkStart w:id="643" w:name="a1436696"/>
      <w:bookmarkStart w:id="644" w:name="es008788d2"/>
      <w:bookmarkEnd w:id="643"/>
      <w:bookmarkEnd w:id="644"/>
      <w:r w:rsidRPr="00BE1302">
        <w:t>ii)   a list of any adaptations made by the user to the software relating to input or output values, and</w:t>
      </w:r>
      <w:bookmarkStart w:id="645" w:name="a1436700"/>
      <w:bookmarkStart w:id="646" w:name="a1436701"/>
      <w:bookmarkEnd w:id="645"/>
      <w:bookmarkEnd w:id="646"/>
    </w:p>
    <w:p w14:paraId="17708F39" w14:textId="77777777" w:rsidR="00300A0D" w:rsidRDefault="00BE1302" w:rsidP="00BE1302">
      <w:pPr>
        <w:pStyle w:val="05Sentence"/>
        <w:rPr>
          <w:ins w:id="647" w:author="Watt, Stephen HOUS:EX" w:date="2023-05-09T10:18:00Z"/>
        </w:rPr>
      </w:pPr>
      <w:bookmarkStart w:id="648" w:name="a1436702"/>
      <w:bookmarkStart w:id="649" w:name="es008788e"/>
      <w:bookmarkEnd w:id="648"/>
      <w:bookmarkEnd w:id="649"/>
      <w:r w:rsidRPr="00BE1302">
        <w:t>e)</w:t>
      </w:r>
      <w:bookmarkStart w:id="650" w:name="_Hlk134520740"/>
      <w:r w:rsidRPr="00BE1302">
        <w:t>   </w:t>
      </w:r>
      <w:bookmarkEnd w:id="650"/>
      <w:r w:rsidRPr="00BE1302">
        <w:t>a statement that the calculation was performed in compliance with</w:t>
      </w:r>
    </w:p>
    <w:p w14:paraId="60CCD173" w14:textId="282EAB0C" w:rsidR="00300A0D" w:rsidRDefault="00BE1302" w:rsidP="00BE1302">
      <w:pPr>
        <w:pStyle w:val="05Sentence"/>
        <w:rPr>
          <w:ins w:id="651" w:author="Watt, Stephen HOUS:EX" w:date="2023-05-09T10:19:00Z"/>
        </w:rPr>
      </w:pPr>
      <w:r w:rsidRPr="00BE1302">
        <w:t> </w:t>
      </w:r>
      <w:r w:rsidR="00300A0D">
        <w:t>i)</w:t>
      </w:r>
      <w:ins w:id="652" w:author="Watt, Stephen HOUS:EX" w:date="2023-05-09T10:31:00Z">
        <w:r w:rsidR="008863B7" w:rsidRPr="00BE1302">
          <w:t>   </w:t>
        </w:r>
      </w:ins>
      <w:hyperlink r:id="rId151" w:anchor="ep001029.37.5" w:history="1">
        <w:r w:rsidRPr="00BE1302">
          <w:rPr>
            <w:rStyle w:val="Hyperlink"/>
            <w:color w:val="auto"/>
            <w:u w:val="none"/>
          </w:rPr>
          <w:t>Subsection</w:t>
        </w:r>
      </w:hyperlink>
      <w:hyperlink r:id="rId152" w:anchor="ep001029.37.5" w:history="1">
        <w:r w:rsidRPr="00BE1302">
          <w:rPr>
            <w:rStyle w:val="Hyperlink"/>
            <w:color w:val="auto"/>
            <w:u w:val="none"/>
          </w:rPr>
          <w:t> </w:t>
        </w:r>
      </w:hyperlink>
      <w:hyperlink r:id="rId153" w:anchor="ep001029.37.5" w:history="1">
        <w:r w:rsidRPr="00BE1302">
          <w:rPr>
            <w:rStyle w:val="Hyperlink"/>
            <w:color w:val="auto"/>
            <w:u w:val="none"/>
          </w:rPr>
          <w:t>9.36.5.</w:t>
        </w:r>
      </w:hyperlink>
      <w:r w:rsidRPr="00BE1302">
        <w:t> of Division </w:t>
      </w:r>
      <w:hyperlink r:id="rId154" w:anchor="ep001029.37.5" w:history="1">
        <w:r w:rsidRPr="00BE1302">
          <w:rPr>
            <w:rStyle w:val="Hyperlink"/>
            <w:color w:val="auto"/>
            <w:u w:val="none"/>
          </w:rPr>
          <w:t>B</w:t>
        </w:r>
      </w:hyperlink>
      <w:ins w:id="653" w:author="Watt, Stephen HOUS:EX" w:date="2023-05-09T10:18:00Z">
        <w:r w:rsidR="00300A0D">
          <w:rPr>
            <w:rStyle w:val="Hyperlink"/>
            <w:color w:val="auto"/>
            <w:u w:val="none"/>
          </w:rPr>
          <w:t>,</w:t>
        </w:r>
      </w:ins>
    </w:p>
    <w:p w14:paraId="72B1F072" w14:textId="210C39CA" w:rsidR="00300A0D" w:rsidRDefault="00300A0D" w:rsidP="00BE1302">
      <w:pPr>
        <w:pStyle w:val="05Sentence"/>
        <w:rPr>
          <w:ins w:id="654" w:author="Watt, Stephen HOUS:EX" w:date="2023-05-09T10:19:00Z"/>
        </w:rPr>
      </w:pPr>
      <w:ins w:id="655" w:author="Watt, Stephen HOUS:EX" w:date="2023-05-09T10:19:00Z">
        <w:r>
          <w:t>ii)</w:t>
        </w:r>
      </w:ins>
      <w:ins w:id="656" w:author="Watt, Stephen HOUS:EX" w:date="2023-05-09T10:31:00Z">
        <w:r w:rsidR="008863B7" w:rsidRPr="00BE1302">
          <w:t>   </w:t>
        </w:r>
      </w:ins>
      <w:ins w:id="657" w:author="Watt, Stephen HOUS:EX" w:date="2023-05-09T10:19:00Z">
        <w:r>
          <w:t xml:space="preserve">Sentence 9.36.6.3.(3) of Division B, </w:t>
        </w:r>
      </w:ins>
      <w:ins w:id="658" w:author="Watt, Stephen HOUS:EX" w:date="2023-05-10T09:23:00Z">
        <w:r w:rsidR="002B1219">
          <w:t>or</w:t>
        </w:r>
      </w:ins>
    </w:p>
    <w:p w14:paraId="37BB7034" w14:textId="77777777" w:rsidR="00904A32" w:rsidRDefault="00300A0D" w:rsidP="00BE1302">
      <w:pPr>
        <w:pStyle w:val="05Sentence"/>
        <w:rPr>
          <w:ins w:id="659" w:author="Watt, Stephen HOUS:EX" w:date="2023-05-10T10:26:00Z"/>
        </w:rPr>
      </w:pPr>
      <w:ins w:id="660" w:author="Watt, Stephen HOUS:EX" w:date="2023-05-09T10:19:00Z">
        <w:r>
          <w:t>iii)</w:t>
        </w:r>
      </w:ins>
      <w:ins w:id="661" w:author="Watt, Stephen HOUS:EX" w:date="2023-05-09T10:31:00Z">
        <w:r w:rsidR="008863B7" w:rsidRPr="00BE1302">
          <w:t>   </w:t>
        </w:r>
      </w:ins>
      <w:ins w:id="662" w:author="Watt, Stephen HOUS:EX" w:date="2023-05-09T10:19:00Z">
        <w:r>
          <w:t>Sentence 9.36.6.4.(2) of Division B</w:t>
        </w:r>
      </w:ins>
      <w:bookmarkStart w:id="663" w:name="a1436708"/>
      <w:bookmarkStart w:id="664" w:name="a1436709"/>
      <w:bookmarkStart w:id="665" w:name="a1436196"/>
      <w:bookmarkStart w:id="666" w:name="a1431592"/>
      <w:bookmarkStart w:id="667" w:name="a1431593"/>
      <w:bookmarkEnd w:id="663"/>
      <w:bookmarkEnd w:id="664"/>
      <w:bookmarkEnd w:id="665"/>
      <w:bookmarkEnd w:id="666"/>
      <w:bookmarkEnd w:id="667"/>
      <w:ins w:id="668" w:author="Watt, Stephen HOUS:EX" w:date="2023-05-10T10:26:00Z">
        <w:r w:rsidR="00904A32">
          <w:t xml:space="preserve">, and </w:t>
        </w:r>
      </w:ins>
    </w:p>
    <w:p w14:paraId="6DE347D0" w14:textId="7583C8A0" w:rsidR="00904A32" w:rsidRDefault="00904A32" w:rsidP="00BE1302">
      <w:pPr>
        <w:pStyle w:val="05Sentence"/>
        <w:rPr>
          <w:ins w:id="669" w:author="Watt, Stephen HOUS:EX" w:date="2023-05-10T10:26:00Z"/>
        </w:rPr>
      </w:pPr>
      <w:ins w:id="670" w:author="Watt, Stephen HOUS:EX" w:date="2023-05-10T10:26:00Z">
        <w:r>
          <w:t>f)</w:t>
        </w:r>
      </w:ins>
      <w:ins w:id="671" w:author="Watt, Stephen HOUS:EX" w:date="2023-05-10T10:54:00Z">
        <w:r w:rsidR="004C04D1" w:rsidRPr="00BE1302">
          <w:t>   </w:t>
        </w:r>
      </w:ins>
      <w:ins w:id="672" w:author="Watt, Stephen HOUS:EX" w:date="2023-05-10T10:26:00Z">
        <w:r>
          <w:t>where applicable, the emissions factor or factors used to calculate GHG emission compliance in accordance with Subsection 9.37.1. of Division B, and</w:t>
        </w:r>
      </w:ins>
    </w:p>
    <w:p w14:paraId="0B0A42F0" w14:textId="300463D2" w:rsidR="00904A32" w:rsidRDefault="00904A32" w:rsidP="00BE1302">
      <w:pPr>
        <w:pStyle w:val="05Sentence"/>
        <w:rPr>
          <w:ins w:id="673" w:author="Watt, Stephen HOUS:EX" w:date="2023-05-10T10:26:00Z"/>
        </w:rPr>
      </w:pPr>
      <w:ins w:id="674" w:author="Watt, Stephen HOUS:EX" w:date="2023-05-10T10:26:00Z">
        <w:r>
          <w:t>i)</w:t>
        </w:r>
      </w:ins>
      <w:ins w:id="675" w:author="Watt, Stephen HOUS:EX" w:date="2023-05-10T10:54:00Z">
        <w:r w:rsidR="004C04D1" w:rsidRPr="00BE1302">
          <w:t>   </w:t>
        </w:r>
      </w:ins>
      <w:ins w:id="676" w:author="Watt, Stephen HOUS:EX" w:date="2023-05-10T10:26:00Z">
        <w:r>
          <w:t>the maximum GHG emissions by house, expressed in kgCO</w:t>
        </w:r>
        <w:r w:rsidRPr="00C31346">
          <w:rPr>
            <w:vertAlign w:val="subscript"/>
          </w:rPr>
          <w:t>2e</w:t>
        </w:r>
        <w:r>
          <w:t>/year, and</w:t>
        </w:r>
      </w:ins>
    </w:p>
    <w:p w14:paraId="5104194E" w14:textId="6D6380E6" w:rsidR="00BE1302" w:rsidRDefault="00904A32" w:rsidP="00BE1302">
      <w:pPr>
        <w:pStyle w:val="05Sentence"/>
        <w:rPr>
          <w:ins w:id="677" w:author="Watt, Stephen HOUS:EX" w:date="2023-05-09T10:23:00Z"/>
        </w:rPr>
      </w:pPr>
      <w:ins w:id="678" w:author="Watt, Stephen HOUS:EX" w:date="2023-05-10T10:26:00Z">
        <w:r>
          <w:t>ii)</w:t>
        </w:r>
      </w:ins>
      <w:ins w:id="679" w:author="Watt, Stephen HOUS:EX" w:date="2023-05-10T10:54:00Z">
        <w:r w:rsidR="004C04D1" w:rsidRPr="00BE1302">
          <w:t>   </w:t>
        </w:r>
      </w:ins>
      <w:ins w:id="680" w:author="Watt, Stephen HOUS:EX" w:date="2023-05-10T10:26:00Z">
        <w:r>
          <w:t>where applicable, the maximum GHGI of the house, expressed in kgCO</w:t>
        </w:r>
        <w:r w:rsidRPr="00C31346">
          <w:rPr>
            <w:vertAlign w:val="subscript"/>
          </w:rPr>
          <w:t>2e</w:t>
        </w:r>
        <w:r>
          <w:t>/m</w:t>
        </w:r>
        <w:r w:rsidRPr="00C31346">
          <w:rPr>
            <w:vertAlign w:val="superscript"/>
          </w:rPr>
          <w:t>2</w:t>
        </w:r>
        <w:r>
          <w:t>/year.</w:t>
        </w:r>
      </w:ins>
    </w:p>
    <w:p w14:paraId="07CACC88" w14:textId="54C267A3" w:rsidR="008863B7" w:rsidRDefault="008863B7" w:rsidP="008863B7">
      <w:pPr>
        <w:pStyle w:val="05Sentence"/>
        <w:rPr>
          <w:ins w:id="681" w:author="Watt, Stephen HOUS:EX" w:date="2023-05-09T10:24:00Z"/>
        </w:rPr>
      </w:pPr>
      <w:ins w:id="682" w:author="Watt, Stephen HOUS:EX" w:date="2023-05-09T10:24:00Z">
        <w:r>
          <w:t>3)</w:t>
        </w:r>
      </w:ins>
      <w:ins w:id="683" w:author="Watt, Stephen HOUS:EX" w:date="2023-05-09T10:31:00Z">
        <w:r w:rsidRPr="00BE1302">
          <w:t>   </w:t>
        </w:r>
      </w:ins>
      <w:ins w:id="684" w:author="Watt, Stephen HOUS:EX" w:date="2023-05-09T10:24:00Z">
        <w:r>
          <w:t xml:space="preserve">Where a </w:t>
        </w:r>
        <w:r w:rsidRPr="00DE272E">
          <w:rPr>
            <w:i/>
            <w:iCs/>
          </w:rPr>
          <w:t>building</w:t>
        </w:r>
        <w:r>
          <w:t xml:space="preserve"> complies with Subsection 9.36.6. of Division B, the energy performance data summary in</w:t>
        </w:r>
      </w:ins>
      <w:ins w:id="685" w:author="Watt, Stephen HOUS:EX" w:date="2023-05-09T10:29:00Z">
        <w:r>
          <w:t xml:space="preserve"> </w:t>
        </w:r>
      </w:ins>
      <w:ins w:id="686" w:author="Watt, Stephen HOUS:EX" w:date="2023-05-09T10:24:00Z">
        <w:r>
          <w:t>Clause (2)(c) shall also contain</w:t>
        </w:r>
      </w:ins>
      <w:ins w:id="687" w:author="Watt, Stephen HOUS:EX" w:date="2023-05-10T10:51:00Z">
        <w:r w:rsidR="00A41D91">
          <w:t>:</w:t>
        </w:r>
      </w:ins>
    </w:p>
    <w:p w14:paraId="69BC22E0" w14:textId="224F3068" w:rsidR="008863B7" w:rsidRDefault="008863B7" w:rsidP="008863B7">
      <w:pPr>
        <w:pStyle w:val="05Sentence"/>
        <w:rPr>
          <w:ins w:id="688" w:author="Watt, Stephen HOUS:EX" w:date="2023-05-09T10:24:00Z"/>
        </w:rPr>
      </w:pPr>
      <w:ins w:id="689" w:author="Watt, Stephen HOUS:EX" w:date="2023-05-09T10:24:00Z">
        <w:r>
          <w:lastRenderedPageBreak/>
          <w:t>a)</w:t>
        </w:r>
      </w:ins>
      <w:ins w:id="690" w:author="Watt, Stephen HOUS:EX" w:date="2023-05-09T10:31:00Z">
        <w:r w:rsidRPr="00BE1302">
          <w:t>   </w:t>
        </w:r>
      </w:ins>
      <w:ins w:id="691" w:author="Watt, Stephen HOUS:EX" w:date="2023-05-09T10:24:00Z">
        <w:r>
          <w:t xml:space="preserve">the </w:t>
        </w:r>
        <w:r w:rsidRPr="00C31346">
          <w:rPr>
            <w:i/>
            <w:iCs/>
          </w:rPr>
          <w:t>floor area</w:t>
        </w:r>
        <w:r>
          <w:t xml:space="preserve"> of </w:t>
        </w:r>
        <w:r w:rsidRPr="00DE272E">
          <w:rPr>
            <w:i/>
            <w:iCs/>
          </w:rPr>
          <w:t>conditioned space</w:t>
        </w:r>
        <w:r>
          <w:t xml:space="preserve"> used for the energy modelling calculations (see Note A-9.36.6.2. of</w:t>
        </w:r>
      </w:ins>
      <w:ins w:id="692" w:author="Watt, Stephen HOUS:EX" w:date="2023-05-09T10:27:00Z">
        <w:r>
          <w:t xml:space="preserve"> </w:t>
        </w:r>
      </w:ins>
      <w:ins w:id="693" w:author="Watt, Stephen HOUS:EX" w:date="2023-05-09T10:24:00Z">
        <w:r>
          <w:t>Division B),</w:t>
        </w:r>
      </w:ins>
    </w:p>
    <w:p w14:paraId="7192DAF1" w14:textId="5FD8CBA1" w:rsidR="008863B7" w:rsidRDefault="008863B7" w:rsidP="008863B7">
      <w:pPr>
        <w:pStyle w:val="05Sentence"/>
        <w:rPr>
          <w:ins w:id="694" w:author="Watt, Stephen HOUS:EX" w:date="2023-05-09T10:24:00Z"/>
        </w:rPr>
      </w:pPr>
      <w:ins w:id="695" w:author="Watt, Stephen HOUS:EX" w:date="2023-05-09T10:24:00Z">
        <w:r>
          <w:t>b)</w:t>
        </w:r>
      </w:ins>
      <w:ins w:id="696" w:author="Watt, Stephen HOUS:EX" w:date="2023-05-09T10:31:00Z">
        <w:r w:rsidRPr="00BE1302">
          <w:t>   </w:t>
        </w:r>
      </w:ins>
      <w:ins w:id="697" w:author="Watt, Stephen HOUS:EX" w:date="2023-05-09T10:24:00Z">
        <w:r>
          <w:t>the mechanical energy use intensity,</w:t>
        </w:r>
      </w:ins>
    </w:p>
    <w:p w14:paraId="29E63B26" w14:textId="1A35E8E6" w:rsidR="008863B7" w:rsidRDefault="008863B7" w:rsidP="008863B7">
      <w:pPr>
        <w:pStyle w:val="05Sentence"/>
        <w:rPr>
          <w:ins w:id="698" w:author="Watt, Stephen HOUS:EX" w:date="2023-05-09T10:24:00Z"/>
        </w:rPr>
      </w:pPr>
      <w:ins w:id="699" w:author="Watt, Stephen HOUS:EX" w:date="2023-05-09T10:24:00Z">
        <w:r>
          <w:t>c)</w:t>
        </w:r>
      </w:ins>
      <w:ins w:id="700" w:author="Watt, Stephen HOUS:EX" w:date="2023-05-09T10:31:00Z">
        <w:r w:rsidRPr="00BE1302">
          <w:t>   </w:t>
        </w:r>
      </w:ins>
      <w:ins w:id="701" w:author="Watt, Stephen HOUS:EX" w:date="2023-05-09T10:24:00Z">
        <w:r>
          <w:t xml:space="preserve"> the thermal energy demand intensity,</w:t>
        </w:r>
      </w:ins>
    </w:p>
    <w:p w14:paraId="0077F45B" w14:textId="31705EED" w:rsidR="008863B7" w:rsidRDefault="008863B7" w:rsidP="008863B7">
      <w:pPr>
        <w:pStyle w:val="05Sentence"/>
        <w:rPr>
          <w:ins w:id="702" w:author="Watt, Stephen HOUS:EX" w:date="2023-05-09T10:24:00Z"/>
        </w:rPr>
      </w:pPr>
      <w:ins w:id="703" w:author="Watt, Stephen HOUS:EX" w:date="2023-05-09T10:24:00Z">
        <w:r>
          <w:t>d)</w:t>
        </w:r>
      </w:ins>
      <w:ins w:id="704" w:author="Watt, Stephen HOUS:EX" w:date="2023-05-09T10:32:00Z">
        <w:r w:rsidRPr="00BE1302">
          <w:t>   </w:t>
        </w:r>
      </w:ins>
      <w:ins w:id="705" w:author="Watt, Stephen HOUS:EX" w:date="2023-05-09T10:24:00Z">
        <w:r>
          <w:t>where applicable, the</w:t>
        </w:r>
      </w:ins>
      <w:ins w:id="706" w:author="Watt, Stephen HOUS:EX" w:date="2023-05-10T10:27:00Z">
        <w:r w:rsidR="00904A32">
          <w:t xml:space="preserve"> percent heat loss reduction and percent improvement</w:t>
        </w:r>
      </w:ins>
      <w:ins w:id="707" w:author="Watt, Stephen HOUS:EX" w:date="2023-05-09T10:24:00Z">
        <w:r>
          <w:t>,</w:t>
        </w:r>
      </w:ins>
    </w:p>
    <w:p w14:paraId="6AE67B9C" w14:textId="6E6CCD61" w:rsidR="00B02221" w:rsidRDefault="008863B7" w:rsidP="008863B7">
      <w:pPr>
        <w:pStyle w:val="05Sentence"/>
        <w:rPr>
          <w:ins w:id="708" w:author="Watt, Stephen HOUS:EX" w:date="2023-05-10T10:34:00Z"/>
        </w:rPr>
      </w:pPr>
      <w:ins w:id="709" w:author="Watt, Stephen HOUS:EX" w:date="2023-05-09T10:24:00Z">
        <w:r>
          <w:t>e)</w:t>
        </w:r>
      </w:ins>
      <w:ins w:id="710" w:author="Watt, Stephen HOUS:EX" w:date="2023-05-09T10:32:00Z">
        <w:r w:rsidRPr="00BE1302">
          <w:t>   </w:t>
        </w:r>
      </w:ins>
      <w:ins w:id="711" w:author="Watt, Stephen HOUS:EX" w:date="2023-05-09T10:24:00Z">
        <w:r>
          <w:t xml:space="preserve">for </w:t>
        </w:r>
        <w:r w:rsidRPr="00DE272E">
          <w:rPr>
            <w:i/>
            <w:iCs/>
          </w:rPr>
          <w:t>buildings</w:t>
        </w:r>
        <w:r>
          <w:t xml:space="preserve"> conforming to Step</w:t>
        </w:r>
      </w:ins>
      <w:ins w:id="712" w:author="Watt, Stephen HOUS:EX" w:date="2023-05-10T10:28:00Z">
        <w:r w:rsidR="00904A32">
          <w:t>s 3 to 5</w:t>
        </w:r>
      </w:ins>
      <w:ins w:id="713" w:author="Watt, Stephen HOUS:EX" w:date="2023-05-09T10:24:00Z">
        <w:r>
          <w:t xml:space="preserve">, the airtightness of the </w:t>
        </w:r>
        <w:r w:rsidRPr="00DE272E">
          <w:rPr>
            <w:i/>
            <w:iCs/>
          </w:rPr>
          <w:t>building</w:t>
        </w:r>
        <w:r>
          <w:t xml:space="preserve"> as tested</w:t>
        </w:r>
      </w:ins>
      <w:ins w:id="714" w:author="Watt, Stephen HOUS:EX" w:date="2023-05-10T10:33:00Z">
        <w:r w:rsidR="00904A32">
          <w:t xml:space="preserve"> that is accounted for </w:t>
        </w:r>
      </w:ins>
      <w:ins w:id="715" w:author="Watt, Stephen HOUS:EX" w:date="2023-05-09T10:24:00Z">
        <w:r>
          <w:t>in accordance with</w:t>
        </w:r>
      </w:ins>
      <w:ins w:id="716" w:author="Watt, Stephen HOUS:EX" w:date="2023-05-09T10:29:00Z">
        <w:r>
          <w:t xml:space="preserve"> </w:t>
        </w:r>
      </w:ins>
      <w:ins w:id="717" w:author="Watt, Stephen HOUS:EX" w:date="2023-05-10T10:28:00Z">
        <w:r w:rsidR="00904A32">
          <w:t>Sentence</w:t>
        </w:r>
      </w:ins>
      <w:ins w:id="718" w:author="Watt, Stephen HOUS:EX" w:date="2023-05-09T10:24:00Z">
        <w:r>
          <w:t xml:space="preserve"> 9.36.6.</w:t>
        </w:r>
      </w:ins>
      <w:ins w:id="719" w:author="Watt, Stephen HOUS:EX" w:date="2023-05-10T10:28:00Z">
        <w:r w:rsidR="00904A32">
          <w:t>4</w:t>
        </w:r>
      </w:ins>
      <w:ins w:id="720" w:author="Watt, Stephen HOUS:EX" w:date="2023-05-09T10:24:00Z">
        <w:r>
          <w:t>.</w:t>
        </w:r>
      </w:ins>
      <w:ins w:id="721" w:author="Watt, Stephen HOUS:EX" w:date="2023-05-10T10:28:00Z">
        <w:r w:rsidR="00904A32">
          <w:t>(3)</w:t>
        </w:r>
      </w:ins>
      <w:ins w:id="722" w:author="Watt, Stephen HOUS:EX" w:date="2023-05-09T10:24:00Z">
        <w:r>
          <w:t xml:space="preserve"> of Division B, and </w:t>
        </w:r>
      </w:ins>
      <w:ins w:id="723" w:author="Watt, Stephen HOUS:EX" w:date="2023-05-10T10:33:00Z">
        <w:r w:rsidR="00B02221">
          <w:t>derived in accordance with</w:t>
        </w:r>
      </w:ins>
      <w:ins w:id="724" w:author="Watt, Stephen HOUS:EX" w:date="2023-05-10T10:34:00Z">
        <w:r w:rsidR="00B02221">
          <w:t xml:space="preserve"> Subsection 9.36.7., recorded in</w:t>
        </w:r>
      </w:ins>
      <w:ins w:id="725" w:author="Watt, Stephen HOUS:EX" w:date="2023-05-10T10:33:00Z">
        <w:r w:rsidR="00B02221">
          <w:t xml:space="preserve"> </w:t>
        </w:r>
      </w:ins>
    </w:p>
    <w:p w14:paraId="074F45E7" w14:textId="2FA5EF3B" w:rsidR="008863B7" w:rsidRDefault="00904A32" w:rsidP="008863B7">
      <w:pPr>
        <w:pStyle w:val="05Sentence"/>
        <w:rPr>
          <w:ins w:id="726" w:author="Watt, Stephen HOUS:EX" w:date="2023-05-10T10:31:00Z"/>
        </w:rPr>
      </w:pPr>
      <w:ins w:id="727" w:author="Watt, Stephen HOUS:EX" w:date="2023-05-10T10:31:00Z">
        <w:r>
          <w:t>i)</w:t>
        </w:r>
      </w:ins>
      <w:ins w:id="728" w:author="Watt, Stephen HOUS:EX" w:date="2023-05-10T10:34:00Z">
        <w:r w:rsidR="00B02221" w:rsidRPr="00BE1302">
          <w:t>   </w:t>
        </w:r>
      </w:ins>
      <w:ins w:id="729" w:author="Watt, Stephen HOUS:EX" w:date="2023-05-09T10:24:00Z">
        <w:r w:rsidR="008863B7">
          <w:t xml:space="preserve">air changes per hour at 50 Pa, </w:t>
        </w:r>
      </w:ins>
    </w:p>
    <w:p w14:paraId="56F3FEE3" w14:textId="6B2AD575" w:rsidR="00904A32" w:rsidRDefault="00904A32" w:rsidP="008863B7">
      <w:pPr>
        <w:pStyle w:val="05Sentence"/>
        <w:rPr>
          <w:ins w:id="730" w:author="Watt, Stephen HOUS:EX" w:date="2023-05-10T10:32:00Z"/>
        </w:rPr>
      </w:pPr>
      <w:ins w:id="731" w:author="Watt, Stephen HOUS:EX" w:date="2023-05-10T10:31:00Z">
        <w:r>
          <w:t>ii)</w:t>
        </w:r>
      </w:ins>
      <w:ins w:id="732" w:author="Watt, Stephen HOUS:EX" w:date="2023-05-10T10:34:00Z">
        <w:r w:rsidR="00B02221" w:rsidRPr="00BE1302">
          <w:t>   </w:t>
        </w:r>
      </w:ins>
      <w:ins w:id="733" w:author="Watt, Stephen HOUS:EX" w:date="2023-05-10T10:31:00Z">
        <w:r>
          <w:t xml:space="preserve">normalized leakage area at 10 Pa, or </w:t>
        </w:r>
      </w:ins>
    </w:p>
    <w:p w14:paraId="22500871" w14:textId="146346C0" w:rsidR="00904A32" w:rsidRDefault="00904A32" w:rsidP="008863B7">
      <w:pPr>
        <w:pStyle w:val="05Sentence"/>
        <w:rPr>
          <w:ins w:id="734" w:author="Watt, Stephen HOUS:EX" w:date="2023-05-09T10:24:00Z"/>
        </w:rPr>
      </w:pPr>
      <w:ins w:id="735" w:author="Watt, Stephen HOUS:EX" w:date="2023-05-10T10:31:00Z">
        <w:r>
          <w:t>iii)</w:t>
        </w:r>
      </w:ins>
      <w:ins w:id="736" w:author="Watt, Stephen HOUS:EX" w:date="2023-05-10T10:35:00Z">
        <w:r w:rsidR="00B02221" w:rsidRPr="00BE1302">
          <w:t>   </w:t>
        </w:r>
      </w:ins>
      <w:ins w:id="737" w:author="Watt, Stephen HOUS:EX" w:date="2023-05-10T10:31:00Z">
        <w:r>
          <w:t>normalized leakage rate at 50 Pa, and</w:t>
        </w:r>
      </w:ins>
    </w:p>
    <w:p w14:paraId="07396791" w14:textId="7DB37845" w:rsidR="008863B7" w:rsidRDefault="00904A32" w:rsidP="008863B7">
      <w:pPr>
        <w:pStyle w:val="05Sentence"/>
        <w:rPr>
          <w:ins w:id="738" w:author="Watt, Stephen HOUS:EX" w:date="2023-05-09T10:24:00Z"/>
        </w:rPr>
      </w:pPr>
      <w:ins w:id="739" w:author="Watt, Stephen HOUS:EX" w:date="2023-05-10T10:32:00Z">
        <w:r>
          <w:t>f</w:t>
        </w:r>
      </w:ins>
      <w:ins w:id="740" w:author="Watt, Stephen HOUS:EX" w:date="2023-05-09T10:24:00Z">
        <w:r w:rsidR="008863B7">
          <w:t>)</w:t>
        </w:r>
      </w:ins>
      <w:ins w:id="741" w:author="Watt, Stephen HOUS:EX" w:date="2023-05-09T10:32:00Z">
        <w:r w:rsidR="008863B7" w:rsidRPr="00BE1302">
          <w:t>   </w:t>
        </w:r>
      </w:ins>
      <w:ins w:id="742" w:author="Watt, Stephen HOUS:EX" w:date="2023-05-09T10:24:00Z">
        <w:r w:rsidR="008863B7">
          <w:t xml:space="preserve">percent of the </w:t>
        </w:r>
        <w:r w:rsidR="008863B7" w:rsidRPr="00DE272E">
          <w:rPr>
            <w:i/>
            <w:iCs/>
          </w:rPr>
          <w:t>building’s</w:t>
        </w:r>
        <w:r w:rsidR="008863B7">
          <w:t xml:space="preserve"> </w:t>
        </w:r>
        <w:r w:rsidR="008863B7" w:rsidRPr="00DE272E">
          <w:rPr>
            <w:i/>
            <w:iCs/>
          </w:rPr>
          <w:t xml:space="preserve">conditioned space </w:t>
        </w:r>
        <w:r w:rsidR="008863B7">
          <w:t>served by space-cooling equipment.</w:t>
        </w:r>
      </w:ins>
    </w:p>
    <w:p w14:paraId="5D222D79" w14:textId="04F3DDCA" w:rsidR="008863B7" w:rsidRDefault="008863B7" w:rsidP="008863B7">
      <w:pPr>
        <w:pStyle w:val="05Sentence"/>
        <w:rPr>
          <w:ins w:id="743" w:author="Watt, Stephen HOUS:EX" w:date="2023-05-09T10:28:00Z"/>
        </w:rPr>
      </w:pPr>
      <w:ins w:id="744" w:author="Watt, Stephen HOUS:EX" w:date="2023-05-09T10:24:00Z">
        <w:r>
          <w:t>4)</w:t>
        </w:r>
      </w:ins>
      <w:ins w:id="745" w:author="Watt, Stephen HOUS:EX" w:date="2023-05-09T10:32:00Z">
        <w:r w:rsidRPr="00BE1302">
          <w:t>   </w:t>
        </w:r>
      </w:ins>
      <w:ins w:id="746" w:author="Watt, Stephen HOUS:EX" w:date="2023-05-09T10:24:00Z">
        <w:r>
          <w:t>The mechanical energy use intensity in Clause (3)(b), the thermal energy demand intensity in Clause (3)(c),</w:t>
        </w:r>
      </w:ins>
      <w:ins w:id="747" w:author="Watt, Stephen HOUS:EX" w:date="2023-05-09T10:28:00Z">
        <w:r>
          <w:t xml:space="preserve"> </w:t>
        </w:r>
      </w:ins>
      <w:ins w:id="748" w:author="Watt, Stephen HOUS:EX" w:date="2023-05-09T10:24:00Z">
        <w:r>
          <w:t xml:space="preserve">and the </w:t>
        </w:r>
      </w:ins>
      <w:ins w:id="749" w:author="Dang, Tommy HOUS:EX" w:date="2023-07-29T12:31:00Z">
        <w:r w:rsidR="008402F6">
          <w:t>percent heat loss reduction and percent improvement</w:t>
        </w:r>
      </w:ins>
      <w:ins w:id="750" w:author="Dang, Tommy HOUS:EX" w:date="2023-07-29T12:32:00Z">
        <w:r w:rsidR="008402F6">
          <w:t xml:space="preserve"> in Clause</w:t>
        </w:r>
      </w:ins>
      <w:ins w:id="751" w:author="Watt, Stephen HOUS:EX" w:date="2023-05-09T10:24:00Z">
        <w:r>
          <w:t xml:space="preserve"> (3)(d) shall account for the</w:t>
        </w:r>
      </w:ins>
      <w:ins w:id="752" w:author="Watt, Stephen HOUS:EX" w:date="2023-05-09T10:28:00Z">
        <w:r>
          <w:t xml:space="preserve"> </w:t>
        </w:r>
      </w:ins>
      <w:ins w:id="753" w:author="Watt, Stephen HOUS:EX" w:date="2023-05-09T10:24:00Z">
        <w:r>
          <w:t>airtightness referenced in Clause (3)(e) or (f), as applicable.</w:t>
        </w:r>
      </w:ins>
    </w:p>
    <w:p w14:paraId="75B7E980" w14:textId="25940052" w:rsidR="008863B7" w:rsidRPr="00850064" w:rsidRDefault="008863B7" w:rsidP="00C31346">
      <w:pPr>
        <w:pStyle w:val="04Article"/>
        <w:rPr>
          <w:ins w:id="754" w:author="Watt, Stephen HOUS:EX" w:date="2023-05-09T10:29:00Z"/>
        </w:rPr>
      </w:pPr>
      <w:ins w:id="755" w:author="Watt, Stephen HOUS:EX" w:date="2023-05-09T10:29:00Z">
        <w:r w:rsidRPr="00850064">
          <w:t>2.2.9. Drawings, Specifications and Calculations for Subsection 10.2.3.</w:t>
        </w:r>
      </w:ins>
      <w:ins w:id="756" w:author="Watt, Stephen HOUS:EX" w:date="2023-05-10T10:36:00Z">
        <w:r w:rsidR="00B02221" w:rsidRPr="00850064">
          <w:t xml:space="preserve"> and Section 10.3.</w:t>
        </w:r>
      </w:ins>
    </w:p>
    <w:p w14:paraId="2B85CC36" w14:textId="77777777" w:rsidR="008863B7" w:rsidRDefault="008863B7" w:rsidP="00C31346">
      <w:pPr>
        <w:pStyle w:val="04Article"/>
        <w:rPr>
          <w:ins w:id="757" w:author="Watt, Stephen HOUS:EX" w:date="2023-05-09T10:29:00Z"/>
        </w:rPr>
      </w:pPr>
      <w:ins w:id="758" w:author="Watt, Stephen HOUS:EX" w:date="2023-05-09T10:29:00Z">
        <w:r>
          <w:t>2.2.9.1. Application</w:t>
        </w:r>
      </w:ins>
    </w:p>
    <w:p w14:paraId="33012C02" w14:textId="50D62F57" w:rsidR="008863B7" w:rsidRDefault="008863B7" w:rsidP="008863B7">
      <w:pPr>
        <w:pStyle w:val="05Sentence"/>
        <w:rPr>
          <w:ins w:id="759" w:author="Watt, Stephen HOUS:EX" w:date="2023-05-09T10:29:00Z"/>
        </w:rPr>
      </w:pPr>
      <w:ins w:id="760" w:author="Watt, Stephen HOUS:EX" w:date="2023-05-09T10:29:00Z">
        <w:r>
          <w:t>1)</w:t>
        </w:r>
      </w:ins>
      <w:ins w:id="761" w:author="Watt, Stephen HOUS:EX" w:date="2023-05-09T10:41:00Z">
        <w:r w:rsidR="00345236" w:rsidRPr="00BE1302">
          <w:t>   </w:t>
        </w:r>
      </w:ins>
      <w:ins w:id="762" w:author="Watt, Stephen HOUS:EX" w:date="2023-05-09T10:29:00Z">
        <w:r>
          <w:t xml:space="preserve">This Subsection applies to </w:t>
        </w:r>
        <w:r w:rsidRPr="00DE272E">
          <w:rPr>
            <w:i/>
            <w:iCs/>
          </w:rPr>
          <w:t>buildings</w:t>
        </w:r>
        <w:r>
          <w:t xml:space="preserve"> and </w:t>
        </w:r>
        <w:r w:rsidRPr="00DE272E">
          <w:rPr>
            <w:i/>
            <w:iCs/>
          </w:rPr>
          <w:t>major occupancies</w:t>
        </w:r>
        <w:r>
          <w:t xml:space="preserve"> in </w:t>
        </w:r>
        <w:r w:rsidRPr="00DE272E">
          <w:rPr>
            <w:i/>
            <w:iCs/>
          </w:rPr>
          <w:t>buildings</w:t>
        </w:r>
        <w:r>
          <w:t xml:space="preserve"> to which Subsection 10.2.3. </w:t>
        </w:r>
      </w:ins>
      <w:ins w:id="763" w:author="Watt, Stephen HOUS:EX" w:date="2023-05-10T10:37:00Z">
        <w:r w:rsidR="00B02221">
          <w:t xml:space="preserve">and Section 10.3. </w:t>
        </w:r>
      </w:ins>
      <w:ins w:id="764" w:author="Watt, Stephen HOUS:EX" w:date="2023-05-09T10:29:00Z">
        <w:r>
          <w:t>of</w:t>
        </w:r>
      </w:ins>
      <w:ins w:id="765" w:author="Watt, Stephen HOUS:EX" w:date="2023-05-09T10:34:00Z">
        <w:r w:rsidR="00345236">
          <w:t xml:space="preserve"> </w:t>
        </w:r>
      </w:ins>
      <w:ins w:id="766" w:author="Watt, Stephen HOUS:EX" w:date="2023-05-09T10:29:00Z">
        <w:r>
          <w:t xml:space="preserve">Division B </w:t>
        </w:r>
      </w:ins>
      <w:ins w:id="767" w:author="Watt, Stephen HOUS:EX" w:date="2023-05-10T10:37:00Z">
        <w:r w:rsidR="00B02221">
          <w:t>are applicable</w:t>
        </w:r>
      </w:ins>
      <w:ins w:id="768" w:author="Watt, Stephen HOUS:EX" w:date="2023-05-09T10:29:00Z">
        <w:r>
          <w:t>.</w:t>
        </w:r>
      </w:ins>
    </w:p>
    <w:p w14:paraId="4F0213BB" w14:textId="77777777" w:rsidR="008863B7" w:rsidRDefault="008863B7" w:rsidP="00C31346">
      <w:pPr>
        <w:pStyle w:val="04Article"/>
        <w:rPr>
          <w:ins w:id="769" w:author="Watt, Stephen HOUS:EX" w:date="2023-05-09T10:29:00Z"/>
        </w:rPr>
      </w:pPr>
      <w:ins w:id="770" w:author="Watt, Stephen HOUS:EX" w:date="2023-05-09T10:29:00Z">
        <w:r>
          <w:t>2.2.9.2. Information Required</w:t>
        </w:r>
      </w:ins>
    </w:p>
    <w:p w14:paraId="46BFD75F" w14:textId="1F23B3B2" w:rsidR="008863B7" w:rsidRDefault="008863B7" w:rsidP="008863B7">
      <w:pPr>
        <w:pStyle w:val="05Sentence"/>
        <w:rPr>
          <w:ins w:id="771" w:author="Watt, Stephen HOUS:EX" w:date="2023-05-09T10:29:00Z"/>
        </w:rPr>
      </w:pPr>
      <w:ins w:id="772" w:author="Watt, Stephen HOUS:EX" w:date="2023-05-09T10:29:00Z">
        <w:r>
          <w:t>1)</w:t>
        </w:r>
      </w:ins>
      <w:ins w:id="773" w:author="Watt, Stephen HOUS:EX" w:date="2023-05-09T10:41:00Z">
        <w:r w:rsidR="00345236" w:rsidRPr="00BE1302">
          <w:t>   </w:t>
        </w:r>
      </w:ins>
      <w:ins w:id="774" w:author="Watt, Stephen HOUS:EX" w:date="2023-05-09T10:29:00Z">
        <w:r>
          <w:t xml:space="preserve">For </w:t>
        </w:r>
        <w:r w:rsidRPr="00DE272E">
          <w:rPr>
            <w:i/>
            <w:iCs/>
          </w:rPr>
          <w:t>buildings</w:t>
        </w:r>
        <w:r>
          <w:t xml:space="preserve"> and </w:t>
        </w:r>
        <w:r w:rsidRPr="00DE272E">
          <w:rPr>
            <w:i/>
            <w:iCs/>
          </w:rPr>
          <w:t>major occupancies</w:t>
        </w:r>
        <w:r>
          <w:t xml:space="preserve"> that are designed and constructed in compliance with Subsection 10.2.3.</w:t>
        </w:r>
      </w:ins>
      <w:ins w:id="775" w:author="Watt, Stephen HOUS:EX" w:date="2023-05-09T10:34:00Z">
        <w:r w:rsidR="00345236">
          <w:t xml:space="preserve"> </w:t>
        </w:r>
      </w:ins>
      <w:ins w:id="776" w:author="Watt, Stephen HOUS:EX" w:date="2023-05-10T10:38:00Z">
        <w:r w:rsidR="00B02221">
          <w:t xml:space="preserve">and Section 10.3. </w:t>
        </w:r>
      </w:ins>
      <w:ins w:id="777" w:author="Watt, Stephen HOUS:EX" w:date="2023-05-09T10:29:00Z">
        <w:r>
          <w:t>of Division B, design drawings, specifications, or an energy design report shall indicate</w:t>
        </w:r>
      </w:ins>
      <w:ins w:id="778" w:author="Watt, Stephen HOUS:EX" w:date="2023-05-10T10:38:00Z">
        <w:r w:rsidR="00B02221">
          <w:t>:</w:t>
        </w:r>
      </w:ins>
    </w:p>
    <w:p w14:paraId="48B62849" w14:textId="454E5CE6" w:rsidR="008863B7" w:rsidRDefault="008863B7" w:rsidP="008863B7">
      <w:pPr>
        <w:pStyle w:val="05Sentence"/>
        <w:rPr>
          <w:ins w:id="779" w:author="Watt, Stephen HOUS:EX" w:date="2023-05-09T10:29:00Z"/>
        </w:rPr>
      </w:pPr>
      <w:ins w:id="780" w:author="Watt, Stephen HOUS:EX" w:date="2023-05-09T10:29:00Z">
        <w:r>
          <w:t>a)</w:t>
        </w:r>
      </w:ins>
      <w:ins w:id="781" w:author="Watt, Stephen HOUS:EX" w:date="2023-05-09T10:41:00Z">
        <w:r w:rsidR="00345236" w:rsidRPr="00BE1302">
          <w:t>   </w:t>
        </w:r>
      </w:ins>
      <w:ins w:id="782" w:author="Watt, Stephen HOUS:EX" w:date="2023-05-09T10:29:00Z">
        <w:r>
          <w:t>the total energy use intensity as defined by Sentence 10.2.3.2.(1) of Division B,</w:t>
        </w:r>
      </w:ins>
    </w:p>
    <w:p w14:paraId="0F344B05" w14:textId="154C296E" w:rsidR="008863B7" w:rsidRDefault="008863B7" w:rsidP="008863B7">
      <w:pPr>
        <w:pStyle w:val="05Sentence"/>
        <w:rPr>
          <w:ins w:id="783" w:author="Watt, Stephen HOUS:EX" w:date="2023-05-09T10:29:00Z"/>
        </w:rPr>
      </w:pPr>
      <w:ins w:id="784" w:author="Watt, Stephen HOUS:EX" w:date="2023-05-09T10:29:00Z">
        <w:r>
          <w:t>b)</w:t>
        </w:r>
      </w:ins>
      <w:ins w:id="785" w:author="Watt, Stephen HOUS:EX" w:date="2023-05-09T10:41:00Z">
        <w:r w:rsidR="00345236" w:rsidRPr="00BE1302">
          <w:t>   </w:t>
        </w:r>
      </w:ins>
      <w:ins w:id="786" w:author="Watt, Stephen HOUS:EX" w:date="2023-05-09T10:29:00Z">
        <w:r>
          <w:t>the energy use intensity of major energy services separately, including</w:t>
        </w:r>
      </w:ins>
    </w:p>
    <w:p w14:paraId="642EB1C4" w14:textId="62C98FE8" w:rsidR="008863B7" w:rsidRDefault="008863B7" w:rsidP="008863B7">
      <w:pPr>
        <w:pStyle w:val="05Sentence"/>
        <w:rPr>
          <w:ins w:id="787" w:author="Watt, Stephen HOUS:EX" w:date="2023-05-09T10:29:00Z"/>
        </w:rPr>
      </w:pPr>
      <w:ins w:id="788" w:author="Watt, Stephen HOUS:EX" w:date="2023-05-09T10:29:00Z">
        <w:r>
          <w:t>i)</w:t>
        </w:r>
      </w:ins>
      <w:ins w:id="789" w:author="Watt, Stephen HOUS:EX" w:date="2023-05-09T10:41:00Z">
        <w:r w:rsidR="00345236" w:rsidRPr="00BE1302">
          <w:t>   </w:t>
        </w:r>
      </w:ins>
      <w:ins w:id="790" w:author="Watt, Stephen HOUS:EX" w:date="2023-05-09T10:29:00Z">
        <w:r>
          <w:t>space heating,</w:t>
        </w:r>
      </w:ins>
    </w:p>
    <w:p w14:paraId="6E6699D2" w14:textId="79E3B368" w:rsidR="008863B7" w:rsidRDefault="008863B7" w:rsidP="008863B7">
      <w:pPr>
        <w:pStyle w:val="05Sentence"/>
        <w:rPr>
          <w:ins w:id="791" w:author="Watt, Stephen HOUS:EX" w:date="2023-05-09T10:29:00Z"/>
        </w:rPr>
      </w:pPr>
      <w:ins w:id="792" w:author="Watt, Stephen HOUS:EX" w:date="2023-05-09T10:29:00Z">
        <w:r>
          <w:t>ii)</w:t>
        </w:r>
      </w:ins>
      <w:ins w:id="793" w:author="Watt, Stephen HOUS:EX" w:date="2023-05-09T10:41:00Z">
        <w:r w:rsidR="00345236" w:rsidRPr="00BE1302">
          <w:t>   </w:t>
        </w:r>
      </w:ins>
      <w:ins w:id="794" w:author="Watt, Stephen HOUS:EX" w:date="2023-05-09T10:29:00Z">
        <w:r>
          <w:t>space cooling,</w:t>
        </w:r>
      </w:ins>
    </w:p>
    <w:p w14:paraId="71280386" w14:textId="63575C2B" w:rsidR="008863B7" w:rsidRDefault="008863B7" w:rsidP="008863B7">
      <w:pPr>
        <w:pStyle w:val="05Sentence"/>
        <w:rPr>
          <w:ins w:id="795" w:author="Watt, Stephen HOUS:EX" w:date="2023-05-09T10:29:00Z"/>
        </w:rPr>
      </w:pPr>
      <w:ins w:id="796" w:author="Watt, Stephen HOUS:EX" w:date="2023-05-09T10:29:00Z">
        <w:r>
          <w:t>iii)</w:t>
        </w:r>
      </w:ins>
      <w:ins w:id="797" w:author="Watt, Stephen HOUS:EX" w:date="2023-05-09T10:41:00Z">
        <w:r w:rsidR="00345236" w:rsidRPr="00BE1302">
          <w:t>   </w:t>
        </w:r>
      </w:ins>
      <w:ins w:id="798" w:author="Watt, Stephen HOUS:EX" w:date="2023-05-09T10:29:00Z">
        <w:r>
          <w:t>service water heating,</w:t>
        </w:r>
      </w:ins>
    </w:p>
    <w:p w14:paraId="271C1DCC" w14:textId="5A647580" w:rsidR="008863B7" w:rsidRDefault="008863B7" w:rsidP="008863B7">
      <w:pPr>
        <w:pStyle w:val="05Sentence"/>
        <w:rPr>
          <w:ins w:id="799" w:author="Watt, Stephen HOUS:EX" w:date="2023-05-09T10:29:00Z"/>
        </w:rPr>
      </w:pPr>
      <w:ins w:id="800" w:author="Watt, Stephen HOUS:EX" w:date="2023-05-09T10:29:00Z">
        <w:r>
          <w:t>iv)</w:t>
        </w:r>
      </w:ins>
      <w:ins w:id="801" w:author="Watt, Stephen HOUS:EX" w:date="2023-05-09T10:41:00Z">
        <w:r w:rsidR="00345236" w:rsidRPr="00BE1302">
          <w:t>   </w:t>
        </w:r>
      </w:ins>
      <w:ins w:id="802" w:author="Watt, Stephen HOUS:EX" w:date="2023-05-09T10:29:00Z">
        <w:r>
          <w:t>lighting, and</w:t>
        </w:r>
      </w:ins>
    </w:p>
    <w:p w14:paraId="7CAFE729" w14:textId="237545B3" w:rsidR="008863B7" w:rsidRDefault="008863B7" w:rsidP="008863B7">
      <w:pPr>
        <w:pStyle w:val="05Sentence"/>
        <w:rPr>
          <w:ins w:id="803" w:author="Watt, Stephen HOUS:EX" w:date="2023-05-09T10:29:00Z"/>
        </w:rPr>
      </w:pPr>
      <w:ins w:id="804" w:author="Watt, Stephen HOUS:EX" w:date="2023-05-09T10:29:00Z">
        <w:r>
          <w:t>v)</w:t>
        </w:r>
      </w:ins>
      <w:ins w:id="805" w:author="Watt, Stephen HOUS:EX" w:date="2023-05-09T10:42:00Z">
        <w:r w:rsidR="00345236" w:rsidRPr="00BE1302">
          <w:t>   </w:t>
        </w:r>
      </w:ins>
      <w:ins w:id="806" w:author="Watt, Stephen HOUS:EX" w:date="2023-05-09T10:29:00Z">
        <w:r>
          <w:t>other plug loads,</w:t>
        </w:r>
      </w:ins>
    </w:p>
    <w:p w14:paraId="0343F7C0" w14:textId="744E38EA" w:rsidR="008863B7" w:rsidRDefault="008863B7" w:rsidP="008863B7">
      <w:pPr>
        <w:pStyle w:val="05Sentence"/>
        <w:rPr>
          <w:ins w:id="807" w:author="Watt, Stephen HOUS:EX" w:date="2023-05-09T10:29:00Z"/>
        </w:rPr>
      </w:pPr>
      <w:ins w:id="808" w:author="Watt, Stephen HOUS:EX" w:date="2023-05-09T10:29:00Z">
        <w:r>
          <w:t>c)</w:t>
        </w:r>
      </w:ins>
      <w:ins w:id="809" w:author="Watt, Stephen HOUS:EX" w:date="2023-05-09T10:42:00Z">
        <w:r w:rsidR="00345236" w:rsidRPr="00BE1302">
          <w:t>   </w:t>
        </w:r>
      </w:ins>
      <w:ins w:id="810" w:author="Watt, Stephen HOUS:EX" w:date="2023-05-09T10:29:00Z">
        <w:r>
          <w:t>the thermal energy demand intensity as defined by Sentence 10.2.3.2.(2) of Division B, and</w:t>
        </w:r>
      </w:ins>
    </w:p>
    <w:p w14:paraId="305B2CFA" w14:textId="53F7B240" w:rsidR="008863B7" w:rsidRDefault="008863B7" w:rsidP="008863B7">
      <w:pPr>
        <w:pStyle w:val="05Sentence"/>
        <w:rPr>
          <w:ins w:id="811" w:author="Watt, Stephen HOUS:EX" w:date="2023-05-10T10:39:00Z"/>
        </w:rPr>
      </w:pPr>
      <w:ins w:id="812" w:author="Watt, Stephen HOUS:EX" w:date="2023-05-09T10:29:00Z">
        <w:r>
          <w:t>d)</w:t>
        </w:r>
      </w:ins>
      <w:bookmarkStart w:id="813" w:name="_Hlk134608490"/>
      <w:ins w:id="814" w:author="Watt, Stephen HOUS:EX" w:date="2023-05-09T10:42:00Z">
        <w:r w:rsidR="00345236" w:rsidRPr="00BE1302">
          <w:t>   </w:t>
        </w:r>
      </w:ins>
      <w:bookmarkEnd w:id="813"/>
      <w:ins w:id="815" w:author="Watt, Stephen HOUS:EX" w:date="2023-05-09T10:29:00Z">
        <w:r>
          <w:t>the air leakage rate as derived in accordance with Sentence 10.2.3.4.(3). of Division B, and recorded in</w:t>
        </w:r>
      </w:ins>
      <w:ins w:id="816" w:author="Watt, Stephen HOUS:EX" w:date="2023-05-09T10:42:00Z">
        <w:r w:rsidR="00345236">
          <w:t xml:space="preserve"> </w:t>
        </w:r>
      </w:ins>
      <w:ins w:id="817" w:author="Watt, Stephen HOUS:EX" w:date="2023-05-09T10:29:00Z">
        <w:r>
          <w:t>L/(s•m</w:t>
        </w:r>
        <w:r w:rsidRPr="00C31346">
          <w:rPr>
            <w:vertAlign w:val="superscript"/>
          </w:rPr>
          <w:t>2</w:t>
        </w:r>
        <w:r>
          <w:t>) at 75 Pa.</w:t>
        </w:r>
      </w:ins>
    </w:p>
    <w:p w14:paraId="1EC12516" w14:textId="7F18CDF9" w:rsidR="00A41D91" w:rsidRDefault="00B02221" w:rsidP="008863B7">
      <w:pPr>
        <w:pStyle w:val="05Sentence"/>
        <w:rPr>
          <w:ins w:id="818" w:author="Watt, Stephen HOUS:EX" w:date="2023-05-10T10:53:00Z"/>
        </w:rPr>
      </w:pPr>
      <w:ins w:id="819" w:author="Watt, Stephen HOUS:EX" w:date="2023-05-10T10:39:00Z">
        <w:r>
          <w:t>e)</w:t>
        </w:r>
      </w:ins>
      <w:ins w:id="820" w:author="Watt, Stephen HOUS:EX" w:date="2023-05-10T10:54:00Z">
        <w:r w:rsidR="004C04D1" w:rsidRPr="00BE1302">
          <w:t>   </w:t>
        </w:r>
      </w:ins>
      <w:ins w:id="821" w:author="Watt, Stephen HOUS:EX" w:date="2023-05-10T10:39:00Z">
        <w:r>
          <w:t xml:space="preserve">the GHG Emission Level achieved, as applicable, and </w:t>
        </w:r>
      </w:ins>
    </w:p>
    <w:p w14:paraId="608DF88E" w14:textId="332CCDC3" w:rsidR="00B02221" w:rsidRDefault="00B02221" w:rsidP="008863B7">
      <w:pPr>
        <w:pStyle w:val="05Sentence"/>
        <w:rPr>
          <w:ins w:id="822" w:author="Watt, Stephen HOUS:EX" w:date="2023-05-09T10:29:00Z"/>
        </w:rPr>
      </w:pPr>
      <w:ins w:id="823" w:author="Watt, Stephen HOUS:EX" w:date="2023-05-10T10:39:00Z">
        <w:r>
          <w:t>f)</w:t>
        </w:r>
      </w:ins>
      <w:ins w:id="824" w:author="Watt, Stephen HOUS:EX" w:date="2023-05-10T10:54:00Z">
        <w:r w:rsidR="004C04D1" w:rsidRPr="00BE1302">
          <w:t>   </w:t>
        </w:r>
      </w:ins>
      <w:ins w:id="825" w:author="Watt, Stephen HOUS:EX" w:date="2023-05-10T10:39:00Z">
        <w:r>
          <w:t xml:space="preserve">the maximum GHGI of the </w:t>
        </w:r>
        <w:r w:rsidRPr="00850064">
          <w:rPr>
            <w:i/>
            <w:iCs/>
          </w:rPr>
          <w:t>building</w:t>
        </w:r>
        <w:r>
          <w:t>, expressed in kgCO</w:t>
        </w:r>
        <w:r w:rsidRPr="00C31346">
          <w:rPr>
            <w:vertAlign w:val="subscript"/>
          </w:rPr>
          <w:t>2e</w:t>
        </w:r>
        <w:r>
          <w:t>/m</w:t>
        </w:r>
        <w:r w:rsidRPr="00C31346">
          <w:rPr>
            <w:vertAlign w:val="superscript"/>
          </w:rPr>
          <w:t>2</w:t>
        </w:r>
        <w:r>
          <w:t>/year, as applicable.</w:t>
        </w:r>
      </w:ins>
    </w:p>
    <w:p w14:paraId="0B0EF2BB" w14:textId="69378570" w:rsidR="008863B7" w:rsidRDefault="008863B7" w:rsidP="008863B7">
      <w:pPr>
        <w:pStyle w:val="05Sentence"/>
        <w:rPr>
          <w:ins w:id="826" w:author="Watt, Stephen HOUS:EX" w:date="2023-05-09T10:29:00Z"/>
        </w:rPr>
      </w:pPr>
      <w:ins w:id="827" w:author="Watt, Stephen HOUS:EX" w:date="2023-05-09T10:29:00Z">
        <w:r>
          <w:lastRenderedPageBreak/>
          <w:t>2)</w:t>
        </w:r>
      </w:ins>
      <w:ins w:id="828" w:author="Watt, Stephen HOUS:EX" w:date="2023-05-09T10:42:00Z">
        <w:r w:rsidR="00345236" w:rsidRPr="00BE1302">
          <w:t>   </w:t>
        </w:r>
      </w:ins>
      <w:ins w:id="829" w:author="Watt, Stephen HOUS:EX" w:date="2023-05-09T10:29:00Z">
        <w:r>
          <w:t xml:space="preserve">For </w:t>
        </w:r>
        <w:r w:rsidRPr="00DE272E">
          <w:rPr>
            <w:i/>
            <w:iCs/>
          </w:rPr>
          <w:t>buildings</w:t>
        </w:r>
        <w:r>
          <w:t xml:space="preserve"> and </w:t>
        </w:r>
        <w:r w:rsidRPr="00DE272E">
          <w:rPr>
            <w:i/>
            <w:iCs/>
          </w:rPr>
          <w:t>major occupancies</w:t>
        </w:r>
        <w:r>
          <w:t xml:space="preserve"> that are designed and constructed in compliance with Subsection 10.2.3.</w:t>
        </w:r>
      </w:ins>
      <w:ins w:id="830" w:author="Watt, Stephen HOUS:EX" w:date="2023-05-09T10:35:00Z">
        <w:r w:rsidR="00345236">
          <w:t xml:space="preserve"> </w:t>
        </w:r>
      </w:ins>
      <w:ins w:id="831" w:author="Watt, Stephen HOUS:EX" w:date="2023-05-10T10:57:00Z">
        <w:r w:rsidR="004C04D1">
          <w:t xml:space="preserve">and Section 10.3. </w:t>
        </w:r>
      </w:ins>
      <w:ins w:id="832" w:author="Watt, Stephen HOUS:EX" w:date="2023-05-09T10:29:00Z">
        <w:r>
          <w:t>of Division B,</w:t>
        </w:r>
      </w:ins>
      <w:ins w:id="833" w:author="Watt, Stephen HOUS:EX" w:date="2023-05-10T10:57:00Z">
        <w:r w:rsidR="004C04D1">
          <w:t xml:space="preserve"> as </w:t>
        </w:r>
      </w:ins>
      <w:ins w:id="834" w:author="Watt, Stephen HOUS:EX" w:date="2023-05-10T10:58:00Z">
        <w:r w:rsidR="004C04D1">
          <w:t xml:space="preserve">applicable, </w:t>
        </w:r>
      </w:ins>
      <w:ins w:id="835" w:author="Watt, Stephen HOUS:EX" w:date="2023-05-09T10:29:00Z">
        <w:r>
          <w:t xml:space="preserve"> before an </w:t>
        </w:r>
        <w:r w:rsidRPr="00DE272E">
          <w:rPr>
            <w:i/>
            <w:iCs/>
          </w:rPr>
          <w:t>owner</w:t>
        </w:r>
        <w:r>
          <w:t xml:space="preserve"> occupies or receives permission to occupy the </w:t>
        </w:r>
        <w:r w:rsidRPr="00DE272E">
          <w:rPr>
            <w:i/>
            <w:iCs/>
          </w:rPr>
          <w:t>building</w:t>
        </w:r>
        <w:r>
          <w:t>, an energy report shall indicate</w:t>
        </w:r>
      </w:ins>
      <w:ins w:id="836" w:author="Watt, Stephen HOUS:EX" w:date="2023-05-10T10:53:00Z">
        <w:r w:rsidR="00A41D91">
          <w:t>:</w:t>
        </w:r>
      </w:ins>
    </w:p>
    <w:p w14:paraId="5782AC8D" w14:textId="39309121" w:rsidR="008863B7" w:rsidRDefault="008863B7" w:rsidP="008863B7">
      <w:pPr>
        <w:pStyle w:val="05Sentence"/>
        <w:rPr>
          <w:ins w:id="837" w:author="Watt, Stephen HOUS:EX" w:date="2023-05-09T10:29:00Z"/>
        </w:rPr>
      </w:pPr>
      <w:ins w:id="838" w:author="Watt, Stephen HOUS:EX" w:date="2023-05-09T10:29:00Z">
        <w:r>
          <w:t>a)</w:t>
        </w:r>
      </w:ins>
      <w:ins w:id="839" w:author="Watt, Stephen HOUS:EX" w:date="2023-05-09T10:42:00Z">
        <w:r w:rsidR="00345236" w:rsidRPr="00BE1302">
          <w:t>   </w:t>
        </w:r>
      </w:ins>
      <w:ins w:id="840" w:author="Watt, Stephen HOUS:EX" w:date="2023-05-09T10:29:00Z">
        <w:r>
          <w:t>the total energy use intensity as defined by Sentence 10.2.3.2.(1) of Division B,</w:t>
        </w:r>
      </w:ins>
    </w:p>
    <w:p w14:paraId="4B22750A" w14:textId="6B0815A3" w:rsidR="008863B7" w:rsidRDefault="008863B7" w:rsidP="008863B7">
      <w:pPr>
        <w:pStyle w:val="05Sentence"/>
        <w:rPr>
          <w:ins w:id="841" w:author="Watt, Stephen HOUS:EX" w:date="2023-05-09T10:29:00Z"/>
        </w:rPr>
      </w:pPr>
      <w:ins w:id="842" w:author="Watt, Stephen HOUS:EX" w:date="2023-05-09T10:29:00Z">
        <w:r>
          <w:t>b)</w:t>
        </w:r>
      </w:ins>
      <w:ins w:id="843" w:author="Watt, Stephen HOUS:EX" w:date="2023-05-09T10:42:00Z">
        <w:r w:rsidR="00345236" w:rsidRPr="00BE1302">
          <w:t>   </w:t>
        </w:r>
      </w:ins>
      <w:ins w:id="844" w:author="Watt, Stephen HOUS:EX" w:date="2023-05-09T10:29:00Z">
        <w:r>
          <w:t>the energy use intensity of major energy services separately, including</w:t>
        </w:r>
      </w:ins>
    </w:p>
    <w:p w14:paraId="03F0D5FB" w14:textId="5FBC5DD1" w:rsidR="008863B7" w:rsidRDefault="008863B7" w:rsidP="008863B7">
      <w:pPr>
        <w:pStyle w:val="05Sentence"/>
        <w:rPr>
          <w:ins w:id="845" w:author="Watt, Stephen HOUS:EX" w:date="2023-05-09T10:29:00Z"/>
        </w:rPr>
      </w:pPr>
      <w:ins w:id="846" w:author="Watt, Stephen HOUS:EX" w:date="2023-05-09T10:29:00Z">
        <w:r>
          <w:t>i)</w:t>
        </w:r>
      </w:ins>
      <w:ins w:id="847" w:author="Watt, Stephen HOUS:EX" w:date="2023-05-09T10:42:00Z">
        <w:r w:rsidR="00345236" w:rsidRPr="00BE1302">
          <w:t>   </w:t>
        </w:r>
      </w:ins>
      <w:ins w:id="848" w:author="Watt, Stephen HOUS:EX" w:date="2023-05-09T10:29:00Z">
        <w:r>
          <w:t>space heating,</w:t>
        </w:r>
      </w:ins>
    </w:p>
    <w:p w14:paraId="494DAD63" w14:textId="6F19A1DE" w:rsidR="008863B7" w:rsidRDefault="008863B7" w:rsidP="008863B7">
      <w:pPr>
        <w:pStyle w:val="05Sentence"/>
        <w:rPr>
          <w:ins w:id="849" w:author="Watt, Stephen HOUS:EX" w:date="2023-05-09T10:29:00Z"/>
        </w:rPr>
      </w:pPr>
      <w:ins w:id="850" w:author="Watt, Stephen HOUS:EX" w:date="2023-05-09T10:29:00Z">
        <w:r>
          <w:t>ii)</w:t>
        </w:r>
      </w:ins>
      <w:ins w:id="851" w:author="Watt, Stephen HOUS:EX" w:date="2023-05-09T10:42:00Z">
        <w:r w:rsidR="00345236" w:rsidRPr="00BE1302">
          <w:t>   </w:t>
        </w:r>
      </w:ins>
      <w:ins w:id="852" w:author="Watt, Stephen HOUS:EX" w:date="2023-05-09T10:29:00Z">
        <w:r>
          <w:t>space cooling,</w:t>
        </w:r>
      </w:ins>
    </w:p>
    <w:p w14:paraId="44019970" w14:textId="14657C08" w:rsidR="008863B7" w:rsidRDefault="008863B7" w:rsidP="008863B7">
      <w:pPr>
        <w:pStyle w:val="05Sentence"/>
        <w:rPr>
          <w:ins w:id="853" w:author="Watt, Stephen HOUS:EX" w:date="2023-05-09T10:29:00Z"/>
        </w:rPr>
      </w:pPr>
      <w:ins w:id="854" w:author="Watt, Stephen HOUS:EX" w:date="2023-05-09T10:29:00Z">
        <w:r>
          <w:t>iii)</w:t>
        </w:r>
      </w:ins>
      <w:ins w:id="855" w:author="Watt, Stephen HOUS:EX" w:date="2023-05-09T10:42:00Z">
        <w:r w:rsidR="00345236" w:rsidRPr="00BE1302">
          <w:t>   </w:t>
        </w:r>
      </w:ins>
      <w:ins w:id="856" w:author="Watt, Stephen HOUS:EX" w:date="2023-05-09T10:29:00Z">
        <w:r>
          <w:t>service water heating,</w:t>
        </w:r>
      </w:ins>
    </w:p>
    <w:p w14:paraId="0C683BCD" w14:textId="6371246D" w:rsidR="008863B7" w:rsidRDefault="008863B7" w:rsidP="008863B7">
      <w:pPr>
        <w:pStyle w:val="05Sentence"/>
        <w:rPr>
          <w:ins w:id="857" w:author="Watt, Stephen HOUS:EX" w:date="2023-05-09T10:29:00Z"/>
        </w:rPr>
      </w:pPr>
      <w:ins w:id="858" w:author="Watt, Stephen HOUS:EX" w:date="2023-05-09T10:29:00Z">
        <w:r>
          <w:t>iv)</w:t>
        </w:r>
      </w:ins>
      <w:ins w:id="859" w:author="Watt, Stephen HOUS:EX" w:date="2023-05-09T10:43:00Z">
        <w:r w:rsidR="00345236" w:rsidRPr="00BE1302">
          <w:t>   </w:t>
        </w:r>
      </w:ins>
      <w:ins w:id="860" w:author="Watt, Stephen HOUS:EX" w:date="2023-05-09T10:29:00Z">
        <w:r>
          <w:t>lighting, and</w:t>
        </w:r>
      </w:ins>
    </w:p>
    <w:p w14:paraId="15CAE059" w14:textId="18DB4D36" w:rsidR="008863B7" w:rsidRDefault="008863B7" w:rsidP="008863B7">
      <w:pPr>
        <w:pStyle w:val="05Sentence"/>
        <w:rPr>
          <w:ins w:id="861" w:author="Watt, Stephen HOUS:EX" w:date="2023-05-09T10:29:00Z"/>
        </w:rPr>
      </w:pPr>
      <w:ins w:id="862" w:author="Watt, Stephen HOUS:EX" w:date="2023-05-09T10:29:00Z">
        <w:r>
          <w:t>v)</w:t>
        </w:r>
      </w:ins>
      <w:ins w:id="863" w:author="Watt, Stephen HOUS:EX" w:date="2023-05-09T10:43:00Z">
        <w:r w:rsidR="00345236" w:rsidRPr="00BE1302">
          <w:t>   </w:t>
        </w:r>
      </w:ins>
      <w:ins w:id="864" w:author="Watt, Stephen HOUS:EX" w:date="2023-05-09T10:29:00Z">
        <w:r>
          <w:t>other plug loads,</w:t>
        </w:r>
      </w:ins>
    </w:p>
    <w:p w14:paraId="230D64A4" w14:textId="2A926762" w:rsidR="008863B7" w:rsidRDefault="008863B7" w:rsidP="008863B7">
      <w:pPr>
        <w:pStyle w:val="05Sentence"/>
        <w:rPr>
          <w:ins w:id="865" w:author="Watt, Stephen HOUS:EX" w:date="2023-05-09T10:29:00Z"/>
        </w:rPr>
      </w:pPr>
      <w:ins w:id="866" w:author="Watt, Stephen HOUS:EX" w:date="2023-05-09T10:29:00Z">
        <w:r>
          <w:t>c)</w:t>
        </w:r>
      </w:ins>
      <w:ins w:id="867" w:author="Watt, Stephen HOUS:EX" w:date="2023-05-09T10:43:00Z">
        <w:r w:rsidR="00345236" w:rsidRPr="00BE1302">
          <w:t>   </w:t>
        </w:r>
      </w:ins>
      <w:ins w:id="868" w:author="Watt, Stephen HOUS:EX" w:date="2023-05-09T10:29:00Z">
        <w:r>
          <w:t>the thermal energy demand intensity as defined by Sentence 10.2.3.2.(2) of Division B,</w:t>
        </w:r>
      </w:ins>
    </w:p>
    <w:p w14:paraId="062566A8" w14:textId="17D5362B" w:rsidR="008863B7" w:rsidRDefault="008863B7" w:rsidP="008863B7">
      <w:pPr>
        <w:pStyle w:val="05Sentence"/>
        <w:rPr>
          <w:ins w:id="869" w:author="Watt, Stephen HOUS:EX" w:date="2023-05-09T10:29:00Z"/>
        </w:rPr>
      </w:pPr>
      <w:ins w:id="870" w:author="Watt, Stephen HOUS:EX" w:date="2023-05-09T10:29:00Z">
        <w:r>
          <w:t>d)</w:t>
        </w:r>
      </w:ins>
      <w:ins w:id="871" w:author="Watt, Stephen HOUS:EX" w:date="2023-05-09T10:43:00Z">
        <w:r w:rsidR="00345236" w:rsidRPr="00BE1302">
          <w:t>   </w:t>
        </w:r>
      </w:ins>
      <w:ins w:id="872" w:author="Watt, Stephen HOUS:EX" w:date="2023-05-09T10:29:00Z">
        <w:r>
          <w:t xml:space="preserve">for </w:t>
        </w:r>
        <w:r w:rsidRPr="00DE272E">
          <w:rPr>
            <w:i/>
            <w:iCs/>
          </w:rPr>
          <w:t>buildings</w:t>
        </w:r>
        <w:r>
          <w:t xml:space="preserve"> conforming to Step </w:t>
        </w:r>
      </w:ins>
      <w:ins w:id="873" w:author="Dang, Tommy HOUS:EX" w:date="2023-07-29T14:07:00Z">
        <w:r w:rsidR="008C5112">
          <w:t>2</w:t>
        </w:r>
      </w:ins>
      <w:ins w:id="874" w:author="Watt, Stephen HOUS:EX" w:date="2023-05-09T10:29:00Z">
        <w:r>
          <w:t>, the air leakage rate as tested, derived in accordance with Article 10.2.3.5.</w:t>
        </w:r>
      </w:ins>
      <w:ins w:id="875" w:author="Watt, Stephen HOUS:EX" w:date="2023-05-09T10:36:00Z">
        <w:r w:rsidR="00345236">
          <w:t xml:space="preserve"> </w:t>
        </w:r>
      </w:ins>
      <w:ins w:id="876" w:author="Watt, Stephen HOUS:EX" w:date="2023-05-09T10:29:00Z">
        <w:r>
          <w:t>of Division B, and recorded in L/(s•m</w:t>
        </w:r>
        <w:r w:rsidRPr="00C31346">
          <w:rPr>
            <w:vertAlign w:val="superscript"/>
          </w:rPr>
          <w:t>2</w:t>
        </w:r>
        <w:r>
          <w:t>) at 75 Pa, and</w:t>
        </w:r>
      </w:ins>
    </w:p>
    <w:p w14:paraId="30F720B2" w14:textId="663FBFC3" w:rsidR="008863B7" w:rsidRDefault="008863B7" w:rsidP="008863B7">
      <w:pPr>
        <w:pStyle w:val="05Sentence"/>
        <w:rPr>
          <w:ins w:id="877" w:author="Watt, Stephen HOUS:EX" w:date="2023-05-10T10:58:00Z"/>
        </w:rPr>
      </w:pPr>
      <w:ins w:id="878" w:author="Watt, Stephen HOUS:EX" w:date="2023-05-09T10:29:00Z">
        <w:r>
          <w:t>e)</w:t>
        </w:r>
      </w:ins>
      <w:ins w:id="879" w:author="Watt, Stephen HOUS:EX" w:date="2023-05-09T10:43:00Z">
        <w:r w:rsidR="00345236" w:rsidRPr="00BE1302">
          <w:t>   </w:t>
        </w:r>
      </w:ins>
      <w:ins w:id="880" w:author="Watt, Stephen HOUS:EX" w:date="2023-05-09T10:29:00Z">
        <w:r>
          <w:t xml:space="preserve">for </w:t>
        </w:r>
        <w:r w:rsidRPr="00DE272E">
          <w:rPr>
            <w:i/>
            <w:iCs/>
          </w:rPr>
          <w:t>buildings</w:t>
        </w:r>
        <w:r>
          <w:t xml:space="preserve"> conforming to any of Steps 2 to 4, the air leakage rate as tested that is accounted for in</w:t>
        </w:r>
      </w:ins>
      <w:ins w:id="881" w:author="Watt, Stephen HOUS:EX" w:date="2023-05-09T10:36:00Z">
        <w:r w:rsidR="00345236">
          <w:t xml:space="preserve"> </w:t>
        </w:r>
      </w:ins>
      <w:ins w:id="882" w:author="Watt, Stephen HOUS:EX" w:date="2023-05-09T10:29:00Z">
        <w:r>
          <w:t>accordance with Sentence 10.2.3.4.(2) of Division B and derived in accordance with Article 10.2.3.5. of</w:t>
        </w:r>
      </w:ins>
      <w:ins w:id="883" w:author="Watt, Stephen HOUS:EX" w:date="2023-05-09T10:36:00Z">
        <w:r w:rsidR="00345236">
          <w:t xml:space="preserve"> </w:t>
        </w:r>
      </w:ins>
      <w:ins w:id="884" w:author="Watt, Stephen HOUS:EX" w:date="2023-05-09T10:29:00Z">
        <w:r>
          <w:t>Division B, recorded in L/(s•m</w:t>
        </w:r>
        <w:r w:rsidRPr="00C31346">
          <w:rPr>
            <w:vertAlign w:val="superscript"/>
          </w:rPr>
          <w:t>2</w:t>
        </w:r>
        <w:r>
          <w:t>) at 75 Pa</w:t>
        </w:r>
      </w:ins>
      <w:ins w:id="885" w:author="Watt, Stephen HOUS:EX" w:date="2023-05-10T10:59:00Z">
        <w:r w:rsidR="004C04D1">
          <w:t>,</w:t>
        </w:r>
      </w:ins>
    </w:p>
    <w:p w14:paraId="13683A90" w14:textId="77777777" w:rsidR="004C04D1" w:rsidRDefault="004C04D1" w:rsidP="008863B7">
      <w:pPr>
        <w:pStyle w:val="05Sentence"/>
        <w:rPr>
          <w:ins w:id="886" w:author="Watt, Stephen HOUS:EX" w:date="2023-05-10T10:59:00Z"/>
        </w:rPr>
      </w:pPr>
      <w:ins w:id="887" w:author="Watt, Stephen HOUS:EX" w:date="2023-05-10T10:58:00Z">
        <w:r>
          <w:t>f)</w:t>
        </w:r>
      </w:ins>
      <w:ins w:id="888" w:author="Watt, Stephen HOUS:EX" w:date="2023-05-10T10:59:00Z">
        <w:r w:rsidRPr="00BE1302">
          <w:t>   </w:t>
        </w:r>
      </w:ins>
      <w:ins w:id="889" w:author="Watt, Stephen HOUS:EX" w:date="2023-05-10T10:58:00Z">
        <w:r>
          <w:t xml:space="preserve">the GHG Emission Level achieved, as applicable, and </w:t>
        </w:r>
      </w:ins>
    </w:p>
    <w:p w14:paraId="23C9F2F2" w14:textId="4F02F934" w:rsidR="004C04D1" w:rsidRDefault="004C04D1" w:rsidP="008863B7">
      <w:pPr>
        <w:pStyle w:val="05Sentence"/>
        <w:rPr>
          <w:ins w:id="890" w:author="Watt, Stephen HOUS:EX" w:date="2023-05-09T10:29:00Z"/>
        </w:rPr>
      </w:pPr>
      <w:ins w:id="891" w:author="Watt, Stephen HOUS:EX" w:date="2023-05-10T10:58:00Z">
        <w:r>
          <w:t>g)</w:t>
        </w:r>
      </w:ins>
      <w:ins w:id="892" w:author="Watt, Stephen HOUS:EX" w:date="2023-05-10T10:59:00Z">
        <w:r w:rsidRPr="00BE1302">
          <w:t>   </w:t>
        </w:r>
      </w:ins>
      <w:ins w:id="893" w:author="Watt, Stephen HOUS:EX" w:date="2023-05-10T10:58:00Z">
        <w:r>
          <w:t xml:space="preserve">the maximum GHGI of the </w:t>
        </w:r>
        <w:r w:rsidRPr="00850064">
          <w:rPr>
            <w:i/>
            <w:iCs/>
          </w:rPr>
          <w:t>building</w:t>
        </w:r>
        <w:r>
          <w:t>, expressed in kgCO</w:t>
        </w:r>
        <w:r w:rsidRPr="00C31346">
          <w:rPr>
            <w:vertAlign w:val="subscript"/>
          </w:rPr>
          <w:t>2e</w:t>
        </w:r>
        <w:r>
          <w:t>/m</w:t>
        </w:r>
        <w:r w:rsidRPr="00C31346">
          <w:rPr>
            <w:vertAlign w:val="superscript"/>
          </w:rPr>
          <w:t>2</w:t>
        </w:r>
        <w:r>
          <w:t>/year, as applicable.</w:t>
        </w:r>
      </w:ins>
    </w:p>
    <w:p w14:paraId="298D9B99" w14:textId="787466FC" w:rsidR="008863B7" w:rsidRDefault="008863B7" w:rsidP="008863B7">
      <w:pPr>
        <w:pStyle w:val="05Sentence"/>
        <w:rPr>
          <w:ins w:id="894" w:author="Watt, Stephen HOUS:EX" w:date="2023-05-09T10:19:00Z"/>
        </w:rPr>
      </w:pPr>
      <w:ins w:id="895" w:author="Watt, Stephen HOUS:EX" w:date="2023-05-09T10:29:00Z">
        <w:r>
          <w:t>3)</w:t>
        </w:r>
      </w:ins>
      <w:ins w:id="896" w:author="Watt, Stephen HOUS:EX" w:date="2023-05-09T10:43:00Z">
        <w:r w:rsidR="00345236" w:rsidRPr="00BE1302">
          <w:t>   </w:t>
        </w:r>
      </w:ins>
      <w:ins w:id="897" w:author="Watt, Stephen HOUS:EX" w:date="2023-05-09T10:29:00Z">
        <w:r>
          <w:t>The total energy use intensity in Clause (2)(a) and the thermal energy demand intensity in Clause (2)(c) shall</w:t>
        </w:r>
      </w:ins>
      <w:ins w:id="898" w:author="Watt, Stephen HOUS:EX" w:date="2023-05-09T10:36:00Z">
        <w:r w:rsidR="00345236">
          <w:t xml:space="preserve"> </w:t>
        </w:r>
      </w:ins>
      <w:ins w:id="899" w:author="Watt, Stephen HOUS:EX" w:date="2023-05-09T10:29:00Z">
        <w:r>
          <w:t>account for the airtightness referenced in Clause (2)(d) or (e), as applicable.</w:t>
        </w:r>
      </w:ins>
    </w:p>
    <w:p w14:paraId="6EA52BEF" w14:textId="77777777" w:rsidR="00300A0D" w:rsidRPr="00BE1302" w:rsidRDefault="00300A0D" w:rsidP="00BE1302">
      <w:pPr>
        <w:pStyle w:val="05Sentence"/>
        <w:rPr>
          <w:sz w:val="27"/>
          <w:szCs w:val="27"/>
        </w:rPr>
      </w:pPr>
    </w:p>
    <w:p w14:paraId="254BB7FA" w14:textId="77777777" w:rsidR="00BE1302" w:rsidRPr="00BE1302" w:rsidRDefault="00BE1302" w:rsidP="00C31346">
      <w:pPr>
        <w:pStyle w:val="02Section"/>
        <w:rPr>
          <w:sz w:val="27"/>
          <w:szCs w:val="27"/>
        </w:rPr>
      </w:pPr>
      <w:bookmarkStart w:id="900" w:name="a1431594"/>
      <w:bookmarkStart w:id="901" w:name="ep001036.3"/>
      <w:bookmarkStart w:id="902" w:name="_Hlk134525914"/>
      <w:bookmarkEnd w:id="900"/>
      <w:bookmarkEnd w:id="901"/>
      <w:r w:rsidRPr="00BE1302">
        <w:t>Section  2.3.   Alternative Solutions</w:t>
      </w:r>
    </w:p>
    <w:p w14:paraId="64DDC836" w14:textId="0C19F1FF" w:rsidR="00BE1302" w:rsidRPr="00BE1302" w:rsidRDefault="00BE1302" w:rsidP="00C31346">
      <w:pPr>
        <w:pStyle w:val="03Subsection"/>
      </w:pPr>
      <w:bookmarkStart w:id="903" w:name="a1431598"/>
      <w:bookmarkStart w:id="904" w:name="a1431599"/>
      <w:bookmarkStart w:id="905" w:name="ep001036.3.1"/>
      <w:bookmarkEnd w:id="902"/>
      <w:bookmarkEnd w:id="903"/>
      <w:bookmarkEnd w:id="904"/>
      <w:bookmarkEnd w:id="905"/>
      <w:r w:rsidRPr="00BE1302">
        <w:t>2.3.1.  Alternative Solutions</w:t>
      </w:r>
      <w:bookmarkStart w:id="906" w:name="a1431601"/>
      <w:bookmarkEnd w:id="906"/>
    </w:p>
    <w:p w14:paraId="2B56AA04" w14:textId="77777777" w:rsidR="00BE1302" w:rsidRPr="00BE1302" w:rsidRDefault="00BE1302" w:rsidP="00BE1302">
      <w:pPr>
        <w:pStyle w:val="05Sentence"/>
        <w:rPr>
          <w:sz w:val="27"/>
          <w:szCs w:val="27"/>
        </w:rPr>
      </w:pPr>
      <w:r w:rsidRPr="00BE1302">
        <w:t>(See </w:t>
      </w:r>
      <w:hyperlink r:id="rId155" w:anchor="en001283" w:history="1">
        <w:r w:rsidRPr="00BE1302">
          <w:rPr>
            <w:rStyle w:val="Hyperlink"/>
            <w:color w:val="auto"/>
            <w:u w:val="none"/>
          </w:rPr>
          <w:t>Note</w:t>
        </w:r>
      </w:hyperlink>
      <w:hyperlink r:id="rId156" w:anchor="en001283" w:history="1">
        <w:r w:rsidRPr="00BE1302">
          <w:rPr>
            <w:rStyle w:val="Hyperlink"/>
            <w:color w:val="auto"/>
            <w:u w:val="none"/>
          </w:rPr>
          <w:t> </w:t>
        </w:r>
      </w:hyperlink>
      <w:hyperlink r:id="rId157" w:anchor="en001283" w:history="1">
        <w:r w:rsidRPr="00BE1302">
          <w:rPr>
            <w:rStyle w:val="Hyperlink"/>
            <w:color w:val="auto"/>
            <w:u w:val="none"/>
          </w:rPr>
          <w:t>A-2.3.1.</w:t>
        </w:r>
      </w:hyperlink>
      <w:r w:rsidRPr="00BE1302">
        <w:t>)</w:t>
      </w:r>
    </w:p>
    <w:p w14:paraId="3E1B9F80" w14:textId="77777777" w:rsidR="00451C3F" w:rsidRDefault="00451C3F" w:rsidP="00C31346">
      <w:pPr>
        <w:pStyle w:val="04Article"/>
        <w:rPr>
          <w:ins w:id="907" w:author="Watt, Stephen HOUS:EX" w:date="2023-05-09T11:49:00Z"/>
        </w:rPr>
      </w:pPr>
      <w:ins w:id="908" w:author="Watt, Stephen HOUS:EX" w:date="2023-05-09T11:49:00Z">
        <w:r>
          <w:t>2.3.1.1. Application</w:t>
        </w:r>
      </w:ins>
    </w:p>
    <w:p w14:paraId="764710F1" w14:textId="0D58E1FB" w:rsidR="00451C3F" w:rsidRDefault="00451C3F" w:rsidP="00CE43F9">
      <w:pPr>
        <w:pStyle w:val="05Sentence"/>
        <w:rPr>
          <w:ins w:id="909" w:author="Watt, Stephen HOUS:EX" w:date="2023-05-09T11:49:00Z"/>
        </w:rPr>
      </w:pPr>
      <w:ins w:id="910" w:author="Watt, Stephen HOUS:EX" w:date="2023-05-09T11:49:00Z">
        <w:r>
          <w:t xml:space="preserve">1) For the purposes of Clause 1.2.1.1.(1)(b) of Division A, on written request by the </w:t>
        </w:r>
        <w:r w:rsidRPr="00CE43F9">
          <w:rPr>
            <w:i/>
            <w:iCs/>
          </w:rPr>
          <w:t xml:space="preserve">owner </w:t>
        </w:r>
        <w:r>
          <w:t xml:space="preserve">of a </w:t>
        </w:r>
        <w:r w:rsidRPr="00CE43F9">
          <w:rPr>
            <w:i/>
            <w:iCs/>
          </w:rPr>
          <w:t>building</w:t>
        </w:r>
        <w:r>
          <w:t xml:space="preserve"> or an authorized agent of that owner, the </w:t>
        </w:r>
        <w:r w:rsidRPr="00CE43F9">
          <w:rPr>
            <w:i/>
            <w:iCs/>
          </w:rPr>
          <w:t>authority having jurisdiction</w:t>
        </w:r>
        <w:r>
          <w:t xml:space="preserve"> shall accept a measure as an alternate solution to an</w:t>
        </w:r>
      </w:ins>
      <w:ins w:id="911" w:author="Watt, Stephen HOUS:EX" w:date="2023-05-09T11:50:00Z">
        <w:r>
          <w:t xml:space="preserve"> </w:t>
        </w:r>
      </w:ins>
      <w:ins w:id="912" w:author="Watt, Stephen HOUS:EX" w:date="2023-05-09T11:49:00Z">
        <w:r>
          <w:t xml:space="preserve">acceptable solution for the </w:t>
        </w:r>
        <w:r w:rsidRPr="00850064">
          <w:rPr>
            <w:i/>
            <w:iCs/>
          </w:rPr>
          <w:t>building</w:t>
        </w:r>
        <w:r>
          <w:t xml:space="preserve"> if satisfied that</w:t>
        </w:r>
      </w:ins>
    </w:p>
    <w:p w14:paraId="1F61EE0E" w14:textId="77777777" w:rsidR="00451C3F" w:rsidRDefault="00451C3F" w:rsidP="00CE43F9">
      <w:pPr>
        <w:pStyle w:val="05Sentence"/>
        <w:rPr>
          <w:ins w:id="913" w:author="Watt, Stephen HOUS:EX" w:date="2023-05-09T11:49:00Z"/>
        </w:rPr>
      </w:pPr>
      <w:ins w:id="914" w:author="Watt, Stephen HOUS:EX" w:date="2023-05-09T11:49:00Z">
        <w:r>
          <w:t>a) the measure will achieve at least the level of performance required by Clause 1.2.1.1.(1)(b) of Division A, and</w:t>
        </w:r>
      </w:ins>
    </w:p>
    <w:p w14:paraId="3A29F1FD" w14:textId="466D2F5A" w:rsidR="00451C3F" w:rsidRDefault="00451C3F" w:rsidP="00CE43F9">
      <w:pPr>
        <w:pStyle w:val="05Sentence"/>
        <w:rPr>
          <w:ins w:id="915" w:author="Watt, Stephen HOUS:EX" w:date="2023-05-09T11:49:00Z"/>
        </w:rPr>
      </w:pPr>
      <w:ins w:id="916" w:author="Watt, Stephen HOUS:EX" w:date="2023-05-09T11:49:00Z">
        <w:r>
          <w:t>b) the acceptable solution does not expressly require conformance to a provincial enactment other than the</w:t>
        </w:r>
      </w:ins>
      <w:ins w:id="917" w:author="Watt, Stephen HOUS:EX" w:date="2023-05-09T11:50:00Z">
        <w:r>
          <w:t xml:space="preserve"> </w:t>
        </w:r>
      </w:ins>
      <w:ins w:id="918" w:author="Watt, Stephen HOUS:EX" w:date="2023-05-09T11:49:00Z">
        <w:r>
          <w:t>British Columbia Building Code.</w:t>
        </w:r>
      </w:ins>
    </w:p>
    <w:p w14:paraId="36C53298" w14:textId="1A4249DA" w:rsidR="00BE1302" w:rsidRPr="00BE1302" w:rsidRDefault="00BE1302" w:rsidP="00C31346">
      <w:pPr>
        <w:pStyle w:val="04Article"/>
        <w:rPr>
          <w:sz w:val="27"/>
          <w:szCs w:val="27"/>
        </w:rPr>
      </w:pPr>
      <w:r w:rsidRPr="00BE1302">
        <w:t>2.3.1.</w:t>
      </w:r>
      <w:ins w:id="919" w:author="Watt, Stephen HOUS:EX" w:date="2023-05-09T11:50:00Z">
        <w:r w:rsidR="00451C3F">
          <w:t>2</w:t>
        </w:r>
      </w:ins>
      <w:r w:rsidRPr="00BE1302">
        <w:t>. Documentation</w:t>
      </w:r>
    </w:p>
    <w:p w14:paraId="4632D493" w14:textId="4D1D85F0" w:rsidR="00BE1302" w:rsidRPr="00BE1302" w:rsidRDefault="00BE1302" w:rsidP="00BE1302">
      <w:pPr>
        <w:pStyle w:val="05Sentence"/>
        <w:rPr>
          <w:sz w:val="27"/>
          <w:szCs w:val="27"/>
        </w:rPr>
      </w:pPr>
      <w:bookmarkStart w:id="920" w:name="a1436929"/>
      <w:bookmarkStart w:id="921" w:name="es007283"/>
      <w:bookmarkEnd w:id="920"/>
      <w:bookmarkEnd w:id="921"/>
      <w:r w:rsidRPr="00BE1302">
        <w:t>1)   </w:t>
      </w:r>
      <w:ins w:id="922" w:author="Watt, Stephen HOUS:EX" w:date="2023-05-09T11:55:00Z">
        <w:r w:rsidR="00451C3F">
          <w:t xml:space="preserve">The </w:t>
        </w:r>
        <w:r w:rsidR="00451C3F" w:rsidRPr="00CE43F9">
          <w:rPr>
            <w:i/>
            <w:iCs/>
          </w:rPr>
          <w:t>authority having jurisdiction</w:t>
        </w:r>
        <w:r w:rsidR="00451C3F">
          <w:t xml:space="preserve"> may require a person requesting the use of an alternative solution to provide documentation to demonstrate that the proposed alternative solution will achieve at least the level of performance required by Clause 1.2.1.1.(1)(b) of Division A</w:t>
        </w:r>
      </w:ins>
      <w:r w:rsidRPr="00BE1302">
        <w:t>.</w:t>
      </w:r>
      <w:bookmarkStart w:id="923" w:name="a1436933"/>
      <w:bookmarkEnd w:id="923"/>
    </w:p>
    <w:p w14:paraId="2711DFB3" w14:textId="77777777" w:rsidR="00BE1302" w:rsidRPr="00BE1302" w:rsidRDefault="00BE1302" w:rsidP="00BE1302">
      <w:pPr>
        <w:pStyle w:val="05Sentence"/>
        <w:rPr>
          <w:sz w:val="27"/>
          <w:szCs w:val="27"/>
        </w:rPr>
      </w:pPr>
      <w:bookmarkStart w:id="924" w:name="a1436935"/>
      <w:bookmarkStart w:id="925" w:name="es008658"/>
      <w:bookmarkEnd w:id="924"/>
      <w:bookmarkEnd w:id="925"/>
      <w:r w:rsidRPr="00BE1302">
        <w:t>2)   The documentation referred to in </w:t>
      </w:r>
      <w:hyperlink r:id="rId158" w:anchor="es007283" w:history="1">
        <w:r w:rsidRPr="00BE1302">
          <w:rPr>
            <w:rStyle w:val="Hyperlink"/>
            <w:color w:val="auto"/>
            <w:u w:val="none"/>
          </w:rPr>
          <w:t>Sentence</w:t>
        </w:r>
      </w:hyperlink>
      <w:hyperlink r:id="rId159" w:anchor="es007283" w:history="1">
        <w:r w:rsidRPr="00BE1302">
          <w:rPr>
            <w:rStyle w:val="Hyperlink"/>
            <w:color w:val="auto"/>
            <w:u w:val="none"/>
          </w:rPr>
          <w:t> </w:t>
        </w:r>
      </w:hyperlink>
      <w:hyperlink r:id="rId160" w:anchor="es007283" w:history="1">
        <w:r w:rsidRPr="00BE1302">
          <w:rPr>
            <w:rStyle w:val="Hyperlink"/>
            <w:color w:val="auto"/>
            <w:u w:val="none"/>
          </w:rPr>
          <w:t>(1)</w:t>
        </w:r>
      </w:hyperlink>
      <w:r w:rsidRPr="00BE1302">
        <w:t> shall include</w:t>
      </w:r>
    </w:p>
    <w:p w14:paraId="73BF96C3" w14:textId="77777777" w:rsidR="00BE1302" w:rsidRPr="00BE1302" w:rsidRDefault="00BE1302" w:rsidP="00BE1302">
      <w:pPr>
        <w:pStyle w:val="05Sentence"/>
        <w:rPr>
          <w:sz w:val="27"/>
          <w:szCs w:val="27"/>
        </w:rPr>
      </w:pPr>
      <w:bookmarkStart w:id="926" w:name="a1436941"/>
      <w:bookmarkStart w:id="927" w:name="es008658a"/>
      <w:bookmarkEnd w:id="926"/>
      <w:bookmarkEnd w:id="927"/>
      <w:r w:rsidRPr="00BE1302">
        <w:lastRenderedPageBreak/>
        <w:t>a)   a Code analysis outlining the analytical methods and rationales used to determine that a proposed alternative solution will achieve at least the level of performance required by </w:t>
      </w:r>
      <w:hyperlink r:id="rId161" w:anchor="es007221b" w:history="1">
        <w:r w:rsidRPr="00BE1302">
          <w:rPr>
            <w:rStyle w:val="Hyperlink"/>
            <w:color w:val="auto"/>
            <w:u w:val="none"/>
          </w:rPr>
          <w:t>Clause</w:t>
        </w:r>
      </w:hyperlink>
      <w:hyperlink r:id="rId162" w:anchor="es007221b" w:history="1">
        <w:r w:rsidRPr="00BE1302">
          <w:rPr>
            <w:rStyle w:val="Hyperlink"/>
            <w:color w:val="auto"/>
            <w:u w:val="none"/>
          </w:rPr>
          <w:t> </w:t>
        </w:r>
      </w:hyperlink>
      <w:hyperlink r:id="rId163" w:anchor="es007221b" w:history="1">
        <w:r w:rsidRPr="00BE1302">
          <w:rPr>
            <w:rStyle w:val="Hyperlink"/>
            <w:color w:val="auto"/>
            <w:u w:val="none"/>
          </w:rPr>
          <w:t>1.2.1.1.(1)(b)</w:t>
        </w:r>
      </w:hyperlink>
      <w:r w:rsidRPr="00BE1302">
        <w:t> of Division </w:t>
      </w:r>
      <w:hyperlink r:id="rId164" w:anchor="es007221b" w:history="1">
        <w:r w:rsidRPr="00BE1302">
          <w:rPr>
            <w:rStyle w:val="Hyperlink"/>
            <w:color w:val="auto"/>
            <w:u w:val="none"/>
          </w:rPr>
          <w:t>A</w:t>
        </w:r>
      </w:hyperlink>
      <w:r w:rsidRPr="00BE1302">
        <w:t>, and</w:t>
      </w:r>
      <w:bookmarkStart w:id="928" w:name="a1436947"/>
      <w:bookmarkEnd w:id="928"/>
    </w:p>
    <w:p w14:paraId="1807B4A6" w14:textId="77777777" w:rsidR="00BE1302" w:rsidRPr="00BE1302" w:rsidRDefault="00BE1302" w:rsidP="00BE1302">
      <w:pPr>
        <w:pStyle w:val="05Sentence"/>
        <w:rPr>
          <w:sz w:val="27"/>
          <w:szCs w:val="27"/>
        </w:rPr>
      </w:pPr>
      <w:bookmarkStart w:id="929" w:name="a1436948"/>
      <w:bookmarkStart w:id="930" w:name="es008658b"/>
      <w:bookmarkEnd w:id="929"/>
      <w:bookmarkEnd w:id="930"/>
      <w:r w:rsidRPr="00BE1302">
        <w:t>b)   information concerning any special maintenance or operational requirements, including any </w:t>
      </w:r>
      <w:hyperlink r:id="rId165" w:history="1">
        <w:r w:rsidRPr="00BE1302">
          <w:rPr>
            <w:rStyle w:val="Hyperlink"/>
            <w:i/>
            <w:iCs/>
            <w:color w:val="auto"/>
            <w:u w:val="none"/>
          </w:rPr>
          <w:t>building</w:t>
        </w:r>
      </w:hyperlink>
      <w:r w:rsidRPr="00BE1302">
        <w:t> component commissioning requirements, that are necessary for the alternative solution to achieve compliance with the Code after the </w:t>
      </w:r>
      <w:hyperlink r:id="rId166" w:history="1">
        <w:r w:rsidRPr="00BE1302">
          <w:rPr>
            <w:rStyle w:val="Hyperlink"/>
            <w:i/>
            <w:iCs/>
            <w:color w:val="auto"/>
            <w:u w:val="none"/>
          </w:rPr>
          <w:t>building</w:t>
        </w:r>
      </w:hyperlink>
      <w:r w:rsidRPr="00BE1302">
        <w:t> is constructed.</w:t>
      </w:r>
      <w:bookmarkStart w:id="931" w:name="a1436960"/>
      <w:bookmarkStart w:id="932" w:name="a1436961"/>
      <w:bookmarkEnd w:id="931"/>
      <w:bookmarkEnd w:id="932"/>
    </w:p>
    <w:p w14:paraId="7AA9F6E1" w14:textId="77777777" w:rsidR="00BE1302" w:rsidRPr="00BE1302" w:rsidRDefault="00BE1302" w:rsidP="00BE1302">
      <w:pPr>
        <w:pStyle w:val="05Sentence"/>
        <w:rPr>
          <w:sz w:val="27"/>
          <w:szCs w:val="27"/>
        </w:rPr>
      </w:pPr>
      <w:bookmarkStart w:id="933" w:name="a1436963"/>
      <w:bookmarkStart w:id="934" w:name="es008659"/>
      <w:bookmarkEnd w:id="933"/>
      <w:bookmarkEnd w:id="934"/>
      <w:r w:rsidRPr="00BE1302">
        <w:t>3)   The Code analysis referred to in </w:t>
      </w:r>
      <w:hyperlink r:id="rId167" w:anchor="es008658a" w:history="1">
        <w:r w:rsidRPr="00BE1302">
          <w:rPr>
            <w:rStyle w:val="Hyperlink"/>
            <w:color w:val="auto"/>
            <w:u w:val="none"/>
          </w:rPr>
          <w:t>Clause</w:t>
        </w:r>
      </w:hyperlink>
      <w:hyperlink r:id="rId168" w:anchor="es008658a" w:history="1">
        <w:r w:rsidRPr="00BE1302">
          <w:rPr>
            <w:rStyle w:val="Hyperlink"/>
            <w:color w:val="auto"/>
            <w:u w:val="none"/>
          </w:rPr>
          <w:t> </w:t>
        </w:r>
      </w:hyperlink>
      <w:hyperlink r:id="rId169" w:anchor="es008658a" w:history="1">
        <w:r w:rsidRPr="00BE1302">
          <w:rPr>
            <w:rStyle w:val="Hyperlink"/>
            <w:color w:val="auto"/>
            <w:u w:val="none"/>
          </w:rPr>
          <w:t>(2)(a)</w:t>
        </w:r>
      </w:hyperlink>
      <w:r w:rsidRPr="00BE1302">
        <w:t> shall identify the applicable objectives, functional statements and acceptable solutions, and any assumptions, limiting or restricting factors, testing procedures, engineering studies or </w:t>
      </w:r>
      <w:hyperlink r:id="rId170" w:history="1">
        <w:r w:rsidRPr="00BE1302">
          <w:rPr>
            <w:rStyle w:val="Hyperlink"/>
            <w:i/>
            <w:iCs/>
            <w:color w:val="auto"/>
            <w:u w:val="none"/>
          </w:rPr>
          <w:t>building</w:t>
        </w:r>
      </w:hyperlink>
      <w:r w:rsidRPr="00BE1302">
        <w:t> performance parameters that will support a Code compliance assessment.</w:t>
      </w:r>
      <w:bookmarkStart w:id="935" w:name="a1436973"/>
      <w:bookmarkEnd w:id="935"/>
    </w:p>
    <w:p w14:paraId="657106E1" w14:textId="77777777" w:rsidR="00BE1302" w:rsidRPr="00BE1302" w:rsidRDefault="00BE1302" w:rsidP="00BE1302">
      <w:pPr>
        <w:pStyle w:val="05Sentence"/>
        <w:rPr>
          <w:sz w:val="27"/>
          <w:szCs w:val="27"/>
        </w:rPr>
      </w:pPr>
      <w:bookmarkStart w:id="936" w:name="a1436975"/>
      <w:bookmarkStart w:id="937" w:name="es008660"/>
      <w:bookmarkEnd w:id="936"/>
      <w:bookmarkEnd w:id="937"/>
      <w:r w:rsidRPr="00BE1302">
        <w:t>4)   The Code analysis referred to in </w:t>
      </w:r>
      <w:hyperlink r:id="rId171" w:anchor="es008658a" w:history="1">
        <w:r w:rsidRPr="00BE1302">
          <w:rPr>
            <w:rStyle w:val="Hyperlink"/>
            <w:color w:val="auto"/>
            <w:u w:val="none"/>
          </w:rPr>
          <w:t>Clause</w:t>
        </w:r>
      </w:hyperlink>
      <w:hyperlink r:id="rId172" w:anchor="es008658a" w:history="1">
        <w:r w:rsidRPr="00BE1302">
          <w:rPr>
            <w:rStyle w:val="Hyperlink"/>
            <w:color w:val="auto"/>
            <w:u w:val="none"/>
          </w:rPr>
          <w:t> </w:t>
        </w:r>
      </w:hyperlink>
      <w:hyperlink r:id="rId173" w:anchor="es008658a" w:history="1">
        <w:r w:rsidRPr="00BE1302">
          <w:rPr>
            <w:rStyle w:val="Hyperlink"/>
            <w:color w:val="auto"/>
            <w:u w:val="none"/>
          </w:rPr>
          <w:t>(2)(a)</w:t>
        </w:r>
      </w:hyperlink>
      <w:r w:rsidRPr="00BE1302">
        <w:t> shall include information about the qualifications, experience and background of the person or persons taking responsibility for the design.</w:t>
      </w:r>
      <w:bookmarkStart w:id="938" w:name="a1437187"/>
      <w:bookmarkEnd w:id="938"/>
    </w:p>
    <w:p w14:paraId="3C21CA5E" w14:textId="77777777" w:rsidR="00BE1302" w:rsidRPr="00BE1302" w:rsidRDefault="00BE1302" w:rsidP="00BE1302">
      <w:pPr>
        <w:pStyle w:val="05Sentence"/>
        <w:rPr>
          <w:sz w:val="27"/>
          <w:szCs w:val="27"/>
        </w:rPr>
      </w:pPr>
      <w:bookmarkStart w:id="939" w:name="a1437189"/>
      <w:bookmarkStart w:id="940" w:name="es008661"/>
      <w:bookmarkEnd w:id="939"/>
      <w:bookmarkEnd w:id="940"/>
      <w:r w:rsidRPr="00BE1302">
        <w:t>5)   The information provided under </w:t>
      </w:r>
      <w:hyperlink r:id="rId174" w:anchor="es008659" w:history="1">
        <w:r w:rsidRPr="00BE1302">
          <w:rPr>
            <w:rStyle w:val="Hyperlink"/>
            <w:color w:val="auto"/>
            <w:u w:val="none"/>
          </w:rPr>
          <w:t>Sentence</w:t>
        </w:r>
      </w:hyperlink>
      <w:hyperlink r:id="rId175" w:anchor="es008659" w:history="1">
        <w:r w:rsidRPr="00BE1302">
          <w:rPr>
            <w:rStyle w:val="Hyperlink"/>
            <w:color w:val="auto"/>
            <w:u w:val="none"/>
          </w:rPr>
          <w:t> </w:t>
        </w:r>
      </w:hyperlink>
      <w:hyperlink r:id="rId176" w:anchor="es008659" w:history="1">
        <w:r w:rsidRPr="00BE1302">
          <w:rPr>
            <w:rStyle w:val="Hyperlink"/>
            <w:color w:val="auto"/>
            <w:u w:val="none"/>
          </w:rPr>
          <w:t>(3)</w:t>
        </w:r>
      </w:hyperlink>
      <w:r w:rsidRPr="00BE1302">
        <w:t> shall be in sufficient detail to convey the design intent and to support the validity, accuracy, relevance and precision of the Code analysis.</w:t>
      </w:r>
      <w:bookmarkStart w:id="941" w:name="a1437195"/>
      <w:bookmarkEnd w:id="941"/>
    </w:p>
    <w:p w14:paraId="775D4FD0" w14:textId="4B895B04" w:rsidR="00BE1302" w:rsidRPr="00BE1302" w:rsidRDefault="00BE1302" w:rsidP="00BE1302">
      <w:pPr>
        <w:pStyle w:val="05Sentence"/>
        <w:rPr>
          <w:sz w:val="27"/>
          <w:szCs w:val="27"/>
        </w:rPr>
      </w:pPr>
      <w:bookmarkStart w:id="942" w:name="a1437197"/>
      <w:bookmarkStart w:id="943" w:name="es008662"/>
      <w:bookmarkEnd w:id="942"/>
      <w:bookmarkEnd w:id="943"/>
      <w:r w:rsidRPr="00BE1302">
        <w:t xml:space="preserve">6)   Where </w:t>
      </w:r>
      <w:ins w:id="944" w:author="Watt, Stephen HOUS:EX" w:date="2023-05-09T11:56:00Z">
        <w:r w:rsidR="00CE43F9">
          <w:t xml:space="preserve">more than one person is responsible for the design of a </w:t>
        </w:r>
        <w:r w:rsidR="00CE43F9" w:rsidRPr="00CE43F9">
          <w:rPr>
            <w:i/>
            <w:iCs/>
          </w:rPr>
          <w:t>building</w:t>
        </w:r>
        <w:r w:rsidR="00CE43F9">
          <w:t xml:space="preserve"> or facility that includes a proposed alternative solution, the person requesting the use of the alternative solution shall identify a single person to co-ordinate the preparation of the design, Code analysis and documentation referred to in this Article</w:t>
        </w:r>
      </w:ins>
      <w:r w:rsidRPr="00BE1302">
        <w:t>.</w:t>
      </w:r>
      <w:bookmarkStart w:id="945" w:name="a1437205"/>
      <w:bookmarkStart w:id="946" w:name="a1436721"/>
      <w:bookmarkStart w:id="947" w:name="a1431814"/>
      <w:bookmarkStart w:id="948" w:name="a1431815"/>
      <w:bookmarkEnd w:id="945"/>
      <w:bookmarkEnd w:id="946"/>
      <w:bookmarkEnd w:id="947"/>
      <w:bookmarkEnd w:id="948"/>
    </w:p>
    <w:p w14:paraId="23FDA358" w14:textId="2E92F3D6" w:rsidR="00CE43F9" w:rsidRDefault="00BE1302">
      <w:pPr>
        <w:rPr>
          <w:sz w:val="20"/>
          <w:szCs w:val="20"/>
        </w:rPr>
      </w:pPr>
      <w:r>
        <w:rPr>
          <w:sz w:val="20"/>
          <w:szCs w:val="20"/>
        </w:rPr>
        <w:br w:type="page"/>
      </w:r>
    </w:p>
    <w:p w14:paraId="126AB6C4" w14:textId="77777777" w:rsidR="00BE1302" w:rsidRDefault="00BE1302" w:rsidP="00C31346">
      <w:pPr>
        <w:pStyle w:val="01Part"/>
        <w:rPr>
          <w:rFonts w:eastAsia="HelveticaLTPro-Black"/>
          <w:lang w:val="en-CA"/>
        </w:rPr>
      </w:pPr>
      <w:r>
        <w:rPr>
          <w:rFonts w:eastAsia="HelveticaLTPro-Black"/>
          <w:lang w:val="en-CA"/>
        </w:rPr>
        <w:lastRenderedPageBreak/>
        <w:t>Notes to Part 2</w:t>
      </w:r>
    </w:p>
    <w:p w14:paraId="22F24789" w14:textId="77777777" w:rsidR="00BE1302" w:rsidRDefault="00BE1302" w:rsidP="00C31346">
      <w:pPr>
        <w:pStyle w:val="01Part"/>
      </w:pPr>
      <w:r>
        <w:rPr>
          <w:rFonts w:eastAsia="HelveticaLTPro-Black"/>
          <w:lang w:val="en-CA"/>
        </w:rPr>
        <w:t>Administrative Provisions</w:t>
      </w:r>
      <w:hyperlink r:id="rId177" w:history="1"/>
      <w:bookmarkStart w:id="949" w:name="a1431816"/>
      <w:bookmarkStart w:id="950" w:name="a1437210"/>
      <w:bookmarkStart w:id="951" w:name="en001282"/>
      <w:bookmarkEnd w:id="949"/>
      <w:bookmarkEnd w:id="950"/>
      <w:bookmarkEnd w:id="951"/>
    </w:p>
    <w:p w14:paraId="43AF0D70" w14:textId="38D9650E" w:rsidR="00BE1302" w:rsidRPr="00BE1302" w:rsidRDefault="00BE1302" w:rsidP="00BE1302">
      <w:pPr>
        <w:pStyle w:val="13Appnotes"/>
        <w:rPr>
          <w:sz w:val="27"/>
          <w:szCs w:val="27"/>
        </w:rPr>
      </w:pPr>
      <w:r w:rsidRPr="00BE1302">
        <w:t>A-2.2.1.2.(1)   </w:t>
      </w:r>
      <w:bookmarkStart w:id="952" w:name="a1437212"/>
      <w:bookmarkEnd w:id="952"/>
      <w:r w:rsidRPr="00BE1302">
        <w:t>Structural Design. Part 4 of Division B is written on the assumption that structural design will be carried out by a professional who is qualified to perform such design. </w:t>
      </w:r>
      <w:hyperlink r:id="rId178" w:anchor="es008651" w:history="1">
        <w:r w:rsidRPr="00BE1302">
          <w:rPr>
            <w:rStyle w:val="Hyperlink"/>
            <w:color w:val="auto"/>
            <w:u w:val="none"/>
          </w:rPr>
          <w:t>Sentence</w:t>
        </w:r>
      </w:hyperlink>
      <w:hyperlink r:id="rId179" w:anchor="es008651" w:history="1">
        <w:r w:rsidRPr="00BE1302">
          <w:rPr>
            <w:rStyle w:val="Hyperlink"/>
            <w:color w:val="auto"/>
            <w:u w:val="none"/>
          </w:rPr>
          <w:t> </w:t>
        </w:r>
      </w:hyperlink>
      <w:hyperlink r:id="rId180" w:anchor="es008651" w:history="1">
        <w:r w:rsidRPr="00BE1302">
          <w:rPr>
            <w:rStyle w:val="Hyperlink"/>
            <w:color w:val="auto"/>
            <w:u w:val="none"/>
          </w:rPr>
          <w:t>2.2.1.2.(1)</w:t>
        </w:r>
      </w:hyperlink>
      <w:r w:rsidRPr="00BE1302">
        <w:t xml:space="preserve"> is not intended to imply that a professional may not also be required in the application of requirements in other Parts of the </w:t>
      </w:r>
      <w:ins w:id="953" w:author="Dang, Tommy HOUS:EX" w:date="2023-07-29T14:21:00Z">
        <w:r w:rsidR="00FB228B">
          <w:t>British Columbia Building Code</w:t>
        </w:r>
      </w:ins>
      <w:r w:rsidRPr="00BE1302">
        <w:t>.</w:t>
      </w:r>
    </w:p>
    <w:p w14:paraId="2DA36425" w14:textId="77777777" w:rsidR="00BE1302" w:rsidRPr="00BE1302" w:rsidRDefault="00BE1302" w:rsidP="00BE1302">
      <w:pPr>
        <w:pStyle w:val="13Appnotes"/>
        <w:rPr>
          <w:sz w:val="27"/>
          <w:szCs w:val="27"/>
        </w:rPr>
      </w:pPr>
      <w:bookmarkStart w:id="954" w:name="a1437226"/>
      <w:bookmarkStart w:id="955" w:name="en000014"/>
      <w:bookmarkEnd w:id="954"/>
      <w:bookmarkEnd w:id="955"/>
      <w:r w:rsidRPr="00BE1302">
        <w:t>A-2.2.6.2.(1)   </w:t>
      </w:r>
      <w:bookmarkStart w:id="956" w:name="a1437228"/>
      <w:bookmarkEnd w:id="956"/>
      <w:r w:rsidRPr="00BE1302">
        <w:t>Information Required on Drawings and Specifications.  Examples of information that should be shown on architectural drawings and drawings for heating, ventilating and air-conditioning systems are:</w:t>
      </w:r>
    </w:p>
    <w:p w14:paraId="7045ACD7" w14:textId="77777777" w:rsidR="00BE1302" w:rsidRPr="00BE1302" w:rsidRDefault="00BE1302" w:rsidP="00BE1302">
      <w:pPr>
        <w:pStyle w:val="13Appnotes"/>
        <w:rPr>
          <w:sz w:val="27"/>
          <w:szCs w:val="27"/>
        </w:rPr>
      </w:pPr>
      <w:r w:rsidRPr="00BE1302">
        <w:t>(a)   the name, type and location of the building,</w:t>
      </w:r>
    </w:p>
    <w:p w14:paraId="3C04A64C" w14:textId="77777777" w:rsidR="00BE1302" w:rsidRPr="00BE1302" w:rsidRDefault="00BE1302" w:rsidP="00BE1302">
      <w:pPr>
        <w:pStyle w:val="13Appnotes"/>
        <w:rPr>
          <w:sz w:val="27"/>
          <w:szCs w:val="27"/>
        </w:rPr>
      </w:pPr>
      <w:r w:rsidRPr="00BE1302">
        <w:t>(b)   the name of the owner,</w:t>
      </w:r>
    </w:p>
    <w:p w14:paraId="196C848F" w14:textId="77777777" w:rsidR="00BE1302" w:rsidRPr="00BE1302" w:rsidRDefault="00BE1302" w:rsidP="00BE1302">
      <w:pPr>
        <w:pStyle w:val="13Appnotes"/>
        <w:rPr>
          <w:sz w:val="27"/>
          <w:szCs w:val="27"/>
        </w:rPr>
      </w:pPr>
      <w:r w:rsidRPr="00BE1302">
        <w:t>(c)   the name of the architect,</w:t>
      </w:r>
    </w:p>
    <w:p w14:paraId="73261858" w14:textId="77777777" w:rsidR="00BE1302" w:rsidRPr="00BE1302" w:rsidRDefault="00BE1302" w:rsidP="00BE1302">
      <w:pPr>
        <w:pStyle w:val="13Appnotes"/>
        <w:rPr>
          <w:sz w:val="27"/>
          <w:szCs w:val="27"/>
        </w:rPr>
      </w:pPr>
      <w:r w:rsidRPr="00BE1302">
        <w:t>(d)   the name of the engineer or designer,</w:t>
      </w:r>
    </w:p>
    <w:p w14:paraId="1780E33B" w14:textId="77777777" w:rsidR="00BE1302" w:rsidRPr="00BE1302" w:rsidRDefault="00BE1302" w:rsidP="00BE1302">
      <w:pPr>
        <w:pStyle w:val="13Appnotes"/>
        <w:rPr>
          <w:sz w:val="27"/>
          <w:szCs w:val="27"/>
        </w:rPr>
      </w:pPr>
      <w:r w:rsidRPr="00BE1302">
        <w:t>(e)   the north point,</w:t>
      </w:r>
    </w:p>
    <w:p w14:paraId="4699FA44" w14:textId="77777777" w:rsidR="00BE1302" w:rsidRPr="00BE1302" w:rsidRDefault="00BE1302" w:rsidP="00BE1302">
      <w:pPr>
        <w:pStyle w:val="13Appnotes"/>
        <w:rPr>
          <w:sz w:val="27"/>
          <w:szCs w:val="27"/>
        </w:rPr>
      </w:pPr>
      <w:r w:rsidRPr="00BE1302">
        <w:t>(f)   the dimensions and height of all rooms,</w:t>
      </w:r>
    </w:p>
    <w:p w14:paraId="1C22E683" w14:textId="77777777" w:rsidR="00BE1302" w:rsidRPr="00BE1302" w:rsidRDefault="00BE1302" w:rsidP="00BE1302">
      <w:pPr>
        <w:pStyle w:val="13Appnotes"/>
        <w:rPr>
          <w:sz w:val="27"/>
          <w:szCs w:val="27"/>
        </w:rPr>
      </w:pPr>
      <w:r w:rsidRPr="00BE1302">
        <w:t>(g)   the intended use of all rooms,</w:t>
      </w:r>
    </w:p>
    <w:p w14:paraId="01F1E0F9" w14:textId="77777777" w:rsidR="00BE1302" w:rsidRPr="00BE1302" w:rsidRDefault="00BE1302" w:rsidP="00BE1302">
      <w:pPr>
        <w:pStyle w:val="13Appnotes"/>
        <w:rPr>
          <w:sz w:val="27"/>
          <w:szCs w:val="27"/>
        </w:rPr>
      </w:pPr>
      <w:r w:rsidRPr="00BE1302">
        <w:t>(h)   the details or description of the wall, roof, ceiling and floor construction, including insulation,</w:t>
      </w:r>
    </w:p>
    <w:p w14:paraId="37505878" w14:textId="77777777" w:rsidR="00BE1302" w:rsidRPr="00BE1302" w:rsidRDefault="00BE1302" w:rsidP="00BE1302">
      <w:pPr>
        <w:pStyle w:val="13Appnotes"/>
        <w:rPr>
          <w:sz w:val="27"/>
          <w:szCs w:val="27"/>
        </w:rPr>
      </w:pPr>
      <w:r w:rsidRPr="00BE1302">
        <w:t>(i)   the details or description of the windows and outside doors, including the size, weatherstripping, storm sashes, sills and storm doors,</w:t>
      </w:r>
    </w:p>
    <w:p w14:paraId="205ECD4A" w14:textId="77777777" w:rsidR="00BE1302" w:rsidRPr="00BE1302" w:rsidRDefault="00BE1302" w:rsidP="00BE1302">
      <w:pPr>
        <w:pStyle w:val="13Appnotes"/>
        <w:rPr>
          <w:sz w:val="27"/>
          <w:szCs w:val="27"/>
        </w:rPr>
      </w:pPr>
      <w:r w:rsidRPr="00BE1302">
        <w:t>(j)   the size and continuity of all pipes, ducts, shafts, flues and fire dampers,</w:t>
      </w:r>
    </w:p>
    <w:p w14:paraId="6FF64441" w14:textId="77777777" w:rsidR="00BE1302" w:rsidRPr="00BE1302" w:rsidRDefault="00BE1302" w:rsidP="00BE1302">
      <w:pPr>
        <w:pStyle w:val="13Appnotes"/>
        <w:rPr>
          <w:sz w:val="27"/>
          <w:szCs w:val="27"/>
        </w:rPr>
      </w:pPr>
      <w:r w:rsidRPr="00BE1302">
        <w:t>(k)   the location, size, capacity and type of all principal units of equipment,</w:t>
      </w:r>
    </w:p>
    <w:p w14:paraId="55A5708A" w14:textId="77777777" w:rsidR="00BE1302" w:rsidRPr="00BE1302" w:rsidRDefault="00BE1302" w:rsidP="00BE1302">
      <w:pPr>
        <w:pStyle w:val="13Appnotes"/>
        <w:rPr>
          <w:sz w:val="27"/>
          <w:szCs w:val="27"/>
        </w:rPr>
      </w:pPr>
      <w:r w:rsidRPr="00BE1302">
        <w:t>(l)   the size, shape and height of all chimneys and gas vents,</w:t>
      </w:r>
    </w:p>
    <w:p w14:paraId="46DB52F2" w14:textId="77777777" w:rsidR="00BE1302" w:rsidRPr="00BE1302" w:rsidRDefault="00BE1302" w:rsidP="00BE1302">
      <w:pPr>
        <w:pStyle w:val="13Appnotes"/>
        <w:rPr>
          <w:sz w:val="27"/>
          <w:szCs w:val="27"/>
        </w:rPr>
      </w:pPr>
      <w:r w:rsidRPr="00BE1302">
        <w:t>(m)   the size and location of all combustion air and ventilation openings, and</w:t>
      </w:r>
    </w:p>
    <w:p w14:paraId="6709EE92" w14:textId="77777777" w:rsidR="00BE1302" w:rsidRPr="00BE1302" w:rsidRDefault="00BE1302" w:rsidP="00BE1302">
      <w:pPr>
        <w:pStyle w:val="13Appnotes"/>
        <w:rPr>
          <w:sz w:val="27"/>
          <w:szCs w:val="27"/>
        </w:rPr>
      </w:pPr>
      <w:r w:rsidRPr="00BE1302">
        <w:t>(n)   the location and fire-resistance rating of required fire separations.</w:t>
      </w:r>
    </w:p>
    <w:p w14:paraId="436D880E" w14:textId="3C451D2A" w:rsidR="0070387F" w:rsidRDefault="0070387F" w:rsidP="00BE1302">
      <w:pPr>
        <w:pStyle w:val="13Appnotes"/>
        <w:rPr>
          <w:ins w:id="957" w:author="Watt, Stephen HOUS:EX" w:date="2023-05-08T13:20:00Z"/>
        </w:rPr>
      </w:pPr>
      <w:bookmarkStart w:id="958" w:name="a1437699"/>
      <w:bookmarkStart w:id="959" w:name="en000995"/>
      <w:bookmarkEnd w:id="958"/>
      <w:bookmarkEnd w:id="959"/>
      <w:ins w:id="960" w:author="Watt, Stephen HOUS:EX" w:date="2023-05-08T13:20:00Z">
        <w:r>
          <w:t>A-2.2.7.</w:t>
        </w:r>
      </w:ins>
      <w:bookmarkStart w:id="961" w:name="_Hlk134446359"/>
      <w:ins w:id="962" w:author="Watt, Stephen HOUS:EX" w:date="2023-05-08T13:21:00Z">
        <w:r w:rsidRPr="00BE1302">
          <w:t>   </w:t>
        </w:r>
      </w:ins>
      <w:bookmarkEnd w:id="961"/>
      <w:ins w:id="963" w:author="Watt, Stephen HOUS:EX" w:date="2023-05-08T13:20:00Z">
        <w:r>
          <w:t xml:space="preserve">Professional Design and Review. </w:t>
        </w:r>
      </w:ins>
      <w:ins w:id="964" w:author="Watt, Stephen HOUS:EX" w:date="2023-05-08T13:53:00Z">
        <w:r w:rsidR="005F14C0">
          <w:t xml:space="preserve"> </w:t>
        </w:r>
      </w:ins>
      <w:ins w:id="965" w:author="Watt, Stephen HOUS:EX" w:date="2023-05-08T13:20:00Z">
        <w:r>
          <w:t xml:space="preserve">This Subsection provides for the use of what are generally called Letters of Assurance. The letters themselves, known as Schedules A, B, C-A and C-B and located at the end of Division C, are intended to put on paper the responsibilities of the owner and the various registered professionals in a construction project. The Letters of Assurance do not impose any additional responsibilities on the registered professionals nor are they intended to alter the roles and responsibilities of the authorities having jurisdiction. </w:t>
        </w:r>
      </w:ins>
    </w:p>
    <w:p w14:paraId="75B4483C" w14:textId="77777777" w:rsidR="0070387F" w:rsidRDefault="0070387F" w:rsidP="00BE1302">
      <w:pPr>
        <w:pStyle w:val="13Appnotes"/>
        <w:rPr>
          <w:ins w:id="966" w:author="Watt, Stephen HOUS:EX" w:date="2023-05-08T13:21:00Z"/>
        </w:rPr>
      </w:pPr>
      <w:ins w:id="967" w:author="Watt, Stephen HOUS:EX" w:date="2023-05-08T13:20:00Z">
        <w:r>
          <w:t>The Schedules have been very carefully scrutinized by the Province of British Columbia, Union of BC Municipalities, Building Officials’ Association of British Columbia, Architectural Institute of British Columbia, Association of Professional Engineers and Geoscientists of British Columbia and their respective legal counsel. The precise wording in the letters is extremely critical and must not be modified. Any notations on these Schedules which are absolutely necessary to suit a particular project must be clearly and legibly marked in ink on the copies.</w:t>
        </w:r>
      </w:ins>
    </w:p>
    <w:p w14:paraId="2189DB0D" w14:textId="77777777" w:rsidR="0070387F" w:rsidRDefault="0070387F" w:rsidP="00BE1302">
      <w:pPr>
        <w:pStyle w:val="13Appnotes"/>
        <w:rPr>
          <w:ins w:id="968" w:author="Watt, Stephen HOUS:EX" w:date="2023-05-08T13:21:00Z"/>
        </w:rPr>
      </w:pPr>
      <w:ins w:id="969" w:author="Watt, Stephen HOUS:EX" w:date="2023-05-08T13:20:00Z">
        <w:r>
          <w:t xml:space="preserve"> It is typical that the registered professional responsible for the design is also responsible for the field review. There are instances where this is not the case and having a different registered </w:t>
        </w:r>
        <w:r>
          <w:lastRenderedPageBreak/>
          <w:t xml:space="preserve">professional doing the field reviews is unavoidable. Schedule C-B requires that the registered professional who provides the field review provide assurance that the building as finally constructed is in substantial conformance with the Code. In the event that another registered professional is to provide field review, the field reviewer takes on the responsibility to confirm that the construction substantially complies with the plans and supporting documents that were submitted for the building permit. The responsibility for code compliance of the design remains with the original registered professional who undertook the design. In this event, the Schedule C-B must be modified by the field reviewer by crossing out and initialing Clause (b)(i) and providing the effective transition date. </w:t>
        </w:r>
      </w:ins>
    </w:p>
    <w:p w14:paraId="53FF40C8" w14:textId="55AB23D1" w:rsidR="0070387F" w:rsidRDefault="0070387F" w:rsidP="00BE1302">
      <w:pPr>
        <w:pStyle w:val="13Appnotes"/>
        <w:rPr>
          <w:ins w:id="970" w:author="Watt, Stephen HOUS:EX" w:date="2023-05-08T13:29:00Z"/>
        </w:rPr>
      </w:pPr>
      <w:ins w:id="971" w:author="Watt, Stephen HOUS:EX" w:date="2023-05-08T13:20:00Z">
        <w:r>
          <w:t>Note that Schedules A, B, C-A &amp; C-B, as required by Subsection 2.2.7., must be signed, sealed and submitted to the authority having jurisdiction, as applicable for each specific project. Conditional or qualified Schedules are not typically acceptable. Any fire and life safety issue relative to the Schedule B disciplines is to be remedied before the Schedules C-A / C-B are released, not accommodated by conditions or qualifications placed on the Schedule or by any attached document. See the Guide to Letters of Assurance, available from the Building and Safety Standards Branch Web site, for more details.</w:t>
        </w:r>
      </w:ins>
    </w:p>
    <w:p w14:paraId="0B4DA6B8" w14:textId="343BBD3E" w:rsidR="00B7329D" w:rsidRDefault="00B7329D" w:rsidP="00BE1302">
      <w:pPr>
        <w:pStyle w:val="13Appnotes"/>
        <w:rPr>
          <w:ins w:id="972" w:author="Watt, Stephen HOUS:EX" w:date="2023-05-08T13:40:00Z"/>
        </w:rPr>
      </w:pPr>
      <w:ins w:id="973" w:author="Watt, Stephen HOUS:EX" w:date="2023-05-08T13:29:00Z">
        <w:r>
          <w:t>A-2.2.7.1.(1)(c)(i)</w:t>
        </w:r>
        <w:r w:rsidRPr="00BE1302">
          <w:t>   </w:t>
        </w:r>
        <w:r>
          <w:t xml:space="preserve">Structural Components. </w:t>
        </w:r>
      </w:ins>
      <w:ins w:id="974" w:author="Watt, Stephen HOUS:EX" w:date="2023-05-08T13:53:00Z">
        <w:r w:rsidR="005F14C0">
          <w:t xml:space="preserve"> </w:t>
        </w:r>
      </w:ins>
      <w:ins w:id="975" w:author="Watt, Stephen HOUS:EX" w:date="2023-05-08T13:29:00Z">
        <w:r>
          <w:t>The reference to “structural components of buildings that fall within the scope of Part 4” includes the situation where a building is classified under Part 9 due to its size and occupancy but also contains some structural components (such as beams supporting concentrated loads) which must be designed under Part 4. In this situation only Schedules B and C-B for the structural components are required. Schedule A and Schedules B, C-A and C-B relating to non-structural components are not required.</w:t>
        </w:r>
      </w:ins>
    </w:p>
    <w:p w14:paraId="7B259D62" w14:textId="23B59D84" w:rsidR="00941981" w:rsidRDefault="00941981" w:rsidP="00BE1302">
      <w:pPr>
        <w:pStyle w:val="13Appnotes"/>
        <w:rPr>
          <w:ins w:id="976" w:author="Watt, Stephen HOUS:EX" w:date="2023-05-08T13:40:00Z"/>
        </w:rPr>
      </w:pPr>
      <w:ins w:id="977" w:author="Watt, Stephen HOUS:EX" w:date="2023-05-08T13:40:00Z">
        <w:r>
          <w:t>A-2.2.7.2.(1)(a)</w:t>
        </w:r>
      </w:ins>
      <w:ins w:id="978" w:author="Watt, Stephen HOUS:EX" w:date="2023-05-08T13:52:00Z">
        <w:r w:rsidR="005F14C0" w:rsidRPr="00BE1302">
          <w:t>   </w:t>
        </w:r>
      </w:ins>
      <w:ins w:id="979" w:author="Watt, Stephen HOUS:EX" w:date="2023-05-08T13:40:00Z">
        <w:r>
          <w:t xml:space="preserve">Coordinating Registered Professional. </w:t>
        </w:r>
      </w:ins>
      <w:ins w:id="980" w:author="Watt, Stephen HOUS:EX" w:date="2023-05-08T13:53:00Z">
        <w:r w:rsidR="005F14C0">
          <w:t xml:space="preserve"> </w:t>
        </w:r>
      </w:ins>
      <w:ins w:id="981" w:author="Watt, Stephen HOUS:EX" w:date="2023-05-08T13:40:00Z">
        <w:r>
          <w:t>The coordinating registered professional is responsible to ascertain that all Code related aspects which are relevant to the project are clearly identified by each of the registered professionals in the collection of Schedules B. If a registered professional of record has crossed out any item on their Schedule B, the coordinating registered professional must confirm this item is not applicable to the project or resolve the issue with the registered professional of record.</w:t>
        </w:r>
      </w:ins>
    </w:p>
    <w:p w14:paraId="553C7AD6" w14:textId="32D6A9D4" w:rsidR="00941981" w:rsidRDefault="00941981" w:rsidP="00BE1302">
      <w:pPr>
        <w:pStyle w:val="13Appnotes"/>
        <w:rPr>
          <w:ins w:id="982" w:author="Watt, Stephen HOUS:EX" w:date="2023-05-08T13:40:00Z"/>
        </w:rPr>
      </w:pPr>
      <w:ins w:id="983" w:author="Watt, Stephen HOUS:EX" w:date="2023-05-08T13:40:00Z">
        <w:r>
          <w:t>A-2.2.7.2.(1)(b)</w:t>
        </w:r>
      </w:ins>
      <w:ins w:id="984" w:author="Watt, Stephen HOUS:EX" w:date="2023-05-08T13:52:00Z">
        <w:r w:rsidR="005F14C0" w:rsidRPr="00BE1302">
          <w:t>   </w:t>
        </w:r>
      </w:ins>
      <w:ins w:id="985" w:author="Watt, Stephen HOUS:EX" w:date="2023-05-08T13:40:00Z">
        <w:r>
          <w:t xml:space="preserve">Schedule B. </w:t>
        </w:r>
      </w:ins>
      <w:ins w:id="986" w:author="Watt, Stephen HOUS:EX" w:date="2023-05-08T13:53:00Z">
        <w:r w:rsidR="005F14C0">
          <w:t xml:space="preserve"> </w:t>
        </w:r>
      </w:ins>
      <w:ins w:id="987" w:author="Watt, Stephen HOUS:EX" w:date="2023-05-08T13:40:00Z">
        <w:r>
          <w:t>The purpose of Schedule B is to clearly identify the appropriate registered professional of record who has the overall responsibility in each discipline for compliance with the various Code related aspects of the project. Detailed design of certain building components may be undertaken by other registered professionals. The registered professional of record is responsible for monitoring the design work and field review of the other registered professionals within their discipline for components listed in Schedule B. In the event that the other registered professionals provide design and field review, the registered professional of record must be satisfied that such design and field reviews have been performed and is responsible for Schedule C-B.</w:t>
        </w:r>
      </w:ins>
    </w:p>
    <w:p w14:paraId="3C9FAAA2" w14:textId="67F72BFA" w:rsidR="00941981" w:rsidRDefault="00941981" w:rsidP="00BE1302">
      <w:pPr>
        <w:pStyle w:val="13Appnotes"/>
        <w:rPr>
          <w:ins w:id="988" w:author="Watt, Stephen HOUS:EX" w:date="2023-05-08T13:41:00Z"/>
        </w:rPr>
      </w:pPr>
      <w:ins w:id="989" w:author="Watt, Stephen HOUS:EX" w:date="2023-05-08T13:40:00Z">
        <w:r>
          <w:t>A-2.2.7.2.(2)</w:t>
        </w:r>
      </w:ins>
      <w:bookmarkStart w:id="990" w:name="_Hlk134517280"/>
      <w:ins w:id="991" w:author="Watt, Stephen HOUS:EX" w:date="2023-05-08T13:52:00Z">
        <w:r w:rsidR="005F14C0" w:rsidRPr="00BE1302">
          <w:t>   </w:t>
        </w:r>
      </w:ins>
      <w:bookmarkEnd w:id="990"/>
      <w:ins w:id="992" w:author="Watt, Stephen HOUS:EX" w:date="2023-05-08T13:40:00Z">
        <w:r>
          <w:t xml:space="preserve">Schedule C-A. </w:t>
        </w:r>
      </w:ins>
      <w:ins w:id="993" w:author="Watt, Stephen HOUS:EX" w:date="2023-05-08T13:53:00Z">
        <w:r w:rsidR="005F14C0">
          <w:t xml:space="preserve"> </w:t>
        </w:r>
      </w:ins>
      <w:ins w:id="994" w:author="Watt, Stephen HOUS:EX" w:date="2023-05-09T08:51:00Z">
        <w:r w:rsidR="00CA6667">
          <w:t xml:space="preserve"> </w:t>
        </w:r>
      </w:ins>
      <w:ins w:id="995" w:author="Watt, Stephen HOUS:EX" w:date="2023-05-08T13:40:00Z">
        <w:r>
          <w:t>Schedule C-A provides confirmation that the coordinating registered professional has completed the obligation to coordinate the various registered professionals engaged in the project. It also confirms that the testing of the interrelated fire and life safety systems, such as fire alarms and sprinklers, has been completed and the systems function as intended.</w:t>
        </w:r>
      </w:ins>
    </w:p>
    <w:p w14:paraId="2EFD464F" w14:textId="6ADFD538" w:rsidR="00941981" w:rsidRDefault="00941981" w:rsidP="00BE1302">
      <w:pPr>
        <w:pStyle w:val="13Appnotes"/>
        <w:rPr>
          <w:ins w:id="996" w:author="Watt, Stephen HOUS:EX" w:date="2023-05-08T13:42:00Z"/>
        </w:rPr>
      </w:pPr>
      <w:ins w:id="997" w:author="Watt, Stephen HOUS:EX" w:date="2023-05-08T13:41:00Z">
        <w:r>
          <w:t>A-2.2.7.3.</w:t>
        </w:r>
      </w:ins>
      <w:ins w:id="998" w:author="Watt, Stephen HOUS:EX" w:date="2023-05-09T08:50:00Z">
        <w:r w:rsidR="00CA6667" w:rsidRPr="00BE1302">
          <w:t>   </w:t>
        </w:r>
      </w:ins>
      <w:ins w:id="999" w:author="Watt, Stephen HOUS:EX" w:date="2023-05-08T13:41:00Z">
        <w:r>
          <w:t xml:space="preserve">Demonstration of the Coordinated Fire and Life Safety Systems. </w:t>
        </w:r>
      </w:ins>
      <w:ins w:id="1000" w:author="Watt, Stephen HOUS:EX" w:date="2023-05-08T13:53:00Z">
        <w:r w:rsidR="005F14C0">
          <w:t xml:space="preserve"> </w:t>
        </w:r>
      </w:ins>
      <w:ins w:id="1001" w:author="Watt, Stephen HOUS:EX" w:date="2023-05-08T13:41:00Z">
        <w:r>
          <w:t>The design drawings and supporting documents must clearly indicate all essential details of the Coordinated Fire and Life Safety Systems prior to the construction of or the alteration to a building. Demonstration of the proper, integrated operation of the Fire and Life Safety Systems must be conducted prior to occupancy.</w:t>
        </w:r>
      </w:ins>
    </w:p>
    <w:p w14:paraId="3A54D887" w14:textId="77777777" w:rsidR="00941981" w:rsidRDefault="00941981" w:rsidP="00BE1302">
      <w:pPr>
        <w:pStyle w:val="13Appnotes"/>
        <w:rPr>
          <w:ins w:id="1002" w:author="Watt, Stephen HOUS:EX" w:date="2023-05-08T13:42:00Z"/>
        </w:rPr>
      </w:pPr>
      <w:ins w:id="1003" w:author="Watt, Stephen HOUS:EX" w:date="2023-05-08T13:41:00Z">
        <w:r>
          <w:lastRenderedPageBreak/>
          <w:t>Note that Schedules A, B, C-A &amp; C-B, as required by Subsection 2.2.7., must be signed and sealed and submitted to the authority having jurisdiction, as appropriate for each specific project.</w:t>
        </w:r>
      </w:ins>
    </w:p>
    <w:p w14:paraId="2C1A7FF9" w14:textId="77777777" w:rsidR="00941981" w:rsidRDefault="00941981" w:rsidP="00BE1302">
      <w:pPr>
        <w:pStyle w:val="13Appnotes"/>
        <w:rPr>
          <w:ins w:id="1004" w:author="Watt, Stephen HOUS:EX" w:date="2023-05-08T13:42:00Z"/>
        </w:rPr>
      </w:pPr>
      <w:ins w:id="1005" w:author="Watt, Stephen HOUS:EX" w:date="2023-05-08T13:41:00Z">
        <w:r>
          <w:t xml:space="preserve">The following is an example of the steps required to coordinate the installation and testing of fire and life safety systems in buildings. </w:t>
        </w:r>
      </w:ins>
    </w:p>
    <w:p w14:paraId="06E80541" w14:textId="0C0B093B" w:rsidR="00941981" w:rsidRPr="00220BDA" w:rsidRDefault="00941981" w:rsidP="00BE1302">
      <w:pPr>
        <w:pStyle w:val="13Appnotes"/>
        <w:rPr>
          <w:ins w:id="1006" w:author="Watt, Stephen HOUS:EX" w:date="2023-05-08T13:42:00Z"/>
          <w:b/>
          <w:bCs/>
        </w:rPr>
      </w:pPr>
      <w:ins w:id="1007" w:author="Watt, Stephen HOUS:EX" w:date="2023-05-08T13:41:00Z">
        <w:r w:rsidRPr="00220BDA">
          <w:rPr>
            <w:b/>
            <w:bCs/>
          </w:rPr>
          <w:t>1.0.</w:t>
        </w:r>
      </w:ins>
      <w:ins w:id="1008" w:author="Watt, Stephen HOUS:EX" w:date="2023-05-09T12:05:00Z">
        <w:r w:rsidR="00CE43F9" w:rsidRPr="00BE1302">
          <w:t>   </w:t>
        </w:r>
      </w:ins>
      <w:ins w:id="1009" w:author="Watt, Stephen HOUS:EX" w:date="2023-05-08T13:41:00Z">
        <w:r w:rsidRPr="00220BDA">
          <w:rPr>
            <w:b/>
            <w:bCs/>
          </w:rPr>
          <w:t xml:space="preserve">General </w:t>
        </w:r>
      </w:ins>
    </w:p>
    <w:p w14:paraId="22255D0E" w14:textId="77777777" w:rsidR="00941981" w:rsidRDefault="00941981" w:rsidP="00BE1302">
      <w:pPr>
        <w:pStyle w:val="13Appnotes"/>
        <w:rPr>
          <w:ins w:id="1010" w:author="Watt, Stephen HOUS:EX" w:date="2023-05-08T13:42:00Z"/>
        </w:rPr>
      </w:pPr>
      <w:ins w:id="1011" w:author="Watt, Stephen HOUS:EX" w:date="2023-05-08T13:41:00Z">
        <w:r>
          <w:t>Referencing Schedule B:</w:t>
        </w:r>
      </w:ins>
    </w:p>
    <w:p w14:paraId="2E39AD33" w14:textId="77777777" w:rsidR="00941981" w:rsidRDefault="00941981" w:rsidP="00BE1302">
      <w:pPr>
        <w:pStyle w:val="13Appnotes"/>
        <w:rPr>
          <w:ins w:id="1012" w:author="Watt, Stephen HOUS:EX" w:date="2023-05-08T13:42:00Z"/>
        </w:rPr>
      </w:pPr>
      <w:ins w:id="1013" w:author="Watt, Stephen HOUS:EX" w:date="2023-05-08T13:41:00Z">
        <w:r>
          <w:t xml:space="preserve">• Item No. 1.14 "Functional Testing of Architecturally Related Fire Emergency Systems and Devices," </w:t>
        </w:r>
      </w:ins>
    </w:p>
    <w:p w14:paraId="697CCBCB" w14:textId="77777777" w:rsidR="00941981" w:rsidRDefault="00941981" w:rsidP="00BE1302">
      <w:pPr>
        <w:pStyle w:val="13Appnotes"/>
        <w:rPr>
          <w:ins w:id="1014" w:author="Watt, Stephen HOUS:EX" w:date="2023-05-08T13:42:00Z"/>
        </w:rPr>
      </w:pPr>
      <w:ins w:id="1015" w:author="Watt, Stephen HOUS:EX" w:date="2023-05-08T13:41:00Z">
        <w:r>
          <w:t xml:space="preserve">• Item No. 3.4 "Functional Testing of Mechanically Related Fire Emergency Systems and Devices," </w:t>
        </w:r>
      </w:ins>
    </w:p>
    <w:p w14:paraId="3ACD54AD" w14:textId="77777777" w:rsidR="00941981" w:rsidRDefault="00941981" w:rsidP="00BE1302">
      <w:pPr>
        <w:pStyle w:val="13Appnotes"/>
        <w:rPr>
          <w:ins w:id="1016" w:author="Watt, Stephen HOUS:EX" w:date="2023-05-08T13:43:00Z"/>
        </w:rPr>
      </w:pPr>
      <w:ins w:id="1017" w:author="Watt, Stephen HOUS:EX" w:date="2023-05-08T13:41:00Z">
        <w:r>
          <w:t xml:space="preserve">• Item No. 4.5 "Functional Testing of Plumbing Related Fire Emergency Systems and Devices," </w:t>
        </w:r>
      </w:ins>
    </w:p>
    <w:p w14:paraId="692F5CBB" w14:textId="77777777" w:rsidR="00941981" w:rsidRDefault="00941981" w:rsidP="00BE1302">
      <w:pPr>
        <w:pStyle w:val="13Appnotes"/>
        <w:rPr>
          <w:ins w:id="1018" w:author="Watt, Stephen HOUS:EX" w:date="2023-05-08T13:43:00Z"/>
        </w:rPr>
      </w:pPr>
      <w:ins w:id="1019" w:author="Watt, Stephen HOUS:EX" w:date="2023-05-08T13:41:00Z">
        <w:r>
          <w:t xml:space="preserve">• Item No. 5.14 "Functional Testing of Fire Suppression Systems and Devices," and </w:t>
        </w:r>
      </w:ins>
    </w:p>
    <w:p w14:paraId="19B3AD1F" w14:textId="77777777" w:rsidR="00941981" w:rsidRDefault="00941981" w:rsidP="00BE1302">
      <w:pPr>
        <w:pStyle w:val="13Appnotes"/>
        <w:rPr>
          <w:ins w:id="1020" w:author="Watt, Stephen HOUS:EX" w:date="2023-05-08T13:43:00Z"/>
        </w:rPr>
      </w:pPr>
      <w:ins w:id="1021" w:author="Watt, Stephen HOUS:EX" w:date="2023-05-08T13:41:00Z">
        <w:r>
          <w:t xml:space="preserve">• Item No. 6.3 "Functional Testing of Electrical Related Fire Emergency Systems and Devices." </w:t>
        </w:r>
      </w:ins>
    </w:p>
    <w:p w14:paraId="5EBD054A" w14:textId="77777777" w:rsidR="00941981" w:rsidRDefault="00941981" w:rsidP="00BE1302">
      <w:pPr>
        <w:pStyle w:val="13Appnotes"/>
        <w:rPr>
          <w:ins w:id="1022" w:author="Watt, Stephen HOUS:EX" w:date="2023-05-08T13:43:00Z"/>
        </w:rPr>
      </w:pPr>
      <w:ins w:id="1023" w:author="Watt, Stephen HOUS:EX" w:date="2023-05-08T13:41:00Z">
        <w:r>
          <w:t xml:space="preserve">The Coordinating Registered Professional (CRP) and Registered Professionals of Record (RPRs) must demonstrate that the Fire and Life Safety Systems' design has been coordinated prior to the issuance of the Building Permit. That is, the CRP/RPRs must accumulate and submit the necessary documentation, such as: </w:t>
        </w:r>
      </w:ins>
    </w:p>
    <w:p w14:paraId="03DD1086" w14:textId="77777777" w:rsidR="00941981" w:rsidRDefault="00941981" w:rsidP="00BE1302">
      <w:pPr>
        <w:pStyle w:val="13Appnotes"/>
        <w:rPr>
          <w:ins w:id="1024" w:author="Watt, Stephen HOUS:EX" w:date="2023-05-08T13:43:00Z"/>
        </w:rPr>
      </w:pPr>
      <w:ins w:id="1025" w:author="Watt, Stephen HOUS:EX" w:date="2023-05-08T13:41:00Z">
        <w:r>
          <w:t xml:space="preserve">• complete drawings, </w:t>
        </w:r>
      </w:ins>
    </w:p>
    <w:p w14:paraId="41A09732" w14:textId="77777777" w:rsidR="00941981" w:rsidRDefault="00941981" w:rsidP="00BE1302">
      <w:pPr>
        <w:pStyle w:val="13Appnotes"/>
        <w:rPr>
          <w:ins w:id="1026" w:author="Watt, Stephen HOUS:EX" w:date="2023-05-08T13:44:00Z"/>
        </w:rPr>
      </w:pPr>
      <w:ins w:id="1027" w:author="Watt, Stephen HOUS:EX" w:date="2023-05-08T13:41:00Z">
        <w:r>
          <w:t xml:space="preserve">• schedules, </w:t>
        </w:r>
      </w:ins>
    </w:p>
    <w:p w14:paraId="66DCBBAD" w14:textId="77777777" w:rsidR="00941981" w:rsidRDefault="00941981" w:rsidP="00BE1302">
      <w:pPr>
        <w:pStyle w:val="13Appnotes"/>
        <w:rPr>
          <w:ins w:id="1028" w:author="Watt, Stephen HOUS:EX" w:date="2023-05-08T13:44:00Z"/>
        </w:rPr>
      </w:pPr>
      <w:ins w:id="1029" w:author="Watt, Stephen HOUS:EX" w:date="2023-05-08T13:41:00Z">
        <w:r>
          <w:t xml:space="preserve">• schematic diagrams, </w:t>
        </w:r>
      </w:ins>
    </w:p>
    <w:p w14:paraId="1B90F60E" w14:textId="77777777" w:rsidR="00941981" w:rsidRDefault="00941981" w:rsidP="00BE1302">
      <w:pPr>
        <w:pStyle w:val="13Appnotes"/>
        <w:rPr>
          <w:ins w:id="1030" w:author="Watt, Stephen HOUS:EX" w:date="2023-05-08T13:44:00Z"/>
        </w:rPr>
      </w:pPr>
      <w:ins w:id="1031" w:author="Watt, Stephen HOUS:EX" w:date="2023-05-08T13:41:00Z">
        <w:r>
          <w:t xml:space="preserve">• a fire alarm system sequencing description showing coordination between mechanical and electrical fire protection and life safety systems, </w:t>
        </w:r>
      </w:ins>
    </w:p>
    <w:p w14:paraId="4C699A58" w14:textId="77777777" w:rsidR="00941981" w:rsidRDefault="00941981" w:rsidP="00BE1302">
      <w:pPr>
        <w:pStyle w:val="13Appnotes"/>
        <w:rPr>
          <w:ins w:id="1032" w:author="Watt, Stephen HOUS:EX" w:date="2023-05-08T13:44:00Z"/>
        </w:rPr>
      </w:pPr>
      <w:ins w:id="1033" w:author="Watt, Stephen HOUS:EX" w:date="2023-05-08T13:41:00Z">
        <w:r>
          <w:t xml:space="preserve">• mechanical fire protection and life safety schematic riser diagrams, </w:t>
        </w:r>
      </w:ins>
    </w:p>
    <w:p w14:paraId="6EA3604D" w14:textId="77777777" w:rsidR="00941981" w:rsidRDefault="00941981" w:rsidP="00BE1302">
      <w:pPr>
        <w:pStyle w:val="13Appnotes"/>
        <w:rPr>
          <w:ins w:id="1034" w:author="Watt, Stephen HOUS:EX" w:date="2023-05-08T13:44:00Z"/>
        </w:rPr>
      </w:pPr>
      <w:ins w:id="1035" w:author="Watt, Stephen HOUS:EX" w:date="2023-05-08T13:41:00Z">
        <w:r>
          <w:t xml:space="preserve">• an electrical fire alarm riser diagram, </w:t>
        </w:r>
      </w:ins>
    </w:p>
    <w:p w14:paraId="5BD7744A" w14:textId="77777777" w:rsidR="00941981" w:rsidRDefault="00941981" w:rsidP="00BE1302">
      <w:pPr>
        <w:pStyle w:val="13Appnotes"/>
        <w:rPr>
          <w:ins w:id="1036" w:author="Watt, Stephen HOUS:EX" w:date="2023-05-08T13:44:00Z"/>
        </w:rPr>
      </w:pPr>
      <w:ins w:id="1037" w:author="Watt, Stephen HOUS:EX" w:date="2023-05-08T13:41:00Z">
        <w:r>
          <w:t xml:space="preserve">• a motor data list coordinated with fire alarm system sequencing, and </w:t>
        </w:r>
      </w:ins>
    </w:p>
    <w:p w14:paraId="32137B46" w14:textId="23785EBE" w:rsidR="00941981" w:rsidRDefault="00941981" w:rsidP="00BE1302">
      <w:pPr>
        <w:pStyle w:val="13Appnotes"/>
        <w:rPr>
          <w:ins w:id="1038" w:author="Watt, Stephen HOUS:EX" w:date="2023-05-08T13:44:00Z"/>
        </w:rPr>
      </w:pPr>
      <w:ins w:id="1039" w:author="Watt, Stephen HOUS:EX" w:date="2023-05-08T13:41:00Z">
        <w:r>
          <w:t>• other documentation, as appropriate,</w:t>
        </w:r>
      </w:ins>
    </w:p>
    <w:p w14:paraId="77DA6B14" w14:textId="77777777" w:rsidR="00941981" w:rsidRDefault="00941981" w:rsidP="00BE1302">
      <w:pPr>
        <w:pStyle w:val="13Appnotes"/>
        <w:rPr>
          <w:ins w:id="1040" w:author="Watt, Stephen HOUS:EX" w:date="2023-05-08T13:45:00Z"/>
        </w:rPr>
      </w:pPr>
      <w:ins w:id="1041" w:author="Watt, Stephen HOUS:EX" w:date="2023-05-08T13:44:00Z">
        <w:r>
          <w:t xml:space="preserve">to demonstrate that the interface of the Fire and Life Safety Systems has been designed and coordinated so that when built correctly they will function as an integrated system. Further, it is intended that when the construction of the Fire &amp; Life Safety Systems is indicated by the Contractor to be complete, the RPRs/CRP witness the demonstration of the testing of the Fire and Life Safety Systems to confirm compliance that the as-built systems function as intended by the design. </w:t>
        </w:r>
      </w:ins>
    </w:p>
    <w:p w14:paraId="4BE7C5C8" w14:textId="77777777" w:rsidR="00941981" w:rsidRDefault="00941981" w:rsidP="00BE1302">
      <w:pPr>
        <w:pStyle w:val="13Appnotes"/>
        <w:rPr>
          <w:ins w:id="1042" w:author="Watt, Stephen HOUS:EX" w:date="2023-05-08T13:45:00Z"/>
        </w:rPr>
      </w:pPr>
      <w:ins w:id="1043" w:author="Watt, Stephen HOUS:EX" w:date="2023-05-08T13:44:00Z">
        <w:r>
          <w:t xml:space="preserve">The required list of items will depend on the simplicity or complexity of the Project. The following is a comprehensive list of items for Fire and Life Safety Systems for a complex project, which must be coordinated in order to demonstrate compliance: </w:t>
        </w:r>
      </w:ins>
    </w:p>
    <w:p w14:paraId="1471F8A3" w14:textId="77777777" w:rsidR="00941981" w:rsidRDefault="00941981" w:rsidP="00BE1302">
      <w:pPr>
        <w:pStyle w:val="13Appnotes"/>
        <w:rPr>
          <w:ins w:id="1044" w:author="Watt, Stephen HOUS:EX" w:date="2023-05-08T13:46:00Z"/>
        </w:rPr>
      </w:pPr>
      <w:ins w:id="1045" w:author="Watt, Stephen HOUS:EX" w:date="2023-05-08T13:44:00Z">
        <w:r w:rsidRPr="00220BDA">
          <w:rPr>
            <w:b/>
            <w:bCs/>
          </w:rPr>
          <w:t>Notes</w:t>
        </w:r>
        <w:r>
          <w:t xml:space="preserve">: </w:t>
        </w:r>
        <w:r w:rsidRPr="00220BDA">
          <w:rPr>
            <w:i/>
            <w:iCs/>
          </w:rPr>
          <w:t>It is the responsibility of the Coordinating Registered Professional (CRP) and Registered Professionals of Record (RPRs) to determine the best method of "How To" demonstrate to the Authority Having Jurisdiction (AHJ) that the Fire and Life Safety Systems have been coordinated for each project</w:t>
        </w:r>
        <w:r>
          <w:t xml:space="preserve">. </w:t>
        </w:r>
        <w:r w:rsidRPr="00220BDA">
          <w:rPr>
            <w:i/>
            <w:iCs/>
          </w:rPr>
          <w:t>That is, the method(s) used (i.e., charts, drawings, matrices, tables, etc.) for demonstration purposes should be project-specific and relate only to that project.</w:t>
        </w:r>
        <w:r>
          <w:t xml:space="preserve"> </w:t>
        </w:r>
      </w:ins>
    </w:p>
    <w:p w14:paraId="3A1D697B" w14:textId="77777777" w:rsidR="00941981" w:rsidRDefault="00941981" w:rsidP="00BE1302">
      <w:pPr>
        <w:pStyle w:val="13Appnotes"/>
        <w:rPr>
          <w:ins w:id="1046" w:author="Watt, Stephen HOUS:EX" w:date="2023-05-08T13:46:00Z"/>
        </w:rPr>
      </w:pPr>
      <w:ins w:id="1047" w:author="Watt, Stephen HOUS:EX" w:date="2023-05-08T13:44:00Z">
        <w:r>
          <w:lastRenderedPageBreak/>
          <w:t>It is not the intent of this Appendix material to dictate or produce "checklists" or other prescriptive methods for demonstrating compliance since this is best left to the professional discretion of the appropriate CRP/RPRs.</w:t>
        </w:r>
      </w:ins>
    </w:p>
    <w:p w14:paraId="109B64F2" w14:textId="6A8AB89F" w:rsidR="00941981" w:rsidRPr="00220BDA" w:rsidRDefault="00941981" w:rsidP="00BE1302">
      <w:pPr>
        <w:pStyle w:val="13Appnotes"/>
        <w:rPr>
          <w:ins w:id="1048" w:author="Watt, Stephen HOUS:EX" w:date="2023-05-08T13:46:00Z"/>
          <w:b/>
          <w:bCs/>
        </w:rPr>
      </w:pPr>
      <w:ins w:id="1049" w:author="Watt, Stephen HOUS:EX" w:date="2023-05-08T13:44:00Z">
        <w:r w:rsidRPr="00220BDA">
          <w:rPr>
            <w:b/>
            <w:bCs/>
          </w:rPr>
          <w:t>2.0.</w:t>
        </w:r>
      </w:ins>
      <w:ins w:id="1050" w:author="Watt, Stephen HOUS:EX" w:date="2023-05-09T11:08:00Z">
        <w:r w:rsidR="00BE19FD" w:rsidRPr="00DE272E">
          <w:t>   </w:t>
        </w:r>
      </w:ins>
      <w:ins w:id="1051" w:author="Watt, Stephen HOUS:EX" w:date="2023-05-08T13:44:00Z">
        <w:r w:rsidRPr="00220BDA">
          <w:rPr>
            <w:b/>
            <w:bCs/>
          </w:rPr>
          <w:t xml:space="preserve">Design Phase — Building Permit Application Stage &amp; Final Construction Phase — Occupancy Permit Application Stage </w:t>
        </w:r>
      </w:ins>
    </w:p>
    <w:p w14:paraId="3A1CA6AF" w14:textId="5DB61792" w:rsidR="00941981" w:rsidRPr="00220BDA" w:rsidRDefault="00941981" w:rsidP="00220BDA">
      <w:pPr>
        <w:pStyle w:val="13Appnotes"/>
        <w:spacing w:before="240"/>
        <w:rPr>
          <w:ins w:id="1052" w:author="Watt, Stephen HOUS:EX" w:date="2023-05-08T13:46:00Z"/>
          <w:b/>
          <w:bCs/>
        </w:rPr>
      </w:pPr>
      <w:ins w:id="1053" w:author="Watt, Stephen HOUS:EX" w:date="2023-05-08T13:44:00Z">
        <w:r w:rsidRPr="00220BDA">
          <w:rPr>
            <w:b/>
            <w:bCs/>
          </w:rPr>
          <w:t>2.1.</w:t>
        </w:r>
      </w:ins>
      <w:ins w:id="1054" w:author="Watt, Stephen HOUS:EX" w:date="2023-05-09T11:08:00Z">
        <w:r w:rsidR="00BE19FD" w:rsidRPr="00DE272E">
          <w:t>   </w:t>
        </w:r>
      </w:ins>
      <w:ins w:id="1055" w:author="Watt, Stephen HOUS:EX" w:date="2023-05-08T13:44:00Z">
        <w:r w:rsidRPr="00220BDA">
          <w:rPr>
            <w:b/>
            <w:bCs/>
          </w:rPr>
          <w:t>Fire Protection and Life Safety Systems</w:t>
        </w:r>
      </w:ins>
    </w:p>
    <w:p w14:paraId="100E695B" w14:textId="1C6E4794" w:rsidR="00941981" w:rsidRPr="00220BDA" w:rsidRDefault="00941981" w:rsidP="00220BDA">
      <w:pPr>
        <w:pStyle w:val="13Appnotes"/>
        <w:spacing w:before="240"/>
        <w:rPr>
          <w:ins w:id="1056" w:author="Watt, Stephen HOUS:EX" w:date="2023-05-08T13:47:00Z"/>
          <w:b/>
          <w:bCs/>
        </w:rPr>
      </w:pPr>
      <w:ins w:id="1057" w:author="Watt, Stephen HOUS:EX" w:date="2023-05-08T13:44:00Z">
        <w:r w:rsidRPr="00220BDA">
          <w:rPr>
            <w:b/>
            <w:bCs/>
          </w:rPr>
          <w:t>2.1.1.</w:t>
        </w:r>
      </w:ins>
      <w:ins w:id="1058" w:author="Watt, Stephen HOUS:EX" w:date="2023-05-09T11:08:00Z">
        <w:r w:rsidR="00BE19FD" w:rsidRPr="00DE272E">
          <w:t>   </w:t>
        </w:r>
      </w:ins>
      <w:ins w:id="1059" w:author="Watt, Stephen HOUS:EX" w:date="2023-05-08T13:44:00Z">
        <w:r w:rsidRPr="00220BDA">
          <w:rPr>
            <w:b/>
            <w:bCs/>
          </w:rPr>
          <w:t>Automatic Sprinkler Systems</w:t>
        </w:r>
      </w:ins>
    </w:p>
    <w:p w14:paraId="0513DB2C" w14:textId="55579B99" w:rsidR="00941981" w:rsidRDefault="00941981" w:rsidP="00BE1302">
      <w:pPr>
        <w:pStyle w:val="13Appnotes"/>
        <w:rPr>
          <w:ins w:id="1060" w:author="Watt, Stephen HOUS:EX" w:date="2023-05-08T13:46:00Z"/>
        </w:rPr>
      </w:pPr>
      <w:ins w:id="1061" w:author="Watt, Stephen HOUS:EX" w:date="2023-05-08T13:44:00Z">
        <w:r>
          <w:t>• design requirements to appropriate Standard</w:t>
        </w:r>
      </w:ins>
    </w:p>
    <w:p w14:paraId="3FC6CF79" w14:textId="0E82B813" w:rsidR="00941981" w:rsidRPr="00220BDA" w:rsidRDefault="00941981" w:rsidP="00220BDA">
      <w:pPr>
        <w:pStyle w:val="13Appnotes"/>
        <w:spacing w:before="240"/>
        <w:rPr>
          <w:ins w:id="1062" w:author="Watt, Stephen HOUS:EX" w:date="2023-05-08T13:47:00Z"/>
          <w:b/>
          <w:bCs/>
        </w:rPr>
      </w:pPr>
      <w:ins w:id="1063" w:author="Watt, Stephen HOUS:EX" w:date="2023-05-08T13:44:00Z">
        <w:r w:rsidRPr="00220BDA">
          <w:rPr>
            <w:b/>
            <w:bCs/>
          </w:rPr>
          <w:t>2.1.2.</w:t>
        </w:r>
      </w:ins>
      <w:ins w:id="1064" w:author="Watt, Stephen HOUS:EX" w:date="2023-05-09T11:09:00Z">
        <w:r w:rsidR="00BE19FD" w:rsidRPr="00DE272E">
          <w:t>   </w:t>
        </w:r>
      </w:ins>
      <w:ins w:id="1065" w:author="Watt, Stephen HOUS:EX" w:date="2023-05-08T13:44:00Z">
        <w:r w:rsidRPr="00220BDA">
          <w:rPr>
            <w:b/>
            <w:bCs/>
          </w:rPr>
          <w:t>Standpipe Systems</w:t>
        </w:r>
      </w:ins>
    </w:p>
    <w:p w14:paraId="1BAD6D9E" w14:textId="2B5CE305" w:rsidR="00941981" w:rsidRDefault="00941981" w:rsidP="00BE1302">
      <w:pPr>
        <w:pStyle w:val="13Appnotes"/>
        <w:rPr>
          <w:ins w:id="1066" w:author="Watt, Stephen HOUS:EX" w:date="2023-05-08T13:47:00Z"/>
        </w:rPr>
      </w:pPr>
      <w:ins w:id="1067" w:author="Watt, Stephen HOUS:EX" w:date="2023-05-08T13:44:00Z">
        <w:r>
          <w:t>• design requirements to appropriate Standard</w:t>
        </w:r>
      </w:ins>
    </w:p>
    <w:p w14:paraId="21F9983F" w14:textId="30ADB72B" w:rsidR="00941981" w:rsidRDefault="00941981" w:rsidP="00BE1302">
      <w:pPr>
        <w:pStyle w:val="13Appnotes"/>
        <w:rPr>
          <w:ins w:id="1068" w:author="Watt, Stephen HOUS:EX" w:date="2023-05-08T13:47:00Z"/>
        </w:rPr>
      </w:pPr>
      <w:ins w:id="1069" w:author="Watt, Stephen HOUS:EX" w:date="2023-05-08T13:44:00Z">
        <w:r>
          <w:t>• Class I/Class II</w:t>
        </w:r>
      </w:ins>
    </w:p>
    <w:p w14:paraId="1FEDB096" w14:textId="4E9953E8" w:rsidR="00941981" w:rsidRDefault="00941981" w:rsidP="00BE1302">
      <w:pPr>
        <w:pStyle w:val="13Appnotes"/>
        <w:rPr>
          <w:ins w:id="1070" w:author="Watt, Stephen HOUS:EX" w:date="2023-05-08T13:47:00Z"/>
        </w:rPr>
      </w:pPr>
      <w:ins w:id="1071" w:author="Watt, Stephen HOUS:EX" w:date="2023-05-08T13:44:00Z">
        <w:r>
          <w:t>• locations</w:t>
        </w:r>
      </w:ins>
    </w:p>
    <w:p w14:paraId="3793CF66" w14:textId="2904DCD5" w:rsidR="00941981" w:rsidRDefault="00941981" w:rsidP="00BE1302">
      <w:pPr>
        <w:pStyle w:val="13Appnotes"/>
        <w:rPr>
          <w:ins w:id="1072" w:author="Watt, Stephen HOUS:EX" w:date="2023-05-08T13:47:00Z"/>
        </w:rPr>
      </w:pPr>
      <w:ins w:id="1073" w:author="Watt, Stephen HOUS:EX" w:date="2023-05-08T13:44:00Z">
        <w:r>
          <w:t>• coverage</w:t>
        </w:r>
      </w:ins>
    </w:p>
    <w:p w14:paraId="73A0E116" w14:textId="74D7DC0B" w:rsidR="00941981" w:rsidRDefault="00941981" w:rsidP="00BE1302">
      <w:pPr>
        <w:pStyle w:val="13Appnotes"/>
        <w:rPr>
          <w:ins w:id="1074" w:author="Watt, Stephen HOUS:EX" w:date="2023-05-08T13:46:00Z"/>
        </w:rPr>
      </w:pPr>
      <w:ins w:id="1075" w:author="Watt, Stephen HOUS:EX" w:date="2023-05-08T13:44:00Z">
        <w:r>
          <w:t>• F.D. connections</w:t>
        </w:r>
      </w:ins>
    </w:p>
    <w:p w14:paraId="468C781E" w14:textId="571F0D86" w:rsidR="00941981" w:rsidRPr="00220BDA" w:rsidRDefault="00941981" w:rsidP="00220BDA">
      <w:pPr>
        <w:pStyle w:val="13Appnotes"/>
        <w:spacing w:before="240"/>
        <w:rPr>
          <w:ins w:id="1076" w:author="Watt, Stephen HOUS:EX" w:date="2023-05-08T13:47:00Z"/>
          <w:b/>
          <w:bCs/>
        </w:rPr>
      </w:pPr>
      <w:ins w:id="1077" w:author="Watt, Stephen HOUS:EX" w:date="2023-05-08T13:44:00Z">
        <w:r w:rsidRPr="00220BDA">
          <w:rPr>
            <w:b/>
            <w:bCs/>
          </w:rPr>
          <w:t>2.1.3.</w:t>
        </w:r>
      </w:ins>
      <w:ins w:id="1078" w:author="Watt, Stephen HOUS:EX" w:date="2023-05-09T11:09:00Z">
        <w:r w:rsidR="00BE19FD" w:rsidRPr="00DE272E">
          <w:t>   </w:t>
        </w:r>
      </w:ins>
      <w:ins w:id="1079" w:author="Watt, Stephen HOUS:EX" w:date="2023-05-08T13:44:00Z">
        <w:r w:rsidRPr="00220BDA">
          <w:rPr>
            <w:b/>
            <w:bCs/>
          </w:rPr>
          <w:t>Fire Pump Systems</w:t>
        </w:r>
      </w:ins>
    </w:p>
    <w:p w14:paraId="48F253C0" w14:textId="623FEB1F" w:rsidR="00941981" w:rsidRDefault="00941981" w:rsidP="00BE1302">
      <w:pPr>
        <w:pStyle w:val="13Appnotes"/>
        <w:rPr>
          <w:ins w:id="1080" w:author="Watt, Stephen HOUS:EX" w:date="2023-05-08T13:46:00Z"/>
        </w:rPr>
      </w:pPr>
      <w:ins w:id="1081" w:author="Watt, Stephen HOUS:EX" w:date="2023-05-08T13:44:00Z">
        <w:r>
          <w:t>• design requirements to appropriate Standard</w:t>
        </w:r>
      </w:ins>
    </w:p>
    <w:p w14:paraId="0BA1A38C" w14:textId="54A91A94" w:rsidR="00941981" w:rsidRPr="00220BDA" w:rsidRDefault="00941981" w:rsidP="00220BDA">
      <w:pPr>
        <w:pStyle w:val="13Appnotes"/>
        <w:spacing w:before="240"/>
        <w:rPr>
          <w:ins w:id="1082" w:author="Watt, Stephen HOUS:EX" w:date="2023-05-08T13:47:00Z"/>
          <w:b/>
          <w:bCs/>
        </w:rPr>
      </w:pPr>
      <w:ins w:id="1083" w:author="Watt, Stephen HOUS:EX" w:date="2023-05-08T13:44:00Z">
        <w:r w:rsidRPr="00220BDA">
          <w:rPr>
            <w:b/>
            <w:bCs/>
          </w:rPr>
          <w:t>2.1.4.</w:t>
        </w:r>
      </w:ins>
      <w:ins w:id="1084" w:author="Watt, Stephen HOUS:EX" w:date="2023-05-09T11:09:00Z">
        <w:r w:rsidR="00BE19FD" w:rsidRPr="00DE272E">
          <w:t>   </w:t>
        </w:r>
      </w:ins>
      <w:ins w:id="1085" w:author="Watt, Stephen HOUS:EX" w:date="2023-05-08T13:44:00Z">
        <w:r w:rsidRPr="00220BDA">
          <w:rPr>
            <w:b/>
            <w:bCs/>
          </w:rPr>
          <w:t>Fire Alarm Systems</w:t>
        </w:r>
      </w:ins>
    </w:p>
    <w:p w14:paraId="31489B1B" w14:textId="0B7DEF6E" w:rsidR="00941981" w:rsidRDefault="00941981" w:rsidP="00BE1302">
      <w:pPr>
        <w:pStyle w:val="13Appnotes"/>
        <w:rPr>
          <w:ins w:id="1086" w:author="Watt, Stephen HOUS:EX" w:date="2023-05-08T13:47:00Z"/>
        </w:rPr>
      </w:pPr>
      <w:ins w:id="1087" w:author="Watt, Stephen HOUS:EX" w:date="2023-05-08T13:44:00Z">
        <w:r>
          <w:t>• one/two stage system(s)</w:t>
        </w:r>
      </w:ins>
    </w:p>
    <w:p w14:paraId="1D812051" w14:textId="05D85E40" w:rsidR="00941981" w:rsidRDefault="00941981" w:rsidP="00BE1302">
      <w:pPr>
        <w:pStyle w:val="13Appnotes"/>
        <w:rPr>
          <w:ins w:id="1088" w:author="Watt, Stephen HOUS:EX" w:date="2023-05-08T13:47:00Z"/>
        </w:rPr>
      </w:pPr>
      <w:ins w:id="1089" w:author="Watt, Stephen HOUS:EX" w:date="2023-05-08T13:44:00Z">
        <w:r>
          <w:t>• no. of systems</w:t>
        </w:r>
      </w:ins>
    </w:p>
    <w:p w14:paraId="6A7F1C16" w14:textId="763FA5C6" w:rsidR="00941981" w:rsidRDefault="00941981" w:rsidP="00BE1302">
      <w:pPr>
        <w:pStyle w:val="13Appnotes"/>
        <w:rPr>
          <w:ins w:id="1090" w:author="Watt, Stephen HOUS:EX" w:date="2023-05-08T13:47:00Z"/>
        </w:rPr>
      </w:pPr>
      <w:ins w:id="1091" w:author="Watt, Stephen HOUS:EX" w:date="2023-05-08T13:44:00Z">
        <w:r>
          <w:t>• design requirements to appropriate Standard</w:t>
        </w:r>
      </w:ins>
    </w:p>
    <w:p w14:paraId="7B57A66F" w14:textId="0F9C864B" w:rsidR="00941981" w:rsidRDefault="00941981" w:rsidP="00BE1302">
      <w:pPr>
        <w:pStyle w:val="13Appnotes"/>
        <w:rPr>
          <w:ins w:id="1092" w:author="Watt, Stephen HOUS:EX" w:date="2023-05-08T13:47:00Z"/>
        </w:rPr>
      </w:pPr>
      <w:ins w:id="1093" w:author="Watt, Stephen HOUS:EX" w:date="2023-05-08T13:44:00Z">
        <w:r>
          <w:t>• sequence of operation</w:t>
        </w:r>
      </w:ins>
    </w:p>
    <w:p w14:paraId="6EED6230" w14:textId="188A5AEE" w:rsidR="00941981" w:rsidRDefault="00941981" w:rsidP="00BE1302">
      <w:pPr>
        <w:pStyle w:val="13Appnotes"/>
        <w:rPr>
          <w:ins w:id="1094" w:author="Watt, Stephen HOUS:EX" w:date="2023-05-08T13:47:00Z"/>
        </w:rPr>
      </w:pPr>
      <w:ins w:id="1095" w:author="Watt, Stephen HOUS:EX" w:date="2023-05-08T13:44:00Z">
        <w:r>
          <w:t xml:space="preserve">• </w:t>
        </w:r>
      </w:ins>
      <w:ins w:id="1096" w:author="Watt, Stephen HOUS:EX" w:date="2023-05-09T14:36:00Z">
        <w:r w:rsidR="006012EB">
          <w:t>fire alarm</w:t>
        </w:r>
      </w:ins>
      <w:ins w:id="1097" w:author="Watt, Stephen HOUS:EX" w:date="2023-05-08T13:44:00Z">
        <w:r>
          <w:t xml:space="preserve"> system zoning</w:t>
        </w:r>
      </w:ins>
    </w:p>
    <w:p w14:paraId="32782E70" w14:textId="1B415188" w:rsidR="00941981" w:rsidRDefault="00941981" w:rsidP="00BE1302">
      <w:pPr>
        <w:pStyle w:val="13Appnotes"/>
        <w:rPr>
          <w:ins w:id="1098" w:author="Watt, Stephen HOUS:EX" w:date="2023-05-08T13:47:00Z"/>
        </w:rPr>
      </w:pPr>
      <w:ins w:id="1099" w:author="Watt, Stephen HOUS:EX" w:date="2023-05-08T13:44:00Z">
        <w:r>
          <w:t xml:space="preserve">• location of </w:t>
        </w:r>
      </w:ins>
      <w:ins w:id="1100" w:author="Watt, Stephen HOUS:EX" w:date="2023-05-09T14:36:00Z">
        <w:r w:rsidR="006012EB">
          <w:t>fire alarm</w:t>
        </w:r>
      </w:ins>
      <w:ins w:id="1101" w:author="Watt, Stephen HOUS:EX" w:date="2023-05-08T13:44:00Z">
        <w:r>
          <w:t xml:space="preserve"> system devices</w:t>
        </w:r>
      </w:ins>
    </w:p>
    <w:p w14:paraId="40B28CA1" w14:textId="6EB9155A" w:rsidR="00941981" w:rsidRDefault="00941981" w:rsidP="00BE1302">
      <w:pPr>
        <w:pStyle w:val="13Appnotes"/>
        <w:rPr>
          <w:ins w:id="1102" w:author="Watt, Stephen HOUS:EX" w:date="2023-05-08T13:47:00Z"/>
        </w:rPr>
      </w:pPr>
      <w:ins w:id="1103" w:author="Watt, Stephen HOUS:EX" w:date="2023-05-08T13:44:00Z">
        <w:r>
          <w:t>• annunciator panel (location and design criteria)</w:t>
        </w:r>
      </w:ins>
    </w:p>
    <w:p w14:paraId="3E49EB75" w14:textId="2C9553AA" w:rsidR="00941981" w:rsidRDefault="00941981" w:rsidP="00BE1302">
      <w:pPr>
        <w:pStyle w:val="13Appnotes"/>
        <w:rPr>
          <w:ins w:id="1104" w:author="Watt, Stephen HOUS:EX" w:date="2023-05-08T13:47:00Z"/>
        </w:rPr>
      </w:pPr>
      <w:ins w:id="1105" w:author="Watt, Stephen HOUS:EX" w:date="2023-05-08T13:44:00Z">
        <w:r>
          <w:t>• annunciator panel shop drawings (detail design)</w:t>
        </w:r>
      </w:ins>
    </w:p>
    <w:p w14:paraId="40108611" w14:textId="066BEB63" w:rsidR="00941981" w:rsidRDefault="00941981" w:rsidP="00BE1302">
      <w:pPr>
        <w:pStyle w:val="13Appnotes"/>
        <w:rPr>
          <w:ins w:id="1106" w:author="Watt, Stephen HOUS:EX" w:date="2023-05-08T13:48:00Z"/>
        </w:rPr>
      </w:pPr>
      <w:ins w:id="1107" w:author="Watt, Stephen HOUS:EX" w:date="2023-05-08T13:44:00Z">
        <w:r>
          <w:t>• sprinkler zone/waterflow device</w:t>
        </w:r>
      </w:ins>
    </w:p>
    <w:p w14:paraId="1CBBEBFB" w14:textId="0B9AE5F1" w:rsidR="00941981" w:rsidRDefault="00941981" w:rsidP="00BE1302">
      <w:pPr>
        <w:pStyle w:val="13Appnotes"/>
        <w:rPr>
          <w:ins w:id="1108" w:author="Watt, Stephen HOUS:EX" w:date="2023-05-08T13:48:00Z"/>
        </w:rPr>
      </w:pPr>
      <w:ins w:id="1109" w:author="Watt, Stephen HOUS:EX" w:date="2023-05-08T13:44:00Z">
        <w:r>
          <w:t>• smoke detectors</w:t>
        </w:r>
      </w:ins>
    </w:p>
    <w:p w14:paraId="3B2DF87A" w14:textId="1F59A1C4" w:rsidR="00941981" w:rsidRDefault="00941981" w:rsidP="00BE1302">
      <w:pPr>
        <w:pStyle w:val="13Appnotes"/>
        <w:rPr>
          <w:ins w:id="1110" w:author="Watt, Stephen HOUS:EX" w:date="2023-05-08T13:48:00Z"/>
        </w:rPr>
      </w:pPr>
      <w:ins w:id="1111" w:author="Watt, Stephen HOUS:EX" w:date="2023-05-08T13:44:00Z">
        <w:r>
          <w:t>• smoke alarms</w:t>
        </w:r>
      </w:ins>
    </w:p>
    <w:p w14:paraId="76F0BB7A" w14:textId="2CF99961" w:rsidR="00941981" w:rsidRDefault="00941981" w:rsidP="00BE1302">
      <w:pPr>
        <w:pStyle w:val="13Appnotes"/>
        <w:rPr>
          <w:ins w:id="1112" w:author="Watt, Stephen HOUS:EX" w:date="2023-05-08T13:48:00Z"/>
        </w:rPr>
      </w:pPr>
      <w:ins w:id="1113" w:author="Watt, Stephen HOUS:EX" w:date="2023-05-08T13:44:00Z">
        <w:r>
          <w:t>• manual pull stations</w:t>
        </w:r>
      </w:ins>
    </w:p>
    <w:p w14:paraId="758A8C96" w14:textId="7442A604" w:rsidR="00941981" w:rsidRDefault="00941981" w:rsidP="00BE1302">
      <w:pPr>
        <w:pStyle w:val="13Appnotes"/>
        <w:rPr>
          <w:ins w:id="1114" w:author="Watt, Stephen HOUS:EX" w:date="2023-05-08T13:48:00Z"/>
        </w:rPr>
      </w:pPr>
      <w:ins w:id="1115" w:author="Watt, Stephen HOUS:EX" w:date="2023-05-08T13:44:00Z">
        <w:r>
          <w:t>• signals to Fire Department via an acceptable central monitoring station</w:t>
        </w:r>
      </w:ins>
    </w:p>
    <w:p w14:paraId="4198B202" w14:textId="77777777" w:rsidR="00941981" w:rsidRDefault="00941981" w:rsidP="00BE1302">
      <w:pPr>
        <w:pStyle w:val="13Appnotes"/>
        <w:rPr>
          <w:ins w:id="1116" w:author="Watt, Stephen HOUS:EX" w:date="2023-05-08T13:48:00Z"/>
        </w:rPr>
      </w:pPr>
      <w:ins w:id="1117" w:author="Watt, Stephen HOUS:EX" w:date="2023-05-08T13:44:00Z">
        <w:r>
          <w:t>• activation of ancillary devices</w:t>
        </w:r>
      </w:ins>
    </w:p>
    <w:p w14:paraId="162A18C8" w14:textId="4A795D6B" w:rsidR="005F14C0" w:rsidRPr="00220BDA" w:rsidRDefault="00941981" w:rsidP="00220BDA">
      <w:pPr>
        <w:pStyle w:val="13Appnotes"/>
        <w:spacing w:before="240"/>
        <w:rPr>
          <w:ins w:id="1118" w:author="Watt, Stephen HOUS:EX" w:date="2023-05-08T13:48:00Z"/>
          <w:b/>
          <w:bCs/>
        </w:rPr>
      </w:pPr>
      <w:ins w:id="1119" w:author="Watt, Stephen HOUS:EX" w:date="2023-05-08T13:48:00Z">
        <w:r w:rsidRPr="00220BDA">
          <w:rPr>
            <w:b/>
            <w:bCs/>
          </w:rPr>
          <w:t>2.1.6.</w:t>
        </w:r>
      </w:ins>
      <w:ins w:id="1120" w:author="Watt, Stephen HOUS:EX" w:date="2023-05-09T11:09:00Z">
        <w:r w:rsidR="00BE19FD" w:rsidRPr="00DE272E">
          <w:t>   </w:t>
        </w:r>
      </w:ins>
      <w:ins w:id="1121" w:author="Watt, Stephen HOUS:EX" w:date="2023-05-08T13:48:00Z">
        <w:r w:rsidRPr="00220BDA">
          <w:rPr>
            <w:b/>
            <w:bCs/>
          </w:rPr>
          <w:t>Emergency Telephone System</w:t>
        </w:r>
      </w:ins>
    </w:p>
    <w:p w14:paraId="0B0CC466" w14:textId="77777777" w:rsidR="00CA6667" w:rsidRDefault="00941981" w:rsidP="00BE1302">
      <w:pPr>
        <w:pStyle w:val="13Appnotes"/>
        <w:rPr>
          <w:ins w:id="1122" w:author="Watt, Stephen HOUS:EX" w:date="2023-05-09T08:56:00Z"/>
        </w:rPr>
      </w:pPr>
      <w:ins w:id="1123" w:author="Watt, Stephen HOUS:EX" w:date="2023-05-08T13:48:00Z">
        <w:r>
          <w:t>• each exit stair</w:t>
        </w:r>
      </w:ins>
    </w:p>
    <w:p w14:paraId="0C90C2D9" w14:textId="3F6209AB" w:rsidR="005F14C0" w:rsidRPr="00220BDA" w:rsidRDefault="00941981" w:rsidP="00220BDA">
      <w:pPr>
        <w:pStyle w:val="13Appnotes"/>
        <w:spacing w:before="240"/>
        <w:rPr>
          <w:ins w:id="1124" w:author="Watt, Stephen HOUS:EX" w:date="2023-05-08T13:48:00Z"/>
          <w:b/>
          <w:bCs/>
        </w:rPr>
      </w:pPr>
      <w:ins w:id="1125" w:author="Watt, Stephen HOUS:EX" w:date="2023-05-08T13:48:00Z">
        <w:r w:rsidRPr="00220BDA">
          <w:rPr>
            <w:b/>
            <w:bCs/>
          </w:rPr>
          <w:lastRenderedPageBreak/>
          <w:t>2.1.7.</w:t>
        </w:r>
      </w:ins>
      <w:ins w:id="1126" w:author="Watt, Stephen HOUS:EX" w:date="2023-05-09T11:09:00Z">
        <w:r w:rsidR="00BE19FD" w:rsidRPr="00DE272E">
          <w:t>   </w:t>
        </w:r>
      </w:ins>
      <w:ins w:id="1127" w:author="Watt, Stephen HOUS:EX" w:date="2023-05-08T13:48:00Z">
        <w:r w:rsidRPr="00220BDA">
          <w:rPr>
            <w:b/>
            <w:bCs/>
          </w:rPr>
          <w:t>Emergency Power</w:t>
        </w:r>
      </w:ins>
    </w:p>
    <w:p w14:paraId="15B11351" w14:textId="0A3983FC" w:rsidR="005F14C0" w:rsidRDefault="00941981" w:rsidP="00BE1302">
      <w:pPr>
        <w:pStyle w:val="13Appnotes"/>
        <w:rPr>
          <w:ins w:id="1128" w:author="Watt, Stephen HOUS:EX" w:date="2023-05-08T13:48:00Z"/>
        </w:rPr>
      </w:pPr>
      <w:ins w:id="1129" w:author="Watt, Stephen HOUS:EX" w:date="2023-05-08T13:48:00Z">
        <w:r>
          <w:t>• design requirements to appropriate Standard</w:t>
        </w:r>
      </w:ins>
    </w:p>
    <w:p w14:paraId="001E53B0" w14:textId="095B0050" w:rsidR="005F14C0" w:rsidRDefault="00941981" w:rsidP="00BE1302">
      <w:pPr>
        <w:pStyle w:val="13Appnotes"/>
        <w:rPr>
          <w:ins w:id="1130" w:author="Watt, Stephen HOUS:EX" w:date="2023-05-08T13:49:00Z"/>
        </w:rPr>
      </w:pPr>
      <w:ins w:id="1131" w:author="Watt, Stephen HOUS:EX" w:date="2023-05-08T13:48:00Z">
        <w:r>
          <w:t>• supervisory provisions for fire alarm</w:t>
        </w:r>
      </w:ins>
    </w:p>
    <w:p w14:paraId="03A4D1D4" w14:textId="5332A816" w:rsidR="005F14C0" w:rsidRDefault="00941981" w:rsidP="00BE1302">
      <w:pPr>
        <w:pStyle w:val="13Appnotes"/>
        <w:rPr>
          <w:ins w:id="1132" w:author="Watt, Stephen HOUS:EX" w:date="2023-05-08T13:49:00Z"/>
        </w:rPr>
      </w:pPr>
      <w:ins w:id="1133" w:author="Watt, Stephen HOUS:EX" w:date="2023-05-08T13:48:00Z">
        <w:r>
          <w:t>• emergency electrical load</w:t>
        </w:r>
      </w:ins>
    </w:p>
    <w:p w14:paraId="5917CE97" w14:textId="6B1B411C" w:rsidR="005F14C0" w:rsidRDefault="00941981" w:rsidP="00BE1302">
      <w:pPr>
        <w:pStyle w:val="13Appnotes"/>
        <w:rPr>
          <w:ins w:id="1134" w:author="Watt, Stephen HOUS:EX" w:date="2023-05-08T13:49:00Z"/>
        </w:rPr>
      </w:pPr>
      <w:ins w:id="1135" w:author="Watt, Stephen HOUS:EX" w:date="2023-05-08T13:48:00Z">
        <w:r>
          <w:t>• emergency generator</w:t>
        </w:r>
      </w:ins>
    </w:p>
    <w:p w14:paraId="40C96F66" w14:textId="1908218E" w:rsidR="005F14C0" w:rsidRPr="00220BDA" w:rsidRDefault="00941981" w:rsidP="00220BDA">
      <w:pPr>
        <w:pStyle w:val="13Appnotes"/>
        <w:spacing w:before="240"/>
        <w:rPr>
          <w:ins w:id="1136" w:author="Watt, Stephen HOUS:EX" w:date="2023-05-08T13:49:00Z"/>
          <w:b/>
          <w:bCs/>
        </w:rPr>
      </w:pPr>
      <w:ins w:id="1137" w:author="Watt, Stephen HOUS:EX" w:date="2023-05-08T13:48:00Z">
        <w:r w:rsidRPr="00220BDA">
          <w:rPr>
            <w:b/>
            <w:bCs/>
          </w:rPr>
          <w:t>2.1.8.</w:t>
        </w:r>
      </w:ins>
      <w:ins w:id="1138" w:author="Watt, Stephen HOUS:EX" w:date="2023-05-09T11:09:00Z">
        <w:r w:rsidR="00BE19FD" w:rsidRPr="00DE272E">
          <w:t>   </w:t>
        </w:r>
      </w:ins>
      <w:ins w:id="1139" w:author="Watt, Stephen HOUS:EX" w:date="2023-05-08T13:48:00Z">
        <w:r w:rsidRPr="00220BDA">
          <w:rPr>
            <w:b/>
            <w:bCs/>
          </w:rPr>
          <w:t>Emergency Lighting</w:t>
        </w:r>
      </w:ins>
    </w:p>
    <w:p w14:paraId="30FDF6B2" w14:textId="02ABB3F2" w:rsidR="005F14C0" w:rsidRDefault="00941981" w:rsidP="00BE1302">
      <w:pPr>
        <w:pStyle w:val="13Appnotes"/>
        <w:rPr>
          <w:ins w:id="1140" w:author="Watt, Stephen HOUS:EX" w:date="2023-05-08T13:49:00Z"/>
        </w:rPr>
      </w:pPr>
      <w:ins w:id="1141" w:author="Watt, Stephen HOUS:EX" w:date="2023-05-08T13:48:00Z">
        <w:r>
          <w:t>• exits</w:t>
        </w:r>
      </w:ins>
    </w:p>
    <w:p w14:paraId="3B0B66CA" w14:textId="00FC35DB" w:rsidR="005F14C0" w:rsidRDefault="00941981" w:rsidP="00BE1302">
      <w:pPr>
        <w:pStyle w:val="13Appnotes"/>
        <w:rPr>
          <w:ins w:id="1142" w:author="Watt, Stephen HOUS:EX" w:date="2023-05-08T13:49:00Z"/>
        </w:rPr>
      </w:pPr>
      <w:ins w:id="1143" w:author="Watt, Stephen HOUS:EX" w:date="2023-05-08T13:48:00Z">
        <w:r>
          <w:t>• access to exits</w:t>
        </w:r>
      </w:ins>
    </w:p>
    <w:p w14:paraId="563E0D3E" w14:textId="6DF06C06" w:rsidR="005F14C0" w:rsidRDefault="00941981" w:rsidP="00BE1302">
      <w:pPr>
        <w:pStyle w:val="13Appnotes"/>
        <w:rPr>
          <w:ins w:id="1144" w:author="Watt, Stephen HOUS:EX" w:date="2023-05-08T13:49:00Z"/>
        </w:rPr>
      </w:pPr>
      <w:ins w:id="1145" w:author="Watt, Stephen HOUS:EX" w:date="2023-05-08T13:48:00Z">
        <w:r>
          <w:t>• public corridors</w:t>
        </w:r>
      </w:ins>
    </w:p>
    <w:p w14:paraId="6FF70198" w14:textId="40567421" w:rsidR="005F14C0" w:rsidRDefault="00941981" w:rsidP="00BE1302">
      <w:pPr>
        <w:pStyle w:val="13Appnotes"/>
        <w:rPr>
          <w:ins w:id="1146" w:author="Watt, Stephen HOUS:EX" w:date="2023-05-08T13:49:00Z"/>
        </w:rPr>
      </w:pPr>
      <w:ins w:id="1147" w:author="Watt, Stephen HOUS:EX" w:date="2023-05-08T13:48:00Z">
        <w:r>
          <w:t>• other floor areas</w:t>
        </w:r>
      </w:ins>
    </w:p>
    <w:p w14:paraId="3EF603CE" w14:textId="1E94EE2E" w:rsidR="005F14C0" w:rsidRPr="00CA6667" w:rsidRDefault="00941981" w:rsidP="00220BDA">
      <w:pPr>
        <w:pStyle w:val="13Appnotes"/>
        <w:spacing w:before="240"/>
        <w:rPr>
          <w:ins w:id="1148" w:author="Watt, Stephen HOUS:EX" w:date="2023-05-08T13:49:00Z"/>
          <w:b/>
          <w:bCs/>
        </w:rPr>
      </w:pPr>
      <w:ins w:id="1149" w:author="Watt, Stephen HOUS:EX" w:date="2023-05-08T13:48:00Z">
        <w:r w:rsidRPr="00CA6667">
          <w:rPr>
            <w:b/>
            <w:bCs/>
          </w:rPr>
          <w:t>2.1.9.</w:t>
        </w:r>
      </w:ins>
      <w:ins w:id="1150" w:author="Watt, Stephen HOUS:EX" w:date="2023-05-09T11:09:00Z">
        <w:r w:rsidR="00BE19FD" w:rsidRPr="00DE272E">
          <w:t>   </w:t>
        </w:r>
      </w:ins>
      <w:ins w:id="1151" w:author="Watt, Stephen HOUS:EX" w:date="2023-05-08T13:48:00Z">
        <w:r w:rsidRPr="00CA6667">
          <w:rPr>
            <w:b/>
            <w:bCs/>
          </w:rPr>
          <w:t>Exit Signs</w:t>
        </w:r>
      </w:ins>
    </w:p>
    <w:p w14:paraId="29B143D3" w14:textId="70178DF3" w:rsidR="005F14C0" w:rsidRPr="00CA6667" w:rsidRDefault="00941981" w:rsidP="00220BDA">
      <w:pPr>
        <w:pStyle w:val="13Appnotes"/>
        <w:spacing w:before="240"/>
        <w:rPr>
          <w:ins w:id="1152" w:author="Watt, Stephen HOUS:EX" w:date="2023-05-08T13:49:00Z"/>
          <w:b/>
          <w:bCs/>
        </w:rPr>
      </w:pPr>
      <w:ins w:id="1153" w:author="Watt, Stephen HOUS:EX" w:date="2023-05-08T13:48:00Z">
        <w:r w:rsidRPr="00CA6667">
          <w:rPr>
            <w:b/>
            <w:bCs/>
          </w:rPr>
          <w:t>2.2.</w:t>
        </w:r>
      </w:ins>
      <w:ins w:id="1154" w:author="Watt, Stephen HOUS:EX" w:date="2023-05-09T11:09:00Z">
        <w:r w:rsidR="00BE19FD" w:rsidRPr="00DE272E">
          <w:t>   </w:t>
        </w:r>
      </w:ins>
      <w:ins w:id="1155" w:author="Watt, Stephen HOUS:EX" w:date="2023-05-08T13:48:00Z">
        <w:r w:rsidRPr="00CA6667">
          <w:rPr>
            <w:b/>
            <w:bCs/>
          </w:rPr>
          <w:t>Additional Requirements for High Buildings</w:t>
        </w:r>
      </w:ins>
    </w:p>
    <w:p w14:paraId="5E709681" w14:textId="745F5D73" w:rsidR="005F14C0" w:rsidRPr="00CA6667" w:rsidRDefault="00941981" w:rsidP="00220BDA">
      <w:pPr>
        <w:pStyle w:val="13Appnotes"/>
        <w:spacing w:before="240"/>
        <w:rPr>
          <w:ins w:id="1156" w:author="Watt, Stephen HOUS:EX" w:date="2023-05-08T13:49:00Z"/>
          <w:b/>
          <w:bCs/>
        </w:rPr>
      </w:pPr>
      <w:ins w:id="1157" w:author="Watt, Stephen HOUS:EX" w:date="2023-05-08T13:48:00Z">
        <w:r w:rsidRPr="00CA6667">
          <w:rPr>
            <w:b/>
            <w:bCs/>
          </w:rPr>
          <w:t>2.2.1.</w:t>
        </w:r>
      </w:ins>
      <w:ins w:id="1158" w:author="Watt, Stephen HOUS:EX" w:date="2023-05-09T11:09:00Z">
        <w:r w:rsidR="00BE19FD" w:rsidRPr="00DE272E">
          <w:t>   </w:t>
        </w:r>
      </w:ins>
      <w:ins w:id="1159" w:author="Watt, Stephen HOUS:EX" w:date="2023-05-08T13:48:00Z">
        <w:r w:rsidRPr="00CA6667">
          <w:rPr>
            <w:b/>
            <w:bCs/>
          </w:rPr>
          <w:t>Interface Condition between Highrise and Lowrise Components (Measure 'N' Vestibules)</w:t>
        </w:r>
      </w:ins>
    </w:p>
    <w:p w14:paraId="669D5EB9" w14:textId="7EBBBABE" w:rsidR="005F14C0" w:rsidRPr="00CA6667" w:rsidRDefault="00941981" w:rsidP="00220BDA">
      <w:pPr>
        <w:pStyle w:val="13Appnotes"/>
        <w:spacing w:before="240"/>
        <w:rPr>
          <w:ins w:id="1160" w:author="Watt, Stephen HOUS:EX" w:date="2023-05-08T13:50:00Z"/>
          <w:b/>
          <w:bCs/>
        </w:rPr>
      </w:pPr>
      <w:ins w:id="1161" w:author="Watt, Stephen HOUS:EX" w:date="2023-05-08T13:48:00Z">
        <w:r w:rsidRPr="00CA6667">
          <w:rPr>
            <w:b/>
            <w:bCs/>
          </w:rPr>
          <w:t>2.2.2.</w:t>
        </w:r>
      </w:ins>
      <w:ins w:id="1162" w:author="Watt, Stephen HOUS:EX" w:date="2023-05-09T11:09:00Z">
        <w:r w:rsidR="00BE19FD" w:rsidRPr="00DE272E">
          <w:t>   </w:t>
        </w:r>
      </w:ins>
      <w:ins w:id="1163" w:author="Watt, Stephen HOUS:EX" w:date="2023-05-08T13:48:00Z">
        <w:r w:rsidRPr="00CA6667">
          <w:rPr>
            <w:b/>
            <w:bCs/>
          </w:rPr>
          <w:t>Smoke Control — Measure A</w:t>
        </w:r>
      </w:ins>
    </w:p>
    <w:p w14:paraId="3FDF50F7" w14:textId="37538970" w:rsidR="005F14C0" w:rsidRDefault="00941981" w:rsidP="00BE1302">
      <w:pPr>
        <w:pStyle w:val="13Appnotes"/>
        <w:rPr>
          <w:ins w:id="1164" w:author="Watt, Stephen HOUS:EX" w:date="2023-05-08T13:50:00Z"/>
        </w:rPr>
      </w:pPr>
      <w:ins w:id="1165" w:author="Watt, Stephen HOUS:EX" w:date="2023-05-08T13:48:00Z">
        <w:r>
          <w:t>• design requirements to appropriate Standard</w:t>
        </w:r>
      </w:ins>
    </w:p>
    <w:p w14:paraId="30127651" w14:textId="7639E925" w:rsidR="005F14C0" w:rsidRDefault="00941981" w:rsidP="00BE1302">
      <w:pPr>
        <w:pStyle w:val="13Appnotes"/>
        <w:rPr>
          <w:ins w:id="1166" w:author="Watt, Stephen HOUS:EX" w:date="2023-05-08T13:50:00Z"/>
        </w:rPr>
      </w:pPr>
      <w:ins w:id="1167" w:author="Watt, Stephen HOUS:EX" w:date="2023-05-08T13:48:00Z">
        <w:r>
          <w:t>• venting above-grade stairs</w:t>
        </w:r>
      </w:ins>
    </w:p>
    <w:p w14:paraId="306CE299" w14:textId="13FFEC91" w:rsidR="005F14C0" w:rsidRDefault="00941981" w:rsidP="00BE1302">
      <w:pPr>
        <w:pStyle w:val="13Appnotes"/>
        <w:rPr>
          <w:ins w:id="1168" w:author="Watt, Stephen HOUS:EX" w:date="2023-05-08T13:50:00Z"/>
        </w:rPr>
      </w:pPr>
      <w:ins w:id="1169" w:author="Watt, Stephen HOUS:EX" w:date="2023-05-08T13:48:00Z">
        <w:r>
          <w:t>• separation of above-grade and below-grade stairs</w:t>
        </w:r>
      </w:ins>
    </w:p>
    <w:p w14:paraId="6DF98CEA" w14:textId="18027FF5" w:rsidR="005F14C0" w:rsidRDefault="00941981" w:rsidP="00BE1302">
      <w:pPr>
        <w:pStyle w:val="13Appnotes"/>
        <w:rPr>
          <w:ins w:id="1170" w:author="Watt, Stephen HOUS:EX" w:date="2023-05-08T13:50:00Z"/>
        </w:rPr>
      </w:pPr>
      <w:ins w:id="1171" w:author="Watt, Stephen HOUS:EX" w:date="2023-05-08T13:48:00Z">
        <w:r>
          <w:t>• venting below-grade stairs</w:t>
        </w:r>
      </w:ins>
    </w:p>
    <w:p w14:paraId="0A9FFE75" w14:textId="3EEB7D86" w:rsidR="005F14C0" w:rsidRDefault="00941981" w:rsidP="00BE1302">
      <w:pPr>
        <w:pStyle w:val="13Appnotes"/>
        <w:rPr>
          <w:ins w:id="1172" w:author="Watt, Stephen HOUS:EX" w:date="2023-05-08T13:50:00Z"/>
        </w:rPr>
      </w:pPr>
      <w:ins w:id="1173" w:author="Watt, Stephen HOUS:EX" w:date="2023-05-08T13:48:00Z">
        <w:r>
          <w:t>• pressurization of below-grade stairs at bottom</w:t>
        </w:r>
      </w:ins>
    </w:p>
    <w:p w14:paraId="714DB209" w14:textId="02550467" w:rsidR="005F14C0" w:rsidRDefault="00941981" w:rsidP="00BE1302">
      <w:pPr>
        <w:pStyle w:val="13Appnotes"/>
        <w:rPr>
          <w:ins w:id="1174" w:author="Watt, Stephen HOUS:EX" w:date="2023-05-08T13:50:00Z"/>
        </w:rPr>
      </w:pPr>
      <w:ins w:id="1175" w:author="Watt, Stephen HOUS:EX" w:date="2023-05-08T13:48:00Z">
        <w:r>
          <w:t>• above-grade elevator shaft serving below-grade protected with a "protected" vestibule</w:t>
        </w:r>
      </w:ins>
    </w:p>
    <w:p w14:paraId="46B4CBD1" w14:textId="492FAC53" w:rsidR="005F14C0" w:rsidRDefault="00941981" w:rsidP="00BE1302">
      <w:pPr>
        <w:pStyle w:val="13Appnotes"/>
        <w:rPr>
          <w:ins w:id="1176" w:author="Watt, Stephen HOUS:EX" w:date="2023-05-08T13:50:00Z"/>
        </w:rPr>
      </w:pPr>
      <w:ins w:id="1177" w:author="Watt, Stephen HOUS:EX" w:date="2023-05-08T13:48:00Z">
        <w:r>
          <w:t>• additional controls at CACF (annunciator panel shop drawings)</w:t>
        </w:r>
      </w:ins>
    </w:p>
    <w:p w14:paraId="7FB8F635" w14:textId="70224772" w:rsidR="005F14C0" w:rsidRPr="00CA6667" w:rsidRDefault="00941981" w:rsidP="00CA6667">
      <w:pPr>
        <w:pStyle w:val="13Appnotes"/>
        <w:spacing w:before="240"/>
        <w:rPr>
          <w:ins w:id="1178" w:author="Watt, Stephen HOUS:EX" w:date="2023-05-08T13:50:00Z"/>
          <w:b/>
          <w:bCs/>
        </w:rPr>
      </w:pPr>
      <w:ins w:id="1179" w:author="Watt, Stephen HOUS:EX" w:date="2023-05-08T13:48:00Z">
        <w:r w:rsidRPr="00CA6667">
          <w:rPr>
            <w:b/>
            <w:bCs/>
          </w:rPr>
          <w:t>2.2.3.</w:t>
        </w:r>
      </w:ins>
      <w:ins w:id="1180" w:author="Watt, Stephen HOUS:EX" w:date="2023-05-09T11:09:00Z">
        <w:r w:rsidR="00BE19FD" w:rsidRPr="00DE272E">
          <w:t>   </w:t>
        </w:r>
      </w:ins>
      <w:ins w:id="1181" w:author="Watt, Stephen HOUS:EX" w:date="2023-05-08T13:48:00Z">
        <w:r w:rsidRPr="00CA6667">
          <w:rPr>
            <w:b/>
            <w:bCs/>
          </w:rPr>
          <w:t>Smoke Venting</w:t>
        </w:r>
      </w:ins>
    </w:p>
    <w:p w14:paraId="135C0A93" w14:textId="6D1B19D5" w:rsidR="005F14C0" w:rsidRPr="00CA6667" w:rsidRDefault="00941981" w:rsidP="00CA6667">
      <w:pPr>
        <w:pStyle w:val="13Appnotes"/>
        <w:spacing w:before="240"/>
        <w:rPr>
          <w:ins w:id="1182" w:author="Watt, Stephen HOUS:EX" w:date="2023-05-08T13:50:00Z"/>
          <w:b/>
          <w:bCs/>
        </w:rPr>
      </w:pPr>
      <w:ins w:id="1183" w:author="Watt, Stephen HOUS:EX" w:date="2023-05-08T13:48:00Z">
        <w:r w:rsidRPr="00CA6667">
          <w:rPr>
            <w:b/>
            <w:bCs/>
          </w:rPr>
          <w:t>2.2.4.</w:t>
        </w:r>
      </w:ins>
      <w:ins w:id="1184" w:author="Watt, Stephen HOUS:EX" w:date="2023-05-09T11:10:00Z">
        <w:r w:rsidR="00BE19FD" w:rsidRPr="00DE272E">
          <w:t>   </w:t>
        </w:r>
      </w:ins>
      <w:ins w:id="1185" w:author="Watt, Stephen HOUS:EX" w:date="2023-05-08T13:48:00Z">
        <w:r w:rsidRPr="00CA6667">
          <w:rPr>
            <w:b/>
            <w:bCs/>
          </w:rPr>
          <w:t>Fire Fighters' Elevators</w:t>
        </w:r>
      </w:ins>
    </w:p>
    <w:p w14:paraId="58E1A658" w14:textId="72E69519" w:rsidR="005F14C0" w:rsidRDefault="00941981" w:rsidP="00BE1302">
      <w:pPr>
        <w:pStyle w:val="13Appnotes"/>
        <w:rPr>
          <w:ins w:id="1186" w:author="Watt, Stephen HOUS:EX" w:date="2023-05-08T13:50:00Z"/>
        </w:rPr>
      </w:pPr>
      <w:ins w:id="1187" w:author="Watt, Stephen HOUS:EX" w:date="2023-05-08T13:48:00Z">
        <w:r>
          <w:t>• fire fighting controls</w:t>
        </w:r>
      </w:ins>
    </w:p>
    <w:p w14:paraId="3886B653" w14:textId="76AD0788" w:rsidR="005F14C0" w:rsidRDefault="00941981" w:rsidP="00BE1302">
      <w:pPr>
        <w:pStyle w:val="13Appnotes"/>
        <w:rPr>
          <w:ins w:id="1188" w:author="Watt, Stephen HOUS:EX" w:date="2023-05-08T13:50:00Z"/>
        </w:rPr>
      </w:pPr>
      <w:ins w:id="1189" w:author="Watt, Stephen HOUS:EX" w:date="2023-05-08T13:48:00Z">
        <w:r>
          <w:t>• emergency recall</w:t>
        </w:r>
      </w:ins>
    </w:p>
    <w:p w14:paraId="09362E46" w14:textId="3FD85FC6" w:rsidR="005F14C0" w:rsidRPr="007D7219" w:rsidRDefault="00941981" w:rsidP="007D7219">
      <w:pPr>
        <w:pStyle w:val="13Appnotes"/>
        <w:spacing w:before="240"/>
        <w:rPr>
          <w:ins w:id="1190" w:author="Watt, Stephen HOUS:EX" w:date="2023-05-08T13:50:00Z"/>
          <w:b/>
          <w:bCs/>
        </w:rPr>
      </w:pPr>
      <w:ins w:id="1191" w:author="Watt, Stephen HOUS:EX" w:date="2023-05-08T13:48:00Z">
        <w:r w:rsidRPr="007D7219">
          <w:rPr>
            <w:b/>
            <w:bCs/>
          </w:rPr>
          <w:t>2.2.5.</w:t>
        </w:r>
      </w:ins>
      <w:ins w:id="1192" w:author="Watt, Stephen HOUS:EX" w:date="2023-05-09T11:10:00Z">
        <w:r w:rsidR="00BE19FD" w:rsidRPr="00DE272E">
          <w:t>   </w:t>
        </w:r>
      </w:ins>
      <w:ins w:id="1193" w:author="Watt, Stephen HOUS:EX" w:date="2023-05-08T13:48:00Z">
        <w:r w:rsidRPr="007D7219">
          <w:rPr>
            <w:b/>
            <w:bCs/>
          </w:rPr>
          <w:t>Protection of Emergency Electrical Conductors</w:t>
        </w:r>
      </w:ins>
    </w:p>
    <w:p w14:paraId="23D21988" w14:textId="469AB2A4" w:rsidR="005F14C0" w:rsidRDefault="00941981" w:rsidP="00BE1302">
      <w:pPr>
        <w:pStyle w:val="13Appnotes"/>
        <w:rPr>
          <w:ins w:id="1194" w:author="Watt, Stephen HOUS:EX" w:date="2023-05-08T13:50:00Z"/>
        </w:rPr>
      </w:pPr>
      <w:ins w:id="1195" w:author="Watt, Stephen HOUS:EX" w:date="2023-05-08T13:48:00Z">
        <w:r>
          <w:t>• highrise elevator</w:t>
        </w:r>
      </w:ins>
    </w:p>
    <w:p w14:paraId="4C71AA4B" w14:textId="76C1E6EE" w:rsidR="005F14C0" w:rsidRDefault="00941981" w:rsidP="00BE1302">
      <w:pPr>
        <w:pStyle w:val="13Appnotes"/>
        <w:rPr>
          <w:ins w:id="1196" w:author="Watt, Stephen HOUS:EX" w:date="2023-05-08T13:50:00Z"/>
        </w:rPr>
      </w:pPr>
      <w:ins w:id="1197" w:author="Watt, Stephen HOUS:EX" w:date="2023-05-08T13:48:00Z">
        <w:r>
          <w:t>• emergency generator(s)</w:t>
        </w:r>
      </w:ins>
    </w:p>
    <w:p w14:paraId="57F733EE" w14:textId="3959E50D" w:rsidR="005F14C0" w:rsidRDefault="00941981" w:rsidP="00BE1302">
      <w:pPr>
        <w:pStyle w:val="13Appnotes"/>
        <w:rPr>
          <w:ins w:id="1198" w:author="Watt, Stephen HOUS:EX" w:date="2023-05-08T13:50:00Z"/>
        </w:rPr>
      </w:pPr>
      <w:ins w:id="1199" w:author="Watt, Stephen HOUS:EX" w:date="2023-05-08T13:48:00Z">
        <w:r>
          <w:t>• fire pump(s)</w:t>
        </w:r>
      </w:ins>
    </w:p>
    <w:p w14:paraId="560411F7" w14:textId="4DFBE794" w:rsidR="005F14C0" w:rsidRDefault="00941981" w:rsidP="00BE1302">
      <w:pPr>
        <w:pStyle w:val="13Appnotes"/>
        <w:rPr>
          <w:ins w:id="1200" w:author="Watt, Stephen HOUS:EX" w:date="2023-05-08T13:50:00Z"/>
        </w:rPr>
      </w:pPr>
      <w:ins w:id="1201" w:author="Watt, Stephen HOUS:EX" w:date="2023-05-08T13:48:00Z">
        <w:r>
          <w:t>• smoke control systems</w:t>
        </w:r>
      </w:ins>
    </w:p>
    <w:p w14:paraId="52CEF31A" w14:textId="0C7243AD" w:rsidR="005F14C0" w:rsidRDefault="00941981" w:rsidP="00BE1302">
      <w:pPr>
        <w:pStyle w:val="13Appnotes"/>
        <w:rPr>
          <w:ins w:id="1202" w:author="Watt, Stephen HOUS:EX" w:date="2023-05-08T13:50:00Z"/>
        </w:rPr>
      </w:pPr>
      <w:ins w:id="1203" w:author="Watt, Stephen HOUS:EX" w:date="2023-05-08T13:48:00Z">
        <w:r>
          <w:t>• smoke venting systems</w:t>
        </w:r>
      </w:ins>
    </w:p>
    <w:p w14:paraId="0D9D88CD" w14:textId="57AB5AD6" w:rsidR="005F14C0" w:rsidRDefault="00941981" w:rsidP="00BE1302">
      <w:pPr>
        <w:pStyle w:val="13Appnotes"/>
        <w:rPr>
          <w:ins w:id="1204" w:author="Watt, Stephen HOUS:EX" w:date="2023-05-08T13:51:00Z"/>
        </w:rPr>
      </w:pPr>
      <w:ins w:id="1205" w:author="Watt, Stephen HOUS:EX" w:date="2023-05-08T13:48:00Z">
        <w:r>
          <w:lastRenderedPageBreak/>
          <w:t>• fire alarm and emergency voice communication systems</w:t>
        </w:r>
      </w:ins>
    </w:p>
    <w:p w14:paraId="17AA8D3A" w14:textId="34D185EF" w:rsidR="005F14C0" w:rsidRPr="007D7219" w:rsidRDefault="00941981" w:rsidP="007D7219">
      <w:pPr>
        <w:pStyle w:val="13Appnotes"/>
        <w:spacing w:before="240"/>
        <w:rPr>
          <w:ins w:id="1206" w:author="Watt, Stephen HOUS:EX" w:date="2023-05-08T13:50:00Z"/>
          <w:b/>
          <w:bCs/>
        </w:rPr>
      </w:pPr>
      <w:ins w:id="1207" w:author="Watt, Stephen HOUS:EX" w:date="2023-05-08T13:48:00Z">
        <w:r w:rsidRPr="007D7219">
          <w:rPr>
            <w:b/>
            <w:bCs/>
          </w:rPr>
          <w:t>2.2.6.</w:t>
        </w:r>
      </w:ins>
      <w:ins w:id="1208" w:author="Watt, Stephen HOUS:EX" w:date="2023-05-09T11:10:00Z">
        <w:r w:rsidR="00BE19FD" w:rsidRPr="00DE272E">
          <w:t>   </w:t>
        </w:r>
      </w:ins>
      <w:ins w:id="1209" w:author="Watt, Stephen HOUS:EX" w:date="2023-05-08T13:48:00Z">
        <w:r w:rsidRPr="007D7219">
          <w:rPr>
            <w:b/>
            <w:bCs/>
          </w:rPr>
          <w:t>Emergency Voice Communications</w:t>
        </w:r>
      </w:ins>
    </w:p>
    <w:p w14:paraId="5CF4A707" w14:textId="7C4BFE7B" w:rsidR="005F14C0" w:rsidRDefault="00941981" w:rsidP="00BE1302">
      <w:pPr>
        <w:pStyle w:val="13Appnotes"/>
        <w:rPr>
          <w:ins w:id="1210" w:author="Watt, Stephen HOUS:EX" w:date="2023-05-08T13:50:00Z"/>
        </w:rPr>
      </w:pPr>
      <w:ins w:id="1211" w:author="Watt, Stephen HOUS:EX" w:date="2023-05-08T13:48:00Z">
        <w:r>
          <w:t xml:space="preserve">• integrated with </w:t>
        </w:r>
      </w:ins>
      <w:ins w:id="1212" w:author="Watt, Stephen HOUS:EX" w:date="2023-05-09T14:37:00Z">
        <w:r w:rsidR="006012EB">
          <w:t>fire alarm</w:t>
        </w:r>
      </w:ins>
      <w:ins w:id="1213" w:author="Watt, Stephen HOUS:EX" w:date="2023-05-08T13:48:00Z">
        <w:r>
          <w:t xml:space="preserve"> system</w:t>
        </w:r>
      </w:ins>
    </w:p>
    <w:p w14:paraId="2D516D2E" w14:textId="1A912163" w:rsidR="005F14C0" w:rsidRDefault="00941981" w:rsidP="00BE1302">
      <w:pPr>
        <w:pStyle w:val="13Appnotes"/>
        <w:rPr>
          <w:ins w:id="1214" w:author="Watt, Stephen HOUS:EX" w:date="2023-05-08T13:50:00Z"/>
        </w:rPr>
      </w:pPr>
      <w:ins w:id="1215" w:author="Watt, Stephen HOUS:EX" w:date="2023-05-08T13:48:00Z">
        <w:r>
          <w:t>• audible to appropriate Standard</w:t>
        </w:r>
      </w:ins>
    </w:p>
    <w:p w14:paraId="58434AD1" w14:textId="06740E33" w:rsidR="00941981" w:rsidRDefault="00941981" w:rsidP="00BE1302">
      <w:pPr>
        <w:pStyle w:val="13Appnotes"/>
        <w:rPr>
          <w:ins w:id="1216" w:author="Watt, Stephen HOUS:EX" w:date="2023-05-08T13:54:00Z"/>
        </w:rPr>
      </w:pPr>
      <w:ins w:id="1217" w:author="Watt, Stephen HOUS:EX" w:date="2023-05-08T13:48:00Z">
        <w:r>
          <w:t>• zoning of speakers</w:t>
        </w:r>
      </w:ins>
    </w:p>
    <w:p w14:paraId="2C627174" w14:textId="5291AA61" w:rsidR="005F14C0" w:rsidRPr="007D7219" w:rsidRDefault="005F14C0" w:rsidP="007D7219">
      <w:pPr>
        <w:pStyle w:val="13Appnotes"/>
        <w:spacing w:before="240"/>
        <w:rPr>
          <w:ins w:id="1218" w:author="Watt, Stephen HOUS:EX" w:date="2023-05-08T13:55:00Z"/>
          <w:b/>
          <w:bCs/>
        </w:rPr>
      </w:pPr>
      <w:ins w:id="1219" w:author="Watt, Stephen HOUS:EX" w:date="2023-05-08T13:54:00Z">
        <w:r w:rsidRPr="007D7219">
          <w:rPr>
            <w:b/>
            <w:bCs/>
          </w:rPr>
          <w:t>3.0.</w:t>
        </w:r>
      </w:ins>
      <w:ins w:id="1220" w:author="Watt, Stephen HOUS:EX" w:date="2023-05-09T11:10:00Z">
        <w:r w:rsidR="00BE19FD" w:rsidRPr="00DE272E">
          <w:t>   </w:t>
        </w:r>
      </w:ins>
      <w:ins w:id="1221" w:author="Watt, Stephen HOUS:EX" w:date="2023-05-08T13:54:00Z">
        <w:r w:rsidRPr="007D7219">
          <w:rPr>
            <w:b/>
            <w:bCs/>
          </w:rPr>
          <w:t>Roles and Responsibilities for the Demonstration of the Coordinated Fire and Life Safety Systems</w:t>
        </w:r>
      </w:ins>
    </w:p>
    <w:p w14:paraId="45097081" w14:textId="1B5F8CC6" w:rsidR="005F14C0" w:rsidRPr="007D7219" w:rsidRDefault="005F14C0" w:rsidP="007D7219">
      <w:pPr>
        <w:pStyle w:val="13Appnotes"/>
        <w:spacing w:before="240"/>
        <w:rPr>
          <w:ins w:id="1222" w:author="Watt, Stephen HOUS:EX" w:date="2023-05-08T13:55:00Z"/>
          <w:b/>
          <w:bCs/>
        </w:rPr>
      </w:pPr>
      <w:ins w:id="1223" w:author="Watt, Stephen HOUS:EX" w:date="2023-05-08T13:55:00Z">
        <w:r w:rsidRPr="007D7219">
          <w:rPr>
            <w:b/>
            <w:bCs/>
          </w:rPr>
          <w:t>3.1.</w:t>
        </w:r>
      </w:ins>
      <w:ins w:id="1224" w:author="Watt, Stephen HOUS:EX" w:date="2023-05-09T11:10:00Z">
        <w:r w:rsidR="00BE19FD" w:rsidRPr="00DE272E">
          <w:t>   </w:t>
        </w:r>
      </w:ins>
      <w:ins w:id="1225" w:author="Watt, Stephen HOUS:EX" w:date="2023-05-08T13:55:00Z">
        <w:r w:rsidRPr="007D7219">
          <w:rPr>
            <w:b/>
            <w:bCs/>
          </w:rPr>
          <w:t>Roles and Responsibilities for the Design, Commissioning and Functional Testing of Fire and Life Safety Systems</w:t>
        </w:r>
      </w:ins>
    </w:p>
    <w:p w14:paraId="52EE122A" w14:textId="7CA56F57" w:rsidR="005F14C0" w:rsidRPr="007D7219" w:rsidRDefault="005F14C0" w:rsidP="007D7219">
      <w:pPr>
        <w:pStyle w:val="13Appnotes"/>
        <w:spacing w:before="240"/>
        <w:rPr>
          <w:ins w:id="1226" w:author="Watt, Stephen HOUS:EX" w:date="2023-05-08T13:55:00Z"/>
          <w:b/>
          <w:bCs/>
        </w:rPr>
      </w:pPr>
      <w:ins w:id="1227" w:author="Watt, Stephen HOUS:EX" w:date="2023-05-08T13:55:00Z">
        <w:r w:rsidRPr="007D7219">
          <w:rPr>
            <w:b/>
            <w:bCs/>
          </w:rPr>
          <w:t>3.1.1.</w:t>
        </w:r>
      </w:ins>
      <w:ins w:id="1228" w:author="Watt, Stephen HOUS:EX" w:date="2023-05-09T11:10:00Z">
        <w:r w:rsidR="00BE19FD" w:rsidRPr="00DE272E">
          <w:t>   </w:t>
        </w:r>
      </w:ins>
      <w:ins w:id="1229" w:author="Watt, Stephen HOUS:EX" w:date="2023-05-08T13:55:00Z">
        <w:r w:rsidRPr="007D7219">
          <w:rPr>
            <w:b/>
            <w:bCs/>
          </w:rPr>
          <w:t>Design Phase</w:t>
        </w:r>
      </w:ins>
    </w:p>
    <w:p w14:paraId="323BC044" w14:textId="77777777" w:rsidR="005F14C0" w:rsidRDefault="005F14C0" w:rsidP="00BE1302">
      <w:pPr>
        <w:pStyle w:val="13Appnotes"/>
        <w:rPr>
          <w:ins w:id="1230" w:author="Watt, Stephen HOUS:EX" w:date="2023-05-08T13:55:00Z"/>
        </w:rPr>
      </w:pPr>
      <w:ins w:id="1231" w:author="Watt, Stephen HOUS:EX" w:date="2023-05-08T13:55:00Z">
        <w:r>
          <w:t xml:space="preserve">RPRs will clearly indicate on their drawings and supporting documents the details of the fire and life safety systems for each applicable item of Section 2 for their particular discipline. RPRs will also coordinate the design of the components in their system with the designs of other RPRs on the project. RPRs are to indicate what functional testing, system verification, etc., must be performed by the Contractor or subtrades and establish the documentation to be provided. </w:t>
        </w:r>
      </w:ins>
    </w:p>
    <w:p w14:paraId="77BB75D8" w14:textId="3A2E6B2D" w:rsidR="005F14C0" w:rsidRDefault="005F14C0" w:rsidP="00BE1302">
      <w:pPr>
        <w:pStyle w:val="13Appnotes"/>
        <w:rPr>
          <w:ins w:id="1232" w:author="Watt, Stephen HOUS:EX" w:date="2023-05-08T13:55:00Z"/>
        </w:rPr>
      </w:pPr>
      <w:ins w:id="1233" w:author="Watt, Stephen HOUS:EX" w:date="2023-05-08T13:55:00Z">
        <w:r>
          <w:t>The CRP will develop the project-specific test protocol and procedures in consultation with the RPRs. The CRP will act as the facilitator for the coordination of the design of the fire and life safety systems among the various RPRs.</w:t>
        </w:r>
      </w:ins>
    </w:p>
    <w:p w14:paraId="7AC04D33" w14:textId="7542C911" w:rsidR="005F14C0" w:rsidRPr="007D7219" w:rsidRDefault="005F14C0" w:rsidP="007D7219">
      <w:pPr>
        <w:pStyle w:val="13Appnotes"/>
        <w:spacing w:before="240"/>
        <w:rPr>
          <w:ins w:id="1234" w:author="Watt, Stephen HOUS:EX" w:date="2023-05-08T13:56:00Z"/>
          <w:b/>
          <w:bCs/>
        </w:rPr>
      </w:pPr>
      <w:ins w:id="1235" w:author="Watt, Stephen HOUS:EX" w:date="2023-05-08T13:55:00Z">
        <w:r w:rsidRPr="007D7219">
          <w:rPr>
            <w:b/>
            <w:bCs/>
          </w:rPr>
          <w:t>3.1.2.</w:t>
        </w:r>
      </w:ins>
      <w:ins w:id="1236" w:author="Watt, Stephen HOUS:EX" w:date="2023-05-09T11:10:00Z">
        <w:r w:rsidR="00BE19FD" w:rsidRPr="00DE272E">
          <w:t>   </w:t>
        </w:r>
      </w:ins>
      <w:ins w:id="1237" w:author="Watt, Stephen HOUS:EX" w:date="2023-05-08T13:55:00Z">
        <w:r w:rsidRPr="007D7219">
          <w:rPr>
            <w:b/>
            <w:bCs/>
          </w:rPr>
          <w:t>Construction Phase</w:t>
        </w:r>
      </w:ins>
    </w:p>
    <w:p w14:paraId="41C35EBC" w14:textId="1A68E592" w:rsidR="005F14C0" w:rsidRDefault="005F14C0" w:rsidP="00BE1302">
      <w:pPr>
        <w:pStyle w:val="13Appnotes"/>
        <w:rPr>
          <w:ins w:id="1238" w:author="Watt, Stephen HOUS:EX" w:date="2023-05-08T13:56:00Z"/>
        </w:rPr>
      </w:pPr>
      <w:ins w:id="1239" w:author="Watt, Stephen HOUS:EX" w:date="2023-05-08T13:55:00Z">
        <w:r>
          <w:t>The Contractor will coordinate the activities of the subtrade contractors for the installation of the fire and life safety systems in accordance with the contract documents.</w:t>
        </w:r>
      </w:ins>
    </w:p>
    <w:p w14:paraId="3F663870" w14:textId="188F3DD0" w:rsidR="005F14C0" w:rsidRDefault="005F14C0" w:rsidP="00BE1302">
      <w:pPr>
        <w:pStyle w:val="13Appnotes"/>
        <w:rPr>
          <w:ins w:id="1240" w:author="Watt, Stephen HOUS:EX" w:date="2023-05-08T13:56:00Z"/>
        </w:rPr>
      </w:pPr>
      <w:ins w:id="1241" w:author="Watt, Stephen HOUS:EX" w:date="2023-05-08T13:55:00Z">
        <w:r>
          <w:t>RPRs will provide field reviews to ascertain that the construction of the fire and life safety systems substantially complies with their design.</w:t>
        </w:r>
      </w:ins>
    </w:p>
    <w:p w14:paraId="4E028D4F" w14:textId="4186906E" w:rsidR="005F14C0" w:rsidRDefault="005F14C0" w:rsidP="00BE1302">
      <w:pPr>
        <w:pStyle w:val="13Appnotes"/>
        <w:rPr>
          <w:ins w:id="1242" w:author="Watt, Stephen HOUS:EX" w:date="2023-05-08T13:56:00Z"/>
        </w:rPr>
      </w:pPr>
      <w:ins w:id="1243" w:author="Watt, Stephen HOUS:EX" w:date="2023-05-08T13:55:00Z">
        <w:r>
          <w:t>RPRs will review shop drawings of the fire and life safety systems to determine that they accurately reflect their design intent. They will also coordinate their reviews with those of the other RPRs on the project.</w:t>
        </w:r>
      </w:ins>
    </w:p>
    <w:p w14:paraId="41B08511" w14:textId="4301F2F5" w:rsidR="005F14C0" w:rsidRDefault="005F14C0" w:rsidP="00BE1302">
      <w:pPr>
        <w:pStyle w:val="13Appnotes"/>
        <w:rPr>
          <w:ins w:id="1244" w:author="Watt, Stephen HOUS:EX" w:date="2023-05-08T13:56:00Z"/>
        </w:rPr>
      </w:pPr>
      <w:ins w:id="1245" w:author="Watt, Stephen HOUS:EX" w:date="2023-05-08T13:55:00Z">
        <w:r>
          <w:t>The CRP will coordinate the shop drawing reviews and field reviews by the RPs with the objective that the entire fire and life safety system will correctly operate as an integrated system.</w:t>
        </w:r>
      </w:ins>
    </w:p>
    <w:p w14:paraId="39D44FCE" w14:textId="54CB5E22" w:rsidR="005F14C0" w:rsidRPr="007D7219" w:rsidRDefault="005F14C0" w:rsidP="007D7219">
      <w:pPr>
        <w:pStyle w:val="13Appnotes"/>
        <w:spacing w:before="240"/>
        <w:rPr>
          <w:ins w:id="1246" w:author="Watt, Stephen HOUS:EX" w:date="2023-05-08T13:56:00Z"/>
          <w:b/>
          <w:bCs/>
        </w:rPr>
      </w:pPr>
      <w:ins w:id="1247" w:author="Watt, Stephen HOUS:EX" w:date="2023-05-08T13:55:00Z">
        <w:r w:rsidRPr="007D7219">
          <w:rPr>
            <w:b/>
            <w:bCs/>
          </w:rPr>
          <w:t>3.1.3.</w:t>
        </w:r>
      </w:ins>
      <w:ins w:id="1248" w:author="Watt, Stephen HOUS:EX" w:date="2023-05-09T11:10:00Z">
        <w:r w:rsidR="00BE19FD" w:rsidRPr="00DE272E">
          <w:t>   </w:t>
        </w:r>
      </w:ins>
      <w:ins w:id="1249" w:author="Watt, Stephen HOUS:EX" w:date="2023-05-08T13:55:00Z">
        <w:r w:rsidRPr="007D7219">
          <w:rPr>
            <w:b/>
            <w:bCs/>
          </w:rPr>
          <w:t>Occupancy Phase</w:t>
        </w:r>
      </w:ins>
    </w:p>
    <w:p w14:paraId="203D20F6" w14:textId="1F4A68C5" w:rsidR="005F14C0" w:rsidRDefault="005F14C0" w:rsidP="00BE1302">
      <w:pPr>
        <w:pStyle w:val="13Appnotes"/>
        <w:rPr>
          <w:ins w:id="1250" w:author="Watt, Stephen HOUS:EX" w:date="2023-05-08T13:57:00Z"/>
        </w:rPr>
      </w:pPr>
      <w:ins w:id="1251" w:author="Watt, Stephen HOUS:EX" w:date="2023-05-08T13:55:00Z">
        <w:r>
          <w:t>The Contractor will coordinate the subtrade contractors for the commissioning and functional testing of the fire and life safety systems. The Contractor will also collect all of the required Occupancy Permit submission documents from the various subtrade contractors and forward them to the CRP.</w:t>
        </w:r>
      </w:ins>
    </w:p>
    <w:p w14:paraId="3232E5D3" w14:textId="185864F2" w:rsidR="005F14C0" w:rsidRDefault="005F14C0" w:rsidP="00BE1302">
      <w:pPr>
        <w:pStyle w:val="13Appnotes"/>
        <w:rPr>
          <w:ins w:id="1252" w:author="Watt, Stephen HOUS:EX" w:date="2023-05-08T13:57:00Z"/>
        </w:rPr>
      </w:pPr>
      <w:ins w:id="1253" w:author="Watt, Stephen HOUS:EX" w:date="2023-05-08T13:55:00Z">
        <w:r>
          <w:t>The CRP will take the lead role in coordinating the activities of the RPRs required for the commissioning and functional testing of the fire and life safety systems. The CRP will distribute the test protocol and test procedures, as developed in the Design Stage, to the various parties involved in the process.</w:t>
        </w:r>
      </w:ins>
    </w:p>
    <w:p w14:paraId="748186F8" w14:textId="01A7C45D" w:rsidR="005F14C0" w:rsidRDefault="005F14C0" w:rsidP="00BE1302">
      <w:pPr>
        <w:pStyle w:val="13Appnotes"/>
        <w:rPr>
          <w:ins w:id="1254" w:author="Watt, Stephen HOUS:EX" w:date="2023-05-08T13:57:00Z"/>
        </w:rPr>
      </w:pPr>
      <w:ins w:id="1255" w:author="Watt, Stephen HOUS:EX" w:date="2023-05-08T13:55:00Z">
        <w:r>
          <w:t xml:space="preserve">RPRs will ascertain that the appropriate commissioning and functional testing of the fire and life safety systems of the components in their disciplines have been satisfactorily completed by the </w:t>
        </w:r>
        <w:r>
          <w:lastRenderedPageBreak/>
          <w:t>subtrade contractors. They will also determine that the appropriate Occupancy Permit submission documents have been submitted and filled in correctly.</w:t>
        </w:r>
      </w:ins>
    </w:p>
    <w:p w14:paraId="1CB162AB" w14:textId="0048B24A" w:rsidR="005F14C0" w:rsidRDefault="005F14C0" w:rsidP="00BE1302">
      <w:pPr>
        <w:pStyle w:val="13Appnotes"/>
        <w:rPr>
          <w:ins w:id="1256" w:author="Watt, Stephen HOUS:EX" w:date="2023-05-08T13:57:00Z"/>
        </w:rPr>
      </w:pPr>
      <w:ins w:id="1257" w:author="Watt, Stephen HOUS:EX" w:date="2023-05-08T13:55:00Z">
        <w:r>
          <w:t>The CRP will be responsible for collecting all of the required Occupancy Permit submission documents, reviewing them for completeness and accuracy, and forwarding them to the AHJ in a complete package at least 24 hours prior to the Coordinated Final AHJ Review.</w:t>
        </w:r>
      </w:ins>
    </w:p>
    <w:p w14:paraId="3ACAAEB0" w14:textId="461EC45B" w:rsidR="005F14C0" w:rsidRPr="007D7219" w:rsidRDefault="005F14C0" w:rsidP="007D7219">
      <w:pPr>
        <w:pStyle w:val="13Appnotes"/>
        <w:spacing w:before="240"/>
        <w:rPr>
          <w:ins w:id="1258" w:author="Watt, Stephen HOUS:EX" w:date="2023-05-08T13:57:00Z"/>
          <w:b/>
          <w:bCs/>
        </w:rPr>
      </w:pPr>
      <w:ins w:id="1259" w:author="Watt, Stephen HOUS:EX" w:date="2023-05-08T13:55:00Z">
        <w:r w:rsidRPr="007D7219">
          <w:rPr>
            <w:b/>
            <w:bCs/>
          </w:rPr>
          <w:t>3.2.</w:t>
        </w:r>
      </w:ins>
      <w:ins w:id="1260" w:author="Watt, Stephen HOUS:EX" w:date="2023-05-09T11:10:00Z">
        <w:r w:rsidR="00BE19FD" w:rsidRPr="00DE272E">
          <w:t>   </w:t>
        </w:r>
      </w:ins>
      <w:ins w:id="1261" w:author="Watt, Stephen HOUS:EX" w:date="2023-05-08T13:55:00Z">
        <w:r w:rsidRPr="007D7219">
          <w:rPr>
            <w:b/>
            <w:bCs/>
          </w:rPr>
          <w:t>Sample Summary of Roles and Responsibilities for Demonstration of the Coordinated Fire and Life Safety Systems</w:t>
        </w:r>
      </w:ins>
    </w:p>
    <w:p w14:paraId="1CEF766C" w14:textId="20CCBCA4" w:rsidR="005F14C0" w:rsidRDefault="005F14C0" w:rsidP="00BE1302">
      <w:pPr>
        <w:pStyle w:val="13Appnotes"/>
        <w:rPr>
          <w:ins w:id="1262" w:author="Watt, Stephen HOUS:EX" w:date="2023-05-08T13:58:00Z"/>
        </w:rPr>
      </w:pPr>
      <w:ins w:id="1263" w:author="Watt, Stephen HOUS:EX" w:date="2023-05-08T13:55:00Z">
        <w:r>
          <w:t>The following is a sample summary (only) of the roles and responsibilities for a typical highrise building with underground parking. The precise roles and responsibilities for each project will vary depending on the complexity. The CRP will ascertain that the appropriate roles and responsibilities for each project are fulfilled by the RPRs.</w:t>
        </w:r>
      </w:ins>
    </w:p>
    <w:p w14:paraId="26B3CEC4" w14:textId="5836D8AB" w:rsidR="005F14C0" w:rsidRPr="007D7219" w:rsidRDefault="005F14C0" w:rsidP="007D7219">
      <w:pPr>
        <w:pStyle w:val="13Appnotes"/>
        <w:spacing w:before="240"/>
        <w:rPr>
          <w:ins w:id="1264" w:author="Watt, Stephen HOUS:EX" w:date="2023-05-08T13:58:00Z"/>
          <w:b/>
          <w:bCs/>
        </w:rPr>
      </w:pPr>
      <w:ins w:id="1265" w:author="Watt, Stephen HOUS:EX" w:date="2023-05-08T13:55:00Z">
        <w:r w:rsidRPr="007D7219">
          <w:rPr>
            <w:b/>
            <w:bCs/>
          </w:rPr>
          <w:t>3.2.1.</w:t>
        </w:r>
      </w:ins>
      <w:ins w:id="1266" w:author="Watt, Stephen HOUS:EX" w:date="2023-05-09T11:10:00Z">
        <w:r w:rsidR="00BE19FD" w:rsidRPr="00DE272E">
          <w:t>   </w:t>
        </w:r>
      </w:ins>
      <w:ins w:id="1267" w:author="Watt, Stephen HOUS:EX" w:date="2023-05-08T13:55:00Z">
        <w:r w:rsidRPr="007D7219">
          <w:rPr>
            <w:b/>
            <w:bCs/>
          </w:rPr>
          <w:t>Coordinating Registered Professional</w:t>
        </w:r>
      </w:ins>
    </w:p>
    <w:p w14:paraId="2E94D089" w14:textId="471540F5" w:rsidR="005F14C0" w:rsidRPr="007D7219" w:rsidRDefault="005F14C0" w:rsidP="007D7219">
      <w:pPr>
        <w:pStyle w:val="13Appnotes"/>
        <w:spacing w:before="240"/>
        <w:rPr>
          <w:ins w:id="1268" w:author="Watt, Stephen HOUS:EX" w:date="2023-05-08T13:58:00Z"/>
          <w:b/>
          <w:bCs/>
        </w:rPr>
      </w:pPr>
      <w:ins w:id="1269" w:author="Watt, Stephen HOUS:EX" w:date="2023-05-08T13:55:00Z">
        <w:r w:rsidRPr="007D7219">
          <w:rPr>
            <w:b/>
            <w:bCs/>
          </w:rPr>
          <w:t>Design Phase</w:t>
        </w:r>
      </w:ins>
    </w:p>
    <w:p w14:paraId="528BBC25" w14:textId="1F20FECE" w:rsidR="005F14C0" w:rsidRDefault="005F14C0" w:rsidP="00BE1302">
      <w:pPr>
        <w:pStyle w:val="13Appnotes"/>
        <w:rPr>
          <w:ins w:id="1270" w:author="Watt, Stephen HOUS:EX" w:date="2023-05-08T13:58:00Z"/>
        </w:rPr>
      </w:pPr>
      <w:ins w:id="1271" w:author="Watt, Stephen HOUS:EX" w:date="2023-05-08T13:55:00Z">
        <w:r>
          <w:t>• Determine the appropriate RPRs required for the project and make arrangements with the owner for their services.</w:t>
        </w:r>
      </w:ins>
    </w:p>
    <w:p w14:paraId="0B2EDEA9" w14:textId="78D336D2" w:rsidR="005F14C0" w:rsidRDefault="005F14C0" w:rsidP="00BE1302">
      <w:pPr>
        <w:pStyle w:val="13Appnotes"/>
        <w:rPr>
          <w:ins w:id="1272" w:author="Watt, Stephen HOUS:EX" w:date="2023-05-08T13:58:00Z"/>
        </w:rPr>
      </w:pPr>
      <w:ins w:id="1273" w:author="Watt, Stephen HOUS:EX" w:date="2023-05-08T13:55:00Z">
        <w:r>
          <w:t>• Clarify the roles and responsibilities of the various RPRs.</w:t>
        </w:r>
      </w:ins>
    </w:p>
    <w:p w14:paraId="437FEF05" w14:textId="57D329B5" w:rsidR="005F14C0" w:rsidRDefault="005F14C0" w:rsidP="00BE1302">
      <w:pPr>
        <w:pStyle w:val="13Appnotes"/>
        <w:rPr>
          <w:ins w:id="1274" w:author="Watt, Stephen HOUS:EX" w:date="2023-05-08T13:58:00Z"/>
        </w:rPr>
      </w:pPr>
      <w:ins w:id="1275" w:author="Watt, Stephen HOUS:EX" w:date="2023-05-08T13:55:00Z">
        <w:r>
          <w:t>• Coordinate the design of the fire and life safety systems by the RPRs.</w:t>
        </w:r>
      </w:ins>
    </w:p>
    <w:p w14:paraId="7A477A3F" w14:textId="6CF33991" w:rsidR="005F14C0" w:rsidRDefault="005F14C0" w:rsidP="00BE1302">
      <w:pPr>
        <w:pStyle w:val="13Appnotes"/>
        <w:rPr>
          <w:ins w:id="1276" w:author="Watt, Stephen HOUS:EX" w:date="2023-05-08T13:58:00Z"/>
        </w:rPr>
      </w:pPr>
      <w:ins w:id="1277" w:author="Watt, Stephen HOUS:EX" w:date="2023-05-08T13:55:00Z">
        <w:r>
          <w:t>• Coordinate and develop the test protocol and procedures for functional testing of the fire and life safety systems.</w:t>
        </w:r>
      </w:ins>
    </w:p>
    <w:p w14:paraId="0587B9E8" w14:textId="1CD6DF76" w:rsidR="005F14C0" w:rsidRDefault="005F14C0" w:rsidP="00BE1302">
      <w:pPr>
        <w:pStyle w:val="13Appnotes"/>
        <w:rPr>
          <w:ins w:id="1278" w:author="Watt, Stephen HOUS:EX" w:date="2023-05-08T13:59:00Z"/>
        </w:rPr>
      </w:pPr>
      <w:ins w:id="1279" w:author="Watt, Stephen HOUS:EX" w:date="2023-05-08T13:55:00Z">
        <w:r>
          <w:t>• Coordinate the submission of the design drawings and supporting documents for the Building Permit application.</w:t>
        </w:r>
      </w:ins>
    </w:p>
    <w:p w14:paraId="0010AC90" w14:textId="61BA4FD8" w:rsidR="004A32B3" w:rsidRPr="004E318C" w:rsidRDefault="004A32B3" w:rsidP="004E318C">
      <w:pPr>
        <w:pStyle w:val="13Appnotes"/>
        <w:spacing w:before="240"/>
        <w:rPr>
          <w:ins w:id="1280" w:author="Watt, Stephen HOUS:EX" w:date="2023-05-08T13:59:00Z"/>
          <w:b/>
          <w:bCs/>
        </w:rPr>
      </w:pPr>
      <w:ins w:id="1281" w:author="Watt, Stephen HOUS:EX" w:date="2023-05-08T13:59:00Z">
        <w:r w:rsidRPr="004E318C">
          <w:rPr>
            <w:b/>
            <w:bCs/>
          </w:rPr>
          <w:t>Construction Phase</w:t>
        </w:r>
      </w:ins>
    </w:p>
    <w:p w14:paraId="5C807E77" w14:textId="3188CD56" w:rsidR="004A32B3" w:rsidRDefault="004A32B3" w:rsidP="00BE1302">
      <w:pPr>
        <w:pStyle w:val="13Appnotes"/>
        <w:rPr>
          <w:ins w:id="1282" w:author="Watt, Stephen HOUS:EX" w:date="2023-05-08T13:59:00Z"/>
        </w:rPr>
      </w:pPr>
      <w:ins w:id="1283" w:author="Watt, Stephen HOUS:EX" w:date="2023-05-08T13:59:00Z">
        <w:r>
          <w:t>• Coordinate and monitor the field reviews of the RPRs.</w:t>
        </w:r>
      </w:ins>
    </w:p>
    <w:p w14:paraId="5037CD80" w14:textId="791FCAE6" w:rsidR="004A32B3" w:rsidRDefault="004A32B3" w:rsidP="00BE1302">
      <w:pPr>
        <w:pStyle w:val="13Appnotes"/>
        <w:rPr>
          <w:ins w:id="1284" w:author="Watt, Stephen HOUS:EX" w:date="2023-05-08T13:59:00Z"/>
        </w:rPr>
      </w:pPr>
      <w:ins w:id="1285" w:author="Watt, Stephen HOUS:EX" w:date="2023-05-08T13:59:00Z">
        <w:r>
          <w:t>• Coordinate and monitor the review of shop drawings by the RPRs.</w:t>
        </w:r>
      </w:ins>
    </w:p>
    <w:p w14:paraId="0F0D1EE4" w14:textId="070A23BA" w:rsidR="004A32B3" w:rsidRDefault="004A32B3" w:rsidP="00BE1302">
      <w:pPr>
        <w:pStyle w:val="13Appnotes"/>
        <w:rPr>
          <w:ins w:id="1286" w:author="Watt, Stephen HOUS:EX" w:date="2023-05-08T13:59:00Z"/>
        </w:rPr>
      </w:pPr>
      <w:ins w:id="1287" w:author="Watt, Stephen HOUS:EX" w:date="2023-05-08T13:59:00Z">
        <w:r>
          <w:t>• Facilitate the information flow among the RPRs and Contractor.</w:t>
        </w:r>
      </w:ins>
    </w:p>
    <w:p w14:paraId="69CAB754" w14:textId="3A9AC160" w:rsidR="004A32B3" w:rsidRPr="007D7219" w:rsidRDefault="004A32B3" w:rsidP="007D7219">
      <w:pPr>
        <w:pStyle w:val="13Appnotes"/>
        <w:spacing w:before="240"/>
        <w:rPr>
          <w:ins w:id="1288" w:author="Watt, Stephen HOUS:EX" w:date="2023-05-08T13:59:00Z"/>
          <w:b/>
          <w:bCs/>
        </w:rPr>
      </w:pPr>
      <w:ins w:id="1289" w:author="Watt, Stephen HOUS:EX" w:date="2023-05-08T13:59:00Z">
        <w:r w:rsidRPr="007D7219">
          <w:rPr>
            <w:b/>
            <w:bCs/>
          </w:rPr>
          <w:t>Occupancy Phase</w:t>
        </w:r>
      </w:ins>
    </w:p>
    <w:p w14:paraId="66CCDB93" w14:textId="6EDDBE2A" w:rsidR="004A32B3" w:rsidRDefault="004A32B3" w:rsidP="00BE1302">
      <w:pPr>
        <w:pStyle w:val="13Appnotes"/>
        <w:rPr>
          <w:ins w:id="1290" w:author="Watt, Stephen HOUS:EX" w:date="2023-05-08T13:59:00Z"/>
        </w:rPr>
      </w:pPr>
      <w:ins w:id="1291" w:author="Watt, Stephen HOUS:EX" w:date="2023-05-08T13:59:00Z">
        <w:r>
          <w:t>• In conjunction with the RPRs, finalize the project-specific test protocol and procedures for the fire and life safety systems, and review the requirements with the Contractor, subtrades and RPRs.</w:t>
        </w:r>
      </w:ins>
    </w:p>
    <w:p w14:paraId="6766B527" w14:textId="2CCDB7CC" w:rsidR="004A32B3" w:rsidRDefault="004A32B3" w:rsidP="00BE1302">
      <w:pPr>
        <w:pStyle w:val="13Appnotes"/>
        <w:rPr>
          <w:ins w:id="1292" w:author="Watt, Stephen HOUS:EX" w:date="2023-05-08T13:59:00Z"/>
        </w:rPr>
      </w:pPr>
      <w:ins w:id="1293" w:author="Watt, Stephen HOUS:EX" w:date="2023-05-08T13:59:00Z">
        <w:r>
          <w:t>• Finalize the list of project-specific occupancy permit submission documents and the schedule for submissions and confirm completeness with AHJ.</w:t>
        </w:r>
      </w:ins>
    </w:p>
    <w:p w14:paraId="2FD20D3E" w14:textId="327F95AF" w:rsidR="004A32B3" w:rsidRDefault="004A32B3" w:rsidP="00BE1302">
      <w:pPr>
        <w:pStyle w:val="13Appnotes"/>
        <w:rPr>
          <w:ins w:id="1294" w:author="Watt, Stephen HOUS:EX" w:date="2023-05-08T13:59:00Z"/>
        </w:rPr>
      </w:pPr>
      <w:ins w:id="1295" w:author="Watt, Stephen HOUS:EX" w:date="2023-05-08T13:59:00Z">
        <w:r>
          <w:t>• Organize the "Coordinated Final Consultant Review" at least one week prior to "Coordinated AHJ Final Review."</w:t>
        </w:r>
      </w:ins>
    </w:p>
    <w:p w14:paraId="4C8CF4A8" w14:textId="5F86D630" w:rsidR="004A32B3" w:rsidRDefault="004A32B3" w:rsidP="00BE1302">
      <w:pPr>
        <w:pStyle w:val="13Appnotes"/>
        <w:rPr>
          <w:ins w:id="1296" w:author="Watt, Stephen HOUS:EX" w:date="2023-05-08T14:00:00Z"/>
        </w:rPr>
      </w:pPr>
      <w:ins w:id="1297" w:author="Watt, Stephen HOUS:EX" w:date="2023-05-08T13:59:00Z">
        <w:r>
          <w:t>• Take a lead role in coordinating the functional testing of the fire and life safety systems during the "Coordinated Final Consultant Review."</w:t>
        </w:r>
      </w:ins>
    </w:p>
    <w:p w14:paraId="4406871A" w14:textId="55FDED4A" w:rsidR="004A32B3" w:rsidRDefault="004A32B3" w:rsidP="00BE1302">
      <w:pPr>
        <w:pStyle w:val="13Appnotes"/>
        <w:rPr>
          <w:ins w:id="1298" w:author="Watt, Stephen HOUS:EX" w:date="2023-05-08T14:00:00Z"/>
        </w:rPr>
      </w:pPr>
      <w:ins w:id="1299" w:author="Watt, Stephen HOUS:EX" w:date="2023-05-08T13:59:00Z">
        <w:r>
          <w:t>• Coordinate the RPRs' review of Occupancy Permit submission documents for completeness and accuracy. • Coordinate Certification of Equivalencies, if applicable.</w:t>
        </w:r>
      </w:ins>
    </w:p>
    <w:p w14:paraId="5F8B7E43" w14:textId="602F9363" w:rsidR="004A32B3" w:rsidRDefault="004A32B3" w:rsidP="00BE1302">
      <w:pPr>
        <w:pStyle w:val="13Appnotes"/>
        <w:rPr>
          <w:ins w:id="1300" w:author="Watt, Stephen HOUS:EX" w:date="2023-05-08T14:00:00Z"/>
        </w:rPr>
      </w:pPr>
      <w:ins w:id="1301" w:author="Watt, Stephen HOUS:EX" w:date="2023-05-08T13:59:00Z">
        <w:r>
          <w:t>• Collect all of the required Occupancy Permit submission documents and submit them in a complete package to the AHJ.</w:t>
        </w:r>
      </w:ins>
    </w:p>
    <w:p w14:paraId="6C2B8DAF" w14:textId="1D52078B" w:rsidR="004A32B3" w:rsidRDefault="004A32B3" w:rsidP="00BE1302">
      <w:pPr>
        <w:pStyle w:val="13Appnotes"/>
        <w:rPr>
          <w:ins w:id="1302" w:author="Watt, Stephen HOUS:EX" w:date="2023-05-08T14:00:00Z"/>
        </w:rPr>
      </w:pPr>
      <w:ins w:id="1303" w:author="Watt, Stephen HOUS:EX" w:date="2023-05-08T13:59:00Z">
        <w:r>
          <w:lastRenderedPageBreak/>
          <w:t>• Organize the "Coordinated AHJ Final Review."</w:t>
        </w:r>
      </w:ins>
    </w:p>
    <w:p w14:paraId="0AF87D1F" w14:textId="62BCE24F" w:rsidR="004A32B3" w:rsidRDefault="004A32B3" w:rsidP="00BE1302">
      <w:pPr>
        <w:pStyle w:val="13Appnotes"/>
        <w:rPr>
          <w:ins w:id="1304" w:author="Watt, Stephen HOUS:EX" w:date="2023-05-08T14:00:00Z"/>
        </w:rPr>
      </w:pPr>
      <w:ins w:id="1305" w:author="Watt, Stephen HOUS:EX" w:date="2023-05-08T13:59:00Z">
        <w:r>
          <w:t>• Record any deficiencies identified at the "Coordinated AHJ Final Review" and monitor RPRs' field review of the corrective actions by the subtrades.</w:t>
        </w:r>
      </w:ins>
    </w:p>
    <w:p w14:paraId="0EFC98DC" w14:textId="3C251382" w:rsidR="004A32B3" w:rsidRDefault="004A32B3" w:rsidP="00BE1302">
      <w:pPr>
        <w:pStyle w:val="13Appnotes"/>
        <w:rPr>
          <w:ins w:id="1306" w:author="Watt, Stephen HOUS:EX" w:date="2023-05-08T14:00:00Z"/>
        </w:rPr>
      </w:pPr>
      <w:ins w:id="1307" w:author="Watt, Stephen HOUS:EX" w:date="2023-05-08T13:59:00Z">
        <w:r>
          <w:t>• Assist in finalizing the list of outstanding requirements which need to be met for the issuance of the Occupancy Permit.</w:t>
        </w:r>
      </w:ins>
    </w:p>
    <w:p w14:paraId="50082734" w14:textId="091A8153" w:rsidR="004A32B3" w:rsidRDefault="004A32B3" w:rsidP="00BE1302">
      <w:pPr>
        <w:pStyle w:val="13Appnotes"/>
        <w:rPr>
          <w:ins w:id="1308" w:author="Watt, Stephen HOUS:EX" w:date="2023-05-08T14:00:00Z"/>
        </w:rPr>
      </w:pPr>
      <w:ins w:id="1309" w:author="Watt, Stephen HOUS:EX" w:date="2023-05-08T13:59:00Z">
        <w:r>
          <w:t>• Follow-up on minor deficiencies post-Occupancy.</w:t>
        </w:r>
      </w:ins>
    </w:p>
    <w:p w14:paraId="51B83CA5" w14:textId="2D89DE1B" w:rsidR="004A32B3" w:rsidRPr="007D7219" w:rsidRDefault="004A32B3" w:rsidP="007D7219">
      <w:pPr>
        <w:pStyle w:val="13Appnotes"/>
        <w:spacing w:before="240"/>
        <w:rPr>
          <w:ins w:id="1310" w:author="Watt, Stephen HOUS:EX" w:date="2023-05-08T14:00:00Z"/>
          <w:b/>
          <w:bCs/>
        </w:rPr>
      </w:pPr>
      <w:ins w:id="1311" w:author="Watt, Stephen HOUS:EX" w:date="2023-05-08T13:59:00Z">
        <w:r w:rsidRPr="007D7219">
          <w:rPr>
            <w:b/>
            <w:bCs/>
          </w:rPr>
          <w:t>3.2.2.</w:t>
        </w:r>
      </w:ins>
      <w:ins w:id="1312" w:author="Watt, Stephen HOUS:EX" w:date="2023-05-09T11:11:00Z">
        <w:r w:rsidR="00BE19FD" w:rsidRPr="00DE272E">
          <w:t>   </w:t>
        </w:r>
      </w:ins>
      <w:ins w:id="1313" w:author="Watt, Stephen HOUS:EX" w:date="2023-05-08T13:59:00Z">
        <w:r w:rsidRPr="007D7219">
          <w:rPr>
            <w:b/>
            <w:bCs/>
          </w:rPr>
          <w:t>Architectural Design Phase</w:t>
        </w:r>
      </w:ins>
    </w:p>
    <w:p w14:paraId="46BE226F" w14:textId="78D94C99" w:rsidR="004A32B3" w:rsidRDefault="004A32B3" w:rsidP="00BE1302">
      <w:pPr>
        <w:pStyle w:val="13Appnotes"/>
        <w:rPr>
          <w:ins w:id="1314" w:author="Watt, Stephen HOUS:EX" w:date="2023-05-08T14:00:00Z"/>
        </w:rPr>
      </w:pPr>
      <w:ins w:id="1315" w:author="Watt, Stephen HOUS:EX" w:date="2023-05-08T13:59:00Z">
        <w:r>
          <w:t>• Establish the conceptual design for the fire and life safety systems in consultation with RPRs.</w:t>
        </w:r>
      </w:ins>
    </w:p>
    <w:p w14:paraId="1873BF9D" w14:textId="77AE5BA5" w:rsidR="004A32B3" w:rsidRDefault="004A32B3" w:rsidP="00BE1302">
      <w:pPr>
        <w:pStyle w:val="13Appnotes"/>
        <w:rPr>
          <w:ins w:id="1316" w:author="Watt, Stephen HOUS:EX" w:date="2023-05-08T14:00:00Z"/>
        </w:rPr>
      </w:pPr>
      <w:ins w:id="1317" w:author="Watt, Stephen HOUS:EX" w:date="2023-05-08T13:59:00Z">
        <w:r>
          <w:t>• Determine equivalency reports required and coordinate the implementation on the drawings and supporting documents.</w:t>
        </w:r>
      </w:ins>
    </w:p>
    <w:p w14:paraId="0658A03E" w14:textId="113B61EF" w:rsidR="004A32B3" w:rsidRDefault="004A32B3" w:rsidP="00BE1302">
      <w:pPr>
        <w:pStyle w:val="13Appnotes"/>
        <w:rPr>
          <w:ins w:id="1318" w:author="Watt, Stephen HOUS:EX" w:date="2023-05-08T14:00:00Z"/>
        </w:rPr>
      </w:pPr>
      <w:ins w:id="1319" w:author="Watt, Stephen HOUS:EX" w:date="2023-05-08T13:59:00Z">
        <w:r>
          <w:t>• Clearly indicate on drawings and supporting documents:</w:t>
        </w:r>
      </w:ins>
    </w:p>
    <w:p w14:paraId="5AD0B456" w14:textId="4DAA197E" w:rsidR="004A32B3" w:rsidRDefault="004A32B3" w:rsidP="007D7219">
      <w:pPr>
        <w:pStyle w:val="13Appnotes"/>
        <w:ind w:left="284"/>
        <w:rPr>
          <w:ins w:id="1320" w:author="Watt, Stephen HOUS:EX" w:date="2023-05-08T14:00:00Z"/>
        </w:rPr>
      </w:pPr>
      <w:ins w:id="1321" w:author="Watt, Stephen HOUS:EX" w:date="2023-05-08T13:59:00Z">
        <w:r>
          <w:t>• Major occupancies and code classifications.</w:t>
        </w:r>
      </w:ins>
    </w:p>
    <w:p w14:paraId="01995626" w14:textId="01E8306C" w:rsidR="004A32B3" w:rsidRDefault="004A32B3" w:rsidP="007D7219">
      <w:pPr>
        <w:pStyle w:val="13Appnotes"/>
        <w:ind w:left="284"/>
        <w:rPr>
          <w:ins w:id="1322" w:author="Watt, Stephen HOUS:EX" w:date="2023-05-08T14:00:00Z"/>
        </w:rPr>
      </w:pPr>
      <w:ins w:id="1323" w:author="Watt, Stephen HOUS:EX" w:date="2023-05-08T13:59:00Z">
        <w:r>
          <w:t>• Fire separations and fire-resistance ratings.</w:t>
        </w:r>
      </w:ins>
    </w:p>
    <w:p w14:paraId="1B7D3015" w14:textId="20AFEB7B" w:rsidR="004A32B3" w:rsidRDefault="004A32B3" w:rsidP="00BE1302">
      <w:pPr>
        <w:pStyle w:val="13Appnotes"/>
        <w:rPr>
          <w:ins w:id="1324" w:author="Watt, Stephen HOUS:EX" w:date="2023-05-08T14:00:00Z"/>
        </w:rPr>
      </w:pPr>
      <w:ins w:id="1325" w:author="Watt, Stephen HOUS:EX" w:date="2023-05-08T13:59:00Z">
        <w:r>
          <w:t>• Closures:</w:t>
        </w:r>
      </w:ins>
    </w:p>
    <w:p w14:paraId="5CE87ADD" w14:textId="42F632A3" w:rsidR="004A32B3" w:rsidRDefault="004A32B3" w:rsidP="00DC3635">
      <w:pPr>
        <w:pStyle w:val="13Appnotes"/>
        <w:ind w:left="284"/>
        <w:rPr>
          <w:ins w:id="1326" w:author="Watt, Stephen HOUS:EX" w:date="2023-05-08T14:00:00Z"/>
        </w:rPr>
      </w:pPr>
      <w:ins w:id="1327" w:author="Watt, Stephen HOUS:EX" w:date="2023-05-08T13:59:00Z">
        <w:r>
          <w:t>• Fire-protection rating</w:t>
        </w:r>
      </w:ins>
    </w:p>
    <w:p w14:paraId="68BF49BC" w14:textId="743EA7F0" w:rsidR="004A32B3" w:rsidRDefault="004A32B3" w:rsidP="00DC3635">
      <w:pPr>
        <w:pStyle w:val="13Appnotes"/>
        <w:ind w:left="284"/>
        <w:rPr>
          <w:ins w:id="1328" w:author="Watt, Stephen HOUS:EX" w:date="2023-05-08T14:00:00Z"/>
        </w:rPr>
      </w:pPr>
      <w:ins w:id="1329" w:author="Watt, Stephen HOUS:EX" w:date="2023-05-08T13:59:00Z">
        <w:r>
          <w:t>• Temperature rise requirements</w:t>
        </w:r>
      </w:ins>
    </w:p>
    <w:p w14:paraId="4858F4B3" w14:textId="46697A5D" w:rsidR="004A32B3" w:rsidRDefault="004A32B3" w:rsidP="00DC3635">
      <w:pPr>
        <w:pStyle w:val="13Appnotes"/>
        <w:ind w:left="284"/>
        <w:rPr>
          <w:ins w:id="1330" w:author="Watt, Stephen HOUS:EX" w:date="2023-05-08T14:00:00Z"/>
        </w:rPr>
      </w:pPr>
      <w:ins w:id="1331" w:author="Watt, Stephen HOUS:EX" w:date="2023-05-08T13:59:00Z">
        <w:r>
          <w:t>• Amount of glazing</w:t>
        </w:r>
      </w:ins>
    </w:p>
    <w:p w14:paraId="5C1E7853" w14:textId="2A9EEA15" w:rsidR="004A32B3" w:rsidRDefault="004A32B3" w:rsidP="00BE1302">
      <w:pPr>
        <w:pStyle w:val="13Appnotes"/>
        <w:rPr>
          <w:ins w:id="1332" w:author="Watt, Stephen HOUS:EX" w:date="2023-05-08T14:00:00Z"/>
        </w:rPr>
      </w:pPr>
      <w:ins w:id="1333" w:author="Watt, Stephen HOUS:EX" w:date="2023-05-08T13:59:00Z">
        <w:r>
          <w:t>• Hardware for closures</w:t>
        </w:r>
      </w:ins>
    </w:p>
    <w:p w14:paraId="3A749ACC" w14:textId="3B049B6C" w:rsidR="004A32B3" w:rsidRDefault="004A32B3" w:rsidP="00DC3635">
      <w:pPr>
        <w:pStyle w:val="13Appnotes"/>
        <w:ind w:left="284"/>
        <w:rPr>
          <w:ins w:id="1334" w:author="Watt, Stephen HOUS:EX" w:date="2023-05-08T14:00:00Z"/>
        </w:rPr>
      </w:pPr>
      <w:ins w:id="1335" w:author="Watt, Stephen HOUS:EX" w:date="2023-05-08T13:59:00Z">
        <w:r>
          <w:t>• Panic hardware</w:t>
        </w:r>
      </w:ins>
    </w:p>
    <w:p w14:paraId="2EA759A9" w14:textId="073AA9F0" w:rsidR="004A32B3" w:rsidRDefault="004A32B3" w:rsidP="00DC3635">
      <w:pPr>
        <w:pStyle w:val="13Appnotes"/>
        <w:ind w:left="284"/>
        <w:rPr>
          <w:ins w:id="1336" w:author="Watt, Stephen HOUS:EX" w:date="2023-05-08T14:00:00Z"/>
        </w:rPr>
      </w:pPr>
      <w:ins w:id="1337" w:author="Watt, Stephen HOUS:EX" w:date="2023-05-08T13:59:00Z">
        <w:r>
          <w:t>• Hold-open devices</w:t>
        </w:r>
      </w:ins>
    </w:p>
    <w:p w14:paraId="79655C0F" w14:textId="11D70467" w:rsidR="004A32B3" w:rsidRDefault="004A32B3" w:rsidP="00DC3635">
      <w:pPr>
        <w:pStyle w:val="13Appnotes"/>
        <w:ind w:left="284"/>
        <w:rPr>
          <w:ins w:id="1338" w:author="Watt, Stephen HOUS:EX" w:date="2023-05-08T14:00:00Z"/>
        </w:rPr>
      </w:pPr>
      <w:ins w:id="1339" w:author="Watt, Stephen HOUS:EX" w:date="2023-05-08T13:59:00Z">
        <w:r>
          <w:t>• Electromagnetic locks</w:t>
        </w:r>
      </w:ins>
    </w:p>
    <w:p w14:paraId="3F28B2E2" w14:textId="49F84037" w:rsidR="004A32B3" w:rsidRDefault="004A32B3" w:rsidP="00BE1302">
      <w:pPr>
        <w:pStyle w:val="13Appnotes"/>
        <w:rPr>
          <w:ins w:id="1340" w:author="Watt, Stephen HOUS:EX" w:date="2023-05-08T14:01:00Z"/>
        </w:rPr>
      </w:pPr>
      <w:ins w:id="1341" w:author="Watt, Stephen HOUS:EX" w:date="2023-05-08T13:59:00Z">
        <w:r>
          <w:t>• Egress systems.</w:t>
        </w:r>
      </w:ins>
    </w:p>
    <w:p w14:paraId="12CCC75F" w14:textId="61E82F7B" w:rsidR="004A32B3" w:rsidRDefault="004A32B3" w:rsidP="00BE1302">
      <w:pPr>
        <w:pStyle w:val="13Appnotes"/>
        <w:rPr>
          <w:ins w:id="1342" w:author="Watt, Stephen HOUS:EX" w:date="2023-05-08T14:01:00Z"/>
        </w:rPr>
      </w:pPr>
      <w:ins w:id="1343" w:author="Watt, Stephen HOUS:EX" w:date="2023-05-08T13:59:00Z">
        <w:r>
          <w:t>• Provisions for fire fighting access.</w:t>
        </w:r>
      </w:ins>
    </w:p>
    <w:p w14:paraId="22C754A6" w14:textId="2A63EE3B" w:rsidR="004A32B3" w:rsidRDefault="004A32B3" w:rsidP="00BE1302">
      <w:pPr>
        <w:pStyle w:val="13Appnotes"/>
        <w:rPr>
          <w:ins w:id="1344" w:author="Watt, Stephen HOUS:EX" w:date="2023-05-08T14:01:00Z"/>
        </w:rPr>
      </w:pPr>
      <w:ins w:id="1345" w:author="Watt, Stephen HOUS:EX" w:date="2023-05-08T13:59:00Z">
        <w:r>
          <w:t>• Interior and exterior finishes.</w:t>
        </w:r>
      </w:ins>
    </w:p>
    <w:p w14:paraId="1FD53809" w14:textId="22EA39E8" w:rsidR="004A32B3" w:rsidRDefault="004A32B3" w:rsidP="00BE1302">
      <w:pPr>
        <w:pStyle w:val="13Appnotes"/>
        <w:rPr>
          <w:ins w:id="1346" w:author="Watt, Stephen HOUS:EX" w:date="2023-05-08T14:01:00Z"/>
        </w:rPr>
      </w:pPr>
      <w:ins w:id="1347" w:author="Watt, Stephen HOUS:EX" w:date="2023-05-08T13:59:00Z">
        <w:r>
          <w:t>• Elevating devices c/w integrated controls to the fire alarm panel.</w:t>
        </w:r>
      </w:ins>
    </w:p>
    <w:p w14:paraId="49C596D8" w14:textId="3F96A84F" w:rsidR="004A32B3" w:rsidRDefault="004A32B3" w:rsidP="00BE1302">
      <w:pPr>
        <w:pStyle w:val="13Appnotes"/>
        <w:rPr>
          <w:ins w:id="1348" w:author="Watt, Stephen HOUS:EX" w:date="2023-05-08T14:01:00Z"/>
        </w:rPr>
      </w:pPr>
      <w:ins w:id="1349" w:author="Watt, Stephen HOUS:EX" w:date="2023-05-08T13:59:00Z">
        <w:r>
          <w:t>• Signage coordinated with fire alarm system and annunciation.</w:t>
        </w:r>
      </w:ins>
    </w:p>
    <w:p w14:paraId="1EEEA7BE" w14:textId="52A798A4" w:rsidR="004A32B3" w:rsidRPr="007D7219" w:rsidRDefault="004A32B3" w:rsidP="00BE1302">
      <w:pPr>
        <w:pStyle w:val="13Appnotes"/>
        <w:rPr>
          <w:ins w:id="1350" w:author="Watt, Stephen HOUS:EX" w:date="2023-05-08T14:01:00Z"/>
          <w:b/>
          <w:bCs/>
        </w:rPr>
      </w:pPr>
      <w:ins w:id="1351" w:author="Watt, Stephen HOUS:EX" w:date="2023-05-08T13:59:00Z">
        <w:r w:rsidRPr="007D7219">
          <w:rPr>
            <w:b/>
            <w:bCs/>
          </w:rPr>
          <w:t>Construction Phase</w:t>
        </w:r>
      </w:ins>
    </w:p>
    <w:p w14:paraId="34D7699A" w14:textId="17677C1F" w:rsidR="004A32B3" w:rsidRDefault="004A32B3" w:rsidP="00BE1302">
      <w:pPr>
        <w:pStyle w:val="13Appnotes"/>
        <w:rPr>
          <w:ins w:id="1352" w:author="Watt, Stephen HOUS:EX" w:date="2023-05-08T14:01:00Z"/>
        </w:rPr>
      </w:pPr>
      <w:ins w:id="1353" w:author="Watt, Stephen HOUS:EX" w:date="2023-05-08T13:59:00Z">
        <w:r>
          <w:t>• Provide field reviews of architectural components.</w:t>
        </w:r>
      </w:ins>
    </w:p>
    <w:p w14:paraId="549FF48F" w14:textId="7B20DA1D" w:rsidR="004A32B3" w:rsidRDefault="004A32B3" w:rsidP="00BE1302">
      <w:pPr>
        <w:pStyle w:val="13Appnotes"/>
        <w:rPr>
          <w:ins w:id="1354" w:author="Watt, Stephen HOUS:EX" w:date="2023-05-08T14:01:00Z"/>
        </w:rPr>
      </w:pPr>
      <w:ins w:id="1355" w:author="Watt, Stephen HOUS:EX" w:date="2023-05-08T13:59:00Z">
        <w:r>
          <w:t>• Review shop drawings for architectural components and coordinate requirements with other RPRs.</w:t>
        </w:r>
      </w:ins>
    </w:p>
    <w:p w14:paraId="6A9CF483" w14:textId="76812CC8" w:rsidR="004A32B3" w:rsidRDefault="004A32B3" w:rsidP="00BE1302">
      <w:pPr>
        <w:pStyle w:val="13Appnotes"/>
        <w:rPr>
          <w:ins w:id="1356" w:author="Watt, Stephen HOUS:EX" w:date="2023-05-08T14:01:00Z"/>
        </w:rPr>
      </w:pPr>
      <w:ins w:id="1357" w:author="Watt, Stephen HOUS:EX" w:date="2023-05-08T13:59:00Z">
        <w:r>
          <w:t>• Review shop drawings for other disciplines which may influence architectural components.</w:t>
        </w:r>
      </w:ins>
    </w:p>
    <w:p w14:paraId="499A6C89" w14:textId="379CBF08" w:rsidR="004A32B3" w:rsidRPr="00DC3635" w:rsidRDefault="004A32B3" w:rsidP="00DC3635">
      <w:pPr>
        <w:pStyle w:val="13Appnotes"/>
        <w:spacing w:before="240"/>
        <w:rPr>
          <w:ins w:id="1358" w:author="Watt, Stephen HOUS:EX" w:date="2023-05-08T14:01:00Z"/>
          <w:b/>
          <w:bCs/>
        </w:rPr>
      </w:pPr>
      <w:ins w:id="1359" w:author="Watt, Stephen HOUS:EX" w:date="2023-05-08T14:01:00Z">
        <w:r w:rsidRPr="00DC3635">
          <w:rPr>
            <w:b/>
            <w:bCs/>
          </w:rPr>
          <w:t>Occupancy Phase</w:t>
        </w:r>
      </w:ins>
    </w:p>
    <w:p w14:paraId="0ABEC1AF" w14:textId="6DE791FF" w:rsidR="004A32B3" w:rsidRDefault="004A32B3" w:rsidP="00BE1302">
      <w:pPr>
        <w:pStyle w:val="13Appnotes"/>
        <w:rPr>
          <w:ins w:id="1360" w:author="Watt, Stephen HOUS:EX" w:date="2023-05-08T14:02:00Z"/>
        </w:rPr>
      </w:pPr>
      <w:ins w:id="1361" w:author="Watt, Stephen HOUS:EX" w:date="2023-05-08T14:01:00Z">
        <w:r>
          <w:t>• Ascertain that the architectural components substantially conform to the architectural drawings and supporting documents.</w:t>
        </w:r>
      </w:ins>
    </w:p>
    <w:p w14:paraId="1D8B3434" w14:textId="2592CA2C" w:rsidR="004A32B3" w:rsidRDefault="004A32B3" w:rsidP="00BE1302">
      <w:pPr>
        <w:pStyle w:val="13Appnotes"/>
        <w:rPr>
          <w:ins w:id="1362" w:author="Watt, Stephen HOUS:EX" w:date="2023-05-08T14:02:00Z"/>
        </w:rPr>
      </w:pPr>
      <w:ins w:id="1363" w:author="Watt, Stephen HOUS:EX" w:date="2023-05-08T14:01:00Z">
        <w:r>
          <w:t>• Perform an active role in witnessing the functional testing of the architectural components of the fire and life safety systems.</w:t>
        </w:r>
      </w:ins>
    </w:p>
    <w:p w14:paraId="7BBAF1FC" w14:textId="697BDAB9" w:rsidR="004A32B3" w:rsidRDefault="004A32B3" w:rsidP="00BE1302">
      <w:pPr>
        <w:pStyle w:val="13Appnotes"/>
        <w:rPr>
          <w:ins w:id="1364" w:author="Watt, Stephen HOUS:EX" w:date="2023-05-08T14:02:00Z"/>
        </w:rPr>
      </w:pPr>
      <w:ins w:id="1365" w:author="Watt, Stephen HOUS:EX" w:date="2023-05-08T14:01:00Z">
        <w:r>
          <w:lastRenderedPageBreak/>
          <w:t>• Coordinate the signage with the fire alarm annunciator and the fire safety plans.</w:t>
        </w:r>
      </w:ins>
    </w:p>
    <w:p w14:paraId="7D09B873" w14:textId="597F93CB" w:rsidR="004A32B3" w:rsidRDefault="004A32B3" w:rsidP="00BE1302">
      <w:pPr>
        <w:pStyle w:val="13Appnotes"/>
        <w:rPr>
          <w:ins w:id="1366" w:author="Watt, Stephen HOUS:EX" w:date="2023-05-08T14:02:00Z"/>
        </w:rPr>
      </w:pPr>
      <w:ins w:id="1367" w:author="Watt, Stephen HOUS:EX" w:date="2023-05-08T14:01:00Z">
        <w:r>
          <w:t>• Review the architecturally-related Occupancy Permit submission documents provided by the Contractor and subtrades for completeness and accuracy.</w:t>
        </w:r>
      </w:ins>
    </w:p>
    <w:p w14:paraId="5445A91B" w14:textId="231F6620" w:rsidR="00DC3635" w:rsidRDefault="004A32B3" w:rsidP="00BE1302">
      <w:pPr>
        <w:pStyle w:val="13Appnotes"/>
      </w:pPr>
      <w:ins w:id="1368" w:author="Watt, Stephen HOUS:EX" w:date="2023-05-08T14:01:00Z">
        <w:r>
          <w:t>• Prepare and forward to the CRP the architectural Schedule C-B and other assurance letters required for the Occupancy Permit.</w:t>
        </w:r>
      </w:ins>
    </w:p>
    <w:p w14:paraId="6DB509E0" w14:textId="19018101" w:rsidR="004A32B3" w:rsidRPr="00DC3635" w:rsidRDefault="004A32B3" w:rsidP="00DC3635">
      <w:pPr>
        <w:pStyle w:val="13Appnotes"/>
        <w:spacing w:before="240"/>
        <w:rPr>
          <w:ins w:id="1369" w:author="Watt, Stephen HOUS:EX" w:date="2023-05-08T14:02:00Z"/>
          <w:b/>
          <w:bCs/>
        </w:rPr>
      </w:pPr>
      <w:ins w:id="1370" w:author="Watt, Stephen HOUS:EX" w:date="2023-05-08T14:01:00Z">
        <w:r w:rsidRPr="00DC3635">
          <w:rPr>
            <w:b/>
            <w:bCs/>
          </w:rPr>
          <w:t>3.2.3.</w:t>
        </w:r>
      </w:ins>
      <w:ins w:id="1371" w:author="Watt, Stephen HOUS:EX" w:date="2023-05-09T11:11:00Z">
        <w:r w:rsidR="00BE19FD" w:rsidRPr="00DE272E">
          <w:t>   </w:t>
        </w:r>
      </w:ins>
      <w:ins w:id="1372" w:author="Watt, Stephen HOUS:EX" w:date="2023-05-08T14:01:00Z">
        <w:r w:rsidRPr="00DC3635">
          <w:rPr>
            <w:b/>
            <w:bCs/>
          </w:rPr>
          <w:t>Mechanical/Plumbing Design Phase</w:t>
        </w:r>
      </w:ins>
    </w:p>
    <w:p w14:paraId="6FA2BCAF" w14:textId="1275E539" w:rsidR="004E318C" w:rsidRDefault="004A32B3" w:rsidP="00BE1302">
      <w:pPr>
        <w:pStyle w:val="13Appnotes"/>
        <w:rPr>
          <w:ins w:id="1373" w:author="Watt, Stephen HOUS:EX" w:date="2023-05-09T14:09:00Z"/>
        </w:rPr>
      </w:pPr>
      <w:ins w:id="1374" w:author="Watt, Stephen HOUS:EX" w:date="2023-05-08T14:01:00Z">
        <w:r>
          <w:t>• Coordinate mechanical/plumbing clearances and functional requirements with other RPRs.</w:t>
        </w:r>
      </w:ins>
    </w:p>
    <w:p w14:paraId="0D1AAB9D" w14:textId="29279C45" w:rsidR="004A32B3" w:rsidRDefault="004A32B3" w:rsidP="00BE1302">
      <w:pPr>
        <w:pStyle w:val="13Appnotes"/>
        <w:rPr>
          <w:ins w:id="1375" w:author="Watt, Stephen HOUS:EX" w:date="2023-05-08T14:02:00Z"/>
        </w:rPr>
      </w:pPr>
      <w:ins w:id="1376" w:author="Watt, Stephen HOUS:EX" w:date="2023-05-08T14:01:00Z">
        <w:r>
          <w:t>• Clearly indicate on drawings and supporting documents:</w:t>
        </w:r>
      </w:ins>
    </w:p>
    <w:p w14:paraId="7FFCCD24" w14:textId="6C583876" w:rsidR="004A32B3" w:rsidRDefault="004A32B3" w:rsidP="00220BDA">
      <w:pPr>
        <w:pStyle w:val="13Appnotes"/>
        <w:ind w:left="284"/>
        <w:rPr>
          <w:ins w:id="1377" w:author="Watt, Stephen HOUS:EX" w:date="2023-05-08T14:02:00Z"/>
        </w:rPr>
      </w:pPr>
      <w:ins w:id="1378" w:author="Watt, Stephen HOUS:EX" w:date="2023-05-08T14:01:00Z">
        <w:r>
          <w:t>• Details of the mechanical/plumbing components of the fire and life safety systems.</w:t>
        </w:r>
      </w:ins>
    </w:p>
    <w:p w14:paraId="7D0EE526" w14:textId="107E3127" w:rsidR="004A32B3" w:rsidRDefault="004A32B3" w:rsidP="00220BDA">
      <w:pPr>
        <w:pStyle w:val="13Appnotes"/>
        <w:ind w:left="426" w:hanging="142"/>
        <w:rPr>
          <w:ins w:id="1379" w:author="Watt, Stephen HOUS:EX" w:date="2023-05-08T14:02:00Z"/>
        </w:rPr>
      </w:pPr>
      <w:ins w:id="1380" w:author="Watt, Stephen HOUS:EX" w:date="2023-05-08T14:01:00Z">
        <w:r>
          <w:t>• Schematic diagram of the smoke venting system showing all fans, ducts, motorized dampers, fusible link dampers and backdraft dampers.</w:t>
        </w:r>
      </w:ins>
    </w:p>
    <w:p w14:paraId="6D669D08" w14:textId="2DCC466F" w:rsidR="004A32B3" w:rsidRDefault="004A32B3" w:rsidP="00220BDA">
      <w:pPr>
        <w:pStyle w:val="13Appnotes"/>
        <w:ind w:left="426" w:hanging="142"/>
        <w:rPr>
          <w:ins w:id="1381" w:author="Watt, Stephen HOUS:EX" w:date="2023-05-08T14:02:00Z"/>
        </w:rPr>
      </w:pPr>
      <w:ins w:id="1382" w:author="Watt, Stephen HOUS:EX" w:date="2023-05-08T14:01:00Z">
        <w:r>
          <w:t>• Location and fire-protection ratings of fusible link fire dampers and fire stop flaps.</w:t>
        </w:r>
      </w:ins>
    </w:p>
    <w:p w14:paraId="5E0F2600" w14:textId="2FDA8265" w:rsidR="004A32B3" w:rsidRDefault="004A32B3" w:rsidP="00220BDA">
      <w:pPr>
        <w:pStyle w:val="13Appnotes"/>
        <w:ind w:left="426" w:hanging="142"/>
        <w:rPr>
          <w:ins w:id="1383" w:author="Watt, Stephen HOUS:EX" w:date="2023-05-08T14:02:00Z"/>
        </w:rPr>
      </w:pPr>
      <w:ins w:id="1384" w:author="Watt, Stephen HOUS:EX" w:date="2023-05-08T14:01:00Z">
        <w:r>
          <w:t>• Location and fire-protection ratings of motorized fire dampers.</w:t>
        </w:r>
      </w:ins>
    </w:p>
    <w:p w14:paraId="1B30F2B4" w14:textId="17009187" w:rsidR="004A32B3" w:rsidRDefault="004A32B3" w:rsidP="00220BDA">
      <w:pPr>
        <w:pStyle w:val="13Appnotes"/>
        <w:ind w:left="426" w:hanging="142"/>
        <w:rPr>
          <w:ins w:id="1385" w:author="Watt, Stephen HOUS:EX" w:date="2023-05-08T14:02:00Z"/>
        </w:rPr>
      </w:pPr>
      <w:ins w:id="1386" w:author="Watt, Stephen HOUS:EX" w:date="2023-05-08T14:01:00Z">
        <w:r>
          <w:t>• Location and fire-resistance ratings of fire-rated duct enclosures.</w:t>
        </w:r>
      </w:ins>
    </w:p>
    <w:p w14:paraId="4BDDB64E" w14:textId="10CBDA57" w:rsidR="004A32B3" w:rsidRDefault="004A32B3" w:rsidP="00220BDA">
      <w:pPr>
        <w:pStyle w:val="13Appnotes"/>
        <w:ind w:left="426" w:hanging="142"/>
        <w:rPr>
          <w:ins w:id="1387" w:author="Watt, Stephen HOUS:EX" w:date="2023-05-08T14:02:00Z"/>
        </w:rPr>
      </w:pPr>
      <w:ins w:id="1388" w:author="Watt, Stephen HOUS:EX" w:date="2023-05-08T14:01:00Z">
        <w:r>
          <w:t>• Fire stop systems for mechanical/plumbing penetrations of fire separations.</w:t>
        </w:r>
      </w:ins>
    </w:p>
    <w:p w14:paraId="34B7D2AE" w14:textId="3BD8A4EA" w:rsidR="004A32B3" w:rsidRDefault="004A32B3" w:rsidP="00220BDA">
      <w:pPr>
        <w:pStyle w:val="13Appnotes"/>
        <w:ind w:left="426" w:hanging="142"/>
        <w:rPr>
          <w:ins w:id="1389" w:author="Watt, Stephen HOUS:EX" w:date="2023-05-08T14:02:00Z"/>
        </w:rPr>
      </w:pPr>
      <w:ins w:id="1390" w:author="Watt, Stephen HOUS:EX" w:date="2023-05-08T14:01:00Z">
        <w:r>
          <w:t>• Kitchen exhaust system/suppression system.</w:t>
        </w:r>
      </w:ins>
    </w:p>
    <w:p w14:paraId="55B9B37D" w14:textId="7B4FC730" w:rsidR="004A32B3" w:rsidRDefault="004A32B3" w:rsidP="00BE1302">
      <w:pPr>
        <w:pStyle w:val="13Appnotes"/>
        <w:rPr>
          <w:ins w:id="1391" w:author="Watt, Stephen HOUS:EX" w:date="2023-05-08T14:02:00Z"/>
        </w:rPr>
      </w:pPr>
      <w:ins w:id="1392" w:author="Watt, Stephen HOUS:EX" w:date="2023-05-08T14:01:00Z">
        <w:r>
          <w:t>• Mechanical fans/motorized dampers sequence of operations:</w:t>
        </w:r>
      </w:ins>
    </w:p>
    <w:p w14:paraId="6771DBBA" w14:textId="38ADFB18" w:rsidR="004A32B3" w:rsidRDefault="004A32B3" w:rsidP="00220BDA">
      <w:pPr>
        <w:pStyle w:val="13Appnotes"/>
        <w:ind w:left="284"/>
        <w:rPr>
          <w:ins w:id="1393" w:author="Watt, Stephen HOUS:EX" w:date="2023-05-08T14:02:00Z"/>
        </w:rPr>
      </w:pPr>
      <w:ins w:id="1394" w:author="Watt, Stephen HOUS:EX" w:date="2023-05-08T14:01:00Z">
        <w:r>
          <w:t>• Describe operation under normal mode</w:t>
        </w:r>
      </w:ins>
    </w:p>
    <w:p w14:paraId="4BADB7E8" w14:textId="6D7A23C1" w:rsidR="004A32B3" w:rsidRDefault="004A32B3" w:rsidP="00220BDA">
      <w:pPr>
        <w:pStyle w:val="13Appnotes"/>
        <w:ind w:left="284"/>
        <w:rPr>
          <w:ins w:id="1395" w:author="Watt, Stephen HOUS:EX" w:date="2023-05-08T14:02:00Z"/>
        </w:rPr>
      </w:pPr>
      <w:ins w:id="1396" w:author="Watt, Stephen HOUS:EX" w:date="2023-05-08T14:01:00Z">
        <w:r>
          <w:t>• Describe operation under fire alarm mode</w:t>
        </w:r>
      </w:ins>
    </w:p>
    <w:p w14:paraId="6D04AA66" w14:textId="31DF5445" w:rsidR="004A32B3" w:rsidRDefault="004A32B3" w:rsidP="00220BDA">
      <w:pPr>
        <w:pStyle w:val="13Appnotes"/>
        <w:ind w:left="284"/>
        <w:rPr>
          <w:ins w:id="1397" w:author="Watt, Stephen HOUS:EX" w:date="2023-05-08T14:03:00Z"/>
        </w:rPr>
      </w:pPr>
      <w:ins w:id="1398" w:author="Watt, Stephen HOUS:EX" w:date="2023-05-08T14:01:00Z">
        <w:r>
          <w:t>• Indicate fire alarm initiation devices that activate change of operation</w:t>
        </w:r>
      </w:ins>
    </w:p>
    <w:p w14:paraId="48F2BA5E" w14:textId="18F69145" w:rsidR="004A32B3" w:rsidRPr="003F1DA0" w:rsidRDefault="004A32B3" w:rsidP="003F1DA0">
      <w:pPr>
        <w:pStyle w:val="13Appnotes"/>
        <w:spacing w:before="240"/>
        <w:rPr>
          <w:ins w:id="1399" w:author="Watt, Stephen HOUS:EX" w:date="2023-05-08T14:02:00Z"/>
          <w:b/>
          <w:bCs/>
        </w:rPr>
      </w:pPr>
      <w:ins w:id="1400" w:author="Watt, Stephen HOUS:EX" w:date="2023-05-08T14:01:00Z">
        <w:r w:rsidRPr="003F1DA0">
          <w:rPr>
            <w:b/>
            <w:bCs/>
          </w:rPr>
          <w:t>Construction Phase</w:t>
        </w:r>
      </w:ins>
    </w:p>
    <w:p w14:paraId="0D5C3F3C" w14:textId="17B11121" w:rsidR="004A32B3" w:rsidRDefault="004A32B3" w:rsidP="00BE1302">
      <w:pPr>
        <w:pStyle w:val="13Appnotes"/>
        <w:rPr>
          <w:ins w:id="1401" w:author="Watt, Stephen HOUS:EX" w:date="2023-05-08T14:02:00Z"/>
        </w:rPr>
      </w:pPr>
      <w:ins w:id="1402" w:author="Watt, Stephen HOUS:EX" w:date="2023-05-08T14:01:00Z">
        <w:r>
          <w:t>• Provide field reviews of mechanical/plumbing components.</w:t>
        </w:r>
      </w:ins>
    </w:p>
    <w:p w14:paraId="7E1B5279" w14:textId="0877270F" w:rsidR="004A32B3" w:rsidRDefault="004A32B3" w:rsidP="00BE1302">
      <w:pPr>
        <w:pStyle w:val="13Appnotes"/>
        <w:rPr>
          <w:ins w:id="1403" w:author="Watt, Stephen HOUS:EX" w:date="2023-05-08T14:02:00Z"/>
        </w:rPr>
      </w:pPr>
      <w:ins w:id="1404" w:author="Watt, Stephen HOUS:EX" w:date="2023-05-08T14:01:00Z">
        <w:r>
          <w:t>• Review shop drawings for mechanical/plumbing components and coordinate requirements with other RPRs.</w:t>
        </w:r>
      </w:ins>
    </w:p>
    <w:p w14:paraId="0188F9CE" w14:textId="111436C7" w:rsidR="00AC49ED" w:rsidRDefault="004A32B3" w:rsidP="00BE1302">
      <w:pPr>
        <w:pStyle w:val="13Appnotes"/>
        <w:rPr>
          <w:ins w:id="1405" w:author="Watt, Stephen HOUS:EX" w:date="2023-05-08T14:09:00Z"/>
        </w:rPr>
      </w:pPr>
      <w:ins w:id="1406" w:author="Watt, Stephen HOUS:EX" w:date="2023-05-08T14:01:00Z">
        <w:r>
          <w:t>• Review shop drawings for other disciplines which may influence mechanical/plumbing components.</w:t>
        </w:r>
      </w:ins>
    </w:p>
    <w:p w14:paraId="5405F0C5" w14:textId="57854EBA" w:rsidR="004A32B3" w:rsidRPr="003F1DA0" w:rsidRDefault="004A32B3" w:rsidP="003F1DA0">
      <w:pPr>
        <w:pStyle w:val="13Appnotes"/>
        <w:spacing w:before="240"/>
        <w:rPr>
          <w:ins w:id="1407" w:author="Watt, Stephen HOUS:EX" w:date="2023-05-08T14:02:00Z"/>
          <w:b/>
          <w:bCs/>
        </w:rPr>
      </w:pPr>
      <w:ins w:id="1408" w:author="Watt, Stephen HOUS:EX" w:date="2023-05-08T14:01:00Z">
        <w:r w:rsidRPr="003F1DA0">
          <w:rPr>
            <w:b/>
            <w:bCs/>
          </w:rPr>
          <w:t>Occupancy Phase</w:t>
        </w:r>
      </w:ins>
    </w:p>
    <w:p w14:paraId="44CE437B" w14:textId="2A8EAADB" w:rsidR="004A32B3" w:rsidRDefault="004A32B3" w:rsidP="00BE1302">
      <w:pPr>
        <w:pStyle w:val="13Appnotes"/>
        <w:rPr>
          <w:ins w:id="1409" w:author="Watt, Stephen HOUS:EX" w:date="2023-05-08T14:02:00Z"/>
        </w:rPr>
      </w:pPr>
      <w:ins w:id="1410" w:author="Watt, Stephen HOUS:EX" w:date="2023-05-08T14:01:00Z">
        <w:r>
          <w:t>• Ascertain that the mechanical/plumbing components substantially conform to the mechanical/plumbing drawings and supporting documents.</w:t>
        </w:r>
      </w:ins>
    </w:p>
    <w:p w14:paraId="1646E7B5" w14:textId="539BEC58" w:rsidR="004A32B3" w:rsidRDefault="004A32B3" w:rsidP="00BE1302">
      <w:pPr>
        <w:pStyle w:val="13Appnotes"/>
        <w:rPr>
          <w:ins w:id="1411" w:author="Watt, Stephen HOUS:EX" w:date="2023-05-08T14:03:00Z"/>
        </w:rPr>
      </w:pPr>
      <w:ins w:id="1412" w:author="Watt, Stephen HOUS:EX" w:date="2023-05-08T14:01:00Z">
        <w:r>
          <w:t>• Perform an active role in witnessing the functional testing of the mechanical/ plumbing components of the fire and life safety systems.</w:t>
        </w:r>
      </w:ins>
    </w:p>
    <w:p w14:paraId="0179A939" w14:textId="6B12E154" w:rsidR="004A32B3" w:rsidRDefault="004A32B3" w:rsidP="00BE1302">
      <w:pPr>
        <w:pStyle w:val="13Appnotes"/>
        <w:rPr>
          <w:ins w:id="1413" w:author="Watt, Stephen HOUS:EX" w:date="2023-05-08T14:03:00Z"/>
        </w:rPr>
      </w:pPr>
      <w:ins w:id="1414" w:author="Watt, Stephen HOUS:EX" w:date="2023-05-08T14:01:00Z">
        <w:r>
          <w:t>• Review the mechanical/plumbing related occupancy permit submission documents provided by the Contractor and subtrades for completeness and accuracy.</w:t>
        </w:r>
      </w:ins>
    </w:p>
    <w:p w14:paraId="0EE78ADA" w14:textId="2603BE2F" w:rsidR="00AC49ED" w:rsidRDefault="004A32B3" w:rsidP="00BE1302">
      <w:pPr>
        <w:pStyle w:val="13Appnotes"/>
        <w:rPr>
          <w:ins w:id="1415" w:author="Watt, Stephen HOUS:EX" w:date="2023-05-08T14:12:00Z"/>
        </w:rPr>
      </w:pPr>
      <w:ins w:id="1416" w:author="Watt, Stephen HOUS:EX" w:date="2023-05-08T14:01:00Z">
        <w:r>
          <w:t>• Prepare and forward to the CRP the mechanical/plumbing Schedule C-B and other assurance letters and documentation required for the Occupancy Permit.</w:t>
        </w:r>
      </w:ins>
    </w:p>
    <w:p w14:paraId="015E524A" w14:textId="651357C7" w:rsidR="003F1DA0" w:rsidRPr="003F1DA0" w:rsidRDefault="004A32B3" w:rsidP="003F1DA0">
      <w:pPr>
        <w:pStyle w:val="13Appnotes"/>
        <w:spacing w:before="240"/>
        <w:rPr>
          <w:b/>
          <w:bCs/>
        </w:rPr>
      </w:pPr>
      <w:ins w:id="1417" w:author="Watt, Stephen HOUS:EX" w:date="2023-05-08T14:01:00Z">
        <w:r w:rsidRPr="003F1DA0">
          <w:rPr>
            <w:b/>
            <w:bCs/>
          </w:rPr>
          <w:t>3.2.4.</w:t>
        </w:r>
      </w:ins>
      <w:ins w:id="1418" w:author="Watt, Stephen HOUS:EX" w:date="2023-05-09T11:11:00Z">
        <w:r w:rsidR="00BE19FD" w:rsidRPr="00DE272E">
          <w:t>   </w:t>
        </w:r>
      </w:ins>
      <w:ins w:id="1419" w:author="Watt, Stephen HOUS:EX" w:date="2023-05-08T14:01:00Z">
        <w:r w:rsidRPr="003F1DA0">
          <w:rPr>
            <w:b/>
            <w:bCs/>
          </w:rPr>
          <w:t>Fire Suppression</w:t>
        </w:r>
      </w:ins>
    </w:p>
    <w:p w14:paraId="1C68C328" w14:textId="36CADA78" w:rsidR="00AC49ED" w:rsidRDefault="004A32B3" w:rsidP="00BE1302">
      <w:pPr>
        <w:pStyle w:val="13Appnotes"/>
        <w:rPr>
          <w:ins w:id="1420" w:author="Watt, Stephen HOUS:EX" w:date="2023-05-08T14:12:00Z"/>
        </w:rPr>
      </w:pPr>
      <w:ins w:id="1421" w:author="Watt, Stephen HOUS:EX" w:date="2023-05-08T14:01:00Z">
        <w:r>
          <w:lastRenderedPageBreak/>
          <w:t>The design of sprinkler systems can be accomplished by at least two possible scenarios:</w:t>
        </w:r>
      </w:ins>
    </w:p>
    <w:p w14:paraId="3132D198" w14:textId="71209A2B" w:rsidR="00AC49ED" w:rsidRPr="003F1DA0" w:rsidRDefault="004A32B3" w:rsidP="003F1DA0">
      <w:pPr>
        <w:pStyle w:val="13Appnotes"/>
        <w:spacing w:before="240"/>
        <w:rPr>
          <w:ins w:id="1422" w:author="Watt, Stephen HOUS:EX" w:date="2023-05-08T14:12:00Z"/>
          <w:b/>
          <w:bCs/>
        </w:rPr>
      </w:pPr>
      <w:ins w:id="1423" w:author="Watt, Stephen HOUS:EX" w:date="2023-05-08T14:01:00Z">
        <w:r w:rsidRPr="003F1DA0">
          <w:rPr>
            <w:b/>
            <w:bCs/>
          </w:rPr>
          <w:t>Scenario 1</w:t>
        </w:r>
      </w:ins>
    </w:p>
    <w:p w14:paraId="6F09954A" w14:textId="5489129F" w:rsidR="00AC49ED" w:rsidRDefault="004A32B3" w:rsidP="00BE1302">
      <w:pPr>
        <w:pStyle w:val="13Appnotes"/>
        <w:rPr>
          <w:ins w:id="1424" w:author="Watt, Stephen HOUS:EX" w:date="2023-05-08T14:12:00Z"/>
        </w:rPr>
      </w:pPr>
      <w:ins w:id="1425" w:author="Watt, Stephen HOUS:EX" w:date="2023-05-08T14:01:00Z">
        <w:r>
          <w:t>• The engineer of record undertakes the complete detailed design prior to the building permit application.</w:t>
        </w:r>
      </w:ins>
    </w:p>
    <w:p w14:paraId="1D44403F" w14:textId="1851DC29" w:rsidR="00AC49ED" w:rsidRDefault="004A32B3" w:rsidP="00BE1302">
      <w:pPr>
        <w:pStyle w:val="13Appnotes"/>
        <w:rPr>
          <w:ins w:id="1426" w:author="Watt, Stephen HOUS:EX" w:date="2023-05-08T14:12:00Z"/>
        </w:rPr>
      </w:pPr>
      <w:ins w:id="1427" w:author="Watt, Stephen HOUS:EX" w:date="2023-05-08T14:01:00Z">
        <w:r>
          <w:t>• The engineer of record submits Schedule B with the BP application.</w:t>
        </w:r>
      </w:ins>
    </w:p>
    <w:p w14:paraId="70B0CFC8" w14:textId="401C8102" w:rsidR="004A32B3" w:rsidRDefault="004A32B3" w:rsidP="00BE1302">
      <w:pPr>
        <w:pStyle w:val="13Appnotes"/>
        <w:rPr>
          <w:ins w:id="1428" w:author="Watt, Stephen HOUS:EX" w:date="2023-05-08T14:13:00Z"/>
        </w:rPr>
      </w:pPr>
      <w:ins w:id="1429" w:author="Watt, Stephen HOUS:EX" w:date="2023-05-08T14:01:00Z">
        <w:r>
          <w:t>• The engineer of record provides field reviews during construction and submits a Schedule C-B prior to Occupancy P</w:t>
        </w:r>
      </w:ins>
      <w:ins w:id="1430" w:author="Watt, Stephen HOUS:EX" w:date="2023-05-08T14:13:00Z">
        <w:r w:rsidR="00AC49ED">
          <w:t>ermit.</w:t>
        </w:r>
      </w:ins>
    </w:p>
    <w:p w14:paraId="1AFD4DD6" w14:textId="16752C82" w:rsidR="00AC49ED" w:rsidRPr="003F1DA0" w:rsidRDefault="00AC49ED" w:rsidP="003F1DA0">
      <w:pPr>
        <w:pStyle w:val="13Appnotes"/>
        <w:spacing w:before="240"/>
        <w:rPr>
          <w:ins w:id="1431" w:author="Watt, Stephen HOUS:EX" w:date="2023-05-08T14:13:00Z"/>
          <w:b/>
          <w:bCs/>
        </w:rPr>
      </w:pPr>
      <w:ins w:id="1432" w:author="Watt, Stephen HOUS:EX" w:date="2023-05-08T14:13:00Z">
        <w:r w:rsidRPr="003F1DA0">
          <w:rPr>
            <w:b/>
            <w:bCs/>
          </w:rPr>
          <w:t>Scenario 2</w:t>
        </w:r>
      </w:ins>
    </w:p>
    <w:p w14:paraId="7205AF7D" w14:textId="5F0E83B2" w:rsidR="00AC49ED" w:rsidRDefault="00AC49ED" w:rsidP="00BE1302">
      <w:pPr>
        <w:pStyle w:val="13Appnotes"/>
        <w:rPr>
          <w:ins w:id="1433" w:author="Watt, Stephen HOUS:EX" w:date="2023-05-08T14:13:00Z"/>
        </w:rPr>
      </w:pPr>
      <w:ins w:id="1434" w:author="Watt, Stephen HOUS:EX" w:date="2023-05-08T14:13:00Z">
        <w:r>
          <w:t>• The engineer of record provides a detailed performance specification for the sprinkler design, as well as sufficient drawings to demonstrate/assure layout feasibility and interface with other components.</w:t>
        </w:r>
      </w:ins>
    </w:p>
    <w:p w14:paraId="649FB90C" w14:textId="09DD09FF" w:rsidR="00AC49ED" w:rsidRDefault="00AC49ED" w:rsidP="00BE1302">
      <w:pPr>
        <w:pStyle w:val="13Appnotes"/>
        <w:rPr>
          <w:ins w:id="1435" w:author="Watt, Stephen HOUS:EX" w:date="2023-05-08T14:13:00Z"/>
        </w:rPr>
      </w:pPr>
      <w:ins w:id="1436" w:author="Watt, Stephen HOUS:EX" w:date="2023-05-08T14:13:00Z">
        <w:r>
          <w:t>• The engineer of record submits Schedule B with the BP application for overall coordination of the sprinkler design. Schedule B can be annotated "For Performance Specification Only."</w:t>
        </w:r>
      </w:ins>
    </w:p>
    <w:p w14:paraId="0A1FDC67" w14:textId="699BC5EF" w:rsidR="00AC49ED" w:rsidRDefault="00AC49ED" w:rsidP="00BE1302">
      <w:pPr>
        <w:pStyle w:val="13Appnotes"/>
        <w:rPr>
          <w:ins w:id="1437" w:author="Watt, Stephen HOUS:EX" w:date="2023-05-08T14:13:00Z"/>
        </w:rPr>
      </w:pPr>
      <w:ins w:id="1438" w:author="Watt, Stephen HOUS:EX" w:date="2023-05-08T14:13:00Z">
        <w:r>
          <w:t>• The performance specifications may include a requirement that a separate sprinkler design engineer be responsible for detailed sprinkler design, preparation of sprinkler shop drawings and hydraulic calculations, letter of assurance Schedule B, (for field review during construction), and Schedule C-B (for Detailed Design) prior to Occupancy Permit.</w:t>
        </w:r>
      </w:ins>
    </w:p>
    <w:p w14:paraId="0AE8C8E6" w14:textId="26D22B1C" w:rsidR="00AC49ED" w:rsidRDefault="00AC49ED" w:rsidP="00BE1302">
      <w:pPr>
        <w:pStyle w:val="13Appnotes"/>
        <w:rPr>
          <w:ins w:id="1439" w:author="Watt, Stephen HOUS:EX" w:date="2023-05-08T14:13:00Z"/>
        </w:rPr>
      </w:pPr>
      <w:ins w:id="1440" w:author="Watt, Stephen HOUS:EX" w:date="2023-05-08T14:13:00Z">
        <w:r>
          <w:t>• The engineer of record reviews the detailed sprinkler design and shop drawings to ascertain that they substantially comply with the performance specifications.</w:t>
        </w:r>
      </w:ins>
    </w:p>
    <w:p w14:paraId="2C5E347F" w14:textId="3D8F925E" w:rsidR="00AC49ED" w:rsidRDefault="00AC49ED" w:rsidP="00BE1302">
      <w:pPr>
        <w:pStyle w:val="13Appnotes"/>
        <w:rPr>
          <w:ins w:id="1441" w:author="Watt, Stephen HOUS:EX" w:date="2023-05-08T14:14:00Z"/>
        </w:rPr>
      </w:pPr>
      <w:ins w:id="1442" w:author="Watt, Stephen HOUS:EX" w:date="2023-05-08T14:13:00Z">
        <w:r>
          <w:t>• The engineer of record provides a Schedule C-B prior to Occupancy Permit to confirm overall coordination of the sprinkler design and installation. Schedule C-B can be annotated "For Performance Specification Only." The engineer of record is entitled to rely upon the professional seal of the sprinkler design engineer for the detailed design and field review of the sprinkler system.</w:t>
        </w:r>
      </w:ins>
    </w:p>
    <w:p w14:paraId="47CA4A59" w14:textId="1703416C" w:rsidR="00AC49ED" w:rsidRDefault="00AC49ED" w:rsidP="00BE1302">
      <w:pPr>
        <w:pStyle w:val="13Appnotes"/>
        <w:rPr>
          <w:ins w:id="1443" w:author="Watt, Stephen HOUS:EX" w:date="2023-05-08T14:14:00Z"/>
        </w:rPr>
      </w:pPr>
      <w:ins w:id="1444" w:author="Watt, Stephen HOUS:EX" w:date="2023-05-08T14:13:00Z">
        <w:r>
          <w:t>For purposes of this example, Scenario 2 Roles and Responsibilities are outlined below:</w:t>
        </w:r>
      </w:ins>
    </w:p>
    <w:p w14:paraId="218E0A96" w14:textId="1E4B3C3B" w:rsidR="00AC49ED" w:rsidRPr="003F1DA0" w:rsidRDefault="00AC49ED" w:rsidP="003F1DA0">
      <w:pPr>
        <w:pStyle w:val="13Appnotes"/>
        <w:spacing w:before="240"/>
        <w:rPr>
          <w:ins w:id="1445" w:author="Watt, Stephen HOUS:EX" w:date="2023-05-08T14:14:00Z"/>
          <w:b/>
          <w:bCs/>
        </w:rPr>
      </w:pPr>
      <w:ins w:id="1446" w:author="Watt, Stephen HOUS:EX" w:date="2023-05-08T14:13:00Z">
        <w:r w:rsidRPr="003F1DA0">
          <w:rPr>
            <w:b/>
            <w:bCs/>
          </w:rPr>
          <w:t>Design Phase by Engineer of Record</w:t>
        </w:r>
      </w:ins>
    </w:p>
    <w:p w14:paraId="08D70F37" w14:textId="5A37C345" w:rsidR="00AC49ED" w:rsidRDefault="00AC49ED" w:rsidP="00BE1302">
      <w:pPr>
        <w:pStyle w:val="13Appnotes"/>
        <w:rPr>
          <w:ins w:id="1447" w:author="Watt, Stephen HOUS:EX" w:date="2023-05-08T14:14:00Z"/>
        </w:rPr>
      </w:pPr>
      <w:ins w:id="1448" w:author="Watt, Stephen HOUS:EX" w:date="2023-05-08T14:13:00Z">
        <w:r>
          <w:t>• Coordinate fire suppression spatial and functional requirements with other RPRs/CRP.</w:t>
        </w:r>
      </w:ins>
    </w:p>
    <w:p w14:paraId="164BAA57" w14:textId="7B1051A1" w:rsidR="00AC49ED" w:rsidRDefault="00AC49ED" w:rsidP="00BE1302">
      <w:pPr>
        <w:pStyle w:val="13Appnotes"/>
        <w:rPr>
          <w:ins w:id="1449" w:author="Watt, Stephen HOUS:EX" w:date="2023-05-08T14:14:00Z"/>
        </w:rPr>
      </w:pPr>
      <w:ins w:id="1450" w:author="Watt, Stephen HOUS:EX" w:date="2023-05-08T14:13:00Z">
        <w:r>
          <w:t>• Clearly indicate on the drawings and performance specification:</w:t>
        </w:r>
      </w:ins>
    </w:p>
    <w:p w14:paraId="2CFF0831" w14:textId="4CBD7F1D" w:rsidR="00AC49ED" w:rsidRDefault="00AC49ED" w:rsidP="003F1DA0">
      <w:pPr>
        <w:pStyle w:val="13Appnotes"/>
        <w:ind w:left="284"/>
        <w:rPr>
          <w:ins w:id="1451" w:author="Watt, Stephen HOUS:EX" w:date="2023-05-08T14:14:00Z"/>
        </w:rPr>
      </w:pPr>
      <w:ins w:id="1452" w:author="Watt, Stephen HOUS:EX" w:date="2023-05-08T14:13:00Z">
        <w:r>
          <w:t>• Fundamental design parameters for the fire suppression system to appropriate Standard.</w:t>
        </w:r>
      </w:ins>
    </w:p>
    <w:p w14:paraId="720E83FA" w14:textId="777FD682" w:rsidR="00AC49ED" w:rsidRDefault="00AC49ED" w:rsidP="003F1DA0">
      <w:pPr>
        <w:pStyle w:val="13Appnotes"/>
        <w:ind w:left="284"/>
        <w:rPr>
          <w:ins w:id="1453" w:author="Watt, Stephen HOUS:EX" w:date="2023-05-08T14:14:00Z"/>
        </w:rPr>
      </w:pPr>
      <w:ins w:id="1454" w:author="Watt, Stephen HOUS:EX" w:date="2023-05-08T14:13:00Z">
        <w:r>
          <w:t>• Location of fire department siamese hose connections.</w:t>
        </w:r>
      </w:ins>
    </w:p>
    <w:p w14:paraId="10769B89" w14:textId="4549279A" w:rsidR="00AC49ED" w:rsidRDefault="00AC49ED" w:rsidP="003F1DA0">
      <w:pPr>
        <w:pStyle w:val="13Appnotes"/>
        <w:ind w:left="284"/>
        <w:rPr>
          <w:ins w:id="1455" w:author="Watt, Stephen HOUS:EX" w:date="2023-05-08T14:14:00Z"/>
        </w:rPr>
      </w:pPr>
      <w:ins w:id="1456" w:author="Watt, Stephen HOUS:EX" w:date="2023-05-08T14:13:00Z">
        <w:r>
          <w:t>• Location and size of standpipes and hose connections.</w:t>
        </w:r>
      </w:ins>
    </w:p>
    <w:p w14:paraId="65F2F481" w14:textId="1893484B" w:rsidR="00AC49ED" w:rsidRDefault="00AC49ED" w:rsidP="003F1DA0">
      <w:pPr>
        <w:pStyle w:val="13Appnotes"/>
        <w:ind w:left="284"/>
        <w:rPr>
          <w:ins w:id="1457" w:author="Watt, Stephen HOUS:EX" w:date="2023-05-08T14:14:00Z"/>
        </w:rPr>
      </w:pPr>
      <w:ins w:id="1458" w:author="Watt, Stephen HOUS:EX" w:date="2023-05-08T14:13:00Z">
        <w:r>
          <w:t>• Details of special sprinkler protection as per equivalent reports.</w:t>
        </w:r>
      </w:ins>
    </w:p>
    <w:p w14:paraId="2A2AD9C7" w14:textId="61235496" w:rsidR="00AC49ED" w:rsidRDefault="00AC49ED" w:rsidP="003F1DA0">
      <w:pPr>
        <w:pStyle w:val="13Appnotes"/>
        <w:ind w:left="284"/>
        <w:rPr>
          <w:ins w:id="1459" w:author="Watt, Stephen HOUS:EX" w:date="2023-05-08T14:14:00Z"/>
        </w:rPr>
      </w:pPr>
      <w:ins w:id="1460" w:author="Watt, Stephen HOUS:EX" w:date="2023-05-08T14:13:00Z">
        <w:r>
          <w:t>• Fire stop systems for pipe penetrations of fire separations.</w:t>
        </w:r>
      </w:ins>
    </w:p>
    <w:p w14:paraId="4658A02C" w14:textId="1E02C835" w:rsidR="00AC49ED" w:rsidRDefault="00AC49ED" w:rsidP="003F1DA0">
      <w:pPr>
        <w:pStyle w:val="13Appnotes"/>
        <w:ind w:left="284"/>
        <w:rPr>
          <w:ins w:id="1461" w:author="Watt, Stephen HOUS:EX" w:date="2023-05-08T14:14:00Z"/>
        </w:rPr>
      </w:pPr>
      <w:ins w:id="1462" w:author="Watt, Stephen HOUS:EX" w:date="2023-05-08T14:13:00Z">
        <w:r>
          <w:t>• Zoning of the sprinkler system to be coordinated with the electrical engineer for the fire alarm annunciation and clearly identified in the performance specifications.</w:t>
        </w:r>
      </w:ins>
    </w:p>
    <w:p w14:paraId="66A9218D" w14:textId="100577C5" w:rsidR="00AC49ED" w:rsidRPr="003F1DA0" w:rsidRDefault="00AC49ED" w:rsidP="003F1DA0">
      <w:pPr>
        <w:pStyle w:val="13Appnotes"/>
        <w:spacing w:before="240"/>
        <w:rPr>
          <w:ins w:id="1463" w:author="Watt, Stephen HOUS:EX" w:date="2023-05-08T14:15:00Z"/>
          <w:b/>
          <w:bCs/>
        </w:rPr>
      </w:pPr>
      <w:ins w:id="1464" w:author="Watt, Stephen HOUS:EX" w:date="2023-05-08T14:13:00Z">
        <w:r w:rsidRPr="003F1DA0">
          <w:rPr>
            <w:b/>
            <w:bCs/>
          </w:rPr>
          <w:t>Construction Phase by Sprinkler Design Engineer</w:t>
        </w:r>
      </w:ins>
    </w:p>
    <w:p w14:paraId="4644E64D" w14:textId="51E5B37D" w:rsidR="00AC49ED" w:rsidRDefault="00AC49ED" w:rsidP="00BE1302">
      <w:pPr>
        <w:pStyle w:val="13Appnotes"/>
        <w:rPr>
          <w:ins w:id="1465" w:author="Watt, Stephen HOUS:EX" w:date="2023-05-08T14:16:00Z"/>
        </w:rPr>
      </w:pPr>
      <w:ins w:id="1466" w:author="Watt, Stephen HOUS:EX" w:date="2023-05-08T14:13:00Z">
        <w:r>
          <w:t>• Prepare, sign and seal shop drawings and hydraulic calculations, clearly indicating:</w:t>
        </w:r>
      </w:ins>
    </w:p>
    <w:p w14:paraId="74695E50" w14:textId="2955382C" w:rsidR="00AC49ED" w:rsidRDefault="00AC49ED" w:rsidP="00220BDA">
      <w:pPr>
        <w:pStyle w:val="13Appnotes"/>
        <w:ind w:left="284"/>
        <w:rPr>
          <w:ins w:id="1467" w:author="Watt, Stephen HOUS:EX" w:date="2023-05-08T14:16:00Z"/>
        </w:rPr>
      </w:pPr>
      <w:ins w:id="1468" w:author="Watt, Stephen HOUS:EX" w:date="2023-05-08T14:13:00Z">
        <w:r>
          <w:t>• Details of the fire suppression components of the fire and life safety systems.</w:t>
        </w:r>
      </w:ins>
    </w:p>
    <w:p w14:paraId="438A5F9F" w14:textId="5DF44CDB" w:rsidR="00AC49ED" w:rsidRDefault="00AC49ED" w:rsidP="003F1DA0">
      <w:pPr>
        <w:pStyle w:val="13Appnotes"/>
        <w:ind w:left="284"/>
        <w:rPr>
          <w:ins w:id="1469" w:author="Watt, Stephen HOUS:EX" w:date="2023-05-08T14:16:00Z"/>
        </w:rPr>
      </w:pPr>
      <w:ins w:id="1470" w:author="Watt, Stephen HOUS:EX" w:date="2023-05-08T14:13:00Z">
        <w:r>
          <w:lastRenderedPageBreak/>
          <w:t>• Schematic riser diagram of sprinkler and standpipe systems c/w all devices that will be connected to the fire alarm system (flow switches, tamper switches, pressure switches, freeze monitoring, heat trace monitoring).</w:t>
        </w:r>
      </w:ins>
    </w:p>
    <w:p w14:paraId="0D610039" w14:textId="3105643F" w:rsidR="00AC49ED" w:rsidRDefault="00AC49ED" w:rsidP="00220BDA">
      <w:pPr>
        <w:pStyle w:val="13Appnotes"/>
        <w:ind w:left="284"/>
        <w:rPr>
          <w:ins w:id="1471" w:author="Watt, Stephen HOUS:EX" w:date="2023-05-08T14:16:00Z"/>
        </w:rPr>
      </w:pPr>
      <w:ins w:id="1472" w:author="Watt, Stephen HOUS:EX" w:date="2023-05-08T14:13:00Z">
        <w:r>
          <w:t>• Location of fire department siamese hose connections.</w:t>
        </w:r>
      </w:ins>
    </w:p>
    <w:p w14:paraId="46949C6E" w14:textId="714D632E" w:rsidR="00AC49ED" w:rsidRDefault="00AC49ED" w:rsidP="00220BDA">
      <w:pPr>
        <w:pStyle w:val="13Appnotes"/>
        <w:ind w:left="284"/>
        <w:rPr>
          <w:ins w:id="1473" w:author="Watt, Stephen HOUS:EX" w:date="2023-05-08T14:16:00Z"/>
        </w:rPr>
      </w:pPr>
      <w:ins w:id="1474" w:author="Watt, Stephen HOUS:EX" w:date="2023-05-08T14:13:00Z">
        <w:r>
          <w:t>• Location and size of standpipes and hose connections.</w:t>
        </w:r>
      </w:ins>
    </w:p>
    <w:p w14:paraId="1266195E" w14:textId="51EB29B3" w:rsidR="00AC49ED" w:rsidRDefault="00AC49ED" w:rsidP="00220BDA">
      <w:pPr>
        <w:pStyle w:val="13Appnotes"/>
        <w:ind w:left="284"/>
        <w:rPr>
          <w:ins w:id="1475" w:author="Watt, Stephen HOUS:EX" w:date="2023-05-08T14:16:00Z"/>
        </w:rPr>
      </w:pPr>
      <w:ins w:id="1476" w:author="Watt, Stephen HOUS:EX" w:date="2023-05-08T14:13:00Z">
        <w:r>
          <w:t>• Details of special sprinkler protection as per equivalent reports.</w:t>
        </w:r>
      </w:ins>
    </w:p>
    <w:p w14:paraId="550EF3B0" w14:textId="22DC336A" w:rsidR="00AC49ED" w:rsidRDefault="00AC49ED" w:rsidP="00220BDA">
      <w:pPr>
        <w:pStyle w:val="13Appnotes"/>
        <w:ind w:left="284"/>
        <w:rPr>
          <w:ins w:id="1477" w:author="Watt, Stephen HOUS:EX" w:date="2023-05-08T14:16:00Z"/>
        </w:rPr>
      </w:pPr>
      <w:ins w:id="1478" w:author="Watt, Stephen HOUS:EX" w:date="2023-05-08T14:13:00Z">
        <w:r>
          <w:t>• Zoning of the sprinkler system to be coordinated with the electrical engineer for the fire alarm annunciation and clearly identified on the sprinkler shop drawings.</w:t>
        </w:r>
      </w:ins>
    </w:p>
    <w:p w14:paraId="41BF612A" w14:textId="50854B19" w:rsidR="00AC49ED" w:rsidRDefault="00AC49ED" w:rsidP="00220BDA">
      <w:pPr>
        <w:pStyle w:val="13Appnotes"/>
        <w:ind w:left="284"/>
        <w:rPr>
          <w:ins w:id="1479" w:author="Watt, Stephen HOUS:EX" w:date="2023-05-08T14:16:00Z"/>
        </w:rPr>
      </w:pPr>
      <w:ins w:id="1480" w:author="Watt, Stephen HOUS:EX" w:date="2023-05-08T14:13:00Z">
        <w:r>
          <w:t>• Coordinate fire suppression location and functional requirements with engineer of record/CRP.</w:t>
        </w:r>
      </w:ins>
    </w:p>
    <w:p w14:paraId="20334BEA" w14:textId="270D9397" w:rsidR="00AC49ED" w:rsidRDefault="00AC49ED" w:rsidP="00BE1302">
      <w:pPr>
        <w:pStyle w:val="13Appnotes"/>
        <w:rPr>
          <w:ins w:id="1481" w:author="Watt, Stephen HOUS:EX" w:date="2023-05-08T14:17:00Z"/>
        </w:rPr>
      </w:pPr>
      <w:ins w:id="1482" w:author="Watt, Stephen HOUS:EX" w:date="2023-05-08T14:13:00Z">
        <w:r>
          <w:t>• Provide field reviews of fire suppression components.</w:t>
        </w:r>
      </w:ins>
    </w:p>
    <w:p w14:paraId="46858D3D" w14:textId="4572236B" w:rsidR="00AC49ED" w:rsidRPr="003F1DA0" w:rsidRDefault="00AC49ED" w:rsidP="003F1DA0">
      <w:pPr>
        <w:pStyle w:val="13Appnotes"/>
        <w:spacing w:before="240"/>
        <w:rPr>
          <w:ins w:id="1483" w:author="Watt, Stephen HOUS:EX" w:date="2023-05-08T14:17:00Z"/>
          <w:b/>
          <w:bCs/>
        </w:rPr>
      </w:pPr>
      <w:ins w:id="1484" w:author="Watt, Stephen HOUS:EX" w:date="2023-05-08T14:13:00Z">
        <w:r w:rsidRPr="003F1DA0">
          <w:rPr>
            <w:b/>
            <w:bCs/>
          </w:rPr>
          <w:t>Construction Phase by Engineer of Record</w:t>
        </w:r>
      </w:ins>
    </w:p>
    <w:p w14:paraId="117C632A" w14:textId="2FB5AC47" w:rsidR="00AC49ED" w:rsidRDefault="00AC49ED" w:rsidP="00BE1302">
      <w:pPr>
        <w:pStyle w:val="13Appnotes"/>
        <w:rPr>
          <w:ins w:id="1485" w:author="Watt, Stephen HOUS:EX" w:date="2023-05-08T14:17:00Z"/>
        </w:rPr>
      </w:pPr>
      <w:ins w:id="1486" w:author="Watt, Stephen HOUS:EX" w:date="2023-05-08T14:13:00Z">
        <w:r>
          <w:t>• Review shop drawings and hydraulic calculations for fire suppression components to determine substantial conformance to the performance specifications.</w:t>
        </w:r>
      </w:ins>
    </w:p>
    <w:p w14:paraId="7D2BBE7B" w14:textId="02801CB6" w:rsidR="00AC49ED" w:rsidRDefault="00AC49ED" w:rsidP="00BE1302">
      <w:pPr>
        <w:pStyle w:val="13Appnotes"/>
        <w:rPr>
          <w:ins w:id="1487" w:author="Watt, Stephen HOUS:EX" w:date="2023-05-08T14:17:00Z"/>
        </w:rPr>
      </w:pPr>
      <w:ins w:id="1488" w:author="Watt, Stephen HOUS:EX" w:date="2023-05-08T14:13:00Z">
        <w:r>
          <w:t>• Provide field reviews of fire suppression components to determine substantial conformance to the performance specifications.</w:t>
        </w:r>
      </w:ins>
    </w:p>
    <w:p w14:paraId="4BC62189" w14:textId="151B5599" w:rsidR="00AC49ED" w:rsidRDefault="00AC49ED" w:rsidP="00BE1302">
      <w:pPr>
        <w:pStyle w:val="13Appnotes"/>
        <w:rPr>
          <w:ins w:id="1489" w:author="Watt, Stephen HOUS:EX" w:date="2023-05-08T14:17:00Z"/>
        </w:rPr>
      </w:pPr>
      <w:ins w:id="1490" w:author="Watt, Stephen HOUS:EX" w:date="2023-05-08T14:13:00Z">
        <w:r>
          <w:t>• Monitor the field reviews by the Sprinkler Design Engineer to determine substantial conformance with the performance specifications.</w:t>
        </w:r>
      </w:ins>
    </w:p>
    <w:p w14:paraId="53A70724" w14:textId="62B819E4" w:rsidR="00AC49ED" w:rsidRDefault="00AC49ED" w:rsidP="00BE1302">
      <w:pPr>
        <w:pStyle w:val="13Appnotes"/>
        <w:rPr>
          <w:ins w:id="1491" w:author="Watt, Stephen HOUS:EX" w:date="2023-05-08T14:19:00Z"/>
        </w:rPr>
      </w:pPr>
      <w:ins w:id="1492" w:author="Watt, Stephen HOUS:EX" w:date="2023-05-08T14:13:00Z">
        <w:r>
          <w:t>• Review shop drawings for other disciplines which may influence fire suppression components.</w:t>
        </w:r>
      </w:ins>
    </w:p>
    <w:p w14:paraId="1A8CC204" w14:textId="37B681D6" w:rsidR="00C73A27" w:rsidRPr="003F1DA0" w:rsidRDefault="00AC49ED" w:rsidP="003F1DA0">
      <w:pPr>
        <w:pStyle w:val="13Appnotes"/>
        <w:spacing w:before="240"/>
        <w:rPr>
          <w:ins w:id="1493" w:author="Watt, Stephen HOUS:EX" w:date="2023-05-08T14:19:00Z"/>
          <w:b/>
          <w:bCs/>
        </w:rPr>
      </w:pPr>
      <w:ins w:id="1494" w:author="Watt, Stephen HOUS:EX" w:date="2023-05-08T14:19:00Z">
        <w:r w:rsidRPr="003F1DA0">
          <w:rPr>
            <w:b/>
            <w:bCs/>
          </w:rPr>
          <w:t>Occupancy Phase by the Engineer of Record</w:t>
        </w:r>
      </w:ins>
    </w:p>
    <w:p w14:paraId="69DAC15B" w14:textId="33FB7406" w:rsidR="00C73A27" w:rsidRDefault="00AC49ED" w:rsidP="00BE1302">
      <w:pPr>
        <w:pStyle w:val="13Appnotes"/>
        <w:rPr>
          <w:ins w:id="1495" w:author="Watt, Stephen HOUS:EX" w:date="2023-05-08T14:19:00Z"/>
        </w:rPr>
      </w:pPr>
      <w:ins w:id="1496" w:author="Watt, Stephen HOUS:EX" w:date="2023-05-08T14:19:00Z">
        <w:r>
          <w:t>• Ascertain that the fire suppression components substantially conform to the performance specifications.</w:t>
        </w:r>
      </w:ins>
    </w:p>
    <w:p w14:paraId="556F7D0E" w14:textId="798F9990" w:rsidR="00C73A27" w:rsidRDefault="00AC49ED" w:rsidP="00BE1302">
      <w:pPr>
        <w:pStyle w:val="13Appnotes"/>
        <w:rPr>
          <w:ins w:id="1497" w:author="Watt, Stephen HOUS:EX" w:date="2023-05-08T14:19:00Z"/>
        </w:rPr>
      </w:pPr>
      <w:ins w:id="1498" w:author="Watt, Stephen HOUS:EX" w:date="2023-05-08T14:19:00Z">
        <w:r>
          <w:t>• Perform an active role in witnessing the functional testing of the fire suppression components of the fire and life safety systems.</w:t>
        </w:r>
      </w:ins>
    </w:p>
    <w:p w14:paraId="274744D9" w14:textId="2578B06D" w:rsidR="00C73A27" w:rsidRDefault="00AC49ED" w:rsidP="00BE1302">
      <w:pPr>
        <w:pStyle w:val="13Appnotes"/>
        <w:rPr>
          <w:ins w:id="1499" w:author="Watt, Stephen HOUS:EX" w:date="2023-05-08T14:19:00Z"/>
        </w:rPr>
      </w:pPr>
      <w:ins w:id="1500" w:author="Watt, Stephen HOUS:EX" w:date="2023-05-08T14:19:00Z">
        <w:r>
          <w:t>• Review the fire suppression-related Occupancy Permit submission documents by the Contractor and subtrades for completeness and accuracy.</w:t>
        </w:r>
      </w:ins>
    </w:p>
    <w:p w14:paraId="7997C9DB" w14:textId="4B5D5214" w:rsidR="00C73A27" w:rsidRDefault="00AC49ED" w:rsidP="00BE1302">
      <w:pPr>
        <w:pStyle w:val="13Appnotes"/>
        <w:rPr>
          <w:ins w:id="1501" w:author="Watt, Stephen HOUS:EX" w:date="2023-05-08T14:19:00Z"/>
        </w:rPr>
      </w:pPr>
      <w:ins w:id="1502" w:author="Watt, Stephen HOUS:EX" w:date="2023-05-08T14:19:00Z">
        <w:r>
          <w:t>• Collect the Schedule C-B from the Sprinkler Design Engineer, review for accuracy and completeness and forward to the CRP.</w:t>
        </w:r>
      </w:ins>
    </w:p>
    <w:p w14:paraId="1E7BA72D" w14:textId="425703D1" w:rsidR="00C73A27" w:rsidRDefault="00AC49ED" w:rsidP="00BE1302">
      <w:pPr>
        <w:pStyle w:val="13Appnotes"/>
        <w:rPr>
          <w:ins w:id="1503" w:author="Watt, Stephen HOUS:EX" w:date="2023-05-08T14:19:00Z"/>
        </w:rPr>
      </w:pPr>
      <w:ins w:id="1504" w:author="Watt, Stephen HOUS:EX" w:date="2023-05-08T14:19:00Z">
        <w:r>
          <w:t>• Collect other Occupancy Permit documents from the subtrade contractor (e.g., Contractor's Material and Test Certificates), review for completeness and forward to the CRP.</w:t>
        </w:r>
      </w:ins>
    </w:p>
    <w:p w14:paraId="2D067794" w14:textId="421A7AFC" w:rsidR="00C73A27" w:rsidRDefault="00AC49ED" w:rsidP="00BE1302">
      <w:pPr>
        <w:pStyle w:val="13Appnotes"/>
        <w:rPr>
          <w:ins w:id="1505" w:author="Watt, Stephen HOUS:EX" w:date="2023-05-08T14:19:00Z"/>
        </w:rPr>
      </w:pPr>
      <w:ins w:id="1506" w:author="Watt, Stephen HOUS:EX" w:date="2023-05-08T14:19:00Z">
        <w:r>
          <w:t>• Prepare and forward to the CRP the fire suppression Schedule C-B for overall coordination of the fire suppression system.</w:t>
        </w:r>
      </w:ins>
    </w:p>
    <w:p w14:paraId="158DBEA0" w14:textId="0973F267" w:rsidR="00C73A27" w:rsidRPr="003F1DA0" w:rsidRDefault="00AC49ED" w:rsidP="003F1DA0">
      <w:pPr>
        <w:pStyle w:val="13Appnotes"/>
        <w:spacing w:before="240"/>
        <w:rPr>
          <w:ins w:id="1507" w:author="Watt, Stephen HOUS:EX" w:date="2023-05-08T14:19:00Z"/>
          <w:b/>
          <w:bCs/>
        </w:rPr>
      </w:pPr>
      <w:ins w:id="1508" w:author="Watt, Stephen HOUS:EX" w:date="2023-05-08T14:19:00Z">
        <w:r w:rsidRPr="003F1DA0">
          <w:rPr>
            <w:b/>
            <w:bCs/>
          </w:rPr>
          <w:t>Occupancy Phase by the Sprinkler Design Engineer</w:t>
        </w:r>
      </w:ins>
    </w:p>
    <w:p w14:paraId="2C69D3E0" w14:textId="7DD33253" w:rsidR="00C73A27" w:rsidRDefault="00AC49ED" w:rsidP="00BE1302">
      <w:pPr>
        <w:pStyle w:val="13Appnotes"/>
        <w:rPr>
          <w:ins w:id="1509" w:author="Watt, Stephen HOUS:EX" w:date="2023-05-08T14:19:00Z"/>
        </w:rPr>
      </w:pPr>
      <w:ins w:id="1510" w:author="Watt, Stephen HOUS:EX" w:date="2023-05-08T14:19:00Z">
        <w:r>
          <w:t>• Ascertain that the fire suppression components substantially conform to the sprinkler shop drawings and supporting documents.</w:t>
        </w:r>
      </w:ins>
    </w:p>
    <w:p w14:paraId="7665D94F" w14:textId="5B3068C4" w:rsidR="00C73A27" w:rsidRDefault="00AC49ED" w:rsidP="00BE1302">
      <w:pPr>
        <w:pStyle w:val="13Appnotes"/>
        <w:rPr>
          <w:ins w:id="1511" w:author="Watt, Stephen HOUS:EX" w:date="2023-05-08T14:20:00Z"/>
        </w:rPr>
      </w:pPr>
      <w:ins w:id="1512" w:author="Watt, Stephen HOUS:EX" w:date="2023-05-08T14:19:00Z">
        <w:r>
          <w:t>• Perform an active role in witnessing the functional testing of the fire suppression components of the fire and life safety systems.</w:t>
        </w:r>
      </w:ins>
    </w:p>
    <w:p w14:paraId="66C1FCDC" w14:textId="031CE62D" w:rsidR="00C73A27" w:rsidRDefault="00AC49ED" w:rsidP="00BE1302">
      <w:pPr>
        <w:pStyle w:val="13Appnotes"/>
        <w:rPr>
          <w:ins w:id="1513" w:author="Watt, Stephen HOUS:EX" w:date="2023-05-08T14:20:00Z"/>
        </w:rPr>
      </w:pPr>
      <w:ins w:id="1514" w:author="Watt, Stephen HOUS:EX" w:date="2023-05-08T14:19:00Z">
        <w:r>
          <w:t>• Review the fire suppression-related Occupancy Permit submission documents by the Contractor and subtrades for completeness and accuracy.</w:t>
        </w:r>
      </w:ins>
    </w:p>
    <w:p w14:paraId="72B35005" w14:textId="1E5E3D0A" w:rsidR="00C73A27" w:rsidRDefault="00AC49ED" w:rsidP="00BE1302">
      <w:pPr>
        <w:pStyle w:val="13Appnotes"/>
        <w:rPr>
          <w:ins w:id="1515" w:author="Watt, Stephen HOUS:EX" w:date="2023-05-08T14:20:00Z"/>
        </w:rPr>
      </w:pPr>
      <w:ins w:id="1516" w:author="Watt, Stephen HOUS:EX" w:date="2023-05-08T14:19:00Z">
        <w:r>
          <w:lastRenderedPageBreak/>
          <w:t>• Prepare and forward to the Engineer of Record the fire suppression Schedule C-B and other assurance letters and documentation required for the Occupancy Permit.</w:t>
        </w:r>
      </w:ins>
    </w:p>
    <w:p w14:paraId="77BA6753" w14:textId="414302E7" w:rsidR="003F1DA0" w:rsidRPr="003F1DA0" w:rsidRDefault="00AC49ED" w:rsidP="003F1DA0">
      <w:pPr>
        <w:pStyle w:val="13Appnotes"/>
        <w:spacing w:before="240"/>
        <w:rPr>
          <w:b/>
          <w:bCs/>
        </w:rPr>
      </w:pPr>
      <w:ins w:id="1517" w:author="Watt, Stephen HOUS:EX" w:date="2023-05-08T14:19:00Z">
        <w:r w:rsidRPr="003F1DA0">
          <w:rPr>
            <w:b/>
            <w:bCs/>
          </w:rPr>
          <w:t>3.2.5.</w:t>
        </w:r>
      </w:ins>
      <w:ins w:id="1518" w:author="Watt, Stephen HOUS:EX" w:date="2023-05-09T11:11:00Z">
        <w:r w:rsidR="00BE19FD" w:rsidRPr="00DE272E">
          <w:t>   </w:t>
        </w:r>
      </w:ins>
      <w:ins w:id="1519" w:author="Watt, Stephen HOUS:EX" w:date="2023-05-08T14:19:00Z">
        <w:r w:rsidRPr="003F1DA0">
          <w:rPr>
            <w:b/>
            <w:bCs/>
          </w:rPr>
          <w:t>Electrical</w:t>
        </w:r>
      </w:ins>
    </w:p>
    <w:p w14:paraId="5DF830AF" w14:textId="338D5952" w:rsidR="00C73A27" w:rsidRPr="003F1DA0" w:rsidRDefault="00AC49ED" w:rsidP="003F1DA0">
      <w:pPr>
        <w:pStyle w:val="13Appnotes"/>
        <w:spacing w:before="240"/>
        <w:rPr>
          <w:ins w:id="1520" w:author="Watt, Stephen HOUS:EX" w:date="2023-05-08T14:20:00Z"/>
          <w:b/>
          <w:bCs/>
        </w:rPr>
      </w:pPr>
      <w:ins w:id="1521" w:author="Watt, Stephen HOUS:EX" w:date="2023-05-08T14:19:00Z">
        <w:r w:rsidRPr="003F1DA0">
          <w:rPr>
            <w:b/>
            <w:bCs/>
          </w:rPr>
          <w:t>Design Phase</w:t>
        </w:r>
      </w:ins>
    </w:p>
    <w:p w14:paraId="6A0794D0" w14:textId="43217773" w:rsidR="00C73A27" w:rsidRDefault="00AC49ED" w:rsidP="00BE1302">
      <w:pPr>
        <w:pStyle w:val="13Appnotes"/>
        <w:rPr>
          <w:ins w:id="1522" w:author="Watt, Stephen HOUS:EX" w:date="2023-05-08T14:20:00Z"/>
        </w:rPr>
      </w:pPr>
      <w:ins w:id="1523" w:author="Watt, Stephen HOUS:EX" w:date="2023-05-08T14:19:00Z">
        <w:r>
          <w:t>• Coordinate with the CRP and RPRs the test protocol and procedures for functional testing of the fire and life safety systems.</w:t>
        </w:r>
      </w:ins>
    </w:p>
    <w:p w14:paraId="0F3E3E97" w14:textId="320DBA97" w:rsidR="00C73A27" w:rsidRDefault="00AC49ED" w:rsidP="00BE1302">
      <w:pPr>
        <w:pStyle w:val="13Appnotes"/>
        <w:rPr>
          <w:ins w:id="1524" w:author="Watt, Stephen HOUS:EX" w:date="2023-05-08T14:20:00Z"/>
        </w:rPr>
      </w:pPr>
      <w:ins w:id="1525" w:author="Watt, Stephen HOUS:EX" w:date="2023-05-08T14:19:00Z">
        <w:r>
          <w:t>• Details of the electrical components of the fire and life safety systems.</w:t>
        </w:r>
      </w:ins>
    </w:p>
    <w:p w14:paraId="21D58D3F" w14:textId="1A6178AE" w:rsidR="00C73A27" w:rsidRDefault="00AC49ED" w:rsidP="00BE1302">
      <w:pPr>
        <w:pStyle w:val="13Appnotes"/>
        <w:rPr>
          <w:ins w:id="1526" w:author="Watt, Stephen HOUS:EX" w:date="2023-05-08T14:20:00Z"/>
        </w:rPr>
      </w:pPr>
      <w:ins w:id="1527" w:author="Watt, Stephen HOUS:EX" w:date="2023-05-08T14:19:00Z">
        <w:r>
          <w:t>• Clearly indicate on drawings and supporting documents:</w:t>
        </w:r>
      </w:ins>
    </w:p>
    <w:p w14:paraId="23C60788" w14:textId="5AFDE57F" w:rsidR="00C73A27" w:rsidRDefault="00AC49ED" w:rsidP="003F1DA0">
      <w:pPr>
        <w:pStyle w:val="13Appnotes"/>
        <w:ind w:left="284"/>
        <w:rPr>
          <w:ins w:id="1528" w:author="Watt, Stephen HOUS:EX" w:date="2023-05-08T14:20:00Z"/>
        </w:rPr>
      </w:pPr>
      <w:ins w:id="1529" w:author="Watt, Stephen HOUS:EX" w:date="2023-05-08T14:19:00Z">
        <w:r>
          <w:t>• Fire Alarm System</w:t>
        </w:r>
      </w:ins>
    </w:p>
    <w:p w14:paraId="51276049" w14:textId="42E5CAB9" w:rsidR="00C73A27" w:rsidRDefault="00AC49ED" w:rsidP="003F1DA0">
      <w:pPr>
        <w:pStyle w:val="13Appnotes"/>
        <w:ind w:left="567"/>
        <w:rPr>
          <w:ins w:id="1530" w:author="Watt, Stephen HOUS:EX" w:date="2023-05-08T14:20:00Z"/>
        </w:rPr>
      </w:pPr>
      <w:ins w:id="1531" w:author="Watt, Stephen HOUS:EX" w:date="2023-05-08T14:19:00Z">
        <w:r>
          <w:t>• Location of fire alarm annunciator panel and central alarm control facility</w:t>
        </w:r>
      </w:ins>
    </w:p>
    <w:p w14:paraId="3D54FC11" w14:textId="3646D367" w:rsidR="00C73A27" w:rsidRDefault="00AC49ED" w:rsidP="003F1DA0">
      <w:pPr>
        <w:pStyle w:val="13Appnotes"/>
        <w:ind w:left="567"/>
        <w:rPr>
          <w:ins w:id="1532" w:author="Watt, Stephen HOUS:EX" w:date="2023-05-08T14:20:00Z"/>
        </w:rPr>
      </w:pPr>
      <w:ins w:id="1533" w:author="Watt, Stephen HOUS:EX" w:date="2023-05-08T14:19:00Z">
        <w:r>
          <w:t>• Location of fire alarm initiating devices (smoke detectors, heat detectors, manual pull stations) • Fire alarm riser diagram c/w ancillary device connections</w:t>
        </w:r>
      </w:ins>
    </w:p>
    <w:p w14:paraId="74759605" w14:textId="0889C635" w:rsidR="00C73A27" w:rsidRDefault="00AC49ED" w:rsidP="003F1DA0">
      <w:pPr>
        <w:pStyle w:val="13Appnotes"/>
        <w:ind w:left="567"/>
        <w:rPr>
          <w:ins w:id="1534" w:author="Watt, Stephen HOUS:EX" w:date="2023-05-08T14:20:00Z"/>
        </w:rPr>
      </w:pPr>
      <w:ins w:id="1535" w:author="Watt, Stephen HOUS:EX" w:date="2023-05-08T14:19:00Z">
        <w:r>
          <w:t>• Audibility of fire alarm signal throughout floor area</w:t>
        </w:r>
      </w:ins>
    </w:p>
    <w:p w14:paraId="43EACBDA" w14:textId="205FF4AF" w:rsidR="00C73A27" w:rsidRDefault="00AC49ED" w:rsidP="003F1DA0">
      <w:pPr>
        <w:pStyle w:val="13Appnotes"/>
        <w:ind w:left="567"/>
        <w:rPr>
          <w:ins w:id="1536" w:author="Watt, Stephen HOUS:EX" w:date="2023-05-08T14:20:00Z"/>
        </w:rPr>
      </w:pPr>
      <w:ins w:id="1537" w:author="Watt, Stephen HOUS:EX" w:date="2023-05-08T14:19:00Z">
        <w:r>
          <w:t>• Zoning of fire alarm initiation devices and audible signal appliances</w:t>
        </w:r>
      </w:ins>
    </w:p>
    <w:p w14:paraId="2CDA77D7" w14:textId="7D3BE55D" w:rsidR="00C73A27" w:rsidRDefault="00AC49ED" w:rsidP="003F1DA0">
      <w:pPr>
        <w:pStyle w:val="13Appnotes"/>
        <w:ind w:left="567"/>
        <w:rPr>
          <w:ins w:id="1538" w:author="Watt, Stephen HOUS:EX" w:date="2023-05-08T14:20:00Z"/>
        </w:rPr>
      </w:pPr>
      <w:ins w:id="1539" w:author="Watt, Stephen HOUS:EX" w:date="2023-05-08T14:19:00Z">
        <w:r>
          <w:t>• Monitoring of fire alarm</w:t>
        </w:r>
      </w:ins>
    </w:p>
    <w:p w14:paraId="2060819C" w14:textId="0D384E3E" w:rsidR="00C73A27" w:rsidRDefault="00AC49ED" w:rsidP="003F1DA0">
      <w:pPr>
        <w:pStyle w:val="13Appnotes"/>
        <w:ind w:left="567"/>
        <w:rPr>
          <w:ins w:id="1540" w:author="Watt, Stephen HOUS:EX" w:date="2023-05-08T14:20:00Z"/>
        </w:rPr>
      </w:pPr>
      <w:ins w:id="1541" w:author="Watt, Stephen HOUS:EX" w:date="2023-05-08T14:19:00Z">
        <w:r>
          <w:t>• Routing and method of protection of emergency conductors</w:t>
        </w:r>
      </w:ins>
    </w:p>
    <w:p w14:paraId="248A3796" w14:textId="2979450E" w:rsidR="00C73A27" w:rsidRDefault="00AC49ED" w:rsidP="003F1DA0">
      <w:pPr>
        <w:pStyle w:val="13Appnotes"/>
        <w:ind w:left="567"/>
        <w:rPr>
          <w:ins w:id="1542" w:author="Watt, Stephen HOUS:EX" w:date="2023-05-08T14:20:00Z"/>
        </w:rPr>
      </w:pPr>
      <w:ins w:id="1543" w:author="Watt, Stephen HOUS:EX" w:date="2023-05-08T14:19:00Z">
        <w:r>
          <w:t>• Wiring methods for equipment</w:t>
        </w:r>
      </w:ins>
    </w:p>
    <w:p w14:paraId="35095BF5" w14:textId="37214EE4" w:rsidR="00C73A27" w:rsidRDefault="00AC49ED" w:rsidP="003F1DA0">
      <w:pPr>
        <w:pStyle w:val="13Appnotes"/>
        <w:ind w:left="567"/>
        <w:rPr>
          <w:ins w:id="1544" w:author="Watt, Stephen HOUS:EX" w:date="2023-05-08T14:20:00Z"/>
        </w:rPr>
      </w:pPr>
      <w:ins w:id="1545" w:author="Watt, Stephen HOUS:EX" w:date="2023-05-08T14:19:00Z">
        <w:r>
          <w:t>• Testing/verification requirements and the documentation to be submitted to the RPR</w:t>
        </w:r>
      </w:ins>
    </w:p>
    <w:p w14:paraId="324BF4C8" w14:textId="41ED9604" w:rsidR="00C73A27" w:rsidRDefault="00AC49ED" w:rsidP="003F1DA0">
      <w:pPr>
        <w:pStyle w:val="13Appnotes"/>
        <w:ind w:left="284"/>
        <w:rPr>
          <w:ins w:id="1546" w:author="Watt, Stephen HOUS:EX" w:date="2023-05-08T14:20:00Z"/>
        </w:rPr>
      </w:pPr>
      <w:ins w:id="1547" w:author="Watt, Stephen HOUS:EX" w:date="2023-05-08T14:19:00Z">
        <w:r>
          <w:t>• Sprinkler System</w:t>
        </w:r>
      </w:ins>
    </w:p>
    <w:p w14:paraId="4DD2BD04" w14:textId="2CD04974" w:rsidR="00C73A27" w:rsidRDefault="00AC49ED" w:rsidP="003F1DA0">
      <w:pPr>
        <w:pStyle w:val="13Appnotes"/>
        <w:ind w:left="567"/>
        <w:rPr>
          <w:ins w:id="1548" w:author="Watt, Stephen HOUS:EX" w:date="2023-05-08T14:20:00Z"/>
        </w:rPr>
      </w:pPr>
      <w:ins w:id="1549" w:author="Watt, Stephen HOUS:EX" w:date="2023-05-08T14:19:00Z">
        <w:r>
          <w:t>• Coordinate design with sprinkler design engineer</w:t>
        </w:r>
      </w:ins>
    </w:p>
    <w:p w14:paraId="76BF7545" w14:textId="5C74E748" w:rsidR="00C73A27" w:rsidRDefault="00AC49ED" w:rsidP="003F1DA0">
      <w:pPr>
        <w:pStyle w:val="13Appnotes"/>
        <w:ind w:left="567"/>
        <w:rPr>
          <w:ins w:id="1550" w:author="Watt, Stephen HOUS:EX" w:date="2023-05-08T14:20:00Z"/>
        </w:rPr>
      </w:pPr>
      <w:ins w:id="1551" w:author="Watt, Stephen HOUS:EX" w:date="2023-05-08T14:19:00Z">
        <w:r>
          <w:t>• Sprinkler system alarm initiation and monitoring to be indicated on the fire alarm riser diagram (flow, tamper, pressure, etc.)</w:t>
        </w:r>
      </w:ins>
    </w:p>
    <w:p w14:paraId="1826E0A7" w14:textId="0CE2182D" w:rsidR="00C73A27" w:rsidRDefault="00AC49ED" w:rsidP="003F1DA0">
      <w:pPr>
        <w:pStyle w:val="13Appnotes"/>
        <w:ind w:left="567"/>
        <w:rPr>
          <w:ins w:id="1552" w:author="Watt, Stephen HOUS:EX" w:date="2023-05-08T14:20:00Z"/>
        </w:rPr>
      </w:pPr>
      <w:ins w:id="1553" w:author="Watt, Stephen HOUS:EX" w:date="2023-05-08T14:19:00Z">
        <w:r>
          <w:t>• Detailed diagrams for freeze protection systems (heat trace monitoring, low temperature monitoring, etc.)</w:t>
        </w:r>
      </w:ins>
    </w:p>
    <w:p w14:paraId="3CA6517A" w14:textId="66A8DE45" w:rsidR="00C73A27" w:rsidRDefault="00AC49ED" w:rsidP="003F1DA0">
      <w:pPr>
        <w:pStyle w:val="13Appnotes"/>
        <w:ind w:left="284"/>
        <w:rPr>
          <w:ins w:id="1554" w:author="Watt, Stephen HOUS:EX" w:date="2023-05-08T14:20:00Z"/>
        </w:rPr>
      </w:pPr>
      <w:ins w:id="1555" w:author="Watt, Stephen HOUS:EX" w:date="2023-05-08T14:19:00Z">
        <w:r>
          <w:t>• Fire Pump Systems</w:t>
        </w:r>
      </w:ins>
    </w:p>
    <w:p w14:paraId="443527DC" w14:textId="0A2E8F05" w:rsidR="00C73A27" w:rsidRDefault="00AC49ED" w:rsidP="003F1DA0">
      <w:pPr>
        <w:pStyle w:val="13Appnotes"/>
        <w:ind w:left="567"/>
        <w:rPr>
          <w:ins w:id="1556" w:author="Watt, Stephen HOUS:EX" w:date="2023-05-08T14:20:00Z"/>
        </w:rPr>
      </w:pPr>
      <w:ins w:id="1557" w:author="Watt, Stephen HOUS:EX" w:date="2023-05-08T14:19:00Z">
        <w:r>
          <w:t>• Riser diagram to indicate monitoring of the fire pump (pump running, power failure, phase reversal, wiring details for device connections)</w:t>
        </w:r>
      </w:ins>
    </w:p>
    <w:p w14:paraId="3C32D235" w14:textId="52D74E24" w:rsidR="00C73A27" w:rsidRDefault="00AC49ED" w:rsidP="003F1DA0">
      <w:pPr>
        <w:pStyle w:val="13Appnotes"/>
        <w:ind w:left="567"/>
        <w:rPr>
          <w:ins w:id="1558" w:author="Watt, Stephen HOUS:EX" w:date="2023-05-08T14:21:00Z"/>
        </w:rPr>
      </w:pPr>
      <w:ins w:id="1559" w:author="Watt, Stephen HOUS:EX" w:date="2023-05-08T14:19:00Z">
        <w:r>
          <w:t>• Routing and method for protection of fire pump feeders from fire and power source, so that a fire from one source will not interrupt power from the other source</w:t>
        </w:r>
      </w:ins>
    </w:p>
    <w:p w14:paraId="6E566B34" w14:textId="22E8B506" w:rsidR="00C73A27" w:rsidRDefault="00AC49ED" w:rsidP="003F1DA0">
      <w:pPr>
        <w:pStyle w:val="13Appnotes"/>
        <w:ind w:left="567"/>
        <w:rPr>
          <w:ins w:id="1560" w:author="Watt, Stephen HOUS:EX" w:date="2023-05-08T14:21:00Z"/>
        </w:rPr>
      </w:pPr>
      <w:ins w:id="1561" w:author="Watt, Stephen HOUS:EX" w:date="2023-05-08T14:19:00Z">
        <w:r>
          <w:t>• Electrical requirements to appropriate Standard and documents to be submitted to RPR (overcurrent protection details, location of controller and transfer switches, voltage drop, etc.)</w:t>
        </w:r>
      </w:ins>
    </w:p>
    <w:p w14:paraId="108BC613" w14:textId="78805554" w:rsidR="00AC49ED" w:rsidRDefault="00AC49ED" w:rsidP="003F1DA0">
      <w:pPr>
        <w:pStyle w:val="13Appnotes"/>
        <w:ind w:left="284"/>
        <w:rPr>
          <w:ins w:id="1562" w:author="Watt, Stephen HOUS:EX" w:date="2023-05-08T14:22:00Z"/>
        </w:rPr>
      </w:pPr>
      <w:ins w:id="1563" w:author="Watt, Stephen HOUS:EX" w:date="2023-05-08T14:19:00Z">
        <w:r>
          <w:t>• Kitchen Exhaust/Fire Suppression System</w:t>
        </w:r>
      </w:ins>
    </w:p>
    <w:p w14:paraId="4A8BCA5A" w14:textId="5A2A93F9" w:rsidR="00C73A27" w:rsidRDefault="00C73A27" w:rsidP="00BE1302">
      <w:pPr>
        <w:pStyle w:val="13Appnotes"/>
        <w:rPr>
          <w:ins w:id="1564" w:author="Watt, Stephen HOUS:EX" w:date="2023-05-08T14:22:00Z"/>
        </w:rPr>
      </w:pPr>
      <w:ins w:id="1565" w:author="Watt, Stephen HOUS:EX" w:date="2023-05-08T14:22:00Z">
        <w:r>
          <w:t>• Emergency Generator</w:t>
        </w:r>
      </w:ins>
    </w:p>
    <w:p w14:paraId="185F43DD" w14:textId="4BE96E90" w:rsidR="00C73A27" w:rsidRDefault="00C73A27" w:rsidP="003F1DA0">
      <w:pPr>
        <w:pStyle w:val="13Appnotes"/>
        <w:ind w:left="284"/>
        <w:rPr>
          <w:ins w:id="1566" w:author="Watt, Stephen HOUS:EX" w:date="2023-05-08T14:22:00Z"/>
        </w:rPr>
      </w:pPr>
      <w:ins w:id="1567" w:author="Watt, Stephen HOUS:EX" w:date="2023-05-08T14:22:00Z">
        <w:r>
          <w:t>• Generator load calculations</w:t>
        </w:r>
      </w:ins>
    </w:p>
    <w:p w14:paraId="50113F0B" w14:textId="158E8177" w:rsidR="00C73A27" w:rsidRDefault="00C73A27" w:rsidP="003F1DA0">
      <w:pPr>
        <w:pStyle w:val="13Appnotes"/>
        <w:ind w:left="284"/>
        <w:rPr>
          <w:ins w:id="1568" w:author="Watt, Stephen HOUS:EX" w:date="2023-05-08T14:22:00Z"/>
        </w:rPr>
      </w:pPr>
      <w:ins w:id="1569" w:author="Watt, Stephen HOUS:EX" w:date="2023-05-08T14:22:00Z">
        <w:r>
          <w:t>• Details and wiring diagram for monitoring through the fire alarm system</w:t>
        </w:r>
      </w:ins>
    </w:p>
    <w:p w14:paraId="18E326C4" w14:textId="30090B50" w:rsidR="00C73A27" w:rsidRDefault="00C73A27" w:rsidP="003F1DA0">
      <w:pPr>
        <w:pStyle w:val="13Appnotes"/>
        <w:ind w:left="284"/>
        <w:rPr>
          <w:ins w:id="1570" w:author="Watt, Stephen HOUS:EX" w:date="2023-05-08T14:22:00Z"/>
        </w:rPr>
      </w:pPr>
      <w:ins w:id="1571" w:author="Watt, Stephen HOUS:EX" w:date="2023-05-08T14:22:00Z">
        <w:r>
          <w:t>• Details for testing to appropriate Standard and documents to be submitted to RPR</w:t>
        </w:r>
      </w:ins>
    </w:p>
    <w:p w14:paraId="723C1EA5" w14:textId="2691312F" w:rsidR="00C73A27" w:rsidRDefault="00C73A27" w:rsidP="00BE1302">
      <w:pPr>
        <w:pStyle w:val="13Appnotes"/>
        <w:rPr>
          <w:ins w:id="1572" w:author="Watt, Stephen HOUS:EX" w:date="2023-05-08T14:22:00Z"/>
        </w:rPr>
      </w:pPr>
      <w:ins w:id="1573" w:author="Watt, Stephen HOUS:EX" w:date="2023-05-08T14:22:00Z">
        <w:r>
          <w:lastRenderedPageBreak/>
          <w:t>• Smoke Venting Systems</w:t>
        </w:r>
      </w:ins>
    </w:p>
    <w:p w14:paraId="1B69B6E3" w14:textId="021DB1BD" w:rsidR="00C73A27" w:rsidRDefault="00C73A27" w:rsidP="003F1DA0">
      <w:pPr>
        <w:pStyle w:val="13Appnotes"/>
        <w:ind w:left="284"/>
        <w:rPr>
          <w:ins w:id="1574" w:author="Watt, Stephen HOUS:EX" w:date="2023-05-08T14:22:00Z"/>
        </w:rPr>
      </w:pPr>
      <w:ins w:id="1575" w:author="Watt, Stephen HOUS:EX" w:date="2023-05-08T14:22:00Z">
        <w:r>
          <w:t>• Coordinate design with the mechanical engineer</w:t>
        </w:r>
      </w:ins>
    </w:p>
    <w:p w14:paraId="24907F4C" w14:textId="1550CE8E" w:rsidR="00C73A27" w:rsidRDefault="00C73A27" w:rsidP="003F1DA0">
      <w:pPr>
        <w:pStyle w:val="13Appnotes"/>
        <w:ind w:left="284"/>
        <w:rPr>
          <w:ins w:id="1576" w:author="Watt, Stephen HOUS:EX" w:date="2023-05-08T14:22:00Z"/>
        </w:rPr>
      </w:pPr>
      <w:ins w:id="1577" w:author="Watt, Stephen HOUS:EX" w:date="2023-05-08T14:22:00Z">
        <w:r>
          <w:t>• Fire alarm riser diagram to indicate smoke venting fans and motorized dampers and HVAC/exhaust fan shutdown</w:t>
        </w:r>
      </w:ins>
    </w:p>
    <w:p w14:paraId="56AD1E69" w14:textId="2491C826" w:rsidR="00C73A27" w:rsidRDefault="00C73A27" w:rsidP="003F1DA0">
      <w:pPr>
        <w:pStyle w:val="13Appnotes"/>
        <w:ind w:left="284"/>
        <w:rPr>
          <w:ins w:id="1578" w:author="Watt, Stephen HOUS:EX" w:date="2023-05-08T14:22:00Z"/>
        </w:rPr>
      </w:pPr>
      <w:ins w:id="1579" w:author="Watt, Stephen HOUS:EX" w:date="2023-05-08T14:22:00Z">
        <w:r>
          <w:t>• Detailed wiring diagrams for fan shut-offs, exhaust fan operation, pressurization fan operation, damper operation (opening, closing, throttling)</w:t>
        </w:r>
      </w:ins>
    </w:p>
    <w:p w14:paraId="754216DA" w14:textId="7504DDFE" w:rsidR="00C73A27" w:rsidRDefault="00C73A27" w:rsidP="003F1DA0">
      <w:pPr>
        <w:pStyle w:val="13Appnotes"/>
        <w:ind w:left="284"/>
        <w:rPr>
          <w:ins w:id="1580" w:author="Watt, Stephen HOUS:EX" w:date="2023-05-08T14:22:00Z"/>
        </w:rPr>
      </w:pPr>
      <w:ins w:id="1581" w:author="Watt, Stephen HOUS:EX" w:date="2023-05-08T14:22:00Z">
        <w:r>
          <w:t>• Sequence of operation of smoke venting system in a narrative form</w:t>
        </w:r>
      </w:ins>
    </w:p>
    <w:p w14:paraId="74B06152" w14:textId="7E3842AF" w:rsidR="00C73A27" w:rsidRDefault="00C73A27" w:rsidP="003F1DA0">
      <w:pPr>
        <w:pStyle w:val="13Appnotes"/>
        <w:ind w:left="284"/>
        <w:rPr>
          <w:ins w:id="1582" w:author="Watt, Stephen HOUS:EX" w:date="2023-05-08T14:22:00Z"/>
        </w:rPr>
      </w:pPr>
      <w:ins w:id="1583" w:author="Watt, Stephen HOUS:EX" w:date="2023-05-08T14:22:00Z">
        <w:r>
          <w:t>• Describe operation under normal mode</w:t>
        </w:r>
      </w:ins>
    </w:p>
    <w:p w14:paraId="4A58D25E" w14:textId="7F9BBD28" w:rsidR="00C73A27" w:rsidRDefault="00C73A27" w:rsidP="003F1DA0">
      <w:pPr>
        <w:pStyle w:val="13Appnotes"/>
        <w:ind w:left="284"/>
        <w:rPr>
          <w:ins w:id="1584" w:author="Watt, Stephen HOUS:EX" w:date="2023-05-08T14:22:00Z"/>
        </w:rPr>
      </w:pPr>
      <w:ins w:id="1585" w:author="Watt, Stephen HOUS:EX" w:date="2023-05-08T14:22:00Z">
        <w:r>
          <w:t>• Describe operation under fire alarm mode</w:t>
        </w:r>
      </w:ins>
    </w:p>
    <w:p w14:paraId="1574571C" w14:textId="645AABD5" w:rsidR="00C73A27" w:rsidRDefault="00C73A27" w:rsidP="003F1DA0">
      <w:pPr>
        <w:pStyle w:val="13Appnotes"/>
        <w:ind w:left="284"/>
        <w:rPr>
          <w:ins w:id="1586" w:author="Watt, Stephen HOUS:EX" w:date="2023-05-08T14:22:00Z"/>
        </w:rPr>
      </w:pPr>
      <w:ins w:id="1587" w:author="Watt, Stephen HOUS:EX" w:date="2023-05-08T14:22:00Z">
        <w:r>
          <w:t>• Indicate fire alarm initiating devices that activate changes of operation/sequence</w:t>
        </w:r>
      </w:ins>
    </w:p>
    <w:p w14:paraId="14C7AB76" w14:textId="1C84CCD6" w:rsidR="00C73A27" w:rsidRDefault="00C73A27" w:rsidP="003F1DA0">
      <w:pPr>
        <w:pStyle w:val="13Appnotes"/>
        <w:ind w:left="284"/>
        <w:rPr>
          <w:ins w:id="1588" w:author="Watt, Stephen HOUS:EX" w:date="2023-05-08T14:22:00Z"/>
        </w:rPr>
      </w:pPr>
      <w:ins w:id="1589" w:author="Watt, Stephen HOUS:EX" w:date="2023-05-08T14:22:00Z">
        <w:r>
          <w:t>• Routing methods for protection of emergency conductors</w:t>
        </w:r>
      </w:ins>
    </w:p>
    <w:p w14:paraId="455C7641" w14:textId="2A7ED113" w:rsidR="00C73A27" w:rsidRDefault="00C73A27" w:rsidP="00BE1302">
      <w:pPr>
        <w:pStyle w:val="13Appnotes"/>
        <w:rPr>
          <w:ins w:id="1590" w:author="Watt, Stephen HOUS:EX" w:date="2023-05-08T14:22:00Z"/>
        </w:rPr>
      </w:pPr>
      <w:ins w:id="1591" w:author="Watt, Stephen HOUS:EX" w:date="2023-05-08T14:22:00Z">
        <w:r>
          <w:t>• Electromagnetic Locks and Hold-Open Devices</w:t>
        </w:r>
      </w:ins>
    </w:p>
    <w:p w14:paraId="44E11486" w14:textId="0B2A3321" w:rsidR="00C73A27" w:rsidRDefault="00C73A27" w:rsidP="003F1DA0">
      <w:pPr>
        <w:pStyle w:val="13Appnotes"/>
        <w:ind w:left="284"/>
        <w:rPr>
          <w:ins w:id="1592" w:author="Watt, Stephen HOUS:EX" w:date="2023-05-08T14:22:00Z"/>
        </w:rPr>
      </w:pPr>
      <w:ins w:id="1593" w:author="Watt, Stephen HOUS:EX" w:date="2023-05-08T14:22:00Z">
        <w:r>
          <w:t>• Coordinate design with the architect</w:t>
        </w:r>
      </w:ins>
    </w:p>
    <w:p w14:paraId="481FF4D2" w14:textId="76A1F22B" w:rsidR="00C73A27" w:rsidRDefault="00C73A27" w:rsidP="003F1DA0">
      <w:pPr>
        <w:pStyle w:val="13Appnotes"/>
        <w:ind w:left="284"/>
        <w:rPr>
          <w:ins w:id="1594" w:author="Watt, Stephen HOUS:EX" w:date="2023-05-08T14:22:00Z"/>
        </w:rPr>
      </w:pPr>
      <w:ins w:id="1595" w:author="Watt, Stephen HOUS:EX" w:date="2023-05-08T14:22:00Z">
        <w:r>
          <w:t>• Sequence of operation in both normal and fire alarm mode</w:t>
        </w:r>
      </w:ins>
    </w:p>
    <w:p w14:paraId="76617D61" w14:textId="361F41DB" w:rsidR="00C73A27" w:rsidRDefault="00C73A27" w:rsidP="003F1DA0">
      <w:pPr>
        <w:pStyle w:val="13Appnotes"/>
        <w:ind w:left="284"/>
        <w:rPr>
          <w:ins w:id="1596" w:author="Watt, Stephen HOUS:EX" w:date="2023-05-08T14:22:00Z"/>
        </w:rPr>
      </w:pPr>
      <w:ins w:id="1597" w:author="Watt, Stephen HOUS:EX" w:date="2023-05-08T14:22:00Z">
        <w:r>
          <w:t>• Wiring diagrams for connection of devices</w:t>
        </w:r>
      </w:ins>
    </w:p>
    <w:p w14:paraId="3BBF8F83" w14:textId="6983B6D5" w:rsidR="00C73A27" w:rsidRDefault="00C73A27" w:rsidP="003F1DA0">
      <w:pPr>
        <w:pStyle w:val="13Appnotes"/>
        <w:ind w:left="284"/>
        <w:rPr>
          <w:ins w:id="1598" w:author="Watt, Stephen HOUS:EX" w:date="2023-05-08T14:22:00Z"/>
        </w:rPr>
      </w:pPr>
      <w:ins w:id="1599" w:author="Watt, Stephen HOUS:EX" w:date="2023-05-08T14:22:00Z">
        <w:r>
          <w:t>• Locations of devices on the floor plans</w:t>
        </w:r>
      </w:ins>
    </w:p>
    <w:p w14:paraId="5F34D0CD" w14:textId="7C46E7D8" w:rsidR="00C73A27" w:rsidRDefault="00C73A27" w:rsidP="00BE1302">
      <w:pPr>
        <w:pStyle w:val="13Appnotes"/>
        <w:rPr>
          <w:ins w:id="1600" w:author="Watt, Stephen HOUS:EX" w:date="2023-05-08T14:23:00Z"/>
        </w:rPr>
      </w:pPr>
      <w:ins w:id="1601" w:author="Watt, Stephen HOUS:EX" w:date="2023-05-08T14:22:00Z">
        <w:r>
          <w:t>• Elevators</w:t>
        </w:r>
      </w:ins>
    </w:p>
    <w:p w14:paraId="2DA46193" w14:textId="2A3A9187" w:rsidR="00C73A27" w:rsidRDefault="00C73A27" w:rsidP="003F1DA0">
      <w:pPr>
        <w:pStyle w:val="13Appnotes"/>
        <w:ind w:left="284"/>
        <w:rPr>
          <w:ins w:id="1602" w:author="Watt, Stephen HOUS:EX" w:date="2023-05-08T14:23:00Z"/>
        </w:rPr>
      </w:pPr>
      <w:ins w:id="1603" w:author="Watt, Stephen HOUS:EX" w:date="2023-05-08T14:22:00Z">
        <w:r>
          <w:t>• Sequence of operation in a narrative form</w:t>
        </w:r>
      </w:ins>
    </w:p>
    <w:p w14:paraId="0B086BB6" w14:textId="4F5731DC" w:rsidR="00C73A27" w:rsidRDefault="00C73A27" w:rsidP="003F1DA0">
      <w:pPr>
        <w:pStyle w:val="13Appnotes"/>
        <w:ind w:left="284"/>
        <w:rPr>
          <w:ins w:id="1604" w:author="Watt, Stephen HOUS:EX" w:date="2023-05-08T14:23:00Z"/>
        </w:rPr>
      </w:pPr>
      <w:ins w:id="1605" w:author="Watt, Stephen HOUS:EX" w:date="2023-05-08T14:22:00Z">
        <w:r>
          <w:t>• Wiring diagram details</w:t>
        </w:r>
      </w:ins>
    </w:p>
    <w:p w14:paraId="36E1CFCB" w14:textId="7242A40B" w:rsidR="00C73A27" w:rsidRDefault="00C73A27" w:rsidP="003F1DA0">
      <w:pPr>
        <w:pStyle w:val="13Appnotes"/>
        <w:ind w:left="284"/>
        <w:rPr>
          <w:ins w:id="1606" w:author="Watt, Stephen HOUS:EX" w:date="2023-05-08T14:23:00Z"/>
        </w:rPr>
      </w:pPr>
      <w:ins w:id="1607" w:author="Watt, Stephen HOUS:EX" w:date="2023-05-08T14:22:00Z">
        <w:r>
          <w:t>• Routing and method of protection of emergency conductors</w:t>
        </w:r>
      </w:ins>
    </w:p>
    <w:p w14:paraId="35BFD494" w14:textId="00F41634" w:rsidR="00C73A27" w:rsidRDefault="00C73A27" w:rsidP="003F1DA0">
      <w:pPr>
        <w:pStyle w:val="13Appnotes"/>
        <w:ind w:left="567"/>
        <w:rPr>
          <w:ins w:id="1608" w:author="Watt, Stephen HOUS:EX" w:date="2023-05-08T14:23:00Z"/>
        </w:rPr>
      </w:pPr>
      <w:ins w:id="1609" w:author="Watt, Stephen HOUS:EX" w:date="2023-05-08T14:22:00Z">
        <w:r>
          <w:t>• Fire stop systems for electrical penetrations of fire separations</w:t>
        </w:r>
      </w:ins>
    </w:p>
    <w:p w14:paraId="645D7003" w14:textId="7496EC50" w:rsidR="00C73A27" w:rsidRDefault="00C73A27" w:rsidP="003F1DA0">
      <w:pPr>
        <w:pStyle w:val="13Appnotes"/>
        <w:ind w:left="567"/>
        <w:rPr>
          <w:ins w:id="1610" w:author="Watt, Stephen HOUS:EX" w:date="2023-05-08T14:23:00Z"/>
        </w:rPr>
      </w:pPr>
      <w:ins w:id="1611" w:author="Watt, Stephen HOUS:EX" w:date="2023-05-08T14:22:00Z">
        <w:r>
          <w:t>• Coordinate electrical equipment location and functional requirements with other RPRs/CRP.</w:t>
        </w:r>
      </w:ins>
    </w:p>
    <w:p w14:paraId="2C8099BC" w14:textId="03ECAF67" w:rsidR="00C73A27" w:rsidRPr="0002042E" w:rsidRDefault="00C73A27" w:rsidP="0002042E">
      <w:pPr>
        <w:pStyle w:val="13Appnotes"/>
        <w:spacing w:before="240"/>
        <w:rPr>
          <w:ins w:id="1612" w:author="Watt, Stephen HOUS:EX" w:date="2023-05-08T14:23:00Z"/>
          <w:b/>
          <w:bCs/>
        </w:rPr>
      </w:pPr>
      <w:ins w:id="1613" w:author="Watt, Stephen HOUS:EX" w:date="2023-05-08T14:22:00Z">
        <w:r w:rsidRPr="0002042E">
          <w:rPr>
            <w:b/>
            <w:bCs/>
          </w:rPr>
          <w:t>Construction Phase</w:t>
        </w:r>
      </w:ins>
    </w:p>
    <w:p w14:paraId="56C76897" w14:textId="7A695873" w:rsidR="00C73A27" w:rsidRDefault="00C73A27" w:rsidP="00BE1302">
      <w:pPr>
        <w:pStyle w:val="13Appnotes"/>
        <w:rPr>
          <w:ins w:id="1614" w:author="Watt, Stephen HOUS:EX" w:date="2023-05-08T14:23:00Z"/>
        </w:rPr>
      </w:pPr>
      <w:ins w:id="1615" w:author="Watt, Stephen HOUS:EX" w:date="2023-05-08T14:22:00Z">
        <w:r>
          <w:t>• Provide field reviews of electrical components.</w:t>
        </w:r>
      </w:ins>
    </w:p>
    <w:p w14:paraId="753D0192" w14:textId="30E46FD8" w:rsidR="00C73A27" w:rsidRDefault="00C73A27" w:rsidP="00BE1302">
      <w:pPr>
        <w:pStyle w:val="13Appnotes"/>
        <w:rPr>
          <w:ins w:id="1616" w:author="Watt, Stephen HOUS:EX" w:date="2023-05-08T14:23:00Z"/>
        </w:rPr>
      </w:pPr>
      <w:ins w:id="1617" w:author="Watt, Stephen HOUS:EX" w:date="2023-05-08T14:22:00Z">
        <w:r>
          <w:t>• Review shop drawings for electrical components and coordinate requirements with other RPRs.</w:t>
        </w:r>
      </w:ins>
    </w:p>
    <w:p w14:paraId="51533838" w14:textId="7648B669" w:rsidR="00C73A27" w:rsidRDefault="00C73A27" w:rsidP="00BE1302">
      <w:pPr>
        <w:pStyle w:val="13Appnotes"/>
        <w:rPr>
          <w:ins w:id="1618" w:author="Watt, Stephen HOUS:EX" w:date="2023-05-08T14:23:00Z"/>
        </w:rPr>
      </w:pPr>
      <w:ins w:id="1619" w:author="Watt, Stephen HOUS:EX" w:date="2023-05-08T14:22:00Z">
        <w:r>
          <w:t>• Review shop drawings for other disciplines which may influence electrical components.</w:t>
        </w:r>
      </w:ins>
    </w:p>
    <w:p w14:paraId="728EC33C" w14:textId="0F6C553C" w:rsidR="00C73A27" w:rsidRPr="0002042E" w:rsidRDefault="00C73A27" w:rsidP="0002042E">
      <w:pPr>
        <w:pStyle w:val="13Appnotes"/>
        <w:spacing w:before="240"/>
        <w:rPr>
          <w:ins w:id="1620" w:author="Watt, Stephen HOUS:EX" w:date="2023-05-08T14:23:00Z"/>
          <w:b/>
          <w:bCs/>
        </w:rPr>
      </w:pPr>
      <w:ins w:id="1621" w:author="Watt, Stephen HOUS:EX" w:date="2023-05-08T14:22:00Z">
        <w:r w:rsidRPr="0002042E">
          <w:rPr>
            <w:b/>
            <w:bCs/>
          </w:rPr>
          <w:t>Occupancy Phase</w:t>
        </w:r>
      </w:ins>
    </w:p>
    <w:p w14:paraId="787A1292" w14:textId="122A120B" w:rsidR="00C73A27" w:rsidRDefault="00C73A27" w:rsidP="00BE1302">
      <w:pPr>
        <w:pStyle w:val="13Appnotes"/>
        <w:rPr>
          <w:ins w:id="1622" w:author="Watt, Stephen HOUS:EX" w:date="2023-05-08T14:23:00Z"/>
        </w:rPr>
      </w:pPr>
      <w:ins w:id="1623" w:author="Watt, Stephen HOUS:EX" w:date="2023-05-08T14:22:00Z">
        <w:r>
          <w:t>• Ascertain that the electrical components substantially conform to the electrical drawings and supporting documents.</w:t>
        </w:r>
      </w:ins>
    </w:p>
    <w:p w14:paraId="720B15F9" w14:textId="13DC6D8C" w:rsidR="00C73A27" w:rsidRDefault="00C73A27" w:rsidP="00BE1302">
      <w:pPr>
        <w:pStyle w:val="13Appnotes"/>
        <w:rPr>
          <w:ins w:id="1624" w:author="Watt, Stephen HOUS:EX" w:date="2023-05-08T14:23:00Z"/>
        </w:rPr>
      </w:pPr>
      <w:ins w:id="1625" w:author="Watt, Stephen HOUS:EX" w:date="2023-05-08T14:22:00Z">
        <w:r>
          <w:t>• Perform an active role in witnessing the functional testing of the electrical components of the fire and life safety systems.</w:t>
        </w:r>
      </w:ins>
    </w:p>
    <w:p w14:paraId="78D6D9B0" w14:textId="5B39E573" w:rsidR="00C73A27" w:rsidRDefault="00C73A27" w:rsidP="00BE1302">
      <w:pPr>
        <w:pStyle w:val="13Appnotes"/>
        <w:rPr>
          <w:ins w:id="1626" w:author="Watt, Stephen HOUS:EX" w:date="2023-05-08T14:23:00Z"/>
        </w:rPr>
      </w:pPr>
      <w:ins w:id="1627" w:author="Watt, Stephen HOUS:EX" w:date="2023-05-08T14:22:00Z">
        <w:r>
          <w:t>• Review the electrical-related Occupancy Permit submission documents provided by the Contractor and subtrades for completeness and accuracy.</w:t>
        </w:r>
      </w:ins>
    </w:p>
    <w:p w14:paraId="71410EFE" w14:textId="37920BAE" w:rsidR="00C73A27" w:rsidRDefault="00C73A27" w:rsidP="00BE1302">
      <w:pPr>
        <w:pStyle w:val="13Appnotes"/>
        <w:rPr>
          <w:ins w:id="1628" w:author="Watt, Stephen HOUS:EX" w:date="2023-05-08T14:26:00Z"/>
        </w:rPr>
      </w:pPr>
      <w:ins w:id="1629" w:author="Watt, Stephen HOUS:EX" w:date="2023-05-08T14:22:00Z">
        <w:r>
          <w:t>• Prepare and forward to the CRP the electrical Schedule C-B and other assurance letters and documents required for the Occupancy Permit.</w:t>
        </w:r>
      </w:ins>
    </w:p>
    <w:p w14:paraId="63E13BF7" w14:textId="10065D79" w:rsidR="00C73A27" w:rsidRPr="0002042E" w:rsidRDefault="00C73A27" w:rsidP="00BE1302">
      <w:pPr>
        <w:pStyle w:val="13Appnotes"/>
        <w:rPr>
          <w:ins w:id="1630" w:author="Watt, Stephen HOUS:EX" w:date="2023-05-08T14:26:00Z"/>
          <w:b/>
          <w:bCs/>
        </w:rPr>
      </w:pPr>
      <w:ins w:id="1631" w:author="Watt, Stephen HOUS:EX" w:date="2023-05-08T14:26:00Z">
        <w:r w:rsidRPr="0002042E">
          <w:rPr>
            <w:b/>
            <w:bCs/>
          </w:rPr>
          <w:lastRenderedPageBreak/>
          <w:t>4.0.</w:t>
        </w:r>
      </w:ins>
      <w:ins w:id="1632" w:author="Watt, Stephen HOUS:EX" w:date="2023-05-09T11:11:00Z">
        <w:r w:rsidR="00BE19FD" w:rsidRPr="00DE272E">
          <w:t>   </w:t>
        </w:r>
      </w:ins>
      <w:ins w:id="1633" w:author="Watt, Stephen HOUS:EX" w:date="2023-05-08T14:26:00Z">
        <w:r w:rsidRPr="0002042E">
          <w:rPr>
            <w:b/>
            <w:bCs/>
          </w:rPr>
          <w:t>Sample Occupancy Demonstration/Witnessing Flowchart</w:t>
        </w:r>
      </w:ins>
    </w:p>
    <w:p w14:paraId="1854E47A" w14:textId="77777777" w:rsidR="00C73A27" w:rsidRDefault="00C73A27" w:rsidP="00220BDA">
      <w:pPr>
        <w:pStyle w:val="13Appnotes"/>
        <w:jc w:val="center"/>
        <w:rPr>
          <w:ins w:id="1634" w:author="Watt, Stephen HOUS:EX" w:date="2023-05-08T14:27:00Z"/>
        </w:rPr>
      </w:pPr>
      <w:ins w:id="1635" w:author="Watt, Stephen HOUS:EX" w:date="2023-05-08T14:27:00Z">
        <w:r>
          <w:t>DEVELOP TESTING PROTOCOL/PROCEDURE (Design Stage)</w:t>
        </w:r>
      </w:ins>
    </w:p>
    <w:p w14:paraId="0BCDCF93" w14:textId="77777777" w:rsidR="00C73A27" w:rsidRDefault="00C73A27" w:rsidP="00220BDA">
      <w:pPr>
        <w:pStyle w:val="13Appnotes"/>
        <w:jc w:val="center"/>
        <w:rPr>
          <w:ins w:id="1636" w:author="Watt, Stephen HOUS:EX" w:date="2023-05-08T14:27:00Z"/>
        </w:rPr>
      </w:pPr>
      <w:ins w:id="1637" w:author="Watt, Stephen HOUS:EX" w:date="2023-05-08T14:27:00Z">
        <w:r>
          <w:t>CRP/RPRs develop Testing Demonstration/Witness Protocol</w:t>
        </w:r>
      </w:ins>
    </w:p>
    <w:p w14:paraId="71A0F72B" w14:textId="77777777" w:rsidR="00C73A27" w:rsidRDefault="00C73A27" w:rsidP="00220BDA">
      <w:pPr>
        <w:pStyle w:val="13Appnotes"/>
        <w:jc w:val="center"/>
        <w:rPr>
          <w:ins w:id="1638" w:author="Watt, Stephen HOUS:EX" w:date="2023-05-08T14:27:00Z"/>
        </w:rPr>
      </w:pPr>
      <w:ins w:id="1639" w:author="Watt, Stephen HOUS:EX" w:date="2023-05-08T14:27:00Z">
        <w:r>
          <w:t>— Issue to Authorities Having Jurisdiction &amp; Contractor</w:t>
        </w:r>
      </w:ins>
    </w:p>
    <w:p w14:paraId="47371260" w14:textId="77777777" w:rsidR="00C73A27" w:rsidRPr="00220BDA" w:rsidRDefault="00C73A27" w:rsidP="00220BDA">
      <w:pPr>
        <w:pStyle w:val="13Appnotes"/>
        <w:jc w:val="center"/>
        <w:rPr>
          <w:ins w:id="1640" w:author="Watt, Stephen HOUS:EX" w:date="2023-05-08T14:27:00Z"/>
          <w:sz w:val="12"/>
          <w:szCs w:val="12"/>
        </w:rPr>
      </w:pPr>
      <w:ins w:id="1641" w:author="Watt, Stephen HOUS:EX" w:date="2023-05-08T14:27:00Z">
        <w:r w:rsidRPr="00220BDA">
          <w:rPr>
            <w:sz w:val="12"/>
            <w:szCs w:val="12"/>
          </w:rPr>
          <w:t>||</w:t>
        </w:r>
      </w:ins>
    </w:p>
    <w:p w14:paraId="26C8BA21" w14:textId="77777777" w:rsidR="00C73A27" w:rsidRPr="00220BDA" w:rsidRDefault="00C73A27" w:rsidP="00220BDA">
      <w:pPr>
        <w:pStyle w:val="13Appnotes"/>
        <w:jc w:val="center"/>
        <w:rPr>
          <w:ins w:id="1642" w:author="Watt, Stephen HOUS:EX" w:date="2023-05-08T14:27:00Z"/>
          <w:sz w:val="12"/>
          <w:szCs w:val="12"/>
        </w:rPr>
      </w:pPr>
      <w:ins w:id="1643" w:author="Watt, Stephen HOUS:EX" w:date="2023-05-08T14:27:00Z">
        <w:r w:rsidRPr="00220BDA">
          <w:rPr>
            <w:sz w:val="12"/>
            <w:szCs w:val="12"/>
          </w:rPr>
          <w:t>\/</w:t>
        </w:r>
      </w:ins>
    </w:p>
    <w:p w14:paraId="7D9941E0" w14:textId="77777777" w:rsidR="00C73A27" w:rsidRDefault="00C73A27" w:rsidP="00220BDA">
      <w:pPr>
        <w:pStyle w:val="13Appnotes"/>
        <w:jc w:val="center"/>
        <w:rPr>
          <w:ins w:id="1644" w:author="Watt, Stephen HOUS:EX" w:date="2023-05-08T14:27:00Z"/>
        </w:rPr>
      </w:pPr>
      <w:ins w:id="1645" w:author="Watt, Stephen HOUS:EX" w:date="2023-05-08T14:27:00Z">
        <w:r>
          <w:t>DOCUMENTATION SUBMISSION</w:t>
        </w:r>
      </w:ins>
    </w:p>
    <w:p w14:paraId="7B812FEC" w14:textId="77777777" w:rsidR="00C73A27" w:rsidRDefault="00C73A27" w:rsidP="00C73A27">
      <w:pPr>
        <w:pStyle w:val="13Appnotes"/>
        <w:rPr>
          <w:ins w:id="1646" w:author="Watt, Stephen HOUS:EX" w:date="2023-05-08T14:27:00Z"/>
        </w:rPr>
      </w:pPr>
      <w:ins w:id="1647" w:author="Watt, Stephen HOUS:EX" w:date="2023-05-08T14:27:00Z">
        <w:r>
          <w:t>Contractor/Subtrades submit/deliver all appropriate documentation to CRP/RPRs, including:</w:t>
        </w:r>
      </w:ins>
    </w:p>
    <w:p w14:paraId="26187330" w14:textId="77777777" w:rsidR="00C73A27" w:rsidRDefault="00C73A27" w:rsidP="00220BDA">
      <w:pPr>
        <w:pStyle w:val="13Appnotes"/>
        <w:ind w:left="0" w:firstLine="993"/>
        <w:rPr>
          <w:ins w:id="1648" w:author="Watt, Stephen HOUS:EX" w:date="2023-05-08T14:27:00Z"/>
        </w:rPr>
      </w:pPr>
      <w:ins w:id="1649" w:author="Watt, Stephen HOUS:EX" w:date="2023-05-08T14:27:00Z">
        <w:r>
          <w:t>— The original Contractor’s Materials and Test Certificate for the sprinkler system</w:t>
        </w:r>
      </w:ins>
    </w:p>
    <w:p w14:paraId="1307B50F" w14:textId="77777777" w:rsidR="00C73A27" w:rsidRDefault="00C73A27" w:rsidP="00220BDA">
      <w:pPr>
        <w:pStyle w:val="13Appnotes"/>
        <w:ind w:left="0" w:firstLine="993"/>
        <w:rPr>
          <w:ins w:id="1650" w:author="Watt, Stephen HOUS:EX" w:date="2023-05-08T14:27:00Z"/>
        </w:rPr>
      </w:pPr>
      <w:ins w:id="1651" w:author="Watt, Stephen HOUS:EX" w:date="2023-05-08T14:27:00Z">
        <w:r>
          <w:t>— Fire Pump Flow Test Certificate(s)</w:t>
        </w:r>
      </w:ins>
    </w:p>
    <w:p w14:paraId="29B9B1E7" w14:textId="77777777" w:rsidR="00C73A27" w:rsidRDefault="00C73A27" w:rsidP="00220BDA">
      <w:pPr>
        <w:pStyle w:val="13Appnotes"/>
        <w:ind w:left="0" w:firstLine="993"/>
        <w:rPr>
          <w:ins w:id="1652" w:author="Watt, Stephen HOUS:EX" w:date="2023-05-08T14:27:00Z"/>
        </w:rPr>
      </w:pPr>
      <w:ins w:id="1653" w:author="Watt, Stephen HOUS:EX" w:date="2023-05-08T14:27:00Z">
        <w:r>
          <w:t>— Back Flow Prevention Certificate(s)</w:t>
        </w:r>
      </w:ins>
    </w:p>
    <w:p w14:paraId="53EAC043" w14:textId="77777777" w:rsidR="00C73A27" w:rsidRDefault="00C73A27" w:rsidP="00220BDA">
      <w:pPr>
        <w:pStyle w:val="13Appnotes"/>
        <w:ind w:left="0" w:firstLine="993"/>
        <w:rPr>
          <w:ins w:id="1654" w:author="Watt, Stephen HOUS:EX" w:date="2023-05-08T14:27:00Z"/>
        </w:rPr>
      </w:pPr>
      <w:ins w:id="1655" w:author="Watt, Stephen HOUS:EX" w:date="2023-05-08T14:27:00Z">
        <w:r>
          <w:t>— Emergency generator commissioning and verification reports</w:t>
        </w:r>
      </w:ins>
    </w:p>
    <w:p w14:paraId="6FDE9FE8" w14:textId="77777777" w:rsidR="00C73A27" w:rsidRDefault="00C73A27" w:rsidP="00220BDA">
      <w:pPr>
        <w:pStyle w:val="13Appnotes"/>
        <w:ind w:left="0" w:firstLine="993"/>
        <w:rPr>
          <w:ins w:id="1656" w:author="Watt, Stephen HOUS:EX" w:date="2023-05-08T14:27:00Z"/>
        </w:rPr>
      </w:pPr>
      <w:ins w:id="1657" w:author="Watt, Stephen HOUS:EX" w:date="2023-05-08T14:27:00Z">
        <w:r>
          <w:t>— The original Certificate of Verification for the fire alarm system</w:t>
        </w:r>
      </w:ins>
    </w:p>
    <w:p w14:paraId="4AA971C1" w14:textId="77777777" w:rsidR="00C73A27" w:rsidRDefault="00C73A27" w:rsidP="00220BDA">
      <w:pPr>
        <w:pStyle w:val="13Appnotes"/>
        <w:ind w:left="0" w:firstLine="993"/>
        <w:rPr>
          <w:ins w:id="1658" w:author="Watt, Stephen HOUS:EX" w:date="2023-05-08T14:27:00Z"/>
        </w:rPr>
      </w:pPr>
      <w:ins w:id="1659" w:author="Watt, Stephen HOUS:EX" w:date="2023-05-08T14:27:00Z">
        <w:r>
          <w:t>— Appendix “A” to the fire alarm verification report</w:t>
        </w:r>
      </w:ins>
    </w:p>
    <w:p w14:paraId="617DD74C" w14:textId="77777777" w:rsidR="00C73A27" w:rsidRDefault="00C73A27" w:rsidP="00220BDA">
      <w:pPr>
        <w:pStyle w:val="13Appnotes"/>
        <w:ind w:left="0" w:firstLine="993"/>
        <w:rPr>
          <w:ins w:id="1660" w:author="Watt, Stephen HOUS:EX" w:date="2023-05-08T14:27:00Z"/>
        </w:rPr>
      </w:pPr>
      <w:ins w:id="1661" w:author="Watt, Stephen HOUS:EX" w:date="2023-05-08T14:27:00Z">
        <w:r>
          <w:t>— ULC Certificate for Protective Signaling Service</w:t>
        </w:r>
      </w:ins>
    </w:p>
    <w:p w14:paraId="33B964D0" w14:textId="77777777" w:rsidR="00C73A27" w:rsidRDefault="00C73A27" w:rsidP="00220BDA">
      <w:pPr>
        <w:pStyle w:val="13Appnotes"/>
        <w:ind w:left="0" w:firstLine="993"/>
        <w:rPr>
          <w:ins w:id="1662" w:author="Watt, Stephen HOUS:EX" w:date="2023-05-08T14:27:00Z"/>
        </w:rPr>
      </w:pPr>
      <w:ins w:id="1663" w:author="Watt, Stephen HOUS:EX" w:date="2023-05-08T14:27:00Z">
        <w:r>
          <w:t>— Other documentation, as appropriate</w:t>
        </w:r>
      </w:ins>
    </w:p>
    <w:p w14:paraId="6A5D501C" w14:textId="77777777" w:rsidR="00C73A27" w:rsidRPr="00220BDA" w:rsidRDefault="00C73A27" w:rsidP="00220BDA">
      <w:pPr>
        <w:pStyle w:val="13Appnotes"/>
        <w:jc w:val="center"/>
        <w:rPr>
          <w:ins w:id="1664" w:author="Watt, Stephen HOUS:EX" w:date="2023-05-08T14:27:00Z"/>
          <w:sz w:val="12"/>
          <w:szCs w:val="12"/>
        </w:rPr>
      </w:pPr>
      <w:ins w:id="1665" w:author="Watt, Stephen HOUS:EX" w:date="2023-05-08T14:27:00Z">
        <w:r w:rsidRPr="00220BDA">
          <w:rPr>
            <w:sz w:val="12"/>
            <w:szCs w:val="12"/>
          </w:rPr>
          <w:t>||</w:t>
        </w:r>
      </w:ins>
    </w:p>
    <w:p w14:paraId="18D72621" w14:textId="77777777" w:rsidR="00C73A27" w:rsidRPr="00220BDA" w:rsidRDefault="00C73A27" w:rsidP="00220BDA">
      <w:pPr>
        <w:pStyle w:val="13Appnotes"/>
        <w:jc w:val="center"/>
        <w:rPr>
          <w:ins w:id="1666" w:author="Watt, Stephen HOUS:EX" w:date="2023-05-08T14:27:00Z"/>
          <w:sz w:val="12"/>
          <w:szCs w:val="12"/>
        </w:rPr>
      </w:pPr>
      <w:ins w:id="1667" w:author="Watt, Stephen HOUS:EX" w:date="2023-05-08T14:27:00Z">
        <w:r w:rsidRPr="00220BDA">
          <w:rPr>
            <w:sz w:val="12"/>
            <w:szCs w:val="12"/>
          </w:rPr>
          <w:t>\/</w:t>
        </w:r>
      </w:ins>
    </w:p>
    <w:p w14:paraId="10DE7F4E" w14:textId="77777777" w:rsidR="00C73A27" w:rsidRDefault="00C73A27" w:rsidP="00220BDA">
      <w:pPr>
        <w:pStyle w:val="13Appnotes"/>
        <w:jc w:val="center"/>
        <w:rPr>
          <w:ins w:id="1668" w:author="Watt, Stephen HOUS:EX" w:date="2023-05-08T14:27:00Z"/>
        </w:rPr>
      </w:pPr>
      <w:ins w:id="1669" w:author="Watt, Stephen HOUS:EX" w:date="2023-05-08T14:27:00Z">
        <w:r>
          <w:t>CONTRACTOR DEMONSTRATION — CONSTRUCTION COMPLETE</w:t>
        </w:r>
      </w:ins>
    </w:p>
    <w:p w14:paraId="42C69978" w14:textId="77777777" w:rsidR="00C73A27" w:rsidRDefault="00C73A27" w:rsidP="00220BDA">
      <w:pPr>
        <w:pStyle w:val="13Appnotes"/>
        <w:jc w:val="center"/>
        <w:rPr>
          <w:ins w:id="1670" w:author="Watt, Stephen HOUS:EX" w:date="2023-05-08T14:27:00Z"/>
        </w:rPr>
      </w:pPr>
      <w:ins w:id="1671" w:author="Watt, Stephen HOUS:EX" w:date="2023-05-08T14:27:00Z">
        <w:r>
          <w:t>Contractor &amp; Subtrades</w:t>
        </w:r>
      </w:ins>
    </w:p>
    <w:p w14:paraId="57FA6B08" w14:textId="77777777" w:rsidR="00C73A27" w:rsidRDefault="00C73A27" w:rsidP="00220BDA">
      <w:pPr>
        <w:pStyle w:val="13Appnotes"/>
        <w:jc w:val="center"/>
        <w:rPr>
          <w:ins w:id="1672" w:author="Watt, Stephen HOUS:EX" w:date="2023-05-08T14:27:00Z"/>
        </w:rPr>
      </w:pPr>
      <w:ins w:id="1673" w:author="Watt, Stephen HOUS:EX" w:date="2023-05-08T14:27:00Z">
        <w:r>
          <w:t>(Mechanical, Electrical, Elevator, Sprinkler, Fire Alarm, etc.) as appropriate</w:t>
        </w:r>
      </w:ins>
    </w:p>
    <w:p w14:paraId="3CE8F4F6" w14:textId="77777777" w:rsidR="00C73A27" w:rsidRPr="00220BDA" w:rsidRDefault="00C73A27" w:rsidP="00220BDA">
      <w:pPr>
        <w:pStyle w:val="13Appnotes"/>
        <w:jc w:val="center"/>
        <w:rPr>
          <w:ins w:id="1674" w:author="Watt, Stephen HOUS:EX" w:date="2023-05-08T14:27:00Z"/>
          <w:sz w:val="12"/>
          <w:szCs w:val="12"/>
        </w:rPr>
      </w:pPr>
      <w:ins w:id="1675" w:author="Watt, Stephen HOUS:EX" w:date="2023-05-08T14:27:00Z">
        <w:r w:rsidRPr="00220BDA">
          <w:rPr>
            <w:sz w:val="12"/>
            <w:szCs w:val="12"/>
          </w:rPr>
          <w:t>||</w:t>
        </w:r>
      </w:ins>
    </w:p>
    <w:p w14:paraId="500A6027" w14:textId="77777777" w:rsidR="00C73A27" w:rsidRPr="00220BDA" w:rsidRDefault="00C73A27" w:rsidP="00220BDA">
      <w:pPr>
        <w:pStyle w:val="13Appnotes"/>
        <w:jc w:val="center"/>
        <w:rPr>
          <w:ins w:id="1676" w:author="Watt, Stephen HOUS:EX" w:date="2023-05-08T14:27:00Z"/>
          <w:sz w:val="12"/>
          <w:szCs w:val="12"/>
        </w:rPr>
      </w:pPr>
      <w:ins w:id="1677" w:author="Watt, Stephen HOUS:EX" w:date="2023-05-08T14:27:00Z">
        <w:r w:rsidRPr="00220BDA">
          <w:rPr>
            <w:sz w:val="12"/>
            <w:szCs w:val="12"/>
          </w:rPr>
          <w:t>\/</w:t>
        </w:r>
      </w:ins>
    </w:p>
    <w:p w14:paraId="39178964" w14:textId="77777777" w:rsidR="00C73A27" w:rsidRDefault="00C73A27" w:rsidP="00220BDA">
      <w:pPr>
        <w:pStyle w:val="13Appnotes"/>
        <w:jc w:val="center"/>
        <w:rPr>
          <w:ins w:id="1678" w:author="Watt, Stephen HOUS:EX" w:date="2023-05-08T14:27:00Z"/>
        </w:rPr>
      </w:pPr>
      <w:ins w:id="1679" w:author="Watt, Stephen HOUS:EX" w:date="2023-05-08T14:27:00Z">
        <w:r>
          <w:t>COORDINATED FINAL CONSULTANT REVIEW DEMONSTRATION/WITNESSING CRP/RPRs</w:t>
        </w:r>
      </w:ins>
    </w:p>
    <w:p w14:paraId="56FE9745" w14:textId="77777777" w:rsidR="00C73A27" w:rsidRDefault="00C73A27" w:rsidP="00220BDA">
      <w:pPr>
        <w:pStyle w:val="13Appnotes"/>
        <w:jc w:val="center"/>
        <w:rPr>
          <w:ins w:id="1680" w:author="Watt, Stephen HOUS:EX" w:date="2023-05-08T14:27:00Z"/>
        </w:rPr>
      </w:pPr>
      <w:ins w:id="1681" w:author="Watt, Stephen HOUS:EX" w:date="2023-05-08T14:27:00Z">
        <w:r>
          <w:t>(Architect, Mechanical Engineer, Electrical Engineer, Sprinkler Engineer, Equivalency Consultant, etc.) as appropriate</w:t>
        </w:r>
      </w:ins>
    </w:p>
    <w:p w14:paraId="7FFE1904" w14:textId="77777777" w:rsidR="00C73A27" w:rsidRPr="00220BDA" w:rsidRDefault="00C73A27" w:rsidP="00220BDA">
      <w:pPr>
        <w:pStyle w:val="13Appnotes"/>
        <w:jc w:val="center"/>
        <w:rPr>
          <w:ins w:id="1682" w:author="Watt, Stephen HOUS:EX" w:date="2023-05-08T14:27:00Z"/>
          <w:sz w:val="12"/>
          <w:szCs w:val="12"/>
        </w:rPr>
      </w:pPr>
      <w:ins w:id="1683" w:author="Watt, Stephen HOUS:EX" w:date="2023-05-08T14:27:00Z">
        <w:r w:rsidRPr="00220BDA">
          <w:rPr>
            <w:sz w:val="12"/>
            <w:szCs w:val="12"/>
          </w:rPr>
          <w:t>||</w:t>
        </w:r>
      </w:ins>
    </w:p>
    <w:p w14:paraId="52129E52" w14:textId="77777777" w:rsidR="00C73A27" w:rsidRPr="00220BDA" w:rsidRDefault="00C73A27" w:rsidP="00220BDA">
      <w:pPr>
        <w:pStyle w:val="13Appnotes"/>
        <w:jc w:val="center"/>
        <w:rPr>
          <w:ins w:id="1684" w:author="Watt, Stephen HOUS:EX" w:date="2023-05-08T14:27:00Z"/>
          <w:sz w:val="12"/>
          <w:szCs w:val="12"/>
        </w:rPr>
      </w:pPr>
      <w:ins w:id="1685" w:author="Watt, Stephen HOUS:EX" w:date="2023-05-08T14:27:00Z">
        <w:r w:rsidRPr="00220BDA">
          <w:rPr>
            <w:sz w:val="12"/>
            <w:szCs w:val="12"/>
          </w:rPr>
          <w:t>\/</w:t>
        </w:r>
      </w:ins>
    </w:p>
    <w:p w14:paraId="2F5090F9" w14:textId="77777777" w:rsidR="00C73A27" w:rsidRDefault="00C73A27" w:rsidP="00220BDA">
      <w:pPr>
        <w:pStyle w:val="13Appnotes"/>
        <w:jc w:val="center"/>
        <w:rPr>
          <w:ins w:id="1686" w:author="Watt, Stephen HOUS:EX" w:date="2023-05-08T14:27:00Z"/>
        </w:rPr>
      </w:pPr>
      <w:ins w:id="1687" w:author="Watt, Stephen HOUS:EX" w:date="2023-05-08T14:27:00Z">
        <w:r>
          <w:t>OCCUPANCY SUBMISSION DOCUMENTS</w:t>
        </w:r>
      </w:ins>
    </w:p>
    <w:p w14:paraId="40D66A7D" w14:textId="77777777" w:rsidR="00C73A27" w:rsidRDefault="00C73A27" w:rsidP="00220BDA">
      <w:pPr>
        <w:pStyle w:val="13Appnotes"/>
        <w:jc w:val="center"/>
        <w:rPr>
          <w:ins w:id="1688" w:author="Watt, Stephen HOUS:EX" w:date="2023-05-08T14:27:00Z"/>
        </w:rPr>
      </w:pPr>
      <w:ins w:id="1689" w:author="Watt, Stephen HOUS:EX" w:date="2023-05-08T14:27:00Z">
        <w:r>
          <w:t>CRP to collect all submission documents, including Schedule Cs from RPRs, and submit to AHJ in a complete package</w:t>
        </w:r>
      </w:ins>
    </w:p>
    <w:p w14:paraId="7CC00291" w14:textId="77777777" w:rsidR="00C73A27" w:rsidRPr="00220BDA" w:rsidRDefault="00C73A27" w:rsidP="00220BDA">
      <w:pPr>
        <w:pStyle w:val="13Appnotes"/>
        <w:jc w:val="center"/>
        <w:rPr>
          <w:ins w:id="1690" w:author="Watt, Stephen HOUS:EX" w:date="2023-05-08T14:27:00Z"/>
          <w:sz w:val="12"/>
          <w:szCs w:val="12"/>
        </w:rPr>
      </w:pPr>
      <w:ins w:id="1691" w:author="Watt, Stephen HOUS:EX" w:date="2023-05-08T14:27:00Z">
        <w:r w:rsidRPr="00220BDA">
          <w:rPr>
            <w:sz w:val="12"/>
            <w:szCs w:val="12"/>
          </w:rPr>
          <w:t>||</w:t>
        </w:r>
      </w:ins>
    </w:p>
    <w:p w14:paraId="6D2F679D" w14:textId="77777777" w:rsidR="00C73A27" w:rsidRPr="00220BDA" w:rsidRDefault="00C73A27" w:rsidP="00220BDA">
      <w:pPr>
        <w:pStyle w:val="13Appnotes"/>
        <w:jc w:val="center"/>
        <w:rPr>
          <w:ins w:id="1692" w:author="Watt, Stephen HOUS:EX" w:date="2023-05-08T14:27:00Z"/>
          <w:sz w:val="12"/>
          <w:szCs w:val="12"/>
        </w:rPr>
      </w:pPr>
      <w:ins w:id="1693" w:author="Watt, Stephen HOUS:EX" w:date="2023-05-08T14:27:00Z">
        <w:r w:rsidRPr="00220BDA">
          <w:rPr>
            <w:sz w:val="12"/>
            <w:szCs w:val="12"/>
          </w:rPr>
          <w:t>\/</w:t>
        </w:r>
      </w:ins>
    </w:p>
    <w:p w14:paraId="4EA6E473" w14:textId="77777777" w:rsidR="00C73A27" w:rsidRDefault="00C73A27" w:rsidP="00220BDA">
      <w:pPr>
        <w:pStyle w:val="13Appnotes"/>
        <w:jc w:val="center"/>
        <w:rPr>
          <w:ins w:id="1694" w:author="Watt, Stephen HOUS:EX" w:date="2023-05-08T14:27:00Z"/>
        </w:rPr>
      </w:pPr>
      <w:ins w:id="1695" w:author="Watt, Stephen HOUS:EX" w:date="2023-05-08T14:27:00Z">
        <w:r>
          <w:t>COORDINATED FINAL AHJ REVIEW DEMONSTRATION/WITNESSING</w:t>
        </w:r>
      </w:ins>
    </w:p>
    <w:p w14:paraId="7396F7B3" w14:textId="77777777" w:rsidR="00C73A27" w:rsidRDefault="00C73A27" w:rsidP="00220BDA">
      <w:pPr>
        <w:pStyle w:val="13Appnotes"/>
        <w:jc w:val="center"/>
        <w:rPr>
          <w:ins w:id="1696" w:author="Watt, Stephen HOUS:EX" w:date="2023-05-08T14:27:00Z"/>
        </w:rPr>
      </w:pPr>
      <w:ins w:id="1697" w:author="Watt, Stephen HOUS:EX" w:date="2023-05-08T14:27:00Z">
        <w:r>
          <w:t>Contractor, Subtrades, CRP/RPRs demonstrate to AHJ</w:t>
        </w:r>
      </w:ins>
    </w:p>
    <w:p w14:paraId="01A98BC3" w14:textId="77777777" w:rsidR="00C73A27" w:rsidRDefault="00C73A27" w:rsidP="00220BDA">
      <w:pPr>
        <w:pStyle w:val="13Appnotes"/>
        <w:jc w:val="center"/>
        <w:rPr>
          <w:ins w:id="1698" w:author="Watt, Stephen HOUS:EX" w:date="2023-05-08T14:27:00Z"/>
        </w:rPr>
      </w:pPr>
      <w:ins w:id="1699" w:author="Watt, Stephen HOUS:EX" w:date="2023-05-08T14:27:00Z">
        <w:r>
          <w:t>(Building, Fire, Mechanical, Electrical and Sprinkler)</w:t>
        </w:r>
      </w:ins>
    </w:p>
    <w:p w14:paraId="60636385" w14:textId="77777777" w:rsidR="00C73A27" w:rsidRPr="00220BDA" w:rsidRDefault="00C73A27" w:rsidP="00220BDA">
      <w:pPr>
        <w:pStyle w:val="13Appnotes"/>
        <w:jc w:val="center"/>
        <w:rPr>
          <w:ins w:id="1700" w:author="Watt, Stephen HOUS:EX" w:date="2023-05-08T14:27:00Z"/>
          <w:sz w:val="12"/>
          <w:szCs w:val="12"/>
        </w:rPr>
      </w:pPr>
      <w:ins w:id="1701" w:author="Watt, Stephen HOUS:EX" w:date="2023-05-08T14:27:00Z">
        <w:r w:rsidRPr="00220BDA">
          <w:rPr>
            <w:sz w:val="12"/>
            <w:szCs w:val="12"/>
          </w:rPr>
          <w:t>||</w:t>
        </w:r>
      </w:ins>
    </w:p>
    <w:p w14:paraId="5FEDE18C" w14:textId="77777777" w:rsidR="00C73A27" w:rsidRPr="00220BDA" w:rsidRDefault="00C73A27" w:rsidP="00220BDA">
      <w:pPr>
        <w:pStyle w:val="13Appnotes"/>
        <w:jc w:val="center"/>
        <w:rPr>
          <w:ins w:id="1702" w:author="Watt, Stephen HOUS:EX" w:date="2023-05-08T14:27:00Z"/>
          <w:sz w:val="12"/>
          <w:szCs w:val="12"/>
        </w:rPr>
      </w:pPr>
      <w:ins w:id="1703" w:author="Watt, Stephen HOUS:EX" w:date="2023-05-08T14:27:00Z">
        <w:r w:rsidRPr="00220BDA">
          <w:rPr>
            <w:sz w:val="12"/>
            <w:szCs w:val="12"/>
          </w:rPr>
          <w:t>\/</w:t>
        </w:r>
      </w:ins>
    </w:p>
    <w:p w14:paraId="6E11D127" w14:textId="43F2A34E" w:rsidR="00C73A27" w:rsidRDefault="00C73A27" w:rsidP="00220BDA">
      <w:pPr>
        <w:pStyle w:val="13Appnotes"/>
        <w:jc w:val="center"/>
        <w:rPr>
          <w:ins w:id="1704" w:author="Watt, Stephen HOUS:EX" w:date="2023-05-08T13:48:00Z"/>
        </w:rPr>
      </w:pPr>
      <w:ins w:id="1705" w:author="Watt, Stephen HOUS:EX" w:date="2023-05-08T14:27:00Z">
        <w:r>
          <w:lastRenderedPageBreak/>
          <w:t>OP ISSUED</w:t>
        </w:r>
      </w:ins>
    </w:p>
    <w:p w14:paraId="3C6D3967" w14:textId="77777777" w:rsidR="00BE1302" w:rsidRPr="00BE1302" w:rsidRDefault="00BE1302" w:rsidP="00BE1302">
      <w:pPr>
        <w:pStyle w:val="13Appnotes"/>
        <w:rPr>
          <w:sz w:val="27"/>
          <w:szCs w:val="27"/>
        </w:rPr>
      </w:pPr>
      <w:bookmarkStart w:id="1706" w:name="a1437705"/>
      <w:bookmarkStart w:id="1707" w:name="en000995.1"/>
      <w:bookmarkStart w:id="1708" w:name="a1437726"/>
      <w:bookmarkStart w:id="1709" w:name="a1437727"/>
      <w:bookmarkStart w:id="1710" w:name="en000995.2"/>
      <w:bookmarkStart w:id="1711" w:name="a1437966"/>
      <w:bookmarkStart w:id="1712" w:name="et000433"/>
      <w:bookmarkStart w:id="1713" w:name="a1437963"/>
      <w:bookmarkStart w:id="1714" w:name="a1438469"/>
      <w:bookmarkStart w:id="1715" w:name="en001781"/>
      <w:bookmarkEnd w:id="1706"/>
      <w:bookmarkEnd w:id="1707"/>
      <w:bookmarkEnd w:id="1708"/>
      <w:bookmarkEnd w:id="1709"/>
      <w:bookmarkEnd w:id="1710"/>
      <w:bookmarkEnd w:id="1711"/>
      <w:bookmarkEnd w:id="1712"/>
      <w:bookmarkEnd w:id="1713"/>
      <w:bookmarkEnd w:id="1714"/>
      <w:bookmarkEnd w:id="1715"/>
      <w:r w:rsidRPr="00BE1302">
        <w:t>A-2.2.8.1.(1)   </w:t>
      </w:r>
      <w:bookmarkStart w:id="1716" w:name="a1438471"/>
      <w:bookmarkEnd w:id="1716"/>
      <w:r w:rsidRPr="00BE1302">
        <w:t>Use of Terms “Building” and “House”. Although the word “house” is used in the terms “proposed house,” “reference house” and “house performance compliance calculation report” in </w:t>
      </w:r>
      <w:hyperlink r:id="rId181" w:anchor="ep001036.2.8" w:history="1">
        <w:r w:rsidRPr="00BE1302">
          <w:rPr>
            <w:rStyle w:val="Hyperlink"/>
            <w:color w:val="auto"/>
            <w:u w:val="none"/>
          </w:rPr>
          <w:t>Subsection</w:t>
        </w:r>
      </w:hyperlink>
      <w:hyperlink r:id="rId182" w:anchor="ep001036.2.8" w:history="1">
        <w:r w:rsidRPr="00BE1302">
          <w:rPr>
            <w:rStyle w:val="Hyperlink"/>
            <w:color w:val="auto"/>
            <w:u w:val="none"/>
          </w:rPr>
          <w:t> </w:t>
        </w:r>
      </w:hyperlink>
      <w:hyperlink r:id="rId183" w:anchor="ep001036.2.8" w:history="1">
        <w:r w:rsidRPr="00BE1302">
          <w:rPr>
            <w:rStyle w:val="Hyperlink"/>
            <w:color w:val="auto"/>
            <w:u w:val="none"/>
          </w:rPr>
          <w:t>2.2.8.</w:t>
        </w:r>
      </w:hyperlink>
      <w:r w:rsidRPr="00BE1302">
        <w:t>, it is intended to include other types of residential buildings also addressed by </w:t>
      </w:r>
      <w:hyperlink r:id="rId184" w:anchor="ep001029.37.5" w:history="1">
        <w:r w:rsidRPr="00BE1302">
          <w:rPr>
            <w:rStyle w:val="Hyperlink"/>
            <w:color w:val="auto"/>
            <w:u w:val="none"/>
          </w:rPr>
          <w:t>Subsection</w:t>
        </w:r>
      </w:hyperlink>
      <w:hyperlink r:id="rId185" w:anchor="ep001029.37.5" w:history="1">
        <w:r w:rsidRPr="00BE1302">
          <w:rPr>
            <w:rStyle w:val="Hyperlink"/>
            <w:color w:val="auto"/>
            <w:u w:val="none"/>
          </w:rPr>
          <w:t> </w:t>
        </w:r>
      </w:hyperlink>
      <w:hyperlink r:id="rId186" w:anchor="ep001029.37.5" w:history="1">
        <w:r w:rsidRPr="00BE1302">
          <w:rPr>
            <w:rStyle w:val="Hyperlink"/>
            <w:color w:val="auto"/>
            <w:u w:val="none"/>
          </w:rPr>
          <w:t>9.36.5.</w:t>
        </w:r>
      </w:hyperlink>
      <w:r w:rsidRPr="00BE1302">
        <w:t> of Division </w:t>
      </w:r>
      <w:hyperlink r:id="rId187" w:anchor="ep001029.37.5" w:history="1">
        <w:r w:rsidRPr="00BE1302">
          <w:rPr>
            <w:rStyle w:val="Hyperlink"/>
            <w:color w:val="auto"/>
            <w:u w:val="none"/>
          </w:rPr>
          <w:t>B</w:t>
        </w:r>
      </w:hyperlink>
      <w:r w:rsidRPr="00BE1302">
        <w:t>. The terms “proposed building,” “reference building” and “building performance compliance calculation report” used in the </w:t>
      </w:r>
      <w:hyperlink r:id="rId188" w:anchor="nrcc-necb" w:history="1">
        <w:r w:rsidRPr="00BE1302">
          <w:rPr>
            <w:rStyle w:val="Hyperlink"/>
            <w:color w:val="auto"/>
            <w:u w:val="none"/>
          </w:rPr>
          <w:t>NECB</w:t>
        </w:r>
      </w:hyperlink>
      <w:r w:rsidRPr="00BE1302">
        <w:t> apply to other types of buildings.</w:t>
      </w:r>
    </w:p>
    <w:p w14:paraId="454004C7" w14:textId="77777777" w:rsidR="00BE1302" w:rsidRPr="00BE1302" w:rsidRDefault="00BE1302" w:rsidP="00BE1302">
      <w:pPr>
        <w:pStyle w:val="13Appnotes"/>
        <w:rPr>
          <w:sz w:val="27"/>
          <w:szCs w:val="27"/>
        </w:rPr>
      </w:pPr>
      <w:bookmarkStart w:id="1717" w:name="a1438491"/>
      <w:bookmarkStart w:id="1718" w:name="en001782"/>
      <w:bookmarkEnd w:id="1717"/>
      <w:bookmarkEnd w:id="1718"/>
      <w:r w:rsidRPr="00BE1302">
        <w:t>A-2.2.8.3.(2)(c)(i)   </w:t>
      </w:r>
      <w:bookmarkStart w:id="1719" w:name="a1438493"/>
      <w:bookmarkEnd w:id="1719"/>
      <w:r w:rsidRPr="00BE1302">
        <w:t>Annual Energy Consumption. The performance compliance calculation method detailed in </w:t>
      </w:r>
      <w:hyperlink r:id="rId189" w:anchor="ep001029.37.5" w:history="1">
        <w:r w:rsidRPr="00BE1302">
          <w:rPr>
            <w:rStyle w:val="Hyperlink"/>
            <w:color w:val="auto"/>
            <w:u w:val="none"/>
          </w:rPr>
          <w:t>Subsection</w:t>
        </w:r>
      </w:hyperlink>
      <w:hyperlink r:id="rId190" w:anchor="ep001029.37.5" w:history="1">
        <w:r w:rsidRPr="00BE1302">
          <w:rPr>
            <w:rStyle w:val="Hyperlink"/>
            <w:color w:val="auto"/>
            <w:u w:val="none"/>
          </w:rPr>
          <w:t> </w:t>
        </w:r>
      </w:hyperlink>
      <w:hyperlink r:id="rId191" w:anchor="ep001029.37.5" w:history="1">
        <w:r w:rsidRPr="00BE1302">
          <w:rPr>
            <w:rStyle w:val="Hyperlink"/>
            <w:color w:val="auto"/>
            <w:u w:val="none"/>
          </w:rPr>
          <w:t>9.36.5.</w:t>
        </w:r>
      </w:hyperlink>
      <w:r w:rsidRPr="00BE1302">
        <w:t> of Division </w:t>
      </w:r>
      <w:hyperlink r:id="rId192" w:anchor="ep001029.37.5" w:history="1">
        <w:r w:rsidRPr="00BE1302">
          <w:rPr>
            <w:rStyle w:val="Hyperlink"/>
            <w:color w:val="auto"/>
            <w:u w:val="none"/>
          </w:rPr>
          <w:t>B</w:t>
        </w:r>
      </w:hyperlink>
      <w:r w:rsidRPr="00BE1302">
        <w:t> uses a number of assumptions regarding environmental values and operating conditions in order to standardize the calculations and neutralize the impact of occupant behaviour or to exclude issues that are not addressed in the requirements. Note that the result of the energy model calculations is not a prediction of the actual energy consumption of the proposed house.</w:t>
      </w:r>
    </w:p>
    <w:p w14:paraId="44041066" w14:textId="2E72659F" w:rsidR="00BE1302" w:rsidRPr="00BE1302" w:rsidRDefault="00BE1302" w:rsidP="00BE1302">
      <w:pPr>
        <w:pStyle w:val="13Appnotes"/>
        <w:rPr>
          <w:sz w:val="27"/>
          <w:szCs w:val="27"/>
        </w:rPr>
      </w:pPr>
      <w:bookmarkStart w:id="1720" w:name="a1438510"/>
      <w:bookmarkStart w:id="1721" w:name="en001283"/>
      <w:bookmarkEnd w:id="1720"/>
      <w:bookmarkEnd w:id="1721"/>
      <w:r w:rsidRPr="00BE1302">
        <w:t>A-2.3.1.   </w:t>
      </w:r>
      <w:bookmarkStart w:id="1722" w:name="a1438512"/>
      <w:bookmarkEnd w:id="1722"/>
      <w:r w:rsidRPr="00BE1302">
        <w:t xml:space="preserve"> Alternative Solutions. Beyond the purposes of demonstrating compliance and acquiring a building permit, there are other important reasons for requiring that the proponent of an alternative solution submit project documentation (i.e. a compliance report) to the authority having jurisdiction and for the authority having jurisdiction to retain that documentation for a substantial period following the construction of a building:</w:t>
      </w:r>
    </w:p>
    <w:p w14:paraId="6AF5E52E" w14:textId="4F2C68E2" w:rsidR="00BE1302" w:rsidRPr="00BE1302" w:rsidRDefault="00BE1302" w:rsidP="000B17BC">
      <w:pPr>
        <w:pStyle w:val="13Appnotes"/>
        <w:rPr>
          <w:sz w:val="27"/>
          <w:szCs w:val="27"/>
        </w:rPr>
      </w:pPr>
      <w:r w:rsidRPr="00BE1302">
        <w:t>•   </w:t>
      </w:r>
      <w:ins w:id="1723" w:author="Watt, Stephen HOUS:EX" w:date="2023-05-09T14:16:00Z">
        <w:r w:rsidR="000B17BC">
          <w:t>Alternative solutions made possible by objective-based codes may have special maintenance requirements, which would be</w:t>
        </w:r>
      </w:ins>
      <w:ins w:id="1724" w:author="Watt, Stephen HOUS:EX" w:date="2023-05-09T14:17:00Z">
        <w:r w:rsidR="000B17BC">
          <w:t xml:space="preserve"> </w:t>
        </w:r>
      </w:ins>
      <w:ins w:id="1725" w:author="Watt, Stephen HOUS:EX" w:date="2023-05-09T14:16:00Z">
        <w:r w:rsidR="000B17BC">
          <w:t>described in the documentation</w:t>
        </w:r>
      </w:ins>
      <w:r w:rsidRPr="00BE1302">
        <w:t>.</w:t>
      </w:r>
    </w:p>
    <w:p w14:paraId="76660487" w14:textId="77777777" w:rsidR="00BE1302" w:rsidRPr="00BE1302" w:rsidRDefault="00BE1302" w:rsidP="00BE1302">
      <w:pPr>
        <w:pStyle w:val="13Appnotes"/>
        <w:rPr>
          <w:sz w:val="27"/>
          <w:szCs w:val="27"/>
        </w:rPr>
      </w:pPr>
      <w:r w:rsidRPr="00BE1302">
        <w:t>•   Documentation helps consultants perform code compliance assessments of existing buildings before they are sold and informs current owners or prospective buyers of existing buildings of any limitations pertaining to their future use or development.</w:t>
      </w:r>
    </w:p>
    <w:p w14:paraId="42C8A1C2" w14:textId="77777777" w:rsidR="00BE1302" w:rsidRPr="00BE1302" w:rsidRDefault="00BE1302" w:rsidP="00BE1302">
      <w:pPr>
        <w:pStyle w:val="13Appnotes"/>
        <w:rPr>
          <w:sz w:val="27"/>
          <w:szCs w:val="27"/>
        </w:rPr>
      </w:pPr>
      <w:r w:rsidRPr="00BE1302">
        <w:t>•   Documentation provides design professionals with the basic information necessary to design changes to an existing building.</w:t>
      </w:r>
    </w:p>
    <w:p w14:paraId="25F26CEA" w14:textId="77777777" w:rsidR="00BE1302" w:rsidRPr="00BE1302" w:rsidRDefault="00BE1302" w:rsidP="00BE1302">
      <w:pPr>
        <w:pStyle w:val="13Appnotes"/>
        <w:rPr>
          <w:sz w:val="27"/>
          <w:szCs w:val="27"/>
        </w:rPr>
      </w:pPr>
      <w:r w:rsidRPr="00BE1302">
        <w:t>•   An alternative solution could be invalidated by a proposed alteration to a building. Designers and regulators must therefore know the details of the particular alternative solutions that were integral to the original design. Complete documentation should provide insight as to why one alternative solution was chosen over another.</w:t>
      </w:r>
    </w:p>
    <w:p w14:paraId="604913E3" w14:textId="77777777" w:rsidR="00BE1302" w:rsidRPr="00BE1302" w:rsidRDefault="00BE1302" w:rsidP="00BE1302">
      <w:pPr>
        <w:pStyle w:val="13Appnotes"/>
        <w:rPr>
          <w:sz w:val="27"/>
          <w:szCs w:val="27"/>
        </w:rPr>
      </w:pPr>
      <w:r w:rsidRPr="00BE1302">
        <w:t>•   Documentation is the “paper trail” of the alternative solution negotiated between the designer and the regulator and should demonstrate that a rational process led to the acceptance of the alternative solution as an equivalency.</w:t>
      </w:r>
    </w:p>
    <w:p w14:paraId="6E8CE539" w14:textId="77777777" w:rsidR="00BE1302" w:rsidRPr="00BE1302" w:rsidRDefault="00BE1302" w:rsidP="00BE1302">
      <w:pPr>
        <w:pStyle w:val="13Appnotes"/>
        <w:rPr>
          <w:sz w:val="27"/>
          <w:szCs w:val="27"/>
        </w:rPr>
      </w:pPr>
      <w:r w:rsidRPr="00BE1302">
        <w:t>•   It is possible that over time a particular alternative solution may be shown to be inadequate. It would be advantageous for a jurisdiction to know which buildings included that alternative solution as part of their design: documentation will facilitate this type of analysis.</w:t>
      </w:r>
    </w:p>
    <w:p w14:paraId="2E429BEB" w14:textId="77777777" w:rsidR="00BE1302" w:rsidRPr="00BE1302" w:rsidRDefault="00BE1302" w:rsidP="00BE1302">
      <w:pPr>
        <w:pStyle w:val="13Appnotes"/>
        <w:rPr>
          <w:sz w:val="27"/>
          <w:szCs w:val="27"/>
        </w:rPr>
      </w:pPr>
      <w:r w:rsidRPr="00BE1302">
        <w:t>•   Project documentation provides important information to a forensic team that is called to investigate an accident or why a design failed to provide the level of performance expected.</w:t>
      </w:r>
    </w:p>
    <w:p w14:paraId="4C64428A" w14:textId="77777777" w:rsidR="00BE1302" w:rsidRPr="00BE1302" w:rsidRDefault="00BE1302" w:rsidP="00BE1302">
      <w:pPr>
        <w:pStyle w:val="13Appnotes"/>
        <w:rPr>
          <w:sz w:val="27"/>
          <w:szCs w:val="27"/>
        </w:rPr>
      </w:pPr>
      <w:r w:rsidRPr="00BE1302">
        <w:t>This subject is discussed in further detail in “Recommended Documentation Requirements for Projects Using Alternative Solutions in the Context of Objective-Based Codes,” which was prepared for the CCBFC Task Group on Implementation of Objective-Based Codes and is available on the NRC's website.</w:t>
      </w:r>
    </w:p>
    <w:p w14:paraId="3D597C81" w14:textId="77777777" w:rsidR="00AC10E8" w:rsidRPr="00BE1302" w:rsidRDefault="00AC10E8" w:rsidP="00BE1302">
      <w:pPr>
        <w:pStyle w:val="13Appnotes"/>
        <w:rPr>
          <w:rStyle w:val="f101"/>
          <w:sz w:val="24"/>
          <w:szCs w:val="24"/>
        </w:rPr>
      </w:pPr>
      <w:r w:rsidRPr="00BE1302">
        <w:rPr>
          <w:rStyle w:val="f101"/>
          <w:sz w:val="24"/>
          <w:szCs w:val="24"/>
        </w:rPr>
        <w:t xml:space="preserve"> </w:t>
      </w:r>
    </w:p>
    <w:sectPr w:rsidR="00AC10E8" w:rsidRPr="00BE1302" w:rsidSect="00673CF0">
      <w:headerReference w:type="even" r:id="rId193"/>
      <w:headerReference w:type="default" r:id="rId194"/>
      <w:footerReference w:type="even" r:id="rId195"/>
      <w:footerReference w:type="default" r:id="rId196"/>
      <w:headerReference w:type="first" r:id="rId197"/>
      <w:footerReference w:type="first" r:id="rId19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3EA26" w14:textId="77777777" w:rsidR="00AB2B24" w:rsidRDefault="00AB2B24" w:rsidP="006179FF">
      <w:r>
        <w:separator/>
      </w:r>
    </w:p>
    <w:p w14:paraId="582A9788" w14:textId="77777777" w:rsidR="00AB2B24" w:rsidRDefault="00AB2B24"/>
  </w:endnote>
  <w:endnote w:type="continuationSeparator" w:id="0">
    <w:p w14:paraId="3D3D0DDD" w14:textId="77777777" w:rsidR="00AB2B24" w:rsidRDefault="00AB2B24" w:rsidP="006179FF">
      <w:r>
        <w:continuationSeparator/>
      </w:r>
    </w:p>
    <w:p w14:paraId="6A49ACA0" w14:textId="77777777" w:rsidR="00AB2B24" w:rsidRDefault="00AB2B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LTPro-Black">
    <w:altName w:val="Yu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32D8D" w14:textId="77777777" w:rsidR="007F4FED" w:rsidRDefault="007F4FED">
    <w:pPr>
      <w:pStyle w:val="Footer"/>
    </w:pPr>
  </w:p>
  <w:p w14:paraId="70674EAA" w14:textId="77777777" w:rsidR="007F4FED" w:rsidRDefault="007F4F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4729493"/>
      <w:docPartObj>
        <w:docPartGallery w:val="Page Numbers (Bottom of Page)"/>
        <w:docPartUnique/>
      </w:docPartObj>
    </w:sdtPr>
    <w:sdtEndPr/>
    <w:sdtContent>
      <w:p w14:paraId="64279575" w14:textId="77777777" w:rsidR="007F4FED" w:rsidRDefault="007F4FED">
        <w:pPr>
          <w:pStyle w:val="Footer"/>
          <w:jc w:val="right"/>
        </w:pPr>
        <w:r>
          <w:rPr>
            <w:noProof/>
          </w:rPr>
          <w:fldChar w:fldCharType="begin"/>
        </w:r>
        <w:r>
          <w:rPr>
            <w:noProof/>
          </w:rPr>
          <w:instrText xml:space="preserve"> PAGE   \* MERGEFORMAT </w:instrText>
        </w:r>
        <w:r>
          <w:rPr>
            <w:noProof/>
          </w:rPr>
          <w:fldChar w:fldCharType="separate"/>
        </w:r>
        <w:r w:rsidR="00C47566">
          <w:rPr>
            <w:noProof/>
          </w:rPr>
          <w:t>10</w:t>
        </w:r>
        <w:r>
          <w:rPr>
            <w:noProof/>
          </w:rPr>
          <w:fldChar w:fldCharType="end"/>
        </w:r>
      </w:p>
    </w:sdtContent>
  </w:sdt>
  <w:p w14:paraId="5D9D910E" w14:textId="77777777" w:rsidR="007F4FED" w:rsidRDefault="007F4FED">
    <w:pPr>
      <w:pStyle w:val="Footer"/>
    </w:pPr>
  </w:p>
  <w:p w14:paraId="00D2A0FA" w14:textId="77777777" w:rsidR="007F4FED" w:rsidRDefault="007F4F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63D8A" w14:textId="77777777" w:rsidR="007F4FED" w:rsidRDefault="007F4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33C5B" w14:textId="77777777" w:rsidR="00AB2B24" w:rsidRDefault="00AB2B24" w:rsidP="006179FF">
      <w:r>
        <w:separator/>
      </w:r>
    </w:p>
    <w:p w14:paraId="51EF6EA9" w14:textId="77777777" w:rsidR="00AB2B24" w:rsidRDefault="00AB2B24"/>
  </w:footnote>
  <w:footnote w:type="continuationSeparator" w:id="0">
    <w:p w14:paraId="4FC3F039" w14:textId="77777777" w:rsidR="00AB2B24" w:rsidRDefault="00AB2B24" w:rsidP="006179FF">
      <w:r>
        <w:continuationSeparator/>
      </w:r>
    </w:p>
    <w:p w14:paraId="2AE3A82E" w14:textId="77777777" w:rsidR="00AB2B24" w:rsidRDefault="00AB2B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46D90" w14:textId="77777777" w:rsidR="007F4FED" w:rsidRDefault="007F4FED">
    <w:pPr>
      <w:pStyle w:val="Header"/>
    </w:pPr>
  </w:p>
  <w:p w14:paraId="337BE50F" w14:textId="77777777" w:rsidR="007F4FED" w:rsidRDefault="007F4F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0C13E" w14:textId="77777777" w:rsidR="007F4FED" w:rsidRDefault="007F4FED">
    <w:pPr>
      <w:pStyle w:val="Header"/>
    </w:pPr>
  </w:p>
  <w:p w14:paraId="19B24B1B" w14:textId="77777777" w:rsidR="007F4FED" w:rsidRDefault="007F4FE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2E16C" w14:textId="77777777" w:rsidR="007F4FED" w:rsidRDefault="007F4F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24D8E"/>
    <w:multiLevelType w:val="hybridMultilevel"/>
    <w:tmpl w:val="EDF2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B2829"/>
    <w:multiLevelType w:val="hybridMultilevel"/>
    <w:tmpl w:val="FDDA463E"/>
    <w:lvl w:ilvl="0" w:tplc="DFDECB76">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F28A9"/>
    <w:multiLevelType w:val="hybridMultilevel"/>
    <w:tmpl w:val="40A8C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B35881"/>
    <w:multiLevelType w:val="hybridMultilevel"/>
    <w:tmpl w:val="33D262EC"/>
    <w:lvl w:ilvl="0" w:tplc="F5369E10">
      <w:start w:val="18"/>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5621FB"/>
    <w:multiLevelType w:val="hybridMultilevel"/>
    <w:tmpl w:val="B082F2D4"/>
    <w:lvl w:ilvl="0" w:tplc="F5369E10">
      <w:start w:val="18"/>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B3014B"/>
    <w:multiLevelType w:val="hybridMultilevel"/>
    <w:tmpl w:val="6DA0F7C8"/>
    <w:lvl w:ilvl="0" w:tplc="F5369E10">
      <w:start w:val="18"/>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730244"/>
    <w:multiLevelType w:val="hybridMultilevel"/>
    <w:tmpl w:val="D0642C10"/>
    <w:lvl w:ilvl="0" w:tplc="436A8BD4">
      <w:start w:val="1"/>
      <w:numFmt w:val="decimal"/>
      <w:lvlText w:val="(%1)"/>
      <w:lvlJc w:val="left"/>
      <w:pPr>
        <w:ind w:left="720" w:hanging="360"/>
      </w:pPr>
      <w:rPr>
        <w:rFonts w:hint="default"/>
        <w:sz w:val="1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595701818">
    <w:abstractNumId w:val="0"/>
  </w:num>
  <w:num w:numId="2" w16cid:durableId="125007710">
    <w:abstractNumId w:val="5"/>
  </w:num>
  <w:num w:numId="3" w16cid:durableId="2146384966">
    <w:abstractNumId w:val="3"/>
  </w:num>
  <w:num w:numId="4" w16cid:durableId="347488998">
    <w:abstractNumId w:val="4"/>
  </w:num>
  <w:num w:numId="5" w16cid:durableId="322586439">
    <w:abstractNumId w:val="2"/>
  </w:num>
  <w:num w:numId="6" w16cid:durableId="1906990841">
    <w:abstractNumId w:val="1"/>
  </w:num>
  <w:num w:numId="7" w16cid:durableId="128230522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g, Tommy HOUS:EX">
    <w15:presenceInfo w15:providerId="AD" w15:userId="S::Tommy.Dang@gov.bc.ca::69d8ff01-ee80-4fa7-bde0-c74fa6d29137"/>
  </w15:person>
  <w15:person w15:author="Watt, Stephen HOUS:EX">
    <w15:presenceInfo w15:providerId="AD" w15:userId="S::Stephen.Watt@gov.bc.ca::7c0c1894-97f9-4cfa-b647-601d7885a6a4"/>
  </w15:person>
  <w15:person w15:author="Chase, Andy HOUS:EX">
    <w15:presenceInfo w15:providerId="AD" w15:userId="S::Andy.Chase@gov.bc.ca::d6c23233-44e9-4d78-911e-01a9d9e324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FCF"/>
    <w:rsid w:val="000021DC"/>
    <w:rsid w:val="0000760E"/>
    <w:rsid w:val="000160EB"/>
    <w:rsid w:val="00020303"/>
    <w:rsid w:val="0002042E"/>
    <w:rsid w:val="000313A1"/>
    <w:rsid w:val="00035AA9"/>
    <w:rsid w:val="00060DAF"/>
    <w:rsid w:val="00070BED"/>
    <w:rsid w:val="00073C1B"/>
    <w:rsid w:val="000A2B4E"/>
    <w:rsid w:val="000B17BC"/>
    <w:rsid w:val="000C4620"/>
    <w:rsid w:val="000D2E51"/>
    <w:rsid w:val="000D31D4"/>
    <w:rsid w:val="000E37CF"/>
    <w:rsid w:val="000E6863"/>
    <w:rsid w:val="00105635"/>
    <w:rsid w:val="00120290"/>
    <w:rsid w:val="0013516C"/>
    <w:rsid w:val="00144360"/>
    <w:rsid w:val="0015137C"/>
    <w:rsid w:val="00162DC1"/>
    <w:rsid w:val="001917FE"/>
    <w:rsid w:val="001943A7"/>
    <w:rsid w:val="001A4B38"/>
    <w:rsid w:val="001C71E4"/>
    <w:rsid w:val="00220BDA"/>
    <w:rsid w:val="00226BD5"/>
    <w:rsid w:val="00236495"/>
    <w:rsid w:val="00243945"/>
    <w:rsid w:val="00250BA6"/>
    <w:rsid w:val="00251387"/>
    <w:rsid w:val="002776D1"/>
    <w:rsid w:val="00285C0F"/>
    <w:rsid w:val="00292FCF"/>
    <w:rsid w:val="00294B46"/>
    <w:rsid w:val="002A03C7"/>
    <w:rsid w:val="002B1219"/>
    <w:rsid w:val="002F21D1"/>
    <w:rsid w:val="00300A0D"/>
    <w:rsid w:val="00305F64"/>
    <w:rsid w:val="00327D4A"/>
    <w:rsid w:val="00331763"/>
    <w:rsid w:val="00332A9F"/>
    <w:rsid w:val="00341ADD"/>
    <w:rsid w:val="00345236"/>
    <w:rsid w:val="0035401E"/>
    <w:rsid w:val="0038429B"/>
    <w:rsid w:val="0038537F"/>
    <w:rsid w:val="0038554F"/>
    <w:rsid w:val="003932FF"/>
    <w:rsid w:val="003A6C33"/>
    <w:rsid w:val="003B09DB"/>
    <w:rsid w:val="003C5060"/>
    <w:rsid w:val="003D7CC2"/>
    <w:rsid w:val="003F132A"/>
    <w:rsid w:val="003F1DA0"/>
    <w:rsid w:val="00414061"/>
    <w:rsid w:val="00417D7D"/>
    <w:rsid w:val="00424ADD"/>
    <w:rsid w:val="00427E85"/>
    <w:rsid w:val="0043085B"/>
    <w:rsid w:val="004349AC"/>
    <w:rsid w:val="00434A9F"/>
    <w:rsid w:val="00451C3F"/>
    <w:rsid w:val="004A1ABF"/>
    <w:rsid w:val="004A32B3"/>
    <w:rsid w:val="004C04D1"/>
    <w:rsid w:val="004C27B9"/>
    <w:rsid w:val="004C4159"/>
    <w:rsid w:val="004D28A2"/>
    <w:rsid w:val="004D4761"/>
    <w:rsid w:val="004D6327"/>
    <w:rsid w:val="004D6A8E"/>
    <w:rsid w:val="004E318C"/>
    <w:rsid w:val="004F613F"/>
    <w:rsid w:val="005073ED"/>
    <w:rsid w:val="00521A9D"/>
    <w:rsid w:val="0052467F"/>
    <w:rsid w:val="00525B93"/>
    <w:rsid w:val="00533784"/>
    <w:rsid w:val="00552C8F"/>
    <w:rsid w:val="00556D73"/>
    <w:rsid w:val="00574600"/>
    <w:rsid w:val="00585A45"/>
    <w:rsid w:val="00593BE2"/>
    <w:rsid w:val="005D7D64"/>
    <w:rsid w:val="005F14C0"/>
    <w:rsid w:val="006012EB"/>
    <w:rsid w:val="0060232A"/>
    <w:rsid w:val="0060619C"/>
    <w:rsid w:val="006179FF"/>
    <w:rsid w:val="006361D2"/>
    <w:rsid w:val="00640AB0"/>
    <w:rsid w:val="00640C73"/>
    <w:rsid w:val="006603C1"/>
    <w:rsid w:val="006704BA"/>
    <w:rsid w:val="00673CF0"/>
    <w:rsid w:val="00683489"/>
    <w:rsid w:val="0068541B"/>
    <w:rsid w:val="006862E9"/>
    <w:rsid w:val="00686DDB"/>
    <w:rsid w:val="00697C91"/>
    <w:rsid w:val="006B1273"/>
    <w:rsid w:val="006D0038"/>
    <w:rsid w:val="006D52BB"/>
    <w:rsid w:val="006E2477"/>
    <w:rsid w:val="006E2CC5"/>
    <w:rsid w:val="00701FD7"/>
    <w:rsid w:val="0070387F"/>
    <w:rsid w:val="00706D88"/>
    <w:rsid w:val="007225E8"/>
    <w:rsid w:val="0072706C"/>
    <w:rsid w:val="007304DE"/>
    <w:rsid w:val="00733EE1"/>
    <w:rsid w:val="007513D8"/>
    <w:rsid w:val="00795127"/>
    <w:rsid w:val="007C3FD0"/>
    <w:rsid w:val="007C428E"/>
    <w:rsid w:val="007C796E"/>
    <w:rsid w:val="007D7219"/>
    <w:rsid w:val="007E65A6"/>
    <w:rsid w:val="007F4FED"/>
    <w:rsid w:val="00801F14"/>
    <w:rsid w:val="00804ECE"/>
    <w:rsid w:val="00805D36"/>
    <w:rsid w:val="00810BEB"/>
    <w:rsid w:val="008119E8"/>
    <w:rsid w:val="0082536A"/>
    <w:rsid w:val="0082611F"/>
    <w:rsid w:val="008402F6"/>
    <w:rsid w:val="008451ED"/>
    <w:rsid w:val="00845755"/>
    <w:rsid w:val="00850064"/>
    <w:rsid w:val="008524FD"/>
    <w:rsid w:val="008542F5"/>
    <w:rsid w:val="0085446E"/>
    <w:rsid w:val="00855D65"/>
    <w:rsid w:val="00857E05"/>
    <w:rsid w:val="00880EE6"/>
    <w:rsid w:val="008863B7"/>
    <w:rsid w:val="00886FB8"/>
    <w:rsid w:val="008934AD"/>
    <w:rsid w:val="008C5112"/>
    <w:rsid w:val="008D4D94"/>
    <w:rsid w:val="008D6B40"/>
    <w:rsid w:val="008F6439"/>
    <w:rsid w:val="0090250A"/>
    <w:rsid w:val="00904A32"/>
    <w:rsid w:val="00941981"/>
    <w:rsid w:val="00941EBF"/>
    <w:rsid w:val="009455DA"/>
    <w:rsid w:val="00945B91"/>
    <w:rsid w:val="00947560"/>
    <w:rsid w:val="0095454F"/>
    <w:rsid w:val="00956DB7"/>
    <w:rsid w:val="009601EB"/>
    <w:rsid w:val="00984147"/>
    <w:rsid w:val="009971CD"/>
    <w:rsid w:val="009A788D"/>
    <w:rsid w:val="009C426F"/>
    <w:rsid w:val="009D4D49"/>
    <w:rsid w:val="009E0D8C"/>
    <w:rsid w:val="009E7F1F"/>
    <w:rsid w:val="009F7F54"/>
    <w:rsid w:val="00A02309"/>
    <w:rsid w:val="00A030EA"/>
    <w:rsid w:val="00A05EB6"/>
    <w:rsid w:val="00A228C7"/>
    <w:rsid w:val="00A31F91"/>
    <w:rsid w:val="00A34560"/>
    <w:rsid w:val="00A4048B"/>
    <w:rsid w:val="00A41D91"/>
    <w:rsid w:val="00A42768"/>
    <w:rsid w:val="00A45EA0"/>
    <w:rsid w:val="00A613F8"/>
    <w:rsid w:val="00A65917"/>
    <w:rsid w:val="00A72B11"/>
    <w:rsid w:val="00A7525F"/>
    <w:rsid w:val="00A82129"/>
    <w:rsid w:val="00AB2B24"/>
    <w:rsid w:val="00AC10E8"/>
    <w:rsid w:val="00AC27B4"/>
    <w:rsid w:val="00AC49ED"/>
    <w:rsid w:val="00AD2E2C"/>
    <w:rsid w:val="00B02221"/>
    <w:rsid w:val="00B02FBD"/>
    <w:rsid w:val="00B33E7C"/>
    <w:rsid w:val="00B479D8"/>
    <w:rsid w:val="00B62843"/>
    <w:rsid w:val="00B7329D"/>
    <w:rsid w:val="00B91FBD"/>
    <w:rsid w:val="00BA1C4F"/>
    <w:rsid w:val="00BB1632"/>
    <w:rsid w:val="00BE1302"/>
    <w:rsid w:val="00BE19FD"/>
    <w:rsid w:val="00BF09AB"/>
    <w:rsid w:val="00BF4A00"/>
    <w:rsid w:val="00C039FC"/>
    <w:rsid w:val="00C16C91"/>
    <w:rsid w:val="00C26C58"/>
    <w:rsid w:val="00C27EF6"/>
    <w:rsid w:val="00C31346"/>
    <w:rsid w:val="00C47566"/>
    <w:rsid w:val="00C4764D"/>
    <w:rsid w:val="00C555B5"/>
    <w:rsid w:val="00C56075"/>
    <w:rsid w:val="00C67CED"/>
    <w:rsid w:val="00C73A27"/>
    <w:rsid w:val="00C77770"/>
    <w:rsid w:val="00C83136"/>
    <w:rsid w:val="00C91EBC"/>
    <w:rsid w:val="00C97A2F"/>
    <w:rsid w:val="00CA6667"/>
    <w:rsid w:val="00CA713B"/>
    <w:rsid w:val="00CC7513"/>
    <w:rsid w:val="00CD2E5A"/>
    <w:rsid w:val="00CE3AD4"/>
    <w:rsid w:val="00CE43F9"/>
    <w:rsid w:val="00CE676F"/>
    <w:rsid w:val="00CF75FA"/>
    <w:rsid w:val="00D06AD9"/>
    <w:rsid w:val="00D1105E"/>
    <w:rsid w:val="00D35C4E"/>
    <w:rsid w:val="00D477C9"/>
    <w:rsid w:val="00D66BB3"/>
    <w:rsid w:val="00D6727B"/>
    <w:rsid w:val="00D7524D"/>
    <w:rsid w:val="00D87EFF"/>
    <w:rsid w:val="00D92837"/>
    <w:rsid w:val="00D971CA"/>
    <w:rsid w:val="00DA0CBA"/>
    <w:rsid w:val="00DA5DA5"/>
    <w:rsid w:val="00DB6058"/>
    <w:rsid w:val="00DC0EC6"/>
    <w:rsid w:val="00DC3635"/>
    <w:rsid w:val="00DC646C"/>
    <w:rsid w:val="00DD3AE8"/>
    <w:rsid w:val="00DE272E"/>
    <w:rsid w:val="00DE6683"/>
    <w:rsid w:val="00DE76E2"/>
    <w:rsid w:val="00E1341D"/>
    <w:rsid w:val="00E241A4"/>
    <w:rsid w:val="00E259F7"/>
    <w:rsid w:val="00E4416F"/>
    <w:rsid w:val="00E57CC3"/>
    <w:rsid w:val="00E81CEA"/>
    <w:rsid w:val="00EA3222"/>
    <w:rsid w:val="00EA7FE9"/>
    <w:rsid w:val="00EB67C7"/>
    <w:rsid w:val="00ED1608"/>
    <w:rsid w:val="00EE4EE7"/>
    <w:rsid w:val="00F00CFB"/>
    <w:rsid w:val="00F10D3C"/>
    <w:rsid w:val="00F21FAC"/>
    <w:rsid w:val="00F265FC"/>
    <w:rsid w:val="00F711E7"/>
    <w:rsid w:val="00F71AC9"/>
    <w:rsid w:val="00F76DCE"/>
    <w:rsid w:val="00FB0E95"/>
    <w:rsid w:val="00FB228B"/>
    <w:rsid w:val="00FB5F97"/>
    <w:rsid w:val="00FB6323"/>
    <w:rsid w:val="00FC4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D67E6"/>
  <w15:docId w15:val="{9C68D6E0-2873-4E0C-A34B-F79E657E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50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Part">
    <w:name w:val="01_Part"/>
    <w:link w:val="01PartChar"/>
    <w:autoRedefine/>
    <w:rsid w:val="00C31346"/>
    <w:pPr>
      <w:tabs>
        <w:tab w:val="left" w:pos="342"/>
      </w:tabs>
      <w:spacing w:before="60"/>
      <w:pPrChange w:id="0" w:author="Dang, Tommy HOUS:EX" w:date="2023-09-01T16:54:00Z">
        <w:pPr>
          <w:tabs>
            <w:tab w:val="left" w:pos="342"/>
          </w:tabs>
          <w:spacing w:before="60"/>
        </w:pPr>
      </w:pPrChange>
    </w:pPr>
    <w:rPr>
      <w:rFonts w:ascii="Arial Black" w:hAnsi="Arial Black"/>
      <w:snapToGrid w:val="0"/>
      <w:sz w:val="44"/>
      <w:rPrChange w:id="0" w:author="Dang, Tommy HOUS:EX" w:date="2023-09-01T16:54:00Z">
        <w:rPr>
          <w:rFonts w:ascii="Arial Black" w:hAnsi="Arial Black"/>
          <w:snapToGrid w:val="0"/>
          <w:sz w:val="44"/>
          <w:lang w:val="en-US" w:eastAsia="en-US" w:bidi="ar-SA"/>
        </w:rPr>
      </w:rPrChange>
    </w:rPr>
  </w:style>
  <w:style w:type="paragraph" w:customStyle="1" w:styleId="02Section">
    <w:name w:val="02_Section"/>
    <w:basedOn w:val="01Part"/>
    <w:next w:val="03Subsection"/>
    <w:link w:val="02SectionChar"/>
    <w:autoRedefine/>
    <w:rsid w:val="0090250A"/>
    <w:rPr>
      <w:b/>
      <w:sz w:val="34"/>
    </w:rPr>
  </w:style>
  <w:style w:type="paragraph" w:customStyle="1" w:styleId="03Subsection">
    <w:name w:val="03_Subsection"/>
    <w:basedOn w:val="02Section"/>
    <w:next w:val="04Article"/>
    <w:link w:val="03SubsectionChar"/>
    <w:autoRedefine/>
    <w:rsid w:val="00DC0EC6"/>
    <w:pPr>
      <w:spacing w:before="120"/>
      <w:pPrChange w:id="1" w:author="Dang, Tommy HOUS:EX" w:date="2023-09-01T16:54:00Z">
        <w:pPr>
          <w:tabs>
            <w:tab w:val="left" w:pos="342"/>
          </w:tabs>
          <w:spacing w:before="120"/>
        </w:pPr>
      </w:pPrChange>
    </w:pPr>
    <w:rPr>
      <w:sz w:val="24"/>
      <w:rPrChange w:id="1" w:author="Dang, Tommy HOUS:EX" w:date="2023-09-01T16:54:00Z">
        <w:rPr>
          <w:rFonts w:ascii="Arial Black" w:hAnsi="Arial Black"/>
          <w:b/>
          <w:snapToGrid w:val="0"/>
          <w:sz w:val="24"/>
          <w:lang w:val="en-US" w:eastAsia="en-US" w:bidi="ar-SA"/>
        </w:rPr>
      </w:rPrChange>
    </w:rPr>
  </w:style>
  <w:style w:type="paragraph" w:customStyle="1" w:styleId="04Article">
    <w:name w:val="04_Article"/>
    <w:basedOn w:val="03Subsection"/>
    <w:next w:val="05Sentence"/>
    <w:link w:val="04ArticleChar"/>
    <w:rsid w:val="0090250A"/>
    <w:rPr>
      <w:sz w:val="20"/>
    </w:rPr>
  </w:style>
  <w:style w:type="paragraph" w:customStyle="1" w:styleId="05Sentence">
    <w:name w:val="05_Sentence"/>
    <w:link w:val="05SentenceChar"/>
    <w:rsid w:val="0090250A"/>
    <w:pPr>
      <w:tabs>
        <w:tab w:val="left" w:pos="852"/>
        <w:tab w:val="right" w:pos="4536"/>
      </w:tabs>
      <w:spacing w:before="120"/>
      <w:ind w:left="12" w:firstLine="360"/>
    </w:pPr>
    <w:rPr>
      <w:rFonts w:ascii="Palatino" w:hAnsi="Palatino"/>
      <w:snapToGrid w:val="0"/>
    </w:rPr>
  </w:style>
  <w:style w:type="character" w:styleId="Hyperlink">
    <w:name w:val="Hyperlink"/>
    <w:basedOn w:val="DefaultParagraphFont"/>
    <w:uiPriority w:val="99"/>
    <w:semiHidden/>
    <w:unhideWhenUsed/>
    <w:rsid w:val="007225E8"/>
    <w:rPr>
      <w:color w:val="0000FF"/>
      <w:u w:val="single"/>
    </w:rPr>
  </w:style>
  <w:style w:type="paragraph" w:customStyle="1" w:styleId="08appnote">
    <w:name w:val="08_appnote"/>
    <w:rsid w:val="00424ADD"/>
    <w:pPr>
      <w:spacing w:before="120"/>
    </w:pPr>
    <w:rPr>
      <w:rFonts w:ascii="Palatino" w:hAnsi="Palatino"/>
      <w:snapToGrid w:val="0"/>
    </w:rPr>
  </w:style>
  <w:style w:type="paragraph" w:customStyle="1" w:styleId="11FigTitle">
    <w:name w:val="11_Fig_Title"/>
    <w:basedOn w:val="Normal"/>
    <w:link w:val="11FigTitleChar"/>
    <w:rsid w:val="00D92837"/>
    <w:pPr>
      <w:tabs>
        <w:tab w:val="center" w:pos="5040"/>
        <w:tab w:val="right" w:pos="9600"/>
      </w:tabs>
      <w:ind w:left="120"/>
      <w:jc w:val="center"/>
    </w:pPr>
    <w:rPr>
      <w:rFonts w:ascii="Helvetica" w:hAnsi="Helvetica"/>
      <w:b/>
      <w:noProof/>
      <w:sz w:val="20"/>
      <w:szCs w:val="20"/>
    </w:rPr>
  </w:style>
  <w:style w:type="paragraph" w:customStyle="1" w:styleId="12TabHeadBody">
    <w:name w:val="12_Tab_Head&amp;Body"/>
    <w:basedOn w:val="Normal"/>
    <w:rsid w:val="00020303"/>
    <w:pPr>
      <w:tabs>
        <w:tab w:val="center" w:pos="5040"/>
        <w:tab w:val="right" w:pos="9600"/>
      </w:tabs>
      <w:ind w:left="120"/>
    </w:pPr>
    <w:rPr>
      <w:rFonts w:ascii="Arial Narrow" w:hAnsi="Arial Narrow"/>
      <w:noProof/>
      <w:sz w:val="18"/>
      <w:szCs w:val="20"/>
    </w:rPr>
  </w:style>
  <w:style w:type="character" w:styleId="FollowedHyperlink">
    <w:name w:val="FollowedHyperlink"/>
    <w:basedOn w:val="DefaultParagraphFont"/>
    <w:uiPriority w:val="99"/>
    <w:semiHidden/>
    <w:unhideWhenUsed/>
    <w:rsid w:val="007225E8"/>
    <w:rPr>
      <w:color w:val="800080"/>
      <w:u w:val="single"/>
    </w:rPr>
  </w:style>
  <w:style w:type="paragraph" w:customStyle="1" w:styleId="10Tabtitle">
    <w:name w:val="10_Tab_title"/>
    <w:basedOn w:val="11FigTitle"/>
    <w:link w:val="10TabtitleChar"/>
    <w:qFormat/>
    <w:rsid w:val="00C4764D"/>
    <w:pPr>
      <w:spacing w:before="60"/>
      <w:ind w:left="119"/>
    </w:pPr>
  </w:style>
  <w:style w:type="character" w:customStyle="1" w:styleId="11FigTitleChar">
    <w:name w:val="11_Fig_Title Char"/>
    <w:basedOn w:val="DefaultParagraphFont"/>
    <w:link w:val="11FigTitle"/>
    <w:rsid w:val="00D92837"/>
    <w:rPr>
      <w:rFonts w:ascii="Helvetica" w:hAnsi="Helvetica"/>
      <w:b/>
      <w:noProof/>
    </w:rPr>
  </w:style>
  <w:style w:type="character" w:customStyle="1" w:styleId="10TabtitleChar">
    <w:name w:val="10_Tab_title Char"/>
    <w:basedOn w:val="11FigTitleChar"/>
    <w:link w:val="10Tabtitle"/>
    <w:rsid w:val="00C4764D"/>
    <w:rPr>
      <w:rFonts w:ascii="Helvetica" w:hAnsi="Helvetica"/>
      <w:b/>
      <w:noProof/>
    </w:rPr>
  </w:style>
  <w:style w:type="paragraph" w:customStyle="1" w:styleId="12bTabnote">
    <w:name w:val="12b_Tab_note"/>
    <w:basedOn w:val="05Sentence"/>
    <w:link w:val="12bTabnoteChar"/>
    <w:qFormat/>
    <w:rsid w:val="00984147"/>
    <w:pPr>
      <w:spacing w:before="0"/>
      <w:ind w:hanging="12"/>
    </w:pPr>
    <w:rPr>
      <w:rFonts w:ascii="Arial" w:hAnsi="Arial" w:cs="Arial"/>
      <w:sz w:val="16"/>
      <w:szCs w:val="18"/>
    </w:rPr>
  </w:style>
  <w:style w:type="character" w:customStyle="1" w:styleId="05SentenceChar">
    <w:name w:val="05_Sentence Char"/>
    <w:basedOn w:val="DefaultParagraphFont"/>
    <w:link w:val="05Sentence"/>
    <w:rsid w:val="00EE4EE7"/>
    <w:rPr>
      <w:rFonts w:ascii="Palatino" w:hAnsi="Palatino"/>
      <w:snapToGrid w:val="0"/>
    </w:rPr>
  </w:style>
  <w:style w:type="paragraph" w:customStyle="1" w:styleId="13Appnotes">
    <w:name w:val="13_Appnotes"/>
    <w:basedOn w:val="05Sentence"/>
    <w:link w:val="13AppnotesChar"/>
    <w:qFormat/>
    <w:rsid w:val="003B09DB"/>
    <w:pPr>
      <w:ind w:firstLine="0"/>
    </w:pPr>
  </w:style>
  <w:style w:type="character" w:customStyle="1" w:styleId="12bTabnoteChar">
    <w:name w:val="12b_Tab_note Char"/>
    <w:basedOn w:val="05SentenceChar"/>
    <w:link w:val="12bTabnote"/>
    <w:rsid w:val="00984147"/>
    <w:rPr>
      <w:rFonts w:ascii="Arial" w:hAnsi="Arial" w:cs="Arial"/>
      <w:snapToGrid w:val="0"/>
      <w:sz w:val="16"/>
      <w:szCs w:val="18"/>
    </w:rPr>
  </w:style>
  <w:style w:type="paragraph" w:customStyle="1" w:styleId="13aAppnotenumttl">
    <w:name w:val="13a_Appnote_num_ttl"/>
    <w:basedOn w:val="13Appnotes"/>
    <w:link w:val="13aAppnotenumttlChar"/>
    <w:qFormat/>
    <w:rsid w:val="006E2477"/>
    <w:pPr>
      <w:ind w:hanging="12"/>
    </w:pPr>
    <w:rPr>
      <w:rFonts w:ascii="Arial Black" w:hAnsi="Arial Black"/>
    </w:rPr>
  </w:style>
  <w:style w:type="character" w:customStyle="1" w:styleId="13AppnotesChar">
    <w:name w:val="13_Appnotes Char"/>
    <w:basedOn w:val="05SentenceChar"/>
    <w:link w:val="13Appnotes"/>
    <w:rsid w:val="003B09DB"/>
    <w:rPr>
      <w:rFonts w:ascii="Palatino" w:hAnsi="Palatino"/>
      <w:snapToGrid w:val="0"/>
    </w:rPr>
  </w:style>
  <w:style w:type="paragraph" w:customStyle="1" w:styleId="13bAppnotediv1">
    <w:name w:val="13b_Appnote_div1"/>
    <w:link w:val="13bAppnotediv1Char"/>
    <w:qFormat/>
    <w:rsid w:val="007C428E"/>
    <w:pPr>
      <w:spacing w:before="120"/>
    </w:pPr>
    <w:rPr>
      <w:rFonts w:ascii="Arial" w:hAnsi="Arial"/>
      <w:szCs w:val="24"/>
    </w:rPr>
  </w:style>
  <w:style w:type="character" w:customStyle="1" w:styleId="13aAppnotenumttlChar">
    <w:name w:val="13a_Appnote_num_ttl Char"/>
    <w:basedOn w:val="13AppnotesChar"/>
    <w:link w:val="13aAppnotenumttl"/>
    <w:rsid w:val="006E2477"/>
    <w:rPr>
      <w:rFonts w:ascii="Arial Black" w:hAnsi="Arial Black"/>
      <w:snapToGrid w:val="0"/>
    </w:rPr>
  </w:style>
  <w:style w:type="character" w:customStyle="1" w:styleId="13bAppnotediv1Char">
    <w:name w:val="13b_Appnote_div1 Char"/>
    <w:basedOn w:val="11FigTitleChar"/>
    <w:link w:val="13bAppnotediv1"/>
    <w:rsid w:val="007C428E"/>
    <w:rPr>
      <w:rFonts w:ascii="Arial" w:hAnsi="Arial"/>
      <w:b/>
      <w:noProof/>
      <w:szCs w:val="24"/>
    </w:rPr>
  </w:style>
  <w:style w:type="paragraph" w:customStyle="1" w:styleId="17TOCsect">
    <w:name w:val="17_TOC_sect"/>
    <w:basedOn w:val="04Article"/>
    <w:link w:val="17TOCsectChar"/>
    <w:qFormat/>
    <w:rsid w:val="00ED1608"/>
  </w:style>
  <w:style w:type="paragraph" w:customStyle="1" w:styleId="17aTOCitem">
    <w:name w:val="17a_TOC_item"/>
    <w:basedOn w:val="Normal"/>
    <w:link w:val="17aTOCitemChar"/>
    <w:qFormat/>
    <w:rsid w:val="00ED1608"/>
    <w:rPr>
      <w:rFonts w:ascii="Arial" w:hAnsi="Arial" w:cs="Arial"/>
      <w:sz w:val="20"/>
      <w:szCs w:val="20"/>
    </w:rPr>
  </w:style>
  <w:style w:type="character" w:customStyle="1" w:styleId="01PartChar">
    <w:name w:val="01_Part Char"/>
    <w:basedOn w:val="DefaultParagraphFont"/>
    <w:link w:val="01Part"/>
    <w:rsid w:val="00C31346"/>
    <w:rPr>
      <w:rFonts w:ascii="Arial Black" w:hAnsi="Arial Black"/>
      <w:snapToGrid w:val="0"/>
      <w:sz w:val="44"/>
    </w:rPr>
  </w:style>
  <w:style w:type="character" w:customStyle="1" w:styleId="02SectionChar">
    <w:name w:val="02_Section Char"/>
    <w:basedOn w:val="01PartChar"/>
    <w:link w:val="02Section"/>
    <w:rsid w:val="00ED1608"/>
    <w:rPr>
      <w:rFonts w:ascii="Arial Black" w:hAnsi="Arial Black"/>
      <w:b/>
      <w:snapToGrid w:val="0"/>
      <w:sz w:val="34"/>
    </w:rPr>
  </w:style>
  <w:style w:type="character" w:customStyle="1" w:styleId="03SubsectionChar">
    <w:name w:val="03_Subsection Char"/>
    <w:basedOn w:val="02SectionChar"/>
    <w:link w:val="03Subsection"/>
    <w:rsid w:val="00DC0EC6"/>
    <w:rPr>
      <w:rFonts w:ascii="Arial Black" w:hAnsi="Arial Black"/>
      <w:b/>
      <w:snapToGrid w:val="0"/>
      <w:sz w:val="24"/>
    </w:rPr>
  </w:style>
  <w:style w:type="character" w:customStyle="1" w:styleId="04ArticleChar">
    <w:name w:val="04_Article Char"/>
    <w:basedOn w:val="03SubsectionChar"/>
    <w:link w:val="04Article"/>
    <w:rsid w:val="00ED1608"/>
    <w:rPr>
      <w:rFonts w:ascii="Arial Black" w:hAnsi="Arial Black"/>
      <w:b/>
      <w:snapToGrid w:val="0"/>
      <w:sz w:val="24"/>
    </w:rPr>
  </w:style>
  <w:style w:type="character" w:customStyle="1" w:styleId="17TOCsectChar">
    <w:name w:val="17_TOC_sect Char"/>
    <w:basedOn w:val="04ArticleChar"/>
    <w:link w:val="17TOCsect"/>
    <w:rsid w:val="00ED1608"/>
    <w:rPr>
      <w:rFonts w:ascii="Arial Black" w:hAnsi="Arial Black"/>
      <w:b/>
      <w:snapToGrid w:val="0"/>
      <w:sz w:val="24"/>
    </w:rPr>
  </w:style>
  <w:style w:type="character" w:customStyle="1" w:styleId="17aTOCitemChar">
    <w:name w:val="17a_TOC_item Char"/>
    <w:basedOn w:val="DefaultParagraphFont"/>
    <w:link w:val="17aTOCitem"/>
    <w:rsid w:val="00ED1608"/>
    <w:rPr>
      <w:rFonts w:ascii="Arial" w:hAnsi="Arial" w:cs="Arial"/>
    </w:rPr>
  </w:style>
  <w:style w:type="paragraph" w:styleId="BalloonText">
    <w:name w:val="Balloon Text"/>
    <w:basedOn w:val="Normal"/>
    <w:link w:val="BalloonTextChar"/>
    <w:uiPriority w:val="99"/>
    <w:semiHidden/>
    <w:unhideWhenUsed/>
    <w:rsid w:val="0038554F"/>
    <w:rPr>
      <w:rFonts w:ascii="Tahoma" w:hAnsi="Tahoma" w:cs="Tahoma"/>
      <w:sz w:val="16"/>
      <w:szCs w:val="16"/>
    </w:rPr>
  </w:style>
  <w:style w:type="character" w:customStyle="1" w:styleId="BalloonTextChar">
    <w:name w:val="Balloon Text Char"/>
    <w:basedOn w:val="DefaultParagraphFont"/>
    <w:link w:val="BalloonText"/>
    <w:uiPriority w:val="99"/>
    <w:semiHidden/>
    <w:rsid w:val="0038554F"/>
    <w:rPr>
      <w:rFonts w:ascii="Tahoma" w:hAnsi="Tahoma" w:cs="Tahoma"/>
      <w:sz w:val="16"/>
      <w:szCs w:val="16"/>
    </w:rPr>
  </w:style>
  <w:style w:type="paragraph" w:customStyle="1" w:styleId="13cFigTitle">
    <w:name w:val="13c_Fig_Title"/>
    <w:basedOn w:val="11FigTitle"/>
    <w:link w:val="13cFigTitleChar"/>
    <w:qFormat/>
    <w:rsid w:val="00A31F91"/>
    <w:pPr>
      <w:jc w:val="left"/>
    </w:pPr>
  </w:style>
  <w:style w:type="character" w:customStyle="1" w:styleId="13cFigTitleChar">
    <w:name w:val="13c_Fig_Title Char"/>
    <w:basedOn w:val="11FigTitleChar"/>
    <w:link w:val="13cFigTitle"/>
    <w:rsid w:val="00A31F91"/>
    <w:rPr>
      <w:rFonts w:ascii="Helvetica" w:hAnsi="Helvetica"/>
      <w:b/>
      <w:noProof/>
    </w:rPr>
  </w:style>
  <w:style w:type="paragraph" w:styleId="Header">
    <w:name w:val="header"/>
    <w:basedOn w:val="Normal"/>
    <w:link w:val="HeaderChar"/>
    <w:uiPriority w:val="99"/>
    <w:semiHidden/>
    <w:unhideWhenUsed/>
    <w:rsid w:val="006179FF"/>
    <w:pPr>
      <w:tabs>
        <w:tab w:val="center" w:pos="4680"/>
        <w:tab w:val="right" w:pos="9360"/>
      </w:tabs>
    </w:pPr>
  </w:style>
  <w:style w:type="character" w:customStyle="1" w:styleId="HeaderChar">
    <w:name w:val="Header Char"/>
    <w:basedOn w:val="DefaultParagraphFont"/>
    <w:link w:val="Header"/>
    <w:uiPriority w:val="99"/>
    <w:semiHidden/>
    <w:rsid w:val="006179FF"/>
    <w:rPr>
      <w:sz w:val="24"/>
      <w:szCs w:val="24"/>
    </w:rPr>
  </w:style>
  <w:style w:type="paragraph" w:styleId="Footer">
    <w:name w:val="footer"/>
    <w:basedOn w:val="Normal"/>
    <w:link w:val="FooterChar"/>
    <w:uiPriority w:val="99"/>
    <w:unhideWhenUsed/>
    <w:rsid w:val="006179FF"/>
    <w:pPr>
      <w:tabs>
        <w:tab w:val="center" w:pos="4680"/>
        <w:tab w:val="right" w:pos="9360"/>
      </w:tabs>
    </w:pPr>
  </w:style>
  <w:style w:type="character" w:customStyle="1" w:styleId="FooterChar">
    <w:name w:val="Footer Char"/>
    <w:basedOn w:val="DefaultParagraphFont"/>
    <w:link w:val="Footer"/>
    <w:uiPriority w:val="99"/>
    <w:rsid w:val="006179FF"/>
    <w:rPr>
      <w:sz w:val="24"/>
      <w:szCs w:val="24"/>
    </w:rPr>
  </w:style>
  <w:style w:type="paragraph" w:customStyle="1" w:styleId="flts">
    <w:name w:val="flts"/>
    <w:basedOn w:val="Normal"/>
    <w:rsid w:val="001A4B38"/>
    <w:pPr>
      <w:spacing w:before="100" w:beforeAutospacing="1" w:after="100" w:afterAutospacing="1"/>
    </w:pPr>
    <w:rPr>
      <w:sz w:val="18"/>
      <w:szCs w:val="18"/>
      <w:lang w:val="en-CA" w:eastAsia="en-CA"/>
    </w:rPr>
  </w:style>
  <w:style w:type="paragraph" w:customStyle="1" w:styleId="fltp">
    <w:name w:val="fltp"/>
    <w:basedOn w:val="Normal"/>
    <w:rsid w:val="001A4B38"/>
    <w:pPr>
      <w:spacing w:before="100" w:beforeAutospacing="1" w:after="100" w:afterAutospacing="1" w:line="200" w:lineRule="atLeast"/>
    </w:pPr>
    <w:rPr>
      <w:lang w:val="en-CA" w:eastAsia="en-CA"/>
    </w:rPr>
  </w:style>
  <w:style w:type="paragraph" w:customStyle="1" w:styleId="b">
    <w:name w:val="b"/>
    <w:basedOn w:val="Normal"/>
    <w:rsid w:val="001A4B38"/>
    <w:pPr>
      <w:spacing w:before="100" w:beforeAutospacing="1" w:after="100" w:afterAutospacing="1"/>
    </w:pPr>
    <w:rPr>
      <w:b/>
      <w:bCs/>
      <w:lang w:val="en-CA" w:eastAsia="en-CA"/>
    </w:rPr>
  </w:style>
  <w:style w:type="paragraph" w:customStyle="1" w:styleId="p8">
    <w:name w:val="p8"/>
    <w:basedOn w:val="Normal"/>
    <w:rsid w:val="001A4B38"/>
    <w:pPr>
      <w:spacing w:before="100" w:beforeAutospacing="1" w:after="100" w:afterAutospacing="1"/>
    </w:pPr>
    <w:rPr>
      <w:lang w:val="en-CA" w:eastAsia="en-CA"/>
    </w:rPr>
  </w:style>
  <w:style w:type="paragraph" w:customStyle="1" w:styleId="l11">
    <w:name w:val="l11"/>
    <w:basedOn w:val="Normal"/>
    <w:rsid w:val="001A4B38"/>
    <w:pPr>
      <w:spacing w:before="100" w:beforeAutospacing="1" w:after="100" w:afterAutospacing="1" w:line="220" w:lineRule="atLeast"/>
    </w:pPr>
    <w:rPr>
      <w:lang w:val="en-CA" w:eastAsia="en-CA"/>
    </w:rPr>
  </w:style>
  <w:style w:type="paragraph" w:customStyle="1" w:styleId="f10">
    <w:name w:val="f10"/>
    <w:basedOn w:val="Normal"/>
    <w:rsid w:val="001A4B38"/>
    <w:pPr>
      <w:spacing w:before="100" w:beforeAutospacing="1" w:after="100" w:afterAutospacing="1"/>
    </w:pPr>
    <w:rPr>
      <w:sz w:val="20"/>
      <w:szCs w:val="20"/>
      <w:lang w:val="en-CA" w:eastAsia="en-CA"/>
    </w:rPr>
  </w:style>
  <w:style w:type="paragraph" w:customStyle="1" w:styleId="l14al">
    <w:name w:val="l14al"/>
    <w:basedOn w:val="Normal"/>
    <w:rsid w:val="001A4B38"/>
    <w:pPr>
      <w:spacing w:before="100" w:beforeAutospacing="1" w:after="100" w:afterAutospacing="1" w:line="280" w:lineRule="atLeast"/>
    </w:pPr>
    <w:rPr>
      <w:lang w:val="en-CA" w:eastAsia="en-CA"/>
    </w:rPr>
  </w:style>
  <w:style w:type="paragraph" w:customStyle="1" w:styleId="l14p14">
    <w:name w:val="l14p14"/>
    <w:basedOn w:val="Normal"/>
    <w:rsid w:val="001A4B38"/>
    <w:pPr>
      <w:spacing w:before="100" w:beforeAutospacing="1" w:after="100" w:afterAutospacing="1" w:line="280" w:lineRule="atLeast"/>
    </w:pPr>
    <w:rPr>
      <w:lang w:val="en-CA" w:eastAsia="en-CA"/>
    </w:rPr>
  </w:style>
  <w:style w:type="paragraph" w:customStyle="1" w:styleId="l11p6">
    <w:name w:val="l11p6"/>
    <w:basedOn w:val="Normal"/>
    <w:rsid w:val="001A4B38"/>
    <w:pPr>
      <w:spacing w:before="100" w:beforeAutospacing="1" w:after="100" w:afterAutospacing="1" w:line="220" w:lineRule="atLeast"/>
    </w:pPr>
    <w:rPr>
      <w:lang w:val="en-CA" w:eastAsia="en-CA"/>
    </w:rPr>
  </w:style>
  <w:style w:type="paragraph" w:customStyle="1" w:styleId="f9sb">
    <w:name w:val="f9sb"/>
    <w:basedOn w:val="Normal"/>
    <w:rsid w:val="001A4B38"/>
    <w:pPr>
      <w:spacing w:before="100" w:beforeAutospacing="1" w:after="100" w:afterAutospacing="1"/>
    </w:pPr>
    <w:rPr>
      <w:rFonts w:ascii="Arial" w:hAnsi="Arial" w:cs="Arial"/>
      <w:b/>
      <w:bCs/>
      <w:sz w:val="18"/>
      <w:szCs w:val="18"/>
      <w:lang w:val="en-CA" w:eastAsia="en-CA"/>
    </w:rPr>
  </w:style>
  <w:style w:type="paragraph" w:customStyle="1" w:styleId="f11s">
    <w:name w:val="f11s"/>
    <w:basedOn w:val="Normal"/>
    <w:rsid w:val="001A4B38"/>
    <w:pPr>
      <w:spacing w:before="100" w:beforeAutospacing="1" w:after="100" w:afterAutospacing="1"/>
    </w:pPr>
    <w:rPr>
      <w:rFonts w:ascii="Arial" w:hAnsi="Arial" w:cs="Arial"/>
      <w:sz w:val="22"/>
      <w:szCs w:val="22"/>
      <w:lang w:val="en-CA" w:eastAsia="en-CA"/>
    </w:rPr>
  </w:style>
  <w:style w:type="character" w:customStyle="1" w:styleId="f101">
    <w:name w:val="f101"/>
    <w:basedOn w:val="DefaultParagraphFont"/>
    <w:rsid w:val="001A4B38"/>
    <w:rPr>
      <w:sz w:val="20"/>
      <w:szCs w:val="20"/>
    </w:rPr>
  </w:style>
  <w:style w:type="character" w:customStyle="1" w:styleId="b1">
    <w:name w:val="b1"/>
    <w:basedOn w:val="DefaultParagraphFont"/>
    <w:rsid w:val="001A4B38"/>
    <w:rPr>
      <w:b/>
      <w:bCs/>
    </w:rPr>
  </w:style>
  <w:style w:type="character" w:customStyle="1" w:styleId="f11s1">
    <w:name w:val="f11s1"/>
    <w:basedOn w:val="DefaultParagraphFont"/>
    <w:rsid w:val="001A4B38"/>
    <w:rPr>
      <w:rFonts w:ascii="Arial" w:hAnsi="Arial" w:cs="Arial" w:hint="default"/>
      <w:sz w:val="22"/>
      <w:szCs w:val="22"/>
    </w:rPr>
  </w:style>
  <w:style w:type="character" w:customStyle="1" w:styleId="flts1">
    <w:name w:val="flts1"/>
    <w:basedOn w:val="DefaultParagraphFont"/>
    <w:rsid w:val="001A4B38"/>
    <w:rPr>
      <w:sz w:val="18"/>
      <w:szCs w:val="18"/>
    </w:rPr>
  </w:style>
  <w:style w:type="character" w:customStyle="1" w:styleId="f9sb1">
    <w:name w:val="f9sb1"/>
    <w:basedOn w:val="DefaultParagraphFont"/>
    <w:rsid w:val="001A4B38"/>
    <w:rPr>
      <w:rFonts w:ascii="Arial" w:hAnsi="Arial" w:cs="Arial" w:hint="default"/>
      <w:b/>
      <w:bCs/>
      <w:sz w:val="18"/>
      <w:szCs w:val="18"/>
    </w:rPr>
  </w:style>
  <w:style w:type="paragraph" w:styleId="Revision">
    <w:name w:val="Revision"/>
    <w:hidden/>
    <w:uiPriority w:val="99"/>
    <w:semiHidden/>
    <w:rsid w:val="00105635"/>
    <w:rPr>
      <w:sz w:val="24"/>
      <w:szCs w:val="24"/>
    </w:rPr>
  </w:style>
  <w:style w:type="character" w:styleId="CommentReference">
    <w:name w:val="annotation reference"/>
    <w:basedOn w:val="DefaultParagraphFont"/>
    <w:uiPriority w:val="99"/>
    <w:semiHidden/>
    <w:unhideWhenUsed/>
    <w:rsid w:val="00CE43F9"/>
    <w:rPr>
      <w:sz w:val="16"/>
      <w:szCs w:val="16"/>
    </w:rPr>
  </w:style>
  <w:style w:type="paragraph" w:styleId="CommentText">
    <w:name w:val="annotation text"/>
    <w:basedOn w:val="Normal"/>
    <w:link w:val="CommentTextChar"/>
    <w:uiPriority w:val="99"/>
    <w:unhideWhenUsed/>
    <w:rsid w:val="00CE43F9"/>
    <w:rPr>
      <w:sz w:val="20"/>
      <w:szCs w:val="20"/>
    </w:rPr>
  </w:style>
  <w:style w:type="character" w:customStyle="1" w:styleId="CommentTextChar">
    <w:name w:val="Comment Text Char"/>
    <w:basedOn w:val="DefaultParagraphFont"/>
    <w:link w:val="CommentText"/>
    <w:uiPriority w:val="99"/>
    <w:rsid w:val="00CE43F9"/>
  </w:style>
  <w:style w:type="paragraph" w:styleId="CommentSubject">
    <w:name w:val="annotation subject"/>
    <w:basedOn w:val="CommentText"/>
    <w:next w:val="CommentText"/>
    <w:link w:val="CommentSubjectChar"/>
    <w:uiPriority w:val="99"/>
    <w:semiHidden/>
    <w:unhideWhenUsed/>
    <w:rsid w:val="00CE43F9"/>
    <w:rPr>
      <w:b/>
      <w:bCs/>
    </w:rPr>
  </w:style>
  <w:style w:type="character" w:customStyle="1" w:styleId="CommentSubjectChar">
    <w:name w:val="Comment Subject Char"/>
    <w:basedOn w:val="CommentTextChar"/>
    <w:link w:val="CommentSubject"/>
    <w:uiPriority w:val="99"/>
    <w:semiHidden/>
    <w:rsid w:val="00CE43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445675">
      <w:bodyDiv w:val="1"/>
      <w:marLeft w:val="0"/>
      <w:marRight w:val="0"/>
      <w:marTop w:val="0"/>
      <w:marBottom w:val="0"/>
      <w:divBdr>
        <w:top w:val="none" w:sz="0" w:space="0" w:color="auto"/>
        <w:left w:val="none" w:sz="0" w:space="0" w:color="auto"/>
        <w:bottom w:val="none" w:sz="0" w:space="0" w:color="auto"/>
        <w:right w:val="none" w:sz="0" w:space="0" w:color="auto"/>
      </w:divBdr>
      <w:divsChild>
        <w:div w:id="216015815">
          <w:marLeft w:val="0"/>
          <w:marRight w:val="0"/>
          <w:marTop w:val="0"/>
          <w:marBottom w:val="0"/>
          <w:divBdr>
            <w:top w:val="none" w:sz="0" w:space="0" w:color="auto"/>
            <w:left w:val="none" w:sz="0" w:space="0" w:color="auto"/>
            <w:bottom w:val="none" w:sz="0" w:space="0" w:color="auto"/>
            <w:right w:val="none" w:sz="0" w:space="0" w:color="auto"/>
          </w:divBdr>
          <w:divsChild>
            <w:div w:id="1859676">
              <w:marLeft w:val="0"/>
              <w:marRight w:val="0"/>
              <w:marTop w:val="0"/>
              <w:marBottom w:val="0"/>
              <w:divBdr>
                <w:top w:val="none" w:sz="0" w:space="0" w:color="auto"/>
                <w:left w:val="none" w:sz="0" w:space="0" w:color="auto"/>
                <w:bottom w:val="none" w:sz="0" w:space="0" w:color="auto"/>
                <w:right w:val="none" w:sz="0" w:space="0" w:color="auto"/>
              </w:divBdr>
            </w:div>
            <w:div w:id="2898845">
              <w:marLeft w:val="0"/>
              <w:marRight w:val="0"/>
              <w:marTop w:val="0"/>
              <w:marBottom w:val="0"/>
              <w:divBdr>
                <w:top w:val="none" w:sz="0" w:space="0" w:color="auto"/>
                <w:left w:val="none" w:sz="0" w:space="0" w:color="auto"/>
                <w:bottom w:val="none" w:sz="0" w:space="0" w:color="auto"/>
                <w:right w:val="none" w:sz="0" w:space="0" w:color="auto"/>
              </w:divBdr>
            </w:div>
            <w:div w:id="45186523">
              <w:marLeft w:val="0"/>
              <w:marRight w:val="0"/>
              <w:marTop w:val="0"/>
              <w:marBottom w:val="0"/>
              <w:divBdr>
                <w:top w:val="none" w:sz="0" w:space="0" w:color="auto"/>
                <w:left w:val="none" w:sz="0" w:space="0" w:color="auto"/>
                <w:bottom w:val="none" w:sz="0" w:space="0" w:color="auto"/>
                <w:right w:val="none" w:sz="0" w:space="0" w:color="auto"/>
              </w:divBdr>
            </w:div>
            <w:div w:id="60103721">
              <w:marLeft w:val="0"/>
              <w:marRight w:val="0"/>
              <w:marTop w:val="0"/>
              <w:marBottom w:val="0"/>
              <w:divBdr>
                <w:top w:val="none" w:sz="0" w:space="0" w:color="auto"/>
                <w:left w:val="none" w:sz="0" w:space="0" w:color="auto"/>
                <w:bottom w:val="none" w:sz="0" w:space="0" w:color="auto"/>
                <w:right w:val="none" w:sz="0" w:space="0" w:color="auto"/>
              </w:divBdr>
            </w:div>
            <w:div w:id="67927896">
              <w:marLeft w:val="0"/>
              <w:marRight w:val="0"/>
              <w:marTop w:val="0"/>
              <w:marBottom w:val="0"/>
              <w:divBdr>
                <w:top w:val="none" w:sz="0" w:space="0" w:color="auto"/>
                <w:left w:val="none" w:sz="0" w:space="0" w:color="auto"/>
                <w:bottom w:val="none" w:sz="0" w:space="0" w:color="auto"/>
                <w:right w:val="none" w:sz="0" w:space="0" w:color="auto"/>
              </w:divBdr>
            </w:div>
            <w:div w:id="71200354">
              <w:marLeft w:val="0"/>
              <w:marRight w:val="0"/>
              <w:marTop w:val="0"/>
              <w:marBottom w:val="0"/>
              <w:divBdr>
                <w:top w:val="none" w:sz="0" w:space="0" w:color="auto"/>
                <w:left w:val="none" w:sz="0" w:space="0" w:color="auto"/>
                <w:bottom w:val="none" w:sz="0" w:space="0" w:color="auto"/>
                <w:right w:val="none" w:sz="0" w:space="0" w:color="auto"/>
              </w:divBdr>
            </w:div>
            <w:div w:id="79719614">
              <w:marLeft w:val="0"/>
              <w:marRight w:val="0"/>
              <w:marTop w:val="0"/>
              <w:marBottom w:val="0"/>
              <w:divBdr>
                <w:top w:val="none" w:sz="0" w:space="0" w:color="auto"/>
                <w:left w:val="none" w:sz="0" w:space="0" w:color="auto"/>
                <w:bottom w:val="none" w:sz="0" w:space="0" w:color="auto"/>
                <w:right w:val="none" w:sz="0" w:space="0" w:color="auto"/>
              </w:divBdr>
            </w:div>
            <w:div w:id="81418437">
              <w:marLeft w:val="0"/>
              <w:marRight w:val="0"/>
              <w:marTop w:val="0"/>
              <w:marBottom w:val="0"/>
              <w:divBdr>
                <w:top w:val="none" w:sz="0" w:space="0" w:color="auto"/>
                <w:left w:val="none" w:sz="0" w:space="0" w:color="auto"/>
                <w:bottom w:val="none" w:sz="0" w:space="0" w:color="auto"/>
                <w:right w:val="none" w:sz="0" w:space="0" w:color="auto"/>
              </w:divBdr>
            </w:div>
            <w:div w:id="87849763">
              <w:marLeft w:val="0"/>
              <w:marRight w:val="0"/>
              <w:marTop w:val="0"/>
              <w:marBottom w:val="0"/>
              <w:divBdr>
                <w:top w:val="none" w:sz="0" w:space="0" w:color="auto"/>
                <w:left w:val="none" w:sz="0" w:space="0" w:color="auto"/>
                <w:bottom w:val="none" w:sz="0" w:space="0" w:color="auto"/>
                <w:right w:val="none" w:sz="0" w:space="0" w:color="auto"/>
              </w:divBdr>
            </w:div>
            <w:div w:id="97525878">
              <w:marLeft w:val="0"/>
              <w:marRight w:val="0"/>
              <w:marTop w:val="0"/>
              <w:marBottom w:val="0"/>
              <w:divBdr>
                <w:top w:val="none" w:sz="0" w:space="0" w:color="auto"/>
                <w:left w:val="none" w:sz="0" w:space="0" w:color="auto"/>
                <w:bottom w:val="none" w:sz="0" w:space="0" w:color="auto"/>
                <w:right w:val="none" w:sz="0" w:space="0" w:color="auto"/>
              </w:divBdr>
            </w:div>
            <w:div w:id="101344994">
              <w:marLeft w:val="0"/>
              <w:marRight w:val="0"/>
              <w:marTop w:val="0"/>
              <w:marBottom w:val="0"/>
              <w:divBdr>
                <w:top w:val="none" w:sz="0" w:space="0" w:color="auto"/>
                <w:left w:val="none" w:sz="0" w:space="0" w:color="auto"/>
                <w:bottom w:val="none" w:sz="0" w:space="0" w:color="auto"/>
                <w:right w:val="none" w:sz="0" w:space="0" w:color="auto"/>
              </w:divBdr>
            </w:div>
            <w:div w:id="108624489">
              <w:marLeft w:val="0"/>
              <w:marRight w:val="0"/>
              <w:marTop w:val="0"/>
              <w:marBottom w:val="0"/>
              <w:divBdr>
                <w:top w:val="none" w:sz="0" w:space="0" w:color="auto"/>
                <w:left w:val="none" w:sz="0" w:space="0" w:color="auto"/>
                <w:bottom w:val="none" w:sz="0" w:space="0" w:color="auto"/>
                <w:right w:val="none" w:sz="0" w:space="0" w:color="auto"/>
              </w:divBdr>
            </w:div>
            <w:div w:id="110394019">
              <w:marLeft w:val="0"/>
              <w:marRight w:val="0"/>
              <w:marTop w:val="0"/>
              <w:marBottom w:val="0"/>
              <w:divBdr>
                <w:top w:val="none" w:sz="0" w:space="0" w:color="auto"/>
                <w:left w:val="none" w:sz="0" w:space="0" w:color="auto"/>
                <w:bottom w:val="none" w:sz="0" w:space="0" w:color="auto"/>
                <w:right w:val="none" w:sz="0" w:space="0" w:color="auto"/>
              </w:divBdr>
            </w:div>
            <w:div w:id="119149998">
              <w:marLeft w:val="0"/>
              <w:marRight w:val="0"/>
              <w:marTop w:val="0"/>
              <w:marBottom w:val="0"/>
              <w:divBdr>
                <w:top w:val="none" w:sz="0" w:space="0" w:color="auto"/>
                <w:left w:val="none" w:sz="0" w:space="0" w:color="auto"/>
                <w:bottom w:val="none" w:sz="0" w:space="0" w:color="auto"/>
                <w:right w:val="none" w:sz="0" w:space="0" w:color="auto"/>
              </w:divBdr>
            </w:div>
            <w:div w:id="122311924">
              <w:marLeft w:val="0"/>
              <w:marRight w:val="0"/>
              <w:marTop w:val="0"/>
              <w:marBottom w:val="0"/>
              <w:divBdr>
                <w:top w:val="none" w:sz="0" w:space="0" w:color="auto"/>
                <w:left w:val="none" w:sz="0" w:space="0" w:color="auto"/>
                <w:bottom w:val="none" w:sz="0" w:space="0" w:color="auto"/>
                <w:right w:val="none" w:sz="0" w:space="0" w:color="auto"/>
              </w:divBdr>
            </w:div>
            <w:div w:id="132330790">
              <w:marLeft w:val="0"/>
              <w:marRight w:val="0"/>
              <w:marTop w:val="0"/>
              <w:marBottom w:val="0"/>
              <w:divBdr>
                <w:top w:val="none" w:sz="0" w:space="0" w:color="auto"/>
                <w:left w:val="none" w:sz="0" w:space="0" w:color="auto"/>
                <w:bottom w:val="none" w:sz="0" w:space="0" w:color="auto"/>
                <w:right w:val="none" w:sz="0" w:space="0" w:color="auto"/>
              </w:divBdr>
            </w:div>
            <w:div w:id="141704394">
              <w:marLeft w:val="0"/>
              <w:marRight w:val="0"/>
              <w:marTop w:val="0"/>
              <w:marBottom w:val="0"/>
              <w:divBdr>
                <w:top w:val="none" w:sz="0" w:space="0" w:color="auto"/>
                <w:left w:val="none" w:sz="0" w:space="0" w:color="auto"/>
                <w:bottom w:val="none" w:sz="0" w:space="0" w:color="auto"/>
                <w:right w:val="none" w:sz="0" w:space="0" w:color="auto"/>
              </w:divBdr>
            </w:div>
            <w:div w:id="153644071">
              <w:marLeft w:val="0"/>
              <w:marRight w:val="0"/>
              <w:marTop w:val="0"/>
              <w:marBottom w:val="0"/>
              <w:divBdr>
                <w:top w:val="none" w:sz="0" w:space="0" w:color="auto"/>
                <w:left w:val="none" w:sz="0" w:space="0" w:color="auto"/>
                <w:bottom w:val="none" w:sz="0" w:space="0" w:color="auto"/>
                <w:right w:val="none" w:sz="0" w:space="0" w:color="auto"/>
              </w:divBdr>
            </w:div>
            <w:div w:id="160508179">
              <w:marLeft w:val="0"/>
              <w:marRight w:val="0"/>
              <w:marTop w:val="0"/>
              <w:marBottom w:val="0"/>
              <w:divBdr>
                <w:top w:val="none" w:sz="0" w:space="0" w:color="auto"/>
                <w:left w:val="none" w:sz="0" w:space="0" w:color="auto"/>
                <w:bottom w:val="none" w:sz="0" w:space="0" w:color="auto"/>
                <w:right w:val="none" w:sz="0" w:space="0" w:color="auto"/>
              </w:divBdr>
            </w:div>
            <w:div w:id="164980753">
              <w:marLeft w:val="0"/>
              <w:marRight w:val="0"/>
              <w:marTop w:val="0"/>
              <w:marBottom w:val="0"/>
              <w:divBdr>
                <w:top w:val="none" w:sz="0" w:space="0" w:color="auto"/>
                <w:left w:val="none" w:sz="0" w:space="0" w:color="auto"/>
                <w:bottom w:val="none" w:sz="0" w:space="0" w:color="auto"/>
                <w:right w:val="none" w:sz="0" w:space="0" w:color="auto"/>
              </w:divBdr>
            </w:div>
            <w:div w:id="166362708">
              <w:marLeft w:val="0"/>
              <w:marRight w:val="0"/>
              <w:marTop w:val="0"/>
              <w:marBottom w:val="0"/>
              <w:divBdr>
                <w:top w:val="none" w:sz="0" w:space="0" w:color="auto"/>
                <w:left w:val="none" w:sz="0" w:space="0" w:color="auto"/>
                <w:bottom w:val="none" w:sz="0" w:space="0" w:color="auto"/>
                <w:right w:val="none" w:sz="0" w:space="0" w:color="auto"/>
              </w:divBdr>
            </w:div>
            <w:div w:id="172377577">
              <w:marLeft w:val="0"/>
              <w:marRight w:val="0"/>
              <w:marTop w:val="0"/>
              <w:marBottom w:val="0"/>
              <w:divBdr>
                <w:top w:val="none" w:sz="0" w:space="0" w:color="auto"/>
                <w:left w:val="none" w:sz="0" w:space="0" w:color="auto"/>
                <w:bottom w:val="none" w:sz="0" w:space="0" w:color="auto"/>
                <w:right w:val="none" w:sz="0" w:space="0" w:color="auto"/>
              </w:divBdr>
            </w:div>
            <w:div w:id="195235725">
              <w:marLeft w:val="0"/>
              <w:marRight w:val="0"/>
              <w:marTop w:val="0"/>
              <w:marBottom w:val="0"/>
              <w:divBdr>
                <w:top w:val="none" w:sz="0" w:space="0" w:color="auto"/>
                <w:left w:val="none" w:sz="0" w:space="0" w:color="auto"/>
                <w:bottom w:val="none" w:sz="0" w:space="0" w:color="auto"/>
                <w:right w:val="none" w:sz="0" w:space="0" w:color="auto"/>
              </w:divBdr>
            </w:div>
            <w:div w:id="197671041">
              <w:marLeft w:val="0"/>
              <w:marRight w:val="0"/>
              <w:marTop w:val="0"/>
              <w:marBottom w:val="0"/>
              <w:divBdr>
                <w:top w:val="none" w:sz="0" w:space="0" w:color="auto"/>
                <w:left w:val="none" w:sz="0" w:space="0" w:color="auto"/>
                <w:bottom w:val="none" w:sz="0" w:space="0" w:color="auto"/>
                <w:right w:val="none" w:sz="0" w:space="0" w:color="auto"/>
              </w:divBdr>
            </w:div>
            <w:div w:id="232859137">
              <w:marLeft w:val="0"/>
              <w:marRight w:val="0"/>
              <w:marTop w:val="0"/>
              <w:marBottom w:val="0"/>
              <w:divBdr>
                <w:top w:val="none" w:sz="0" w:space="0" w:color="auto"/>
                <w:left w:val="none" w:sz="0" w:space="0" w:color="auto"/>
                <w:bottom w:val="none" w:sz="0" w:space="0" w:color="auto"/>
                <w:right w:val="none" w:sz="0" w:space="0" w:color="auto"/>
              </w:divBdr>
            </w:div>
            <w:div w:id="242758787">
              <w:marLeft w:val="0"/>
              <w:marRight w:val="0"/>
              <w:marTop w:val="0"/>
              <w:marBottom w:val="0"/>
              <w:divBdr>
                <w:top w:val="none" w:sz="0" w:space="0" w:color="auto"/>
                <w:left w:val="none" w:sz="0" w:space="0" w:color="auto"/>
                <w:bottom w:val="none" w:sz="0" w:space="0" w:color="auto"/>
                <w:right w:val="none" w:sz="0" w:space="0" w:color="auto"/>
              </w:divBdr>
            </w:div>
            <w:div w:id="257326536">
              <w:marLeft w:val="0"/>
              <w:marRight w:val="0"/>
              <w:marTop w:val="0"/>
              <w:marBottom w:val="0"/>
              <w:divBdr>
                <w:top w:val="none" w:sz="0" w:space="0" w:color="auto"/>
                <w:left w:val="none" w:sz="0" w:space="0" w:color="auto"/>
                <w:bottom w:val="none" w:sz="0" w:space="0" w:color="auto"/>
                <w:right w:val="none" w:sz="0" w:space="0" w:color="auto"/>
              </w:divBdr>
            </w:div>
            <w:div w:id="265315119">
              <w:marLeft w:val="0"/>
              <w:marRight w:val="0"/>
              <w:marTop w:val="0"/>
              <w:marBottom w:val="0"/>
              <w:divBdr>
                <w:top w:val="none" w:sz="0" w:space="0" w:color="auto"/>
                <w:left w:val="none" w:sz="0" w:space="0" w:color="auto"/>
                <w:bottom w:val="none" w:sz="0" w:space="0" w:color="auto"/>
                <w:right w:val="none" w:sz="0" w:space="0" w:color="auto"/>
              </w:divBdr>
            </w:div>
            <w:div w:id="301082233">
              <w:marLeft w:val="0"/>
              <w:marRight w:val="0"/>
              <w:marTop w:val="0"/>
              <w:marBottom w:val="0"/>
              <w:divBdr>
                <w:top w:val="none" w:sz="0" w:space="0" w:color="auto"/>
                <w:left w:val="none" w:sz="0" w:space="0" w:color="auto"/>
                <w:bottom w:val="none" w:sz="0" w:space="0" w:color="auto"/>
                <w:right w:val="none" w:sz="0" w:space="0" w:color="auto"/>
              </w:divBdr>
            </w:div>
            <w:div w:id="306281961">
              <w:marLeft w:val="0"/>
              <w:marRight w:val="0"/>
              <w:marTop w:val="0"/>
              <w:marBottom w:val="0"/>
              <w:divBdr>
                <w:top w:val="none" w:sz="0" w:space="0" w:color="auto"/>
                <w:left w:val="none" w:sz="0" w:space="0" w:color="auto"/>
                <w:bottom w:val="none" w:sz="0" w:space="0" w:color="auto"/>
                <w:right w:val="none" w:sz="0" w:space="0" w:color="auto"/>
              </w:divBdr>
            </w:div>
            <w:div w:id="306516276">
              <w:marLeft w:val="0"/>
              <w:marRight w:val="0"/>
              <w:marTop w:val="0"/>
              <w:marBottom w:val="0"/>
              <w:divBdr>
                <w:top w:val="none" w:sz="0" w:space="0" w:color="auto"/>
                <w:left w:val="none" w:sz="0" w:space="0" w:color="auto"/>
                <w:bottom w:val="none" w:sz="0" w:space="0" w:color="auto"/>
                <w:right w:val="none" w:sz="0" w:space="0" w:color="auto"/>
              </w:divBdr>
            </w:div>
            <w:div w:id="309753928">
              <w:marLeft w:val="0"/>
              <w:marRight w:val="0"/>
              <w:marTop w:val="0"/>
              <w:marBottom w:val="0"/>
              <w:divBdr>
                <w:top w:val="none" w:sz="0" w:space="0" w:color="auto"/>
                <w:left w:val="none" w:sz="0" w:space="0" w:color="auto"/>
                <w:bottom w:val="none" w:sz="0" w:space="0" w:color="auto"/>
                <w:right w:val="none" w:sz="0" w:space="0" w:color="auto"/>
              </w:divBdr>
            </w:div>
            <w:div w:id="314381916">
              <w:marLeft w:val="0"/>
              <w:marRight w:val="0"/>
              <w:marTop w:val="0"/>
              <w:marBottom w:val="0"/>
              <w:divBdr>
                <w:top w:val="none" w:sz="0" w:space="0" w:color="auto"/>
                <w:left w:val="none" w:sz="0" w:space="0" w:color="auto"/>
                <w:bottom w:val="none" w:sz="0" w:space="0" w:color="auto"/>
                <w:right w:val="none" w:sz="0" w:space="0" w:color="auto"/>
              </w:divBdr>
            </w:div>
            <w:div w:id="326978787">
              <w:marLeft w:val="0"/>
              <w:marRight w:val="0"/>
              <w:marTop w:val="0"/>
              <w:marBottom w:val="0"/>
              <w:divBdr>
                <w:top w:val="none" w:sz="0" w:space="0" w:color="auto"/>
                <w:left w:val="none" w:sz="0" w:space="0" w:color="auto"/>
                <w:bottom w:val="none" w:sz="0" w:space="0" w:color="auto"/>
                <w:right w:val="none" w:sz="0" w:space="0" w:color="auto"/>
              </w:divBdr>
            </w:div>
            <w:div w:id="360015383">
              <w:marLeft w:val="0"/>
              <w:marRight w:val="0"/>
              <w:marTop w:val="0"/>
              <w:marBottom w:val="0"/>
              <w:divBdr>
                <w:top w:val="none" w:sz="0" w:space="0" w:color="auto"/>
                <w:left w:val="none" w:sz="0" w:space="0" w:color="auto"/>
                <w:bottom w:val="none" w:sz="0" w:space="0" w:color="auto"/>
                <w:right w:val="none" w:sz="0" w:space="0" w:color="auto"/>
              </w:divBdr>
            </w:div>
            <w:div w:id="381367940">
              <w:marLeft w:val="0"/>
              <w:marRight w:val="0"/>
              <w:marTop w:val="0"/>
              <w:marBottom w:val="0"/>
              <w:divBdr>
                <w:top w:val="none" w:sz="0" w:space="0" w:color="auto"/>
                <w:left w:val="none" w:sz="0" w:space="0" w:color="auto"/>
                <w:bottom w:val="none" w:sz="0" w:space="0" w:color="auto"/>
                <w:right w:val="none" w:sz="0" w:space="0" w:color="auto"/>
              </w:divBdr>
            </w:div>
            <w:div w:id="383605813">
              <w:marLeft w:val="0"/>
              <w:marRight w:val="0"/>
              <w:marTop w:val="0"/>
              <w:marBottom w:val="0"/>
              <w:divBdr>
                <w:top w:val="none" w:sz="0" w:space="0" w:color="auto"/>
                <w:left w:val="none" w:sz="0" w:space="0" w:color="auto"/>
                <w:bottom w:val="none" w:sz="0" w:space="0" w:color="auto"/>
                <w:right w:val="none" w:sz="0" w:space="0" w:color="auto"/>
              </w:divBdr>
            </w:div>
            <w:div w:id="393938722">
              <w:marLeft w:val="0"/>
              <w:marRight w:val="0"/>
              <w:marTop w:val="0"/>
              <w:marBottom w:val="0"/>
              <w:divBdr>
                <w:top w:val="none" w:sz="0" w:space="0" w:color="auto"/>
                <w:left w:val="none" w:sz="0" w:space="0" w:color="auto"/>
                <w:bottom w:val="none" w:sz="0" w:space="0" w:color="auto"/>
                <w:right w:val="none" w:sz="0" w:space="0" w:color="auto"/>
              </w:divBdr>
            </w:div>
            <w:div w:id="394359832">
              <w:marLeft w:val="0"/>
              <w:marRight w:val="0"/>
              <w:marTop w:val="0"/>
              <w:marBottom w:val="0"/>
              <w:divBdr>
                <w:top w:val="none" w:sz="0" w:space="0" w:color="auto"/>
                <w:left w:val="none" w:sz="0" w:space="0" w:color="auto"/>
                <w:bottom w:val="none" w:sz="0" w:space="0" w:color="auto"/>
                <w:right w:val="none" w:sz="0" w:space="0" w:color="auto"/>
              </w:divBdr>
            </w:div>
            <w:div w:id="405346024">
              <w:marLeft w:val="0"/>
              <w:marRight w:val="0"/>
              <w:marTop w:val="0"/>
              <w:marBottom w:val="0"/>
              <w:divBdr>
                <w:top w:val="none" w:sz="0" w:space="0" w:color="auto"/>
                <w:left w:val="none" w:sz="0" w:space="0" w:color="auto"/>
                <w:bottom w:val="none" w:sz="0" w:space="0" w:color="auto"/>
                <w:right w:val="none" w:sz="0" w:space="0" w:color="auto"/>
              </w:divBdr>
            </w:div>
            <w:div w:id="429276632">
              <w:marLeft w:val="0"/>
              <w:marRight w:val="0"/>
              <w:marTop w:val="0"/>
              <w:marBottom w:val="0"/>
              <w:divBdr>
                <w:top w:val="none" w:sz="0" w:space="0" w:color="auto"/>
                <w:left w:val="none" w:sz="0" w:space="0" w:color="auto"/>
                <w:bottom w:val="none" w:sz="0" w:space="0" w:color="auto"/>
                <w:right w:val="none" w:sz="0" w:space="0" w:color="auto"/>
              </w:divBdr>
            </w:div>
            <w:div w:id="430398418">
              <w:marLeft w:val="0"/>
              <w:marRight w:val="0"/>
              <w:marTop w:val="0"/>
              <w:marBottom w:val="0"/>
              <w:divBdr>
                <w:top w:val="none" w:sz="0" w:space="0" w:color="auto"/>
                <w:left w:val="none" w:sz="0" w:space="0" w:color="auto"/>
                <w:bottom w:val="none" w:sz="0" w:space="0" w:color="auto"/>
                <w:right w:val="none" w:sz="0" w:space="0" w:color="auto"/>
              </w:divBdr>
            </w:div>
            <w:div w:id="431126902">
              <w:marLeft w:val="0"/>
              <w:marRight w:val="0"/>
              <w:marTop w:val="0"/>
              <w:marBottom w:val="0"/>
              <w:divBdr>
                <w:top w:val="none" w:sz="0" w:space="0" w:color="auto"/>
                <w:left w:val="none" w:sz="0" w:space="0" w:color="auto"/>
                <w:bottom w:val="none" w:sz="0" w:space="0" w:color="auto"/>
                <w:right w:val="none" w:sz="0" w:space="0" w:color="auto"/>
              </w:divBdr>
            </w:div>
            <w:div w:id="433745652">
              <w:marLeft w:val="0"/>
              <w:marRight w:val="0"/>
              <w:marTop w:val="0"/>
              <w:marBottom w:val="0"/>
              <w:divBdr>
                <w:top w:val="none" w:sz="0" w:space="0" w:color="auto"/>
                <w:left w:val="none" w:sz="0" w:space="0" w:color="auto"/>
                <w:bottom w:val="none" w:sz="0" w:space="0" w:color="auto"/>
                <w:right w:val="none" w:sz="0" w:space="0" w:color="auto"/>
              </w:divBdr>
            </w:div>
            <w:div w:id="436020561">
              <w:marLeft w:val="0"/>
              <w:marRight w:val="0"/>
              <w:marTop w:val="0"/>
              <w:marBottom w:val="0"/>
              <w:divBdr>
                <w:top w:val="none" w:sz="0" w:space="0" w:color="auto"/>
                <w:left w:val="none" w:sz="0" w:space="0" w:color="auto"/>
                <w:bottom w:val="none" w:sz="0" w:space="0" w:color="auto"/>
                <w:right w:val="none" w:sz="0" w:space="0" w:color="auto"/>
              </w:divBdr>
            </w:div>
            <w:div w:id="441146726">
              <w:marLeft w:val="0"/>
              <w:marRight w:val="0"/>
              <w:marTop w:val="0"/>
              <w:marBottom w:val="0"/>
              <w:divBdr>
                <w:top w:val="none" w:sz="0" w:space="0" w:color="auto"/>
                <w:left w:val="none" w:sz="0" w:space="0" w:color="auto"/>
                <w:bottom w:val="none" w:sz="0" w:space="0" w:color="auto"/>
                <w:right w:val="none" w:sz="0" w:space="0" w:color="auto"/>
              </w:divBdr>
            </w:div>
            <w:div w:id="469179468">
              <w:marLeft w:val="0"/>
              <w:marRight w:val="0"/>
              <w:marTop w:val="0"/>
              <w:marBottom w:val="0"/>
              <w:divBdr>
                <w:top w:val="none" w:sz="0" w:space="0" w:color="auto"/>
                <w:left w:val="none" w:sz="0" w:space="0" w:color="auto"/>
                <w:bottom w:val="none" w:sz="0" w:space="0" w:color="auto"/>
                <w:right w:val="none" w:sz="0" w:space="0" w:color="auto"/>
              </w:divBdr>
            </w:div>
            <w:div w:id="473911612">
              <w:marLeft w:val="0"/>
              <w:marRight w:val="0"/>
              <w:marTop w:val="0"/>
              <w:marBottom w:val="0"/>
              <w:divBdr>
                <w:top w:val="none" w:sz="0" w:space="0" w:color="auto"/>
                <w:left w:val="none" w:sz="0" w:space="0" w:color="auto"/>
                <w:bottom w:val="none" w:sz="0" w:space="0" w:color="auto"/>
                <w:right w:val="none" w:sz="0" w:space="0" w:color="auto"/>
              </w:divBdr>
            </w:div>
            <w:div w:id="482891775">
              <w:marLeft w:val="0"/>
              <w:marRight w:val="0"/>
              <w:marTop w:val="0"/>
              <w:marBottom w:val="0"/>
              <w:divBdr>
                <w:top w:val="none" w:sz="0" w:space="0" w:color="auto"/>
                <w:left w:val="none" w:sz="0" w:space="0" w:color="auto"/>
                <w:bottom w:val="none" w:sz="0" w:space="0" w:color="auto"/>
                <w:right w:val="none" w:sz="0" w:space="0" w:color="auto"/>
              </w:divBdr>
            </w:div>
            <w:div w:id="488714191">
              <w:marLeft w:val="0"/>
              <w:marRight w:val="0"/>
              <w:marTop w:val="0"/>
              <w:marBottom w:val="0"/>
              <w:divBdr>
                <w:top w:val="none" w:sz="0" w:space="0" w:color="auto"/>
                <w:left w:val="none" w:sz="0" w:space="0" w:color="auto"/>
                <w:bottom w:val="none" w:sz="0" w:space="0" w:color="auto"/>
                <w:right w:val="none" w:sz="0" w:space="0" w:color="auto"/>
              </w:divBdr>
            </w:div>
            <w:div w:id="499273748">
              <w:marLeft w:val="0"/>
              <w:marRight w:val="0"/>
              <w:marTop w:val="0"/>
              <w:marBottom w:val="0"/>
              <w:divBdr>
                <w:top w:val="none" w:sz="0" w:space="0" w:color="auto"/>
                <w:left w:val="none" w:sz="0" w:space="0" w:color="auto"/>
                <w:bottom w:val="none" w:sz="0" w:space="0" w:color="auto"/>
                <w:right w:val="none" w:sz="0" w:space="0" w:color="auto"/>
              </w:divBdr>
            </w:div>
            <w:div w:id="500196403">
              <w:marLeft w:val="0"/>
              <w:marRight w:val="0"/>
              <w:marTop w:val="0"/>
              <w:marBottom w:val="0"/>
              <w:divBdr>
                <w:top w:val="none" w:sz="0" w:space="0" w:color="auto"/>
                <w:left w:val="none" w:sz="0" w:space="0" w:color="auto"/>
                <w:bottom w:val="none" w:sz="0" w:space="0" w:color="auto"/>
                <w:right w:val="none" w:sz="0" w:space="0" w:color="auto"/>
              </w:divBdr>
            </w:div>
            <w:div w:id="514921134">
              <w:marLeft w:val="0"/>
              <w:marRight w:val="0"/>
              <w:marTop w:val="0"/>
              <w:marBottom w:val="0"/>
              <w:divBdr>
                <w:top w:val="none" w:sz="0" w:space="0" w:color="auto"/>
                <w:left w:val="none" w:sz="0" w:space="0" w:color="auto"/>
                <w:bottom w:val="none" w:sz="0" w:space="0" w:color="auto"/>
                <w:right w:val="none" w:sz="0" w:space="0" w:color="auto"/>
              </w:divBdr>
            </w:div>
            <w:div w:id="519517170">
              <w:marLeft w:val="0"/>
              <w:marRight w:val="0"/>
              <w:marTop w:val="0"/>
              <w:marBottom w:val="0"/>
              <w:divBdr>
                <w:top w:val="none" w:sz="0" w:space="0" w:color="auto"/>
                <w:left w:val="none" w:sz="0" w:space="0" w:color="auto"/>
                <w:bottom w:val="none" w:sz="0" w:space="0" w:color="auto"/>
                <w:right w:val="none" w:sz="0" w:space="0" w:color="auto"/>
              </w:divBdr>
            </w:div>
            <w:div w:id="522134928">
              <w:marLeft w:val="0"/>
              <w:marRight w:val="0"/>
              <w:marTop w:val="0"/>
              <w:marBottom w:val="0"/>
              <w:divBdr>
                <w:top w:val="none" w:sz="0" w:space="0" w:color="auto"/>
                <w:left w:val="none" w:sz="0" w:space="0" w:color="auto"/>
                <w:bottom w:val="none" w:sz="0" w:space="0" w:color="auto"/>
                <w:right w:val="none" w:sz="0" w:space="0" w:color="auto"/>
              </w:divBdr>
            </w:div>
            <w:div w:id="522981551">
              <w:marLeft w:val="0"/>
              <w:marRight w:val="0"/>
              <w:marTop w:val="0"/>
              <w:marBottom w:val="0"/>
              <w:divBdr>
                <w:top w:val="none" w:sz="0" w:space="0" w:color="auto"/>
                <w:left w:val="none" w:sz="0" w:space="0" w:color="auto"/>
                <w:bottom w:val="none" w:sz="0" w:space="0" w:color="auto"/>
                <w:right w:val="none" w:sz="0" w:space="0" w:color="auto"/>
              </w:divBdr>
            </w:div>
            <w:div w:id="524825268">
              <w:marLeft w:val="0"/>
              <w:marRight w:val="0"/>
              <w:marTop w:val="0"/>
              <w:marBottom w:val="0"/>
              <w:divBdr>
                <w:top w:val="none" w:sz="0" w:space="0" w:color="auto"/>
                <w:left w:val="none" w:sz="0" w:space="0" w:color="auto"/>
                <w:bottom w:val="none" w:sz="0" w:space="0" w:color="auto"/>
                <w:right w:val="none" w:sz="0" w:space="0" w:color="auto"/>
              </w:divBdr>
            </w:div>
            <w:div w:id="531111792">
              <w:marLeft w:val="0"/>
              <w:marRight w:val="0"/>
              <w:marTop w:val="0"/>
              <w:marBottom w:val="0"/>
              <w:divBdr>
                <w:top w:val="none" w:sz="0" w:space="0" w:color="auto"/>
                <w:left w:val="none" w:sz="0" w:space="0" w:color="auto"/>
                <w:bottom w:val="none" w:sz="0" w:space="0" w:color="auto"/>
                <w:right w:val="none" w:sz="0" w:space="0" w:color="auto"/>
              </w:divBdr>
            </w:div>
            <w:div w:id="533538353">
              <w:marLeft w:val="0"/>
              <w:marRight w:val="0"/>
              <w:marTop w:val="0"/>
              <w:marBottom w:val="0"/>
              <w:divBdr>
                <w:top w:val="none" w:sz="0" w:space="0" w:color="auto"/>
                <w:left w:val="none" w:sz="0" w:space="0" w:color="auto"/>
                <w:bottom w:val="none" w:sz="0" w:space="0" w:color="auto"/>
                <w:right w:val="none" w:sz="0" w:space="0" w:color="auto"/>
              </w:divBdr>
            </w:div>
            <w:div w:id="533806660">
              <w:marLeft w:val="0"/>
              <w:marRight w:val="0"/>
              <w:marTop w:val="0"/>
              <w:marBottom w:val="0"/>
              <w:divBdr>
                <w:top w:val="none" w:sz="0" w:space="0" w:color="auto"/>
                <w:left w:val="none" w:sz="0" w:space="0" w:color="auto"/>
                <w:bottom w:val="none" w:sz="0" w:space="0" w:color="auto"/>
                <w:right w:val="none" w:sz="0" w:space="0" w:color="auto"/>
              </w:divBdr>
            </w:div>
            <w:div w:id="538706245">
              <w:marLeft w:val="0"/>
              <w:marRight w:val="0"/>
              <w:marTop w:val="0"/>
              <w:marBottom w:val="0"/>
              <w:divBdr>
                <w:top w:val="none" w:sz="0" w:space="0" w:color="auto"/>
                <w:left w:val="none" w:sz="0" w:space="0" w:color="auto"/>
                <w:bottom w:val="none" w:sz="0" w:space="0" w:color="auto"/>
                <w:right w:val="none" w:sz="0" w:space="0" w:color="auto"/>
              </w:divBdr>
            </w:div>
            <w:div w:id="544097517">
              <w:marLeft w:val="0"/>
              <w:marRight w:val="0"/>
              <w:marTop w:val="0"/>
              <w:marBottom w:val="0"/>
              <w:divBdr>
                <w:top w:val="none" w:sz="0" w:space="0" w:color="auto"/>
                <w:left w:val="none" w:sz="0" w:space="0" w:color="auto"/>
                <w:bottom w:val="none" w:sz="0" w:space="0" w:color="auto"/>
                <w:right w:val="none" w:sz="0" w:space="0" w:color="auto"/>
              </w:divBdr>
            </w:div>
            <w:div w:id="547423485">
              <w:marLeft w:val="0"/>
              <w:marRight w:val="0"/>
              <w:marTop w:val="0"/>
              <w:marBottom w:val="0"/>
              <w:divBdr>
                <w:top w:val="none" w:sz="0" w:space="0" w:color="auto"/>
                <w:left w:val="none" w:sz="0" w:space="0" w:color="auto"/>
                <w:bottom w:val="none" w:sz="0" w:space="0" w:color="auto"/>
                <w:right w:val="none" w:sz="0" w:space="0" w:color="auto"/>
              </w:divBdr>
            </w:div>
            <w:div w:id="558174329">
              <w:marLeft w:val="0"/>
              <w:marRight w:val="0"/>
              <w:marTop w:val="480"/>
              <w:marBottom w:val="0"/>
              <w:divBdr>
                <w:top w:val="single" w:sz="6" w:space="0" w:color="auto"/>
                <w:left w:val="single" w:sz="6" w:space="0" w:color="auto"/>
                <w:bottom w:val="single" w:sz="6" w:space="0" w:color="auto"/>
                <w:right w:val="single" w:sz="6" w:space="0" w:color="auto"/>
              </w:divBdr>
            </w:div>
            <w:div w:id="559170134">
              <w:marLeft w:val="0"/>
              <w:marRight w:val="0"/>
              <w:marTop w:val="0"/>
              <w:marBottom w:val="0"/>
              <w:divBdr>
                <w:top w:val="none" w:sz="0" w:space="0" w:color="auto"/>
                <w:left w:val="none" w:sz="0" w:space="0" w:color="auto"/>
                <w:bottom w:val="none" w:sz="0" w:space="0" w:color="auto"/>
                <w:right w:val="none" w:sz="0" w:space="0" w:color="auto"/>
              </w:divBdr>
            </w:div>
            <w:div w:id="559831833">
              <w:marLeft w:val="0"/>
              <w:marRight w:val="0"/>
              <w:marTop w:val="0"/>
              <w:marBottom w:val="0"/>
              <w:divBdr>
                <w:top w:val="none" w:sz="0" w:space="0" w:color="auto"/>
                <w:left w:val="none" w:sz="0" w:space="0" w:color="auto"/>
                <w:bottom w:val="none" w:sz="0" w:space="0" w:color="auto"/>
                <w:right w:val="none" w:sz="0" w:space="0" w:color="auto"/>
              </w:divBdr>
            </w:div>
            <w:div w:id="562259313">
              <w:marLeft w:val="0"/>
              <w:marRight w:val="0"/>
              <w:marTop w:val="0"/>
              <w:marBottom w:val="0"/>
              <w:divBdr>
                <w:top w:val="none" w:sz="0" w:space="0" w:color="auto"/>
                <w:left w:val="none" w:sz="0" w:space="0" w:color="auto"/>
                <w:bottom w:val="none" w:sz="0" w:space="0" w:color="auto"/>
                <w:right w:val="none" w:sz="0" w:space="0" w:color="auto"/>
              </w:divBdr>
            </w:div>
            <w:div w:id="564803754">
              <w:marLeft w:val="0"/>
              <w:marRight w:val="0"/>
              <w:marTop w:val="0"/>
              <w:marBottom w:val="0"/>
              <w:divBdr>
                <w:top w:val="none" w:sz="0" w:space="0" w:color="auto"/>
                <w:left w:val="none" w:sz="0" w:space="0" w:color="auto"/>
                <w:bottom w:val="none" w:sz="0" w:space="0" w:color="auto"/>
                <w:right w:val="none" w:sz="0" w:space="0" w:color="auto"/>
              </w:divBdr>
            </w:div>
            <w:div w:id="571429418">
              <w:marLeft w:val="0"/>
              <w:marRight w:val="0"/>
              <w:marTop w:val="0"/>
              <w:marBottom w:val="0"/>
              <w:divBdr>
                <w:top w:val="none" w:sz="0" w:space="0" w:color="auto"/>
                <w:left w:val="none" w:sz="0" w:space="0" w:color="auto"/>
                <w:bottom w:val="none" w:sz="0" w:space="0" w:color="auto"/>
                <w:right w:val="none" w:sz="0" w:space="0" w:color="auto"/>
              </w:divBdr>
            </w:div>
            <w:div w:id="599029682">
              <w:marLeft w:val="0"/>
              <w:marRight w:val="0"/>
              <w:marTop w:val="0"/>
              <w:marBottom w:val="0"/>
              <w:divBdr>
                <w:top w:val="none" w:sz="0" w:space="0" w:color="auto"/>
                <w:left w:val="none" w:sz="0" w:space="0" w:color="auto"/>
                <w:bottom w:val="none" w:sz="0" w:space="0" w:color="auto"/>
                <w:right w:val="none" w:sz="0" w:space="0" w:color="auto"/>
              </w:divBdr>
            </w:div>
            <w:div w:id="599337769">
              <w:marLeft w:val="0"/>
              <w:marRight w:val="0"/>
              <w:marTop w:val="0"/>
              <w:marBottom w:val="0"/>
              <w:divBdr>
                <w:top w:val="none" w:sz="0" w:space="0" w:color="auto"/>
                <w:left w:val="none" w:sz="0" w:space="0" w:color="auto"/>
                <w:bottom w:val="none" w:sz="0" w:space="0" w:color="auto"/>
                <w:right w:val="none" w:sz="0" w:space="0" w:color="auto"/>
              </w:divBdr>
            </w:div>
            <w:div w:id="600340867">
              <w:marLeft w:val="0"/>
              <w:marRight w:val="0"/>
              <w:marTop w:val="0"/>
              <w:marBottom w:val="0"/>
              <w:divBdr>
                <w:top w:val="none" w:sz="0" w:space="0" w:color="auto"/>
                <w:left w:val="none" w:sz="0" w:space="0" w:color="auto"/>
                <w:bottom w:val="none" w:sz="0" w:space="0" w:color="auto"/>
                <w:right w:val="none" w:sz="0" w:space="0" w:color="auto"/>
              </w:divBdr>
            </w:div>
            <w:div w:id="626008494">
              <w:marLeft w:val="0"/>
              <w:marRight w:val="0"/>
              <w:marTop w:val="0"/>
              <w:marBottom w:val="0"/>
              <w:divBdr>
                <w:top w:val="none" w:sz="0" w:space="0" w:color="auto"/>
                <w:left w:val="none" w:sz="0" w:space="0" w:color="auto"/>
                <w:bottom w:val="none" w:sz="0" w:space="0" w:color="auto"/>
                <w:right w:val="none" w:sz="0" w:space="0" w:color="auto"/>
              </w:divBdr>
            </w:div>
            <w:div w:id="633678267">
              <w:marLeft w:val="0"/>
              <w:marRight w:val="0"/>
              <w:marTop w:val="0"/>
              <w:marBottom w:val="0"/>
              <w:divBdr>
                <w:top w:val="none" w:sz="0" w:space="0" w:color="auto"/>
                <w:left w:val="none" w:sz="0" w:space="0" w:color="auto"/>
                <w:bottom w:val="none" w:sz="0" w:space="0" w:color="auto"/>
                <w:right w:val="none" w:sz="0" w:space="0" w:color="auto"/>
              </w:divBdr>
            </w:div>
            <w:div w:id="639845254">
              <w:marLeft w:val="0"/>
              <w:marRight w:val="0"/>
              <w:marTop w:val="0"/>
              <w:marBottom w:val="0"/>
              <w:divBdr>
                <w:top w:val="none" w:sz="0" w:space="0" w:color="auto"/>
                <w:left w:val="none" w:sz="0" w:space="0" w:color="auto"/>
                <w:bottom w:val="none" w:sz="0" w:space="0" w:color="auto"/>
                <w:right w:val="none" w:sz="0" w:space="0" w:color="auto"/>
              </w:divBdr>
            </w:div>
            <w:div w:id="641151752">
              <w:marLeft w:val="0"/>
              <w:marRight w:val="0"/>
              <w:marTop w:val="0"/>
              <w:marBottom w:val="0"/>
              <w:divBdr>
                <w:top w:val="none" w:sz="0" w:space="0" w:color="auto"/>
                <w:left w:val="none" w:sz="0" w:space="0" w:color="auto"/>
                <w:bottom w:val="none" w:sz="0" w:space="0" w:color="auto"/>
                <w:right w:val="none" w:sz="0" w:space="0" w:color="auto"/>
              </w:divBdr>
            </w:div>
            <w:div w:id="665128464">
              <w:marLeft w:val="0"/>
              <w:marRight w:val="0"/>
              <w:marTop w:val="0"/>
              <w:marBottom w:val="0"/>
              <w:divBdr>
                <w:top w:val="none" w:sz="0" w:space="0" w:color="auto"/>
                <w:left w:val="none" w:sz="0" w:space="0" w:color="auto"/>
                <w:bottom w:val="none" w:sz="0" w:space="0" w:color="auto"/>
                <w:right w:val="none" w:sz="0" w:space="0" w:color="auto"/>
              </w:divBdr>
            </w:div>
            <w:div w:id="712847132">
              <w:marLeft w:val="0"/>
              <w:marRight w:val="0"/>
              <w:marTop w:val="0"/>
              <w:marBottom w:val="0"/>
              <w:divBdr>
                <w:top w:val="none" w:sz="0" w:space="0" w:color="auto"/>
                <w:left w:val="none" w:sz="0" w:space="0" w:color="auto"/>
                <w:bottom w:val="none" w:sz="0" w:space="0" w:color="auto"/>
                <w:right w:val="none" w:sz="0" w:space="0" w:color="auto"/>
              </w:divBdr>
            </w:div>
            <w:div w:id="718020258">
              <w:marLeft w:val="0"/>
              <w:marRight w:val="0"/>
              <w:marTop w:val="0"/>
              <w:marBottom w:val="0"/>
              <w:divBdr>
                <w:top w:val="none" w:sz="0" w:space="0" w:color="auto"/>
                <w:left w:val="none" w:sz="0" w:space="0" w:color="auto"/>
                <w:bottom w:val="none" w:sz="0" w:space="0" w:color="auto"/>
                <w:right w:val="none" w:sz="0" w:space="0" w:color="auto"/>
              </w:divBdr>
            </w:div>
            <w:div w:id="729040018">
              <w:marLeft w:val="0"/>
              <w:marRight w:val="0"/>
              <w:marTop w:val="0"/>
              <w:marBottom w:val="0"/>
              <w:divBdr>
                <w:top w:val="none" w:sz="0" w:space="0" w:color="auto"/>
                <w:left w:val="none" w:sz="0" w:space="0" w:color="auto"/>
                <w:bottom w:val="none" w:sz="0" w:space="0" w:color="auto"/>
                <w:right w:val="none" w:sz="0" w:space="0" w:color="auto"/>
              </w:divBdr>
            </w:div>
            <w:div w:id="746998662">
              <w:marLeft w:val="0"/>
              <w:marRight w:val="0"/>
              <w:marTop w:val="0"/>
              <w:marBottom w:val="0"/>
              <w:divBdr>
                <w:top w:val="none" w:sz="0" w:space="0" w:color="auto"/>
                <w:left w:val="none" w:sz="0" w:space="0" w:color="auto"/>
                <w:bottom w:val="none" w:sz="0" w:space="0" w:color="auto"/>
                <w:right w:val="none" w:sz="0" w:space="0" w:color="auto"/>
              </w:divBdr>
            </w:div>
            <w:div w:id="751852929">
              <w:marLeft w:val="0"/>
              <w:marRight w:val="0"/>
              <w:marTop w:val="0"/>
              <w:marBottom w:val="0"/>
              <w:divBdr>
                <w:top w:val="none" w:sz="0" w:space="0" w:color="auto"/>
                <w:left w:val="none" w:sz="0" w:space="0" w:color="auto"/>
                <w:bottom w:val="none" w:sz="0" w:space="0" w:color="auto"/>
                <w:right w:val="none" w:sz="0" w:space="0" w:color="auto"/>
              </w:divBdr>
            </w:div>
            <w:div w:id="786966034">
              <w:marLeft w:val="0"/>
              <w:marRight w:val="0"/>
              <w:marTop w:val="0"/>
              <w:marBottom w:val="0"/>
              <w:divBdr>
                <w:top w:val="none" w:sz="0" w:space="0" w:color="auto"/>
                <w:left w:val="none" w:sz="0" w:space="0" w:color="auto"/>
                <w:bottom w:val="none" w:sz="0" w:space="0" w:color="auto"/>
                <w:right w:val="none" w:sz="0" w:space="0" w:color="auto"/>
              </w:divBdr>
            </w:div>
            <w:div w:id="788278754">
              <w:marLeft w:val="0"/>
              <w:marRight w:val="0"/>
              <w:marTop w:val="0"/>
              <w:marBottom w:val="0"/>
              <w:divBdr>
                <w:top w:val="none" w:sz="0" w:space="0" w:color="auto"/>
                <w:left w:val="none" w:sz="0" w:space="0" w:color="auto"/>
                <w:bottom w:val="none" w:sz="0" w:space="0" w:color="auto"/>
                <w:right w:val="none" w:sz="0" w:space="0" w:color="auto"/>
              </w:divBdr>
            </w:div>
            <w:div w:id="811754368">
              <w:marLeft w:val="0"/>
              <w:marRight w:val="0"/>
              <w:marTop w:val="0"/>
              <w:marBottom w:val="0"/>
              <w:divBdr>
                <w:top w:val="none" w:sz="0" w:space="0" w:color="auto"/>
                <w:left w:val="none" w:sz="0" w:space="0" w:color="auto"/>
                <w:bottom w:val="none" w:sz="0" w:space="0" w:color="auto"/>
                <w:right w:val="none" w:sz="0" w:space="0" w:color="auto"/>
              </w:divBdr>
            </w:div>
            <w:div w:id="827282028">
              <w:marLeft w:val="0"/>
              <w:marRight w:val="0"/>
              <w:marTop w:val="0"/>
              <w:marBottom w:val="0"/>
              <w:divBdr>
                <w:top w:val="none" w:sz="0" w:space="0" w:color="auto"/>
                <w:left w:val="none" w:sz="0" w:space="0" w:color="auto"/>
                <w:bottom w:val="none" w:sz="0" w:space="0" w:color="auto"/>
                <w:right w:val="none" w:sz="0" w:space="0" w:color="auto"/>
              </w:divBdr>
            </w:div>
            <w:div w:id="829177103">
              <w:marLeft w:val="0"/>
              <w:marRight w:val="0"/>
              <w:marTop w:val="0"/>
              <w:marBottom w:val="0"/>
              <w:divBdr>
                <w:top w:val="none" w:sz="0" w:space="0" w:color="auto"/>
                <w:left w:val="none" w:sz="0" w:space="0" w:color="auto"/>
                <w:bottom w:val="none" w:sz="0" w:space="0" w:color="auto"/>
                <w:right w:val="none" w:sz="0" w:space="0" w:color="auto"/>
              </w:divBdr>
            </w:div>
            <w:div w:id="831070407">
              <w:marLeft w:val="0"/>
              <w:marRight w:val="0"/>
              <w:marTop w:val="480"/>
              <w:marBottom w:val="0"/>
              <w:divBdr>
                <w:top w:val="single" w:sz="6" w:space="0" w:color="auto"/>
                <w:left w:val="single" w:sz="6" w:space="0" w:color="auto"/>
                <w:bottom w:val="single" w:sz="6" w:space="0" w:color="auto"/>
                <w:right w:val="single" w:sz="6" w:space="0" w:color="auto"/>
              </w:divBdr>
            </w:div>
            <w:div w:id="833951661">
              <w:marLeft w:val="0"/>
              <w:marRight w:val="0"/>
              <w:marTop w:val="0"/>
              <w:marBottom w:val="0"/>
              <w:divBdr>
                <w:top w:val="none" w:sz="0" w:space="0" w:color="auto"/>
                <w:left w:val="none" w:sz="0" w:space="0" w:color="auto"/>
                <w:bottom w:val="none" w:sz="0" w:space="0" w:color="auto"/>
                <w:right w:val="none" w:sz="0" w:space="0" w:color="auto"/>
              </w:divBdr>
            </w:div>
            <w:div w:id="848369807">
              <w:marLeft w:val="0"/>
              <w:marRight w:val="0"/>
              <w:marTop w:val="0"/>
              <w:marBottom w:val="0"/>
              <w:divBdr>
                <w:top w:val="none" w:sz="0" w:space="0" w:color="auto"/>
                <w:left w:val="none" w:sz="0" w:space="0" w:color="auto"/>
                <w:bottom w:val="none" w:sz="0" w:space="0" w:color="auto"/>
                <w:right w:val="none" w:sz="0" w:space="0" w:color="auto"/>
              </w:divBdr>
            </w:div>
            <w:div w:id="852572165">
              <w:marLeft w:val="0"/>
              <w:marRight w:val="0"/>
              <w:marTop w:val="0"/>
              <w:marBottom w:val="0"/>
              <w:divBdr>
                <w:top w:val="none" w:sz="0" w:space="0" w:color="auto"/>
                <w:left w:val="none" w:sz="0" w:space="0" w:color="auto"/>
                <w:bottom w:val="none" w:sz="0" w:space="0" w:color="auto"/>
                <w:right w:val="none" w:sz="0" w:space="0" w:color="auto"/>
              </w:divBdr>
            </w:div>
            <w:div w:id="862666243">
              <w:marLeft w:val="0"/>
              <w:marRight w:val="0"/>
              <w:marTop w:val="0"/>
              <w:marBottom w:val="0"/>
              <w:divBdr>
                <w:top w:val="none" w:sz="0" w:space="0" w:color="auto"/>
                <w:left w:val="none" w:sz="0" w:space="0" w:color="auto"/>
                <w:bottom w:val="none" w:sz="0" w:space="0" w:color="auto"/>
                <w:right w:val="none" w:sz="0" w:space="0" w:color="auto"/>
              </w:divBdr>
            </w:div>
            <w:div w:id="873810143">
              <w:marLeft w:val="0"/>
              <w:marRight w:val="0"/>
              <w:marTop w:val="0"/>
              <w:marBottom w:val="0"/>
              <w:divBdr>
                <w:top w:val="none" w:sz="0" w:space="0" w:color="auto"/>
                <w:left w:val="none" w:sz="0" w:space="0" w:color="auto"/>
                <w:bottom w:val="none" w:sz="0" w:space="0" w:color="auto"/>
                <w:right w:val="none" w:sz="0" w:space="0" w:color="auto"/>
              </w:divBdr>
            </w:div>
            <w:div w:id="874272938">
              <w:marLeft w:val="0"/>
              <w:marRight w:val="0"/>
              <w:marTop w:val="0"/>
              <w:marBottom w:val="0"/>
              <w:divBdr>
                <w:top w:val="none" w:sz="0" w:space="0" w:color="auto"/>
                <w:left w:val="none" w:sz="0" w:space="0" w:color="auto"/>
                <w:bottom w:val="none" w:sz="0" w:space="0" w:color="auto"/>
                <w:right w:val="none" w:sz="0" w:space="0" w:color="auto"/>
              </w:divBdr>
            </w:div>
            <w:div w:id="880940209">
              <w:marLeft w:val="0"/>
              <w:marRight w:val="0"/>
              <w:marTop w:val="0"/>
              <w:marBottom w:val="0"/>
              <w:divBdr>
                <w:top w:val="none" w:sz="0" w:space="0" w:color="auto"/>
                <w:left w:val="none" w:sz="0" w:space="0" w:color="auto"/>
                <w:bottom w:val="none" w:sz="0" w:space="0" w:color="auto"/>
                <w:right w:val="none" w:sz="0" w:space="0" w:color="auto"/>
              </w:divBdr>
            </w:div>
            <w:div w:id="902836602">
              <w:marLeft w:val="0"/>
              <w:marRight w:val="0"/>
              <w:marTop w:val="0"/>
              <w:marBottom w:val="0"/>
              <w:divBdr>
                <w:top w:val="none" w:sz="0" w:space="0" w:color="auto"/>
                <w:left w:val="none" w:sz="0" w:space="0" w:color="auto"/>
                <w:bottom w:val="none" w:sz="0" w:space="0" w:color="auto"/>
                <w:right w:val="none" w:sz="0" w:space="0" w:color="auto"/>
              </w:divBdr>
            </w:div>
            <w:div w:id="935021121">
              <w:marLeft w:val="0"/>
              <w:marRight w:val="0"/>
              <w:marTop w:val="0"/>
              <w:marBottom w:val="0"/>
              <w:divBdr>
                <w:top w:val="none" w:sz="0" w:space="0" w:color="auto"/>
                <w:left w:val="none" w:sz="0" w:space="0" w:color="auto"/>
                <w:bottom w:val="none" w:sz="0" w:space="0" w:color="auto"/>
                <w:right w:val="none" w:sz="0" w:space="0" w:color="auto"/>
              </w:divBdr>
            </w:div>
            <w:div w:id="937062574">
              <w:marLeft w:val="0"/>
              <w:marRight w:val="0"/>
              <w:marTop w:val="0"/>
              <w:marBottom w:val="0"/>
              <w:divBdr>
                <w:top w:val="none" w:sz="0" w:space="0" w:color="auto"/>
                <w:left w:val="none" w:sz="0" w:space="0" w:color="auto"/>
                <w:bottom w:val="none" w:sz="0" w:space="0" w:color="auto"/>
                <w:right w:val="none" w:sz="0" w:space="0" w:color="auto"/>
              </w:divBdr>
            </w:div>
            <w:div w:id="941836854">
              <w:marLeft w:val="0"/>
              <w:marRight w:val="0"/>
              <w:marTop w:val="0"/>
              <w:marBottom w:val="0"/>
              <w:divBdr>
                <w:top w:val="none" w:sz="0" w:space="0" w:color="auto"/>
                <w:left w:val="none" w:sz="0" w:space="0" w:color="auto"/>
                <w:bottom w:val="none" w:sz="0" w:space="0" w:color="auto"/>
                <w:right w:val="none" w:sz="0" w:space="0" w:color="auto"/>
              </w:divBdr>
            </w:div>
            <w:div w:id="951011499">
              <w:marLeft w:val="0"/>
              <w:marRight w:val="0"/>
              <w:marTop w:val="0"/>
              <w:marBottom w:val="0"/>
              <w:divBdr>
                <w:top w:val="none" w:sz="0" w:space="0" w:color="auto"/>
                <w:left w:val="none" w:sz="0" w:space="0" w:color="auto"/>
                <w:bottom w:val="none" w:sz="0" w:space="0" w:color="auto"/>
                <w:right w:val="none" w:sz="0" w:space="0" w:color="auto"/>
              </w:divBdr>
            </w:div>
            <w:div w:id="952637884">
              <w:marLeft w:val="0"/>
              <w:marRight w:val="0"/>
              <w:marTop w:val="0"/>
              <w:marBottom w:val="0"/>
              <w:divBdr>
                <w:top w:val="none" w:sz="0" w:space="0" w:color="auto"/>
                <w:left w:val="none" w:sz="0" w:space="0" w:color="auto"/>
                <w:bottom w:val="none" w:sz="0" w:space="0" w:color="auto"/>
                <w:right w:val="none" w:sz="0" w:space="0" w:color="auto"/>
              </w:divBdr>
            </w:div>
            <w:div w:id="952782753">
              <w:marLeft w:val="0"/>
              <w:marRight w:val="0"/>
              <w:marTop w:val="0"/>
              <w:marBottom w:val="0"/>
              <w:divBdr>
                <w:top w:val="none" w:sz="0" w:space="0" w:color="auto"/>
                <w:left w:val="none" w:sz="0" w:space="0" w:color="auto"/>
                <w:bottom w:val="none" w:sz="0" w:space="0" w:color="auto"/>
                <w:right w:val="none" w:sz="0" w:space="0" w:color="auto"/>
              </w:divBdr>
            </w:div>
            <w:div w:id="963124063">
              <w:marLeft w:val="0"/>
              <w:marRight w:val="0"/>
              <w:marTop w:val="0"/>
              <w:marBottom w:val="0"/>
              <w:divBdr>
                <w:top w:val="none" w:sz="0" w:space="0" w:color="auto"/>
                <w:left w:val="none" w:sz="0" w:space="0" w:color="auto"/>
                <w:bottom w:val="none" w:sz="0" w:space="0" w:color="auto"/>
                <w:right w:val="none" w:sz="0" w:space="0" w:color="auto"/>
              </w:divBdr>
            </w:div>
            <w:div w:id="975258650">
              <w:marLeft w:val="0"/>
              <w:marRight w:val="0"/>
              <w:marTop w:val="0"/>
              <w:marBottom w:val="0"/>
              <w:divBdr>
                <w:top w:val="none" w:sz="0" w:space="0" w:color="auto"/>
                <w:left w:val="none" w:sz="0" w:space="0" w:color="auto"/>
                <w:bottom w:val="none" w:sz="0" w:space="0" w:color="auto"/>
                <w:right w:val="none" w:sz="0" w:space="0" w:color="auto"/>
              </w:divBdr>
            </w:div>
            <w:div w:id="981034909">
              <w:marLeft w:val="0"/>
              <w:marRight w:val="0"/>
              <w:marTop w:val="0"/>
              <w:marBottom w:val="0"/>
              <w:divBdr>
                <w:top w:val="none" w:sz="0" w:space="0" w:color="auto"/>
                <w:left w:val="none" w:sz="0" w:space="0" w:color="auto"/>
                <w:bottom w:val="none" w:sz="0" w:space="0" w:color="auto"/>
                <w:right w:val="none" w:sz="0" w:space="0" w:color="auto"/>
              </w:divBdr>
            </w:div>
            <w:div w:id="986402077">
              <w:marLeft w:val="0"/>
              <w:marRight w:val="0"/>
              <w:marTop w:val="0"/>
              <w:marBottom w:val="0"/>
              <w:divBdr>
                <w:top w:val="none" w:sz="0" w:space="0" w:color="auto"/>
                <w:left w:val="none" w:sz="0" w:space="0" w:color="auto"/>
                <w:bottom w:val="none" w:sz="0" w:space="0" w:color="auto"/>
                <w:right w:val="none" w:sz="0" w:space="0" w:color="auto"/>
              </w:divBdr>
            </w:div>
            <w:div w:id="986786703">
              <w:marLeft w:val="0"/>
              <w:marRight w:val="0"/>
              <w:marTop w:val="0"/>
              <w:marBottom w:val="0"/>
              <w:divBdr>
                <w:top w:val="none" w:sz="0" w:space="0" w:color="auto"/>
                <w:left w:val="none" w:sz="0" w:space="0" w:color="auto"/>
                <w:bottom w:val="none" w:sz="0" w:space="0" w:color="auto"/>
                <w:right w:val="none" w:sz="0" w:space="0" w:color="auto"/>
              </w:divBdr>
            </w:div>
            <w:div w:id="992217444">
              <w:marLeft w:val="0"/>
              <w:marRight w:val="0"/>
              <w:marTop w:val="0"/>
              <w:marBottom w:val="0"/>
              <w:divBdr>
                <w:top w:val="none" w:sz="0" w:space="0" w:color="auto"/>
                <w:left w:val="none" w:sz="0" w:space="0" w:color="auto"/>
                <w:bottom w:val="none" w:sz="0" w:space="0" w:color="auto"/>
                <w:right w:val="none" w:sz="0" w:space="0" w:color="auto"/>
              </w:divBdr>
            </w:div>
            <w:div w:id="998997414">
              <w:marLeft w:val="0"/>
              <w:marRight w:val="0"/>
              <w:marTop w:val="0"/>
              <w:marBottom w:val="0"/>
              <w:divBdr>
                <w:top w:val="none" w:sz="0" w:space="0" w:color="auto"/>
                <w:left w:val="none" w:sz="0" w:space="0" w:color="auto"/>
                <w:bottom w:val="none" w:sz="0" w:space="0" w:color="auto"/>
                <w:right w:val="none" w:sz="0" w:space="0" w:color="auto"/>
              </w:divBdr>
            </w:div>
            <w:div w:id="1002464794">
              <w:marLeft w:val="0"/>
              <w:marRight w:val="0"/>
              <w:marTop w:val="0"/>
              <w:marBottom w:val="0"/>
              <w:divBdr>
                <w:top w:val="none" w:sz="0" w:space="0" w:color="auto"/>
                <w:left w:val="none" w:sz="0" w:space="0" w:color="auto"/>
                <w:bottom w:val="none" w:sz="0" w:space="0" w:color="auto"/>
                <w:right w:val="none" w:sz="0" w:space="0" w:color="auto"/>
              </w:divBdr>
            </w:div>
            <w:div w:id="1013724122">
              <w:marLeft w:val="0"/>
              <w:marRight w:val="0"/>
              <w:marTop w:val="0"/>
              <w:marBottom w:val="0"/>
              <w:divBdr>
                <w:top w:val="none" w:sz="0" w:space="0" w:color="auto"/>
                <w:left w:val="none" w:sz="0" w:space="0" w:color="auto"/>
                <w:bottom w:val="none" w:sz="0" w:space="0" w:color="auto"/>
                <w:right w:val="none" w:sz="0" w:space="0" w:color="auto"/>
              </w:divBdr>
            </w:div>
            <w:div w:id="1019085354">
              <w:marLeft w:val="0"/>
              <w:marRight w:val="0"/>
              <w:marTop w:val="0"/>
              <w:marBottom w:val="0"/>
              <w:divBdr>
                <w:top w:val="none" w:sz="0" w:space="0" w:color="auto"/>
                <w:left w:val="none" w:sz="0" w:space="0" w:color="auto"/>
                <w:bottom w:val="none" w:sz="0" w:space="0" w:color="auto"/>
                <w:right w:val="none" w:sz="0" w:space="0" w:color="auto"/>
              </w:divBdr>
            </w:div>
            <w:div w:id="1029256715">
              <w:marLeft w:val="0"/>
              <w:marRight w:val="0"/>
              <w:marTop w:val="0"/>
              <w:marBottom w:val="0"/>
              <w:divBdr>
                <w:top w:val="none" w:sz="0" w:space="0" w:color="auto"/>
                <w:left w:val="none" w:sz="0" w:space="0" w:color="auto"/>
                <w:bottom w:val="none" w:sz="0" w:space="0" w:color="auto"/>
                <w:right w:val="none" w:sz="0" w:space="0" w:color="auto"/>
              </w:divBdr>
            </w:div>
            <w:div w:id="1038550708">
              <w:marLeft w:val="0"/>
              <w:marRight w:val="0"/>
              <w:marTop w:val="0"/>
              <w:marBottom w:val="0"/>
              <w:divBdr>
                <w:top w:val="none" w:sz="0" w:space="0" w:color="auto"/>
                <w:left w:val="none" w:sz="0" w:space="0" w:color="auto"/>
                <w:bottom w:val="none" w:sz="0" w:space="0" w:color="auto"/>
                <w:right w:val="none" w:sz="0" w:space="0" w:color="auto"/>
              </w:divBdr>
            </w:div>
            <w:div w:id="1043942149">
              <w:marLeft w:val="0"/>
              <w:marRight w:val="0"/>
              <w:marTop w:val="0"/>
              <w:marBottom w:val="0"/>
              <w:divBdr>
                <w:top w:val="none" w:sz="0" w:space="0" w:color="auto"/>
                <w:left w:val="none" w:sz="0" w:space="0" w:color="auto"/>
                <w:bottom w:val="none" w:sz="0" w:space="0" w:color="auto"/>
                <w:right w:val="none" w:sz="0" w:space="0" w:color="auto"/>
              </w:divBdr>
            </w:div>
            <w:div w:id="1081945921">
              <w:marLeft w:val="0"/>
              <w:marRight w:val="0"/>
              <w:marTop w:val="0"/>
              <w:marBottom w:val="0"/>
              <w:divBdr>
                <w:top w:val="none" w:sz="0" w:space="0" w:color="auto"/>
                <w:left w:val="none" w:sz="0" w:space="0" w:color="auto"/>
                <w:bottom w:val="none" w:sz="0" w:space="0" w:color="auto"/>
                <w:right w:val="none" w:sz="0" w:space="0" w:color="auto"/>
              </w:divBdr>
            </w:div>
            <w:div w:id="1106462262">
              <w:marLeft w:val="0"/>
              <w:marRight w:val="0"/>
              <w:marTop w:val="0"/>
              <w:marBottom w:val="0"/>
              <w:divBdr>
                <w:top w:val="none" w:sz="0" w:space="0" w:color="auto"/>
                <w:left w:val="none" w:sz="0" w:space="0" w:color="auto"/>
                <w:bottom w:val="none" w:sz="0" w:space="0" w:color="auto"/>
                <w:right w:val="none" w:sz="0" w:space="0" w:color="auto"/>
              </w:divBdr>
            </w:div>
            <w:div w:id="1108235300">
              <w:marLeft w:val="0"/>
              <w:marRight w:val="0"/>
              <w:marTop w:val="0"/>
              <w:marBottom w:val="0"/>
              <w:divBdr>
                <w:top w:val="none" w:sz="0" w:space="0" w:color="auto"/>
                <w:left w:val="none" w:sz="0" w:space="0" w:color="auto"/>
                <w:bottom w:val="none" w:sz="0" w:space="0" w:color="auto"/>
                <w:right w:val="none" w:sz="0" w:space="0" w:color="auto"/>
              </w:divBdr>
            </w:div>
            <w:div w:id="1141851532">
              <w:marLeft w:val="0"/>
              <w:marRight w:val="0"/>
              <w:marTop w:val="480"/>
              <w:marBottom w:val="0"/>
              <w:divBdr>
                <w:top w:val="single" w:sz="6" w:space="0" w:color="auto"/>
                <w:left w:val="single" w:sz="6" w:space="0" w:color="auto"/>
                <w:bottom w:val="single" w:sz="6" w:space="0" w:color="auto"/>
                <w:right w:val="single" w:sz="6" w:space="0" w:color="auto"/>
              </w:divBdr>
            </w:div>
            <w:div w:id="1153642444">
              <w:marLeft w:val="0"/>
              <w:marRight w:val="0"/>
              <w:marTop w:val="0"/>
              <w:marBottom w:val="0"/>
              <w:divBdr>
                <w:top w:val="none" w:sz="0" w:space="0" w:color="auto"/>
                <w:left w:val="none" w:sz="0" w:space="0" w:color="auto"/>
                <w:bottom w:val="none" w:sz="0" w:space="0" w:color="auto"/>
                <w:right w:val="none" w:sz="0" w:space="0" w:color="auto"/>
              </w:divBdr>
            </w:div>
            <w:div w:id="1168328462">
              <w:marLeft w:val="0"/>
              <w:marRight w:val="0"/>
              <w:marTop w:val="0"/>
              <w:marBottom w:val="0"/>
              <w:divBdr>
                <w:top w:val="none" w:sz="0" w:space="0" w:color="auto"/>
                <w:left w:val="none" w:sz="0" w:space="0" w:color="auto"/>
                <w:bottom w:val="none" w:sz="0" w:space="0" w:color="auto"/>
                <w:right w:val="none" w:sz="0" w:space="0" w:color="auto"/>
              </w:divBdr>
            </w:div>
            <w:div w:id="1170561209">
              <w:marLeft w:val="0"/>
              <w:marRight w:val="0"/>
              <w:marTop w:val="0"/>
              <w:marBottom w:val="0"/>
              <w:divBdr>
                <w:top w:val="none" w:sz="0" w:space="0" w:color="auto"/>
                <w:left w:val="none" w:sz="0" w:space="0" w:color="auto"/>
                <w:bottom w:val="none" w:sz="0" w:space="0" w:color="auto"/>
                <w:right w:val="none" w:sz="0" w:space="0" w:color="auto"/>
              </w:divBdr>
            </w:div>
            <w:div w:id="1190874183">
              <w:marLeft w:val="0"/>
              <w:marRight w:val="0"/>
              <w:marTop w:val="0"/>
              <w:marBottom w:val="0"/>
              <w:divBdr>
                <w:top w:val="none" w:sz="0" w:space="0" w:color="auto"/>
                <w:left w:val="none" w:sz="0" w:space="0" w:color="auto"/>
                <w:bottom w:val="none" w:sz="0" w:space="0" w:color="auto"/>
                <w:right w:val="none" w:sz="0" w:space="0" w:color="auto"/>
              </w:divBdr>
            </w:div>
            <w:div w:id="1196771754">
              <w:marLeft w:val="0"/>
              <w:marRight w:val="0"/>
              <w:marTop w:val="0"/>
              <w:marBottom w:val="0"/>
              <w:divBdr>
                <w:top w:val="none" w:sz="0" w:space="0" w:color="auto"/>
                <w:left w:val="none" w:sz="0" w:space="0" w:color="auto"/>
                <w:bottom w:val="none" w:sz="0" w:space="0" w:color="auto"/>
                <w:right w:val="none" w:sz="0" w:space="0" w:color="auto"/>
              </w:divBdr>
            </w:div>
            <w:div w:id="1213805955">
              <w:marLeft w:val="0"/>
              <w:marRight w:val="0"/>
              <w:marTop w:val="0"/>
              <w:marBottom w:val="0"/>
              <w:divBdr>
                <w:top w:val="none" w:sz="0" w:space="0" w:color="auto"/>
                <w:left w:val="none" w:sz="0" w:space="0" w:color="auto"/>
                <w:bottom w:val="none" w:sz="0" w:space="0" w:color="auto"/>
                <w:right w:val="none" w:sz="0" w:space="0" w:color="auto"/>
              </w:divBdr>
            </w:div>
            <w:div w:id="1222594355">
              <w:marLeft w:val="0"/>
              <w:marRight w:val="0"/>
              <w:marTop w:val="0"/>
              <w:marBottom w:val="0"/>
              <w:divBdr>
                <w:top w:val="none" w:sz="0" w:space="0" w:color="auto"/>
                <w:left w:val="none" w:sz="0" w:space="0" w:color="auto"/>
                <w:bottom w:val="none" w:sz="0" w:space="0" w:color="auto"/>
                <w:right w:val="none" w:sz="0" w:space="0" w:color="auto"/>
              </w:divBdr>
            </w:div>
            <w:div w:id="1228684559">
              <w:marLeft w:val="0"/>
              <w:marRight w:val="0"/>
              <w:marTop w:val="0"/>
              <w:marBottom w:val="0"/>
              <w:divBdr>
                <w:top w:val="none" w:sz="0" w:space="0" w:color="auto"/>
                <w:left w:val="none" w:sz="0" w:space="0" w:color="auto"/>
                <w:bottom w:val="none" w:sz="0" w:space="0" w:color="auto"/>
                <w:right w:val="none" w:sz="0" w:space="0" w:color="auto"/>
              </w:divBdr>
            </w:div>
            <w:div w:id="1245996811">
              <w:marLeft w:val="0"/>
              <w:marRight w:val="0"/>
              <w:marTop w:val="0"/>
              <w:marBottom w:val="0"/>
              <w:divBdr>
                <w:top w:val="none" w:sz="0" w:space="0" w:color="auto"/>
                <w:left w:val="none" w:sz="0" w:space="0" w:color="auto"/>
                <w:bottom w:val="none" w:sz="0" w:space="0" w:color="auto"/>
                <w:right w:val="none" w:sz="0" w:space="0" w:color="auto"/>
              </w:divBdr>
            </w:div>
            <w:div w:id="1251888724">
              <w:marLeft w:val="0"/>
              <w:marRight w:val="0"/>
              <w:marTop w:val="480"/>
              <w:marBottom w:val="0"/>
              <w:divBdr>
                <w:top w:val="single" w:sz="6" w:space="0" w:color="auto"/>
                <w:left w:val="single" w:sz="6" w:space="0" w:color="auto"/>
                <w:bottom w:val="single" w:sz="6" w:space="0" w:color="auto"/>
                <w:right w:val="single" w:sz="6" w:space="0" w:color="auto"/>
              </w:divBdr>
            </w:div>
            <w:div w:id="1261253822">
              <w:marLeft w:val="0"/>
              <w:marRight w:val="0"/>
              <w:marTop w:val="480"/>
              <w:marBottom w:val="0"/>
              <w:divBdr>
                <w:top w:val="single" w:sz="6" w:space="0" w:color="auto"/>
                <w:left w:val="single" w:sz="6" w:space="0" w:color="auto"/>
                <w:bottom w:val="single" w:sz="6" w:space="0" w:color="auto"/>
                <w:right w:val="single" w:sz="6" w:space="0" w:color="auto"/>
              </w:divBdr>
            </w:div>
            <w:div w:id="1261260513">
              <w:marLeft w:val="0"/>
              <w:marRight w:val="0"/>
              <w:marTop w:val="0"/>
              <w:marBottom w:val="0"/>
              <w:divBdr>
                <w:top w:val="none" w:sz="0" w:space="0" w:color="auto"/>
                <w:left w:val="none" w:sz="0" w:space="0" w:color="auto"/>
                <w:bottom w:val="none" w:sz="0" w:space="0" w:color="auto"/>
                <w:right w:val="none" w:sz="0" w:space="0" w:color="auto"/>
              </w:divBdr>
            </w:div>
            <w:div w:id="1263488159">
              <w:marLeft w:val="0"/>
              <w:marRight w:val="0"/>
              <w:marTop w:val="0"/>
              <w:marBottom w:val="0"/>
              <w:divBdr>
                <w:top w:val="none" w:sz="0" w:space="0" w:color="auto"/>
                <w:left w:val="none" w:sz="0" w:space="0" w:color="auto"/>
                <w:bottom w:val="none" w:sz="0" w:space="0" w:color="auto"/>
                <w:right w:val="none" w:sz="0" w:space="0" w:color="auto"/>
              </w:divBdr>
            </w:div>
            <w:div w:id="1265071269">
              <w:marLeft w:val="0"/>
              <w:marRight w:val="0"/>
              <w:marTop w:val="0"/>
              <w:marBottom w:val="0"/>
              <w:divBdr>
                <w:top w:val="none" w:sz="0" w:space="0" w:color="auto"/>
                <w:left w:val="none" w:sz="0" w:space="0" w:color="auto"/>
                <w:bottom w:val="none" w:sz="0" w:space="0" w:color="auto"/>
                <w:right w:val="none" w:sz="0" w:space="0" w:color="auto"/>
              </w:divBdr>
            </w:div>
            <w:div w:id="1271427221">
              <w:marLeft w:val="0"/>
              <w:marRight w:val="0"/>
              <w:marTop w:val="0"/>
              <w:marBottom w:val="0"/>
              <w:divBdr>
                <w:top w:val="none" w:sz="0" w:space="0" w:color="auto"/>
                <w:left w:val="none" w:sz="0" w:space="0" w:color="auto"/>
                <w:bottom w:val="none" w:sz="0" w:space="0" w:color="auto"/>
                <w:right w:val="none" w:sz="0" w:space="0" w:color="auto"/>
              </w:divBdr>
            </w:div>
            <w:div w:id="1304120956">
              <w:marLeft w:val="0"/>
              <w:marRight w:val="0"/>
              <w:marTop w:val="0"/>
              <w:marBottom w:val="0"/>
              <w:divBdr>
                <w:top w:val="none" w:sz="0" w:space="0" w:color="auto"/>
                <w:left w:val="none" w:sz="0" w:space="0" w:color="auto"/>
                <w:bottom w:val="none" w:sz="0" w:space="0" w:color="auto"/>
                <w:right w:val="none" w:sz="0" w:space="0" w:color="auto"/>
              </w:divBdr>
            </w:div>
            <w:div w:id="1304503760">
              <w:marLeft w:val="0"/>
              <w:marRight w:val="0"/>
              <w:marTop w:val="0"/>
              <w:marBottom w:val="0"/>
              <w:divBdr>
                <w:top w:val="none" w:sz="0" w:space="0" w:color="auto"/>
                <w:left w:val="none" w:sz="0" w:space="0" w:color="auto"/>
                <w:bottom w:val="none" w:sz="0" w:space="0" w:color="auto"/>
                <w:right w:val="none" w:sz="0" w:space="0" w:color="auto"/>
              </w:divBdr>
            </w:div>
            <w:div w:id="1308513809">
              <w:marLeft w:val="0"/>
              <w:marRight w:val="0"/>
              <w:marTop w:val="0"/>
              <w:marBottom w:val="0"/>
              <w:divBdr>
                <w:top w:val="none" w:sz="0" w:space="0" w:color="auto"/>
                <w:left w:val="none" w:sz="0" w:space="0" w:color="auto"/>
                <w:bottom w:val="none" w:sz="0" w:space="0" w:color="auto"/>
                <w:right w:val="none" w:sz="0" w:space="0" w:color="auto"/>
              </w:divBdr>
            </w:div>
            <w:div w:id="1327825332">
              <w:marLeft w:val="0"/>
              <w:marRight w:val="0"/>
              <w:marTop w:val="0"/>
              <w:marBottom w:val="0"/>
              <w:divBdr>
                <w:top w:val="none" w:sz="0" w:space="0" w:color="auto"/>
                <w:left w:val="none" w:sz="0" w:space="0" w:color="auto"/>
                <w:bottom w:val="none" w:sz="0" w:space="0" w:color="auto"/>
                <w:right w:val="none" w:sz="0" w:space="0" w:color="auto"/>
              </w:divBdr>
            </w:div>
            <w:div w:id="1330206523">
              <w:marLeft w:val="0"/>
              <w:marRight w:val="0"/>
              <w:marTop w:val="0"/>
              <w:marBottom w:val="0"/>
              <w:divBdr>
                <w:top w:val="none" w:sz="0" w:space="0" w:color="auto"/>
                <w:left w:val="none" w:sz="0" w:space="0" w:color="auto"/>
                <w:bottom w:val="none" w:sz="0" w:space="0" w:color="auto"/>
                <w:right w:val="none" w:sz="0" w:space="0" w:color="auto"/>
              </w:divBdr>
            </w:div>
            <w:div w:id="1341662792">
              <w:marLeft w:val="0"/>
              <w:marRight w:val="0"/>
              <w:marTop w:val="0"/>
              <w:marBottom w:val="0"/>
              <w:divBdr>
                <w:top w:val="none" w:sz="0" w:space="0" w:color="auto"/>
                <w:left w:val="none" w:sz="0" w:space="0" w:color="auto"/>
                <w:bottom w:val="none" w:sz="0" w:space="0" w:color="auto"/>
                <w:right w:val="none" w:sz="0" w:space="0" w:color="auto"/>
              </w:divBdr>
            </w:div>
            <w:div w:id="1361662452">
              <w:marLeft w:val="0"/>
              <w:marRight w:val="0"/>
              <w:marTop w:val="0"/>
              <w:marBottom w:val="0"/>
              <w:divBdr>
                <w:top w:val="none" w:sz="0" w:space="0" w:color="auto"/>
                <w:left w:val="none" w:sz="0" w:space="0" w:color="auto"/>
                <w:bottom w:val="none" w:sz="0" w:space="0" w:color="auto"/>
                <w:right w:val="none" w:sz="0" w:space="0" w:color="auto"/>
              </w:divBdr>
            </w:div>
            <w:div w:id="1368678537">
              <w:marLeft w:val="0"/>
              <w:marRight w:val="0"/>
              <w:marTop w:val="0"/>
              <w:marBottom w:val="0"/>
              <w:divBdr>
                <w:top w:val="none" w:sz="0" w:space="0" w:color="auto"/>
                <w:left w:val="none" w:sz="0" w:space="0" w:color="auto"/>
                <w:bottom w:val="none" w:sz="0" w:space="0" w:color="auto"/>
                <w:right w:val="none" w:sz="0" w:space="0" w:color="auto"/>
              </w:divBdr>
            </w:div>
            <w:div w:id="1409232244">
              <w:marLeft w:val="0"/>
              <w:marRight w:val="0"/>
              <w:marTop w:val="0"/>
              <w:marBottom w:val="0"/>
              <w:divBdr>
                <w:top w:val="none" w:sz="0" w:space="0" w:color="auto"/>
                <w:left w:val="none" w:sz="0" w:space="0" w:color="auto"/>
                <w:bottom w:val="none" w:sz="0" w:space="0" w:color="auto"/>
                <w:right w:val="none" w:sz="0" w:space="0" w:color="auto"/>
              </w:divBdr>
            </w:div>
            <w:div w:id="1420909898">
              <w:marLeft w:val="0"/>
              <w:marRight w:val="0"/>
              <w:marTop w:val="0"/>
              <w:marBottom w:val="0"/>
              <w:divBdr>
                <w:top w:val="none" w:sz="0" w:space="0" w:color="auto"/>
                <w:left w:val="none" w:sz="0" w:space="0" w:color="auto"/>
                <w:bottom w:val="none" w:sz="0" w:space="0" w:color="auto"/>
                <w:right w:val="none" w:sz="0" w:space="0" w:color="auto"/>
              </w:divBdr>
            </w:div>
            <w:div w:id="1423183081">
              <w:marLeft w:val="0"/>
              <w:marRight w:val="0"/>
              <w:marTop w:val="0"/>
              <w:marBottom w:val="0"/>
              <w:divBdr>
                <w:top w:val="none" w:sz="0" w:space="0" w:color="auto"/>
                <w:left w:val="none" w:sz="0" w:space="0" w:color="auto"/>
                <w:bottom w:val="none" w:sz="0" w:space="0" w:color="auto"/>
                <w:right w:val="none" w:sz="0" w:space="0" w:color="auto"/>
              </w:divBdr>
            </w:div>
            <w:div w:id="1426070173">
              <w:marLeft w:val="0"/>
              <w:marRight w:val="0"/>
              <w:marTop w:val="0"/>
              <w:marBottom w:val="0"/>
              <w:divBdr>
                <w:top w:val="none" w:sz="0" w:space="0" w:color="auto"/>
                <w:left w:val="none" w:sz="0" w:space="0" w:color="auto"/>
                <w:bottom w:val="none" w:sz="0" w:space="0" w:color="auto"/>
                <w:right w:val="none" w:sz="0" w:space="0" w:color="auto"/>
              </w:divBdr>
            </w:div>
            <w:div w:id="1445348432">
              <w:marLeft w:val="0"/>
              <w:marRight w:val="0"/>
              <w:marTop w:val="0"/>
              <w:marBottom w:val="0"/>
              <w:divBdr>
                <w:top w:val="none" w:sz="0" w:space="0" w:color="auto"/>
                <w:left w:val="none" w:sz="0" w:space="0" w:color="auto"/>
                <w:bottom w:val="none" w:sz="0" w:space="0" w:color="auto"/>
                <w:right w:val="none" w:sz="0" w:space="0" w:color="auto"/>
              </w:divBdr>
            </w:div>
            <w:div w:id="1456564972">
              <w:marLeft w:val="0"/>
              <w:marRight w:val="0"/>
              <w:marTop w:val="0"/>
              <w:marBottom w:val="0"/>
              <w:divBdr>
                <w:top w:val="none" w:sz="0" w:space="0" w:color="auto"/>
                <w:left w:val="none" w:sz="0" w:space="0" w:color="auto"/>
                <w:bottom w:val="none" w:sz="0" w:space="0" w:color="auto"/>
                <w:right w:val="none" w:sz="0" w:space="0" w:color="auto"/>
              </w:divBdr>
            </w:div>
            <w:div w:id="1459032688">
              <w:marLeft w:val="0"/>
              <w:marRight w:val="0"/>
              <w:marTop w:val="0"/>
              <w:marBottom w:val="0"/>
              <w:divBdr>
                <w:top w:val="none" w:sz="0" w:space="0" w:color="auto"/>
                <w:left w:val="none" w:sz="0" w:space="0" w:color="auto"/>
                <w:bottom w:val="none" w:sz="0" w:space="0" w:color="auto"/>
                <w:right w:val="none" w:sz="0" w:space="0" w:color="auto"/>
              </w:divBdr>
            </w:div>
            <w:div w:id="1461529984">
              <w:marLeft w:val="0"/>
              <w:marRight w:val="0"/>
              <w:marTop w:val="0"/>
              <w:marBottom w:val="0"/>
              <w:divBdr>
                <w:top w:val="none" w:sz="0" w:space="0" w:color="auto"/>
                <w:left w:val="none" w:sz="0" w:space="0" w:color="auto"/>
                <w:bottom w:val="none" w:sz="0" w:space="0" w:color="auto"/>
                <w:right w:val="none" w:sz="0" w:space="0" w:color="auto"/>
              </w:divBdr>
            </w:div>
            <w:div w:id="1470584818">
              <w:marLeft w:val="0"/>
              <w:marRight w:val="0"/>
              <w:marTop w:val="0"/>
              <w:marBottom w:val="0"/>
              <w:divBdr>
                <w:top w:val="none" w:sz="0" w:space="0" w:color="auto"/>
                <w:left w:val="none" w:sz="0" w:space="0" w:color="auto"/>
                <w:bottom w:val="none" w:sz="0" w:space="0" w:color="auto"/>
                <w:right w:val="none" w:sz="0" w:space="0" w:color="auto"/>
              </w:divBdr>
            </w:div>
            <w:div w:id="1495144873">
              <w:marLeft w:val="0"/>
              <w:marRight w:val="0"/>
              <w:marTop w:val="0"/>
              <w:marBottom w:val="0"/>
              <w:divBdr>
                <w:top w:val="none" w:sz="0" w:space="0" w:color="auto"/>
                <w:left w:val="none" w:sz="0" w:space="0" w:color="auto"/>
                <w:bottom w:val="none" w:sz="0" w:space="0" w:color="auto"/>
                <w:right w:val="none" w:sz="0" w:space="0" w:color="auto"/>
              </w:divBdr>
            </w:div>
            <w:div w:id="1506437938">
              <w:marLeft w:val="0"/>
              <w:marRight w:val="0"/>
              <w:marTop w:val="0"/>
              <w:marBottom w:val="0"/>
              <w:divBdr>
                <w:top w:val="none" w:sz="0" w:space="0" w:color="auto"/>
                <w:left w:val="none" w:sz="0" w:space="0" w:color="auto"/>
                <w:bottom w:val="none" w:sz="0" w:space="0" w:color="auto"/>
                <w:right w:val="none" w:sz="0" w:space="0" w:color="auto"/>
              </w:divBdr>
            </w:div>
            <w:div w:id="1511338863">
              <w:marLeft w:val="0"/>
              <w:marRight w:val="0"/>
              <w:marTop w:val="0"/>
              <w:marBottom w:val="0"/>
              <w:divBdr>
                <w:top w:val="none" w:sz="0" w:space="0" w:color="auto"/>
                <w:left w:val="none" w:sz="0" w:space="0" w:color="auto"/>
                <w:bottom w:val="none" w:sz="0" w:space="0" w:color="auto"/>
                <w:right w:val="none" w:sz="0" w:space="0" w:color="auto"/>
              </w:divBdr>
            </w:div>
            <w:div w:id="1512139418">
              <w:marLeft w:val="0"/>
              <w:marRight w:val="0"/>
              <w:marTop w:val="0"/>
              <w:marBottom w:val="0"/>
              <w:divBdr>
                <w:top w:val="none" w:sz="0" w:space="0" w:color="auto"/>
                <w:left w:val="none" w:sz="0" w:space="0" w:color="auto"/>
                <w:bottom w:val="none" w:sz="0" w:space="0" w:color="auto"/>
                <w:right w:val="none" w:sz="0" w:space="0" w:color="auto"/>
              </w:divBdr>
            </w:div>
            <w:div w:id="1513958731">
              <w:marLeft w:val="0"/>
              <w:marRight w:val="0"/>
              <w:marTop w:val="0"/>
              <w:marBottom w:val="0"/>
              <w:divBdr>
                <w:top w:val="none" w:sz="0" w:space="0" w:color="auto"/>
                <w:left w:val="none" w:sz="0" w:space="0" w:color="auto"/>
                <w:bottom w:val="none" w:sz="0" w:space="0" w:color="auto"/>
                <w:right w:val="none" w:sz="0" w:space="0" w:color="auto"/>
              </w:divBdr>
            </w:div>
            <w:div w:id="1530756048">
              <w:marLeft w:val="0"/>
              <w:marRight w:val="0"/>
              <w:marTop w:val="0"/>
              <w:marBottom w:val="0"/>
              <w:divBdr>
                <w:top w:val="none" w:sz="0" w:space="0" w:color="auto"/>
                <w:left w:val="none" w:sz="0" w:space="0" w:color="auto"/>
                <w:bottom w:val="none" w:sz="0" w:space="0" w:color="auto"/>
                <w:right w:val="none" w:sz="0" w:space="0" w:color="auto"/>
              </w:divBdr>
            </w:div>
            <w:div w:id="1545751527">
              <w:marLeft w:val="0"/>
              <w:marRight w:val="0"/>
              <w:marTop w:val="0"/>
              <w:marBottom w:val="0"/>
              <w:divBdr>
                <w:top w:val="none" w:sz="0" w:space="0" w:color="auto"/>
                <w:left w:val="none" w:sz="0" w:space="0" w:color="auto"/>
                <w:bottom w:val="none" w:sz="0" w:space="0" w:color="auto"/>
                <w:right w:val="none" w:sz="0" w:space="0" w:color="auto"/>
              </w:divBdr>
            </w:div>
            <w:div w:id="1555119877">
              <w:marLeft w:val="0"/>
              <w:marRight w:val="0"/>
              <w:marTop w:val="0"/>
              <w:marBottom w:val="0"/>
              <w:divBdr>
                <w:top w:val="none" w:sz="0" w:space="0" w:color="auto"/>
                <w:left w:val="none" w:sz="0" w:space="0" w:color="auto"/>
                <w:bottom w:val="none" w:sz="0" w:space="0" w:color="auto"/>
                <w:right w:val="none" w:sz="0" w:space="0" w:color="auto"/>
              </w:divBdr>
            </w:div>
            <w:div w:id="1602569162">
              <w:marLeft w:val="0"/>
              <w:marRight w:val="0"/>
              <w:marTop w:val="0"/>
              <w:marBottom w:val="0"/>
              <w:divBdr>
                <w:top w:val="none" w:sz="0" w:space="0" w:color="auto"/>
                <w:left w:val="none" w:sz="0" w:space="0" w:color="auto"/>
                <w:bottom w:val="none" w:sz="0" w:space="0" w:color="auto"/>
                <w:right w:val="none" w:sz="0" w:space="0" w:color="auto"/>
              </w:divBdr>
            </w:div>
            <w:div w:id="1611812855">
              <w:marLeft w:val="0"/>
              <w:marRight w:val="0"/>
              <w:marTop w:val="0"/>
              <w:marBottom w:val="0"/>
              <w:divBdr>
                <w:top w:val="none" w:sz="0" w:space="0" w:color="auto"/>
                <w:left w:val="none" w:sz="0" w:space="0" w:color="auto"/>
                <w:bottom w:val="none" w:sz="0" w:space="0" w:color="auto"/>
                <w:right w:val="none" w:sz="0" w:space="0" w:color="auto"/>
              </w:divBdr>
            </w:div>
            <w:div w:id="1657224161">
              <w:marLeft w:val="0"/>
              <w:marRight w:val="0"/>
              <w:marTop w:val="0"/>
              <w:marBottom w:val="0"/>
              <w:divBdr>
                <w:top w:val="none" w:sz="0" w:space="0" w:color="auto"/>
                <w:left w:val="none" w:sz="0" w:space="0" w:color="auto"/>
                <w:bottom w:val="none" w:sz="0" w:space="0" w:color="auto"/>
                <w:right w:val="none" w:sz="0" w:space="0" w:color="auto"/>
              </w:divBdr>
            </w:div>
            <w:div w:id="1666132088">
              <w:marLeft w:val="0"/>
              <w:marRight w:val="0"/>
              <w:marTop w:val="0"/>
              <w:marBottom w:val="0"/>
              <w:divBdr>
                <w:top w:val="none" w:sz="0" w:space="0" w:color="auto"/>
                <w:left w:val="none" w:sz="0" w:space="0" w:color="auto"/>
                <w:bottom w:val="none" w:sz="0" w:space="0" w:color="auto"/>
                <w:right w:val="none" w:sz="0" w:space="0" w:color="auto"/>
              </w:divBdr>
            </w:div>
            <w:div w:id="1673100551">
              <w:marLeft w:val="0"/>
              <w:marRight w:val="0"/>
              <w:marTop w:val="0"/>
              <w:marBottom w:val="0"/>
              <w:divBdr>
                <w:top w:val="none" w:sz="0" w:space="0" w:color="auto"/>
                <w:left w:val="none" w:sz="0" w:space="0" w:color="auto"/>
                <w:bottom w:val="none" w:sz="0" w:space="0" w:color="auto"/>
                <w:right w:val="none" w:sz="0" w:space="0" w:color="auto"/>
              </w:divBdr>
            </w:div>
            <w:div w:id="1676417657">
              <w:marLeft w:val="0"/>
              <w:marRight w:val="0"/>
              <w:marTop w:val="0"/>
              <w:marBottom w:val="0"/>
              <w:divBdr>
                <w:top w:val="none" w:sz="0" w:space="0" w:color="auto"/>
                <w:left w:val="none" w:sz="0" w:space="0" w:color="auto"/>
                <w:bottom w:val="none" w:sz="0" w:space="0" w:color="auto"/>
                <w:right w:val="none" w:sz="0" w:space="0" w:color="auto"/>
              </w:divBdr>
            </w:div>
            <w:div w:id="1690402729">
              <w:marLeft w:val="0"/>
              <w:marRight w:val="0"/>
              <w:marTop w:val="0"/>
              <w:marBottom w:val="0"/>
              <w:divBdr>
                <w:top w:val="none" w:sz="0" w:space="0" w:color="auto"/>
                <w:left w:val="none" w:sz="0" w:space="0" w:color="auto"/>
                <w:bottom w:val="none" w:sz="0" w:space="0" w:color="auto"/>
                <w:right w:val="none" w:sz="0" w:space="0" w:color="auto"/>
              </w:divBdr>
            </w:div>
            <w:div w:id="1692803890">
              <w:marLeft w:val="0"/>
              <w:marRight w:val="0"/>
              <w:marTop w:val="480"/>
              <w:marBottom w:val="0"/>
              <w:divBdr>
                <w:top w:val="single" w:sz="6" w:space="0" w:color="auto"/>
                <w:left w:val="single" w:sz="6" w:space="0" w:color="auto"/>
                <w:bottom w:val="single" w:sz="6" w:space="0" w:color="auto"/>
                <w:right w:val="single" w:sz="6" w:space="0" w:color="auto"/>
              </w:divBdr>
            </w:div>
            <w:div w:id="1702825446">
              <w:marLeft w:val="0"/>
              <w:marRight w:val="0"/>
              <w:marTop w:val="0"/>
              <w:marBottom w:val="0"/>
              <w:divBdr>
                <w:top w:val="none" w:sz="0" w:space="0" w:color="auto"/>
                <w:left w:val="none" w:sz="0" w:space="0" w:color="auto"/>
                <w:bottom w:val="none" w:sz="0" w:space="0" w:color="auto"/>
                <w:right w:val="none" w:sz="0" w:space="0" w:color="auto"/>
              </w:divBdr>
            </w:div>
            <w:div w:id="1774395441">
              <w:marLeft w:val="0"/>
              <w:marRight w:val="0"/>
              <w:marTop w:val="0"/>
              <w:marBottom w:val="0"/>
              <w:divBdr>
                <w:top w:val="none" w:sz="0" w:space="0" w:color="auto"/>
                <w:left w:val="none" w:sz="0" w:space="0" w:color="auto"/>
                <w:bottom w:val="none" w:sz="0" w:space="0" w:color="auto"/>
                <w:right w:val="none" w:sz="0" w:space="0" w:color="auto"/>
              </w:divBdr>
            </w:div>
            <w:div w:id="1778793411">
              <w:marLeft w:val="0"/>
              <w:marRight w:val="0"/>
              <w:marTop w:val="480"/>
              <w:marBottom w:val="0"/>
              <w:divBdr>
                <w:top w:val="single" w:sz="6" w:space="0" w:color="auto"/>
                <w:left w:val="single" w:sz="6" w:space="0" w:color="auto"/>
                <w:bottom w:val="single" w:sz="6" w:space="0" w:color="auto"/>
                <w:right w:val="single" w:sz="6" w:space="0" w:color="auto"/>
              </w:divBdr>
            </w:div>
            <w:div w:id="1799908136">
              <w:marLeft w:val="0"/>
              <w:marRight w:val="0"/>
              <w:marTop w:val="0"/>
              <w:marBottom w:val="0"/>
              <w:divBdr>
                <w:top w:val="none" w:sz="0" w:space="0" w:color="auto"/>
                <w:left w:val="none" w:sz="0" w:space="0" w:color="auto"/>
                <w:bottom w:val="none" w:sz="0" w:space="0" w:color="auto"/>
                <w:right w:val="none" w:sz="0" w:space="0" w:color="auto"/>
              </w:divBdr>
            </w:div>
            <w:div w:id="1820725050">
              <w:marLeft w:val="0"/>
              <w:marRight w:val="0"/>
              <w:marTop w:val="0"/>
              <w:marBottom w:val="0"/>
              <w:divBdr>
                <w:top w:val="none" w:sz="0" w:space="0" w:color="auto"/>
                <w:left w:val="none" w:sz="0" w:space="0" w:color="auto"/>
                <w:bottom w:val="none" w:sz="0" w:space="0" w:color="auto"/>
                <w:right w:val="none" w:sz="0" w:space="0" w:color="auto"/>
              </w:divBdr>
            </w:div>
            <w:div w:id="1828012603">
              <w:marLeft w:val="0"/>
              <w:marRight w:val="0"/>
              <w:marTop w:val="0"/>
              <w:marBottom w:val="0"/>
              <w:divBdr>
                <w:top w:val="none" w:sz="0" w:space="0" w:color="auto"/>
                <w:left w:val="none" w:sz="0" w:space="0" w:color="auto"/>
                <w:bottom w:val="none" w:sz="0" w:space="0" w:color="auto"/>
                <w:right w:val="none" w:sz="0" w:space="0" w:color="auto"/>
              </w:divBdr>
            </w:div>
            <w:div w:id="1834566485">
              <w:marLeft w:val="0"/>
              <w:marRight w:val="0"/>
              <w:marTop w:val="0"/>
              <w:marBottom w:val="0"/>
              <w:divBdr>
                <w:top w:val="none" w:sz="0" w:space="0" w:color="auto"/>
                <w:left w:val="none" w:sz="0" w:space="0" w:color="auto"/>
                <w:bottom w:val="none" w:sz="0" w:space="0" w:color="auto"/>
                <w:right w:val="none" w:sz="0" w:space="0" w:color="auto"/>
              </w:divBdr>
            </w:div>
            <w:div w:id="1843206379">
              <w:marLeft w:val="0"/>
              <w:marRight w:val="0"/>
              <w:marTop w:val="0"/>
              <w:marBottom w:val="0"/>
              <w:divBdr>
                <w:top w:val="none" w:sz="0" w:space="0" w:color="auto"/>
                <w:left w:val="none" w:sz="0" w:space="0" w:color="auto"/>
                <w:bottom w:val="none" w:sz="0" w:space="0" w:color="auto"/>
                <w:right w:val="none" w:sz="0" w:space="0" w:color="auto"/>
              </w:divBdr>
            </w:div>
            <w:div w:id="1855070384">
              <w:marLeft w:val="0"/>
              <w:marRight w:val="0"/>
              <w:marTop w:val="0"/>
              <w:marBottom w:val="0"/>
              <w:divBdr>
                <w:top w:val="none" w:sz="0" w:space="0" w:color="auto"/>
                <w:left w:val="none" w:sz="0" w:space="0" w:color="auto"/>
                <w:bottom w:val="none" w:sz="0" w:space="0" w:color="auto"/>
                <w:right w:val="none" w:sz="0" w:space="0" w:color="auto"/>
              </w:divBdr>
            </w:div>
            <w:div w:id="1859853283">
              <w:marLeft w:val="0"/>
              <w:marRight w:val="0"/>
              <w:marTop w:val="0"/>
              <w:marBottom w:val="0"/>
              <w:divBdr>
                <w:top w:val="none" w:sz="0" w:space="0" w:color="auto"/>
                <w:left w:val="none" w:sz="0" w:space="0" w:color="auto"/>
                <w:bottom w:val="none" w:sz="0" w:space="0" w:color="auto"/>
                <w:right w:val="none" w:sz="0" w:space="0" w:color="auto"/>
              </w:divBdr>
            </w:div>
            <w:div w:id="1862351324">
              <w:marLeft w:val="0"/>
              <w:marRight w:val="0"/>
              <w:marTop w:val="0"/>
              <w:marBottom w:val="0"/>
              <w:divBdr>
                <w:top w:val="none" w:sz="0" w:space="0" w:color="auto"/>
                <w:left w:val="none" w:sz="0" w:space="0" w:color="auto"/>
                <w:bottom w:val="none" w:sz="0" w:space="0" w:color="auto"/>
                <w:right w:val="none" w:sz="0" w:space="0" w:color="auto"/>
              </w:divBdr>
            </w:div>
            <w:div w:id="1866402786">
              <w:marLeft w:val="0"/>
              <w:marRight w:val="0"/>
              <w:marTop w:val="0"/>
              <w:marBottom w:val="0"/>
              <w:divBdr>
                <w:top w:val="none" w:sz="0" w:space="0" w:color="auto"/>
                <w:left w:val="none" w:sz="0" w:space="0" w:color="auto"/>
                <w:bottom w:val="none" w:sz="0" w:space="0" w:color="auto"/>
                <w:right w:val="none" w:sz="0" w:space="0" w:color="auto"/>
              </w:divBdr>
            </w:div>
            <w:div w:id="1887599804">
              <w:marLeft w:val="0"/>
              <w:marRight w:val="0"/>
              <w:marTop w:val="0"/>
              <w:marBottom w:val="0"/>
              <w:divBdr>
                <w:top w:val="none" w:sz="0" w:space="0" w:color="auto"/>
                <w:left w:val="none" w:sz="0" w:space="0" w:color="auto"/>
                <w:bottom w:val="none" w:sz="0" w:space="0" w:color="auto"/>
                <w:right w:val="none" w:sz="0" w:space="0" w:color="auto"/>
              </w:divBdr>
            </w:div>
            <w:div w:id="1903833748">
              <w:marLeft w:val="0"/>
              <w:marRight w:val="0"/>
              <w:marTop w:val="0"/>
              <w:marBottom w:val="0"/>
              <w:divBdr>
                <w:top w:val="none" w:sz="0" w:space="0" w:color="auto"/>
                <w:left w:val="none" w:sz="0" w:space="0" w:color="auto"/>
                <w:bottom w:val="none" w:sz="0" w:space="0" w:color="auto"/>
                <w:right w:val="none" w:sz="0" w:space="0" w:color="auto"/>
              </w:divBdr>
            </w:div>
            <w:div w:id="1910381749">
              <w:marLeft w:val="0"/>
              <w:marRight w:val="0"/>
              <w:marTop w:val="0"/>
              <w:marBottom w:val="0"/>
              <w:divBdr>
                <w:top w:val="none" w:sz="0" w:space="0" w:color="auto"/>
                <w:left w:val="none" w:sz="0" w:space="0" w:color="auto"/>
                <w:bottom w:val="none" w:sz="0" w:space="0" w:color="auto"/>
                <w:right w:val="none" w:sz="0" w:space="0" w:color="auto"/>
              </w:divBdr>
            </w:div>
            <w:div w:id="1934825459">
              <w:marLeft w:val="0"/>
              <w:marRight w:val="0"/>
              <w:marTop w:val="0"/>
              <w:marBottom w:val="0"/>
              <w:divBdr>
                <w:top w:val="none" w:sz="0" w:space="0" w:color="auto"/>
                <w:left w:val="none" w:sz="0" w:space="0" w:color="auto"/>
                <w:bottom w:val="none" w:sz="0" w:space="0" w:color="auto"/>
                <w:right w:val="none" w:sz="0" w:space="0" w:color="auto"/>
              </w:divBdr>
            </w:div>
            <w:div w:id="1959215078">
              <w:marLeft w:val="0"/>
              <w:marRight w:val="0"/>
              <w:marTop w:val="480"/>
              <w:marBottom w:val="0"/>
              <w:divBdr>
                <w:top w:val="single" w:sz="6" w:space="0" w:color="auto"/>
                <w:left w:val="single" w:sz="6" w:space="0" w:color="auto"/>
                <w:bottom w:val="single" w:sz="6" w:space="0" w:color="auto"/>
                <w:right w:val="single" w:sz="6" w:space="0" w:color="auto"/>
              </w:divBdr>
            </w:div>
            <w:div w:id="1960716160">
              <w:marLeft w:val="0"/>
              <w:marRight w:val="0"/>
              <w:marTop w:val="0"/>
              <w:marBottom w:val="0"/>
              <w:divBdr>
                <w:top w:val="none" w:sz="0" w:space="0" w:color="auto"/>
                <w:left w:val="none" w:sz="0" w:space="0" w:color="auto"/>
                <w:bottom w:val="none" w:sz="0" w:space="0" w:color="auto"/>
                <w:right w:val="none" w:sz="0" w:space="0" w:color="auto"/>
              </w:divBdr>
            </w:div>
            <w:div w:id="1966085293">
              <w:marLeft w:val="0"/>
              <w:marRight w:val="0"/>
              <w:marTop w:val="0"/>
              <w:marBottom w:val="0"/>
              <w:divBdr>
                <w:top w:val="none" w:sz="0" w:space="0" w:color="auto"/>
                <w:left w:val="none" w:sz="0" w:space="0" w:color="auto"/>
                <w:bottom w:val="none" w:sz="0" w:space="0" w:color="auto"/>
                <w:right w:val="none" w:sz="0" w:space="0" w:color="auto"/>
              </w:divBdr>
            </w:div>
            <w:div w:id="1975327626">
              <w:marLeft w:val="0"/>
              <w:marRight w:val="0"/>
              <w:marTop w:val="0"/>
              <w:marBottom w:val="0"/>
              <w:divBdr>
                <w:top w:val="none" w:sz="0" w:space="0" w:color="auto"/>
                <w:left w:val="none" w:sz="0" w:space="0" w:color="auto"/>
                <w:bottom w:val="none" w:sz="0" w:space="0" w:color="auto"/>
                <w:right w:val="none" w:sz="0" w:space="0" w:color="auto"/>
              </w:divBdr>
            </w:div>
            <w:div w:id="1984315194">
              <w:marLeft w:val="0"/>
              <w:marRight w:val="0"/>
              <w:marTop w:val="0"/>
              <w:marBottom w:val="0"/>
              <w:divBdr>
                <w:top w:val="none" w:sz="0" w:space="0" w:color="auto"/>
                <w:left w:val="none" w:sz="0" w:space="0" w:color="auto"/>
                <w:bottom w:val="none" w:sz="0" w:space="0" w:color="auto"/>
                <w:right w:val="none" w:sz="0" w:space="0" w:color="auto"/>
              </w:divBdr>
            </w:div>
            <w:div w:id="2015105543">
              <w:marLeft w:val="0"/>
              <w:marRight w:val="0"/>
              <w:marTop w:val="0"/>
              <w:marBottom w:val="0"/>
              <w:divBdr>
                <w:top w:val="none" w:sz="0" w:space="0" w:color="auto"/>
                <w:left w:val="none" w:sz="0" w:space="0" w:color="auto"/>
                <w:bottom w:val="none" w:sz="0" w:space="0" w:color="auto"/>
                <w:right w:val="none" w:sz="0" w:space="0" w:color="auto"/>
              </w:divBdr>
            </w:div>
            <w:div w:id="2015716496">
              <w:marLeft w:val="0"/>
              <w:marRight w:val="0"/>
              <w:marTop w:val="0"/>
              <w:marBottom w:val="0"/>
              <w:divBdr>
                <w:top w:val="none" w:sz="0" w:space="0" w:color="auto"/>
                <w:left w:val="none" w:sz="0" w:space="0" w:color="auto"/>
                <w:bottom w:val="none" w:sz="0" w:space="0" w:color="auto"/>
                <w:right w:val="none" w:sz="0" w:space="0" w:color="auto"/>
              </w:divBdr>
            </w:div>
            <w:div w:id="2017612924">
              <w:marLeft w:val="0"/>
              <w:marRight w:val="0"/>
              <w:marTop w:val="480"/>
              <w:marBottom w:val="0"/>
              <w:divBdr>
                <w:top w:val="single" w:sz="6" w:space="0" w:color="auto"/>
                <w:left w:val="single" w:sz="6" w:space="0" w:color="auto"/>
                <w:bottom w:val="single" w:sz="6" w:space="0" w:color="auto"/>
                <w:right w:val="single" w:sz="6" w:space="0" w:color="auto"/>
              </w:divBdr>
            </w:div>
            <w:div w:id="2027175583">
              <w:marLeft w:val="0"/>
              <w:marRight w:val="0"/>
              <w:marTop w:val="0"/>
              <w:marBottom w:val="0"/>
              <w:divBdr>
                <w:top w:val="none" w:sz="0" w:space="0" w:color="auto"/>
                <w:left w:val="none" w:sz="0" w:space="0" w:color="auto"/>
                <w:bottom w:val="none" w:sz="0" w:space="0" w:color="auto"/>
                <w:right w:val="none" w:sz="0" w:space="0" w:color="auto"/>
              </w:divBdr>
            </w:div>
            <w:div w:id="2032681205">
              <w:marLeft w:val="0"/>
              <w:marRight w:val="0"/>
              <w:marTop w:val="0"/>
              <w:marBottom w:val="0"/>
              <w:divBdr>
                <w:top w:val="none" w:sz="0" w:space="0" w:color="auto"/>
                <w:left w:val="none" w:sz="0" w:space="0" w:color="auto"/>
                <w:bottom w:val="none" w:sz="0" w:space="0" w:color="auto"/>
                <w:right w:val="none" w:sz="0" w:space="0" w:color="auto"/>
              </w:divBdr>
            </w:div>
            <w:div w:id="2048484234">
              <w:marLeft w:val="0"/>
              <w:marRight w:val="0"/>
              <w:marTop w:val="0"/>
              <w:marBottom w:val="0"/>
              <w:divBdr>
                <w:top w:val="none" w:sz="0" w:space="0" w:color="auto"/>
                <w:left w:val="none" w:sz="0" w:space="0" w:color="auto"/>
                <w:bottom w:val="none" w:sz="0" w:space="0" w:color="auto"/>
                <w:right w:val="none" w:sz="0" w:space="0" w:color="auto"/>
              </w:divBdr>
            </w:div>
            <w:div w:id="2063552021">
              <w:marLeft w:val="0"/>
              <w:marRight w:val="0"/>
              <w:marTop w:val="0"/>
              <w:marBottom w:val="0"/>
              <w:divBdr>
                <w:top w:val="none" w:sz="0" w:space="0" w:color="auto"/>
                <w:left w:val="none" w:sz="0" w:space="0" w:color="auto"/>
                <w:bottom w:val="none" w:sz="0" w:space="0" w:color="auto"/>
                <w:right w:val="none" w:sz="0" w:space="0" w:color="auto"/>
              </w:divBdr>
            </w:div>
            <w:div w:id="2069912355">
              <w:marLeft w:val="0"/>
              <w:marRight w:val="0"/>
              <w:marTop w:val="0"/>
              <w:marBottom w:val="0"/>
              <w:divBdr>
                <w:top w:val="none" w:sz="0" w:space="0" w:color="auto"/>
                <w:left w:val="none" w:sz="0" w:space="0" w:color="auto"/>
                <w:bottom w:val="none" w:sz="0" w:space="0" w:color="auto"/>
                <w:right w:val="none" w:sz="0" w:space="0" w:color="auto"/>
              </w:divBdr>
            </w:div>
            <w:div w:id="2082679612">
              <w:marLeft w:val="0"/>
              <w:marRight w:val="0"/>
              <w:marTop w:val="0"/>
              <w:marBottom w:val="0"/>
              <w:divBdr>
                <w:top w:val="none" w:sz="0" w:space="0" w:color="auto"/>
                <w:left w:val="none" w:sz="0" w:space="0" w:color="auto"/>
                <w:bottom w:val="none" w:sz="0" w:space="0" w:color="auto"/>
                <w:right w:val="none" w:sz="0" w:space="0" w:color="auto"/>
              </w:divBdr>
            </w:div>
            <w:div w:id="2094356289">
              <w:marLeft w:val="0"/>
              <w:marRight w:val="0"/>
              <w:marTop w:val="0"/>
              <w:marBottom w:val="0"/>
              <w:divBdr>
                <w:top w:val="none" w:sz="0" w:space="0" w:color="auto"/>
                <w:left w:val="none" w:sz="0" w:space="0" w:color="auto"/>
                <w:bottom w:val="none" w:sz="0" w:space="0" w:color="auto"/>
                <w:right w:val="none" w:sz="0" w:space="0" w:color="auto"/>
              </w:divBdr>
            </w:div>
            <w:div w:id="2095129800">
              <w:marLeft w:val="0"/>
              <w:marRight w:val="0"/>
              <w:marTop w:val="0"/>
              <w:marBottom w:val="0"/>
              <w:divBdr>
                <w:top w:val="none" w:sz="0" w:space="0" w:color="auto"/>
                <w:left w:val="none" w:sz="0" w:space="0" w:color="auto"/>
                <w:bottom w:val="none" w:sz="0" w:space="0" w:color="auto"/>
                <w:right w:val="none" w:sz="0" w:space="0" w:color="auto"/>
              </w:divBdr>
            </w:div>
            <w:div w:id="2102794870">
              <w:marLeft w:val="0"/>
              <w:marRight w:val="0"/>
              <w:marTop w:val="0"/>
              <w:marBottom w:val="0"/>
              <w:divBdr>
                <w:top w:val="none" w:sz="0" w:space="0" w:color="auto"/>
                <w:left w:val="none" w:sz="0" w:space="0" w:color="auto"/>
                <w:bottom w:val="none" w:sz="0" w:space="0" w:color="auto"/>
                <w:right w:val="none" w:sz="0" w:space="0" w:color="auto"/>
              </w:divBdr>
            </w:div>
            <w:div w:id="2106147980">
              <w:marLeft w:val="0"/>
              <w:marRight w:val="0"/>
              <w:marTop w:val="0"/>
              <w:marBottom w:val="0"/>
              <w:divBdr>
                <w:top w:val="none" w:sz="0" w:space="0" w:color="auto"/>
                <w:left w:val="none" w:sz="0" w:space="0" w:color="auto"/>
                <w:bottom w:val="none" w:sz="0" w:space="0" w:color="auto"/>
                <w:right w:val="none" w:sz="0" w:space="0" w:color="auto"/>
              </w:divBdr>
            </w:div>
            <w:div w:id="2115205627">
              <w:marLeft w:val="0"/>
              <w:marRight w:val="0"/>
              <w:marTop w:val="480"/>
              <w:marBottom w:val="0"/>
              <w:divBdr>
                <w:top w:val="single" w:sz="6" w:space="0" w:color="auto"/>
                <w:left w:val="single" w:sz="6" w:space="0" w:color="auto"/>
                <w:bottom w:val="single" w:sz="6" w:space="0" w:color="auto"/>
                <w:right w:val="single" w:sz="6" w:space="0" w:color="auto"/>
              </w:divBdr>
            </w:div>
            <w:div w:id="2125608799">
              <w:marLeft w:val="0"/>
              <w:marRight w:val="0"/>
              <w:marTop w:val="0"/>
              <w:marBottom w:val="0"/>
              <w:divBdr>
                <w:top w:val="none" w:sz="0" w:space="0" w:color="auto"/>
                <w:left w:val="none" w:sz="0" w:space="0" w:color="auto"/>
                <w:bottom w:val="none" w:sz="0" w:space="0" w:color="auto"/>
                <w:right w:val="none" w:sz="0" w:space="0" w:color="auto"/>
              </w:divBdr>
            </w:div>
            <w:div w:id="2139375845">
              <w:marLeft w:val="0"/>
              <w:marRight w:val="0"/>
              <w:marTop w:val="0"/>
              <w:marBottom w:val="0"/>
              <w:divBdr>
                <w:top w:val="none" w:sz="0" w:space="0" w:color="auto"/>
                <w:left w:val="none" w:sz="0" w:space="0" w:color="auto"/>
                <w:bottom w:val="none" w:sz="0" w:space="0" w:color="auto"/>
                <w:right w:val="none" w:sz="0" w:space="0" w:color="auto"/>
              </w:divBdr>
            </w:div>
            <w:div w:id="2145193100">
              <w:marLeft w:val="0"/>
              <w:marRight w:val="0"/>
              <w:marTop w:val="0"/>
              <w:marBottom w:val="0"/>
              <w:divBdr>
                <w:top w:val="none" w:sz="0" w:space="0" w:color="auto"/>
                <w:left w:val="none" w:sz="0" w:space="0" w:color="auto"/>
                <w:bottom w:val="none" w:sz="0" w:space="0" w:color="auto"/>
                <w:right w:val="none" w:sz="0" w:space="0" w:color="auto"/>
              </w:divBdr>
            </w:div>
            <w:div w:id="2145734093">
              <w:marLeft w:val="0"/>
              <w:marRight w:val="0"/>
              <w:marTop w:val="0"/>
              <w:marBottom w:val="0"/>
              <w:divBdr>
                <w:top w:val="none" w:sz="0" w:space="0" w:color="auto"/>
                <w:left w:val="none" w:sz="0" w:space="0" w:color="auto"/>
                <w:bottom w:val="none" w:sz="0" w:space="0" w:color="auto"/>
                <w:right w:val="none" w:sz="0" w:space="0" w:color="auto"/>
              </w:divBdr>
            </w:div>
            <w:div w:id="2146509335">
              <w:marLeft w:val="0"/>
              <w:marRight w:val="0"/>
              <w:marTop w:val="0"/>
              <w:marBottom w:val="0"/>
              <w:divBdr>
                <w:top w:val="none" w:sz="0" w:space="0" w:color="auto"/>
                <w:left w:val="none" w:sz="0" w:space="0" w:color="auto"/>
                <w:bottom w:val="none" w:sz="0" w:space="0" w:color="auto"/>
                <w:right w:val="none" w:sz="0" w:space="0" w:color="auto"/>
              </w:divBdr>
            </w:div>
          </w:divsChild>
        </w:div>
        <w:div w:id="1746757643">
          <w:marLeft w:val="0"/>
          <w:marRight w:val="0"/>
          <w:marTop w:val="0"/>
          <w:marBottom w:val="0"/>
          <w:divBdr>
            <w:top w:val="none" w:sz="0" w:space="0" w:color="auto"/>
            <w:left w:val="none" w:sz="0" w:space="0" w:color="auto"/>
            <w:bottom w:val="none" w:sz="0" w:space="0" w:color="auto"/>
            <w:right w:val="none" w:sz="0" w:space="0" w:color="auto"/>
          </w:divBdr>
          <w:divsChild>
            <w:div w:id="1512570">
              <w:marLeft w:val="0"/>
              <w:marRight w:val="0"/>
              <w:marTop w:val="0"/>
              <w:marBottom w:val="0"/>
              <w:divBdr>
                <w:top w:val="none" w:sz="0" w:space="0" w:color="auto"/>
                <w:left w:val="none" w:sz="0" w:space="0" w:color="auto"/>
                <w:bottom w:val="none" w:sz="0" w:space="0" w:color="auto"/>
                <w:right w:val="none" w:sz="0" w:space="0" w:color="auto"/>
              </w:divBdr>
            </w:div>
            <w:div w:id="4403723">
              <w:marLeft w:val="0"/>
              <w:marRight w:val="0"/>
              <w:marTop w:val="0"/>
              <w:marBottom w:val="0"/>
              <w:divBdr>
                <w:top w:val="none" w:sz="0" w:space="0" w:color="auto"/>
                <w:left w:val="none" w:sz="0" w:space="0" w:color="auto"/>
                <w:bottom w:val="none" w:sz="0" w:space="0" w:color="auto"/>
                <w:right w:val="none" w:sz="0" w:space="0" w:color="auto"/>
              </w:divBdr>
            </w:div>
            <w:div w:id="5180167">
              <w:marLeft w:val="0"/>
              <w:marRight w:val="0"/>
              <w:marTop w:val="0"/>
              <w:marBottom w:val="0"/>
              <w:divBdr>
                <w:top w:val="none" w:sz="0" w:space="0" w:color="auto"/>
                <w:left w:val="none" w:sz="0" w:space="0" w:color="auto"/>
                <w:bottom w:val="none" w:sz="0" w:space="0" w:color="auto"/>
                <w:right w:val="none" w:sz="0" w:space="0" w:color="auto"/>
              </w:divBdr>
            </w:div>
            <w:div w:id="7143480">
              <w:marLeft w:val="0"/>
              <w:marRight w:val="0"/>
              <w:marTop w:val="0"/>
              <w:marBottom w:val="0"/>
              <w:divBdr>
                <w:top w:val="none" w:sz="0" w:space="0" w:color="auto"/>
                <w:left w:val="none" w:sz="0" w:space="0" w:color="auto"/>
                <w:bottom w:val="none" w:sz="0" w:space="0" w:color="auto"/>
                <w:right w:val="none" w:sz="0" w:space="0" w:color="auto"/>
              </w:divBdr>
            </w:div>
            <w:div w:id="9525101">
              <w:marLeft w:val="0"/>
              <w:marRight w:val="0"/>
              <w:marTop w:val="0"/>
              <w:marBottom w:val="0"/>
              <w:divBdr>
                <w:top w:val="none" w:sz="0" w:space="0" w:color="auto"/>
                <w:left w:val="none" w:sz="0" w:space="0" w:color="auto"/>
                <w:bottom w:val="none" w:sz="0" w:space="0" w:color="auto"/>
                <w:right w:val="none" w:sz="0" w:space="0" w:color="auto"/>
              </w:divBdr>
            </w:div>
            <w:div w:id="13388743">
              <w:marLeft w:val="0"/>
              <w:marRight w:val="0"/>
              <w:marTop w:val="0"/>
              <w:marBottom w:val="0"/>
              <w:divBdr>
                <w:top w:val="none" w:sz="0" w:space="0" w:color="auto"/>
                <w:left w:val="none" w:sz="0" w:space="0" w:color="auto"/>
                <w:bottom w:val="none" w:sz="0" w:space="0" w:color="auto"/>
                <w:right w:val="none" w:sz="0" w:space="0" w:color="auto"/>
              </w:divBdr>
            </w:div>
            <w:div w:id="13464047">
              <w:marLeft w:val="0"/>
              <w:marRight w:val="0"/>
              <w:marTop w:val="0"/>
              <w:marBottom w:val="0"/>
              <w:divBdr>
                <w:top w:val="none" w:sz="0" w:space="0" w:color="auto"/>
                <w:left w:val="none" w:sz="0" w:space="0" w:color="auto"/>
                <w:bottom w:val="none" w:sz="0" w:space="0" w:color="auto"/>
                <w:right w:val="none" w:sz="0" w:space="0" w:color="auto"/>
              </w:divBdr>
            </w:div>
            <w:div w:id="14235764">
              <w:marLeft w:val="0"/>
              <w:marRight w:val="0"/>
              <w:marTop w:val="0"/>
              <w:marBottom w:val="0"/>
              <w:divBdr>
                <w:top w:val="none" w:sz="0" w:space="0" w:color="auto"/>
                <w:left w:val="none" w:sz="0" w:space="0" w:color="auto"/>
                <w:bottom w:val="none" w:sz="0" w:space="0" w:color="auto"/>
                <w:right w:val="none" w:sz="0" w:space="0" w:color="auto"/>
              </w:divBdr>
            </w:div>
            <w:div w:id="16470723">
              <w:marLeft w:val="0"/>
              <w:marRight w:val="0"/>
              <w:marTop w:val="0"/>
              <w:marBottom w:val="0"/>
              <w:divBdr>
                <w:top w:val="none" w:sz="0" w:space="0" w:color="auto"/>
                <w:left w:val="none" w:sz="0" w:space="0" w:color="auto"/>
                <w:bottom w:val="none" w:sz="0" w:space="0" w:color="auto"/>
                <w:right w:val="none" w:sz="0" w:space="0" w:color="auto"/>
              </w:divBdr>
            </w:div>
            <w:div w:id="17708288">
              <w:marLeft w:val="0"/>
              <w:marRight w:val="0"/>
              <w:marTop w:val="0"/>
              <w:marBottom w:val="0"/>
              <w:divBdr>
                <w:top w:val="none" w:sz="0" w:space="0" w:color="auto"/>
                <w:left w:val="none" w:sz="0" w:space="0" w:color="auto"/>
                <w:bottom w:val="none" w:sz="0" w:space="0" w:color="auto"/>
                <w:right w:val="none" w:sz="0" w:space="0" w:color="auto"/>
              </w:divBdr>
            </w:div>
            <w:div w:id="18707952">
              <w:marLeft w:val="0"/>
              <w:marRight w:val="0"/>
              <w:marTop w:val="0"/>
              <w:marBottom w:val="0"/>
              <w:divBdr>
                <w:top w:val="none" w:sz="0" w:space="0" w:color="auto"/>
                <w:left w:val="none" w:sz="0" w:space="0" w:color="auto"/>
                <w:bottom w:val="none" w:sz="0" w:space="0" w:color="auto"/>
                <w:right w:val="none" w:sz="0" w:space="0" w:color="auto"/>
              </w:divBdr>
            </w:div>
            <w:div w:id="23214856">
              <w:marLeft w:val="0"/>
              <w:marRight w:val="0"/>
              <w:marTop w:val="0"/>
              <w:marBottom w:val="0"/>
              <w:divBdr>
                <w:top w:val="none" w:sz="0" w:space="0" w:color="auto"/>
                <w:left w:val="none" w:sz="0" w:space="0" w:color="auto"/>
                <w:bottom w:val="none" w:sz="0" w:space="0" w:color="auto"/>
                <w:right w:val="none" w:sz="0" w:space="0" w:color="auto"/>
              </w:divBdr>
            </w:div>
            <w:div w:id="25254913">
              <w:marLeft w:val="0"/>
              <w:marRight w:val="0"/>
              <w:marTop w:val="0"/>
              <w:marBottom w:val="0"/>
              <w:divBdr>
                <w:top w:val="none" w:sz="0" w:space="0" w:color="auto"/>
                <w:left w:val="none" w:sz="0" w:space="0" w:color="auto"/>
                <w:bottom w:val="none" w:sz="0" w:space="0" w:color="auto"/>
                <w:right w:val="none" w:sz="0" w:space="0" w:color="auto"/>
              </w:divBdr>
            </w:div>
            <w:div w:id="25639747">
              <w:marLeft w:val="0"/>
              <w:marRight w:val="0"/>
              <w:marTop w:val="0"/>
              <w:marBottom w:val="0"/>
              <w:divBdr>
                <w:top w:val="none" w:sz="0" w:space="0" w:color="auto"/>
                <w:left w:val="none" w:sz="0" w:space="0" w:color="auto"/>
                <w:bottom w:val="none" w:sz="0" w:space="0" w:color="auto"/>
                <w:right w:val="none" w:sz="0" w:space="0" w:color="auto"/>
              </w:divBdr>
            </w:div>
            <w:div w:id="32115150">
              <w:marLeft w:val="0"/>
              <w:marRight w:val="0"/>
              <w:marTop w:val="0"/>
              <w:marBottom w:val="0"/>
              <w:divBdr>
                <w:top w:val="none" w:sz="0" w:space="0" w:color="auto"/>
                <w:left w:val="none" w:sz="0" w:space="0" w:color="auto"/>
                <w:bottom w:val="none" w:sz="0" w:space="0" w:color="auto"/>
                <w:right w:val="none" w:sz="0" w:space="0" w:color="auto"/>
              </w:divBdr>
            </w:div>
            <w:div w:id="32655187">
              <w:marLeft w:val="0"/>
              <w:marRight w:val="0"/>
              <w:marTop w:val="0"/>
              <w:marBottom w:val="0"/>
              <w:divBdr>
                <w:top w:val="none" w:sz="0" w:space="0" w:color="auto"/>
                <w:left w:val="none" w:sz="0" w:space="0" w:color="auto"/>
                <w:bottom w:val="none" w:sz="0" w:space="0" w:color="auto"/>
                <w:right w:val="none" w:sz="0" w:space="0" w:color="auto"/>
              </w:divBdr>
            </w:div>
            <w:div w:id="35127786">
              <w:marLeft w:val="0"/>
              <w:marRight w:val="0"/>
              <w:marTop w:val="0"/>
              <w:marBottom w:val="0"/>
              <w:divBdr>
                <w:top w:val="none" w:sz="0" w:space="0" w:color="auto"/>
                <w:left w:val="none" w:sz="0" w:space="0" w:color="auto"/>
                <w:bottom w:val="none" w:sz="0" w:space="0" w:color="auto"/>
                <w:right w:val="none" w:sz="0" w:space="0" w:color="auto"/>
              </w:divBdr>
            </w:div>
            <w:div w:id="35281762">
              <w:marLeft w:val="0"/>
              <w:marRight w:val="0"/>
              <w:marTop w:val="0"/>
              <w:marBottom w:val="0"/>
              <w:divBdr>
                <w:top w:val="none" w:sz="0" w:space="0" w:color="auto"/>
                <w:left w:val="none" w:sz="0" w:space="0" w:color="auto"/>
                <w:bottom w:val="none" w:sz="0" w:space="0" w:color="auto"/>
                <w:right w:val="none" w:sz="0" w:space="0" w:color="auto"/>
              </w:divBdr>
            </w:div>
            <w:div w:id="36008414">
              <w:marLeft w:val="0"/>
              <w:marRight w:val="0"/>
              <w:marTop w:val="0"/>
              <w:marBottom w:val="0"/>
              <w:divBdr>
                <w:top w:val="none" w:sz="0" w:space="0" w:color="auto"/>
                <w:left w:val="none" w:sz="0" w:space="0" w:color="auto"/>
                <w:bottom w:val="none" w:sz="0" w:space="0" w:color="auto"/>
                <w:right w:val="none" w:sz="0" w:space="0" w:color="auto"/>
              </w:divBdr>
            </w:div>
            <w:div w:id="37436624">
              <w:marLeft w:val="0"/>
              <w:marRight w:val="0"/>
              <w:marTop w:val="0"/>
              <w:marBottom w:val="0"/>
              <w:divBdr>
                <w:top w:val="none" w:sz="0" w:space="0" w:color="auto"/>
                <w:left w:val="none" w:sz="0" w:space="0" w:color="auto"/>
                <w:bottom w:val="none" w:sz="0" w:space="0" w:color="auto"/>
                <w:right w:val="none" w:sz="0" w:space="0" w:color="auto"/>
              </w:divBdr>
            </w:div>
            <w:div w:id="39863372">
              <w:marLeft w:val="0"/>
              <w:marRight w:val="0"/>
              <w:marTop w:val="0"/>
              <w:marBottom w:val="0"/>
              <w:divBdr>
                <w:top w:val="none" w:sz="0" w:space="0" w:color="auto"/>
                <w:left w:val="none" w:sz="0" w:space="0" w:color="auto"/>
                <w:bottom w:val="none" w:sz="0" w:space="0" w:color="auto"/>
                <w:right w:val="none" w:sz="0" w:space="0" w:color="auto"/>
              </w:divBdr>
            </w:div>
            <w:div w:id="40138000">
              <w:marLeft w:val="0"/>
              <w:marRight w:val="0"/>
              <w:marTop w:val="0"/>
              <w:marBottom w:val="0"/>
              <w:divBdr>
                <w:top w:val="none" w:sz="0" w:space="0" w:color="auto"/>
                <w:left w:val="none" w:sz="0" w:space="0" w:color="auto"/>
                <w:bottom w:val="none" w:sz="0" w:space="0" w:color="auto"/>
                <w:right w:val="none" w:sz="0" w:space="0" w:color="auto"/>
              </w:divBdr>
            </w:div>
            <w:div w:id="43794393">
              <w:marLeft w:val="0"/>
              <w:marRight w:val="0"/>
              <w:marTop w:val="0"/>
              <w:marBottom w:val="0"/>
              <w:divBdr>
                <w:top w:val="none" w:sz="0" w:space="0" w:color="auto"/>
                <w:left w:val="none" w:sz="0" w:space="0" w:color="auto"/>
                <w:bottom w:val="none" w:sz="0" w:space="0" w:color="auto"/>
                <w:right w:val="none" w:sz="0" w:space="0" w:color="auto"/>
              </w:divBdr>
            </w:div>
            <w:div w:id="44181316">
              <w:marLeft w:val="0"/>
              <w:marRight w:val="0"/>
              <w:marTop w:val="0"/>
              <w:marBottom w:val="0"/>
              <w:divBdr>
                <w:top w:val="none" w:sz="0" w:space="0" w:color="auto"/>
                <w:left w:val="none" w:sz="0" w:space="0" w:color="auto"/>
                <w:bottom w:val="none" w:sz="0" w:space="0" w:color="auto"/>
                <w:right w:val="none" w:sz="0" w:space="0" w:color="auto"/>
              </w:divBdr>
            </w:div>
            <w:div w:id="46300748">
              <w:marLeft w:val="0"/>
              <w:marRight w:val="0"/>
              <w:marTop w:val="0"/>
              <w:marBottom w:val="0"/>
              <w:divBdr>
                <w:top w:val="none" w:sz="0" w:space="0" w:color="auto"/>
                <w:left w:val="none" w:sz="0" w:space="0" w:color="auto"/>
                <w:bottom w:val="none" w:sz="0" w:space="0" w:color="auto"/>
                <w:right w:val="none" w:sz="0" w:space="0" w:color="auto"/>
              </w:divBdr>
            </w:div>
            <w:div w:id="46607567">
              <w:marLeft w:val="0"/>
              <w:marRight w:val="0"/>
              <w:marTop w:val="0"/>
              <w:marBottom w:val="0"/>
              <w:divBdr>
                <w:top w:val="none" w:sz="0" w:space="0" w:color="auto"/>
                <w:left w:val="none" w:sz="0" w:space="0" w:color="auto"/>
                <w:bottom w:val="none" w:sz="0" w:space="0" w:color="auto"/>
                <w:right w:val="none" w:sz="0" w:space="0" w:color="auto"/>
              </w:divBdr>
            </w:div>
            <w:div w:id="47534871">
              <w:marLeft w:val="0"/>
              <w:marRight w:val="0"/>
              <w:marTop w:val="0"/>
              <w:marBottom w:val="0"/>
              <w:divBdr>
                <w:top w:val="none" w:sz="0" w:space="0" w:color="auto"/>
                <w:left w:val="none" w:sz="0" w:space="0" w:color="auto"/>
                <w:bottom w:val="none" w:sz="0" w:space="0" w:color="auto"/>
                <w:right w:val="none" w:sz="0" w:space="0" w:color="auto"/>
              </w:divBdr>
            </w:div>
            <w:div w:id="57483273">
              <w:marLeft w:val="0"/>
              <w:marRight w:val="0"/>
              <w:marTop w:val="0"/>
              <w:marBottom w:val="0"/>
              <w:divBdr>
                <w:top w:val="none" w:sz="0" w:space="0" w:color="auto"/>
                <w:left w:val="none" w:sz="0" w:space="0" w:color="auto"/>
                <w:bottom w:val="none" w:sz="0" w:space="0" w:color="auto"/>
                <w:right w:val="none" w:sz="0" w:space="0" w:color="auto"/>
              </w:divBdr>
            </w:div>
            <w:div w:id="58944763">
              <w:marLeft w:val="0"/>
              <w:marRight w:val="0"/>
              <w:marTop w:val="0"/>
              <w:marBottom w:val="0"/>
              <w:divBdr>
                <w:top w:val="none" w:sz="0" w:space="0" w:color="auto"/>
                <w:left w:val="none" w:sz="0" w:space="0" w:color="auto"/>
                <w:bottom w:val="none" w:sz="0" w:space="0" w:color="auto"/>
                <w:right w:val="none" w:sz="0" w:space="0" w:color="auto"/>
              </w:divBdr>
            </w:div>
            <w:div w:id="59402475">
              <w:marLeft w:val="0"/>
              <w:marRight w:val="0"/>
              <w:marTop w:val="0"/>
              <w:marBottom w:val="0"/>
              <w:divBdr>
                <w:top w:val="none" w:sz="0" w:space="0" w:color="auto"/>
                <w:left w:val="none" w:sz="0" w:space="0" w:color="auto"/>
                <w:bottom w:val="none" w:sz="0" w:space="0" w:color="auto"/>
                <w:right w:val="none" w:sz="0" w:space="0" w:color="auto"/>
              </w:divBdr>
            </w:div>
            <w:div w:id="59907088">
              <w:marLeft w:val="0"/>
              <w:marRight w:val="0"/>
              <w:marTop w:val="0"/>
              <w:marBottom w:val="0"/>
              <w:divBdr>
                <w:top w:val="none" w:sz="0" w:space="0" w:color="auto"/>
                <w:left w:val="none" w:sz="0" w:space="0" w:color="auto"/>
                <w:bottom w:val="none" w:sz="0" w:space="0" w:color="auto"/>
                <w:right w:val="none" w:sz="0" w:space="0" w:color="auto"/>
              </w:divBdr>
            </w:div>
            <w:div w:id="62678603">
              <w:marLeft w:val="0"/>
              <w:marRight w:val="0"/>
              <w:marTop w:val="0"/>
              <w:marBottom w:val="0"/>
              <w:divBdr>
                <w:top w:val="none" w:sz="0" w:space="0" w:color="auto"/>
                <w:left w:val="none" w:sz="0" w:space="0" w:color="auto"/>
                <w:bottom w:val="none" w:sz="0" w:space="0" w:color="auto"/>
                <w:right w:val="none" w:sz="0" w:space="0" w:color="auto"/>
              </w:divBdr>
            </w:div>
            <w:div w:id="64760901">
              <w:marLeft w:val="0"/>
              <w:marRight w:val="0"/>
              <w:marTop w:val="0"/>
              <w:marBottom w:val="0"/>
              <w:divBdr>
                <w:top w:val="none" w:sz="0" w:space="0" w:color="auto"/>
                <w:left w:val="none" w:sz="0" w:space="0" w:color="auto"/>
                <w:bottom w:val="none" w:sz="0" w:space="0" w:color="auto"/>
                <w:right w:val="none" w:sz="0" w:space="0" w:color="auto"/>
              </w:divBdr>
            </w:div>
            <w:div w:id="64881290">
              <w:marLeft w:val="0"/>
              <w:marRight w:val="0"/>
              <w:marTop w:val="0"/>
              <w:marBottom w:val="0"/>
              <w:divBdr>
                <w:top w:val="none" w:sz="0" w:space="0" w:color="auto"/>
                <w:left w:val="none" w:sz="0" w:space="0" w:color="auto"/>
                <w:bottom w:val="none" w:sz="0" w:space="0" w:color="auto"/>
                <w:right w:val="none" w:sz="0" w:space="0" w:color="auto"/>
              </w:divBdr>
            </w:div>
            <w:div w:id="66080925">
              <w:marLeft w:val="0"/>
              <w:marRight w:val="0"/>
              <w:marTop w:val="0"/>
              <w:marBottom w:val="0"/>
              <w:divBdr>
                <w:top w:val="none" w:sz="0" w:space="0" w:color="auto"/>
                <w:left w:val="none" w:sz="0" w:space="0" w:color="auto"/>
                <w:bottom w:val="none" w:sz="0" w:space="0" w:color="auto"/>
                <w:right w:val="none" w:sz="0" w:space="0" w:color="auto"/>
              </w:divBdr>
            </w:div>
            <w:div w:id="69740811">
              <w:marLeft w:val="0"/>
              <w:marRight w:val="0"/>
              <w:marTop w:val="0"/>
              <w:marBottom w:val="0"/>
              <w:divBdr>
                <w:top w:val="none" w:sz="0" w:space="0" w:color="auto"/>
                <w:left w:val="none" w:sz="0" w:space="0" w:color="auto"/>
                <w:bottom w:val="none" w:sz="0" w:space="0" w:color="auto"/>
                <w:right w:val="none" w:sz="0" w:space="0" w:color="auto"/>
              </w:divBdr>
            </w:div>
            <w:div w:id="71440809">
              <w:marLeft w:val="0"/>
              <w:marRight w:val="0"/>
              <w:marTop w:val="0"/>
              <w:marBottom w:val="0"/>
              <w:divBdr>
                <w:top w:val="none" w:sz="0" w:space="0" w:color="auto"/>
                <w:left w:val="none" w:sz="0" w:space="0" w:color="auto"/>
                <w:bottom w:val="none" w:sz="0" w:space="0" w:color="auto"/>
                <w:right w:val="none" w:sz="0" w:space="0" w:color="auto"/>
              </w:divBdr>
            </w:div>
            <w:div w:id="72777318">
              <w:marLeft w:val="0"/>
              <w:marRight w:val="0"/>
              <w:marTop w:val="0"/>
              <w:marBottom w:val="0"/>
              <w:divBdr>
                <w:top w:val="none" w:sz="0" w:space="0" w:color="auto"/>
                <w:left w:val="none" w:sz="0" w:space="0" w:color="auto"/>
                <w:bottom w:val="none" w:sz="0" w:space="0" w:color="auto"/>
                <w:right w:val="none" w:sz="0" w:space="0" w:color="auto"/>
              </w:divBdr>
            </w:div>
            <w:div w:id="75056950">
              <w:marLeft w:val="0"/>
              <w:marRight w:val="0"/>
              <w:marTop w:val="0"/>
              <w:marBottom w:val="0"/>
              <w:divBdr>
                <w:top w:val="none" w:sz="0" w:space="0" w:color="auto"/>
                <w:left w:val="none" w:sz="0" w:space="0" w:color="auto"/>
                <w:bottom w:val="none" w:sz="0" w:space="0" w:color="auto"/>
                <w:right w:val="none" w:sz="0" w:space="0" w:color="auto"/>
              </w:divBdr>
            </w:div>
            <w:div w:id="75706884">
              <w:marLeft w:val="0"/>
              <w:marRight w:val="0"/>
              <w:marTop w:val="0"/>
              <w:marBottom w:val="0"/>
              <w:divBdr>
                <w:top w:val="none" w:sz="0" w:space="0" w:color="auto"/>
                <w:left w:val="none" w:sz="0" w:space="0" w:color="auto"/>
                <w:bottom w:val="none" w:sz="0" w:space="0" w:color="auto"/>
                <w:right w:val="none" w:sz="0" w:space="0" w:color="auto"/>
              </w:divBdr>
            </w:div>
            <w:div w:id="76290838">
              <w:marLeft w:val="0"/>
              <w:marRight w:val="0"/>
              <w:marTop w:val="0"/>
              <w:marBottom w:val="0"/>
              <w:divBdr>
                <w:top w:val="none" w:sz="0" w:space="0" w:color="auto"/>
                <w:left w:val="none" w:sz="0" w:space="0" w:color="auto"/>
                <w:bottom w:val="none" w:sz="0" w:space="0" w:color="auto"/>
                <w:right w:val="none" w:sz="0" w:space="0" w:color="auto"/>
              </w:divBdr>
            </w:div>
            <w:div w:id="78792289">
              <w:marLeft w:val="0"/>
              <w:marRight w:val="0"/>
              <w:marTop w:val="0"/>
              <w:marBottom w:val="0"/>
              <w:divBdr>
                <w:top w:val="none" w:sz="0" w:space="0" w:color="auto"/>
                <w:left w:val="none" w:sz="0" w:space="0" w:color="auto"/>
                <w:bottom w:val="none" w:sz="0" w:space="0" w:color="auto"/>
                <w:right w:val="none" w:sz="0" w:space="0" w:color="auto"/>
              </w:divBdr>
            </w:div>
            <w:div w:id="79647093">
              <w:marLeft w:val="0"/>
              <w:marRight w:val="0"/>
              <w:marTop w:val="0"/>
              <w:marBottom w:val="0"/>
              <w:divBdr>
                <w:top w:val="none" w:sz="0" w:space="0" w:color="auto"/>
                <w:left w:val="none" w:sz="0" w:space="0" w:color="auto"/>
                <w:bottom w:val="none" w:sz="0" w:space="0" w:color="auto"/>
                <w:right w:val="none" w:sz="0" w:space="0" w:color="auto"/>
              </w:divBdr>
            </w:div>
            <w:div w:id="79720931">
              <w:marLeft w:val="0"/>
              <w:marRight w:val="0"/>
              <w:marTop w:val="0"/>
              <w:marBottom w:val="0"/>
              <w:divBdr>
                <w:top w:val="none" w:sz="0" w:space="0" w:color="auto"/>
                <w:left w:val="none" w:sz="0" w:space="0" w:color="auto"/>
                <w:bottom w:val="none" w:sz="0" w:space="0" w:color="auto"/>
                <w:right w:val="none" w:sz="0" w:space="0" w:color="auto"/>
              </w:divBdr>
            </w:div>
            <w:div w:id="80956223">
              <w:marLeft w:val="0"/>
              <w:marRight w:val="0"/>
              <w:marTop w:val="0"/>
              <w:marBottom w:val="0"/>
              <w:divBdr>
                <w:top w:val="none" w:sz="0" w:space="0" w:color="auto"/>
                <w:left w:val="none" w:sz="0" w:space="0" w:color="auto"/>
                <w:bottom w:val="none" w:sz="0" w:space="0" w:color="auto"/>
                <w:right w:val="none" w:sz="0" w:space="0" w:color="auto"/>
              </w:divBdr>
            </w:div>
            <w:div w:id="81727754">
              <w:marLeft w:val="0"/>
              <w:marRight w:val="0"/>
              <w:marTop w:val="0"/>
              <w:marBottom w:val="0"/>
              <w:divBdr>
                <w:top w:val="none" w:sz="0" w:space="0" w:color="auto"/>
                <w:left w:val="none" w:sz="0" w:space="0" w:color="auto"/>
                <w:bottom w:val="none" w:sz="0" w:space="0" w:color="auto"/>
                <w:right w:val="none" w:sz="0" w:space="0" w:color="auto"/>
              </w:divBdr>
            </w:div>
            <w:div w:id="84613272">
              <w:marLeft w:val="0"/>
              <w:marRight w:val="0"/>
              <w:marTop w:val="0"/>
              <w:marBottom w:val="0"/>
              <w:divBdr>
                <w:top w:val="none" w:sz="0" w:space="0" w:color="auto"/>
                <w:left w:val="none" w:sz="0" w:space="0" w:color="auto"/>
                <w:bottom w:val="none" w:sz="0" w:space="0" w:color="auto"/>
                <w:right w:val="none" w:sz="0" w:space="0" w:color="auto"/>
              </w:divBdr>
            </w:div>
            <w:div w:id="85157326">
              <w:marLeft w:val="0"/>
              <w:marRight w:val="0"/>
              <w:marTop w:val="0"/>
              <w:marBottom w:val="0"/>
              <w:divBdr>
                <w:top w:val="none" w:sz="0" w:space="0" w:color="auto"/>
                <w:left w:val="none" w:sz="0" w:space="0" w:color="auto"/>
                <w:bottom w:val="none" w:sz="0" w:space="0" w:color="auto"/>
                <w:right w:val="none" w:sz="0" w:space="0" w:color="auto"/>
              </w:divBdr>
            </w:div>
            <w:div w:id="88278864">
              <w:marLeft w:val="0"/>
              <w:marRight w:val="0"/>
              <w:marTop w:val="0"/>
              <w:marBottom w:val="0"/>
              <w:divBdr>
                <w:top w:val="none" w:sz="0" w:space="0" w:color="auto"/>
                <w:left w:val="none" w:sz="0" w:space="0" w:color="auto"/>
                <w:bottom w:val="none" w:sz="0" w:space="0" w:color="auto"/>
                <w:right w:val="none" w:sz="0" w:space="0" w:color="auto"/>
              </w:divBdr>
            </w:div>
            <w:div w:id="89088548">
              <w:marLeft w:val="0"/>
              <w:marRight w:val="0"/>
              <w:marTop w:val="0"/>
              <w:marBottom w:val="0"/>
              <w:divBdr>
                <w:top w:val="none" w:sz="0" w:space="0" w:color="auto"/>
                <w:left w:val="none" w:sz="0" w:space="0" w:color="auto"/>
                <w:bottom w:val="none" w:sz="0" w:space="0" w:color="auto"/>
                <w:right w:val="none" w:sz="0" w:space="0" w:color="auto"/>
              </w:divBdr>
            </w:div>
            <w:div w:id="89468641">
              <w:marLeft w:val="0"/>
              <w:marRight w:val="0"/>
              <w:marTop w:val="0"/>
              <w:marBottom w:val="0"/>
              <w:divBdr>
                <w:top w:val="none" w:sz="0" w:space="0" w:color="auto"/>
                <w:left w:val="none" w:sz="0" w:space="0" w:color="auto"/>
                <w:bottom w:val="none" w:sz="0" w:space="0" w:color="auto"/>
                <w:right w:val="none" w:sz="0" w:space="0" w:color="auto"/>
              </w:divBdr>
            </w:div>
            <w:div w:id="90440744">
              <w:marLeft w:val="0"/>
              <w:marRight w:val="0"/>
              <w:marTop w:val="0"/>
              <w:marBottom w:val="0"/>
              <w:divBdr>
                <w:top w:val="none" w:sz="0" w:space="0" w:color="auto"/>
                <w:left w:val="none" w:sz="0" w:space="0" w:color="auto"/>
                <w:bottom w:val="none" w:sz="0" w:space="0" w:color="auto"/>
                <w:right w:val="none" w:sz="0" w:space="0" w:color="auto"/>
              </w:divBdr>
            </w:div>
            <w:div w:id="90660427">
              <w:marLeft w:val="0"/>
              <w:marRight w:val="0"/>
              <w:marTop w:val="0"/>
              <w:marBottom w:val="0"/>
              <w:divBdr>
                <w:top w:val="none" w:sz="0" w:space="0" w:color="auto"/>
                <w:left w:val="none" w:sz="0" w:space="0" w:color="auto"/>
                <w:bottom w:val="none" w:sz="0" w:space="0" w:color="auto"/>
                <w:right w:val="none" w:sz="0" w:space="0" w:color="auto"/>
              </w:divBdr>
            </w:div>
            <w:div w:id="91316380">
              <w:marLeft w:val="0"/>
              <w:marRight w:val="0"/>
              <w:marTop w:val="0"/>
              <w:marBottom w:val="0"/>
              <w:divBdr>
                <w:top w:val="none" w:sz="0" w:space="0" w:color="auto"/>
                <w:left w:val="none" w:sz="0" w:space="0" w:color="auto"/>
                <w:bottom w:val="none" w:sz="0" w:space="0" w:color="auto"/>
                <w:right w:val="none" w:sz="0" w:space="0" w:color="auto"/>
              </w:divBdr>
            </w:div>
            <w:div w:id="93324638">
              <w:marLeft w:val="0"/>
              <w:marRight w:val="0"/>
              <w:marTop w:val="0"/>
              <w:marBottom w:val="0"/>
              <w:divBdr>
                <w:top w:val="none" w:sz="0" w:space="0" w:color="auto"/>
                <w:left w:val="none" w:sz="0" w:space="0" w:color="auto"/>
                <w:bottom w:val="none" w:sz="0" w:space="0" w:color="auto"/>
                <w:right w:val="none" w:sz="0" w:space="0" w:color="auto"/>
              </w:divBdr>
            </w:div>
            <w:div w:id="98111454">
              <w:marLeft w:val="0"/>
              <w:marRight w:val="0"/>
              <w:marTop w:val="0"/>
              <w:marBottom w:val="0"/>
              <w:divBdr>
                <w:top w:val="none" w:sz="0" w:space="0" w:color="auto"/>
                <w:left w:val="none" w:sz="0" w:space="0" w:color="auto"/>
                <w:bottom w:val="none" w:sz="0" w:space="0" w:color="auto"/>
                <w:right w:val="none" w:sz="0" w:space="0" w:color="auto"/>
              </w:divBdr>
            </w:div>
            <w:div w:id="98452021">
              <w:marLeft w:val="0"/>
              <w:marRight w:val="0"/>
              <w:marTop w:val="0"/>
              <w:marBottom w:val="0"/>
              <w:divBdr>
                <w:top w:val="none" w:sz="0" w:space="0" w:color="auto"/>
                <w:left w:val="none" w:sz="0" w:space="0" w:color="auto"/>
                <w:bottom w:val="none" w:sz="0" w:space="0" w:color="auto"/>
                <w:right w:val="none" w:sz="0" w:space="0" w:color="auto"/>
              </w:divBdr>
            </w:div>
            <w:div w:id="100345311">
              <w:marLeft w:val="0"/>
              <w:marRight w:val="0"/>
              <w:marTop w:val="0"/>
              <w:marBottom w:val="0"/>
              <w:divBdr>
                <w:top w:val="none" w:sz="0" w:space="0" w:color="auto"/>
                <w:left w:val="none" w:sz="0" w:space="0" w:color="auto"/>
                <w:bottom w:val="none" w:sz="0" w:space="0" w:color="auto"/>
                <w:right w:val="none" w:sz="0" w:space="0" w:color="auto"/>
              </w:divBdr>
            </w:div>
            <w:div w:id="100807996">
              <w:marLeft w:val="0"/>
              <w:marRight w:val="0"/>
              <w:marTop w:val="0"/>
              <w:marBottom w:val="0"/>
              <w:divBdr>
                <w:top w:val="none" w:sz="0" w:space="0" w:color="auto"/>
                <w:left w:val="none" w:sz="0" w:space="0" w:color="auto"/>
                <w:bottom w:val="none" w:sz="0" w:space="0" w:color="auto"/>
                <w:right w:val="none" w:sz="0" w:space="0" w:color="auto"/>
              </w:divBdr>
            </w:div>
            <w:div w:id="101071839">
              <w:marLeft w:val="0"/>
              <w:marRight w:val="0"/>
              <w:marTop w:val="0"/>
              <w:marBottom w:val="0"/>
              <w:divBdr>
                <w:top w:val="none" w:sz="0" w:space="0" w:color="auto"/>
                <w:left w:val="none" w:sz="0" w:space="0" w:color="auto"/>
                <w:bottom w:val="none" w:sz="0" w:space="0" w:color="auto"/>
                <w:right w:val="none" w:sz="0" w:space="0" w:color="auto"/>
              </w:divBdr>
            </w:div>
            <w:div w:id="101532289">
              <w:marLeft w:val="0"/>
              <w:marRight w:val="0"/>
              <w:marTop w:val="0"/>
              <w:marBottom w:val="0"/>
              <w:divBdr>
                <w:top w:val="none" w:sz="0" w:space="0" w:color="auto"/>
                <w:left w:val="none" w:sz="0" w:space="0" w:color="auto"/>
                <w:bottom w:val="none" w:sz="0" w:space="0" w:color="auto"/>
                <w:right w:val="none" w:sz="0" w:space="0" w:color="auto"/>
              </w:divBdr>
            </w:div>
            <w:div w:id="102766810">
              <w:marLeft w:val="0"/>
              <w:marRight w:val="0"/>
              <w:marTop w:val="0"/>
              <w:marBottom w:val="0"/>
              <w:divBdr>
                <w:top w:val="none" w:sz="0" w:space="0" w:color="auto"/>
                <w:left w:val="none" w:sz="0" w:space="0" w:color="auto"/>
                <w:bottom w:val="none" w:sz="0" w:space="0" w:color="auto"/>
                <w:right w:val="none" w:sz="0" w:space="0" w:color="auto"/>
              </w:divBdr>
            </w:div>
            <w:div w:id="103498529">
              <w:marLeft w:val="0"/>
              <w:marRight w:val="0"/>
              <w:marTop w:val="0"/>
              <w:marBottom w:val="0"/>
              <w:divBdr>
                <w:top w:val="none" w:sz="0" w:space="0" w:color="auto"/>
                <w:left w:val="none" w:sz="0" w:space="0" w:color="auto"/>
                <w:bottom w:val="none" w:sz="0" w:space="0" w:color="auto"/>
                <w:right w:val="none" w:sz="0" w:space="0" w:color="auto"/>
              </w:divBdr>
            </w:div>
            <w:div w:id="106434983">
              <w:marLeft w:val="0"/>
              <w:marRight w:val="0"/>
              <w:marTop w:val="0"/>
              <w:marBottom w:val="0"/>
              <w:divBdr>
                <w:top w:val="none" w:sz="0" w:space="0" w:color="auto"/>
                <w:left w:val="none" w:sz="0" w:space="0" w:color="auto"/>
                <w:bottom w:val="none" w:sz="0" w:space="0" w:color="auto"/>
                <w:right w:val="none" w:sz="0" w:space="0" w:color="auto"/>
              </w:divBdr>
            </w:div>
            <w:div w:id="107164413">
              <w:marLeft w:val="0"/>
              <w:marRight w:val="0"/>
              <w:marTop w:val="0"/>
              <w:marBottom w:val="0"/>
              <w:divBdr>
                <w:top w:val="none" w:sz="0" w:space="0" w:color="auto"/>
                <w:left w:val="none" w:sz="0" w:space="0" w:color="auto"/>
                <w:bottom w:val="none" w:sz="0" w:space="0" w:color="auto"/>
                <w:right w:val="none" w:sz="0" w:space="0" w:color="auto"/>
              </w:divBdr>
            </w:div>
            <w:div w:id="107552601">
              <w:marLeft w:val="0"/>
              <w:marRight w:val="0"/>
              <w:marTop w:val="0"/>
              <w:marBottom w:val="0"/>
              <w:divBdr>
                <w:top w:val="none" w:sz="0" w:space="0" w:color="auto"/>
                <w:left w:val="none" w:sz="0" w:space="0" w:color="auto"/>
                <w:bottom w:val="none" w:sz="0" w:space="0" w:color="auto"/>
                <w:right w:val="none" w:sz="0" w:space="0" w:color="auto"/>
              </w:divBdr>
            </w:div>
            <w:div w:id="111095120">
              <w:marLeft w:val="0"/>
              <w:marRight w:val="0"/>
              <w:marTop w:val="0"/>
              <w:marBottom w:val="0"/>
              <w:divBdr>
                <w:top w:val="none" w:sz="0" w:space="0" w:color="auto"/>
                <w:left w:val="none" w:sz="0" w:space="0" w:color="auto"/>
                <w:bottom w:val="none" w:sz="0" w:space="0" w:color="auto"/>
                <w:right w:val="none" w:sz="0" w:space="0" w:color="auto"/>
              </w:divBdr>
            </w:div>
            <w:div w:id="115416433">
              <w:marLeft w:val="0"/>
              <w:marRight w:val="0"/>
              <w:marTop w:val="0"/>
              <w:marBottom w:val="0"/>
              <w:divBdr>
                <w:top w:val="none" w:sz="0" w:space="0" w:color="auto"/>
                <w:left w:val="none" w:sz="0" w:space="0" w:color="auto"/>
                <w:bottom w:val="none" w:sz="0" w:space="0" w:color="auto"/>
                <w:right w:val="none" w:sz="0" w:space="0" w:color="auto"/>
              </w:divBdr>
            </w:div>
            <w:div w:id="119079099">
              <w:marLeft w:val="0"/>
              <w:marRight w:val="0"/>
              <w:marTop w:val="0"/>
              <w:marBottom w:val="0"/>
              <w:divBdr>
                <w:top w:val="none" w:sz="0" w:space="0" w:color="auto"/>
                <w:left w:val="none" w:sz="0" w:space="0" w:color="auto"/>
                <w:bottom w:val="none" w:sz="0" w:space="0" w:color="auto"/>
                <w:right w:val="none" w:sz="0" w:space="0" w:color="auto"/>
              </w:divBdr>
            </w:div>
            <w:div w:id="120660219">
              <w:marLeft w:val="0"/>
              <w:marRight w:val="0"/>
              <w:marTop w:val="0"/>
              <w:marBottom w:val="0"/>
              <w:divBdr>
                <w:top w:val="none" w:sz="0" w:space="0" w:color="auto"/>
                <w:left w:val="none" w:sz="0" w:space="0" w:color="auto"/>
                <w:bottom w:val="none" w:sz="0" w:space="0" w:color="auto"/>
                <w:right w:val="none" w:sz="0" w:space="0" w:color="auto"/>
              </w:divBdr>
            </w:div>
            <w:div w:id="121463150">
              <w:marLeft w:val="0"/>
              <w:marRight w:val="0"/>
              <w:marTop w:val="0"/>
              <w:marBottom w:val="0"/>
              <w:divBdr>
                <w:top w:val="none" w:sz="0" w:space="0" w:color="auto"/>
                <w:left w:val="none" w:sz="0" w:space="0" w:color="auto"/>
                <w:bottom w:val="none" w:sz="0" w:space="0" w:color="auto"/>
                <w:right w:val="none" w:sz="0" w:space="0" w:color="auto"/>
              </w:divBdr>
            </w:div>
            <w:div w:id="122575984">
              <w:marLeft w:val="0"/>
              <w:marRight w:val="0"/>
              <w:marTop w:val="0"/>
              <w:marBottom w:val="0"/>
              <w:divBdr>
                <w:top w:val="none" w:sz="0" w:space="0" w:color="auto"/>
                <w:left w:val="none" w:sz="0" w:space="0" w:color="auto"/>
                <w:bottom w:val="none" w:sz="0" w:space="0" w:color="auto"/>
                <w:right w:val="none" w:sz="0" w:space="0" w:color="auto"/>
              </w:divBdr>
            </w:div>
            <w:div w:id="123892437">
              <w:marLeft w:val="0"/>
              <w:marRight w:val="0"/>
              <w:marTop w:val="0"/>
              <w:marBottom w:val="0"/>
              <w:divBdr>
                <w:top w:val="none" w:sz="0" w:space="0" w:color="auto"/>
                <w:left w:val="none" w:sz="0" w:space="0" w:color="auto"/>
                <w:bottom w:val="none" w:sz="0" w:space="0" w:color="auto"/>
                <w:right w:val="none" w:sz="0" w:space="0" w:color="auto"/>
              </w:divBdr>
            </w:div>
            <w:div w:id="124275497">
              <w:marLeft w:val="0"/>
              <w:marRight w:val="0"/>
              <w:marTop w:val="0"/>
              <w:marBottom w:val="0"/>
              <w:divBdr>
                <w:top w:val="none" w:sz="0" w:space="0" w:color="auto"/>
                <w:left w:val="none" w:sz="0" w:space="0" w:color="auto"/>
                <w:bottom w:val="none" w:sz="0" w:space="0" w:color="auto"/>
                <w:right w:val="none" w:sz="0" w:space="0" w:color="auto"/>
              </w:divBdr>
            </w:div>
            <w:div w:id="125054999">
              <w:marLeft w:val="0"/>
              <w:marRight w:val="0"/>
              <w:marTop w:val="0"/>
              <w:marBottom w:val="0"/>
              <w:divBdr>
                <w:top w:val="none" w:sz="0" w:space="0" w:color="auto"/>
                <w:left w:val="none" w:sz="0" w:space="0" w:color="auto"/>
                <w:bottom w:val="none" w:sz="0" w:space="0" w:color="auto"/>
                <w:right w:val="none" w:sz="0" w:space="0" w:color="auto"/>
              </w:divBdr>
            </w:div>
            <w:div w:id="125320969">
              <w:marLeft w:val="0"/>
              <w:marRight w:val="0"/>
              <w:marTop w:val="0"/>
              <w:marBottom w:val="0"/>
              <w:divBdr>
                <w:top w:val="none" w:sz="0" w:space="0" w:color="auto"/>
                <w:left w:val="none" w:sz="0" w:space="0" w:color="auto"/>
                <w:bottom w:val="none" w:sz="0" w:space="0" w:color="auto"/>
                <w:right w:val="none" w:sz="0" w:space="0" w:color="auto"/>
              </w:divBdr>
            </w:div>
            <w:div w:id="126048174">
              <w:marLeft w:val="0"/>
              <w:marRight w:val="0"/>
              <w:marTop w:val="0"/>
              <w:marBottom w:val="0"/>
              <w:divBdr>
                <w:top w:val="none" w:sz="0" w:space="0" w:color="auto"/>
                <w:left w:val="none" w:sz="0" w:space="0" w:color="auto"/>
                <w:bottom w:val="none" w:sz="0" w:space="0" w:color="auto"/>
                <w:right w:val="none" w:sz="0" w:space="0" w:color="auto"/>
              </w:divBdr>
            </w:div>
            <w:div w:id="127479349">
              <w:marLeft w:val="0"/>
              <w:marRight w:val="0"/>
              <w:marTop w:val="0"/>
              <w:marBottom w:val="0"/>
              <w:divBdr>
                <w:top w:val="none" w:sz="0" w:space="0" w:color="auto"/>
                <w:left w:val="none" w:sz="0" w:space="0" w:color="auto"/>
                <w:bottom w:val="none" w:sz="0" w:space="0" w:color="auto"/>
                <w:right w:val="none" w:sz="0" w:space="0" w:color="auto"/>
              </w:divBdr>
            </w:div>
            <w:div w:id="129785833">
              <w:marLeft w:val="0"/>
              <w:marRight w:val="0"/>
              <w:marTop w:val="0"/>
              <w:marBottom w:val="0"/>
              <w:divBdr>
                <w:top w:val="none" w:sz="0" w:space="0" w:color="auto"/>
                <w:left w:val="none" w:sz="0" w:space="0" w:color="auto"/>
                <w:bottom w:val="none" w:sz="0" w:space="0" w:color="auto"/>
                <w:right w:val="none" w:sz="0" w:space="0" w:color="auto"/>
              </w:divBdr>
            </w:div>
            <w:div w:id="133528106">
              <w:marLeft w:val="0"/>
              <w:marRight w:val="0"/>
              <w:marTop w:val="0"/>
              <w:marBottom w:val="0"/>
              <w:divBdr>
                <w:top w:val="none" w:sz="0" w:space="0" w:color="auto"/>
                <w:left w:val="none" w:sz="0" w:space="0" w:color="auto"/>
                <w:bottom w:val="none" w:sz="0" w:space="0" w:color="auto"/>
                <w:right w:val="none" w:sz="0" w:space="0" w:color="auto"/>
              </w:divBdr>
            </w:div>
            <w:div w:id="136578993">
              <w:marLeft w:val="0"/>
              <w:marRight w:val="0"/>
              <w:marTop w:val="0"/>
              <w:marBottom w:val="0"/>
              <w:divBdr>
                <w:top w:val="none" w:sz="0" w:space="0" w:color="auto"/>
                <w:left w:val="none" w:sz="0" w:space="0" w:color="auto"/>
                <w:bottom w:val="none" w:sz="0" w:space="0" w:color="auto"/>
                <w:right w:val="none" w:sz="0" w:space="0" w:color="auto"/>
              </w:divBdr>
            </w:div>
            <w:div w:id="139857351">
              <w:marLeft w:val="0"/>
              <w:marRight w:val="0"/>
              <w:marTop w:val="0"/>
              <w:marBottom w:val="0"/>
              <w:divBdr>
                <w:top w:val="none" w:sz="0" w:space="0" w:color="auto"/>
                <w:left w:val="none" w:sz="0" w:space="0" w:color="auto"/>
                <w:bottom w:val="none" w:sz="0" w:space="0" w:color="auto"/>
                <w:right w:val="none" w:sz="0" w:space="0" w:color="auto"/>
              </w:divBdr>
            </w:div>
            <w:div w:id="142241822">
              <w:marLeft w:val="0"/>
              <w:marRight w:val="0"/>
              <w:marTop w:val="0"/>
              <w:marBottom w:val="0"/>
              <w:divBdr>
                <w:top w:val="none" w:sz="0" w:space="0" w:color="auto"/>
                <w:left w:val="none" w:sz="0" w:space="0" w:color="auto"/>
                <w:bottom w:val="none" w:sz="0" w:space="0" w:color="auto"/>
                <w:right w:val="none" w:sz="0" w:space="0" w:color="auto"/>
              </w:divBdr>
            </w:div>
            <w:div w:id="142281996">
              <w:marLeft w:val="0"/>
              <w:marRight w:val="0"/>
              <w:marTop w:val="0"/>
              <w:marBottom w:val="0"/>
              <w:divBdr>
                <w:top w:val="none" w:sz="0" w:space="0" w:color="auto"/>
                <w:left w:val="none" w:sz="0" w:space="0" w:color="auto"/>
                <w:bottom w:val="none" w:sz="0" w:space="0" w:color="auto"/>
                <w:right w:val="none" w:sz="0" w:space="0" w:color="auto"/>
              </w:divBdr>
            </w:div>
            <w:div w:id="143544755">
              <w:marLeft w:val="0"/>
              <w:marRight w:val="0"/>
              <w:marTop w:val="0"/>
              <w:marBottom w:val="0"/>
              <w:divBdr>
                <w:top w:val="none" w:sz="0" w:space="0" w:color="auto"/>
                <w:left w:val="none" w:sz="0" w:space="0" w:color="auto"/>
                <w:bottom w:val="none" w:sz="0" w:space="0" w:color="auto"/>
                <w:right w:val="none" w:sz="0" w:space="0" w:color="auto"/>
              </w:divBdr>
            </w:div>
            <w:div w:id="144469146">
              <w:marLeft w:val="0"/>
              <w:marRight w:val="0"/>
              <w:marTop w:val="0"/>
              <w:marBottom w:val="0"/>
              <w:divBdr>
                <w:top w:val="none" w:sz="0" w:space="0" w:color="auto"/>
                <w:left w:val="none" w:sz="0" w:space="0" w:color="auto"/>
                <w:bottom w:val="none" w:sz="0" w:space="0" w:color="auto"/>
                <w:right w:val="none" w:sz="0" w:space="0" w:color="auto"/>
              </w:divBdr>
            </w:div>
            <w:div w:id="145056461">
              <w:marLeft w:val="0"/>
              <w:marRight w:val="0"/>
              <w:marTop w:val="0"/>
              <w:marBottom w:val="0"/>
              <w:divBdr>
                <w:top w:val="none" w:sz="0" w:space="0" w:color="auto"/>
                <w:left w:val="none" w:sz="0" w:space="0" w:color="auto"/>
                <w:bottom w:val="none" w:sz="0" w:space="0" w:color="auto"/>
                <w:right w:val="none" w:sz="0" w:space="0" w:color="auto"/>
              </w:divBdr>
            </w:div>
            <w:div w:id="147325191">
              <w:marLeft w:val="0"/>
              <w:marRight w:val="0"/>
              <w:marTop w:val="0"/>
              <w:marBottom w:val="0"/>
              <w:divBdr>
                <w:top w:val="none" w:sz="0" w:space="0" w:color="auto"/>
                <w:left w:val="none" w:sz="0" w:space="0" w:color="auto"/>
                <w:bottom w:val="none" w:sz="0" w:space="0" w:color="auto"/>
                <w:right w:val="none" w:sz="0" w:space="0" w:color="auto"/>
              </w:divBdr>
            </w:div>
            <w:div w:id="147668534">
              <w:marLeft w:val="0"/>
              <w:marRight w:val="0"/>
              <w:marTop w:val="0"/>
              <w:marBottom w:val="0"/>
              <w:divBdr>
                <w:top w:val="none" w:sz="0" w:space="0" w:color="auto"/>
                <w:left w:val="none" w:sz="0" w:space="0" w:color="auto"/>
                <w:bottom w:val="none" w:sz="0" w:space="0" w:color="auto"/>
                <w:right w:val="none" w:sz="0" w:space="0" w:color="auto"/>
              </w:divBdr>
            </w:div>
            <w:div w:id="147941713">
              <w:marLeft w:val="0"/>
              <w:marRight w:val="0"/>
              <w:marTop w:val="0"/>
              <w:marBottom w:val="0"/>
              <w:divBdr>
                <w:top w:val="none" w:sz="0" w:space="0" w:color="auto"/>
                <w:left w:val="none" w:sz="0" w:space="0" w:color="auto"/>
                <w:bottom w:val="none" w:sz="0" w:space="0" w:color="auto"/>
                <w:right w:val="none" w:sz="0" w:space="0" w:color="auto"/>
              </w:divBdr>
            </w:div>
            <w:div w:id="149908102">
              <w:marLeft w:val="0"/>
              <w:marRight w:val="0"/>
              <w:marTop w:val="0"/>
              <w:marBottom w:val="0"/>
              <w:divBdr>
                <w:top w:val="none" w:sz="0" w:space="0" w:color="auto"/>
                <w:left w:val="none" w:sz="0" w:space="0" w:color="auto"/>
                <w:bottom w:val="none" w:sz="0" w:space="0" w:color="auto"/>
                <w:right w:val="none" w:sz="0" w:space="0" w:color="auto"/>
              </w:divBdr>
            </w:div>
            <w:div w:id="150299062">
              <w:marLeft w:val="0"/>
              <w:marRight w:val="0"/>
              <w:marTop w:val="0"/>
              <w:marBottom w:val="0"/>
              <w:divBdr>
                <w:top w:val="none" w:sz="0" w:space="0" w:color="auto"/>
                <w:left w:val="none" w:sz="0" w:space="0" w:color="auto"/>
                <w:bottom w:val="none" w:sz="0" w:space="0" w:color="auto"/>
                <w:right w:val="none" w:sz="0" w:space="0" w:color="auto"/>
              </w:divBdr>
            </w:div>
            <w:div w:id="152180770">
              <w:marLeft w:val="0"/>
              <w:marRight w:val="0"/>
              <w:marTop w:val="0"/>
              <w:marBottom w:val="0"/>
              <w:divBdr>
                <w:top w:val="none" w:sz="0" w:space="0" w:color="auto"/>
                <w:left w:val="none" w:sz="0" w:space="0" w:color="auto"/>
                <w:bottom w:val="none" w:sz="0" w:space="0" w:color="auto"/>
                <w:right w:val="none" w:sz="0" w:space="0" w:color="auto"/>
              </w:divBdr>
            </w:div>
            <w:div w:id="153493347">
              <w:marLeft w:val="0"/>
              <w:marRight w:val="0"/>
              <w:marTop w:val="0"/>
              <w:marBottom w:val="0"/>
              <w:divBdr>
                <w:top w:val="none" w:sz="0" w:space="0" w:color="auto"/>
                <w:left w:val="none" w:sz="0" w:space="0" w:color="auto"/>
                <w:bottom w:val="none" w:sz="0" w:space="0" w:color="auto"/>
                <w:right w:val="none" w:sz="0" w:space="0" w:color="auto"/>
              </w:divBdr>
            </w:div>
            <w:div w:id="155809787">
              <w:marLeft w:val="0"/>
              <w:marRight w:val="0"/>
              <w:marTop w:val="0"/>
              <w:marBottom w:val="0"/>
              <w:divBdr>
                <w:top w:val="none" w:sz="0" w:space="0" w:color="auto"/>
                <w:left w:val="none" w:sz="0" w:space="0" w:color="auto"/>
                <w:bottom w:val="none" w:sz="0" w:space="0" w:color="auto"/>
                <w:right w:val="none" w:sz="0" w:space="0" w:color="auto"/>
              </w:divBdr>
            </w:div>
            <w:div w:id="156462789">
              <w:marLeft w:val="0"/>
              <w:marRight w:val="0"/>
              <w:marTop w:val="0"/>
              <w:marBottom w:val="0"/>
              <w:divBdr>
                <w:top w:val="none" w:sz="0" w:space="0" w:color="auto"/>
                <w:left w:val="none" w:sz="0" w:space="0" w:color="auto"/>
                <w:bottom w:val="none" w:sz="0" w:space="0" w:color="auto"/>
                <w:right w:val="none" w:sz="0" w:space="0" w:color="auto"/>
              </w:divBdr>
            </w:div>
            <w:div w:id="156500486">
              <w:marLeft w:val="0"/>
              <w:marRight w:val="0"/>
              <w:marTop w:val="0"/>
              <w:marBottom w:val="0"/>
              <w:divBdr>
                <w:top w:val="none" w:sz="0" w:space="0" w:color="auto"/>
                <w:left w:val="none" w:sz="0" w:space="0" w:color="auto"/>
                <w:bottom w:val="none" w:sz="0" w:space="0" w:color="auto"/>
                <w:right w:val="none" w:sz="0" w:space="0" w:color="auto"/>
              </w:divBdr>
            </w:div>
            <w:div w:id="162740894">
              <w:marLeft w:val="0"/>
              <w:marRight w:val="0"/>
              <w:marTop w:val="0"/>
              <w:marBottom w:val="0"/>
              <w:divBdr>
                <w:top w:val="none" w:sz="0" w:space="0" w:color="auto"/>
                <w:left w:val="none" w:sz="0" w:space="0" w:color="auto"/>
                <w:bottom w:val="none" w:sz="0" w:space="0" w:color="auto"/>
                <w:right w:val="none" w:sz="0" w:space="0" w:color="auto"/>
              </w:divBdr>
            </w:div>
            <w:div w:id="165635851">
              <w:marLeft w:val="0"/>
              <w:marRight w:val="0"/>
              <w:marTop w:val="0"/>
              <w:marBottom w:val="0"/>
              <w:divBdr>
                <w:top w:val="none" w:sz="0" w:space="0" w:color="auto"/>
                <w:left w:val="none" w:sz="0" w:space="0" w:color="auto"/>
                <w:bottom w:val="none" w:sz="0" w:space="0" w:color="auto"/>
                <w:right w:val="none" w:sz="0" w:space="0" w:color="auto"/>
              </w:divBdr>
            </w:div>
            <w:div w:id="168914447">
              <w:marLeft w:val="0"/>
              <w:marRight w:val="0"/>
              <w:marTop w:val="0"/>
              <w:marBottom w:val="0"/>
              <w:divBdr>
                <w:top w:val="none" w:sz="0" w:space="0" w:color="auto"/>
                <w:left w:val="none" w:sz="0" w:space="0" w:color="auto"/>
                <w:bottom w:val="none" w:sz="0" w:space="0" w:color="auto"/>
                <w:right w:val="none" w:sz="0" w:space="0" w:color="auto"/>
              </w:divBdr>
            </w:div>
            <w:div w:id="169486834">
              <w:marLeft w:val="0"/>
              <w:marRight w:val="0"/>
              <w:marTop w:val="0"/>
              <w:marBottom w:val="0"/>
              <w:divBdr>
                <w:top w:val="none" w:sz="0" w:space="0" w:color="auto"/>
                <w:left w:val="none" w:sz="0" w:space="0" w:color="auto"/>
                <w:bottom w:val="none" w:sz="0" w:space="0" w:color="auto"/>
                <w:right w:val="none" w:sz="0" w:space="0" w:color="auto"/>
              </w:divBdr>
            </w:div>
            <w:div w:id="170026430">
              <w:marLeft w:val="0"/>
              <w:marRight w:val="0"/>
              <w:marTop w:val="360"/>
              <w:marBottom w:val="0"/>
              <w:divBdr>
                <w:top w:val="single" w:sz="6" w:space="0" w:color="auto"/>
                <w:left w:val="single" w:sz="6" w:space="0" w:color="auto"/>
                <w:bottom w:val="single" w:sz="6" w:space="0" w:color="auto"/>
                <w:right w:val="single" w:sz="6" w:space="0" w:color="auto"/>
              </w:divBdr>
            </w:div>
            <w:div w:id="170608787">
              <w:marLeft w:val="0"/>
              <w:marRight w:val="0"/>
              <w:marTop w:val="0"/>
              <w:marBottom w:val="0"/>
              <w:divBdr>
                <w:top w:val="none" w:sz="0" w:space="0" w:color="auto"/>
                <w:left w:val="none" w:sz="0" w:space="0" w:color="auto"/>
                <w:bottom w:val="none" w:sz="0" w:space="0" w:color="auto"/>
                <w:right w:val="none" w:sz="0" w:space="0" w:color="auto"/>
              </w:divBdr>
            </w:div>
            <w:div w:id="173426997">
              <w:marLeft w:val="0"/>
              <w:marRight w:val="0"/>
              <w:marTop w:val="0"/>
              <w:marBottom w:val="0"/>
              <w:divBdr>
                <w:top w:val="none" w:sz="0" w:space="0" w:color="auto"/>
                <w:left w:val="none" w:sz="0" w:space="0" w:color="auto"/>
                <w:bottom w:val="none" w:sz="0" w:space="0" w:color="auto"/>
                <w:right w:val="none" w:sz="0" w:space="0" w:color="auto"/>
              </w:divBdr>
            </w:div>
            <w:div w:id="174803255">
              <w:marLeft w:val="0"/>
              <w:marRight w:val="0"/>
              <w:marTop w:val="0"/>
              <w:marBottom w:val="0"/>
              <w:divBdr>
                <w:top w:val="none" w:sz="0" w:space="0" w:color="auto"/>
                <w:left w:val="none" w:sz="0" w:space="0" w:color="auto"/>
                <w:bottom w:val="none" w:sz="0" w:space="0" w:color="auto"/>
                <w:right w:val="none" w:sz="0" w:space="0" w:color="auto"/>
              </w:divBdr>
            </w:div>
            <w:div w:id="177499704">
              <w:marLeft w:val="0"/>
              <w:marRight w:val="0"/>
              <w:marTop w:val="0"/>
              <w:marBottom w:val="0"/>
              <w:divBdr>
                <w:top w:val="none" w:sz="0" w:space="0" w:color="auto"/>
                <w:left w:val="none" w:sz="0" w:space="0" w:color="auto"/>
                <w:bottom w:val="none" w:sz="0" w:space="0" w:color="auto"/>
                <w:right w:val="none" w:sz="0" w:space="0" w:color="auto"/>
              </w:divBdr>
            </w:div>
            <w:div w:id="177894364">
              <w:marLeft w:val="0"/>
              <w:marRight w:val="0"/>
              <w:marTop w:val="0"/>
              <w:marBottom w:val="0"/>
              <w:divBdr>
                <w:top w:val="none" w:sz="0" w:space="0" w:color="auto"/>
                <w:left w:val="none" w:sz="0" w:space="0" w:color="auto"/>
                <w:bottom w:val="none" w:sz="0" w:space="0" w:color="auto"/>
                <w:right w:val="none" w:sz="0" w:space="0" w:color="auto"/>
              </w:divBdr>
            </w:div>
            <w:div w:id="177931013">
              <w:marLeft w:val="0"/>
              <w:marRight w:val="0"/>
              <w:marTop w:val="0"/>
              <w:marBottom w:val="0"/>
              <w:divBdr>
                <w:top w:val="none" w:sz="0" w:space="0" w:color="auto"/>
                <w:left w:val="none" w:sz="0" w:space="0" w:color="auto"/>
                <w:bottom w:val="none" w:sz="0" w:space="0" w:color="auto"/>
                <w:right w:val="none" w:sz="0" w:space="0" w:color="auto"/>
              </w:divBdr>
            </w:div>
            <w:div w:id="178931778">
              <w:marLeft w:val="0"/>
              <w:marRight w:val="0"/>
              <w:marTop w:val="0"/>
              <w:marBottom w:val="0"/>
              <w:divBdr>
                <w:top w:val="none" w:sz="0" w:space="0" w:color="auto"/>
                <w:left w:val="none" w:sz="0" w:space="0" w:color="auto"/>
                <w:bottom w:val="none" w:sz="0" w:space="0" w:color="auto"/>
                <w:right w:val="none" w:sz="0" w:space="0" w:color="auto"/>
              </w:divBdr>
            </w:div>
            <w:div w:id="179855692">
              <w:marLeft w:val="0"/>
              <w:marRight w:val="0"/>
              <w:marTop w:val="0"/>
              <w:marBottom w:val="0"/>
              <w:divBdr>
                <w:top w:val="none" w:sz="0" w:space="0" w:color="auto"/>
                <w:left w:val="none" w:sz="0" w:space="0" w:color="auto"/>
                <w:bottom w:val="none" w:sz="0" w:space="0" w:color="auto"/>
                <w:right w:val="none" w:sz="0" w:space="0" w:color="auto"/>
              </w:divBdr>
            </w:div>
            <w:div w:id="182666654">
              <w:marLeft w:val="0"/>
              <w:marRight w:val="0"/>
              <w:marTop w:val="0"/>
              <w:marBottom w:val="0"/>
              <w:divBdr>
                <w:top w:val="none" w:sz="0" w:space="0" w:color="auto"/>
                <w:left w:val="none" w:sz="0" w:space="0" w:color="auto"/>
                <w:bottom w:val="none" w:sz="0" w:space="0" w:color="auto"/>
                <w:right w:val="none" w:sz="0" w:space="0" w:color="auto"/>
              </w:divBdr>
            </w:div>
            <w:div w:id="184439651">
              <w:marLeft w:val="0"/>
              <w:marRight w:val="0"/>
              <w:marTop w:val="0"/>
              <w:marBottom w:val="0"/>
              <w:divBdr>
                <w:top w:val="none" w:sz="0" w:space="0" w:color="auto"/>
                <w:left w:val="none" w:sz="0" w:space="0" w:color="auto"/>
                <w:bottom w:val="none" w:sz="0" w:space="0" w:color="auto"/>
                <w:right w:val="none" w:sz="0" w:space="0" w:color="auto"/>
              </w:divBdr>
            </w:div>
            <w:div w:id="184558553">
              <w:marLeft w:val="0"/>
              <w:marRight w:val="0"/>
              <w:marTop w:val="0"/>
              <w:marBottom w:val="0"/>
              <w:divBdr>
                <w:top w:val="none" w:sz="0" w:space="0" w:color="auto"/>
                <w:left w:val="none" w:sz="0" w:space="0" w:color="auto"/>
                <w:bottom w:val="none" w:sz="0" w:space="0" w:color="auto"/>
                <w:right w:val="none" w:sz="0" w:space="0" w:color="auto"/>
              </w:divBdr>
            </w:div>
            <w:div w:id="184831328">
              <w:marLeft w:val="0"/>
              <w:marRight w:val="0"/>
              <w:marTop w:val="0"/>
              <w:marBottom w:val="0"/>
              <w:divBdr>
                <w:top w:val="none" w:sz="0" w:space="0" w:color="auto"/>
                <w:left w:val="none" w:sz="0" w:space="0" w:color="auto"/>
                <w:bottom w:val="none" w:sz="0" w:space="0" w:color="auto"/>
                <w:right w:val="none" w:sz="0" w:space="0" w:color="auto"/>
              </w:divBdr>
            </w:div>
            <w:div w:id="186332004">
              <w:marLeft w:val="0"/>
              <w:marRight w:val="0"/>
              <w:marTop w:val="0"/>
              <w:marBottom w:val="0"/>
              <w:divBdr>
                <w:top w:val="none" w:sz="0" w:space="0" w:color="auto"/>
                <w:left w:val="none" w:sz="0" w:space="0" w:color="auto"/>
                <w:bottom w:val="none" w:sz="0" w:space="0" w:color="auto"/>
                <w:right w:val="none" w:sz="0" w:space="0" w:color="auto"/>
              </w:divBdr>
            </w:div>
            <w:div w:id="189808715">
              <w:marLeft w:val="0"/>
              <w:marRight w:val="0"/>
              <w:marTop w:val="0"/>
              <w:marBottom w:val="0"/>
              <w:divBdr>
                <w:top w:val="none" w:sz="0" w:space="0" w:color="auto"/>
                <w:left w:val="none" w:sz="0" w:space="0" w:color="auto"/>
                <w:bottom w:val="none" w:sz="0" w:space="0" w:color="auto"/>
                <w:right w:val="none" w:sz="0" w:space="0" w:color="auto"/>
              </w:divBdr>
            </w:div>
            <w:div w:id="190802826">
              <w:marLeft w:val="0"/>
              <w:marRight w:val="0"/>
              <w:marTop w:val="0"/>
              <w:marBottom w:val="0"/>
              <w:divBdr>
                <w:top w:val="none" w:sz="0" w:space="0" w:color="auto"/>
                <w:left w:val="none" w:sz="0" w:space="0" w:color="auto"/>
                <w:bottom w:val="none" w:sz="0" w:space="0" w:color="auto"/>
                <w:right w:val="none" w:sz="0" w:space="0" w:color="auto"/>
              </w:divBdr>
            </w:div>
            <w:div w:id="191964047">
              <w:marLeft w:val="0"/>
              <w:marRight w:val="0"/>
              <w:marTop w:val="0"/>
              <w:marBottom w:val="0"/>
              <w:divBdr>
                <w:top w:val="none" w:sz="0" w:space="0" w:color="auto"/>
                <w:left w:val="none" w:sz="0" w:space="0" w:color="auto"/>
                <w:bottom w:val="none" w:sz="0" w:space="0" w:color="auto"/>
                <w:right w:val="none" w:sz="0" w:space="0" w:color="auto"/>
              </w:divBdr>
            </w:div>
            <w:div w:id="192498648">
              <w:marLeft w:val="0"/>
              <w:marRight w:val="0"/>
              <w:marTop w:val="0"/>
              <w:marBottom w:val="0"/>
              <w:divBdr>
                <w:top w:val="none" w:sz="0" w:space="0" w:color="auto"/>
                <w:left w:val="none" w:sz="0" w:space="0" w:color="auto"/>
                <w:bottom w:val="none" w:sz="0" w:space="0" w:color="auto"/>
                <w:right w:val="none" w:sz="0" w:space="0" w:color="auto"/>
              </w:divBdr>
            </w:div>
            <w:div w:id="197085550">
              <w:marLeft w:val="0"/>
              <w:marRight w:val="0"/>
              <w:marTop w:val="0"/>
              <w:marBottom w:val="0"/>
              <w:divBdr>
                <w:top w:val="none" w:sz="0" w:space="0" w:color="auto"/>
                <w:left w:val="none" w:sz="0" w:space="0" w:color="auto"/>
                <w:bottom w:val="none" w:sz="0" w:space="0" w:color="auto"/>
                <w:right w:val="none" w:sz="0" w:space="0" w:color="auto"/>
              </w:divBdr>
            </w:div>
            <w:div w:id="198443290">
              <w:marLeft w:val="0"/>
              <w:marRight w:val="0"/>
              <w:marTop w:val="0"/>
              <w:marBottom w:val="0"/>
              <w:divBdr>
                <w:top w:val="none" w:sz="0" w:space="0" w:color="auto"/>
                <w:left w:val="none" w:sz="0" w:space="0" w:color="auto"/>
                <w:bottom w:val="none" w:sz="0" w:space="0" w:color="auto"/>
                <w:right w:val="none" w:sz="0" w:space="0" w:color="auto"/>
              </w:divBdr>
            </w:div>
            <w:div w:id="200368190">
              <w:marLeft w:val="0"/>
              <w:marRight w:val="0"/>
              <w:marTop w:val="0"/>
              <w:marBottom w:val="0"/>
              <w:divBdr>
                <w:top w:val="none" w:sz="0" w:space="0" w:color="auto"/>
                <w:left w:val="none" w:sz="0" w:space="0" w:color="auto"/>
                <w:bottom w:val="none" w:sz="0" w:space="0" w:color="auto"/>
                <w:right w:val="none" w:sz="0" w:space="0" w:color="auto"/>
              </w:divBdr>
            </w:div>
            <w:div w:id="202518096">
              <w:marLeft w:val="0"/>
              <w:marRight w:val="0"/>
              <w:marTop w:val="0"/>
              <w:marBottom w:val="0"/>
              <w:divBdr>
                <w:top w:val="none" w:sz="0" w:space="0" w:color="auto"/>
                <w:left w:val="none" w:sz="0" w:space="0" w:color="auto"/>
                <w:bottom w:val="none" w:sz="0" w:space="0" w:color="auto"/>
                <w:right w:val="none" w:sz="0" w:space="0" w:color="auto"/>
              </w:divBdr>
            </w:div>
            <w:div w:id="203098874">
              <w:marLeft w:val="0"/>
              <w:marRight w:val="0"/>
              <w:marTop w:val="0"/>
              <w:marBottom w:val="0"/>
              <w:divBdr>
                <w:top w:val="none" w:sz="0" w:space="0" w:color="auto"/>
                <w:left w:val="none" w:sz="0" w:space="0" w:color="auto"/>
                <w:bottom w:val="none" w:sz="0" w:space="0" w:color="auto"/>
                <w:right w:val="none" w:sz="0" w:space="0" w:color="auto"/>
              </w:divBdr>
            </w:div>
            <w:div w:id="204830359">
              <w:marLeft w:val="0"/>
              <w:marRight w:val="0"/>
              <w:marTop w:val="0"/>
              <w:marBottom w:val="0"/>
              <w:divBdr>
                <w:top w:val="none" w:sz="0" w:space="0" w:color="auto"/>
                <w:left w:val="none" w:sz="0" w:space="0" w:color="auto"/>
                <w:bottom w:val="none" w:sz="0" w:space="0" w:color="auto"/>
                <w:right w:val="none" w:sz="0" w:space="0" w:color="auto"/>
              </w:divBdr>
            </w:div>
            <w:div w:id="206993323">
              <w:marLeft w:val="0"/>
              <w:marRight w:val="0"/>
              <w:marTop w:val="0"/>
              <w:marBottom w:val="0"/>
              <w:divBdr>
                <w:top w:val="none" w:sz="0" w:space="0" w:color="auto"/>
                <w:left w:val="none" w:sz="0" w:space="0" w:color="auto"/>
                <w:bottom w:val="none" w:sz="0" w:space="0" w:color="auto"/>
                <w:right w:val="none" w:sz="0" w:space="0" w:color="auto"/>
              </w:divBdr>
            </w:div>
            <w:div w:id="214396977">
              <w:marLeft w:val="0"/>
              <w:marRight w:val="0"/>
              <w:marTop w:val="0"/>
              <w:marBottom w:val="0"/>
              <w:divBdr>
                <w:top w:val="none" w:sz="0" w:space="0" w:color="auto"/>
                <w:left w:val="none" w:sz="0" w:space="0" w:color="auto"/>
                <w:bottom w:val="none" w:sz="0" w:space="0" w:color="auto"/>
                <w:right w:val="none" w:sz="0" w:space="0" w:color="auto"/>
              </w:divBdr>
            </w:div>
            <w:div w:id="217669015">
              <w:marLeft w:val="0"/>
              <w:marRight w:val="0"/>
              <w:marTop w:val="0"/>
              <w:marBottom w:val="0"/>
              <w:divBdr>
                <w:top w:val="none" w:sz="0" w:space="0" w:color="auto"/>
                <w:left w:val="none" w:sz="0" w:space="0" w:color="auto"/>
                <w:bottom w:val="none" w:sz="0" w:space="0" w:color="auto"/>
                <w:right w:val="none" w:sz="0" w:space="0" w:color="auto"/>
              </w:divBdr>
            </w:div>
            <w:div w:id="226036053">
              <w:marLeft w:val="0"/>
              <w:marRight w:val="0"/>
              <w:marTop w:val="0"/>
              <w:marBottom w:val="0"/>
              <w:divBdr>
                <w:top w:val="none" w:sz="0" w:space="0" w:color="auto"/>
                <w:left w:val="none" w:sz="0" w:space="0" w:color="auto"/>
                <w:bottom w:val="none" w:sz="0" w:space="0" w:color="auto"/>
                <w:right w:val="none" w:sz="0" w:space="0" w:color="auto"/>
              </w:divBdr>
            </w:div>
            <w:div w:id="228393279">
              <w:marLeft w:val="0"/>
              <w:marRight w:val="0"/>
              <w:marTop w:val="0"/>
              <w:marBottom w:val="0"/>
              <w:divBdr>
                <w:top w:val="none" w:sz="0" w:space="0" w:color="auto"/>
                <w:left w:val="none" w:sz="0" w:space="0" w:color="auto"/>
                <w:bottom w:val="none" w:sz="0" w:space="0" w:color="auto"/>
                <w:right w:val="none" w:sz="0" w:space="0" w:color="auto"/>
              </w:divBdr>
            </w:div>
            <w:div w:id="230241329">
              <w:marLeft w:val="0"/>
              <w:marRight w:val="0"/>
              <w:marTop w:val="0"/>
              <w:marBottom w:val="0"/>
              <w:divBdr>
                <w:top w:val="none" w:sz="0" w:space="0" w:color="auto"/>
                <w:left w:val="none" w:sz="0" w:space="0" w:color="auto"/>
                <w:bottom w:val="none" w:sz="0" w:space="0" w:color="auto"/>
                <w:right w:val="none" w:sz="0" w:space="0" w:color="auto"/>
              </w:divBdr>
            </w:div>
            <w:div w:id="231962955">
              <w:marLeft w:val="0"/>
              <w:marRight w:val="0"/>
              <w:marTop w:val="0"/>
              <w:marBottom w:val="0"/>
              <w:divBdr>
                <w:top w:val="none" w:sz="0" w:space="0" w:color="auto"/>
                <w:left w:val="none" w:sz="0" w:space="0" w:color="auto"/>
                <w:bottom w:val="none" w:sz="0" w:space="0" w:color="auto"/>
                <w:right w:val="none" w:sz="0" w:space="0" w:color="auto"/>
              </w:divBdr>
            </w:div>
            <w:div w:id="232664609">
              <w:marLeft w:val="0"/>
              <w:marRight w:val="0"/>
              <w:marTop w:val="0"/>
              <w:marBottom w:val="0"/>
              <w:divBdr>
                <w:top w:val="none" w:sz="0" w:space="0" w:color="auto"/>
                <w:left w:val="none" w:sz="0" w:space="0" w:color="auto"/>
                <w:bottom w:val="none" w:sz="0" w:space="0" w:color="auto"/>
                <w:right w:val="none" w:sz="0" w:space="0" w:color="auto"/>
              </w:divBdr>
            </w:div>
            <w:div w:id="233395699">
              <w:marLeft w:val="0"/>
              <w:marRight w:val="0"/>
              <w:marTop w:val="0"/>
              <w:marBottom w:val="0"/>
              <w:divBdr>
                <w:top w:val="none" w:sz="0" w:space="0" w:color="auto"/>
                <w:left w:val="none" w:sz="0" w:space="0" w:color="auto"/>
                <w:bottom w:val="none" w:sz="0" w:space="0" w:color="auto"/>
                <w:right w:val="none" w:sz="0" w:space="0" w:color="auto"/>
              </w:divBdr>
            </w:div>
            <w:div w:id="233666532">
              <w:marLeft w:val="0"/>
              <w:marRight w:val="0"/>
              <w:marTop w:val="0"/>
              <w:marBottom w:val="0"/>
              <w:divBdr>
                <w:top w:val="none" w:sz="0" w:space="0" w:color="auto"/>
                <w:left w:val="none" w:sz="0" w:space="0" w:color="auto"/>
                <w:bottom w:val="none" w:sz="0" w:space="0" w:color="auto"/>
                <w:right w:val="none" w:sz="0" w:space="0" w:color="auto"/>
              </w:divBdr>
            </w:div>
            <w:div w:id="234508131">
              <w:marLeft w:val="0"/>
              <w:marRight w:val="0"/>
              <w:marTop w:val="0"/>
              <w:marBottom w:val="0"/>
              <w:divBdr>
                <w:top w:val="none" w:sz="0" w:space="0" w:color="auto"/>
                <w:left w:val="none" w:sz="0" w:space="0" w:color="auto"/>
                <w:bottom w:val="none" w:sz="0" w:space="0" w:color="auto"/>
                <w:right w:val="none" w:sz="0" w:space="0" w:color="auto"/>
              </w:divBdr>
            </w:div>
            <w:div w:id="235290847">
              <w:marLeft w:val="0"/>
              <w:marRight w:val="0"/>
              <w:marTop w:val="0"/>
              <w:marBottom w:val="0"/>
              <w:divBdr>
                <w:top w:val="none" w:sz="0" w:space="0" w:color="auto"/>
                <w:left w:val="none" w:sz="0" w:space="0" w:color="auto"/>
                <w:bottom w:val="none" w:sz="0" w:space="0" w:color="auto"/>
                <w:right w:val="none" w:sz="0" w:space="0" w:color="auto"/>
              </w:divBdr>
            </w:div>
            <w:div w:id="235748978">
              <w:marLeft w:val="0"/>
              <w:marRight w:val="0"/>
              <w:marTop w:val="0"/>
              <w:marBottom w:val="0"/>
              <w:divBdr>
                <w:top w:val="none" w:sz="0" w:space="0" w:color="auto"/>
                <w:left w:val="none" w:sz="0" w:space="0" w:color="auto"/>
                <w:bottom w:val="none" w:sz="0" w:space="0" w:color="auto"/>
                <w:right w:val="none" w:sz="0" w:space="0" w:color="auto"/>
              </w:divBdr>
            </w:div>
            <w:div w:id="236286881">
              <w:marLeft w:val="0"/>
              <w:marRight w:val="0"/>
              <w:marTop w:val="0"/>
              <w:marBottom w:val="0"/>
              <w:divBdr>
                <w:top w:val="none" w:sz="0" w:space="0" w:color="auto"/>
                <w:left w:val="none" w:sz="0" w:space="0" w:color="auto"/>
                <w:bottom w:val="none" w:sz="0" w:space="0" w:color="auto"/>
                <w:right w:val="none" w:sz="0" w:space="0" w:color="auto"/>
              </w:divBdr>
            </w:div>
            <w:div w:id="237331323">
              <w:marLeft w:val="0"/>
              <w:marRight w:val="0"/>
              <w:marTop w:val="0"/>
              <w:marBottom w:val="0"/>
              <w:divBdr>
                <w:top w:val="none" w:sz="0" w:space="0" w:color="auto"/>
                <w:left w:val="none" w:sz="0" w:space="0" w:color="auto"/>
                <w:bottom w:val="none" w:sz="0" w:space="0" w:color="auto"/>
                <w:right w:val="none" w:sz="0" w:space="0" w:color="auto"/>
              </w:divBdr>
            </w:div>
            <w:div w:id="237787222">
              <w:marLeft w:val="0"/>
              <w:marRight w:val="0"/>
              <w:marTop w:val="0"/>
              <w:marBottom w:val="0"/>
              <w:divBdr>
                <w:top w:val="none" w:sz="0" w:space="0" w:color="auto"/>
                <w:left w:val="none" w:sz="0" w:space="0" w:color="auto"/>
                <w:bottom w:val="none" w:sz="0" w:space="0" w:color="auto"/>
                <w:right w:val="none" w:sz="0" w:space="0" w:color="auto"/>
              </w:divBdr>
            </w:div>
            <w:div w:id="238946337">
              <w:marLeft w:val="0"/>
              <w:marRight w:val="0"/>
              <w:marTop w:val="0"/>
              <w:marBottom w:val="0"/>
              <w:divBdr>
                <w:top w:val="none" w:sz="0" w:space="0" w:color="auto"/>
                <w:left w:val="none" w:sz="0" w:space="0" w:color="auto"/>
                <w:bottom w:val="none" w:sz="0" w:space="0" w:color="auto"/>
                <w:right w:val="none" w:sz="0" w:space="0" w:color="auto"/>
              </w:divBdr>
            </w:div>
            <w:div w:id="239407949">
              <w:marLeft w:val="0"/>
              <w:marRight w:val="0"/>
              <w:marTop w:val="0"/>
              <w:marBottom w:val="0"/>
              <w:divBdr>
                <w:top w:val="none" w:sz="0" w:space="0" w:color="auto"/>
                <w:left w:val="none" w:sz="0" w:space="0" w:color="auto"/>
                <w:bottom w:val="none" w:sz="0" w:space="0" w:color="auto"/>
                <w:right w:val="none" w:sz="0" w:space="0" w:color="auto"/>
              </w:divBdr>
            </w:div>
            <w:div w:id="241452796">
              <w:marLeft w:val="0"/>
              <w:marRight w:val="0"/>
              <w:marTop w:val="0"/>
              <w:marBottom w:val="0"/>
              <w:divBdr>
                <w:top w:val="none" w:sz="0" w:space="0" w:color="auto"/>
                <w:left w:val="none" w:sz="0" w:space="0" w:color="auto"/>
                <w:bottom w:val="none" w:sz="0" w:space="0" w:color="auto"/>
                <w:right w:val="none" w:sz="0" w:space="0" w:color="auto"/>
              </w:divBdr>
            </w:div>
            <w:div w:id="242689950">
              <w:marLeft w:val="0"/>
              <w:marRight w:val="0"/>
              <w:marTop w:val="0"/>
              <w:marBottom w:val="0"/>
              <w:divBdr>
                <w:top w:val="none" w:sz="0" w:space="0" w:color="auto"/>
                <w:left w:val="none" w:sz="0" w:space="0" w:color="auto"/>
                <w:bottom w:val="none" w:sz="0" w:space="0" w:color="auto"/>
                <w:right w:val="none" w:sz="0" w:space="0" w:color="auto"/>
              </w:divBdr>
            </w:div>
            <w:div w:id="246114158">
              <w:marLeft w:val="0"/>
              <w:marRight w:val="0"/>
              <w:marTop w:val="0"/>
              <w:marBottom w:val="0"/>
              <w:divBdr>
                <w:top w:val="none" w:sz="0" w:space="0" w:color="auto"/>
                <w:left w:val="none" w:sz="0" w:space="0" w:color="auto"/>
                <w:bottom w:val="none" w:sz="0" w:space="0" w:color="auto"/>
                <w:right w:val="none" w:sz="0" w:space="0" w:color="auto"/>
              </w:divBdr>
            </w:div>
            <w:div w:id="246350493">
              <w:marLeft w:val="0"/>
              <w:marRight w:val="0"/>
              <w:marTop w:val="0"/>
              <w:marBottom w:val="0"/>
              <w:divBdr>
                <w:top w:val="none" w:sz="0" w:space="0" w:color="auto"/>
                <w:left w:val="none" w:sz="0" w:space="0" w:color="auto"/>
                <w:bottom w:val="none" w:sz="0" w:space="0" w:color="auto"/>
                <w:right w:val="none" w:sz="0" w:space="0" w:color="auto"/>
              </w:divBdr>
            </w:div>
            <w:div w:id="246886244">
              <w:marLeft w:val="0"/>
              <w:marRight w:val="0"/>
              <w:marTop w:val="0"/>
              <w:marBottom w:val="0"/>
              <w:divBdr>
                <w:top w:val="none" w:sz="0" w:space="0" w:color="auto"/>
                <w:left w:val="none" w:sz="0" w:space="0" w:color="auto"/>
                <w:bottom w:val="none" w:sz="0" w:space="0" w:color="auto"/>
                <w:right w:val="none" w:sz="0" w:space="0" w:color="auto"/>
              </w:divBdr>
            </w:div>
            <w:div w:id="247925351">
              <w:marLeft w:val="0"/>
              <w:marRight w:val="0"/>
              <w:marTop w:val="0"/>
              <w:marBottom w:val="0"/>
              <w:divBdr>
                <w:top w:val="none" w:sz="0" w:space="0" w:color="auto"/>
                <w:left w:val="none" w:sz="0" w:space="0" w:color="auto"/>
                <w:bottom w:val="none" w:sz="0" w:space="0" w:color="auto"/>
                <w:right w:val="none" w:sz="0" w:space="0" w:color="auto"/>
              </w:divBdr>
            </w:div>
            <w:div w:id="248468177">
              <w:marLeft w:val="0"/>
              <w:marRight w:val="0"/>
              <w:marTop w:val="0"/>
              <w:marBottom w:val="0"/>
              <w:divBdr>
                <w:top w:val="none" w:sz="0" w:space="0" w:color="auto"/>
                <w:left w:val="none" w:sz="0" w:space="0" w:color="auto"/>
                <w:bottom w:val="none" w:sz="0" w:space="0" w:color="auto"/>
                <w:right w:val="none" w:sz="0" w:space="0" w:color="auto"/>
              </w:divBdr>
            </w:div>
            <w:div w:id="250547856">
              <w:marLeft w:val="0"/>
              <w:marRight w:val="0"/>
              <w:marTop w:val="0"/>
              <w:marBottom w:val="0"/>
              <w:divBdr>
                <w:top w:val="none" w:sz="0" w:space="0" w:color="auto"/>
                <w:left w:val="none" w:sz="0" w:space="0" w:color="auto"/>
                <w:bottom w:val="none" w:sz="0" w:space="0" w:color="auto"/>
                <w:right w:val="none" w:sz="0" w:space="0" w:color="auto"/>
              </w:divBdr>
            </w:div>
            <w:div w:id="251279658">
              <w:marLeft w:val="0"/>
              <w:marRight w:val="0"/>
              <w:marTop w:val="0"/>
              <w:marBottom w:val="0"/>
              <w:divBdr>
                <w:top w:val="none" w:sz="0" w:space="0" w:color="auto"/>
                <w:left w:val="none" w:sz="0" w:space="0" w:color="auto"/>
                <w:bottom w:val="none" w:sz="0" w:space="0" w:color="auto"/>
                <w:right w:val="none" w:sz="0" w:space="0" w:color="auto"/>
              </w:divBdr>
            </w:div>
            <w:div w:id="251742785">
              <w:marLeft w:val="0"/>
              <w:marRight w:val="0"/>
              <w:marTop w:val="0"/>
              <w:marBottom w:val="0"/>
              <w:divBdr>
                <w:top w:val="none" w:sz="0" w:space="0" w:color="auto"/>
                <w:left w:val="none" w:sz="0" w:space="0" w:color="auto"/>
                <w:bottom w:val="none" w:sz="0" w:space="0" w:color="auto"/>
                <w:right w:val="none" w:sz="0" w:space="0" w:color="auto"/>
              </w:divBdr>
            </w:div>
            <w:div w:id="252981625">
              <w:marLeft w:val="0"/>
              <w:marRight w:val="0"/>
              <w:marTop w:val="0"/>
              <w:marBottom w:val="0"/>
              <w:divBdr>
                <w:top w:val="none" w:sz="0" w:space="0" w:color="auto"/>
                <w:left w:val="none" w:sz="0" w:space="0" w:color="auto"/>
                <w:bottom w:val="none" w:sz="0" w:space="0" w:color="auto"/>
                <w:right w:val="none" w:sz="0" w:space="0" w:color="auto"/>
              </w:divBdr>
            </w:div>
            <w:div w:id="254366722">
              <w:marLeft w:val="0"/>
              <w:marRight w:val="0"/>
              <w:marTop w:val="0"/>
              <w:marBottom w:val="0"/>
              <w:divBdr>
                <w:top w:val="none" w:sz="0" w:space="0" w:color="auto"/>
                <w:left w:val="none" w:sz="0" w:space="0" w:color="auto"/>
                <w:bottom w:val="none" w:sz="0" w:space="0" w:color="auto"/>
                <w:right w:val="none" w:sz="0" w:space="0" w:color="auto"/>
              </w:divBdr>
            </w:div>
            <w:div w:id="255360734">
              <w:marLeft w:val="0"/>
              <w:marRight w:val="0"/>
              <w:marTop w:val="0"/>
              <w:marBottom w:val="0"/>
              <w:divBdr>
                <w:top w:val="none" w:sz="0" w:space="0" w:color="auto"/>
                <w:left w:val="none" w:sz="0" w:space="0" w:color="auto"/>
                <w:bottom w:val="none" w:sz="0" w:space="0" w:color="auto"/>
                <w:right w:val="none" w:sz="0" w:space="0" w:color="auto"/>
              </w:divBdr>
            </w:div>
            <w:div w:id="258178291">
              <w:marLeft w:val="0"/>
              <w:marRight w:val="0"/>
              <w:marTop w:val="0"/>
              <w:marBottom w:val="0"/>
              <w:divBdr>
                <w:top w:val="none" w:sz="0" w:space="0" w:color="auto"/>
                <w:left w:val="none" w:sz="0" w:space="0" w:color="auto"/>
                <w:bottom w:val="none" w:sz="0" w:space="0" w:color="auto"/>
                <w:right w:val="none" w:sz="0" w:space="0" w:color="auto"/>
              </w:divBdr>
            </w:div>
            <w:div w:id="258295303">
              <w:marLeft w:val="0"/>
              <w:marRight w:val="0"/>
              <w:marTop w:val="0"/>
              <w:marBottom w:val="0"/>
              <w:divBdr>
                <w:top w:val="none" w:sz="0" w:space="0" w:color="auto"/>
                <w:left w:val="none" w:sz="0" w:space="0" w:color="auto"/>
                <w:bottom w:val="none" w:sz="0" w:space="0" w:color="auto"/>
                <w:right w:val="none" w:sz="0" w:space="0" w:color="auto"/>
              </w:divBdr>
              <w:divsChild>
                <w:div w:id="2560047">
                  <w:marLeft w:val="0"/>
                  <w:marRight w:val="0"/>
                  <w:marTop w:val="0"/>
                  <w:marBottom w:val="0"/>
                  <w:divBdr>
                    <w:top w:val="none" w:sz="0" w:space="0" w:color="auto"/>
                    <w:left w:val="none" w:sz="0" w:space="0" w:color="auto"/>
                    <w:bottom w:val="none" w:sz="0" w:space="0" w:color="auto"/>
                    <w:right w:val="none" w:sz="0" w:space="0" w:color="auto"/>
                  </w:divBdr>
                </w:div>
                <w:div w:id="2901917">
                  <w:marLeft w:val="0"/>
                  <w:marRight w:val="0"/>
                  <w:marTop w:val="0"/>
                  <w:marBottom w:val="0"/>
                  <w:divBdr>
                    <w:top w:val="none" w:sz="0" w:space="0" w:color="auto"/>
                    <w:left w:val="none" w:sz="0" w:space="0" w:color="auto"/>
                    <w:bottom w:val="none" w:sz="0" w:space="0" w:color="auto"/>
                    <w:right w:val="none" w:sz="0" w:space="0" w:color="auto"/>
                  </w:divBdr>
                </w:div>
                <w:div w:id="5445173">
                  <w:marLeft w:val="0"/>
                  <w:marRight w:val="0"/>
                  <w:marTop w:val="0"/>
                  <w:marBottom w:val="0"/>
                  <w:divBdr>
                    <w:top w:val="none" w:sz="0" w:space="0" w:color="auto"/>
                    <w:left w:val="none" w:sz="0" w:space="0" w:color="auto"/>
                    <w:bottom w:val="none" w:sz="0" w:space="0" w:color="auto"/>
                    <w:right w:val="none" w:sz="0" w:space="0" w:color="auto"/>
                  </w:divBdr>
                </w:div>
                <w:div w:id="6829009">
                  <w:marLeft w:val="0"/>
                  <w:marRight w:val="0"/>
                  <w:marTop w:val="0"/>
                  <w:marBottom w:val="0"/>
                  <w:divBdr>
                    <w:top w:val="none" w:sz="0" w:space="0" w:color="auto"/>
                    <w:left w:val="none" w:sz="0" w:space="0" w:color="auto"/>
                    <w:bottom w:val="none" w:sz="0" w:space="0" w:color="auto"/>
                    <w:right w:val="none" w:sz="0" w:space="0" w:color="auto"/>
                  </w:divBdr>
                </w:div>
                <w:div w:id="8340204">
                  <w:marLeft w:val="0"/>
                  <w:marRight w:val="0"/>
                  <w:marTop w:val="0"/>
                  <w:marBottom w:val="0"/>
                  <w:divBdr>
                    <w:top w:val="none" w:sz="0" w:space="0" w:color="auto"/>
                    <w:left w:val="none" w:sz="0" w:space="0" w:color="auto"/>
                    <w:bottom w:val="none" w:sz="0" w:space="0" w:color="auto"/>
                    <w:right w:val="none" w:sz="0" w:space="0" w:color="auto"/>
                  </w:divBdr>
                </w:div>
                <w:div w:id="14113844">
                  <w:marLeft w:val="0"/>
                  <w:marRight w:val="0"/>
                  <w:marTop w:val="0"/>
                  <w:marBottom w:val="0"/>
                  <w:divBdr>
                    <w:top w:val="none" w:sz="0" w:space="0" w:color="auto"/>
                    <w:left w:val="none" w:sz="0" w:space="0" w:color="auto"/>
                    <w:bottom w:val="none" w:sz="0" w:space="0" w:color="auto"/>
                    <w:right w:val="none" w:sz="0" w:space="0" w:color="auto"/>
                  </w:divBdr>
                </w:div>
                <w:div w:id="15011604">
                  <w:marLeft w:val="0"/>
                  <w:marRight w:val="0"/>
                  <w:marTop w:val="0"/>
                  <w:marBottom w:val="0"/>
                  <w:divBdr>
                    <w:top w:val="none" w:sz="0" w:space="0" w:color="auto"/>
                    <w:left w:val="none" w:sz="0" w:space="0" w:color="auto"/>
                    <w:bottom w:val="none" w:sz="0" w:space="0" w:color="auto"/>
                    <w:right w:val="none" w:sz="0" w:space="0" w:color="auto"/>
                  </w:divBdr>
                </w:div>
                <w:div w:id="23798863">
                  <w:marLeft w:val="0"/>
                  <w:marRight w:val="0"/>
                  <w:marTop w:val="0"/>
                  <w:marBottom w:val="0"/>
                  <w:divBdr>
                    <w:top w:val="none" w:sz="0" w:space="0" w:color="auto"/>
                    <w:left w:val="none" w:sz="0" w:space="0" w:color="auto"/>
                    <w:bottom w:val="none" w:sz="0" w:space="0" w:color="auto"/>
                    <w:right w:val="none" w:sz="0" w:space="0" w:color="auto"/>
                  </w:divBdr>
                </w:div>
                <w:div w:id="25912902">
                  <w:marLeft w:val="0"/>
                  <w:marRight w:val="0"/>
                  <w:marTop w:val="0"/>
                  <w:marBottom w:val="0"/>
                  <w:divBdr>
                    <w:top w:val="none" w:sz="0" w:space="0" w:color="auto"/>
                    <w:left w:val="none" w:sz="0" w:space="0" w:color="auto"/>
                    <w:bottom w:val="none" w:sz="0" w:space="0" w:color="auto"/>
                    <w:right w:val="none" w:sz="0" w:space="0" w:color="auto"/>
                  </w:divBdr>
                </w:div>
                <w:div w:id="27729090">
                  <w:marLeft w:val="0"/>
                  <w:marRight w:val="0"/>
                  <w:marTop w:val="0"/>
                  <w:marBottom w:val="0"/>
                  <w:divBdr>
                    <w:top w:val="none" w:sz="0" w:space="0" w:color="auto"/>
                    <w:left w:val="none" w:sz="0" w:space="0" w:color="auto"/>
                    <w:bottom w:val="none" w:sz="0" w:space="0" w:color="auto"/>
                    <w:right w:val="none" w:sz="0" w:space="0" w:color="auto"/>
                  </w:divBdr>
                </w:div>
                <w:div w:id="30422887">
                  <w:marLeft w:val="0"/>
                  <w:marRight w:val="0"/>
                  <w:marTop w:val="0"/>
                  <w:marBottom w:val="0"/>
                  <w:divBdr>
                    <w:top w:val="none" w:sz="0" w:space="0" w:color="auto"/>
                    <w:left w:val="none" w:sz="0" w:space="0" w:color="auto"/>
                    <w:bottom w:val="none" w:sz="0" w:space="0" w:color="auto"/>
                    <w:right w:val="none" w:sz="0" w:space="0" w:color="auto"/>
                  </w:divBdr>
                </w:div>
                <w:div w:id="31537456">
                  <w:marLeft w:val="0"/>
                  <w:marRight w:val="0"/>
                  <w:marTop w:val="0"/>
                  <w:marBottom w:val="0"/>
                  <w:divBdr>
                    <w:top w:val="none" w:sz="0" w:space="0" w:color="auto"/>
                    <w:left w:val="none" w:sz="0" w:space="0" w:color="auto"/>
                    <w:bottom w:val="none" w:sz="0" w:space="0" w:color="auto"/>
                    <w:right w:val="none" w:sz="0" w:space="0" w:color="auto"/>
                  </w:divBdr>
                </w:div>
                <w:div w:id="32268328">
                  <w:marLeft w:val="0"/>
                  <w:marRight w:val="0"/>
                  <w:marTop w:val="0"/>
                  <w:marBottom w:val="0"/>
                  <w:divBdr>
                    <w:top w:val="none" w:sz="0" w:space="0" w:color="auto"/>
                    <w:left w:val="none" w:sz="0" w:space="0" w:color="auto"/>
                    <w:bottom w:val="none" w:sz="0" w:space="0" w:color="auto"/>
                    <w:right w:val="none" w:sz="0" w:space="0" w:color="auto"/>
                  </w:divBdr>
                </w:div>
                <w:div w:id="34163783">
                  <w:marLeft w:val="0"/>
                  <w:marRight w:val="0"/>
                  <w:marTop w:val="0"/>
                  <w:marBottom w:val="0"/>
                  <w:divBdr>
                    <w:top w:val="none" w:sz="0" w:space="0" w:color="auto"/>
                    <w:left w:val="none" w:sz="0" w:space="0" w:color="auto"/>
                    <w:bottom w:val="none" w:sz="0" w:space="0" w:color="auto"/>
                    <w:right w:val="none" w:sz="0" w:space="0" w:color="auto"/>
                  </w:divBdr>
                </w:div>
                <w:div w:id="35200371">
                  <w:marLeft w:val="0"/>
                  <w:marRight w:val="0"/>
                  <w:marTop w:val="0"/>
                  <w:marBottom w:val="0"/>
                  <w:divBdr>
                    <w:top w:val="none" w:sz="0" w:space="0" w:color="auto"/>
                    <w:left w:val="none" w:sz="0" w:space="0" w:color="auto"/>
                    <w:bottom w:val="none" w:sz="0" w:space="0" w:color="auto"/>
                    <w:right w:val="none" w:sz="0" w:space="0" w:color="auto"/>
                  </w:divBdr>
                </w:div>
                <w:div w:id="38092205">
                  <w:marLeft w:val="0"/>
                  <w:marRight w:val="0"/>
                  <w:marTop w:val="0"/>
                  <w:marBottom w:val="0"/>
                  <w:divBdr>
                    <w:top w:val="none" w:sz="0" w:space="0" w:color="auto"/>
                    <w:left w:val="none" w:sz="0" w:space="0" w:color="auto"/>
                    <w:bottom w:val="none" w:sz="0" w:space="0" w:color="auto"/>
                    <w:right w:val="none" w:sz="0" w:space="0" w:color="auto"/>
                  </w:divBdr>
                </w:div>
                <w:div w:id="40204420">
                  <w:marLeft w:val="0"/>
                  <w:marRight w:val="0"/>
                  <w:marTop w:val="0"/>
                  <w:marBottom w:val="0"/>
                  <w:divBdr>
                    <w:top w:val="none" w:sz="0" w:space="0" w:color="auto"/>
                    <w:left w:val="none" w:sz="0" w:space="0" w:color="auto"/>
                    <w:bottom w:val="none" w:sz="0" w:space="0" w:color="auto"/>
                    <w:right w:val="none" w:sz="0" w:space="0" w:color="auto"/>
                  </w:divBdr>
                </w:div>
                <w:div w:id="41176206">
                  <w:marLeft w:val="0"/>
                  <w:marRight w:val="0"/>
                  <w:marTop w:val="0"/>
                  <w:marBottom w:val="0"/>
                  <w:divBdr>
                    <w:top w:val="none" w:sz="0" w:space="0" w:color="auto"/>
                    <w:left w:val="none" w:sz="0" w:space="0" w:color="auto"/>
                    <w:bottom w:val="none" w:sz="0" w:space="0" w:color="auto"/>
                    <w:right w:val="none" w:sz="0" w:space="0" w:color="auto"/>
                  </w:divBdr>
                </w:div>
                <w:div w:id="42288822">
                  <w:marLeft w:val="0"/>
                  <w:marRight w:val="0"/>
                  <w:marTop w:val="0"/>
                  <w:marBottom w:val="0"/>
                  <w:divBdr>
                    <w:top w:val="none" w:sz="0" w:space="0" w:color="auto"/>
                    <w:left w:val="none" w:sz="0" w:space="0" w:color="auto"/>
                    <w:bottom w:val="none" w:sz="0" w:space="0" w:color="auto"/>
                    <w:right w:val="none" w:sz="0" w:space="0" w:color="auto"/>
                  </w:divBdr>
                </w:div>
                <w:div w:id="42559314">
                  <w:marLeft w:val="0"/>
                  <w:marRight w:val="0"/>
                  <w:marTop w:val="0"/>
                  <w:marBottom w:val="0"/>
                  <w:divBdr>
                    <w:top w:val="none" w:sz="0" w:space="0" w:color="auto"/>
                    <w:left w:val="none" w:sz="0" w:space="0" w:color="auto"/>
                    <w:bottom w:val="none" w:sz="0" w:space="0" w:color="auto"/>
                    <w:right w:val="none" w:sz="0" w:space="0" w:color="auto"/>
                  </w:divBdr>
                </w:div>
                <w:div w:id="43144347">
                  <w:marLeft w:val="0"/>
                  <w:marRight w:val="0"/>
                  <w:marTop w:val="0"/>
                  <w:marBottom w:val="0"/>
                  <w:divBdr>
                    <w:top w:val="none" w:sz="0" w:space="0" w:color="auto"/>
                    <w:left w:val="none" w:sz="0" w:space="0" w:color="auto"/>
                    <w:bottom w:val="none" w:sz="0" w:space="0" w:color="auto"/>
                    <w:right w:val="none" w:sz="0" w:space="0" w:color="auto"/>
                  </w:divBdr>
                </w:div>
                <w:div w:id="44834946">
                  <w:marLeft w:val="0"/>
                  <w:marRight w:val="0"/>
                  <w:marTop w:val="0"/>
                  <w:marBottom w:val="0"/>
                  <w:divBdr>
                    <w:top w:val="none" w:sz="0" w:space="0" w:color="auto"/>
                    <w:left w:val="none" w:sz="0" w:space="0" w:color="auto"/>
                    <w:bottom w:val="none" w:sz="0" w:space="0" w:color="auto"/>
                    <w:right w:val="none" w:sz="0" w:space="0" w:color="auto"/>
                  </w:divBdr>
                </w:div>
                <w:div w:id="45833888">
                  <w:marLeft w:val="0"/>
                  <w:marRight w:val="0"/>
                  <w:marTop w:val="0"/>
                  <w:marBottom w:val="0"/>
                  <w:divBdr>
                    <w:top w:val="none" w:sz="0" w:space="0" w:color="auto"/>
                    <w:left w:val="none" w:sz="0" w:space="0" w:color="auto"/>
                    <w:bottom w:val="none" w:sz="0" w:space="0" w:color="auto"/>
                    <w:right w:val="none" w:sz="0" w:space="0" w:color="auto"/>
                  </w:divBdr>
                </w:div>
                <w:div w:id="49691922">
                  <w:marLeft w:val="0"/>
                  <w:marRight w:val="0"/>
                  <w:marTop w:val="0"/>
                  <w:marBottom w:val="0"/>
                  <w:divBdr>
                    <w:top w:val="none" w:sz="0" w:space="0" w:color="auto"/>
                    <w:left w:val="none" w:sz="0" w:space="0" w:color="auto"/>
                    <w:bottom w:val="none" w:sz="0" w:space="0" w:color="auto"/>
                    <w:right w:val="none" w:sz="0" w:space="0" w:color="auto"/>
                  </w:divBdr>
                </w:div>
                <w:div w:id="51464303">
                  <w:marLeft w:val="0"/>
                  <w:marRight w:val="0"/>
                  <w:marTop w:val="0"/>
                  <w:marBottom w:val="0"/>
                  <w:divBdr>
                    <w:top w:val="none" w:sz="0" w:space="0" w:color="auto"/>
                    <w:left w:val="none" w:sz="0" w:space="0" w:color="auto"/>
                    <w:bottom w:val="none" w:sz="0" w:space="0" w:color="auto"/>
                    <w:right w:val="none" w:sz="0" w:space="0" w:color="auto"/>
                  </w:divBdr>
                </w:div>
                <w:div w:id="52702506">
                  <w:marLeft w:val="0"/>
                  <w:marRight w:val="0"/>
                  <w:marTop w:val="0"/>
                  <w:marBottom w:val="0"/>
                  <w:divBdr>
                    <w:top w:val="none" w:sz="0" w:space="0" w:color="auto"/>
                    <w:left w:val="none" w:sz="0" w:space="0" w:color="auto"/>
                    <w:bottom w:val="none" w:sz="0" w:space="0" w:color="auto"/>
                    <w:right w:val="none" w:sz="0" w:space="0" w:color="auto"/>
                  </w:divBdr>
                </w:div>
                <w:div w:id="55596140">
                  <w:marLeft w:val="0"/>
                  <w:marRight w:val="0"/>
                  <w:marTop w:val="0"/>
                  <w:marBottom w:val="0"/>
                  <w:divBdr>
                    <w:top w:val="none" w:sz="0" w:space="0" w:color="auto"/>
                    <w:left w:val="none" w:sz="0" w:space="0" w:color="auto"/>
                    <w:bottom w:val="none" w:sz="0" w:space="0" w:color="auto"/>
                    <w:right w:val="none" w:sz="0" w:space="0" w:color="auto"/>
                  </w:divBdr>
                </w:div>
                <w:div w:id="60061106">
                  <w:marLeft w:val="0"/>
                  <w:marRight w:val="0"/>
                  <w:marTop w:val="0"/>
                  <w:marBottom w:val="0"/>
                  <w:divBdr>
                    <w:top w:val="none" w:sz="0" w:space="0" w:color="auto"/>
                    <w:left w:val="none" w:sz="0" w:space="0" w:color="auto"/>
                    <w:bottom w:val="none" w:sz="0" w:space="0" w:color="auto"/>
                    <w:right w:val="none" w:sz="0" w:space="0" w:color="auto"/>
                  </w:divBdr>
                </w:div>
                <w:div w:id="60715573">
                  <w:marLeft w:val="0"/>
                  <w:marRight w:val="0"/>
                  <w:marTop w:val="0"/>
                  <w:marBottom w:val="0"/>
                  <w:divBdr>
                    <w:top w:val="none" w:sz="0" w:space="0" w:color="auto"/>
                    <w:left w:val="none" w:sz="0" w:space="0" w:color="auto"/>
                    <w:bottom w:val="none" w:sz="0" w:space="0" w:color="auto"/>
                    <w:right w:val="none" w:sz="0" w:space="0" w:color="auto"/>
                  </w:divBdr>
                </w:div>
                <w:div w:id="61100783">
                  <w:marLeft w:val="0"/>
                  <w:marRight w:val="0"/>
                  <w:marTop w:val="0"/>
                  <w:marBottom w:val="0"/>
                  <w:divBdr>
                    <w:top w:val="none" w:sz="0" w:space="0" w:color="auto"/>
                    <w:left w:val="none" w:sz="0" w:space="0" w:color="auto"/>
                    <w:bottom w:val="none" w:sz="0" w:space="0" w:color="auto"/>
                    <w:right w:val="none" w:sz="0" w:space="0" w:color="auto"/>
                  </w:divBdr>
                </w:div>
                <w:div w:id="63189849">
                  <w:marLeft w:val="0"/>
                  <w:marRight w:val="0"/>
                  <w:marTop w:val="0"/>
                  <w:marBottom w:val="0"/>
                  <w:divBdr>
                    <w:top w:val="none" w:sz="0" w:space="0" w:color="auto"/>
                    <w:left w:val="none" w:sz="0" w:space="0" w:color="auto"/>
                    <w:bottom w:val="none" w:sz="0" w:space="0" w:color="auto"/>
                    <w:right w:val="none" w:sz="0" w:space="0" w:color="auto"/>
                  </w:divBdr>
                </w:div>
                <w:div w:id="64648213">
                  <w:marLeft w:val="0"/>
                  <w:marRight w:val="0"/>
                  <w:marTop w:val="0"/>
                  <w:marBottom w:val="0"/>
                  <w:divBdr>
                    <w:top w:val="none" w:sz="0" w:space="0" w:color="auto"/>
                    <w:left w:val="none" w:sz="0" w:space="0" w:color="auto"/>
                    <w:bottom w:val="none" w:sz="0" w:space="0" w:color="auto"/>
                    <w:right w:val="none" w:sz="0" w:space="0" w:color="auto"/>
                  </w:divBdr>
                </w:div>
                <w:div w:id="65542051">
                  <w:marLeft w:val="0"/>
                  <w:marRight w:val="0"/>
                  <w:marTop w:val="0"/>
                  <w:marBottom w:val="0"/>
                  <w:divBdr>
                    <w:top w:val="none" w:sz="0" w:space="0" w:color="auto"/>
                    <w:left w:val="none" w:sz="0" w:space="0" w:color="auto"/>
                    <w:bottom w:val="none" w:sz="0" w:space="0" w:color="auto"/>
                    <w:right w:val="none" w:sz="0" w:space="0" w:color="auto"/>
                  </w:divBdr>
                </w:div>
                <w:div w:id="67193550">
                  <w:marLeft w:val="0"/>
                  <w:marRight w:val="0"/>
                  <w:marTop w:val="0"/>
                  <w:marBottom w:val="0"/>
                  <w:divBdr>
                    <w:top w:val="none" w:sz="0" w:space="0" w:color="auto"/>
                    <w:left w:val="none" w:sz="0" w:space="0" w:color="auto"/>
                    <w:bottom w:val="none" w:sz="0" w:space="0" w:color="auto"/>
                    <w:right w:val="none" w:sz="0" w:space="0" w:color="auto"/>
                  </w:divBdr>
                </w:div>
                <w:div w:id="70740458">
                  <w:marLeft w:val="0"/>
                  <w:marRight w:val="0"/>
                  <w:marTop w:val="0"/>
                  <w:marBottom w:val="0"/>
                  <w:divBdr>
                    <w:top w:val="none" w:sz="0" w:space="0" w:color="auto"/>
                    <w:left w:val="none" w:sz="0" w:space="0" w:color="auto"/>
                    <w:bottom w:val="none" w:sz="0" w:space="0" w:color="auto"/>
                    <w:right w:val="none" w:sz="0" w:space="0" w:color="auto"/>
                  </w:divBdr>
                </w:div>
                <w:div w:id="71513956">
                  <w:marLeft w:val="0"/>
                  <w:marRight w:val="0"/>
                  <w:marTop w:val="0"/>
                  <w:marBottom w:val="0"/>
                  <w:divBdr>
                    <w:top w:val="none" w:sz="0" w:space="0" w:color="auto"/>
                    <w:left w:val="none" w:sz="0" w:space="0" w:color="auto"/>
                    <w:bottom w:val="none" w:sz="0" w:space="0" w:color="auto"/>
                    <w:right w:val="none" w:sz="0" w:space="0" w:color="auto"/>
                  </w:divBdr>
                </w:div>
                <w:div w:id="72051004">
                  <w:marLeft w:val="0"/>
                  <w:marRight w:val="0"/>
                  <w:marTop w:val="0"/>
                  <w:marBottom w:val="0"/>
                  <w:divBdr>
                    <w:top w:val="none" w:sz="0" w:space="0" w:color="auto"/>
                    <w:left w:val="none" w:sz="0" w:space="0" w:color="auto"/>
                    <w:bottom w:val="none" w:sz="0" w:space="0" w:color="auto"/>
                    <w:right w:val="none" w:sz="0" w:space="0" w:color="auto"/>
                  </w:divBdr>
                </w:div>
                <w:div w:id="72435378">
                  <w:marLeft w:val="0"/>
                  <w:marRight w:val="0"/>
                  <w:marTop w:val="0"/>
                  <w:marBottom w:val="0"/>
                  <w:divBdr>
                    <w:top w:val="none" w:sz="0" w:space="0" w:color="auto"/>
                    <w:left w:val="none" w:sz="0" w:space="0" w:color="auto"/>
                    <w:bottom w:val="none" w:sz="0" w:space="0" w:color="auto"/>
                    <w:right w:val="none" w:sz="0" w:space="0" w:color="auto"/>
                  </w:divBdr>
                </w:div>
                <w:div w:id="77291149">
                  <w:marLeft w:val="0"/>
                  <w:marRight w:val="0"/>
                  <w:marTop w:val="0"/>
                  <w:marBottom w:val="0"/>
                  <w:divBdr>
                    <w:top w:val="none" w:sz="0" w:space="0" w:color="auto"/>
                    <w:left w:val="none" w:sz="0" w:space="0" w:color="auto"/>
                    <w:bottom w:val="none" w:sz="0" w:space="0" w:color="auto"/>
                    <w:right w:val="none" w:sz="0" w:space="0" w:color="auto"/>
                  </w:divBdr>
                </w:div>
                <w:div w:id="78214950">
                  <w:marLeft w:val="0"/>
                  <w:marRight w:val="0"/>
                  <w:marTop w:val="0"/>
                  <w:marBottom w:val="0"/>
                  <w:divBdr>
                    <w:top w:val="none" w:sz="0" w:space="0" w:color="auto"/>
                    <w:left w:val="none" w:sz="0" w:space="0" w:color="auto"/>
                    <w:bottom w:val="none" w:sz="0" w:space="0" w:color="auto"/>
                    <w:right w:val="none" w:sz="0" w:space="0" w:color="auto"/>
                  </w:divBdr>
                </w:div>
                <w:div w:id="78796491">
                  <w:marLeft w:val="0"/>
                  <w:marRight w:val="0"/>
                  <w:marTop w:val="0"/>
                  <w:marBottom w:val="0"/>
                  <w:divBdr>
                    <w:top w:val="none" w:sz="0" w:space="0" w:color="auto"/>
                    <w:left w:val="none" w:sz="0" w:space="0" w:color="auto"/>
                    <w:bottom w:val="none" w:sz="0" w:space="0" w:color="auto"/>
                    <w:right w:val="none" w:sz="0" w:space="0" w:color="auto"/>
                  </w:divBdr>
                </w:div>
                <w:div w:id="79911927">
                  <w:marLeft w:val="0"/>
                  <w:marRight w:val="0"/>
                  <w:marTop w:val="0"/>
                  <w:marBottom w:val="0"/>
                  <w:divBdr>
                    <w:top w:val="none" w:sz="0" w:space="0" w:color="auto"/>
                    <w:left w:val="none" w:sz="0" w:space="0" w:color="auto"/>
                    <w:bottom w:val="none" w:sz="0" w:space="0" w:color="auto"/>
                    <w:right w:val="none" w:sz="0" w:space="0" w:color="auto"/>
                  </w:divBdr>
                </w:div>
                <w:div w:id="80683191">
                  <w:marLeft w:val="0"/>
                  <w:marRight w:val="0"/>
                  <w:marTop w:val="0"/>
                  <w:marBottom w:val="0"/>
                  <w:divBdr>
                    <w:top w:val="none" w:sz="0" w:space="0" w:color="auto"/>
                    <w:left w:val="none" w:sz="0" w:space="0" w:color="auto"/>
                    <w:bottom w:val="none" w:sz="0" w:space="0" w:color="auto"/>
                    <w:right w:val="none" w:sz="0" w:space="0" w:color="auto"/>
                  </w:divBdr>
                </w:div>
                <w:div w:id="82117586">
                  <w:marLeft w:val="0"/>
                  <w:marRight w:val="0"/>
                  <w:marTop w:val="0"/>
                  <w:marBottom w:val="0"/>
                  <w:divBdr>
                    <w:top w:val="none" w:sz="0" w:space="0" w:color="auto"/>
                    <w:left w:val="none" w:sz="0" w:space="0" w:color="auto"/>
                    <w:bottom w:val="none" w:sz="0" w:space="0" w:color="auto"/>
                    <w:right w:val="none" w:sz="0" w:space="0" w:color="auto"/>
                  </w:divBdr>
                </w:div>
                <w:div w:id="83065667">
                  <w:marLeft w:val="0"/>
                  <w:marRight w:val="0"/>
                  <w:marTop w:val="0"/>
                  <w:marBottom w:val="0"/>
                  <w:divBdr>
                    <w:top w:val="none" w:sz="0" w:space="0" w:color="auto"/>
                    <w:left w:val="none" w:sz="0" w:space="0" w:color="auto"/>
                    <w:bottom w:val="none" w:sz="0" w:space="0" w:color="auto"/>
                    <w:right w:val="none" w:sz="0" w:space="0" w:color="auto"/>
                  </w:divBdr>
                </w:div>
                <w:div w:id="83187814">
                  <w:marLeft w:val="0"/>
                  <w:marRight w:val="0"/>
                  <w:marTop w:val="0"/>
                  <w:marBottom w:val="0"/>
                  <w:divBdr>
                    <w:top w:val="none" w:sz="0" w:space="0" w:color="auto"/>
                    <w:left w:val="none" w:sz="0" w:space="0" w:color="auto"/>
                    <w:bottom w:val="none" w:sz="0" w:space="0" w:color="auto"/>
                    <w:right w:val="none" w:sz="0" w:space="0" w:color="auto"/>
                  </w:divBdr>
                </w:div>
                <w:div w:id="87971553">
                  <w:marLeft w:val="0"/>
                  <w:marRight w:val="0"/>
                  <w:marTop w:val="0"/>
                  <w:marBottom w:val="0"/>
                  <w:divBdr>
                    <w:top w:val="none" w:sz="0" w:space="0" w:color="auto"/>
                    <w:left w:val="none" w:sz="0" w:space="0" w:color="auto"/>
                    <w:bottom w:val="none" w:sz="0" w:space="0" w:color="auto"/>
                    <w:right w:val="none" w:sz="0" w:space="0" w:color="auto"/>
                  </w:divBdr>
                </w:div>
                <w:div w:id="88085588">
                  <w:marLeft w:val="0"/>
                  <w:marRight w:val="0"/>
                  <w:marTop w:val="0"/>
                  <w:marBottom w:val="0"/>
                  <w:divBdr>
                    <w:top w:val="none" w:sz="0" w:space="0" w:color="auto"/>
                    <w:left w:val="none" w:sz="0" w:space="0" w:color="auto"/>
                    <w:bottom w:val="none" w:sz="0" w:space="0" w:color="auto"/>
                    <w:right w:val="none" w:sz="0" w:space="0" w:color="auto"/>
                  </w:divBdr>
                </w:div>
                <w:div w:id="93324077">
                  <w:marLeft w:val="0"/>
                  <w:marRight w:val="0"/>
                  <w:marTop w:val="0"/>
                  <w:marBottom w:val="0"/>
                  <w:divBdr>
                    <w:top w:val="none" w:sz="0" w:space="0" w:color="auto"/>
                    <w:left w:val="none" w:sz="0" w:space="0" w:color="auto"/>
                    <w:bottom w:val="none" w:sz="0" w:space="0" w:color="auto"/>
                    <w:right w:val="none" w:sz="0" w:space="0" w:color="auto"/>
                  </w:divBdr>
                </w:div>
                <w:div w:id="93716526">
                  <w:marLeft w:val="0"/>
                  <w:marRight w:val="0"/>
                  <w:marTop w:val="0"/>
                  <w:marBottom w:val="0"/>
                  <w:divBdr>
                    <w:top w:val="none" w:sz="0" w:space="0" w:color="auto"/>
                    <w:left w:val="none" w:sz="0" w:space="0" w:color="auto"/>
                    <w:bottom w:val="none" w:sz="0" w:space="0" w:color="auto"/>
                    <w:right w:val="none" w:sz="0" w:space="0" w:color="auto"/>
                  </w:divBdr>
                </w:div>
                <w:div w:id="96222608">
                  <w:marLeft w:val="0"/>
                  <w:marRight w:val="0"/>
                  <w:marTop w:val="0"/>
                  <w:marBottom w:val="0"/>
                  <w:divBdr>
                    <w:top w:val="none" w:sz="0" w:space="0" w:color="auto"/>
                    <w:left w:val="none" w:sz="0" w:space="0" w:color="auto"/>
                    <w:bottom w:val="none" w:sz="0" w:space="0" w:color="auto"/>
                    <w:right w:val="none" w:sz="0" w:space="0" w:color="auto"/>
                  </w:divBdr>
                </w:div>
                <w:div w:id="98065426">
                  <w:marLeft w:val="0"/>
                  <w:marRight w:val="0"/>
                  <w:marTop w:val="0"/>
                  <w:marBottom w:val="0"/>
                  <w:divBdr>
                    <w:top w:val="none" w:sz="0" w:space="0" w:color="auto"/>
                    <w:left w:val="none" w:sz="0" w:space="0" w:color="auto"/>
                    <w:bottom w:val="none" w:sz="0" w:space="0" w:color="auto"/>
                    <w:right w:val="none" w:sz="0" w:space="0" w:color="auto"/>
                  </w:divBdr>
                </w:div>
                <w:div w:id="99185835">
                  <w:marLeft w:val="0"/>
                  <w:marRight w:val="0"/>
                  <w:marTop w:val="0"/>
                  <w:marBottom w:val="0"/>
                  <w:divBdr>
                    <w:top w:val="none" w:sz="0" w:space="0" w:color="auto"/>
                    <w:left w:val="none" w:sz="0" w:space="0" w:color="auto"/>
                    <w:bottom w:val="none" w:sz="0" w:space="0" w:color="auto"/>
                    <w:right w:val="none" w:sz="0" w:space="0" w:color="auto"/>
                  </w:divBdr>
                </w:div>
                <w:div w:id="100733098">
                  <w:marLeft w:val="0"/>
                  <w:marRight w:val="0"/>
                  <w:marTop w:val="0"/>
                  <w:marBottom w:val="0"/>
                  <w:divBdr>
                    <w:top w:val="none" w:sz="0" w:space="0" w:color="auto"/>
                    <w:left w:val="none" w:sz="0" w:space="0" w:color="auto"/>
                    <w:bottom w:val="none" w:sz="0" w:space="0" w:color="auto"/>
                    <w:right w:val="none" w:sz="0" w:space="0" w:color="auto"/>
                  </w:divBdr>
                </w:div>
                <w:div w:id="102263952">
                  <w:marLeft w:val="0"/>
                  <w:marRight w:val="0"/>
                  <w:marTop w:val="0"/>
                  <w:marBottom w:val="0"/>
                  <w:divBdr>
                    <w:top w:val="none" w:sz="0" w:space="0" w:color="auto"/>
                    <w:left w:val="none" w:sz="0" w:space="0" w:color="auto"/>
                    <w:bottom w:val="none" w:sz="0" w:space="0" w:color="auto"/>
                    <w:right w:val="none" w:sz="0" w:space="0" w:color="auto"/>
                  </w:divBdr>
                </w:div>
                <w:div w:id="103228258">
                  <w:marLeft w:val="0"/>
                  <w:marRight w:val="0"/>
                  <w:marTop w:val="0"/>
                  <w:marBottom w:val="0"/>
                  <w:divBdr>
                    <w:top w:val="none" w:sz="0" w:space="0" w:color="auto"/>
                    <w:left w:val="none" w:sz="0" w:space="0" w:color="auto"/>
                    <w:bottom w:val="none" w:sz="0" w:space="0" w:color="auto"/>
                    <w:right w:val="none" w:sz="0" w:space="0" w:color="auto"/>
                  </w:divBdr>
                </w:div>
                <w:div w:id="106437648">
                  <w:marLeft w:val="0"/>
                  <w:marRight w:val="0"/>
                  <w:marTop w:val="0"/>
                  <w:marBottom w:val="0"/>
                  <w:divBdr>
                    <w:top w:val="none" w:sz="0" w:space="0" w:color="auto"/>
                    <w:left w:val="none" w:sz="0" w:space="0" w:color="auto"/>
                    <w:bottom w:val="none" w:sz="0" w:space="0" w:color="auto"/>
                    <w:right w:val="none" w:sz="0" w:space="0" w:color="auto"/>
                  </w:divBdr>
                </w:div>
                <w:div w:id="106704821">
                  <w:marLeft w:val="0"/>
                  <w:marRight w:val="0"/>
                  <w:marTop w:val="0"/>
                  <w:marBottom w:val="0"/>
                  <w:divBdr>
                    <w:top w:val="none" w:sz="0" w:space="0" w:color="auto"/>
                    <w:left w:val="none" w:sz="0" w:space="0" w:color="auto"/>
                    <w:bottom w:val="none" w:sz="0" w:space="0" w:color="auto"/>
                    <w:right w:val="none" w:sz="0" w:space="0" w:color="auto"/>
                  </w:divBdr>
                </w:div>
                <w:div w:id="109008308">
                  <w:marLeft w:val="0"/>
                  <w:marRight w:val="0"/>
                  <w:marTop w:val="0"/>
                  <w:marBottom w:val="0"/>
                  <w:divBdr>
                    <w:top w:val="none" w:sz="0" w:space="0" w:color="auto"/>
                    <w:left w:val="none" w:sz="0" w:space="0" w:color="auto"/>
                    <w:bottom w:val="none" w:sz="0" w:space="0" w:color="auto"/>
                    <w:right w:val="none" w:sz="0" w:space="0" w:color="auto"/>
                  </w:divBdr>
                </w:div>
                <w:div w:id="110322030">
                  <w:marLeft w:val="0"/>
                  <w:marRight w:val="0"/>
                  <w:marTop w:val="0"/>
                  <w:marBottom w:val="0"/>
                  <w:divBdr>
                    <w:top w:val="none" w:sz="0" w:space="0" w:color="auto"/>
                    <w:left w:val="none" w:sz="0" w:space="0" w:color="auto"/>
                    <w:bottom w:val="none" w:sz="0" w:space="0" w:color="auto"/>
                    <w:right w:val="none" w:sz="0" w:space="0" w:color="auto"/>
                  </w:divBdr>
                </w:div>
                <w:div w:id="110636131">
                  <w:marLeft w:val="0"/>
                  <w:marRight w:val="0"/>
                  <w:marTop w:val="0"/>
                  <w:marBottom w:val="0"/>
                  <w:divBdr>
                    <w:top w:val="none" w:sz="0" w:space="0" w:color="auto"/>
                    <w:left w:val="none" w:sz="0" w:space="0" w:color="auto"/>
                    <w:bottom w:val="none" w:sz="0" w:space="0" w:color="auto"/>
                    <w:right w:val="none" w:sz="0" w:space="0" w:color="auto"/>
                  </w:divBdr>
                </w:div>
                <w:div w:id="111948456">
                  <w:marLeft w:val="0"/>
                  <w:marRight w:val="0"/>
                  <w:marTop w:val="0"/>
                  <w:marBottom w:val="0"/>
                  <w:divBdr>
                    <w:top w:val="none" w:sz="0" w:space="0" w:color="auto"/>
                    <w:left w:val="none" w:sz="0" w:space="0" w:color="auto"/>
                    <w:bottom w:val="none" w:sz="0" w:space="0" w:color="auto"/>
                    <w:right w:val="none" w:sz="0" w:space="0" w:color="auto"/>
                  </w:divBdr>
                </w:div>
                <w:div w:id="115956006">
                  <w:marLeft w:val="0"/>
                  <w:marRight w:val="0"/>
                  <w:marTop w:val="0"/>
                  <w:marBottom w:val="0"/>
                  <w:divBdr>
                    <w:top w:val="none" w:sz="0" w:space="0" w:color="auto"/>
                    <w:left w:val="none" w:sz="0" w:space="0" w:color="auto"/>
                    <w:bottom w:val="none" w:sz="0" w:space="0" w:color="auto"/>
                    <w:right w:val="none" w:sz="0" w:space="0" w:color="auto"/>
                  </w:divBdr>
                </w:div>
                <w:div w:id="119225757">
                  <w:marLeft w:val="0"/>
                  <w:marRight w:val="0"/>
                  <w:marTop w:val="0"/>
                  <w:marBottom w:val="0"/>
                  <w:divBdr>
                    <w:top w:val="none" w:sz="0" w:space="0" w:color="auto"/>
                    <w:left w:val="none" w:sz="0" w:space="0" w:color="auto"/>
                    <w:bottom w:val="none" w:sz="0" w:space="0" w:color="auto"/>
                    <w:right w:val="none" w:sz="0" w:space="0" w:color="auto"/>
                  </w:divBdr>
                </w:div>
                <w:div w:id="119344112">
                  <w:marLeft w:val="0"/>
                  <w:marRight w:val="0"/>
                  <w:marTop w:val="0"/>
                  <w:marBottom w:val="0"/>
                  <w:divBdr>
                    <w:top w:val="none" w:sz="0" w:space="0" w:color="auto"/>
                    <w:left w:val="none" w:sz="0" w:space="0" w:color="auto"/>
                    <w:bottom w:val="none" w:sz="0" w:space="0" w:color="auto"/>
                    <w:right w:val="none" w:sz="0" w:space="0" w:color="auto"/>
                  </w:divBdr>
                </w:div>
                <w:div w:id="119884866">
                  <w:marLeft w:val="0"/>
                  <w:marRight w:val="0"/>
                  <w:marTop w:val="0"/>
                  <w:marBottom w:val="0"/>
                  <w:divBdr>
                    <w:top w:val="none" w:sz="0" w:space="0" w:color="auto"/>
                    <w:left w:val="none" w:sz="0" w:space="0" w:color="auto"/>
                    <w:bottom w:val="none" w:sz="0" w:space="0" w:color="auto"/>
                    <w:right w:val="none" w:sz="0" w:space="0" w:color="auto"/>
                  </w:divBdr>
                </w:div>
                <w:div w:id="121268832">
                  <w:marLeft w:val="0"/>
                  <w:marRight w:val="0"/>
                  <w:marTop w:val="0"/>
                  <w:marBottom w:val="0"/>
                  <w:divBdr>
                    <w:top w:val="none" w:sz="0" w:space="0" w:color="auto"/>
                    <w:left w:val="none" w:sz="0" w:space="0" w:color="auto"/>
                    <w:bottom w:val="none" w:sz="0" w:space="0" w:color="auto"/>
                    <w:right w:val="none" w:sz="0" w:space="0" w:color="auto"/>
                  </w:divBdr>
                </w:div>
                <w:div w:id="121776862">
                  <w:marLeft w:val="0"/>
                  <w:marRight w:val="0"/>
                  <w:marTop w:val="0"/>
                  <w:marBottom w:val="0"/>
                  <w:divBdr>
                    <w:top w:val="none" w:sz="0" w:space="0" w:color="auto"/>
                    <w:left w:val="none" w:sz="0" w:space="0" w:color="auto"/>
                    <w:bottom w:val="none" w:sz="0" w:space="0" w:color="auto"/>
                    <w:right w:val="none" w:sz="0" w:space="0" w:color="auto"/>
                  </w:divBdr>
                </w:div>
                <w:div w:id="123893492">
                  <w:marLeft w:val="0"/>
                  <w:marRight w:val="0"/>
                  <w:marTop w:val="0"/>
                  <w:marBottom w:val="0"/>
                  <w:divBdr>
                    <w:top w:val="none" w:sz="0" w:space="0" w:color="auto"/>
                    <w:left w:val="none" w:sz="0" w:space="0" w:color="auto"/>
                    <w:bottom w:val="none" w:sz="0" w:space="0" w:color="auto"/>
                    <w:right w:val="none" w:sz="0" w:space="0" w:color="auto"/>
                  </w:divBdr>
                </w:div>
                <w:div w:id="125127937">
                  <w:marLeft w:val="0"/>
                  <w:marRight w:val="0"/>
                  <w:marTop w:val="0"/>
                  <w:marBottom w:val="0"/>
                  <w:divBdr>
                    <w:top w:val="none" w:sz="0" w:space="0" w:color="auto"/>
                    <w:left w:val="none" w:sz="0" w:space="0" w:color="auto"/>
                    <w:bottom w:val="none" w:sz="0" w:space="0" w:color="auto"/>
                    <w:right w:val="none" w:sz="0" w:space="0" w:color="auto"/>
                  </w:divBdr>
                </w:div>
                <w:div w:id="125241649">
                  <w:marLeft w:val="0"/>
                  <w:marRight w:val="0"/>
                  <w:marTop w:val="0"/>
                  <w:marBottom w:val="0"/>
                  <w:divBdr>
                    <w:top w:val="none" w:sz="0" w:space="0" w:color="auto"/>
                    <w:left w:val="none" w:sz="0" w:space="0" w:color="auto"/>
                    <w:bottom w:val="none" w:sz="0" w:space="0" w:color="auto"/>
                    <w:right w:val="none" w:sz="0" w:space="0" w:color="auto"/>
                  </w:divBdr>
                </w:div>
                <w:div w:id="125389442">
                  <w:marLeft w:val="0"/>
                  <w:marRight w:val="0"/>
                  <w:marTop w:val="0"/>
                  <w:marBottom w:val="0"/>
                  <w:divBdr>
                    <w:top w:val="none" w:sz="0" w:space="0" w:color="auto"/>
                    <w:left w:val="none" w:sz="0" w:space="0" w:color="auto"/>
                    <w:bottom w:val="none" w:sz="0" w:space="0" w:color="auto"/>
                    <w:right w:val="none" w:sz="0" w:space="0" w:color="auto"/>
                  </w:divBdr>
                </w:div>
                <w:div w:id="125700722">
                  <w:marLeft w:val="0"/>
                  <w:marRight w:val="0"/>
                  <w:marTop w:val="0"/>
                  <w:marBottom w:val="0"/>
                  <w:divBdr>
                    <w:top w:val="none" w:sz="0" w:space="0" w:color="auto"/>
                    <w:left w:val="none" w:sz="0" w:space="0" w:color="auto"/>
                    <w:bottom w:val="none" w:sz="0" w:space="0" w:color="auto"/>
                    <w:right w:val="none" w:sz="0" w:space="0" w:color="auto"/>
                  </w:divBdr>
                </w:div>
                <w:div w:id="130295413">
                  <w:marLeft w:val="0"/>
                  <w:marRight w:val="0"/>
                  <w:marTop w:val="0"/>
                  <w:marBottom w:val="0"/>
                  <w:divBdr>
                    <w:top w:val="none" w:sz="0" w:space="0" w:color="auto"/>
                    <w:left w:val="none" w:sz="0" w:space="0" w:color="auto"/>
                    <w:bottom w:val="none" w:sz="0" w:space="0" w:color="auto"/>
                    <w:right w:val="none" w:sz="0" w:space="0" w:color="auto"/>
                  </w:divBdr>
                </w:div>
                <w:div w:id="130634631">
                  <w:marLeft w:val="0"/>
                  <w:marRight w:val="0"/>
                  <w:marTop w:val="0"/>
                  <w:marBottom w:val="0"/>
                  <w:divBdr>
                    <w:top w:val="none" w:sz="0" w:space="0" w:color="auto"/>
                    <w:left w:val="none" w:sz="0" w:space="0" w:color="auto"/>
                    <w:bottom w:val="none" w:sz="0" w:space="0" w:color="auto"/>
                    <w:right w:val="none" w:sz="0" w:space="0" w:color="auto"/>
                  </w:divBdr>
                </w:div>
                <w:div w:id="132135863">
                  <w:marLeft w:val="0"/>
                  <w:marRight w:val="0"/>
                  <w:marTop w:val="0"/>
                  <w:marBottom w:val="0"/>
                  <w:divBdr>
                    <w:top w:val="none" w:sz="0" w:space="0" w:color="auto"/>
                    <w:left w:val="none" w:sz="0" w:space="0" w:color="auto"/>
                    <w:bottom w:val="none" w:sz="0" w:space="0" w:color="auto"/>
                    <w:right w:val="none" w:sz="0" w:space="0" w:color="auto"/>
                  </w:divBdr>
                </w:div>
                <w:div w:id="135807132">
                  <w:marLeft w:val="0"/>
                  <w:marRight w:val="0"/>
                  <w:marTop w:val="0"/>
                  <w:marBottom w:val="0"/>
                  <w:divBdr>
                    <w:top w:val="none" w:sz="0" w:space="0" w:color="auto"/>
                    <w:left w:val="none" w:sz="0" w:space="0" w:color="auto"/>
                    <w:bottom w:val="none" w:sz="0" w:space="0" w:color="auto"/>
                    <w:right w:val="none" w:sz="0" w:space="0" w:color="auto"/>
                  </w:divBdr>
                </w:div>
                <w:div w:id="140510400">
                  <w:marLeft w:val="0"/>
                  <w:marRight w:val="0"/>
                  <w:marTop w:val="0"/>
                  <w:marBottom w:val="0"/>
                  <w:divBdr>
                    <w:top w:val="none" w:sz="0" w:space="0" w:color="auto"/>
                    <w:left w:val="none" w:sz="0" w:space="0" w:color="auto"/>
                    <w:bottom w:val="none" w:sz="0" w:space="0" w:color="auto"/>
                    <w:right w:val="none" w:sz="0" w:space="0" w:color="auto"/>
                  </w:divBdr>
                </w:div>
                <w:div w:id="143399753">
                  <w:marLeft w:val="0"/>
                  <w:marRight w:val="0"/>
                  <w:marTop w:val="0"/>
                  <w:marBottom w:val="0"/>
                  <w:divBdr>
                    <w:top w:val="none" w:sz="0" w:space="0" w:color="auto"/>
                    <w:left w:val="none" w:sz="0" w:space="0" w:color="auto"/>
                    <w:bottom w:val="none" w:sz="0" w:space="0" w:color="auto"/>
                    <w:right w:val="none" w:sz="0" w:space="0" w:color="auto"/>
                  </w:divBdr>
                </w:div>
                <w:div w:id="144246446">
                  <w:marLeft w:val="0"/>
                  <w:marRight w:val="0"/>
                  <w:marTop w:val="0"/>
                  <w:marBottom w:val="0"/>
                  <w:divBdr>
                    <w:top w:val="none" w:sz="0" w:space="0" w:color="auto"/>
                    <w:left w:val="none" w:sz="0" w:space="0" w:color="auto"/>
                    <w:bottom w:val="none" w:sz="0" w:space="0" w:color="auto"/>
                    <w:right w:val="none" w:sz="0" w:space="0" w:color="auto"/>
                  </w:divBdr>
                </w:div>
                <w:div w:id="148789531">
                  <w:marLeft w:val="0"/>
                  <w:marRight w:val="0"/>
                  <w:marTop w:val="0"/>
                  <w:marBottom w:val="0"/>
                  <w:divBdr>
                    <w:top w:val="none" w:sz="0" w:space="0" w:color="auto"/>
                    <w:left w:val="none" w:sz="0" w:space="0" w:color="auto"/>
                    <w:bottom w:val="none" w:sz="0" w:space="0" w:color="auto"/>
                    <w:right w:val="none" w:sz="0" w:space="0" w:color="auto"/>
                  </w:divBdr>
                </w:div>
                <w:div w:id="151675675">
                  <w:marLeft w:val="0"/>
                  <w:marRight w:val="0"/>
                  <w:marTop w:val="0"/>
                  <w:marBottom w:val="0"/>
                  <w:divBdr>
                    <w:top w:val="none" w:sz="0" w:space="0" w:color="auto"/>
                    <w:left w:val="none" w:sz="0" w:space="0" w:color="auto"/>
                    <w:bottom w:val="none" w:sz="0" w:space="0" w:color="auto"/>
                    <w:right w:val="none" w:sz="0" w:space="0" w:color="auto"/>
                  </w:divBdr>
                </w:div>
                <w:div w:id="151994951">
                  <w:marLeft w:val="0"/>
                  <w:marRight w:val="0"/>
                  <w:marTop w:val="0"/>
                  <w:marBottom w:val="0"/>
                  <w:divBdr>
                    <w:top w:val="none" w:sz="0" w:space="0" w:color="auto"/>
                    <w:left w:val="none" w:sz="0" w:space="0" w:color="auto"/>
                    <w:bottom w:val="none" w:sz="0" w:space="0" w:color="auto"/>
                    <w:right w:val="none" w:sz="0" w:space="0" w:color="auto"/>
                  </w:divBdr>
                </w:div>
                <w:div w:id="154107634">
                  <w:marLeft w:val="0"/>
                  <w:marRight w:val="0"/>
                  <w:marTop w:val="0"/>
                  <w:marBottom w:val="0"/>
                  <w:divBdr>
                    <w:top w:val="none" w:sz="0" w:space="0" w:color="auto"/>
                    <w:left w:val="none" w:sz="0" w:space="0" w:color="auto"/>
                    <w:bottom w:val="none" w:sz="0" w:space="0" w:color="auto"/>
                    <w:right w:val="none" w:sz="0" w:space="0" w:color="auto"/>
                  </w:divBdr>
                </w:div>
                <w:div w:id="157112330">
                  <w:marLeft w:val="0"/>
                  <w:marRight w:val="0"/>
                  <w:marTop w:val="0"/>
                  <w:marBottom w:val="0"/>
                  <w:divBdr>
                    <w:top w:val="none" w:sz="0" w:space="0" w:color="auto"/>
                    <w:left w:val="none" w:sz="0" w:space="0" w:color="auto"/>
                    <w:bottom w:val="none" w:sz="0" w:space="0" w:color="auto"/>
                    <w:right w:val="none" w:sz="0" w:space="0" w:color="auto"/>
                  </w:divBdr>
                </w:div>
                <w:div w:id="161551595">
                  <w:marLeft w:val="0"/>
                  <w:marRight w:val="0"/>
                  <w:marTop w:val="0"/>
                  <w:marBottom w:val="0"/>
                  <w:divBdr>
                    <w:top w:val="none" w:sz="0" w:space="0" w:color="auto"/>
                    <w:left w:val="none" w:sz="0" w:space="0" w:color="auto"/>
                    <w:bottom w:val="none" w:sz="0" w:space="0" w:color="auto"/>
                    <w:right w:val="none" w:sz="0" w:space="0" w:color="auto"/>
                  </w:divBdr>
                </w:div>
                <w:div w:id="163983611">
                  <w:marLeft w:val="0"/>
                  <w:marRight w:val="0"/>
                  <w:marTop w:val="0"/>
                  <w:marBottom w:val="0"/>
                  <w:divBdr>
                    <w:top w:val="none" w:sz="0" w:space="0" w:color="auto"/>
                    <w:left w:val="none" w:sz="0" w:space="0" w:color="auto"/>
                    <w:bottom w:val="none" w:sz="0" w:space="0" w:color="auto"/>
                    <w:right w:val="none" w:sz="0" w:space="0" w:color="auto"/>
                  </w:divBdr>
                </w:div>
                <w:div w:id="164369208">
                  <w:marLeft w:val="0"/>
                  <w:marRight w:val="0"/>
                  <w:marTop w:val="0"/>
                  <w:marBottom w:val="0"/>
                  <w:divBdr>
                    <w:top w:val="none" w:sz="0" w:space="0" w:color="auto"/>
                    <w:left w:val="none" w:sz="0" w:space="0" w:color="auto"/>
                    <w:bottom w:val="none" w:sz="0" w:space="0" w:color="auto"/>
                    <w:right w:val="none" w:sz="0" w:space="0" w:color="auto"/>
                  </w:divBdr>
                </w:div>
                <w:div w:id="164901737">
                  <w:marLeft w:val="0"/>
                  <w:marRight w:val="0"/>
                  <w:marTop w:val="0"/>
                  <w:marBottom w:val="0"/>
                  <w:divBdr>
                    <w:top w:val="none" w:sz="0" w:space="0" w:color="auto"/>
                    <w:left w:val="none" w:sz="0" w:space="0" w:color="auto"/>
                    <w:bottom w:val="none" w:sz="0" w:space="0" w:color="auto"/>
                    <w:right w:val="none" w:sz="0" w:space="0" w:color="auto"/>
                  </w:divBdr>
                </w:div>
                <w:div w:id="170994179">
                  <w:marLeft w:val="0"/>
                  <w:marRight w:val="0"/>
                  <w:marTop w:val="0"/>
                  <w:marBottom w:val="0"/>
                  <w:divBdr>
                    <w:top w:val="none" w:sz="0" w:space="0" w:color="auto"/>
                    <w:left w:val="none" w:sz="0" w:space="0" w:color="auto"/>
                    <w:bottom w:val="none" w:sz="0" w:space="0" w:color="auto"/>
                    <w:right w:val="none" w:sz="0" w:space="0" w:color="auto"/>
                  </w:divBdr>
                </w:div>
                <w:div w:id="171342438">
                  <w:marLeft w:val="0"/>
                  <w:marRight w:val="0"/>
                  <w:marTop w:val="0"/>
                  <w:marBottom w:val="0"/>
                  <w:divBdr>
                    <w:top w:val="none" w:sz="0" w:space="0" w:color="auto"/>
                    <w:left w:val="none" w:sz="0" w:space="0" w:color="auto"/>
                    <w:bottom w:val="none" w:sz="0" w:space="0" w:color="auto"/>
                    <w:right w:val="none" w:sz="0" w:space="0" w:color="auto"/>
                  </w:divBdr>
                </w:div>
                <w:div w:id="171409293">
                  <w:marLeft w:val="0"/>
                  <w:marRight w:val="0"/>
                  <w:marTop w:val="0"/>
                  <w:marBottom w:val="0"/>
                  <w:divBdr>
                    <w:top w:val="none" w:sz="0" w:space="0" w:color="auto"/>
                    <w:left w:val="none" w:sz="0" w:space="0" w:color="auto"/>
                    <w:bottom w:val="none" w:sz="0" w:space="0" w:color="auto"/>
                    <w:right w:val="none" w:sz="0" w:space="0" w:color="auto"/>
                  </w:divBdr>
                </w:div>
                <w:div w:id="171728992">
                  <w:marLeft w:val="0"/>
                  <w:marRight w:val="0"/>
                  <w:marTop w:val="0"/>
                  <w:marBottom w:val="0"/>
                  <w:divBdr>
                    <w:top w:val="none" w:sz="0" w:space="0" w:color="auto"/>
                    <w:left w:val="none" w:sz="0" w:space="0" w:color="auto"/>
                    <w:bottom w:val="none" w:sz="0" w:space="0" w:color="auto"/>
                    <w:right w:val="none" w:sz="0" w:space="0" w:color="auto"/>
                  </w:divBdr>
                </w:div>
                <w:div w:id="172040260">
                  <w:marLeft w:val="0"/>
                  <w:marRight w:val="0"/>
                  <w:marTop w:val="0"/>
                  <w:marBottom w:val="0"/>
                  <w:divBdr>
                    <w:top w:val="none" w:sz="0" w:space="0" w:color="auto"/>
                    <w:left w:val="none" w:sz="0" w:space="0" w:color="auto"/>
                    <w:bottom w:val="none" w:sz="0" w:space="0" w:color="auto"/>
                    <w:right w:val="none" w:sz="0" w:space="0" w:color="auto"/>
                  </w:divBdr>
                </w:div>
                <w:div w:id="180239769">
                  <w:marLeft w:val="0"/>
                  <w:marRight w:val="0"/>
                  <w:marTop w:val="0"/>
                  <w:marBottom w:val="0"/>
                  <w:divBdr>
                    <w:top w:val="none" w:sz="0" w:space="0" w:color="auto"/>
                    <w:left w:val="none" w:sz="0" w:space="0" w:color="auto"/>
                    <w:bottom w:val="none" w:sz="0" w:space="0" w:color="auto"/>
                    <w:right w:val="none" w:sz="0" w:space="0" w:color="auto"/>
                  </w:divBdr>
                </w:div>
                <w:div w:id="180751761">
                  <w:marLeft w:val="0"/>
                  <w:marRight w:val="0"/>
                  <w:marTop w:val="0"/>
                  <w:marBottom w:val="0"/>
                  <w:divBdr>
                    <w:top w:val="none" w:sz="0" w:space="0" w:color="auto"/>
                    <w:left w:val="none" w:sz="0" w:space="0" w:color="auto"/>
                    <w:bottom w:val="none" w:sz="0" w:space="0" w:color="auto"/>
                    <w:right w:val="none" w:sz="0" w:space="0" w:color="auto"/>
                  </w:divBdr>
                </w:div>
                <w:div w:id="180973617">
                  <w:marLeft w:val="0"/>
                  <w:marRight w:val="0"/>
                  <w:marTop w:val="0"/>
                  <w:marBottom w:val="0"/>
                  <w:divBdr>
                    <w:top w:val="none" w:sz="0" w:space="0" w:color="auto"/>
                    <w:left w:val="none" w:sz="0" w:space="0" w:color="auto"/>
                    <w:bottom w:val="none" w:sz="0" w:space="0" w:color="auto"/>
                    <w:right w:val="none" w:sz="0" w:space="0" w:color="auto"/>
                  </w:divBdr>
                </w:div>
                <w:div w:id="184951636">
                  <w:marLeft w:val="0"/>
                  <w:marRight w:val="0"/>
                  <w:marTop w:val="0"/>
                  <w:marBottom w:val="0"/>
                  <w:divBdr>
                    <w:top w:val="none" w:sz="0" w:space="0" w:color="auto"/>
                    <w:left w:val="none" w:sz="0" w:space="0" w:color="auto"/>
                    <w:bottom w:val="none" w:sz="0" w:space="0" w:color="auto"/>
                    <w:right w:val="none" w:sz="0" w:space="0" w:color="auto"/>
                  </w:divBdr>
                </w:div>
                <w:div w:id="186219439">
                  <w:marLeft w:val="0"/>
                  <w:marRight w:val="0"/>
                  <w:marTop w:val="0"/>
                  <w:marBottom w:val="0"/>
                  <w:divBdr>
                    <w:top w:val="none" w:sz="0" w:space="0" w:color="auto"/>
                    <w:left w:val="none" w:sz="0" w:space="0" w:color="auto"/>
                    <w:bottom w:val="none" w:sz="0" w:space="0" w:color="auto"/>
                    <w:right w:val="none" w:sz="0" w:space="0" w:color="auto"/>
                  </w:divBdr>
                </w:div>
                <w:div w:id="190730511">
                  <w:marLeft w:val="0"/>
                  <w:marRight w:val="0"/>
                  <w:marTop w:val="0"/>
                  <w:marBottom w:val="0"/>
                  <w:divBdr>
                    <w:top w:val="none" w:sz="0" w:space="0" w:color="auto"/>
                    <w:left w:val="none" w:sz="0" w:space="0" w:color="auto"/>
                    <w:bottom w:val="none" w:sz="0" w:space="0" w:color="auto"/>
                    <w:right w:val="none" w:sz="0" w:space="0" w:color="auto"/>
                  </w:divBdr>
                </w:div>
                <w:div w:id="193008754">
                  <w:marLeft w:val="0"/>
                  <w:marRight w:val="0"/>
                  <w:marTop w:val="0"/>
                  <w:marBottom w:val="0"/>
                  <w:divBdr>
                    <w:top w:val="none" w:sz="0" w:space="0" w:color="auto"/>
                    <w:left w:val="none" w:sz="0" w:space="0" w:color="auto"/>
                    <w:bottom w:val="none" w:sz="0" w:space="0" w:color="auto"/>
                    <w:right w:val="none" w:sz="0" w:space="0" w:color="auto"/>
                  </w:divBdr>
                </w:div>
                <w:div w:id="194464931">
                  <w:marLeft w:val="0"/>
                  <w:marRight w:val="0"/>
                  <w:marTop w:val="0"/>
                  <w:marBottom w:val="0"/>
                  <w:divBdr>
                    <w:top w:val="none" w:sz="0" w:space="0" w:color="auto"/>
                    <w:left w:val="none" w:sz="0" w:space="0" w:color="auto"/>
                    <w:bottom w:val="none" w:sz="0" w:space="0" w:color="auto"/>
                    <w:right w:val="none" w:sz="0" w:space="0" w:color="auto"/>
                  </w:divBdr>
                </w:div>
                <w:div w:id="196890825">
                  <w:marLeft w:val="0"/>
                  <w:marRight w:val="0"/>
                  <w:marTop w:val="0"/>
                  <w:marBottom w:val="0"/>
                  <w:divBdr>
                    <w:top w:val="none" w:sz="0" w:space="0" w:color="auto"/>
                    <w:left w:val="none" w:sz="0" w:space="0" w:color="auto"/>
                    <w:bottom w:val="none" w:sz="0" w:space="0" w:color="auto"/>
                    <w:right w:val="none" w:sz="0" w:space="0" w:color="auto"/>
                  </w:divBdr>
                </w:div>
                <w:div w:id="197158759">
                  <w:marLeft w:val="0"/>
                  <w:marRight w:val="0"/>
                  <w:marTop w:val="0"/>
                  <w:marBottom w:val="0"/>
                  <w:divBdr>
                    <w:top w:val="none" w:sz="0" w:space="0" w:color="auto"/>
                    <w:left w:val="none" w:sz="0" w:space="0" w:color="auto"/>
                    <w:bottom w:val="none" w:sz="0" w:space="0" w:color="auto"/>
                    <w:right w:val="none" w:sz="0" w:space="0" w:color="auto"/>
                  </w:divBdr>
                </w:div>
                <w:div w:id="198590489">
                  <w:marLeft w:val="0"/>
                  <w:marRight w:val="0"/>
                  <w:marTop w:val="0"/>
                  <w:marBottom w:val="0"/>
                  <w:divBdr>
                    <w:top w:val="none" w:sz="0" w:space="0" w:color="auto"/>
                    <w:left w:val="none" w:sz="0" w:space="0" w:color="auto"/>
                    <w:bottom w:val="none" w:sz="0" w:space="0" w:color="auto"/>
                    <w:right w:val="none" w:sz="0" w:space="0" w:color="auto"/>
                  </w:divBdr>
                </w:div>
                <w:div w:id="199561517">
                  <w:marLeft w:val="0"/>
                  <w:marRight w:val="0"/>
                  <w:marTop w:val="0"/>
                  <w:marBottom w:val="0"/>
                  <w:divBdr>
                    <w:top w:val="none" w:sz="0" w:space="0" w:color="auto"/>
                    <w:left w:val="none" w:sz="0" w:space="0" w:color="auto"/>
                    <w:bottom w:val="none" w:sz="0" w:space="0" w:color="auto"/>
                    <w:right w:val="none" w:sz="0" w:space="0" w:color="auto"/>
                  </w:divBdr>
                </w:div>
                <w:div w:id="202013762">
                  <w:marLeft w:val="0"/>
                  <w:marRight w:val="0"/>
                  <w:marTop w:val="0"/>
                  <w:marBottom w:val="0"/>
                  <w:divBdr>
                    <w:top w:val="none" w:sz="0" w:space="0" w:color="auto"/>
                    <w:left w:val="none" w:sz="0" w:space="0" w:color="auto"/>
                    <w:bottom w:val="none" w:sz="0" w:space="0" w:color="auto"/>
                    <w:right w:val="none" w:sz="0" w:space="0" w:color="auto"/>
                  </w:divBdr>
                </w:div>
                <w:div w:id="202642000">
                  <w:marLeft w:val="0"/>
                  <w:marRight w:val="0"/>
                  <w:marTop w:val="0"/>
                  <w:marBottom w:val="0"/>
                  <w:divBdr>
                    <w:top w:val="none" w:sz="0" w:space="0" w:color="auto"/>
                    <w:left w:val="none" w:sz="0" w:space="0" w:color="auto"/>
                    <w:bottom w:val="none" w:sz="0" w:space="0" w:color="auto"/>
                    <w:right w:val="none" w:sz="0" w:space="0" w:color="auto"/>
                  </w:divBdr>
                </w:div>
                <w:div w:id="203031401">
                  <w:marLeft w:val="0"/>
                  <w:marRight w:val="0"/>
                  <w:marTop w:val="0"/>
                  <w:marBottom w:val="0"/>
                  <w:divBdr>
                    <w:top w:val="none" w:sz="0" w:space="0" w:color="auto"/>
                    <w:left w:val="none" w:sz="0" w:space="0" w:color="auto"/>
                    <w:bottom w:val="none" w:sz="0" w:space="0" w:color="auto"/>
                    <w:right w:val="none" w:sz="0" w:space="0" w:color="auto"/>
                  </w:divBdr>
                </w:div>
                <w:div w:id="203180908">
                  <w:marLeft w:val="0"/>
                  <w:marRight w:val="0"/>
                  <w:marTop w:val="0"/>
                  <w:marBottom w:val="0"/>
                  <w:divBdr>
                    <w:top w:val="none" w:sz="0" w:space="0" w:color="auto"/>
                    <w:left w:val="none" w:sz="0" w:space="0" w:color="auto"/>
                    <w:bottom w:val="none" w:sz="0" w:space="0" w:color="auto"/>
                    <w:right w:val="none" w:sz="0" w:space="0" w:color="auto"/>
                  </w:divBdr>
                </w:div>
                <w:div w:id="203715629">
                  <w:marLeft w:val="0"/>
                  <w:marRight w:val="0"/>
                  <w:marTop w:val="0"/>
                  <w:marBottom w:val="0"/>
                  <w:divBdr>
                    <w:top w:val="none" w:sz="0" w:space="0" w:color="auto"/>
                    <w:left w:val="none" w:sz="0" w:space="0" w:color="auto"/>
                    <w:bottom w:val="none" w:sz="0" w:space="0" w:color="auto"/>
                    <w:right w:val="none" w:sz="0" w:space="0" w:color="auto"/>
                  </w:divBdr>
                </w:div>
                <w:div w:id="206452702">
                  <w:marLeft w:val="0"/>
                  <w:marRight w:val="0"/>
                  <w:marTop w:val="0"/>
                  <w:marBottom w:val="0"/>
                  <w:divBdr>
                    <w:top w:val="none" w:sz="0" w:space="0" w:color="auto"/>
                    <w:left w:val="none" w:sz="0" w:space="0" w:color="auto"/>
                    <w:bottom w:val="none" w:sz="0" w:space="0" w:color="auto"/>
                    <w:right w:val="none" w:sz="0" w:space="0" w:color="auto"/>
                  </w:divBdr>
                </w:div>
                <w:div w:id="210505797">
                  <w:marLeft w:val="0"/>
                  <w:marRight w:val="0"/>
                  <w:marTop w:val="0"/>
                  <w:marBottom w:val="0"/>
                  <w:divBdr>
                    <w:top w:val="none" w:sz="0" w:space="0" w:color="auto"/>
                    <w:left w:val="none" w:sz="0" w:space="0" w:color="auto"/>
                    <w:bottom w:val="none" w:sz="0" w:space="0" w:color="auto"/>
                    <w:right w:val="none" w:sz="0" w:space="0" w:color="auto"/>
                  </w:divBdr>
                </w:div>
                <w:div w:id="215825964">
                  <w:marLeft w:val="0"/>
                  <w:marRight w:val="0"/>
                  <w:marTop w:val="0"/>
                  <w:marBottom w:val="0"/>
                  <w:divBdr>
                    <w:top w:val="none" w:sz="0" w:space="0" w:color="auto"/>
                    <w:left w:val="none" w:sz="0" w:space="0" w:color="auto"/>
                    <w:bottom w:val="none" w:sz="0" w:space="0" w:color="auto"/>
                    <w:right w:val="none" w:sz="0" w:space="0" w:color="auto"/>
                  </w:divBdr>
                </w:div>
                <w:div w:id="218634707">
                  <w:marLeft w:val="0"/>
                  <w:marRight w:val="0"/>
                  <w:marTop w:val="0"/>
                  <w:marBottom w:val="0"/>
                  <w:divBdr>
                    <w:top w:val="none" w:sz="0" w:space="0" w:color="auto"/>
                    <w:left w:val="none" w:sz="0" w:space="0" w:color="auto"/>
                    <w:bottom w:val="none" w:sz="0" w:space="0" w:color="auto"/>
                    <w:right w:val="none" w:sz="0" w:space="0" w:color="auto"/>
                  </w:divBdr>
                </w:div>
                <w:div w:id="219365676">
                  <w:marLeft w:val="0"/>
                  <w:marRight w:val="0"/>
                  <w:marTop w:val="0"/>
                  <w:marBottom w:val="0"/>
                  <w:divBdr>
                    <w:top w:val="none" w:sz="0" w:space="0" w:color="auto"/>
                    <w:left w:val="none" w:sz="0" w:space="0" w:color="auto"/>
                    <w:bottom w:val="none" w:sz="0" w:space="0" w:color="auto"/>
                    <w:right w:val="none" w:sz="0" w:space="0" w:color="auto"/>
                  </w:divBdr>
                </w:div>
                <w:div w:id="222058194">
                  <w:marLeft w:val="0"/>
                  <w:marRight w:val="0"/>
                  <w:marTop w:val="0"/>
                  <w:marBottom w:val="0"/>
                  <w:divBdr>
                    <w:top w:val="none" w:sz="0" w:space="0" w:color="auto"/>
                    <w:left w:val="none" w:sz="0" w:space="0" w:color="auto"/>
                    <w:bottom w:val="none" w:sz="0" w:space="0" w:color="auto"/>
                    <w:right w:val="none" w:sz="0" w:space="0" w:color="auto"/>
                  </w:divBdr>
                </w:div>
                <w:div w:id="223612724">
                  <w:marLeft w:val="0"/>
                  <w:marRight w:val="0"/>
                  <w:marTop w:val="0"/>
                  <w:marBottom w:val="0"/>
                  <w:divBdr>
                    <w:top w:val="none" w:sz="0" w:space="0" w:color="auto"/>
                    <w:left w:val="none" w:sz="0" w:space="0" w:color="auto"/>
                    <w:bottom w:val="none" w:sz="0" w:space="0" w:color="auto"/>
                    <w:right w:val="none" w:sz="0" w:space="0" w:color="auto"/>
                  </w:divBdr>
                </w:div>
                <w:div w:id="227617567">
                  <w:marLeft w:val="0"/>
                  <w:marRight w:val="0"/>
                  <w:marTop w:val="0"/>
                  <w:marBottom w:val="0"/>
                  <w:divBdr>
                    <w:top w:val="none" w:sz="0" w:space="0" w:color="auto"/>
                    <w:left w:val="none" w:sz="0" w:space="0" w:color="auto"/>
                    <w:bottom w:val="none" w:sz="0" w:space="0" w:color="auto"/>
                    <w:right w:val="none" w:sz="0" w:space="0" w:color="auto"/>
                  </w:divBdr>
                </w:div>
                <w:div w:id="230389187">
                  <w:marLeft w:val="0"/>
                  <w:marRight w:val="0"/>
                  <w:marTop w:val="0"/>
                  <w:marBottom w:val="0"/>
                  <w:divBdr>
                    <w:top w:val="none" w:sz="0" w:space="0" w:color="auto"/>
                    <w:left w:val="none" w:sz="0" w:space="0" w:color="auto"/>
                    <w:bottom w:val="none" w:sz="0" w:space="0" w:color="auto"/>
                    <w:right w:val="none" w:sz="0" w:space="0" w:color="auto"/>
                  </w:divBdr>
                </w:div>
                <w:div w:id="231240593">
                  <w:marLeft w:val="0"/>
                  <w:marRight w:val="0"/>
                  <w:marTop w:val="0"/>
                  <w:marBottom w:val="0"/>
                  <w:divBdr>
                    <w:top w:val="none" w:sz="0" w:space="0" w:color="auto"/>
                    <w:left w:val="none" w:sz="0" w:space="0" w:color="auto"/>
                    <w:bottom w:val="none" w:sz="0" w:space="0" w:color="auto"/>
                    <w:right w:val="none" w:sz="0" w:space="0" w:color="auto"/>
                  </w:divBdr>
                </w:div>
                <w:div w:id="231938880">
                  <w:marLeft w:val="0"/>
                  <w:marRight w:val="0"/>
                  <w:marTop w:val="0"/>
                  <w:marBottom w:val="0"/>
                  <w:divBdr>
                    <w:top w:val="none" w:sz="0" w:space="0" w:color="auto"/>
                    <w:left w:val="none" w:sz="0" w:space="0" w:color="auto"/>
                    <w:bottom w:val="none" w:sz="0" w:space="0" w:color="auto"/>
                    <w:right w:val="none" w:sz="0" w:space="0" w:color="auto"/>
                  </w:divBdr>
                </w:div>
                <w:div w:id="234894952">
                  <w:marLeft w:val="0"/>
                  <w:marRight w:val="0"/>
                  <w:marTop w:val="0"/>
                  <w:marBottom w:val="0"/>
                  <w:divBdr>
                    <w:top w:val="none" w:sz="0" w:space="0" w:color="auto"/>
                    <w:left w:val="none" w:sz="0" w:space="0" w:color="auto"/>
                    <w:bottom w:val="none" w:sz="0" w:space="0" w:color="auto"/>
                    <w:right w:val="none" w:sz="0" w:space="0" w:color="auto"/>
                  </w:divBdr>
                </w:div>
                <w:div w:id="236207043">
                  <w:marLeft w:val="0"/>
                  <w:marRight w:val="0"/>
                  <w:marTop w:val="0"/>
                  <w:marBottom w:val="0"/>
                  <w:divBdr>
                    <w:top w:val="none" w:sz="0" w:space="0" w:color="auto"/>
                    <w:left w:val="none" w:sz="0" w:space="0" w:color="auto"/>
                    <w:bottom w:val="none" w:sz="0" w:space="0" w:color="auto"/>
                    <w:right w:val="none" w:sz="0" w:space="0" w:color="auto"/>
                  </w:divBdr>
                </w:div>
                <w:div w:id="238635227">
                  <w:marLeft w:val="0"/>
                  <w:marRight w:val="0"/>
                  <w:marTop w:val="0"/>
                  <w:marBottom w:val="0"/>
                  <w:divBdr>
                    <w:top w:val="none" w:sz="0" w:space="0" w:color="auto"/>
                    <w:left w:val="none" w:sz="0" w:space="0" w:color="auto"/>
                    <w:bottom w:val="none" w:sz="0" w:space="0" w:color="auto"/>
                    <w:right w:val="none" w:sz="0" w:space="0" w:color="auto"/>
                  </w:divBdr>
                </w:div>
                <w:div w:id="240256441">
                  <w:marLeft w:val="0"/>
                  <w:marRight w:val="0"/>
                  <w:marTop w:val="0"/>
                  <w:marBottom w:val="0"/>
                  <w:divBdr>
                    <w:top w:val="none" w:sz="0" w:space="0" w:color="auto"/>
                    <w:left w:val="none" w:sz="0" w:space="0" w:color="auto"/>
                    <w:bottom w:val="none" w:sz="0" w:space="0" w:color="auto"/>
                    <w:right w:val="none" w:sz="0" w:space="0" w:color="auto"/>
                  </w:divBdr>
                </w:div>
                <w:div w:id="247884539">
                  <w:marLeft w:val="0"/>
                  <w:marRight w:val="0"/>
                  <w:marTop w:val="0"/>
                  <w:marBottom w:val="0"/>
                  <w:divBdr>
                    <w:top w:val="none" w:sz="0" w:space="0" w:color="auto"/>
                    <w:left w:val="none" w:sz="0" w:space="0" w:color="auto"/>
                    <w:bottom w:val="none" w:sz="0" w:space="0" w:color="auto"/>
                    <w:right w:val="none" w:sz="0" w:space="0" w:color="auto"/>
                  </w:divBdr>
                </w:div>
                <w:div w:id="248851655">
                  <w:marLeft w:val="0"/>
                  <w:marRight w:val="0"/>
                  <w:marTop w:val="0"/>
                  <w:marBottom w:val="0"/>
                  <w:divBdr>
                    <w:top w:val="none" w:sz="0" w:space="0" w:color="auto"/>
                    <w:left w:val="none" w:sz="0" w:space="0" w:color="auto"/>
                    <w:bottom w:val="none" w:sz="0" w:space="0" w:color="auto"/>
                    <w:right w:val="none" w:sz="0" w:space="0" w:color="auto"/>
                  </w:divBdr>
                </w:div>
                <w:div w:id="252474309">
                  <w:marLeft w:val="0"/>
                  <w:marRight w:val="0"/>
                  <w:marTop w:val="0"/>
                  <w:marBottom w:val="0"/>
                  <w:divBdr>
                    <w:top w:val="none" w:sz="0" w:space="0" w:color="auto"/>
                    <w:left w:val="none" w:sz="0" w:space="0" w:color="auto"/>
                    <w:bottom w:val="none" w:sz="0" w:space="0" w:color="auto"/>
                    <w:right w:val="none" w:sz="0" w:space="0" w:color="auto"/>
                  </w:divBdr>
                </w:div>
                <w:div w:id="253325136">
                  <w:marLeft w:val="0"/>
                  <w:marRight w:val="0"/>
                  <w:marTop w:val="0"/>
                  <w:marBottom w:val="0"/>
                  <w:divBdr>
                    <w:top w:val="none" w:sz="0" w:space="0" w:color="auto"/>
                    <w:left w:val="none" w:sz="0" w:space="0" w:color="auto"/>
                    <w:bottom w:val="none" w:sz="0" w:space="0" w:color="auto"/>
                    <w:right w:val="none" w:sz="0" w:space="0" w:color="auto"/>
                  </w:divBdr>
                </w:div>
                <w:div w:id="255334734">
                  <w:marLeft w:val="0"/>
                  <w:marRight w:val="0"/>
                  <w:marTop w:val="0"/>
                  <w:marBottom w:val="0"/>
                  <w:divBdr>
                    <w:top w:val="none" w:sz="0" w:space="0" w:color="auto"/>
                    <w:left w:val="none" w:sz="0" w:space="0" w:color="auto"/>
                    <w:bottom w:val="none" w:sz="0" w:space="0" w:color="auto"/>
                    <w:right w:val="none" w:sz="0" w:space="0" w:color="auto"/>
                  </w:divBdr>
                </w:div>
                <w:div w:id="256209847">
                  <w:marLeft w:val="0"/>
                  <w:marRight w:val="0"/>
                  <w:marTop w:val="0"/>
                  <w:marBottom w:val="0"/>
                  <w:divBdr>
                    <w:top w:val="none" w:sz="0" w:space="0" w:color="auto"/>
                    <w:left w:val="none" w:sz="0" w:space="0" w:color="auto"/>
                    <w:bottom w:val="none" w:sz="0" w:space="0" w:color="auto"/>
                    <w:right w:val="none" w:sz="0" w:space="0" w:color="auto"/>
                  </w:divBdr>
                </w:div>
                <w:div w:id="260265353">
                  <w:marLeft w:val="0"/>
                  <w:marRight w:val="0"/>
                  <w:marTop w:val="0"/>
                  <w:marBottom w:val="0"/>
                  <w:divBdr>
                    <w:top w:val="none" w:sz="0" w:space="0" w:color="auto"/>
                    <w:left w:val="none" w:sz="0" w:space="0" w:color="auto"/>
                    <w:bottom w:val="none" w:sz="0" w:space="0" w:color="auto"/>
                    <w:right w:val="none" w:sz="0" w:space="0" w:color="auto"/>
                  </w:divBdr>
                </w:div>
                <w:div w:id="264577235">
                  <w:marLeft w:val="0"/>
                  <w:marRight w:val="0"/>
                  <w:marTop w:val="0"/>
                  <w:marBottom w:val="0"/>
                  <w:divBdr>
                    <w:top w:val="none" w:sz="0" w:space="0" w:color="auto"/>
                    <w:left w:val="none" w:sz="0" w:space="0" w:color="auto"/>
                    <w:bottom w:val="none" w:sz="0" w:space="0" w:color="auto"/>
                    <w:right w:val="none" w:sz="0" w:space="0" w:color="auto"/>
                  </w:divBdr>
                </w:div>
                <w:div w:id="264775255">
                  <w:marLeft w:val="0"/>
                  <w:marRight w:val="0"/>
                  <w:marTop w:val="0"/>
                  <w:marBottom w:val="0"/>
                  <w:divBdr>
                    <w:top w:val="none" w:sz="0" w:space="0" w:color="auto"/>
                    <w:left w:val="none" w:sz="0" w:space="0" w:color="auto"/>
                    <w:bottom w:val="none" w:sz="0" w:space="0" w:color="auto"/>
                    <w:right w:val="none" w:sz="0" w:space="0" w:color="auto"/>
                  </w:divBdr>
                </w:div>
                <w:div w:id="264920232">
                  <w:marLeft w:val="0"/>
                  <w:marRight w:val="0"/>
                  <w:marTop w:val="0"/>
                  <w:marBottom w:val="0"/>
                  <w:divBdr>
                    <w:top w:val="none" w:sz="0" w:space="0" w:color="auto"/>
                    <w:left w:val="none" w:sz="0" w:space="0" w:color="auto"/>
                    <w:bottom w:val="none" w:sz="0" w:space="0" w:color="auto"/>
                    <w:right w:val="none" w:sz="0" w:space="0" w:color="auto"/>
                  </w:divBdr>
                </w:div>
                <w:div w:id="271212200">
                  <w:marLeft w:val="0"/>
                  <w:marRight w:val="0"/>
                  <w:marTop w:val="0"/>
                  <w:marBottom w:val="0"/>
                  <w:divBdr>
                    <w:top w:val="none" w:sz="0" w:space="0" w:color="auto"/>
                    <w:left w:val="none" w:sz="0" w:space="0" w:color="auto"/>
                    <w:bottom w:val="none" w:sz="0" w:space="0" w:color="auto"/>
                    <w:right w:val="none" w:sz="0" w:space="0" w:color="auto"/>
                  </w:divBdr>
                </w:div>
                <w:div w:id="272251286">
                  <w:marLeft w:val="0"/>
                  <w:marRight w:val="0"/>
                  <w:marTop w:val="0"/>
                  <w:marBottom w:val="0"/>
                  <w:divBdr>
                    <w:top w:val="none" w:sz="0" w:space="0" w:color="auto"/>
                    <w:left w:val="none" w:sz="0" w:space="0" w:color="auto"/>
                    <w:bottom w:val="none" w:sz="0" w:space="0" w:color="auto"/>
                    <w:right w:val="none" w:sz="0" w:space="0" w:color="auto"/>
                  </w:divBdr>
                </w:div>
                <w:div w:id="273755427">
                  <w:marLeft w:val="0"/>
                  <w:marRight w:val="0"/>
                  <w:marTop w:val="0"/>
                  <w:marBottom w:val="0"/>
                  <w:divBdr>
                    <w:top w:val="none" w:sz="0" w:space="0" w:color="auto"/>
                    <w:left w:val="none" w:sz="0" w:space="0" w:color="auto"/>
                    <w:bottom w:val="none" w:sz="0" w:space="0" w:color="auto"/>
                    <w:right w:val="none" w:sz="0" w:space="0" w:color="auto"/>
                  </w:divBdr>
                </w:div>
                <w:div w:id="274406756">
                  <w:marLeft w:val="0"/>
                  <w:marRight w:val="0"/>
                  <w:marTop w:val="0"/>
                  <w:marBottom w:val="0"/>
                  <w:divBdr>
                    <w:top w:val="none" w:sz="0" w:space="0" w:color="auto"/>
                    <w:left w:val="none" w:sz="0" w:space="0" w:color="auto"/>
                    <w:bottom w:val="none" w:sz="0" w:space="0" w:color="auto"/>
                    <w:right w:val="none" w:sz="0" w:space="0" w:color="auto"/>
                  </w:divBdr>
                </w:div>
                <w:div w:id="274875587">
                  <w:marLeft w:val="0"/>
                  <w:marRight w:val="0"/>
                  <w:marTop w:val="0"/>
                  <w:marBottom w:val="0"/>
                  <w:divBdr>
                    <w:top w:val="none" w:sz="0" w:space="0" w:color="auto"/>
                    <w:left w:val="none" w:sz="0" w:space="0" w:color="auto"/>
                    <w:bottom w:val="none" w:sz="0" w:space="0" w:color="auto"/>
                    <w:right w:val="none" w:sz="0" w:space="0" w:color="auto"/>
                  </w:divBdr>
                </w:div>
                <w:div w:id="276718341">
                  <w:marLeft w:val="0"/>
                  <w:marRight w:val="0"/>
                  <w:marTop w:val="0"/>
                  <w:marBottom w:val="0"/>
                  <w:divBdr>
                    <w:top w:val="none" w:sz="0" w:space="0" w:color="auto"/>
                    <w:left w:val="none" w:sz="0" w:space="0" w:color="auto"/>
                    <w:bottom w:val="none" w:sz="0" w:space="0" w:color="auto"/>
                    <w:right w:val="none" w:sz="0" w:space="0" w:color="auto"/>
                  </w:divBdr>
                </w:div>
                <w:div w:id="277378063">
                  <w:marLeft w:val="0"/>
                  <w:marRight w:val="0"/>
                  <w:marTop w:val="0"/>
                  <w:marBottom w:val="0"/>
                  <w:divBdr>
                    <w:top w:val="none" w:sz="0" w:space="0" w:color="auto"/>
                    <w:left w:val="none" w:sz="0" w:space="0" w:color="auto"/>
                    <w:bottom w:val="none" w:sz="0" w:space="0" w:color="auto"/>
                    <w:right w:val="none" w:sz="0" w:space="0" w:color="auto"/>
                  </w:divBdr>
                </w:div>
                <w:div w:id="283658903">
                  <w:marLeft w:val="0"/>
                  <w:marRight w:val="0"/>
                  <w:marTop w:val="0"/>
                  <w:marBottom w:val="0"/>
                  <w:divBdr>
                    <w:top w:val="none" w:sz="0" w:space="0" w:color="auto"/>
                    <w:left w:val="none" w:sz="0" w:space="0" w:color="auto"/>
                    <w:bottom w:val="none" w:sz="0" w:space="0" w:color="auto"/>
                    <w:right w:val="none" w:sz="0" w:space="0" w:color="auto"/>
                  </w:divBdr>
                </w:div>
                <w:div w:id="285891148">
                  <w:marLeft w:val="0"/>
                  <w:marRight w:val="0"/>
                  <w:marTop w:val="0"/>
                  <w:marBottom w:val="0"/>
                  <w:divBdr>
                    <w:top w:val="none" w:sz="0" w:space="0" w:color="auto"/>
                    <w:left w:val="none" w:sz="0" w:space="0" w:color="auto"/>
                    <w:bottom w:val="none" w:sz="0" w:space="0" w:color="auto"/>
                    <w:right w:val="none" w:sz="0" w:space="0" w:color="auto"/>
                  </w:divBdr>
                </w:div>
                <w:div w:id="292835606">
                  <w:marLeft w:val="0"/>
                  <w:marRight w:val="0"/>
                  <w:marTop w:val="0"/>
                  <w:marBottom w:val="0"/>
                  <w:divBdr>
                    <w:top w:val="none" w:sz="0" w:space="0" w:color="auto"/>
                    <w:left w:val="none" w:sz="0" w:space="0" w:color="auto"/>
                    <w:bottom w:val="none" w:sz="0" w:space="0" w:color="auto"/>
                    <w:right w:val="none" w:sz="0" w:space="0" w:color="auto"/>
                  </w:divBdr>
                </w:div>
                <w:div w:id="296495612">
                  <w:marLeft w:val="0"/>
                  <w:marRight w:val="0"/>
                  <w:marTop w:val="0"/>
                  <w:marBottom w:val="0"/>
                  <w:divBdr>
                    <w:top w:val="none" w:sz="0" w:space="0" w:color="auto"/>
                    <w:left w:val="none" w:sz="0" w:space="0" w:color="auto"/>
                    <w:bottom w:val="none" w:sz="0" w:space="0" w:color="auto"/>
                    <w:right w:val="none" w:sz="0" w:space="0" w:color="auto"/>
                  </w:divBdr>
                </w:div>
                <w:div w:id="298608133">
                  <w:marLeft w:val="0"/>
                  <w:marRight w:val="0"/>
                  <w:marTop w:val="0"/>
                  <w:marBottom w:val="0"/>
                  <w:divBdr>
                    <w:top w:val="none" w:sz="0" w:space="0" w:color="auto"/>
                    <w:left w:val="none" w:sz="0" w:space="0" w:color="auto"/>
                    <w:bottom w:val="none" w:sz="0" w:space="0" w:color="auto"/>
                    <w:right w:val="none" w:sz="0" w:space="0" w:color="auto"/>
                  </w:divBdr>
                </w:div>
                <w:div w:id="300234581">
                  <w:marLeft w:val="0"/>
                  <w:marRight w:val="0"/>
                  <w:marTop w:val="0"/>
                  <w:marBottom w:val="0"/>
                  <w:divBdr>
                    <w:top w:val="none" w:sz="0" w:space="0" w:color="auto"/>
                    <w:left w:val="none" w:sz="0" w:space="0" w:color="auto"/>
                    <w:bottom w:val="none" w:sz="0" w:space="0" w:color="auto"/>
                    <w:right w:val="none" w:sz="0" w:space="0" w:color="auto"/>
                  </w:divBdr>
                </w:div>
                <w:div w:id="300577769">
                  <w:marLeft w:val="0"/>
                  <w:marRight w:val="0"/>
                  <w:marTop w:val="0"/>
                  <w:marBottom w:val="0"/>
                  <w:divBdr>
                    <w:top w:val="none" w:sz="0" w:space="0" w:color="auto"/>
                    <w:left w:val="none" w:sz="0" w:space="0" w:color="auto"/>
                    <w:bottom w:val="none" w:sz="0" w:space="0" w:color="auto"/>
                    <w:right w:val="none" w:sz="0" w:space="0" w:color="auto"/>
                  </w:divBdr>
                </w:div>
                <w:div w:id="301887125">
                  <w:marLeft w:val="0"/>
                  <w:marRight w:val="0"/>
                  <w:marTop w:val="0"/>
                  <w:marBottom w:val="0"/>
                  <w:divBdr>
                    <w:top w:val="none" w:sz="0" w:space="0" w:color="auto"/>
                    <w:left w:val="none" w:sz="0" w:space="0" w:color="auto"/>
                    <w:bottom w:val="none" w:sz="0" w:space="0" w:color="auto"/>
                    <w:right w:val="none" w:sz="0" w:space="0" w:color="auto"/>
                  </w:divBdr>
                </w:div>
                <w:div w:id="304049660">
                  <w:marLeft w:val="0"/>
                  <w:marRight w:val="0"/>
                  <w:marTop w:val="0"/>
                  <w:marBottom w:val="0"/>
                  <w:divBdr>
                    <w:top w:val="none" w:sz="0" w:space="0" w:color="auto"/>
                    <w:left w:val="none" w:sz="0" w:space="0" w:color="auto"/>
                    <w:bottom w:val="none" w:sz="0" w:space="0" w:color="auto"/>
                    <w:right w:val="none" w:sz="0" w:space="0" w:color="auto"/>
                  </w:divBdr>
                </w:div>
                <w:div w:id="305594926">
                  <w:marLeft w:val="0"/>
                  <w:marRight w:val="0"/>
                  <w:marTop w:val="0"/>
                  <w:marBottom w:val="0"/>
                  <w:divBdr>
                    <w:top w:val="none" w:sz="0" w:space="0" w:color="auto"/>
                    <w:left w:val="none" w:sz="0" w:space="0" w:color="auto"/>
                    <w:bottom w:val="none" w:sz="0" w:space="0" w:color="auto"/>
                    <w:right w:val="none" w:sz="0" w:space="0" w:color="auto"/>
                  </w:divBdr>
                </w:div>
                <w:div w:id="307170155">
                  <w:marLeft w:val="0"/>
                  <w:marRight w:val="0"/>
                  <w:marTop w:val="0"/>
                  <w:marBottom w:val="0"/>
                  <w:divBdr>
                    <w:top w:val="none" w:sz="0" w:space="0" w:color="auto"/>
                    <w:left w:val="none" w:sz="0" w:space="0" w:color="auto"/>
                    <w:bottom w:val="none" w:sz="0" w:space="0" w:color="auto"/>
                    <w:right w:val="none" w:sz="0" w:space="0" w:color="auto"/>
                  </w:divBdr>
                </w:div>
                <w:div w:id="307780428">
                  <w:marLeft w:val="0"/>
                  <w:marRight w:val="0"/>
                  <w:marTop w:val="0"/>
                  <w:marBottom w:val="0"/>
                  <w:divBdr>
                    <w:top w:val="none" w:sz="0" w:space="0" w:color="auto"/>
                    <w:left w:val="none" w:sz="0" w:space="0" w:color="auto"/>
                    <w:bottom w:val="none" w:sz="0" w:space="0" w:color="auto"/>
                    <w:right w:val="none" w:sz="0" w:space="0" w:color="auto"/>
                  </w:divBdr>
                </w:div>
                <w:div w:id="309329991">
                  <w:marLeft w:val="0"/>
                  <w:marRight w:val="0"/>
                  <w:marTop w:val="0"/>
                  <w:marBottom w:val="0"/>
                  <w:divBdr>
                    <w:top w:val="none" w:sz="0" w:space="0" w:color="auto"/>
                    <w:left w:val="none" w:sz="0" w:space="0" w:color="auto"/>
                    <w:bottom w:val="none" w:sz="0" w:space="0" w:color="auto"/>
                    <w:right w:val="none" w:sz="0" w:space="0" w:color="auto"/>
                  </w:divBdr>
                </w:div>
                <w:div w:id="309334314">
                  <w:marLeft w:val="0"/>
                  <w:marRight w:val="0"/>
                  <w:marTop w:val="0"/>
                  <w:marBottom w:val="0"/>
                  <w:divBdr>
                    <w:top w:val="none" w:sz="0" w:space="0" w:color="auto"/>
                    <w:left w:val="none" w:sz="0" w:space="0" w:color="auto"/>
                    <w:bottom w:val="none" w:sz="0" w:space="0" w:color="auto"/>
                    <w:right w:val="none" w:sz="0" w:space="0" w:color="auto"/>
                  </w:divBdr>
                </w:div>
                <w:div w:id="309528899">
                  <w:marLeft w:val="0"/>
                  <w:marRight w:val="0"/>
                  <w:marTop w:val="0"/>
                  <w:marBottom w:val="0"/>
                  <w:divBdr>
                    <w:top w:val="none" w:sz="0" w:space="0" w:color="auto"/>
                    <w:left w:val="none" w:sz="0" w:space="0" w:color="auto"/>
                    <w:bottom w:val="none" w:sz="0" w:space="0" w:color="auto"/>
                    <w:right w:val="none" w:sz="0" w:space="0" w:color="auto"/>
                  </w:divBdr>
                </w:div>
                <w:div w:id="310403466">
                  <w:marLeft w:val="0"/>
                  <w:marRight w:val="0"/>
                  <w:marTop w:val="0"/>
                  <w:marBottom w:val="0"/>
                  <w:divBdr>
                    <w:top w:val="none" w:sz="0" w:space="0" w:color="auto"/>
                    <w:left w:val="none" w:sz="0" w:space="0" w:color="auto"/>
                    <w:bottom w:val="none" w:sz="0" w:space="0" w:color="auto"/>
                    <w:right w:val="none" w:sz="0" w:space="0" w:color="auto"/>
                  </w:divBdr>
                </w:div>
                <w:div w:id="313291932">
                  <w:marLeft w:val="0"/>
                  <w:marRight w:val="0"/>
                  <w:marTop w:val="0"/>
                  <w:marBottom w:val="0"/>
                  <w:divBdr>
                    <w:top w:val="none" w:sz="0" w:space="0" w:color="auto"/>
                    <w:left w:val="none" w:sz="0" w:space="0" w:color="auto"/>
                    <w:bottom w:val="none" w:sz="0" w:space="0" w:color="auto"/>
                    <w:right w:val="none" w:sz="0" w:space="0" w:color="auto"/>
                  </w:divBdr>
                </w:div>
                <w:div w:id="314114584">
                  <w:marLeft w:val="0"/>
                  <w:marRight w:val="0"/>
                  <w:marTop w:val="0"/>
                  <w:marBottom w:val="0"/>
                  <w:divBdr>
                    <w:top w:val="none" w:sz="0" w:space="0" w:color="auto"/>
                    <w:left w:val="none" w:sz="0" w:space="0" w:color="auto"/>
                    <w:bottom w:val="none" w:sz="0" w:space="0" w:color="auto"/>
                    <w:right w:val="none" w:sz="0" w:space="0" w:color="auto"/>
                  </w:divBdr>
                </w:div>
                <w:div w:id="315649598">
                  <w:marLeft w:val="0"/>
                  <w:marRight w:val="0"/>
                  <w:marTop w:val="0"/>
                  <w:marBottom w:val="0"/>
                  <w:divBdr>
                    <w:top w:val="none" w:sz="0" w:space="0" w:color="auto"/>
                    <w:left w:val="none" w:sz="0" w:space="0" w:color="auto"/>
                    <w:bottom w:val="none" w:sz="0" w:space="0" w:color="auto"/>
                    <w:right w:val="none" w:sz="0" w:space="0" w:color="auto"/>
                  </w:divBdr>
                </w:div>
                <w:div w:id="318969576">
                  <w:marLeft w:val="0"/>
                  <w:marRight w:val="0"/>
                  <w:marTop w:val="0"/>
                  <w:marBottom w:val="0"/>
                  <w:divBdr>
                    <w:top w:val="none" w:sz="0" w:space="0" w:color="auto"/>
                    <w:left w:val="none" w:sz="0" w:space="0" w:color="auto"/>
                    <w:bottom w:val="none" w:sz="0" w:space="0" w:color="auto"/>
                    <w:right w:val="none" w:sz="0" w:space="0" w:color="auto"/>
                  </w:divBdr>
                </w:div>
                <w:div w:id="322121180">
                  <w:marLeft w:val="0"/>
                  <w:marRight w:val="0"/>
                  <w:marTop w:val="0"/>
                  <w:marBottom w:val="0"/>
                  <w:divBdr>
                    <w:top w:val="none" w:sz="0" w:space="0" w:color="auto"/>
                    <w:left w:val="none" w:sz="0" w:space="0" w:color="auto"/>
                    <w:bottom w:val="none" w:sz="0" w:space="0" w:color="auto"/>
                    <w:right w:val="none" w:sz="0" w:space="0" w:color="auto"/>
                  </w:divBdr>
                </w:div>
                <w:div w:id="324281898">
                  <w:marLeft w:val="0"/>
                  <w:marRight w:val="0"/>
                  <w:marTop w:val="0"/>
                  <w:marBottom w:val="0"/>
                  <w:divBdr>
                    <w:top w:val="none" w:sz="0" w:space="0" w:color="auto"/>
                    <w:left w:val="none" w:sz="0" w:space="0" w:color="auto"/>
                    <w:bottom w:val="none" w:sz="0" w:space="0" w:color="auto"/>
                    <w:right w:val="none" w:sz="0" w:space="0" w:color="auto"/>
                  </w:divBdr>
                </w:div>
                <w:div w:id="324868345">
                  <w:marLeft w:val="0"/>
                  <w:marRight w:val="0"/>
                  <w:marTop w:val="0"/>
                  <w:marBottom w:val="0"/>
                  <w:divBdr>
                    <w:top w:val="none" w:sz="0" w:space="0" w:color="auto"/>
                    <w:left w:val="none" w:sz="0" w:space="0" w:color="auto"/>
                    <w:bottom w:val="none" w:sz="0" w:space="0" w:color="auto"/>
                    <w:right w:val="none" w:sz="0" w:space="0" w:color="auto"/>
                  </w:divBdr>
                </w:div>
                <w:div w:id="325670992">
                  <w:marLeft w:val="0"/>
                  <w:marRight w:val="0"/>
                  <w:marTop w:val="0"/>
                  <w:marBottom w:val="0"/>
                  <w:divBdr>
                    <w:top w:val="none" w:sz="0" w:space="0" w:color="auto"/>
                    <w:left w:val="none" w:sz="0" w:space="0" w:color="auto"/>
                    <w:bottom w:val="none" w:sz="0" w:space="0" w:color="auto"/>
                    <w:right w:val="none" w:sz="0" w:space="0" w:color="auto"/>
                  </w:divBdr>
                </w:div>
                <w:div w:id="325792267">
                  <w:marLeft w:val="0"/>
                  <w:marRight w:val="0"/>
                  <w:marTop w:val="0"/>
                  <w:marBottom w:val="0"/>
                  <w:divBdr>
                    <w:top w:val="none" w:sz="0" w:space="0" w:color="auto"/>
                    <w:left w:val="none" w:sz="0" w:space="0" w:color="auto"/>
                    <w:bottom w:val="none" w:sz="0" w:space="0" w:color="auto"/>
                    <w:right w:val="none" w:sz="0" w:space="0" w:color="auto"/>
                  </w:divBdr>
                </w:div>
                <w:div w:id="326786160">
                  <w:marLeft w:val="0"/>
                  <w:marRight w:val="0"/>
                  <w:marTop w:val="0"/>
                  <w:marBottom w:val="0"/>
                  <w:divBdr>
                    <w:top w:val="none" w:sz="0" w:space="0" w:color="auto"/>
                    <w:left w:val="none" w:sz="0" w:space="0" w:color="auto"/>
                    <w:bottom w:val="none" w:sz="0" w:space="0" w:color="auto"/>
                    <w:right w:val="none" w:sz="0" w:space="0" w:color="auto"/>
                  </w:divBdr>
                </w:div>
                <w:div w:id="329524826">
                  <w:marLeft w:val="0"/>
                  <w:marRight w:val="0"/>
                  <w:marTop w:val="0"/>
                  <w:marBottom w:val="0"/>
                  <w:divBdr>
                    <w:top w:val="none" w:sz="0" w:space="0" w:color="auto"/>
                    <w:left w:val="none" w:sz="0" w:space="0" w:color="auto"/>
                    <w:bottom w:val="none" w:sz="0" w:space="0" w:color="auto"/>
                    <w:right w:val="none" w:sz="0" w:space="0" w:color="auto"/>
                  </w:divBdr>
                </w:div>
                <w:div w:id="331566827">
                  <w:marLeft w:val="0"/>
                  <w:marRight w:val="0"/>
                  <w:marTop w:val="0"/>
                  <w:marBottom w:val="0"/>
                  <w:divBdr>
                    <w:top w:val="none" w:sz="0" w:space="0" w:color="auto"/>
                    <w:left w:val="none" w:sz="0" w:space="0" w:color="auto"/>
                    <w:bottom w:val="none" w:sz="0" w:space="0" w:color="auto"/>
                    <w:right w:val="none" w:sz="0" w:space="0" w:color="auto"/>
                  </w:divBdr>
                </w:div>
                <w:div w:id="333067951">
                  <w:marLeft w:val="0"/>
                  <w:marRight w:val="0"/>
                  <w:marTop w:val="0"/>
                  <w:marBottom w:val="0"/>
                  <w:divBdr>
                    <w:top w:val="none" w:sz="0" w:space="0" w:color="auto"/>
                    <w:left w:val="none" w:sz="0" w:space="0" w:color="auto"/>
                    <w:bottom w:val="none" w:sz="0" w:space="0" w:color="auto"/>
                    <w:right w:val="none" w:sz="0" w:space="0" w:color="auto"/>
                  </w:divBdr>
                </w:div>
                <w:div w:id="334841739">
                  <w:marLeft w:val="0"/>
                  <w:marRight w:val="0"/>
                  <w:marTop w:val="0"/>
                  <w:marBottom w:val="0"/>
                  <w:divBdr>
                    <w:top w:val="none" w:sz="0" w:space="0" w:color="auto"/>
                    <w:left w:val="none" w:sz="0" w:space="0" w:color="auto"/>
                    <w:bottom w:val="none" w:sz="0" w:space="0" w:color="auto"/>
                    <w:right w:val="none" w:sz="0" w:space="0" w:color="auto"/>
                  </w:divBdr>
                </w:div>
                <w:div w:id="334848904">
                  <w:marLeft w:val="0"/>
                  <w:marRight w:val="0"/>
                  <w:marTop w:val="0"/>
                  <w:marBottom w:val="0"/>
                  <w:divBdr>
                    <w:top w:val="none" w:sz="0" w:space="0" w:color="auto"/>
                    <w:left w:val="none" w:sz="0" w:space="0" w:color="auto"/>
                    <w:bottom w:val="none" w:sz="0" w:space="0" w:color="auto"/>
                    <w:right w:val="none" w:sz="0" w:space="0" w:color="auto"/>
                  </w:divBdr>
                </w:div>
                <w:div w:id="336343831">
                  <w:marLeft w:val="0"/>
                  <w:marRight w:val="0"/>
                  <w:marTop w:val="0"/>
                  <w:marBottom w:val="0"/>
                  <w:divBdr>
                    <w:top w:val="none" w:sz="0" w:space="0" w:color="auto"/>
                    <w:left w:val="none" w:sz="0" w:space="0" w:color="auto"/>
                    <w:bottom w:val="none" w:sz="0" w:space="0" w:color="auto"/>
                    <w:right w:val="none" w:sz="0" w:space="0" w:color="auto"/>
                  </w:divBdr>
                </w:div>
                <w:div w:id="338701580">
                  <w:marLeft w:val="0"/>
                  <w:marRight w:val="0"/>
                  <w:marTop w:val="0"/>
                  <w:marBottom w:val="0"/>
                  <w:divBdr>
                    <w:top w:val="none" w:sz="0" w:space="0" w:color="auto"/>
                    <w:left w:val="none" w:sz="0" w:space="0" w:color="auto"/>
                    <w:bottom w:val="none" w:sz="0" w:space="0" w:color="auto"/>
                    <w:right w:val="none" w:sz="0" w:space="0" w:color="auto"/>
                  </w:divBdr>
                </w:div>
                <w:div w:id="339745389">
                  <w:marLeft w:val="0"/>
                  <w:marRight w:val="0"/>
                  <w:marTop w:val="0"/>
                  <w:marBottom w:val="0"/>
                  <w:divBdr>
                    <w:top w:val="none" w:sz="0" w:space="0" w:color="auto"/>
                    <w:left w:val="none" w:sz="0" w:space="0" w:color="auto"/>
                    <w:bottom w:val="none" w:sz="0" w:space="0" w:color="auto"/>
                    <w:right w:val="none" w:sz="0" w:space="0" w:color="auto"/>
                  </w:divBdr>
                </w:div>
                <w:div w:id="340789336">
                  <w:marLeft w:val="0"/>
                  <w:marRight w:val="0"/>
                  <w:marTop w:val="0"/>
                  <w:marBottom w:val="0"/>
                  <w:divBdr>
                    <w:top w:val="none" w:sz="0" w:space="0" w:color="auto"/>
                    <w:left w:val="none" w:sz="0" w:space="0" w:color="auto"/>
                    <w:bottom w:val="none" w:sz="0" w:space="0" w:color="auto"/>
                    <w:right w:val="none" w:sz="0" w:space="0" w:color="auto"/>
                  </w:divBdr>
                </w:div>
                <w:div w:id="343673180">
                  <w:marLeft w:val="0"/>
                  <w:marRight w:val="0"/>
                  <w:marTop w:val="0"/>
                  <w:marBottom w:val="0"/>
                  <w:divBdr>
                    <w:top w:val="none" w:sz="0" w:space="0" w:color="auto"/>
                    <w:left w:val="none" w:sz="0" w:space="0" w:color="auto"/>
                    <w:bottom w:val="none" w:sz="0" w:space="0" w:color="auto"/>
                    <w:right w:val="none" w:sz="0" w:space="0" w:color="auto"/>
                  </w:divBdr>
                </w:div>
                <w:div w:id="345908045">
                  <w:marLeft w:val="0"/>
                  <w:marRight w:val="0"/>
                  <w:marTop w:val="0"/>
                  <w:marBottom w:val="0"/>
                  <w:divBdr>
                    <w:top w:val="none" w:sz="0" w:space="0" w:color="auto"/>
                    <w:left w:val="none" w:sz="0" w:space="0" w:color="auto"/>
                    <w:bottom w:val="none" w:sz="0" w:space="0" w:color="auto"/>
                    <w:right w:val="none" w:sz="0" w:space="0" w:color="auto"/>
                  </w:divBdr>
                </w:div>
                <w:div w:id="346910536">
                  <w:marLeft w:val="0"/>
                  <w:marRight w:val="0"/>
                  <w:marTop w:val="0"/>
                  <w:marBottom w:val="0"/>
                  <w:divBdr>
                    <w:top w:val="none" w:sz="0" w:space="0" w:color="auto"/>
                    <w:left w:val="none" w:sz="0" w:space="0" w:color="auto"/>
                    <w:bottom w:val="none" w:sz="0" w:space="0" w:color="auto"/>
                    <w:right w:val="none" w:sz="0" w:space="0" w:color="auto"/>
                  </w:divBdr>
                </w:div>
                <w:div w:id="348483005">
                  <w:marLeft w:val="0"/>
                  <w:marRight w:val="0"/>
                  <w:marTop w:val="0"/>
                  <w:marBottom w:val="0"/>
                  <w:divBdr>
                    <w:top w:val="none" w:sz="0" w:space="0" w:color="auto"/>
                    <w:left w:val="none" w:sz="0" w:space="0" w:color="auto"/>
                    <w:bottom w:val="none" w:sz="0" w:space="0" w:color="auto"/>
                    <w:right w:val="none" w:sz="0" w:space="0" w:color="auto"/>
                  </w:divBdr>
                </w:div>
                <w:div w:id="350300090">
                  <w:marLeft w:val="0"/>
                  <w:marRight w:val="0"/>
                  <w:marTop w:val="0"/>
                  <w:marBottom w:val="0"/>
                  <w:divBdr>
                    <w:top w:val="none" w:sz="0" w:space="0" w:color="auto"/>
                    <w:left w:val="none" w:sz="0" w:space="0" w:color="auto"/>
                    <w:bottom w:val="none" w:sz="0" w:space="0" w:color="auto"/>
                    <w:right w:val="none" w:sz="0" w:space="0" w:color="auto"/>
                  </w:divBdr>
                </w:div>
                <w:div w:id="354696433">
                  <w:marLeft w:val="0"/>
                  <w:marRight w:val="0"/>
                  <w:marTop w:val="0"/>
                  <w:marBottom w:val="0"/>
                  <w:divBdr>
                    <w:top w:val="none" w:sz="0" w:space="0" w:color="auto"/>
                    <w:left w:val="none" w:sz="0" w:space="0" w:color="auto"/>
                    <w:bottom w:val="none" w:sz="0" w:space="0" w:color="auto"/>
                    <w:right w:val="none" w:sz="0" w:space="0" w:color="auto"/>
                  </w:divBdr>
                </w:div>
                <w:div w:id="358508808">
                  <w:marLeft w:val="0"/>
                  <w:marRight w:val="0"/>
                  <w:marTop w:val="0"/>
                  <w:marBottom w:val="0"/>
                  <w:divBdr>
                    <w:top w:val="none" w:sz="0" w:space="0" w:color="auto"/>
                    <w:left w:val="none" w:sz="0" w:space="0" w:color="auto"/>
                    <w:bottom w:val="none" w:sz="0" w:space="0" w:color="auto"/>
                    <w:right w:val="none" w:sz="0" w:space="0" w:color="auto"/>
                  </w:divBdr>
                </w:div>
                <w:div w:id="360664855">
                  <w:marLeft w:val="0"/>
                  <w:marRight w:val="0"/>
                  <w:marTop w:val="0"/>
                  <w:marBottom w:val="0"/>
                  <w:divBdr>
                    <w:top w:val="none" w:sz="0" w:space="0" w:color="auto"/>
                    <w:left w:val="none" w:sz="0" w:space="0" w:color="auto"/>
                    <w:bottom w:val="none" w:sz="0" w:space="0" w:color="auto"/>
                    <w:right w:val="none" w:sz="0" w:space="0" w:color="auto"/>
                  </w:divBdr>
                </w:div>
                <w:div w:id="361825309">
                  <w:marLeft w:val="0"/>
                  <w:marRight w:val="0"/>
                  <w:marTop w:val="0"/>
                  <w:marBottom w:val="0"/>
                  <w:divBdr>
                    <w:top w:val="none" w:sz="0" w:space="0" w:color="auto"/>
                    <w:left w:val="none" w:sz="0" w:space="0" w:color="auto"/>
                    <w:bottom w:val="none" w:sz="0" w:space="0" w:color="auto"/>
                    <w:right w:val="none" w:sz="0" w:space="0" w:color="auto"/>
                  </w:divBdr>
                </w:div>
                <w:div w:id="361829806">
                  <w:marLeft w:val="0"/>
                  <w:marRight w:val="0"/>
                  <w:marTop w:val="0"/>
                  <w:marBottom w:val="0"/>
                  <w:divBdr>
                    <w:top w:val="none" w:sz="0" w:space="0" w:color="auto"/>
                    <w:left w:val="none" w:sz="0" w:space="0" w:color="auto"/>
                    <w:bottom w:val="none" w:sz="0" w:space="0" w:color="auto"/>
                    <w:right w:val="none" w:sz="0" w:space="0" w:color="auto"/>
                  </w:divBdr>
                </w:div>
                <w:div w:id="361976667">
                  <w:marLeft w:val="0"/>
                  <w:marRight w:val="0"/>
                  <w:marTop w:val="0"/>
                  <w:marBottom w:val="0"/>
                  <w:divBdr>
                    <w:top w:val="none" w:sz="0" w:space="0" w:color="auto"/>
                    <w:left w:val="none" w:sz="0" w:space="0" w:color="auto"/>
                    <w:bottom w:val="none" w:sz="0" w:space="0" w:color="auto"/>
                    <w:right w:val="none" w:sz="0" w:space="0" w:color="auto"/>
                  </w:divBdr>
                </w:div>
                <w:div w:id="362749271">
                  <w:marLeft w:val="0"/>
                  <w:marRight w:val="0"/>
                  <w:marTop w:val="0"/>
                  <w:marBottom w:val="0"/>
                  <w:divBdr>
                    <w:top w:val="none" w:sz="0" w:space="0" w:color="auto"/>
                    <w:left w:val="none" w:sz="0" w:space="0" w:color="auto"/>
                    <w:bottom w:val="none" w:sz="0" w:space="0" w:color="auto"/>
                    <w:right w:val="none" w:sz="0" w:space="0" w:color="auto"/>
                  </w:divBdr>
                </w:div>
                <w:div w:id="362827865">
                  <w:marLeft w:val="0"/>
                  <w:marRight w:val="0"/>
                  <w:marTop w:val="0"/>
                  <w:marBottom w:val="0"/>
                  <w:divBdr>
                    <w:top w:val="none" w:sz="0" w:space="0" w:color="auto"/>
                    <w:left w:val="none" w:sz="0" w:space="0" w:color="auto"/>
                    <w:bottom w:val="none" w:sz="0" w:space="0" w:color="auto"/>
                    <w:right w:val="none" w:sz="0" w:space="0" w:color="auto"/>
                  </w:divBdr>
                </w:div>
                <w:div w:id="368191964">
                  <w:marLeft w:val="0"/>
                  <w:marRight w:val="0"/>
                  <w:marTop w:val="0"/>
                  <w:marBottom w:val="0"/>
                  <w:divBdr>
                    <w:top w:val="none" w:sz="0" w:space="0" w:color="auto"/>
                    <w:left w:val="none" w:sz="0" w:space="0" w:color="auto"/>
                    <w:bottom w:val="none" w:sz="0" w:space="0" w:color="auto"/>
                    <w:right w:val="none" w:sz="0" w:space="0" w:color="auto"/>
                  </w:divBdr>
                </w:div>
                <w:div w:id="370231767">
                  <w:marLeft w:val="0"/>
                  <w:marRight w:val="0"/>
                  <w:marTop w:val="0"/>
                  <w:marBottom w:val="0"/>
                  <w:divBdr>
                    <w:top w:val="none" w:sz="0" w:space="0" w:color="auto"/>
                    <w:left w:val="none" w:sz="0" w:space="0" w:color="auto"/>
                    <w:bottom w:val="none" w:sz="0" w:space="0" w:color="auto"/>
                    <w:right w:val="none" w:sz="0" w:space="0" w:color="auto"/>
                  </w:divBdr>
                </w:div>
                <w:div w:id="372190553">
                  <w:marLeft w:val="0"/>
                  <w:marRight w:val="0"/>
                  <w:marTop w:val="0"/>
                  <w:marBottom w:val="0"/>
                  <w:divBdr>
                    <w:top w:val="none" w:sz="0" w:space="0" w:color="auto"/>
                    <w:left w:val="none" w:sz="0" w:space="0" w:color="auto"/>
                    <w:bottom w:val="none" w:sz="0" w:space="0" w:color="auto"/>
                    <w:right w:val="none" w:sz="0" w:space="0" w:color="auto"/>
                  </w:divBdr>
                </w:div>
                <w:div w:id="372193239">
                  <w:marLeft w:val="0"/>
                  <w:marRight w:val="0"/>
                  <w:marTop w:val="0"/>
                  <w:marBottom w:val="0"/>
                  <w:divBdr>
                    <w:top w:val="none" w:sz="0" w:space="0" w:color="auto"/>
                    <w:left w:val="none" w:sz="0" w:space="0" w:color="auto"/>
                    <w:bottom w:val="none" w:sz="0" w:space="0" w:color="auto"/>
                    <w:right w:val="none" w:sz="0" w:space="0" w:color="auto"/>
                  </w:divBdr>
                </w:div>
                <w:div w:id="377750295">
                  <w:marLeft w:val="0"/>
                  <w:marRight w:val="0"/>
                  <w:marTop w:val="0"/>
                  <w:marBottom w:val="0"/>
                  <w:divBdr>
                    <w:top w:val="none" w:sz="0" w:space="0" w:color="auto"/>
                    <w:left w:val="none" w:sz="0" w:space="0" w:color="auto"/>
                    <w:bottom w:val="none" w:sz="0" w:space="0" w:color="auto"/>
                    <w:right w:val="none" w:sz="0" w:space="0" w:color="auto"/>
                  </w:divBdr>
                </w:div>
                <w:div w:id="379549670">
                  <w:marLeft w:val="0"/>
                  <w:marRight w:val="0"/>
                  <w:marTop w:val="0"/>
                  <w:marBottom w:val="0"/>
                  <w:divBdr>
                    <w:top w:val="none" w:sz="0" w:space="0" w:color="auto"/>
                    <w:left w:val="none" w:sz="0" w:space="0" w:color="auto"/>
                    <w:bottom w:val="none" w:sz="0" w:space="0" w:color="auto"/>
                    <w:right w:val="none" w:sz="0" w:space="0" w:color="auto"/>
                  </w:divBdr>
                </w:div>
                <w:div w:id="380255940">
                  <w:marLeft w:val="0"/>
                  <w:marRight w:val="0"/>
                  <w:marTop w:val="0"/>
                  <w:marBottom w:val="0"/>
                  <w:divBdr>
                    <w:top w:val="none" w:sz="0" w:space="0" w:color="auto"/>
                    <w:left w:val="none" w:sz="0" w:space="0" w:color="auto"/>
                    <w:bottom w:val="none" w:sz="0" w:space="0" w:color="auto"/>
                    <w:right w:val="none" w:sz="0" w:space="0" w:color="auto"/>
                  </w:divBdr>
                </w:div>
                <w:div w:id="381053882">
                  <w:marLeft w:val="0"/>
                  <w:marRight w:val="0"/>
                  <w:marTop w:val="0"/>
                  <w:marBottom w:val="0"/>
                  <w:divBdr>
                    <w:top w:val="none" w:sz="0" w:space="0" w:color="auto"/>
                    <w:left w:val="none" w:sz="0" w:space="0" w:color="auto"/>
                    <w:bottom w:val="none" w:sz="0" w:space="0" w:color="auto"/>
                    <w:right w:val="none" w:sz="0" w:space="0" w:color="auto"/>
                  </w:divBdr>
                </w:div>
                <w:div w:id="384527716">
                  <w:marLeft w:val="0"/>
                  <w:marRight w:val="0"/>
                  <w:marTop w:val="0"/>
                  <w:marBottom w:val="0"/>
                  <w:divBdr>
                    <w:top w:val="none" w:sz="0" w:space="0" w:color="auto"/>
                    <w:left w:val="none" w:sz="0" w:space="0" w:color="auto"/>
                    <w:bottom w:val="none" w:sz="0" w:space="0" w:color="auto"/>
                    <w:right w:val="none" w:sz="0" w:space="0" w:color="auto"/>
                  </w:divBdr>
                </w:div>
                <w:div w:id="388112323">
                  <w:marLeft w:val="0"/>
                  <w:marRight w:val="0"/>
                  <w:marTop w:val="0"/>
                  <w:marBottom w:val="0"/>
                  <w:divBdr>
                    <w:top w:val="none" w:sz="0" w:space="0" w:color="auto"/>
                    <w:left w:val="none" w:sz="0" w:space="0" w:color="auto"/>
                    <w:bottom w:val="none" w:sz="0" w:space="0" w:color="auto"/>
                    <w:right w:val="none" w:sz="0" w:space="0" w:color="auto"/>
                  </w:divBdr>
                </w:div>
                <w:div w:id="390159846">
                  <w:marLeft w:val="0"/>
                  <w:marRight w:val="0"/>
                  <w:marTop w:val="0"/>
                  <w:marBottom w:val="0"/>
                  <w:divBdr>
                    <w:top w:val="none" w:sz="0" w:space="0" w:color="auto"/>
                    <w:left w:val="none" w:sz="0" w:space="0" w:color="auto"/>
                    <w:bottom w:val="none" w:sz="0" w:space="0" w:color="auto"/>
                    <w:right w:val="none" w:sz="0" w:space="0" w:color="auto"/>
                  </w:divBdr>
                </w:div>
                <w:div w:id="392508723">
                  <w:marLeft w:val="0"/>
                  <w:marRight w:val="0"/>
                  <w:marTop w:val="0"/>
                  <w:marBottom w:val="0"/>
                  <w:divBdr>
                    <w:top w:val="none" w:sz="0" w:space="0" w:color="auto"/>
                    <w:left w:val="none" w:sz="0" w:space="0" w:color="auto"/>
                    <w:bottom w:val="none" w:sz="0" w:space="0" w:color="auto"/>
                    <w:right w:val="none" w:sz="0" w:space="0" w:color="auto"/>
                  </w:divBdr>
                </w:div>
                <w:div w:id="392848584">
                  <w:marLeft w:val="0"/>
                  <w:marRight w:val="0"/>
                  <w:marTop w:val="0"/>
                  <w:marBottom w:val="0"/>
                  <w:divBdr>
                    <w:top w:val="none" w:sz="0" w:space="0" w:color="auto"/>
                    <w:left w:val="none" w:sz="0" w:space="0" w:color="auto"/>
                    <w:bottom w:val="none" w:sz="0" w:space="0" w:color="auto"/>
                    <w:right w:val="none" w:sz="0" w:space="0" w:color="auto"/>
                  </w:divBdr>
                </w:div>
                <w:div w:id="392850478">
                  <w:marLeft w:val="0"/>
                  <w:marRight w:val="0"/>
                  <w:marTop w:val="0"/>
                  <w:marBottom w:val="0"/>
                  <w:divBdr>
                    <w:top w:val="none" w:sz="0" w:space="0" w:color="auto"/>
                    <w:left w:val="none" w:sz="0" w:space="0" w:color="auto"/>
                    <w:bottom w:val="none" w:sz="0" w:space="0" w:color="auto"/>
                    <w:right w:val="none" w:sz="0" w:space="0" w:color="auto"/>
                  </w:divBdr>
                </w:div>
                <w:div w:id="393161273">
                  <w:marLeft w:val="0"/>
                  <w:marRight w:val="0"/>
                  <w:marTop w:val="0"/>
                  <w:marBottom w:val="0"/>
                  <w:divBdr>
                    <w:top w:val="none" w:sz="0" w:space="0" w:color="auto"/>
                    <w:left w:val="none" w:sz="0" w:space="0" w:color="auto"/>
                    <w:bottom w:val="none" w:sz="0" w:space="0" w:color="auto"/>
                    <w:right w:val="none" w:sz="0" w:space="0" w:color="auto"/>
                  </w:divBdr>
                </w:div>
                <w:div w:id="395519445">
                  <w:marLeft w:val="0"/>
                  <w:marRight w:val="0"/>
                  <w:marTop w:val="0"/>
                  <w:marBottom w:val="0"/>
                  <w:divBdr>
                    <w:top w:val="none" w:sz="0" w:space="0" w:color="auto"/>
                    <w:left w:val="none" w:sz="0" w:space="0" w:color="auto"/>
                    <w:bottom w:val="none" w:sz="0" w:space="0" w:color="auto"/>
                    <w:right w:val="none" w:sz="0" w:space="0" w:color="auto"/>
                  </w:divBdr>
                </w:div>
                <w:div w:id="398795479">
                  <w:marLeft w:val="0"/>
                  <w:marRight w:val="0"/>
                  <w:marTop w:val="0"/>
                  <w:marBottom w:val="0"/>
                  <w:divBdr>
                    <w:top w:val="none" w:sz="0" w:space="0" w:color="auto"/>
                    <w:left w:val="none" w:sz="0" w:space="0" w:color="auto"/>
                    <w:bottom w:val="none" w:sz="0" w:space="0" w:color="auto"/>
                    <w:right w:val="none" w:sz="0" w:space="0" w:color="auto"/>
                  </w:divBdr>
                </w:div>
                <w:div w:id="401025957">
                  <w:marLeft w:val="0"/>
                  <w:marRight w:val="0"/>
                  <w:marTop w:val="0"/>
                  <w:marBottom w:val="0"/>
                  <w:divBdr>
                    <w:top w:val="none" w:sz="0" w:space="0" w:color="auto"/>
                    <w:left w:val="none" w:sz="0" w:space="0" w:color="auto"/>
                    <w:bottom w:val="none" w:sz="0" w:space="0" w:color="auto"/>
                    <w:right w:val="none" w:sz="0" w:space="0" w:color="auto"/>
                  </w:divBdr>
                </w:div>
                <w:div w:id="401609608">
                  <w:marLeft w:val="0"/>
                  <w:marRight w:val="0"/>
                  <w:marTop w:val="0"/>
                  <w:marBottom w:val="0"/>
                  <w:divBdr>
                    <w:top w:val="none" w:sz="0" w:space="0" w:color="auto"/>
                    <w:left w:val="none" w:sz="0" w:space="0" w:color="auto"/>
                    <w:bottom w:val="none" w:sz="0" w:space="0" w:color="auto"/>
                    <w:right w:val="none" w:sz="0" w:space="0" w:color="auto"/>
                  </w:divBdr>
                </w:div>
                <w:div w:id="401948261">
                  <w:marLeft w:val="0"/>
                  <w:marRight w:val="0"/>
                  <w:marTop w:val="0"/>
                  <w:marBottom w:val="0"/>
                  <w:divBdr>
                    <w:top w:val="none" w:sz="0" w:space="0" w:color="auto"/>
                    <w:left w:val="none" w:sz="0" w:space="0" w:color="auto"/>
                    <w:bottom w:val="none" w:sz="0" w:space="0" w:color="auto"/>
                    <w:right w:val="none" w:sz="0" w:space="0" w:color="auto"/>
                  </w:divBdr>
                </w:div>
                <w:div w:id="407658155">
                  <w:marLeft w:val="0"/>
                  <w:marRight w:val="0"/>
                  <w:marTop w:val="0"/>
                  <w:marBottom w:val="0"/>
                  <w:divBdr>
                    <w:top w:val="none" w:sz="0" w:space="0" w:color="auto"/>
                    <w:left w:val="none" w:sz="0" w:space="0" w:color="auto"/>
                    <w:bottom w:val="none" w:sz="0" w:space="0" w:color="auto"/>
                    <w:right w:val="none" w:sz="0" w:space="0" w:color="auto"/>
                  </w:divBdr>
                </w:div>
                <w:div w:id="410471316">
                  <w:marLeft w:val="0"/>
                  <w:marRight w:val="0"/>
                  <w:marTop w:val="0"/>
                  <w:marBottom w:val="0"/>
                  <w:divBdr>
                    <w:top w:val="none" w:sz="0" w:space="0" w:color="auto"/>
                    <w:left w:val="none" w:sz="0" w:space="0" w:color="auto"/>
                    <w:bottom w:val="none" w:sz="0" w:space="0" w:color="auto"/>
                    <w:right w:val="none" w:sz="0" w:space="0" w:color="auto"/>
                  </w:divBdr>
                </w:div>
                <w:div w:id="411901494">
                  <w:marLeft w:val="0"/>
                  <w:marRight w:val="0"/>
                  <w:marTop w:val="0"/>
                  <w:marBottom w:val="0"/>
                  <w:divBdr>
                    <w:top w:val="none" w:sz="0" w:space="0" w:color="auto"/>
                    <w:left w:val="none" w:sz="0" w:space="0" w:color="auto"/>
                    <w:bottom w:val="none" w:sz="0" w:space="0" w:color="auto"/>
                    <w:right w:val="none" w:sz="0" w:space="0" w:color="auto"/>
                  </w:divBdr>
                </w:div>
                <w:div w:id="415442449">
                  <w:marLeft w:val="0"/>
                  <w:marRight w:val="0"/>
                  <w:marTop w:val="0"/>
                  <w:marBottom w:val="0"/>
                  <w:divBdr>
                    <w:top w:val="none" w:sz="0" w:space="0" w:color="auto"/>
                    <w:left w:val="none" w:sz="0" w:space="0" w:color="auto"/>
                    <w:bottom w:val="none" w:sz="0" w:space="0" w:color="auto"/>
                    <w:right w:val="none" w:sz="0" w:space="0" w:color="auto"/>
                  </w:divBdr>
                </w:div>
                <w:div w:id="415637309">
                  <w:marLeft w:val="0"/>
                  <w:marRight w:val="0"/>
                  <w:marTop w:val="0"/>
                  <w:marBottom w:val="0"/>
                  <w:divBdr>
                    <w:top w:val="none" w:sz="0" w:space="0" w:color="auto"/>
                    <w:left w:val="none" w:sz="0" w:space="0" w:color="auto"/>
                    <w:bottom w:val="none" w:sz="0" w:space="0" w:color="auto"/>
                    <w:right w:val="none" w:sz="0" w:space="0" w:color="auto"/>
                  </w:divBdr>
                </w:div>
                <w:div w:id="417557409">
                  <w:marLeft w:val="0"/>
                  <w:marRight w:val="0"/>
                  <w:marTop w:val="0"/>
                  <w:marBottom w:val="0"/>
                  <w:divBdr>
                    <w:top w:val="none" w:sz="0" w:space="0" w:color="auto"/>
                    <w:left w:val="none" w:sz="0" w:space="0" w:color="auto"/>
                    <w:bottom w:val="none" w:sz="0" w:space="0" w:color="auto"/>
                    <w:right w:val="none" w:sz="0" w:space="0" w:color="auto"/>
                  </w:divBdr>
                </w:div>
                <w:div w:id="419302623">
                  <w:marLeft w:val="0"/>
                  <w:marRight w:val="0"/>
                  <w:marTop w:val="0"/>
                  <w:marBottom w:val="0"/>
                  <w:divBdr>
                    <w:top w:val="none" w:sz="0" w:space="0" w:color="auto"/>
                    <w:left w:val="none" w:sz="0" w:space="0" w:color="auto"/>
                    <w:bottom w:val="none" w:sz="0" w:space="0" w:color="auto"/>
                    <w:right w:val="none" w:sz="0" w:space="0" w:color="auto"/>
                  </w:divBdr>
                </w:div>
                <w:div w:id="420568494">
                  <w:marLeft w:val="0"/>
                  <w:marRight w:val="0"/>
                  <w:marTop w:val="0"/>
                  <w:marBottom w:val="0"/>
                  <w:divBdr>
                    <w:top w:val="none" w:sz="0" w:space="0" w:color="auto"/>
                    <w:left w:val="none" w:sz="0" w:space="0" w:color="auto"/>
                    <w:bottom w:val="none" w:sz="0" w:space="0" w:color="auto"/>
                    <w:right w:val="none" w:sz="0" w:space="0" w:color="auto"/>
                  </w:divBdr>
                </w:div>
                <w:div w:id="421416366">
                  <w:marLeft w:val="0"/>
                  <w:marRight w:val="0"/>
                  <w:marTop w:val="0"/>
                  <w:marBottom w:val="0"/>
                  <w:divBdr>
                    <w:top w:val="none" w:sz="0" w:space="0" w:color="auto"/>
                    <w:left w:val="none" w:sz="0" w:space="0" w:color="auto"/>
                    <w:bottom w:val="none" w:sz="0" w:space="0" w:color="auto"/>
                    <w:right w:val="none" w:sz="0" w:space="0" w:color="auto"/>
                  </w:divBdr>
                </w:div>
                <w:div w:id="425417828">
                  <w:marLeft w:val="0"/>
                  <w:marRight w:val="0"/>
                  <w:marTop w:val="0"/>
                  <w:marBottom w:val="0"/>
                  <w:divBdr>
                    <w:top w:val="none" w:sz="0" w:space="0" w:color="auto"/>
                    <w:left w:val="none" w:sz="0" w:space="0" w:color="auto"/>
                    <w:bottom w:val="none" w:sz="0" w:space="0" w:color="auto"/>
                    <w:right w:val="none" w:sz="0" w:space="0" w:color="auto"/>
                  </w:divBdr>
                </w:div>
                <w:div w:id="428739829">
                  <w:marLeft w:val="0"/>
                  <w:marRight w:val="0"/>
                  <w:marTop w:val="0"/>
                  <w:marBottom w:val="0"/>
                  <w:divBdr>
                    <w:top w:val="none" w:sz="0" w:space="0" w:color="auto"/>
                    <w:left w:val="none" w:sz="0" w:space="0" w:color="auto"/>
                    <w:bottom w:val="none" w:sz="0" w:space="0" w:color="auto"/>
                    <w:right w:val="none" w:sz="0" w:space="0" w:color="auto"/>
                  </w:divBdr>
                </w:div>
                <w:div w:id="429199805">
                  <w:marLeft w:val="0"/>
                  <w:marRight w:val="0"/>
                  <w:marTop w:val="0"/>
                  <w:marBottom w:val="0"/>
                  <w:divBdr>
                    <w:top w:val="none" w:sz="0" w:space="0" w:color="auto"/>
                    <w:left w:val="none" w:sz="0" w:space="0" w:color="auto"/>
                    <w:bottom w:val="none" w:sz="0" w:space="0" w:color="auto"/>
                    <w:right w:val="none" w:sz="0" w:space="0" w:color="auto"/>
                  </w:divBdr>
                </w:div>
                <w:div w:id="429474441">
                  <w:marLeft w:val="0"/>
                  <w:marRight w:val="0"/>
                  <w:marTop w:val="0"/>
                  <w:marBottom w:val="0"/>
                  <w:divBdr>
                    <w:top w:val="none" w:sz="0" w:space="0" w:color="auto"/>
                    <w:left w:val="none" w:sz="0" w:space="0" w:color="auto"/>
                    <w:bottom w:val="none" w:sz="0" w:space="0" w:color="auto"/>
                    <w:right w:val="none" w:sz="0" w:space="0" w:color="auto"/>
                  </w:divBdr>
                </w:div>
                <w:div w:id="434204796">
                  <w:marLeft w:val="0"/>
                  <w:marRight w:val="0"/>
                  <w:marTop w:val="0"/>
                  <w:marBottom w:val="0"/>
                  <w:divBdr>
                    <w:top w:val="none" w:sz="0" w:space="0" w:color="auto"/>
                    <w:left w:val="none" w:sz="0" w:space="0" w:color="auto"/>
                    <w:bottom w:val="none" w:sz="0" w:space="0" w:color="auto"/>
                    <w:right w:val="none" w:sz="0" w:space="0" w:color="auto"/>
                  </w:divBdr>
                </w:div>
                <w:div w:id="439494743">
                  <w:marLeft w:val="0"/>
                  <w:marRight w:val="0"/>
                  <w:marTop w:val="0"/>
                  <w:marBottom w:val="0"/>
                  <w:divBdr>
                    <w:top w:val="none" w:sz="0" w:space="0" w:color="auto"/>
                    <w:left w:val="none" w:sz="0" w:space="0" w:color="auto"/>
                    <w:bottom w:val="none" w:sz="0" w:space="0" w:color="auto"/>
                    <w:right w:val="none" w:sz="0" w:space="0" w:color="auto"/>
                  </w:divBdr>
                </w:div>
                <w:div w:id="442463009">
                  <w:marLeft w:val="0"/>
                  <w:marRight w:val="0"/>
                  <w:marTop w:val="0"/>
                  <w:marBottom w:val="0"/>
                  <w:divBdr>
                    <w:top w:val="none" w:sz="0" w:space="0" w:color="auto"/>
                    <w:left w:val="none" w:sz="0" w:space="0" w:color="auto"/>
                    <w:bottom w:val="none" w:sz="0" w:space="0" w:color="auto"/>
                    <w:right w:val="none" w:sz="0" w:space="0" w:color="auto"/>
                  </w:divBdr>
                </w:div>
                <w:div w:id="442463140">
                  <w:marLeft w:val="0"/>
                  <w:marRight w:val="0"/>
                  <w:marTop w:val="0"/>
                  <w:marBottom w:val="0"/>
                  <w:divBdr>
                    <w:top w:val="none" w:sz="0" w:space="0" w:color="auto"/>
                    <w:left w:val="none" w:sz="0" w:space="0" w:color="auto"/>
                    <w:bottom w:val="none" w:sz="0" w:space="0" w:color="auto"/>
                    <w:right w:val="none" w:sz="0" w:space="0" w:color="auto"/>
                  </w:divBdr>
                </w:div>
                <w:div w:id="443886854">
                  <w:marLeft w:val="0"/>
                  <w:marRight w:val="0"/>
                  <w:marTop w:val="0"/>
                  <w:marBottom w:val="0"/>
                  <w:divBdr>
                    <w:top w:val="none" w:sz="0" w:space="0" w:color="auto"/>
                    <w:left w:val="none" w:sz="0" w:space="0" w:color="auto"/>
                    <w:bottom w:val="none" w:sz="0" w:space="0" w:color="auto"/>
                    <w:right w:val="none" w:sz="0" w:space="0" w:color="auto"/>
                  </w:divBdr>
                </w:div>
                <w:div w:id="444810869">
                  <w:marLeft w:val="0"/>
                  <w:marRight w:val="0"/>
                  <w:marTop w:val="0"/>
                  <w:marBottom w:val="0"/>
                  <w:divBdr>
                    <w:top w:val="none" w:sz="0" w:space="0" w:color="auto"/>
                    <w:left w:val="none" w:sz="0" w:space="0" w:color="auto"/>
                    <w:bottom w:val="none" w:sz="0" w:space="0" w:color="auto"/>
                    <w:right w:val="none" w:sz="0" w:space="0" w:color="auto"/>
                  </w:divBdr>
                </w:div>
                <w:div w:id="445738955">
                  <w:marLeft w:val="0"/>
                  <w:marRight w:val="0"/>
                  <w:marTop w:val="0"/>
                  <w:marBottom w:val="0"/>
                  <w:divBdr>
                    <w:top w:val="none" w:sz="0" w:space="0" w:color="auto"/>
                    <w:left w:val="none" w:sz="0" w:space="0" w:color="auto"/>
                    <w:bottom w:val="none" w:sz="0" w:space="0" w:color="auto"/>
                    <w:right w:val="none" w:sz="0" w:space="0" w:color="auto"/>
                  </w:divBdr>
                </w:div>
                <w:div w:id="449201027">
                  <w:marLeft w:val="0"/>
                  <w:marRight w:val="0"/>
                  <w:marTop w:val="0"/>
                  <w:marBottom w:val="0"/>
                  <w:divBdr>
                    <w:top w:val="none" w:sz="0" w:space="0" w:color="auto"/>
                    <w:left w:val="none" w:sz="0" w:space="0" w:color="auto"/>
                    <w:bottom w:val="none" w:sz="0" w:space="0" w:color="auto"/>
                    <w:right w:val="none" w:sz="0" w:space="0" w:color="auto"/>
                  </w:divBdr>
                </w:div>
                <w:div w:id="451246285">
                  <w:marLeft w:val="0"/>
                  <w:marRight w:val="0"/>
                  <w:marTop w:val="0"/>
                  <w:marBottom w:val="0"/>
                  <w:divBdr>
                    <w:top w:val="none" w:sz="0" w:space="0" w:color="auto"/>
                    <w:left w:val="none" w:sz="0" w:space="0" w:color="auto"/>
                    <w:bottom w:val="none" w:sz="0" w:space="0" w:color="auto"/>
                    <w:right w:val="none" w:sz="0" w:space="0" w:color="auto"/>
                  </w:divBdr>
                </w:div>
                <w:div w:id="462624467">
                  <w:marLeft w:val="0"/>
                  <w:marRight w:val="0"/>
                  <w:marTop w:val="0"/>
                  <w:marBottom w:val="0"/>
                  <w:divBdr>
                    <w:top w:val="none" w:sz="0" w:space="0" w:color="auto"/>
                    <w:left w:val="none" w:sz="0" w:space="0" w:color="auto"/>
                    <w:bottom w:val="none" w:sz="0" w:space="0" w:color="auto"/>
                    <w:right w:val="none" w:sz="0" w:space="0" w:color="auto"/>
                  </w:divBdr>
                </w:div>
                <w:div w:id="466751047">
                  <w:marLeft w:val="0"/>
                  <w:marRight w:val="0"/>
                  <w:marTop w:val="0"/>
                  <w:marBottom w:val="0"/>
                  <w:divBdr>
                    <w:top w:val="none" w:sz="0" w:space="0" w:color="auto"/>
                    <w:left w:val="none" w:sz="0" w:space="0" w:color="auto"/>
                    <w:bottom w:val="none" w:sz="0" w:space="0" w:color="auto"/>
                    <w:right w:val="none" w:sz="0" w:space="0" w:color="auto"/>
                  </w:divBdr>
                </w:div>
                <w:div w:id="469053204">
                  <w:marLeft w:val="0"/>
                  <w:marRight w:val="0"/>
                  <w:marTop w:val="0"/>
                  <w:marBottom w:val="0"/>
                  <w:divBdr>
                    <w:top w:val="none" w:sz="0" w:space="0" w:color="auto"/>
                    <w:left w:val="none" w:sz="0" w:space="0" w:color="auto"/>
                    <w:bottom w:val="none" w:sz="0" w:space="0" w:color="auto"/>
                    <w:right w:val="none" w:sz="0" w:space="0" w:color="auto"/>
                  </w:divBdr>
                </w:div>
                <w:div w:id="469250525">
                  <w:marLeft w:val="0"/>
                  <w:marRight w:val="0"/>
                  <w:marTop w:val="0"/>
                  <w:marBottom w:val="0"/>
                  <w:divBdr>
                    <w:top w:val="none" w:sz="0" w:space="0" w:color="auto"/>
                    <w:left w:val="none" w:sz="0" w:space="0" w:color="auto"/>
                    <w:bottom w:val="none" w:sz="0" w:space="0" w:color="auto"/>
                    <w:right w:val="none" w:sz="0" w:space="0" w:color="auto"/>
                  </w:divBdr>
                </w:div>
                <w:div w:id="473110118">
                  <w:marLeft w:val="0"/>
                  <w:marRight w:val="0"/>
                  <w:marTop w:val="0"/>
                  <w:marBottom w:val="0"/>
                  <w:divBdr>
                    <w:top w:val="none" w:sz="0" w:space="0" w:color="auto"/>
                    <w:left w:val="none" w:sz="0" w:space="0" w:color="auto"/>
                    <w:bottom w:val="none" w:sz="0" w:space="0" w:color="auto"/>
                    <w:right w:val="none" w:sz="0" w:space="0" w:color="auto"/>
                  </w:divBdr>
                </w:div>
                <w:div w:id="473258710">
                  <w:marLeft w:val="0"/>
                  <w:marRight w:val="0"/>
                  <w:marTop w:val="0"/>
                  <w:marBottom w:val="0"/>
                  <w:divBdr>
                    <w:top w:val="none" w:sz="0" w:space="0" w:color="auto"/>
                    <w:left w:val="none" w:sz="0" w:space="0" w:color="auto"/>
                    <w:bottom w:val="none" w:sz="0" w:space="0" w:color="auto"/>
                    <w:right w:val="none" w:sz="0" w:space="0" w:color="auto"/>
                  </w:divBdr>
                </w:div>
                <w:div w:id="473530066">
                  <w:marLeft w:val="0"/>
                  <w:marRight w:val="0"/>
                  <w:marTop w:val="0"/>
                  <w:marBottom w:val="0"/>
                  <w:divBdr>
                    <w:top w:val="none" w:sz="0" w:space="0" w:color="auto"/>
                    <w:left w:val="none" w:sz="0" w:space="0" w:color="auto"/>
                    <w:bottom w:val="none" w:sz="0" w:space="0" w:color="auto"/>
                    <w:right w:val="none" w:sz="0" w:space="0" w:color="auto"/>
                  </w:divBdr>
                </w:div>
                <w:div w:id="474101073">
                  <w:marLeft w:val="0"/>
                  <w:marRight w:val="0"/>
                  <w:marTop w:val="0"/>
                  <w:marBottom w:val="0"/>
                  <w:divBdr>
                    <w:top w:val="none" w:sz="0" w:space="0" w:color="auto"/>
                    <w:left w:val="none" w:sz="0" w:space="0" w:color="auto"/>
                    <w:bottom w:val="none" w:sz="0" w:space="0" w:color="auto"/>
                    <w:right w:val="none" w:sz="0" w:space="0" w:color="auto"/>
                  </w:divBdr>
                </w:div>
                <w:div w:id="477380029">
                  <w:marLeft w:val="0"/>
                  <w:marRight w:val="0"/>
                  <w:marTop w:val="0"/>
                  <w:marBottom w:val="0"/>
                  <w:divBdr>
                    <w:top w:val="none" w:sz="0" w:space="0" w:color="auto"/>
                    <w:left w:val="none" w:sz="0" w:space="0" w:color="auto"/>
                    <w:bottom w:val="none" w:sz="0" w:space="0" w:color="auto"/>
                    <w:right w:val="none" w:sz="0" w:space="0" w:color="auto"/>
                  </w:divBdr>
                </w:div>
                <w:div w:id="481309578">
                  <w:marLeft w:val="0"/>
                  <w:marRight w:val="0"/>
                  <w:marTop w:val="0"/>
                  <w:marBottom w:val="0"/>
                  <w:divBdr>
                    <w:top w:val="none" w:sz="0" w:space="0" w:color="auto"/>
                    <w:left w:val="none" w:sz="0" w:space="0" w:color="auto"/>
                    <w:bottom w:val="none" w:sz="0" w:space="0" w:color="auto"/>
                    <w:right w:val="none" w:sz="0" w:space="0" w:color="auto"/>
                  </w:divBdr>
                </w:div>
                <w:div w:id="481964056">
                  <w:marLeft w:val="0"/>
                  <w:marRight w:val="0"/>
                  <w:marTop w:val="0"/>
                  <w:marBottom w:val="0"/>
                  <w:divBdr>
                    <w:top w:val="none" w:sz="0" w:space="0" w:color="auto"/>
                    <w:left w:val="none" w:sz="0" w:space="0" w:color="auto"/>
                    <w:bottom w:val="none" w:sz="0" w:space="0" w:color="auto"/>
                    <w:right w:val="none" w:sz="0" w:space="0" w:color="auto"/>
                  </w:divBdr>
                </w:div>
                <w:div w:id="483131895">
                  <w:marLeft w:val="0"/>
                  <w:marRight w:val="0"/>
                  <w:marTop w:val="0"/>
                  <w:marBottom w:val="0"/>
                  <w:divBdr>
                    <w:top w:val="none" w:sz="0" w:space="0" w:color="auto"/>
                    <w:left w:val="none" w:sz="0" w:space="0" w:color="auto"/>
                    <w:bottom w:val="none" w:sz="0" w:space="0" w:color="auto"/>
                    <w:right w:val="none" w:sz="0" w:space="0" w:color="auto"/>
                  </w:divBdr>
                </w:div>
                <w:div w:id="483668405">
                  <w:marLeft w:val="0"/>
                  <w:marRight w:val="0"/>
                  <w:marTop w:val="0"/>
                  <w:marBottom w:val="0"/>
                  <w:divBdr>
                    <w:top w:val="none" w:sz="0" w:space="0" w:color="auto"/>
                    <w:left w:val="none" w:sz="0" w:space="0" w:color="auto"/>
                    <w:bottom w:val="none" w:sz="0" w:space="0" w:color="auto"/>
                    <w:right w:val="none" w:sz="0" w:space="0" w:color="auto"/>
                  </w:divBdr>
                </w:div>
                <w:div w:id="483739951">
                  <w:marLeft w:val="0"/>
                  <w:marRight w:val="0"/>
                  <w:marTop w:val="0"/>
                  <w:marBottom w:val="0"/>
                  <w:divBdr>
                    <w:top w:val="none" w:sz="0" w:space="0" w:color="auto"/>
                    <w:left w:val="none" w:sz="0" w:space="0" w:color="auto"/>
                    <w:bottom w:val="none" w:sz="0" w:space="0" w:color="auto"/>
                    <w:right w:val="none" w:sz="0" w:space="0" w:color="auto"/>
                  </w:divBdr>
                </w:div>
                <w:div w:id="485822584">
                  <w:marLeft w:val="0"/>
                  <w:marRight w:val="0"/>
                  <w:marTop w:val="0"/>
                  <w:marBottom w:val="0"/>
                  <w:divBdr>
                    <w:top w:val="none" w:sz="0" w:space="0" w:color="auto"/>
                    <w:left w:val="none" w:sz="0" w:space="0" w:color="auto"/>
                    <w:bottom w:val="none" w:sz="0" w:space="0" w:color="auto"/>
                    <w:right w:val="none" w:sz="0" w:space="0" w:color="auto"/>
                  </w:divBdr>
                </w:div>
                <w:div w:id="486898980">
                  <w:marLeft w:val="0"/>
                  <w:marRight w:val="0"/>
                  <w:marTop w:val="0"/>
                  <w:marBottom w:val="0"/>
                  <w:divBdr>
                    <w:top w:val="none" w:sz="0" w:space="0" w:color="auto"/>
                    <w:left w:val="none" w:sz="0" w:space="0" w:color="auto"/>
                    <w:bottom w:val="none" w:sz="0" w:space="0" w:color="auto"/>
                    <w:right w:val="none" w:sz="0" w:space="0" w:color="auto"/>
                  </w:divBdr>
                </w:div>
                <w:div w:id="488518634">
                  <w:marLeft w:val="0"/>
                  <w:marRight w:val="0"/>
                  <w:marTop w:val="0"/>
                  <w:marBottom w:val="0"/>
                  <w:divBdr>
                    <w:top w:val="none" w:sz="0" w:space="0" w:color="auto"/>
                    <w:left w:val="none" w:sz="0" w:space="0" w:color="auto"/>
                    <w:bottom w:val="none" w:sz="0" w:space="0" w:color="auto"/>
                    <w:right w:val="none" w:sz="0" w:space="0" w:color="auto"/>
                  </w:divBdr>
                </w:div>
                <w:div w:id="489176057">
                  <w:marLeft w:val="0"/>
                  <w:marRight w:val="0"/>
                  <w:marTop w:val="0"/>
                  <w:marBottom w:val="0"/>
                  <w:divBdr>
                    <w:top w:val="none" w:sz="0" w:space="0" w:color="auto"/>
                    <w:left w:val="none" w:sz="0" w:space="0" w:color="auto"/>
                    <w:bottom w:val="none" w:sz="0" w:space="0" w:color="auto"/>
                    <w:right w:val="none" w:sz="0" w:space="0" w:color="auto"/>
                  </w:divBdr>
                </w:div>
                <w:div w:id="492841799">
                  <w:marLeft w:val="0"/>
                  <w:marRight w:val="0"/>
                  <w:marTop w:val="0"/>
                  <w:marBottom w:val="0"/>
                  <w:divBdr>
                    <w:top w:val="none" w:sz="0" w:space="0" w:color="auto"/>
                    <w:left w:val="none" w:sz="0" w:space="0" w:color="auto"/>
                    <w:bottom w:val="none" w:sz="0" w:space="0" w:color="auto"/>
                    <w:right w:val="none" w:sz="0" w:space="0" w:color="auto"/>
                  </w:divBdr>
                </w:div>
                <w:div w:id="493227937">
                  <w:marLeft w:val="0"/>
                  <w:marRight w:val="0"/>
                  <w:marTop w:val="0"/>
                  <w:marBottom w:val="0"/>
                  <w:divBdr>
                    <w:top w:val="none" w:sz="0" w:space="0" w:color="auto"/>
                    <w:left w:val="none" w:sz="0" w:space="0" w:color="auto"/>
                    <w:bottom w:val="none" w:sz="0" w:space="0" w:color="auto"/>
                    <w:right w:val="none" w:sz="0" w:space="0" w:color="auto"/>
                  </w:divBdr>
                </w:div>
                <w:div w:id="493955043">
                  <w:marLeft w:val="0"/>
                  <w:marRight w:val="0"/>
                  <w:marTop w:val="0"/>
                  <w:marBottom w:val="0"/>
                  <w:divBdr>
                    <w:top w:val="none" w:sz="0" w:space="0" w:color="auto"/>
                    <w:left w:val="none" w:sz="0" w:space="0" w:color="auto"/>
                    <w:bottom w:val="none" w:sz="0" w:space="0" w:color="auto"/>
                    <w:right w:val="none" w:sz="0" w:space="0" w:color="auto"/>
                  </w:divBdr>
                </w:div>
                <w:div w:id="493957445">
                  <w:marLeft w:val="0"/>
                  <w:marRight w:val="0"/>
                  <w:marTop w:val="0"/>
                  <w:marBottom w:val="0"/>
                  <w:divBdr>
                    <w:top w:val="none" w:sz="0" w:space="0" w:color="auto"/>
                    <w:left w:val="none" w:sz="0" w:space="0" w:color="auto"/>
                    <w:bottom w:val="none" w:sz="0" w:space="0" w:color="auto"/>
                    <w:right w:val="none" w:sz="0" w:space="0" w:color="auto"/>
                  </w:divBdr>
                </w:div>
                <w:div w:id="497572969">
                  <w:marLeft w:val="0"/>
                  <w:marRight w:val="0"/>
                  <w:marTop w:val="0"/>
                  <w:marBottom w:val="0"/>
                  <w:divBdr>
                    <w:top w:val="none" w:sz="0" w:space="0" w:color="auto"/>
                    <w:left w:val="none" w:sz="0" w:space="0" w:color="auto"/>
                    <w:bottom w:val="none" w:sz="0" w:space="0" w:color="auto"/>
                    <w:right w:val="none" w:sz="0" w:space="0" w:color="auto"/>
                  </w:divBdr>
                </w:div>
                <w:div w:id="502475579">
                  <w:marLeft w:val="0"/>
                  <w:marRight w:val="0"/>
                  <w:marTop w:val="0"/>
                  <w:marBottom w:val="0"/>
                  <w:divBdr>
                    <w:top w:val="none" w:sz="0" w:space="0" w:color="auto"/>
                    <w:left w:val="none" w:sz="0" w:space="0" w:color="auto"/>
                    <w:bottom w:val="none" w:sz="0" w:space="0" w:color="auto"/>
                    <w:right w:val="none" w:sz="0" w:space="0" w:color="auto"/>
                  </w:divBdr>
                </w:div>
                <w:div w:id="504322788">
                  <w:marLeft w:val="0"/>
                  <w:marRight w:val="0"/>
                  <w:marTop w:val="0"/>
                  <w:marBottom w:val="0"/>
                  <w:divBdr>
                    <w:top w:val="none" w:sz="0" w:space="0" w:color="auto"/>
                    <w:left w:val="none" w:sz="0" w:space="0" w:color="auto"/>
                    <w:bottom w:val="none" w:sz="0" w:space="0" w:color="auto"/>
                    <w:right w:val="none" w:sz="0" w:space="0" w:color="auto"/>
                  </w:divBdr>
                </w:div>
                <w:div w:id="504978132">
                  <w:marLeft w:val="0"/>
                  <w:marRight w:val="0"/>
                  <w:marTop w:val="0"/>
                  <w:marBottom w:val="0"/>
                  <w:divBdr>
                    <w:top w:val="none" w:sz="0" w:space="0" w:color="auto"/>
                    <w:left w:val="none" w:sz="0" w:space="0" w:color="auto"/>
                    <w:bottom w:val="none" w:sz="0" w:space="0" w:color="auto"/>
                    <w:right w:val="none" w:sz="0" w:space="0" w:color="auto"/>
                  </w:divBdr>
                </w:div>
                <w:div w:id="511649892">
                  <w:marLeft w:val="0"/>
                  <w:marRight w:val="0"/>
                  <w:marTop w:val="0"/>
                  <w:marBottom w:val="0"/>
                  <w:divBdr>
                    <w:top w:val="none" w:sz="0" w:space="0" w:color="auto"/>
                    <w:left w:val="none" w:sz="0" w:space="0" w:color="auto"/>
                    <w:bottom w:val="none" w:sz="0" w:space="0" w:color="auto"/>
                    <w:right w:val="none" w:sz="0" w:space="0" w:color="auto"/>
                  </w:divBdr>
                </w:div>
                <w:div w:id="512569325">
                  <w:marLeft w:val="0"/>
                  <w:marRight w:val="0"/>
                  <w:marTop w:val="0"/>
                  <w:marBottom w:val="0"/>
                  <w:divBdr>
                    <w:top w:val="none" w:sz="0" w:space="0" w:color="auto"/>
                    <w:left w:val="none" w:sz="0" w:space="0" w:color="auto"/>
                    <w:bottom w:val="none" w:sz="0" w:space="0" w:color="auto"/>
                    <w:right w:val="none" w:sz="0" w:space="0" w:color="auto"/>
                  </w:divBdr>
                </w:div>
                <w:div w:id="521863638">
                  <w:marLeft w:val="0"/>
                  <w:marRight w:val="0"/>
                  <w:marTop w:val="0"/>
                  <w:marBottom w:val="0"/>
                  <w:divBdr>
                    <w:top w:val="none" w:sz="0" w:space="0" w:color="auto"/>
                    <w:left w:val="none" w:sz="0" w:space="0" w:color="auto"/>
                    <w:bottom w:val="none" w:sz="0" w:space="0" w:color="auto"/>
                    <w:right w:val="none" w:sz="0" w:space="0" w:color="auto"/>
                  </w:divBdr>
                </w:div>
                <w:div w:id="523328961">
                  <w:marLeft w:val="0"/>
                  <w:marRight w:val="0"/>
                  <w:marTop w:val="0"/>
                  <w:marBottom w:val="0"/>
                  <w:divBdr>
                    <w:top w:val="none" w:sz="0" w:space="0" w:color="auto"/>
                    <w:left w:val="none" w:sz="0" w:space="0" w:color="auto"/>
                    <w:bottom w:val="none" w:sz="0" w:space="0" w:color="auto"/>
                    <w:right w:val="none" w:sz="0" w:space="0" w:color="auto"/>
                  </w:divBdr>
                </w:div>
                <w:div w:id="528184439">
                  <w:marLeft w:val="0"/>
                  <w:marRight w:val="0"/>
                  <w:marTop w:val="0"/>
                  <w:marBottom w:val="0"/>
                  <w:divBdr>
                    <w:top w:val="none" w:sz="0" w:space="0" w:color="auto"/>
                    <w:left w:val="none" w:sz="0" w:space="0" w:color="auto"/>
                    <w:bottom w:val="none" w:sz="0" w:space="0" w:color="auto"/>
                    <w:right w:val="none" w:sz="0" w:space="0" w:color="auto"/>
                  </w:divBdr>
                </w:div>
                <w:div w:id="528302223">
                  <w:marLeft w:val="0"/>
                  <w:marRight w:val="0"/>
                  <w:marTop w:val="0"/>
                  <w:marBottom w:val="0"/>
                  <w:divBdr>
                    <w:top w:val="none" w:sz="0" w:space="0" w:color="auto"/>
                    <w:left w:val="none" w:sz="0" w:space="0" w:color="auto"/>
                    <w:bottom w:val="none" w:sz="0" w:space="0" w:color="auto"/>
                    <w:right w:val="none" w:sz="0" w:space="0" w:color="auto"/>
                  </w:divBdr>
                </w:div>
                <w:div w:id="530263787">
                  <w:marLeft w:val="0"/>
                  <w:marRight w:val="0"/>
                  <w:marTop w:val="0"/>
                  <w:marBottom w:val="0"/>
                  <w:divBdr>
                    <w:top w:val="none" w:sz="0" w:space="0" w:color="auto"/>
                    <w:left w:val="none" w:sz="0" w:space="0" w:color="auto"/>
                    <w:bottom w:val="none" w:sz="0" w:space="0" w:color="auto"/>
                    <w:right w:val="none" w:sz="0" w:space="0" w:color="auto"/>
                  </w:divBdr>
                </w:div>
                <w:div w:id="539780286">
                  <w:marLeft w:val="0"/>
                  <w:marRight w:val="0"/>
                  <w:marTop w:val="0"/>
                  <w:marBottom w:val="0"/>
                  <w:divBdr>
                    <w:top w:val="none" w:sz="0" w:space="0" w:color="auto"/>
                    <w:left w:val="none" w:sz="0" w:space="0" w:color="auto"/>
                    <w:bottom w:val="none" w:sz="0" w:space="0" w:color="auto"/>
                    <w:right w:val="none" w:sz="0" w:space="0" w:color="auto"/>
                  </w:divBdr>
                </w:div>
                <w:div w:id="542446561">
                  <w:marLeft w:val="0"/>
                  <w:marRight w:val="0"/>
                  <w:marTop w:val="0"/>
                  <w:marBottom w:val="0"/>
                  <w:divBdr>
                    <w:top w:val="none" w:sz="0" w:space="0" w:color="auto"/>
                    <w:left w:val="none" w:sz="0" w:space="0" w:color="auto"/>
                    <w:bottom w:val="none" w:sz="0" w:space="0" w:color="auto"/>
                    <w:right w:val="none" w:sz="0" w:space="0" w:color="auto"/>
                  </w:divBdr>
                </w:div>
                <w:div w:id="542601239">
                  <w:marLeft w:val="0"/>
                  <w:marRight w:val="0"/>
                  <w:marTop w:val="0"/>
                  <w:marBottom w:val="0"/>
                  <w:divBdr>
                    <w:top w:val="none" w:sz="0" w:space="0" w:color="auto"/>
                    <w:left w:val="none" w:sz="0" w:space="0" w:color="auto"/>
                    <w:bottom w:val="none" w:sz="0" w:space="0" w:color="auto"/>
                    <w:right w:val="none" w:sz="0" w:space="0" w:color="auto"/>
                  </w:divBdr>
                </w:div>
                <w:div w:id="547687849">
                  <w:marLeft w:val="0"/>
                  <w:marRight w:val="0"/>
                  <w:marTop w:val="0"/>
                  <w:marBottom w:val="0"/>
                  <w:divBdr>
                    <w:top w:val="none" w:sz="0" w:space="0" w:color="auto"/>
                    <w:left w:val="none" w:sz="0" w:space="0" w:color="auto"/>
                    <w:bottom w:val="none" w:sz="0" w:space="0" w:color="auto"/>
                    <w:right w:val="none" w:sz="0" w:space="0" w:color="auto"/>
                  </w:divBdr>
                </w:div>
                <w:div w:id="547887088">
                  <w:marLeft w:val="0"/>
                  <w:marRight w:val="0"/>
                  <w:marTop w:val="0"/>
                  <w:marBottom w:val="0"/>
                  <w:divBdr>
                    <w:top w:val="none" w:sz="0" w:space="0" w:color="auto"/>
                    <w:left w:val="none" w:sz="0" w:space="0" w:color="auto"/>
                    <w:bottom w:val="none" w:sz="0" w:space="0" w:color="auto"/>
                    <w:right w:val="none" w:sz="0" w:space="0" w:color="auto"/>
                  </w:divBdr>
                </w:div>
                <w:div w:id="548149701">
                  <w:marLeft w:val="0"/>
                  <w:marRight w:val="0"/>
                  <w:marTop w:val="0"/>
                  <w:marBottom w:val="0"/>
                  <w:divBdr>
                    <w:top w:val="none" w:sz="0" w:space="0" w:color="auto"/>
                    <w:left w:val="none" w:sz="0" w:space="0" w:color="auto"/>
                    <w:bottom w:val="none" w:sz="0" w:space="0" w:color="auto"/>
                    <w:right w:val="none" w:sz="0" w:space="0" w:color="auto"/>
                  </w:divBdr>
                </w:div>
                <w:div w:id="548882892">
                  <w:marLeft w:val="0"/>
                  <w:marRight w:val="0"/>
                  <w:marTop w:val="0"/>
                  <w:marBottom w:val="0"/>
                  <w:divBdr>
                    <w:top w:val="none" w:sz="0" w:space="0" w:color="auto"/>
                    <w:left w:val="none" w:sz="0" w:space="0" w:color="auto"/>
                    <w:bottom w:val="none" w:sz="0" w:space="0" w:color="auto"/>
                    <w:right w:val="none" w:sz="0" w:space="0" w:color="auto"/>
                  </w:divBdr>
                </w:div>
                <w:div w:id="551772432">
                  <w:marLeft w:val="0"/>
                  <w:marRight w:val="0"/>
                  <w:marTop w:val="0"/>
                  <w:marBottom w:val="0"/>
                  <w:divBdr>
                    <w:top w:val="none" w:sz="0" w:space="0" w:color="auto"/>
                    <w:left w:val="none" w:sz="0" w:space="0" w:color="auto"/>
                    <w:bottom w:val="none" w:sz="0" w:space="0" w:color="auto"/>
                    <w:right w:val="none" w:sz="0" w:space="0" w:color="auto"/>
                  </w:divBdr>
                </w:div>
                <w:div w:id="552273163">
                  <w:marLeft w:val="0"/>
                  <w:marRight w:val="0"/>
                  <w:marTop w:val="0"/>
                  <w:marBottom w:val="0"/>
                  <w:divBdr>
                    <w:top w:val="none" w:sz="0" w:space="0" w:color="auto"/>
                    <w:left w:val="none" w:sz="0" w:space="0" w:color="auto"/>
                    <w:bottom w:val="none" w:sz="0" w:space="0" w:color="auto"/>
                    <w:right w:val="none" w:sz="0" w:space="0" w:color="auto"/>
                  </w:divBdr>
                </w:div>
                <w:div w:id="553348663">
                  <w:marLeft w:val="0"/>
                  <w:marRight w:val="0"/>
                  <w:marTop w:val="0"/>
                  <w:marBottom w:val="0"/>
                  <w:divBdr>
                    <w:top w:val="none" w:sz="0" w:space="0" w:color="auto"/>
                    <w:left w:val="none" w:sz="0" w:space="0" w:color="auto"/>
                    <w:bottom w:val="none" w:sz="0" w:space="0" w:color="auto"/>
                    <w:right w:val="none" w:sz="0" w:space="0" w:color="auto"/>
                  </w:divBdr>
                </w:div>
                <w:div w:id="554194616">
                  <w:marLeft w:val="0"/>
                  <w:marRight w:val="0"/>
                  <w:marTop w:val="0"/>
                  <w:marBottom w:val="0"/>
                  <w:divBdr>
                    <w:top w:val="none" w:sz="0" w:space="0" w:color="auto"/>
                    <w:left w:val="none" w:sz="0" w:space="0" w:color="auto"/>
                    <w:bottom w:val="none" w:sz="0" w:space="0" w:color="auto"/>
                    <w:right w:val="none" w:sz="0" w:space="0" w:color="auto"/>
                  </w:divBdr>
                </w:div>
                <w:div w:id="559487052">
                  <w:marLeft w:val="0"/>
                  <w:marRight w:val="0"/>
                  <w:marTop w:val="0"/>
                  <w:marBottom w:val="0"/>
                  <w:divBdr>
                    <w:top w:val="none" w:sz="0" w:space="0" w:color="auto"/>
                    <w:left w:val="none" w:sz="0" w:space="0" w:color="auto"/>
                    <w:bottom w:val="none" w:sz="0" w:space="0" w:color="auto"/>
                    <w:right w:val="none" w:sz="0" w:space="0" w:color="auto"/>
                  </w:divBdr>
                </w:div>
                <w:div w:id="562445624">
                  <w:marLeft w:val="0"/>
                  <w:marRight w:val="0"/>
                  <w:marTop w:val="0"/>
                  <w:marBottom w:val="0"/>
                  <w:divBdr>
                    <w:top w:val="none" w:sz="0" w:space="0" w:color="auto"/>
                    <w:left w:val="none" w:sz="0" w:space="0" w:color="auto"/>
                    <w:bottom w:val="none" w:sz="0" w:space="0" w:color="auto"/>
                    <w:right w:val="none" w:sz="0" w:space="0" w:color="auto"/>
                  </w:divBdr>
                </w:div>
                <w:div w:id="563491730">
                  <w:marLeft w:val="0"/>
                  <w:marRight w:val="0"/>
                  <w:marTop w:val="0"/>
                  <w:marBottom w:val="0"/>
                  <w:divBdr>
                    <w:top w:val="none" w:sz="0" w:space="0" w:color="auto"/>
                    <w:left w:val="none" w:sz="0" w:space="0" w:color="auto"/>
                    <w:bottom w:val="none" w:sz="0" w:space="0" w:color="auto"/>
                    <w:right w:val="none" w:sz="0" w:space="0" w:color="auto"/>
                  </w:divBdr>
                </w:div>
                <w:div w:id="563681821">
                  <w:marLeft w:val="0"/>
                  <w:marRight w:val="0"/>
                  <w:marTop w:val="0"/>
                  <w:marBottom w:val="0"/>
                  <w:divBdr>
                    <w:top w:val="none" w:sz="0" w:space="0" w:color="auto"/>
                    <w:left w:val="none" w:sz="0" w:space="0" w:color="auto"/>
                    <w:bottom w:val="none" w:sz="0" w:space="0" w:color="auto"/>
                    <w:right w:val="none" w:sz="0" w:space="0" w:color="auto"/>
                  </w:divBdr>
                </w:div>
                <w:div w:id="564100085">
                  <w:marLeft w:val="0"/>
                  <w:marRight w:val="0"/>
                  <w:marTop w:val="0"/>
                  <w:marBottom w:val="0"/>
                  <w:divBdr>
                    <w:top w:val="none" w:sz="0" w:space="0" w:color="auto"/>
                    <w:left w:val="none" w:sz="0" w:space="0" w:color="auto"/>
                    <w:bottom w:val="none" w:sz="0" w:space="0" w:color="auto"/>
                    <w:right w:val="none" w:sz="0" w:space="0" w:color="auto"/>
                  </w:divBdr>
                </w:div>
                <w:div w:id="564291919">
                  <w:marLeft w:val="0"/>
                  <w:marRight w:val="0"/>
                  <w:marTop w:val="0"/>
                  <w:marBottom w:val="0"/>
                  <w:divBdr>
                    <w:top w:val="none" w:sz="0" w:space="0" w:color="auto"/>
                    <w:left w:val="none" w:sz="0" w:space="0" w:color="auto"/>
                    <w:bottom w:val="none" w:sz="0" w:space="0" w:color="auto"/>
                    <w:right w:val="none" w:sz="0" w:space="0" w:color="auto"/>
                  </w:divBdr>
                </w:div>
                <w:div w:id="564730579">
                  <w:marLeft w:val="0"/>
                  <w:marRight w:val="0"/>
                  <w:marTop w:val="0"/>
                  <w:marBottom w:val="0"/>
                  <w:divBdr>
                    <w:top w:val="none" w:sz="0" w:space="0" w:color="auto"/>
                    <w:left w:val="none" w:sz="0" w:space="0" w:color="auto"/>
                    <w:bottom w:val="none" w:sz="0" w:space="0" w:color="auto"/>
                    <w:right w:val="none" w:sz="0" w:space="0" w:color="auto"/>
                  </w:divBdr>
                </w:div>
                <w:div w:id="566232338">
                  <w:marLeft w:val="0"/>
                  <w:marRight w:val="0"/>
                  <w:marTop w:val="0"/>
                  <w:marBottom w:val="0"/>
                  <w:divBdr>
                    <w:top w:val="none" w:sz="0" w:space="0" w:color="auto"/>
                    <w:left w:val="none" w:sz="0" w:space="0" w:color="auto"/>
                    <w:bottom w:val="none" w:sz="0" w:space="0" w:color="auto"/>
                    <w:right w:val="none" w:sz="0" w:space="0" w:color="auto"/>
                  </w:divBdr>
                </w:div>
                <w:div w:id="566964158">
                  <w:marLeft w:val="0"/>
                  <w:marRight w:val="0"/>
                  <w:marTop w:val="0"/>
                  <w:marBottom w:val="0"/>
                  <w:divBdr>
                    <w:top w:val="none" w:sz="0" w:space="0" w:color="auto"/>
                    <w:left w:val="none" w:sz="0" w:space="0" w:color="auto"/>
                    <w:bottom w:val="none" w:sz="0" w:space="0" w:color="auto"/>
                    <w:right w:val="none" w:sz="0" w:space="0" w:color="auto"/>
                  </w:divBdr>
                </w:div>
                <w:div w:id="567345549">
                  <w:marLeft w:val="0"/>
                  <w:marRight w:val="0"/>
                  <w:marTop w:val="0"/>
                  <w:marBottom w:val="0"/>
                  <w:divBdr>
                    <w:top w:val="none" w:sz="0" w:space="0" w:color="auto"/>
                    <w:left w:val="none" w:sz="0" w:space="0" w:color="auto"/>
                    <w:bottom w:val="none" w:sz="0" w:space="0" w:color="auto"/>
                    <w:right w:val="none" w:sz="0" w:space="0" w:color="auto"/>
                  </w:divBdr>
                </w:div>
                <w:div w:id="568033203">
                  <w:marLeft w:val="0"/>
                  <w:marRight w:val="0"/>
                  <w:marTop w:val="0"/>
                  <w:marBottom w:val="0"/>
                  <w:divBdr>
                    <w:top w:val="none" w:sz="0" w:space="0" w:color="auto"/>
                    <w:left w:val="none" w:sz="0" w:space="0" w:color="auto"/>
                    <w:bottom w:val="none" w:sz="0" w:space="0" w:color="auto"/>
                    <w:right w:val="none" w:sz="0" w:space="0" w:color="auto"/>
                  </w:divBdr>
                </w:div>
                <w:div w:id="572543669">
                  <w:marLeft w:val="0"/>
                  <w:marRight w:val="0"/>
                  <w:marTop w:val="0"/>
                  <w:marBottom w:val="0"/>
                  <w:divBdr>
                    <w:top w:val="none" w:sz="0" w:space="0" w:color="auto"/>
                    <w:left w:val="none" w:sz="0" w:space="0" w:color="auto"/>
                    <w:bottom w:val="none" w:sz="0" w:space="0" w:color="auto"/>
                    <w:right w:val="none" w:sz="0" w:space="0" w:color="auto"/>
                  </w:divBdr>
                </w:div>
                <w:div w:id="576747741">
                  <w:marLeft w:val="0"/>
                  <w:marRight w:val="0"/>
                  <w:marTop w:val="0"/>
                  <w:marBottom w:val="0"/>
                  <w:divBdr>
                    <w:top w:val="none" w:sz="0" w:space="0" w:color="auto"/>
                    <w:left w:val="none" w:sz="0" w:space="0" w:color="auto"/>
                    <w:bottom w:val="none" w:sz="0" w:space="0" w:color="auto"/>
                    <w:right w:val="none" w:sz="0" w:space="0" w:color="auto"/>
                  </w:divBdr>
                </w:div>
                <w:div w:id="579212583">
                  <w:marLeft w:val="0"/>
                  <w:marRight w:val="0"/>
                  <w:marTop w:val="0"/>
                  <w:marBottom w:val="0"/>
                  <w:divBdr>
                    <w:top w:val="none" w:sz="0" w:space="0" w:color="auto"/>
                    <w:left w:val="none" w:sz="0" w:space="0" w:color="auto"/>
                    <w:bottom w:val="none" w:sz="0" w:space="0" w:color="auto"/>
                    <w:right w:val="none" w:sz="0" w:space="0" w:color="auto"/>
                  </w:divBdr>
                </w:div>
                <w:div w:id="579995007">
                  <w:marLeft w:val="0"/>
                  <w:marRight w:val="0"/>
                  <w:marTop w:val="0"/>
                  <w:marBottom w:val="0"/>
                  <w:divBdr>
                    <w:top w:val="none" w:sz="0" w:space="0" w:color="auto"/>
                    <w:left w:val="none" w:sz="0" w:space="0" w:color="auto"/>
                    <w:bottom w:val="none" w:sz="0" w:space="0" w:color="auto"/>
                    <w:right w:val="none" w:sz="0" w:space="0" w:color="auto"/>
                  </w:divBdr>
                </w:div>
                <w:div w:id="581915568">
                  <w:marLeft w:val="0"/>
                  <w:marRight w:val="0"/>
                  <w:marTop w:val="0"/>
                  <w:marBottom w:val="0"/>
                  <w:divBdr>
                    <w:top w:val="none" w:sz="0" w:space="0" w:color="auto"/>
                    <w:left w:val="none" w:sz="0" w:space="0" w:color="auto"/>
                    <w:bottom w:val="none" w:sz="0" w:space="0" w:color="auto"/>
                    <w:right w:val="none" w:sz="0" w:space="0" w:color="auto"/>
                  </w:divBdr>
                </w:div>
                <w:div w:id="584191471">
                  <w:marLeft w:val="0"/>
                  <w:marRight w:val="0"/>
                  <w:marTop w:val="0"/>
                  <w:marBottom w:val="0"/>
                  <w:divBdr>
                    <w:top w:val="none" w:sz="0" w:space="0" w:color="auto"/>
                    <w:left w:val="none" w:sz="0" w:space="0" w:color="auto"/>
                    <w:bottom w:val="none" w:sz="0" w:space="0" w:color="auto"/>
                    <w:right w:val="none" w:sz="0" w:space="0" w:color="auto"/>
                  </w:divBdr>
                </w:div>
                <w:div w:id="585383772">
                  <w:marLeft w:val="0"/>
                  <w:marRight w:val="0"/>
                  <w:marTop w:val="0"/>
                  <w:marBottom w:val="0"/>
                  <w:divBdr>
                    <w:top w:val="none" w:sz="0" w:space="0" w:color="auto"/>
                    <w:left w:val="none" w:sz="0" w:space="0" w:color="auto"/>
                    <w:bottom w:val="none" w:sz="0" w:space="0" w:color="auto"/>
                    <w:right w:val="none" w:sz="0" w:space="0" w:color="auto"/>
                  </w:divBdr>
                </w:div>
                <w:div w:id="585892602">
                  <w:marLeft w:val="0"/>
                  <w:marRight w:val="0"/>
                  <w:marTop w:val="0"/>
                  <w:marBottom w:val="0"/>
                  <w:divBdr>
                    <w:top w:val="none" w:sz="0" w:space="0" w:color="auto"/>
                    <w:left w:val="none" w:sz="0" w:space="0" w:color="auto"/>
                    <w:bottom w:val="none" w:sz="0" w:space="0" w:color="auto"/>
                    <w:right w:val="none" w:sz="0" w:space="0" w:color="auto"/>
                  </w:divBdr>
                </w:div>
                <w:div w:id="586576342">
                  <w:marLeft w:val="0"/>
                  <w:marRight w:val="0"/>
                  <w:marTop w:val="0"/>
                  <w:marBottom w:val="0"/>
                  <w:divBdr>
                    <w:top w:val="none" w:sz="0" w:space="0" w:color="auto"/>
                    <w:left w:val="none" w:sz="0" w:space="0" w:color="auto"/>
                    <w:bottom w:val="none" w:sz="0" w:space="0" w:color="auto"/>
                    <w:right w:val="none" w:sz="0" w:space="0" w:color="auto"/>
                  </w:divBdr>
                </w:div>
                <w:div w:id="586960685">
                  <w:marLeft w:val="0"/>
                  <w:marRight w:val="0"/>
                  <w:marTop w:val="0"/>
                  <w:marBottom w:val="0"/>
                  <w:divBdr>
                    <w:top w:val="none" w:sz="0" w:space="0" w:color="auto"/>
                    <w:left w:val="none" w:sz="0" w:space="0" w:color="auto"/>
                    <w:bottom w:val="none" w:sz="0" w:space="0" w:color="auto"/>
                    <w:right w:val="none" w:sz="0" w:space="0" w:color="auto"/>
                  </w:divBdr>
                </w:div>
                <w:div w:id="595749617">
                  <w:marLeft w:val="0"/>
                  <w:marRight w:val="0"/>
                  <w:marTop w:val="0"/>
                  <w:marBottom w:val="0"/>
                  <w:divBdr>
                    <w:top w:val="none" w:sz="0" w:space="0" w:color="auto"/>
                    <w:left w:val="none" w:sz="0" w:space="0" w:color="auto"/>
                    <w:bottom w:val="none" w:sz="0" w:space="0" w:color="auto"/>
                    <w:right w:val="none" w:sz="0" w:space="0" w:color="auto"/>
                  </w:divBdr>
                </w:div>
                <w:div w:id="595820466">
                  <w:marLeft w:val="0"/>
                  <w:marRight w:val="0"/>
                  <w:marTop w:val="0"/>
                  <w:marBottom w:val="0"/>
                  <w:divBdr>
                    <w:top w:val="none" w:sz="0" w:space="0" w:color="auto"/>
                    <w:left w:val="none" w:sz="0" w:space="0" w:color="auto"/>
                    <w:bottom w:val="none" w:sz="0" w:space="0" w:color="auto"/>
                    <w:right w:val="none" w:sz="0" w:space="0" w:color="auto"/>
                  </w:divBdr>
                </w:div>
                <w:div w:id="596182684">
                  <w:marLeft w:val="0"/>
                  <w:marRight w:val="0"/>
                  <w:marTop w:val="0"/>
                  <w:marBottom w:val="0"/>
                  <w:divBdr>
                    <w:top w:val="none" w:sz="0" w:space="0" w:color="auto"/>
                    <w:left w:val="none" w:sz="0" w:space="0" w:color="auto"/>
                    <w:bottom w:val="none" w:sz="0" w:space="0" w:color="auto"/>
                    <w:right w:val="none" w:sz="0" w:space="0" w:color="auto"/>
                  </w:divBdr>
                </w:div>
                <w:div w:id="597106546">
                  <w:marLeft w:val="0"/>
                  <w:marRight w:val="0"/>
                  <w:marTop w:val="0"/>
                  <w:marBottom w:val="0"/>
                  <w:divBdr>
                    <w:top w:val="none" w:sz="0" w:space="0" w:color="auto"/>
                    <w:left w:val="none" w:sz="0" w:space="0" w:color="auto"/>
                    <w:bottom w:val="none" w:sz="0" w:space="0" w:color="auto"/>
                    <w:right w:val="none" w:sz="0" w:space="0" w:color="auto"/>
                  </w:divBdr>
                </w:div>
                <w:div w:id="599148648">
                  <w:marLeft w:val="0"/>
                  <w:marRight w:val="0"/>
                  <w:marTop w:val="0"/>
                  <w:marBottom w:val="0"/>
                  <w:divBdr>
                    <w:top w:val="none" w:sz="0" w:space="0" w:color="auto"/>
                    <w:left w:val="none" w:sz="0" w:space="0" w:color="auto"/>
                    <w:bottom w:val="none" w:sz="0" w:space="0" w:color="auto"/>
                    <w:right w:val="none" w:sz="0" w:space="0" w:color="auto"/>
                  </w:divBdr>
                </w:div>
                <w:div w:id="599601983">
                  <w:marLeft w:val="0"/>
                  <w:marRight w:val="0"/>
                  <w:marTop w:val="0"/>
                  <w:marBottom w:val="0"/>
                  <w:divBdr>
                    <w:top w:val="none" w:sz="0" w:space="0" w:color="auto"/>
                    <w:left w:val="none" w:sz="0" w:space="0" w:color="auto"/>
                    <w:bottom w:val="none" w:sz="0" w:space="0" w:color="auto"/>
                    <w:right w:val="none" w:sz="0" w:space="0" w:color="auto"/>
                  </w:divBdr>
                </w:div>
                <w:div w:id="599721309">
                  <w:marLeft w:val="0"/>
                  <w:marRight w:val="0"/>
                  <w:marTop w:val="0"/>
                  <w:marBottom w:val="0"/>
                  <w:divBdr>
                    <w:top w:val="none" w:sz="0" w:space="0" w:color="auto"/>
                    <w:left w:val="none" w:sz="0" w:space="0" w:color="auto"/>
                    <w:bottom w:val="none" w:sz="0" w:space="0" w:color="auto"/>
                    <w:right w:val="none" w:sz="0" w:space="0" w:color="auto"/>
                  </w:divBdr>
                </w:div>
                <w:div w:id="602036368">
                  <w:marLeft w:val="0"/>
                  <w:marRight w:val="0"/>
                  <w:marTop w:val="0"/>
                  <w:marBottom w:val="0"/>
                  <w:divBdr>
                    <w:top w:val="none" w:sz="0" w:space="0" w:color="auto"/>
                    <w:left w:val="none" w:sz="0" w:space="0" w:color="auto"/>
                    <w:bottom w:val="none" w:sz="0" w:space="0" w:color="auto"/>
                    <w:right w:val="none" w:sz="0" w:space="0" w:color="auto"/>
                  </w:divBdr>
                </w:div>
                <w:div w:id="604657451">
                  <w:marLeft w:val="0"/>
                  <w:marRight w:val="0"/>
                  <w:marTop w:val="0"/>
                  <w:marBottom w:val="0"/>
                  <w:divBdr>
                    <w:top w:val="none" w:sz="0" w:space="0" w:color="auto"/>
                    <w:left w:val="none" w:sz="0" w:space="0" w:color="auto"/>
                    <w:bottom w:val="none" w:sz="0" w:space="0" w:color="auto"/>
                    <w:right w:val="none" w:sz="0" w:space="0" w:color="auto"/>
                  </w:divBdr>
                </w:div>
                <w:div w:id="611744093">
                  <w:marLeft w:val="0"/>
                  <w:marRight w:val="0"/>
                  <w:marTop w:val="0"/>
                  <w:marBottom w:val="0"/>
                  <w:divBdr>
                    <w:top w:val="none" w:sz="0" w:space="0" w:color="auto"/>
                    <w:left w:val="none" w:sz="0" w:space="0" w:color="auto"/>
                    <w:bottom w:val="none" w:sz="0" w:space="0" w:color="auto"/>
                    <w:right w:val="none" w:sz="0" w:space="0" w:color="auto"/>
                  </w:divBdr>
                </w:div>
                <w:div w:id="612248508">
                  <w:marLeft w:val="0"/>
                  <w:marRight w:val="0"/>
                  <w:marTop w:val="0"/>
                  <w:marBottom w:val="0"/>
                  <w:divBdr>
                    <w:top w:val="none" w:sz="0" w:space="0" w:color="auto"/>
                    <w:left w:val="none" w:sz="0" w:space="0" w:color="auto"/>
                    <w:bottom w:val="none" w:sz="0" w:space="0" w:color="auto"/>
                    <w:right w:val="none" w:sz="0" w:space="0" w:color="auto"/>
                  </w:divBdr>
                </w:div>
                <w:div w:id="613370844">
                  <w:marLeft w:val="0"/>
                  <w:marRight w:val="0"/>
                  <w:marTop w:val="0"/>
                  <w:marBottom w:val="0"/>
                  <w:divBdr>
                    <w:top w:val="none" w:sz="0" w:space="0" w:color="auto"/>
                    <w:left w:val="none" w:sz="0" w:space="0" w:color="auto"/>
                    <w:bottom w:val="none" w:sz="0" w:space="0" w:color="auto"/>
                    <w:right w:val="none" w:sz="0" w:space="0" w:color="auto"/>
                  </w:divBdr>
                </w:div>
                <w:div w:id="616177536">
                  <w:marLeft w:val="0"/>
                  <w:marRight w:val="0"/>
                  <w:marTop w:val="0"/>
                  <w:marBottom w:val="0"/>
                  <w:divBdr>
                    <w:top w:val="none" w:sz="0" w:space="0" w:color="auto"/>
                    <w:left w:val="none" w:sz="0" w:space="0" w:color="auto"/>
                    <w:bottom w:val="none" w:sz="0" w:space="0" w:color="auto"/>
                    <w:right w:val="none" w:sz="0" w:space="0" w:color="auto"/>
                  </w:divBdr>
                </w:div>
                <w:div w:id="616789990">
                  <w:marLeft w:val="0"/>
                  <w:marRight w:val="0"/>
                  <w:marTop w:val="0"/>
                  <w:marBottom w:val="0"/>
                  <w:divBdr>
                    <w:top w:val="none" w:sz="0" w:space="0" w:color="auto"/>
                    <w:left w:val="none" w:sz="0" w:space="0" w:color="auto"/>
                    <w:bottom w:val="none" w:sz="0" w:space="0" w:color="auto"/>
                    <w:right w:val="none" w:sz="0" w:space="0" w:color="auto"/>
                  </w:divBdr>
                </w:div>
                <w:div w:id="617958091">
                  <w:marLeft w:val="0"/>
                  <w:marRight w:val="0"/>
                  <w:marTop w:val="0"/>
                  <w:marBottom w:val="0"/>
                  <w:divBdr>
                    <w:top w:val="none" w:sz="0" w:space="0" w:color="auto"/>
                    <w:left w:val="none" w:sz="0" w:space="0" w:color="auto"/>
                    <w:bottom w:val="none" w:sz="0" w:space="0" w:color="auto"/>
                    <w:right w:val="none" w:sz="0" w:space="0" w:color="auto"/>
                  </w:divBdr>
                </w:div>
                <w:div w:id="622925964">
                  <w:marLeft w:val="0"/>
                  <w:marRight w:val="0"/>
                  <w:marTop w:val="0"/>
                  <w:marBottom w:val="0"/>
                  <w:divBdr>
                    <w:top w:val="none" w:sz="0" w:space="0" w:color="auto"/>
                    <w:left w:val="none" w:sz="0" w:space="0" w:color="auto"/>
                    <w:bottom w:val="none" w:sz="0" w:space="0" w:color="auto"/>
                    <w:right w:val="none" w:sz="0" w:space="0" w:color="auto"/>
                  </w:divBdr>
                </w:div>
                <w:div w:id="626012986">
                  <w:marLeft w:val="0"/>
                  <w:marRight w:val="0"/>
                  <w:marTop w:val="0"/>
                  <w:marBottom w:val="0"/>
                  <w:divBdr>
                    <w:top w:val="none" w:sz="0" w:space="0" w:color="auto"/>
                    <w:left w:val="none" w:sz="0" w:space="0" w:color="auto"/>
                    <w:bottom w:val="none" w:sz="0" w:space="0" w:color="auto"/>
                    <w:right w:val="none" w:sz="0" w:space="0" w:color="auto"/>
                  </w:divBdr>
                </w:div>
                <w:div w:id="631250664">
                  <w:marLeft w:val="0"/>
                  <w:marRight w:val="0"/>
                  <w:marTop w:val="0"/>
                  <w:marBottom w:val="0"/>
                  <w:divBdr>
                    <w:top w:val="none" w:sz="0" w:space="0" w:color="auto"/>
                    <w:left w:val="none" w:sz="0" w:space="0" w:color="auto"/>
                    <w:bottom w:val="none" w:sz="0" w:space="0" w:color="auto"/>
                    <w:right w:val="none" w:sz="0" w:space="0" w:color="auto"/>
                  </w:divBdr>
                </w:div>
                <w:div w:id="631402371">
                  <w:marLeft w:val="0"/>
                  <w:marRight w:val="0"/>
                  <w:marTop w:val="0"/>
                  <w:marBottom w:val="0"/>
                  <w:divBdr>
                    <w:top w:val="none" w:sz="0" w:space="0" w:color="auto"/>
                    <w:left w:val="none" w:sz="0" w:space="0" w:color="auto"/>
                    <w:bottom w:val="none" w:sz="0" w:space="0" w:color="auto"/>
                    <w:right w:val="none" w:sz="0" w:space="0" w:color="auto"/>
                  </w:divBdr>
                </w:div>
                <w:div w:id="631520181">
                  <w:marLeft w:val="0"/>
                  <w:marRight w:val="0"/>
                  <w:marTop w:val="0"/>
                  <w:marBottom w:val="0"/>
                  <w:divBdr>
                    <w:top w:val="none" w:sz="0" w:space="0" w:color="auto"/>
                    <w:left w:val="none" w:sz="0" w:space="0" w:color="auto"/>
                    <w:bottom w:val="none" w:sz="0" w:space="0" w:color="auto"/>
                    <w:right w:val="none" w:sz="0" w:space="0" w:color="auto"/>
                  </w:divBdr>
                </w:div>
                <w:div w:id="632443895">
                  <w:marLeft w:val="0"/>
                  <w:marRight w:val="0"/>
                  <w:marTop w:val="0"/>
                  <w:marBottom w:val="0"/>
                  <w:divBdr>
                    <w:top w:val="none" w:sz="0" w:space="0" w:color="auto"/>
                    <w:left w:val="none" w:sz="0" w:space="0" w:color="auto"/>
                    <w:bottom w:val="none" w:sz="0" w:space="0" w:color="auto"/>
                    <w:right w:val="none" w:sz="0" w:space="0" w:color="auto"/>
                  </w:divBdr>
                </w:div>
                <w:div w:id="633483829">
                  <w:marLeft w:val="0"/>
                  <w:marRight w:val="0"/>
                  <w:marTop w:val="0"/>
                  <w:marBottom w:val="0"/>
                  <w:divBdr>
                    <w:top w:val="none" w:sz="0" w:space="0" w:color="auto"/>
                    <w:left w:val="none" w:sz="0" w:space="0" w:color="auto"/>
                    <w:bottom w:val="none" w:sz="0" w:space="0" w:color="auto"/>
                    <w:right w:val="none" w:sz="0" w:space="0" w:color="auto"/>
                  </w:divBdr>
                </w:div>
                <w:div w:id="635568860">
                  <w:marLeft w:val="0"/>
                  <w:marRight w:val="0"/>
                  <w:marTop w:val="0"/>
                  <w:marBottom w:val="0"/>
                  <w:divBdr>
                    <w:top w:val="none" w:sz="0" w:space="0" w:color="auto"/>
                    <w:left w:val="none" w:sz="0" w:space="0" w:color="auto"/>
                    <w:bottom w:val="none" w:sz="0" w:space="0" w:color="auto"/>
                    <w:right w:val="none" w:sz="0" w:space="0" w:color="auto"/>
                  </w:divBdr>
                </w:div>
                <w:div w:id="640696395">
                  <w:marLeft w:val="0"/>
                  <w:marRight w:val="0"/>
                  <w:marTop w:val="0"/>
                  <w:marBottom w:val="0"/>
                  <w:divBdr>
                    <w:top w:val="none" w:sz="0" w:space="0" w:color="auto"/>
                    <w:left w:val="none" w:sz="0" w:space="0" w:color="auto"/>
                    <w:bottom w:val="none" w:sz="0" w:space="0" w:color="auto"/>
                    <w:right w:val="none" w:sz="0" w:space="0" w:color="auto"/>
                  </w:divBdr>
                </w:div>
                <w:div w:id="641233499">
                  <w:marLeft w:val="0"/>
                  <w:marRight w:val="0"/>
                  <w:marTop w:val="0"/>
                  <w:marBottom w:val="0"/>
                  <w:divBdr>
                    <w:top w:val="none" w:sz="0" w:space="0" w:color="auto"/>
                    <w:left w:val="none" w:sz="0" w:space="0" w:color="auto"/>
                    <w:bottom w:val="none" w:sz="0" w:space="0" w:color="auto"/>
                    <w:right w:val="none" w:sz="0" w:space="0" w:color="auto"/>
                  </w:divBdr>
                </w:div>
                <w:div w:id="642858460">
                  <w:marLeft w:val="0"/>
                  <w:marRight w:val="0"/>
                  <w:marTop w:val="0"/>
                  <w:marBottom w:val="0"/>
                  <w:divBdr>
                    <w:top w:val="none" w:sz="0" w:space="0" w:color="auto"/>
                    <w:left w:val="none" w:sz="0" w:space="0" w:color="auto"/>
                    <w:bottom w:val="none" w:sz="0" w:space="0" w:color="auto"/>
                    <w:right w:val="none" w:sz="0" w:space="0" w:color="auto"/>
                  </w:divBdr>
                </w:div>
                <w:div w:id="650065692">
                  <w:marLeft w:val="0"/>
                  <w:marRight w:val="0"/>
                  <w:marTop w:val="0"/>
                  <w:marBottom w:val="0"/>
                  <w:divBdr>
                    <w:top w:val="none" w:sz="0" w:space="0" w:color="auto"/>
                    <w:left w:val="none" w:sz="0" w:space="0" w:color="auto"/>
                    <w:bottom w:val="none" w:sz="0" w:space="0" w:color="auto"/>
                    <w:right w:val="none" w:sz="0" w:space="0" w:color="auto"/>
                  </w:divBdr>
                </w:div>
                <w:div w:id="650332012">
                  <w:marLeft w:val="0"/>
                  <w:marRight w:val="0"/>
                  <w:marTop w:val="0"/>
                  <w:marBottom w:val="0"/>
                  <w:divBdr>
                    <w:top w:val="none" w:sz="0" w:space="0" w:color="auto"/>
                    <w:left w:val="none" w:sz="0" w:space="0" w:color="auto"/>
                    <w:bottom w:val="none" w:sz="0" w:space="0" w:color="auto"/>
                    <w:right w:val="none" w:sz="0" w:space="0" w:color="auto"/>
                  </w:divBdr>
                </w:div>
                <w:div w:id="650838538">
                  <w:marLeft w:val="0"/>
                  <w:marRight w:val="0"/>
                  <w:marTop w:val="0"/>
                  <w:marBottom w:val="0"/>
                  <w:divBdr>
                    <w:top w:val="none" w:sz="0" w:space="0" w:color="auto"/>
                    <w:left w:val="none" w:sz="0" w:space="0" w:color="auto"/>
                    <w:bottom w:val="none" w:sz="0" w:space="0" w:color="auto"/>
                    <w:right w:val="none" w:sz="0" w:space="0" w:color="auto"/>
                  </w:divBdr>
                </w:div>
                <w:div w:id="651908228">
                  <w:marLeft w:val="0"/>
                  <w:marRight w:val="0"/>
                  <w:marTop w:val="0"/>
                  <w:marBottom w:val="0"/>
                  <w:divBdr>
                    <w:top w:val="none" w:sz="0" w:space="0" w:color="auto"/>
                    <w:left w:val="none" w:sz="0" w:space="0" w:color="auto"/>
                    <w:bottom w:val="none" w:sz="0" w:space="0" w:color="auto"/>
                    <w:right w:val="none" w:sz="0" w:space="0" w:color="auto"/>
                  </w:divBdr>
                </w:div>
                <w:div w:id="654454561">
                  <w:marLeft w:val="0"/>
                  <w:marRight w:val="0"/>
                  <w:marTop w:val="0"/>
                  <w:marBottom w:val="0"/>
                  <w:divBdr>
                    <w:top w:val="none" w:sz="0" w:space="0" w:color="auto"/>
                    <w:left w:val="none" w:sz="0" w:space="0" w:color="auto"/>
                    <w:bottom w:val="none" w:sz="0" w:space="0" w:color="auto"/>
                    <w:right w:val="none" w:sz="0" w:space="0" w:color="auto"/>
                  </w:divBdr>
                </w:div>
                <w:div w:id="659961240">
                  <w:marLeft w:val="0"/>
                  <w:marRight w:val="0"/>
                  <w:marTop w:val="0"/>
                  <w:marBottom w:val="0"/>
                  <w:divBdr>
                    <w:top w:val="none" w:sz="0" w:space="0" w:color="auto"/>
                    <w:left w:val="none" w:sz="0" w:space="0" w:color="auto"/>
                    <w:bottom w:val="none" w:sz="0" w:space="0" w:color="auto"/>
                    <w:right w:val="none" w:sz="0" w:space="0" w:color="auto"/>
                  </w:divBdr>
                </w:div>
                <w:div w:id="662006019">
                  <w:marLeft w:val="0"/>
                  <w:marRight w:val="0"/>
                  <w:marTop w:val="0"/>
                  <w:marBottom w:val="0"/>
                  <w:divBdr>
                    <w:top w:val="none" w:sz="0" w:space="0" w:color="auto"/>
                    <w:left w:val="none" w:sz="0" w:space="0" w:color="auto"/>
                    <w:bottom w:val="none" w:sz="0" w:space="0" w:color="auto"/>
                    <w:right w:val="none" w:sz="0" w:space="0" w:color="auto"/>
                  </w:divBdr>
                </w:div>
                <w:div w:id="662899173">
                  <w:marLeft w:val="0"/>
                  <w:marRight w:val="0"/>
                  <w:marTop w:val="0"/>
                  <w:marBottom w:val="0"/>
                  <w:divBdr>
                    <w:top w:val="none" w:sz="0" w:space="0" w:color="auto"/>
                    <w:left w:val="none" w:sz="0" w:space="0" w:color="auto"/>
                    <w:bottom w:val="none" w:sz="0" w:space="0" w:color="auto"/>
                    <w:right w:val="none" w:sz="0" w:space="0" w:color="auto"/>
                  </w:divBdr>
                </w:div>
                <w:div w:id="663775872">
                  <w:marLeft w:val="0"/>
                  <w:marRight w:val="0"/>
                  <w:marTop w:val="0"/>
                  <w:marBottom w:val="0"/>
                  <w:divBdr>
                    <w:top w:val="none" w:sz="0" w:space="0" w:color="auto"/>
                    <w:left w:val="none" w:sz="0" w:space="0" w:color="auto"/>
                    <w:bottom w:val="none" w:sz="0" w:space="0" w:color="auto"/>
                    <w:right w:val="none" w:sz="0" w:space="0" w:color="auto"/>
                  </w:divBdr>
                </w:div>
                <w:div w:id="665284034">
                  <w:marLeft w:val="0"/>
                  <w:marRight w:val="0"/>
                  <w:marTop w:val="0"/>
                  <w:marBottom w:val="0"/>
                  <w:divBdr>
                    <w:top w:val="none" w:sz="0" w:space="0" w:color="auto"/>
                    <w:left w:val="none" w:sz="0" w:space="0" w:color="auto"/>
                    <w:bottom w:val="none" w:sz="0" w:space="0" w:color="auto"/>
                    <w:right w:val="none" w:sz="0" w:space="0" w:color="auto"/>
                  </w:divBdr>
                </w:div>
                <w:div w:id="668757785">
                  <w:marLeft w:val="0"/>
                  <w:marRight w:val="0"/>
                  <w:marTop w:val="0"/>
                  <w:marBottom w:val="0"/>
                  <w:divBdr>
                    <w:top w:val="none" w:sz="0" w:space="0" w:color="auto"/>
                    <w:left w:val="none" w:sz="0" w:space="0" w:color="auto"/>
                    <w:bottom w:val="none" w:sz="0" w:space="0" w:color="auto"/>
                    <w:right w:val="none" w:sz="0" w:space="0" w:color="auto"/>
                  </w:divBdr>
                </w:div>
                <w:div w:id="671033963">
                  <w:marLeft w:val="0"/>
                  <w:marRight w:val="0"/>
                  <w:marTop w:val="0"/>
                  <w:marBottom w:val="0"/>
                  <w:divBdr>
                    <w:top w:val="none" w:sz="0" w:space="0" w:color="auto"/>
                    <w:left w:val="none" w:sz="0" w:space="0" w:color="auto"/>
                    <w:bottom w:val="none" w:sz="0" w:space="0" w:color="auto"/>
                    <w:right w:val="none" w:sz="0" w:space="0" w:color="auto"/>
                  </w:divBdr>
                </w:div>
                <w:div w:id="673461944">
                  <w:marLeft w:val="0"/>
                  <w:marRight w:val="0"/>
                  <w:marTop w:val="0"/>
                  <w:marBottom w:val="0"/>
                  <w:divBdr>
                    <w:top w:val="none" w:sz="0" w:space="0" w:color="auto"/>
                    <w:left w:val="none" w:sz="0" w:space="0" w:color="auto"/>
                    <w:bottom w:val="none" w:sz="0" w:space="0" w:color="auto"/>
                    <w:right w:val="none" w:sz="0" w:space="0" w:color="auto"/>
                  </w:divBdr>
                </w:div>
                <w:div w:id="676732930">
                  <w:marLeft w:val="0"/>
                  <w:marRight w:val="0"/>
                  <w:marTop w:val="0"/>
                  <w:marBottom w:val="0"/>
                  <w:divBdr>
                    <w:top w:val="none" w:sz="0" w:space="0" w:color="auto"/>
                    <w:left w:val="none" w:sz="0" w:space="0" w:color="auto"/>
                    <w:bottom w:val="none" w:sz="0" w:space="0" w:color="auto"/>
                    <w:right w:val="none" w:sz="0" w:space="0" w:color="auto"/>
                  </w:divBdr>
                </w:div>
                <w:div w:id="677779353">
                  <w:marLeft w:val="0"/>
                  <w:marRight w:val="0"/>
                  <w:marTop w:val="0"/>
                  <w:marBottom w:val="0"/>
                  <w:divBdr>
                    <w:top w:val="none" w:sz="0" w:space="0" w:color="auto"/>
                    <w:left w:val="none" w:sz="0" w:space="0" w:color="auto"/>
                    <w:bottom w:val="none" w:sz="0" w:space="0" w:color="auto"/>
                    <w:right w:val="none" w:sz="0" w:space="0" w:color="auto"/>
                  </w:divBdr>
                </w:div>
                <w:div w:id="677997618">
                  <w:marLeft w:val="0"/>
                  <w:marRight w:val="0"/>
                  <w:marTop w:val="0"/>
                  <w:marBottom w:val="0"/>
                  <w:divBdr>
                    <w:top w:val="none" w:sz="0" w:space="0" w:color="auto"/>
                    <w:left w:val="none" w:sz="0" w:space="0" w:color="auto"/>
                    <w:bottom w:val="none" w:sz="0" w:space="0" w:color="auto"/>
                    <w:right w:val="none" w:sz="0" w:space="0" w:color="auto"/>
                  </w:divBdr>
                </w:div>
                <w:div w:id="680592503">
                  <w:marLeft w:val="0"/>
                  <w:marRight w:val="0"/>
                  <w:marTop w:val="0"/>
                  <w:marBottom w:val="0"/>
                  <w:divBdr>
                    <w:top w:val="none" w:sz="0" w:space="0" w:color="auto"/>
                    <w:left w:val="none" w:sz="0" w:space="0" w:color="auto"/>
                    <w:bottom w:val="none" w:sz="0" w:space="0" w:color="auto"/>
                    <w:right w:val="none" w:sz="0" w:space="0" w:color="auto"/>
                  </w:divBdr>
                </w:div>
                <w:div w:id="683242111">
                  <w:marLeft w:val="0"/>
                  <w:marRight w:val="0"/>
                  <w:marTop w:val="0"/>
                  <w:marBottom w:val="0"/>
                  <w:divBdr>
                    <w:top w:val="none" w:sz="0" w:space="0" w:color="auto"/>
                    <w:left w:val="none" w:sz="0" w:space="0" w:color="auto"/>
                    <w:bottom w:val="none" w:sz="0" w:space="0" w:color="auto"/>
                    <w:right w:val="none" w:sz="0" w:space="0" w:color="auto"/>
                  </w:divBdr>
                </w:div>
                <w:div w:id="684786662">
                  <w:marLeft w:val="0"/>
                  <w:marRight w:val="0"/>
                  <w:marTop w:val="0"/>
                  <w:marBottom w:val="0"/>
                  <w:divBdr>
                    <w:top w:val="none" w:sz="0" w:space="0" w:color="auto"/>
                    <w:left w:val="none" w:sz="0" w:space="0" w:color="auto"/>
                    <w:bottom w:val="none" w:sz="0" w:space="0" w:color="auto"/>
                    <w:right w:val="none" w:sz="0" w:space="0" w:color="auto"/>
                  </w:divBdr>
                </w:div>
                <w:div w:id="685253921">
                  <w:marLeft w:val="0"/>
                  <w:marRight w:val="0"/>
                  <w:marTop w:val="0"/>
                  <w:marBottom w:val="0"/>
                  <w:divBdr>
                    <w:top w:val="none" w:sz="0" w:space="0" w:color="auto"/>
                    <w:left w:val="none" w:sz="0" w:space="0" w:color="auto"/>
                    <w:bottom w:val="none" w:sz="0" w:space="0" w:color="auto"/>
                    <w:right w:val="none" w:sz="0" w:space="0" w:color="auto"/>
                  </w:divBdr>
                </w:div>
                <w:div w:id="685791631">
                  <w:marLeft w:val="0"/>
                  <w:marRight w:val="0"/>
                  <w:marTop w:val="0"/>
                  <w:marBottom w:val="0"/>
                  <w:divBdr>
                    <w:top w:val="none" w:sz="0" w:space="0" w:color="auto"/>
                    <w:left w:val="none" w:sz="0" w:space="0" w:color="auto"/>
                    <w:bottom w:val="none" w:sz="0" w:space="0" w:color="auto"/>
                    <w:right w:val="none" w:sz="0" w:space="0" w:color="auto"/>
                  </w:divBdr>
                </w:div>
                <w:div w:id="685912934">
                  <w:marLeft w:val="0"/>
                  <w:marRight w:val="0"/>
                  <w:marTop w:val="0"/>
                  <w:marBottom w:val="0"/>
                  <w:divBdr>
                    <w:top w:val="none" w:sz="0" w:space="0" w:color="auto"/>
                    <w:left w:val="none" w:sz="0" w:space="0" w:color="auto"/>
                    <w:bottom w:val="none" w:sz="0" w:space="0" w:color="auto"/>
                    <w:right w:val="none" w:sz="0" w:space="0" w:color="auto"/>
                  </w:divBdr>
                </w:div>
                <w:div w:id="689140472">
                  <w:marLeft w:val="0"/>
                  <w:marRight w:val="0"/>
                  <w:marTop w:val="0"/>
                  <w:marBottom w:val="0"/>
                  <w:divBdr>
                    <w:top w:val="none" w:sz="0" w:space="0" w:color="auto"/>
                    <w:left w:val="none" w:sz="0" w:space="0" w:color="auto"/>
                    <w:bottom w:val="none" w:sz="0" w:space="0" w:color="auto"/>
                    <w:right w:val="none" w:sz="0" w:space="0" w:color="auto"/>
                  </w:divBdr>
                </w:div>
                <w:div w:id="694160080">
                  <w:marLeft w:val="0"/>
                  <w:marRight w:val="0"/>
                  <w:marTop w:val="0"/>
                  <w:marBottom w:val="0"/>
                  <w:divBdr>
                    <w:top w:val="none" w:sz="0" w:space="0" w:color="auto"/>
                    <w:left w:val="none" w:sz="0" w:space="0" w:color="auto"/>
                    <w:bottom w:val="none" w:sz="0" w:space="0" w:color="auto"/>
                    <w:right w:val="none" w:sz="0" w:space="0" w:color="auto"/>
                  </w:divBdr>
                </w:div>
                <w:div w:id="695085338">
                  <w:marLeft w:val="0"/>
                  <w:marRight w:val="0"/>
                  <w:marTop w:val="0"/>
                  <w:marBottom w:val="0"/>
                  <w:divBdr>
                    <w:top w:val="none" w:sz="0" w:space="0" w:color="auto"/>
                    <w:left w:val="none" w:sz="0" w:space="0" w:color="auto"/>
                    <w:bottom w:val="none" w:sz="0" w:space="0" w:color="auto"/>
                    <w:right w:val="none" w:sz="0" w:space="0" w:color="auto"/>
                  </w:divBdr>
                </w:div>
                <w:div w:id="696546602">
                  <w:marLeft w:val="0"/>
                  <w:marRight w:val="0"/>
                  <w:marTop w:val="0"/>
                  <w:marBottom w:val="0"/>
                  <w:divBdr>
                    <w:top w:val="none" w:sz="0" w:space="0" w:color="auto"/>
                    <w:left w:val="none" w:sz="0" w:space="0" w:color="auto"/>
                    <w:bottom w:val="none" w:sz="0" w:space="0" w:color="auto"/>
                    <w:right w:val="none" w:sz="0" w:space="0" w:color="auto"/>
                  </w:divBdr>
                </w:div>
                <w:div w:id="698437872">
                  <w:marLeft w:val="0"/>
                  <w:marRight w:val="0"/>
                  <w:marTop w:val="0"/>
                  <w:marBottom w:val="0"/>
                  <w:divBdr>
                    <w:top w:val="none" w:sz="0" w:space="0" w:color="auto"/>
                    <w:left w:val="none" w:sz="0" w:space="0" w:color="auto"/>
                    <w:bottom w:val="none" w:sz="0" w:space="0" w:color="auto"/>
                    <w:right w:val="none" w:sz="0" w:space="0" w:color="auto"/>
                  </w:divBdr>
                </w:div>
                <w:div w:id="700589908">
                  <w:marLeft w:val="0"/>
                  <w:marRight w:val="0"/>
                  <w:marTop w:val="0"/>
                  <w:marBottom w:val="0"/>
                  <w:divBdr>
                    <w:top w:val="none" w:sz="0" w:space="0" w:color="auto"/>
                    <w:left w:val="none" w:sz="0" w:space="0" w:color="auto"/>
                    <w:bottom w:val="none" w:sz="0" w:space="0" w:color="auto"/>
                    <w:right w:val="none" w:sz="0" w:space="0" w:color="auto"/>
                  </w:divBdr>
                </w:div>
                <w:div w:id="702558912">
                  <w:marLeft w:val="0"/>
                  <w:marRight w:val="0"/>
                  <w:marTop w:val="0"/>
                  <w:marBottom w:val="0"/>
                  <w:divBdr>
                    <w:top w:val="none" w:sz="0" w:space="0" w:color="auto"/>
                    <w:left w:val="none" w:sz="0" w:space="0" w:color="auto"/>
                    <w:bottom w:val="none" w:sz="0" w:space="0" w:color="auto"/>
                    <w:right w:val="none" w:sz="0" w:space="0" w:color="auto"/>
                  </w:divBdr>
                </w:div>
                <w:div w:id="705133984">
                  <w:marLeft w:val="0"/>
                  <w:marRight w:val="0"/>
                  <w:marTop w:val="0"/>
                  <w:marBottom w:val="0"/>
                  <w:divBdr>
                    <w:top w:val="none" w:sz="0" w:space="0" w:color="auto"/>
                    <w:left w:val="none" w:sz="0" w:space="0" w:color="auto"/>
                    <w:bottom w:val="none" w:sz="0" w:space="0" w:color="auto"/>
                    <w:right w:val="none" w:sz="0" w:space="0" w:color="auto"/>
                  </w:divBdr>
                </w:div>
                <w:div w:id="706178725">
                  <w:marLeft w:val="0"/>
                  <w:marRight w:val="0"/>
                  <w:marTop w:val="0"/>
                  <w:marBottom w:val="0"/>
                  <w:divBdr>
                    <w:top w:val="none" w:sz="0" w:space="0" w:color="auto"/>
                    <w:left w:val="none" w:sz="0" w:space="0" w:color="auto"/>
                    <w:bottom w:val="none" w:sz="0" w:space="0" w:color="auto"/>
                    <w:right w:val="none" w:sz="0" w:space="0" w:color="auto"/>
                  </w:divBdr>
                </w:div>
                <w:div w:id="711424203">
                  <w:marLeft w:val="0"/>
                  <w:marRight w:val="0"/>
                  <w:marTop w:val="0"/>
                  <w:marBottom w:val="0"/>
                  <w:divBdr>
                    <w:top w:val="none" w:sz="0" w:space="0" w:color="auto"/>
                    <w:left w:val="none" w:sz="0" w:space="0" w:color="auto"/>
                    <w:bottom w:val="none" w:sz="0" w:space="0" w:color="auto"/>
                    <w:right w:val="none" w:sz="0" w:space="0" w:color="auto"/>
                  </w:divBdr>
                </w:div>
                <w:div w:id="715006263">
                  <w:marLeft w:val="0"/>
                  <w:marRight w:val="0"/>
                  <w:marTop w:val="0"/>
                  <w:marBottom w:val="0"/>
                  <w:divBdr>
                    <w:top w:val="none" w:sz="0" w:space="0" w:color="auto"/>
                    <w:left w:val="none" w:sz="0" w:space="0" w:color="auto"/>
                    <w:bottom w:val="none" w:sz="0" w:space="0" w:color="auto"/>
                    <w:right w:val="none" w:sz="0" w:space="0" w:color="auto"/>
                  </w:divBdr>
                </w:div>
                <w:div w:id="715275677">
                  <w:marLeft w:val="0"/>
                  <w:marRight w:val="0"/>
                  <w:marTop w:val="0"/>
                  <w:marBottom w:val="0"/>
                  <w:divBdr>
                    <w:top w:val="none" w:sz="0" w:space="0" w:color="auto"/>
                    <w:left w:val="none" w:sz="0" w:space="0" w:color="auto"/>
                    <w:bottom w:val="none" w:sz="0" w:space="0" w:color="auto"/>
                    <w:right w:val="none" w:sz="0" w:space="0" w:color="auto"/>
                  </w:divBdr>
                </w:div>
                <w:div w:id="715350260">
                  <w:marLeft w:val="0"/>
                  <w:marRight w:val="0"/>
                  <w:marTop w:val="0"/>
                  <w:marBottom w:val="0"/>
                  <w:divBdr>
                    <w:top w:val="none" w:sz="0" w:space="0" w:color="auto"/>
                    <w:left w:val="none" w:sz="0" w:space="0" w:color="auto"/>
                    <w:bottom w:val="none" w:sz="0" w:space="0" w:color="auto"/>
                    <w:right w:val="none" w:sz="0" w:space="0" w:color="auto"/>
                  </w:divBdr>
                </w:div>
                <w:div w:id="716707993">
                  <w:marLeft w:val="0"/>
                  <w:marRight w:val="0"/>
                  <w:marTop w:val="0"/>
                  <w:marBottom w:val="0"/>
                  <w:divBdr>
                    <w:top w:val="none" w:sz="0" w:space="0" w:color="auto"/>
                    <w:left w:val="none" w:sz="0" w:space="0" w:color="auto"/>
                    <w:bottom w:val="none" w:sz="0" w:space="0" w:color="auto"/>
                    <w:right w:val="none" w:sz="0" w:space="0" w:color="auto"/>
                  </w:divBdr>
                </w:div>
                <w:div w:id="722946036">
                  <w:marLeft w:val="0"/>
                  <w:marRight w:val="0"/>
                  <w:marTop w:val="0"/>
                  <w:marBottom w:val="0"/>
                  <w:divBdr>
                    <w:top w:val="none" w:sz="0" w:space="0" w:color="auto"/>
                    <w:left w:val="none" w:sz="0" w:space="0" w:color="auto"/>
                    <w:bottom w:val="none" w:sz="0" w:space="0" w:color="auto"/>
                    <w:right w:val="none" w:sz="0" w:space="0" w:color="auto"/>
                  </w:divBdr>
                </w:div>
                <w:div w:id="727803607">
                  <w:marLeft w:val="0"/>
                  <w:marRight w:val="0"/>
                  <w:marTop w:val="0"/>
                  <w:marBottom w:val="0"/>
                  <w:divBdr>
                    <w:top w:val="none" w:sz="0" w:space="0" w:color="auto"/>
                    <w:left w:val="none" w:sz="0" w:space="0" w:color="auto"/>
                    <w:bottom w:val="none" w:sz="0" w:space="0" w:color="auto"/>
                    <w:right w:val="none" w:sz="0" w:space="0" w:color="auto"/>
                  </w:divBdr>
                </w:div>
                <w:div w:id="732854830">
                  <w:marLeft w:val="0"/>
                  <w:marRight w:val="0"/>
                  <w:marTop w:val="0"/>
                  <w:marBottom w:val="0"/>
                  <w:divBdr>
                    <w:top w:val="none" w:sz="0" w:space="0" w:color="auto"/>
                    <w:left w:val="none" w:sz="0" w:space="0" w:color="auto"/>
                    <w:bottom w:val="none" w:sz="0" w:space="0" w:color="auto"/>
                    <w:right w:val="none" w:sz="0" w:space="0" w:color="auto"/>
                  </w:divBdr>
                </w:div>
                <w:div w:id="732898688">
                  <w:marLeft w:val="0"/>
                  <w:marRight w:val="0"/>
                  <w:marTop w:val="0"/>
                  <w:marBottom w:val="0"/>
                  <w:divBdr>
                    <w:top w:val="none" w:sz="0" w:space="0" w:color="auto"/>
                    <w:left w:val="none" w:sz="0" w:space="0" w:color="auto"/>
                    <w:bottom w:val="none" w:sz="0" w:space="0" w:color="auto"/>
                    <w:right w:val="none" w:sz="0" w:space="0" w:color="auto"/>
                  </w:divBdr>
                </w:div>
                <w:div w:id="734283336">
                  <w:marLeft w:val="0"/>
                  <w:marRight w:val="0"/>
                  <w:marTop w:val="0"/>
                  <w:marBottom w:val="0"/>
                  <w:divBdr>
                    <w:top w:val="none" w:sz="0" w:space="0" w:color="auto"/>
                    <w:left w:val="none" w:sz="0" w:space="0" w:color="auto"/>
                    <w:bottom w:val="none" w:sz="0" w:space="0" w:color="auto"/>
                    <w:right w:val="none" w:sz="0" w:space="0" w:color="auto"/>
                  </w:divBdr>
                </w:div>
                <w:div w:id="737285983">
                  <w:marLeft w:val="0"/>
                  <w:marRight w:val="0"/>
                  <w:marTop w:val="0"/>
                  <w:marBottom w:val="0"/>
                  <w:divBdr>
                    <w:top w:val="none" w:sz="0" w:space="0" w:color="auto"/>
                    <w:left w:val="none" w:sz="0" w:space="0" w:color="auto"/>
                    <w:bottom w:val="none" w:sz="0" w:space="0" w:color="auto"/>
                    <w:right w:val="none" w:sz="0" w:space="0" w:color="auto"/>
                  </w:divBdr>
                </w:div>
                <w:div w:id="737829957">
                  <w:marLeft w:val="0"/>
                  <w:marRight w:val="0"/>
                  <w:marTop w:val="0"/>
                  <w:marBottom w:val="0"/>
                  <w:divBdr>
                    <w:top w:val="none" w:sz="0" w:space="0" w:color="auto"/>
                    <w:left w:val="none" w:sz="0" w:space="0" w:color="auto"/>
                    <w:bottom w:val="none" w:sz="0" w:space="0" w:color="auto"/>
                    <w:right w:val="none" w:sz="0" w:space="0" w:color="auto"/>
                  </w:divBdr>
                </w:div>
                <w:div w:id="739401735">
                  <w:marLeft w:val="0"/>
                  <w:marRight w:val="0"/>
                  <w:marTop w:val="0"/>
                  <w:marBottom w:val="0"/>
                  <w:divBdr>
                    <w:top w:val="none" w:sz="0" w:space="0" w:color="auto"/>
                    <w:left w:val="none" w:sz="0" w:space="0" w:color="auto"/>
                    <w:bottom w:val="none" w:sz="0" w:space="0" w:color="auto"/>
                    <w:right w:val="none" w:sz="0" w:space="0" w:color="auto"/>
                  </w:divBdr>
                </w:div>
                <w:div w:id="744106019">
                  <w:marLeft w:val="0"/>
                  <w:marRight w:val="0"/>
                  <w:marTop w:val="0"/>
                  <w:marBottom w:val="0"/>
                  <w:divBdr>
                    <w:top w:val="none" w:sz="0" w:space="0" w:color="auto"/>
                    <w:left w:val="none" w:sz="0" w:space="0" w:color="auto"/>
                    <w:bottom w:val="none" w:sz="0" w:space="0" w:color="auto"/>
                    <w:right w:val="none" w:sz="0" w:space="0" w:color="auto"/>
                  </w:divBdr>
                </w:div>
                <w:div w:id="744231633">
                  <w:marLeft w:val="0"/>
                  <w:marRight w:val="0"/>
                  <w:marTop w:val="0"/>
                  <w:marBottom w:val="0"/>
                  <w:divBdr>
                    <w:top w:val="none" w:sz="0" w:space="0" w:color="auto"/>
                    <w:left w:val="none" w:sz="0" w:space="0" w:color="auto"/>
                    <w:bottom w:val="none" w:sz="0" w:space="0" w:color="auto"/>
                    <w:right w:val="none" w:sz="0" w:space="0" w:color="auto"/>
                  </w:divBdr>
                </w:div>
                <w:div w:id="745877729">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47656069">
                  <w:marLeft w:val="0"/>
                  <w:marRight w:val="0"/>
                  <w:marTop w:val="0"/>
                  <w:marBottom w:val="0"/>
                  <w:divBdr>
                    <w:top w:val="none" w:sz="0" w:space="0" w:color="auto"/>
                    <w:left w:val="none" w:sz="0" w:space="0" w:color="auto"/>
                    <w:bottom w:val="none" w:sz="0" w:space="0" w:color="auto"/>
                    <w:right w:val="none" w:sz="0" w:space="0" w:color="auto"/>
                  </w:divBdr>
                </w:div>
                <w:div w:id="755594837">
                  <w:marLeft w:val="0"/>
                  <w:marRight w:val="0"/>
                  <w:marTop w:val="0"/>
                  <w:marBottom w:val="0"/>
                  <w:divBdr>
                    <w:top w:val="none" w:sz="0" w:space="0" w:color="auto"/>
                    <w:left w:val="none" w:sz="0" w:space="0" w:color="auto"/>
                    <w:bottom w:val="none" w:sz="0" w:space="0" w:color="auto"/>
                    <w:right w:val="none" w:sz="0" w:space="0" w:color="auto"/>
                  </w:divBdr>
                </w:div>
                <w:div w:id="755906260">
                  <w:marLeft w:val="0"/>
                  <w:marRight w:val="0"/>
                  <w:marTop w:val="0"/>
                  <w:marBottom w:val="0"/>
                  <w:divBdr>
                    <w:top w:val="none" w:sz="0" w:space="0" w:color="auto"/>
                    <w:left w:val="none" w:sz="0" w:space="0" w:color="auto"/>
                    <w:bottom w:val="none" w:sz="0" w:space="0" w:color="auto"/>
                    <w:right w:val="none" w:sz="0" w:space="0" w:color="auto"/>
                  </w:divBdr>
                </w:div>
                <w:div w:id="756482397">
                  <w:marLeft w:val="0"/>
                  <w:marRight w:val="0"/>
                  <w:marTop w:val="0"/>
                  <w:marBottom w:val="0"/>
                  <w:divBdr>
                    <w:top w:val="none" w:sz="0" w:space="0" w:color="auto"/>
                    <w:left w:val="none" w:sz="0" w:space="0" w:color="auto"/>
                    <w:bottom w:val="none" w:sz="0" w:space="0" w:color="auto"/>
                    <w:right w:val="none" w:sz="0" w:space="0" w:color="auto"/>
                  </w:divBdr>
                </w:div>
                <w:div w:id="760838490">
                  <w:marLeft w:val="0"/>
                  <w:marRight w:val="0"/>
                  <w:marTop w:val="0"/>
                  <w:marBottom w:val="0"/>
                  <w:divBdr>
                    <w:top w:val="none" w:sz="0" w:space="0" w:color="auto"/>
                    <w:left w:val="none" w:sz="0" w:space="0" w:color="auto"/>
                    <w:bottom w:val="none" w:sz="0" w:space="0" w:color="auto"/>
                    <w:right w:val="none" w:sz="0" w:space="0" w:color="auto"/>
                  </w:divBdr>
                </w:div>
                <w:div w:id="762577350">
                  <w:marLeft w:val="0"/>
                  <w:marRight w:val="0"/>
                  <w:marTop w:val="0"/>
                  <w:marBottom w:val="0"/>
                  <w:divBdr>
                    <w:top w:val="none" w:sz="0" w:space="0" w:color="auto"/>
                    <w:left w:val="none" w:sz="0" w:space="0" w:color="auto"/>
                    <w:bottom w:val="none" w:sz="0" w:space="0" w:color="auto"/>
                    <w:right w:val="none" w:sz="0" w:space="0" w:color="auto"/>
                  </w:divBdr>
                </w:div>
                <w:div w:id="763721052">
                  <w:marLeft w:val="0"/>
                  <w:marRight w:val="0"/>
                  <w:marTop w:val="0"/>
                  <w:marBottom w:val="0"/>
                  <w:divBdr>
                    <w:top w:val="none" w:sz="0" w:space="0" w:color="auto"/>
                    <w:left w:val="none" w:sz="0" w:space="0" w:color="auto"/>
                    <w:bottom w:val="none" w:sz="0" w:space="0" w:color="auto"/>
                    <w:right w:val="none" w:sz="0" w:space="0" w:color="auto"/>
                  </w:divBdr>
                </w:div>
                <w:div w:id="764569794">
                  <w:marLeft w:val="0"/>
                  <w:marRight w:val="0"/>
                  <w:marTop w:val="0"/>
                  <w:marBottom w:val="0"/>
                  <w:divBdr>
                    <w:top w:val="none" w:sz="0" w:space="0" w:color="auto"/>
                    <w:left w:val="none" w:sz="0" w:space="0" w:color="auto"/>
                    <w:bottom w:val="none" w:sz="0" w:space="0" w:color="auto"/>
                    <w:right w:val="none" w:sz="0" w:space="0" w:color="auto"/>
                  </w:divBdr>
                </w:div>
                <w:div w:id="766535792">
                  <w:marLeft w:val="0"/>
                  <w:marRight w:val="0"/>
                  <w:marTop w:val="0"/>
                  <w:marBottom w:val="0"/>
                  <w:divBdr>
                    <w:top w:val="none" w:sz="0" w:space="0" w:color="auto"/>
                    <w:left w:val="none" w:sz="0" w:space="0" w:color="auto"/>
                    <w:bottom w:val="none" w:sz="0" w:space="0" w:color="auto"/>
                    <w:right w:val="none" w:sz="0" w:space="0" w:color="auto"/>
                  </w:divBdr>
                </w:div>
                <w:div w:id="767314398">
                  <w:marLeft w:val="0"/>
                  <w:marRight w:val="0"/>
                  <w:marTop w:val="0"/>
                  <w:marBottom w:val="0"/>
                  <w:divBdr>
                    <w:top w:val="none" w:sz="0" w:space="0" w:color="auto"/>
                    <w:left w:val="none" w:sz="0" w:space="0" w:color="auto"/>
                    <w:bottom w:val="none" w:sz="0" w:space="0" w:color="auto"/>
                    <w:right w:val="none" w:sz="0" w:space="0" w:color="auto"/>
                  </w:divBdr>
                </w:div>
                <w:div w:id="768887961">
                  <w:marLeft w:val="0"/>
                  <w:marRight w:val="0"/>
                  <w:marTop w:val="0"/>
                  <w:marBottom w:val="0"/>
                  <w:divBdr>
                    <w:top w:val="none" w:sz="0" w:space="0" w:color="auto"/>
                    <w:left w:val="none" w:sz="0" w:space="0" w:color="auto"/>
                    <w:bottom w:val="none" w:sz="0" w:space="0" w:color="auto"/>
                    <w:right w:val="none" w:sz="0" w:space="0" w:color="auto"/>
                  </w:divBdr>
                </w:div>
                <w:div w:id="772893486">
                  <w:marLeft w:val="0"/>
                  <w:marRight w:val="0"/>
                  <w:marTop w:val="0"/>
                  <w:marBottom w:val="0"/>
                  <w:divBdr>
                    <w:top w:val="none" w:sz="0" w:space="0" w:color="auto"/>
                    <w:left w:val="none" w:sz="0" w:space="0" w:color="auto"/>
                    <w:bottom w:val="none" w:sz="0" w:space="0" w:color="auto"/>
                    <w:right w:val="none" w:sz="0" w:space="0" w:color="auto"/>
                  </w:divBdr>
                </w:div>
                <w:div w:id="778644509">
                  <w:marLeft w:val="0"/>
                  <w:marRight w:val="0"/>
                  <w:marTop w:val="0"/>
                  <w:marBottom w:val="0"/>
                  <w:divBdr>
                    <w:top w:val="none" w:sz="0" w:space="0" w:color="auto"/>
                    <w:left w:val="none" w:sz="0" w:space="0" w:color="auto"/>
                    <w:bottom w:val="none" w:sz="0" w:space="0" w:color="auto"/>
                    <w:right w:val="none" w:sz="0" w:space="0" w:color="auto"/>
                  </w:divBdr>
                </w:div>
                <w:div w:id="780107225">
                  <w:marLeft w:val="0"/>
                  <w:marRight w:val="0"/>
                  <w:marTop w:val="0"/>
                  <w:marBottom w:val="0"/>
                  <w:divBdr>
                    <w:top w:val="none" w:sz="0" w:space="0" w:color="auto"/>
                    <w:left w:val="none" w:sz="0" w:space="0" w:color="auto"/>
                    <w:bottom w:val="none" w:sz="0" w:space="0" w:color="auto"/>
                    <w:right w:val="none" w:sz="0" w:space="0" w:color="auto"/>
                  </w:divBdr>
                </w:div>
                <w:div w:id="781802554">
                  <w:marLeft w:val="0"/>
                  <w:marRight w:val="0"/>
                  <w:marTop w:val="0"/>
                  <w:marBottom w:val="0"/>
                  <w:divBdr>
                    <w:top w:val="none" w:sz="0" w:space="0" w:color="auto"/>
                    <w:left w:val="none" w:sz="0" w:space="0" w:color="auto"/>
                    <w:bottom w:val="none" w:sz="0" w:space="0" w:color="auto"/>
                    <w:right w:val="none" w:sz="0" w:space="0" w:color="auto"/>
                  </w:divBdr>
                </w:div>
                <w:div w:id="786898080">
                  <w:marLeft w:val="0"/>
                  <w:marRight w:val="0"/>
                  <w:marTop w:val="0"/>
                  <w:marBottom w:val="0"/>
                  <w:divBdr>
                    <w:top w:val="none" w:sz="0" w:space="0" w:color="auto"/>
                    <w:left w:val="none" w:sz="0" w:space="0" w:color="auto"/>
                    <w:bottom w:val="none" w:sz="0" w:space="0" w:color="auto"/>
                    <w:right w:val="none" w:sz="0" w:space="0" w:color="auto"/>
                  </w:divBdr>
                </w:div>
                <w:div w:id="787628069">
                  <w:marLeft w:val="0"/>
                  <w:marRight w:val="0"/>
                  <w:marTop w:val="0"/>
                  <w:marBottom w:val="0"/>
                  <w:divBdr>
                    <w:top w:val="none" w:sz="0" w:space="0" w:color="auto"/>
                    <w:left w:val="none" w:sz="0" w:space="0" w:color="auto"/>
                    <w:bottom w:val="none" w:sz="0" w:space="0" w:color="auto"/>
                    <w:right w:val="none" w:sz="0" w:space="0" w:color="auto"/>
                  </w:divBdr>
                </w:div>
                <w:div w:id="787970990">
                  <w:marLeft w:val="0"/>
                  <w:marRight w:val="0"/>
                  <w:marTop w:val="0"/>
                  <w:marBottom w:val="0"/>
                  <w:divBdr>
                    <w:top w:val="none" w:sz="0" w:space="0" w:color="auto"/>
                    <w:left w:val="none" w:sz="0" w:space="0" w:color="auto"/>
                    <w:bottom w:val="none" w:sz="0" w:space="0" w:color="auto"/>
                    <w:right w:val="none" w:sz="0" w:space="0" w:color="auto"/>
                  </w:divBdr>
                </w:div>
                <w:div w:id="792015941">
                  <w:marLeft w:val="0"/>
                  <w:marRight w:val="0"/>
                  <w:marTop w:val="0"/>
                  <w:marBottom w:val="0"/>
                  <w:divBdr>
                    <w:top w:val="none" w:sz="0" w:space="0" w:color="auto"/>
                    <w:left w:val="none" w:sz="0" w:space="0" w:color="auto"/>
                    <w:bottom w:val="none" w:sz="0" w:space="0" w:color="auto"/>
                    <w:right w:val="none" w:sz="0" w:space="0" w:color="auto"/>
                  </w:divBdr>
                </w:div>
                <w:div w:id="796721506">
                  <w:marLeft w:val="0"/>
                  <w:marRight w:val="0"/>
                  <w:marTop w:val="0"/>
                  <w:marBottom w:val="0"/>
                  <w:divBdr>
                    <w:top w:val="none" w:sz="0" w:space="0" w:color="auto"/>
                    <w:left w:val="none" w:sz="0" w:space="0" w:color="auto"/>
                    <w:bottom w:val="none" w:sz="0" w:space="0" w:color="auto"/>
                    <w:right w:val="none" w:sz="0" w:space="0" w:color="auto"/>
                  </w:divBdr>
                </w:div>
                <w:div w:id="800533102">
                  <w:marLeft w:val="0"/>
                  <w:marRight w:val="0"/>
                  <w:marTop w:val="0"/>
                  <w:marBottom w:val="0"/>
                  <w:divBdr>
                    <w:top w:val="none" w:sz="0" w:space="0" w:color="auto"/>
                    <w:left w:val="none" w:sz="0" w:space="0" w:color="auto"/>
                    <w:bottom w:val="none" w:sz="0" w:space="0" w:color="auto"/>
                    <w:right w:val="none" w:sz="0" w:space="0" w:color="auto"/>
                  </w:divBdr>
                </w:div>
                <w:div w:id="803082057">
                  <w:marLeft w:val="0"/>
                  <w:marRight w:val="0"/>
                  <w:marTop w:val="0"/>
                  <w:marBottom w:val="0"/>
                  <w:divBdr>
                    <w:top w:val="none" w:sz="0" w:space="0" w:color="auto"/>
                    <w:left w:val="none" w:sz="0" w:space="0" w:color="auto"/>
                    <w:bottom w:val="none" w:sz="0" w:space="0" w:color="auto"/>
                    <w:right w:val="none" w:sz="0" w:space="0" w:color="auto"/>
                  </w:divBdr>
                </w:div>
                <w:div w:id="805463950">
                  <w:marLeft w:val="0"/>
                  <w:marRight w:val="0"/>
                  <w:marTop w:val="0"/>
                  <w:marBottom w:val="0"/>
                  <w:divBdr>
                    <w:top w:val="none" w:sz="0" w:space="0" w:color="auto"/>
                    <w:left w:val="none" w:sz="0" w:space="0" w:color="auto"/>
                    <w:bottom w:val="none" w:sz="0" w:space="0" w:color="auto"/>
                    <w:right w:val="none" w:sz="0" w:space="0" w:color="auto"/>
                  </w:divBdr>
                </w:div>
                <w:div w:id="807631613">
                  <w:marLeft w:val="0"/>
                  <w:marRight w:val="0"/>
                  <w:marTop w:val="0"/>
                  <w:marBottom w:val="0"/>
                  <w:divBdr>
                    <w:top w:val="none" w:sz="0" w:space="0" w:color="auto"/>
                    <w:left w:val="none" w:sz="0" w:space="0" w:color="auto"/>
                    <w:bottom w:val="none" w:sz="0" w:space="0" w:color="auto"/>
                    <w:right w:val="none" w:sz="0" w:space="0" w:color="auto"/>
                  </w:divBdr>
                </w:div>
                <w:div w:id="808548465">
                  <w:marLeft w:val="0"/>
                  <w:marRight w:val="0"/>
                  <w:marTop w:val="0"/>
                  <w:marBottom w:val="0"/>
                  <w:divBdr>
                    <w:top w:val="none" w:sz="0" w:space="0" w:color="auto"/>
                    <w:left w:val="none" w:sz="0" w:space="0" w:color="auto"/>
                    <w:bottom w:val="none" w:sz="0" w:space="0" w:color="auto"/>
                    <w:right w:val="none" w:sz="0" w:space="0" w:color="auto"/>
                  </w:divBdr>
                </w:div>
                <w:div w:id="809860359">
                  <w:marLeft w:val="0"/>
                  <w:marRight w:val="0"/>
                  <w:marTop w:val="0"/>
                  <w:marBottom w:val="0"/>
                  <w:divBdr>
                    <w:top w:val="none" w:sz="0" w:space="0" w:color="auto"/>
                    <w:left w:val="none" w:sz="0" w:space="0" w:color="auto"/>
                    <w:bottom w:val="none" w:sz="0" w:space="0" w:color="auto"/>
                    <w:right w:val="none" w:sz="0" w:space="0" w:color="auto"/>
                  </w:divBdr>
                </w:div>
                <w:div w:id="810439505">
                  <w:marLeft w:val="0"/>
                  <w:marRight w:val="0"/>
                  <w:marTop w:val="0"/>
                  <w:marBottom w:val="0"/>
                  <w:divBdr>
                    <w:top w:val="none" w:sz="0" w:space="0" w:color="auto"/>
                    <w:left w:val="none" w:sz="0" w:space="0" w:color="auto"/>
                    <w:bottom w:val="none" w:sz="0" w:space="0" w:color="auto"/>
                    <w:right w:val="none" w:sz="0" w:space="0" w:color="auto"/>
                  </w:divBdr>
                </w:div>
                <w:div w:id="811290325">
                  <w:marLeft w:val="0"/>
                  <w:marRight w:val="0"/>
                  <w:marTop w:val="0"/>
                  <w:marBottom w:val="0"/>
                  <w:divBdr>
                    <w:top w:val="none" w:sz="0" w:space="0" w:color="auto"/>
                    <w:left w:val="none" w:sz="0" w:space="0" w:color="auto"/>
                    <w:bottom w:val="none" w:sz="0" w:space="0" w:color="auto"/>
                    <w:right w:val="none" w:sz="0" w:space="0" w:color="auto"/>
                  </w:divBdr>
                </w:div>
                <w:div w:id="811799122">
                  <w:marLeft w:val="0"/>
                  <w:marRight w:val="0"/>
                  <w:marTop w:val="0"/>
                  <w:marBottom w:val="0"/>
                  <w:divBdr>
                    <w:top w:val="none" w:sz="0" w:space="0" w:color="auto"/>
                    <w:left w:val="none" w:sz="0" w:space="0" w:color="auto"/>
                    <w:bottom w:val="none" w:sz="0" w:space="0" w:color="auto"/>
                    <w:right w:val="none" w:sz="0" w:space="0" w:color="auto"/>
                  </w:divBdr>
                </w:div>
                <w:div w:id="814219557">
                  <w:marLeft w:val="0"/>
                  <w:marRight w:val="0"/>
                  <w:marTop w:val="0"/>
                  <w:marBottom w:val="0"/>
                  <w:divBdr>
                    <w:top w:val="none" w:sz="0" w:space="0" w:color="auto"/>
                    <w:left w:val="none" w:sz="0" w:space="0" w:color="auto"/>
                    <w:bottom w:val="none" w:sz="0" w:space="0" w:color="auto"/>
                    <w:right w:val="none" w:sz="0" w:space="0" w:color="auto"/>
                  </w:divBdr>
                </w:div>
                <w:div w:id="818807707">
                  <w:marLeft w:val="0"/>
                  <w:marRight w:val="0"/>
                  <w:marTop w:val="0"/>
                  <w:marBottom w:val="0"/>
                  <w:divBdr>
                    <w:top w:val="none" w:sz="0" w:space="0" w:color="auto"/>
                    <w:left w:val="none" w:sz="0" w:space="0" w:color="auto"/>
                    <w:bottom w:val="none" w:sz="0" w:space="0" w:color="auto"/>
                    <w:right w:val="none" w:sz="0" w:space="0" w:color="auto"/>
                  </w:divBdr>
                </w:div>
                <w:div w:id="823206971">
                  <w:marLeft w:val="0"/>
                  <w:marRight w:val="0"/>
                  <w:marTop w:val="0"/>
                  <w:marBottom w:val="0"/>
                  <w:divBdr>
                    <w:top w:val="none" w:sz="0" w:space="0" w:color="auto"/>
                    <w:left w:val="none" w:sz="0" w:space="0" w:color="auto"/>
                    <w:bottom w:val="none" w:sz="0" w:space="0" w:color="auto"/>
                    <w:right w:val="none" w:sz="0" w:space="0" w:color="auto"/>
                  </w:divBdr>
                </w:div>
                <w:div w:id="824081553">
                  <w:marLeft w:val="0"/>
                  <w:marRight w:val="0"/>
                  <w:marTop w:val="0"/>
                  <w:marBottom w:val="0"/>
                  <w:divBdr>
                    <w:top w:val="none" w:sz="0" w:space="0" w:color="auto"/>
                    <w:left w:val="none" w:sz="0" w:space="0" w:color="auto"/>
                    <w:bottom w:val="none" w:sz="0" w:space="0" w:color="auto"/>
                    <w:right w:val="none" w:sz="0" w:space="0" w:color="auto"/>
                  </w:divBdr>
                </w:div>
                <w:div w:id="828520580">
                  <w:marLeft w:val="0"/>
                  <w:marRight w:val="0"/>
                  <w:marTop w:val="0"/>
                  <w:marBottom w:val="0"/>
                  <w:divBdr>
                    <w:top w:val="none" w:sz="0" w:space="0" w:color="auto"/>
                    <w:left w:val="none" w:sz="0" w:space="0" w:color="auto"/>
                    <w:bottom w:val="none" w:sz="0" w:space="0" w:color="auto"/>
                    <w:right w:val="none" w:sz="0" w:space="0" w:color="auto"/>
                  </w:divBdr>
                </w:div>
                <w:div w:id="829104229">
                  <w:marLeft w:val="0"/>
                  <w:marRight w:val="0"/>
                  <w:marTop w:val="0"/>
                  <w:marBottom w:val="0"/>
                  <w:divBdr>
                    <w:top w:val="none" w:sz="0" w:space="0" w:color="auto"/>
                    <w:left w:val="none" w:sz="0" w:space="0" w:color="auto"/>
                    <w:bottom w:val="none" w:sz="0" w:space="0" w:color="auto"/>
                    <w:right w:val="none" w:sz="0" w:space="0" w:color="auto"/>
                  </w:divBdr>
                </w:div>
                <w:div w:id="829836021">
                  <w:marLeft w:val="0"/>
                  <w:marRight w:val="0"/>
                  <w:marTop w:val="0"/>
                  <w:marBottom w:val="0"/>
                  <w:divBdr>
                    <w:top w:val="none" w:sz="0" w:space="0" w:color="auto"/>
                    <w:left w:val="none" w:sz="0" w:space="0" w:color="auto"/>
                    <w:bottom w:val="none" w:sz="0" w:space="0" w:color="auto"/>
                    <w:right w:val="none" w:sz="0" w:space="0" w:color="auto"/>
                  </w:divBdr>
                </w:div>
                <w:div w:id="830566724">
                  <w:marLeft w:val="0"/>
                  <w:marRight w:val="0"/>
                  <w:marTop w:val="0"/>
                  <w:marBottom w:val="0"/>
                  <w:divBdr>
                    <w:top w:val="none" w:sz="0" w:space="0" w:color="auto"/>
                    <w:left w:val="none" w:sz="0" w:space="0" w:color="auto"/>
                    <w:bottom w:val="none" w:sz="0" w:space="0" w:color="auto"/>
                    <w:right w:val="none" w:sz="0" w:space="0" w:color="auto"/>
                  </w:divBdr>
                </w:div>
                <w:div w:id="835413489">
                  <w:marLeft w:val="0"/>
                  <w:marRight w:val="0"/>
                  <w:marTop w:val="0"/>
                  <w:marBottom w:val="0"/>
                  <w:divBdr>
                    <w:top w:val="none" w:sz="0" w:space="0" w:color="auto"/>
                    <w:left w:val="none" w:sz="0" w:space="0" w:color="auto"/>
                    <w:bottom w:val="none" w:sz="0" w:space="0" w:color="auto"/>
                    <w:right w:val="none" w:sz="0" w:space="0" w:color="auto"/>
                  </w:divBdr>
                </w:div>
                <w:div w:id="837961838">
                  <w:marLeft w:val="0"/>
                  <w:marRight w:val="0"/>
                  <w:marTop w:val="0"/>
                  <w:marBottom w:val="0"/>
                  <w:divBdr>
                    <w:top w:val="none" w:sz="0" w:space="0" w:color="auto"/>
                    <w:left w:val="none" w:sz="0" w:space="0" w:color="auto"/>
                    <w:bottom w:val="none" w:sz="0" w:space="0" w:color="auto"/>
                    <w:right w:val="none" w:sz="0" w:space="0" w:color="auto"/>
                  </w:divBdr>
                </w:div>
                <w:div w:id="838815942">
                  <w:marLeft w:val="0"/>
                  <w:marRight w:val="0"/>
                  <w:marTop w:val="0"/>
                  <w:marBottom w:val="0"/>
                  <w:divBdr>
                    <w:top w:val="none" w:sz="0" w:space="0" w:color="auto"/>
                    <w:left w:val="none" w:sz="0" w:space="0" w:color="auto"/>
                    <w:bottom w:val="none" w:sz="0" w:space="0" w:color="auto"/>
                    <w:right w:val="none" w:sz="0" w:space="0" w:color="auto"/>
                  </w:divBdr>
                </w:div>
                <w:div w:id="840848654">
                  <w:marLeft w:val="0"/>
                  <w:marRight w:val="0"/>
                  <w:marTop w:val="0"/>
                  <w:marBottom w:val="0"/>
                  <w:divBdr>
                    <w:top w:val="none" w:sz="0" w:space="0" w:color="auto"/>
                    <w:left w:val="none" w:sz="0" w:space="0" w:color="auto"/>
                    <w:bottom w:val="none" w:sz="0" w:space="0" w:color="auto"/>
                    <w:right w:val="none" w:sz="0" w:space="0" w:color="auto"/>
                  </w:divBdr>
                </w:div>
                <w:div w:id="842628772">
                  <w:marLeft w:val="0"/>
                  <w:marRight w:val="0"/>
                  <w:marTop w:val="0"/>
                  <w:marBottom w:val="0"/>
                  <w:divBdr>
                    <w:top w:val="none" w:sz="0" w:space="0" w:color="auto"/>
                    <w:left w:val="none" w:sz="0" w:space="0" w:color="auto"/>
                    <w:bottom w:val="none" w:sz="0" w:space="0" w:color="auto"/>
                    <w:right w:val="none" w:sz="0" w:space="0" w:color="auto"/>
                  </w:divBdr>
                </w:div>
                <w:div w:id="845900062">
                  <w:marLeft w:val="0"/>
                  <w:marRight w:val="0"/>
                  <w:marTop w:val="0"/>
                  <w:marBottom w:val="0"/>
                  <w:divBdr>
                    <w:top w:val="none" w:sz="0" w:space="0" w:color="auto"/>
                    <w:left w:val="none" w:sz="0" w:space="0" w:color="auto"/>
                    <w:bottom w:val="none" w:sz="0" w:space="0" w:color="auto"/>
                    <w:right w:val="none" w:sz="0" w:space="0" w:color="auto"/>
                  </w:divBdr>
                </w:div>
                <w:div w:id="846166537">
                  <w:marLeft w:val="0"/>
                  <w:marRight w:val="0"/>
                  <w:marTop w:val="0"/>
                  <w:marBottom w:val="0"/>
                  <w:divBdr>
                    <w:top w:val="none" w:sz="0" w:space="0" w:color="auto"/>
                    <w:left w:val="none" w:sz="0" w:space="0" w:color="auto"/>
                    <w:bottom w:val="none" w:sz="0" w:space="0" w:color="auto"/>
                    <w:right w:val="none" w:sz="0" w:space="0" w:color="auto"/>
                  </w:divBdr>
                </w:div>
                <w:div w:id="846478431">
                  <w:marLeft w:val="0"/>
                  <w:marRight w:val="0"/>
                  <w:marTop w:val="0"/>
                  <w:marBottom w:val="0"/>
                  <w:divBdr>
                    <w:top w:val="none" w:sz="0" w:space="0" w:color="auto"/>
                    <w:left w:val="none" w:sz="0" w:space="0" w:color="auto"/>
                    <w:bottom w:val="none" w:sz="0" w:space="0" w:color="auto"/>
                    <w:right w:val="none" w:sz="0" w:space="0" w:color="auto"/>
                  </w:divBdr>
                </w:div>
                <w:div w:id="846555276">
                  <w:marLeft w:val="0"/>
                  <w:marRight w:val="0"/>
                  <w:marTop w:val="0"/>
                  <w:marBottom w:val="0"/>
                  <w:divBdr>
                    <w:top w:val="none" w:sz="0" w:space="0" w:color="auto"/>
                    <w:left w:val="none" w:sz="0" w:space="0" w:color="auto"/>
                    <w:bottom w:val="none" w:sz="0" w:space="0" w:color="auto"/>
                    <w:right w:val="none" w:sz="0" w:space="0" w:color="auto"/>
                  </w:divBdr>
                </w:div>
                <w:div w:id="846822502">
                  <w:marLeft w:val="0"/>
                  <w:marRight w:val="0"/>
                  <w:marTop w:val="0"/>
                  <w:marBottom w:val="0"/>
                  <w:divBdr>
                    <w:top w:val="none" w:sz="0" w:space="0" w:color="auto"/>
                    <w:left w:val="none" w:sz="0" w:space="0" w:color="auto"/>
                    <w:bottom w:val="none" w:sz="0" w:space="0" w:color="auto"/>
                    <w:right w:val="none" w:sz="0" w:space="0" w:color="auto"/>
                  </w:divBdr>
                </w:div>
                <w:div w:id="847329022">
                  <w:marLeft w:val="0"/>
                  <w:marRight w:val="0"/>
                  <w:marTop w:val="0"/>
                  <w:marBottom w:val="0"/>
                  <w:divBdr>
                    <w:top w:val="none" w:sz="0" w:space="0" w:color="auto"/>
                    <w:left w:val="none" w:sz="0" w:space="0" w:color="auto"/>
                    <w:bottom w:val="none" w:sz="0" w:space="0" w:color="auto"/>
                    <w:right w:val="none" w:sz="0" w:space="0" w:color="auto"/>
                  </w:divBdr>
                </w:div>
                <w:div w:id="847402234">
                  <w:marLeft w:val="0"/>
                  <w:marRight w:val="0"/>
                  <w:marTop w:val="0"/>
                  <w:marBottom w:val="0"/>
                  <w:divBdr>
                    <w:top w:val="none" w:sz="0" w:space="0" w:color="auto"/>
                    <w:left w:val="none" w:sz="0" w:space="0" w:color="auto"/>
                    <w:bottom w:val="none" w:sz="0" w:space="0" w:color="auto"/>
                    <w:right w:val="none" w:sz="0" w:space="0" w:color="auto"/>
                  </w:divBdr>
                </w:div>
                <w:div w:id="849492577">
                  <w:marLeft w:val="0"/>
                  <w:marRight w:val="0"/>
                  <w:marTop w:val="0"/>
                  <w:marBottom w:val="0"/>
                  <w:divBdr>
                    <w:top w:val="none" w:sz="0" w:space="0" w:color="auto"/>
                    <w:left w:val="none" w:sz="0" w:space="0" w:color="auto"/>
                    <w:bottom w:val="none" w:sz="0" w:space="0" w:color="auto"/>
                    <w:right w:val="none" w:sz="0" w:space="0" w:color="auto"/>
                  </w:divBdr>
                </w:div>
                <w:div w:id="851913282">
                  <w:marLeft w:val="0"/>
                  <w:marRight w:val="0"/>
                  <w:marTop w:val="0"/>
                  <w:marBottom w:val="0"/>
                  <w:divBdr>
                    <w:top w:val="none" w:sz="0" w:space="0" w:color="auto"/>
                    <w:left w:val="none" w:sz="0" w:space="0" w:color="auto"/>
                    <w:bottom w:val="none" w:sz="0" w:space="0" w:color="auto"/>
                    <w:right w:val="none" w:sz="0" w:space="0" w:color="auto"/>
                  </w:divBdr>
                </w:div>
                <w:div w:id="852573808">
                  <w:marLeft w:val="0"/>
                  <w:marRight w:val="0"/>
                  <w:marTop w:val="0"/>
                  <w:marBottom w:val="0"/>
                  <w:divBdr>
                    <w:top w:val="none" w:sz="0" w:space="0" w:color="auto"/>
                    <w:left w:val="none" w:sz="0" w:space="0" w:color="auto"/>
                    <w:bottom w:val="none" w:sz="0" w:space="0" w:color="auto"/>
                    <w:right w:val="none" w:sz="0" w:space="0" w:color="auto"/>
                  </w:divBdr>
                </w:div>
                <w:div w:id="852960013">
                  <w:marLeft w:val="0"/>
                  <w:marRight w:val="0"/>
                  <w:marTop w:val="0"/>
                  <w:marBottom w:val="0"/>
                  <w:divBdr>
                    <w:top w:val="none" w:sz="0" w:space="0" w:color="auto"/>
                    <w:left w:val="none" w:sz="0" w:space="0" w:color="auto"/>
                    <w:bottom w:val="none" w:sz="0" w:space="0" w:color="auto"/>
                    <w:right w:val="none" w:sz="0" w:space="0" w:color="auto"/>
                  </w:divBdr>
                </w:div>
                <w:div w:id="853569458">
                  <w:marLeft w:val="0"/>
                  <w:marRight w:val="0"/>
                  <w:marTop w:val="0"/>
                  <w:marBottom w:val="0"/>
                  <w:divBdr>
                    <w:top w:val="none" w:sz="0" w:space="0" w:color="auto"/>
                    <w:left w:val="none" w:sz="0" w:space="0" w:color="auto"/>
                    <w:bottom w:val="none" w:sz="0" w:space="0" w:color="auto"/>
                    <w:right w:val="none" w:sz="0" w:space="0" w:color="auto"/>
                  </w:divBdr>
                </w:div>
                <w:div w:id="856238052">
                  <w:marLeft w:val="0"/>
                  <w:marRight w:val="0"/>
                  <w:marTop w:val="0"/>
                  <w:marBottom w:val="0"/>
                  <w:divBdr>
                    <w:top w:val="none" w:sz="0" w:space="0" w:color="auto"/>
                    <w:left w:val="none" w:sz="0" w:space="0" w:color="auto"/>
                    <w:bottom w:val="none" w:sz="0" w:space="0" w:color="auto"/>
                    <w:right w:val="none" w:sz="0" w:space="0" w:color="auto"/>
                  </w:divBdr>
                </w:div>
                <w:div w:id="857545971">
                  <w:marLeft w:val="0"/>
                  <w:marRight w:val="0"/>
                  <w:marTop w:val="0"/>
                  <w:marBottom w:val="0"/>
                  <w:divBdr>
                    <w:top w:val="none" w:sz="0" w:space="0" w:color="auto"/>
                    <w:left w:val="none" w:sz="0" w:space="0" w:color="auto"/>
                    <w:bottom w:val="none" w:sz="0" w:space="0" w:color="auto"/>
                    <w:right w:val="none" w:sz="0" w:space="0" w:color="auto"/>
                  </w:divBdr>
                </w:div>
                <w:div w:id="860049106">
                  <w:marLeft w:val="0"/>
                  <w:marRight w:val="0"/>
                  <w:marTop w:val="0"/>
                  <w:marBottom w:val="0"/>
                  <w:divBdr>
                    <w:top w:val="none" w:sz="0" w:space="0" w:color="auto"/>
                    <w:left w:val="none" w:sz="0" w:space="0" w:color="auto"/>
                    <w:bottom w:val="none" w:sz="0" w:space="0" w:color="auto"/>
                    <w:right w:val="none" w:sz="0" w:space="0" w:color="auto"/>
                  </w:divBdr>
                </w:div>
                <w:div w:id="862674376">
                  <w:marLeft w:val="0"/>
                  <w:marRight w:val="0"/>
                  <w:marTop w:val="0"/>
                  <w:marBottom w:val="0"/>
                  <w:divBdr>
                    <w:top w:val="none" w:sz="0" w:space="0" w:color="auto"/>
                    <w:left w:val="none" w:sz="0" w:space="0" w:color="auto"/>
                    <w:bottom w:val="none" w:sz="0" w:space="0" w:color="auto"/>
                    <w:right w:val="none" w:sz="0" w:space="0" w:color="auto"/>
                  </w:divBdr>
                </w:div>
                <w:div w:id="863251688">
                  <w:marLeft w:val="0"/>
                  <w:marRight w:val="0"/>
                  <w:marTop w:val="0"/>
                  <w:marBottom w:val="0"/>
                  <w:divBdr>
                    <w:top w:val="none" w:sz="0" w:space="0" w:color="auto"/>
                    <w:left w:val="none" w:sz="0" w:space="0" w:color="auto"/>
                    <w:bottom w:val="none" w:sz="0" w:space="0" w:color="auto"/>
                    <w:right w:val="none" w:sz="0" w:space="0" w:color="auto"/>
                  </w:divBdr>
                </w:div>
                <w:div w:id="864057804">
                  <w:marLeft w:val="0"/>
                  <w:marRight w:val="0"/>
                  <w:marTop w:val="0"/>
                  <w:marBottom w:val="0"/>
                  <w:divBdr>
                    <w:top w:val="none" w:sz="0" w:space="0" w:color="auto"/>
                    <w:left w:val="none" w:sz="0" w:space="0" w:color="auto"/>
                    <w:bottom w:val="none" w:sz="0" w:space="0" w:color="auto"/>
                    <w:right w:val="none" w:sz="0" w:space="0" w:color="auto"/>
                  </w:divBdr>
                </w:div>
                <w:div w:id="866990564">
                  <w:marLeft w:val="0"/>
                  <w:marRight w:val="0"/>
                  <w:marTop w:val="0"/>
                  <w:marBottom w:val="0"/>
                  <w:divBdr>
                    <w:top w:val="none" w:sz="0" w:space="0" w:color="auto"/>
                    <w:left w:val="none" w:sz="0" w:space="0" w:color="auto"/>
                    <w:bottom w:val="none" w:sz="0" w:space="0" w:color="auto"/>
                    <w:right w:val="none" w:sz="0" w:space="0" w:color="auto"/>
                  </w:divBdr>
                </w:div>
                <w:div w:id="870147122">
                  <w:marLeft w:val="0"/>
                  <w:marRight w:val="0"/>
                  <w:marTop w:val="0"/>
                  <w:marBottom w:val="0"/>
                  <w:divBdr>
                    <w:top w:val="none" w:sz="0" w:space="0" w:color="auto"/>
                    <w:left w:val="none" w:sz="0" w:space="0" w:color="auto"/>
                    <w:bottom w:val="none" w:sz="0" w:space="0" w:color="auto"/>
                    <w:right w:val="none" w:sz="0" w:space="0" w:color="auto"/>
                  </w:divBdr>
                </w:div>
                <w:div w:id="872232138">
                  <w:marLeft w:val="0"/>
                  <w:marRight w:val="0"/>
                  <w:marTop w:val="0"/>
                  <w:marBottom w:val="0"/>
                  <w:divBdr>
                    <w:top w:val="none" w:sz="0" w:space="0" w:color="auto"/>
                    <w:left w:val="none" w:sz="0" w:space="0" w:color="auto"/>
                    <w:bottom w:val="none" w:sz="0" w:space="0" w:color="auto"/>
                    <w:right w:val="none" w:sz="0" w:space="0" w:color="auto"/>
                  </w:divBdr>
                </w:div>
                <w:div w:id="873005751">
                  <w:marLeft w:val="0"/>
                  <w:marRight w:val="0"/>
                  <w:marTop w:val="0"/>
                  <w:marBottom w:val="0"/>
                  <w:divBdr>
                    <w:top w:val="none" w:sz="0" w:space="0" w:color="auto"/>
                    <w:left w:val="none" w:sz="0" w:space="0" w:color="auto"/>
                    <w:bottom w:val="none" w:sz="0" w:space="0" w:color="auto"/>
                    <w:right w:val="none" w:sz="0" w:space="0" w:color="auto"/>
                  </w:divBdr>
                </w:div>
                <w:div w:id="878318962">
                  <w:marLeft w:val="0"/>
                  <w:marRight w:val="0"/>
                  <w:marTop w:val="0"/>
                  <w:marBottom w:val="0"/>
                  <w:divBdr>
                    <w:top w:val="none" w:sz="0" w:space="0" w:color="auto"/>
                    <w:left w:val="none" w:sz="0" w:space="0" w:color="auto"/>
                    <w:bottom w:val="none" w:sz="0" w:space="0" w:color="auto"/>
                    <w:right w:val="none" w:sz="0" w:space="0" w:color="auto"/>
                  </w:divBdr>
                </w:div>
                <w:div w:id="878737889">
                  <w:marLeft w:val="0"/>
                  <w:marRight w:val="0"/>
                  <w:marTop w:val="0"/>
                  <w:marBottom w:val="0"/>
                  <w:divBdr>
                    <w:top w:val="none" w:sz="0" w:space="0" w:color="auto"/>
                    <w:left w:val="none" w:sz="0" w:space="0" w:color="auto"/>
                    <w:bottom w:val="none" w:sz="0" w:space="0" w:color="auto"/>
                    <w:right w:val="none" w:sz="0" w:space="0" w:color="auto"/>
                  </w:divBdr>
                </w:div>
                <w:div w:id="878784756">
                  <w:marLeft w:val="0"/>
                  <w:marRight w:val="0"/>
                  <w:marTop w:val="0"/>
                  <w:marBottom w:val="0"/>
                  <w:divBdr>
                    <w:top w:val="none" w:sz="0" w:space="0" w:color="auto"/>
                    <w:left w:val="none" w:sz="0" w:space="0" w:color="auto"/>
                    <w:bottom w:val="none" w:sz="0" w:space="0" w:color="auto"/>
                    <w:right w:val="none" w:sz="0" w:space="0" w:color="auto"/>
                  </w:divBdr>
                </w:div>
                <w:div w:id="880678175">
                  <w:marLeft w:val="0"/>
                  <w:marRight w:val="0"/>
                  <w:marTop w:val="0"/>
                  <w:marBottom w:val="0"/>
                  <w:divBdr>
                    <w:top w:val="none" w:sz="0" w:space="0" w:color="auto"/>
                    <w:left w:val="none" w:sz="0" w:space="0" w:color="auto"/>
                    <w:bottom w:val="none" w:sz="0" w:space="0" w:color="auto"/>
                    <w:right w:val="none" w:sz="0" w:space="0" w:color="auto"/>
                  </w:divBdr>
                </w:div>
                <w:div w:id="886599099">
                  <w:marLeft w:val="0"/>
                  <w:marRight w:val="0"/>
                  <w:marTop w:val="0"/>
                  <w:marBottom w:val="0"/>
                  <w:divBdr>
                    <w:top w:val="none" w:sz="0" w:space="0" w:color="auto"/>
                    <w:left w:val="none" w:sz="0" w:space="0" w:color="auto"/>
                    <w:bottom w:val="none" w:sz="0" w:space="0" w:color="auto"/>
                    <w:right w:val="none" w:sz="0" w:space="0" w:color="auto"/>
                  </w:divBdr>
                </w:div>
                <w:div w:id="887112255">
                  <w:marLeft w:val="0"/>
                  <w:marRight w:val="0"/>
                  <w:marTop w:val="0"/>
                  <w:marBottom w:val="0"/>
                  <w:divBdr>
                    <w:top w:val="none" w:sz="0" w:space="0" w:color="auto"/>
                    <w:left w:val="none" w:sz="0" w:space="0" w:color="auto"/>
                    <w:bottom w:val="none" w:sz="0" w:space="0" w:color="auto"/>
                    <w:right w:val="none" w:sz="0" w:space="0" w:color="auto"/>
                  </w:divBdr>
                </w:div>
                <w:div w:id="887761648">
                  <w:marLeft w:val="0"/>
                  <w:marRight w:val="0"/>
                  <w:marTop w:val="0"/>
                  <w:marBottom w:val="0"/>
                  <w:divBdr>
                    <w:top w:val="none" w:sz="0" w:space="0" w:color="auto"/>
                    <w:left w:val="none" w:sz="0" w:space="0" w:color="auto"/>
                    <w:bottom w:val="none" w:sz="0" w:space="0" w:color="auto"/>
                    <w:right w:val="none" w:sz="0" w:space="0" w:color="auto"/>
                  </w:divBdr>
                </w:div>
                <w:div w:id="888761139">
                  <w:marLeft w:val="0"/>
                  <w:marRight w:val="0"/>
                  <w:marTop w:val="0"/>
                  <w:marBottom w:val="0"/>
                  <w:divBdr>
                    <w:top w:val="none" w:sz="0" w:space="0" w:color="auto"/>
                    <w:left w:val="none" w:sz="0" w:space="0" w:color="auto"/>
                    <w:bottom w:val="none" w:sz="0" w:space="0" w:color="auto"/>
                    <w:right w:val="none" w:sz="0" w:space="0" w:color="auto"/>
                  </w:divBdr>
                </w:div>
                <w:div w:id="888807009">
                  <w:marLeft w:val="0"/>
                  <w:marRight w:val="0"/>
                  <w:marTop w:val="0"/>
                  <w:marBottom w:val="0"/>
                  <w:divBdr>
                    <w:top w:val="none" w:sz="0" w:space="0" w:color="auto"/>
                    <w:left w:val="none" w:sz="0" w:space="0" w:color="auto"/>
                    <w:bottom w:val="none" w:sz="0" w:space="0" w:color="auto"/>
                    <w:right w:val="none" w:sz="0" w:space="0" w:color="auto"/>
                  </w:divBdr>
                </w:div>
                <w:div w:id="889653869">
                  <w:marLeft w:val="0"/>
                  <w:marRight w:val="0"/>
                  <w:marTop w:val="0"/>
                  <w:marBottom w:val="0"/>
                  <w:divBdr>
                    <w:top w:val="none" w:sz="0" w:space="0" w:color="auto"/>
                    <w:left w:val="none" w:sz="0" w:space="0" w:color="auto"/>
                    <w:bottom w:val="none" w:sz="0" w:space="0" w:color="auto"/>
                    <w:right w:val="none" w:sz="0" w:space="0" w:color="auto"/>
                  </w:divBdr>
                </w:div>
                <w:div w:id="893197948">
                  <w:marLeft w:val="0"/>
                  <w:marRight w:val="0"/>
                  <w:marTop w:val="0"/>
                  <w:marBottom w:val="0"/>
                  <w:divBdr>
                    <w:top w:val="none" w:sz="0" w:space="0" w:color="auto"/>
                    <w:left w:val="none" w:sz="0" w:space="0" w:color="auto"/>
                    <w:bottom w:val="none" w:sz="0" w:space="0" w:color="auto"/>
                    <w:right w:val="none" w:sz="0" w:space="0" w:color="auto"/>
                  </w:divBdr>
                </w:div>
                <w:div w:id="895507598">
                  <w:marLeft w:val="0"/>
                  <w:marRight w:val="0"/>
                  <w:marTop w:val="0"/>
                  <w:marBottom w:val="0"/>
                  <w:divBdr>
                    <w:top w:val="none" w:sz="0" w:space="0" w:color="auto"/>
                    <w:left w:val="none" w:sz="0" w:space="0" w:color="auto"/>
                    <w:bottom w:val="none" w:sz="0" w:space="0" w:color="auto"/>
                    <w:right w:val="none" w:sz="0" w:space="0" w:color="auto"/>
                  </w:divBdr>
                </w:div>
                <w:div w:id="896209148">
                  <w:marLeft w:val="0"/>
                  <w:marRight w:val="0"/>
                  <w:marTop w:val="0"/>
                  <w:marBottom w:val="0"/>
                  <w:divBdr>
                    <w:top w:val="none" w:sz="0" w:space="0" w:color="auto"/>
                    <w:left w:val="none" w:sz="0" w:space="0" w:color="auto"/>
                    <w:bottom w:val="none" w:sz="0" w:space="0" w:color="auto"/>
                    <w:right w:val="none" w:sz="0" w:space="0" w:color="auto"/>
                  </w:divBdr>
                </w:div>
                <w:div w:id="903563054">
                  <w:marLeft w:val="0"/>
                  <w:marRight w:val="0"/>
                  <w:marTop w:val="0"/>
                  <w:marBottom w:val="0"/>
                  <w:divBdr>
                    <w:top w:val="none" w:sz="0" w:space="0" w:color="auto"/>
                    <w:left w:val="none" w:sz="0" w:space="0" w:color="auto"/>
                    <w:bottom w:val="none" w:sz="0" w:space="0" w:color="auto"/>
                    <w:right w:val="none" w:sz="0" w:space="0" w:color="auto"/>
                  </w:divBdr>
                </w:div>
                <w:div w:id="906264466">
                  <w:marLeft w:val="0"/>
                  <w:marRight w:val="0"/>
                  <w:marTop w:val="0"/>
                  <w:marBottom w:val="0"/>
                  <w:divBdr>
                    <w:top w:val="none" w:sz="0" w:space="0" w:color="auto"/>
                    <w:left w:val="none" w:sz="0" w:space="0" w:color="auto"/>
                    <w:bottom w:val="none" w:sz="0" w:space="0" w:color="auto"/>
                    <w:right w:val="none" w:sz="0" w:space="0" w:color="auto"/>
                  </w:divBdr>
                </w:div>
                <w:div w:id="906695674">
                  <w:marLeft w:val="0"/>
                  <w:marRight w:val="0"/>
                  <w:marTop w:val="0"/>
                  <w:marBottom w:val="0"/>
                  <w:divBdr>
                    <w:top w:val="none" w:sz="0" w:space="0" w:color="auto"/>
                    <w:left w:val="none" w:sz="0" w:space="0" w:color="auto"/>
                    <w:bottom w:val="none" w:sz="0" w:space="0" w:color="auto"/>
                    <w:right w:val="none" w:sz="0" w:space="0" w:color="auto"/>
                  </w:divBdr>
                </w:div>
                <w:div w:id="910576972">
                  <w:marLeft w:val="0"/>
                  <w:marRight w:val="0"/>
                  <w:marTop w:val="0"/>
                  <w:marBottom w:val="0"/>
                  <w:divBdr>
                    <w:top w:val="none" w:sz="0" w:space="0" w:color="auto"/>
                    <w:left w:val="none" w:sz="0" w:space="0" w:color="auto"/>
                    <w:bottom w:val="none" w:sz="0" w:space="0" w:color="auto"/>
                    <w:right w:val="none" w:sz="0" w:space="0" w:color="auto"/>
                  </w:divBdr>
                </w:div>
                <w:div w:id="913663724">
                  <w:marLeft w:val="0"/>
                  <w:marRight w:val="0"/>
                  <w:marTop w:val="0"/>
                  <w:marBottom w:val="0"/>
                  <w:divBdr>
                    <w:top w:val="none" w:sz="0" w:space="0" w:color="auto"/>
                    <w:left w:val="none" w:sz="0" w:space="0" w:color="auto"/>
                    <w:bottom w:val="none" w:sz="0" w:space="0" w:color="auto"/>
                    <w:right w:val="none" w:sz="0" w:space="0" w:color="auto"/>
                  </w:divBdr>
                </w:div>
                <w:div w:id="913932228">
                  <w:marLeft w:val="0"/>
                  <w:marRight w:val="0"/>
                  <w:marTop w:val="0"/>
                  <w:marBottom w:val="0"/>
                  <w:divBdr>
                    <w:top w:val="none" w:sz="0" w:space="0" w:color="auto"/>
                    <w:left w:val="none" w:sz="0" w:space="0" w:color="auto"/>
                    <w:bottom w:val="none" w:sz="0" w:space="0" w:color="auto"/>
                    <w:right w:val="none" w:sz="0" w:space="0" w:color="auto"/>
                  </w:divBdr>
                </w:div>
                <w:div w:id="915438437">
                  <w:marLeft w:val="0"/>
                  <w:marRight w:val="0"/>
                  <w:marTop w:val="0"/>
                  <w:marBottom w:val="0"/>
                  <w:divBdr>
                    <w:top w:val="none" w:sz="0" w:space="0" w:color="auto"/>
                    <w:left w:val="none" w:sz="0" w:space="0" w:color="auto"/>
                    <w:bottom w:val="none" w:sz="0" w:space="0" w:color="auto"/>
                    <w:right w:val="none" w:sz="0" w:space="0" w:color="auto"/>
                  </w:divBdr>
                </w:div>
                <w:div w:id="917709579">
                  <w:marLeft w:val="0"/>
                  <w:marRight w:val="0"/>
                  <w:marTop w:val="0"/>
                  <w:marBottom w:val="0"/>
                  <w:divBdr>
                    <w:top w:val="none" w:sz="0" w:space="0" w:color="auto"/>
                    <w:left w:val="none" w:sz="0" w:space="0" w:color="auto"/>
                    <w:bottom w:val="none" w:sz="0" w:space="0" w:color="auto"/>
                    <w:right w:val="none" w:sz="0" w:space="0" w:color="auto"/>
                  </w:divBdr>
                </w:div>
                <w:div w:id="918059540">
                  <w:marLeft w:val="0"/>
                  <w:marRight w:val="0"/>
                  <w:marTop w:val="0"/>
                  <w:marBottom w:val="0"/>
                  <w:divBdr>
                    <w:top w:val="none" w:sz="0" w:space="0" w:color="auto"/>
                    <w:left w:val="none" w:sz="0" w:space="0" w:color="auto"/>
                    <w:bottom w:val="none" w:sz="0" w:space="0" w:color="auto"/>
                    <w:right w:val="none" w:sz="0" w:space="0" w:color="auto"/>
                  </w:divBdr>
                </w:div>
                <w:div w:id="919487677">
                  <w:marLeft w:val="0"/>
                  <w:marRight w:val="0"/>
                  <w:marTop w:val="0"/>
                  <w:marBottom w:val="0"/>
                  <w:divBdr>
                    <w:top w:val="none" w:sz="0" w:space="0" w:color="auto"/>
                    <w:left w:val="none" w:sz="0" w:space="0" w:color="auto"/>
                    <w:bottom w:val="none" w:sz="0" w:space="0" w:color="auto"/>
                    <w:right w:val="none" w:sz="0" w:space="0" w:color="auto"/>
                  </w:divBdr>
                </w:div>
                <w:div w:id="919830079">
                  <w:marLeft w:val="0"/>
                  <w:marRight w:val="0"/>
                  <w:marTop w:val="0"/>
                  <w:marBottom w:val="0"/>
                  <w:divBdr>
                    <w:top w:val="none" w:sz="0" w:space="0" w:color="auto"/>
                    <w:left w:val="none" w:sz="0" w:space="0" w:color="auto"/>
                    <w:bottom w:val="none" w:sz="0" w:space="0" w:color="auto"/>
                    <w:right w:val="none" w:sz="0" w:space="0" w:color="auto"/>
                  </w:divBdr>
                </w:div>
                <w:div w:id="921917496">
                  <w:marLeft w:val="0"/>
                  <w:marRight w:val="0"/>
                  <w:marTop w:val="0"/>
                  <w:marBottom w:val="0"/>
                  <w:divBdr>
                    <w:top w:val="none" w:sz="0" w:space="0" w:color="auto"/>
                    <w:left w:val="none" w:sz="0" w:space="0" w:color="auto"/>
                    <w:bottom w:val="none" w:sz="0" w:space="0" w:color="auto"/>
                    <w:right w:val="none" w:sz="0" w:space="0" w:color="auto"/>
                  </w:divBdr>
                </w:div>
                <w:div w:id="923538843">
                  <w:marLeft w:val="0"/>
                  <w:marRight w:val="0"/>
                  <w:marTop w:val="0"/>
                  <w:marBottom w:val="0"/>
                  <w:divBdr>
                    <w:top w:val="none" w:sz="0" w:space="0" w:color="auto"/>
                    <w:left w:val="none" w:sz="0" w:space="0" w:color="auto"/>
                    <w:bottom w:val="none" w:sz="0" w:space="0" w:color="auto"/>
                    <w:right w:val="none" w:sz="0" w:space="0" w:color="auto"/>
                  </w:divBdr>
                </w:div>
                <w:div w:id="923954140">
                  <w:marLeft w:val="0"/>
                  <w:marRight w:val="0"/>
                  <w:marTop w:val="0"/>
                  <w:marBottom w:val="0"/>
                  <w:divBdr>
                    <w:top w:val="none" w:sz="0" w:space="0" w:color="auto"/>
                    <w:left w:val="none" w:sz="0" w:space="0" w:color="auto"/>
                    <w:bottom w:val="none" w:sz="0" w:space="0" w:color="auto"/>
                    <w:right w:val="none" w:sz="0" w:space="0" w:color="auto"/>
                  </w:divBdr>
                </w:div>
                <w:div w:id="925194330">
                  <w:marLeft w:val="0"/>
                  <w:marRight w:val="0"/>
                  <w:marTop w:val="0"/>
                  <w:marBottom w:val="0"/>
                  <w:divBdr>
                    <w:top w:val="none" w:sz="0" w:space="0" w:color="auto"/>
                    <w:left w:val="none" w:sz="0" w:space="0" w:color="auto"/>
                    <w:bottom w:val="none" w:sz="0" w:space="0" w:color="auto"/>
                    <w:right w:val="none" w:sz="0" w:space="0" w:color="auto"/>
                  </w:divBdr>
                </w:div>
                <w:div w:id="926382485">
                  <w:marLeft w:val="0"/>
                  <w:marRight w:val="0"/>
                  <w:marTop w:val="0"/>
                  <w:marBottom w:val="0"/>
                  <w:divBdr>
                    <w:top w:val="none" w:sz="0" w:space="0" w:color="auto"/>
                    <w:left w:val="none" w:sz="0" w:space="0" w:color="auto"/>
                    <w:bottom w:val="none" w:sz="0" w:space="0" w:color="auto"/>
                    <w:right w:val="none" w:sz="0" w:space="0" w:color="auto"/>
                  </w:divBdr>
                </w:div>
                <w:div w:id="926767423">
                  <w:marLeft w:val="0"/>
                  <w:marRight w:val="0"/>
                  <w:marTop w:val="0"/>
                  <w:marBottom w:val="0"/>
                  <w:divBdr>
                    <w:top w:val="none" w:sz="0" w:space="0" w:color="auto"/>
                    <w:left w:val="none" w:sz="0" w:space="0" w:color="auto"/>
                    <w:bottom w:val="none" w:sz="0" w:space="0" w:color="auto"/>
                    <w:right w:val="none" w:sz="0" w:space="0" w:color="auto"/>
                  </w:divBdr>
                </w:div>
                <w:div w:id="928805007">
                  <w:marLeft w:val="0"/>
                  <w:marRight w:val="0"/>
                  <w:marTop w:val="0"/>
                  <w:marBottom w:val="0"/>
                  <w:divBdr>
                    <w:top w:val="none" w:sz="0" w:space="0" w:color="auto"/>
                    <w:left w:val="none" w:sz="0" w:space="0" w:color="auto"/>
                    <w:bottom w:val="none" w:sz="0" w:space="0" w:color="auto"/>
                    <w:right w:val="none" w:sz="0" w:space="0" w:color="auto"/>
                  </w:divBdr>
                </w:div>
                <w:div w:id="929122885">
                  <w:marLeft w:val="0"/>
                  <w:marRight w:val="0"/>
                  <w:marTop w:val="0"/>
                  <w:marBottom w:val="0"/>
                  <w:divBdr>
                    <w:top w:val="none" w:sz="0" w:space="0" w:color="auto"/>
                    <w:left w:val="none" w:sz="0" w:space="0" w:color="auto"/>
                    <w:bottom w:val="none" w:sz="0" w:space="0" w:color="auto"/>
                    <w:right w:val="none" w:sz="0" w:space="0" w:color="auto"/>
                  </w:divBdr>
                </w:div>
                <w:div w:id="930431743">
                  <w:marLeft w:val="0"/>
                  <w:marRight w:val="0"/>
                  <w:marTop w:val="0"/>
                  <w:marBottom w:val="0"/>
                  <w:divBdr>
                    <w:top w:val="none" w:sz="0" w:space="0" w:color="auto"/>
                    <w:left w:val="none" w:sz="0" w:space="0" w:color="auto"/>
                    <w:bottom w:val="none" w:sz="0" w:space="0" w:color="auto"/>
                    <w:right w:val="none" w:sz="0" w:space="0" w:color="auto"/>
                  </w:divBdr>
                </w:div>
                <w:div w:id="931014972">
                  <w:marLeft w:val="0"/>
                  <w:marRight w:val="0"/>
                  <w:marTop w:val="0"/>
                  <w:marBottom w:val="0"/>
                  <w:divBdr>
                    <w:top w:val="none" w:sz="0" w:space="0" w:color="auto"/>
                    <w:left w:val="none" w:sz="0" w:space="0" w:color="auto"/>
                    <w:bottom w:val="none" w:sz="0" w:space="0" w:color="auto"/>
                    <w:right w:val="none" w:sz="0" w:space="0" w:color="auto"/>
                  </w:divBdr>
                </w:div>
                <w:div w:id="931934751">
                  <w:marLeft w:val="0"/>
                  <w:marRight w:val="0"/>
                  <w:marTop w:val="0"/>
                  <w:marBottom w:val="0"/>
                  <w:divBdr>
                    <w:top w:val="none" w:sz="0" w:space="0" w:color="auto"/>
                    <w:left w:val="none" w:sz="0" w:space="0" w:color="auto"/>
                    <w:bottom w:val="none" w:sz="0" w:space="0" w:color="auto"/>
                    <w:right w:val="none" w:sz="0" w:space="0" w:color="auto"/>
                  </w:divBdr>
                </w:div>
                <w:div w:id="934245869">
                  <w:marLeft w:val="0"/>
                  <w:marRight w:val="0"/>
                  <w:marTop w:val="0"/>
                  <w:marBottom w:val="0"/>
                  <w:divBdr>
                    <w:top w:val="none" w:sz="0" w:space="0" w:color="auto"/>
                    <w:left w:val="none" w:sz="0" w:space="0" w:color="auto"/>
                    <w:bottom w:val="none" w:sz="0" w:space="0" w:color="auto"/>
                    <w:right w:val="none" w:sz="0" w:space="0" w:color="auto"/>
                  </w:divBdr>
                </w:div>
                <w:div w:id="935091873">
                  <w:marLeft w:val="0"/>
                  <w:marRight w:val="0"/>
                  <w:marTop w:val="0"/>
                  <w:marBottom w:val="0"/>
                  <w:divBdr>
                    <w:top w:val="none" w:sz="0" w:space="0" w:color="auto"/>
                    <w:left w:val="none" w:sz="0" w:space="0" w:color="auto"/>
                    <w:bottom w:val="none" w:sz="0" w:space="0" w:color="auto"/>
                    <w:right w:val="none" w:sz="0" w:space="0" w:color="auto"/>
                  </w:divBdr>
                </w:div>
                <w:div w:id="936213972">
                  <w:marLeft w:val="0"/>
                  <w:marRight w:val="0"/>
                  <w:marTop w:val="0"/>
                  <w:marBottom w:val="0"/>
                  <w:divBdr>
                    <w:top w:val="none" w:sz="0" w:space="0" w:color="auto"/>
                    <w:left w:val="none" w:sz="0" w:space="0" w:color="auto"/>
                    <w:bottom w:val="none" w:sz="0" w:space="0" w:color="auto"/>
                    <w:right w:val="none" w:sz="0" w:space="0" w:color="auto"/>
                  </w:divBdr>
                </w:div>
                <w:div w:id="937441474">
                  <w:marLeft w:val="0"/>
                  <w:marRight w:val="0"/>
                  <w:marTop w:val="0"/>
                  <w:marBottom w:val="0"/>
                  <w:divBdr>
                    <w:top w:val="none" w:sz="0" w:space="0" w:color="auto"/>
                    <w:left w:val="none" w:sz="0" w:space="0" w:color="auto"/>
                    <w:bottom w:val="none" w:sz="0" w:space="0" w:color="auto"/>
                    <w:right w:val="none" w:sz="0" w:space="0" w:color="auto"/>
                  </w:divBdr>
                </w:div>
                <w:div w:id="938871751">
                  <w:marLeft w:val="0"/>
                  <w:marRight w:val="0"/>
                  <w:marTop w:val="0"/>
                  <w:marBottom w:val="0"/>
                  <w:divBdr>
                    <w:top w:val="none" w:sz="0" w:space="0" w:color="auto"/>
                    <w:left w:val="none" w:sz="0" w:space="0" w:color="auto"/>
                    <w:bottom w:val="none" w:sz="0" w:space="0" w:color="auto"/>
                    <w:right w:val="none" w:sz="0" w:space="0" w:color="auto"/>
                  </w:divBdr>
                </w:div>
                <w:div w:id="942306669">
                  <w:marLeft w:val="0"/>
                  <w:marRight w:val="0"/>
                  <w:marTop w:val="0"/>
                  <w:marBottom w:val="0"/>
                  <w:divBdr>
                    <w:top w:val="none" w:sz="0" w:space="0" w:color="auto"/>
                    <w:left w:val="none" w:sz="0" w:space="0" w:color="auto"/>
                    <w:bottom w:val="none" w:sz="0" w:space="0" w:color="auto"/>
                    <w:right w:val="none" w:sz="0" w:space="0" w:color="auto"/>
                  </w:divBdr>
                </w:div>
                <w:div w:id="942807872">
                  <w:marLeft w:val="0"/>
                  <w:marRight w:val="0"/>
                  <w:marTop w:val="0"/>
                  <w:marBottom w:val="0"/>
                  <w:divBdr>
                    <w:top w:val="none" w:sz="0" w:space="0" w:color="auto"/>
                    <w:left w:val="none" w:sz="0" w:space="0" w:color="auto"/>
                    <w:bottom w:val="none" w:sz="0" w:space="0" w:color="auto"/>
                    <w:right w:val="none" w:sz="0" w:space="0" w:color="auto"/>
                  </w:divBdr>
                </w:div>
                <w:div w:id="945843108">
                  <w:marLeft w:val="0"/>
                  <w:marRight w:val="0"/>
                  <w:marTop w:val="0"/>
                  <w:marBottom w:val="0"/>
                  <w:divBdr>
                    <w:top w:val="none" w:sz="0" w:space="0" w:color="auto"/>
                    <w:left w:val="none" w:sz="0" w:space="0" w:color="auto"/>
                    <w:bottom w:val="none" w:sz="0" w:space="0" w:color="auto"/>
                    <w:right w:val="none" w:sz="0" w:space="0" w:color="auto"/>
                  </w:divBdr>
                </w:div>
                <w:div w:id="946036794">
                  <w:marLeft w:val="0"/>
                  <w:marRight w:val="0"/>
                  <w:marTop w:val="0"/>
                  <w:marBottom w:val="0"/>
                  <w:divBdr>
                    <w:top w:val="none" w:sz="0" w:space="0" w:color="auto"/>
                    <w:left w:val="none" w:sz="0" w:space="0" w:color="auto"/>
                    <w:bottom w:val="none" w:sz="0" w:space="0" w:color="auto"/>
                    <w:right w:val="none" w:sz="0" w:space="0" w:color="auto"/>
                  </w:divBdr>
                </w:div>
                <w:div w:id="946695858">
                  <w:marLeft w:val="0"/>
                  <w:marRight w:val="0"/>
                  <w:marTop w:val="0"/>
                  <w:marBottom w:val="0"/>
                  <w:divBdr>
                    <w:top w:val="none" w:sz="0" w:space="0" w:color="auto"/>
                    <w:left w:val="none" w:sz="0" w:space="0" w:color="auto"/>
                    <w:bottom w:val="none" w:sz="0" w:space="0" w:color="auto"/>
                    <w:right w:val="none" w:sz="0" w:space="0" w:color="auto"/>
                  </w:divBdr>
                </w:div>
                <w:div w:id="947737687">
                  <w:marLeft w:val="0"/>
                  <w:marRight w:val="0"/>
                  <w:marTop w:val="0"/>
                  <w:marBottom w:val="0"/>
                  <w:divBdr>
                    <w:top w:val="none" w:sz="0" w:space="0" w:color="auto"/>
                    <w:left w:val="none" w:sz="0" w:space="0" w:color="auto"/>
                    <w:bottom w:val="none" w:sz="0" w:space="0" w:color="auto"/>
                    <w:right w:val="none" w:sz="0" w:space="0" w:color="auto"/>
                  </w:divBdr>
                </w:div>
                <w:div w:id="947809550">
                  <w:marLeft w:val="0"/>
                  <w:marRight w:val="0"/>
                  <w:marTop w:val="0"/>
                  <w:marBottom w:val="0"/>
                  <w:divBdr>
                    <w:top w:val="none" w:sz="0" w:space="0" w:color="auto"/>
                    <w:left w:val="none" w:sz="0" w:space="0" w:color="auto"/>
                    <w:bottom w:val="none" w:sz="0" w:space="0" w:color="auto"/>
                    <w:right w:val="none" w:sz="0" w:space="0" w:color="auto"/>
                  </w:divBdr>
                </w:div>
                <w:div w:id="951589719">
                  <w:marLeft w:val="0"/>
                  <w:marRight w:val="0"/>
                  <w:marTop w:val="0"/>
                  <w:marBottom w:val="0"/>
                  <w:divBdr>
                    <w:top w:val="none" w:sz="0" w:space="0" w:color="auto"/>
                    <w:left w:val="none" w:sz="0" w:space="0" w:color="auto"/>
                    <w:bottom w:val="none" w:sz="0" w:space="0" w:color="auto"/>
                    <w:right w:val="none" w:sz="0" w:space="0" w:color="auto"/>
                  </w:divBdr>
                </w:div>
                <w:div w:id="954092130">
                  <w:marLeft w:val="0"/>
                  <w:marRight w:val="0"/>
                  <w:marTop w:val="0"/>
                  <w:marBottom w:val="0"/>
                  <w:divBdr>
                    <w:top w:val="none" w:sz="0" w:space="0" w:color="auto"/>
                    <w:left w:val="none" w:sz="0" w:space="0" w:color="auto"/>
                    <w:bottom w:val="none" w:sz="0" w:space="0" w:color="auto"/>
                    <w:right w:val="none" w:sz="0" w:space="0" w:color="auto"/>
                  </w:divBdr>
                </w:div>
                <w:div w:id="954407205">
                  <w:marLeft w:val="0"/>
                  <w:marRight w:val="0"/>
                  <w:marTop w:val="0"/>
                  <w:marBottom w:val="0"/>
                  <w:divBdr>
                    <w:top w:val="none" w:sz="0" w:space="0" w:color="auto"/>
                    <w:left w:val="none" w:sz="0" w:space="0" w:color="auto"/>
                    <w:bottom w:val="none" w:sz="0" w:space="0" w:color="auto"/>
                    <w:right w:val="none" w:sz="0" w:space="0" w:color="auto"/>
                  </w:divBdr>
                </w:div>
                <w:div w:id="955676262">
                  <w:marLeft w:val="0"/>
                  <w:marRight w:val="0"/>
                  <w:marTop w:val="0"/>
                  <w:marBottom w:val="0"/>
                  <w:divBdr>
                    <w:top w:val="none" w:sz="0" w:space="0" w:color="auto"/>
                    <w:left w:val="none" w:sz="0" w:space="0" w:color="auto"/>
                    <w:bottom w:val="none" w:sz="0" w:space="0" w:color="auto"/>
                    <w:right w:val="none" w:sz="0" w:space="0" w:color="auto"/>
                  </w:divBdr>
                </w:div>
                <w:div w:id="956182805">
                  <w:marLeft w:val="0"/>
                  <w:marRight w:val="0"/>
                  <w:marTop w:val="0"/>
                  <w:marBottom w:val="0"/>
                  <w:divBdr>
                    <w:top w:val="none" w:sz="0" w:space="0" w:color="auto"/>
                    <w:left w:val="none" w:sz="0" w:space="0" w:color="auto"/>
                    <w:bottom w:val="none" w:sz="0" w:space="0" w:color="auto"/>
                    <w:right w:val="none" w:sz="0" w:space="0" w:color="auto"/>
                  </w:divBdr>
                </w:div>
                <w:div w:id="961419535">
                  <w:marLeft w:val="0"/>
                  <w:marRight w:val="0"/>
                  <w:marTop w:val="0"/>
                  <w:marBottom w:val="0"/>
                  <w:divBdr>
                    <w:top w:val="none" w:sz="0" w:space="0" w:color="auto"/>
                    <w:left w:val="none" w:sz="0" w:space="0" w:color="auto"/>
                    <w:bottom w:val="none" w:sz="0" w:space="0" w:color="auto"/>
                    <w:right w:val="none" w:sz="0" w:space="0" w:color="auto"/>
                  </w:divBdr>
                </w:div>
                <w:div w:id="962230832">
                  <w:marLeft w:val="0"/>
                  <w:marRight w:val="0"/>
                  <w:marTop w:val="0"/>
                  <w:marBottom w:val="0"/>
                  <w:divBdr>
                    <w:top w:val="none" w:sz="0" w:space="0" w:color="auto"/>
                    <w:left w:val="none" w:sz="0" w:space="0" w:color="auto"/>
                    <w:bottom w:val="none" w:sz="0" w:space="0" w:color="auto"/>
                    <w:right w:val="none" w:sz="0" w:space="0" w:color="auto"/>
                  </w:divBdr>
                </w:div>
                <w:div w:id="963925286">
                  <w:marLeft w:val="0"/>
                  <w:marRight w:val="0"/>
                  <w:marTop w:val="0"/>
                  <w:marBottom w:val="0"/>
                  <w:divBdr>
                    <w:top w:val="none" w:sz="0" w:space="0" w:color="auto"/>
                    <w:left w:val="none" w:sz="0" w:space="0" w:color="auto"/>
                    <w:bottom w:val="none" w:sz="0" w:space="0" w:color="auto"/>
                    <w:right w:val="none" w:sz="0" w:space="0" w:color="auto"/>
                  </w:divBdr>
                </w:div>
                <w:div w:id="967977534">
                  <w:marLeft w:val="0"/>
                  <w:marRight w:val="0"/>
                  <w:marTop w:val="0"/>
                  <w:marBottom w:val="0"/>
                  <w:divBdr>
                    <w:top w:val="none" w:sz="0" w:space="0" w:color="auto"/>
                    <w:left w:val="none" w:sz="0" w:space="0" w:color="auto"/>
                    <w:bottom w:val="none" w:sz="0" w:space="0" w:color="auto"/>
                    <w:right w:val="none" w:sz="0" w:space="0" w:color="auto"/>
                  </w:divBdr>
                </w:div>
                <w:div w:id="968778726">
                  <w:marLeft w:val="0"/>
                  <w:marRight w:val="0"/>
                  <w:marTop w:val="0"/>
                  <w:marBottom w:val="0"/>
                  <w:divBdr>
                    <w:top w:val="none" w:sz="0" w:space="0" w:color="auto"/>
                    <w:left w:val="none" w:sz="0" w:space="0" w:color="auto"/>
                    <w:bottom w:val="none" w:sz="0" w:space="0" w:color="auto"/>
                    <w:right w:val="none" w:sz="0" w:space="0" w:color="auto"/>
                  </w:divBdr>
                </w:div>
                <w:div w:id="970787986">
                  <w:marLeft w:val="0"/>
                  <w:marRight w:val="0"/>
                  <w:marTop w:val="0"/>
                  <w:marBottom w:val="0"/>
                  <w:divBdr>
                    <w:top w:val="none" w:sz="0" w:space="0" w:color="auto"/>
                    <w:left w:val="none" w:sz="0" w:space="0" w:color="auto"/>
                    <w:bottom w:val="none" w:sz="0" w:space="0" w:color="auto"/>
                    <w:right w:val="none" w:sz="0" w:space="0" w:color="auto"/>
                  </w:divBdr>
                </w:div>
                <w:div w:id="974867136">
                  <w:marLeft w:val="0"/>
                  <w:marRight w:val="0"/>
                  <w:marTop w:val="0"/>
                  <w:marBottom w:val="0"/>
                  <w:divBdr>
                    <w:top w:val="none" w:sz="0" w:space="0" w:color="auto"/>
                    <w:left w:val="none" w:sz="0" w:space="0" w:color="auto"/>
                    <w:bottom w:val="none" w:sz="0" w:space="0" w:color="auto"/>
                    <w:right w:val="none" w:sz="0" w:space="0" w:color="auto"/>
                  </w:divBdr>
                </w:div>
                <w:div w:id="979647984">
                  <w:marLeft w:val="0"/>
                  <w:marRight w:val="0"/>
                  <w:marTop w:val="0"/>
                  <w:marBottom w:val="0"/>
                  <w:divBdr>
                    <w:top w:val="none" w:sz="0" w:space="0" w:color="auto"/>
                    <w:left w:val="none" w:sz="0" w:space="0" w:color="auto"/>
                    <w:bottom w:val="none" w:sz="0" w:space="0" w:color="auto"/>
                    <w:right w:val="none" w:sz="0" w:space="0" w:color="auto"/>
                  </w:divBdr>
                </w:div>
                <w:div w:id="982345320">
                  <w:marLeft w:val="0"/>
                  <w:marRight w:val="0"/>
                  <w:marTop w:val="0"/>
                  <w:marBottom w:val="0"/>
                  <w:divBdr>
                    <w:top w:val="none" w:sz="0" w:space="0" w:color="auto"/>
                    <w:left w:val="none" w:sz="0" w:space="0" w:color="auto"/>
                    <w:bottom w:val="none" w:sz="0" w:space="0" w:color="auto"/>
                    <w:right w:val="none" w:sz="0" w:space="0" w:color="auto"/>
                  </w:divBdr>
                </w:div>
                <w:div w:id="986282365">
                  <w:marLeft w:val="0"/>
                  <w:marRight w:val="0"/>
                  <w:marTop w:val="0"/>
                  <w:marBottom w:val="0"/>
                  <w:divBdr>
                    <w:top w:val="none" w:sz="0" w:space="0" w:color="auto"/>
                    <w:left w:val="none" w:sz="0" w:space="0" w:color="auto"/>
                    <w:bottom w:val="none" w:sz="0" w:space="0" w:color="auto"/>
                    <w:right w:val="none" w:sz="0" w:space="0" w:color="auto"/>
                  </w:divBdr>
                </w:div>
                <w:div w:id="989482159">
                  <w:marLeft w:val="0"/>
                  <w:marRight w:val="0"/>
                  <w:marTop w:val="0"/>
                  <w:marBottom w:val="0"/>
                  <w:divBdr>
                    <w:top w:val="none" w:sz="0" w:space="0" w:color="auto"/>
                    <w:left w:val="none" w:sz="0" w:space="0" w:color="auto"/>
                    <w:bottom w:val="none" w:sz="0" w:space="0" w:color="auto"/>
                    <w:right w:val="none" w:sz="0" w:space="0" w:color="auto"/>
                  </w:divBdr>
                </w:div>
                <w:div w:id="991064728">
                  <w:marLeft w:val="0"/>
                  <w:marRight w:val="0"/>
                  <w:marTop w:val="0"/>
                  <w:marBottom w:val="0"/>
                  <w:divBdr>
                    <w:top w:val="none" w:sz="0" w:space="0" w:color="auto"/>
                    <w:left w:val="none" w:sz="0" w:space="0" w:color="auto"/>
                    <w:bottom w:val="none" w:sz="0" w:space="0" w:color="auto"/>
                    <w:right w:val="none" w:sz="0" w:space="0" w:color="auto"/>
                  </w:divBdr>
                </w:div>
                <w:div w:id="995569655">
                  <w:marLeft w:val="0"/>
                  <w:marRight w:val="0"/>
                  <w:marTop w:val="0"/>
                  <w:marBottom w:val="0"/>
                  <w:divBdr>
                    <w:top w:val="none" w:sz="0" w:space="0" w:color="auto"/>
                    <w:left w:val="none" w:sz="0" w:space="0" w:color="auto"/>
                    <w:bottom w:val="none" w:sz="0" w:space="0" w:color="auto"/>
                    <w:right w:val="none" w:sz="0" w:space="0" w:color="auto"/>
                  </w:divBdr>
                </w:div>
                <w:div w:id="995764522">
                  <w:marLeft w:val="0"/>
                  <w:marRight w:val="0"/>
                  <w:marTop w:val="0"/>
                  <w:marBottom w:val="0"/>
                  <w:divBdr>
                    <w:top w:val="none" w:sz="0" w:space="0" w:color="auto"/>
                    <w:left w:val="none" w:sz="0" w:space="0" w:color="auto"/>
                    <w:bottom w:val="none" w:sz="0" w:space="0" w:color="auto"/>
                    <w:right w:val="none" w:sz="0" w:space="0" w:color="auto"/>
                  </w:divBdr>
                </w:div>
                <w:div w:id="998194199">
                  <w:marLeft w:val="0"/>
                  <w:marRight w:val="0"/>
                  <w:marTop w:val="0"/>
                  <w:marBottom w:val="0"/>
                  <w:divBdr>
                    <w:top w:val="none" w:sz="0" w:space="0" w:color="auto"/>
                    <w:left w:val="none" w:sz="0" w:space="0" w:color="auto"/>
                    <w:bottom w:val="none" w:sz="0" w:space="0" w:color="auto"/>
                    <w:right w:val="none" w:sz="0" w:space="0" w:color="auto"/>
                  </w:divBdr>
                </w:div>
                <w:div w:id="1000549182">
                  <w:marLeft w:val="0"/>
                  <w:marRight w:val="0"/>
                  <w:marTop w:val="0"/>
                  <w:marBottom w:val="0"/>
                  <w:divBdr>
                    <w:top w:val="none" w:sz="0" w:space="0" w:color="auto"/>
                    <w:left w:val="none" w:sz="0" w:space="0" w:color="auto"/>
                    <w:bottom w:val="none" w:sz="0" w:space="0" w:color="auto"/>
                    <w:right w:val="none" w:sz="0" w:space="0" w:color="auto"/>
                  </w:divBdr>
                </w:div>
                <w:div w:id="1001087008">
                  <w:marLeft w:val="0"/>
                  <w:marRight w:val="0"/>
                  <w:marTop w:val="0"/>
                  <w:marBottom w:val="0"/>
                  <w:divBdr>
                    <w:top w:val="none" w:sz="0" w:space="0" w:color="auto"/>
                    <w:left w:val="none" w:sz="0" w:space="0" w:color="auto"/>
                    <w:bottom w:val="none" w:sz="0" w:space="0" w:color="auto"/>
                    <w:right w:val="none" w:sz="0" w:space="0" w:color="auto"/>
                  </w:divBdr>
                </w:div>
                <w:div w:id="1001809567">
                  <w:marLeft w:val="0"/>
                  <w:marRight w:val="0"/>
                  <w:marTop w:val="0"/>
                  <w:marBottom w:val="0"/>
                  <w:divBdr>
                    <w:top w:val="none" w:sz="0" w:space="0" w:color="auto"/>
                    <w:left w:val="none" w:sz="0" w:space="0" w:color="auto"/>
                    <w:bottom w:val="none" w:sz="0" w:space="0" w:color="auto"/>
                    <w:right w:val="none" w:sz="0" w:space="0" w:color="auto"/>
                  </w:divBdr>
                </w:div>
                <w:div w:id="1005593689">
                  <w:marLeft w:val="0"/>
                  <w:marRight w:val="0"/>
                  <w:marTop w:val="0"/>
                  <w:marBottom w:val="0"/>
                  <w:divBdr>
                    <w:top w:val="none" w:sz="0" w:space="0" w:color="auto"/>
                    <w:left w:val="none" w:sz="0" w:space="0" w:color="auto"/>
                    <w:bottom w:val="none" w:sz="0" w:space="0" w:color="auto"/>
                    <w:right w:val="none" w:sz="0" w:space="0" w:color="auto"/>
                  </w:divBdr>
                </w:div>
                <w:div w:id="1006519035">
                  <w:marLeft w:val="0"/>
                  <w:marRight w:val="0"/>
                  <w:marTop w:val="0"/>
                  <w:marBottom w:val="0"/>
                  <w:divBdr>
                    <w:top w:val="none" w:sz="0" w:space="0" w:color="auto"/>
                    <w:left w:val="none" w:sz="0" w:space="0" w:color="auto"/>
                    <w:bottom w:val="none" w:sz="0" w:space="0" w:color="auto"/>
                    <w:right w:val="none" w:sz="0" w:space="0" w:color="auto"/>
                  </w:divBdr>
                </w:div>
                <w:div w:id="1011954070">
                  <w:marLeft w:val="0"/>
                  <w:marRight w:val="0"/>
                  <w:marTop w:val="0"/>
                  <w:marBottom w:val="0"/>
                  <w:divBdr>
                    <w:top w:val="none" w:sz="0" w:space="0" w:color="auto"/>
                    <w:left w:val="none" w:sz="0" w:space="0" w:color="auto"/>
                    <w:bottom w:val="none" w:sz="0" w:space="0" w:color="auto"/>
                    <w:right w:val="none" w:sz="0" w:space="0" w:color="auto"/>
                  </w:divBdr>
                </w:div>
                <w:div w:id="1018503962">
                  <w:marLeft w:val="0"/>
                  <w:marRight w:val="0"/>
                  <w:marTop w:val="0"/>
                  <w:marBottom w:val="0"/>
                  <w:divBdr>
                    <w:top w:val="none" w:sz="0" w:space="0" w:color="auto"/>
                    <w:left w:val="none" w:sz="0" w:space="0" w:color="auto"/>
                    <w:bottom w:val="none" w:sz="0" w:space="0" w:color="auto"/>
                    <w:right w:val="none" w:sz="0" w:space="0" w:color="auto"/>
                  </w:divBdr>
                </w:div>
                <w:div w:id="1020087169">
                  <w:marLeft w:val="0"/>
                  <w:marRight w:val="0"/>
                  <w:marTop w:val="0"/>
                  <w:marBottom w:val="0"/>
                  <w:divBdr>
                    <w:top w:val="none" w:sz="0" w:space="0" w:color="auto"/>
                    <w:left w:val="none" w:sz="0" w:space="0" w:color="auto"/>
                    <w:bottom w:val="none" w:sz="0" w:space="0" w:color="auto"/>
                    <w:right w:val="none" w:sz="0" w:space="0" w:color="auto"/>
                  </w:divBdr>
                </w:div>
                <w:div w:id="1021080806">
                  <w:marLeft w:val="0"/>
                  <w:marRight w:val="0"/>
                  <w:marTop w:val="0"/>
                  <w:marBottom w:val="0"/>
                  <w:divBdr>
                    <w:top w:val="none" w:sz="0" w:space="0" w:color="auto"/>
                    <w:left w:val="none" w:sz="0" w:space="0" w:color="auto"/>
                    <w:bottom w:val="none" w:sz="0" w:space="0" w:color="auto"/>
                    <w:right w:val="none" w:sz="0" w:space="0" w:color="auto"/>
                  </w:divBdr>
                </w:div>
                <w:div w:id="1025670721">
                  <w:marLeft w:val="0"/>
                  <w:marRight w:val="0"/>
                  <w:marTop w:val="0"/>
                  <w:marBottom w:val="0"/>
                  <w:divBdr>
                    <w:top w:val="none" w:sz="0" w:space="0" w:color="auto"/>
                    <w:left w:val="none" w:sz="0" w:space="0" w:color="auto"/>
                    <w:bottom w:val="none" w:sz="0" w:space="0" w:color="auto"/>
                    <w:right w:val="none" w:sz="0" w:space="0" w:color="auto"/>
                  </w:divBdr>
                </w:div>
                <w:div w:id="1026296284">
                  <w:marLeft w:val="0"/>
                  <w:marRight w:val="0"/>
                  <w:marTop w:val="0"/>
                  <w:marBottom w:val="0"/>
                  <w:divBdr>
                    <w:top w:val="none" w:sz="0" w:space="0" w:color="auto"/>
                    <w:left w:val="none" w:sz="0" w:space="0" w:color="auto"/>
                    <w:bottom w:val="none" w:sz="0" w:space="0" w:color="auto"/>
                    <w:right w:val="none" w:sz="0" w:space="0" w:color="auto"/>
                  </w:divBdr>
                </w:div>
                <w:div w:id="1026909002">
                  <w:marLeft w:val="0"/>
                  <w:marRight w:val="0"/>
                  <w:marTop w:val="0"/>
                  <w:marBottom w:val="0"/>
                  <w:divBdr>
                    <w:top w:val="none" w:sz="0" w:space="0" w:color="auto"/>
                    <w:left w:val="none" w:sz="0" w:space="0" w:color="auto"/>
                    <w:bottom w:val="none" w:sz="0" w:space="0" w:color="auto"/>
                    <w:right w:val="none" w:sz="0" w:space="0" w:color="auto"/>
                  </w:divBdr>
                </w:div>
                <w:div w:id="1028339413">
                  <w:marLeft w:val="0"/>
                  <w:marRight w:val="0"/>
                  <w:marTop w:val="0"/>
                  <w:marBottom w:val="0"/>
                  <w:divBdr>
                    <w:top w:val="none" w:sz="0" w:space="0" w:color="auto"/>
                    <w:left w:val="none" w:sz="0" w:space="0" w:color="auto"/>
                    <w:bottom w:val="none" w:sz="0" w:space="0" w:color="auto"/>
                    <w:right w:val="none" w:sz="0" w:space="0" w:color="auto"/>
                  </w:divBdr>
                </w:div>
                <w:div w:id="1029333643">
                  <w:marLeft w:val="0"/>
                  <w:marRight w:val="0"/>
                  <w:marTop w:val="0"/>
                  <w:marBottom w:val="0"/>
                  <w:divBdr>
                    <w:top w:val="none" w:sz="0" w:space="0" w:color="auto"/>
                    <w:left w:val="none" w:sz="0" w:space="0" w:color="auto"/>
                    <w:bottom w:val="none" w:sz="0" w:space="0" w:color="auto"/>
                    <w:right w:val="none" w:sz="0" w:space="0" w:color="auto"/>
                  </w:divBdr>
                </w:div>
                <w:div w:id="1033581341">
                  <w:marLeft w:val="0"/>
                  <w:marRight w:val="0"/>
                  <w:marTop w:val="0"/>
                  <w:marBottom w:val="0"/>
                  <w:divBdr>
                    <w:top w:val="none" w:sz="0" w:space="0" w:color="auto"/>
                    <w:left w:val="none" w:sz="0" w:space="0" w:color="auto"/>
                    <w:bottom w:val="none" w:sz="0" w:space="0" w:color="auto"/>
                    <w:right w:val="none" w:sz="0" w:space="0" w:color="auto"/>
                  </w:divBdr>
                </w:div>
                <w:div w:id="1035037347">
                  <w:marLeft w:val="0"/>
                  <w:marRight w:val="0"/>
                  <w:marTop w:val="0"/>
                  <w:marBottom w:val="0"/>
                  <w:divBdr>
                    <w:top w:val="none" w:sz="0" w:space="0" w:color="auto"/>
                    <w:left w:val="none" w:sz="0" w:space="0" w:color="auto"/>
                    <w:bottom w:val="none" w:sz="0" w:space="0" w:color="auto"/>
                    <w:right w:val="none" w:sz="0" w:space="0" w:color="auto"/>
                  </w:divBdr>
                </w:div>
                <w:div w:id="1036587134">
                  <w:marLeft w:val="0"/>
                  <w:marRight w:val="0"/>
                  <w:marTop w:val="0"/>
                  <w:marBottom w:val="0"/>
                  <w:divBdr>
                    <w:top w:val="none" w:sz="0" w:space="0" w:color="auto"/>
                    <w:left w:val="none" w:sz="0" w:space="0" w:color="auto"/>
                    <w:bottom w:val="none" w:sz="0" w:space="0" w:color="auto"/>
                    <w:right w:val="none" w:sz="0" w:space="0" w:color="auto"/>
                  </w:divBdr>
                </w:div>
                <w:div w:id="1037897619">
                  <w:marLeft w:val="0"/>
                  <w:marRight w:val="0"/>
                  <w:marTop w:val="0"/>
                  <w:marBottom w:val="0"/>
                  <w:divBdr>
                    <w:top w:val="none" w:sz="0" w:space="0" w:color="auto"/>
                    <w:left w:val="none" w:sz="0" w:space="0" w:color="auto"/>
                    <w:bottom w:val="none" w:sz="0" w:space="0" w:color="auto"/>
                    <w:right w:val="none" w:sz="0" w:space="0" w:color="auto"/>
                  </w:divBdr>
                </w:div>
                <w:div w:id="1038355885">
                  <w:marLeft w:val="0"/>
                  <w:marRight w:val="0"/>
                  <w:marTop w:val="0"/>
                  <w:marBottom w:val="0"/>
                  <w:divBdr>
                    <w:top w:val="none" w:sz="0" w:space="0" w:color="auto"/>
                    <w:left w:val="none" w:sz="0" w:space="0" w:color="auto"/>
                    <w:bottom w:val="none" w:sz="0" w:space="0" w:color="auto"/>
                    <w:right w:val="none" w:sz="0" w:space="0" w:color="auto"/>
                  </w:divBdr>
                </w:div>
                <w:div w:id="1040521575">
                  <w:marLeft w:val="0"/>
                  <w:marRight w:val="0"/>
                  <w:marTop w:val="0"/>
                  <w:marBottom w:val="0"/>
                  <w:divBdr>
                    <w:top w:val="none" w:sz="0" w:space="0" w:color="auto"/>
                    <w:left w:val="none" w:sz="0" w:space="0" w:color="auto"/>
                    <w:bottom w:val="none" w:sz="0" w:space="0" w:color="auto"/>
                    <w:right w:val="none" w:sz="0" w:space="0" w:color="auto"/>
                  </w:divBdr>
                </w:div>
                <w:div w:id="1040713255">
                  <w:marLeft w:val="0"/>
                  <w:marRight w:val="0"/>
                  <w:marTop w:val="0"/>
                  <w:marBottom w:val="0"/>
                  <w:divBdr>
                    <w:top w:val="none" w:sz="0" w:space="0" w:color="auto"/>
                    <w:left w:val="none" w:sz="0" w:space="0" w:color="auto"/>
                    <w:bottom w:val="none" w:sz="0" w:space="0" w:color="auto"/>
                    <w:right w:val="none" w:sz="0" w:space="0" w:color="auto"/>
                  </w:divBdr>
                </w:div>
                <w:div w:id="1044256574">
                  <w:marLeft w:val="0"/>
                  <w:marRight w:val="0"/>
                  <w:marTop w:val="0"/>
                  <w:marBottom w:val="0"/>
                  <w:divBdr>
                    <w:top w:val="none" w:sz="0" w:space="0" w:color="auto"/>
                    <w:left w:val="none" w:sz="0" w:space="0" w:color="auto"/>
                    <w:bottom w:val="none" w:sz="0" w:space="0" w:color="auto"/>
                    <w:right w:val="none" w:sz="0" w:space="0" w:color="auto"/>
                  </w:divBdr>
                </w:div>
                <w:div w:id="1045372088">
                  <w:marLeft w:val="0"/>
                  <w:marRight w:val="0"/>
                  <w:marTop w:val="0"/>
                  <w:marBottom w:val="0"/>
                  <w:divBdr>
                    <w:top w:val="none" w:sz="0" w:space="0" w:color="auto"/>
                    <w:left w:val="none" w:sz="0" w:space="0" w:color="auto"/>
                    <w:bottom w:val="none" w:sz="0" w:space="0" w:color="auto"/>
                    <w:right w:val="none" w:sz="0" w:space="0" w:color="auto"/>
                  </w:divBdr>
                </w:div>
                <w:div w:id="1050155469">
                  <w:marLeft w:val="0"/>
                  <w:marRight w:val="0"/>
                  <w:marTop w:val="0"/>
                  <w:marBottom w:val="0"/>
                  <w:divBdr>
                    <w:top w:val="none" w:sz="0" w:space="0" w:color="auto"/>
                    <w:left w:val="none" w:sz="0" w:space="0" w:color="auto"/>
                    <w:bottom w:val="none" w:sz="0" w:space="0" w:color="auto"/>
                    <w:right w:val="none" w:sz="0" w:space="0" w:color="auto"/>
                  </w:divBdr>
                </w:div>
                <w:div w:id="1052311957">
                  <w:marLeft w:val="0"/>
                  <w:marRight w:val="0"/>
                  <w:marTop w:val="0"/>
                  <w:marBottom w:val="0"/>
                  <w:divBdr>
                    <w:top w:val="none" w:sz="0" w:space="0" w:color="auto"/>
                    <w:left w:val="none" w:sz="0" w:space="0" w:color="auto"/>
                    <w:bottom w:val="none" w:sz="0" w:space="0" w:color="auto"/>
                    <w:right w:val="none" w:sz="0" w:space="0" w:color="auto"/>
                  </w:divBdr>
                </w:div>
                <w:div w:id="1052851067">
                  <w:marLeft w:val="0"/>
                  <w:marRight w:val="0"/>
                  <w:marTop w:val="0"/>
                  <w:marBottom w:val="0"/>
                  <w:divBdr>
                    <w:top w:val="none" w:sz="0" w:space="0" w:color="auto"/>
                    <w:left w:val="none" w:sz="0" w:space="0" w:color="auto"/>
                    <w:bottom w:val="none" w:sz="0" w:space="0" w:color="auto"/>
                    <w:right w:val="none" w:sz="0" w:space="0" w:color="auto"/>
                  </w:divBdr>
                </w:div>
                <w:div w:id="1054430887">
                  <w:marLeft w:val="0"/>
                  <w:marRight w:val="0"/>
                  <w:marTop w:val="0"/>
                  <w:marBottom w:val="0"/>
                  <w:divBdr>
                    <w:top w:val="none" w:sz="0" w:space="0" w:color="auto"/>
                    <w:left w:val="none" w:sz="0" w:space="0" w:color="auto"/>
                    <w:bottom w:val="none" w:sz="0" w:space="0" w:color="auto"/>
                    <w:right w:val="none" w:sz="0" w:space="0" w:color="auto"/>
                  </w:divBdr>
                </w:div>
                <w:div w:id="1055663819">
                  <w:marLeft w:val="0"/>
                  <w:marRight w:val="0"/>
                  <w:marTop w:val="0"/>
                  <w:marBottom w:val="0"/>
                  <w:divBdr>
                    <w:top w:val="none" w:sz="0" w:space="0" w:color="auto"/>
                    <w:left w:val="none" w:sz="0" w:space="0" w:color="auto"/>
                    <w:bottom w:val="none" w:sz="0" w:space="0" w:color="auto"/>
                    <w:right w:val="none" w:sz="0" w:space="0" w:color="auto"/>
                  </w:divBdr>
                </w:div>
                <w:div w:id="1058749597">
                  <w:marLeft w:val="0"/>
                  <w:marRight w:val="0"/>
                  <w:marTop w:val="0"/>
                  <w:marBottom w:val="0"/>
                  <w:divBdr>
                    <w:top w:val="none" w:sz="0" w:space="0" w:color="auto"/>
                    <w:left w:val="none" w:sz="0" w:space="0" w:color="auto"/>
                    <w:bottom w:val="none" w:sz="0" w:space="0" w:color="auto"/>
                    <w:right w:val="none" w:sz="0" w:space="0" w:color="auto"/>
                  </w:divBdr>
                </w:div>
                <w:div w:id="1064839829">
                  <w:marLeft w:val="0"/>
                  <w:marRight w:val="0"/>
                  <w:marTop w:val="0"/>
                  <w:marBottom w:val="0"/>
                  <w:divBdr>
                    <w:top w:val="none" w:sz="0" w:space="0" w:color="auto"/>
                    <w:left w:val="none" w:sz="0" w:space="0" w:color="auto"/>
                    <w:bottom w:val="none" w:sz="0" w:space="0" w:color="auto"/>
                    <w:right w:val="none" w:sz="0" w:space="0" w:color="auto"/>
                  </w:divBdr>
                </w:div>
                <w:div w:id="1066956266">
                  <w:marLeft w:val="0"/>
                  <w:marRight w:val="0"/>
                  <w:marTop w:val="0"/>
                  <w:marBottom w:val="0"/>
                  <w:divBdr>
                    <w:top w:val="none" w:sz="0" w:space="0" w:color="auto"/>
                    <w:left w:val="none" w:sz="0" w:space="0" w:color="auto"/>
                    <w:bottom w:val="none" w:sz="0" w:space="0" w:color="auto"/>
                    <w:right w:val="none" w:sz="0" w:space="0" w:color="auto"/>
                  </w:divBdr>
                </w:div>
                <w:div w:id="1067805599">
                  <w:marLeft w:val="0"/>
                  <w:marRight w:val="0"/>
                  <w:marTop w:val="0"/>
                  <w:marBottom w:val="0"/>
                  <w:divBdr>
                    <w:top w:val="none" w:sz="0" w:space="0" w:color="auto"/>
                    <w:left w:val="none" w:sz="0" w:space="0" w:color="auto"/>
                    <w:bottom w:val="none" w:sz="0" w:space="0" w:color="auto"/>
                    <w:right w:val="none" w:sz="0" w:space="0" w:color="auto"/>
                  </w:divBdr>
                </w:div>
                <w:div w:id="1068573659">
                  <w:marLeft w:val="0"/>
                  <w:marRight w:val="0"/>
                  <w:marTop w:val="0"/>
                  <w:marBottom w:val="0"/>
                  <w:divBdr>
                    <w:top w:val="none" w:sz="0" w:space="0" w:color="auto"/>
                    <w:left w:val="none" w:sz="0" w:space="0" w:color="auto"/>
                    <w:bottom w:val="none" w:sz="0" w:space="0" w:color="auto"/>
                    <w:right w:val="none" w:sz="0" w:space="0" w:color="auto"/>
                  </w:divBdr>
                </w:div>
                <w:div w:id="1068923686">
                  <w:marLeft w:val="0"/>
                  <w:marRight w:val="0"/>
                  <w:marTop w:val="0"/>
                  <w:marBottom w:val="0"/>
                  <w:divBdr>
                    <w:top w:val="none" w:sz="0" w:space="0" w:color="auto"/>
                    <w:left w:val="none" w:sz="0" w:space="0" w:color="auto"/>
                    <w:bottom w:val="none" w:sz="0" w:space="0" w:color="auto"/>
                    <w:right w:val="none" w:sz="0" w:space="0" w:color="auto"/>
                  </w:divBdr>
                </w:div>
                <w:div w:id="1070731437">
                  <w:marLeft w:val="0"/>
                  <w:marRight w:val="0"/>
                  <w:marTop w:val="0"/>
                  <w:marBottom w:val="0"/>
                  <w:divBdr>
                    <w:top w:val="none" w:sz="0" w:space="0" w:color="auto"/>
                    <w:left w:val="none" w:sz="0" w:space="0" w:color="auto"/>
                    <w:bottom w:val="none" w:sz="0" w:space="0" w:color="auto"/>
                    <w:right w:val="none" w:sz="0" w:space="0" w:color="auto"/>
                  </w:divBdr>
                </w:div>
                <w:div w:id="1072463811">
                  <w:marLeft w:val="0"/>
                  <w:marRight w:val="0"/>
                  <w:marTop w:val="0"/>
                  <w:marBottom w:val="0"/>
                  <w:divBdr>
                    <w:top w:val="none" w:sz="0" w:space="0" w:color="auto"/>
                    <w:left w:val="none" w:sz="0" w:space="0" w:color="auto"/>
                    <w:bottom w:val="none" w:sz="0" w:space="0" w:color="auto"/>
                    <w:right w:val="none" w:sz="0" w:space="0" w:color="auto"/>
                  </w:divBdr>
                </w:div>
                <w:div w:id="1072854302">
                  <w:marLeft w:val="0"/>
                  <w:marRight w:val="0"/>
                  <w:marTop w:val="0"/>
                  <w:marBottom w:val="0"/>
                  <w:divBdr>
                    <w:top w:val="none" w:sz="0" w:space="0" w:color="auto"/>
                    <w:left w:val="none" w:sz="0" w:space="0" w:color="auto"/>
                    <w:bottom w:val="none" w:sz="0" w:space="0" w:color="auto"/>
                    <w:right w:val="none" w:sz="0" w:space="0" w:color="auto"/>
                  </w:divBdr>
                </w:div>
                <w:div w:id="1076777940">
                  <w:marLeft w:val="0"/>
                  <w:marRight w:val="0"/>
                  <w:marTop w:val="0"/>
                  <w:marBottom w:val="0"/>
                  <w:divBdr>
                    <w:top w:val="none" w:sz="0" w:space="0" w:color="auto"/>
                    <w:left w:val="none" w:sz="0" w:space="0" w:color="auto"/>
                    <w:bottom w:val="none" w:sz="0" w:space="0" w:color="auto"/>
                    <w:right w:val="none" w:sz="0" w:space="0" w:color="auto"/>
                  </w:divBdr>
                </w:div>
                <w:div w:id="1077701669">
                  <w:marLeft w:val="0"/>
                  <w:marRight w:val="0"/>
                  <w:marTop w:val="0"/>
                  <w:marBottom w:val="0"/>
                  <w:divBdr>
                    <w:top w:val="none" w:sz="0" w:space="0" w:color="auto"/>
                    <w:left w:val="none" w:sz="0" w:space="0" w:color="auto"/>
                    <w:bottom w:val="none" w:sz="0" w:space="0" w:color="auto"/>
                    <w:right w:val="none" w:sz="0" w:space="0" w:color="auto"/>
                  </w:divBdr>
                </w:div>
                <w:div w:id="1079912557">
                  <w:marLeft w:val="0"/>
                  <w:marRight w:val="0"/>
                  <w:marTop w:val="0"/>
                  <w:marBottom w:val="0"/>
                  <w:divBdr>
                    <w:top w:val="none" w:sz="0" w:space="0" w:color="auto"/>
                    <w:left w:val="none" w:sz="0" w:space="0" w:color="auto"/>
                    <w:bottom w:val="none" w:sz="0" w:space="0" w:color="auto"/>
                    <w:right w:val="none" w:sz="0" w:space="0" w:color="auto"/>
                  </w:divBdr>
                </w:div>
                <w:div w:id="1081834849">
                  <w:marLeft w:val="0"/>
                  <w:marRight w:val="0"/>
                  <w:marTop w:val="0"/>
                  <w:marBottom w:val="0"/>
                  <w:divBdr>
                    <w:top w:val="none" w:sz="0" w:space="0" w:color="auto"/>
                    <w:left w:val="none" w:sz="0" w:space="0" w:color="auto"/>
                    <w:bottom w:val="none" w:sz="0" w:space="0" w:color="auto"/>
                    <w:right w:val="none" w:sz="0" w:space="0" w:color="auto"/>
                  </w:divBdr>
                </w:div>
                <w:div w:id="1082724046">
                  <w:marLeft w:val="0"/>
                  <w:marRight w:val="0"/>
                  <w:marTop w:val="0"/>
                  <w:marBottom w:val="0"/>
                  <w:divBdr>
                    <w:top w:val="none" w:sz="0" w:space="0" w:color="auto"/>
                    <w:left w:val="none" w:sz="0" w:space="0" w:color="auto"/>
                    <w:bottom w:val="none" w:sz="0" w:space="0" w:color="auto"/>
                    <w:right w:val="none" w:sz="0" w:space="0" w:color="auto"/>
                  </w:divBdr>
                </w:div>
                <w:div w:id="1083145080">
                  <w:marLeft w:val="0"/>
                  <w:marRight w:val="0"/>
                  <w:marTop w:val="0"/>
                  <w:marBottom w:val="0"/>
                  <w:divBdr>
                    <w:top w:val="none" w:sz="0" w:space="0" w:color="auto"/>
                    <w:left w:val="none" w:sz="0" w:space="0" w:color="auto"/>
                    <w:bottom w:val="none" w:sz="0" w:space="0" w:color="auto"/>
                    <w:right w:val="none" w:sz="0" w:space="0" w:color="auto"/>
                  </w:divBdr>
                </w:div>
                <w:div w:id="1084110505">
                  <w:marLeft w:val="0"/>
                  <w:marRight w:val="0"/>
                  <w:marTop w:val="0"/>
                  <w:marBottom w:val="0"/>
                  <w:divBdr>
                    <w:top w:val="none" w:sz="0" w:space="0" w:color="auto"/>
                    <w:left w:val="none" w:sz="0" w:space="0" w:color="auto"/>
                    <w:bottom w:val="none" w:sz="0" w:space="0" w:color="auto"/>
                    <w:right w:val="none" w:sz="0" w:space="0" w:color="auto"/>
                  </w:divBdr>
                </w:div>
                <w:div w:id="1084187032">
                  <w:marLeft w:val="0"/>
                  <w:marRight w:val="0"/>
                  <w:marTop w:val="0"/>
                  <w:marBottom w:val="0"/>
                  <w:divBdr>
                    <w:top w:val="none" w:sz="0" w:space="0" w:color="auto"/>
                    <w:left w:val="none" w:sz="0" w:space="0" w:color="auto"/>
                    <w:bottom w:val="none" w:sz="0" w:space="0" w:color="auto"/>
                    <w:right w:val="none" w:sz="0" w:space="0" w:color="auto"/>
                  </w:divBdr>
                </w:div>
                <w:div w:id="1085079905">
                  <w:marLeft w:val="0"/>
                  <w:marRight w:val="0"/>
                  <w:marTop w:val="0"/>
                  <w:marBottom w:val="0"/>
                  <w:divBdr>
                    <w:top w:val="none" w:sz="0" w:space="0" w:color="auto"/>
                    <w:left w:val="none" w:sz="0" w:space="0" w:color="auto"/>
                    <w:bottom w:val="none" w:sz="0" w:space="0" w:color="auto"/>
                    <w:right w:val="none" w:sz="0" w:space="0" w:color="auto"/>
                  </w:divBdr>
                </w:div>
                <w:div w:id="1086414085">
                  <w:marLeft w:val="0"/>
                  <w:marRight w:val="0"/>
                  <w:marTop w:val="0"/>
                  <w:marBottom w:val="0"/>
                  <w:divBdr>
                    <w:top w:val="none" w:sz="0" w:space="0" w:color="auto"/>
                    <w:left w:val="none" w:sz="0" w:space="0" w:color="auto"/>
                    <w:bottom w:val="none" w:sz="0" w:space="0" w:color="auto"/>
                    <w:right w:val="none" w:sz="0" w:space="0" w:color="auto"/>
                  </w:divBdr>
                </w:div>
                <w:div w:id="1089733970">
                  <w:marLeft w:val="0"/>
                  <w:marRight w:val="0"/>
                  <w:marTop w:val="0"/>
                  <w:marBottom w:val="0"/>
                  <w:divBdr>
                    <w:top w:val="none" w:sz="0" w:space="0" w:color="auto"/>
                    <w:left w:val="none" w:sz="0" w:space="0" w:color="auto"/>
                    <w:bottom w:val="none" w:sz="0" w:space="0" w:color="auto"/>
                    <w:right w:val="none" w:sz="0" w:space="0" w:color="auto"/>
                  </w:divBdr>
                </w:div>
                <w:div w:id="1092511017">
                  <w:marLeft w:val="0"/>
                  <w:marRight w:val="0"/>
                  <w:marTop w:val="0"/>
                  <w:marBottom w:val="0"/>
                  <w:divBdr>
                    <w:top w:val="none" w:sz="0" w:space="0" w:color="auto"/>
                    <w:left w:val="none" w:sz="0" w:space="0" w:color="auto"/>
                    <w:bottom w:val="none" w:sz="0" w:space="0" w:color="auto"/>
                    <w:right w:val="none" w:sz="0" w:space="0" w:color="auto"/>
                  </w:divBdr>
                </w:div>
                <w:div w:id="1093551897">
                  <w:marLeft w:val="0"/>
                  <w:marRight w:val="0"/>
                  <w:marTop w:val="0"/>
                  <w:marBottom w:val="0"/>
                  <w:divBdr>
                    <w:top w:val="none" w:sz="0" w:space="0" w:color="auto"/>
                    <w:left w:val="none" w:sz="0" w:space="0" w:color="auto"/>
                    <w:bottom w:val="none" w:sz="0" w:space="0" w:color="auto"/>
                    <w:right w:val="none" w:sz="0" w:space="0" w:color="auto"/>
                  </w:divBdr>
                </w:div>
                <w:div w:id="1094352310">
                  <w:marLeft w:val="0"/>
                  <w:marRight w:val="0"/>
                  <w:marTop w:val="0"/>
                  <w:marBottom w:val="0"/>
                  <w:divBdr>
                    <w:top w:val="none" w:sz="0" w:space="0" w:color="auto"/>
                    <w:left w:val="none" w:sz="0" w:space="0" w:color="auto"/>
                    <w:bottom w:val="none" w:sz="0" w:space="0" w:color="auto"/>
                    <w:right w:val="none" w:sz="0" w:space="0" w:color="auto"/>
                  </w:divBdr>
                </w:div>
                <w:div w:id="1097750480">
                  <w:marLeft w:val="0"/>
                  <w:marRight w:val="0"/>
                  <w:marTop w:val="0"/>
                  <w:marBottom w:val="0"/>
                  <w:divBdr>
                    <w:top w:val="none" w:sz="0" w:space="0" w:color="auto"/>
                    <w:left w:val="none" w:sz="0" w:space="0" w:color="auto"/>
                    <w:bottom w:val="none" w:sz="0" w:space="0" w:color="auto"/>
                    <w:right w:val="none" w:sz="0" w:space="0" w:color="auto"/>
                  </w:divBdr>
                </w:div>
                <w:div w:id="1100296763">
                  <w:marLeft w:val="0"/>
                  <w:marRight w:val="0"/>
                  <w:marTop w:val="0"/>
                  <w:marBottom w:val="0"/>
                  <w:divBdr>
                    <w:top w:val="none" w:sz="0" w:space="0" w:color="auto"/>
                    <w:left w:val="none" w:sz="0" w:space="0" w:color="auto"/>
                    <w:bottom w:val="none" w:sz="0" w:space="0" w:color="auto"/>
                    <w:right w:val="none" w:sz="0" w:space="0" w:color="auto"/>
                  </w:divBdr>
                </w:div>
                <w:div w:id="1102190506">
                  <w:marLeft w:val="0"/>
                  <w:marRight w:val="0"/>
                  <w:marTop w:val="0"/>
                  <w:marBottom w:val="0"/>
                  <w:divBdr>
                    <w:top w:val="none" w:sz="0" w:space="0" w:color="auto"/>
                    <w:left w:val="none" w:sz="0" w:space="0" w:color="auto"/>
                    <w:bottom w:val="none" w:sz="0" w:space="0" w:color="auto"/>
                    <w:right w:val="none" w:sz="0" w:space="0" w:color="auto"/>
                  </w:divBdr>
                </w:div>
                <w:div w:id="1103724060">
                  <w:marLeft w:val="0"/>
                  <w:marRight w:val="0"/>
                  <w:marTop w:val="0"/>
                  <w:marBottom w:val="0"/>
                  <w:divBdr>
                    <w:top w:val="none" w:sz="0" w:space="0" w:color="auto"/>
                    <w:left w:val="none" w:sz="0" w:space="0" w:color="auto"/>
                    <w:bottom w:val="none" w:sz="0" w:space="0" w:color="auto"/>
                    <w:right w:val="none" w:sz="0" w:space="0" w:color="auto"/>
                  </w:divBdr>
                </w:div>
                <w:div w:id="1104811933">
                  <w:marLeft w:val="0"/>
                  <w:marRight w:val="0"/>
                  <w:marTop w:val="0"/>
                  <w:marBottom w:val="0"/>
                  <w:divBdr>
                    <w:top w:val="none" w:sz="0" w:space="0" w:color="auto"/>
                    <w:left w:val="none" w:sz="0" w:space="0" w:color="auto"/>
                    <w:bottom w:val="none" w:sz="0" w:space="0" w:color="auto"/>
                    <w:right w:val="none" w:sz="0" w:space="0" w:color="auto"/>
                  </w:divBdr>
                </w:div>
                <w:div w:id="1112285797">
                  <w:marLeft w:val="0"/>
                  <w:marRight w:val="0"/>
                  <w:marTop w:val="0"/>
                  <w:marBottom w:val="0"/>
                  <w:divBdr>
                    <w:top w:val="none" w:sz="0" w:space="0" w:color="auto"/>
                    <w:left w:val="none" w:sz="0" w:space="0" w:color="auto"/>
                    <w:bottom w:val="none" w:sz="0" w:space="0" w:color="auto"/>
                    <w:right w:val="none" w:sz="0" w:space="0" w:color="auto"/>
                  </w:divBdr>
                </w:div>
                <w:div w:id="1112433707">
                  <w:marLeft w:val="0"/>
                  <w:marRight w:val="0"/>
                  <w:marTop w:val="0"/>
                  <w:marBottom w:val="0"/>
                  <w:divBdr>
                    <w:top w:val="none" w:sz="0" w:space="0" w:color="auto"/>
                    <w:left w:val="none" w:sz="0" w:space="0" w:color="auto"/>
                    <w:bottom w:val="none" w:sz="0" w:space="0" w:color="auto"/>
                    <w:right w:val="none" w:sz="0" w:space="0" w:color="auto"/>
                  </w:divBdr>
                </w:div>
                <w:div w:id="1112434458">
                  <w:marLeft w:val="0"/>
                  <w:marRight w:val="0"/>
                  <w:marTop w:val="0"/>
                  <w:marBottom w:val="0"/>
                  <w:divBdr>
                    <w:top w:val="none" w:sz="0" w:space="0" w:color="auto"/>
                    <w:left w:val="none" w:sz="0" w:space="0" w:color="auto"/>
                    <w:bottom w:val="none" w:sz="0" w:space="0" w:color="auto"/>
                    <w:right w:val="none" w:sz="0" w:space="0" w:color="auto"/>
                  </w:divBdr>
                </w:div>
                <w:div w:id="1114590625">
                  <w:marLeft w:val="0"/>
                  <w:marRight w:val="0"/>
                  <w:marTop w:val="0"/>
                  <w:marBottom w:val="0"/>
                  <w:divBdr>
                    <w:top w:val="none" w:sz="0" w:space="0" w:color="auto"/>
                    <w:left w:val="none" w:sz="0" w:space="0" w:color="auto"/>
                    <w:bottom w:val="none" w:sz="0" w:space="0" w:color="auto"/>
                    <w:right w:val="none" w:sz="0" w:space="0" w:color="auto"/>
                  </w:divBdr>
                </w:div>
                <w:div w:id="1115904080">
                  <w:marLeft w:val="0"/>
                  <w:marRight w:val="0"/>
                  <w:marTop w:val="0"/>
                  <w:marBottom w:val="0"/>
                  <w:divBdr>
                    <w:top w:val="none" w:sz="0" w:space="0" w:color="auto"/>
                    <w:left w:val="none" w:sz="0" w:space="0" w:color="auto"/>
                    <w:bottom w:val="none" w:sz="0" w:space="0" w:color="auto"/>
                    <w:right w:val="none" w:sz="0" w:space="0" w:color="auto"/>
                  </w:divBdr>
                </w:div>
                <w:div w:id="1116867967">
                  <w:marLeft w:val="0"/>
                  <w:marRight w:val="0"/>
                  <w:marTop w:val="0"/>
                  <w:marBottom w:val="0"/>
                  <w:divBdr>
                    <w:top w:val="none" w:sz="0" w:space="0" w:color="auto"/>
                    <w:left w:val="none" w:sz="0" w:space="0" w:color="auto"/>
                    <w:bottom w:val="none" w:sz="0" w:space="0" w:color="auto"/>
                    <w:right w:val="none" w:sz="0" w:space="0" w:color="auto"/>
                  </w:divBdr>
                </w:div>
                <w:div w:id="1119642493">
                  <w:marLeft w:val="0"/>
                  <w:marRight w:val="0"/>
                  <w:marTop w:val="0"/>
                  <w:marBottom w:val="0"/>
                  <w:divBdr>
                    <w:top w:val="none" w:sz="0" w:space="0" w:color="auto"/>
                    <w:left w:val="none" w:sz="0" w:space="0" w:color="auto"/>
                    <w:bottom w:val="none" w:sz="0" w:space="0" w:color="auto"/>
                    <w:right w:val="none" w:sz="0" w:space="0" w:color="auto"/>
                  </w:divBdr>
                </w:div>
                <w:div w:id="1122571621">
                  <w:marLeft w:val="0"/>
                  <w:marRight w:val="0"/>
                  <w:marTop w:val="0"/>
                  <w:marBottom w:val="0"/>
                  <w:divBdr>
                    <w:top w:val="none" w:sz="0" w:space="0" w:color="auto"/>
                    <w:left w:val="none" w:sz="0" w:space="0" w:color="auto"/>
                    <w:bottom w:val="none" w:sz="0" w:space="0" w:color="auto"/>
                    <w:right w:val="none" w:sz="0" w:space="0" w:color="auto"/>
                  </w:divBdr>
                </w:div>
                <w:div w:id="1123159703">
                  <w:marLeft w:val="0"/>
                  <w:marRight w:val="0"/>
                  <w:marTop w:val="0"/>
                  <w:marBottom w:val="0"/>
                  <w:divBdr>
                    <w:top w:val="none" w:sz="0" w:space="0" w:color="auto"/>
                    <w:left w:val="none" w:sz="0" w:space="0" w:color="auto"/>
                    <w:bottom w:val="none" w:sz="0" w:space="0" w:color="auto"/>
                    <w:right w:val="none" w:sz="0" w:space="0" w:color="auto"/>
                  </w:divBdr>
                </w:div>
                <w:div w:id="1123839587">
                  <w:marLeft w:val="0"/>
                  <w:marRight w:val="0"/>
                  <w:marTop w:val="0"/>
                  <w:marBottom w:val="0"/>
                  <w:divBdr>
                    <w:top w:val="none" w:sz="0" w:space="0" w:color="auto"/>
                    <w:left w:val="none" w:sz="0" w:space="0" w:color="auto"/>
                    <w:bottom w:val="none" w:sz="0" w:space="0" w:color="auto"/>
                    <w:right w:val="none" w:sz="0" w:space="0" w:color="auto"/>
                  </w:divBdr>
                </w:div>
                <w:div w:id="1125545245">
                  <w:marLeft w:val="0"/>
                  <w:marRight w:val="0"/>
                  <w:marTop w:val="0"/>
                  <w:marBottom w:val="0"/>
                  <w:divBdr>
                    <w:top w:val="none" w:sz="0" w:space="0" w:color="auto"/>
                    <w:left w:val="none" w:sz="0" w:space="0" w:color="auto"/>
                    <w:bottom w:val="none" w:sz="0" w:space="0" w:color="auto"/>
                    <w:right w:val="none" w:sz="0" w:space="0" w:color="auto"/>
                  </w:divBdr>
                </w:div>
                <w:div w:id="1128667726">
                  <w:marLeft w:val="0"/>
                  <w:marRight w:val="0"/>
                  <w:marTop w:val="0"/>
                  <w:marBottom w:val="0"/>
                  <w:divBdr>
                    <w:top w:val="none" w:sz="0" w:space="0" w:color="auto"/>
                    <w:left w:val="none" w:sz="0" w:space="0" w:color="auto"/>
                    <w:bottom w:val="none" w:sz="0" w:space="0" w:color="auto"/>
                    <w:right w:val="none" w:sz="0" w:space="0" w:color="auto"/>
                  </w:divBdr>
                </w:div>
                <w:div w:id="1132288576">
                  <w:marLeft w:val="0"/>
                  <w:marRight w:val="0"/>
                  <w:marTop w:val="0"/>
                  <w:marBottom w:val="0"/>
                  <w:divBdr>
                    <w:top w:val="none" w:sz="0" w:space="0" w:color="auto"/>
                    <w:left w:val="none" w:sz="0" w:space="0" w:color="auto"/>
                    <w:bottom w:val="none" w:sz="0" w:space="0" w:color="auto"/>
                    <w:right w:val="none" w:sz="0" w:space="0" w:color="auto"/>
                  </w:divBdr>
                </w:div>
                <w:div w:id="1132745083">
                  <w:marLeft w:val="0"/>
                  <w:marRight w:val="0"/>
                  <w:marTop w:val="0"/>
                  <w:marBottom w:val="0"/>
                  <w:divBdr>
                    <w:top w:val="none" w:sz="0" w:space="0" w:color="auto"/>
                    <w:left w:val="none" w:sz="0" w:space="0" w:color="auto"/>
                    <w:bottom w:val="none" w:sz="0" w:space="0" w:color="auto"/>
                    <w:right w:val="none" w:sz="0" w:space="0" w:color="auto"/>
                  </w:divBdr>
                </w:div>
                <w:div w:id="1133909932">
                  <w:marLeft w:val="0"/>
                  <w:marRight w:val="0"/>
                  <w:marTop w:val="0"/>
                  <w:marBottom w:val="0"/>
                  <w:divBdr>
                    <w:top w:val="none" w:sz="0" w:space="0" w:color="auto"/>
                    <w:left w:val="none" w:sz="0" w:space="0" w:color="auto"/>
                    <w:bottom w:val="none" w:sz="0" w:space="0" w:color="auto"/>
                    <w:right w:val="none" w:sz="0" w:space="0" w:color="auto"/>
                  </w:divBdr>
                </w:div>
                <w:div w:id="1137802684">
                  <w:marLeft w:val="0"/>
                  <w:marRight w:val="0"/>
                  <w:marTop w:val="0"/>
                  <w:marBottom w:val="0"/>
                  <w:divBdr>
                    <w:top w:val="none" w:sz="0" w:space="0" w:color="auto"/>
                    <w:left w:val="none" w:sz="0" w:space="0" w:color="auto"/>
                    <w:bottom w:val="none" w:sz="0" w:space="0" w:color="auto"/>
                    <w:right w:val="none" w:sz="0" w:space="0" w:color="auto"/>
                  </w:divBdr>
                </w:div>
                <w:div w:id="1137868784">
                  <w:marLeft w:val="0"/>
                  <w:marRight w:val="0"/>
                  <w:marTop w:val="0"/>
                  <w:marBottom w:val="0"/>
                  <w:divBdr>
                    <w:top w:val="none" w:sz="0" w:space="0" w:color="auto"/>
                    <w:left w:val="none" w:sz="0" w:space="0" w:color="auto"/>
                    <w:bottom w:val="none" w:sz="0" w:space="0" w:color="auto"/>
                    <w:right w:val="none" w:sz="0" w:space="0" w:color="auto"/>
                  </w:divBdr>
                </w:div>
                <w:div w:id="1141381297">
                  <w:marLeft w:val="0"/>
                  <w:marRight w:val="0"/>
                  <w:marTop w:val="0"/>
                  <w:marBottom w:val="0"/>
                  <w:divBdr>
                    <w:top w:val="none" w:sz="0" w:space="0" w:color="auto"/>
                    <w:left w:val="none" w:sz="0" w:space="0" w:color="auto"/>
                    <w:bottom w:val="none" w:sz="0" w:space="0" w:color="auto"/>
                    <w:right w:val="none" w:sz="0" w:space="0" w:color="auto"/>
                  </w:divBdr>
                </w:div>
                <w:div w:id="1147629595">
                  <w:marLeft w:val="0"/>
                  <w:marRight w:val="0"/>
                  <w:marTop w:val="0"/>
                  <w:marBottom w:val="0"/>
                  <w:divBdr>
                    <w:top w:val="none" w:sz="0" w:space="0" w:color="auto"/>
                    <w:left w:val="none" w:sz="0" w:space="0" w:color="auto"/>
                    <w:bottom w:val="none" w:sz="0" w:space="0" w:color="auto"/>
                    <w:right w:val="none" w:sz="0" w:space="0" w:color="auto"/>
                  </w:divBdr>
                </w:div>
                <w:div w:id="1148009535">
                  <w:marLeft w:val="0"/>
                  <w:marRight w:val="0"/>
                  <w:marTop w:val="0"/>
                  <w:marBottom w:val="0"/>
                  <w:divBdr>
                    <w:top w:val="none" w:sz="0" w:space="0" w:color="auto"/>
                    <w:left w:val="none" w:sz="0" w:space="0" w:color="auto"/>
                    <w:bottom w:val="none" w:sz="0" w:space="0" w:color="auto"/>
                    <w:right w:val="none" w:sz="0" w:space="0" w:color="auto"/>
                  </w:divBdr>
                </w:div>
                <w:div w:id="1148666868">
                  <w:marLeft w:val="0"/>
                  <w:marRight w:val="0"/>
                  <w:marTop w:val="0"/>
                  <w:marBottom w:val="0"/>
                  <w:divBdr>
                    <w:top w:val="none" w:sz="0" w:space="0" w:color="auto"/>
                    <w:left w:val="none" w:sz="0" w:space="0" w:color="auto"/>
                    <w:bottom w:val="none" w:sz="0" w:space="0" w:color="auto"/>
                    <w:right w:val="none" w:sz="0" w:space="0" w:color="auto"/>
                  </w:divBdr>
                </w:div>
                <w:div w:id="1151868520">
                  <w:marLeft w:val="0"/>
                  <w:marRight w:val="0"/>
                  <w:marTop w:val="0"/>
                  <w:marBottom w:val="0"/>
                  <w:divBdr>
                    <w:top w:val="none" w:sz="0" w:space="0" w:color="auto"/>
                    <w:left w:val="none" w:sz="0" w:space="0" w:color="auto"/>
                    <w:bottom w:val="none" w:sz="0" w:space="0" w:color="auto"/>
                    <w:right w:val="none" w:sz="0" w:space="0" w:color="auto"/>
                  </w:divBdr>
                </w:div>
                <w:div w:id="1151949939">
                  <w:marLeft w:val="0"/>
                  <w:marRight w:val="0"/>
                  <w:marTop w:val="0"/>
                  <w:marBottom w:val="0"/>
                  <w:divBdr>
                    <w:top w:val="none" w:sz="0" w:space="0" w:color="auto"/>
                    <w:left w:val="none" w:sz="0" w:space="0" w:color="auto"/>
                    <w:bottom w:val="none" w:sz="0" w:space="0" w:color="auto"/>
                    <w:right w:val="none" w:sz="0" w:space="0" w:color="auto"/>
                  </w:divBdr>
                </w:div>
                <w:div w:id="1155336610">
                  <w:marLeft w:val="0"/>
                  <w:marRight w:val="0"/>
                  <w:marTop w:val="0"/>
                  <w:marBottom w:val="0"/>
                  <w:divBdr>
                    <w:top w:val="none" w:sz="0" w:space="0" w:color="auto"/>
                    <w:left w:val="none" w:sz="0" w:space="0" w:color="auto"/>
                    <w:bottom w:val="none" w:sz="0" w:space="0" w:color="auto"/>
                    <w:right w:val="none" w:sz="0" w:space="0" w:color="auto"/>
                  </w:divBdr>
                </w:div>
                <w:div w:id="1155605937">
                  <w:marLeft w:val="0"/>
                  <w:marRight w:val="0"/>
                  <w:marTop w:val="0"/>
                  <w:marBottom w:val="0"/>
                  <w:divBdr>
                    <w:top w:val="none" w:sz="0" w:space="0" w:color="auto"/>
                    <w:left w:val="none" w:sz="0" w:space="0" w:color="auto"/>
                    <w:bottom w:val="none" w:sz="0" w:space="0" w:color="auto"/>
                    <w:right w:val="none" w:sz="0" w:space="0" w:color="auto"/>
                  </w:divBdr>
                </w:div>
                <w:div w:id="1156796063">
                  <w:marLeft w:val="0"/>
                  <w:marRight w:val="0"/>
                  <w:marTop w:val="0"/>
                  <w:marBottom w:val="0"/>
                  <w:divBdr>
                    <w:top w:val="none" w:sz="0" w:space="0" w:color="auto"/>
                    <w:left w:val="none" w:sz="0" w:space="0" w:color="auto"/>
                    <w:bottom w:val="none" w:sz="0" w:space="0" w:color="auto"/>
                    <w:right w:val="none" w:sz="0" w:space="0" w:color="auto"/>
                  </w:divBdr>
                </w:div>
                <w:div w:id="1158810747">
                  <w:marLeft w:val="0"/>
                  <w:marRight w:val="0"/>
                  <w:marTop w:val="0"/>
                  <w:marBottom w:val="0"/>
                  <w:divBdr>
                    <w:top w:val="none" w:sz="0" w:space="0" w:color="auto"/>
                    <w:left w:val="none" w:sz="0" w:space="0" w:color="auto"/>
                    <w:bottom w:val="none" w:sz="0" w:space="0" w:color="auto"/>
                    <w:right w:val="none" w:sz="0" w:space="0" w:color="auto"/>
                  </w:divBdr>
                </w:div>
                <w:div w:id="1159686568">
                  <w:marLeft w:val="0"/>
                  <w:marRight w:val="0"/>
                  <w:marTop w:val="0"/>
                  <w:marBottom w:val="0"/>
                  <w:divBdr>
                    <w:top w:val="none" w:sz="0" w:space="0" w:color="auto"/>
                    <w:left w:val="none" w:sz="0" w:space="0" w:color="auto"/>
                    <w:bottom w:val="none" w:sz="0" w:space="0" w:color="auto"/>
                    <w:right w:val="none" w:sz="0" w:space="0" w:color="auto"/>
                  </w:divBdr>
                </w:div>
                <w:div w:id="1163275556">
                  <w:marLeft w:val="0"/>
                  <w:marRight w:val="0"/>
                  <w:marTop w:val="0"/>
                  <w:marBottom w:val="0"/>
                  <w:divBdr>
                    <w:top w:val="none" w:sz="0" w:space="0" w:color="auto"/>
                    <w:left w:val="none" w:sz="0" w:space="0" w:color="auto"/>
                    <w:bottom w:val="none" w:sz="0" w:space="0" w:color="auto"/>
                    <w:right w:val="none" w:sz="0" w:space="0" w:color="auto"/>
                  </w:divBdr>
                </w:div>
                <w:div w:id="1163669354">
                  <w:marLeft w:val="0"/>
                  <w:marRight w:val="0"/>
                  <w:marTop w:val="0"/>
                  <w:marBottom w:val="0"/>
                  <w:divBdr>
                    <w:top w:val="none" w:sz="0" w:space="0" w:color="auto"/>
                    <w:left w:val="none" w:sz="0" w:space="0" w:color="auto"/>
                    <w:bottom w:val="none" w:sz="0" w:space="0" w:color="auto"/>
                    <w:right w:val="none" w:sz="0" w:space="0" w:color="auto"/>
                  </w:divBdr>
                </w:div>
                <w:div w:id="1163737235">
                  <w:marLeft w:val="0"/>
                  <w:marRight w:val="0"/>
                  <w:marTop w:val="0"/>
                  <w:marBottom w:val="0"/>
                  <w:divBdr>
                    <w:top w:val="none" w:sz="0" w:space="0" w:color="auto"/>
                    <w:left w:val="none" w:sz="0" w:space="0" w:color="auto"/>
                    <w:bottom w:val="none" w:sz="0" w:space="0" w:color="auto"/>
                    <w:right w:val="none" w:sz="0" w:space="0" w:color="auto"/>
                  </w:divBdr>
                </w:div>
                <w:div w:id="1164857788">
                  <w:marLeft w:val="0"/>
                  <w:marRight w:val="0"/>
                  <w:marTop w:val="0"/>
                  <w:marBottom w:val="0"/>
                  <w:divBdr>
                    <w:top w:val="none" w:sz="0" w:space="0" w:color="auto"/>
                    <w:left w:val="none" w:sz="0" w:space="0" w:color="auto"/>
                    <w:bottom w:val="none" w:sz="0" w:space="0" w:color="auto"/>
                    <w:right w:val="none" w:sz="0" w:space="0" w:color="auto"/>
                  </w:divBdr>
                </w:div>
                <w:div w:id="1165631226">
                  <w:marLeft w:val="0"/>
                  <w:marRight w:val="0"/>
                  <w:marTop w:val="0"/>
                  <w:marBottom w:val="0"/>
                  <w:divBdr>
                    <w:top w:val="none" w:sz="0" w:space="0" w:color="auto"/>
                    <w:left w:val="none" w:sz="0" w:space="0" w:color="auto"/>
                    <w:bottom w:val="none" w:sz="0" w:space="0" w:color="auto"/>
                    <w:right w:val="none" w:sz="0" w:space="0" w:color="auto"/>
                  </w:divBdr>
                </w:div>
                <w:div w:id="1166290010">
                  <w:marLeft w:val="0"/>
                  <w:marRight w:val="0"/>
                  <w:marTop w:val="0"/>
                  <w:marBottom w:val="0"/>
                  <w:divBdr>
                    <w:top w:val="none" w:sz="0" w:space="0" w:color="auto"/>
                    <w:left w:val="none" w:sz="0" w:space="0" w:color="auto"/>
                    <w:bottom w:val="none" w:sz="0" w:space="0" w:color="auto"/>
                    <w:right w:val="none" w:sz="0" w:space="0" w:color="auto"/>
                  </w:divBdr>
                </w:div>
                <w:div w:id="1172111693">
                  <w:marLeft w:val="0"/>
                  <w:marRight w:val="0"/>
                  <w:marTop w:val="0"/>
                  <w:marBottom w:val="0"/>
                  <w:divBdr>
                    <w:top w:val="none" w:sz="0" w:space="0" w:color="auto"/>
                    <w:left w:val="none" w:sz="0" w:space="0" w:color="auto"/>
                    <w:bottom w:val="none" w:sz="0" w:space="0" w:color="auto"/>
                    <w:right w:val="none" w:sz="0" w:space="0" w:color="auto"/>
                  </w:divBdr>
                </w:div>
                <w:div w:id="1172143122">
                  <w:marLeft w:val="0"/>
                  <w:marRight w:val="0"/>
                  <w:marTop w:val="0"/>
                  <w:marBottom w:val="0"/>
                  <w:divBdr>
                    <w:top w:val="none" w:sz="0" w:space="0" w:color="auto"/>
                    <w:left w:val="none" w:sz="0" w:space="0" w:color="auto"/>
                    <w:bottom w:val="none" w:sz="0" w:space="0" w:color="auto"/>
                    <w:right w:val="none" w:sz="0" w:space="0" w:color="auto"/>
                  </w:divBdr>
                </w:div>
                <w:div w:id="1173032050">
                  <w:marLeft w:val="0"/>
                  <w:marRight w:val="0"/>
                  <w:marTop w:val="0"/>
                  <w:marBottom w:val="0"/>
                  <w:divBdr>
                    <w:top w:val="none" w:sz="0" w:space="0" w:color="auto"/>
                    <w:left w:val="none" w:sz="0" w:space="0" w:color="auto"/>
                    <w:bottom w:val="none" w:sz="0" w:space="0" w:color="auto"/>
                    <w:right w:val="none" w:sz="0" w:space="0" w:color="auto"/>
                  </w:divBdr>
                </w:div>
                <w:div w:id="1173565122">
                  <w:marLeft w:val="0"/>
                  <w:marRight w:val="0"/>
                  <w:marTop w:val="0"/>
                  <w:marBottom w:val="0"/>
                  <w:divBdr>
                    <w:top w:val="none" w:sz="0" w:space="0" w:color="auto"/>
                    <w:left w:val="none" w:sz="0" w:space="0" w:color="auto"/>
                    <w:bottom w:val="none" w:sz="0" w:space="0" w:color="auto"/>
                    <w:right w:val="none" w:sz="0" w:space="0" w:color="auto"/>
                  </w:divBdr>
                </w:div>
                <w:div w:id="1178159683">
                  <w:marLeft w:val="0"/>
                  <w:marRight w:val="0"/>
                  <w:marTop w:val="0"/>
                  <w:marBottom w:val="0"/>
                  <w:divBdr>
                    <w:top w:val="none" w:sz="0" w:space="0" w:color="auto"/>
                    <w:left w:val="none" w:sz="0" w:space="0" w:color="auto"/>
                    <w:bottom w:val="none" w:sz="0" w:space="0" w:color="auto"/>
                    <w:right w:val="none" w:sz="0" w:space="0" w:color="auto"/>
                  </w:divBdr>
                </w:div>
                <w:div w:id="1182553474">
                  <w:marLeft w:val="0"/>
                  <w:marRight w:val="0"/>
                  <w:marTop w:val="0"/>
                  <w:marBottom w:val="0"/>
                  <w:divBdr>
                    <w:top w:val="none" w:sz="0" w:space="0" w:color="auto"/>
                    <w:left w:val="none" w:sz="0" w:space="0" w:color="auto"/>
                    <w:bottom w:val="none" w:sz="0" w:space="0" w:color="auto"/>
                    <w:right w:val="none" w:sz="0" w:space="0" w:color="auto"/>
                  </w:divBdr>
                </w:div>
                <w:div w:id="1183085693">
                  <w:marLeft w:val="0"/>
                  <w:marRight w:val="0"/>
                  <w:marTop w:val="0"/>
                  <w:marBottom w:val="0"/>
                  <w:divBdr>
                    <w:top w:val="none" w:sz="0" w:space="0" w:color="auto"/>
                    <w:left w:val="none" w:sz="0" w:space="0" w:color="auto"/>
                    <w:bottom w:val="none" w:sz="0" w:space="0" w:color="auto"/>
                    <w:right w:val="none" w:sz="0" w:space="0" w:color="auto"/>
                  </w:divBdr>
                </w:div>
                <w:div w:id="1185435065">
                  <w:marLeft w:val="0"/>
                  <w:marRight w:val="0"/>
                  <w:marTop w:val="0"/>
                  <w:marBottom w:val="0"/>
                  <w:divBdr>
                    <w:top w:val="none" w:sz="0" w:space="0" w:color="auto"/>
                    <w:left w:val="none" w:sz="0" w:space="0" w:color="auto"/>
                    <w:bottom w:val="none" w:sz="0" w:space="0" w:color="auto"/>
                    <w:right w:val="none" w:sz="0" w:space="0" w:color="auto"/>
                  </w:divBdr>
                </w:div>
                <w:div w:id="1187521064">
                  <w:marLeft w:val="0"/>
                  <w:marRight w:val="0"/>
                  <w:marTop w:val="0"/>
                  <w:marBottom w:val="0"/>
                  <w:divBdr>
                    <w:top w:val="none" w:sz="0" w:space="0" w:color="auto"/>
                    <w:left w:val="none" w:sz="0" w:space="0" w:color="auto"/>
                    <w:bottom w:val="none" w:sz="0" w:space="0" w:color="auto"/>
                    <w:right w:val="none" w:sz="0" w:space="0" w:color="auto"/>
                  </w:divBdr>
                </w:div>
                <w:div w:id="1187871788">
                  <w:marLeft w:val="0"/>
                  <w:marRight w:val="0"/>
                  <w:marTop w:val="0"/>
                  <w:marBottom w:val="0"/>
                  <w:divBdr>
                    <w:top w:val="none" w:sz="0" w:space="0" w:color="auto"/>
                    <w:left w:val="none" w:sz="0" w:space="0" w:color="auto"/>
                    <w:bottom w:val="none" w:sz="0" w:space="0" w:color="auto"/>
                    <w:right w:val="none" w:sz="0" w:space="0" w:color="auto"/>
                  </w:divBdr>
                </w:div>
                <w:div w:id="1189100862">
                  <w:marLeft w:val="0"/>
                  <w:marRight w:val="0"/>
                  <w:marTop w:val="0"/>
                  <w:marBottom w:val="0"/>
                  <w:divBdr>
                    <w:top w:val="none" w:sz="0" w:space="0" w:color="auto"/>
                    <w:left w:val="none" w:sz="0" w:space="0" w:color="auto"/>
                    <w:bottom w:val="none" w:sz="0" w:space="0" w:color="auto"/>
                    <w:right w:val="none" w:sz="0" w:space="0" w:color="auto"/>
                  </w:divBdr>
                </w:div>
                <w:div w:id="1192691635">
                  <w:marLeft w:val="0"/>
                  <w:marRight w:val="0"/>
                  <w:marTop w:val="0"/>
                  <w:marBottom w:val="0"/>
                  <w:divBdr>
                    <w:top w:val="none" w:sz="0" w:space="0" w:color="auto"/>
                    <w:left w:val="none" w:sz="0" w:space="0" w:color="auto"/>
                    <w:bottom w:val="none" w:sz="0" w:space="0" w:color="auto"/>
                    <w:right w:val="none" w:sz="0" w:space="0" w:color="auto"/>
                  </w:divBdr>
                </w:div>
                <w:div w:id="1198471433">
                  <w:marLeft w:val="0"/>
                  <w:marRight w:val="0"/>
                  <w:marTop w:val="0"/>
                  <w:marBottom w:val="0"/>
                  <w:divBdr>
                    <w:top w:val="none" w:sz="0" w:space="0" w:color="auto"/>
                    <w:left w:val="none" w:sz="0" w:space="0" w:color="auto"/>
                    <w:bottom w:val="none" w:sz="0" w:space="0" w:color="auto"/>
                    <w:right w:val="none" w:sz="0" w:space="0" w:color="auto"/>
                  </w:divBdr>
                </w:div>
                <w:div w:id="1203206472">
                  <w:marLeft w:val="0"/>
                  <w:marRight w:val="0"/>
                  <w:marTop w:val="0"/>
                  <w:marBottom w:val="0"/>
                  <w:divBdr>
                    <w:top w:val="none" w:sz="0" w:space="0" w:color="auto"/>
                    <w:left w:val="none" w:sz="0" w:space="0" w:color="auto"/>
                    <w:bottom w:val="none" w:sz="0" w:space="0" w:color="auto"/>
                    <w:right w:val="none" w:sz="0" w:space="0" w:color="auto"/>
                  </w:divBdr>
                </w:div>
                <w:div w:id="1203636858">
                  <w:marLeft w:val="0"/>
                  <w:marRight w:val="0"/>
                  <w:marTop w:val="0"/>
                  <w:marBottom w:val="0"/>
                  <w:divBdr>
                    <w:top w:val="none" w:sz="0" w:space="0" w:color="auto"/>
                    <w:left w:val="none" w:sz="0" w:space="0" w:color="auto"/>
                    <w:bottom w:val="none" w:sz="0" w:space="0" w:color="auto"/>
                    <w:right w:val="none" w:sz="0" w:space="0" w:color="auto"/>
                  </w:divBdr>
                </w:div>
                <w:div w:id="1205370124">
                  <w:marLeft w:val="0"/>
                  <w:marRight w:val="0"/>
                  <w:marTop w:val="0"/>
                  <w:marBottom w:val="0"/>
                  <w:divBdr>
                    <w:top w:val="none" w:sz="0" w:space="0" w:color="auto"/>
                    <w:left w:val="none" w:sz="0" w:space="0" w:color="auto"/>
                    <w:bottom w:val="none" w:sz="0" w:space="0" w:color="auto"/>
                    <w:right w:val="none" w:sz="0" w:space="0" w:color="auto"/>
                  </w:divBdr>
                </w:div>
                <w:div w:id="1208031522">
                  <w:marLeft w:val="0"/>
                  <w:marRight w:val="0"/>
                  <w:marTop w:val="0"/>
                  <w:marBottom w:val="0"/>
                  <w:divBdr>
                    <w:top w:val="none" w:sz="0" w:space="0" w:color="auto"/>
                    <w:left w:val="none" w:sz="0" w:space="0" w:color="auto"/>
                    <w:bottom w:val="none" w:sz="0" w:space="0" w:color="auto"/>
                    <w:right w:val="none" w:sz="0" w:space="0" w:color="auto"/>
                  </w:divBdr>
                </w:div>
                <w:div w:id="1210993755">
                  <w:marLeft w:val="0"/>
                  <w:marRight w:val="0"/>
                  <w:marTop w:val="0"/>
                  <w:marBottom w:val="0"/>
                  <w:divBdr>
                    <w:top w:val="none" w:sz="0" w:space="0" w:color="auto"/>
                    <w:left w:val="none" w:sz="0" w:space="0" w:color="auto"/>
                    <w:bottom w:val="none" w:sz="0" w:space="0" w:color="auto"/>
                    <w:right w:val="none" w:sz="0" w:space="0" w:color="auto"/>
                  </w:divBdr>
                </w:div>
                <w:div w:id="1211306466">
                  <w:marLeft w:val="0"/>
                  <w:marRight w:val="0"/>
                  <w:marTop w:val="0"/>
                  <w:marBottom w:val="0"/>
                  <w:divBdr>
                    <w:top w:val="none" w:sz="0" w:space="0" w:color="auto"/>
                    <w:left w:val="none" w:sz="0" w:space="0" w:color="auto"/>
                    <w:bottom w:val="none" w:sz="0" w:space="0" w:color="auto"/>
                    <w:right w:val="none" w:sz="0" w:space="0" w:color="auto"/>
                  </w:divBdr>
                </w:div>
                <w:div w:id="1212957857">
                  <w:marLeft w:val="0"/>
                  <w:marRight w:val="0"/>
                  <w:marTop w:val="0"/>
                  <w:marBottom w:val="0"/>
                  <w:divBdr>
                    <w:top w:val="none" w:sz="0" w:space="0" w:color="auto"/>
                    <w:left w:val="none" w:sz="0" w:space="0" w:color="auto"/>
                    <w:bottom w:val="none" w:sz="0" w:space="0" w:color="auto"/>
                    <w:right w:val="none" w:sz="0" w:space="0" w:color="auto"/>
                  </w:divBdr>
                </w:div>
                <w:div w:id="1213690163">
                  <w:marLeft w:val="0"/>
                  <w:marRight w:val="0"/>
                  <w:marTop w:val="0"/>
                  <w:marBottom w:val="0"/>
                  <w:divBdr>
                    <w:top w:val="none" w:sz="0" w:space="0" w:color="auto"/>
                    <w:left w:val="none" w:sz="0" w:space="0" w:color="auto"/>
                    <w:bottom w:val="none" w:sz="0" w:space="0" w:color="auto"/>
                    <w:right w:val="none" w:sz="0" w:space="0" w:color="auto"/>
                  </w:divBdr>
                </w:div>
                <w:div w:id="1216163295">
                  <w:marLeft w:val="0"/>
                  <w:marRight w:val="0"/>
                  <w:marTop w:val="0"/>
                  <w:marBottom w:val="0"/>
                  <w:divBdr>
                    <w:top w:val="none" w:sz="0" w:space="0" w:color="auto"/>
                    <w:left w:val="none" w:sz="0" w:space="0" w:color="auto"/>
                    <w:bottom w:val="none" w:sz="0" w:space="0" w:color="auto"/>
                    <w:right w:val="none" w:sz="0" w:space="0" w:color="auto"/>
                  </w:divBdr>
                </w:div>
                <w:div w:id="1217281701">
                  <w:marLeft w:val="0"/>
                  <w:marRight w:val="0"/>
                  <w:marTop w:val="0"/>
                  <w:marBottom w:val="0"/>
                  <w:divBdr>
                    <w:top w:val="none" w:sz="0" w:space="0" w:color="auto"/>
                    <w:left w:val="none" w:sz="0" w:space="0" w:color="auto"/>
                    <w:bottom w:val="none" w:sz="0" w:space="0" w:color="auto"/>
                    <w:right w:val="none" w:sz="0" w:space="0" w:color="auto"/>
                  </w:divBdr>
                </w:div>
                <w:div w:id="1217552130">
                  <w:marLeft w:val="0"/>
                  <w:marRight w:val="0"/>
                  <w:marTop w:val="0"/>
                  <w:marBottom w:val="0"/>
                  <w:divBdr>
                    <w:top w:val="none" w:sz="0" w:space="0" w:color="auto"/>
                    <w:left w:val="none" w:sz="0" w:space="0" w:color="auto"/>
                    <w:bottom w:val="none" w:sz="0" w:space="0" w:color="auto"/>
                    <w:right w:val="none" w:sz="0" w:space="0" w:color="auto"/>
                  </w:divBdr>
                </w:div>
                <w:div w:id="1217620280">
                  <w:marLeft w:val="0"/>
                  <w:marRight w:val="0"/>
                  <w:marTop w:val="0"/>
                  <w:marBottom w:val="0"/>
                  <w:divBdr>
                    <w:top w:val="none" w:sz="0" w:space="0" w:color="auto"/>
                    <w:left w:val="none" w:sz="0" w:space="0" w:color="auto"/>
                    <w:bottom w:val="none" w:sz="0" w:space="0" w:color="auto"/>
                    <w:right w:val="none" w:sz="0" w:space="0" w:color="auto"/>
                  </w:divBdr>
                </w:div>
                <w:div w:id="1218515700">
                  <w:marLeft w:val="0"/>
                  <w:marRight w:val="0"/>
                  <w:marTop w:val="0"/>
                  <w:marBottom w:val="0"/>
                  <w:divBdr>
                    <w:top w:val="none" w:sz="0" w:space="0" w:color="auto"/>
                    <w:left w:val="none" w:sz="0" w:space="0" w:color="auto"/>
                    <w:bottom w:val="none" w:sz="0" w:space="0" w:color="auto"/>
                    <w:right w:val="none" w:sz="0" w:space="0" w:color="auto"/>
                  </w:divBdr>
                </w:div>
                <w:div w:id="1218976351">
                  <w:marLeft w:val="0"/>
                  <w:marRight w:val="0"/>
                  <w:marTop w:val="0"/>
                  <w:marBottom w:val="0"/>
                  <w:divBdr>
                    <w:top w:val="none" w:sz="0" w:space="0" w:color="auto"/>
                    <w:left w:val="none" w:sz="0" w:space="0" w:color="auto"/>
                    <w:bottom w:val="none" w:sz="0" w:space="0" w:color="auto"/>
                    <w:right w:val="none" w:sz="0" w:space="0" w:color="auto"/>
                  </w:divBdr>
                </w:div>
                <w:div w:id="1222012135">
                  <w:marLeft w:val="0"/>
                  <w:marRight w:val="0"/>
                  <w:marTop w:val="0"/>
                  <w:marBottom w:val="0"/>
                  <w:divBdr>
                    <w:top w:val="none" w:sz="0" w:space="0" w:color="auto"/>
                    <w:left w:val="none" w:sz="0" w:space="0" w:color="auto"/>
                    <w:bottom w:val="none" w:sz="0" w:space="0" w:color="auto"/>
                    <w:right w:val="none" w:sz="0" w:space="0" w:color="auto"/>
                  </w:divBdr>
                </w:div>
                <w:div w:id="1225484539">
                  <w:marLeft w:val="0"/>
                  <w:marRight w:val="0"/>
                  <w:marTop w:val="0"/>
                  <w:marBottom w:val="0"/>
                  <w:divBdr>
                    <w:top w:val="none" w:sz="0" w:space="0" w:color="auto"/>
                    <w:left w:val="none" w:sz="0" w:space="0" w:color="auto"/>
                    <w:bottom w:val="none" w:sz="0" w:space="0" w:color="auto"/>
                    <w:right w:val="none" w:sz="0" w:space="0" w:color="auto"/>
                  </w:divBdr>
                </w:div>
                <w:div w:id="1227178359">
                  <w:marLeft w:val="0"/>
                  <w:marRight w:val="0"/>
                  <w:marTop w:val="0"/>
                  <w:marBottom w:val="0"/>
                  <w:divBdr>
                    <w:top w:val="none" w:sz="0" w:space="0" w:color="auto"/>
                    <w:left w:val="none" w:sz="0" w:space="0" w:color="auto"/>
                    <w:bottom w:val="none" w:sz="0" w:space="0" w:color="auto"/>
                    <w:right w:val="none" w:sz="0" w:space="0" w:color="auto"/>
                  </w:divBdr>
                </w:div>
                <w:div w:id="1227640931">
                  <w:marLeft w:val="0"/>
                  <w:marRight w:val="0"/>
                  <w:marTop w:val="0"/>
                  <w:marBottom w:val="0"/>
                  <w:divBdr>
                    <w:top w:val="none" w:sz="0" w:space="0" w:color="auto"/>
                    <w:left w:val="none" w:sz="0" w:space="0" w:color="auto"/>
                    <w:bottom w:val="none" w:sz="0" w:space="0" w:color="auto"/>
                    <w:right w:val="none" w:sz="0" w:space="0" w:color="auto"/>
                  </w:divBdr>
                </w:div>
                <w:div w:id="1232151896">
                  <w:marLeft w:val="0"/>
                  <w:marRight w:val="0"/>
                  <w:marTop w:val="0"/>
                  <w:marBottom w:val="0"/>
                  <w:divBdr>
                    <w:top w:val="none" w:sz="0" w:space="0" w:color="auto"/>
                    <w:left w:val="none" w:sz="0" w:space="0" w:color="auto"/>
                    <w:bottom w:val="none" w:sz="0" w:space="0" w:color="auto"/>
                    <w:right w:val="none" w:sz="0" w:space="0" w:color="auto"/>
                  </w:divBdr>
                </w:div>
                <w:div w:id="1232737141">
                  <w:marLeft w:val="0"/>
                  <w:marRight w:val="0"/>
                  <w:marTop w:val="0"/>
                  <w:marBottom w:val="0"/>
                  <w:divBdr>
                    <w:top w:val="none" w:sz="0" w:space="0" w:color="auto"/>
                    <w:left w:val="none" w:sz="0" w:space="0" w:color="auto"/>
                    <w:bottom w:val="none" w:sz="0" w:space="0" w:color="auto"/>
                    <w:right w:val="none" w:sz="0" w:space="0" w:color="auto"/>
                  </w:divBdr>
                </w:div>
                <w:div w:id="1233851766">
                  <w:marLeft w:val="0"/>
                  <w:marRight w:val="0"/>
                  <w:marTop w:val="0"/>
                  <w:marBottom w:val="0"/>
                  <w:divBdr>
                    <w:top w:val="none" w:sz="0" w:space="0" w:color="auto"/>
                    <w:left w:val="none" w:sz="0" w:space="0" w:color="auto"/>
                    <w:bottom w:val="none" w:sz="0" w:space="0" w:color="auto"/>
                    <w:right w:val="none" w:sz="0" w:space="0" w:color="auto"/>
                  </w:divBdr>
                </w:div>
                <w:div w:id="1234730948">
                  <w:marLeft w:val="0"/>
                  <w:marRight w:val="0"/>
                  <w:marTop w:val="0"/>
                  <w:marBottom w:val="0"/>
                  <w:divBdr>
                    <w:top w:val="none" w:sz="0" w:space="0" w:color="auto"/>
                    <w:left w:val="none" w:sz="0" w:space="0" w:color="auto"/>
                    <w:bottom w:val="none" w:sz="0" w:space="0" w:color="auto"/>
                    <w:right w:val="none" w:sz="0" w:space="0" w:color="auto"/>
                  </w:divBdr>
                </w:div>
                <w:div w:id="1235434691">
                  <w:marLeft w:val="0"/>
                  <w:marRight w:val="0"/>
                  <w:marTop w:val="0"/>
                  <w:marBottom w:val="0"/>
                  <w:divBdr>
                    <w:top w:val="none" w:sz="0" w:space="0" w:color="auto"/>
                    <w:left w:val="none" w:sz="0" w:space="0" w:color="auto"/>
                    <w:bottom w:val="none" w:sz="0" w:space="0" w:color="auto"/>
                    <w:right w:val="none" w:sz="0" w:space="0" w:color="auto"/>
                  </w:divBdr>
                </w:div>
                <w:div w:id="1241208448">
                  <w:marLeft w:val="0"/>
                  <w:marRight w:val="0"/>
                  <w:marTop w:val="0"/>
                  <w:marBottom w:val="0"/>
                  <w:divBdr>
                    <w:top w:val="none" w:sz="0" w:space="0" w:color="auto"/>
                    <w:left w:val="none" w:sz="0" w:space="0" w:color="auto"/>
                    <w:bottom w:val="none" w:sz="0" w:space="0" w:color="auto"/>
                    <w:right w:val="none" w:sz="0" w:space="0" w:color="auto"/>
                  </w:divBdr>
                </w:div>
                <w:div w:id="1242108501">
                  <w:marLeft w:val="0"/>
                  <w:marRight w:val="0"/>
                  <w:marTop w:val="0"/>
                  <w:marBottom w:val="0"/>
                  <w:divBdr>
                    <w:top w:val="none" w:sz="0" w:space="0" w:color="auto"/>
                    <w:left w:val="none" w:sz="0" w:space="0" w:color="auto"/>
                    <w:bottom w:val="none" w:sz="0" w:space="0" w:color="auto"/>
                    <w:right w:val="none" w:sz="0" w:space="0" w:color="auto"/>
                  </w:divBdr>
                </w:div>
                <w:div w:id="1242373845">
                  <w:marLeft w:val="0"/>
                  <w:marRight w:val="0"/>
                  <w:marTop w:val="0"/>
                  <w:marBottom w:val="0"/>
                  <w:divBdr>
                    <w:top w:val="none" w:sz="0" w:space="0" w:color="auto"/>
                    <w:left w:val="none" w:sz="0" w:space="0" w:color="auto"/>
                    <w:bottom w:val="none" w:sz="0" w:space="0" w:color="auto"/>
                    <w:right w:val="none" w:sz="0" w:space="0" w:color="auto"/>
                  </w:divBdr>
                </w:div>
                <w:div w:id="1244146613">
                  <w:marLeft w:val="0"/>
                  <w:marRight w:val="0"/>
                  <w:marTop w:val="0"/>
                  <w:marBottom w:val="0"/>
                  <w:divBdr>
                    <w:top w:val="none" w:sz="0" w:space="0" w:color="auto"/>
                    <w:left w:val="none" w:sz="0" w:space="0" w:color="auto"/>
                    <w:bottom w:val="none" w:sz="0" w:space="0" w:color="auto"/>
                    <w:right w:val="none" w:sz="0" w:space="0" w:color="auto"/>
                  </w:divBdr>
                </w:div>
                <w:div w:id="1246839518">
                  <w:marLeft w:val="0"/>
                  <w:marRight w:val="0"/>
                  <w:marTop w:val="0"/>
                  <w:marBottom w:val="0"/>
                  <w:divBdr>
                    <w:top w:val="none" w:sz="0" w:space="0" w:color="auto"/>
                    <w:left w:val="none" w:sz="0" w:space="0" w:color="auto"/>
                    <w:bottom w:val="none" w:sz="0" w:space="0" w:color="auto"/>
                    <w:right w:val="none" w:sz="0" w:space="0" w:color="auto"/>
                  </w:divBdr>
                </w:div>
                <w:div w:id="1249312824">
                  <w:marLeft w:val="0"/>
                  <w:marRight w:val="0"/>
                  <w:marTop w:val="0"/>
                  <w:marBottom w:val="0"/>
                  <w:divBdr>
                    <w:top w:val="none" w:sz="0" w:space="0" w:color="auto"/>
                    <w:left w:val="none" w:sz="0" w:space="0" w:color="auto"/>
                    <w:bottom w:val="none" w:sz="0" w:space="0" w:color="auto"/>
                    <w:right w:val="none" w:sz="0" w:space="0" w:color="auto"/>
                  </w:divBdr>
                </w:div>
                <w:div w:id="1249584694">
                  <w:marLeft w:val="0"/>
                  <w:marRight w:val="0"/>
                  <w:marTop w:val="0"/>
                  <w:marBottom w:val="0"/>
                  <w:divBdr>
                    <w:top w:val="none" w:sz="0" w:space="0" w:color="auto"/>
                    <w:left w:val="none" w:sz="0" w:space="0" w:color="auto"/>
                    <w:bottom w:val="none" w:sz="0" w:space="0" w:color="auto"/>
                    <w:right w:val="none" w:sz="0" w:space="0" w:color="auto"/>
                  </w:divBdr>
                </w:div>
                <w:div w:id="1251429419">
                  <w:marLeft w:val="0"/>
                  <w:marRight w:val="0"/>
                  <w:marTop w:val="0"/>
                  <w:marBottom w:val="0"/>
                  <w:divBdr>
                    <w:top w:val="none" w:sz="0" w:space="0" w:color="auto"/>
                    <w:left w:val="none" w:sz="0" w:space="0" w:color="auto"/>
                    <w:bottom w:val="none" w:sz="0" w:space="0" w:color="auto"/>
                    <w:right w:val="none" w:sz="0" w:space="0" w:color="auto"/>
                  </w:divBdr>
                </w:div>
                <w:div w:id="1253392856">
                  <w:marLeft w:val="0"/>
                  <w:marRight w:val="0"/>
                  <w:marTop w:val="0"/>
                  <w:marBottom w:val="0"/>
                  <w:divBdr>
                    <w:top w:val="none" w:sz="0" w:space="0" w:color="auto"/>
                    <w:left w:val="none" w:sz="0" w:space="0" w:color="auto"/>
                    <w:bottom w:val="none" w:sz="0" w:space="0" w:color="auto"/>
                    <w:right w:val="none" w:sz="0" w:space="0" w:color="auto"/>
                  </w:divBdr>
                </w:div>
                <w:div w:id="1258514565">
                  <w:marLeft w:val="0"/>
                  <w:marRight w:val="0"/>
                  <w:marTop w:val="0"/>
                  <w:marBottom w:val="0"/>
                  <w:divBdr>
                    <w:top w:val="none" w:sz="0" w:space="0" w:color="auto"/>
                    <w:left w:val="none" w:sz="0" w:space="0" w:color="auto"/>
                    <w:bottom w:val="none" w:sz="0" w:space="0" w:color="auto"/>
                    <w:right w:val="none" w:sz="0" w:space="0" w:color="auto"/>
                  </w:divBdr>
                </w:div>
                <w:div w:id="1259144232">
                  <w:marLeft w:val="0"/>
                  <w:marRight w:val="0"/>
                  <w:marTop w:val="0"/>
                  <w:marBottom w:val="0"/>
                  <w:divBdr>
                    <w:top w:val="none" w:sz="0" w:space="0" w:color="auto"/>
                    <w:left w:val="none" w:sz="0" w:space="0" w:color="auto"/>
                    <w:bottom w:val="none" w:sz="0" w:space="0" w:color="auto"/>
                    <w:right w:val="none" w:sz="0" w:space="0" w:color="auto"/>
                  </w:divBdr>
                </w:div>
                <w:div w:id="1262376289">
                  <w:marLeft w:val="0"/>
                  <w:marRight w:val="0"/>
                  <w:marTop w:val="0"/>
                  <w:marBottom w:val="0"/>
                  <w:divBdr>
                    <w:top w:val="none" w:sz="0" w:space="0" w:color="auto"/>
                    <w:left w:val="none" w:sz="0" w:space="0" w:color="auto"/>
                    <w:bottom w:val="none" w:sz="0" w:space="0" w:color="auto"/>
                    <w:right w:val="none" w:sz="0" w:space="0" w:color="auto"/>
                  </w:divBdr>
                </w:div>
                <w:div w:id="1266186604">
                  <w:marLeft w:val="0"/>
                  <w:marRight w:val="0"/>
                  <w:marTop w:val="0"/>
                  <w:marBottom w:val="0"/>
                  <w:divBdr>
                    <w:top w:val="none" w:sz="0" w:space="0" w:color="auto"/>
                    <w:left w:val="none" w:sz="0" w:space="0" w:color="auto"/>
                    <w:bottom w:val="none" w:sz="0" w:space="0" w:color="auto"/>
                    <w:right w:val="none" w:sz="0" w:space="0" w:color="auto"/>
                  </w:divBdr>
                </w:div>
                <w:div w:id="1266768653">
                  <w:marLeft w:val="0"/>
                  <w:marRight w:val="0"/>
                  <w:marTop w:val="0"/>
                  <w:marBottom w:val="0"/>
                  <w:divBdr>
                    <w:top w:val="none" w:sz="0" w:space="0" w:color="auto"/>
                    <w:left w:val="none" w:sz="0" w:space="0" w:color="auto"/>
                    <w:bottom w:val="none" w:sz="0" w:space="0" w:color="auto"/>
                    <w:right w:val="none" w:sz="0" w:space="0" w:color="auto"/>
                  </w:divBdr>
                </w:div>
                <w:div w:id="1268538175">
                  <w:marLeft w:val="0"/>
                  <w:marRight w:val="0"/>
                  <w:marTop w:val="0"/>
                  <w:marBottom w:val="0"/>
                  <w:divBdr>
                    <w:top w:val="none" w:sz="0" w:space="0" w:color="auto"/>
                    <w:left w:val="none" w:sz="0" w:space="0" w:color="auto"/>
                    <w:bottom w:val="none" w:sz="0" w:space="0" w:color="auto"/>
                    <w:right w:val="none" w:sz="0" w:space="0" w:color="auto"/>
                  </w:divBdr>
                </w:div>
                <w:div w:id="1269771131">
                  <w:marLeft w:val="0"/>
                  <w:marRight w:val="0"/>
                  <w:marTop w:val="0"/>
                  <w:marBottom w:val="0"/>
                  <w:divBdr>
                    <w:top w:val="none" w:sz="0" w:space="0" w:color="auto"/>
                    <w:left w:val="none" w:sz="0" w:space="0" w:color="auto"/>
                    <w:bottom w:val="none" w:sz="0" w:space="0" w:color="auto"/>
                    <w:right w:val="none" w:sz="0" w:space="0" w:color="auto"/>
                  </w:divBdr>
                </w:div>
                <w:div w:id="1270626187">
                  <w:marLeft w:val="0"/>
                  <w:marRight w:val="0"/>
                  <w:marTop w:val="0"/>
                  <w:marBottom w:val="0"/>
                  <w:divBdr>
                    <w:top w:val="none" w:sz="0" w:space="0" w:color="auto"/>
                    <w:left w:val="none" w:sz="0" w:space="0" w:color="auto"/>
                    <w:bottom w:val="none" w:sz="0" w:space="0" w:color="auto"/>
                    <w:right w:val="none" w:sz="0" w:space="0" w:color="auto"/>
                  </w:divBdr>
                </w:div>
                <w:div w:id="1271281081">
                  <w:marLeft w:val="0"/>
                  <w:marRight w:val="0"/>
                  <w:marTop w:val="0"/>
                  <w:marBottom w:val="0"/>
                  <w:divBdr>
                    <w:top w:val="none" w:sz="0" w:space="0" w:color="auto"/>
                    <w:left w:val="none" w:sz="0" w:space="0" w:color="auto"/>
                    <w:bottom w:val="none" w:sz="0" w:space="0" w:color="auto"/>
                    <w:right w:val="none" w:sz="0" w:space="0" w:color="auto"/>
                  </w:divBdr>
                </w:div>
                <w:div w:id="1271428047">
                  <w:marLeft w:val="0"/>
                  <w:marRight w:val="0"/>
                  <w:marTop w:val="0"/>
                  <w:marBottom w:val="0"/>
                  <w:divBdr>
                    <w:top w:val="none" w:sz="0" w:space="0" w:color="auto"/>
                    <w:left w:val="none" w:sz="0" w:space="0" w:color="auto"/>
                    <w:bottom w:val="none" w:sz="0" w:space="0" w:color="auto"/>
                    <w:right w:val="none" w:sz="0" w:space="0" w:color="auto"/>
                  </w:divBdr>
                </w:div>
                <w:div w:id="1273123034">
                  <w:marLeft w:val="0"/>
                  <w:marRight w:val="0"/>
                  <w:marTop w:val="0"/>
                  <w:marBottom w:val="0"/>
                  <w:divBdr>
                    <w:top w:val="none" w:sz="0" w:space="0" w:color="auto"/>
                    <w:left w:val="none" w:sz="0" w:space="0" w:color="auto"/>
                    <w:bottom w:val="none" w:sz="0" w:space="0" w:color="auto"/>
                    <w:right w:val="none" w:sz="0" w:space="0" w:color="auto"/>
                  </w:divBdr>
                </w:div>
                <w:div w:id="1274633043">
                  <w:marLeft w:val="0"/>
                  <w:marRight w:val="0"/>
                  <w:marTop w:val="0"/>
                  <w:marBottom w:val="0"/>
                  <w:divBdr>
                    <w:top w:val="none" w:sz="0" w:space="0" w:color="auto"/>
                    <w:left w:val="none" w:sz="0" w:space="0" w:color="auto"/>
                    <w:bottom w:val="none" w:sz="0" w:space="0" w:color="auto"/>
                    <w:right w:val="none" w:sz="0" w:space="0" w:color="auto"/>
                  </w:divBdr>
                </w:div>
                <w:div w:id="1278027873">
                  <w:marLeft w:val="0"/>
                  <w:marRight w:val="0"/>
                  <w:marTop w:val="0"/>
                  <w:marBottom w:val="0"/>
                  <w:divBdr>
                    <w:top w:val="none" w:sz="0" w:space="0" w:color="auto"/>
                    <w:left w:val="none" w:sz="0" w:space="0" w:color="auto"/>
                    <w:bottom w:val="none" w:sz="0" w:space="0" w:color="auto"/>
                    <w:right w:val="none" w:sz="0" w:space="0" w:color="auto"/>
                  </w:divBdr>
                </w:div>
                <w:div w:id="1279139031">
                  <w:marLeft w:val="0"/>
                  <w:marRight w:val="0"/>
                  <w:marTop w:val="0"/>
                  <w:marBottom w:val="0"/>
                  <w:divBdr>
                    <w:top w:val="none" w:sz="0" w:space="0" w:color="auto"/>
                    <w:left w:val="none" w:sz="0" w:space="0" w:color="auto"/>
                    <w:bottom w:val="none" w:sz="0" w:space="0" w:color="auto"/>
                    <w:right w:val="none" w:sz="0" w:space="0" w:color="auto"/>
                  </w:divBdr>
                </w:div>
                <w:div w:id="1279414948">
                  <w:marLeft w:val="0"/>
                  <w:marRight w:val="0"/>
                  <w:marTop w:val="0"/>
                  <w:marBottom w:val="0"/>
                  <w:divBdr>
                    <w:top w:val="none" w:sz="0" w:space="0" w:color="auto"/>
                    <w:left w:val="none" w:sz="0" w:space="0" w:color="auto"/>
                    <w:bottom w:val="none" w:sz="0" w:space="0" w:color="auto"/>
                    <w:right w:val="none" w:sz="0" w:space="0" w:color="auto"/>
                  </w:divBdr>
                </w:div>
                <w:div w:id="1280721126">
                  <w:marLeft w:val="0"/>
                  <w:marRight w:val="0"/>
                  <w:marTop w:val="0"/>
                  <w:marBottom w:val="0"/>
                  <w:divBdr>
                    <w:top w:val="none" w:sz="0" w:space="0" w:color="auto"/>
                    <w:left w:val="none" w:sz="0" w:space="0" w:color="auto"/>
                    <w:bottom w:val="none" w:sz="0" w:space="0" w:color="auto"/>
                    <w:right w:val="none" w:sz="0" w:space="0" w:color="auto"/>
                  </w:divBdr>
                </w:div>
                <w:div w:id="1288858038">
                  <w:marLeft w:val="0"/>
                  <w:marRight w:val="0"/>
                  <w:marTop w:val="0"/>
                  <w:marBottom w:val="0"/>
                  <w:divBdr>
                    <w:top w:val="none" w:sz="0" w:space="0" w:color="auto"/>
                    <w:left w:val="none" w:sz="0" w:space="0" w:color="auto"/>
                    <w:bottom w:val="none" w:sz="0" w:space="0" w:color="auto"/>
                    <w:right w:val="none" w:sz="0" w:space="0" w:color="auto"/>
                  </w:divBdr>
                </w:div>
                <w:div w:id="1289970273">
                  <w:marLeft w:val="0"/>
                  <w:marRight w:val="0"/>
                  <w:marTop w:val="0"/>
                  <w:marBottom w:val="0"/>
                  <w:divBdr>
                    <w:top w:val="none" w:sz="0" w:space="0" w:color="auto"/>
                    <w:left w:val="none" w:sz="0" w:space="0" w:color="auto"/>
                    <w:bottom w:val="none" w:sz="0" w:space="0" w:color="auto"/>
                    <w:right w:val="none" w:sz="0" w:space="0" w:color="auto"/>
                  </w:divBdr>
                </w:div>
                <w:div w:id="1294555427">
                  <w:marLeft w:val="0"/>
                  <w:marRight w:val="0"/>
                  <w:marTop w:val="0"/>
                  <w:marBottom w:val="0"/>
                  <w:divBdr>
                    <w:top w:val="none" w:sz="0" w:space="0" w:color="auto"/>
                    <w:left w:val="none" w:sz="0" w:space="0" w:color="auto"/>
                    <w:bottom w:val="none" w:sz="0" w:space="0" w:color="auto"/>
                    <w:right w:val="none" w:sz="0" w:space="0" w:color="auto"/>
                  </w:divBdr>
                </w:div>
                <w:div w:id="1295450339">
                  <w:marLeft w:val="0"/>
                  <w:marRight w:val="0"/>
                  <w:marTop w:val="0"/>
                  <w:marBottom w:val="0"/>
                  <w:divBdr>
                    <w:top w:val="none" w:sz="0" w:space="0" w:color="auto"/>
                    <w:left w:val="none" w:sz="0" w:space="0" w:color="auto"/>
                    <w:bottom w:val="none" w:sz="0" w:space="0" w:color="auto"/>
                    <w:right w:val="none" w:sz="0" w:space="0" w:color="auto"/>
                  </w:divBdr>
                </w:div>
                <w:div w:id="1296764291">
                  <w:marLeft w:val="0"/>
                  <w:marRight w:val="0"/>
                  <w:marTop w:val="0"/>
                  <w:marBottom w:val="0"/>
                  <w:divBdr>
                    <w:top w:val="none" w:sz="0" w:space="0" w:color="auto"/>
                    <w:left w:val="none" w:sz="0" w:space="0" w:color="auto"/>
                    <w:bottom w:val="none" w:sz="0" w:space="0" w:color="auto"/>
                    <w:right w:val="none" w:sz="0" w:space="0" w:color="auto"/>
                  </w:divBdr>
                </w:div>
                <w:div w:id="1299461048">
                  <w:marLeft w:val="0"/>
                  <w:marRight w:val="0"/>
                  <w:marTop w:val="0"/>
                  <w:marBottom w:val="0"/>
                  <w:divBdr>
                    <w:top w:val="none" w:sz="0" w:space="0" w:color="auto"/>
                    <w:left w:val="none" w:sz="0" w:space="0" w:color="auto"/>
                    <w:bottom w:val="none" w:sz="0" w:space="0" w:color="auto"/>
                    <w:right w:val="none" w:sz="0" w:space="0" w:color="auto"/>
                  </w:divBdr>
                </w:div>
                <w:div w:id="1306620201">
                  <w:marLeft w:val="0"/>
                  <w:marRight w:val="0"/>
                  <w:marTop w:val="0"/>
                  <w:marBottom w:val="0"/>
                  <w:divBdr>
                    <w:top w:val="none" w:sz="0" w:space="0" w:color="auto"/>
                    <w:left w:val="none" w:sz="0" w:space="0" w:color="auto"/>
                    <w:bottom w:val="none" w:sz="0" w:space="0" w:color="auto"/>
                    <w:right w:val="none" w:sz="0" w:space="0" w:color="auto"/>
                  </w:divBdr>
                </w:div>
                <w:div w:id="1309360477">
                  <w:marLeft w:val="0"/>
                  <w:marRight w:val="0"/>
                  <w:marTop w:val="0"/>
                  <w:marBottom w:val="0"/>
                  <w:divBdr>
                    <w:top w:val="none" w:sz="0" w:space="0" w:color="auto"/>
                    <w:left w:val="none" w:sz="0" w:space="0" w:color="auto"/>
                    <w:bottom w:val="none" w:sz="0" w:space="0" w:color="auto"/>
                    <w:right w:val="none" w:sz="0" w:space="0" w:color="auto"/>
                  </w:divBdr>
                </w:div>
                <w:div w:id="1309552671">
                  <w:marLeft w:val="0"/>
                  <w:marRight w:val="0"/>
                  <w:marTop w:val="0"/>
                  <w:marBottom w:val="0"/>
                  <w:divBdr>
                    <w:top w:val="none" w:sz="0" w:space="0" w:color="auto"/>
                    <w:left w:val="none" w:sz="0" w:space="0" w:color="auto"/>
                    <w:bottom w:val="none" w:sz="0" w:space="0" w:color="auto"/>
                    <w:right w:val="none" w:sz="0" w:space="0" w:color="auto"/>
                  </w:divBdr>
                </w:div>
                <w:div w:id="1310984584">
                  <w:marLeft w:val="0"/>
                  <w:marRight w:val="0"/>
                  <w:marTop w:val="0"/>
                  <w:marBottom w:val="0"/>
                  <w:divBdr>
                    <w:top w:val="none" w:sz="0" w:space="0" w:color="auto"/>
                    <w:left w:val="none" w:sz="0" w:space="0" w:color="auto"/>
                    <w:bottom w:val="none" w:sz="0" w:space="0" w:color="auto"/>
                    <w:right w:val="none" w:sz="0" w:space="0" w:color="auto"/>
                  </w:divBdr>
                </w:div>
                <w:div w:id="1312442361">
                  <w:marLeft w:val="0"/>
                  <w:marRight w:val="0"/>
                  <w:marTop w:val="0"/>
                  <w:marBottom w:val="0"/>
                  <w:divBdr>
                    <w:top w:val="none" w:sz="0" w:space="0" w:color="auto"/>
                    <w:left w:val="none" w:sz="0" w:space="0" w:color="auto"/>
                    <w:bottom w:val="none" w:sz="0" w:space="0" w:color="auto"/>
                    <w:right w:val="none" w:sz="0" w:space="0" w:color="auto"/>
                  </w:divBdr>
                </w:div>
                <w:div w:id="1316182876">
                  <w:marLeft w:val="0"/>
                  <w:marRight w:val="0"/>
                  <w:marTop w:val="0"/>
                  <w:marBottom w:val="0"/>
                  <w:divBdr>
                    <w:top w:val="none" w:sz="0" w:space="0" w:color="auto"/>
                    <w:left w:val="none" w:sz="0" w:space="0" w:color="auto"/>
                    <w:bottom w:val="none" w:sz="0" w:space="0" w:color="auto"/>
                    <w:right w:val="none" w:sz="0" w:space="0" w:color="auto"/>
                  </w:divBdr>
                </w:div>
                <w:div w:id="1318533629">
                  <w:marLeft w:val="0"/>
                  <w:marRight w:val="0"/>
                  <w:marTop w:val="0"/>
                  <w:marBottom w:val="0"/>
                  <w:divBdr>
                    <w:top w:val="none" w:sz="0" w:space="0" w:color="auto"/>
                    <w:left w:val="none" w:sz="0" w:space="0" w:color="auto"/>
                    <w:bottom w:val="none" w:sz="0" w:space="0" w:color="auto"/>
                    <w:right w:val="none" w:sz="0" w:space="0" w:color="auto"/>
                  </w:divBdr>
                </w:div>
                <w:div w:id="1319727193">
                  <w:marLeft w:val="0"/>
                  <w:marRight w:val="0"/>
                  <w:marTop w:val="0"/>
                  <w:marBottom w:val="0"/>
                  <w:divBdr>
                    <w:top w:val="none" w:sz="0" w:space="0" w:color="auto"/>
                    <w:left w:val="none" w:sz="0" w:space="0" w:color="auto"/>
                    <w:bottom w:val="none" w:sz="0" w:space="0" w:color="auto"/>
                    <w:right w:val="none" w:sz="0" w:space="0" w:color="auto"/>
                  </w:divBdr>
                </w:div>
                <w:div w:id="1322851882">
                  <w:marLeft w:val="0"/>
                  <w:marRight w:val="0"/>
                  <w:marTop w:val="0"/>
                  <w:marBottom w:val="0"/>
                  <w:divBdr>
                    <w:top w:val="none" w:sz="0" w:space="0" w:color="auto"/>
                    <w:left w:val="none" w:sz="0" w:space="0" w:color="auto"/>
                    <w:bottom w:val="none" w:sz="0" w:space="0" w:color="auto"/>
                    <w:right w:val="none" w:sz="0" w:space="0" w:color="auto"/>
                  </w:divBdr>
                </w:div>
                <w:div w:id="1322931719">
                  <w:marLeft w:val="0"/>
                  <w:marRight w:val="0"/>
                  <w:marTop w:val="0"/>
                  <w:marBottom w:val="0"/>
                  <w:divBdr>
                    <w:top w:val="none" w:sz="0" w:space="0" w:color="auto"/>
                    <w:left w:val="none" w:sz="0" w:space="0" w:color="auto"/>
                    <w:bottom w:val="none" w:sz="0" w:space="0" w:color="auto"/>
                    <w:right w:val="none" w:sz="0" w:space="0" w:color="auto"/>
                  </w:divBdr>
                </w:div>
                <w:div w:id="1323047963">
                  <w:marLeft w:val="0"/>
                  <w:marRight w:val="0"/>
                  <w:marTop w:val="0"/>
                  <w:marBottom w:val="0"/>
                  <w:divBdr>
                    <w:top w:val="none" w:sz="0" w:space="0" w:color="auto"/>
                    <w:left w:val="none" w:sz="0" w:space="0" w:color="auto"/>
                    <w:bottom w:val="none" w:sz="0" w:space="0" w:color="auto"/>
                    <w:right w:val="none" w:sz="0" w:space="0" w:color="auto"/>
                  </w:divBdr>
                </w:div>
                <w:div w:id="1324623391">
                  <w:marLeft w:val="0"/>
                  <w:marRight w:val="0"/>
                  <w:marTop w:val="0"/>
                  <w:marBottom w:val="0"/>
                  <w:divBdr>
                    <w:top w:val="none" w:sz="0" w:space="0" w:color="auto"/>
                    <w:left w:val="none" w:sz="0" w:space="0" w:color="auto"/>
                    <w:bottom w:val="none" w:sz="0" w:space="0" w:color="auto"/>
                    <w:right w:val="none" w:sz="0" w:space="0" w:color="auto"/>
                  </w:divBdr>
                </w:div>
                <w:div w:id="1325360303">
                  <w:marLeft w:val="0"/>
                  <w:marRight w:val="0"/>
                  <w:marTop w:val="0"/>
                  <w:marBottom w:val="0"/>
                  <w:divBdr>
                    <w:top w:val="none" w:sz="0" w:space="0" w:color="auto"/>
                    <w:left w:val="none" w:sz="0" w:space="0" w:color="auto"/>
                    <w:bottom w:val="none" w:sz="0" w:space="0" w:color="auto"/>
                    <w:right w:val="none" w:sz="0" w:space="0" w:color="auto"/>
                  </w:divBdr>
                </w:div>
                <w:div w:id="1326203358">
                  <w:marLeft w:val="0"/>
                  <w:marRight w:val="0"/>
                  <w:marTop w:val="0"/>
                  <w:marBottom w:val="0"/>
                  <w:divBdr>
                    <w:top w:val="none" w:sz="0" w:space="0" w:color="auto"/>
                    <w:left w:val="none" w:sz="0" w:space="0" w:color="auto"/>
                    <w:bottom w:val="none" w:sz="0" w:space="0" w:color="auto"/>
                    <w:right w:val="none" w:sz="0" w:space="0" w:color="auto"/>
                  </w:divBdr>
                </w:div>
                <w:div w:id="1329213512">
                  <w:marLeft w:val="0"/>
                  <w:marRight w:val="0"/>
                  <w:marTop w:val="0"/>
                  <w:marBottom w:val="0"/>
                  <w:divBdr>
                    <w:top w:val="none" w:sz="0" w:space="0" w:color="auto"/>
                    <w:left w:val="none" w:sz="0" w:space="0" w:color="auto"/>
                    <w:bottom w:val="none" w:sz="0" w:space="0" w:color="auto"/>
                    <w:right w:val="none" w:sz="0" w:space="0" w:color="auto"/>
                  </w:divBdr>
                </w:div>
                <w:div w:id="1329865478">
                  <w:marLeft w:val="0"/>
                  <w:marRight w:val="0"/>
                  <w:marTop w:val="0"/>
                  <w:marBottom w:val="0"/>
                  <w:divBdr>
                    <w:top w:val="none" w:sz="0" w:space="0" w:color="auto"/>
                    <w:left w:val="none" w:sz="0" w:space="0" w:color="auto"/>
                    <w:bottom w:val="none" w:sz="0" w:space="0" w:color="auto"/>
                    <w:right w:val="none" w:sz="0" w:space="0" w:color="auto"/>
                  </w:divBdr>
                </w:div>
                <w:div w:id="1332177250">
                  <w:marLeft w:val="0"/>
                  <w:marRight w:val="0"/>
                  <w:marTop w:val="0"/>
                  <w:marBottom w:val="0"/>
                  <w:divBdr>
                    <w:top w:val="none" w:sz="0" w:space="0" w:color="auto"/>
                    <w:left w:val="none" w:sz="0" w:space="0" w:color="auto"/>
                    <w:bottom w:val="none" w:sz="0" w:space="0" w:color="auto"/>
                    <w:right w:val="none" w:sz="0" w:space="0" w:color="auto"/>
                  </w:divBdr>
                </w:div>
                <w:div w:id="1334255973">
                  <w:marLeft w:val="0"/>
                  <w:marRight w:val="0"/>
                  <w:marTop w:val="0"/>
                  <w:marBottom w:val="0"/>
                  <w:divBdr>
                    <w:top w:val="none" w:sz="0" w:space="0" w:color="auto"/>
                    <w:left w:val="none" w:sz="0" w:space="0" w:color="auto"/>
                    <w:bottom w:val="none" w:sz="0" w:space="0" w:color="auto"/>
                    <w:right w:val="none" w:sz="0" w:space="0" w:color="auto"/>
                  </w:divBdr>
                </w:div>
                <w:div w:id="1334530313">
                  <w:marLeft w:val="0"/>
                  <w:marRight w:val="0"/>
                  <w:marTop w:val="0"/>
                  <w:marBottom w:val="0"/>
                  <w:divBdr>
                    <w:top w:val="none" w:sz="0" w:space="0" w:color="auto"/>
                    <w:left w:val="none" w:sz="0" w:space="0" w:color="auto"/>
                    <w:bottom w:val="none" w:sz="0" w:space="0" w:color="auto"/>
                    <w:right w:val="none" w:sz="0" w:space="0" w:color="auto"/>
                  </w:divBdr>
                </w:div>
                <w:div w:id="1336421722">
                  <w:marLeft w:val="0"/>
                  <w:marRight w:val="0"/>
                  <w:marTop w:val="0"/>
                  <w:marBottom w:val="0"/>
                  <w:divBdr>
                    <w:top w:val="none" w:sz="0" w:space="0" w:color="auto"/>
                    <w:left w:val="none" w:sz="0" w:space="0" w:color="auto"/>
                    <w:bottom w:val="none" w:sz="0" w:space="0" w:color="auto"/>
                    <w:right w:val="none" w:sz="0" w:space="0" w:color="auto"/>
                  </w:divBdr>
                </w:div>
                <w:div w:id="1336955738">
                  <w:marLeft w:val="0"/>
                  <w:marRight w:val="0"/>
                  <w:marTop w:val="0"/>
                  <w:marBottom w:val="0"/>
                  <w:divBdr>
                    <w:top w:val="none" w:sz="0" w:space="0" w:color="auto"/>
                    <w:left w:val="none" w:sz="0" w:space="0" w:color="auto"/>
                    <w:bottom w:val="none" w:sz="0" w:space="0" w:color="auto"/>
                    <w:right w:val="none" w:sz="0" w:space="0" w:color="auto"/>
                  </w:divBdr>
                </w:div>
                <w:div w:id="1337611492">
                  <w:marLeft w:val="0"/>
                  <w:marRight w:val="0"/>
                  <w:marTop w:val="0"/>
                  <w:marBottom w:val="0"/>
                  <w:divBdr>
                    <w:top w:val="none" w:sz="0" w:space="0" w:color="auto"/>
                    <w:left w:val="none" w:sz="0" w:space="0" w:color="auto"/>
                    <w:bottom w:val="none" w:sz="0" w:space="0" w:color="auto"/>
                    <w:right w:val="none" w:sz="0" w:space="0" w:color="auto"/>
                  </w:divBdr>
                </w:div>
                <w:div w:id="1340349479">
                  <w:marLeft w:val="0"/>
                  <w:marRight w:val="0"/>
                  <w:marTop w:val="0"/>
                  <w:marBottom w:val="0"/>
                  <w:divBdr>
                    <w:top w:val="none" w:sz="0" w:space="0" w:color="auto"/>
                    <w:left w:val="none" w:sz="0" w:space="0" w:color="auto"/>
                    <w:bottom w:val="none" w:sz="0" w:space="0" w:color="auto"/>
                    <w:right w:val="none" w:sz="0" w:space="0" w:color="auto"/>
                  </w:divBdr>
                </w:div>
                <w:div w:id="1343243112">
                  <w:marLeft w:val="0"/>
                  <w:marRight w:val="0"/>
                  <w:marTop w:val="0"/>
                  <w:marBottom w:val="0"/>
                  <w:divBdr>
                    <w:top w:val="none" w:sz="0" w:space="0" w:color="auto"/>
                    <w:left w:val="none" w:sz="0" w:space="0" w:color="auto"/>
                    <w:bottom w:val="none" w:sz="0" w:space="0" w:color="auto"/>
                    <w:right w:val="none" w:sz="0" w:space="0" w:color="auto"/>
                  </w:divBdr>
                </w:div>
                <w:div w:id="1344824942">
                  <w:marLeft w:val="0"/>
                  <w:marRight w:val="0"/>
                  <w:marTop w:val="0"/>
                  <w:marBottom w:val="0"/>
                  <w:divBdr>
                    <w:top w:val="none" w:sz="0" w:space="0" w:color="auto"/>
                    <w:left w:val="none" w:sz="0" w:space="0" w:color="auto"/>
                    <w:bottom w:val="none" w:sz="0" w:space="0" w:color="auto"/>
                    <w:right w:val="none" w:sz="0" w:space="0" w:color="auto"/>
                  </w:divBdr>
                </w:div>
                <w:div w:id="1347443140">
                  <w:marLeft w:val="0"/>
                  <w:marRight w:val="0"/>
                  <w:marTop w:val="0"/>
                  <w:marBottom w:val="0"/>
                  <w:divBdr>
                    <w:top w:val="none" w:sz="0" w:space="0" w:color="auto"/>
                    <w:left w:val="none" w:sz="0" w:space="0" w:color="auto"/>
                    <w:bottom w:val="none" w:sz="0" w:space="0" w:color="auto"/>
                    <w:right w:val="none" w:sz="0" w:space="0" w:color="auto"/>
                  </w:divBdr>
                </w:div>
                <w:div w:id="1350831009">
                  <w:marLeft w:val="0"/>
                  <w:marRight w:val="0"/>
                  <w:marTop w:val="0"/>
                  <w:marBottom w:val="0"/>
                  <w:divBdr>
                    <w:top w:val="none" w:sz="0" w:space="0" w:color="auto"/>
                    <w:left w:val="none" w:sz="0" w:space="0" w:color="auto"/>
                    <w:bottom w:val="none" w:sz="0" w:space="0" w:color="auto"/>
                    <w:right w:val="none" w:sz="0" w:space="0" w:color="auto"/>
                  </w:divBdr>
                </w:div>
                <w:div w:id="1351181773">
                  <w:marLeft w:val="0"/>
                  <w:marRight w:val="0"/>
                  <w:marTop w:val="0"/>
                  <w:marBottom w:val="0"/>
                  <w:divBdr>
                    <w:top w:val="none" w:sz="0" w:space="0" w:color="auto"/>
                    <w:left w:val="none" w:sz="0" w:space="0" w:color="auto"/>
                    <w:bottom w:val="none" w:sz="0" w:space="0" w:color="auto"/>
                    <w:right w:val="none" w:sz="0" w:space="0" w:color="auto"/>
                  </w:divBdr>
                </w:div>
                <w:div w:id="1351834873">
                  <w:marLeft w:val="0"/>
                  <w:marRight w:val="0"/>
                  <w:marTop w:val="0"/>
                  <w:marBottom w:val="0"/>
                  <w:divBdr>
                    <w:top w:val="none" w:sz="0" w:space="0" w:color="auto"/>
                    <w:left w:val="none" w:sz="0" w:space="0" w:color="auto"/>
                    <w:bottom w:val="none" w:sz="0" w:space="0" w:color="auto"/>
                    <w:right w:val="none" w:sz="0" w:space="0" w:color="auto"/>
                  </w:divBdr>
                </w:div>
                <w:div w:id="1353188946">
                  <w:marLeft w:val="0"/>
                  <w:marRight w:val="0"/>
                  <w:marTop w:val="0"/>
                  <w:marBottom w:val="0"/>
                  <w:divBdr>
                    <w:top w:val="none" w:sz="0" w:space="0" w:color="auto"/>
                    <w:left w:val="none" w:sz="0" w:space="0" w:color="auto"/>
                    <w:bottom w:val="none" w:sz="0" w:space="0" w:color="auto"/>
                    <w:right w:val="none" w:sz="0" w:space="0" w:color="auto"/>
                  </w:divBdr>
                </w:div>
                <w:div w:id="1353914208">
                  <w:marLeft w:val="0"/>
                  <w:marRight w:val="0"/>
                  <w:marTop w:val="0"/>
                  <w:marBottom w:val="0"/>
                  <w:divBdr>
                    <w:top w:val="none" w:sz="0" w:space="0" w:color="auto"/>
                    <w:left w:val="none" w:sz="0" w:space="0" w:color="auto"/>
                    <w:bottom w:val="none" w:sz="0" w:space="0" w:color="auto"/>
                    <w:right w:val="none" w:sz="0" w:space="0" w:color="auto"/>
                  </w:divBdr>
                </w:div>
                <w:div w:id="1354189635">
                  <w:marLeft w:val="0"/>
                  <w:marRight w:val="0"/>
                  <w:marTop w:val="0"/>
                  <w:marBottom w:val="0"/>
                  <w:divBdr>
                    <w:top w:val="none" w:sz="0" w:space="0" w:color="auto"/>
                    <w:left w:val="none" w:sz="0" w:space="0" w:color="auto"/>
                    <w:bottom w:val="none" w:sz="0" w:space="0" w:color="auto"/>
                    <w:right w:val="none" w:sz="0" w:space="0" w:color="auto"/>
                  </w:divBdr>
                </w:div>
                <w:div w:id="1355350862">
                  <w:marLeft w:val="0"/>
                  <w:marRight w:val="0"/>
                  <w:marTop w:val="0"/>
                  <w:marBottom w:val="0"/>
                  <w:divBdr>
                    <w:top w:val="none" w:sz="0" w:space="0" w:color="auto"/>
                    <w:left w:val="none" w:sz="0" w:space="0" w:color="auto"/>
                    <w:bottom w:val="none" w:sz="0" w:space="0" w:color="auto"/>
                    <w:right w:val="none" w:sz="0" w:space="0" w:color="auto"/>
                  </w:divBdr>
                </w:div>
                <w:div w:id="1358507698">
                  <w:marLeft w:val="0"/>
                  <w:marRight w:val="0"/>
                  <w:marTop w:val="0"/>
                  <w:marBottom w:val="0"/>
                  <w:divBdr>
                    <w:top w:val="none" w:sz="0" w:space="0" w:color="auto"/>
                    <w:left w:val="none" w:sz="0" w:space="0" w:color="auto"/>
                    <w:bottom w:val="none" w:sz="0" w:space="0" w:color="auto"/>
                    <w:right w:val="none" w:sz="0" w:space="0" w:color="auto"/>
                  </w:divBdr>
                </w:div>
                <w:div w:id="1360928801">
                  <w:marLeft w:val="0"/>
                  <w:marRight w:val="0"/>
                  <w:marTop w:val="0"/>
                  <w:marBottom w:val="0"/>
                  <w:divBdr>
                    <w:top w:val="none" w:sz="0" w:space="0" w:color="auto"/>
                    <w:left w:val="none" w:sz="0" w:space="0" w:color="auto"/>
                    <w:bottom w:val="none" w:sz="0" w:space="0" w:color="auto"/>
                    <w:right w:val="none" w:sz="0" w:space="0" w:color="auto"/>
                  </w:divBdr>
                </w:div>
                <w:div w:id="1362827130">
                  <w:marLeft w:val="0"/>
                  <w:marRight w:val="0"/>
                  <w:marTop w:val="0"/>
                  <w:marBottom w:val="0"/>
                  <w:divBdr>
                    <w:top w:val="none" w:sz="0" w:space="0" w:color="auto"/>
                    <w:left w:val="none" w:sz="0" w:space="0" w:color="auto"/>
                    <w:bottom w:val="none" w:sz="0" w:space="0" w:color="auto"/>
                    <w:right w:val="none" w:sz="0" w:space="0" w:color="auto"/>
                  </w:divBdr>
                </w:div>
                <w:div w:id="1365329381">
                  <w:marLeft w:val="0"/>
                  <w:marRight w:val="0"/>
                  <w:marTop w:val="0"/>
                  <w:marBottom w:val="0"/>
                  <w:divBdr>
                    <w:top w:val="none" w:sz="0" w:space="0" w:color="auto"/>
                    <w:left w:val="none" w:sz="0" w:space="0" w:color="auto"/>
                    <w:bottom w:val="none" w:sz="0" w:space="0" w:color="auto"/>
                    <w:right w:val="none" w:sz="0" w:space="0" w:color="auto"/>
                  </w:divBdr>
                </w:div>
                <w:div w:id="1367295011">
                  <w:marLeft w:val="0"/>
                  <w:marRight w:val="0"/>
                  <w:marTop w:val="0"/>
                  <w:marBottom w:val="0"/>
                  <w:divBdr>
                    <w:top w:val="none" w:sz="0" w:space="0" w:color="auto"/>
                    <w:left w:val="none" w:sz="0" w:space="0" w:color="auto"/>
                    <w:bottom w:val="none" w:sz="0" w:space="0" w:color="auto"/>
                    <w:right w:val="none" w:sz="0" w:space="0" w:color="auto"/>
                  </w:divBdr>
                </w:div>
                <w:div w:id="1368067885">
                  <w:marLeft w:val="0"/>
                  <w:marRight w:val="0"/>
                  <w:marTop w:val="0"/>
                  <w:marBottom w:val="0"/>
                  <w:divBdr>
                    <w:top w:val="none" w:sz="0" w:space="0" w:color="auto"/>
                    <w:left w:val="none" w:sz="0" w:space="0" w:color="auto"/>
                    <w:bottom w:val="none" w:sz="0" w:space="0" w:color="auto"/>
                    <w:right w:val="none" w:sz="0" w:space="0" w:color="auto"/>
                  </w:divBdr>
                </w:div>
                <w:div w:id="1368793357">
                  <w:marLeft w:val="0"/>
                  <w:marRight w:val="0"/>
                  <w:marTop w:val="0"/>
                  <w:marBottom w:val="0"/>
                  <w:divBdr>
                    <w:top w:val="none" w:sz="0" w:space="0" w:color="auto"/>
                    <w:left w:val="none" w:sz="0" w:space="0" w:color="auto"/>
                    <w:bottom w:val="none" w:sz="0" w:space="0" w:color="auto"/>
                    <w:right w:val="none" w:sz="0" w:space="0" w:color="auto"/>
                  </w:divBdr>
                </w:div>
                <w:div w:id="1368947647">
                  <w:marLeft w:val="0"/>
                  <w:marRight w:val="0"/>
                  <w:marTop w:val="0"/>
                  <w:marBottom w:val="0"/>
                  <w:divBdr>
                    <w:top w:val="none" w:sz="0" w:space="0" w:color="auto"/>
                    <w:left w:val="none" w:sz="0" w:space="0" w:color="auto"/>
                    <w:bottom w:val="none" w:sz="0" w:space="0" w:color="auto"/>
                    <w:right w:val="none" w:sz="0" w:space="0" w:color="auto"/>
                  </w:divBdr>
                </w:div>
                <w:div w:id="1370839233">
                  <w:marLeft w:val="0"/>
                  <w:marRight w:val="0"/>
                  <w:marTop w:val="0"/>
                  <w:marBottom w:val="0"/>
                  <w:divBdr>
                    <w:top w:val="none" w:sz="0" w:space="0" w:color="auto"/>
                    <w:left w:val="none" w:sz="0" w:space="0" w:color="auto"/>
                    <w:bottom w:val="none" w:sz="0" w:space="0" w:color="auto"/>
                    <w:right w:val="none" w:sz="0" w:space="0" w:color="auto"/>
                  </w:divBdr>
                </w:div>
                <w:div w:id="1371763948">
                  <w:marLeft w:val="0"/>
                  <w:marRight w:val="0"/>
                  <w:marTop w:val="0"/>
                  <w:marBottom w:val="0"/>
                  <w:divBdr>
                    <w:top w:val="none" w:sz="0" w:space="0" w:color="auto"/>
                    <w:left w:val="none" w:sz="0" w:space="0" w:color="auto"/>
                    <w:bottom w:val="none" w:sz="0" w:space="0" w:color="auto"/>
                    <w:right w:val="none" w:sz="0" w:space="0" w:color="auto"/>
                  </w:divBdr>
                </w:div>
                <w:div w:id="1374189834">
                  <w:marLeft w:val="0"/>
                  <w:marRight w:val="0"/>
                  <w:marTop w:val="0"/>
                  <w:marBottom w:val="0"/>
                  <w:divBdr>
                    <w:top w:val="none" w:sz="0" w:space="0" w:color="auto"/>
                    <w:left w:val="none" w:sz="0" w:space="0" w:color="auto"/>
                    <w:bottom w:val="none" w:sz="0" w:space="0" w:color="auto"/>
                    <w:right w:val="none" w:sz="0" w:space="0" w:color="auto"/>
                  </w:divBdr>
                </w:div>
                <w:div w:id="1375277848">
                  <w:marLeft w:val="0"/>
                  <w:marRight w:val="0"/>
                  <w:marTop w:val="0"/>
                  <w:marBottom w:val="0"/>
                  <w:divBdr>
                    <w:top w:val="none" w:sz="0" w:space="0" w:color="auto"/>
                    <w:left w:val="none" w:sz="0" w:space="0" w:color="auto"/>
                    <w:bottom w:val="none" w:sz="0" w:space="0" w:color="auto"/>
                    <w:right w:val="none" w:sz="0" w:space="0" w:color="auto"/>
                  </w:divBdr>
                </w:div>
                <w:div w:id="1376004447">
                  <w:marLeft w:val="0"/>
                  <w:marRight w:val="0"/>
                  <w:marTop w:val="0"/>
                  <w:marBottom w:val="0"/>
                  <w:divBdr>
                    <w:top w:val="none" w:sz="0" w:space="0" w:color="auto"/>
                    <w:left w:val="none" w:sz="0" w:space="0" w:color="auto"/>
                    <w:bottom w:val="none" w:sz="0" w:space="0" w:color="auto"/>
                    <w:right w:val="none" w:sz="0" w:space="0" w:color="auto"/>
                  </w:divBdr>
                </w:div>
                <w:div w:id="1379089358">
                  <w:marLeft w:val="0"/>
                  <w:marRight w:val="0"/>
                  <w:marTop w:val="0"/>
                  <w:marBottom w:val="0"/>
                  <w:divBdr>
                    <w:top w:val="none" w:sz="0" w:space="0" w:color="auto"/>
                    <w:left w:val="none" w:sz="0" w:space="0" w:color="auto"/>
                    <w:bottom w:val="none" w:sz="0" w:space="0" w:color="auto"/>
                    <w:right w:val="none" w:sz="0" w:space="0" w:color="auto"/>
                  </w:divBdr>
                </w:div>
                <w:div w:id="1379402073">
                  <w:marLeft w:val="0"/>
                  <w:marRight w:val="0"/>
                  <w:marTop w:val="0"/>
                  <w:marBottom w:val="0"/>
                  <w:divBdr>
                    <w:top w:val="none" w:sz="0" w:space="0" w:color="auto"/>
                    <w:left w:val="none" w:sz="0" w:space="0" w:color="auto"/>
                    <w:bottom w:val="none" w:sz="0" w:space="0" w:color="auto"/>
                    <w:right w:val="none" w:sz="0" w:space="0" w:color="auto"/>
                  </w:divBdr>
                </w:div>
                <w:div w:id="1382248158">
                  <w:marLeft w:val="0"/>
                  <w:marRight w:val="0"/>
                  <w:marTop w:val="0"/>
                  <w:marBottom w:val="0"/>
                  <w:divBdr>
                    <w:top w:val="none" w:sz="0" w:space="0" w:color="auto"/>
                    <w:left w:val="none" w:sz="0" w:space="0" w:color="auto"/>
                    <w:bottom w:val="none" w:sz="0" w:space="0" w:color="auto"/>
                    <w:right w:val="none" w:sz="0" w:space="0" w:color="auto"/>
                  </w:divBdr>
                </w:div>
                <w:div w:id="1384212887">
                  <w:marLeft w:val="0"/>
                  <w:marRight w:val="0"/>
                  <w:marTop w:val="0"/>
                  <w:marBottom w:val="0"/>
                  <w:divBdr>
                    <w:top w:val="none" w:sz="0" w:space="0" w:color="auto"/>
                    <w:left w:val="none" w:sz="0" w:space="0" w:color="auto"/>
                    <w:bottom w:val="none" w:sz="0" w:space="0" w:color="auto"/>
                    <w:right w:val="none" w:sz="0" w:space="0" w:color="auto"/>
                  </w:divBdr>
                </w:div>
                <w:div w:id="1384714464">
                  <w:marLeft w:val="0"/>
                  <w:marRight w:val="0"/>
                  <w:marTop w:val="0"/>
                  <w:marBottom w:val="0"/>
                  <w:divBdr>
                    <w:top w:val="none" w:sz="0" w:space="0" w:color="auto"/>
                    <w:left w:val="none" w:sz="0" w:space="0" w:color="auto"/>
                    <w:bottom w:val="none" w:sz="0" w:space="0" w:color="auto"/>
                    <w:right w:val="none" w:sz="0" w:space="0" w:color="auto"/>
                  </w:divBdr>
                </w:div>
                <w:div w:id="1387487822">
                  <w:marLeft w:val="0"/>
                  <w:marRight w:val="0"/>
                  <w:marTop w:val="0"/>
                  <w:marBottom w:val="0"/>
                  <w:divBdr>
                    <w:top w:val="none" w:sz="0" w:space="0" w:color="auto"/>
                    <w:left w:val="none" w:sz="0" w:space="0" w:color="auto"/>
                    <w:bottom w:val="none" w:sz="0" w:space="0" w:color="auto"/>
                    <w:right w:val="none" w:sz="0" w:space="0" w:color="auto"/>
                  </w:divBdr>
                </w:div>
                <w:div w:id="1389184867">
                  <w:marLeft w:val="0"/>
                  <w:marRight w:val="0"/>
                  <w:marTop w:val="0"/>
                  <w:marBottom w:val="0"/>
                  <w:divBdr>
                    <w:top w:val="none" w:sz="0" w:space="0" w:color="auto"/>
                    <w:left w:val="none" w:sz="0" w:space="0" w:color="auto"/>
                    <w:bottom w:val="none" w:sz="0" w:space="0" w:color="auto"/>
                    <w:right w:val="none" w:sz="0" w:space="0" w:color="auto"/>
                  </w:divBdr>
                </w:div>
                <w:div w:id="1389380971">
                  <w:marLeft w:val="0"/>
                  <w:marRight w:val="0"/>
                  <w:marTop w:val="0"/>
                  <w:marBottom w:val="0"/>
                  <w:divBdr>
                    <w:top w:val="none" w:sz="0" w:space="0" w:color="auto"/>
                    <w:left w:val="none" w:sz="0" w:space="0" w:color="auto"/>
                    <w:bottom w:val="none" w:sz="0" w:space="0" w:color="auto"/>
                    <w:right w:val="none" w:sz="0" w:space="0" w:color="auto"/>
                  </w:divBdr>
                </w:div>
                <w:div w:id="1391148906">
                  <w:marLeft w:val="0"/>
                  <w:marRight w:val="0"/>
                  <w:marTop w:val="0"/>
                  <w:marBottom w:val="0"/>
                  <w:divBdr>
                    <w:top w:val="none" w:sz="0" w:space="0" w:color="auto"/>
                    <w:left w:val="none" w:sz="0" w:space="0" w:color="auto"/>
                    <w:bottom w:val="none" w:sz="0" w:space="0" w:color="auto"/>
                    <w:right w:val="none" w:sz="0" w:space="0" w:color="auto"/>
                  </w:divBdr>
                </w:div>
                <w:div w:id="1393578664">
                  <w:marLeft w:val="0"/>
                  <w:marRight w:val="0"/>
                  <w:marTop w:val="0"/>
                  <w:marBottom w:val="0"/>
                  <w:divBdr>
                    <w:top w:val="none" w:sz="0" w:space="0" w:color="auto"/>
                    <w:left w:val="none" w:sz="0" w:space="0" w:color="auto"/>
                    <w:bottom w:val="none" w:sz="0" w:space="0" w:color="auto"/>
                    <w:right w:val="none" w:sz="0" w:space="0" w:color="auto"/>
                  </w:divBdr>
                </w:div>
                <w:div w:id="1393966260">
                  <w:marLeft w:val="0"/>
                  <w:marRight w:val="0"/>
                  <w:marTop w:val="0"/>
                  <w:marBottom w:val="0"/>
                  <w:divBdr>
                    <w:top w:val="none" w:sz="0" w:space="0" w:color="auto"/>
                    <w:left w:val="none" w:sz="0" w:space="0" w:color="auto"/>
                    <w:bottom w:val="none" w:sz="0" w:space="0" w:color="auto"/>
                    <w:right w:val="none" w:sz="0" w:space="0" w:color="auto"/>
                  </w:divBdr>
                </w:div>
                <w:div w:id="1394617325">
                  <w:marLeft w:val="0"/>
                  <w:marRight w:val="0"/>
                  <w:marTop w:val="0"/>
                  <w:marBottom w:val="0"/>
                  <w:divBdr>
                    <w:top w:val="none" w:sz="0" w:space="0" w:color="auto"/>
                    <w:left w:val="none" w:sz="0" w:space="0" w:color="auto"/>
                    <w:bottom w:val="none" w:sz="0" w:space="0" w:color="auto"/>
                    <w:right w:val="none" w:sz="0" w:space="0" w:color="auto"/>
                  </w:divBdr>
                </w:div>
                <w:div w:id="1396126951">
                  <w:marLeft w:val="0"/>
                  <w:marRight w:val="0"/>
                  <w:marTop w:val="0"/>
                  <w:marBottom w:val="0"/>
                  <w:divBdr>
                    <w:top w:val="none" w:sz="0" w:space="0" w:color="auto"/>
                    <w:left w:val="none" w:sz="0" w:space="0" w:color="auto"/>
                    <w:bottom w:val="none" w:sz="0" w:space="0" w:color="auto"/>
                    <w:right w:val="none" w:sz="0" w:space="0" w:color="auto"/>
                  </w:divBdr>
                </w:div>
                <w:div w:id="1397388616">
                  <w:marLeft w:val="0"/>
                  <w:marRight w:val="0"/>
                  <w:marTop w:val="0"/>
                  <w:marBottom w:val="0"/>
                  <w:divBdr>
                    <w:top w:val="none" w:sz="0" w:space="0" w:color="auto"/>
                    <w:left w:val="none" w:sz="0" w:space="0" w:color="auto"/>
                    <w:bottom w:val="none" w:sz="0" w:space="0" w:color="auto"/>
                    <w:right w:val="none" w:sz="0" w:space="0" w:color="auto"/>
                  </w:divBdr>
                </w:div>
                <w:div w:id="1398481012">
                  <w:marLeft w:val="0"/>
                  <w:marRight w:val="0"/>
                  <w:marTop w:val="0"/>
                  <w:marBottom w:val="0"/>
                  <w:divBdr>
                    <w:top w:val="none" w:sz="0" w:space="0" w:color="auto"/>
                    <w:left w:val="none" w:sz="0" w:space="0" w:color="auto"/>
                    <w:bottom w:val="none" w:sz="0" w:space="0" w:color="auto"/>
                    <w:right w:val="none" w:sz="0" w:space="0" w:color="auto"/>
                  </w:divBdr>
                </w:div>
                <w:div w:id="1402168250">
                  <w:marLeft w:val="0"/>
                  <w:marRight w:val="0"/>
                  <w:marTop w:val="0"/>
                  <w:marBottom w:val="0"/>
                  <w:divBdr>
                    <w:top w:val="none" w:sz="0" w:space="0" w:color="auto"/>
                    <w:left w:val="none" w:sz="0" w:space="0" w:color="auto"/>
                    <w:bottom w:val="none" w:sz="0" w:space="0" w:color="auto"/>
                    <w:right w:val="none" w:sz="0" w:space="0" w:color="auto"/>
                  </w:divBdr>
                </w:div>
                <w:div w:id="1407653441">
                  <w:marLeft w:val="0"/>
                  <w:marRight w:val="0"/>
                  <w:marTop w:val="0"/>
                  <w:marBottom w:val="0"/>
                  <w:divBdr>
                    <w:top w:val="none" w:sz="0" w:space="0" w:color="auto"/>
                    <w:left w:val="none" w:sz="0" w:space="0" w:color="auto"/>
                    <w:bottom w:val="none" w:sz="0" w:space="0" w:color="auto"/>
                    <w:right w:val="none" w:sz="0" w:space="0" w:color="auto"/>
                  </w:divBdr>
                </w:div>
                <w:div w:id="1408839607">
                  <w:marLeft w:val="0"/>
                  <w:marRight w:val="0"/>
                  <w:marTop w:val="0"/>
                  <w:marBottom w:val="0"/>
                  <w:divBdr>
                    <w:top w:val="none" w:sz="0" w:space="0" w:color="auto"/>
                    <w:left w:val="none" w:sz="0" w:space="0" w:color="auto"/>
                    <w:bottom w:val="none" w:sz="0" w:space="0" w:color="auto"/>
                    <w:right w:val="none" w:sz="0" w:space="0" w:color="auto"/>
                  </w:divBdr>
                </w:div>
                <w:div w:id="1410495525">
                  <w:marLeft w:val="0"/>
                  <w:marRight w:val="0"/>
                  <w:marTop w:val="0"/>
                  <w:marBottom w:val="0"/>
                  <w:divBdr>
                    <w:top w:val="none" w:sz="0" w:space="0" w:color="auto"/>
                    <w:left w:val="none" w:sz="0" w:space="0" w:color="auto"/>
                    <w:bottom w:val="none" w:sz="0" w:space="0" w:color="auto"/>
                    <w:right w:val="none" w:sz="0" w:space="0" w:color="auto"/>
                  </w:divBdr>
                </w:div>
                <w:div w:id="1411122428">
                  <w:marLeft w:val="0"/>
                  <w:marRight w:val="0"/>
                  <w:marTop w:val="0"/>
                  <w:marBottom w:val="0"/>
                  <w:divBdr>
                    <w:top w:val="none" w:sz="0" w:space="0" w:color="auto"/>
                    <w:left w:val="none" w:sz="0" w:space="0" w:color="auto"/>
                    <w:bottom w:val="none" w:sz="0" w:space="0" w:color="auto"/>
                    <w:right w:val="none" w:sz="0" w:space="0" w:color="auto"/>
                  </w:divBdr>
                </w:div>
                <w:div w:id="1412434525">
                  <w:marLeft w:val="0"/>
                  <w:marRight w:val="0"/>
                  <w:marTop w:val="0"/>
                  <w:marBottom w:val="0"/>
                  <w:divBdr>
                    <w:top w:val="none" w:sz="0" w:space="0" w:color="auto"/>
                    <w:left w:val="none" w:sz="0" w:space="0" w:color="auto"/>
                    <w:bottom w:val="none" w:sz="0" w:space="0" w:color="auto"/>
                    <w:right w:val="none" w:sz="0" w:space="0" w:color="auto"/>
                  </w:divBdr>
                </w:div>
                <w:div w:id="1416627727">
                  <w:marLeft w:val="0"/>
                  <w:marRight w:val="0"/>
                  <w:marTop w:val="0"/>
                  <w:marBottom w:val="0"/>
                  <w:divBdr>
                    <w:top w:val="none" w:sz="0" w:space="0" w:color="auto"/>
                    <w:left w:val="none" w:sz="0" w:space="0" w:color="auto"/>
                    <w:bottom w:val="none" w:sz="0" w:space="0" w:color="auto"/>
                    <w:right w:val="none" w:sz="0" w:space="0" w:color="auto"/>
                  </w:divBdr>
                </w:div>
                <w:div w:id="1419214170">
                  <w:marLeft w:val="0"/>
                  <w:marRight w:val="0"/>
                  <w:marTop w:val="0"/>
                  <w:marBottom w:val="0"/>
                  <w:divBdr>
                    <w:top w:val="none" w:sz="0" w:space="0" w:color="auto"/>
                    <w:left w:val="none" w:sz="0" w:space="0" w:color="auto"/>
                    <w:bottom w:val="none" w:sz="0" w:space="0" w:color="auto"/>
                    <w:right w:val="none" w:sz="0" w:space="0" w:color="auto"/>
                  </w:divBdr>
                </w:div>
                <w:div w:id="1419911995">
                  <w:marLeft w:val="0"/>
                  <w:marRight w:val="0"/>
                  <w:marTop w:val="0"/>
                  <w:marBottom w:val="0"/>
                  <w:divBdr>
                    <w:top w:val="none" w:sz="0" w:space="0" w:color="auto"/>
                    <w:left w:val="none" w:sz="0" w:space="0" w:color="auto"/>
                    <w:bottom w:val="none" w:sz="0" w:space="0" w:color="auto"/>
                    <w:right w:val="none" w:sz="0" w:space="0" w:color="auto"/>
                  </w:divBdr>
                </w:div>
                <w:div w:id="1430004475">
                  <w:marLeft w:val="0"/>
                  <w:marRight w:val="0"/>
                  <w:marTop w:val="0"/>
                  <w:marBottom w:val="0"/>
                  <w:divBdr>
                    <w:top w:val="none" w:sz="0" w:space="0" w:color="auto"/>
                    <w:left w:val="none" w:sz="0" w:space="0" w:color="auto"/>
                    <w:bottom w:val="none" w:sz="0" w:space="0" w:color="auto"/>
                    <w:right w:val="none" w:sz="0" w:space="0" w:color="auto"/>
                  </w:divBdr>
                </w:div>
                <w:div w:id="1430924477">
                  <w:marLeft w:val="0"/>
                  <w:marRight w:val="0"/>
                  <w:marTop w:val="0"/>
                  <w:marBottom w:val="0"/>
                  <w:divBdr>
                    <w:top w:val="none" w:sz="0" w:space="0" w:color="auto"/>
                    <w:left w:val="none" w:sz="0" w:space="0" w:color="auto"/>
                    <w:bottom w:val="none" w:sz="0" w:space="0" w:color="auto"/>
                    <w:right w:val="none" w:sz="0" w:space="0" w:color="auto"/>
                  </w:divBdr>
                </w:div>
                <w:div w:id="1431314077">
                  <w:marLeft w:val="0"/>
                  <w:marRight w:val="0"/>
                  <w:marTop w:val="0"/>
                  <w:marBottom w:val="0"/>
                  <w:divBdr>
                    <w:top w:val="none" w:sz="0" w:space="0" w:color="auto"/>
                    <w:left w:val="none" w:sz="0" w:space="0" w:color="auto"/>
                    <w:bottom w:val="none" w:sz="0" w:space="0" w:color="auto"/>
                    <w:right w:val="none" w:sz="0" w:space="0" w:color="auto"/>
                  </w:divBdr>
                </w:div>
                <w:div w:id="1432508062">
                  <w:marLeft w:val="0"/>
                  <w:marRight w:val="0"/>
                  <w:marTop w:val="0"/>
                  <w:marBottom w:val="0"/>
                  <w:divBdr>
                    <w:top w:val="none" w:sz="0" w:space="0" w:color="auto"/>
                    <w:left w:val="none" w:sz="0" w:space="0" w:color="auto"/>
                    <w:bottom w:val="none" w:sz="0" w:space="0" w:color="auto"/>
                    <w:right w:val="none" w:sz="0" w:space="0" w:color="auto"/>
                  </w:divBdr>
                </w:div>
                <w:div w:id="1433937988">
                  <w:marLeft w:val="0"/>
                  <w:marRight w:val="0"/>
                  <w:marTop w:val="0"/>
                  <w:marBottom w:val="0"/>
                  <w:divBdr>
                    <w:top w:val="none" w:sz="0" w:space="0" w:color="auto"/>
                    <w:left w:val="none" w:sz="0" w:space="0" w:color="auto"/>
                    <w:bottom w:val="none" w:sz="0" w:space="0" w:color="auto"/>
                    <w:right w:val="none" w:sz="0" w:space="0" w:color="auto"/>
                  </w:divBdr>
                </w:div>
                <w:div w:id="1434548620">
                  <w:marLeft w:val="0"/>
                  <w:marRight w:val="0"/>
                  <w:marTop w:val="0"/>
                  <w:marBottom w:val="0"/>
                  <w:divBdr>
                    <w:top w:val="none" w:sz="0" w:space="0" w:color="auto"/>
                    <w:left w:val="none" w:sz="0" w:space="0" w:color="auto"/>
                    <w:bottom w:val="none" w:sz="0" w:space="0" w:color="auto"/>
                    <w:right w:val="none" w:sz="0" w:space="0" w:color="auto"/>
                  </w:divBdr>
                </w:div>
                <w:div w:id="1434861721">
                  <w:marLeft w:val="0"/>
                  <w:marRight w:val="0"/>
                  <w:marTop w:val="0"/>
                  <w:marBottom w:val="0"/>
                  <w:divBdr>
                    <w:top w:val="none" w:sz="0" w:space="0" w:color="auto"/>
                    <w:left w:val="none" w:sz="0" w:space="0" w:color="auto"/>
                    <w:bottom w:val="none" w:sz="0" w:space="0" w:color="auto"/>
                    <w:right w:val="none" w:sz="0" w:space="0" w:color="auto"/>
                  </w:divBdr>
                </w:div>
                <w:div w:id="1435900176">
                  <w:marLeft w:val="0"/>
                  <w:marRight w:val="0"/>
                  <w:marTop w:val="0"/>
                  <w:marBottom w:val="0"/>
                  <w:divBdr>
                    <w:top w:val="none" w:sz="0" w:space="0" w:color="auto"/>
                    <w:left w:val="none" w:sz="0" w:space="0" w:color="auto"/>
                    <w:bottom w:val="none" w:sz="0" w:space="0" w:color="auto"/>
                    <w:right w:val="none" w:sz="0" w:space="0" w:color="auto"/>
                  </w:divBdr>
                </w:div>
                <w:div w:id="1437628774">
                  <w:marLeft w:val="0"/>
                  <w:marRight w:val="0"/>
                  <w:marTop w:val="0"/>
                  <w:marBottom w:val="0"/>
                  <w:divBdr>
                    <w:top w:val="none" w:sz="0" w:space="0" w:color="auto"/>
                    <w:left w:val="none" w:sz="0" w:space="0" w:color="auto"/>
                    <w:bottom w:val="none" w:sz="0" w:space="0" w:color="auto"/>
                    <w:right w:val="none" w:sz="0" w:space="0" w:color="auto"/>
                  </w:divBdr>
                </w:div>
                <w:div w:id="1439716299">
                  <w:marLeft w:val="0"/>
                  <w:marRight w:val="0"/>
                  <w:marTop w:val="0"/>
                  <w:marBottom w:val="0"/>
                  <w:divBdr>
                    <w:top w:val="none" w:sz="0" w:space="0" w:color="auto"/>
                    <w:left w:val="none" w:sz="0" w:space="0" w:color="auto"/>
                    <w:bottom w:val="none" w:sz="0" w:space="0" w:color="auto"/>
                    <w:right w:val="none" w:sz="0" w:space="0" w:color="auto"/>
                  </w:divBdr>
                </w:div>
                <w:div w:id="1440029444">
                  <w:marLeft w:val="0"/>
                  <w:marRight w:val="0"/>
                  <w:marTop w:val="0"/>
                  <w:marBottom w:val="0"/>
                  <w:divBdr>
                    <w:top w:val="none" w:sz="0" w:space="0" w:color="auto"/>
                    <w:left w:val="none" w:sz="0" w:space="0" w:color="auto"/>
                    <w:bottom w:val="none" w:sz="0" w:space="0" w:color="auto"/>
                    <w:right w:val="none" w:sz="0" w:space="0" w:color="auto"/>
                  </w:divBdr>
                </w:div>
                <w:div w:id="1441074151">
                  <w:marLeft w:val="0"/>
                  <w:marRight w:val="0"/>
                  <w:marTop w:val="0"/>
                  <w:marBottom w:val="0"/>
                  <w:divBdr>
                    <w:top w:val="none" w:sz="0" w:space="0" w:color="auto"/>
                    <w:left w:val="none" w:sz="0" w:space="0" w:color="auto"/>
                    <w:bottom w:val="none" w:sz="0" w:space="0" w:color="auto"/>
                    <w:right w:val="none" w:sz="0" w:space="0" w:color="auto"/>
                  </w:divBdr>
                </w:div>
                <w:div w:id="1441222388">
                  <w:marLeft w:val="0"/>
                  <w:marRight w:val="0"/>
                  <w:marTop w:val="0"/>
                  <w:marBottom w:val="0"/>
                  <w:divBdr>
                    <w:top w:val="none" w:sz="0" w:space="0" w:color="auto"/>
                    <w:left w:val="none" w:sz="0" w:space="0" w:color="auto"/>
                    <w:bottom w:val="none" w:sz="0" w:space="0" w:color="auto"/>
                    <w:right w:val="none" w:sz="0" w:space="0" w:color="auto"/>
                  </w:divBdr>
                </w:div>
                <w:div w:id="1442535044">
                  <w:marLeft w:val="0"/>
                  <w:marRight w:val="0"/>
                  <w:marTop w:val="0"/>
                  <w:marBottom w:val="0"/>
                  <w:divBdr>
                    <w:top w:val="none" w:sz="0" w:space="0" w:color="auto"/>
                    <w:left w:val="none" w:sz="0" w:space="0" w:color="auto"/>
                    <w:bottom w:val="none" w:sz="0" w:space="0" w:color="auto"/>
                    <w:right w:val="none" w:sz="0" w:space="0" w:color="auto"/>
                  </w:divBdr>
                </w:div>
                <w:div w:id="1442721115">
                  <w:marLeft w:val="0"/>
                  <w:marRight w:val="0"/>
                  <w:marTop w:val="0"/>
                  <w:marBottom w:val="0"/>
                  <w:divBdr>
                    <w:top w:val="none" w:sz="0" w:space="0" w:color="auto"/>
                    <w:left w:val="none" w:sz="0" w:space="0" w:color="auto"/>
                    <w:bottom w:val="none" w:sz="0" w:space="0" w:color="auto"/>
                    <w:right w:val="none" w:sz="0" w:space="0" w:color="auto"/>
                  </w:divBdr>
                </w:div>
                <w:div w:id="1442796685">
                  <w:marLeft w:val="0"/>
                  <w:marRight w:val="0"/>
                  <w:marTop w:val="0"/>
                  <w:marBottom w:val="0"/>
                  <w:divBdr>
                    <w:top w:val="none" w:sz="0" w:space="0" w:color="auto"/>
                    <w:left w:val="none" w:sz="0" w:space="0" w:color="auto"/>
                    <w:bottom w:val="none" w:sz="0" w:space="0" w:color="auto"/>
                    <w:right w:val="none" w:sz="0" w:space="0" w:color="auto"/>
                  </w:divBdr>
                </w:div>
                <w:div w:id="1443066693">
                  <w:marLeft w:val="0"/>
                  <w:marRight w:val="0"/>
                  <w:marTop w:val="0"/>
                  <w:marBottom w:val="0"/>
                  <w:divBdr>
                    <w:top w:val="none" w:sz="0" w:space="0" w:color="auto"/>
                    <w:left w:val="none" w:sz="0" w:space="0" w:color="auto"/>
                    <w:bottom w:val="none" w:sz="0" w:space="0" w:color="auto"/>
                    <w:right w:val="none" w:sz="0" w:space="0" w:color="auto"/>
                  </w:divBdr>
                </w:div>
                <w:div w:id="1443959263">
                  <w:marLeft w:val="0"/>
                  <w:marRight w:val="0"/>
                  <w:marTop w:val="0"/>
                  <w:marBottom w:val="0"/>
                  <w:divBdr>
                    <w:top w:val="none" w:sz="0" w:space="0" w:color="auto"/>
                    <w:left w:val="none" w:sz="0" w:space="0" w:color="auto"/>
                    <w:bottom w:val="none" w:sz="0" w:space="0" w:color="auto"/>
                    <w:right w:val="none" w:sz="0" w:space="0" w:color="auto"/>
                  </w:divBdr>
                </w:div>
                <w:div w:id="1444495406">
                  <w:marLeft w:val="0"/>
                  <w:marRight w:val="0"/>
                  <w:marTop w:val="0"/>
                  <w:marBottom w:val="0"/>
                  <w:divBdr>
                    <w:top w:val="none" w:sz="0" w:space="0" w:color="auto"/>
                    <w:left w:val="none" w:sz="0" w:space="0" w:color="auto"/>
                    <w:bottom w:val="none" w:sz="0" w:space="0" w:color="auto"/>
                    <w:right w:val="none" w:sz="0" w:space="0" w:color="auto"/>
                  </w:divBdr>
                </w:div>
                <w:div w:id="1445075782">
                  <w:marLeft w:val="0"/>
                  <w:marRight w:val="0"/>
                  <w:marTop w:val="0"/>
                  <w:marBottom w:val="0"/>
                  <w:divBdr>
                    <w:top w:val="none" w:sz="0" w:space="0" w:color="auto"/>
                    <w:left w:val="none" w:sz="0" w:space="0" w:color="auto"/>
                    <w:bottom w:val="none" w:sz="0" w:space="0" w:color="auto"/>
                    <w:right w:val="none" w:sz="0" w:space="0" w:color="auto"/>
                  </w:divBdr>
                </w:div>
                <w:div w:id="1446851342">
                  <w:marLeft w:val="0"/>
                  <w:marRight w:val="0"/>
                  <w:marTop w:val="0"/>
                  <w:marBottom w:val="0"/>
                  <w:divBdr>
                    <w:top w:val="none" w:sz="0" w:space="0" w:color="auto"/>
                    <w:left w:val="none" w:sz="0" w:space="0" w:color="auto"/>
                    <w:bottom w:val="none" w:sz="0" w:space="0" w:color="auto"/>
                    <w:right w:val="none" w:sz="0" w:space="0" w:color="auto"/>
                  </w:divBdr>
                </w:div>
                <w:div w:id="1447116120">
                  <w:marLeft w:val="0"/>
                  <w:marRight w:val="0"/>
                  <w:marTop w:val="0"/>
                  <w:marBottom w:val="0"/>
                  <w:divBdr>
                    <w:top w:val="none" w:sz="0" w:space="0" w:color="auto"/>
                    <w:left w:val="none" w:sz="0" w:space="0" w:color="auto"/>
                    <w:bottom w:val="none" w:sz="0" w:space="0" w:color="auto"/>
                    <w:right w:val="none" w:sz="0" w:space="0" w:color="auto"/>
                  </w:divBdr>
                </w:div>
                <w:div w:id="1447845762">
                  <w:marLeft w:val="0"/>
                  <w:marRight w:val="0"/>
                  <w:marTop w:val="0"/>
                  <w:marBottom w:val="0"/>
                  <w:divBdr>
                    <w:top w:val="none" w:sz="0" w:space="0" w:color="auto"/>
                    <w:left w:val="none" w:sz="0" w:space="0" w:color="auto"/>
                    <w:bottom w:val="none" w:sz="0" w:space="0" w:color="auto"/>
                    <w:right w:val="none" w:sz="0" w:space="0" w:color="auto"/>
                  </w:divBdr>
                </w:div>
                <w:div w:id="1449927677">
                  <w:marLeft w:val="0"/>
                  <w:marRight w:val="0"/>
                  <w:marTop w:val="0"/>
                  <w:marBottom w:val="0"/>
                  <w:divBdr>
                    <w:top w:val="none" w:sz="0" w:space="0" w:color="auto"/>
                    <w:left w:val="none" w:sz="0" w:space="0" w:color="auto"/>
                    <w:bottom w:val="none" w:sz="0" w:space="0" w:color="auto"/>
                    <w:right w:val="none" w:sz="0" w:space="0" w:color="auto"/>
                  </w:divBdr>
                </w:div>
                <w:div w:id="1450658964">
                  <w:marLeft w:val="0"/>
                  <w:marRight w:val="0"/>
                  <w:marTop w:val="0"/>
                  <w:marBottom w:val="0"/>
                  <w:divBdr>
                    <w:top w:val="none" w:sz="0" w:space="0" w:color="auto"/>
                    <w:left w:val="none" w:sz="0" w:space="0" w:color="auto"/>
                    <w:bottom w:val="none" w:sz="0" w:space="0" w:color="auto"/>
                    <w:right w:val="none" w:sz="0" w:space="0" w:color="auto"/>
                  </w:divBdr>
                </w:div>
                <w:div w:id="1453016344">
                  <w:marLeft w:val="0"/>
                  <w:marRight w:val="0"/>
                  <w:marTop w:val="0"/>
                  <w:marBottom w:val="0"/>
                  <w:divBdr>
                    <w:top w:val="none" w:sz="0" w:space="0" w:color="auto"/>
                    <w:left w:val="none" w:sz="0" w:space="0" w:color="auto"/>
                    <w:bottom w:val="none" w:sz="0" w:space="0" w:color="auto"/>
                    <w:right w:val="none" w:sz="0" w:space="0" w:color="auto"/>
                  </w:divBdr>
                </w:div>
                <w:div w:id="1453131585">
                  <w:marLeft w:val="0"/>
                  <w:marRight w:val="0"/>
                  <w:marTop w:val="0"/>
                  <w:marBottom w:val="0"/>
                  <w:divBdr>
                    <w:top w:val="none" w:sz="0" w:space="0" w:color="auto"/>
                    <w:left w:val="none" w:sz="0" w:space="0" w:color="auto"/>
                    <w:bottom w:val="none" w:sz="0" w:space="0" w:color="auto"/>
                    <w:right w:val="none" w:sz="0" w:space="0" w:color="auto"/>
                  </w:divBdr>
                </w:div>
                <w:div w:id="1454860421">
                  <w:marLeft w:val="0"/>
                  <w:marRight w:val="0"/>
                  <w:marTop w:val="0"/>
                  <w:marBottom w:val="0"/>
                  <w:divBdr>
                    <w:top w:val="none" w:sz="0" w:space="0" w:color="auto"/>
                    <w:left w:val="none" w:sz="0" w:space="0" w:color="auto"/>
                    <w:bottom w:val="none" w:sz="0" w:space="0" w:color="auto"/>
                    <w:right w:val="none" w:sz="0" w:space="0" w:color="auto"/>
                  </w:divBdr>
                </w:div>
                <w:div w:id="1456019613">
                  <w:marLeft w:val="0"/>
                  <w:marRight w:val="0"/>
                  <w:marTop w:val="0"/>
                  <w:marBottom w:val="0"/>
                  <w:divBdr>
                    <w:top w:val="none" w:sz="0" w:space="0" w:color="auto"/>
                    <w:left w:val="none" w:sz="0" w:space="0" w:color="auto"/>
                    <w:bottom w:val="none" w:sz="0" w:space="0" w:color="auto"/>
                    <w:right w:val="none" w:sz="0" w:space="0" w:color="auto"/>
                  </w:divBdr>
                </w:div>
                <w:div w:id="1459301515">
                  <w:marLeft w:val="0"/>
                  <w:marRight w:val="0"/>
                  <w:marTop w:val="0"/>
                  <w:marBottom w:val="0"/>
                  <w:divBdr>
                    <w:top w:val="none" w:sz="0" w:space="0" w:color="auto"/>
                    <w:left w:val="none" w:sz="0" w:space="0" w:color="auto"/>
                    <w:bottom w:val="none" w:sz="0" w:space="0" w:color="auto"/>
                    <w:right w:val="none" w:sz="0" w:space="0" w:color="auto"/>
                  </w:divBdr>
                </w:div>
                <w:div w:id="1459445900">
                  <w:marLeft w:val="0"/>
                  <w:marRight w:val="0"/>
                  <w:marTop w:val="0"/>
                  <w:marBottom w:val="0"/>
                  <w:divBdr>
                    <w:top w:val="none" w:sz="0" w:space="0" w:color="auto"/>
                    <w:left w:val="none" w:sz="0" w:space="0" w:color="auto"/>
                    <w:bottom w:val="none" w:sz="0" w:space="0" w:color="auto"/>
                    <w:right w:val="none" w:sz="0" w:space="0" w:color="auto"/>
                  </w:divBdr>
                </w:div>
                <w:div w:id="1460804852">
                  <w:marLeft w:val="0"/>
                  <w:marRight w:val="0"/>
                  <w:marTop w:val="0"/>
                  <w:marBottom w:val="0"/>
                  <w:divBdr>
                    <w:top w:val="none" w:sz="0" w:space="0" w:color="auto"/>
                    <w:left w:val="none" w:sz="0" w:space="0" w:color="auto"/>
                    <w:bottom w:val="none" w:sz="0" w:space="0" w:color="auto"/>
                    <w:right w:val="none" w:sz="0" w:space="0" w:color="auto"/>
                  </w:divBdr>
                </w:div>
                <w:div w:id="1461653878">
                  <w:marLeft w:val="0"/>
                  <w:marRight w:val="0"/>
                  <w:marTop w:val="0"/>
                  <w:marBottom w:val="0"/>
                  <w:divBdr>
                    <w:top w:val="none" w:sz="0" w:space="0" w:color="auto"/>
                    <w:left w:val="none" w:sz="0" w:space="0" w:color="auto"/>
                    <w:bottom w:val="none" w:sz="0" w:space="0" w:color="auto"/>
                    <w:right w:val="none" w:sz="0" w:space="0" w:color="auto"/>
                  </w:divBdr>
                </w:div>
                <w:div w:id="1461848031">
                  <w:marLeft w:val="0"/>
                  <w:marRight w:val="0"/>
                  <w:marTop w:val="0"/>
                  <w:marBottom w:val="0"/>
                  <w:divBdr>
                    <w:top w:val="none" w:sz="0" w:space="0" w:color="auto"/>
                    <w:left w:val="none" w:sz="0" w:space="0" w:color="auto"/>
                    <w:bottom w:val="none" w:sz="0" w:space="0" w:color="auto"/>
                    <w:right w:val="none" w:sz="0" w:space="0" w:color="auto"/>
                  </w:divBdr>
                </w:div>
                <w:div w:id="1461993269">
                  <w:marLeft w:val="0"/>
                  <w:marRight w:val="0"/>
                  <w:marTop w:val="0"/>
                  <w:marBottom w:val="0"/>
                  <w:divBdr>
                    <w:top w:val="none" w:sz="0" w:space="0" w:color="auto"/>
                    <w:left w:val="none" w:sz="0" w:space="0" w:color="auto"/>
                    <w:bottom w:val="none" w:sz="0" w:space="0" w:color="auto"/>
                    <w:right w:val="none" w:sz="0" w:space="0" w:color="auto"/>
                  </w:divBdr>
                </w:div>
                <w:div w:id="1463765653">
                  <w:marLeft w:val="0"/>
                  <w:marRight w:val="0"/>
                  <w:marTop w:val="0"/>
                  <w:marBottom w:val="0"/>
                  <w:divBdr>
                    <w:top w:val="none" w:sz="0" w:space="0" w:color="auto"/>
                    <w:left w:val="none" w:sz="0" w:space="0" w:color="auto"/>
                    <w:bottom w:val="none" w:sz="0" w:space="0" w:color="auto"/>
                    <w:right w:val="none" w:sz="0" w:space="0" w:color="auto"/>
                  </w:divBdr>
                </w:div>
                <w:div w:id="1465932044">
                  <w:marLeft w:val="0"/>
                  <w:marRight w:val="0"/>
                  <w:marTop w:val="0"/>
                  <w:marBottom w:val="0"/>
                  <w:divBdr>
                    <w:top w:val="none" w:sz="0" w:space="0" w:color="auto"/>
                    <w:left w:val="none" w:sz="0" w:space="0" w:color="auto"/>
                    <w:bottom w:val="none" w:sz="0" w:space="0" w:color="auto"/>
                    <w:right w:val="none" w:sz="0" w:space="0" w:color="auto"/>
                  </w:divBdr>
                </w:div>
                <w:div w:id="1470367322">
                  <w:marLeft w:val="0"/>
                  <w:marRight w:val="0"/>
                  <w:marTop w:val="0"/>
                  <w:marBottom w:val="0"/>
                  <w:divBdr>
                    <w:top w:val="none" w:sz="0" w:space="0" w:color="auto"/>
                    <w:left w:val="none" w:sz="0" w:space="0" w:color="auto"/>
                    <w:bottom w:val="none" w:sz="0" w:space="0" w:color="auto"/>
                    <w:right w:val="none" w:sz="0" w:space="0" w:color="auto"/>
                  </w:divBdr>
                </w:div>
                <w:div w:id="1470442901">
                  <w:marLeft w:val="0"/>
                  <w:marRight w:val="0"/>
                  <w:marTop w:val="0"/>
                  <w:marBottom w:val="0"/>
                  <w:divBdr>
                    <w:top w:val="none" w:sz="0" w:space="0" w:color="auto"/>
                    <w:left w:val="none" w:sz="0" w:space="0" w:color="auto"/>
                    <w:bottom w:val="none" w:sz="0" w:space="0" w:color="auto"/>
                    <w:right w:val="none" w:sz="0" w:space="0" w:color="auto"/>
                  </w:divBdr>
                </w:div>
                <w:div w:id="1473137142">
                  <w:marLeft w:val="0"/>
                  <w:marRight w:val="0"/>
                  <w:marTop w:val="0"/>
                  <w:marBottom w:val="0"/>
                  <w:divBdr>
                    <w:top w:val="none" w:sz="0" w:space="0" w:color="auto"/>
                    <w:left w:val="none" w:sz="0" w:space="0" w:color="auto"/>
                    <w:bottom w:val="none" w:sz="0" w:space="0" w:color="auto"/>
                    <w:right w:val="none" w:sz="0" w:space="0" w:color="auto"/>
                  </w:divBdr>
                </w:div>
                <w:div w:id="1474130422">
                  <w:marLeft w:val="0"/>
                  <w:marRight w:val="0"/>
                  <w:marTop w:val="0"/>
                  <w:marBottom w:val="0"/>
                  <w:divBdr>
                    <w:top w:val="none" w:sz="0" w:space="0" w:color="auto"/>
                    <w:left w:val="none" w:sz="0" w:space="0" w:color="auto"/>
                    <w:bottom w:val="none" w:sz="0" w:space="0" w:color="auto"/>
                    <w:right w:val="none" w:sz="0" w:space="0" w:color="auto"/>
                  </w:divBdr>
                </w:div>
                <w:div w:id="1478186924">
                  <w:marLeft w:val="0"/>
                  <w:marRight w:val="0"/>
                  <w:marTop w:val="0"/>
                  <w:marBottom w:val="0"/>
                  <w:divBdr>
                    <w:top w:val="none" w:sz="0" w:space="0" w:color="auto"/>
                    <w:left w:val="none" w:sz="0" w:space="0" w:color="auto"/>
                    <w:bottom w:val="none" w:sz="0" w:space="0" w:color="auto"/>
                    <w:right w:val="none" w:sz="0" w:space="0" w:color="auto"/>
                  </w:divBdr>
                </w:div>
                <w:div w:id="1478187095">
                  <w:marLeft w:val="0"/>
                  <w:marRight w:val="0"/>
                  <w:marTop w:val="0"/>
                  <w:marBottom w:val="0"/>
                  <w:divBdr>
                    <w:top w:val="none" w:sz="0" w:space="0" w:color="auto"/>
                    <w:left w:val="none" w:sz="0" w:space="0" w:color="auto"/>
                    <w:bottom w:val="none" w:sz="0" w:space="0" w:color="auto"/>
                    <w:right w:val="none" w:sz="0" w:space="0" w:color="auto"/>
                  </w:divBdr>
                </w:div>
                <w:div w:id="1478763670">
                  <w:marLeft w:val="0"/>
                  <w:marRight w:val="0"/>
                  <w:marTop w:val="0"/>
                  <w:marBottom w:val="0"/>
                  <w:divBdr>
                    <w:top w:val="none" w:sz="0" w:space="0" w:color="auto"/>
                    <w:left w:val="none" w:sz="0" w:space="0" w:color="auto"/>
                    <w:bottom w:val="none" w:sz="0" w:space="0" w:color="auto"/>
                    <w:right w:val="none" w:sz="0" w:space="0" w:color="auto"/>
                  </w:divBdr>
                </w:div>
                <w:div w:id="1479103889">
                  <w:marLeft w:val="0"/>
                  <w:marRight w:val="0"/>
                  <w:marTop w:val="0"/>
                  <w:marBottom w:val="0"/>
                  <w:divBdr>
                    <w:top w:val="none" w:sz="0" w:space="0" w:color="auto"/>
                    <w:left w:val="none" w:sz="0" w:space="0" w:color="auto"/>
                    <w:bottom w:val="none" w:sz="0" w:space="0" w:color="auto"/>
                    <w:right w:val="none" w:sz="0" w:space="0" w:color="auto"/>
                  </w:divBdr>
                </w:div>
                <w:div w:id="1479297872">
                  <w:marLeft w:val="0"/>
                  <w:marRight w:val="0"/>
                  <w:marTop w:val="0"/>
                  <w:marBottom w:val="0"/>
                  <w:divBdr>
                    <w:top w:val="none" w:sz="0" w:space="0" w:color="auto"/>
                    <w:left w:val="none" w:sz="0" w:space="0" w:color="auto"/>
                    <w:bottom w:val="none" w:sz="0" w:space="0" w:color="auto"/>
                    <w:right w:val="none" w:sz="0" w:space="0" w:color="auto"/>
                  </w:divBdr>
                </w:div>
                <w:div w:id="1481772909">
                  <w:marLeft w:val="0"/>
                  <w:marRight w:val="0"/>
                  <w:marTop w:val="0"/>
                  <w:marBottom w:val="0"/>
                  <w:divBdr>
                    <w:top w:val="none" w:sz="0" w:space="0" w:color="auto"/>
                    <w:left w:val="none" w:sz="0" w:space="0" w:color="auto"/>
                    <w:bottom w:val="none" w:sz="0" w:space="0" w:color="auto"/>
                    <w:right w:val="none" w:sz="0" w:space="0" w:color="auto"/>
                  </w:divBdr>
                </w:div>
                <w:div w:id="1482649913">
                  <w:marLeft w:val="0"/>
                  <w:marRight w:val="0"/>
                  <w:marTop w:val="0"/>
                  <w:marBottom w:val="0"/>
                  <w:divBdr>
                    <w:top w:val="none" w:sz="0" w:space="0" w:color="auto"/>
                    <w:left w:val="none" w:sz="0" w:space="0" w:color="auto"/>
                    <w:bottom w:val="none" w:sz="0" w:space="0" w:color="auto"/>
                    <w:right w:val="none" w:sz="0" w:space="0" w:color="auto"/>
                  </w:divBdr>
                </w:div>
                <w:div w:id="1489860827">
                  <w:marLeft w:val="0"/>
                  <w:marRight w:val="0"/>
                  <w:marTop w:val="0"/>
                  <w:marBottom w:val="0"/>
                  <w:divBdr>
                    <w:top w:val="none" w:sz="0" w:space="0" w:color="auto"/>
                    <w:left w:val="none" w:sz="0" w:space="0" w:color="auto"/>
                    <w:bottom w:val="none" w:sz="0" w:space="0" w:color="auto"/>
                    <w:right w:val="none" w:sz="0" w:space="0" w:color="auto"/>
                  </w:divBdr>
                </w:div>
                <w:div w:id="1490555635">
                  <w:marLeft w:val="0"/>
                  <w:marRight w:val="0"/>
                  <w:marTop w:val="0"/>
                  <w:marBottom w:val="0"/>
                  <w:divBdr>
                    <w:top w:val="none" w:sz="0" w:space="0" w:color="auto"/>
                    <w:left w:val="none" w:sz="0" w:space="0" w:color="auto"/>
                    <w:bottom w:val="none" w:sz="0" w:space="0" w:color="auto"/>
                    <w:right w:val="none" w:sz="0" w:space="0" w:color="auto"/>
                  </w:divBdr>
                </w:div>
                <w:div w:id="1490705334">
                  <w:marLeft w:val="0"/>
                  <w:marRight w:val="0"/>
                  <w:marTop w:val="0"/>
                  <w:marBottom w:val="0"/>
                  <w:divBdr>
                    <w:top w:val="none" w:sz="0" w:space="0" w:color="auto"/>
                    <w:left w:val="none" w:sz="0" w:space="0" w:color="auto"/>
                    <w:bottom w:val="none" w:sz="0" w:space="0" w:color="auto"/>
                    <w:right w:val="none" w:sz="0" w:space="0" w:color="auto"/>
                  </w:divBdr>
                </w:div>
                <w:div w:id="1490829337">
                  <w:marLeft w:val="0"/>
                  <w:marRight w:val="0"/>
                  <w:marTop w:val="0"/>
                  <w:marBottom w:val="0"/>
                  <w:divBdr>
                    <w:top w:val="none" w:sz="0" w:space="0" w:color="auto"/>
                    <w:left w:val="none" w:sz="0" w:space="0" w:color="auto"/>
                    <w:bottom w:val="none" w:sz="0" w:space="0" w:color="auto"/>
                    <w:right w:val="none" w:sz="0" w:space="0" w:color="auto"/>
                  </w:divBdr>
                </w:div>
                <w:div w:id="1492217408">
                  <w:marLeft w:val="0"/>
                  <w:marRight w:val="0"/>
                  <w:marTop w:val="0"/>
                  <w:marBottom w:val="0"/>
                  <w:divBdr>
                    <w:top w:val="none" w:sz="0" w:space="0" w:color="auto"/>
                    <w:left w:val="none" w:sz="0" w:space="0" w:color="auto"/>
                    <w:bottom w:val="none" w:sz="0" w:space="0" w:color="auto"/>
                    <w:right w:val="none" w:sz="0" w:space="0" w:color="auto"/>
                  </w:divBdr>
                </w:div>
                <w:div w:id="1493793541">
                  <w:marLeft w:val="0"/>
                  <w:marRight w:val="0"/>
                  <w:marTop w:val="0"/>
                  <w:marBottom w:val="0"/>
                  <w:divBdr>
                    <w:top w:val="none" w:sz="0" w:space="0" w:color="auto"/>
                    <w:left w:val="none" w:sz="0" w:space="0" w:color="auto"/>
                    <w:bottom w:val="none" w:sz="0" w:space="0" w:color="auto"/>
                    <w:right w:val="none" w:sz="0" w:space="0" w:color="auto"/>
                  </w:divBdr>
                </w:div>
                <w:div w:id="1494446724">
                  <w:marLeft w:val="0"/>
                  <w:marRight w:val="0"/>
                  <w:marTop w:val="0"/>
                  <w:marBottom w:val="0"/>
                  <w:divBdr>
                    <w:top w:val="none" w:sz="0" w:space="0" w:color="auto"/>
                    <w:left w:val="none" w:sz="0" w:space="0" w:color="auto"/>
                    <w:bottom w:val="none" w:sz="0" w:space="0" w:color="auto"/>
                    <w:right w:val="none" w:sz="0" w:space="0" w:color="auto"/>
                  </w:divBdr>
                </w:div>
                <w:div w:id="1494880307">
                  <w:marLeft w:val="0"/>
                  <w:marRight w:val="0"/>
                  <w:marTop w:val="0"/>
                  <w:marBottom w:val="0"/>
                  <w:divBdr>
                    <w:top w:val="none" w:sz="0" w:space="0" w:color="auto"/>
                    <w:left w:val="none" w:sz="0" w:space="0" w:color="auto"/>
                    <w:bottom w:val="none" w:sz="0" w:space="0" w:color="auto"/>
                    <w:right w:val="none" w:sz="0" w:space="0" w:color="auto"/>
                  </w:divBdr>
                </w:div>
                <w:div w:id="1495991888">
                  <w:marLeft w:val="0"/>
                  <w:marRight w:val="0"/>
                  <w:marTop w:val="0"/>
                  <w:marBottom w:val="0"/>
                  <w:divBdr>
                    <w:top w:val="none" w:sz="0" w:space="0" w:color="auto"/>
                    <w:left w:val="none" w:sz="0" w:space="0" w:color="auto"/>
                    <w:bottom w:val="none" w:sz="0" w:space="0" w:color="auto"/>
                    <w:right w:val="none" w:sz="0" w:space="0" w:color="auto"/>
                  </w:divBdr>
                </w:div>
                <w:div w:id="1495994911">
                  <w:marLeft w:val="0"/>
                  <w:marRight w:val="0"/>
                  <w:marTop w:val="0"/>
                  <w:marBottom w:val="0"/>
                  <w:divBdr>
                    <w:top w:val="none" w:sz="0" w:space="0" w:color="auto"/>
                    <w:left w:val="none" w:sz="0" w:space="0" w:color="auto"/>
                    <w:bottom w:val="none" w:sz="0" w:space="0" w:color="auto"/>
                    <w:right w:val="none" w:sz="0" w:space="0" w:color="auto"/>
                  </w:divBdr>
                </w:div>
                <w:div w:id="1496843372">
                  <w:marLeft w:val="0"/>
                  <w:marRight w:val="0"/>
                  <w:marTop w:val="0"/>
                  <w:marBottom w:val="0"/>
                  <w:divBdr>
                    <w:top w:val="none" w:sz="0" w:space="0" w:color="auto"/>
                    <w:left w:val="none" w:sz="0" w:space="0" w:color="auto"/>
                    <w:bottom w:val="none" w:sz="0" w:space="0" w:color="auto"/>
                    <w:right w:val="none" w:sz="0" w:space="0" w:color="auto"/>
                  </w:divBdr>
                </w:div>
                <w:div w:id="1497106928">
                  <w:marLeft w:val="0"/>
                  <w:marRight w:val="0"/>
                  <w:marTop w:val="0"/>
                  <w:marBottom w:val="0"/>
                  <w:divBdr>
                    <w:top w:val="none" w:sz="0" w:space="0" w:color="auto"/>
                    <w:left w:val="none" w:sz="0" w:space="0" w:color="auto"/>
                    <w:bottom w:val="none" w:sz="0" w:space="0" w:color="auto"/>
                    <w:right w:val="none" w:sz="0" w:space="0" w:color="auto"/>
                  </w:divBdr>
                </w:div>
                <w:div w:id="1498181500">
                  <w:marLeft w:val="0"/>
                  <w:marRight w:val="0"/>
                  <w:marTop w:val="0"/>
                  <w:marBottom w:val="0"/>
                  <w:divBdr>
                    <w:top w:val="none" w:sz="0" w:space="0" w:color="auto"/>
                    <w:left w:val="none" w:sz="0" w:space="0" w:color="auto"/>
                    <w:bottom w:val="none" w:sz="0" w:space="0" w:color="auto"/>
                    <w:right w:val="none" w:sz="0" w:space="0" w:color="auto"/>
                  </w:divBdr>
                </w:div>
                <w:div w:id="1500727787">
                  <w:marLeft w:val="0"/>
                  <w:marRight w:val="0"/>
                  <w:marTop w:val="0"/>
                  <w:marBottom w:val="0"/>
                  <w:divBdr>
                    <w:top w:val="none" w:sz="0" w:space="0" w:color="auto"/>
                    <w:left w:val="none" w:sz="0" w:space="0" w:color="auto"/>
                    <w:bottom w:val="none" w:sz="0" w:space="0" w:color="auto"/>
                    <w:right w:val="none" w:sz="0" w:space="0" w:color="auto"/>
                  </w:divBdr>
                </w:div>
                <w:div w:id="1501848881">
                  <w:marLeft w:val="0"/>
                  <w:marRight w:val="0"/>
                  <w:marTop w:val="0"/>
                  <w:marBottom w:val="0"/>
                  <w:divBdr>
                    <w:top w:val="none" w:sz="0" w:space="0" w:color="auto"/>
                    <w:left w:val="none" w:sz="0" w:space="0" w:color="auto"/>
                    <w:bottom w:val="none" w:sz="0" w:space="0" w:color="auto"/>
                    <w:right w:val="none" w:sz="0" w:space="0" w:color="auto"/>
                  </w:divBdr>
                </w:div>
                <w:div w:id="1502156145">
                  <w:marLeft w:val="0"/>
                  <w:marRight w:val="0"/>
                  <w:marTop w:val="0"/>
                  <w:marBottom w:val="0"/>
                  <w:divBdr>
                    <w:top w:val="none" w:sz="0" w:space="0" w:color="auto"/>
                    <w:left w:val="none" w:sz="0" w:space="0" w:color="auto"/>
                    <w:bottom w:val="none" w:sz="0" w:space="0" w:color="auto"/>
                    <w:right w:val="none" w:sz="0" w:space="0" w:color="auto"/>
                  </w:divBdr>
                </w:div>
                <w:div w:id="1503662869">
                  <w:marLeft w:val="0"/>
                  <w:marRight w:val="0"/>
                  <w:marTop w:val="0"/>
                  <w:marBottom w:val="0"/>
                  <w:divBdr>
                    <w:top w:val="none" w:sz="0" w:space="0" w:color="auto"/>
                    <w:left w:val="none" w:sz="0" w:space="0" w:color="auto"/>
                    <w:bottom w:val="none" w:sz="0" w:space="0" w:color="auto"/>
                    <w:right w:val="none" w:sz="0" w:space="0" w:color="auto"/>
                  </w:divBdr>
                </w:div>
                <w:div w:id="1505778655">
                  <w:marLeft w:val="0"/>
                  <w:marRight w:val="0"/>
                  <w:marTop w:val="0"/>
                  <w:marBottom w:val="0"/>
                  <w:divBdr>
                    <w:top w:val="none" w:sz="0" w:space="0" w:color="auto"/>
                    <w:left w:val="none" w:sz="0" w:space="0" w:color="auto"/>
                    <w:bottom w:val="none" w:sz="0" w:space="0" w:color="auto"/>
                    <w:right w:val="none" w:sz="0" w:space="0" w:color="auto"/>
                  </w:divBdr>
                </w:div>
                <w:div w:id="1507861723">
                  <w:marLeft w:val="0"/>
                  <w:marRight w:val="0"/>
                  <w:marTop w:val="0"/>
                  <w:marBottom w:val="0"/>
                  <w:divBdr>
                    <w:top w:val="none" w:sz="0" w:space="0" w:color="auto"/>
                    <w:left w:val="none" w:sz="0" w:space="0" w:color="auto"/>
                    <w:bottom w:val="none" w:sz="0" w:space="0" w:color="auto"/>
                    <w:right w:val="none" w:sz="0" w:space="0" w:color="auto"/>
                  </w:divBdr>
                </w:div>
                <w:div w:id="1508132157">
                  <w:marLeft w:val="0"/>
                  <w:marRight w:val="0"/>
                  <w:marTop w:val="0"/>
                  <w:marBottom w:val="0"/>
                  <w:divBdr>
                    <w:top w:val="none" w:sz="0" w:space="0" w:color="auto"/>
                    <w:left w:val="none" w:sz="0" w:space="0" w:color="auto"/>
                    <w:bottom w:val="none" w:sz="0" w:space="0" w:color="auto"/>
                    <w:right w:val="none" w:sz="0" w:space="0" w:color="auto"/>
                  </w:divBdr>
                </w:div>
                <w:div w:id="1511332419">
                  <w:marLeft w:val="0"/>
                  <w:marRight w:val="0"/>
                  <w:marTop w:val="0"/>
                  <w:marBottom w:val="0"/>
                  <w:divBdr>
                    <w:top w:val="none" w:sz="0" w:space="0" w:color="auto"/>
                    <w:left w:val="none" w:sz="0" w:space="0" w:color="auto"/>
                    <w:bottom w:val="none" w:sz="0" w:space="0" w:color="auto"/>
                    <w:right w:val="none" w:sz="0" w:space="0" w:color="auto"/>
                  </w:divBdr>
                </w:div>
                <w:div w:id="1515074350">
                  <w:marLeft w:val="0"/>
                  <w:marRight w:val="0"/>
                  <w:marTop w:val="0"/>
                  <w:marBottom w:val="0"/>
                  <w:divBdr>
                    <w:top w:val="none" w:sz="0" w:space="0" w:color="auto"/>
                    <w:left w:val="none" w:sz="0" w:space="0" w:color="auto"/>
                    <w:bottom w:val="none" w:sz="0" w:space="0" w:color="auto"/>
                    <w:right w:val="none" w:sz="0" w:space="0" w:color="auto"/>
                  </w:divBdr>
                </w:div>
                <w:div w:id="1515147463">
                  <w:marLeft w:val="0"/>
                  <w:marRight w:val="0"/>
                  <w:marTop w:val="0"/>
                  <w:marBottom w:val="0"/>
                  <w:divBdr>
                    <w:top w:val="none" w:sz="0" w:space="0" w:color="auto"/>
                    <w:left w:val="none" w:sz="0" w:space="0" w:color="auto"/>
                    <w:bottom w:val="none" w:sz="0" w:space="0" w:color="auto"/>
                    <w:right w:val="none" w:sz="0" w:space="0" w:color="auto"/>
                  </w:divBdr>
                </w:div>
                <w:div w:id="1515534296">
                  <w:marLeft w:val="0"/>
                  <w:marRight w:val="0"/>
                  <w:marTop w:val="0"/>
                  <w:marBottom w:val="0"/>
                  <w:divBdr>
                    <w:top w:val="none" w:sz="0" w:space="0" w:color="auto"/>
                    <w:left w:val="none" w:sz="0" w:space="0" w:color="auto"/>
                    <w:bottom w:val="none" w:sz="0" w:space="0" w:color="auto"/>
                    <w:right w:val="none" w:sz="0" w:space="0" w:color="auto"/>
                  </w:divBdr>
                </w:div>
                <w:div w:id="1518544202">
                  <w:marLeft w:val="0"/>
                  <w:marRight w:val="0"/>
                  <w:marTop w:val="0"/>
                  <w:marBottom w:val="0"/>
                  <w:divBdr>
                    <w:top w:val="none" w:sz="0" w:space="0" w:color="auto"/>
                    <w:left w:val="none" w:sz="0" w:space="0" w:color="auto"/>
                    <w:bottom w:val="none" w:sz="0" w:space="0" w:color="auto"/>
                    <w:right w:val="none" w:sz="0" w:space="0" w:color="auto"/>
                  </w:divBdr>
                </w:div>
                <w:div w:id="1518735928">
                  <w:marLeft w:val="0"/>
                  <w:marRight w:val="0"/>
                  <w:marTop w:val="0"/>
                  <w:marBottom w:val="0"/>
                  <w:divBdr>
                    <w:top w:val="none" w:sz="0" w:space="0" w:color="auto"/>
                    <w:left w:val="none" w:sz="0" w:space="0" w:color="auto"/>
                    <w:bottom w:val="none" w:sz="0" w:space="0" w:color="auto"/>
                    <w:right w:val="none" w:sz="0" w:space="0" w:color="auto"/>
                  </w:divBdr>
                </w:div>
                <w:div w:id="1520467299">
                  <w:marLeft w:val="0"/>
                  <w:marRight w:val="0"/>
                  <w:marTop w:val="0"/>
                  <w:marBottom w:val="0"/>
                  <w:divBdr>
                    <w:top w:val="none" w:sz="0" w:space="0" w:color="auto"/>
                    <w:left w:val="none" w:sz="0" w:space="0" w:color="auto"/>
                    <w:bottom w:val="none" w:sz="0" w:space="0" w:color="auto"/>
                    <w:right w:val="none" w:sz="0" w:space="0" w:color="auto"/>
                  </w:divBdr>
                </w:div>
                <w:div w:id="1522431510">
                  <w:marLeft w:val="0"/>
                  <w:marRight w:val="0"/>
                  <w:marTop w:val="0"/>
                  <w:marBottom w:val="0"/>
                  <w:divBdr>
                    <w:top w:val="none" w:sz="0" w:space="0" w:color="auto"/>
                    <w:left w:val="none" w:sz="0" w:space="0" w:color="auto"/>
                    <w:bottom w:val="none" w:sz="0" w:space="0" w:color="auto"/>
                    <w:right w:val="none" w:sz="0" w:space="0" w:color="auto"/>
                  </w:divBdr>
                </w:div>
                <w:div w:id="1524170792">
                  <w:marLeft w:val="0"/>
                  <w:marRight w:val="0"/>
                  <w:marTop w:val="0"/>
                  <w:marBottom w:val="0"/>
                  <w:divBdr>
                    <w:top w:val="none" w:sz="0" w:space="0" w:color="auto"/>
                    <w:left w:val="none" w:sz="0" w:space="0" w:color="auto"/>
                    <w:bottom w:val="none" w:sz="0" w:space="0" w:color="auto"/>
                    <w:right w:val="none" w:sz="0" w:space="0" w:color="auto"/>
                  </w:divBdr>
                </w:div>
                <w:div w:id="1525094990">
                  <w:marLeft w:val="0"/>
                  <w:marRight w:val="0"/>
                  <w:marTop w:val="0"/>
                  <w:marBottom w:val="0"/>
                  <w:divBdr>
                    <w:top w:val="none" w:sz="0" w:space="0" w:color="auto"/>
                    <w:left w:val="none" w:sz="0" w:space="0" w:color="auto"/>
                    <w:bottom w:val="none" w:sz="0" w:space="0" w:color="auto"/>
                    <w:right w:val="none" w:sz="0" w:space="0" w:color="auto"/>
                  </w:divBdr>
                </w:div>
                <w:div w:id="1529637883">
                  <w:marLeft w:val="0"/>
                  <w:marRight w:val="0"/>
                  <w:marTop w:val="0"/>
                  <w:marBottom w:val="0"/>
                  <w:divBdr>
                    <w:top w:val="none" w:sz="0" w:space="0" w:color="auto"/>
                    <w:left w:val="none" w:sz="0" w:space="0" w:color="auto"/>
                    <w:bottom w:val="none" w:sz="0" w:space="0" w:color="auto"/>
                    <w:right w:val="none" w:sz="0" w:space="0" w:color="auto"/>
                  </w:divBdr>
                </w:div>
                <w:div w:id="1531600589">
                  <w:marLeft w:val="0"/>
                  <w:marRight w:val="0"/>
                  <w:marTop w:val="0"/>
                  <w:marBottom w:val="0"/>
                  <w:divBdr>
                    <w:top w:val="none" w:sz="0" w:space="0" w:color="auto"/>
                    <w:left w:val="none" w:sz="0" w:space="0" w:color="auto"/>
                    <w:bottom w:val="none" w:sz="0" w:space="0" w:color="auto"/>
                    <w:right w:val="none" w:sz="0" w:space="0" w:color="auto"/>
                  </w:divBdr>
                </w:div>
                <w:div w:id="1532691543">
                  <w:marLeft w:val="0"/>
                  <w:marRight w:val="0"/>
                  <w:marTop w:val="0"/>
                  <w:marBottom w:val="0"/>
                  <w:divBdr>
                    <w:top w:val="none" w:sz="0" w:space="0" w:color="auto"/>
                    <w:left w:val="none" w:sz="0" w:space="0" w:color="auto"/>
                    <w:bottom w:val="none" w:sz="0" w:space="0" w:color="auto"/>
                    <w:right w:val="none" w:sz="0" w:space="0" w:color="auto"/>
                  </w:divBdr>
                </w:div>
                <w:div w:id="1534268330">
                  <w:marLeft w:val="0"/>
                  <w:marRight w:val="0"/>
                  <w:marTop w:val="0"/>
                  <w:marBottom w:val="0"/>
                  <w:divBdr>
                    <w:top w:val="none" w:sz="0" w:space="0" w:color="auto"/>
                    <w:left w:val="none" w:sz="0" w:space="0" w:color="auto"/>
                    <w:bottom w:val="none" w:sz="0" w:space="0" w:color="auto"/>
                    <w:right w:val="none" w:sz="0" w:space="0" w:color="auto"/>
                  </w:divBdr>
                </w:div>
                <w:div w:id="1536969115">
                  <w:marLeft w:val="0"/>
                  <w:marRight w:val="0"/>
                  <w:marTop w:val="0"/>
                  <w:marBottom w:val="0"/>
                  <w:divBdr>
                    <w:top w:val="none" w:sz="0" w:space="0" w:color="auto"/>
                    <w:left w:val="none" w:sz="0" w:space="0" w:color="auto"/>
                    <w:bottom w:val="none" w:sz="0" w:space="0" w:color="auto"/>
                    <w:right w:val="none" w:sz="0" w:space="0" w:color="auto"/>
                  </w:divBdr>
                </w:div>
                <w:div w:id="1539585796">
                  <w:marLeft w:val="0"/>
                  <w:marRight w:val="0"/>
                  <w:marTop w:val="0"/>
                  <w:marBottom w:val="0"/>
                  <w:divBdr>
                    <w:top w:val="none" w:sz="0" w:space="0" w:color="auto"/>
                    <w:left w:val="none" w:sz="0" w:space="0" w:color="auto"/>
                    <w:bottom w:val="none" w:sz="0" w:space="0" w:color="auto"/>
                    <w:right w:val="none" w:sz="0" w:space="0" w:color="auto"/>
                  </w:divBdr>
                </w:div>
                <w:div w:id="1541044419">
                  <w:marLeft w:val="0"/>
                  <w:marRight w:val="0"/>
                  <w:marTop w:val="0"/>
                  <w:marBottom w:val="0"/>
                  <w:divBdr>
                    <w:top w:val="none" w:sz="0" w:space="0" w:color="auto"/>
                    <w:left w:val="none" w:sz="0" w:space="0" w:color="auto"/>
                    <w:bottom w:val="none" w:sz="0" w:space="0" w:color="auto"/>
                    <w:right w:val="none" w:sz="0" w:space="0" w:color="auto"/>
                  </w:divBdr>
                </w:div>
                <w:div w:id="1544518902">
                  <w:marLeft w:val="0"/>
                  <w:marRight w:val="0"/>
                  <w:marTop w:val="0"/>
                  <w:marBottom w:val="0"/>
                  <w:divBdr>
                    <w:top w:val="none" w:sz="0" w:space="0" w:color="auto"/>
                    <w:left w:val="none" w:sz="0" w:space="0" w:color="auto"/>
                    <w:bottom w:val="none" w:sz="0" w:space="0" w:color="auto"/>
                    <w:right w:val="none" w:sz="0" w:space="0" w:color="auto"/>
                  </w:divBdr>
                </w:div>
                <w:div w:id="1545561359">
                  <w:marLeft w:val="0"/>
                  <w:marRight w:val="0"/>
                  <w:marTop w:val="0"/>
                  <w:marBottom w:val="0"/>
                  <w:divBdr>
                    <w:top w:val="none" w:sz="0" w:space="0" w:color="auto"/>
                    <w:left w:val="none" w:sz="0" w:space="0" w:color="auto"/>
                    <w:bottom w:val="none" w:sz="0" w:space="0" w:color="auto"/>
                    <w:right w:val="none" w:sz="0" w:space="0" w:color="auto"/>
                  </w:divBdr>
                </w:div>
                <w:div w:id="1546792054">
                  <w:marLeft w:val="0"/>
                  <w:marRight w:val="0"/>
                  <w:marTop w:val="0"/>
                  <w:marBottom w:val="0"/>
                  <w:divBdr>
                    <w:top w:val="none" w:sz="0" w:space="0" w:color="auto"/>
                    <w:left w:val="none" w:sz="0" w:space="0" w:color="auto"/>
                    <w:bottom w:val="none" w:sz="0" w:space="0" w:color="auto"/>
                    <w:right w:val="none" w:sz="0" w:space="0" w:color="auto"/>
                  </w:divBdr>
                </w:div>
                <w:div w:id="1547332014">
                  <w:marLeft w:val="0"/>
                  <w:marRight w:val="0"/>
                  <w:marTop w:val="0"/>
                  <w:marBottom w:val="0"/>
                  <w:divBdr>
                    <w:top w:val="none" w:sz="0" w:space="0" w:color="auto"/>
                    <w:left w:val="none" w:sz="0" w:space="0" w:color="auto"/>
                    <w:bottom w:val="none" w:sz="0" w:space="0" w:color="auto"/>
                    <w:right w:val="none" w:sz="0" w:space="0" w:color="auto"/>
                  </w:divBdr>
                </w:div>
                <w:div w:id="1548756953">
                  <w:marLeft w:val="0"/>
                  <w:marRight w:val="0"/>
                  <w:marTop w:val="0"/>
                  <w:marBottom w:val="0"/>
                  <w:divBdr>
                    <w:top w:val="none" w:sz="0" w:space="0" w:color="auto"/>
                    <w:left w:val="none" w:sz="0" w:space="0" w:color="auto"/>
                    <w:bottom w:val="none" w:sz="0" w:space="0" w:color="auto"/>
                    <w:right w:val="none" w:sz="0" w:space="0" w:color="auto"/>
                  </w:divBdr>
                </w:div>
                <w:div w:id="1551646468">
                  <w:marLeft w:val="0"/>
                  <w:marRight w:val="0"/>
                  <w:marTop w:val="0"/>
                  <w:marBottom w:val="0"/>
                  <w:divBdr>
                    <w:top w:val="none" w:sz="0" w:space="0" w:color="auto"/>
                    <w:left w:val="none" w:sz="0" w:space="0" w:color="auto"/>
                    <w:bottom w:val="none" w:sz="0" w:space="0" w:color="auto"/>
                    <w:right w:val="none" w:sz="0" w:space="0" w:color="auto"/>
                  </w:divBdr>
                </w:div>
                <w:div w:id="1556697896">
                  <w:marLeft w:val="0"/>
                  <w:marRight w:val="0"/>
                  <w:marTop w:val="0"/>
                  <w:marBottom w:val="0"/>
                  <w:divBdr>
                    <w:top w:val="none" w:sz="0" w:space="0" w:color="auto"/>
                    <w:left w:val="none" w:sz="0" w:space="0" w:color="auto"/>
                    <w:bottom w:val="none" w:sz="0" w:space="0" w:color="auto"/>
                    <w:right w:val="none" w:sz="0" w:space="0" w:color="auto"/>
                  </w:divBdr>
                </w:div>
                <w:div w:id="1565290730">
                  <w:marLeft w:val="0"/>
                  <w:marRight w:val="0"/>
                  <w:marTop w:val="0"/>
                  <w:marBottom w:val="0"/>
                  <w:divBdr>
                    <w:top w:val="none" w:sz="0" w:space="0" w:color="auto"/>
                    <w:left w:val="none" w:sz="0" w:space="0" w:color="auto"/>
                    <w:bottom w:val="none" w:sz="0" w:space="0" w:color="auto"/>
                    <w:right w:val="none" w:sz="0" w:space="0" w:color="auto"/>
                  </w:divBdr>
                </w:div>
                <w:div w:id="1565293369">
                  <w:marLeft w:val="0"/>
                  <w:marRight w:val="0"/>
                  <w:marTop w:val="0"/>
                  <w:marBottom w:val="0"/>
                  <w:divBdr>
                    <w:top w:val="none" w:sz="0" w:space="0" w:color="auto"/>
                    <w:left w:val="none" w:sz="0" w:space="0" w:color="auto"/>
                    <w:bottom w:val="none" w:sz="0" w:space="0" w:color="auto"/>
                    <w:right w:val="none" w:sz="0" w:space="0" w:color="auto"/>
                  </w:divBdr>
                </w:div>
                <w:div w:id="1565946590">
                  <w:marLeft w:val="0"/>
                  <w:marRight w:val="0"/>
                  <w:marTop w:val="0"/>
                  <w:marBottom w:val="0"/>
                  <w:divBdr>
                    <w:top w:val="none" w:sz="0" w:space="0" w:color="auto"/>
                    <w:left w:val="none" w:sz="0" w:space="0" w:color="auto"/>
                    <w:bottom w:val="none" w:sz="0" w:space="0" w:color="auto"/>
                    <w:right w:val="none" w:sz="0" w:space="0" w:color="auto"/>
                  </w:divBdr>
                </w:div>
                <w:div w:id="1566455591">
                  <w:marLeft w:val="0"/>
                  <w:marRight w:val="0"/>
                  <w:marTop w:val="0"/>
                  <w:marBottom w:val="0"/>
                  <w:divBdr>
                    <w:top w:val="none" w:sz="0" w:space="0" w:color="auto"/>
                    <w:left w:val="none" w:sz="0" w:space="0" w:color="auto"/>
                    <w:bottom w:val="none" w:sz="0" w:space="0" w:color="auto"/>
                    <w:right w:val="none" w:sz="0" w:space="0" w:color="auto"/>
                  </w:divBdr>
                </w:div>
                <w:div w:id="1574314465">
                  <w:marLeft w:val="0"/>
                  <w:marRight w:val="0"/>
                  <w:marTop w:val="0"/>
                  <w:marBottom w:val="0"/>
                  <w:divBdr>
                    <w:top w:val="none" w:sz="0" w:space="0" w:color="auto"/>
                    <w:left w:val="none" w:sz="0" w:space="0" w:color="auto"/>
                    <w:bottom w:val="none" w:sz="0" w:space="0" w:color="auto"/>
                    <w:right w:val="none" w:sz="0" w:space="0" w:color="auto"/>
                  </w:divBdr>
                </w:div>
                <w:div w:id="1575435083">
                  <w:marLeft w:val="0"/>
                  <w:marRight w:val="0"/>
                  <w:marTop w:val="0"/>
                  <w:marBottom w:val="0"/>
                  <w:divBdr>
                    <w:top w:val="none" w:sz="0" w:space="0" w:color="auto"/>
                    <w:left w:val="none" w:sz="0" w:space="0" w:color="auto"/>
                    <w:bottom w:val="none" w:sz="0" w:space="0" w:color="auto"/>
                    <w:right w:val="none" w:sz="0" w:space="0" w:color="auto"/>
                  </w:divBdr>
                </w:div>
                <w:div w:id="1575511867">
                  <w:marLeft w:val="0"/>
                  <w:marRight w:val="0"/>
                  <w:marTop w:val="0"/>
                  <w:marBottom w:val="0"/>
                  <w:divBdr>
                    <w:top w:val="none" w:sz="0" w:space="0" w:color="auto"/>
                    <w:left w:val="none" w:sz="0" w:space="0" w:color="auto"/>
                    <w:bottom w:val="none" w:sz="0" w:space="0" w:color="auto"/>
                    <w:right w:val="none" w:sz="0" w:space="0" w:color="auto"/>
                  </w:divBdr>
                </w:div>
                <w:div w:id="1575895042">
                  <w:marLeft w:val="0"/>
                  <w:marRight w:val="0"/>
                  <w:marTop w:val="0"/>
                  <w:marBottom w:val="0"/>
                  <w:divBdr>
                    <w:top w:val="none" w:sz="0" w:space="0" w:color="auto"/>
                    <w:left w:val="none" w:sz="0" w:space="0" w:color="auto"/>
                    <w:bottom w:val="none" w:sz="0" w:space="0" w:color="auto"/>
                    <w:right w:val="none" w:sz="0" w:space="0" w:color="auto"/>
                  </w:divBdr>
                </w:div>
                <w:div w:id="1577980080">
                  <w:marLeft w:val="0"/>
                  <w:marRight w:val="0"/>
                  <w:marTop w:val="0"/>
                  <w:marBottom w:val="0"/>
                  <w:divBdr>
                    <w:top w:val="none" w:sz="0" w:space="0" w:color="auto"/>
                    <w:left w:val="none" w:sz="0" w:space="0" w:color="auto"/>
                    <w:bottom w:val="none" w:sz="0" w:space="0" w:color="auto"/>
                    <w:right w:val="none" w:sz="0" w:space="0" w:color="auto"/>
                  </w:divBdr>
                </w:div>
                <w:div w:id="1578856755">
                  <w:marLeft w:val="0"/>
                  <w:marRight w:val="0"/>
                  <w:marTop w:val="0"/>
                  <w:marBottom w:val="0"/>
                  <w:divBdr>
                    <w:top w:val="none" w:sz="0" w:space="0" w:color="auto"/>
                    <w:left w:val="none" w:sz="0" w:space="0" w:color="auto"/>
                    <w:bottom w:val="none" w:sz="0" w:space="0" w:color="auto"/>
                    <w:right w:val="none" w:sz="0" w:space="0" w:color="auto"/>
                  </w:divBdr>
                </w:div>
                <w:div w:id="1579364753">
                  <w:marLeft w:val="0"/>
                  <w:marRight w:val="0"/>
                  <w:marTop w:val="0"/>
                  <w:marBottom w:val="0"/>
                  <w:divBdr>
                    <w:top w:val="none" w:sz="0" w:space="0" w:color="auto"/>
                    <w:left w:val="none" w:sz="0" w:space="0" w:color="auto"/>
                    <w:bottom w:val="none" w:sz="0" w:space="0" w:color="auto"/>
                    <w:right w:val="none" w:sz="0" w:space="0" w:color="auto"/>
                  </w:divBdr>
                </w:div>
                <w:div w:id="1580482476">
                  <w:marLeft w:val="0"/>
                  <w:marRight w:val="0"/>
                  <w:marTop w:val="0"/>
                  <w:marBottom w:val="0"/>
                  <w:divBdr>
                    <w:top w:val="none" w:sz="0" w:space="0" w:color="auto"/>
                    <w:left w:val="none" w:sz="0" w:space="0" w:color="auto"/>
                    <w:bottom w:val="none" w:sz="0" w:space="0" w:color="auto"/>
                    <w:right w:val="none" w:sz="0" w:space="0" w:color="auto"/>
                  </w:divBdr>
                </w:div>
                <w:div w:id="1582250486">
                  <w:marLeft w:val="0"/>
                  <w:marRight w:val="0"/>
                  <w:marTop w:val="0"/>
                  <w:marBottom w:val="0"/>
                  <w:divBdr>
                    <w:top w:val="none" w:sz="0" w:space="0" w:color="auto"/>
                    <w:left w:val="none" w:sz="0" w:space="0" w:color="auto"/>
                    <w:bottom w:val="none" w:sz="0" w:space="0" w:color="auto"/>
                    <w:right w:val="none" w:sz="0" w:space="0" w:color="auto"/>
                  </w:divBdr>
                </w:div>
                <w:div w:id="1584561858">
                  <w:marLeft w:val="0"/>
                  <w:marRight w:val="0"/>
                  <w:marTop w:val="0"/>
                  <w:marBottom w:val="0"/>
                  <w:divBdr>
                    <w:top w:val="none" w:sz="0" w:space="0" w:color="auto"/>
                    <w:left w:val="none" w:sz="0" w:space="0" w:color="auto"/>
                    <w:bottom w:val="none" w:sz="0" w:space="0" w:color="auto"/>
                    <w:right w:val="none" w:sz="0" w:space="0" w:color="auto"/>
                  </w:divBdr>
                </w:div>
                <w:div w:id="1587572720">
                  <w:marLeft w:val="0"/>
                  <w:marRight w:val="0"/>
                  <w:marTop w:val="0"/>
                  <w:marBottom w:val="0"/>
                  <w:divBdr>
                    <w:top w:val="none" w:sz="0" w:space="0" w:color="auto"/>
                    <w:left w:val="none" w:sz="0" w:space="0" w:color="auto"/>
                    <w:bottom w:val="none" w:sz="0" w:space="0" w:color="auto"/>
                    <w:right w:val="none" w:sz="0" w:space="0" w:color="auto"/>
                  </w:divBdr>
                </w:div>
                <w:div w:id="1591697920">
                  <w:marLeft w:val="0"/>
                  <w:marRight w:val="0"/>
                  <w:marTop w:val="0"/>
                  <w:marBottom w:val="0"/>
                  <w:divBdr>
                    <w:top w:val="none" w:sz="0" w:space="0" w:color="auto"/>
                    <w:left w:val="none" w:sz="0" w:space="0" w:color="auto"/>
                    <w:bottom w:val="none" w:sz="0" w:space="0" w:color="auto"/>
                    <w:right w:val="none" w:sz="0" w:space="0" w:color="auto"/>
                  </w:divBdr>
                </w:div>
                <w:div w:id="1595239653">
                  <w:marLeft w:val="0"/>
                  <w:marRight w:val="0"/>
                  <w:marTop w:val="0"/>
                  <w:marBottom w:val="0"/>
                  <w:divBdr>
                    <w:top w:val="none" w:sz="0" w:space="0" w:color="auto"/>
                    <w:left w:val="none" w:sz="0" w:space="0" w:color="auto"/>
                    <w:bottom w:val="none" w:sz="0" w:space="0" w:color="auto"/>
                    <w:right w:val="none" w:sz="0" w:space="0" w:color="auto"/>
                  </w:divBdr>
                </w:div>
                <w:div w:id="1596936589">
                  <w:marLeft w:val="0"/>
                  <w:marRight w:val="0"/>
                  <w:marTop w:val="0"/>
                  <w:marBottom w:val="0"/>
                  <w:divBdr>
                    <w:top w:val="none" w:sz="0" w:space="0" w:color="auto"/>
                    <w:left w:val="none" w:sz="0" w:space="0" w:color="auto"/>
                    <w:bottom w:val="none" w:sz="0" w:space="0" w:color="auto"/>
                    <w:right w:val="none" w:sz="0" w:space="0" w:color="auto"/>
                  </w:divBdr>
                </w:div>
                <w:div w:id="1597517479">
                  <w:marLeft w:val="0"/>
                  <w:marRight w:val="0"/>
                  <w:marTop w:val="0"/>
                  <w:marBottom w:val="0"/>
                  <w:divBdr>
                    <w:top w:val="none" w:sz="0" w:space="0" w:color="auto"/>
                    <w:left w:val="none" w:sz="0" w:space="0" w:color="auto"/>
                    <w:bottom w:val="none" w:sz="0" w:space="0" w:color="auto"/>
                    <w:right w:val="none" w:sz="0" w:space="0" w:color="auto"/>
                  </w:divBdr>
                </w:div>
                <w:div w:id="1600943323">
                  <w:marLeft w:val="0"/>
                  <w:marRight w:val="0"/>
                  <w:marTop w:val="0"/>
                  <w:marBottom w:val="0"/>
                  <w:divBdr>
                    <w:top w:val="none" w:sz="0" w:space="0" w:color="auto"/>
                    <w:left w:val="none" w:sz="0" w:space="0" w:color="auto"/>
                    <w:bottom w:val="none" w:sz="0" w:space="0" w:color="auto"/>
                    <w:right w:val="none" w:sz="0" w:space="0" w:color="auto"/>
                  </w:divBdr>
                </w:div>
                <w:div w:id="1605268487">
                  <w:marLeft w:val="0"/>
                  <w:marRight w:val="0"/>
                  <w:marTop w:val="0"/>
                  <w:marBottom w:val="0"/>
                  <w:divBdr>
                    <w:top w:val="none" w:sz="0" w:space="0" w:color="auto"/>
                    <w:left w:val="none" w:sz="0" w:space="0" w:color="auto"/>
                    <w:bottom w:val="none" w:sz="0" w:space="0" w:color="auto"/>
                    <w:right w:val="none" w:sz="0" w:space="0" w:color="auto"/>
                  </w:divBdr>
                </w:div>
                <w:div w:id="1605383972">
                  <w:marLeft w:val="0"/>
                  <w:marRight w:val="0"/>
                  <w:marTop w:val="0"/>
                  <w:marBottom w:val="0"/>
                  <w:divBdr>
                    <w:top w:val="none" w:sz="0" w:space="0" w:color="auto"/>
                    <w:left w:val="none" w:sz="0" w:space="0" w:color="auto"/>
                    <w:bottom w:val="none" w:sz="0" w:space="0" w:color="auto"/>
                    <w:right w:val="none" w:sz="0" w:space="0" w:color="auto"/>
                  </w:divBdr>
                </w:div>
                <w:div w:id="1606305036">
                  <w:marLeft w:val="0"/>
                  <w:marRight w:val="0"/>
                  <w:marTop w:val="0"/>
                  <w:marBottom w:val="0"/>
                  <w:divBdr>
                    <w:top w:val="none" w:sz="0" w:space="0" w:color="auto"/>
                    <w:left w:val="none" w:sz="0" w:space="0" w:color="auto"/>
                    <w:bottom w:val="none" w:sz="0" w:space="0" w:color="auto"/>
                    <w:right w:val="none" w:sz="0" w:space="0" w:color="auto"/>
                  </w:divBdr>
                </w:div>
                <w:div w:id="1606497592">
                  <w:marLeft w:val="0"/>
                  <w:marRight w:val="0"/>
                  <w:marTop w:val="0"/>
                  <w:marBottom w:val="0"/>
                  <w:divBdr>
                    <w:top w:val="none" w:sz="0" w:space="0" w:color="auto"/>
                    <w:left w:val="none" w:sz="0" w:space="0" w:color="auto"/>
                    <w:bottom w:val="none" w:sz="0" w:space="0" w:color="auto"/>
                    <w:right w:val="none" w:sz="0" w:space="0" w:color="auto"/>
                  </w:divBdr>
                </w:div>
                <w:div w:id="1606958144">
                  <w:marLeft w:val="0"/>
                  <w:marRight w:val="0"/>
                  <w:marTop w:val="0"/>
                  <w:marBottom w:val="0"/>
                  <w:divBdr>
                    <w:top w:val="none" w:sz="0" w:space="0" w:color="auto"/>
                    <w:left w:val="none" w:sz="0" w:space="0" w:color="auto"/>
                    <w:bottom w:val="none" w:sz="0" w:space="0" w:color="auto"/>
                    <w:right w:val="none" w:sz="0" w:space="0" w:color="auto"/>
                  </w:divBdr>
                </w:div>
                <w:div w:id="1607034448">
                  <w:marLeft w:val="0"/>
                  <w:marRight w:val="0"/>
                  <w:marTop w:val="0"/>
                  <w:marBottom w:val="0"/>
                  <w:divBdr>
                    <w:top w:val="none" w:sz="0" w:space="0" w:color="auto"/>
                    <w:left w:val="none" w:sz="0" w:space="0" w:color="auto"/>
                    <w:bottom w:val="none" w:sz="0" w:space="0" w:color="auto"/>
                    <w:right w:val="none" w:sz="0" w:space="0" w:color="auto"/>
                  </w:divBdr>
                </w:div>
                <w:div w:id="1608384568">
                  <w:marLeft w:val="0"/>
                  <w:marRight w:val="0"/>
                  <w:marTop w:val="0"/>
                  <w:marBottom w:val="0"/>
                  <w:divBdr>
                    <w:top w:val="none" w:sz="0" w:space="0" w:color="auto"/>
                    <w:left w:val="none" w:sz="0" w:space="0" w:color="auto"/>
                    <w:bottom w:val="none" w:sz="0" w:space="0" w:color="auto"/>
                    <w:right w:val="none" w:sz="0" w:space="0" w:color="auto"/>
                  </w:divBdr>
                </w:div>
                <w:div w:id="1608610935">
                  <w:marLeft w:val="0"/>
                  <w:marRight w:val="0"/>
                  <w:marTop w:val="0"/>
                  <w:marBottom w:val="0"/>
                  <w:divBdr>
                    <w:top w:val="none" w:sz="0" w:space="0" w:color="auto"/>
                    <w:left w:val="none" w:sz="0" w:space="0" w:color="auto"/>
                    <w:bottom w:val="none" w:sz="0" w:space="0" w:color="auto"/>
                    <w:right w:val="none" w:sz="0" w:space="0" w:color="auto"/>
                  </w:divBdr>
                </w:div>
                <w:div w:id="1611669327">
                  <w:marLeft w:val="0"/>
                  <w:marRight w:val="0"/>
                  <w:marTop w:val="0"/>
                  <w:marBottom w:val="0"/>
                  <w:divBdr>
                    <w:top w:val="none" w:sz="0" w:space="0" w:color="auto"/>
                    <w:left w:val="none" w:sz="0" w:space="0" w:color="auto"/>
                    <w:bottom w:val="none" w:sz="0" w:space="0" w:color="auto"/>
                    <w:right w:val="none" w:sz="0" w:space="0" w:color="auto"/>
                  </w:divBdr>
                </w:div>
                <w:div w:id="1612542953">
                  <w:marLeft w:val="0"/>
                  <w:marRight w:val="0"/>
                  <w:marTop w:val="0"/>
                  <w:marBottom w:val="0"/>
                  <w:divBdr>
                    <w:top w:val="none" w:sz="0" w:space="0" w:color="auto"/>
                    <w:left w:val="none" w:sz="0" w:space="0" w:color="auto"/>
                    <w:bottom w:val="none" w:sz="0" w:space="0" w:color="auto"/>
                    <w:right w:val="none" w:sz="0" w:space="0" w:color="auto"/>
                  </w:divBdr>
                </w:div>
                <w:div w:id="1613898595">
                  <w:marLeft w:val="0"/>
                  <w:marRight w:val="0"/>
                  <w:marTop w:val="0"/>
                  <w:marBottom w:val="0"/>
                  <w:divBdr>
                    <w:top w:val="none" w:sz="0" w:space="0" w:color="auto"/>
                    <w:left w:val="none" w:sz="0" w:space="0" w:color="auto"/>
                    <w:bottom w:val="none" w:sz="0" w:space="0" w:color="auto"/>
                    <w:right w:val="none" w:sz="0" w:space="0" w:color="auto"/>
                  </w:divBdr>
                </w:div>
                <w:div w:id="1615210876">
                  <w:marLeft w:val="0"/>
                  <w:marRight w:val="0"/>
                  <w:marTop w:val="0"/>
                  <w:marBottom w:val="0"/>
                  <w:divBdr>
                    <w:top w:val="none" w:sz="0" w:space="0" w:color="auto"/>
                    <w:left w:val="none" w:sz="0" w:space="0" w:color="auto"/>
                    <w:bottom w:val="none" w:sz="0" w:space="0" w:color="auto"/>
                    <w:right w:val="none" w:sz="0" w:space="0" w:color="auto"/>
                  </w:divBdr>
                </w:div>
                <w:div w:id="1618483104">
                  <w:marLeft w:val="0"/>
                  <w:marRight w:val="0"/>
                  <w:marTop w:val="0"/>
                  <w:marBottom w:val="0"/>
                  <w:divBdr>
                    <w:top w:val="none" w:sz="0" w:space="0" w:color="auto"/>
                    <w:left w:val="none" w:sz="0" w:space="0" w:color="auto"/>
                    <w:bottom w:val="none" w:sz="0" w:space="0" w:color="auto"/>
                    <w:right w:val="none" w:sz="0" w:space="0" w:color="auto"/>
                  </w:divBdr>
                </w:div>
                <w:div w:id="1621229827">
                  <w:marLeft w:val="0"/>
                  <w:marRight w:val="0"/>
                  <w:marTop w:val="0"/>
                  <w:marBottom w:val="0"/>
                  <w:divBdr>
                    <w:top w:val="none" w:sz="0" w:space="0" w:color="auto"/>
                    <w:left w:val="none" w:sz="0" w:space="0" w:color="auto"/>
                    <w:bottom w:val="none" w:sz="0" w:space="0" w:color="auto"/>
                    <w:right w:val="none" w:sz="0" w:space="0" w:color="auto"/>
                  </w:divBdr>
                </w:div>
                <w:div w:id="1621449740">
                  <w:marLeft w:val="0"/>
                  <w:marRight w:val="0"/>
                  <w:marTop w:val="0"/>
                  <w:marBottom w:val="0"/>
                  <w:divBdr>
                    <w:top w:val="none" w:sz="0" w:space="0" w:color="auto"/>
                    <w:left w:val="none" w:sz="0" w:space="0" w:color="auto"/>
                    <w:bottom w:val="none" w:sz="0" w:space="0" w:color="auto"/>
                    <w:right w:val="none" w:sz="0" w:space="0" w:color="auto"/>
                  </w:divBdr>
                </w:div>
                <w:div w:id="1624576978">
                  <w:marLeft w:val="0"/>
                  <w:marRight w:val="0"/>
                  <w:marTop w:val="0"/>
                  <w:marBottom w:val="0"/>
                  <w:divBdr>
                    <w:top w:val="none" w:sz="0" w:space="0" w:color="auto"/>
                    <w:left w:val="none" w:sz="0" w:space="0" w:color="auto"/>
                    <w:bottom w:val="none" w:sz="0" w:space="0" w:color="auto"/>
                    <w:right w:val="none" w:sz="0" w:space="0" w:color="auto"/>
                  </w:divBdr>
                </w:div>
                <w:div w:id="1625580445">
                  <w:marLeft w:val="0"/>
                  <w:marRight w:val="0"/>
                  <w:marTop w:val="0"/>
                  <w:marBottom w:val="0"/>
                  <w:divBdr>
                    <w:top w:val="none" w:sz="0" w:space="0" w:color="auto"/>
                    <w:left w:val="none" w:sz="0" w:space="0" w:color="auto"/>
                    <w:bottom w:val="none" w:sz="0" w:space="0" w:color="auto"/>
                    <w:right w:val="none" w:sz="0" w:space="0" w:color="auto"/>
                  </w:divBdr>
                </w:div>
                <w:div w:id="1625966109">
                  <w:marLeft w:val="0"/>
                  <w:marRight w:val="0"/>
                  <w:marTop w:val="0"/>
                  <w:marBottom w:val="0"/>
                  <w:divBdr>
                    <w:top w:val="none" w:sz="0" w:space="0" w:color="auto"/>
                    <w:left w:val="none" w:sz="0" w:space="0" w:color="auto"/>
                    <w:bottom w:val="none" w:sz="0" w:space="0" w:color="auto"/>
                    <w:right w:val="none" w:sz="0" w:space="0" w:color="auto"/>
                  </w:divBdr>
                </w:div>
                <w:div w:id="1626279663">
                  <w:marLeft w:val="0"/>
                  <w:marRight w:val="0"/>
                  <w:marTop w:val="0"/>
                  <w:marBottom w:val="0"/>
                  <w:divBdr>
                    <w:top w:val="none" w:sz="0" w:space="0" w:color="auto"/>
                    <w:left w:val="none" w:sz="0" w:space="0" w:color="auto"/>
                    <w:bottom w:val="none" w:sz="0" w:space="0" w:color="auto"/>
                    <w:right w:val="none" w:sz="0" w:space="0" w:color="auto"/>
                  </w:divBdr>
                </w:div>
                <w:div w:id="1628664099">
                  <w:marLeft w:val="0"/>
                  <w:marRight w:val="0"/>
                  <w:marTop w:val="0"/>
                  <w:marBottom w:val="0"/>
                  <w:divBdr>
                    <w:top w:val="none" w:sz="0" w:space="0" w:color="auto"/>
                    <w:left w:val="none" w:sz="0" w:space="0" w:color="auto"/>
                    <w:bottom w:val="none" w:sz="0" w:space="0" w:color="auto"/>
                    <w:right w:val="none" w:sz="0" w:space="0" w:color="auto"/>
                  </w:divBdr>
                </w:div>
                <w:div w:id="1633049833">
                  <w:marLeft w:val="0"/>
                  <w:marRight w:val="0"/>
                  <w:marTop w:val="0"/>
                  <w:marBottom w:val="0"/>
                  <w:divBdr>
                    <w:top w:val="none" w:sz="0" w:space="0" w:color="auto"/>
                    <w:left w:val="none" w:sz="0" w:space="0" w:color="auto"/>
                    <w:bottom w:val="none" w:sz="0" w:space="0" w:color="auto"/>
                    <w:right w:val="none" w:sz="0" w:space="0" w:color="auto"/>
                  </w:divBdr>
                </w:div>
                <w:div w:id="1637830562">
                  <w:marLeft w:val="0"/>
                  <w:marRight w:val="0"/>
                  <w:marTop w:val="0"/>
                  <w:marBottom w:val="0"/>
                  <w:divBdr>
                    <w:top w:val="none" w:sz="0" w:space="0" w:color="auto"/>
                    <w:left w:val="none" w:sz="0" w:space="0" w:color="auto"/>
                    <w:bottom w:val="none" w:sz="0" w:space="0" w:color="auto"/>
                    <w:right w:val="none" w:sz="0" w:space="0" w:color="auto"/>
                  </w:divBdr>
                </w:div>
                <w:div w:id="1638367083">
                  <w:marLeft w:val="0"/>
                  <w:marRight w:val="0"/>
                  <w:marTop w:val="0"/>
                  <w:marBottom w:val="0"/>
                  <w:divBdr>
                    <w:top w:val="none" w:sz="0" w:space="0" w:color="auto"/>
                    <w:left w:val="none" w:sz="0" w:space="0" w:color="auto"/>
                    <w:bottom w:val="none" w:sz="0" w:space="0" w:color="auto"/>
                    <w:right w:val="none" w:sz="0" w:space="0" w:color="auto"/>
                  </w:divBdr>
                </w:div>
                <w:div w:id="1641882981">
                  <w:marLeft w:val="0"/>
                  <w:marRight w:val="0"/>
                  <w:marTop w:val="0"/>
                  <w:marBottom w:val="0"/>
                  <w:divBdr>
                    <w:top w:val="none" w:sz="0" w:space="0" w:color="auto"/>
                    <w:left w:val="none" w:sz="0" w:space="0" w:color="auto"/>
                    <w:bottom w:val="none" w:sz="0" w:space="0" w:color="auto"/>
                    <w:right w:val="none" w:sz="0" w:space="0" w:color="auto"/>
                  </w:divBdr>
                </w:div>
                <w:div w:id="1643465610">
                  <w:marLeft w:val="0"/>
                  <w:marRight w:val="0"/>
                  <w:marTop w:val="0"/>
                  <w:marBottom w:val="0"/>
                  <w:divBdr>
                    <w:top w:val="none" w:sz="0" w:space="0" w:color="auto"/>
                    <w:left w:val="none" w:sz="0" w:space="0" w:color="auto"/>
                    <w:bottom w:val="none" w:sz="0" w:space="0" w:color="auto"/>
                    <w:right w:val="none" w:sz="0" w:space="0" w:color="auto"/>
                  </w:divBdr>
                </w:div>
                <w:div w:id="1646473724">
                  <w:marLeft w:val="0"/>
                  <w:marRight w:val="0"/>
                  <w:marTop w:val="0"/>
                  <w:marBottom w:val="0"/>
                  <w:divBdr>
                    <w:top w:val="none" w:sz="0" w:space="0" w:color="auto"/>
                    <w:left w:val="none" w:sz="0" w:space="0" w:color="auto"/>
                    <w:bottom w:val="none" w:sz="0" w:space="0" w:color="auto"/>
                    <w:right w:val="none" w:sz="0" w:space="0" w:color="auto"/>
                  </w:divBdr>
                </w:div>
                <w:div w:id="1649747301">
                  <w:marLeft w:val="0"/>
                  <w:marRight w:val="0"/>
                  <w:marTop w:val="0"/>
                  <w:marBottom w:val="0"/>
                  <w:divBdr>
                    <w:top w:val="none" w:sz="0" w:space="0" w:color="auto"/>
                    <w:left w:val="none" w:sz="0" w:space="0" w:color="auto"/>
                    <w:bottom w:val="none" w:sz="0" w:space="0" w:color="auto"/>
                    <w:right w:val="none" w:sz="0" w:space="0" w:color="auto"/>
                  </w:divBdr>
                </w:div>
                <w:div w:id="1649751063">
                  <w:marLeft w:val="0"/>
                  <w:marRight w:val="0"/>
                  <w:marTop w:val="0"/>
                  <w:marBottom w:val="0"/>
                  <w:divBdr>
                    <w:top w:val="none" w:sz="0" w:space="0" w:color="auto"/>
                    <w:left w:val="none" w:sz="0" w:space="0" w:color="auto"/>
                    <w:bottom w:val="none" w:sz="0" w:space="0" w:color="auto"/>
                    <w:right w:val="none" w:sz="0" w:space="0" w:color="auto"/>
                  </w:divBdr>
                </w:div>
                <w:div w:id="1652176516">
                  <w:marLeft w:val="0"/>
                  <w:marRight w:val="0"/>
                  <w:marTop w:val="0"/>
                  <w:marBottom w:val="0"/>
                  <w:divBdr>
                    <w:top w:val="none" w:sz="0" w:space="0" w:color="auto"/>
                    <w:left w:val="none" w:sz="0" w:space="0" w:color="auto"/>
                    <w:bottom w:val="none" w:sz="0" w:space="0" w:color="auto"/>
                    <w:right w:val="none" w:sz="0" w:space="0" w:color="auto"/>
                  </w:divBdr>
                </w:div>
                <w:div w:id="1657494473">
                  <w:marLeft w:val="0"/>
                  <w:marRight w:val="0"/>
                  <w:marTop w:val="0"/>
                  <w:marBottom w:val="0"/>
                  <w:divBdr>
                    <w:top w:val="none" w:sz="0" w:space="0" w:color="auto"/>
                    <w:left w:val="none" w:sz="0" w:space="0" w:color="auto"/>
                    <w:bottom w:val="none" w:sz="0" w:space="0" w:color="auto"/>
                    <w:right w:val="none" w:sz="0" w:space="0" w:color="auto"/>
                  </w:divBdr>
                </w:div>
                <w:div w:id="1660042005">
                  <w:marLeft w:val="0"/>
                  <w:marRight w:val="0"/>
                  <w:marTop w:val="0"/>
                  <w:marBottom w:val="0"/>
                  <w:divBdr>
                    <w:top w:val="none" w:sz="0" w:space="0" w:color="auto"/>
                    <w:left w:val="none" w:sz="0" w:space="0" w:color="auto"/>
                    <w:bottom w:val="none" w:sz="0" w:space="0" w:color="auto"/>
                    <w:right w:val="none" w:sz="0" w:space="0" w:color="auto"/>
                  </w:divBdr>
                </w:div>
                <w:div w:id="1660226278">
                  <w:marLeft w:val="0"/>
                  <w:marRight w:val="0"/>
                  <w:marTop w:val="0"/>
                  <w:marBottom w:val="0"/>
                  <w:divBdr>
                    <w:top w:val="none" w:sz="0" w:space="0" w:color="auto"/>
                    <w:left w:val="none" w:sz="0" w:space="0" w:color="auto"/>
                    <w:bottom w:val="none" w:sz="0" w:space="0" w:color="auto"/>
                    <w:right w:val="none" w:sz="0" w:space="0" w:color="auto"/>
                  </w:divBdr>
                </w:div>
                <w:div w:id="1662271234">
                  <w:marLeft w:val="0"/>
                  <w:marRight w:val="0"/>
                  <w:marTop w:val="0"/>
                  <w:marBottom w:val="0"/>
                  <w:divBdr>
                    <w:top w:val="none" w:sz="0" w:space="0" w:color="auto"/>
                    <w:left w:val="none" w:sz="0" w:space="0" w:color="auto"/>
                    <w:bottom w:val="none" w:sz="0" w:space="0" w:color="auto"/>
                    <w:right w:val="none" w:sz="0" w:space="0" w:color="auto"/>
                  </w:divBdr>
                </w:div>
                <w:div w:id="1663705103">
                  <w:marLeft w:val="0"/>
                  <w:marRight w:val="0"/>
                  <w:marTop w:val="0"/>
                  <w:marBottom w:val="0"/>
                  <w:divBdr>
                    <w:top w:val="none" w:sz="0" w:space="0" w:color="auto"/>
                    <w:left w:val="none" w:sz="0" w:space="0" w:color="auto"/>
                    <w:bottom w:val="none" w:sz="0" w:space="0" w:color="auto"/>
                    <w:right w:val="none" w:sz="0" w:space="0" w:color="auto"/>
                  </w:divBdr>
                </w:div>
                <w:div w:id="1668360014">
                  <w:marLeft w:val="0"/>
                  <w:marRight w:val="0"/>
                  <w:marTop w:val="0"/>
                  <w:marBottom w:val="0"/>
                  <w:divBdr>
                    <w:top w:val="none" w:sz="0" w:space="0" w:color="auto"/>
                    <w:left w:val="none" w:sz="0" w:space="0" w:color="auto"/>
                    <w:bottom w:val="none" w:sz="0" w:space="0" w:color="auto"/>
                    <w:right w:val="none" w:sz="0" w:space="0" w:color="auto"/>
                  </w:divBdr>
                </w:div>
                <w:div w:id="1668708993">
                  <w:marLeft w:val="0"/>
                  <w:marRight w:val="0"/>
                  <w:marTop w:val="0"/>
                  <w:marBottom w:val="0"/>
                  <w:divBdr>
                    <w:top w:val="none" w:sz="0" w:space="0" w:color="auto"/>
                    <w:left w:val="none" w:sz="0" w:space="0" w:color="auto"/>
                    <w:bottom w:val="none" w:sz="0" w:space="0" w:color="auto"/>
                    <w:right w:val="none" w:sz="0" w:space="0" w:color="auto"/>
                  </w:divBdr>
                </w:div>
                <w:div w:id="1669869120">
                  <w:marLeft w:val="0"/>
                  <w:marRight w:val="0"/>
                  <w:marTop w:val="0"/>
                  <w:marBottom w:val="0"/>
                  <w:divBdr>
                    <w:top w:val="none" w:sz="0" w:space="0" w:color="auto"/>
                    <w:left w:val="none" w:sz="0" w:space="0" w:color="auto"/>
                    <w:bottom w:val="none" w:sz="0" w:space="0" w:color="auto"/>
                    <w:right w:val="none" w:sz="0" w:space="0" w:color="auto"/>
                  </w:divBdr>
                </w:div>
                <w:div w:id="1670670653">
                  <w:marLeft w:val="0"/>
                  <w:marRight w:val="0"/>
                  <w:marTop w:val="0"/>
                  <w:marBottom w:val="0"/>
                  <w:divBdr>
                    <w:top w:val="none" w:sz="0" w:space="0" w:color="auto"/>
                    <w:left w:val="none" w:sz="0" w:space="0" w:color="auto"/>
                    <w:bottom w:val="none" w:sz="0" w:space="0" w:color="auto"/>
                    <w:right w:val="none" w:sz="0" w:space="0" w:color="auto"/>
                  </w:divBdr>
                </w:div>
                <w:div w:id="1671375113">
                  <w:marLeft w:val="0"/>
                  <w:marRight w:val="0"/>
                  <w:marTop w:val="0"/>
                  <w:marBottom w:val="0"/>
                  <w:divBdr>
                    <w:top w:val="none" w:sz="0" w:space="0" w:color="auto"/>
                    <w:left w:val="none" w:sz="0" w:space="0" w:color="auto"/>
                    <w:bottom w:val="none" w:sz="0" w:space="0" w:color="auto"/>
                    <w:right w:val="none" w:sz="0" w:space="0" w:color="auto"/>
                  </w:divBdr>
                </w:div>
                <w:div w:id="1671638783">
                  <w:marLeft w:val="0"/>
                  <w:marRight w:val="0"/>
                  <w:marTop w:val="0"/>
                  <w:marBottom w:val="0"/>
                  <w:divBdr>
                    <w:top w:val="none" w:sz="0" w:space="0" w:color="auto"/>
                    <w:left w:val="none" w:sz="0" w:space="0" w:color="auto"/>
                    <w:bottom w:val="none" w:sz="0" w:space="0" w:color="auto"/>
                    <w:right w:val="none" w:sz="0" w:space="0" w:color="auto"/>
                  </w:divBdr>
                </w:div>
                <w:div w:id="1673220017">
                  <w:marLeft w:val="0"/>
                  <w:marRight w:val="0"/>
                  <w:marTop w:val="0"/>
                  <w:marBottom w:val="0"/>
                  <w:divBdr>
                    <w:top w:val="none" w:sz="0" w:space="0" w:color="auto"/>
                    <w:left w:val="none" w:sz="0" w:space="0" w:color="auto"/>
                    <w:bottom w:val="none" w:sz="0" w:space="0" w:color="auto"/>
                    <w:right w:val="none" w:sz="0" w:space="0" w:color="auto"/>
                  </w:divBdr>
                </w:div>
                <w:div w:id="1673410030">
                  <w:marLeft w:val="0"/>
                  <w:marRight w:val="0"/>
                  <w:marTop w:val="0"/>
                  <w:marBottom w:val="0"/>
                  <w:divBdr>
                    <w:top w:val="none" w:sz="0" w:space="0" w:color="auto"/>
                    <w:left w:val="none" w:sz="0" w:space="0" w:color="auto"/>
                    <w:bottom w:val="none" w:sz="0" w:space="0" w:color="auto"/>
                    <w:right w:val="none" w:sz="0" w:space="0" w:color="auto"/>
                  </w:divBdr>
                </w:div>
                <w:div w:id="1679388195">
                  <w:marLeft w:val="0"/>
                  <w:marRight w:val="0"/>
                  <w:marTop w:val="0"/>
                  <w:marBottom w:val="0"/>
                  <w:divBdr>
                    <w:top w:val="none" w:sz="0" w:space="0" w:color="auto"/>
                    <w:left w:val="none" w:sz="0" w:space="0" w:color="auto"/>
                    <w:bottom w:val="none" w:sz="0" w:space="0" w:color="auto"/>
                    <w:right w:val="none" w:sz="0" w:space="0" w:color="auto"/>
                  </w:divBdr>
                </w:div>
                <w:div w:id="1680426527">
                  <w:marLeft w:val="0"/>
                  <w:marRight w:val="0"/>
                  <w:marTop w:val="0"/>
                  <w:marBottom w:val="0"/>
                  <w:divBdr>
                    <w:top w:val="none" w:sz="0" w:space="0" w:color="auto"/>
                    <w:left w:val="none" w:sz="0" w:space="0" w:color="auto"/>
                    <w:bottom w:val="none" w:sz="0" w:space="0" w:color="auto"/>
                    <w:right w:val="none" w:sz="0" w:space="0" w:color="auto"/>
                  </w:divBdr>
                </w:div>
                <w:div w:id="1681736414">
                  <w:marLeft w:val="0"/>
                  <w:marRight w:val="0"/>
                  <w:marTop w:val="0"/>
                  <w:marBottom w:val="0"/>
                  <w:divBdr>
                    <w:top w:val="none" w:sz="0" w:space="0" w:color="auto"/>
                    <w:left w:val="none" w:sz="0" w:space="0" w:color="auto"/>
                    <w:bottom w:val="none" w:sz="0" w:space="0" w:color="auto"/>
                    <w:right w:val="none" w:sz="0" w:space="0" w:color="auto"/>
                  </w:divBdr>
                </w:div>
                <w:div w:id="1685474727">
                  <w:marLeft w:val="0"/>
                  <w:marRight w:val="0"/>
                  <w:marTop w:val="0"/>
                  <w:marBottom w:val="0"/>
                  <w:divBdr>
                    <w:top w:val="none" w:sz="0" w:space="0" w:color="auto"/>
                    <w:left w:val="none" w:sz="0" w:space="0" w:color="auto"/>
                    <w:bottom w:val="none" w:sz="0" w:space="0" w:color="auto"/>
                    <w:right w:val="none" w:sz="0" w:space="0" w:color="auto"/>
                  </w:divBdr>
                </w:div>
                <w:div w:id="1686712357">
                  <w:marLeft w:val="0"/>
                  <w:marRight w:val="0"/>
                  <w:marTop w:val="0"/>
                  <w:marBottom w:val="0"/>
                  <w:divBdr>
                    <w:top w:val="none" w:sz="0" w:space="0" w:color="auto"/>
                    <w:left w:val="none" w:sz="0" w:space="0" w:color="auto"/>
                    <w:bottom w:val="none" w:sz="0" w:space="0" w:color="auto"/>
                    <w:right w:val="none" w:sz="0" w:space="0" w:color="auto"/>
                  </w:divBdr>
                </w:div>
                <w:div w:id="1688864729">
                  <w:marLeft w:val="0"/>
                  <w:marRight w:val="0"/>
                  <w:marTop w:val="0"/>
                  <w:marBottom w:val="0"/>
                  <w:divBdr>
                    <w:top w:val="none" w:sz="0" w:space="0" w:color="auto"/>
                    <w:left w:val="none" w:sz="0" w:space="0" w:color="auto"/>
                    <w:bottom w:val="none" w:sz="0" w:space="0" w:color="auto"/>
                    <w:right w:val="none" w:sz="0" w:space="0" w:color="auto"/>
                  </w:divBdr>
                </w:div>
                <w:div w:id="1689017523">
                  <w:marLeft w:val="0"/>
                  <w:marRight w:val="0"/>
                  <w:marTop w:val="0"/>
                  <w:marBottom w:val="0"/>
                  <w:divBdr>
                    <w:top w:val="none" w:sz="0" w:space="0" w:color="auto"/>
                    <w:left w:val="none" w:sz="0" w:space="0" w:color="auto"/>
                    <w:bottom w:val="none" w:sz="0" w:space="0" w:color="auto"/>
                    <w:right w:val="none" w:sz="0" w:space="0" w:color="auto"/>
                  </w:divBdr>
                </w:div>
                <w:div w:id="1689406785">
                  <w:marLeft w:val="0"/>
                  <w:marRight w:val="0"/>
                  <w:marTop w:val="0"/>
                  <w:marBottom w:val="0"/>
                  <w:divBdr>
                    <w:top w:val="none" w:sz="0" w:space="0" w:color="auto"/>
                    <w:left w:val="none" w:sz="0" w:space="0" w:color="auto"/>
                    <w:bottom w:val="none" w:sz="0" w:space="0" w:color="auto"/>
                    <w:right w:val="none" w:sz="0" w:space="0" w:color="auto"/>
                  </w:divBdr>
                </w:div>
                <w:div w:id="1691375645">
                  <w:marLeft w:val="0"/>
                  <w:marRight w:val="0"/>
                  <w:marTop w:val="0"/>
                  <w:marBottom w:val="0"/>
                  <w:divBdr>
                    <w:top w:val="none" w:sz="0" w:space="0" w:color="auto"/>
                    <w:left w:val="none" w:sz="0" w:space="0" w:color="auto"/>
                    <w:bottom w:val="none" w:sz="0" w:space="0" w:color="auto"/>
                    <w:right w:val="none" w:sz="0" w:space="0" w:color="auto"/>
                  </w:divBdr>
                </w:div>
                <w:div w:id="1692683274">
                  <w:marLeft w:val="0"/>
                  <w:marRight w:val="0"/>
                  <w:marTop w:val="0"/>
                  <w:marBottom w:val="0"/>
                  <w:divBdr>
                    <w:top w:val="none" w:sz="0" w:space="0" w:color="auto"/>
                    <w:left w:val="none" w:sz="0" w:space="0" w:color="auto"/>
                    <w:bottom w:val="none" w:sz="0" w:space="0" w:color="auto"/>
                    <w:right w:val="none" w:sz="0" w:space="0" w:color="auto"/>
                  </w:divBdr>
                </w:div>
                <w:div w:id="1692956027">
                  <w:marLeft w:val="0"/>
                  <w:marRight w:val="0"/>
                  <w:marTop w:val="0"/>
                  <w:marBottom w:val="0"/>
                  <w:divBdr>
                    <w:top w:val="none" w:sz="0" w:space="0" w:color="auto"/>
                    <w:left w:val="none" w:sz="0" w:space="0" w:color="auto"/>
                    <w:bottom w:val="none" w:sz="0" w:space="0" w:color="auto"/>
                    <w:right w:val="none" w:sz="0" w:space="0" w:color="auto"/>
                  </w:divBdr>
                </w:div>
                <w:div w:id="1693190285">
                  <w:marLeft w:val="0"/>
                  <w:marRight w:val="0"/>
                  <w:marTop w:val="0"/>
                  <w:marBottom w:val="0"/>
                  <w:divBdr>
                    <w:top w:val="none" w:sz="0" w:space="0" w:color="auto"/>
                    <w:left w:val="none" w:sz="0" w:space="0" w:color="auto"/>
                    <w:bottom w:val="none" w:sz="0" w:space="0" w:color="auto"/>
                    <w:right w:val="none" w:sz="0" w:space="0" w:color="auto"/>
                  </w:divBdr>
                </w:div>
                <w:div w:id="1695963047">
                  <w:marLeft w:val="0"/>
                  <w:marRight w:val="0"/>
                  <w:marTop w:val="0"/>
                  <w:marBottom w:val="0"/>
                  <w:divBdr>
                    <w:top w:val="none" w:sz="0" w:space="0" w:color="auto"/>
                    <w:left w:val="none" w:sz="0" w:space="0" w:color="auto"/>
                    <w:bottom w:val="none" w:sz="0" w:space="0" w:color="auto"/>
                    <w:right w:val="none" w:sz="0" w:space="0" w:color="auto"/>
                  </w:divBdr>
                </w:div>
                <w:div w:id="1697584776">
                  <w:marLeft w:val="0"/>
                  <w:marRight w:val="0"/>
                  <w:marTop w:val="0"/>
                  <w:marBottom w:val="0"/>
                  <w:divBdr>
                    <w:top w:val="none" w:sz="0" w:space="0" w:color="auto"/>
                    <w:left w:val="none" w:sz="0" w:space="0" w:color="auto"/>
                    <w:bottom w:val="none" w:sz="0" w:space="0" w:color="auto"/>
                    <w:right w:val="none" w:sz="0" w:space="0" w:color="auto"/>
                  </w:divBdr>
                </w:div>
                <w:div w:id="1699743925">
                  <w:marLeft w:val="0"/>
                  <w:marRight w:val="0"/>
                  <w:marTop w:val="0"/>
                  <w:marBottom w:val="0"/>
                  <w:divBdr>
                    <w:top w:val="none" w:sz="0" w:space="0" w:color="auto"/>
                    <w:left w:val="none" w:sz="0" w:space="0" w:color="auto"/>
                    <w:bottom w:val="none" w:sz="0" w:space="0" w:color="auto"/>
                    <w:right w:val="none" w:sz="0" w:space="0" w:color="auto"/>
                  </w:divBdr>
                </w:div>
                <w:div w:id="1699774047">
                  <w:marLeft w:val="0"/>
                  <w:marRight w:val="0"/>
                  <w:marTop w:val="0"/>
                  <w:marBottom w:val="0"/>
                  <w:divBdr>
                    <w:top w:val="none" w:sz="0" w:space="0" w:color="auto"/>
                    <w:left w:val="none" w:sz="0" w:space="0" w:color="auto"/>
                    <w:bottom w:val="none" w:sz="0" w:space="0" w:color="auto"/>
                    <w:right w:val="none" w:sz="0" w:space="0" w:color="auto"/>
                  </w:divBdr>
                </w:div>
                <w:div w:id="1701399144">
                  <w:marLeft w:val="0"/>
                  <w:marRight w:val="0"/>
                  <w:marTop w:val="0"/>
                  <w:marBottom w:val="0"/>
                  <w:divBdr>
                    <w:top w:val="none" w:sz="0" w:space="0" w:color="auto"/>
                    <w:left w:val="none" w:sz="0" w:space="0" w:color="auto"/>
                    <w:bottom w:val="none" w:sz="0" w:space="0" w:color="auto"/>
                    <w:right w:val="none" w:sz="0" w:space="0" w:color="auto"/>
                  </w:divBdr>
                </w:div>
                <w:div w:id="1701975920">
                  <w:marLeft w:val="0"/>
                  <w:marRight w:val="0"/>
                  <w:marTop w:val="0"/>
                  <w:marBottom w:val="0"/>
                  <w:divBdr>
                    <w:top w:val="none" w:sz="0" w:space="0" w:color="auto"/>
                    <w:left w:val="none" w:sz="0" w:space="0" w:color="auto"/>
                    <w:bottom w:val="none" w:sz="0" w:space="0" w:color="auto"/>
                    <w:right w:val="none" w:sz="0" w:space="0" w:color="auto"/>
                  </w:divBdr>
                </w:div>
                <w:div w:id="1703550836">
                  <w:marLeft w:val="0"/>
                  <w:marRight w:val="0"/>
                  <w:marTop w:val="0"/>
                  <w:marBottom w:val="0"/>
                  <w:divBdr>
                    <w:top w:val="none" w:sz="0" w:space="0" w:color="auto"/>
                    <w:left w:val="none" w:sz="0" w:space="0" w:color="auto"/>
                    <w:bottom w:val="none" w:sz="0" w:space="0" w:color="auto"/>
                    <w:right w:val="none" w:sz="0" w:space="0" w:color="auto"/>
                  </w:divBdr>
                </w:div>
                <w:div w:id="1705904057">
                  <w:marLeft w:val="0"/>
                  <w:marRight w:val="0"/>
                  <w:marTop w:val="0"/>
                  <w:marBottom w:val="0"/>
                  <w:divBdr>
                    <w:top w:val="none" w:sz="0" w:space="0" w:color="auto"/>
                    <w:left w:val="none" w:sz="0" w:space="0" w:color="auto"/>
                    <w:bottom w:val="none" w:sz="0" w:space="0" w:color="auto"/>
                    <w:right w:val="none" w:sz="0" w:space="0" w:color="auto"/>
                  </w:divBdr>
                </w:div>
                <w:div w:id="1710689907">
                  <w:marLeft w:val="0"/>
                  <w:marRight w:val="0"/>
                  <w:marTop w:val="0"/>
                  <w:marBottom w:val="0"/>
                  <w:divBdr>
                    <w:top w:val="none" w:sz="0" w:space="0" w:color="auto"/>
                    <w:left w:val="none" w:sz="0" w:space="0" w:color="auto"/>
                    <w:bottom w:val="none" w:sz="0" w:space="0" w:color="auto"/>
                    <w:right w:val="none" w:sz="0" w:space="0" w:color="auto"/>
                  </w:divBdr>
                </w:div>
                <w:div w:id="1713380421">
                  <w:marLeft w:val="0"/>
                  <w:marRight w:val="0"/>
                  <w:marTop w:val="0"/>
                  <w:marBottom w:val="0"/>
                  <w:divBdr>
                    <w:top w:val="none" w:sz="0" w:space="0" w:color="auto"/>
                    <w:left w:val="none" w:sz="0" w:space="0" w:color="auto"/>
                    <w:bottom w:val="none" w:sz="0" w:space="0" w:color="auto"/>
                    <w:right w:val="none" w:sz="0" w:space="0" w:color="auto"/>
                  </w:divBdr>
                </w:div>
                <w:div w:id="1714453390">
                  <w:marLeft w:val="0"/>
                  <w:marRight w:val="0"/>
                  <w:marTop w:val="0"/>
                  <w:marBottom w:val="0"/>
                  <w:divBdr>
                    <w:top w:val="none" w:sz="0" w:space="0" w:color="auto"/>
                    <w:left w:val="none" w:sz="0" w:space="0" w:color="auto"/>
                    <w:bottom w:val="none" w:sz="0" w:space="0" w:color="auto"/>
                    <w:right w:val="none" w:sz="0" w:space="0" w:color="auto"/>
                  </w:divBdr>
                </w:div>
                <w:div w:id="1719089183">
                  <w:marLeft w:val="0"/>
                  <w:marRight w:val="0"/>
                  <w:marTop w:val="0"/>
                  <w:marBottom w:val="0"/>
                  <w:divBdr>
                    <w:top w:val="none" w:sz="0" w:space="0" w:color="auto"/>
                    <w:left w:val="none" w:sz="0" w:space="0" w:color="auto"/>
                    <w:bottom w:val="none" w:sz="0" w:space="0" w:color="auto"/>
                    <w:right w:val="none" w:sz="0" w:space="0" w:color="auto"/>
                  </w:divBdr>
                </w:div>
                <w:div w:id="1719158976">
                  <w:marLeft w:val="0"/>
                  <w:marRight w:val="0"/>
                  <w:marTop w:val="0"/>
                  <w:marBottom w:val="0"/>
                  <w:divBdr>
                    <w:top w:val="none" w:sz="0" w:space="0" w:color="auto"/>
                    <w:left w:val="none" w:sz="0" w:space="0" w:color="auto"/>
                    <w:bottom w:val="none" w:sz="0" w:space="0" w:color="auto"/>
                    <w:right w:val="none" w:sz="0" w:space="0" w:color="auto"/>
                  </w:divBdr>
                </w:div>
                <w:div w:id="1721513665">
                  <w:marLeft w:val="0"/>
                  <w:marRight w:val="0"/>
                  <w:marTop w:val="0"/>
                  <w:marBottom w:val="0"/>
                  <w:divBdr>
                    <w:top w:val="none" w:sz="0" w:space="0" w:color="auto"/>
                    <w:left w:val="none" w:sz="0" w:space="0" w:color="auto"/>
                    <w:bottom w:val="none" w:sz="0" w:space="0" w:color="auto"/>
                    <w:right w:val="none" w:sz="0" w:space="0" w:color="auto"/>
                  </w:divBdr>
                </w:div>
                <w:div w:id="1724284421">
                  <w:marLeft w:val="0"/>
                  <w:marRight w:val="0"/>
                  <w:marTop w:val="0"/>
                  <w:marBottom w:val="0"/>
                  <w:divBdr>
                    <w:top w:val="none" w:sz="0" w:space="0" w:color="auto"/>
                    <w:left w:val="none" w:sz="0" w:space="0" w:color="auto"/>
                    <w:bottom w:val="none" w:sz="0" w:space="0" w:color="auto"/>
                    <w:right w:val="none" w:sz="0" w:space="0" w:color="auto"/>
                  </w:divBdr>
                </w:div>
                <w:div w:id="1726372833">
                  <w:marLeft w:val="0"/>
                  <w:marRight w:val="0"/>
                  <w:marTop w:val="0"/>
                  <w:marBottom w:val="0"/>
                  <w:divBdr>
                    <w:top w:val="none" w:sz="0" w:space="0" w:color="auto"/>
                    <w:left w:val="none" w:sz="0" w:space="0" w:color="auto"/>
                    <w:bottom w:val="none" w:sz="0" w:space="0" w:color="auto"/>
                    <w:right w:val="none" w:sz="0" w:space="0" w:color="auto"/>
                  </w:divBdr>
                </w:div>
                <w:div w:id="1728532385">
                  <w:marLeft w:val="0"/>
                  <w:marRight w:val="0"/>
                  <w:marTop w:val="0"/>
                  <w:marBottom w:val="0"/>
                  <w:divBdr>
                    <w:top w:val="none" w:sz="0" w:space="0" w:color="auto"/>
                    <w:left w:val="none" w:sz="0" w:space="0" w:color="auto"/>
                    <w:bottom w:val="none" w:sz="0" w:space="0" w:color="auto"/>
                    <w:right w:val="none" w:sz="0" w:space="0" w:color="auto"/>
                  </w:divBdr>
                </w:div>
                <w:div w:id="1730613397">
                  <w:marLeft w:val="0"/>
                  <w:marRight w:val="0"/>
                  <w:marTop w:val="0"/>
                  <w:marBottom w:val="0"/>
                  <w:divBdr>
                    <w:top w:val="none" w:sz="0" w:space="0" w:color="auto"/>
                    <w:left w:val="none" w:sz="0" w:space="0" w:color="auto"/>
                    <w:bottom w:val="none" w:sz="0" w:space="0" w:color="auto"/>
                    <w:right w:val="none" w:sz="0" w:space="0" w:color="auto"/>
                  </w:divBdr>
                </w:div>
                <w:div w:id="1736120515">
                  <w:marLeft w:val="0"/>
                  <w:marRight w:val="0"/>
                  <w:marTop w:val="0"/>
                  <w:marBottom w:val="0"/>
                  <w:divBdr>
                    <w:top w:val="none" w:sz="0" w:space="0" w:color="auto"/>
                    <w:left w:val="none" w:sz="0" w:space="0" w:color="auto"/>
                    <w:bottom w:val="none" w:sz="0" w:space="0" w:color="auto"/>
                    <w:right w:val="none" w:sz="0" w:space="0" w:color="auto"/>
                  </w:divBdr>
                </w:div>
                <w:div w:id="1738934583">
                  <w:marLeft w:val="0"/>
                  <w:marRight w:val="0"/>
                  <w:marTop w:val="0"/>
                  <w:marBottom w:val="0"/>
                  <w:divBdr>
                    <w:top w:val="none" w:sz="0" w:space="0" w:color="auto"/>
                    <w:left w:val="none" w:sz="0" w:space="0" w:color="auto"/>
                    <w:bottom w:val="none" w:sz="0" w:space="0" w:color="auto"/>
                    <w:right w:val="none" w:sz="0" w:space="0" w:color="auto"/>
                  </w:divBdr>
                </w:div>
                <w:div w:id="1740441971">
                  <w:marLeft w:val="0"/>
                  <w:marRight w:val="0"/>
                  <w:marTop w:val="0"/>
                  <w:marBottom w:val="0"/>
                  <w:divBdr>
                    <w:top w:val="none" w:sz="0" w:space="0" w:color="auto"/>
                    <w:left w:val="none" w:sz="0" w:space="0" w:color="auto"/>
                    <w:bottom w:val="none" w:sz="0" w:space="0" w:color="auto"/>
                    <w:right w:val="none" w:sz="0" w:space="0" w:color="auto"/>
                  </w:divBdr>
                </w:div>
                <w:div w:id="1743868642">
                  <w:marLeft w:val="0"/>
                  <w:marRight w:val="0"/>
                  <w:marTop w:val="0"/>
                  <w:marBottom w:val="0"/>
                  <w:divBdr>
                    <w:top w:val="none" w:sz="0" w:space="0" w:color="auto"/>
                    <w:left w:val="none" w:sz="0" w:space="0" w:color="auto"/>
                    <w:bottom w:val="none" w:sz="0" w:space="0" w:color="auto"/>
                    <w:right w:val="none" w:sz="0" w:space="0" w:color="auto"/>
                  </w:divBdr>
                </w:div>
                <w:div w:id="1744109600">
                  <w:marLeft w:val="0"/>
                  <w:marRight w:val="0"/>
                  <w:marTop w:val="0"/>
                  <w:marBottom w:val="0"/>
                  <w:divBdr>
                    <w:top w:val="none" w:sz="0" w:space="0" w:color="auto"/>
                    <w:left w:val="none" w:sz="0" w:space="0" w:color="auto"/>
                    <w:bottom w:val="none" w:sz="0" w:space="0" w:color="auto"/>
                    <w:right w:val="none" w:sz="0" w:space="0" w:color="auto"/>
                  </w:divBdr>
                </w:div>
                <w:div w:id="1744333005">
                  <w:marLeft w:val="0"/>
                  <w:marRight w:val="0"/>
                  <w:marTop w:val="0"/>
                  <w:marBottom w:val="0"/>
                  <w:divBdr>
                    <w:top w:val="none" w:sz="0" w:space="0" w:color="auto"/>
                    <w:left w:val="none" w:sz="0" w:space="0" w:color="auto"/>
                    <w:bottom w:val="none" w:sz="0" w:space="0" w:color="auto"/>
                    <w:right w:val="none" w:sz="0" w:space="0" w:color="auto"/>
                  </w:divBdr>
                </w:div>
                <w:div w:id="1747190964">
                  <w:marLeft w:val="0"/>
                  <w:marRight w:val="0"/>
                  <w:marTop w:val="0"/>
                  <w:marBottom w:val="0"/>
                  <w:divBdr>
                    <w:top w:val="none" w:sz="0" w:space="0" w:color="auto"/>
                    <w:left w:val="none" w:sz="0" w:space="0" w:color="auto"/>
                    <w:bottom w:val="none" w:sz="0" w:space="0" w:color="auto"/>
                    <w:right w:val="none" w:sz="0" w:space="0" w:color="auto"/>
                  </w:divBdr>
                </w:div>
                <w:div w:id="1748961557">
                  <w:marLeft w:val="0"/>
                  <w:marRight w:val="0"/>
                  <w:marTop w:val="0"/>
                  <w:marBottom w:val="0"/>
                  <w:divBdr>
                    <w:top w:val="none" w:sz="0" w:space="0" w:color="auto"/>
                    <w:left w:val="none" w:sz="0" w:space="0" w:color="auto"/>
                    <w:bottom w:val="none" w:sz="0" w:space="0" w:color="auto"/>
                    <w:right w:val="none" w:sz="0" w:space="0" w:color="auto"/>
                  </w:divBdr>
                </w:div>
                <w:div w:id="1749690270">
                  <w:marLeft w:val="0"/>
                  <w:marRight w:val="0"/>
                  <w:marTop w:val="0"/>
                  <w:marBottom w:val="0"/>
                  <w:divBdr>
                    <w:top w:val="none" w:sz="0" w:space="0" w:color="auto"/>
                    <w:left w:val="none" w:sz="0" w:space="0" w:color="auto"/>
                    <w:bottom w:val="none" w:sz="0" w:space="0" w:color="auto"/>
                    <w:right w:val="none" w:sz="0" w:space="0" w:color="auto"/>
                  </w:divBdr>
                </w:div>
                <w:div w:id="1754810856">
                  <w:marLeft w:val="0"/>
                  <w:marRight w:val="0"/>
                  <w:marTop w:val="0"/>
                  <w:marBottom w:val="0"/>
                  <w:divBdr>
                    <w:top w:val="none" w:sz="0" w:space="0" w:color="auto"/>
                    <w:left w:val="none" w:sz="0" w:space="0" w:color="auto"/>
                    <w:bottom w:val="none" w:sz="0" w:space="0" w:color="auto"/>
                    <w:right w:val="none" w:sz="0" w:space="0" w:color="auto"/>
                  </w:divBdr>
                </w:div>
                <w:div w:id="1755321772">
                  <w:marLeft w:val="0"/>
                  <w:marRight w:val="0"/>
                  <w:marTop w:val="0"/>
                  <w:marBottom w:val="0"/>
                  <w:divBdr>
                    <w:top w:val="none" w:sz="0" w:space="0" w:color="auto"/>
                    <w:left w:val="none" w:sz="0" w:space="0" w:color="auto"/>
                    <w:bottom w:val="none" w:sz="0" w:space="0" w:color="auto"/>
                    <w:right w:val="none" w:sz="0" w:space="0" w:color="auto"/>
                  </w:divBdr>
                </w:div>
                <w:div w:id="1758020149">
                  <w:marLeft w:val="0"/>
                  <w:marRight w:val="0"/>
                  <w:marTop w:val="0"/>
                  <w:marBottom w:val="0"/>
                  <w:divBdr>
                    <w:top w:val="none" w:sz="0" w:space="0" w:color="auto"/>
                    <w:left w:val="none" w:sz="0" w:space="0" w:color="auto"/>
                    <w:bottom w:val="none" w:sz="0" w:space="0" w:color="auto"/>
                    <w:right w:val="none" w:sz="0" w:space="0" w:color="auto"/>
                  </w:divBdr>
                </w:div>
                <w:div w:id="1761639837">
                  <w:marLeft w:val="0"/>
                  <w:marRight w:val="0"/>
                  <w:marTop w:val="0"/>
                  <w:marBottom w:val="0"/>
                  <w:divBdr>
                    <w:top w:val="none" w:sz="0" w:space="0" w:color="auto"/>
                    <w:left w:val="none" w:sz="0" w:space="0" w:color="auto"/>
                    <w:bottom w:val="none" w:sz="0" w:space="0" w:color="auto"/>
                    <w:right w:val="none" w:sz="0" w:space="0" w:color="auto"/>
                  </w:divBdr>
                </w:div>
                <w:div w:id="1764758814">
                  <w:marLeft w:val="0"/>
                  <w:marRight w:val="0"/>
                  <w:marTop w:val="0"/>
                  <w:marBottom w:val="0"/>
                  <w:divBdr>
                    <w:top w:val="none" w:sz="0" w:space="0" w:color="auto"/>
                    <w:left w:val="none" w:sz="0" w:space="0" w:color="auto"/>
                    <w:bottom w:val="none" w:sz="0" w:space="0" w:color="auto"/>
                    <w:right w:val="none" w:sz="0" w:space="0" w:color="auto"/>
                  </w:divBdr>
                </w:div>
                <w:div w:id="1768228420">
                  <w:marLeft w:val="0"/>
                  <w:marRight w:val="0"/>
                  <w:marTop w:val="0"/>
                  <w:marBottom w:val="0"/>
                  <w:divBdr>
                    <w:top w:val="none" w:sz="0" w:space="0" w:color="auto"/>
                    <w:left w:val="none" w:sz="0" w:space="0" w:color="auto"/>
                    <w:bottom w:val="none" w:sz="0" w:space="0" w:color="auto"/>
                    <w:right w:val="none" w:sz="0" w:space="0" w:color="auto"/>
                  </w:divBdr>
                </w:div>
                <w:div w:id="1771119286">
                  <w:marLeft w:val="0"/>
                  <w:marRight w:val="0"/>
                  <w:marTop w:val="0"/>
                  <w:marBottom w:val="0"/>
                  <w:divBdr>
                    <w:top w:val="none" w:sz="0" w:space="0" w:color="auto"/>
                    <w:left w:val="none" w:sz="0" w:space="0" w:color="auto"/>
                    <w:bottom w:val="none" w:sz="0" w:space="0" w:color="auto"/>
                    <w:right w:val="none" w:sz="0" w:space="0" w:color="auto"/>
                  </w:divBdr>
                </w:div>
                <w:div w:id="1771393625">
                  <w:marLeft w:val="0"/>
                  <w:marRight w:val="0"/>
                  <w:marTop w:val="0"/>
                  <w:marBottom w:val="0"/>
                  <w:divBdr>
                    <w:top w:val="none" w:sz="0" w:space="0" w:color="auto"/>
                    <w:left w:val="none" w:sz="0" w:space="0" w:color="auto"/>
                    <w:bottom w:val="none" w:sz="0" w:space="0" w:color="auto"/>
                    <w:right w:val="none" w:sz="0" w:space="0" w:color="auto"/>
                  </w:divBdr>
                </w:div>
                <w:div w:id="1772125474">
                  <w:marLeft w:val="0"/>
                  <w:marRight w:val="0"/>
                  <w:marTop w:val="0"/>
                  <w:marBottom w:val="0"/>
                  <w:divBdr>
                    <w:top w:val="none" w:sz="0" w:space="0" w:color="auto"/>
                    <w:left w:val="none" w:sz="0" w:space="0" w:color="auto"/>
                    <w:bottom w:val="none" w:sz="0" w:space="0" w:color="auto"/>
                    <w:right w:val="none" w:sz="0" w:space="0" w:color="auto"/>
                  </w:divBdr>
                </w:div>
                <w:div w:id="1772701432">
                  <w:marLeft w:val="0"/>
                  <w:marRight w:val="0"/>
                  <w:marTop w:val="0"/>
                  <w:marBottom w:val="0"/>
                  <w:divBdr>
                    <w:top w:val="none" w:sz="0" w:space="0" w:color="auto"/>
                    <w:left w:val="none" w:sz="0" w:space="0" w:color="auto"/>
                    <w:bottom w:val="none" w:sz="0" w:space="0" w:color="auto"/>
                    <w:right w:val="none" w:sz="0" w:space="0" w:color="auto"/>
                  </w:divBdr>
                </w:div>
                <w:div w:id="1774205624">
                  <w:marLeft w:val="0"/>
                  <w:marRight w:val="0"/>
                  <w:marTop w:val="0"/>
                  <w:marBottom w:val="0"/>
                  <w:divBdr>
                    <w:top w:val="none" w:sz="0" w:space="0" w:color="auto"/>
                    <w:left w:val="none" w:sz="0" w:space="0" w:color="auto"/>
                    <w:bottom w:val="none" w:sz="0" w:space="0" w:color="auto"/>
                    <w:right w:val="none" w:sz="0" w:space="0" w:color="auto"/>
                  </w:divBdr>
                </w:div>
                <w:div w:id="1777748531">
                  <w:marLeft w:val="0"/>
                  <w:marRight w:val="0"/>
                  <w:marTop w:val="0"/>
                  <w:marBottom w:val="0"/>
                  <w:divBdr>
                    <w:top w:val="none" w:sz="0" w:space="0" w:color="auto"/>
                    <w:left w:val="none" w:sz="0" w:space="0" w:color="auto"/>
                    <w:bottom w:val="none" w:sz="0" w:space="0" w:color="auto"/>
                    <w:right w:val="none" w:sz="0" w:space="0" w:color="auto"/>
                  </w:divBdr>
                </w:div>
                <w:div w:id="1781611109">
                  <w:marLeft w:val="0"/>
                  <w:marRight w:val="0"/>
                  <w:marTop w:val="0"/>
                  <w:marBottom w:val="0"/>
                  <w:divBdr>
                    <w:top w:val="none" w:sz="0" w:space="0" w:color="auto"/>
                    <w:left w:val="none" w:sz="0" w:space="0" w:color="auto"/>
                    <w:bottom w:val="none" w:sz="0" w:space="0" w:color="auto"/>
                    <w:right w:val="none" w:sz="0" w:space="0" w:color="auto"/>
                  </w:divBdr>
                </w:div>
                <w:div w:id="1784305119">
                  <w:marLeft w:val="0"/>
                  <w:marRight w:val="0"/>
                  <w:marTop w:val="0"/>
                  <w:marBottom w:val="0"/>
                  <w:divBdr>
                    <w:top w:val="none" w:sz="0" w:space="0" w:color="auto"/>
                    <w:left w:val="none" w:sz="0" w:space="0" w:color="auto"/>
                    <w:bottom w:val="none" w:sz="0" w:space="0" w:color="auto"/>
                    <w:right w:val="none" w:sz="0" w:space="0" w:color="auto"/>
                  </w:divBdr>
                </w:div>
                <w:div w:id="1785416418">
                  <w:marLeft w:val="0"/>
                  <w:marRight w:val="0"/>
                  <w:marTop w:val="0"/>
                  <w:marBottom w:val="0"/>
                  <w:divBdr>
                    <w:top w:val="none" w:sz="0" w:space="0" w:color="auto"/>
                    <w:left w:val="none" w:sz="0" w:space="0" w:color="auto"/>
                    <w:bottom w:val="none" w:sz="0" w:space="0" w:color="auto"/>
                    <w:right w:val="none" w:sz="0" w:space="0" w:color="auto"/>
                  </w:divBdr>
                </w:div>
                <w:div w:id="1786577444">
                  <w:marLeft w:val="0"/>
                  <w:marRight w:val="0"/>
                  <w:marTop w:val="0"/>
                  <w:marBottom w:val="0"/>
                  <w:divBdr>
                    <w:top w:val="none" w:sz="0" w:space="0" w:color="auto"/>
                    <w:left w:val="none" w:sz="0" w:space="0" w:color="auto"/>
                    <w:bottom w:val="none" w:sz="0" w:space="0" w:color="auto"/>
                    <w:right w:val="none" w:sz="0" w:space="0" w:color="auto"/>
                  </w:divBdr>
                </w:div>
                <w:div w:id="1787656660">
                  <w:marLeft w:val="0"/>
                  <w:marRight w:val="0"/>
                  <w:marTop w:val="0"/>
                  <w:marBottom w:val="0"/>
                  <w:divBdr>
                    <w:top w:val="none" w:sz="0" w:space="0" w:color="auto"/>
                    <w:left w:val="none" w:sz="0" w:space="0" w:color="auto"/>
                    <w:bottom w:val="none" w:sz="0" w:space="0" w:color="auto"/>
                    <w:right w:val="none" w:sz="0" w:space="0" w:color="auto"/>
                  </w:divBdr>
                </w:div>
                <w:div w:id="1789350235">
                  <w:marLeft w:val="0"/>
                  <w:marRight w:val="0"/>
                  <w:marTop w:val="0"/>
                  <w:marBottom w:val="0"/>
                  <w:divBdr>
                    <w:top w:val="none" w:sz="0" w:space="0" w:color="auto"/>
                    <w:left w:val="none" w:sz="0" w:space="0" w:color="auto"/>
                    <w:bottom w:val="none" w:sz="0" w:space="0" w:color="auto"/>
                    <w:right w:val="none" w:sz="0" w:space="0" w:color="auto"/>
                  </w:divBdr>
                </w:div>
                <w:div w:id="1790008397">
                  <w:marLeft w:val="0"/>
                  <w:marRight w:val="0"/>
                  <w:marTop w:val="0"/>
                  <w:marBottom w:val="0"/>
                  <w:divBdr>
                    <w:top w:val="none" w:sz="0" w:space="0" w:color="auto"/>
                    <w:left w:val="none" w:sz="0" w:space="0" w:color="auto"/>
                    <w:bottom w:val="none" w:sz="0" w:space="0" w:color="auto"/>
                    <w:right w:val="none" w:sz="0" w:space="0" w:color="auto"/>
                  </w:divBdr>
                </w:div>
                <w:div w:id="1791971889">
                  <w:marLeft w:val="0"/>
                  <w:marRight w:val="0"/>
                  <w:marTop w:val="0"/>
                  <w:marBottom w:val="0"/>
                  <w:divBdr>
                    <w:top w:val="none" w:sz="0" w:space="0" w:color="auto"/>
                    <w:left w:val="none" w:sz="0" w:space="0" w:color="auto"/>
                    <w:bottom w:val="none" w:sz="0" w:space="0" w:color="auto"/>
                    <w:right w:val="none" w:sz="0" w:space="0" w:color="auto"/>
                  </w:divBdr>
                </w:div>
                <w:div w:id="1794012242">
                  <w:marLeft w:val="0"/>
                  <w:marRight w:val="0"/>
                  <w:marTop w:val="0"/>
                  <w:marBottom w:val="0"/>
                  <w:divBdr>
                    <w:top w:val="none" w:sz="0" w:space="0" w:color="auto"/>
                    <w:left w:val="none" w:sz="0" w:space="0" w:color="auto"/>
                    <w:bottom w:val="none" w:sz="0" w:space="0" w:color="auto"/>
                    <w:right w:val="none" w:sz="0" w:space="0" w:color="auto"/>
                  </w:divBdr>
                </w:div>
                <w:div w:id="1795365675">
                  <w:marLeft w:val="0"/>
                  <w:marRight w:val="0"/>
                  <w:marTop w:val="0"/>
                  <w:marBottom w:val="0"/>
                  <w:divBdr>
                    <w:top w:val="none" w:sz="0" w:space="0" w:color="auto"/>
                    <w:left w:val="none" w:sz="0" w:space="0" w:color="auto"/>
                    <w:bottom w:val="none" w:sz="0" w:space="0" w:color="auto"/>
                    <w:right w:val="none" w:sz="0" w:space="0" w:color="auto"/>
                  </w:divBdr>
                </w:div>
                <w:div w:id="1797721089">
                  <w:marLeft w:val="0"/>
                  <w:marRight w:val="0"/>
                  <w:marTop w:val="0"/>
                  <w:marBottom w:val="0"/>
                  <w:divBdr>
                    <w:top w:val="none" w:sz="0" w:space="0" w:color="auto"/>
                    <w:left w:val="none" w:sz="0" w:space="0" w:color="auto"/>
                    <w:bottom w:val="none" w:sz="0" w:space="0" w:color="auto"/>
                    <w:right w:val="none" w:sz="0" w:space="0" w:color="auto"/>
                  </w:divBdr>
                </w:div>
                <w:div w:id="1799643015">
                  <w:marLeft w:val="0"/>
                  <w:marRight w:val="0"/>
                  <w:marTop w:val="0"/>
                  <w:marBottom w:val="0"/>
                  <w:divBdr>
                    <w:top w:val="none" w:sz="0" w:space="0" w:color="auto"/>
                    <w:left w:val="none" w:sz="0" w:space="0" w:color="auto"/>
                    <w:bottom w:val="none" w:sz="0" w:space="0" w:color="auto"/>
                    <w:right w:val="none" w:sz="0" w:space="0" w:color="auto"/>
                  </w:divBdr>
                </w:div>
                <w:div w:id="1801024697">
                  <w:marLeft w:val="0"/>
                  <w:marRight w:val="0"/>
                  <w:marTop w:val="0"/>
                  <w:marBottom w:val="0"/>
                  <w:divBdr>
                    <w:top w:val="none" w:sz="0" w:space="0" w:color="auto"/>
                    <w:left w:val="none" w:sz="0" w:space="0" w:color="auto"/>
                    <w:bottom w:val="none" w:sz="0" w:space="0" w:color="auto"/>
                    <w:right w:val="none" w:sz="0" w:space="0" w:color="auto"/>
                  </w:divBdr>
                </w:div>
                <w:div w:id="1802306080">
                  <w:marLeft w:val="0"/>
                  <w:marRight w:val="0"/>
                  <w:marTop w:val="0"/>
                  <w:marBottom w:val="0"/>
                  <w:divBdr>
                    <w:top w:val="none" w:sz="0" w:space="0" w:color="auto"/>
                    <w:left w:val="none" w:sz="0" w:space="0" w:color="auto"/>
                    <w:bottom w:val="none" w:sz="0" w:space="0" w:color="auto"/>
                    <w:right w:val="none" w:sz="0" w:space="0" w:color="auto"/>
                  </w:divBdr>
                </w:div>
                <w:div w:id="1807313468">
                  <w:marLeft w:val="0"/>
                  <w:marRight w:val="0"/>
                  <w:marTop w:val="0"/>
                  <w:marBottom w:val="0"/>
                  <w:divBdr>
                    <w:top w:val="none" w:sz="0" w:space="0" w:color="auto"/>
                    <w:left w:val="none" w:sz="0" w:space="0" w:color="auto"/>
                    <w:bottom w:val="none" w:sz="0" w:space="0" w:color="auto"/>
                    <w:right w:val="none" w:sz="0" w:space="0" w:color="auto"/>
                  </w:divBdr>
                </w:div>
                <w:div w:id="1810053824">
                  <w:marLeft w:val="0"/>
                  <w:marRight w:val="0"/>
                  <w:marTop w:val="0"/>
                  <w:marBottom w:val="0"/>
                  <w:divBdr>
                    <w:top w:val="none" w:sz="0" w:space="0" w:color="auto"/>
                    <w:left w:val="none" w:sz="0" w:space="0" w:color="auto"/>
                    <w:bottom w:val="none" w:sz="0" w:space="0" w:color="auto"/>
                    <w:right w:val="none" w:sz="0" w:space="0" w:color="auto"/>
                  </w:divBdr>
                </w:div>
                <w:div w:id="1811435661">
                  <w:marLeft w:val="0"/>
                  <w:marRight w:val="0"/>
                  <w:marTop w:val="0"/>
                  <w:marBottom w:val="0"/>
                  <w:divBdr>
                    <w:top w:val="none" w:sz="0" w:space="0" w:color="auto"/>
                    <w:left w:val="none" w:sz="0" w:space="0" w:color="auto"/>
                    <w:bottom w:val="none" w:sz="0" w:space="0" w:color="auto"/>
                    <w:right w:val="none" w:sz="0" w:space="0" w:color="auto"/>
                  </w:divBdr>
                </w:div>
                <w:div w:id="1814785190">
                  <w:marLeft w:val="0"/>
                  <w:marRight w:val="0"/>
                  <w:marTop w:val="0"/>
                  <w:marBottom w:val="0"/>
                  <w:divBdr>
                    <w:top w:val="none" w:sz="0" w:space="0" w:color="auto"/>
                    <w:left w:val="none" w:sz="0" w:space="0" w:color="auto"/>
                    <w:bottom w:val="none" w:sz="0" w:space="0" w:color="auto"/>
                    <w:right w:val="none" w:sz="0" w:space="0" w:color="auto"/>
                  </w:divBdr>
                </w:div>
                <w:div w:id="1815222661">
                  <w:marLeft w:val="0"/>
                  <w:marRight w:val="0"/>
                  <w:marTop w:val="0"/>
                  <w:marBottom w:val="0"/>
                  <w:divBdr>
                    <w:top w:val="none" w:sz="0" w:space="0" w:color="auto"/>
                    <w:left w:val="none" w:sz="0" w:space="0" w:color="auto"/>
                    <w:bottom w:val="none" w:sz="0" w:space="0" w:color="auto"/>
                    <w:right w:val="none" w:sz="0" w:space="0" w:color="auto"/>
                  </w:divBdr>
                </w:div>
                <w:div w:id="1817603942">
                  <w:marLeft w:val="0"/>
                  <w:marRight w:val="0"/>
                  <w:marTop w:val="0"/>
                  <w:marBottom w:val="0"/>
                  <w:divBdr>
                    <w:top w:val="none" w:sz="0" w:space="0" w:color="auto"/>
                    <w:left w:val="none" w:sz="0" w:space="0" w:color="auto"/>
                    <w:bottom w:val="none" w:sz="0" w:space="0" w:color="auto"/>
                    <w:right w:val="none" w:sz="0" w:space="0" w:color="auto"/>
                  </w:divBdr>
                </w:div>
                <w:div w:id="1822698717">
                  <w:marLeft w:val="0"/>
                  <w:marRight w:val="0"/>
                  <w:marTop w:val="0"/>
                  <w:marBottom w:val="0"/>
                  <w:divBdr>
                    <w:top w:val="none" w:sz="0" w:space="0" w:color="auto"/>
                    <w:left w:val="none" w:sz="0" w:space="0" w:color="auto"/>
                    <w:bottom w:val="none" w:sz="0" w:space="0" w:color="auto"/>
                    <w:right w:val="none" w:sz="0" w:space="0" w:color="auto"/>
                  </w:divBdr>
                </w:div>
                <w:div w:id="1823351462">
                  <w:marLeft w:val="0"/>
                  <w:marRight w:val="0"/>
                  <w:marTop w:val="0"/>
                  <w:marBottom w:val="0"/>
                  <w:divBdr>
                    <w:top w:val="none" w:sz="0" w:space="0" w:color="auto"/>
                    <w:left w:val="none" w:sz="0" w:space="0" w:color="auto"/>
                    <w:bottom w:val="none" w:sz="0" w:space="0" w:color="auto"/>
                    <w:right w:val="none" w:sz="0" w:space="0" w:color="auto"/>
                  </w:divBdr>
                </w:div>
                <w:div w:id="1825513721">
                  <w:marLeft w:val="0"/>
                  <w:marRight w:val="0"/>
                  <w:marTop w:val="0"/>
                  <w:marBottom w:val="0"/>
                  <w:divBdr>
                    <w:top w:val="none" w:sz="0" w:space="0" w:color="auto"/>
                    <w:left w:val="none" w:sz="0" w:space="0" w:color="auto"/>
                    <w:bottom w:val="none" w:sz="0" w:space="0" w:color="auto"/>
                    <w:right w:val="none" w:sz="0" w:space="0" w:color="auto"/>
                  </w:divBdr>
                </w:div>
                <w:div w:id="1826042923">
                  <w:marLeft w:val="0"/>
                  <w:marRight w:val="0"/>
                  <w:marTop w:val="0"/>
                  <w:marBottom w:val="0"/>
                  <w:divBdr>
                    <w:top w:val="none" w:sz="0" w:space="0" w:color="auto"/>
                    <w:left w:val="none" w:sz="0" w:space="0" w:color="auto"/>
                    <w:bottom w:val="none" w:sz="0" w:space="0" w:color="auto"/>
                    <w:right w:val="none" w:sz="0" w:space="0" w:color="auto"/>
                  </w:divBdr>
                </w:div>
                <w:div w:id="1826703188">
                  <w:marLeft w:val="0"/>
                  <w:marRight w:val="0"/>
                  <w:marTop w:val="0"/>
                  <w:marBottom w:val="0"/>
                  <w:divBdr>
                    <w:top w:val="none" w:sz="0" w:space="0" w:color="auto"/>
                    <w:left w:val="none" w:sz="0" w:space="0" w:color="auto"/>
                    <w:bottom w:val="none" w:sz="0" w:space="0" w:color="auto"/>
                    <w:right w:val="none" w:sz="0" w:space="0" w:color="auto"/>
                  </w:divBdr>
                </w:div>
                <w:div w:id="1827814718">
                  <w:marLeft w:val="0"/>
                  <w:marRight w:val="0"/>
                  <w:marTop w:val="0"/>
                  <w:marBottom w:val="0"/>
                  <w:divBdr>
                    <w:top w:val="none" w:sz="0" w:space="0" w:color="auto"/>
                    <w:left w:val="none" w:sz="0" w:space="0" w:color="auto"/>
                    <w:bottom w:val="none" w:sz="0" w:space="0" w:color="auto"/>
                    <w:right w:val="none" w:sz="0" w:space="0" w:color="auto"/>
                  </w:divBdr>
                </w:div>
                <w:div w:id="1828594029">
                  <w:marLeft w:val="0"/>
                  <w:marRight w:val="0"/>
                  <w:marTop w:val="0"/>
                  <w:marBottom w:val="0"/>
                  <w:divBdr>
                    <w:top w:val="none" w:sz="0" w:space="0" w:color="auto"/>
                    <w:left w:val="none" w:sz="0" w:space="0" w:color="auto"/>
                    <w:bottom w:val="none" w:sz="0" w:space="0" w:color="auto"/>
                    <w:right w:val="none" w:sz="0" w:space="0" w:color="auto"/>
                  </w:divBdr>
                </w:div>
                <w:div w:id="1828594340">
                  <w:marLeft w:val="0"/>
                  <w:marRight w:val="0"/>
                  <w:marTop w:val="0"/>
                  <w:marBottom w:val="0"/>
                  <w:divBdr>
                    <w:top w:val="none" w:sz="0" w:space="0" w:color="auto"/>
                    <w:left w:val="none" w:sz="0" w:space="0" w:color="auto"/>
                    <w:bottom w:val="none" w:sz="0" w:space="0" w:color="auto"/>
                    <w:right w:val="none" w:sz="0" w:space="0" w:color="auto"/>
                  </w:divBdr>
                </w:div>
                <w:div w:id="1829590246">
                  <w:marLeft w:val="0"/>
                  <w:marRight w:val="0"/>
                  <w:marTop w:val="0"/>
                  <w:marBottom w:val="0"/>
                  <w:divBdr>
                    <w:top w:val="none" w:sz="0" w:space="0" w:color="auto"/>
                    <w:left w:val="none" w:sz="0" w:space="0" w:color="auto"/>
                    <w:bottom w:val="none" w:sz="0" w:space="0" w:color="auto"/>
                    <w:right w:val="none" w:sz="0" w:space="0" w:color="auto"/>
                  </w:divBdr>
                </w:div>
                <w:div w:id="1835291892">
                  <w:marLeft w:val="0"/>
                  <w:marRight w:val="0"/>
                  <w:marTop w:val="0"/>
                  <w:marBottom w:val="0"/>
                  <w:divBdr>
                    <w:top w:val="none" w:sz="0" w:space="0" w:color="auto"/>
                    <w:left w:val="none" w:sz="0" w:space="0" w:color="auto"/>
                    <w:bottom w:val="none" w:sz="0" w:space="0" w:color="auto"/>
                    <w:right w:val="none" w:sz="0" w:space="0" w:color="auto"/>
                  </w:divBdr>
                </w:div>
                <w:div w:id="1837257994">
                  <w:marLeft w:val="0"/>
                  <w:marRight w:val="0"/>
                  <w:marTop w:val="0"/>
                  <w:marBottom w:val="0"/>
                  <w:divBdr>
                    <w:top w:val="none" w:sz="0" w:space="0" w:color="auto"/>
                    <w:left w:val="none" w:sz="0" w:space="0" w:color="auto"/>
                    <w:bottom w:val="none" w:sz="0" w:space="0" w:color="auto"/>
                    <w:right w:val="none" w:sz="0" w:space="0" w:color="auto"/>
                  </w:divBdr>
                </w:div>
                <w:div w:id="1837259043">
                  <w:marLeft w:val="0"/>
                  <w:marRight w:val="0"/>
                  <w:marTop w:val="0"/>
                  <w:marBottom w:val="0"/>
                  <w:divBdr>
                    <w:top w:val="none" w:sz="0" w:space="0" w:color="auto"/>
                    <w:left w:val="none" w:sz="0" w:space="0" w:color="auto"/>
                    <w:bottom w:val="none" w:sz="0" w:space="0" w:color="auto"/>
                    <w:right w:val="none" w:sz="0" w:space="0" w:color="auto"/>
                  </w:divBdr>
                </w:div>
                <w:div w:id="1837651679">
                  <w:marLeft w:val="0"/>
                  <w:marRight w:val="0"/>
                  <w:marTop w:val="0"/>
                  <w:marBottom w:val="0"/>
                  <w:divBdr>
                    <w:top w:val="none" w:sz="0" w:space="0" w:color="auto"/>
                    <w:left w:val="none" w:sz="0" w:space="0" w:color="auto"/>
                    <w:bottom w:val="none" w:sz="0" w:space="0" w:color="auto"/>
                    <w:right w:val="none" w:sz="0" w:space="0" w:color="auto"/>
                  </w:divBdr>
                </w:div>
                <w:div w:id="1838032594">
                  <w:marLeft w:val="0"/>
                  <w:marRight w:val="0"/>
                  <w:marTop w:val="0"/>
                  <w:marBottom w:val="0"/>
                  <w:divBdr>
                    <w:top w:val="none" w:sz="0" w:space="0" w:color="auto"/>
                    <w:left w:val="none" w:sz="0" w:space="0" w:color="auto"/>
                    <w:bottom w:val="none" w:sz="0" w:space="0" w:color="auto"/>
                    <w:right w:val="none" w:sz="0" w:space="0" w:color="auto"/>
                  </w:divBdr>
                </w:div>
                <w:div w:id="1844470748">
                  <w:marLeft w:val="0"/>
                  <w:marRight w:val="0"/>
                  <w:marTop w:val="0"/>
                  <w:marBottom w:val="0"/>
                  <w:divBdr>
                    <w:top w:val="none" w:sz="0" w:space="0" w:color="auto"/>
                    <w:left w:val="none" w:sz="0" w:space="0" w:color="auto"/>
                    <w:bottom w:val="none" w:sz="0" w:space="0" w:color="auto"/>
                    <w:right w:val="none" w:sz="0" w:space="0" w:color="auto"/>
                  </w:divBdr>
                </w:div>
                <w:div w:id="1844860613">
                  <w:marLeft w:val="0"/>
                  <w:marRight w:val="0"/>
                  <w:marTop w:val="0"/>
                  <w:marBottom w:val="0"/>
                  <w:divBdr>
                    <w:top w:val="none" w:sz="0" w:space="0" w:color="auto"/>
                    <w:left w:val="none" w:sz="0" w:space="0" w:color="auto"/>
                    <w:bottom w:val="none" w:sz="0" w:space="0" w:color="auto"/>
                    <w:right w:val="none" w:sz="0" w:space="0" w:color="auto"/>
                  </w:divBdr>
                </w:div>
                <w:div w:id="1845122613">
                  <w:marLeft w:val="0"/>
                  <w:marRight w:val="0"/>
                  <w:marTop w:val="0"/>
                  <w:marBottom w:val="0"/>
                  <w:divBdr>
                    <w:top w:val="none" w:sz="0" w:space="0" w:color="auto"/>
                    <w:left w:val="none" w:sz="0" w:space="0" w:color="auto"/>
                    <w:bottom w:val="none" w:sz="0" w:space="0" w:color="auto"/>
                    <w:right w:val="none" w:sz="0" w:space="0" w:color="auto"/>
                  </w:divBdr>
                </w:div>
                <w:div w:id="1845389216">
                  <w:marLeft w:val="0"/>
                  <w:marRight w:val="0"/>
                  <w:marTop w:val="0"/>
                  <w:marBottom w:val="0"/>
                  <w:divBdr>
                    <w:top w:val="none" w:sz="0" w:space="0" w:color="auto"/>
                    <w:left w:val="none" w:sz="0" w:space="0" w:color="auto"/>
                    <w:bottom w:val="none" w:sz="0" w:space="0" w:color="auto"/>
                    <w:right w:val="none" w:sz="0" w:space="0" w:color="auto"/>
                  </w:divBdr>
                </w:div>
                <w:div w:id="1846046402">
                  <w:marLeft w:val="0"/>
                  <w:marRight w:val="0"/>
                  <w:marTop w:val="0"/>
                  <w:marBottom w:val="0"/>
                  <w:divBdr>
                    <w:top w:val="none" w:sz="0" w:space="0" w:color="auto"/>
                    <w:left w:val="none" w:sz="0" w:space="0" w:color="auto"/>
                    <w:bottom w:val="none" w:sz="0" w:space="0" w:color="auto"/>
                    <w:right w:val="none" w:sz="0" w:space="0" w:color="auto"/>
                  </w:divBdr>
                </w:div>
                <w:div w:id="1846703184">
                  <w:marLeft w:val="0"/>
                  <w:marRight w:val="0"/>
                  <w:marTop w:val="0"/>
                  <w:marBottom w:val="0"/>
                  <w:divBdr>
                    <w:top w:val="none" w:sz="0" w:space="0" w:color="auto"/>
                    <w:left w:val="none" w:sz="0" w:space="0" w:color="auto"/>
                    <w:bottom w:val="none" w:sz="0" w:space="0" w:color="auto"/>
                    <w:right w:val="none" w:sz="0" w:space="0" w:color="auto"/>
                  </w:divBdr>
                </w:div>
                <w:div w:id="1846747162">
                  <w:marLeft w:val="0"/>
                  <w:marRight w:val="0"/>
                  <w:marTop w:val="0"/>
                  <w:marBottom w:val="0"/>
                  <w:divBdr>
                    <w:top w:val="none" w:sz="0" w:space="0" w:color="auto"/>
                    <w:left w:val="none" w:sz="0" w:space="0" w:color="auto"/>
                    <w:bottom w:val="none" w:sz="0" w:space="0" w:color="auto"/>
                    <w:right w:val="none" w:sz="0" w:space="0" w:color="auto"/>
                  </w:divBdr>
                </w:div>
                <w:div w:id="1851293494">
                  <w:marLeft w:val="0"/>
                  <w:marRight w:val="0"/>
                  <w:marTop w:val="0"/>
                  <w:marBottom w:val="0"/>
                  <w:divBdr>
                    <w:top w:val="none" w:sz="0" w:space="0" w:color="auto"/>
                    <w:left w:val="none" w:sz="0" w:space="0" w:color="auto"/>
                    <w:bottom w:val="none" w:sz="0" w:space="0" w:color="auto"/>
                    <w:right w:val="none" w:sz="0" w:space="0" w:color="auto"/>
                  </w:divBdr>
                </w:div>
                <w:div w:id="1851872978">
                  <w:marLeft w:val="0"/>
                  <w:marRight w:val="0"/>
                  <w:marTop w:val="0"/>
                  <w:marBottom w:val="0"/>
                  <w:divBdr>
                    <w:top w:val="none" w:sz="0" w:space="0" w:color="auto"/>
                    <w:left w:val="none" w:sz="0" w:space="0" w:color="auto"/>
                    <w:bottom w:val="none" w:sz="0" w:space="0" w:color="auto"/>
                    <w:right w:val="none" w:sz="0" w:space="0" w:color="auto"/>
                  </w:divBdr>
                </w:div>
                <w:div w:id="1858809064">
                  <w:marLeft w:val="0"/>
                  <w:marRight w:val="0"/>
                  <w:marTop w:val="0"/>
                  <w:marBottom w:val="0"/>
                  <w:divBdr>
                    <w:top w:val="none" w:sz="0" w:space="0" w:color="auto"/>
                    <w:left w:val="none" w:sz="0" w:space="0" w:color="auto"/>
                    <w:bottom w:val="none" w:sz="0" w:space="0" w:color="auto"/>
                    <w:right w:val="none" w:sz="0" w:space="0" w:color="auto"/>
                  </w:divBdr>
                </w:div>
                <w:div w:id="1859006043">
                  <w:marLeft w:val="0"/>
                  <w:marRight w:val="0"/>
                  <w:marTop w:val="0"/>
                  <w:marBottom w:val="0"/>
                  <w:divBdr>
                    <w:top w:val="none" w:sz="0" w:space="0" w:color="auto"/>
                    <w:left w:val="none" w:sz="0" w:space="0" w:color="auto"/>
                    <w:bottom w:val="none" w:sz="0" w:space="0" w:color="auto"/>
                    <w:right w:val="none" w:sz="0" w:space="0" w:color="auto"/>
                  </w:divBdr>
                </w:div>
                <w:div w:id="1861697923">
                  <w:marLeft w:val="0"/>
                  <w:marRight w:val="0"/>
                  <w:marTop w:val="0"/>
                  <w:marBottom w:val="0"/>
                  <w:divBdr>
                    <w:top w:val="none" w:sz="0" w:space="0" w:color="auto"/>
                    <w:left w:val="none" w:sz="0" w:space="0" w:color="auto"/>
                    <w:bottom w:val="none" w:sz="0" w:space="0" w:color="auto"/>
                    <w:right w:val="none" w:sz="0" w:space="0" w:color="auto"/>
                  </w:divBdr>
                </w:div>
                <w:div w:id="1861895558">
                  <w:marLeft w:val="0"/>
                  <w:marRight w:val="0"/>
                  <w:marTop w:val="0"/>
                  <w:marBottom w:val="0"/>
                  <w:divBdr>
                    <w:top w:val="none" w:sz="0" w:space="0" w:color="auto"/>
                    <w:left w:val="none" w:sz="0" w:space="0" w:color="auto"/>
                    <w:bottom w:val="none" w:sz="0" w:space="0" w:color="auto"/>
                    <w:right w:val="none" w:sz="0" w:space="0" w:color="auto"/>
                  </w:divBdr>
                </w:div>
                <w:div w:id="1862402113">
                  <w:marLeft w:val="0"/>
                  <w:marRight w:val="0"/>
                  <w:marTop w:val="0"/>
                  <w:marBottom w:val="0"/>
                  <w:divBdr>
                    <w:top w:val="none" w:sz="0" w:space="0" w:color="auto"/>
                    <w:left w:val="none" w:sz="0" w:space="0" w:color="auto"/>
                    <w:bottom w:val="none" w:sz="0" w:space="0" w:color="auto"/>
                    <w:right w:val="none" w:sz="0" w:space="0" w:color="auto"/>
                  </w:divBdr>
                </w:div>
                <w:div w:id="1866944919">
                  <w:marLeft w:val="0"/>
                  <w:marRight w:val="0"/>
                  <w:marTop w:val="0"/>
                  <w:marBottom w:val="0"/>
                  <w:divBdr>
                    <w:top w:val="none" w:sz="0" w:space="0" w:color="auto"/>
                    <w:left w:val="none" w:sz="0" w:space="0" w:color="auto"/>
                    <w:bottom w:val="none" w:sz="0" w:space="0" w:color="auto"/>
                    <w:right w:val="none" w:sz="0" w:space="0" w:color="auto"/>
                  </w:divBdr>
                </w:div>
                <w:div w:id="1870290396">
                  <w:marLeft w:val="0"/>
                  <w:marRight w:val="0"/>
                  <w:marTop w:val="0"/>
                  <w:marBottom w:val="0"/>
                  <w:divBdr>
                    <w:top w:val="none" w:sz="0" w:space="0" w:color="auto"/>
                    <w:left w:val="none" w:sz="0" w:space="0" w:color="auto"/>
                    <w:bottom w:val="none" w:sz="0" w:space="0" w:color="auto"/>
                    <w:right w:val="none" w:sz="0" w:space="0" w:color="auto"/>
                  </w:divBdr>
                </w:div>
                <w:div w:id="1871139155">
                  <w:marLeft w:val="0"/>
                  <w:marRight w:val="0"/>
                  <w:marTop w:val="0"/>
                  <w:marBottom w:val="0"/>
                  <w:divBdr>
                    <w:top w:val="none" w:sz="0" w:space="0" w:color="auto"/>
                    <w:left w:val="none" w:sz="0" w:space="0" w:color="auto"/>
                    <w:bottom w:val="none" w:sz="0" w:space="0" w:color="auto"/>
                    <w:right w:val="none" w:sz="0" w:space="0" w:color="auto"/>
                  </w:divBdr>
                </w:div>
                <w:div w:id="1871140638">
                  <w:marLeft w:val="0"/>
                  <w:marRight w:val="0"/>
                  <w:marTop w:val="0"/>
                  <w:marBottom w:val="0"/>
                  <w:divBdr>
                    <w:top w:val="none" w:sz="0" w:space="0" w:color="auto"/>
                    <w:left w:val="none" w:sz="0" w:space="0" w:color="auto"/>
                    <w:bottom w:val="none" w:sz="0" w:space="0" w:color="auto"/>
                    <w:right w:val="none" w:sz="0" w:space="0" w:color="auto"/>
                  </w:divBdr>
                </w:div>
                <w:div w:id="1873372147">
                  <w:marLeft w:val="0"/>
                  <w:marRight w:val="0"/>
                  <w:marTop w:val="0"/>
                  <w:marBottom w:val="0"/>
                  <w:divBdr>
                    <w:top w:val="none" w:sz="0" w:space="0" w:color="auto"/>
                    <w:left w:val="none" w:sz="0" w:space="0" w:color="auto"/>
                    <w:bottom w:val="none" w:sz="0" w:space="0" w:color="auto"/>
                    <w:right w:val="none" w:sz="0" w:space="0" w:color="auto"/>
                  </w:divBdr>
                </w:div>
                <w:div w:id="1874808177">
                  <w:marLeft w:val="0"/>
                  <w:marRight w:val="0"/>
                  <w:marTop w:val="0"/>
                  <w:marBottom w:val="0"/>
                  <w:divBdr>
                    <w:top w:val="none" w:sz="0" w:space="0" w:color="auto"/>
                    <w:left w:val="none" w:sz="0" w:space="0" w:color="auto"/>
                    <w:bottom w:val="none" w:sz="0" w:space="0" w:color="auto"/>
                    <w:right w:val="none" w:sz="0" w:space="0" w:color="auto"/>
                  </w:divBdr>
                </w:div>
                <w:div w:id="1876309273">
                  <w:marLeft w:val="0"/>
                  <w:marRight w:val="0"/>
                  <w:marTop w:val="0"/>
                  <w:marBottom w:val="0"/>
                  <w:divBdr>
                    <w:top w:val="none" w:sz="0" w:space="0" w:color="auto"/>
                    <w:left w:val="none" w:sz="0" w:space="0" w:color="auto"/>
                    <w:bottom w:val="none" w:sz="0" w:space="0" w:color="auto"/>
                    <w:right w:val="none" w:sz="0" w:space="0" w:color="auto"/>
                  </w:divBdr>
                </w:div>
                <w:div w:id="1882328869">
                  <w:marLeft w:val="0"/>
                  <w:marRight w:val="0"/>
                  <w:marTop w:val="0"/>
                  <w:marBottom w:val="0"/>
                  <w:divBdr>
                    <w:top w:val="none" w:sz="0" w:space="0" w:color="auto"/>
                    <w:left w:val="none" w:sz="0" w:space="0" w:color="auto"/>
                    <w:bottom w:val="none" w:sz="0" w:space="0" w:color="auto"/>
                    <w:right w:val="none" w:sz="0" w:space="0" w:color="auto"/>
                  </w:divBdr>
                </w:div>
                <w:div w:id="1884515632">
                  <w:marLeft w:val="0"/>
                  <w:marRight w:val="0"/>
                  <w:marTop w:val="0"/>
                  <w:marBottom w:val="0"/>
                  <w:divBdr>
                    <w:top w:val="none" w:sz="0" w:space="0" w:color="auto"/>
                    <w:left w:val="none" w:sz="0" w:space="0" w:color="auto"/>
                    <w:bottom w:val="none" w:sz="0" w:space="0" w:color="auto"/>
                    <w:right w:val="none" w:sz="0" w:space="0" w:color="auto"/>
                  </w:divBdr>
                </w:div>
                <w:div w:id="1885218190">
                  <w:marLeft w:val="0"/>
                  <w:marRight w:val="0"/>
                  <w:marTop w:val="0"/>
                  <w:marBottom w:val="0"/>
                  <w:divBdr>
                    <w:top w:val="none" w:sz="0" w:space="0" w:color="auto"/>
                    <w:left w:val="none" w:sz="0" w:space="0" w:color="auto"/>
                    <w:bottom w:val="none" w:sz="0" w:space="0" w:color="auto"/>
                    <w:right w:val="none" w:sz="0" w:space="0" w:color="auto"/>
                  </w:divBdr>
                </w:div>
                <w:div w:id="1885364215">
                  <w:marLeft w:val="0"/>
                  <w:marRight w:val="0"/>
                  <w:marTop w:val="0"/>
                  <w:marBottom w:val="0"/>
                  <w:divBdr>
                    <w:top w:val="none" w:sz="0" w:space="0" w:color="auto"/>
                    <w:left w:val="none" w:sz="0" w:space="0" w:color="auto"/>
                    <w:bottom w:val="none" w:sz="0" w:space="0" w:color="auto"/>
                    <w:right w:val="none" w:sz="0" w:space="0" w:color="auto"/>
                  </w:divBdr>
                </w:div>
                <w:div w:id="1886405200">
                  <w:marLeft w:val="0"/>
                  <w:marRight w:val="0"/>
                  <w:marTop w:val="0"/>
                  <w:marBottom w:val="0"/>
                  <w:divBdr>
                    <w:top w:val="none" w:sz="0" w:space="0" w:color="auto"/>
                    <w:left w:val="none" w:sz="0" w:space="0" w:color="auto"/>
                    <w:bottom w:val="none" w:sz="0" w:space="0" w:color="auto"/>
                    <w:right w:val="none" w:sz="0" w:space="0" w:color="auto"/>
                  </w:divBdr>
                </w:div>
                <w:div w:id="1887526063">
                  <w:marLeft w:val="0"/>
                  <w:marRight w:val="0"/>
                  <w:marTop w:val="0"/>
                  <w:marBottom w:val="0"/>
                  <w:divBdr>
                    <w:top w:val="none" w:sz="0" w:space="0" w:color="auto"/>
                    <w:left w:val="none" w:sz="0" w:space="0" w:color="auto"/>
                    <w:bottom w:val="none" w:sz="0" w:space="0" w:color="auto"/>
                    <w:right w:val="none" w:sz="0" w:space="0" w:color="auto"/>
                  </w:divBdr>
                </w:div>
                <w:div w:id="1888175739">
                  <w:marLeft w:val="0"/>
                  <w:marRight w:val="0"/>
                  <w:marTop w:val="0"/>
                  <w:marBottom w:val="0"/>
                  <w:divBdr>
                    <w:top w:val="none" w:sz="0" w:space="0" w:color="auto"/>
                    <w:left w:val="none" w:sz="0" w:space="0" w:color="auto"/>
                    <w:bottom w:val="none" w:sz="0" w:space="0" w:color="auto"/>
                    <w:right w:val="none" w:sz="0" w:space="0" w:color="auto"/>
                  </w:divBdr>
                </w:div>
                <w:div w:id="1889759872">
                  <w:marLeft w:val="0"/>
                  <w:marRight w:val="0"/>
                  <w:marTop w:val="0"/>
                  <w:marBottom w:val="0"/>
                  <w:divBdr>
                    <w:top w:val="none" w:sz="0" w:space="0" w:color="auto"/>
                    <w:left w:val="none" w:sz="0" w:space="0" w:color="auto"/>
                    <w:bottom w:val="none" w:sz="0" w:space="0" w:color="auto"/>
                    <w:right w:val="none" w:sz="0" w:space="0" w:color="auto"/>
                  </w:divBdr>
                </w:div>
                <w:div w:id="1891260858">
                  <w:marLeft w:val="0"/>
                  <w:marRight w:val="0"/>
                  <w:marTop w:val="0"/>
                  <w:marBottom w:val="0"/>
                  <w:divBdr>
                    <w:top w:val="none" w:sz="0" w:space="0" w:color="auto"/>
                    <w:left w:val="none" w:sz="0" w:space="0" w:color="auto"/>
                    <w:bottom w:val="none" w:sz="0" w:space="0" w:color="auto"/>
                    <w:right w:val="none" w:sz="0" w:space="0" w:color="auto"/>
                  </w:divBdr>
                </w:div>
                <w:div w:id="1894347817">
                  <w:marLeft w:val="0"/>
                  <w:marRight w:val="0"/>
                  <w:marTop w:val="0"/>
                  <w:marBottom w:val="0"/>
                  <w:divBdr>
                    <w:top w:val="none" w:sz="0" w:space="0" w:color="auto"/>
                    <w:left w:val="none" w:sz="0" w:space="0" w:color="auto"/>
                    <w:bottom w:val="none" w:sz="0" w:space="0" w:color="auto"/>
                    <w:right w:val="none" w:sz="0" w:space="0" w:color="auto"/>
                  </w:divBdr>
                </w:div>
                <w:div w:id="1896625529">
                  <w:marLeft w:val="0"/>
                  <w:marRight w:val="0"/>
                  <w:marTop w:val="0"/>
                  <w:marBottom w:val="0"/>
                  <w:divBdr>
                    <w:top w:val="none" w:sz="0" w:space="0" w:color="auto"/>
                    <w:left w:val="none" w:sz="0" w:space="0" w:color="auto"/>
                    <w:bottom w:val="none" w:sz="0" w:space="0" w:color="auto"/>
                    <w:right w:val="none" w:sz="0" w:space="0" w:color="auto"/>
                  </w:divBdr>
                </w:div>
                <w:div w:id="1898473789">
                  <w:marLeft w:val="0"/>
                  <w:marRight w:val="0"/>
                  <w:marTop w:val="0"/>
                  <w:marBottom w:val="0"/>
                  <w:divBdr>
                    <w:top w:val="none" w:sz="0" w:space="0" w:color="auto"/>
                    <w:left w:val="none" w:sz="0" w:space="0" w:color="auto"/>
                    <w:bottom w:val="none" w:sz="0" w:space="0" w:color="auto"/>
                    <w:right w:val="none" w:sz="0" w:space="0" w:color="auto"/>
                  </w:divBdr>
                </w:div>
                <w:div w:id="1901020289">
                  <w:marLeft w:val="0"/>
                  <w:marRight w:val="0"/>
                  <w:marTop w:val="0"/>
                  <w:marBottom w:val="0"/>
                  <w:divBdr>
                    <w:top w:val="none" w:sz="0" w:space="0" w:color="auto"/>
                    <w:left w:val="none" w:sz="0" w:space="0" w:color="auto"/>
                    <w:bottom w:val="none" w:sz="0" w:space="0" w:color="auto"/>
                    <w:right w:val="none" w:sz="0" w:space="0" w:color="auto"/>
                  </w:divBdr>
                </w:div>
                <w:div w:id="1901207328">
                  <w:marLeft w:val="0"/>
                  <w:marRight w:val="0"/>
                  <w:marTop w:val="0"/>
                  <w:marBottom w:val="0"/>
                  <w:divBdr>
                    <w:top w:val="none" w:sz="0" w:space="0" w:color="auto"/>
                    <w:left w:val="none" w:sz="0" w:space="0" w:color="auto"/>
                    <w:bottom w:val="none" w:sz="0" w:space="0" w:color="auto"/>
                    <w:right w:val="none" w:sz="0" w:space="0" w:color="auto"/>
                  </w:divBdr>
                </w:div>
                <w:div w:id="1901280112">
                  <w:marLeft w:val="0"/>
                  <w:marRight w:val="0"/>
                  <w:marTop w:val="0"/>
                  <w:marBottom w:val="0"/>
                  <w:divBdr>
                    <w:top w:val="none" w:sz="0" w:space="0" w:color="auto"/>
                    <w:left w:val="none" w:sz="0" w:space="0" w:color="auto"/>
                    <w:bottom w:val="none" w:sz="0" w:space="0" w:color="auto"/>
                    <w:right w:val="none" w:sz="0" w:space="0" w:color="auto"/>
                  </w:divBdr>
                </w:div>
                <w:div w:id="1904945258">
                  <w:marLeft w:val="0"/>
                  <w:marRight w:val="0"/>
                  <w:marTop w:val="0"/>
                  <w:marBottom w:val="0"/>
                  <w:divBdr>
                    <w:top w:val="none" w:sz="0" w:space="0" w:color="auto"/>
                    <w:left w:val="none" w:sz="0" w:space="0" w:color="auto"/>
                    <w:bottom w:val="none" w:sz="0" w:space="0" w:color="auto"/>
                    <w:right w:val="none" w:sz="0" w:space="0" w:color="auto"/>
                  </w:divBdr>
                </w:div>
                <w:div w:id="1908345464">
                  <w:marLeft w:val="0"/>
                  <w:marRight w:val="0"/>
                  <w:marTop w:val="0"/>
                  <w:marBottom w:val="0"/>
                  <w:divBdr>
                    <w:top w:val="none" w:sz="0" w:space="0" w:color="auto"/>
                    <w:left w:val="none" w:sz="0" w:space="0" w:color="auto"/>
                    <w:bottom w:val="none" w:sz="0" w:space="0" w:color="auto"/>
                    <w:right w:val="none" w:sz="0" w:space="0" w:color="auto"/>
                  </w:divBdr>
                </w:div>
                <w:div w:id="1909345633">
                  <w:marLeft w:val="0"/>
                  <w:marRight w:val="0"/>
                  <w:marTop w:val="0"/>
                  <w:marBottom w:val="0"/>
                  <w:divBdr>
                    <w:top w:val="none" w:sz="0" w:space="0" w:color="auto"/>
                    <w:left w:val="none" w:sz="0" w:space="0" w:color="auto"/>
                    <w:bottom w:val="none" w:sz="0" w:space="0" w:color="auto"/>
                    <w:right w:val="none" w:sz="0" w:space="0" w:color="auto"/>
                  </w:divBdr>
                </w:div>
                <w:div w:id="1910532198">
                  <w:marLeft w:val="0"/>
                  <w:marRight w:val="0"/>
                  <w:marTop w:val="0"/>
                  <w:marBottom w:val="0"/>
                  <w:divBdr>
                    <w:top w:val="none" w:sz="0" w:space="0" w:color="auto"/>
                    <w:left w:val="none" w:sz="0" w:space="0" w:color="auto"/>
                    <w:bottom w:val="none" w:sz="0" w:space="0" w:color="auto"/>
                    <w:right w:val="none" w:sz="0" w:space="0" w:color="auto"/>
                  </w:divBdr>
                </w:div>
                <w:div w:id="1911112880">
                  <w:marLeft w:val="0"/>
                  <w:marRight w:val="0"/>
                  <w:marTop w:val="0"/>
                  <w:marBottom w:val="0"/>
                  <w:divBdr>
                    <w:top w:val="none" w:sz="0" w:space="0" w:color="auto"/>
                    <w:left w:val="none" w:sz="0" w:space="0" w:color="auto"/>
                    <w:bottom w:val="none" w:sz="0" w:space="0" w:color="auto"/>
                    <w:right w:val="none" w:sz="0" w:space="0" w:color="auto"/>
                  </w:divBdr>
                </w:div>
                <w:div w:id="1914315061">
                  <w:marLeft w:val="0"/>
                  <w:marRight w:val="0"/>
                  <w:marTop w:val="0"/>
                  <w:marBottom w:val="0"/>
                  <w:divBdr>
                    <w:top w:val="none" w:sz="0" w:space="0" w:color="auto"/>
                    <w:left w:val="none" w:sz="0" w:space="0" w:color="auto"/>
                    <w:bottom w:val="none" w:sz="0" w:space="0" w:color="auto"/>
                    <w:right w:val="none" w:sz="0" w:space="0" w:color="auto"/>
                  </w:divBdr>
                </w:div>
                <w:div w:id="1915386827">
                  <w:marLeft w:val="0"/>
                  <w:marRight w:val="0"/>
                  <w:marTop w:val="0"/>
                  <w:marBottom w:val="0"/>
                  <w:divBdr>
                    <w:top w:val="none" w:sz="0" w:space="0" w:color="auto"/>
                    <w:left w:val="none" w:sz="0" w:space="0" w:color="auto"/>
                    <w:bottom w:val="none" w:sz="0" w:space="0" w:color="auto"/>
                    <w:right w:val="none" w:sz="0" w:space="0" w:color="auto"/>
                  </w:divBdr>
                </w:div>
                <w:div w:id="1915973966">
                  <w:marLeft w:val="0"/>
                  <w:marRight w:val="0"/>
                  <w:marTop w:val="0"/>
                  <w:marBottom w:val="0"/>
                  <w:divBdr>
                    <w:top w:val="none" w:sz="0" w:space="0" w:color="auto"/>
                    <w:left w:val="none" w:sz="0" w:space="0" w:color="auto"/>
                    <w:bottom w:val="none" w:sz="0" w:space="0" w:color="auto"/>
                    <w:right w:val="none" w:sz="0" w:space="0" w:color="auto"/>
                  </w:divBdr>
                </w:div>
                <w:div w:id="1921404038">
                  <w:marLeft w:val="0"/>
                  <w:marRight w:val="0"/>
                  <w:marTop w:val="0"/>
                  <w:marBottom w:val="0"/>
                  <w:divBdr>
                    <w:top w:val="none" w:sz="0" w:space="0" w:color="auto"/>
                    <w:left w:val="none" w:sz="0" w:space="0" w:color="auto"/>
                    <w:bottom w:val="none" w:sz="0" w:space="0" w:color="auto"/>
                    <w:right w:val="none" w:sz="0" w:space="0" w:color="auto"/>
                  </w:divBdr>
                </w:div>
                <w:div w:id="1924103954">
                  <w:marLeft w:val="0"/>
                  <w:marRight w:val="0"/>
                  <w:marTop w:val="0"/>
                  <w:marBottom w:val="0"/>
                  <w:divBdr>
                    <w:top w:val="none" w:sz="0" w:space="0" w:color="auto"/>
                    <w:left w:val="none" w:sz="0" w:space="0" w:color="auto"/>
                    <w:bottom w:val="none" w:sz="0" w:space="0" w:color="auto"/>
                    <w:right w:val="none" w:sz="0" w:space="0" w:color="auto"/>
                  </w:divBdr>
                </w:div>
                <w:div w:id="1925071760">
                  <w:marLeft w:val="0"/>
                  <w:marRight w:val="0"/>
                  <w:marTop w:val="0"/>
                  <w:marBottom w:val="0"/>
                  <w:divBdr>
                    <w:top w:val="none" w:sz="0" w:space="0" w:color="auto"/>
                    <w:left w:val="none" w:sz="0" w:space="0" w:color="auto"/>
                    <w:bottom w:val="none" w:sz="0" w:space="0" w:color="auto"/>
                    <w:right w:val="none" w:sz="0" w:space="0" w:color="auto"/>
                  </w:divBdr>
                </w:div>
                <w:div w:id="1925332255">
                  <w:marLeft w:val="0"/>
                  <w:marRight w:val="0"/>
                  <w:marTop w:val="0"/>
                  <w:marBottom w:val="0"/>
                  <w:divBdr>
                    <w:top w:val="none" w:sz="0" w:space="0" w:color="auto"/>
                    <w:left w:val="none" w:sz="0" w:space="0" w:color="auto"/>
                    <w:bottom w:val="none" w:sz="0" w:space="0" w:color="auto"/>
                    <w:right w:val="none" w:sz="0" w:space="0" w:color="auto"/>
                  </w:divBdr>
                </w:div>
                <w:div w:id="1925333100">
                  <w:marLeft w:val="0"/>
                  <w:marRight w:val="0"/>
                  <w:marTop w:val="0"/>
                  <w:marBottom w:val="0"/>
                  <w:divBdr>
                    <w:top w:val="none" w:sz="0" w:space="0" w:color="auto"/>
                    <w:left w:val="none" w:sz="0" w:space="0" w:color="auto"/>
                    <w:bottom w:val="none" w:sz="0" w:space="0" w:color="auto"/>
                    <w:right w:val="none" w:sz="0" w:space="0" w:color="auto"/>
                  </w:divBdr>
                </w:div>
                <w:div w:id="1928880313">
                  <w:marLeft w:val="0"/>
                  <w:marRight w:val="0"/>
                  <w:marTop w:val="0"/>
                  <w:marBottom w:val="0"/>
                  <w:divBdr>
                    <w:top w:val="none" w:sz="0" w:space="0" w:color="auto"/>
                    <w:left w:val="none" w:sz="0" w:space="0" w:color="auto"/>
                    <w:bottom w:val="none" w:sz="0" w:space="0" w:color="auto"/>
                    <w:right w:val="none" w:sz="0" w:space="0" w:color="auto"/>
                  </w:divBdr>
                </w:div>
                <w:div w:id="1929774038">
                  <w:marLeft w:val="0"/>
                  <w:marRight w:val="0"/>
                  <w:marTop w:val="0"/>
                  <w:marBottom w:val="0"/>
                  <w:divBdr>
                    <w:top w:val="none" w:sz="0" w:space="0" w:color="auto"/>
                    <w:left w:val="none" w:sz="0" w:space="0" w:color="auto"/>
                    <w:bottom w:val="none" w:sz="0" w:space="0" w:color="auto"/>
                    <w:right w:val="none" w:sz="0" w:space="0" w:color="auto"/>
                  </w:divBdr>
                </w:div>
                <w:div w:id="1931043069">
                  <w:marLeft w:val="0"/>
                  <w:marRight w:val="0"/>
                  <w:marTop w:val="0"/>
                  <w:marBottom w:val="0"/>
                  <w:divBdr>
                    <w:top w:val="none" w:sz="0" w:space="0" w:color="auto"/>
                    <w:left w:val="none" w:sz="0" w:space="0" w:color="auto"/>
                    <w:bottom w:val="none" w:sz="0" w:space="0" w:color="auto"/>
                    <w:right w:val="none" w:sz="0" w:space="0" w:color="auto"/>
                  </w:divBdr>
                </w:div>
                <w:div w:id="1932011415">
                  <w:marLeft w:val="0"/>
                  <w:marRight w:val="0"/>
                  <w:marTop w:val="0"/>
                  <w:marBottom w:val="0"/>
                  <w:divBdr>
                    <w:top w:val="none" w:sz="0" w:space="0" w:color="auto"/>
                    <w:left w:val="none" w:sz="0" w:space="0" w:color="auto"/>
                    <w:bottom w:val="none" w:sz="0" w:space="0" w:color="auto"/>
                    <w:right w:val="none" w:sz="0" w:space="0" w:color="auto"/>
                  </w:divBdr>
                </w:div>
                <w:div w:id="1932347816">
                  <w:marLeft w:val="0"/>
                  <w:marRight w:val="0"/>
                  <w:marTop w:val="0"/>
                  <w:marBottom w:val="0"/>
                  <w:divBdr>
                    <w:top w:val="none" w:sz="0" w:space="0" w:color="auto"/>
                    <w:left w:val="none" w:sz="0" w:space="0" w:color="auto"/>
                    <w:bottom w:val="none" w:sz="0" w:space="0" w:color="auto"/>
                    <w:right w:val="none" w:sz="0" w:space="0" w:color="auto"/>
                  </w:divBdr>
                </w:div>
                <w:div w:id="1932540022">
                  <w:marLeft w:val="0"/>
                  <w:marRight w:val="0"/>
                  <w:marTop w:val="0"/>
                  <w:marBottom w:val="0"/>
                  <w:divBdr>
                    <w:top w:val="none" w:sz="0" w:space="0" w:color="auto"/>
                    <w:left w:val="none" w:sz="0" w:space="0" w:color="auto"/>
                    <w:bottom w:val="none" w:sz="0" w:space="0" w:color="auto"/>
                    <w:right w:val="none" w:sz="0" w:space="0" w:color="auto"/>
                  </w:divBdr>
                </w:div>
                <w:div w:id="1933513029">
                  <w:marLeft w:val="0"/>
                  <w:marRight w:val="0"/>
                  <w:marTop w:val="0"/>
                  <w:marBottom w:val="0"/>
                  <w:divBdr>
                    <w:top w:val="none" w:sz="0" w:space="0" w:color="auto"/>
                    <w:left w:val="none" w:sz="0" w:space="0" w:color="auto"/>
                    <w:bottom w:val="none" w:sz="0" w:space="0" w:color="auto"/>
                    <w:right w:val="none" w:sz="0" w:space="0" w:color="auto"/>
                  </w:divBdr>
                </w:div>
                <w:div w:id="1934624278">
                  <w:marLeft w:val="0"/>
                  <w:marRight w:val="0"/>
                  <w:marTop w:val="0"/>
                  <w:marBottom w:val="0"/>
                  <w:divBdr>
                    <w:top w:val="none" w:sz="0" w:space="0" w:color="auto"/>
                    <w:left w:val="none" w:sz="0" w:space="0" w:color="auto"/>
                    <w:bottom w:val="none" w:sz="0" w:space="0" w:color="auto"/>
                    <w:right w:val="none" w:sz="0" w:space="0" w:color="auto"/>
                  </w:divBdr>
                </w:div>
                <w:div w:id="1935896269">
                  <w:marLeft w:val="0"/>
                  <w:marRight w:val="0"/>
                  <w:marTop w:val="0"/>
                  <w:marBottom w:val="0"/>
                  <w:divBdr>
                    <w:top w:val="none" w:sz="0" w:space="0" w:color="auto"/>
                    <w:left w:val="none" w:sz="0" w:space="0" w:color="auto"/>
                    <w:bottom w:val="none" w:sz="0" w:space="0" w:color="auto"/>
                    <w:right w:val="none" w:sz="0" w:space="0" w:color="auto"/>
                  </w:divBdr>
                </w:div>
                <w:div w:id="1936018584">
                  <w:marLeft w:val="0"/>
                  <w:marRight w:val="0"/>
                  <w:marTop w:val="0"/>
                  <w:marBottom w:val="0"/>
                  <w:divBdr>
                    <w:top w:val="none" w:sz="0" w:space="0" w:color="auto"/>
                    <w:left w:val="none" w:sz="0" w:space="0" w:color="auto"/>
                    <w:bottom w:val="none" w:sz="0" w:space="0" w:color="auto"/>
                    <w:right w:val="none" w:sz="0" w:space="0" w:color="auto"/>
                  </w:divBdr>
                </w:div>
                <w:div w:id="1938050538">
                  <w:marLeft w:val="0"/>
                  <w:marRight w:val="0"/>
                  <w:marTop w:val="0"/>
                  <w:marBottom w:val="0"/>
                  <w:divBdr>
                    <w:top w:val="none" w:sz="0" w:space="0" w:color="auto"/>
                    <w:left w:val="none" w:sz="0" w:space="0" w:color="auto"/>
                    <w:bottom w:val="none" w:sz="0" w:space="0" w:color="auto"/>
                    <w:right w:val="none" w:sz="0" w:space="0" w:color="auto"/>
                  </w:divBdr>
                </w:div>
                <w:div w:id="1938825887">
                  <w:marLeft w:val="0"/>
                  <w:marRight w:val="0"/>
                  <w:marTop w:val="0"/>
                  <w:marBottom w:val="0"/>
                  <w:divBdr>
                    <w:top w:val="none" w:sz="0" w:space="0" w:color="auto"/>
                    <w:left w:val="none" w:sz="0" w:space="0" w:color="auto"/>
                    <w:bottom w:val="none" w:sz="0" w:space="0" w:color="auto"/>
                    <w:right w:val="none" w:sz="0" w:space="0" w:color="auto"/>
                  </w:divBdr>
                </w:div>
                <w:div w:id="1940141452">
                  <w:marLeft w:val="0"/>
                  <w:marRight w:val="0"/>
                  <w:marTop w:val="0"/>
                  <w:marBottom w:val="0"/>
                  <w:divBdr>
                    <w:top w:val="none" w:sz="0" w:space="0" w:color="auto"/>
                    <w:left w:val="none" w:sz="0" w:space="0" w:color="auto"/>
                    <w:bottom w:val="none" w:sz="0" w:space="0" w:color="auto"/>
                    <w:right w:val="none" w:sz="0" w:space="0" w:color="auto"/>
                  </w:divBdr>
                </w:div>
                <w:div w:id="1944217220">
                  <w:marLeft w:val="0"/>
                  <w:marRight w:val="0"/>
                  <w:marTop w:val="0"/>
                  <w:marBottom w:val="0"/>
                  <w:divBdr>
                    <w:top w:val="none" w:sz="0" w:space="0" w:color="auto"/>
                    <w:left w:val="none" w:sz="0" w:space="0" w:color="auto"/>
                    <w:bottom w:val="none" w:sz="0" w:space="0" w:color="auto"/>
                    <w:right w:val="none" w:sz="0" w:space="0" w:color="auto"/>
                  </w:divBdr>
                </w:div>
                <w:div w:id="1947271916">
                  <w:marLeft w:val="0"/>
                  <w:marRight w:val="0"/>
                  <w:marTop w:val="0"/>
                  <w:marBottom w:val="0"/>
                  <w:divBdr>
                    <w:top w:val="none" w:sz="0" w:space="0" w:color="auto"/>
                    <w:left w:val="none" w:sz="0" w:space="0" w:color="auto"/>
                    <w:bottom w:val="none" w:sz="0" w:space="0" w:color="auto"/>
                    <w:right w:val="none" w:sz="0" w:space="0" w:color="auto"/>
                  </w:divBdr>
                </w:div>
                <w:div w:id="1949847773">
                  <w:marLeft w:val="0"/>
                  <w:marRight w:val="0"/>
                  <w:marTop w:val="0"/>
                  <w:marBottom w:val="0"/>
                  <w:divBdr>
                    <w:top w:val="none" w:sz="0" w:space="0" w:color="auto"/>
                    <w:left w:val="none" w:sz="0" w:space="0" w:color="auto"/>
                    <w:bottom w:val="none" w:sz="0" w:space="0" w:color="auto"/>
                    <w:right w:val="none" w:sz="0" w:space="0" w:color="auto"/>
                  </w:divBdr>
                </w:div>
                <w:div w:id="1950314945">
                  <w:marLeft w:val="0"/>
                  <w:marRight w:val="0"/>
                  <w:marTop w:val="0"/>
                  <w:marBottom w:val="0"/>
                  <w:divBdr>
                    <w:top w:val="none" w:sz="0" w:space="0" w:color="auto"/>
                    <w:left w:val="none" w:sz="0" w:space="0" w:color="auto"/>
                    <w:bottom w:val="none" w:sz="0" w:space="0" w:color="auto"/>
                    <w:right w:val="none" w:sz="0" w:space="0" w:color="auto"/>
                  </w:divBdr>
                </w:div>
                <w:div w:id="1951083047">
                  <w:marLeft w:val="0"/>
                  <w:marRight w:val="0"/>
                  <w:marTop w:val="0"/>
                  <w:marBottom w:val="0"/>
                  <w:divBdr>
                    <w:top w:val="none" w:sz="0" w:space="0" w:color="auto"/>
                    <w:left w:val="none" w:sz="0" w:space="0" w:color="auto"/>
                    <w:bottom w:val="none" w:sz="0" w:space="0" w:color="auto"/>
                    <w:right w:val="none" w:sz="0" w:space="0" w:color="auto"/>
                  </w:divBdr>
                </w:div>
                <w:div w:id="1952322382">
                  <w:marLeft w:val="0"/>
                  <w:marRight w:val="0"/>
                  <w:marTop w:val="0"/>
                  <w:marBottom w:val="0"/>
                  <w:divBdr>
                    <w:top w:val="none" w:sz="0" w:space="0" w:color="auto"/>
                    <w:left w:val="none" w:sz="0" w:space="0" w:color="auto"/>
                    <w:bottom w:val="none" w:sz="0" w:space="0" w:color="auto"/>
                    <w:right w:val="none" w:sz="0" w:space="0" w:color="auto"/>
                  </w:divBdr>
                </w:div>
                <w:div w:id="1955791784">
                  <w:marLeft w:val="0"/>
                  <w:marRight w:val="0"/>
                  <w:marTop w:val="0"/>
                  <w:marBottom w:val="0"/>
                  <w:divBdr>
                    <w:top w:val="none" w:sz="0" w:space="0" w:color="auto"/>
                    <w:left w:val="none" w:sz="0" w:space="0" w:color="auto"/>
                    <w:bottom w:val="none" w:sz="0" w:space="0" w:color="auto"/>
                    <w:right w:val="none" w:sz="0" w:space="0" w:color="auto"/>
                  </w:divBdr>
                </w:div>
                <w:div w:id="1957789145">
                  <w:marLeft w:val="0"/>
                  <w:marRight w:val="0"/>
                  <w:marTop w:val="0"/>
                  <w:marBottom w:val="0"/>
                  <w:divBdr>
                    <w:top w:val="none" w:sz="0" w:space="0" w:color="auto"/>
                    <w:left w:val="none" w:sz="0" w:space="0" w:color="auto"/>
                    <w:bottom w:val="none" w:sz="0" w:space="0" w:color="auto"/>
                    <w:right w:val="none" w:sz="0" w:space="0" w:color="auto"/>
                  </w:divBdr>
                </w:div>
                <w:div w:id="1958097875">
                  <w:marLeft w:val="0"/>
                  <w:marRight w:val="0"/>
                  <w:marTop w:val="0"/>
                  <w:marBottom w:val="0"/>
                  <w:divBdr>
                    <w:top w:val="none" w:sz="0" w:space="0" w:color="auto"/>
                    <w:left w:val="none" w:sz="0" w:space="0" w:color="auto"/>
                    <w:bottom w:val="none" w:sz="0" w:space="0" w:color="auto"/>
                    <w:right w:val="none" w:sz="0" w:space="0" w:color="auto"/>
                  </w:divBdr>
                </w:div>
                <w:div w:id="1959405486">
                  <w:marLeft w:val="0"/>
                  <w:marRight w:val="0"/>
                  <w:marTop w:val="0"/>
                  <w:marBottom w:val="0"/>
                  <w:divBdr>
                    <w:top w:val="none" w:sz="0" w:space="0" w:color="auto"/>
                    <w:left w:val="none" w:sz="0" w:space="0" w:color="auto"/>
                    <w:bottom w:val="none" w:sz="0" w:space="0" w:color="auto"/>
                    <w:right w:val="none" w:sz="0" w:space="0" w:color="auto"/>
                  </w:divBdr>
                </w:div>
                <w:div w:id="1959530252">
                  <w:marLeft w:val="0"/>
                  <w:marRight w:val="0"/>
                  <w:marTop w:val="0"/>
                  <w:marBottom w:val="0"/>
                  <w:divBdr>
                    <w:top w:val="none" w:sz="0" w:space="0" w:color="auto"/>
                    <w:left w:val="none" w:sz="0" w:space="0" w:color="auto"/>
                    <w:bottom w:val="none" w:sz="0" w:space="0" w:color="auto"/>
                    <w:right w:val="none" w:sz="0" w:space="0" w:color="auto"/>
                  </w:divBdr>
                </w:div>
                <w:div w:id="1959798919">
                  <w:marLeft w:val="0"/>
                  <w:marRight w:val="0"/>
                  <w:marTop w:val="0"/>
                  <w:marBottom w:val="0"/>
                  <w:divBdr>
                    <w:top w:val="none" w:sz="0" w:space="0" w:color="auto"/>
                    <w:left w:val="none" w:sz="0" w:space="0" w:color="auto"/>
                    <w:bottom w:val="none" w:sz="0" w:space="0" w:color="auto"/>
                    <w:right w:val="none" w:sz="0" w:space="0" w:color="auto"/>
                  </w:divBdr>
                </w:div>
                <w:div w:id="1960649292">
                  <w:marLeft w:val="0"/>
                  <w:marRight w:val="0"/>
                  <w:marTop w:val="0"/>
                  <w:marBottom w:val="0"/>
                  <w:divBdr>
                    <w:top w:val="none" w:sz="0" w:space="0" w:color="auto"/>
                    <w:left w:val="none" w:sz="0" w:space="0" w:color="auto"/>
                    <w:bottom w:val="none" w:sz="0" w:space="0" w:color="auto"/>
                    <w:right w:val="none" w:sz="0" w:space="0" w:color="auto"/>
                  </w:divBdr>
                </w:div>
                <w:div w:id="1962496736">
                  <w:marLeft w:val="0"/>
                  <w:marRight w:val="0"/>
                  <w:marTop w:val="0"/>
                  <w:marBottom w:val="0"/>
                  <w:divBdr>
                    <w:top w:val="none" w:sz="0" w:space="0" w:color="auto"/>
                    <w:left w:val="none" w:sz="0" w:space="0" w:color="auto"/>
                    <w:bottom w:val="none" w:sz="0" w:space="0" w:color="auto"/>
                    <w:right w:val="none" w:sz="0" w:space="0" w:color="auto"/>
                  </w:divBdr>
                </w:div>
                <w:div w:id="1964340228">
                  <w:marLeft w:val="0"/>
                  <w:marRight w:val="0"/>
                  <w:marTop w:val="0"/>
                  <w:marBottom w:val="0"/>
                  <w:divBdr>
                    <w:top w:val="none" w:sz="0" w:space="0" w:color="auto"/>
                    <w:left w:val="none" w:sz="0" w:space="0" w:color="auto"/>
                    <w:bottom w:val="none" w:sz="0" w:space="0" w:color="auto"/>
                    <w:right w:val="none" w:sz="0" w:space="0" w:color="auto"/>
                  </w:divBdr>
                </w:div>
                <w:div w:id="1964997559">
                  <w:marLeft w:val="0"/>
                  <w:marRight w:val="0"/>
                  <w:marTop w:val="0"/>
                  <w:marBottom w:val="0"/>
                  <w:divBdr>
                    <w:top w:val="none" w:sz="0" w:space="0" w:color="auto"/>
                    <w:left w:val="none" w:sz="0" w:space="0" w:color="auto"/>
                    <w:bottom w:val="none" w:sz="0" w:space="0" w:color="auto"/>
                    <w:right w:val="none" w:sz="0" w:space="0" w:color="auto"/>
                  </w:divBdr>
                </w:div>
                <w:div w:id="1965499798">
                  <w:marLeft w:val="0"/>
                  <w:marRight w:val="0"/>
                  <w:marTop w:val="0"/>
                  <w:marBottom w:val="0"/>
                  <w:divBdr>
                    <w:top w:val="none" w:sz="0" w:space="0" w:color="auto"/>
                    <w:left w:val="none" w:sz="0" w:space="0" w:color="auto"/>
                    <w:bottom w:val="none" w:sz="0" w:space="0" w:color="auto"/>
                    <w:right w:val="none" w:sz="0" w:space="0" w:color="auto"/>
                  </w:divBdr>
                </w:div>
                <w:div w:id="1967350830">
                  <w:marLeft w:val="0"/>
                  <w:marRight w:val="0"/>
                  <w:marTop w:val="0"/>
                  <w:marBottom w:val="0"/>
                  <w:divBdr>
                    <w:top w:val="none" w:sz="0" w:space="0" w:color="auto"/>
                    <w:left w:val="none" w:sz="0" w:space="0" w:color="auto"/>
                    <w:bottom w:val="none" w:sz="0" w:space="0" w:color="auto"/>
                    <w:right w:val="none" w:sz="0" w:space="0" w:color="auto"/>
                  </w:divBdr>
                </w:div>
                <w:div w:id="1968899856">
                  <w:marLeft w:val="0"/>
                  <w:marRight w:val="0"/>
                  <w:marTop w:val="0"/>
                  <w:marBottom w:val="0"/>
                  <w:divBdr>
                    <w:top w:val="none" w:sz="0" w:space="0" w:color="auto"/>
                    <w:left w:val="none" w:sz="0" w:space="0" w:color="auto"/>
                    <w:bottom w:val="none" w:sz="0" w:space="0" w:color="auto"/>
                    <w:right w:val="none" w:sz="0" w:space="0" w:color="auto"/>
                  </w:divBdr>
                </w:div>
                <w:div w:id="1973636836">
                  <w:marLeft w:val="0"/>
                  <w:marRight w:val="0"/>
                  <w:marTop w:val="0"/>
                  <w:marBottom w:val="0"/>
                  <w:divBdr>
                    <w:top w:val="none" w:sz="0" w:space="0" w:color="auto"/>
                    <w:left w:val="none" w:sz="0" w:space="0" w:color="auto"/>
                    <w:bottom w:val="none" w:sz="0" w:space="0" w:color="auto"/>
                    <w:right w:val="none" w:sz="0" w:space="0" w:color="auto"/>
                  </w:divBdr>
                </w:div>
                <w:div w:id="1974097743">
                  <w:marLeft w:val="0"/>
                  <w:marRight w:val="0"/>
                  <w:marTop w:val="0"/>
                  <w:marBottom w:val="0"/>
                  <w:divBdr>
                    <w:top w:val="none" w:sz="0" w:space="0" w:color="auto"/>
                    <w:left w:val="none" w:sz="0" w:space="0" w:color="auto"/>
                    <w:bottom w:val="none" w:sz="0" w:space="0" w:color="auto"/>
                    <w:right w:val="none" w:sz="0" w:space="0" w:color="auto"/>
                  </w:divBdr>
                </w:div>
                <w:div w:id="1980764571">
                  <w:marLeft w:val="0"/>
                  <w:marRight w:val="0"/>
                  <w:marTop w:val="0"/>
                  <w:marBottom w:val="0"/>
                  <w:divBdr>
                    <w:top w:val="none" w:sz="0" w:space="0" w:color="auto"/>
                    <w:left w:val="none" w:sz="0" w:space="0" w:color="auto"/>
                    <w:bottom w:val="none" w:sz="0" w:space="0" w:color="auto"/>
                    <w:right w:val="none" w:sz="0" w:space="0" w:color="auto"/>
                  </w:divBdr>
                </w:div>
                <w:div w:id="1981880656">
                  <w:marLeft w:val="0"/>
                  <w:marRight w:val="0"/>
                  <w:marTop w:val="0"/>
                  <w:marBottom w:val="0"/>
                  <w:divBdr>
                    <w:top w:val="none" w:sz="0" w:space="0" w:color="auto"/>
                    <w:left w:val="none" w:sz="0" w:space="0" w:color="auto"/>
                    <w:bottom w:val="none" w:sz="0" w:space="0" w:color="auto"/>
                    <w:right w:val="none" w:sz="0" w:space="0" w:color="auto"/>
                  </w:divBdr>
                </w:div>
                <w:div w:id="1982273277">
                  <w:marLeft w:val="0"/>
                  <w:marRight w:val="0"/>
                  <w:marTop w:val="0"/>
                  <w:marBottom w:val="0"/>
                  <w:divBdr>
                    <w:top w:val="none" w:sz="0" w:space="0" w:color="auto"/>
                    <w:left w:val="none" w:sz="0" w:space="0" w:color="auto"/>
                    <w:bottom w:val="none" w:sz="0" w:space="0" w:color="auto"/>
                    <w:right w:val="none" w:sz="0" w:space="0" w:color="auto"/>
                  </w:divBdr>
                </w:div>
                <w:div w:id="1984187790">
                  <w:marLeft w:val="0"/>
                  <w:marRight w:val="0"/>
                  <w:marTop w:val="0"/>
                  <w:marBottom w:val="0"/>
                  <w:divBdr>
                    <w:top w:val="none" w:sz="0" w:space="0" w:color="auto"/>
                    <w:left w:val="none" w:sz="0" w:space="0" w:color="auto"/>
                    <w:bottom w:val="none" w:sz="0" w:space="0" w:color="auto"/>
                    <w:right w:val="none" w:sz="0" w:space="0" w:color="auto"/>
                  </w:divBdr>
                </w:div>
                <w:div w:id="1986734153">
                  <w:marLeft w:val="0"/>
                  <w:marRight w:val="0"/>
                  <w:marTop w:val="0"/>
                  <w:marBottom w:val="0"/>
                  <w:divBdr>
                    <w:top w:val="none" w:sz="0" w:space="0" w:color="auto"/>
                    <w:left w:val="none" w:sz="0" w:space="0" w:color="auto"/>
                    <w:bottom w:val="none" w:sz="0" w:space="0" w:color="auto"/>
                    <w:right w:val="none" w:sz="0" w:space="0" w:color="auto"/>
                  </w:divBdr>
                </w:div>
                <w:div w:id="1994020575">
                  <w:marLeft w:val="0"/>
                  <w:marRight w:val="0"/>
                  <w:marTop w:val="0"/>
                  <w:marBottom w:val="0"/>
                  <w:divBdr>
                    <w:top w:val="none" w:sz="0" w:space="0" w:color="auto"/>
                    <w:left w:val="none" w:sz="0" w:space="0" w:color="auto"/>
                    <w:bottom w:val="none" w:sz="0" w:space="0" w:color="auto"/>
                    <w:right w:val="none" w:sz="0" w:space="0" w:color="auto"/>
                  </w:divBdr>
                </w:div>
                <w:div w:id="1994335740">
                  <w:marLeft w:val="0"/>
                  <w:marRight w:val="0"/>
                  <w:marTop w:val="0"/>
                  <w:marBottom w:val="0"/>
                  <w:divBdr>
                    <w:top w:val="none" w:sz="0" w:space="0" w:color="auto"/>
                    <w:left w:val="none" w:sz="0" w:space="0" w:color="auto"/>
                    <w:bottom w:val="none" w:sz="0" w:space="0" w:color="auto"/>
                    <w:right w:val="none" w:sz="0" w:space="0" w:color="auto"/>
                  </w:divBdr>
                </w:div>
                <w:div w:id="1994528424">
                  <w:marLeft w:val="0"/>
                  <w:marRight w:val="0"/>
                  <w:marTop w:val="0"/>
                  <w:marBottom w:val="0"/>
                  <w:divBdr>
                    <w:top w:val="none" w:sz="0" w:space="0" w:color="auto"/>
                    <w:left w:val="none" w:sz="0" w:space="0" w:color="auto"/>
                    <w:bottom w:val="none" w:sz="0" w:space="0" w:color="auto"/>
                    <w:right w:val="none" w:sz="0" w:space="0" w:color="auto"/>
                  </w:divBdr>
                </w:div>
                <w:div w:id="1995139627">
                  <w:marLeft w:val="0"/>
                  <w:marRight w:val="0"/>
                  <w:marTop w:val="0"/>
                  <w:marBottom w:val="0"/>
                  <w:divBdr>
                    <w:top w:val="none" w:sz="0" w:space="0" w:color="auto"/>
                    <w:left w:val="none" w:sz="0" w:space="0" w:color="auto"/>
                    <w:bottom w:val="none" w:sz="0" w:space="0" w:color="auto"/>
                    <w:right w:val="none" w:sz="0" w:space="0" w:color="auto"/>
                  </w:divBdr>
                </w:div>
                <w:div w:id="1998027830">
                  <w:marLeft w:val="0"/>
                  <w:marRight w:val="0"/>
                  <w:marTop w:val="0"/>
                  <w:marBottom w:val="0"/>
                  <w:divBdr>
                    <w:top w:val="none" w:sz="0" w:space="0" w:color="auto"/>
                    <w:left w:val="none" w:sz="0" w:space="0" w:color="auto"/>
                    <w:bottom w:val="none" w:sz="0" w:space="0" w:color="auto"/>
                    <w:right w:val="none" w:sz="0" w:space="0" w:color="auto"/>
                  </w:divBdr>
                </w:div>
                <w:div w:id="2000186027">
                  <w:marLeft w:val="0"/>
                  <w:marRight w:val="0"/>
                  <w:marTop w:val="0"/>
                  <w:marBottom w:val="0"/>
                  <w:divBdr>
                    <w:top w:val="none" w:sz="0" w:space="0" w:color="auto"/>
                    <w:left w:val="none" w:sz="0" w:space="0" w:color="auto"/>
                    <w:bottom w:val="none" w:sz="0" w:space="0" w:color="auto"/>
                    <w:right w:val="none" w:sz="0" w:space="0" w:color="auto"/>
                  </w:divBdr>
                </w:div>
                <w:div w:id="2003314507">
                  <w:marLeft w:val="0"/>
                  <w:marRight w:val="0"/>
                  <w:marTop w:val="0"/>
                  <w:marBottom w:val="0"/>
                  <w:divBdr>
                    <w:top w:val="none" w:sz="0" w:space="0" w:color="auto"/>
                    <w:left w:val="none" w:sz="0" w:space="0" w:color="auto"/>
                    <w:bottom w:val="none" w:sz="0" w:space="0" w:color="auto"/>
                    <w:right w:val="none" w:sz="0" w:space="0" w:color="auto"/>
                  </w:divBdr>
                </w:div>
                <w:div w:id="2003728975">
                  <w:marLeft w:val="0"/>
                  <w:marRight w:val="0"/>
                  <w:marTop w:val="0"/>
                  <w:marBottom w:val="0"/>
                  <w:divBdr>
                    <w:top w:val="none" w:sz="0" w:space="0" w:color="auto"/>
                    <w:left w:val="none" w:sz="0" w:space="0" w:color="auto"/>
                    <w:bottom w:val="none" w:sz="0" w:space="0" w:color="auto"/>
                    <w:right w:val="none" w:sz="0" w:space="0" w:color="auto"/>
                  </w:divBdr>
                </w:div>
                <w:div w:id="2003964524">
                  <w:marLeft w:val="0"/>
                  <w:marRight w:val="0"/>
                  <w:marTop w:val="0"/>
                  <w:marBottom w:val="0"/>
                  <w:divBdr>
                    <w:top w:val="none" w:sz="0" w:space="0" w:color="auto"/>
                    <w:left w:val="none" w:sz="0" w:space="0" w:color="auto"/>
                    <w:bottom w:val="none" w:sz="0" w:space="0" w:color="auto"/>
                    <w:right w:val="none" w:sz="0" w:space="0" w:color="auto"/>
                  </w:divBdr>
                </w:div>
                <w:div w:id="2004044809">
                  <w:marLeft w:val="0"/>
                  <w:marRight w:val="0"/>
                  <w:marTop w:val="0"/>
                  <w:marBottom w:val="0"/>
                  <w:divBdr>
                    <w:top w:val="none" w:sz="0" w:space="0" w:color="auto"/>
                    <w:left w:val="none" w:sz="0" w:space="0" w:color="auto"/>
                    <w:bottom w:val="none" w:sz="0" w:space="0" w:color="auto"/>
                    <w:right w:val="none" w:sz="0" w:space="0" w:color="auto"/>
                  </w:divBdr>
                </w:div>
                <w:div w:id="2005009601">
                  <w:marLeft w:val="0"/>
                  <w:marRight w:val="0"/>
                  <w:marTop w:val="0"/>
                  <w:marBottom w:val="0"/>
                  <w:divBdr>
                    <w:top w:val="none" w:sz="0" w:space="0" w:color="auto"/>
                    <w:left w:val="none" w:sz="0" w:space="0" w:color="auto"/>
                    <w:bottom w:val="none" w:sz="0" w:space="0" w:color="auto"/>
                    <w:right w:val="none" w:sz="0" w:space="0" w:color="auto"/>
                  </w:divBdr>
                </w:div>
                <w:div w:id="2006863234">
                  <w:marLeft w:val="0"/>
                  <w:marRight w:val="0"/>
                  <w:marTop w:val="0"/>
                  <w:marBottom w:val="0"/>
                  <w:divBdr>
                    <w:top w:val="none" w:sz="0" w:space="0" w:color="auto"/>
                    <w:left w:val="none" w:sz="0" w:space="0" w:color="auto"/>
                    <w:bottom w:val="none" w:sz="0" w:space="0" w:color="auto"/>
                    <w:right w:val="none" w:sz="0" w:space="0" w:color="auto"/>
                  </w:divBdr>
                </w:div>
                <w:div w:id="2007047703">
                  <w:marLeft w:val="0"/>
                  <w:marRight w:val="0"/>
                  <w:marTop w:val="0"/>
                  <w:marBottom w:val="0"/>
                  <w:divBdr>
                    <w:top w:val="none" w:sz="0" w:space="0" w:color="auto"/>
                    <w:left w:val="none" w:sz="0" w:space="0" w:color="auto"/>
                    <w:bottom w:val="none" w:sz="0" w:space="0" w:color="auto"/>
                    <w:right w:val="none" w:sz="0" w:space="0" w:color="auto"/>
                  </w:divBdr>
                </w:div>
                <w:div w:id="2010059763">
                  <w:marLeft w:val="0"/>
                  <w:marRight w:val="0"/>
                  <w:marTop w:val="0"/>
                  <w:marBottom w:val="0"/>
                  <w:divBdr>
                    <w:top w:val="none" w:sz="0" w:space="0" w:color="auto"/>
                    <w:left w:val="none" w:sz="0" w:space="0" w:color="auto"/>
                    <w:bottom w:val="none" w:sz="0" w:space="0" w:color="auto"/>
                    <w:right w:val="none" w:sz="0" w:space="0" w:color="auto"/>
                  </w:divBdr>
                </w:div>
                <w:div w:id="2010909513">
                  <w:marLeft w:val="0"/>
                  <w:marRight w:val="0"/>
                  <w:marTop w:val="0"/>
                  <w:marBottom w:val="0"/>
                  <w:divBdr>
                    <w:top w:val="none" w:sz="0" w:space="0" w:color="auto"/>
                    <w:left w:val="none" w:sz="0" w:space="0" w:color="auto"/>
                    <w:bottom w:val="none" w:sz="0" w:space="0" w:color="auto"/>
                    <w:right w:val="none" w:sz="0" w:space="0" w:color="auto"/>
                  </w:divBdr>
                </w:div>
                <w:div w:id="2011827312">
                  <w:marLeft w:val="0"/>
                  <w:marRight w:val="0"/>
                  <w:marTop w:val="0"/>
                  <w:marBottom w:val="0"/>
                  <w:divBdr>
                    <w:top w:val="none" w:sz="0" w:space="0" w:color="auto"/>
                    <w:left w:val="none" w:sz="0" w:space="0" w:color="auto"/>
                    <w:bottom w:val="none" w:sz="0" w:space="0" w:color="auto"/>
                    <w:right w:val="none" w:sz="0" w:space="0" w:color="auto"/>
                  </w:divBdr>
                </w:div>
                <w:div w:id="2013485929">
                  <w:marLeft w:val="0"/>
                  <w:marRight w:val="0"/>
                  <w:marTop w:val="0"/>
                  <w:marBottom w:val="0"/>
                  <w:divBdr>
                    <w:top w:val="none" w:sz="0" w:space="0" w:color="auto"/>
                    <w:left w:val="none" w:sz="0" w:space="0" w:color="auto"/>
                    <w:bottom w:val="none" w:sz="0" w:space="0" w:color="auto"/>
                    <w:right w:val="none" w:sz="0" w:space="0" w:color="auto"/>
                  </w:divBdr>
                </w:div>
                <w:div w:id="2014141207">
                  <w:marLeft w:val="0"/>
                  <w:marRight w:val="0"/>
                  <w:marTop w:val="0"/>
                  <w:marBottom w:val="0"/>
                  <w:divBdr>
                    <w:top w:val="none" w:sz="0" w:space="0" w:color="auto"/>
                    <w:left w:val="none" w:sz="0" w:space="0" w:color="auto"/>
                    <w:bottom w:val="none" w:sz="0" w:space="0" w:color="auto"/>
                    <w:right w:val="none" w:sz="0" w:space="0" w:color="auto"/>
                  </w:divBdr>
                </w:div>
                <w:div w:id="2015959450">
                  <w:marLeft w:val="0"/>
                  <w:marRight w:val="0"/>
                  <w:marTop w:val="0"/>
                  <w:marBottom w:val="0"/>
                  <w:divBdr>
                    <w:top w:val="none" w:sz="0" w:space="0" w:color="auto"/>
                    <w:left w:val="none" w:sz="0" w:space="0" w:color="auto"/>
                    <w:bottom w:val="none" w:sz="0" w:space="0" w:color="auto"/>
                    <w:right w:val="none" w:sz="0" w:space="0" w:color="auto"/>
                  </w:divBdr>
                </w:div>
                <w:div w:id="2017809352">
                  <w:marLeft w:val="0"/>
                  <w:marRight w:val="0"/>
                  <w:marTop w:val="0"/>
                  <w:marBottom w:val="0"/>
                  <w:divBdr>
                    <w:top w:val="none" w:sz="0" w:space="0" w:color="auto"/>
                    <w:left w:val="none" w:sz="0" w:space="0" w:color="auto"/>
                    <w:bottom w:val="none" w:sz="0" w:space="0" w:color="auto"/>
                    <w:right w:val="none" w:sz="0" w:space="0" w:color="auto"/>
                  </w:divBdr>
                </w:div>
                <w:div w:id="2019194841">
                  <w:marLeft w:val="0"/>
                  <w:marRight w:val="0"/>
                  <w:marTop w:val="0"/>
                  <w:marBottom w:val="0"/>
                  <w:divBdr>
                    <w:top w:val="none" w:sz="0" w:space="0" w:color="auto"/>
                    <w:left w:val="none" w:sz="0" w:space="0" w:color="auto"/>
                    <w:bottom w:val="none" w:sz="0" w:space="0" w:color="auto"/>
                    <w:right w:val="none" w:sz="0" w:space="0" w:color="auto"/>
                  </w:divBdr>
                </w:div>
                <w:div w:id="2019310331">
                  <w:marLeft w:val="0"/>
                  <w:marRight w:val="0"/>
                  <w:marTop w:val="0"/>
                  <w:marBottom w:val="0"/>
                  <w:divBdr>
                    <w:top w:val="none" w:sz="0" w:space="0" w:color="auto"/>
                    <w:left w:val="none" w:sz="0" w:space="0" w:color="auto"/>
                    <w:bottom w:val="none" w:sz="0" w:space="0" w:color="auto"/>
                    <w:right w:val="none" w:sz="0" w:space="0" w:color="auto"/>
                  </w:divBdr>
                </w:div>
                <w:div w:id="2020886347">
                  <w:marLeft w:val="0"/>
                  <w:marRight w:val="0"/>
                  <w:marTop w:val="0"/>
                  <w:marBottom w:val="0"/>
                  <w:divBdr>
                    <w:top w:val="none" w:sz="0" w:space="0" w:color="auto"/>
                    <w:left w:val="none" w:sz="0" w:space="0" w:color="auto"/>
                    <w:bottom w:val="none" w:sz="0" w:space="0" w:color="auto"/>
                    <w:right w:val="none" w:sz="0" w:space="0" w:color="auto"/>
                  </w:divBdr>
                </w:div>
                <w:div w:id="2030595170">
                  <w:marLeft w:val="0"/>
                  <w:marRight w:val="0"/>
                  <w:marTop w:val="0"/>
                  <w:marBottom w:val="0"/>
                  <w:divBdr>
                    <w:top w:val="none" w:sz="0" w:space="0" w:color="auto"/>
                    <w:left w:val="none" w:sz="0" w:space="0" w:color="auto"/>
                    <w:bottom w:val="none" w:sz="0" w:space="0" w:color="auto"/>
                    <w:right w:val="none" w:sz="0" w:space="0" w:color="auto"/>
                  </w:divBdr>
                </w:div>
                <w:div w:id="2037660754">
                  <w:marLeft w:val="0"/>
                  <w:marRight w:val="0"/>
                  <w:marTop w:val="0"/>
                  <w:marBottom w:val="0"/>
                  <w:divBdr>
                    <w:top w:val="none" w:sz="0" w:space="0" w:color="auto"/>
                    <w:left w:val="none" w:sz="0" w:space="0" w:color="auto"/>
                    <w:bottom w:val="none" w:sz="0" w:space="0" w:color="auto"/>
                    <w:right w:val="none" w:sz="0" w:space="0" w:color="auto"/>
                  </w:divBdr>
                </w:div>
                <w:div w:id="2039813722">
                  <w:marLeft w:val="0"/>
                  <w:marRight w:val="0"/>
                  <w:marTop w:val="0"/>
                  <w:marBottom w:val="0"/>
                  <w:divBdr>
                    <w:top w:val="none" w:sz="0" w:space="0" w:color="auto"/>
                    <w:left w:val="none" w:sz="0" w:space="0" w:color="auto"/>
                    <w:bottom w:val="none" w:sz="0" w:space="0" w:color="auto"/>
                    <w:right w:val="none" w:sz="0" w:space="0" w:color="auto"/>
                  </w:divBdr>
                </w:div>
                <w:div w:id="2041468569">
                  <w:marLeft w:val="0"/>
                  <w:marRight w:val="0"/>
                  <w:marTop w:val="0"/>
                  <w:marBottom w:val="0"/>
                  <w:divBdr>
                    <w:top w:val="none" w:sz="0" w:space="0" w:color="auto"/>
                    <w:left w:val="none" w:sz="0" w:space="0" w:color="auto"/>
                    <w:bottom w:val="none" w:sz="0" w:space="0" w:color="auto"/>
                    <w:right w:val="none" w:sz="0" w:space="0" w:color="auto"/>
                  </w:divBdr>
                </w:div>
                <w:div w:id="2043095878">
                  <w:marLeft w:val="0"/>
                  <w:marRight w:val="0"/>
                  <w:marTop w:val="0"/>
                  <w:marBottom w:val="0"/>
                  <w:divBdr>
                    <w:top w:val="none" w:sz="0" w:space="0" w:color="auto"/>
                    <w:left w:val="none" w:sz="0" w:space="0" w:color="auto"/>
                    <w:bottom w:val="none" w:sz="0" w:space="0" w:color="auto"/>
                    <w:right w:val="none" w:sz="0" w:space="0" w:color="auto"/>
                  </w:divBdr>
                </w:div>
                <w:div w:id="2045514430">
                  <w:marLeft w:val="0"/>
                  <w:marRight w:val="0"/>
                  <w:marTop w:val="0"/>
                  <w:marBottom w:val="0"/>
                  <w:divBdr>
                    <w:top w:val="none" w:sz="0" w:space="0" w:color="auto"/>
                    <w:left w:val="none" w:sz="0" w:space="0" w:color="auto"/>
                    <w:bottom w:val="none" w:sz="0" w:space="0" w:color="auto"/>
                    <w:right w:val="none" w:sz="0" w:space="0" w:color="auto"/>
                  </w:divBdr>
                </w:div>
                <w:div w:id="2047024719">
                  <w:marLeft w:val="0"/>
                  <w:marRight w:val="0"/>
                  <w:marTop w:val="0"/>
                  <w:marBottom w:val="0"/>
                  <w:divBdr>
                    <w:top w:val="none" w:sz="0" w:space="0" w:color="auto"/>
                    <w:left w:val="none" w:sz="0" w:space="0" w:color="auto"/>
                    <w:bottom w:val="none" w:sz="0" w:space="0" w:color="auto"/>
                    <w:right w:val="none" w:sz="0" w:space="0" w:color="auto"/>
                  </w:divBdr>
                </w:div>
                <w:div w:id="2047442100">
                  <w:marLeft w:val="0"/>
                  <w:marRight w:val="0"/>
                  <w:marTop w:val="0"/>
                  <w:marBottom w:val="0"/>
                  <w:divBdr>
                    <w:top w:val="none" w:sz="0" w:space="0" w:color="auto"/>
                    <w:left w:val="none" w:sz="0" w:space="0" w:color="auto"/>
                    <w:bottom w:val="none" w:sz="0" w:space="0" w:color="auto"/>
                    <w:right w:val="none" w:sz="0" w:space="0" w:color="auto"/>
                  </w:divBdr>
                </w:div>
                <w:div w:id="2047636204">
                  <w:marLeft w:val="0"/>
                  <w:marRight w:val="0"/>
                  <w:marTop w:val="0"/>
                  <w:marBottom w:val="0"/>
                  <w:divBdr>
                    <w:top w:val="none" w:sz="0" w:space="0" w:color="auto"/>
                    <w:left w:val="none" w:sz="0" w:space="0" w:color="auto"/>
                    <w:bottom w:val="none" w:sz="0" w:space="0" w:color="auto"/>
                    <w:right w:val="none" w:sz="0" w:space="0" w:color="auto"/>
                  </w:divBdr>
                </w:div>
                <w:div w:id="2052342163">
                  <w:marLeft w:val="0"/>
                  <w:marRight w:val="0"/>
                  <w:marTop w:val="0"/>
                  <w:marBottom w:val="0"/>
                  <w:divBdr>
                    <w:top w:val="none" w:sz="0" w:space="0" w:color="auto"/>
                    <w:left w:val="none" w:sz="0" w:space="0" w:color="auto"/>
                    <w:bottom w:val="none" w:sz="0" w:space="0" w:color="auto"/>
                    <w:right w:val="none" w:sz="0" w:space="0" w:color="auto"/>
                  </w:divBdr>
                </w:div>
                <w:div w:id="2052607618">
                  <w:marLeft w:val="0"/>
                  <w:marRight w:val="0"/>
                  <w:marTop w:val="0"/>
                  <w:marBottom w:val="0"/>
                  <w:divBdr>
                    <w:top w:val="none" w:sz="0" w:space="0" w:color="auto"/>
                    <w:left w:val="none" w:sz="0" w:space="0" w:color="auto"/>
                    <w:bottom w:val="none" w:sz="0" w:space="0" w:color="auto"/>
                    <w:right w:val="none" w:sz="0" w:space="0" w:color="auto"/>
                  </w:divBdr>
                </w:div>
                <w:div w:id="2053381062">
                  <w:marLeft w:val="0"/>
                  <w:marRight w:val="0"/>
                  <w:marTop w:val="0"/>
                  <w:marBottom w:val="0"/>
                  <w:divBdr>
                    <w:top w:val="none" w:sz="0" w:space="0" w:color="auto"/>
                    <w:left w:val="none" w:sz="0" w:space="0" w:color="auto"/>
                    <w:bottom w:val="none" w:sz="0" w:space="0" w:color="auto"/>
                    <w:right w:val="none" w:sz="0" w:space="0" w:color="auto"/>
                  </w:divBdr>
                </w:div>
                <w:div w:id="2053578418">
                  <w:marLeft w:val="0"/>
                  <w:marRight w:val="0"/>
                  <w:marTop w:val="0"/>
                  <w:marBottom w:val="0"/>
                  <w:divBdr>
                    <w:top w:val="none" w:sz="0" w:space="0" w:color="auto"/>
                    <w:left w:val="none" w:sz="0" w:space="0" w:color="auto"/>
                    <w:bottom w:val="none" w:sz="0" w:space="0" w:color="auto"/>
                    <w:right w:val="none" w:sz="0" w:space="0" w:color="auto"/>
                  </w:divBdr>
                </w:div>
                <w:div w:id="2055230513">
                  <w:marLeft w:val="0"/>
                  <w:marRight w:val="0"/>
                  <w:marTop w:val="0"/>
                  <w:marBottom w:val="0"/>
                  <w:divBdr>
                    <w:top w:val="none" w:sz="0" w:space="0" w:color="auto"/>
                    <w:left w:val="none" w:sz="0" w:space="0" w:color="auto"/>
                    <w:bottom w:val="none" w:sz="0" w:space="0" w:color="auto"/>
                    <w:right w:val="none" w:sz="0" w:space="0" w:color="auto"/>
                  </w:divBdr>
                </w:div>
                <w:div w:id="2056268724">
                  <w:marLeft w:val="0"/>
                  <w:marRight w:val="0"/>
                  <w:marTop w:val="0"/>
                  <w:marBottom w:val="0"/>
                  <w:divBdr>
                    <w:top w:val="none" w:sz="0" w:space="0" w:color="auto"/>
                    <w:left w:val="none" w:sz="0" w:space="0" w:color="auto"/>
                    <w:bottom w:val="none" w:sz="0" w:space="0" w:color="auto"/>
                    <w:right w:val="none" w:sz="0" w:space="0" w:color="auto"/>
                  </w:divBdr>
                </w:div>
                <w:div w:id="2056272400">
                  <w:marLeft w:val="0"/>
                  <w:marRight w:val="0"/>
                  <w:marTop w:val="0"/>
                  <w:marBottom w:val="0"/>
                  <w:divBdr>
                    <w:top w:val="none" w:sz="0" w:space="0" w:color="auto"/>
                    <w:left w:val="none" w:sz="0" w:space="0" w:color="auto"/>
                    <w:bottom w:val="none" w:sz="0" w:space="0" w:color="auto"/>
                    <w:right w:val="none" w:sz="0" w:space="0" w:color="auto"/>
                  </w:divBdr>
                </w:div>
                <w:div w:id="2057772237">
                  <w:marLeft w:val="0"/>
                  <w:marRight w:val="0"/>
                  <w:marTop w:val="0"/>
                  <w:marBottom w:val="0"/>
                  <w:divBdr>
                    <w:top w:val="none" w:sz="0" w:space="0" w:color="auto"/>
                    <w:left w:val="none" w:sz="0" w:space="0" w:color="auto"/>
                    <w:bottom w:val="none" w:sz="0" w:space="0" w:color="auto"/>
                    <w:right w:val="none" w:sz="0" w:space="0" w:color="auto"/>
                  </w:divBdr>
                </w:div>
                <w:div w:id="2060393733">
                  <w:marLeft w:val="0"/>
                  <w:marRight w:val="0"/>
                  <w:marTop w:val="0"/>
                  <w:marBottom w:val="0"/>
                  <w:divBdr>
                    <w:top w:val="none" w:sz="0" w:space="0" w:color="auto"/>
                    <w:left w:val="none" w:sz="0" w:space="0" w:color="auto"/>
                    <w:bottom w:val="none" w:sz="0" w:space="0" w:color="auto"/>
                    <w:right w:val="none" w:sz="0" w:space="0" w:color="auto"/>
                  </w:divBdr>
                </w:div>
                <w:div w:id="2064671062">
                  <w:marLeft w:val="0"/>
                  <w:marRight w:val="0"/>
                  <w:marTop w:val="0"/>
                  <w:marBottom w:val="0"/>
                  <w:divBdr>
                    <w:top w:val="none" w:sz="0" w:space="0" w:color="auto"/>
                    <w:left w:val="none" w:sz="0" w:space="0" w:color="auto"/>
                    <w:bottom w:val="none" w:sz="0" w:space="0" w:color="auto"/>
                    <w:right w:val="none" w:sz="0" w:space="0" w:color="auto"/>
                  </w:divBdr>
                </w:div>
                <w:div w:id="2065516493">
                  <w:marLeft w:val="0"/>
                  <w:marRight w:val="0"/>
                  <w:marTop w:val="0"/>
                  <w:marBottom w:val="0"/>
                  <w:divBdr>
                    <w:top w:val="none" w:sz="0" w:space="0" w:color="auto"/>
                    <w:left w:val="none" w:sz="0" w:space="0" w:color="auto"/>
                    <w:bottom w:val="none" w:sz="0" w:space="0" w:color="auto"/>
                    <w:right w:val="none" w:sz="0" w:space="0" w:color="auto"/>
                  </w:divBdr>
                </w:div>
                <w:div w:id="2066830104">
                  <w:marLeft w:val="0"/>
                  <w:marRight w:val="0"/>
                  <w:marTop w:val="0"/>
                  <w:marBottom w:val="0"/>
                  <w:divBdr>
                    <w:top w:val="none" w:sz="0" w:space="0" w:color="auto"/>
                    <w:left w:val="none" w:sz="0" w:space="0" w:color="auto"/>
                    <w:bottom w:val="none" w:sz="0" w:space="0" w:color="auto"/>
                    <w:right w:val="none" w:sz="0" w:space="0" w:color="auto"/>
                  </w:divBdr>
                </w:div>
                <w:div w:id="2072997514">
                  <w:marLeft w:val="0"/>
                  <w:marRight w:val="0"/>
                  <w:marTop w:val="0"/>
                  <w:marBottom w:val="0"/>
                  <w:divBdr>
                    <w:top w:val="none" w:sz="0" w:space="0" w:color="auto"/>
                    <w:left w:val="none" w:sz="0" w:space="0" w:color="auto"/>
                    <w:bottom w:val="none" w:sz="0" w:space="0" w:color="auto"/>
                    <w:right w:val="none" w:sz="0" w:space="0" w:color="auto"/>
                  </w:divBdr>
                </w:div>
                <w:div w:id="2072999771">
                  <w:marLeft w:val="0"/>
                  <w:marRight w:val="0"/>
                  <w:marTop w:val="0"/>
                  <w:marBottom w:val="0"/>
                  <w:divBdr>
                    <w:top w:val="none" w:sz="0" w:space="0" w:color="auto"/>
                    <w:left w:val="none" w:sz="0" w:space="0" w:color="auto"/>
                    <w:bottom w:val="none" w:sz="0" w:space="0" w:color="auto"/>
                    <w:right w:val="none" w:sz="0" w:space="0" w:color="auto"/>
                  </w:divBdr>
                </w:div>
                <w:div w:id="2073498666">
                  <w:marLeft w:val="0"/>
                  <w:marRight w:val="0"/>
                  <w:marTop w:val="0"/>
                  <w:marBottom w:val="0"/>
                  <w:divBdr>
                    <w:top w:val="none" w:sz="0" w:space="0" w:color="auto"/>
                    <w:left w:val="none" w:sz="0" w:space="0" w:color="auto"/>
                    <w:bottom w:val="none" w:sz="0" w:space="0" w:color="auto"/>
                    <w:right w:val="none" w:sz="0" w:space="0" w:color="auto"/>
                  </w:divBdr>
                </w:div>
                <w:div w:id="2075197998">
                  <w:marLeft w:val="0"/>
                  <w:marRight w:val="0"/>
                  <w:marTop w:val="0"/>
                  <w:marBottom w:val="0"/>
                  <w:divBdr>
                    <w:top w:val="none" w:sz="0" w:space="0" w:color="auto"/>
                    <w:left w:val="none" w:sz="0" w:space="0" w:color="auto"/>
                    <w:bottom w:val="none" w:sz="0" w:space="0" w:color="auto"/>
                    <w:right w:val="none" w:sz="0" w:space="0" w:color="auto"/>
                  </w:divBdr>
                </w:div>
                <w:div w:id="2075278441">
                  <w:marLeft w:val="0"/>
                  <w:marRight w:val="0"/>
                  <w:marTop w:val="0"/>
                  <w:marBottom w:val="0"/>
                  <w:divBdr>
                    <w:top w:val="none" w:sz="0" w:space="0" w:color="auto"/>
                    <w:left w:val="none" w:sz="0" w:space="0" w:color="auto"/>
                    <w:bottom w:val="none" w:sz="0" w:space="0" w:color="auto"/>
                    <w:right w:val="none" w:sz="0" w:space="0" w:color="auto"/>
                  </w:divBdr>
                </w:div>
                <w:div w:id="2077630162">
                  <w:marLeft w:val="0"/>
                  <w:marRight w:val="0"/>
                  <w:marTop w:val="0"/>
                  <w:marBottom w:val="0"/>
                  <w:divBdr>
                    <w:top w:val="none" w:sz="0" w:space="0" w:color="auto"/>
                    <w:left w:val="none" w:sz="0" w:space="0" w:color="auto"/>
                    <w:bottom w:val="none" w:sz="0" w:space="0" w:color="auto"/>
                    <w:right w:val="none" w:sz="0" w:space="0" w:color="auto"/>
                  </w:divBdr>
                </w:div>
                <w:div w:id="2077970141">
                  <w:marLeft w:val="0"/>
                  <w:marRight w:val="0"/>
                  <w:marTop w:val="0"/>
                  <w:marBottom w:val="0"/>
                  <w:divBdr>
                    <w:top w:val="none" w:sz="0" w:space="0" w:color="auto"/>
                    <w:left w:val="none" w:sz="0" w:space="0" w:color="auto"/>
                    <w:bottom w:val="none" w:sz="0" w:space="0" w:color="auto"/>
                    <w:right w:val="none" w:sz="0" w:space="0" w:color="auto"/>
                  </w:divBdr>
                </w:div>
                <w:div w:id="2079404660">
                  <w:marLeft w:val="0"/>
                  <w:marRight w:val="0"/>
                  <w:marTop w:val="0"/>
                  <w:marBottom w:val="0"/>
                  <w:divBdr>
                    <w:top w:val="none" w:sz="0" w:space="0" w:color="auto"/>
                    <w:left w:val="none" w:sz="0" w:space="0" w:color="auto"/>
                    <w:bottom w:val="none" w:sz="0" w:space="0" w:color="auto"/>
                    <w:right w:val="none" w:sz="0" w:space="0" w:color="auto"/>
                  </w:divBdr>
                </w:div>
                <w:div w:id="2079671366">
                  <w:marLeft w:val="0"/>
                  <w:marRight w:val="0"/>
                  <w:marTop w:val="0"/>
                  <w:marBottom w:val="0"/>
                  <w:divBdr>
                    <w:top w:val="none" w:sz="0" w:space="0" w:color="auto"/>
                    <w:left w:val="none" w:sz="0" w:space="0" w:color="auto"/>
                    <w:bottom w:val="none" w:sz="0" w:space="0" w:color="auto"/>
                    <w:right w:val="none" w:sz="0" w:space="0" w:color="auto"/>
                  </w:divBdr>
                </w:div>
                <w:div w:id="2085251534">
                  <w:marLeft w:val="0"/>
                  <w:marRight w:val="0"/>
                  <w:marTop w:val="0"/>
                  <w:marBottom w:val="0"/>
                  <w:divBdr>
                    <w:top w:val="none" w:sz="0" w:space="0" w:color="auto"/>
                    <w:left w:val="none" w:sz="0" w:space="0" w:color="auto"/>
                    <w:bottom w:val="none" w:sz="0" w:space="0" w:color="auto"/>
                    <w:right w:val="none" w:sz="0" w:space="0" w:color="auto"/>
                  </w:divBdr>
                </w:div>
                <w:div w:id="2085296591">
                  <w:marLeft w:val="0"/>
                  <w:marRight w:val="0"/>
                  <w:marTop w:val="0"/>
                  <w:marBottom w:val="0"/>
                  <w:divBdr>
                    <w:top w:val="none" w:sz="0" w:space="0" w:color="auto"/>
                    <w:left w:val="none" w:sz="0" w:space="0" w:color="auto"/>
                    <w:bottom w:val="none" w:sz="0" w:space="0" w:color="auto"/>
                    <w:right w:val="none" w:sz="0" w:space="0" w:color="auto"/>
                  </w:divBdr>
                </w:div>
                <w:div w:id="2087531300">
                  <w:marLeft w:val="0"/>
                  <w:marRight w:val="0"/>
                  <w:marTop w:val="0"/>
                  <w:marBottom w:val="0"/>
                  <w:divBdr>
                    <w:top w:val="none" w:sz="0" w:space="0" w:color="auto"/>
                    <w:left w:val="none" w:sz="0" w:space="0" w:color="auto"/>
                    <w:bottom w:val="none" w:sz="0" w:space="0" w:color="auto"/>
                    <w:right w:val="none" w:sz="0" w:space="0" w:color="auto"/>
                  </w:divBdr>
                </w:div>
                <w:div w:id="2088257836">
                  <w:marLeft w:val="0"/>
                  <w:marRight w:val="0"/>
                  <w:marTop w:val="0"/>
                  <w:marBottom w:val="0"/>
                  <w:divBdr>
                    <w:top w:val="none" w:sz="0" w:space="0" w:color="auto"/>
                    <w:left w:val="none" w:sz="0" w:space="0" w:color="auto"/>
                    <w:bottom w:val="none" w:sz="0" w:space="0" w:color="auto"/>
                    <w:right w:val="none" w:sz="0" w:space="0" w:color="auto"/>
                  </w:divBdr>
                </w:div>
                <w:div w:id="2090032172">
                  <w:marLeft w:val="0"/>
                  <w:marRight w:val="0"/>
                  <w:marTop w:val="0"/>
                  <w:marBottom w:val="0"/>
                  <w:divBdr>
                    <w:top w:val="none" w:sz="0" w:space="0" w:color="auto"/>
                    <w:left w:val="none" w:sz="0" w:space="0" w:color="auto"/>
                    <w:bottom w:val="none" w:sz="0" w:space="0" w:color="auto"/>
                    <w:right w:val="none" w:sz="0" w:space="0" w:color="auto"/>
                  </w:divBdr>
                </w:div>
                <w:div w:id="2090468566">
                  <w:marLeft w:val="0"/>
                  <w:marRight w:val="0"/>
                  <w:marTop w:val="0"/>
                  <w:marBottom w:val="0"/>
                  <w:divBdr>
                    <w:top w:val="none" w:sz="0" w:space="0" w:color="auto"/>
                    <w:left w:val="none" w:sz="0" w:space="0" w:color="auto"/>
                    <w:bottom w:val="none" w:sz="0" w:space="0" w:color="auto"/>
                    <w:right w:val="none" w:sz="0" w:space="0" w:color="auto"/>
                  </w:divBdr>
                </w:div>
                <w:div w:id="2090539476">
                  <w:marLeft w:val="0"/>
                  <w:marRight w:val="0"/>
                  <w:marTop w:val="0"/>
                  <w:marBottom w:val="0"/>
                  <w:divBdr>
                    <w:top w:val="none" w:sz="0" w:space="0" w:color="auto"/>
                    <w:left w:val="none" w:sz="0" w:space="0" w:color="auto"/>
                    <w:bottom w:val="none" w:sz="0" w:space="0" w:color="auto"/>
                    <w:right w:val="none" w:sz="0" w:space="0" w:color="auto"/>
                  </w:divBdr>
                </w:div>
                <w:div w:id="2090879569">
                  <w:marLeft w:val="0"/>
                  <w:marRight w:val="0"/>
                  <w:marTop w:val="0"/>
                  <w:marBottom w:val="0"/>
                  <w:divBdr>
                    <w:top w:val="none" w:sz="0" w:space="0" w:color="auto"/>
                    <w:left w:val="none" w:sz="0" w:space="0" w:color="auto"/>
                    <w:bottom w:val="none" w:sz="0" w:space="0" w:color="auto"/>
                    <w:right w:val="none" w:sz="0" w:space="0" w:color="auto"/>
                  </w:divBdr>
                </w:div>
                <w:div w:id="2091736569">
                  <w:marLeft w:val="0"/>
                  <w:marRight w:val="0"/>
                  <w:marTop w:val="0"/>
                  <w:marBottom w:val="0"/>
                  <w:divBdr>
                    <w:top w:val="none" w:sz="0" w:space="0" w:color="auto"/>
                    <w:left w:val="none" w:sz="0" w:space="0" w:color="auto"/>
                    <w:bottom w:val="none" w:sz="0" w:space="0" w:color="auto"/>
                    <w:right w:val="none" w:sz="0" w:space="0" w:color="auto"/>
                  </w:divBdr>
                </w:div>
                <w:div w:id="2095202323">
                  <w:marLeft w:val="0"/>
                  <w:marRight w:val="0"/>
                  <w:marTop w:val="0"/>
                  <w:marBottom w:val="0"/>
                  <w:divBdr>
                    <w:top w:val="none" w:sz="0" w:space="0" w:color="auto"/>
                    <w:left w:val="none" w:sz="0" w:space="0" w:color="auto"/>
                    <w:bottom w:val="none" w:sz="0" w:space="0" w:color="auto"/>
                    <w:right w:val="none" w:sz="0" w:space="0" w:color="auto"/>
                  </w:divBdr>
                </w:div>
                <w:div w:id="2097509648">
                  <w:marLeft w:val="0"/>
                  <w:marRight w:val="0"/>
                  <w:marTop w:val="0"/>
                  <w:marBottom w:val="0"/>
                  <w:divBdr>
                    <w:top w:val="none" w:sz="0" w:space="0" w:color="auto"/>
                    <w:left w:val="none" w:sz="0" w:space="0" w:color="auto"/>
                    <w:bottom w:val="none" w:sz="0" w:space="0" w:color="auto"/>
                    <w:right w:val="none" w:sz="0" w:space="0" w:color="auto"/>
                  </w:divBdr>
                </w:div>
                <w:div w:id="2098866355">
                  <w:marLeft w:val="0"/>
                  <w:marRight w:val="0"/>
                  <w:marTop w:val="0"/>
                  <w:marBottom w:val="0"/>
                  <w:divBdr>
                    <w:top w:val="none" w:sz="0" w:space="0" w:color="auto"/>
                    <w:left w:val="none" w:sz="0" w:space="0" w:color="auto"/>
                    <w:bottom w:val="none" w:sz="0" w:space="0" w:color="auto"/>
                    <w:right w:val="none" w:sz="0" w:space="0" w:color="auto"/>
                  </w:divBdr>
                </w:div>
                <w:div w:id="2100977501">
                  <w:marLeft w:val="0"/>
                  <w:marRight w:val="0"/>
                  <w:marTop w:val="0"/>
                  <w:marBottom w:val="0"/>
                  <w:divBdr>
                    <w:top w:val="none" w:sz="0" w:space="0" w:color="auto"/>
                    <w:left w:val="none" w:sz="0" w:space="0" w:color="auto"/>
                    <w:bottom w:val="none" w:sz="0" w:space="0" w:color="auto"/>
                    <w:right w:val="none" w:sz="0" w:space="0" w:color="auto"/>
                  </w:divBdr>
                </w:div>
                <w:div w:id="2102486357">
                  <w:marLeft w:val="0"/>
                  <w:marRight w:val="0"/>
                  <w:marTop w:val="0"/>
                  <w:marBottom w:val="0"/>
                  <w:divBdr>
                    <w:top w:val="none" w:sz="0" w:space="0" w:color="auto"/>
                    <w:left w:val="none" w:sz="0" w:space="0" w:color="auto"/>
                    <w:bottom w:val="none" w:sz="0" w:space="0" w:color="auto"/>
                    <w:right w:val="none" w:sz="0" w:space="0" w:color="auto"/>
                  </w:divBdr>
                </w:div>
                <w:div w:id="2105420244">
                  <w:marLeft w:val="0"/>
                  <w:marRight w:val="0"/>
                  <w:marTop w:val="0"/>
                  <w:marBottom w:val="0"/>
                  <w:divBdr>
                    <w:top w:val="none" w:sz="0" w:space="0" w:color="auto"/>
                    <w:left w:val="none" w:sz="0" w:space="0" w:color="auto"/>
                    <w:bottom w:val="none" w:sz="0" w:space="0" w:color="auto"/>
                    <w:right w:val="none" w:sz="0" w:space="0" w:color="auto"/>
                  </w:divBdr>
                </w:div>
                <w:div w:id="2107384452">
                  <w:marLeft w:val="0"/>
                  <w:marRight w:val="0"/>
                  <w:marTop w:val="0"/>
                  <w:marBottom w:val="0"/>
                  <w:divBdr>
                    <w:top w:val="none" w:sz="0" w:space="0" w:color="auto"/>
                    <w:left w:val="none" w:sz="0" w:space="0" w:color="auto"/>
                    <w:bottom w:val="none" w:sz="0" w:space="0" w:color="auto"/>
                    <w:right w:val="none" w:sz="0" w:space="0" w:color="auto"/>
                  </w:divBdr>
                </w:div>
                <w:div w:id="2110420977">
                  <w:marLeft w:val="0"/>
                  <w:marRight w:val="0"/>
                  <w:marTop w:val="0"/>
                  <w:marBottom w:val="0"/>
                  <w:divBdr>
                    <w:top w:val="none" w:sz="0" w:space="0" w:color="auto"/>
                    <w:left w:val="none" w:sz="0" w:space="0" w:color="auto"/>
                    <w:bottom w:val="none" w:sz="0" w:space="0" w:color="auto"/>
                    <w:right w:val="none" w:sz="0" w:space="0" w:color="auto"/>
                  </w:divBdr>
                </w:div>
                <w:div w:id="2112233926">
                  <w:marLeft w:val="0"/>
                  <w:marRight w:val="0"/>
                  <w:marTop w:val="0"/>
                  <w:marBottom w:val="0"/>
                  <w:divBdr>
                    <w:top w:val="none" w:sz="0" w:space="0" w:color="auto"/>
                    <w:left w:val="none" w:sz="0" w:space="0" w:color="auto"/>
                    <w:bottom w:val="none" w:sz="0" w:space="0" w:color="auto"/>
                    <w:right w:val="none" w:sz="0" w:space="0" w:color="auto"/>
                  </w:divBdr>
                </w:div>
                <w:div w:id="2113239087">
                  <w:marLeft w:val="0"/>
                  <w:marRight w:val="0"/>
                  <w:marTop w:val="0"/>
                  <w:marBottom w:val="0"/>
                  <w:divBdr>
                    <w:top w:val="none" w:sz="0" w:space="0" w:color="auto"/>
                    <w:left w:val="none" w:sz="0" w:space="0" w:color="auto"/>
                    <w:bottom w:val="none" w:sz="0" w:space="0" w:color="auto"/>
                    <w:right w:val="none" w:sz="0" w:space="0" w:color="auto"/>
                  </w:divBdr>
                </w:div>
                <w:div w:id="2114551145">
                  <w:marLeft w:val="0"/>
                  <w:marRight w:val="0"/>
                  <w:marTop w:val="0"/>
                  <w:marBottom w:val="0"/>
                  <w:divBdr>
                    <w:top w:val="none" w:sz="0" w:space="0" w:color="auto"/>
                    <w:left w:val="none" w:sz="0" w:space="0" w:color="auto"/>
                    <w:bottom w:val="none" w:sz="0" w:space="0" w:color="auto"/>
                    <w:right w:val="none" w:sz="0" w:space="0" w:color="auto"/>
                  </w:divBdr>
                </w:div>
                <w:div w:id="2116095006">
                  <w:marLeft w:val="0"/>
                  <w:marRight w:val="0"/>
                  <w:marTop w:val="0"/>
                  <w:marBottom w:val="0"/>
                  <w:divBdr>
                    <w:top w:val="none" w:sz="0" w:space="0" w:color="auto"/>
                    <w:left w:val="none" w:sz="0" w:space="0" w:color="auto"/>
                    <w:bottom w:val="none" w:sz="0" w:space="0" w:color="auto"/>
                    <w:right w:val="none" w:sz="0" w:space="0" w:color="auto"/>
                  </w:divBdr>
                </w:div>
                <w:div w:id="2117746568">
                  <w:marLeft w:val="0"/>
                  <w:marRight w:val="0"/>
                  <w:marTop w:val="0"/>
                  <w:marBottom w:val="0"/>
                  <w:divBdr>
                    <w:top w:val="none" w:sz="0" w:space="0" w:color="auto"/>
                    <w:left w:val="none" w:sz="0" w:space="0" w:color="auto"/>
                    <w:bottom w:val="none" w:sz="0" w:space="0" w:color="auto"/>
                    <w:right w:val="none" w:sz="0" w:space="0" w:color="auto"/>
                  </w:divBdr>
                </w:div>
                <w:div w:id="2121558741">
                  <w:marLeft w:val="0"/>
                  <w:marRight w:val="0"/>
                  <w:marTop w:val="0"/>
                  <w:marBottom w:val="0"/>
                  <w:divBdr>
                    <w:top w:val="none" w:sz="0" w:space="0" w:color="auto"/>
                    <w:left w:val="none" w:sz="0" w:space="0" w:color="auto"/>
                    <w:bottom w:val="none" w:sz="0" w:space="0" w:color="auto"/>
                    <w:right w:val="none" w:sz="0" w:space="0" w:color="auto"/>
                  </w:divBdr>
                </w:div>
                <w:div w:id="2121679427">
                  <w:marLeft w:val="0"/>
                  <w:marRight w:val="0"/>
                  <w:marTop w:val="0"/>
                  <w:marBottom w:val="0"/>
                  <w:divBdr>
                    <w:top w:val="none" w:sz="0" w:space="0" w:color="auto"/>
                    <w:left w:val="none" w:sz="0" w:space="0" w:color="auto"/>
                    <w:bottom w:val="none" w:sz="0" w:space="0" w:color="auto"/>
                    <w:right w:val="none" w:sz="0" w:space="0" w:color="auto"/>
                  </w:divBdr>
                </w:div>
                <w:div w:id="2121752276">
                  <w:marLeft w:val="0"/>
                  <w:marRight w:val="0"/>
                  <w:marTop w:val="0"/>
                  <w:marBottom w:val="0"/>
                  <w:divBdr>
                    <w:top w:val="none" w:sz="0" w:space="0" w:color="auto"/>
                    <w:left w:val="none" w:sz="0" w:space="0" w:color="auto"/>
                    <w:bottom w:val="none" w:sz="0" w:space="0" w:color="auto"/>
                    <w:right w:val="none" w:sz="0" w:space="0" w:color="auto"/>
                  </w:divBdr>
                </w:div>
                <w:div w:id="2123376968">
                  <w:marLeft w:val="0"/>
                  <w:marRight w:val="0"/>
                  <w:marTop w:val="0"/>
                  <w:marBottom w:val="0"/>
                  <w:divBdr>
                    <w:top w:val="none" w:sz="0" w:space="0" w:color="auto"/>
                    <w:left w:val="none" w:sz="0" w:space="0" w:color="auto"/>
                    <w:bottom w:val="none" w:sz="0" w:space="0" w:color="auto"/>
                    <w:right w:val="none" w:sz="0" w:space="0" w:color="auto"/>
                  </w:divBdr>
                </w:div>
                <w:div w:id="2125225851">
                  <w:marLeft w:val="0"/>
                  <w:marRight w:val="0"/>
                  <w:marTop w:val="0"/>
                  <w:marBottom w:val="0"/>
                  <w:divBdr>
                    <w:top w:val="none" w:sz="0" w:space="0" w:color="auto"/>
                    <w:left w:val="none" w:sz="0" w:space="0" w:color="auto"/>
                    <w:bottom w:val="none" w:sz="0" w:space="0" w:color="auto"/>
                    <w:right w:val="none" w:sz="0" w:space="0" w:color="auto"/>
                  </w:divBdr>
                </w:div>
                <w:div w:id="2125807353">
                  <w:marLeft w:val="0"/>
                  <w:marRight w:val="0"/>
                  <w:marTop w:val="0"/>
                  <w:marBottom w:val="0"/>
                  <w:divBdr>
                    <w:top w:val="none" w:sz="0" w:space="0" w:color="auto"/>
                    <w:left w:val="none" w:sz="0" w:space="0" w:color="auto"/>
                    <w:bottom w:val="none" w:sz="0" w:space="0" w:color="auto"/>
                    <w:right w:val="none" w:sz="0" w:space="0" w:color="auto"/>
                  </w:divBdr>
                </w:div>
                <w:div w:id="2126345065">
                  <w:marLeft w:val="0"/>
                  <w:marRight w:val="0"/>
                  <w:marTop w:val="0"/>
                  <w:marBottom w:val="0"/>
                  <w:divBdr>
                    <w:top w:val="none" w:sz="0" w:space="0" w:color="auto"/>
                    <w:left w:val="none" w:sz="0" w:space="0" w:color="auto"/>
                    <w:bottom w:val="none" w:sz="0" w:space="0" w:color="auto"/>
                    <w:right w:val="none" w:sz="0" w:space="0" w:color="auto"/>
                  </w:divBdr>
                </w:div>
                <w:div w:id="2126610084">
                  <w:marLeft w:val="0"/>
                  <w:marRight w:val="0"/>
                  <w:marTop w:val="0"/>
                  <w:marBottom w:val="0"/>
                  <w:divBdr>
                    <w:top w:val="none" w:sz="0" w:space="0" w:color="auto"/>
                    <w:left w:val="none" w:sz="0" w:space="0" w:color="auto"/>
                    <w:bottom w:val="none" w:sz="0" w:space="0" w:color="auto"/>
                    <w:right w:val="none" w:sz="0" w:space="0" w:color="auto"/>
                  </w:divBdr>
                </w:div>
                <w:div w:id="2136605341">
                  <w:marLeft w:val="0"/>
                  <w:marRight w:val="0"/>
                  <w:marTop w:val="0"/>
                  <w:marBottom w:val="0"/>
                  <w:divBdr>
                    <w:top w:val="none" w:sz="0" w:space="0" w:color="auto"/>
                    <w:left w:val="none" w:sz="0" w:space="0" w:color="auto"/>
                    <w:bottom w:val="none" w:sz="0" w:space="0" w:color="auto"/>
                    <w:right w:val="none" w:sz="0" w:space="0" w:color="auto"/>
                  </w:divBdr>
                </w:div>
                <w:div w:id="2137331931">
                  <w:marLeft w:val="0"/>
                  <w:marRight w:val="0"/>
                  <w:marTop w:val="0"/>
                  <w:marBottom w:val="0"/>
                  <w:divBdr>
                    <w:top w:val="none" w:sz="0" w:space="0" w:color="auto"/>
                    <w:left w:val="none" w:sz="0" w:space="0" w:color="auto"/>
                    <w:bottom w:val="none" w:sz="0" w:space="0" w:color="auto"/>
                    <w:right w:val="none" w:sz="0" w:space="0" w:color="auto"/>
                  </w:divBdr>
                </w:div>
                <w:div w:id="2137523344">
                  <w:marLeft w:val="0"/>
                  <w:marRight w:val="0"/>
                  <w:marTop w:val="0"/>
                  <w:marBottom w:val="0"/>
                  <w:divBdr>
                    <w:top w:val="none" w:sz="0" w:space="0" w:color="auto"/>
                    <w:left w:val="none" w:sz="0" w:space="0" w:color="auto"/>
                    <w:bottom w:val="none" w:sz="0" w:space="0" w:color="auto"/>
                    <w:right w:val="none" w:sz="0" w:space="0" w:color="auto"/>
                  </w:divBdr>
                </w:div>
                <w:div w:id="2137867283">
                  <w:marLeft w:val="0"/>
                  <w:marRight w:val="0"/>
                  <w:marTop w:val="0"/>
                  <w:marBottom w:val="0"/>
                  <w:divBdr>
                    <w:top w:val="none" w:sz="0" w:space="0" w:color="auto"/>
                    <w:left w:val="none" w:sz="0" w:space="0" w:color="auto"/>
                    <w:bottom w:val="none" w:sz="0" w:space="0" w:color="auto"/>
                    <w:right w:val="none" w:sz="0" w:space="0" w:color="auto"/>
                  </w:divBdr>
                </w:div>
                <w:div w:id="2138375687">
                  <w:marLeft w:val="0"/>
                  <w:marRight w:val="0"/>
                  <w:marTop w:val="0"/>
                  <w:marBottom w:val="0"/>
                  <w:divBdr>
                    <w:top w:val="none" w:sz="0" w:space="0" w:color="auto"/>
                    <w:left w:val="none" w:sz="0" w:space="0" w:color="auto"/>
                    <w:bottom w:val="none" w:sz="0" w:space="0" w:color="auto"/>
                    <w:right w:val="none" w:sz="0" w:space="0" w:color="auto"/>
                  </w:divBdr>
                </w:div>
                <w:div w:id="2141918838">
                  <w:marLeft w:val="0"/>
                  <w:marRight w:val="0"/>
                  <w:marTop w:val="0"/>
                  <w:marBottom w:val="0"/>
                  <w:divBdr>
                    <w:top w:val="none" w:sz="0" w:space="0" w:color="auto"/>
                    <w:left w:val="none" w:sz="0" w:space="0" w:color="auto"/>
                    <w:bottom w:val="none" w:sz="0" w:space="0" w:color="auto"/>
                    <w:right w:val="none" w:sz="0" w:space="0" w:color="auto"/>
                  </w:divBdr>
                </w:div>
                <w:div w:id="2142571579">
                  <w:marLeft w:val="0"/>
                  <w:marRight w:val="0"/>
                  <w:marTop w:val="0"/>
                  <w:marBottom w:val="0"/>
                  <w:divBdr>
                    <w:top w:val="none" w:sz="0" w:space="0" w:color="auto"/>
                    <w:left w:val="none" w:sz="0" w:space="0" w:color="auto"/>
                    <w:bottom w:val="none" w:sz="0" w:space="0" w:color="auto"/>
                    <w:right w:val="none" w:sz="0" w:space="0" w:color="auto"/>
                  </w:divBdr>
                </w:div>
                <w:div w:id="2143813636">
                  <w:marLeft w:val="0"/>
                  <w:marRight w:val="0"/>
                  <w:marTop w:val="0"/>
                  <w:marBottom w:val="0"/>
                  <w:divBdr>
                    <w:top w:val="none" w:sz="0" w:space="0" w:color="auto"/>
                    <w:left w:val="none" w:sz="0" w:space="0" w:color="auto"/>
                    <w:bottom w:val="none" w:sz="0" w:space="0" w:color="auto"/>
                    <w:right w:val="none" w:sz="0" w:space="0" w:color="auto"/>
                  </w:divBdr>
                </w:div>
              </w:divsChild>
            </w:div>
            <w:div w:id="258369264">
              <w:marLeft w:val="0"/>
              <w:marRight w:val="0"/>
              <w:marTop w:val="0"/>
              <w:marBottom w:val="0"/>
              <w:divBdr>
                <w:top w:val="none" w:sz="0" w:space="0" w:color="auto"/>
                <w:left w:val="none" w:sz="0" w:space="0" w:color="auto"/>
                <w:bottom w:val="none" w:sz="0" w:space="0" w:color="auto"/>
                <w:right w:val="none" w:sz="0" w:space="0" w:color="auto"/>
              </w:divBdr>
            </w:div>
            <w:div w:id="258559749">
              <w:marLeft w:val="0"/>
              <w:marRight w:val="0"/>
              <w:marTop w:val="0"/>
              <w:marBottom w:val="0"/>
              <w:divBdr>
                <w:top w:val="none" w:sz="0" w:space="0" w:color="auto"/>
                <w:left w:val="none" w:sz="0" w:space="0" w:color="auto"/>
                <w:bottom w:val="none" w:sz="0" w:space="0" w:color="auto"/>
                <w:right w:val="none" w:sz="0" w:space="0" w:color="auto"/>
              </w:divBdr>
            </w:div>
            <w:div w:id="260140142">
              <w:marLeft w:val="0"/>
              <w:marRight w:val="0"/>
              <w:marTop w:val="0"/>
              <w:marBottom w:val="0"/>
              <w:divBdr>
                <w:top w:val="none" w:sz="0" w:space="0" w:color="auto"/>
                <w:left w:val="none" w:sz="0" w:space="0" w:color="auto"/>
                <w:bottom w:val="none" w:sz="0" w:space="0" w:color="auto"/>
                <w:right w:val="none" w:sz="0" w:space="0" w:color="auto"/>
              </w:divBdr>
            </w:div>
            <w:div w:id="260843481">
              <w:marLeft w:val="0"/>
              <w:marRight w:val="0"/>
              <w:marTop w:val="0"/>
              <w:marBottom w:val="0"/>
              <w:divBdr>
                <w:top w:val="none" w:sz="0" w:space="0" w:color="auto"/>
                <w:left w:val="none" w:sz="0" w:space="0" w:color="auto"/>
                <w:bottom w:val="none" w:sz="0" w:space="0" w:color="auto"/>
                <w:right w:val="none" w:sz="0" w:space="0" w:color="auto"/>
              </w:divBdr>
            </w:div>
            <w:div w:id="261693434">
              <w:marLeft w:val="0"/>
              <w:marRight w:val="0"/>
              <w:marTop w:val="0"/>
              <w:marBottom w:val="0"/>
              <w:divBdr>
                <w:top w:val="none" w:sz="0" w:space="0" w:color="auto"/>
                <w:left w:val="none" w:sz="0" w:space="0" w:color="auto"/>
                <w:bottom w:val="none" w:sz="0" w:space="0" w:color="auto"/>
                <w:right w:val="none" w:sz="0" w:space="0" w:color="auto"/>
              </w:divBdr>
            </w:div>
            <w:div w:id="265503087">
              <w:marLeft w:val="0"/>
              <w:marRight w:val="0"/>
              <w:marTop w:val="0"/>
              <w:marBottom w:val="0"/>
              <w:divBdr>
                <w:top w:val="none" w:sz="0" w:space="0" w:color="auto"/>
                <w:left w:val="none" w:sz="0" w:space="0" w:color="auto"/>
                <w:bottom w:val="none" w:sz="0" w:space="0" w:color="auto"/>
                <w:right w:val="none" w:sz="0" w:space="0" w:color="auto"/>
              </w:divBdr>
            </w:div>
            <w:div w:id="267007556">
              <w:marLeft w:val="0"/>
              <w:marRight w:val="0"/>
              <w:marTop w:val="0"/>
              <w:marBottom w:val="0"/>
              <w:divBdr>
                <w:top w:val="none" w:sz="0" w:space="0" w:color="auto"/>
                <w:left w:val="none" w:sz="0" w:space="0" w:color="auto"/>
                <w:bottom w:val="none" w:sz="0" w:space="0" w:color="auto"/>
                <w:right w:val="none" w:sz="0" w:space="0" w:color="auto"/>
              </w:divBdr>
            </w:div>
            <w:div w:id="267741368">
              <w:marLeft w:val="0"/>
              <w:marRight w:val="0"/>
              <w:marTop w:val="0"/>
              <w:marBottom w:val="0"/>
              <w:divBdr>
                <w:top w:val="none" w:sz="0" w:space="0" w:color="auto"/>
                <w:left w:val="none" w:sz="0" w:space="0" w:color="auto"/>
                <w:bottom w:val="none" w:sz="0" w:space="0" w:color="auto"/>
                <w:right w:val="none" w:sz="0" w:space="0" w:color="auto"/>
              </w:divBdr>
            </w:div>
            <w:div w:id="269237747">
              <w:marLeft w:val="0"/>
              <w:marRight w:val="0"/>
              <w:marTop w:val="0"/>
              <w:marBottom w:val="0"/>
              <w:divBdr>
                <w:top w:val="none" w:sz="0" w:space="0" w:color="auto"/>
                <w:left w:val="none" w:sz="0" w:space="0" w:color="auto"/>
                <w:bottom w:val="none" w:sz="0" w:space="0" w:color="auto"/>
                <w:right w:val="none" w:sz="0" w:space="0" w:color="auto"/>
              </w:divBdr>
            </w:div>
            <w:div w:id="269288913">
              <w:marLeft w:val="0"/>
              <w:marRight w:val="0"/>
              <w:marTop w:val="0"/>
              <w:marBottom w:val="0"/>
              <w:divBdr>
                <w:top w:val="none" w:sz="0" w:space="0" w:color="auto"/>
                <w:left w:val="none" w:sz="0" w:space="0" w:color="auto"/>
                <w:bottom w:val="none" w:sz="0" w:space="0" w:color="auto"/>
                <w:right w:val="none" w:sz="0" w:space="0" w:color="auto"/>
              </w:divBdr>
            </w:div>
            <w:div w:id="269508523">
              <w:marLeft w:val="0"/>
              <w:marRight w:val="0"/>
              <w:marTop w:val="0"/>
              <w:marBottom w:val="0"/>
              <w:divBdr>
                <w:top w:val="none" w:sz="0" w:space="0" w:color="auto"/>
                <w:left w:val="none" w:sz="0" w:space="0" w:color="auto"/>
                <w:bottom w:val="none" w:sz="0" w:space="0" w:color="auto"/>
                <w:right w:val="none" w:sz="0" w:space="0" w:color="auto"/>
              </w:divBdr>
            </w:div>
            <w:div w:id="270475405">
              <w:marLeft w:val="0"/>
              <w:marRight w:val="0"/>
              <w:marTop w:val="0"/>
              <w:marBottom w:val="0"/>
              <w:divBdr>
                <w:top w:val="none" w:sz="0" w:space="0" w:color="auto"/>
                <w:left w:val="none" w:sz="0" w:space="0" w:color="auto"/>
                <w:bottom w:val="none" w:sz="0" w:space="0" w:color="auto"/>
                <w:right w:val="none" w:sz="0" w:space="0" w:color="auto"/>
              </w:divBdr>
            </w:div>
            <w:div w:id="271061762">
              <w:marLeft w:val="0"/>
              <w:marRight w:val="0"/>
              <w:marTop w:val="0"/>
              <w:marBottom w:val="0"/>
              <w:divBdr>
                <w:top w:val="none" w:sz="0" w:space="0" w:color="auto"/>
                <w:left w:val="none" w:sz="0" w:space="0" w:color="auto"/>
                <w:bottom w:val="none" w:sz="0" w:space="0" w:color="auto"/>
                <w:right w:val="none" w:sz="0" w:space="0" w:color="auto"/>
              </w:divBdr>
            </w:div>
            <w:div w:id="276454475">
              <w:marLeft w:val="0"/>
              <w:marRight w:val="0"/>
              <w:marTop w:val="0"/>
              <w:marBottom w:val="0"/>
              <w:divBdr>
                <w:top w:val="none" w:sz="0" w:space="0" w:color="auto"/>
                <w:left w:val="none" w:sz="0" w:space="0" w:color="auto"/>
                <w:bottom w:val="none" w:sz="0" w:space="0" w:color="auto"/>
                <w:right w:val="none" w:sz="0" w:space="0" w:color="auto"/>
              </w:divBdr>
            </w:div>
            <w:div w:id="278530838">
              <w:marLeft w:val="0"/>
              <w:marRight w:val="0"/>
              <w:marTop w:val="0"/>
              <w:marBottom w:val="0"/>
              <w:divBdr>
                <w:top w:val="none" w:sz="0" w:space="0" w:color="auto"/>
                <w:left w:val="none" w:sz="0" w:space="0" w:color="auto"/>
                <w:bottom w:val="none" w:sz="0" w:space="0" w:color="auto"/>
                <w:right w:val="none" w:sz="0" w:space="0" w:color="auto"/>
              </w:divBdr>
            </w:div>
            <w:div w:id="280307190">
              <w:marLeft w:val="0"/>
              <w:marRight w:val="0"/>
              <w:marTop w:val="0"/>
              <w:marBottom w:val="0"/>
              <w:divBdr>
                <w:top w:val="none" w:sz="0" w:space="0" w:color="auto"/>
                <w:left w:val="none" w:sz="0" w:space="0" w:color="auto"/>
                <w:bottom w:val="none" w:sz="0" w:space="0" w:color="auto"/>
                <w:right w:val="none" w:sz="0" w:space="0" w:color="auto"/>
              </w:divBdr>
            </w:div>
            <w:div w:id="281613619">
              <w:marLeft w:val="0"/>
              <w:marRight w:val="0"/>
              <w:marTop w:val="0"/>
              <w:marBottom w:val="0"/>
              <w:divBdr>
                <w:top w:val="none" w:sz="0" w:space="0" w:color="auto"/>
                <w:left w:val="none" w:sz="0" w:space="0" w:color="auto"/>
                <w:bottom w:val="none" w:sz="0" w:space="0" w:color="auto"/>
                <w:right w:val="none" w:sz="0" w:space="0" w:color="auto"/>
              </w:divBdr>
            </w:div>
            <w:div w:id="282856438">
              <w:marLeft w:val="0"/>
              <w:marRight w:val="0"/>
              <w:marTop w:val="0"/>
              <w:marBottom w:val="0"/>
              <w:divBdr>
                <w:top w:val="none" w:sz="0" w:space="0" w:color="auto"/>
                <w:left w:val="none" w:sz="0" w:space="0" w:color="auto"/>
                <w:bottom w:val="none" w:sz="0" w:space="0" w:color="auto"/>
                <w:right w:val="none" w:sz="0" w:space="0" w:color="auto"/>
              </w:divBdr>
            </w:div>
            <w:div w:id="283006733">
              <w:marLeft w:val="0"/>
              <w:marRight w:val="0"/>
              <w:marTop w:val="0"/>
              <w:marBottom w:val="0"/>
              <w:divBdr>
                <w:top w:val="none" w:sz="0" w:space="0" w:color="auto"/>
                <w:left w:val="none" w:sz="0" w:space="0" w:color="auto"/>
                <w:bottom w:val="none" w:sz="0" w:space="0" w:color="auto"/>
                <w:right w:val="none" w:sz="0" w:space="0" w:color="auto"/>
              </w:divBdr>
            </w:div>
            <w:div w:id="283466384">
              <w:marLeft w:val="0"/>
              <w:marRight w:val="0"/>
              <w:marTop w:val="0"/>
              <w:marBottom w:val="0"/>
              <w:divBdr>
                <w:top w:val="none" w:sz="0" w:space="0" w:color="auto"/>
                <w:left w:val="none" w:sz="0" w:space="0" w:color="auto"/>
                <w:bottom w:val="none" w:sz="0" w:space="0" w:color="auto"/>
                <w:right w:val="none" w:sz="0" w:space="0" w:color="auto"/>
              </w:divBdr>
            </w:div>
            <w:div w:id="283737637">
              <w:marLeft w:val="0"/>
              <w:marRight w:val="0"/>
              <w:marTop w:val="0"/>
              <w:marBottom w:val="0"/>
              <w:divBdr>
                <w:top w:val="none" w:sz="0" w:space="0" w:color="auto"/>
                <w:left w:val="none" w:sz="0" w:space="0" w:color="auto"/>
                <w:bottom w:val="none" w:sz="0" w:space="0" w:color="auto"/>
                <w:right w:val="none" w:sz="0" w:space="0" w:color="auto"/>
              </w:divBdr>
            </w:div>
            <w:div w:id="287668431">
              <w:marLeft w:val="0"/>
              <w:marRight w:val="0"/>
              <w:marTop w:val="0"/>
              <w:marBottom w:val="0"/>
              <w:divBdr>
                <w:top w:val="none" w:sz="0" w:space="0" w:color="auto"/>
                <w:left w:val="none" w:sz="0" w:space="0" w:color="auto"/>
                <w:bottom w:val="none" w:sz="0" w:space="0" w:color="auto"/>
                <w:right w:val="none" w:sz="0" w:space="0" w:color="auto"/>
              </w:divBdr>
            </w:div>
            <w:div w:id="289558605">
              <w:marLeft w:val="0"/>
              <w:marRight w:val="0"/>
              <w:marTop w:val="0"/>
              <w:marBottom w:val="0"/>
              <w:divBdr>
                <w:top w:val="none" w:sz="0" w:space="0" w:color="auto"/>
                <w:left w:val="none" w:sz="0" w:space="0" w:color="auto"/>
                <w:bottom w:val="none" w:sz="0" w:space="0" w:color="auto"/>
                <w:right w:val="none" w:sz="0" w:space="0" w:color="auto"/>
              </w:divBdr>
            </w:div>
            <w:div w:id="296111515">
              <w:marLeft w:val="0"/>
              <w:marRight w:val="0"/>
              <w:marTop w:val="0"/>
              <w:marBottom w:val="0"/>
              <w:divBdr>
                <w:top w:val="none" w:sz="0" w:space="0" w:color="auto"/>
                <w:left w:val="none" w:sz="0" w:space="0" w:color="auto"/>
                <w:bottom w:val="none" w:sz="0" w:space="0" w:color="auto"/>
                <w:right w:val="none" w:sz="0" w:space="0" w:color="auto"/>
              </w:divBdr>
            </w:div>
            <w:div w:id="296187163">
              <w:marLeft w:val="0"/>
              <w:marRight w:val="0"/>
              <w:marTop w:val="0"/>
              <w:marBottom w:val="0"/>
              <w:divBdr>
                <w:top w:val="none" w:sz="0" w:space="0" w:color="auto"/>
                <w:left w:val="none" w:sz="0" w:space="0" w:color="auto"/>
                <w:bottom w:val="none" w:sz="0" w:space="0" w:color="auto"/>
                <w:right w:val="none" w:sz="0" w:space="0" w:color="auto"/>
              </w:divBdr>
            </w:div>
            <w:div w:id="297034204">
              <w:marLeft w:val="0"/>
              <w:marRight w:val="0"/>
              <w:marTop w:val="0"/>
              <w:marBottom w:val="0"/>
              <w:divBdr>
                <w:top w:val="none" w:sz="0" w:space="0" w:color="auto"/>
                <w:left w:val="none" w:sz="0" w:space="0" w:color="auto"/>
                <w:bottom w:val="none" w:sz="0" w:space="0" w:color="auto"/>
                <w:right w:val="none" w:sz="0" w:space="0" w:color="auto"/>
              </w:divBdr>
            </w:div>
            <w:div w:id="297538648">
              <w:marLeft w:val="0"/>
              <w:marRight w:val="0"/>
              <w:marTop w:val="0"/>
              <w:marBottom w:val="0"/>
              <w:divBdr>
                <w:top w:val="none" w:sz="0" w:space="0" w:color="auto"/>
                <w:left w:val="none" w:sz="0" w:space="0" w:color="auto"/>
                <w:bottom w:val="none" w:sz="0" w:space="0" w:color="auto"/>
                <w:right w:val="none" w:sz="0" w:space="0" w:color="auto"/>
              </w:divBdr>
            </w:div>
            <w:div w:id="298650072">
              <w:marLeft w:val="0"/>
              <w:marRight w:val="0"/>
              <w:marTop w:val="0"/>
              <w:marBottom w:val="0"/>
              <w:divBdr>
                <w:top w:val="none" w:sz="0" w:space="0" w:color="auto"/>
                <w:left w:val="none" w:sz="0" w:space="0" w:color="auto"/>
                <w:bottom w:val="none" w:sz="0" w:space="0" w:color="auto"/>
                <w:right w:val="none" w:sz="0" w:space="0" w:color="auto"/>
              </w:divBdr>
            </w:div>
            <w:div w:id="298725946">
              <w:marLeft w:val="0"/>
              <w:marRight w:val="0"/>
              <w:marTop w:val="0"/>
              <w:marBottom w:val="0"/>
              <w:divBdr>
                <w:top w:val="none" w:sz="0" w:space="0" w:color="auto"/>
                <w:left w:val="none" w:sz="0" w:space="0" w:color="auto"/>
                <w:bottom w:val="none" w:sz="0" w:space="0" w:color="auto"/>
                <w:right w:val="none" w:sz="0" w:space="0" w:color="auto"/>
              </w:divBdr>
            </w:div>
            <w:div w:id="299655547">
              <w:marLeft w:val="0"/>
              <w:marRight w:val="0"/>
              <w:marTop w:val="0"/>
              <w:marBottom w:val="0"/>
              <w:divBdr>
                <w:top w:val="none" w:sz="0" w:space="0" w:color="auto"/>
                <w:left w:val="none" w:sz="0" w:space="0" w:color="auto"/>
                <w:bottom w:val="none" w:sz="0" w:space="0" w:color="auto"/>
                <w:right w:val="none" w:sz="0" w:space="0" w:color="auto"/>
              </w:divBdr>
            </w:div>
            <w:div w:id="300035805">
              <w:marLeft w:val="0"/>
              <w:marRight w:val="0"/>
              <w:marTop w:val="0"/>
              <w:marBottom w:val="0"/>
              <w:divBdr>
                <w:top w:val="none" w:sz="0" w:space="0" w:color="auto"/>
                <w:left w:val="none" w:sz="0" w:space="0" w:color="auto"/>
                <w:bottom w:val="none" w:sz="0" w:space="0" w:color="auto"/>
                <w:right w:val="none" w:sz="0" w:space="0" w:color="auto"/>
              </w:divBdr>
            </w:div>
            <w:div w:id="301009079">
              <w:marLeft w:val="0"/>
              <w:marRight w:val="0"/>
              <w:marTop w:val="0"/>
              <w:marBottom w:val="0"/>
              <w:divBdr>
                <w:top w:val="none" w:sz="0" w:space="0" w:color="auto"/>
                <w:left w:val="none" w:sz="0" w:space="0" w:color="auto"/>
                <w:bottom w:val="none" w:sz="0" w:space="0" w:color="auto"/>
                <w:right w:val="none" w:sz="0" w:space="0" w:color="auto"/>
              </w:divBdr>
            </w:div>
            <w:div w:id="301204433">
              <w:marLeft w:val="0"/>
              <w:marRight w:val="0"/>
              <w:marTop w:val="0"/>
              <w:marBottom w:val="0"/>
              <w:divBdr>
                <w:top w:val="none" w:sz="0" w:space="0" w:color="auto"/>
                <w:left w:val="none" w:sz="0" w:space="0" w:color="auto"/>
                <w:bottom w:val="none" w:sz="0" w:space="0" w:color="auto"/>
                <w:right w:val="none" w:sz="0" w:space="0" w:color="auto"/>
              </w:divBdr>
            </w:div>
            <w:div w:id="308553880">
              <w:marLeft w:val="0"/>
              <w:marRight w:val="0"/>
              <w:marTop w:val="0"/>
              <w:marBottom w:val="0"/>
              <w:divBdr>
                <w:top w:val="none" w:sz="0" w:space="0" w:color="auto"/>
                <w:left w:val="none" w:sz="0" w:space="0" w:color="auto"/>
                <w:bottom w:val="none" w:sz="0" w:space="0" w:color="auto"/>
                <w:right w:val="none" w:sz="0" w:space="0" w:color="auto"/>
              </w:divBdr>
            </w:div>
            <w:div w:id="313605376">
              <w:marLeft w:val="0"/>
              <w:marRight w:val="0"/>
              <w:marTop w:val="0"/>
              <w:marBottom w:val="0"/>
              <w:divBdr>
                <w:top w:val="none" w:sz="0" w:space="0" w:color="auto"/>
                <w:left w:val="none" w:sz="0" w:space="0" w:color="auto"/>
                <w:bottom w:val="none" w:sz="0" w:space="0" w:color="auto"/>
                <w:right w:val="none" w:sz="0" w:space="0" w:color="auto"/>
              </w:divBdr>
            </w:div>
            <w:div w:id="317612688">
              <w:marLeft w:val="0"/>
              <w:marRight w:val="0"/>
              <w:marTop w:val="0"/>
              <w:marBottom w:val="0"/>
              <w:divBdr>
                <w:top w:val="none" w:sz="0" w:space="0" w:color="auto"/>
                <w:left w:val="none" w:sz="0" w:space="0" w:color="auto"/>
                <w:bottom w:val="none" w:sz="0" w:space="0" w:color="auto"/>
                <w:right w:val="none" w:sz="0" w:space="0" w:color="auto"/>
              </w:divBdr>
            </w:div>
            <w:div w:id="317660095">
              <w:marLeft w:val="0"/>
              <w:marRight w:val="0"/>
              <w:marTop w:val="0"/>
              <w:marBottom w:val="0"/>
              <w:divBdr>
                <w:top w:val="none" w:sz="0" w:space="0" w:color="auto"/>
                <w:left w:val="none" w:sz="0" w:space="0" w:color="auto"/>
                <w:bottom w:val="none" w:sz="0" w:space="0" w:color="auto"/>
                <w:right w:val="none" w:sz="0" w:space="0" w:color="auto"/>
              </w:divBdr>
            </w:div>
            <w:div w:id="317729236">
              <w:marLeft w:val="0"/>
              <w:marRight w:val="0"/>
              <w:marTop w:val="0"/>
              <w:marBottom w:val="0"/>
              <w:divBdr>
                <w:top w:val="none" w:sz="0" w:space="0" w:color="auto"/>
                <w:left w:val="none" w:sz="0" w:space="0" w:color="auto"/>
                <w:bottom w:val="none" w:sz="0" w:space="0" w:color="auto"/>
                <w:right w:val="none" w:sz="0" w:space="0" w:color="auto"/>
              </w:divBdr>
            </w:div>
            <w:div w:id="318849071">
              <w:marLeft w:val="0"/>
              <w:marRight w:val="0"/>
              <w:marTop w:val="0"/>
              <w:marBottom w:val="0"/>
              <w:divBdr>
                <w:top w:val="none" w:sz="0" w:space="0" w:color="auto"/>
                <w:left w:val="none" w:sz="0" w:space="0" w:color="auto"/>
                <w:bottom w:val="none" w:sz="0" w:space="0" w:color="auto"/>
                <w:right w:val="none" w:sz="0" w:space="0" w:color="auto"/>
              </w:divBdr>
            </w:div>
            <w:div w:id="320619271">
              <w:marLeft w:val="0"/>
              <w:marRight w:val="0"/>
              <w:marTop w:val="0"/>
              <w:marBottom w:val="0"/>
              <w:divBdr>
                <w:top w:val="none" w:sz="0" w:space="0" w:color="auto"/>
                <w:left w:val="none" w:sz="0" w:space="0" w:color="auto"/>
                <w:bottom w:val="none" w:sz="0" w:space="0" w:color="auto"/>
                <w:right w:val="none" w:sz="0" w:space="0" w:color="auto"/>
              </w:divBdr>
            </w:div>
            <w:div w:id="322660392">
              <w:marLeft w:val="0"/>
              <w:marRight w:val="0"/>
              <w:marTop w:val="0"/>
              <w:marBottom w:val="0"/>
              <w:divBdr>
                <w:top w:val="none" w:sz="0" w:space="0" w:color="auto"/>
                <w:left w:val="none" w:sz="0" w:space="0" w:color="auto"/>
                <w:bottom w:val="none" w:sz="0" w:space="0" w:color="auto"/>
                <w:right w:val="none" w:sz="0" w:space="0" w:color="auto"/>
              </w:divBdr>
            </w:div>
            <w:div w:id="322780742">
              <w:marLeft w:val="0"/>
              <w:marRight w:val="0"/>
              <w:marTop w:val="0"/>
              <w:marBottom w:val="0"/>
              <w:divBdr>
                <w:top w:val="none" w:sz="0" w:space="0" w:color="auto"/>
                <w:left w:val="none" w:sz="0" w:space="0" w:color="auto"/>
                <w:bottom w:val="none" w:sz="0" w:space="0" w:color="auto"/>
                <w:right w:val="none" w:sz="0" w:space="0" w:color="auto"/>
              </w:divBdr>
            </w:div>
            <w:div w:id="324167279">
              <w:marLeft w:val="0"/>
              <w:marRight w:val="0"/>
              <w:marTop w:val="0"/>
              <w:marBottom w:val="0"/>
              <w:divBdr>
                <w:top w:val="none" w:sz="0" w:space="0" w:color="auto"/>
                <w:left w:val="none" w:sz="0" w:space="0" w:color="auto"/>
                <w:bottom w:val="none" w:sz="0" w:space="0" w:color="auto"/>
                <w:right w:val="none" w:sz="0" w:space="0" w:color="auto"/>
              </w:divBdr>
            </w:div>
            <w:div w:id="326441512">
              <w:marLeft w:val="0"/>
              <w:marRight w:val="0"/>
              <w:marTop w:val="0"/>
              <w:marBottom w:val="0"/>
              <w:divBdr>
                <w:top w:val="none" w:sz="0" w:space="0" w:color="auto"/>
                <w:left w:val="none" w:sz="0" w:space="0" w:color="auto"/>
                <w:bottom w:val="none" w:sz="0" w:space="0" w:color="auto"/>
                <w:right w:val="none" w:sz="0" w:space="0" w:color="auto"/>
              </w:divBdr>
            </w:div>
            <w:div w:id="326518864">
              <w:marLeft w:val="0"/>
              <w:marRight w:val="0"/>
              <w:marTop w:val="0"/>
              <w:marBottom w:val="0"/>
              <w:divBdr>
                <w:top w:val="none" w:sz="0" w:space="0" w:color="auto"/>
                <w:left w:val="none" w:sz="0" w:space="0" w:color="auto"/>
                <w:bottom w:val="none" w:sz="0" w:space="0" w:color="auto"/>
                <w:right w:val="none" w:sz="0" w:space="0" w:color="auto"/>
              </w:divBdr>
            </w:div>
            <w:div w:id="326714558">
              <w:marLeft w:val="0"/>
              <w:marRight w:val="0"/>
              <w:marTop w:val="0"/>
              <w:marBottom w:val="0"/>
              <w:divBdr>
                <w:top w:val="none" w:sz="0" w:space="0" w:color="auto"/>
                <w:left w:val="none" w:sz="0" w:space="0" w:color="auto"/>
                <w:bottom w:val="none" w:sz="0" w:space="0" w:color="auto"/>
                <w:right w:val="none" w:sz="0" w:space="0" w:color="auto"/>
              </w:divBdr>
            </w:div>
            <w:div w:id="335771181">
              <w:marLeft w:val="0"/>
              <w:marRight w:val="0"/>
              <w:marTop w:val="0"/>
              <w:marBottom w:val="0"/>
              <w:divBdr>
                <w:top w:val="none" w:sz="0" w:space="0" w:color="auto"/>
                <w:left w:val="none" w:sz="0" w:space="0" w:color="auto"/>
                <w:bottom w:val="none" w:sz="0" w:space="0" w:color="auto"/>
                <w:right w:val="none" w:sz="0" w:space="0" w:color="auto"/>
              </w:divBdr>
            </w:div>
            <w:div w:id="336225608">
              <w:marLeft w:val="0"/>
              <w:marRight w:val="0"/>
              <w:marTop w:val="0"/>
              <w:marBottom w:val="0"/>
              <w:divBdr>
                <w:top w:val="none" w:sz="0" w:space="0" w:color="auto"/>
                <w:left w:val="none" w:sz="0" w:space="0" w:color="auto"/>
                <w:bottom w:val="none" w:sz="0" w:space="0" w:color="auto"/>
                <w:right w:val="none" w:sz="0" w:space="0" w:color="auto"/>
              </w:divBdr>
            </w:div>
            <w:div w:id="336926581">
              <w:marLeft w:val="0"/>
              <w:marRight w:val="0"/>
              <w:marTop w:val="0"/>
              <w:marBottom w:val="0"/>
              <w:divBdr>
                <w:top w:val="none" w:sz="0" w:space="0" w:color="auto"/>
                <w:left w:val="none" w:sz="0" w:space="0" w:color="auto"/>
                <w:bottom w:val="none" w:sz="0" w:space="0" w:color="auto"/>
                <w:right w:val="none" w:sz="0" w:space="0" w:color="auto"/>
              </w:divBdr>
            </w:div>
            <w:div w:id="342441777">
              <w:marLeft w:val="0"/>
              <w:marRight w:val="0"/>
              <w:marTop w:val="0"/>
              <w:marBottom w:val="0"/>
              <w:divBdr>
                <w:top w:val="none" w:sz="0" w:space="0" w:color="auto"/>
                <w:left w:val="none" w:sz="0" w:space="0" w:color="auto"/>
                <w:bottom w:val="none" w:sz="0" w:space="0" w:color="auto"/>
                <w:right w:val="none" w:sz="0" w:space="0" w:color="auto"/>
              </w:divBdr>
            </w:div>
            <w:div w:id="342556785">
              <w:marLeft w:val="0"/>
              <w:marRight w:val="0"/>
              <w:marTop w:val="0"/>
              <w:marBottom w:val="0"/>
              <w:divBdr>
                <w:top w:val="none" w:sz="0" w:space="0" w:color="auto"/>
                <w:left w:val="none" w:sz="0" w:space="0" w:color="auto"/>
                <w:bottom w:val="none" w:sz="0" w:space="0" w:color="auto"/>
                <w:right w:val="none" w:sz="0" w:space="0" w:color="auto"/>
              </w:divBdr>
            </w:div>
            <w:div w:id="342631428">
              <w:marLeft w:val="0"/>
              <w:marRight w:val="0"/>
              <w:marTop w:val="0"/>
              <w:marBottom w:val="0"/>
              <w:divBdr>
                <w:top w:val="none" w:sz="0" w:space="0" w:color="auto"/>
                <w:left w:val="none" w:sz="0" w:space="0" w:color="auto"/>
                <w:bottom w:val="none" w:sz="0" w:space="0" w:color="auto"/>
                <w:right w:val="none" w:sz="0" w:space="0" w:color="auto"/>
              </w:divBdr>
            </w:div>
            <w:div w:id="343213823">
              <w:marLeft w:val="0"/>
              <w:marRight w:val="0"/>
              <w:marTop w:val="0"/>
              <w:marBottom w:val="0"/>
              <w:divBdr>
                <w:top w:val="none" w:sz="0" w:space="0" w:color="auto"/>
                <w:left w:val="none" w:sz="0" w:space="0" w:color="auto"/>
                <w:bottom w:val="none" w:sz="0" w:space="0" w:color="auto"/>
                <w:right w:val="none" w:sz="0" w:space="0" w:color="auto"/>
              </w:divBdr>
            </w:div>
            <w:div w:id="347023863">
              <w:marLeft w:val="0"/>
              <w:marRight w:val="0"/>
              <w:marTop w:val="0"/>
              <w:marBottom w:val="0"/>
              <w:divBdr>
                <w:top w:val="none" w:sz="0" w:space="0" w:color="auto"/>
                <w:left w:val="none" w:sz="0" w:space="0" w:color="auto"/>
                <w:bottom w:val="none" w:sz="0" w:space="0" w:color="auto"/>
                <w:right w:val="none" w:sz="0" w:space="0" w:color="auto"/>
              </w:divBdr>
            </w:div>
            <w:div w:id="352805087">
              <w:marLeft w:val="0"/>
              <w:marRight w:val="0"/>
              <w:marTop w:val="360"/>
              <w:marBottom w:val="0"/>
              <w:divBdr>
                <w:top w:val="single" w:sz="6" w:space="0" w:color="auto"/>
                <w:left w:val="single" w:sz="6" w:space="0" w:color="auto"/>
                <w:bottom w:val="single" w:sz="6" w:space="0" w:color="auto"/>
                <w:right w:val="single" w:sz="6" w:space="0" w:color="auto"/>
              </w:divBdr>
            </w:div>
            <w:div w:id="353000532">
              <w:marLeft w:val="0"/>
              <w:marRight w:val="0"/>
              <w:marTop w:val="0"/>
              <w:marBottom w:val="0"/>
              <w:divBdr>
                <w:top w:val="none" w:sz="0" w:space="0" w:color="auto"/>
                <w:left w:val="none" w:sz="0" w:space="0" w:color="auto"/>
                <w:bottom w:val="none" w:sz="0" w:space="0" w:color="auto"/>
                <w:right w:val="none" w:sz="0" w:space="0" w:color="auto"/>
              </w:divBdr>
            </w:div>
            <w:div w:id="353187453">
              <w:marLeft w:val="0"/>
              <w:marRight w:val="0"/>
              <w:marTop w:val="0"/>
              <w:marBottom w:val="0"/>
              <w:divBdr>
                <w:top w:val="none" w:sz="0" w:space="0" w:color="auto"/>
                <w:left w:val="none" w:sz="0" w:space="0" w:color="auto"/>
                <w:bottom w:val="none" w:sz="0" w:space="0" w:color="auto"/>
                <w:right w:val="none" w:sz="0" w:space="0" w:color="auto"/>
              </w:divBdr>
            </w:div>
            <w:div w:id="353384943">
              <w:marLeft w:val="0"/>
              <w:marRight w:val="0"/>
              <w:marTop w:val="0"/>
              <w:marBottom w:val="0"/>
              <w:divBdr>
                <w:top w:val="none" w:sz="0" w:space="0" w:color="auto"/>
                <w:left w:val="none" w:sz="0" w:space="0" w:color="auto"/>
                <w:bottom w:val="none" w:sz="0" w:space="0" w:color="auto"/>
                <w:right w:val="none" w:sz="0" w:space="0" w:color="auto"/>
              </w:divBdr>
            </w:div>
            <w:div w:id="354036531">
              <w:marLeft w:val="0"/>
              <w:marRight w:val="0"/>
              <w:marTop w:val="0"/>
              <w:marBottom w:val="0"/>
              <w:divBdr>
                <w:top w:val="none" w:sz="0" w:space="0" w:color="auto"/>
                <w:left w:val="none" w:sz="0" w:space="0" w:color="auto"/>
                <w:bottom w:val="none" w:sz="0" w:space="0" w:color="auto"/>
                <w:right w:val="none" w:sz="0" w:space="0" w:color="auto"/>
              </w:divBdr>
            </w:div>
            <w:div w:id="354116983">
              <w:marLeft w:val="0"/>
              <w:marRight w:val="0"/>
              <w:marTop w:val="0"/>
              <w:marBottom w:val="0"/>
              <w:divBdr>
                <w:top w:val="none" w:sz="0" w:space="0" w:color="auto"/>
                <w:left w:val="none" w:sz="0" w:space="0" w:color="auto"/>
                <w:bottom w:val="none" w:sz="0" w:space="0" w:color="auto"/>
                <w:right w:val="none" w:sz="0" w:space="0" w:color="auto"/>
              </w:divBdr>
            </w:div>
            <w:div w:id="354428734">
              <w:marLeft w:val="0"/>
              <w:marRight w:val="0"/>
              <w:marTop w:val="0"/>
              <w:marBottom w:val="0"/>
              <w:divBdr>
                <w:top w:val="none" w:sz="0" w:space="0" w:color="auto"/>
                <w:left w:val="none" w:sz="0" w:space="0" w:color="auto"/>
                <w:bottom w:val="none" w:sz="0" w:space="0" w:color="auto"/>
                <w:right w:val="none" w:sz="0" w:space="0" w:color="auto"/>
              </w:divBdr>
            </w:div>
            <w:div w:id="359472170">
              <w:marLeft w:val="0"/>
              <w:marRight w:val="0"/>
              <w:marTop w:val="0"/>
              <w:marBottom w:val="0"/>
              <w:divBdr>
                <w:top w:val="none" w:sz="0" w:space="0" w:color="auto"/>
                <w:left w:val="none" w:sz="0" w:space="0" w:color="auto"/>
                <w:bottom w:val="none" w:sz="0" w:space="0" w:color="auto"/>
                <w:right w:val="none" w:sz="0" w:space="0" w:color="auto"/>
              </w:divBdr>
            </w:div>
            <w:div w:id="361369395">
              <w:marLeft w:val="0"/>
              <w:marRight w:val="0"/>
              <w:marTop w:val="0"/>
              <w:marBottom w:val="0"/>
              <w:divBdr>
                <w:top w:val="none" w:sz="0" w:space="0" w:color="auto"/>
                <w:left w:val="none" w:sz="0" w:space="0" w:color="auto"/>
                <w:bottom w:val="none" w:sz="0" w:space="0" w:color="auto"/>
                <w:right w:val="none" w:sz="0" w:space="0" w:color="auto"/>
              </w:divBdr>
            </w:div>
            <w:div w:id="363211405">
              <w:marLeft w:val="0"/>
              <w:marRight w:val="0"/>
              <w:marTop w:val="0"/>
              <w:marBottom w:val="0"/>
              <w:divBdr>
                <w:top w:val="none" w:sz="0" w:space="0" w:color="auto"/>
                <w:left w:val="none" w:sz="0" w:space="0" w:color="auto"/>
                <w:bottom w:val="none" w:sz="0" w:space="0" w:color="auto"/>
                <w:right w:val="none" w:sz="0" w:space="0" w:color="auto"/>
              </w:divBdr>
            </w:div>
            <w:div w:id="364527866">
              <w:marLeft w:val="0"/>
              <w:marRight w:val="0"/>
              <w:marTop w:val="0"/>
              <w:marBottom w:val="0"/>
              <w:divBdr>
                <w:top w:val="none" w:sz="0" w:space="0" w:color="auto"/>
                <w:left w:val="none" w:sz="0" w:space="0" w:color="auto"/>
                <w:bottom w:val="none" w:sz="0" w:space="0" w:color="auto"/>
                <w:right w:val="none" w:sz="0" w:space="0" w:color="auto"/>
              </w:divBdr>
            </w:div>
            <w:div w:id="365059572">
              <w:marLeft w:val="0"/>
              <w:marRight w:val="0"/>
              <w:marTop w:val="0"/>
              <w:marBottom w:val="0"/>
              <w:divBdr>
                <w:top w:val="none" w:sz="0" w:space="0" w:color="auto"/>
                <w:left w:val="none" w:sz="0" w:space="0" w:color="auto"/>
                <w:bottom w:val="none" w:sz="0" w:space="0" w:color="auto"/>
                <w:right w:val="none" w:sz="0" w:space="0" w:color="auto"/>
              </w:divBdr>
            </w:div>
            <w:div w:id="365184058">
              <w:marLeft w:val="0"/>
              <w:marRight w:val="0"/>
              <w:marTop w:val="0"/>
              <w:marBottom w:val="0"/>
              <w:divBdr>
                <w:top w:val="none" w:sz="0" w:space="0" w:color="auto"/>
                <w:left w:val="none" w:sz="0" w:space="0" w:color="auto"/>
                <w:bottom w:val="none" w:sz="0" w:space="0" w:color="auto"/>
                <w:right w:val="none" w:sz="0" w:space="0" w:color="auto"/>
              </w:divBdr>
            </w:div>
            <w:div w:id="366029884">
              <w:marLeft w:val="0"/>
              <w:marRight w:val="0"/>
              <w:marTop w:val="0"/>
              <w:marBottom w:val="0"/>
              <w:divBdr>
                <w:top w:val="none" w:sz="0" w:space="0" w:color="auto"/>
                <w:left w:val="none" w:sz="0" w:space="0" w:color="auto"/>
                <w:bottom w:val="none" w:sz="0" w:space="0" w:color="auto"/>
                <w:right w:val="none" w:sz="0" w:space="0" w:color="auto"/>
              </w:divBdr>
            </w:div>
            <w:div w:id="368917621">
              <w:marLeft w:val="0"/>
              <w:marRight w:val="0"/>
              <w:marTop w:val="0"/>
              <w:marBottom w:val="0"/>
              <w:divBdr>
                <w:top w:val="none" w:sz="0" w:space="0" w:color="auto"/>
                <w:left w:val="none" w:sz="0" w:space="0" w:color="auto"/>
                <w:bottom w:val="none" w:sz="0" w:space="0" w:color="auto"/>
                <w:right w:val="none" w:sz="0" w:space="0" w:color="auto"/>
              </w:divBdr>
            </w:div>
            <w:div w:id="369109007">
              <w:marLeft w:val="0"/>
              <w:marRight w:val="0"/>
              <w:marTop w:val="0"/>
              <w:marBottom w:val="0"/>
              <w:divBdr>
                <w:top w:val="none" w:sz="0" w:space="0" w:color="auto"/>
                <w:left w:val="none" w:sz="0" w:space="0" w:color="auto"/>
                <w:bottom w:val="none" w:sz="0" w:space="0" w:color="auto"/>
                <w:right w:val="none" w:sz="0" w:space="0" w:color="auto"/>
              </w:divBdr>
            </w:div>
            <w:div w:id="370570547">
              <w:marLeft w:val="0"/>
              <w:marRight w:val="0"/>
              <w:marTop w:val="0"/>
              <w:marBottom w:val="0"/>
              <w:divBdr>
                <w:top w:val="none" w:sz="0" w:space="0" w:color="auto"/>
                <w:left w:val="none" w:sz="0" w:space="0" w:color="auto"/>
                <w:bottom w:val="none" w:sz="0" w:space="0" w:color="auto"/>
                <w:right w:val="none" w:sz="0" w:space="0" w:color="auto"/>
              </w:divBdr>
            </w:div>
            <w:div w:id="372655861">
              <w:marLeft w:val="0"/>
              <w:marRight w:val="0"/>
              <w:marTop w:val="0"/>
              <w:marBottom w:val="0"/>
              <w:divBdr>
                <w:top w:val="none" w:sz="0" w:space="0" w:color="auto"/>
                <w:left w:val="none" w:sz="0" w:space="0" w:color="auto"/>
                <w:bottom w:val="none" w:sz="0" w:space="0" w:color="auto"/>
                <w:right w:val="none" w:sz="0" w:space="0" w:color="auto"/>
              </w:divBdr>
            </w:div>
            <w:div w:id="373239503">
              <w:marLeft w:val="0"/>
              <w:marRight w:val="0"/>
              <w:marTop w:val="0"/>
              <w:marBottom w:val="0"/>
              <w:divBdr>
                <w:top w:val="none" w:sz="0" w:space="0" w:color="auto"/>
                <w:left w:val="none" w:sz="0" w:space="0" w:color="auto"/>
                <w:bottom w:val="none" w:sz="0" w:space="0" w:color="auto"/>
                <w:right w:val="none" w:sz="0" w:space="0" w:color="auto"/>
              </w:divBdr>
            </w:div>
            <w:div w:id="375398260">
              <w:marLeft w:val="0"/>
              <w:marRight w:val="0"/>
              <w:marTop w:val="0"/>
              <w:marBottom w:val="0"/>
              <w:divBdr>
                <w:top w:val="none" w:sz="0" w:space="0" w:color="auto"/>
                <w:left w:val="none" w:sz="0" w:space="0" w:color="auto"/>
                <w:bottom w:val="none" w:sz="0" w:space="0" w:color="auto"/>
                <w:right w:val="none" w:sz="0" w:space="0" w:color="auto"/>
              </w:divBdr>
            </w:div>
            <w:div w:id="376397416">
              <w:marLeft w:val="0"/>
              <w:marRight w:val="0"/>
              <w:marTop w:val="0"/>
              <w:marBottom w:val="0"/>
              <w:divBdr>
                <w:top w:val="none" w:sz="0" w:space="0" w:color="auto"/>
                <w:left w:val="none" w:sz="0" w:space="0" w:color="auto"/>
                <w:bottom w:val="none" w:sz="0" w:space="0" w:color="auto"/>
                <w:right w:val="none" w:sz="0" w:space="0" w:color="auto"/>
              </w:divBdr>
            </w:div>
            <w:div w:id="376705267">
              <w:marLeft w:val="0"/>
              <w:marRight w:val="0"/>
              <w:marTop w:val="0"/>
              <w:marBottom w:val="0"/>
              <w:divBdr>
                <w:top w:val="none" w:sz="0" w:space="0" w:color="auto"/>
                <w:left w:val="none" w:sz="0" w:space="0" w:color="auto"/>
                <w:bottom w:val="none" w:sz="0" w:space="0" w:color="auto"/>
                <w:right w:val="none" w:sz="0" w:space="0" w:color="auto"/>
              </w:divBdr>
            </w:div>
            <w:div w:id="378823591">
              <w:marLeft w:val="0"/>
              <w:marRight w:val="0"/>
              <w:marTop w:val="0"/>
              <w:marBottom w:val="0"/>
              <w:divBdr>
                <w:top w:val="none" w:sz="0" w:space="0" w:color="auto"/>
                <w:left w:val="none" w:sz="0" w:space="0" w:color="auto"/>
                <w:bottom w:val="none" w:sz="0" w:space="0" w:color="auto"/>
                <w:right w:val="none" w:sz="0" w:space="0" w:color="auto"/>
              </w:divBdr>
            </w:div>
            <w:div w:id="378869307">
              <w:marLeft w:val="0"/>
              <w:marRight w:val="0"/>
              <w:marTop w:val="0"/>
              <w:marBottom w:val="0"/>
              <w:divBdr>
                <w:top w:val="none" w:sz="0" w:space="0" w:color="auto"/>
                <w:left w:val="none" w:sz="0" w:space="0" w:color="auto"/>
                <w:bottom w:val="none" w:sz="0" w:space="0" w:color="auto"/>
                <w:right w:val="none" w:sz="0" w:space="0" w:color="auto"/>
              </w:divBdr>
            </w:div>
            <w:div w:id="379596667">
              <w:marLeft w:val="0"/>
              <w:marRight w:val="0"/>
              <w:marTop w:val="0"/>
              <w:marBottom w:val="0"/>
              <w:divBdr>
                <w:top w:val="none" w:sz="0" w:space="0" w:color="auto"/>
                <w:left w:val="none" w:sz="0" w:space="0" w:color="auto"/>
                <w:bottom w:val="none" w:sz="0" w:space="0" w:color="auto"/>
                <w:right w:val="none" w:sz="0" w:space="0" w:color="auto"/>
              </w:divBdr>
            </w:div>
            <w:div w:id="382025731">
              <w:marLeft w:val="0"/>
              <w:marRight w:val="0"/>
              <w:marTop w:val="0"/>
              <w:marBottom w:val="0"/>
              <w:divBdr>
                <w:top w:val="none" w:sz="0" w:space="0" w:color="auto"/>
                <w:left w:val="none" w:sz="0" w:space="0" w:color="auto"/>
                <w:bottom w:val="none" w:sz="0" w:space="0" w:color="auto"/>
                <w:right w:val="none" w:sz="0" w:space="0" w:color="auto"/>
              </w:divBdr>
            </w:div>
            <w:div w:id="386997640">
              <w:marLeft w:val="0"/>
              <w:marRight w:val="0"/>
              <w:marTop w:val="0"/>
              <w:marBottom w:val="0"/>
              <w:divBdr>
                <w:top w:val="none" w:sz="0" w:space="0" w:color="auto"/>
                <w:left w:val="none" w:sz="0" w:space="0" w:color="auto"/>
                <w:bottom w:val="none" w:sz="0" w:space="0" w:color="auto"/>
                <w:right w:val="none" w:sz="0" w:space="0" w:color="auto"/>
              </w:divBdr>
            </w:div>
            <w:div w:id="391736288">
              <w:marLeft w:val="0"/>
              <w:marRight w:val="0"/>
              <w:marTop w:val="0"/>
              <w:marBottom w:val="0"/>
              <w:divBdr>
                <w:top w:val="none" w:sz="0" w:space="0" w:color="auto"/>
                <w:left w:val="none" w:sz="0" w:space="0" w:color="auto"/>
                <w:bottom w:val="none" w:sz="0" w:space="0" w:color="auto"/>
                <w:right w:val="none" w:sz="0" w:space="0" w:color="auto"/>
              </w:divBdr>
            </w:div>
            <w:div w:id="392966192">
              <w:marLeft w:val="0"/>
              <w:marRight w:val="0"/>
              <w:marTop w:val="0"/>
              <w:marBottom w:val="0"/>
              <w:divBdr>
                <w:top w:val="none" w:sz="0" w:space="0" w:color="auto"/>
                <w:left w:val="none" w:sz="0" w:space="0" w:color="auto"/>
                <w:bottom w:val="none" w:sz="0" w:space="0" w:color="auto"/>
                <w:right w:val="none" w:sz="0" w:space="0" w:color="auto"/>
              </w:divBdr>
            </w:div>
            <w:div w:id="393241390">
              <w:marLeft w:val="0"/>
              <w:marRight w:val="0"/>
              <w:marTop w:val="0"/>
              <w:marBottom w:val="0"/>
              <w:divBdr>
                <w:top w:val="none" w:sz="0" w:space="0" w:color="auto"/>
                <w:left w:val="none" w:sz="0" w:space="0" w:color="auto"/>
                <w:bottom w:val="none" w:sz="0" w:space="0" w:color="auto"/>
                <w:right w:val="none" w:sz="0" w:space="0" w:color="auto"/>
              </w:divBdr>
            </w:div>
            <w:div w:id="393939924">
              <w:marLeft w:val="0"/>
              <w:marRight w:val="0"/>
              <w:marTop w:val="0"/>
              <w:marBottom w:val="0"/>
              <w:divBdr>
                <w:top w:val="none" w:sz="0" w:space="0" w:color="auto"/>
                <w:left w:val="none" w:sz="0" w:space="0" w:color="auto"/>
                <w:bottom w:val="none" w:sz="0" w:space="0" w:color="auto"/>
                <w:right w:val="none" w:sz="0" w:space="0" w:color="auto"/>
              </w:divBdr>
            </w:div>
            <w:div w:id="395785290">
              <w:marLeft w:val="0"/>
              <w:marRight w:val="0"/>
              <w:marTop w:val="0"/>
              <w:marBottom w:val="0"/>
              <w:divBdr>
                <w:top w:val="none" w:sz="0" w:space="0" w:color="auto"/>
                <w:left w:val="none" w:sz="0" w:space="0" w:color="auto"/>
                <w:bottom w:val="none" w:sz="0" w:space="0" w:color="auto"/>
                <w:right w:val="none" w:sz="0" w:space="0" w:color="auto"/>
              </w:divBdr>
            </w:div>
            <w:div w:id="396827374">
              <w:marLeft w:val="0"/>
              <w:marRight w:val="0"/>
              <w:marTop w:val="0"/>
              <w:marBottom w:val="0"/>
              <w:divBdr>
                <w:top w:val="none" w:sz="0" w:space="0" w:color="auto"/>
                <w:left w:val="none" w:sz="0" w:space="0" w:color="auto"/>
                <w:bottom w:val="none" w:sz="0" w:space="0" w:color="auto"/>
                <w:right w:val="none" w:sz="0" w:space="0" w:color="auto"/>
              </w:divBdr>
            </w:div>
            <w:div w:id="398135360">
              <w:marLeft w:val="0"/>
              <w:marRight w:val="0"/>
              <w:marTop w:val="0"/>
              <w:marBottom w:val="0"/>
              <w:divBdr>
                <w:top w:val="none" w:sz="0" w:space="0" w:color="auto"/>
                <w:left w:val="none" w:sz="0" w:space="0" w:color="auto"/>
                <w:bottom w:val="none" w:sz="0" w:space="0" w:color="auto"/>
                <w:right w:val="none" w:sz="0" w:space="0" w:color="auto"/>
              </w:divBdr>
            </w:div>
            <w:div w:id="398477837">
              <w:marLeft w:val="0"/>
              <w:marRight w:val="0"/>
              <w:marTop w:val="0"/>
              <w:marBottom w:val="0"/>
              <w:divBdr>
                <w:top w:val="none" w:sz="0" w:space="0" w:color="auto"/>
                <w:left w:val="none" w:sz="0" w:space="0" w:color="auto"/>
                <w:bottom w:val="none" w:sz="0" w:space="0" w:color="auto"/>
                <w:right w:val="none" w:sz="0" w:space="0" w:color="auto"/>
              </w:divBdr>
            </w:div>
            <w:div w:id="399716650">
              <w:marLeft w:val="0"/>
              <w:marRight w:val="0"/>
              <w:marTop w:val="0"/>
              <w:marBottom w:val="0"/>
              <w:divBdr>
                <w:top w:val="none" w:sz="0" w:space="0" w:color="auto"/>
                <w:left w:val="none" w:sz="0" w:space="0" w:color="auto"/>
                <w:bottom w:val="none" w:sz="0" w:space="0" w:color="auto"/>
                <w:right w:val="none" w:sz="0" w:space="0" w:color="auto"/>
              </w:divBdr>
            </w:div>
            <w:div w:id="402140155">
              <w:marLeft w:val="0"/>
              <w:marRight w:val="0"/>
              <w:marTop w:val="0"/>
              <w:marBottom w:val="0"/>
              <w:divBdr>
                <w:top w:val="none" w:sz="0" w:space="0" w:color="auto"/>
                <w:left w:val="none" w:sz="0" w:space="0" w:color="auto"/>
                <w:bottom w:val="none" w:sz="0" w:space="0" w:color="auto"/>
                <w:right w:val="none" w:sz="0" w:space="0" w:color="auto"/>
              </w:divBdr>
            </w:div>
            <w:div w:id="403256976">
              <w:marLeft w:val="0"/>
              <w:marRight w:val="0"/>
              <w:marTop w:val="0"/>
              <w:marBottom w:val="0"/>
              <w:divBdr>
                <w:top w:val="none" w:sz="0" w:space="0" w:color="auto"/>
                <w:left w:val="none" w:sz="0" w:space="0" w:color="auto"/>
                <w:bottom w:val="none" w:sz="0" w:space="0" w:color="auto"/>
                <w:right w:val="none" w:sz="0" w:space="0" w:color="auto"/>
              </w:divBdr>
            </w:div>
            <w:div w:id="404108306">
              <w:marLeft w:val="0"/>
              <w:marRight w:val="0"/>
              <w:marTop w:val="0"/>
              <w:marBottom w:val="0"/>
              <w:divBdr>
                <w:top w:val="none" w:sz="0" w:space="0" w:color="auto"/>
                <w:left w:val="none" w:sz="0" w:space="0" w:color="auto"/>
                <w:bottom w:val="none" w:sz="0" w:space="0" w:color="auto"/>
                <w:right w:val="none" w:sz="0" w:space="0" w:color="auto"/>
              </w:divBdr>
            </w:div>
            <w:div w:id="404423248">
              <w:marLeft w:val="0"/>
              <w:marRight w:val="0"/>
              <w:marTop w:val="0"/>
              <w:marBottom w:val="0"/>
              <w:divBdr>
                <w:top w:val="none" w:sz="0" w:space="0" w:color="auto"/>
                <w:left w:val="none" w:sz="0" w:space="0" w:color="auto"/>
                <w:bottom w:val="none" w:sz="0" w:space="0" w:color="auto"/>
                <w:right w:val="none" w:sz="0" w:space="0" w:color="auto"/>
              </w:divBdr>
            </w:div>
            <w:div w:id="404572070">
              <w:marLeft w:val="0"/>
              <w:marRight w:val="0"/>
              <w:marTop w:val="0"/>
              <w:marBottom w:val="0"/>
              <w:divBdr>
                <w:top w:val="none" w:sz="0" w:space="0" w:color="auto"/>
                <w:left w:val="none" w:sz="0" w:space="0" w:color="auto"/>
                <w:bottom w:val="none" w:sz="0" w:space="0" w:color="auto"/>
                <w:right w:val="none" w:sz="0" w:space="0" w:color="auto"/>
              </w:divBdr>
            </w:div>
            <w:div w:id="405224875">
              <w:marLeft w:val="0"/>
              <w:marRight w:val="0"/>
              <w:marTop w:val="0"/>
              <w:marBottom w:val="0"/>
              <w:divBdr>
                <w:top w:val="none" w:sz="0" w:space="0" w:color="auto"/>
                <w:left w:val="none" w:sz="0" w:space="0" w:color="auto"/>
                <w:bottom w:val="none" w:sz="0" w:space="0" w:color="auto"/>
                <w:right w:val="none" w:sz="0" w:space="0" w:color="auto"/>
              </w:divBdr>
            </w:div>
            <w:div w:id="405300952">
              <w:marLeft w:val="0"/>
              <w:marRight w:val="0"/>
              <w:marTop w:val="0"/>
              <w:marBottom w:val="0"/>
              <w:divBdr>
                <w:top w:val="none" w:sz="0" w:space="0" w:color="auto"/>
                <w:left w:val="none" w:sz="0" w:space="0" w:color="auto"/>
                <w:bottom w:val="none" w:sz="0" w:space="0" w:color="auto"/>
                <w:right w:val="none" w:sz="0" w:space="0" w:color="auto"/>
              </w:divBdr>
            </w:div>
            <w:div w:id="405420234">
              <w:marLeft w:val="0"/>
              <w:marRight w:val="0"/>
              <w:marTop w:val="0"/>
              <w:marBottom w:val="0"/>
              <w:divBdr>
                <w:top w:val="none" w:sz="0" w:space="0" w:color="auto"/>
                <w:left w:val="none" w:sz="0" w:space="0" w:color="auto"/>
                <w:bottom w:val="none" w:sz="0" w:space="0" w:color="auto"/>
                <w:right w:val="none" w:sz="0" w:space="0" w:color="auto"/>
              </w:divBdr>
            </w:div>
            <w:div w:id="407268429">
              <w:marLeft w:val="0"/>
              <w:marRight w:val="0"/>
              <w:marTop w:val="0"/>
              <w:marBottom w:val="0"/>
              <w:divBdr>
                <w:top w:val="none" w:sz="0" w:space="0" w:color="auto"/>
                <w:left w:val="none" w:sz="0" w:space="0" w:color="auto"/>
                <w:bottom w:val="none" w:sz="0" w:space="0" w:color="auto"/>
                <w:right w:val="none" w:sz="0" w:space="0" w:color="auto"/>
              </w:divBdr>
            </w:div>
            <w:div w:id="407312837">
              <w:marLeft w:val="0"/>
              <w:marRight w:val="0"/>
              <w:marTop w:val="0"/>
              <w:marBottom w:val="0"/>
              <w:divBdr>
                <w:top w:val="none" w:sz="0" w:space="0" w:color="auto"/>
                <w:left w:val="none" w:sz="0" w:space="0" w:color="auto"/>
                <w:bottom w:val="none" w:sz="0" w:space="0" w:color="auto"/>
                <w:right w:val="none" w:sz="0" w:space="0" w:color="auto"/>
              </w:divBdr>
            </w:div>
            <w:div w:id="410011764">
              <w:marLeft w:val="0"/>
              <w:marRight w:val="0"/>
              <w:marTop w:val="0"/>
              <w:marBottom w:val="0"/>
              <w:divBdr>
                <w:top w:val="none" w:sz="0" w:space="0" w:color="auto"/>
                <w:left w:val="none" w:sz="0" w:space="0" w:color="auto"/>
                <w:bottom w:val="none" w:sz="0" w:space="0" w:color="auto"/>
                <w:right w:val="none" w:sz="0" w:space="0" w:color="auto"/>
              </w:divBdr>
            </w:div>
            <w:div w:id="410389123">
              <w:marLeft w:val="0"/>
              <w:marRight w:val="0"/>
              <w:marTop w:val="0"/>
              <w:marBottom w:val="0"/>
              <w:divBdr>
                <w:top w:val="none" w:sz="0" w:space="0" w:color="auto"/>
                <w:left w:val="none" w:sz="0" w:space="0" w:color="auto"/>
                <w:bottom w:val="none" w:sz="0" w:space="0" w:color="auto"/>
                <w:right w:val="none" w:sz="0" w:space="0" w:color="auto"/>
              </w:divBdr>
            </w:div>
            <w:div w:id="412313177">
              <w:marLeft w:val="0"/>
              <w:marRight w:val="0"/>
              <w:marTop w:val="0"/>
              <w:marBottom w:val="0"/>
              <w:divBdr>
                <w:top w:val="none" w:sz="0" w:space="0" w:color="auto"/>
                <w:left w:val="none" w:sz="0" w:space="0" w:color="auto"/>
                <w:bottom w:val="none" w:sz="0" w:space="0" w:color="auto"/>
                <w:right w:val="none" w:sz="0" w:space="0" w:color="auto"/>
              </w:divBdr>
            </w:div>
            <w:div w:id="413623890">
              <w:marLeft w:val="0"/>
              <w:marRight w:val="0"/>
              <w:marTop w:val="0"/>
              <w:marBottom w:val="0"/>
              <w:divBdr>
                <w:top w:val="none" w:sz="0" w:space="0" w:color="auto"/>
                <w:left w:val="none" w:sz="0" w:space="0" w:color="auto"/>
                <w:bottom w:val="none" w:sz="0" w:space="0" w:color="auto"/>
                <w:right w:val="none" w:sz="0" w:space="0" w:color="auto"/>
              </w:divBdr>
            </w:div>
            <w:div w:id="414977735">
              <w:marLeft w:val="0"/>
              <w:marRight w:val="0"/>
              <w:marTop w:val="0"/>
              <w:marBottom w:val="0"/>
              <w:divBdr>
                <w:top w:val="none" w:sz="0" w:space="0" w:color="auto"/>
                <w:left w:val="none" w:sz="0" w:space="0" w:color="auto"/>
                <w:bottom w:val="none" w:sz="0" w:space="0" w:color="auto"/>
                <w:right w:val="none" w:sz="0" w:space="0" w:color="auto"/>
              </w:divBdr>
            </w:div>
            <w:div w:id="416904827">
              <w:marLeft w:val="0"/>
              <w:marRight w:val="0"/>
              <w:marTop w:val="0"/>
              <w:marBottom w:val="0"/>
              <w:divBdr>
                <w:top w:val="none" w:sz="0" w:space="0" w:color="auto"/>
                <w:left w:val="none" w:sz="0" w:space="0" w:color="auto"/>
                <w:bottom w:val="none" w:sz="0" w:space="0" w:color="auto"/>
                <w:right w:val="none" w:sz="0" w:space="0" w:color="auto"/>
              </w:divBdr>
            </w:div>
            <w:div w:id="419326963">
              <w:marLeft w:val="0"/>
              <w:marRight w:val="0"/>
              <w:marTop w:val="0"/>
              <w:marBottom w:val="0"/>
              <w:divBdr>
                <w:top w:val="none" w:sz="0" w:space="0" w:color="auto"/>
                <w:left w:val="none" w:sz="0" w:space="0" w:color="auto"/>
                <w:bottom w:val="none" w:sz="0" w:space="0" w:color="auto"/>
                <w:right w:val="none" w:sz="0" w:space="0" w:color="auto"/>
              </w:divBdr>
            </w:div>
            <w:div w:id="419763705">
              <w:marLeft w:val="0"/>
              <w:marRight w:val="0"/>
              <w:marTop w:val="0"/>
              <w:marBottom w:val="0"/>
              <w:divBdr>
                <w:top w:val="none" w:sz="0" w:space="0" w:color="auto"/>
                <w:left w:val="none" w:sz="0" w:space="0" w:color="auto"/>
                <w:bottom w:val="none" w:sz="0" w:space="0" w:color="auto"/>
                <w:right w:val="none" w:sz="0" w:space="0" w:color="auto"/>
              </w:divBdr>
            </w:div>
            <w:div w:id="421099192">
              <w:marLeft w:val="0"/>
              <w:marRight w:val="0"/>
              <w:marTop w:val="0"/>
              <w:marBottom w:val="0"/>
              <w:divBdr>
                <w:top w:val="none" w:sz="0" w:space="0" w:color="auto"/>
                <w:left w:val="none" w:sz="0" w:space="0" w:color="auto"/>
                <w:bottom w:val="none" w:sz="0" w:space="0" w:color="auto"/>
                <w:right w:val="none" w:sz="0" w:space="0" w:color="auto"/>
              </w:divBdr>
            </w:div>
            <w:div w:id="423036640">
              <w:marLeft w:val="0"/>
              <w:marRight w:val="0"/>
              <w:marTop w:val="0"/>
              <w:marBottom w:val="0"/>
              <w:divBdr>
                <w:top w:val="none" w:sz="0" w:space="0" w:color="auto"/>
                <w:left w:val="none" w:sz="0" w:space="0" w:color="auto"/>
                <w:bottom w:val="none" w:sz="0" w:space="0" w:color="auto"/>
                <w:right w:val="none" w:sz="0" w:space="0" w:color="auto"/>
              </w:divBdr>
            </w:div>
            <w:div w:id="428694004">
              <w:marLeft w:val="0"/>
              <w:marRight w:val="0"/>
              <w:marTop w:val="0"/>
              <w:marBottom w:val="0"/>
              <w:divBdr>
                <w:top w:val="none" w:sz="0" w:space="0" w:color="auto"/>
                <w:left w:val="none" w:sz="0" w:space="0" w:color="auto"/>
                <w:bottom w:val="none" w:sz="0" w:space="0" w:color="auto"/>
                <w:right w:val="none" w:sz="0" w:space="0" w:color="auto"/>
              </w:divBdr>
            </w:div>
            <w:div w:id="430130911">
              <w:marLeft w:val="0"/>
              <w:marRight w:val="0"/>
              <w:marTop w:val="0"/>
              <w:marBottom w:val="0"/>
              <w:divBdr>
                <w:top w:val="none" w:sz="0" w:space="0" w:color="auto"/>
                <w:left w:val="none" w:sz="0" w:space="0" w:color="auto"/>
                <w:bottom w:val="none" w:sz="0" w:space="0" w:color="auto"/>
                <w:right w:val="none" w:sz="0" w:space="0" w:color="auto"/>
              </w:divBdr>
            </w:div>
            <w:div w:id="432210831">
              <w:marLeft w:val="0"/>
              <w:marRight w:val="0"/>
              <w:marTop w:val="0"/>
              <w:marBottom w:val="0"/>
              <w:divBdr>
                <w:top w:val="none" w:sz="0" w:space="0" w:color="auto"/>
                <w:left w:val="none" w:sz="0" w:space="0" w:color="auto"/>
                <w:bottom w:val="none" w:sz="0" w:space="0" w:color="auto"/>
                <w:right w:val="none" w:sz="0" w:space="0" w:color="auto"/>
              </w:divBdr>
            </w:div>
            <w:div w:id="434136800">
              <w:marLeft w:val="0"/>
              <w:marRight w:val="0"/>
              <w:marTop w:val="0"/>
              <w:marBottom w:val="0"/>
              <w:divBdr>
                <w:top w:val="none" w:sz="0" w:space="0" w:color="auto"/>
                <w:left w:val="none" w:sz="0" w:space="0" w:color="auto"/>
                <w:bottom w:val="none" w:sz="0" w:space="0" w:color="auto"/>
                <w:right w:val="none" w:sz="0" w:space="0" w:color="auto"/>
              </w:divBdr>
            </w:div>
            <w:div w:id="434374153">
              <w:marLeft w:val="0"/>
              <w:marRight w:val="0"/>
              <w:marTop w:val="0"/>
              <w:marBottom w:val="0"/>
              <w:divBdr>
                <w:top w:val="none" w:sz="0" w:space="0" w:color="auto"/>
                <w:left w:val="none" w:sz="0" w:space="0" w:color="auto"/>
                <w:bottom w:val="none" w:sz="0" w:space="0" w:color="auto"/>
                <w:right w:val="none" w:sz="0" w:space="0" w:color="auto"/>
              </w:divBdr>
            </w:div>
            <w:div w:id="435441119">
              <w:marLeft w:val="0"/>
              <w:marRight w:val="0"/>
              <w:marTop w:val="0"/>
              <w:marBottom w:val="0"/>
              <w:divBdr>
                <w:top w:val="none" w:sz="0" w:space="0" w:color="auto"/>
                <w:left w:val="none" w:sz="0" w:space="0" w:color="auto"/>
                <w:bottom w:val="none" w:sz="0" w:space="0" w:color="auto"/>
                <w:right w:val="none" w:sz="0" w:space="0" w:color="auto"/>
              </w:divBdr>
            </w:div>
            <w:div w:id="439840850">
              <w:marLeft w:val="0"/>
              <w:marRight w:val="0"/>
              <w:marTop w:val="0"/>
              <w:marBottom w:val="0"/>
              <w:divBdr>
                <w:top w:val="none" w:sz="0" w:space="0" w:color="auto"/>
                <w:left w:val="none" w:sz="0" w:space="0" w:color="auto"/>
                <w:bottom w:val="none" w:sz="0" w:space="0" w:color="auto"/>
                <w:right w:val="none" w:sz="0" w:space="0" w:color="auto"/>
              </w:divBdr>
            </w:div>
            <w:div w:id="440762126">
              <w:marLeft w:val="0"/>
              <w:marRight w:val="0"/>
              <w:marTop w:val="0"/>
              <w:marBottom w:val="0"/>
              <w:divBdr>
                <w:top w:val="none" w:sz="0" w:space="0" w:color="auto"/>
                <w:left w:val="none" w:sz="0" w:space="0" w:color="auto"/>
                <w:bottom w:val="none" w:sz="0" w:space="0" w:color="auto"/>
                <w:right w:val="none" w:sz="0" w:space="0" w:color="auto"/>
              </w:divBdr>
            </w:div>
            <w:div w:id="442775443">
              <w:marLeft w:val="0"/>
              <w:marRight w:val="0"/>
              <w:marTop w:val="360"/>
              <w:marBottom w:val="0"/>
              <w:divBdr>
                <w:top w:val="single" w:sz="6" w:space="0" w:color="auto"/>
                <w:left w:val="single" w:sz="6" w:space="0" w:color="auto"/>
                <w:bottom w:val="single" w:sz="6" w:space="0" w:color="auto"/>
                <w:right w:val="single" w:sz="6" w:space="0" w:color="auto"/>
              </w:divBdr>
            </w:div>
            <w:div w:id="442961244">
              <w:marLeft w:val="0"/>
              <w:marRight w:val="0"/>
              <w:marTop w:val="0"/>
              <w:marBottom w:val="0"/>
              <w:divBdr>
                <w:top w:val="none" w:sz="0" w:space="0" w:color="auto"/>
                <w:left w:val="none" w:sz="0" w:space="0" w:color="auto"/>
                <w:bottom w:val="none" w:sz="0" w:space="0" w:color="auto"/>
                <w:right w:val="none" w:sz="0" w:space="0" w:color="auto"/>
              </w:divBdr>
            </w:div>
            <w:div w:id="443227725">
              <w:marLeft w:val="0"/>
              <w:marRight w:val="0"/>
              <w:marTop w:val="0"/>
              <w:marBottom w:val="0"/>
              <w:divBdr>
                <w:top w:val="none" w:sz="0" w:space="0" w:color="auto"/>
                <w:left w:val="none" w:sz="0" w:space="0" w:color="auto"/>
                <w:bottom w:val="none" w:sz="0" w:space="0" w:color="auto"/>
                <w:right w:val="none" w:sz="0" w:space="0" w:color="auto"/>
              </w:divBdr>
            </w:div>
            <w:div w:id="444007444">
              <w:marLeft w:val="0"/>
              <w:marRight w:val="0"/>
              <w:marTop w:val="0"/>
              <w:marBottom w:val="0"/>
              <w:divBdr>
                <w:top w:val="none" w:sz="0" w:space="0" w:color="auto"/>
                <w:left w:val="none" w:sz="0" w:space="0" w:color="auto"/>
                <w:bottom w:val="none" w:sz="0" w:space="0" w:color="auto"/>
                <w:right w:val="none" w:sz="0" w:space="0" w:color="auto"/>
              </w:divBdr>
            </w:div>
            <w:div w:id="446244132">
              <w:marLeft w:val="0"/>
              <w:marRight w:val="0"/>
              <w:marTop w:val="0"/>
              <w:marBottom w:val="0"/>
              <w:divBdr>
                <w:top w:val="none" w:sz="0" w:space="0" w:color="auto"/>
                <w:left w:val="none" w:sz="0" w:space="0" w:color="auto"/>
                <w:bottom w:val="none" w:sz="0" w:space="0" w:color="auto"/>
                <w:right w:val="none" w:sz="0" w:space="0" w:color="auto"/>
              </w:divBdr>
            </w:div>
            <w:div w:id="448822020">
              <w:marLeft w:val="0"/>
              <w:marRight w:val="0"/>
              <w:marTop w:val="0"/>
              <w:marBottom w:val="0"/>
              <w:divBdr>
                <w:top w:val="none" w:sz="0" w:space="0" w:color="auto"/>
                <w:left w:val="none" w:sz="0" w:space="0" w:color="auto"/>
                <w:bottom w:val="none" w:sz="0" w:space="0" w:color="auto"/>
                <w:right w:val="none" w:sz="0" w:space="0" w:color="auto"/>
              </w:divBdr>
            </w:div>
            <w:div w:id="451940664">
              <w:marLeft w:val="0"/>
              <w:marRight w:val="0"/>
              <w:marTop w:val="0"/>
              <w:marBottom w:val="0"/>
              <w:divBdr>
                <w:top w:val="none" w:sz="0" w:space="0" w:color="auto"/>
                <w:left w:val="none" w:sz="0" w:space="0" w:color="auto"/>
                <w:bottom w:val="none" w:sz="0" w:space="0" w:color="auto"/>
                <w:right w:val="none" w:sz="0" w:space="0" w:color="auto"/>
              </w:divBdr>
            </w:div>
            <w:div w:id="452790464">
              <w:marLeft w:val="0"/>
              <w:marRight w:val="0"/>
              <w:marTop w:val="0"/>
              <w:marBottom w:val="0"/>
              <w:divBdr>
                <w:top w:val="none" w:sz="0" w:space="0" w:color="auto"/>
                <w:left w:val="none" w:sz="0" w:space="0" w:color="auto"/>
                <w:bottom w:val="none" w:sz="0" w:space="0" w:color="auto"/>
                <w:right w:val="none" w:sz="0" w:space="0" w:color="auto"/>
              </w:divBdr>
            </w:div>
            <w:div w:id="455369543">
              <w:marLeft w:val="0"/>
              <w:marRight w:val="0"/>
              <w:marTop w:val="0"/>
              <w:marBottom w:val="0"/>
              <w:divBdr>
                <w:top w:val="none" w:sz="0" w:space="0" w:color="auto"/>
                <w:left w:val="none" w:sz="0" w:space="0" w:color="auto"/>
                <w:bottom w:val="none" w:sz="0" w:space="0" w:color="auto"/>
                <w:right w:val="none" w:sz="0" w:space="0" w:color="auto"/>
              </w:divBdr>
            </w:div>
            <w:div w:id="456338653">
              <w:marLeft w:val="0"/>
              <w:marRight w:val="0"/>
              <w:marTop w:val="0"/>
              <w:marBottom w:val="0"/>
              <w:divBdr>
                <w:top w:val="none" w:sz="0" w:space="0" w:color="auto"/>
                <w:left w:val="none" w:sz="0" w:space="0" w:color="auto"/>
                <w:bottom w:val="none" w:sz="0" w:space="0" w:color="auto"/>
                <w:right w:val="none" w:sz="0" w:space="0" w:color="auto"/>
              </w:divBdr>
            </w:div>
            <w:div w:id="457260996">
              <w:marLeft w:val="0"/>
              <w:marRight w:val="0"/>
              <w:marTop w:val="0"/>
              <w:marBottom w:val="0"/>
              <w:divBdr>
                <w:top w:val="none" w:sz="0" w:space="0" w:color="auto"/>
                <w:left w:val="none" w:sz="0" w:space="0" w:color="auto"/>
                <w:bottom w:val="none" w:sz="0" w:space="0" w:color="auto"/>
                <w:right w:val="none" w:sz="0" w:space="0" w:color="auto"/>
              </w:divBdr>
            </w:div>
            <w:div w:id="459961935">
              <w:marLeft w:val="0"/>
              <w:marRight w:val="0"/>
              <w:marTop w:val="0"/>
              <w:marBottom w:val="0"/>
              <w:divBdr>
                <w:top w:val="none" w:sz="0" w:space="0" w:color="auto"/>
                <w:left w:val="none" w:sz="0" w:space="0" w:color="auto"/>
                <w:bottom w:val="none" w:sz="0" w:space="0" w:color="auto"/>
                <w:right w:val="none" w:sz="0" w:space="0" w:color="auto"/>
              </w:divBdr>
            </w:div>
            <w:div w:id="461075871">
              <w:marLeft w:val="0"/>
              <w:marRight w:val="0"/>
              <w:marTop w:val="0"/>
              <w:marBottom w:val="0"/>
              <w:divBdr>
                <w:top w:val="none" w:sz="0" w:space="0" w:color="auto"/>
                <w:left w:val="none" w:sz="0" w:space="0" w:color="auto"/>
                <w:bottom w:val="none" w:sz="0" w:space="0" w:color="auto"/>
                <w:right w:val="none" w:sz="0" w:space="0" w:color="auto"/>
              </w:divBdr>
            </w:div>
            <w:div w:id="461729780">
              <w:marLeft w:val="0"/>
              <w:marRight w:val="0"/>
              <w:marTop w:val="0"/>
              <w:marBottom w:val="0"/>
              <w:divBdr>
                <w:top w:val="none" w:sz="0" w:space="0" w:color="auto"/>
                <w:left w:val="none" w:sz="0" w:space="0" w:color="auto"/>
                <w:bottom w:val="none" w:sz="0" w:space="0" w:color="auto"/>
                <w:right w:val="none" w:sz="0" w:space="0" w:color="auto"/>
              </w:divBdr>
            </w:div>
            <w:div w:id="461849320">
              <w:marLeft w:val="0"/>
              <w:marRight w:val="0"/>
              <w:marTop w:val="0"/>
              <w:marBottom w:val="0"/>
              <w:divBdr>
                <w:top w:val="none" w:sz="0" w:space="0" w:color="auto"/>
                <w:left w:val="none" w:sz="0" w:space="0" w:color="auto"/>
                <w:bottom w:val="none" w:sz="0" w:space="0" w:color="auto"/>
                <w:right w:val="none" w:sz="0" w:space="0" w:color="auto"/>
              </w:divBdr>
            </w:div>
            <w:div w:id="462578560">
              <w:marLeft w:val="0"/>
              <w:marRight w:val="0"/>
              <w:marTop w:val="0"/>
              <w:marBottom w:val="0"/>
              <w:divBdr>
                <w:top w:val="none" w:sz="0" w:space="0" w:color="auto"/>
                <w:left w:val="none" w:sz="0" w:space="0" w:color="auto"/>
                <w:bottom w:val="none" w:sz="0" w:space="0" w:color="auto"/>
                <w:right w:val="none" w:sz="0" w:space="0" w:color="auto"/>
              </w:divBdr>
            </w:div>
            <w:div w:id="463423972">
              <w:marLeft w:val="0"/>
              <w:marRight w:val="0"/>
              <w:marTop w:val="0"/>
              <w:marBottom w:val="0"/>
              <w:divBdr>
                <w:top w:val="none" w:sz="0" w:space="0" w:color="auto"/>
                <w:left w:val="none" w:sz="0" w:space="0" w:color="auto"/>
                <w:bottom w:val="none" w:sz="0" w:space="0" w:color="auto"/>
                <w:right w:val="none" w:sz="0" w:space="0" w:color="auto"/>
              </w:divBdr>
            </w:div>
            <w:div w:id="465665721">
              <w:marLeft w:val="0"/>
              <w:marRight w:val="0"/>
              <w:marTop w:val="0"/>
              <w:marBottom w:val="0"/>
              <w:divBdr>
                <w:top w:val="none" w:sz="0" w:space="0" w:color="auto"/>
                <w:left w:val="none" w:sz="0" w:space="0" w:color="auto"/>
                <w:bottom w:val="none" w:sz="0" w:space="0" w:color="auto"/>
                <w:right w:val="none" w:sz="0" w:space="0" w:color="auto"/>
              </w:divBdr>
            </w:div>
            <w:div w:id="465780134">
              <w:marLeft w:val="0"/>
              <w:marRight w:val="0"/>
              <w:marTop w:val="0"/>
              <w:marBottom w:val="0"/>
              <w:divBdr>
                <w:top w:val="none" w:sz="0" w:space="0" w:color="auto"/>
                <w:left w:val="none" w:sz="0" w:space="0" w:color="auto"/>
                <w:bottom w:val="none" w:sz="0" w:space="0" w:color="auto"/>
                <w:right w:val="none" w:sz="0" w:space="0" w:color="auto"/>
              </w:divBdr>
              <w:divsChild>
                <w:div w:id="927344501">
                  <w:marLeft w:val="0"/>
                  <w:marRight w:val="0"/>
                  <w:marTop w:val="0"/>
                  <w:marBottom w:val="0"/>
                  <w:divBdr>
                    <w:top w:val="none" w:sz="0" w:space="0" w:color="auto"/>
                    <w:left w:val="none" w:sz="0" w:space="0" w:color="auto"/>
                    <w:bottom w:val="none" w:sz="0" w:space="0" w:color="auto"/>
                    <w:right w:val="none" w:sz="0" w:space="0" w:color="auto"/>
                  </w:divBdr>
                </w:div>
                <w:div w:id="1201279926">
                  <w:marLeft w:val="0"/>
                  <w:marRight w:val="0"/>
                  <w:marTop w:val="0"/>
                  <w:marBottom w:val="0"/>
                  <w:divBdr>
                    <w:top w:val="none" w:sz="0" w:space="0" w:color="auto"/>
                    <w:left w:val="none" w:sz="0" w:space="0" w:color="auto"/>
                    <w:bottom w:val="none" w:sz="0" w:space="0" w:color="auto"/>
                    <w:right w:val="none" w:sz="0" w:space="0" w:color="auto"/>
                  </w:divBdr>
                </w:div>
                <w:div w:id="1389232806">
                  <w:marLeft w:val="0"/>
                  <w:marRight w:val="0"/>
                  <w:marTop w:val="0"/>
                  <w:marBottom w:val="0"/>
                  <w:divBdr>
                    <w:top w:val="none" w:sz="0" w:space="0" w:color="auto"/>
                    <w:left w:val="none" w:sz="0" w:space="0" w:color="auto"/>
                    <w:bottom w:val="none" w:sz="0" w:space="0" w:color="auto"/>
                    <w:right w:val="none" w:sz="0" w:space="0" w:color="auto"/>
                  </w:divBdr>
                </w:div>
                <w:div w:id="1410494040">
                  <w:marLeft w:val="0"/>
                  <w:marRight w:val="0"/>
                  <w:marTop w:val="0"/>
                  <w:marBottom w:val="0"/>
                  <w:divBdr>
                    <w:top w:val="none" w:sz="0" w:space="0" w:color="auto"/>
                    <w:left w:val="none" w:sz="0" w:space="0" w:color="auto"/>
                    <w:bottom w:val="none" w:sz="0" w:space="0" w:color="auto"/>
                    <w:right w:val="none" w:sz="0" w:space="0" w:color="auto"/>
                  </w:divBdr>
                </w:div>
              </w:divsChild>
            </w:div>
            <w:div w:id="466699462">
              <w:marLeft w:val="0"/>
              <w:marRight w:val="0"/>
              <w:marTop w:val="0"/>
              <w:marBottom w:val="0"/>
              <w:divBdr>
                <w:top w:val="none" w:sz="0" w:space="0" w:color="auto"/>
                <w:left w:val="none" w:sz="0" w:space="0" w:color="auto"/>
                <w:bottom w:val="none" w:sz="0" w:space="0" w:color="auto"/>
                <w:right w:val="none" w:sz="0" w:space="0" w:color="auto"/>
              </w:divBdr>
            </w:div>
            <w:div w:id="466749844">
              <w:marLeft w:val="0"/>
              <w:marRight w:val="0"/>
              <w:marTop w:val="0"/>
              <w:marBottom w:val="0"/>
              <w:divBdr>
                <w:top w:val="none" w:sz="0" w:space="0" w:color="auto"/>
                <w:left w:val="none" w:sz="0" w:space="0" w:color="auto"/>
                <w:bottom w:val="none" w:sz="0" w:space="0" w:color="auto"/>
                <w:right w:val="none" w:sz="0" w:space="0" w:color="auto"/>
              </w:divBdr>
            </w:div>
            <w:div w:id="467282769">
              <w:marLeft w:val="0"/>
              <w:marRight w:val="0"/>
              <w:marTop w:val="0"/>
              <w:marBottom w:val="0"/>
              <w:divBdr>
                <w:top w:val="none" w:sz="0" w:space="0" w:color="auto"/>
                <w:left w:val="none" w:sz="0" w:space="0" w:color="auto"/>
                <w:bottom w:val="none" w:sz="0" w:space="0" w:color="auto"/>
                <w:right w:val="none" w:sz="0" w:space="0" w:color="auto"/>
              </w:divBdr>
            </w:div>
            <w:div w:id="467941426">
              <w:marLeft w:val="0"/>
              <w:marRight w:val="0"/>
              <w:marTop w:val="0"/>
              <w:marBottom w:val="0"/>
              <w:divBdr>
                <w:top w:val="none" w:sz="0" w:space="0" w:color="auto"/>
                <w:left w:val="none" w:sz="0" w:space="0" w:color="auto"/>
                <w:bottom w:val="none" w:sz="0" w:space="0" w:color="auto"/>
                <w:right w:val="none" w:sz="0" w:space="0" w:color="auto"/>
              </w:divBdr>
            </w:div>
            <w:div w:id="468132779">
              <w:marLeft w:val="0"/>
              <w:marRight w:val="0"/>
              <w:marTop w:val="0"/>
              <w:marBottom w:val="0"/>
              <w:divBdr>
                <w:top w:val="none" w:sz="0" w:space="0" w:color="auto"/>
                <w:left w:val="none" w:sz="0" w:space="0" w:color="auto"/>
                <w:bottom w:val="none" w:sz="0" w:space="0" w:color="auto"/>
                <w:right w:val="none" w:sz="0" w:space="0" w:color="auto"/>
              </w:divBdr>
            </w:div>
            <w:div w:id="469592283">
              <w:marLeft w:val="0"/>
              <w:marRight w:val="0"/>
              <w:marTop w:val="0"/>
              <w:marBottom w:val="0"/>
              <w:divBdr>
                <w:top w:val="none" w:sz="0" w:space="0" w:color="auto"/>
                <w:left w:val="none" w:sz="0" w:space="0" w:color="auto"/>
                <w:bottom w:val="none" w:sz="0" w:space="0" w:color="auto"/>
                <w:right w:val="none" w:sz="0" w:space="0" w:color="auto"/>
              </w:divBdr>
            </w:div>
            <w:div w:id="473328896">
              <w:marLeft w:val="0"/>
              <w:marRight w:val="0"/>
              <w:marTop w:val="0"/>
              <w:marBottom w:val="0"/>
              <w:divBdr>
                <w:top w:val="none" w:sz="0" w:space="0" w:color="auto"/>
                <w:left w:val="none" w:sz="0" w:space="0" w:color="auto"/>
                <w:bottom w:val="none" w:sz="0" w:space="0" w:color="auto"/>
                <w:right w:val="none" w:sz="0" w:space="0" w:color="auto"/>
              </w:divBdr>
            </w:div>
            <w:div w:id="474764481">
              <w:marLeft w:val="0"/>
              <w:marRight w:val="0"/>
              <w:marTop w:val="0"/>
              <w:marBottom w:val="0"/>
              <w:divBdr>
                <w:top w:val="none" w:sz="0" w:space="0" w:color="auto"/>
                <w:left w:val="none" w:sz="0" w:space="0" w:color="auto"/>
                <w:bottom w:val="none" w:sz="0" w:space="0" w:color="auto"/>
                <w:right w:val="none" w:sz="0" w:space="0" w:color="auto"/>
              </w:divBdr>
            </w:div>
            <w:div w:id="474841003">
              <w:marLeft w:val="0"/>
              <w:marRight w:val="0"/>
              <w:marTop w:val="0"/>
              <w:marBottom w:val="0"/>
              <w:divBdr>
                <w:top w:val="none" w:sz="0" w:space="0" w:color="auto"/>
                <w:left w:val="none" w:sz="0" w:space="0" w:color="auto"/>
                <w:bottom w:val="none" w:sz="0" w:space="0" w:color="auto"/>
                <w:right w:val="none" w:sz="0" w:space="0" w:color="auto"/>
              </w:divBdr>
            </w:div>
            <w:div w:id="476000874">
              <w:marLeft w:val="0"/>
              <w:marRight w:val="0"/>
              <w:marTop w:val="0"/>
              <w:marBottom w:val="0"/>
              <w:divBdr>
                <w:top w:val="none" w:sz="0" w:space="0" w:color="auto"/>
                <w:left w:val="none" w:sz="0" w:space="0" w:color="auto"/>
                <w:bottom w:val="none" w:sz="0" w:space="0" w:color="auto"/>
                <w:right w:val="none" w:sz="0" w:space="0" w:color="auto"/>
              </w:divBdr>
            </w:div>
            <w:div w:id="477038469">
              <w:marLeft w:val="0"/>
              <w:marRight w:val="0"/>
              <w:marTop w:val="0"/>
              <w:marBottom w:val="0"/>
              <w:divBdr>
                <w:top w:val="none" w:sz="0" w:space="0" w:color="auto"/>
                <w:left w:val="none" w:sz="0" w:space="0" w:color="auto"/>
                <w:bottom w:val="none" w:sz="0" w:space="0" w:color="auto"/>
                <w:right w:val="none" w:sz="0" w:space="0" w:color="auto"/>
              </w:divBdr>
            </w:div>
            <w:div w:id="477652274">
              <w:marLeft w:val="0"/>
              <w:marRight w:val="0"/>
              <w:marTop w:val="0"/>
              <w:marBottom w:val="0"/>
              <w:divBdr>
                <w:top w:val="none" w:sz="0" w:space="0" w:color="auto"/>
                <w:left w:val="none" w:sz="0" w:space="0" w:color="auto"/>
                <w:bottom w:val="none" w:sz="0" w:space="0" w:color="auto"/>
                <w:right w:val="none" w:sz="0" w:space="0" w:color="auto"/>
              </w:divBdr>
            </w:div>
            <w:div w:id="478347995">
              <w:marLeft w:val="0"/>
              <w:marRight w:val="0"/>
              <w:marTop w:val="0"/>
              <w:marBottom w:val="0"/>
              <w:divBdr>
                <w:top w:val="none" w:sz="0" w:space="0" w:color="auto"/>
                <w:left w:val="none" w:sz="0" w:space="0" w:color="auto"/>
                <w:bottom w:val="none" w:sz="0" w:space="0" w:color="auto"/>
                <w:right w:val="none" w:sz="0" w:space="0" w:color="auto"/>
              </w:divBdr>
            </w:div>
            <w:div w:id="480081413">
              <w:marLeft w:val="0"/>
              <w:marRight w:val="0"/>
              <w:marTop w:val="0"/>
              <w:marBottom w:val="0"/>
              <w:divBdr>
                <w:top w:val="none" w:sz="0" w:space="0" w:color="auto"/>
                <w:left w:val="none" w:sz="0" w:space="0" w:color="auto"/>
                <w:bottom w:val="none" w:sz="0" w:space="0" w:color="auto"/>
                <w:right w:val="none" w:sz="0" w:space="0" w:color="auto"/>
              </w:divBdr>
            </w:div>
            <w:div w:id="480121167">
              <w:marLeft w:val="0"/>
              <w:marRight w:val="0"/>
              <w:marTop w:val="0"/>
              <w:marBottom w:val="0"/>
              <w:divBdr>
                <w:top w:val="none" w:sz="0" w:space="0" w:color="auto"/>
                <w:left w:val="none" w:sz="0" w:space="0" w:color="auto"/>
                <w:bottom w:val="none" w:sz="0" w:space="0" w:color="auto"/>
                <w:right w:val="none" w:sz="0" w:space="0" w:color="auto"/>
              </w:divBdr>
            </w:div>
            <w:div w:id="481509913">
              <w:marLeft w:val="0"/>
              <w:marRight w:val="0"/>
              <w:marTop w:val="0"/>
              <w:marBottom w:val="0"/>
              <w:divBdr>
                <w:top w:val="none" w:sz="0" w:space="0" w:color="auto"/>
                <w:left w:val="none" w:sz="0" w:space="0" w:color="auto"/>
                <w:bottom w:val="none" w:sz="0" w:space="0" w:color="auto"/>
                <w:right w:val="none" w:sz="0" w:space="0" w:color="auto"/>
              </w:divBdr>
            </w:div>
            <w:div w:id="481969756">
              <w:marLeft w:val="0"/>
              <w:marRight w:val="0"/>
              <w:marTop w:val="0"/>
              <w:marBottom w:val="0"/>
              <w:divBdr>
                <w:top w:val="none" w:sz="0" w:space="0" w:color="auto"/>
                <w:left w:val="none" w:sz="0" w:space="0" w:color="auto"/>
                <w:bottom w:val="none" w:sz="0" w:space="0" w:color="auto"/>
                <w:right w:val="none" w:sz="0" w:space="0" w:color="auto"/>
              </w:divBdr>
            </w:div>
            <w:div w:id="482738205">
              <w:marLeft w:val="0"/>
              <w:marRight w:val="0"/>
              <w:marTop w:val="0"/>
              <w:marBottom w:val="0"/>
              <w:divBdr>
                <w:top w:val="none" w:sz="0" w:space="0" w:color="auto"/>
                <w:left w:val="none" w:sz="0" w:space="0" w:color="auto"/>
                <w:bottom w:val="none" w:sz="0" w:space="0" w:color="auto"/>
                <w:right w:val="none" w:sz="0" w:space="0" w:color="auto"/>
              </w:divBdr>
            </w:div>
            <w:div w:id="483548826">
              <w:marLeft w:val="0"/>
              <w:marRight w:val="0"/>
              <w:marTop w:val="0"/>
              <w:marBottom w:val="0"/>
              <w:divBdr>
                <w:top w:val="none" w:sz="0" w:space="0" w:color="auto"/>
                <w:left w:val="none" w:sz="0" w:space="0" w:color="auto"/>
                <w:bottom w:val="none" w:sz="0" w:space="0" w:color="auto"/>
                <w:right w:val="none" w:sz="0" w:space="0" w:color="auto"/>
              </w:divBdr>
            </w:div>
            <w:div w:id="483739322">
              <w:marLeft w:val="0"/>
              <w:marRight w:val="0"/>
              <w:marTop w:val="0"/>
              <w:marBottom w:val="0"/>
              <w:divBdr>
                <w:top w:val="none" w:sz="0" w:space="0" w:color="auto"/>
                <w:left w:val="none" w:sz="0" w:space="0" w:color="auto"/>
                <w:bottom w:val="none" w:sz="0" w:space="0" w:color="auto"/>
                <w:right w:val="none" w:sz="0" w:space="0" w:color="auto"/>
              </w:divBdr>
            </w:div>
            <w:div w:id="484126636">
              <w:marLeft w:val="0"/>
              <w:marRight w:val="0"/>
              <w:marTop w:val="0"/>
              <w:marBottom w:val="0"/>
              <w:divBdr>
                <w:top w:val="none" w:sz="0" w:space="0" w:color="auto"/>
                <w:left w:val="none" w:sz="0" w:space="0" w:color="auto"/>
                <w:bottom w:val="none" w:sz="0" w:space="0" w:color="auto"/>
                <w:right w:val="none" w:sz="0" w:space="0" w:color="auto"/>
              </w:divBdr>
            </w:div>
            <w:div w:id="487356864">
              <w:marLeft w:val="0"/>
              <w:marRight w:val="0"/>
              <w:marTop w:val="0"/>
              <w:marBottom w:val="0"/>
              <w:divBdr>
                <w:top w:val="none" w:sz="0" w:space="0" w:color="auto"/>
                <w:left w:val="none" w:sz="0" w:space="0" w:color="auto"/>
                <w:bottom w:val="none" w:sz="0" w:space="0" w:color="auto"/>
                <w:right w:val="none" w:sz="0" w:space="0" w:color="auto"/>
              </w:divBdr>
            </w:div>
            <w:div w:id="488982448">
              <w:marLeft w:val="0"/>
              <w:marRight w:val="0"/>
              <w:marTop w:val="0"/>
              <w:marBottom w:val="0"/>
              <w:divBdr>
                <w:top w:val="none" w:sz="0" w:space="0" w:color="auto"/>
                <w:left w:val="none" w:sz="0" w:space="0" w:color="auto"/>
                <w:bottom w:val="none" w:sz="0" w:space="0" w:color="auto"/>
                <w:right w:val="none" w:sz="0" w:space="0" w:color="auto"/>
              </w:divBdr>
            </w:div>
            <w:div w:id="489368715">
              <w:marLeft w:val="0"/>
              <w:marRight w:val="0"/>
              <w:marTop w:val="0"/>
              <w:marBottom w:val="0"/>
              <w:divBdr>
                <w:top w:val="none" w:sz="0" w:space="0" w:color="auto"/>
                <w:left w:val="none" w:sz="0" w:space="0" w:color="auto"/>
                <w:bottom w:val="none" w:sz="0" w:space="0" w:color="auto"/>
                <w:right w:val="none" w:sz="0" w:space="0" w:color="auto"/>
              </w:divBdr>
            </w:div>
            <w:div w:id="489710724">
              <w:marLeft w:val="0"/>
              <w:marRight w:val="0"/>
              <w:marTop w:val="0"/>
              <w:marBottom w:val="0"/>
              <w:divBdr>
                <w:top w:val="none" w:sz="0" w:space="0" w:color="auto"/>
                <w:left w:val="none" w:sz="0" w:space="0" w:color="auto"/>
                <w:bottom w:val="none" w:sz="0" w:space="0" w:color="auto"/>
                <w:right w:val="none" w:sz="0" w:space="0" w:color="auto"/>
              </w:divBdr>
            </w:div>
            <w:div w:id="490366775">
              <w:marLeft w:val="0"/>
              <w:marRight w:val="0"/>
              <w:marTop w:val="0"/>
              <w:marBottom w:val="0"/>
              <w:divBdr>
                <w:top w:val="none" w:sz="0" w:space="0" w:color="auto"/>
                <w:left w:val="none" w:sz="0" w:space="0" w:color="auto"/>
                <w:bottom w:val="none" w:sz="0" w:space="0" w:color="auto"/>
                <w:right w:val="none" w:sz="0" w:space="0" w:color="auto"/>
              </w:divBdr>
            </w:div>
            <w:div w:id="491333877">
              <w:marLeft w:val="0"/>
              <w:marRight w:val="0"/>
              <w:marTop w:val="0"/>
              <w:marBottom w:val="0"/>
              <w:divBdr>
                <w:top w:val="none" w:sz="0" w:space="0" w:color="auto"/>
                <w:left w:val="none" w:sz="0" w:space="0" w:color="auto"/>
                <w:bottom w:val="none" w:sz="0" w:space="0" w:color="auto"/>
                <w:right w:val="none" w:sz="0" w:space="0" w:color="auto"/>
              </w:divBdr>
            </w:div>
            <w:div w:id="491993042">
              <w:marLeft w:val="0"/>
              <w:marRight w:val="0"/>
              <w:marTop w:val="0"/>
              <w:marBottom w:val="0"/>
              <w:divBdr>
                <w:top w:val="none" w:sz="0" w:space="0" w:color="auto"/>
                <w:left w:val="none" w:sz="0" w:space="0" w:color="auto"/>
                <w:bottom w:val="none" w:sz="0" w:space="0" w:color="auto"/>
                <w:right w:val="none" w:sz="0" w:space="0" w:color="auto"/>
              </w:divBdr>
            </w:div>
            <w:div w:id="493880721">
              <w:marLeft w:val="0"/>
              <w:marRight w:val="0"/>
              <w:marTop w:val="0"/>
              <w:marBottom w:val="0"/>
              <w:divBdr>
                <w:top w:val="none" w:sz="0" w:space="0" w:color="auto"/>
                <w:left w:val="none" w:sz="0" w:space="0" w:color="auto"/>
                <w:bottom w:val="none" w:sz="0" w:space="0" w:color="auto"/>
                <w:right w:val="none" w:sz="0" w:space="0" w:color="auto"/>
              </w:divBdr>
            </w:div>
            <w:div w:id="495078204">
              <w:marLeft w:val="0"/>
              <w:marRight w:val="0"/>
              <w:marTop w:val="0"/>
              <w:marBottom w:val="0"/>
              <w:divBdr>
                <w:top w:val="none" w:sz="0" w:space="0" w:color="auto"/>
                <w:left w:val="none" w:sz="0" w:space="0" w:color="auto"/>
                <w:bottom w:val="none" w:sz="0" w:space="0" w:color="auto"/>
                <w:right w:val="none" w:sz="0" w:space="0" w:color="auto"/>
              </w:divBdr>
            </w:div>
            <w:div w:id="497892225">
              <w:marLeft w:val="0"/>
              <w:marRight w:val="0"/>
              <w:marTop w:val="0"/>
              <w:marBottom w:val="0"/>
              <w:divBdr>
                <w:top w:val="none" w:sz="0" w:space="0" w:color="auto"/>
                <w:left w:val="none" w:sz="0" w:space="0" w:color="auto"/>
                <w:bottom w:val="none" w:sz="0" w:space="0" w:color="auto"/>
                <w:right w:val="none" w:sz="0" w:space="0" w:color="auto"/>
              </w:divBdr>
            </w:div>
            <w:div w:id="499010193">
              <w:marLeft w:val="0"/>
              <w:marRight w:val="0"/>
              <w:marTop w:val="0"/>
              <w:marBottom w:val="0"/>
              <w:divBdr>
                <w:top w:val="none" w:sz="0" w:space="0" w:color="auto"/>
                <w:left w:val="none" w:sz="0" w:space="0" w:color="auto"/>
                <w:bottom w:val="none" w:sz="0" w:space="0" w:color="auto"/>
                <w:right w:val="none" w:sz="0" w:space="0" w:color="auto"/>
              </w:divBdr>
            </w:div>
            <w:div w:id="500199452">
              <w:marLeft w:val="0"/>
              <w:marRight w:val="0"/>
              <w:marTop w:val="0"/>
              <w:marBottom w:val="0"/>
              <w:divBdr>
                <w:top w:val="none" w:sz="0" w:space="0" w:color="auto"/>
                <w:left w:val="none" w:sz="0" w:space="0" w:color="auto"/>
                <w:bottom w:val="none" w:sz="0" w:space="0" w:color="auto"/>
                <w:right w:val="none" w:sz="0" w:space="0" w:color="auto"/>
              </w:divBdr>
            </w:div>
            <w:div w:id="500242995">
              <w:marLeft w:val="0"/>
              <w:marRight w:val="0"/>
              <w:marTop w:val="0"/>
              <w:marBottom w:val="0"/>
              <w:divBdr>
                <w:top w:val="none" w:sz="0" w:space="0" w:color="auto"/>
                <w:left w:val="none" w:sz="0" w:space="0" w:color="auto"/>
                <w:bottom w:val="none" w:sz="0" w:space="0" w:color="auto"/>
                <w:right w:val="none" w:sz="0" w:space="0" w:color="auto"/>
              </w:divBdr>
            </w:div>
            <w:div w:id="501236413">
              <w:marLeft w:val="0"/>
              <w:marRight w:val="0"/>
              <w:marTop w:val="0"/>
              <w:marBottom w:val="0"/>
              <w:divBdr>
                <w:top w:val="none" w:sz="0" w:space="0" w:color="auto"/>
                <w:left w:val="none" w:sz="0" w:space="0" w:color="auto"/>
                <w:bottom w:val="none" w:sz="0" w:space="0" w:color="auto"/>
                <w:right w:val="none" w:sz="0" w:space="0" w:color="auto"/>
              </w:divBdr>
            </w:div>
            <w:div w:id="501285076">
              <w:marLeft w:val="0"/>
              <w:marRight w:val="0"/>
              <w:marTop w:val="0"/>
              <w:marBottom w:val="0"/>
              <w:divBdr>
                <w:top w:val="none" w:sz="0" w:space="0" w:color="auto"/>
                <w:left w:val="none" w:sz="0" w:space="0" w:color="auto"/>
                <w:bottom w:val="none" w:sz="0" w:space="0" w:color="auto"/>
                <w:right w:val="none" w:sz="0" w:space="0" w:color="auto"/>
              </w:divBdr>
            </w:div>
            <w:div w:id="501700662">
              <w:marLeft w:val="0"/>
              <w:marRight w:val="0"/>
              <w:marTop w:val="0"/>
              <w:marBottom w:val="0"/>
              <w:divBdr>
                <w:top w:val="none" w:sz="0" w:space="0" w:color="auto"/>
                <w:left w:val="none" w:sz="0" w:space="0" w:color="auto"/>
                <w:bottom w:val="none" w:sz="0" w:space="0" w:color="auto"/>
                <w:right w:val="none" w:sz="0" w:space="0" w:color="auto"/>
              </w:divBdr>
            </w:div>
            <w:div w:id="504170369">
              <w:marLeft w:val="0"/>
              <w:marRight w:val="0"/>
              <w:marTop w:val="0"/>
              <w:marBottom w:val="0"/>
              <w:divBdr>
                <w:top w:val="none" w:sz="0" w:space="0" w:color="auto"/>
                <w:left w:val="none" w:sz="0" w:space="0" w:color="auto"/>
                <w:bottom w:val="none" w:sz="0" w:space="0" w:color="auto"/>
                <w:right w:val="none" w:sz="0" w:space="0" w:color="auto"/>
              </w:divBdr>
            </w:div>
            <w:div w:id="504563356">
              <w:marLeft w:val="0"/>
              <w:marRight w:val="0"/>
              <w:marTop w:val="0"/>
              <w:marBottom w:val="0"/>
              <w:divBdr>
                <w:top w:val="none" w:sz="0" w:space="0" w:color="auto"/>
                <w:left w:val="none" w:sz="0" w:space="0" w:color="auto"/>
                <w:bottom w:val="none" w:sz="0" w:space="0" w:color="auto"/>
                <w:right w:val="none" w:sz="0" w:space="0" w:color="auto"/>
              </w:divBdr>
            </w:div>
            <w:div w:id="505942277">
              <w:marLeft w:val="0"/>
              <w:marRight w:val="0"/>
              <w:marTop w:val="0"/>
              <w:marBottom w:val="0"/>
              <w:divBdr>
                <w:top w:val="none" w:sz="0" w:space="0" w:color="auto"/>
                <w:left w:val="none" w:sz="0" w:space="0" w:color="auto"/>
                <w:bottom w:val="none" w:sz="0" w:space="0" w:color="auto"/>
                <w:right w:val="none" w:sz="0" w:space="0" w:color="auto"/>
              </w:divBdr>
            </w:div>
            <w:div w:id="506286924">
              <w:marLeft w:val="0"/>
              <w:marRight w:val="0"/>
              <w:marTop w:val="0"/>
              <w:marBottom w:val="0"/>
              <w:divBdr>
                <w:top w:val="none" w:sz="0" w:space="0" w:color="auto"/>
                <w:left w:val="none" w:sz="0" w:space="0" w:color="auto"/>
                <w:bottom w:val="none" w:sz="0" w:space="0" w:color="auto"/>
                <w:right w:val="none" w:sz="0" w:space="0" w:color="auto"/>
              </w:divBdr>
            </w:div>
            <w:div w:id="507133356">
              <w:marLeft w:val="0"/>
              <w:marRight w:val="0"/>
              <w:marTop w:val="0"/>
              <w:marBottom w:val="0"/>
              <w:divBdr>
                <w:top w:val="none" w:sz="0" w:space="0" w:color="auto"/>
                <w:left w:val="none" w:sz="0" w:space="0" w:color="auto"/>
                <w:bottom w:val="none" w:sz="0" w:space="0" w:color="auto"/>
                <w:right w:val="none" w:sz="0" w:space="0" w:color="auto"/>
              </w:divBdr>
            </w:div>
            <w:div w:id="509880603">
              <w:marLeft w:val="0"/>
              <w:marRight w:val="0"/>
              <w:marTop w:val="0"/>
              <w:marBottom w:val="0"/>
              <w:divBdr>
                <w:top w:val="none" w:sz="0" w:space="0" w:color="auto"/>
                <w:left w:val="none" w:sz="0" w:space="0" w:color="auto"/>
                <w:bottom w:val="none" w:sz="0" w:space="0" w:color="auto"/>
                <w:right w:val="none" w:sz="0" w:space="0" w:color="auto"/>
              </w:divBdr>
            </w:div>
            <w:div w:id="514461685">
              <w:marLeft w:val="0"/>
              <w:marRight w:val="0"/>
              <w:marTop w:val="0"/>
              <w:marBottom w:val="0"/>
              <w:divBdr>
                <w:top w:val="none" w:sz="0" w:space="0" w:color="auto"/>
                <w:left w:val="none" w:sz="0" w:space="0" w:color="auto"/>
                <w:bottom w:val="none" w:sz="0" w:space="0" w:color="auto"/>
                <w:right w:val="none" w:sz="0" w:space="0" w:color="auto"/>
              </w:divBdr>
            </w:div>
            <w:div w:id="514534368">
              <w:marLeft w:val="0"/>
              <w:marRight w:val="0"/>
              <w:marTop w:val="0"/>
              <w:marBottom w:val="0"/>
              <w:divBdr>
                <w:top w:val="none" w:sz="0" w:space="0" w:color="auto"/>
                <w:left w:val="none" w:sz="0" w:space="0" w:color="auto"/>
                <w:bottom w:val="none" w:sz="0" w:space="0" w:color="auto"/>
                <w:right w:val="none" w:sz="0" w:space="0" w:color="auto"/>
              </w:divBdr>
            </w:div>
            <w:div w:id="516774337">
              <w:marLeft w:val="0"/>
              <w:marRight w:val="0"/>
              <w:marTop w:val="0"/>
              <w:marBottom w:val="0"/>
              <w:divBdr>
                <w:top w:val="none" w:sz="0" w:space="0" w:color="auto"/>
                <w:left w:val="none" w:sz="0" w:space="0" w:color="auto"/>
                <w:bottom w:val="none" w:sz="0" w:space="0" w:color="auto"/>
                <w:right w:val="none" w:sz="0" w:space="0" w:color="auto"/>
              </w:divBdr>
            </w:div>
            <w:div w:id="519317443">
              <w:marLeft w:val="0"/>
              <w:marRight w:val="0"/>
              <w:marTop w:val="0"/>
              <w:marBottom w:val="0"/>
              <w:divBdr>
                <w:top w:val="none" w:sz="0" w:space="0" w:color="auto"/>
                <w:left w:val="none" w:sz="0" w:space="0" w:color="auto"/>
                <w:bottom w:val="none" w:sz="0" w:space="0" w:color="auto"/>
                <w:right w:val="none" w:sz="0" w:space="0" w:color="auto"/>
              </w:divBdr>
            </w:div>
            <w:div w:id="519466641">
              <w:marLeft w:val="0"/>
              <w:marRight w:val="0"/>
              <w:marTop w:val="0"/>
              <w:marBottom w:val="0"/>
              <w:divBdr>
                <w:top w:val="none" w:sz="0" w:space="0" w:color="auto"/>
                <w:left w:val="none" w:sz="0" w:space="0" w:color="auto"/>
                <w:bottom w:val="none" w:sz="0" w:space="0" w:color="auto"/>
                <w:right w:val="none" w:sz="0" w:space="0" w:color="auto"/>
              </w:divBdr>
            </w:div>
            <w:div w:id="519979192">
              <w:marLeft w:val="0"/>
              <w:marRight w:val="0"/>
              <w:marTop w:val="0"/>
              <w:marBottom w:val="0"/>
              <w:divBdr>
                <w:top w:val="none" w:sz="0" w:space="0" w:color="auto"/>
                <w:left w:val="none" w:sz="0" w:space="0" w:color="auto"/>
                <w:bottom w:val="none" w:sz="0" w:space="0" w:color="auto"/>
                <w:right w:val="none" w:sz="0" w:space="0" w:color="auto"/>
              </w:divBdr>
            </w:div>
            <w:div w:id="522204801">
              <w:marLeft w:val="0"/>
              <w:marRight w:val="0"/>
              <w:marTop w:val="0"/>
              <w:marBottom w:val="0"/>
              <w:divBdr>
                <w:top w:val="none" w:sz="0" w:space="0" w:color="auto"/>
                <w:left w:val="none" w:sz="0" w:space="0" w:color="auto"/>
                <w:bottom w:val="none" w:sz="0" w:space="0" w:color="auto"/>
                <w:right w:val="none" w:sz="0" w:space="0" w:color="auto"/>
              </w:divBdr>
            </w:div>
            <w:div w:id="522481103">
              <w:marLeft w:val="0"/>
              <w:marRight w:val="0"/>
              <w:marTop w:val="0"/>
              <w:marBottom w:val="0"/>
              <w:divBdr>
                <w:top w:val="none" w:sz="0" w:space="0" w:color="auto"/>
                <w:left w:val="none" w:sz="0" w:space="0" w:color="auto"/>
                <w:bottom w:val="none" w:sz="0" w:space="0" w:color="auto"/>
                <w:right w:val="none" w:sz="0" w:space="0" w:color="auto"/>
              </w:divBdr>
            </w:div>
            <w:div w:id="525559643">
              <w:marLeft w:val="0"/>
              <w:marRight w:val="0"/>
              <w:marTop w:val="0"/>
              <w:marBottom w:val="0"/>
              <w:divBdr>
                <w:top w:val="none" w:sz="0" w:space="0" w:color="auto"/>
                <w:left w:val="none" w:sz="0" w:space="0" w:color="auto"/>
                <w:bottom w:val="none" w:sz="0" w:space="0" w:color="auto"/>
                <w:right w:val="none" w:sz="0" w:space="0" w:color="auto"/>
              </w:divBdr>
            </w:div>
            <w:div w:id="526065080">
              <w:marLeft w:val="0"/>
              <w:marRight w:val="0"/>
              <w:marTop w:val="0"/>
              <w:marBottom w:val="0"/>
              <w:divBdr>
                <w:top w:val="none" w:sz="0" w:space="0" w:color="auto"/>
                <w:left w:val="none" w:sz="0" w:space="0" w:color="auto"/>
                <w:bottom w:val="none" w:sz="0" w:space="0" w:color="auto"/>
                <w:right w:val="none" w:sz="0" w:space="0" w:color="auto"/>
              </w:divBdr>
            </w:div>
            <w:div w:id="526329069">
              <w:marLeft w:val="0"/>
              <w:marRight w:val="0"/>
              <w:marTop w:val="0"/>
              <w:marBottom w:val="0"/>
              <w:divBdr>
                <w:top w:val="none" w:sz="0" w:space="0" w:color="auto"/>
                <w:left w:val="none" w:sz="0" w:space="0" w:color="auto"/>
                <w:bottom w:val="none" w:sz="0" w:space="0" w:color="auto"/>
                <w:right w:val="none" w:sz="0" w:space="0" w:color="auto"/>
              </w:divBdr>
            </w:div>
            <w:div w:id="529336670">
              <w:marLeft w:val="0"/>
              <w:marRight w:val="0"/>
              <w:marTop w:val="0"/>
              <w:marBottom w:val="0"/>
              <w:divBdr>
                <w:top w:val="none" w:sz="0" w:space="0" w:color="auto"/>
                <w:left w:val="none" w:sz="0" w:space="0" w:color="auto"/>
                <w:bottom w:val="none" w:sz="0" w:space="0" w:color="auto"/>
                <w:right w:val="none" w:sz="0" w:space="0" w:color="auto"/>
              </w:divBdr>
            </w:div>
            <w:div w:id="531693634">
              <w:marLeft w:val="0"/>
              <w:marRight w:val="0"/>
              <w:marTop w:val="0"/>
              <w:marBottom w:val="0"/>
              <w:divBdr>
                <w:top w:val="none" w:sz="0" w:space="0" w:color="auto"/>
                <w:left w:val="none" w:sz="0" w:space="0" w:color="auto"/>
                <w:bottom w:val="none" w:sz="0" w:space="0" w:color="auto"/>
                <w:right w:val="none" w:sz="0" w:space="0" w:color="auto"/>
              </w:divBdr>
            </w:div>
            <w:div w:id="533419388">
              <w:marLeft w:val="0"/>
              <w:marRight w:val="0"/>
              <w:marTop w:val="0"/>
              <w:marBottom w:val="0"/>
              <w:divBdr>
                <w:top w:val="none" w:sz="0" w:space="0" w:color="auto"/>
                <w:left w:val="none" w:sz="0" w:space="0" w:color="auto"/>
                <w:bottom w:val="none" w:sz="0" w:space="0" w:color="auto"/>
                <w:right w:val="none" w:sz="0" w:space="0" w:color="auto"/>
              </w:divBdr>
            </w:div>
            <w:div w:id="533663834">
              <w:marLeft w:val="0"/>
              <w:marRight w:val="0"/>
              <w:marTop w:val="0"/>
              <w:marBottom w:val="0"/>
              <w:divBdr>
                <w:top w:val="none" w:sz="0" w:space="0" w:color="auto"/>
                <w:left w:val="none" w:sz="0" w:space="0" w:color="auto"/>
                <w:bottom w:val="none" w:sz="0" w:space="0" w:color="auto"/>
                <w:right w:val="none" w:sz="0" w:space="0" w:color="auto"/>
              </w:divBdr>
            </w:div>
            <w:div w:id="541865218">
              <w:marLeft w:val="0"/>
              <w:marRight w:val="0"/>
              <w:marTop w:val="0"/>
              <w:marBottom w:val="0"/>
              <w:divBdr>
                <w:top w:val="none" w:sz="0" w:space="0" w:color="auto"/>
                <w:left w:val="none" w:sz="0" w:space="0" w:color="auto"/>
                <w:bottom w:val="none" w:sz="0" w:space="0" w:color="auto"/>
                <w:right w:val="none" w:sz="0" w:space="0" w:color="auto"/>
              </w:divBdr>
            </w:div>
            <w:div w:id="542986669">
              <w:marLeft w:val="0"/>
              <w:marRight w:val="0"/>
              <w:marTop w:val="0"/>
              <w:marBottom w:val="0"/>
              <w:divBdr>
                <w:top w:val="none" w:sz="0" w:space="0" w:color="auto"/>
                <w:left w:val="none" w:sz="0" w:space="0" w:color="auto"/>
                <w:bottom w:val="none" w:sz="0" w:space="0" w:color="auto"/>
                <w:right w:val="none" w:sz="0" w:space="0" w:color="auto"/>
              </w:divBdr>
            </w:div>
            <w:div w:id="544565037">
              <w:marLeft w:val="0"/>
              <w:marRight w:val="0"/>
              <w:marTop w:val="0"/>
              <w:marBottom w:val="0"/>
              <w:divBdr>
                <w:top w:val="none" w:sz="0" w:space="0" w:color="auto"/>
                <w:left w:val="none" w:sz="0" w:space="0" w:color="auto"/>
                <w:bottom w:val="none" w:sz="0" w:space="0" w:color="auto"/>
                <w:right w:val="none" w:sz="0" w:space="0" w:color="auto"/>
              </w:divBdr>
            </w:div>
            <w:div w:id="545070291">
              <w:marLeft w:val="0"/>
              <w:marRight w:val="0"/>
              <w:marTop w:val="0"/>
              <w:marBottom w:val="0"/>
              <w:divBdr>
                <w:top w:val="none" w:sz="0" w:space="0" w:color="auto"/>
                <w:left w:val="none" w:sz="0" w:space="0" w:color="auto"/>
                <w:bottom w:val="none" w:sz="0" w:space="0" w:color="auto"/>
                <w:right w:val="none" w:sz="0" w:space="0" w:color="auto"/>
              </w:divBdr>
            </w:div>
            <w:div w:id="548029603">
              <w:marLeft w:val="0"/>
              <w:marRight w:val="0"/>
              <w:marTop w:val="0"/>
              <w:marBottom w:val="0"/>
              <w:divBdr>
                <w:top w:val="none" w:sz="0" w:space="0" w:color="auto"/>
                <w:left w:val="none" w:sz="0" w:space="0" w:color="auto"/>
                <w:bottom w:val="none" w:sz="0" w:space="0" w:color="auto"/>
                <w:right w:val="none" w:sz="0" w:space="0" w:color="auto"/>
              </w:divBdr>
            </w:div>
            <w:div w:id="548612269">
              <w:marLeft w:val="0"/>
              <w:marRight w:val="0"/>
              <w:marTop w:val="0"/>
              <w:marBottom w:val="0"/>
              <w:divBdr>
                <w:top w:val="none" w:sz="0" w:space="0" w:color="auto"/>
                <w:left w:val="none" w:sz="0" w:space="0" w:color="auto"/>
                <w:bottom w:val="none" w:sz="0" w:space="0" w:color="auto"/>
                <w:right w:val="none" w:sz="0" w:space="0" w:color="auto"/>
              </w:divBdr>
            </w:div>
            <w:div w:id="549224348">
              <w:marLeft w:val="0"/>
              <w:marRight w:val="0"/>
              <w:marTop w:val="0"/>
              <w:marBottom w:val="0"/>
              <w:divBdr>
                <w:top w:val="none" w:sz="0" w:space="0" w:color="auto"/>
                <w:left w:val="none" w:sz="0" w:space="0" w:color="auto"/>
                <w:bottom w:val="none" w:sz="0" w:space="0" w:color="auto"/>
                <w:right w:val="none" w:sz="0" w:space="0" w:color="auto"/>
              </w:divBdr>
            </w:div>
            <w:div w:id="552428227">
              <w:marLeft w:val="0"/>
              <w:marRight w:val="0"/>
              <w:marTop w:val="0"/>
              <w:marBottom w:val="0"/>
              <w:divBdr>
                <w:top w:val="none" w:sz="0" w:space="0" w:color="auto"/>
                <w:left w:val="none" w:sz="0" w:space="0" w:color="auto"/>
                <w:bottom w:val="none" w:sz="0" w:space="0" w:color="auto"/>
                <w:right w:val="none" w:sz="0" w:space="0" w:color="auto"/>
              </w:divBdr>
            </w:div>
            <w:div w:id="556165500">
              <w:marLeft w:val="0"/>
              <w:marRight w:val="0"/>
              <w:marTop w:val="0"/>
              <w:marBottom w:val="0"/>
              <w:divBdr>
                <w:top w:val="none" w:sz="0" w:space="0" w:color="auto"/>
                <w:left w:val="none" w:sz="0" w:space="0" w:color="auto"/>
                <w:bottom w:val="none" w:sz="0" w:space="0" w:color="auto"/>
                <w:right w:val="none" w:sz="0" w:space="0" w:color="auto"/>
              </w:divBdr>
            </w:div>
            <w:div w:id="556429414">
              <w:marLeft w:val="0"/>
              <w:marRight w:val="0"/>
              <w:marTop w:val="0"/>
              <w:marBottom w:val="0"/>
              <w:divBdr>
                <w:top w:val="none" w:sz="0" w:space="0" w:color="auto"/>
                <w:left w:val="none" w:sz="0" w:space="0" w:color="auto"/>
                <w:bottom w:val="none" w:sz="0" w:space="0" w:color="auto"/>
                <w:right w:val="none" w:sz="0" w:space="0" w:color="auto"/>
              </w:divBdr>
            </w:div>
            <w:div w:id="558057237">
              <w:marLeft w:val="0"/>
              <w:marRight w:val="0"/>
              <w:marTop w:val="0"/>
              <w:marBottom w:val="0"/>
              <w:divBdr>
                <w:top w:val="none" w:sz="0" w:space="0" w:color="auto"/>
                <w:left w:val="none" w:sz="0" w:space="0" w:color="auto"/>
                <w:bottom w:val="none" w:sz="0" w:space="0" w:color="auto"/>
                <w:right w:val="none" w:sz="0" w:space="0" w:color="auto"/>
              </w:divBdr>
            </w:div>
            <w:div w:id="560219255">
              <w:marLeft w:val="0"/>
              <w:marRight w:val="0"/>
              <w:marTop w:val="0"/>
              <w:marBottom w:val="0"/>
              <w:divBdr>
                <w:top w:val="none" w:sz="0" w:space="0" w:color="auto"/>
                <w:left w:val="none" w:sz="0" w:space="0" w:color="auto"/>
                <w:bottom w:val="none" w:sz="0" w:space="0" w:color="auto"/>
                <w:right w:val="none" w:sz="0" w:space="0" w:color="auto"/>
              </w:divBdr>
            </w:div>
            <w:div w:id="561411621">
              <w:marLeft w:val="0"/>
              <w:marRight w:val="0"/>
              <w:marTop w:val="0"/>
              <w:marBottom w:val="0"/>
              <w:divBdr>
                <w:top w:val="none" w:sz="0" w:space="0" w:color="auto"/>
                <w:left w:val="none" w:sz="0" w:space="0" w:color="auto"/>
                <w:bottom w:val="none" w:sz="0" w:space="0" w:color="auto"/>
                <w:right w:val="none" w:sz="0" w:space="0" w:color="auto"/>
              </w:divBdr>
            </w:div>
            <w:div w:id="561671800">
              <w:marLeft w:val="0"/>
              <w:marRight w:val="0"/>
              <w:marTop w:val="0"/>
              <w:marBottom w:val="0"/>
              <w:divBdr>
                <w:top w:val="none" w:sz="0" w:space="0" w:color="auto"/>
                <w:left w:val="none" w:sz="0" w:space="0" w:color="auto"/>
                <w:bottom w:val="none" w:sz="0" w:space="0" w:color="auto"/>
                <w:right w:val="none" w:sz="0" w:space="0" w:color="auto"/>
              </w:divBdr>
            </w:div>
            <w:div w:id="563760985">
              <w:marLeft w:val="0"/>
              <w:marRight w:val="0"/>
              <w:marTop w:val="0"/>
              <w:marBottom w:val="0"/>
              <w:divBdr>
                <w:top w:val="none" w:sz="0" w:space="0" w:color="auto"/>
                <w:left w:val="none" w:sz="0" w:space="0" w:color="auto"/>
                <w:bottom w:val="none" w:sz="0" w:space="0" w:color="auto"/>
                <w:right w:val="none" w:sz="0" w:space="0" w:color="auto"/>
              </w:divBdr>
            </w:div>
            <w:div w:id="565797479">
              <w:marLeft w:val="0"/>
              <w:marRight w:val="0"/>
              <w:marTop w:val="0"/>
              <w:marBottom w:val="0"/>
              <w:divBdr>
                <w:top w:val="none" w:sz="0" w:space="0" w:color="auto"/>
                <w:left w:val="none" w:sz="0" w:space="0" w:color="auto"/>
                <w:bottom w:val="none" w:sz="0" w:space="0" w:color="auto"/>
                <w:right w:val="none" w:sz="0" w:space="0" w:color="auto"/>
              </w:divBdr>
            </w:div>
            <w:div w:id="566309063">
              <w:marLeft w:val="0"/>
              <w:marRight w:val="0"/>
              <w:marTop w:val="0"/>
              <w:marBottom w:val="0"/>
              <w:divBdr>
                <w:top w:val="none" w:sz="0" w:space="0" w:color="auto"/>
                <w:left w:val="none" w:sz="0" w:space="0" w:color="auto"/>
                <w:bottom w:val="none" w:sz="0" w:space="0" w:color="auto"/>
                <w:right w:val="none" w:sz="0" w:space="0" w:color="auto"/>
              </w:divBdr>
            </w:div>
            <w:div w:id="567303102">
              <w:marLeft w:val="0"/>
              <w:marRight w:val="0"/>
              <w:marTop w:val="0"/>
              <w:marBottom w:val="0"/>
              <w:divBdr>
                <w:top w:val="none" w:sz="0" w:space="0" w:color="auto"/>
                <w:left w:val="none" w:sz="0" w:space="0" w:color="auto"/>
                <w:bottom w:val="none" w:sz="0" w:space="0" w:color="auto"/>
                <w:right w:val="none" w:sz="0" w:space="0" w:color="auto"/>
              </w:divBdr>
            </w:div>
            <w:div w:id="567305331">
              <w:marLeft w:val="0"/>
              <w:marRight w:val="0"/>
              <w:marTop w:val="0"/>
              <w:marBottom w:val="0"/>
              <w:divBdr>
                <w:top w:val="none" w:sz="0" w:space="0" w:color="auto"/>
                <w:left w:val="none" w:sz="0" w:space="0" w:color="auto"/>
                <w:bottom w:val="none" w:sz="0" w:space="0" w:color="auto"/>
                <w:right w:val="none" w:sz="0" w:space="0" w:color="auto"/>
              </w:divBdr>
            </w:div>
            <w:div w:id="567568379">
              <w:marLeft w:val="0"/>
              <w:marRight w:val="0"/>
              <w:marTop w:val="0"/>
              <w:marBottom w:val="0"/>
              <w:divBdr>
                <w:top w:val="none" w:sz="0" w:space="0" w:color="auto"/>
                <w:left w:val="none" w:sz="0" w:space="0" w:color="auto"/>
                <w:bottom w:val="none" w:sz="0" w:space="0" w:color="auto"/>
                <w:right w:val="none" w:sz="0" w:space="0" w:color="auto"/>
              </w:divBdr>
              <w:divsChild>
                <w:div w:id="211380930">
                  <w:marLeft w:val="0"/>
                  <w:marRight w:val="0"/>
                  <w:marTop w:val="0"/>
                  <w:marBottom w:val="0"/>
                  <w:divBdr>
                    <w:top w:val="none" w:sz="0" w:space="0" w:color="auto"/>
                    <w:left w:val="none" w:sz="0" w:space="0" w:color="auto"/>
                    <w:bottom w:val="none" w:sz="0" w:space="0" w:color="auto"/>
                    <w:right w:val="none" w:sz="0" w:space="0" w:color="auto"/>
                  </w:divBdr>
                </w:div>
                <w:div w:id="562102590">
                  <w:marLeft w:val="0"/>
                  <w:marRight w:val="0"/>
                  <w:marTop w:val="0"/>
                  <w:marBottom w:val="0"/>
                  <w:divBdr>
                    <w:top w:val="none" w:sz="0" w:space="0" w:color="auto"/>
                    <w:left w:val="none" w:sz="0" w:space="0" w:color="auto"/>
                    <w:bottom w:val="none" w:sz="0" w:space="0" w:color="auto"/>
                    <w:right w:val="none" w:sz="0" w:space="0" w:color="auto"/>
                  </w:divBdr>
                </w:div>
                <w:div w:id="701369065">
                  <w:marLeft w:val="0"/>
                  <w:marRight w:val="0"/>
                  <w:marTop w:val="0"/>
                  <w:marBottom w:val="0"/>
                  <w:divBdr>
                    <w:top w:val="none" w:sz="0" w:space="0" w:color="auto"/>
                    <w:left w:val="none" w:sz="0" w:space="0" w:color="auto"/>
                    <w:bottom w:val="none" w:sz="0" w:space="0" w:color="auto"/>
                    <w:right w:val="none" w:sz="0" w:space="0" w:color="auto"/>
                  </w:divBdr>
                </w:div>
                <w:div w:id="1282762346">
                  <w:marLeft w:val="0"/>
                  <w:marRight w:val="0"/>
                  <w:marTop w:val="0"/>
                  <w:marBottom w:val="0"/>
                  <w:divBdr>
                    <w:top w:val="none" w:sz="0" w:space="0" w:color="auto"/>
                    <w:left w:val="none" w:sz="0" w:space="0" w:color="auto"/>
                    <w:bottom w:val="none" w:sz="0" w:space="0" w:color="auto"/>
                    <w:right w:val="none" w:sz="0" w:space="0" w:color="auto"/>
                  </w:divBdr>
                </w:div>
              </w:divsChild>
            </w:div>
            <w:div w:id="572854945">
              <w:marLeft w:val="0"/>
              <w:marRight w:val="0"/>
              <w:marTop w:val="0"/>
              <w:marBottom w:val="0"/>
              <w:divBdr>
                <w:top w:val="none" w:sz="0" w:space="0" w:color="auto"/>
                <w:left w:val="none" w:sz="0" w:space="0" w:color="auto"/>
                <w:bottom w:val="none" w:sz="0" w:space="0" w:color="auto"/>
                <w:right w:val="none" w:sz="0" w:space="0" w:color="auto"/>
              </w:divBdr>
            </w:div>
            <w:div w:id="573583627">
              <w:marLeft w:val="0"/>
              <w:marRight w:val="0"/>
              <w:marTop w:val="0"/>
              <w:marBottom w:val="0"/>
              <w:divBdr>
                <w:top w:val="none" w:sz="0" w:space="0" w:color="auto"/>
                <w:left w:val="none" w:sz="0" w:space="0" w:color="auto"/>
                <w:bottom w:val="none" w:sz="0" w:space="0" w:color="auto"/>
                <w:right w:val="none" w:sz="0" w:space="0" w:color="auto"/>
              </w:divBdr>
            </w:div>
            <w:div w:id="574316793">
              <w:marLeft w:val="0"/>
              <w:marRight w:val="0"/>
              <w:marTop w:val="0"/>
              <w:marBottom w:val="0"/>
              <w:divBdr>
                <w:top w:val="none" w:sz="0" w:space="0" w:color="auto"/>
                <w:left w:val="none" w:sz="0" w:space="0" w:color="auto"/>
                <w:bottom w:val="none" w:sz="0" w:space="0" w:color="auto"/>
                <w:right w:val="none" w:sz="0" w:space="0" w:color="auto"/>
              </w:divBdr>
            </w:div>
            <w:div w:id="574708037">
              <w:marLeft w:val="0"/>
              <w:marRight w:val="0"/>
              <w:marTop w:val="0"/>
              <w:marBottom w:val="0"/>
              <w:divBdr>
                <w:top w:val="none" w:sz="0" w:space="0" w:color="auto"/>
                <w:left w:val="none" w:sz="0" w:space="0" w:color="auto"/>
                <w:bottom w:val="none" w:sz="0" w:space="0" w:color="auto"/>
                <w:right w:val="none" w:sz="0" w:space="0" w:color="auto"/>
              </w:divBdr>
            </w:div>
            <w:div w:id="576745948">
              <w:marLeft w:val="0"/>
              <w:marRight w:val="0"/>
              <w:marTop w:val="0"/>
              <w:marBottom w:val="0"/>
              <w:divBdr>
                <w:top w:val="none" w:sz="0" w:space="0" w:color="auto"/>
                <w:left w:val="none" w:sz="0" w:space="0" w:color="auto"/>
                <w:bottom w:val="none" w:sz="0" w:space="0" w:color="auto"/>
                <w:right w:val="none" w:sz="0" w:space="0" w:color="auto"/>
              </w:divBdr>
            </w:div>
            <w:div w:id="580991469">
              <w:marLeft w:val="0"/>
              <w:marRight w:val="0"/>
              <w:marTop w:val="0"/>
              <w:marBottom w:val="0"/>
              <w:divBdr>
                <w:top w:val="none" w:sz="0" w:space="0" w:color="auto"/>
                <w:left w:val="none" w:sz="0" w:space="0" w:color="auto"/>
                <w:bottom w:val="none" w:sz="0" w:space="0" w:color="auto"/>
                <w:right w:val="none" w:sz="0" w:space="0" w:color="auto"/>
              </w:divBdr>
            </w:div>
            <w:div w:id="581451225">
              <w:marLeft w:val="0"/>
              <w:marRight w:val="0"/>
              <w:marTop w:val="0"/>
              <w:marBottom w:val="0"/>
              <w:divBdr>
                <w:top w:val="none" w:sz="0" w:space="0" w:color="auto"/>
                <w:left w:val="none" w:sz="0" w:space="0" w:color="auto"/>
                <w:bottom w:val="none" w:sz="0" w:space="0" w:color="auto"/>
                <w:right w:val="none" w:sz="0" w:space="0" w:color="auto"/>
              </w:divBdr>
            </w:div>
            <w:div w:id="583076836">
              <w:marLeft w:val="0"/>
              <w:marRight w:val="0"/>
              <w:marTop w:val="360"/>
              <w:marBottom w:val="0"/>
              <w:divBdr>
                <w:top w:val="single" w:sz="6" w:space="0" w:color="auto"/>
                <w:left w:val="single" w:sz="6" w:space="0" w:color="auto"/>
                <w:bottom w:val="single" w:sz="6" w:space="0" w:color="auto"/>
                <w:right w:val="single" w:sz="6" w:space="0" w:color="auto"/>
              </w:divBdr>
            </w:div>
            <w:div w:id="583495743">
              <w:marLeft w:val="0"/>
              <w:marRight w:val="0"/>
              <w:marTop w:val="0"/>
              <w:marBottom w:val="0"/>
              <w:divBdr>
                <w:top w:val="none" w:sz="0" w:space="0" w:color="auto"/>
                <w:left w:val="none" w:sz="0" w:space="0" w:color="auto"/>
                <w:bottom w:val="none" w:sz="0" w:space="0" w:color="auto"/>
                <w:right w:val="none" w:sz="0" w:space="0" w:color="auto"/>
              </w:divBdr>
            </w:div>
            <w:div w:id="587999974">
              <w:marLeft w:val="0"/>
              <w:marRight w:val="0"/>
              <w:marTop w:val="0"/>
              <w:marBottom w:val="0"/>
              <w:divBdr>
                <w:top w:val="none" w:sz="0" w:space="0" w:color="auto"/>
                <w:left w:val="none" w:sz="0" w:space="0" w:color="auto"/>
                <w:bottom w:val="none" w:sz="0" w:space="0" w:color="auto"/>
                <w:right w:val="none" w:sz="0" w:space="0" w:color="auto"/>
              </w:divBdr>
            </w:div>
            <w:div w:id="588151740">
              <w:marLeft w:val="0"/>
              <w:marRight w:val="0"/>
              <w:marTop w:val="0"/>
              <w:marBottom w:val="0"/>
              <w:divBdr>
                <w:top w:val="none" w:sz="0" w:space="0" w:color="auto"/>
                <w:left w:val="none" w:sz="0" w:space="0" w:color="auto"/>
                <w:bottom w:val="none" w:sz="0" w:space="0" w:color="auto"/>
                <w:right w:val="none" w:sz="0" w:space="0" w:color="auto"/>
              </w:divBdr>
            </w:div>
            <w:div w:id="588152517">
              <w:marLeft w:val="0"/>
              <w:marRight w:val="0"/>
              <w:marTop w:val="0"/>
              <w:marBottom w:val="0"/>
              <w:divBdr>
                <w:top w:val="none" w:sz="0" w:space="0" w:color="auto"/>
                <w:left w:val="none" w:sz="0" w:space="0" w:color="auto"/>
                <w:bottom w:val="none" w:sz="0" w:space="0" w:color="auto"/>
                <w:right w:val="none" w:sz="0" w:space="0" w:color="auto"/>
              </w:divBdr>
            </w:div>
            <w:div w:id="588347173">
              <w:marLeft w:val="0"/>
              <w:marRight w:val="0"/>
              <w:marTop w:val="0"/>
              <w:marBottom w:val="0"/>
              <w:divBdr>
                <w:top w:val="none" w:sz="0" w:space="0" w:color="auto"/>
                <w:left w:val="none" w:sz="0" w:space="0" w:color="auto"/>
                <w:bottom w:val="none" w:sz="0" w:space="0" w:color="auto"/>
                <w:right w:val="none" w:sz="0" w:space="0" w:color="auto"/>
              </w:divBdr>
            </w:div>
            <w:div w:id="589848286">
              <w:marLeft w:val="0"/>
              <w:marRight w:val="0"/>
              <w:marTop w:val="0"/>
              <w:marBottom w:val="0"/>
              <w:divBdr>
                <w:top w:val="none" w:sz="0" w:space="0" w:color="auto"/>
                <w:left w:val="none" w:sz="0" w:space="0" w:color="auto"/>
                <w:bottom w:val="none" w:sz="0" w:space="0" w:color="auto"/>
                <w:right w:val="none" w:sz="0" w:space="0" w:color="auto"/>
              </w:divBdr>
            </w:div>
            <w:div w:id="591935490">
              <w:marLeft w:val="0"/>
              <w:marRight w:val="0"/>
              <w:marTop w:val="0"/>
              <w:marBottom w:val="0"/>
              <w:divBdr>
                <w:top w:val="none" w:sz="0" w:space="0" w:color="auto"/>
                <w:left w:val="none" w:sz="0" w:space="0" w:color="auto"/>
                <w:bottom w:val="none" w:sz="0" w:space="0" w:color="auto"/>
                <w:right w:val="none" w:sz="0" w:space="0" w:color="auto"/>
              </w:divBdr>
            </w:div>
            <w:div w:id="593708007">
              <w:marLeft w:val="0"/>
              <w:marRight w:val="0"/>
              <w:marTop w:val="0"/>
              <w:marBottom w:val="0"/>
              <w:divBdr>
                <w:top w:val="none" w:sz="0" w:space="0" w:color="auto"/>
                <w:left w:val="none" w:sz="0" w:space="0" w:color="auto"/>
                <w:bottom w:val="none" w:sz="0" w:space="0" w:color="auto"/>
                <w:right w:val="none" w:sz="0" w:space="0" w:color="auto"/>
              </w:divBdr>
            </w:div>
            <w:div w:id="594674694">
              <w:marLeft w:val="0"/>
              <w:marRight w:val="0"/>
              <w:marTop w:val="0"/>
              <w:marBottom w:val="0"/>
              <w:divBdr>
                <w:top w:val="none" w:sz="0" w:space="0" w:color="auto"/>
                <w:left w:val="none" w:sz="0" w:space="0" w:color="auto"/>
                <w:bottom w:val="none" w:sz="0" w:space="0" w:color="auto"/>
                <w:right w:val="none" w:sz="0" w:space="0" w:color="auto"/>
              </w:divBdr>
            </w:div>
            <w:div w:id="594753434">
              <w:marLeft w:val="0"/>
              <w:marRight w:val="0"/>
              <w:marTop w:val="0"/>
              <w:marBottom w:val="0"/>
              <w:divBdr>
                <w:top w:val="none" w:sz="0" w:space="0" w:color="auto"/>
                <w:left w:val="none" w:sz="0" w:space="0" w:color="auto"/>
                <w:bottom w:val="none" w:sz="0" w:space="0" w:color="auto"/>
                <w:right w:val="none" w:sz="0" w:space="0" w:color="auto"/>
              </w:divBdr>
            </w:div>
            <w:div w:id="597639362">
              <w:marLeft w:val="0"/>
              <w:marRight w:val="0"/>
              <w:marTop w:val="0"/>
              <w:marBottom w:val="0"/>
              <w:divBdr>
                <w:top w:val="none" w:sz="0" w:space="0" w:color="auto"/>
                <w:left w:val="none" w:sz="0" w:space="0" w:color="auto"/>
                <w:bottom w:val="none" w:sz="0" w:space="0" w:color="auto"/>
                <w:right w:val="none" w:sz="0" w:space="0" w:color="auto"/>
              </w:divBdr>
            </w:div>
            <w:div w:id="603072067">
              <w:marLeft w:val="0"/>
              <w:marRight w:val="0"/>
              <w:marTop w:val="0"/>
              <w:marBottom w:val="0"/>
              <w:divBdr>
                <w:top w:val="none" w:sz="0" w:space="0" w:color="auto"/>
                <w:left w:val="none" w:sz="0" w:space="0" w:color="auto"/>
                <w:bottom w:val="none" w:sz="0" w:space="0" w:color="auto"/>
                <w:right w:val="none" w:sz="0" w:space="0" w:color="auto"/>
              </w:divBdr>
            </w:div>
            <w:div w:id="603613520">
              <w:marLeft w:val="0"/>
              <w:marRight w:val="0"/>
              <w:marTop w:val="0"/>
              <w:marBottom w:val="0"/>
              <w:divBdr>
                <w:top w:val="none" w:sz="0" w:space="0" w:color="auto"/>
                <w:left w:val="none" w:sz="0" w:space="0" w:color="auto"/>
                <w:bottom w:val="none" w:sz="0" w:space="0" w:color="auto"/>
                <w:right w:val="none" w:sz="0" w:space="0" w:color="auto"/>
              </w:divBdr>
            </w:div>
            <w:div w:id="604927248">
              <w:marLeft w:val="0"/>
              <w:marRight w:val="0"/>
              <w:marTop w:val="0"/>
              <w:marBottom w:val="0"/>
              <w:divBdr>
                <w:top w:val="none" w:sz="0" w:space="0" w:color="auto"/>
                <w:left w:val="none" w:sz="0" w:space="0" w:color="auto"/>
                <w:bottom w:val="none" w:sz="0" w:space="0" w:color="auto"/>
                <w:right w:val="none" w:sz="0" w:space="0" w:color="auto"/>
              </w:divBdr>
            </w:div>
            <w:div w:id="605894809">
              <w:marLeft w:val="0"/>
              <w:marRight w:val="0"/>
              <w:marTop w:val="0"/>
              <w:marBottom w:val="0"/>
              <w:divBdr>
                <w:top w:val="none" w:sz="0" w:space="0" w:color="auto"/>
                <w:left w:val="none" w:sz="0" w:space="0" w:color="auto"/>
                <w:bottom w:val="none" w:sz="0" w:space="0" w:color="auto"/>
                <w:right w:val="none" w:sz="0" w:space="0" w:color="auto"/>
              </w:divBdr>
            </w:div>
            <w:div w:id="605965123">
              <w:marLeft w:val="0"/>
              <w:marRight w:val="0"/>
              <w:marTop w:val="0"/>
              <w:marBottom w:val="0"/>
              <w:divBdr>
                <w:top w:val="none" w:sz="0" w:space="0" w:color="auto"/>
                <w:left w:val="none" w:sz="0" w:space="0" w:color="auto"/>
                <w:bottom w:val="none" w:sz="0" w:space="0" w:color="auto"/>
                <w:right w:val="none" w:sz="0" w:space="0" w:color="auto"/>
              </w:divBdr>
            </w:div>
            <w:div w:id="606162996">
              <w:marLeft w:val="0"/>
              <w:marRight w:val="0"/>
              <w:marTop w:val="0"/>
              <w:marBottom w:val="0"/>
              <w:divBdr>
                <w:top w:val="none" w:sz="0" w:space="0" w:color="auto"/>
                <w:left w:val="none" w:sz="0" w:space="0" w:color="auto"/>
                <w:bottom w:val="none" w:sz="0" w:space="0" w:color="auto"/>
                <w:right w:val="none" w:sz="0" w:space="0" w:color="auto"/>
              </w:divBdr>
            </w:div>
            <w:div w:id="606500603">
              <w:marLeft w:val="0"/>
              <w:marRight w:val="0"/>
              <w:marTop w:val="0"/>
              <w:marBottom w:val="0"/>
              <w:divBdr>
                <w:top w:val="none" w:sz="0" w:space="0" w:color="auto"/>
                <w:left w:val="none" w:sz="0" w:space="0" w:color="auto"/>
                <w:bottom w:val="none" w:sz="0" w:space="0" w:color="auto"/>
                <w:right w:val="none" w:sz="0" w:space="0" w:color="auto"/>
              </w:divBdr>
            </w:div>
            <w:div w:id="608120580">
              <w:marLeft w:val="0"/>
              <w:marRight w:val="0"/>
              <w:marTop w:val="0"/>
              <w:marBottom w:val="0"/>
              <w:divBdr>
                <w:top w:val="none" w:sz="0" w:space="0" w:color="auto"/>
                <w:left w:val="none" w:sz="0" w:space="0" w:color="auto"/>
                <w:bottom w:val="none" w:sz="0" w:space="0" w:color="auto"/>
                <w:right w:val="none" w:sz="0" w:space="0" w:color="auto"/>
              </w:divBdr>
            </w:div>
            <w:div w:id="610480964">
              <w:marLeft w:val="0"/>
              <w:marRight w:val="0"/>
              <w:marTop w:val="0"/>
              <w:marBottom w:val="0"/>
              <w:divBdr>
                <w:top w:val="none" w:sz="0" w:space="0" w:color="auto"/>
                <w:left w:val="none" w:sz="0" w:space="0" w:color="auto"/>
                <w:bottom w:val="none" w:sz="0" w:space="0" w:color="auto"/>
                <w:right w:val="none" w:sz="0" w:space="0" w:color="auto"/>
              </w:divBdr>
            </w:div>
            <w:div w:id="611740495">
              <w:marLeft w:val="0"/>
              <w:marRight w:val="0"/>
              <w:marTop w:val="0"/>
              <w:marBottom w:val="0"/>
              <w:divBdr>
                <w:top w:val="none" w:sz="0" w:space="0" w:color="auto"/>
                <w:left w:val="none" w:sz="0" w:space="0" w:color="auto"/>
                <w:bottom w:val="none" w:sz="0" w:space="0" w:color="auto"/>
                <w:right w:val="none" w:sz="0" w:space="0" w:color="auto"/>
              </w:divBdr>
            </w:div>
            <w:div w:id="611983634">
              <w:marLeft w:val="0"/>
              <w:marRight w:val="0"/>
              <w:marTop w:val="0"/>
              <w:marBottom w:val="0"/>
              <w:divBdr>
                <w:top w:val="none" w:sz="0" w:space="0" w:color="auto"/>
                <w:left w:val="none" w:sz="0" w:space="0" w:color="auto"/>
                <w:bottom w:val="none" w:sz="0" w:space="0" w:color="auto"/>
                <w:right w:val="none" w:sz="0" w:space="0" w:color="auto"/>
              </w:divBdr>
            </w:div>
            <w:div w:id="612327799">
              <w:marLeft w:val="0"/>
              <w:marRight w:val="0"/>
              <w:marTop w:val="0"/>
              <w:marBottom w:val="0"/>
              <w:divBdr>
                <w:top w:val="none" w:sz="0" w:space="0" w:color="auto"/>
                <w:left w:val="none" w:sz="0" w:space="0" w:color="auto"/>
                <w:bottom w:val="none" w:sz="0" w:space="0" w:color="auto"/>
                <w:right w:val="none" w:sz="0" w:space="0" w:color="auto"/>
              </w:divBdr>
            </w:div>
            <w:div w:id="613292547">
              <w:marLeft w:val="0"/>
              <w:marRight w:val="0"/>
              <w:marTop w:val="0"/>
              <w:marBottom w:val="0"/>
              <w:divBdr>
                <w:top w:val="none" w:sz="0" w:space="0" w:color="auto"/>
                <w:left w:val="none" w:sz="0" w:space="0" w:color="auto"/>
                <w:bottom w:val="none" w:sz="0" w:space="0" w:color="auto"/>
                <w:right w:val="none" w:sz="0" w:space="0" w:color="auto"/>
              </w:divBdr>
            </w:div>
            <w:div w:id="614747636">
              <w:marLeft w:val="0"/>
              <w:marRight w:val="0"/>
              <w:marTop w:val="0"/>
              <w:marBottom w:val="0"/>
              <w:divBdr>
                <w:top w:val="none" w:sz="0" w:space="0" w:color="auto"/>
                <w:left w:val="none" w:sz="0" w:space="0" w:color="auto"/>
                <w:bottom w:val="none" w:sz="0" w:space="0" w:color="auto"/>
                <w:right w:val="none" w:sz="0" w:space="0" w:color="auto"/>
              </w:divBdr>
            </w:div>
            <w:div w:id="617223876">
              <w:marLeft w:val="0"/>
              <w:marRight w:val="0"/>
              <w:marTop w:val="0"/>
              <w:marBottom w:val="0"/>
              <w:divBdr>
                <w:top w:val="none" w:sz="0" w:space="0" w:color="auto"/>
                <w:left w:val="none" w:sz="0" w:space="0" w:color="auto"/>
                <w:bottom w:val="none" w:sz="0" w:space="0" w:color="auto"/>
                <w:right w:val="none" w:sz="0" w:space="0" w:color="auto"/>
              </w:divBdr>
            </w:div>
            <w:div w:id="618026057">
              <w:marLeft w:val="0"/>
              <w:marRight w:val="0"/>
              <w:marTop w:val="0"/>
              <w:marBottom w:val="0"/>
              <w:divBdr>
                <w:top w:val="none" w:sz="0" w:space="0" w:color="auto"/>
                <w:left w:val="none" w:sz="0" w:space="0" w:color="auto"/>
                <w:bottom w:val="none" w:sz="0" w:space="0" w:color="auto"/>
                <w:right w:val="none" w:sz="0" w:space="0" w:color="auto"/>
              </w:divBdr>
            </w:div>
            <w:div w:id="618489776">
              <w:marLeft w:val="0"/>
              <w:marRight w:val="0"/>
              <w:marTop w:val="0"/>
              <w:marBottom w:val="0"/>
              <w:divBdr>
                <w:top w:val="none" w:sz="0" w:space="0" w:color="auto"/>
                <w:left w:val="none" w:sz="0" w:space="0" w:color="auto"/>
                <w:bottom w:val="none" w:sz="0" w:space="0" w:color="auto"/>
                <w:right w:val="none" w:sz="0" w:space="0" w:color="auto"/>
              </w:divBdr>
            </w:div>
            <w:div w:id="618726025">
              <w:marLeft w:val="0"/>
              <w:marRight w:val="0"/>
              <w:marTop w:val="0"/>
              <w:marBottom w:val="0"/>
              <w:divBdr>
                <w:top w:val="none" w:sz="0" w:space="0" w:color="auto"/>
                <w:left w:val="none" w:sz="0" w:space="0" w:color="auto"/>
                <w:bottom w:val="none" w:sz="0" w:space="0" w:color="auto"/>
                <w:right w:val="none" w:sz="0" w:space="0" w:color="auto"/>
              </w:divBdr>
            </w:div>
            <w:div w:id="619385581">
              <w:marLeft w:val="0"/>
              <w:marRight w:val="0"/>
              <w:marTop w:val="0"/>
              <w:marBottom w:val="0"/>
              <w:divBdr>
                <w:top w:val="none" w:sz="0" w:space="0" w:color="auto"/>
                <w:left w:val="none" w:sz="0" w:space="0" w:color="auto"/>
                <w:bottom w:val="none" w:sz="0" w:space="0" w:color="auto"/>
                <w:right w:val="none" w:sz="0" w:space="0" w:color="auto"/>
              </w:divBdr>
            </w:div>
            <w:div w:id="619411944">
              <w:marLeft w:val="0"/>
              <w:marRight w:val="0"/>
              <w:marTop w:val="0"/>
              <w:marBottom w:val="0"/>
              <w:divBdr>
                <w:top w:val="none" w:sz="0" w:space="0" w:color="auto"/>
                <w:left w:val="none" w:sz="0" w:space="0" w:color="auto"/>
                <w:bottom w:val="none" w:sz="0" w:space="0" w:color="auto"/>
                <w:right w:val="none" w:sz="0" w:space="0" w:color="auto"/>
              </w:divBdr>
            </w:div>
            <w:div w:id="619579727">
              <w:marLeft w:val="0"/>
              <w:marRight w:val="0"/>
              <w:marTop w:val="0"/>
              <w:marBottom w:val="0"/>
              <w:divBdr>
                <w:top w:val="none" w:sz="0" w:space="0" w:color="auto"/>
                <w:left w:val="none" w:sz="0" w:space="0" w:color="auto"/>
                <w:bottom w:val="none" w:sz="0" w:space="0" w:color="auto"/>
                <w:right w:val="none" w:sz="0" w:space="0" w:color="auto"/>
              </w:divBdr>
            </w:div>
            <w:div w:id="620844758">
              <w:marLeft w:val="0"/>
              <w:marRight w:val="0"/>
              <w:marTop w:val="0"/>
              <w:marBottom w:val="0"/>
              <w:divBdr>
                <w:top w:val="none" w:sz="0" w:space="0" w:color="auto"/>
                <w:left w:val="none" w:sz="0" w:space="0" w:color="auto"/>
                <w:bottom w:val="none" w:sz="0" w:space="0" w:color="auto"/>
                <w:right w:val="none" w:sz="0" w:space="0" w:color="auto"/>
              </w:divBdr>
            </w:div>
            <w:div w:id="624773434">
              <w:marLeft w:val="0"/>
              <w:marRight w:val="0"/>
              <w:marTop w:val="0"/>
              <w:marBottom w:val="0"/>
              <w:divBdr>
                <w:top w:val="none" w:sz="0" w:space="0" w:color="auto"/>
                <w:left w:val="none" w:sz="0" w:space="0" w:color="auto"/>
                <w:bottom w:val="none" w:sz="0" w:space="0" w:color="auto"/>
                <w:right w:val="none" w:sz="0" w:space="0" w:color="auto"/>
              </w:divBdr>
            </w:div>
            <w:div w:id="626280029">
              <w:marLeft w:val="0"/>
              <w:marRight w:val="0"/>
              <w:marTop w:val="0"/>
              <w:marBottom w:val="0"/>
              <w:divBdr>
                <w:top w:val="none" w:sz="0" w:space="0" w:color="auto"/>
                <w:left w:val="none" w:sz="0" w:space="0" w:color="auto"/>
                <w:bottom w:val="none" w:sz="0" w:space="0" w:color="auto"/>
                <w:right w:val="none" w:sz="0" w:space="0" w:color="auto"/>
              </w:divBdr>
            </w:div>
            <w:div w:id="628583582">
              <w:marLeft w:val="0"/>
              <w:marRight w:val="0"/>
              <w:marTop w:val="0"/>
              <w:marBottom w:val="0"/>
              <w:divBdr>
                <w:top w:val="none" w:sz="0" w:space="0" w:color="auto"/>
                <w:left w:val="none" w:sz="0" w:space="0" w:color="auto"/>
                <w:bottom w:val="none" w:sz="0" w:space="0" w:color="auto"/>
                <w:right w:val="none" w:sz="0" w:space="0" w:color="auto"/>
              </w:divBdr>
            </w:div>
            <w:div w:id="636758897">
              <w:marLeft w:val="0"/>
              <w:marRight w:val="0"/>
              <w:marTop w:val="0"/>
              <w:marBottom w:val="0"/>
              <w:divBdr>
                <w:top w:val="none" w:sz="0" w:space="0" w:color="auto"/>
                <w:left w:val="none" w:sz="0" w:space="0" w:color="auto"/>
                <w:bottom w:val="none" w:sz="0" w:space="0" w:color="auto"/>
                <w:right w:val="none" w:sz="0" w:space="0" w:color="auto"/>
              </w:divBdr>
            </w:div>
            <w:div w:id="638262069">
              <w:marLeft w:val="0"/>
              <w:marRight w:val="0"/>
              <w:marTop w:val="0"/>
              <w:marBottom w:val="0"/>
              <w:divBdr>
                <w:top w:val="none" w:sz="0" w:space="0" w:color="auto"/>
                <w:left w:val="none" w:sz="0" w:space="0" w:color="auto"/>
                <w:bottom w:val="none" w:sz="0" w:space="0" w:color="auto"/>
                <w:right w:val="none" w:sz="0" w:space="0" w:color="auto"/>
              </w:divBdr>
            </w:div>
            <w:div w:id="643707072">
              <w:marLeft w:val="0"/>
              <w:marRight w:val="0"/>
              <w:marTop w:val="0"/>
              <w:marBottom w:val="0"/>
              <w:divBdr>
                <w:top w:val="none" w:sz="0" w:space="0" w:color="auto"/>
                <w:left w:val="none" w:sz="0" w:space="0" w:color="auto"/>
                <w:bottom w:val="none" w:sz="0" w:space="0" w:color="auto"/>
                <w:right w:val="none" w:sz="0" w:space="0" w:color="auto"/>
              </w:divBdr>
            </w:div>
            <w:div w:id="646204626">
              <w:marLeft w:val="0"/>
              <w:marRight w:val="0"/>
              <w:marTop w:val="0"/>
              <w:marBottom w:val="0"/>
              <w:divBdr>
                <w:top w:val="none" w:sz="0" w:space="0" w:color="auto"/>
                <w:left w:val="none" w:sz="0" w:space="0" w:color="auto"/>
                <w:bottom w:val="none" w:sz="0" w:space="0" w:color="auto"/>
                <w:right w:val="none" w:sz="0" w:space="0" w:color="auto"/>
              </w:divBdr>
            </w:div>
            <w:div w:id="646517390">
              <w:marLeft w:val="0"/>
              <w:marRight w:val="0"/>
              <w:marTop w:val="0"/>
              <w:marBottom w:val="0"/>
              <w:divBdr>
                <w:top w:val="none" w:sz="0" w:space="0" w:color="auto"/>
                <w:left w:val="none" w:sz="0" w:space="0" w:color="auto"/>
                <w:bottom w:val="none" w:sz="0" w:space="0" w:color="auto"/>
                <w:right w:val="none" w:sz="0" w:space="0" w:color="auto"/>
              </w:divBdr>
            </w:div>
            <w:div w:id="647831205">
              <w:marLeft w:val="0"/>
              <w:marRight w:val="0"/>
              <w:marTop w:val="0"/>
              <w:marBottom w:val="0"/>
              <w:divBdr>
                <w:top w:val="none" w:sz="0" w:space="0" w:color="auto"/>
                <w:left w:val="none" w:sz="0" w:space="0" w:color="auto"/>
                <w:bottom w:val="none" w:sz="0" w:space="0" w:color="auto"/>
                <w:right w:val="none" w:sz="0" w:space="0" w:color="auto"/>
              </w:divBdr>
            </w:div>
            <w:div w:id="649136052">
              <w:marLeft w:val="0"/>
              <w:marRight w:val="0"/>
              <w:marTop w:val="0"/>
              <w:marBottom w:val="0"/>
              <w:divBdr>
                <w:top w:val="none" w:sz="0" w:space="0" w:color="auto"/>
                <w:left w:val="none" w:sz="0" w:space="0" w:color="auto"/>
                <w:bottom w:val="none" w:sz="0" w:space="0" w:color="auto"/>
                <w:right w:val="none" w:sz="0" w:space="0" w:color="auto"/>
              </w:divBdr>
            </w:div>
            <w:div w:id="650063228">
              <w:marLeft w:val="0"/>
              <w:marRight w:val="0"/>
              <w:marTop w:val="0"/>
              <w:marBottom w:val="0"/>
              <w:divBdr>
                <w:top w:val="none" w:sz="0" w:space="0" w:color="auto"/>
                <w:left w:val="none" w:sz="0" w:space="0" w:color="auto"/>
                <w:bottom w:val="none" w:sz="0" w:space="0" w:color="auto"/>
                <w:right w:val="none" w:sz="0" w:space="0" w:color="auto"/>
              </w:divBdr>
            </w:div>
            <w:div w:id="651056860">
              <w:marLeft w:val="0"/>
              <w:marRight w:val="0"/>
              <w:marTop w:val="0"/>
              <w:marBottom w:val="0"/>
              <w:divBdr>
                <w:top w:val="none" w:sz="0" w:space="0" w:color="auto"/>
                <w:left w:val="none" w:sz="0" w:space="0" w:color="auto"/>
                <w:bottom w:val="none" w:sz="0" w:space="0" w:color="auto"/>
                <w:right w:val="none" w:sz="0" w:space="0" w:color="auto"/>
              </w:divBdr>
            </w:div>
            <w:div w:id="651637461">
              <w:marLeft w:val="0"/>
              <w:marRight w:val="0"/>
              <w:marTop w:val="0"/>
              <w:marBottom w:val="0"/>
              <w:divBdr>
                <w:top w:val="none" w:sz="0" w:space="0" w:color="auto"/>
                <w:left w:val="none" w:sz="0" w:space="0" w:color="auto"/>
                <w:bottom w:val="none" w:sz="0" w:space="0" w:color="auto"/>
                <w:right w:val="none" w:sz="0" w:space="0" w:color="auto"/>
              </w:divBdr>
            </w:div>
            <w:div w:id="652953212">
              <w:marLeft w:val="0"/>
              <w:marRight w:val="0"/>
              <w:marTop w:val="0"/>
              <w:marBottom w:val="0"/>
              <w:divBdr>
                <w:top w:val="none" w:sz="0" w:space="0" w:color="auto"/>
                <w:left w:val="none" w:sz="0" w:space="0" w:color="auto"/>
                <w:bottom w:val="none" w:sz="0" w:space="0" w:color="auto"/>
                <w:right w:val="none" w:sz="0" w:space="0" w:color="auto"/>
              </w:divBdr>
            </w:div>
            <w:div w:id="654335759">
              <w:marLeft w:val="0"/>
              <w:marRight w:val="0"/>
              <w:marTop w:val="0"/>
              <w:marBottom w:val="0"/>
              <w:divBdr>
                <w:top w:val="none" w:sz="0" w:space="0" w:color="auto"/>
                <w:left w:val="none" w:sz="0" w:space="0" w:color="auto"/>
                <w:bottom w:val="none" w:sz="0" w:space="0" w:color="auto"/>
                <w:right w:val="none" w:sz="0" w:space="0" w:color="auto"/>
              </w:divBdr>
            </w:div>
            <w:div w:id="657416530">
              <w:marLeft w:val="0"/>
              <w:marRight w:val="0"/>
              <w:marTop w:val="0"/>
              <w:marBottom w:val="0"/>
              <w:divBdr>
                <w:top w:val="none" w:sz="0" w:space="0" w:color="auto"/>
                <w:left w:val="none" w:sz="0" w:space="0" w:color="auto"/>
                <w:bottom w:val="none" w:sz="0" w:space="0" w:color="auto"/>
                <w:right w:val="none" w:sz="0" w:space="0" w:color="auto"/>
              </w:divBdr>
            </w:div>
            <w:div w:id="661666771">
              <w:marLeft w:val="0"/>
              <w:marRight w:val="0"/>
              <w:marTop w:val="0"/>
              <w:marBottom w:val="0"/>
              <w:divBdr>
                <w:top w:val="none" w:sz="0" w:space="0" w:color="auto"/>
                <w:left w:val="none" w:sz="0" w:space="0" w:color="auto"/>
                <w:bottom w:val="none" w:sz="0" w:space="0" w:color="auto"/>
                <w:right w:val="none" w:sz="0" w:space="0" w:color="auto"/>
              </w:divBdr>
            </w:div>
            <w:div w:id="663120845">
              <w:marLeft w:val="0"/>
              <w:marRight w:val="0"/>
              <w:marTop w:val="0"/>
              <w:marBottom w:val="0"/>
              <w:divBdr>
                <w:top w:val="none" w:sz="0" w:space="0" w:color="auto"/>
                <w:left w:val="none" w:sz="0" w:space="0" w:color="auto"/>
                <w:bottom w:val="none" w:sz="0" w:space="0" w:color="auto"/>
                <w:right w:val="none" w:sz="0" w:space="0" w:color="auto"/>
              </w:divBdr>
            </w:div>
            <w:div w:id="664212563">
              <w:marLeft w:val="0"/>
              <w:marRight w:val="0"/>
              <w:marTop w:val="0"/>
              <w:marBottom w:val="0"/>
              <w:divBdr>
                <w:top w:val="none" w:sz="0" w:space="0" w:color="auto"/>
                <w:left w:val="none" w:sz="0" w:space="0" w:color="auto"/>
                <w:bottom w:val="none" w:sz="0" w:space="0" w:color="auto"/>
                <w:right w:val="none" w:sz="0" w:space="0" w:color="auto"/>
              </w:divBdr>
            </w:div>
            <w:div w:id="665521341">
              <w:marLeft w:val="0"/>
              <w:marRight w:val="0"/>
              <w:marTop w:val="0"/>
              <w:marBottom w:val="0"/>
              <w:divBdr>
                <w:top w:val="none" w:sz="0" w:space="0" w:color="auto"/>
                <w:left w:val="none" w:sz="0" w:space="0" w:color="auto"/>
                <w:bottom w:val="none" w:sz="0" w:space="0" w:color="auto"/>
                <w:right w:val="none" w:sz="0" w:space="0" w:color="auto"/>
              </w:divBdr>
            </w:div>
            <w:div w:id="665792465">
              <w:marLeft w:val="0"/>
              <w:marRight w:val="0"/>
              <w:marTop w:val="0"/>
              <w:marBottom w:val="0"/>
              <w:divBdr>
                <w:top w:val="none" w:sz="0" w:space="0" w:color="auto"/>
                <w:left w:val="none" w:sz="0" w:space="0" w:color="auto"/>
                <w:bottom w:val="none" w:sz="0" w:space="0" w:color="auto"/>
                <w:right w:val="none" w:sz="0" w:space="0" w:color="auto"/>
              </w:divBdr>
            </w:div>
            <w:div w:id="667707138">
              <w:marLeft w:val="0"/>
              <w:marRight w:val="0"/>
              <w:marTop w:val="0"/>
              <w:marBottom w:val="0"/>
              <w:divBdr>
                <w:top w:val="none" w:sz="0" w:space="0" w:color="auto"/>
                <w:left w:val="none" w:sz="0" w:space="0" w:color="auto"/>
                <w:bottom w:val="none" w:sz="0" w:space="0" w:color="auto"/>
                <w:right w:val="none" w:sz="0" w:space="0" w:color="auto"/>
              </w:divBdr>
            </w:div>
            <w:div w:id="668093050">
              <w:marLeft w:val="0"/>
              <w:marRight w:val="0"/>
              <w:marTop w:val="0"/>
              <w:marBottom w:val="0"/>
              <w:divBdr>
                <w:top w:val="none" w:sz="0" w:space="0" w:color="auto"/>
                <w:left w:val="none" w:sz="0" w:space="0" w:color="auto"/>
                <w:bottom w:val="none" w:sz="0" w:space="0" w:color="auto"/>
                <w:right w:val="none" w:sz="0" w:space="0" w:color="auto"/>
              </w:divBdr>
            </w:div>
            <w:div w:id="668168371">
              <w:marLeft w:val="0"/>
              <w:marRight w:val="0"/>
              <w:marTop w:val="0"/>
              <w:marBottom w:val="0"/>
              <w:divBdr>
                <w:top w:val="none" w:sz="0" w:space="0" w:color="auto"/>
                <w:left w:val="none" w:sz="0" w:space="0" w:color="auto"/>
                <w:bottom w:val="none" w:sz="0" w:space="0" w:color="auto"/>
                <w:right w:val="none" w:sz="0" w:space="0" w:color="auto"/>
              </w:divBdr>
            </w:div>
            <w:div w:id="668404417">
              <w:marLeft w:val="0"/>
              <w:marRight w:val="0"/>
              <w:marTop w:val="0"/>
              <w:marBottom w:val="0"/>
              <w:divBdr>
                <w:top w:val="none" w:sz="0" w:space="0" w:color="auto"/>
                <w:left w:val="none" w:sz="0" w:space="0" w:color="auto"/>
                <w:bottom w:val="none" w:sz="0" w:space="0" w:color="auto"/>
                <w:right w:val="none" w:sz="0" w:space="0" w:color="auto"/>
              </w:divBdr>
            </w:div>
            <w:div w:id="669989184">
              <w:marLeft w:val="0"/>
              <w:marRight w:val="0"/>
              <w:marTop w:val="0"/>
              <w:marBottom w:val="0"/>
              <w:divBdr>
                <w:top w:val="none" w:sz="0" w:space="0" w:color="auto"/>
                <w:left w:val="none" w:sz="0" w:space="0" w:color="auto"/>
                <w:bottom w:val="none" w:sz="0" w:space="0" w:color="auto"/>
                <w:right w:val="none" w:sz="0" w:space="0" w:color="auto"/>
              </w:divBdr>
            </w:div>
            <w:div w:id="671026198">
              <w:marLeft w:val="0"/>
              <w:marRight w:val="0"/>
              <w:marTop w:val="0"/>
              <w:marBottom w:val="0"/>
              <w:divBdr>
                <w:top w:val="none" w:sz="0" w:space="0" w:color="auto"/>
                <w:left w:val="none" w:sz="0" w:space="0" w:color="auto"/>
                <w:bottom w:val="none" w:sz="0" w:space="0" w:color="auto"/>
                <w:right w:val="none" w:sz="0" w:space="0" w:color="auto"/>
              </w:divBdr>
            </w:div>
            <w:div w:id="674070013">
              <w:marLeft w:val="0"/>
              <w:marRight w:val="0"/>
              <w:marTop w:val="0"/>
              <w:marBottom w:val="0"/>
              <w:divBdr>
                <w:top w:val="none" w:sz="0" w:space="0" w:color="auto"/>
                <w:left w:val="none" w:sz="0" w:space="0" w:color="auto"/>
                <w:bottom w:val="none" w:sz="0" w:space="0" w:color="auto"/>
                <w:right w:val="none" w:sz="0" w:space="0" w:color="auto"/>
              </w:divBdr>
            </w:div>
            <w:div w:id="674725084">
              <w:marLeft w:val="0"/>
              <w:marRight w:val="0"/>
              <w:marTop w:val="0"/>
              <w:marBottom w:val="0"/>
              <w:divBdr>
                <w:top w:val="none" w:sz="0" w:space="0" w:color="auto"/>
                <w:left w:val="none" w:sz="0" w:space="0" w:color="auto"/>
                <w:bottom w:val="none" w:sz="0" w:space="0" w:color="auto"/>
                <w:right w:val="none" w:sz="0" w:space="0" w:color="auto"/>
              </w:divBdr>
            </w:div>
            <w:div w:id="674916169">
              <w:marLeft w:val="0"/>
              <w:marRight w:val="0"/>
              <w:marTop w:val="0"/>
              <w:marBottom w:val="0"/>
              <w:divBdr>
                <w:top w:val="none" w:sz="0" w:space="0" w:color="auto"/>
                <w:left w:val="none" w:sz="0" w:space="0" w:color="auto"/>
                <w:bottom w:val="none" w:sz="0" w:space="0" w:color="auto"/>
                <w:right w:val="none" w:sz="0" w:space="0" w:color="auto"/>
              </w:divBdr>
            </w:div>
            <w:div w:id="675497971">
              <w:marLeft w:val="0"/>
              <w:marRight w:val="0"/>
              <w:marTop w:val="0"/>
              <w:marBottom w:val="0"/>
              <w:divBdr>
                <w:top w:val="none" w:sz="0" w:space="0" w:color="auto"/>
                <w:left w:val="none" w:sz="0" w:space="0" w:color="auto"/>
                <w:bottom w:val="none" w:sz="0" w:space="0" w:color="auto"/>
                <w:right w:val="none" w:sz="0" w:space="0" w:color="auto"/>
              </w:divBdr>
            </w:div>
            <w:div w:id="675809970">
              <w:marLeft w:val="0"/>
              <w:marRight w:val="0"/>
              <w:marTop w:val="0"/>
              <w:marBottom w:val="0"/>
              <w:divBdr>
                <w:top w:val="none" w:sz="0" w:space="0" w:color="auto"/>
                <w:left w:val="none" w:sz="0" w:space="0" w:color="auto"/>
                <w:bottom w:val="none" w:sz="0" w:space="0" w:color="auto"/>
                <w:right w:val="none" w:sz="0" w:space="0" w:color="auto"/>
              </w:divBdr>
            </w:div>
            <w:div w:id="676542762">
              <w:marLeft w:val="0"/>
              <w:marRight w:val="0"/>
              <w:marTop w:val="0"/>
              <w:marBottom w:val="0"/>
              <w:divBdr>
                <w:top w:val="none" w:sz="0" w:space="0" w:color="auto"/>
                <w:left w:val="none" w:sz="0" w:space="0" w:color="auto"/>
                <w:bottom w:val="none" w:sz="0" w:space="0" w:color="auto"/>
                <w:right w:val="none" w:sz="0" w:space="0" w:color="auto"/>
              </w:divBdr>
            </w:div>
            <w:div w:id="676928896">
              <w:marLeft w:val="0"/>
              <w:marRight w:val="0"/>
              <w:marTop w:val="0"/>
              <w:marBottom w:val="0"/>
              <w:divBdr>
                <w:top w:val="none" w:sz="0" w:space="0" w:color="auto"/>
                <w:left w:val="none" w:sz="0" w:space="0" w:color="auto"/>
                <w:bottom w:val="none" w:sz="0" w:space="0" w:color="auto"/>
                <w:right w:val="none" w:sz="0" w:space="0" w:color="auto"/>
              </w:divBdr>
            </w:div>
            <w:div w:id="680819233">
              <w:marLeft w:val="0"/>
              <w:marRight w:val="0"/>
              <w:marTop w:val="0"/>
              <w:marBottom w:val="0"/>
              <w:divBdr>
                <w:top w:val="none" w:sz="0" w:space="0" w:color="auto"/>
                <w:left w:val="none" w:sz="0" w:space="0" w:color="auto"/>
                <w:bottom w:val="none" w:sz="0" w:space="0" w:color="auto"/>
                <w:right w:val="none" w:sz="0" w:space="0" w:color="auto"/>
              </w:divBdr>
            </w:div>
            <w:div w:id="683747056">
              <w:marLeft w:val="0"/>
              <w:marRight w:val="0"/>
              <w:marTop w:val="0"/>
              <w:marBottom w:val="0"/>
              <w:divBdr>
                <w:top w:val="none" w:sz="0" w:space="0" w:color="auto"/>
                <w:left w:val="none" w:sz="0" w:space="0" w:color="auto"/>
                <w:bottom w:val="none" w:sz="0" w:space="0" w:color="auto"/>
                <w:right w:val="none" w:sz="0" w:space="0" w:color="auto"/>
              </w:divBdr>
            </w:div>
            <w:div w:id="685061739">
              <w:marLeft w:val="0"/>
              <w:marRight w:val="0"/>
              <w:marTop w:val="0"/>
              <w:marBottom w:val="0"/>
              <w:divBdr>
                <w:top w:val="none" w:sz="0" w:space="0" w:color="auto"/>
                <w:left w:val="none" w:sz="0" w:space="0" w:color="auto"/>
                <w:bottom w:val="none" w:sz="0" w:space="0" w:color="auto"/>
                <w:right w:val="none" w:sz="0" w:space="0" w:color="auto"/>
              </w:divBdr>
            </w:div>
            <w:div w:id="687219761">
              <w:marLeft w:val="0"/>
              <w:marRight w:val="0"/>
              <w:marTop w:val="0"/>
              <w:marBottom w:val="0"/>
              <w:divBdr>
                <w:top w:val="none" w:sz="0" w:space="0" w:color="auto"/>
                <w:left w:val="none" w:sz="0" w:space="0" w:color="auto"/>
                <w:bottom w:val="none" w:sz="0" w:space="0" w:color="auto"/>
                <w:right w:val="none" w:sz="0" w:space="0" w:color="auto"/>
              </w:divBdr>
            </w:div>
            <w:div w:id="687682429">
              <w:marLeft w:val="0"/>
              <w:marRight w:val="0"/>
              <w:marTop w:val="0"/>
              <w:marBottom w:val="0"/>
              <w:divBdr>
                <w:top w:val="none" w:sz="0" w:space="0" w:color="auto"/>
                <w:left w:val="none" w:sz="0" w:space="0" w:color="auto"/>
                <w:bottom w:val="none" w:sz="0" w:space="0" w:color="auto"/>
                <w:right w:val="none" w:sz="0" w:space="0" w:color="auto"/>
              </w:divBdr>
            </w:div>
            <w:div w:id="688607417">
              <w:marLeft w:val="0"/>
              <w:marRight w:val="0"/>
              <w:marTop w:val="0"/>
              <w:marBottom w:val="0"/>
              <w:divBdr>
                <w:top w:val="none" w:sz="0" w:space="0" w:color="auto"/>
                <w:left w:val="none" w:sz="0" w:space="0" w:color="auto"/>
                <w:bottom w:val="none" w:sz="0" w:space="0" w:color="auto"/>
                <w:right w:val="none" w:sz="0" w:space="0" w:color="auto"/>
              </w:divBdr>
            </w:div>
            <w:div w:id="690298402">
              <w:marLeft w:val="0"/>
              <w:marRight w:val="0"/>
              <w:marTop w:val="0"/>
              <w:marBottom w:val="0"/>
              <w:divBdr>
                <w:top w:val="none" w:sz="0" w:space="0" w:color="auto"/>
                <w:left w:val="none" w:sz="0" w:space="0" w:color="auto"/>
                <w:bottom w:val="none" w:sz="0" w:space="0" w:color="auto"/>
                <w:right w:val="none" w:sz="0" w:space="0" w:color="auto"/>
              </w:divBdr>
            </w:div>
            <w:div w:id="690716178">
              <w:marLeft w:val="0"/>
              <w:marRight w:val="0"/>
              <w:marTop w:val="0"/>
              <w:marBottom w:val="0"/>
              <w:divBdr>
                <w:top w:val="none" w:sz="0" w:space="0" w:color="auto"/>
                <w:left w:val="none" w:sz="0" w:space="0" w:color="auto"/>
                <w:bottom w:val="none" w:sz="0" w:space="0" w:color="auto"/>
                <w:right w:val="none" w:sz="0" w:space="0" w:color="auto"/>
              </w:divBdr>
            </w:div>
            <w:div w:id="692658268">
              <w:marLeft w:val="0"/>
              <w:marRight w:val="0"/>
              <w:marTop w:val="0"/>
              <w:marBottom w:val="0"/>
              <w:divBdr>
                <w:top w:val="none" w:sz="0" w:space="0" w:color="auto"/>
                <w:left w:val="none" w:sz="0" w:space="0" w:color="auto"/>
                <w:bottom w:val="none" w:sz="0" w:space="0" w:color="auto"/>
                <w:right w:val="none" w:sz="0" w:space="0" w:color="auto"/>
              </w:divBdr>
            </w:div>
            <w:div w:id="696081470">
              <w:marLeft w:val="0"/>
              <w:marRight w:val="0"/>
              <w:marTop w:val="0"/>
              <w:marBottom w:val="0"/>
              <w:divBdr>
                <w:top w:val="none" w:sz="0" w:space="0" w:color="auto"/>
                <w:left w:val="none" w:sz="0" w:space="0" w:color="auto"/>
                <w:bottom w:val="none" w:sz="0" w:space="0" w:color="auto"/>
                <w:right w:val="none" w:sz="0" w:space="0" w:color="auto"/>
              </w:divBdr>
            </w:div>
            <w:div w:id="696589759">
              <w:marLeft w:val="0"/>
              <w:marRight w:val="0"/>
              <w:marTop w:val="0"/>
              <w:marBottom w:val="0"/>
              <w:divBdr>
                <w:top w:val="none" w:sz="0" w:space="0" w:color="auto"/>
                <w:left w:val="none" w:sz="0" w:space="0" w:color="auto"/>
                <w:bottom w:val="none" w:sz="0" w:space="0" w:color="auto"/>
                <w:right w:val="none" w:sz="0" w:space="0" w:color="auto"/>
              </w:divBdr>
            </w:div>
            <w:div w:id="697631017">
              <w:marLeft w:val="0"/>
              <w:marRight w:val="0"/>
              <w:marTop w:val="360"/>
              <w:marBottom w:val="0"/>
              <w:divBdr>
                <w:top w:val="single" w:sz="6" w:space="0" w:color="auto"/>
                <w:left w:val="single" w:sz="6" w:space="0" w:color="auto"/>
                <w:bottom w:val="single" w:sz="6" w:space="0" w:color="auto"/>
                <w:right w:val="single" w:sz="6" w:space="0" w:color="auto"/>
              </w:divBdr>
            </w:div>
            <w:div w:id="697974506">
              <w:marLeft w:val="0"/>
              <w:marRight w:val="0"/>
              <w:marTop w:val="0"/>
              <w:marBottom w:val="0"/>
              <w:divBdr>
                <w:top w:val="none" w:sz="0" w:space="0" w:color="auto"/>
                <w:left w:val="none" w:sz="0" w:space="0" w:color="auto"/>
                <w:bottom w:val="none" w:sz="0" w:space="0" w:color="auto"/>
                <w:right w:val="none" w:sz="0" w:space="0" w:color="auto"/>
              </w:divBdr>
            </w:div>
            <w:div w:id="703991482">
              <w:marLeft w:val="0"/>
              <w:marRight w:val="0"/>
              <w:marTop w:val="0"/>
              <w:marBottom w:val="0"/>
              <w:divBdr>
                <w:top w:val="none" w:sz="0" w:space="0" w:color="auto"/>
                <w:left w:val="none" w:sz="0" w:space="0" w:color="auto"/>
                <w:bottom w:val="none" w:sz="0" w:space="0" w:color="auto"/>
                <w:right w:val="none" w:sz="0" w:space="0" w:color="auto"/>
              </w:divBdr>
            </w:div>
            <w:div w:id="709458338">
              <w:marLeft w:val="0"/>
              <w:marRight w:val="0"/>
              <w:marTop w:val="0"/>
              <w:marBottom w:val="0"/>
              <w:divBdr>
                <w:top w:val="none" w:sz="0" w:space="0" w:color="auto"/>
                <w:left w:val="none" w:sz="0" w:space="0" w:color="auto"/>
                <w:bottom w:val="none" w:sz="0" w:space="0" w:color="auto"/>
                <w:right w:val="none" w:sz="0" w:space="0" w:color="auto"/>
              </w:divBdr>
            </w:div>
            <w:div w:id="709458542">
              <w:marLeft w:val="0"/>
              <w:marRight w:val="0"/>
              <w:marTop w:val="0"/>
              <w:marBottom w:val="0"/>
              <w:divBdr>
                <w:top w:val="none" w:sz="0" w:space="0" w:color="auto"/>
                <w:left w:val="none" w:sz="0" w:space="0" w:color="auto"/>
                <w:bottom w:val="none" w:sz="0" w:space="0" w:color="auto"/>
                <w:right w:val="none" w:sz="0" w:space="0" w:color="auto"/>
              </w:divBdr>
            </w:div>
            <w:div w:id="709912763">
              <w:marLeft w:val="0"/>
              <w:marRight w:val="0"/>
              <w:marTop w:val="0"/>
              <w:marBottom w:val="0"/>
              <w:divBdr>
                <w:top w:val="none" w:sz="0" w:space="0" w:color="auto"/>
                <w:left w:val="none" w:sz="0" w:space="0" w:color="auto"/>
                <w:bottom w:val="none" w:sz="0" w:space="0" w:color="auto"/>
                <w:right w:val="none" w:sz="0" w:space="0" w:color="auto"/>
              </w:divBdr>
            </w:div>
            <w:div w:id="710038333">
              <w:marLeft w:val="0"/>
              <w:marRight w:val="0"/>
              <w:marTop w:val="0"/>
              <w:marBottom w:val="0"/>
              <w:divBdr>
                <w:top w:val="none" w:sz="0" w:space="0" w:color="auto"/>
                <w:left w:val="none" w:sz="0" w:space="0" w:color="auto"/>
                <w:bottom w:val="none" w:sz="0" w:space="0" w:color="auto"/>
                <w:right w:val="none" w:sz="0" w:space="0" w:color="auto"/>
              </w:divBdr>
            </w:div>
            <w:div w:id="710618355">
              <w:marLeft w:val="0"/>
              <w:marRight w:val="0"/>
              <w:marTop w:val="0"/>
              <w:marBottom w:val="0"/>
              <w:divBdr>
                <w:top w:val="none" w:sz="0" w:space="0" w:color="auto"/>
                <w:left w:val="none" w:sz="0" w:space="0" w:color="auto"/>
                <w:bottom w:val="none" w:sz="0" w:space="0" w:color="auto"/>
                <w:right w:val="none" w:sz="0" w:space="0" w:color="auto"/>
              </w:divBdr>
            </w:div>
            <w:div w:id="717977114">
              <w:marLeft w:val="0"/>
              <w:marRight w:val="0"/>
              <w:marTop w:val="0"/>
              <w:marBottom w:val="0"/>
              <w:divBdr>
                <w:top w:val="none" w:sz="0" w:space="0" w:color="auto"/>
                <w:left w:val="none" w:sz="0" w:space="0" w:color="auto"/>
                <w:bottom w:val="none" w:sz="0" w:space="0" w:color="auto"/>
                <w:right w:val="none" w:sz="0" w:space="0" w:color="auto"/>
              </w:divBdr>
            </w:div>
            <w:div w:id="719784771">
              <w:marLeft w:val="0"/>
              <w:marRight w:val="0"/>
              <w:marTop w:val="0"/>
              <w:marBottom w:val="0"/>
              <w:divBdr>
                <w:top w:val="none" w:sz="0" w:space="0" w:color="auto"/>
                <w:left w:val="none" w:sz="0" w:space="0" w:color="auto"/>
                <w:bottom w:val="none" w:sz="0" w:space="0" w:color="auto"/>
                <w:right w:val="none" w:sz="0" w:space="0" w:color="auto"/>
              </w:divBdr>
            </w:div>
            <w:div w:id="719984024">
              <w:marLeft w:val="0"/>
              <w:marRight w:val="0"/>
              <w:marTop w:val="0"/>
              <w:marBottom w:val="0"/>
              <w:divBdr>
                <w:top w:val="none" w:sz="0" w:space="0" w:color="auto"/>
                <w:left w:val="none" w:sz="0" w:space="0" w:color="auto"/>
                <w:bottom w:val="none" w:sz="0" w:space="0" w:color="auto"/>
                <w:right w:val="none" w:sz="0" w:space="0" w:color="auto"/>
              </w:divBdr>
            </w:div>
            <w:div w:id="725372048">
              <w:marLeft w:val="0"/>
              <w:marRight w:val="0"/>
              <w:marTop w:val="0"/>
              <w:marBottom w:val="0"/>
              <w:divBdr>
                <w:top w:val="none" w:sz="0" w:space="0" w:color="auto"/>
                <w:left w:val="none" w:sz="0" w:space="0" w:color="auto"/>
                <w:bottom w:val="none" w:sz="0" w:space="0" w:color="auto"/>
                <w:right w:val="none" w:sz="0" w:space="0" w:color="auto"/>
              </w:divBdr>
            </w:div>
            <w:div w:id="727075401">
              <w:marLeft w:val="0"/>
              <w:marRight w:val="0"/>
              <w:marTop w:val="0"/>
              <w:marBottom w:val="0"/>
              <w:divBdr>
                <w:top w:val="none" w:sz="0" w:space="0" w:color="auto"/>
                <w:left w:val="none" w:sz="0" w:space="0" w:color="auto"/>
                <w:bottom w:val="none" w:sz="0" w:space="0" w:color="auto"/>
                <w:right w:val="none" w:sz="0" w:space="0" w:color="auto"/>
              </w:divBdr>
            </w:div>
            <w:div w:id="727151675">
              <w:marLeft w:val="0"/>
              <w:marRight w:val="0"/>
              <w:marTop w:val="0"/>
              <w:marBottom w:val="0"/>
              <w:divBdr>
                <w:top w:val="none" w:sz="0" w:space="0" w:color="auto"/>
                <w:left w:val="none" w:sz="0" w:space="0" w:color="auto"/>
                <w:bottom w:val="none" w:sz="0" w:space="0" w:color="auto"/>
                <w:right w:val="none" w:sz="0" w:space="0" w:color="auto"/>
              </w:divBdr>
            </w:div>
            <w:div w:id="727188042">
              <w:marLeft w:val="0"/>
              <w:marRight w:val="0"/>
              <w:marTop w:val="0"/>
              <w:marBottom w:val="0"/>
              <w:divBdr>
                <w:top w:val="none" w:sz="0" w:space="0" w:color="auto"/>
                <w:left w:val="none" w:sz="0" w:space="0" w:color="auto"/>
                <w:bottom w:val="none" w:sz="0" w:space="0" w:color="auto"/>
                <w:right w:val="none" w:sz="0" w:space="0" w:color="auto"/>
              </w:divBdr>
            </w:div>
            <w:div w:id="727219934">
              <w:marLeft w:val="0"/>
              <w:marRight w:val="0"/>
              <w:marTop w:val="0"/>
              <w:marBottom w:val="0"/>
              <w:divBdr>
                <w:top w:val="none" w:sz="0" w:space="0" w:color="auto"/>
                <w:left w:val="none" w:sz="0" w:space="0" w:color="auto"/>
                <w:bottom w:val="none" w:sz="0" w:space="0" w:color="auto"/>
                <w:right w:val="none" w:sz="0" w:space="0" w:color="auto"/>
              </w:divBdr>
            </w:div>
            <w:div w:id="728774112">
              <w:marLeft w:val="0"/>
              <w:marRight w:val="0"/>
              <w:marTop w:val="0"/>
              <w:marBottom w:val="0"/>
              <w:divBdr>
                <w:top w:val="none" w:sz="0" w:space="0" w:color="auto"/>
                <w:left w:val="none" w:sz="0" w:space="0" w:color="auto"/>
                <w:bottom w:val="none" w:sz="0" w:space="0" w:color="auto"/>
                <w:right w:val="none" w:sz="0" w:space="0" w:color="auto"/>
              </w:divBdr>
            </w:div>
            <w:div w:id="729350329">
              <w:marLeft w:val="0"/>
              <w:marRight w:val="0"/>
              <w:marTop w:val="0"/>
              <w:marBottom w:val="0"/>
              <w:divBdr>
                <w:top w:val="none" w:sz="0" w:space="0" w:color="auto"/>
                <w:left w:val="none" w:sz="0" w:space="0" w:color="auto"/>
                <w:bottom w:val="none" w:sz="0" w:space="0" w:color="auto"/>
                <w:right w:val="none" w:sz="0" w:space="0" w:color="auto"/>
              </w:divBdr>
            </w:div>
            <w:div w:id="732847328">
              <w:marLeft w:val="0"/>
              <w:marRight w:val="0"/>
              <w:marTop w:val="0"/>
              <w:marBottom w:val="0"/>
              <w:divBdr>
                <w:top w:val="none" w:sz="0" w:space="0" w:color="auto"/>
                <w:left w:val="none" w:sz="0" w:space="0" w:color="auto"/>
                <w:bottom w:val="none" w:sz="0" w:space="0" w:color="auto"/>
                <w:right w:val="none" w:sz="0" w:space="0" w:color="auto"/>
              </w:divBdr>
            </w:div>
            <w:div w:id="733553781">
              <w:marLeft w:val="0"/>
              <w:marRight w:val="0"/>
              <w:marTop w:val="0"/>
              <w:marBottom w:val="0"/>
              <w:divBdr>
                <w:top w:val="none" w:sz="0" w:space="0" w:color="auto"/>
                <w:left w:val="none" w:sz="0" w:space="0" w:color="auto"/>
                <w:bottom w:val="none" w:sz="0" w:space="0" w:color="auto"/>
                <w:right w:val="none" w:sz="0" w:space="0" w:color="auto"/>
              </w:divBdr>
            </w:div>
            <w:div w:id="734351319">
              <w:marLeft w:val="0"/>
              <w:marRight w:val="0"/>
              <w:marTop w:val="0"/>
              <w:marBottom w:val="0"/>
              <w:divBdr>
                <w:top w:val="none" w:sz="0" w:space="0" w:color="auto"/>
                <w:left w:val="none" w:sz="0" w:space="0" w:color="auto"/>
                <w:bottom w:val="none" w:sz="0" w:space="0" w:color="auto"/>
                <w:right w:val="none" w:sz="0" w:space="0" w:color="auto"/>
              </w:divBdr>
            </w:div>
            <w:div w:id="735056378">
              <w:marLeft w:val="0"/>
              <w:marRight w:val="0"/>
              <w:marTop w:val="0"/>
              <w:marBottom w:val="0"/>
              <w:divBdr>
                <w:top w:val="none" w:sz="0" w:space="0" w:color="auto"/>
                <w:left w:val="none" w:sz="0" w:space="0" w:color="auto"/>
                <w:bottom w:val="none" w:sz="0" w:space="0" w:color="auto"/>
                <w:right w:val="none" w:sz="0" w:space="0" w:color="auto"/>
              </w:divBdr>
            </w:div>
            <w:div w:id="737172515">
              <w:marLeft w:val="0"/>
              <w:marRight w:val="0"/>
              <w:marTop w:val="0"/>
              <w:marBottom w:val="0"/>
              <w:divBdr>
                <w:top w:val="none" w:sz="0" w:space="0" w:color="auto"/>
                <w:left w:val="none" w:sz="0" w:space="0" w:color="auto"/>
                <w:bottom w:val="none" w:sz="0" w:space="0" w:color="auto"/>
                <w:right w:val="none" w:sz="0" w:space="0" w:color="auto"/>
              </w:divBdr>
            </w:div>
            <w:div w:id="737442533">
              <w:marLeft w:val="0"/>
              <w:marRight w:val="0"/>
              <w:marTop w:val="0"/>
              <w:marBottom w:val="0"/>
              <w:divBdr>
                <w:top w:val="none" w:sz="0" w:space="0" w:color="auto"/>
                <w:left w:val="none" w:sz="0" w:space="0" w:color="auto"/>
                <w:bottom w:val="none" w:sz="0" w:space="0" w:color="auto"/>
                <w:right w:val="none" w:sz="0" w:space="0" w:color="auto"/>
              </w:divBdr>
            </w:div>
            <w:div w:id="737631007">
              <w:marLeft w:val="0"/>
              <w:marRight w:val="0"/>
              <w:marTop w:val="0"/>
              <w:marBottom w:val="0"/>
              <w:divBdr>
                <w:top w:val="none" w:sz="0" w:space="0" w:color="auto"/>
                <w:left w:val="none" w:sz="0" w:space="0" w:color="auto"/>
                <w:bottom w:val="none" w:sz="0" w:space="0" w:color="auto"/>
                <w:right w:val="none" w:sz="0" w:space="0" w:color="auto"/>
              </w:divBdr>
            </w:div>
            <w:div w:id="738678195">
              <w:marLeft w:val="0"/>
              <w:marRight w:val="0"/>
              <w:marTop w:val="0"/>
              <w:marBottom w:val="0"/>
              <w:divBdr>
                <w:top w:val="none" w:sz="0" w:space="0" w:color="auto"/>
                <w:left w:val="none" w:sz="0" w:space="0" w:color="auto"/>
                <w:bottom w:val="none" w:sz="0" w:space="0" w:color="auto"/>
                <w:right w:val="none" w:sz="0" w:space="0" w:color="auto"/>
              </w:divBdr>
            </w:div>
            <w:div w:id="740366541">
              <w:marLeft w:val="0"/>
              <w:marRight w:val="0"/>
              <w:marTop w:val="0"/>
              <w:marBottom w:val="0"/>
              <w:divBdr>
                <w:top w:val="none" w:sz="0" w:space="0" w:color="auto"/>
                <w:left w:val="none" w:sz="0" w:space="0" w:color="auto"/>
                <w:bottom w:val="none" w:sz="0" w:space="0" w:color="auto"/>
                <w:right w:val="none" w:sz="0" w:space="0" w:color="auto"/>
              </w:divBdr>
            </w:div>
            <w:div w:id="740373610">
              <w:marLeft w:val="0"/>
              <w:marRight w:val="0"/>
              <w:marTop w:val="0"/>
              <w:marBottom w:val="0"/>
              <w:divBdr>
                <w:top w:val="none" w:sz="0" w:space="0" w:color="auto"/>
                <w:left w:val="none" w:sz="0" w:space="0" w:color="auto"/>
                <w:bottom w:val="none" w:sz="0" w:space="0" w:color="auto"/>
                <w:right w:val="none" w:sz="0" w:space="0" w:color="auto"/>
              </w:divBdr>
            </w:div>
            <w:div w:id="740643636">
              <w:marLeft w:val="0"/>
              <w:marRight w:val="0"/>
              <w:marTop w:val="0"/>
              <w:marBottom w:val="0"/>
              <w:divBdr>
                <w:top w:val="none" w:sz="0" w:space="0" w:color="auto"/>
                <w:left w:val="none" w:sz="0" w:space="0" w:color="auto"/>
                <w:bottom w:val="none" w:sz="0" w:space="0" w:color="auto"/>
                <w:right w:val="none" w:sz="0" w:space="0" w:color="auto"/>
              </w:divBdr>
            </w:div>
            <w:div w:id="741483831">
              <w:marLeft w:val="0"/>
              <w:marRight w:val="0"/>
              <w:marTop w:val="0"/>
              <w:marBottom w:val="0"/>
              <w:divBdr>
                <w:top w:val="none" w:sz="0" w:space="0" w:color="auto"/>
                <w:left w:val="none" w:sz="0" w:space="0" w:color="auto"/>
                <w:bottom w:val="none" w:sz="0" w:space="0" w:color="auto"/>
                <w:right w:val="none" w:sz="0" w:space="0" w:color="auto"/>
              </w:divBdr>
            </w:div>
            <w:div w:id="742217228">
              <w:marLeft w:val="0"/>
              <w:marRight w:val="0"/>
              <w:marTop w:val="0"/>
              <w:marBottom w:val="0"/>
              <w:divBdr>
                <w:top w:val="none" w:sz="0" w:space="0" w:color="auto"/>
                <w:left w:val="none" w:sz="0" w:space="0" w:color="auto"/>
                <w:bottom w:val="none" w:sz="0" w:space="0" w:color="auto"/>
                <w:right w:val="none" w:sz="0" w:space="0" w:color="auto"/>
              </w:divBdr>
            </w:div>
            <w:div w:id="745419674">
              <w:marLeft w:val="0"/>
              <w:marRight w:val="0"/>
              <w:marTop w:val="0"/>
              <w:marBottom w:val="0"/>
              <w:divBdr>
                <w:top w:val="none" w:sz="0" w:space="0" w:color="auto"/>
                <w:left w:val="none" w:sz="0" w:space="0" w:color="auto"/>
                <w:bottom w:val="none" w:sz="0" w:space="0" w:color="auto"/>
                <w:right w:val="none" w:sz="0" w:space="0" w:color="auto"/>
              </w:divBdr>
            </w:div>
            <w:div w:id="747459625">
              <w:marLeft w:val="0"/>
              <w:marRight w:val="0"/>
              <w:marTop w:val="0"/>
              <w:marBottom w:val="0"/>
              <w:divBdr>
                <w:top w:val="none" w:sz="0" w:space="0" w:color="auto"/>
                <w:left w:val="none" w:sz="0" w:space="0" w:color="auto"/>
                <w:bottom w:val="none" w:sz="0" w:space="0" w:color="auto"/>
                <w:right w:val="none" w:sz="0" w:space="0" w:color="auto"/>
              </w:divBdr>
            </w:div>
            <w:div w:id="749889100">
              <w:marLeft w:val="0"/>
              <w:marRight w:val="0"/>
              <w:marTop w:val="0"/>
              <w:marBottom w:val="0"/>
              <w:divBdr>
                <w:top w:val="none" w:sz="0" w:space="0" w:color="auto"/>
                <w:left w:val="none" w:sz="0" w:space="0" w:color="auto"/>
                <w:bottom w:val="none" w:sz="0" w:space="0" w:color="auto"/>
                <w:right w:val="none" w:sz="0" w:space="0" w:color="auto"/>
              </w:divBdr>
            </w:div>
            <w:div w:id="749960562">
              <w:marLeft w:val="0"/>
              <w:marRight w:val="0"/>
              <w:marTop w:val="0"/>
              <w:marBottom w:val="0"/>
              <w:divBdr>
                <w:top w:val="none" w:sz="0" w:space="0" w:color="auto"/>
                <w:left w:val="none" w:sz="0" w:space="0" w:color="auto"/>
                <w:bottom w:val="none" w:sz="0" w:space="0" w:color="auto"/>
                <w:right w:val="none" w:sz="0" w:space="0" w:color="auto"/>
              </w:divBdr>
            </w:div>
            <w:div w:id="752706967">
              <w:marLeft w:val="0"/>
              <w:marRight w:val="0"/>
              <w:marTop w:val="0"/>
              <w:marBottom w:val="0"/>
              <w:divBdr>
                <w:top w:val="none" w:sz="0" w:space="0" w:color="auto"/>
                <w:left w:val="none" w:sz="0" w:space="0" w:color="auto"/>
                <w:bottom w:val="none" w:sz="0" w:space="0" w:color="auto"/>
                <w:right w:val="none" w:sz="0" w:space="0" w:color="auto"/>
              </w:divBdr>
            </w:div>
            <w:div w:id="754546769">
              <w:marLeft w:val="0"/>
              <w:marRight w:val="0"/>
              <w:marTop w:val="0"/>
              <w:marBottom w:val="0"/>
              <w:divBdr>
                <w:top w:val="none" w:sz="0" w:space="0" w:color="auto"/>
                <w:left w:val="none" w:sz="0" w:space="0" w:color="auto"/>
                <w:bottom w:val="none" w:sz="0" w:space="0" w:color="auto"/>
                <w:right w:val="none" w:sz="0" w:space="0" w:color="auto"/>
              </w:divBdr>
            </w:div>
            <w:div w:id="755634456">
              <w:marLeft w:val="0"/>
              <w:marRight w:val="0"/>
              <w:marTop w:val="0"/>
              <w:marBottom w:val="0"/>
              <w:divBdr>
                <w:top w:val="none" w:sz="0" w:space="0" w:color="auto"/>
                <w:left w:val="none" w:sz="0" w:space="0" w:color="auto"/>
                <w:bottom w:val="none" w:sz="0" w:space="0" w:color="auto"/>
                <w:right w:val="none" w:sz="0" w:space="0" w:color="auto"/>
              </w:divBdr>
            </w:div>
            <w:div w:id="755710004">
              <w:marLeft w:val="0"/>
              <w:marRight w:val="0"/>
              <w:marTop w:val="0"/>
              <w:marBottom w:val="0"/>
              <w:divBdr>
                <w:top w:val="none" w:sz="0" w:space="0" w:color="auto"/>
                <w:left w:val="none" w:sz="0" w:space="0" w:color="auto"/>
                <w:bottom w:val="none" w:sz="0" w:space="0" w:color="auto"/>
                <w:right w:val="none" w:sz="0" w:space="0" w:color="auto"/>
              </w:divBdr>
            </w:div>
            <w:div w:id="756561946">
              <w:marLeft w:val="0"/>
              <w:marRight w:val="0"/>
              <w:marTop w:val="0"/>
              <w:marBottom w:val="0"/>
              <w:divBdr>
                <w:top w:val="none" w:sz="0" w:space="0" w:color="auto"/>
                <w:left w:val="none" w:sz="0" w:space="0" w:color="auto"/>
                <w:bottom w:val="none" w:sz="0" w:space="0" w:color="auto"/>
                <w:right w:val="none" w:sz="0" w:space="0" w:color="auto"/>
              </w:divBdr>
            </w:div>
            <w:div w:id="759565880">
              <w:marLeft w:val="0"/>
              <w:marRight w:val="0"/>
              <w:marTop w:val="0"/>
              <w:marBottom w:val="0"/>
              <w:divBdr>
                <w:top w:val="none" w:sz="0" w:space="0" w:color="auto"/>
                <w:left w:val="none" w:sz="0" w:space="0" w:color="auto"/>
                <w:bottom w:val="none" w:sz="0" w:space="0" w:color="auto"/>
                <w:right w:val="none" w:sz="0" w:space="0" w:color="auto"/>
              </w:divBdr>
            </w:div>
            <w:div w:id="759982044">
              <w:marLeft w:val="0"/>
              <w:marRight w:val="0"/>
              <w:marTop w:val="0"/>
              <w:marBottom w:val="0"/>
              <w:divBdr>
                <w:top w:val="none" w:sz="0" w:space="0" w:color="auto"/>
                <w:left w:val="none" w:sz="0" w:space="0" w:color="auto"/>
                <w:bottom w:val="none" w:sz="0" w:space="0" w:color="auto"/>
                <w:right w:val="none" w:sz="0" w:space="0" w:color="auto"/>
              </w:divBdr>
            </w:div>
            <w:div w:id="760878994">
              <w:marLeft w:val="0"/>
              <w:marRight w:val="0"/>
              <w:marTop w:val="0"/>
              <w:marBottom w:val="0"/>
              <w:divBdr>
                <w:top w:val="none" w:sz="0" w:space="0" w:color="auto"/>
                <w:left w:val="none" w:sz="0" w:space="0" w:color="auto"/>
                <w:bottom w:val="none" w:sz="0" w:space="0" w:color="auto"/>
                <w:right w:val="none" w:sz="0" w:space="0" w:color="auto"/>
              </w:divBdr>
            </w:div>
            <w:div w:id="762922324">
              <w:marLeft w:val="0"/>
              <w:marRight w:val="0"/>
              <w:marTop w:val="0"/>
              <w:marBottom w:val="0"/>
              <w:divBdr>
                <w:top w:val="none" w:sz="0" w:space="0" w:color="auto"/>
                <w:left w:val="none" w:sz="0" w:space="0" w:color="auto"/>
                <w:bottom w:val="none" w:sz="0" w:space="0" w:color="auto"/>
                <w:right w:val="none" w:sz="0" w:space="0" w:color="auto"/>
              </w:divBdr>
            </w:div>
            <w:div w:id="768427337">
              <w:marLeft w:val="0"/>
              <w:marRight w:val="0"/>
              <w:marTop w:val="0"/>
              <w:marBottom w:val="0"/>
              <w:divBdr>
                <w:top w:val="none" w:sz="0" w:space="0" w:color="auto"/>
                <w:left w:val="none" w:sz="0" w:space="0" w:color="auto"/>
                <w:bottom w:val="none" w:sz="0" w:space="0" w:color="auto"/>
                <w:right w:val="none" w:sz="0" w:space="0" w:color="auto"/>
              </w:divBdr>
            </w:div>
            <w:div w:id="768742113">
              <w:marLeft w:val="0"/>
              <w:marRight w:val="0"/>
              <w:marTop w:val="0"/>
              <w:marBottom w:val="0"/>
              <w:divBdr>
                <w:top w:val="none" w:sz="0" w:space="0" w:color="auto"/>
                <w:left w:val="none" w:sz="0" w:space="0" w:color="auto"/>
                <w:bottom w:val="none" w:sz="0" w:space="0" w:color="auto"/>
                <w:right w:val="none" w:sz="0" w:space="0" w:color="auto"/>
              </w:divBdr>
            </w:div>
            <w:div w:id="768892930">
              <w:marLeft w:val="0"/>
              <w:marRight w:val="0"/>
              <w:marTop w:val="0"/>
              <w:marBottom w:val="0"/>
              <w:divBdr>
                <w:top w:val="none" w:sz="0" w:space="0" w:color="auto"/>
                <w:left w:val="none" w:sz="0" w:space="0" w:color="auto"/>
                <w:bottom w:val="none" w:sz="0" w:space="0" w:color="auto"/>
                <w:right w:val="none" w:sz="0" w:space="0" w:color="auto"/>
              </w:divBdr>
            </w:div>
            <w:div w:id="769816268">
              <w:marLeft w:val="0"/>
              <w:marRight w:val="0"/>
              <w:marTop w:val="0"/>
              <w:marBottom w:val="0"/>
              <w:divBdr>
                <w:top w:val="none" w:sz="0" w:space="0" w:color="auto"/>
                <w:left w:val="none" w:sz="0" w:space="0" w:color="auto"/>
                <w:bottom w:val="none" w:sz="0" w:space="0" w:color="auto"/>
                <w:right w:val="none" w:sz="0" w:space="0" w:color="auto"/>
              </w:divBdr>
            </w:div>
            <w:div w:id="771825385">
              <w:marLeft w:val="0"/>
              <w:marRight w:val="0"/>
              <w:marTop w:val="0"/>
              <w:marBottom w:val="0"/>
              <w:divBdr>
                <w:top w:val="none" w:sz="0" w:space="0" w:color="auto"/>
                <w:left w:val="none" w:sz="0" w:space="0" w:color="auto"/>
                <w:bottom w:val="none" w:sz="0" w:space="0" w:color="auto"/>
                <w:right w:val="none" w:sz="0" w:space="0" w:color="auto"/>
              </w:divBdr>
            </w:div>
            <w:div w:id="772942298">
              <w:marLeft w:val="0"/>
              <w:marRight w:val="0"/>
              <w:marTop w:val="0"/>
              <w:marBottom w:val="0"/>
              <w:divBdr>
                <w:top w:val="none" w:sz="0" w:space="0" w:color="auto"/>
                <w:left w:val="none" w:sz="0" w:space="0" w:color="auto"/>
                <w:bottom w:val="none" w:sz="0" w:space="0" w:color="auto"/>
                <w:right w:val="none" w:sz="0" w:space="0" w:color="auto"/>
              </w:divBdr>
            </w:div>
            <w:div w:id="774247398">
              <w:marLeft w:val="0"/>
              <w:marRight w:val="0"/>
              <w:marTop w:val="0"/>
              <w:marBottom w:val="0"/>
              <w:divBdr>
                <w:top w:val="none" w:sz="0" w:space="0" w:color="auto"/>
                <w:left w:val="none" w:sz="0" w:space="0" w:color="auto"/>
                <w:bottom w:val="none" w:sz="0" w:space="0" w:color="auto"/>
                <w:right w:val="none" w:sz="0" w:space="0" w:color="auto"/>
              </w:divBdr>
            </w:div>
            <w:div w:id="774712924">
              <w:marLeft w:val="0"/>
              <w:marRight w:val="0"/>
              <w:marTop w:val="0"/>
              <w:marBottom w:val="0"/>
              <w:divBdr>
                <w:top w:val="none" w:sz="0" w:space="0" w:color="auto"/>
                <w:left w:val="none" w:sz="0" w:space="0" w:color="auto"/>
                <w:bottom w:val="none" w:sz="0" w:space="0" w:color="auto"/>
                <w:right w:val="none" w:sz="0" w:space="0" w:color="auto"/>
              </w:divBdr>
            </w:div>
            <w:div w:id="777455753">
              <w:marLeft w:val="0"/>
              <w:marRight w:val="0"/>
              <w:marTop w:val="0"/>
              <w:marBottom w:val="0"/>
              <w:divBdr>
                <w:top w:val="none" w:sz="0" w:space="0" w:color="auto"/>
                <w:left w:val="none" w:sz="0" w:space="0" w:color="auto"/>
                <w:bottom w:val="none" w:sz="0" w:space="0" w:color="auto"/>
                <w:right w:val="none" w:sz="0" w:space="0" w:color="auto"/>
              </w:divBdr>
            </w:div>
            <w:div w:id="777986566">
              <w:marLeft w:val="0"/>
              <w:marRight w:val="0"/>
              <w:marTop w:val="0"/>
              <w:marBottom w:val="0"/>
              <w:divBdr>
                <w:top w:val="none" w:sz="0" w:space="0" w:color="auto"/>
                <w:left w:val="none" w:sz="0" w:space="0" w:color="auto"/>
                <w:bottom w:val="none" w:sz="0" w:space="0" w:color="auto"/>
                <w:right w:val="none" w:sz="0" w:space="0" w:color="auto"/>
              </w:divBdr>
            </w:div>
            <w:div w:id="782962303">
              <w:marLeft w:val="0"/>
              <w:marRight w:val="0"/>
              <w:marTop w:val="0"/>
              <w:marBottom w:val="0"/>
              <w:divBdr>
                <w:top w:val="none" w:sz="0" w:space="0" w:color="auto"/>
                <w:left w:val="none" w:sz="0" w:space="0" w:color="auto"/>
                <w:bottom w:val="none" w:sz="0" w:space="0" w:color="auto"/>
                <w:right w:val="none" w:sz="0" w:space="0" w:color="auto"/>
              </w:divBdr>
            </w:div>
            <w:div w:id="783959800">
              <w:marLeft w:val="0"/>
              <w:marRight w:val="0"/>
              <w:marTop w:val="0"/>
              <w:marBottom w:val="0"/>
              <w:divBdr>
                <w:top w:val="none" w:sz="0" w:space="0" w:color="auto"/>
                <w:left w:val="none" w:sz="0" w:space="0" w:color="auto"/>
                <w:bottom w:val="none" w:sz="0" w:space="0" w:color="auto"/>
                <w:right w:val="none" w:sz="0" w:space="0" w:color="auto"/>
              </w:divBdr>
            </w:div>
            <w:div w:id="785854561">
              <w:marLeft w:val="0"/>
              <w:marRight w:val="0"/>
              <w:marTop w:val="0"/>
              <w:marBottom w:val="0"/>
              <w:divBdr>
                <w:top w:val="none" w:sz="0" w:space="0" w:color="auto"/>
                <w:left w:val="none" w:sz="0" w:space="0" w:color="auto"/>
                <w:bottom w:val="none" w:sz="0" w:space="0" w:color="auto"/>
                <w:right w:val="none" w:sz="0" w:space="0" w:color="auto"/>
              </w:divBdr>
            </w:div>
            <w:div w:id="785932824">
              <w:marLeft w:val="0"/>
              <w:marRight w:val="0"/>
              <w:marTop w:val="0"/>
              <w:marBottom w:val="0"/>
              <w:divBdr>
                <w:top w:val="none" w:sz="0" w:space="0" w:color="auto"/>
                <w:left w:val="none" w:sz="0" w:space="0" w:color="auto"/>
                <w:bottom w:val="none" w:sz="0" w:space="0" w:color="auto"/>
                <w:right w:val="none" w:sz="0" w:space="0" w:color="auto"/>
              </w:divBdr>
            </w:div>
            <w:div w:id="790057904">
              <w:marLeft w:val="0"/>
              <w:marRight w:val="0"/>
              <w:marTop w:val="0"/>
              <w:marBottom w:val="0"/>
              <w:divBdr>
                <w:top w:val="none" w:sz="0" w:space="0" w:color="auto"/>
                <w:left w:val="none" w:sz="0" w:space="0" w:color="auto"/>
                <w:bottom w:val="none" w:sz="0" w:space="0" w:color="auto"/>
                <w:right w:val="none" w:sz="0" w:space="0" w:color="auto"/>
              </w:divBdr>
            </w:div>
            <w:div w:id="792285410">
              <w:marLeft w:val="0"/>
              <w:marRight w:val="0"/>
              <w:marTop w:val="0"/>
              <w:marBottom w:val="0"/>
              <w:divBdr>
                <w:top w:val="none" w:sz="0" w:space="0" w:color="auto"/>
                <w:left w:val="none" w:sz="0" w:space="0" w:color="auto"/>
                <w:bottom w:val="none" w:sz="0" w:space="0" w:color="auto"/>
                <w:right w:val="none" w:sz="0" w:space="0" w:color="auto"/>
              </w:divBdr>
            </w:div>
            <w:div w:id="792987094">
              <w:marLeft w:val="0"/>
              <w:marRight w:val="0"/>
              <w:marTop w:val="0"/>
              <w:marBottom w:val="0"/>
              <w:divBdr>
                <w:top w:val="none" w:sz="0" w:space="0" w:color="auto"/>
                <w:left w:val="none" w:sz="0" w:space="0" w:color="auto"/>
                <w:bottom w:val="none" w:sz="0" w:space="0" w:color="auto"/>
                <w:right w:val="none" w:sz="0" w:space="0" w:color="auto"/>
              </w:divBdr>
            </w:div>
            <w:div w:id="793325700">
              <w:marLeft w:val="0"/>
              <w:marRight w:val="0"/>
              <w:marTop w:val="0"/>
              <w:marBottom w:val="0"/>
              <w:divBdr>
                <w:top w:val="none" w:sz="0" w:space="0" w:color="auto"/>
                <w:left w:val="none" w:sz="0" w:space="0" w:color="auto"/>
                <w:bottom w:val="none" w:sz="0" w:space="0" w:color="auto"/>
                <w:right w:val="none" w:sz="0" w:space="0" w:color="auto"/>
              </w:divBdr>
            </w:div>
            <w:div w:id="794059323">
              <w:marLeft w:val="0"/>
              <w:marRight w:val="0"/>
              <w:marTop w:val="0"/>
              <w:marBottom w:val="0"/>
              <w:divBdr>
                <w:top w:val="none" w:sz="0" w:space="0" w:color="auto"/>
                <w:left w:val="none" w:sz="0" w:space="0" w:color="auto"/>
                <w:bottom w:val="none" w:sz="0" w:space="0" w:color="auto"/>
                <w:right w:val="none" w:sz="0" w:space="0" w:color="auto"/>
              </w:divBdr>
            </w:div>
            <w:div w:id="794644236">
              <w:marLeft w:val="0"/>
              <w:marRight w:val="0"/>
              <w:marTop w:val="0"/>
              <w:marBottom w:val="0"/>
              <w:divBdr>
                <w:top w:val="none" w:sz="0" w:space="0" w:color="auto"/>
                <w:left w:val="none" w:sz="0" w:space="0" w:color="auto"/>
                <w:bottom w:val="none" w:sz="0" w:space="0" w:color="auto"/>
                <w:right w:val="none" w:sz="0" w:space="0" w:color="auto"/>
              </w:divBdr>
            </w:div>
            <w:div w:id="795636842">
              <w:marLeft w:val="0"/>
              <w:marRight w:val="0"/>
              <w:marTop w:val="0"/>
              <w:marBottom w:val="0"/>
              <w:divBdr>
                <w:top w:val="none" w:sz="0" w:space="0" w:color="auto"/>
                <w:left w:val="none" w:sz="0" w:space="0" w:color="auto"/>
                <w:bottom w:val="none" w:sz="0" w:space="0" w:color="auto"/>
                <w:right w:val="none" w:sz="0" w:space="0" w:color="auto"/>
              </w:divBdr>
            </w:div>
            <w:div w:id="799036061">
              <w:marLeft w:val="0"/>
              <w:marRight w:val="0"/>
              <w:marTop w:val="0"/>
              <w:marBottom w:val="0"/>
              <w:divBdr>
                <w:top w:val="none" w:sz="0" w:space="0" w:color="auto"/>
                <w:left w:val="none" w:sz="0" w:space="0" w:color="auto"/>
                <w:bottom w:val="none" w:sz="0" w:space="0" w:color="auto"/>
                <w:right w:val="none" w:sz="0" w:space="0" w:color="auto"/>
              </w:divBdr>
            </w:div>
            <w:div w:id="799614002">
              <w:marLeft w:val="0"/>
              <w:marRight w:val="0"/>
              <w:marTop w:val="0"/>
              <w:marBottom w:val="0"/>
              <w:divBdr>
                <w:top w:val="none" w:sz="0" w:space="0" w:color="auto"/>
                <w:left w:val="none" w:sz="0" w:space="0" w:color="auto"/>
                <w:bottom w:val="none" w:sz="0" w:space="0" w:color="auto"/>
                <w:right w:val="none" w:sz="0" w:space="0" w:color="auto"/>
              </w:divBdr>
            </w:div>
            <w:div w:id="800225278">
              <w:marLeft w:val="0"/>
              <w:marRight w:val="0"/>
              <w:marTop w:val="0"/>
              <w:marBottom w:val="0"/>
              <w:divBdr>
                <w:top w:val="none" w:sz="0" w:space="0" w:color="auto"/>
                <w:left w:val="none" w:sz="0" w:space="0" w:color="auto"/>
                <w:bottom w:val="none" w:sz="0" w:space="0" w:color="auto"/>
                <w:right w:val="none" w:sz="0" w:space="0" w:color="auto"/>
              </w:divBdr>
            </w:div>
            <w:div w:id="802770952">
              <w:marLeft w:val="0"/>
              <w:marRight w:val="0"/>
              <w:marTop w:val="0"/>
              <w:marBottom w:val="0"/>
              <w:divBdr>
                <w:top w:val="none" w:sz="0" w:space="0" w:color="auto"/>
                <w:left w:val="none" w:sz="0" w:space="0" w:color="auto"/>
                <w:bottom w:val="none" w:sz="0" w:space="0" w:color="auto"/>
                <w:right w:val="none" w:sz="0" w:space="0" w:color="auto"/>
              </w:divBdr>
            </w:div>
            <w:div w:id="805659595">
              <w:marLeft w:val="0"/>
              <w:marRight w:val="0"/>
              <w:marTop w:val="0"/>
              <w:marBottom w:val="0"/>
              <w:divBdr>
                <w:top w:val="none" w:sz="0" w:space="0" w:color="auto"/>
                <w:left w:val="none" w:sz="0" w:space="0" w:color="auto"/>
                <w:bottom w:val="none" w:sz="0" w:space="0" w:color="auto"/>
                <w:right w:val="none" w:sz="0" w:space="0" w:color="auto"/>
              </w:divBdr>
              <w:divsChild>
                <w:div w:id="36785272">
                  <w:marLeft w:val="0"/>
                  <w:marRight w:val="0"/>
                  <w:marTop w:val="0"/>
                  <w:marBottom w:val="0"/>
                  <w:divBdr>
                    <w:top w:val="none" w:sz="0" w:space="0" w:color="auto"/>
                    <w:left w:val="none" w:sz="0" w:space="0" w:color="auto"/>
                    <w:bottom w:val="none" w:sz="0" w:space="0" w:color="auto"/>
                    <w:right w:val="none" w:sz="0" w:space="0" w:color="auto"/>
                  </w:divBdr>
                </w:div>
                <w:div w:id="41294290">
                  <w:marLeft w:val="0"/>
                  <w:marRight w:val="0"/>
                  <w:marTop w:val="0"/>
                  <w:marBottom w:val="0"/>
                  <w:divBdr>
                    <w:top w:val="none" w:sz="0" w:space="0" w:color="auto"/>
                    <w:left w:val="none" w:sz="0" w:space="0" w:color="auto"/>
                    <w:bottom w:val="none" w:sz="0" w:space="0" w:color="auto"/>
                    <w:right w:val="none" w:sz="0" w:space="0" w:color="auto"/>
                  </w:divBdr>
                </w:div>
                <w:div w:id="518390516">
                  <w:marLeft w:val="0"/>
                  <w:marRight w:val="0"/>
                  <w:marTop w:val="0"/>
                  <w:marBottom w:val="0"/>
                  <w:divBdr>
                    <w:top w:val="none" w:sz="0" w:space="0" w:color="auto"/>
                    <w:left w:val="none" w:sz="0" w:space="0" w:color="auto"/>
                    <w:bottom w:val="none" w:sz="0" w:space="0" w:color="auto"/>
                    <w:right w:val="none" w:sz="0" w:space="0" w:color="auto"/>
                  </w:divBdr>
                </w:div>
                <w:div w:id="575626289">
                  <w:marLeft w:val="0"/>
                  <w:marRight w:val="0"/>
                  <w:marTop w:val="0"/>
                  <w:marBottom w:val="0"/>
                  <w:divBdr>
                    <w:top w:val="none" w:sz="0" w:space="0" w:color="auto"/>
                    <w:left w:val="none" w:sz="0" w:space="0" w:color="auto"/>
                    <w:bottom w:val="none" w:sz="0" w:space="0" w:color="auto"/>
                    <w:right w:val="none" w:sz="0" w:space="0" w:color="auto"/>
                  </w:divBdr>
                </w:div>
                <w:div w:id="633557321">
                  <w:marLeft w:val="0"/>
                  <w:marRight w:val="0"/>
                  <w:marTop w:val="0"/>
                  <w:marBottom w:val="0"/>
                  <w:divBdr>
                    <w:top w:val="none" w:sz="0" w:space="0" w:color="auto"/>
                    <w:left w:val="none" w:sz="0" w:space="0" w:color="auto"/>
                    <w:bottom w:val="none" w:sz="0" w:space="0" w:color="auto"/>
                    <w:right w:val="none" w:sz="0" w:space="0" w:color="auto"/>
                  </w:divBdr>
                </w:div>
                <w:div w:id="684138345">
                  <w:marLeft w:val="0"/>
                  <w:marRight w:val="0"/>
                  <w:marTop w:val="0"/>
                  <w:marBottom w:val="0"/>
                  <w:divBdr>
                    <w:top w:val="none" w:sz="0" w:space="0" w:color="auto"/>
                    <w:left w:val="none" w:sz="0" w:space="0" w:color="auto"/>
                    <w:bottom w:val="none" w:sz="0" w:space="0" w:color="auto"/>
                    <w:right w:val="none" w:sz="0" w:space="0" w:color="auto"/>
                  </w:divBdr>
                </w:div>
                <w:div w:id="1229802225">
                  <w:marLeft w:val="0"/>
                  <w:marRight w:val="0"/>
                  <w:marTop w:val="0"/>
                  <w:marBottom w:val="0"/>
                  <w:divBdr>
                    <w:top w:val="none" w:sz="0" w:space="0" w:color="auto"/>
                    <w:left w:val="none" w:sz="0" w:space="0" w:color="auto"/>
                    <w:bottom w:val="none" w:sz="0" w:space="0" w:color="auto"/>
                    <w:right w:val="none" w:sz="0" w:space="0" w:color="auto"/>
                  </w:divBdr>
                </w:div>
                <w:div w:id="1420370357">
                  <w:marLeft w:val="0"/>
                  <w:marRight w:val="0"/>
                  <w:marTop w:val="0"/>
                  <w:marBottom w:val="0"/>
                  <w:divBdr>
                    <w:top w:val="none" w:sz="0" w:space="0" w:color="auto"/>
                    <w:left w:val="none" w:sz="0" w:space="0" w:color="auto"/>
                    <w:bottom w:val="none" w:sz="0" w:space="0" w:color="auto"/>
                    <w:right w:val="none" w:sz="0" w:space="0" w:color="auto"/>
                  </w:divBdr>
                </w:div>
                <w:div w:id="1615479946">
                  <w:marLeft w:val="0"/>
                  <w:marRight w:val="0"/>
                  <w:marTop w:val="0"/>
                  <w:marBottom w:val="0"/>
                  <w:divBdr>
                    <w:top w:val="none" w:sz="0" w:space="0" w:color="auto"/>
                    <w:left w:val="none" w:sz="0" w:space="0" w:color="auto"/>
                    <w:bottom w:val="none" w:sz="0" w:space="0" w:color="auto"/>
                    <w:right w:val="none" w:sz="0" w:space="0" w:color="auto"/>
                  </w:divBdr>
                </w:div>
                <w:div w:id="2136675551">
                  <w:marLeft w:val="0"/>
                  <w:marRight w:val="0"/>
                  <w:marTop w:val="0"/>
                  <w:marBottom w:val="0"/>
                  <w:divBdr>
                    <w:top w:val="none" w:sz="0" w:space="0" w:color="auto"/>
                    <w:left w:val="none" w:sz="0" w:space="0" w:color="auto"/>
                    <w:bottom w:val="none" w:sz="0" w:space="0" w:color="auto"/>
                    <w:right w:val="none" w:sz="0" w:space="0" w:color="auto"/>
                  </w:divBdr>
                </w:div>
              </w:divsChild>
            </w:div>
            <w:div w:id="806819014">
              <w:marLeft w:val="0"/>
              <w:marRight w:val="0"/>
              <w:marTop w:val="0"/>
              <w:marBottom w:val="0"/>
              <w:divBdr>
                <w:top w:val="none" w:sz="0" w:space="0" w:color="auto"/>
                <w:left w:val="none" w:sz="0" w:space="0" w:color="auto"/>
                <w:bottom w:val="none" w:sz="0" w:space="0" w:color="auto"/>
                <w:right w:val="none" w:sz="0" w:space="0" w:color="auto"/>
              </w:divBdr>
            </w:div>
            <w:div w:id="807623869">
              <w:marLeft w:val="0"/>
              <w:marRight w:val="0"/>
              <w:marTop w:val="0"/>
              <w:marBottom w:val="0"/>
              <w:divBdr>
                <w:top w:val="none" w:sz="0" w:space="0" w:color="auto"/>
                <w:left w:val="none" w:sz="0" w:space="0" w:color="auto"/>
                <w:bottom w:val="none" w:sz="0" w:space="0" w:color="auto"/>
                <w:right w:val="none" w:sz="0" w:space="0" w:color="auto"/>
              </w:divBdr>
            </w:div>
            <w:div w:id="808976987">
              <w:marLeft w:val="0"/>
              <w:marRight w:val="0"/>
              <w:marTop w:val="0"/>
              <w:marBottom w:val="0"/>
              <w:divBdr>
                <w:top w:val="none" w:sz="0" w:space="0" w:color="auto"/>
                <w:left w:val="none" w:sz="0" w:space="0" w:color="auto"/>
                <w:bottom w:val="none" w:sz="0" w:space="0" w:color="auto"/>
                <w:right w:val="none" w:sz="0" w:space="0" w:color="auto"/>
              </w:divBdr>
            </w:div>
            <w:div w:id="809516620">
              <w:marLeft w:val="0"/>
              <w:marRight w:val="0"/>
              <w:marTop w:val="0"/>
              <w:marBottom w:val="0"/>
              <w:divBdr>
                <w:top w:val="none" w:sz="0" w:space="0" w:color="auto"/>
                <w:left w:val="none" w:sz="0" w:space="0" w:color="auto"/>
                <w:bottom w:val="none" w:sz="0" w:space="0" w:color="auto"/>
                <w:right w:val="none" w:sz="0" w:space="0" w:color="auto"/>
              </w:divBdr>
              <w:divsChild>
                <w:div w:id="24528577">
                  <w:marLeft w:val="0"/>
                  <w:marRight w:val="0"/>
                  <w:marTop w:val="0"/>
                  <w:marBottom w:val="0"/>
                  <w:divBdr>
                    <w:top w:val="none" w:sz="0" w:space="0" w:color="auto"/>
                    <w:left w:val="none" w:sz="0" w:space="0" w:color="auto"/>
                    <w:bottom w:val="none" w:sz="0" w:space="0" w:color="auto"/>
                    <w:right w:val="none" w:sz="0" w:space="0" w:color="auto"/>
                  </w:divBdr>
                </w:div>
                <w:div w:id="183835177">
                  <w:marLeft w:val="0"/>
                  <w:marRight w:val="0"/>
                  <w:marTop w:val="0"/>
                  <w:marBottom w:val="0"/>
                  <w:divBdr>
                    <w:top w:val="none" w:sz="0" w:space="0" w:color="auto"/>
                    <w:left w:val="none" w:sz="0" w:space="0" w:color="auto"/>
                    <w:bottom w:val="none" w:sz="0" w:space="0" w:color="auto"/>
                    <w:right w:val="none" w:sz="0" w:space="0" w:color="auto"/>
                  </w:divBdr>
                </w:div>
                <w:div w:id="1700932224">
                  <w:marLeft w:val="0"/>
                  <w:marRight w:val="0"/>
                  <w:marTop w:val="0"/>
                  <w:marBottom w:val="0"/>
                  <w:divBdr>
                    <w:top w:val="none" w:sz="0" w:space="0" w:color="auto"/>
                    <w:left w:val="none" w:sz="0" w:space="0" w:color="auto"/>
                    <w:bottom w:val="none" w:sz="0" w:space="0" w:color="auto"/>
                    <w:right w:val="none" w:sz="0" w:space="0" w:color="auto"/>
                  </w:divBdr>
                </w:div>
                <w:div w:id="1803036208">
                  <w:marLeft w:val="0"/>
                  <w:marRight w:val="0"/>
                  <w:marTop w:val="0"/>
                  <w:marBottom w:val="0"/>
                  <w:divBdr>
                    <w:top w:val="none" w:sz="0" w:space="0" w:color="auto"/>
                    <w:left w:val="none" w:sz="0" w:space="0" w:color="auto"/>
                    <w:bottom w:val="none" w:sz="0" w:space="0" w:color="auto"/>
                    <w:right w:val="none" w:sz="0" w:space="0" w:color="auto"/>
                  </w:divBdr>
                </w:div>
                <w:div w:id="2008289821">
                  <w:marLeft w:val="0"/>
                  <w:marRight w:val="0"/>
                  <w:marTop w:val="0"/>
                  <w:marBottom w:val="0"/>
                  <w:divBdr>
                    <w:top w:val="none" w:sz="0" w:space="0" w:color="auto"/>
                    <w:left w:val="none" w:sz="0" w:space="0" w:color="auto"/>
                    <w:bottom w:val="none" w:sz="0" w:space="0" w:color="auto"/>
                    <w:right w:val="none" w:sz="0" w:space="0" w:color="auto"/>
                  </w:divBdr>
                </w:div>
                <w:div w:id="2079134728">
                  <w:marLeft w:val="0"/>
                  <w:marRight w:val="0"/>
                  <w:marTop w:val="0"/>
                  <w:marBottom w:val="0"/>
                  <w:divBdr>
                    <w:top w:val="none" w:sz="0" w:space="0" w:color="auto"/>
                    <w:left w:val="none" w:sz="0" w:space="0" w:color="auto"/>
                    <w:bottom w:val="none" w:sz="0" w:space="0" w:color="auto"/>
                    <w:right w:val="none" w:sz="0" w:space="0" w:color="auto"/>
                  </w:divBdr>
                </w:div>
              </w:divsChild>
            </w:div>
            <w:div w:id="811139099">
              <w:marLeft w:val="0"/>
              <w:marRight w:val="0"/>
              <w:marTop w:val="0"/>
              <w:marBottom w:val="0"/>
              <w:divBdr>
                <w:top w:val="none" w:sz="0" w:space="0" w:color="auto"/>
                <w:left w:val="none" w:sz="0" w:space="0" w:color="auto"/>
                <w:bottom w:val="none" w:sz="0" w:space="0" w:color="auto"/>
                <w:right w:val="none" w:sz="0" w:space="0" w:color="auto"/>
              </w:divBdr>
            </w:div>
            <w:div w:id="813063511">
              <w:marLeft w:val="0"/>
              <w:marRight w:val="0"/>
              <w:marTop w:val="0"/>
              <w:marBottom w:val="0"/>
              <w:divBdr>
                <w:top w:val="none" w:sz="0" w:space="0" w:color="auto"/>
                <w:left w:val="none" w:sz="0" w:space="0" w:color="auto"/>
                <w:bottom w:val="none" w:sz="0" w:space="0" w:color="auto"/>
                <w:right w:val="none" w:sz="0" w:space="0" w:color="auto"/>
              </w:divBdr>
            </w:div>
            <w:div w:id="813453300">
              <w:marLeft w:val="0"/>
              <w:marRight w:val="0"/>
              <w:marTop w:val="0"/>
              <w:marBottom w:val="0"/>
              <w:divBdr>
                <w:top w:val="none" w:sz="0" w:space="0" w:color="auto"/>
                <w:left w:val="none" w:sz="0" w:space="0" w:color="auto"/>
                <w:bottom w:val="none" w:sz="0" w:space="0" w:color="auto"/>
                <w:right w:val="none" w:sz="0" w:space="0" w:color="auto"/>
              </w:divBdr>
            </w:div>
            <w:div w:id="815269620">
              <w:marLeft w:val="0"/>
              <w:marRight w:val="0"/>
              <w:marTop w:val="0"/>
              <w:marBottom w:val="0"/>
              <w:divBdr>
                <w:top w:val="none" w:sz="0" w:space="0" w:color="auto"/>
                <w:left w:val="none" w:sz="0" w:space="0" w:color="auto"/>
                <w:bottom w:val="none" w:sz="0" w:space="0" w:color="auto"/>
                <w:right w:val="none" w:sz="0" w:space="0" w:color="auto"/>
              </w:divBdr>
            </w:div>
            <w:div w:id="816611257">
              <w:marLeft w:val="0"/>
              <w:marRight w:val="0"/>
              <w:marTop w:val="0"/>
              <w:marBottom w:val="0"/>
              <w:divBdr>
                <w:top w:val="none" w:sz="0" w:space="0" w:color="auto"/>
                <w:left w:val="none" w:sz="0" w:space="0" w:color="auto"/>
                <w:bottom w:val="none" w:sz="0" w:space="0" w:color="auto"/>
                <w:right w:val="none" w:sz="0" w:space="0" w:color="auto"/>
              </w:divBdr>
            </w:div>
            <w:div w:id="818112599">
              <w:marLeft w:val="0"/>
              <w:marRight w:val="0"/>
              <w:marTop w:val="0"/>
              <w:marBottom w:val="0"/>
              <w:divBdr>
                <w:top w:val="none" w:sz="0" w:space="0" w:color="auto"/>
                <w:left w:val="none" w:sz="0" w:space="0" w:color="auto"/>
                <w:bottom w:val="none" w:sz="0" w:space="0" w:color="auto"/>
                <w:right w:val="none" w:sz="0" w:space="0" w:color="auto"/>
              </w:divBdr>
            </w:div>
            <w:div w:id="819345163">
              <w:marLeft w:val="0"/>
              <w:marRight w:val="0"/>
              <w:marTop w:val="0"/>
              <w:marBottom w:val="0"/>
              <w:divBdr>
                <w:top w:val="none" w:sz="0" w:space="0" w:color="auto"/>
                <w:left w:val="none" w:sz="0" w:space="0" w:color="auto"/>
                <w:bottom w:val="none" w:sz="0" w:space="0" w:color="auto"/>
                <w:right w:val="none" w:sz="0" w:space="0" w:color="auto"/>
              </w:divBdr>
            </w:div>
            <w:div w:id="819535521">
              <w:marLeft w:val="0"/>
              <w:marRight w:val="0"/>
              <w:marTop w:val="0"/>
              <w:marBottom w:val="0"/>
              <w:divBdr>
                <w:top w:val="none" w:sz="0" w:space="0" w:color="auto"/>
                <w:left w:val="none" w:sz="0" w:space="0" w:color="auto"/>
                <w:bottom w:val="none" w:sz="0" w:space="0" w:color="auto"/>
                <w:right w:val="none" w:sz="0" w:space="0" w:color="auto"/>
              </w:divBdr>
            </w:div>
            <w:div w:id="823280078">
              <w:marLeft w:val="0"/>
              <w:marRight w:val="0"/>
              <w:marTop w:val="0"/>
              <w:marBottom w:val="0"/>
              <w:divBdr>
                <w:top w:val="none" w:sz="0" w:space="0" w:color="auto"/>
                <w:left w:val="none" w:sz="0" w:space="0" w:color="auto"/>
                <w:bottom w:val="none" w:sz="0" w:space="0" w:color="auto"/>
                <w:right w:val="none" w:sz="0" w:space="0" w:color="auto"/>
              </w:divBdr>
            </w:div>
            <w:div w:id="824005485">
              <w:marLeft w:val="0"/>
              <w:marRight w:val="0"/>
              <w:marTop w:val="0"/>
              <w:marBottom w:val="0"/>
              <w:divBdr>
                <w:top w:val="none" w:sz="0" w:space="0" w:color="auto"/>
                <w:left w:val="none" w:sz="0" w:space="0" w:color="auto"/>
                <w:bottom w:val="none" w:sz="0" w:space="0" w:color="auto"/>
                <w:right w:val="none" w:sz="0" w:space="0" w:color="auto"/>
              </w:divBdr>
            </w:div>
            <w:div w:id="830872242">
              <w:marLeft w:val="0"/>
              <w:marRight w:val="0"/>
              <w:marTop w:val="0"/>
              <w:marBottom w:val="0"/>
              <w:divBdr>
                <w:top w:val="none" w:sz="0" w:space="0" w:color="auto"/>
                <w:left w:val="none" w:sz="0" w:space="0" w:color="auto"/>
                <w:bottom w:val="none" w:sz="0" w:space="0" w:color="auto"/>
                <w:right w:val="none" w:sz="0" w:space="0" w:color="auto"/>
              </w:divBdr>
            </w:div>
            <w:div w:id="831261814">
              <w:marLeft w:val="0"/>
              <w:marRight w:val="0"/>
              <w:marTop w:val="0"/>
              <w:marBottom w:val="0"/>
              <w:divBdr>
                <w:top w:val="none" w:sz="0" w:space="0" w:color="auto"/>
                <w:left w:val="none" w:sz="0" w:space="0" w:color="auto"/>
                <w:bottom w:val="none" w:sz="0" w:space="0" w:color="auto"/>
                <w:right w:val="none" w:sz="0" w:space="0" w:color="auto"/>
              </w:divBdr>
              <w:divsChild>
                <w:div w:id="239217787">
                  <w:marLeft w:val="0"/>
                  <w:marRight w:val="0"/>
                  <w:marTop w:val="0"/>
                  <w:marBottom w:val="0"/>
                  <w:divBdr>
                    <w:top w:val="none" w:sz="0" w:space="0" w:color="auto"/>
                    <w:left w:val="none" w:sz="0" w:space="0" w:color="auto"/>
                    <w:bottom w:val="none" w:sz="0" w:space="0" w:color="auto"/>
                    <w:right w:val="none" w:sz="0" w:space="0" w:color="auto"/>
                  </w:divBdr>
                </w:div>
                <w:div w:id="988022796">
                  <w:marLeft w:val="0"/>
                  <w:marRight w:val="0"/>
                  <w:marTop w:val="0"/>
                  <w:marBottom w:val="0"/>
                  <w:divBdr>
                    <w:top w:val="none" w:sz="0" w:space="0" w:color="auto"/>
                    <w:left w:val="none" w:sz="0" w:space="0" w:color="auto"/>
                    <w:bottom w:val="none" w:sz="0" w:space="0" w:color="auto"/>
                    <w:right w:val="none" w:sz="0" w:space="0" w:color="auto"/>
                  </w:divBdr>
                </w:div>
                <w:div w:id="2001352015">
                  <w:marLeft w:val="0"/>
                  <w:marRight w:val="0"/>
                  <w:marTop w:val="0"/>
                  <w:marBottom w:val="0"/>
                  <w:divBdr>
                    <w:top w:val="none" w:sz="0" w:space="0" w:color="auto"/>
                    <w:left w:val="none" w:sz="0" w:space="0" w:color="auto"/>
                    <w:bottom w:val="none" w:sz="0" w:space="0" w:color="auto"/>
                    <w:right w:val="none" w:sz="0" w:space="0" w:color="auto"/>
                  </w:divBdr>
                </w:div>
              </w:divsChild>
            </w:div>
            <w:div w:id="831994531">
              <w:marLeft w:val="0"/>
              <w:marRight w:val="0"/>
              <w:marTop w:val="0"/>
              <w:marBottom w:val="0"/>
              <w:divBdr>
                <w:top w:val="none" w:sz="0" w:space="0" w:color="auto"/>
                <w:left w:val="none" w:sz="0" w:space="0" w:color="auto"/>
                <w:bottom w:val="none" w:sz="0" w:space="0" w:color="auto"/>
                <w:right w:val="none" w:sz="0" w:space="0" w:color="auto"/>
              </w:divBdr>
            </w:div>
            <w:div w:id="832136362">
              <w:marLeft w:val="0"/>
              <w:marRight w:val="0"/>
              <w:marTop w:val="0"/>
              <w:marBottom w:val="0"/>
              <w:divBdr>
                <w:top w:val="none" w:sz="0" w:space="0" w:color="auto"/>
                <w:left w:val="none" w:sz="0" w:space="0" w:color="auto"/>
                <w:bottom w:val="none" w:sz="0" w:space="0" w:color="auto"/>
                <w:right w:val="none" w:sz="0" w:space="0" w:color="auto"/>
              </w:divBdr>
            </w:div>
            <w:div w:id="833105876">
              <w:marLeft w:val="0"/>
              <w:marRight w:val="0"/>
              <w:marTop w:val="0"/>
              <w:marBottom w:val="0"/>
              <w:divBdr>
                <w:top w:val="none" w:sz="0" w:space="0" w:color="auto"/>
                <w:left w:val="none" w:sz="0" w:space="0" w:color="auto"/>
                <w:bottom w:val="none" w:sz="0" w:space="0" w:color="auto"/>
                <w:right w:val="none" w:sz="0" w:space="0" w:color="auto"/>
              </w:divBdr>
            </w:div>
            <w:div w:id="834539701">
              <w:marLeft w:val="0"/>
              <w:marRight w:val="0"/>
              <w:marTop w:val="0"/>
              <w:marBottom w:val="0"/>
              <w:divBdr>
                <w:top w:val="none" w:sz="0" w:space="0" w:color="auto"/>
                <w:left w:val="none" w:sz="0" w:space="0" w:color="auto"/>
                <w:bottom w:val="none" w:sz="0" w:space="0" w:color="auto"/>
                <w:right w:val="none" w:sz="0" w:space="0" w:color="auto"/>
              </w:divBdr>
            </w:div>
            <w:div w:id="835414738">
              <w:marLeft w:val="0"/>
              <w:marRight w:val="0"/>
              <w:marTop w:val="0"/>
              <w:marBottom w:val="0"/>
              <w:divBdr>
                <w:top w:val="none" w:sz="0" w:space="0" w:color="auto"/>
                <w:left w:val="none" w:sz="0" w:space="0" w:color="auto"/>
                <w:bottom w:val="none" w:sz="0" w:space="0" w:color="auto"/>
                <w:right w:val="none" w:sz="0" w:space="0" w:color="auto"/>
              </w:divBdr>
            </w:div>
            <w:div w:id="836269035">
              <w:marLeft w:val="0"/>
              <w:marRight w:val="0"/>
              <w:marTop w:val="0"/>
              <w:marBottom w:val="0"/>
              <w:divBdr>
                <w:top w:val="none" w:sz="0" w:space="0" w:color="auto"/>
                <w:left w:val="none" w:sz="0" w:space="0" w:color="auto"/>
                <w:bottom w:val="none" w:sz="0" w:space="0" w:color="auto"/>
                <w:right w:val="none" w:sz="0" w:space="0" w:color="auto"/>
              </w:divBdr>
            </w:div>
            <w:div w:id="839388074">
              <w:marLeft w:val="0"/>
              <w:marRight w:val="0"/>
              <w:marTop w:val="0"/>
              <w:marBottom w:val="0"/>
              <w:divBdr>
                <w:top w:val="none" w:sz="0" w:space="0" w:color="auto"/>
                <w:left w:val="none" w:sz="0" w:space="0" w:color="auto"/>
                <w:bottom w:val="none" w:sz="0" w:space="0" w:color="auto"/>
                <w:right w:val="none" w:sz="0" w:space="0" w:color="auto"/>
              </w:divBdr>
            </w:div>
            <w:div w:id="843133093">
              <w:marLeft w:val="0"/>
              <w:marRight w:val="0"/>
              <w:marTop w:val="0"/>
              <w:marBottom w:val="0"/>
              <w:divBdr>
                <w:top w:val="none" w:sz="0" w:space="0" w:color="auto"/>
                <w:left w:val="none" w:sz="0" w:space="0" w:color="auto"/>
                <w:bottom w:val="none" w:sz="0" w:space="0" w:color="auto"/>
                <w:right w:val="none" w:sz="0" w:space="0" w:color="auto"/>
              </w:divBdr>
            </w:div>
            <w:div w:id="843863340">
              <w:marLeft w:val="0"/>
              <w:marRight w:val="0"/>
              <w:marTop w:val="0"/>
              <w:marBottom w:val="0"/>
              <w:divBdr>
                <w:top w:val="none" w:sz="0" w:space="0" w:color="auto"/>
                <w:left w:val="none" w:sz="0" w:space="0" w:color="auto"/>
                <w:bottom w:val="none" w:sz="0" w:space="0" w:color="auto"/>
                <w:right w:val="none" w:sz="0" w:space="0" w:color="auto"/>
              </w:divBdr>
              <w:divsChild>
                <w:div w:id="656424859">
                  <w:marLeft w:val="0"/>
                  <w:marRight w:val="0"/>
                  <w:marTop w:val="0"/>
                  <w:marBottom w:val="0"/>
                  <w:divBdr>
                    <w:top w:val="none" w:sz="0" w:space="0" w:color="auto"/>
                    <w:left w:val="none" w:sz="0" w:space="0" w:color="auto"/>
                    <w:bottom w:val="none" w:sz="0" w:space="0" w:color="auto"/>
                    <w:right w:val="none" w:sz="0" w:space="0" w:color="auto"/>
                  </w:divBdr>
                </w:div>
                <w:div w:id="1046415289">
                  <w:marLeft w:val="0"/>
                  <w:marRight w:val="0"/>
                  <w:marTop w:val="0"/>
                  <w:marBottom w:val="0"/>
                  <w:divBdr>
                    <w:top w:val="none" w:sz="0" w:space="0" w:color="auto"/>
                    <w:left w:val="none" w:sz="0" w:space="0" w:color="auto"/>
                    <w:bottom w:val="none" w:sz="0" w:space="0" w:color="auto"/>
                    <w:right w:val="none" w:sz="0" w:space="0" w:color="auto"/>
                  </w:divBdr>
                </w:div>
                <w:div w:id="1244606645">
                  <w:marLeft w:val="0"/>
                  <w:marRight w:val="0"/>
                  <w:marTop w:val="0"/>
                  <w:marBottom w:val="0"/>
                  <w:divBdr>
                    <w:top w:val="none" w:sz="0" w:space="0" w:color="auto"/>
                    <w:left w:val="none" w:sz="0" w:space="0" w:color="auto"/>
                    <w:bottom w:val="none" w:sz="0" w:space="0" w:color="auto"/>
                    <w:right w:val="none" w:sz="0" w:space="0" w:color="auto"/>
                  </w:divBdr>
                </w:div>
                <w:div w:id="1352999546">
                  <w:marLeft w:val="0"/>
                  <w:marRight w:val="0"/>
                  <w:marTop w:val="0"/>
                  <w:marBottom w:val="0"/>
                  <w:divBdr>
                    <w:top w:val="none" w:sz="0" w:space="0" w:color="auto"/>
                    <w:left w:val="none" w:sz="0" w:space="0" w:color="auto"/>
                    <w:bottom w:val="none" w:sz="0" w:space="0" w:color="auto"/>
                    <w:right w:val="none" w:sz="0" w:space="0" w:color="auto"/>
                  </w:divBdr>
                </w:div>
              </w:divsChild>
            </w:div>
            <w:div w:id="846334633">
              <w:marLeft w:val="0"/>
              <w:marRight w:val="0"/>
              <w:marTop w:val="0"/>
              <w:marBottom w:val="0"/>
              <w:divBdr>
                <w:top w:val="none" w:sz="0" w:space="0" w:color="auto"/>
                <w:left w:val="none" w:sz="0" w:space="0" w:color="auto"/>
                <w:bottom w:val="none" w:sz="0" w:space="0" w:color="auto"/>
                <w:right w:val="none" w:sz="0" w:space="0" w:color="auto"/>
              </w:divBdr>
            </w:div>
            <w:div w:id="847331639">
              <w:marLeft w:val="0"/>
              <w:marRight w:val="0"/>
              <w:marTop w:val="0"/>
              <w:marBottom w:val="0"/>
              <w:divBdr>
                <w:top w:val="none" w:sz="0" w:space="0" w:color="auto"/>
                <w:left w:val="none" w:sz="0" w:space="0" w:color="auto"/>
                <w:bottom w:val="none" w:sz="0" w:space="0" w:color="auto"/>
                <w:right w:val="none" w:sz="0" w:space="0" w:color="auto"/>
              </w:divBdr>
            </w:div>
            <w:div w:id="848637253">
              <w:marLeft w:val="0"/>
              <w:marRight w:val="0"/>
              <w:marTop w:val="0"/>
              <w:marBottom w:val="0"/>
              <w:divBdr>
                <w:top w:val="none" w:sz="0" w:space="0" w:color="auto"/>
                <w:left w:val="none" w:sz="0" w:space="0" w:color="auto"/>
                <w:bottom w:val="none" w:sz="0" w:space="0" w:color="auto"/>
                <w:right w:val="none" w:sz="0" w:space="0" w:color="auto"/>
              </w:divBdr>
            </w:div>
            <w:div w:id="849492688">
              <w:marLeft w:val="0"/>
              <w:marRight w:val="0"/>
              <w:marTop w:val="0"/>
              <w:marBottom w:val="0"/>
              <w:divBdr>
                <w:top w:val="none" w:sz="0" w:space="0" w:color="auto"/>
                <w:left w:val="none" w:sz="0" w:space="0" w:color="auto"/>
                <w:bottom w:val="none" w:sz="0" w:space="0" w:color="auto"/>
                <w:right w:val="none" w:sz="0" w:space="0" w:color="auto"/>
              </w:divBdr>
            </w:div>
            <w:div w:id="850073037">
              <w:marLeft w:val="0"/>
              <w:marRight w:val="0"/>
              <w:marTop w:val="0"/>
              <w:marBottom w:val="0"/>
              <w:divBdr>
                <w:top w:val="none" w:sz="0" w:space="0" w:color="auto"/>
                <w:left w:val="none" w:sz="0" w:space="0" w:color="auto"/>
                <w:bottom w:val="none" w:sz="0" w:space="0" w:color="auto"/>
                <w:right w:val="none" w:sz="0" w:space="0" w:color="auto"/>
              </w:divBdr>
            </w:div>
            <w:div w:id="850685434">
              <w:marLeft w:val="0"/>
              <w:marRight w:val="0"/>
              <w:marTop w:val="0"/>
              <w:marBottom w:val="0"/>
              <w:divBdr>
                <w:top w:val="none" w:sz="0" w:space="0" w:color="auto"/>
                <w:left w:val="none" w:sz="0" w:space="0" w:color="auto"/>
                <w:bottom w:val="none" w:sz="0" w:space="0" w:color="auto"/>
                <w:right w:val="none" w:sz="0" w:space="0" w:color="auto"/>
              </w:divBdr>
            </w:div>
            <w:div w:id="850948650">
              <w:marLeft w:val="0"/>
              <w:marRight w:val="0"/>
              <w:marTop w:val="0"/>
              <w:marBottom w:val="0"/>
              <w:divBdr>
                <w:top w:val="none" w:sz="0" w:space="0" w:color="auto"/>
                <w:left w:val="none" w:sz="0" w:space="0" w:color="auto"/>
                <w:bottom w:val="none" w:sz="0" w:space="0" w:color="auto"/>
                <w:right w:val="none" w:sz="0" w:space="0" w:color="auto"/>
              </w:divBdr>
            </w:div>
            <w:div w:id="855390823">
              <w:marLeft w:val="0"/>
              <w:marRight w:val="0"/>
              <w:marTop w:val="0"/>
              <w:marBottom w:val="0"/>
              <w:divBdr>
                <w:top w:val="none" w:sz="0" w:space="0" w:color="auto"/>
                <w:left w:val="none" w:sz="0" w:space="0" w:color="auto"/>
                <w:bottom w:val="none" w:sz="0" w:space="0" w:color="auto"/>
                <w:right w:val="none" w:sz="0" w:space="0" w:color="auto"/>
              </w:divBdr>
            </w:div>
            <w:div w:id="855844580">
              <w:marLeft w:val="0"/>
              <w:marRight w:val="0"/>
              <w:marTop w:val="0"/>
              <w:marBottom w:val="0"/>
              <w:divBdr>
                <w:top w:val="none" w:sz="0" w:space="0" w:color="auto"/>
                <w:left w:val="none" w:sz="0" w:space="0" w:color="auto"/>
                <w:bottom w:val="none" w:sz="0" w:space="0" w:color="auto"/>
                <w:right w:val="none" w:sz="0" w:space="0" w:color="auto"/>
              </w:divBdr>
            </w:div>
            <w:div w:id="856503324">
              <w:marLeft w:val="0"/>
              <w:marRight w:val="0"/>
              <w:marTop w:val="0"/>
              <w:marBottom w:val="0"/>
              <w:divBdr>
                <w:top w:val="none" w:sz="0" w:space="0" w:color="auto"/>
                <w:left w:val="none" w:sz="0" w:space="0" w:color="auto"/>
                <w:bottom w:val="none" w:sz="0" w:space="0" w:color="auto"/>
                <w:right w:val="none" w:sz="0" w:space="0" w:color="auto"/>
              </w:divBdr>
            </w:div>
            <w:div w:id="856770690">
              <w:marLeft w:val="0"/>
              <w:marRight w:val="0"/>
              <w:marTop w:val="0"/>
              <w:marBottom w:val="0"/>
              <w:divBdr>
                <w:top w:val="none" w:sz="0" w:space="0" w:color="auto"/>
                <w:left w:val="none" w:sz="0" w:space="0" w:color="auto"/>
                <w:bottom w:val="none" w:sz="0" w:space="0" w:color="auto"/>
                <w:right w:val="none" w:sz="0" w:space="0" w:color="auto"/>
              </w:divBdr>
            </w:div>
            <w:div w:id="858391928">
              <w:marLeft w:val="0"/>
              <w:marRight w:val="0"/>
              <w:marTop w:val="0"/>
              <w:marBottom w:val="0"/>
              <w:divBdr>
                <w:top w:val="none" w:sz="0" w:space="0" w:color="auto"/>
                <w:left w:val="none" w:sz="0" w:space="0" w:color="auto"/>
                <w:bottom w:val="none" w:sz="0" w:space="0" w:color="auto"/>
                <w:right w:val="none" w:sz="0" w:space="0" w:color="auto"/>
              </w:divBdr>
            </w:div>
            <w:div w:id="861478593">
              <w:marLeft w:val="0"/>
              <w:marRight w:val="0"/>
              <w:marTop w:val="0"/>
              <w:marBottom w:val="0"/>
              <w:divBdr>
                <w:top w:val="none" w:sz="0" w:space="0" w:color="auto"/>
                <w:left w:val="none" w:sz="0" w:space="0" w:color="auto"/>
                <w:bottom w:val="none" w:sz="0" w:space="0" w:color="auto"/>
                <w:right w:val="none" w:sz="0" w:space="0" w:color="auto"/>
              </w:divBdr>
            </w:div>
            <w:div w:id="862323448">
              <w:marLeft w:val="0"/>
              <w:marRight w:val="0"/>
              <w:marTop w:val="0"/>
              <w:marBottom w:val="0"/>
              <w:divBdr>
                <w:top w:val="none" w:sz="0" w:space="0" w:color="auto"/>
                <w:left w:val="none" w:sz="0" w:space="0" w:color="auto"/>
                <w:bottom w:val="none" w:sz="0" w:space="0" w:color="auto"/>
                <w:right w:val="none" w:sz="0" w:space="0" w:color="auto"/>
              </w:divBdr>
            </w:div>
            <w:div w:id="865867298">
              <w:marLeft w:val="0"/>
              <w:marRight w:val="0"/>
              <w:marTop w:val="0"/>
              <w:marBottom w:val="0"/>
              <w:divBdr>
                <w:top w:val="none" w:sz="0" w:space="0" w:color="auto"/>
                <w:left w:val="none" w:sz="0" w:space="0" w:color="auto"/>
                <w:bottom w:val="none" w:sz="0" w:space="0" w:color="auto"/>
                <w:right w:val="none" w:sz="0" w:space="0" w:color="auto"/>
              </w:divBdr>
            </w:div>
            <w:div w:id="869492499">
              <w:marLeft w:val="0"/>
              <w:marRight w:val="0"/>
              <w:marTop w:val="0"/>
              <w:marBottom w:val="0"/>
              <w:divBdr>
                <w:top w:val="none" w:sz="0" w:space="0" w:color="auto"/>
                <w:left w:val="none" w:sz="0" w:space="0" w:color="auto"/>
                <w:bottom w:val="none" w:sz="0" w:space="0" w:color="auto"/>
                <w:right w:val="none" w:sz="0" w:space="0" w:color="auto"/>
              </w:divBdr>
            </w:div>
            <w:div w:id="870646937">
              <w:marLeft w:val="0"/>
              <w:marRight w:val="0"/>
              <w:marTop w:val="0"/>
              <w:marBottom w:val="0"/>
              <w:divBdr>
                <w:top w:val="none" w:sz="0" w:space="0" w:color="auto"/>
                <w:left w:val="none" w:sz="0" w:space="0" w:color="auto"/>
                <w:bottom w:val="none" w:sz="0" w:space="0" w:color="auto"/>
                <w:right w:val="none" w:sz="0" w:space="0" w:color="auto"/>
              </w:divBdr>
            </w:div>
            <w:div w:id="870921682">
              <w:marLeft w:val="0"/>
              <w:marRight w:val="0"/>
              <w:marTop w:val="0"/>
              <w:marBottom w:val="0"/>
              <w:divBdr>
                <w:top w:val="none" w:sz="0" w:space="0" w:color="auto"/>
                <w:left w:val="none" w:sz="0" w:space="0" w:color="auto"/>
                <w:bottom w:val="none" w:sz="0" w:space="0" w:color="auto"/>
                <w:right w:val="none" w:sz="0" w:space="0" w:color="auto"/>
              </w:divBdr>
            </w:div>
            <w:div w:id="872380655">
              <w:marLeft w:val="0"/>
              <w:marRight w:val="0"/>
              <w:marTop w:val="0"/>
              <w:marBottom w:val="0"/>
              <w:divBdr>
                <w:top w:val="none" w:sz="0" w:space="0" w:color="auto"/>
                <w:left w:val="none" w:sz="0" w:space="0" w:color="auto"/>
                <w:bottom w:val="none" w:sz="0" w:space="0" w:color="auto"/>
                <w:right w:val="none" w:sz="0" w:space="0" w:color="auto"/>
              </w:divBdr>
            </w:div>
            <w:div w:id="878510474">
              <w:marLeft w:val="0"/>
              <w:marRight w:val="0"/>
              <w:marTop w:val="0"/>
              <w:marBottom w:val="0"/>
              <w:divBdr>
                <w:top w:val="none" w:sz="0" w:space="0" w:color="auto"/>
                <w:left w:val="none" w:sz="0" w:space="0" w:color="auto"/>
                <w:bottom w:val="none" w:sz="0" w:space="0" w:color="auto"/>
                <w:right w:val="none" w:sz="0" w:space="0" w:color="auto"/>
              </w:divBdr>
            </w:div>
            <w:div w:id="880944662">
              <w:marLeft w:val="0"/>
              <w:marRight w:val="0"/>
              <w:marTop w:val="0"/>
              <w:marBottom w:val="0"/>
              <w:divBdr>
                <w:top w:val="none" w:sz="0" w:space="0" w:color="auto"/>
                <w:left w:val="none" w:sz="0" w:space="0" w:color="auto"/>
                <w:bottom w:val="none" w:sz="0" w:space="0" w:color="auto"/>
                <w:right w:val="none" w:sz="0" w:space="0" w:color="auto"/>
              </w:divBdr>
            </w:div>
            <w:div w:id="885800938">
              <w:marLeft w:val="0"/>
              <w:marRight w:val="0"/>
              <w:marTop w:val="0"/>
              <w:marBottom w:val="0"/>
              <w:divBdr>
                <w:top w:val="none" w:sz="0" w:space="0" w:color="auto"/>
                <w:left w:val="none" w:sz="0" w:space="0" w:color="auto"/>
                <w:bottom w:val="none" w:sz="0" w:space="0" w:color="auto"/>
                <w:right w:val="none" w:sz="0" w:space="0" w:color="auto"/>
              </w:divBdr>
            </w:div>
            <w:div w:id="885875485">
              <w:marLeft w:val="0"/>
              <w:marRight w:val="0"/>
              <w:marTop w:val="0"/>
              <w:marBottom w:val="0"/>
              <w:divBdr>
                <w:top w:val="none" w:sz="0" w:space="0" w:color="auto"/>
                <w:left w:val="none" w:sz="0" w:space="0" w:color="auto"/>
                <w:bottom w:val="none" w:sz="0" w:space="0" w:color="auto"/>
                <w:right w:val="none" w:sz="0" w:space="0" w:color="auto"/>
              </w:divBdr>
            </w:div>
            <w:div w:id="887111144">
              <w:marLeft w:val="0"/>
              <w:marRight w:val="0"/>
              <w:marTop w:val="0"/>
              <w:marBottom w:val="0"/>
              <w:divBdr>
                <w:top w:val="none" w:sz="0" w:space="0" w:color="auto"/>
                <w:left w:val="none" w:sz="0" w:space="0" w:color="auto"/>
                <w:bottom w:val="none" w:sz="0" w:space="0" w:color="auto"/>
                <w:right w:val="none" w:sz="0" w:space="0" w:color="auto"/>
              </w:divBdr>
            </w:div>
            <w:div w:id="887490353">
              <w:marLeft w:val="0"/>
              <w:marRight w:val="0"/>
              <w:marTop w:val="0"/>
              <w:marBottom w:val="0"/>
              <w:divBdr>
                <w:top w:val="none" w:sz="0" w:space="0" w:color="auto"/>
                <w:left w:val="none" w:sz="0" w:space="0" w:color="auto"/>
                <w:bottom w:val="none" w:sz="0" w:space="0" w:color="auto"/>
                <w:right w:val="none" w:sz="0" w:space="0" w:color="auto"/>
              </w:divBdr>
            </w:div>
            <w:div w:id="889269609">
              <w:marLeft w:val="0"/>
              <w:marRight w:val="0"/>
              <w:marTop w:val="0"/>
              <w:marBottom w:val="0"/>
              <w:divBdr>
                <w:top w:val="none" w:sz="0" w:space="0" w:color="auto"/>
                <w:left w:val="none" w:sz="0" w:space="0" w:color="auto"/>
                <w:bottom w:val="none" w:sz="0" w:space="0" w:color="auto"/>
                <w:right w:val="none" w:sz="0" w:space="0" w:color="auto"/>
              </w:divBdr>
            </w:div>
            <w:div w:id="890195096">
              <w:marLeft w:val="0"/>
              <w:marRight w:val="0"/>
              <w:marTop w:val="0"/>
              <w:marBottom w:val="0"/>
              <w:divBdr>
                <w:top w:val="none" w:sz="0" w:space="0" w:color="auto"/>
                <w:left w:val="none" w:sz="0" w:space="0" w:color="auto"/>
                <w:bottom w:val="none" w:sz="0" w:space="0" w:color="auto"/>
                <w:right w:val="none" w:sz="0" w:space="0" w:color="auto"/>
              </w:divBdr>
            </w:div>
            <w:div w:id="891814090">
              <w:marLeft w:val="0"/>
              <w:marRight w:val="0"/>
              <w:marTop w:val="0"/>
              <w:marBottom w:val="0"/>
              <w:divBdr>
                <w:top w:val="none" w:sz="0" w:space="0" w:color="auto"/>
                <w:left w:val="none" w:sz="0" w:space="0" w:color="auto"/>
                <w:bottom w:val="none" w:sz="0" w:space="0" w:color="auto"/>
                <w:right w:val="none" w:sz="0" w:space="0" w:color="auto"/>
              </w:divBdr>
            </w:div>
            <w:div w:id="894269913">
              <w:marLeft w:val="0"/>
              <w:marRight w:val="0"/>
              <w:marTop w:val="0"/>
              <w:marBottom w:val="0"/>
              <w:divBdr>
                <w:top w:val="none" w:sz="0" w:space="0" w:color="auto"/>
                <w:left w:val="none" w:sz="0" w:space="0" w:color="auto"/>
                <w:bottom w:val="none" w:sz="0" w:space="0" w:color="auto"/>
                <w:right w:val="none" w:sz="0" w:space="0" w:color="auto"/>
              </w:divBdr>
            </w:div>
            <w:div w:id="898590178">
              <w:marLeft w:val="0"/>
              <w:marRight w:val="0"/>
              <w:marTop w:val="0"/>
              <w:marBottom w:val="0"/>
              <w:divBdr>
                <w:top w:val="none" w:sz="0" w:space="0" w:color="auto"/>
                <w:left w:val="none" w:sz="0" w:space="0" w:color="auto"/>
                <w:bottom w:val="none" w:sz="0" w:space="0" w:color="auto"/>
                <w:right w:val="none" w:sz="0" w:space="0" w:color="auto"/>
              </w:divBdr>
            </w:div>
            <w:div w:id="901326821">
              <w:marLeft w:val="0"/>
              <w:marRight w:val="0"/>
              <w:marTop w:val="0"/>
              <w:marBottom w:val="0"/>
              <w:divBdr>
                <w:top w:val="none" w:sz="0" w:space="0" w:color="auto"/>
                <w:left w:val="none" w:sz="0" w:space="0" w:color="auto"/>
                <w:bottom w:val="none" w:sz="0" w:space="0" w:color="auto"/>
                <w:right w:val="none" w:sz="0" w:space="0" w:color="auto"/>
              </w:divBdr>
            </w:div>
            <w:div w:id="905456838">
              <w:marLeft w:val="0"/>
              <w:marRight w:val="0"/>
              <w:marTop w:val="0"/>
              <w:marBottom w:val="0"/>
              <w:divBdr>
                <w:top w:val="none" w:sz="0" w:space="0" w:color="auto"/>
                <w:left w:val="none" w:sz="0" w:space="0" w:color="auto"/>
                <w:bottom w:val="none" w:sz="0" w:space="0" w:color="auto"/>
                <w:right w:val="none" w:sz="0" w:space="0" w:color="auto"/>
              </w:divBdr>
            </w:div>
            <w:div w:id="905529829">
              <w:marLeft w:val="0"/>
              <w:marRight w:val="0"/>
              <w:marTop w:val="0"/>
              <w:marBottom w:val="0"/>
              <w:divBdr>
                <w:top w:val="none" w:sz="0" w:space="0" w:color="auto"/>
                <w:left w:val="none" w:sz="0" w:space="0" w:color="auto"/>
                <w:bottom w:val="none" w:sz="0" w:space="0" w:color="auto"/>
                <w:right w:val="none" w:sz="0" w:space="0" w:color="auto"/>
              </w:divBdr>
            </w:div>
            <w:div w:id="905800316">
              <w:marLeft w:val="0"/>
              <w:marRight w:val="0"/>
              <w:marTop w:val="0"/>
              <w:marBottom w:val="0"/>
              <w:divBdr>
                <w:top w:val="none" w:sz="0" w:space="0" w:color="auto"/>
                <w:left w:val="none" w:sz="0" w:space="0" w:color="auto"/>
                <w:bottom w:val="none" w:sz="0" w:space="0" w:color="auto"/>
                <w:right w:val="none" w:sz="0" w:space="0" w:color="auto"/>
              </w:divBdr>
            </w:div>
            <w:div w:id="906500145">
              <w:marLeft w:val="0"/>
              <w:marRight w:val="0"/>
              <w:marTop w:val="0"/>
              <w:marBottom w:val="0"/>
              <w:divBdr>
                <w:top w:val="none" w:sz="0" w:space="0" w:color="auto"/>
                <w:left w:val="none" w:sz="0" w:space="0" w:color="auto"/>
                <w:bottom w:val="none" w:sz="0" w:space="0" w:color="auto"/>
                <w:right w:val="none" w:sz="0" w:space="0" w:color="auto"/>
              </w:divBdr>
            </w:div>
            <w:div w:id="907765556">
              <w:marLeft w:val="0"/>
              <w:marRight w:val="0"/>
              <w:marTop w:val="0"/>
              <w:marBottom w:val="0"/>
              <w:divBdr>
                <w:top w:val="none" w:sz="0" w:space="0" w:color="auto"/>
                <w:left w:val="none" w:sz="0" w:space="0" w:color="auto"/>
                <w:bottom w:val="none" w:sz="0" w:space="0" w:color="auto"/>
                <w:right w:val="none" w:sz="0" w:space="0" w:color="auto"/>
              </w:divBdr>
            </w:div>
            <w:div w:id="909540786">
              <w:marLeft w:val="0"/>
              <w:marRight w:val="0"/>
              <w:marTop w:val="0"/>
              <w:marBottom w:val="0"/>
              <w:divBdr>
                <w:top w:val="none" w:sz="0" w:space="0" w:color="auto"/>
                <w:left w:val="none" w:sz="0" w:space="0" w:color="auto"/>
                <w:bottom w:val="none" w:sz="0" w:space="0" w:color="auto"/>
                <w:right w:val="none" w:sz="0" w:space="0" w:color="auto"/>
              </w:divBdr>
            </w:div>
            <w:div w:id="913204169">
              <w:marLeft w:val="0"/>
              <w:marRight w:val="0"/>
              <w:marTop w:val="0"/>
              <w:marBottom w:val="0"/>
              <w:divBdr>
                <w:top w:val="none" w:sz="0" w:space="0" w:color="auto"/>
                <w:left w:val="none" w:sz="0" w:space="0" w:color="auto"/>
                <w:bottom w:val="none" w:sz="0" w:space="0" w:color="auto"/>
                <w:right w:val="none" w:sz="0" w:space="0" w:color="auto"/>
              </w:divBdr>
            </w:div>
            <w:div w:id="914123161">
              <w:marLeft w:val="0"/>
              <w:marRight w:val="0"/>
              <w:marTop w:val="0"/>
              <w:marBottom w:val="0"/>
              <w:divBdr>
                <w:top w:val="none" w:sz="0" w:space="0" w:color="auto"/>
                <w:left w:val="none" w:sz="0" w:space="0" w:color="auto"/>
                <w:bottom w:val="none" w:sz="0" w:space="0" w:color="auto"/>
                <w:right w:val="none" w:sz="0" w:space="0" w:color="auto"/>
              </w:divBdr>
            </w:div>
            <w:div w:id="914314296">
              <w:marLeft w:val="0"/>
              <w:marRight w:val="0"/>
              <w:marTop w:val="360"/>
              <w:marBottom w:val="0"/>
              <w:divBdr>
                <w:top w:val="single" w:sz="6" w:space="0" w:color="auto"/>
                <w:left w:val="single" w:sz="6" w:space="0" w:color="auto"/>
                <w:bottom w:val="single" w:sz="6" w:space="0" w:color="auto"/>
                <w:right w:val="single" w:sz="6" w:space="0" w:color="auto"/>
              </w:divBdr>
            </w:div>
            <w:div w:id="915165698">
              <w:marLeft w:val="0"/>
              <w:marRight w:val="0"/>
              <w:marTop w:val="0"/>
              <w:marBottom w:val="0"/>
              <w:divBdr>
                <w:top w:val="none" w:sz="0" w:space="0" w:color="auto"/>
                <w:left w:val="none" w:sz="0" w:space="0" w:color="auto"/>
                <w:bottom w:val="none" w:sz="0" w:space="0" w:color="auto"/>
                <w:right w:val="none" w:sz="0" w:space="0" w:color="auto"/>
              </w:divBdr>
            </w:div>
            <w:div w:id="915936445">
              <w:marLeft w:val="0"/>
              <w:marRight w:val="0"/>
              <w:marTop w:val="0"/>
              <w:marBottom w:val="0"/>
              <w:divBdr>
                <w:top w:val="none" w:sz="0" w:space="0" w:color="auto"/>
                <w:left w:val="none" w:sz="0" w:space="0" w:color="auto"/>
                <w:bottom w:val="none" w:sz="0" w:space="0" w:color="auto"/>
                <w:right w:val="none" w:sz="0" w:space="0" w:color="auto"/>
              </w:divBdr>
            </w:div>
            <w:div w:id="916784102">
              <w:marLeft w:val="0"/>
              <w:marRight w:val="0"/>
              <w:marTop w:val="0"/>
              <w:marBottom w:val="0"/>
              <w:divBdr>
                <w:top w:val="none" w:sz="0" w:space="0" w:color="auto"/>
                <w:left w:val="none" w:sz="0" w:space="0" w:color="auto"/>
                <w:bottom w:val="none" w:sz="0" w:space="0" w:color="auto"/>
                <w:right w:val="none" w:sz="0" w:space="0" w:color="auto"/>
              </w:divBdr>
            </w:div>
            <w:div w:id="917400389">
              <w:marLeft w:val="0"/>
              <w:marRight w:val="0"/>
              <w:marTop w:val="0"/>
              <w:marBottom w:val="0"/>
              <w:divBdr>
                <w:top w:val="none" w:sz="0" w:space="0" w:color="auto"/>
                <w:left w:val="none" w:sz="0" w:space="0" w:color="auto"/>
                <w:bottom w:val="none" w:sz="0" w:space="0" w:color="auto"/>
                <w:right w:val="none" w:sz="0" w:space="0" w:color="auto"/>
              </w:divBdr>
            </w:div>
            <w:div w:id="918056927">
              <w:marLeft w:val="0"/>
              <w:marRight w:val="0"/>
              <w:marTop w:val="0"/>
              <w:marBottom w:val="0"/>
              <w:divBdr>
                <w:top w:val="none" w:sz="0" w:space="0" w:color="auto"/>
                <w:left w:val="none" w:sz="0" w:space="0" w:color="auto"/>
                <w:bottom w:val="none" w:sz="0" w:space="0" w:color="auto"/>
                <w:right w:val="none" w:sz="0" w:space="0" w:color="auto"/>
              </w:divBdr>
            </w:div>
            <w:div w:id="918176862">
              <w:marLeft w:val="0"/>
              <w:marRight w:val="0"/>
              <w:marTop w:val="0"/>
              <w:marBottom w:val="0"/>
              <w:divBdr>
                <w:top w:val="none" w:sz="0" w:space="0" w:color="auto"/>
                <w:left w:val="none" w:sz="0" w:space="0" w:color="auto"/>
                <w:bottom w:val="none" w:sz="0" w:space="0" w:color="auto"/>
                <w:right w:val="none" w:sz="0" w:space="0" w:color="auto"/>
              </w:divBdr>
            </w:div>
            <w:div w:id="923296940">
              <w:marLeft w:val="0"/>
              <w:marRight w:val="0"/>
              <w:marTop w:val="0"/>
              <w:marBottom w:val="0"/>
              <w:divBdr>
                <w:top w:val="none" w:sz="0" w:space="0" w:color="auto"/>
                <w:left w:val="none" w:sz="0" w:space="0" w:color="auto"/>
                <w:bottom w:val="none" w:sz="0" w:space="0" w:color="auto"/>
                <w:right w:val="none" w:sz="0" w:space="0" w:color="auto"/>
              </w:divBdr>
            </w:div>
            <w:div w:id="925764941">
              <w:marLeft w:val="0"/>
              <w:marRight w:val="0"/>
              <w:marTop w:val="0"/>
              <w:marBottom w:val="0"/>
              <w:divBdr>
                <w:top w:val="none" w:sz="0" w:space="0" w:color="auto"/>
                <w:left w:val="none" w:sz="0" w:space="0" w:color="auto"/>
                <w:bottom w:val="none" w:sz="0" w:space="0" w:color="auto"/>
                <w:right w:val="none" w:sz="0" w:space="0" w:color="auto"/>
              </w:divBdr>
            </w:div>
            <w:div w:id="926038100">
              <w:marLeft w:val="0"/>
              <w:marRight w:val="0"/>
              <w:marTop w:val="0"/>
              <w:marBottom w:val="0"/>
              <w:divBdr>
                <w:top w:val="none" w:sz="0" w:space="0" w:color="auto"/>
                <w:left w:val="none" w:sz="0" w:space="0" w:color="auto"/>
                <w:bottom w:val="none" w:sz="0" w:space="0" w:color="auto"/>
                <w:right w:val="none" w:sz="0" w:space="0" w:color="auto"/>
              </w:divBdr>
            </w:div>
            <w:div w:id="926156033">
              <w:marLeft w:val="0"/>
              <w:marRight w:val="0"/>
              <w:marTop w:val="0"/>
              <w:marBottom w:val="0"/>
              <w:divBdr>
                <w:top w:val="none" w:sz="0" w:space="0" w:color="auto"/>
                <w:left w:val="none" w:sz="0" w:space="0" w:color="auto"/>
                <w:bottom w:val="none" w:sz="0" w:space="0" w:color="auto"/>
                <w:right w:val="none" w:sz="0" w:space="0" w:color="auto"/>
              </w:divBdr>
            </w:div>
            <w:div w:id="926966012">
              <w:marLeft w:val="0"/>
              <w:marRight w:val="0"/>
              <w:marTop w:val="0"/>
              <w:marBottom w:val="0"/>
              <w:divBdr>
                <w:top w:val="none" w:sz="0" w:space="0" w:color="auto"/>
                <w:left w:val="none" w:sz="0" w:space="0" w:color="auto"/>
                <w:bottom w:val="none" w:sz="0" w:space="0" w:color="auto"/>
                <w:right w:val="none" w:sz="0" w:space="0" w:color="auto"/>
              </w:divBdr>
            </w:div>
            <w:div w:id="933050082">
              <w:marLeft w:val="0"/>
              <w:marRight w:val="0"/>
              <w:marTop w:val="0"/>
              <w:marBottom w:val="0"/>
              <w:divBdr>
                <w:top w:val="none" w:sz="0" w:space="0" w:color="auto"/>
                <w:left w:val="none" w:sz="0" w:space="0" w:color="auto"/>
                <w:bottom w:val="none" w:sz="0" w:space="0" w:color="auto"/>
                <w:right w:val="none" w:sz="0" w:space="0" w:color="auto"/>
              </w:divBdr>
            </w:div>
            <w:div w:id="933052754">
              <w:marLeft w:val="0"/>
              <w:marRight w:val="0"/>
              <w:marTop w:val="0"/>
              <w:marBottom w:val="0"/>
              <w:divBdr>
                <w:top w:val="none" w:sz="0" w:space="0" w:color="auto"/>
                <w:left w:val="none" w:sz="0" w:space="0" w:color="auto"/>
                <w:bottom w:val="none" w:sz="0" w:space="0" w:color="auto"/>
                <w:right w:val="none" w:sz="0" w:space="0" w:color="auto"/>
              </w:divBdr>
            </w:div>
            <w:div w:id="933980869">
              <w:marLeft w:val="0"/>
              <w:marRight w:val="0"/>
              <w:marTop w:val="0"/>
              <w:marBottom w:val="0"/>
              <w:divBdr>
                <w:top w:val="none" w:sz="0" w:space="0" w:color="auto"/>
                <w:left w:val="none" w:sz="0" w:space="0" w:color="auto"/>
                <w:bottom w:val="none" w:sz="0" w:space="0" w:color="auto"/>
                <w:right w:val="none" w:sz="0" w:space="0" w:color="auto"/>
              </w:divBdr>
            </w:div>
            <w:div w:id="934291597">
              <w:marLeft w:val="0"/>
              <w:marRight w:val="0"/>
              <w:marTop w:val="0"/>
              <w:marBottom w:val="0"/>
              <w:divBdr>
                <w:top w:val="none" w:sz="0" w:space="0" w:color="auto"/>
                <w:left w:val="none" w:sz="0" w:space="0" w:color="auto"/>
                <w:bottom w:val="none" w:sz="0" w:space="0" w:color="auto"/>
                <w:right w:val="none" w:sz="0" w:space="0" w:color="auto"/>
              </w:divBdr>
            </w:div>
            <w:div w:id="936451674">
              <w:marLeft w:val="0"/>
              <w:marRight w:val="0"/>
              <w:marTop w:val="0"/>
              <w:marBottom w:val="0"/>
              <w:divBdr>
                <w:top w:val="none" w:sz="0" w:space="0" w:color="auto"/>
                <w:left w:val="none" w:sz="0" w:space="0" w:color="auto"/>
                <w:bottom w:val="none" w:sz="0" w:space="0" w:color="auto"/>
                <w:right w:val="none" w:sz="0" w:space="0" w:color="auto"/>
              </w:divBdr>
            </w:div>
            <w:div w:id="937370327">
              <w:marLeft w:val="0"/>
              <w:marRight w:val="0"/>
              <w:marTop w:val="0"/>
              <w:marBottom w:val="0"/>
              <w:divBdr>
                <w:top w:val="none" w:sz="0" w:space="0" w:color="auto"/>
                <w:left w:val="none" w:sz="0" w:space="0" w:color="auto"/>
                <w:bottom w:val="none" w:sz="0" w:space="0" w:color="auto"/>
                <w:right w:val="none" w:sz="0" w:space="0" w:color="auto"/>
              </w:divBdr>
            </w:div>
            <w:div w:id="937835782">
              <w:marLeft w:val="0"/>
              <w:marRight w:val="0"/>
              <w:marTop w:val="0"/>
              <w:marBottom w:val="0"/>
              <w:divBdr>
                <w:top w:val="none" w:sz="0" w:space="0" w:color="auto"/>
                <w:left w:val="none" w:sz="0" w:space="0" w:color="auto"/>
                <w:bottom w:val="none" w:sz="0" w:space="0" w:color="auto"/>
                <w:right w:val="none" w:sz="0" w:space="0" w:color="auto"/>
              </w:divBdr>
            </w:div>
            <w:div w:id="939606630">
              <w:marLeft w:val="0"/>
              <w:marRight w:val="0"/>
              <w:marTop w:val="0"/>
              <w:marBottom w:val="0"/>
              <w:divBdr>
                <w:top w:val="none" w:sz="0" w:space="0" w:color="auto"/>
                <w:left w:val="none" w:sz="0" w:space="0" w:color="auto"/>
                <w:bottom w:val="none" w:sz="0" w:space="0" w:color="auto"/>
                <w:right w:val="none" w:sz="0" w:space="0" w:color="auto"/>
              </w:divBdr>
            </w:div>
            <w:div w:id="941376454">
              <w:marLeft w:val="0"/>
              <w:marRight w:val="0"/>
              <w:marTop w:val="360"/>
              <w:marBottom w:val="0"/>
              <w:divBdr>
                <w:top w:val="single" w:sz="6" w:space="0" w:color="auto"/>
                <w:left w:val="single" w:sz="6" w:space="0" w:color="auto"/>
                <w:bottom w:val="single" w:sz="6" w:space="0" w:color="auto"/>
                <w:right w:val="single" w:sz="6" w:space="0" w:color="auto"/>
              </w:divBdr>
            </w:div>
            <w:div w:id="942109949">
              <w:marLeft w:val="0"/>
              <w:marRight w:val="0"/>
              <w:marTop w:val="0"/>
              <w:marBottom w:val="0"/>
              <w:divBdr>
                <w:top w:val="none" w:sz="0" w:space="0" w:color="auto"/>
                <w:left w:val="none" w:sz="0" w:space="0" w:color="auto"/>
                <w:bottom w:val="none" w:sz="0" w:space="0" w:color="auto"/>
                <w:right w:val="none" w:sz="0" w:space="0" w:color="auto"/>
              </w:divBdr>
            </w:div>
            <w:div w:id="943801126">
              <w:marLeft w:val="0"/>
              <w:marRight w:val="0"/>
              <w:marTop w:val="0"/>
              <w:marBottom w:val="0"/>
              <w:divBdr>
                <w:top w:val="none" w:sz="0" w:space="0" w:color="auto"/>
                <w:left w:val="none" w:sz="0" w:space="0" w:color="auto"/>
                <w:bottom w:val="none" w:sz="0" w:space="0" w:color="auto"/>
                <w:right w:val="none" w:sz="0" w:space="0" w:color="auto"/>
              </w:divBdr>
            </w:div>
            <w:div w:id="947661253">
              <w:marLeft w:val="0"/>
              <w:marRight w:val="0"/>
              <w:marTop w:val="0"/>
              <w:marBottom w:val="0"/>
              <w:divBdr>
                <w:top w:val="none" w:sz="0" w:space="0" w:color="auto"/>
                <w:left w:val="none" w:sz="0" w:space="0" w:color="auto"/>
                <w:bottom w:val="none" w:sz="0" w:space="0" w:color="auto"/>
                <w:right w:val="none" w:sz="0" w:space="0" w:color="auto"/>
              </w:divBdr>
              <w:divsChild>
                <w:div w:id="967203759">
                  <w:marLeft w:val="0"/>
                  <w:marRight w:val="0"/>
                  <w:marTop w:val="0"/>
                  <w:marBottom w:val="0"/>
                  <w:divBdr>
                    <w:top w:val="none" w:sz="0" w:space="0" w:color="auto"/>
                    <w:left w:val="none" w:sz="0" w:space="0" w:color="auto"/>
                    <w:bottom w:val="none" w:sz="0" w:space="0" w:color="auto"/>
                    <w:right w:val="none" w:sz="0" w:space="0" w:color="auto"/>
                  </w:divBdr>
                </w:div>
                <w:div w:id="1224637150">
                  <w:marLeft w:val="0"/>
                  <w:marRight w:val="0"/>
                  <w:marTop w:val="0"/>
                  <w:marBottom w:val="0"/>
                  <w:divBdr>
                    <w:top w:val="none" w:sz="0" w:space="0" w:color="auto"/>
                    <w:left w:val="none" w:sz="0" w:space="0" w:color="auto"/>
                    <w:bottom w:val="none" w:sz="0" w:space="0" w:color="auto"/>
                    <w:right w:val="none" w:sz="0" w:space="0" w:color="auto"/>
                  </w:divBdr>
                </w:div>
                <w:div w:id="1224876733">
                  <w:marLeft w:val="0"/>
                  <w:marRight w:val="0"/>
                  <w:marTop w:val="0"/>
                  <w:marBottom w:val="0"/>
                  <w:divBdr>
                    <w:top w:val="none" w:sz="0" w:space="0" w:color="auto"/>
                    <w:left w:val="none" w:sz="0" w:space="0" w:color="auto"/>
                    <w:bottom w:val="none" w:sz="0" w:space="0" w:color="auto"/>
                    <w:right w:val="none" w:sz="0" w:space="0" w:color="auto"/>
                  </w:divBdr>
                </w:div>
                <w:div w:id="2001694562">
                  <w:marLeft w:val="0"/>
                  <w:marRight w:val="0"/>
                  <w:marTop w:val="0"/>
                  <w:marBottom w:val="0"/>
                  <w:divBdr>
                    <w:top w:val="none" w:sz="0" w:space="0" w:color="auto"/>
                    <w:left w:val="none" w:sz="0" w:space="0" w:color="auto"/>
                    <w:bottom w:val="none" w:sz="0" w:space="0" w:color="auto"/>
                    <w:right w:val="none" w:sz="0" w:space="0" w:color="auto"/>
                  </w:divBdr>
                </w:div>
              </w:divsChild>
            </w:div>
            <w:div w:id="948196110">
              <w:marLeft w:val="0"/>
              <w:marRight w:val="0"/>
              <w:marTop w:val="0"/>
              <w:marBottom w:val="0"/>
              <w:divBdr>
                <w:top w:val="none" w:sz="0" w:space="0" w:color="auto"/>
                <w:left w:val="none" w:sz="0" w:space="0" w:color="auto"/>
                <w:bottom w:val="none" w:sz="0" w:space="0" w:color="auto"/>
                <w:right w:val="none" w:sz="0" w:space="0" w:color="auto"/>
              </w:divBdr>
            </w:div>
            <w:div w:id="949359904">
              <w:marLeft w:val="0"/>
              <w:marRight w:val="0"/>
              <w:marTop w:val="0"/>
              <w:marBottom w:val="0"/>
              <w:divBdr>
                <w:top w:val="none" w:sz="0" w:space="0" w:color="auto"/>
                <w:left w:val="none" w:sz="0" w:space="0" w:color="auto"/>
                <w:bottom w:val="none" w:sz="0" w:space="0" w:color="auto"/>
                <w:right w:val="none" w:sz="0" w:space="0" w:color="auto"/>
              </w:divBdr>
            </w:div>
            <w:div w:id="954556421">
              <w:marLeft w:val="0"/>
              <w:marRight w:val="0"/>
              <w:marTop w:val="0"/>
              <w:marBottom w:val="0"/>
              <w:divBdr>
                <w:top w:val="none" w:sz="0" w:space="0" w:color="auto"/>
                <w:left w:val="none" w:sz="0" w:space="0" w:color="auto"/>
                <w:bottom w:val="none" w:sz="0" w:space="0" w:color="auto"/>
                <w:right w:val="none" w:sz="0" w:space="0" w:color="auto"/>
              </w:divBdr>
            </w:div>
            <w:div w:id="955454556">
              <w:marLeft w:val="0"/>
              <w:marRight w:val="0"/>
              <w:marTop w:val="0"/>
              <w:marBottom w:val="0"/>
              <w:divBdr>
                <w:top w:val="none" w:sz="0" w:space="0" w:color="auto"/>
                <w:left w:val="none" w:sz="0" w:space="0" w:color="auto"/>
                <w:bottom w:val="none" w:sz="0" w:space="0" w:color="auto"/>
                <w:right w:val="none" w:sz="0" w:space="0" w:color="auto"/>
              </w:divBdr>
            </w:div>
            <w:div w:id="956792006">
              <w:marLeft w:val="0"/>
              <w:marRight w:val="0"/>
              <w:marTop w:val="0"/>
              <w:marBottom w:val="0"/>
              <w:divBdr>
                <w:top w:val="none" w:sz="0" w:space="0" w:color="auto"/>
                <w:left w:val="none" w:sz="0" w:space="0" w:color="auto"/>
                <w:bottom w:val="none" w:sz="0" w:space="0" w:color="auto"/>
                <w:right w:val="none" w:sz="0" w:space="0" w:color="auto"/>
              </w:divBdr>
            </w:div>
            <w:div w:id="957570953">
              <w:marLeft w:val="0"/>
              <w:marRight w:val="0"/>
              <w:marTop w:val="0"/>
              <w:marBottom w:val="0"/>
              <w:divBdr>
                <w:top w:val="none" w:sz="0" w:space="0" w:color="auto"/>
                <w:left w:val="none" w:sz="0" w:space="0" w:color="auto"/>
                <w:bottom w:val="none" w:sz="0" w:space="0" w:color="auto"/>
                <w:right w:val="none" w:sz="0" w:space="0" w:color="auto"/>
              </w:divBdr>
            </w:div>
            <w:div w:id="958414423">
              <w:marLeft w:val="0"/>
              <w:marRight w:val="0"/>
              <w:marTop w:val="0"/>
              <w:marBottom w:val="0"/>
              <w:divBdr>
                <w:top w:val="none" w:sz="0" w:space="0" w:color="auto"/>
                <w:left w:val="none" w:sz="0" w:space="0" w:color="auto"/>
                <w:bottom w:val="none" w:sz="0" w:space="0" w:color="auto"/>
                <w:right w:val="none" w:sz="0" w:space="0" w:color="auto"/>
              </w:divBdr>
            </w:div>
            <w:div w:id="958948633">
              <w:marLeft w:val="0"/>
              <w:marRight w:val="0"/>
              <w:marTop w:val="0"/>
              <w:marBottom w:val="0"/>
              <w:divBdr>
                <w:top w:val="none" w:sz="0" w:space="0" w:color="auto"/>
                <w:left w:val="none" w:sz="0" w:space="0" w:color="auto"/>
                <w:bottom w:val="none" w:sz="0" w:space="0" w:color="auto"/>
                <w:right w:val="none" w:sz="0" w:space="0" w:color="auto"/>
              </w:divBdr>
            </w:div>
            <w:div w:id="959266012">
              <w:marLeft w:val="0"/>
              <w:marRight w:val="0"/>
              <w:marTop w:val="0"/>
              <w:marBottom w:val="0"/>
              <w:divBdr>
                <w:top w:val="none" w:sz="0" w:space="0" w:color="auto"/>
                <w:left w:val="none" w:sz="0" w:space="0" w:color="auto"/>
                <w:bottom w:val="none" w:sz="0" w:space="0" w:color="auto"/>
                <w:right w:val="none" w:sz="0" w:space="0" w:color="auto"/>
              </w:divBdr>
            </w:div>
            <w:div w:id="960040398">
              <w:marLeft w:val="0"/>
              <w:marRight w:val="0"/>
              <w:marTop w:val="0"/>
              <w:marBottom w:val="0"/>
              <w:divBdr>
                <w:top w:val="none" w:sz="0" w:space="0" w:color="auto"/>
                <w:left w:val="none" w:sz="0" w:space="0" w:color="auto"/>
                <w:bottom w:val="none" w:sz="0" w:space="0" w:color="auto"/>
                <w:right w:val="none" w:sz="0" w:space="0" w:color="auto"/>
              </w:divBdr>
            </w:div>
            <w:div w:id="961424300">
              <w:marLeft w:val="0"/>
              <w:marRight w:val="0"/>
              <w:marTop w:val="0"/>
              <w:marBottom w:val="0"/>
              <w:divBdr>
                <w:top w:val="none" w:sz="0" w:space="0" w:color="auto"/>
                <w:left w:val="none" w:sz="0" w:space="0" w:color="auto"/>
                <w:bottom w:val="none" w:sz="0" w:space="0" w:color="auto"/>
                <w:right w:val="none" w:sz="0" w:space="0" w:color="auto"/>
              </w:divBdr>
            </w:div>
            <w:div w:id="962467524">
              <w:marLeft w:val="0"/>
              <w:marRight w:val="0"/>
              <w:marTop w:val="0"/>
              <w:marBottom w:val="0"/>
              <w:divBdr>
                <w:top w:val="none" w:sz="0" w:space="0" w:color="auto"/>
                <w:left w:val="none" w:sz="0" w:space="0" w:color="auto"/>
                <w:bottom w:val="none" w:sz="0" w:space="0" w:color="auto"/>
                <w:right w:val="none" w:sz="0" w:space="0" w:color="auto"/>
              </w:divBdr>
            </w:div>
            <w:div w:id="966394522">
              <w:marLeft w:val="0"/>
              <w:marRight w:val="0"/>
              <w:marTop w:val="0"/>
              <w:marBottom w:val="0"/>
              <w:divBdr>
                <w:top w:val="none" w:sz="0" w:space="0" w:color="auto"/>
                <w:left w:val="none" w:sz="0" w:space="0" w:color="auto"/>
                <w:bottom w:val="none" w:sz="0" w:space="0" w:color="auto"/>
                <w:right w:val="none" w:sz="0" w:space="0" w:color="auto"/>
              </w:divBdr>
            </w:div>
            <w:div w:id="967005064">
              <w:marLeft w:val="0"/>
              <w:marRight w:val="0"/>
              <w:marTop w:val="0"/>
              <w:marBottom w:val="0"/>
              <w:divBdr>
                <w:top w:val="none" w:sz="0" w:space="0" w:color="auto"/>
                <w:left w:val="none" w:sz="0" w:space="0" w:color="auto"/>
                <w:bottom w:val="none" w:sz="0" w:space="0" w:color="auto"/>
                <w:right w:val="none" w:sz="0" w:space="0" w:color="auto"/>
              </w:divBdr>
            </w:div>
            <w:div w:id="967931873">
              <w:marLeft w:val="0"/>
              <w:marRight w:val="0"/>
              <w:marTop w:val="0"/>
              <w:marBottom w:val="0"/>
              <w:divBdr>
                <w:top w:val="none" w:sz="0" w:space="0" w:color="auto"/>
                <w:left w:val="none" w:sz="0" w:space="0" w:color="auto"/>
                <w:bottom w:val="none" w:sz="0" w:space="0" w:color="auto"/>
                <w:right w:val="none" w:sz="0" w:space="0" w:color="auto"/>
              </w:divBdr>
            </w:div>
            <w:div w:id="968703153">
              <w:marLeft w:val="0"/>
              <w:marRight w:val="0"/>
              <w:marTop w:val="0"/>
              <w:marBottom w:val="0"/>
              <w:divBdr>
                <w:top w:val="none" w:sz="0" w:space="0" w:color="auto"/>
                <w:left w:val="none" w:sz="0" w:space="0" w:color="auto"/>
                <w:bottom w:val="none" w:sz="0" w:space="0" w:color="auto"/>
                <w:right w:val="none" w:sz="0" w:space="0" w:color="auto"/>
              </w:divBdr>
            </w:div>
            <w:div w:id="968777230">
              <w:marLeft w:val="0"/>
              <w:marRight w:val="0"/>
              <w:marTop w:val="0"/>
              <w:marBottom w:val="0"/>
              <w:divBdr>
                <w:top w:val="none" w:sz="0" w:space="0" w:color="auto"/>
                <w:left w:val="none" w:sz="0" w:space="0" w:color="auto"/>
                <w:bottom w:val="none" w:sz="0" w:space="0" w:color="auto"/>
                <w:right w:val="none" w:sz="0" w:space="0" w:color="auto"/>
              </w:divBdr>
            </w:div>
            <w:div w:id="968784839">
              <w:marLeft w:val="0"/>
              <w:marRight w:val="0"/>
              <w:marTop w:val="0"/>
              <w:marBottom w:val="0"/>
              <w:divBdr>
                <w:top w:val="none" w:sz="0" w:space="0" w:color="auto"/>
                <w:left w:val="none" w:sz="0" w:space="0" w:color="auto"/>
                <w:bottom w:val="none" w:sz="0" w:space="0" w:color="auto"/>
                <w:right w:val="none" w:sz="0" w:space="0" w:color="auto"/>
              </w:divBdr>
            </w:div>
            <w:div w:id="970868390">
              <w:marLeft w:val="0"/>
              <w:marRight w:val="0"/>
              <w:marTop w:val="0"/>
              <w:marBottom w:val="0"/>
              <w:divBdr>
                <w:top w:val="none" w:sz="0" w:space="0" w:color="auto"/>
                <w:left w:val="none" w:sz="0" w:space="0" w:color="auto"/>
                <w:bottom w:val="none" w:sz="0" w:space="0" w:color="auto"/>
                <w:right w:val="none" w:sz="0" w:space="0" w:color="auto"/>
              </w:divBdr>
            </w:div>
            <w:div w:id="972055365">
              <w:marLeft w:val="0"/>
              <w:marRight w:val="0"/>
              <w:marTop w:val="0"/>
              <w:marBottom w:val="0"/>
              <w:divBdr>
                <w:top w:val="none" w:sz="0" w:space="0" w:color="auto"/>
                <w:left w:val="none" w:sz="0" w:space="0" w:color="auto"/>
                <w:bottom w:val="none" w:sz="0" w:space="0" w:color="auto"/>
                <w:right w:val="none" w:sz="0" w:space="0" w:color="auto"/>
              </w:divBdr>
            </w:div>
            <w:div w:id="972293670">
              <w:marLeft w:val="0"/>
              <w:marRight w:val="0"/>
              <w:marTop w:val="0"/>
              <w:marBottom w:val="0"/>
              <w:divBdr>
                <w:top w:val="none" w:sz="0" w:space="0" w:color="auto"/>
                <w:left w:val="none" w:sz="0" w:space="0" w:color="auto"/>
                <w:bottom w:val="none" w:sz="0" w:space="0" w:color="auto"/>
                <w:right w:val="none" w:sz="0" w:space="0" w:color="auto"/>
              </w:divBdr>
            </w:div>
            <w:div w:id="972371493">
              <w:marLeft w:val="0"/>
              <w:marRight w:val="0"/>
              <w:marTop w:val="0"/>
              <w:marBottom w:val="0"/>
              <w:divBdr>
                <w:top w:val="none" w:sz="0" w:space="0" w:color="auto"/>
                <w:left w:val="none" w:sz="0" w:space="0" w:color="auto"/>
                <w:bottom w:val="none" w:sz="0" w:space="0" w:color="auto"/>
                <w:right w:val="none" w:sz="0" w:space="0" w:color="auto"/>
              </w:divBdr>
            </w:div>
            <w:div w:id="981277822">
              <w:marLeft w:val="0"/>
              <w:marRight w:val="0"/>
              <w:marTop w:val="0"/>
              <w:marBottom w:val="0"/>
              <w:divBdr>
                <w:top w:val="none" w:sz="0" w:space="0" w:color="auto"/>
                <w:left w:val="none" w:sz="0" w:space="0" w:color="auto"/>
                <w:bottom w:val="none" w:sz="0" w:space="0" w:color="auto"/>
                <w:right w:val="none" w:sz="0" w:space="0" w:color="auto"/>
              </w:divBdr>
            </w:div>
            <w:div w:id="981808102">
              <w:marLeft w:val="0"/>
              <w:marRight w:val="0"/>
              <w:marTop w:val="0"/>
              <w:marBottom w:val="0"/>
              <w:divBdr>
                <w:top w:val="none" w:sz="0" w:space="0" w:color="auto"/>
                <w:left w:val="none" w:sz="0" w:space="0" w:color="auto"/>
                <w:bottom w:val="none" w:sz="0" w:space="0" w:color="auto"/>
                <w:right w:val="none" w:sz="0" w:space="0" w:color="auto"/>
              </w:divBdr>
            </w:div>
            <w:div w:id="983849245">
              <w:marLeft w:val="0"/>
              <w:marRight w:val="0"/>
              <w:marTop w:val="0"/>
              <w:marBottom w:val="0"/>
              <w:divBdr>
                <w:top w:val="none" w:sz="0" w:space="0" w:color="auto"/>
                <w:left w:val="none" w:sz="0" w:space="0" w:color="auto"/>
                <w:bottom w:val="none" w:sz="0" w:space="0" w:color="auto"/>
                <w:right w:val="none" w:sz="0" w:space="0" w:color="auto"/>
              </w:divBdr>
            </w:div>
            <w:div w:id="984119121">
              <w:marLeft w:val="0"/>
              <w:marRight w:val="0"/>
              <w:marTop w:val="0"/>
              <w:marBottom w:val="0"/>
              <w:divBdr>
                <w:top w:val="none" w:sz="0" w:space="0" w:color="auto"/>
                <w:left w:val="none" w:sz="0" w:space="0" w:color="auto"/>
                <w:bottom w:val="none" w:sz="0" w:space="0" w:color="auto"/>
                <w:right w:val="none" w:sz="0" w:space="0" w:color="auto"/>
              </w:divBdr>
            </w:div>
            <w:div w:id="986401678">
              <w:marLeft w:val="0"/>
              <w:marRight w:val="0"/>
              <w:marTop w:val="0"/>
              <w:marBottom w:val="0"/>
              <w:divBdr>
                <w:top w:val="none" w:sz="0" w:space="0" w:color="auto"/>
                <w:left w:val="none" w:sz="0" w:space="0" w:color="auto"/>
                <w:bottom w:val="none" w:sz="0" w:space="0" w:color="auto"/>
                <w:right w:val="none" w:sz="0" w:space="0" w:color="auto"/>
              </w:divBdr>
            </w:div>
            <w:div w:id="989166336">
              <w:marLeft w:val="0"/>
              <w:marRight w:val="0"/>
              <w:marTop w:val="0"/>
              <w:marBottom w:val="0"/>
              <w:divBdr>
                <w:top w:val="none" w:sz="0" w:space="0" w:color="auto"/>
                <w:left w:val="none" w:sz="0" w:space="0" w:color="auto"/>
                <w:bottom w:val="none" w:sz="0" w:space="0" w:color="auto"/>
                <w:right w:val="none" w:sz="0" w:space="0" w:color="auto"/>
              </w:divBdr>
            </w:div>
            <w:div w:id="991837730">
              <w:marLeft w:val="0"/>
              <w:marRight w:val="0"/>
              <w:marTop w:val="0"/>
              <w:marBottom w:val="0"/>
              <w:divBdr>
                <w:top w:val="none" w:sz="0" w:space="0" w:color="auto"/>
                <w:left w:val="none" w:sz="0" w:space="0" w:color="auto"/>
                <w:bottom w:val="none" w:sz="0" w:space="0" w:color="auto"/>
                <w:right w:val="none" w:sz="0" w:space="0" w:color="auto"/>
              </w:divBdr>
            </w:div>
            <w:div w:id="994845788">
              <w:marLeft w:val="0"/>
              <w:marRight w:val="0"/>
              <w:marTop w:val="0"/>
              <w:marBottom w:val="0"/>
              <w:divBdr>
                <w:top w:val="none" w:sz="0" w:space="0" w:color="auto"/>
                <w:left w:val="none" w:sz="0" w:space="0" w:color="auto"/>
                <w:bottom w:val="none" w:sz="0" w:space="0" w:color="auto"/>
                <w:right w:val="none" w:sz="0" w:space="0" w:color="auto"/>
              </w:divBdr>
            </w:div>
            <w:div w:id="995570924">
              <w:marLeft w:val="0"/>
              <w:marRight w:val="0"/>
              <w:marTop w:val="0"/>
              <w:marBottom w:val="0"/>
              <w:divBdr>
                <w:top w:val="none" w:sz="0" w:space="0" w:color="auto"/>
                <w:left w:val="none" w:sz="0" w:space="0" w:color="auto"/>
                <w:bottom w:val="none" w:sz="0" w:space="0" w:color="auto"/>
                <w:right w:val="none" w:sz="0" w:space="0" w:color="auto"/>
              </w:divBdr>
            </w:div>
            <w:div w:id="996348618">
              <w:marLeft w:val="0"/>
              <w:marRight w:val="0"/>
              <w:marTop w:val="0"/>
              <w:marBottom w:val="0"/>
              <w:divBdr>
                <w:top w:val="none" w:sz="0" w:space="0" w:color="auto"/>
                <w:left w:val="none" w:sz="0" w:space="0" w:color="auto"/>
                <w:bottom w:val="none" w:sz="0" w:space="0" w:color="auto"/>
                <w:right w:val="none" w:sz="0" w:space="0" w:color="auto"/>
              </w:divBdr>
            </w:div>
            <w:div w:id="996764688">
              <w:marLeft w:val="0"/>
              <w:marRight w:val="0"/>
              <w:marTop w:val="0"/>
              <w:marBottom w:val="0"/>
              <w:divBdr>
                <w:top w:val="none" w:sz="0" w:space="0" w:color="auto"/>
                <w:left w:val="none" w:sz="0" w:space="0" w:color="auto"/>
                <w:bottom w:val="none" w:sz="0" w:space="0" w:color="auto"/>
                <w:right w:val="none" w:sz="0" w:space="0" w:color="auto"/>
              </w:divBdr>
            </w:div>
            <w:div w:id="999430719">
              <w:marLeft w:val="0"/>
              <w:marRight w:val="0"/>
              <w:marTop w:val="0"/>
              <w:marBottom w:val="0"/>
              <w:divBdr>
                <w:top w:val="none" w:sz="0" w:space="0" w:color="auto"/>
                <w:left w:val="none" w:sz="0" w:space="0" w:color="auto"/>
                <w:bottom w:val="none" w:sz="0" w:space="0" w:color="auto"/>
                <w:right w:val="none" w:sz="0" w:space="0" w:color="auto"/>
              </w:divBdr>
            </w:div>
            <w:div w:id="1000355776">
              <w:marLeft w:val="0"/>
              <w:marRight w:val="0"/>
              <w:marTop w:val="0"/>
              <w:marBottom w:val="0"/>
              <w:divBdr>
                <w:top w:val="none" w:sz="0" w:space="0" w:color="auto"/>
                <w:left w:val="none" w:sz="0" w:space="0" w:color="auto"/>
                <w:bottom w:val="none" w:sz="0" w:space="0" w:color="auto"/>
                <w:right w:val="none" w:sz="0" w:space="0" w:color="auto"/>
              </w:divBdr>
            </w:div>
            <w:div w:id="1001355214">
              <w:marLeft w:val="0"/>
              <w:marRight w:val="0"/>
              <w:marTop w:val="0"/>
              <w:marBottom w:val="0"/>
              <w:divBdr>
                <w:top w:val="none" w:sz="0" w:space="0" w:color="auto"/>
                <w:left w:val="none" w:sz="0" w:space="0" w:color="auto"/>
                <w:bottom w:val="none" w:sz="0" w:space="0" w:color="auto"/>
                <w:right w:val="none" w:sz="0" w:space="0" w:color="auto"/>
              </w:divBdr>
            </w:div>
            <w:div w:id="1002321717">
              <w:marLeft w:val="0"/>
              <w:marRight w:val="0"/>
              <w:marTop w:val="0"/>
              <w:marBottom w:val="0"/>
              <w:divBdr>
                <w:top w:val="none" w:sz="0" w:space="0" w:color="auto"/>
                <w:left w:val="none" w:sz="0" w:space="0" w:color="auto"/>
                <w:bottom w:val="none" w:sz="0" w:space="0" w:color="auto"/>
                <w:right w:val="none" w:sz="0" w:space="0" w:color="auto"/>
              </w:divBdr>
            </w:div>
            <w:div w:id="1002663851">
              <w:marLeft w:val="0"/>
              <w:marRight w:val="0"/>
              <w:marTop w:val="0"/>
              <w:marBottom w:val="0"/>
              <w:divBdr>
                <w:top w:val="none" w:sz="0" w:space="0" w:color="auto"/>
                <w:left w:val="none" w:sz="0" w:space="0" w:color="auto"/>
                <w:bottom w:val="none" w:sz="0" w:space="0" w:color="auto"/>
                <w:right w:val="none" w:sz="0" w:space="0" w:color="auto"/>
              </w:divBdr>
            </w:div>
            <w:div w:id="1004627639">
              <w:marLeft w:val="0"/>
              <w:marRight w:val="0"/>
              <w:marTop w:val="0"/>
              <w:marBottom w:val="0"/>
              <w:divBdr>
                <w:top w:val="none" w:sz="0" w:space="0" w:color="auto"/>
                <w:left w:val="none" w:sz="0" w:space="0" w:color="auto"/>
                <w:bottom w:val="none" w:sz="0" w:space="0" w:color="auto"/>
                <w:right w:val="none" w:sz="0" w:space="0" w:color="auto"/>
              </w:divBdr>
            </w:div>
            <w:div w:id="1004819971">
              <w:marLeft w:val="0"/>
              <w:marRight w:val="0"/>
              <w:marTop w:val="0"/>
              <w:marBottom w:val="0"/>
              <w:divBdr>
                <w:top w:val="none" w:sz="0" w:space="0" w:color="auto"/>
                <w:left w:val="none" w:sz="0" w:space="0" w:color="auto"/>
                <w:bottom w:val="none" w:sz="0" w:space="0" w:color="auto"/>
                <w:right w:val="none" w:sz="0" w:space="0" w:color="auto"/>
              </w:divBdr>
            </w:div>
            <w:div w:id="1005206148">
              <w:marLeft w:val="0"/>
              <w:marRight w:val="0"/>
              <w:marTop w:val="0"/>
              <w:marBottom w:val="0"/>
              <w:divBdr>
                <w:top w:val="none" w:sz="0" w:space="0" w:color="auto"/>
                <w:left w:val="none" w:sz="0" w:space="0" w:color="auto"/>
                <w:bottom w:val="none" w:sz="0" w:space="0" w:color="auto"/>
                <w:right w:val="none" w:sz="0" w:space="0" w:color="auto"/>
              </w:divBdr>
            </w:div>
            <w:div w:id="1010792447">
              <w:marLeft w:val="0"/>
              <w:marRight w:val="0"/>
              <w:marTop w:val="0"/>
              <w:marBottom w:val="0"/>
              <w:divBdr>
                <w:top w:val="none" w:sz="0" w:space="0" w:color="auto"/>
                <w:left w:val="none" w:sz="0" w:space="0" w:color="auto"/>
                <w:bottom w:val="none" w:sz="0" w:space="0" w:color="auto"/>
                <w:right w:val="none" w:sz="0" w:space="0" w:color="auto"/>
              </w:divBdr>
            </w:div>
            <w:div w:id="1012489250">
              <w:marLeft w:val="0"/>
              <w:marRight w:val="0"/>
              <w:marTop w:val="0"/>
              <w:marBottom w:val="0"/>
              <w:divBdr>
                <w:top w:val="none" w:sz="0" w:space="0" w:color="auto"/>
                <w:left w:val="none" w:sz="0" w:space="0" w:color="auto"/>
                <w:bottom w:val="none" w:sz="0" w:space="0" w:color="auto"/>
                <w:right w:val="none" w:sz="0" w:space="0" w:color="auto"/>
              </w:divBdr>
            </w:div>
            <w:div w:id="1012728706">
              <w:marLeft w:val="0"/>
              <w:marRight w:val="0"/>
              <w:marTop w:val="0"/>
              <w:marBottom w:val="0"/>
              <w:divBdr>
                <w:top w:val="none" w:sz="0" w:space="0" w:color="auto"/>
                <w:left w:val="none" w:sz="0" w:space="0" w:color="auto"/>
                <w:bottom w:val="none" w:sz="0" w:space="0" w:color="auto"/>
                <w:right w:val="none" w:sz="0" w:space="0" w:color="auto"/>
              </w:divBdr>
            </w:div>
            <w:div w:id="1012758334">
              <w:marLeft w:val="0"/>
              <w:marRight w:val="0"/>
              <w:marTop w:val="0"/>
              <w:marBottom w:val="0"/>
              <w:divBdr>
                <w:top w:val="none" w:sz="0" w:space="0" w:color="auto"/>
                <w:left w:val="none" w:sz="0" w:space="0" w:color="auto"/>
                <w:bottom w:val="none" w:sz="0" w:space="0" w:color="auto"/>
                <w:right w:val="none" w:sz="0" w:space="0" w:color="auto"/>
              </w:divBdr>
            </w:div>
            <w:div w:id="1016542752">
              <w:marLeft w:val="0"/>
              <w:marRight w:val="0"/>
              <w:marTop w:val="0"/>
              <w:marBottom w:val="0"/>
              <w:divBdr>
                <w:top w:val="none" w:sz="0" w:space="0" w:color="auto"/>
                <w:left w:val="none" w:sz="0" w:space="0" w:color="auto"/>
                <w:bottom w:val="none" w:sz="0" w:space="0" w:color="auto"/>
                <w:right w:val="none" w:sz="0" w:space="0" w:color="auto"/>
              </w:divBdr>
            </w:div>
            <w:div w:id="1017776001">
              <w:marLeft w:val="0"/>
              <w:marRight w:val="0"/>
              <w:marTop w:val="0"/>
              <w:marBottom w:val="0"/>
              <w:divBdr>
                <w:top w:val="none" w:sz="0" w:space="0" w:color="auto"/>
                <w:left w:val="none" w:sz="0" w:space="0" w:color="auto"/>
                <w:bottom w:val="none" w:sz="0" w:space="0" w:color="auto"/>
                <w:right w:val="none" w:sz="0" w:space="0" w:color="auto"/>
              </w:divBdr>
            </w:div>
            <w:div w:id="1018190256">
              <w:marLeft w:val="0"/>
              <w:marRight w:val="0"/>
              <w:marTop w:val="0"/>
              <w:marBottom w:val="0"/>
              <w:divBdr>
                <w:top w:val="none" w:sz="0" w:space="0" w:color="auto"/>
                <w:left w:val="none" w:sz="0" w:space="0" w:color="auto"/>
                <w:bottom w:val="none" w:sz="0" w:space="0" w:color="auto"/>
                <w:right w:val="none" w:sz="0" w:space="0" w:color="auto"/>
              </w:divBdr>
            </w:div>
            <w:div w:id="1023090355">
              <w:marLeft w:val="0"/>
              <w:marRight w:val="0"/>
              <w:marTop w:val="0"/>
              <w:marBottom w:val="0"/>
              <w:divBdr>
                <w:top w:val="none" w:sz="0" w:space="0" w:color="auto"/>
                <w:left w:val="none" w:sz="0" w:space="0" w:color="auto"/>
                <w:bottom w:val="none" w:sz="0" w:space="0" w:color="auto"/>
                <w:right w:val="none" w:sz="0" w:space="0" w:color="auto"/>
              </w:divBdr>
            </w:div>
            <w:div w:id="1025523897">
              <w:marLeft w:val="0"/>
              <w:marRight w:val="0"/>
              <w:marTop w:val="0"/>
              <w:marBottom w:val="0"/>
              <w:divBdr>
                <w:top w:val="none" w:sz="0" w:space="0" w:color="auto"/>
                <w:left w:val="none" w:sz="0" w:space="0" w:color="auto"/>
                <w:bottom w:val="none" w:sz="0" w:space="0" w:color="auto"/>
                <w:right w:val="none" w:sz="0" w:space="0" w:color="auto"/>
              </w:divBdr>
            </w:div>
            <w:div w:id="1026520025">
              <w:marLeft w:val="0"/>
              <w:marRight w:val="0"/>
              <w:marTop w:val="0"/>
              <w:marBottom w:val="0"/>
              <w:divBdr>
                <w:top w:val="none" w:sz="0" w:space="0" w:color="auto"/>
                <w:left w:val="none" w:sz="0" w:space="0" w:color="auto"/>
                <w:bottom w:val="none" w:sz="0" w:space="0" w:color="auto"/>
                <w:right w:val="none" w:sz="0" w:space="0" w:color="auto"/>
              </w:divBdr>
            </w:div>
            <w:div w:id="1026831206">
              <w:marLeft w:val="0"/>
              <w:marRight w:val="0"/>
              <w:marTop w:val="0"/>
              <w:marBottom w:val="0"/>
              <w:divBdr>
                <w:top w:val="none" w:sz="0" w:space="0" w:color="auto"/>
                <w:left w:val="none" w:sz="0" w:space="0" w:color="auto"/>
                <w:bottom w:val="none" w:sz="0" w:space="0" w:color="auto"/>
                <w:right w:val="none" w:sz="0" w:space="0" w:color="auto"/>
              </w:divBdr>
            </w:div>
            <w:div w:id="1029184123">
              <w:marLeft w:val="0"/>
              <w:marRight w:val="0"/>
              <w:marTop w:val="0"/>
              <w:marBottom w:val="0"/>
              <w:divBdr>
                <w:top w:val="none" w:sz="0" w:space="0" w:color="auto"/>
                <w:left w:val="none" w:sz="0" w:space="0" w:color="auto"/>
                <w:bottom w:val="none" w:sz="0" w:space="0" w:color="auto"/>
                <w:right w:val="none" w:sz="0" w:space="0" w:color="auto"/>
              </w:divBdr>
            </w:div>
            <w:div w:id="1030061839">
              <w:marLeft w:val="0"/>
              <w:marRight w:val="0"/>
              <w:marTop w:val="0"/>
              <w:marBottom w:val="0"/>
              <w:divBdr>
                <w:top w:val="none" w:sz="0" w:space="0" w:color="auto"/>
                <w:left w:val="none" w:sz="0" w:space="0" w:color="auto"/>
                <w:bottom w:val="none" w:sz="0" w:space="0" w:color="auto"/>
                <w:right w:val="none" w:sz="0" w:space="0" w:color="auto"/>
              </w:divBdr>
            </w:div>
            <w:div w:id="1031616463">
              <w:marLeft w:val="0"/>
              <w:marRight w:val="0"/>
              <w:marTop w:val="0"/>
              <w:marBottom w:val="0"/>
              <w:divBdr>
                <w:top w:val="none" w:sz="0" w:space="0" w:color="auto"/>
                <w:left w:val="none" w:sz="0" w:space="0" w:color="auto"/>
                <w:bottom w:val="none" w:sz="0" w:space="0" w:color="auto"/>
                <w:right w:val="none" w:sz="0" w:space="0" w:color="auto"/>
              </w:divBdr>
            </w:div>
            <w:div w:id="1031765683">
              <w:marLeft w:val="0"/>
              <w:marRight w:val="0"/>
              <w:marTop w:val="0"/>
              <w:marBottom w:val="0"/>
              <w:divBdr>
                <w:top w:val="none" w:sz="0" w:space="0" w:color="auto"/>
                <w:left w:val="none" w:sz="0" w:space="0" w:color="auto"/>
                <w:bottom w:val="none" w:sz="0" w:space="0" w:color="auto"/>
                <w:right w:val="none" w:sz="0" w:space="0" w:color="auto"/>
              </w:divBdr>
            </w:div>
            <w:div w:id="1034768739">
              <w:marLeft w:val="0"/>
              <w:marRight w:val="0"/>
              <w:marTop w:val="0"/>
              <w:marBottom w:val="0"/>
              <w:divBdr>
                <w:top w:val="none" w:sz="0" w:space="0" w:color="auto"/>
                <w:left w:val="none" w:sz="0" w:space="0" w:color="auto"/>
                <w:bottom w:val="none" w:sz="0" w:space="0" w:color="auto"/>
                <w:right w:val="none" w:sz="0" w:space="0" w:color="auto"/>
              </w:divBdr>
            </w:div>
            <w:div w:id="1039472048">
              <w:marLeft w:val="0"/>
              <w:marRight w:val="0"/>
              <w:marTop w:val="0"/>
              <w:marBottom w:val="0"/>
              <w:divBdr>
                <w:top w:val="none" w:sz="0" w:space="0" w:color="auto"/>
                <w:left w:val="none" w:sz="0" w:space="0" w:color="auto"/>
                <w:bottom w:val="none" w:sz="0" w:space="0" w:color="auto"/>
                <w:right w:val="none" w:sz="0" w:space="0" w:color="auto"/>
              </w:divBdr>
            </w:div>
            <w:div w:id="1043288949">
              <w:marLeft w:val="0"/>
              <w:marRight w:val="0"/>
              <w:marTop w:val="0"/>
              <w:marBottom w:val="0"/>
              <w:divBdr>
                <w:top w:val="none" w:sz="0" w:space="0" w:color="auto"/>
                <w:left w:val="none" w:sz="0" w:space="0" w:color="auto"/>
                <w:bottom w:val="none" w:sz="0" w:space="0" w:color="auto"/>
                <w:right w:val="none" w:sz="0" w:space="0" w:color="auto"/>
              </w:divBdr>
            </w:div>
            <w:div w:id="1045789295">
              <w:marLeft w:val="0"/>
              <w:marRight w:val="0"/>
              <w:marTop w:val="0"/>
              <w:marBottom w:val="0"/>
              <w:divBdr>
                <w:top w:val="none" w:sz="0" w:space="0" w:color="auto"/>
                <w:left w:val="none" w:sz="0" w:space="0" w:color="auto"/>
                <w:bottom w:val="none" w:sz="0" w:space="0" w:color="auto"/>
                <w:right w:val="none" w:sz="0" w:space="0" w:color="auto"/>
              </w:divBdr>
            </w:div>
            <w:div w:id="1048726695">
              <w:marLeft w:val="0"/>
              <w:marRight w:val="0"/>
              <w:marTop w:val="0"/>
              <w:marBottom w:val="0"/>
              <w:divBdr>
                <w:top w:val="none" w:sz="0" w:space="0" w:color="auto"/>
                <w:left w:val="none" w:sz="0" w:space="0" w:color="auto"/>
                <w:bottom w:val="none" w:sz="0" w:space="0" w:color="auto"/>
                <w:right w:val="none" w:sz="0" w:space="0" w:color="auto"/>
              </w:divBdr>
            </w:div>
            <w:div w:id="1051147715">
              <w:marLeft w:val="0"/>
              <w:marRight w:val="0"/>
              <w:marTop w:val="0"/>
              <w:marBottom w:val="0"/>
              <w:divBdr>
                <w:top w:val="none" w:sz="0" w:space="0" w:color="auto"/>
                <w:left w:val="none" w:sz="0" w:space="0" w:color="auto"/>
                <w:bottom w:val="none" w:sz="0" w:space="0" w:color="auto"/>
                <w:right w:val="none" w:sz="0" w:space="0" w:color="auto"/>
              </w:divBdr>
            </w:div>
            <w:div w:id="1052190225">
              <w:marLeft w:val="0"/>
              <w:marRight w:val="0"/>
              <w:marTop w:val="0"/>
              <w:marBottom w:val="0"/>
              <w:divBdr>
                <w:top w:val="none" w:sz="0" w:space="0" w:color="auto"/>
                <w:left w:val="none" w:sz="0" w:space="0" w:color="auto"/>
                <w:bottom w:val="none" w:sz="0" w:space="0" w:color="auto"/>
                <w:right w:val="none" w:sz="0" w:space="0" w:color="auto"/>
              </w:divBdr>
            </w:div>
            <w:div w:id="1053234051">
              <w:marLeft w:val="0"/>
              <w:marRight w:val="0"/>
              <w:marTop w:val="0"/>
              <w:marBottom w:val="0"/>
              <w:divBdr>
                <w:top w:val="none" w:sz="0" w:space="0" w:color="auto"/>
                <w:left w:val="none" w:sz="0" w:space="0" w:color="auto"/>
                <w:bottom w:val="none" w:sz="0" w:space="0" w:color="auto"/>
                <w:right w:val="none" w:sz="0" w:space="0" w:color="auto"/>
              </w:divBdr>
            </w:div>
            <w:div w:id="1053583394">
              <w:marLeft w:val="0"/>
              <w:marRight w:val="0"/>
              <w:marTop w:val="0"/>
              <w:marBottom w:val="0"/>
              <w:divBdr>
                <w:top w:val="none" w:sz="0" w:space="0" w:color="auto"/>
                <w:left w:val="none" w:sz="0" w:space="0" w:color="auto"/>
                <w:bottom w:val="none" w:sz="0" w:space="0" w:color="auto"/>
                <w:right w:val="none" w:sz="0" w:space="0" w:color="auto"/>
              </w:divBdr>
            </w:div>
            <w:div w:id="1059860020">
              <w:marLeft w:val="0"/>
              <w:marRight w:val="0"/>
              <w:marTop w:val="0"/>
              <w:marBottom w:val="0"/>
              <w:divBdr>
                <w:top w:val="none" w:sz="0" w:space="0" w:color="auto"/>
                <w:left w:val="none" w:sz="0" w:space="0" w:color="auto"/>
                <w:bottom w:val="none" w:sz="0" w:space="0" w:color="auto"/>
                <w:right w:val="none" w:sz="0" w:space="0" w:color="auto"/>
              </w:divBdr>
            </w:div>
            <w:div w:id="1060132515">
              <w:marLeft w:val="0"/>
              <w:marRight w:val="0"/>
              <w:marTop w:val="0"/>
              <w:marBottom w:val="0"/>
              <w:divBdr>
                <w:top w:val="none" w:sz="0" w:space="0" w:color="auto"/>
                <w:left w:val="none" w:sz="0" w:space="0" w:color="auto"/>
                <w:bottom w:val="none" w:sz="0" w:space="0" w:color="auto"/>
                <w:right w:val="none" w:sz="0" w:space="0" w:color="auto"/>
              </w:divBdr>
            </w:div>
            <w:div w:id="1060591165">
              <w:marLeft w:val="0"/>
              <w:marRight w:val="0"/>
              <w:marTop w:val="0"/>
              <w:marBottom w:val="0"/>
              <w:divBdr>
                <w:top w:val="none" w:sz="0" w:space="0" w:color="auto"/>
                <w:left w:val="none" w:sz="0" w:space="0" w:color="auto"/>
                <w:bottom w:val="none" w:sz="0" w:space="0" w:color="auto"/>
                <w:right w:val="none" w:sz="0" w:space="0" w:color="auto"/>
              </w:divBdr>
            </w:div>
            <w:div w:id="1060908773">
              <w:marLeft w:val="0"/>
              <w:marRight w:val="0"/>
              <w:marTop w:val="0"/>
              <w:marBottom w:val="0"/>
              <w:divBdr>
                <w:top w:val="none" w:sz="0" w:space="0" w:color="auto"/>
                <w:left w:val="none" w:sz="0" w:space="0" w:color="auto"/>
                <w:bottom w:val="none" w:sz="0" w:space="0" w:color="auto"/>
                <w:right w:val="none" w:sz="0" w:space="0" w:color="auto"/>
              </w:divBdr>
            </w:div>
            <w:div w:id="1061054672">
              <w:marLeft w:val="0"/>
              <w:marRight w:val="0"/>
              <w:marTop w:val="0"/>
              <w:marBottom w:val="0"/>
              <w:divBdr>
                <w:top w:val="none" w:sz="0" w:space="0" w:color="auto"/>
                <w:left w:val="none" w:sz="0" w:space="0" w:color="auto"/>
                <w:bottom w:val="none" w:sz="0" w:space="0" w:color="auto"/>
                <w:right w:val="none" w:sz="0" w:space="0" w:color="auto"/>
              </w:divBdr>
            </w:div>
            <w:div w:id="1063523952">
              <w:marLeft w:val="0"/>
              <w:marRight w:val="0"/>
              <w:marTop w:val="0"/>
              <w:marBottom w:val="0"/>
              <w:divBdr>
                <w:top w:val="none" w:sz="0" w:space="0" w:color="auto"/>
                <w:left w:val="none" w:sz="0" w:space="0" w:color="auto"/>
                <w:bottom w:val="none" w:sz="0" w:space="0" w:color="auto"/>
                <w:right w:val="none" w:sz="0" w:space="0" w:color="auto"/>
              </w:divBdr>
            </w:div>
            <w:div w:id="1063873769">
              <w:marLeft w:val="0"/>
              <w:marRight w:val="0"/>
              <w:marTop w:val="0"/>
              <w:marBottom w:val="0"/>
              <w:divBdr>
                <w:top w:val="none" w:sz="0" w:space="0" w:color="auto"/>
                <w:left w:val="none" w:sz="0" w:space="0" w:color="auto"/>
                <w:bottom w:val="none" w:sz="0" w:space="0" w:color="auto"/>
                <w:right w:val="none" w:sz="0" w:space="0" w:color="auto"/>
              </w:divBdr>
            </w:div>
            <w:div w:id="1064180613">
              <w:marLeft w:val="0"/>
              <w:marRight w:val="0"/>
              <w:marTop w:val="0"/>
              <w:marBottom w:val="0"/>
              <w:divBdr>
                <w:top w:val="none" w:sz="0" w:space="0" w:color="auto"/>
                <w:left w:val="none" w:sz="0" w:space="0" w:color="auto"/>
                <w:bottom w:val="none" w:sz="0" w:space="0" w:color="auto"/>
                <w:right w:val="none" w:sz="0" w:space="0" w:color="auto"/>
              </w:divBdr>
            </w:div>
            <w:div w:id="1064527415">
              <w:marLeft w:val="0"/>
              <w:marRight w:val="0"/>
              <w:marTop w:val="0"/>
              <w:marBottom w:val="0"/>
              <w:divBdr>
                <w:top w:val="none" w:sz="0" w:space="0" w:color="auto"/>
                <w:left w:val="none" w:sz="0" w:space="0" w:color="auto"/>
                <w:bottom w:val="none" w:sz="0" w:space="0" w:color="auto"/>
                <w:right w:val="none" w:sz="0" w:space="0" w:color="auto"/>
              </w:divBdr>
            </w:div>
            <w:div w:id="1067806142">
              <w:marLeft w:val="0"/>
              <w:marRight w:val="0"/>
              <w:marTop w:val="0"/>
              <w:marBottom w:val="0"/>
              <w:divBdr>
                <w:top w:val="none" w:sz="0" w:space="0" w:color="auto"/>
                <w:left w:val="none" w:sz="0" w:space="0" w:color="auto"/>
                <w:bottom w:val="none" w:sz="0" w:space="0" w:color="auto"/>
                <w:right w:val="none" w:sz="0" w:space="0" w:color="auto"/>
              </w:divBdr>
            </w:div>
            <w:div w:id="1070007944">
              <w:marLeft w:val="0"/>
              <w:marRight w:val="0"/>
              <w:marTop w:val="0"/>
              <w:marBottom w:val="0"/>
              <w:divBdr>
                <w:top w:val="none" w:sz="0" w:space="0" w:color="auto"/>
                <w:left w:val="none" w:sz="0" w:space="0" w:color="auto"/>
                <w:bottom w:val="none" w:sz="0" w:space="0" w:color="auto"/>
                <w:right w:val="none" w:sz="0" w:space="0" w:color="auto"/>
              </w:divBdr>
            </w:div>
            <w:div w:id="1070732816">
              <w:marLeft w:val="0"/>
              <w:marRight w:val="0"/>
              <w:marTop w:val="0"/>
              <w:marBottom w:val="0"/>
              <w:divBdr>
                <w:top w:val="none" w:sz="0" w:space="0" w:color="auto"/>
                <w:left w:val="none" w:sz="0" w:space="0" w:color="auto"/>
                <w:bottom w:val="none" w:sz="0" w:space="0" w:color="auto"/>
                <w:right w:val="none" w:sz="0" w:space="0" w:color="auto"/>
              </w:divBdr>
            </w:div>
            <w:div w:id="1072971723">
              <w:marLeft w:val="0"/>
              <w:marRight w:val="0"/>
              <w:marTop w:val="0"/>
              <w:marBottom w:val="0"/>
              <w:divBdr>
                <w:top w:val="none" w:sz="0" w:space="0" w:color="auto"/>
                <w:left w:val="none" w:sz="0" w:space="0" w:color="auto"/>
                <w:bottom w:val="none" w:sz="0" w:space="0" w:color="auto"/>
                <w:right w:val="none" w:sz="0" w:space="0" w:color="auto"/>
              </w:divBdr>
            </w:div>
            <w:div w:id="1075319160">
              <w:marLeft w:val="0"/>
              <w:marRight w:val="0"/>
              <w:marTop w:val="0"/>
              <w:marBottom w:val="0"/>
              <w:divBdr>
                <w:top w:val="none" w:sz="0" w:space="0" w:color="auto"/>
                <w:left w:val="none" w:sz="0" w:space="0" w:color="auto"/>
                <w:bottom w:val="none" w:sz="0" w:space="0" w:color="auto"/>
                <w:right w:val="none" w:sz="0" w:space="0" w:color="auto"/>
              </w:divBdr>
            </w:div>
            <w:div w:id="1076900050">
              <w:marLeft w:val="0"/>
              <w:marRight w:val="0"/>
              <w:marTop w:val="0"/>
              <w:marBottom w:val="0"/>
              <w:divBdr>
                <w:top w:val="none" w:sz="0" w:space="0" w:color="auto"/>
                <w:left w:val="none" w:sz="0" w:space="0" w:color="auto"/>
                <w:bottom w:val="none" w:sz="0" w:space="0" w:color="auto"/>
                <w:right w:val="none" w:sz="0" w:space="0" w:color="auto"/>
              </w:divBdr>
            </w:div>
            <w:div w:id="1078871129">
              <w:marLeft w:val="0"/>
              <w:marRight w:val="0"/>
              <w:marTop w:val="0"/>
              <w:marBottom w:val="0"/>
              <w:divBdr>
                <w:top w:val="none" w:sz="0" w:space="0" w:color="auto"/>
                <w:left w:val="none" w:sz="0" w:space="0" w:color="auto"/>
                <w:bottom w:val="none" w:sz="0" w:space="0" w:color="auto"/>
                <w:right w:val="none" w:sz="0" w:space="0" w:color="auto"/>
              </w:divBdr>
            </w:div>
            <w:div w:id="1079207521">
              <w:marLeft w:val="0"/>
              <w:marRight w:val="0"/>
              <w:marTop w:val="0"/>
              <w:marBottom w:val="0"/>
              <w:divBdr>
                <w:top w:val="none" w:sz="0" w:space="0" w:color="auto"/>
                <w:left w:val="none" w:sz="0" w:space="0" w:color="auto"/>
                <w:bottom w:val="none" w:sz="0" w:space="0" w:color="auto"/>
                <w:right w:val="none" w:sz="0" w:space="0" w:color="auto"/>
              </w:divBdr>
            </w:div>
            <w:div w:id="1079213513">
              <w:marLeft w:val="0"/>
              <w:marRight w:val="0"/>
              <w:marTop w:val="0"/>
              <w:marBottom w:val="0"/>
              <w:divBdr>
                <w:top w:val="none" w:sz="0" w:space="0" w:color="auto"/>
                <w:left w:val="none" w:sz="0" w:space="0" w:color="auto"/>
                <w:bottom w:val="none" w:sz="0" w:space="0" w:color="auto"/>
                <w:right w:val="none" w:sz="0" w:space="0" w:color="auto"/>
              </w:divBdr>
              <w:divsChild>
                <w:div w:id="227882137">
                  <w:marLeft w:val="0"/>
                  <w:marRight w:val="0"/>
                  <w:marTop w:val="0"/>
                  <w:marBottom w:val="0"/>
                  <w:divBdr>
                    <w:top w:val="none" w:sz="0" w:space="0" w:color="auto"/>
                    <w:left w:val="none" w:sz="0" w:space="0" w:color="auto"/>
                    <w:bottom w:val="none" w:sz="0" w:space="0" w:color="auto"/>
                    <w:right w:val="none" w:sz="0" w:space="0" w:color="auto"/>
                  </w:divBdr>
                </w:div>
                <w:div w:id="243221050">
                  <w:marLeft w:val="0"/>
                  <w:marRight w:val="0"/>
                  <w:marTop w:val="0"/>
                  <w:marBottom w:val="0"/>
                  <w:divBdr>
                    <w:top w:val="none" w:sz="0" w:space="0" w:color="auto"/>
                    <w:left w:val="none" w:sz="0" w:space="0" w:color="auto"/>
                    <w:bottom w:val="none" w:sz="0" w:space="0" w:color="auto"/>
                    <w:right w:val="none" w:sz="0" w:space="0" w:color="auto"/>
                  </w:divBdr>
                </w:div>
                <w:div w:id="341902344">
                  <w:marLeft w:val="0"/>
                  <w:marRight w:val="0"/>
                  <w:marTop w:val="0"/>
                  <w:marBottom w:val="0"/>
                  <w:divBdr>
                    <w:top w:val="none" w:sz="0" w:space="0" w:color="auto"/>
                    <w:left w:val="none" w:sz="0" w:space="0" w:color="auto"/>
                    <w:bottom w:val="none" w:sz="0" w:space="0" w:color="auto"/>
                    <w:right w:val="none" w:sz="0" w:space="0" w:color="auto"/>
                  </w:divBdr>
                </w:div>
                <w:div w:id="644625265">
                  <w:marLeft w:val="0"/>
                  <w:marRight w:val="0"/>
                  <w:marTop w:val="0"/>
                  <w:marBottom w:val="0"/>
                  <w:divBdr>
                    <w:top w:val="none" w:sz="0" w:space="0" w:color="auto"/>
                    <w:left w:val="none" w:sz="0" w:space="0" w:color="auto"/>
                    <w:bottom w:val="none" w:sz="0" w:space="0" w:color="auto"/>
                    <w:right w:val="none" w:sz="0" w:space="0" w:color="auto"/>
                  </w:divBdr>
                </w:div>
                <w:div w:id="675619419">
                  <w:marLeft w:val="0"/>
                  <w:marRight w:val="0"/>
                  <w:marTop w:val="0"/>
                  <w:marBottom w:val="0"/>
                  <w:divBdr>
                    <w:top w:val="none" w:sz="0" w:space="0" w:color="auto"/>
                    <w:left w:val="none" w:sz="0" w:space="0" w:color="auto"/>
                    <w:bottom w:val="none" w:sz="0" w:space="0" w:color="auto"/>
                    <w:right w:val="none" w:sz="0" w:space="0" w:color="auto"/>
                  </w:divBdr>
                </w:div>
                <w:div w:id="687290205">
                  <w:marLeft w:val="0"/>
                  <w:marRight w:val="0"/>
                  <w:marTop w:val="0"/>
                  <w:marBottom w:val="0"/>
                  <w:divBdr>
                    <w:top w:val="none" w:sz="0" w:space="0" w:color="auto"/>
                    <w:left w:val="none" w:sz="0" w:space="0" w:color="auto"/>
                    <w:bottom w:val="none" w:sz="0" w:space="0" w:color="auto"/>
                    <w:right w:val="none" w:sz="0" w:space="0" w:color="auto"/>
                  </w:divBdr>
                </w:div>
                <w:div w:id="759301320">
                  <w:marLeft w:val="0"/>
                  <w:marRight w:val="0"/>
                  <w:marTop w:val="0"/>
                  <w:marBottom w:val="0"/>
                  <w:divBdr>
                    <w:top w:val="none" w:sz="0" w:space="0" w:color="auto"/>
                    <w:left w:val="none" w:sz="0" w:space="0" w:color="auto"/>
                    <w:bottom w:val="none" w:sz="0" w:space="0" w:color="auto"/>
                    <w:right w:val="none" w:sz="0" w:space="0" w:color="auto"/>
                  </w:divBdr>
                </w:div>
                <w:div w:id="820005623">
                  <w:marLeft w:val="0"/>
                  <w:marRight w:val="0"/>
                  <w:marTop w:val="0"/>
                  <w:marBottom w:val="0"/>
                  <w:divBdr>
                    <w:top w:val="none" w:sz="0" w:space="0" w:color="auto"/>
                    <w:left w:val="none" w:sz="0" w:space="0" w:color="auto"/>
                    <w:bottom w:val="none" w:sz="0" w:space="0" w:color="auto"/>
                    <w:right w:val="none" w:sz="0" w:space="0" w:color="auto"/>
                  </w:divBdr>
                </w:div>
                <w:div w:id="836960504">
                  <w:marLeft w:val="0"/>
                  <w:marRight w:val="0"/>
                  <w:marTop w:val="0"/>
                  <w:marBottom w:val="0"/>
                  <w:divBdr>
                    <w:top w:val="none" w:sz="0" w:space="0" w:color="auto"/>
                    <w:left w:val="none" w:sz="0" w:space="0" w:color="auto"/>
                    <w:bottom w:val="none" w:sz="0" w:space="0" w:color="auto"/>
                    <w:right w:val="none" w:sz="0" w:space="0" w:color="auto"/>
                  </w:divBdr>
                </w:div>
                <w:div w:id="1122729871">
                  <w:marLeft w:val="0"/>
                  <w:marRight w:val="0"/>
                  <w:marTop w:val="0"/>
                  <w:marBottom w:val="0"/>
                  <w:divBdr>
                    <w:top w:val="none" w:sz="0" w:space="0" w:color="auto"/>
                    <w:left w:val="none" w:sz="0" w:space="0" w:color="auto"/>
                    <w:bottom w:val="none" w:sz="0" w:space="0" w:color="auto"/>
                    <w:right w:val="none" w:sz="0" w:space="0" w:color="auto"/>
                  </w:divBdr>
                </w:div>
                <w:div w:id="1301955271">
                  <w:marLeft w:val="0"/>
                  <w:marRight w:val="0"/>
                  <w:marTop w:val="0"/>
                  <w:marBottom w:val="0"/>
                  <w:divBdr>
                    <w:top w:val="none" w:sz="0" w:space="0" w:color="auto"/>
                    <w:left w:val="none" w:sz="0" w:space="0" w:color="auto"/>
                    <w:bottom w:val="none" w:sz="0" w:space="0" w:color="auto"/>
                    <w:right w:val="none" w:sz="0" w:space="0" w:color="auto"/>
                  </w:divBdr>
                </w:div>
                <w:div w:id="1493714867">
                  <w:marLeft w:val="0"/>
                  <w:marRight w:val="0"/>
                  <w:marTop w:val="0"/>
                  <w:marBottom w:val="0"/>
                  <w:divBdr>
                    <w:top w:val="none" w:sz="0" w:space="0" w:color="auto"/>
                    <w:left w:val="none" w:sz="0" w:space="0" w:color="auto"/>
                    <w:bottom w:val="none" w:sz="0" w:space="0" w:color="auto"/>
                    <w:right w:val="none" w:sz="0" w:space="0" w:color="auto"/>
                  </w:divBdr>
                </w:div>
                <w:div w:id="1503086941">
                  <w:marLeft w:val="0"/>
                  <w:marRight w:val="0"/>
                  <w:marTop w:val="0"/>
                  <w:marBottom w:val="0"/>
                  <w:divBdr>
                    <w:top w:val="none" w:sz="0" w:space="0" w:color="auto"/>
                    <w:left w:val="none" w:sz="0" w:space="0" w:color="auto"/>
                    <w:bottom w:val="none" w:sz="0" w:space="0" w:color="auto"/>
                    <w:right w:val="none" w:sz="0" w:space="0" w:color="auto"/>
                  </w:divBdr>
                </w:div>
                <w:div w:id="1600409566">
                  <w:marLeft w:val="0"/>
                  <w:marRight w:val="0"/>
                  <w:marTop w:val="0"/>
                  <w:marBottom w:val="0"/>
                  <w:divBdr>
                    <w:top w:val="none" w:sz="0" w:space="0" w:color="auto"/>
                    <w:left w:val="none" w:sz="0" w:space="0" w:color="auto"/>
                    <w:bottom w:val="none" w:sz="0" w:space="0" w:color="auto"/>
                    <w:right w:val="none" w:sz="0" w:space="0" w:color="auto"/>
                  </w:divBdr>
                </w:div>
                <w:div w:id="1608388463">
                  <w:marLeft w:val="0"/>
                  <w:marRight w:val="0"/>
                  <w:marTop w:val="0"/>
                  <w:marBottom w:val="0"/>
                  <w:divBdr>
                    <w:top w:val="none" w:sz="0" w:space="0" w:color="auto"/>
                    <w:left w:val="none" w:sz="0" w:space="0" w:color="auto"/>
                    <w:bottom w:val="none" w:sz="0" w:space="0" w:color="auto"/>
                    <w:right w:val="none" w:sz="0" w:space="0" w:color="auto"/>
                  </w:divBdr>
                </w:div>
                <w:div w:id="1830486352">
                  <w:marLeft w:val="0"/>
                  <w:marRight w:val="0"/>
                  <w:marTop w:val="0"/>
                  <w:marBottom w:val="0"/>
                  <w:divBdr>
                    <w:top w:val="none" w:sz="0" w:space="0" w:color="auto"/>
                    <w:left w:val="none" w:sz="0" w:space="0" w:color="auto"/>
                    <w:bottom w:val="none" w:sz="0" w:space="0" w:color="auto"/>
                    <w:right w:val="none" w:sz="0" w:space="0" w:color="auto"/>
                  </w:divBdr>
                </w:div>
                <w:div w:id="2048069499">
                  <w:marLeft w:val="0"/>
                  <w:marRight w:val="0"/>
                  <w:marTop w:val="0"/>
                  <w:marBottom w:val="0"/>
                  <w:divBdr>
                    <w:top w:val="none" w:sz="0" w:space="0" w:color="auto"/>
                    <w:left w:val="none" w:sz="0" w:space="0" w:color="auto"/>
                    <w:bottom w:val="none" w:sz="0" w:space="0" w:color="auto"/>
                    <w:right w:val="none" w:sz="0" w:space="0" w:color="auto"/>
                  </w:divBdr>
                </w:div>
                <w:div w:id="2109811439">
                  <w:marLeft w:val="0"/>
                  <w:marRight w:val="0"/>
                  <w:marTop w:val="0"/>
                  <w:marBottom w:val="0"/>
                  <w:divBdr>
                    <w:top w:val="none" w:sz="0" w:space="0" w:color="auto"/>
                    <w:left w:val="none" w:sz="0" w:space="0" w:color="auto"/>
                    <w:bottom w:val="none" w:sz="0" w:space="0" w:color="auto"/>
                    <w:right w:val="none" w:sz="0" w:space="0" w:color="auto"/>
                  </w:divBdr>
                </w:div>
                <w:div w:id="2145077309">
                  <w:marLeft w:val="0"/>
                  <w:marRight w:val="0"/>
                  <w:marTop w:val="0"/>
                  <w:marBottom w:val="0"/>
                  <w:divBdr>
                    <w:top w:val="none" w:sz="0" w:space="0" w:color="auto"/>
                    <w:left w:val="none" w:sz="0" w:space="0" w:color="auto"/>
                    <w:bottom w:val="none" w:sz="0" w:space="0" w:color="auto"/>
                    <w:right w:val="none" w:sz="0" w:space="0" w:color="auto"/>
                  </w:divBdr>
                </w:div>
              </w:divsChild>
            </w:div>
            <w:div w:id="1079327625">
              <w:marLeft w:val="0"/>
              <w:marRight w:val="0"/>
              <w:marTop w:val="0"/>
              <w:marBottom w:val="0"/>
              <w:divBdr>
                <w:top w:val="none" w:sz="0" w:space="0" w:color="auto"/>
                <w:left w:val="none" w:sz="0" w:space="0" w:color="auto"/>
                <w:bottom w:val="none" w:sz="0" w:space="0" w:color="auto"/>
                <w:right w:val="none" w:sz="0" w:space="0" w:color="auto"/>
              </w:divBdr>
            </w:div>
            <w:div w:id="1084909892">
              <w:marLeft w:val="0"/>
              <w:marRight w:val="0"/>
              <w:marTop w:val="0"/>
              <w:marBottom w:val="0"/>
              <w:divBdr>
                <w:top w:val="none" w:sz="0" w:space="0" w:color="auto"/>
                <w:left w:val="none" w:sz="0" w:space="0" w:color="auto"/>
                <w:bottom w:val="none" w:sz="0" w:space="0" w:color="auto"/>
                <w:right w:val="none" w:sz="0" w:space="0" w:color="auto"/>
              </w:divBdr>
            </w:div>
            <w:div w:id="1085808980">
              <w:marLeft w:val="0"/>
              <w:marRight w:val="0"/>
              <w:marTop w:val="0"/>
              <w:marBottom w:val="0"/>
              <w:divBdr>
                <w:top w:val="none" w:sz="0" w:space="0" w:color="auto"/>
                <w:left w:val="none" w:sz="0" w:space="0" w:color="auto"/>
                <w:bottom w:val="none" w:sz="0" w:space="0" w:color="auto"/>
                <w:right w:val="none" w:sz="0" w:space="0" w:color="auto"/>
              </w:divBdr>
            </w:div>
            <w:div w:id="1086346269">
              <w:marLeft w:val="0"/>
              <w:marRight w:val="0"/>
              <w:marTop w:val="0"/>
              <w:marBottom w:val="0"/>
              <w:divBdr>
                <w:top w:val="none" w:sz="0" w:space="0" w:color="auto"/>
                <w:left w:val="none" w:sz="0" w:space="0" w:color="auto"/>
                <w:bottom w:val="none" w:sz="0" w:space="0" w:color="auto"/>
                <w:right w:val="none" w:sz="0" w:space="0" w:color="auto"/>
              </w:divBdr>
            </w:div>
            <w:div w:id="1086535727">
              <w:marLeft w:val="0"/>
              <w:marRight w:val="0"/>
              <w:marTop w:val="0"/>
              <w:marBottom w:val="0"/>
              <w:divBdr>
                <w:top w:val="none" w:sz="0" w:space="0" w:color="auto"/>
                <w:left w:val="none" w:sz="0" w:space="0" w:color="auto"/>
                <w:bottom w:val="none" w:sz="0" w:space="0" w:color="auto"/>
                <w:right w:val="none" w:sz="0" w:space="0" w:color="auto"/>
              </w:divBdr>
            </w:div>
            <w:div w:id="1087308120">
              <w:marLeft w:val="0"/>
              <w:marRight w:val="0"/>
              <w:marTop w:val="0"/>
              <w:marBottom w:val="0"/>
              <w:divBdr>
                <w:top w:val="none" w:sz="0" w:space="0" w:color="auto"/>
                <w:left w:val="none" w:sz="0" w:space="0" w:color="auto"/>
                <w:bottom w:val="none" w:sz="0" w:space="0" w:color="auto"/>
                <w:right w:val="none" w:sz="0" w:space="0" w:color="auto"/>
              </w:divBdr>
            </w:div>
            <w:div w:id="1092121655">
              <w:marLeft w:val="0"/>
              <w:marRight w:val="0"/>
              <w:marTop w:val="0"/>
              <w:marBottom w:val="0"/>
              <w:divBdr>
                <w:top w:val="none" w:sz="0" w:space="0" w:color="auto"/>
                <w:left w:val="none" w:sz="0" w:space="0" w:color="auto"/>
                <w:bottom w:val="none" w:sz="0" w:space="0" w:color="auto"/>
                <w:right w:val="none" w:sz="0" w:space="0" w:color="auto"/>
              </w:divBdr>
            </w:div>
            <w:div w:id="1092161753">
              <w:marLeft w:val="0"/>
              <w:marRight w:val="0"/>
              <w:marTop w:val="0"/>
              <w:marBottom w:val="0"/>
              <w:divBdr>
                <w:top w:val="none" w:sz="0" w:space="0" w:color="auto"/>
                <w:left w:val="none" w:sz="0" w:space="0" w:color="auto"/>
                <w:bottom w:val="none" w:sz="0" w:space="0" w:color="auto"/>
                <w:right w:val="none" w:sz="0" w:space="0" w:color="auto"/>
              </w:divBdr>
            </w:div>
            <w:div w:id="1094714857">
              <w:marLeft w:val="0"/>
              <w:marRight w:val="0"/>
              <w:marTop w:val="0"/>
              <w:marBottom w:val="0"/>
              <w:divBdr>
                <w:top w:val="none" w:sz="0" w:space="0" w:color="auto"/>
                <w:left w:val="none" w:sz="0" w:space="0" w:color="auto"/>
                <w:bottom w:val="none" w:sz="0" w:space="0" w:color="auto"/>
                <w:right w:val="none" w:sz="0" w:space="0" w:color="auto"/>
              </w:divBdr>
            </w:div>
            <w:div w:id="1096709864">
              <w:marLeft w:val="0"/>
              <w:marRight w:val="0"/>
              <w:marTop w:val="0"/>
              <w:marBottom w:val="0"/>
              <w:divBdr>
                <w:top w:val="none" w:sz="0" w:space="0" w:color="auto"/>
                <w:left w:val="none" w:sz="0" w:space="0" w:color="auto"/>
                <w:bottom w:val="none" w:sz="0" w:space="0" w:color="auto"/>
                <w:right w:val="none" w:sz="0" w:space="0" w:color="auto"/>
              </w:divBdr>
            </w:div>
            <w:div w:id="1097676210">
              <w:marLeft w:val="0"/>
              <w:marRight w:val="0"/>
              <w:marTop w:val="0"/>
              <w:marBottom w:val="0"/>
              <w:divBdr>
                <w:top w:val="none" w:sz="0" w:space="0" w:color="auto"/>
                <w:left w:val="none" w:sz="0" w:space="0" w:color="auto"/>
                <w:bottom w:val="none" w:sz="0" w:space="0" w:color="auto"/>
                <w:right w:val="none" w:sz="0" w:space="0" w:color="auto"/>
              </w:divBdr>
            </w:div>
            <w:div w:id="1098868194">
              <w:marLeft w:val="0"/>
              <w:marRight w:val="0"/>
              <w:marTop w:val="0"/>
              <w:marBottom w:val="0"/>
              <w:divBdr>
                <w:top w:val="none" w:sz="0" w:space="0" w:color="auto"/>
                <w:left w:val="none" w:sz="0" w:space="0" w:color="auto"/>
                <w:bottom w:val="none" w:sz="0" w:space="0" w:color="auto"/>
                <w:right w:val="none" w:sz="0" w:space="0" w:color="auto"/>
              </w:divBdr>
            </w:div>
            <w:div w:id="1099252090">
              <w:marLeft w:val="0"/>
              <w:marRight w:val="0"/>
              <w:marTop w:val="0"/>
              <w:marBottom w:val="0"/>
              <w:divBdr>
                <w:top w:val="none" w:sz="0" w:space="0" w:color="auto"/>
                <w:left w:val="none" w:sz="0" w:space="0" w:color="auto"/>
                <w:bottom w:val="none" w:sz="0" w:space="0" w:color="auto"/>
                <w:right w:val="none" w:sz="0" w:space="0" w:color="auto"/>
              </w:divBdr>
            </w:div>
            <w:div w:id="1103187436">
              <w:marLeft w:val="0"/>
              <w:marRight w:val="0"/>
              <w:marTop w:val="0"/>
              <w:marBottom w:val="0"/>
              <w:divBdr>
                <w:top w:val="none" w:sz="0" w:space="0" w:color="auto"/>
                <w:left w:val="none" w:sz="0" w:space="0" w:color="auto"/>
                <w:bottom w:val="none" w:sz="0" w:space="0" w:color="auto"/>
                <w:right w:val="none" w:sz="0" w:space="0" w:color="auto"/>
              </w:divBdr>
            </w:div>
            <w:div w:id="1106196133">
              <w:marLeft w:val="0"/>
              <w:marRight w:val="0"/>
              <w:marTop w:val="0"/>
              <w:marBottom w:val="0"/>
              <w:divBdr>
                <w:top w:val="none" w:sz="0" w:space="0" w:color="auto"/>
                <w:left w:val="none" w:sz="0" w:space="0" w:color="auto"/>
                <w:bottom w:val="none" w:sz="0" w:space="0" w:color="auto"/>
                <w:right w:val="none" w:sz="0" w:space="0" w:color="auto"/>
              </w:divBdr>
            </w:div>
            <w:div w:id="1106778421">
              <w:marLeft w:val="0"/>
              <w:marRight w:val="0"/>
              <w:marTop w:val="0"/>
              <w:marBottom w:val="0"/>
              <w:divBdr>
                <w:top w:val="none" w:sz="0" w:space="0" w:color="auto"/>
                <w:left w:val="none" w:sz="0" w:space="0" w:color="auto"/>
                <w:bottom w:val="none" w:sz="0" w:space="0" w:color="auto"/>
                <w:right w:val="none" w:sz="0" w:space="0" w:color="auto"/>
              </w:divBdr>
            </w:div>
            <w:div w:id="1111900721">
              <w:marLeft w:val="0"/>
              <w:marRight w:val="0"/>
              <w:marTop w:val="0"/>
              <w:marBottom w:val="0"/>
              <w:divBdr>
                <w:top w:val="none" w:sz="0" w:space="0" w:color="auto"/>
                <w:left w:val="none" w:sz="0" w:space="0" w:color="auto"/>
                <w:bottom w:val="none" w:sz="0" w:space="0" w:color="auto"/>
                <w:right w:val="none" w:sz="0" w:space="0" w:color="auto"/>
              </w:divBdr>
            </w:div>
            <w:div w:id="1113286112">
              <w:marLeft w:val="0"/>
              <w:marRight w:val="0"/>
              <w:marTop w:val="0"/>
              <w:marBottom w:val="0"/>
              <w:divBdr>
                <w:top w:val="none" w:sz="0" w:space="0" w:color="auto"/>
                <w:left w:val="none" w:sz="0" w:space="0" w:color="auto"/>
                <w:bottom w:val="none" w:sz="0" w:space="0" w:color="auto"/>
                <w:right w:val="none" w:sz="0" w:space="0" w:color="auto"/>
              </w:divBdr>
            </w:div>
            <w:div w:id="1113593035">
              <w:marLeft w:val="0"/>
              <w:marRight w:val="0"/>
              <w:marTop w:val="0"/>
              <w:marBottom w:val="0"/>
              <w:divBdr>
                <w:top w:val="none" w:sz="0" w:space="0" w:color="auto"/>
                <w:left w:val="none" w:sz="0" w:space="0" w:color="auto"/>
                <w:bottom w:val="none" w:sz="0" w:space="0" w:color="auto"/>
                <w:right w:val="none" w:sz="0" w:space="0" w:color="auto"/>
              </w:divBdr>
            </w:div>
            <w:div w:id="1113864539">
              <w:marLeft w:val="0"/>
              <w:marRight w:val="0"/>
              <w:marTop w:val="0"/>
              <w:marBottom w:val="0"/>
              <w:divBdr>
                <w:top w:val="none" w:sz="0" w:space="0" w:color="auto"/>
                <w:left w:val="none" w:sz="0" w:space="0" w:color="auto"/>
                <w:bottom w:val="none" w:sz="0" w:space="0" w:color="auto"/>
                <w:right w:val="none" w:sz="0" w:space="0" w:color="auto"/>
              </w:divBdr>
            </w:div>
            <w:div w:id="1116413502">
              <w:marLeft w:val="0"/>
              <w:marRight w:val="0"/>
              <w:marTop w:val="0"/>
              <w:marBottom w:val="0"/>
              <w:divBdr>
                <w:top w:val="none" w:sz="0" w:space="0" w:color="auto"/>
                <w:left w:val="none" w:sz="0" w:space="0" w:color="auto"/>
                <w:bottom w:val="none" w:sz="0" w:space="0" w:color="auto"/>
                <w:right w:val="none" w:sz="0" w:space="0" w:color="auto"/>
              </w:divBdr>
            </w:div>
            <w:div w:id="1116484194">
              <w:marLeft w:val="0"/>
              <w:marRight w:val="0"/>
              <w:marTop w:val="0"/>
              <w:marBottom w:val="0"/>
              <w:divBdr>
                <w:top w:val="none" w:sz="0" w:space="0" w:color="auto"/>
                <w:left w:val="none" w:sz="0" w:space="0" w:color="auto"/>
                <w:bottom w:val="none" w:sz="0" w:space="0" w:color="auto"/>
                <w:right w:val="none" w:sz="0" w:space="0" w:color="auto"/>
              </w:divBdr>
            </w:div>
            <w:div w:id="1119185049">
              <w:marLeft w:val="0"/>
              <w:marRight w:val="0"/>
              <w:marTop w:val="0"/>
              <w:marBottom w:val="0"/>
              <w:divBdr>
                <w:top w:val="none" w:sz="0" w:space="0" w:color="auto"/>
                <w:left w:val="none" w:sz="0" w:space="0" w:color="auto"/>
                <w:bottom w:val="none" w:sz="0" w:space="0" w:color="auto"/>
                <w:right w:val="none" w:sz="0" w:space="0" w:color="auto"/>
              </w:divBdr>
            </w:div>
            <w:div w:id="1120566308">
              <w:marLeft w:val="0"/>
              <w:marRight w:val="0"/>
              <w:marTop w:val="0"/>
              <w:marBottom w:val="0"/>
              <w:divBdr>
                <w:top w:val="none" w:sz="0" w:space="0" w:color="auto"/>
                <w:left w:val="none" w:sz="0" w:space="0" w:color="auto"/>
                <w:bottom w:val="none" w:sz="0" w:space="0" w:color="auto"/>
                <w:right w:val="none" w:sz="0" w:space="0" w:color="auto"/>
              </w:divBdr>
            </w:div>
            <w:div w:id="1123185313">
              <w:marLeft w:val="0"/>
              <w:marRight w:val="0"/>
              <w:marTop w:val="0"/>
              <w:marBottom w:val="0"/>
              <w:divBdr>
                <w:top w:val="none" w:sz="0" w:space="0" w:color="auto"/>
                <w:left w:val="none" w:sz="0" w:space="0" w:color="auto"/>
                <w:bottom w:val="none" w:sz="0" w:space="0" w:color="auto"/>
                <w:right w:val="none" w:sz="0" w:space="0" w:color="auto"/>
              </w:divBdr>
            </w:div>
            <w:div w:id="1124957786">
              <w:marLeft w:val="0"/>
              <w:marRight w:val="0"/>
              <w:marTop w:val="0"/>
              <w:marBottom w:val="0"/>
              <w:divBdr>
                <w:top w:val="none" w:sz="0" w:space="0" w:color="auto"/>
                <w:left w:val="none" w:sz="0" w:space="0" w:color="auto"/>
                <w:bottom w:val="none" w:sz="0" w:space="0" w:color="auto"/>
                <w:right w:val="none" w:sz="0" w:space="0" w:color="auto"/>
              </w:divBdr>
            </w:div>
            <w:div w:id="1130050590">
              <w:marLeft w:val="0"/>
              <w:marRight w:val="0"/>
              <w:marTop w:val="0"/>
              <w:marBottom w:val="0"/>
              <w:divBdr>
                <w:top w:val="none" w:sz="0" w:space="0" w:color="auto"/>
                <w:left w:val="none" w:sz="0" w:space="0" w:color="auto"/>
                <w:bottom w:val="none" w:sz="0" w:space="0" w:color="auto"/>
                <w:right w:val="none" w:sz="0" w:space="0" w:color="auto"/>
              </w:divBdr>
            </w:div>
            <w:div w:id="1130123552">
              <w:marLeft w:val="0"/>
              <w:marRight w:val="0"/>
              <w:marTop w:val="0"/>
              <w:marBottom w:val="0"/>
              <w:divBdr>
                <w:top w:val="none" w:sz="0" w:space="0" w:color="auto"/>
                <w:left w:val="none" w:sz="0" w:space="0" w:color="auto"/>
                <w:bottom w:val="none" w:sz="0" w:space="0" w:color="auto"/>
                <w:right w:val="none" w:sz="0" w:space="0" w:color="auto"/>
              </w:divBdr>
            </w:div>
            <w:div w:id="1135559219">
              <w:marLeft w:val="0"/>
              <w:marRight w:val="0"/>
              <w:marTop w:val="0"/>
              <w:marBottom w:val="0"/>
              <w:divBdr>
                <w:top w:val="none" w:sz="0" w:space="0" w:color="auto"/>
                <w:left w:val="none" w:sz="0" w:space="0" w:color="auto"/>
                <w:bottom w:val="none" w:sz="0" w:space="0" w:color="auto"/>
                <w:right w:val="none" w:sz="0" w:space="0" w:color="auto"/>
              </w:divBdr>
            </w:div>
            <w:div w:id="1135878254">
              <w:marLeft w:val="0"/>
              <w:marRight w:val="0"/>
              <w:marTop w:val="0"/>
              <w:marBottom w:val="0"/>
              <w:divBdr>
                <w:top w:val="none" w:sz="0" w:space="0" w:color="auto"/>
                <w:left w:val="none" w:sz="0" w:space="0" w:color="auto"/>
                <w:bottom w:val="none" w:sz="0" w:space="0" w:color="auto"/>
                <w:right w:val="none" w:sz="0" w:space="0" w:color="auto"/>
              </w:divBdr>
            </w:div>
            <w:div w:id="1136139441">
              <w:marLeft w:val="0"/>
              <w:marRight w:val="0"/>
              <w:marTop w:val="0"/>
              <w:marBottom w:val="0"/>
              <w:divBdr>
                <w:top w:val="none" w:sz="0" w:space="0" w:color="auto"/>
                <w:left w:val="none" w:sz="0" w:space="0" w:color="auto"/>
                <w:bottom w:val="none" w:sz="0" w:space="0" w:color="auto"/>
                <w:right w:val="none" w:sz="0" w:space="0" w:color="auto"/>
              </w:divBdr>
            </w:div>
            <w:div w:id="1137261551">
              <w:marLeft w:val="0"/>
              <w:marRight w:val="0"/>
              <w:marTop w:val="0"/>
              <w:marBottom w:val="0"/>
              <w:divBdr>
                <w:top w:val="none" w:sz="0" w:space="0" w:color="auto"/>
                <w:left w:val="none" w:sz="0" w:space="0" w:color="auto"/>
                <w:bottom w:val="none" w:sz="0" w:space="0" w:color="auto"/>
                <w:right w:val="none" w:sz="0" w:space="0" w:color="auto"/>
              </w:divBdr>
            </w:div>
            <w:div w:id="1138452538">
              <w:marLeft w:val="0"/>
              <w:marRight w:val="0"/>
              <w:marTop w:val="0"/>
              <w:marBottom w:val="0"/>
              <w:divBdr>
                <w:top w:val="none" w:sz="0" w:space="0" w:color="auto"/>
                <w:left w:val="none" w:sz="0" w:space="0" w:color="auto"/>
                <w:bottom w:val="none" w:sz="0" w:space="0" w:color="auto"/>
                <w:right w:val="none" w:sz="0" w:space="0" w:color="auto"/>
              </w:divBdr>
            </w:div>
            <w:div w:id="1140224119">
              <w:marLeft w:val="0"/>
              <w:marRight w:val="0"/>
              <w:marTop w:val="0"/>
              <w:marBottom w:val="0"/>
              <w:divBdr>
                <w:top w:val="none" w:sz="0" w:space="0" w:color="auto"/>
                <w:left w:val="none" w:sz="0" w:space="0" w:color="auto"/>
                <w:bottom w:val="none" w:sz="0" w:space="0" w:color="auto"/>
                <w:right w:val="none" w:sz="0" w:space="0" w:color="auto"/>
              </w:divBdr>
            </w:div>
            <w:div w:id="1142305546">
              <w:marLeft w:val="0"/>
              <w:marRight w:val="0"/>
              <w:marTop w:val="0"/>
              <w:marBottom w:val="0"/>
              <w:divBdr>
                <w:top w:val="none" w:sz="0" w:space="0" w:color="auto"/>
                <w:left w:val="none" w:sz="0" w:space="0" w:color="auto"/>
                <w:bottom w:val="none" w:sz="0" w:space="0" w:color="auto"/>
                <w:right w:val="none" w:sz="0" w:space="0" w:color="auto"/>
              </w:divBdr>
            </w:div>
            <w:div w:id="1142962470">
              <w:marLeft w:val="0"/>
              <w:marRight w:val="0"/>
              <w:marTop w:val="0"/>
              <w:marBottom w:val="0"/>
              <w:divBdr>
                <w:top w:val="none" w:sz="0" w:space="0" w:color="auto"/>
                <w:left w:val="none" w:sz="0" w:space="0" w:color="auto"/>
                <w:bottom w:val="none" w:sz="0" w:space="0" w:color="auto"/>
                <w:right w:val="none" w:sz="0" w:space="0" w:color="auto"/>
              </w:divBdr>
            </w:div>
            <w:div w:id="1145438984">
              <w:marLeft w:val="0"/>
              <w:marRight w:val="0"/>
              <w:marTop w:val="0"/>
              <w:marBottom w:val="0"/>
              <w:divBdr>
                <w:top w:val="none" w:sz="0" w:space="0" w:color="auto"/>
                <w:left w:val="none" w:sz="0" w:space="0" w:color="auto"/>
                <w:bottom w:val="none" w:sz="0" w:space="0" w:color="auto"/>
                <w:right w:val="none" w:sz="0" w:space="0" w:color="auto"/>
              </w:divBdr>
            </w:div>
            <w:div w:id="1147432999">
              <w:marLeft w:val="0"/>
              <w:marRight w:val="0"/>
              <w:marTop w:val="0"/>
              <w:marBottom w:val="0"/>
              <w:divBdr>
                <w:top w:val="none" w:sz="0" w:space="0" w:color="auto"/>
                <w:left w:val="none" w:sz="0" w:space="0" w:color="auto"/>
                <w:bottom w:val="none" w:sz="0" w:space="0" w:color="auto"/>
                <w:right w:val="none" w:sz="0" w:space="0" w:color="auto"/>
              </w:divBdr>
            </w:div>
            <w:div w:id="1148061101">
              <w:marLeft w:val="0"/>
              <w:marRight w:val="0"/>
              <w:marTop w:val="0"/>
              <w:marBottom w:val="0"/>
              <w:divBdr>
                <w:top w:val="none" w:sz="0" w:space="0" w:color="auto"/>
                <w:left w:val="none" w:sz="0" w:space="0" w:color="auto"/>
                <w:bottom w:val="none" w:sz="0" w:space="0" w:color="auto"/>
                <w:right w:val="none" w:sz="0" w:space="0" w:color="auto"/>
              </w:divBdr>
            </w:div>
            <w:div w:id="1148404706">
              <w:marLeft w:val="0"/>
              <w:marRight w:val="0"/>
              <w:marTop w:val="0"/>
              <w:marBottom w:val="0"/>
              <w:divBdr>
                <w:top w:val="none" w:sz="0" w:space="0" w:color="auto"/>
                <w:left w:val="none" w:sz="0" w:space="0" w:color="auto"/>
                <w:bottom w:val="none" w:sz="0" w:space="0" w:color="auto"/>
                <w:right w:val="none" w:sz="0" w:space="0" w:color="auto"/>
              </w:divBdr>
            </w:div>
            <w:div w:id="1149590990">
              <w:marLeft w:val="0"/>
              <w:marRight w:val="0"/>
              <w:marTop w:val="0"/>
              <w:marBottom w:val="0"/>
              <w:divBdr>
                <w:top w:val="none" w:sz="0" w:space="0" w:color="auto"/>
                <w:left w:val="none" w:sz="0" w:space="0" w:color="auto"/>
                <w:bottom w:val="none" w:sz="0" w:space="0" w:color="auto"/>
                <w:right w:val="none" w:sz="0" w:space="0" w:color="auto"/>
              </w:divBdr>
            </w:div>
            <w:div w:id="1149637610">
              <w:marLeft w:val="0"/>
              <w:marRight w:val="0"/>
              <w:marTop w:val="0"/>
              <w:marBottom w:val="0"/>
              <w:divBdr>
                <w:top w:val="none" w:sz="0" w:space="0" w:color="auto"/>
                <w:left w:val="none" w:sz="0" w:space="0" w:color="auto"/>
                <w:bottom w:val="none" w:sz="0" w:space="0" w:color="auto"/>
                <w:right w:val="none" w:sz="0" w:space="0" w:color="auto"/>
              </w:divBdr>
            </w:div>
            <w:div w:id="1150906605">
              <w:marLeft w:val="0"/>
              <w:marRight w:val="0"/>
              <w:marTop w:val="0"/>
              <w:marBottom w:val="0"/>
              <w:divBdr>
                <w:top w:val="none" w:sz="0" w:space="0" w:color="auto"/>
                <w:left w:val="none" w:sz="0" w:space="0" w:color="auto"/>
                <w:bottom w:val="none" w:sz="0" w:space="0" w:color="auto"/>
                <w:right w:val="none" w:sz="0" w:space="0" w:color="auto"/>
              </w:divBdr>
            </w:div>
            <w:div w:id="1153643161">
              <w:marLeft w:val="0"/>
              <w:marRight w:val="0"/>
              <w:marTop w:val="0"/>
              <w:marBottom w:val="0"/>
              <w:divBdr>
                <w:top w:val="none" w:sz="0" w:space="0" w:color="auto"/>
                <w:left w:val="none" w:sz="0" w:space="0" w:color="auto"/>
                <w:bottom w:val="none" w:sz="0" w:space="0" w:color="auto"/>
                <w:right w:val="none" w:sz="0" w:space="0" w:color="auto"/>
              </w:divBdr>
            </w:div>
            <w:div w:id="1154949543">
              <w:marLeft w:val="0"/>
              <w:marRight w:val="0"/>
              <w:marTop w:val="0"/>
              <w:marBottom w:val="0"/>
              <w:divBdr>
                <w:top w:val="none" w:sz="0" w:space="0" w:color="auto"/>
                <w:left w:val="none" w:sz="0" w:space="0" w:color="auto"/>
                <w:bottom w:val="none" w:sz="0" w:space="0" w:color="auto"/>
                <w:right w:val="none" w:sz="0" w:space="0" w:color="auto"/>
              </w:divBdr>
            </w:div>
            <w:div w:id="1155219045">
              <w:marLeft w:val="0"/>
              <w:marRight w:val="0"/>
              <w:marTop w:val="0"/>
              <w:marBottom w:val="0"/>
              <w:divBdr>
                <w:top w:val="none" w:sz="0" w:space="0" w:color="auto"/>
                <w:left w:val="none" w:sz="0" w:space="0" w:color="auto"/>
                <w:bottom w:val="none" w:sz="0" w:space="0" w:color="auto"/>
                <w:right w:val="none" w:sz="0" w:space="0" w:color="auto"/>
              </w:divBdr>
            </w:div>
            <w:div w:id="1155874107">
              <w:marLeft w:val="0"/>
              <w:marRight w:val="0"/>
              <w:marTop w:val="0"/>
              <w:marBottom w:val="0"/>
              <w:divBdr>
                <w:top w:val="none" w:sz="0" w:space="0" w:color="auto"/>
                <w:left w:val="none" w:sz="0" w:space="0" w:color="auto"/>
                <w:bottom w:val="none" w:sz="0" w:space="0" w:color="auto"/>
                <w:right w:val="none" w:sz="0" w:space="0" w:color="auto"/>
              </w:divBdr>
            </w:div>
            <w:div w:id="1158379358">
              <w:marLeft w:val="0"/>
              <w:marRight w:val="0"/>
              <w:marTop w:val="0"/>
              <w:marBottom w:val="0"/>
              <w:divBdr>
                <w:top w:val="none" w:sz="0" w:space="0" w:color="auto"/>
                <w:left w:val="none" w:sz="0" w:space="0" w:color="auto"/>
                <w:bottom w:val="none" w:sz="0" w:space="0" w:color="auto"/>
                <w:right w:val="none" w:sz="0" w:space="0" w:color="auto"/>
              </w:divBdr>
            </w:div>
            <w:div w:id="1158493840">
              <w:marLeft w:val="0"/>
              <w:marRight w:val="0"/>
              <w:marTop w:val="0"/>
              <w:marBottom w:val="0"/>
              <w:divBdr>
                <w:top w:val="none" w:sz="0" w:space="0" w:color="auto"/>
                <w:left w:val="none" w:sz="0" w:space="0" w:color="auto"/>
                <w:bottom w:val="none" w:sz="0" w:space="0" w:color="auto"/>
                <w:right w:val="none" w:sz="0" w:space="0" w:color="auto"/>
              </w:divBdr>
            </w:div>
            <w:div w:id="1159342781">
              <w:marLeft w:val="0"/>
              <w:marRight w:val="0"/>
              <w:marTop w:val="0"/>
              <w:marBottom w:val="0"/>
              <w:divBdr>
                <w:top w:val="none" w:sz="0" w:space="0" w:color="auto"/>
                <w:left w:val="none" w:sz="0" w:space="0" w:color="auto"/>
                <w:bottom w:val="none" w:sz="0" w:space="0" w:color="auto"/>
                <w:right w:val="none" w:sz="0" w:space="0" w:color="auto"/>
              </w:divBdr>
            </w:div>
            <w:div w:id="1159686851">
              <w:marLeft w:val="0"/>
              <w:marRight w:val="0"/>
              <w:marTop w:val="0"/>
              <w:marBottom w:val="0"/>
              <w:divBdr>
                <w:top w:val="none" w:sz="0" w:space="0" w:color="auto"/>
                <w:left w:val="none" w:sz="0" w:space="0" w:color="auto"/>
                <w:bottom w:val="none" w:sz="0" w:space="0" w:color="auto"/>
                <w:right w:val="none" w:sz="0" w:space="0" w:color="auto"/>
              </w:divBdr>
            </w:div>
            <w:div w:id="1160196260">
              <w:marLeft w:val="0"/>
              <w:marRight w:val="0"/>
              <w:marTop w:val="0"/>
              <w:marBottom w:val="0"/>
              <w:divBdr>
                <w:top w:val="none" w:sz="0" w:space="0" w:color="auto"/>
                <w:left w:val="none" w:sz="0" w:space="0" w:color="auto"/>
                <w:bottom w:val="none" w:sz="0" w:space="0" w:color="auto"/>
                <w:right w:val="none" w:sz="0" w:space="0" w:color="auto"/>
              </w:divBdr>
            </w:div>
            <w:div w:id="1161850633">
              <w:marLeft w:val="0"/>
              <w:marRight w:val="0"/>
              <w:marTop w:val="0"/>
              <w:marBottom w:val="0"/>
              <w:divBdr>
                <w:top w:val="none" w:sz="0" w:space="0" w:color="auto"/>
                <w:left w:val="none" w:sz="0" w:space="0" w:color="auto"/>
                <w:bottom w:val="none" w:sz="0" w:space="0" w:color="auto"/>
                <w:right w:val="none" w:sz="0" w:space="0" w:color="auto"/>
              </w:divBdr>
            </w:div>
            <w:div w:id="1163545572">
              <w:marLeft w:val="0"/>
              <w:marRight w:val="0"/>
              <w:marTop w:val="0"/>
              <w:marBottom w:val="0"/>
              <w:divBdr>
                <w:top w:val="none" w:sz="0" w:space="0" w:color="auto"/>
                <w:left w:val="none" w:sz="0" w:space="0" w:color="auto"/>
                <w:bottom w:val="none" w:sz="0" w:space="0" w:color="auto"/>
                <w:right w:val="none" w:sz="0" w:space="0" w:color="auto"/>
              </w:divBdr>
            </w:div>
            <w:div w:id="1164006250">
              <w:marLeft w:val="0"/>
              <w:marRight w:val="0"/>
              <w:marTop w:val="0"/>
              <w:marBottom w:val="0"/>
              <w:divBdr>
                <w:top w:val="none" w:sz="0" w:space="0" w:color="auto"/>
                <w:left w:val="none" w:sz="0" w:space="0" w:color="auto"/>
                <w:bottom w:val="none" w:sz="0" w:space="0" w:color="auto"/>
                <w:right w:val="none" w:sz="0" w:space="0" w:color="auto"/>
              </w:divBdr>
            </w:div>
            <w:div w:id="1164976441">
              <w:marLeft w:val="0"/>
              <w:marRight w:val="0"/>
              <w:marTop w:val="0"/>
              <w:marBottom w:val="0"/>
              <w:divBdr>
                <w:top w:val="none" w:sz="0" w:space="0" w:color="auto"/>
                <w:left w:val="none" w:sz="0" w:space="0" w:color="auto"/>
                <w:bottom w:val="none" w:sz="0" w:space="0" w:color="auto"/>
                <w:right w:val="none" w:sz="0" w:space="0" w:color="auto"/>
              </w:divBdr>
            </w:div>
            <w:div w:id="1167091830">
              <w:marLeft w:val="0"/>
              <w:marRight w:val="0"/>
              <w:marTop w:val="0"/>
              <w:marBottom w:val="0"/>
              <w:divBdr>
                <w:top w:val="none" w:sz="0" w:space="0" w:color="auto"/>
                <w:left w:val="none" w:sz="0" w:space="0" w:color="auto"/>
                <w:bottom w:val="none" w:sz="0" w:space="0" w:color="auto"/>
                <w:right w:val="none" w:sz="0" w:space="0" w:color="auto"/>
              </w:divBdr>
            </w:div>
            <w:div w:id="1167095879">
              <w:marLeft w:val="0"/>
              <w:marRight w:val="0"/>
              <w:marTop w:val="0"/>
              <w:marBottom w:val="0"/>
              <w:divBdr>
                <w:top w:val="none" w:sz="0" w:space="0" w:color="auto"/>
                <w:left w:val="none" w:sz="0" w:space="0" w:color="auto"/>
                <w:bottom w:val="none" w:sz="0" w:space="0" w:color="auto"/>
                <w:right w:val="none" w:sz="0" w:space="0" w:color="auto"/>
              </w:divBdr>
            </w:div>
            <w:div w:id="1168986928">
              <w:marLeft w:val="0"/>
              <w:marRight w:val="0"/>
              <w:marTop w:val="0"/>
              <w:marBottom w:val="0"/>
              <w:divBdr>
                <w:top w:val="none" w:sz="0" w:space="0" w:color="auto"/>
                <w:left w:val="none" w:sz="0" w:space="0" w:color="auto"/>
                <w:bottom w:val="none" w:sz="0" w:space="0" w:color="auto"/>
                <w:right w:val="none" w:sz="0" w:space="0" w:color="auto"/>
              </w:divBdr>
            </w:div>
            <w:div w:id="1169834758">
              <w:marLeft w:val="0"/>
              <w:marRight w:val="0"/>
              <w:marTop w:val="0"/>
              <w:marBottom w:val="0"/>
              <w:divBdr>
                <w:top w:val="none" w:sz="0" w:space="0" w:color="auto"/>
                <w:left w:val="none" w:sz="0" w:space="0" w:color="auto"/>
                <w:bottom w:val="none" w:sz="0" w:space="0" w:color="auto"/>
                <w:right w:val="none" w:sz="0" w:space="0" w:color="auto"/>
              </w:divBdr>
            </w:div>
            <w:div w:id="1171331921">
              <w:marLeft w:val="0"/>
              <w:marRight w:val="0"/>
              <w:marTop w:val="0"/>
              <w:marBottom w:val="0"/>
              <w:divBdr>
                <w:top w:val="none" w:sz="0" w:space="0" w:color="auto"/>
                <w:left w:val="none" w:sz="0" w:space="0" w:color="auto"/>
                <w:bottom w:val="none" w:sz="0" w:space="0" w:color="auto"/>
                <w:right w:val="none" w:sz="0" w:space="0" w:color="auto"/>
              </w:divBdr>
            </w:div>
            <w:div w:id="1172332212">
              <w:marLeft w:val="0"/>
              <w:marRight w:val="0"/>
              <w:marTop w:val="0"/>
              <w:marBottom w:val="0"/>
              <w:divBdr>
                <w:top w:val="none" w:sz="0" w:space="0" w:color="auto"/>
                <w:left w:val="none" w:sz="0" w:space="0" w:color="auto"/>
                <w:bottom w:val="none" w:sz="0" w:space="0" w:color="auto"/>
                <w:right w:val="none" w:sz="0" w:space="0" w:color="auto"/>
              </w:divBdr>
            </w:div>
            <w:div w:id="1172524319">
              <w:marLeft w:val="0"/>
              <w:marRight w:val="0"/>
              <w:marTop w:val="0"/>
              <w:marBottom w:val="0"/>
              <w:divBdr>
                <w:top w:val="none" w:sz="0" w:space="0" w:color="auto"/>
                <w:left w:val="none" w:sz="0" w:space="0" w:color="auto"/>
                <w:bottom w:val="none" w:sz="0" w:space="0" w:color="auto"/>
                <w:right w:val="none" w:sz="0" w:space="0" w:color="auto"/>
              </w:divBdr>
            </w:div>
            <w:div w:id="1174995339">
              <w:marLeft w:val="0"/>
              <w:marRight w:val="0"/>
              <w:marTop w:val="0"/>
              <w:marBottom w:val="0"/>
              <w:divBdr>
                <w:top w:val="none" w:sz="0" w:space="0" w:color="auto"/>
                <w:left w:val="none" w:sz="0" w:space="0" w:color="auto"/>
                <w:bottom w:val="none" w:sz="0" w:space="0" w:color="auto"/>
                <w:right w:val="none" w:sz="0" w:space="0" w:color="auto"/>
              </w:divBdr>
            </w:div>
            <w:div w:id="1175726216">
              <w:marLeft w:val="0"/>
              <w:marRight w:val="0"/>
              <w:marTop w:val="0"/>
              <w:marBottom w:val="0"/>
              <w:divBdr>
                <w:top w:val="none" w:sz="0" w:space="0" w:color="auto"/>
                <w:left w:val="none" w:sz="0" w:space="0" w:color="auto"/>
                <w:bottom w:val="none" w:sz="0" w:space="0" w:color="auto"/>
                <w:right w:val="none" w:sz="0" w:space="0" w:color="auto"/>
              </w:divBdr>
            </w:div>
            <w:div w:id="1176067489">
              <w:marLeft w:val="0"/>
              <w:marRight w:val="0"/>
              <w:marTop w:val="0"/>
              <w:marBottom w:val="0"/>
              <w:divBdr>
                <w:top w:val="none" w:sz="0" w:space="0" w:color="auto"/>
                <w:left w:val="none" w:sz="0" w:space="0" w:color="auto"/>
                <w:bottom w:val="none" w:sz="0" w:space="0" w:color="auto"/>
                <w:right w:val="none" w:sz="0" w:space="0" w:color="auto"/>
              </w:divBdr>
            </w:div>
            <w:div w:id="1176381436">
              <w:marLeft w:val="0"/>
              <w:marRight w:val="0"/>
              <w:marTop w:val="0"/>
              <w:marBottom w:val="0"/>
              <w:divBdr>
                <w:top w:val="none" w:sz="0" w:space="0" w:color="auto"/>
                <w:left w:val="none" w:sz="0" w:space="0" w:color="auto"/>
                <w:bottom w:val="none" w:sz="0" w:space="0" w:color="auto"/>
                <w:right w:val="none" w:sz="0" w:space="0" w:color="auto"/>
              </w:divBdr>
            </w:div>
            <w:div w:id="1177034816">
              <w:marLeft w:val="0"/>
              <w:marRight w:val="0"/>
              <w:marTop w:val="0"/>
              <w:marBottom w:val="0"/>
              <w:divBdr>
                <w:top w:val="none" w:sz="0" w:space="0" w:color="auto"/>
                <w:left w:val="none" w:sz="0" w:space="0" w:color="auto"/>
                <w:bottom w:val="none" w:sz="0" w:space="0" w:color="auto"/>
                <w:right w:val="none" w:sz="0" w:space="0" w:color="auto"/>
              </w:divBdr>
            </w:div>
            <w:div w:id="1178272071">
              <w:marLeft w:val="0"/>
              <w:marRight w:val="0"/>
              <w:marTop w:val="0"/>
              <w:marBottom w:val="0"/>
              <w:divBdr>
                <w:top w:val="none" w:sz="0" w:space="0" w:color="auto"/>
                <w:left w:val="none" w:sz="0" w:space="0" w:color="auto"/>
                <w:bottom w:val="none" w:sz="0" w:space="0" w:color="auto"/>
                <w:right w:val="none" w:sz="0" w:space="0" w:color="auto"/>
              </w:divBdr>
            </w:div>
            <w:div w:id="1181160802">
              <w:marLeft w:val="0"/>
              <w:marRight w:val="0"/>
              <w:marTop w:val="0"/>
              <w:marBottom w:val="0"/>
              <w:divBdr>
                <w:top w:val="none" w:sz="0" w:space="0" w:color="auto"/>
                <w:left w:val="none" w:sz="0" w:space="0" w:color="auto"/>
                <w:bottom w:val="none" w:sz="0" w:space="0" w:color="auto"/>
                <w:right w:val="none" w:sz="0" w:space="0" w:color="auto"/>
              </w:divBdr>
            </w:div>
            <w:div w:id="1182083617">
              <w:marLeft w:val="0"/>
              <w:marRight w:val="0"/>
              <w:marTop w:val="0"/>
              <w:marBottom w:val="0"/>
              <w:divBdr>
                <w:top w:val="none" w:sz="0" w:space="0" w:color="auto"/>
                <w:left w:val="none" w:sz="0" w:space="0" w:color="auto"/>
                <w:bottom w:val="none" w:sz="0" w:space="0" w:color="auto"/>
                <w:right w:val="none" w:sz="0" w:space="0" w:color="auto"/>
              </w:divBdr>
            </w:div>
            <w:div w:id="1184510966">
              <w:marLeft w:val="0"/>
              <w:marRight w:val="0"/>
              <w:marTop w:val="0"/>
              <w:marBottom w:val="0"/>
              <w:divBdr>
                <w:top w:val="none" w:sz="0" w:space="0" w:color="auto"/>
                <w:left w:val="none" w:sz="0" w:space="0" w:color="auto"/>
                <w:bottom w:val="none" w:sz="0" w:space="0" w:color="auto"/>
                <w:right w:val="none" w:sz="0" w:space="0" w:color="auto"/>
              </w:divBdr>
            </w:div>
            <w:div w:id="1184634336">
              <w:marLeft w:val="0"/>
              <w:marRight w:val="0"/>
              <w:marTop w:val="0"/>
              <w:marBottom w:val="0"/>
              <w:divBdr>
                <w:top w:val="none" w:sz="0" w:space="0" w:color="auto"/>
                <w:left w:val="none" w:sz="0" w:space="0" w:color="auto"/>
                <w:bottom w:val="none" w:sz="0" w:space="0" w:color="auto"/>
                <w:right w:val="none" w:sz="0" w:space="0" w:color="auto"/>
              </w:divBdr>
            </w:div>
            <w:div w:id="1187521821">
              <w:marLeft w:val="0"/>
              <w:marRight w:val="0"/>
              <w:marTop w:val="0"/>
              <w:marBottom w:val="0"/>
              <w:divBdr>
                <w:top w:val="none" w:sz="0" w:space="0" w:color="auto"/>
                <w:left w:val="none" w:sz="0" w:space="0" w:color="auto"/>
                <w:bottom w:val="none" w:sz="0" w:space="0" w:color="auto"/>
                <w:right w:val="none" w:sz="0" w:space="0" w:color="auto"/>
              </w:divBdr>
            </w:div>
            <w:div w:id="1187601145">
              <w:marLeft w:val="0"/>
              <w:marRight w:val="0"/>
              <w:marTop w:val="0"/>
              <w:marBottom w:val="0"/>
              <w:divBdr>
                <w:top w:val="none" w:sz="0" w:space="0" w:color="auto"/>
                <w:left w:val="none" w:sz="0" w:space="0" w:color="auto"/>
                <w:bottom w:val="none" w:sz="0" w:space="0" w:color="auto"/>
                <w:right w:val="none" w:sz="0" w:space="0" w:color="auto"/>
              </w:divBdr>
            </w:div>
            <w:div w:id="1187644519">
              <w:marLeft w:val="0"/>
              <w:marRight w:val="0"/>
              <w:marTop w:val="0"/>
              <w:marBottom w:val="0"/>
              <w:divBdr>
                <w:top w:val="none" w:sz="0" w:space="0" w:color="auto"/>
                <w:left w:val="none" w:sz="0" w:space="0" w:color="auto"/>
                <w:bottom w:val="none" w:sz="0" w:space="0" w:color="auto"/>
                <w:right w:val="none" w:sz="0" w:space="0" w:color="auto"/>
              </w:divBdr>
            </w:div>
            <w:div w:id="1188525871">
              <w:marLeft w:val="0"/>
              <w:marRight w:val="0"/>
              <w:marTop w:val="0"/>
              <w:marBottom w:val="0"/>
              <w:divBdr>
                <w:top w:val="none" w:sz="0" w:space="0" w:color="auto"/>
                <w:left w:val="none" w:sz="0" w:space="0" w:color="auto"/>
                <w:bottom w:val="none" w:sz="0" w:space="0" w:color="auto"/>
                <w:right w:val="none" w:sz="0" w:space="0" w:color="auto"/>
              </w:divBdr>
            </w:div>
            <w:div w:id="1189104343">
              <w:marLeft w:val="0"/>
              <w:marRight w:val="0"/>
              <w:marTop w:val="0"/>
              <w:marBottom w:val="0"/>
              <w:divBdr>
                <w:top w:val="none" w:sz="0" w:space="0" w:color="auto"/>
                <w:left w:val="none" w:sz="0" w:space="0" w:color="auto"/>
                <w:bottom w:val="none" w:sz="0" w:space="0" w:color="auto"/>
                <w:right w:val="none" w:sz="0" w:space="0" w:color="auto"/>
              </w:divBdr>
            </w:div>
            <w:div w:id="1194810655">
              <w:marLeft w:val="0"/>
              <w:marRight w:val="0"/>
              <w:marTop w:val="0"/>
              <w:marBottom w:val="0"/>
              <w:divBdr>
                <w:top w:val="none" w:sz="0" w:space="0" w:color="auto"/>
                <w:left w:val="none" w:sz="0" w:space="0" w:color="auto"/>
                <w:bottom w:val="none" w:sz="0" w:space="0" w:color="auto"/>
                <w:right w:val="none" w:sz="0" w:space="0" w:color="auto"/>
              </w:divBdr>
            </w:div>
            <w:div w:id="1197691970">
              <w:marLeft w:val="0"/>
              <w:marRight w:val="0"/>
              <w:marTop w:val="0"/>
              <w:marBottom w:val="0"/>
              <w:divBdr>
                <w:top w:val="none" w:sz="0" w:space="0" w:color="auto"/>
                <w:left w:val="none" w:sz="0" w:space="0" w:color="auto"/>
                <w:bottom w:val="none" w:sz="0" w:space="0" w:color="auto"/>
                <w:right w:val="none" w:sz="0" w:space="0" w:color="auto"/>
              </w:divBdr>
            </w:div>
            <w:div w:id="1202791036">
              <w:marLeft w:val="0"/>
              <w:marRight w:val="0"/>
              <w:marTop w:val="0"/>
              <w:marBottom w:val="0"/>
              <w:divBdr>
                <w:top w:val="none" w:sz="0" w:space="0" w:color="auto"/>
                <w:left w:val="none" w:sz="0" w:space="0" w:color="auto"/>
                <w:bottom w:val="none" w:sz="0" w:space="0" w:color="auto"/>
                <w:right w:val="none" w:sz="0" w:space="0" w:color="auto"/>
              </w:divBdr>
            </w:div>
            <w:div w:id="1207598942">
              <w:marLeft w:val="0"/>
              <w:marRight w:val="0"/>
              <w:marTop w:val="0"/>
              <w:marBottom w:val="0"/>
              <w:divBdr>
                <w:top w:val="none" w:sz="0" w:space="0" w:color="auto"/>
                <w:left w:val="none" w:sz="0" w:space="0" w:color="auto"/>
                <w:bottom w:val="none" w:sz="0" w:space="0" w:color="auto"/>
                <w:right w:val="none" w:sz="0" w:space="0" w:color="auto"/>
              </w:divBdr>
            </w:div>
            <w:div w:id="1209343320">
              <w:marLeft w:val="0"/>
              <w:marRight w:val="0"/>
              <w:marTop w:val="0"/>
              <w:marBottom w:val="0"/>
              <w:divBdr>
                <w:top w:val="none" w:sz="0" w:space="0" w:color="auto"/>
                <w:left w:val="none" w:sz="0" w:space="0" w:color="auto"/>
                <w:bottom w:val="none" w:sz="0" w:space="0" w:color="auto"/>
                <w:right w:val="none" w:sz="0" w:space="0" w:color="auto"/>
              </w:divBdr>
            </w:div>
            <w:div w:id="1211309430">
              <w:marLeft w:val="0"/>
              <w:marRight w:val="0"/>
              <w:marTop w:val="0"/>
              <w:marBottom w:val="0"/>
              <w:divBdr>
                <w:top w:val="none" w:sz="0" w:space="0" w:color="auto"/>
                <w:left w:val="none" w:sz="0" w:space="0" w:color="auto"/>
                <w:bottom w:val="none" w:sz="0" w:space="0" w:color="auto"/>
                <w:right w:val="none" w:sz="0" w:space="0" w:color="auto"/>
              </w:divBdr>
            </w:div>
            <w:div w:id="1211454051">
              <w:marLeft w:val="0"/>
              <w:marRight w:val="0"/>
              <w:marTop w:val="0"/>
              <w:marBottom w:val="0"/>
              <w:divBdr>
                <w:top w:val="none" w:sz="0" w:space="0" w:color="auto"/>
                <w:left w:val="none" w:sz="0" w:space="0" w:color="auto"/>
                <w:bottom w:val="none" w:sz="0" w:space="0" w:color="auto"/>
                <w:right w:val="none" w:sz="0" w:space="0" w:color="auto"/>
              </w:divBdr>
            </w:div>
            <w:div w:id="1214197815">
              <w:marLeft w:val="0"/>
              <w:marRight w:val="0"/>
              <w:marTop w:val="0"/>
              <w:marBottom w:val="0"/>
              <w:divBdr>
                <w:top w:val="none" w:sz="0" w:space="0" w:color="auto"/>
                <w:left w:val="none" w:sz="0" w:space="0" w:color="auto"/>
                <w:bottom w:val="none" w:sz="0" w:space="0" w:color="auto"/>
                <w:right w:val="none" w:sz="0" w:space="0" w:color="auto"/>
              </w:divBdr>
            </w:div>
            <w:div w:id="1214465071">
              <w:marLeft w:val="0"/>
              <w:marRight w:val="0"/>
              <w:marTop w:val="0"/>
              <w:marBottom w:val="0"/>
              <w:divBdr>
                <w:top w:val="none" w:sz="0" w:space="0" w:color="auto"/>
                <w:left w:val="none" w:sz="0" w:space="0" w:color="auto"/>
                <w:bottom w:val="none" w:sz="0" w:space="0" w:color="auto"/>
                <w:right w:val="none" w:sz="0" w:space="0" w:color="auto"/>
              </w:divBdr>
            </w:div>
            <w:div w:id="1215502173">
              <w:marLeft w:val="0"/>
              <w:marRight w:val="0"/>
              <w:marTop w:val="0"/>
              <w:marBottom w:val="0"/>
              <w:divBdr>
                <w:top w:val="none" w:sz="0" w:space="0" w:color="auto"/>
                <w:left w:val="none" w:sz="0" w:space="0" w:color="auto"/>
                <w:bottom w:val="none" w:sz="0" w:space="0" w:color="auto"/>
                <w:right w:val="none" w:sz="0" w:space="0" w:color="auto"/>
              </w:divBdr>
            </w:div>
            <w:div w:id="1217551834">
              <w:marLeft w:val="0"/>
              <w:marRight w:val="0"/>
              <w:marTop w:val="0"/>
              <w:marBottom w:val="0"/>
              <w:divBdr>
                <w:top w:val="none" w:sz="0" w:space="0" w:color="auto"/>
                <w:left w:val="none" w:sz="0" w:space="0" w:color="auto"/>
                <w:bottom w:val="none" w:sz="0" w:space="0" w:color="auto"/>
                <w:right w:val="none" w:sz="0" w:space="0" w:color="auto"/>
              </w:divBdr>
            </w:div>
            <w:div w:id="1222446939">
              <w:marLeft w:val="0"/>
              <w:marRight w:val="0"/>
              <w:marTop w:val="0"/>
              <w:marBottom w:val="0"/>
              <w:divBdr>
                <w:top w:val="none" w:sz="0" w:space="0" w:color="auto"/>
                <w:left w:val="none" w:sz="0" w:space="0" w:color="auto"/>
                <w:bottom w:val="none" w:sz="0" w:space="0" w:color="auto"/>
                <w:right w:val="none" w:sz="0" w:space="0" w:color="auto"/>
              </w:divBdr>
            </w:div>
            <w:div w:id="1226180546">
              <w:marLeft w:val="0"/>
              <w:marRight w:val="0"/>
              <w:marTop w:val="0"/>
              <w:marBottom w:val="0"/>
              <w:divBdr>
                <w:top w:val="none" w:sz="0" w:space="0" w:color="auto"/>
                <w:left w:val="none" w:sz="0" w:space="0" w:color="auto"/>
                <w:bottom w:val="none" w:sz="0" w:space="0" w:color="auto"/>
                <w:right w:val="none" w:sz="0" w:space="0" w:color="auto"/>
              </w:divBdr>
            </w:div>
            <w:div w:id="1227912045">
              <w:marLeft w:val="0"/>
              <w:marRight w:val="0"/>
              <w:marTop w:val="0"/>
              <w:marBottom w:val="0"/>
              <w:divBdr>
                <w:top w:val="none" w:sz="0" w:space="0" w:color="auto"/>
                <w:left w:val="none" w:sz="0" w:space="0" w:color="auto"/>
                <w:bottom w:val="none" w:sz="0" w:space="0" w:color="auto"/>
                <w:right w:val="none" w:sz="0" w:space="0" w:color="auto"/>
              </w:divBdr>
            </w:div>
            <w:div w:id="1228566644">
              <w:marLeft w:val="0"/>
              <w:marRight w:val="0"/>
              <w:marTop w:val="0"/>
              <w:marBottom w:val="0"/>
              <w:divBdr>
                <w:top w:val="none" w:sz="0" w:space="0" w:color="auto"/>
                <w:left w:val="none" w:sz="0" w:space="0" w:color="auto"/>
                <w:bottom w:val="none" w:sz="0" w:space="0" w:color="auto"/>
                <w:right w:val="none" w:sz="0" w:space="0" w:color="auto"/>
              </w:divBdr>
            </w:div>
            <w:div w:id="1229070530">
              <w:marLeft w:val="0"/>
              <w:marRight w:val="0"/>
              <w:marTop w:val="0"/>
              <w:marBottom w:val="0"/>
              <w:divBdr>
                <w:top w:val="none" w:sz="0" w:space="0" w:color="auto"/>
                <w:left w:val="none" w:sz="0" w:space="0" w:color="auto"/>
                <w:bottom w:val="none" w:sz="0" w:space="0" w:color="auto"/>
                <w:right w:val="none" w:sz="0" w:space="0" w:color="auto"/>
              </w:divBdr>
            </w:div>
            <w:div w:id="1229809040">
              <w:marLeft w:val="0"/>
              <w:marRight w:val="0"/>
              <w:marTop w:val="0"/>
              <w:marBottom w:val="0"/>
              <w:divBdr>
                <w:top w:val="none" w:sz="0" w:space="0" w:color="auto"/>
                <w:left w:val="none" w:sz="0" w:space="0" w:color="auto"/>
                <w:bottom w:val="none" w:sz="0" w:space="0" w:color="auto"/>
                <w:right w:val="none" w:sz="0" w:space="0" w:color="auto"/>
              </w:divBdr>
            </w:div>
            <w:div w:id="1232347877">
              <w:marLeft w:val="0"/>
              <w:marRight w:val="0"/>
              <w:marTop w:val="0"/>
              <w:marBottom w:val="0"/>
              <w:divBdr>
                <w:top w:val="none" w:sz="0" w:space="0" w:color="auto"/>
                <w:left w:val="none" w:sz="0" w:space="0" w:color="auto"/>
                <w:bottom w:val="none" w:sz="0" w:space="0" w:color="auto"/>
                <w:right w:val="none" w:sz="0" w:space="0" w:color="auto"/>
              </w:divBdr>
            </w:div>
            <w:div w:id="1233007599">
              <w:marLeft w:val="0"/>
              <w:marRight w:val="0"/>
              <w:marTop w:val="0"/>
              <w:marBottom w:val="0"/>
              <w:divBdr>
                <w:top w:val="none" w:sz="0" w:space="0" w:color="auto"/>
                <w:left w:val="none" w:sz="0" w:space="0" w:color="auto"/>
                <w:bottom w:val="none" w:sz="0" w:space="0" w:color="auto"/>
                <w:right w:val="none" w:sz="0" w:space="0" w:color="auto"/>
              </w:divBdr>
            </w:div>
            <w:div w:id="1233157231">
              <w:marLeft w:val="0"/>
              <w:marRight w:val="0"/>
              <w:marTop w:val="0"/>
              <w:marBottom w:val="0"/>
              <w:divBdr>
                <w:top w:val="none" w:sz="0" w:space="0" w:color="auto"/>
                <w:left w:val="none" w:sz="0" w:space="0" w:color="auto"/>
                <w:bottom w:val="none" w:sz="0" w:space="0" w:color="auto"/>
                <w:right w:val="none" w:sz="0" w:space="0" w:color="auto"/>
              </w:divBdr>
            </w:div>
            <w:div w:id="1234975197">
              <w:marLeft w:val="0"/>
              <w:marRight w:val="0"/>
              <w:marTop w:val="0"/>
              <w:marBottom w:val="0"/>
              <w:divBdr>
                <w:top w:val="none" w:sz="0" w:space="0" w:color="auto"/>
                <w:left w:val="none" w:sz="0" w:space="0" w:color="auto"/>
                <w:bottom w:val="none" w:sz="0" w:space="0" w:color="auto"/>
                <w:right w:val="none" w:sz="0" w:space="0" w:color="auto"/>
              </w:divBdr>
            </w:div>
            <w:div w:id="1235319519">
              <w:marLeft w:val="0"/>
              <w:marRight w:val="0"/>
              <w:marTop w:val="0"/>
              <w:marBottom w:val="0"/>
              <w:divBdr>
                <w:top w:val="none" w:sz="0" w:space="0" w:color="auto"/>
                <w:left w:val="none" w:sz="0" w:space="0" w:color="auto"/>
                <w:bottom w:val="none" w:sz="0" w:space="0" w:color="auto"/>
                <w:right w:val="none" w:sz="0" w:space="0" w:color="auto"/>
              </w:divBdr>
            </w:div>
            <w:div w:id="1237517408">
              <w:marLeft w:val="0"/>
              <w:marRight w:val="0"/>
              <w:marTop w:val="0"/>
              <w:marBottom w:val="0"/>
              <w:divBdr>
                <w:top w:val="none" w:sz="0" w:space="0" w:color="auto"/>
                <w:left w:val="none" w:sz="0" w:space="0" w:color="auto"/>
                <w:bottom w:val="none" w:sz="0" w:space="0" w:color="auto"/>
                <w:right w:val="none" w:sz="0" w:space="0" w:color="auto"/>
              </w:divBdr>
            </w:div>
            <w:div w:id="1237670257">
              <w:marLeft w:val="0"/>
              <w:marRight w:val="0"/>
              <w:marTop w:val="0"/>
              <w:marBottom w:val="0"/>
              <w:divBdr>
                <w:top w:val="none" w:sz="0" w:space="0" w:color="auto"/>
                <w:left w:val="none" w:sz="0" w:space="0" w:color="auto"/>
                <w:bottom w:val="none" w:sz="0" w:space="0" w:color="auto"/>
                <w:right w:val="none" w:sz="0" w:space="0" w:color="auto"/>
              </w:divBdr>
            </w:div>
            <w:div w:id="1238520313">
              <w:marLeft w:val="0"/>
              <w:marRight w:val="0"/>
              <w:marTop w:val="0"/>
              <w:marBottom w:val="0"/>
              <w:divBdr>
                <w:top w:val="none" w:sz="0" w:space="0" w:color="auto"/>
                <w:left w:val="none" w:sz="0" w:space="0" w:color="auto"/>
                <w:bottom w:val="none" w:sz="0" w:space="0" w:color="auto"/>
                <w:right w:val="none" w:sz="0" w:space="0" w:color="auto"/>
              </w:divBdr>
            </w:div>
            <w:div w:id="1239365482">
              <w:marLeft w:val="0"/>
              <w:marRight w:val="0"/>
              <w:marTop w:val="0"/>
              <w:marBottom w:val="0"/>
              <w:divBdr>
                <w:top w:val="none" w:sz="0" w:space="0" w:color="auto"/>
                <w:left w:val="none" w:sz="0" w:space="0" w:color="auto"/>
                <w:bottom w:val="none" w:sz="0" w:space="0" w:color="auto"/>
                <w:right w:val="none" w:sz="0" w:space="0" w:color="auto"/>
              </w:divBdr>
            </w:div>
            <w:div w:id="1239368908">
              <w:marLeft w:val="0"/>
              <w:marRight w:val="0"/>
              <w:marTop w:val="0"/>
              <w:marBottom w:val="0"/>
              <w:divBdr>
                <w:top w:val="none" w:sz="0" w:space="0" w:color="auto"/>
                <w:left w:val="none" w:sz="0" w:space="0" w:color="auto"/>
                <w:bottom w:val="none" w:sz="0" w:space="0" w:color="auto"/>
                <w:right w:val="none" w:sz="0" w:space="0" w:color="auto"/>
              </w:divBdr>
            </w:div>
            <w:div w:id="1240824313">
              <w:marLeft w:val="0"/>
              <w:marRight w:val="0"/>
              <w:marTop w:val="0"/>
              <w:marBottom w:val="0"/>
              <w:divBdr>
                <w:top w:val="none" w:sz="0" w:space="0" w:color="auto"/>
                <w:left w:val="none" w:sz="0" w:space="0" w:color="auto"/>
                <w:bottom w:val="none" w:sz="0" w:space="0" w:color="auto"/>
                <w:right w:val="none" w:sz="0" w:space="0" w:color="auto"/>
              </w:divBdr>
            </w:div>
            <w:div w:id="1244528710">
              <w:marLeft w:val="0"/>
              <w:marRight w:val="0"/>
              <w:marTop w:val="0"/>
              <w:marBottom w:val="0"/>
              <w:divBdr>
                <w:top w:val="none" w:sz="0" w:space="0" w:color="auto"/>
                <w:left w:val="none" w:sz="0" w:space="0" w:color="auto"/>
                <w:bottom w:val="none" w:sz="0" w:space="0" w:color="auto"/>
                <w:right w:val="none" w:sz="0" w:space="0" w:color="auto"/>
              </w:divBdr>
            </w:div>
            <w:div w:id="1246650614">
              <w:marLeft w:val="0"/>
              <w:marRight w:val="0"/>
              <w:marTop w:val="0"/>
              <w:marBottom w:val="0"/>
              <w:divBdr>
                <w:top w:val="none" w:sz="0" w:space="0" w:color="auto"/>
                <w:left w:val="none" w:sz="0" w:space="0" w:color="auto"/>
                <w:bottom w:val="none" w:sz="0" w:space="0" w:color="auto"/>
                <w:right w:val="none" w:sz="0" w:space="0" w:color="auto"/>
              </w:divBdr>
            </w:div>
            <w:div w:id="1250112866">
              <w:marLeft w:val="0"/>
              <w:marRight w:val="0"/>
              <w:marTop w:val="0"/>
              <w:marBottom w:val="0"/>
              <w:divBdr>
                <w:top w:val="none" w:sz="0" w:space="0" w:color="auto"/>
                <w:left w:val="none" w:sz="0" w:space="0" w:color="auto"/>
                <w:bottom w:val="none" w:sz="0" w:space="0" w:color="auto"/>
                <w:right w:val="none" w:sz="0" w:space="0" w:color="auto"/>
              </w:divBdr>
            </w:div>
            <w:div w:id="1250115017">
              <w:marLeft w:val="0"/>
              <w:marRight w:val="0"/>
              <w:marTop w:val="0"/>
              <w:marBottom w:val="0"/>
              <w:divBdr>
                <w:top w:val="none" w:sz="0" w:space="0" w:color="auto"/>
                <w:left w:val="none" w:sz="0" w:space="0" w:color="auto"/>
                <w:bottom w:val="none" w:sz="0" w:space="0" w:color="auto"/>
                <w:right w:val="none" w:sz="0" w:space="0" w:color="auto"/>
              </w:divBdr>
            </w:div>
            <w:div w:id="1251502584">
              <w:marLeft w:val="0"/>
              <w:marRight w:val="0"/>
              <w:marTop w:val="0"/>
              <w:marBottom w:val="0"/>
              <w:divBdr>
                <w:top w:val="none" w:sz="0" w:space="0" w:color="auto"/>
                <w:left w:val="none" w:sz="0" w:space="0" w:color="auto"/>
                <w:bottom w:val="none" w:sz="0" w:space="0" w:color="auto"/>
                <w:right w:val="none" w:sz="0" w:space="0" w:color="auto"/>
              </w:divBdr>
            </w:div>
            <w:div w:id="1253514116">
              <w:marLeft w:val="0"/>
              <w:marRight w:val="0"/>
              <w:marTop w:val="0"/>
              <w:marBottom w:val="0"/>
              <w:divBdr>
                <w:top w:val="none" w:sz="0" w:space="0" w:color="auto"/>
                <w:left w:val="none" w:sz="0" w:space="0" w:color="auto"/>
                <w:bottom w:val="none" w:sz="0" w:space="0" w:color="auto"/>
                <w:right w:val="none" w:sz="0" w:space="0" w:color="auto"/>
              </w:divBdr>
            </w:div>
            <w:div w:id="1258439746">
              <w:marLeft w:val="0"/>
              <w:marRight w:val="0"/>
              <w:marTop w:val="0"/>
              <w:marBottom w:val="0"/>
              <w:divBdr>
                <w:top w:val="none" w:sz="0" w:space="0" w:color="auto"/>
                <w:left w:val="none" w:sz="0" w:space="0" w:color="auto"/>
                <w:bottom w:val="none" w:sz="0" w:space="0" w:color="auto"/>
                <w:right w:val="none" w:sz="0" w:space="0" w:color="auto"/>
              </w:divBdr>
            </w:div>
            <w:div w:id="1259869342">
              <w:marLeft w:val="0"/>
              <w:marRight w:val="0"/>
              <w:marTop w:val="0"/>
              <w:marBottom w:val="0"/>
              <w:divBdr>
                <w:top w:val="none" w:sz="0" w:space="0" w:color="auto"/>
                <w:left w:val="none" w:sz="0" w:space="0" w:color="auto"/>
                <w:bottom w:val="none" w:sz="0" w:space="0" w:color="auto"/>
                <w:right w:val="none" w:sz="0" w:space="0" w:color="auto"/>
              </w:divBdr>
            </w:div>
            <w:div w:id="1260992840">
              <w:marLeft w:val="0"/>
              <w:marRight w:val="0"/>
              <w:marTop w:val="0"/>
              <w:marBottom w:val="0"/>
              <w:divBdr>
                <w:top w:val="none" w:sz="0" w:space="0" w:color="auto"/>
                <w:left w:val="none" w:sz="0" w:space="0" w:color="auto"/>
                <w:bottom w:val="none" w:sz="0" w:space="0" w:color="auto"/>
                <w:right w:val="none" w:sz="0" w:space="0" w:color="auto"/>
              </w:divBdr>
            </w:div>
            <w:div w:id="1262950198">
              <w:marLeft w:val="0"/>
              <w:marRight w:val="0"/>
              <w:marTop w:val="0"/>
              <w:marBottom w:val="0"/>
              <w:divBdr>
                <w:top w:val="none" w:sz="0" w:space="0" w:color="auto"/>
                <w:left w:val="none" w:sz="0" w:space="0" w:color="auto"/>
                <w:bottom w:val="none" w:sz="0" w:space="0" w:color="auto"/>
                <w:right w:val="none" w:sz="0" w:space="0" w:color="auto"/>
              </w:divBdr>
            </w:div>
            <w:div w:id="1264533665">
              <w:marLeft w:val="0"/>
              <w:marRight w:val="0"/>
              <w:marTop w:val="0"/>
              <w:marBottom w:val="0"/>
              <w:divBdr>
                <w:top w:val="none" w:sz="0" w:space="0" w:color="auto"/>
                <w:left w:val="none" w:sz="0" w:space="0" w:color="auto"/>
                <w:bottom w:val="none" w:sz="0" w:space="0" w:color="auto"/>
                <w:right w:val="none" w:sz="0" w:space="0" w:color="auto"/>
              </w:divBdr>
            </w:div>
            <w:div w:id="1266380481">
              <w:marLeft w:val="0"/>
              <w:marRight w:val="0"/>
              <w:marTop w:val="0"/>
              <w:marBottom w:val="0"/>
              <w:divBdr>
                <w:top w:val="none" w:sz="0" w:space="0" w:color="auto"/>
                <w:left w:val="none" w:sz="0" w:space="0" w:color="auto"/>
                <w:bottom w:val="none" w:sz="0" w:space="0" w:color="auto"/>
                <w:right w:val="none" w:sz="0" w:space="0" w:color="auto"/>
              </w:divBdr>
            </w:div>
            <w:div w:id="1267805803">
              <w:marLeft w:val="0"/>
              <w:marRight w:val="0"/>
              <w:marTop w:val="0"/>
              <w:marBottom w:val="0"/>
              <w:divBdr>
                <w:top w:val="none" w:sz="0" w:space="0" w:color="auto"/>
                <w:left w:val="none" w:sz="0" w:space="0" w:color="auto"/>
                <w:bottom w:val="none" w:sz="0" w:space="0" w:color="auto"/>
                <w:right w:val="none" w:sz="0" w:space="0" w:color="auto"/>
              </w:divBdr>
            </w:div>
            <w:div w:id="1267884002">
              <w:marLeft w:val="0"/>
              <w:marRight w:val="0"/>
              <w:marTop w:val="0"/>
              <w:marBottom w:val="0"/>
              <w:divBdr>
                <w:top w:val="none" w:sz="0" w:space="0" w:color="auto"/>
                <w:left w:val="none" w:sz="0" w:space="0" w:color="auto"/>
                <w:bottom w:val="none" w:sz="0" w:space="0" w:color="auto"/>
                <w:right w:val="none" w:sz="0" w:space="0" w:color="auto"/>
              </w:divBdr>
            </w:div>
            <w:div w:id="1268851141">
              <w:marLeft w:val="0"/>
              <w:marRight w:val="0"/>
              <w:marTop w:val="0"/>
              <w:marBottom w:val="0"/>
              <w:divBdr>
                <w:top w:val="none" w:sz="0" w:space="0" w:color="auto"/>
                <w:left w:val="none" w:sz="0" w:space="0" w:color="auto"/>
                <w:bottom w:val="none" w:sz="0" w:space="0" w:color="auto"/>
                <w:right w:val="none" w:sz="0" w:space="0" w:color="auto"/>
              </w:divBdr>
            </w:div>
            <w:div w:id="1270315810">
              <w:marLeft w:val="0"/>
              <w:marRight w:val="0"/>
              <w:marTop w:val="0"/>
              <w:marBottom w:val="0"/>
              <w:divBdr>
                <w:top w:val="none" w:sz="0" w:space="0" w:color="auto"/>
                <w:left w:val="none" w:sz="0" w:space="0" w:color="auto"/>
                <w:bottom w:val="none" w:sz="0" w:space="0" w:color="auto"/>
                <w:right w:val="none" w:sz="0" w:space="0" w:color="auto"/>
              </w:divBdr>
            </w:div>
            <w:div w:id="1270624122">
              <w:marLeft w:val="0"/>
              <w:marRight w:val="0"/>
              <w:marTop w:val="0"/>
              <w:marBottom w:val="0"/>
              <w:divBdr>
                <w:top w:val="none" w:sz="0" w:space="0" w:color="auto"/>
                <w:left w:val="none" w:sz="0" w:space="0" w:color="auto"/>
                <w:bottom w:val="none" w:sz="0" w:space="0" w:color="auto"/>
                <w:right w:val="none" w:sz="0" w:space="0" w:color="auto"/>
              </w:divBdr>
            </w:div>
            <w:div w:id="1272206329">
              <w:marLeft w:val="0"/>
              <w:marRight w:val="0"/>
              <w:marTop w:val="0"/>
              <w:marBottom w:val="0"/>
              <w:divBdr>
                <w:top w:val="none" w:sz="0" w:space="0" w:color="auto"/>
                <w:left w:val="none" w:sz="0" w:space="0" w:color="auto"/>
                <w:bottom w:val="none" w:sz="0" w:space="0" w:color="auto"/>
                <w:right w:val="none" w:sz="0" w:space="0" w:color="auto"/>
              </w:divBdr>
            </w:div>
            <w:div w:id="1273126516">
              <w:marLeft w:val="0"/>
              <w:marRight w:val="0"/>
              <w:marTop w:val="0"/>
              <w:marBottom w:val="0"/>
              <w:divBdr>
                <w:top w:val="none" w:sz="0" w:space="0" w:color="auto"/>
                <w:left w:val="none" w:sz="0" w:space="0" w:color="auto"/>
                <w:bottom w:val="none" w:sz="0" w:space="0" w:color="auto"/>
                <w:right w:val="none" w:sz="0" w:space="0" w:color="auto"/>
              </w:divBdr>
            </w:div>
            <w:div w:id="1275862375">
              <w:marLeft w:val="0"/>
              <w:marRight w:val="0"/>
              <w:marTop w:val="0"/>
              <w:marBottom w:val="0"/>
              <w:divBdr>
                <w:top w:val="none" w:sz="0" w:space="0" w:color="auto"/>
                <w:left w:val="none" w:sz="0" w:space="0" w:color="auto"/>
                <w:bottom w:val="none" w:sz="0" w:space="0" w:color="auto"/>
                <w:right w:val="none" w:sz="0" w:space="0" w:color="auto"/>
              </w:divBdr>
            </w:div>
            <w:div w:id="1276406458">
              <w:marLeft w:val="0"/>
              <w:marRight w:val="0"/>
              <w:marTop w:val="0"/>
              <w:marBottom w:val="0"/>
              <w:divBdr>
                <w:top w:val="none" w:sz="0" w:space="0" w:color="auto"/>
                <w:left w:val="none" w:sz="0" w:space="0" w:color="auto"/>
                <w:bottom w:val="none" w:sz="0" w:space="0" w:color="auto"/>
                <w:right w:val="none" w:sz="0" w:space="0" w:color="auto"/>
              </w:divBdr>
            </w:div>
            <w:div w:id="1276517942">
              <w:marLeft w:val="0"/>
              <w:marRight w:val="0"/>
              <w:marTop w:val="0"/>
              <w:marBottom w:val="0"/>
              <w:divBdr>
                <w:top w:val="none" w:sz="0" w:space="0" w:color="auto"/>
                <w:left w:val="none" w:sz="0" w:space="0" w:color="auto"/>
                <w:bottom w:val="none" w:sz="0" w:space="0" w:color="auto"/>
                <w:right w:val="none" w:sz="0" w:space="0" w:color="auto"/>
              </w:divBdr>
            </w:div>
            <w:div w:id="1277255466">
              <w:marLeft w:val="0"/>
              <w:marRight w:val="0"/>
              <w:marTop w:val="360"/>
              <w:marBottom w:val="0"/>
              <w:divBdr>
                <w:top w:val="single" w:sz="6" w:space="0" w:color="auto"/>
                <w:left w:val="single" w:sz="6" w:space="0" w:color="auto"/>
                <w:bottom w:val="single" w:sz="6" w:space="0" w:color="auto"/>
                <w:right w:val="single" w:sz="6" w:space="0" w:color="auto"/>
              </w:divBdr>
            </w:div>
            <w:div w:id="1278950097">
              <w:marLeft w:val="0"/>
              <w:marRight w:val="0"/>
              <w:marTop w:val="0"/>
              <w:marBottom w:val="0"/>
              <w:divBdr>
                <w:top w:val="none" w:sz="0" w:space="0" w:color="auto"/>
                <w:left w:val="none" w:sz="0" w:space="0" w:color="auto"/>
                <w:bottom w:val="none" w:sz="0" w:space="0" w:color="auto"/>
                <w:right w:val="none" w:sz="0" w:space="0" w:color="auto"/>
              </w:divBdr>
              <w:divsChild>
                <w:div w:id="9261194">
                  <w:marLeft w:val="0"/>
                  <w:marRight w:val="0"/>
                  <w:marTop w:val="0"/>
                  <w:marBottom w:val="0"/>
                  <w:divBdr>
                    <w:top w:val="none" w:sz="0" w:space="0" w:color="auto"/>
                    <w:left w:val="none" w:sz="0" w:space="0" w:color="auto"/>
                    <w:bottom w:val="none" w:sz="0" w:space="0" w:color="auto"/>
                    <w:right w:val="none" w:sz="0" w:space="0" w:color="auto"/>
                  </w:divBdr>
                </w:div>
                <w:div w:id="65299557">
                  <w:marLeft w:val="0"/>
                  <w:marRight w:val="0"/>
                  <w:marTop w:val="0"/>
                  <w:marBottom w:val="0"/>
                  <w:divBdr>
                    <w:top w:val="none" w:sz="0" w:space="0" w:color="auto"/>
                    <w:left w:val="none" w:sz="0" w:space="0" w:color="auto"/>
                    <w:bottom w:val="none" w:sz="0" w:space="0" w:color="auto"/>
                    <w:right w:val="none" w:sz="0" w:space="0" w:color="auto"/>
                  </w:divBdr>
                </w:div>
                <w:div w:id="141628653">
                  <w:marLeft w:val="0"/>
                  <w:marRight w:val="0"/>
                  <w:marTop w:val="0"/>
                  <w:marBottom w:val="0"/>
                  <w:divBdr>
                    <w:top w:val="none" w:sz="0" w:space="0" w:color="auto"/>
                    <w:left w:val="none" w:sz="0" w:space="0" w:color="auto"/>
                    <w:bottom w:val="none" w:sz="0" w:space="0" w:color="auto"/>
                    <w:right w:val="none" w:sz="0" w:space="0" w:color="auto"/>
                  </w:divBdr>
                </w:div>
                <w:div w:id="223030272">
                  <w:marLeft w:val="0"/>
                  <w:marRight w:val="0"/>
                  <w:marTop w:val="0"/>
                  <w:marBottom w:val="0"/>
                  <w:divBdr>
                    <w:top w:val="none" w:sz="0" w:space="0" w:color="auto"/>
                    <w:left w:val="none" w:sz="0" w:space="0" w:color="auto"/>
                    <w:bottom w:val="none" w:sz="0" w:space="0" w:color="auto"/>
                    <w:right w:val="none" w:sz="0" w:space="0" w:color="auto"/>
                  </w:divBdr>
                </w:div>
                <w:div w:id="253318101">
                  <w:marLeft w:val="0"/>
                  <w:marRight w:val="0"/>
                  <w:marTop w:val="0"/>
                  <w:marBottom w:val="0"/>
                  <w:divBdr>
                    <w:top w:val="none" w:sz="0" w:space="0" w:color="auto"/>
                    <w:left w:val="none" w:sz="0" w:space="0" w:color="auto"/>
                    <w:bottom w:val="none" w:sz="0" w:space="0" w:color="auto"/>
                    <w:right w:val="none" w:sz="0" w:space="0" w:color="auto"/>
                  </w:divBdr>
                </w:div>
                <w:div w:id="318047987">
                  <w:marLeft w:val="0"/>
                  <w:marRight w:val="0"/>
                  <w:marTop w:val="0"/>
                  <w:marBottom w:val="0"/>
                  <w:divBdr>
                    <w:top w:val="none" w:sz="0" w:space="0" w:color="auto"/>
                    <w:left w:val="none" w:sz="0" w:space="0" w:color="auto"/>
                    <w:bottom w:val="none" w:sz="0" w:space="0" w:color="auto"/>
                    <w:right w:val="none" w:sz="0" w:space="0" w:color="auto"/>
                  </w:divBdr>
                </w:div>
                <w:div w:id="401566797">
                  <w:marLeft w:val="0"/>
                  <w:marRight w:val="0"/>
                  <w:marTop w:val="0"/>
                  <w:marBottom w:val="0"/>
                  <w:divBdr>
                    <w:top w:val="none" w:sz="0" w:space="0" w:color="auto"/>
                    <w:left w:val="none" w:sz="0" w:space="0" w:color="auto"/>
                    <w:bottom w:val="none" w:sz="0" w:space="0" w:color="auto"/>
                    <w:right w:val="none" w:sz="0" w:space="0" w:color="auto"/>
                  </w:divBdr>
                </w:div>
                <w:div w:id="474029185">
                  <w:marLeft w:val="0"/>
                  <w:marRight w:val="0"/>
                  <w:marTop w:val="0"/>
                  <w:marBottom w:val="0"/>
                  <w:divBdr>
                    <w:top w:val="none" w:sz="0" w:space="0" w:color="auto"/>
                    <w:left w:val="none" w:sz="0" w:space="0" w:color="auto"/>
                    <w:bottom w:val="none" w:sz="0" w:space="0" w:color="auto"/>
                    <w:right w:val="none" w:sz="0" w:space="0" w:color="auto"/>
                  </w:divBdr>
                </w:div>
                <w:div w:id="632175669">
                  <w:marLeft w:val="0"/>
                  <w:marRight w:val="0"/>
                  <w:marTop w:val="0"/>
                  <w:marBottom w:val="0"/>
                  <w:divBdr>
                    <w:top w:val="none" w:sz="0" w:space="0" w:color="auto"/>
                    <w:left w:val="none" w:sz="0" w:space="0" w:color="auto"/>
                    <w:bottom w:val="none" w:sz="0" w:space="0" w:color="auto"/>
                    <w:right w:val="none" w:sz="0" w:space="0" w:color="auto"/>
                  </w:divBdr>
                </w:div>
                <w:div w:id="685062378">
                  <w:marLeft w:val="0"/>
                  <w:marRight w:val="0"/>
                  <w:marTop w:val="0"/>
                  <w:marBottom w:val="0"/>
                  <w:divBdr>
                    <w:top w:val="none" w:sz="0" w:space="0" w:color="auto"/>
                    <w:left w:val="none" w:sz="0" w:space="0" w:color="auto"/>
                    <w:bottom w:val="none" w:sz="0" w:space="0" w:color="auto"/>
                    <w:right w:val="none" w:sz="0" w:space="0" w:color="auto"/>
                  </w:divBdr>
                </w:div>
                <w:div w:id="768741834">
                  <w:marLeft w:val="0"/>
                  <w:marRight w:val="0"/>
                  <w:marTop w:val="0"/>
                  <w:marBottom w:val="0"/>
                  <w:divBdr>
                    <w:top w:val="none" w:sz="0" w:space="0" w:color="auto"/>
                    <w:left w:val="none" w:sz="0" w:space="0" w:color="auto"/>
                    <w:bottom w:val="none" w:sz="0" w:space="0" w:color="auto"/>
                    <w:right w:val="none" w:sz="0" w:space="0" w:color="auto"/>
                  </w:divBdr>
                </w:div>
                <w:div w:id="1009480591">
                  <w:marLeft w:val="0"/>
                  <w:marRight w:val="0"/>
                  <w:marTop w:val="0"/>
                  <w:marBottom w:val="0"/>
                  <w:divBdr>
                    <w:top w:val="none" w:sz="0" w:space="0" w:color="auto"/>
                    <w:left w:val="none" w:sz="0" w:space="0" w:color="auto"/>
                    <w:bottom w:val="none" w:sz="0" w:space="0" w:color="auto"/>
                    <w:right w:val="none" w:sz="0" w:space="0" w:color="auto"/>
                  </w:divBdr>
                </w:div>
                <w:div w:id="1080372694">
                  <w:marLeft w:val="0"/>
                  <w:marRight w:val="0"/>
                  <w:marTop w:val="0"/>
                  <w:marBottom w:val="0"/>
                  <w:divBdr>
                    <w:top w:val="none" w:sz="0" w:space="0" w:color="auto"/>
                    <w:left w:val="none" w:sz="0" w:space="0" w:color="auto"/>
                    <w:bottom w:val="none" w:sz="0" w:space="0" w:color="auto"/>
                    <w:right w:val="none" w:sz="0" w:space="0" w:color="auto"/>
                  </w:divBdr>
                </w:div>
                <w:div w:id="1120950665">
                  <w:marLeft w:val="0"/>
                  <w:marRight w:val="0"/>
                  <w:marTop w:val="0"/>
                  <w:marBottom w:val="0"/>
                  <w:divBdr>
                    <w:top w:val="none" w:sz="0" w:space="0" w:color="auto"/>
                    <w:left w:val="none" w:sz="0" w:space="0" w:color="auto"/>
                    <w:bottom w:val="none" w:sz="0" w:space="0" w:color="auto"/>
                    <w:right w:val="none" w:sz="0" w:space="0" w:color="auto"/>
                  </w:divBdr>
                </w:div>
                <w:div w:id="1211651238">
                  <w:marLeft w:val="0"/>
                  <w:marRight w:val="0"/>
                  <w:marTop w:val="0"/>
                  <w:marBottom w:val="0"/>
                  <w:divBdr>
                    <w:top w:val="none" w:sz="0" w:space="0" w:color="auto"/>
                    <w:left w:val="none" w:sz="0" w:space="0" w:color="auto"/>
                    <w:bottom w:val="none" w:sz="0" w:space="0" w:color="auto"/>
                    <w:right w:val="none" w:sz="0" w:space="0" w:color="auto"/>
                  </w:divBdr>
                </w:div>
                <w:div w:id="1215197639">
                  <w:marLeft w:val="0"/>
                  <w:marRight w:val="0"/>
                  <w:marTop w:val="0"/>
                  <w:marBottom w:val="0"/>
                  <w:divBdr>
                    <w:top w:val="none" w:sz="0" w:space="0" w:color="auto"/>
                    <w:left w:val="none" w:sz="0" w:space="0" w:color="auto"/>
                    <w:bottom w:val="none" w:sz="0" w:space="0" w:color="auto"/>
                    <w:right w:val="none" w:sz="0" w:space="0" w:color="auto"/>
                  </w:divBdr>
                </w:div>
                <w:div w:id="1221212920">
                  <w:marLeft w:val="0"/>
                  <w:marRight w:val="0"/>
                  <w:marTop w:val="0"/>
                  <w:marBottom w:val="0"/>
                  <w:divBdr>
                    <w:top w:val="none" w:sz="0" w:space="0" w:color="auto"/>
                    <w:left w:val="none" w:sz="0" w:space="0" w:color="auto"/>
                    <w:bottom w:val="none" w:sz="0" w:space="0" w:color="auto"/>
                    <w:right w:val="none" w:sz="0" w:space="0" w:color="auto"/>
                  </w:divBdr>
                </w:div>
                <w:div w:id="1226648499">
                  <w:marLeft w:val="0"/>
                  <w:marRight w:val="0"/>
                  <w:marTop w:val="0"/>
                  <w:marBottom w:val="0"/>
                  <w:divBdr>
                    <w:top w:val="none" w:sz="0" w:space="0" w:color="auto"/>
                    <w:left w:val="none" w:sz="0" w:space="0" w:color="auto"/>
                    <w:bottom w:val="none" w:sz="0" w:space="0" w:color="auto"/>
                    <w:right w:val="none" w:sz="0" w:space="0" w:color="auto"/>
                  </w:divBdr>
                </w:div>
                <w:div w:id="1511289739">
                  <w:marLeft w:val="0"/>
                  <w:marRight w:val="0"/>
                  <w:marTop w:val="0"/>
                  <w:marBottom w:val="0"/>
                  <w:divBdr>
                    <w:top w:val="none" w:sz="0" w:space="0" w:color="auto"/>
                    <w:left w:val="none" w:sz="0" w:space="0" w:color="auto"/>
                    <w:bottom w:val="none" w:sz="0" w:space="0" w:color="auto"/>
                    <w:right w:val="none" w:sz="0" w:space="0" w:color="auto"/>
                  </w:divBdr>
                </w:div>
                <w:div w:id="1523978220">
                  <w:marLeft w:val="0"/>
                  <w:marRight w:val="0"/>
                  <w:marTop w:val="0"/>
                  <w:marBottom w:val="0"/>
                  <w:divBdr>
                    <w:top w:val="none" w:sz="0" w:space="0" w:color="auto"/>
                    <w:left w:val="none" w:sz="0" w:space="0" w:color="auto"/>
                    <w:bottom w:val="none" w:sz="0" w:space="0" w:color="auto"/>
                    <w:right w:val="none" w:sz="0" w:space="0" w:color="auto"/>
                  </w:divBdr>
                </w:div>
                <w:div w:id="1642149075">
                  <w:marLeft w:val="0"/>
                  <w:marRight w:val="0"/>
                  <w:marTop w:val="0"/>
                  <w:marBottom w:val="0"/>
                  <w:divBdr>
                    <w:top w:val="none" w:sz="0" w:space="0" w:color="auto"/>
                    <w:left w:val="none" w:sz="0" w:space="0" w:color="auto"/>
                    <w:bottom w:val="none" w:sz="0" w:space="0" w:color="auto"/>
                    <w:right w:val="none" w:sz="0" w:space="0" w:color="auto"/>
                  </w:divBdr>
                </w:div>
                <w:div w:id="1664972320">
                  <w:marLeft w:val="0"/>
                  <w:marRight w:val="0"/>
                  <w:marTop w:val="0"/>
                  <w:marBottom w:val="0"/>
                  <w:divBdr>
                    <w:top w:val="none" w:sz="0" w:space="0" w:color="auto"/>
                    <w:left w:val="none" w:sz="0" w:space="0" w:color="auto"/>
                    <w:bottom w:val="none" w:sz="0" w:space="0" w:color="auto"/>
                    <w:right w:val="none" w:sz="0" w:space="0" w:color="auto"/>
                  </w:divBdr>
                </w:div>
                <w:div w:id="1687051642">
                  <w:marLeft w:val="0"/>
                  <w:marRight w:val="0"/>
                  <w:marTop w:val="0"/>
                  <w:marBottom w:val="0"/>
                  <w:divBdr>
                    <w:top w:val="none" w:sz="0" w:space="0" w:color="auto"/>
                    <w:left w:val="none" w:sz="0" w:space="0" w:color="auto"/>
                    <w:bottom w:val="none" w:sz="0" w:space="0" w:color="auto"/>
                    <w:right w:val="none" w:sz="0" w:space="0" w:color="auto"/>
                  </w:divBdr>
                </w:div>
                <w:div w:id="1768573961">
                  <w:marLeft w:val="0"/>
                  <w:marRight w:val="0"/>
                  <w:marTop w:val="0"/>
                  <w:marBottom w:val="0"/>
                  <w:divBdr>
                    <w:top w:val="none" w:sz="0" w:space="0" w:color="auto"/>
                    <w:left w:val="none" w:sz="0" w:space="0" w:color="auto"/>
                    <w:bottom w:val="none" w:sz="0" w:space="0" w:color="auto"/>
                    <w:right w:val="none" w:sz="0" w:space="0" w:color="auto"/>
                  </w:divBdr>
                </w:div>
                <w:div w:id="1863592737">
                  <w:marLeft w:val="0"/>
                  <w:marRight w:val="0"/>
                  <w:marTop w:val="0"/>
                  <w:marBottom w:val="0"/>
                  <w:divBdr>
                    <w:top w:val="none" w:sz="0" w:space="0" w:color="auto"/>
                    <w:left w:val="none" w:sz="0" w:space="0" w:color="auto"/>
                    <w:bottom w:val="none" w:sz="0" w:space="0" w:color="auto"/>
                    <w:right w:val="none" w:sz="0" w:space="0" w:color="auto"/>
                  </w:divBdr>
                </w:div>
                <w:div w:id="1957904574">
                  <w:marLeft w:val="0"/>
                  <w:marRight w:val="0"/>
                  <w:marTop w:val="0"/>
                  <w:marBottom w:val="0"/>
                  <w:divBdr>
                    <w:top w:val="none" w:sz="0" w:space="0" w:color="auto"/>
                    <w:left w:val="none" w:sz="0" w:space="0" w:color="auto"/>
                    <w:bottom w:val="none" w:sz="0" w:space="0" w:color="auto"/>
                    <w:right w:val="none" w:sz="0" w:space="0" w:color="auto"/>
                  </w:divBdr>
                </w:div>
                <w:div w:id="2050495675">
                  <w:marLeft w:val="0"/>
                  <w:marRight w:val="0"/>
                  <w:marTop w:val="0"/>
                  <w:marBottom w:val="0"/>
                  <w:divBdr>
                    <w:top w:val="none" w:sz="0" w:space="0" w:color="auto"/>
                    <w:left w:val="none" w:sz="0" w:space="0" w:color="auto"/>
                    <w:bottom w:val="none" w:sz="0" w:space="0" w:color="auto"/>
                    <w:right w:val="none" w:sz="0" w:space="0" w:color="auto"/>
                  </w:divBdr>
                </w:div>
                <w:div w:id="2070688753">
                  <w:marLeft w:val="0"/>
                  <w:marRight w:val="0"/>
                  <w:marTop w:val="0"/>
                  <w:marBottom w:val="0"/>
                  <w:divBdr>
                    <w:top w:val="none" w:sz="0" w:space="0" w:color="auto"/>
                    <w:left w:val="none" w:sz="0" w:space="0" w:color="auto"/>
                    <w:bottom w:val="none" w:sz="0" w:space="0" w:color="auto"/>
                    <w:right w:val="none" w:sz="0" w:space="0" w:color="auto"/>
                  </w:divBdr>
                </w:div>
                <w:div w:id="2116289442">
                  <w:marLeft w:val="0"/>
                  <w:marRight w:val="0"/>
                  <w:marTop w:val="0"/>
                  <w:marBottom w:val="0"/>
                  <w:divBdr>
                    <w:top w:val="none" w:sz="0" w:space="0" w:color="auto"/>
                    <w:left w:val="none" w:sz="0" w:space="0" w:color="auto"/>
                    <w:bottom w:val="none" w:sz="0" w:space="0" w:color="auto"/>
                    <w:right w:val="none" w:sz="0" w:space="0" w:color="auto"/>
                  </w:divBdr>
                </w:div>
                <w:div w:id="2129657911">
                  <w:marLeft w:val="0"/>
                  <w:marRight w:val="0"/>
                  <w:marTop w:val="0"/>
                  <w:marBottom w:val="0"/>
                  <w:divBdr>
                    <w:top w:val="none" w:sz="0" w:space="0" w:color="auto"/>
                    <w:left w:val="none" w:sz="0" w:space="0" w:color="auto"/>
                    <w:bottom w:val="none" w:sz="0" w:space="0" w:color="auto"/>
                    <w:right w:val="none" w:sz="0" w:space="0" w:color="auto"/>
                  </w:divBdr>
                </w:div>
              </w:divsChild>
            </w:div>
            <w:div w:id="1279683039">
              <w:marLeft w:val="0"/>
              <w:marRight w:val="0"/>
              <w:marTop w:val="0"/>
              <w:marBottom w:val="0"/>
              <w:divBdr>
                <w:top w:val="none" w:sz="0" w:space="0" w:color="auto"/>
                <w:left w:val="none" w:sz="0" w:space="0" w:color="auto"/>
                <w:bottom w:val="none" w:sz="0" w:space="0" w:color="auto"/>
                <w:right w:val="none" w:sz="0" w:space="0" w:color="auto"/>
              </w:divBdr>
            </w:div>
            <w:div w:id="1282690128">
              <w:marLeft w:val="0"/>
              <w:marRight w:val="0"/>
              <w:marTop w:val="0"/>
              <w:marBottom w:val="0"/>
              <w:divBdr>
                <w:top w:val="none" w:sz="0" w:space="0" w:color="auto"/>
                <w:left w:val="none" w:sz="0" w:space="0" w:color="auto"/>
                <w:bottom w:val="none" w:sz="0" w:space="0" w:color="auto"/>
                <w:right w:val="none" w:sz="0" w:space="0" w:color="auto"/>
              </w:divBdr>
            </w:div>
            <w:div w:id="1284119460">
              <w:marLeft w:val="0"/>
              <w:marRight w:val="0"/>
              <w:marTop w:val="0"/>
              <w:marBottom w:val="0"/>
              <w:divBdr>
                <w:top w:val="none" w:sz="0" w:space="0" w:color="auto"/>
                <w:left w:val="none" w:sz="0" w:space="0" w:color="auto"/>
                <w:bottom w:val="none" w:sz="0" w:space="0" w:color="auto"/>
                <w:right w:val="none" w:sz="0" w:space="0" w:color="auto"/>
              </w:divBdr>
            </w:div>
            <w:div w:id="1284578370">
              <w:marLeft w:val="0"/>
              <w:marRight w:val="0"/>
              <w:marTop w:val="0"/>
              <w:marBottom w:val="0"/>
              <w:divBdr>
                <w:top w:val="none" w:sz="0" w:space="0" w:color="auto"/>
                <w:left w:val="none" w:sz="0" w:space="0" w:color="auto"/>
                <w:bottom w:val="none" w:sz="0" w:space="0" w:color="auto"/>
                <w:right w:val="none" w:sz="0" w:space="0" w:color="auto"/>
              </w:divBdr>
            </w:div>
            <w:div w:id="1286161930">
              <w:marLeft w:val="0"/>
              <w:marRight w:val="0"/>
              <w:marTop w:val="0"/>
              <w:marBottom w:val="0"/>
              <w:divBdr>
                <w:top w:val="none" w:sz="0" w:space="0" w:color="auto"/>
                <w:left w:val="none" w:sz="0" w:space="0" w:color="auto"/>
                <w:bottom w:val="none" w:sz="0" w:space="0" w:color="auto"/>
                <w:right w:val="none" w:sz="0" w:space="0" w:color="auto"/>
              </w:divBdr>
            </w:div>
            <w:div w:id="1286424219">
              <w:marLeft w:val="0"/>
              <w:marRight w:val="0"/>
              <w:marTop w:val="0"/>
              <w:marBottom w:val="0"/>
              <w:divBdr>
                <w:top w:val="none" w:sz="0" w:space="0" w:color="auto"/>
                <w:left w:val="none" w:sz="0" w:space="0" w:color="auto"/>
                <w:bottom w:val="none" w:sz="0" w:space="0" w:color="auto"/>
                <w:right w:val="none" w:sz="0" w:space="0" w:color="auto"/>
              </w:divBdr>
            </w:div>
            <w:div w:id="1287857345">
              <w:marLeft w:val="0"/>
              <w:marRight w:val="0"/>
              <w:marTop w:val="0"/>
              <w:marBottom w:val="0"/>
              <w:divBdr>
                <w:top w:val="none" w:sz="0" w:space="0" w:color="auto"/>
                <w:left w:val="none" w:sz="0" w:space="0" w:color="auto"/>
                <w:bottom w:val="none" w:sz="0" w:space="0" w:color="auto"/>
                <w:right w:val="none" w:sz="0" w:space="0" w:color="auto"/>
              </w:divBdr>
            </w:div>
            <w:div w:id="1290281063">
              <w:marLeft w:val="0"/>
              <w:marRight w:val="0"/>
              <w:marTop w:val="0"/>
              <w:marBottom w:val="0"/>
              <w:divBdr>
                <w:top w:val="none" w:sz="0" w:space="0" w:color="auto"/>
                <w:left w:val="none" w:sz="0" w:space="0" w:color="auto"/>
                <w:bottom w:val="none" w:sz="0" w:space="0" w:color="auto"/>
                <w:right w:val="none" w:sz="0" w:space="0" w:color="auto"/>
              </w:divBdr>
            </w:div>
            <w:div w:id="1291129805">
              <w:marLeft w:val="0"/>
              <w:marRight w:val="0"/>
              <w:marTop w:val="0"/>
              <w:marBottom w:val="0"/>
              <w:divBdr>
                <w:top w:val="none" w:sz="0" w:space="0" w:color="auto"/>
                <w:left w:val="none" w:sz="0" w:space="0" w:color="auto"/>
                <w:bottom w:val="none" w:sz="0" w:space="0" w:color="auto"/>
                <w:right w:val="none" w:sz="0" w:space="0" w:color="auto"/>
              </w:divBdr>
            </w:div>
            <w:div w:id="1291282429">
              <w:marLeft w:val="0"/>
              <w:marRight w:val="0"/>
              <w:marTop w:val="0"/>
              <w:marBottom w:val="0"/>
              <w:divBdr>
                <w:top w:val="none" w:sz="0" w:space="0" w:color="auto"/>
                <w:left w:val="none" w:sz="0" w:space="0" w:color="auto"/>
                <w:bottom w:val="none" w:sz="0" w:space="0" w:color="auto"/>
                <w:right w:val="none" w:sz="0" w:space="0" w:color="auto"/>
              </w:divBdr>
            </w:div>
            <w:div w:id="1291547635">
              <w:marLeft w:val="0"/>
              <w:marRight w:val="0"/>
              <w:marTop w:val="360"/>
              <w:marBottom w:val="0"/>
              <w:divBdr>
                <w:top w:val="single" w:sz="6" w:space="0" w:color="auto"/>
                <w:left w:val="single" w:sz="6" w:space="0" w:color="auto"/>
                <w:bottom w:val="single" w:sz="6" w:space="0" w:color="auto"/>
                <w:right w:val="single" w:sz="6" w:space="0" w:color="auto"/>
              </w:divBdr>
            </w:div>
            <w:div w:id="1293172670">
              <w:marLeft w:val="0"/>
              <w:marRight w:val="0"/>
              <w:marTop w:val="360"/>
              <w:marBottom w:val="0"/>
              <w:divBdr>
                <w:top w:val="single" w:sz="6" w:space="0" w:color="auto"/>
                <w:left w:val="single" w:sz="6" w:space="0" w:color="auto"/>
                <w:bottom w:val="single" w:sz="6" w:space="0" w:color="auto"/>
                <w:right w:val="single" w:sz="6" w:space="0" w:color="auto"/>
              </w:divBdr>
            </w:div>
            <w:div w:id="1294673913">
              <w:marLeft w:val="0"/>
              <w:marRight w:val="0"/>
              <w:marTop w:val="0"/>
              <w:marBottom w:val="0"/>
              <w:divBdr>
                <w:top w:val="none" w:sz="0" w:space="0" w:color="auto"/>
                <w:left w:val="none" w:sz="0" w:space="0" w:color="auto"/>
                <w:bottom w:val="none" w:sz="0" w:space="0" w:color="auto"/>
                <w:right w:val="none" w:sz="0" w:space="0" w:color="auto"/>
              </w:divBdr>
            </w:div>
            <w:div w:id="1294827404">
              <w:marLeft w:val="0"/>
              <w:marRight w:val="0"/>
              <w:marTop w:val="0"/>
              <w:marBottom w:val="0"/>
              <w:divBdr>
                <w:top w:val="none" w:sz="0" w:space="0" w:color="auto"/>
                <w:left w:val="none" w:sz="0" w:space="0" w:color="auto"/>
                <w:bottom w:val="none" w:sz="0" w:space="0" w:color="auto"/>
                <w:right w:val="none" w:sz="0" w:space="0" w:color="auto"/>
              </w:divBdr>
            </w:div>
            <w:div w:id="1299913225">
              <w:marLeft w:val="0"/>
              <w:marRight w:val="0"/>
              <w:marTop w:val="0"/>
              <w:marBottom w:val="0"/>
              <w:divBdr>
                <w:top w:val="none" w:sz="0" w:space="0" w:color="auto"/>
                <w:left w:val="none" w:sz="0" w:space="0" w:color="auto"/>
                <w:bottom w:val="none" w:sz="0" w:space="0" w:color="auto"/>
                <w:right w:val="none" w:sz="0" w:space="0" w:color="auto"/>
              </w:divBdr>
            </w:div>
            <w:div w:id="1300184486">
              <w:marLeft w:val="0"/>
              <w:marRight w:val="0"/>
              <w:marTop w:val="0"/>
              <w:marBottom w:val="0"/>
              <w:divBdr>
                <w:top w:val="none" w:sz="0" w:space="0" w:color="auto"/>
                <w:left w:val="none" w:sz="0" w:space="0" w:color="auto"/>
                <w:bottom w:val="none" w:sz="0" w:space="0" w:color="auto"/>
                <w:right w:val="none" w:sz="0" w:space="0" w:color="auto"/>
              </w:divBdr>
            </w:div>
            <w:div w:id="1301033828">
              <w:marLeft w:val="0"/>
              <w:marRight w:val="0"/>
              <w:marTop w:val="0"/>
              <w:marBottom w:val="0"/>
              <w:divBdr>
                <w:top w:val="none" w:sz="0" w:space="0" w:color="auto"/>
                <w:left w:val="none" w:sz="0" w:space="0" w:color="auto"/>
                <w:bottom w:val="none" w:sz="0" w:space="0" w:color="auto"/>
                <w:right w:val="none" w:sz="0" w:space="0" w:color="auto"/>
              </w:divBdr>
            </w:div>
            <w:div w:id="1301690004">
              <w:marLeft w:val="0"/>
              <w:marRight w:val="0"/>
              <w:marTop w:val="0"/>
              <w:marBottom w:val="0"/>
              <w:divBdr>
                <w:top w:val="none" w:sz="0" w:space="0" w:color="auto"/>
                <w:left w:val="none" w:sz="0" w:space="0" w:color="auto"/>
                <w:bottom w:val="none" w:sz="0" w:space="0" w:color="auto"/>
                <w:right w:val="none" w:sz="0" w:space="0" w:color="auto"/>
              </w:divBdr>
            </w:div>
            <w:div w:id="1302149363">
              <w:marLeft w:val="0"/>
              <w:marRight w:val="0"/>
              <w:marTop w:val="0"/>
              <w:marBottom w:val="0"/>
              <w:divBdr>
                <w:top w:val="none" w:sz="0" w:space="0" w:color="auto"/>
                <w:left w:val="none" w:sz="0" w:space="0" w:color="auto"/>
                <w:bottom w:val="none" w:sz="0" w:space="0" w:color="auto"/>
                <w:right w:val="none" w:sz="0" w:space="0" w:color="auto"/>
              </w:divBdr>
            </w:div>
            <w:div w:id="1302615224">
              <w:marLeft w:val="0"/>
              <w:marRight w:val="0"/>
              <w:marTop w:val="0"/>
              <w:marBottom w:val="0"/>
              <w:divBdr>
                <w:top w:val="none" w:sz="0" w:space="0" w:color="auto"/>
                <w:left w:val="none" w:sz="0" w:space="0" w:color="auto"/>
                <w:bottom w:val="none" w:sz="0" w:space="0" w:color="auto"/>
                <w:right w:val="none" w:sz="0" w:space="0" w:color="auto"/>
              </w:divBdr>
            </w:div>
            <w:div w:id="1302803931">
              <w:marLeft w:val="0"/>
              <w:marRight w:val="0"/>
              <w:marTop w:val="0"/>
              <w:marBottom w:val="0"/>
              <w:divBdr>
                <w:top w:val="none" w:sz="0" w:space="0" w:color="auto"/>
                <w:left w:val="none" w:sz="0" w:space="0" w:color="auto"/>
                <w:bottom w:val="none" w:sz="0" w:space="0" w:color="auto"/>
                <w:right w:val="none" w:sz="0" w:space="0" w:color="auto"/>
              </w:divBdr>
            </w:div>
            <w:div w:id="1302925604">
              <w:marLeft w:val="0"/>
              <w:marRight w:val="0"/>
              <w:marTop w:val="0"/>
              <w:marBottom w:val="0"/>
              <w:divBdr>
                <w:top w:val="none" w:sz="0" w:space="0" w:color="auto"/>
                <w:left w:val="none" w:sz="0" w:space="0" w:color="auto"/>
                <w:bottom w:val="none" w:sz="0" w:space="0" w:color="auto"/>
                <w:right w:val="none" w:sz="0" w:space="0" w:color="auto"/>
              </w:divBdr>
            </w:div>
            <w:div w:id="1304971811">
              <w:marLeft w:val="0"/>
              <w:marRight w:val="0"/>
              <w:marTop w:val="0"/>
              <w:marBottom w:val="0"/>
              <w:divBdr>
                <w:top w:val="none" w:sz="0" w:space="0" w:color="auto"/>
                <w:left w:val="none" w:sz="0" w:space="0" w:color="auto"/>
                <w:bottom w:val="none" w:sz="0" w:space="0" w:color="auto"/>
                <w:right w:val="none" w:sz="0" w:space="0" w:color="auto"/>
              </w:divBdr>
            </w:div>
            <w:div w:id="1307474306">
              <w:marLeft w:val="0"/>
              <w:marRight w:val="0"/>
              <w:marTop w:val="0"/>
              <w:marBottom w:val="0"/>
              <w:divBdr>
                <w:top w:val="none" w:sz="0" w:space="0" w:color="auto"/>
                <w:left w:val="none" w:sz="0" w:space="0" w:color="auto"/>
                <w:bottom w:val="none" w:sz="0" w:space="0" w:color="auto"/>
                <w:right w:val="none" w:sz="0" w:space="0" w:color="auto"/>
              </w:divBdr>
            </w:div>
            <w:div w:id="1307513119">
              <w:marLeft w:val="0"/>
              <w:marRight w:val="0"/>
              <w:marTop w:val="0"/>
              <w:marBottom w:val="0"/>
              <w:divBdr>
                <w:top w:val="none" w:sz="0" w:space="0" w:color="auto"/>
                <w:left w:val="none" w:sz="0" w:space="0" w:color="auto"/>
                <w:bottom w:val="none" w:sz="0" w:space="0" w:color="auto"/>
                <w:right w:val="none" w:sz="0" w:space="0" w:color="auto"/>
              </w:divBdr>
            </w:div>
            <w:div w:id="1307588109">
              <w:marLeft w:val="0"/>
              <w:marRight w:val="0"/>
              <w:marTop w:val="0"/>
              <w:marBottom w:val="0"/>
              <w:divBdr>
                <w:top w:val="none" w:sz="0" w:space="0" w:color="auto"/>
                <w:left w:val="none" w:sz="0" w:space="0" w:color="auto"/>
                <w:bottom w:val="none" w:sz="0" w:space="0" w:color="auto"/>
                <w:right w:val="none" w:sz="0" w:space="0" w:color="auto"/>
              </w:divBdr>
            </w:div>
            <w:div w:id="1308049491">
              <w:marLeft w:val="0"/>
              <w:marRight w:val="0"/>
              <w:marTop w:val="0"/>
              <w:marBottom w:val="0"/>
              <w:divBdr>
                <w:top w:val="none" w:sz="0" w:space="0" w:color="auto"/>
                <w:left w:val="none" w:sz="0" w:space="0" w:color="auto"/>
                <w:bottom w:val="none" w:sz="0" w:space="0" w:color="auto"/>
                <w:right w:val="none" w:sz="0" w:space="0" w:color="auto"/>
              </w:divBdr>
            </w:div>
            <w:div w:id="1309624381">
              <w:marLeft w:val="0"/>
              <w:marRight w:val="0"/>
              <w:marTop w:val="0"/>
              <w:marBottom w:val="0"/>
              <w:divBdr>
                <w:top w:val="none" w:sz="0" w:space="0" w:color="auto"/>
                <w:left w:val="none" w:sz="0" w:space="0" w:color="auto"/>
                <w:bottom w:val="none" w:sz="0" w:space="0" w:color="auto"/>
                <w:right w:val="none" w:sz="0" w:space="0" w:color="auto"/>
              </w:divBdr>
            </w:div>
            <w:div w:id="1313943890">
              <w:marLeft w:val="0"/>
              <w:marRight w:val="0"/>
              <w:marTop w:val="0"/>
              <w:marBottom w:val="0"/>
              <w:divBdr>
                <w:top w:val="none" w:sz="0" w:space="0" w:color="auto"/>
                <w:left w:val="none" w:sz="0" w:space="0" w:color="auto"/>
                <w:bottom w:val="none" w:sz="0" w:space="0" w:color="auto"/>
                <w:right w:val="none" w:sz="0" w:space="0" w:color="auto"/>
              </w:divBdr>
            </w:div>
            <w:div w:id="1315794092">
              <w:marLeft w:val="0"/>
              <w:marRight w:val="0"/>
              <w:marTop w:val="0"/>
              <w:marBottom w:val="0"/>
              <w:divBdr>
                <w:top w:val="none" w:sz="0" w:space="0" w:color="auto"/>
                <w:left w:val="none" w:sz="0" w:space="0" w:color="auto"/>
                <w:bottom w:val="none" w:sz="0" w:space="0" w:color="auto"/>
                <w:right w:val="none" w:sz="0" w:space="0" w:color="auto"/>
              </w:divBdr>
            </w:div>
            <w:div w:id="1316107834">
              <w:marLeft w:val="0"/>
              <w:marRight w:val="0"/>
              <w:marTop w:val="0"/>
              <w:marBottom w:val="0"/>
              <w:divBdr>
                <w:top w:val="none" w:sz="0" w:space="0" w:color="auto"/>
                <w:left w:val="none" w:sz="0" w:space="0" w:color="auto"/>
                <w:bottom w:val="none" w:sz="0" w:space="0" w:color="auto"/>
                <w:right w:val="none" w:sz="0" w:space="0" w:color="auto"/>
              </w:divBdr>
            </w:div>
            <w:div w:id="1319845997">
              <w:marLeft w:val="0"/>
              <w:marRight w:val="0"/>
              <w:marTop w:val="0"/>
              <w:marBottom w:val="0"/>
              <w:divBdr>
                <w:top w:val="none" w:sz="0" w:space="0" w:color="auto"/>
                <w:left w:val="none" w:sz="0" w:space="0" w:color="auto"/>
                <w:bottom w:val="none" w:sz="0" w:space="0" w:color="auto"/>
                <w:right w:val="none" w:sz="0" w:space="0" w:color="auto"/>
              </w:divBdr>
            </w:div>
            <w:div w:id="1321427978">
              <w:marLeft w:val="0"/>
              <w:marRight w:val="0"/>
              <w:marTop w:val="0"/>
              <w:marBottom w:val="0"/>
              <w:divBdr>
                <w:top w:val="none" w:sz="0" w:space="0" w:color="auto"/>
                <w:left w:val="none" w:sz="0" w:space="0" w:color="auto"/>
                <w:bottom w:val="none" w:sz="0" w:space="0" w:color="auto"/>
                <w:right w:val="none" w:sz="0" w:space="0" w:color="auto"/>
              </w:divBdr>
            </w:div>
            <w:div w:id="1321539105">
              <w:marLeft w:val="0"/>
              <w:marRight w:val="0"/>
              <w:marTop w:val="0"/>
              <w:marBottom w:val="0"/>
              <w:divBdr>
                <w:top w:val="none" w:sz="0" w:space="0" w:color="auto"/>
                <w:left w:val="none" w:sz="0" w:space="0" w:color="auto"/>
                <w:bottom w:val="none" w:sz="0" w:space="0" w:color="auto"/>
                <w:right w:val="none" w:sz="0" w:space="0" w:color="auto"/>
              </w:divBdr>
            </w:div>
            <w:div w:id="1323193424">
              <w:marLeft w:val="0"/>
              <w:marRight w:val="0"/>
              <w:marTop w:val="0"/>
              <w:marBottom w:val="0"/>
              <w:divBdr>
                <w:top w:val="none" w:sz="0" w:space="0" w:color="auto"/>
                <w:left w:val="none" w:sz="0" w:space="0" w:color="auto"/>
                <w:bottom w:val="none" w:sz="0" w:space="0" w:color="auto"/>
                <w:right w:val="none" w:sz="0" w:space="0" w:color="auto"/>
              </w:divBdr>
            </w:div>
            <w:div w:id="1324435730">
              <w:marLeft w:val="0"/>
              <w:marRight w:val="0"/>
              <w:marTop w:val="0"/>
              <w:marBottom w:val="0"/>
              <w:divBdr>
                <w:top w:val="none" w:sz="0" w:space="0" w:color="auto"/>
                <w:left w:val="none" w:sz="0" w:space="0" w:color="auto"/>
                <w:bottom w:val="none" w:sz="0" w:space="0" w:color="auto"/>
                <w:right w:val="none" w:sz="0" w:space="0" w:color="auto"/>
              </w:divBdr>
            </w:div>
            <w:div w:id="1326013122">
              <w:marLeft w:val="0"/>
              <w:marRight w:val="0"/>
              <w:marTop w:val="0"/>
              <w:marBottom w:val="0"/>
              <w:divBdr>
                <w:top w:val="none" w:sz="0" w:space="0" w:color="auto"/>
                <w:left w:val="none" w:sz="0" w:space="0" w:color="auto"/>
                <w:bottom w:val="none" w:sz="0" w:space="0" w:color="auto"/>
                <w:right w:val="none" w:sz="0" w:space="0" w:color="auto"/>
              </w:divBdr>
            </w:div>
            <w:div w:id="1326665995">
              <w:marLeft w:val="0"/>
              <w:marRight w:val="0"/>
              <w:marTop w:val="0"/>
              <w:marBottom w:val="0"/>
              <w:divBdr>
                <w:top w:val="none" w:sz="0" w:space="0" w:color="auto"/>
                <w:left w:val="none" w:sz="0" w:space="0" w:color="auto"/>
                <w:bottom w:val="none" w:sz="0" w:space="0" w:color="auto"/>
                <w:right w:val="none" w:sz="0" w:space="0" w:color="auto"/>
              </w:divBdr>
            </w:div>
            <w:div w:id="1326974173">
              <w:marLeft w:val="0"/>
              <w:marRight w:val="0"/>
              <w:marTop w:val="0"/>
              <w:marBottom w:val="0"/>
              <w:divBdr>
                <w:top w:val="none" w:sz="0" w:space="0" w:color="auto"/>
                <w:left w:val="none" w:sz="0" w:space="0" w:color="auto"/>
                <w:bottom w:val="none" w:sz="0" w:space="0" w:color="auto"/>
                <w:right w:val="none" w:sz="0" w:space="0" w:color="auto"/>
              </w:divBdr>
            </w:div>
            <w:div w:id="1327056959">
              <w:marLeft w:val="0"/>
              <w:marRight w:val="0"/>
              <w:marTop w:val="0"/>
              <w:marBottom w:val="0"/>
              <w:divBdr>
                <w:top w:val="none" w:sz="0" w:space="0" w:color="auto"/>
                <w:left w:val="none" w:sz="0" w:space="0" w:color="auto"/>
                <w:bottom w:val="none" w:sz="0" w:space="0" w:color="auto"/>
                <w:right w:val="none" w:sz="0" w:space="0" w:color="auto"/>
              </w:divBdr>
            </w:div>
            <w:div w:id="1329283033">
              <w:marLeft w:val="0"/>
              <w:marRight w:val="0"/>
              <w:marTop w:val="0"/>
              <w:marBottom w:val="0"/>
              <w:divBdr>
                <w:top w:val="none" w:sz="0" w:space="0" w:color="auto"/>
                <w:left w:val="none" w:sz="0" w:space="0" w:color="auto"/>
                <w:bottom w:val="none" w:sz="0" w:space="0" w:color="auto"/>
                <w:right w:val="none" w:sz="0" w:space="0" w:color="auto"/>
              </w:divBdr>
            </w:div>
            <w:div w:id="1331636942">
              <w:marLeft w:val="0"/>
              <w:marRight w:val="0"/>
              <w:marTop w:val="360"/>
              <w:marBottom w:val="0"/>
              <w:divBdr>
                <w:top w:val="single" w:sz="6" w:space="0" w:color="auto"/>
                <w:left w:val="single" w:sz="6" w:space="0" w:color="auto"/>
                <w:bottom w:val="single" w:sz="6" w:space="0" w:color="auto"/>
                <w:right w:val="single" w:sz="6" w:space="0" w:color="auto"/>
              </w:divBdr>
            </w:div>
            <w:div w:id="1331711316">
              <w:marLeft w:val="0"/>
              <w:marRight w:val="0"/>
              <w:marTop w:val="0"/>
              <w:marBottom w:val="0"/>
              <w:divBdr>
                <w:top w:val="none" w:sz="0" w:space="0" w:color="auto"/>
                <w:left w:val="none" w:sz="0" w:space="0" w:color="auto"/>
                <w:bottom w:val="none" w:sz="0" w:space="0" w:color="auto"/>
                <w:right w:val="none" w:sz="0" w:space="0" w:color="auto"/>
              </w:divBdr>
            </w:div>
            <w:div w:id="1334918116">
              <w:marLeft w:val="0"/>
              <w:marRight w:val="0"/>
              <w:marTop w:val="0"/>
              <w:marBottom w:val="0"/>
              <w:divBdr>
                <w:top w:val="none" w:sz="0" w:space="0" w:color="auto"/>
                <w:left w:val="none" w:sz="0" w:space="0" w:color="auto"/>
                <w:bottom w:val="none" w:sz="0" w:space="0" w:color="auto"/>
                <w:right w:val="none" w:sz="0" w:space="0" w:color="auto"/>
              </w:divBdr>
            </w:div>
            <w:div w:id="1335954166">
              <w:marLeft w:val="0"/>
              <w:marRight w:val="0"/>
              <w:marTop w:val="0"/>
              <w:marBottom w:val="0"/>
              <w:divBdr>
                <w:top w:val="none" w:sz="0" w:space="0" w:color="auto"/>
                <w:left w:val="none" w:sz="0" w:space="0" w:color="auto"/>
                <w:bottom w:val="none" w:sz="0" w:space="0" w:color="auto"/>
                <w:right w:val="none" w:sz="0" w:space="0" w:color="auto"/>
              </w:divBdr>
            </w:div>
            <w:div w:id="1339237727">
              <w:marLeft w:val="0"/>
              <w:marRight w:val="0"/>
              <w:marTop w:val="0"/>
              <w:marBottom w:val="0"/>
              <w:divBdr>
                <w:top w:val="none" w:sz="0" w:space="0" w:color="auto"/>
                <w:left w:val="none" w:sz="0" w:space="0" w:color="auto"/>
                <w:bottom w:val="none" w:sz="0" w:space="0" w:color="auto"/>
                <w:right w:val="none" w:sz="0" w:space="0" w:color="auto"/>
              </w:divBdr>
            </w:div>
            <w:div w:id="1340230379">
              <w:marLeft w:val="0"/>
              <w:marRight w:val="0"/>
              <w:marTop w:val="0"/>
              <w:marBottom w:val="0"/>
              <w:divBdr>
                <w:top w:val="none" w:sz="0" w:space="0" w:color="auto"/>
                <w:left w:val="none" w:sz="0" w:space="0" w:color="auto"/>
                <w:bottom w:val="none" w:sz="0" w:space="0" w:color="auto"/>
                <w:right w:val="none" w:sz="0" w:space="0" w:color="auto"/>
              </w:divBdr>
              <w:divsChild>
                <w:div w:id="4940405">
                  <w:marLeft w:val="0"/>
                  <w:marRight w:val="0"/>
                  <w:marTop w:val="0"/>
                  <w:marBottom w:val="0"/>
                  <w:divBdr>
                    <w:top w:val="none" w:sz="0" w:space="0" w:color="auto"/>
                    <w:left w:val="none" w:sz="0" w:space="0" w:color="auto"/>
                    <w:bottom w:val="none" w:sz="0" w:space="0" w:color="auto"/>
                    <w:right w:val="none" w:sz="0" w:space="0" w:color="auto"/>
                  </w:divBdr>
                </w:div>
                <w:div w:id="92554447">
                  <w:marLeft w:val="0"/>
                  <w:marRight w:val="0"/>
                  <w:marTop w:val="0"/>
                  <w:marBottom w:val="0"/>
                  <w:divBdr>
                    <w:top w:val="none" w:sz="0" w:space="0" w:color="auto"/>
                    <w:left w:val="none" w:sz="0" w:space="0" w:color="auto"/>
                    <w:bottom w:val="none" w:sz="0" w:space="0" w:color="auto"/>
                    <w:right w:val="none" w:sz="0" w:space="0" w:color="auto"/>
                  </w:divBdr>
                </w:div>
                <w:div w:id="92602670">
                  <w:marLeft w:val="0"/>
                  <w:marRight w:val="0"/>
                  <w:marTop w:val="0"/>
                  <w:marBottom w:val="0"/>
                  <w:divBdr>
                    <w:top w:val="none" w:sz="0" w:space="0" w:color="auto"/>
                    <w:left w:val="none" w:sz="0" w:space="0" w:color="auto"/>
                    <w:bottom w:val="none" w:sz="0" w:space="0" w:color="auto"/>
                    <w:right w:val="none" w:sz="0" w:space="0" w:color="auto"/>
                  </w:divBdr>
                </w:div>
                <w:div w:id="208566013">
                  <w:marLeft w:val="0"/>
                  <w:marRight w:val="0"/>
                  <w:marTop w:val="0"/>
                  <w:marBottom w:val="0"/>
                  <w:divBdr>
                    <w:top w:val="none" w:sz="0" w:space="0" w:color="auto"/>
                    <w:left w:val="none" w:sz="0" w:space="0" w:color="auto"/>
                    <w:bottom w:val="none" w:sz="0" w:space="0" w:color="auto"/>
                    <w:right w:val="none" w:sz="0" w:space="0" w:color="auto"/>
                  </w:divBdr>
                </w:div>
                <w:div w:id="274757085">
                  <w:marLeft w:val="0"/>
                  <w:marRight w:val="0"/>
                  <w:marTop w:val="0"/>
                  <w:marBottom w:val="0"/>
                  <w:divBdr>
                    <w:top w:val="none" w:sz="0" w:space="0" w:color="auto"/>
                    <w:left w:val="none" w:sz="0" w:space="0" w:color="auto"/>
                    <w:bottom w:val="none" w:sz="0" w:space="0" w:color="auto"/>
                    <w:right w:val="none" w:sz="0" w:space="0" w:color="auto"/>
                  </w:divBdr>
                </w:div>
                <w:div w:id="415902851">
                  <w:marLeft w:val="0"/>
                  <w:marRight w:val="0"/>
                  <w:marTop w:val="0"/>
                  <w:marBottom w:val="0"/>
                  <w:divBdr>
                    <w:top w:val="none" w:sz="0" w:space="0" w:color="auto"/>
                    <w:left w:val="none" w:sz="0" w:space="0" w:color="auto"/>
                    <w:bottom w:val="none" w:sz="0" w:space="0" w:color="auto"/>
                    <w:right w:val="none" w:sz="0" w:space="0" w:color="auto"/>
                  </w:divBdr>
                </w:div>
                <w:div w:id="423650811">
                  <w:marLeft w:val="0"/>
                  <w:marRight w:val="0"/>
                  <w:marTop w:val="0"/>
                  <w:marBottom w:val="0"/>
                  <w:divBdr>
                    <w:top w:val="none" w:sz="0" w:space="0" w:color="auto"/>
                    <w:left w:val="none" w:sz="0" w:space="0" w:color="auto"/>
                    <w:bottom w:val="none" w:sz="0" w:space="0" w:color="auto"/>
                    <w:right w:val="none" w:sz="0" w:space="0" w:color="auto"/>
                  </w:divBdr>
                </w:div>
                <w:div w:id="582226940">
                  <w:marLeft w:val="0"/>
                  <w:marRight w:val="0"/>
                  <w:marTop w:val="0"/>
                  <w:marBottom w:val="0"/>
                  <w:divBdr>
                    <w:top w:val="none" w:sz="0" w:space="0" w:color="auto"/>
                    <w:left w:val="none" w:sz="0" w:space="0" w:color="auto"/>
                    <w:bottom w:val="none" w:sz="0" w:space="0" w:color="auto"/>
                    <w:right w:val="none" w:sz="0" w:space="0" w:color="auto"/>
                  </w:divBdr>
                </w:div>
                <w:div w:id="584533470">
                  <w:marLeft w:val="0"/>
                  <w:marRight w:val="0"/>
                  <w:marTop w:val="0"/>
                  <w:marBottom w:val="0"/>
                  <w:divBdr>
                    <w:top w:val="none" w:sz="0" w:space="0" w:color="auto"/>
                    <w:left w:val="none" w:sz="0" w:space="0" w:color="auto"/>
                    <w:bottom w:val="none" w:sz="0" w:space="0" w:color="auto"/>
                    <w:right w:val="none" w:sz="0" w:space="0" w:color="auto"/>
                  </w:divBdr>
                </w:div>
                <w:div w:id="626354272">
                  <w:marLeft w:val="0"/>
                  <w:marRight w:val="0"/>
                  <w:marTop w:val="0"/>
                  <w:marBottom w:val="0"/>
                  <w:divBdr>
                    <w:top w:val="none" w:sz="0" w:space="0" w:color="auto"/>
                    <w:left w:val="none" w:sz="0" w:space="0" w:color="auto"/>
                    <w:bottom w:val="none" w:sz="0" w:space="0" w:color="auto"/>
                    <w:right w:val="none" w:sz="0" w:space="0" w:color="auto"/>
                  </w:divBdr>
                </w:div>
                <w:div w:id="653336270">
                  <w:marLeft w:val="0"/>
                  <w:marRight w:val="0"/>
                  <w:marTop w:val="0"/>
                  <w:marBottom w:val="0"/>
                  <w:divBdr>
                    <w:top w:val="none" w:sz="0" w:space="0" w:color="auto"/>
                    <w:left w:val="none" w:sz="0" w:space="0" w:color="auto"/>
                    <w:bottom w:val="none" w:sz="0" w:space="0" w:color="auto"/>
                    <w:right w:val="none" w:sz="0" w:space="0" w:color="auto"/>
                  </w:divBdr>
                </w:div>
                <w:div w:id="664020097">
                  <w:marLeft w:val="0"/>
                  <w:marRight w:val="0"/>
                  <w:marTop w:val="0"/>
                  <w:marBottom w:val="0"/>
                  <w:divBdr>
                    <w:top w:val="none" w:sz="0" w:space="0" w:color="auto"/>
                    <w:left w:val="none" w:sz="0" w:space="0" w:color="auto"/>
                    <w:bottom w:val="none" w:sz="0" w:space="0" w:color="auto"/>
                    <w:right w:val="none" w:sz="0" w:space="0" w:color="auto"/>
                  </w:divBdr>
                </w:div>
                <w:div w:id="703678856">
                  <w:marLeft w:val="0"/>
                  <w:marRight w:val="0"/>
                  <w:marTop w:val="0"/>
                  <w:marBottom w:val="0"/>
                  <w:divBdr>
                    <w:top w:val="none" w:sz="0" w:space="0" w:color="auto"/>
                    <w:left w:val="none" w:sz="0" w:space="0" w:color="auto"/>
                    <w:bottom w:val="none" w:sz="0" w:space="0" w:color="auto"/>
                    <w:right w:val="none" w:sz="0" w:space="0" w:color="auto"/>
                  </w:divBdr>
                </w:div>
                <w:div w:id="789473286">
                  <w:marLeft w:val="0"/>
                  <w:marRight w:val="0"/>
                  <w:marTop w:val="0"/>
                  <w:marBottom w:val="0"/>
                  <w:divBdr>
                    <w:top w:val="none" w:sz="0" w:space="0" w:color="auto"/>
                    <w:left w:val="none" w:sz="0" w:space="0" w:color="auto"/>
                    <w:bottom w:val="none" w:sz="0" w:space="0" w:color="auto"/>
                    <w:right w:val="none" w:sz="0" w:space="0" w:color="auto"/>
                  </w:divBdr>
                </w:div>
                <w:div w:id="803159071">
                  <w:marLeft w:val="0"/>
                  <w:marRight w:val="0"/>
                  <w:marTop w:val="0"/>
                  <w:marBottom w:val="0"/>
                  <w:divBdr>
                    <w:top w:val="none" w:sz="0" w:space="0" w:color="auto"/>
                    <w:left w:val="none" w:sz="0" w:space="0" w:color="auto"/>
                    <w:bottom w:val="none" w:sz="0" w:space="0" w:color="auto"/>
                    <w:right w:val="none" w:sz="0" w:space="0" w:color="auto"/>
                  </w:divBdr>
                </w:div>
                <w:div w:id="854152559">
                  <w:marLeft w:val="0"/>
                  <w:marRight w:val="0"/>
                  <w:marTop w:val="0"/>
                  <w:marBottom w:val="0"/>
                  <w:divBdr>
                    <w:top w:val="none" w:sz="0" w:space="0" w:color="auto"/>
                    <w:left w:val="none" w:sz="0" w:space="0" w:color="auto"/>
                    <w:bottom w:val="none" w:sz="0" w:space="0" w:color="auto"/>
                    <w:right w:val="none" w:sz="0" w:space="0" w:color="auto"/>
                  </w:divBdr>
                </w:div>
                <w:div w:id="890189137">
                  <w:marLeft w:val="0"/>
                  <w:marRight w:val="0"/>
                  <w:marTop w:val="0"/>
                  <w:marBottom w:val="0"/>
                  <w:divBdr>
                    <w:top w:val="none" w:sz="0" w:space="0" w:color="auto"/>
                    <w:left w:val="none" w:sz="0" w:space="0" w:color="auto"/>
                    <w:bottom w:val="none" w:sz="0" w:space="0" w:color="auto"/>
                    <w:right w:val="none" w:sz="0" w:space="0" w:color="auto"/>
                  </w:divBdr>
                </w:div>
                <w:div w:id="918094827">
                  <w:marLeft w:val="0"/>
                  <w:marRight w:val="0"/>
                  <w:marTop w:val="0"/>
                  <w:marBottom w:val="0"/>
                  <w:divBdr>
                    <w:top w:val="none" w:sz="0" w:space="0" w:color="auto"/>
                    <w:left w:val="none" w:sz="0" w:space="0" w:color="auto"/>
                    <w:bottom w:val="none" w:sz="0" w:space="0" w:color="auto"/>
                    <w:right w:val="none" w:sz="0" w:space="0" w:color="auto"/>
                  </w:divBdr>
                </w:div>
                <w:div w:id="932471696">
                  <w:marLeft w:val="0"/>
                  <w:marRight w:val="0"/>
                  <w:marTop w:val="0"/>
                  <w:marBottom w:val="0"/>
                  <w:divBdr>
                    <w:top w:val="none" w:sz="0" w:space="0" w:color="auto"/>
                    <w:left w:val="none" w:sz="0" w:space="0" w:color="auto"/>
                    <w:bottom w:val="none" w:sz="0" w:space="0" w:color="auto"/>
                    <w:right w:val="none" w:sz="0" w:space="0" w:color="auto"/>
                  </w:divBdr>
                </w:div>
                <w:div w:id="935403437">
                  <w:marLeft w:val="0"/>
                  <w:marRight w:val="0"/>
                  <w:marTop w:val="0"/>
                  <w:marBottom w:val="0"/>
                  <w:divBdr>
                    <w:top w:val="none" w:sz="0" w:space="0" w:color="auto"/>
                    <w:left w:val="none" w:sz="0" w:space="0" w:color="auto"/>
                    <w:bottom w:val="none" w:sz="0" w:space="0" w:color="auto"/>
                    <w:right w:val="none" w:sz="0" w:space="0" w:color="auto"/>
                  </w:divBdr>
                </w:div>
                <w:div w:id="955259278">
                  <w:marLeft w:val="0"/>
                  <w:marRight w:val="0"/>
                  <w:marTop w:val="0"/>
                  <w:marBottom w:val="0"/>
                  <w:divBdr>
                    <w:top w:val="none" w:sz="0" w:space="0" w:color="auto"/>
                    <w:left w:val="none" w:sz="0" w:space="0" w:color="auto"/>
                    <w:bottom w:val="none" w:sz="0" w:space="0" w:color="auto"/>
                    <w:right w:val="none" w:sz="0" w:space="0" w:color="auto"/>
                  </w:divBdr>
                </w:div>
                <w:div w:id="965232598">
                  <w:marLeft w:val="0"/>
                  <w:marRight w:val="0"/>
                  <w:marTop w:val="0"/>
                  <w:marBottom w:val="0"/>
                  <w:divBdr>
                    <w:top w:val="none" w:sz="0" w:space="0" w:color="auto"/>
                    <w:left w:val="none" w:sz="0" w:space="0" w:color="auto"/>
                    <w:bottom w:val="none" w:sz="0" w:space="0" w:color="auto"/>
                    <w:right w:val="none" w:sz="0" w:space="0" w:color="auto"/>
                  </w:divBdr>
                </w:div>
                <w:div w:id="978267448">
                  <w:marLeft w:val="0"/>
                  <w:marRight w:val="0"/>
                  <w:marTop w:val="0"/>
                  <w:marBottom w:val="0"/>
                  <w:divBdr>
                    <w:top w:val="none" w:sz="0" w:space="0" w:color="auto"/>
                    <w:left w:val="none" w:sz="0" w:space="0" w:color="auto"/>
                    <w:bottom w:val="none" w:sz="0" w:space="0" w:color="auto"/>
                    <w:right w:val="none" w:sz="0" w:space="0" w:color="auto"/>
                  </w:divBdr>
                </w:div>
                <w:div w:id="1115251022">
                  <w:marLeft w:val="0"/>
                  <w:marRight w:val="0"/>
                  <w:marTop w:val="0"/>
                  <w:marBottom w:val="0"/>
                  <w:divBdr>
                    <w:top w:val="none" w:sz="0" w:space="0" w:color="auto"/>
                    <w:left w:val="none" w:sz="0" w:space="0" w:color="auto"/>
                    <w:bottom w:val="none" w:sz="0" w:space="0" w:color="auto"/>
                    <w:right w:val="none" w:sz="0" w:space="0" w:color="auto"/>
                  </w:divBdr>
                </w:div>
                <w:div w:id="1169252900">
                  <w:marLeft w:val="0"/>
                  <w:marRight w:val="0"/>
                  <w:marTop w:val="0"/>
                  <w:marBottom w:val="0"/>
                  <w:divBdr>
                    <w:top w:val="none" w:sz="0" w:space="0" w:color="auto"/>
                    <w:left w:val="none" w:sz="0" w:space="0" w:color="auto"/>
                    <w:bottom w:val="none" w:sz="0" w:space="0" w:color="auto"/>
                    <w:right w:val="none" w:sz="0" w:space="0" w:color="auto"/>
                  </w:divBdr>
                </w:div>
                <w:div w:id="1204438539">
                  <w:marLeft w:val="0"/>
                  <w:marRight w:val="0"/>
                  <w:marTop w:val="0"/>
                  <w:marBottom w:val="0"/>
                  <w:divBdr>
                    <w:top w:val="none" w:sz="0" w:space="0" w:color="auto"/>
                    <w:left w:val="none" w:sz="0" w:space="0" w:color="auto"/>
                    <w:bottom w:val="none" w:sz="0" w:space="0" w:color="auto"/>
                    <w:right w:val="none" w:sz="0" w:space="0" w:color="auto"/>
                  </w:divBdr>
                </w:div>
                <w:div w:id="1253319814">
                  <w:marLeft w:val="0"/>
                  <w:marRight w:val="0"/>
                  <w:marTop w:val="0"/>
                  <w:marBottom w:val="0"/>
                  <w:divBdr>
                    <w:top w:val="none" w:sz="0" w:space="0" w:color="auto"/>
                    <w:left w:val="none" w:sz="0" w:space="0" w:color="auto"/>
                    <w:bottom w:val="none" w:sz="0" w:space="0" w:color="auto"/>
                    <w:right w:val="none" w:sz="0" w:space="0" w:color="auto"/>
                  </w:divBdr>
                </w:div>
                <w:div w:id="1269191837">
                  <w:marLeft w:val="0"/>
                  <w:marRight w:val="0"/>
                  <w:marTop w:val="0"/>
                  <w:marBottom w:val="0"/>
                  <w:divBdr>
                    <w:top w:val="none" w:sz="0" w:space="0" w:color="auto"/>
                    <w:left w:val="none" w:sz="0" w:space="0" w:color="auto"/>
                    <w:bottom w:val="none" w:sz="0" w:space="0" w:color="auto"/>
                    <w:right w:val="none" w:sz="0" w:space="0" w:color="auto"/>
                  </w:divBdr>
                </w:div>
                <w:div w:id="1329753586">
                  <w:marLeft w:val="0"/>
                  <w:marRight w:val="0"/>
                  <w:marTop w:val="0"/>
                  <w:marBottom w:val="0"/>
                  <w:divBdr>
                    <w:top w:val="none" w:sz="0" w:space="0" w:color="auto"/>
                    <w:left w:val="none" w:sz="0" w:space="0" w:color="auto"/>
                    <w:bottom w:val="none" w:sz="0" w:space="0" w:color="auto"/>
                    <w:right w:val="none" w:sz="0" w:space="0" w:color="auto"/>
                  </w:divBdr>
                </w:div>
                <w:div w:id="1397901953">
                  <w:marLeft w:val="0"/>
                  <w:marRight w:val="0"/>
                  <w:marTop w:val="0"/>
                  <w:marBottom w:val="0"/>
                  <w:divBdr>
                    <w:top w:val="none" w:sz="0" w:space="0" w:color="auto"/>
                    <w:left w:val="none" w:sz="0" w:space="0" w:color="auto"/>
                    <w:bottom w:val="none" w:sz="0" w:space="0" w:color="auto"/>
                    <w:right w:val="none" w:sz="0" w:space="0" w:color="auto"/>
                  </w:divBdr>
                </w:div>
                <w:div w:id="1416900386">
                  <w:marLeft w:val="0"/>
                  <w:marRight w:val="0"/>
                  <w:marTop w:val="0"/>
                  <w:marBottom w:val="0"/>
                  <w:divBdr>
                    <w:top w:val="none" w:sz="0" w:space="0" w:color="auto"/>
                    <w:left w:val="none" w:sz="0" w:space="0" w:color="auto"/>
                    <w:bottom w:val="none" w:sz="0" w:space="0" w:color="auto"/>
                    <w:right w:val="none" w:sz="0" w:space="0" w:color="auto"/>
                  </w:divBdr>
                </w:div>
                <w:div w:id="1417703417">
                  <w:marLeft w:val="0"/>
                  <w:marRight w:val="0"/>
                  <w:marTop w:val="0"/>
                  <w:marBottom w:val="0"/>
                  <w:divBdr>
                    <w:top w:val="none" w:sz="0" w:space="0" w:color="auto"/>
                    <w:left w:val="none" w:sz="0" w:space="0" w:color="auto"/>
                    <w:bottom w:val="none" w:sz="0" w:space="0" w:color="auto"/>
                    <w:right w:val="none" w:sz="0" w:space="0" w:color="auto"/>
                  </w:divBdr>
                </w:div>
                <w:div w:id="1423601827">
                  <w:marLeft w:val="0"/>
                  <w:marRight w:val="0"/>
                  <w:marTop w:val="0"/>
                  <w:marBottom w:val="0"/>
                  <w:divBdr>
                    <w:top w:val="none" w:sz="0" w:space="0" w:color="auto"/>
                    <w:left w:val="none" w:sz="0" w:space="0" w:color="auto"/>
                    <w:bottom w:val="none" w:sz="0" w:space="0" w:color="auto"/>
                    <w:right w:val="none" w:sz="0" w:space="0" w:color="auto"/>
                  </w:divBdr>
                </w:div>
                <w:div w:id="1424570795">
                  <w:marLeft w:val="0"/>
                  <w:marRight w:val="0"/>
                  <w:marTop w:val="0"/>
                  <w:marBottom w:val="0"/>
                  <w:divBdr>
                    <w:top w:val="none" w:sz="0" w:space="0" w:color="auto"/>
                    <w:left w:val="none" w:sz="0" w:space="0" w:color="auto"/>
                    <w:bottom w:val="none" w:sz="0" w:space="0" w:color="auto"/>
                    <w:right w:val="none" w:sz="0" w:space="0" w:color="auto"/>
                  </w:divBdr>
                </w:div>
                <w:div w:id="1431585632">
                  <w:marLeft w:val="0"/>
                  <w:marRight w:val="0"/>
                  <w:marTop w:val="0"/>
                  <w:marBottom w:val="0"/>
                  <w:divBdr>
                    <w:top w:val="none" w:sz="0" w:space="0" w:color="auto"/>
                    <w:left w:val="none" w:sz="0" w:space="0" w:color="auto"/>
                    <w:bottom w:val="none" w:sz="0" w:space="0" w:color="auto"/>
                    <w:right w:val="none" w:sz="0" w:space="0" w:color="auto"/>
                  </w:divBdr>
                </w:div>
                <w:div w:id="1443500211">
                  <w:marLeft w:val="0"/>
                  <w:marRight w:val="0"/>
                  <w:marTop w:val="0"/>
                  <w:marBottom w:val="0"/>
                  <w:divBdr>
                    <w:top w:val="none" w:sz="0" w:space="0" w:color="auto"/>
                    <w:left w:val="none" w:sz="0" w:space="0" w:color="auto"/>
                    <w:bottom w:val="none" w:sz="0" w:space="0" w:color="auto"/>
                    <w:right w:val="none" w:sz="0" w:space="0" w:color="auto"/>
                  </w:divBdr>
                </w:div>
                <w:div w:id="1452240486">
                  <w:marLeft w:val="0"/>
                  <w:marRight w:val="0"/>
                  <w:marTop w:val="0"/>
                  <w:marBottom w:val="0"/>
                  <w:divBdr>
                    <w:top w:val="none" w:sz="0" w:space="0" w:color="auto"/>
                    <w:left w:val="none" w:sz="0" w:space="0" w:color="auto"/>
                    <w:bottom w:val="none" w:sz="0" w:space="0" w:color="auto"/>
                    <w:right w:val="none" w:sz="0" w:space="0" w:color="auto"/>
                  </w:divBdr>
                </w:div>
                <w:div w:id="1499151455">
                  <w:marLeft w:val="0"/>
                  <w:marRight w:val="0"/>
                  <w:marTop w:val="0"/>
                  <w:marBottom w:val="0"/>
                  <w:divBdr>
                    <w:top w:val="none" w:sz="0" w:space="0" w:color="auto"/>
                    <w:left w:val="none" w:sz="0" w:space="0" w:color="auto"/>
                    <w:bottom w:val="none" w:sz="0" w:space="0" w:color="auto"/>
                    <w:right w:val="none" w:sz="0" w:space="0" w:color="auto"/>
                  </w:divBdr>
                </w:div>
                <w:div w:id="1516771029">
                  <w:marLeft w:val="0"/>
                  <w:marRight w:val="0"/>
                  <w:marTop w:val="0"/>
                  <w:marBottom w:val="0"/>
                  <w:divBdr>
                    <w:top w:val="none" w:sz="0" w:space="0" w:color="auto"/>
                    <w:left w:val="none" w:sz="0" w:space="0" w:color="auto"/>
                    <w:bottom w:val="none" w:sz="0" w:space="0" w:color="auto"/>
                    <w:right w:val="none" w:sz="0" w:space="0" w:color="auto"/>
                  </w:divBdr>
                </w:div>
                <w:div w:id="1574315697">
                  <w:marLeft w:val="0"/>
                  <w:marRight w:val="0"/>
                  <w:marTop w:val="0"/>
                  <w:marBottom w:val="0"/>
                  <w:divBdr>
                    <w:top w:val="none" w:sz="0" w:space="0" w:color="auto"/>
                    <w:left w:val="none" w:sz="0" w:space="0" w:color="auto"/>
                    <w:bottom w:val="none" w:sz="0" w:space="0" w:color="auto"/>
                    <w:right w:val="none" w:sz="0" w:space="0" w:color="auto"/>
                  </w:divBdr>
                </w:div>
                <w:div w:id="1588878574">
                  <w:marLeft w:val="0"/>
                  <w:marRight w:val="0"/>
                  <w:marTop w:val="0"/>
                  <w:marBottom w:val="0"/>
                  <w:divBdr>
                    <w:top w:val="none" w:sz="0" w:space="0" w:color="auto"/>
                    <w:left w:val="none" w:sz="0" w:space="0" w:color="auto"/>
                    <w:bottom w:val="none" w:sz="0" w:space="0" w:color="auto"/>
                    <w:right w:val="none" w:sz="0" w:space="0" w:color="auto"/>
                  </w:divBdr>
                </w:div>
                <w:div w:id="1609508595">
                  <w:marLeft w:val="0"/>
                  <w:marRight w:val="0"/>
                  <w:marTop w:val="0"/>
                  <w:marBottom w:val="0"/>
                  <w:divBdr>
                    <w:top w:val="none" w:sz="0" w:space="0" w:color="auto"/>
                    <w:left w:val="none" w:sz="0" w:space="0" w:color="auto"/>
                    <w:bottom w:val="none" w:sz="0" w:space="0" w:color="auto"/>
                    <w:right w:val="none" w:sz="0" w:space="0" w:color="auto"/>
                  </w:divBdr>
                </w:div>
                <w:div w:id="1779178804">
                  <w:marLeft w:val="0"/>
                  <w:marRight w:val="0"/>
                  <w:marTop w:val="0"/>
                  <w:marBottom w:val="0"/>
                  <w:divBdr>
                    <w:top w:val="none" w:sz="0" w:space="0" w:color="auto"/>
                    <w:left w:val="none" w:sz="0" w:space="0" w:color="auto"/>
                    <w:bottom w:val="none" w:sz="0" w:space="0" w:color="auto"/>
                    <w:right w:val="none" w:sz="0" w:space="0" w:color="auto"/>
                  </w:divBdr>
                </w:div>
                <w:div w:id="1912277106">
                  <w:marLeft w:val="0"/>
                  <w:marRight w:val="0"/>
                  <w:marTop w:val="0"/>
                  <w:marBottom w:val="0"/>
                  <w:divBdr>
                    <w:top w:val="none" w:sz="0" w:space="0" w:color="auto"/>
                    <w:left w:val="none" w:sz="0" w:space="0" w:color="auto"/>
                    <w:bottom w:val="none" w:sz="0" w:space="0" w:color="auto"/>
                    <w:right w:val="none" w:sz="0" w:space="0" w:color="auto"/>
                  </w:divBdr>
                </w:div>
                <w:div w:id="1920093788">
                  <w:marLeft w:val="0"/>
                  <w:marRight w:val="0"/>
                  <w:marTop w:val="0"/>
                  <w:marBottom w:val="0"/>
                  <w:divBdr>
                    <w:top w:val="none" w:sz="0" w:space="0" w:color="auto"/>
                    <w:left w:val="none" w:sz="0" w:space="0" w:color="auto"/>
                    <w:bottom w:val="none" w:sz="0" w:space="0" w:color="auto"/>
                    <w:right w:val="none" w:sz="0" w:space="0" w:color="auto"/>
                  </w:divBdr>
                </w:div>
                <w:div w:id="1957371227">
                  <w:marLeft w:val="0"/>
                  <w:marRight w:val="0"/>
                  <w:marTop w:val="0"/>
                  <w:marBottom w:val="0"/>
                  <w:divBdr>
                    <w:top w:val="none" w:sz="0" w:space="0" w:color="auto"/>
                    <w:left w:val="none" w:sz="0" w:space="0" w:color="auto"/>
                    <w:bottom w:val="none" w:sz="0" w:space="0" w:color="auto"/>
                    <w:right w:val="none" w:sz="0" w:space="0" w:color="auto"/>
                  </w:divBdr>
                </w:div>
                <w:div w:id="1980064109">
                  <w:marLeft w:val="0"/>
                  <w:marRight w:val="0"/>
                  <w:marTop w:val="0"/>
                  <w:marBottom w:val="0"/>
                  <w:divBdr>
                    <w:top w:val="none" w:sz="0" w:space="0" w:color="auto"/>
                    <w:left w:val="none" w:sz="0" w:space="0" w:color="auto"/>
                    <w:bottom w:val="none" w:sz="0" w:space="0" w:color="auto"/>
                    <w:right w:val="none" w:sz="0" w:space="0" w:color="auto"/>
                  </w:divBdr>
                </w:div>
                <w:div w:id="2010054803">
                  <w:marLeft w:val="0"/>
                  <w:marRight w:val="0"/>
                  <w:marTop w:val="0"/>
                  <w:marBottom w:val="0"/>
                  <w:divBdr>
                    <w:top w:val="none" w:sz="0" w:space="0" w:color="auto"/>
                    <w:left w:val="none" w:sz="0" w:space="0" w:color="auto"/>
                    <w:bottom w:val="none" w:sz="0" w:space="0" w:color="auto"/>
                    <w:right w:val="none" w:sz="0" w:space="0" w:color="auto"/>
                  </w:divBdr>
                </w:div>
                <w:div w:id="2019119894">
                  <w:marLeft w:val="0"/>
                  <w:marRight w:val="0"/>
                  <w:marTop w:val="0"/>
                  <w:marBottom w:val="0"/>
                  <w:divBdr>
                    <w:top w:val="none" w:sz="0" w:space="0" w:color="auto"/>
                    <w:left w:val="none" w:sz="0" w:space="0" w:color="auto"/>
                    <w:bottom w:val="none" w:sz="0" w:space="0" w:color="auto"/>
                    <w:right w:val="none" w:sz="0" w:space="0" w:color="auto"/>
                  </w:divBdr>
                </w:div>
                <w:div w:id="2020429475">
                  <w:marLeft w:val="0"/>
                  <w:marRight w:val="0"/>
                  <w:marTop w:val="0"/>
                  <w:marBottom w:val="0"/>
                  <w:divBdr>
                    <w:top w:val="none" w:sz="0" w:space="0" w:color="auto"/>
                    <w:left w:val="none" w:sz="0" w:space="0" w:color="auto"/>
                    <w:bottom w:val="none" w:sz="0" w:space="0" w:color="auto"/>
                    <w:right w:val="none" w:sz="0" w:space="0" w:color="auto"/>
                  </w:divBdr>
                </w:div>
                <w:div w:id="2026859116">
                  <w:marLeft w:val="0"/>
                  <w:marRight w:val="0"/>
                  <w:marTop w:val="0"/>
                  <w:marBottom w:val="0"/>
                  <w:divBdr>
                    <w:top w:val="none" w:sz="0" w:space="0" w:color="auto"/>
                    <w:left w:val="none" w:sz="0" w:space="0" w:color="auto"/>
                    <w:bottom w:val="none" w:sz="0" w:space="0" w:color="auto"/>
                    <w:right w:val="none" w:sz="0" w:space="0" w:color="auto"/>
                  </w:divBdr>
                </w:div>
                <w:div w:id="2049797770">
                  <w:marLeft w:val="0"/>
                  <w:marRight w:val="0"/>
                  <w:marTop w:val="0"/>
                  <w:marBottom w:val="0"/>
                  <w:divBdr>
                    <w:top w:val="none" w:sz="0" w:space="0" w:color="auto"/>
                    <w:left w:val="none" w:sz="0" w:space="0" w:color="auto"/>
                    <w:bottom w:val="none" w:sz="0" w:space="0" w:color="auto"/>
                    <w:right w:val="none" w:sz="0" w:space="0" w:color="auto"/>
                  </w:divBdr>
                </w:div>
                <w:div w:id="2090081020">
                  <w:marLeft w:val="0"/>
                  <w:marRight w:val="0"/>
                  <w:marTop w:val="0"/>
                  <w:marBottom w:val="0"/>
                  <w:divBdr>
                    <w:top w:val="none" w:sz="0" w:space="0" w:color="auto"/>
                    <w:left w:val="none" w:sz="0" w:space="0" w:color="auto"/>
                    <w:bottom w:val="none" w:sz="0" w:space="0" w:color="auto"/>
                    <w:right w:val="none" w:sz="0" w:space="0" w:color="auto"/>
                  </w:divBdr>
                </w:div>
                <w:div w:id="2125149087">
                  <w:marLeft w:val="0"/>
                  <w:marRight w:val="0"/>
                  <w:marTop w:val="0"/>
                  <w:marBottom w:val="0"/>
                  <w:divBdr>
                    <w:top w:val="none" w:sz="0" w:space="0" w:color="auto"/>
                    <w:left w:val="none" w:sz="0" w:space="0" w:color="auto"/>
                    <w:bottom w:val="none" w:sz="0" w:space="0" w:color="auto"/>
                    <w:right w:val="none" w:sz="0" w:space="0" w:color="auto"/>
                  </w:divBdr>
                </w:div>
                <w:div w:id="2145387218">
                  <w:marLeft w:val="0"/>
                  <w:marRight w:val="0"/>
                  <w:marTop w:val="0"/>
                  <w:marBottom w:val="0"/>
                  <w:divBdr>
                    <w:top w:val="none" w:sz="0" w:space="0" w:color="auto"/>
                    <w:left w:val="none" w:sz="0" w:space="0" w:color="auto"/>
                    <w:bottom w:val="none" w:sz="0" w:space="0" w:color="auto"/>
                    <w:right w:val="none" w:sz="0" w:space="0" w:color="auto"/>
                  </w:divBdr>
                </w:div>
              </w:divsChild>
            </w:div>
            <w:div w:id="1340431165">
              <w:marLeft w:val="0"/>
              <w:marRight w:val="0"/>
              <w:marTop w:val="0"/>
              <w:marBottom w:val="0"/>
              <w:divBdr>
                <w:top w:val="none" w:sz="0" w:space="0" w:color="auto"/>
                <w:left w:val="none" w:sz="0" w:space="0" w:color="auto"/>
                <w:bottom w:val="none" w:sz="0" w:space="0" w:color="auto"/>
                <w:right w:val="none" w:sz="0" w:space="0" w:color="auto"/>
              </w:divBdr>
            </w:div>
            <w:div w:id="1342048473">
              <w:marLeft w:val="0"/>
              <w:marRight w:val="0"/>
              <w:marTop w:val="0"/>
              <w:marBottom w:val="0"/>
              <w:divBdr>
                <w:top w:val="none" w:sz="0" w:space="0" w:color="auto"/>
                <w:left w:val="none" w:sz="0" w:space="0" w:color="auto"/>
                <w:bottom w:val="none" w:sz="0" w:space="0" w:color="auto"/>
                <w:right w:val="none" w:sz="0" w:space="0" w:color="auto"/>
              </w:divBdr>
            </w:div>
            <w:div w:id="1342658801">
              <w:marLeft w:val="0"/>
              <w:marRight w:val="0"/>
              <w:marTop w:val="0"/>
              <w:marBottom w:val="0"/>
              <w:divBdr>
                <w:top w:val="none" w:sz="0" w:space="0" w:color="auto"/>
                <w:left w:val="none" w:sz="0" w:space="0" w:color="auto"/>
                <w:bottom w:val="none" w:sz="0" w:space="0" w:color="auto"/>
                <w:right w:val="none" w:sz="0" w:space="0" w:color="auto"/>
              </w:divBdr>
            </w:div>
            <w:div w:id="1342704101">
              <w:marLeft w:val="0"/>
              <w:marRight w:val="0"/>
              <w:marTop w:val="0"/>
              <w:marBottom w:val="0"/>
              <w:divBdr>
                <w:top w:val="none" w:sz="0" w:space="0" w:color="auto"/>
                <w:left w:val="none" w:sz="0" w:space="0" w:color="auto"/>
                <w:bottom w:val="none" w:sz="0" w:space="0" w:color="auto"/>
                <w:right w:val="none" w:sz="0" w:space="0" w:color="auto"/>
              </w:divBdr>
            </w:div>
            <w:div w:id="1343165666">
              <w:marLeft w:val="0"/>
              <w:marRight w:val="0"/>
              <w:marTop w:val="0"/>
              <w:marBottom w:val="0"/>
              <w:divBdr>
                <w:top w:val="none" w:sz="0" w:space="0" w:color="auto"/>
                <w:left w:val="none" w:sz="0" w:space="0" w:color="auto"/>
                <w:bottom w:val="none" w:sz="0" w:space="0" w:color="auto"/>
                <w:right w:val="none" w:sz="0" w:space="0" w:color="auto"/>
              </w:divBdr>
            </w:div>
            <w:div w:id="1343167093">
              <w:marLeft w:val="0"/>
              <w:marRight w:val="0"/>
              <w:marTop w:val="0"/>
              <w:marBottom w:val="0"/>
              <w:divBdr>
                <w:top w:val="none" w:sz="0" w:space="0" w:color="auto"/>
                <w:left w:val="none" w:sz="0" w:space="0" w:color="auto"/>
                <w:bottom w:val="none" w:sz="0" w:space="0" w:color="auto"/>
                <w:right w:val="none" w:sz="0" w:space="0" w:color="auto"/>
              </w:divBdr>
            </w:div>
            <w:div w:id="1343825086">
              <w:marLeft w:val="0"/>
              <w:marRight w:val="0"/>
              <w:marTop w:val="0"/>
              <w:marBottom w:val="0"/>
              <w:divBdr>
                <w:top w:val="none" w:sz="0" w:space="0" w:color="auto"/>
                <w:left w:val="none" w:sz="0" w:space="0" w:color="auto"/>
                <w:bottom w:val="none" w:sz="0" w:space="0" w:color="auto"/>
                <w:right w:val="none" w:sz="0" w:space="0" w:color="auto"/>
              </w:divBdr>
            </w:div>
            <w:div w:id="1344699166">
              <w:marLeft w:val="0"/>
              <w:marRight w:val="0"/>
              <w:marTop w:val="0"/>
              <w:marBottom w:val="0"/>
              <w:divBdr>
                <w:top w:val="none" w:sz="0" w:space="0" w:color="auto"/>
                <w:left w:val="none" w:sz="0" w:space="0" w:color="auto"/>
                <w:bottom w:val="none" w:sz="0" w:space="0" w:color="auto"/>
                <w:right w:val="none" w:sz="0" w:space="0" w:color="auto"/>
              </w:divBdr>
            </w:div>
            <w:div w:id="1345668542">
              <w:marLeft w:val="0"/>
              <w:marRight w:val="0"/>
              <w:marTop w:val="0"/>
              <w:marBottom w:val="0"/>
              <w:divBdr>
                <w:top w:val="none" w:sz="0" w:space="0" w:color="auto"/>
                <w:left w:val="none" w:sz="0" w:space="0" w:color="auto"/>
                <w:bottom w:val="none" w:sz="0" w:space="0" w:color="auto"/>
                <w:right w:val="none" w:sz="0" w:space="0" w:color="auto"/>
              </w:divBdr>
            </w:div>
            <w:div w:id="1345935832">
              <w:marLeft w:val="0"/>
              <w:marRight w:val="0"/>
              <w:marTop w:val="0"/>
              <w:marBottom w:val="0"/>
              <w:divBdr>
                <w:top w:val="none" w:sz="0" w:space="0" w:color="auto"/>
                <w:left w:val="none" w:sz="0" w:space="0" w:color="auto"/>
                <w:bottom w:val="none" w:sz="0" w:space="0" w:color="auto"/>
                <w:right w:val="none" w:sz="0" w:space="0" w:color="auto"/>
              </w:divBdr>
            </w:div>
            <w:div w:id="1348748976">
              <w:marLeft w:val="0"/>
              <w:marRight w:val="0"/>
              <w:marTop w:val="0"/>
              <w:marBottom w:val="0"/>
              <w:divBdr>
                <w:top w:val="none" w:sz="0" w:space="0" w:color="auto"/>
                <w:left w:val="none" w:sz="0" w:space="0" w:color="auto"/>
                <w:bottom w:val="none" w:sz="0" w:space="0" w:color="auto"/>
                <w:right w:val="none" w:sz="0" w:space="0" w:color="auto"/>
              </w:divBdr>
            </w:div>
            <w:div w:id="1349789706">
              <w:marLeft w:val="0"/>
              <w:marRight w:val="0"/>
              <w:marTop w:val="0"/>
              <w:marBottom w:val="0"/>
              <w:divBdr>
                <w:top w:val="none" w:sz="0" w:space="0" w:color="auto"/>
                <w:left w:val="none" w:sz="0" w:space="0" w:color="auto"/>
                <w:bottom w:val="none" w:sz="0" w:space="0" w:color="auto"/>
                <w:right w:val="none" w:sz="0" w:space="0" w:color="auto"/>
              </w:divBdr>
            </w:div>
            <w:div w:id="1349792028">
              <w:marLeft w:val="0"/>
              <w:marRight w:val="0"/>
              <w:marTop w:val="0"/>
              <w:marBottom w:val="0"/>
              <w:divBdr>
                <w:top w:val="none" w:sz="0" w:space="0" w:color="auto"/>
                <w:left w:val="none" w:sz="0" w:space="0" w:color="auto"/>
                <w:bottom w:val="none" w:sz="0" w:space="0" w:color="auto"/>
                <w:right w:val="none" w:sz="0" w:space="0" w:color="auto"/>
              </w:divBdr>
            </w:div>
            <w:div w:id="1353997916">
              <w:marLeft w:val="0"/>
              <w:marRight w:val="0"/>
              <w:marTop w:val="0"/>
              <w:marBottom w:val="0"/>
              <w:divBdr>
                <w:top w:val="none" w:sz="0" w:space="0" w:color="auto"/>
                <w:left w:val="none" w:sz="0" w:space="0" w:color="auto"/>
                <w:bottom w:val="none" w:sz="0" w:space="0" w:color="auto"/>
                <w:right w:val="none" w:sz="0" w:space="0" w:color="auto"/>
              </w:divBdr>
            </w:div>
            <w:div w:id="1354723899">
              <w:marLeft w:val="0"/>
              <w:marRight w:val="0"/>
              <w:marTop w:val="0"/>
              <w:marBottom w:val="0"/>
              <w:divBdr>
                <w:top w:val="none" w:sz="0" w:space="0" w:color="auto"/>
                <w:left w:val="none" w:sz="0" w:space="0" w:color="auto"/>
                <w:bottom w:val="none" w:sz="0" w:space="0" w:color="auto"/>
                <w:right w:val="none" w:sz="0" w:space="0" w:color="auto"/>
              </w:divBdr>
            </w:div>
            <w:div w:id="1354960035">
              <w:marLeft w:val="0"/>
              <w:marRight w:val="0"/>
              <w:marTop w:val="0"/>
              <w:marBottom w:val="0"/>
              <w:divBdr>
                <w:top w:val="none" w:sz="0" w:space="0" w:color="auto"/>
                <w:left w:val="none" w:sz="0" w:space="0" w:color="auto"/>
                <w:bottom w:val="none" w:sz="0" w:space="0" w:color="auto"/>
                <w:right w:val="none" w:sz="0" w:space="0" w:color="auto"/>
              </w:divBdr>
            </w:div>
            <w:div w:id="1356465051">
              <w:marLeft w:val="0"/>
              <w:marRight w:val="0"/>
              <w:marTop w:val="0"/>
              <w:marBottom w:val="0"/>
              <w:divBdr>
                <w:top w:val="none" w:sz="0" w:space="0" w:color="auto"/>
                <w:left w:val="none" w:sz="0" w:space="0" w:color="auto"/>
                <w:bottom w:val="none" w:sz="0" w:space="0" w:color="auto"/>
                <w:right w:val="none" w:sz="0" w:space="0" w:color="auto"/>
              </w:divBdr>
            </w:div>
            <w:div w:id="1356729700">
              <w:marLeft w:val="0"/>
              <w:marRight w:val="0"/>
              <w:marTop w:val="0"/>
              <w:marBottom w:val="0"/>
              <w:divBdr>
                <w:top w:val="none" w:sz="0" w:space="0" w:color="auto"/>
                <w:left w:val="none" w:sz="0" w:space="0" w:color="auto"/>
                <w:bottom w:val="none" w:sz="0" w:space="0" w:color="auto"/>
                <w:right w:val="none" w:sz="0" w:space="0" w:color="auto"/>
              </w:divBdr>
            </w:div>
            <w:div w:id="1356880843">
              <w:marLeft w:val="0"/>
              <w:marRight w:val="0"/>
              <w:marTop w:val="0"/>
              <w:marBottom w:val="0"/>
              <w:divBdr>
                <w:top w:val="none" w:sz="0" w:space="0" w:color="auto"/>
                <w:left w:val="none" w:sz="0" w:space="0" w:color="auto"/>
                <w:bottom w:val="none" w:sz="0" w:space="0" w:color="auto"/>
                <w:right w:val="none" w:sz="0" w:space="0" w:color="auto"/>
              </w:divBdr>
            </w:div>
            <w:div w:id="1359509286">
              <w:marLeft w:val="0"/>
              <w:marRight w:val="0"/>
              <w:marTop w:val="0"/>
              <w:marBottom w:val="0"/>
              <w:divBdr>
                <w:top w:val="none" w:sz="0" w:space="0" w:color="auto"/>
                <w:left w:val="none" w:sz="0" w:space="0" w:color="auto"/>
                <w:bottom w:val="none" w:sz="0" w:space="0" w:color="auto"/>
                <w:right w:val="none" w:sz="0" w:space="0" w:color="auto"/>
              </w:divBdr>
            </w:div>
            <w:div w:id="1359621011">
              <w:marLeft w:val="0"/>
              <w:marRight w:val="0"/>
              <w:marTop w:val="0"/>
              <w:marBottom w:val="0"/>
              <w:divBdr>
                <w:top w:val="none" w:sz="0" w:space="0" w:color="auto"/>
                <w:left w:val="none" w:sz="0" w:space="0" w:color="auto"/>
                <w:bottom w:val="none" w:sz="0" w:space="0" w:color="auto"/>
                <w:right w:val="none" w:sz="0" w:space="0" w:color="auto"/>
              </w:divBdr>
            </w:div>
            <w:div w:id="1360426313">
              <w:marLeft w:val="0"/>
              <w:marRight w:val="0"/>
              <w:marTop w:val="0"/>
              <w:marBottom w:val="0"/>
              <w:divBdr>
                <w:top w:val="none" w:sz="0" w:space="0" w:color="auto"/>
                <w:left w:val="none" w:sz="0" w:space="0" w:color="auto"/>
                <w:bottom w:val="none" w:sz="0" w:space="0" w:color="auto"/>
                <w:right w:val="none" w:sz="0" w:space="0" w:color="auto"/>
              </w:divBdr>
            </w:div>
            <w:div w:id="1363286073">
              <w:marLeft w:val="0"/>
              <w:marRight w:val="0"/>
              <w:marTop w:val="0"/>
              <w:marBottom w:val="0"/>
              <w:divBdr>
                <w:top w:val="none" w:sz="0" w:space="0" w:color="auto"/>
                <w:left w:val="none" w:sz="0" w:space="0" w:color="auto"/>
                <w:bottom w:val="none" w:sz="0" w:space="0" w:color="auto"/>
                <w:right w:val="none" w:sz="0" w:space="0" w:color="auto"/>
              </w:divBdr>
            </w:div>
            <w:div w:id="1363942478">
              <w:marLeft w:val="0"/>
              <w:marRight w:val="0"/>
              <w:marTop w:val="0"/>
              <w:marBottom w:val="0"/>
              <w:divBdr>
                <w:top w:val="none" w:sz="0" w:space="0" w:color="auto"/>
                <w:left w:val="none" w:sz="0" w:space="0" w:color="auto"/>
                <w:bottom w:val="none" w:sz="0" w:space="0" w:color="auto"/>
                <w:right w:val="none" w:sz="0" w:space="0" w:color="auto"/>
              </w:divBdr>
            </w:div>
            <w:div w:id="1365328963">
              <w:marLeft w:val="0"/>
              <w:marRight w:val="0"/>
              <w:marTop w:val="0"/>
              <w:marBottom w:val="0"/>
              <w:divBdr>
                <w:top w:val="none" w:sz="0" w:space="0" w:color="auto"/>
                <w:left w:val="none" w:sz="0" w:space="0" w:color="auto"/>
                <w:bottom w:val="none" w:sz="0" w:space="0" w:color="auto"/>
                <w:right w:val="none" w:sz="0" w:space="0" w:color="auto"/>
              </w:divBdr>
            </w:div>
            <w:div w:id="1366952763">
              <w:marLeft w:val="0"/>
              <w:marRight w:val="0"/>
              <w:marTop w:val="0"/>
              <w:marBottom w:val="0"/>
              <w:divBdr>
                <w:top w:val="none" w:sz="0" w:space="0" w:color="auto"/>
                <w:left w:val="none" w:sz="0" w:space="0" w:color="auto"/>
                <w:bottom w:val="none" w:sz="0" w:space="0" w:color="auto"/>
                <w:right w:val="none" w:sz="0" w:space="0" w:color="auto"/>
              </w:divBdr>
            </w:div>
            <w:div w:id="1368867917">
              <w:marLeft w:val="0"/>
              <w:marRight w:val="0"/>
              <w:marTop w:val="360"/>
              <w:marBottom w:val="0"/>
              <w:divBdr>
                <w:top w:val="single" w:sz="6" w:space="0" w:color="auto"/>
                <w:left w:val="single" w:sz="6" w:space="0" w:color="auto"/>
                <w:bottom w:val="single" w:sz="6" w:space="0" w:color="auto"/>
                <w:right w:val="single" w:sz="6" w:space="0" w:color="auto"/>
              </w:divBdr>
            </w:div>
            <w:div w:id="1371222772">
              <w:marLeft w:val="0"/>
              <w:marRight w:val="0"/>
              <w:marTop w:val="0"/>
              <w:marBottom w:val="0"/>
              <w:divBdr>
                <w:top w:val="none" w:sz="0" w:space="0" w:color="auto"/>
                <w:left w:val="none" w:sz="0" w:space="0" w:color="auto"/>
                <w:bottom w:val="none" w:sz="0" w:space="0" w:color="auto"/>
                <w:right w:val="none" w:sz="0" w:space="0" w:color="auto"/>
              </w:divBdr>
            </w:div>
            <w:div w:id="1372339903">
              <w:marLeft w:val="0"/>
              <w:marRight w:val="0"/>
              <w:marTop w:val="0"/>
              <w:marBottom w:val="0"/>
              <w:divBdr>
                <w:top w:val="none" w:sz="0" w:space="0" w:color="auto"/>
                <w:left w:val="none" w:sz="0" w:space="0" w:color="auto"/>
                <w:bottom w:val="none" w:sz="0" w:space="0" w:color="auto"/>
                <w:right w:val="none" w:sz="0" w:space="0" w:color="auto"/>
              </w:divBdr>
            </w:div>
            <w:div w:id="1372874674">
              <w:marLeft w:val="0"/>
              <w:marRight w:val="0"/>
              <w:marTop w:val="0"/>
              <w:marBottom w:val="0"/>
              <w:divBdr>
                <w:top w:val="none" w:sz="0" w:space="0" w:color="auto"/>
                <w:left w:val="none" w:sz="0" w:space="0" w:color="auto"/>
                <w:bottom w:val="none" w:sz="0" w:space="0" w:color="auto"/>
                <w:right w:val="none" w:sz="0" w:space="0" w:color="auto"/>
              </w:divBdr>
            </w:div>
            <w:div w:id="1373652040">
              <w:marLeft w:val="0"/>
              <w:marRight w:val="0"/>
              <w:marTop w:val="0"/>
              <w:marBottom w:val="0"/>
              <w:divBdr>
                <w:top w:val="none" w:sz="0" w:space="0" w:color="auto"/>
                <w:left w:val="none" w:sz="0" w:space="0" w:color="auto"/>
                <w:bottom w:val="none" w:sz="0" w:space="0" w:color="auto"/>
                <w:right w:val="none" w:sz="0" w:space="0" w:color="auto"/>
              </w:divBdr>
            </w:div>
            <w:div w:id="1374692931">
              <w:marLeft w:val="0"/>
              <w:marRight w:val="0"/>
              <w:marTop w:val="0"/>
              <w:marBottom w:val="0"/>
              <w:divBdr>
                <w:top w:val="none" w:sz="0" w:space="0" w:color="auto"/>
                <w:left w:val="none" w:sz="0" w:space="0" w:color="auto"/>
                <w:bottom w:val="none" w:sz="0" w:space="0" w:color="auto"/>
                <w:right w:val="none" w:sz="0" w:space="0" w:color="auto"/>
              </w:divBdr>
            </w:div>
            <w:div w:id="1376735267">
              <w:marLeft w:val="0"/>
              <w:marRight w:val="0"/>
              <w:marTop w:val="0"/>
              <w:marBottom w:val="0"/>
              <w:divBdr>
                <w:top w:val="none" w:sz="0" w:space="0" w:color="auto"/>
                <w:left w:val="none" w:sz="0" w:space="0" w:color="auto"/>
                <w:bottom w:val="none" w:sz="0" w:space="0" w:color="auto"/>
                <w:right w:val="none" w:sz="0" w:space="0" w:color="auto"/>
              </w:divBdr>
            </w:div>
            <w:div w:id="1379083624">
              <w:marLeft w:val="0"/>
              <w:marRight w:val="0"/>
              <w:marTop w:val="0"/>
              <w:marBottom w:val="0"/>
              <w:divBdr>
                <w:top w:val="none" w:sz="0" w:space="0" w:color="auto"/>
                <w:left w:val="none" w:sz="0" w:space="0" w:color="auto"/>
                <w:bottom w:val="none" w:sz="0" w:space="0" w:color="auto"/>
                <w:right w:val="none" w:sz="0" w:space="0" w:color="auto"/>
              </w:divBdr>
            </w:div>
            <w:div w:id="1381587275">
              <w:marLeft w:val="0"/>
              <w:marRight w:val="0"/>
              <w:marTop w:val="0"/>
              <w:marBottom w:val="0"/>
              <w:divBdr>
                <w:top w:val="none" w:sz="0" w:space="0" w:color="auto"/>
                <w:left w:val="none" w:sz="0" w:space="0" w:color="auto"/>
                <w:bottom w:val="none" w:sz="0" w:space="0" w:color="auto"/>
                <w:right w:val="none" w:sz="0" w:space="0" w:color="auto"/>
              </w:divBdr>
            </w:div>
            <w:div w:id="1382241682">
              <w:marLeft w:val="0"/>
              <w:marRight w:val="0"/>
              <w:marTop w:val="0"/>
              <w:marBottom w:val="0"/>
              <w:divBdr>
                <w:top w:val="none" w:sz="0" w:space="0" w:color="auto"/>
                <w:left w:val="none" w:sz="0" w:space="0" w:color="auto"/>
                <w:bottom w:val="none" w:sz="0" w:space="0" w:color="auto"/>
                <w:right w:val="none" w:sz="0" w:space="0" w:color="auto"/>
              </w:divBdr>
            </w:div>
            <w:div w:id="1385716116">
              <w:marLeft w:val="0"/>
              <w:marRight w:val="0"/>
              <w:marTop w:val="0"/>
              <w:marBottom w:val="0"/>
              <w:divBdr>
                <w:top w:val="none" w:sz="0" w:space="0" w:color="auto"/>
                <w:left w:val="none" w:sz="0" w:space="0" w:color="auto"/>
                <w:bottom w:val="none" w:sz="0" w:space="0" w:color="auto"/>
                <w:right w:val="none" w:sz="0" w:space="0" w:color="auto"/>
              </w:divBdr>
            </w:div>
            <w:div w:id="1388525514">
              <w:marLeft w:val="0"/>
              <w:marRight w:val="0"/>
              <w:marTop w:val="0"/>
              <w:marBottom w:val="0"/>
              <w:divBdr>
                <w:top w:val="none" w:sz="0" w:space="0" w:color="auto"/>
                <w:left w:val="none" w:sz="0" w:space="0" w:color="auto"/>
                <w:bottom w:val="none" w:sz="0" w:space="0" w:color="auto"/>
                <w:right w:val="none" w:sz="0" w:space="0" w:color="auto"/>
              </w:divBdr>
            </w:div>
            <w:div w:id="1388528514">
              <w:marLeft w:val="0"/>
              <w:marRight w:val="0"/>
              <w:marTop w:val="0"/>
              <w:marBottom w:val="0"/>
              <w:divBdr>
                <w:top w:val="none" w:sz="0" w:space="0" w:color="auto"/>
                <w:left w:val="none" w:sz="0" w:space="0" w:color="auto"/>
                <w:bottom w:val="none" w:sz="0" w:space="0" w:color="auto"/>
                <w:right w:val="none" w:sz="0" w:space="0" w:color="auto"/>
              </w:divBdr>
            </w:div>
            <w:div w:id="1389035955">
              <w:marLeft w:val="0"/>
              <w:marRight w:val="0"/>
              <w:marTop w:val="0"/>
              <w:marBottom w:val="0"/>
              <w:divBdr>
                <w:top w:val="none" w:sz="0" w:space="0" w:color="auto"/>
                <w:left w:val="none" w:sz="0" w:space="0" w:color="auto"/>
                <w:bottom w:val="none" w:sz="0" w:space="0" w:color="auto"/>
                <w:right w:val="none" w:sz="0" w:space="0" w:color="auto"/>
              </w:divBdr>
            </w:div>
            <w:div w:id="1389305766">
              <w:marLeft w:val="0"/>
              <w:marRight w:val="0"/>
              <w:marTop w:val="0"/>
              <w:marBottom w:val="0"/>
              <w:divBdr>
                <w:top w:val="none" w:sz="0" w:space="0" w:color="auto"/>
                <w:left w:val="none" w:sz="0" w:space="0" w:color="auto"/>
                <w:bottom w:val="none" w:sz="0" w:space="0" w:color="auto"/>
                <w:right w:val="none" w:sz="0" w:space="0" w:color="auto"/>
              </w:divBdr>
            </w:div>
            <w:div w:id="1389769602">
              <w:marLeft w:val="0"/>
              <w:marRight w:val="0"/>
              <w:marTop w:val="0"/>
              <w:marBottom w:val="0"/>
              <w:divBdr>
                <w:top w:val="none" w:sz="0" w:space="0" w:color="auto"/>
                <w:left w:val="none" w:sz="0" w:space="0" w:color="auto"/>
                <w:bottom w:val="none" w:sz="0" w:space="0" w:color="auto"/>
                <w:right w:val="none" w:sz="0" w:space="0" w:color="auto"/>
              </w:divBdr>
            </w:div>
            <w:div w:id="1390180033">
              <w:marLeft w:val="0"/>
              <w:marRight w:val="0"/>
              <w:marTop w:val="0"/>
              <w:marBottom w:val="0"/>
              <w:divBdr>
                <w:top w:val="none" w:sz="0" w:space="0" w:color="auto"/>
                <w:left w:val="none" w:sz="0" w:space="0" w:color="auto"/>
                <w:bottom w:val="none" w:sz="0" w:space="0" w:color="auto"/>
                <w:right w:val="none" w:sz="0" w:space="0" w:color="auto"/>
              </w:divBdr>
            </w:div>
            <w:div w:id="1393506281">
              <w:marLeft w:val="0"/>
              <w:marRight w:val="0"/>
              <w:marTop w:val="0"/>
              <w:marBottom w:val="0"/>
              <w:divBdr>
                <w:top w:val="none" w:sz="0" w:space="0" w:color="auto"/>
                <w:left w:val="none" w:sz="0" w:space="0" w:color="auto"/>
                <w:bottom w:val="none" w:sz="0" w:space="0" w:color="auto"/>
                <w:right w:val="none" w:sz="0" w:space="0" w:color="auto"/>
              </w:divBdr>
            </w:div>
            <w:div w:id="1398673456">
              <w:marLeft w:val="0"/>
              <w:marRight w:val="0"/>
              <w:marTop w:val="0"/>
              <w:marBottom w:val="0"/>
              <w:divBdr>
                <w:top w:val="none" w:sz="0" w:space="0" w:color="auto"/>
                <w:left w:val="none" w:sz="0" w:space="0" w:color="auto"/>
                <w:bottom w:val="none" w:sz="0" w:space="0" w:color="auto"/>
                <w:right w:val="none" w:sz="0" w:space="0" w:color="auto"/>
              </w:divBdr>
            </w:div>
            <w:div w:id="1400589690">
              <w:marLeft w:val="0"/>
              <w:marRight w:val="0"/>
              <w:marTop w:val="0"/>
              <w:marBottom w:val="0"/>
              <w:divBdr>
                <w:top w:val="none" w:sz="0" w:space="0" w:color="auto"/>
                <w:left w:val="none" w:sz="0" w:space="0" w:color="auto"/>
                <w:bottom w:val="none" w:sz="0" w:space="0" w:color="auto"/>
                <w:right w:val="none" w:sz="0" w:space="0" w:color="auto"/>
              </w:divBdr>
            </w:div>
            <w:div w:id="1401901642">
              <w:marLeft w:val="0"/>
              <w:marRight w:val="0"/>
              <w:marTop w:val="0"/>
              <w:marBottom w:val="0"/>
              <w:divBdr>
                <w:top w:val="none" w:sz="0" w:space="0" w:color="auto"/>
                <w:left w:val="none" w:sz="0" w:space="0" w:color="auto"/>
                <w:bottom w:val="none" w:sz="0" w:space="0" w:color="auto"/>
                <w:right w:val="none" w:sz="0" w:space="0" w:color="auto"/>
              </w:divBdr>
            </w:div>
            <w:div w:id="1402411928">
              <w:marLeft w:val="0"/>
              <w:marRight w:val="0"/>
              <w:marTop w:val="0"/>
              <w:marBottom w:val="0"/>
              <w:divBdr>
                <w:top w:val="none" w:sz="0" w:space="0" w:color="auto"/>
                <w:left w:val="none" w:sz="0" w:space="0" w:color="auto"/>
                <w:bottom w:val="none" w:sz="0" w:space="0" w:color="auto"/>
                <w:right w:val="none" w:sz="0" w:space="0" w:color="auto"/>
              </w:divBdr>
            </w:div>
            <w:div w:id="1403060825">
              <w:marLeft w:val="0"/>
              <w:marRight w:val="0"/>
              <w:marTop w:val="0"/>
              <w:marBottom w:val="0"/>
              <w:divBdr>
                <w:top w:val="none" w:sz="0" w:space="0" w:color="auto"/>
                <w:left w:val="none" w:sz="0" w:space="0" w:color="auto"/>
                <w:bottom w:val="none" w:sz="0" w:space="0" w:color="auto"/>
                <w:right w:val="none" w:sz="0" w:space="0" w:color="auto"/>
              </w:divBdr>
            </w:div>
            <w:div w:id="1407796713">
              <w:marLeft w:val="0"/>
              <w:marRight w:val="0"/>
              <w:marTop w:val="0"/>
              <w:marBottom w:val="0"/>
              <w:divBdr>
                <w:top w:val="none" w:sz="0" w:space="0" w:color="auto"/>
                <w:left w:val="none" w:sz="0" w:space="0" w:color="auto"/>
                <w:bottom w:val="none" w:sz="0" w:space="0" w:color="auto"/>
                <w:right w:val="none" w:sz="0" w:space="0" w:color="auto"/>
              </w:divBdr>
            </w:div>
            <w:div w:id="1407916458">
              <w:marLeft w:val="0"/>
              <w:marRight w:val="0"/>
              <w:marTop w:val="0"/>
              <w:marBottom w:val="0"/>
              <w:divBdr>
                <w:top w:val="none" w:sz="0" w:space="0" w:color="auto"/>
                <w:left w:val="none" w:sz="0" w:space="0" w:color="auto"/>
                <w:bottom w:val="none" w:sz="0" w:space="0" w:color="auto"/>
                <w:right w:val="none" w:sz="0" w:space="0" w:color="auto"/>
              </w:divBdr>
            </w:div>
            <w:div w:id="1409033200">
              <w:marLeft w:val="0"/>
              <w:marRight w:val="0"/>
              <w:marTop w:val="0"/>
              <w:marBottom w:val="0"/>
              <w:divBdr>
                <w:top w:val="none" w:sz="0" w:space="0" w:color="auto"/>
                <w:left w:val="none" w:sz="0" w:space="0" w:color="auto"/>
                <w:bottom w:val="none" w:sz="0" w:space="0" w:color="auto"/>
                <w:right w:val="none" w:sz="0" w:space="0" w:color="auto"/>
              </w:divBdr>
            </w:div>
            <w:div w:id="1409814427">
              <w:marLeft w:val="0"/>
              <w:marRight w:val="0"/>
              <w:marTop w:val="0"/>
              <w:marBottom w:val="0"/>
              <w:divBdr>
                <w:top w:val="none" w:sz="0" w:space="0" w:color="auto"/>
                <w:left w:val="none" w:sz="0" w:space="0" w:color="auto"/>
                <w:bottom w:val="none" w:sz="0" w:space="0" w:color="auto"/>
                <w:right w:val="none" w:sz="0" w:space="0" w:color="auto"/>
              </w:divBdr>
            </w:div>
            <w:div w:id="1411582010">
              <w:marLeft w:val="0"/>
              <w:marRight w:val="0"/>
              <w:marTop w:val="0"/>
              <w:marBottom w:val="0"/>
              <w:divBdr>
                <w:top w:val="none" w:sz="0" w:space="0" w:color="auto"/>
                <w:left w:val="none" w:sz="0" w:space="0" w:color="auto"/>
                <w:bottom w:val="none" w:sz="0" w:space="0" w:color="auto"/>
                <w:right w:val="none" w:sz="0" w:space="0" w:color="auto"/>
              </w:divBdr>
            </w:div>
            <w:div w:id="1413235451">
              <w:marLeft w:val="0"/>
              <w:marRight w:val="0"/>
              <w:marTop w:val="0"/>
              <w:marBottom w:val="0"/>
              <w:divBdr>
                <w:top w:val="none" w:sz="0" w:space="0" w:color="auto"/>
                <w:left w:val="none" w:sz="0" w:space="0" w:color="auto"/>
                <w:bottom w:val="none" w:sz="0" w:space="0" w:color="auto"/>
                <w:right w:val="none" w:sz="0" w:space="0" w:color="auto"/>
              </w:divBdr>
            </w:div>
            <w:div w:id="1418213333">
              <w:marLeft w:val="0"/>
              <w:marRight w:val="0"/>
              <w:marTop w:val="0"/>
              <w:marBottom w:val="0"/>
              <w:divBdr>
                <w:top w:val="none" w:sz="0" w:space="0" w:color="auto"/>
                <w:left w:val="none" w:sz="0" w:space="0" w:color="auto"/>
                <w:bottom w:val="none" w:sz="0" w:space="0" w:color="auto"/>
                <w:right w:val="none" w:sz="0" w:space="0" w:color="auto"/>
              </w:divBdr>
            </w:div>
            <w:div w:id="1418670518">
              <w:marLeft w:val="0"/>
              <w:marRight w:val="0"/>
              <w:marTop w:val="0"/>
              <w:marBottom w:val="0"/>
              <w:divBdr>
                <w:top w:val="none" w:sz="0" w:space="0" w:color="auto"/>
                <w:left w:val="none" w:sz="0" w:space="0" w:color="auto"/>
                <w:bottom w:val="none" w:sz="0" w:space="0" w:color="auto"/>
                <w:right w:val="none" w:sz="0" w:space="0" w:color="auto"/>
              </w:divBdr>
            </w:div>
            <w:div w:id="1419987775">
              <w:marLeft w:val="0"/>
              <w:marRight w:val="0"/>
              <w:marTop w:val="0"/>
              <w:marBottom w:val="0"/>
              <w:divBdr>
                <w:top w:val="none" w:sz="0" w:space="0" w:color="auto"/>
                <w:left w:val="none" w:sz="0" w:space="0" w:color="auto"/>
                <w:bottom w:val="none" w:sz="0" w:space="0" w:color="auto"/>
                <w:right w:val="none" w:sz="0" w:space="0" w:color="auto"/>
              </w:divBdr>
            </w:div>
            <w:div w:id="1422340014">
              <w:marLeft w:val="0"/>
              <w:marRight w:val="0"/>
              <w:marTop w:val="0"/>
              <w:marBottom w:val="0"/>
              <w:divBdr>
                <w:top w:val="none" w:sz="0" w:space="0" w:color="auto"/>
                <w:left w:val="none" w:sz="0" w:space="0" w:color="auto"/>
                <w:bottom w:val="none" w:sz="0" w:space="0" w:color="auto"/>
                <w:right w:val="none" w:sz="0" w:space="0" w:color="auto"/>
              </w:divBdr>
            </w:div>
            <w:div w:id="1422798823">
              <w:marLeft w:val="0"/>
              <w:marRight w:val="0"/>
              <w:marTop w:val="0"/>
              <w:marBottom w:val="0"/>
              <w:divBdr>
                <w:top w:val="none" w:sz="0" w:space="0" w:color="auto"/>
                <w:left w:val="none" w:sz="0" w:space="0" w:color="auto"/>
                <w:bottom w:val="none" w:sz="0" w:space="0" w:color="auto"/>
                <w:right w:val="none" w:sz="0" w:space="0" w:color="auto"/>
              </w:divBdr>
            </w:div>
            <w:div w:id="1422873350">
              <w:marLeft w:val="0"/>
              <w:marRight w:val="0"/>
              <w:marTop w:val="0"/>
              <w:marBottom w:val="0"/>
              <w:divBdr>
                <w:top w:val="none" w:sz="0" w:space="0" w:color="auto"/>
                <w:left w:val="none" w:sz="0" w:space="0" w:color="auto"/>
                <w:bottom w:val="none" w:sz="0" w:space="0" w:color="auto"/>
                <w:right w:val="none" w:sz="0" w:space="0" w:color="auto"/>
              </w:divBdr>
            </w:div>
            <w:div w:id="1429080606">
              <w:marLeft w:val="0"/>
              <w:marRight w:val="0"/>
              <w:marTop w:val="0"/>
              <w:marBottom w:val="0"/>
              <w:divBdr>
                <w:top w:val="none" w:sz="0" w:space="0" w:color="auto"/>
                <w:left w:val="none" w:sz="0" w:space="0" w:color="auto"/>
                <w:bottom w:val="none" w:sz="0" w:space="0" w:color="auto"/>
                <w:right w:val="none" w:sz="0" w:space="0" w:color="auto"/>
              </w:divBdr>
            </w:div>
            <w:div w:id="1429734094">
              <w:marLeft w:val="0"/>
              <w:marRight w:val="0"/>
              <w:marTop w:val="0"/>
              <w:marBottom w:val="0"/>
              <w:divBdr>
                <w:top w:val="none" w:sz="0" w:space="0" w:color="auto"/>
                <w:left w:val="none" w:sz="0" w:space="0" w:color="auto"/>
                <w:bottom w:val="none" w:sz="0" w:space="0" w:color="auto"/>
                <w:right w:val="none" w:sz="0" w:space="0" w:color="auto"/>
              </w:divBdr>
            </w:div>
            <w:div w:id="1429809705">
              <w:marLeft w:val="0"/>
              <w:marRight w:val="0"/>
              <w:marTop w:val="0"/>
              <w:marBottom w:val="0"/>
              <w:divBdr>
                <w:top w:val="none" w:sz="0" w:space="0" w:color="auto"/>
                <w:left w:val="none" w:sz="0" w:space="0" w:color="auto"/>
                <w:bottom w:val="none" w:sz="0" w:space="0" w:color="auto"/>
                <w:right w:val="none" w:sz="0" w:space="0" w:color="auto"/>
              </w:divBdr>
            </w:div>
            <w:div w:id="1432161897">
              <w:marLeft w:val="0"/>
              <w:marRight w:val="0"/>
              <w:marTop w:val="0"/>
              <w:marBottom w:val="0"/>
              <w:divBdr>
                <w:top w:val="none" w:sz="0" w:space="0" w:color="auto"/>
                <w:left w:val="none" w:sz="0" w:space="0" w:color="auto"/>
                <w:bottom w:val="none" w:sz="0" w:space="0" w:color="auto"/>
                <w:right w:val="none" w:sz="0" w:space="0" w:color="auto"/>
              </w:divBdr>
            </w:div>
            <w:div w:id="1433404368">
              <w:marLeft w:val="0"/>
              <w:marRight w:val="0"/>
              <w:marTop w:val="0"/>
              <w:marBottom w:val="0"/>
              <w:divBdr>
                <w:top w:val="none" w:sz="0" w:space="0" w:color="auto"/>
                <w:left w:val="none" w:sz="0" w:space="0" w:color="auto"/>
                <w:bottom w:val="none" w:sz="0" w:space="0" w:color="auto"/>
                <w:right w:val="none" w:sz="0" w:space="0" w:color="auto"/>
              </w:divBdr>
            </w:div>
            <w:div w:id="1433429369">
              <w:marLeft w:val="0"/>
              <w:marRight w:val="0"/>
              <w:marTop w:val="0"/>
              <w:marBottom w:val="0"/>
              <w:divBdr>
                <w:top w:val="none" w:sz="0" w:space="0" w:color="auto"/>
                <w:left w:val="none" w:sz="0" w:space="0" w:color="auto"/>
                <w:bottom w:val="none" w:sz="0" w:space="0" w:color="auto"/>
                <w:right w:val="none" w:sz="0" w:space="0" w:color="auto"/>
              </w:divBdr>
            </w:div>
            <w:div w:id="1434471363">
              <w:marLeft w:val="0"/>
              <w:marRight w:val="0"/>
              <w:marTop w:val="0"/>
              <w:marBottom w:val="0"/>
              <w:divBdr>
                <w:top w:val="none" w:sz="0" w:space="0" w:color="auto"/>
                <w:left w:val="none" w:sz="0" w:space="0" w:color="auto"/>
                <w:bottom w:val="none" w:sz="0" w:space="0" w:color="auto"/>
                <w:right w:val="none" w:sz="0" w:space="0" w:color="auto"/>
              </w:divBdr>
            </w:div>
            <w:div w:id="1435786989">
              <w:marLeft w:val="0"/>
              <w:marRight w:val="0"/>
              <w:marTop w:val="0"/>
              <w:marBottom w:val="0"/>
              <w:divBdr>
                <w:top w:val="none" w:sz="0" w:space="0" w:color="auto"/>
                <w:left w:val="none" w:sz="0" w:space="0" w:color="auto"/>
                <w:bottom w:val="none" w:sz="0" w:space="0" w:color="auto"/>
                <w:right w:val="none" w:sz="0" w:space="0" w:color="auto"/>
              </w:divBdr>
            </w:div>
            <w:div w:id="1441219179">
              <w:marLeft w:val="0"/>
              <w:marRight w:val="0"/>
              <w:marTop w:val="0"/>
              <w:marBottom w:val="0"/>
              <w:divBdr>
                <w:top w:val="none" w:sz="0" w:space="0" w:color="auto"/>
                <w:left w:val="none" w:sz="0" w:space="0" w:color="auto"/>
                <w:bottom w:val="none" w:sz="0" w:space="0" w:color="auto"/>
                <w:right w:val="none" w:sz="0" w:space="0" w:color="auto"/>
              </w:divBdr>
            </w:div>
            <w:div w:id="1444112947">
              <w:marLeft w:val="0"/>
              <w:marRight w:val="0"/>
              <w:marTop w:val="0"/>
              <w:marBottom w:val="0"/>
              <w:divBdr>
                <w:top w:val="none" w:sz="0" w:space="0" w:color="auto"/>
                <w:left w:val="none" w:sz="0" w:space="0" w:color="auto"/>
                <w:bottom w:val="none" w:sz="0" w:space="0" w:color="auto"/>
                <w:right w:val="none" w:sz="0" w:space="0" w:color="auto"/>
              </w:divBdr>
            </w:div>
            <w:div w:id="1445685359">
              <w:marLeft w:val="0"/>
              <w:marRight w:val="0"/>
              <w:marTop w:val="0"/>
              <w:marBottom w:val="0"/>
              <w:divBdr>
                <w:top w:val="none" w:sz="0" w:space="0" w:color="auto"/>
                <w:left w:val="none" w:sz="0" w:space="0" w:color="auto"/>
                <w:bottom w:val="none" w:sz="0" w:space="0" w:color="auto"/>
                <w:right w:val="none" w:sz="0" w:space="0" w:color="auto"/>
              </w:divBdr>
            </w:div>
            <w:div w:id="1451436358">
              <w:marLeft w:val="0"/>
              <w:marRight w:val="0"/>
              <w:marTop w:val="0"/>
              <w:marBottom w:val="0"/>
              <w:divBdr>
                <w:top w:val="none" w:sz="0" w:space="0" w:color="auto"/>
                <w:left w:val="none" w:sz="0" w:space="0" w:color="auto"/>
                <w:bottom w:val="none" w:sz="0" w:space="0" w:color="auto"/>
                <w:right w:val="none" w:sz="0" w:space="0" w:color="auto"/>
              </w:divBdr>
            </w:div>
            <w:div w:id="1452361698">
              <w:marLeft w:val="0"/>
              <w:marRight w:val="0"/>
              <w:marTop w:val="0"/>
              <w:marBottom w:val="0"/>
              <w:divBdr>
                <w:top w:val="none" w:sz="0" w:space="0" w:color="auto"/>
                <w:left w:val="none" w:sz="0" w:space="0" w:color="auto"/>
                <w:bottom w:val="none" w:sz="0" w:space="0" w:color="auto"/>
                <w:right w:val="none" w:sz="0" w:space="0" w:color="auto"/>
              </w:divBdr>
            </w:div>
            <w:div w:id="1453212543">
              <w:marLeft w:val="0"/>
              <w:marRight w:val="0"/>
              <w:marTop w:val="0"/>
              <w:marBottom w:val="0"/>
              <w:divBdr>
                <w:top w:val="none" w:sz="0" w:space="0" w:color="auto"/>
                <w:left w:val="none" w:sz="0" w:space="0" w:color="auto"/>
                <w:bottom w:val="none" w:sz="0" w:space="0" w:color="auto"/>
                <w:right w:val="none" w:sz="0" w:space="0" w:color="auto"/>
              </w:divBdr>
            </w:div>
            <w:div w:id="1456220305">
              <w:marLeft w:val="0"/>
              <w:marRight w:val="0"/>
              <w:marTop w:val="0"/>
              <w:marBottom w:val="0"/>
              <w:divBdr>
                <w:top w:val="none" w:sz="0" w:space="0" w:color="auto"/>
                <w:left w:val="none" w:sz="0" w:space="0" w:color="auto"/>
                <w:bottom w:val="none" w:sz="0" w:space="0" w:color="auto"/>
                <w:right w:val="none" w:sz="0" w:space="0" w:color="auto"/>
              </w:divBdr>
            </w:div>
            <w:div w:id="1457021982">
              <w:marLeft w:val="0"/>
              <w:marRight w:val="0"/>
              <w:marTop w:val="0"/>
              <w:marBottom w:val="0"/>
              <w:divBdr>
                <w:top w:val="none" w:sz="0" w:space="0" w:color="auto"/>
                <w:left w:val="none" w:sz="0" w:space="0" w:color="auto"/>
                <w:bottom w:val="none" w:sz="0" w:space="0" w:color="auto"/>
                <w:right w:val="none" w:sz="0" w:space="0" w:color="auto"/>
              </w:divBdr>
            </w:div>
            <w:div w:id="1457330394">
              <w:marLeft w:val="0"/>
              <w:marRight w:val="0"/>
              <w:marTop w:val="0"/>
              <w:marBottom w:val="0"/>
              <w:divBdr>
                <w:top w:val="none" w:sz="0" w:space="0" w:color="auto"/>
                <w:left w:val="none" w:sz="0" w:space="0" w:color="auto"/>
                <w:bottom w:val="none" w:sz="0" w:space="0" w:color="auto"/>
                <w:right w:val="none" w:sz="0" w:space="0" w:color="auto"/>
              </w:divBdr>
            </w:div>
            <w:div w:id="1457988749">
              <w:marLeft w:val="0"/>
              <w:marRight w:val="0"/>
              <w:marTop w:val="0"/>
              <w:marBottom w:val="0"/>
              <w:divBdr>
                <w:top w:val="none" w:sz="0" w:space="0" w:color="auto"/>
                <w:left w:val="none" w:sz="0" w:space="0" w:color="auto"/>
                <w:bottom w:val="none" w:sz="0" w:space="0" w:color="auto"/>
                <w:right w:val="none" w:sz="0" w:space="0" w:color="auto"/>
              </w:divBdr>
            </w:div>
            <w:div w:id="1458177857">
              <w:marLeft w:val="0"/>
              <w:marRight w:val="0"/>
              <w:marTop w:val="0"/>
              <w:marBottom w:val="0"/>
              <w:divBdr>
                <w:top w:val="none" w:sz="0" w:space="0" w:color="auto"/>
                <w:left w:val="none" w:sz="0" w:space="0" w:color="auto"/>
                <w:bottom w:val="none" w:sz="0" w:space="0" w:color="auto"/>
                <w:right w:val="none" w:sz="0" w:space="0" w:color="auto"/>
              </w:divBdr>
            </w:div>
            <w:div w:id="1462000479">
              <w:marLeft w:val="0"/>
              <w:marRight w:val="0"/>
              <w:marTop w:val="0"/>
              <w:marBottom w:val="0"/>
              <w:divBdr>
                <w:top w:val="none" w:sz="0" w:space="0" w:color="auto"/>
                <w:left w:val="none" w:sz="0" w:space="0" w:color="auto"/>
                <w:bottom w:val="none" w:sz="0" w:space="0" w:color="auto"/>
                <w:right w:val="none" w:sz="0" w:space="0" w:color="auto"/>
              </w:divBdr>
            </w:div>
            <w:div w:id="1462655047">
              <w:marLeft w:val="0"/>
              <w:marRight w:val="0"/>
              <w:marTop w:val="0"/>
              <w:marBottom w:val="0"/>
              <w:divBdr>
                <w:top w:val="none" w:sz="0" w:space="0" w:color="auto"/>
                <w:left w:val="none" w:sz="0" w:space="0" w:color="auto"/>
                <w:bottom w:val="none" w:sz="0" w:space="0" w:color="auto"/>
                <w:right w:val="none" w:sz="0" w:space="0" w:color="auto"/>
              </w:divBdr>
            </w:div>
            <w:div w:id="1466006909">
              <w:marLeft w:val="0"/>
              <w:marRight w:val="0"/>
              <w:marTop w:val="0"/>
              <w:marBottom w:val="0"/>
              <w:divBdr>
                <w:top w:val="none" w:sz="0" w:space="0" w:color="auto"/>
                <w:left w:val="none" w:sz="0" w:space="0" w:color="auto"/>
                <w:bottom w:val="none" w:sz="0" w:space="0" w:color="auto"/>
                <w:right w:val="none" w:sz="0" w:space="0" w:color="auto"/>
              </w:divBdr>
            </w:div>
            <w:div w:id="1466702945">
              <w:marLeft w:val="0"/>
              <w:marRight w:val="0"/>
              <w:marTop w:val="0"/>
              <w:marBottom w:val="0"/>
              <w:divBdr>
                <w:top w:val="none" w:sz="0" w:space="0" w:color="auto"/>
                <w:left w:val="none" w:sz="0" w:space="0" w:color="auto"/>
                <w:bottom w:val="none" w:sz="0" w:space="0" w:color="auto"/>
                <w:right w:val="none" w:sz="0" w:space="0" w:color="auto"/>
              </w:divBdr>
            </w:div>
            <w:div w:id="1467167333">
              <w:marLeft w:val="0"/>
              <w:marRight w:val="0"/>
              <w:marTop w:val="0"/>
              <w:marBottom w:val="0"/>
              <w:divBdr>
                <w:top w:val="none" w:sz="0" w:space="0" w:color="auto"/>
                <w:left w:val="none" w:sz="0" w:space="0" w:color="auto"/>
                <w:bottom w:val="none" w:sz="0" w:space="0" w:color="auto"/>
                <w:right w:val="none" w:sz="0" w:space="0" w:color="auto"/>
              </w:divBdr>
            </w:div>
            <w:div w:id="1467890620">
              <w:marLeft w:val="0"/>
              <w:marRight w:val="0"/>
              <w:marTop w:val="0"/>
              <w:marBottom w:val="0"/>
              <w:divBdr>
                <w:top w:val="none" w:sz="0" w:space="0" w:color="auto"/>
                <w:left w:val="none" w:sz="0" w:space="0" w:color="auto"/>
                <w:bottom w:val="none" w:sz="0" w:space="0" w:color="auto"/>
                <w:right w:val="none" w:sz="0" w:space="0" w:color="auto"/>
              </w:divBdr>
            </w:div>
            <w:div w:id="1471089902">
              <w:marLeft w:val="0"/>
              <w:marRight w:val="0"/>
              <w:marTop w:val="360"/>
              <w:marBottom w:val="0"/>
              <w:divBdr>
                <w:top w:val="single" w:sz="6" w:space="0" w:color="auto"/>
                <w:left w:val="single" w:sz="6" w:space="0" w:color="auto"/>
                <w:bottom w:val="single" w:sz="6" w:space="0" w:color="auto"/>
                <w:right w:val="single" w:sz="6" w:space="0" w:color="auto"/>
              </w:divBdr>
            </w:div>
            <w:div w:id="1474101562">
              <w:marLeft w:val="0"/>
              <w:marRight w:val="0"/>
              <w:marTop w:val="0"/>
              <w:marBottom w:val="0"/>
              <w:divBdr>
                <w:top w:val="none" w:sz="0" w:space="0" w:color="auto"/>
                <w:left w:val="none" w:sz="0" w:space="0" w:color="auto"/>
                <w:bottom w:val="none" w:sz="0" w:space="0" w:color="auto"/>
                <w:right w:val="none" w:sz="0" w:space="0" w:color="auto"/>
              </w:divBdr>
            </w:div>
            <w:div w:id="1474130376">
              <w:marLeft w:val="0"/>
              <w:marRight w:val="0"/>
              <w:marTop w:val="0"/>
              <w:marBottom w:val="0"/>
              <w:divBdr>
                <w:top w:val="none" w:sz="0" w:space="0" w:color="auto"/>
                <w:left w:val="none" w:sz="0" w:space="0" w:color="auto"/>
                <w:bottom w:val="none" w:sz="0" w:space="0" w:color="auto"/>
                <w:right w:val="none" w:sz="0" w:space="0" w:color="auto"/>
              </w:divBdr>
            </w:div>
            <w:div w:id="1474249200">
              <w:marLeft w:val="0"/>
              <w:marRight w:val="0"/>
              <w:marTop w:val="0"/>
              <w:marBottom w:val="0"/>
              <w:divBdr>
                <w:top w:val="none" w:sz="0" w:space="0" w:color="auto"/>
                <w:left w:val="none" w:sz="0" w:space="0" w:color="auto"/>
                <w:bottom w:val="none" w:sz="0" w:space="0" w:color="auto"/>
                <w:right w:val="none" w:sz="0" w:space="0" w:color="auto"/>
              </w:divBdr>
            </w:div>
            <w:div w:id="1477188281">
              <w:marLeft w:val="0"/>
              <w:marRight w:val="0"/>
              <w:marTop w:val="0"/>
              <w:marBottom w:val="0"/>
              <w:divBdr>
                <w:top w:val="none" w:sz="0" w:space="0" w:color="auto"/>
                <w:left w:val="none" w:sz="0" w:space="0" w:color="auto"/>
                <w:bottom w:val="none" w:sz="0" w:space="0" w:color="auto"/>
                <w:right w:val="none" w:sz="0" w:space="0" w:color="auto"/>
              </w:divBdr>
            </w:div>
            <w:div w:id="1478256959">
              <w:marLeft w:val="0"/>
              <w:marRight w:val="0"/>
              <w:marTop w:val="0"/>
              <w:marBottom w:val="0"/>
              <w:divBdr>
                <w:top w:val="none" w:sz="0" w:space="0" w:color="auto"/>
                <w:left w:val="none" w:sz="0" w:space="0" w:color="auto"/>
                <w:bottom w:val="none" w:sz="0" w:space="0" w:color="auto"/>
                <w:right w:val="none" w:sz="0" w:space="0" w:color="auto"/>
              </w:divBdr>
            </w:div>
            <w:div w:id="1478763962">
              <w:marLeft w:val="0"/>
              <w:marRight w:val="0"/>
              <w:marTop w:val="0"/>
              <w:marBottom w:val="0"/>
              <w:divBdr>
                <w:top w:val="none" w:sz="0" w:space="0" w:color="auto"/>
                <w:left w:val="none" w:sz="0" w:space="0" w:color="auto"/>
                <w:bottom w:val="none" w:sz="0" w:space="0" w:color="auto"/>
                <w:right w:val="none" w:sz="0" w:space="0" w:color="auto"/>
              </w:divBdr>
            </w:div>
            <w:div w:id="1479228419">
              <w:marLeft w:val="0"/>
              <w:marRight w:val="0"/>
              <w:marTop w:val="0"/>
              <w:marBottom w:val="0"/>
              <w:divBdr>
                <w:top w:val="none" w:sz="0" w:space="0" w:color="auto"/>
                <w:left w:val="none" w:sz="0" w:space="0" w:color="auto"/>
                <w:bottom w:val="none" w:sz="0" w:space="0" w:color="auto"/>
                <w:right w:val="none" w:sz="0" w:space="0" w:color="auto"/>
              </w:divBdr>
              <w:divsChild>
                <w:div w:id="241139269">
                  <w:marLeft w:val="0"/>
                  <w:marRight w:val="0"/>
                  <w:marTop w:val="0"/>
                  <w:marBottom w:val="0"/>
                  <w:divBdr>
                    <w:top w:val="none" w:sz="0" w:space="0" w:color="auto"/>
                    <w:left w:val="none" w:sz="0" w:space="0" w:color="auto"/>
                    <w:bottom w:val="none" w:sz="0" w:space="0" w:color="auto"/>
                    <w:right w:val="none" w:sz="0" w:space="0" w:color="auto"/>
                  </w:divBdr>
                </w:div>
                <w:div w:id="877162296">
                  <w:marLeft w:val="0"/>
                  <w:marRight w:val="0"/>
                  <w:marTop w:val="0"/>
                  <w:marBottom w:val="0"/>
                  <w:divBdr>
                    <w:top w:val="none" w:sz="0" w:space="0" w:color="auto"/>
                    <w:left w:val="none" w:sz="0" w:space="0" w:color="auto"/>
                    <w:bottom w:val="none" w:sz="0" w:space="0" w:color="auto"/>
                    <w:right w:val="none" w:sz="0" w:space="0" w:color="auto"/>
                  </w:divBdr>
                </w:div>
                <w:div w:id="964234656">
                  <w:marLeft w:val="0"/>
                  <w:marRight w:val="0"/>
                  <w:marTop w:val="0"/>
                  <w:marBottom w:val="0"/>
                  <w:divBdr>
                    <w:top w:val="none" w:sz="0" w:space="0" w:color="auto"/>
                    <w:left w:val="none" w:sz="0" w:space="0" w:color="auto"/>
                    <w:bottom w:val="none" w:sz="0" w:space="0" w:color="auto"/>
                    <w:right w:val="none" w:sz="0" w:space="0" w:color="auto"/>
                  </w:divBdr>
                </w:div>
              </w:divsChild>
            </w:div>
            <w:div w:id="1481799646">
              <w:marLeft w:val="0"/>
              <w:marRight w:val="0"/>
              <w:marTop w:val="0"/>
              <w:marBottom w:val="0"/>
              <w:divBdr>
                <w:top w:val="none" w:sz="0" w:space="0" w:color="auto"/>
                <w:left w:val="none" w:sz="0" w:space="0" w:color="auto"/>
                <w:bottom w:val="none" w:sz="0" w:space="0" w:color="auto"/>
                <w:right w:val="none" w:sz="0" w:space="0" w:color="auto"/>
              </w:divBdr>
            </w:div>
            <w:div w:id="1483496780">
              <w:marLeft w:val="0"/>
              <w:marRight w:val="0"/>
              <w:marTop w:val="0"/>
              <w:marBottom w:val="0"/>
              <w:divBdr>
                <w:top w:val="none" w:sz="0" w:space="0" w:color="auto"/>
                <w:left w:val="none" w:sz="0" w:space="0" w:color="auto"/>
                <w:bottom w:val="none" w:sz="0" w:space="0" w:color="auto"/>
                <w:right w:val="none" w:sz="0" w:space="0" w:color="auto"/>
              </w:divBdr>
            </w:div>
            <w:div w:id="1484352687">
              <w:marLeft w:val="0"/>
              <w:marRight w:val="0"/>
              <w:marTop w:val="0"/>
              <w:marBottom w:val="0"/>
              <w:divBdr>
                <w:top w:val="none" w:sz="0" w:space="0" w:color="auto"/>
                <w:left w:val="none" w:sz="0" w:space="0" w:color="auto"/>
                <w:bottom w:val="none" w:sz="0" w:space="0" w:color="auto"/>
                <w:right w:val="none" w:sz="0" w:space="0" w:color="auto"/>
              </w:divBdr>
            </w:div>
            <w:div w:id="1484735225">
              <w:marLeft w:val="0"/>
              <w:marRight w:val="0"/>
              <w:marTop w:val="0"/>
              <w:marBottom w:val="0"/>
              <w:divBdr>
                <w:top w:val="none" w:sz="0" w:space="0" w:color="auto"/>
                <w:left w:val="none" w:sz="0" w:space="0" w:color="auto"/>
                <w:bottom w:val="none" w:sz="0" w:space="0" w:color="auto"/>
                <w:right w:val="none" w:sz="0" w:space="0" w:color="auto"/>
              </w:divBdr>
            </w:div>
            <w:div w:id="1485244354">
              <w:marLeft w:val="0"/>
              <w:marRight w:val="0"/>
              <w:marTop w:val="0"/>
              <w:marBottom w:val="0"/>
              <w:divBdr>
                <w:top w:val="none" w:sz="0" w:space="0" w:color="auto"/>
                <w:left w:val="none" w:sz="0" w:space="0" w:color="auto"/>
                <w:bottom w:val="none" w:sz="0" w:space="0" w:color="auto"/>
                <w:right w:val="none" w:sz="0" w:space="0" w:color="auto"/>
              </w:divBdr>
            </w:div>
            <w:div w:id="1485465468">
              <w:marLeft w:val="0"/>
              <w:marRight w:val="0"/>
              <w:marTop w:val="0"/>
              <w:marBottom w:val="0"/>
              <w:divBdr>
                <w:top w:val="none" w:sz="0" w:space="0" w:color="auto"/>
                <w:left w:val="none" w:sz="0" w:space="0" w:color="auto"/>
                <w:bottom w:val="none" w:sz="0" w:space="0" w:color="auto"/>
                <w:right w:val="none" w:sz="0" w:space="0" w:color="auto"/>
              </w:divBdr>
            </w:div>
            <w:div w:id="1486778125">
              <w:marLeft w:val="0"/>
              <w:marRight w:val="0"/>
              <w:marTop w:val="0"/>
              <w:marBottom w:val="0"/>
              <w:divBdr>
                <w:top w:val="none" w:sz="0" w:space="0" w:color="auto"/>
                <w:left w:val="none" w:sz="0" w:space="0" w:color="auto"/>
                <w:bottom w:val="none" w:sz="0" w:space="0" w:color="auto"/>
                <w:right w:val="none" w:sz="0" w:space="0" w:color="auto"/>
              </w:divBdr>
            </w:div>
            <w:div w:id="1487090465">
              <w:marLeft w:val="0"/>
              <w:marRight w:val="0"/>
              <w:marTop w:val="0"/>
              <w:marBottom w:val="0"/>
              <w:divBdr>
                <w:top w:val="none" w:sz="0" w:space="0" w:color="auto"/>
                <w:left w:val="none" w:sz="0" w:space="0" w:color="auto"/>
                <w:bottom w:val="none" w:sz="0" w:space="0" w:color="auto"/>
                <w:right w:val="none" w:sz="0" w:space="0" w:color="auto"/>
              </w:divBdr>
            </w:div>
            <w:div w:id="1490748054">
              <w:marLeft w:val="0"/>
              <w:marRight w:val="0"/>
              <w:marTop w:val="0"/>
              <w:marBottom w:val="0"/>
              <w:divBdr>
                <w:top w:val="none" w:sz="0" w:space="0" w:color="auto"/>
                <w:left w:val="none" w:sz="0" w:space="0" w:color="auto"/>
                <w:bottom w:val="none" w:sz="0" w:space="0" w:color="auto"/>
                <w:right w:val="none" w:sz="0" w:space="0" w:color="auto"/>
              </w:divBdr>
            </w:div>
            <w:div w:id="1491096049">
              <w:marLeft w:val="0"/>
              <w:marRight w:val="0"/>
              <w:marTop w:val="0"/>
              <w:marBottom w:val="0"/>
              <w:divBdr>
                <w:top w:val="none" w:sz="0" w:space="0" w:color="auto"/>
                <w:left w:val="none" w:sz="0" w:space="0" w:color="auto"/>
                <w:bottom w:val="none" w:sz="0" w:space="0" w:color="auto"/>
                <w:right w:val="none" w:sz="0" w:space="0" w:color="auto"/>
              </w:divBdr>
            </w:div>
            <w:div w:id="1492939664">
              <w:marLeft w:val="0"/>
              <w:marRight w:val="0"/>
              <w:marTop w:val="0"/>
              <w:marBottom w:val="0"/>
              <w:divBdr>
                <w:top w:val="none" w:sz="0" w:space="0" w:color="auto"/>
                <w:left w:val="none" w:sz="0" w:space="0" w:color="auto"/>
                <w:bottom w:val="none" w:sz="0" w:space="0" w:color="auto"/>
                <w:right w:val="none" w:sz="0" w:space="0" w:color="auto"/>
              </w:divBdr>
            </w:div>
            <w:div w:id="1499074438">
              <w:marLeft w:val="0"/>
              <w:marRight w:val="0"/>
              <w:marTop w:val="0"/>
              <w:marBottom w:val="0"/>
              <w:divBdr>
                <w:top w:val="none" w:sz="0" w:space="0" w:color="auto"/>
                <w:left w:val="none" w:sz="0" w:space="0" w:color="auto"/>
                <w:bottom w:val="none" w:sz="0" w:space="0" w:color="auto"/>
                <w:right w:val="none" w:sz="0" w:space="0" w:color="auto"/>
              </w:divBdr>
            </w:div>
            <w:div w:id="1499418355">
              <w:marLeft w:val="0"/>
              <w:marRight w:val="0"/>
              <w:marTop w:val="0"/>
              <w:marBottom w:val="0"/>
              <w:divBdr>
                <w:top w:val="none" w:sz="0" w:space="0" w:color="auto"/>
                <w:left w:val="none" w:sz="0" w:space="0" w:color="auto"/>
                <w:bottom w:val="none" w:sz="0" w:space="0" w:color="auto"/>
                <w:right w:val="none" w:sz="0" w:space="0" w:color="auto"/>
              </w:divBdr>
            </w:div>
            <w:div w:id="1499618228">
              <w:marLeft w:val="0"/>
              <w:marRight w:val="0"/>
              <w:marTop w:val="0"/>
              <w:marBottom w:val="0"/>
              <w:divBdr>
                <w:top w:val="none" w:sz="0" w:space="0" w:color="auto"/>
                <w:left w:val="none" w:sz="0" w:space="0" w:color="auto"/>
                <w:bottom w:val="none" w:sz="0" w:space="0" w:color="auto"/>
                <w:right w:val="none" w:sz="0" w:space="0" w:color="auto"/>
              </w:divBdr>
            </w:div>
            <w:div w:id="1499808917">
              <w:marLeft w:val="0"/>
              <w:marRight w:val="0"/>
              <w:marTop w:val="0"/>
              <w:marBottom w:val="0"/>
              <w:divBdr>
                <w:top w:val="none" w:sz="0" w:space="0" w:color="auto"/>
                <w:left w:val="none" w:sz="0" w:space="0" w:color="auto"/>
                <w:bottom w:val="none" w:sz="0" w:space="0" w:color="auto"/>
                <w:right w:val="none" w:sz="0" w:space="0" w:color="auto"/>
              </w:divBdr>
            </w:div>
            <w:div w:id="1502230986">
              <w:marLeft w:val="0"/>
              <w:marRight w:val="0"/>
              <w:marTop w:val="0"/>
              <w:marBottom w:val="0"/>
              <w:divBdr>
                <w:top w:val="none" w:sz="0" w:space="0" w:color="auto"/>
                <w:left w:val="none" w:sz="0" w:space="0" w:color="auto"/>
                <w:bottom w:val="none" w:sz="0" w:space="0" w:color="auto"/>
                <w:right w:val="none" w:sz="0" w:space="0" w:color="auto"/>
              </w:divBdr>
            </w:div>
            <w:div w:id="1502819592">
              <w:marLeft w:val="0"/>
              <w:marRight w:val="0"/>
              <w:marTop w:val="0"/>
              <w:marBottom w:val="0"/>
              <w:divBdr>
                <w:top w:val="none" w:sz="0" w:space="0" w:color="auto"/>
                <w:left w:val="none" w:sz="0" w:space="0" w:color="auto"/>
                <w:bottom w:val="none" w:sz="0" w:space="0" w:color="auto"/>
                <w:right w:val="none" w:sz="0" w:space="0" w:color="auto"/>
              </w:divBdr>
            </w:div>
            <w:div w:id="1504586760">
              <w:marLeft w:val="0"/>
              <w:marRight w:val="0"/>
              <w:marTop w:val="0"/>
              <w:marBottom w:val="0"/>
              <w:divBdr>
                <w:top w:val="none" w:sz="0" w:space="0" w:color="auto"/>
                <w:left w:val="none" w:sz="0" w:space="0" w:color="auto"/>
                <w:bottom w:val="none" w:sz="0" w:space="0" w:color="auto"/>
                <w:right w:val="none" w:sz="0" w:space="0" w:color="auto"/>
              </w:divBdr>
            </w:div>
            <w:div w:id="1505972599">
              <w:marLeft w:val="0"/>
              <w:marRight w:val="0"/>
              <w:marTop w:val="0"/>
              <w:marBottom w:val="0"/>
              <w:divBdr>
                <w:top w:val="none" w:sz="0" w:space="0" w:color="auto"/>
                <w:left w:val="none" w:sz="0" w:space="0" w:color="auto"/>
                <w:bottom w:val="none" w:sz="0" w:space="0" w:color="auto"/>
                <w:right w:val="none" w:sz="0" w:space="0" w:color="auto"/>
              </w:divBdr>
            </w:div>
            <w:div w:id="1509171470">
              <w:marLeft w:val="0"/>
              <w:marRight w:val="0"/>
              <w:marTop w:val="0"/>
              <w:marBottom w:val="0"/>
              <w:divBdr>
                <w:top w:val="none" w:sz="0" w:space="0" w:color="auto"/>
                <w:left w:val="none" w:sz="0" w:space="0" w:color="auto"/>
                <w:bottom w:val="none" w:sz="0" w:space="0" w:color="auto"/>
                <w:right w:val="none" w:sz="0" w:space="0" w:color="auto"/>
              </w:divBdr>
            </w:div>
            <w:div w:id="1509175622">
              <w:marLeft w:val="0"/>
              <w:marRight w:val="0"/>
              <w:marTop w:val="0"/>
              <w:marBottom w:val="0"/>
              <w:divBdr>
                <w:top w:val="none" w:sz="0" w:space="0" w:color="auto"/>
                <w:left w:val="none" w:sz="0" w:space="0" w:color="auto"/>
                <w:bottom w:val="none" w:sz="0" w:space="0" w:color="auto"/>
                <w:right w:val="none" w:sz="0" w:space="0" w:color="auto"/>
              </w:divBdr>
            </w:div>
            <w:div w:id="1511215570">
              <w:marLeft w:val="0"/>
              <w:marRight w:val="0"/>
              <w:marTop w:val="0"/>
              <w:marBottom w:val="0"/>
              <w:divBdr>
                <w:top w:val="none" w:sz="0" w:space="0" w:color="auto"/>
                <w:left w:val="none" w:sz="0" w:space="0" w:color="auto"/>
                <w:bottom w:val="none" w:sz="0" w:space="0" w:color="auto"/>
                <w:right w:val="none" w:sz="0" w:space="0" w:color="auto"/>
              </w:divBdr>
            </w:div>
            <w:div w:id="1512063864">
              <w:marLeft w:val="0"/>
              <w:marRight w:val="0"/>
              <w:marTop w:val="0"/>
              <w:marBottom w:val="0"/>
              <w:divBdr>
                <w:top w:val="none" w:sz="0" w:space="0" w:color="auto"/>
                <w:left w:val="none" w:sz="0" w:space="0" w:color="auto"/>
                <w:bottom w:val="none" w:sz="0" w:space="0" w:color="auto"/>
                <w:right w:val="none" w:sz="0" w:space="0" w:color="auto"/>
              </w:divBdr>
            </w:div>
            <w:div w:id="1513184343">
              <w:marLeft w:val="0"/>
              <w:marRight w:val="0"/>
              <w:marTop w:val="0"/>
              <w:marBottom w:val="0"/>
              <w:divBdr>
                <w:top w:val="none" w:sz="0" w:space="0" w:color="auto"/>
                <w:left w:val="none" w:sz="0" w:space="0" w:color="auto"/>
                <w:bottom w:val="none" w:sz="0" w:space="0" w:color="auto"/>
                <w:right w:val="none" w:sz="0" w:space="0" w:color="auto"/>
              </w:divBdr>
            </w:div>
            <w:div w:id="1515270039">
              <w:marLeft w:val="0"/>
              <w:marRight w:val="0"/>
              <w:marTop w:val="0"/>
              <w:marBottom w:val="0"/>
              <w:divBdr>
                <w:top w:val="none" w:sz="0" w:space="0" w:color="auto"/>
                <w:left w:val="none" w:sz="0" w:space="0" w:color="auto"/>
                <w:bottom w:val="none" w:sz="0" w:space="0" w:color="auto"/>
                <w:right w:val="none" w:sz="0" w:space="0" w:color="auto"/>
              </w:divBdr>
            </w:div>
            <w:div w:id="1518697462">
              <w:marLeft w:val="0"/>
              <w:marRight w:val="0"/>
              <w:marTop w:val="0"/>
              <w:marBottom w:val="0"/>
              <w:divBdr>
                <w:top w:val="none" w:sz="0" w:space="0" w:color="auto"/>
                <w:left w:val="none" w:sz="0" w:space="0" w:color="auto"/>
                <w:bottom w:val="none" w:sz="0" w:space="0" w:color="auto"/>
                <w:right w:val="none" w:sz="0" w:space="0" w:color="auto"/>
              </w:divBdr>
            </w:div>
            <w:div w:id="1519544301">
              <w:marLeft w:val="0"/>
              <w:marRight w:val="0"/>
              <w:marTop w:val="0"/>
              <w:marBottom w:val="0"/>
              <w:divBdr>
                <w:top w:val="none" w:sz="0" w:space="0" w:color="auto"/>
                <w:left w:val="none" w:sz="0" w:space="0" w:color="auto"/>
                <w:bottom w:val="none" w:sz="0" w:space="0" w:color="auto"/>
                <w:right w:val="none" w:sz="0" w:space="0" w:color="auto"/>
              </w:divBdr>
            </w:div>
            <w:div w:id="1520311827">
              <w:marLeft w:val="0"/>
              <w:marRight w:val="0"/>
              <w:marTop w:val="0"/>
              <w:marBottom w:val="0"/>
              <w:divBdr>
                <w:top w:val="none" w:sz="0" w:space="0" w:color="auto"/>
                <w:left w:val="none" w:sz="0" w:space="0" w:color="auto"/>
                <w:bottom w:val="none" w:sz="0" w:space="0" w:color="auto"/>
                <w:right w:val="none" w:sz="0" w:space="0" w:color="auto"/>
              </w:divBdr>
            </w:div>
            <w:div w:id="1520583587">
              <w:marLeft w:val="0"/>
              <w:marRight w:val="0"/>
              <w:marTop w:val="0"/>
              <w:marBottom w:val="0"/>
              <w:divBdr>
                <w:top w:val="none" w:sz="0" w:space="0" w:color="auto"/>
                <w:left w:val="none" w:sz="0" w:space="0" w:color="auto"/>
                <w:bottom w:val="none" w:sz="0" w:space="0" w:color="auto"/>
                <w:right w:val="none" w:sz="0" w:space="0" w:color="auto"/>
              </w:divBdr>
            </w:div>
            <w:div w:id="1522090278">
              <w:marLeft w:val="0"/>
              <w:marRight w:val="0"/>
              <w:marTop w:val="0"/>
              <w:marBottom w:val="0"/>
              <w:divBdr>
                <w:top w:val="none" w:sz="0" w:space="0" w:color="auto"/>
                <w:left w:val="none" w:sz="0" w:space="0" w:color="auto"/>
                <w:bottom w:val="none" w:sz="0" w:space="0" w:color="auto"/>
                <w:right w:val="none" w:sz="0" w:space="0" w:color="auto"/>
              </w:divBdr>
            </w:div>
            <w:div w:id="1522235457">
              <w:marLeft w:val="0"/>
              <w:marRight w:val="0"/>
              <w:marTop w:val="0"/>
              <w:marBottom w:val="0"/>
              <w:divBdr>
                <w:top w:val="none" w:sz="0" w:space="0" w:color="auto"/>
                <w:left w:val="none" w:sz="0" w:space="0" w:color="auto"/>
                <w:bottom w:val="none" w:sz="0" w:space="0" w:color="auto"/>
                <w:right w:val="none" w:sz="0" w:space="0" w:color="auto"/>
              </w:divBdr>
            </w:div>
            <w:div w:id="1522862500">
              <w:marLeft w:val="0"/>
              <w:marRight w:val="0"/>
              <w:marTop w:val="0"/>
              <w:marBottom w:val="0"/>
              <w:divBdr>
                <w:top w:val="none" w:sz="0" w:space="0" w:color="auto"/>
                <w:left w:val="none" w:sz="0" w:space="0" w:color="auto"/>
                <w:bottom w:val="none" w:sz="0" w:space="0" w:color="auto"/>
                <w:right w:val="none" w:sz="0" w:space="0" w:color="auto"/>
              </w:divBdr>
            </w:div>
            <w:div w:id="1526208763">
              <w:marLeft w:val="0"/>
              <w:marRight w:val="0"/>
              <w:marTop w:val="0"/>
              <w:marBottom w:val="0"/>
              <w:divBdr>
                <w:top w:val="none" w:sz="0" w:space="0" w:color="auto"/>
                <w:left w:val="none" w:sz="0" w:space="0" w:color="auto"/>
                <w:bottom w:val="none" w:sz="0" w:space="0" w:color="auto"/>
                <w:right w:val="none" w:sz="0" w:space="0" w:color="auto"/>
              </w:divBdr>
            </w:div>
            <w:div w:id="1529680112">
              <w:marLeft w:val="0"/>
              <w:marRight w:val="0"/>
              <w:marTop w:val="0"/>
              <w:marBottom w:val="0"/>
              <w:divBdr>
                <w:top w:val="none" w:sz="0" w:space="0" w:color="auto"/>
                <w:left w:val="none" w:sz="0" w:space="0" w:color="auto"/>
                <w:bottom w:val="none" w:sz="0" w:space="0" w:color="auto"/>
                <w:right w:val="none" w:sz="0" w:space="0" w:color="auto"/>
              </w:divBdr>
            </w:div>
            <w:div w:id="1529680707">
              <w:marLeft w:val="0"/>
              <w:marRight w:val="0"/>
              <w:marTop w:val="0"/>
              <w:marBottom w:val="0"/>
              <w:divBdr>
                <w:top w:val="none" w:sz="0" w:space="0" w:color="auto"/>
                <w:left w:val="none" w:sz="0" w:space="0" w:color="auto"/>
                <w:bottom w:val="none" w:sz="0" w:space="0" w:color="auto"/>
                <w:right w:val="none" w:sz="0" w:space="0" w:color="auto"/>
              </w:divBdr>
            </w:div>
            <w:div w:id="1531144258">
              <w:marLeft w:val="0"/>
              <w:marRight w:val="0"/>
              <w:marTop w:val="0"/>
              <w:marBottom w:val="0"/>
              <w:divBdr>
                <w:top w:val="none" w:sz="0" w:space="0" w:color="auto"/>
                <w:left w:val="none" w:sz="0" w:space="0" w:color="auto"/>
                <w:bottom w:val="none" w:sz="0" w:space="0" w:color="auto"/>
                <w:right w:val="none" w:sz="0" w:space="0" w:color="auto"/>
              </w:divBdr>
            </w:div>
            <w:div w:id="1531214203">
              <w:marLeft w:val="0"/>
              <w:marRight w:val="0"/>
              <w:marTop w:val="0"/>
              <w:marBottom w:val="0"/>
              <w:divBdr>
                <w:top w:val="none" w:sz="0" w:space="0" w:color="auto"/>
                <w:left w:val="none" w:sz="0" w:space="0" w:color="auto"/>
                <w:bottom w:val="none" w:sz="0" w:space="0" w:color="auto"/>
                <w:right w:val="none" w:sz="0" w:space="0" w:color="auto"/>
              </w:divBdr>
            </w:div>
            <w:div w:id="1531332290">
              <w:marLeft w:val="0"/>
              <w:marRight w:val="0"/>
              <w:marTop w:val="0"/>
              <w:marBottom w:val="0"/>
              <w:divBdr>
                <w:top w:val="none" w:sz="0" w:space="0" w:color="auto"/>
                <w:left w:val="none" w:sz="0" w:space="0" w:color="auto"/>
                <w:bottom w:val="none" w:sz="0" w:space="0" w:color="auto"/>
                <w:right w:val="none" w:sz="0" w:space="0" w:color="auto"/>
              </w:divBdr>
            </w:div>
            <w:div w:id="1532298768">
              <w:marLeft w:val="0"/>
              <w:marRight w:val="0"/>
              <w:marTop w:val="0"/>
              <w:marBottom w:val="0"/>
              <w:divBdr>
                <w:top w:val="none" w:sz="0" w:space="0" w:color="auto"/>
                <w:left w:val="none" w:sz="0" w:space="0" w:color="auto"/>
                <w:bottom w:val="none" w:sz="0" w:space="0" w:color="auto"/>
                <w:right w:val="none" w:sz="0" w:space="0" w:color="auto"/>
              </w:divBdr>
            </w:div>
            <w:div w:id="1532302681">
              <w:marLeft w:val="0"/>
              <w:marRight w:val="0"/>
              <w:marTop w:val="0"/>
              <w:marBottom w:val="0"/>
              <w:divBdr>
                <w:top w:val="none" w:sz="0" w:space="0" w:color="auto"/>
                <w:left w:val="none" w:sz="0" w:space="0" w:color="auto"/>
                <w:bottom w:val="none" w:sz="0" w:space="0" w:color="auto"/>
                <w:right w:val="none" w:sz="0" w:space="0" w:color="auto"/>
              </w:divBdr>
            </w:div>
            <w:div w:id="1533149951">
              <w:marLeft w:val="0"/>
              <w:marRight w:val="0"/>
              <w:marTop w:val="0"/>
              <w:marBottom w:val="0"/>
              <w:divBdr>
                <w:top w:val="none" w:sz="0" w:space="0" w:color="auto"/>
                <w:left w:val="none" w:sz="0" w:space="0" w:color="auto"/>
                <w:bottom w:val="none" w:sz="0" w:space="0" w:color="auto"/>
                <w:right w:val="none" w:sz="0" w:space="0" w:color="auto"/>
              </w:divBdr>
            </w:div>
            <w:div w:id="1534270726">
              <w:marLeft w:val="0"/>
              <w:marRight w:val="0"/>
              <w:marTop w:val="0"/>
              <w:marBottom w:val="0"/>
              <w:divBdr>
                <w:top w:val="none" w:sz="0" w:space="0" w:color="auto"/>
                <w:left w:val="none" w:sz="0" w:space="0" w:color="auto"/>
                <w:bottom w:val="none" w:sz="0" w:space="0" w:color="auto"/>
                <w:right w:val="none" w:sz="0" w:space="0" w:color="auto"/>
              </w:divBdr>
            </w:div>
            <w:div w:id="1535264168">
              <w:marLeft w:val="0"/>
              <w:marRight w:val="0"/>
              <w:marTop w:val="0"/>
              <w:marBottom w:val="0"/>
              <w:divBdr>
                <w:top w:val="none" w:sz="0" w:space="0" w:color="auto"/>
                <w:left w:val="none" w:sz="0" w:space="0" w:color="auto"/>
                <w:bottom w:val="none" w:sz="0" w:space="0" w:color="auto"/>
                <w:right w:val="none" w:sz="0" w:space="0" w:color="auto"/>
              </w:divBdr>
            </w:div>
            <w:div w:id="1537422046">
              <w:marLeft w:val="0"/>
              <w:marRight w:val="0"/>
              <w:marTop w:val="0"/>
              <w:marBottom w:val="0"/>
              <w:divBdr>
                <w:top w:val="none" w:sz="0" w:space="0" w:color="auto"/>
                <w:left w:val="none" w:sz="0" w:space="0" w:color="auto"/>
                <w:bottom w:val="none" w:sz="0" w:space="0" w:color="auto"/>
                <w:right w:val="none" w:sz="0" w:space="0" w:color="auto"/>
              </w:divBdr>
            </w:div>
            <w:div w:id="1539660967">
              <w:marLeft w:val="0"/>
              <w:marRight w:val="0"/>
              <w:marTop w:val="0"/>
              <w:marBottom w:val="0"/>
              <w:divBdr>
                <w:top w:val="none" w:sz="0" w:space="0" w:color="auto"/>
                <w:left w:val="none" w:sz="0" w:space="0" w:color="auto"/>
                <w:bottom w:val="none" w:sz="0" w:space="0" w:color="auto"/>
                <w:right w:val="none" w:sz="0" w:space="0" w:color="auto"/>
              </w:divBdr>
            </w:div>
            <w:div w:id="1541553845">
              <w:marLeft w:val="0"/>
              <w:marRight w:val="0"/>
              <w:marTop w:val="0"/>
              <w:marBottom w:val="0"/>
              <w:divBdr>
                <w:top w:val="none" w:sz="0" w:space="0" w:color="auto"/>
                <w:left w:val="none" w:sz="0" w:space="0" w:color="auto"/>
                <w:bottom w:val="none" w:sz="0" w:space="0" w:color="auto"/>
                <w:right w:val="none" w:sz="0" w:space="0" w:color="auto"/>
              </w:divBdr>
            </w:div>
            <w:div w:id="1542284164">
              <w:marLeft w:val="0"/>
              <w:marRight w:val="0"/>
              <w:marTop w:val="0"/>
              <w:marBottom w:val="0"/>
              <w:divBdr>
                <w:top w:val="none" w:sz="0" w:space="0" w:color="auto"/>
                <w:left w:val="none" w:sz="0" w:space="0" w:color="auto"/>
                <w:bottom w:val="none" w:sz="0" w:space="0" w:color="auto"/>
                <w:right w:val="none" w:sz="0" w:space="0" w:color="auto"/>
              </w:divBdr>
            </w:div>
            <w:div w:id="1545633094">
              <w:marLeft w:val="0"/>
              <w:marRight w:val="0"/>
              <w:marTop w:val="0"/>
              <w:marBottom w:val="0"/>
              <w:divBdr>
                <w:top w:val="none" w:sz="0" w:space="0" w:color="auto"/>
                <w:left w:val="none" w:sz="0" w:space="0" w:color="auto"/>
                <w:bottom w:val="none" w:sz="0" w:space="0" w:color="auto"/>
                <w:right w:val="none" w:sz="0" w:space="0" w:color="auto"/>
              </w:divBdr>
            </w:div>
            <w:div w:id="1546020067">
              <w:marLeft w:val="0"/>
              <w:marRight w:val="0"/>
              <w:marTop w:val="0"/>
              <w:marBottom w:val="0"/>
              <w:divBdr>
                <w:top w:val="none" w:sz="0" w:space="0" w:color="auto"/>
                <w:left w:val="none" w:sz="0" w:space="0" w:color="auto"/>
                <w:bottom w:val="none" w:sz="0" w:space="0" w:color="auto"/>
                <w:right w:val="none" w:sz="0" w:space="0" w:color="auto"/>
              </w:divBdr>
            </w:div>
            <w:div w:id="1546329589">
              <w:marLeft w:val="0"/>
              <w:marRight w:val="0"/>
              <w:marTop w:val="0"/>
              <w:marBottom w:val="0"/>
              <w:divBdr>
                <w:top w:val="none" w:sz="0" w:space="0" w:color="auto"/>
                <w:left w:val="none" w:sz="0" w:space="0" w:color="auto"/>
                <w:bottom w:val="none" w:sz="0" w:space="0" w:color="auto"/>
                <w:right w:val="none" w:sz="0" w:space="0" w:color="auto"/>
              </w:divBdr>
            </w:div>
            <w:div w:id="1547450910">
              <w:marLeft w:val="0"/>
              <w:marRight w:val="0"/>
              <w:marTop w:val="0"/>
              <w:marBottom w:val="0"/>
              <w:divBdr>
                <w:top w:val="none" w:sz="0" w:space="0" w:color="auto"/>
                <w:left w:val="none" w:sz="0" w:space="0" w:color="auto"/>
                <w:bottom w:val="none" w:sz="0" w:space="0" w:color="auto"/>
                <w:right w:val="none" w:sz="0" w:space="0" w:color="auto"/>
              </w:divBdr>
            </w:div>
            <w:div w:id="1547764770">
              <w:marLeft w:val="0"/>
              <w:marRight w:val="0"/>
              <w:marTop w:val="0"/>
              <w:marBottom w:val="0"/>
              <w:divBdr>
                <w:top w:val="none" w:sz="0" w:space="0" w:color="auto"/>
                <w:left w:val="none" w:sz="0" w:space="0" w:color="auto"/>
                <w:bottom w:val="none" w:sz="0" w:space="0" w:color="auto"/>
                <w:right w:val="none" w:sz="0" w:space="0" w:color="auto"/>
              </w:divBdr>
            </w:div>
            <w:div w:id="1549759997">
              <w:marLeft w:val="0"/>
              <w:marRight w:val="0"/>
              <w:marTop w:val="360"/>
              <w:marBottom w:val="0"/>
              <w:divBdr>
                <w:top w:val="single" w:sz="6" w:space="0" w:color="auto"/>
                <w:left w:val="single" w:sz="6" w:space="0" w:color="auto"/>
                <w:bottom w:val="single" w:sz="6" w:space="0" w:color="auto"/>
                <w:right w:val="single" w:sz="6" w:space="0" w:color="auto"/>
              </w:divBdr>
            </w:div>
            <w:div w:id="1550723096">
              <w:marLeft w:val="0"/>
              <w:marRight w:val="0"/>
              <w:marTop w:val="0"/>
              <w:marBottom w:val="0"/>
              <w:divBdr>
                <w:top w:val="none" w:sz="0" w:space="0" w:color="auto"/>
                <w:left w:val="none" w:sz="0" w:space="0" w:color="auto"/>
                <w:bottom w:val="none" w:sz="0" w:space="0" w:color="auto"/>
                <w:right w:val="none" w:sz="0" w:space="0" w:color="auto"/>
              </w:divBdr>
            </w:div>
            <w:div w:id="1550725575">
              <w:marLeft w:val="0"/>
              <w:marRight w:val="0"/>
              <w:marTop w:val="0"/>
              <w:marBottom w:val="0"/>
              <w:divBdr>
                <w:top w:val="none" w:sz="0" w:space="0" w:color="auto"/>
                <w:left w:val="none" w:sz="0" w:space="0" w:color="auto"/>
                <w:bottom w:val="none" w:sz="0" w:space="0" w:color="auto"/>
                <w:right w:val="none" w:sz="0" w:space="0" w:color="auto"/>
              </w:divBdr>
            </w:div>
            <w:div w:id="1551727933">
              <w:marLeft w:val="0"/>
              <w:marRight w:val="0"/>
              <w:marTop w:val="0"/>
              <w:marBottom w:val="0"/>
              <w:divBdr>
                <w:top w:val="none" w:sz="0" w:space="0" w:color="auto"/>
                <w:left w:val="none" w:sz="0" w:space="0" w:color="auto"/>
                <w:bottom w:val="none" w:sz="0" w:space="0" w:color="auto"/>
                <w:right w:val="none" w:sz="0" w:space="0" w:color="auto"/>
              </w:divBdr>
            </w:div>
            <w:div w:id="1552184414">
              <w:marLeft w:val="0"/>
              <w:marRight w:val="0"/>
              <w:marTop w:val="0"/>
              <w:marBottom w:val="0"/>
              <w:divBdr>
                <w:top w:val="none" w:sz="0" w:space="0" w:color="auto"/>
                <w:left w:val="none" w:sz="0" w:space="0" w:color="auto"/>
                <w:bottom w:val="none" w:sz="0" w:space="0" w:color="auto"/>
                <w:right w:val="none" w:sz="0" w:space="0" w:color="auto"/>
              </w:divBdr>
            </w:div>
            <w:div w:id="1552186889">
              <w:marLeft w:val="0"/>
              <w:marRight w:val="0"/>
              <w:marTop w:val="0"/>
              <w:marBottom w:val="0"/>
              <w:divBdr>
                <w:top w:val="none" w:sz="0" w:space="0" w:color="auto"/>
                <w:left w:val="none" w:sz="0" w:space="0" w:color="auto"/>
                <w:bottom w:val="none" w:sz="0" w:space="0" w:color="auto"/>
                <w:right w:val="none" w:sz="0" w:space="0" w:color="auto"/>
              </w:divBdr>
            </w:div>
            <w:div w:id="1553075168">
              <w:marLeft w:val="0"/>
              <w:marRight w:val="0"/>
              <w:marTop w:val="0"/>
              <w:marBottom w:val="0"/>
              <w:divBdr>
                <w:top w:val="none" w:sz="0" w:space="0" w:color="auto"/>
                <w:left w:val="none" w:sz="0" w:space="0" w:color="auto"/>
                <w:bottom w:val="none" w:sz="0" w:space="0" w:color="auto"/>
                <w:right w:val="none" w:sz="0" w:space="0" w:color="auto"/>
              </w:divBdr>
            </w:div>
            <w:div w:id="1554539515">
              <w:marLeft w:val="0"/>
              <w:marRight w:val="0"/>
              <w:marTop w:val="0"/>
              <w:marBottom w:val="0"/>
              <w:divBdr>
                <w:top w:val="none" w:sz="0" w:space="0" w:color="auto"/>
                <w:left w:val="none" w:sz="0" w:space="0" w:color="auto"/>
                <w:bottom w:val="none" w:sz="0" w:space="0" w:color="auto"/>
                <w:right w:val="none" w:sz="0" w:space="0" w:color="auto"/>
              </w:divBdr>
            </w:div>
            <w:div w:id="1557619820">
              <w:marLeft w:val="0"/>
              <w:marRight w:val="0"/>
              <w:marTop w:val="0"/>
              <w:marBottom w:val="0"/>
              <w:divBdr>
                <w:top w:val="none" w:sz="0" w:space="0" w:color="auto"/>
                <w:left w:val="none" w:sz="0" w:space="0" w:color="auto"/>
                <w:bottom w:val="none" w:sz="0" w:space="0" w:color="auto"/>
                <w:right w:val="none" w:sz="0" w:space="0" w:color="auto"/>
              </w:divBdr>
            </w:div>
            <w:div w:id="1560510434">
              <w:marLeft w:val="0"/>
              <w:marRight w:val="0"/>
              <w:marTop w:val="0"/>
              <w:marBottom w:val="0"/>
              <w:divBdr>
                <w:top w:val="none" w:sz="0" w:space="0" w:color="auto"/>
                <w:left w:val="none" w:sz="0" w:space="0" w:color="auto"/>
                <w:bottom w:val="none" w:sz="0" w:space="0" w:color="auto"/>
                <w:right w:val="none" w:sz="0" w:space="0" w:color="auto"/>
              </w:divBdr>
            </w:div>
            <w:div w:id="1561210038">
              <w:marLeft w:val="0"/>
              <w:marRight w:val="0"/>
              <w:marTop w:val="0"/>
              <w:marBottom w:val="0"/>
              <w:divBdr>
                <w:top w:val="none" w:sz="0" w:space="0" w:color="auto"/>
                <w:left w:val="none" w:sz="0" w:space="0" w:color="auto"/>
                <w:bottom w:val="none" w:sz="0" w:space="0" w:color="auto"/>
                <w:right w:val="none" w:sz="0" w:space="0" w:color="auto"/>
              </w:divBdr>
            </w:div>
            <w:div w:id="1561288732">
              <w:marLeft w:val="0"/>
              <w:marRight w:val="0"/>
              <w:marTop w:val="0"/>
              <w:marBottom w:val="0"/>
              <w:divBdr>
                <w:top w:val="none" w:sz="0" w:space="0" w:color="auto"/>
                <w:left w:val="none" w:sz="0" w:space="0" w:color="auto"/>
                <w:bottom w:val="none" w:sz="0" w:space="0" w:color="auto"/>
                <w:right w:val="none" w:sz="0" w:space="0" w:color="auto"/>
              </w:divBdr>
            </w:div>
            <w:div w:id="1561554123">
              <w:marLeft w:val="0"/>
              <w:marRight w:val="0"/>
              <w:marTop w:val="0"/>
              <w:marBottom w:val="0"/>
              <w:divBdr>
                <w:top w:val="none" w:sz="0" w:space="0" w:color="auto"/>
                <w:left w:val="none" w:sz="0" w:space="0" w:color="auto"/>
                <w:bottom w:val="none" w:sz="0" w:space="0" w:color="auto"/>
                <w:right w:val="none" w:sz="0" w:space="0" w:color="auto"/>
              </w:divBdr>
            </w:div>
            <w:div w:id="1563758867">
              <w:marLeft w:val="0"/>
              <w:marRight w:val="0"/>
              <w:marTop w:val="0"/>
              <w:marBottom w:val="0"/>
              <w:divBdr>
                <w:top w:val="none" w:sz="0" w:space="0" w:color="auto"/>
                <w:left w:val="none" w:sz="0" w:space="0" w:color="auto"/>
                <w:bottom w:val="none" w:sz="0" w:space="0" w:color="auto"/>
                <w:right w:val="none" w:sz="0" w:space="0" w:color="auto"/>
              </w:divBdr>
            </w:div>
            <w:div w:id="1565335100">
              <w:marLeft w:val="0"/>
              <w:marRight w:val="0"/>
              <w:marTop w:val="0"/>
              <w:marBottom w:val="0"/>
              <w:divBdr>
                <w:top w:val="none" w:sz="0" w:space="0" w:color="auto"/>
                <w:left w:val="none" w:sz="0" w:space="0" w:color="auto"/>
                <w:bottom w:val="none" w:sz="0" w:space="0" w:color="auto"/>
                <w:right w:val="none" w:sz="0" w:space="0" w:color="auto"/>
              </w:divBdr>
            </w:div>
            <w:div w:id="1565725739">
              <w:marLeft w:val="0"/>
              <w:marRight w:val="0"/>
              <w:marTop w:val="0"/>
              <w:marBottom w:val="0"/>
              <w:divBdr>
                <w:top w:val="none" w:sz="0" w:space="0" w:color="auto"/>
                <w:left w:val="none" w:sz="0" w:space="0" w:color="auto"/>
                <w:bottom w:val="none" w:sz="0" w:space="0" w:color="auto"/>
                <w:right w:val="none" w:sz="0" w:space="0" w:color="auto"/>
              </w:divBdr>
            </w:div>
            <w:div w:id="1565946788">
              <w:marLeft w:val="0"/>
              <w:marRight w:val="0"/>
              <w:marTop w:val="0"/>
              <w:marBottom w:val="0"/>
              <w:divBdr>
                <w:top w:val="none" w:sz="0" w:space="0" w:color="auto"/>
                <w:left w:val="none" w:sz="0" w:space="0" w:color="auto"/>
                <w:bottom w:val="none" w:sz="0" w:space="0" w:color="auto"/>
                <w:right w:val="none" w:sz="0" w:space="0" w:color="auto"/>
              </w:divBdr>
            </w:div>
            <w:div w:id="1568152158">
              <w:marLeft w:val="0"/>
              <w:marRight w:val="0"/>
              <w:marTop w:val="0"/>
              <w:marBottom w:val="0"/>
              <w:divBdr>
                <w:top w:val="none" w:sz="0" w:space="0" w:color="auto"/>
                <w:left w:val="none" w:sz="0" w:space="0" w:color="auto"/>
                <w:bottom w:val="none" w:sz="0" w:space="0" w:color="auto"/>
                <w:right w:val="none" w:sz="0" w:space="0" w:color="auto"/>
              </w:divBdr>
            </w:div>
            <w:div w:id="1569488165">
              <w:marLeft w:val="0"/>
              <w:marRight w:val="0"/>
              <w:marTop w:val="0"/>
              <w:marBottom w:val="0"/>
              <w:divBdr>
                <w:top w:val="none" w:sz="0" w:space="0" w:color="auto"/>
                <w:left w:val="none" w:sz="0" w:space="0" w:color="auto"/>
                <w:bottom w:val="none" w:sz="0" w:space="0" w:color="auto"/>
                <w:right w:val="none" w:sz="0" w:space="0" w:color="auto"/>
              </w:divBdr>
            </w:div>
            <w:div w:id="1569879531">
              <w:marLeft w:val="0"/>
              <w:marRight w:val="0"/>
              <w:marTop w:val="0"/>
              <w:marBottom w:val="0"/>
              <w:divBdr>
                <w:top w:val="none" w:sz="0" w:space="0" w:color="auto"/>
                <w:left w:val="none" w:sz="0" w:space="0" w:color="auto"/>
                <w:bottom w:val="none" w:sz="0" w:space="0" w:color="auto"/>
                <w:right w:val="none" w:sz="0" w:space="0" w:color="auto"/>
              </w:divBdr>
            </w:div>
            <w:div w:id="1569997679">
              <w:marLeft w:val="0"/>
              <w:marRight w:val="0"/>
              <w:marTop w:val="0"/>
              <w:marBottom w:val="0"/>
              <w:divBdr>
                <w:top w:val="none" w:sz="0" w:space="0" w:color="auto"/>
                <w:left w:val="none" w:sz="0" w:space="0" w:color="auto"/>
                <w:bottom w:val="none" w:sz="0" w:space="0" w:color="auto"/>
                <w:right w:val="none" w:sz="0" w:space="0" w:color="auto"/>
              </w:divBdr>
            </w:div>
            <w:div w:id="1570069486">
              <w:marLeft w:val="0"/>
              <w:marRight w:val="0"/>
              <w:marTop w:val="0"/>
              <w:marBottom w:val="0"/>
              <w:divBdr>
                <w:top w:val="none" w:sz="0" w:space="0" w:color="auto"/>
                <w:left w:val="none" w:sz="0" w:space="0" w:color="auto"/>
                <w:bottom w:val="none" w:sz="0" w:space="0" w:color="auto"/>
                <w:right w:val="none" w:sz="0" w:space="0" w:color="auto"/>
              </w:divBdr>
            </w:div>
            <w:div w:id="1571036224">
              <w:marLeft w:val="0"/>
              <w:marRight w:val="0"/>
              <w:marTop w:val="0"/>
              <w:marBottom w:val="0"/>
              <w:divBdr>
                <w:top w:val="none" w:sz="0" w:space="0" w:color="auto"/>
                <w:left w:val="none" w:sz="0" w:space="0" w:color="auto"/>
                <w:bottom w:val="none" w:sz="0" w:space="0" w:color="auto"/>
                <w:right w:val="none" w:sz="0" w:space="0" w:color="auto"/>
              </w:divBdr>
            </w:div>
            <w:div w:id="1573656353">
              <w:marLeft w:val="0"/>
              <w:marRight w:val="0"/>
              <w:marTop w:val="0"/>
              <w:marBottom w:val="0"/>
              <w:divBdr>
                <w:top w:val="none" w:sz="0" w:space="0" w:color="auto"/>
                <w:left w:val="none" w:sz="0" w:space="0" w:color="auto"/>
                <w:bottom w:val="none" w:sz="0" w:space="0" w:color="auto"/>
                <w:right w:val="none" w:sz="0" w:space="0" w:color="auto"/>
              </w:divBdr>
            </w:div>
            <w:div w:id="1574124313">
              <w:marLeft w:val="0"/>
              <w:marRight w:val="0"/>
              <w:marTop w:val="0"/>
              <w:marBottom w:val="0"/>
              <w:divBdr>
                <w:top w:val="none" w:sz="0" w:space="0" w:color="auto"/>
                <w:left w:val="none" w:sz="0" w:space="0" w:color="auto"/>
                <w:bottom w:val="none" w:sz="0" w:space="0" w:color="auto"/>
                <w:right w:val="none" w:sz="0" w:space="0" w:color="auto"/>
              </w:divBdr>
            </w:div>
            <w:div w:id="1574660689">
              <w:marLeft w:val="0"/>
              <w:marRight w:val="0"/>
              <w:marTop w:val="0"/>
              <w:marBottom w:val="0"/>
              <w:divBdr>
                <w:top w:val="none" w:sz="0" w:space="0" w:color="auto"/>
                <w:left w:val="none" w:sz="0" w:space="0" w:color="auto"/>
                <w:bottom w:val="none" w:sz="0" w:space="0" w:color="auto"/>
                <w:right w:val="none" w:sz="0" w:space="0" w:color="auto"/>
              </w:divBdr>
            </w:div>
            <w:div w:id="1577745966">
              <w:marLeft w:val="0"/>
              <w:marRight w:val="0"/>
              <w:marTop w:val="0"/>
              <w:marBottom w:val="0"/>
              <w:divBdr>
                <w:top w:val="none" w:sz="0" w:space="0" w:color="auto"/>
                <w:left w:val="none" w:sz="0" w:space="0" w:color="auto"/>
                <w:bottom w:val="none" w:sz="0" w:space="0" w:color="auto"/>
                <w:right w:val="none" w:sz="0" w:space="0" w:color="auto"/>
              </w:divBdr>
            </w:div>
            <w:div w:id="1580210651">
              <w:marLeft w:val="0"/>
              <w:marRight w:val="0"/>
              <w:marTop w:val="0"/>
              <w:marBottom w:val="0"/>
              <w:divBdr>
                <w:top w:val="none" w:sz="0" w:space="0" w:color="auto"/>
                <w:left w:val="none" w:sz="0" w:space="0" w:color="auto"/>
                <w:bottom w:val="none" w:sz="0" w:space="0" w:color="auto"/>
                <w:right w:val="none" w:sz="0" w:space="0" w:color="auto"/>
              </w:divBdr>
            </w:div>
            <w:div w:id="1582568269">
              <w:marLeft w:val="0"/>
              <w:marRight w:val="0"/>
              <w:marTop w:val="0"/>
              <w:marBottom w:val="0"/>
              <w:divBdr>
                <w:top w:val="none" w:sz="0" w:space="0" w:color="auto"/>
                <w:left w:val="none" w:sz="0" w:space="0" w:color="auto"/>
                <w:bottom w:val="none" w:sz="0" w:space="0" w:color="auto"/>
                <w:right w:val="none" w:sz="0" w:space="0" w:color="auto"/>
              </w:divBdr>
            </w:div>
            <w:div w:id="1583678197">
              <w:marLeft w:val="0"/>
              <w:marRight w:val="0"/>
              <w:marTop w:val="0"/>
              <w:marBottom w:val="0"/>
              <w:divBdr>
                <w:top w:val="none" w:sz="0" w:space="0" w:color="auto"/>
                <w:left w:val="none" w:sz="0" w:space="0" w:color="auto"/>
                <w:bottom w:val="none" w:sz="0" w:space="0" w:color="auto"/>
                <w:right w:val="none" w:sz="0" w:space="0" w:color="auto"/>
              </w:divBdr>
            </w:div>
            <w:div w:id="1584224537">
              <w:marLeft w:val="0"/>
              <w:marRight w:val="0"/>
              <w:marTop w:val="0"/>
              <w:marBottom w:val="0"/>
              <w:divBdr>
                <w:top w:val="none" w:sz="0" w:space="0" w:color="auto"/>
                <w:left w:val="none" w:sz="0" w:space="0" w:color="auto"/>
                <w:bottom w:val="none" w:sz="0" w:space="0" w:color="auto"/>
                <w:right w:val="none" w:sz="0" w:space="0" w:color="auto"/>
              </w:divBdr>
            </w:div>
            <w:div w:id="1584608820">
              <w:marLeft w:val="0"/>
              <w:marRight w:val="0"/>
              <w:marTop w:val="0"/>
              <w:marBottom w:val="0"/>
              <w:divBdr>
                <w:top w:val="none" w:sz="0" w:space="0" w:color="auto"/>
                <w:left w:val="none" w:sz="0" w:space="0" w:color="auto"/>
                <w:bottom w:val="none" w:sz="0" w:space="0" w:color="auto"/>
                <w:right w:val="none" w:sz="0" w:space="0" w:color="auto"/>
              </w:divBdr>
            </w:div>
            <w:div w:id="1585602214">
              <w:marLeft w:val="0"/>
              <w:marRight w:val="0"/>
              <w:marTop w:val="0"/>
              <w:marBottom w:val="0"/>
              <w:divBdr>
                <w:top w:val="none" w:sz="0" w:space="0" w:color="auto"/>
                <w:left w:val="none" w:sz="0" w:space="0" w:color="auto"/>
                <w:bottom w:val="none" w:sz="0" w:space="0" w:color="auto"/>
                <w:right w:val="none" w:sz="0" w:space="0" w:color="auto"/>
              </w:divBdr>
            </w:div>
            <w:div w:id="1587298133">
              <w:marLeft w:val="0"/>
              <w:marRight w:val="0"/>
              <w:marTop w:val="0"/>
              <w:marBottom w:val="0"/>
              <w:divBdr>
                <w:top w:val="none" w:sz="0" w:space="0" w:color="auto"/>
                <w:left w:val="none" w:sz="0" w:space="0" w:color="auto"/>
                <w:bottom w:val="none" w:sz="0" w:space="0" w:color="auto"/>
                <w:right w:val="none" w:sz="0" w:space="0" w:color="auto"/>
              </w:divBdr>
            </w:div>
            <w:div w:id="1588270378">
              <w:marLeft w:val="0"/>
              <w:marRight w:val="0"/>
              <w:marTop w:val="0"/>
              <w:marBottom w:val="0"/>
              <w:divBdr>
                <w:top w:val="none" w:sz="0" w:space="0" w:color="auto"/>
                <w:left w:val="none" w:sz="0" w:space="0" w:color="auto"/>
                <w:bottom w:val="none" w:sz="0" w:space="0" w:color="auto"/>
                <w:right w:val="none" w:sz="0" w:space="0" w:color="auto"/>
              </w:divBdr>
            </w:div>
            <w:div w:id="1597399802">
              <w:marLeft w:val="0"/>
              <w:marRight w:val="0"/>
              <w:marTop w:val="0"/>
              <w:marBottom w:val="0"/>
              <w:divBdr>
                <w:top w:val="none" w:sz="0" w:space="0" w:color="auto"/>
                <w:left w:val="none" w:sz="0" w:space="0" w:color="auto"/>
                <w:bottom w:val="none" w:sz="0" w:space="0" w:color="auto"/>
                <w:right w:val="none" w:sz="0" w:space="0" w:color="auto"/>
              </w:divBdr>
            </w:div>
            <w:div w:id="1597862073">
              <w:marLeft w:val="0"/>
              <w:marRight w:val="0"/>
              <w:marTop w:val="0"/>
              <w:marBottom w:val="0"/>
              <w:divBdr>
                <w:top w:val="none" w:sz="0" w:space="0" w:color="auto"/>
                <w:left w:val="none" w:sz="0" w:space="0" w:color="auto"/>
                <w:bottom w:val="none" w:sz="0" w:space="0" w:color="auto"/>
                <w:right w:val="none" w:sz="0" w:space="0" w:color="auto"/>
              </w:divBdr>
            </w:div>
            <w:div w:id="1599094023">
              <w:marLeft w:val="0"/>
              <w:marRight w:val="0"/>
              <w:marTop w:val="0"/>
              <w:marBottom w:val="0"/>
              <w:divBdr>
                <w:top w:val="none" w:sz="0" w:space="0" w:color="auto"/>
                <w:left w:val="none" w:sz="0" w:space="0" w:color="auto"/>
                <w:bottom w:val="none" w:sz="0" w:space="0" w:color="auto"/>
                <w:right w:val="none" w:sz="0" w:space="0" w:color="auto"/>
              </w:divBdr>
            </w:div>
            <w:div w:id="1599096359">
              <w:marLeft w:val="0"/>
              <w:marRight w:val="0"/>
              <w:marTop w:val="0"/>
              <w:marBottom w:val="0"/>
              <w:divBdr>
                <w:top w:val="none" w:sz="0" w:space="0" w:color="auto"/>
                <w:left w:val="none" w:sz="0" w:space="0" w:color="auto"/>
                <w:bottom w:val="none" w:sz="0" w:space="0" w:color="auto"/>
                <w:right w:val="none" w:sz="0" w:space="0" w:color="auto"/>
              </w:divBdr>
            </w:div>
            <w:div w:id="1600410968">
              <w:marLeft w:val="0"/>
              <w:marRight w:val="0"/>
              <w:marTop w:val="0"/>
              <w:marBottom w:val="0"/>
              <w:divBdr>
                <w:top w:val="none" w:sz="0" w:space="0" w:color="auto"/>
                <w:left w:val="none" w:sz="0" w:space="0" w:color="auto"/>
                <w:bottom w:val="none" w:sz="0" w:space="0" w:color="auto"/>
                <w:right w:val="none" w:sz="0" w:space="0" w:color="auto"/>
              </w:divBdr>
            </w:div>
            <w:div w:id="1602449738">
              <w:marLeft w:val="0"/>
              <w:marRight w:val="0"/>
              <w:marTop w:val="0"/>
              <w:marBottom w:val="0"/>
              <w:divBdr>
                <w:top w:val="none" w:sz="0" w:space="0" w:color="auto"/>
                <w:left w:val="none" w:sz="0" w:space="0" w:color="auto"/>
                <w:bottom w:val="none" w:sz="0" w:space="0" w:color="auto"/>
                <w:right w:val="none" w:sz="0" w:space="0" w:color="auto"/>
              </w:divBdr>
            </w:div>
            <w:div w:id="1602641037">
              <w:marLeft w:val="0"/>
              <w:marRight w:val="0"/>
              <w:marTop w:val="0"/>
              <w:marBottom w:val="0"/>
              <w:divBdr>
                <w:top w:val="none" w:sz="0" w:space="0" w:color="auto"/>
                <w:left w:val="none" w:sz="0" w:space="0" w:color="auto"/>
                <w:bottom w:val="none" w:sz="0" w:space="0" w:color="auto"/>
                <w:right w:val="none" w:sz="0" w:space="0" w:color="auto"/>
              </w:divBdr>
            </w:div>
            <w:div w:id="1604337617">
              <w:marLeft w:val="0"/>
              <w:marRight w:val="0"/>
              <w:marTop w:val="0"/>
              <w:marBottom w:val="0"/>
              <w:divBdr>
                <w:top w:val="none" w:sz="0" w:space="0" w:color="auto"/>
                <w:left w:val="none" w:sz="0" w:space="0" w:color="auto"/>
                <w:bottom w:val="none" w:sz="0" w:space="0" w:color="auto"/>
                <w:right w:val="none" w:sz="0" w:space="0" w:color="auto"/>
              </w:divBdr>
            </w:div>
            <w:div w:id="1606376488">
              <w:marLeft w:val="0"/>
              <w:marRight w:val="0"/>
              <w:marTop w:val="0"/>
              <w:marBottom w:val="0"/>
              <w:divBdr>
                <w:top w:val="none" w:sz="0" w:space="0" w:color="auto"/>
                <w:left w:val="none" w:sz="0" w:space="0" w:color="auto"/>
                <w:bottom w:val="none" w:sz="0" w:space="0" w:color="auto"/>
                <w:right w:val="none" w:sz="0" w:space="0" w:color="auto"/>
              </w:divBdr>
            </w:div>
            <w:div w:id="1606768842">
              <w:marLeft w:val="0"/>
              <w:marRight w:val="0"/>
              <w:marTop w:val="0"/>
              <w:marBottom w:val="0"/>
              <w:divBdr>
                <w:top w:val="none" w:sz="0" w:space="0" w:color="auto"/>
                <w:left w:val="none" w:sz="0" w:space="0" w:color="auto"/>
                <w:bottom w:val="none" w:sz="0" w:space="0" w:color="auto"/>
                <w:right w:val="none" w:sz="0" w:space="0" w:color="auto"/>
              </w:divBdr>
            </w:div>
            <w:div w:id="1606768856">
              <w:marLeft w:val="0"/>
              <w:marRight w:val="0"/>
              <w:marTop w:val="0"/>
              <w:marBottom w:val="0"/>
              <w:divBdr>
                <w:top w:val="none" w:sz="0" w:space="0" w:color="auto"/>
                <w:left w:val="none" w:sz="0" w:space="0" w:color="auto"/>
                <w:bottom w:val="none" w:sz="0" w:space="0" w:color="auto"/>
                <w:right w:val="none" w:sz="0" w:space="0" w:color="auto"/>
              </w:divBdr>
            </w:div>
            <w:div w:id="1606957553">
              <w:marLeft w:val="0"/>
              <w:marRight w:val="0"/>
              <w:marTop w:val="0"/>
              <w:marBottom w:val="0"/>
              <w:divBdr>
                <w:top w:val="none" w:sz="0" w:space="0" w:color="auto"/>
                <w:left w:val="none" w:sz="0" w:space="0" w:color="auto"/>
                <w:bottom w:val="none" w:sz="0" w:space="0" w:color="auto"/>
                <w:right w:val="none" w:sz="0" w:space="0" w:color="auto"/>
              </w:divBdr>
            </w:div>
            <w:div w:id="1609585574">
              <w:marLeft w:val="0"/>
              <w:marRight w:val="0"/>
              <w:marTop w:val="0"/>
              <w:marBottom w:val="0"/>
              <w:divBdr>
                <w:top w:val="none" w:sz="0" w:space="0" w:color="auto"/>
                <w:left w:val="none" w:sz="0" w:space="0" w:color="auto"/>
                <w:bottom w:val="none" w:sz="0" w:space="0" w:color="auto"/>
                <w:right w:val="none" w:sz="0" w:space="0" w:color="auto"/>
              </w:divBdr>
            </w:div>
            <w:div w:id="1610818420">
              <w:marLeft w:val="0"/>
              <w:marRight w:val="0"/>
              <w:marTop w:val="0"/>
              <w:marBottom w:val="0"/>
              <w:divBdr>
                <w:top w:val="none" w:sz="0" w:space="0" w:color="auto"/>
                <w:left w:val="none" w:sz="0" w:space="0" w:color="auto"/>
                <w:bottom w:val="none" w:sz="0" w:space="0" w:color="auto"/>
                <w:right w:val="none" w:sz="0" w:space="0" w:color="auto"/>
              </w:divBdr>
            </w:div>
            <w:div w:id="1611275980">
              <w:marLeft w:val="0"/>
              <w:marRight w:val="0"/>
              <w:marTop w:val="0"/>
              <w:marBottom w:val="0"/>
              <w:divBdr>
                <w:top w:val="none" w:sz="0" w:space="0" w:color="auto"/>
                <w:left w:val="none" w:sz="0" w:space="0" w:color="auto"/>
                <w:bottom w:val="none" w:sz="0" w:space="0" w:color="auto"/>
                <w:right w:val="none" w:sz="0" w:space="0" w:color="auto"/>
              </w:divBdr>
            </w:div>
            <w:div w:id="1612783722">
              <w:marLeft w:val="0"/>
              <w:marRight w:val="0"/>
              <w:marTop w:val="0"/>
              <w:marBottom w:val="0"/>
              <w:divBdr>
                <w:top w:val="none" w:sz="0" w:space="0" w:color="auto"/>
                <w:left w:val="none" w:sz="0" w:space="0" w:color="auto"/>
                <w:bottom w:val="none" w:sz="0" w:space="0" w:color="auto"/>
                <w:right w:val="none" w:sz="0" w:space="0" w:color="auto"/>
              </w:divBdr>
            </w:div>
            <w:div w:id="1612861999">
              <w:marLeft w:val="0"/>
              <w:marRight w:val="0"/>
              <w:marTop w:val="0"/>
              <w:marBottom w:val="0"/>
              <w:divBdr>
                <w:top w:val="none" w:sz="0" w:space="0" w:color="auto"/>
                <w:left w:val="none" w:sz="0" w:space="0" w:color="auto"/>
                <w:bottom w:val="none" w:sz="0" w:space="0" w:color="auto"/>
                <w:right w:val="none" w:sz="0" w:space="0" w:color="auto"/>
              </w:divBdr>
            </w:div>
            <w:div w:id="1613366400">
              <w:marLeft w:val="0"/>
              <w:marRight w:val="0"/>
              <w:marTop w:val="0"/>
              <w:marBottom w:val="0"/>
              <w:divBdr>
                <w:top w:val="none" w:sz="0" w:space="0" w:color="auto"/>
                <w:left w:val="none" w:sz="0" w:space="0" w:color="auto"/>
                <w:bottom w:val="none" w:sz="0" w:space="0" w:color="auto"/>
                <w:right w:val="none" w:sz="0" w:space="0" w:color="auto"/>
              </w:divBdr>
            </w:div>
            <w:div w:id="1617712744">
              <w:marLeft w:val="0"/>
              <w:marRight w:val="0"/>
              <w:marTop w:val="0"/>
              <w:marBottom w:val="0"/>
              <w:divBdr>
                <w:top w:val="none" w:sz="0" w:space="0" w:color="auto"/>
                <w:left w:val="none" w:sz="0" w:space="0" w:color="auto"/>
                <w:bottom w:val="none" w:sz="0" w:space="0" w:color="auto"/>
                <w:right w:val="none" w:sz="0" w:space="0" w:color="auto"/>
              </w:divBdr>
            </w:div>
            <w:div w:id="1618103903">
              <w:marLeft w:val="0"/>
              <w:marRight w:val="0"/>
              <w:marTop w:val="0"/>
              <w:marBottom w:val="0"/>
              <w:divBdr>
                <w:top w:val="none" w:sz="0" w:space="0" w:color="auto"/>
                <w:left w:val="none" w:sz="0" w:space="0" w:color="auto"/>
                <w:bottom w:val="none" w:sz="0" w:space="0" w:color="auto"/>
                <w:right w:val="none" w:sz="0" w:space="0" w:color="auto"/>
              </w:divBdr>
            </w:div>
            <w:div w:id="1618562709">
              <w:marLeft w:val="0"/>
              <w:marRight w:val="0"/>
              <w:marTop w:val="0"/>
              <w:marBottom w:val="0"/>
              <w:divBdr>
                <w:top w:val="none" w:sz="0" w:space="0" w:color="auto"/>
                <w:left w:val="none" w:sz="0" w:space="0" w:color="auto"/>
                <w:bottom w:val="none" w:sz="0" w:space="0" w:color="auto"/>
                <w:right w:val="none" w:sz="0" w:space="0" w:color="auto"/>
              </w:divBdr>
            </w:div>
            <w:div w:id="1620991046">
              <w:marLeft w:val="0"/>
              <w:marRight w:val="0"/>
              <w:marTop w:val="0"/>
              <w:marBottom w:val="0"/>
              <w:divBdr>
                <w:top w:val="none" w:sz="0" w:space="0" w:color="auto"/>
                <w:left w:val="none" w:sz="0" w:space="0" w:color="auto"/>
                <w:bottom w:val="none" w:sz="0" w:space="0" w:color="auto"/>
                <w:right w:val="none" w:sz="0" w:space="0" w:color="auto"/>
              </w:divBdr>
            </w:div>
            <w:div w:id="1621180277">
              <w:marLeft w:val="0"/>
              <w:marRight w:val="0"/>
              <w:marTop w:val="0"/>
              <w:marBottom w:val="0"/>
              <w:divBdr>
                <w:top w:val="none" w:sz="0" w:space="0" w:color="auto"/>
                <w:left w:val="none" w:sz="0" w:space="0" w:color="auto"/>
                <w:bottom w:val="none" w:sz="0" w:space="0" w:color="auto"/>
                <w:right w:val="none" w:sz="0" w:space="0" w:color="auto"/>
              </w:divBdr>
            </w:div>
            <w:div w:id="1622031847">
              <w:marLeft w:val="0"/>
              <w:marRight w:val="0"/>
              <w:marTop w:val="0"/>
              <w:marBottom w:val="0"/>
              <w:divBdr>
                <w:top w:val="none" w:sz="0" w:space="0" w:color="auto"/>
                <w:left w:val="none" w:sz="0" w:space="0" w:color="auto"/>
                <w:bottom w:val="none" w:sz="0" w:space="0" w:color="auto"/>
                <w:right w:val="none" w:sz="0" w:space="0" w:color="auto"/>
              </w:divBdr>
            </w:div>
            <w:div w:id="1622567372">
              <w:marLeft w:val="0"/>
              <w:marRight w:val="0"/>
              <w:marTop w:val="0"/>
              <w:marBottom w:val="0"/>
              <w:divBdr>
                <w:top w:val="none" w:sz="0" w:space="0" w:color="auto"/>
                <w:left w:val="none" w:sz="0" w:space="0" w:color="auto"/>
                <w:bottom w:val="none" w:sz="0" w:space="0" w:color="auto"/>
                <w:right w:val="none" w:sz="0" w:space="0" w:color="auto"/>
              </w:divBdr>
            </w:div>
            <w:div w:id="1623000684">
              <w:marLeft w:val="0"/>
              <w:marRight w:val="0"/>
              <w:marTop w:val="0"/>
              <w:marBottom w:val="0"/>
              <w:divBdr>
                <w:top w:val="none" w:sz="0" w:space="0" w:color="auto"/>
                <w:left w:val="none" w:sz="0" w:space="0" w:color="auto"/>
                <w:bottom w:val="none" w:sz="0" w:space="0" w:color="auto"/>
                <w:right w:val="none" w:sz="0" w:space="0" w:color="auto"/>
              </w:divBdr>
            </w:div>
            <w:div w:id="1624458167">
              <w:marLeft w:val="0"/>
              <w:marRight w:val="0"/>
              <w:marTop w:val="0"/>
              <w:marBottom w:val="0"/>
              <w:divBdr>
                <w:top w:val="none" w:sz="0" w:space="0" w:color="auto"/>
                <w:left w:val="none" w:sz="0" w:space="0" w:color="auto"/>
                <w:bottom w:val="none" w:sz="0" w:space="0" w:color="auto"/>
                <w:right w:val="none" w:sz="0" w:space="0" w:color="auto"/>
              </w:divBdr>
            </w:div>
            <w:div w:id="1625773128">
              <w:marLeft w:val="0"/>
              <w:marRight w:val="0"/>
              <w:marTop w:val="0"/>
              <w:marBottom w:val="0"/>
              <w:divBdr>
                <w:top w:val="none" w:sz="0" w:space="0" w:color="auto"/>
                <w:left w:val="none" w:sz="0" w:space="0" w:color="auto"/>
                <w:bottom w:val="none" w:sz="0" w:space="0" w:color="auto"/>
                <w:right w:val="none" w:sz="0" w:space="0" w:color="auto"/>
              </w:divBdr>
            </w:div>
            <w:div w:id="1626232194">
              <w:marLeft w:val="0"/>
              <w:marRight w:val="0"/>
              <w:marTop w:val="0"/>
              <w:marBottom w:val="0"/>
              <w:divBdr>
                <w:top w:val="none" w:sz="0" w:space="0" w:color="auto"/>
                <w:left w:val="none" w:sz="0" w:space="0" w:color="auto"/>
                <w:bottom w:val="none" w:sz="0" w:space="0" w:color="auto"/>
                <w:right w:val="none" w:sz="0" w:space="0" w:color="auto"/>
              </w:divBdr>
            </w:div>
            <w:div w:id="1628969950">
              <w:marLeft w:val="0"/>
              <w:marRight w:val="0"/>
              <w:marTop w:val="0"/>
              <w:marBottom w:val="0"/>
              <w:divBdr>
                <w:top w:val="none" w:sz="0" w:space="0" w:color="auto"/>
                <w:left w:val="none" w:sz="0" w:space="0" w:color="auto"/>
                <w:bottom w:val="none" w:sz="0" w:space="0" w:color="auto"/>
                <w:right w:val="none" w:sz="0" w:space="0" w:color="auto"/>
              </w:divBdr>
            </w:div>
            <w:div w:id="1629357490">
              <w:marLeft w:val="0"/>
              <w:marRight w:val="0"/>
              <w:marTop w:val="0"/>
              <w:marBottom w:val="0"/>
              <w:divBdr>
                <w:top w:val="none" w:sz="0" w:space="0" w:color="auto"/>
                <w:left w:val="none" w:sz="0" w:space="0" w:color="auto"/>
                <w:bottom w:val="none" w:sz="0" w:space="0" w:color="auto"/>
                <w:right w:val="none" w:sz="0" w:space="0" w:color="auto"/>
              </w:divBdr>
            </w:div>
            <w:div w:id="1630208560">
              <w:marLeft w:val="0"/>
              <w:marRight w:val="0"/>
              <w:marTop w:val="0"/>
              <w:marBottom w:val="0"/>
              <w:divBdr>
                <w:top w:val="none" w:sz="0" w:space="0" w:color="auto"/>
                <w:left w:val="none" w:sz="0" w:space="0" w:color="auto"/>
                <w:bottom w:val="none" w:sz="0" w:space="0" w:color="auto"/>
                <w:right w:val="none" w:sz="0" w:space="0" w:color="auto"/>
              </w:divBdr>
            </w:div>
            <w:div w:id="1630357707">
              <w:marLeft w:val="0"/>
              <w:marRight w:val="0"/>
              <w:marTop w:val="360"/>
              <w:marBottom w:val="0"/>
              <w:divBdr>
                <w:top w:val="single" w:sz="6" w:space="0" w:color="auto"/>
                <w:left w:val="single" w:sz="6" w:space="0" w:color="auto"/>
                <w:bottom w:val="single" w:sz="6" w:space="0" w:color="auto"/>
                <w:right w:val="single" w:sz="6" w:space="0" w:color="auto"/>
              </w:divBdr>
            </w:div>
            <w:div w:id="1633174165">
              <w:marLeft w:val="0"/>
              <w:marRight w:val="0"/>
              <w:marTop w:val="0"/>
              <w:marBottom w:val="0"/>
              <w:divBdr>
                <w:top w:val="none" w:sz="0" w:space="0" w:color="auto"/>
                <w:left w:val="none" w:sz="0" w:space="0" w:color="auto"/>
                <w:bottom w:val="none" w:sz="0" w:space="0" w:color="auto"/>
                <w:right w:val="none" w:sz="0" w:space="0" w:color="auto"/>
              </w:divBdr>
            </w:div>
            <w:div w:id="1639609492">
              <w:marLeft w:val="0"/>
              <w:marRight w:val="0"/>
              <w:marTop w:val="0"/>
              <w:marBottom w:val="0"/>
              <w:divBdr>
                <w:top w:val="none" w:sz="0" w:space="0" w:color="auto"/>
                <w:left w:val="none" w:sz="0" w:space="0" w:color="auto"/>
                <w:bottom w:val="none" w:sz="0" w:space="0" w:color="auto"/>
                <w:right w:val="none" w:sz="0" w:space="0" w:color="auto"/>
              </w:divBdr>
            </w:div>
            <w:div w:id="1640694100">
              <w:marLeft w:val="0"/>
              <w:marRight w:val="0"/>
              <w:marTop w:val="0"/>
              <w:marBottom w:val="0"/>
              <w:divBdr>
                <w:top w:val="none" w:sz="0" w:space="0" w:color="auto"/>
                <w:left w:val="none" w:sz="0" w:space="0" w:color="auto"/>
                <w:bottom w:val="none" w:sz="0" w:space="0" w:color="auto"/>
                <w:right w:val="none" w:sz="0" w:space="0" w:color="auto"/>
              </w:divBdr>
            </w:div>
            <w:div w:id="1640918451">
              <w:marLeft w:val="0"/>
              <w:marRight w:val="0"/>
              <w:marTop w:val="0"/>
              <w:marBottom w:val="0"/>
              <w:divBdr>
                <w:top w:val="none" w:sz="0" w:space="0" w:color="auto"/>
                <w:left w:val="none" w:sz="0" w:space="0" w:color="auto"/>
                <w:bottom w:val="none" w:sz="0" w:space="0" w:color="auto"/>
                <w:right w:val="none" w:sz="0" w:space="0" w:color="auto"/>
              </w:divBdr>
            </w:div>
            <w:div w:id="1641350266">
              <w:marLeft w:val="0"/>
              <w:marRight w:val="0"/>
              <w:marTop w:val="0"/>
              <w:marBottom w:val="0"/>
              <w:divBdr>
                <w:top w:val="none" w:sz="0" w:space="0" w:color="auto"/>
                <w:left w:val="none" w:sz="0" w:space="0" w:color="auto"/>
                <w:bottom w:val="none" w:sz="0" w:space="0" w:color="auto"/>
                <w:right w:val="none" w:sz="0" w:space="0" w:color="auto"/>
              </w:divBdr>
            </w:div>
            <w:div w:id="1644314974">
              <w:marLeft w:val="0"/>
              <w:marRight w:val="0"/>
              <w:marTop w:val="0"/>
              <w:marBottom w:val="0"/>
              <w:divBdr>
                <w:top w:val="none" w:sz="0" w:space="0" w:color="auto"/>
                <w:left w:val="none" w:sz="0" w:space="0" w:color="auto"/>
                <w:bottom w:val="none" w:sz="0" w:space="0" w:color="auto"/>
                <w:right w:val="none" w:sz="0" w:space="0" w:color="auto"/>
              </w:divBdr>
            </w:div>
            <w:div w:id="1645355202">
              <w:marLeft w:val="0"/>
              <w:marRight w:val="0"/>
              <w:marTop w:val="0"/>
              <w:marBottom w:val="0"/>
              <w:divBdr>
                <w:top w:val="none" w:sz="0" w:space="0" w:color="auto"/>
                <w:left w:val="none" w:sz="0" w:space="0" w:color="auto"/>
                <w:bottom w:val="none" w:sz="0" w:space="0" w:color="auto"/>
                <w:right w:val="none" w:sz="0" w:space="0" w:color="auto"/>
              </w:divBdr>
            </w:div>
            <w:div w:id="1646084412">
              <w:marLeft w:val="0"/>
              <w:marRight w:val="0"/>
              <w:marTop w:val="0"/>
              <w:marBottom w:val="0"/>
              <w:divBdr>
                <w:top w:val="none" w:sz="0" w:space="0" w:color="auto"/>
                <w:left w:val="none" w:sz="0" w:space="0" w:color="auto"/>
                <w:bottom w:val="none" w:sz="0" w:space="0" w:color="auto"/>
                <w:right w:val="none" w:sz="0" w:space="0" w:color="auto"/>
              </w:divBdr>
            </w:div>
            <w:div w:id="1651788462">
              <w:marLeft w:val="0"/>
              <w:marRight w:val="0"/>
              <w:marTop w:val="0"/>
              <w:marBottom w:val="0"/>
              <w:divBdr>
                <w:top w:val="none" w:sz="0" w:space="0" w:color="auto"/>
                <w:left w:val="none" w:sz="0" w:space="0" w:color="auto"/>
                <w:bottom w:val="none" w:sz="0" w:space="0" w:color="auto"/>
                <w:right w:val="none" w:sz="0" w:space="0" w:color="auto"/>
              </w:divBdr>
            </w:div>
            <w:div w:id="1655256512">
              <w:marLeft w:val="0"/>
              <w:marRight w:val="0"/>
              <w:marTop w:val="0"/>
              <w:marBottom w:val="0"/>
              <w:divBdr>
                <w:top w:val="none" w:sz="0" w:space="0" w:color="auto"/>
                <w:left w:val="none" w:sz="0" w:space="0" w:color="auto"/>
                <w:bottom w:val="none" w:sz="0" w:space="0" w:color="auto"/>
                <w:right w:val="none" w:sz="0" w:space="0" w:color="auto"/>
              </w:divBdr>
            </w:div>
            <w:div w:id="1657150039">
              <w:marLeft w:val="0"/>
              <w:marRight w:val="0"/>
              <w:marTop w:val="0"/>
              <w:marBottom w:val="0"/>
              <w:divBdr>
                <w:top w:val="none" w:sz="0" w:space="0" w:color="auto"/>
                <w:left w:val="none" w:sz="0" w:space="0" w:color="auto"/>
                <w:bottom w:val="none" w:sz="0" w:space="0" w:color="auto"/>
                <w:right w:val="none" w:sz="0" w:space="0" w:color="auto"/>
              </w:divBdr>
            </w:div>
            <w:div w:id="1658336693">
              <w:marLeft w:val="0"/>
              <w:marRight w:val="0"/>
              <w:marTop w:val="0"/>
              <w:marBottom w:val="0"/>
              <w:divBdr>
                <w:top w:val="none" w:sz="0" w:space="0" w:color="auto"/>
                <w:left w:val="none" w:sz="0" w:space="0" w:color="auto"/>
                <w:bottom w:val="none" w:sz="0" w:space="0" w:color="auto"/>
                <w:right w:val="none" w:sz="0" w:space="0" w:color="auto"/>
              </w:divBdr>
            </w:div>
            <w:div w:id="1661811125">
              <w:marLeft w:val="0"/>
              <w:marRight w:val="0"/>
              <w:marTop w:val="0"/>
              <w:marBottom w:val="0"/>
              <w:divBdr>
                <w:top w:val="none" w:sz="0" w:space="0" w:color="auto"/>
                <w:left w:val="none" w:sz="0" w:space="0" w:color="auto"/>
                <w:bottom w:val="none" w:sz="0" w:space="0" w:color="auto"/>
                <w:right w:val="none" w:sz="0" w:space="0" w:color="auto"/>
              </w:divBdr>
            </w:div>
            <w:div w:id="1662926911">
              <w:marLeft w:val="0"/>
              <w:marRight w:val="0"/>
              <w:marTop w:val="0"/>
              <w:marBottom w:val="0"/>
              <w:divBdr>
                <w:top w:val="none" w:sz="0" w:space="0" w:color="auto"/>
                <w:left w:val="none" w:sz="0" w:space="0" w:color="auto"/>
                <w:bottom w:val="none" w:sz="0" w:space="0" w:color="auto"/>
                <w:right w:val="none" w:sz="0" w:space="0" w:color="auto"/>
              </w:divBdr>
            </w:div>
            <w:div w:id="1663196846">
              <w:marLeft w:val="0"/>
              <w:marRight w:val="0"/>
              <w:marTop w:val="0"/>
              <w:marBottom w:val="0"/>
              <w:divBdr>
                <w:top w:val="none" w:sz="0" w:space="0" w:color="auto"/>
                <w:left w:val="none" w:sz="0" w:space="0" w:color="auto"/>
                <w:bottom w:val="none" w:sz="0" w:space="0" w:color="auto"/>
                <w:right w:val="none" w:sz="0" w:space="0" w:color="auto"/>
              </w:divBdr>
            </w:div>
            <w:div w:id="1664432746">
              <w:marLeft w:val="0"/>
              <w:marRight w:val="0"/>
              <w:marTop w:val="0"/>
              <w:marBottom w:val="0"/>
              <w:divBdr>
                <w:top w:val="none" w:sz="0" w:space="0" w:color="auto"/>
                <w:left w:val="none" w:sz="0" w:space="0" w:color="auto"/>
                <w:bottom w:val="none" w:sz="0" w:space="0" w:color="auto"/>
                <w:right w:val="none" w:sz="0" w:space="0" w:color="auto"/>
              </w:divBdr>
            </w:div>
            <w:div w:id="1664508394">
              <w:marLeft w:val="0"/>
              <w:marRight w:val="0"/>
              <w:marTop w:val="0"/>
              <w:marBottom w:val="0"/>
              <w:divBdr>
                <w:top w:val="none" w:sz="0" w:space="0" w:color="auto"/>
                <w:left w:val="none" w:sz="0" w:space="0" w:color="auto"/>
                <w:bottom w:val="none" w:sz="0" w:space="0" w:color="auto"/>
                <w:right w:val="none" w:sz="0" w:space="0" w:color="auto"/>
              </w:divBdr>
            </w:div>
            <w:div w:id="1664817149">
              <w:marLeft w:val="0"/>
              <w:marRight w:val="0"/>
              <w:marTop w:val="0"/>
              <w:marBottom w:val="0"/>
              <w:divBdr>
                <w:top w:val="none" w:sz="0" w:space="0" w:color="auto"/>
                <w:left w:val="none" w:sz="0" w:space="0" w:color="auto"/>
                <w:bottom w:val="none" w:sz="0" w:space="0" w:color="auto"/>
                <w:right w:val="none" w:sz="0" w:space="0" w:color="auto"/>
              </w:divBdr>
            </w:div>
            <w:div w:id="1666667707">
              <w:marLeft w:val="0"/>
              <w:marRight w:val="0"/>
              <w:marTop w:val="0"/>
              <w:marBottom w:val="0"/>
              <w:divBdr>
                <w:top w:val="none" w:sz="0" w:space="0" w:color="auto"/>
                <w:left w:val="none" w:sz="0" w:space="0" w:color="auto"/>
                <w:bottom w:val="none" w:sz="0" w:space="0" w:color="auto"/>
                <w:right w:val="none" w:sz="0" w:space="0" w:color="auto"/>
              </w:divBdr>
            </w:div>
            <w:div w:id="1669288213">
              <w:marLeft w:val="0"/>
              <w:marRight w:val="0"/>
              <w:marTop w:val="0"/>
              <w:marBottom w:val="0"/>
              <w:divBdr>
                <w:top w:val="none" w:sz="0" w:space="0" w:color="auto"/>
                <w:left w:val="none" w:sz="0" w:space="0" w:color="auto"/>
                <w:bottom w:val="none" w:sz="0" w:space="0" w:color="auto"/>
                <w:right w:val="none" w:sz="0" w:space="0" w:color="auto"/>
              </w:divBdr>
            </w:div>
            <w:div w:id="1670401547">
              <w:marLeft w:val="0"/>
              <w:marRight w:val="0"/>
              <w:marTop w:val="0"/>
              <w:marBottom w:val="0"/>
              <w:divBdr>
                <w:top w:val="none" w:sz="0" w:space="0" w:color="auto"/>
                <w:left w:val="none" w:sz="0" w:space="0" w:color="auto"/>
                <w:bottom w:val="none" w:sz="0" w:space="0" w:color="auto"/>
                <w:right w:val="none" w:sz="0" w:space="0" w:color="auto"/>
              </w:divBdr>
            </w:div>
            <w:div w:id="1670594538">
              <w:marLeft w:val="0"/>
              <w:marRight w:val="0"/>
              <w:marTop w:val="360"/>
              <w:marBottom w:val="0"/>
              <w:divBdr>
                <w:top w:val="single" w:sz="6" w:space="0" w:color="auto"/>
                <w:left w:val="single" w:sz="6" w:space="0" w:color="auto"/>
                <w:bottom w:val="single" w:sz="6" w:space="0" w:color="auto"/>
                <w:right w:val="single" w:sz="6" w:space="0" w:color="auto"/>
              </w:divBdr>
            </w:div>
            <w:div w:id="1673527884">
              <w:marLeft w:val="0"/>
              <w:marRight w:val="0"/>
              <w:marTop w:val="0"/>
              <w:marBottom w:val="0"/>
              <w:divBdr>
                <w:top w:val="none" w:sz="0" w:space="0" w:color="auto"/>
                <w:left w:val="none" w:sz="0" w:space="0" w:color="auto"/>
                <w:bottom w:val="none" w:sz="0" w:space="0" w:color="auto"/>
                <w:right w:val="none" w:sz="0" w:space="0" w:color="auto"/>
              </w:divBdr>
            </w:div>
            <w:div w:id="1673724813">
              <w:marLeft w:val="0"/>
              <w:marRight w:val="0"/>
              <w:marTop w:val="0"/>
              <w:marBottom w:val="0"/>
              <w:divBdr>
                <w:top w:val="none" w:sz="0" w:space="0" w:color="auto"/>
                <w:left w:val="none" w:sz="0" w:space="0" w:color="auto"/>
                <w:bottom w:val="none" w:sz="0" w:space="0" w:color="auto"/>
                <w:right w:val="none" w:sz="0" w:space="0" w:color="auto"/>
              </w:divBdr>
            </w:div>
            <w:div w:id="1675180212">
              <w:marLeft w:val="0"/>
              <w:marRight w:val="0"/>
              <w:marTop w:val="0"/>
              <w:marBottom w:val="0"/>
              <w:divBdr>
                <w:top w:val="none" w:sz="0" w:space="0" w:color="auto"/>
                <w:left w:val="none" w:sz="0" w:space="0" w:color="auto"/>
                <w:bottom w:val="none" w:sz="0" w:space="0" w:color="auto"/>
                <w:right w:val="none" w:sz="0" w:space="0" w:color="auto"/>
              </w:divBdr>
            </w:div>
            <w:div w:id="1675842868">
              <w:marLeft w:val="0"/>
              <w:marRight w:val="0"/>
              <w:marTop w:val="0"/>
              <w:marBottom w:val="0"/>
              <w:divBdr>
                <w:top w:val="none" w:sz="0" w:space="0" w:color="auto"/>
                <w:left w:val="none" w:sz="0" w:space="0" w:color="auto"/>
                <w:bottom w:val="none" w:sz="0" w:space="0" w:color="auto"/>
                <w:right w:val="none" w:sz="0" w:space="0" w:color="auto"/>
              </w:divBdr>
            </w:div>
            <w:div w:id="1676423459">
              <w:marLeft w:val="0"/>
              <w:marRight w:val="0"/>
              <w:marTop w:val="0"/>
              <w:marBottom w:val="0"/>
              <w:divBdr>
                <w:top w:val="none" w:sz="0" w:space="0" w:color="auto"/>
                <w:left w:val="none" w:sz="0" w:space="0" w:color="auto"/>
                <w:bottom w:val="none" w:sz="0" w:space="0" w:color="auto"/>
                <w:right w:val="none" w:sz="0" w:space="0" w:color="auto"/>
              </w:divBdr>
            </w:div>
            <w:div w:id="1677612558">
              <w:marLeft w:val="0"/>
              <w:marRight w:val="0"/>
              <w:marTop w:val="0"/>
              <w:marBottom w:val="0"/>
              <w:divBdr>
                <w:top w:val="none" w:sz="0" w:space="0" w:color="auto"/>
                <w:left w:val="none" w:sz="0" w:space="0" w:color="auto"/>
                <w:bottom w:val="none" w:sz="0" w:space="0" w:color="auto"/>
                <w:right w:val="none" w:sz="0" w:space="0" w:color="auto"/>
              </w:divBdr>
            </w:div>
            <w:div w:id="1678072167">
              <w:marLeft w:val="0"/>
              <w:marRight w:val="0"/>
              <w:marTop w:val="0"/>
              <w:marBottom w:val="0"/>
              <w:divBdr>
                <w:top w:val="none" w:sz="0" w:space="0" w:color="auto"/>
                <w:left w:val="none" w:sz="0" w:space="0" w:color="auto"/>
                <w:bottom w:val="none" w:sz="0" w:space="0" w:color="auto"/>
                <w:right w:val="none" w:sz="0" w:space="0" w:color="auto"/>
              </w:divBdr>
            </w:div>
            <w:div w:id="1678917551">
              <w:marLeft w:val="0"/>
              <w:marRight w:val="0"/>
              <w:marTop w:val="0"/>
              <w:marBottom w:val="0"/>
              <w:divBdr>
                <w:top w:val="none" w:sz="0" w:space="0" w:color="auto"/>
                <w:left w:val="none" w:sz="0" w:space="0" w:color="auto"/>
                <w:bottom w:val="none" w:sz="0" w:space="0" w:color="auto"/>
                <w:right w:val="none" w:sz="0" w:space="0" w:color="auto"/>
              </w:divBdr>
            </w:div>
            <w:div w:id="1679573040">
              <w:marLeft w:val="0"/>
              <w:marRight w:val="0"/>
              <w:marTop w:val="0"/>
              <w:marBottom w:val="0"/>
              <w:divBdr>
                <w:top w:val="none" w:sz="0" w:space="0" w:color="auto"/>
                <w:left w:val="none" w:sz="0" w:space="0" w:color="auto"/>
                <w:bottom w:val="none" w:sz="0" w:space="0" w:color="auto"/>
                <w:right w:val="none" w:sz="0" w:space="0" w:color="auto"/>
              </w:divBdr>
            </w:div>
            <w:div w:id="1682391670">
              <w:marLeft w:val="0"/>
              <w:marRight w:val="0"/>
              <w:marTop w:val="0"/>
              <w:marBottom w:val="0"/>
              <w:divBdr>
                <w:top w:val="none" w:sz="0" w:space="0" w:color="auto"/>
                <w:left w:val="none" w:sz="0" w:space="0" w:color="auto"/>
                <w:bottom w:val="none" w:sz="0" w:space="0" w:color="auto"/>
                <w:right w:val="none" w:sz="0" w:space="0" w:color="auto"/>
              </w:divBdr>
            </w:div>
            <w:div w:id="1689870650">
              <w:marLeft w:val="0"/>
              <w:marRight w:val="0"/>
              <w:marTop w:val="0"/>
              <w:marBottom w:val="0"/>
              <w:divBdr>
                <w:top w:val="none" w:sz="0" w:space="0" w:color="auto"/>
                <w:left w:val="none" w:sz="0" w:space="0" w:color="auto"/>
                <w:bottom w:val="none" w:sz="0" w:space="0" w:color="auto"/>
                <w:right w:val="none" w:sz="0" w:space="0" w:color="auto"/>
              </w:divBdr>
            </w:div>
            <w:div w:id="1690640452">
              <w:marLeft w:val="0"/>
              <w:marRight w:val="0"/>
              <w:marTop w:val="0"/>
              <w:marBottom w:val="0"/>
              <w:divBdr>
                <w:top w:val="none" w:sz="0" w:space="0" w:color="auto"/>
                <w:left w:val="none" w:sz="0" w:space="0" w:color="auto"/>
                <w:bottom w:val="none" w:sz="0" w:space="0" w:color="auto"/>
                <w:right w:val="none" w:sz="0" w:space="0" w:color="auto"/>
              </w:divBdr>
            </w:div>
            <w:div w:id="1690646150">
              <w:marLeft w:val="0"/>
              <w:marRight w:val="0"/>
              <w:marTop w:val="0"/>
              <w:marBottom w:val="0"/>
              <w:divBdr>
                <w:top w:val="none" w:sz="0" w:space="0" w:color="auto"/>
                <w:left w:val="none" w:sz="0" w:space="0" w:color="auto"/>
                <w:bottom w:val="none" w:sz="0" w:space="0" w:color="auto"/>
                <w:right w:val="none" w:sz="0" w:space="0" w:color="auto"/>
              </w:divBdr>
            </w:div>
            <w:div w:id="1691493704">
              <w:marLeft w:val="0"/>
              <w:marRight w:val="0"/>
              <w:marTop w:val="0"/>
              <w:marBottom w:val="0"/>
              <w:divBdr>
                <w:top w:val="none" w:sz="0" w:space="0" w:color="auto"/>
                <w:left w:val="none" w:sz="0" w:space="0" w:color="auto"/>
                <w:bottom w:val="none" w:sz="0" w:space="0" w:color="auto"/>
                <w:right w:val="none" w:sz="0" w:space="0" w:color="auto"/>
              </w:divBdr>
            </w:div>
            <w:div w:id="1692074814">
              <w:marLeft w:val="0"/>
              <w:marRight w:val="0"/>
              <w:marTop w:val="0"/>
              <w:marBottom w:val="0"/>
              <w:divBdr>
                <w:top w:val="none" w:sz="0" w:space="0" w:color="auto"/>
                <w:left w:val="none" w:sz="0" w:space="0" w:color="auto"/>
                <w:bottom w:val="none" w:sz="0" w:space="0" w:color="auto"/>
                <w:right w:val="none" w:sz="0" w:space="0" w:color="auto"/>
              </w:divBdr>
            </w:div>
            <w:div w:id="1692800166">
              <w:marLeft w:val="0"/>
              <w:marRight w:val="0"/>
              <w:marTop w:val="0"/>
              <w:marBottom w:val="0"/>
              <w:divBdr>
                <w:top w:val="none" w:sz="0" w:space="0" w:color="auto"/>
                <w:left w:val="none" w:sz="0" w:space="0" w:color="auto"/>
                <w:bottom w:val="none" w:sz="0" w:space="0" w:color="auto"/>
                <w:right w:val="none" w:sz="0" w:space="0" w:color="auto"/>
              </w:divBdr>
            </w:div>
            <w:div w:id="1693265684">
              <w:marLeft w:val="0"/>
              <w:marRight w:val="0"/>
              <w:marTop w:val="0"/>
              <w:marBottom w:val="0"/>
              <w:divBdr>
                <w:top w:val="none" w:sz="0" w:space="0" w:color="auto"/>
                <w:left w:val="none" w:sz="0" w:space="0" w:color="auto"/>
                <w:bottom w:val="none" w:sz="0" w:space="0" w:color="auto"/>
                <w:right w:val="none" w:sz="0" w:space="0" w:color="auto"/>
              </w:divBdr>
            </w:div>
            <w:div w:id="1695378249">
              <w:marLeft w:val="0"/>
              <w:marRight w:val="0"/>
              <w:marTop w:val="0"/>
              <w:marBottom w:val="0"/>
              <w:divBdr>
                <w:top w:val="none" w:sz="0" w:space="0" w:color="auto"/>
                <w:left w:val="none" w:sz="0" w:space="0" w:color="auto"/>
                <w:bottom w:val="none" w:sz="0" w:space="0" w:color="auto"/>
                <w:right w:val="none" w:sz="0" w:space="0" w:color="auto"/>
              </w:divBdr>
            </w:div>
            <w:div w:id="1697344884">
              <w:marLeft w:val="0"/>
              <w:marRight w:val="0"/>
              <w:marTop w:val="0"/>
              <w:marBottom w:val="0"/>
              <w:divBdr>
                <w:top w:val="none" w:sz="0" w:space="0" w:color="auto"/>
                <w:left w:val="none" w:sz="0" w:space="0" w:color="auto"/>
                <w:bottom w:val="none" w:sz="0" w:space="0" w:color="auto"/>
                <w:right w:val="none" w:sz="0" w:space="0" w:color="auto"/>
              </w:divBdr>
            </w:div>
            <w:div w:id="1698695608">
              <w:marLeft w:val="0"/>
              <w:marRight w:val="0"/>
              <w:marTop w:val="0"/>
              <w:marBottom w:val="0"/>
              <w:divBdr>
                <w:top w:val="none" w:sz="0" w:space="0" w:color="auto"/>
                <w:left w:val="none" w:sz="0" w:space="0" w:color="auto"/>
                <w:bottom w:val="none" w:sz="0" w:space="0" w:color="auto"/>
                <w:right w:val="none" w:sz="0" w:space="0" w:color="auto"/>
              </w:divBdr>
            </w:div>
            <w:div w:id="1698696301">
              <w:marLeft w:val="0"/>
              <w:marRight w:val="0"/>
              <w:marTop w:val="0"/>
              <w:marBottom w:val="0"/>
              <w:divBdr>
                <w:top w:val="none" w:sz="0" w:space="0" w:color="auto"/>
                <w:left w:val="none" w:sz="0" w:space="0" w:color="auto"/>
                <w:bottom w:val="none" w:sz="0" w:space="0" w:color="auto"/>
                <w:right w:val="none" w:sz="0" w:space="0" w:color="auto"/>
              </w:divBdr>
            </w:div>
            <w:div w:id="1699233549">
              <w:marLeft w:val="0"/>
              <w:marRight w:val="0"/>
              <w:marTop w:val="0"/>
              <w:marBottom w:val="0"/>
              <w:divBdr>
                <w:top w:val="none" w:sz="0" w:space="0" w:color="auto"/>
                <w:left w:val="none" w:sz="0" w:space="0" w:color="auto"/>
                <w:bottom w:val="none" w:sz="0" w:space="0" w:color="auto"/>
                <w:right w:val="none" w:sz="0" w:space="0" w:color="auto"/>
              </w:divBdr>
            </w:div>
            <w:div w:id="1699545518">
              <w:marLeft w:val="0"/>
              <w:marRight w:val="0"/>
              <w:marTop w:val="0"/>
              <w:marBottom w:val="0"/>
              <w:divBdr>
                <w:top w:val="none" w:sz="0" w:space="0" w:color="auto"/>
                <w:left w:val="none" w:sz="0" w:space="0" w:color="auto"/>
                <w:bottom w:val="none" w:sz="0" w:space="0" w:color="auto"/>
                <w:right w:val="none" w:sz="0" w:space="0" w:color="auto"/>
              </w:divBdr>
            </w:div>
            <w:div w:id="1700543558">
              <w:marLeft w:val="0"/>
              <w:marRight w:val="0"/>
              <w:marTop w:val="0"/>
              <w:marBottom w:val="0"/>
              <w:divBdr>
                <w:top w:val="none" w:sz="0" w:space="0" w:color="auto"/>
                <w:left w:val="none" w:sz="0" w:space="0" w:color="auto"/>
                <w:bottom w:val="none" w:sz="0" w:space="0" w:color="auto"/>
                <w:right w:val="none" w:sz="0" w:space="0" w:color="auto"/>
              </w:divBdr>
            </w:div>
            <w:div w:id="1701277490">
              <w:marLeft w:val="0"/>
              <w:marRight w:val="0"/>
              <w:marTop w:val="0"/>
              <w:marBottom w:val="0"/>
              <w:divBdr>
                <w:top w:val="none" w:sz="0" w:space="0" w:color="auto"/>
                <w:left w:val="none" w:sz="0" w:space="0" w:color="auto"/>
                <w:bottom w:val="none" w:sz="0" w:space="0" w:color="auto"/>
                <w:right w:val="none" w:sz="0" w:space="0" w:color="auto"/>
              </w:divBdr>
            </w:div>
            <w:div w:id="1705401135">
              <w:marLeft w:val="0"/>
              <w:marRight w:val="0"/>
              <w:marTop w:val="0"/>
              <w:marBottom w:val="0"/>
              <w:divBdr>
                <w:top w:val="none" w:sz="0" w:space="0" w:color="auto"/>
                <w:left w:val="none" w:sz="0" w:space="0" w:color="auto"/>
                <w:bottom w:val="none" w:sz="0" w:space="0" w:color="auto"/>
                <w:right w:val="none" w:sz="0" w:space="0" w:color="auto"/>
              </w:divBdr>
            </w:div>
            <w:div w:id="1706053112">
              <w:marLeft w:val="0"/>
              <w:marRight w:val="0"/>
              <w:marTop w:val="0"/>
              <w:marBottom w:val="0"/>
              <w:divBdr>
                <w:top w:val="none" w:sz="0" w:space="0" w:color="auto"/>
                <w:left w:val="none" w:sz="0" w:space="0" w:color="auto"/>
                <w:bottom w:val="none" w:sz="0" w:space="0" w:color="auto"/>
                <w:right w:val="none" w:sz="0" w:space="0" w:color="auto"/>
              </w:divBdr>
            </w:div>
            <w:div w:id="1715540312">
              <w:marLeft w:val="0"/>
              <w:marRight w:val="0"/>
              <w:marTop w:val="0"/>
              <w:marBottom w:val="0"/>
              <w:divBdr>
                <w:top w:val="none" w:sz="0" w:space="0" w:color="auto"/>
                <w:left w:val="none" w:sz="0" w:space="0" w:color="auto"/>
                <w:bottom w:val="none" w:sz="0" w:space="0" w:color="auto"/>
                <w:right w:val="none" w:sz="0" w:space="0" w:color="auto"/>
              </w:divBdr>
            </w:div>
            <w:div w:id="1717506226">
              <w:marLeft w:val="0"/>
              <w:marRight w:val="0"/>
              <w:marTop w:val="0"/>
              <w:marBottom w:val="0"/>
              <w:divBdr>
                <w:top w:val="none" w:sz="0" w:space="0" w:color="auto"/>
                <w:left w:val="none" w:sz="0" w:space="0" w:color="auto"/>
                <w:bottom w:val="none" w:sz="0" w:space="0" w:color="auto"/>
                <w:right w:val="none" w:sz="0" w:space="0" w:color="auto"/>
              </w:divBdr>
            </w:div>
            <w:div w:id="1722050729">
              <w:marLeft w:val="0"/>
              <w:marRight w:val="0"/>
              <w:marTop w:val="0"/>
              <w:marBottom w:val="0"/>
              <w:divBdr>
                <w:top w:val="none" w:sz="0" w:space="0" w:color="auto"/>
                <w:left w:val="none" w:sz="0" w:space="0" w:color="auto"/>
                <w:bottom w:val="none" w:sz="0" w:space="0" w:color="auto"/>
                <w:right w:val="none" w:sz="0" w:space="0" w:color="auto"/>
              </w:divBdr>
            </w:div>
            <w:div w:id="1722317812">
              <w:marLeft w:val="0"/>
              <w:marRight w:val="0"/>
              <w:marTop w:val="0"/>
              <w:marBottom w:val="0"/>
              <w:divBdr>
                <w:top w:val="none" w:sz="0" w:space="0" w:color="auto"/>
                <w:left w:val="none" w:sz="0" w:space="0" w:color="auto"/>
                <w:bottom w:val="none" w:sz="0" w:space="0" w:color="auto"/>
                <w:right w:val="none" w:sz="0" w:space="0" w:color="auto"/>
              </w:divBdr>
            </w:div>
            <w:div w:id="1723140118">
              <w:marLeft w:val="0"/>
              <w:marRight w:val="0"/>
              <w:marTop w:val="0"/>
              <w:marBottom w:val="0"/>
              <w:divBdr>
                <w:top w:val="none" w:sz="0" w:space="0" w:color="auto"/>
                <w:left w:val="none" w:sz="0" w:space="0" w:color="auto"/>
                <w:bottom w:val="none" w:sz="0" w:space="0" w:color="auto"/>
                <w:right w:val="none" w:sz="0" w:space="0" w:color="auto"/>
              </w:divBdr>
            </w:div>
            <w:div w:id="1723822805">
              <w:marLeft w:val="0"/>
              <w:marRight w:val="0"/>
              <w:marTop w:val="0"/>
              <w:marBottom w:val="0"/>
              <w:divBdr>
                <w:top w:val="none" w:sz="0" w:space="0" w:color="auto"/>
                <w:left w:val="none" w:sz="0" w:space="0" w:color="auto"/>
                <w:bottom w:val="none" w:sz="0" w:space="0" w:color="auto"/>
                <w:right w:val="none" w:sz="0" w:space="0" w:color="auto"/>
              </w:divBdr>
            </w:div>
            <w:div w:id="1724257138">
              <w:marLeft w:val="0"/>
              <w:marRight w:val="0"/>
              <w:marTop w:val="0"/>
              <w:marBottom w:val="0"/>
              <w:divBdr>
                <w:top w:val="none" w:sz="0" w:space="0" w:color="auto"/>
                <w:left w:val="none" w:sz="0" w:space="0" w:color="auto"/>
                <w:bottom w:val="none" w:sz="0" w:space="0" w:color="auto"/>
                <w:right w:val="none" w:sz="0" w:space="0" w:color="auto"/>
              </w:divBdr>
            </w:div>
            <w:div w:id="1727097719">
              <w:marLeft w:val="0"/>
              <w:marRight w:val="0"/>
              <w:marTop w:val="0"/>
              <w:marBottom w:val="0"/>
              <w:divBdr>
                <w:top w:val="none" w:sz="0" w:space="0" w:color="auto"/>
                <w:left w:val="none" w:sz="0" w:space="0" w:color="auto"/>
                <w:bottom w:val="none" w:sz="0" w:space="0" w:color="auto"/>
                <w:right w:val="none" w:sz="0" w:space="0" w:color="auto"/>
              </w:divBdr>
            </w:div>
            <w:div w:id="1728140515">
              <w:marLeft w:val="0"/>
              <w:marRight w:val="0"/>
              <w:marTop w:val="0"/>
              <w:marBottom w:val="0"/>
              <w:divBdr>
                <w:top w:val="none" w:sz="0" w:space="0" w:color="auto"/>
                <w:left w:val="none" w:sz="0" w:space="0" w:color="auto"/>
                <w:bottom w:val="none" w:sz="0" w:space="0" w:color="auto"/>
                <w:right w:val="none" w:sz="0" w:space="0" w:color="auto"/>
              </w:divBdr>
            </w:div>
            <w:div w:id="1728262628">
              <w:marLeft w:val="0"/>
              <w:marRight w:val="0"/>
              <w:marTop w:val="0"/>
              <w:marBottom w:val="0"/>
              <w:divBdr>
                <w:top w:val="none" w:sz="0" w:space="0" w:color="auto"/>
                <w:left w:val="none" w:sz="0" w:space="0" w:color="auto"/>
                <w:bottom w:val="none" w:sz="0" w:space="0" w:color="auto"/>
                <w:right w:val="none" w:sz="0" w:space="0" w:color="auto"/>
              </w:divBdr>
            </w:div>
            <w:div w:id="1729375598">
              <w:marLeft w:val="0"/>
              <w:marRight w:val="0"/>
              <w:marTop w:val="0"/>
              <w:marBottom w:val="0"/>
              <w:divBdr>
                <w:top w:val="none" w:sz="0" w:space="0" w:color="auto"/>
                <w:left w:val="none" w:sz="0" w:space="0" w:color="auto"/>
                <w:bottom w:val="none" w:sz="0" w:space="0" w:color="auto"/>
                <w:right w:val="none" w:sz="0" w:space="0" w:color="auto"/>
              </w:divBdr>
            </w:div>
            <w:div w:id="1730378828">
              <w:marLeft w:val="0"/>
              <w:marRight w:val="0"/>
              <w:marTop w:val="0"/>
              <w:marBottom w:val="0"/>
              <w:divBdr>
                <w:top w:val="none" w:sz="0" w:space="0" w:color="auto"/>
                <w:left w:val="none" w:sz="0" w:space="0" w:color="auto"/>
                <w:bottom w:val="none" w:sz="0" w:space="0" w:color="auto"/>
                <w:right w:val="none" w:sz="0" w:space="0" w:color="auto"/>
              </w:divBdr>
            </w:div>
            <w:div w:id="1731031406">
              <w:marLeft w:val="0"/>
              <w:marRight w:val="0"/>
              <w:marTop w:val="0"/>
              <w:marBottom w:val="0"/>
              <w:divBdr>
                <w:top w:val="none" w:sz="0" w:space="0" w:color="auto"/>
                <w:left w:val="none" w:sz="0" w:space="0" w:color="auto"/>
                <w:bottom w:val="none" w:sz="0" w:space="0" w:color="auto"/>
                <w:right w:val="none" w:sz="0" w:space="0" w:color="auto"/>
              </w:divBdr>
            </w:div>
            <w:div w:id="1732386665">
              <w:marLeft w:val="0"/>
              <w:marRight w:val="0"/>
              <w:marTop w:val="0"/>
              <w:marBottom w:val="0"/>
              <w:divBdr>
                <w:top w:val="none" w:sz="0" w:space="0" w:color="auto"/>
                <w:left w:val="none" w:sz="0" w:space="0" w:color="auto"/>
                <w:bottom w:val="none" w:sz="0" w:space="0" w:color="auto"/>
                <w:right w:val="none" w:sz="0" w:space="0" w:color="auto"/>
              </w:divBdr>
            </w:div>
            <w:div w:id="1732582993">
              <w:marLeft w:val="0"/>
              <w:marRight w:val="0"/>
              <w:marTop w:val="0"/>
              <w:marBottom w:val="0"/>
              <w:divBdr>
                <w:top w:val="none" w:sz="0" w:space="0" w:color="auto"/>
                <w:left w:val="none" w:sz="0" w:space="0" w:color="auto"/>
                <w:bottom w:val="none" w:sz="0" w:space="0" w:color="auto"/>
                <w:right w:val="none" w:sz="0" w:space="0" w:color="auto"/>
              </w:divBdr>
            </w:div>
            <w:div w:id="1734815746">
              <w:marLeft w:val="0"/>
              <w:marRight w:val="0"/>
              <w:marTop w:val="0"/>
              <w:marBottom w:val="0"/>
              <w:divBdr>
                <w:top w:val="none" w:sz="0" w:space="0" w:color="auto"/>
                <w:left w:val="none" w:sz="0" w:space="0" w:color="auto"/>
                <w:bottom w:val="none" w:sz="0" w:space="0" w:color="auto"/>
                <w:right w:val="none" w:sz="0" w:space="0" w:color="auto"/>
              </w:divBdr>
            </w:div>
            <w:div w:id="1737431475">
              <w:marLeft w:val="0"/>
              <w:marRight w:val="0"/>
              <w:marTop w:val="0"/>
              <w:marBottom w:val="0"/>
              <w:divBdr>
                <w:top w:val="none" w:sz="0" w:space="0" w:color="auto"/>
                <w:left w:val="none" w:sz="0" w:space="0" w:color="auto"/>
                <w:bottom w:val="none" w:sz="0" w:space="0" w:color="auto"/>
                <w:right w:val="none" w:sz="0" w:space="0" w:color="auto"/>
              </w:divBdr>
            </w:div>
            <w:div w:id="1740319686">
              <w:marLeft w:val="0"/>
              <w:marRight w:val="0"/>
              <w:marTop w:val="0"/>
              <w:marBottom w:val="0"/>
              <w:divBdr>
                <w:top w:val="none" w:sz="0" w:space="0" w:color="auto"/>
                <w:left w:val="none" w:sz="0" w:space="0" w:color="auto"/>
                <w:bottom w:val="none" w:sz="0" w:space="0" w:color="auto"/>
                <w:right w:val="none" w:sz="0" w:space="0" w:color="auto"/>
              </w:divBdr>
            </w:div>
            <w:div w:id="1744140526">
              <w:marLeft w:val="0"/>
              <w:marRight w:val="0"/>
              <w:marTop w:val="0"/>
              <w:marBottom w:val="0"/>
              <w:divBdr>
                <w:top w:val="none" w:sz="0" w:space="0" w:color="auto"/>
                <w:left w:val="none" w:sz="0" w:space="0" w:color="auto"/>
                <w:bottom w:val="none" w:sz="0" w:space="0" w:color="auto"/>
                <w:right w:val="none" w:sz="0" w:space="0" w:color="auto"/>
              </w:divBdr>
            </w:div>
            <w:div w:id="1744646882">
              <w:marLeft w:val="0"/>
              <w:marRight w:val="0"/>
              <w:marTop w:val="0"/>
              <w:marBottom w:val="0"/>
              <w:divBdr>
                <w:top w:val="none" w:sz="0" w:space="0" w:color="auto"/>
                <w:left w:val="none" w:sz="0" w:space="0" w:color="auto"/>
                <w:bottom w:val="none" w:sz="0" w:space="0" w:color="auto"/>
                <w:right w:val="none" w:sz="0" w:space="0" w:color="auto"/>
              </w:divBdr>
            </w:div>
            <w:div w:id="1746105660">
              <w:marLeft w:val="0"/>
              <w:marRight w:val="0"/>
              <w:marTop w:val="0"/>
              <w:marBottom w:val="0"/>
              <w:divBdr>
                <w:top w:val="none" w:sz="0" w:space="0" w:color="auto"/>
                <w:left w:val="none" w:sz="0" w:space="0" w:color="auto"/>
                <w:bottom w:val="none" w:sz="0" w:space="0" w:color="auto"/>
                <w:right w:val="none" w:sz="0" w:space="0" w:color="auto"/>
              </w:divBdr>
            </w:div>
            <w:div w:id="1747341684">
              <w:marLeft w:val="0"/>
              <w:marRight w:val="0"/>
              <w:marTop w:val="0"/>
              <w:marBottom w:val="0"/>
              <w:divBdr>
                <w:top w:val="none" w:sz="0" w:space="0" w:color="auto"/>
                <w:left w:val="none" w:sz="0" w:space="0" w:color="auto"/>
                <w:bottom w:val="none" w:sz="0" w:space="0" w:color="auto"/>
                <w:right w:val="none" w:sz="0" w:space="0" w:color="auto"/>
              </w:divBdr>
            </w:div>
            <w:div w:id="1747610644">
              <w:marLeft w:val="0"/>
              <w:marRight w:val="0"/>
              <w:marTop w:val="0"/>
              <w:marBottom w:val="0"/>
              <w:divBdr>
                <w:top w:val="none" w:sz="0" w:space="0" w:color="auto"/>
                <w:left w:val="none" w:sz="0" w:space="0" w:color="auto"/>
                <w:bottom w:val="none" w:sz="0" w:space="0" w:color="auto"/>
                <w:right w:val="none" w:sz="0" w:space="0" w:color="auto"/>
              </w:divBdr>
            </w:div>
            <w:div w:id="1747679673">
              <w:marLeft w:val="0"/>
              <w:marRight w:val="0"/>
              <w:marTop w:val="0"/>
              <w:marBottom w:val="0"/>
              <w:divBdr>
                <w:top w:val="none" w:sz="0" w:space="0" w:color="auto"/>
                <w:left w:val="none" w:sz="0" w:space="0" w:color="auto"/>
                <w:bottom w:val="none" w:sz="0" w:space="0" w:color="auto"/>
                <w:right w:val="none" w:sz="0" w:space="0" w:color="auto"/>
              </w:divBdr>
            </w:div>
            <w:div w:id="1750615360">
              <w:marLeft w:val="0"/>
              <w:marRight w:val="0"/>
              <w:marTop w:val="0"/>
              <w:marBottom w:val="0"/>
              <w:divBdr>
                <w:top w:val="none" w:sz="0" w:space="0" w:color="auto"/>
                <w:left w:val="none" w:sz="0" w:space="0" w:color="auto"/>
                <w:bottom w:val="none" w:sz="0" w:space="0" w:color="auto"/>
                <w:right w:val="none" w:sz="0" w:space="0" w:color="auto"/>
              </w:divBdr>
            </w:div>
            <w:div w:id="1750812935">
              <w:marLeft w:val="0"/>
              <w:marRight w:val="0"/>
              <w:marTop w:val="0"/>
              <w:marBottom w:val="0"/>
              <w:divBdr>
                <w:top w:val="none" w:sz="0" w:space="0" w:color="auto"/>
                <w:left w:val="none" w:sz="0" w:space="0" w:color="auto"/>
                <w:bottom w:val="none" w:sz="0" w:space="0" w:color="auto"/>
                <w:right w:val="none" w:sz="0" w:space="0" w:color="auto"/>
              </w:divBdr>
            </w:div>
            <w:div w:id="1750886409">
              <w:marLeft w:val="0"/>
              <w:marRight w:val="0"/>
              <w:marTop w:val="0"/>
              <w:marBottom w:val="0"/>
              <w:divBdr>
                <w:top w:val="none" w:sz="0" w:space="0" w:color="auto"/>
                <w:left w:val="none" w:sz="0" w:space="0" w:color="auto"/>
                <w:bottom w:val="none" w:sz="0" w:space="0" w:color="auto"/>
                <w:right w:val="none" w:sz="0" w:space="0" w:color="auto"/>
              </w:divBdr>
            </w:div>
            <w:div w:id="1752702428">
              <w:marLeft w:val="0"/>
              <w:marRight w:val="0"/>
              <w:marTop w:val="0"/>
              <w:marBottom w:val="0"/>
              <w:divBdr>
                <w:top w:val="none" w:sz="0" w:space="0" w:color="auto"/>
                <w:left w:val="none" w:sz="0" w:space="0" w:color="auto"/>
                <w:bottom w:val="none" w:sz="0" w:space="0" w:color="auto"/>
                <w:right w:val="none" w:sz="0" w:space="0" w:color="auto"/>
              </w:divBdr>
            </w:div>
            <w:div w:id="1753159267">
              <w:marLeft w:val="0"/>
              <w:marRight w:val="0"/>
              <w:marTop w:val="0"/>
              <w:marBottom w:val="0"/>
              <w:divBdr>
                <w:top w:val="none" w:sz="0" w:space="0" w:color="auto"/>
                <w:left w:val="none" w:sz="0" w:space="0" w:color="auto"/>
                <w:bottom w:val="none" w:sz="0" w:space="0" w:color="auto"/>
                <w:right w:val="none" w:sz="0" w:space="0" w:color="auto"/>
              </w:divBdr>
            </w:div>
            <w:div w:id="1755281016">
              <w:marLeft w:val="0"/>
              <w:marRight w:val="0"/>
              <w:marTop w:val="0"/>
              <w:marBottom w:val="0"/>
              <w:divBdr>
                <w:top w:val="none" w:sz="0" w:space="0" w:color="auto"/>
                <w:left w:val="none" w:sz="0" w:space="0" w:color="auto"/>
                <w:bottom w:val="none" w:sz="0" w:space="0" w:color="auto"/>
                <w:right w:val="none" w:sz="0" w:space="0" w:color="auto"/>
              </w:divBdr>
            </w:div>
            <w:div w:id="1755395073">
              <w:marLeft w:val="0"/>
              <w:marRight w:val="0"/>
              <w:marTop w:val="0"/>
              <w:marBottom w:val="0"/>
              <w:divBdr>
                <w:top w:val="none" w:sz="0" w:space="0" w:color="auto"/>
                <w:left w:val="none" w:sz="0" w:space="0" w:color="auto"/>
                <w:bottom w:val="none" w:sz="0" w:space="0" w:color="auto"/>
                <w:right w:val="none" w:sz="0" w:space="0" w:color="auto"/>
              </w:divBdr>
            </w:div>
            <w:div w:id="1755935910">
              <w:marLeft w:val="0"/>
              <w:marRight w:val="0"/>
              <w:marTop w:val="0"/>
              <w:marBottom w:val="0"/>
              <w:divBdr>
                <w:top w:val="none" w:sz="0" w:space="0" w:color="auto"/>
                <w:left w:val="none" w:sz="0" w:space="0" w:color="auto"/>
                <w:bottom w:val="none" w:sz="0" w:space="0" w:color="auto"/>
                <w:right w:val="none" w:sz="0" w:space="0" w:color="auto"/>
              </w:divBdr>
            </w:div>
            <w:div w:id="1757283872">
              <w:marLeft w:val="0"/>
              <w:marRight w:val="0"/>
              <w:marTop w:val="0"/>
              <w:marBottom w:val="0"/>
              <w:divBdr>
                <w:top w:val="none" w:sz="0" w:space="0" w:color="auto"/>
                <w:left w:val="none" w:sz="0" w:space="0" w:color="auto"/>
                <w:bottom w:val="none" w:sz="0" w:space="0" w:color="auto"/>
                <w:right w:val="none" w:sz="0" w:space="0" w:color="auto"/>
              </w:divBdr>
            </w:div>
            <w:div w:id="1757434588">
              <w:marLeft w:val="0"/>
              <w:marRight w:val="0"/>
              <w:marTop w:val="0"/>
              <w:marBottom w:val="0"/>
              <w:divBdr>
                <w:top w:val="none" w:sz="0" w:space="0" w:color="auto"/>
                <w:left w:val="none" w:sz="0" w:space="0" w:color="auto"/>
                <w:bottom w:val="none" w:sz="0" w:space="0" w:color="auto"/>
                <w:right w:val="none" w:sz="0" w:space="0" w:color="auto"/>
              </w:divBdr>
            </w:div>
            <w:div w:id="1758285081">
              <w:marLeft w:val="0"/>
              <w:marRight w:val="0"/>
              <w:marTop w:val="0"/>
              <w:marBottom w:val="0"/>
              <w:divBdr>
                <w:top w:val="none" w:sz="0" w:space="0" w:color="auto"/>
                <w:left w:val="none" w:sz="0" w:space="0" w:color="auto"/>
                <w:bottom w:val="none" w:sz="0" w:space="0" w:color="auto"/>
                <w:right w:val="none" w:sz="0" w:space="0" w:color="auto"/>
              </w:divBdr>
            </w:div>
            <w:div w:id="1758938854">
              <w:marLeft w:val="0"/>
              <w:marRight w:val="0"/>
              <w:marTop w:val="0"/>
              <w:marBottom w:val="0"/>
              <w:divBdr>
                <w:top w:val="none" w:sz="0" w:space="0" w:color="auto"/>
                <w:left w:val="none" w:sz="0" w:space="0" w:color="auto"/>
                <w:bottom w:val="none" w:sz="0" w:space="0" w:color="auto"/>
                <w:right w:val="none" w:sz="0" w:space="0" w:color="auto"/>
              </w:divBdr>
            </w:div>
            <w:div w:id="1762480751">
              <w:marLeft w:val="0"/>
              <w:marRight w:val="0"/>
              <w:marTop w:val="0"/>
              <w:marBottom w:val="0"/>
              <w:divBdr>
                <w:top w:val="none" w:sz="0" w:space="0" w:color="auto"/>
                <w:left w:val="none" w:sz="0" w:space="0" w:color="auto"/>
                <w:bottom w:val="none" w:sz="0" w:space="0" w:color="auto"/>
                <w:right w:val="none" w:sz="0" w:space="0" w:color="auto"/>
              </w:divBdr>
            </w:div>
            <w:div w:id="1763916584">
              <w:marLeft w:val="0"/>
              <w:marRight w:val="0"/>
              <w:marTop w:val="0"/>
              <w:marBottom w:val="0"/>
              <w:divBdr>
                <w:top w:val="none" w:sz="0" w:space="0" w:color="auto"/>
                <w:left w:val="none" w:sz="0" w:space="0" w:color="auto"/>
                <w:bottom w:val="none" w:sz="0" w:space="0" w:color="auto"/>
                <w:right w:val="none" w:sz="0" w:space="0" w:color="auto"/>
              </w:divBdr>
            </w:div>
            <w:div w:id="1764523798">
              <w:marLeft w:val="0"/>
              <w:marRight w:val="0"/>
              <w:marTop w:val="0"/>
              <w:marBottom w:val="0"/>
              <w:divBdr>
                <w:top w:val="none" w:sz="0" w:space="0" w:color="auto"/>
                <w:left w:val="none" w:sz="0" w:space="0" w:color="auto"/>
                <w:bottom w:val="none" w:sz="0" w:space="0" w:color="auto"/>
                <w:right w:val="none" w:sz="0" w:space="0" w:color="auto"/>
              </w:divBdr>
            </w:div>
            <w:div w:id="1766489787">
              <w:marLeft w:val="0"/>
              <w:marRight w:val="0"/>
              <w:marTop w:val="0"/>
              <w:marBottom w:val="0"/>
              <w:divBdr>
                <w:top w:val="none" w:sz="0" w:space="0" w:color="auto"/>
                <w:left w:val="none" w:sz="0" w:space="0" w:color="auto"/>
                <w:bottom w:val="none" w:sz="0" w:space="0" w:color="auto"/>
                <w:right w:val="none" w:sz="0" w:space="0" w:color="auto"/>
              </w:divBdr>
            </w:div>
            <w:div w:id="1767337352">
              <w:marLeft w:val="0"/>
              <w:marRight w:val="0"/>
              <w:marTop w:val="0"/>
              <w:marBottom w:val="0"/>
              <w:divBdr>
                <w:top w:val="none" w:sz="0" w:space="0" w:color="auto"/>
                <w:left w:val="none" w:sz="0" w:space="0" w:color="auto"/>
                <w:bottom w:val="none" w:sz="0" w:space="0" w:color="auto"/>
                <w:right w:val="none" w:sz="0" w:space="0" w:color="auto"/>
              </w:divBdr>
            </w:div>
            <w:div w:id="1767535851">
              <w:marLeft w:val="0"/>
              <w:marRight w:val="0"/>
              <w:marTop w:val="0"/>
              <w:marBottom w:val="0"/>
              <w:divBdr>
                <w:top w:val="none" w:sz="0" w:space="0" w:color="auto"/>
                <w:left w:val="none" w:sz="0" w:space="0" w:color="auto"/>
                <w:bottom w:val="none" w:sz="0" w:space="0" w:color="auto"/>
                <w:right w:val="none" w:sz="0" w:space="0" w:color="auto"/>
              </w:divBdr>
            </w:div>
            <w:div w:id="1768427397">
              <w:marLeft w:val="0"/>
              <w:marRight w:val="0"/>
              <w:marTop w:val="0"/>
              <w:marBottom w:val="0"/>
              <w:divBdr>
                <w:top w:val="none" w:sz="0" w:space="0" w:color="auto"/>
                <w:left w:val="none" w:sz="0" w:space="0" w:color="auto"/>
                <w:bottom w:val="none" w:sz="0" w:space="0" w:color="auto"/>
                <w:right w:val="none" w:sz="0" w:space="0" w:color="auto"/>
              </w:divBdr>
            </w:div>
            <w:div w:id="1769078886">
              <w:marLeft w:val="0"/>
              <w:marRight w:val="0"/>
              <w:marTop w:val="0"/>
              <w:marBottom w:val="0"/>
              <w:divBdr>
                <w:top w:val="none" w:sz="0" w:space="0" w:color="auto"/>
                <w:left w:val="none" w:sz="0" w:space="0" w:color="auto"/>
                <w:bottom w:val="none" w:sz="0" w:space="0" w:color="auto"/>
                <w:right w:val="none" w:sz="0" w:space="0" w:color="auto"/>
              </w:divBdr>
            </w:div>
            <w:div w:id="1769539885">
              <w:marLeft w:val="0"/>
              <w:marRight w:val="0"/>
              <w:marTop w:val="0"/>
              <w:marBottom w:val="0"/>
              <w:divBdr>
                <w:top w:val="none" w:sz="0" w:space="0" w:color="auto"/>
                <w:left w:val="none" w:sz="0" w:space="0" w:color="auto"/>
                <w:bottom w:val="none" w:sz="0" w:space="0" w:color="auto"/>
                <w:right w:val="none" w:sz="0" w:space="0" w:color="auto"/>
              </w:divBdr>
            </w:div>
            <w:div w:id="1770392343">
              <w:marLeft w:val="0"/>
              <w:marRight w:val="0"/>
              <w:marTop w:val="0"/>
              <w:marBottom w:val="0"/>
              <w:divBdr>
                <w:top w:val="none" w:sz="0" w:space="0" w:color="auto"/>
                <w:left w:val="none" w:sz="0" w:space="0" w:color="auto"/>
                <w:bottom w:val="none" w:sz="0" w:space="0" w:color="auto"/>
                <w:right w:val="none" w:sz="0" w:space="0" w:color="auto"/>
              </w:divBdr>
            </w:div>
            <w:div w:id="1770849118">
              <w:marLeft w:val="0"/>
              <w:marRight w:val="0"/>
              <w:marTop w:val="0"/>
              <w:marBottom w:val="0"/>
              <w:divBdr>
                <w:top w:val="none" w:sz="0" w:space="0" w:color="auto"/>
                <w:left w:val="none" w:sz="0" w:space="0" w:color="auto"/>
                <w:bottom w:val="none" w:sz="0" w:space="0" w:color="auto"/>
                <w:right w:val="none" w:sz="0" w:space="0" w:color="auto"/>
              </w:divBdr>
            </w:div>
            <w:div w:id="1771395115">
              <w:marLeft w:val="0"/>
              <w:marRight w:val="0"/>
              <w:marTop w:val="0"/>
              <w:marBottom w:val="0"/>
              <w:divBdr>
                <w:top w:val="none" w:sz="0" w:space="0" w:color="auto"/>
                <w:left w:val="none" w:sz="0" w:space="0" w:color="auto"/>
                <w:bottom w:val="none" w:sz="0" w:space="0" w:color="auto"/>
                <w:right w:val="none" w:sz="0" w:space="0" w:color="auto"/>
              </w:divBdr>
            </w:div>
            <w:div w:id="1771582762">
              <w:marLeft w:val="0"/>
              <w:marRight w:val="0"/>
              <w:marTop w:val="0"/>
              <w:marBottom w:val="0"/>
              <w:divBdr>
                <w:top w:val="none" w:sz="0" w:space="0" w:color="auto"/>
                <w:left w:val="none" w:sz="0" w:space="0" w:color="auto"/>
                <w:bottom w:val="none" w:sz="0" w:space="0" w:color="auto"/>
                <w:right w:val="none" w:sz="0" w:space="0" w:color="auto"/>
              </w:divBdr>
            </w:div>
            <w:div w:id="1774783065">
              <w:marLeft w:val="0"/>
              <w:marRight w:val="0"/>
              <w:marTop w:val="0"/>
              <w:marBottom w:val="0"/>
              <w:divBdr>
                <w:top w:val="none" w:sz="0" w:space="0" w:color="auto"/>
                <w:left w:val="none" w:sz="0" w:space="0" w:color="auto"/>
                <w:bottom w:val="none" w:sz="0" w:space="0" w:color="auto"/>
                <w:right w:val="none" w:sz="0" w:space="0" w:color="auto"/>
              </w:divBdr>
            </w:div>
            <w:div w:id="1775050773">
              <w:marLeft w:val="0"/>
              <w:marRight w:val="0"/>
              <w:marTop w:val="0"/>
              <w:marBottom w:val="0"/>
              <w:divBdr>
                <w:top w:val="none" w:sz="0" w:space="0" w:color="auto"/>
                <w:left w:val="none" w:sz="0" w:space="0" w:color="auto"/>
                <w:bottom w:val="none" w:sz="0" w:space="0" w:color="auto"/>
                <w:right w:val="none" w:sz="0" w:space="0" w:color="auto"/>
              </w:divBdr>
            </w:div>
            <w:div w:id="1776947646">
              <w:marLeft w:val="0"/>
              <w:marRight w:val="0"/>
              <w:marTop w:val="0"/>
              <w:marBottom w:val="0"/>
              <w:divBdr>
                <w:top w:val="none" w:sz="0" w:space="0" w:color="auto"/>
                <w:left w:val="none" w:sz="0" w:space="0" w:color="auto"/>
                <w:bottom w:val="none" w:sz="0" w:space="0" w:color="auto"/>
                <w:right w:val="none" w:sz="0" w:space="0" w:color="auto"/>
              </w:divBdr>
            </w:div>
            <w:div w:id="1778014517">
              <w:marLeft w:val="0"/>
              <w:marRight w:val="0"/>
              <w:marTop w:val="0"/>
              <w:marBottom w:val="0"/>
              <w:divBdr>
                <w:top w:val="none" w:sz="0" w:space="0" w:color="auto"/>
                <w:left w:val="none" w:sz="0" w:space="0" w:color="auto"/>
                <w:bottom w:val="none" w:sz="0" w:space="0" w:color="auto"/>
                <w:right w:val="none" w:sz="0" w:space="0" w:color="auto"/>
              </w:divBdr>
            </w:div>
            <w:div w:id="1781143652">
              <w:marLeft w:val="0"/>
              <w:marRight w:val="0"/>
              <w:marTop w:val="0"/>
              <w:marBottom w:val="0"/>
              <w:divBdr>
                <w:top w:val="none" w:sz="0" w:space="0" w:color="auto"/>
                <w:left w:val="none" w:sz="0" w:space="0" w:color="auto"/>
                <w:bottom w:val="none" w:sz="0" w:space="0" w:color="auto"/>
                <w:right w:val="none" w:sz="0" w:space="0" w:color="auto"/>
              </w:divBdr>
            </w:div>
            <w:div w:id="1788038668">
              <w:marLeft w:val="0"/>
              <w:marRight w:val="0"/>
              <w:marTop w:val="0"/>
              <w:marBottom w:val="0"/>
              <w:divBdr>
                <w:top w:val="none" w:sz="0" w:space="0" w:color="auto"/>
                <w:left w:val="none" w:sz="0" w:space="0" w:color="auto"/>
                <w:bottom w:val="none" w:sz="0" w:space="0" w:color="auto"/>
                <w:right w:val="none" w:sz="0" w:space="0" w:color="auto"/>
              </w:divBdr>
            </w:div>
            <w:div w:id="1789204093">
              <w:marLeft w:val="0"/>
              <w:marRight w:val="0"/>
              <w:marTop w:val="0"/>
              <w:marBottom w:val="0"/>
              <w:divBdr>
                <w:top w:val="none" w:sz="0" w:space="0" w:color="auto"/>
                <w:left w:val="none" w:sz="0" w:space="0" w:color="auto"/>
                <w:bottom w:val="none" w:sz="0" w:space="0" w:color="auto"/>
                <w:right w:val="none" w:sz="0" w:space="0" w:color="auto"/>
              </w:divBdr>
            </w:div>
            <w:div w:id="1789933668">
              <w:marLeft w:val="0"/>
              <w:marRight w:val="0"/>
              <w:marTop w:val="0"/>
              <w:marBottom w:val="0"/>
              <w:divBdr>
                <w:top w:val="none" w:sz="0" w:space="0" w:color="auto"/>
                <w:left w:val="none" w:sz="0" w:space="0" w:color="auto"/>
                <w:bottom w:val="none" w:sz="0" w:space="0" w:color="auto"/>
                <w:right w:val="none" w:sz="0" w:space="0" w:color="auto"/>
              </w:divBdr>
            </w:div>
            <w:div w:id="1790969331">
              <w:marLeft w:val="0"/>
              <w:marRight w:val="0"/>
              <w:marTop w:val="0"/>
              <w:marBottom w:val="0"/>
              <w:divBdr>
                <w:top w:val="none" w:sz="0" w:space="0" w:color="auto"/>
                <w:left w:val="none" w:sz="0" w:space="0" w:color="auto"/>
                <w:bottom w:val="none" w:sz="0" w:space="0" w:color="auto"/>
                <w:right w:val="none" w:sz="0" w:space="0" w:color="auto"/>
              </w:divBdr>
            </w:div>
            <w:div w:id="1791390866">
              <w:marLeft w:val="0"/>
              <w:marRight w:val="0"/>
              <w:marTop w:val="0"/>
              <w:marBottom w:val="0"/>
              <w:divBdr>
                <w:top w:val="none" w:sz="0" w:space="0" w:color="auto"/>
                <w:left w:val="none" w:sz="0" w:space="0" w:color="auto"/>
                <w:bottom w:val="none" w:sz="0" w:space="0" w:color="auto"/>
                <w:right w:val="none" w:sz="0" w:space="0" w:color="auto"/>
              </w:divBdr>
            </w:div>
            <w:div w:id="1791623917">
              <w:marLeft w:val="0"/>
              <w:marRight w:val="0"/>
              <w:marTop w:val="0"/>
              <w:marBottom w:val="0"/>
              <w:divBdr>
                <w:top w:val="none" w:sz="0" w:space="0" w:color="auto"/>
                <w:left w:val="none" w:sz="0" w:space="0" w:color="auto"/>
                <w:bottom w:val="none" w:sz="0" w:space="0" w:color="auto"/>
                <w:right w:val="none" w:sz="0" w:space="0" w:color="auto"/>
              </w:divBdr>
            </w:div>
            <w:div w:id="1791779393">
              <w:marLeft w:val="0"/>
              <w:marRight w:val="0"/>
              <w:marTop w:val="0"/>
              <w:marBottom w:val="0"/>
              <w:divBdr>
                <w:top w:val="none" w:sz="0" w:space="0" w:color="auto"/>
                <w:left w:val="none" w:sz="0" w:space="0" w:color="auto"/>
                <w:bottom w:val="none" w:sz="0" w:space="0" w:color="auto"/>
                <w:right w:val="none" w:sz="0" w:space="0" w:color="auto"/>
              </w:divBdr>
            </w:div>
            <w:div w:id="1793137318">
              <w:marLeft w:val="0"/>
              <w:marRight w:val="0"/>
              <w:marTop w:val="0"/>
              <w:marBottom w:val="0"/>
              <w:divBdr>
                <w:top w:val="none" w:sz="0" w:space="0" w:color="auto"/>
                <w:left w:val="none" w:sz="0" w:space="0" w:color="auto"/>
                <w:bottom w:val="none" w:sz="0" w:space="0" w:color="auto"/>
                <w:right w:val="none" w:sz="0" w:space="0" w:color="auto"/>
              </w:divBdr>
            </w:div>
            <w:div w:id="1796555980">
              <w:marLeft w:val="0"/>
              <w:marRight w:val="0"/>
              <w:marTop w:val="0"/>
              <w:marBottom w:val="0"/>
              <w:divBdr>
                <w:top w:val="none" w:sz="0" w:space="0" w:color="auto"/>
                <w:left w:val="none" w:sz="0" w:space="0" w:color="auto"/>
                <w:bottom w:val="none" w:sz="0" w:space="0" w:color="auto"/>
                <w:right w:val="none" w:sz="0" w:space="0" w:color="auto"/>
              </w:divBdr>
            </w:div>
            <w:div w:id="1801420006">
              <w:marLeft w:val="0"/>
              <w:marRight w:val="0"/>
              <w:marTop w:val="0"/>
              <w:marBottom w:val="0"/>
              <w:divBdr>
                <w:top w:val="none" w:sz="0" w:space="0" w:color="auto"/>
                <w:left w:val="none" w:sz="0" w:space="0" w:color="auto"/>
                <w:bottom w:val="none" w:sz="0" w:space="0" w:color="auto"/>
                <w:right w:val="none" w:sz="0" w:space="0" w:color="auto"/>
              </w:divBdr>
            </w:div>
            <w:div w:id="1802918052">
              <w:marLeft w:val="0"/>
              <w:marRight w:val="0"/>
              <w:marTop w:val="0"/>
              <w:marBottom w:val="0"/>
              <w:divBdr>
                <w:top w:val="none" w:sz="0" w:space="0" w:color="auto"/>
                <w:left w:val="none" w:sz="0" w:space="0" w:color="auto"/>
                <w:bottom w:val="none" w:sz="0" w:space="0" w:color="auto"/>
                <w:right w:val="none" w:sz="0" w:space="0" w:color="auto"/>
              </w:divBdr>
            </w:div>
            <w:div w:id="1803428390">
              <w:marLeft w:val="0"/>
              <w:marRight w:val="0"/>
              <w:marTop w:val="0"/>
              <w:marBottom w:val="0"/>
              <w:divBdr>
                <w:top w:val="none" w:sz="0" w:space="0" w:color="auto"/>
                <w:left w:val="none" w:sz="0" w:space="0" w:color="auto"/>
                <w:bottom w:val="none" w:sz="0" w:space="0" w:color="auto"/>
                <w:right w:val="none" w:sz="0" w:space="0" w:color="auto"/>
              </w:divBdr>
            </w:div>
            <w:div w:id="1805924469">
              <w:marLeft w:val="0"/>
              <w:marRight w:val="0"/>
              <w:marTop w:val="0"/>
              <w:marBottom w:val="0"/>
              <w:divBdr>
                <w:top w:val="none" w:sz="0" w:space="0" w:color="auto"/>
                <w:left w:val="none" w:sz="0" w:space="0" w:color="auto"/>
                <w:bottom w:val="none" w:sz="0" w:space="0" w:color="auto"/>
                <w:right w:val="none" w:sz="0" w:space="0" w:color="auto"/>
              </w:divBdr>
            </w:div>
            <w:div w:id="1807242029">
              <w:marLeft w:val="0"/>
              <w:marRight w:val="0"/>
              <w:marTop w:val="0"/>
              <w:marBottom w:val="0"/>
              <w:divBdr>
                <w:top w:val="none" w:sz="0" w:space="0" w:color="auto"/>
                <w:left w:val="none" w:sz="0" w:space="0" w:color="auto"/>
                <w:bottom w:val="none" w:sz="0" w:space="0" w:color="auto"/>
                <w:right w:val="none" w:sz="0" w:space="0" w:color="auto"/>
              </w:divBdr>
            </w:div>
            <w:div w:id="1811088856">
              <w:marLeft w:val="0"/>
              <w:marRight w:val="0"/>
              <w:marTop w:val="0"/>
              <w:marBottom w:val="0"/>
              <w:divBdr>
                <w:top w:val="none" w:sz="0" w:space="0" w:color="auto"/>
                <w:left w:val="none" w:sz="0" w:space="0" w:color="auto"/>
                <w:bottom w:val="none" w:sz="0" w:space="0" w:color="auto"/>
                <w:right w:val="none" w:sz="0" w:space="0" w:color="auto"/>
              </w:divBdr>
            </w:div>
            <w:div w:id="1812550489">
              <w:marLeft w:val="0"/>
              <w:marRight w:val="0"/>
              <w:marTop w:val="0"/>
              <w:marBottom w:val="0"/>
              <w:divBdr>
                <w:top w:val="none" w:sz="0" w:space="0" w:color="auto"/>
                <w:left w:val="none" w:sz="0" w:space="0" w:color="auto"/>
                <w:bottom w:val="none" w:sz="0" w:space="0" w:color="auto"/>
                <w:right w:val="none" w:sz="0" w:space="0" w:color="auto"/>
              </w:divBdr>
            </w:div>
            <w:div w:id="1813399542">
              <w:marLeft w:val="0"/>
              <w:marRight w:val="0"/>
              <w:marTop w:val="0"/>
              <w:marBottom w:val="0"/>
              <w:divBdr>
                <w:top w:val="none" w:sz="0" w:space="0" w:color="auto"/>
                <w:left w:val="none" w:sz="0" w:space="0" w:color="auto"/>
                <w:bottom w:val="none" w:sz="0" w:space="0" w:color="auto"/>
                <w:right w:val="none" w:sz="0" w:space="0" w:color="auto"/>
              </w:divBdr>
            </w:div>
            <w:div w:id="1814056983">
              <w:marLeft w:val="0"/>
              <w:marRight w:val="0"/>
              <w:marTop w:val="0"/>
              <w:marBottom w:val="0"/>
              <w:divBdr>
                <w:top w:val="none" w:sz="0" w:space="0" w:color="auto"/>
                <w:left w:val="none" w:sz="0" w:space="0" w:color="auto"/>
                <w:bottom w:val="none" w:sz="0" w:space="0" w:color="auto"/>
                <w:right w:val="none" w:sz="0" w:space="0" w:color="auto"/>
              </w:divBdr>
            </w:div>
            <w:div w:id="1815029441">
              <w:marLeft w:val="0"/>
              <w:marRight w:val="0"/>
              <w:marTop w:val="0"/>
              <w:marBottom w:val="0"/>
              <w:divBdr>
                <w:top w:val="none" w:sz="0" w:space="0" w:color="auto"/>
                <w:left w:val="none" w:sz="0" w:space="0" w:color="auto"/>
                <w:bottom w:val="none" w:sz="0" w:space="0" w:color="auto"/>
                <w:right w:val="none" w:sz="0" w:space="0" w:color="auto"/>
              </w:divBdr>
            </w:div>
            <w:div w:id="1815176587">
              <w:marLeft w:val="0"/>
              <w:marRight w:val="0"/>
              <w:marTop w:val="0"/>
              <w:marBottom w:val="0"/>
              <w:divBdr>
                <w:top w:val="none" w:sz="0" w:space="0" w:color="auto"/>
                <w:left w:val="none" w:sz="0" w:space="0" w:color="auto"/>
                <w:bottom w:val="none" w:sz="0" w:space="0" w:color="auto"/>
                <w:right w:val="none" w:sz="0" w:space="0" w:color="auto"/>
              </w:divBdr>
            </w:div>
            <w:div w:id="1815950068">
              <w:marLeft w:val="0"/>
              <w:marRight w:val="0"/>
              <w:marTop w:val="0"/>
              <w:marBottom w:val="0"/>
              <w:divBdr>
                <w:top w:val="none" w:sz="0" w:space="0" w:color="auto"/>
                <w:left w:val="none" w:sz="0" w:space="0" w:color="auto"/>
                <w:bottom w:val="none" w:sz="0" w:space="0" w:color="auto"/>
                <w:right w:val="none" w:sz="0" w:space="0" w:color="auto"/>
              </w:divBdr>
            </w:div>
            <w:div w:id="1817990576">
              <w:marLeft w:val="0"/>
              <w:marRight w:val="0"/>
              <w:marTop w:val="0"/>
              <w:marBottom w:val="0"/>
              <w:divBdr>
                <w:top w:val="none" w:sz="0" w:space="0" w:color="auto"/>
                <w:left w:val="none" w:sz="0" w:space="0" w:color="auto"/>
                <w:bottom w:val="none" w:sz="0" w:space="0" w:color="auto"/>
                <w:right w:val="none" w:sz="0" w:space="0" w:color="auto"/>
              </w:divBdr>
            </w:div>
            <w:div w:id="1818379772">
              <w:marLeft w:val="0"/>
              <w:marRight w:val="0"/>
              <w:marTop w:val="0"/>
              <w:marBottom w:val="0"/>
              <w:divBdr>
                <w:top w:val="none" w:sz="0" w:space="0" w:color="auto"/>
                <w:left w:val="none" w:sz="0" w:space="0" w:color="auto"/>
                <w:bottom w:val="none" w:sz="0" w:space="0" w:color="auto"/>
                <w:right w:val="none" w:sz="0" w:space="0" w:color="auto"/>
              </w:divBdr>
            </w:div>
            <w:div w:id="1818455217">
              <w:marLeft w:val="0"/>
              <w:marRight w:val="0"/>
              <w:marTop w:val="0"/>
              <w:marBottom w:val="0"/>
              <w:divBdr>
                <w:top w:val="none" w:sz="0" w:space="0" w:color="auto"/>
                <w:left w:val="none" w:sz="0" w:space="0" w:color="auto"/>
                <w:bottom w:val="none" w:sz="0" w:space="0" w:color="auto"/>
                <w:right w:val="none" w:sz="0" w:space="0" w:color="auto"/>
              </w:divBdr>
            </w:div>
            <w:div w:id="1819227913">
              <w:marLeft w:val="0"/>
              <w:marRight w:val="0"/>
              <w:marTop w:val="0"/>
              <w:marBottom w:val="0"/>
              <w:divBdr>
                <w:top w:val="none" w:sz="0" w:space="0" w:color="auto"/>
                <w:left w:val="none" w:sz="0" w:space="0" w:color="auto"/>
                <w:bottom w:val="none" w:sz="0" w:space="0" w:color="auto"/>
                <w:right w:val="none" w:sz="0" w:space="0" w:color="auto"/>
              </w:divBdr>
            </w:div>
            <w:div w:id="1819878888">
              <w:marLeft w:val="0"/>
              <w:marRight w:val="0"/>
              <w:marTop w:val="0"/>
              <w:marBottom w:val="0"/>
              <w:divBdr>
                <w:top w:val="none" w:sz="0" w:space="0" w:color="auto"/>
                <w:left w:val="none" w:sz="0" w:space="0" w:color="auto"/>
                <w:bottom w:val="none" w:sz="0" w:space="0" w:color="auto"/>
                <w:right w:val="none" w:sz="0" w:space="0" w:color="auto"/>
              </w:divBdr>
            </w:div>
            <w:div w:id="1822457137">
              <w:marLeft w:val="0"/>
              <w:marRight w:val="0"/>
              <w:marTop w:val="0"/>
              <w:marBottom w:val="0"/>
              <w:divBdr>
                <w:top w:val="none" w:sz="0" w:space="0" w:color="auto"/>
                <w:left w:val="none" w:sz="0" w:space="0" w:color="auto"/>
                <w:bottom w:val="none" w:sz="0" w:space="0" w:color="auto"/>
                <w:right w:val="none" w:sz="0" w:space="0" w:color="auto"/>
              </w:divBdr>
            </w:div>
            <w:div w:id="1824856091">
              <w:marLeft w:val="0"/>
              <w:marRight w:val="0"/>
              <w:marTop w:val="0"/>
              <w:marBottom w:val="0"/>
              <w:divBdr>
                <w:top w:val="none" w:sz="0" w:space="0" w:color="auto"/>
                <w:left w:val="none" w:sz="0" w:space="0" w:color="auto"/>
                <w:bottom w:val="none" w:sz="0" w:space="0" w:color="auto"/>
                <w:right w:val="none" w:sz="0" w:space="0" w:color="auto"/>
              </w:divBdr>
            </w:div>
            <w:div w:id="1831023228">
              <w:marLeft w:val="0"/>
              <w:marRight w:val="0"/>
              <w:marTop w:val="0"/>
              <w:marBottom w:val="0"/>
              <w:divBdr>
                <w:top w:val="none" w:sz="0" w:space="0" w:color="auto"/>
                <w:left w:val="none" w:sz="0" w:space="0" w:color="auto"/>
                <w:bottom w:val="none" w:sz="0" w:space="0" w:color="auto"/>
                <w:right w:val="none" w:sz="0" w:space="0" w:color="auto"/>
              </w:divBdr>
            </w:div>
            <w:div w:id="1834448878">
              <w:marLeft w:val="0"/>
              <w:marRight w:val="0"/>
              <w:marTop w:val="0"/>
              <w:marBottom w:val="0"/>
              <w:divBdr>
                <w:top w:val="none" w:sz="0" w:space="0" w:color="auto"/>
                <w:left w:val="none" w:sz="0" w:space="0" w:color="auto"/>
                <w:bottom w:val="none" w:sz="0" w:space="0" w:color="auto"/>
                <w:right w:val="none" w:sz="0" w:space="0" w:color="auto"/>
              </w:divBdr>
            </w:div>
            <w:div w:id="1835031851">
              <w:marLeft w:val="0"/>
              <w:marRight w:val="0"/>
              <w:marTop w:val="0"/>
              <w:marBottom w:val="0"/>
              <w:divBdr>
                <w:top w:val="none" w:sz="0" w:space="0" w:color="auto"/>
                <w:left w:val="none" w:sz="0" w:space="0" w:color="auto"/>
                <w:bottom w:val="none" w:sz="0" w:space="0" w:color="auto"/>
                <w:right w:val="none" w:sz="0" w:space="0" w:color="auto"/>
              </w:divBdr>
            </w:div>
            <w:div w:id="1836411223">
              <w:marLeft w:val="0"/>
              <w:marRight w:val="0"/>
              <w:marTop w:val="0"/>
              <w:marBottom w:val="0"/>
              <w:divBdr>
                <w:top w:val="none" w:sz="0" w:space="0" w:color="auto"/>
                <w:left w:val="none" w:sz="0" w:space="0" w:color="auto"/>
                <w:bottom w:val="none" w:sz="0" w:space="0" w:color="auto"/>
                <w:right w:val="none" w:sz="0" w:space="0" w:color="auto"/>
              </w:divBdr>
            </w:div>
            <w:div w:id="1837303038">
              <w:marLeft w:val="0"/>
              <w:marRight w:val="0"/>
              <w:marTop w:val="0"/>
              <w:marBottom w:val="0"/>
              <w:divBdr>
                <w:top w:val="none" w:sz="0" w:space="0" w:color="auto"/>
                <w:left w:val="none" w:sz="0" w:space="0" w:color="auto"/>
                <w:bottom w:val="none" w:sz="0" w:space="0" w:color="auto"/>
                <w:right w:val="none" w:sz="0" w:space="0" w:color="auto"/>
              </w:divBdr>
            </w:div>
            <w:div w:id="1838888332">
              <w:marLeft w:val="0"/>
              <w:marRight w:val="0"/>
              <w:marTop w:val="0"/>
              <w:marBottom w:val="0"/>
              <w:divBdr>
                <w:top w:val="none" w:sz="0" w:space="0" w:color="auto"/>
                <w:left w:val="none" w:sz="0" w:space="0" w:color="auto"/>
                <w:bottom w:val="none" w:sz="0" w:space="0" w:color="auto"/>
                <w:right w:val="none" w:sz="0" w:space="0" w:color="auto"/>
              </w:divBdr>
            </w:div>
            <w:div w:id="1840348706">
              <w:marLeft w:val="0"/>
              <w:marRight w:val="0"/>
              <w:marTop w:val="0"/>
              <w:marBottom w:val="0"/>
              <w:divBdr>
                <w:top w:val="none" w:sz="0" w:space="0" w:color="auto"/>
                <w:left w:val="none" w:sz="0" w:space="0" w:color="auto"/>
                <w:bottom w:val="none" w:sz="0" w:space="0" w:color="auto"/>
                <w:right w:val="none" w:sz="0" w:space="0" w:color="auto"/>
              </w:divBdr>
            </w:div>
            <w:div w:id="1840464008">
              <w:marLeft w:val="0"/>
              <w:marRight w:val="0"/>
              <w:marTop w:val="0"/>
              <w:marBottom w:val="0"/>
              <w:divBdr>
                <w:top w:val="none" w:sz="0" w:space="0" w:color="auto"/>
                <w:left w:val="none" w:sz="0" w:space="0" w:color="auto"/>
                <w:bottom w:val="none" w:sz="0" w:space="0" w:color="auto"/>
                <w:right w:val="none" w:sz="0" w:space="0" w:color="auto"/>
              </w:divBdr>
            </w:div>
            <w:div w:id="1841197323">
              <w:marLeft w:val="0"/>
              <w:marRight w:val="0"/>
              <w:marTop w:val="0"/>
              <w:marBottom w:val="0"/>
              <w:divBdr>
                <w:top w:val="none" w:sz="0" w:space="0" w:color="auto"/>
                <w:left w:val="none" w:sz="0" w:space="0" w:color="auto"/>
                <w:bottom w:val="none" w:sz="0" w:space="0" w:color="auto"/>
                <w:right w:val="none" w:sz="0" w:space="0" w:color="auto"/>
              </w:divBdr>
            </w:div>
            <w:div w:id="1842086265">
              <w:marLeft w:val="0"/>
              <w:marRight w:val="0"/>
              <w:marTop w:val="0"/>
              <w:marBottom w:val="0"/>
              <w:divBdr>
                <w:top w:val="none" w:sz="0" w:space="0" w:color="auto"/>
                <w:left w:val="none" w:sz="0" w:space="0" w:color="auto"/>
                <w:bottom w:val="none" w:sz="0" w:space="0" w:color="auto"/>
                <w:right w:val="none" w:sz="0" w:space="0" w:color="auto"/>
              </w:divBdr>
            </w:div>
            <w:div w:id="1842311126">
              <w:marLeft w:val="0"/>
              <w:marRight w:val="0"/>
              <w:marTop w:val="0"/>
              <w:marBottom w:val="0"/>
              <w:divBdr>
                <w:top w:val="none" w:sz="0" w:space="0" w:color="auto"/>
                <w:left w:val="none" w:sz="0" w:space="0" w:color="auto"/>
                <w:bottom w:val="none" w:sz="0" w:space="0" w:color="auto"/>
                <w:right w:val="none" w:sz="0" w:space="0" w:color="auto"/>
              </w:divBdr>
            </w:div>
            <w:div w:id="1842348733">
              <w:marLeft w:val="0"/>
              <w:marRight w:val="0"/>
              <w:marTop w:val="0"/>
              <w:marBottom w:val="0"/>
              <w:divBdr>
                <w:top w:val="none" w:sz="0" w:space="0" w:color="auto"/>
                <w:left w:val="none" w:sz="0" w:space="0" w:color="auto"/>
                <w:bottom w:val="none" w:sz="0" w:space="0" w:color="auto"/>
                <w:right w:val="none" w:sz="0" w:space="0" w:color="auto"/>
              </w:divBdr>
            </w:div>
            <w:div w:id="1845196252">
              <w:marLeft w:val="0"/>
              <w:marRight w:val="0"/>
              <w:marTop w:val="0"/>
              <w:marBottom w:val="0"/>
              <w:divBdr>
                <w:top w:val="none" w:sz="0" w:space="0" w:color="auto"/>
                <w:left w:val="none" w:sz="0" w:space="0" w:color="auto"/>
                <w:bottom w:val="none" w:sz="0" w:space="0" w:color="auto"/>
                <w:right w:val="none" w:sz="0" w:space="0" w:color="auto"/>
              </w:divBdr>
            </w:div>
            <w:div w:id="1848399319">
              <w:marLeft w:val="0"/>
              <w:marRight w:val="0"/>
              <w:marTop w:val="0"/>
              <w:marBottom w:val="0"/>
              <w:divBdr>
                <w:top w:val="none" w:sz="0" w:space="0" w:color="auto"/>
                <w:left w:val="none" w:sz="0" w:space="0" w:color="auto"/>
                <w:bottom w:val="none" w:sz="0" w:space="0" w:color="auto"/>
                <w:right w:val="none" w:sz="0" w:space="0" w:color="auto"/>
              </w:divBdr>
            </w:div>
            <w:div w:id="1849829769">
              <w:marLeft w:val="0"/>
              <w:marRight w:val="0"/>
              <w:marTop w:val="0"/>
              <w:marBottom w:val="0"/>
              <w:divBdr>
                <w:top w:val="none" w:sz="0" w:space="0" w:color="auto"/>
                <w:left w:val="none" w:sz="0" w:space="0" w:color="auto"/>
                <w:bottom w:val="none" w:sz="0" w:space="0" w:color="auto"/>
                <w:right w:val="none" w:sz="0" w:space="0" w:color="auto"/>
              </w:divBdr>
            </w:div>
            <w:div w:id="1851525978">
              <w:marLeft w:val="0"/>
              <w:marRight w:val="0"/>
              <w:marTop w:val="0"/>
              <w:marBottom w:val="0"/>
              <w:divBdr>
                <w:top w:val="none" w:sz="0" w:space="0" w:color="auto"/>
                <w:left w:val="none" w:sz="0" w:space="0" w:color="auto"/>
                <w:bottom w:val="none" w:sz="0" w:space="0" w:color="auto"/>
                <w:right w:val="none" w:sz="0" w:space="0" w:color="auto"/>
              </w:divBdr>
            </w:div>
            <w:div w:id="1852446088">
              <w:marLeft w:val="0"/>
              <w:marRight w:val="0"/>
              <w:marTop w:val="0"/>
              <w:marBottom w:val="0"/>
              <w:divBdr>
                <w:top w:val="none" w:sz="0" w:space="0" w:color="auto"/>
                <w:left w:val="none" w:sz="0" w:space="0" w:color="auto"/>
                <w:bottom w:val="none" w:sz="0" w:space="0" w:color="auto"/>
                <w:right w:val="none" w:sz="0" w:space="0" w:color="auto"/>
              </w:divBdr>
            </w:div>
            <w:div w:id="1853570203">
              <w:marLeft w:val="0"/>
              <w:marRight w:val="0"/>
              <w:marTop w:val="0"/>
              <w:marBottom w:val="0"/>
              <w:divBdr>
                <w:top w:val="none" w:sz="0" w:space="0" w:color="auto"/>
                <w:left w:val="none" w:sz="0" w:space="0" w:color="auto"/>
                <w:bottom w:val="none" w:sz="0" w:space="0" w:color="auto"/>
                <w:right w:val="none" w:sz="0" w:space="0" w:color="auto"/>
              </w:divBdr>
            </w:div>
            <w:div w:id="1853638564">
              <w:marLeft w:val="0"/>
              <w:marRight w:val="0"/>
              <w:marTop w:val="0"/>
              <w:marBottom w:val="0"/>
              <w:divBdr>
                <w:top w:val="none" w:sz="0" w:space="0" w:color="auto"/>
                <w:left w:val="none" w:sz="0" w:space="0" w:color="auto"/>
                <w:bottom w:val="none" w:sz="0" w:space="0" w:color="auto"/>
                <w:right w:val="none" w:sz="0" w:space="0" w:color="auto"/>
              </w:divBdr>
            </w:div>
            <w:div w:id="1853766092">
              <w:marLeft w:val="0"/>
              <w:marRight w:val="0"/>
              <w:marTop w:val="0"/>
              <w:marBottom w:val="0"/>
              <w:divBdr>
                <w:top w:val="none" w:sz="0" w:space="0" w:color="auto"/>
                <w:left w:val="none" w:sz="0" w:space="0" w:color="auto"/>
                <w:bottom w:val="none" w:sz="0" w:space="0" w:color="auto"/>
                <w:right w:val="none" w:sz="0" w:space="0" w:color="auto"/>
              </w:divBdr>
            </w:div>
            <w:div w:id="1855880388">
              <w:marLeft w:val="0"/>
              <w:marRight w:val="0"/>
              <w:marTop w:val="0"/>
              <w:marBottom w:val="0"/>
              <w:divBdr>
                <w:top w:val="none" w:sz="0" w:space="0" w:color="auto"/>
                <w:left w:val="none" w:sz="0" w:space="0" w:color="auto"/>
                <w:bottom w:val="none" w:sz="0" w:space="0" w:color="auto"/>
                <w:right w:val="none" w:sz="0" w:space="0" w:color="auto"/>
              </w:divBdr>
            </w:div>
            <w:div w:id="1856336937">
              <w:marLeft w:val="0"/>
              <w:marRight w:val="0"/>
              <w:marTop w:val="0"/>
              <w:marBottom w:val="0"/>
              <w:divBdr>
                <w:top w:val="none" w:sz="0" w:space="0" w:color="auto"/>
                <w:left w:val="none" w:sz="0" w:space="0" w:color="auto"/>
                <w:bottom w:val="none" w:sz="0" w:space="0" w:color="auto"/>
                <w:right w:val="none" w:sz="0" w:space="0" w:color="auto"/>
              </w:divBdr>
            </w:div>
            <w:div w:id="1856963964">
              <w:marLeft w:val="0"/>
              <w:marRight w:val="0"/>
              <w:marTop w:val="360"/>
              <w:marBottom w:val="0"/>
              <w:divBdr>
                <w:top w:val="single" w:sz="6" w:space="0" w:color="auto"/>
                <w:left w:val="single" w:sz="6" w:space="0" w:color="auto"/>
                <w:bottom w:val="single" w:sz="6" w:space="0" w:color="auto"/>
                <w:right w:val="single" w:sz="6" w:space="0" w:color="auto"/>
              </w:divBdr>
            </w:div>
            <w:div w:id="1857036256">
              <w:marLeft w:val="0"/>
              <w:marRight w:val="0"/>
              <w:marTop w:val="0"/>
              <w:marBottom w:val="0"/>
              <w:divBdr>
                <w:top w:val="none" w:sz="0" w:space="0" w:color="auto"/>
                <w:left w:val="none" w:sz="0" w:space="0" w:color="auto"/>
                <w:bottom w:val="none" w:sz="0" w:space="0" w:color="auto"/>
                <w:right w:val="none" w:sz="0" w:space="0" w:color="auto"/>
              </w:divBdr>
            </w:div>
            <w:div w:id="1857160487">
              <w:marLeft w:val="0"/>
              <w:marRight w:val="0"/>
              <w:marTop w:val="0"/>
              <w:marBottom w:val="0"/>
              <w:divBdr>
                <w:top w:val="none" w:sz="0" w:space="0" w:color="auto"/>
                <w:left w:val="none" w:sz="0" w:space="0" w:color="auto"/>
                <w:bottom w:val="none" w:sz="0" w:space="0" w:color="auto"/>
                <w:right w:val="none" w:sz="0" w:space="0" w:color="auto"/>
              </w:divBdr>
            </w:div>
            <w:div w:id="1857424866">
              <w:marLeft w:val="0"/>
              <w:marRight w:val="0"/>
              <w:marTop w:val="0"/>
              <w:marBottom w:val="0"/>
              <w:divBdr>
                <w:top w:val="none" w:sz="0" w:space="0" w:color="auto"/>
                <w:left w:val="none" w:sz="0" w:space="0" w:color="auto"/>
                <w:bottom w:val="none" w:sz="0" w:space="0" w:color="auto"/>
                <w:right w:val="none" w:sz="0" w:space="0" w:color="auto"/>
              </w:divBdr>
            </w:div>
            <w:div w:id="1859195701">
              <w:marLeft w:val="0"/>
              <w:marRight w:val="0"/>
              <w:marTop w:val="0"/>
              <w:marBottom w:val="0"/>
              <w:divBdr>
                <w:top w:val="none" w:sz="0" w:space="0" w:color="auto"/>
                <w:left w:val="none" w:sz="0" w:space="0" w:color="auto"/>
                <w:bottom w:val="none" w:sz="0" w:space="0" w:color="auto"/>
                <w:right w:val="none" w:sz="0" w:space="0" w:color="auto"/>
              </w:divBdr>
            </w:div>
            <w:div w:id="1860192927">
              <w:marLeft w:val="0"/>
              <w:marRight w:val="0"/>
              <w:marTop w:val="0"/>
              <w:marBottom w:val="0"/>
              <w:divBdr>
                <w:top w:val="none" w:sz="0" w:space="0" w:color="auto"/>
                <w:left w:val="none" w:sz="0" w:space="0" w:color="auto"/>
                <w:bottom w:val="none" w:sz="0" w:space="0" w:color="auto"/>
                <w:right w:val="none" w:sz="0" w:space="0" w:color="auto"/>
              </w:divBdr>
            </w:div>
            <w:div w:id="1861581442">
              <w:marLeft w:val="0"/>
              <w:marRight w:val="0"/>
              <w:marTop w:val="0"/>
              <w:marBottom w:val="0"/>
              <w:divBdr>
                <w:top w:val="none" w:sz="0" w:space="0" w:color="auto"/>
                <w:left w:val="none" w:sz="0" w:space="0" w:color="auto"/>
                <w:bottom w:val="none" w:sz="0" w:space="0" w:color="auto"/>
                <w:right w:val="none" w:sz="0" w:space="0" w:color="auto"/>
              </w:divBdr>
            </w:div>
            <w:div w:id="1862039631">
              <w:marLeft w:val="0"/>
              <w:marRight w:val="0"/>
              <w:marTop w:val="0"/>
              <w:marBottom w:val="0"/>
              <w:divBdr>
                <w:top w:val="none" w:sz="0" w:space="0" w:color="auto"/>
                <w:left w:val="none" w:sz="0" w:space="0" w:color="auto"/>
                <w:bottom w:val="none" w:sz="0" w:space="0" w:color="auto"/>
                <w:right w:val="none" w:sz="0" w:space="0" w:color="auto"/>
              </w:divBdr>
            </w:div>
            <w:div w:id="1863394124">
              <w:marLeft w:val="0"/>
              <w:marRight w:val="0"/>
              <w:marTop w:val="0"/>
              <w:marBottom w:val="0"/>
              <w:divBdr>
                <w:top w:val="none" w:sz="0" w:space="0" w:color="auto"/>
                <w:left w:val="none" w:sz="0" w:space="0" w:color="auto"/>
                <w:bottom w:val="none" w:sz="0" w:space="0" w:color="auto"/>
                <w:right w:val="none" w:sz="0" w:space="0" w:color="auto"/>
              </w:divBdr>
            </w:div>
            <w:div w:id="1863471553">
              <w:marLeft w:val="0"/>
              <w:marRight w:val="0"/>
              <w:marTop w:val="0"/>
              <w:marBottom w:val="0"/>
              <w:divBdr>
                <w:top w:val="none" w:sz="0" w:space="0" w:color="auto"/>
                <w:left w:val="none" w:sz="0" w:space="0" w:color="auto"/>
                <w:bottom w:val="none" w:sz="0" w:space="0" w:color="auto"/>
                <w:right w:val="none" w:sz="0" w:space="0" w:color="auto"/>
              </w:divBdr>
              <w:divsChild>
                <w:div w:id="6367920">
                  <w:marLeft w:val="0"/>
                  <w:marRight w:val="0"/>
                  <w:marTop w:val="0"/>
                  <w:marBottom w:val="0"/>
                  <w:divBdr>
                    <w:top w:val="none" w:sz="0" w:space="0" w:color="auto"/>
                    <w:left w:val="none" w:sz="0" w:space="0" w:color="auto"/>
                    <w:bottom w:val="none" w:sz="0" w:space="0" w:color="auto"/>
                    <w:right w:val="none" w:sz="0" w:space="0" w:color="auto"/>
                  </w:divBdr>
                </w:div>
                <w:div w:id="8484622">
                  <w:marLeft w:val="0"/>
                  <w:marRight w:val="0"/>
                  <w:marTop w:val="0"/>
                  <w:marBottom w:val="0"/>
                  <w:divBdr>
                    <w:top w:val="none" w:sz="0" w:space="0" w:color="auto"/>
                    <w:left w:val="none" w:sz="0" w:space="0" w:color="auto"/>
                    <w:bottom w:val="none" w:sz="0" w:space="0" w:color="auto"/>
                    <w:right w:val="none" w:sz="0" w:space="0" w:color="auto"/>
                  </w:divBdr>
                </w:div>
                <w:div w:id="12078208">
                  <w:marLeft w:val="0"/>
                  <w:marRight w:val="0"/>
                  <w:marTop w:val="0"/>
                  <w:marBottom w:val="0"/>
                  <w:divBdr>
                    <w:top w:val="none" w:sz="0" w:space="0" w:color="auto"/>
                    <w:left w:val="none" w:sz="0" w:space="0" w:color="auto"/>
                    <w:bottom w:val="none" w:sz="0" w:space="0" w:color="auto"/>
                    <w:right w:val="none" w:sz="0" w:space="0" w:color="auto"/>
                  </w:divBdr>
                </w:div>
                <w:div w:id="30343870">
                  <w:marLeft w:val="0"/>
                  <w:marRight w:val="0"/>
                  <w:marTop w:val="0"/>
                  <w:marBottom w:val="0"/>
                  <w:divBdr>
                    <w:top w:val="none" w:sz="0" w:space="0" w:color="auto"/>
                    <w:left w:val="none" w:sz="0" w:space="0" w:color="auto"/>
                    <w:bottom w:val="none" w:sz="0" w:space="0" w:color="auto"/>
                    <w:right w:val="none" w:sz="0" w:space="0" w:color="auto"/>
                  </w:divBdr>
                </w:div>
                <w:div w:id="94448287">
                  <w:marLeft w:val="0"/>
                  <w:marRight w:val="0"/>
                  <w:marTop w:val="0"/>
                  <w:marBottom w:val="0"/>
                  <w:divBdr>
                    <w:top w:val="none" w:sz="0" w:space="0" w:color="auto"/>
                    <w:left w:val="none" w:sz="0" w:space="0" w:color="auto"/>
                    <w:bottom w:val="none" w:sz="0" w:space="0" w:color="auto"/>
                    <w:right w:val="none" w:sz="0" w:space="0" w:color="auto"/>
                  </w:divBdr>
                </w:div>
                <w:div w:id="95055828">
                  <w:marLeft w:val="0"/>
                  <w:marRight w:val="0"/>
                  <w:marTop w:val="0"/>
                  <w:marBottom w:val="0"/>
                  <w:divBdr>
                    <w:top w:val="none" w:sz="0" w:space="0" w:color="auto"/>
                    <w:left w:val="none" w:sz="0" w:space="0" w:color="auto"/>
                    <w:bottom w:val="none" w:sz="0" w:space="0" w:color="auto"/>
                    <w:right w:val="none" w:sz="0" w:space="0" w:color="auto"/>
                  </w:divBdr>
                </w:div>
                <w:div w:id="103502970">
                  <w:marLeft w:val="0"/>
                  <w:marRight w:val="0"/>
                  <w:marTop w:val="0"/>
                  <w:marBottom w:val="0"/>
                  <w:divBdr>
                    <w:top w:val="none" w:sz="0" w:space="0" w:color="auto"/>
                    <w:left w:val="none" w:sz="0" w:space="0" w:color="auto"/>
                    <w:bottom w:val="none" w:sz="0" w:space="0" w:color="auto"/>
                    <w:right w:val="none" w:sz="0" w:space="0" w:color="auto"/>
                  </w:divBdr>
                </w:div>
                <w:div w:id="106897583">
                  <w:marLeft w:val="0"/>
                  <w:marRight w:val="0"/>
                  <w:marTop w:val="0"/>
                  <w:marBottom w:val="0"/>
                  <w:divBdr>
                    <w:top w:val="none" w:sz="0" w:space="0" w:color="auto"/>
                    <w:left w:val="none" w:sz="0" w:space="0" w:color="auto"/>
                    <w:bottom w:val="none" w:sz="0" w:space="0" w:color="auto"/>
                    <w:right w:val="none" w:sz="0" w:space="0" w:color="auto"/>
                  </w:divBdr>
                </w:div>
                <w:div w:id="152722146">
                  <w:marLeft w:val="0"/>
                  <w:marRight w:val="0"/>
                  <w:marTop w:val="0"/>
                  <w:marBottom w:val="0"/>
                  <w:divBdr>
                    <w:top w:val="none" w:sz="0" w:space="0" w:color="auto"/>
                    <w:left w:val="none" w:sz="0" w:space="0" w:color="auto"/>
                    <w:bottom w:val="none" w:sz="0" w:space="0" w:color="auto"/>
                    <w:right w:val="none" w:sz="0" w:space="0" w:color="auto"/>
                  </w:divBdr>
                </w:div>
                <w:div w:id="161552741">
                  <w:marLeft w:val="0"/>
                  <w:marRight w:val="0"/>
                  <w:marTop w:val="0"/>
                  <w:marBottom w:val="0"/>
                  <w:divBdr>
                    <w:top w:val="none" w:sz="0" w:space="0" w:color="auto"/>
                    <w:left w:val="none" w:sz="0" w:space="0" w:color="auto"/>
                    <w:bottom w:val="none" w:sz="0" w:space="0" w:color="auto"/>
                    <w:right w:val="none" w:sz="0" w:space="0" w:color="auto"/>
                  </w:divBdr>
                </w:div>
                <w:div w:id="230434671">
                  <w:marLeft w:val="0"/>
                  <w:marRight w:val="0"/>
                  <w:marTop w:val="0"/>
                  <w:marBottom w:val="0"/>
                  <w:divBdr>
                    <w:top w:val="none" w:sz="0" w:space="0" w:color="auto"/>
                    <w:left w:val="none" w:sz="0" w:space="0" w:color="auto"/>
                    <w:bottom w:val="none" w:sz="0" w:space="0" w:color="auto"/>
                    <w:right w:val="none" w:sz="0" w:space="0" w:color="auto"/>
                  </w:divBdr>
                </w:div>
                <w:div w:id="280456566">
                  <w:marLeft w:val="0"/>
                  <w:marRight w:val="0"/>
                  <w:marTop w:val="0"/>
                  <w:marBottom w:val="0"/>
                  <w:divBdr>
                    <w:top w:val="none" w:sz="0" w:space="0" w:color="auto"/>
                    <w:left w:val="none" w:sz="0" w:space="0" w:color="auto"/>
                    <w:bottom w:val="none" w:sz="0" w:space="0" w:color="auto"/>
                    <w:right w:val="none" w:sz="0" w:space="0" w:color="auto"/>
                  </w:divBdr>
                </w:div>
                <w:div w:id="347563588">
                  <w:marLeft w:val="0"/>
                  <w:marRight w:val="0"/>
                  <w:marTop w:val="0"/>
                  <w:marBottom w:val="0"/>
                  <w:divBdr>
                    <w:top w:val="none" w:sz="0" w:space="0" w:color="auto"/>
                    <w:left w:val="none" w:sz="0" w:space="0" w:color="auto"/>
                    <w:bottom w:val="none" w:sz="0" w:space="0" w:color="auto"/>
                    <w:right w:val="none" w:sz="0" w:space="0" w:color="auto"/>
                  </w:divBdr>
                </w:div>
                <w:div w:id="396898105">
                  <w:marLeft w:val="0"/>
                  <w:marRight w:val="0"/>
                  <w:marTop w:val="0"/>
                  <w:marBottom w:val="0"/>
                  <w:divBdr>
                    <w:top w:val="none" w:sz="0" w:space="0" w:color="auto"/>
                    <w:left w:val="none" w:sz="0" w:space="0" w:color="auto"/>
                    <w:bottom w:val="none" w:sz="0" w:space="0" w:color="auto"/>
                    <w:right w:val="none" w:sz="0" w:space="0" w:color="auto"/>
                  </w:divBdr>
                </w:div>
                <w:div w:id="447507026">
                  <w:marLeft w:val="0"/>
                  <w:marRight w:val="0"/>
                  <w:marTop w:val="0"/>
                  <w:marBottom w:val="0"/>
                  <w:divBdr>
                    <w:top w:val="none" w:sz="0" w:space="0" w:color="auto"/>
                    <w:left w:val="none" w:sz="0" w:space="0" w:color="auto"/>
                    <w:bottom w:val="none" w:sz="0" w:space="0" w:color="auto"/>
                    <w:right w:val="none" w:sz="0" w:space="0" w:color="auto"/>
                  </w:divBdr>
                </w:div>
                <w:div w:id="457453190">
                  <w:marLeft w:val="0"/>
                  <w:marRight w:val="0"/>
                  <w:marTop w:val="0"/>
                  <w:marBottom w:val="0"/>
                  <w:divBdr>
                    <w:top w:val="none" w:sz="0" w:space="0" w:color="auto"/>
                    <w:left w:val="none" w:sz="0" w:space="0" w:color="auto"/>
                    <w:bottom w:val="none" w:sz="0" w:space="0" w:color="auto"/>
                    <w:right w:val="none" w:sz="0" w:space="0" w:color="auto"/>
                  </w:divBdr>
                </w:div>
                <w:div w:id="463813385">
                  <w:marLeft w:val="0"/>
                  <w:marRight w:val="0"/>
                  <w:marTop w:val="0"/>
                  <w:marBottom w:val="0"/>
                  <w:divBdr>
                    <w:top w:val="none" w:sz="0" w:space="0" w:color="auto"/>
                    <w:left w:val="none" w:sz="0" w:space="0" w:color="auto"/>
                    <w:bottom w:val="none" w:sz="0" w:space="0" w:color="auto"/>
                    <w:right w:val="none" w:sz="0" w:space="0" w:color="auto"/>
                  </w:divBdr>
                </w:div>
                <w:div w:id="465398201">
                  <w:marLeft w:val="0"/>
                  <w:marRight w:val="0"/>
                  <w:marTop w:val="0"/>
                  <w:marBottom w:val="0"/>
                  <w:divBdr>
                    <w:top w:val="none" w:sz="0" w:space="0" w:color="auto"/>
                    <w:left w:val="none" w:sz="0" w:space="0" w:color="auto"/>
                    <w:bottom w:val="none" w:sz="0" w:space="0" w:color="auto"/>
                    <w:right w:val="none" w:sz="0" w:space="0" w:color="auto"/>
                  </w:divBdr>
                </w:div>
                <w:div w:id="509610492">
                  <w:marLeft w:val="0"/>
                  <w:marRight w:val="0"/>
                  <w:marTop w:val="0"/>
                  <w:marBottom w:val="0"/>
                  <w:divBdr>
                    <w:top w:val="none" w:sz="0" w:space="0" w:color="auto"/>
                    <w:left w:val="none" w:sz="0" w:space="0" w:color="auto"/>
                    <w:bottom w:val="none" w:sz="0" w:space="0" w:color="auto"/>
                    <w:right w:val="none" w:sz="0" w:space="0" w:color="auto"/>
                  </w:divBdr>
                </w:div>
                <w:div w:id="528837430">
                  <w:marLeft w:val="0"/>
                  <w:marRight w:val="0"/>
                  <w:marTop w:val="0"/>
                  <w:marBottom w:val="0"/>
                  <w:divBdr>
                    <w:top w:val="none" w:sz="0" w:space="0" w:color="auto"/>
                    <w:left w:val="none" w:sz="0" w:space="0" w:color="auto"/>
                    <w:bottom w:val="none" w:sz="0" w:space="0" w:color="auto"/>
                    <w:right w:val="none" w:sz="0" w:space="0" w:color="auto"/>
                  </w:divBdr>
                </w:div>
                <w:div w:id="549657526">
                  <w:marLeft w:val="0"/>
                  <w:marRight w:val="0"/>
                  <w:marTop w:val="0"/>
                  <w:marBottom w:val="0"/>
                  <w:divBdr>
                    <w:top w:val="none" w:sz="0" w:space="0" w:color="auto"/>
                    <w:left w:val="none" w:sz="0" w:space="0" w:color="auto"/>
                    <w:bottom w:val="none" w:sz="0" w:space="0" w:color="auto"/>
                    <w:right w:val="none" w:sz="0" w:space="0" w:color="auto"/>
                  </w:divBdr>
                </w:div>
                <w:div w:id="631637345">
                  <w:marLeft w:val="0"/>
                  <w:marRight w:val="0"/>
                  <w:marTop w:val="0"/>
                  <w:marBottom w:val="0"/>
                  <w:divBdr>
                    <w:top w:val="none" w:sz="0" w:space="0" w:color="auto"/>
                    <w:left w:val="none" w:sz="0" w:space="0" w:color="auto"/>
                    <w:bottom w:val="none" w:sz="0" w:space="0" w:color="auto"/>
                    <w:right w:val="none" w:sz="0" w:space="0" w:color="auto"/>
                  </w:divBdr>
                </w:div>
                <w:div w:id="638412640">
                  <w:marLeft w:val="0"/>
                  <w:marRight w:val="0"/>
                  <w:marTop w:val="0"/>
                  <w:marBottom w:val="0"/>
                  <w:divBdr>
                    <w:top w:val="none" w:sz="0" w:space="0" w:color="auto"/>
                    <w:left w:val="none" w:sz="0" w:space="0" w:color="auto"/>
                    <w:bottom w:val="none" w:sz="0" w:space="0" w:color="auto"/>
                    <w:right w:val="none" w:sz="0" w:space="0" w:color="auto"/>
                  </w:divBdr>
                </w:div>
                <w:div w:id="675111843">
                  <w:marLeft w:val="0"/>
                  <w:marRight w:val="0"/>
                  <w:marTop w:val="0"/>
                  <w:marBottom w:val="0"/>
                  <w:divBdr>
                    <w:top w:val="none" w:sz="0" w:space="0" w:color="auto"/>
                    <w:left w:val="none" w:sz="0" w:space="0" w:color="auto"/>
                    <w:bottom w:val="none" w:sz="0" w:space="0" w:color="auto"/>
                    <w:right w:val="none" w:sz="0" w:space="0" w:color="auto"/>
                  </w:divBdr>
                </w:div>
                <w:div w:id="719355307">
                  <w:marLeft w:val="0"/>
                  <w:marRight w:val="0"/>
                  <w:marTop w:val="0"/>
                  <w:marBottom w:val="0"/>
                  <w:divBdr>
                    <w:top w:val="none" w:sz="0" w:space="0" w:color="auto"/>
                    <w:left w:val="none" w:sz="0" w:space="0" w:color="auto"/>
                    <w:bottom w:val="none" w:sz="0" w:space="0" w:color="auto"/>
                    <w:right w:val="none" w:sz="0" w:space="0" w:color="auto"/>
                  </w:divBdr>
                </w:div>
                <w:div w:id="778335761">
                  <w:marLeft w:val="0"/>
                  <w:marRight w:val="0"/>
                  <w:marTop w:val="0"/>
                  <w:marBottom w:val="0"/>
                  <w:divBdr>
                    <w:top w:val="none" w:sz="0" w:space="0" w:color="auto"/>
                    <w:left w:val="none" w:sz="0" w:space="0" w:color="auto"/>
                    <w:bottom w:val="none" w:sz="0" w:space="0" w:color="auto"/>
                    <w:right w:val="none" w:sz="0" w:space="0" w:color="auto"/>
                  </w:divBdr>
                </w:div>
                <w:div w:id="853808117">
                  <w:marLeft w:val="0"/>
                  <w:marRight w:val="0"/>
                  <w:marTop w:val="0"/>
                  <w:marBottom w:val="0"/>
                  <w:divBdr>
                    <w:top w:val="none" w:sz="0" w:space="0" w:color="auto"/>
                    <w:left w:val="none" w:sz="0" w:space="0" w:color="auto"/>
                    <w:bottom w:val="none" w:sz="0" w:space="0" w:color="auto"/>
                    <w:right w:val="none" w:sz="0" w:space="0" w:color="auto"/>
                  </w:divBdr>
                </w:div>
                <w:div w:id="860168474">
                  <w:marLeft w:val="0"/>
                  <w:marRight w:val="0"/>
                  <w:marTop w:val="0"/>
                  <w:marBottom w:val="0"/>
                  <w:divBdr>
                    <w:top w:val="none" w:sz="0" w:space="0" w:color="auto"/>
                    <w:left w:val="none" w:sz="0" w:space="0" w:color="auto"/>
                    <w:bottom w:val="none" w:sz="0" w:space="0" w:color="auto"/>
                    <w:right w:val="none" w:sz="0" w:space="0" w:color="auto"/>
                  </w:divBdr>
                </w:div>
                <w:div w:id="860774907">
                  <w:marLeft w:val="0"/>
                  <w:marRight w:val="0"/>
                  <w:marTop w:val="0"/>
                  <w:marBottom w:val="0"/>
                  <w:divBdr>
                    <w:top w:val="none" w:sz="0" w:space="0" w:color="auto"/>
                    <w:left w:val="none" w:sz="0" w:space="0" w:color="auto"/>
                    <w:bottom w:val="none" w:sz="0" w:space="0" w:color="auto"/>
                    <w:right w:val="none" w:sz="0" w:space="0" w:color="auto"/>
                  </w:divBdr>
                </w:div>
                <w:div w:id="866261422">
                  <w:marLeft w:val="0"/>
                  <w:marRight w:val="0"/>
                  <w:marTop w:val="0"/>
                  <w:marBottom w:val="0"/>
                  <w:divBdr>
                    <w:top w:val="none" w:sz="0" w:space="0" w:color="auto"/>
                    <w:left w:val="none" w:sz="0" w:space="0" w:color="auto"/>
                    <w:bottom w:val="none" w:sz="0" w:space="0" w:color="auto"/>
                    <w:right w:val="none" w:sz="0" w:space="0" w:color="auto"/>
                  </w:divBdr>
                </w:div>
                <w:div w:id="874848715">
                  <w:marLeft w:val="0"/>
                  <w:marRight w:val="0"/>
                  <w:marTop w:val="0"/>
                  <w:marBottom w:val="0"/>
                  <w:divBdr>
                    <w:top w:val="none" w:sz="0" w:space="0" w:color="auto"/>
                    <w:left w:val="none" w:sz="0" w:space="0" w:color="auto"/>
                    <w:bottom w:val="none" w:sz="0" w:space="0" w:color="auto"/>
                    <w:right w:val="none" w:sz="0" w:space="0" w:color="auto"/>
                  </w:divBdr>
                </w:div>
                <w:div w:id="892423883">
                  <w:marLeft w:val="0"/>
                  <w:marRight w:val="0"/>
                  <w:marTop w:val="0"/>
                  <w:marBottom w:val="0"/>
                  <w:divBdr>
                    <w:top w:val="none" w:sz="0" w:space="0" w:color="auto"/>
                    <w:left w:val="none" w:sz="0" w:space="0" w:color="auto"/>
                    <w:bottom w:val="none" w:sz="0" w:space="0" w:color="auto"/>
                    <w:right w:val="none" w:sz="0" w:space="0" w:color="auto"/>
                  </w:divBdr>
                </w:div>
                <w:div w:id="905260026">
                  <w:marLeft w:val="0"/>
                  <w:marRight w:val="0"/>
                  <w:marTop w:val="0"/>
                  <w:marBottom w:val="0"/>
                  <w:divBdr>
                    <w:top w:val="none" w:sz="0" w:space="0" w:color="auto"/>
                    <w:left w:val="none" w:sz="0" w:space="0" w:color="auto"/>
                    <w:bottom w:val="none" w:sz="0" w:space="0" w:color="auto"/>
                    <w:right w:val="none" w:sz="0" w:space="0" w:color="auto"/>
                  </w:divBdr>
                </w:div>
                <w:div w:id="917641229">
                  <w:marLeft w:val="0"/>
                  <w:marRight w:val="0"/>
                  <w:marTop w:val="0"/>
                  <w:marBottom w:val="0"/>
                  <w:divBdr>
                    <w:top w:val="none" w:sz="0" w:space="0" w:color="auto"/>
                    <w:left w:val="none" w:sz="0" w:space="0" w:color="auto"/>
                    <w:bottom w:val="none" w:sz="0" w:space="0" w:color="auto"/>
                    <w:right w:val="none" w:sz="0" w:space="0" w:color="auto"/>
                  </w:divBdr>
                </w:div>
                <w:div w:id="932326665">
                  <w:marLeft w:val="0"/>
                  <w:marRight w:val="0"/>
                  <w:marTop w:val="0"/>
                  <w:marBottom w:val="0"/>
                  <w:divBdr>
                    <w:top w:val="none" w:sz="0" w:space="0" w:color="auto"/>
                    <w:left w:val="none" w:sz="0" w:space="0" w:color="auto"/>
                    <w:bottom w:val="none" w:sz="0" w:space="0" w:color="auto"/>
                    <w:right w:val="none" w:sz="0" w:space="0" w:color="auto"/>
                  </w:divBdr>
                </w:div>
                <w:div w:id="934289450">
                  <w:marLeft w:val="0"/>
                  <w:marRight w:val="0"/>
                  <w:marTop w:val="0"/>
                  <w:marBottom w:val="0"/>
                  <w:divBdr>
                    <w:top w:val="none" w:sz="0" w:space="0" w:color="auto"/>
                    <w:left w:val="none" w:sz="0" w:space="0" w:color="auto"/>
                    <w:bottom w:val="none" w:sz="0" w:space="0" w:color="auto"/>
                    <w:right w:val="none" w:sz="0" w:space="0" w:color="auto"/>
                  </w:divBdr>
                </w:div>
                <w:div w:id="965358295">
                  <w:marLeft w:val="0"/>
                  <w:marRight w:val="0"/>
                  <w:marTop w:val="0"/>
                  <w:marBottom w:val="0"/>
                  <w:divBdr>
                    <w:top w:val="none" w:sz="0" w:space="0" w:color="auto"/>
                    <w:left w:val="none" w:sz="0" w:space="0" w:color="auto"/>
                    <w:bottom w:val="none" w:sz="0" w:space="0" w:color="auto"/>
                    <w:right w:val="none" w:sz="0" w:space="0" w:color="auto"/>
                  </w:divBdr>
                </w:div>
                <w:div w:id="975986754">
                  <w:marLeft w:val="0"/>
                  <w:marRight w:val="0"/>
                  <w:marTop w:val="0"/>
                  <w:marBottom w:val="0"/>
                  <w:divBdr>
                    <w:top w:val="none" w:sz="0" w:space="0" w:color="auto"/>
                    <w:left w:val="none" w:sz="0" w:space="0" w:color="auto"/>
                    <w:bottom w:val="none" w:sz="0" w:space="0" w:color="auto"/>
                    <w:right w:val="none" w:sz="0" w:space="0" w:color="auto"/>
                  </w:divBdr>
                </w:div>
                <w:div w:id="983851384">
                  <w:marLeft w:val="0"/>
                  <w:marRight w:val="0"/>
                  <w:marTop w:val="0"/>
                  <w:marBottom w:val="0"/>
                  <w:divBdr>
                    <w:top w:val="none" w:sz="0" w:space="0" w:color="auto"/>
                    <w:left w:val="none" w:sz="0" w:space="0" w:color="auto"/>
                    <w:bottom w:val="none" w:sz="0" w:space="0" w:color="auto"/>
                    <w:right w:val="none" w:sz="0" w:space="0" w:color="auto"/>
                  </w:divBdr>
                </w:div>
                <w:div w:id="988094275">
                  <w:marLeft w:val="0"/>
                  <w:marRight w:val="0"/>
                  <w:marTop w:val="0"/>
                  <w:marBottom w:val="0"/>
                  <w:divBdr>
                    <w:top w:val="none" w:sz="0" w:space="0" w:color="auto"/>
                    <w:left w:val="none" w:sz="0" w:space="0" w:color="auto"/>
                    <w:bottom w:val="none" w:sz="0" w:space="0" w:color="auto"/>
                    <w:right w:val="none" w:sz="0" w:space="0" w:color="auto"/>
                  </w:divBdr>
                </w:div>
                <w:div w:id="1043939625">
                  <w:marLeft w:val="0"/>
                  <w:marRight w:val="0"/>
                  <w:marTop w:val="0"/>
                  <w:marBottom w:val="0"/>
                  <w:divBdr>
                    <w:top w:val="none" w:sz="0" w:space="0" w:color="auto"/>
                    <w:left w:val="none" w:sz="0" w:space="0" w:color="auto"/>
                    <w:bottom w:val="none" w:sz="0" w:space="0" w:color="auto"/>
                    <w:right w:val="none" w:sz="0" w:space="0" w:color="auto"/>
                  </w:divBdr>
                </w:div>
                <w:div w:id="1051467600">
                  <w:marLeft w:val="0"/>
                  <w:marRight w:val="0"/>
                  <w:marTop w:val="0"/>
                  <w:marBottom w:val="0"/>
                  <w:divBdr>
                    <w:top w:val="none" w:sz="0" w:space="0" w:color="auto"/>
                    <w:left w:val="none" w:sz="0" w:space="0" w:color="auto"/>
                    <w:bottom w:val="none" w:sz="0" w:space="0" w:color="auto"/>
                    <w:right w:val="none" w:sz="0" w:space="0" w:color="auto"/>
                  </w:divBdr>
                </w:div>
                <w:div w:id="1113407222">
                  <w:marLeft w:val="0"/>
                  <w:marRight w:val="0"/>
                  <w:marTop w:val="0"/>
                  <w:marBottom w:val="0"/>
                  <w:divBdr>
                    <w:top w:val="none" w:sz="0" w:space="0" w:color="auto"/>
                    <w:left w:val="none" w:sz="0" w:space="0" w:color="auto"/>
                    <w:bottom w:val="none" w:sz="0" w:space="0" w:color="auto"/>
                    <w:right w:val="none" w:sz="0" w:space="0" w:color="auto"/>
                  </w:divBdr>
                </w:div>
                <w:div w:id="1121191576">
                  <w:marLeft w:val="0"/>
                  <w:marRight w:val="0"/>
                  <w:marTop w:val="0"/>
                  <w:marBottom w:val="0"/>
                  <w:divBdr>
                    <w:top w:val="none" w:sz="0" w:space="0" w:color="auto"/>
                    <w:left w:val="none" w:sz="0" w:space="0" w:color="auto"/>
                    <w:bottom w:val="none" w:sz="0" w:space="0" w:color="auto"/>
                    <w:right w:val="none" w:sz="0" w:space="0" w:color="auto"/>
                  </w:divBdr>
                </w:div>
                <w:div w:id="1286352502">
                  <w:marLeft w:val="0"/>
                  <w:marRight w:val="0"/>
                  <w:marTop w:val="0"/>
                  <w:marBottom w:val="0"/>
                  <w:divBdr>
                    <w:top w:val="none" w:sz="0" w:space="0" w:color="auto"/>
                    <w:left w:val="none" w:sz="0" w:space="0" w:color="auto"/>
                    <w:bottom w:val="none" w:sz="0" w:space="0" w:color="auto"/>
                    <w:right w:val="none" w:sz="0" w:space="0" w:color="auto"/>
                  </w:divBdr>
                </w:div>
                <w:div w:id="1309171910">
                  <w:marLeft w:val="0"/>
                  <w:marRight w:val="0"/>
                  <w:marTop w:val="0"/>
                  <w:marBottom w:val="0"/>
                  <w:divBdr>
                    <w:top w:val="none" w:sz="0" w:space="0" w:color="auto"/>
                    <w:left w:val="none" w:sz="0" w:space="0" w:color="auto"/>
                    <w:bottom w:val="none" w:sz="0" w:space="0" w:color="auto"/>
                    <w:right w:val="none" w:sz="0" w:space="0" w:color="auto"/>
                  </w:divBdr>
                </w:div>
                <w:div w:id="1322464719">
                  <w:marLeft w:val="0"/>
                  <w:marRight w:val="0"/>
                  <w:marTop w:val="0"/>
                  <w:marBottom w:val="0"/>
                  <w:divBdr>
                    <w:top w:val="none" w:sz="0" w:space="0" w:color="auto"/>
                    <w:left w:val="none" w:sz="0" w:space="0" w:color="auto"/>
                    <w:bottom w:val="none" w:sz="0" w:space="0" w:color="auto"/>
                    <w:right w:val="none" w:sz="0" w:space="0" w:color="auto"/>
                  </w:divBdr>
                </w:div>
                <w:div w:id="1360084856">
                  <w:marLeft w:val="0"/>
                  <w:marRight w:val="0"/>
                  <w:marTop w:val="0"/>
                  <w:marBottom w:val="0"/>
                  <w:divBdr>
                    <w:top w:val="none" w:sz="0" w:space="0" w:color="auto"/>
                    <w:left w:val="none" w:sz="0" w:space="0" w:color="auto"/>
                    <w:bottom w:val="none" w:sz="0" w:space="0" w:color="auto"/>
                    <w:right w:val="none" w:sz="0" w:space="0" w:color="auto"/>
                  </w:divBdr>
                </w:div>
                <w:div w:id="1436822134">
                  <w:marLeft w:val="0"/>
                  <w:marRight w:val="0"/>
                  <w:marTop w:val="0"/>
                  <w:marBottom w:val="0"/>
                  <w:divBdr>
                    <w:top w:val="none" w:sz="0" w:space="0" w:color="auto"/>
                    <w:left w:val="none" w:sz="0" w:space="0" w:color="auto"/>
                    <w:bottom w:val="none" w:sz="0" w:space="0" w:color="auto"/>
                    <w:right w:val="none" w:sz="0" w:space="0" w:color="auto"/>
                  </w:divBdr>
                </w:div>
                <w:div w:id="1480030160">
                  <w:marLeft w:val="0"/>
                  <w:marRight w:val="0"/>
                  <w:marTop w:val="0"/>
                  <w:marBottom w:val="0"/>
                  <w:divBdr>
                    <w:top w:val="none" w:sz="0" w:space="0" w:color="auto"/>
                    <w:left w:val="none" w:sz="0" w:space="0" w:color="auto"/>
                    <w:bottom w:val="none" w:sz="0" w:space="0" w:color="auto"/>
                    <w:right w:val="none" w:sz="0" w:space="0" w:color="auto"/>
                  </w:divBdr>
                </w:div>
                <w:div w:id="1486241865">
                  <w:marLeft w:val="0"/>
                  <w:marRight w:val="0"/>
                  <w:marTop w:val="0"/>
                  <w:marBottom w:val="0"/>
                  <w:divBdr>
                    <w:top w:val="none" w:sz="0" w:space="0" w:color="auto"/>
                    <w:left w:val="none" w:sz="0" w:space="0" w:color="auto"/>
                    <w:bottom w:val="none" w:sz="0" w:space="0" w:color="auto"/>
                    <w:right w:val="none" w:sz="0" w:space="0" w:color="auto"/>
                  </w:divBdr>
                </w:div>
                <w:div w:id="1532066766">
                  <w:marLeft w:val="0"/>
                  <w:marRight w:val="0"/>
                  <w:marTop w:val="0"/>
                  <w:marBottom w:val="0"/>
                  <w:divBdr>
                    <w:top w:val="none" w:sz="0" w:space="0" w:color="auto"/>
                    <w:left w:val="none" w:sz="0" w:space="0" w:color="auto"/>
                    <w:bottom w:val="none" w:sz="0" w:space="0" w:color="auto"/>
                    <w:right w:val="none" w:sz="0" w:space="0" w:color="auto"/>
                  </w:divBdr>
                </w:div>
                <w:div w:id="1533611900">
                  <w:marLeft w:val="0"/>
                  <w:marRight w:val="0"/>
                  <w:marTop w:val="0"/>
                  <w:marBottom w:val="0"/>
                  <w:divBdr>
                    <w:top w:val="none" w:sz="0" w:space="0" w:color="auto"/>
                    <w:left w:val="none" w:sz="0" w:space="0" w:color="auto"/>
                    <w:bottom w:val="none" w:sz="0" w:space="0" w:color="auto"/>
                    <w:right w:val="none" w:sz="0" w:space="0" w:color="auto"/>
                  </w:divBdr>
                </w:div>
                <w:div w:id="1554733218">
                  <w:marLeft w:val="0"/>
                  <w:marRight w:val="0"/>
                  <w:marTop w:val="0"/>
                  <w:marBottom w:val="0"/>
                  <w:divBdr>
                    <w:top w:val="none" w:sz="0" w:space="0" w:color="auto"/>
                    <w:left w:val="none" w:sz="0" w:space="0" w:color="auto"/>
                    <w:bottom w:val="none" w:sz="0" w:space="0" w:color="auto"/>
                    <w:right w:val="none" w:sz="0" w:space="0" w:color="auto"/>
                  </w:divBdr>
                </w:div>
                <w:div w:id="1564219290">
                  <w:marLeft w:val="0"/>
                  <w:marRight w:val="0"/>
                  <w:marTop w:val="0"/>
                  <w:marBottom w:val="0"/>
                  <w:divBdr>
                    <w:top w:val="none" w:sz="0" w:space="0" w:color="auto"/>
                    <w:left w:val="none" w:sz="0" w:space="0" w:color="auto"/>
                    <w:bottom w:val="none" w:sz="0" w:space="0" w:color="auto"/>
                    <w:right w:val="none" w:sz="0" w:space="0" w:color="auto"/>
                  </w:divBdr>
                </w:div>
                <w:div w:id="1581213536">
                  <w:marLeft w:val="0"/>
                  <w:marRight w:val="0"/>
                  <w:marTop w:val="0"/>
                  <w:marBottom w:val="0"/>
                  <w:divBdr>
                    <w:top w:val="none" w:sz="0" w:space="0" w:color="auto"/>
                    <w:left w:val="none" w:sz="0" w:space="0" w:color="auto"/>
                    <w:bottom w:val="none" w:sz="0" w:space="0" w:color="auto"/>
                    <w:right w:val="none" w:sz="0" w:space="0" w:color="auto"/>
                  </w:divBdr>
                </w:div>
                <w:div w:id="1624531572">
                  <w:marLeft w:val="0"/>
                  <w:marRight w:val="0"/>
                  <w:marTop w:val="0"/>
                  <w:marBottom w:val="0"/>
                  <w:divBdr>
                    <w:top w:val="none" w:sz="0" w:space="0" w:color="auto"/>
                    <w:left w:val="none" w:sz="0" w:space="0" w:color="auto"/>
                    <w:bottom w:val="none" w:sz="0" w:space="0" w:color="auto"/>
                    <w:right w:val="none" w:sz="0" w:space="0" w:color="auto"/>
                  </w:divBdr>
                </w:div>
                <w:div w:id="1627277461">
                  <w:marLeft w:val="0"/>
                  <w:marRight w:val="0"/>
                  <w:marTop w:val="0"/>
                  <w:marBottom w:val="0"/>
                  <w:divBdr>
                    <w:top w:val="none" w:sz="0" w:space="0" w:color="auto"/>
                    <w:left w:val="none" w:sz="0" w:space="0" w:color="auto"/>
                    <w:bottom w:val="none" w:sz="0" w:space="0" w:color="auto"/>
                    <w:right w:val="none" w:sz="0" w:space="0" w:color="auto"/>
                  </w:divBdr>
                </w:div>
                <w:div w:id="1692756690">
                  <w:marLeft w:val="0"/>
                  <w:marRight w:val="0"/>
                  <w:marTop w:val="0"/>
                  <w:marBottom w:val="0"/>
                  <w:divBdr>
                    <w:top w:val="none" w:sz="0" w:space="0" w:color="auto"/>
                    <w:left w:val="none" w:sz="0" w:space="0" w:color="auto"/>
                    <w:bottom w:val="none" w:sz="0" w:space="0" w:color="auto"/>
                    <w:right w:val="none" w:sz="0" w:space="0" w:color="auto"/>
                  </w:divBdr>
                </w:div>
                <w:div w:id="1762483922">
                  <w:marLeft w:val="0"/>
                  <w:marRight w:val="0"/>
                  <w:marTop w:val="0"/>
                  <w:marBottom w:val="0"/>
                  <w:divBdr>
                    <w:top w:val="none" w:sz="0" w:space="0" w:color="auto"/>
                    <w:left w:val="none" w:sz="0" w:space="0" w:color="auto"/>
                    <w:bottom w:val="none" w:sz="0" w:space="0" w:color="auto"/>
                    <w:right w:val="none" w:sz="0" w:space="0" w:color="auto"/>
                  </w:divBdr>
                </w:div>
                <w:div w:id="1776049339">
                  <w:marLeft w:val="0"/>
                  <w:marRight w:val="0"/>
                  <w:marTop w:val="0"/>
                  <w:marBottom w:val="0"/>
                  <w:divBdr>
                    <w:top w:val="none" w:sz="0" w:space="0" w:color="auto"/>
                    <w:left w:val="none" w:sz="0" w:space="0" w:color="auto"/>
                    <w:bottom w:val="none" w:sz="0" w:space="0" w:color="auto"/>
                    <w:right w:val="none" w:sz="0" w:space="0" w:color="auto"/>
                  </w:divBdr>
                </w:div>
                <w:div w:id="1778058467">
                  <w:marLeft w:val="0"/>
                  <w:marRight w:val="0"/>
                  <w:marTop w:val="0"/>
                  <w:marBottom w:val="0"/>
                  <w:divBdr>
                    <w:top w:val="none" w:sz="0" w:space="0" w:color="auto"/>
                    <w:left w:val="none" w:sz="0" w:space="0" w:color="auto"/>
                    <w:bottom w:val="none" w:sz="0" w:space="0" w:color="auto"/>
                    <w:right w:val="none" w:sz="0" w:space="0" w:color="auto"/>
                  </w:divBdr>
                </w:div>
                <w:div w:id="1789471338">
                  <w:marLeft w:val="0"/>
                  <w:marRight w:val="0"/>
                  <w:marTop w:val="0"/>
                  <w:marBottom w:val="0"/>
                  <w:divBdr>
                    <w:top w:val="none" w:sz="0" w:space="0" w:color="auto"/>
                    <w:left w:val="none" w:sz="0" w:space="0" w:color="auto"/>
                    <w:bottom w:val="none" w:sz="0" w:space="0" w:color="auto"/>
                    <w:right w:val="none" w:sz="0" w:space="0" w:color="auto"/>
                  </w:divBdr>
                </w:div>
                <w:div w:id="1792213177">
                  <w:marLeft w:val="0"/>
                  <w:marRight w:val="0"/>
                  <w:marTop w:val="0"/>
                  <w:marBottom w:val="0"/>
                  <w:divBdr>
                    <w:top w:val="none" w:sz="0" w:space="0" w:color="auto"/>
                    <w:left w:val="none" w:sz="0" w:space="0" w:color="auto"/>
                    <w:bottom w:val="none" w:sz="0" w:space="0" w:color="auto"/>
                    <w:right w:val="none" w:sz="0" w:space="0" w:color="auto"/>
                  </w:divBdr>
                </w:div>
                <w:div w:id="1832868618">
                  <w:marLeft w:val="0"/>
                  <w:marRight w:val="0"/>
                  <w:marTop w:val="0"/>
                  <w:marBottom w:val="0"/>
                  <w:divBdr>
                    <w:top w:val="none" w:sz="0" w:space="0" w:color="auto"/>
                    <w:left w:val="none" w:sz="0" w:space="0" w:color="auto"/>
                    <w:bottom w:val="none" w:sz="0" w:space="0" w:color="auto"/>
                    <w:right w:val="none" w:sz="0" w:space="0" w:color="auto"/>
                  </w:divBdr>
                </w:div>
                <w:div w:id="1850873550">
                  <w:marLeft w:val="0"/>
                  <w:marRight w:val="0"/>
                  <w:marTop w:val="0"/>
                  <w:marBottom w:val="0"/>
                  <w:divBdr>
                    <w:top w:val="none" w:sz="0" w:space="0" w:color="auto"/>
                    <w:left w:val="none" w:sz="0" w:space="0" w:color="auto"/>
                    <w:bottom w:val="none" w:sz="0" w:space="0" w:color="auto"/>
                    <w:right w:val="none" w:sz="0" w:space="0" w:color="auto"/>
                  </w:divBdr>
                </w:div>
                <w:div w:id="1902401990">
                  <w:marLeft w:val="0"/>
                  <w:marRight w:val="0"/>
                  <w:marTop w:val="0"/>
                  <w:marBottom w:val="0"/>
                  <w:divBdr>
                    <w:top w:val="none" w:sz="0" w:space="0" w:color="auto"/>
                    <w:left w:val="none" w:sz="0" w:space="0" w:color="auto"/>
                    <w:bottom w:val="none" w:sz="0" w:space="0" w:color="auto"/>
                    <w:right w:val="none" w:sz="0" w:space="0" w:color="auto"/>
                  </w:divBdr>
                </w:div>
                <w:div w:id="1945965585">
                  <w:marLeft w:val="0"/>
                  <w:marRight w:val="0"/>
                  <w:marTop w:val="0"/>
                  <w:marBottom w:val="0"/>
                  <w:divBdr>
                    <w:top w:val="none" w:sz="0" w:space="0" w:color="auto"/>
                    <w:left w:val="none" w:sz="0" w:space="0" w:color="auto"/>
                    <w:bottom w:val="none" w:sz="0" w:space="0" w:color="auto"/>
                    <w:right w:val="none" w:sz="0" w:space="0" w:color="auto"/>
                  </w:divBdr>
                </w:div>
                <w:div w:id="1951547806">
                  <w:marLeft w:val="0"/>
                  <w:marRight w:val="0"/>
                  <w:marTop w:val="0"/>
                  <w:marBottom w:val="0"/>
                  <w:divBdr>
                    <w:top w:val="none" w:sz="0" w:space="0" w:color="auto"/>
                    <w:left w:val="none" w:sz="0" w:space="0" w:color="auto"/>
                    <w:bottom w:val="none" w:sz="0" w:space="0" w:color="auto"/>
                    <w:right w:val="none" w:sz="0" w:space="0" w:color="auto"/>
                  </w:divBdr>
                </w:div>
                <w:div w:id="1991211159">
                  <w:marLeft w:val="0"/>
                  <w:marRight w:val="0"/>
                  <w:marTop w:val="0"/>
                  <w:marBottom w:val="0"/>
                  <w:divBdr>
                    <w:top w:val="none" w:sz="0" w:space="0" w:color="auto"/>
                    <w:left w:val="none" w:sz="0" w:space="0" w:color="auto"/>
                    <w:bottom w:val="none" w:sz="0" w:space="0" w:color="auto"/>
                    <w:right w:val="none" w:sz="0" w:space="0" w:color="auto"/>
                  </w:divBdr>
                </w:div>
                <w:div w:id="1993098333">
                  <w:marLeft w:val="0"/>
                  <w:marRight w:val="0"/>
                  <w:marTop w:val="0"/>
                  <w:marBottom w:val="0"/>
                  <w:divBdr>
                    <w:top w:val="none" w:sz="0" w:space="0" w:color="auto"/>
                    <w:left w:val="none" w:sz="0" w:space="0" w:color="auto"/>
                    <w:bottom w:val="none" w:sz="0" w:space="0" w:color="auto"/>
                    <w:right w:val="none" w:sz="0" w:space="0" w:color="auto"/>
                  </w:divBdr>
                </w:div>
                <w:div w:id="2025858225">
                  <w:marLeft w:val="0"/>
                  <w:marRight w:val="0"/>
                  <w:marTop w:val="0"/>
                  <w:marBottom w:val="0"/>
                  <w:divBdr>
                    <w:top w:val="none" w:sz="0" w:space="0" w:color="auto"/>
                    <w:left w:val="none" w:sz="0" w:space="0" w:color="auto"/>
                    <w:bottom w:val="none" w:sz="0" w:space="0" w:color="auto"/>
                    <w:right w:val="none" w:sz="0" w:space="0" w:color="auto"/>
                  </w:divBdr>
                </w:div>
                <w:div w:id="2026519340">
                  <w:marLeft w:val="0"/>
                  <w:marRight w:val="0"/>
                  <w:marTop w:val="0"/>
                  <w:marBottom w:val="0"/>
                  <w:divBdr>
                    <w:top w:val="none" w:sz="0" w:space="0" w:color="auto"/>
                    <w:left w:val="none" w:sz="0" w:space="0" w:color="auto"/>
                    <w:bottom w:val="none" w:sz="0" w:space="0" w:color="auto"/>
                    <w:right w:val="none" w:sz="0" w:space="0" w:color="auto"/>
                  </w:divBdr>
                </w:div>
                <w:div w:id="2038267657">
                  <w:marLeft w:val="0"/>
                  <w:marRight w:val="0"/>
                  <w:marTop w:val="0"/>
                  <w:marBottom w:val="0"/>
                  <w:divBdr>
                    <w:top w:val="none" w:sz="0" w:space="0" w:color="auto"/>
                    <w:left w:val="none" w:sz="0" w:space="0" w:color="auto"/>
                    <w:bottom w:val="none" w:sz="0" w:space="0" w:color="auto"/>
                    <w:right w:val="none" w:sz="0" w:space="0" w:color="auto"/>
                  </w:divBdr>
                </w:div>
                <w:div w:id="2045137381">
                  <w:marLeft w:val="0"/>
                  <w:marRight w:val="0"/>
                  <w:marTop w:val="0"/>
                  <w:marBottom w:val="0"/>
                  <w:divBdr>
                    <w:top w:val="none" w:sz="0" w:space="0" w:color="auto"/>
                    <w:left w:val="none" w:sz="0" w:space="0" w:color="auto"/>
                    <w:bottom w:val="none" w:sz="0" w:space="0" w:color="auto"/>
                    <w:right w:val="none" w:sz="0" w:space="0" w:color="auto"/>
                  </w:divBdr>
                </w:div>
                <w:div w:id="2065833869">
                  <w:marLeft w:val="0"/>
                  <w:marRight w:val="0"/>
                  <w:marTop w:val="0"/>
                  <w:marBottom w:val="0"/>
                  <w:divBdr>
                    <w:top w:val="none" w:sz="0" w:space="0" w:color="auto"/>
                    <w:left w:val="none" w:sz="0" w:space="0" w:color="auto"/>
                    <w:bottom w:val="none" w:sz="0" w:space="0" w:color="auto"/>
                    <w:right w:val="none" w:sz="0" w:space="0" w:color="auto"/>
                  </w:divBdr>
                </w:div>
                <w:div w:id="2099053533">
                  <w:marLeft w:val="0"/>
                  <w:marRight w:val="0"/>
                  <w:marTop w:val="0"/>
                  <w:marBottom w:val="0"/>
                  <w:divBdr>
                    <w:top w:val="none" w:sz="0" w:space="0" w:color="auto"/>
                    <w:left w:val="none" w:sz="0" w:space="0" w:color="auto"/>
                    <w:bottom w:val="none" w:sz="0" w:space="0" w:color="auto"/>
                    <w:right w:val="none" w:sz="0" w:space="0" w:color="auto"/>
                  </w:divBdr>
                </w:div>
              </w:divsChild>
            </w:div>
            <w:div w:id="1864592206">
              <w:marLeft w:val="0"/>
              <w:marRight w:val="0"/>
              <w:marTop w:val="0"/>
              <w:marBottom w:val="0"/>
              <w:divBdr>
                <w:top w:val="none" w:sz="0" w:space="0" w:color="auto"/>
                <w:left w:val="none" w:sz="0" w:space="0" w:color="auto"/>
                <w:bottom w:val="none" w:sz="0" w:space="0" w:color="auto"/>
                <w:right w:val="none" w:sz="0" w:space="0" w:color="auto"/>
              </w:divBdr>
            </w:div>
            <w:div w:id="1864827870">
              <w:marLeft w:val="0"/>
              <w:marRight w:val="0"/>
              <w:marTop w:val="0"/>
              <w:marBottom w:val="0"/>
              <w:divBdr>
                <w:top w:val="none" w:sz="0" w:space="0" w:color="auto"/>
                <w:left w:val="none" w:sz="0" w:space="0" w:color="auto"/>
                <w:bottom w:val="none" w:sz="0" w:space="0" w:color="auto"/>
                <w:right w:val="none" w:sz="0" w:space="0" w:color="auto"/>
              </w:divBdr>
            </w:div>
            <w:div w:id="1864859167">
              <w:marLeft w:val="0"/>
              <w:marRight w:val="0"/>
              <w:marTop w:val="0"/>
              <w:marBottom w:val="0"/>
              <w:divBdr>
                <w:top w:val="none" w:sz="0" w:space="0" w:color="auto"/>
                <w:left w:val="none" w:sz="0" w:space="0" w:color="auto"/>
                <w:bottom w:val="none" w:sz="0" w:space="0" w:color="auto"/>
                <w:right w:val="none" w:sz="0" w:space="0" w:color="auto"/>
              </w:divBdr>
            </w:div>
            <w:div w:id="1865439369">
              <w:marLeft w:val="0"/>
              <w:marRight w:val="0"/>
              <w:marTop w:val="0"/>
              <w:marBottom w:val="0"/>
              <w:divBdr>
                <w:top w:val="none" w:sz="0" w:space="0" w:color="auto"/>
                <w:left w:val="none" w:sz="0" w:space="0" w:color="auto"/>
                <w:bottom w:val="none" w:sz="0" w:space="0" w:color="auto"/>
                <w:right w:val="none" w:sz="0" w:space="0" w:color="auto"/>
              </w:divBdr>
            </w:div>
            <w:div w:id="1866550862">
              <w:marLeft w:val="0"/>
              <w:marRight w:val="0"/>
              <w:marTop w:val="0"/>
              <w:marBottom w:val="0"/>
              <w:divBdr>
                <w:top w:val="none" w:sz="0" w:space="0" w:color="auto"/>
                <w:left w:val="none" w:sz="0" w:space="0" w:color="auto"/>
                <w:bottom w:val="none" w:sz="0" w:space="0" w:color="auto"/>
                <w:right w:val="none" w:sz="0" w:space="0" w:color="auto"/>
              </w:divBdr>
            </w:div>
            <w:div w:id="1867672400">
              <w:marLeft w:val="0"/>
              <w:marRight w:val="0"/>
              <w:marTop w:val="0"/>
              <w:marBottom w:val="0"/>
              <w:divBdr>
                <w:top w:val="none" w:sz="0" w:space="0" w:color="auto"/>
                <w:left w:val="none" w:sz="0" w:space="0" w:color="auto"/>
                <w:bottom w:val="none" w:sz="0" w:space="0" w:color="auto"/>
                <w:right w:val="none" w:sz="0" w:space="0" w:color="auto"/>
              </w:divBdr>
            </w:div>
            <w:div w:id="1868832872">
              <w:marLeft w:val="0"/>
              <w:marRight w:val="0"/>
              <w:marTop w:val="0"/>
              <w:marBottom w:val="0"/>
              <w:divBdr>
                <w:top w:val="none" w:sz="0" w:space="0" w:color="auto"/>
                <w:left w:val="none" w:sz="0" w:space="0" w:color="auto"/>
                <w:bottom w:val="none" w:sz="0" w:space="0" w:color="auto"/>
                <w:right w:val="none" w:sz="0" w:space="0" w:color="auto"/>
              </w:divBdr>
            </w:div>
            <w:div w:id="1870102151">
              <w:marLeft w:val="0"/>
              <w:marRight w:val="0"/>
              <w:marTop w:val="0"/>
              <w:marBottom w:val="0"/>
              <w:divBdr>
                <w:top w:val="none" w:sz="0" w:space="0" w:color="auto"/>
                <w:left w:val="none" w:sz="0" w:space="0" w:color="auto"/>
                <w:bottom w:val="none" w:sz="0" w:space="0" w:color="auto"/>
                <w:right w:val="none" w:sz="0" w:space="0" w:color="auto"/>
              </w:divBdr>
            </w:div>
            <w:div w:id="1871410173">
              <w:marLeft w:val="0"/>
              <w:marRight w:val="0"/>
              <w:marTop w:val="0"/>
              <w:marBottom w:val="0"/>
              <w:divBdr>
                <w:top w:val="none" w:sz="0" w:space="0" w:color="auto"/>
                <w:left w:val="none" w:sz="0" w:space="0" w:color="auto"/>
                <w:bottom w:val="none" w:sz="0" w:space="0" w:color="auto"/>
                <w:right w:val="none" w:sz="0" w:space="0" w:color="auto"/>
              </w:divBdr>
            </w:div>
            <w:div w:id="1875193187">
              <w:marLeft w:val="0"/>
              <w:marRight w:val="0"/>
              <w:marTop w:val="0"/>
              <w:marBottom w:val="0"/>
              <w:divBdr>
                <w:top w:val="none" w:sz="0" w:space="0" w:color="auto"/>
                <w:left w:val="none" w:sz="0" w:space="0" w:color="auto"/>
                <w:bottom w:val="none" w:sz="0" w:space="0" w:color="auto"/>
                <w:right w:val="none" w:sz="0" w:space="0" w:color="auto"/>
              </w:divBdr>
            </w:div>
            <w:div w:id="1875381068">
              <w:marLeft w:val="0"/>
              <w:marRight w:val="0"/>
              <w:marTop w:val="0"/>
              <w:marBottom w:val="0"/>
              <w:divBdr>
                <w:top w:val="none" w:sz="0" w:space="0" w:color="auto"/>
                <w:left w:val="none" w:sz="0" w:space="0" w:color="auto"/>
                <w:bottom w:val="none" w:sz="0" w:space="0" w:color="auto"/>
                <w:right w:val="none" w:sz="0" w:space="0" w:color="auto"/>
              </w:divBdr>
            </w:div>
            <w:div w:id="1877155834">
              <w:marLeft w:val="0"/>
              <w:marRight w:val="0"/>
              <w:marTop w:val="0"/>
              <w:marBottom w:val="0"/>
              <w:divBdr>
                <w:top w:val="none" w:sz="0" w:space="0" w:color="auto"/>
                <w:left w:val="none" w:sz="0" w:space="0" w:color="auto"/>
                <w:bottom w:val="none" w:sz="0" w:space="0" w:color="auto"/>
                <w:right w:val="none" w:sz="0" w:space="0" w:color="auto"/>
              </w:divBdr>
            </w:div>
            <w:div w:id="1877421901">
              <w:marLeft w:val="0"/>
              <w:marRight w:val="0"/>
              <w:marTop w:val="0"/>
              <w:marBottom w:val="0"/>
              <w:divBdr>
                <w:top w:val="none" w:sz="0" w:space="0" w:color="auto"/>
                <w:left w:val="none" w:sz="0" w:space="0" w:color="auto"/>
                <w:bottom w:val="none" w:sz="0" w:space="0" w:color="auto"/>
                <w:right w:val="none" w:sz="0" w:space="0" w:color="auto"/>
              </w:divBdr>
            </w:div>
            <w:div w:id="1878227700">
              <w:marLeft w:val="0"/>
              <w:marRight w:val="0"/>
              <w:marTop w:val="0"/>
              <w:marBottom w:val="0"/>
              <w:divBdr>
                <w:top w:val="none" w:sz="0" w:space="0" w:color="auto"/>
                <w:left w:val="none" w:sz="0" w:space="0" w:color="auto"/>
                <w:bottom w:val="none" w:sz="0" w:space="0" w:color="auto"/>
                <w:right w:val="none" w:sz="0" w:space="0" w:color="auto"/>
              </w:divBdr>
            </w:div>
            <w:div w:id="1882202018">
              <w:marLeft w:val="0"/>
              <w:marRight w:val="0"/>
              <w:marTop w:val="0"/>
              <w:marBottom w:val="0"/>
              <w:divBdr>
                <w:top w:val="none" w:sz="0" w:space="0" w:color="auto"/>
                <w:left w:val="none" w:sz="0" w:space="0" w:color="auto"/>
                <w:bottom w:val="none" w:sz="0" w:space="0" w:color="auto"/>
                <w:right w:val="none" w:sz="0" w:space="0" w:color="auto"/>
              </w:divBdr>
            </w:div>
            <w:div w:id="1883059005">
              <w:marLeft w:val="0"/>
              <w:marRight w:val="0"/>
              <w:marTop w:val="0"/>
              <w:marBottom w:val="0"/>
              <w:divBdr>
                <w:top w:val="none" w:sz="0" w:space="0" w:color="auto"/>
                <w:left w:val="none" w:sz="0" w:space="0" w:color="auto"/>
                <w:bottom w:val="none" w:sz="0" w:space="0" w:color="auto"/>
                <w:right w:val="none" w:sz="0" w:space="0" w:color="auto"/>
              </w:divBdr>
            </w:div>
            <w:div w:id="1884561431">
              <w:marLeft w:val="0"/>
              <w:marRight w:val="0"/>
              <w:marTop w:val="0"/>
              <w:marBottom w:val="0"/>
              <w:divBdr>
                <w:top w:val="none" w:sz="0" w:space="0" w:color="auto"/>
                <w:left w:val="none" w:sz="0" w:space="0" w:color="auto"/>
                <w:bottom w:val="none" w:sz="0" w:space="0" w:color="auto"/>
                <w:right w:val="none" w:sz="0" w:space="0" w:color="auto"/>
              </w:divBdr>
            </w:div>
            <w:div w:id="1888451688">
              <w:marLeft w:val="0"/>
              <w:marRight w:val="0"/>
              <w:marTop w:val="0"/>
              <w:marBottom w:val="0"/>
              <w:divBdr>
                <w:top w:val="none" w:sz="0" w:space="0" w:color="auto"/>
                <w:left w:val="none" w:sz="0" w:space="0" w:color="auto"/>
                <w:bottom w:val="none" w:sz="0" w:space="0" w:color="auto"/>
                <w:right w:val="none" w:sz="0" w:space="0" w:color="auto"/>
              </w:divBdr>
            </w:div>
            <w:div w:id="1889103919">
              <w:marLeft w:val="0"/>
              <w:marRight w:val="0"/>
              <w:marTop w:val="0"/>
              <w:marBottom w:val="0"/>
              <w:divBdr>
                <w:top w:val="none" w:sz="0" w:space="0" w:color="auto"/>
                <w:left w:val="none" w:sz="0" w:space="0" w:color="auto"/>
                <w:bottom w:val="none" w:sz="0" w:space="0" w:color="auto"/>
                <w:right w:val="none" w:sz="0" w:space="0" w:color="auto"/>
              </w:divBdr>
            </w:div>
            <w:div w:id="1889993351">
              <w:marLeft w:val="0"/>
              <w:marRight w:val="0"/>
              <w:marTop w:val="0"/>
              <w:marBottom w:val="0"/>
              <w:divBdr>
                <w:top w:val="none" w:sz="0" w:space="0" w:color="auto"/>
                <w:left w:val="none" w:sz="0" w:space="0" w:color="auto"/>
                <w:bottom w:val="none" w:sz="0" w:space="0" w:color="auto"/>
                <w:right w:val="none" w:sz="0" w:space="0" w:color="auto"/>
              </w:divBdr>
            </w:div>
            <w:div w:id="1890460813">
              <w:marLeft w:val="0"/>
              <w:marRight w:val="0"/>
              <w:marTop w:val="0"/>
              <w:marBottom w:val="0"/>
              <w:divBdr>
                <w:top w:val="none" w:sz="0" w:space="0" w:color="auto"/>
                <w:left w:val="none" w:sz="0" w:space="0" w:color="auto"/>
                <w:bottom w:val="none" w:sz="0" w:space="0" w:color="auto"/>
                <w:right w:val="none" w:sz="0" w:space="0" w:color="auto"/>
              </w:divBdr>
            </w:div>
            <w:div w:id="1896434062">
              <w:marLeft w:val="0"/>
              <w:marRight w:val="0"/>
              <w:marTop w:val="0"/>
              <w:marBottom w:val="0"/>
              <w:divBdr>
                <w:top w:val="none" w:sz="0" w:space="0" w:color="auto"/>
                <w:left w:val="none" w:sz="0" w:space="0" w:color="auto"/>
                <w:bottom w:val="none" w:sz="0" w:space="0" w:color="auto"/>
                <w:right w:val="none" w:sz="0" w:space="0" w:color="auto"/>
              </w:divBdr>
            </w:div>
            <w:div w:id="1901593132">
              <w:marLeft w:val="0"/>
              <w:marRight w:val="0"/>
              <w:marTop w:val="0"/>
              <w:marBottom w:val="0"/>
              <w:divBdr>
                <w:top w:val="none" w:sz="0" w:space="0" w:color="auto"/>
                <w:left w:val="none" w:sz="0" w:space="0" w:color="auto"/>
                <w:bottom w:val="none" w:sz="0" w:space="0" w:color="auto"/>
                <w:right w:val="none" w:sz="0" w:space="0" w:color="auto"/>
              </w:divBdr>
            </w:div>
            <w:div w:id="1901593931">
              <w:marLeft w:val="0"/>
              <w:marRight w:val="0"/>
              <w:marTop w:val="0"/>
              <w:marBottom w:val="0"/>
              <w:divBdr>
                <w:top w:val="none" w:sz="0" w:space="0" w:color="auto"/>
                <w:left w:val="none" w:sz="0" w:space="0" w:color="auto"/>
                <w:bottom w:val="none" w:sz="0" w:space="0" w:color="auto"/>
                <w:right w:val="none" w:sz="0" w:space="0" w:color="auto"/>
              </w:divBdr>
            </w:div>
            <w:div w:id="1902012550">
              <w:marLeft w:val="0"/>
              <w:marRight w:val="0"/>
              <w:marTop w:val="0"/>
              <w:marBottom w:val="0"/>
              <w:divBdr>
                <w:top w:val="none" w:sz="0" w:space="0" w:color="auto"/>
                <w:left w:val="none" w:sz="0" w:space="0" w:color="auto"/>
                <w:bottom w:val="none" w:sz="0" w:space="0" w:color="auto"/>
                <w:right w:val="none" w:sz="0" w:space="0" w:color="auto"/>
              </w:divBdr>
            </w:div>
            <w:div w:id="1902792673">
              <w:marLeft w:val="0"/>
              <w:marRight w:val="0"/>
              <w:marTop w:val="0"/>
              <w:marBottom w:val="0"/>
              <w:divBdr>
                <w:top w:val="none" w:sz="0" w:space="0" w:color="auto"/>
                <w:left w:val="none" w:sz="0" w:space="0" w:color="auto"/>
                <w:bottom w:val="none" w:sz="0" w:space="0" w:color="auto"/>
                <w:right w:val="none" w:sz="0" w:space="0" w:color="auto"/>
              </w:divBdr>
            </w:div>
            <w:div w:id="1903053642">
              <w:marLeft w:val="0"/>
              <w:marRight w:val="0"/>
              <w:marTop w:val="0"/>
              <w:marBottom w:val="0"/>
              <w:divBdr>
                <w:top w:val="none" w:sz="0" w:space="0" w:color="auto"/>
                <w:left w:val="none" w:sz="0" w:space="0" w:color="auto"/>
                <w:bottom w:val="none" w:sz="0" w:space="0" w:color="auto"/>
                <w:right w:val="none" w:sz="0" w:space="0" w:color="auto"/>
              </w:divBdr>
            </w:div>
            <w:div w:id="1903827428">
              <w:marLeft w:val="0"/>
              <w:marRight w:val="0"/>
              <w:marTop w:val="0"/>
              <w:marBottom w:val="0"/>
              <w:divBdr>
                <w:top w:val="none" w:sz="0" w:space="0" w:color="auto"/>
                <w:left w:val="none" w:sz="0" w:space="0" w:color="auto"/>
                <w:bottom w:val="none" w:sz="0" w:space="0" w:color="auto"/>
                <w:right w:val="none" w:sz="0" w:space="0" w:color="auto"/>
              </w:divBdr>
            </w:div>
            <w:div w:id="1904178049">
              <w:marLeft w:val="0"/>
              <w:marRight w:val="0"/>
              <w:marTop w:val="0"/>
              <w:marBottom w:val="0"/>
              <w:divBdr>
                <w:top w:val="none" w:sz="0" w:space="0" w:color="auto"/>
                <w:left w:val="none" w:sz="0" w:space="0" w:color="auto"/>
                <w:bottom w:val="none" w:sz="0" w:space="0" w:color="auto"/>
                <w:right w:val="none" w:sz="0" w:space="0" w:color="auto"/>
              </w:divBdr>
            </w:div>
            <w:div w:id="1904676067">
              <w:marLeft w:val="0"/>
              <w:marRight w:val="0"/>
              <w:marTop w:val="0"/>
              <w:marBottom w:val="0"/>
              <w:divBdr>
                <w:top w:val="none" w:sz="0" w:space="0" w:color="auto"/>
                <w:left w:val="none" w:sz="0" w:space="0" w:color="auto"/>
                <w:bottom w:val="none" w:sz="0" w:space="0" w:color="auto"/>
                <w:right w:val="none" w:sz="0" w:space="0" w:color="auto"/>
              </w:divBdr>
            </w:div>
            <w:div w:id="1906331640">
              <w:marLeft w:val="0"/>
              <w:marRight w:val="0"/>
              <w:marTop w:val="0"/>
              <w:marBottom w:val="0"/>
              <w:divBdr>
                <w:top w:val="none" w:sz="0" w:space="0" w:color="auto"/>
                <w:left w:val="none" w:sz="0" w:space="0" w:color="auto"/>
                <w:bottom w:val="none" w:sz="0" w:space="0" w:color="auto"/>
                <w:right w:val="none" w:sz="0" w:space="0" w:color="auto"/>
              </w:divBdr>
            </w:div>
            <w:div w:id="1906986092">
              <w:marLeft w:val="0"/>
              <w:marRight w:val="0"/>
              <w:marTop w:val="0"/>
              <w:marBottom w:val="0"/>
              <w:divBdr>
                <w:top w:val="none" w:sz="0" w:space="0" w:color="auto"/>
                <w:left w:val="none" w:sz="0" w:space="0" w:color="auto"/>
                <w:bottom w:val="none" w:sz="0" w:space="0" w:color="auto"/>
                <w:right w:val="none" w:sz="0" w:space="0" w:color="auto"/>
              </w:divBdr>
            </w:div>
            <w:div w:id="1908295525">
              <w:marLeft w:val="0"/>
              <w:marRight w:val="0"/>
              <w:marTop w:val="0"/>
              <w:marBottom w:val="0"/>
              <w:divBdr>
                <w:top w:val="none" w:sz="0" w:space="0" w:color="auto"/>
                <w:left w:val="none" w:sz="0" w:space="0" w:color="auto"/>
                <w:bottom w:val="none" w:sz="0" w:space="0" w:color="auto"/>
                <w:right w:val="none" w:sz="0" w:space="0" w:color="auto"/>
              </w:divBdr>
            </w:div>
            <w:div w:id="1908802584">
              <w:marLeft w:val="0"/>
              <w:marRight w:val="0"/>
              <w:marTop w:val="0"/>
              <w:marBottom w:val="0"/>
              <w:divBdr>
                <w:top w:val="none" w:sz="0" w:space="0" w:color="auto"/>
                <w:left w:val="none" w:sz="0" w:space="0" w:color="auto"/>
                <w:bottom w:val="none" w:sz="0" w:space="0" w:color="auto"/>
                <w:right w:val="none" w:sz="0" w:space="0" w:color="auto"/>
              </w:divBdr>
            </w:div>
            <w:div w:id="1910459991">
              <w:marLeft w:val="0"/>
              <w:marRight w:val="0"/>
              <w:marTop w:val="0"/>
              <w:marBottom w:val="0"/>
              <w:divBdr>
                <w:top w:val="none" w:sz="0" w:space="0" w:color="auto"/>
                <w:left w:val="none" w:sz="0" w:space="0" w:color="auto"/>
                <w:bottom w:val="none" w:sz="0" w:space="0" w:color="auto"/>
                <w:right w:val="none" w:sz="0" w:space="0" w:color="auto"/>
              </w:divBdr>
            </w:div>
            <w:div w:id="1911846257">
              <w:marLeft w:val="0"/>
              <w:marRight w:val="0"/>
              <w:marTop w:val="0"/>
              <w:marBottom w:val="0"/>
              <w:divBdr>
                <w:top w:val="none" w:sz="0" w:space="0" w:color="auto"/>
                <w:left w:val="none" w:sz="0" w:space="0" w:color="auto"/>
                <w:bottom w:val="none" w:sz="0" w:space="0" w:color="auto"/>
                <w:right w:val="none" w:sz="0" w:space="0" w:color="auto"/>
              </w:divBdr>
            </w:div>
            <w:div w:id="1913617090">
              <w:marLeft w:val="0"/>
              <w:marRight w:val="0"/>
              <w:marTop w:val="0"/>
              <w:marBottom w:val="0"/>
              <w:divBdr>
                <w:top w:val="none" w:sz="0" w:space="0" w:color="auto"/>
                <w:left w:val="none" w:sz="0" w:space="0" w:color="auto"/>
                <w:bottom w:val="none" w:sz="0" w:space="0" w:color="auto"/>
                <w:right w:val="none" w:sz="0" w:space="0" w:color="auto"/>
              </w:divBdr>
            </w:div>
            <w:div w:id="1914701282">
              <w:marLeft w:val="0"/>
              <w:marRight w:val="0"/>
              <w:marTop w:val="0"/>
              <w:marBottom w:val="0"/>
              <w:divBdr>
                <w:top w:val="none" w:sz="0" w:space="0" w:color="auto"/>
                <w:left w:val="none" w:sz="0" w:space="0" w:color="auto"/>
                <w:bottom w:val="none" w:sz="0" w:space="0" w:color="auto"/>
                <w:right w:val="none" w:sz="0" w:space="0" w:color="auto"/>
              </w:divBdr>
            </w:div>
            <w:div w:id="1916546967">
              <w:marLeft w:val="0"/>
              <w:marRight w:val="0"/>
              <w:marTop w:val="0"/>
              <w:marBottom w:val="0"/>
              <w:divBdr>
                <w:top w:val="none" w:sz="0" w:space="0" w:color="auto"/>
                <w:left w:val="none" w:sz="0" w:space="0" w:color="auto"/>
                <w:bottom w:val="none" w:sz="0" w:space="0" w:color="auto"/>
                <w:right w:val="none" w:sz="0" w:space="0" w:color="auto"/>
              </w:divBdr>
            </w:div>
            <w:div w:id="1920753998">
              <w:marLeft w:val="0"/>
              <w:marRight w:val="0"/>
              <w:marTop w:val="0"/>
              <w:marBottom w:val="0"/>
              <w:divBdr>
                <w:top w:val="none" w:sz="0" w:space="0" w:color="auto"/>
                <w:left w:val="none" w:sz="0" w:space="0" w:color="auto"/>
                <w:bottom w:val="none" w:sz="0" w:space="0" w:color="auto"/>
                <w:right w:val="none" w:sz="0" w:space="0" w:color="auto"/>
              </w:divBdr>
            </w:div>
            <w:div w:id="1921795957">
              <w:marLeft w:val="0"/>
              <w:marRight w:val="0"/>
              <w:marTop w:val="0"/>
              <w:marBottom w:val="0"/>
              <w:divBdr>
                <w:top w:val="none" w:sz="0" w:space="0" w:color="auto"/>
                <w:left w:val="none" w:sz="0" w:space="0" w:color="auto"/>
                <w:bottom w:val="none" w:sz="0" w:space="0" w:color="auto"/>
                <w:right w:val="none" w:sz="0" w:space="0" w:color="auto"/>
              </w:divBdr>
            </w:div>
            <w:div w:id="1921910535">
              <w:marLeft w:val="0"/>
              <w:marRight w:val="0"/>
              <w:marTop w:val="0"/>
              <w:marBottom w:val="0"/>
              <w:divBdr>
                <w:top w:val="none" w:sz="0" w:space="0" w:color="auto"/>
                <w:left w:val="none" w:sz="0" w:space="0" w:color="auto"/>
                <w:bottom w:val="none" w:sz="0" w:space="0" w:color="auto"/>
                <w:right w:val="none" w:sz="0" w:space="0" w:color="auto"/>
              </w:divBdr>
            </w:div>
            <w:div w:id="1922133523">
              <w:marLeft w:val="0"/>
              <w:marRight w:val="0"/>
              <w:marTop w:val="0"/>
              <w:marBottom w:val="0"/>
              <w:divBdr>
                <w:top w:val="none" w:sz="0" w:space="0" w:color="auto"/>
                <w:left w:val="none" w:sz="0" w:space="0" w:color="auto"/>
                <w:bottom w:val="none" w:sz="0" w:space="0" w:color="auto"/>
                <w:right w:val="none" w:sz="0" w:space="0" w:color="auto"/>
              </w:divBdr>
            </w:div>
            <w:div w:id="1926186299">
              <w:marLeft w:val="0"/>
              <w:marRight w:val="0"/>
              <w:marTop w:val="0"/>
              <w:marBottom w:val="0"/>
              <w:divBdr>
                <w:top w:val="none" w:sz="0" w:space="0" w:color="auto"/>
                <w:left w:val="none" w:sz="0" w:space="0" w:color="auto"/>
                <w:bottom w:val="none" w:sz="0" w:space="0" w:color="auto"/>
                <w:right w:val="none" w:sz="0" w:space="0" w:color="auto"/>
              </w:divBdr>
            </w:div>
            <w:div w:id="1927380613">
              <w:marLeft w:val="0"/>
              <w:marRight w:val="0"/>
              <w:marTop w:val="0"/>
              <w:marBottom w:val="0"/>
              <w:divBdr>
                <w:top w:val="none" w:sz="0" w:space="0" w:color="auto"/>
                <w:left w:val="none" w:sz="0" w:space="0" w:color="auto"/>
                <w:bottom w:val="none" w:sz="0" w:space="0" w:color="auto"/>
                <w:right w:val="none" w:sz="0" w:space="0" w:color="auto"/>
              </w:divBdr>
            </w:div>
            <w:div w:id="1927496725">
              <w:marLeft w:val="0"/>
              <w:marRight w:val="0"/>
              <w:marTop w:val="0"/>
              <w:marBottom w:val="0"/>
              <w:divBdr>
                <w:top w:val="none" w:sz="0" w:space="0" w:color="auto"/>
                <w:left w:val="none" w:sz="0" w:space="0" w:color="auto"/>
                <w:bottom w:val="none" w:sz="0" w:space="0" w:color="auto"/>
                <w:right w:val="none" w:sz="0" w:space="0" w:color="auto"/>
              </w:divBdr>
            </w:div>
            <w:div w:id="1931696095">
              <w:marLeft w:val="0"/>
              <w:marRight w:val="0"/>
              <w:marTop w:val="0"/>
              <w:marBottom w:val="0"/>
              <w:divBdr>
                <w:top w:val="none" w:sz="0" w:space="0" w:color="auto"/>
                <w:left w:val="none" w:sz="0" w:space="0" w:color="auto"/>
                <w:bottom w:val="none" w:sz="0" w:space="0" w:color="auto"/>
                <w:right w:val="none" w:sz="0" w:space="0" w:color="auto"/>
              </w:divBdr>
            </w:div>
            <w:div w:id="1931962572">
              <w:marLeft w:val="0"/>
              <w:marRight w:val="0"/>
              <w:marTop w:val="0"/>
              <w:marBottom w:val="0"/>
              <w:divBdr>
                <w:top w:val="none" w:sz="0" w:space="0" w:color="auto"/>
                <w:left w:val="none" w:sz="0" w:space="0" w:color="auto"/>
                <w:bottom w:val="none" w:sz="0" w:space="0" w:color="auto"/>
                <w:right w:val="none" w:sz="0" w:space="0" w:color="auto"/>
              </w:divBdr>
            </w:div>
            <w:div w:id="1932007247">
              <w:marLeft w:val="0"/>
              <w:marRight w:val="0"/>
              <w:marTop w:val="0"/>
              <w:marBottom w:val="0"/>
              <w:divBdr>
                <w:top w:val="none" w:sz="0" w:space="0" w:color="auto"/>
                <w:left w:val="none" w:sz="0" w:space="0" w:color="auto"/>
                <w:bottom w:val="none" w:sz="0" w:space="0" w:color="auto"/>
                <w:right w:val="none" w:sz="0" w:space="0" w:color="auto"/>
              </w:divBdr>
            </w:div>
            <w:div w:id="1932157468">
              <w:marLeft w:val="0"/>
              <w:marRight w:val="0"/>
              <w:marTop w:val="0"/>
              <w:marBottom w:val="0"/>
              <w:divBdr>
                <w:top w:val="none" w:sz="0" w:space="0" w:color="auto"/>
                <w:left w:val="none" w:sz="0" w:space="0" w:color="auto"/>
                <w:bottom w:val="none" w:sz="0" w:space="0" w:color="auto"/>
                <w:right w:val="none" w:sz="0" w:space="0" w:color="auto"/>
              </w:divBdr>
            </w:div>
            <w:div w:id="1932812417">
              <w:marLeft w:val="0"/>
              <w:marRight w:val="0"/>
              <w:marTop w:val="0"/>
              <w:marBottom w:val="0"/>
              <w:divBdr>
                <w:top w:val="none" w:sz="0" w:space="0" w:color="auto"/>
                <w:left w:val="none" w:sz="0" w:space="0" w:color="auto"/>
                <w:bottom w:val="none" w:sz="0" w:space="0" w:color="auto"/>
                <w:right w:val="none" w:sz="0" w:space="0" w:color="auto"/>
              </w:divBdr>
            </w:div>
            <w:div w:id="1937902269">
              <w:marLeft w:val="0"/>
              <w:marRight w:val="0"/>
              <w:marTop w:val="0"/>
              <w:marBottom w:val="0"/>
              <w:divBdr>
                <w:top w:val="none" w:sz="0" w:space="0" w:color="auto"/>
                <w:left w:val="none" w:sz="0" w:space="0" w:color="auto"/>
                <w:bottom w:val="none" w:sz="0" w:space="0" w:color="auto"/>
                <w:right w:val="none" w:sz="0" w:space="0" w:color="auto"/>
              </w:divBdr>
              <w:divsChild>
                <w:div w:id="252666124">
                  <w:marLeft w:val="0"/>
                  <w:marRight w:val="0"/>
                  <w:marTop w:val="0"/>
                  <w:marBottom w:val="0"/>
                  <w:divBdr>
                    <w:top w:val="none" w:sz="0" w:space="0" w:color="auto"/>
                    <w:left w:val="none" w:sz="0" w:space="0" w:color="auto"/>
                    <w:bottom w:val="none" w:sz="0" w:space="0" w:color="auto"/>
                    <w:right w:val="none" w:sz="0" w:space="0" w:color="auto"/>
                  </w:divBdr>
                </w:div>
                <w:div w:id="690960115">
                  <w:marLeft w:val="0"/>
                  <w:marRight w:val="0"/>
                  <w:marTop w:val="0"/>
                  <w:marBottom w:val="0"/>
                  <w:divBdr>
                    <w:top w:val="none" w:sz="0" w:space="0" w:color="auto"/>
                    <w:left w:val="none" w:sz="0" w:space="0" w:color="auto"/>
                    <w:bottom w:val="none" w:sz="0" w:space="0" w:color="auto"/>
                    <w:right w:val="none" w:sz="0" w:space="0" w:color="auto"/>
                  </w:divBdr>
                </w:div>
                <w:div w:id="737436658">
                  <w:marLeft w:val="0"/>
                  <w:marRight w:val="0"/>
                  <w:marTop w:val="0"/>
                  <w:marBottom w:val="0"/>
                  <w:divBdr>
                    <w:top w:val="none" w:sz="0" w:space="0" w:color="auto"/>
                    <w:left w:val="none" w:sz="0" w:space="0" w:color="auto"/>
                    <w:bottom w:val="none" w:sz="0" w:space="0" w:color="auto"/>
                    <w:right w:val="none" w:sz="0" w:space="0" w:color="auto"/>
                  </w:divBdr>
                </w:div>
                <w:div w:id="1428695339">
                  <w:marLeft w:val="0"/>
                  <w:marRight w:val="0"/>
                  <w:marTop w:val="0"/>
                  <w:marBottom w:val="0"/>
                  <w:divBdr>
                    <w:top w:val="none" w:sz="0" w:space="0" w:color="auto"/>
                    <w:left w:val="none" w:sz="0" w:space="0" w:color="auto"/>
                    <w:bottom w:val="none" w:sz="0" w:space="0" w:color="auto"/>
                    <w:right w:val="none" w:sz="0" w:space="0" w:color="auto"/>
                  </w:divBdr>
                </w:div>
              </w:divsChild>
            </w:div>
            <w:div w:id="1941253272">
              <w:marLeft w:val="0"/>
              <w:marRight w:val="0"/>
              <w:marTop w:val="0"/>
              <w:marBottom w:val="0"/>
              <w:divBdr>
                <w:top w:val="none" w:sz="0" w:space="0" w:color="auto"/>
                <w:left w:val="none" w:sz="0" w:space="0" w:color="auto"/>
                <w:bottom w:val="none" w:sz="0" w:space="0" w:color="auto"/>
                <w:right w:val="none" w:sz="0" w:space="0" w:color="auto"/>
              </w:divBdr>
            </w:div>
            <w:div w:id="1941915634">
              <w:marLeft w:val="0"/>
              <w:marRight w:val="0"/>
              <w:marTop w:val="0"/>
              <w:marBottom w:val="0"/>
              <w:divBdr>
                <w:top w:val="none" w:sz="0" w:space="0" w:color="auto"/>
                <w:left w:val="none" w:sz="0" w:space="0" w:color="auto"/>
                <w:bottom w:val="none" w:sz="0" w:space="0" w:color="auto"/>
                <w:right w:val="none" w:sz="0" w:space="0" w:color="auto"/>
              </w:divBdr>
            </w:div>
            <w:div w:id="1942451264">
              <w:marLeft w:val="0"/>
              <w:marRight w:val="0"/>
              <w:marTop w:val="0"/>
              <w:marBottom w:val="0"/>
              <w:divBdr>
                <w:top w:val="none" w:sz="0" w:space="0" w:color="auto"/>
                <w:left w:val="none" w:sz="0" w:space="0" w:color="auto"/>
                <w:bottom w:val="none" w:sz="0" w:space="0" w:color="auto"/>
                <w:right w:val="none" w:sz="0" w:space="0" w:color="auto"/>
              </w:divBdr>
            </w:div>
            <w:div w:id="1942637742">
              <w:marLeft w:val="0"/>
              <w:marRight w:val="0"/>
              <w:marTop w:val="0"/>
              <w:marBottom w:val="0"/>
              <w:divBdr>
                <w:top w:val="none" w:sz="0" w:space="0" w:color="auto"/>
                <w:left w:val="none" w:sz="0" w:space="0" w:color="auto"/>
                <w:bottom w:val="none" w:sz="0" w:space="0" w:color="auto"/>
                <w:right w:val="none" w:sz="0" w:space="0" w:color="auto"/>
              </w:divBdr>
            </w:div>
            <w:div w:id="1943148082">
              <w:marLeft w:val="0"/>
              <w:marRight w:val="0"/>
              <w:marTop w:val="0"/>
              <w:marBottom w:val="0"/>
              <w:divBdr>
                <w:top w:val="none" w:sz="0" w:space="0" w:color="auto"/>
                <w:left w:val="none" w:sz="0" w:space="0" w:color="auto"/>
                <w:bottom w:val="none" w:sz="0" w:space="0" w:color="auto"/>
                <w:right w:val="none" w:sz="0" w:space="0" w:color="auto"/>
              </w:divBdr>
            </w:div>
            <w:div w:id="1943294890">
              <w:marLeft w:val="0"/>
              <w:marRight w:val="0"/>
              <w:marTop w:val="0"/>
              <w:marBottom w:val="0"/>
              <w:divBdr>
                <w:top w:val="none" w:sz="0" w:space="0" w:color="auto"/>
                <w:left w:val="none" w:sz="0" w:space="0" w:color="auto"/>
                <w:bottom w:val="none" w:sz="0" w:space="0" w:color="auto"/>
                <w:right w:val="none" w:sz="0" w:space="0" w:color="auto"/>
              </w:divBdr>
            </w:div>
            <w:div w:id="1943805505">
              <w:marLeft w:val="0"/>
              <w:marRight w:val="0"/>
              <w:marTop w:val="0"/>
              <w:marBottom w:val="0"/>
              <w:divBdr>
                <w:top w:val="none" w:sz="0" w:space="0" w:color="auto"/>
                <w:left w:val="none" w:sz="0" w:space="0" w:color="auto"/>
                <w:bottom w:val="none" w:sz="0" w:space="0" w:color="auto"/>
                <w:right w:val="none" w:sz="0" w:space="0" w:color="auto"/>
              </w:divBdr>
            </w:div>
            <w:div w:id="1950234295">
              <w:marLeft w:val="0"/>
              <w:marRight w:val="0"/>
              <w:marTop w:val="0"/>
              <w:marBottom w:val="0"/>
              <w:divBdr>
                <w:top w:val="none" w:sz="0" w:space="0" w:color="auto"/>
                <w:left w:val="none" w:sz="0" w:space="0" w:color="auto"/>
                <w:bottom w:val="none" w:sz="0" w:space="0" w:color="auto"/>
                <w:right w:val="none" w:sz="0" w:space="0" w:color="auto"/>
              </w:divBdr>
            </w:div>
            <w:div w:id="1952122773">
              <w:marLeft w:val="0"/>
              <w:marRight w:val="0"/>
              <w:marTop w:val="0"/>
              <w:marBottom w:val="0"/>
              <w:divBdr>
                <w:top w:val="none" w:sz="0" w:space="0" w:color="auto"/>
                <w:left w:val="none" w:sz="0" w:space="0" w:color="auto"/>
                <w:bottom w:val="none" w:sz="0" w:space="0" w:color="auto"/>
                <w:right w:val="none" w:sz="0" w:space="0" w:color="auto"/>
              </w:divBdr>
            </w:div>
            <w:div w:id="1952200300">
              <w:marLeft w:val="0"/>
              <w:marRight w:val="0"/>
              <w:marTop w:val="0"/>
              <w:marBottom w:val="0"/>
              <w:divBdr>
                <w:top w:val="none" w:sz="0" w:space="0" w:color="auto"/>
                <w:left w:val="none" w:sz="0" w:space="0" w:color="auto"/>
                <w:bottom w:val="none" w:sz="0" w:space="0" w:color="auto"/>
                <w:right w:val="none" w:sz="0" w:space="0" w:color="auto"/>
              </w:divBdr>
            </w:div>
            <w:div w:id="1953319558">
              <w:marLeft w:val="0"/>
              <w:marRight w:val="0"/>
              <w:marTop w:val="0"/>
              <w:marBottom w:val="0"/>
              <w:divBdr>
                <w:top w:val="none" w:sz="0" w:space="0" w:color="auto"/>
                <w:left w:val="none" w:sz="0" w:space="0" w:color="auto"/>
                <w:bottom w:val="none" w:sz="0" w:space="0" w:color="auto"/>
                <w:right w:val="none" w:sz="0" w:space="0" w:color="auto"/>
              </w:divBdr>
            </w:div>
            <w:div w:id="1953826029">
              <w:marLeft w:val="0"/>
              <w:marRight w:val="0"/>
              <w:marTop w:val="0"/>
              <w:marBottom w:val="0"/>
              <w:divBdr>
                <w:top w:val="none" w:sz="0" w:space="0" w:color="auto"/>
                <w:left w:val="none" w:sz="0" w:space="0" w:color="auto"/>
                <w:bottom w:val="none" w:sz="0" w:space="0" w:color="auto"/>
                <w:right w:val="none" w:sz="0" w:space="0" w:color="auto"/>
              </w:divBdr>
            </w:div>
            <w:div w:id="1954438172">
              <w:marLeft w:val="0"/>
              <w:marRight w:val="0"/>
              <w:marTop w:val="0"/>
              <w:marBottom w:val="0"/>
              <w:divBdr>
                <w:top w:val="none" w:sz="0" w:space="0" w:color="auto"/>
                <w:left w:val="none" w:sz="0" w:space="0" w:color="auto"/>
                <w:bottom w:val="none" w:sz="0" w:space="0" w:color="auto"/>
                <w:right w:val="none" w:sz="0" w:space="0" w:color="auto"/>
              </w:divBdr>
            </w:div>
            <w:div w:id="1954941806">
              <w:marLeft w:val="0"/>
              <w:marRight w:val="0"/>
              <w:marTop w:val="0"/>
              <w:marBottom w:val="0"/>
              <w:divBdr>
                <w:top w:val="none" w:sz="0" w:space="0" w:color="auto"/>
                <w:left w:val="none" w:sz="0" w:space="0" w:color="auto"/>
                <w:bottom w:val="none" w:sz="0" w:space="0" w:color="auto"/>
                <w:right w:val="none" w:sz="0" w:space="0" w:color="auto"/>
              </w:divBdr>
            </w:div>
            <w:div w:id="1956406016">
              <w:marLeft w:val="0"/>
              <w:marRight w:val="0"/>
              <w:marTop w:val="0"/>
              <w:marBottom w:val="0"/>
              <w:divBdr>
                <w:top w:val="none" w:sz="0" w:space="0" w:color="auto"/>
                <w:left w:val="none" w:sz="0" w:space="0" w:color="auto"/>
                <w:bottom w:val="none" w:sz="0" w:space="0" w:color="auto"/>
                <w:right w:val="none" w:sz="0" w:space="0" w:color="auto"/>
              </w:divBdr>
            </w:div>
            <w:div w:id="1958566463">
              <w:marLeft w:val="0"/>
              <w:marRight w:val="0"/>
              <w:marTop w:val="0"/>
              <w:marBottom w:val="0"/>
              <w:divBdr>
                <w:top w:val="none" w:sz="0" w:space="0" w:color="auto"/>
                <w:left w:val="none" w:sz="0" w:space="0" w:color="auto"/>
                <w:bottom w:val="none" w:sz="0" w:space="0" w:color="auto"/>
                <w:right w:val="none" w:sz="0" w:space="0" w:color="auto"/>
              </w:divBdr>
            </w:div>
            <w:div w:id="1960843210">
              <w:marLeft w:val="0"/>
              <w:marRight w:val="0"/>
              <w:marTop w:val="0"/>
              <w:marBottom w:val="0"/>
              <w:divBdr>
                <w:top w:val="none" w:sz="0" w:space="0" w:color="auto"/>
                <w:left w:val="none" w:sz="0" w:space="0" w:color="auto"/>
                <w:bottom w:val="none" w:sz="0" w:space="0" w:color="auto"/>
                <w:right w:val="none" w:sz="0" w:space="0" w:color="auto"/>
              </w:divBdr>
            </w:div>
            <w:div w:id="1964261900">
              <w:marLeft w:val="0"/>
              <w:marRight w:val="0"/>
              <w:marTop w:val="0"/>
              <w:marBottom w:val="0"/>
              <w:divBdr>
                <w:top w:val="none" w:sz="0" w:space="0" w:color="auto"/>
                <w:left w:val="none" w:sz="0" w:space="0" w:color="auto"/>
                <w:bottom w:val="none" w:sz="0" w:space="0" w:color="auto"/>
                <w:right w:val="none" w:sz="0" w:space="0" w:color="auto"/>
              </w:divBdr>
            </w:div>
            <w:div w:id="1965038377">
              <w:marLeft w:val="0"/>
              <w:marRight w:val="0"/>
              <w:marTop w:val="0"/>
              <w:marBottom w:val="0"/>
              <w:divBdr>
                <w:top w:val="none" w:sz="0" w:space="0" w:color="auto"/>
                <w:left w:val="none" w:sz="0" w:space="0" w:color="auto"/>
                <w:bottom w:val="none" w:sz="0" w:space="0" w:color="auto"/>
                <w:right w:val="none" w:sz="0" w:space="0" w:color="auto"/>
              </w:divBdr>
            </w:div>
            <w:div w:id="1966932578">
              <w:marLeft w:val="0"/>
              <w:marRight w:val="0"/>
              <w:marTop w:val="0"/>
              <w:marBottom w:val="0"/>
              <w:divBdr>
                <w:top w:val="none" w:sz="0" w:space="0" w:color="auto"/>
                <w:left w:val="none" w:sz="0" w:space="0" w:color="auto"/>
                <w:bottom w:val="none" w:sz="0" w:space="0" w:color="auto"/>
                <w:right w:val="none" w:sz="0" w:space="0" w:color="auto"/>
              </w:divBdr>
            </w:div>
            <w:div w:id="1970159002">
              <w:marLeft w:val="0"/>
              <w:marRight w:val="0"/>
              <w:marTop w:val="0"/>
              <w:marBottom w:val="0"/>
              <w:divBdr>
                <w:top w:val="none" w:sz="0" w:space="0" w:color="auto"/>
                <w:left w:val="none" w:sz="0" w:space="0" w:color="auto"/>
                <w:bottom w:val="none" w:sz="0" w:space="0" w:color="auto"/>
                <w:right w:val="none" w:sz="0" w:space="0" w:color="auto"/>
              </w:divBdr>
            </w:div>
            <w:div w:id="1972974505">
              <w:marLeft w:val="0"/>
              <w:marRight w:val="0"/>
              <w:marTop w:val="0"/>
              <w:marBottom w:val="0"/>
              <w:divBdr>
                <w:top w:val="none" w:sz="0" w:space="0" w:color="auto"/>
                <w:left w:val="none" w:sz="0" w:space="0" w:color="auto"/>
                <w:bottom w:val="none" w:sz="0" w:space="0" w:color="auto"/>
                <w:right w:val="none" w:sz="0" w:space="0" w:color="auto"/>
              </w:divBdr>
            </w:div>
            <w:div w:id="1976132780">
              <w:marLeft w:val="0"/>
              <w:marRight w:val="0"/>
              <w:marTop w:val="0"/>
              <w:marBottom w:val="0"/>
              <w:divBdr>
                <w:top w:val="none" w:sz="0" w:space="0" w:color="auto"/>
                <w:left w:val="none" w:sz="0" w:space="0" w:color="auto"/>
                <w:bottom w:val="none" w:sz="0" w:space="0" w:color="auto"/>
                <w:right w:val="none" w:sz="0" w:space="0" w:color="auto"/>
              </w:divBdr>
            </w:div>
            <w:div w:id="1976645351">
              <w:marLeft w:val="0"/>
              <w:marRight w:val="0"/>
              <w:marTop w:val="0"/>
              <w:marBottom w:val="0"/>
              <w:divBdr>
                <w:top w:val="none" w:sz="0" w:space="0" w:color="auto"/>
                <w:left w:val="none" w:sz="0" w:space="0" w:color="auto"/>
                <w:bottom w:val="none" w:sz="0" w:space="0" w:color="auto"/>
                <w:right w:val="none" w:sz="0" w:space="0" w:color="auto"/>
              </w:divBdr>
            </w:div>
            <w:div w:id="1976988267">
              <w:marLeft w:val="0"/>
              <w:marRight w:val="0"/>
              <w:marTop w:val="0"/>
              <w:marBottom w:val="0"/>
              <w:divBdr>
                <w:top w:val="none" w:sz="0" w:space="0" w:color="auto"/>
                <w:left w:val="none" w:sz="0" w:space="0" w:color="auto"/>
                <w:bottom w:val="none" w:sz="0" w:space="0" w:color="auto"/>
                <w:right w:val="none" w:sz="0" w:space="0" w:color="auto"/>
              </w:divBdr>
            </w:div>
            <w:div w:id="1977908270">
              <w:marLeft w:val="0"/>
              <w:marRight w:val="0"/>
              <w:marTop w:val="0"/>
              <w:marBottom w:val="0"/>
              <w:divBdr>
                <w:top w:val="none" w:sz="0" w:space="0" w:color="auto"/>
                <w:left w:val="none" w:sz="0" w:space="0" w:color="auto"/>
                <w:bottom w:val="none" w:sz="0" w:space="0" w:color="auto"/>
                <w:right w:val="none" w:sz="0" w:space="0" w:color="auto"/>
              </w:divBdr>
            </w:div>
            <w:div w:id="1978415734">
              <w:marLeft w:val="0"/>
              <w:marRight w:val="0"/>
              <w:marTop w:val="0"/>
              <w:marBottom w:val="0"/>
              <w:divBdr>
                <w:top w:val="none" w:sz="0" w:space="0" w:color="auto"/>
                <w:left w:val="none" w:sz="0" w:space="0" w:color="auto"/>
                <w:bottom w:val="none" w:sz="0" w:space="0" w:color="auto"/>
                <w:right w:val="none" w:sz="0" w:space="0" w:color="auto"/>
              </w:divBdr>
            </w:div>
            <w:div w:id="1980762969">
              <w:marLeft w:val="0"/>
              <w:marRight w:val="0"/>
              <w:marTop w:val="0"/>
              <w:marBottom w:val="0"/>
              <w:divBdr>
                <w:top w:val="none" w:sz="0" w:space="0" w:color="auto"/>
                <w:left w:val="none" w:sz="0" w:space="0" w:color="auto"/>
                <w:bottom w:val="none" w:sz="0" w:space="0" w:color="auto"/>
                <w:right w:val="none" w:sz="0" w:space="0" w:color="auto"/>
              </w:divBdr>
            </w:div>
            <w:div w:id="1983272376">
              <w:marLeft w:val="0"/>
              <w:marRight w:val="0"/>
              <w:marTop w:val="0"/>
              <w:marBottom w:val="0"/>
              <w:divBdr>
                <w:top w:val="none" w:sz="0" w:space="0" w:color="auto"/>
                <w:left w:val="none" w:sz="0" w:space="0" w:color="auto"/>
                <w:bottom w:val="none" w:sz="0" w:space="0" w:color="auto"/>
                <w:right w:val="none" w:sz="0" w:space="0" w:color="auto"/>
              </w:divBdr>
            </w:div>
            <w:div w:id="1983464738">
              <w:marLeft w:val="0"/>
              <w:marRight w:val="0"/>
              <w:marTop w:val="0"/>
              <w:marBottom w:val="0"/>
              <w:divBdr>
                <w:top w:val="none" w:sz="0" w:space="0" w:color="auto"/>
                <w:left w:val="none" w:sz="0" w:space="0" w:color="auto"/>
                <w:bottom w:val="none" w:sz="0" w:space="0" w:color="auto"/>
                <w:right w:val="none" w:sz="0" w:space="0" w:color="auto"/>
              </w:divBdr>
            </w:div>
            <w:div w:id="1983806929">
              <w:marLeft w:val="0"/>
              <w:marRight w:val="0"/>
              <w:marTop w:val="0"/>
              <w:marBottom w:val="0"/>
              <w:divBdr>
                <w:top w:val="none" w:sz="0" w:space="0" w:color="auto"/>
                <w:left w:val="none" w:sz="0" w:space="0" w:color="auto"/>
                <w:bottom w:val="none" w:sz="0" w:space="0" w:color="auto"/>
                <w:right w:val="none" w:sz="0" w:space="0" w:color="auto"/>
              </w:divBdr>
            </w:div>
            <w:div w:id="1985155018">
              <w:marLeft w:val="0"/>
              <w:marRight w:val="0"/>
              <w:marTop w:val="0"/>
              <w:marBottom w:val="0"/>
              <w:divBdr>
                <w:top w:val="none" w:sz="0" w:space="0" w:color="auto"/>
                <w:left w:val="none" w:sz="0" w:space="0" w:color="auto"/>
                <w:bottom w:val="none" w:sz="0" w:space="0" w:color="auto"/>
                <w:right w:val="none" w:sz="0" w:space="0" w:color="auto"/>
              </w:divBdr>
            </w:div>
            <w:div w:id="1985818765">
              <w:marLeft w:val="0"/>
              <w:marRight w:val="0"/>
              <w:marTop w:val="0"/>
              <w:marBottom w:val="0"/>
              <w:divBdr>
                <w:top w:val="none" w:sz="0" w:space="0" w:color="auto"/>
                <w:left w:val="none" w:sz="0" w:space="0" w:color="auto"/>
                <w:bottom w:val="none" w:sz="0" w:space="0" w:color="auto"/>
                <w:right w:val="none" w:sz="0" w:space="0" w:color="auto"/>
              </w:divBdr>
              <w:divsChild>
                <w:div w:id="81068772">
                  <w:marLeft w:val="0"/>
                  <w:marRight w:val="0"/>
                  <w:marTop w:val="0"/>
                  <w:marBottom w:val="0"/>
                  <w:divBdr>
                    <w:top w:val="none" w:sz="0" w:space="0" w:color="auto"/>
                    <w:left w:val="none" w:sz="0" w:space="0" w:color="auto"/>
                    <w:bottom w:val="none" w:sz="0" w:space="0" w:color="auto"/>
                    <w:right w:val="none" w:sz="0" w:space="0" w:color="auto"/>
                  </w:divBdr>
                </w:div>
                <w:div w:id="587084173">
                  <w:marLeft w:val="0"/>
                  <w:marRight w:val="0"/>
                  <w:marTop w:val="0"/>
                  <w:marBottom w:val="0"/>
                  <w:divBdr>
                    <w:top w:val="none" w:sz="0" w:space="0" w:color="auto"/>
                    <w:left w:val="none" w:sz="0" w:space="0" w:color="auto"/>
                    <w:bottom w:val="none" w:sz="0" w:space="0" w:color="auto"/>
                    <w:right w:val="none" w:sz="0" w:space="0" w:color="auto"/>
                  </w:divBdr>
                </w:div>
                <w:div w:id="590967779">
                  <w:marLeft w:val="0"/>
                  <w:marRight w:val="0"/>
                  <w:marTop w:val="0"/>
                  <w:marBottom w:val="0"/>
                  <w:divBdr>
                    <w:top w:val="none" w:sz="0" w:space="0" w:color="auto"/>
                    <w:left w:val="none" w:sz="0" w:space="0" w:color="auto"/>
                    <w:bottom w:val="none" w:sz="0" w:space="0" w:color="auto"/>
                    <w:right w:val="none" w:sz="0" w:space="0" w:color="auto"/>
                  </w:divBdr>
                </w:div>
                <w:div w:id="685211498">
                  <w:marLeft w:val="0"/>
                  <w:marRight w:val="0"/>
                  <w:marTop w:val="0"/>
                  <w:marBottom w:val="0"/>
                  <w:divBdr>
                    <w:top w:val="none" w:sz="0" w:space="0" w:color="auto"/>
                    <w:left w:val="none" w:sz="0" w:space="0" w:color="auto"/>
                    <w:bottom w:val="none" w:sz="0" w:space="0" w:color="auto"/>
                    <w:right w:val="none" w:sz="0" w:space="0" w:color="auto"/>
                  </w:divBdr>
                </w:div>
                <w:div w:id="725494712">
                  <w:marLeft w:val="0"/>
                  <w:marRight w:val="0"/>
                  <w:marTop w:val="0"/>
                  <w:marBottom w:val="0"/>
                  <w:divBdr>
                    <w:top w:val="none" w:sz="0" w:space="0" w:color="auto"/>
                    <w:left w:val="none" w:sz="0" w:space="0" w:color="auto"/>
                    <w:bottom w:val="none" w:sz="0" w:space="0" w:color="auto"/>
                    <w:right w:val="none" w:sz="0" w:space="0" w:color="auto"/>
                  </w:divBdr>
                </w:div>
                <w:div w:id="929235398">
                  <w:marLeft w:val="0"/>
                  <w:marRight w:val="0"/>
                  <w:marTop w:val="0"/>
                  <w:marBottom w:val="0"/>
                  <w:divBdr>
                    <w:top w:val="none" w:sz="0" w:space="0" w:color="auto"/>
                    <w:left w:val="none" w:sz="0" w:space="0" w:color="auto"/>
                    <w:bottom w:val="none" w:sz="0" w:space="0" w:color="auto"/>
                    <w:right w:val="none" w:sz="0" w:space="0" w:color="auto"/>
                  </w:divBdr>
                </w:div>
                <w:div w:id="1295599114">
                  <w:marLeft w:val="0"/>
                  <w:marRight w:val="0"/>
                  <w:marTop w:val="0"/>
                  <w:marBottom w:val="0"/>
                  <w:divBdr>
                    <w:top w:val="none" w:sz="0" w:space="0" w:color="auto"/>
                    <w:left w:val="none" w:sz="0" w:space="0" w:color="auto"/>
                    <w:bottom w:val="none" w:sz="0" w:space="0" w:color="auto"/>
                    <w:right w:val="none" w:sz="0" w:space="0" w:color="auto"/>
                  </w:divBdr>
                </w:div>
                <w:div w:id="1438525326">
                  <w:marLeft w:val="0"/>
                  <w:marRight w:val="0"/>
                  <w:marTop w:val="0"/>
                  <w:marBottom w:val="0"/>
                  <w:divBdr>
                    <w:top w:val="none" w:sz="0" w:space="0" w:color="auto"/>
                    <w:left w:val="none" w:sz="0" w:space="0" w:color="auto"/>
                    <w:bottom w:val="none" w:sz="0" w:space="0" w:color="auto"/>
                    <w:right w:val="none" w:sz="0" w:space="0" w:color="auto"/>
                  </w:divBdr>
                </w:div>
                <w:div w:id="1844778926">
                  <w:marLeft w:val="0"/>
                  <w:marRight w:val="0"/>
                  <w:marTop w:val="0"/>
                  <w:marBottom w:val="0"/>
                  <w:divBdr>
                    <w:top w:val="none" w:sz="0" w:space="0" w:color="auto"/>
                    <w:left w:val="none" w:sz="0" w:space="0" w:color="auto"/>
                    <w:bottom w:val="none" w:sz="0" w:space="0" w:color="auto"/>
                    <w:right w:val="none" w:sz="0" w:space="0" w:color="auto"/>
                  </w:divBdr>
                </w:div>
                <w:div w:id="1882396731">
                  <w:marLeft w:val="0"/>
                  <w:marRight w:val="0"/>
                  <w:marTop w:val="0"/>
                  <w:marBottom w:val="0"/>
                  <w:divBdr>
                    <w:top w:val="none" w:sz="0" w:space="0" w:color="auto"/>
                    <w:left w:val="none" w:sz="0" w:space="0" w:color="auto"/>
                    <w:bottom w:val="none" w:sz="0" w:space="0" w:color="auto"/>
                    <w:right w:val="none" w:sz="0" w:space="0" w:color="auto"/>
                  </w:divBdr>
                </w:div>
                <w:div w:id="2043431523">
                  <w:marLeft w:val="0"/>
                  <w:marRight w:val="0"/>
                  <w:marTop w:val="0"/>
                  <w:marBottom w:val="0"/>
                  <w:divBdr>
                    <w:top w:val="none" w:sz="0" w:space="0" w:color="auto"/>
                    <w:left w:val="none" w:sz="0" w:space="0" w:color="auto"/>
                    <w:bottom w:val="none" w:sz="0" w:space="0" w:color="auto"/>
                    <w:right w:val="none" w:sz="0" w:space="0" w:color="auto"/>
                  </w:divBdr>
                </w:div>
                <w:div w:id="2116829636">
                  <w:marLeft w:val="0"/>
                  <w:marRight w:val="0"/>
                  <w:marTop w:val="0"/>
                  <w:marBottom w:val="0"/>
                  <w:divBdr>
                    <w:top w:val="none" w:sz="0" w:space="0" w:color="auto"/>
                    <w:left w:val="none" w:sz="0" w:space="0" w:color="auto"/>
                    <w:bottom w:val="none" w:sz="0" w:space="0" w:color="auto"/>
                    <w:right w:val="none" w:sz="0" w:space="0" w:color="auto"/>
                  </w:divBdr>
                </w:div>
              </w:divsChild>
            </w:div>
            <w:div w:id="1985962509">
              <w:marLeft w:val="0"/>
              <w:marRight w:val="0"/>
              <w:marTop w:val="0"/>
              <w:marBottom w:val="0"/>
              <w:divBdr>
                <w:top w:val="none" w:sz="0" w:space="0" w:color="auto"/>
                <w:left w:val="none" w:sz="0" w:space="0" w:color="auto"/>
                <w:bottom w:val="none" w:sz="0" w:space="0" w:color="auto"/>
                <w:right w:val="none" w:sz="0" w:space="0" w:color="auto"/>
              </w:divBdr>
            </w:div>
            <w:div w:id="1987778451">
              <w:marLeft w:val="0"/>
              <w:marRight w:val="0"/>
              <w:marTop w:val="0"/>
              <w:marBottom w:val="0"/>
              <w:divBdr>
                <w:top w:val="none" w:sz="0" w:space="0" w:color="auto"/>
                <w:left w:val="none" w:sz="0" w:space="0" w:color="auto"/>
                <w:bottom w:val="none" w:sz="0" w:space="0" w:color="auto"/>
                <w:right w:val="none" w:sz="0" w:space="0" w:color="auto"/>
              </w:divBdr>
            </w:div>
            <w:div w:id="1990134318">
              <w:marLeft w:val="0"/>
              <w:marRight w:val="0"/>
              <w:marTop w:val="0"/>
              <w:marBottom w:val="0"/>
              <w:divBdr>
                <w:top w:val="none" w:sz="0" w:space="0" w:color="auto"/>
                <w:left w:val="none" w:sz="0" w:space="0" w:color="auto"/>
                <w:bottom w:val="none" w:sz="0" w:space="0" w:color="auto"/>
                <w:right w:val="none" w:sz="0" w:space="0" w:color="auto"/>
              </w:divBdr>
            </w:div>
            <w:div w:id="1991976920">
              <w:marLeft w:val="0"/>
              <w:marRight w:val="0"/>
              <w:marTop w:val="0"/>
              <w:marBottom w:val="0"/>
              <w:divBdr>
                <w:top w:val="none" w:sz="0" w:space="0" w:color="auto"/>
                <w:left w:val="none" w:sz="0" w:space="0" w:color="auto"/>
                <w:bottom w:val="none" w:sz="0" w:space="0" w:color="auto"/>
                <w:right w:val="none" w:sz="0" w:space="0" w:color="auto"/>
              </w:divBdr>
            </w:div>
            <w:div w:id="1992558421">
              <w:marLeft w:val="0"/>
              <w:marRight w:val="0"/>
              <w:marTop w:val="0"/>
              <w:marBottom w:val="0"/>
              <w:divBdr>
                <w:top w:val="none" w:sz="0" w:space="0" w:color="auto"/>
                <w:left w:val="none" w:sz="0" w:space="0" w:color="auto"/>
                <w:bottom w:val="none" w:sz="0" w:space="0" w:color="auto"/>
                <w:right w:val="none" w:sz="0" w:space="0" w:color="auto"/>
              </w:divBdr>
            </w:div>
            <w:div w:id="1993176357">
              <w:marLeft w:val="0"/>
              <w:marRight w:val="0"/>
              <w:marTop w:val="0"/>
              <w:marBottom w:val="0"/>
              <w:divBdr>
                <w:top w:val="none" w:sz="0" w:space="0" w:color="auto"/>
                <w:left w:val="none" w:sz="0" w:space="0" w:color="auto"/>
                <w:bottom w:val="none" w:sz="0" w:space="0" w:color="auto"/>
                <w:right w:val="none" w:sz="0" w:space="0" w:color="auto"/>
              </w:divBdr>
            </w:div>
            <w:div w:id="1994722388">
              <w:marLeft w:val="0"/>
              <w:marRight w:val="0"/>
              <w:marTop w:val="0"/>
              <w:marBottom w:val="0"/>
              <w:divBdr>
                <w:top w:val="none" w:sz="0" w:space="0" w:color="auto"/>
                <w:left w:val="none" w:sz="0" w:space="0" w:color="auto"/>
                <w:bottom w:val="none" w:sz="0" w:space="0" w:color="auto"/>
                <w:right w:val="none" w:sz="0" w:space="0" w:color="auto"/>
              </w:divBdr>
            </w:div>
            <w:div w:id="1996297273">
              <w:marLeft w:val="0"/>
              <w:marRight w:val="0"/>
              <w:marTop w:val="0"/>
              <w:marBottom w:val="0"/>
              <w:divBdr>
                <w:top w:val="none" w:sz="0" w:space="0" w:color="auto"/>
                <w:left w:val="none" w:sz="0" w:space="0" w:color="auto"/>
                <w:bottom w:val="none" w:sz="0" w:space="0" w:color="auto"/>
                <w:right w:val="none" w:sz="0" w:space="0" w:color="auto"/>
              </w:divBdr>
            </w:div>
            <w:div w:id="1998338448">
              <w:marLeft w:val="0"/>
              <w:marRight w:val="0"/>
              <w:marTop w:val="0"/>
              <w:marBottom w:val="0"/>
              <w:divBdr>
                <w:top w:val="none" w:sz="0" w:space="0" w:color="auto"/>
                <w:left w:val="none" w:sz="0" w:space="0" w:color="auto"/>
                <w:bottom w:val="none" w:sz="0" w:space="0" w:color="auto"/>
                <w:right w:val="none" w:sz="0" w:space="0" w:color="auto"/>
              </w:divBdr>
            </w:div>
            <w:div w:id="2000888465">
              <w:marLeft w:val="0"/>
              <w:marRight w:val="0"/>
              <w:marTop w:val="0"/>
              <w:marBottom w:val="0"/>
              <w:divBdr>
                <w:top w:val="none" w:sz="0" w:space="0" w:color="auto"/>
                <w:left w:val="none" w:sz="0" w:space="0" w:color="auto"/>
                <w:bottom w:val="none" w:sz="0" w:space="0" w:color="auto"/>
                <w:right w:val="none" w:sz="0" w:space="0" w:color="auto"/>
              </w:divBdr>
            </w:div>
            <w:div w:id="2002152771">
              <w:marLeft w:val="0"/>
              <w:marRight w:val="0"/>
              <w:marTop w:val="0"/>
              <w:marBottom w:val="0"/>
              <w:divBdr>
                <w:top w:val="none" w:sz="0" w:space="0" w:color="auto"/>
                <w:left w:val="none" w:sz="0" w:space="0" w:color="auto"/>
                <w:bottom w:val="none" w:sz="0" w:space="0" w:color="auto"/>
                <w:right w:val="none" w:sz="0" w:space="0" w:color="auto"/>
              </w:divBdr>
            </w:div>
            <w:div w:id="2002539914">
              <w:marLeft w:val="0"/>
              <w:marRight w:val="0"/>
              <w:marTop w:val="0"/>
              <w:marBottom w:val="0"/>
              <w:divBdr>
                <w:top w:val="none" w:sz="0" w:space="0" w:color="auto"/>
                <w:left w:val="none" w:sz="0" w:space="0" w:color="auto"/>
                <w:bottom w:val="none" w:sz="0" w:space="0" w:color="auto"/>
                <w:right w:val="none" w:sz="0" w:space="0" w:color="auto"/>
              </w:divBdr>
            </w:div>
            <w:div w:id="2002806364">
              <w:marLeft w:val="0"/>
              <w:marRight w:val="0"/>
              <w:marTop w:val="0"/>
              <w:marBottom w:val="0"/>
              <w:divBdr>
                <w:top w:val="none" w:sz="0" w:space="0" w:color="auto"/>
                <w:left w:val="none" w:sz="0" w:space="0" w:color="auto"/>
                <w:bottom w:val="none" w:sz="0" w:space="0" w:color="auto"/>
                <w:right w:val="none" w:sz="0" w:space="0" w:color="auto"/>
              </w:divBdr>
            </w:div>
            <w:div w:id="2002924670">
              <w:marLeft w:val="0"/>
              <w:marRight w:val="0"/>
              <w:marTop w:val="0"/>
              <w:marBottom w:val="0"/>
              <w:divBdr>
                <w:top w:val="none" w:sz="0" w:space="0" w:color="auto"/>
                <w:left w:val="none" w:sz="0" w:space="0" w:color="auto"/>
                <w:bottom w:val="none" w:sz="0" w:space="0" w:color="auto"/>
                <w:right w:val="none" w:sz="0" w:space="0" w:color="auto"/>
              </w:divBdr>
            </w:div>
            <w:div w:id="2004042632">
              <w:marLeft w:val="0"/>
              <w:marRight w:val="0"/>
              <w:marTop w:val="0"/>
              <w:marBottom w:val="0"/>
              <w:divBdr>
                <w:top w:val="none" w:sz="0" w:space="0" w:color="auto"/>
                <w:left w:val="none" w:sz="0" w:space="0" w:color="auto"/>
                <w:bottom w:val="none" w:sz="0" w:space="0" w:color="auto"/>
                <w:right w:val="none" w:sz="0" w:space="0" w:color="auto"/>
              </w:divBdr>
            </w:div>
            <w:div w:id="2004509027">
              <w:marLeft w:val="0"/>
              <w:marRight w:val="0"/>
              <w:marTop w:val="0"/>
              <w:marBottom w:val="0"/>
              <w:divBdr>
                <w:top w:val="none" w:sz="0" w:space="0" w:color="auto"/>
                <w:left w:val="none" w:sz="0" w:space="0" w:color="auto"/>
                <w:bottom w:val="none" w:sz="0" w:space="0" w:color="auto"/>
                <w:right w:val="none" w:sz="0" w:space="0" w:color="auto"/>
              </w:divBdr>
            </w:div>
            <w:div w:id="2007634341">
              <w:marLeft w:val="0"/>
              <w:marRight w:val="0"/>
              <w:marTop w:val="0"/>
              <w:marBottom w:val="0"/>
              <w:divBdr>
                <w:top w:val="none" w:sz="0" w:space="0" w:color="auto"/>
                <w:left w:val="none" w:sz="0" w:space="0" w:color="auto"/>
                <w:bottom w:val="none" w:sz="0" w:space="0" w:color="auto"/>
                <w:right w:val="none" w:sz="0" w:space="0" w:color="auto"/>
              </w:divBdr>
            </w:div>
            <w:div w:id="2009288959">
              <w:marLeft w:val="0"/>
              <w:marRight w:val="0"/>
              <w:marTop w:val="0"/>
              <w:marBottom w:val="0"/>
              <w:divBdr>
                <w:top w:val="none" w:sz="0" w:space="0" w:color="auto"/>
                <w:left w:val="none" w:sz="0" w:space="0" w:color="auto"/>
                <w:bottom w:val="none" w:sz="0" w:space="0" w:color="auto"/>
                <w:right w:val="none" w:sz="0" w:space="0" w:color="auto"/>
              </w:divBdr>
            </w:div>
            <w:div w:id="2014645457">
              <w:marLeft w:val="0"/>
              <w:marRight w:val="0"/>
              <w:marTop w:val="0"/>
              <w:marBottom w:val="0"/>
              <w:divBdr>
                <w:top w:val="none" w:sz="0" w:space="0" w:color="auto"/>
                <w:left w:val="none" w:sz="0" w:space="0" w:color="auto"/>
                <w:bottom w:val="none" w:sz="0" w:space="0" w:color="auto"/>
                <w:right w:val="none" w:sz="0" w:space="0" w:color="auto"/>
              </w:divBdr>
            </w:div>
            <w:div w:id="2019388304">
              <w:marLeft w:val="0"/>
              <w:marRight w:val="0"/>
              <w:marTop w:val="0"/>
              <w:marBottom w:val="0"/>
              <w:divBdr>
                <w:top w:val="none" w:sz="0" w:space="0" w:color="auto"/>
                <w:left w:val="none" w:sz="0" w:space="0" w:color="auto"/>
                <w:bottom w:val="none" w:sz="0" w:space="0" w:color="auto"/>
                <w:right w:val="none" w:sz="0" w:space="0" w:color="auto"/>
              </w:divBdr>
            </w:div>
            <w:div w:id="2019458774">
              <w:marLeft w:val="0"/>
              <w:marRight w:val="0"/>
              <w:marTop w:val="0"/>
              <w:marBottom w:val="0"/>
              <w:divBdr>
                <w:top w:val="none" w:sz="0" w:space="0" w:color="auto"/>
                <w:left w:val="none" w:sz="0" w:space="0" w:color="auto"/>
                <w:bottom w:val="none" w:sz="0" w:space="0" w:color="auto"/>
                <w:right w:val="none" w:sz="0" w:space="0" w:color="auto"/>
              </w:divBdr>
            </w:div>
            <w:div w:id="2019890301">
              <w:marLeft w:val="0"/>
              <w:marRight w:val="0"/>
              <w:marTop w:val="0"/>
              <w:marBottom w:val="0"/>
              <w:divBdr>
                <w:top w:val="none" w:sz="0" w:space="0" w:color="auto"/>
                <w:left w:val="none" w:sz="0" w:space="0" w:color="auto"/>
                <w:bottom w:val="none" w:sz="0" w:space="0" w:color="auto"/>
                <w:right w:val="none" w:sz="0" w:space="0" w:color="auto"/>
              </w:divBdr>
            </w:div>
            <w:div w:id="2022125027">
              <w:marLeft w:val="0"/>
              <w:marRight w:val="0"/>
              <w:marTop w:val="0"/>
              <w:marBottom w:val="0"/>
              <w:divBdr>
                <w:top w:val="none" w:sz="0" w:space="0" w:color="auto"/>
                <w:left w:val="none" w:sz="0" w:space="0" w:color="auto"/>
                <w:bottom w:val="none" w:sz="0" w:space="0" w:color="auto"/>
                <w:right w:val="none" w:sz="0" w:space="0" w:color="auto"/>
              </w:divBdr>
            </w:div>
            <w:div w:id="2023050521">
              <w:marLeft w:val="0"/>
              <w:marRight w:val="0"/>
              <w:marTop w:val="0"/>
              <w:marBottom w:val="0"/>
              <w:divBdr>
                <w:top w:val="none" w:sz="0" w:space="0" w:color="auto"/>
                <w:left w:val="none" w:sz="0" w:space="0" w:color="auto"/>
                <w:bottom w:val="none" w:sz="0" w:space="0" w:color="auto"/>
                <w:right w:val="none" w:sz="0" w:space="0" w:color="auto"/>
              </w:divBdr>
            </w:div>
            <w:div w:id="2027167168">
              <w:marLeft w:val="0"/>
              <w:marRight w:val="0"/>
              <w:marTop w:val="0"/>
              <w:marBottom w:val="0"/>
              <w:divBdr>
                <w:top w:val="none" w:sz="0" w:space="0" w:color="auto"/>
                <w:left w:val="none" w:sz="0" w:space="0" w:color="auto"/>
                <w:bottom w:val="none" w:sz="0" w:space="0" w:color="auto"/>
                <w:right w:val="none" w:sz="0" w:space="0" w:color="auto"/>
              </w:divBdr>
            </w:div>
            <w:div w:id="2028632122">
              <w:marLeft w:val="0"/>
              <w:marRight w:val="0"/>
              <w:marTop w:val="0"/>
              <w:marBottom w:val="0"/>
              <w:divBdr>
                <w:top w:val="none" w:sz="0" w:space="0" w:color="auto"/>
                <w:left w:val="none" w:sz="0" w:space="0" w:color="auto"/>
                <w:bottom w:val="none" w:sz="0" w:space="0" w:color="auto"/>
                <w:right w:val="none" w:sz="0" w:space="0" w:color="auto"/>
              </w:divBdr>
            </w:div>
            <w:div w:id="2029938886">
              <w:marLeft w:val="0"/>
              <w:marRight w:val="0"/>
              <w:marTop w:val="0"/>
              <w:marBottom w:val="0"/>
              <w:divBdr>
                <w:top w:val="none" w:sz="0" w:space="0" w:color="auto"/>
                <w:left w:val="none" w:sz="0" w:space="0" w:color="auto"/>
                <w:bottom w:val="none" w:sz="0" w:space="0" w:color="auto"/>
                <w:right w:val="none" w:sz="0" w:space="0" w:color="auto"/>
              </w:divBdr>
            </w:div>
            <w:div w:id="2030521195">
              <w:marLeft w:val="0"/>
              <w:marRight w:val="0"/>
              <w:marTop w:val="0"/>
              <w:marBottom w:val="0"/>
              <w:divBdr>
                <w:top w:val="none" w:sz="0" w:space="0" w:color="auto"/>
                <w:left w:val="none" w:sz="0" w:space="0" w:color="auto"/>
                <w:bottom w:val="none" w:sz="0" w:space="0" w:color="auto"/>
                <w:right w:val="none" w:sz="0" w:space="0" w:color="auto"/>
              </w:divBdr>
            </w:div>
            <w:div w:id="2030528128">
              <w:marLeft w:val="0"/>
              <w:marRight w:val="0"/>
              <w:marTop w:val="0"/>
              <w:marBottom w:val="0"/>
              <w:divBdr>
                <w:top w:val="none" w:sz="0" w:space="0" w:color="auto"/>
                <w:left w:val="none" w:sz="0" w:space="0" w:color="auto"/>
                <w:bottom w:val="none" w:sz="0" w:space="0" w:color="auto"/>
                <w:right w:val="none" w:sz="0" w:space="0" w:color="auto"/>
              </w:divBdr>
            </w:div>
            <w:div w:id="2031761572">
              <w:marLeft w:val="0"/>
              <w:marRight w:val="0"/>
              <w:marTop w:val="0"/>
              <w:marBottom w:val="0"/>
              <w:divBdr>
                <w:top w:val="none" w:sz="0" w:space="0" w:color="auto"/>
                <w:left w:val="none" w:sz="0" w:space="0" w:color="auto"/>
                <w:bottom w:val="none" w:sz="0" w:space="0" w:color="auto"/>
                <w:right w:val="none" w:sz="0" w:space="0" w:color="auto"/>
              </w:divBdr>
            </w:div>
            <w:div w:id="2033411716">
              <w:marLeft w:val="0"/>
              <w:marRight w:val="0"/>
              <w:marTop w:val="0"/>
              <w:marBottom w:val="0"/>
              <w:divBdr>
                <w:top w:val="none" w:sz="0" w:space="0" w:color="auto"/>
                <w:left w:val="none" w:sz="0" w:space="0" w:color="auto"/>
                <w:bottom w:val="none" w:sz="0" w:space="0" w:color="auto"/>
                <w:right w:val="none" w:sz="0" w:space="0" w:color="auto"/>
              </w:divBdr>
            </w:div>
            <w:div w:id="2034719601">
              <w:marLeft w:val="0"/>
              <w:marRight w:val="0"/>
              <w:marTop w:val="0"/>
              <w:marBottom w:val="0"/>
              <w:divBdr>
                <w:top w:val="none" w:sz="0" w:space="0" w:color="auto"/>
                <w:left w:val="none" w:sz="0" w:space="0" w:color="auto"/>
                <w:bottom w:val="none" w:sz="0" w:space="0" w:color="auto"/>
                <w:right w:val="none" w:sz="0" w:space="0" w:color="auto"/>
              </w:divBdr>
            </w:div>
            <w:div w:id="2035493929">
              <w:marLeft w:val="0"/>
              <w:marRight w:val="0"/>
              <w:marTop w:val="0"/>
              <w:marBottom w:val="0"/>
              <w:divBdr>
                <w:top w:val="none" w:sz="0" w:space="0" w:color="auto"/>
                <w:left w:val="none" w:sz="0" w:space="0" w:color="auto"/>
                <w:bottom w:val="none" w:sz="0" w:space="0" w:color="auto"/>
                <w:right w:val="none" w:sz="0" w:space="0" w:color="auto"/>
              </w:divBdr>
            </w:div>
            <w:div w:id="2036883296">
              <w:marLeft w:val="0"/>
              <w:marRight w:val="0"/>
              <w:marTop w:val="0"/>
              <w:marBottom w:val="0"/>
              <w:divBdr>
                <w:top w:val="none" w:sz="0" w:space="0" w:color="auto"/>
                <w:left w:val="none" w:sz="0" w:space="0" w:color="auto"/>
                <w:bottom w:val="none" w:sz="0" w:space="0" w:color="auto"/>
                <w:right w:val="none" w:sz="0" w:space="0" w:color="auto"/>
              </w:divBdr>
            </w:div>
            <w:div w:id="2037654467">
              <w:marLeft w:val="0"/>
              <w:marRight w:val="0"/>
              <w:marTop w:val="0"/>
              <w:marBottom w:val="0"/>
              <w:divBdr>
                <w:top w:val="none" w:sz="0" w:space="0" w:color="auto"/>
                <w:left w:val="none" w:sz="0" w:space="0" w:color="auto"/>
                <w:bottom w:val="none" w:sz="0" w:space="0" w:color="auto"/>
                <w:right w:val="none" w:sz="0" w:space="0" w:color="auto"/>
              </w:divBdr>
            </w:div>
            <w:div w:id="2040619256">
              <w:marLeft w:val="0"/>
              <w:marRight w:val="0"/>
              <w:marTop w:val="0"/>
              <w:marBottom w:val="0"/>
              <w:divBdr>
                <w:top w:val="none" w:sz="0" w:space="0" w:color="auto"/>
                <w:left w:val="none" w:sz="0" w:space="0" w:color="auto"/>
                <w:bottom w:val="none" w:sz="0" w:space="0" w:color="auto"/>
                <w:right w:val="none" w:sz="0" w:space="0" w:color="auto"/>
              </w:divBdr>
            </w:div>
            <w:div w:id="2042854574">
              <w:marLeft w:val="0"/>
              <w:marRight w:val="0"/>
              <w:marTop w:val="0"/>
              <w:marBottom w:val="0"/>
              <w:divBdr>
                <w:top w:val="none" w:sz="0" w:space="0" w:color="auto"/>
                <w:left w:val="none" w:sz="0" w:space="0" w:color="auto"/>
                <w:bottom w:val="none" w:sz="0" w:space="0" w:color="auto"/>
                <w:right w:val="none" w:sz="0" w:space="0" w:color="auto"/>
              </w:divBdr>
            </w:div>
            <w:div w:id="2043624465">
              <w:marLeft w:val="0"/>
              <w:marRight w:val="0"/>
              <w:marTop w:val="0"/>
              <w:marBottom w:val="0"/>
              <w:divBdr>
                <w:top w:val="none" w:sz="0" w:space="0" w:color="auto"/>
                <w:left w:val="none" w:sz="0" w:space="0" w:color="auto"/>
                <w:bottom w:val="none" w:sz="0" w:space="0" w:color="auto"/>
                <w:right w:val="none" w:sz="0" w:space="0" w:color="auto"/>
              </w:divBdr>
            </w:div>
            <w:div w:id="2043820051">
              <w:marLeft w:val="0"/>
              <w:marRight w:val="0"/>
              <w:marTop w:val="0"/>
              <w:marBottom w:val="0"/>
              <w:divBdr>
                <w:top w:val="none" w:sz="0" w:space="0" w:color="auto"/>
                <w:left w:val="none" w:sz="0" w:space="0" w:color="auto"/>
                <w:bottom w:val="none" w:sz="0" w:space="0" w:color="auto"/>
                <w:right w:val="none" w:sz="0" w:space="0" w:color="auto"/>
              </w:divBdr>
            </w:div>
            <w:div w:id="2046909331">
              <w:marLeft w:val="0"/>
              <w:marRight w:val="0"/>
              <w:marTop w:val="0"/>
              <w:marBottom w:val="0"/>
              <w:divBdr>
                <w:top w:val="none" w:sz="0" w:space="0" w:color="auto"/>
                <w:left w:val="none" w:sz="0" w:space="0" w:color="auto"/>
                <w:bottom w:val="none" w:sz="0" w:space="0" w:color="auto"/>
                <w:right w:val="none" w:sz="0" w:space="0" w:color="auto"/>
              </w:divBdr>
            </w:div>
            <w:div w:id="2047172433">
              <w:marLeft w:val="0"/>
              <w:marRight w:val="0"/>
              <w:marTop w:val="0"/>
              <w:marBottom w:val="0"/>
              <w:divBdr>
                <w:top w:val="none" w:sz="0" w:space="0" w:color="auto"/>
                <w:left w:val="none" w:sz="0" w:space="0" w:color="auto"/>
                <w:bottom w:val="none" w:sz="0" w:space="0" w:color="auto"/>
                <w:right w:val="none" w:sz="0" w:space="0" w:color="auto"/>
              </w:divBdr>
            </w:div>
            <w:div w:id="2047950115">
              <w:marLeft w:val="0"/>
              <w:marRight w:val="0"/>
              <w:marTop w:val="0"/>
              <w:marBottom w:val="0"/>
              <w:divBdr>
                <w:top w:val="none" w:sz="0" w:space="0" w:color="auto"/>
                <w:left w:val="none" w:sz="0" w:space="0" w:color="auto"/>
                <w:bottom w:val="none" w:sz="0" w:space="0" w:color="auto"/>
                <w:right w:val="none" w:sz="0" w:space="0" w:color="auto"/>
              </w:divBdr>
            </w:div>
            <w:div w:id="2048598140">
              <w:marLeft w:val="0"/>
              <w:marRight w:val="0"/>
              <w:marTop w:val="0"/>
              <w:marBottom w:val="0"/>
              <w:divBdr>
                <w:top w:val="none" w:sz="0" w:space="0" w:color="auto"/>
                <w:left w:val="none" w:sz="0" w:space="0" w:color="auto"/>
                <w:bottom w:val="none" w:sz="0" w:space="0" w:color="auto"/>
                <w:right w:val="none" w:sz="0" w:space="0" w:color="auto"/>
              </w:divBdr>
            </w:div>
            <w:div w:id="2051294425">
              <w:marLeft w:val="0"/>
              <w:marRight w:val="0"/>
              <w:marTop w:val="0"/>
              <w:marBottom w:val="0"/>
              <w:divBdr>
                <w:top w:val="none" w:sz="0" w:space="0" w:color="auto"/>
                <w:left w:val="none" w:sz="0" w:space="0" w:color="auto"/>
                <w:bottom w:val="none" w:sz="0" w:space="0" w:color="auto"/>
                <w:right w:val="none" w:sz="0" w:space="0" w:color="auto"/>
              </w:divBdr>
            </w:div>
            <w:div w:id="2051689175">
              <w:marLeft w:val="0"/>
              <w:marRight w:val="0"/>
              <w:marTop w:val="0"/>
              <w:marBottom w:val="0"/>
              <w:divBdr>
                <w:top w:val="none" w:sz="0" w:space="0" w:color="auto"/>
                <w:left w:val="none" w:sz="0" w:space="0" w:color="auto"/>
                <w:bottom w:val="none" w:sz="0" w:space="0" w:color="auto"/>
                <w:right w:val="none" w:sz="0" w:space="0" w:color="auto"/>
              </w:divBdr>
            </w:div>
            <w:div w:id="2054843430">
              <w:marLeft w:val="0"/>
              <w:marRight w:val="0"/>
              <w:marTop w:val="0"/>
              <w:marBottom w:val="0"/>
              <w:divBdr>
                <w:top w:val="none" w:sz="0" w:space="0" w:color="auto"/>
                <w:left w:val="none" w:sz="0" w:space="0" w:color="auto"/>
                <w:bottom w:val="none" w:sz="0" w:space="0" w:color="auto"/>
                <w:right w:val="none" w:sz="0" w:space="0" w:color="auto"/>
              </w:divBdr>
            </w:div>
            <w:div w:id="2060084059">
              <w:marLeft w:val="0"/>
              <w:marRight w:val="0"/>
              <w:marTop w:val="0"/>
              <w:marBottom w:val="0"/>
              <w:divBdr>
                <w:top w:val="none" w:sz="0" w:space="0" w:color="auto"/>
                <w:left w:val="none" w:sz="0" w:space="0" w:color="auto"/>
                <w:bottom w:val="none" w:sz="0" w:space="0" w:color="auto"/>
                <w:right w:val="none" w:sz="0" w:space="0" w:color="auto"/>
              </w:divBdr>
            </w:div>
            <w:div w:id="2060199017">
              <w:marLeft w:val="0"/>
              <w:marRight w:val="0"/>
              <w:marTop w:val="0"/>
              <w:marBottom w:val="0"/>
              <w:divBdr>
                <w:top w:val="none" w:sz="0" w:space="0" w:color="auto"/>
                <w:left w:val="none" w:sz="0" w:space="0" w:color="auto"/>
                <w:bottom w:val="none" w:sz="0" w:space="0" w:color="auto"/>
                <w:right w:val="none" w:sz="0" w:space="0" w:color="auto"/>
              </w:divBdr>
            </w:div>
            <w:div w:id="2061704626">
              <w:marLeft w:val="0"/>
              <w:marRight w:val="0"/>
              <w:marTop w:val="0"/>
              <w:marBottom w:val="0"/>
              <w:divBdr>
                <w:top w:val="none" w:sz="0" w:space="0" w:color="auto"/>
                <w:left w:val="none" w:sz="0" w:space="0" w:color="auto"/>
                <w:bottom w:val="none" w:sz="0" w:space="0" w:color="auto"/>
                <w:right w:val="none" w:sz="0" w:space="0" w:color="auto"/>
              </w:divBdr>
            </w:div>
            <w:div w:id="2062051077">
              <w:marLeft w:val="0"/>
              <w:marRight w:val="0"/>
              <w:marTop w:val="0"/>
              <w:marBottom w:val="0"/>
              <w:divBdr>
                <w:top w:val="none" w:sz="0" w:space="0" w:color="auto"/>
                <w:left w:val="none" w:sz="0" w:space="0" w:color="auto"/>
                <w:bottom w:val="none" w:sz="0" w:space="0" w:color="auto"/>
                <w:right w:val="none" w:sz="0" w:space="0" w:color="auto"/>
              </w:divBdr>
            </w:div>
            <w:div w:id="2065905078">
              <w:marLeft w:val="0"/>
              <w:marRight w:val="0"/>
              <w:marTop w:val="0"/>
              <w:marBottom w:val="0"/>
              <w:divBdr>
                <w:top w:val="none" w:sz="0" w:space="0" w:color="auto"/>
                <w:left w:val="none" w:sz="0" w:space="0" w:color="auto"/>
                <w:bottom w:val="none" w:sz="0" w:space="0" w:color="auto"/>
                <w:right w:val="none" w:sz="0" w:space="0" w:color="auto"/>
              </w:divBdr>
            </w:div>
            <w:div w:id="2066756641">
              <w:marLeft w:val="0"/>
              <w:marRight w:val="0"/>
              <w:marTop w:val="0"/>
              <w:marBottom w:val="0"/>
              <w:divBdr>
                <w:top w:val="none" w:sz="0" w:space="0" w:color="auto"/>
                <w:left w:val="none" w:sz="0" w:space="0" w:color="auto"/>
                <w:bottom w:val="none" w:sz="0" w:space="0" w:color="auto"/>
                <w:right w:val="none" w:sz="0" w:space="0" w:color="auto"/>
              </w:divBdr>
            </w:div>
            <w:div w:id="2067602550">
              <w:marLeft w:val="0"/>
              <w:marRight w:val="0"/>
              <w:marTop w:val="0"/>
              <w:marBottom w:val="0"/>
              <w:divBdr>
                <w:top w:val="none" w:sz="0" w:space="0" w:color="auto"/>
                <w:left w:val="none" w:sz="0" w:space="0" w:color="auto"/>
                <w:bottom w:val="none" w:sz="0" w:space="0" w:color="auto"/>
                <w:right w:val="none" w:sz="0" w:space="0" w:color="auto"/>
              </w:divBdr>
            </w:div>
            <w:div w:id="2068452402">
              <w:marLeft w:val="0"/>
              <w:marRight w:val="0"/>
              <w:marTop w:val="0"/>
              <w:marBottom w:val="0"/>
              <w:divBdr>
                <w:top w:val="none" w:sz="0" w:space="0" w:color="auto"/>
                <w:left w:val="none" w:sz="0" w:space="0" w:color="auto"/>
                <w:bottom w:val="none" w:sz="0" w:space="0" w:color="auto"/>
                <w:right w:val="none" w:sz="0" w:space="0" w:color="auto"/>
              </w:divBdr>
            </w:div>
            <w:div w:id="2068675272">
              <w:marLeft w:val="0"/>
              <w:marRight w:val="0"/>
              <w:marTop w:val="0"/>
              <w:marBottom w:val="0"/>
              <w:divBdr>
                <w:top w:val="none" w:sz="0" w:space="0" w:color="auto"/>
                <w:left w:val="none" w:sz="0" w:space="0" w:color="auto"/>
                <w:bottom w:val="none" w:sz="0" w:space="0" w:color="auto"/>
                <w:right w:val="none" w:sz="0" w:space="0" w:color="auto"/>
              </w:divBdr>
            </w:div>
            <w:div w:id="2070572134">
              <w:marLeft w:val="0"/>
              <w:marRight w:val="0"/>
              <w:marTop w:val="0"/>
              <w:marBottom w:val="0"/>
              <w:divBdr>
                <w:top w:val="none" w:sz="0" w:space="0" w:color="auto"/>
                <w:left w:val="none" w:sz="0" w:space="0" w:color="auto"/>
                <w:bottom w:val="none" w:sz="0" w:space="0" w:color="auto"/>
                <w:right w:val="none" w:sz="0" w:space="0" w:color="auto"/>
              </w:divBdr>
            </w:div>
            <w:div w:id="2071464484">
              <w:marLeft w:val="0"/>
              <w:marRight w:val="0"/>
              <w:marTop w:val="0"/>
              <w:marBottom w:val="0"/>
              <w:divBdr>
                <w:top w:val="none" w:sz="0" w:space="0" w:color="auto"/>
                <w:left w:val="none" w:sz="0" w:space="0" w:color="auto"/>
                <w:bottom w:val="none" w:sz="0" w:space="0" w:color="auto"/>
                <w:right w:val="none" w:sz="0" w:space="0" w:color="auto"/>
              </w:divBdr>
            </w:div>
            <w:div w:id="2072536132">
              <w:marLeft w:val="0"/>
              <w:marRight w:val="0"/>
              <w:marTop w:val="0"/>
              <w:marBottom w:val="0"/>
              <w:divBdr>
                <w:top w:val="none" w:sz="0" w:space="0" w:color="auto"/>
                <w:left w:val="none" w:sz="0" w:space="0" w:color="auto"/>
                <w:bottom w:val="none" w:sz="0" w:space="0" w:color="auto"/>
                <w:right w:val="none" w:sz="0" w:space="0" w:color="auto"/>
              </w:divBdr>
            </w:div>
            <w:div w:id="2072996509">
              <w:marLeft w:val="0"/>
              <w:marRight w:val="0"/>
              <w:marTop w:val="0"/>
              <w:marBottom w:val="0"/>
              <w:divBdr>
                <w:top w:val="none" w:sz="0" w:space="0" w:color="auto"/>
                <w:left w:val="none" w:sz="0" w:space="0" w:color="auto"/>
                <w:bottom w:val="none" w:sz="0" w:space="0" w:color="auto"/>
                <w:right w:val="none" w:sz="0" w:space="0" w:color="auto"/>
              </w:divBdr>
            </w:div>
            <w:div w:id="2076271832">
              <w:marLeft w:val="0"/>
              <w:marRight w:val="0"/>
              <w:marTop w:val="0"/>
              <w:marBottom w:val="0"/>
              <w:divBdr>
                <w:top w:val="none" w:sz="0" w:space="0" w:color="auto"/>
                <w:left w:val="none" w:sz="0" w:space="0" w:color="auto"/>
                <w:bottom w:val="none" w:sz="0" w:space="0" w:color="auto"/>
                <w:right w:val="none" w:sz="0" w:space="0" w:color="auto"/>
              </w:divBdr>
              <w:divsChild>
                <w:div w:id="42826309">
                  <w:marLeft w:val="0"/>
                  <w:marRight w:val="0"/>
                  <w:marTop w:val="0"/>
                  <w:marBottom w:val="0"/>
                  <w:divBdr>
                    <w:top w:val="none" w:sz="0" w:space="0" w:color="auto"/>
                    <w:left w:val="none" w:sz="0" w:space="0" w:color="auto"/>
                    <w:bottom w:val="none" w:sz="0" w:space="0" w:color="auto"/>
                    <w:right w:val="none" w:sz="0" w:space="0" w:color="auto"/>
                  </w:divBdr>
                </w:div>
                <w:div w:id="118106674">
                  <w:marLeft w:val="0"/>
                  <w:marRight w:val="0"/>
                  <w:marTop w:val="0"/>
                  <w:marBottom w:val="0"/>
                  <w:divBdr>
                    <w:top w:val="none" w:sz="0" w:space="0" w:color="auto"/>
                    <w:left w:val="none" w:sz="0" w:space="0" w:color="auto"/>
                    <w:bottom w:val="none" w:sz="0" w:space="0" w:color="auto"/>
                    <w:right w:val="none" w:sz="0" w:space="0" w:color="auto"/>
                  </w:divBdr>
                </w:div>
                <w:div w:id="965159875">
                  <w:marLeft w:val="0"/>
                  <w:marRight w:val="0"/>
                  <w:marTop w:val="0"/>
                  <w:marBottom w:val="0"/>
                  <w:divBdr>
                    <w:top w:val="none" w:sz="0" w:space="0" w:color="auto"/>
                    <w:left w:val="none" w:sz="0" w:space="0" w:color="auto"/>
                    <w:bottom w:val="none" w:sz="0" w:space="0" w:color="auto"/>
                    <w:right w:val="none" w:sz="0" w:space="0" w:color="auto"/>
                  </w:divBdr>
                </w:div>
                <w:div w:id="1181580153">
                  <w:marLeft w:val="0"/>
                  <w:marRight w:val="0"/>
                  <w:marTop w:val="0"/>
                  <w:marBottom w:val="0"/>
                  <w:divBdr>
                    <w:top w:val="none" w:sz="0" w:space="0" w:color="auto"/>
                    <w:left w:val="none" w:sz="0" w:space="0" w:color="auto"/>
                    <w:bottom w:val="none" w:sz="0" w:space="0" w:color="auto"/>
                    <w:right w:val="none" w:sz="0" w:space="0" w:color="auto"/>
                  </w:divBdr>
                </w:div>
                <w:div w:id="1441608867">
                  <w:marLeft w:val="0"/>
                  <w:marRight w:val="0"/>
                  <w:marTop w:val="0"/>
                  <w:marBottom w:val="0"/>
                  <w:divBdr>
                    <w:top w:val="none" w:sz="0" w:space="0" w:color="auto"/>
                    <w:left w:val="none" w:sz="0" w:space="0" w:color="auto"/>
                    <w:bottom w:val="none" w:sz="0" w:space="0" w:color="auto"/>
                    <w:right w:val="none" w:sz="0" w:space="0" w:color="auto"/>
                  </w:divBdr>
                </w:div>
                <w:div w:id="1640305670">
                  <w:marLeft w:val="0"/>
                  <w:marRight w:val="0"/>
                  <w:marTop w:val="0"/>
                  <w:marBottom w:val="0"/>
                  <w:divBdr>
                    <w:top w:val="none" w:sz="0" w:space="0" w:color="auto"/>
                    <w:left w:val="none" w:sz="0" w:space="0" w:color="auto"/>
                    <w:bottom w:val="none" w:sz="0" w:space="0" w:color="auto"/>
                    <w:right w:val="none" w:sz="0" w:space="0" w:color="auto"/>
                  </w:divBdr>
                </w:div>
                <w:div w:id="1750543972">
                  <w:marLeft w:val="0"/>
                  <w:marRight w:val="0"/>
                  <w:marTop w:val="0"/>
                  <w:marBottom w:val="0"/>
                  <w:divBdr>
                    <w:top w:val="none" w:sz="0" w:space="0" w:color="auto"/>
                    <w:left w:val="none" w:sz="0" w:space="0" w:color="auto"/>
                    <w:bottom w:val="none" w:sz="0" w:space="0" w:color="auto"/>
                    <w:right w:val="none" w:sz="0" w:space="0" w:color="auto"/>
                  </w:divBdr>
                </w:div>
              </w:divsChild>
            </w:div>
            <w:div w:id="2076704796">
              <w:marLeft w:val="0"/>
              <w:marRight w:val="0"/>
              <w:marTop w:val="0"/>
              <w:marBottom w:val="0"/>
              <w:divBdr>
                <w:top w:val="none" w:sz="0" w:space="0" w:color="auto"/>
                <w:left w:val="none" w:sz="0" w:space="0" w:color="auto"/>
                <w:bottom w:val="none" w:sz="0" w:space="0" w:color="auto"/>
                <w:right w:val="none" w:sz="0" w:space="0" w:color="auto"/>
              </w:divBdr>
            </w:div>
            <w:div w:id="2081324360">
              <w:marLeft w:val="0"/>
              <w:marRight w:val="0"/>
              <w:marTop w:val="0"/>
              <w:marBottom w:val="0"/>
              <w:divBdr>
                <w:top w:val="none" w:sz="0" w:space="0" w:color="auto"/>
                <w:left w:val="none" w:sz="0" w:space="0" w:color="auto"/>
                <w:bottom w:val="none" w:sz="0" w:space="0" w:color="auto"/>
                <w:right w:val="none" w:sz="0" w:space="0" w:color="auto"/>
              </w:divBdr>
            </w:div>
            <w:div w:id="2087921245">
              <w:marLeft w:val="0"/>
              <w:marRight w:val="0"/>
              <w:marTop w:val="0"/>
              <w:marBottom w:val="0"/>
              <w:divBdr>
                <w:top w:val="none" w:sz="0" w:space="0" w:color="auto"/>
                <w:left w:val="none" w:sz="0" w:space="0" w:color="auto"/>
                <w:bottom w:val="none" w:sz="0" w:space="0" w:color="auto"/>
                <w:right w:val="none" w:sz="0" w:space="0" w:color="auto"/>
              </w:divBdr>
            </w:div>
            <w:div w:id="2094230445">
              <w:marLeft w:val="0"/>
              <w:marRight w:val="0"/>
              <w:marTop w:val="0"/>
              <w:marBottom w:val="0"/>
              <w:divBdr>
                <w:top w:val="none" w:sz="0" w:space="0" w:color="auto"/>
                <w:left w:val="none" w:sz="0" w:space="0" w:color="auto"/>
                <w:bottom w:val="none" w:sz="0" w:space="0" w:color="auto"/>
                <w:right w:val="none" w:sz="0" w:space="0" w:color="auto"/>
              </w:divBdr>
            </w:div>
            <w:div w:id="2094668796">
              <w:marLeft w:val="0"/>
              <w:marRight w:val="0"/>
              <w:marTop w:val="0"/>
              <w:marBottom w:val="0"/>
              <w:divBdr>
                <w:top w:val="none" w:sz="0" w:space="0" w:color="auto"/>
                <w:left w:val="none" w:sz="0" w:space="0" w:color="auto"/>
                <w:bottom w:val="none" w:sz="0" w:space="0" w:color="auto"/>
                <w:right w:val="none" w:sz="0" w:space="0" w:color="auto"/>
              </w:divBdr>
            </w:div>
            <w:div w:id="2094930374">
              <w:marLeft w:val="0"/>
              <w:marRight w:val="0"/>
              <w:marTop w:val="0"/>
              <w:marBottom w:val="0"/>
              <w:divBdr>
                <w:top w:val="none" w:sz="0" w:space="0" w:color="auto"/>
                <w:left w:val="none" w:sz="0" w:space="0" w:color="auto"/>
                <w:bottom w:val="none" w:sz="0" w:space="0" w:color="auto"/>
                <w:right w:val="none" w:sz="0" w:space="0" w:color="auto"/>
              </w:divBdr>
            </w:div>
            <w:div w:id="2095080810">
              <w:marLeft w:val="0"/>
              <w:marRight w:val="0"/>
              <w:marTop w:val="0"/>
              <w:marBottom w:val="0"/>
              <w:divBdr>
                <w:top w:val="none" w:sz="0" w:space="0" w:color="auto"/>
                <w:left w:val="none" w:sz="0" w:space="0" w:color="auto"/>
                <w:bottom w:val="none" w:sz="0" w:space="0" w:color="auto"/>
                <w:right w:val="none" w:sz="0" w:space="0" w:color="auto"/>
              </w:divBdr>
            </w:div>
            <w:div w:id="2095320422">
              <w:marLeft w:val="0"/>
              <w:marRight w:val="0"/>
              <w:marTop w:val="0"/>
              <w:marBottom w:val="0"/>
              <w:divBdr>
                <w:top w:val="none" w:sz="0" w:space="0" w:color="auto"/>
                <w:left w:val="none" w:sz="0" w:space="0" w:color="auto"/>
                <w:bottom w:val="none" w:sz="0" w:space="0" w:color="auto"/>
                <w:right w:val="none" w:sz="0" w:space="0" w:color="auto"/>
              </w:divBdr>
            </w:div>
            <w:div w:id="2095587583">
              <w:marLeft w:val="0"/>
              <w:marRight w:val="0"/>
              <w:marTop w:val="0"/>
              <w:marBottom w:val="0"/>
              <w:divBdr>
                <w:top w:val="none" w:sz="0" w:space="0" w:color="auto"/>
                <w:left w:val="none" w:sz="0" w:space="0" w:color="auto"/>
                <w:bottom w:val="none" w:sz="0" w:space="0" w:color="auto"/>
                <w:right w:val="none" w:sz="0" w:space="0" w:color="auto"/>
              </w:divBdr>
            </w:div>
            <w:div w:id="2097283400">
              <w:marLeft w:val="0"/>
              <w:marRight w:val="0"/>
              <w:marTop w:val="0"/>
              <w:marBottom w:val="0"/>
              <w:divBdr>
                <w:top w:val="none" w:sz="0" w:space="0" w:color="auto"/>
                <w:left w:val="none" w:sz="0" w:space="0" w:color="auto"/>
                <w:bottom w:val="none" w:sz="0" w:space="0" w:color="auto"/>
                <w:right w:val="none" w:sz="0" w:space="0" w:color="auto"/>
              </w:divBdr>
            </w:div>
            <w:div w:id="2100328702">
              <w:marLeft w:val="0"/>
              <w:marRight w:val="0"/>
              <w:marTop w:val="0"/>
              <w:marBottom w:val="0"/>
              <w:divBdr>
                <w:top w:val="none" w:sz="0" w:space="0" w:color="auto"/>
                <w:left w:val="none" w:sz="0" w:space="0" w:color="auto"/>
                <w:bottom w:val="none" w:sz="0" w:space="0" w:color="auto"/>
                <w:right w:val="none" w:sz="0" w:space="0" w:color="auto"/>
              </w:divBdr>
            </w:div>
            <w:div w:id="2102681649">
              <w:marLeft w:val="0"/>
              <w:marRight w:val="0"/>
              <w:marTop w:val="0"/>
              <w:marBottom w:val="0"/>
              <w:divBdr>
                <w:top w:val="none" w:sz="0" w:space="0" w:color="auto"/>
                <w:left w:val="none" w:sz="0" w:space="0" w:color="auto"/>
                <w:bottom w:val="none" w:sz="0" w:space="0" w:color="auto"/>
                <w:right w:val="none" w:sz="0" w:space="0" w:color="auto"/>
              </w:divBdr>
            </w:div>
            <w:div w:id="2103063407">
              <w:marLeft w:val="0"/>
              <w:marRight w:val="0"/>
              <w:marTop w:val="0"/>
              <w:marBottom w:val="0"/>
              <w:divBdr>
                <w:top w:val="none" w:sz="0" w:space="0" w:color="auto"/>
                <w:left w:val="none" w:sz="0" w:space="0" w:color="auto"/>
                <w:bottom w:val="none" w:sz="0" w:space="0" w:color="auto"/>
                <w:right w:val="none" w:sz="0" w:space="0" w:color="auto"/>
              </w:divBdr>
            </w:div>
            <w:div w:id="2103337892">
              <w:marLeft w:val="0"/>
              <w:marRight w:val="0"/>
              <w:marTop w:val="0"/>
              <w:marBottom w:val="0"/>
              <w:divBdr>
                <w:top w:val="none" w:sz="0" w:space="0" w:color="auto"/>
                <w:left w:val="none" w:sz="0" w:space="0" w:color="auto"/>
                <w:bottom w:val="none" w:sz="0" w:space="0" w:color="auto"/>
                <w:right w:val="none" w:sz="0" w:space="0" w:color="auto"/>
              </w:divBdr>
            </w:div>
            <w:div w:id="2111050870">
              <w:marLeft w:val="0"/>
              <w:marRight w:val="0"/>
              <w:marTop w:val="0"/>
              <w:marBottom w:val="0"/>
              <w:divBdr>
                <w:top w:val="none" w:sz="0" w:space="0" w:color="auto"/>
                <w:left w:val="none" w:sz="0" w:space="0" w:color="auto"/>
                <w:bottom w:val="none" w:sz="0" w:space="0" w:color="auto"/>
                <w:right w:val="none" w:sz="0" w:space="0" w:color="auto"/>
              </w:divBdr>
            </w:div>
            <w:div w:id="2113284774">
              <w:marLeft w:val="0"/>
              <w:marRight w:val="0"/>
              <w:marTop w:val="0"/>
              <w:marBottom w:val="0"/>
              <w:divBdr>
                <w:top w:val="none" w:sz="0" w:space="0" w:color="auto"/>
                <w:left w:val="none" w:sz="0" w:space="0" w:color="auto"/>
                <w:bottom w:val="none" w:sz="0" w:space="0" w:color="auto"/>
                <w:right w:val="none" w:sz="0" w:space="0" w:color="auto"/>
              </w:divBdr>
            </w:div>
            <w:div w:id="2115780544">
              <w:marLeft w:val="0"/>
              <w:marRight w:val="0"/>
              <w:marTop w:val="0"/>
              <w:marBottom w:val="0"/>
              <w:divBdr>
                <w:top w:val="none" w:sz="0" w:space="0" w:color="auto"/>
                <w:left w:val="none" w:sz="0" w:space="0" w:color="auto"/>
                <w:bottom w:val="none" w:sz="0" w:space="0" w:color="auto"/>
                <w:right w:val="none" w:sz="0" w:space="0" w:color="auto"/>
              </w:divBdr>
            </w:div>
            <w:div w:id="2116442033">
              <w:marLeft w:val="0"/>
              <w:marRight w:val="0"/>
              <w:marTop w:val="0"/>
              <w:marBottom w:val="0"/>
              <w:divBdr>
                <w:top w:val="none" w:sz="0" w:space="0" w:color="auto"/>
                <w:left w:val="none" w:sz="0" w:space="0" w:color="auto"/>
                <w:bottom w:val="none" w:sz="0" w:space="0" w:color="auto"/>
                <w:right w:val="none" w:sz="0" w:space="0" w:color="auto"/>
              </w:divBdr>
            </w:div>
            <w:div w:id="2116559408">
              <w:marLeft w:val="0"/>
              <w:marRight w:val="0"/>
              <w:marTop w:val="0"/>
              <w:marBottom w:val="0"/>
              <w:divBdr>
                <w:top w:val="none" w:sz="0" w:space="0" w:color="auto"/>
                <w:left w:val="none" w:sz="0" w:space="0" w:color="auto"/>
                <w:bottom w:val="none" w:sz="0" w:space="0" w:color="auto"/>
                <w:right w:val="none" w:sz="0" w:space="0" w:color="auto"/>
              </w:divBdr>
            </w:div>
            <w:div w:id="2117361766">
              <w:marLeft w:val="0"/>
              <w:marRight w:val="0"/>
              <w:marTop w:val="360"/>
              <w:marBottom w:val="0"/>
              <w:divBdr>
                <w:top w:val="single" w:sz="6" w:space="0" w:color="auto"/>
                <w:left w:val="single" w:sz="6" w:space="0" w:color="auto"/>
                <w:bottom w:val="single" w:sz="6" w:space="0" w:color="auto"/>
                <w:right w:val="single" w:sz="6" w:space="0" w:color="auto"/>
              </w:divBdr>
            </w:div>
            <w:div w:id="2121298423">
              <w:marLeft w:val="0"/>
              <w:marRight w:val="0"/>
              <w:marTop w:val="0"/>
              <w:marBottom w:val="0"/>
              <w:divBdr>
                <w:top w:val="none" w:sz="0" w:space="0" w:color="auto"/>
                <w:left w:val="none" w:sz="0" w:space="0" w:color="auto"/>
                <w:bottom w:val="none" w:sz="0" w:space="0" w:color="auto"/>
                <w:right w:val="none" w:sz="0" w:space="0" w:color="auto"/>
              </w:divBdr>
            </w:div>
            <w:div w:id="2123259281">
              <w:marLeft w:val="0"/>
              <w:marRight w:val="0"/>
              <w:marTop w:val="0"/>
              <w:marBottom w:val="0"/>
              <w:divBdr>
                <w:top w:val="none" w:sz="0" w:space="0" w:color="auto"/>
                <w:left w:val="none" w:sz="0" w:space="0" w:color="auto"/>
                <w:bottom w:val="none" w:sz="0" w:space="0" w:color="auto"/>
                <w:right w:val="none" w:sz="0" w:space="0" w:color="auto"/>
              </w:divBdr>
            </w:div>
            <w:div w:id="2124109174">
              <w:marLeft w:val="0"/>
              <w:marRight w:val="0"/>
              <w:marTop w:val="0"/>
              <w:marBottom w:val="0"/>
              <w:divBdr>
                <w:top w:val="none" w:sz="0" w:space="0" w:color="auto"/>
                <w:left w:val="none" w:sz="0" w:space="0" w:color="auto"/>
                <w:bottom w:val="none" w:sz="0" w:space="0" w:color="auto"/>
                <w:right w:val="none" w:sz="0" w:space="0" w:color="auto"/>
              </w:divBdr>
              <w:divsChild>
                <w:div w:id="343946582">
                  <w:marLeft w:val="0"/>
                  <w:marRight w:val="0"/>
                  <w:marTop w:val="0"/>
                  <w:marBottom w:val="0"/>
                  <w:divBdr>
                    <w:top w:val="none" w:sz="0" w:space="0" w:color="auto"/>
                    <w:left w:val="none" w:sz="0" w:space="0" w:color="auto"/>
                    <w:bottom w:val="none" w:sz="0" w:space="0" w:color="auto"/>
                    <w:right w:val="none" w:sz="0" w:space="0" w:color="auto"/>
                  </w:divBdr>
                </w:div>
                <w:div w:id="554587747">
                  <w:marLeft w:val="0"/>
                  <w:marRight w:val="0"/>
                  <w:marTop w:val="0"/>
                  <w:marBottom w:val="0"/>
                  <w:divBdr>
                    <w:top w:val="none" w:sz="0" w:space="0" w:color="auto"/>
                    <w:left w:val="none" w:sz="0" w:space="0" w:color="auto"/>
                    <w:bottom w:val="none" w:sz="0" w:space="0" w:color="auto"/>
                    <w:right w:val="none" w:sz="0" w:space="0" w:color="auto"/>
                  </w:divBdr>
                </w:div>
                <w:div w:id="833103390">
                  <w:marLeft w:val="0"/>
                  <w:marRight w:val="0"/>
                  <w:marTop w:val="0"/>
                  <w:marBottom w:val="0"/>
                  <w:divBdr>
                    <w:top w:val="none" w:sz="0" w:space="0" w:color="auto"/>
                    <w:left w:val="none" w:sz="0" w:space="0" w:color="auto"/>
                    <w:bottom w:val="none" w:sz="0" w:space="0" w:color="auto"/>
                    <w:right w:val="none" w:sz="0" w:space="0" w:color="auto"/>
                  </w:divBdr>
                </w:div>
                <w:div w:id="837884251">
                  <w:marLeft w:val="0"/>
                  <w:marRight w:val="0"/>
                  <w:marTop w:val="0"/>
                  <w:marBottom w:val="0"/>
                  <w:divBdr>
                    <w:top w:val="none" w:sz="0" w:space="0" w:color="auto"/>
                    <w:left w:val="none" w:sz="0" w:space="0" w:color="auto"/>
                    <w:bottom w:val="none" w:sz="0" w:space="0" w:color="auto"/>
                    <w:right w:val="none" w:sz="0" w:space="0" w:color="auto"/>
                  </w:divBdr>
                </w:div>
                <w:div w:id="881862321">
                  <w:marLeft w:val="0"/>
                  <w:marRight w:val="0"/>
                  <w:marTop w:val="0"/>
                  <w:marBottom w:val="0"/>
                  <w:divBdr>
                    <w:top w:val="none" w:sz="0" w:space="0" w:color="auto"/>
                    <w:left w:val="none" w:sz="0" w:space="0" w:color="auto"/>
                    <w:bottom w:val="none" w:sz="0" w:space="0" w:color="auto"/>
                    <w:right w:val="none" w:sz="0" w:space="0" w:color="auto"/>
                  </w:divBdr>
                </w:div>
                <w:div w:id="990864140">
                  <w:marLeft w:val="0"/>
                  <w:marRight w:val="0"/>
                  <w:marTop w:val="0"/>
                  <w:marBottom w:val="0"/>
                  <w:divBdr>
                    <w:top w:val="none" w:sz="0" w:space="0" w:color="auto"/>
                    <w:left w:val="none" w:sz="0" w:space="0" w:color="auto"/>
                    <w:bottom w:val="none" w:sz="0" w:space="0" w:color="auto"/>
                    <w:right w:val="none" w:sz="0" w:space="0" w:color="auto"/>
                  </w:divBdr>
                </w:div>
                <w:div w:id="1022708750">
                  <w:marLeft w:val="0"/>
                  <w:marRight w:val="0"/>
                  <w:marTop w:val="0"/>
                  <w:marBottom w:val="0"/>
                  <w:divBdr>
                    <w:top w:val="none" w:sz="0" w:space="0" w:color="auto"/>
                    <w:left w:val="none" w:sz="0" w:space="0" w:color="auto"/>
                    <w:bottom w:val="none" w:sz="0" w:space="0" w:color="auto"/>
                    <w:right w:val="none" w:sz="0" w:space="0" w:color="auto"/>
                  </w:divBdr>
                </w:div>
                <w:div w:id="1280840987">
                  <w:marLeft w:val="0"/>
                  <w:marRight w:val="0"/>
                  <w:marTop w:val="0"/>
                  <w:marBottom w:val="0"/>
                  <w:divBdr>
                    <w:top w:val="none" w:sz="0" w:space="0" w:color="auto"/>
                    <w:left w:val="none" w:sz="0" w:space="0" w:color="auto"/>
                    <w:bottom w:val="none" w:sz="0" w:space="0" w:color="auto"/>
                    <w:right w:val="none" w:sz="0" w:space="0" w:color="auto"/>
                  </w:divBdr>
                </w:div>
                <w:div w:id="1357343354">
                  <w:marLeft w:val="0"/>
                  <w:marRight w:val="0"/>
                  <w:marTop w:val="0"/>
                  <w:marBottom w:val="0"/>
                  <w:divBdr>
                    <w:top w:val="none" w:sz="0" w:space="0" w:color="auto"/>
                    <w:left w:val="none" w:sz="0" w:space="0" w:color="auto"/>
                    <w:bottom w:val="none" w:sz="0" w:space="0" w:color="auto"/>
                    <w:right w:val="none" w:sz="0" w:space="0" w:color="auto"/>
                  </w:divBdr>
                </w:div>
                <w:div w:id="1445349891">
                  <w:marLeft w:val="0"/>
                  <w:marRight w:val="0"/>
                  <w:marTop w:val="0"/>
                  <w:marBottom w:val="0"/>
                  <w:divBdr>
                    <w:top w:val="none" w:sz="0" w:space="0" w:color="auto"/>
                    <w:left w:val="none" w:sz="0" w:space="0" w:color="auto"/>
                    <w:bottom w:val="none" w:sz="0" w:space="0" w:color="auto"/>
                    <w:right w:val="none" w:sz="0" w:space="0" w:color="auto"/>
                  </w:divBdr>
                </w:div>
                <w:div w:id="1521161291">
                  <w:marLeft w:val="0"/>
                  <w:marRight w:val="0"/>
                  <w:marTop w:val="0"/>
                  <w:marBottom w:val="0"/>
                  <w:divBdr>
                    <w:top w:val="none" w:sz="0" w:space="0" w:color="auto"/>
                    <w:left w:val="none" w:sz="0" w:space="0" w:color="auto"/>
                    <w:bottom w:val="none" w:sz="0" w:space="0" w:color="auto"/>
                    <w:right w:val="none" w:sz="0" w:space="0" w:color="auto"/>
                  </w:divBdr>
                </w:div>
                <w:div w:id="1837382441">
                  <w:marLeft w:val="0"/>
                  <w:marRight w:val="0"/>
                  <w:marTop w:val="0"/>
                  <w:marBottom w:val="0"/>
                  <w:divBdr>
                    <w:top w:val="none" w:sz="0" w:space="0" w:color="auto"/>
                    <w:left w:val="none" w:sz="0" w:space="0" w:color="auto"/>
                    <w:bottom w:val="none" w:sz="0" w:space="0" w:color="auto"/>
                    <w:right w:val="none" w:sz="0" w:space="0" w:color="auto"/>
                  </w:divBdr>
                </w:div>
                <w:div w:id="1885285545">
                  <w:marLeft w:val="0"/>
                  <w:marRight w:val="0"/>
                  <w:marTop w:val="0"/>
                  <w:marBottom w:val="0"/>
                  <w:divBdr>
                    <w:top w:val="none" w:sz="0" w:space="0" w:color="auto"/>
                    <w:left w:val="none" w:sz="0" w:space="0" w:color="auto"/>
                    <w:bottom w:val="none" w:sz="0" w:space="0" w:color="auto"/>
                    <w:right w:val="none" w:sz="0" w:space="0" w:color="auto"/>
                  </w:divBdr>
                </w:div>
                <w:div w:id="1920291971">
                  <w:marLeft w:val="0"/>
                  <w:marRight w:val="0"/>
                  <w:marTop w:val="0"/>
                  <w:marBottom w:val="0"/>
                  <w:divBdr>
                    <w:top w:val="none" w:sz="0" w:space="0" w:color="auto"/>
                    <w:left w:val="none" w:sz="0" w:space="0" w:color="auto"/>
                    <w:bottom w:val="none" w:sz="0" w:space="0" w:color="auto"/>
                    <w:right w:val="none" w:sz="0" w:space="0" w:color="auto"/>
                  </w:divBdr>
                </w:div>
                <w:div w:id="2019429219">
                  <w:marLeft w:val="0"/>
                  <w:marRight w:val="0"/>
                  <w:marTop w:val="0"/>
                  <w:marBottom w:val="0"/>
                  <w:divBdr>
                    <w:top w:val="none" w:sz="0" w:space="0" w:color="auto"/>
                    <w:left w:val="none" w:sz="0" w:space="0" w:color="auto"/>
                    <w:bottom w:val="none" w:sz="0" w:space="0" w:color="auto"/>
                    <w:right w:val="none" w:sz="0" w:space="0" w:color="auto"/>
                  </w:divBdr>
                </w:div>
                <w:div w:id="2029479942">
                  <w:marLeft w:val="0"/>
                  <w:marRight w:val="0"/>
                  <w:marTop w:val="0"/>
                  <w:marBottom w:val="0"/>
                  <w:divBdr>
                    <w:top w:val="none" w:sz="0" w:space="0" w:color="auto"/>
                    <w:left w:val="none" w:sz="0" w:space="0" w:color="auto"/>
                    <w:bottom w:val="none" w:sz="0" w:space="0" w:color="auto"/>
                    <w:right w:val="none" w:sz="0" w:space="0" w:color="auto"/>
                  </w:divBdr>
                </w:div>
                <w:div w:id="2079864388">
                  <w:marLeft w:val="0"/>
                  <w:marRight w:val="0"/>
                  <w:marTop w:val="0"/>
                  <w:marBottom w:val="0"/>
                  <w:divBdr>
                    <w:top w:val="none" w:sz="0" w:space="0" w:color="auto"/>
                    <w:left w:val="none" w:sz="0" w:space="0" w:color="auto"/>
                    <w:bottom w:val="none" w:sz="0" w:space="0" w:color="auto"/>
                    <w:right w:val="none" w:sz="0" w:space="0" w:color="auto"/>
                  </w:divBdr>
                </w:div>
                <w:div w:id="2131050377">
                  <w:marLeft w:val="0"/>
                  <w:marRight w:val="0"/>
                  <w:marTop w:val="0"/>
                  <w:marBottom w:val="0"/>
                  <w:divBdr>
                    <w:top w:val="none" w:sz="0" w:space="0" w:color="auto"/>
                    <w:left w:val="none" w:sz="0" w:space="0" w:color="auto"/>
                    <w:bottom w:val="none" w:sz="0" w:space="0" w:color="auto"/>
                    <w:right w:val="none" w:sz="0" w:space="0" w:color="auto"/>
                  </w:divBdr>
                </w:div>
              </w:divsChild>
            </w:div>
            <w:div w:id="2125609092">
              <w:marLeft w:val="0"/>
              <w:marRight w:val="0"/>
              <w:marTop w:val="0"/>
              <w:marBottom w:val="0"/>
              <w:divBdr>
                <w:top w:val="none" w:sz="0" w:space="0" w:color="auto"/>
                <w:left w:val="none" w:sz="0" w:space="0" w:color="auto"/>
                <w:bottom w:val="none" w:sz="0" w:space="0" w:color="auto"/>
                <w:right w:val="none" w:sz="0" w:space="0" w:color="auto"/>
              </w:divBdr>
            </w:div>
            <w:div w:id="2126579732">
              <w:marLeft w:val="0"/>
              <w:marRight w:val="0"/>
              <w:marTop w:val="0"/>
              <w:marBottom w:val="0"/>
              <w:divBdr>
                <w:top w:val="none" w:sz="0" w:space="0" w:color="auto"/>
                <w:left w:val="none" w:sz="0" w:space="0" w:color="auto"/>
                <w:bottom w:val="none" w:sz="0" w:space="0" w:color="auto"/>
                <w:right w:val="none" w:sz="0" w:space="0" w:color="auto"/>
              </w:divBdr>
            </w:div>
            <w:div w:id="2130472674">
              <w:marLeft w:val="0"/>
              <w:marRight w:val="0"/>
              <w:marTop w:val="0"/>
              <w:marBottom w:val="0"/>
              <w:divBdr>
                <w:top w:val="none" w:sz="0" w:space="0" w:color="auto"/>
                <w:left w:val="none" w:sz="0" w:space="0" w:color="auto"/>
                <w:bottom w:val="none" w:sz="0" w:space="0" w:color="auto"/>
                <w:right w:val="none" w:sz="0" w:space="0" w:color="auto"/>
              </w:divBdr>
            </w:div>
            <w:div w:id="2130663240">
              <w:marLeft w:val="0"/>
              <w:marRight w:val="0"/>
              <w:marTop w:val="0"/>
              <w:marBottom w:val="0"/>
              <w:divBdr>
                <w:top w:val="none" w:sz="0" w:space="0" w:color="auto"/>
                <w:left w:val="none" w:sz="0" w:space="0" w:color="auto"/>
                <w:bottom w:val="none" w:sz="0" w:space="0" w:color="auto"/>
                <w:right w:val="none" w:sz="0" w:space="0" w:color="auto"/>
              </w:divBdr>
            </w:div>
            <w:div w:id="2130783274">
              <w:marLeft w:val="0"/>
              <w:marRight w:val="0"/>
              <w:marTop w:val="0"/>
              <w:marBottom w:val="0"/>
              <w:divBdr>
                <w:top w:val="none" w:sz="0" w:space="0" w:color="auto"/>
                <w:left w:val="none" w:sz="0" w:space="0" w:color="auto"/>
                <w:bottom w:val="none" w:sz="0" w:space="0" w:color="auto"/>
                <w:right w:val="none" w:sz="0" w:space="0" w:color="auto"/>
              </w:divBdr>
            </w:div>
            <w:div w:id="2131119891">
              <w:marLeft w:val="0"/>
              <w:marRight w:val="0"/>
              <w:marTop w:val="0"/>
              <w:marBottom w:val="0"/>
              <w:divBdr>
                <w:top w:val="none" w:sz="0" w:space="0" w:color="auto"/>
                <w:left w:val="none" w:sz="0" w:space="0" w:color="auto"/>
                <w:bottom w:val="none" w:sz="0" w:space="0" w:color="auto"/>
                <w:right w:val="none" w:sz="0" w:space="0" w:color="auto"/>
              </w:divBdr>
            </w:div>
            <w:div w:id="2133555963">
              <w:marLeft w:val="0"/>
              <w:marRight w:val="0"/>
              <w:marTop w:val="0"/>
              <w:marBottom w:val="0"/>
              <w:divBdr>
                <w:top w:val="none" w:sz="0" w:space="0" w:color="auto"/>
                <w:left w:val="none" w:sz="0" w:space="0" w:color="auto"/>
                <w:bottom w:val="none" w:sz="0" w:space="0" w:color="auto"/>
                <w:right w:val="none" w:sz="0" w:space="0" w:color="auto"/>
              </w:divBdr>
            </w:div>
            <w:div w:id="2134669725">
              <w:marLeft w:val="0"/>
              <w:marRight w:val="0"/>
              <w:marTop w:val="0"/>
              <w:marBottom w:val="0"/>
              <w:divBdr>
                <w:top w:val="none" w:sz="0" w:space="0" w:color="auto"/>
                <w:left w:val="none" w:sz="0" w:space="0" w:color="auto"/>
                <w:bottom w:val="none" w:sz="0" w:space="0" w:color="auto"/>
                <w:right w:val="none" w:sz="0" w:space="0" w:color="auto"/>
              </w:divBdr>
            </w:div>
            <w:div w:id="2135905329">
              <w:marLeft w:val="0"/>
              <w:marRight w:val="0"/>
              <w:marTop w:val="0"/>
              <w:marBottom w:val="0"/>
              <w:divBdr>
                <w:top w:val="none" w:sz="0" w:space="0" w:color="auto"/>
                <w:left w:val="none" w:sz="0" w:space="0" w:color="auto"/>
                <w:bottom w:val="none" w:sz="0" w:space="0" w:color="auto"/>
                <w:right w:val="none" w:sz="0" w:space="0" w:color="auto"/>
              </w:divBdr>
            </w:div>
            <w:div w:id="2138375891">
              <w:marLeft w:val="0"/>
              <w:marRight w:val="0"/>
              <w:marTop w:val="0"/>
              <w:marBottom w:val="0"/>
              <w:divBdr>
                <w:top w:val="none" w:sz="0" w:space="0" w:color="auto"/>
                <w:left w:val="none" w:sz="0" w:space="0" w:color="auto"/>
                <w:bottom w:val="none" w:sz="0" w:space="0" w:color="auto"/>
                <w:right w:val="none" w:sz="0" w:space="0" w:color="auto"/>
              </w:divBdr>
            </w:div>
            <w:div w:id="2138914651">
              <w:marLeft w:val="0"/>
              <w:marRight w:val="0"/>
              <w:marTop w:val="0"/>
              <w:marBottom w:val="0"/>
              <w:divBdr>
                <w:top w:val="none" w:sz="0" w:space="0" w:color="auto"/>
                <w:left w:val="none" w:sz="0" w:space="0" w:color="auto"/>
                <w:bottom w:val="none" w:sz="0" w:space="0" w:color="auto"/>
                <w:right w:val="none" w:sz="0" w:space="0" w:color="auto"/>
              </w:divBdr>
            </w:div>
            <w:div w:id="2139058797">
              <w:marLeft w:val="0"/>
              <w:marRight w:val="0"/>
              <w:marTop w:val="0"/>
              <w:marBottom w:val="0"/>
              <w:divBdr>
                <w:top w:val="none" w:sz="0" w:space="0" w:color="auto"/>
                <w:left w:val="none" w:sz="0" w:space="0" w:color="auto"/>
                <w:bottom w:val="none" w:sz="0" w:space="0" w:color="auto"/>
                <w:right w:val="none" w:sz="0" w:space="0" w:color="auto"/>
              </w:divBdr>
            </w:div>
            <w:div w:id="2139645605">
              <w:marLeft w:val="0"/>
              <w:marRight w:val="0"/>
              <w:marTop w:val="0"/>
              <w:marBottom w:val="0"/>
              <w:divBdr>
                <w:top w:val="none" w:sz="0" w:space="0" w:color="auto"/>
                <w:left w:val="none" w:sz="0" w:space="0" w:color="auto"/>
                <w:bottom w:val="none" w:sz="0" w:space="0" w:color="auto"/>
                <w:right w:val="none" w:sz="0" w:space="0" w:color="auto"/>
              </w:divBdr>
            </w:div>
            <w:div w:id="2141804589">
              <w:marLeft w:val="0"/>
              <w:marRight w:val="0"/>
              <w:marTop w:val="0"/>
              <w:marBottom w:val="0"/>
              <w:divBdr>
                <w:top w:val="none" w:sz="0" w:space="0" w:color="auto"/>
                <w:left w:val="none" w:sz="0" w:space="0" w:color="auto"/>
                <w:bottom w:val="none" w:sz="0" w:space="0" w:color="auto"/>
                <w:right w:val="none" w:sz="0" w:space="0" w:color="auto"/>
              </w:divBdr>
            </w:div>
            <w:div w:id="2142376392">
              <w:marLeft w:val="0"/>
              <w:marRight w:val="0"/>
              <w:marTop w:val="0"/>
              <w:marBottom w:val="0"/>
              <w:divBdr>
                <w:top w:val="none" w:sz="0" w:space="0" w:color="auto"/>
                <w:left w:val="none" w:sz="0" w:space="0" w:color="auto"/>
                <w:bottom w:val="none" w:sz="0" w:space="0" w:color="auto"/>
                <w:right w:val="none" w:sz="0" w:space="0" w:color="auto"/>
              </w:divBdr>
            </w:div>
            <w:div w:id="21428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3711">
      <w:bodyDiv w:val="1"/>
      <w:marLeft w:val="0"/>
      <w:marRight w:val="0"/>
      <w:marTop w:val="0"/>
      <w:marBottom w:val="0"/>
      <w:divBdr>
        <w:top w:val="none" w:sz="0" w:space="0" w:color="auto"/>
        <w:left w:val="none" w:sz="0" w:space="0" w:color="auto"/>
        <w:bottom w:val="none" w:sz="0" w:space="0" w:color="auto"/>
        <w:right w:val="none" w:sz="0" w:space="0" w:color="auto"/>
      </w:divBdr>
      <w:divsChild>
        <w:div w:id="26684704">
          <w:marLeft w:val="0"/>
          <w:marRight w:val="0"/>
          <w:marTop w:val="0"/>
          <w:marBottom w:val="0"/>
          <w:divBdr>
            <w:top w:val="none" w:sz="0" w:space="0" w:color="auto"/>
            <w:left w:val="none" w:sz="0" w:space="0" w:color="auto"/>
            <w:bottom w:val="none" w:sz="0" w:space="0" w:color="auto"/>
            <w:right w:val="none" w:sz="0" w:space="0" w:color="auto"/>
          </w:divBdr>
        </w:div>
        <w:div w:id="33585238">
          <w:marLeft w:val="0"/>
          <w:marRight w:val="0"/>
          <w:marTop w:val="0"/>
          <w:marBottom w:val="0"/>
          <w:divBdr>
            <w:top w:val="none" w:sz="0" w:space="0" w:color="auto"/>
            <w:left w:val="none" w:sz="0" w:space="0" w:color="auto"/>
            <w:bottom w:val="none" w:sz="0" w:space="0" w:color="auto"/>
            <w:right w:val="none" w:sz="0" w:space="0" w:color="auto"/>
          </w:divBdr>
        </w:div>
        <w:div w:id="47850743">
          <w:marLeft w:val="0"/>
          <w:marRight w:val="0"/>
          <w:marTop w:val="0"/>
          <w:marBottom w:val="0"/>
          <w:divBdr>
            <w:top w:val="none" w:sz="0" w:space="0" w:color="auto"/>
            <w:left w:val="none" w:sz="0" w:space="0" w:color="auto"/>
            <w:bottom w:val="none" w:sz="0" w:space="0" w:color="auto"/>
            <w:right w:val="none" w:sz="0" w:space="0" w:color="auto"/>
          </w:divBdr>
        </w:div>
        <w:div w:id="171920717">
          <w:marLeft w:val="0"/>
          <w:marRight w:val="0"/>
          <w:marTop w:val="0"/>
          <w:marBottom w:val="0"/>
          <w:divBdr>
            <w:top w:val="none" w:sz="0" w:space="0" w:color="auto"/>
            <w:left w:val="none" w:sz="0" w:space="0" w:color="auto"/>
            <w:bottom w:val="none" w:sz="0" w:space="0" w:color="auto"/>
            <w:right w:val="none" w:sz="0" w:space="0" w:color="auto"/>
          </w:divBdr>
        </w:div>
        <w:div w:id="223568500">
          <w:marLeft w:val="0"/>
          <w:marRight w:val="0"/>
          <w:marTop w:val="0"/>
          <w:marBottom w:val="0"/>
          <w:divBdr>
            <w:top w:val="none" w:sz="0" w:space="0" w:color="auto"/>
            <w:left w:val="none" w:sz="0" w:space="0" w:color="auto"/>
            <w:bottom w:val="none" w:sz="0" w:space="0" w:color="auto"/>
            <w:right w:val="none" w:sz="0" w:space="0" w:color="auto"/>
          </w:divBdr>
        </w:div>
        <w:div w:id="239029192">
          <w:marLeft w:val="0"/>
          <w:marRight w:val="0"/>
          <w:marTop w:val="0"/>
          <w:marBottom w:val="0"/>
          <w:divBdr>
            <w:top w:val="none" w:sz="0" w:space="0" w:color="auto"/>
            <w:left w:val="none" w:sz="0" w:space="0" w:color="auto"/>
            <w:bottom w:val="none" w:sz="0" w:space="0" w:color="auto"/>
            <w:right w:val="none" w:sz="0" w:space="0" w:color="auto"/>
          </w:divBdr>
        </w:div>
        <w:div w:id="247884525">
          <w:marLeft w:val="0"/>
          <w:marRight w:val="0"/>
          <w:marTop w:val="0"/>
          <w:marBottom w:val="0"/>
          <w:divBdr>
            <w:top w:val="none" w:sz="0" w:space="0" w:color="auto"/>
            <w:left w:val="none" w:sz="0" w:space="0" w:color="auto"/>
            <w:bottom w:val="none" w:sz="0" w:space="0" w:color="auto"/>
            <w:right w:val="none" w:sz="0" w:space="0" w:color="auto"/>
          </w:divBdr>
        </w:div>
        <w:div w:id="248276775">
          <w:marLeft w:val="0"/>
          <w:marRight w:val="0"/>
          <w:marTop w:val="0"/>
          <w:marBottom w:val="0"/>
          <w:divBdr>
            <w:top w:val="none" w:sz="0" w:space="0" w:color="auto"/>
            <w:left w:val="none" w:sz="0" w:space="0" w:color="auto"/>
            <w:bottom w:val="none" w:sz="0" w:space="0" w:color="auto"/>
            <w:right w:val="none" w:sz="0" w:space="0" w:color="auto"/>
          </w:divBdr>
        </w:div>
        <w:div w:id="305549741">
          <w:marLeft w:val="0"/>
          <w:marRight w:val="0"/>
          <w:marTop w:val="0"/>
          <w:marBottom w:val="0"/>
          <w:divBdr>
            <w:top w:val="none" w:sz="0" w:space="0" w:color="auto"/>
            <w:left w:val="none" w:sz="0" w:space="0" w:color="auto"/>
            <w:bottom w:val="none" w:sz="0" w:space="0" w:color="auto"/>
            <w:right w:val="none" w:sz="0" w:space="0" w:color="auto"/>
          </w:divBdr>
        </w:div>
        <w:div w:id="312758265">
          <w:marLeft w:val="0"/>
          <w:marRight w:val="0"/>
          <w:marTop w:val="0"/>
          <w:marBottom w:val="0"/>
          <w:divBdr>
            <w:top w:val="none" w:sz="0" w:space="0" w:color="auto"/>
            <w:left w:val="none" w:sz="0" w:space="0" w:color="auto"/>
            <w:bottom w:val="none" w:sz="0" w:space="0" w:color="auto"/>
            <w:right w:val="none" w:sz="0" w:space="0" w:color="auto"/>
          </w:divBdr>
        </w:div>
        <w:div w:id="341736695">
          <w:marLeft w:val="0"/>
          <w:marRight w:val="0"/>
          <w:marTop w:val="0"/>
          <w:marBottom w:val="0"/>
          <w:divBdr>
            <w:top w:val="none" w:sz="0" w:space="0" w:color="auto"/>
            <w:left w:val="none" w:sz="0" w:space="0" w:color="auto"/>
            <w:bottom w:val="none" w:sz="0" w:space="0" w:color="auto"/>
            <w:right w:val="none" w:sz="0" w:space="0" w:color="auto"/>
          </w:divBdr>
        </w:div>
        <w:div w:id="358287267">
          <w:marLeft w:val="0"/>
          <w:marRight w:val="0"/>
          <w:marTop w:val="0"/>
          <w:marBottom w:val="0"/>
          <w:divBdr>
            <w:top w:val="none" w:sz="0" w:space="0" w:color="auto"/>
            <w:left w:val="none" w:sz="0" w:space="0" w:color="auto"/>
            <w:bottom w:val="none" w:sz="0" w:space="0" w:color="auto"/>
            <w:right w:val="none" w:sz="0" w:space="0" w:color="auto"/>
          </w:divBdr>
        </w:div>
        <w:div w:id="373193839">
          <w:marLeft w:val="0"/>
          <w:marRight w:val="0"/>
          <w:marTop w:val="0"/>
          <w:marBottom w:val="0"/>
          <w:divBdr>
            <w:top w:val="none" w:sz="0" w:space="0" w:color="auto"/>
            <w:left w:val="none" w:sz="0" w:space="0" w:color="auto"/>
            <w:bottom w:val="none" w:sz="0" w:space="0" w:color="auto"/>
            <w:right w:val="none" w:sz="0" w:space="0" w:color="auto"/>
          </w:divBdr>
        </w:div>
        <w:div w:id="382948685">
          <w:marLeft w:val="0"/>
          <w:marRight w:val="0"/>
          <w:marTop w:val="0"/>
          <w:marBottom w:val="0"/>
          <w:divBdr>
            <w:top w:val="none" w:sz="0" w:space="0" w:color="auto"/>
            <w:left w:val="none" w:sz="0" w:space="0" w:color="auto"/>
            <w:bottom w:val="none" w:sz="0" w:space="0" w:color="auto"/>
            <w:right w:val="none" w:sz="0" w:space="0" w:color="auto"/>
          </w:divBdr>
        </w:div>
        <w:div w:id="410977262">
          <w:marLeft w:val="0"/>
          <w:marRight w:val="0"/>
          <w:marTop w:val="0"/>
          <w:marBottom w:val="0"/>
          <w:divBdr>
            <w:top w:val="none" w:sz="0" w:space="0" w:color="auto"/>
            <w:left w:val="none" w:sz="0" w:space="0" w:color="auto"/>
            <w:bottom w:val="none" w:sz="0" w:space="0" w:color="auto"/>
            <w:right w:val="none" w:sz="0" w:space="0" w:color="auto"/>
          </w:divBdr>
        </w:div>
        <w:div w:id="468599591">
          <w:marLeft w:val="0"/>
          <w:marRight w:val="0"/>
          <w:marTop w:val="0"/>
          <w:marBottom w:val="0"/>
          <w:divBdr>
            <w:top w:val="none" w:sz="0" w:space="0" w:color="auto"/>
            <w:left w:val="none" w:sz="0" w:space="0" w:color="auto"/>
            <w:bottom w:val="none" w:sz="0" w:space="0" w:color="auto"/>
            <w:right w:val="none" w:sz="0" w:space="0" w:color="auto"/>
          </w:divBdr>
        </w:div>
        <w:div w:id="475298812">
          <w:marLeft w:val="0"/>
          <w:marRight w:val="0"/>
          <w:marTop w:val="0"/>
          <w:marBottom w:val="0"/>
          <w:divBdr>
            <w:top w:val="none" w:sz="0" w:space="0" w:color="auto"/>
            <w:left w:val="none" w:sz="0" w:space="0" w:color="auto"/>
            <w:bottom w:val="none" w:sz="0" w:space="0" w:color="auto"/>
            <w:right w:val="none" w:sz="0" w:space="0" w:color="auto"/>
          </w:divBdr>
        </w:div>
        <w:div w:id="522785145">
          <w:marLeft w:val="0"/>
          <w:marRight w:val="0"/>
          <w:marTop w:val="0"/>
          <w:marBottom w:val="0"/>
          <w:divBdr>
            <w:top w:val="none" w:sz="0" w:space="0" w:color="auto"/>
            <w:left w:val="none" w:sz="0" w:space="0" w:color="auto"/>
            <w:bottom w:val="none" w:sz="0" w:space="0" w:color="auto"/>
            <w:right w:val="none" w:sz="0" w:space="0" w:color="auto"/>
          </w:divBdr>
        </w:div>
        <w:div w:id="556891284">
          <w:marLeft w:val="0"/>
          <w:marRight w:val="0"/>
          <w:marTop w:val="0"/>
          <w:marBottom w:val="0"/>
          <w:divBdr>
            <w:top w:val="none" w:sz="0" w:space="0" w:color="auto"/>
            <w:left w:val="none" w:sz="0" w:space="0" w:color="auto"/>
            <w:bottom w:val="none" w:sz="0" w:space="0" w:color="auto"/>
            <w:right w:val="none" w:sz="0" w:space="0" w:color="auto"/>
          </w:divBdr>
        </w:div>
        <w:div w:id="558177936">
          <w:marLeft w:val="0"/>
          <w:marRight w:val="0"/>
          <w:marTop w:val="0"/>
          <w:marBottom w:val="0"/>
          <w:divBdr>
            <w:top w:val="none" w:sz="0" w:space="0" w:color="auto"/>
            <w:left w:val="none" w:sz="0" w:space="0" w:color="auto"/>
            <w:bottom w:val="none" w:sz="0" w:space="0" w:color="auto"/>
            <w:right w:val="none" w:sz="0" w:space="0" w:color="auto"/>
          </w:divBdr>
        </w:div>
        <w:div w:id="617832281">
          <w:marLeft w:val="0"/>
          <w:marRight w:val="0"/>
          <w:marTop w:val="0"/>
          <w:marBottom w:val="0"/>
          <w:divBdr>
            <w:top w:val="none" w:sz="0" w:space="0" w:color="auto"/>
            <w:left w:val="none" w:sz="0" w:space="0" w:color="auto"/>
            <w:bottom w:val="none" w:sz="0" w:space="0" w:color="auto"/>
            <w:right w:val="none" w:sz="0" w:space="0" w:color="auto"/>
          </w:divBdr>
        </w:div>
        <w:div w:id="620890680">
          <w:marLeft w:val="0"/>
          <w:marRight w:val="0"/>
          <w:marTop w:val="0"/>
          <w:marBottom w:val="0"/>
          <w:divBdr>
            <w:top w:val="none" w:sz="0" w:space="0" w:color="auto"/>
            <w:left w:val="none" w:sz="0" w:space="0" w:color="auto"/>
            <w:bottom w:val="none" w:sz="0" w:space="0" w:color="auto"/>
            <w:right w:val="none" w:sz="0" w:space="0" w:color="auto"/>
          </w:divBdr>
        </w:div>
        <w:div w:id="637034582">
          <w:marLeft w:val="0"/>
          <w:marRight w:val="0"/>
          <w:marTop w:val="0"/>
          <w:marBottom w:val="0"/>
          <w:divBdr>
            <w:top w:val="none" w:sz="0" w:space="0" w:color="auto"/>
            <w:left w:val="none" w:sz="0" w:space="0" w:color="auto"/>
            <w:bottom w:val="none" w:sz="0" w:space="0" w:color="auto"/>
            <w:right w:val="none" w:sz="0" w:space="0" w:color="auto"/>
          </w:divBdr>
        </w:div>
        <w:div w:id="640690230">
          <w:marLeft w:val="0"/>
          <w:marRight w:val="0"/>
          <w:marTop w:val="0"/>
          <w:marBottom w:val="0"/>
          <w:divBdr>
            <w:top w:val="none" w:sz="0" w:space="0" w:color="auto"/>
            <w:left w:val="none" w:sz="0" w:space="0" w:color="auto"/>
            <w:bottom w:val="none" w:sz="0" w:space="0" w:color="auto"/>
            <w:right w:val="none" w:sz="0" w:space="0" w:color="auto"/>
          </w:divBdr>
        </w:div>
        <w:div w:id="664940439">
          <w:marLeft w:val="0"/>
          <w:marRight w:val="0"/>
          <w:marTop w:val="0"/>
          <w:marBottom w:val="0"/>
          <w:divBdr>
            <w:top w:val="none" w:sz="0" w:space="0" w:color="auto"/>
            <w:left w:val="none" w:sz="0" w:space="0" w:color="auto"/>
            <w:bottom w:val="none" w:sz="0" w:space="0" w:color="auto"/>
            <w:right w:val="none" w:sz="0" w:space="0" w:color="auto"/>
          </w:divBdr>
        </w:div>
        <w:div w:id="697120253">
          <w:marLeft w:val="0"/>
          <w:marRight w:val="0"/>
          <w:marTop w:val="0"/>
          <w:marBottom w:val="0"/>
          <w:divBdr>
            <w:top w:val="none" w:sz="0" w:space="0" w:color="auto"/>
            <w:left w:val="none" w:sz="0" w:space="0" w:color="auto"/>
            <w:bottom w:val="none" w:sz="0" w:space="0" w:color="auto"/>
            <w:right w:val="none" w:sz="0" w:space="0" w:color="auto"/>
          </w:divBdr>
        </w:div>
        <w:div w:id="713433937">
          <w:marLeft w:val="0"/>
          <w:marRight w:val="0"/>
          <w:marTop w:val="0"/>
          <w:marBottom w:val="0"/>
          <w:divBdr>
            <w:top w:val="none" w:sz="0" w:space="0" w:color="auto"/>
            <w:left w:val="none" w:sz="0" w:space="0" w:color="auto"/>
            <w:bottom w:val="none" w:sz="0" w:space="0" w:color="auto"/>
            <w:right w:val="none" w:sz="0" w:space="0" w:color="auto"/>
          </w:divBdr>
        </w:div>
        <w:div w:id="720251102">
          <w:marLeft w:val="0"/>
          <w:marRight w:val="0"/>
          <w:marTop w:val="0"/>
          <w:marBottom w:val="0"/>
          <w:divBdr>
            <w:top w:val="none" w:sz="0" w:space="0" w:color="auto"/>
            <w:left w:val="none" w:sz="0" w:space="0" w:color="auto"/>
            <w:bottom w:val="none" w:sz="0" w:space="0" w:color="auto"/>
            <w:right w:val="none" w:sz="0" w:space="0" w:color="auto"/>
          </w:divBdr>
        </w:div>
        <w:div w:id="738552794">
          <w:marLeft w:val="0"/>
          <w:marRight w:val="0"/>
          <w:marTop w:val="0"/>
          <w:marBottom w:val="0"/>
          <w:divBdr>
            <w:top w:val="none" w:sz="0" w:space="0" w:color="auto"/>
            <w:left w:val="none" w:sz="0" w:space="0" w:color="auto"/>
            <w:bottom w:val="none" w:sz="0" w:space="0" w:color="auto"/>
            <w:right w:val="none" w:sz="0" w:space="0" w:color="auto"/>
          </w:divBdr>
        </w:div>
        <w:div w:id="781723822">
          <w:marLeft w:val="0"/>
          <w:marRight w:val="0"/>
          <w:marTop w:val="0"/>
          <w:marBottom w:val="0"/>
          <w:divBdr>
            <w:top w:val="none" w:sz="0" w:space="0" w:color="auto"/>
            <w:left w:val="none" w:sz="0" w:space="0" w:color="auto"/>
            <w:bottom w:val="none" w:sz="0" w:space="0" w:color="auto"/>
            <w:right w:val="none" w:sz="0" w:space="0" w:color="auto"/>
          </w:divBdr>
        </w:div>
        <w:div w:id="783694201">
          <w:marLeft w:val="0"/>
          <w:marRight w:val="0"/>
          <w:marTop w:val="0"/>
          <w:marBottom w:val="0"/>
          <w:divBdr>
            <w:top w:val="none" w:sz="0" w:space="0" w:color="auto"/>
            <w:left w:val="none" w:sz="0" w:space="0" w:color="auto"/>
            <w:bottom w:val="none" w:sz="0" w:space="0" w:color="auto"/>
            <w:right w:val="none" w:sz="0" w:space="0" w:color="auto"/>
          </w:divBdr>
        </w:div>
        <w:div w:id="802776188">
          <w:marLeft w:val="0"/>
          <w:marRight w:val="0"/>
          <w:marTop w:val="0"/>
          <w:marBottom w:val="0"/>
          <w:divBdr>
            <w:top w:val="none" w:sz="0" w:space="0" w:color="auto"/>
            <w:left w:val="none" w:sz="0" w:space="0" w:color="auto"/>
            <w:bottom w:val="none" w:sz="0" w:space="0" w:color="auto"/>
            <w:right w:val="none" w:sz="0" w:space="0" w:color="auto"/>
          </w:divBdr>
        </w:div>
        <w:div w:id="820078717">
          <w:marLeft w:val="0"/>
          <w:marRight w:val="0"/>
          <w:marTop w:val="0"/>
          <w:marBottom w:val="0"/>
          <w:divBdr>
            <w:top w:val="none" w:sz="0" w:space="0" w:color="auto"/>
            <w:left w:val="none" w:sz="0" w:space="0" w:color="auto"/>
            <w:bottom w:val="none" w:sz="0" w:space="0" w:color="auto"/>
            <w:right w:val="none" w:sz="0" w:space="0" w:color="auto"/>
          </w:divBdr>
        </w:div>
        <w:div w:id="832456947">
          <w:marLeft w:val="0"/>
          <w:marRight w:val="0"/>
          <w:marTop w:val="0"/>
          <w:marBottom w:val="0"/>
          <w:divBdr>
            <w:top w:val="none" w:sz="0" w:space="0" w:color="auto"/>
            <w:left w:val="none" w:sz="0" w:space="0" w:color="auto"/>
            <w:bottom w:val="none" w:sz="0" w:space="0" w:color="auto"/>
            <w:right w:val="none" w:sz="0" w:space="0" w:color="auto"/>
          </w:divBdr>
        </w:div>
        <w:div w:id="868564459">
          <w:marLeft w:val="0"/>
          <w:marRight w:val="0"/>
          <w:marTop w:val="0"/>
          <w:marBottom w:val="0"/>
          <w:divBdr>
            <w:top w:val="none" w:sz="0" w:space="0" w:color="auto"/>
            <w:left w:val="none" w:sz="0" w:space="0" w:color="auto"/>
            <w:bottom w:val="none" w:sz="0" w:space="0" w:color="auto"/>
            <w:right w:val="none" w:sz="0" w:space="0" w:color="auto"/>
          </w:divBdr>
        </w:div>
        <w:div w:id="968439819">
          <w:marLeft w:val="0"/>
          <w:marRight w:val="0"/>
          <w:marTop w:val="0"/>
          <w:marBottom w:val="0"/>
          <w:divBdr>
            <w:top w:val="none" w:sz="0" w:space="0" w:color="auto"/>
            <w:left w:val="none" w:sz="0" w:space="0" w:color="auto"/>
            <w:bottom w:val="none" w:sz="0" w:space="0" w:color="auto"/>
            <w:right w:val="none" w:sz="0" w:space="0" w:color="auto"/>
          </w:divBdr>
        </w:div>
        <w:div w:id="984239670">
          <w:marLeft w:val="0"/>
          <w:marRight w:val="0"/>
          <w:marTop w:val="0"/>
          <w:marBottom w:val="0"/>
          <w:divBdr>
            <w:top w:val="none" w:sz="0" w:space="0" w:color="auto"/>
            <w:left w:val="none" w:sz="0" w:space="0" w:color="auto"/>
            <w:bottom w:val="none" w:sz="0" w:space="0" w:color="auto"/>
            <w:right w:val="none" w:sz="0" w:space="0" w:color="auto"/>
          </w:divBdr>
        </w:div>
        <w:div w:id="1002004102">
          <w:marLeft w:val="0"/>
          <w:marRight w:val="0"/>
          <w:marTop w:val="0"/>
          <w:marBottom w:val="0"/>
          <w:divBdr>
            <w:top w:val="none" w:sz="0" w:space="0" w:color="auto"/>
            <w:left w:val="none" w:sz="0" w:space="0" w:color="auto"/>
            <w:bottom w:val="none" w:sz="0" w:space="0" w:color="auto"/>
            <w:right w:val="none" w:sz="0" w:space="0" w:color="auto"/>
          </w:divBdr>
        </w:div>
        <w:div w:id="1027291869">
          <w:marLeft w:val="0"/>
          <w:marRight w:val="0"/>
          <w:marTop w:val="0"/>
          <w:marBottom w:val="0"/>
          <w:divBdr>
            <w:top w:val="none" w:sz="0" w:space="0" w:color="auto"/>
            <w:left w:val="none" w:sz="0" w:space="0" w:color="auto"/>
            <w:bottom w:val="none" w:sz="0" w:space="0" w:color="auto"/>
            <w:right w:val="none" w:sz="0" w:space="0" w:color="auto"/>
          </w:divBdr>
        </w:div>
        <w:div w:id="1072195228">
          <w:marLeft w:val="0"/>
          <w:marRight w:val="0"/>
          <w:marTop w:val="0"/>
          <w:marBottom w:val="0"/>
          <w:divBdr>
            <w:top w:val="none" w:sz="0" w:space="0" w:color="auto"/>
            <w:left w:val="none" w:sz="0" w:space="0" w:color="auto"/>
            <w:bottom w:val="none" w:sz="0" w:space="0" w:color="auto"/>
            <w:right w:val="none" w:sz="0" w:space="0" w:color="auto"/>
          </w:divBdr>
        </w:div>
        <w:div w:id="1075276435">
          <w:marLeft w:val="0"/>
          <w:marRight w:val="0"/>
          <w:marTop w:val="0"/>
          <w:marBottom w:val="0"/>
          <w:divBdr>
            <w:top w:val="none" w:sz="0" w:space="0" w:color="auto"/>
            <w:left w:val="none" w:sz="0" w:space="0" w:color="auto"/>
            <w:bottom w:val="none" w:sz="0" w:space="0" w:color="auto"/>
            <w:right w:val="none" w:sz="0" w:space="0" w:color="auto"/>
          </w:divBdr>
        </w:div>
        <w:div w:id="1083798970">
          <w:marLeft w:val="0"/>
          <w:marRight w:val="0"/>
          <w:marTop w:val="0"/>
          <w:marBottom w:val="0"/>
          <w:divBdr>
            <w:top w:val="none" w:sz="0" w:space="0" w:color="auto"/>
            <w:left w:val="none" w:sz="0" w:space="0" w:color="auto"/>
            <w:bottom w:val="none" w:sz="0" w:space="0" w:color="auto"/>
            <w:right w:val="none" w:sz="0" w:space="0" w:color="auto"/>
          </w:divBdr>
        </w:div>
        <w:div w:id="1088501062">
          <w:marLeft w:val="0"/>
          <w:marRight w:val="0"/>
          <w:marTop w:val="0"/>
          <w:marBottom w:val="0"/>
          <w:divBdr>
            <w:top w:val="none" w:sz="0" w:space="0" w:color="auto"/>
            <w:left w:val="none" w:sz="0" w:space="0" w:color="auto"/>
            <w:bottom w:val="none" w:sz="0" w:space="0" w:color="auto"/>
            <w:right w:val="none" w:sz="0" w:space="0" w:color="auto"/>
          </w:divBdr>
        </w:div>
        <w:div w:id="1096637505">
          <w:marLeft w:val="0"/>
          <w:marRight w:val="0"/>
          <w:marTop w:val="0"/>
          <w:marBottom w:val="0"/>
          <w:divBdr>
            <w:top w:val="none" w:sz="0" w:space="0" w:color="auto"/>
            <w:left w:val="none" w:sz="0" w:space="0" w:color="auto"/>
            <w:bottom w:val="none" w:sz="0" w:space="0" w:color="auto"/>
            <w:right w:val="none" w:sz="0" w:space="0" w:color="auto"/>
          </w:divBdr>
        </w:div>
        <w:div w:id="1100953852">
          <w:marLeft w:val="0"/>
          <w:marRight w:val="0"/>
          <w:marTop w:val="0"/>
          <w:marBottom w:val="0"/>
          <w:divBdr>
            <w:top w:val="none" w:sz="0" w:space="0" w:color="auto"/>
            <w:left w:val="none" w:sz="0" w:space="0" w:color="auto"/>
            <w:bottom w:val="none" w:sz="0" w:space="0" w:color="auto"/>
            <w:right w:val="none" w:sz="0" w:space="0" w:color="auto"/>
          </w:divBdr>
        </w:div>
        <w:div w:id="1111244249">
          <w:marLeft w:val="0"/>
          <w:marRight w:val="0"/>
          <w:marTop w:val="0"/>
          <w:marBottom w:val="0"/>
          <w:divBdr>
            <w:top w:val="none" w:sz="0" w:space="0" w:color="auto"/>
            <w:left w:val="none" w:sz="0" w:space="0" w:color="auto"/>
            <w:bottom w:val="none" w:sz="0" w:space="0" w:color="auto"/>
            <w:right w:val="none" w:sz="0" w:space="0" w:color="auto"/>
          </w:divBdr>
        </w:div>
        <w:div w:id="1153721560">
          <w:marLeft w:val="0"/>
          <w:marRight w:val="0"/>
          <w:marTop w:val="0"/>
          <w:marBottom w:val="0"/>
          <w:divBdr>
            <w:top w:val="none" w:sz="0" w:space="0" w:color="auto"/>
            <w:left w:val="none" w:sz="0" w:space="0" w:color="auto"/>
            <w:bottom w:val="none" w:sz="0" w:space="0" w:color="auto"/>
            <w:right w:val="none" w:sz="0" w:space="0" w:color="auto"/>
          </w:divBdr>
        </w:div>
        <w:div w:id="1159225499">
          <w:marLeft w:val="0"/>
          <w:marRight w:val="0"/>
          <w:marTop w:val="0"/>
          <w:marBottom w:val="0"/>
          <w:divBdr>
            <w:top w:val="none" w:sz="0" w:space="0" w:color="auto"/>
            <w:left w:val="none" w:sz="0" w:space="0" w:color="auto"/>
            <w:bottom w:val="none" w:sz="0" w:space="0" w:color="auto"/>
            <w:right w:val="none" w:sz="0" w:space="0" w:color="auto"/>
          </w:divBdr>
        </w:div>
        <w:div w:id="1159270308">
          <w:marLeft w:val="0"/>
          <w:marRight w:val="0"/>
          <w:marTop w:val="0"/>
          <w:marBottom w:val="0"/>
          <w:divBdr>
            <w:top w:val="none" w:sz="0" w:space="0" w:color="auto"/>
            <w:left w:val="none" w:sz="0" w:space="0" w:color="auto"/>
            <w:bottom w:val="none" w:sz="0" w:space="0" w:color="auto"/>
            <w:right w:val="none" w:sz="0" w:space="0" w:color="auto"/>
          </w:divBdr>
        </w:div>
        <w:div w:id="1164051934">
          <w:marLeft w:val="0"/>
          <w:marRight w:val="0"/>
          <w:marTop w:val="0"/>
          <w:marBottom w:val="0"/>
          <w:divBdr>
            <w:top w:val="none" w:sz="0" w:space="0" w:color="auto"/>
            <w:left w:val="none" w:sz="0" w:space="0" w:color="auto"/>
            <w:bottom w:val="none" w:sz="0" w:space="0" w:color="auto"/>
            <w:right w:val="none" w:sz="0" w:space="0" w:color="auto"/>
          </w:divBdr>
        </w:div>
        <w:div w:id="1204101506">
          <w:marLeft w:val="0"/>
          <w:marRight w:val="0"/>
          <w:marTop w:val="0"/>
          <w:marBottom w:val="0"/>
          <w:divBdr>
            <w:top w:val="none" w:sz="0" w:space="0" w:color="auto"/>
            <w:left w:val="none" w:sz="0" w:space="0" w:color="auto"/>
            <w:bottom w:val="none" w:sz="0" w:space="0" w:color="auto"/>
            <w:right w:val="none" w:sz="0" w:space="0" w:color="auto"/>
          </w:divBdr>
        </w:div>
        <w:div w:id="1288272762">
          <w:marLeft w:val="0"/>
          <w:marRight w:val="0"/>
          <w:marTop w:val="0"/>
          <w:marBottom w:val="0"/>
          <w:divBdr>
            <w:top w:val="none" w:sz="0" w:space="0" w:color="auto"/>
            <w:left w:val="none" w:sz="0" w:space="0" w:color="auto"/>
            <w:bottom w:val="none" w:sz="0" w:space="0" w:color="auto"/>
            <w:right w:val="none" w:sz="0" w:space="0" w:color="auto"/>
          </w:divBdr>
        </w:div>
        <w:div w:id="1318537788">
          <w:marLeft w:val="0"/>
          <w:marRight w:val="0"/>
          <w:marTop w:val="0"/>
          <w:marBottom w:val="0"/>
          <w:divBdr>
            <w:top w:val="none" w:sz="0" w:space="0" w:color="auto"/>
            <w:left w:val="none" w:sz="0" w:space="0" w:color="auto"/>
            <w:bottom w:val="none" w:sz="0" w:space="0" w:color="auto"/>
            <w:right w:val="none" w:sz="0" w:space="0" w:color="auto"/>
          </w:divBdr>
        </w:div>
        <w:div w:id="1325234310">
          <w:marLeft w:val="0"/>
          <w:marRight w:val="0"/>
          <w:marTop w:val="0"/>
          <w:marBottom w:val="0"/>
          <w:divBdr>
            <w:top w:val="none" w:sz="0" w:space="0" w:color="auto"/>
            <w:left w:val="none" w:sz="0" w:space="0" w:color="auto"/>
            <w:bottom w:val="none" w:sz="0" w:space="0" w:color="auto"/>
            <w:right w:val="none" w:sz="0" w:space="0" w:color="auto"/>
          </w:divBdr>
        </w:div>
        <w:div w:id="1366828456">
          <w:marLeft w:val="0"/>
          <w:marRight w:val="0"/>
          <w:marTop w:val="0"/>
          <w:marBottom w:val="0"/>
          <w:divBdr>
            <w:top w:val="none" w:sz="0" w:space="0" w:color="auto"/>
            <w:left w:val="none" w:sz="0" w:space="0" w:color="auto"/>
            <w:bottom w:val="none" w:sz="0" w:space="0" w:color="auto"/>
            <w:right w:val="none" w:sz="0" w:space="0" w:color="auto"/>
          </w:divBdr>
        </w:div>
        <w:div w:id="1405302691">
          <w:marLeft w:val="0"/>
          <w:marRight w:val="0"/>
          <w:marTop w:val="0"/>
          <w:marBottom w:val="0"/>
          <w:divBdr>
            <w:top w:val="none" w:sz="0" w:space="0" w:color="auto"/>
            <w:left w:val="none" w:sz="0" w:space="0" w:color="auto"/>
            <w:bottom w:val="none" w:sz="0" w:space="0" w:color="auto"/>
            <w:right w:val="none" w:sz="0" w:space="0" w:color="auto"/>
          </w:divBdr>
        </w:div>
        <w:div w:id="1484155795">
          <w:marLeft w:val="0"/>
          <w:marRight w:val="0"/>
          <w:marTop w:val="0"/>
          <w:marBottom w:val="0"/>
          <w:divBdr>
            <w:top w:val="none" w:sz="0" w:space="0" w:color="auto"/>
            <w:left w:val="none" w:sz="0" w:space="0" w:color="auto"/>
            <w:bottom w:val="none" w:sz="0" w:space="0" w:color="auto"/>
            <w:right w:val="none" w:sz="0" w:space="0" w:color="auto"/>
          </w:divBdr>
        </w:div>
        <w:div w:id="1540892910">
          <w:marLeft w:val="0"/>
          <w:marRight w:val="0"/>
          <w:marTop w:val="0"/>
          <w:marBottom w:val="0"/>
          <w:divBdr>
            <w:top w:val="none" w:sz="0" w:space="0" w:color="auto"/>
            <w:left w:val="none" w:sz="0" w:space="0" w:color="auto"/>
            <w:bottom w:val="none" w:sz="0" w:space="0" w:color="auto"/>
            <w:right w:val="none" w:sz="0" w:space="0" w:color="auto"/>
          </w:divBdr>
        </w:div>
        <w:div w:id="1580795619">
          <w:marLeft w:val="0"/>
          <w:marRight w:val="0"/>
          <w:marTop w:val="0"/>
          <w:marBottom w:val="0"/>
          <w:divBdr>
            <w:top w:val="none" w:sz="0" w:space="0" w:color="auto"/>
            <w:left w:val="none" w:sz="0" w:space="0" w:color="auto"/>
            <w:bottom w:val="none" w:sz="0" w:space="0" w:color="auto"/>
            <w:right w:val="none" w:sz="0" w:space="0" w:color="auto"/>
          </w:divBdr>
        </w:div>
        <w:div w:id="1598052830">
          <w:marLeft w:val="0"/>
          <w:marRight w:val="0"/>
          <w:marTop w:val="0"/>
          <w:marBottom w:val="0"/>
          <w:divBdr>
            <w:top w:val="none" w:sz="0" w:space="0" w:color="auto"/>
            <w:left w:val="none" w:sz="0" w:space="0" w:color="auto"/>
            <w:bottom w:val="none" w:sz="0" w:space="0" w:color="auto"/>
            <w:right w:val="none" w:sz="0" w:space="0" w:color="auto"/>
          </w:divBdr>
        </w:div>
        <w:div w:id="1629387012">
          <w:marLeft w:val="0"/>
          <w:marRight w:val="0"/>
          <w:marTop w:val="0"/>
          <w:marBottom w:val="0"/>
          <w:divBdr>
            <w:top w:val="none" w:sz="0" w:space="0" w:color="auto"/>
            <w:left w:val="none" w:sz="0" w:space="0" w:color="auto"/>
            <w:bottom w:val="none" w:sz="0" w:space="0" w:color="auto"/>
            <w:right w:val="none" w:sz="0" w:space="0" w:color="auto"/>
          </w:divBdr>
        </w:div>
        <w:div w:id="1644003295">
          <w:marLeft w:val="0"/>
          <w:marRight w:val="0"/>
          <w:marTop w:val="0"/>
          <w:marBottom w:val="0"/>
          <w:divBdr>
            <w:top w:val="none" w:sz="0" w:space="0" w:color="auto"/>
            <w:left w:val="none" w:sz="0" w:space="0" w:color="auto"/>
            <w:bottom w:val="none" w:sz="0" w:space="0" w:color="auto"/>
            <w:right w:val="none" w:sz="0" w:space="0" w:color="auto"/>
          </w:divBdr>
        </w:div>
        <w:div w:id="1825900012">
          <w:marLeft w:val="0"/>
          <w:marRight w:val="0"/>
          <w:marTop w:val="0"/>
          <w:marBottom w:val="0"/>
          <w:divBdr>
            <w:top w:val="none" w:sz="0" w:space="0" w:color="auto"/>
            <w:left w:val="none" w:sz="0" w:space="0" w:color="auto"/>
            <w:bottom w:val="none" w:sz="0" w:space="0" w:color="auto"/>
            <w:right w:val="none" w:sz="0" w:space="0" w:color="auto"/>
          </w:divBdr>
        </w:div>
        <w:div w:id="1900286101">
          <w:marLeft w:val="0"/>
          <w:marRight w:val="0"/>
          <w:marTop w:val="0"/>
          <w:marBottom w:val="0"/>
          <w:divBdr>
            <w:top w:val="none" w:sz="0" w:space="0" w:color="auto"/>
            <w:left w:val="none" w:sz="0" w:space="0" w:color="auto"/>
            <w:bottom w:val="none" w:sz="0" w:space="0" w:color="auto"/>
            <w:right w:val="none" w:sz="0" w:space="0" w:color="auto"/>
          </w:divBdr>
        </w:div>
        <w:div w:id="1917664892">
          <w:marLeft w:val="0"/>
          <w:marRight w:val="0"/>
          <w:marTop w:val="0"/>
          <w:marBottom w:val="0"/>
          <w:divBdr>
            <w:top w:val="none" w:sz="0" w:space="0" w:color="auto"/>
            <w:left w:val="none" w:sz="0" w:space="0" w:color="auto"/>
            <w:bottom w:val="none" w:sz="0" w:space="0" w:color="auto"/>
            <w:right w:val="none" w:sz="0" w:space="0" w:color="auto"/>
          </w:divBdr>
        </w:div>
        <w:div w:id="1972010466">
          <w:marLeft w:val="0"/>
          <w:marRight w:val="0"/>
          <w:marTop w:val="0"/>
          <w:marBottom w:val="0"/>
          <w:divBdr>
            <w:top w:val="none" w:sz="0" w:space="0" w:color="auto"/>
            <w:left w:val="none" w:sz="0" w:space="0" w:color="auto"/>
            <w:bottom w:val="none" w:sz="0" w:space="0" w:color="auto"/>
            <w:right w:val="none" w:sz="0" w:space="0" w:color="auto"/>
          </w:divBdr>
        </w:div>
        <w:div w:id="2054769021">
          <w:marLeft w:val="0"/>
          <w:marRight w:val="0"/>
          <w:marTop w:val="0"/>
          <w:marBottom w:val="0"/>
          <w:divBdr>
            <w:top w:val="none" w:sz="0" w:space="0" w:color="auto"/>
            <w:left w:val="none" w:sz="0" w:space="0" w:color="auto"/>
            <w:bottom w:val="none" w:sz="0" w:space="0" w:color="auto"/>
            <w:right w:val="none" w:sz="0" w:space="0" w:color="auto"/>
          </w:divBdr>
        </w:div>
        <w:div w:id="2084181388">
          <w:marLeft w:val="0"/>
          <w:marRight w:val="0"/>
          <w:marTop w:val="0"/>
          <w:marBottom w:val="0"/>
          <w:divBdr>
            <w:top w:val="none" w:sz="0" w:space="0" w:color="auto"/>
            <w:left w:val="none" w:sz="0" w:space="0" w:color="auto"/>
            <w:bottom w:val="none" w:sz="0" w:space="0" w:color="auto"/>
            <w:right w:val="none" w:sz="0" w:space="0" w:color="auto"/>
          </w:divBdr>
        </w:div>
        <w:div w:id="2090806953">
          <w:marLeft w:val="0"/>
          <w:marRight w:val="0"/>
          <w:marTop w:val="0"/>
          <w:marBottom w:val="0"/>
          <w:divBdr>
            <w:top w:val="none" w:sz="0" w:space="0" w:color="auto"/>
            <w:left w:val="none" w:sz="0" w:space="0" w:color="auto"/>
            <w:bottom w:val="none" w:sz="0" w:space="0" w:color="auto"/>
            <w:right w:val="none" w:sz="0" w:space="0" w:color="auto"/>
          </w:divBdr>
        </w:div>
        <w:div w:id="2098477324">
          <w:marLeft w:val="0"/>
          <w:marRight w:val="0"/>
          <w:marTop w:val="0"/>
          <w:marBottom w:val="0"/>
          <w:divBdr>
            <w:top w:val="none" w:sz="0" w:space="0" w:color="auto"/>
            <w:left w:val="none" w:sz="0" w:space="0" w:color="auto"/>
            <w:bottom w:val="none" w:sz="0" w:space="0" w:color="auto"/>
            <w:right w:val="none" w:sz="0" w:space="0" w:color="auto"/>
          </w:divBdr>
        </w:div>
        <w:div w:id="2129085165">
          <w:marLeft w:val="0"/>
          <w:marRight w:val="0"/>
          <w:marTop w:val="0"/>
          <w:marBottom w:val="0"/>
          <w:divBdr>
            <w:top w:val="none" w:sz="0" w:space="0" w:color="auto"/>
            <w:left w:val="none" w:sz="0" w:space="0" w:color="auto"/>
            <w:bottom w:val="none" w:sz="0" w:space="0" w:color="auto"/>
            <w:right w:val="none" w:sz="0" w:space="0" w:color="auto"/>
          </w:divBdr>
        </w:div>
      </w:divsChild>
    </w:div>
    <w:div w:id="922254001">
      <w:bodyDiv w:val="1"/>
      <w:marLeft w:val="0"/>
      <w:marRight w:val="0"/>
      <w:marTop w:val="0"/>
      <w:marBottom w:val="0"/>
      <w:divBdr>
        <w:top w:val="none" w:sz="0" w:space="0" w:color="auto"/>
        <w:left w:val="none" w:sz="0" w:space="0" w:color="auto"/>
        <w:bottom w:val="none" w:sz="0" w:space="0" w:color="auto"/>
        <w:right w:val="none" w:sz="0" w:space="0" w:color="auto"/>
      </w:divBdr>
      <w:divsChild>
        <w:div w:id="1429040916">
          <w:marLeft w:val="0"/>
          <w:marRight w:val="0"/>
          <w:marTop w:val="0"/>
          <w:marBottom w:val="0"/>
          <w:divBdr>
            <w:top w:val="none" w:sz="0" w:space="0" w:color="auto"/>
            <w:left w:val="none" w:sz="0" w:space="0" w:color="auto"/>
            <w:bottom w:val="none" w:sz="0" w:space="0" w:color="auto"/>
            <w:right w:val="none" w:sz="0" w:space="0" w:color="auto"/>
          </w:divBdr>
          <w:divsChild>
            <w:div w:id="745495285">
              <w:marLeft w:val="0"/>
              <w:marRight w:val="0"/>
              <w:marTop w:val="0"/>
              <w:marBottom w:val="0"/>
              <w:divBdr>
                <w:top w:val="none" w:sz="0" w:space="0" w:color="auto"/>
                <w:left w:val="none" w:sz="0" w:space="0" w:color="auto"/>
                <w:bottom w:val="none" w:sz="0" w:space="0" w:color="auto"/>
                <w:right w:val="none" w:sz="0" w:space="0" w:color="auto"/>
              </w:divBdr>
            </w:div>
            <w:div w:id="475535641">
              <w:marLeft w:val="0"/>
              <w:marRight w:val="0"/>
              <w:marTop w:val="0"/>
              <w:marBottom w:val="0"/>
              <w:divBdr>
                <w:top w:val="none" w:sz="0" w:space="0" w:color="auto"/>
                <w:left w:val="none" w:sz="0" w:space="0" w:color="auto"/>
                <w:bottom w:val="none" w:sz="0" w:space="0" w:color="auto"/>
                <w:right w:val="none" w:sz="0" w:space="0" w:color="auto"/>
              </w:divBdr>
            </w:div>
            <w:div w:id="1359813798">
              <w:marLeft w:val="0"/>
              <w:marRight w:val="0"/>
              <w:marTop w:val="0"/>
              <w:marBottom w:val="0"/>
              <w:divBdr>
                <w:top w:val="none" w:sz="0" w:space="0" w:color="auto"/>
                <w:left w:val="none" w:sz="0" w:space="0" w:color="auto"/>
                <w:bottom w:val="none" w:sz="0" w:space="0" w:color="auto"/>
                <w:right w:val="none" w:sz="0" w:space="0" w:color="auto"/>
              </w:divBdr>
            </w:div>
            <w:div w:id="726996898">
              <w:marLeft w:val="0"/>
              <w:marRight w:val="0"/>
              <w:marTop w:val="0"/>
              <w:marBottom w:val="0"/>
              <w:divBdr>
                <w:top w:val="none" w:sz="0" w:space="0" w:color="auto"/>
                <w:left w:val="none" w:sz="0" w:space="0" w:color="auto"/>
                <w:bottom w:val="none" w:sz="0" w:space="0" w:color="auto"/>
                <w:right w:val="none" w:sz="0" w:space="0" w:color="auto"/>
              </w:divBdr>
            </w:div>
            <w:div w:id="991712657">
              <w:marLeft w:val="0"/>
              <w:marRight w:val="0"/>
              <w:marTop w:val="0"/>
              <w:marBottom w:val="0"/>
              <w:divBdr>
                <w:top w:val="none" w:sz="0" w:space="0" w:color="auto"/>
                <w:left w:val="none" w:sz="0" w:space="0" w:color="auto"/>
                <w:bottom w:val="none" w:sz="0" w:space="0" w:color="auto"/>
                <w:right w:val="none" w:sz="0" w:space="0" w:color="auto"/>
              </w:divBdr>
            </w:div>
            <w:div w:id="1130198636">
              <w:marLeft w:val="0"/>
              <w:marRight w:val="0"/>
              <w:marTop w:val="0"/>
              <w:marBottom w:val="0"/>
              <w:divBdr>
                <w:top w:val="none" w:sz="0" w:space="0" w:color="auto"/>
                <w:left w:val="none" w:sz="0" w:space="0" w:color="auto"/>
                <w:bottom w:val="none" w:sz="0" w:space="0" w:color="auto"/>
                <w:right w:val="none" w:sz="0" w:space="0" w:color="auto"/>
              </w:divBdr>
            </w:div>
            <w:div w:id="976228562">
              <w:marLeft w:val="0"/>
              <w:marRight w:val="0"/>
              <w:marTop w:val="0"/>
              <w:marBottom w:val="0"/>
              <w:divBdr>
                <w:top w:val="none" w:sz="0" w:space="0" w:color="auto"/>
                <w:left w:val="none" w:sz="0" w:space="0" w:color="auto"/>
                <w:bottom w:val="none" w:sz="0" w:space="0" w:color="auto"/>
                <w:right w:val="none" w:sz="0" w:space="0" w:color="auto"/>
              </w:divBdr>
            </w:div>
            <w:div w:id="1175850442">
              <w:marLeft w:val="0"/>
              <w:marRight w:val="0"/>
              <w:marTop w:val="0"/>
              <w:marBottom w:val="0"/>
              <w:divBdr>
                <w:top w:val="none" w:sz="0" w:space="0" w:color="auto"/>
                <w:left w:val="none" w:sz="0" w:space="0" w:color="auto"/>
                <w:bottom w:val="none" w:sz="0" w:space="0" w:color="auto"/>
                <w:right w:val="none" w:sz="0" w:space="0" w:color="auto"/>
              </w:divBdr>
            </w:div>
            <w:div w:id="210308741">
              <w:marLeft w:val="0"/>
              <w:marRight w:val="0"/>
              <w:marTop w:val="0"/>
              <w:marBottom w:val="0"/>
              <w:divBdr>
                <w:top w:val="none" w:sz="0" w:space="0" w:color="auto"/>
                <w:left w:val="none" w:sz="0" w:space="0" w:color="auto"/>
                <w:bottom w:val="none" w:sz="0" w:space="0" w:color="auto"/>
                <w:right w:val="none" w:sz="0" w:space="0" w:color="auto"/>
              </w:divBdr>
            </w:div>
            <w:div w:id="216161190">
              <w:marLeft w:val="0"/>
              <w:marRight w:val="0"/>
              <w:marTop w:val="0"/>
              <w:marBottom w:val="0"/>
              <w:divBdr>
                <w:top w:val="none" w:sz="0" w:space="0" w:color="auto"/>
                <w:left w:val="none" w:sz="0" w:space="0" w:color="auto"/>
                <w:bottom w:val="none" w:sz="0" w:space="0" w:color="auto"/>
                <w:right w:val="none" w:sz="0" w:space="0" w:color="auto"/>
              </w:divBdr>
            </w:div>
            <w:div w:id="80687681">
              <w:marLeft w:val="0"/>
              <w:marRight w:val="0"/>
              <w:marTop w:val="0"/>
              <w:marBottom w:val="0"/>
              <w:divBdr>
                <w:top w:val="none" w:sz="0" w:space="0" w:color="auto"/>
                <w:left w:val="none" w:sz="0" w:space="0" w:color="auto"/>
                <w:bottom w:val="none" w:sz="0" w:space="0" w:color="auto"/>
                <w:right w:val="none" w:sz="0" w:space="0" w:color="auto"/>
              </w:divBdr>
            </w:div>
            <w:div w:id="77749202">
              <w:marLeft w:val="0"/>
              <w:marRight w:val="0"/>
              <w:marTop w:val="0"/>
              <w:marBottom w:val="0"/>
              <w:divBdr>
                <w:top w:val="none" w:sz="0" w:space="0" w:color="auto"/>
                <w:left w:val="none" w:sz="0" w:space="0" w:color="auto"/>
                <w:bottom w:val="none" w:sz="0" w:space="0" w:color="auto"/>
                <w:right w:val="none" w:sz="0" w:space="0" w:color="auto"/>
              </w:divBdr>
            </w:div>
            <w:div w:id="621150211">
              <w:marLeft w:val="0"/>
              <w:marRight w:val="0"/>
              <w:marTop w:val="0"/>
              <w:marBottom w:val="0"/>
              <w:divBdr>
                <w:top w:val="none" w:sz="0" w:space="0" w:color="auto"/>
                <w:left w:val="none" w:sz="0" w:space="0" w:color="auto"/>
                <w:bottom w:val="none" w:sz="0" w:space="0" w:color="auto"/>
                <w:right w:val="none" w:sz="0" w:space="0" w:color="auto"/>
              </w:divBdr>
            </w:div>
            <w:div w:id="2133089217">
              <w:marLeft w:val="0"/>
              <w:marRight w:val="0"/>
              <w:marTop w:val="0"/>
              <w:marBottom w:val="0"/>
              <w:divBdr>
                <w:top w:val="none" w:sz="0" w:space="0" w:color="auto"/>
                <w:left w:val="none" w:sz="0" w:space="0" w:color="auto"/>
                <w:bottom w:val="none" w:sz="0" w:space="0" w:color="auto"/>
                <w:right w:val="none" w:sz="0" w:space="0" w:color="auto"/>
              </w:divBdr>
            </w:div>
            <w:div w:id="379715889">
              <w:marLeft w:val="0"/>
              <w:marRight w:val="0"/>
              <w:marTop w:val="0"/>
              <w:marBottom w:val="0"/>
              <w:divBdr>
                <w:top w:val="none" w:sz="0" w:space="0" w:color="auto"/>
                <w:left w:val="none" w:sz="0" w:space="0" w:color="auto"/>
                <w:bottom w:val="none" w:sz="0" w:space="0" w:color="auto"/>
                <w:right w:val="none" w:sz="0" w:space="0" w:color="auto"/>
              </w:divBdr>
            </w:div>
            <w:div w:id="1176001307">
              <w:marLeft w:val="0"/>
              <w:marRight w:val="0"/>
              <w:marTop w:val="0"/>
              <w:marBottom w:val="0"/>
              <w:divBdr>
                <w:top w:val="none" w:sz="0" w:space="0" w:color="auto"/>
                <w:left w:val="none" w:sz="0" w:space="0" w:color="auto"/>
                <w:bottom w:val="none" w:sz="0" w:space="0" w:color="auto"/>
                <w:right w:val="none" w:sz="0" w:space="0" w:color="auto"/>
              </w:divBdr>
            </w:div>
            <w:div w:id="948388199">
              <w:marLeft w:val="0"/>
              <w:marRight w:val="0"/>
              <w:marTop w:val="0"/>
              <w:marBottom w:val="0"/>
              <w:divBdr>
                <w:top w:val="none" w:sz="0" w:space="0" w:color="auto"/>
                <w:left w:val="none" w:sz="0" w:space="0" w:color="auto"/>
                <w:bottom w:val="none" w:sz="0" w:space="0" w:color="auto"/>
                <w:right w:val="none" w:sz="0" w:space="0" w:color="auto"/>
              </w:divBdr>
            </w:div>
            <w:div w:id="671378482">
              <w:marLeft w:val="0"/>
              <w:marRight w:val="0"/>
              <w:marTop w:val="0"/>
              <w:marBottom w:val="0"/>
              <w:divBdr>
                <w:top w:val="none" w:sz="0" w:space="0" w:color="auto"/>
                <w:left w:val="none" w:sz="0" w:space="0" w:color="auto"/>
                <w:bottom w:val="none" w:sz="0" w:space="0" w:color="auto"/>
                <w:right w:val="none" w:sz="0" w:space="0" w:color="auto"/>
              </w:divBdr>
            </w:div>
            <w:div w:id="1881898694">
              <w:marLeft w:val="0"/>
              <w:marRight w:val="0"/>
              <w:marTop w:val="0"/>
              <w:marBottom w:val="0"/>
              <w:divBdr>
                <w:top w:val="none" w:sz="0" w:space="0" w:color="auto"/>
                <w:left w:val="none" w:sz="0" w:space="0" w:color="auto"/>
                <w:bottom w:val="none" w:sz="0" w:space="0" w:color="auto"/>
                <w:right w:val="none" w:sz="0" w:space="0" w:color="auto"/>
              </w:divBdr>
            </w:div>
            <w:div w:id="794837441">
              <w:marLeft w:val="0"/>
              <w:marRight w:val="0"/>
              <w:marTop w:val="0"/>
              <w:marBottom w:val="0"/>
              <w:divBdr>
                <w:top w:val="none" w:sz="0" w:space="0" w:color="auto"/>
                <w:left w:val="none" w:sz="0" w:space="0" w:color="auto"/>
                <w:bottom w:val="none" w:sz="0" w:space="0" w:color="auto"/>
                <w:right w:val="none" w:sz="0" w:space="0" w:color="auto"/>
              </w:divBdr>
            </w:div>
            <w:div w:id="624434050">
              <w:marLeft w:val="0"/>
              <w:marRight w:val="0"/>
              <w:marTop w:val="0"/>
              <w:marBottom w:val="0"/>
              <w:divBdr>
                <w:top w:val="none" w:sz="0" w:space="0" w:color="auto"/>
                <w:left w:val="none" w:sz="0" w:space="0" w:color="auto"/>
                <w:bottom w:val="none" w:sz="0" w:space="0" w:color="auto"/>
                <w:right w:val="none" w:sz="0" w:space="0" w:color="auto"/>
              </w:divBdr>
            </w:div>
            <w:div w:id="1557162392">
              <w:marLeft w:val="0"/>
              <w:marRight w:val="0"/>
              <w:marTop w:val="0"/>
              <w:marBottom w:val="0"/>
              <w:divBdr>
                <w:top w:val="none" w:sz="0" w:space="0" w:color="auto"/>
                <w:left w:val="none" w:sz="0" w:space="0" w:color="auto"/>
                <w:bottom w:val="none" w:sz="0" w:space="0" w:color="auto"/>
                <w:right w:val="none" w:sz="0" w:space="0" w:color="auto"/>
              </w:divBdr>
            </w:div>
            <w:div w:id="280308135">
              <w:marLeft w:val="0"/>
              <w:marRight w:val="0"/>
              <w:marTop w:val="0"/>
              <w:marBottom w:val="0"/>
              <w:divBdr>
                <w:top w:val="none" w:sz="0" w:space="0" w:color="auto"/>
                <w:left w:val="none" w:sz="0" w:space="0" w:color="auto"/>
                <w:bottom w:val="none" w:sz="0" w:space="0" w:color="auto"/>
                <w:right w:val="none" w:sz="0" w:space="0" w:color="auto"/>
              </w:divBdr>
            </w:div>
            <w:div w:id="13191970">
              <w:marLeft w:val="0"/>
              <w:marRight w:val="0"/>
              <w:marTop w:val="0"/>
              <w:marBottom w:val="0"/>
              <w:divBdr>
                <w:top w:val="none" w:sz="0" w:space="0" w:color="auto"/>
                <w:left w:val="none" w:sz="0" w:space="0" w:color="auto"/>
                <w:bottom w:val="none" w:sz="0" w:space="0" w:color="auto"/>
                <w:right w:val="none" w:sz="0" w:space="0" w:color="auto"/>
              </w:divBdr>
            </w:div>
            <w:div w:id="1923903513">
              <w:marLeft w:val="0"/>
              <w:marRight w:val="0"/>
              <w:marTop w:val="0"/>
              <w:marBottom w:val="0"/>
              <w:divBdr>
                <w:top w:val="none" w:sz="0" w:space="0" w:color="auto"/>
                <w:left w:val="none" w:sz="0" w:space="0" w:color="auto"/>
                <w:bottom w:val="none" w:sz="0" w:space="0" w:color="auto"/>
                <w:right w:val="none" w:sz="0" w:space="0" w:color="auto"/>
              </w:divBdr>
            </w:div>
            <w:div w:id="198320033">
              <w:marLeft w:val="0"/>
              <w:marRight w:val="0"/>
              <w:marTop w:val="0"/>
              <w:marBottom w:val="0"/>
              <w:divBdr>
                <w:top w:val="none" w:sz="0" w:space="0" w:color="auto"/>
                <w:left w:val="none" w:sz="0" w:space="0" w:color="auto"/>
                <w:bottom w:val="none" w:sz="0" w:space="0" w:color="auto"/>
                <w:right w:val="none" w:sz="0" w:space="0" w:color="auto"/>
              </w:divBdr>
            </w:div>
            <w:div w:id="1727337311">
              <w:marLeft w:val="0"/>
              <w:marRight w:val="0"/>
              <w:marTop w:val="0"/>
              <w:marBottom w:val="0"/>
              <w:divBdr>
                <w:top w:val="none" w:sz="0" w:space="0" w:color="auto"/>
                <w:left w:val="none" w:sz="0" w:space="0" w:color="auto"/>
                <w:bottom w:val="none" w:sz="0" w:space="0" w:color="auto"/>
                <w:right w:val="none" w:sz="0" w:space="0" w:color="auto"/>
              </w:divBdr>
            </w:div>
            <w:div w:id="575209920">
              <w:marLeft w:val="0"/>
              <w:marRight w:val="0"/>
              <w:marTop w:val="0"/>
              <w:marBottom w:val="0"/>
              <w:divBdr>
                <w:top w:val="none" w:sz="0" w:space="0" w:color="auto"/>
                <w:left w:val="none" w:sz="0" w:space="0" w:color="auto"/>
                <w:bottom w:val="none" w:sz="0" w:space="0" w:color="auto"/>
                <w:right w:val="none" w:sz="0" w:space="0" w:color="auto"/>
              </w:divBdr>
            </w:div>
            <w:div w:id="843859803">
              <w:marLeft w:val="0"/>
              <w:marRight w:val="0"/>
              <w:marTop w:val="0"/>
              <w:marBottom w:val="0"/>
              <w:divBdr>
                <w:top w:val="none" w:sz="0" w:space="0" w:color="auto"/>
                <w:left w:val="none" w:sz="0" w:space="0" w:color="auto"/>
                <w:bottom w:val="none" w:sz="0" w:space="0" w:color="auto"/>
                <w:right w:val="none" w:sz="0" w:space="0" w:color="auto"/>
              </w:divBdr>
            </w:div>
            <w:div w:id="96875531">
              <w:marLeft w:val="0"/>
              <w:marRight w:val="0"/>
              <w:marTop w:val="0"/>
              <w:marBottom w:val="0"/>
              <w:divBdr>
                <w:top w:val="none" w:sz="0" w:space="0" w:color="auto"/>
                <w:left w:val="none" w:sz="0" w:space="0" w:color="auto"/>
                <w:bottom w:val="none" w:sz="0" w:space="0" w:color="auto"/>
                <w:right w:val="none" w:sz="0" w:space="0" w:color="auto"/>
              </w:divBdr>
            </w:div>
            <w:div w:id="846945608">
              <w:marLeft w:val="0"/>
              <w:marRight w:val="0"/>
              <w:marTop w:val="0"/>
              <w:marBottom w:val="0"/>
              <w:divBdr>
                <w:top w:val="none" w:sz="0" w:space="0" w:color="auto"/>
                <w:left w:val="none" w:sz="0" w:space="0" w:color="auto"/>
                <w:bottom w:val="none" w:sz="0" w:space="0" w:color="auto"/>
                <w:right w:val="none" w:sz="0" w:space="0" w:color="auto"/>
              </w:divBdr>
            </w:div>
            <w:div w:id="643776168">
              <w:marLeft w:val="0"/>
              <w:marRight w:val="0"/>
              <w:marTop w:val="0"/>
              <w:marBottom w:val="0"/>
              <w:divBdr>
                <w:top w:val="none" w:sz="0" w:space="0" w:color="auto"/>
                <w:left w:val="none" w:sz="0" w:space="0" w:color="auto"/>
                <w:bottom w:val="none" w:sz="0" w:space="0" w:color="auto"/>
                <w:right w:val="none" w:sz="0" w:space="0" w:color="auto"/>
              </w:divBdr>
            </w:div>
            <w:div w:id="1522626012">
              <w:marLeft w:val="0"/>
              <w:marRight w:val="0"/>
              <w:marTop w:val="0"/>
              <w:marBottom w:val="0"/>
              <w:divBdr>
                <w:top w:val="none" w:sz="0" w:space="0" w:color="auto"/>
                <w:left w:val="none" w:sz="0" w:space="0" w:color="auto"/>
                <w:bottom w:val="none" w:sz="0" w:space="0" w:color="auto"/>
                <w:right w:val="none" w:sz="0" w:space="0" w:color="auto"/>
              </w:divBdr>
            </w:div>
            <w:div w:id="971447142">
              <w:marLeft w:val="0"/>
              <w:marRight w:val="0"/>
              <w:marTop w:val="0"/>
              <w:marBottom w:val="0"/>
              <w:divBdr>
                <w:top w:val="none" w:sz="0" w:space="0" w:color="auto"/>
                <w:left w:val="none" w:sz="0" w:space="0" w:color="auto"/>
                <w:bottom w:val="none" w:sz="0" w:space="0" w:color="auto"/>
                <w:right w:val="none" w:sz="0" w:space="0" w:color="auto"/>
              </w:divBdr>
            </w:div>
            <w:div w:id="645008424">
              <w:marLeft w:val="0"/>
              <w:marRight w:val="0"/>
              <w:marTop w:val="0"/>
              <w:marBottom w:val="0"/>
              <w:divBdr>
                <w:top w:val="none" w:sz="0" w:space="0" w:color="auto"/>
                <w:left w:val="none" w:sz="0" w:space="0" w:color="auto"/>
                <w:bottom w:val="none" w:sz="0" w:space="0" w:color="auto"/>
                <w:right w:val="none" w:sz="0" w:space="0" w:color="auto"/>
              </w:divBdr>
            </w:div>
            <w:div w:id="2019456080">
              <w:marLeft w:val="0"/>
              <w:marRight w:val="0"/>
              <w:marTop w:val="0"/>
              <w:marBottom w:val="0"/>
              <w:divBdr>
                <w:top w:val="none" w:sz="0" w:space="0" w:color="auto"/>
                <w:left w:val="none" w:sz="0" w:space="0" w:color="auto"/>
                <w:bottom w:val="none" w:sz="0" w:space="0" w:color="auto"/>
                <w:right w:val="none" w:sz="0" w:space="0" w:color="auto"/>
              </w:divBdr>
            </w:div>
            <w:div w:id="952828755">
              <w:marLeft w:val="0"/>
              <w:marRight w:val="0"/>
              <w:marTop w:val="0"/>
              <w:marBottom w:val="0"/>
              <w:divBdr>
                <w:top w:val="none" w:sz="0" w:space="0" w:color="auto"/>
                <w:left w:val="none" w:sz="0" w:space="0" w:color="auto"/>
                <w:bottom w:val="none" w:sz="0" w:space="0" w:color="auto"/>
                <w:right w:val="none" w:sz="0" w:space="0" w:color="auto"/>
              </w:divBdr>
            </w:div>
            <w:div w:id="294410537">
              <w:marLeft w:val="0"/>
              <w:marRight w:val="0"/>
              <w:marTop w:val="0"/>
              <w:marBottom w:val="0"/>
              <w:divBdr>
                <w:top w:val="none" w:sz="0" w:space="0" w:color="auto"/>
                <w:left w:val="none" w:sz="0" w:space="0" w:color="auto"/>
                <w:bottom w:val="none" w:sz="0" w:space="0" w:color="auto"/>
                <w:right w:val="none" w:sz="0" w:space="0" w:color="auto"/>
              </w:divBdr>
            </w:div>
            <w:div w:id="274750681">
              <w:marLeft w:val="0"/>
              <w:marRight w:val="0"/>
              <w:marTop w:val="0"/>
              <w:marBottom w:val="0"/>
              <w:divBdr>
                <w:top w:val="none" w:sz="0" w:space="0" w:color="auto"/>
                <w:left w:val="none" w:sz="0" w:space="0" w:color="auto"/>
                <w:bottom w:val="none" w:sz="0" w:space="0" w:color="auto"/>
                <w:right w:val="none" w:sz="0" w:space="0" w:color="auto"/>
              </w:divBdr>
            </w:div>
            <w:div w:id="428501634">
              <w:marLeft w:val="0"/>
              <w:marRight w:val="0"/>
              <w:marTop w:val="0"/>
              <w:marBottom w:val="0"/>
              <w:divBdr>
                <w:top w:val="none" w:sz="0" w:space="0" w:color="auto"/>
                <w:left w:val="none" w:sz="0" w:space="0" w:color="auto"/>
                <w:bottom w:val="none" w:sz="0" w:space="0" w:color="auto"/>
                <w:right w:val="none" w:sz="0" w:space="0" w:color="auto"/>
              </w:divBdr>
            </w:div>
            <w:div w:id="876240571">
              <w:marLeft w:val="0"/>
              <w:marRight w:val="0"/>
              <w:marTop w:val="0"/>
              <w:marBottom w:val="0"/>
              <w:divBdr>
                <w:top w:val="none" w:sz="0" w:space="0" w:color="auto"/>
                <w:left w:val="none" w:sz="0" w:space="0" w:color="auto"/>
                <w:bottom w:val="none" w:sz="0" w:space="0" w:color="auto"/>
                <w:right w:val="none" w:sz="0" w:space="0" w:color="auto"/>
              </w:divBdr>
            </w:div>
            <w:div w:id="1525095300">
              <w:marLeft w:val="0"/>
              <w:marRight w:val="0"/>
              <w:marTop w:val="0"/>
              <w:marBottom w:val="0"/>
              <w:divBdr>
                <w:top w:val="none" w:sz="0" w:space="0" w:color="auto"/>
                <w:left w:val="none" w:sz="0" w:space="0" w:color="auto"/>
                <w:bottom w:val="none" w:sz="0" w:space="0" w:color="auto"/>
                <w:right w:val="none" w:sz="0" w:space="0" w:color="auto"/>
              </w:divBdr>
            </w:div>
            <w:div w:id="728578657">
              <w:marLeft w:val="0"/>
              <w:marRight w:val="0"/>
              <w:marTop w:val="0"/>
              <w:marBottom w:val="0"/>
              <w:divBdr>
                <w:top w:val="none" w:sz="0" w:space="0" w:color="auto"/>
                <w:left w:val="none" w:sz="0" w:space="0" w:color="auto"/>
                <w:bottom w:val="none" w:sz="0" w:space="0" w:color="auto"/>
                <w:right w:val="none" w:sz="0" w:space="0" w:color="auto"/>
              </w:divBdr>
            </w:div>
            <w:div w:id="1082261776">
              <w:marLeft w:val="0"/>
              <w:marRight w:val="0"/>
              <w:marTop w:val="0"/>
              <w:marBottom w:val="0"/>
              <w:divBdr>
                <w:top w:val="none" w:sz="0" w:space="0" w:color="auto"/>
                <w:left w:val="none" w:sz="0" w:space="0" w:color="auto"/>
                <w:bottom w:val="none" w:sz="0" w:space="0" w:color="auto"/>
                <w:right w:val="none" w:sz="0" w:space="0" w:color="auto"/>
              </w:divBdr>
            </w:div>
            <w:div w:id="1081878779">
              <w:marLeft w:val="0"/>
              <w:marRight w:val="0"/>
              <w:marTop w:val="0"/>
              <w:marBottom w:val="0"/>
              <w:divBdr>
                <w:top w:val="none" w:sz="0" w:space="0" w:color="auto"/>
                <w:left w:val="none" w:sz="0" w:space="0" w:color="auto"/>
                <w:bottom w:val="none" w:sz="0" w:space="0" w:color="auto"/>
                <w:right w:val="none" w:sz="0" w:space="0" w:color="auto"/>
              </w:divBdr>
            </w:div>
            <w:div w:id="926041086">
              <w:marLeft w:val="0"/>
              <w:marRight w:val="0"/>
              <w:marTop w:val="0"/>
              <w:marBottom w:val="0"/>
              <w:divBdr>
                <w:top w:val="none" w:sz="0" w:space="0" w:color="auto"/>
                <w:left w:val="none" w:sz="0" w:space="0" w:color="auto"/>
                <w:bottom w:val="none" w:sz="0" w:space="0" w:color="auto"/>
                <w:right w:val="none" w:sz="0" w:space="0" w:color="auto"/>
              </w:divBdr>
            </w:div>
            <w:div w:id="7414029">
              <w:marLeft w:val="0"/>
              <w:marRight w:val="0"/>
              <w:marTop w:val="0"/>
              <w:marBottom w:val="0"/>
              <w:divBdr>
                <w:top w:val="none" w:sz="0" w:space="0" w:color="auto"/>
                <w:left w:val="none" w:sz="0" w:space="0" w:color="auto"/>
                <w:bottom w:val="none" w:sz="0" w:space="0" w:color="auto"/>
                <w:right w:val="none" w:sz="0" w:space="0" w:color="auto"/>
              </w:divBdr>
              <w:divsChild>
                <w:div w:id="1891376619">
                  <w:marLeft w:val="0"/>
                  <w:marRight w:val="0"/>
                  <w:marTop w:val="0"/>
                  <w:marBottom w:val="0"/>
                  <w:divBdr>
                    <w:top w:val="none" w:sz="0" w:space="0" w:color="auto"/>
                    <w:left w:val="none" w:sz="0" w:space="0" w:color="auto"/>
                    <w:bottom w:val="none" w:sz="0" w:space="0" w:color="auto"/>
                    <w:right w:val="none" w:sz="0" w:space="0" w:color="auto"/>
                  </w:divBdr>
                </w:div>
                <w:div w:id="1475488644">
                  <w:marLeft w:val="0"/>
                  <w:marRight w:val="0"/>
                  <w:marTop w:val="0"/>
                  <w:marBottom w:val="0"/>
                  <w:divBdr>
                    <w:top w:val="none" w:sz="0" w:space="0" w:color="auto"/>
                    <w:left w:val="none" w:sz="0" w:space="0" w:color="auto"/>
                    <w:bottom w:val="none" w:sz="0" w:space="0" w:color="auto"/>
                    <w:right w:val="none" w:sz="0" w:space="0" w:color="auto"/>
                  </w:divBdr>
                </w:div>
                <w:div w:id="46073306">
                  <w:marLeft w:val="0"/>
                  <w:marRight w:val="0"/>
                  <w:marTop w:val="0"/>
                  <w:marBottom w:val="0"/>
                  <w:divBdr>
                    <w:top w:val="none" w:sz="0" w:space="0" w:color="auto"/>
                    <w:left w:val="none" w:sz="0" w:space="0" w:color="auto"/>
                    <w:bottom w:val="none" w:sz="0" w:space="0" w:color="auto"/>
                    <w:right w:val="none" w:sz="0" w:space="0" w:color="auto"/>
                  </w:divBdr>
                </w:div>
                <w:div w:id="1984193202">
                  <w:marLeft w:val="0"/>
                  <w:marRight w:val="0"/>
                  <w:marTop w:val="0"/>
                  <w:marBottom w:val="0"/>
                  <w:divBdr>
                    <w:top w:val="none" w:sz="0" w:space="0" w:color="auto"/>
                    <w:left w:val="none" w:sz="0" w:space="0" w:color="auto"/>
                    <w:bottom w:val="none" w:sz="0" w:space="0" w:color="auto"/>
                    <w:right w:val="none" w:sz="0" w:space="0" w:color="auto"/>
                  </w:divBdr>
                </w:div>
                <w:div w:id="2102215892">
                  <w:marLeft w:val="0"/>
                  <w:marRight w:val="0"/>
                  <w:marTop w:val="0"/>
                  <w:marBottom w:val="0"/>
                  <w:divBdr>
                    <w:top w:val="none" w:sz="0" w:space="0" w:color="auto"/>
                    <w:left w:val="none" w:sz="0" w:space="0" w:color="auto"/>
                    <w:bottom w:val="none" w:sz="0" w:space="0" w:color="auto"/>
                    <w:right w:val="none" w:sz="0" w:space="0" w:color="auto"/>
                  </w:divBdr>
                </w:div>
                <w:div w:id="605774646">
                  <w:marLeft w:val="0"/>
                  <w:marRight w:val="0"/>
                  <w:marTop w:val="0"/>
                  <w:marBottom w:val="0"/>
                  <w:divBdr>
                    <w:top w:val="none" w:sz="0" w:space="0" w:color="auto"/>
                    <w:left w:val="none" w:sz="0" w:space="0" w:color="auto"/>
                    <w:bottom w:val="none" w:sz="0" w:space="0" w:color="auto"/>
                    <w:right w:val="none" w:sz="0" w:space="0" w:color="auto"/>
                  </w:divBdr>
                </w:div>
                <w:div w:id="609361193">
                  <w:marLeft w:val="0"/>
                  <w:marRight w:val="0"/>
                  <w:marTop w:val="0"/>
                  <w:marBottom w:val="0"/>
                  <w:divBdr>
                    <w:top w:val="none" w:sz="0" w:space="0" w:color="auto"/>
                    <w:left w:val="none" w:sz="0" w:space="0" w:color="auto"/>
                    <w:bottom w:val="none" w:sz="0" w:space="0" w:color="auto"/>
                    <w:right w:val="none" w:sz="0" w:space="0" w:color="auto"/>
                  </w:divBdr>
                </w:div>
                <w:div w:id="976884157">
                  <w:marLeft w:val="0"/>
                  <w:marRight w:val="0"/>
                  <w:marTop w:val="0"/>
                  <w:marBottom w:val="0"/>
                  <w:divBdr>
                    <w:top w:val="none" w:sz="0" w:space="0" w:color="auto"/>
                    <w:left w:val="none" w:sz="0" w:space="0" w:color="auto"/>
                    <w:bottom w:val="none" w:sz="0" w:space="0" w:color="auto"/>
                    <w:right w:val="none" w:sz="0" w:space="0" w:color="auto"/>
                  </w:divBdr>
                </w:div>
                <w:div w:id="23988736">
                  <w:marLeft w:val="0"/>
                  <w:marRight w:val="0"/>
                  <w:marTop w:val="0"/>
                  <w:marBottom w:val="0"/>
                  <w:divBdr>
                    <w:top w:val="none" w:sz="0" w:space="0" w:color="auto"/>
                    <w:left w:val="none" w:sz="0" w:space="0" w:color="auto"/>
                    <w:bottom w:val="none" w:sz="0" w:space="0" w:color="auto"/>
                    <w:right w:val="none" w:sz="0" w:space="0" w:color="auto"/>
                  </w:divBdr>
                </w:div>
                <w:div w:id="712310857">
                  <w:marLeft w:val="0"/>
                  <w:marRight w:val="0"/>
                  <w:marTop w:val="0"/>
                  <w:marBottom w:val="0"/>
                  <w:divBdr>
                    <w:top w:val="none" w:sz="0" w:space="0" w:color="auto"/>
                    <w:left w:val="none" w:sz="0" w:space="0" w:color="auto"/>
                    <w:bottom w:val="none" w:sz="0" w:space="0" w:color="auto"/>
                    <w:right w:val="none" w:sz="0" w:space="0" w:color="auto"/>
                  </w:divBdr>
                </w:div>
                <w:div w:id="1822186610">
                  <w:marLeft w:val="0"/>
                  <w:marRight w:val="0"/>
                  <w:marTop w:val="0"/>
                  <w:marBottom w:val="0"/>
                  <w:divBdr>
                    <w:top w:val="none" w:sz="0" w:space="0" w:color="auto"/>
                    <w:left w:val="none" w:sz="0" w:space="0" w:color="auto"/>
                    <w:bottom w:val="none" w:sz="0" w:space="0" w:color="auto"/>
                    <w:right w:val="none" w:sz="0" w:space="0" w:color="auto"/>
                  </w:divBdr>
                </w:div>
                <w:div w:id="485320722">
                  <w:marLeft w:val="0"/>
                  <w:marRight w:val="0"/>
                  <w:marTop w:val="0"/>
                  <w:marBottom w:val="0"/>
                  <w:divBdr>
                    <w:top w:val="none" w:sz="0" w:space="0" w:color="auto"/>
                    <w:left w:val="none" w:sz="0" w:space="0" w:color="auto"/>
                    <w:bottom w:val="none" w:sz="0" w:space="0" w:color="auto"/>
                    <w:right w:val="none" w:sz="0" w:space="0" w:color="auto"/>
                  </w:divBdr>
                </w:div>
                <w:div w:id="455022526">
                  <w:marLeft w:val="0"/>
                  <w:marRight w:val="0"/>
                  <w:marTop w:val="0"/>
                  <w:marBottom w:val="0"/>
                  <w:divBdr>
                    <w:top w:val="none" w:sz="0" w:space="0" w:color="auto"/>
                    <w:left w:val="none" w:sz="0" w:space="0" w:color="auto"/>
                    <w:bottom w:val="none" w:sz="0" w:space="0" w:color="auto"/>
                    <w:right w:val="none" w:sz="0" w:space="0" w:color="auto"/>
                  </w:divBdr>
                </w:div>
                <w:div w:id="1525099541">
                  <w:marLeft w:val="0"/>
                  <w:marRight w:val="0"/>
                  <w:marTop w:val="0"/>
                  <w:marBottom w:val="0"/>
                  <w:divBdr>
                    <w:top w:val="none" w:sz="0" w:space="0" w:color="auto"/>
                    <w:left w:val="none" w:sz="0" w:space="0" w:color="auto"/>
                    <w:bottom w:val="none" w:sz="0" w:space="0" w:color="auto"/>
                    <w:right w:val="none" w:sz="0" w:space="0" w:color="auto"/>
                  </w:divBdr>
                </w:div>
                <w:div w:id="839855792">
                  <w:marLeft w:val="0"/>
                  <w:marRight w:val="0"/>
                  <w:marTop w:val="0"/>
                  <w:marBottom w:val="0"/>
                  <w:divBdr>
                    <w:top w:val="none" w:sz="0" w:space="0" w:color="auto"/>
                    <w:left w:val="none" w:sz="0" w:space="0" w:color="auto"/>
                    <w:bottom w:val="none" w:sz="0" w:space="0" w:color="auto"/>
                    <w:right w:val="none" w:sz="0" w:space="0" w:color="auto"/>
                  </w:divBdr>
                </w:div>
                <w:div w:id="465398407">
                  <w:marLeft w:val="0"/>
                  <w:marRight w:val="0"/>
                  <w:marTop w:val="0"/>
                  <w:marBottom w:val="0"/>
                  <w:divBdr>
                    <w:top w:val="none" w:sz="0" w:space="0" w:color="auto"/>
                    <w:left w:val="none" w:sz="0" w:space="0" w:color="auto"/>
                    <w:bottom w:val="none" w:sz="0" w:space="0" w:color="auto"/>
                    <w:right w:val="none" w:sz="0" w:space="0" w:color="auto"/>
                  </w:divBdr>
                </w:div>
                <w:div w:id="1777796691">
                  <w:marLeft w:val="0"/>
                  <w:marRight w:val="0"/>
                  <w:marTop w:val="0"/>
                  <w:marBottom w:val="0"/>
                  <w:divBdr>
                    <w:top w:val="none" w:sz="0" w:space="0" w:color="auto"/>
                    <w:left w:val="none" w:sz="0" w:space="0" w:color="auto"/>
                    <w:bottom w:val="none" w:sz="0" w:space="0" w:color="auto"/>
                    <w:right w:val="none" w:sz="0" w:space="0" w:color="auto"/>
                  </w:divBdr>
                </w:div>
                <w:div w:id="599609293">
                  <w:marLeft w:val="0"/>
                  <w:marRight w:val="0"/>
                  <w:marTop w:val="0"/>
                  <w:marBottom w:val="0"/>
                  <w:divBdr>
                    <w:top w:val="none" w:sz="0" w:space="0" w:color="auto"/>
                    <w:left w:val="none" w:sz="0" w:space="0" w:color="auto"/>
                    <w:bottom w:val="none" w:sz="0" w:space="0" w:color="auto"/>
                    <w:right w:val="none" w:sz="0" w:space="0" w:color="auto"/>
                  </w:divBdr>
                </w:div>
                <w:div w:id="121313874">
                  <w:marLeft w:val="0"/>
                  <w:marRight w:val="0"/>
                  <w:marTop w:val="0"/>
                  <w:marBottom w:val="0"/>
                  <w:divBdr>
                    <w:top w:val="none" w:sz="0" w:space="0" w:color="auto"/>
                    <w:left w:val="none" w:sz="0" w:space="0" w:color="auto"/>
                    <w:bottom w:val="none" w:sz="0" w:space="0" w:color="auto"/>
                    <w:right w:val="none" w:sz="0" w:space="0" w:color="auto"/>
                  </w:divBdr>
                </w:div>
              </w:divsChild>
            </w:div>
            <w:div w:id="248083683">
              <w:marLeft w:val="0"/>
              <w:marRight w:val="0"/>
              <w:marTop w:val="0"/>
              <w:marBottom w:val="0"/>
              <w:divBdr>
                <w:top w:val="none" w:sz="0" w:space="0" w:color="auto"/>
                <w:left w:val="none" w:sz="0" w:space="0" w:color="auto"/>
                <w:bottom w:val="none" w:sz="0" w:space="0" w:color="auto"/>
                <w:right w:val="none" w:sz="0" w:space="0" w:color="auto"/>
              </w:divBdr>
            </w:div>
            <w:div w:id="1634098565">
              <w:marLeft w:val="0"/>
              <w:marRight w:val="0"/>
              <w:marTop w:val="0"/>
              <w:marBottom w:val="0"/>
              <w:divBdr>
                <w:top w:val="none" w:sz="0" w:space="0" w:color="auto"/>
                <w:left w:val="none" w:sz="0" w:space="0" w:color="auto"/>
                <w:bottom w:val="none" w:sz="0" w:space="0" w:color="auto"/>
                <w:right w:val="none" w:sz="0" w:space="0" w:color="auto"/>
              </w:divBdr>
            </w:div>
            <w:div w:id="1522283164">
              <w:marLeft w:val="0"/>
              <w:marRight w:val="0"/>
              <w:marTop w:val="0"/>
              <w:marBottom w:val="0"/>
              <w:divBdr>
                <w:top w:val="none" w:sz="0" w:space="0" w:color="auto"/>
                <w:left w:val="none" w:sz="0" w:space="0" w:color="auto"/>
                <w:bottom w:val="none" w:sz="0" w:space="0" w:color="auto"/>
                <w:right w:val="none" w:sz="0" w:space="0" w:color="auto"/>
              </w:divBdr>
            </w:div>
            <w:div w:id="684131113">
              <w:marLeft w:val="0"/>
              <w:marRight w:val="0"/>
              <w:marTop w:val="0"/>
              <w:marBottom w:val="0"/>
              <w:divBdr>
                <w:top w:val="none" w:sz="0" w:space="0" w:color="auto"/>
                <w:left w:val="none" w:sz="0" w:space="0" w:color="auto"/>
                <w:bottom w:val="none" w:sz="0" w:space="0" w:color="auto"/>
                <w:right w:val="none" w:sz="0" w:space="0" w:color="auto"/>
              </w:divBdr>
            </w:div>
            <w:div w:id="903880084">
              <w:marLeft w:val="0"/>
              <w:marRight w:val="0"/>
              <w:marTop w:val="0"/>
              <w:marBottom w:val="0"/>
              <w:divBdr>
                <w:top w:val="none" w:sz="0" w:space="0" w:color="auto"/>
                <w:left w:val="none" w:sz="0" w:space="0" w:color="auto"/>
                <w:bottom w:val="none" w:sz="0" w:space="0" w:color="auto"/>
                <w:right w:val="none" w:sz="0" w:space="0" w:color="auto"/>
              </w:divBdr>
            </w:div>
            <w:div w:id="952906880">
              <w:marLeft w:val="0"/>
              <w:marRight w:val="0"/>
              <w:marTop w:val="0"/>
              <w:marBottom w:val="0"/>
              <w:divBdr>
                <w:top w:val="none" w:sz="0" w:space="0" w:color="auto"/>
                <w:left w:val="none" w:sz="0" w:space="0" w:color="auto"/>
                <w:bottom w:val="none" w:sz="0" w:space="0" w:color="auto"/>
                <w:right w:val="none" w:sz="0" w:space="0" w:color="auto"/>
              </w:divBdr>
            </w:div>
            <w:div w:id="431513935">
              <w:marLeft w:val="0"/>
              <w:marRight w:val="0"/>
              <w:marTop w:val="0"/>
              <w:marBottom w:val="0"/>
              <w:divBdr>
                <w:top w:val="none" w:sz="0" w:space="0" w:color="auto"/>
                <w:left w:val="none" w:sz="0" w:space="0" w:color="auto"/>
                <w:bottom w:val="none" w:sz="0" w:space="0" w:color="auto"/>
                <w:right w:val="none" w:sz="0" w:space="0" w:color="auto"/>
              </w:divBdr>
            </w:div>
            <w:div w:id="702438405">
              <w:marLeft w:val="0"/>
              <w:marRight w:val="0"/>
              <w:marTop w:val="0"/>
              <w:marBottom w:val="0"/>
              <w:divBdr>
                <w:top w:val="none" w:sz="0" w:space="0" w:color="auto"/>
                <w:left w:val="none" w:sz="0" w:space="0" w:color="auto"/>
                <w:bottom w:val="none" w:sz="0" w:space="0" w:color="auto"/>
                <w:right w:val="none" w:sz="0" w:space="0" w:color="auto"/>
              </w:divBdr>
            </w:div>
            <w:div w:id="1547839428">
              <w:marLeft w:val="0"/>
              <w:marRight w:val="0"/>
              <w:marTop w:val="0"/>
              <w:marBottom w:val="0"/>
              <w:divBdr>
                <w:top w:val="none" w:sz="0" w:space="0" w:color="auto"/>
                <w:left w:val="none" w:sz="0" w:space="0" w:color="auto"/>
                <w:bottom w:val="none" w:sz="0" w:space="0" w:color="auto"/>
                <w:right w:val="none" w:sz="0" w:space="0" w:color="auto"/>
              </w:divBdr>
            </w:div>
            <w:div w:id="354620946">
              <w:marLeft w:val="0"/>
              <w:marRight w:val="0"/>
              <w:marTop w:val="0"/>
              <w:marBottom w:val="0"/>
              <w:divBdr>
                <w:top w:val="none" w:sz="0" w:space="0" w:color="auto"/>
                <w:left w:val="none" w:sz="0" w:space="0" w:color="auto"/>
                <w:bottom w:val="none" w:sz="0" w:space="0" w:color="auto"/>
                <w:right w:val="none" w:sz="0" w:space="0" w:color="auto"/>
              </w:divBdr>
            </w:div>
            <w:div w:id="1165896883">
              <w:marLeft w:val="0"/>
              <w:marRight w:val="0"/>
              <w:marTop w:val="0"/>
              <w:marBottom w:val="0"/>
              <w:divBdr>
                <w:top w:val="none" w:sz="0" w:space="0" w:color="auto"/>
                <w:left w:val="none" w:sz="0" w:space="0" w:color="auto"/>
                <w:bottom w:val="none" w:sz="0" w:space="0" w:color="auto"/>
                <w:right w:val="none" w:sz="0" w:space="0" w:color="auto"/>
              </w:divBdr>
            </w:div>
            <w:div w:id="1942103509">
              <w:marLeft w:val="0"/>
              <w:marRight w:val="0"/>
              <w:marTop w:val="0"/>
              <w:marBottom w:val="0"/>
              <w:divBdr>
                <w:top w:val="none" w:sz="0" w:space="0" w:color="auto"/>
                <w:left w:val="none" w:sz="0" w:space="0" w:color="auto"/>
                <w:bottom w:val="none" w:sz="0" w:space="0" w:color="auto"/>
                <w:right w:val="none" w:sz="0" w:space="0" w:color="auto"/>
              </w:divBdr>
            </w:div>
            <w:div w:id="1925261374">
              <w:marLeft w:val="0"/>
              <w:marRight w:val="0"/>
              <w:marTop w:val="0"/>
              <w:marBottom w:val="0"/>
              <w:divBdr>
                <w:top w:val="none" w:sz="0" w:space="0" w:color="auto"/>
                <w:left w:val="none" w:sz="0" w:space="0" w:color="auto"/>
                <w:bottom w:val="none" w:sz="0" w:space="0" w:color="auto"/>
                <w:right w:val="none" w:sz="0" w:space="0" w:color="auto"/>
              </w:divBdr>
            </w:div>
            <w:div w:id="1935627760">
              <w:marLeft w:val="0"/>
              <w:marRight w:val="0"/>
              <w:marTop w:val="0"/>
              <w:marBottom w:val="0"/>
              <w:divBdr>
                <w:top w:val="none" w:sz="0" w:space="0" w:color="auto"/>
                <w:left w:val="none" w:sz="0" w:space="0" w:color="auto"/>
                <w:bottom w:val="none" w:sz="0" w:space="0" w:color="auto"/>
                <w:right w:val="none" w:sz="0" w:space="0" w:color="auto"/>
              </w:divBdr>
            </w:div>
            <w:div w:id="2090616159">
              <w:marLeft w:val="0"/>
              <w:marRight w:val="0"/>
              <w:marTop w:val="0"/>
              <w:marBottom w:val="0"/>
              <w:divBdr>
                <w:top w:val="none" w:sz="0" w:space="0" w:color="auto"/>
                <w:left w:val="none" w:sz="0" w:space="0" w:color="auto"/>
                <w:bottom w:val="none" w:sz="0" w:space="0" w:color="auto"/>
                <w:right w:val="none" w:sz="0" w:space="0" w:color="auto"/>
              </w:divBdr>
            </w:div>
            <w:div w:id="1867789699">
              <w:marLeft w:val="0"/>
              <w:marRight w:val="0"/>
              <w:marTop w:val="0"/>
              <w:marBottom w:val="0"/>
              <w:divBdr>
                <w:top w:val="none" w:sz="0" w:space="0" w:color="auto"/>
                <w:left w:val="none" w:sz="0" w:space="0" w:color="auto"/>
                <w:bottom w:val="none" w:sz="0" w:space="0" w:color="auto"/>
                <w:right w:val="none" w:sz="0" w:space="0" w:color="auto"/>
              </w:divBdr>
            </w:div>
            <w:div w:id="1777670575">
              <w:marLeft w:val="0"/>
              <w:marRight w:val="0"/>
              <w:marTop w:val="0"/>
              <w:marBottom w:val="0"/>
              <w:divBdr>
                <w:top w:val="none" w:sz="0" w:space="0" w:color="auto"/>
                <w:left w:val="none" w:sz="0" w:space="0" w:color="auto"/>
                <w:bottom w:val="none" w:sz="0" w:space="0" w:color="auto"/>
                <w:right w:val="none" w:sz="0" w:space="0" w:color="auto"/>
              </w:divBdr>
            </w:div>
            <w:div w:id="1350720697">
              <w:marLeft w:val="0"/>
              <w:marRight w:val="0"/>
              <w:marTop w:val="0"/>
              <w:marBottom w:val="0"/>
              <w:divBdr>
                <w:top w:val="none" w:sz="0" w:space="0" w:color="auto"/>
                <w:left w:val="none" w:sz="0" w:space="0" w:color="auto"/>
                <w:bottom w:val="none" w:sz="0" w:space="0" w:color="auto"/>
                <w:right w:val="none" w:sz="0" w:space="0" w:color="auto"/>
              </w:divBdr>
            </w:div>
            <w:div w:id="1118719216">
              <w:marLeft w:val="0"/>
              <w:marRight w:val="0"/>
              <w:marTop w:val="0"/>
              <w:marBottom w:val="0"/>
              <w:divBdr>
                <w:top w:val="none" w:sz="0" w:space="0" w:color="auto"/>
                <w:left w:val="none" w:sz="0" w:space="0" w:color="auto"/>
                <w:bottom w:val="none" w:sz="0" w:space="0" w:color="auto"/>
                <w:right w:val="none" w:sz="0" w:space="0" w:color="auto"/>
              </w:divBdr>
            </w:div>
            <w:div w:id="998191047">
              <w:marLeft w:val="0"/>
              <w:marRight w:val="0"/>
              <w:marTop w:val="0"/>
              <w:marBottom w:val="0"/>
              <w:divBdr>
                <w:top w:val="none" w:sz="0" w:space="0" w:color="auto"/>
                <w:left w:val="none" w:sz="0" w:space="0" w:color="auto"/>
                <w:bottom w:val="none" w:sz="0" w:space="0" w:color="auto"/>
                <w:right w:val="none" w:sz="0" w:space="0" w:color="auto"/>
              </w:divBdr>
            </w:div>
            <w:div w:id="1833712472">
              <w:marLeft w:val="0"/>
              <w:marRight w:val="0"/>
              <w:marTop w:val="0"/>
              <w:marBottom w:val="0"/>
              <w:divBdr>
                <w:top w:val="none" w:sz="0" w:space="0" w:color="auto"/>
                <w:left w:val="none" w:sz="0" w:space="0" w:color="auto"/>
                <w:bottom w:val="none" w:sz="0" w:space="0" w:color="auto"/>
                <w:right w:val="none" w:sz="0" w:space="0" w:color="auto"/>
              </w:divBdr>
            </w:div>
            <w:div w:id="948009802">
              <w:marLeft w:val="0"/>
              <w:marRight w:val="0"/>
              <w:marTop w:val="0"/>
              <w:marBottom w:val="0"/>
              <w:divBdr>
                <w:top w:val="none" w:sz="0" w:space="0" w:color="auto"/>
                <w:left w:val="none" w:sz="0" w:space="0" w:color="auto"/>
                <w:bottom w:val="none" w:sz="0" w:space="0" w:color="auto"/>
                <w:right w:val="none" w:sz="0" w:space="0" w:color="auto"/>
              </w:divBdr>
            </w:div>
            <w:div w:id="1940022914">
              <w:marLeft w:val="0"/>
              <w:marRight w:val="0"/>
              <w:marTop w:val="0"/>
              <w:marBottom w:val="0"/>
              <w:divBdr>
                <w:top w:val="none" w:sz="0" w:space="0" w:color="auto"/>
                <w:left w:val="none" w:sz="0" w:space="0" w:color="auto"/>
                <w:bottom w:val="none" w:sz="0" w:space="0" w:color="auto"/>
                <w:right w:val="none" w:sz="0" w:space="0" w:color="auto"/>
              </w:divBdr>
            </w:div>
            <w:div w:id="1092437515">
              <w:marLeft w:val="0"/>
              <w:marRight w:val="0"/>
              <w:marTop w:val="0"/>
              <w:marBottom w:val="0"/>
              <w:divBdr>
                <w:top w:val="none" w:sz="0" w:space="0" w:color="auto"/>
                <w:left w:val="none" w:sz="0" w:space="0" w:color="auto"/>
                <w:bottom w:val="none" w:sz="0" w:space="0" w:color="auto"/>
                <w:right w:val="none" w:sz="0" w:space="0" w:color="auto"/>
              </w:divBdr>
            </w:div>
            <w:div w:id="892501822">
              <w:marLeft w:val="0"/>
              <w:marRight w:val="0"/>
              <w:marTop w:val="0"/>
              <w:marBottom w:val="0"/>
              <w:divBdr>
                <w:top w:val="none" w:sz="0" w:space="0" w:color="auto"/>
                <w:left w:val="none" w:sz="0" w:space="0" w:color="auto"/>
                <w:bottom w:val="none" w:sz="0" w:space="0" w:color="auto"/>
                <w:right w:val="none" w:sz="0" w:space="0" w:color="auto"/>
              </w:divBdr>
            </w:div>
            <w:div w:id="292030774">
              <w:marLeft w:val="0"/>
              <w:marRight w:val="0"/>
              <w:marTop w:val="0"/>
              <w:marBottom w:val="0"/>
              <w:divBdr>
                <w:top w:val="none" w:sz="0" w:space="0" w:color="auto"/>
                <w:left w:val="none" w:sz="0" w:space="0" w:color="auto"/>
                <w:bottom w:val="none" w:sz="0" w:space="0" w:color="auto"/>
                <w:right w:val="none" w:sz="0" w:space="0" w:color="auto"/>
              </w:divBdr>
            </w:div>
            <w:div w:id="1966504073">
              <w:marLeft w:val="0"/>
              <w:marRight w:val="0"/>
              <w:marTop w:val="0"/>
              <w:marBottom w:val="0"/>
              <w:divBdr>
                <w:top w:val="none" w:sz="0" w:space="0" w:color="auto"/>
                <w:left w:val="none" w:sz="0" w:space="0" w:color="auto"/>
                <w:bottom w:val="none" w:sz="0" w:space="0" w:color="auto"/>
                <w:right w:val="none" w:sz="0" w:space="0" w:color="auto"/>
              </w:divBdr>
            </w:div>
            <w:div w:id="1012880219">
              <w:marLeft w:val="0"/>
              <w:marRight w:val="0"/>
              <w:marTop w:val="0"/>
              <w:marBottom w:val="0"/>
              <w:divBdr>
                <w:top w:val="none" w:sz="0" w:space="0" w:color="auto"/>
                <w:left w:val="none" w:sz="0" w:space="0" w:color="auto"/>
                <w:bottom w:val="none" w:sz="0" w:space="0" w:color="auto"/>
                <w:right w:val="none" w:sz="0" w:space="0" w:color="auto"/>
              </w:divBdr>
            </w:div>
            <w:div w:id="1530726378">
              <w:marLeft w:val="0"/>
              <w:marRight w:val="0"/>
              <w:marTop w:val="0"/>
              <w:marBottom w:val="0"/>
              <w:divBdr>
                <w:top w:val="none" w:sz="0" w:space="0" w:color="auto"/>
                <w:left w:val="none" w:sz="0" w:space="0" w:color="auto"/>
                <w:bottom w:val="none" w:sz="0" w:space="0" w:color="auto"/>
                <w:right w:val="none" w:sz="0" w:space="0" w:color="auto"/>
              </w:divBdr>
            </w:div>
            <w:div w:id="429467798">
              <w:marLeft w:val="0"/>
              <w:marRight w:val="0"/>
              <w:marTop w:val="0"/>
              <w:marBottom w:val="0"/>
              <w:divBdr>
                <w:top w:val="none" w:sz="0" w:space="0" w:color="auto"/>
                <w:left w:val="none" w:sz="0" w:space="0" w:color="auto"/>
                <w:bottom w:val="none" w:sz="0" w:space="0" w:color="auto"/>
                <w:right w:val="none" w:sz="0" w:space="0" w:color="auto"/>
              </w:divBdr>
            </w:div>
            <w:div w:id="464585660">
              <w:marLeft w:val="0"/>
              <w:marRight w:val="0"/>
              <w:marTop w:val="0"/>
              <w:marBottom w:val="0"/>
              <w:divBdr>
                <w:top w:val="none" w:sz="0" w:space="0" w:color="auto"/>
                <w:left w:val="none" w:sz="0" w:space="0" w:color="auto"/>
                <w:bottom w:val="none" w:sz="0" w:space="0" w:color="auto"/>
                <w:right w:val="none" w:sz="0" w:space="0" w:color="auto"/>
              </w:divBdr>
            </w:div>
            <w:div w:id="1574855186">
              <w:marLeft w:val="0"/>
              <w:marRight w:val="0"/>
              <w:marTop w:val="0"/>
              <w:marBottom w:val="0"/>
              <w:divBdr>
                <w:top w:val="none" w:sz="0" w:space="0" w:color="auto"/>
                <w:left w:val="none" w:sz="0" w:space="0" w:color="auto"/>
                <w:bottom w:val="none" w:sz="0" w:space="0" w:color="auto"/>
                <w:right w:val="none" w:sz="0" w:space="0" w:color="auto"/>
              </w:divBdr>
            </w:div>
            <w:div w:id="1869221041">
              <w:marLeft w:val="0"/>
              <w:marRight w:val="0"/>
              <w:marTop w:val="0"/>
              <w:marBottom w:val="0"/>
              <w:divBdr>
                <w:top w:val="none" w:sz="0" w:space="0" w:color="auto"/>
                <w:left w:val="none" w:sz="0" w:space="0" w:color="auto"/>
                <w:bottom w:val="none" w:sz="0" w:space="0" w:color="auto"/>
                <w:right w:val="none" w:sz="0" w:space="0" w:color="auto"/>
              </w:divBdr>
            </w:div>
            <w:div w:id="1510295374">
              <w:marLeft w:val="0"/>
              <w:marRight w:val="0"/>
              <w:marTop w:val="0"/>
              <w:marBottom w:val="0"/>
              <w:divBdr>
                <w:top w:val="none" w:sz="0" w:space="0" w:color="auto"/>
                <w:left w:val="none" w:sz="0" w:space="0" w:color="auto"/>
                <w:bottom w:val="none" w:sz="0" w:space="0" w:color="auto"/>
                <w:right w:val="none" w:sz="0" w:space="0" w:color="auto"/>
              </w:divBdr>
              <w:divsChild>
                <w:div w:id="1693608983">
                  <w:marLeft w:val="0"/>
                  <w:marRight w:val="0"/>
                  <w:marTop w:val="0"/>
                  <w:marBottom w:val="0"/>
                  <w:divBdr>
                    <w:top w:val="none" w:sz="0" w:space="0" w:color="auto"/>
                    <w:left w:val="none" w:sz="0" w:space="0" w:color="auto"/>
                    <w:bottom w:val="none" w:sz="0" w:space="0" w:color="auto"/>
                    <w:right w:val="none" w:sz="0" w:space="0" w:color="auto"/>
                  </w:divBdr>
                </w:div>
                <w:div w:id="1431969513">
                  <w:marLeft w:val="0"/>
                  <w:marRight w:val="0"/>
                  <w:marTop w:val="0"/>
                  <w:marBottom w:val="0"/>
                  <w:divBdr>
                    <w:top w:val="none" w:sz="0" w:space="0" w:color="auto"/>
                    <w:left w:val="none" w:sz="0" w:space="0" w:color="auto"/>
                    <w:bottom w:val="none" w:sz="0" w:space="0" w:color="auto"/>
                    <w:right w:val="none" w:sz="0" w:space="0" w:color="auto"/>
                  </w:divBdr>
                </w:div>
                <w:div w:id="1679622233">
                  <w:marLeft w:val="0"/>
                  <w:marRight w:val="0"/>
                  <w:marTop w:val="0"/>
                  <w:marBottom w:val="0"/>
                  <w:divBdr>
                    <w:top w:val="none" w:sz="0" w:space="0" w:color="auto"/>
                    <w:left w:val="none" w:sz="0" w:space="0" w:color="auto"/>
                    <w:bottom w:val="none" w:sz="0" w:space="0" w:color="auto"/>
                    <w:right w:val="none" w:sz="0" w:space="0" w:color="auto"/>
                  </w:divBdr>
                </w:div>
                <w:div w:id="1478112365">
                  <w:marLeft w:val="0"/>
                  <w:marRight w:val="0"/>
                  <w:marTop w:val="0"/>
                  <w:marBottom w:val="0"/>
                  <w:divBdr>
                    <w:top w:val="none" w:sz="0" w:space="0" w:color="auto"/>
                    <w:left w:val="none" w:sz="0" w:space="0" w:color="auto"/>
                    <w:bottom w:val="none" w:sz="0" w:space="0" w:color="auto"/>
                    <w:right w:val="none" w:sz="0" w:space="0" w:color="auto"/>
                  </w:divBdr>
                </w:div>
                <w:div w:id="1055398931">
                  <w:marLeft w:val="0"/>
                  <w:marRight w:val="0"/>
                  <w:marTop w:val="0"/>
                  <w:marBottom w:val="0"/>
                  <w:divBdr>
                    <w:top w:val="none" w:sz="0" w:space="0" w:color="auto"/>
                    <w:left w:val="none" w:sz="0" w:space="0" w:color="auto"/>
                    <w:bottom w:val="none" w:sz="0" w:space="0" w:color="auto"/>
                    <w:right w:val="none" w:sz="0" w:space="0" w:color="auto"/>
                  </w:divBdr>
                </w:div>
                <w:div w:id="320430455">
                  <w:marLeft w:val="0"/>
                  <w:marRight w:val="0"/>
                  <w:marTop w:val="0"/>
                  <w:marBottom w:val="0"/>
                  <w:divBdr>
                    <w:top w:val="none" w:sz="0" w:space="0" w:color="auto"/>
                    <w:left w:val="none" w:sz="0" w:space="0" w:color="auto"/>
                    <w:bottom w:val="none" w:sz="0" w:space="0" w:color="auto"/>
                    <w:right w:val="none" w:sz="0" w:space="0" w:color="auto"/>
                  </w:divBdr>
                </w:div>
                <w:div w:id="620570925">
                  <w:marLeft w:val="0"/>
                  <w:marRight w:val="0"/>
                  <w:marTop w:val="0"/>
                  <w:marBottom w:val="0"/>
                  <w:divBdr>
                    <w:top w:val="none" w:sz="0" w:space="0" w:color="auto"/>
                    <w:left w:val="none" w:sz="0" w:space="0" w:color="auto"/>
                    <w:bottom w:val="none" w:sz="0" w:space="0" w:color="auto"/>
                    <w:right w:val="none" w:sz="0" w:space="0" w:color="auto"/>
                  </w:divBdr>
                </w:div>
                <w:div w:id="1237588948">
                  <w:marLeft w:val="0"/>
                  <w:marRight w:val="0"/>
                  <w:marTop w:val="0"/>
                  <w:marBottom w:val="0"/>
                  <w:divBdr>
                    <w:top w:val="none" w:sz="0" w:space="0" w:color="auto"/>
                    <w:left w:val="none" w:sz="0" w:space="0" w:color="auto"/>
                    <w:bottom w:val="none" w:sz="0" w:space="0" w:color="auto"/>
                    <w:right w:val="none" w:sz="0" w:space="0" w:color="auto"/>
                  </w:divBdr>
                </w:div>
                <w:div w:id="503861174">
                  <w:marLeft w:val="0"/>
                  <w:marRight w:val="0"/>
                  <w:marTop w:val="0"/>
                  <w:marBottom w:val="0"/>
                  <w:divBdr>
                    <w:top w:val="none" w:sz="0" w:space="0" w:color="auto"/>
                    <w:left w:val="none" w:sz="0" w:space="0" w:color="auto"/>
                    <w:bottom w:val="none" w:sz="0" w:space="0" w:color="auto"/>
                    <w:right w:val="none" w:sz="0" w:space="0" w:color="auto"/>
                  </w:divBdr>
                </w:div>
                <w:div w:id="373584605">
                  <w:marLeft w:val="0"/>
                  <w:marRight w:val="0"/>
                  <w:marTop w:val="0"/>
                  <w:marBottom w:val="0"/>
                  <w:divBdr>
                    <w:top w:val="none" w:sz="0" w:space="0" w:color="auto"/>
                    <w:left w:val="none" w:sz="0" w:space="0" w:color="auto"/>
                    <w:bottom w:val="none" w:sz="0" w:space="0" w:color="auto"/>
                    <w:right w:val="none" w:sz="0" w:space="0" w:color="auto"/>
                  </w:divBdr>
                </w:div>
              </w:divsChild>
            </w:div>
            <w:div w:id="731469899">
              <w:marLeft w:val="0"/>
              <w:marRight w:val="0"/>
              <w:marTop w:val="0"/>
              <w:marBottom w:val="0"/>
              <w:divBdr>
                <w:top w:val="none" w:sz="0" w:space="0" w:color="auto"/>
                <w:left w:val="none" w:sz="0" w:space="0" w:color="auto"/>
                <w:bottom w:val="none" w:sz="0" w:space="0" w:color="auto"/>
                <w:right w:val="none" w:sz="0" w:space="0" w:color="auto"/>
              </w:divBdr>
            </w:div>
            <w:div w:id="1600678863">
              <w:marLeft w:val="0"/>
              <w:marRight w:val="0"/>
              <w:marTop w:val="0"/>
              <w:marBottom w:val="0"/>
              <w:divBdr>
                <w:top w:val="none" w:sz="0" w:space="0" w:color="auto"/>
                <w:left w:val="none" w:sz="0" w:space="0" w:color="auto"/>
                <w:bottom w:val="none" w:sz="0" w:space="0" w:color="auto"/>
                <w:right w:val="none" w:sz="0" w:space="0" w:color="auto"/>
              </w:divBdr>
            </w:div>
            <w:div w:id="514807022">
              <w:marLeft w:val="0"/>
              <w:marRight w:val="0"/>
              <w:marTop w:val="0"/>
              <w:marBottom w:val="0"/>
              <w:divBdr>
                <w:top w:val="none" w:sz="0" w:space="0" w:color="auto"/>
                <w:left w:val="none" w:sz="0" w:space="0" w:color="auto"/>
                <w:bottom w:val="none" w:sz="0" w:space="0" w:color="auto"/>
                <w:right w:val="none" w:sz="0" w:space="0" w:color="auto"/>
              </w:divBdr>
            </w:div>
            <w:div w:id="1214391538">
              <w:marLeft w:val="0"/>
              <w:marRight w:val="0"/>
              <w:marTop w:val="0"/>
              <w:marBottom w:val="0"/>
              <w:divBdr>
                <w:top w:val="none" w:sz="0" w:space="0" w:color="auto"/>
                <w:left w:val="none" w:sz="0" w:space="0" w:color="auto"/>
                <w:bottom w:val="none" w:sz="0" w:space="0" w:color="auto"/>
                <w:right w:val="none" w:sz="0" w:space="0" w:color="auto"/>
              </w:divBdr>
            </w:div>
            <w:div w:id="2113932848">
              <w:marLeft w:val="0"/>
              <w:marRight w:val="0"/>
              <w:marTop w:val="0"/>
              <w:marBottom w:val="0"/>
              <w:divBdr>
                <w:top w:val="none" w:sz="0" w:space="0" w:color="auto"/>
                <w:left w:val="none" w:sz="0" w:space="0" w:color="auto"/>
                <w:bottom w:val="none" w:sz="0" w:space="0" w:color="auto"/>
                <w:right w:val="none" w:sz="0" w:space="0" w:color="auto"/>
              </w:divBdr>
            </w:div>
            <w:div w:id="1343632149">
              <w:marLeft w:val="0"/>
              <w:marRight w:val="0"/>
              <w:marTop w:val="0"/>
              <w:marBottom w:val="0"/>
              <w:divBdr>
                <w:top w:val="none" w:sz="0" w:space="0" w:color="auto"/>
                <w:left w:val="none" w:sz="0" w:space="0" w:color="auto"/>
                <w:bottom w:val="none" w:sz="0" w:space="0" w:color="auto"/>
                <w:right w:val="none" w:sz="0" w:space="0" w:color="auto"/>
              </w:divBdr>
            </w:div>
            <w:div w:id="929432189">
              <w:marLeft w:val="0"/>
              <w:marRight w:val="0"/>
              <w:marTop w:val="0"/>
              <w:marBottom w:val="0"/>
              <w:divBdr>
                <w:top w:val="none" w:sz="0" w:space="0" w:color="auto"/>
                <w:left w:val="none" w:sz="0" w:space="0" w:color="auto"/>
                <w:bottom w:val="none" w:sz="0" w:space="0" w:color="auto"/>
                <w:right w:val="none" w:sz="0" w:space="0" w:color="auto"/>
              </w:divBdr>
            </w:div>
            <w:div w:id="1921257697">
              <w:marLeft w:val="0"/>
              <w:marRight w:val="0"/>
              <w:marTop w:val="0"/>
              <w:marBottom w:val="0"/>
              <w:divBdr>
                <w:top w:val="none" w:sz="0" w:space="0" w:color="auto"/>
                <w:left w:val="none" w:sz="0" w:space="0" w:color="auto"/>
                <w:bottom w:val="none" w:sz="0" w:space="0" w:color="auto"/>
                <w:right w:val="none" w:sz="0" w:space="0" w:color="auto"/>
              </w:divBdr>
            </w:div>
            <w:div w:id="608926291">
              <w:marLeft w:val="0"/>
              <w:marRight w:val="0"/>
              <w:marTop w:val="0"/>
              <w:marBottom w:val="0"/>
              <w:divBdr>
                <w:top w:val="none" w:sz="0" w:space="0" w:color="auto"/>
                <w:left w:val="none" w:sz="0" w:space="0" w:color="auto"/>
                <w:bottom w:val="none" w:sz="0" w:space="0" w:color="auto"/>
                <w:right w:val="none" w:sz="0" w:space="0" w:color="auto"/>
              </w:divBdr>
            </w:div>
            <w:div w:id="1763136377">
              <w:marLeft w:val="0"/>
              <w:marRight w:val="0"/>
              <w:marTop w:val="0"/>
              <w:marBottom w:val="0"/>
              <w:divBdr>
                <w:top w:val="none" w:sz="0" w:space="0" w:color="auto"/>
                <w:left w:val="none" w:sz="0" w:space="0" w:color="auto"/>
                <w:bottom w:val="none" w:sz="0" w:space="0" w:color="auto"/>
                <w:right w:val="none" w:sz="0" w:space="0" w:color="auto"/>
              </w:divBdr>
              <w:divsChild>
                <w:div w:id="2029285720">
                  <w:marLeft w:val="0"/>
                  <w:marRight w:val="0"/>
                  <w:marTop w:val="0"/>
                  <w:marBottom w:val="0"/>
                  <w:divBdr>
                    <w:top w:val="none" w:sz="0" w:space="0" w:color="auto"/>
                    <w:left w:val="none" w:sz="0" w:space="0" w:color="auto"/>
                    <w:bottom w:val="none" w:sz="0" w:space="0" w:color="auto"/>
                    <w:right w:val="none" w:sz="0" w:space="0" w:color="auto"/>
                  </w:divBdr>
                </w:div>
                <w:div w:id="1533613638">
                  <w:marLeft w:val="0"/>
                  <w:marRight w:val="0"/>
                  <w:marTop w:val="0"/>
                  <w:marBottom w:val="0"/>
                  <w:divBdr>
                    <w:top w:val="none" w:sz="0" w:space="0" w:color="auto"/>
                    <w:left w:val="none" w:sz="0" w:space="0" w:color="auto"/>
                    <w:bottom w:val="none" w:sz="0" w:space="0" w:color="auto"/>
                    <w:right w:val="none" w:sz="0" w:space="0" w:color="auto"/>
                  </w:divBdr>
                </w:div>
                <w:div w:id="2065180572">
                  <w:marLeft w:val="0"/>
                  <w:marRight w:val="0"/>
                  <w:marTop w:val="0"/>
                  <w:marBottom w:val="0"/>
                  <w:divBdr>
                    <w:top w:val="none" w:sz="0" w:space="0" w:color="auto"/>
                    <w:left w:val="none" w:sz="0" w:space="0" w:color="auto"/>
                    <w:bottom w:val="none" w:sz="0" w:space="0" w:color="auto"/>
                    <w:right w:val="none" w:sz="0" w:space="0" w:color="auto"/>
                  </w:divBdr>
                </w:div>
                <w:div w:id="388304605">
                  <w:marLeft w:val="0"/>
                  <w:marRight w:val="0"/>
                  <w:marTop w:val="0"/>
                  <w:marBottom w:val="0"/>
                  <w:divBdr>
                    <w:top w:val="none" w:sz="0" w:space="0" w:color="auto"/>
                    <w:left w:val="none" w:sz="0" w:space="0" w:color="auto"/>
                    <w:bottom w:val="none" w:sz="0" w:space="0" w:color="auto"/>
                    <w:right w:val="none" w:sz="0" w:space="0" w:color="auto"/>
                  </w:divBdr>
                </w:div>
                <w:div w:id="1350715137">
                  <w:marLeft w:val="0"/>
                  <w:marRight w:val="0"/>
                  <w:marTop w:val="0"/>
                  <w:marBottom w:val="0"/>
                  <w:divBdr>
                    <w:top w:val="none" w:sz="0" w:space="0" w:color="auto"/>
                    <w:left w:val="none" w:sz="0" w:space="0" w:color="auto"/>
                    <w:bottom w:val="none" w:sz="0" w:space="0" w:color="auto"/>
                    <w:right w:val="none" w:sz="0" w:space="0" w:color="auto"/>
                  </w:divBdr>
                </w:div>
                <w:div w:id="106510142">
                  <w:marLeft w:val="0"/>
                  <w:marRight w:val="0"/>
                  <w:marTop w:val="0"/>
                  <w:marBottom w:val="0"/>
                  <w:divBdr>
                    <w:top w:val="none" w:sz="0" w:space="0" w:color="auto"/>
                    <w:left w:val="none" w:sz="0" w:space="0" w:color="auto"/>
                    <w:bottom w:val="none" w:sz="0" w:space="0" w:color="auto"/>
                    <w:right w:val="none" w:sz="0" w:space="0" w:color="auto"/>
                  </w:divBdr>
                </w:div>
                <w:div w:id="1787582355">
                  <w:marLeft w:val="0"/>
                  <w:marRight w:val="0"/>
                  <w:marTop w:val="0"/>
                  <w:marBottom w:val="0"/>
                  <w:divBdr>
                    <w:top w:val="none" w:sz="0" w:space="0" w:color="auto"/>
                    <w:left w:val="none" w:sz="0" w:space="0" w:color="auto"/>
                    <w:bottom w:val="none" w:sz="0" w:space="0" w:color="auto"/>
                    <w:right w:val="none" w:sz="0" w:space="0" w:color="auto"/>
                  </w:divBdr>
                </w:div>
                <w:div w:id="1212771403">
                  <w:marLeft w:val="0"/>
                  <w:marRight w:val="0"/>
                  <w:marTop w:val="0"/>
                  <w:marBottom w:val="0"/>
                  <w:divBdr>
                    <w:top w:val="none" w:sz="0" w:space="0" w:color="auto"/>
                    <w:left w:val="none" w:sz="0" w:space="0" w:color="auto"/>
                    <w:bottom w:val="none" w:sz="0" w:space="0" w:color="auto"/>
                    <w:right w:val="none" w:sz="0" w:space="0" w:color="auto"/>
                  </w:divBdr>
                </w:div>
                <w:div w:id="743259398">
                  <w:marLeft w:val="0"/>
                  <w:marRight w:val="0"/>
                  <w:marTop w:val="0"/>
                  <w:marBottom w:val="0"/>
                  <w:divBdr>
                    <w:top w:val="none" w:sz="0" w:space="0" w:color="auto"/>
                    <w:left w:val="none" w:sz="0" w:space="0" w:color="auto"/>
                    <w:bottom w:val="none" w:sz="0" w:space="0" w:color="auto"/>
                    <w:right w:val="none" w:sz="0" w:space="0" w:color="auto"/>
                  </w:divBdr>
                </w:div>
                <w:div w:id="458955379">
                  <w:marLeft w:val="0"/>
                  <w:marRight w:val="0"/>
                  <w:marTop w:val="0"/>
                  <w:marBottom w:val="0"/>
                  <w:divBdr>
                    <w:top w:val="none" w:sz="0" w:space="0" w:color="auto"/>
                    <w:left w:val="none" w:sz="0" w:space="0" w:color="auto"/>
                    <w:bottom w:val="none" w:sz="0" w:space="0" w:color="auto"/>
                    <w:right w:val="none" w:sz="0" w:space="0" w:color="auto"/>
                  </w:divBdr>
                </w:div>
                <w:div w:id="724984276">
                  <w:marLeft w:val="0"/>
                  <w:marRight w:val="0"/>
                  <w:marTop w:val="0"/>
                  <w:marBottom w:val="0"/>
                  <w:divBdr>
                    <w:top w:val="none" w:sz="0" w:space="0" w:color="auto"/>
                    <w:left w:val="none" w:sz="0" w:space="0" w:color="auto"/>
                    <w:bottom w:val="none" w:sz="0" w:space="0" w:color="auto"/>
                    <w:right w:val="none" w:sz="0" w:space="0" w:color="auto"/>
                  </w:divBdr>
                </w:div>
                <w:div w:id="974918535">
                  <w:marLeft w:val="0"/>
                  <w:marRight w:val="0"/>
                  <w:marTop w:val="0"/>
                  <w:marBottom w:val="0"/>
                  <w:divBdr>
                    <w:top w:val="none" w:sz="0" w:space="0" w:color="auto"/>
                    <w:left w:val="none" w:sz="0" w:space="0" w:color="auto"/>
                    <w:bottom w:val="none" w:sz="0" w:space="0" w:color="auto"/>
                    <w:right w:val="none" w:sz="0" w:space="0" w:color="auto"/>
                  </w:divBdr>
                </w:div>
              </w:divsChild>
            </w:div>
            <w:div w:id="1491825443">
              <w:marLeft w:val="0"/>
              <w:marRight w:val="0"/>
              <w:marTop w:val="0"/>
              <w:marBottom w:val="0"/>
              <w:divBdr>
                <w:top w:val="none" w:sz="0" w:space="0" w:color="auto"/>
                <w:left w:val="none" w:sz="0" w:space="0" w:color="auto"/>
                <w:bottom w:val="none" w:sz="0" w:space="0" w:color="auto"/>
                <w:right w:val="none" w:sz="0" w:space="0" w:color="auto"/>
              </w:divBdr>
            </w:div>
            <w:div w:id="554048767">
              <w:marLeft w:val="0"/>
              <w:marRight w:val="0"/>
              <w:marTop w:val="0"/>
              <w:marBottom w:val="0"/>
              <w:divBdr>
                <w:top w:val="none" w:sz="0" w:space="0" w:color="auto"/>
                <w:left w:val="none" w:sz="0" w:space="0" w:color="auto"/>
                <w:bottom w:val="none" w:sz="0" w:space="0" w:color="auto"/>
                <w:right w:val="none" w:sz="0" w:space="0" w:color="auto"/>
              </w:divBdr>
            </w:div>
            <w:div w:id="82187266">
              <w:marLeft w:val="0"/>
              <w:marRight w:val="0"/>
              <w:marTop w:val="0"/>
              <w:marBottom w:val="0"/>
              <w:divBdr>
                <w:top w:val="none" w:sz="0" w:space="0" w:color="auto"/>
                <w:left w:val="none" w:sz="0" w:space="0" w:color="auto"/>
                <w:bottom w:val="none" w:sz="0" w:space="0" w:color="auto"/>
                <w:right w:val="none" w:sz="0" w:space="0" w:color="auto"/>
              </w:divBdr>
            </w:div>
            <w:div w:id="378938342">
              <w:marLeft w:val="0"/>
              <w:marRight w:val="0"/>
              <w:marTop w:val="0"/>
              <w:marBottom w:val="0"/>
              <w:divBdr>
                <w:top w:val="none" w:sz="0" w:space="0" w:color="auto"/>
                <w:left w:val="none" w:sz="0" w:space="0" w:color="auto"/>
                <w:bottom w:val="none" w:sz="0" w:space="0" w:color="auto"/>
                <w:right w:val="none" w:sz="0" w:space="0" w:color="auto"/>
              </w:divBdr>
            </w:div>
            <w:div w:id="1091120722">
              <w:marLeft w:val="0"/>
              <w:marRight w:val="0"/>
              <w:marTop w:val="0"/>
              <w:marBottom w:val="0"/>
              <w:divBdr>
                <w:top w:val="none" w:sz="0" w:space="0" w:color="auto"/>
                <w:left w:val="none" w:sz="0" w:space="0" w:color="auto"/>
                <w:bottom w:val="none" w:sz="0" w:space="0" w:color="auto"/>
                <w:right w:val="none" w:sz="0" w:space="0" w:color="auto"/>
              </w:divBdr>
            </w:div>
            <w:div w:id="622034041">
              <w:marLeft w:val="0"/>
              <w:marRight w:val="0"/>
              <w:marTop w:val="0"/>
              <w:marBottom w:val="0"/>
              <w:divBdr>
                <w:top w:val="none" w:sz="0" w:space="0" w:color="auto"/>
                <w:left w:val="none" w:sz="0" w:space="0" w:color="auto"/>
                <w:bottom w:val="none" w:sz="0" w:space="0" w:color="auto"/>
                <w:right w:val="none" w:sz="0" w:space="0" w:color="auto"/>
              </w:divBdr>
            </w:div>
            <w:div w:id="1432043344">
              <w:marLeft w:val="0"/>
              <w:marRight w:val="0"/>
              <w:marTop w:val="0"/>
              <w:marBottom w:val="0"/>
              <w:divBdr>
                <w:top w:val="none" w:sz="0" w:space="0" w:color="auto"/>
                <w:left w:val="none" w:sz="0" w:space="0" w:color="auto"/>
                <w:bottom w:val="none" w:sz="0" w:space="0" w:color="auto"/>
                <w:right w:val="none" w:sz="0" w:space="0" w:color="auto"/>
              </w:divBdr>
            </w:div>
            <w:div w:id="2012946249">
              <w:marLeft w:val="0"/>
              <w:marRight w:val="0"/>
              <w:marTop w:val="0"/>
              <w:marBottom w:val="0"/>
              <w:divBdr>
                <w:top w:val="none" w:sz="0" w:space="0" w:color="auto"/>
                <w:left w:val="none" w:sz="0" w:space="0" w:color="auto"/>
                <w:bottom w:val="none" w:sz="0" w:space="0" w:color="auto"/>
                <w:right w:val="none" w:sz="0" w:space="0" w:color="auto"/>
              </w:divBdr>
            </w:div>
            <w:div w:id="1320883695">
              <w:marLeft w:val="0"/>
              <w:marRight w:val="0"/>
              <w:marTop w:val="0"/>
              <w:marBottom w:val="0"/>
              <w:divBdr>
                <w:top w:val="none" w:sz="0" w:space="0" w:color="auto"/>
                <w:left w:val="none" w:sz="0" w:space="0" w:color="auto"/>
                <w:bottom w:val="none" w:sz="0" w:space="0" w:color="auto"/>
                <w:right w:val="none" w:sz="0" w:space="0" w:color="auto"/>
              </w:divBdr>
            </w:div>
            <w:div w:id="1851601585">
              <w:marLeft w:val="0"/>
              <w:marRight w:val="0"/>
              <w:marTop w:val="0"/>
              <w:marBottom w:val="0"/>
              <w:divBdr>
                <w:top w:val="none" w:sz="0" w:space="0" w:color="auto"/>
                <w:left w:val="none" w:sz="0" w:space="0" w:color="auto"/>
                <w:bottom w:val="none" w:sz="0" w:space="0" w:color="auto"/>
                <w:right w:val="none" w:sz="0" w:space="0" w:color="auto"/>
              </w:divBdr>
            </w:div>
            <w:div w:id="1019157065">
              <w:marLeft w:val="0"/>
              <w:marRight w:val="0"/>
              <w:marTop w:val="0"/>
              <w:marBottom w:val="0"/>
              <w:divBdr>
                <w:top w:val="none" w:sz="0" w:space="0" w:color="auto"/>
                <w:left w:val="none" w:sz="0" w:space="0" w:color="auto"/>
                <w:bottom w:val="none" w:sz="0" w:space="0" w:color="auto"/>
                <w:right w:val="none" w:sz="0" w:space="0" w:color="auto"/>
              </w:divBdr>
            </w:div>
            <w:div w:id="1602444962">
              <w:marLeft w:val="0"/>
              <w:marRight w:val="0"/>
              <w:marTop w:val="0"/>
              <w:marBottom w:val="0"/>
              <w:divBdr>
                <w:top w:val="none" w:sz="0" w:space="0" w:color="auto"/>
                <w:left w:val="none" w:sz="0" w:space="0" w:color="auto"/>
                <w:bottom w:val="none" w:sz="0" w:space="0" w:color="auto"/>
                <w:right w:val="none" w:sz="0" w:space="0" w:color="auto"/>
              </w:divBdr>
            </w:div>
            <w:div w:id="455879484">
              <w:marLeft w:val="0"/>
              <w:marRight w:val="0"/>
              <w:marTop w:val="0"/>
              <w:marBottom w:val="0"/>
              <w:divBdr>
                <w:top w:val="none" w:sz="0" w:space="0" w:color="auto"/>
                <w:left w:val="none" w:sz="0" w:space="0" w:color="auto"/>
                <w:bottom w:val="none" w:sz="0" w:space="0" w:color="auto"/>
                <w:right w:val="none" w:sz="0" w:space="0" w:color="auto"/>
              </w:divBdr>
            </w:div>
            <w:div w:id="888299902">
              <w:marLeft w:val="0"/>
              <w:marRight w:val="0"/>
              <w:marTop w:val="0"/>
              <w:marBottom w:val="0"/>
              <w:divBdr>
                <w:top w:val="none" w:sz="0" w:space="0" w:color="auto"/>
                <w:left w:val="none" w:sz="0" w:space="0" w:color="auto"/>
                <w:bottom w:val="none" w:sz="0" w:space="0" w:color="auto"/>
                <w:right w:val="none" w:sz="0" w:space="0" w:color="auto"/>
              </w:divBdr>
            </w:div>
            <w:div w:id="908271139">
              <w:marLeft w:val="0"/>
              <w:marRight w:val="0"/>
              <w:marTop w:val="0"/>
              <w:marBottom w:val="0"/>
              <w:divBdr>
                <w:top w:val="none" w:sz="0" w:space="0" w:color="auto"/>
                <w:left w:val="none" w:sz="0" w:space="0" w:color="auto"/>
                <w:bottom w:val="none" w:sz="0" w:space="0" w:color="auto"/>
                <w:right w:val="none" w:sz="0" w:space="0" w:color="auto"/>
              </w:divBdr>
            </w:div>
            <w:div w:id="1215240939">
              <w:marLeft w:val="0"/>
              <w:marRight w:val="0"/>
              <w:marTop w:val="0"/>
              <w:marBottom w:val="0"/>
              <w:divBdr>
                <w:top w:val="none" w:sz="0" w:space="0" w:color="auto"/>
                <w:left w:val="none" w:sz="0" w:space="0" w:color="auto"/>
                <w:bottom w:val="none" w:sz="0" w:space="0" w:color="auto"/>
                <w:right w:val="none" w:sz="0" w:space="0" w:color="auto"/>
              </w:divBdr>
            </w:div>
            <w:div w:id="1128815542">
              <w:marLeft w:val="0"/>
              <w:marRight w:val="0"/>
              <w:marTop w:val="0"/>
              <w:marBottom w:val="0"/>
              <w:divBdr>
                <w:top w:val="none" w:sz="0" w:space="0" w:color="auto"/>
                <w:left w:val="none" w:sz="0" w:space="0" w:color="auto"/>
                <w:bottom w:val="none" w:sz="0" w:space="0" w:color="auto"/>
                <w:right w:val="none" w:sz="0" w:space="0" w:color="auto"/>
              </w:divBdr>
            </w:div>
            <w:div w:id="175923585">
              <w:marLeft w:val="0"/>
              <w:marRight w:val="0"/>
              <w:marTop w:val="0"/>
              <w:marBottom w:val="0"/>
              <w:divBdr>
                <w:top w:val="none" w:sz="0" w:space="0" w:color="auto"/>
                <w:left w:val="none" w:sz="0" w:space="0" w:color="auto"/>
                <w:bottom w:val="none" w:sz="0" w:space="0" w:color="auto"/>
                <w:right w:val="none" w:sz="0" w:space="0" w:color="auto"/>
              </w:divBdr>
            </w:div>
            <w:div w:id="843130377">
              <w:marLeft w:val="0"/>
              <w:marRight w:val="0"/>
              <w:marTop w:val="0"/>
              <w:marBottom w:val="0"/>
              <w:divBdr>
                <w:top w:val="none" w:sz="0" w:space="0" w:color="auto"/>
                <w:left w:val="none" w:sz="0" w:space="0" w:color="auto"/>
                <w:bottom w:val="none" w:sz="0" w:space="0" w:color="auto"/>
                <w:right w:val="none" w:sz="0" w:space="0" w:color="auto"/>
              </w:divBdr>
            </w:div>
            <w:div w:id="846139451">
              <w:marLeft w:val="0"/>
              <w:marRight w:val="0"/>
              <w:marTop w:val="0"/>
              <w:marBottom w:val="0"/>
              <w:divBdr>
                <w:top w:val="none" w:sz="0" w:space="0" w:color="auto"/>
                <w:left w:val="none" w:sz="0" w:space="0" w:color="auto"/>
                <w:bottom w:val="none" w:sz="0" w:space="0" w:color="auto"/>
                <w:right w:val="none" w:sz="0" w:space="0" w:color="auto"/>
              </w:divBdr>
            </w:div>
            <w:div w:id="566955596">
              <w:marLeft w:val="0"/>
              <w:marRight w:val="0"/>
              <w:marTop w:val="0"/>
              <w:marBottom w:val="0"/>
              <w:divBdr>
                <w:top w:val="none" w:sz="0" w:space="0" w:color="auto"/>
                <w:left w:val="none" w:sz="0" w:space="0" w:color="auto"/>
                <w:bottom w:val="none" w:sz="0" w:space="0" w:color="auto"/>
                <w:right w:val="none" w:sz="0" w:space="0" w:color="auto"/>
              </w:divBdr>
            </w:div>
            <w:div w:id="21825317">
              <w:marLeft w:val="0"/>
              <w:marRight w:val="0"/>
              <w:marTop w:val="0"/>
              <w:marBottom w:val="0"/>
              <w:divBdr>
                <w:top w:val="none" w:sz="0" w:space="0" w:color="auto"/>
                <w:left w:val="none" w:sz="0" w:space="0" w:color="auto"/>
                <w:bottom w:val="none" w:sz="0" w:space="0" w:color="auto"/>
                <w:right w:val="none" w:sz="0" w:space="0" w:color="auto"/>
              </w:divBdr>
            </w:div>
            <w:div w:id="614875310">
              <w:marLeft w:val="0"/>
              <w:marRight w:val="0"/>
              <w:marTop w:val="0"/>
              <w:marBottom w:val="0"/>
              <w:divBdr>
                <w:top w:val="none" w:sz="0" w:space="0" w:color="auto"/>
                <w:left w:val="none" w:sz="0" w:space="0" w:color="auto"/>
                <w:bottom w:val="none" w:sz="0" w:space="0" w:color="auto"/>
                <w:right w:val="none" w:sz="0" w:space="0" w:color="auto"/>
              </w:divBdr>
            </w:div>
            <w:div w:id="1535343521">
              <w:marLeft w:val="0"/>
              <w:marRight w:val="0"/>
              <w:marTop w:val="0"/>
              <w:marBottom w:val="0"/>
              <w:divBdr>
                <w:top w:val="none" w:sz="0" w:space="0" w:color="auto"/>
                <w:left w:val="none" w:sz="0" w:space="0" w:color="auto"/>
                <w:bottom w:val="none" w:sz="0" w:space="0" w:color="auto"/>
                <w:right w:val="none" w:sz="0" w:space="0" w:color="auto"/>
              </w:divBdr>
            </w:div>
            <w:div w:id="1815679999">
              <w:marLeft w:val="0"/>
              <w:marRight w:val="0"/>
              <w:marTop w:val="0"/>
              <w:marBottom w:val="0"/>
              <w:divBdr>
                <w:top w:val="none" w:sz="0" w:space="0" w:color="auto"/>
                <w:left w:val="none" w:sz="0" w:space="0" w:color="auto"/>
                <w:bottom w:val="none" w:sz="0" w:space="0" w:color="auto"/>
                <w:right w:val="none" w:sz="0" w:space="0" w:color="auto"/>
              </w:divBdr>
            </w:div>
            <w:div w:id="435557850">
              <w:marLeft w:val="0"/>
              <w:marRight w:val="0"/>
              <w:marTop w:val="0"/>
              <w:marBottom w:val="0"/>
              <w:divBdr>
                <w:top w:val="none" w:sz="0" w:space="0" w:color="auto"/>
                <w:left w:val="none" w:sz="0" w:space="0" w:color="auto"/>
                <w:bottom w:val="none" w:sz="0" w:space="0" w:color="auto"/>
                <w:right w:val="none" w:sz="0" w:space="0" w:color="auto"/>
              </w:divBdr>
            </w:div>
            <w:div w:id="1514996480">
              <w:marLeft w:val="0"/>
              <w:marRight w:val="0"/>
              <w:marTop w:val="0"/>
              <w:marBottom w:val="0"/>
              <w:divBdr>
                <w:top w:val="none" w:sz="0" w:space="0" w:color="auto"/>
                <w:left w:val="none" w:sz="0" w:space="0" w:color="auto"/>
                <w:bottom w:val="none" w:sz="0" w:space="0" w:color="auto"/>
                <w:right w:val="none" w:sz="0" w:space="0" w:color="auto"/>
              </w:divBdr>
            </w:div>
            <w:div w:id="249437842">
              <w:marLeft w:val="0"/>
              <w:marRight w:val="0"/>
              <w:marTop w:val="0"/>
              <w:marBottom w:val="0"/>
              <w:divBdr>
                <w:top w:val="none" w:sz="0" w:space="0" w:color="auto"/>
                <w:left w:val="none" w:sz="0" w:space="0" w:color="auto"/>
                <w:bottom w:val="none" w:sz="0" w:space="0" w:color="auto"/>
                <w:right w:val="none" w:sz="0" w:space="0" w:color="auto"/>
              </w:divBdr>
            </w:div>
            <w:div w:id="1686711221">
              <w:marLeft w:val="0"/>
              <w:marRight w:val="0"/>
              <w:marTop w:val="0"/>
              <w:marBottom w:val="0"/>
              <w:divBdr>
                <w:top w:val="none" w:sz="0" w:space="0" w:color="auto"/>
                <w:left w:val="none" w:sz="0" w:space="0" w:color="auto"/>
                <w:bottom w:val="none" w:sz="0" w:space="0" w:color="auto"/>
                <w:right w:val="none" w:sz="0" w:space="0" w:color="auto"/>
              </w:divBdr>
            </w:div>
            <w:div w:id="1111126814">
              <w:marLeft w:val="0"/>
              <w:marRight w:val="0"/>
              <w:marTop w:val="0"/>
              <w:marBottom w:val="0"/>
              <w:divBdr>
                <w:top w:val="none" w:sz="0" w:space="0" w:color="auto"/>
                <w:left w:val="none" w:sz="0" w:space="0" w:color="auto"/>
                <w:bottom w:val="none" w:sz="0" w:space="0" w:color="auto"/>
                <w:right w:val="none" w:sz="0" w:space="0" w:color="auto"/>
              </w:divBdr>
            </w:div>
            <w:div w:id="1672294106">
              <w:marLeft w:val="0"/>
              <w:marRight w:val="0"/>
              <w:marTop w:val="0"/>
              <w:marBottom w:val="0"/>
              <w:divBdr>
                <w:top w:val="none" w:sz="0" w:space="0" w:color="auto"/>
                <w:left w:val="none" w:sz="0" w:space="0" w:color="auto"/>
                <w:bottom w:val="none" w:sz="0" w:space="0" w:color="auto"/>
                <w:right w:val="none" w:sz="0" w:space="0" w:color="auto"/>
              </w:divBdr>
            </w:div>
            <w:div w:id="1979069930">
              <w:marLeft w:val="0"/>
              <w:marRight w:val="0"/>
              <w:marTop w:val="0"/>
              <w:marBottom w:val="0"/>
              <w:divBdr>
                <w:top w:val="none" w:sz="0" w:space="0" w:color="auto"/>
                <w:left w:val="none" w:sz="0" w:space="0" w:color="auto"/>
                <w:bottom w:val="none" w:sz="0" w:space="0" w:color="auto"/>
                <w:right w:val="none" w:sz="0" w:space="0" w:color="auto"/>
              </w:divBdr>
            </w:div>
            <w:div w:id="1599604532">
              <w:marLeft w:val="0"/>
              <w:marRight w:val="0"/>
              <w:marTop w:val="0"/>
              <w:marBottom w:val="0"/>
              <w:divBdr>
                <w:top w:val="none" w:sz="0" w:space="0" w:color="auto"/>
                <w:left w:val="none" w:sz="0" w:space="0" w:color="auto"/>
                <w:bottom w:val="none" w:sz="0" w:space="0" w:color="auto"/>
                <w:right w:val="none" w:sz="0" w:space="0" w:color="auto"/>
              </w:divBdr>
            </w:div>
            <w:div w:id="1418401495">
              <w:marLeft w:val="0"/>
              <w:marRight w:val="0"/>
              <w:marTop w:val="0"/>
              <w:marBottom w:val="0"/>
              <w:divBdr>
                <w:top w:val="none" w:sz="0" w:space="0" w:color="auto"/>
                <w:left w:val="none" w:sz="0" w:space="0" w:color="auto"/>
                <w:bottom w:val="none" w:sz="0" w:space="0" w:color="auto"/>
                <w:right w:val="none" w:sz="0" w:space="0" w:color="auto"/>
              </w:divBdr>
            </w:div>
            <w:div w:id="1368600604">
              <w:marLeft w:val="0"/>
              <w:marRight w:val="0"/>
              <w:marTop w:val="0"/>
              <w:marBottom w:val="0"/>
              <w:divBdr>
                <w:top w:val="none" w:sz="0" w:space="0" w:color="auto"/>
                <w:left w:val="none" w:sz="0" w:space="0" w:color="auto"/>
                <w:bottom w:val="none" w:sz="0" w:space="0" w:color="auto"/>
                <w:right w:val="none" w:sz="0" w:space="0" w:color="auto"/>
              </w:divBdr>
            </w:div>
            <w:div w:id="1163591941">
              <w:marLeft w:val="0"/>
              <w:marRight w:val="0"/>
              <w:marTop w:val="0"/>
              <w:marBottom w:val="0"/>
              <w:divBdr>
                <w:top w:val="none" w:sz="0" w:space="0" w:color="auto"/>
                <w:left w:val="none" w:sz="0" w:space="0" w:color="auto"/>
                <w:bottom w:val="none" w:sz="0" w:space="0" w:color="auto"/>
                <w:right w:val="none" w:sz="0" w:space="0" w:color="auto"/>
              </w:divBdr>
            </w:div>
            <w:div w:id="515850270">
              <w:marLeft w:val="0"/>
              <w:marRight w:val="0"/>
              <w:marTop w:val="0"/>
              <w:marBottom w:val="0"/>
              <w:divBdr>
                <w:top w:val="none" w:sz="0" w:space="0" w:color="auto"/>
                <w:left w:val="none" w:sz="0" w:space="0" w:color="auto"/>
                <w:bottom w:val="none" w:sz="0" w:space="0" w:color="auto"/>
                <w:right w:val="none" w:sz="0" w:space="0" w:color="auto"/>
              </w:divBdr>
            </w:div>
            <w:div w:id="1710760710">
              <w:marLeft w:val="0"/>
              <w:marRight w:val="0"/>
              <w:marTop w:val="0"/>
              <w:marBottom w:val="0"/>
              <w:divBdr>
                <w:top w:val="none" w:sz="0" w:space="0" w:color="auto"/>
                <w:left w:val="none" w:sz="0" w:space="0" w:color="auto"/>
                <w:bottom w:val="none" w:sz="0" w:space="0" w:color="auto"/>
                <w:right w:val="none" w:sz="0" w:space="0" w:color="auto"/>
              </w:divBdr>
            </w:div>
            <w:div w:id="955480555">
              <w:marLeft w:val="0"/>
              <w:marRight w:val="0"/>
              <w:marTop w:val="0"/>
              <w:marBottom w:val="0"/>
              <w:divBdr>
                <w:top w:val="none" w:sz="0" w:space="0" w:color="auto"/>
                <w:left w:val="none" w:sz="0" w:space="0" w:color="auto"/>
                <w:bottom w:val="none" w:sz="0" w:space="0" w:color="auto"/>
                <w:right w:val="none" w:sz="0" w:space="0" w:color="auto"/>
              </w:divBdr>
            </w:div>
            <w:div w:id="1194032054">
              <w:marLeft w:val="0"/>
              <w:marRight w:val="0"/>
              <w:marTop w:val="0"/>
              <w:marBottom w:val="0"/>
              <w:divBdr>
                <w:top w:val="none" w:sz="0" w:space="0" w:color="auto"/>
                <w:left w:val="none" w:sz="0" w:space="0" w:color="auto"/>
                <w:bottom w:val="none" w:sz="0" w:space="0" w:color="auto"/>
                <w:right w:val="none" w:sz="0" w:space="0" w:color="auto"/>
              </w:divBdr>
            </w:div>
            <w:div w:id="387997465">
              <w:marLeft w:val="0"/>
              <w:marRight w:val="0"/>
              <w:marTop w:val="0"/>
              <w:marBottom w:val="0"/>
              <w:divBdr>
                <w:top w:val="none" w:sz="0" w:space="0" w:color="auto"/>
                <w:left w:val="none" w:sz="0" w:space="0" w:color="auto"/>
                <w:bottom w:val="none" w:sz="0" w:space="0" w:color="auto"/>
                <w:right w:val="none" w:sz="0" w:space="0" w:color="auto"/>
              </w:divBdr>
            </w:div>
            <w:div w:id="1830830273">
              <w:marLeft w:val="0"/>
              <w:marRight w:val="0"/>
              <w:marTop w:val="0"/>
              <w:marBottom w:val="0"/>
              <w:divBdr>
                <w:top w:val="none" w:sz="0" w:space="0" w:color="auto"/>
                <w:left w:val="none" w:sz="0" w:space="0" w:color="auto"/>
                <w:bottom w:val="none" w:sz="0" w:space="0" w:color="auto"/>
                <w:right w:val="none" w:sz="0" w:space="0" w:color="auto"/>
              </w:divBdr>
            </w:div>
            <w:div w:id="1248689705">
              <w:marLeft w:val="0"/>
              <w:marRight w:val="0"/>
              <w:marTop w:val="0"/>
              <w:marBottom w:val="0"/>
              <w:divBdr>
                <w:top w:val="none" w:sz="0" w:space="0" w:color="auto"/>
                <w:left w:val="none" w:sz="0" w:space="0" w:color="auto"/>
                <w:bottom w:val="none" w:sz="0" w:space="0" w:color="auto"/>
                <w:right w:val="none" w:sz="0" w:space="0" w:color="auto"/>
              </w:divBdr>
            </w:div>
            <w:div w:id="549651452">
              <w:marLeft w:val="0"/>
              <w:marRight w:val="0"/>
              <w:marTop w:val="0"/>
              <w:marBottom w:val="0"/>
              <w:divBdr>
                <w:top w:val="none" w:sz="0" w:space="0" w:color="auto"/>
                <w:left w:val="none" w:sz="0" w:space="0" w:color="auto"/>
                <w:bottom w:val="none" w:sz="0" w:space="0" w:color="auto"/>
                <w:right w:val="none" w:sz="0" w:space="0" w:color="auto"/>
              </w:divBdr>
            </w:div>
            <w:div w:id="1928685423">
              <w:marLeft w:val="0"/>
              <w:marRight w:val="0"/>
              <w:marTop w:val="0"/>
              <w:marBottom w:val="0"/>
              <w:divBdr>
                <w:top w:val="none" w:sz="0" w:space="0" w:color="auto"/>
                <w:left w:val="none" w:sz="0" w:space="0" w:color="auto"/>
                <w:bottom w:val="none" w:sz="0" w:space="0" w:color="auto"/>
                <w:right w:val="none" w:sz="0" w:space="0" w:color="auto"/>
              </w:divBdr>
            </w:div>
            <w:div w:id="1037119901">
              <w:marLeft w:val="0"/>
              <w:marRight w:val="0"/>
              <w:marTop w:val="0"/>
              <w:marBottom w:val="0"/>
              <w:divBdr>
                <w:top w:val="none" w:sz="0" w:space="0" w:color="auto"/>
                <w:left w:val="none" w:sz="0" w:space="0" w:color="auto"/>
                <w:bottom w:val="none" w:sz="0" w:space="0" w:color="auto"/>
                <w:right w:val="none" w:sz="0" w:space="0" w:color="auto"/>
              </w:divBdr>
            </w:div>
            <w:div w:id="1948076843">
              <w:marLeft w:val="0"/>
              <w:marRight w:val="0"/>
              <w:marTop w:val="0"/>
              <w:marBottom w:val="0"/>
              <w:divBdr>
                <w:top w:val="none" w:sz="0" w:space="0" w:color="auto"/>
                <w:left w:val="none" w:sz="0" w:space="0" w:color="auto"/>
                <w:bottom w:val="none" w:sz="0" w:space="0" w:color="auto"/>
                <w:right w:val="none" w:sz="0" w:space="0" w:color="auto"/>
              </w:divBdr>
            </w:div>
            <w:div w:id="1550221008">
              <w:marLeft w:val="0"/>
              <w:marRight w:val="0"/>
              <w:marTop w:val="0"/>
              <w:marBottom w:val="0"/>
              <w:divBdr>
                <w:top w:val="none" w:sz="0" w:space="0" w:color="auto"/>
                <w:left w:val="none" w:sz="0" w:space="0" w:color="auto"/>
                <w:bottom w:val="none" w:sz="0" w:space="0" w:color="auto"/>
                <w:right w:val="none" w:sz="0" w:space="0" w:color="auto"/>
              </w:divBdr>
            </w:div>
            <w:div w:id="726075719">
              <w:marLeft w:val="0"/>
              <w:marRight w:val="0"/>
              <w:marTop w:val="0"/>
              <w:marBottom w:val="0"/>
              <w:divBdr>
                <w:top w:val="none" w:sz="0" w:space="0" w:color="auto"/>
                <w:left w:val="none" w:sz="0" w:space="0" w:color="auto"/>
                <w:bottom w:val="none" w:sz="0" w:space="0" w:color="auto"/>
                <w:right w:val="none" w:sz="0" w:space="0" w:color="auto"/>
              </w:divBdr>
            </w:div>
            <w:div w:id="1790933947">
              <w:marLeft w:val="0"/>
              <w:marRight w:val="0"/>
              <w:marTop w:val="0"/>
              <w:marBottom w:val="0"/>
              <w:divBdr>
                <w:top w:val="none" w:sz="0" w:space="0" w:color="auto"/>
                <w:left w:val="none" w:sz="0" w:space="0" w:color="auto"/>
                <w:bottom w:val="none" w:sz="0" w:space="0" w:color="auto"/>
                <w:right w:val="none" w:sz="0" w:space="0" w:color="auto"/>
              </w:divBdr>
            </w:div>
            <w:div w:id="1444957275">
              <w:marLeft w:val="0"/>
              <w:marRight w:val="0"/>
              <w:marTop w:val="0"/>
              <w:marBottom w:val="0"/>
              <w:divBdr>
                <w:top w:val="none" w:sz="0" w:space="0" w:color="auto"/>
                <w:left w:val="none" w:sz="0" w:space="0" w:color="auto"/>
                <w:bottom w:val="none" w:sz="0" w:space="0" w:color="auto"/>
                <w:right w:val="none" w:sz="0" w:space="0" w:color="auto"/>
              </w:divBdr>
            </w:div>
            <w:div w:id="1633094884">
              <w:marLeft w:val="0"/>
              <w:marRight w:val="0"/>
              <w:marTop w:val="0"/>
              <w:marBottom w:val="0"/>
              <w:divBdr>
                <w:top w:val="none" w:sz="0" w:space="0" w:color="auto"/>
                <w:left w:val="none" w:sz="0" w:space="0" w:color="auto"/>
                <w:bottom w:val="none" w:sz="0" w:space="0" w:color="auto"/>
                <w:right w:val="none" w:sz="0" w:space="0" w:color="auto"/>
              </w:divBdr>
            </w:div>
            <w:div w:id="552542842">
              <w:marLeft w:val="0"/>
              <w:marRight w:val="0"/>
              <w:marTop w:val="0"/>
              <w:marBottom w:val="0"/>
              <w:divBdr>
                <w:top w:val="none" w:sz="0" w:space="0" w:color="auto"/>
                <w:left w:val="none" w:sz="0" w:space="0" w:color="auto"/>
                <w:bottom w:val="none" w:sz="0" w:space="0" w:color="auto"/>
                <w:right w:val="none" w:sz="0" w:space="0" w:color="auto"/>
              </w:divBdr>
            </w:div>
            <w:div w:id="1133788061">
              <w:marLeft w:val="0"/>
              <w:marRight w:val="0"/>
              <w:marTop w:val="0"/>
              <w:marBottom w:val="0"/>
              <w:divBdr>
                <w:top w:val="none" w:sz="0" w:space="0" w:color="auto"/>
                <w:left w:val="none" w:sz="0" w:space="0" w:color="auto"/>
                <w:bottom w:val="none" w:sz="0" w:space="0" w:color="auto"/>
                <w:right w:val="none" w:sz="0" w:space="0" w:color="auto"/>
              </w:divBdr>
            </w:div>
            <w:div w:id="531649039">
              <w:marLeft w:val="0"/>
              <w:marRight w:val="0"/>
              <w:marTop w:val="0"/>
              <w:marBottom w:val="0"/>
              <w:divBdr>
                <w:top w:val="none" w:sz="0" w:space="0" w:color="auto"/>
                <w:left w:val="none" w:sz="0" w:space="0" w:color="auto"/>
                <w:bottom w:val="none" w:sz="0" w:space="0" w:color="auto"/>
                <w:right w:val="none" w:sz="0" w:space="0" w:color="auto"/>
              </w:divBdr>
            </w:div>
            <w:div w:id="814680215">
              <w:marLeft w:val="0"/>
              <w:marRight w:val="0"/>
              <w:marTop w:val="0"/>
              <w:marBottom w:val="0"/>
              <w:divBdr>
                <w:top w:val="none" w:sz="0" w:space="0" w:color="auto"/>
                <w:left w:val="none" w:sz="0" w:space="0" w:color="auto"/>
                <w:bottom w:val="none" w:sz="0" w:space="0" w:color="auto"/>
                <w:right w:val="none" w:sz="0" w:space="0" w:color="auto"/>
              </w:divBdr>
            </w:div>
            <w:div w:id="530919242">
              <w:marLeft w:val="0"/>
              <w:marRight w:val="0"/>
              <w:marTop w:val="0"/>
              <w:marBottom w:val="0"/>
              <w:divBdr>
                <w:top w:val="none" w:sz="0" w:space="0" w:color="auto"/>
                <w:left w:val="none" w:sz="0" w:space="0" w:color="auto"/>
                <w:bottom w:val="none" w:sz="0" w:space="0" w:color="auto"/>
                <w:right w:val="none" w:sz="0" w:space="0" w:color="auto"/>
              </w:divBdr>
            </w:div>
            <w:div w:id="835146455">
              <w:marLeft w:val="0"/>
              <w:marRight w:val="0"/>
              <w:marTop w:val="0"/>
              <w:marBottom w:val="0"/>
              <w:divBdr>
                <w:top w:val="none" w:sz="0" w:space="0" w:color="auto"/>
                <w:left w:val="none" w:sz="0" w:space="0" w:color="auto"/>
                <w:bottom w:val="none" w:sz="0" w:space="0" w:color="auto"/>
                <w:right w:val="none" w:sz="0" w:space="0" w:color="auto"/>
              </w:divBdr>
            </w:div>
            <w:div w:id="757365936">
              <w:marLeft w:val="0"/>
              <w:marRight w:val="0"/>
              <w:marTop w:val="0"/>
              <w:marBottom w:val="0"/>
              <w:divBdr>
                <w:top w:val="none" w:sz="0" w:space="0" w:color="auto"/>
                <w:left w:val="none" w:sz="0" w:space="0" w:color="auto"/>
                <w:bottom w:val="none" w:sz="0" w:space="0" w:color="auto"/>
                <w:right w:val="none" w:sz="0" w:space="0" w:color="auto"/>
              </w:divBdr>
            </w:div>
            <w:div w:id="1952777772">
              <w:marLeft w:val="0"/>
              <w:marRight w:val="0"/>
              <w:marTop w:val="0"/>
              <w:marBottom w:val="0"/>
              <w:divBdr>
                <w:top w:val="none" w:sz="0" w:space="0" w:color="auto"/>
                <w:left w:val="none" w:sz="0" w:space="0" w:color="auto"/>
                <w:bottom w:val="none" w:sz="0" w:space="0" w:color="auto"/>
                <w:right w:val="none" w:sz="0" w:space="0" w:color="auto"/>
              </w:divBdr>
              <w:divsChild>
                <w:div w:id="513148841">
                  <w:marLeft w:val="0"/>
                  <w:marRight w:val="0"/>
                  <w:marTop w:val="0"/>
                  <w:marBottom w:val="0"/>
                  <w:divBdr>
                    <w:top w:val="none" w:sz="0" w:space="0" w:color="auto"/>
                    <w:left w:val="none" w:sz="0" w:space="0" w:color="auto"/>
                    <w:bottom w:val="none" w:sz="0" w:space="0" w:color="auto"/>
                    <w:right w:val="none" w:sz="0" w:space="0" w:color="auto"/>
                  </w:divBdr>
                </w:div>
                <w:div w:id="1687099166">
                  <w:marLeft w:val="0"/>
                  <w:marRight w:val="0"/>
                  <w:marTop w:val="0"/>
                  <w:marBottom w:val="0"/>
                  <w:divBdr>
                    <w:top w:val="none" w:sz="0" w:space="0" w:color="auto"/>
                    <w:left w:val="none" w:sz="0" w:space="0" w:color="auto"/>
                    <w:bottom w:val="none" w:sz="0" w:space="0" w:color="auto"/>
                    <w:right w:val="none" w:sz="0" w:space="0" w:color="auto"/>
                  </w:divBdr>
                </w:div>
                <w:div w:id="1653211938">
                  <w:marLeft w:val="0"/>
                  <w:marRight w:val="0"/>
                  <w:marTop w:val="0"/>
                  <w:marBottom w:val="0"/>
                  <w:divBdr>
                    <w:top w:val="none" w:sz="0" w:space="0" w:color="auto"/>
                    <w:left w:val="none" w:sz="0" w:space="0" w:color="auto"/>
                    <w:bottom w:val="none" w:sz="0" w:space="0" w:color="auto"/>
                    <w:right w:val="none" w:sz="0" w:space="0" w:color="auto"/>
                  </w:divBdr>
                </w:div>
                <w:div w:id="711805706">
                  <w:marLeft w:val="0"/>
                  <w:marRight w:val="0"/>
                  <w:marTop w:val="0"/>
                  <w:marBottom w:val="0"/>
                  <w:divBdr>
                    <w:top w:val="none" w:sz="0" w:space="0" w:color="auto"/>
                    <w:left w:val="none" w:sz="0" w:space="0" w:color="auto"/>
                    <w:bottom w:val="none" w:sz="0" w:space="0" w:color="auto"/>
                    <w:right w:val="none" w:sz="0" w:space="0" w:color="auto"/>
                  </w:divBdr>
                </w:div>
                <w:div w:id="1271745184">
                  <w:marLeft w:val="0"/>
                  <w:marRight w:val="0"/>
                  <w:marTop w:val="0"/>
                  <w:marBottom w:val="0"/>
                  <w:divBdr>
                    <w:top w:val="none" w:sz="0" w:space="0" w:color="auto"/>
                    <w:left w:val="none" w:sz="0" w:space="0" w:color="auto"/>
                    <w:bottom w:val="none" w:sz="0" w:space="0" w:color="auto"/>
                    <w:right w:val="none" w:sz="0" w:space="0" w:color="auto"/>
                  </w:divBdr>
                </w:div>
                <w:div w:id="1855340662">
                  <w:marLeft w:val="0"/>
                  <w:marRight w:val="0"/>
                  <w:marTop w:val="0"/>
                  <w:marBottom w:val="0"/>
                  <w:divBdr>
                    <w:top w:val="none" w:sz="0" w:space="0" w:color="auto"/>
                    <w:left w:val="none" w:sz="0" w:space="0" w:color="auto"/>
                    <w:bottom w:val="none" w:sz="0" w:space="0" w:color="auto"/>
                    <w:right w:val="none" w:sz="0" w:space="0" w:color="auto"/>
                  </w:divBdr>
                </w:div>
                <w:div w:id="131484635">
                  <w:marLeft w:val="0"/>
                  <w:marRight w:val="0"/>
                  <w:marTop w:val="0"/>
                  <w:marBottom w:val="0"/>
                  <w:divBdr>
                    <w:top w:val="none" w:sz="0" w:space="0" w:color="auto"/>
                    <w:left w:val="none" w:sz="0" w:space="0" w:color="auto"/>
                    <w:bottom w:val="none" w:sz="0" w:space="0" w:color="auto"/>
                    <w:right w:val="none" w:sz="0" w:space="0" w:color="auto"/>
                  </w:divBdr>
                </w:div>
                <w:div w:id="516508256">
                  <w:marLeft w:val="0"/>
                  <w:marRight w:val="0"/>
                  <w:marTop w:val="0"/>
                  <w:marBottom w:val="0"/>
                  <w:divBdr>
                    <w:top w:val="none" w:sz="0" w:space="0" w:color="auto"/>
                    <w:left w:val="none" w:sz="0" w:space="0" w:color="auto"/>
                    <w:bottom w:val="none" w:sz="0" w:space="0" w:color="auto"/>
                    <w:right w:val="none" w:sz="0" w:space="0" w:color="auto"/>
                  </w:divBdr>
                </w:div>
                <w:div w:id="1546336027">
                  <w:marLeft w:val="0"/>
                  <w:marRight w:val="0"/>
                  <w:marTop w:val="0"/>
                  <w:marBottom w:val="0"/>
                  <w:divBdr>
                    <w:top w:val="none" w:sz="0" w:space="0" w:color="auto"/>
                    <w:left w:val="none" w:sz="0" w:space="0" w:color="auto"/>
                    <w:bottom w:val="none" w:sz="0" w:space="0" w:color="auto"/>
                    <w:right w:val="none" w:sz="0" w:space="0" w:color="auto"/>
                  </w:divBdr>
                </w:div>
                <w:div w:id="382367609">
                  <w:marLeft w:val="0"/>
                  <w:marRight w:val="0"/>
                  <w:marTop w:val="0"/>
                  <w:marBottom w:val="0"/>
                  <w:divBdr>
                    <w:top w:val="none" w:sz="0" w:space="0" w:color="auto"/>
                    <w:left w:val="none" w:sz="0" w:space="0" w:color="auto"/>
                    <w:bottom w:val="none" w:sz="0" w:space="0" w:color="auto"/>
                    <w:right w:val="none" w:sz="0" w:space="0" w:color="auto"/>
                  </w:divBdr>
                </w:div>
                <w:div w:id="2146581384">
                  <w:marLeft w:val="0"/>
                  <w:marRight w:val="0"/>
                  <w:marTop w:val="0"/>
                  <w:marBottom w:val="0"/>
                  <w:divBdr>
                    <w:top w:val="none" w:sz="0" w:space="0" w:color="auto"/>
                    <w:left w:val="none" w:sz="0" w:space="0" w:color="auto"/>
                    <w:bottom w:val="none" w:sz="0" w:space="0" w:color="auto"/>
                    <w:right w:val="none" w:sz="0" w:space="0" w:color="auto"/>
                  </w:divBdr>
                </w:div>
                <w:div w:id="1674530666">
                  <w:marLeft w:val="0"/>
                  <w:marRight w:val="0"/>
                  <w:marTop w:val="0"/>
                  <w:marBottom w:val="0"/>
                  <w:divBdr>
                    <w:top w:val="none" w:sz="0" w:space="0" w:color="auto"/>
                    <w:left w:val="none" w:sz="0" w:space="0" w:color="auto"/>
                    <w:bottom w:val="none" w:sz="0" w:space="0" w:color="auto"/>
                    <w:right w:val="none" w:sz="0" w:space="0" w:color="auto"/>
                  </w:divBdr>
                </w:div>
                <w:div w:id="1190990915">
                  <w:marLeft w:val="0"/>
                  <w:marRight w:val="0"/>
                  <w:marTop w:val="0"/>
                  <w:marBottom w:val="0"/>
                  <w:divBdr>
                    <w:top w:val="none" w:sz="0" w:space="0" w:color="auto"/>
                    <w:left w:val="none" w:sz="0" w:space="0" w:color="auto"/>
                    <w:bottom w:val="none" w:sz="0" w:space="0" w:color="auto"/>
                    <w:right w:val="none" w:sz="0" w:space="0" w:color="auto"/>
                  </w:divBdr>
                </w:div>
                <w:div w:id="1253009134">
                  <w:marLeft w:val="0"/>
                  <w:marRight w:val="0"/>
                  <w:marTop w:val="0"/>
                  <w:marBottom w:val="0"/>
                  <w:divBdr>
                    <w:top w:val="none" w:sz="0" w:space="0" w:color="auto"/>
                    <w:left w:val="none" w:sz="0" w:space="0" w:color="auto"/>
                    <w:bottom w:val="none" w:sz="0" w:space="0" w:color="auto"/>
                    <w:right w:val="none" w:sz="0" w:space="0" w:color="auto"/>
                  </w:divBdr>
                </w:div>
                <w:div w:id="1393847163">
                  <w:marLeft w:val="0"/>
                  <w:marRight w:val="0"/>
                  <w:marTop w:val="0"/>
                  <w:marBottom w:val="0"/>
                  <w:divBdr>
                    <w:top w:val="none" w:sz="0" w:space="0" w:color="auto"/>
                    <w:left w:val="none" w:sz="0" w:space="0" w:color="auto"/>
                    <w:bottom w:val="none" w:sz="0" w:space="0" w:color="auto"/>
                    <w:right w:val="none" w:sz="0" w:space="0" w:color="auto"/>
                  </w:divBdr>
                </w:div>
                <w:div w:id="2111924131">
                  <w:marLeft w:val="0"/>
                  <w:marRight w:val="0"/>
                  <w:marTop w:val="0"/>
                  <w:marBottom w:val="0"/>
                  <w:divBdr>
                    <w:top w:val="none" w:sz="0" w:space="0" w:color="auto"/>
                    <w:left w:val="none" w:sz="0" w:space="0" w:color="auto"/>
                    <w:bottom w:val="none" w:sz="0" w:space="0" w:color="auto"/>
                    <w:right w:val="none" w:sz="0" w:space="0" w:color="auto"/>
                  </w:divBdr>
                </w:div>
                <w:div w:id="1822961351">
                  <w:marLeft w:val="0"/>
                  <w:marRight w:val="0"/>
                  <w:marTop w:val="0"/>
                  <w:marBottom w:val="0"/>
                  <w:divBdr>
                    <w:top w:val="none" w:sz="0" w:space="0" w:color="auto"/>
                    <w:left w:val="none" w:sz="0" w:space="0" w:color="auto"/>
                    <w:bottom w:val="none" w:sz="0" w:space="0" w:color="auto"/>
                    <w:right w:val="none" w:sz="0" w:space="0" w:color="auto"/>
                  </w:divBdr>
                </w:div>
                <w:div w:id="641888911">
                  <w:marLeft w:val="0"/>
                  <w:marRight w:val="0"/>
                  <w:marTop w:val="0"/>
                  <w:marBottom w:val="0"/>
                  <w:divBdr>
                    <w:top w:val="none" w:sz="0" w:space="0" w:color="auto"/>
                    <w:left w:val="none" w:sz="0" w:space="0" w:color="auto"/>
                    <w:bottom w:val="none" w:sz="0" w:space="0" w:color="auto"/>
                    <w:right w:val="none" w:sz="0" w:space="0" w:color="auto"/>
                  </w:divBdr>
                </w:div>
                <w:div w:id="317155074">
                  <w:marLeft w:val="0"/>
                  <w:marRight w:val="0"/>
                  <w:marTop w:val="0"/>
                  <w:marBottom w:val="0"/>
                  <w:divBdr>
                    <w:top w:val="none" w:sz="0" w:space="0" w:color="auto"/>
                    <w:left w:val="none" w:sz="0" w:space="0" w:color="auto"/>
                    <w:bottom w:val="none" w:sz="0" w:space="0" w:color="auto"/>
                    <w:right w:val="none" w:sz="0" w:space="0" w:color="auto"/>
                  </w:divBdr>
                </w:div>
                <w:div w:id="1413162751">
                  <w:marLeft w:val="0"/>
                  <w:marRight w:val="0"/>
                  <w:marTop w:val="0"/>
                  <w:marBottom w:val="0"/>
                  <w:divBdr>
                    <w:top w:val="none" w:sz="0" w:space="0" w:color="auto"/>
                    <w:left w:val="none" w:sz="0" w:space="0" w:color="auto"/>
                    <w:bottom w:val="none" w:sz="0" w:space="0" w:color="auto"/>
                    <w:right w:val="none" w:sz="0" w:space="0" w:color="auto"/>
                  </w:divBdr>
                </w:div>
                <w:div w:id="361128292">
                  <w:marLeft w:val="0"/>
                  <w:marRight w:val="0"/>
                  <w:marTop w:val="0"/>
                  <w:marBottom w:val="0"/>
                  <w:divBdr>
                    <w:top w:val="none" w:sz="0" w:space="0" w:color="auto"/>
                    <w:left w:val="none" w:sz="0" w:space="0" w:color="auto"/>
                    <w:bottom w:val="none" w:sz="0" w:space="0" w:color="auto"/>
                    <w:right w:val="none" w:sz="0" w:space="0" w:color="auto"/>
                  </w:divBdr>
                </w:div>
                <w:div w:id="1433671066">
                  <w:marLeft w:val="0"/>
                  <w:marRight w:val="0"/>
                  <w:marTop w:val="0"/>
                  <w:marBottom w:val="0"/>
                  <w:divBdr>
                    <w:top w:val="none" w:sz="0" w:space="0" w:color="auto"/>
                    <w:left w:val="none" w:sz="0" w:space="0" w:color="auto"/>
                    <w:bottom w:val="none" w:sz="0" w:space="0" w:color="auto"/>
                    <w:right w:val="none" w:sz="0" w:space="0" w:color="auto"/>
                  </w:divBdr>
                </w:div>
                <w:div w:id="921371523">
                  <w:marLeft w:val="0"/>
                  <w:marRight w:val="0"/>
                  <w:marTop w:val="0"/>
                  <w:marBottom w:val="0"/>
                  <w:divBdr>
                    <w:top w:val="none" w:sz="0" w:space="0" w:color="auto"/>
                    <w:left w:val="none" w:sz="0" w:space="0" w:color="auto"/>
                    <w:bottom w:val="none" w:sz="0" w:space="0" w:color="auto"/>
                    <w:right w:val="none" w:sz="0" w:space="0" w:color="auto"/>
                  </w:divBdr>
                </w:div>
                <w:div w:id="932781549">
                  <w:marLeft w:val="0"/>
                  <w:marRight w:val="0"/>
                  <w:marTop w:val="0"/>
                  <w:marBottom w:val="0"/>
                  <w:divBdr>
                    <w:top w:val="none" w:sz="0" w:space="0" w:color="auto"/>
                    <w:left w:val="none" w:sz="0" w:space="0" w:color="auto"/>
                    <w:bottom w:val="none" w:sz="0" w:space="0" w:color="auto"/>
                    <w:right w:val="none" w:sz="0" w:space="0" w:color="auto"/>
                  </w:divBdr>
                </w:div>
                <w:div w:id="496773050">
                  <w:marLeft w:val="0"/>
                  <w:marRight w:val="0"/>
                  <w:marTop w:val="0"/>
                  <w:marBottom w:val="0"/>
                  <w:divBdr>
                    <w:top w:val="none" w:sz="0" w:space="0" w:color="auto"/>
                    <w:left w:val="none" w:sz="0" w:space="0" w:color="auto"/>
                    <w:bottom w:val="none" w:sz="0" w:space="0" w:color="auto"/>
                    <w:right w:val="none" w:sz="0" w:space="0" w:color="auto"/>
                  </w:divBdr>
                </w:div>
                <w:div w:id="565796961">
                  <w:marLeft w:val="0"/>
                  <w:marRight w:val="0"/>
                  <w:marTop w:val="0"/>
                  <w:marBottom w:val="0"/>
                  <w:divBdr>
                    <w:top w:val="none" w:sz="0" w:space="0" w:color="auto"/>
                    <w:left w:val="none" w:sz="0" w:space="0" w:color="auto"/>
                    <w:bottom w:val="none" w:sz="0" w:space="0" w:color="auto"/>
                    <w:right w:val="none" w:sz="0" w:space="0" w:color="auto"/>
                  </w:divBdr>
                </w:div>
                <w:div w:id="297730433">
                  <w:marLeft w:val="0"/>
                  <w:marRight w:val="0"/>
                  <w:marTop w:val="0"/>
                  <w:marBottom w:val="0"/>
                  <w:divBdr>
                    <w:top w:val="none" w:sz="0" w:space="0" w:color="auto"/>
                    <w:left w:val="none" w:sz="0" w:space="0" w:color="auto"/>
                    <w:bottom w:val="none" w:sz="0" w:space="0" w:color="auto"/>
                    <w:right w:val="none" w:sz="0" w:space="0" w:color="auto"/>
                  </w:divBdr>
                </w:div>
                <w:div w:id="1297637841">
                  <w:marLeft w:val="0"/>
                  <w:marRight w:val="0"/>
                  <w:marTop w:val="0"/>
                  <w:marBottom w:val="0"/>
                  <w:divBdr>
                    <w:top w:val="none" w:sz="0" w:space="0" w:color="auto"/>
                    <w:left w:val="none" w:sz="0" w:space="0" w:color="auto"/>
                    <w:bottom w:val="none" w:sz="0" w:space="0" w:color="auto"/>
                    <w:right w:val="none" w:sz="0" w:space="0" w:color="auto"/>
                  </w:divBdr>
                </w:div>
                <w:div w:id="567689733">
                  <w:marLeft w:val="0"/>
                  <w:marRight w:val="0"/>
                  <w:marTop w:val="0"/>
                  <w:marBottom w:val="0"/>
                  <w:divBdr>
                    <w:top w:val="none" w:sz="0" w:space="0" w:color="auto"/>
                    <w:left w:val="none" w:sz="0" w:space="0" w:color="auto"/>
                    <w:bottom w:val="none" w:sz="0" w:space="0" w:color="auto"/>
                    <w:right w:val="none" w:sz="0" w:space="0" w:color="auto"/>
                  </w:divBdr>
                </w:div>
                <w:div w:id="1743680490">
                  <w:marLeft w:val="0"/>
                  <w:marRight w:val="0"/>
                  <w:marTop w:val="0"/>
                  <w:marBottom w:val="0"/>
                  <w:divBdr>
                    <w:top w:val="none" w:sz="0" w:space="0" w:color="auto"/>
                    <w:left w:val="none" w:sz="0" w:space="0" w:color="auto"/>
                    <w:bottom w:val="none" w:sz="0" w:space="0" w:color="auto"/>
                    <w:right w:val="none" w:sz="0" w:space="0" w:color="auto"/>
                  </w:divBdr>
                </w:div>
                <w:div w:id="87427162">
                  <w:marLeft w:val="0"/>
                  <w:marRight w:val="0"/>
                  <w:marTop w:val="0"/>
                  <w:marBottom w:val="0"/>
                  <w:divBdr>
                    <w:top w:val="none" w:sz="0" w:space="0" w:color="auto"/>
                    <w:left w:val="none" w:sz="0" w:space="0" w:color="auto"/>
                    <w:bottom w:val="none" w:sz="0" w:space="0" w:color="auto"/>
                    <w:right w:val="none" w:sz="0" w:space="0" w:color="auto"/>
                  </w:divBdr>
                </w:div>
                <w:div w:id="1629779836">
                  <w:marLeft w:val="0"/>
                  <w:marRight w:val="0"/>
                  <w:marTop w:val="0"/>
                  <w:marBottom w:val="0"/>
                  <w:divBdr>
                    <w:top w:val="none" w:sz="0" w:space="0" w:color="auto"/>
                    <w:left w:val="none" w:sz="0" w:space="0" w:color="auto"/>
                    <w:bottom w:val="none" w:sz="0" w:space="0" w:color="auto"/>
                    <w:right w:val="none" w:sz="0" w:space="0" w:color="auto"/>
                  </w:divBdr>
                </w:div>
                <w:div w:id="154954693">
                  <w:marLeft w:val="0"/>
                  <w:marRight w:val="0"/>
                  <w:marTop w:val="0"/>
                  <w:marBottom w:val="0"/>
                  <w:divBdr>
                    <w:top w:val="none" w:sz="0" w:space="0" w:color="auto"/>
                    <w:left w:val="none" w:sz="0" w:space="0" w:color="auto"/>
                    <w:bottom w:val="none" w:sz="0" w:space="0" w:color="auto"/>
                    <w:right w:val="none" w:sz="0" w:space="0" w:color="auto"/>
                  </w:divBdr>
                </w:div>
                <w:div w:id="191571990">
                  <w:marLeft w:val="0"/>
                  <w:marRight w:val="0"/>
                  <w:marTop w:val="0"/>
                  <w:marBottom w:val="0"/>
                  <w:divBdr>
                    <w:top w:val="none" w:sz="0" w:space="0" w:color="auto"/>
                    <w:left w:val="none" w:sz="0" w:space="0" w:color="auto"/>
                    <w:bottom w:val="none" w:sz="0" w:space="0" w:color="auto"/>
                    <w:right w:val="none" w:sz="0" w:space="0" w:color="auto"/>
                  </w:divBdr>
                </w:div>
                <w:div w:id="2039427764">
                  <w:marLeft w:val="0"/>
                  <w:marRight w:val="0"/>
                  <w:marTop w:val="0"/>
                  <w:marBottom w:val="0"/>
                  <w:divBdr>
                    <w:top w:val="none" w:sz="0" w:space="0" w:color="auto"/>
                    <w:left w:val="none" w:sz="0" w:space="0" w:color="auto"/>
                    <w:bottom w:val="none" w:sz="0" w:space="0" w:color="auto"/>
                    <w:right w:val="none" w:sz="0" w:space="0" w:color="auto"/>
                  </w:divBdr>
                </w:div>
                <w:div w:id="717632489">
                  <w:marLeft w:val="0"/>
                  <w:marRight w:val="0"/>
                  <w:marTop w:val="0"/>
                  <w:marBottom w:val="0"/>
                  <w:divBdr>
                    <w:top w:val="none" w:sz="0" w:space="0" w:color="auto"/>
                    <w:left w:val="none" w:sz="0" w:space="0" w:color="auto"/>
                    <w:bottom w:val="none" w:sz="0" w:space="0" w:color="auto"/>
                    <w:right w:val="none" w:sz="0" w:space="0" w:color="auto"/>
                  </w:divBdr>
                </w:div>
                <w:div w:id="417554723">
                  <w:marLeft w:val="0"/>
                  <w:marRight w:val="0"/>
                  <w:marTop w:val="0"/>
                  <w:marBottom w:val="0"/>
                  <w:divBdr>
                    <w:top w:val="none" w:sz="0" w:space="0" w:color="auto"/>
                    <w:left w:val="none" w:sz="0" w:space="0" w:color="auto"/>
                    <w:bottom w:val="none" w:sz="0" w:space="0" w:color="auto"/>
                    <w:right w:val="none" w:sz="0" w:space="0" w:color="auto"/>
                  </w:divBdr>
                </w:div>
                <w:div w:id="606273875">
                  <w:marLeft w:val="0"/>
                  <w:marRight w:val="0"/>
                  <w:marTop w:val="0"/>
                  <w:marBottom w:val="0"/>
                  <w:divBdr>
                    <w:top w:val="none" w:sz="0" w:space="0" w:color="auto"/>
                    <w:left w:val="none" w:sz="0" w:space="0" w:color="auto"/>
                    <w:bottom w:val="none" w:sz="0" w:space="0" w:color="auto"/>
                    <w:right w:val="none" w:sz="0" w:space="0" w:color="auto"/>
                  </w:divBdr>
                </w:div>
                <w:div w:id="1362704309">
                  <w:marLeft w:val="0"/>
                  <w:marRight w:val="0"/>
                  <w:marTop w:val="0"/>
                  <w:marBottom w:val="0"/>
                  <w:divBdr>
                    <w:top w:val="none" w:sz="0" w:space="0" w:color="auto"/>
                    <w:left w:val="none" w:sz="0" w:space="0" w:color="auto"/>
                    <w:bottom w:val="none" w:sz="0" w:space="0" w:color="auto"/>
                    <w:right w:val="none" w:sz="0" w:space="0" w:color="auto"/>
                  </w:divBdr>
                </w:div>
                <w:div w:id="568687613">
                  <w:marLeft w:val="0"/>
                  <w:marRight w:val="0"/>
                  <w:marTop w:val="0"/>
                  <w:marBottom w:val="0"/>
                  <w:divBdr>
                    <w:top w:val="none" w:sz="0" w:space="0" w:color="auto"/>
                    <w:left w:val="none" w:sz="0" w:space="0" w:color="auto"/>
                    <w:bottom w:val="none" w:sz="0" w:space="0" w:color="auto"/>
                    <w:right w:val="none" w:sz="0" w:space="0" w:color="auto"/>
                  </w:divBdr>
                </w:div>
                <w:div w:id="1059984610">
                  <w:marLeft w:val="0"/>
                  <w:marRight w:val="0"/>
                  <w:marTop w:val="0"/>
                  <w:marBottom w:val="0"/>
                  <w:divBdr>
                    <w:top w:val="none" w:sz="0" w:space="0" w:color="auto"/>
                    <w:left w:val="none" w:sz="0" w:space="0" w:color="auto"/>
                    <w:bottom w:val="none" w:sz="0" w:space="0" w:color="auto"/>
                    <w:right w:val="none" w:sz="0" w:space="0" w:color="auto"/>
                  </w:divBdr>
                </w:div>
                <w:div w:id="494612764">
                  <w:marLeft w:val="0"/>
                  <w:marRight w:val="0"/>
                  <w:marTop w:val="0"/>
                  <w:marBottom w:val="0"/>
                  <w:divBdr>
                    <w:top w:val="none" w:sz="0" w:space="0" w:color="auto"/>
                    <w:left w:val="none" w:sz="0" w:space="0" w:color="auto"/>
                    <w:bottom w:val="none" w:sz="0" w:space="0" w:color="auto"/>
                    <w:right w:val="none" w:sz="0" w:space="0" w:color="auto"/>
                  </w:divBdr>
                </w:div>
                <w:div w:id="595210663">
                  <w:marLeft w:val="0"/>
                  <w:marRight w:val="0"/>
                  <w:marTop w:val="0"/>
                  <w:marBottom w:val="0"/>
                  <w:divBdr>
                    <w:top w:val="none" w:sz="0" w:space="0" w:color="auto"/>
                    <w:left w:val="none" w:sz="0" w:space="0" w:color="auto"/>
                    <w:bottom w:val="none" w:sz="0" w:space="0" w:color="auto"/>
                    <w:right w:val="none" w:sz="0" w:space="0" w:color="auto"/>
                  </w:divBdr>
                </w:div>
                <w:div w:id="1894535750">
                  <w:marLeft w:val="0"/>
                  <w:marRight w:val="0"/>
                  <w:marTop w:val="0"/>
                  <w:marBottom w:val="0"/>
                  <w:divBdr>
                    <w:top w:val="none" w:sz="0" w:space="0" w:color="auto"/>
                    <w:left w:val="none" w:sz="0" w:space="0" w:color="auto"/>
                    <w:bottom w:val="none" w:sz="0" w:space="0" w:color="auto"/>
                    <w:right w:val="none" w:sz="0" w:space="0" w:color="auto"/>
                  </w:divBdr>
                </w:div>
                <w:div w:id="1915968955">
                  <w:marLeft w:val="0"/>
                  <w:marRight w:val="0"/>
                  <w:marTop w:val="0"/>
                  <w:marBottom w:val="0"/>
                  <w:divBdr>
                    <w:top w:val="none" w:sz="0" w:space="0" w:color="auto"/>
                    <w:left w:val="none" w:sz="0" w:space="0" w:color="auto"/>
                    <w:bottom w:val="none" w:sz="0" w:space="0" w:color="auto"/>
                    <w:right w:val="none" w:sz="0" w:space="0" w:color="auto"/>
                  </w:divBdr>
                </w:div>
                <w:div w:id="24060128">
                  <w:marLeft w:val="0"/>
                  <w:marRight w:val="0"/>
                  <w:marTop w:val="0"/>
                  <w:marBottom w:val="0"/>
                  <w:divBdr>
                    <w:top w:val="none" w:sz="0" w:space="0" w:color="auto"/>
                    <w:left w:val="none" w:sz="0" w:space="0" w:color="auto"/>
                    <w:bottom w:val="none" w:sz="0" w:space="0" w:color="auto"/>
                    <w:right w:val="none" w:sz="0" w:space="0" w:color="auto"/>
                  </w:divBdr>
                </w:div>
                <w:div w:id="1070157064">
                  <w:marLeft w:val="0"/>
                  <w:marRight w:val="0"/>
                  <w:marTop w:val="0"/>
                  <w:marBottom w:val="0"/>
                  <w:divBdr>
                    <w:top w:val="none" w:sz="0" w:space="0" w:color="auto"/>
                    <w:left w:val="none" w:sz="0" w:space="0" w:color="auto"/>
                    <w:bottom w:val="none" w:sz="0" w:space="0" w:color="auto"/>
                    <w:right w:val="none" w:sz="0" w:space="0" w:color="auto"/>
                  </w:divBdr>
                </w:div>
                <w:div w:id="1236011354">
                  <w:marLeft w:val="0"/>
                  <w:marRight w:val="0"/>
                  <w:marTop w:val="0"/>
                  <w:marBottom w:val="0"/>
                  <w:divBdr>
                    <w:top w:val="none" w:sz="0" w:space="0" w:color="auto"/>
                    <w:left w:val="none" w:sz="0" w:space="0" w:color="auto"/>
                    <w:bottom w:val="none" w:sz="0" w:space="0" w:color="auto"/>
                    <w:right w:val="none" w:sz="0" w:space="0" w:color="auto"/>
                  </w:divBdr>
                </w:div>
                <w:div w:id="979846941">
                  <w:marLeft w:val="0"/>
                  <w:marRight w:val="0"/>
                  <w:marTop w:val="0"/>
                  <w:marBottom w:val="0"/>
                  <w:divBdr>
                    <w:top w:val="none" w:sz="0" w:space="0" w:color="auto"/>
                    <w:left w:val="none" w:sz="0" w:space="0" w:color="auto"/>
                    <w:bottom w:val="none" w:sz="0" w:space="0" w:color="auto"/>
                    <w:right w:val="none" w:sz="0" w:space="0" w:color="auto"/>
                  </w:divBdr>
                </w:div>
                <w:div w:id="1062875128">
                  <w:marLeft w:val="0"/>
                  <w:marRight w:val="0"/>
                  <w:marTop w:val="0"/>
                  <w:marBottom w:val="0"/>
                  <w:divBdr>
                    <w:top w:val="none" w:sz="0" w:space="0" w:color="auto"/>
                    <w:left w:val="none" w:sz="0" w:space="0" w:color="auto"/>
                    <w:bottom w:val="none" w:sz="0" w:space="0" w:color="auto"/>
                    <w:right w:val="none" w:sz="0" w:space="0" w:color="auto"/>
                  </w:divBdr>
                </w:div>
                <w:div w:id="1509829189">
                  <w:marLeft w:val="0"/>
                  <w:marRight w:val="0"/>
                  <w:marTop w:val="0"/>
                  <w:marBottom w:val="0"/>
                  <w:divBdr>
                    <w:top w:val="none" w:sz="0" w:space="0" w:color="auto"/>
                    <w:left w:val="none" w:sz="0" w:space="0" w:color="auto"/>
                    <w:bottom w:val="none" w:sz="0" w:space="0" w:color="auto"/>
                    <w:right w:val="none" w:sz="0" w:space="0" w:color="auto"/>
                  </w:divBdr>
                </w:div>
                <w:div w:id="1006245089">
                  <w:marLeft w:val="0"/>
                  <w:marRight w:val="0"/>
                  <w:marTop w:val="0"/>
                  <w:marBottom w:val="0"/>
                  <w:divBdr>
                    <w:top w:val="none" w:sz="0" w:space="0" w:color="auto"/>
                    <w:left w:val="none" w:sz="0" w:space="0" w:color="auto"/>
                    <w:bottom w:val="none" w:sz="0" w:space="0" w:color="auto"/>
                    <w:right w:val="none" w:sz="0" w:space="0" w:color="auto"/>
                  </w:divBdr>
                </w:div>
                <w:div w:id="147554265">
                  <w:marLeft w:val="0"/>
                  <w:marRight w:val="0"/>
                  <w:marTop w:val="0"/>
                  <w:marBottom w:val="0"/>
                  <w:divBdr>
                    <w:top w:val="none" w:sz="0" w:space="0" w:color="auto"/>
                    <w:left w:val="none" w:sz="0" w:space="0" w:color="auto"/>
                    <w:bottom w:val="none" w:sz="0" w:space="0" w:color="auto"/>
                    <w:right w:val="none" w:sz="0" w:space="0" w:color="auto"/>
                  </w:divBdr>
                </w:div>
                <w:div w:id="1419329606">
                  <w:marLeft w:val="0"/>
                  <w:marRight w:val="0"/>
                  <w:marTop w:val="0"/>
                  <w:marBottom w:val="0"/>
                  <w:divBdr>
                    <w:top w:val="none" w:sz="0" w:space="0" w:color="auto"/>
                    <w:left w:val="none" w:sz="0" w:space="0" w:color="auto"/>
                    <w:bottom w:val="none" w:sz="0" w:space="0" w:color="auto"/>
                    <w:right w:val="none" w:sz="0" w:space="0" w:color="auto"/>
                  </w:divBdr>
                </w:div>
                <w:div w:id="1501384280">
                  <w:marLeft w:val="0"/>
                  <w:marRight w:val="0"/>
                  <w:marTop w:val="0"/>
                  <w:marBottom w:val="0"/>
                  <w:divBdr>
                    <w:top w:val="none" w:sz="0" w:space="0" w:color="auto"/>
                    <w:left w:val="none" w:sz="0" w:space="0" w:color="auto"/>
                    <w:bottom w:val="none" w:sz="0" w:space="0" w:color="auto"/>
                    <w:right w:val="none" w:sz="0" w:space="0" w:color="auto"/>
                  </w:divBdr>
                </w:div>
                <w:div w:id="786698987">
                  <w:marLeft w:val="0"/>
                  <w:marRight w:val="0"/>
                  <w:marTop w:val="0"/>
                  <w:marBottom w:val="0"/>
                  <w:divBdr>
                    <w:top w:val="none" w:sz="0" w:space="0" w:color="auto"/>
                    <w:left w:val="none" w:sz="0" w:space="0" w:color="auto"/>
                    <w:bottom w:val="none" w:sz="0" w:space="0" w:color="auto"/>
                    <w:right w:val="none" w:sz="0" w:space="0" w:color="auto"/>
                  </w:divBdr>
                </w:div>
                <w:div w:id="1513182833">
                  <w:marLeft w:val="0"/>
                  <w:marRight w:val="0"/>
                  <w:marTop w:val="0"/>
                  <w:marBottom w:val="0"/>
                  <w:divBdr>
                    <w:top w:val="none" w:sz="0" w:space="0" w:color="auto"/>
                    <w:left w:val="none" w:sz="0" w:space="0" w:color="auto"/>
                    <w:bottom w:val="none" w:sz="0" w:space="0" w:color="auto"/>
                    <w:right w:val="none" w:sz="0" w:space="0" w:color="auto"/>
                  </w:divBdr>
                </w:div>
                <w:div w:id="1241869677">
                  <w:marLeft w:val="0"/>
                  <w:marRight w:val="0"/>
                  <w:marTop w:val="0"/>
                  <w:marBottom w:val="0"/>
                  <w:divBdr>
                    <w:top w:val="none" w:sz="0" w:space="0" w:color="auto"/>
                    <w:left w:val="none" w:sz="0" w:space="0" w:color="auto"/>
                    <w:bottom w:val="none" w:sz="0" w:space="0" w:color="auto"/>
                    <w:right w:val="none" w:sz="0" w:space="0" w:color="auto"/>
                  </w:divBdr>
                </w:div>
                <w:div w:id="702025990">
                  <w:marLeft w:val="0"/>
                  <w:marRight w:val="0"/>
                  <w:marTop w:val="0"/>
                  <w:marBottom w:val="0"/>
                  <w:divBdr>
                    <w:top w:val="none" w:sz="0" w:space="0" w:color="auto"/>
                    <w:left w:val="none" w:sz="0" w:space="0" w:color="auto"/>
                    <w:bottom w:val="none" w:sz="0" w:space="0" w:color="auto"/>
                    <w:right w:val="none" w:sz="0" w:space="0" w:color="auto"/>
                  </w:divBdr>
                </w:div>
                <w:div w:id="333385675">
                  <w:marLeft w:val="0"/>
                  <w:marRight w:val="0"/>
                  <w:marTop w:val="0"/>
                  <w:marBottom w:val="0"/>
                  <w:divBdr>
                    <w:top w:val="none" w:sz="0" w:space="0" w:color="auto"/>
                    <w:left w:val="none" w:sz="0" w:space="0" w:color="auto"/>
                    <w:bottom w:val="none" w:sz="0" w:space="0" w:color="auto"/>
                    <w:right w:val="none" w:sz="0" w:space="0" w:color="auto"/>
                  </w:divBdr>
                </w:div>
                <w:div w:id="1523206508">
                  <w:marLeft w:val="0"/>
                  <w:marRight w:val="0"/>
                  <w:marTop w:val="0"/>
                  <w:marBottom w:val="0"/>
                  <w:divBdr>
                    <w:top w:val="none" w:sz="0" w:space="0" w:color="auto"/>
                    <w:left w:val="none" w:sz="0" w:space="0" w:color="auto"/>
                    <w:bottom w:val="none" w:sz="0" w:space="0" w:color="auto"/>
                    <w:right w:val="none" w:sz="0" w:space="0" w:color="auto"/>
                  </w:divBdr>
                </w:div>
                <w:div w:id="1307467429">
                  <w:marLeft w:val="0"/>
                  <w:marRight w:val="0"/>
                  <w:marTop w:val="0"/>
                  <w:marBottom w:val="0"/>
                  <w:divBdr>
                    <w:top w:val="none" w:sz="0" w:space="0" w:color="auto"/>
                    <w:left w:val="none" w:sz="0" w:space="0" w:color="auto"/>
                    <w:bottom w:val="none" w:sz="0" w:space="0" w:color="auto"/>
                    <w:right w:val="none" w:sz="0" w:space="0" w:color="auto"/>
                  </w:divBdr>
                </w:div>
                <w:div w:id="374476000">
                  <w:marLeft w:val="0"/>
                  <w:marRight w:val="0"/>
                  <w:marTop w:val="0"/>
                  <w:marBottom w:val="0"/>
                  <w:divBdr>
                    <w:top w:val="none" w:sz="0" w:space="0" w:color="auto"/>
                    <w:left w:val="none" w:sz="0" w:space="0" w:color="auto"/>
                    <w:bottom w:val="none" w:sz="0" w:space="0" w:color="auto"/>
                    <w:right w:val="none" w:sz="0" w:space="0" w:color="auto"/>
                  </w:divBdr>
                </w:div>
                <w:div w:id="162862995">
                  <w:marLeft w:val="0"/>
                  <w:marRight w:val="0"/>
                  <w:marTop w:val="0"/>
                  <w:marBottom w:val="0"/>
                  <w:divBdr>
                    <w:top w:val="none" w:sz="0" w:space="0" w:color="auto"/>
                    <w:left w:val="none" w:sz="0" w:space="0" w:color="auto"/>
                    <w:bottom w:val="none" w:sz="0" w:space="0" w:color="auto"/>
                    <w:right w:val="none" w:sz="0" w:space="0" w:color="auto"/>
                  </w:divBdr>
                </w:div>
                <w:div w:id="1810005358">
                  <w:marLeft w:val="0"/>
                  <w:marRight w:val="0"/>
                  <w:marTop w:val="0"/>
                  <w:marBottom w:val="0"/>
                  <w:divBdr>
                    <w:top w:val="none" w:sz="0" w:space="0" w:color="auto"/>
                    <w:left w:val="none" w:sz="0" w:space="0" w:color="auto"/>
                    <w:bottom w:val="none" w:sz="0" w:space="0" w:color="auto"/>
                    <w:right w:val="none" w:sz="0" w:space="0" w:color="auto"/>
                  </w:divBdr>
                </w:div>
                <w:div w:id="217478477">
                  <w:marLeft w:val="0"/>
                  <w:marRight w:val="0"/>
                  <w:marTop w:val="0"/>
                  <w:marBottom w:val="0"/>
                  <w:divBdr>
                    <w:top w:val="none" w:sz="0" w:space="0" w:color="auto"/>
                    <w:left w:val="none" w:sz="0" w:space="0" w:color="auto"/>
                    <w:bottom w:val="none" w:sz="0" w:space="0" w:color="auto"/>
                    <w:right w:val="none" w:sz="0" w:space="0" w:color="auto"/>
                  </w:divBdr>
                </w:div>
                <w:div w:id="611674031">
                  <w:marLeft w:val="0"/>
                  <w:marRight w:val="0"/>
                  <w:marTop w:val="0"/>
                  <w:marBottom w:val="0"/>
                  <w:divBdr>
                    <w:top w:val="none" w:sz="0" w:space="0" w:color="auto"/>
                    <w:left w:val="none" w:sz="0" w:space="0" w:color="auto"/>
                    <w:bottom w:val="none" w:sz="0" w:space="0" w:color="auto"/>
                    <w:right w:val="none" w:sz="0" w:space="0" w:color="auto"/>
                  </w:divBdr>
                </w:div>
                <w:div w:id="1194341779">
                  <w:marLeft w:val="0"/>
                  <w:marRight w:val="0"/>
                  <w:marTop w:val="0"/>
                  <w:marBottom w:val="0"/>
                  <w:divBdr>
                    <w:top w:val="none" w:sz="0" w:space="0" w:color="auto"/>
                    <w:left w:val="none" w:sz="0" w:space="0" w:color="auto"/>
                    <w:bottom w:val="none" w:sz="0" w:space="0" w:color="auto"/>
                    <w:right w:val="none" w:sz="0" w:space="0" w:color="auto"/>
                  </w:divBdr>
                </w:div>
                <w:div w:id="1576670247">
                  <w:marLeft w:val="0"/>
                  <w:marRight w:val="0"/>
                  <w:marTop w:val="0"/>
                  <w:marBottom w:val="0"/>
                  <w:divBdr>
                    <w:top w:val="none" w:sz="0" w:space="0" w:color="auto"/>
                    <w:left w:val="none" w:sz="0" w:space="0" w:color="auto"/>
                    <w:bottom w:val="none" w:sz="0" w:space="0" w:color="auto"/>
                    <w:right w:val="none" w:sz="0" w:space="0" w:color="auto"/>
                  </w:divBdr>
                </w:div>
                <w:div w:id="769473067">
                  <w:marLeft w:val="0"/>
                  <w:marRight w:val="0"/>
                  <w:marTop w:val="0"/>
                  <w:marBottom w:val="0"/>
                  <w:divBdr>
                    <w:top w:val="none" w:sz="0" w:space="0" w:color="auto"/>
                    <w:left w:val="none" w:sz="0" w:space="0" w:color="auto"/>
                    <w:bottom w:val="none" w:sz="0" w:space="0" w:color="auto"/>
                    <w:right w:val="none" w:sz="0" w:space="0" w:color="auto"/>
                  </w:divBdr>
                </w:div>
                <w:div w:id="646207675">
                  <w:marLeft w:val="0"/>
                  <w:marRight w:val="0"/>
                  <w:marTop w:val="0"/>
                  <w:marBottom w:val="0"/>
                  <w:divBdr>
                    <w:top w:val="none" w:sz="0" w:space="0" w:color="auto"/>
                    <w:left w:val="none" w:sz="0" w:space="0" w:color="auto"/>
                    <w:bottom w:val="none" w:sz="0" w:space="0" w:color="auto"/>
                    <w:right w:val="none" w:sz="0" w:space="0" w:color="auto"/>
                  </w:divBdr>
                </w:div>
                <w:div w:id="677778500">
                  <w:marLeft w:val="0"/>
                  <w:marRight w:val="0"/>
                  <w:marTop w:val="0"/>
                  <w:marBottom w:val="0"/>
                  <w:divBdr>
                    <w:top w:val="none" w:sz="0" w:space="0" w:color="auto"/>
                    <w:left w:val="none" w:sz="0" w:space="0" w:color="auto"/>
                    <w:bottom w:val="none" w:sz="0" w:space="0" w:color="auto"/>
                    <w:right w:val="none" w:sz="0" w:space="0" w:color="auto"/>
                  </w:divBdr>
                </w:div>
                <w:div w:id="363096111">
                  <w:marLeft w:val="0"/>
                  <w:marRight w:val="0"/>
                  <w:marTop w:val="0"/>
                  <w:marBottom w:val="0"/>
                  <w:divBdr>
                    <w:top w:val="none" w:sz="0" w:space="0" w:color="auto"/>
                    <w:left w:val="none" w:sz="0" w:space="0" w:color="auto"/>
                    <w:bottom w:val="none" w:sz="0" w:space="0" w:color="auto"/>
                    <w:right w:val="none" w:sz="0" w:space="0" w:color="auto"/>
                  </w:divBdr>
                </w:div>
                <w:div w:id="2045863466">
                  <w:marLeft w:val="0"/>
                  <w:marRight w:val="0"/>
                  <w:marTop w:val="0"/>
                  <w:marBottom w:val="0"/>
                  <w:divBdr>
                    <w:top w:val="none" w:sz="0" w:space="0" w:color="auto"/>
                    <w:left w:val="none" w:sz="0" w:space="0" w:color="auto"/>
                    <w:bottom w:val="none" w:sz="0" w:space="0" w:color="auto"/>
                    <w:right w:val="none" w:sz="0" w:space="0" w:color="auto"/>
                  </w:divBdr>
                </w:div>
                <w:div w:id="162404664">
                  <w:marLeft w:val="0"/>
                  <w:marRight w:val="0"/>
                  <w:marTop w:val="0"/>
                  <w:marBottom w:val="0"/>
                  <w:divBdr>
                    <w:top w:val="none" w:sz="0" w:space="0" w:color="auto"/>
                    <w:left w:val="none" w:sz="0" w:space="0" w:color="auto"/>
                    <w:bottom w:val="none" w:sz="0" w:space="0" w:color="auto"/>
                    <w:right w:val="none" w:sz="0" w:space="0" w:color="auto"/>
                  </w:divBdr>
                </w:div>
                <w:div w:id="1997146116">
                  <w:marLeft w:val="0"/>
                  <w:marRight w:val="0"/>
                  <w:marTop w:val="0"/>
                  <w:marBottom w:val="0"/>
                  <w:divBdr>
                    <w:top w:val="none" w:sz="0" w:space="0" w:color="auto"/>
                    <w:left w:val="none" w:sz="0" w:space="0" w:color="auto"/>
                    <w:bottom w:val="none" w:sz="0" w:space="0" w:color="auto"/>
                    <w:right w:val="none" w:sz="0" w:space="0" w:color="auto"/>
                  </w:divBdr>
                </w:div>
                <w:div w:id="2112890851">
                  <w:marLeft w:val="0"/>
                  <w:marRight w:val="0"/>
                  <w:marTop w:val="0"/>
                  <w:marBottom w:val="0"/>
                  <w:divBdr>
                    <w:top w:val="none" w:sz="0" w:space="0" w:color="auto"/>
                    <w:left w:val="none" w:sz="0" w:space="0" w:color="auto"/>
                    <w:bottom w:val="none" w:sz="0" w:space="0" w:color="auto"/>
                    <w:right w:val="none" w:sz="0" w:space="0" w:color="auto"/>
                  </w:divBdr>
                </w:div>
              </w:divsChild>
            </w:div>
            <w:div w:id="1495995615">
              <w:marLeft w:val="0"/>
              <w:marRight w:val="0"/>
              <w:marTop w:val="0"/>
              <w:marBottom w:val="0"/>
              <w:divBdr>
                <w:top w:val="none" w:sz="0" w:space="0" w:color="auto"/>
                <w:left w:val="none" w:sz="0" w:space="0" w:color="auto"/>
                <w:bottom w:val="none" w:sz="0" w:space="0" w:color="auto"/>
                <w:right w:val="none" w:sz="0" w:space="0" w:color="auto"/>
              </w:divBdr>
            </w:div>
            <w:div w:id="1219321125">
              <w:marLeft w:val="0"/>
              <w:marRight w:val="0"/>
              <w:marTop w:val="0"/>
              <w:marBottom w:val="0"/>
              <w:divBdr>
                <w:top w:val="none" w:sz="0" w:space="0" w:color="auto"/>
                <w:left w:val="none" w:sz="0" w:space="0" w:color="auto"/>
                <w:bottom w:val="none" w:sz="0" w:space="0" w:color="auto"/>
                <w:right w:val="none" w:sz="0" w:space="0" w:color="auto"/>
              </w:divBdr>
            </w:div>
            <w:div w:id="80565250">
              <w:marLeft w:val="0"/>
              <w:marRight w:val="0"/>
              <w:marTop w:val="0"/>
              <w:marBottom w:val="0"/>
              <w:divBdr>
                <w:top w:val="none" w:sz="0" w:space="0" w:color="auto"/>
                <w:left w:val="none" w:sz="0" w:space="0" w:color="auto"/>
                <w:bottom w:val="none" w:sz="0" w:space="0" w:color="auto"/>
                <w:right w:val="none" w:sz="0" w:space="0" w:color="auto"/>
              </w:divBdr>
            </w:div>
            <w:div w:id="1645160953">
              <w:marLeft w:val="0"/>
              <w:marRight w:val="0"/>
              <w:marTop w:val="0"/>
              <w:marBottom w:val="0"/>
              <w:divBdr>
                <w:top w:val="none" w:sz="0" w:space="0" w:color="auto"/>
                <w:left w:val="none" w:sz="0" w:space="0" w:color="auto"/>
                <w:bottom w:val="none" w:sz="0" w:space="0" w:color="auto"/>
                <w:right w:val="none" w:sz="0" w:space="0" w:color="auto"/>
              </w:divBdr>
            </w:div>
            <w:div w:id="1500852125">
              <w:marLeft w:val="0"/>
              <w:marRight w:val="0"/>
              <w:marTop w:val="0"/>
              <w:marBottom w:val="0"/>
              <w:divBdr>
                <w:top w:val="none" w:sz="0" w:space="0" w:color="auto"/>
                <w:left w:val="none" w:sz="0" w:space="0" w:color="auto"/>
                <w:bottom w:val="none" w:sz="0" w:space="0" w:color="auto"/>
                <w:right w:val="none" w:sz="0" w:space="0" w:color="auto"/>
              </w:divBdr>
            </w:div>
            <w:div w:id="491917436">
              <w:marLeft w:val="0"/>
              <w:marRight w:val="0"/>
              <w:marTop w:val="0"/>
              <w:marBottom w:val="0"/>
              <w:divBdr>
                <w:top w:val="none" w:sz="0" w:space="0" w:color="auto"/>
                <w:left w:val="none" w:sz="0" w:space="0" w:color="auto"/>
                <w:bottom w:val="none" w:sz="0" w:space="0" w:color="auto"/>
                <w:right w:val="none" w:sz="0" w:space="0" w:color="auto"/>
              </w:divBdr>
            </w:div>
            <w:div w:id="1672677402">
              <w:marLeft w:val="0"/>
              <w:marRight w:val="0"/>
              <w:marTop w:val="0"/>
              <w:marBottom w:val="0"/>
              <w:divBdr>
                <w:top w:val="none" w:sz="0" w:space="0" w:color="auto"/>
                <w:left w:val="none" w:sz="0" w:space="0" w:color="auto"/>
                <w:bottom w:val="none" w:sz="0" w:space="0" w:color="auto"/>
                <w:right w:val="none" w:sz="0" w:space="0" w:color="auto"/>
              </w:divBdr>
            </w:div>
            <w:div w:id="1767992508">
              <w:marLeft w:val="0"/>
              <w:marRight w:val="0"/>
              <w:marTop w:val="0"/>
              <w:marBottom w:val="0"/>
              <w:divBdr>
                <w:top w:val="none" w:sz="0" w:space="0" w:color="auto"/>
                <w:left w:val="none" w:sz="0" w:space="0" w:color="auto"/>
                <w:bottom w:val="none" w:sz="0" w:space="0" w:color="auto"/>
                <w:right w:val="none" w:sz="0" w:space="0" w:color="auto"/>
              </w:divBdr>
            </w:div>
            <w:div w:id="502210422">
              <w:marLeft w:val="0"/>
              <w:marRight w:val="0"/>
              <w:marTop w:val="0"/>
              <w:marBottom w:val="0"/>
              <w:divBdr>
                <w:top w:val="none" w:sz="0" w:space="0" w:color="auto"/>
                <w:left w:val="none" w:sz="0" w:space="0" w:color="auto"/>
                <w:bottom w:val="none" w:sz="0" w:space="0" w:color="auto"/>
                <w:right w:val="none" w:sz="0" w:space="0" w:color="auto"/>
              </w:divBdr>
            </w:div>
            <w:div w:id="263732021">
              <w:marLeft w:val="0"/>
              <w:marRight w:val="0"/>
              <w:marTop w:val="0"/>
              <w:marBottom w:val="0"/>
              <w:divBdr>
                <w:top w:val="none" w:sz="0" w:space="0" w:color="auto"/>
                <w:left w:val="none" w:sz="0" w:space="0" w:color="auto"/>
                <w:bottom w:val="none" w:sz="0" w:space="0" w:color="auto"/>
                <w:right w:val="none" w:sz="0" w:space="0" w:color="auto"/>
              </w:divBdr>
            </w:div>
            <w:div w:id="1756852698">
              <w:marLeft w:val="0"/>
              <w:marRight w:val="0"/>
              <w:marTop w:val="0"/>
              <w:marBottom w:val="0"/>
              <w:divBdr>
                <w:top w:val="none" w:sz="0" w:space="0" w:color="auto"/>
                <w:left w:val="none" w:sz="0" w:space="0" w:color="auto"/>
                <w:bottom w:val="none" w:sz="0" w:space="0" w:color="auto"/>
                <w:right w:val="none" w:sz="0" w:space="0" w:color="auto"/>
              </w:divBdr>
            </w:div>
            <w:div w:id="1689679772">
              <w:marLeft w:val="0"/>
              <w:marRight w:val="0"/>
              <w:marTop w:val="0"/>
              <w:marBottom w:val="0"/>
              <w:divBdr>
                <w:top w:val="none" w:sz="0" w:space="0" w:color="auto"/>
                <w:left w:val="none" w:sz="0" w:space="0" w:color="auto"/>
                <w:bottom w:val="none" w:sz="0" w:space="0" w:color="auto"/>
                <w:right w:val="none" w:sz="0" w:space="0" w:color="auto"/>
              </w:divBdr>
            </w:div>
            <w:div w:id="1448423981">
              <w:marLeft w:val="0"/>
              <w:marRight w:val="0"/>
              <w:marTop w:val="0"/>
              <w:marBottom w:val="0"/>
              <w:divBdr>
                <w:top w:val="none" w:sz="0" w:space="0" w:color="auto"/>
                <w:left w:val="none" w:sz="0" w:space="0" w:color="auto"/>
                <w:bottom w:val="none" w:sz="0" w:space="0" w:color="auto"/>
                <w:right w:val="none" w:sz="0" w:space="0" w:color="auto"/>
              </w:divBdr>
            </w:div>
            <w:div w:id="194395565">
              <w:marLeft w:val="0"/>
              <w:marRight w:val="0"/>
              <w:marTop w:val="0"/>
              <w:marBottom w:val="0"/>
              <w:divBdr>
                <w:top w:val="none" w:sz="0" w:space="0" w:color="auto"/>
                <w:left w:val="none" w:sz="0" w:space="0" w:color="auto"/>
                <w:bottom w:val="none" w:sz="0" w:space="0" w:color="auto"/>
                <w:right w:val="none" w:sz="0" w:space="0" w:color="auto"/>
              </w:divBdr>
            </w:div>
            <w:div w:id="949776856">
              <w:marLeft w:val="0"/>
              <w:marRight w:val="0"/>
              <w:marTop w:val="0"/>
              <w:marBottom w:val="0"/>
              <w:divBdr>
                <w:top w:val="none" w:sz="0" w:space="0" w:color="auto"/>
                <w:left w:val="none" w:sz="0" w:space="0" w:color="auto"/>
                <w:bottom w:val="none" w:sz="0" w:space="0" w:color="auto"/>
                <w:right w:val="none" w:sz="0" w:space="0" w:color="auto"/>
              </w:divBdr>
            </w:div>
            <w:div w:id="120924129">
              <w:marLeft w:val="0"/>
              <w:marRight w:val="0"/>
              <w:marTop w:val="0"/>
              <w:marBottom w:val="0"/>
              <w:divBdr>
                <w:top w:val="none" w:sz="0" w:space="0" w:color="auto"/>
                <w:left w:val="none" w:sz="0" w:space="0" w:color="auto"/>
                <w:bottom w:val="none" w:sz="0" w:space="0" w:color="auto"/>
                <w:right w:val="none" w:sz="0" w:space="0" w:color="auto"/>
              </w:divBdr>
            </w:div>
            <w:div w:id="1928610767">
              <w:marLeft w:val="0"/>
              <w:marRight w:val="0"/>
              <w:marTop w:val="0"/>
              <w:marBottom w:val="0"/>
              <w:divBdr>
                <w:top w:val="none" w:sz="0" w:space="0" w:color="auto"/>
                <w:left w:val="none" w:sz="0" w:space="0" w:color="auto"/>
                <w:bottom w:val="none" w:sz="0" w:space="0" w:color="auto"/>
                <w:right w:val="none" w:sz="0" w:space="0" w:color="auto"/>
              </w:divBdr>
            </w:div>
            <w:div w:id="1726490313">
              <w:marLeft w:val="0"/>
              <w:marRight w:val="0"/>
              <w:marTop w:val="0"/>
              <w:marBottom w:val="0"/>
              <w:divBdr>
                <w:top w:val="none" w:sz="0" w:space="0" w:color="auto"/>
                <w:left w:val="none" w:sz="0" w:space="0" w:color="auto"/>
                <w:bottom w:val="none" w:sz="0" w:space="0" w:color="auto"/>
                <w:right w:val="none" w:sz="0" w:space="0" w:color="auto"/>
              </w:divBdr>
            </w:div>
            <w:div w:id="1859656941">
              <w:marLeft w:val="0"/>
              <w:marRight w:val="0"/>
              <w:marTop w:val="0"/>
              <w:marBottom w:val="0"/>
              <w:divBdr>
                <w:top w:val="none" w:sz="0" w:space="0" w:color="auto"/>
                <w:left w:val="none" w:sz="0" w:space="0" w:color="auto"/>
                <w:bottom w:val="none" w:sz="0" w:space="0" w:color="auto"/>
                <w:right w:val="none" w:sz="0" w:space="0" w:color="auto"/>
              </w:divBdr>
            </w:div>
            <w:div w:id="969743769">
              <w:marLeft w:val="0"/>
              <w:marRight w:val="0"/>
              <w:marTop w:val="0"/>
              <w:marBottom w:val="0"/>
              <w:divBdr>
                <w:top w:val="none" w:sz="0" w:space="0" w:color="auto"/>
                <w:left w:val="none" w:sz="0" w:space="0" w:color="auto"/>
                <w:bottom w:val="none" w:sz="0" w:space="0" w:color="auto"/>
                <w:right w:val="none" w:sz="0" w:space="0" w:color="auto"/>
              </w:divBdr>
            </w:div>
            <w:div w:id="173499944">
              <w:marLeft w:val="0"/>
              <w:marRight w:val="0"/>
              <w:marTop w:val="0"/>
              <w:marBottom w:val="0"/>
              <w:divBdr>
                <w:top w:val="none" w:sz="0" w:space="0" w:color="auto"/>
                <w:left w:val="none" w:sz="0" w:space="0" w:color="auto"/>
                <w:bottom w:val="none" w:sz="0" w:space="0" w:color="auto"/>
                <w:right w:val="none" w:sz="0" w:space="0" w:color="auto"/>
              </w:divBdr>
            </w:div>
            <w:div w:id="907883625">
              <w:marLeft w:val="0"/>
              <w:marRight w:val="0"/>
              <w:marTop w:val="0"/>
              <w:marBottom w:val="0"/>
              <w:divBdr>
                <w:top w:val="none" w:sz="0" w:space="0" w:color="auto"/>
                <w:left w:val="none" w:sz="0" w:space="0" w:color="auto"/>
                <w:bottom w:val="none" w:sz="0" w:space="0" w:color="auto"/>
                <w:right w:val="none" w:sz="0" w:space="0" w:color="auto"/>
              </w:divBdr>
            </w:div>
            <w:div w:id="892424446">
              <w:marLeft w:val="0"/>
              <w:marRight w:val="0"/>
              <w:marTop w:val="0"/>
              <w:marBottom w:val="0"/>
              <w:divBdr>
                <w:top w:val="none" w:sz="0" w:space="0" w:color="auto"/>
                <w:left w:val="none" w:sz="0" w:space="0" w:color="auto"/>
                <w:bottom w:val="none" w:sz="0" w:space="0" w:color="auto"/>
                <w:right w:val="none" w:sz="0" w:space="0" w:color="auto"/>
              </w:divBdr>
            </w:div>
            <w:div w:id="1256936821">
              <w:marLeft w:val="0"/>
              <w:marRight w:val="0"/>
              <w:marTop w:val="0"/>
              <w:marBottom w:val="0"/>
              <w:divBdr>
                <w:top w:val="none" w:sz="0" w:space="0" w:color="auto"/>
                <w:left w:val="none" w:sz="0" w:space="0" w:color="auto"/>
                <w:bottom w:val="none" w:sz="0" w:space="0" w:color="auto"/>
                <w:right w:val="none" w:sz="0" w:space="0" w:color="auto"/>
              </w:divBdr>
            </w:div>
            <w:div w:id="46343166">
              <w:marLeft w:val="0"/>
              <w:marRight w:val="0"/>
              <w:marTop w:val="0"/>
              <w:marBottom w:val="0"/>
              <w:divBdr>
                <w:top w:val="none" w:sz="0" w:space="0" w:color="auto"/>
                <w:left w:val="none" w:sz="0" w:space="0" w:color="auto"/>
                <w:bottom w:val="none" w:sz="0" w:space="0" w:color="auto"/>
                <w:right w:val="none" w:sz="0" w:space="0" w:color="auto"/>
              </w:divBdr>
            </w:div>
            <w:div w:id="1392384905">
              <w:marLeft w:val="0"/>
              <w:marRight w:val="0"/>
              <w:marTop w:val="0"/>
              <w:marBottom w:val="0"/>
              <w:divBdr>
                <w:top w:val="none" w:sz="0" w:space="0" w:color="auto"/>
                <w:left w:val="none" w:sz="0" w:space="0" w:color="auto"/>
                <w:bottom w:val="none" w:sz="0" w:space="0" w:color="auto"/>
                <w:right w:val="none" w:sz="0" w:space="0" w:color="auto"/>
              </w:divBdr>
            </w:div>
            <w:div w:id="1919290732">
              <w:marLeft w:val="0"/>
              <w:marRight w:val="0"/>
              <w:marTop w:val="0"/>
              <w:marBottom w:val="0"/>
              <w:divBdr>
                <w:top w:val="none" w:sz="0" w:space="0" w:color="auto"/>
                <w:left w:val="none" w:sz="0" w:space="0" w:color="auto"/>
                <w:bottom w:val="none" w:sz="0" w:space="0" w:color="auto"/>
                <w:right w:val="none" w:sz="0" w:space="0" w:color="auto"/>
              </w:divBdr>
            </w:div>
            <w:div w:id="2004308259">
              <w:marLeft w:val="0"/>
              <w:marRight w:val="0"/>
              <w:marTop w:val="0"/>
              <w:marBottom w:val="0"/>
              <w:divBdr>
                <w:top w:val="none" w:sz="0" w:space="0" w:color="auto"/>
                <w:left w:val="none" w:sz="0" w:space="0" w:color="auto"/>
                <w:bottom w:val="none" w:sz="0" w:space="0" w:color="auto"/>
                <w:right w:val="none" w:sz="0" w:space="0" w:color="auto"/>
              </w:divBdr>
            </w:div>
            <w:div w:id="1040205792">
              <w:marLeft w:val="0"/>
              <w:marRight w:val="0"/>
              <w:marTop w:val="0"/>
              <w:marBottom w:val="0"/>
              <w:divBdr>
                <w:top w:val="none" w:sz="0" w:space="0" w:color="auto"/>
                <w:left w:val="none" w:sz="0" w:space="0" w:color="auto"/>
                <w:bottom w:val="none" w:sz="0" w:space="0" w:color="auto"/>
                <w:right w:val="none" w:sz="0" w:space="0" w:color="auto"/>
              </w:divBdr>
            </w:div>
            <w:div w:id="177694180">
              <w:marLeft w:val="0"/>
              <w:marRight w:val="0"/>
              <w:marTop w:val="0"/>
              <w:marBottom w:val="0"/>
              <w:divBdr>
                <w:top w:val="none" w:sz="0" w:space="0" w:color="auto"/>
                <w:left w:val="none" w:sz="0" w:space="0" w:color="auto"/>
                <w:bottom w:val="none" w:sz="0" w:space="0" w:color="auto"/>
                <w:right w:val="none" w:sz="0" w:space="0" w:color="auto"/>
              </w:divBdr>
            </w:div>
            <w:div w:id="342896721">
              <w:marLeft w:val="0"/>
              <w:marRight w:val="0"/>
              <w:marTop w:val="0"/>
              <w:marBottom w:val="0"/>
              <w:divBdr>
                <w:top w:val="none" w:sz="0" w:space="0" w:color="auto"/>
                <w:left w:val="none" w:sz="0" w:space="0" w:color="auto"/>
                <w:bottom w:val="none" w:sz="0" w:space="0" w:color="auto"/>
                <w:right w:val="none" w:sz="0" w:space="0" w:color="auto"/>
              </w:divBdr>
            </w:div>
            <w:div w:id="535430747">
              <w:marLeft w:val="0"/>
              <w:marRight w:val="0"/>
              <w:marTop w:val="0"/>
              <w:marBottom w:val="0"/>
              <w:divBdr>
                <w:top w:val="none" w:sz="0" w:space="0" w:color="auto"/>
                <w:left w:val="none" w:sz="0" w:space="0" w:color="auto"/>
                <w:bottom w:val="none" w:sz="0" w:space="0" w:color="auto"/>
                <w:right w:val="none" w:sz="0" w:space="0" w:color="auto"/>
              </w:divBdr>
            </w:div>
            <w:div w:id="1701278521">
              <w:marLeft w:val="0"/>
              <w:marRight w:val="0"/>
              <w:marTop w:val="0"/>
              <w:marBottom w:val="0"/>
              <w:divBdr>
                <w:top w:val="none" w:sz="0" w:space="0" w:color="auto"/>
                <w:left w:val="none" w:sz="0" w:space="0" w:color="auto"/>
                <w:bottom w:val="none" w:sz="0" w:space="0" w:color="auto"/>
                <w:right w:val="none" w:sz="0" w:space="0" w:color="auto"/>
              </w:divBdr>
            </w:div>
            <w:div w:id="1913659223">
              <w:marLeft w:val="0"/>
              <w:marRight w:val="0"/>
              <w:marTop w:val="0"/>
              <w:marBottom w:val="0"/>
              <w:divBdr>
                <w:top w:val="none" w:sz="0" w:space="0" w:color="auto"/>
                <w:left w:val="none" w:sz="0" w:space="0" w:color="auto"/>
                <w:bottom w:val="none" w:sz="0" w:space="0" w:color="auto"/>
                <w:right w:val="none" w:sz="0" w:space="0" w:color="auto"/>
              </w:divBdr>
            </w:div>
            <w:div w:id="1481996159">
              <w:marLeft w:val="0"/>
              <w:marRight w:val="0"/>
              <w:marTop w:val="0"/>
              <w:marBottom w:val="0"/>
              <w:divBdr>
                <w:top w:val="none" w:sz="0" w:space="0" w:color="auto"/>
                <w:left w:val="none" w:sz="0" w:space="0" w:color="auto"/>
                <w:bottom w:val="none" w:sz="0" w:space="0" w:color="auto"/>
                <w:right w:val="none" w:sz="0" w:space="0" w:color="auto"/>
              </w:divBdr>
            </w:div>
            <w:div w:id="1794321143">
              <w:marLeft w:val="0"/>
              <w:marRight w:val="0"/>
              <w:marTop w:val="0"/>
              <w:marBottom w:val="0"/>
              <w:divBdr>
                <w:top w:val="none" w:sz="0" w:space="0" w:color="auto"/>
                <w:left w:val="none" w:sz="0" w:space="0" w:color="auto"/>
                <w:bottom w:val="none" w:sz="0" w:space="0" w:color="auto"/>
                <w:right w:val="none" w:sz="0" w:space="0" w:color="auto"/>
              </w:divBdr>
              <w:divsChild>
                <w:div w:id="1684629662">
                  <w:marLeft w:val="0"/>
                  <w:marRight w:val="0"/>
                  <w:marTop w:val="0"/>
                  <w:marBottom w:val="0"/>
                  <w:divBdr>
                    <w:top w:val="none" w:sz="0" w:space="0" w:color="auto"/>
                    <w:left w:val="none" w:sz="0" w:space="0" w:color="auto"/>
                    <w:bottom w:val="none" w:sz="0" w:space="0" w:color="auto"/>
                    <w:right w:val="none" w:sz="0" w:space="0" w:color="auto"/>
                  </w:divBdr>
                </w:div>
                <w:div w:id="494227978">
                  <w:marLeft w:val="0"/>
                  <w:marRight w:val="0"/>
                  <w:marTop w:val="0"/>
                  <w:marBottom w:val="0"/>
                  <w:divBdr>
                    <w:top w:val="none" w:sz="0" w:space="0" w:color="auto"/>
                    <w:left w:val="none" w:sz="0" w:space="0" w:color="auto"/>
                    <w:bottom w:val="none" w:sz="0" w:space="0" w:color="auto"/>
                    <w:right w:val="none" w:sz="0" w:space="0" w:color="auto"/>
                  </w:divBdr>
                </w:div>
                <w:div w:id="2002539541">
                  <w:marLeft w:val="0"/>
                  <w:marRight w:val="0"/>
                  <w:marTop w:val="0"/>
                  <w:marBottom w:val="0"/>
                  <w:divBdr>
                    <w:top w:val="none" w:sz="0" w:space="0" w:color="auto"/>
                    <w:left w:val="none" w:sz="0" w:space="0" w:color="auto"/>
                    <w:bottom w:val="none" w:sz="0" w:space="0" w:color="auto"/>
                    <w:right w:val="none" w:sz="0" w:space="0" w:color="auto"/>
                  </w:divBdr>
                </w:div>
                <w:div w:id="1240628663">
                  <w:marLeft w:val="0"/>
                  <w:marRight w:val="0"/>
                  <w:marTop w:val="0"/>
                  <w:marBottom w:val="0"/>
                  <w:divBdr>
                    <w:top w:val="none" w:sz="0" w:space="0" w:color="auto"/>
                    <w:left w:val="none" w:sz="0" w:space="0" w:color="auto"/>
                    <w:bottom w:val="none" w:sz="0" w:space="0" w:color="auto"/>
                    <w:right w:val="none" w:sz="0" w:space="0" w:color="auto"/>
                  </w:divBdr>
                </w:div>
                <w:div w:id="2089110656">
                  <w:marLeft w:val="0"/>
                  <w:marRight w:val="0"/>
                  <w:marTop w:val="0"/>
                  <w:marBottom w:val="0"/>
                  <w:divBdr>
                    <w:top w:val="none" w:sz="0" w:space="0" w:color="auto"/>
                    <w:left w:val="none" w:sz="0" w:space="0" w:color="auto"/>
                    <w:bottom w:val="none" w:sz="0" w:space="0" w:color="auto"/>
                    <w:right w:val="none" w:sz="0" w:space="0" w:color="auto"/>
                  </w:divBdr>
                </w:div>
                <w:div w:id="1898736603">
                  <w:marLeft w:val="0"/>
                  <w:marRight w:val="0"/>
                  <w:marTop w:val="0"/>
                  <w:marBottom w:val="0"/>
                  <w:divBdr>
                    <w:top w:val="none" w:sz="0" w:space="0" w:color="auto"/>
                    <w:left w:val="none" w:sz="0" w:space="0" w:color="auto"/>
                    <w:bottom w:val="none" w:sz="0" w:space="0" w:color="auto"/>
                    <w:right w:val="none" w:sz="0" w:space="0" w:color="auto"/>
                  </w:divBdr>
                </w:div>
                <w:div w:id="1304043718">
                  <w:marLeft w:val="0"/>
                  <w:marRight w:val="0"/>
                  <w:marTop w:val="0"/>
                  <w:marBottom w:val="0"/>
                  <w:divBdr>
                    <w:top w:val="none" w:sz="0" w:space="0" w:color="auto"/>
                    <w:left w:val="none" w:sz="0" w:space="0" w:color="auto"/>
                    <w:bottom w:val="none" w:sz="0" w:space="0" w:color="auto"/>
                    <w:right w:val="none" w:sz="0" w:space="0" w:color="auto"/>
                  </w:divBdr>
                </w:div>
              </w:divsChild>
            </w:div>
            <w:div w:id="1509251211">
              <w:marLeft w:val="0"/>
              <w:marRight w:val="0"/>
              <w:marTop w:val="0"/>
              <w:marBottom w:val="0"/>
              <w:divBdr>
                <w:top w:val="none" w:sz="0" w:space="0" w:color="auto"/>
                <w:left w:val="none" w:sz="0" w:space="0" w:color="auto"/>
                <w:bottom w:val="none" w:sz="0" w:space="0" w:color="auto"/>
                <w:right w:val="none" w:sz="0" w:space="0" w:color="auto"/>
              </w:divBdr>
            </w:div>
            <w:div w:id="1865946580">
              <w:marLeft w:val="0"/>
              <w:marRight w:val="0"/>
              <w:marTop w:val="0"/>
              <w:marBottom w:val="0"/>
              <w:divBdr>
                <w:top w:val="none" w:sz="0" w:space="0" w:color="auto"/>
                <w:left w:val="none" w:sz="0" w:space="0" w:color="auto"/>
                <w:bottom w:val="none" w:sz="0" w:space="0" w:color="auto"/>
                <w:right w:val="none" w:sz="0" w:space="0" w:color="auto"/>
              </w:divBdr>
            </w:div>
            <w:div w:id="1248732">
              <w:marLeft w:val="0"/>
              <w:marRight w:val="0"/>
              <w:marTop w:val="0"/>
              <w:marBottom w:val="0"/>
              <w:divBdr>
                <w:top w:val="none" w:sz="0" w:space="0" w:color="auto"/>
                <w:left w:val="none" w:sz="0" w:space="0" w:color="auto"/>
                <w:bottom w:val="none" w:sz="0" w:space="0" w:color="auto"/>
                <w:right w:val="none" w:sz="0" w:space="0" w:color="auto"/>
              </w:divBdr>
            </w:div>
            <w:div w:id="1178152561">
              <w:marLeft w:val="0"/>
              <w:marRight w:val="0"/>
              <w:marTop w:val="0"/>
              <w:marBottom w:val="0"/>
              <w:divBdr>
                <w:top w:val="none" w:sz="0" w:space="0" w:color="auto"/>
                <w:left w:val="none" w:sz="0" w:space="0" w:color="auto"/>
                <w:bottom w:val="none" w:sz="0" w:space="0" w:color="auto"/>
                <w:right w:val="none" w:sz="0" w:space="0" w:color="auto"/>
              </w:divBdr>
            </w:div>
            <w:div w:id="998729515">
              <w:marLeft w:val="0"/>
              <w:marRight w:val="0"/>
              <w:marTop w:val="0"/>
              <w:marBottom w:val="0"/>
              <w:divBdr>
                <w:top w:val="none" w:sz="0" w:space="0" w:color="auto"/>
                <w:left w:val="none" w:sz="0" w:space="0" w:color="auto"/>
                <w:bottom w:val="none" w:sz="0" w:space="0" w:color="auto"/>
                <w:right w:val="none" w:sz="0" w:space="0" w:color="auto"/>
              </w:divBdr>
            </w:div>
            <w:div w:id="2069067582">
              <w:marLeft w:val="0"/>
              <w:marRight w:val="0"/>
              <w:marTop w:val="0"/>
              <w:marBottom w:val="0"/>
              <w:divBdr>
                <w:top w:val="none" w:sz="0" w:space="0" w:color="auto"/>
                <w:left w:val="none" w:sz="0" w:space="0" w:color="auto"/>
                <w:bottom w:val="none" w:sz="0" w:space="0" w:color="auto"/>
                <w:right w:val="none" w:sz="0" w:space="0" w:color="auto"/>
              </w:divBdr>
            </w:div>
            <w:div w:id="987975501">
              <w:marLeft w:val="0"/>
              <w:marRight w:val="0"/>
              <w:marTop w:val="0"/>
              <w:marBottom w:val="0"/>
              <w:divBdr>
                <w:top w:val="none" w:sz="0" w:space="0" w:color="auto"/>
                <w:left w:val="none" w:sz="0" w:space="0" w:color="auto"/>
                <w:bottom w:val="none" w:sz="0" w:space="0" w:color="auto"/>
                <w:right w:val="none" w:sz="0" w:space="0" w:color="auto"/>
              </w:divBdr>
            </w:div>
            <w:div w:id="1617445274">
              <w:marLeft w:val="0"/>
              <w:marRight w:val="0"/>
              <w:marTop w:val="0"/>
              <w:marBottom w:val="0"/>
              <w:divBdr>
                <w:top w:val="none" w:sz="0" w:space="0" w:color="auto"/>
                <w:left w:val="none" w:sz="0" w:space="0" w:color="auto"/>
                <w:bottom w:val="none" w:sz="0" w:space="0" w:color="auto"/>
                <w:right w:val="none" w:sz="0" w:space="0" w:color="auto"/>
              </w:divBdr>
            </w:div>
            <w:div w:id="1151218149">
              <w:marLeft w:val="0"/>
              <w:marRight w:val="0"/>
              <w:marTop w:val="0"/>
              <w:marBottom w:val="0"/>
              <w:divBdr>
                <w:top w:val="none" w:sz="0" w:space="0" w:color="auto"/>
                <w:left w:val="none" w:sz="0" w:space="0" w:color="auto"/>
                <w:bottom w:val="none" w:sz="0" w:space="0" w:color="auto"/>
                <w:right w:val="none" w:sz="0" w:space="0" w:color="auto"/>
              </w:divBdr>
            </w:div>
            <w:div w:id="792022813">
              <w:marLeft w:val="0"/>
              <w:marRight w:val="0"/>
              <w:marTop w:val="0"/>
              <w:marBottom w:val="0"/>
              <w:divBdr>
                <w:top w:val="none" w:sz="0" w:space="0" w:color="auto"/>
                <w:left w:val="none" w:sz="0" w:space="0" w:color="auto"/>
                <w:bottom w:val="none" w:sz="0" w:space="0" w:color="auto"/>
                <w:right w:val="none" w:sz="0" w:space="0" w:color="auto"/>
              </w:divBdr>
            </w:div>
            <w:div w:id="916934743">
              <w:marLeft w:val="0"/>
              <w:marRight w:val="0"/>
              <w:marTop w:val="0"/>
              <w:marBottom w:val="0"/>
              <w:divBdr>
                <w:top w:val="none" w:sz="0" w:space="0" w:color="auto"/>
                <w:left w:val="none" w:sz="0" w:space="0" w:color="auto"/>
                <w:bottom w:val="none" w:sz="0" w:space="0" w:color="auto"/>
                <w:right w:val="none" w:sz="0" w:space="0" w:color="auto"/>
              </w:divBdr>
            </w:div>
            <w:div w:id="349457709">
              <w:marLeft w:val="0"/>
              <w:marRight w:val="0"/>
              <w:marTop w:val="0"/>
              <w:marBottom w:val="0"/>
              <w:divBdr>
                <w:top w:val="none" w:sz="0" w:space="0" w:color="auto"/>
                <w:left w:val="none" w:sz="0" w:space="0" w:color="auto"/>
                <w:bottom w:val="none" w:sz="0" w:space="0" w:color="auto"/>
                <w:right w:val="none" w:sz="0" w:space="0" w:color="auto"/>
              </w:divBdr>
              <w:divsChild>
                <w:div w:id="1186678324">
                  <w:marLeft w:val="0"/>
                  <w:marRight w:val="0"/>
                  <w:marTop w:val="0"/>
                  <w:marBottom w:val="0"/>
                  <w:divBdr>
                    <w:top w:val="none" w:sz="0" w:space="0" w:color="auto"/>
                    <w:left w:val="none" w:sz="0" w:space="0" w:color="auto"/>
                    <w:bottom w:val="none" w:sz="0" w:space="0" w:color="auto"/>
                    <w:right w:val="none" w:sz="0" w:space="0" w:color="auto"/>
                  </w:divBdr>
                </w:div>
                <w:div w:id="1616248898">
                  <w:marLeft w:val="0"/>
                  <w:marRight w:val="0"/>
                  <w:marTop w:val="0"/>
                  <w:marBottom w:val="0"/>
                  <w:divBdr>
                    <w:top w:val="none" w:sz="0" w:space="0" w:color="auto"/>
                    <w:left w:val="none" w:sz="0" w:space="0" w:color="auto"/>
                    <w:bottom w:val="none" w:sz="0" w:space="0" w:color="auto"/>
                    <w:right w:val="none" w:sz="0" w:space="0" w:color="auto"/>
                  </w:divBdr>
                </w:div>
                <w:div w:id="1890871797">
                  <w:marLeft w:val="0"/>
                  <w:marRight w:val="0"/>
                  <w:marTop w:val="0"/>
                  <w:marBottom w:val="0"/>
                  <w:divBdr>
                    <w:top w:val="none" w:sz="0" w:space="0" w:color="auto"/>
                    <w:left w:val="none" w:sz="0" w:space="0" w:color="auto"/>
                    <w:bottom w:val="none" w:sz="0" w:space="0" w:color="auto"/>
                    <w:right w:val="none" w:sz="0" w:space="0" w:color="auto"/>
                  </w:divBdr>
                </w:div>
                <w:div w:id="2013333044">
                  <w:marLeft w:val="0"/>
                  <w:marRight w:val="0"/>
                  <w:marTop w:val="0"/>
                  <w:marBottom w:val="0"/>
                  <w:divBdr>
                    <w:top w:val="none" w:sz="0" w:space="0" w:color="auto"/>
                    <w:left w:val="none" w:sz="0" w:space="0" w:color="auto"/>
                    <w:bottom w:val="none" w:sz="0" w:space="0" w:color="auto"/>
                    <w:right w:val="none" w:sz="0" w:space="0" w:color="auto"/>
                  </w:divBdr>
                </w:div>
                <w:div w:id="129179768">
                  <w:marLeft w:val="0"/>
                  <w:marRight w:val="0"/>
                  <w:marTop w:val="0"/>
                  <w:marBottom w:val="0"/>
                  <w:divBdr>
                    <w:top w:val="none" w:sz="0" w:space="0" w:color="auto"/>
                    <w:left w:val="none" w:sz="0" w:space="0" w:color="auto"/>
                    <w:bottom w:val="none" w:sz="0" w:space="0" w:color="auto"/>
                    <w:right w:val="none" w:sz="0" w:space="0" w:color="auto"/>
                  </w:divBdr>
                </w:div>
                <w:div w:id="987516827">
                  <w:marLeft w:val="0"/>
                  <w:marRight w:val="0"/>
                  <w:marTop w:val="0"/>
                  <w:marBottom w:val="0"/>
                  <w:divBdr>
                    <w:top w:val="none" w:sz="0" w:space="0" w:color="auto"/>
                    <w:left w:val="none" w:sz="0" w:space="0" w:color="auto"/>
                    <w:bottom w:val="none" w:sz="0" w:space="0" w:color="auto"/>
                    <w:right w:val="none" w:sz="0" w:space="0" w:color="auto"/>
                  </w:divBdr>
                </w:div>
                <w:div w:id="201940018">
                  <w:marLeft w:val="0"/>
                  <w:marRight w:val="0"/>
                  <w:marTop w:val="0"/>
                  <w:marBottom w:val="0"/>
                  <w:divBdr>
                    <w:top w:val="none" w:sz="0" w:space="0" w:color="auto"/>
                    <w:left w:val="none" w:sz="0" w:space="0" w:color="auto"/>
                    <w:bottom w:val="none" w:sz="0" w:space="0" w:color="auto"/>
                    <w:right w:val="none" w:sz="0" w:space="0" w:color="auto"/>
                  </w:divBdr>
                </w:div>
                <w:div w:id="355816289">
                  <w:marLeft w:val="0"/>
                  <w:marRight w:val="0"/>
                  <w:marTop w:val="0"/>
                  <w:marBottom w:val="0"/>
                  <w:divBdr>
                    <w:top w:val="none" w:sz="0" w:space="0" w:color="auto"/>
                    <w:left w:val="none" w:sz="0" w:space="0" w:color="auto"/>
                    <w:bottom w:val="none" w:sz="0" w:space="0" w:color="auto"/>
                    <w:right w:val="none" w:sz="0" w:space="0" w:color="auto"/>
                  </w:divBdr>
                </w:div>
                <w:div w:id="1214853794">
                  <w:marLeft w:val="0"/>
                  <w:marRight w:val="0"/>
                  <w:marTop w:val="0"/>
                  <w:marBottom w:val="0"/>
                  <w:divBdr>
                    <w:top w:val="none" w:sz="0" w:space="0" w:color="auto"/>
                    <w:left w:val="none" w:sz="0" w:space="0" w:color="auto"/>
                    <w:bottom w:val="none" w:sz="0" w:space="0" w:color="auto"/>
                    <w:right w:val="none" w:sz="0" w:space="0" w:color="auto"/>
                  </w:divBdr>
                </w:div>
                <w:div w:id="429547374">
                  <w:marLeft w:val="0"/>
                  <w:marRight w:val="0"/>
                  <w:marTop w:val="0"/>
                  <w:marBottom w:val="0"/>
                  <w:divBdr>
                    <w:top w:val="none" w:sz="0" w:space="0" w:color="auto"/>
                    <w:left w:val="none" w:sz="0" w:space="0" w:color="auto"/>
                    <w:bottom w:val="none" w:sz="0" w:space="0" w:color="auto"/>
                    <w:right w:val="none" w:sz="0" w:space="0" w:color="auto"/>
                  </w:divBdr>
                </w:div>
                <w:div w:id="476924728">
                  <w:marLeft w:val="0"/>
                  <w:marRight w:val="0"/>
                  <w:marTop w:val="0"/>
                  <w:marBottom w:val="0"/>
                  <w:divBdr>
                    <w:top w:val="none" w:sz="0" w:space="0" w:color="auto"/>
                    <w:left w:val="none" w:sz="0" w:space="0" w:color="auto"/>
                    <w:bottom w:val="none" w:sz="0" w:space="0" w:color="auto"/>
                    <w:right w:val="none" w:sz="0" w:space="0" w:color="auto"/>
                  </w:divBdr>
                </w:div>
              </w:divsChild>
            </w:div>
            <w:div w:id="1668053441">
              <w:marLeft w:val="0"/>
              <w:marRight w:val="0"/>
              <w:marTop w:val="0"/>
              <w:marBottom w:val="0"/>
              <w:divBdr>
                <w:top w:val="none" w:sz="0" w:space="0" w:color="auto"/>
                <w:left w:val="none" w:sz="0" w:space="0" w:color="auto"/>
                <w:bottom w:val="none" w:sz="0" w:space="0" w:color="auto"/>
                <w:right w:val="none" w:sz="0" w:space="0" w:color="auto"/>
              </w:divBdr>
            </w:div>
            <w:div w:id="456684514">
              <w:marLeft w:val="0"/>
              <w:marRight w:val="0"/>
              <w:marTop w:val="0"/>
              <w:marBottom w:val="0"/>
              <w:divBdr>
                <w:top w:val="none" w:sz="0" w:space="0" w:color="auto"/>
                <w:left w:val="none" w:sz="0" w:space="0" w:color="auto"/>
                <w:bottom w:val="none" w:sz="0" w:space="0" w:color="auto"/>
                <w:right w:val="none" w:sz="0" w:space="0" w:color="auto"/>
              </w:divBdr>
            </w:div>
            <w:div w:id="1487093491">
              <w:marLeft w:val="0"/>
              <w:marRight w:val="0"/>
              <w:marTop w:val="0"/>
              <w:marBottom w:val="0"/>
              <w:divBdr>
                <w:top w:val="none" w:sz="0" w:space="0" w:color="auto"/>
                <w:left w:val="none" w:sz="0" w:space="0" w:color="auto"/>
                <w:bottom w:val="none" w:sz="0" w:space="0" w:color="auto"/>
                <w:right w:val="none" w:sz="0" w:space="0" w:color="auto"/>
              </w:divBdr>
            </w:div>
            <w:div w:id="434329462">
              <w:marLeft w:val="0"/>
              <w:marRight w:val="0"/>
              <w:marTop w:val="0"/>
              <w:marBottom w:val="0"/>
              <w:divBdr>
                <w:top w:val="none" w:sz="0" w:space="0" w:color="auto"/>
                <w:left w:val="none" w:sz="0" w:space="0" w:color="auto"/>
                <w:bottom w:val="none" w:sz="0" w:space="0" w:color="auto"/>
                <w:right w:val="none" w:sz="0" w:space="0" w:color="auto"/>
              </w:divBdr>
            </w:div>
            <w:div w:id="1616592214">
              <w:marLeft w:val="0"/>
              <w:marRight w:val="0"/>
              <w:marTop w:val="0"/>
              <w:marBottom w:val="0"/>
              <w:divBdr>
                <w:top w:val="none" w:sz="0" w:space="0" w:color="auto"/>
                <w:left w:val="none" w:sz="0" w:space="0" w:color="auto"/>
                <w:bottom w:val="none" w:sz="0" w:space="0" w:color="auto"/>
                <w:right w:val="none" w:sz="0" w:space="0" w:color="auto"/>
              </w:divBdr>
            </w:div>
            <w:div w:id="366755615">
              <w:marLeft w:val="0"/>
              <w:marRight w:val="0"/>
              <w:marTop w:val="0"/>
              <w:marBottom w:val="0"/>
              <w:divBdr>
                <w:top w:val="none" w:sz="0" w:space="0" w:color="auto"/>
                <w:left w:val="none" w:sz="0" w:space="0" w:color="auto"/>
                <w:bottom w:val="none" w:sz="0" w:space="0" w:color="auto"/>
                <w:right w:val="none" w:sz="0" w:space="0" w:color="auto"/>
              </w:divBdr>
            </w:div>
            <w:div w:id="819812804">
              <w:marLeft w:val="0"/>
              <w:marRight w:val="0"/>
              <w:marTop w:val="0"/>
              <w:marBottom w:val="0"/>
              <w:divBdr>
                <w:top w:val="none" w:sz="0" w:space="0" w:color="auto"/>
                <w:left w:val="none" w:sz="0" w:space="0" w:color="auto"/>
                <w:bottom w:val="none" w:sz="0" w:space="0" w:color="auto"/>
                <w:right w:val="none" w:sz="0" w:space="0" w:color="auto"/>
              </w:divBdr>
            </w:div>
            <w:div w:id="1221016640">
              <w:marLeft w:val="0"/>
              <w:marRight w:val="0"/>
              <w:marTop w:val="0"/>
              <w:marBottom w:val="0"/>
              <w:divBdr>
                <w:top w:val="none" w:sz="0" w:space="0" w:color="auto"/>
                <w:left w:val="none" w:sz="0" w:space="0" w:color="auto"/>
                <w:bottom w:val="none" w:sz="0" w:space="0" w:color="auto"/>
                <w:right w:val="none" w:sz="0" w:space="0" w:color="auto"/>
              </w:divBdr>
            </w:div>
            <w:div w:id="92282719">
              <w:marLeft w:val="0"/>
              <w:marRight w:val="0"/>
              <w:marTop w:val="0"/>
              <w:marBottom w:val="0"/>
              <w:divBdr>
                <w:top w:val="none" w:sz="0" w:space="0" w:color="auto"/>
                <w:left w:val="none" w:sz="0" w:space="0" w:color="auto"/>
                <w:bottom w:val="none" w:sz="0" w:space="0" w:color="auto"/>
                <w:right w:val="none" w:sz="0" w:space="0" w:color="auto"/>
              </w:divBdr>
            </w:div>
            <w:div w:id="292252084">
              <w:marLeft w:val="0"/>
              <w:marRight w:val="0"/>
              <w:marTop w:val="0"/>
              <w:marBottom w:val="0"/>
              <w:divBdr>
                <w:top w:val="none" w:sz="0" w:space="0" w:color="auto"/>
                <w:left w:val="none" w:sz="0" w:space="0" w:color="auto"/>
                <w:bottom w:val="none" w:sz="0" w:space="0" w:color="auto"/>
                <w:right w:val="none" w:sz="0" w:space="0" w:color="auto"/>
              </w:divBdr>
            </w:div>
            <w:div w:id="1078209545">
              <w:marLeft w:val="0"/>
              <w:marRight w:val="0"/>
              <w:marTop w:val="0"/>
              <w:marBottom w:val="0"/>
              <w:divBdr>
                <w:top w:val="none" w:sz="0" w:space="0" w:color="auto"/>
                <w:left w:val="none" w:sz="0" w:space="0" w:color="auto"/>
                <w:bottom w:val="none" w:sz="0" w:space="0" w:color="auto"/>
                <w:right w:val="none" w:sz="0" w:space="0" w:color="auto"/>
              </w:divBdr>
            </w:div>
            <w:div w:id="1705252849">
              <w:marLeft w:val="0"/>
              <w:marRight w:val="0"/>
              <w:marTop w:val="0"/>
              <w:marBottom w:val="0"/>
              <w:divBdr>
                <w:top w:val="none" w:sz="0" w:space="0" w:color="auto"/>
                <w:left w:val="none" w:sz="0" w:space="0" w:color="auto"/>
                <w:bottom w:val="none" w:sz="0" w:space="0" w:color="auto"/>
                <w:right w:val="none" w:sz="0" w:space="0" w:color="auto"/>
              </w:divBdr>
            </w:div>
            <w:div w:id="55705978">
              <w:marLeft w:val="0"/>
              <w:marRight w:val="0"/>
              <w:marTop w:val="0"/>
              <w:marBottom w:val="0"/>
              <w:divBdr>
                <w:top w:val="none" w:sz="0" w:space="0" w:color="auto"/>
                <w:left w:val="none" w:sz="0" w:space="0" w:color="auto"/>
                <w:bottom w:val="none" w:sz="0" w:space="0" w:color="auto"/>
                <w:right w:val="none" w:sz="0" w:space="0" w:color="auto"/>
              </w:divBdr>
            </w:div>
            <w:div w:id="875776979">
              <w:marLeft w:val="0"/>
              <w:marRight w:val="0"/>
              <w:marTop w:val="0"/>
              <w:marBottom w:val="0"/>
              <w:divBdr>
                <w:top w:val="none" w:sz="0" w:space="0" w:color="auto"/>
                <w:left w:val="none" w:sz="0" w:space="0" w:color="auto"/>
                <w:bottom w:val="none" w:sz="0" w:space="0" w:color="auto"/>
                <w:right w:val="none" w:sz="0" w:space="0" w:color="auto"/>
              </w:divBdr>
            </w:div>
            <w:div w:id="18095107">
              <w:marLeft w:val="0"/>
              <w:marRight w:val="0"/>
              <w:marTop w:val="0"/>
              <w:marBottom w:val="0"/>
              <w:divBdr>
                <w:top w:val="none" w:sz="0" w:space="0" w:color="auto"/>
                <w:left w:val="none" w:sz="0" w:space="0" w:color="auto"/>
                <w:bottom w:val="none" w:sz="0" w:space="0" w:color="auto"/>
                <w:right w:val="none" w:sz="0" w:space="0" w:color="auto"/>
              </w:divBdr>
            </w:div>
            <w:div w:id="888761124">
              <w:marLeft w:val="0"/>
              <w:marRight w:val="0"/>
              <w:marTop w:val="0"/>
              <w:marBottom w:val="0"/>
              <w:divBdr>
                <w:top w:val="none" w:sz="0" w:space="0" w:color="auto"/>
                <w:left w:val="none" w:sz="0" w:space="0" w:color="auto"/>
                <w:bottom w:val="none" w:sz="0" w:space="0" w:color="auto"/>
                <w:right w:val="none" w:sz="0" w:space="0" w:color="auto"/>
              </w:divBdr>
            </w:div>
            <w:div w:id="1535727869">
              <w:marLeft w:val="0"/>
              <w:marRight w:val="0"/>
              <w:marTop w:val="0"/>
              <w:marBottom w:val="0"/>
              <w:divBdr>
                <w:top w:val="none" w:sz="0" w:space="0" w:color="auto"/>
                <w:left w:val="none" w:sz="0" w:space="0" w:color="auto"/>
                <w:bottom w:val="none" w:sz="0" w:space="0" w:color="auto"/>
                <w:right w:val="none" w:sz="0" w:space="0" w:color="auto"/>
              </w:divBdr>
            </w:div>
            <w:div w:id="321813548">
              <w:marLeft w:val="0"/>
              <w:marRight w:val="0"/>
              <w:marTop w:val="0"/>
              <w:marBottom w:val="0"/>
              <w:divBdr>
                <w:top w:val="none" w:sz="0" w:space="0" w:color="auto"/>
                <w:left w:val="none" w:sz="0" w:space="0" w:color="auto"/>
                <w:bottom w:val="none" w:sz="0" w:space="0" w:color="auto"/>
                <w:right w:val="none" w:sz="0" w:space="0" w:color="auto"/>
              </w:divBdr>
            </w:div>
            <w:div w:id="1259098680">
              <w:marLeft w:val="0"/>
              <w:marRight w:val="0"/>
              <w:marTop w:val="0"/>
              <w:marBottom w:val="0"/>
              <w:divBdr>
                <w:top w:val="none" w:sz="0" w:space="0" w:color="auto"/>
                <w:left w:val="none" w:sz="0" w:space="0" w:color="auto"/>
                <w:bottom w:val="none" w:sz="0" w:space="0" w:color="auto"/>
                <w:right w:val="none" w:sz="0" w:space="0" w:color="auto"/>
              </w:divBdr>
            </w:div>
            <w:div w:id="1283615061">
              <w:marLeft w:val="0"/>
              <w:marRight w:val="0"/>
              <w:marTop w:val="0"/>
              <w:marBottom w:val="0"/>
              <w:divBdr>
                <w:top w:val="none" w:sz="0" w:space="0" w:color="auto"/>
                <w:left w:val="none" w:sz="0" w:space="0" w:color="auto"/>
                <w:bottom w:val="none" w:sz="0" w:space="0" w:color="auto"/>
                <w:right w:val="none" w:sz="0" w:space="0" w:color="auto"/>
              </w:divBdr>
            </w:div>
            <w:div w:id="40256030">
              <w:marLeft w:val="0"/>
              <w:marRight w:val="0"/>
              <w:marTop w:val="0"/>
              <w:marBottom w:val="0"/>
              <w:divBdr>
                <w:top w:val="none" w:sz="0" w:space="0" w:color="auto"/>
                <w:left w:val="none" w:sz="0" w:space="0" w:color="auto"/>
                <w:bottom w:val="none" w:sz="0" w:space="0" w:color="auto"/>
                <w:right w:val="none" w:sz="0" w:space="0" w:color="auto"/>
              </w:divBdr>
            </w:div>
            <w:div w:id="318114392">
              <w:marLeft w:val="0"/>
              <w:marRight w:val="0"/>
              <w:marTop w:val="0"/>
              <w:marBottom w:val="0"/>
              <w:divBdr>
                <w:top w:val="none" w:sz="0" w:space="0" w:color="auto"/>
                <w:left w:val="none" w:sz="0" w:space="0" w:color="auto"/>
                <w:bottom w:val="none" w:sz="0" w:space="0" w:color="auto"/>
                <w:right w:val="none" w:sz="0" w:space="0" w:color="auto"/>
              </w:divBdr>
            </w:div>
            <w:div w:id="1280720216">
              <w:marLeft w:val="0"/>
              <w:marRight w:val="0"/>
              <w:marTop w:val="0"/>
              <w:marBottom w:val="0"/>
              <w:divBdr>
                <w:top w:val="none" w:sz="0" w:space="0" w:color="auto"/>
                <w:left w:val="none" w:sz="0" w:space="0" w:color="auto"/>
                <w:bottom w:val="none" w:sz="0" w:space="0" w:color="auto"/>
                <w:right w:val="none" w:sz="0" w:space="0" w:color="auto"/>
              </w:divBdr>
            </w:div>
            <w:div w:id="81336492">
              <w:marLeft w:val="0"/>
              <w:marRight w:val="0"/>
              <w:marTop w:val="0"/>
              <w:marBottom w:val="0"/>
              <w:divBdr>
                <w:top w:val="none" w:sz="0" w:space="0" w:color="auto"/>
                <w:left w:val="none" w:sz="0" w:space="0" w:color="auto"/>
                <w:bottom w:val="none" w:sz="0" w:space="0" w:color="auto"/>
                <w:right w:val="none" w:sz="0" w:space="0" w:color="auto"/>
              </w:divBdr>
            </w:div>
            <w:div w:id="144978080">
              <w:marLeft w:val="0"/>
              <w:marRight w:val="0"/>
              <w:marTop w:val="0"/>
              <w:marBottom w:val="0"/>
              <w:divBdr>
                <w:top w:val="none" w:sz="0" w:space="0" w:color="auto"/>
                <w:left w:val="none" w:sz="0" w:space="0" w:color="auto"/>
                <w:bottom w:val="none" w:sz="0" w:space="0" w:color="auto"/>
                <w:right w:val="none" w:sz="0" w:space="0" w:color="auto"/>
              </w:divBdr>
            </w:div>
            <w:div w:id="5135606">
              <w:marLeft w:val="0"/>
              <w:marRight w:val="0"/>
              <w:marTop w:val="0"/>
              <w:marBottom w:val="0"/>
              <w:divBdr>
                <w:top w:val="none" w:sz="0" w:space="0" w:color="auto"/>
                <w:left w:val="none" w:sz="0" w:space="0" w:color="auto"/>
                <w:bottom w:val="none" w:sz="0" w:space="0" w:color="auto"/>
                <w:right w:val="none" w:sz="0" w:space="0" w:color="auto"/>
              </w:divBdr>
            </w:div>
            <w:div w:id="1934587079">
              <w:marLeft w:val="0"/>
              <w:marRight w:val="0"/>
              <w:marTop w:val="0"/>
              <w:marBottom w:val="0"/>
              <w:divBdr>
                <w:top w:val="none" w:sz="0" w:space="0" w:color="auto"/>
                <w:left w:val="none" w:sz="0" w:space="0" w:color="auto"/>
                <w:bottom w:val="none" w:sz="0" w:space="0" w:color="auto"/>
                <w:right w:val="none" w:sz="0" w:space="0" w:color="auto"/>
              </w:divBdr>
            </w:div>
            <w:div w:id="596138941">
              <w:marLeft w:val="0"/>
              <w:marRight w:val="0"/>
              <w:marTop w:val="0"/>
              <w:marBottom w:val="0"/>
              <w:divBdr>
                <w:top w:val="none" w:sz="0" w:space="0" w:color="auto"/>
                <w:left w:val="none" w:sz="0" w:space="0" w:color="auto"/>
                <w:bottom w:val="none" w:sz="0" w:space="0" w:color="auto"/>
                <w:right w:val="none" w:sz="0" w:space="0" w:color="auto"/>
              </w:divBdr>
            </w:div>
            <w:div w:id="2135168621">
              <w:marLeft w:val="0"/>
              <w:marRight w:val="0"/>
              <w:marTop w:val="0"/>
              <w:marBottom w:val="0"/>
              <w:divBdr>
                <w:top w:val="none" w:sz="0" w:space="0" w:color="auto"/>
                <w:left w:val="none" w:sz="0" w:space="0" w:color="auto"/>
                <w:bottom w:val="none" w:sz="0" w:space="0" w:color="auto"/>
                <w:right w:val="none" w:sz="0" w:space="0" w:color="auto"/>
              </w:divBdr>
            </w:div>
            <w:div w:id="1632403198">
              <w:marLeft w:val="0"/>
              <w:marRight w:val="0"/>
              <w:marTop w:val="0"/>
              <w:marBottom w:val="0"/>
              <w:divBdr>
                <w:top w:val="none" w:sz="0" w:space="0" w:color="auto"/>
                <w:left w:val="none" w:sz="0" w:space="0" w:color="auto"/>
                <w:bottom w:val="none" w:sz="0" w:space="0" w:color="auto"/>
                <w:right w:val="none" w:sz="0" w:space="0" w:color="auto"/>
              </w:divBdr>
            </w:div>
            <w:div w:id="2084981600">
              <w:marLeft w:val="0"/>
              <w:marRight w:val="0"/>
              <w:marTop w:val="0"/>
              <w:marBottom w:val="0"/>
              <w:divBdr>
                <w:top w:val="none" w:sz="0" w:space="0" w:color="auto"/>
                <w:left w:val="none" w:sz="0" w:space="0" w:color="auto"/>
                <w:bottom w:val="none" w:sz="0" w:space="0" w:color="auto"/>
                <w:right w:val="none" w:sz="0" w:space="0" w:color="auto"/>
              </w:divBdr>
            </w:div>
            <w:div w:id="956789200">
              <w:marLeft w:val="0"/>
              <w:marRight w:val="0"/>
              <w:marTop w:val="0"/>
              <w:marBottom w:val="0"/>
              <w:divBdr>
                <w:top w:val="none" w:sz="0" w:space="0" w:color="auto"/>
                <w:left w:val="none" w:sz="0" w:space="0" w:color="auto"/>
                <w:bottom w:val="none" w:sz="0" w:space="0" w:color="auto"/>
                <w:right w:val="none" w:sz="0" w:space="0" w:color="auto"/>
              </w:divBdr>
            </w:div>
            <w:div w:id="1532454117">
              <w:marLeft w:val="0"/>
              <w:marRight w:val="0"/>
              <w:marTop w:val="0"/>
              <w:marBottom w:val="0"/>
              <w:divBdr>
                <w:top w:val="none" w:sz="0" w:space="0" w:color="auto"/>
                <w:left w:val="none" w:sz="0" w:space="0" w:color="auto"/>
                <w:bottom w:val="none" w:sz="0" w:space="0" w:color="auto"/>
                <w:right w:val="none" w:sz="0" w:space="0" w:color="auto"/>
              </w:divBdr>
            </w:div>
            <w:div w:id="1160854581">
              <w:marLeft w:val="0"/>
              <w:marRight w:val="0"/>
              <w:marTop w:val="0"/>
              <w:marBottom w:val="0"/>
              <w:divBdr>
                <w:top w:val="none" w:sz="0" w:space="0" w:color="auto"/>
                <w:left w:val="none" w:sz="0" w:space="0" w:color="auto"/>
                <w:bottom w:val="none" w:sz="0" w:space="0" w:color="auto"/>
                <w:right w:val="none" w:sz="0" w:space="0" w:color="auto"/>
              </w:divBdr>
            </w:div>
            <w:div w:id="1556314260">
              <w:marLeft w:val="0"/>
              <w:marRight w:val="0"/>
              <w:marTop w:val="0"/>
              <w:marBottom w:val="0"/>
              <w:divBdr>
                <w:top w:val="none" w:sz="0" w:space="0" w:color="auto"/>
                <w:left w:val="none" w:sz="0" w:space="0" w:color="auto"/>
                <w:bottom w:val="none" w:sz="0" w:space="0" w:color="auto"/>
                <w:right w:val="none" w:sz="0" w:space="0" w:color="auto"/>
              </w:divBdr>
            </w:div>
            <w:div w:id="1834563248">
              <w:marLeft w:val="0"/>
              <w:marRight w:val="0"/>
              <w:marTop w:val="0"/>
              <w:marBottom w:val="0"/>
              <w:divBdr>
                <w:top w:val="none" w:sz="0" w:space="0" w:color="auto"/>
                <w:left w:val="none" w:sz="0" w:space="0" w:color="auto"/>
                <w:bottom w:val="none" w:sz="0" w:space="0" w:color="auto"/>
                <w:right w:val="none" w:sz="0" w:space="0" w:color="auto"/>
              </w:divBdr>
            </w:div>
            <w:div w:id="420224472">
              <w:marLeft w:val="0"/>
              <w:marRight w:val="0"/>
              <w:marTop w:val="0"/>
              <w:marBottom w:val="0"/>
              <w:divBdr>
                <w:top w:val="none" w:sz="0" w:space="0" w:color="auto"/>
                <w:left w:val="none" w:sz="0" w:space="0" w:color="auto"/>
                <w:bottom w:val="none" w:sz="0" w:space="0" w:color="auto"/>
                <w:right w:val="none" w:sz="0" w:space="0" w:color="auto"/>
              </w:divBdr>
            </w:div>
            <w:div w:id="182987327">
              <w:marLeft w:val="0"/>
              <w:marRight w:val="0"/>
              <w:marTop w:val="0"/>
              <w:marBottom w:val="0"/>
              <w:divBdr>
                <w:top w:val="none" w:sz="0" w:space="0" w:color="auto"/>
                <w:left w:val="none" w:sz="0" w:space="0" w:color="auto"/>
                <w:bottom w:val="none" w:sz="0" w:space="0" w:color="auto"/>
                <w:right w:val="none" w:sz="0" w:space="0" w:color="auto"/>
              </w:divBdr>
            </w:div>
            <w:div w:id="1185365839">
              <w:marLeft w:val="0"/>
              <w:marRight w:val="0"/>
              <w:marTop w:val="0"/>
              <w:marBottom w:val="0"/>
              <w:divBdr>
                <w:top w:val="none" w:sz="0" w:space="0" w:color="auto"/>
                <w:left w:val="none" w:sz="0" w:space="0" w:color="auto"/>
                <w:bottom w:val="none" w:sz="0" w:space="0" w:color="auto"/>
                <w:right w:val="none" w:sz="0" w:space="0" w:color="auto"/>
              </w:divBdr>
            </w:div>
            <w:div w:id="1391611908">
              <w:marLeft w:val="0"/>
              <w:marRight w:val="0"/>
              <w:marTop w:val="0"/>
              <w:marBottom w:val="0"/>
              <w:divBdr>
                <w:top w:val="none" w:sz="0" w:space="0" w:color="auto"/>
                <w:left w:val="none" w:sz="0" w:space="0" w:color="auto"/>
                <w:bottom w:val="none" w:sz="0" w:space="0" w:color="auto"/>
                <w:right w:val="none" w:sz="0" w:space="0" w:color="auto"/>
              </w:divBdr>
            </w:div>
            <w:div w:id="1481188129">
              <w:marLeft w:val="0"/>
              <w:marRight w:val="0"/>
              <w:marTop w:val="0"/>
              <w:marBottom w:val="0"/>
              <w:divBdr>
                <w:top w:val="none" w:sz="0" w:space="0" w:color="auto"/>
                <w:left w:val="none" w:sz="0" w:space="0" w:color="auto"/>
                <w:bottom w:val="none" w:sz="0" w:space="0" w:color="auto"/>
                <w:right w:val="none" w:sz="0" w:space="0" w:color="auto"/>
              </w:divBdr>
            </w:div>
            <w:div w:id="982319617">
              <w:marLeft w:val="0"/>
              <w:marRight w:val="0"/>
              <w:marTop w:val="0"/>
              <w:marBottom w:val="0"/>
              <w:divBdr>
                <w:top w:val="none" w:sz="0" w:space="0" w:color="auto"/>
                <w:left w:val="none" w:sz="0" w:space="0" w:color="auto"/>
                <w:bottom w:val="none" w:sz="0" w:space="0" w:color="auto"/>
                <w:right w:val="none" w:sz="0" w:space="0" w:color="auto"/>
              </w:divBdr>
            </w:div>
            <w:div w:id="1734622508">
              <w:marLeft w:val="0"/>
              <w:marRight w:val="0"/>
              <w:marTop w:val="0"/>
              <w:marBottom w:val="0"/>
              <w:divBdr>
                <w:top w:val="none" w:sz="0" w:space="0" w:color="auto"/>
                <w:left w:val="none" w:sz="0" w:space="0" w:color="auto"/>
                <w:bottom w:val="none" w:sz="0" w:space="0" w:color="auto"/>
                <w:right w:val="none" w:sz="0" w:space="0" w:color="auto"/>
              </w:divBdr>
            </w:div>
            <w:div w:id="1492404855">
              <w:marLeft w:val="0"/>
              <w:marRight w:val="0"/>
              <w:marTop w:val="0"/>
              <w:marBottom w:val="0"/>
              <w:divBdr>
                <w:top w:val="none" w:sz="0" w:space="0" w:color="auto"/>
                <w:left w:val="none" w:sz="0" w:space="0" w:color="auto"/>
                <w:bottom w:val="none" w:sz="0" w:space="0" w:color="auto"/>
                <w:right w:val="none" w:sz="0" w:space="0" w:color="auto"/>
              </w:divBdr>
            </w:div>
            <w:div w:id="1736705224">
              <w:marLeft w:val="0"/>
              <w:marRight w:val="0"/>
              <w:marTop w:val="0"/>
              <w:marBottom w:val="0"/>
              <w:divBdr>
                <w:top w:val="none" w:sz="0" w:space="0" w:color="auto"/>
                <w:left w:val="none" w:sz="0" w:space="0" w:color="auto"/>
                <w:bottom w:val="none" w:sz="0" w:space="0" w:color="auto"/>
                <w:right w:val="none" w:sz="0" w:space="0" w:color="auto"/>
              </w:divBdr>
            </w:div>
            <w:div w:id="1802378362">
              <w:marLeft w:val="0"/>
              <w:marRight w:val="0"/>
              <w:marTop w:val="0"/>
              <w:marBottom w:val="0"/>
              <w:divBdr>
                <w:top w:val="none" w:sz="0" w:space="0" w:color="auto"/>
                <w:left w:val="none" w:sz="0" w:space="0" w:color="auto"/>
                <w:bottom w:val="none" w:sz="0" w:space="0" w:color="auto"/>
                <w:right w:val="none" w:sz="0" w:space="0" w:color="auto"/>
              </w:divBdr>
            </w:div>
            <w:div w:id="88893989">
              <w:marLeft w:val="0"/>
              <w:marRight w:val="0"/>
              <w:marTop w:val="0"/>
              <w:marBottom w:val="0"/>
              <w:divBdr>
                <w:top w:val="none" w:sz="0" w:space="0" w:color="auto"/>
                <w:left w:val="none" w:sz="0" w:space="0" w:color="auto"/>
                <w:bottom w:val="none" w:sz="0" w:space="0" w:color="auto"/>
                <w:right w:val="none" w:sz="0" w:space="0" w:color="auto"/>
              </w:divBdr>
            </w:div>
            <w:div w:id="1170482446">
              <w:marLeft w:val="0"/>
              <w:marRight w:val="0"/>
              <w:marTop w:val="0"/>
              <w:marBottom w:val="0"/>
              <w:divBdr>
                <w:top w:val="none" w:sz="0" w:space="0" w:color="auto"/>
                <w:left w:val="none" w:sz="0" w:space="0" w:color="auto"/>
                <w:bottom w:val="none" w:sz="0" w:space="0" w:color="auto"/>
                <w:right w:val="none" w:sz="0" w:space="0" w:color="auto"/>
              </w:divBdr>
            </w:div>
            <w:div w:id="361246794">
              <w:marLeft w:val="0"/>
              <w:marRight w:val="0"/>
              <w:marTop w:val="0"/>
              <w:marBottom w:val="0"/>
              <w:divBdr>
                <w:top w:val="none" w:sz="0" w:space="0" w:color="auto"/>
                <w:left w:val="none" w:sz="0" w:space="0" w:color="auto"/>
                <w:bottom w:val="none" w:sz="0" w:space="0" w:color="auto"/>
                <w:right w:val="none" w:sz="0" w:space="0" w:color="auto"/>
              </w:divBdr>
            </w:div>
            <w:div w:id="322778270">
              <w:marLeft w:val="0"/>
              <w:marRight w:val="0"/>
              <w:marTop w:val="0"/>
              <w:marBottom w:val="0"/>
              <w:divBdr>
                <w:top w:val="none" w:sz="0" w:space="0" w:color="auto"/>
                <w:left w:val="none" w:sz="0" w:space="0" w:color="auto"/>
                <w:bottom w:val="none" w:sz="0" w:space="0" w:color="auto"/>
                <w:right w:val="none" w:sz="0" w:space="0" w:color="auto"/>
              </w:divBdr>
            </w:div>
            <w:div w:id="440147618">
              <w:marLeft w:val="0"/>
              <w:marRight w:val="0"/>
              <w:marTop w:val="0"/>
              <w:marBottom w:val="0"/>
              <w:divBdr>
                <w:top w:val="none" w:sz="0" w:space="0" w:color="auto"/>
                <w:left w:val="none" w:sz="0" w:space="0" w:color="auto"/>
                <w:bottom w:val="none" w:sz="0" w:space="0" w:color="auto"/>
                <w:right w:val="none" w:sz="0" w:space="0" w:color="auto"/>
              </w:divBdr>
              <w:divsChild>
                <w:div w:id="1008949265">
                  <w:marLeft w:val="0"/>
                  <w:marRight w:val="0"/>
                  <w:marTop w:val="0"/>
                  <w:marBottom w:val="0"/>
                  <w:divBdr>
                    <w:top w:val="none" w:sz="0" w:space="0" w:color="auto"/>
                    <w:left w:val="none" w:sz="0" w:space="0" w:color="auto"/>
                    <w:bottom w:val="none" w:sz="0" w:space="0" w:color="auto"/>
                    <w:right w:val="none" w:sz="0" w:space="0" w:color="auto"/>
                  </w:divBdr>
                </w:div>
                <w:div w:id="364646297">
                  <w:marLeft w:val="0"/>
                  <w:marRight w:val="0"/>
                  <w:marTop w:val="0"/>
                  <w:marBottom w:val="0"/>
                  <w:divBdr>
                    <w:top w:val="none" w:sz="0" w:space="0" w:color="auto"/>
                    <w:left w:val="none" w:sz="0" w:space="0" w:color="auto"/>
                    <w:bottom w:val="none" w:sz="0" w:space="0" w:color="auto"/>
                    <w:right w:val="none" w:sz="0" w:space="0" w:color="auto"/>
                  </w:divBdr>
                </w:div>
                <w:div w:id="1923297105">
                  <w:marLeft w:val="0"/>
                  <w:marRight w:val="0"/>
                  <w:marTop w:val="0"/>
                  <w:marBottom w:val="0"/>
                  <w:divBdr>
                    <w:top w:val="none" w:sz="0" w:space="0" w:color="auto"/>
                    <w:left w:val="none" w:sz="0" w:space="0" w:color="auto"/>
                    <w:bottom w:val="none" w:sz="0" w:space="0" w:color="auto"/>
                    <w:right w:val="none" w:sz="0" w:space="0" w:color="auto"/>
                  </w:divBdr>
                </w:div>
                <w:div w:id="1581408699">
                  <w:marLeft w:val="0"/>
                  <w:marRight w:val="0"/>
                  <w:marTop w:val="0"/>
                  <w:marBottom w:val="0"/>
                  <w:divBdr>
                    <w:top w:val="none" w:sz="0" w:space="0" w:color="auto"/>
                    <w:left w:val="none" w:sz="0" w:space="0" w:color="auto"/>
                    <w:bottom w:val="none" w:sz="0" w:space="0" w:color="auto"/>
                    <w:right w:val="none" w:sz="0" w:space="0" w:color="auto"/>
                  </w:divBdr>
                </w:div>
              </w:divsChild>
            </w:div>
            <w:div w:id="1111317940">
              <w:marLeft w:val="0"/>
              <w:marRight w:val="0"/>
              <w:marTop w:val="0"/>
              <w:marBottom w:val="0"/>
              <w:divBdr>
                <w:top w:val="none" w:sz="0" w:space="0" w:color="auto"/>
                <w:left w:val="none" w:sz="0" w:space="0" w:color="auto"/>
                <w:bottom w:val="none" w:sz="0" w:space="0" w:color="auto"/>
                <w:right w:val="none" w:sz="0" w:space="0" w:color="auto"/>
              </w:divBdr>
            </w:div>
            <w:div w:id="1914659155">
              <w:marLeft w:val="0"/>
              <w:marRight w:val="0"/>
              <w:marTop w:val="0"/>
              <w:marBottom w:val="0"/>
              <w:divBdr>
                <w:top w:val="none" w:sz="0" w:space="0" w:color="auto"/>
                <w:left w:val="none" w:sz="0" w:space="0" w:color="auto"/>
                <w:bottom w:val="none" w:sz="0" w:space="0" w:color="auto"/>
                <w:right w:val="none" w:sz="0" w:space="0" w:color="auto"/>
              </w:divBdr>
            </w:div>
            <w:div w:id="1432437204">
              <w:marLeft w:val="0"/>
              <w:marRight w:val="0"/>
              <w:marTop w:val="0"/>
              <w:marBottom w:val="0"/>
              <w:divBdr>
                <w:top w:val="none" w:sz="0" w:space="0" w:color="auto"/>
                <w:left w:val="none" w:sz="0" w:space="0" w:color="auto"/>
                <w:bottom w:val="none" w:sz="0" w:space="0" w:color="auto"/>
                <w:right w:val="none" w:sz="0" w:space="0" w:color="auto"/>
              </w:divBdr>
            </w:div>
            <w:div w:id="180510396">
              <w:marLeft w:val="0"/>
              <w:marRight w:val="0"/>
              <w:marTop w:val="0"/>
              <w:marBottom w:val="0"/>
              <w:divBdr>
                <w:top w:val="none" w:sz="0" w:space="0" w:color="auto"/>
                <w:left w:val="none" w:sz="0" w:space="0" w:color="auto"/>
                <w:bottom w:val="none" w:sz="0" w:space="0" w:color="auto"/>
                <w:right w:val="none" w:sz="0" w:space="0" w:color="auto"/>
              </w:divBdr>
            </w:div>
            <w:div w:id="2037268864">
              <w:marLeft w:val="0"/>
              <w:marRight w:val="0"/>
              <w:marTop w:val="0"/>
              <w:marBottom w:val="0"/>
              <w:divBdr>
                <w:top w:val="none" w:sz="0" w:space="0" w:color="auto"/>
                <w:left w:val="none" w:sz="0" w:space="0" w:color="auto"/>
                <w:bottom w:val="none" w:sz="0" w:space="0" w:color="auto"/>
                <w:right w:val="none" w:sz="0" w:space="0" w:color="auto"/>
              </w:divBdr>
            </w:div>
            <w:div w:id="2011904418">
              <w:marLeft w:val="0"/>
              <w:marRight w:val="0"/>
              <w:marTop w:val="0"/>
              <w:marBottom w:val="0"/>
              <w:divBdr>
                <w:top w:val="none" w:sz="0" w:space="0" w:color="auto"/>
                <w:left w:val="none" w:sz="0" w:space="0" w:color="auto"/>
                <w:bottom w:val="none" w:sz="0" w:space="0" w:color="auto"/>
                <w:right w:val="none" w:sz="0" w:space="0" w:color="auto"/>
              </w:divBdr>
            </w:div>
            <w:div w:id="608581844">
              <w:marLeft w:val="0"/>
              <w:marRight w:val="0"/>
              <w:marTop w:val="0"/>
              <w:marBottom w:val="0"/>
              <w:divBdr>
                <w:top w:val="none" w:sz="0" w:space="0" w:color="auto"/>
                <w:left w:val="none" w:sz="0" w:space="0" w:color="auto"/>
                <w:bottom w:val="none" w:sz="0" w:space="0" w:color="auto"/>
                <w:right w:val="none" w:sz="0" w:space="0" w:color="auto"/>
              </w:divBdr>
            </w:div>
            <w:div w:id="924732162">
              <w:marLeft w:val="0"/>
              <w:marRight w:val="0"/>
              <w:marTop w:val="0"/>
              <w:marBottom w:val="0"/>
              <w:divBdr>
                <w:top w:val="none" w:sz="0" w:space="0" w:color="auto"/>
                <w:left w:val="none" w:sz="0" w:space="0" w:color="auto"/>
                <w:bottom w:val="none" w:sz="0" w:space="0" w:color="auto"/>
                <w:right w:val="none" w:sz="0" w:space="0" w:color="auto"/>
              </w:divBdr>
            </w:div>
            <w:div w:id="874200633">
              <w:marLeft w:val="0"/>
              <w:marRight w:val="0"/>
              <w:marTop w:val="0"/>
              <w:marBottom w:val="0"/>
              <w:divBdr>
                <w:top w:val="none" w:sz="0" w:space="0" w:color="auto"/>
                <w:left w:val="none" w:sz="0" w:space="0" w:color="auto"/>
                <w:bottom w:val="none" w:sz="0" w:space="0" w:color="auto"/>
                <w:right w:val="none" w:sz="0" w:space="0" w:color="auto"/>
              </w:divBdr>
            </w:div>
            <w:div w:id="544878293">
              <w:marLeft w:val="0"/>
              <w:marRight w:val="0"/>
              <w:marTop w:val="0"/>
              <w:marBottom w:val="0"/>
              <w:divBdr>
                <w:top w:val="none" w:sz="0" w:space="0" w:color="auto"/>
                <w:left w:val="none" w:sz="0" w:space="0" w:color="auto"/>
                <w:bottom w:val="none" w:sz="0" w:space="0" w:color="auto"/>
                <w:right w:val="none" w:sz="0" w:space="0" w:color="auto"/>
              </w:divBdr>
            </w:div>
            <w:div w:id="744839134">
              <w:marLeft w:val="0"/>
              <w:marRight w:val="0"/>
              <w:marTop w:val="0"/>
              <w:marBottom w:val="0"/>
              <w:divBdr>
                <w:top w:val="none" w:sz="0" w:space="0" w:color="auto"/>
                <w:left w:val="none" w:sz="0" w:space="0" w:color="auto"/>
                <w:bottom w:val="none" w:sz="0" w:space="0" w:color="auto"/>
                <w:right w:val="none" w:sz="0" w:space="0" w:color="auto"/>
              </w:divBdr>
            </w:div>
            <w:div w:id="212426673">
              <w:marLeft w:val="0"/>
              <w:marRight w:val="0"/>
              <w:marTop w:val="0"/>
              <w:marBottom w:val="0"/>
              <w:divBdr>
                <w:top w:val="none" w:sz="0" w:space="0" w:color="auto"/>
                <w:left w:val="none" w:sz="0" w:space="0" w:color="auto"/>
                <w:bottom w:val="none" w:sz="0" w:space="0" w:color="auto"/>
                <w:right w:val="none" w:sz="0" w:space="0" w:color="auto"/>
              </w:divBdr>
            </w:div>
            <w:div w:id="790396799">
              <w:marLeft w:val="0"/>
              <w:marRight w:val="0"/>
              <w:marTop w:val="0"/>
              <w:marBottom w:val="0"/>
              <w:divBdr>
                <w:top w:val="none" w:sz="0" w:space="0" w:color="auto"/>
                <w:left w:val="none" w:sz="0" w:space="0" w:color="auto"/>
                <w:bottom w:val="none" w:sz="0" w:space="0" w:color="auto"/>
                <w:right w:val="none" w:sz="0" w:space="0" w:color="auto"/>
              </w:divBdr>
            </w:div>
            <w:div w:id="1380084388">
              <w:marLeft w:val="0"/>
              <w:marRight w:val="0"/>
              <w:marTop w:val="0"/>
              <w:marBottom w:val="0"/>
              <w:divBdr>
                <w:top w:val="none" w:sz="0" w:space="0" w:color="auto"/>
                <w:left w:val="none" w:sz="0" w:space="0" w:color="auto"/>
                <w:bottom w:val="none" w:sz="0" w:space="0" w:color="auto"/>
                <w:right w:val="none" w:sz="0" w:space="0" w:color="auto"/>
              </w:divBdr>
            </w:div>
            <w:div w:id="832110838">
              <w:marLeft w:val="0"/>
              <w:marRight w:val="0"/>
              <w:marTop w:val="0"/>
              <w:marBottom w:val="0"/>
              <w:divBdr>
                <w:top w:val="none" w:sz="0" w:space="0" w:color="auto"/>
                <w:left w:val="none" w:sz="0" w:space="0" w:color="auto"/>
                <w:bottom w:val="none" w:sz="0" w:space="0" w:color="auto"/>
                <w:right w:val="none" w:sz="0" w:space="0" w:color="auto"/>
              </w:divBdr>
            </w:div>
            <w:div w:id="2014839037">
              <w:marLeft w:val="0"/>
              <w:marRight w:val="0"/>
              <w:marTop w:val="0"/>
              <w:marBottom w:val="0"/>
              <w:divBdr>
                <w:top w:val="none" w:sz="0" w:space="0" w:color="auto"/>
                <w:left w:val="none" w:sz="0" w:space="0" w:color="auto"/>
                <w:bottom w:val="none" w:sz="0" w:space="0" w:color="auto"/>
                <w:right w:val="none" w:sz="0" w:space="0" w:color="auto"/>
              </w:divBdr>
            </w:div>
            <w:div w:id="1973946332">
              <w:marLeft w:val="0"/>
              <w:marRight w:val="0"/>
              <w:marTop w:val="0"/>
              <w:marBottom w:val="0"/>
              <w:divBdr>
                <w:top w:val="none" w:sz="0" w:space="0" w:color="auto"/>
                <w:left w:val="none" w:sz="0" w:space="0" w:color="auto"/>
                <w:bottom w:val="none" w:sz="0" w:space="0" w:color="auto"/>
                <w:right w:val="none" w:sz="0" w:space="0" w:color="auto"/>
              </w:divBdr>
            </w:div>
            <w:div w:id="334308215">
              <w:marLeft w:val="0"/>
              <w:marRight w:val="0"/>
              <w:marTop w:val="0"/>
              <w:marBottom w:val="0"/>
              <w:divBdr>
                <w:top w:val="none" w:sz="0" w:space="0" w:color="auto"/>
                <w:left w:val="none" w:sz="0" w:space="0" w:color="auto"/>
                <w:bottom w:val="none" w:sz="0" w:space="0" w:color="auto"/>
                <w:right w:val="none" w:sz="0" w:space="0" w:color="auto"/>
              </w:divBdr>
            </w:div>
            <w:div w:id="371923588">
              <w:marLeft w:val="0"/>
              <w:marRight w:val="0"/>
              <w:marTop w:val="0"/>
              <w:marBottom w:val="0"/>
              <w:divBdr>
                <w:top w:val="none" w:sz="0" w:space="0" w:color="auto"/>
                <w:left w:val="none" w:sz="0" w:space="0" w:color="auto"/>
                <w:bottom w:val="none" w:sz="0" w:space="0" w:color="auto"/>
                <w:right w:val="none" w:sz="0" w:space="0" w:color="auto"/>
              </w:divBdr>
            </w:div>
            <w:div w:id="934167288">
              <w:marLeft w:val="0"/>
              <w:marRight w:val="0"/>
              <w:marTop w:val="0"/>
              <w:marBottom w:val="0"/>
              <w:divBdr>
                <w:top w:val="none" w:sz="0" w:space="0" w:color="auto"/>
                <w:left w:val="none" w:sz="0" w:space="0" w:color="auto"/>
                <w:bottom w:val="none" w:sz="0" w:space="0" w:color="auto"/>
                <w:right w:val="none" w:sz="0" w:space="0" w:color="auto"/>
              </w:divBdr>
            </w:div>
            <w:div w:id="1061367070">
              <w:marLeft w:val="0"/>
              <w:marRight w:val="0"/>
              <w:marTop w:val="0"/>
              <w:marBottom w:val="0"/>
              <w:divBdr>
                <w:top w:val="none" w:sz="0" w:space="0" w:color="auto"/>
                <w:left w:val="none" w:sz="0" w:space="0" w:color="auto"/>
                <w:bottom w:val="none" w:sz="0" w:space="0" w:color="auto"/>
                <w:right w:val="none" w:sz="0" w:space="0" w:color="auto"/>
              </w:divBdr>
            </w:div>
            <w:div w:id="556164825">
              <w:marLeft w:val="0"/>
              <w:marRight w:val="0"/>
              <w:marTop w:val="0"/>
              <w:marBottom w:val="0"/>
              <w:divBdr>
                <w:top w:val="none" w:sz="0" w:space="0" w:color="auto"/>
                <w:left w:val="none" w:sz="0" w:space="0" w:color="auto"/>
                <w:bottom w:val="none" w:sz="0" w:space="0" w:color="auto"/>
                <w:right w:val="none" w:sz="0" w:space="0" w:color="auto"/>
              </w:divBdr>
              <w:divsChild>
                <w:div w:id="1562062755">
                  <w:marLeft w:val="0"/>
                  <w:marRight w:val="0"/>
                  <w:marTop w:val="0"/>
                  <w:marBottom w:val="0"/>
                  <w:divBdr>
                    <w:top w:val="none" w:sz="0" w:space="0" w:color="auto"/>
                    <w:left w:val="none" w:sz="0" w:space="0" w:color="auto"/>
                    <w:bottom w:val="none" w:sz="0" w:space="0" w:color="auto"/>
                    <w:right w:val="none" w:sz="0" w:space="0" w:color="auto"/>
                  </w:divBdr>
                </w:div>
                <w:div w:id="141627194">
                  <w:marLeft w:val="0"/>
                  <w:marRight w:val="0"/>
                  <w:marTop w:val="0"/>
                  <w:marBottom w:val="0"/>
                  <w:divBdr>
                    <w:top w:val="none" w:sz="0" w:space="0" w:color="auto"/>
                    <w:left w:val="none" w:sz="0" w:space="0" w:color="auto"/>
                    <w:bottom w:val="none" w:sz="0" w:space="0" w:color="auto"/>
                    <w:right w:val="none" w:sz="0" w:space="0" w:color="auto"/>
                  </w:divBdr>
                </w:div>
                <w:div w:id="816992086">
                  <w:marLeft w:val="0"/>
                  <w:marRight w:val="0"/>
                  <w:marTop w:val="0"/>
                  <w:marBottom w:val="0"/>
                  <w:divBdr>
                    <w:top w:val="none" w:sz="0" w:space="0" w:color="auto"/>
                    <w:left w:val="none" w:sz="0" w:space="0" w:color="auto"/>
                    <w:bottom w:val="none" w:sz="0" w:space="0" w:color="auto"/>
                    <w:right w:val="none" w:sz="0" w:space="0" w:color="auto"/>
                  </w:divBdr>
                </w:div>
                <w:div w:id="924001291">
                  <w:marLeft w:val="0"/>
                  <w:marRight w:val="0"/>
                  <w:marTop w:val="0"/>
                  <w:marBottom w:val="0"/>
                  <w:divBdr>
                    <w:top w:val="none" w:sz="0" w:space="0" w:color="auto"/>
                    <w:left w:val="none" w:sz="0" w:space="0" w:color="auto"/>
                    <w:bottom w:val="none" w:sz="0" w:space="0" w:color="auto"/>
                    <w:right w:val="none" w:sz="0" w:space="0" w:color="auto"/>
                  </w:divBdr>
                </w:div>
                <w:div w:id="1427580752">
                  <w:marLeft w:val="0"/>
                  <w:marRight w:val="0"/>
                  <w:marTop w:val="0"/>
                  <w:marBottom w:val="0"/>
                  <w:divBdr>
                    <w:top w:val="none" w:sz="0" w:space="0" w:color="auto"/>
                    <w:left w:val="none" w:sz="0" w:space="0" w:color="auto"/>
                    <w:bottom w:val="none" w:sz="0" w:space="0" w:color="auto"/>
                    <w:right w:val="none" w:sz="0" w:space="0" w:color="auto"/>
                  </w:divBdr>
                </w:div>
                <w:div w:id="1168862143">
                  <w:marLeft w:val="0"/>
                  <w:marRight w:val="0"/>
                  <w:marTop w:val="0"/>
                  <w:marBottom w:val="0"/>
                  <w:divBdr>
                    <w:top w:val="none" w:sz="0" w:space="0" w:color="auto"/>
                    <w:left w:val="none" w:sz="0" w:space="0" w:color="auto"/>
                    <w:bottom w:val="none" w:sz="0" w:space="0" w:color="auto"/>
                    <w:right w:val="none" w:sz="0" w:space="0" w:color="auto"/>
                  </w:divBdr>
                </w:div>
                <w:div w:id="517737745">
                  <w:marLeft w:val="0"/>
                  <w:marRight w:val="0"/>
                  <w:marTop w:val="0"/>
                  <w:marBottom w:val="0"/>
                  <w:divBdr>
                    <w:top w:val="none" w:sz="0" w:space="0" w:color="auto"/>
                    <w:left w:val="none" w:sz="0" w:space="0" w:color="auto"/>
                    <w:bottom w:val="none" w:sz="0" w:space="0" w:color="auto"/>
                    <w:right w:val="none" w:sz="0" w:space="0" w:color="auto"/>
                  </w:divBdr>
                </w:div>
                <w:div w:id="1310400435">
                  <w:marLeft w:val="0"/>
                  <w:marRight w:val="0"/>
                  <w:marTop w:val="0"/>
                  <w:marBottom w:val="0"/>
                  <w:divBdr>
                    <w:top w:val="none" w:sz="0" w:space="0" w:color="auto"/>
                    <w:left w:val="none" w:sz="0" w:space="0" w:color="auto"/>
                    <w:bottom w:val="none" w:sz="0" w:space="0" w:color="auto"/>
                    <w:right w:val="none" w:sz="0" w:space="0" w:color="auto"/>
                  </w:divBdr>
                </w:div>
                <w:div w:id="541944334">
                  <w:marLeft w:val="0"/>
                  <w:marRight w:val="0"/>
                  <w:marTop w:val="0"/>
                  <w:marBottom w:val="0"/>
                  <w:divBdr>
                    <w:top w:val="none" w:sz="0" w:space="0" w:color="auto"/>
                    <w:left w:val="none" w:sz="0" w:space="0" w:color="auto"/>
                    <w:bottom w:val="none" w:sz="0" w:space="0" w:color="auto"/>
                    <w:right w:val="none" w:sz="0" w:space="0" w:color="auto"/>
                  </w:divBdr>
                </w:div>
                <w:div w:id="1211766077">
                  <w:marLeft w:val="0"/>
                  <w:marRight w:val="0"/>
                  <w:marTop w:val="0"/>
                  <w:marBottom w:val="0"/>
                  <w:divBdr>
                    <w:top w:val="none" w:sz="0" w:space="0" w:color="auto"/>
                    <w:left w:val="none" w:sz="0" w:space="0" w:color="auto"/>
                    <w:bottom w:val="none" w:sz="0" w:space="0" w:color="auto"/>
                    <w:right w:val="none" w:sz="0" w:space="0" w:color="auto"/>
                  </w:divBdr>
                </w:div>
                <w:div w:id="1719358673">
                  <w:marLeft w:val="0"/>
                  <w:marRight w:val="0"/>
                  <w:marTop w:val="0"/>
                  <w:marBottom w:val="0"/>
                  <w:divBdr>
                    <w:top w:val="none" w:sz="0" w:space="0" w:color="auto"/>
                    <w:left w:val="none" w:sz="0" w:space="0" w:color="auto"/>
                    <w:bottom w:val="none" w:sz="0" w:space="0" w:color="auto"/>
                    <w:right w:val="none" w:sz="0" w:space="0" w:color="auto"/>
                  </w:divBdr>
                </w:div>
                <w:div w:id="80833969">
                  <w:marLeft w:val="0"/>
                  <w:marRight w:val="0"/>
                  <w:marTop w:val="0"/>
                  <w:marBottom w:val="0"/>
                  <w:divBdr>
                    <w:top w:val="none" w:sz="0" w:space="0" w:color="auto"/>
                    <w:left w:val="none" w:sz="0" w:space="0" w:color="auto"/>
                    <w:bottom w:val="none" w:sz="0" w:space="0" w:color="auto"/>
                    <w:right w:val="none" w:sz="0" w:space="0" w:color="auto"/>
                  </w:divBdr>
                </w:div>
                <w:div w:id="1194920556">
                  <w:marLeft w:val="0"/>
                  <w:marRight w:val="0"/>
                  <w:marTop w:val="0"/>
                  <w:marBottom w:val="0"/>
                  <w:divBdr>
                    <w:top w:val="none" w:sz="0" w:space="0" w:color="auto"/>
                    <w:left w:val="none" w:sz="0" w:space="0" w:color="auto"/>
                    <w:bottom w:val="none" w:sz="0" w:space="0" w:color="auto"/>
                    <w:right w:val="none" w:sz="0" w:space="0" w:color="auto"/>
                  </w:divBdr>
                </w:div>
                <w:div w:id="1609922238">
                  <w:marLeft w:val="0"/>
                  <w:marRight w:val="0"/>
                  <w:marTop w:val="0"/>
                  <w:marBottom w:val="0"/>
                  <w:divBdr>
                    <w:top w:val="none" w:sz="0" w:space="0" w:color="auto"/>
                    <w:left w:val="none" w:sz="0" w:space="0" w:color="auto"/>
                    <w:bottom w:val="none" w:sz="0" w:space="0" w:color="auto"/>
                    <w:right w:val="none" w:sz="0" w:space="0" w:color="auto"/>
                  </w:divBdr>
                </w:div>
                <w:div w:id="64643147">
                  <w:marLeft w:val="0"/>
                  <w:marRight w:val="0"/>
                  <w:marTop w:val="0"/>
                  <w:marBottom w:val="0"/>
                  <w:divBdr>
                    <w:top w:val="none" w:sz="0" w:space="0" w:color="auto"/>
                    <w:left w:val="none" w:sz="0" w:space="0" w:color="auto"/>
                    <w:bottom w:val="none" w:sz="0" w:space="0" w:color="auto"/>
                    <w:right w:val="none" w:sz="0" w:space="0" w:color="auto"/>
                  </w:divBdr>
                </w:div>
                <w:div w:id="1167206771">
                  <w:marLeft w:val="0"/>
                  <w:marRight w:val="0"/>
                  <w:marTop w:val="0"/>
                  <w:marBottom w:val="0"/>
                  <w:divBdr>
                    <w:top w:val="none" w:sz="0" w:space="0" w:color="auto"/>
                    <w:left w:val="none" w:sz="0" w:space="0" w:color="auto"/>
                    <w:bottom w:val="none" w:sz="0" w:space="0" w:color="auto"/>
                    <w:right w:val="none" w:sz="0" w:space="0" w:color="auto"/>
                  </w:divBdr>
                </w:div>
                <w:div w:id="1022971382">
                  <w:marLeft w:val="0"/>
                  <w:marRight w:val="0"/>
                  <w:marTop w:val="0"/>
                  <w:marBottom w:val="0"/>
                  <w:divBdr>
                    <w:top w:val="none" w:sz="0" w:space="0" w:color="auto"/>
                    <w:left w:val="none" w:sz="0" w:space="0" w:color="auto"/>
                    <w:bottom w:val="none" w:sz="0" w:space="0" w:color="auto"/>
                    <w:right w:val="none" w:sz="0" w:space="0" w:color="auto"/>
                  </w:divBdr>
                </w:div>
                <w:div w:id="2070765213">
                  <w:marLeft w:val="0"/>
                  <w:marRight w:val="0"/>
                  <w:marTop w:val="0"/>
                  <w:marBottom w:val="0"/>
                  <w:divBdr>
                    <w:top w:val="none" w:sz="0" w:space="0" w:color="auto"/>
                    <w:left w:val="none" w:sz="0" w:space="0" w:color="auto"/>
                    <w:bottom w:val="none" w:sz="0" w:space="0" w:color="auto"/>
                    <w:right w:val="none" w:sz="0" w:space="0" w:color="auto"/>
                  </w:divBdr>
                </w:div>
                <w:div w:id="1148279112">
                  <w:marLeft w:val="0"/>
                  <w:marRight w:val="0"/>
                  <w:marTop w:val="0"/>
                  <w:marBottom w:val="0"/>
                  <w:divBdr>
                    <w:top w:val="none" w:sz="0" w:space="0" w:color="auto"/>
                    <w:left w:val="none" w:sz="0" w:space="0" w:color="auto"/>
                    <w:bottom w:val="none" w:sz="0" w:space="0" w:color="auto"/>
                    <w:right w:val="none" w:sz="0" w:space="0" w:color="auto"/>
                  </w:divBdr>
                </w:div>
                <w:div w:id="1294209656">
                  <w:marLeft w:val="0"/>
                  <w:marRight w:val="0"/>
                  <w:marTop w:val="0"/>
                  <w:marBottom w:val="0"/>
                  <w:divBdr>
                    <w:top w:val="none" w:sz="0" w:space="0" w:color="auto"/>
                    <w:left w:val="none" w:sz="0" w:space="0" w:color="auto"/>
                    <w:bottom w:val="none" w:sz="0" w:space="0" w:color="auto"/>
                    <w:right w:val="none" w:sz="0" w:space="0" w:color="auto"/>
                  </w:divBdr>
                </w:div>
                <w:div w:id="594946644">
                  <w:marLeft w:val="0"/>
                  <w:marRight w:val="0"/>
                  <w:marTop w:val="0"/>
                  <w:marBottom w:val="0"/>
                  <w:divBdr>
                    <w:top w:val="none" w:sz="0" w:space="0" w:color="auto"/>
                    <w:left w:val="none" w:sz="0" w:space="0" w:color="auto"/>
                    <w:bottom w:val="none" w:sz="0" w:space="0" w:color="auto"/>
                    <w:right w:val="none" w:sz="0" w:space="0" w:color="auto"/>
                  </w:divBdr>
                </w:div>
                <w:div w:id="1653868608">
                  <w:marLeft w:val="0"/>
                  <w:marRight w:val="0"/>
                  <w:marTop w:val="0"/>
                  <w:marBottom w:val="0"/>
                  <w:divBdr>
                    <w:top w:val="none" w:sz="0" w:space="0" w:color="auto"/>
                    <w:left w:val="none" w:sz="0" w:space="0" w:color="auto"/>
                    <w:bottom w:val="none" w:sz="0" w:space="0" w:color="auto"/>
                    <w:right w:val="none" w:sz="0" w:space="0" w:color="auto"/>
                  </w:divBdr>
                </w:div>
                <w:div w:id="2126845716">
                  <w:marLeft w:val="0"/>
                  <w:marRight w:val="0"/>
                  <w:marTop w:val="0"/>
                  <w:marBottom w:val="0"/>
                  <w:divBdr>
                    <w:top w:val="none" w:sz="0" w:space="0" w:color="auto"/>
                    <w:left w:val="none" w:sz="0" w:space="0" w:color="auto"/>
                    <w:bottom w:val="none" w:sz="0" w:space="0" w:color="auto"/>
                    <w:right w:val="none" w:sz="0" w:space="0" w:color="auto"/>
                  </w:divBdr>
                </w:div>
                <w:div w:id="1966617099">
                  <w:marLeft w:val="0"/>
                  <w:marRight w:val="0"/>
                  <w:marTop w:val="0"/>
                  <w:marBottom w:val="0"/>
                  <w:divBdr>
                    <w:top w:val="none" w:sz="0" w:space="0" w:color="auto"/>
                    <w:left w:val="none" w:sz="0" w:space="0" w:color="auto"/>
                    <w:bottom w:val="none" w:sz="0" w:space="0" w:color="auto"/>
                    <w:right w:val="none" w:sz="0" w:space="0" w:color="auto"/>
                  </w:divBdr>
                </w:div>
                <w:div w:id="1814562558">
                  <w:marLeft w:val="0"/>
                  <w:marRight w:val="0"/>
                  <w:marTop w:val="0"/>
                  <w:marBottom w:val="0"/>
                  <w:divBdr>
                    <w:top w:val="none" w:sz="0" w:space="0" w:color="auto"/>
                    <w:left w:val="none" w:sz="0" w:space="0" w:color="auto"/>
                    <w:bottom w:val="none" w:sz="0" w:space="0" w:color="auto"/>
                    <w:right w:val="none" w:sz="0" w:space="0" w:color="auto"/>
                  </w:divBdr>
                </w:div>
                <w:div w:id="988434669">
                  <w:marLeft w:val="0"/>
                  <w:marRight w:val="0"/>
                  <w:marTop w:val="0"/>
                  <w:marBottom w:val="0"/>
                  <w:divBdr>
                    <w:top w:val="none" w:sz="0" w:space="0" w:color="auto"/>
                    <w:left w:val="none" w:sz="0" w:space="0" w:color="auto"/>
                    <w:bottom w:val="none" w:sz="0" w:space="0" w:color="auto"/>
                    <w:right w:val="none" w:sz="0" w:space="0" w:color="auto"/>
                  </w:divBdr>
                </w:div>
                <w:div w:id="879514231">
                  <w:marLeft w:val="0"/>
                  <w:marRight w:val="0"/>
                  <w:marTop w:val="0"/>
                  <w:marBottom w:val="0"/>
                  <w:divBdr>
                    <w:top w:val="none" w:sz="0" w:space="0" w:color="auto"/>
                    <w:left w:val="none" w:sz="0" w:space="0" w:color="auto"/>
                    <w:bottom w:val="none" w:sz="0" w:space="0" w:color="auto"/>
                    <w:right w:val="none" w:sz="0" w:space="0" w:color="auto"/>
                  </w:divBdr>
                </w:div>
                <w:div w:id="1068769456">
                  <w:marLeft w:val="0"/>
                  <w:marRight w:val="0"/>
                  <w:marTop w:val="0"/>
                  <w:marBottom w:val="0"/>
                  <w:divBdr>
                    <w:top w:val="none" w:sz="0" w:space="0" w:color="auto"/>
                    <w:left w:val="none" w:sz="0" w:space="0" w:color="auto"/>
                    <w:bottom w:val="none" w:sz="0" w:space="0" w:color="auto"/>
                    <w:right w:val="none" w:sz="0" w:space="0" w:color="auto"/>
                  </w:divBdr>
                </w:div>
                <w:div w:id="501504834">
                  <w:marLeft w:val="0"/>
                  <w:marRight w:val="0"/>
                  <w:marTop w:val="0"/>
                  <w:marBottom w:val="0"/>
                  <w:divBdr>
                    <w:top w:val="none" w:sz="0" w:space="0" w:color="auto"/>
                    <w:left w:val="none" w:sz="0" w:space="0" w:color="auto"/>
                    <w:bottom w:val="none" w:sz="0" w:space="0" w:color="auto"/>
                    <w:right w:val="none" w:sz="0" w:space="0" w:color="auto"/>
                  </w:divBdr>
                </w:div>
                <w:div w:id="487209978">
                  <w:marLeft w:val="0"/>
                  <w:marRight w:val="0"/>
                  <w:marTop w:val="0"/>
                  <w:marBottom w:val="0"/>
                  <w:divBdr>
                    <w:top w:val="none" w:sz="0" w:space="0" w:color="auto"/>
                    <w:left w:val="none" w:sz="0" w:space="0" w:color="auto"/>
                    <w:bottom w:val="none" w:sz="0" w:space="0" w:color="auto"/>
                    <w:right w:val="none" w:sz="0" w:space="0" w:color="auto"/>
                  </w:divBdr>
                </w:div>
                <w:div w:id="27417405">
                  <w:marLeft w:val="0"/>
                  <w:marRight w:val="0"/>
                  <w:marTop w:val="0"/>
                  <w:marBottom w:val="0"/>
                  <w:divBdr>
                    <w:top w:val="none" w:sz="0" w:space="0" w:color="auto"/>
                    <w:left w:val="none" w:sz="0" w:space="0" w:color="auto"/>
                    <w:bottom w:val="none" w:sz="0" w:space="0" w:color="auto"/>
                    <w:right w:val="none" w:sz="0" w:space="0" w:color="auto"/>
                  </w:divBdr>
                </w:div>
                <w:div w:id="1324313473">
                  <w:marLeft w:val="0"/>
                  <w:marRight w:val="0"/>
                  <w:marTop w:val="0"/>
                  <w:marBottom w:val="0"/>
                  <w:divBdr>
                    <w:top w:val="none" w:sz="0" w:space="0" w:color="auto"/>
                    <w:left w:val="none" w:sz="0" w:space="0" w:color="auto"/>
                    <w:bottom w:val="none" w:sz="0" w:space="0" w:color="auto"/>
                    <w:right w:val="none" w:sz="0" w:space="0" w:color="auto"/>
                  </w:divBdr>
                </w:div>
                <w:div w:id="1629971556">
                  <w:marLeft w:val="0"/>
                  <w:marRight w:val="0"/>
                  <w:marTop w:val="0"/>
                  <w:marBottom w:val="0"/>
                  <w:divBdr>
                    <w:top w:val="none" w:sz="0" w:space="0" w:color="auto"/>
                    <w:left w:val="none" w:sz="0" w:space="0" w:color="auto"/>
                    <w:bottom w:val="none" w:sz="0" w:space="0" w:color="auto"/>
                    <w:right w:val="none" w:sz="0" w:space="0" w:color="auto"/>
                  </w:divBdr>
                </w:div>
                <w:div w:id="116729240">
                  <w:marLeft w:val="0"/>
                  <w:marRight w:val="0"/>
                  <w:marTop w:val="0"/>
                  <w:marBottom w:val="0"/>
                  <w:divBdr>
                    <w:top w:val="none" w:sz="0" w:space="0" w:color="auto"/>
                    <w:left w:val="none" w:sz="0" w:space="0" w:color="auto"/>
                    <w:bottom w:val="none" w:sz="0" w:space="0" w:color="auto"/>
                    <w:right w:val="none" w:sz="0" w:space="0" w:color="auto"/>
                  </w:divBdr>
                </w:div>
                <w:div w:id="1411124006">
                  <w:marLeft w:val="0"/>
                  <w:marRight w:val="0"/>
                  <w:marTop w:val="0"/>
                  <w:marBottom w:val="0"/>
                  <w:divBdr>
                    <w:top w:val="none" w:sz="0" w:space="0" w:color="auto"/>
                    <w:left w:val="none" w:sz="0" w:space="0" w:color="auto"/>
                    <w:bottom w:val="none" w:sz="0" w:space="0" w:color="auto"/>
                    <w:right w:val="none" w:sz="0" w:space="0" w:color="auto"/>
                  </w:divBdr>
                </w:div>
                <w:div w:id="817528748">
                  <w:marLeft w:val="0"/>
                  <w:marRight w:val="0"/>
                  <w:marTop w:val="0"/>
                  <w:marBottom w:val="0"/>
                  <w:divBdr>
                    <w:top w:val="none" w:sz="0" w:space="0" w:color="auto"/>
                    <w:left w:val="none" w:sz="0" w:space="0" w:color="auto"/>
                    <w:bottom w:val="none" w:sz="0" w:space="0" w:color="auto"/>
                    <w:right w:val="none" w:sz="0" w:space="0" w:color="auto"/>
                  </w:divBdr>
                </w:div>
                <w:div w:id="609050907">
                  <w:marLeft w:val="0"/>
                  <w:marRight w:val="0"/>
                  <w:marTop w:val="0"/>
                  <w:marBottom w:val="0"/>
                  <w:divBdr>
                    <w:top w:val="none" w:sz="0" w:space="0" w:color="auto"/>
                    <w:left w:val="none" w:sz="0" w:space="0" w:color="auto"/>
                    <w:bottom w:val="none" w:sz="0" w:space="0" w:color="auto"/>
                    <w:right w:val="none" w:sz="0" w:space="0" w:color="auto"/>
                  </w:divBdr>
                </w:div>
                <w:div w:id="1604920771">
                  <w:marLeft w:val="0"/>
                  <w:marRight w:val="0"/>
                  <w:marTop w:val="0"/>
                  <w:marBottom w:val="0"/>
                  <w:divBdr>
                    <w:top w:val="none" w:sz="0" w:space="0" w:color="auto"/>
                    <w:left w:val="none" w:sz="0" w:space="0" w:color="auto"/>
                    <w:bottom w:val="none" w:sz="0" w:space="0" w:color="auto"/>
                    <w:right w:val="none" w:sz="0" w:space="0" w:color="auto"/>
                  </w:divBdr>
                </w:div>
                <w:div w:id="723993283">
                  <w:marLeft w:val="0"/>
                  <w:marRight w:val="0"/>
                  <w:marTop w:val="0"/>
                  <w:marBottom w:val="0"/>
                  <w:divBdr>
                    <w:top w:val="none" w:sz="0" w:space="0" w:color="auto"/>
                    <w:left w:val="none" w:sz="0" w:space="0" w:color="auto"/>
                    <w:bottom w:val="none" w:sz="0" w:space="0" w:color="auto"/>
                    <w:right w:val="none" w:sz="0" w:space="0" w:color="auto"/>
                  </w:divBdr>
                </w:div>
                <w:div w:id="1555777171">
                  <w:marLeft w:val="0"/>
                  <w:marRight w:val="0"/>
                  <w:marTop w:val="0"/>
                  <w:marBottom w:val="0"/>
                  <w:divBdr>
                    <w:top w:val="none" w:sz="0" w:space="0" w:color="auto"/>
                    <w:left w:val="none" w:sz="0" w:space="0" w:color="auto"/>
                    <w:bottom w:val="none" w:sz="0" w:space="0" w:color="auto"/>
                    <w:right w:val="none" w:sz="0" w:space="0" w:color="auto"/>
                  </w:divBdr>
                </w:div>
                <w:div w:id="334379578">
                  <w:marLeft w:val="0"/>
                  <w:marRight w:val="0"/>
                  <w:marTop w:val="0"/>
                  <w:marBottom w:val="0"/>
                  <w:divBdr>
                    <w:top w:val="none" w:sz="0" w:space="0" w:color="auto"/>
                    <w:left w:val="none" w:sz="0" w:space="0" w:color="auto"/>
                    <w:bottom w:val="none" w:sz="0" w:space="0" w:color="auto"/>
                    <w:right w:val="none" w:sz="0" w:space="0" w:color="auto"/>
                  </w:divBdr>
                </w:div>
                <w:div w:id="1408531690">
                  <w:marLeft w:val="0"/>
                  <w:marRight w:val="0"/>
                  <w:marTop w:val="0"/>
                  <w:marBottom w:val="0"/>
                  <w:divBdr>
                    <w:top w:val="none" w:sz="0" w:space="0" w:color="auto"/>
                    <w:left w:val="none" w:sz="0" w:space="0" w:color="auto"/>
                    <w:bottom w:val="none" w:sz="0" w:space="0" w:color="auto"/>
                    <w:right w:val="none" w:sz="0" w:space="0" w:color="auto"/>
                  </w:divBdr>
                </w:div>
                <w:div w:id="1007441391">
                  <w:marLeft w:val="0"/>
                  <w:marRight w:val="0"/>
                  <w:marTop w:val="0"/>
                  <w:marBottom w:val="0"/>
                  <w:divBdr>
                    <w:top w:val="none" w:sz="0" w:space="0" w:color="auto"/>
                    <w:left w:val="none" w:sz="0" w:space="0" w:color="auto"/>
                    <w:bottom w:val="none" w:sz="0" w:space="0" w:color="auto"/>
                    <w:right w:val="none" w:sz="0" w:space="0" w:color="auto"/>
                  </w:divBdr>
                </w:div>
                <w:div w:id="1414163683">
                  <w:marLeft w:val="0"/>
                  <w:marRight w:val="0"/>
                  <w:marTop w:val="0"/>
                  <w:marBottom w:val="0"/>
                  <w:divBdr>
                    <w:top w:val="none" w:sz="0" w:space="0" w:color="auto"/>
                    <w:left w:val="none" w:sz="0" w:space="0" w:color="auto"/>
                    <w:bottom w:val="none" w:sz="0" w:space="0" w:color="auto"/>
                    <w:right w:val="none" w:sz="0" w:space="0" w:color="auto"/>
                  </w:divBdr>
                </w:div>
                <w:div w:id="1745370170">
                  <w:marLeft w:val="0"/>
                  <w:marRight w:val="0"/>
                  <w:marTop w:val="0"/>
                  <w:marBottom w:val="0"/>
                  <w:divBdr>
                    <w:top w:val="none" w:sz="0" w:space="0" w:color="auto"/>
                    <w:left w:val="none" w:sz="0" w:space="0" w:color="auto"/>
                    <w:bottom w:val="none" w:sz="0" w:space="0" w:color="auto"/>
                    <w:right w:val="none" w:sz="0" w:space="0" w:color="auto"/>
                  </w:divBdr>
                </w:div>
                <w:div w:id="196893986">
                  <w:marLeft w:val="0"/>
                  <w:marRight w:val="0"/>
                  <w:marTop w:val="0"/>
                  <w:marBottom w:val="0"/>
                  <w:divBdr>
                    <w:top w:val="none" w:sz="0" w:space="0" w:color="auto"/>
                    <w:left w:val="none" w:sz="0" w:space="0" w:color="auto"/>
                    <w:bottom w:val="none" w:sz="0" w:space="0" w:color="auto"/>
                    <w:right w:val="none" w:sz="0" w:space="0" w:color="auto"/>
                  </w:divBdr>
                </w:div>
                <w:div w:id="160901313">
                  <w:marLeft w:val="0"/>
                  <w:marRight w:val="0"/>
                  <w:marTop w:val="0"/>
                  <w:marBottom w:val="0"/>
                  <w:divBdr>
                    <w:top w:val="none" w:sz="0" w:space="0" w:color="auto"/>
                    <w:left w:val="none" w:sz="0" w:space="0" w:color="auto"/>
                    <w:bottom w:val="none" w:sz="0" w:space="0" w:color="auto"/>
                    <w:right w:val="none" w:sz="0" w:space="0" w:color="auto"/>
                  </w:divBdr>
                </w:div>
                <w:div w:id="405539546">
                  <w:marLeft w:val="0"/>
                  <w:marRight w:val="0"/>
                  <w:marTop w:val="0"/>
                  <w:marBottom w:val="0"/>
                  <w:divBdr>
                    <w:top w:val="none" w:sz="0" w:space="0" w:color="auto"/>
                    <w:left w:val="none" w:sz="0" w:space="0" w:color="auto"/>
                    <w:bottom w:val="none" w:sz="0" w:space="0" w:color="auto"/>
                    <w:right w:val="none" w:sz="0" w:space="0" w:color="auto"/>
                  </w:divBdr>
                </w:div>
                <w:div w:id="1209147127">
                  <w:marLeft w:val="0"/>
                  <w:marRight w:val="0"/>
                  <w:marTop w:val="0"/>
                  <w:marBottom w:val="0"/>
                  <w:divBdr>
                    <w:top w:val="none" w:sz="0" w:space="0" w:color="auto"/>
                    <w:left w:val="none" w:sz="0" w:space="0" w:color="auto"/>
                    <w:bottom w:val="none" w:sz="0" w:space="0" w:color="auto"/>
                    <w:right w:val="none" w:sz="0" w:space="0" w:color="auto"/>
                  </w:divBdr>
                </w:div>
                <w:div w:id="2002271897">
                  <w:marLeft w:val="0"/>
                  <w:marRight w:val="0"/>
                  <w:marTop w:val="0"/>
                  <w:marBottom w:val="0"/>
                  <w:divBdr>
                    <w:top w:val="none" w:sz="0" w:space="0" w:color="auto"/>
                    <w:left w:val="none" w:sz="0" w:space="0" w:color="auto"/>
                    <w:bottom w:val="none" w:sz="0" w:space="0" w:color="auto"/>
                    <w:right w:val="none" w:sz="0" w:space="0" w:color="auto"/>
                  </w:divBdr>
                </w:div>
                <w:div w:id="320279776">
                  <w:marLeft w:val="0"/>
                  <w:marRight w:val="0"/>
                  <w:marTop w:val="0"/>
                  <w:marBottom w:val="0"/>
                  <w:divBdr>
                    <w:top w:val="none" w:sz="0" w:space="0" w:color="auto"/>
                    <w:left w:val="none" w:sz="0" w:space="0" w:color="auto"/>
                    <w:bottom w:val="none" w:sz="0" w:space="0" w:color="auto"/>
                    <w:right w:val="none" w:sz="0" w:space="0" w:color="auto"/>
                  </w:divBdr>
                </w:div>
                <w:div w:id="1912806485">
                  <w:marLeft w:val="0"/>
                  <w:marRight w:val="0"/>
                  <w:marTop w:val="0"/>
                  <w:marBottom w:val="0"/>
                  <w:divBdr>
                    <w:top w:val="none" w:sz="0" w:space="0" w:color="auto"/>
                    <w:left w:val="none" w:sz="0" w:space="0" w:color="auto"/>
                    <w:bottom w:val="none" w:sz="0" w:space="0" w:color="auto"/>
                    <w:right w:val="none" w:sz="0" w:space="0" w:color="auto"/>
                  </w:divBdr>
                </w:div>
                <w:div w:id="1718162430">
                  <w:marLeft w:val="0"/>
                  <w:marRight w:val="0"/>
                  <w:marTop w:val="0"/>
                  <w:marBottom w:val="0"/>
                  <w:divBdr>
                    <w:top w:val="none" w:sz="0" w:space="0" w:color="auto"/>
                    <w:left w:val="none" w:sz="0" w:space="0" w:color="auto"/>
                    <w:bottom w:val="none" w:sz="0" w:space="0" w:color="auto"/>
                    <w:right w:val="none" w:sz="0" w:space="0" w:color="auto"/>
                  </w:divBdr>
                </w:div>
                <w:div w:id="2039159643">
                  <w:marLeft w:val="0"/>
                  <w:marRight w:val="0"/>
                  <w:marTop w:val="0"/>
                  <w:marBottom w:val="0"/>
                  <w:divBdr>
                    <w:top w:val="none" w:sz="0" w:space="0" w:color="auto"/>
                    <w:left w:val="none" w:sz="0" w:space="0" w:color="auto"/>
                    <w:bottom w:val="none" w:sz="0" w:space="0" w:color="auto"/>
                    <w:right w:val="none" w:sz="0" w:space="0" w:color="auto"/>
                  </w:divBdr>
                </w:div>
                <w:div w:id="291523519">
                  <w:marLeft w:val="0"/>
                  <w:marRight w:val="0"/>
                  <w:marTop w:val="0"/>
                  <w:marBottom w:val="0"/>
                  <w:divBdr>
                    <w:top w:val="none" w:sz="0" w:space="0" w:color="auto"/>
                    <w:left w:val="none" w:sz="0" w:space="0" w:color="auto"/>
                    <w:bottom w:val="none" w:sz="0" w:space="0" w:color="auto"/>
                    <w:right w:val="none" w:sz="0" w:space="0" w:color="auto"/>
                  </w:divBdr>
                </w:div>
                <w:div w:id="114719318">
                  <w:marLeft w:val="0"/>
                  <w:marRight w:val="0"/>
                  <w:marTop w:val="0"/>
                  <w:marBottom w:val="0"/>
                  <w:divBdr>
                    <w:top w:val="none" w:sz="0" w:space="0" w:color="auto"/>
                    <w:left w:val="none" w:sz="0" w:space="0" w:color="auto"/>
                    <w:bottom w:val="none" w:sz="0" w:space="0" w:color="auto"/>
                    <w:right w:val="none" w:sz="0" w:space="0" w:color="auto"/>
                  </w:divBdr>
                </w:div>
                <w:div w:id="1848861891">
                  <w:marLeft w:val="0"/>
                  <w:marRight w:val="0"/>
                  <w:marTop w:val="0"/>
                  <w:marBottom w:val="0"/>
                  <w:divBdr>
                    <w:top w:val="none" w:sz="0" w:space="0" w:color="auto"/>
                    <w:left w:val="none" w:sz="0" w:space="0" w:color="auto"/>
                    <w:bottom w:val="none" w:sz="0" w:space="0" w:color="auto"/>
                    <w:right w:val="none" w:sz="0" w:space="0" w:color="auto"/>
                  </w:divBdr>
                </w:div>
                <w:div w:id="1164856796">
                  <w:marLeft w:val="0"/>
                  <w:marRight w:val="0"/>
                  <w:marTop w:val="0"/>
                  <w:marBottom w:val="0"/>
                  <w:divBdr>
                    <w:top w:val="none" w:sz="0" w:space="0" w:color="auto"/>
                    <w:left w:val="none" w:sz="0" w:space="0" w:color="auto"/>
                    <w:bottom w:val="none" w:sz="0" w:space="0" w:color="auto"/>
                    <w:right w:val="none" w:sz="0" w:space="0" w:color="auto"/>
                  </w:divBdr>
                </w:div>
                <w:div w:id="479810594">
                  <w:marLeft w:val="0"/>
                  <w:marRight w:val="0"/>
                  <w:marTop w:val="0"/>
                  <w:marBottom w:val="0"/>
                  <w:divBdr>
                    <w:top w:val="none" w:sz="0" w:space="0" w:color="auto"/>
                    <w:left w:val="none" w:sz="0" w:space="0" w:color="auto"/>
                    <w:bottom w:val="none" w:sz="0" w:space="0" w:color="auto"/>
                    <w:right w:val="none" w:sz="0" w:space="0" w:color="auto"/>
                  </w:divBdr>
                </w:div>
                <w:div w:id="1321734257">
                  <w:marLeft w:val="0"/>
                  <w:marRight w:val="0"/>
                  <w:marTop w:val="0"/>
                  <w:marBottom w:val="0"/>
                  <w:divBdr>
                    <w:top w:val="none" w:sz="0" w:space="0" w:color="auto"/>
                    <w:left w:val="none" w:sz="0" w:space="0" w:color="auto"/>
                    <w:bottom w:val="none" w:sz="0" w:space="0" w:color="auto"/>
                    <w:right w:val="none" w:sz="0" w:space="0" w:color="auto"/>
                  </w:divBdr>
                </w:div>
                <w:div w:id="1375278896">
                  <w:marLeft w:val="0"/>
                  <w:marRight w:val="0"/>
                  <w:marTop w:val="0"/>
                  <w:marBottom w:val="0"/>
                  <w:divBdr>
                    <w:top w:val="none" w:sz="0" w:space="0" w:color="auto"/>
                    <w:left w:val="none" w:sz="0" w:space="0" w:color="auto"/>
                    <w:bottom w:val="none" w:sz="0" w:space="0" w:color="auto"/>
                    <w:right w:val="none" w:sz="0" w:space="0" w:color="auto"/>
                  </w:divBdr>
                </w:div>
                <w:div w:id="237178559">
                  <w:marLeft w:val="0"/>
                  <w:marRight w:val="0"/>
                  <w:marTop w:val="0"/>
                  <w:marBottom w:val="0"/>
                  <w:divBdr>
                    <w:top w:val="none" w:sz="0" w:space="0" w:color="auto"/>
                    <w:left w:val="none" w:sz="0" w:space="0" w:color="auto"/>
                    <w:bottom w:val="none" w:sz="0" w:space="0" w:color="auto"/>
                    <w:right w:val="none" w:sz="0" w:space="0" w:color="auto"/>
                  </w:divBdr>
                </w:div>
                <w:div w:id="981810219">
                  <w:marLeft w:val="0"/>
                  <w:marRight w:val="0"/>
                  <w:marTop w:val="0"/>
                  <w:marBottom w:val="0"/>
                  <w:divBdr>
                    <w:top w:val="none" w:sz="0" w:space="0" w:color="auto"/>
                    <w:left w:val="none" w:sz="0" w:space="0" w:color="auto"/>
                    <w:bottom w:val="none" w:sz="0" w:space="0" w:color="auto"/>
                    <w:right w:val="none" w:sz="0" w:space="0" w:color="auto"/>
                  </w:divBdr>
                </w:div>
                <w:div w:id="1453403937">
                  <w:marLeft w:val="0"/>
                  <w:marRight w:val="0"/>
                  <w:marTop w:val="0"/>
                  <w:marBottom w:val="0"/>
                  <w:divBdr>
                    <w:top w:val="none" w:sz="0" w:space="0" w:color="auto"/>
                    <w:left w:val="none" w:sz="0" w:space="0" w:color="auto"/>
                    <w:bottom w:val="none" w:sz="0" w:space="0" w:color="auto"/>
                    <w:right w:val="none" w:sz="0" w:space="0" w:color="auto"/>
                  </w:divBdr>
                </w:div>
                <w:div w:id="471482140">
                  <w:marLeft w:val="0"/>
                  <w:marRight w:val="0"/>
                  <w:marTop w:val="0"/>
                  <w:marBottom w:val="0"/>
                  <w:divBdr>
                    <w:top w:val="none" w:sz="0" w:space="0" w:color="auto"/>
                    <w:left w:val="none" w:sz="0" w:space="0" w:color="auto"/>
                    <w:bottom w:val="none" w:sz="0" w:space="0" w:color="auto"/>
                    <w:right w:val="none" w:sz="0" w:space="0" w:color="auto"/>
                  </w:divBdr>
                </w:div>
                <w:div w:id="1020548213">
                  <w:marLeft w:val="0"/>
                  <w:marRight w:val="0"/>
                  <w:marTop w:val="0"/>
                  <w:marBottom w:val="0"/>
                  <w:divBdr>
                    <w:top w:val="none" w:sz="0" w:space="0" w:color="auto"/>
                    <w:left w:val="none" w:sz="0" w:space="0" w:color="auto"/>
                    <w:bottom w:val="none" w:sz="0" w:space="0" w:color="auto"/>
                    <w:right w:val="none" w:sz="0" w:space="0" w:color="auto"/>
                  </w:divBdr>
                </w:div>
                <w:div w:id="990986038">
                  <w:marLeft w:val="0"/>
                  <w:marRight w:val="0"/>
                  <w:marTop w:val="0"/>
                  <w:marBottom w:val="0"/>
                  <w:divBdr>
                    <w:top w:val="none" w:sz="0" w:space="0" w:color="auto"/>
                    <w:left w:val="none" w:sz="0" w:space="0" w:color="auto"/>
                    <w:bottom w:val="none" w:sz="0" w:space="0" w:color="auto"/>
                    <w:right w:val="none" w:sz="0" w:space="0" w:color="auto"/>
                  </w:divBdr>
                </w:div>
                <w:div w:id="152650255">
                  <w:marLeft w:val="0"/>
                  <w:marRight w:val="0"/>
                  <w:marTop w:val="0"/>
                  <w:marBottom w:val="0"/>
                  <w:divBdr>
                    <w:top w:val="none" w:sz="0" w:space="0" w:color="auto"/>
                    <w:left w:val="none" w:sz="0" w:space="0" w:color="auto"/>
                    <w:bottom w:val="none" w:sz="0" w:space="0" w:color="auto"/>
                    <w:right w:val="none" w:sz="0" w:space="0" w:color="auto"/>
                  </w:divBdr>
                </w:div>
                <w:div w:id="1607082248">
                  <w:marLeft w:val="0"/>
                  <w:marRight w:val="0"/>
                  <w:marTop w:val="0"/>
                  <w:marBottom w:val="0"/>
                  <w:divBdr>
                    <w:top w:val="none" w:sz="0" w:space="0" w:color="auto"/>
                    <w:left w:val="none" w:sz="0" w:space="0" w:color="auto"/>
                    <w:bottom w:val="none" w:sz="0" w:space="0" w:color="auto"/>
                    <w:right w:val="none" w:sz="0" w:space="0" w:color="auto"/>
                  </w:divBdr>
                </w:div>
                <w:div w:id="913316926">
                  <w:marLeft w:val="0"/>
                  <w:marRight w:val="0"/>
                  <w:marTop w:val="0"/>
                  <w:marBottom w:val="0"/>
                  <w:divBdr>
                    <w:top w:val="none" w:sz="0" w:space="0" w:color="auto"/>
                    <w:left w:val="none" w:sz="0" w:space="0" w:color="auto"/>
                    <w:bottom w:val="none" w:sz="0" w:space="0" w:color="auto"/>
                    <w:right w:val="none" w:sz="0" w:space="0" w:color="auto"/>
                  </w:divBdr>
                </w:div>
                <w:div w:id="20594675">
                  <w:marLeft w:val="0"/>
                  <w:marRight w:val="0"/>
                  <w:marTop w:val="0"/>
                  <w:marBottom w:val="0"/>
                  <w:divBdr>
                    <w:top w:val="none" w:sz="0" w:space="0" w:color="auto"/>
                    <w:left w:val="none" w:sz="0" w:space="0" w:color="auto"/>
                    <w:bottom w:val="none" w:sz="0" w:space="0" w:color="auto"/>
                    <w:right w:val="none" w:sz="0" w:space="0" w:color="auto"/>
                  </w:divBdr>
                </w:div>
                <w:div w:id="1831484135">
                  <w:marLeft w:val="0"/>
                  <w:marRight w:val="0"/>
                  <w:marTop w:val="0"/>
                  <w:marBottom w:val="0"/>
                  <w:divBdr>
                    <w:top w:val="none" w:sz="0" w:space="0" w:color="auto"/>
                    <w:left w:val="none" w:sz="0" w:space="0" w:color="auto"/>
                    <w:bottom w:val="none" w:sz="0" w:space="0" w:color="auto"/>
                    <w:right w:val="none" w:sz="0" w:space="0" w:color="auto"/>
                  </w:divBdr>
                </w:div>
                <w:div w:id="1382749192">
                  <w:marLeft w:val="0"/>
                  <w:marRight w:val="0"/>
                  <w:marTop w:val="0"/>
                  <w:marBottom w:val="0"/>
                  <w:divBdr>
                    <w:top w:val="none" w:sz="0" w:space="0" w:color="auto"/>
                    <w:left w:val="none" w:sz="0" w:space="0" w:color="auto"/>
                    <w:bottom w:val="none" w:sz="0" w:space="0" w:color="auto"/>
                    <w:right w:val="none" w:sz="0" w:space="0" w:color="auto"/>
                  </w:divBdr>
                </w:div>
                <w:div w:id="2078819529">
                  <w:marLeft w:val="0"/>
                  <w:marRight w:val="0"/>
                  <w:marTop w:val="0"/>
                  <w:marBottom w:val="0"/>
                  <w:divBdr>
                    <w:top w:val="none" w:sz="0" w:space="0" w:color="auto"/>
                    <w:left w:val="none" w:sz="0" w:space="0" w:color="auto"/>
                    <w:bottom w:val="none" w:sz="0" w:space="0" w:color="auto"/>
                    <w:right w:val="none" w:sz="0" w:space="0" w:color="auto"/>
                  </w:divBdr>
                </w:div>
                <w:div w:id="1947346205">
                  <w:marLeft w:val="0"/>
                  <w:marRight w:val="0"/>
                  <w:marTop w:val="0"/>
                  <w:marBottom w:val="0"/>
                  <w:divBdr>
                    <w:top w:val="none" w:sz="0" w:space="0" w:color="auto"/>
                    <w:left w:val="none" w:sz="0" w:space="0" w:color="auto"/>
                    <w:bottom w:val="none" w:sz="0" w:space="0" w:color="auto"/>
                    <w:right w:val="none" w:sz="0" w:space="0" w:color="auto"/>
                  </w:divBdr>
                </w:div>
                <w:div w:id="1472557755">
                  <w:marLeft w:val="0"/>
                  <w:marRight w:val="0"/>
                  <w:marTop w:val="0"/>
                  <w:marBottom w:val="0"/>
                  <w:divBdr>
                    <w:top w:val="none" w:sz="0" w:space="0" w:color="auto"/>
                    <w:left w:val="none" w:sz="0" w:space="0" w:color="auto"/>
                    <w:bottom w:val="none" w:sz="0" w:space="0" w:color="auto"/>
                    <w:right w:val="none" w:sz="0" w:space="0" w:color="auto"/>
                  </w:divBdr>
                </w:div>
                <w:div w:id="264003335">
                  <w:marLeft w:val="0"/>
                  <w:marRight w:val="0"/>
                  <w:marTop w:val="0"/>
                  <w:marBottom w:val="0"/>
                  <w:divBdr>
                    <w:top w:val="none" w:sz="0" w:space="0" w:color="auto"/>
                    <w:left w:val="none" w:sz="0" w:space="0" w:color="auto"/>
                    <w:bottom w:val="none" w:sz="0" w:space="0" w:color="auto"/>
                    <w:right w:val="none" w:sz="0" w:space="0" w:color="auto"/>
                  </w:divBdr>
                </w:div>
                <w:div w:id="651910777">
                  <w:marLeft w:val="0"/>
                  <w:marRight w:val="0"/>
                  <w:marTop w:val="0"/>
                  <w:marBottom w:val="0"/>
                  <w:divBdr>
                    <w:top w:val="none" w:sz="0" w:space="0" w:color="auto"/>
                    <w:left w:val="none" w:sz="0" w:space="0" w:color="auto"/>
                    <w:bottom w:val="none" w:sz="0" w:space="0" w:color="auto"/>
                    <w:right w:val="none" w:sz="0" w:space="0" w:color="auto"/>
                  </w:divBdr>
                </w:div>
                <w:div w:id="2080513775">
                  <w:marLeft w:val="0"/>
                  <w:marRight w:val="0"/>
                  <w:marTop w:val="0"/>
                  <w:marBottom w:val="0"/>
                  <w:divBdr>
                    <w:top w:val="none" w:sz="0" w:space="0" w:color="auto"/>
                    <w:left w:val="none" w:sz="0" w:space="0" w:color="auto"/>
                    <w:bottom w:val="none" w:sz="0" w:space="0" w:color="auto"/>
                    <w:right w:val="none" w:sz="0" w:space="0" w:color="auto"/>
                  </w:divBdr>
                </w:div>
                <w:div w:id="1326124718">
                  <w:marLeft w:val="0"/>
                  <w:marRight w:val="0"/>
                  <w:marTop w:val="0"/>
                  <w:marBottom w:val="0"/>
                  <w:divBdr>
                    <w:top w:val="none" w:sz="0" w:space="0" w:color="auto"/>
                    <w:left w:val="none" w:sz="0" w:space="0" w:color="auto"/>
                    <w:bottom w:val="none" w:sz="0" w:space="0" w:color="auto"/>
                    <w:right w:val="none" w:sz="0" w:space="0" w:color="auto"/>
                  </w:divBdr>
                </w:div>
                <w:div w:id="1152478620">
                  <w:marLeft w:val="0"/>
                  <w:marRight w:val="0"/>
                  <w:marTop w:val="0"/>
                  <w:marBottom w:val="0"/>
                  <w:divBdr>
                    <w:top w:val="none" w:sz="0" w:space="0" w:color="auto"/>
                    <w:left w:val="none" w:sz="0" w:space="0" w:color="auto"/>
                    <w:bottom w:val="none" w:sz="0" w:space="0" w:color="auto"/>
                    <w:right w:val="none" w:sz="0" w:space="0" w:color="auto"/>
                  </w:divBdr>
                </w:div>
                <w:div w:id="773669652">
                  <w:marLeft w:val="0"/>
                  <w:marRight w:val="0"/>
                  <w:marTop w:val="0"/>
                  <w:marBottom w:val="0"/>
                  <w:divBdr>
                    <w:top w:val="none" w:sz="0" w:space="0" w:color="auto"/>
                    <w:left w:val="none" w:sz="0" w:space="0" w:color="auto"/>
                    <w:bottom w:val="none" w:sz="0" w:space="0" w:color="auto"/>
                    <w:right w:val="none" w:sz="0" w:space="0" w:color="auto"/>
                  </w:divBdr>
                </w:div>
                <w:div w:id="2059818507">
                  <w:marLeft w:val="0"/>
                  <w:marRight w:val="0"/>
                  <w:marTop w:val="0"/>
                  <w:marBottom w:val="0"/>
                  <w:divBdr>
                    <w:top w:val="none" w:sz="0" w:space="0" w:color="auto"/>
                    <w:left w:val="none" w:sz="0" w:space="0" w:color="auto"/>
                    <w:bottom w:val="none" w:sz="0" w:space="0" w:color="auto"/>
                    <w:right w:val="none" w:sz="0" w:space="0" w:color="auto"/>
                  </w:divBdr>
                </w:div>
                <w:div w:id="52198907">
                  <w:marLeft w:val="0"/>
                  <w:marRight w:val="0"/>
                  <w:marTop w:val="0"/>
                  <w:marBottom w:val="0"/>
                  <w:divBdr>
                    <w:top w:val="none" w:sz="0" w:space="0" w:color="auto"/>
                    <w:left w:val="none" w:sz="0" w:space="0" w:color="auto"/>
                    <w:bottom w:val="none" w:sz="0" w:space="0" w:color="auto"/>
                    <w:right w:val="none" w:sz="0" w:space="0" w:color="auto"/>
                  </w:divBdr>
                </w:div>
                <w:div w:id="1148861285">
                  <w:marLeft w:val="0"/>
                  <w:marRight w:val="0"/>
                  <w:marTop w:val="0"/>
                  <w:marBottom w:val="0"/>
                  <w:divBdr>
                    <w:top w:val="none" w:sz="0" w:space="0" w:color="auto"/>
                    <w:left w:val="none" w:sz="0" w:space="0" w:color="auto"/>
                    <w:bottom w:val="none" w:sz="0" w:space="0" w:color="auto"/>
                    <w:right w:val="none" w:sz="0" w:space="0" w:color="auto"/>
                  </w:divBdr>
                </w:div>
                <w:div w:id="1009453608">
                  <w:marLeft w:val="0"/>
                  <w:marRight w:val="0"/>
                  <w:marTop w:val="0"/>
                  <w:marBottom w:val="0"/>
                  <w:divBdr>
                    <w:top w:val="none" w:sz="0" w:space="0" w:color="auto"/>
                    <w:left w:val="none" w:sz="0" w:space="0" w:color="auto"/>
                    <w:bottom w:val="none" w:sz="0" w:space="0" w:color="auto"/>
                    <w:right w:val="none" w:sz="0" w:space="0" w:color="auto"/>
                  </w:divBdr>
                </w:div>
                <w:div w:id="713890281">
                  <w:marLeft w:val="0"/>
                  <w:marRight w:val="0"/>
                  <w:marTop w:val="0"/>
                  <w:marBottom w:val="0"/>
                  <w:divBdr>
                    <w:top w:val="none" w:sz="0" w:space="0" w:color="auto"/>
                    <w:left w:val="none" w:sz="0" w:space="0" w:color="auto"/>
                    <w:bottom w:val="none" w:sz="0" w:space="0" w:color="auto"/>
                    <w:right w:val="none" w:sz="0" w:space="0" w:color="auto"/>
                  </w:divBdr>
                </w:div>
                <w:div w:id="180171460">
                  <w:marLeft w:val="0"/>
                  <w:marRight w:val="0"/>
                  <w:marTop w:val="0"/>
                  <w:marBottom w:val="0"/>
                  <w:divBdr>
                    <w:top w:val="none" w:sz="0" w:space="0" w:color="auto"/>
                    <w:left w:val="none" w:sz="0" w:space="0" w:color="auto"/>
                    <w:bottom w:val="none" w:sz="0" w:space="0" w:color="auto"/>
                    <w:right w:val="none" w:sz="0" w:space="0" w:color="auto"/>
                  </w:divBdr>
                </w:div>
                <w:div w:id="834491539">
                  <w:marLeft w:val="0"/>
                  <w:marRight w:val="0"/>
                  <w:marTop w:val="0"/>
                  <w:marBottom w:val="0"/>
                  <w:divBdr>
                    <w:top w:val="none" w:sz="0" w:space="0" w:color="auto"/>
                    <w:left w:val="none" w:sz="0" w:space="0" w:color="auto"/>
                    <w:bottom w:val="none" w:sz="0" w:space="0" w:color="auto"/>
                    <w:right w:val="none" w:sz="0" w:space="0" w:color="auto"/>
                  </w:divBdr>
                </w:div>
                <w:div w:id="444619675">
                  <w:marLeft w:val="0"/>
                  <w:marRight w:val="0"/>
                  <w:marTop w:val="0"/>
                  <w:marBottom w:val="0"/>
                  <w:divBdr>
                    <w:top w:val="none" w:sz="0" w:space="0" w:color="auto"/>
                    <w:left w:val="none" w:sz="0" w:space="0" w:color="auto"/>
                    <w:bottom w:val="none" w:sz="0" w:space="0" w:color="auto"/>
                    <w:right w:val="none" w:sz="0" w:space="0" w:color="auto"/>
                  </w:divBdr>
                </w:div>
              </w:divsChild>
            </w:div>
            <w:div w:id="1044402632">
              <w:marLeft w:val="0"/>
              <w:marRight w:val="0"/>
              <w:marTop w:val="0"/>
              <w:marBottom w:val="0"/>
              <w:divBdr>
                <w:top w:val="none" w:sz="0" w:space="0" w:color="auto"/>
                <w:left w:val="none" w:sz="0" w:space="0" w:color="auto"/>
                <w:bottom w:val="none" w:sz="0" w:space="0" w:color="auto"/>
                <w:right w:val="none" w:sz="0" w:space="0" w:color="auto"/>
              </w:divBdr>
            </w:div>
            <w:div w:id="2028092960">
              <w:marLeft w:val="0"/>
              <w:marRight w:val="0"/>
              <w:marTop w:val="0"/>
              <w:marBottom w:val="0"/>
              <w:divBdr>
                <w:top w:val="none" w:sz="0" w:space="0" w:color="auto"/>
                <w:left w:val="none" w:sz="0" w:space="0" w:color="auto"/>
                <w:bottom w:val="none" w:sz="0" w:space="0" w:color="auto"/>
                <w:right w:val="none" w:sz="0" w:space="0" w:color="auto"/>
              </w:divBdr>
            </w:div>
            <w:div w:id="1667589512">
              <w:marLeft w:val="0"/>
              <w:marRight w:val="0"/>
              <w:marTop w:val="0"/>
              <w:marBottom w:val="0"/>
              <w:divBdr>
                <w:top w:val="none" w:sz="0" w:space="0" w:color="auto"/>
                <w:left w:val="none" w:sz="0" w:space="0" w:color="auto"/>
                <w:bottom w:val="none" w:sz="0" w:space="0" w:color="auto"/>
                <w:right w:val="none" w:sz="0" w:space="0" w:color="auto"/>
              </w:divBdr>
            </w:div>
            <w:div w:id="687105019">
              <w:marLeft w:val="0"/>
              <w:marRight w:val="0"/>
              <w:marTop w:val="0"/>
              <w:marBottom w:val="0"/>
              <w:divBdr>
                <w:top w:val="none" w:sz="0" w:space="0" w:color="auto"/>
                <w:left w:val="none" w:sz="0" w:space="0" w:color="auto"/>
                <w:bottom w:val="none" w:sz="0" w:space="0" w:color="auto"/>
                <w:right w:val="none" w:sz="0" w:space="0" w:color="auto"/>
              </w:divBdr>
            </w:div>
            <w:div w:id="1283346225">
              <w:marLeft w:val="0"/>
              <w:marRight w:val="0"/>
              <w:marTop w:val="0"/>
              <w:marBottom w:val="0"/>
              <w:divBdr>
                <w:top w:val="none" w:sz="0" w:space="0" w:color="auto"/>
                <w:left w:val="none" w:sz="0" w:space="0" w:color="auto"/>
                <w:bottom w:val="none" w:sz="0" w:space="0" w:color="auto"/>
                <w:right w:val="none" w:sz="0" w:space="0" w:color="auto"/>
              </w:divBdr>
            </w:div>
            <w:div w:id="932280459">
              <w:marLeft w:val="0"/>
              <w:marRight w:val="0"/>
              <w:marTop w:val="0"/>
              <w:marBottom w:val="0"/>
              <w:divBdr>
                <w:top w:val="none" w:sz="0" w:space="0" w:color="auto"/>
                <w:left w:val="none" w:sz="0" w:space="0" w:color="auto"/>
                <w:bottom w:val="none" w:sz="0" w:space="0" w:color="auto"/>
                <w:right w:val="none" w:sz="0" w:space="0" w:color="auto"/>
              </w:divBdr>
            </w:div>
            <w:div w:id="244191166">
              <w:marLeft w:val="0"/>
              <w:marRight w:val="0"/>
              <w:marTop w:val="0"/>
              <w:marBottom w:val="0"/>
              <w:divBdr>
                <w:top w:val="none" w:sz="0" w:space="0" w:color="auto"/>
                <w:left w:val="none" w:sz="0" w:space="0" w:color="auto"/>
                <w:bottom w:val="none" w:sz="0" w:space="0" w:color="auto"/>
                <w:right w:val="none" w:sz="0" w:space="0" w:color="auto"/>
              </w:divBdr>
            </w:div>
            <w:div w:id="2033215206">
              <w:marLeft w:val="0"/>
              <w:marRight w:val="0"/>
              <w:marTop w:val="0"/>
              <w:marBottom w:val="0"/>
              <w:divBdr>
                <w:top w:val="none" w:sz="0" w:space="0" w:color="auto"/>
                <w:left w:val="none" w:sz="0" w:space="0" w:color="auto"/>
                <w:bottom w:val="none" w:sz="0" w:space="0" w:color="auto"/>
                <w:right w:val="none" w:sz="0" w:space="0" w:color="auto"/>
              </w:divBdr>
            </w:div>
            <w:div w:id="848252361">
              <w:marLeft w:val="0"/>
              <w:marRight w:val="0"/>
              <w:marTop w:val="0"/>
              <w:marBottom w:val="0"/>
              <w:divBdr>
                <w:top w:val="none" w:sz="0" w:space="0" w:color="auto"/>
                <w:left w:val="none" w:sz="0" w:space="0" w:color="auto"/>
                <w:bottom w:val="none" w:sz="0" w:space="0" w:color="auto"/>
                <w:right w:val="none" w:sz="0" w:space="0" w:color="auto"/>
              </w:divBdr>
            </w:div>
            <w:div w:id="846024469">
              <w:marLeft w:val="0"/>
              <w:marRight w:val="0"/>
              <w:marTop w:val="0"/>
              <w:marBottom w:val="0"/>
              <w:divBdr>
                <w:top w:val="none" w:sz="0" w:space="0" w:color="auto"/>
                <w:left w:val="none" w:sz="0" w:space="0" w:color="auto"/>
                <w:bottom w:val="none" w:sz="0" w:space="0" w:color="auto"/>
                <w:right w:val="none" w:sz="0" w:space="0" w:color="auto"/>
              </w:divBdr>
            </w:div>
            <w:div w:id="1968463323">
              <w:marLeft w:val="0"/>
              <w:marRight w:val="0"/>
              <w:marTop w:val="0"/>
              <w:marBottom w:val="0"/>
              <w:divBdr>
                <w:top w:val="none" w:sz="0" w:space="0" w:color="auto"/>
                <w:left w:val="none" w:sz="0" w:space="0" w:color="auto"/>
                <w:bottom w:val="none" w:sz="0" w:space="0" w:color="auto"/>
                <w:right w:val="none" w:sz="0" w:space="0" w:color="auto"/>
              </w:divBdr>
            </w:div>
            <w:div w:id="928470657">
              <w:marLeft w:val="0"/>
              <w:marRight w:val="0"/>
              <w:marTop w:val="0"/>
              <w:marBottom w:val="0"/>
              <w:divBdr>
                <w:top w:val="none" w:sz="0" w:space="0" w:color="auto"/>
                <w:left w:val="none" w:sz="0" w:space="0" w:color="auto"/>
                <w:bottom w:val="none" w:sz="0" w:space="0" w:color="auto"/>
                <w:right w:val="none" w:sz="0" w:space="0" w:color="auto"/>
              </w:divBdr>
            </w:div>
            <w:div w:id="789130544">
              <w:marLeft w:val="0"/>
              <w:marRight w:val="0"/>
              <w:marTop w:val="0"/>
              <w:marBottom w:val="0"/>
              <w:divBdr>
                <w:top w:val="none" w:sz="0" w:space="0" w:color="auto"/>
                <w:left w:val="none" w:sz="0" w:space="0" w:color="auto"/>
                <w:bottom w:val="none" w:sz="0" w:space="0" w:color="auto"/>
                <w:right w:val="none" w:sz="0" w:space="0" w:color="auto"/>
              </w:divBdr>
            </w:div>
            <w:div w:id="499277390">
              <w:marLeft w:val="0"/>
              <w:marRight w:val="0"/>
              <w:marTop w:val="0"/>
              <w:marBottom w:val="0"/>
              <w:divBdr>
                <w:top w:val="none" w:sz="0" w:space="0" w:color="auto"/>
                <w:left w:val="none" w:sz="0" w:space="0" w:color="auto"/>
                <w:bottom w:val="none" w:sz="0" w:space="0" w:color="auto"/>
                <w:right w:val="none" w:sz="0" w:space="0" w:color="auto"/>
              </w:divBdr>
            </w:div>
            <w:div w:id="120344371">
              <w:marLeft w:val="0"/>
              <w:marRight w:val="0"/>
              <w:marTop w:val="0"/>
              <w:marBottom w:val="0"/>
              <w:divBdr>
                <w:top w:val="none" w:sz="0" w:space="0" w:color="auto"/>
                <w:left w:val="none" w:sz="0" w:space="0" w:color="auto"/>
                <w:bottom w:val="none" w:sz="0" w:space="0" w:color="auto"/>
                <w:right w:val="none" w:sz="0" w:space="0" w:color="auto"/>
              </w:divBdr>
            </w:div>
            <w:div w:id="1738671305">
              <w:marLeft w:val="0"/>
              <w:marRight w:val="0"/>
              <w:marTop w:val="0"/>
              <w:marBottom w:val="0"/>
              <w:divBdr>
                <w:top w:val="none" w:sz="0" w:space="0" w:color="auto"/>
                <w:left w:val="none" w:sz="0" w:space="0" w:color="auto"/>
                <w:bottom w:val="none" w:sz="0" w:space="0" w:color="auto"/>
                <w:right w:val="none" w:sz="0" w:space="0" w:color="auto"/>
              </w:divBdr>
            </w:div>
            <w:div w:id="668367728">
              <w:marLeft w:val="0"/>
              <w:marRight w:val="0"/>
              <w:marTop w:val="0"/>
              <w:marBottom w:val="0"/>
              <w:divBdr>
                <w:top w:val="none" w:sz="0" w:space="0" w:color="auto"/>
                <w:left w:val="none" w:sz="0" w:space="0" w:color="auto"/>
                <w:bottom w:val="none" w:sz="0" w:space="0" w:color="auto"/>
                <w:right w:val="none" w:sz="0" w:space="0" w:color="auto"/>
              </w:divBdr>
            </w:div>
            <w:div w:id="924192250">
              <w:marLeft w:val="0"/>
              <w:marRight w:val="0"/>
              <w:marTop w:val="0"/>
              <w:marBottom w:val="0"/>
              <w:divBdr>
                <w:top w:val="none" w:sz="0" w:space="0" w:color="auto"/>
                <w:left w:val="none" w:sz="0" w:space="0" w:color="auto"/>
                <w:bottom w:val="none" w:sz="0" w:space="0" w:color="auto"/>
                <w:right w:val="none" w:sz="0" w:space="0" w:color="auto"/>
              </w:divBdr>
            </w:div>
            <w:div w:id="773523584">
              <w:marLeft w:val="0"/>
              <w:marRight w:val="0"/>
              <w:marTop w:val="0"/>
              <w:marBottom w:val="0"/>
              <w:divBdr>
                <w:top w:val="none" w:sz="0" w:space="0" w:color="auto"/>
                <w:left w:val="none" w:sz="0" w:space="0" w:color="auto"/>
                <w:bottom w:val="none" w:sz="0" w:space="0" w:color="auto"/>
                <w:right w:val="none" w:sz="0" w:space="0" w:color="auto"/>
              </w:divBdr>
            </w:div>
            <w:div w:id="833839830">
              <w:marLeft w:val="0"/>
              <w:marRight w:val="0"/>
              <w:marTop w:val="0"/>
              <w:marBottom w:val="0"/>
              <w:divBdr>
                <w:top w:val="none" w:sz="0" w:space="0" w:color="auto"/>
                <w:left w:val="none" w:sz="0" w:space="0" w:color="auto"/>
                <w:bottom w:val="none" w:sz="0" w:space="0" w:color="auto"/>
                <w:right w:val="none" w:sz="0" w:space="0" w:color="auto"/>
              </w:divBdr>
            </w:div>
            <w:div w:id="1259292950">
              <w:marLeft w:val="0"/>
              <w:marRight w:val="0"/>
              <w:marTop w:val="0"/>
              <w:marBottom w:val="0"/>
              <w:divBdr>
                <w:top w:val="none" w:sz="0" w:space="0" w:color="auto"/>
                <w:left w:val="none" w:sz="0" w:space="0" w:color="auto"/>
                <w:bottom w:val="none" w:sz="0" w:space="0" w:color="auto"/>
                <w:right w:val="none" w:sz="0" w:space="0" w:color="auto"/>
              </w:divBdr>
            </w:div>
            <w:div w:id="2012103618">
              <w:marLeft w:val="0"/>
              <w:marRight w:val="0"/>
              <w:marTop w:val="0"/>
              <w:marBottom w:val="0"/>
              <w:divBdr>
                <w:top w:val="none" w:sz="0" w:space="0" w:color="auto"/>
                <w:left w:val="none" w:sz="0" w:space="0" w:color="auto"/>
                <w:bottom w:val="none" w:sz="0" w:space="0" w:color="auto"/>
                <w:right w:val="none" w:sz="0" w:space="0" w:color="auto"/>
              </w:divBdr>
            </w:div>
            <w:div w:id="2068067603">
              <w:marLeft w:val="0"/>
              <w:marRight w:val="0"/>
              <w:marTop w:val="0"/>
              <w:marBottom w:val="0"/>
              <w:divBdr>
                <w:top w:val="none" w:sz="0" w:space="0" w:color="auto"/>
                <w:left w:val="none" w:sz="0" w:space="0" w:color="auto"/>
                <w:bottom w:val="none" w:sz="0" w:space="0" w:color="auto"/>
                <w:right w:val="none" w:sz="0" w:space="0" w:color="auto"/>
              </w:divBdr>
            </w:div>
            <w:div w:id="1096822982">
              <w:marLeft w:val="0"/>
              <w:marRight w:val="0"/>
              <w:marTop w:val="0"/>
              <w:marBottom w:val="0"/>
              <w:divBdr>
                <w:top w:val="none" w:sz="0" w:space="0" w:color="auto"/>
                <w:left w:val="none" w:sz="0" w:space="0" w:color="auto"/>
                <w:bottom w:val="none" w:sz="0" w:space="0" w:color="auto"/>
                <w:right w:val="none" w:sz="0" w:space="0" w:color="auto"/>
              </w:divBdr>
            </w:div>
            <w:div w:id="577985970">
              <w:marLeft w:val="0"/>
              <w:marRight w:val="0"/>
              <w:marTop w:val="0"/>
              <w:marBottom w:val="0"/>
              <w:divBdr>
                <w:top w:val="none" w:sz="0" w:space="0" w:color="auto"/>
                <w:left w:val="none" w:sz="0" w:space="0" w:color="auto"/>
                <w:bottom w:val="none" w:sz="0" w:space="0" w:color="auto"/>
                <w:right w:val="none" w:sz="0" w:space="0" w:color="auto"/>
              </w:divBdr>
            </w:div>
            <w:div w:id="715199039">
              <w:marLeft w:val="0"/>
              <w:marRight w:val="0"/>
              <w:marTop w:val="0"/>
              <w:marBottom w:val="0"/>
              <w:divBdr>
                <w:top w:val="none" w:sz="0" w:space="0" w:color="auto"/>
                <w:left w:val="none" w:sz="0" w:space="0" w:color="auto"/>
                <w:bottom w:val="none" w:sz="0" w:space="0" w:color="auto"/>
                <w:right w:val="none" w:sz="0" w:space="0" w:color="auto"/>
              </w:divBdr>
            </w:div>
            <w:div w:id="131974">
              <w:marLeft w:val="0"/>
              <w:marRight w:val="0"/>
              <w:marTop w:val="0"/>
              <w:marBottom w:val="0"/>
              <w:divBdr>
                <w:top w:val="none" w:sz="0" w:space="0" w:color="auto"/>
                <w:left w:val="none" w:sz="0" w:space="0" w:color="auto"/>
                <w:bottom w:val="none" w:sz="0" w:space="0" w:color="auto"/>
                <w:right w:val="none" w:sz="0" w:space="0" w:color="auto"/>
              </w:divBdr>
            </w:div>
            <w:div w:id="1091514617">
              <w:marLeft w:val="0"/>
              <w:marRight w:val="0"/>
              <w:marTop w:val="0"/>
              <w:marBottom w:val="0"/>
              <w:divBdr>
                <w:top w:val="none" w:sz="0" w:space="0" w:color="auto"/>
                <w:left w:val="none" w:sz="0" w:space="0" w:color="auto"/>
                <w:bottom w:val="none" w:sz="0" w:space="0" w:color="auto"/>
                <w:right w:val="none" w:sz="0" w:space="0" w:color="auto"/>
              </w:divBdr>
            </w:div>
            <w:div w:id="1359088624">
              <w:marLeft w:val="0"/>
              <w:marRight w:val="0"/>
              <w:marTop w:val="0"/>
              <w:marBottom w:val="0"/>
              <w:divBdr>
                <w:top w:val="none" w:sz="0" w:space="0" w:color="auto"/>
                <w:left w:val="none" w:sz="0" w:space="0" w:color="auto"/>
                <w:bottom w:val="none" w:sz="0" w:space="0" w:color="auto"/>
                <w:right w:val="none" w:sz="0" w:space="0" w:color="auto"/>
              </w:divBdr>
            </w:div>
            <w:div w:id="36047900">
              <w:marLeft w:val="0"/>
              <w:marRight w:val="0"/>
              <w:marTop w:val="0"/>
              <w:marBottom w:val="0"/>
              <w:divBdr>
                <w:top w:val="none" w:sz="0" w:space="0" w:color="auto"/>
                <w:left w:val="none" w:sz="0" w:space="0" w:color="auto"/>
                <w:bottom w:val="none" w:sz="0" w:space="0" w:color="auto"/>
                <w:right w:val="none" w:sz="0" w:space="0" w:color="auto"/>
              </w:divBdr>
            </w:div>
            <w:div w:id="464011930">
              <w:marLeft w:val="0"/>
              <w:marRight w:val="0"/>
              <w:marTop w:val="0"/>
              <w:marBottom w:val="0"/>
              <w:divBdr>
                <w:top w:val="none" w:sz="0" w:space="0" w:color="auto"/>
                <w:left w:val="none" w:sz="0" w:space="0" w:color="auto"/>
                <w:bottom w:val="none" w:sz="0" w:space="0" w:color="auto"/>
                <w:right w:val="none" w:sz="0" w:space="0" w:color="auto"/>
              </w:divBdr>
            </w:div>
            <w:div w:id="447429119">
              <w:marLeft w:val="0"/>
              <w:marRight w:val="0"/>
              <w:marTop w:val="0"/>
              <w:marBottom w:val="0"/>
              <w:divBdr>
                <w:top w:val="none" w:sz="0" w:space="0" w:color="auto"/>
                <w:left w:val="none" w:sz="0" w:space="0" w:color="auto"/>
                <w:bottom w:val="none" w:sz="0" w:space="0" w:color="auto"/>
                <w:right w:val="none" w:sz="0" w:space="0" w:color="auto"/>
              </w:divBdr>
            </w:div>
            <w:div w:id="304821387">
              <w:marLeft w:val="0"/>
              <w:marRight w:val="0"/>
              <w:marTop w:val="360"/>
              <w:marBottom w:val="0"/>
              <w:divBdr>
                <w:top w:val="single" w:sz="6" w:space="0" w:color="auto"/>
                <w:left w:val="single" w:sz="6" w:space="0" w:color="auto"/>
                <w:bottom w:val="single" w:sz="6" w:space="0" w:color="auto"/>
                <w:right w:val="single" w:sz="6" w:space="0" w:color="auto"/>
              </w:divBdr>
            </w:div>
            <w:div w:id="1284965034">
              <w:marLeft w:val="0"/>
              <w:marRight w:val="0"/>
              <w:marTop w:val="0"/>
              <w:marBottom w:val="0"/>
              <w:divBdr>
                <w:top w:val="none" w:sz="0" w:space="0" w:color="auto"/>
                <w:left w:val="none" w:sz="0" w:space="0" w:color="auto"/>
                <w:bottom w:val="none" w:sz="0" w:space="0" w:color="auto"/>
                <w:right w:val="none" w:sz="0" w:space="0" w:color="auto"/>
              </w:divBdr>
            </w:div>
            <w:div w:id="1120610419">
              <w:marLeft w:val="0"/>
              <w:marRight w:val="0"/>
              <w:marTop w:val="0"/>
              <w:marBottom w:val="0"/>
              <w:divBdr>
                <w:top w:val="none" w:sz="0" w:space="0" w:color="auto"/>
                <w:left w:val="none" w:sz="0" w:space="0" w:color="auto"/>
                <w:bottom w:val="none" w:sz="0" w:space="0" w:color="auto"/>
                <w:right w:val="none" w:sz="0" w:space="0" w:color="auto"/>
              </w:divBdr>
            </w:div>
            <w:div w:id="1423912550">
              <w:marLeft w:val="0"/>
              <w:marRight w:val="0"/>
              <w:marTop w:val="0"/>
              <w:marBottom w:val="0"/>
              <w:divBdr>
                <w:top w:val="none" w:sz="0" w:space="0" w:color="auto"/>
                <w:left w:val="none" w:sz="0" w:space="0" w:color="auto"/>
                <w:bottom w:val="none" w:sz="0" w:space="0" w:color="auto"/>
                <w:right w:val="none" w:sz="0" w:space="0" w:color="auto"/>
              </w:divBdr>
            </w:div>
            <w:div w:id="222521165">
              <w:marLeft w:val="0"/>
              <w:marRight w:val="0"/>
              <w:marTop w:val="0"/>
              <w:marBottom w:val="0"/>
              <w:divBdr>
                <w:top w:val="none" w:sz="0" w:space="0" w:color="auto"/>
                <w:left w:val="none" w:sz="0" w:space="0" w:color="auto"/>
                <w:bottom w:val="none" w:sz="0" w:space="0" w:color="auto"/>
                <w:right w:val="none" w:sz="0" w:space="0" w:color="auto"/>
              </w:divBdr>
            </w:div>
            <w:div w:id="371536286">
              <w:marLeft w:val="0"/>
              <w:marRight w:val="0"/>
              <w:marTop w:val="0"/>
              <w:marBottom w:val="0"/>
              <w:divBdr>
                <w:top w:val="none" w:sz="0" w:space="0" w:color="auto"/>
                <w:left w:val="none" w:sz="0" w:space="0" w:color="auto"/>
                <w:bottom w:val="none" w:sz="0" w:space="0" w:color="auto"/>
                <w:right w:val="none" w:sz="0" w:space="0" w:color="auto"/>
              </w:divBdr>
            </w:div>
            <w:div w:id="367997724">
              <w:marLeft w:val="0"/>
              <w:marRight w:val="0"/>
              <w:marTop w:val="0"/>
              <w:marBottom w:val="0"/>
              <w:divBdr>
                <w:top w:val="none" w:sz="0" w:space="0" w:color="auto"/>
                <w:left w:val="none" w:sz="0" w:space="0" w:color="auto"/>
                <w:bottom w:val="none" w:sz="0" w:space="0" w:color="auto"/>
                <w:right w:val="none" w:sz="0" w:space="0" w:color="auto"/>
              </w:divBdr>
            </w:div>
            <w:div w:id="1570119120">
              <w:marLeft w:val="0"/>
              <w:marRight w:val="0"/>
              <w:marTop w:val="0"/>
              <w:marBottom w:val="0"/>
              <w:divBdr>
                <w:top w:val="none" w:sz="0" w:space="0" w:color="auto"/>
                <w:left w:val="none" w:sz="0" w:space="0" w:color="auto"/>
                <w:bottom w:val="none" w:sz="0" w:space="0" w:color="auto"/>
                <w:right w:val="none" w:sz="0" w:space="0" w:color="auto"/>
              </w:divBdr>
            </w:div>
            <w:div w:id="1130057069">
              <w:marLeft w:val="0"/>
              <w:marRight w:val="0"/>
              <w:marTop w:val="0"/>
              <w:marBottom w:val="0"/>
              <w:divBdr>
                <w:top w:val="none" w:sz="0" w:space="0" w:color="auto"/>
                <w:left w:val="none" w:sz="0" w:space="0" w:color="auto"/>
                <w:bottom w:val="none" w:sz="0" w:space="0" w:color="auto"/>
                <w:right w:val="none" w:sz="0" w:space="0" w:color="auto"/>
              </w:divBdr>
            </w:div>
            <w:div w:id="1854420066">
              <w:marLeft w:val="0"/>
              <w:marRight w:val="0"/>
              <w:marTop w:val="0"/>
              <w:marBottom w:val="0"/>
              <w:divBdr>
                <w:top w:val="none" w:sz="0" w:space="0" w:color="auto"/>
                <w:left w:val="none" w:sz="0" w:space="0" w:color="auto"/>
                <w:bottom w:val="none" w:sz="0" w:space="0" w:color="auto"/>
                <w:right w:val="none" w:sz="0" w:space="0" w:color="auto"/>
              </w:divBdr>
            </w:div>
            <w:div w:id="639580526">
              <w:marLeft w:val="0"/>
              <w:marRight w:val="0"/>
              <w:marTop w:val="0"/>
              <w:marBottom w:val="0"/>
              <w:divBdr>
                <w:top w:val="none" w:sz="0" w:space="0" w:color="auto"/>
                <w:left w:val="none" w:sz="0" w:space="0" w:color="auto"/>
                <w:bottom w:val="none" w:sz="0" w:space="0" w:color="auto"/>
                <w:right w:val="none" w:sz="0" w:space="0" w:color="auto"/>
              </w:divBdr>
            </w:div>
            <w:div w:id="951398979">
              <w:marLeft w:val="0"/>
              <w:marRight w:val="0"/>
              <w:marTop w:val="0"/>
              <w:marBottom w:val="0"/>
              <w:divBdr>
                <w:top w:val="none" w:sz="0" w:space="0" w:color="auto"/>
                <w:left w:val="none" w:sz="0" w:space="0" w:color="auto"/>
                <w:bottom w:val="none" w:sz="0" w:space="0" w:color="auto"/>
                <w:right w:val="none" w:sz="0" w:space="0" w:color="auto"/>
              </w:divBdr>
            </w:div>
            <w:div w:id="1374689648">
              <w:marLeft w:val="0"/>
              <w:marRight w:val="0"/>
              <w:marTop w:val="0"/>
              <w:marBottom w:val="0"/>
              <w:divBdr>
                <w:top w:val="none" w:sz="0" w:space="0" w:color="auto"/>
                <w:left w:val="none" w:sz="0" w:space="0" w:color="auto"/>
                <w:bottom w:val="none" w:sz="0" w:space="0" w:color="auto"/>
                <w:right w:val="none" w:sz="0" w:space="0" w:color="auto"/>
              </w:divBdr>
            </w:div>
            <w:div w:id="1919553217">
              <w:marLeft w:val="0"/>
              <w:marRight w:val="0"/>
              <w:marTop w:val="0"/>
              <w:marBottom w:val="0"/>
              <w:divBdr>
                <w:top w:val="none" w:sz="0" w:space="0" w:color="auto"/>
                <w:left w:val="none" w:sz="0" w:space="0" w:color="auto"/>
                <w:bottom w:val="none" w:sz="0" w:space="0" w:color="auto"/>
                <w:right w:val="none" w:sz="0" w:space="0" w:color="auto"/>
              </w:divBdr>
            </w:div>
            <w:div w:id="319310422">
              <w:marLeft w:val="0"/>
              <w:marRight w:val="0"/>
              <w:marTop w:val="0"/>
              <w:marBottom w:val="0"/>
              <w:divBdr>
                <w:top w:val="none" w:sz="0" w:space="0" w:color="auto"/>
                <w:left w:val="none" w:sz="0" w:space="0" w:color="auto"/>
                <w:bottom w:val="none" w:sz="0" w:space="0" w:color="auto"/>
                <w:right w:val="none" w:sz="0" w:space="0" w:color="auto"/>
              </w:divBdr>
            </w:div>
            <w:div w:id="1540121886">
              <w:marLeft w:val="0"/>
              <w:marRight w:val="0"/>
              <w:marTop w:val="0"/>
              <w:marBottom w:val="0"/>
              <w:divBdr>
                <w:top w:val="none" w:sz="0" w:space="0" w:color="auto"/>
                <w:left w:val="none" w:sz="0" w:space="0" w:color="auto"/>
                <w:bottom w:val="none" w:sz="0" w:space="0" w:color="auto"/>
                <w:right w:val="none" w:sz="0" w:space="0" w:color="auto"/>
              </w:divBdr>
            </w:div>
            <w:div w:id="1348017056">
              <w:marLeft w:val="0"/>
              <w:marRight w:val="0"/>
              <w:marTop w:val="0"/>
              <w:marBottom w:val="0"/>
              <w:divBdr>
                <w:top w:val="none" w:sz="0" w:space="0" w:color="auto"/>
                <w:left w:val="none" w:sz="0" w:space="0" w:color="auto"/>
                <w:bottom w:val="none" w:sz="0" w:space="0" w:color="auto"/>
                <w:right w:val="none" w:sz="0" w:space="0" w:color="auto"/>
              </w:divBdr>
            </w:div>
            <w:div w:id="1427535184">
              <w:marLeft w:val="0"/>
              <w:marRight w:val="0"/>
              <w:marTop w:val="360"/>
              <w:marBottom w:val="0"/>
              <w:divBdr>
                <w:top w:val="single" w:sz="6" w:space="0" w:color="auto"/>
                <w:left w:val="single" w:sz="6" w:space="0" w:color="auto"/>
                <w:bottom w:val="single" w:sz="6" w:space="0" w:color="auto"/>
                <w:right w:val="single" w:sz="6" w:space="0" w:color="auto"/>
              </w:divBdr>
            </w:div>
            <w:div w:id="644041654">
              <w:marLeft w:val="0"/>
              <w:marRight w:val="0"/>
              <w:marTop w:val="0"/>
              <w:marBottom w:val="0"/>
              <w:divBdr>
                <w:top w:val="none" w:sz="0" w:space="0" w:color="auto"/>
                <w:left w:val="none" w:sz="0" w:space="0" w:color="auto"/>
                <w:bottom w:val="none" w:sz="0" w:space="0" w:color="auto"/>
                <w:right w:val="none" w:sz="0" w:space="0" w:color="auto"/>
              </w:divBdr>
            </w:div>
            <w:div w:id="610430840">
              <w:marLeft w:val="0"/>
              <w:marRight w:val="0"/>
              <w:marTop w:val="0"/>
              <w:marBottom w:val="0"/>
              <w:divBdr>
                <w:top w:val="none" w:sz="0" w:space="0" w:color="auto"/>
                <w:left w:val="none" w:sz="0" w:space="0" w:color="auto"/>
                <w:bottom w:val="none" w:sz="0" w:space="0" w:color="auto"/>
                <w:right w:val="none" w:sz="0" w:space="0" w:color="auto"/>
              </w:divBdr>
            </w:div>
            <w:div w:id="31882620">
              <w:marLeft w:val="0"/>
              <w:marRight w:val="0"/>
              <w:marTop w:val="0"/>
              <w:marBottom w:val="0"/>
              <w:divBdr>
                <w:top w:val="none" w:sz="0" w:space="0" w:color="auto"/>
                <w:left w:val="none" w:sz="0" w:space="0" w:color="auto"/>
                <w:bottom w:val="none" w:sz="0" w:space="0" w:color="auto"/>
                <w:right w:val="none" w:sz="0" w:space="0" w:color="auto"/>
              </w:divBdr>
            </w:div>
            <w:div w:id="523058708">
              <w:marLeft w:val="0"/>
              <w:marRight w:val="0"/>
              <w:marTop w:val="0"/>
              <w:marBottom w:val="0"/>
              <w:divBdr>
                <w:top w:val="none" w:sz="0" w:space="0" w:color="auto"/>
                <w:left w:val="none" w:sz="0" w:space="0" w:color="auto"/>
                <w:bottom w:val="none" w:sz="0" w:space="0" w:color="auto"/>
                <w:right w:val="none" w:sz="0" w:space="0" w:color="auto"/>
              </w:divBdr>
            </w:div>
            <w:div w:id="647711634">
              <w:marLeft w:val="0"/>
              <w:marRight w:val="0"/>
              <w:marTop w:val="0"/>
              <w:marBottom w:val="0"/>
              <w:divBdr>
                <w:top w:val="none" w:sz="0" w:space="0" w:color="auto"/>
                <w:left w:val="none" w:sz="0" w:space="0" w:color="auto"/>
                <w:bottom w:val="none" w:sz="0" w:space="0" w:color="auto"/>
                <w:right w:val="none" w:sz="0" w:space="0" w:color="auto"/>
              </w:divBdr>
            </w:div>
            <w:div w:id="879585402">
              <w:marLeft w:val="0"/>
              <w:marRight w:val="0"/>
              <w:marTop w:val="0"/>
              <w:marBottom w:val="0"/>
              <w:divBdr>
                <w:top w:val="none" w:sz="0" w:space="0" w:color="auto"/>
                <w:left w:val="none" w:sz="0" w:space="0" w:color="auto"/>
                <w:bottom w:val="none" w:sz="0" w:space="0" w:color="auto"/>
                <w:right w:val="none" w:sz="0" w:space="0" w:color="auto"/>
              </w:divBdr>
            </w:div>
            <w:div w:id="659306694">
              <w:marLeft w:val="0"/>
              <w:marRight w:val="0"/>
              <w:marTop w:val="0"/>
              <w:marBottom w:val="0"/>
              <w:divBdr>
                <w:top w:val="none" w:sz="0" w:space="0" w:color="auto"/>
                <w:left w:val="none" w:sz="0" w:space="0" w:color="auto"/>
                <w:bottom w:val="none" w:sz="0" w:space="0" w:color="auto"/>
                <w:right w:val="none" w:sz="0" w:space="0" w:color="auto"/>
              </w:divBdr>
            </w:div>
            <w:div w:id="211507753">
              <w:marLeft w:val="0"/>
              <w:marRight w:val="0"/>
              <w:marTop w:val="0"/>
              <w:marBottom w:val="0"/>
              <w:divBdr>
                <w:top w:val="none" w:sz="0" w:space="0" w:color="auto"/>
                <w:left w:val="none" w:sz="0" w:space="0" w:color="auto"/>
                <w:bottom w:val="none" w:sz="0" w:space="0" w:color="auto"/>
                <w:right w:val="none" w:sz="0" w:space="0" w:color="auto"/>
              </w:divBdr>
            </w:div>
            <w:div w:id="1901407394">
              <w:marLeft w:val="0"/>
              <w:marRight w:val="0"/>
              <w:marTop w:val="0"/>
              <w:marBottom w:val="0"/>
              <w:divBdr>
                <w:top w:val="none" w:sz="0" w:space="0" w:color="auto"/>
                <w:left w:val="none" w:sz="0" w:space="0" w:color="auto"/>
                <w:bottom w:val="none" w:sz="0" w:space="0" w:color="auto"/>
                <w:right w:val="none" w:sz="0" w:space="0" w:color="auto"/>
              </w:divBdr>
            </w:div>
            <w:div w:id="1731876535">
              <w:marLeft w:val="0"/>
              <w:marRight w:val="0"/>
              <w:marTop w:val="0"/>
              <w:marBottom w:val="0"/>
              <w:divBdr>
                <w:top w:val="none" w:sz="0" w:space="0" w:color="auto"/>
                <w:left w:val="none" w:sz="0" w:space="0" w:color="auto"/>
                <w:bottom w:val="none" w:sz="0" w:space="0" w:color="auto"/>
                <w:right w:val="none" w:sz="0" w:space="0" w:color="auto"/>
              </w:divBdr>
            </w:div>
            <w:div w:id="999582475">
              <w:marLeft w:val="0"/>
              <w:marRight w:val="0"/>
              <w:marTop w:val="0"/>
              <w:marBottom w:val="0"/>
              <w:divBdr>
                <w:top w:val="none" w:sz="0" w:space="0" w:color="auto"/>
                <w:left w:val="none" w:sz="0" w:space="0" w:color="auto"/>
                <w:bottom w:val="none" w:sz="0" w:space="0" w:color="auto"/>
                <w:right w:val="none" w:sz="0" w:space="0" w:color="auto"/>
              </w:divBdr>
            </w:div>
            <w:div w:id="791290803">
              <w:marLeft w:val="0"/>
              <w:marRight w:val="0"/>
              <w:marTop w:val="0"/>
              <w:marBottom w:val="0"/>
              <w:divBdr>
                <w:top w:val="none" w:sz="0" w:space="0" w:color="auto"/>
                <w:left w:val="none" w:sz="0" w:space="0" w:color="auto"/>
                <w:bottom w:val="none" w:sz="0" w:space="0" w:color="auto"/>
                <w:right w:val="none" w:sz="0" w:space="0" w:color="auto"/>
              </w:divBdr>
            </w:div>
            <w:div w:id="689062698">
              <w:marLeft w:val="0"/>
              <w:marRight w:val="0"/>
              <w:marTop w:val="0"/>
              <w:marBottom w:val="0"/>
              <w:divBdr>
                <w:top w:val="none" w:sz="0" w:space="0" w:color="auto"/>
                <w:left w:val="none" w:sz="0" w:space="0" w:color="auto"/>
                <w:bottom w:val="none" w:sz="0" w:space="0" w:color="auto"/>
                <w:right w:val="none" w:sz="0" w:space="0" w:color="auto"/>
              </w:divBdr>
            </w:div>
            <w:div w:id="1044603374">
              <w:marLeft w:val="0"/>
              <w:marRight w:val="0"/>
              <w:marTop w:val="0"/>
              <w:marBottom w:val="0"/>
              <w:divBdr>
                <w:top w:val="none" w:sz="0" w:space="0" w:color="auto"/>
                <w:left w:val="none" w:sz="0" w:space="0" w:color="auto"/>
                <w:bottom w:val="none" w:sz="0" w:space="0" w:color="auto"/>
                <w:right w:val="none" w:sz="0" w:space="0" w:color="auto"/>
              </w:divBdr>
            </w:div>
            <w:div w:id="2119597073">
              <w:marLeft w:val="0"/>
              <w:marRight w:val="0"/>
              <w:marTop w:val="0"/>
              <w:marBottom w:val="0"/>
              <w:divBdr>
                <w:top w:val="none" w:sz="0" w:space="0" w:color="auto"/>
                <w:left w:val="none" w:sz="0" w:space="0" w:color="auto"/>
                <w:bottom w:val="none" w:sz="0" w:space="0" w:color="auto"/>
                <w:right w:val="none" w:sz="0" w:space="0" w:color="auto"/>
              </w:divBdr>
            </w:div>
            <w:div w:id="1385522912">
              <w:marLeft w:val="0"/>
              <w:marRight w:val="0"/>
              <w:marTop w:val="0"/>
              <w:marBottom w:val="0"/>
              <w:divBdr>
                <w:top w:val="none" w:sz="0" w:space="0" w:color="auto"/>
                <w:left w:val="none" w:sz="0" w:space="0" w:color="auto"/>
                <w:bottom w:val="none" w:sz="0" w:space="0" w:color="auto"/>
                <w:right w:val="none" w:sz="0" w:space="0" w:color="auto"/>
              </w:divBdr>
            </w:div>
            <w:div w:id="1136489647">
              <w:marLeft w:val="0"/>
              <w:marRight w:val="0"/>
              <w:marTop w:val="0"/>
              <w:marBottom w:val="0"/>
              <w:divBdr>
                <w:top w:val="none" w:sz="0" w:space="0" w:color="auto"/>
                <w:left w:val="none" w:sz="0" w:space="0" w:color="auto"/>
                <w:bottom w:val="none" w:sz="0" w:space="0" w:color="auto"/>
                <w:right w:val="none" w:sz="0" w:space="0" w:color="auto"/>
              </w:divBdr>
            </w:div>
            <w:div w:id="2060199955">
              <w:marLeft w:val="0"/>
              <w:marRight w:val="0"/>
              <w:marTop w:val="360"/>
              <w:marBottom w:val="0"/>
              <w:divBdr>
                <w:top w:val="single" w:sz="6" w:space="0" w:color="auto"/>
                <w:left w:val="single" w:sz="6" w:space="0" w:color="auto"/>
                <w:bottom w:val="single" w:sz="6" w:space="0" w:color="auto"/>
                <w:right w:val="single" w:sz="6" w:space="0" w:color="auto"/>
              </w:divBdr>
            </w:div>
            <w:div w:id="89350317">
              <w:marLeft w:val="0"/>
              <w:marRight w:val="0"/>
              <w:marTop w:val="360"/>
              <w:marBottom w:val="0"/>
              <w:divBdr>
                <w:top w:val="single" w:sz="6" w:space="0" w:color="auto"/>
                <w:left w:val="single" w:sz="6" w:space="0" w:color="auto"/>
                <w:bottom w:val="single" w:sz="6" w:space="0" w:color="auto"/>
                <w:right w:val="single" w:sz="6" w:space="0" w:color="auto"/>
              </w:divBdr>
            </w:div>
            <w:div w:id="1903247140">
              <w:marLeft w:val="0"/>
              <w:marRight w:val="0"/>
              <w:marTop w:val="0"/>
              <w:marBottom w:val="0"/>
              <w:divBdr>
                <w:top w:val="none" w:sz="0" w:space="0" w:color="auto"/>
                <w:left w:val="none" w:sz="0" w:space="0" w:color="auto"/>
                <w:bottom w:val="none" w:sz="0" w:space="0" w:color="auto"/>
                <w:right w:val="none" w:sz="0" w:space="0" w:color="auto"/>
              </w:divBdr>
            </w:div>
            <w:div w:id="1955821168">
              <w:marLeft w:val="0"/>
              <w:marRight w:val="0"/>
              <w:marTop w:val="0"/>
              <w:marBottom w:val="0"/>
              <w:divBdr>
                <w:top w:val="none" w:sz="0" w:space="0" w:color="auto"/>
                <w:left w:val="none" w:sz="0" w:space="0" w:color="auto"/>
                <w:bottom w:val="none" w:sz="0" w:space="0" w:color="auto"/>
                <w:right w:val="none" w:sz="0" w:space="0" w:color="auto"/>
              </w:divBdr>
            </w:div>
            <w:div w:id="1205170577">
              <w:marLeft w:val="0"/>
              <w:marRight w:val="0"/>
              <w:marTop w:val="0"/>
              <w:marBottom w:val="0"/>
              <w:divBdr>
                <w:top w:val="none" w:sz="0" w:space="0" w:color="auto"/>
                <w:left w:val="none" w:sz="0" w:space="0" w:color="auto"/>
                <w:bottom w:val="none" w:sz="0" w:space="0" w:color="auto"/>
                <w:right w:val="none" w:sz="0" w:space="0" w:color="auto"/>
              </w:divBdr>
            </w:div>
            <w:div w:id="1730036815">
              <w:marLeft w:val="0"/>
              <w:marRight w:val="0"/>
              <w:marTop w:val="0"/>
              <w:marBottom w:val="0"/>
              <w:divBdr>
                <w:top w:val="none" w:sz="0" w:space="0" w:color="auto"/>
                <w:left w:val="none" w:sz="0" w:space="0" w:color="auto"/>
                <w:bottom w:val="none" w:sz="0" w:space="0" w:color="auto"/>
                <w:right w:val="none" w:sz="0" w:space="0" w:color="auto"/>
              </w:divBdr>
            </w:div>
            <w:div w:id="870843967">
              <w:marLeft w:val="0"/>
              <w:marRight w:val="0"/>
              <w:marTop w:val="0"/>
              <w:marBottom w:val="0"/>
              <w:divBdr>
                <w:top w:val="none" w:sz="0" w:space="0" w:color="auto"/>
                <w:left w:val="none" w:sz="0" w:space="0" w:color="auto"/>
                <w:bottom w:val="none" w:sz="0" w:space="0" w:color="auto"/>
                <w:right w:val="none" w:sz="0" w:space="0" w:color="auto"/>
              </w:divBdr>
            </w:div>
            <w:div w:id="518352130">
              <w:marLeft w:val="0"/>
              <w:marRight w:val="0"/>
              <w:marTop w:val="0"/>
              <w:marBottom w:val="0"/>
              <w:divBdr>
                <w:top w:val="none" w:sz="0" w:space="0" w:color="auto"/>
                <w:left w:val="none" w:sz="0" w:space="0" w:color="auto"/>
                <w:bottom w:val="none" w:sz="0" w:space="0" w:color="auto"/>
                <w:right w:val="none" w:sz="0" w:space="0" w:color="auto"/>
              </w:divBdr>
            </w:div>
            <w:div w:id="237788120">
              <w:marLeft w:val="0"/>
              <w:marRight w:val="0"/>
              <w:marTop w:val="0"/>
              <w:marBottom w:val="0"/>
              <w:divBdr>
                <w:top w:val="none" w:sz="0" w:space="0" w:color="auto"/>
                <w:left w:val="none" w:sz="0" w:space="0" w:color="auto"/>
                <w:bottom w:val="none" w:sz="0" w:space="0" w:color="auto"/>
                <w:right w:val="none" w:sz="0" w:space="0" w:color="auto"/>
              </w:divBdr>
            </w:div>
            <w:div w:id="113523806">
              <w:marLeft w:val="0"/>
              <w:marRight w:val="0"/>
              <w:marTop w:val="0"/>
              <w:marBottom w:val="0"/>
              <w:divBdr>
                <w:top w:val="none" w:sz="0" w:space="0" w:color="auto"/>
                <w:left w:val="none" w:sz="0" w:space="0" w:color="auto"/>
                <w:bottom w:val="none" w:sz="0" w:space="0" w:color="auto"/>
                <w:right w:val="none" w:sz="0" w:space="0" w:color="auto"/>
              </w:divBdr>
            </w:div>
            <w:div w:id="1974864497">
              <w:marLeft w:val="0"/>
              <w:marRight w:val="0"/>
              <w:marTop w:val="0"/>
              <w:marBottom w:val="0"/>
              <w:divBdr>
                <w:top w:val="none" w:sz="0" w:space="0" w:color="auto"/>
                <w:left w:val="none" w:sz="0" w:space="0" w:color="auto"/>
                <w:bottom w:val="none" w:sz="0" w:space="0" w:color="auto"/>
                <w:right w:val="none" w:sz="0" w:space="0" w:color="auto"/>
              </w:divBdr>
            </w:div>
            <w:div w:id="359550938">
              <w:marLeft w:val="0"/>
              <w:marRight w:val="0"/>
              <w:marTop w:val="0"/>
              <w:marBottom w:val="0"/>
              <w:divBdr>
                <w:top w:val="none" w:sz="0" w:space="0" w:color="auto"/>
                <w:left w:val="none" w:sz="0" w:space="0" w:color="auto"/>
                <w:bottom w:val="none" w:sz="0" w:space="0" w:color="auto"/>
                <w:right w:val="none" w:sz="0" w:space="0" w:color="auto"/>
              </w:divBdr>
            </w:div>
            <w:div w:id="1852065287">
              <w:marLeft w:val="0"/>
              <w:marRight w:val="0"/>
              <w:marTop w:val="0"/>
              <w:marBottom w:val="0"/>
              <w:divBdr>
                <w:top w:val="none" w:sz="0" w:space="0" w:color="auto"/>
                <w:left w:val="none" w:sz="0" w:space="0" w:color="auto"/>
                <w:bottom w:val="none" w:sz="0" w:space="0" w:color="auto"/>
                <w:right w:val="none" w:sz="0" w:space="0" w:color="auto"/>
              </w:divBdr>
            </w:div>
            <w:div w:id="269121600">
              <w:marLeft w:val="0"/>
              <w:marRight w:val="0"/>
              <w:marTop w:val="0"/>
              <w:marBottom w:val="0"/>
              <w:divBdr>
                <w:top w:val="none" w:sz="0" w:space="0" w:color="auto"/>
                <w:left w:val="none" w:sz="0" w:space="0" w:color="auto"/>
                <w:bottom w:val="none" w:sz="0" w:space="0" w:color="auto"/>
                <w:right w:val="none" w:sz="0" w:space="0" w:color="auto"/>
              </w:divBdr>
            </w:div>
            <w:div w:id="1483233200">
              <w:marLeft w:val="0"/>
              <w:marRight w:val="0"/>
              <w:marTop w:val="0"/>
              <w:marBottom w:val="0"/>
              <w:divBdr>
                <w:top w:val="none" w:sz="0" w:space="0" w:color="auto"/>
                <w:left w:val="none" w:sz="0" w:space="0" w:color="auto"/>
                <w:bottom w:val="none" w:sz="0" w:space="0" w:color="auto"/>
                <w:right w:val="none" w:sz="0" w:space="0" w:color="auto"/>
              </w:divBdr>
            </w:div>
            <w:div w:id="166864756">
              <w:marLeft w:val="0"/>
              <w:marRight w:val="0"/>
              <w:marTop w:val="0"/>
              <w:marBottom w:val="0"/>
              <w:divBdr>
                <w:top w:val="none" w:sz="0" w:space="0" w:color="auto"/>
                <w:left w:val="none" w:sz="0" w:space="0" w:color="auto"/>
                <w:bottom w:val="none" w:sz="0" w:space="0" w:color="auto"/>
                <w:right w:val="none" w:sz="0" w:space="0" w:color="auto"/>
              </w:divBdr>
            </w:div>
            <w:div w:id="400450135">
              <w:marLeft w:val="0"/>
              <w:marRight w:val="0"/>
              <w:marTop w:val="0"/>
              <w:marBottom w:val="0"/>
              <w:divBdr>
                <w:top w:val="none" w:sz="0" w:space="0" w:color="auto"/>
                <w:left w:val="none" w:sz="0" w:space="0" w:color="auto"/>
                <w:bottom w:val="none" w:sz="0" w:space="0" w:color="auto"/>
                <w:right w:val="none" w:sz="0" w:space="0" w:color="auto"/>
              </w:divBdr>
            </w:div>
            <w:div w:id="1301348421">
              <w:marLeft w:val="0"/>
              <w:marRight w:val="0"/>
              <w:marTop w:val="0"/>
              <w:marBottom w:val="0"/>
              <w:divBdr>
                <w:top w:val="none" w:sz="0" w:space="0" w:color="auto"/>
                <w:left w:val="none" w:sz="0" w:space="0" w:color="auto"/>
                <w:bottom w:val="none" w:sz="0" w:space="0" w:color="auto"/>
                <w:right w:val="none" w:sz="0" w:space="0" w:color="auto"/>
              </w:divBdr>
            </w:div>
            <w:div w:id="1679499033">
              <w:marLeft w:val="0"/>
              <w:marRight w:val="0"/>
              <w:marTop w:val="0"/>
              <w:marBottom w:val="0"/>
              <w:divBdr>
                <w:top w:val="none" w:sz="0" w:space="0" w:color="auto"/>
                <w:left w:val="none" w:sz="0" w:space="0" w:color="auto"/>
                <w:bottom w:val="none" w:sz="0" w:space="0" w:color="auto"/>
                <w:right w:val="none" w:sz="0" w:space="0" w:color="auto"/>
              </w:divBdr>
            </w:div>
            <w:div w:id="7871592">
              <w:marLeft w:val="0"/>
              <w:marRight w:val="0"/>
              <w:marTop w:val="0"/>
              <w:marBottom w:val="0"/>
              <w:divBdr>
                <w:top w:val="none" w:sz="0" w:space="0" w:color="auto"/>
                <w:left w:val="none" w:sz="0" w:space="0" w:color="auto"/>
                <w:bottom w:val="none" w:sz="0" w:space="0" w:color="auto"/>
                <w:right w:val="none" w:sz="0" w:space="0" w:color="auto"/>
              </w:divBdr>
            </w:div>
            <w:div w:id="1288589074">
              <w:marLeft w:val="0"/>
              <w:marRight w:val="0"/>
              <w:marTop w:val="0"/>
              <w:marBottom w:val="0"/>
              <w:divBdr>
                <w:top w:val="none" w:sz="0" w:space="0" w:color="auto"/>
                <w:left w:val="none" w:sz="0" w:space="0" w:color="auto"/>
                <w:bottom w:val="none" w:sz="0" w:space="0" w:color="auto"/>
                <w:right w:val="none" w:sz="0" w:space="0" w:color="auto"/>
              </w:divBdr>
            </w:div>
            <w:div w:id="311569730">
              <w:marLeft w:val="0"/>
              <w:marRight w:val="0"/>
              <w:marTop w:val="0"/>
              <w:marBottom w:val="0"/>
              <w:divBdr>
                <w:top w:val="none" w:sz="0" w:space="0" w:color="auto"/>
                <w:left w:val="none" w:sz="0" w:space="0" w:color="auto"/>
                <w:bottom w:val="none" w:sz="0" w:space="0" w:color="auto"/>
                <w:right w:val="none" w:sz="0" w:space="0" w:color="auto"/>
              </w:divBdr>
            </w:div>
            <w:div w:id="1457021475">
              <w:marLeft w:val="0"/>
              <w:marRight w:val="0"/>
              <w:marTop w:val="0"/>
              <w:marBottom w:val="0"/>
              <w:divBdr>
                <w:top w:val="none" w:sz="0" w:space="0" w:color="auto"/>
                <w:left w:val="none" w:sz="0" w:space="0" w:color="auto"/>
                <w:bottom w:val="none" w:sz="0" w:space="0" w:color="auto"/>
                <w:right w:val="none" w:sz="0" w:space="0" w:color="auto"/>
              </w:divBdr>
            </w:div>
            <w:div w:id="2133355571">
              <w:marLeft w:val="0"/>
              <w:marRight w:val="0"/>
              <w:marTop w:val="0"/>
              <w:marBottom w:val="0"/>
              <w:divBdr>
                <w:top w:val="none" w:sz="0" w:space="0" w:color="auto"/>
                <w:left w:val="none" w:sz="0" w:space="0" w:color="auto"/>
                <w:bottom w:val="none" w:sz="0" w:space="0" w:color="auto"/>
                <w:right w:val="none" w:sz="0" w:space="0" w:color="auto"/>
              </w:divBdr>
            </w:div>
            <w:div w:id="468401961">
              <w:marLeft w:val="0"/>
              <w:marRight w:val="0"/>
              <w:marTop w:val="0"/>
              <w:marBottom w:val="0"/>
              <w:divBdr>
                <w:top w:val="none" w:sz="0" w:space="0" w:color="auto"/>
                <w:left w:val="none" w:sz="0" w:space="0" w:color="auto"/>
                <w:bottom w:val="none" w:sz="0" w:space="0" w:color="auto"/>
                <w:right w:val="none" w:sz="0" w:space="0" w:color="auto"/>
              </w:divBdr>
            </w:div>
            <w:div w:id="431822551">
              <w:marLeft w:val="0"/>
              <w:marRight w:val="0"/>
              <w:marTop w:val="360"/>
              <w:marBottom w:val="0"/>
              <w:divBdr>
                <w:top w:val="single" w:sz="6" w:space="0" w:color="auto"/>
                <w:left w:val="single" w:sz="6" w:space="0" w:color="auto"/>
                <w:bottom w:val="single" w:sz="6" w:space="0" w:color="auto"/>
                <w:right w:val="single" w:sz="6" w:space="0" w:color="auto"/>
              </w:divBdr>
            </w:div>
            <w:div w:id="1363626667">
              <w:marLeft w:val="0"/>
              <w:marRight w:val="0"/>
              <w:marTop w:val="0"/>
              <w:marBottom w:val="0"/>
              <w:divBdr>
                <w:top w:val="none" w:sz="0" w:space="0" w:color="auto"/>
                <w:left w:val="none" w:sz="0" w:space="0" w:color="auto"/>
                <w:bottom w:val="none" w:sz="0" w:space="0" w:color="auto"/>
                <w:right w:val="none" w:sz="0" w:space="0" w:color="auto"/>
              </w:divBdr>
            </w:div>
            <w:div w:id="228925567">
              <w:marLeft w:val="0"/>
              <w:marRight w:val="0"/>
              <w:marTop w:val="0"/>
              <w:marBottom w:val="0"/>
              <w:divBdr>
                <w:top w:val="none" w:sz="0" w:space="0" w:color="auto"/>
                <w:left w:val="none" w:sz="0" w:space="0" w:color="auto"/>
                <w:bottom w:val="none" w:sz="0" w:space="0" w:color="auto"/>
                <w:right w:val="none" w:sz="0" w:space="0" w:color="auto"/>
              </w:divBdr>
            </w:div>
            <w:div w:id="1279527639">
              <w:marLeft w:val="0"/>
              <w:marRight w:val="0"/>
              <w:marTop w:val="0"/>
              <w:marBottom w:val="0"/>
              <w:divBdr>
                <w:top w:val="none" w:sz="0" w:space="0" w:color="auto"/>
                <w:left w:val="none" w:sz="0" w:space="0" w:color="auto"/>
                <w:bottom w:val="none" w:sz="0" w:space="0" w:color="auto"/>
                <w:right w:val="none" w:sz="0" w:space="0" w:color="auto"/>
              </w:divBdr>
            </w:div>
            <w:div w:id="873343664">
              <w:marLeft w:val="0"/>
              <w:marRight w:val="0"/>
              <w:marTop w:val="0"/>
              <w:marBottom w:val="0"/>
              <w:divBdr>
                <w:top w:val="none" w:sz="0" w:space="0" w:color="auto"/>
                <w:left w:val="none" w:sz="0" w:space="0" w:color="auto"/>
                <w:bottom w:val="none" w:sz="0" w:space="0" w:color="auto"/>
                <w:right w:val="none" w:sz="0" w:space="0" w:color="auto"/>
              </w:divBdr>
            </w:div>
            <w:div w:id="1110508776">
              <w:marLeft w:val="0"/>
              <w:marRight w:val="0"/>
              <w:marTop w:val="0"/>
              <w:marBottom w:val="0"/>
              <w:divBdr>
                <w:top w:val="none" w:sz="0" w:space="0" w:color="auto"/>
                <w:left w:val="none" w:sz="0" w:space="0" w:color="auto"/>
                <w:bottom w:val="none" w:sz="0" w:space="0" w:color="auto"/>
                <w:right w:val="none" w:sz="0" w:space="0" w:color="auto"/>
              </w:divBdr>
            </w:div>
            <w:div w:id="838084138">
              <w:marLeft w:val="0"/>
              <w:marRight w:val="0"/>
              <w:marTop w:val="0"/>
              <w:marBottom w:val="0"/>
              <w:divBdr>
                <w:top w:val="none" w:sz="0" w:space="0" w:color="auto"/>
                <w:left w:val="none" w:sz="0" w:space="0" w:color="auto"/>
                <w:bottom w:val="none" w:sz="0" w:space="0" w:color="auto"/>
                <w:right w:val="none" w:sz="0" w:space="0" w:color="auto"/>
              </w:divBdr>
            </w:div>
            <w:div w:id="602149273">
              <w:marLeft w:val="0"/>
              <w:marRight w:val="0"/>
              <w:marTop w:val="0"/>
              <w:marBottom w:val="0"/>
              <w:divBdr>
                <w:top w:val="none" w:sz="0" w:space="0" w:color="auto"/>
                <w:left w:val="none" w:sz="0" w:space="0" w:color="auto"/>
                <w:bottom w:val="none" w:sz="0" w:space="0" w:color="auto"/>
                <w:right w:val="none" w:sz="0" w:space="0" w:color="auto"/>
              </w:divBdr>
            </w:div>
            <w:div w:id="361828033">
              <w:marLeft w:val="0"/>
              <w:marRight w:val="0"/>
              <w:marTop w:val="0"/>
              <w:marBottom w:val="0"/>
              <w:divBdr>
                <w:top w:val="none" w:sz="0" w:space="0" w:color="auto"/>
                <w:left w:val="none" w:sz="0" w:space="0" w:color="auto"/>
                <w:bottom w:val="none" w:sz="0" w:space="0" w:color="auto"/>
                <w:right w:val="none" w:sz="0" w:space="0" w:color="auto"/>
              </w:divBdr>
            </w:div>
            <w:div w:id="555166359">
              <w:marLeft w:val="0"/>
              <w:marRight w:val="0"/>
              <w:marTop w:val="0"/>
              <w:marBottom w:val="0"/>
              <w:divBdr>
                <w:top w:val="none" w:sz="0" w:space="0" w:color="auto"/>
                <w:left w:val="none" w:sz="0" w:space="0" w:color="auto"/>
                <w:bottom w:val="none" w:sz="0" w:space="0" w:color="auto"/>
                <w:right w:val="none" w:sz="0" w:space="0" w:color="auto"/>
              </w:divBdr>
            </w:div>
            <w:div w:id="70781579">
              <w:marLeft w:val="0"/>
              <w:marRight w:val="0"/>
              <w:marTop w:val="0"/>
              <w:marBottom w:val="0"/>
              <w:divBdr>
                <w:top w:val="none" w:sz="0" w:space="0" w:color="auto"/>
                <w:left w:val="none" w:sz="0" w:space="0" w:color="auto"/>
                <w:bottom w:val="none" w:sz="0" w:space="0" w:color="auto"/>
                <w:right w:val="none" w:sz="0" w:space="0" w:color="auto"/>
              </w:divBdr>
            </w:div>
            <w:div w:id="125778519">
              <w:marLeft w:val="0"/>
              <w:marRight w:val="0"/>
              <w:marTop w:val="0"/>
              <w:marBottom w:val="0"/>
              <w:divBdr>
                <w:top w:val="none" w:sz="0" w:space="0" w:color="auto"/>
                <w:left w:val="none" w:sz="0" w:space="0" w:color="auto"/>
                <w:bottom w:val="none" w:sz="0" w:space="0" w:color="auto"/>
                <w:right w:val="none" w:sz="0" w:space="0" w:color="auto"/>
              </w:divBdr>
            </w:div>
            <w:div w:id="1030913865">
              <w:marLeft w:val="0"/>
              <w:marRight w:val="0"/>
              <w:marTop w:val="0"/>
              <w:marBottom w:val="0"/>
              <w:divBdr>
                <w:top w:val="none" w:sz="0" w:space="0" w:color="auto"/>
                <w:left w:val="none" w:sz="0" w:space="0" w:color="auto"/>
                <w:bottom w:val="none" w:sz="0" w:space="0" w:color="auto"/>
                <w:right w:val="none" w:sz="0" w:space="0" w:color="auto"/>
              </w:divBdr>
            </w:div>
            <w:div w:id="1813592692">
              <w:marLeft w:val="0"/>
              <w:marRight w:val="0"/>
              <w:marTop w:val="0"/>
              <w:marBottom w:val="0"/>
              <w:divBdr>
                <w:top w:val="none" w:sz="0" w:space="0" w:color="auto"/>
                <w:left w:val="none" w:sz="0" w:space="0" w:color="auto"/>
                <w:bottom w:val="none" w:sz="0" w:space="0" w:color="auto"/>
                <w:right w:val="none" w:sz="0" w:space="0" w:color="auto"/>
              </w:divBdr>
              <w:divsChild>
                <w:div w:id="785462973">
                  <w:marLeft w:val="0"/>
                  <w:marRight w:val="0"/>
                  <w:marTop w:val="0"/>
                  <w:marBottom w:val="0"/>
                  <w:divBdr>
                    <w:top w:val="none" w:sz="0" w:space="0" w:color="auto"/>
                    <w:left w:val="none" w:sz="0" w:space="0" w:color="auto"/>
                    <w:bottom w:val="none" w:sz="0" w:space="0" w:color="auto"/>
                    <w:right w:val="none" w:sz="0" w:space="0" w:color="auto"/>
                  </w:divBdr>
                </w:div>
                <w:div w:id="2093971438">
                  <w:marLeft w:val="0"/>
                  <w:marRight w:val="0"/>
                  <w:marTop w:val="0"/>
                  <w:marBottom w:val="0"/>
                  <w:divBdr>
                    <w:top w:val="none" w:sz="0" w:space="0" w:color="auto"/>
                    <w:left w:val="none" w:sz="0" w:space="0" w:color="auto"/>
                    <w:bottom w:val="none" w:sz="0" w:space="0" w:color="auto"/>
                    <w:right w:val="none" w:sz="0" w:space="0" w:color="auto"/>
                  </w:divBdr>
                </w:div>
                <w:div w:id="11881205">
                  <w:marLeft w:val="0"/>
                  <w:marRight w:val="0"/>
                  <w:marTop w:val="0"/>
                  <w:marBottom w:val="0"/>
                  <w:divBdr>
                    <w:top w:val="none" w:sz="0" w:space="0" w:color="auto"/>
                    <w:left w:val="none" w:sz="0" w:space="0" w:color="auto"/>
                    <w:bottom w:val="none" w:sz="0" w:space="0" w:color="auto"/>
                    <w:right w:val="none" w:sz="0" w:space="0" w:color="auto"/>
                  </w:divBdr>
                </w:div>
                <w:div w:id="1089933393">
                  <w:marLeft w:val="0"/>
                  <w:marRight w:val="0"/>
                  <w:marTop w:val="0"/>
                  <w:marBottom w:val="0"/>
                  <w:divBdr>
                    <w:top w:val="none" w:sz="0" w:space="0" w:color="auto"/>
                    <w:left w:val="none" w:sz="0" w:space="0" w:color="auto"/>
                    <w:bottom w:val="none" w:sz="0" w:space="0" w:color="auto"/>
                    <w:right w:val="none" w:sz="0" w:space="0" w:color="auto"/>
                  </w:divBdr>
                </w:div>
              </w:divsChild>
            </w:div>
            <w:div w:id="365177376">
              <w:marLeft w:val="0"/>
              <w:marRight w:val="0"/>
              <w:marTop w:val="0"/>
              <w:marBottom w:val="0"/>
              <w:divBdr>
                <w:top w:val="none" w:sz="0" w:space="0" w:color="auto"/>
                <w:left w:val="none" w:sz="0" w:space="0" w:color="auto"/>
                <w:bottom w:val="none" w:sz="0" w:space="0" w:color="auto"/>
                <w:right w:val="none" w:sz="0" w:space="0" w:color="auto"/>
              </w:divBdr>
            </w:div>
            <w:div w:id="420952182">
              <w:marLeft w:val="0"/>
              <w:marRight w:val="0"/>
              <w:marTop w:val="0"/>
              <w:marBottom w:val="0"/>
              <w:divBdr>
                <w:top w:val="none" w:sz="0" w:space="0" w:color="auto"/>
                <w:left w:val="none" w:sz="0" w:space="0" w:color="auto"/>
                <w:bottom w:val="none" w:sz="0" w:space="0" w:color="auto"/>
                <w:right w:val="none" w:sz="0" w:space="0" w:color="auto"/>
              </w:divBdr>
            </w:div>
            <w:div w:id="306470474">
              <w:marLeft w:val="0"/>
              <w:marRight w:val="0"/>
              <w:marTop w:val="0"/>
              <w:marBottom w:val="0"/>
              <w:divBdr>
                <w:top w:val="none" w:sz="0" w:space="0" w:color="auto"/>
                <w:left w:val="none" w:sz="0" w:space="0" w:color="auto"/>
                <w:bottom w:val="none" w:sz="0" w:space="0" w:color="auto"/>
                <w:right w:val="none" w:sz="0" w:space="0" w:color="auto"/>
              </w:divBdr>
            </w:div>
            <w:div w:id="1663197546">
              <w:marLeft w:val="0"/>
              <w:marRight w:val="0"/>
              <w:marTop w:val="0"/>
              <w:marBottom w:val="0"/>
              <w:divBdr>
                <w:top w:val="none" w:sz="0" w:space="0" w:color="auto"/>
                <w:left w:val="none" w:sz="0" w:space="0" w:color="auto"/>
                <w:bottom w:val="none" w:sz="0" w:space="0" w:color="auto"/>
                <w:right w:val="none" w:sz="0" w:space="0" w:color="auto"/>
              </w:divBdr>
            </w:div>
            <w:div w:id="1277982085">
              <w:marLeft w:val="0"/>
              <w:marRight w:val="0"/>
              <w:marTop w:val="0"/>
              <w:marBottom w:val="0"/>
              <w:divBdr>
                <w:top w:val="none" w:sz="0" w:space="0" w:color="auto"/>
                <w:left w:val="none" w:sz="0" w:space="0" w:color="auto"/>
                <w:bottom w:val="none" w:sz="0" w:space="0" w:color="auto"/>
                <w:right w:val="none" w:sz="0" w:space="0" w:color="auto"/>
              </w:divBdr>
            </w:div>
            <w:div w:id="732850531">
              <w:marLeft w:val="0"/>
              <w:marRight w:val="0"/>
              <w:marTop w:val="0"/>
              <w:marBottom w:val="0"/>
              <w:divBdr>
                <w:top w:val="none" w:sz="0" w:space="0" w:color="auto"/>
                <w:left w:val="none" w:sz="0" w:space="0" w:color="auto"/>
                <w:bottom w:val="none" w:sz="0" w:space="0" w:color="auto"/>
                <w:right w:val="none" w:sz="0" w:space="0" w:color="auto"/>
              </w:divBdr>
            </w:div>
            <w:div w:id="568656549">
              <w:marLeft w:val="0"/>
              <w:marRight w:val="0"/>
              <w:marTop w:val="0"/>
              <w:marBottom w:val="0"/>
              <w:divBdr>
                <w:top w:val="none" w:sz="0" w:space="0" w:color="auto"/>
                <w:left w:val="none" w:sz="0" w:space="0" w:color="auto"/>
                <w:bottom w:val="none" w:sz="0" w:space="0" w:color="auto"/>
                <w:right w:val="none" w:sz="0" w:space="0" w:color="auto"/>
              </w:divBdr>
            </w:div>
            <w:div w:id="1815413506">
              <w:marLeft w:val="0"/>
              <w:marRight w:val="0"/>
              <w:marTop w:val="0"/>
              <w:marBottom w:val="0"/>
              <w:divBdr>
                <w:top w:val="none" w:sz="0" w:space="0" w:color="auto"/>
                <w:left w:val="none" w:sz="0" w:space="0" w:color="auto"/>
                <w:bottom w:val="none" w:sz="0" w:space="0" w:color="auto"/>
                <w:right w:val="none" w:sz="0" w:space="0" w:color="auto"/>
              </w:divBdr>
            </w:div>
            <w:div w:id="1538158115">
              <w:marLeft w:val="0"/>
              <w:marRight w:val="0"/>
              <w:marTop w:val="0"/>
              <w:marBottom w:val="0"/>
              <w:divBdr>
                <w:top w:val="none" w:sz="0" w:space="0" w:color="auto"/>
                <w:left w:val="none" w:sz="0" w:space="0" w:color="auto"/>
                <w:bottom w:val="none" w:sz="0" w:space="0" w:color="auto"/>
                <w:right w:val="none" w:sz="0" w:space="0" w:color="auto"/>
              </w:divBdr>
            </w:div>
            <w:div w:id="1326516347">
              <w:marLeft w:val="0"/>
              <w:marRight w:val="0"/>
              <w:marTop w:val="0"/>
              <w:marBottom w:val="0"/>
              <w:divBdr>
                <w:top w:val="none" w:sz="0" w:space="0" w:color="auto"/>
                <w:left w:val="none" w:sz="0" w:space="0" w:color="auto"/>
                <w:bottom w:val="none" w:sz="0" w:space="0" w:color="auto"/>
                <w:right w:val="none" w:sz="0" w:space="0" w:color="auto"/>
              </w:divBdr>
            </w:div>
            <w:div w:id="1496263019">
              <w:marLeft w:val="0"/>
              <w:marRight w:val="0"/>
              <w:marTop w:val="0"/>
              <w:marBottom w:val="0"/>
              <w:divBdr>
                <w:top w:val="none" w:sz="0" w:space="0" w:color="auto"/>
                <w:left w:val="none" w:sz="0" w:space="0" w:color="auto"/>
                <w:bottom w:val="none" w:sz="0" w:space="0" w:color="auto"/>
                <w:right w:val="none" w:sz="0" w:space="0" w:color="auto"/>
              </w:divBdr>
            </w:div>
            <w:div w:id="172648524">
              <w:marLeft w:val="0"/>
              <w:marRight w:val="0"/>
              <w:marTop w:val="0"/>
              <w:marBottom w:val="0"/>
              <w:divBdr>
                <w:top w:val="none" w:sz="0" w:space="0" w:color="auto"/>
                <w:left w:val="none" w:sz="0" w:space="0" w:color="auto"/>
                <w:bottom w:val="none" w:sz="0" w:space="0" w:color="auto"/>
                <w:right w:val="none" w:sz="0" w:space="0" w:color="auto"/>
              </w:divBdr>
            </w:div>
            <w:div w:id="1168322095">
              <w:marLeft w:val="0"/>
              <w:marRight w:val="0"/>
              <w:marTop w:val="0"/>
              <w:marBottom w:val="0"/>
              <w:divBdr>
                <w:top w:val="none" w:sz="0" w:space="0" w:color="auto"/>
                <w:left w:val="none" w:sz="0" w:space="0" w:color="auto"/>
                <w:bottom w:val="none" w:sz="0" w:space="0" w:color="auto"/>
                <w:right w:val="none" w:sz="0" w:space="0" w:color="auto"/>
              </w:divBdr>
            </w:div>
            <w:div w:id="1550413598">
              <w:marLeft w:val="0"/>
              <w:marRight w:val="0"/>
              <w:marTop w:val="360"/>
              <w:marBottom w:val="0"/>
              <w:divBdr>
                <w:top w:val="single" w:sz="6" w:space="0" w:color="auto"/>
                <w:left w:val="single" w:sz="6" w:space="0" w:color="auto"/>
                <w:bottom w:val="single" w:sz="6" w:space="0" w:color="auto"/>
                <w:right w:val="single" w:sz="6" w:space="0" w:color="auto"/>
              </w:divBdr>
            </w:div>
            <w:div w:id="11228033">
              <w:marLeft w:val="0"/>
              <w:marRight w:val="0"/>
              <w:marTop w:val="0"/>
              <w:marBottom w:val="0"/>
              <w:divBdr>
                <w:top w:val="none" w:sz="0" w:space="0" w:color="auto"/>
                <w:left w:val="none" w:sz="0" w:space="0" w:color="auto"/>
                <w:bottom w:val="none" w:sz="0" w:space="0" w:color="auto"/>
                <w:right w:val="none" w:sz="0" w:space="0" w:color="auto"/>
              </w:divBdr>
            </w:div>
            <w:div w:id="589965884">
              <w:marLeft w:val="0"/>
              <w:marRight w:val="0"/>
              <w:marTop w:val="0"/>
              <w:marBottom w:val="0"/>
              <w:divBdr>
                <w:top w:val="none" w:sz="0" w:space="0" w:color="auto"/>
                <w:left w:val="none" w:sz="0" w:space="0" w:color="auto"/>
                <w:bottom w:val="none" w:sz="0" w:space="0" w:color="auto"/>
                <w:right w:val="none" w:sz="0" w:space="0" w:color="auto"/>
              </w:divBdr>
            </w:div>
            <w:div w:id="1189373543">
              <w:marLeft w:val="0"/>
              <w:marRight w:val="0"/>
              <w:marTop w:val="0"/>
              <w:marBottom w:val="0"/>
              <w:divBdr>
                <w:top w:val="none" w:sz="0" w:space="0" w:color="auto"/>
                <w:left w:val="none" w:sz="0" w:space="0" w:color="auto"/>
                <w:bottom w:val="none" w:sz="0" w:space="0" w:color="auto"/>
                <w:right w:val="none" w:sz="0" w:space="0" w:color="auto"/>
              </w:divBdr>
            </w:div>
            <w:div w:id="860825846">
              <w:marLeft w:val="0"/>
              <w:marRight w:val="0"/>
              <w:marTop w:val="0"/>
              <w:marBottom w:val="0"/>
              <w:divBdr>
                <w:top w:val="none" w:sz="0" w:space="0" w:color="auto"/>
                <w:left w:val="none" w:sz="0" w:space="0" w:color="auto"/>
                <w:bottom w:val="none" w:sz="0" w:space="0" w:color="auto"/>
                <w:right w:val="none" w:sz="0" w:space="0" w:color="auto"/>
              </w:divBdr>
            </w:div>
            <w:div w:id="90667357">
              <w:marLeft w:val="0"/>
              <w:marRight w:val="0"/>
              <w:marTop w:val="0"/>
              <w:marBottom w:val="0"/>
              <w:divBdr>
                <w:top w:val="none" w:sz="0" w:space="0" w:color="auto"/>
                <w:left w:val="none" w:sz="0" w:space="0" w:color="auto"/>
                <w:bottom w:val="none" w:sz="0" w:space="0" w:color="auto"/>
                <w:right w:val="none" w:sz="0" w:space="0" w:color="auto"/>
              </w:divBdr>
            </w:div>
            <w:div w:id="414133345">
              <w:marLeft w:val="0"/>
              <w:marRight w:val="0"/>
              <w:marTop w:val="0"/>
              <w:marBottom w:val="0"/>
              <w:divBdr>
                <w:top w:val="none" w:sz="0" w:space="0" w:color="auto"/>
                <w:left w:val="none" w:sz="0" w:space="0" w:color="auto"/>
                <w:bottom w:val="none" w:sz="0" w:space="0" w:color="auto"/>
                <w:right w:val="none" w:sz="0" w:space="0" w:color="auto"/>
              </w:divBdr>
            </w:div>
            <w:div w:id="302542962">
              <w:marLeft w:val="0"/>
              <w:marRight w:val="0"/>
              <w:marTop w:val="0"/>
              <w:marBottom w:val="0"/>
              <w:divBdr>
                <w:top w:val="none" w:sz="0" w:space="0" w:color="auto"/>
                <w:left w:val="none" w:sz="0" w:space="0" w:color="auto"/>
                <w:bottom w:val="none" w:sz="0" w:space="0" w:color="auto"/>
                <w:right w:val="none" w:sz="0" w:space="0" w:color="auto"/>
              </w:divBdr>
            </w:div>
            <w:div w:id="1630623929">
              <w:marLeft w:val="0"/>
              <w:marRight w:val="0"/>
              <w:marTop w:val="0"/>
              <w:marBottom w:val="0"/>
              <w:divBdr>
                <w:top w:val="none" w:sz="0" w:space="0" w:color="auto"/>
                <w:left w:val="none" w:sz="0" w:space="0" w:color="auto"/>
                <w:bottom w:val="none" w:sz="0" w:space="0" w:color="auto"/>
                <w:right w:val="none" w:sz="0" w:space="0" w:color="auto"/>
              </w:divBdr>
            </w:div>
            <w:div w:id="1352680682">
              <w:marLeft w:val="0"/>
              <w:marRight w:val="0"/>
              <w:marTop w:val="0"/>
              <w:marBottom w:val="0"/>
              <w:divBdr>
                <w:top w:val="none" w:sz="0" w:space="0" w:color="auto"/>
                <w:left w:val="none" w:sz="0" w:space="0" w:color="auto"/>
                <w:bottom w:val="none" w:sz="0" w:space="0" w:color="auto"/>
                <w:right w:val="none" w:sz="0" w:space="0" w:color="auto"/>
              </w:divBdr>
            </w:div>
            <w:div w:id="1384519393">
              <w:marLeft w:val="0"/>
              <w:marRight w:val="0"/>
              <w:marTop w:val="0"/>
              <w:marBottom w:val="0"/>
              <w:divBdr>
                <w:top w:val="none" w:sz="0" w:space="0" w:color="auto"/>
                <w:left w:val="none" w:sz="0" w:space="0" w:color="auto"/>
                <w:bottom w:val="none" w:sz="0" w:space="0" w:color="auto"/>
                <w:right w:val="none" w:sz="0" w:space="0" w:color="auto"/>
              </w:divBdr>
            </w:div>
            <w:div w:id="1194684643">
              <w:marLeft w:val="0"/>
              <w:marRight w:val="0"/>
              <w:marTop w:val="0"/>
              <w:marBottom w:val="0"/>
              <w:divBdr>
                <w:top w:val="none" w:sz="0" w:space="0" w:color="auto"/>
                <w:left w:val="none" w:sz="0" w:space="0" w:color="auto"/>
                <w:bottom w:val="none" w:sz="0" w:space="0" w:color="auto"/>
                <w:right w:val="none" w:sz="0" w:space="0" w:color="auto"/>
              </w:divBdr>
            </w:div>
            <w:div w:id="1304040997">
              <w:marLeft w:val="0"/>
              <w:marRight w:val="0"/>
              <w:marTop w:val="0"/>
              <w:marBottom w:val="0"/>
              <w:divBdr>
                <w:top w:val="none" w:sz="0" w:space="0" w:color="auto"/>
                <w:left w:val="none" w:sz="0" w:space="0" w:color="auto"/>
                <w:bottom w:val="none" w:sz="0" w:space="0" w:color="auto"/>
                <w:right w:val="none" w:sz="0" w:space="0" w:color="auto"/>
              </w:divBdr>
            </w:div>
            <w:div w:id="573900708">
              <w:marLeft w:val="0"/>
              <w:marRight w:val="0"/>
              <w:marTop w:val="360"/>
              <w:marBottom w:val="0"/>
              <w:divBdr>
                <w:top w:val="single" w:sz="6" w:space="0" w:color="auto"/>
                <w:left w:val="single" w:sz="6" w:space="0" w:color="auto"/>
                <w:bottom w:val="single" w:sz="6" w:space="0" w:color="auto"/>
                <w:right w:val="single" w:sz="6" w:space="0" w:color="auto"/>
              </w:divBdr>
            </w:div>
            <w:div w:id="931595129">
              <w:marLeft w:val="0"/>
              <w:marRight w:val="0"/>
              <w:marTop w:val="0"/>
              <w:marBottom w:val="0"/>
              <w:divBdr>
                <w:top w:val="none" w:sz="0" w:space="0" w:color="auto"/>
                <w:left w:val="none" w:sz="0" w:space="0" w:color="auto"/>
                <w:bottom w:val="none" w:sz="0" w:space="0" w:color="auto"/>
                <w:right w:val="none" w:sz="0" w:space="0" w:color="auto"/>
              </w:divBdr>
            </w:div>
            <w:div w:id="1285037152">
              <w:marLeft w:val="0"/>
              <w:marRight w:val="0"/>
              <w:marTop w:val="0"/>
              <w:marBottom w:val="0"/>
              <w:divBdr>
                <w:top w:val="none" w:sz="0" w:space="0" w:color="auto"/>
                <w:left w:val="none" w:sz="0" w:space="0" w:color="auto"/>
                <w:bottom w:val="none" w:sz="0" w:space="0" w:color="auto"/>
                <w:right w:val="none" w:sz="0" w:space="0" w:color="auto"/>
              </w:divBdr>
            </w:div>
            <w:div w:id="589193519">
              <w:marLeft w:val="0"/>
              <w:marRight w:val="0"/>
              <w:marTop w:val="0"/>
              <w:marBottom w:val="0"/>
              <w:divBdr>
                <w:top w:val="none" w:sz="0" w:space="0" w:color="auto"/>
                <w:left w:val="none" w:sz="0" w:space="0" w:color="auto"/>
                <w:bottom w:val="none" w:sz="0" w:space="0" w:color="auto"/>
                <w:right w:val="none" w:sz="0" w:space="0" w:color="auto"/>
              </w:divBdr>
            </w:div>
            <w:div w:id="2092389811">
              <w:marLeft w:val="0"/>
              <w:marRight w:val="0"/>
              <w:marTop w:val="0"/>
              <w:marBottom w:val="0"/>
              <w:divBdr>
                <w:top w:val="none" w:sz="0" w:space="0" w:color="auto"/>
                <w:left w:val="none" w:sz="0" w:space="0" w:color="auto"/>
                <w:bottom w:val="none" w:sz="0" w:space="0" w:color="auto"/>
                <w:right w:val="none" w:sz="0" w:space="0" w:color="auto"/>
              </w:divBdr>
            </w:div>
            <w:div w:id="1175874899">
              <w:marLeft w:val="0"/>
              <w:marRight w:val="0"/>
              <w:marTop w:val="0"/>
              <w:marBottom w:val="0"/>
              <w:divBdr>
                <w:top w:val="none" w:sz="0" w:space="0" w:color="auto"/>
                <w:left w:val="none" w:sz="0" w:space="0" w:color="auto"/>
                <w:bottom w:val="none" w:sz="0" w:space="0" w:color="auto"/>
                <w:right w:val="none" w:sz="0" w:space="0" w:color="auto"/>
              </w:divBdr>
            </w:div>
            <w:div w:id="936601412">
              <w:marLeft w:val="0"/>
              <w:marRight w:val="0"/>
              <w:marTop w:val="0"/>
              <w:marBottom w:val="0"/>
              <w:divBdr>
                <w:top w:val="none" w:sz="0" w:space="0" w:color="auto"/>
                <w:left w:val="none" w:sz="0" w:space="0" w:color="auto"/>
                <w:bottom w:val="none" w:sz="0" w:space="0" w:color="auto"/>
                <w:right w:val="none" w:sz="0" w:space="0" w:color="auto"/>
              </w:divBdr>
            </w:div>
            <w:div w:id="1024017786">
              <w:marLeft w:val="0"/>
              <w:marRight w:val="0"/>
              <w:marTop w:val="0"/>
              <w:marBottom w:val="0"/>
              <w:divBdr>
                <w:top w:val="none" w:sz="0" w:space="0" w:color="auto"/>
                <w:left w:val="none" w:sz="0" w:space="0" w:color="auto"/>
                <w:bottom w:val="none" w:sz="0" w:space="0" w:color="auto"/>
                <w:right w:val="none" w:sz="0" w:space="0" w:color="auto"/>
              </w:divBdr>
            </w:div>
            <w:div w:id="1972125764">
              <w:marLeft w:val="0"/>
              <w:marRight w:val="0"/>
              <w:marTop w:val="0"/>
              <w:marBottom w:val="0"/>
              <w:divBdr>
                <w:top w:val="none" w:sz="0" w:space="0" w:color="auto"/>
                <w:left w:val="none" w:sz="0" w:space="0" w:color="auto"/>
                <w:bottom w:val="none" w:sz="0" w:space="0" w:color="auto"/>
                <w:right w:val="none" w:sz="0" w:space="0" w:color="auto"/>
              </w:divBdr>
            </w:div>
            <w:div w:id="2088919801">
              <w:marLeft w:val="0"/>
              <w:marRight w:val="0"/>
              <w:marTop w:val="0"/>
              <w:marBottom w:val="0"/>
              <w:divBdr>
                <w:top w:val="none" w:sz="0" w:space="0" w:color="auto"/>
                <w:left w:val="none" w:sz="0" w:space="0" w:color="auto"/>
                <w:bottom w:val="none" w:sz="0" w:space="0" w:color="auto"/>
                <w:right w:val="none" w:sz="0" w:space="0" w:color="auto"/>
              </w:divBdr>
            </w:div>
            <w:div w:id="260919286">
              <w:marLeft w:val="0"/>
              <w:marRight w:val="0"/>
              <w:marTop w:val="0"/>
              <w:marBottom w:val="0"/>
              <w:divBdr>
                <w:top w:val="none" w:sz="0" w:space="0" w:color="auto"/>
                <w:left w:val="none" w:sz="0" w:space="0" w:color="auto"/>
                <w:bottom w:val="none" w:sz="0" w:space="0" w:color="auto"/>
                <w:right w:val="none" w:sz="0" w:space="0" w:color="auto"/>
              </w:divBdr>
            </w:div>
            <w:div w:id="798105418">
              <w:marLeft w:val="0"/>
              <w:marRight w:val="0"/>
              <w:marTop w:val="0"/>
              <w:marBottom w:val="0"/>
              <w:divBdr>
                <w:top w:val="none" w:sz="0" w:space="0" w:color="auto"/>
                <w:left w:val="none" w:sz="0" w:space="0" w:color="auto"/>
                <w:bottom w:val="none" w:sz="0" w:space="0" w:color="auto"/>
                <w:right w:val="none" w:sz="0" w:space="0" w:color="auto"/>
              </w:divBdr>
            </w:div>
            <w:div w:id="1576352377">
              <w:marLeft w:val="0"/>
              <w:marRight w:val="0"/>
              <w:marTop w:val="360"/>
              <w:marBottom w:val="0"/>
              <w:divBdr>
                <w:top w:val="single" w:sz="6" w:space="0" w:color="auto"/>
                <w:left w:val="single" w:sz="6" w:space="0" w:color="auto"/>
                <w:bottom w:val="single" w:sz="6" w:space="0" w:color="auto"/>
                <w:right w:val="single" w:sz="6" w:space="0" w:color="auto"/>
              </w:divBdr>
            </w:div>
            <w:div w:id="1006206352">
              <w:marLeft w:val="0"/>
              <w:marRight w:val="0"/>
              <w:marTop w:val="0"/>
              <w:marBottom w:val="0"/>
              <w:divBdr>
                <w:top w:val="none" w:sz="0" w:space="0" w:color="auto"/>
                <w:left w:val="none" w:sz="0" w:space="0" w:color="auto"/>
                <w:bottom w:val="none" w:sz="0" w:space="0" w:color="auto"/>
                <w:right w:val="none" w:sz="0" w:space="0" w:color="auto"/>
              </w:divBdr>
            </w:div>
            <w:div w:id="769665385">
              <w:marLeft w:val="0"/>
              <w:marRight w:val="0"/>
              <w:marTop w:val="0"/>
              <w:marBottom w:val="0"/>
              <w:divBdr>
                <w:top w:val="none" w:sz="0" w:space="0" w:color="auto"/>
                <w:left w:val="none" w:sz="0" w:space="0" w:color="auto"/>
                <w:bottom w:val="none" w:sz="0" w:space="0" w:color="auto"/>
                <w:right w:val="none" w:sz="0" w:space="0" w:color="auto"/>
              </w:divBdr>
            </w:div>
            <w:div w:id="648245670">
              <w:marLeft w:val="0"/>
              <w:marRight w:val="0"/>
              <w:marTop w:val="0"/>
              <w:marBottom w:val="0"/>
              <w:divBdr>
                <w:top w:val="none" w:sz="0" w:space="0" w:color="auto"/>
                <w:left w:val="none" w:sz="0" w:space="0" w:color="auto"/>
                <w:bottom w:val="none" w:sz="0" w:space="0" w:color="auto"/>
                <w:right w:val="none" w:sz="0" w:space="0" w:color="auto"/>
              </w:divBdr>
            </w:div>
            <w:div w:id="638266812">
              <w:marLeft w:val="0"/>
              <w:marRight w:val="0"/>
              <w:marTop w:val="0"/>
              <w:marBottom w:val="0"/>
              <w:divBdr>
                <w:top w:val="none" w:sz="0" w:space="0" w:color="auto"/>
                <w:left w:val="none" w:sz="0" w:space="0" w:color="auto"/>
                <w:bottom w:val="none" w:sz="0" w:space="0" w:color="auto"/>
                <w:right w:val="none" w:sz="0" w:space="0" w:color="auto"/>
              </w:divBdr>
            </w:div>
            <w:div w:id="570235325">
              <w:marLeft w:val="0"/>
              <w:marRight w:val="0"/>
              <w:marTop w:val="0"/>
              <w:marBottom w:val="0"/>
              <w:divBdr>
                <w:top w:val="none" w:sz="0" w:space="0" w:color="auto"/>
                <w:left w:val="none" w:sz="0" w:space="0" w:color="auto"/>
                <w:bottom w:val="none" w:sz="0" w:space="0" w:color="auto"/>
                <w:right w:val="none" w:sz="0" w:space="0" w:color="auto"/>
              </w:divBdr>
            </w:div>
            <w:div w:id="2032099799">
              <w:marLeft w:val="0"/>
              <w:marRight w:val="0"/>
              <w:marTop w:val="0"/>
              <w:marBottom w:val="0"/>
              <w:divBdr>
                <w:top w:val="none" w:sz="0" w:space="0" w:color="auto"/>
                <w:left w:val="none" w:sz="0" w:space="0" w:color="auto"/>
                <w:bottom w:val="none" w:sz="0" w:space="0" w:color="auto"/>
                <w:right w:val="none" w:sz="0" w:space="0" w:color="auto"/>
              </w:divBdr>
            </w:div>
            <w:div w:id="144319424">
              <w:marLeft w:val="0"/>
              <w:marRight w:val="0"/>
              <w:marTop w:val="0"/>
              <w:marBottom w:val="0"/>
              <w:divBdr>
                <w:top w:val="none" w:sz="0" w:space="0" w:color="auto"/>
                <w:left w:val="none" w:sz="0" w:space="0" w:color="auto"/>
                <w:bottom w:val="none" w:sz="0" w:space="0" w:color="auto"/>
                <w:right w:val="none" w:sz="0" w:space="0" w:color="auto"/>
              </w:divBdr>
            </w:div>
            <w:div w:id="150878927">
              <w:marLeft w:val="0"/>
              <w:marRight w:val="0"/>
              <w:marTop w:val="0"/>
              <w:marBottom w:val="0"/>
              <w:divBdr>
                <w:top w:val="none" w:sz="0" w:space="0" w:color="auto"/>
                <w:left w:val="none" w:sz="0" w:space="0" w:color="auto"/>
                <w:bottom w:val="none" w:sz="0" w:space="0" w:color="auto"/>
                <w:right w:val="none" w:sz="0" w:space="0" w:color="auto"/>
              </w:divBdr>
            </w:div>
            <w:div w:id="1058430753">
              <w:marLeft w:val="0"/>
              <w:marRight w:val="0"/>
              <w:marTop w:val="0"/>
              <w:marBottom w:val="0"/>
              <w:divBdr>
                <w:top w:val="none" w:sz="0" w:space="0" w:color="auto"/>
                <w:left w:val="none" w:sz="0" w:space="0" w:color="auto"/>
                <w:bottom w:val="none" w:sz="0" w:space="0" w:color="auto"/>
                <w:right w:val="none" w:sz="0" w:space="0" w:color="auto"/>
              </w:divBdr>
            </w:div>
            <w:div w:id="297146208">
              <w:marLeft w:val="0"/>
              <w:marRight w:val="0"/>
              <w:marTop w:val="0"/>
              <w:marBottom w:val="0"/>
              <w:divBdr>
                <w:top w:val="none" w:sz="0" w:space="0" w:color="auto"/>
                <w:left w:val="none" w:sz="0" w:space="0" w:color="auto"/>
                <w:bottom w:val="none" w:sz="0" w:space="0" w:color="auto"/>
                <w:right w:val="none" w:sz="0" w:space="0" w:color="auto"/>
              </w:divBdr>
            </w:div>
            <w:div w:id="991642188">
              <w:marLeft w:val="0"/>
              <w:marRight w:val="0"/>
              <w:marTop w:val="0"/>
              <w:marBottom w:val="0"/>
              <w:divBdr>
                <w:top w:val="none" w:sz="0" w:space="0" w:color="auto"/>
                <w:left w:val="none" w:sz="0" w:space="0" w:color="auto"/>
                <w:bottom w:val="none" w:sz="0" w:space="0" w:color="auto"/>
                <w:right w:val="none" w:sz="0" w:space="0" w:color="auto"/>
              </w:divBdr>
            </w:div>
            <w:div w:id="109739648">
              <w:marLeft w:val="0"/>
              <w:marRight w:val="0"/>
              <w:marTop w:val="0"/>
              <w:marBottom w:val="0"/>
              <w:divBdr>
                <w:top w:val="none" w:sz="0" w:space="0" w:color="auto"/>
                <w:left w:val="none" w:sz="0" w:space="0" w:color="auto"/>
                <w:bottom w:val="none" w:sz="0" w:space="0" w:color="auto"/>
                <w:right w:val="none" w:sz="0" w:space="0" w:color="auto"/>
              </w:divBdr>
            </w:div>
            <w:div w:id="307440439">
              <w:marLeft w:val="0"/>
              <w:marRight w:val="0"/>
              <w:marTop w:val="0"/>
              <w:marBottom w:val="0"/>
              <w:divBdr>
                <w:top w:val="none" w:sz="0" w:space="0" w:color="auto"/>
                <w:left w:val="none" w:sz="0" w:space="0" w:color="auto"/>
                <w:bottom w:val="none" w:sz="0" w:space="0" w:color="auto"/>
                <w:right w:val="none" w:sz="0" w:space="0" w:color="auto"/>
              </w:divBdr>
            </w:div>
            <w:div w:id="2120642762">
              <w:marLeft w:val="0"/>
              <w:marRight w:val="0"/>
              <w:marTop w:val="0"/>
              <w:marBottom w:val="0"/>
              <w:divBdr>
                <w:top w:val="none" w:sz="0" w:space="0" w:color="auto"/>
                <w:left w:val="none" w:sz="0" w:space="0" w:color="auto"/>
                <w:bottom w:val="none" w:sz="0" w:space="0" w:color="auto"/>
                <w:right w:val="none" w:sz="0" w:space="0" w:color="auto"/>
              </w:divBdr>
            </w:div>
            <w:div w:id="395011018">
              <w:marLeft w:val="0"/>
              <w:marRight w:val="0"/>
              <w:marTop w:val="0"/>
              <w:marBottom w:val="0"/>
              <w:divBdr>
                <w:top w:val="none" w:sz="0" w:space="0" w:color="auto"/>
                <w:left w:val="none" w:sz="0" w:space="0" w:color="auto"/>
                <w:bottom w:val="none" w:sz="0" w:space="0" w:color="auto"/>
                <w:right w:val="none" w:sz="0" w:space="0" w:color="auto"/>
              </w:divBdr>
            </w:div>
            <w:div w:id="1412779695">
              <w:marLeft w:val="0"/>
              <w:marRight w:val="0"/>
              <w:marTop w:val="0"/>
              <w:marBottom w:val="0"/>
              <w:divBdr>
                <w:top w:val="none" w:sz="0" w:space="0" w:color="auto"/>
                <w:left w:val="none" w:sz="0" w:space="0" w:color="auto"/>
                <w:bottom w:val="none" w:sz="0" w:space="0" w:color="auto"/>
                <w:right w:val="none" w:sz="0" w:space="0" w:color="auto"/>
              </w:divBdr>
            </w:div>
            <w:div w:id="942609540">
              <w:marLeft w:val="0"/>
              <w:marRight w:val="0"/>
              <w:marTop w:val="0"/>
              <w:marBottom w:val="0"/>
              <w:divBdr>
                <w:top w:val="none" w:sz="0" w:space="0" w:color="auto"/>
                <w:left w:val="none" w:sz="0" w:space="0" w:color="auto"/>
                <w:bottom w:val="none" w:sz="0" w:space="0" w:color="auto"/>
                <w:right w:val="none" w:sz="0" w:space="0" w:color="auto"/>
              </w:divBdr>
            </w:div>
            <w:div w:id="204408943">
              <w:marLeft w:val="0"/>
              <w:marRight w:val="0"/>
              <w:marTop w:val="0"/>
              <w:marBottom w:val="0"/>
              <w:divBdr>
                <w:top w:val="none" w:sz="0" w:space="0" w:color="auto"/>
                <w:left w:val="none" w:sz="0" w:space="0" w:color="auto"/>
                <w:bottom w:val="none" w:sz="0" w:space="0" w:color="auto"/>
                <w:right w:val="none" w:sz="0" w:space="0" w:color="auto"/>
              </w:divBdr>
            </w:div>
            <w:div w:id="233127831">
              <w:marLeft w:val="0"/>
              <w:marRight w:val="0"/>
              <w:marTop w:val="0"/>
              <w:marBottom w:val="0"/>
              <w:divBdr>
                <w:top w:val="none" w:sz="0" w:space="0" w:color="auto"/>
                <w:left w:val="none" w:sz="0" w:space="0" w:color="auto"/>
                <w:bottom w:val="none" w:sz="0" w:space="0" w:color="auto"/>
                <w:right w:val="none" w:sz="0" w:space="0" w:color="auto"/>
              </w:divBdr>
            </w:div>
            <w:div w:id="203373995">
              <w:marLeft w:val="0"/>
              <w:marRight w:val="0"/>
              <w:marTop w:val="0"/>
              <w:marBottom w:val="0"/>
              <w:divBdr>
                <w:top w:val="none" w:sz="0" w:space="0" w:color="auto"/>
                <w:left w:val="none" w:sz="0" w:space="0" w:color="auto"/>
                <w:bottom w:val="none" w:sz="0" w:space="0" w:color="auto"/>
                <w:right w:val="none" w:sz="0" w:space="0" w:color="auto"/>
              </w:divBdr>
            </w:div>
            <w:div w:id="1872693189">
              <w:marLeft w:val="0"/>
              <w:marRight w:val="0"/>
              <w:marTop w:val="0"/>
              <w:marBottom w:val="0"/>
              <w:divBdr>
                <w:top w:val="none" w:sz="0" w:space="0" w:color="auto"/>
                <w:left w:val="none" w:sz="0" w:space="0" w:color="auto"/>
                <w:bottom w:val="none" w:sz="0" w:space="0" w:color="auto"/>
                <w:right w:val="none" w:sz="0" w:space="0" w:color="auto"/>
              </w:divBdr>
            </w:div>
            <w:div w:id="215748960">
              <w:marLeft w:val="0"/>
              <w:marRight w:val="0"/>
              <w:marTop w:val="0"/>
              <w:marBottom w:val="0"/>
              <w:divBdr>
                <w:top w:val="none" w:sz="0" w:space="0" w:color="auto"/>
                <w:left w:val="none" w:sz="0" w:space="0" w:color="auto"/>
                <w:bottom w:val="none" w:sz="0" w:space="0" w:color="auto"/>
                <w:right w:val="none" w:sz="0" w:space="0" w:color="auto"/>
              </w:divBdr>
            </w:div>
            <w:div w:id="592862006">
              <w:marLeft w:val="0"/>
              <w:marRight w:val="0"/>
              <w:marTop w:val="0"/>
              <w:marBottom w:val="0"/>
              <w:divBdr>
                <w:top w:val="none" w:sz="0" w:space="0" w:color="auto"/>
                <w:left w:val="none" w:sz="0" w:space="0" w:color="auto"/>
                <w:bottom w:val="none" w:sz="0" w:space="0" w:color="auto"/>
                <w:right w:val="none" w:sz="0" w:space="0" w:color="auto"/>
              </w:divBdr>
            </w:div>
            <w:div w:id="1433625205">
              <w:marLeft w:val="0"/>
              <w:marRight w:val="0"/>
              <w:marTop w:val="0"/>
              <w:marBottom w:val="0"/>
              <w:divBdr>
                <w:top w:val="none" w:sz="0" w:space="0" w:color="auto"/>
                <w:left w:val="none" w:sz="0" w:space="0" w:color="auto"/>
                <w:bottom w:val="none" w:sz="0" w:space="0" w:color="auto"/>
                <w:right w:val="none" w:sz="0" w:space="0" w:color="auto"/>
              </w:divBdr>
            </w:div>
            <w:div w:id="1035696063">
              <w:marLeft w:val="0"/>
              <w:marRight w:val="0"/>
              <w:marTop w:val="0"/>
              <w:marBottom w:val="0"/>
              <w:divBdr>
                <w:top w:val="none" w:sz="0" w:space="0" w:color="auto"/>
                <w:left w:val="none" w:sz="0" w:space="0" w:color="auto"/>
                <w:bottom w:val="none" w:sz="0" w:space="0" w:color="auto"/>
                <w:right w:val="none" w:sz="0" w:space="0" w:color="auto"/>
              </w:divBdr>
            </w:div>
            <w:div w:id="70078187">
              <w:marLeft w:val="0"/>
              <w:marRight w:val="0"/>
              <w:marTop w:val="0"/>
              <w:marBottom w:val="0"/>
              <w:divBdr>
                <w:top w:val="none" w:sz="0" w:space="0" w:color="auto"/>
                <w:left w:val="none" w:sz="0" w:space="0" w:color="auto"/>
                <w:bottom w:val="none" w:sz="0" w:space="0" w:color="auto"/>
                <w:right w:val="none" w:sz="0" w:space="0" w:color="auto"/>
              </w:divBdr>
            </w:div>
            <w:div w:id="1073547806">
              <w:marLeft w:val="0"/>
              <w:marRight w:val="0"/>
              <w:marTop w:val="0"/>
              <w:marBottom w:val="0"/>
              <w:divBdr>
                <w:top w:val="none" w:sz="0" w:space="0" w:color="auto"/>
                <w:left w:val="none" w:sz="0" w:space="0" w:color="auto"/>
                <w:bottom w:val="none" w:sz="0" w:space="0" w:color="auto"/>
                <w:right w:val="none" w:sz="0" w:space="0" w:color="auto"/>
              </w:divBdr>
            </w:div>
            <w:div w:id="697778423">
              <w:marLeft w:val="0"/>
              <w:marRight w:val="0"/>
              <w:marTop w:val="0"/>
              <w:marBottom w:val="0"/>
              <w:divBdr>
                <w:top w:val="none" w:sz="0" w:space="0" w:color="auto"/>
                <w:left w:val="none" w:sz="0" w:space="0" w:color="auto"/>
                <w:bottom w:val="none" w:sz="0" w:space="0" w:color="auto"/>
                <w:right w:val="none" w:sz="0" w:space="0" w:color="auto"/>
              </w:divBdr>
            </w:div>
            <w:div w:id="1894778720">
              <w:marLeft w:val="0"/>
              <w:marRight w:val="0"/>
              <w:marTop w:val="0"/>
              <w:marBottom w:val="0"/>
              <w:divBdr>
                <w:top w:val="none" w:sz="0" w:space="0" w:color="auto"/>
                <w:left w:val="none" w:sz="0" w:space="0" w:color="auto"/>
                <w:bottom w:val="none" w:sz="0" w:space="0" w:color="auto"/>
                <w:right w:val="none" w:sz="0" w:space="0" w:color="auto"/>
              </w:divBdr>
            </w:div>
            <w:div w:id="118301831">
              <w:marLeft w:val="0"/>
              <w:marRight w:val="0"/>
              <w:marTop w:val="0"/>
              <w:marBottom w:val="0"/>
              <w:divBdr>
                <w:top w:val="none" w:sz="0" w:space="0" w:color="auto"/>
                <w:left w:val="none" w:sz="0" w:space="0" w:color="auto"/>
                <w:bottom w:val="none" w:sz="0" w:space="0" w:color="auto"/>
                <w:right w:val="none" w:sz="0" w:space="0" w:color="auto"/>
              </w:divBdr>
            </w:div>
            <w:div w:id="1819685005">
              <w:marLeft w:val="0"/>
              <w:marRight w:val="0"/>
              <w:marTop w:val="0"/>
              <w:marBottom w:val="0"/>
              <w:divBdr>
                <w:top w:val="none" w:sz="0" w:space="0" w:color="auto"/>
                <w:left w:val="none" w:sz="0" w:space="0" w:color="auto"/>
                <w:bottom w:val="none" w:sz="0" w:space="0" w:color="auto"/>
                <w:right w:val="none" w:sz="0" w:space="0" w:color="auto"/>
              </w:divBdr>
            </w:div>
            <w:div w:id="737364553">
              <w:marLeft w:val="0"/>
              <w:marRight w:val="0"/>
              <w:marTop w:val="0"/>
              <w:marBottom w:val="0"/>
              <w:divBdr>
                <w:top w:val="none" w:sz="0" w:space="0" w:color="auto"/>
                <w:left w:val="none" w:sz="0" w:space="0" w:color="auto"/>
                <w:bottom w:val="none" w:sz="0" w:space="0" w:color="auto"/>
                <w:right w:val="none" w:sz="0" w:space="0" w:color="auto"/>
              </w:divBdr>
            </w:div>
            <w:div w:id="1942953800">
              <w:marLeft w:val="0"/>
              <w:marRight w:val="0"/>
              <w:marTop w:val="0"/>
              <w:marBottom w:val="0"/>
              <w:divBdr>
                <w:top w:val="none" w:sz="0" w:space="0" w:color="auto"/>
                <w:left w:val="none" w:sz="0" w:space="0" w:color="auto"/>
                <w:bottom w:val="none" w:sz="0" w:space="0" w:color="auto"/>
                <w:right w:val="none" w:sz="0" w:space="0" w:color="auto"/>
              </w:divBdr>
            </w:div>
            <w:div w:id="306127209">
              <w:marLeft w:val="0"/>
              <w:marRight w:val="0"/>
              <w:marTop w:val="0"/>
              <w:marBottom w:val="0"/>
              <w:divBdr>
                <w:top w:val="none" w:sz="0" w:space="0" w:color="auto"/>
                <w:left w:val="none" w:sz="0" w:space="0" w:color="auto"/>
                <w:bottom w:val="none" w:sz="0" w:space="0" w:color="auto"/>
                <w:right w:val="none" w:sz="0" w:space="0" w:color="auto"/>
              </w:divBdr>
            </w:div>
            <w:div w:id="1504126577">
              <w:marLeft w:val="0"/>
              <w:marRight w:val="0"/>
              <w:marTop w:val="0"/>
              <w:marBottom w:val="0"/>
              <w:divBdr>
                <w:top w:val="none" w:sz="0" w:space="0" w:color="auto"/>
                <w:left w:val="none" w:sz="0" w:space="0" w:color="auto"/>
                <w:bottom w:val="none" w:sz="0" w:space="0" w:color="auto"/>
                <w:right w:val="none" w:sz="0" w:space="0" w:color="auto"/>
              </w:divBdr>
            </w:div>
            <w:div w:id="1156530451">
              <w:marLeft w:val="0"/>
              <w:marRight w:val="0"/>
              <w:marTop w:val="0"/>
              <w:marBottom w:val="0"/>
              <w:divBdr>
                <w:top w:val="none" w:sz="0" w:space="0" w:color="auto"/>
                <w:left w:val="none" w:sz="0" w:space="0" w:color="auto"/>
                <w:bottom w:val="none" w:sz="0" w:space="0" w:color="auto"/>
                <w:right w:val="none" w:sz="0" w:space="0" w:color="auto"/>
              </w:divBdr>
            </w:div>
            <w:div w:id="13001483">
              <w:marLeft w:val="0"/>
              <w:marRight w:val="0"/>
              <w:marTop w:val="0"/>
              <w:marBottom w:val="0"/>
              <w:divBdr>
                <w:top w:val="none" w:sz="0" w:space="0" w:color="auto"/>
                <w:left w:val="none" w:sz="0" w:space="0" w:color="auto"/>
                <w:bottom w:val="none" w:sz="0" w:space="0" w:color="auto"/>
                <w:right w:val="none" w:sz="0" w:space="0" w:color="auto"/>
              </w:divBdr>
            </w:div>
            <w:div w:id="1051539865">
              <w:marLeft w:val="0"/>
              <w:marRight w:val="0"/>
              <w:marTop w:val="0"/>
              <w:marBottom w:val="0"/>
              <w:divBdr>
                <w:top w:val="none" w:sz="0" w:space="0" w:color="auto"/>
                <w:left w:val="none" w:sz="0" w:space="0" w:color="auto"/>
                <w:bottom w:val="none" w:sz="0" w:space="0" w:color="auto"/>
                <w:right w:val="none" w:sz="0" w:space="0" w:color="auto"/>
              </w:divBdr>
            </w:div>
            <w:div w:id="1148278016">
              <w:marLeft w:val="0"/>
              <w:marRight w:val="0"/>
              <w:marTop w:val="0"/>
              <w:marBottom w:val="0"/>
              <w:divBdr>
                <w:top w:val="none" w:sz="0" w:space="0" w:color="auto"/>
                <w:left w:val="none" w:sz="0" w:space="0" w:color="auto"/>
                <w:bottom w:val="none" w:sz="0" w:space="0" w:color="auto"/>
                <w:right w:val="none" w:sz="0" w:space="0" w:color="auto"/>
              </w:divBdr>
            </w:div>
            <w:div w:id="1951080414">
              <w:marLeft w:val="0"/>
              <w:marRight w:val="0"/>
              <w:marTop w:val="0"/>
              <w:marBottom w:val="0"/>
              <w:divBdr>
                <w:top w:val="none" w:sz="0" w:space="0" w:color="auto"/>
                <w:left w:val="none" w:sz="0" w:space="0" w:color="auto"/>
                <w:bottom w:val="none" w:sz="0" w:space="0" w:color="auto"/>
                <w:right w:val="none" w:sz="0" w:space="0" w:color="auto"/>
              </w:divBdr>
            </w:div>
            <w:div w:id="719982056">
              <w:marLeft w:val="0"/>
              <w:marRight w:val="0"/>
              <w:marTop w:val="0"/>
              <w:marBottom w:val="0"/>
              <w:divBdr>
                <w:top w:val="none" w:sz="0" w:space="0" w:color="auto"/>
                <w:left w:val="none" w:sz="0" w:space="0" w:color="auto"/>
                <w:bottom w:val="none" w:sz="0" w:space="0" w:color="auto"/>
                <w:right w:val="none" w:sz="0" w:space="0" w:color="auto"/>
              </w:divBdr>
            </w:div>
            <w:div w:id="29764647">
              <w:marLeft w:val="0"/>
              <w:marRight w:val="0"/>
              <w:marTop w:val="0"/>
              <w:marBottom w:val="0"/>
              <w:divBdr>
                <w:top w:val="none" w:sz="0" w:space="0" w:color="auto"/>
                <w:left w:val="none" w:sz="0" w:space="0" w:color="auto"/>
                <w:bottom w:val="none" w:sz="0" w:space="0" w:color="auto"/>
                <w:right w:val="none" w:sz="0" w:space="0" w:color="auto"/>
              </w:divBdr>
            </w:div>
            <w:div w:id="1620213058">
              <w:marLeft w:val="0"/>
              <w:marRight w:val="0"/>
              <w:marTop w:val="0"/>
              <w:marBottom w:val="0"/>
              <w:divBdr>
                <w:top w:val="none" w:sz="0" w:space="0" w:color="auto"/>
                <w:left w:val="none" w:sz="0" w:space="0" w:color="auto"/>
                <w:bottom w:val="none" w:sz="0" w:space="0" w:color="auto"/>
                <w:right w:val="none" w:sz="0" w:space="0" w:color="auto"/>
              </w:divBdr>
            </w:div>
            <w:div w:id="1869372111">
              <w:marLeft w:val="0"/>
              <w:marRight w:val="0"/>
              <w:marTop w:val="0"/>
              <w:marBottom w:val="0"/>
              <w:divBdr>
                <w:top w:val="none" w:sz="0" w:space="0" w:color="auto"/>
                <w:left w:val="none" w:sz="0" w:space="0" w:color="auto"/>
                <w:bottom w:val="none" w:sz="0" w:space="0" w:color="auto"/>
                <w:right w:val="none" w:sz="0" w:space="0" w:color="auto"/>
              </w:divBdr>
            </w:div>
            <w:div w:id="1322463223">
              <w:marLeft w:val="0"/>
              <w:marRight w:val="0"/>
              <w:marTop w:val="0"/>
              <w:marBottom w:val="0"/>
              <w:divBdr>
                <w:top w:val="none" w:sz="0" w:space="0" w:color="auto"/>
                <w:left w:val="none" w:sz="0" w:space="0" w:color="auto"/>
                <w:bottom w:val="none" w:sz="0" w:space="0" w:color="auto"/>
                <w:right w:val="none" w:sz="0" w:space="0" w:color="auto"/>
              </w:divBdr>
            </w:div>
            <w:div w:id="744642886">
              <w:marLeft w:val="0"/>
              <w:marRight w:val="0"/>
              <w:marTop w:val="0"/>
              <w:marBottom w:val="0"/>
              <w:divBdr>
                <w:top w:val="none" w:sz="0" w:space="0" w:color="auto"/>
                <w:left w:val="none" w:sz="0" w:space="0" w:color="auto"/>
                <w:bottom w:val="none" w:sz="0" w:space="0" w:color="auto"/>
                <w:right w:val="none" w:sz="0" w:space="0" w:color="auto"/>
              </w:divBdr>
            </w:div>
            <w:div w:id="1740594212">
              <w:marLeft w:val="0"/>
              <w:marRight w:val="0"/>
              <w:marTop w:val="0"/>
              <w:marBottom w:val="0"/>
              <w:divBdr>
                <w:top w:val="none" w:sz="0" w:space="0" w:color="auto"/>
                <w:left w:val="none" w:sz="0" w:space="0" w:color="auto"/>
                <w:bottom w:val="none" w:sz="0" w:space="0" w:color="auto"/>
                <w:right w:val="none" w:sz="0" w:space="0" w:color="auto"/>
              </w:divBdr>
            </w:div>
            <w:div w:id="1711877833">
              <w:marLeft w:val="0"/>
              <w:marRight w:val="0"/>
              <w:marTop w:val="0"/>
              <w:marBottom w:val="0"/>
              <w:divBdr>
                <w:top w:val="none" w:sz="0" w:space="0" w:color="auto"/>
                <w:left w:val="none" w:sz="0" w:space="0" w:color="auto"/>
                <w:bottom w:val="none" w:sz="0" w:space="0" w:color="auto"/>
                <w:right w:val="none" w:sz="0" w:space="0" w:color="auto"/>
              </w:divBdr>
              <w:divsChild>
                <w:div w:id="2079741172">
                  <w:marLeft w:val="0"/>
                  <w:marRight w:val="0"/>
                  <w:marTop w:val="0"/>
                  <w:marBottom w:val="0"/>
                  <w:divBdr>
                    <w:top w:val="none" w:sz="0" w:space="0" w:color="auto"/>
                    <w:left w:val="none" w:sz="0" w:space="0" w:color="auto"/>
                    <w:bottom w:val="none" w:sz="0" w:space="0" w:color="auto"/>
                    <w:right w:val="none" w:sz="0" w:space="0" w:color="auto"/>
                  </w:divBdr>
                </w:div>
                <w:div w:id="1028679030">
                  <w:marLeft w:val="0"/>
                  <w:marRight w:val="0"/>
                  <w:marTop w:val="0"/>
                  <w:marBottom w:val="0"/>
                  <w:divBdr>
                    <w:top w:val="none" w:sz="0" w:space="0" w:color="auto"/>
                    <w:left w:val="none" w:sz="0" w:space="0" w:color="auto"/>
                    <w:bottom w:val="none" w:sz="0" w:space="0" w:color="auto"/>
                    <w:right w:val="none" w:sz="0" w:space="0" w:color="auto"/>
                  </w:divBdr>
                </w:div>
                <w:div w:id="192688939">
                  <w:marLeft w:val="0"/>
                  <w:marRight w:val="0"/>
                  <w:marTop w:val="0"/>
                  <w:marBottom w:val="0"/>
                  <w:divBdr>
                    <w:top w:val="none" w:sz="0" w:space="0" w:color="auto"/>
                    <w:left w:val="none" w:sz="0" w:space="0" w:color="auto"/>
                    <w:bottom w:val="none" w:sz="0" w:space="0" w:color="auto"/>
                    <w:right w:val="none" w:sz="0" w:space="0" w:color="auto"/>
                  </w:divBdr>
                </w:div>
                <w:div w:id="480317862">
                  <w:marLeft w:val="0"/>
                  <w:marRight w:val="0"/>
                  <w:marTop w:val="0"/>
                  <w:marBottom w:val="0"/>
                  <w:divBdr>
                    <w:top w:val="none" w:sz="0" w:space="0" w:color="auto"/>
                    <w:left w:val="none" w:sz="0" w:space="0" w:color="auto"/>
                    <w:bottom w:val="none" w:sz="0" w:space="0" w:color="auto"/>
                    <w:right w:val="none" w:sz="0" w:space="0" w:color="auto"/>
                  </w:divBdr>
                </w:div>
              </w:divsChild>
            </w:div>
            <w:div w:id="2113162649">
              <w:marLeft w:val="0"/>
              <w:marRight w:val="0"/>
              <w:marTop w:val="0"/>
              <w:marBottom w:val="0"/>
              <w:divBdr>
                <w:top w:val="none" w:sz="0" w:space="0" w:color="auto"/>
                <w:left w:val="none" w:sz="0" w:space="0" w:color="auto"/>
                <w:bottom w:val="none" w:sz="0" w:space="0" w:color="auto"/>
                <w:right w:val="none" w:sz="0" w:space="0" w:color="auto"/>
              </w:divBdr>
            </w:div>
            <w:div w:id="21131849">
              <w:marLeft w:val="0"/>
              <w:marRight w:val="0"/>
              <w:marTop w:val="0"/>
              <w:marBottom w:val="0"/>
              <w:divBdr>
                <w:top w:val="none" w:sz="0" w:space="0" w:color="auto"/>
                <w:left w:val="none" w:sz="0" w:space="0" w:color="auto"/>
                <w:bottom w:val="none" w:sz="0" w:space="0" w:color="auto"/>
                <w:right w:val="none" w:sz="0" w:space="0" w:color="auto"/>
              </w:divBdr>
            </w:div>
            <w:div w:id="2009165562">
              <w:marLeft w:val="0"/>
              <w:marRight w:val="0"/>
              <w:marTop w:val="0"/>
              <w:marBottom w:val="0"/>
              <w:divBdr>
                <w:top w:val="none" w:sz="0" w:space="0" w:color="auto"/>
                <w:left w:val="none" w:sz="0" w:space="0" w:color="auto"/>
                <w:bottom w:val="none" w:sz="0" w:space="0" w:color="auto"/>
                <w:right w:val="none" w:sz="0" w:space="0" w:color="auto"/>
              </w:divBdr>
            </w:div>
            <w:div w:id="332025712">
              <w:marLeft w:val="0"/>
              <w:marRight w:val="0"/>
              <w:marTop w:val="0"/>
              <w:marBottom w:val="0"/>
              <w:divBdr>
                <w:top w:val="none" w:sz="0" w:space="0" w:color="auto"/>
                <w:left w:val="none" w:sz="0" w:space="0" w:color="auto"/>
                <w:bottom w:val="none" w:sz="0" w:space="0" w:color="auto"/>
                <w:right w:val="none" w:sz="0" w:space="0" w:color="auto"/>
              </w:divBdr>
            </w:div>
            <w:div w:id="697661605">
              <w:marLeft w:val="0"/>
              <w:marRight w:val="0"/>
              <w:marTop w:val="0"/>
              <w:marBottom w:val="0"/>
              <w:divBdr>
                <w:top w:val="none" w:sz="0" w:space="0" w:color="auto"/>
                <w:left w:val="none" w:sz="0" w:space="0" w:color="auto"/>
                <w:bottom w:val="none" w:sz="0" w:space="0" w:color="auto"/>
                <w:right w:val="none" w:sz="0" w:space="0" w:color="auto"/>
              </w:divBdr>
            </w:div>
            <w:div w:id="1922374195">
              <w:marLeft w:val="0"/>
              <w:marRight w:val="0"/>
              <w:marTop w:val="0"/>
              <w:marBottom w:val="0"/>
              <w:divBdr>
                <w:top w:val="none" w:sz="0" w:space="0" w:color="auto"/>
                <w:left w:val="none" w:sz="0" w:space="0" w:color="auto"/>
                <w:bottom w:val="none" w:sz="0" w:space="0" w:color="auto"/>
                <w:right w:val="none" w:sz="0" w:space="0" w:color="auto"/>
              </w:divBdr>
            </w:div>
            <w:div w:id="776365142">
              <w:marLeft w:val="0"/>
              <w:marRight w:val="0"/>
              <w:marTop w:val="0"/>
              <w:marBottom w:val="0"/>
              <w:divBdr>
                <w:top w:val="none" w:sz="0" w:space="0" w:color="auto"/>
                <w:left w:val="none" w:sz="0" w:space="0" w:color="auto"/>
                <w:bottom w:val="none" w:sz="0" w:space="0" w:color="auto"/>
                <w:right w:val="none" w:sz="0" w:space="0" w:color="auto"/>
              </w:divBdr>
            </w:div>
            <w:div w:id="1587571381">
              <w:marLeft w:val="0"/>
              <w:marRight w:val="0"/>
              <w:marTop w:val="0"/>
              <w:marBottom w:val="0"/>
              <w:divBdr>
                <w:top w:val="none" w:sz="0" w:space="0" w:color="auto"/>
                <w:left w:val="none" w:sz="0" w:space="0" w:color="auto"/>
                <w:bottom w:val="none" w:sz="0" w:space="0" w:color="auto"/>
                <w:right w:val="none" w:sz="0" w:space="0" w:color="auto"/>
              </w:divBdr>
            </w:div>
            <w:div w:id="1507360575">
              <w:marLeft w:val="0"/>
              <w:marRight w:val="0"/>
              <w:marTop w:val="0"/>
              <w:marBottom w:val="0"/>
              <w:divBdr>
                <w:top w:val="none" w:sz="0" w:space="0" w:color="auto"/>
                <w:left w:val="none" w:sz="0" w:space="0" w:color="auto"/>
                <w:bottom w:val="none" w:sz="0" w:space="0" w:color="auto"/>
                <w:right w:val="none" w:sz="0" w:space="0" w:color="auto"/>
              </w:divBdr>
            </w:div>
            <w:div w:id="1026515841">
              <w:marLeft w:val="0"/>
              <w:marRight w:val="0"/>
              <w:marTop w:val="0"/>
              <w:marBottom w:val="0"/>
              <w:divBdr>
                <w:top w:val="none" w:sz="0" w:space="0" w:color="auto"/>
                <w:left w:val="none" w:sz="0" w:space="0" w:color="auto"/>
                <w:bottom w:val="none" w:sz="0" w:space="0" w:color="auto"/>
                <w:right w:val="none" w:sz="0" w:space="0" w:color="auto"/>
              </w:divBdr>
            </w:div>
            <w:div w:id="56242502">
              <w:marLeft w:val="0"/>
              <w:marRight w:val="0"/>
              <w:marTop w:val="0"/>
              <w:marBottom w:val="0"/>
              <w:divBdr>
                <w:top w:val="none" w:sz="0" w:space="0" w:color="auto"/>
                <w:left w:val="none" w:sz="0" w:space="0" w:color="auto"/>
                <w:bottom w:val="none" w:sz="0" w:space="0" w:color="auto"/>
                <w:right w:val="none" w:sz="0" w:space="0" w:color="auto"/>
              </w:divBdr>
            </w:div>
            <w:div w:id="1785036776">
              <w:marLeft w:val="0"/>
              <w:marRight w:val="0"/>
              <w:marTop w:val="0"/>
              <w:marBottom w:val="0"/>
              <w:divBdr>
                <w:top w:val="none" w:sz="0" w:space="0" w:color="auto"/>
                <w:left w:val="none" w:sz="0" w:space="0" w:color="auto"/>
                <w:bottom w:val="none" w:sz="0" w:space="0" w:color="auto"/>
                <w:right w:val="none" w:sz="0" w:space="0" w:color="auto"/>
              </w:divBdr>
            </w:div>
            <w:div w:id="70658486">
              <w:marLeft w:val="0"/>
              <w:marRight w:val="0"/>
              <w:marTop w:val="0"/>
              <w:marBottom w:val="0"/>
              <w:divBdr>
                <w:top w:val="none" w:sz="0" w:space="0" w:color="auto"/>
                <w:left w:val="none" w:sz="0" w:space="0" w:color="auto"/>
                <w:bottom w:val="none" w:sz="0" w:space="0" w:color="auto"/>
                <w:right w:val="none" w:sz="0" w:space="0" w:color="auto"/>
              </w:divBdr>
            </w:div>
            <w:div w:id="950167254">
              <w:marLeft w:val="0"/>
              <w:marRight w:val="0"/>
              <w:marTop w:val="0"/>
              <w:marBottom w:val="0"/>
              <w:divBdr>
                <w:top w:val="none" w:sz="0" w:space="0" w:color="auto"/>
                <w:left w:val="none" w:sz="0" w:space="0" w:color="auto"/>
                <w:bottom w:val="none" w:sz="0" w:space="0" w:color="auto"/>
                <w:right w:val="none" w:sz="0" w:space="0" w:color="auto"/>
              </w:divBdr>
            </w:div>
            <w:div w:id="1172991119">
              <w:marLeft w:val="0"/>
              <w:marRight w:val="0"/>
              <w:marTop w:val="0"/>
              <w:marBottom w:val="0"/>
              <w:divBdr>
                <w:top w:val="none" w:sz="0" w:space="0" w:color="auto"/>
                <w:left w:val="none" w:sz="0" w:space="0" w:color="auto"/>
                <w:bottom w:val="none" w:sz="0" w:space="0" w:color="auto"/>
                <w:right w:val="none" w:sz="0" w:space="0" w:color="auto"/>
              </w:divBdr>
            </w:div>
            <w:div w:id="1442140084">
              <w:marLeft w:val="0"/>
              <w:marRight w:val="0"/>
              <w:marTop w:val="0"/>
              <w:marBottom w:val="0"/>
              <w:divBdr>
                <w:top w:val="none" w:sz="0" w:space="0" w:color="auto"/>
                <w:left w:val="none" w:sz="0" w:space="0" w:color="auto"/>
                <w:bottom w:val="none" w:sz="0" w:space="0" w:color="auto"/>
                <w:right w:val="none" w:sz="0" w:space="0" w:color="auto"/>
              </w:divBdr>
            </w:div>
            <w:div w:id="1458448533">
              <w:marLeft w:val="0"/>
              <w:marRight w:val="0"/>
              <w:marTop w:val="0"/>
              <w:marBottom w:val="0"/>
              <w:divBdr>
                <w:top w:val="none" w:sz="0" w:space="0" w:color="auto"/>
                <w:left w:val="none" w:sz="0" w:space="0" w:color="auto"/>
                <w:bottom w:val="none" w:sz="0" w:space="0" w:color="auto"/>
                <w:right w:val="none" w:sz="0" w:space="0" w:color="auto"/>
              </w:divBdr>
            </w:div>
            <w:div w:id="1676836243">
              <w:marLeft w:val="0"/>
              <w:marRight w:val="0"/>
              <w:marTop w:val="0"/>
              <w:marBottom w:val="0"/>
              <w:divBdr>
                <w:top w:val="none" w:sz="0" w:space="0" w:color="auto"/>
                <w:left w:val="none" w:sz="0" w:space="0" w:color="auto"/>
                <w:bottom w:val="none" w:sz="0" w:space="0" w:color="auto"/>
                <w:right w:val="none" w:sz="0" w:space="0" w:color="auto"/>
              </w:divBdr>
            </w:div>
            <w:div w:id="518205818">
              <w:marLeft w:val="0"/>
              <w:marRight w:val="0"/>
              <w:marTop w:val="0"/>
              <w:marBottom w:val="0"/>
              <w:divBdr>
                <w:top w:val="none" w:sz="0" w:space="0" w:color="auto"/>
                <w:left w:val="none" w:sz="0" w:space="0" w:color="auto"/>
                <w:bottom w:val="none" w:sz="0" w:space="0" w:color="auto"/>
                <w:right w:val="none" w:sz="0" w:space="0" w:color="auto"/>
              </w:divBdr>
            </w:div>
            <w:div w:id="447239785">
              <w:marLeft w:val="0"/>
              <w:marRight w:val="0"/>
              <w:marTop w:val="0"/>
              <w:marBottom w:val="0"/>
              <w:divBdr>
                <w:top w:val="none" w:sz="0" w:space="0" w:color="auto"/>
                <w:left w:val="none" w:sz="0" w:space="0" w:color="auto"/>
                <w:bottom w:val="none" w:sz="0" w:space="0" w:color="auto"/>
                <w:right w:val="none" w:sz="0" w:space="0" w:color="auto"/>
              </w:divBdr>
            </w:div>
            <w:div w:id="530187336">
              <w:marLeft w:val="0"/>
              <w:marRight w:val="0"/>
              <w:marTop w:val="0"/>
              <w:marBottom w:val="0"/>
              <w:divBdr>
                <w:top w:val="none" w:sz="0" w:space="0" w:color="auto"/>
                <w:left w:val="none" w:sz="0" w:space="0" w:color="auto"/>
                <w:bottom w:val="none" w:sz="0" w:space="0" w:color="auto"/>
                <w:right w:val="none" w:sz="0" w:space="0" w:color="auto"/>
              </w:divBdr>
            </w:div>
            <w:div w:id="1248032094">
              <w:marLeft w:val="0"/>
              <w:marRight w:val="0"/>
              <w:marTop w:val="0"/>
              <w:marBottom w:val="0"/>
              <w:divBdr>
                <w:top w:val="none" w:sz="0" w:space="0" w:color="auto"/>
                <w:left w:val="none" w:sz="0" w:space="0" w:color="auto"/>
                <w:bottom w:val="none" w:sz="0" w:space="0" w:color="auto"/>
                <w:right w:val="none" w:sz="0" w:space="0" w:color="auto"/>
              </w:divBdr>
            </w:div>
            <w:div w:id="918517098">
              <w:marLeft w:val="0"/>
              <w:marRight w:val="0"/>
              <w:marTop w:val="0"/>
              <w:marBottom w:val="0"/>
              <w:divBdr>
                <w:top w:val="none" w:sz="0" w:space="0" w:color="auto"/>
                <w:left w:val="none" w:sz="0" w:space="0" w:color="auto"/>
                <w:bottom w:val="none" w:sz="0" w:space="0" w:color="auto"/>
                <w:right w:val="none" w:sz="0" w:space="0" w:color="auto"/>
              </w:divBdr>
            </w:div>
            <w:div w:id="378435494">
              <w:marLeft w:val="0"/>
              <w:marRight w:val="0"/>
              <w:marTop w:val="0"/>
              <w:marBottom w:val="0"/>
              <w:divBdr>
                <w:top w:val="none" w:sz="0" w:space="0" w:color="auto"/>
                <w:left w:val="none" w:sz="0" w:space="0" w:color="auto"/>
                <w:bottom w:val="none" w:sz="0" w:space="0" w:color="auto"/>
                <w:right w:val="none" w:sz="0" w:space="0" w:color="auto"/>
              </w:divBdr>
            </w:div>
            <w:div w:id="1500001220">
              <w:marLeft w:val="0"/>
              <w:marRight w:val="0"/>
              <w:marTop w:val="0"/>
              <w:marBottom w:val="0"/>
              <w:divBdr>
                <w:top w:val="none" w:sz="0" w:space="0" w:color="auto"/>
                <w:left w:val="none" w:sz="0" w:space="0" w:color="auto"/>
                <w:bottom w:val="none" w:sz="0" w:space="0" w:color="auto"/>
                <w:right w:val="none" w:sz="0" w:space="0" w:color="auto"/>
              </w:divBdr>
            </w:div>
            <w:div w:id="2049988141">
              <w:marLeft w:val="0"/>
              <w:marRight w:val="0"/>
              <w:marTop w:val="0"/>
              <w:marBottom w:val="0"/>
              <w:divBdr>
                <w:top w:val="none" w:sz="0" w:space="0" w:color="auto"/>
                <w:left w:val="none" w:sz="0" w:space="0" w:color="auto"/>
                <w:bottom w:val="none" w:sz="0" w:space="0" w:color="auto"/>
                <w:right w:val="none" w:sz="0" w:space="0" w:color="auto"/>
              </w:divBdr>
            </w:div>
            <w:div w:id="751588296">
              <w:marLeft w:val="0"/>
              <w:marRight w:val="0"/>
              <w:marTop w:val="0"/>
              <w:marBottom w:val="0"/>
              <w:divBdr>
                <w:top w:val="none" w:sz="0" w:space="0" w:color="auto"/>
                <w:left w:val="none" w:sz="0" w:space="0" w:color="auto"/>
                <w:bottom w:val="none" w:sz="0" w:space="0" w:color="auto"/>
                <w:right w:val="none" w:sz="0" w:space="0" w:color="auto"/>
              </w:divBdr>
            </w:div>
            <w:div w:id="1269967053">
              <w:marLeft w:val="0"/>
              <w:marRight w:val="0"/>
              <w:marTop w:val="0"/>
              <w:marBottom w:val="0"/>
              <w:divBdr>
                <w:top w:val="none" w:sz="0" w:space="0" w:color="auto"/>
                <w:left w:val="none" w:sz="0" w:space="0" w:color="auto"/>
                <w:bottom w:val="none" w:sz="0" w:space="0" w:color="auto"/>
                <w:right w:val="none" w:sz="0" w:space="0" w:color="auto"/>
              </w:divBdr>
            </w:div>
            <w:div w:id="1680695239">
              <w:marLeft w:val="0"/>
              <w:marRight w:val="0"/>
              <w:marTop w:val="0"/>
              <w:marBottom w:val="0"/>
              <w:divBdr>
                <w:top w:val="none" w:sz="0" w:space="0" w:color="auto"/>
                <w:left w:val="none" w:sz="0" w:space="0" w:color="auto"/>
                <w:bottom w:val="none" w:sz="0" w:space="0" w:color="auto"/>
                <w:right w:val="none" w:sz="0" w:space="0" w:color="auto"/>
              </w:divBdr>
            </w:div>
            <w:div w:id="69813407">
              <w:marLeft w:val="0"/>
              <w:marRight w:val="0"/>
              <w:marTop w:val="0"/>
              <w:marBottom w:val="0"/>
              <w:divBdr>
                <w:top w:val="none" w:sz="0" w:space="0" w:color="auto"/>
                <w:left w:val="none" w:sz="0" w:space="0" w:color="auto"/>
                <w:bottom w:val="none" w:sz="0" w:space="0" w:color="auto"/>
                <w:right w:val="none" w:sz="0" w:space="0" w:color="auto"/>
              </w:divBdr>
            </w:div>
            <w:div w:id="512190581">
              <w:marLeft w:val="0"/>
              <w:marRight w:val="0"/>
              <w:marTop w:val="0"/>
              <w:marBottom w:val="0"/>
              <w:divBdr>
                <w:top w:val="none" w:sz="0" w:space="0" w:color="auto"/>
                <w:left w:val="none" w:sz="0" w:space="0" w:color="auto"/>
                <w:bottom w:val="none" w:sz="0" w:space="0" w:color="auto"/>
                <w:right w:val="none" w:sz="0" w:space="0" w:color="auto"/>
              </w:divBdr>
            </w:div>
            <w:div w:id="161358049">
              <w:marLeft w:val="0"/>
              <w:marRight w:val="0"/>
              <w:marTop w:val="0"/>
              <w:marBottom w:val="0"/>
              <w:divBdr>
                <w:top w:val="none" w:sz="0" w:space="0" w:color="auto"/>
                <w:left w:val="none" w:sz="0" w:space="0" w:color="auto"/>
                <w:bottom w:val="none" w:sz="0" w:space="0" w:color="auto"/>
                <w:right w:val="none" w:sz="0" w:space="0" w:color="auto"/>
              </w:divBdr>
            </w:div>
            <w:div w:id="1912083036">
              <w:marLeft w:val="0"/>
              <w:marRight w:val="0"/>
              <w:marTop w:val="0"/>
              <w:marBottom w:val="0"/>
              <w:divBdr>
                <w:top w:val="none" w:sz="0" w:space="0" w:color="auto"/>
                <w:left w:val="none" w:sz="0" w:space="0" w:color="auto"/>
                <w:bottom w:val="none" w:sz="0" w:space="0" w:color="auto"/>
                <w:right w:val="none" w:sz="0" w:space="0" w:color="auto"/>
              </w:divBdr>
            </w:div>
            <w:div w:id="1488396124">
              <w:marLeft w:val="0"/>
              <w:marRight w:val="0"/>
              <w:marTop w:val="0"/>
              <w:marBottom w:val="0"/>
              <w:divBdr>
                <w:top w:val="none" w:sz="0" w:space="0" w:color="auto"/>
                <w:left w:val="none" w:sz="0" w:space="0" w:color="auto"/>
                <w:bottom w:val="none" w:sz="0" w:space="0" w:color="auto"/>
                <w:right w:val="none" w:sz="0" w:space="0" w:color="auto"/>
              </w:divBdr>
            </w:div>
            <w:div w:id="646012761">
              <w:marLeft w:val="0"/>
              <w:marRight w:val="0"/>
              <w:marTop w:val="0"/>
              <w:marBottom w:val="0"/>
              <w:divBdr>
                <w:top w:val="none" w:sz="0" w:space="0" w:color="auto"/>
                <w:left w:val="none" w:sz="0" w:space="0" w:color="auto"/>
                <w:bottom w:val="none" w:sz="0" w:space="0" w:color="auto"/>
                <w:right w:val="none" w:sz="0" w:space="0" w:color="auto"/>
              </w:divBdr>
            </w:div>
            <w:div w:id="1891724089">
              <w:marLeft w:val="0"/>
              <w:marRight w:val="0"/>
              <w:marTop w:val="0"/>
              <w:marBottom w:val="0"/>
              <w:divBdr>
                <w:top w:val="none" w:sz="0" w:space="0" w:color="auto"/>
                <w:left w:val="none" w:sz="0" w:space="0" w:color="auto"/>
                <w:bottom w:val="none" w:sz="0" w:space="0" w:color="auto"/>
                <w:right w:val="none" w:sz="0" w:space="0" w:color="auto"/>
              </w:divBdr>
            </w:div>
            <w:div w:id="221604961">
              <w:marLeft w:val="0"/>
              <w:marRight w:val="0"/>
              <w:marTop w:val="0"/>
              <w:marBottom w:val="0"/>
              <w:divBdr>
                <w:top w:val="none" w:sz="0" w:space="0" w:color="auto"/>
                <w:left w:val="none" w:sz="0" w:space="0" w:color="auto"/>
                <w:bottom w:val="none" w:sz="0" w:space="0" w:color="auto"/>
                <w:right w:val="none" w:sz="0" w:space="0" w:color="auto"/>
              </w:divBdr>
            </w:div>
            <w:div w:id="1954744770">
              <w:marLeft w:val="0"/>
              <w:marRight w:val="0"/>
              <w:marTop w:val="0"/>
              <w:marBottom w:val="0"/>
              <w:divBdr>
                <w:top w:val="none" w:sz="0" w:space="0" w:color="auto"/>
                <w:left w:val="none" w:sz="0" w:space="0" w:color="auto"/>
                <w:bottom w:val="none" w:sz="0" w:space="0" w:color="auto"/>
                <w:right w:val="none" w:sz="0" w:space="0" w:color="auto"/>
              </w:divBdr>
            </w:div>
            <w:div w:id="1542278390">
              <w:marLeft w:val="0"/>
              <w:marRight w:val="0"/>
              <w:marTop w:val="0"/>
              <w:marBottom w:val="0"/>
              <w:divBdr>
                <w:top w:val="none" w:sz="0" w:space="0" w:color="auto"/>
                <w:left w:val="none" w:sz="0" w:space="0" w:color="auto"/>
                <w:bottom w:val="none" w:sz="0" w:space="0" w:color="auto"/>
                <w:right w:val="none" w:sz="0" w:space="0" w:color="auto"/>
              </w:divBdr>
            </w:div>
            <w:div w:id="558439438">
              <w:marLeft w:val="0"/>
              <w:marRight w:val="0"/>
              <w:marTop w:val="0"/>
              <w:marBottom w:val="0"/>
              <w:divBdr>
                <w:top w:val="none" w:sz="0" w:space="0" w:color="auto"/>
                <w:left w:val="none" w:sz="0" w:space="0" w:color="auto"/>
                <w:bottom w:val="none" w:sz="0" w:space="0" w:color="auto"/>
                <w:right w:val="none" w:sz="0" w:space="0" w:color="auto"/>
              </w:divBdr>
            </w:div>
            <w:div w:id="1328244100">
              <w:marLeft w:val="0"/>
              <w:marRight w:val="0"/>
              <w:marTop w:val="0"/>
              <w:marBottom w:val="0"/>
              <w:divBdr>
                <w:top w:val="none" w:sz="0" w:space="0" w:color="auto"/>
                <w:left w:val="none" w:sz="0" w:space="0" w:color="auto"/>
                <w:bottom w:val="none" w:sz="0" w:space="0" w:color="auto"/>
                <w:right w:val="none" w:sz="0" w:space="0" w:color="auto"/>
              </w:divBdr>
            </w:div>
            <w:div w:id="743527777">
              <w:marLeft w:val="0"/>
              <w:marRight w:val="0"/>
              <w:marTop w:val="0"/>
              <w:marBottom w:val="0"/>
              <w:divBdr>
                <w:top w:val="none" w:sz="0" w:space="0" w:color="auto"/>
                <w:left w:val="none" w:sz="0" w:space="0" w:color="auto"/>
                <w:bottom w:val="none" w:sz="0" w:space="0" w:color="auto"/>
                <w:right w:val="none" w:sz="0" w:space="0" w:color="auto"/>
              </w:divBdr>
            </w:div>
            <w:div w:id="447554544">
              <w:marLeft w:val="0"/>
              <w:marRight w:val="0"/>
              <w:marTop w:val="0"/>
              <w:marBottom w:val="0"/>
              <w:divBdr>
                <w:top w:val="none" w:sz="0" w:space="0" w:color="auto"/>
                <w:left w:val="none" w:sz="0" w:space="0" w:color="auto"/>
                <w:bottom w:val="none" w:sz="0" w:space="0" w:color="auto"/>
                <w:right w:val="none" w:sz="0" w:space="0" w:color="auto"/>
              </w:divBdr>
            </w:div>
            <w:div w:id="840774974">
              <w:marLeft w:val="0"/>
              <w:marRight w:val="0"/>
              <w:marTop w:val="0"/>
              <w:marBottom w:val="0"/>
              <w:divBdr>
                <w:top w:val="none" w:sz="0" w:space="0" w:color="auto"/>
                <w:left w:val="none" w:sz="0" w:space="0" w:color="auto"/>
                <w:bottom w:val="none" w:sz="0" w:space="0" w:color="auto"/>
                <w:right w:val="none" w:sz="0" w:space="0" w:color="auto"/>
              </w:divBdr>
            </w:div>
            <w:div w:id="448202915">
              <w:marLeft w:val="0"/>
              <w:marRight w:val="0"/>
              <w:marTop w:val="0"/>
              <w:marBottom w:val="0"/>
              <w:divBdr>
                <w:top w:val="none" w:sz="0" w:space="0" w:color="auto"/>
                <w:left w:val="none" w:sz="0" w:space="0" w:color="auto"/>
                <w:bottom w:val="none" w:sz="0" w:space="0" w:color="auto"/>
                <w:right w:val="none" w:sz="0" w:space="0" w:color="auto"/>
              </w:divBdr>
            </w:div>
            <w:div w:id="1918829443">
              <w:marLeft w:val="0"/>
              <w:marRight w:val="0"/>
              <w:marTop w:val="0"/>
              <w:marBottom w:val="0"/>
              <w:divBdr>
                <w:top w:val="none" w:sz="0" w:space="0" w:color="auto"/>
                <w:left w:val="none" w:sz="0" w:space="0" w:color="auto"/>
                <w:bottom w:val="none" w:sz="0" w:space="0" w:color="auto"/>
                <w:right w:val="none" w:sz="0" w:space="0" w:color="auto"/>
              </w:divBdr>
            </w:div>
            <w:div w:id="813984155">
              <w:marLeft w:val="0"/>
              <w:marRight w:val="0"/>
              <w:marTop w:val="360"/>
              <w:marBottom w:val="0"/>
              <w:divBdr>
                <w:top w:val="single" w:sz="6" w:space="0" w:color="auto"/>
                <w:left w:val="single" w:sz="6" w:space="0" w:color="auto"/>
                <w:bottom w:val="single" w:sz="6" w:space="0" w:color="auto"/>
                <w:right w:val="single" w:sz="6" w:space="0" w:color="auto"/>
              </w:divBdr>
            </w:div>
            <w:div w:id="63574647">
              <w:marLeft w:val="0"/>
              <w:marRight w:val="0"/>
              <w:marTop w:val="0"/>
              <w:marBottom w:val="0"/>
              <w:divBdr>
                <w:top w:val="none" w:sz="0" w:space="0" w:color="auto"/>
                <w:left w:val="none" w:sz="0" w:space="0" w:color="auto"/>
                <w:bottom w:val="none" w:sz="0" w:space="0" w:color="auto"/>
                <w:right w:val="none" w:sz="0" w:space="0" w:color="auto"/>
              </w:divBdr>
            </w:div>
            <w:div w:id="2111969618">
              <w:marLeft w:val="0"/>
              <w:marRight w:val="0"/>
              <w:marTop w:val="0"/>
              <w:marBottom w:val="0"/>
              <w:divBdr>
                <w:top w:val="none" w:sz="0" w:space="0" w:color="auto"/>
                <w:left w:val="none" w:sz="0" w:space="0" w:color="auto"/>
                <w:bottom w:val="none" w:sz="0" w:space="0" w:color="auto"/>
                <w:right w:val="none" w:sz="0" w:space="0" w:color="auto"/>
              </w:divBdr>
            </w:div>
            <w:div w:id="138689853">
              <w:marLeft w:val="0"/>
              <w:marRight w:val="0"/>
              <w:marTop w:val="0"/>
              <w:marBottom w:val="0"/>
              <w:divBdr>
                <w:top w:val="none" w:sz="0" w:space="0" w:color="auto"/>
                <w:left w:val="none" w:sz="0" w:space="0" w:color="auto"/>
                <w:bottom w:val="none" w:sz="0" w:space="0" w:color="auto"/>
                <w:right w:val="none" w:sz="0" w:space="0" w:color="auto"/>
              </w:divBdr>
              <w:divsChild>
                <w:div w:id="1891649305">
                  <w:marLeft w:val="0"/>
                  <w:marRight w:val="0"/>
                  <w:marTop w:val="0"/>
                  <w:marBottom w:val="0"/>
                  <w:divBdr>
                    <w:top w:val="none" w:sz="0" w:space="0" w:color="auto"/>
                    <w:left w:val="none" w:sz="0" w:space="0" w:color="auto"/>
                    <w:bottom w:val="none" w:sz="0" w:space="0" w:color="auto"/>
                    <w:right w:val="none" w:sz="0" w:space="0" w:color="auto"/>
                  </w:divBdr>
                </w:div>
                <w:div w:id="662247887">
                  <w:marLeft w:val="0"/>
                  <w:marRight w:val="0"/>
                  <w:marTop w:val="0"/>
                  <w:marBottom w:val="0"/>
                  <w:divBdr>
                    <w:top w:val="none" w:sz="0" w:space="0" w:color="auto"/>
                    <w:left w:val="none" w:sz="0" w:space="0" w:color="auto"/>
                    <w:bottom w:val="none" w:sz="0" w:space="0" w:color="auto"/>
                    <w:right w:val="none" w:sz="0" w:space="0" w:color="auto"/>
                  </w:divBdr>
                </w:div>
                <w:div w:id="572349526">
                  <w:marLeft w:val="0"/>
                  <w:marRight w:val="0"/>
                  <w:marTop w:val="0"/>
                  <w:marBottom w:val="0"/>
                  <w:divBdr>
                    <w:top w:val="none" w:sz="0" w:space="0" w:color="auto"/>
                    <w:left w:val="none" w:sz="0" w:space="0" w:color="auto"/>
                    <w:bottom w:val="none" w:sz="0" w:space="0" w:color="auto"/>
                    <w:right w:val="none" w:sz="0" w:space="0" w:color="auto"/>
                  </w:divBdr>
                </w:div>
              </w:divsChild>
            </w:div>
            <w:div w:id="2036150212">
              <w:marLeft w:val="0"/>
              <w:marRight w:val="0"/>
              <w:marTop w:val="0"/>
              <w:marBottom w:val="0"/>
              <w:divBdr>
                <w:top w:val="none" w:sz="0" w:space="0" w:color="auto"/>
                <w:left w:val="none" w:sz="0" w:space="0" w:color="auto"/>
                <w:bottom w:val="none" w:sz="0" w:space="0" w:color="auto"/>
                <w:right w:val="none" w:sz="0" w:space="0" w:color="auto"/>
              </w:divBdr>
            </w:div>
            <w:div w:id="132915492">
              <w:marLeft w:val="0"/>
              <w:marRight w:val="0"/>
              <w:marTop w:val="0"/>
              <w:marBottom w:val="0"/>
              <w:divBdr>
                <w:top w:val="none" w:sz="0" w:space="0" w:color="auto"/>
                <w:left w:val="none" w:sz="0" w:space="0" w:color="auto"/>
                <w:bottom w:val="none" w:sz="0" w:space="0" w:color="auto"/>
                <w:right w:val="none" w:sz="0" w:space="0" w:color="auto"/>
              </w:divBdr>
            </w:div>
            <w:div w:id="1633175209">
              <w:marLeft w:val="0"/>
              <w:marRight w:val="0"/>
              <w:marTop w:val="0"/>
              <w:marBottom w:val="0"/>
              <w:divBdr>
                <w:top w:val="none" w:sz="0" w:space="0" w:color="auto"/>
                <w:left w:val="none" w:sz="0" w:space="0" w:color="auto"/>
                <w:bottom w:val="none" w:sz="0" w:space="0" w:color="auto"/>
                <w:right w:val="none" w:sz="0" w:space="0" w:color="auto"/>
              </w:divBdr>
            </w:div>
            <w:div w:id="1904439091">
              <w:marLeft w:val="0"/>
              <w:marRight w:val="0"/>
              <w:marTop w:val="0"/>
              <w:marBottom w:val="0"/>
              <w:divBdr>
                <w:top w:val="none" w:sz="0" w:space="0" w:color="auto"/>
                <w:left w:val="none" w:sz="0" w:space="0" w:color="auto"/>
                <w:bottom w:val="none" w:sz="0" w:space="0" w:color="auto"/>
                <w:right w:val="none" w:sz="0" w:space="0" w:color="auto"/>
              </w:divBdr>
            </w:div>
            <w:div w:id="395519602">
              <w:marLeft w:val="0"/>
              <w:marRight w:val="0"/>
              <w:marTop w:val="0"/>
              <w:marBottom w:val="0"/>
              <w:divBdr>
                <w:top w:val="none" w:sz="0" w:space="0" w:color="auto"/>
                <w:left w:val="none" w:sz="0" w:space="0" w:color="auto"/>
                <w:bottom w:val="none" w:sz="0" w:space="0" w:color="auto"/>
                <w:right w:val="none" w:sz="0" w:space="0" w:color="auto"/>
              </w:divBdr>
            </w:div>
            <w:div w:id="116409725">
              <w:marLeft w:val="0"/>
              <w:marRight w:val="0"/>
              <w:marTop w:val="0"/>
              <w:marBottom w:val="0"/>
              <w:divBdr>
                <w:top w:val="none" w:sz="0" w:space="0" w:color="auto"/>
                <w:left w:val="none" w:sz="0" w:space="0" w:color="auto"/>
                <w:bottom w:val="none" w:sz="0" w:space="0" w:color="auto"/>
                <w:right w:val="none" w:sz="0" w:space="0" w:color="auto"/>
              </w:divBdr>
            </w:div>
            <w:div w:id="1618488799">
              <w:marLeft w:val="0"/>
              <w:marRight w:val="0"/>
              <w:marTop w:val="0"/>
              <w:marBottom w:val="0"/>
              <w:divBdr>
                <w:top w:val="none" w:sz="0" w:space="0" w:color="auto"/>
                <w:left w:val="none" w:sz="0" w:space="0" w:color="auto"/>
                <w:bottom w:val="none" w:sz="0" w:space="0" w:color="auto"/>
                <w:right w:val="none" w:sz="0" w:space="0" w:color="auto"/>
              </w:divBdr>
            </w:div>
            <w:div w:id="1295451052">
              <w:marLeft w:val="0"/>
              <w:marRight w:val="0"/>
              <w:marTop w:val="0"/>
              <w:marBottom w:val="0"/>
              <w:divBdr>
                <w:top w:val="none" w:sz="0" w:space="0" w:color="auto"/>
                <w:left w:val="none" w:sz="0" w:space="0" w:color="auto"/>
                <w:bottom w:val="none" w:sz="0" w:space="0" w:color="auto"/>
                <w:right w:val="none" w:sz="0" w:space="0" w:color="auto"/>
              </w:divBdr>
            </w:div>
            <w:div w:id="1428306697">
              <w:marLeft w:val="0"/>
              <w:marRight w:val="0"/>
              <w:marTop w:val="0"/>
              <w:marBottom w:val="0"/>
              <w:divBdr>
                <w:top w:val="none" w:sz="0" w:space="0" w:color="auto"/>
                <w:left w:val="none" w:sz="0" w:space="0" w:color="auto"/>
                <w:bottom w:val="none" w:sz="0" w:space="0" w:color="auto"/>
                <w:right w:val="none" w:sz="0" w:space="0" w:color="auto"/>
              </w:divBdr>
            </w:div>
            <w:div w:id="1631086365">
              <w:marLeft w:val="0"/>
              <w:marRight w:val="0"/>
              <w:marTop w:val="0"/>
              <w:marBottom w:val="0"/>
              <w:divBdr>
                <w:top w:val="none" w:sz="0" w:space="0" w:color="auto"/>
                <w:left w:val="none" w:sz="0" w:space="0" w:color="auto"/>
                <w:bottom w:val="none" w:sz="0" w:space="0" w:color="auto"/>
                <w:right w:val="none" w:sz="0" w:space="0" w:color="auto"/>
              </w:divBdr>
            </w:div>
            <w:div w:id="1845128071">
              <w:marLeft w:val="0"/>
              <w:marRight w:val="0"/>
              <w:marTop w:val="0"/>
              <w:marBottom w:val="0"/>
              <w:divBdr>
                <w:top w:val="none" w:sz="0" w:space="0" w:color="auto"/>
                <w:left w:val="none" w:sz="0" w:space="0" w:color="auto"/>
                <w:bottom w:val="none" w:sz="0" w:space="0" w:color="auto"/>
                <w:right w:val="none" w:sz="0" w:space="0" w:color="auto"/>
              </w:divBdr>
            </w:div>
            <w:div w:id="992023970">
              <w:marLeft w:val="0"/>
              <w:marRight w:val="0"/>
              <w:marTop w:val="0"/>
              <w:marBottom w:val="0"/>
              <w:divBdr>
                <w:top w:val="none" w:sz="0" w:space="0" w:color="auto"/>
                <w:left w:val="none" w:sz="0" w:space="0" w:color="auto"/>
                <w:bottom w:val="none" w:sz="0" w:space="0" w:color="auto"/>
                <w:right w:val="none" w:sz="0" w:space="0" w:color="auto"/>
              </w:divBdr>
            </w:div>
            <w:div w:id="1744984584">
              <w:marLeft w:val="0"/>
              <w:marRight w:val="0"/>
              <w:marTop w:val="0"/>
              <w:marBottom w:val="0"/>
              <w:divBdr>
                <w:top w:val="none" w:sz="0" w:space="0" w:color="auto"/>
                <w:left w:val="none" w:sz="0" w:space="0" w:color="auto"/>
                <w:bottom w:val="none" w:sz="0" w:space="0" w:color="auto"/>
                <w:right w:val="none" w:sz="0" w:space="0" w:color="auto"/>
              </w:divBdr>
            </w:div>
            <w:div w:id="2027366454">
              <w:marLeft w:val="0"/>
              <w:marRight w:val="0"/>
              <w:marTop w:val="0"/>
              <w:marBottom w:val="0"/>
              <w:divBdr>
                <w:top w:val="none" w:sz="0" w:space="0" w:color="auto"/>
                <w:left w:val="none" w:sz="0" w:space="0" w:color="auto"/>
                <w:bottom w:val="none" w:sz="0" w:space="0" w:color="auto"/>
                <w:right w:val="none" w:sz="0" w:space="0" w:color="auto"/>
              </w:divBdr>
            </w:div>
            <w:div w:id="987127151">
              <w:marLeft w:val="0"/>
              <w:marRight w:val="0"/>
              <w:marTop w:val="0"/>
              <w:marBottom w:val="0"/>
              <w:divBdr>
                <w:top w:val="none" w:sz="0" w:space="0" w:color="auto"/>
                <w:left w:val="none" w:sz="0" w:space="0" w:color="auto"/>
                <w:bottom w:val="none" w:sz="0" w:space="0" w:color="auto"/>
                <w:right w:val="none" w:sz="0" w:space="0" w:color="auto"/>
              </w:divBdr>
            </w:div>
            <w:div w:id="117573130">
              <w:marLeft w:val="0"/>
              <w:marRight w:val="0"/>
              <w:marTop w:val="0"/>
              <w:marBottom w:val="0"/>
              <w:divBdr>
                <w:top w:val="none" w:sz="0" w:space="0" w:color="auto"/>
                <w:left w:val="none" w:sz="0" w:space="0" w:color="auto"/>
                <w:bottom w:val="none" w:sz="0" w:space="0" w:color="auto"/>
                <w:right w:val="none" w:sz="0" w:space="0" w:color="auto"/>
              </w:divBdr>
            </w:div>
            <w:div w:id="1145395230">
              <w:marLeft w:val="0"/>
              <w:marRight w:val="0"/>
              <w:marTop w:val="0"/>
              <w:marBottom w:val="0"/>
              <w:divBdr>
                <w:top w:val="none" w:sz="0" w:space="0" w:color="auto"/>
                <w:left w:val="none" w:sz="0" w:space="0" w:color="auto"/>
                <w:bottom w:val="none" w:sz="0" w:space="0" w:color="auto"/>
                <w:right w:val="none" w:sz="0" w:space="0" w:color="auto"/>
              </w:divBdr>
            </w:div>
            <w:div w:id="454328278">
              <w:marLeft w:val="0"/>
              <w:marRight w:val="0"/>
              <w:marTop w:val="0"/>
              <w:marBottom w:val="0"/>
              <w:divBdr>
                <w:top w:val="none" w:sz="0" w:space="0" w:color="auto"/>
                <w:left w:val="none" w:sz="0" w:space="0" w:color="auto"/>
                <w:bottom w:val="none" w:sz="0" w:space="0" w:color="auto"/>
                <w:right w:val="none" w:sz="0" w:space="0" w:color="auto"/>
              </w:divBdr>
            </w:div>
            <w:div w:id="1466503219">
              <w:marLeft w:val="0"/>
              <w:marRight w:val="0"/>
              <w:marTop w:val="0"/>
              <w:marBottom w:val="0"/>
              <w:divBdr>
                <w:top w:val="none" w:sz="0" w:space="0" w:color="auto"/>
                <w:left w:val="none" w:sz="0" w:space="0" w:color="auto"/>
                <w:bottom w:val="none" w:sz="0" w:space="0" w:color="auto"/>
                <w:right w:val="none" w:sz="0" w:space="0" w:color="auto"/>
              </w:divBdr>
            </w:div>
            <w:div w:id="2133593816">
              <w:marLeft w:val="0"/>
              <w:marRight w:val="0"/>
              <w:marTop w:val="0"/>
              <w:marBottom w:val="0"/>
              <w:divBdr>
                <w:top w:val="none" w:sz="0" w:space="0" w:color="auto"/>
                <w:left w:val="none" w:sz="0" w:space="0" w:color="auto"/>
                <w:bottom w:val="none" w:sz="0" w:space="0" w:color="auto"/>
                <w:right w:val="none" w:sz="0" w:space="0" w:color="auto"/>
              </w:divBdr>
            </w:div>
            <w:div w:id="1997419703">
              <w:marLeft w:val="0"/>
              <w:marRight w:val="0"/>
              <w:marTop w:val="0"/>
              <w:marBottom w:val="0"/>
              <w:divBdr>
                <w:top w:val="none" w:sz="0" w:space="0" w:color="auto"/>
                <w:left w:val="none" w:sz="0" w:space="0" w:color="auto"/>
                <w:bottom w:val="none" w:sz="0" w:space="0" w:color="auto"/>
                <w:right w:val="none" w:sz="0" w:space="0" w:color="auto"/>
              </w:divBdr>
            </w:div>
            <w:div w:id="1894849300">
              <w:marLeft w:val="0"/>
              <w:marRight w:val="0"/>
              <w:marTop w:val="0"/>
              <w:marBottom w:val="0"/>
              <w:divBdr>
                <w:top w:val="none" w:sz="0" w:space="0" w:color="auto"/>
                <w:left w:val="none" w:sz="0" w:space="0" w:color="auto"/>
                <w:bottom w:val="none" w:sz="0" w:space="0" w:color="auto"/>
                <w:right w:val="none" w:sz="0" w:space="0" w:color="auto"/>
              </w:divBdr>
            </w:div>
            <w:div w:id="1341086478">
              <w:marLeft w:val="0"/>
              <w:marRight w:val="0"/>
              <w:marTop w:val="0"/>
              <w:marBottom w:val="0"/>
              <w:divBdr>
                <w:top w:val="none" w:sz="0" w:space="0" w:color="auto"/>
                <w:left w:val="none" w:sz="0" w:space="0" w:color="auto"/>
                <w:bottom w:val="none" w:sz="0" w:space="0" w:color="auto"/>
                <w:right w:val="none" w:sz="0" w:space="0" w:color="auto"/>
              </w:divBdr>
            </w:div>
            <w:div w:id="1398473915">
              <w:marLeft w:val="0"/>
              <w:marRight w:val="0"/>
              <w:marTop w:val="0"/>
              <w:marBottom w:val="0"/>
              <w:divBdr>
                <w:top w:val="none" w:sz="0" w:space="0" w:color="auto"/>
                <w:left w:val="none" w:sz="0" w:space="0" w:color="auto"/>
                <w:bottom w:val="none" w:sz="0" w:space="0" w:color="auto"/>
                <w:right w:val="none" w:sz="0" w:space="0" w:color="auto"/>
              </w:divBdr>
            </w:div>
            <w:div w:id="99571965">
              <w:marLeft w:val="0"/>
              <w:marRight w:val="0"/>
              <w:marTop w:val="0"/>
              <w:marBottom w:val="0"/>
              <w:divBdr>
                <w:top w:val="none" w:sz="0" w:space="0" w:color="auto"/>
                <w:left w:val="none" w:sz="0" w:space="0" w:color="auto"/>
                <w:bottom w:val="none" w:sz="0" w:space="0" w:color="auto"/>
                <w:right w:val="none" w:sz="0" w:space="0" w:color="auto"/>
              </w:divBdr>
            </w:div>
            <w:div w:id="18510618">
              <w:marLeft w:val="0"/>
              <w:marRight w:val="0"/>
              <w:marTop w:val="0"/>
              <w:marBottom w:val="0"/>
              <w:divBdr>
                <w:top w:val="none" w:sz="0" w:space="0" w:color="auto"/>
                <w:left w:val="none" w:sz="0" w:space="0" w:color="auto"/>
                <w:bottom w:val="none" w:sz="0" w:space="0" w:color="auto"/>
                <w:right w:val="none" w:sz="0" w:space="0" w:color="auto"/>
              </w:divBdr>
            </w:div>
            <w:div w:id="1415516764">
              <w:marLeft w:val="0"/>
              <w:marRight w:val="0"/>
              <w:marTop w:val="0"/>
              <w:marBottom w:val="0"/>
              <w:divBdr>
                <w:top w:val="none" w:sz="0" w:space="0" w:color="auto"/>
                <w:left w:val="none" w:sz="0" w:space="0" w:color="auto"/>
                <w:bottom w:val="none" w:sz="0" w:space="0" w:color="auto"/>
                <w:right w:val="none" w:sz="0" w:space="0" w:color="auto"/>
              </w:divBdr>
            </w:div>
            <w:div w:id="1410881017">
              <w:marLeft w:val="0"/>
              <w:marRight w:val="0"/>
              <w:marTop w:val="0"/>
              <w:marBottom w:val="0"/>
              <w:divBdr>
                <w:top w:val="none" w:sz="0" w:space="0" w:color="auto"/>
                <w:left w:val="none" w:sz="0" w:space="0" w:color="auto"/>
                <w:bottom w:val="none" w:sz="0" w:space="0" w:color="auto"/>
                <w:right w:val="none" w:sz="0" w:space="0" w:color="auto"/>
              </w:divBdr>
            </w:div>
            <w:div w:id="1139029012">
              <w:marLeft w:val="0"/>
              <w:marRight w:val="0"/>
              <w:marTop w:val="0"/>
              <w:marBottom w:val="0"/>
              <w:divBdr>
                <w:top w:val="none" w:sz="0" w:space="0" w:color="auto"/>
                <w:left w:val="none" w:sz="0" w:space="0" w:color="auto"/>
                <w:bottom w:val="none" w:sz="0" w:space="0" w:color="auto"/>
                <w:right w:val="none" w:sz="0" w:space="0" w:color="auto"/>
              </w:divBdr>
            </w:div>
            <w:div w:id="1951737630">
              <w:marLeft w:val="0"/>
              <w:marRight w:val="0"/>
              <w:marTop w:val="0"/>
              <w:marBottom w:val="0"/>
              <w:divBdr>
                <w:top w:val="none" w:sz="0" w:space="0" w:color="auto"/>
                <w:left w:val="none" w:sz="0" w:space="0" w:color="auto"/>
                <w:bottom w:val="none" w:sz="0" w:space="0" w:color="auto"/>
                <w:right w:val="none" w:sz="0" w:space="0" w:color="auto"/>
              </w:divBdr>
            </w:div>
            <w:div w:id="956525379">
              <w:marLeft w:val="0"/>
              <w:marRight w:val="0"/>
              <w:marTop w:val="0"/>
              <w:marBottom w:val="0"/>
              <w:divBdr>
                <w:top w:val="none" w:sz="0" w:space="0" w:color="auto"/>
                <w:left w:val="none" w:sz="0" w:space="0" w:color="auto"/>
                <w:bottom w:val="none" w:sz="0" w:space="0" w:color="auto"/>
                <w:right w:val="none" w:sz="0" w:space="0" w:color="auto"/>
              </w:divBdr>
            </w:div>
            <w:div w:id="362904028">
              <w:marLeft w:val="0"/>
              <w:marRight w:val="0"/>
              <w:marTop w:val="0"/>
              <w:marBottom w:val="0"/>
              <w:divBdr>
                <w:top w:val="none" w:sz="0" w:space="0" w:color="auto"/>
                <w:left w:val="none" w:sz="0" w:space="0" w:color="auto"/>
                <w:bottom w:val="none" w:sz="0" w:space="0" w:color="auto"/>
                <w:right w:val="none" w:sz="0" w:space="0" w:color="auto"/>
              </w:divBdr>
            </w:div>
            <w:div w:id="279646454">
              <w:marLeft w:val="0"/>
              <w:marRight w:val="0"/>
              <w:marTop w:val="0"/>
              <w:marBottom w:val="0"/>
              <w:divBdr>
                <w:top w:val="none" w:sz="0" w:space="0" w:color="auto"/>
                <w:left w:val="none" w:sz="0" w:space="0" w:color="auto"/>
                <w:bottom w:val="none" w:sz="0" w:space="0" w:color="auto"/>
                <w:right w:val="none" w:sz="0" w:space="0" w:color="auto"/>
              </w:divBdr>
            </w:div>
            <w:div w:id="675577667">
              <w:marLeft w:val="0"/>
              <w:marRight w:val="0"/>
              <w:marTop w:val="0"/>
              <w:marBottom w:val="0"/>
              <w:divBdr>
                <w:top w:val="none" w:sz="0" w:space="0" w:color="auto"/>
                <w:left w:val="none" w:sz="0" w:space="0" w:color="auto"/>
                <w:bottom w:val="none" w:sz="0" w:space="0" w:color="auto"/>
                <w:right w:val="none" w:sz="0" w:space="0" w:color="auto"/>
              </w:divBdr>
            </w:div>
            <w:div w:id="1824394528">
              <w:marLeft w:val="0"/>
              <w:marRight w:val="0"/>
              <w:marTop w:val="0"/>
              <w:marBottom w:val="0"/>
              <w:divBdr>
                <w:top w:val="none" w:sz="0" w:space="0" w:color="auto"/>
                <w:left w:val="none" w:sz="0" w:space="0" w:color="auto"/>
                <w:bottom w:val="none" w:sz="0" w:space="0" w:color="auto"/>
                <w:right w:val="none" w:sz="0" w:space="0" w:color="auto"/>
              </w:divBdr>
            </w:div>
            <w:div w:id="2118207079">
              <w:marLeft w:val="0"/>
              <w:marRight w:val="0"/>
              <w:marTop w:val="360"/>
              <w:marBottom w:val="0"/>
              <w:divBdr>
                <w:top w:val="single" w:sz="6" w:space="0" w:color="auto"/>
                <w:left w:val="single" w:sz="6" w:space="0" w:color="auto"/>
                <w:bottom w:val="single" w:sz="6" w:space="0" w:color="auto"/>
                <w:right w:val="single" w:sz="6" w:space="0" w:color="auto"/>
              </w:divBdr>
            </w:div>
            <w:div w:id="157355228">
              <w:marLeft w:val="0"/>
              <w:marRight w:val="0"/>
              <w:marTop w:val="0"/>
              <w:marBottom w:val="0"/>
              <w:divBdr>
                <w:top w:val="none" w:sz="0" w:space="0" w:color="auto"/>
                <w:left w:val="none" w:sz="0" w:space="0" w:color="auto"/>
                <w:bottom w:val="none" w:sz="0" w:space="0" w:color="auto"/>
                <w:right w:val="none" w:sz="0" w:space="0" w:color="auto"/>
              </w:divBdr>
            </w:div>
            <w:div w:id="1655065152">
              <w:marLeft w:val="0"/>
              <w:marRight w:val="0"/>
              <w:marTop w:val="0"/>
              <w:marBottom w:val="0"/>
              <w:divBdr>
                <w:top w:val="none" w:sz="0" w:space="0" w:color="auto"/>
                <w:left w:val="none" w:sz="0" w:space="0" w:color="auto"/>
                <w:bottom w:val="none" w:sz="0" w:space="0" w:color="auto"/>
                <w:right w:val="none" w:sz="0" w:space="0" w:color="auto"/>
              </w:divBdr>
            </w:div>
            <w:div w:id="339507989">
              <w:marLeft w:val="0"/>
              <w:marRight w:val="0"/>
              <w:marTop w:val="0"/>
              <w:marBottom w:val="0"/>
              <w:divBdr>
                <w:top w:val="none" w:sz="0" w:space="0" w:color="auto"/>
                <w:left w:val="none" w:sz="0" w:space="0" w:color="auto"/>
                <w:bottom w:val="none" w:sz="0" w:space="0" w:color="auto"/>
                <w:right w:val="none" w:sz="0" w:space="0" w:color="auto"/>
              </w:divBdr>
            </w:div>
            <w:div w:id="108748393">
              <w:marLeft w:val="0"/>
              <w:marRight w:val="0"/>
              <w:marTop w:val="0"/>
              <w:marBottom w:val="0"/>
              <w:divBdr>
                <w:top w:val="none" w:sz="0" w:space="0" w:color="auto"/>
                <w:left w:val="none" w:sz="0" w:space="0" w:color="auto"/>
                <w:bottom w:val="none" w:sz="0" w:space="0" w:color="auto"/>
                <w:right w:val="none" w:sz="0" w:space="0" w:color="auto"/>
              </w:divBdr>
            </w:div>
            <w:div w:id="2092895133">
              <w:marLeft w:val="0"/>
              <w:marRight w:val="0"/>
              <w:marTop w:val="0"/>
              <w:marBottom w:val="0"/>
              <w:divBdr>
                <w:top w:val="none" w:sz="0" w:space="0" w:color="auto"/>
                <w:left w:val="none" w:sz="0" w:space="0" w:color="auto"/>
                <w:bottom w:val="none" w:sz="0" w:space="0" w:color="auto"/>
                <w:right w:val="none" w:sz="0" w:space="0" w:color="auto"/>
              </w:divBdr>
            </w:div>
            <w:div w:id="468212781">
              <w:marLeft w:val="0"/>
              <w:marRight w:val="0"/>
              <w:marTop w:val="0"/>
              <w:marBottom w:val="0"/>
              <w:divBdr>
                <w:top w:val="none" w:sz="0" w:space="0" w:color="auto"/>
                <w:left w:val="none" w:sz="0" w:space="0" w:color="auto"/>
                <w:bottom w:val="none" w:sz="0" w:space="0" w:color="auto"/>
                <w:right w:val="none" w:sz="0" w:space="0" w:color="auto"/>
              </w:divBdr>
            </w:div>
            <w:div w:id="984163456">
              <w:marLeft w:val="0"/>
              <w:marRight w:val="0"/>
              <w:marTop w:val="0"/>
              <w:marBottom w:val="0"/>
              <w:divBdr>
                <w:top w:val="none" w:sz="0" w:space="0" w:color="auto"/>
                <w:left w:val="none" w:sz="0" w:space="0" w:color="auto"/>
                <w:bottom w:val="none" w:sz="0" w:space="0" w:color="auto"/>
                <w:right w:val="none" w:sz="0" w:space="0" w:color="auto"/>
              </w:divBdr>
            </w:div>
            <w:div w:id="1570655444">
              <w:marLeft w:val="0"/>
              <w:marRight w:val="0"/>
              <w:marTop w:val="0"/>
              <w:marBottom w:val="0"/>
              <w:divBdr>
                <w:top w:val="none" w:sz="0" w:space="0" w:color="auto"/>
                <w:left w:val="none" w:sz="0" w:space="0" w:color="auto"/>
                <w:bottom w:val="none" w:sz="0" w:space="0" w:color="auto"/>
                <w:right w:val="none" w:sz="0" w:space="0" w:color="auto"/>
              </w:divBdr>
            </w:div>
            <w:div w:id="319770335">
              <w:marLeft w:val="0"/>
              <w:marRight w:val="0"/>
              <w:marTop w:val="0"/>
              <w:marBottom w:val="0"/>
              <w:divBdr>
                <w:top w:val="none" w:sz="0" w:space="0" w:color="auto"/>
                <w:left w:val="none" w:sz="0" w:space="0" w:color="auto"/>
                <w:bottom w:val="none" w:sz="0" w:space="0" w:color="auto"/>
                <w:right w:val="none" w:sz="0" w:space="0" w:color="auto"/>
              </w:divBdr>
            </w:div>
            <w:div w:id="1900313924">
              <w:marLeft w:val="0"/>
              <w:marRight w:val="0"/>
              <w:marTop w:val="0"/>
              <w:marBottom w:val="0"/>
              <w:divBdr>
                <w:top w:val="none" w:sz="0" w:space="0" w:color="auto"/>
                <w:left w:val="none" w:sz="0" w:space="0" w:color="auto"/>
                <w:bottom w:val="none" w:sz="0" w:space="0" w:color="auto"/>
                <w:right w:val="none" w:sz="0" w:space="0" w:color="auto"/>
              </w:divBdr>
            </w:div>
            <w:div w:id="1378973634">
              <w:marLeft w:val="0"/>
              <w:marRight w:val="0"/>
              <w:marTop w:val="0"/>
              <w:marBottom w:val="0"/>
              <w:divBdr>
                <w:top w:val="none" w:sz="0" w:space="0" w:color="auto"/>
                <w:left w:val="none" w:sz="0" w:space="0" w:color="auto"/>
                <w:bottom w:val="none" w:sz="0" w:space="0" w:color="auto"/>
                <w:right w:val="none" w:sz="0" w:space="0" w:color="auto"/>
              </w:divBdr>
            </w:div>
            <w:div w:id="161047871">
              <w:marLeft w:val="0"/>
              <w:marRight w:val="0"/>
              <w:marTop w:val="0"/>
              <w:marBottom w:val="0"/>
              <w:divBdr>
                <w:top w:val="none" w:sz="0" w:space="0" w:color="auto"/>
                <w:left w:val="none" w:sz="0" w:space="0" w:color="auto"/>
                <w:bottom w:val="none" w:sz="0" w:space="0" w:color="auto"/>
                <w:right w:val="none" w:sz="0" w:space="0" w:color="auto"/>
              </w:divBdr>
            </w:div>
            <w:div w:id="1279531242">
              <w:marLeft w:val="0"/>
              <w:marRight w:val="0"/>
              <w:marTop w:val="0"/>
              <w:marBottom w:val="0"/>
              <w:divBdr>
                <w:top w:val="none" w:sz="0" w:space="0" w:color="auto"/>
                <w:left w:val="none" w:sz="0" w:space="0" w:color="auto"/>
                <w:bottom w:val="none" w:sz="0" w:space="0" w:color="auto"/>
                <w:right w:val="none" w:sz="0" w:space="0" w:color="auto"/>
              </w:divBdr>
            </w:div>
            <w:div w:id="1177038882">
              <w:marLeft w:val="0"/>
              <w:marRight w:val="0"/>
              <w:marTop w:val="0"/>
              <w:marBottom w:val="0"/>
              <w:divBdr>
                <w:top w:val="none" w:sz="0" w:space="0" w:color="auto"/>
                <w:left w:val="none" w:sz="0" w:space="0" w:color="auto"/>
                <w:bottom w:val="none" w:sz="0" w:space="0" w:color="auto"/>
                <w:right w:val="none" w:sz="0" w:space="0" w:color="auto"/>
              </w:divBdr>
            </w:div>
            <w:div w:id="373585339">
              <w:marLeft w:val="0"/>
              <w:marRight w:val="0"/>
              <w:marTop w:val="0"/>
              <w:marBottom w:val="0"/>
              <w:divBdr>
                <w:top w:val="none" w:sz="0" w:space="0" w:color="auto"/>
                <w:left w:val="none" w:sz="0" w:space="0" w:color="auto"/>
                <w:bottom w:val="none" w:sz="0" w:space="0" w:color="auto"/>
                <w:right w:val="none" w:sz="0" w:space="0" w:color="auto"/>
              </w:divBdr>
            </w:div>
            <w:div w:id="751319741">
              <w:marLeft w:val="0"/>
              <w:marRight w:val="0"/>
              <w:marTop w:val="0"/>
              <w:marBottom w:val="0"/>
              <w:divBdr>
                <w:top w:val="none" w:sz="0" w:space="0" w:color="auto"/>
                <w:left w:val="none" w:sz="0" w:space="0" w:color="auto"/>
                <w:bottom w:val="none" w:sz="0" w:space="0" w:color="auto"/>
                <w:right w:val="none" w:sz="0" w:space="0" w:color="auto"/>
              </w:divBdr>
            </w:div>
            <w:div w:id="2078742210">
              <w:marLeft w:val="0"/>
              <w:marRight w:val="0"/>
              <w:marTop w:val="0"/>
              <w:marBottom w:val="0"/>
              <w:divBdr>
                <w:top w:val="none" w:sz="0" w:space="0" w:color="auto"/>
                <w:left w:val="none" w:sz="0" w:space="0" w:color="auto"/>
                <w:bottom w:val="none" w:sz="0" w:space="0" w:color="auto"/>
                <w:right w:val="none" w:sz="0" w:space="0" w:color="auto"/>
              </w:divBdr>
            </w:div>
            <w:div w:id="716272589">
              <w:marLeft w:val="0"/>
              <w:marRight w:val="0"/>
              <w:marTop w:val="0"/>
              <w:marBottom w:val="0"/>
              <w:divBdr>
                <w:top w:val="none" w:sz="0" w:space="0" w:color="auto"/>
                <w:left w:val="none" w:sz="0" w:space="0" w:color="auto"/>
                <w:bottom w:val="none" w:sz="0" w:space="0" w:color="auto"/>
                <w:right w:val="none" w:sz="0" w:space="0" w:color="auto"/>
              </w:divBdr>
            </w:div>
            <w:div w:id="757597471">
              <w:marLeft w:val="0"/>
              <w:marRight w:val="0"/>
              <w:marTop w:val="0"/>
              <w:marBottom w:val="0"/>
              <w:divBdr>
                <w:top w:val="none" w:sz="0" w:space="0" w:color="auto"/>
                <w:left w:val="none" w:sz="0" w:space="0" w:color="auto"/>
                <w:bottom w:val="none" w:sz="0" w:space="0" w:color="auto"/>
                <w:right w:val="none" w:sz="0" w:space="0" w:color="auto"/>
              </w:divBdr>
            </w:div>
            <w:div w:id="149760589">
              <w:marLeft w:val="0"/>
              <w:marRight w:val="0"/>
              <w:marTop w:val="0"/>
              <w:marBottom w:val="0"/>
              <w:divBdr>
                <w:top w:val="none" w:sz="0" w:space="0" w:color="auto"/>
                <w:left w:val="none" w:sz="0" w:space="0" w:color="auto"/>
                <w:bottom w:val="none" w:sz="0" w:space="0" w:color="auto"/>
                <w:right w:val="none" w:sz="0" w:space="0" w:color="auto"/>
              </w:divBdr>
            </w:div>
            <w:div w:id="1643651859">
              <w:marLeft w:val="0"/>
              <w:marRight w:val="0"/>
              <w:marTop w:val="0"/>
              <w:marBottom w:val="0"/>
              <w:divBdr>
                <w:top w:val="none" w:sz="0" w:space="0" w:color="auto"/>
                <w:left w:val="none" w:sz="0" w:space="0" w:color="auto"/>
                <w:bottom w:val="none" w:sz="0" w:space="0" w:color="auto"/>
                <w:right w:val="none" w:sz="0" w:space="0" w:color="auto"/>
              </w:divBdr>
            </w:div>
            <w:div w:id="363018704">
              <w:marLeft w:val="0"/>
              <w:marRight w:val="0"/>
              <w:marTop w:val="0"/>
              <w:marBottom w:val="0"/>
              <w:divBdr>
                <w:top w:val="none" w:sz="0" w:space="0" w:color="auto"/>
                <w:left w:val="none" w:sz="0" w:space="0" w:color="auto"/>
                <w:bottom w:val="none" w:sz="0" w:space="0" w:color="auto"/>
                <w:right w:val="none" w:sz="0" w:space="0" w:color="auto"/>
              </w:divBdr>
            </w:div>
            <w:div w:id="87163349">
              <w:marLeft w:val="0"/>
              <w:marRight w:val="0"/>
              <w:marTop w:val="360"/>
              <w:marBottom w:val="0"/>
              <w:divBdr>
                <w:top w:val="single" w:sz="6" w:space="0" w:color="auto"/>
                <w:left w:val="single" w:sz="6" w:space="0" w:color="auto"/>
                <w:bottom w:val="single" w:sz="6" w:space="0" w:color="auto"/>
                <w:right w:val="single" w:sz="6" w:space="0" w:color="auto"/>
              </w:divBdr>
            </w:div>
            <w:div w:id="1062412989">
              <w:marLeft w:val="0"/>
              <w:marRight w:val="0"/>
              <w:marTop w:val="0"/>
              <w:marBottom w:val="0"/>
              <w:divBdr>
                <w:top w:val="none" w:sz="0" w:space="0" w:color="auto"/>
                <w:left w:val="none" w:sz="0" w:space="0" w:color="auto"/>
                <w:bottom w:val="none" w:sz="0" w:space="0" w:color="auto"/>
                <w:right w:val="none" w:sz="0" w:space="0" w:color="auto"/>
              </w:divBdr>
            </w:div>
            <w:div w:id="1041520870">
              <w:marLeft w:val="0"/>
              <w:marRight w:val="0"/>
              <w:marTop w:val="0"/>
              <w:marBottom w:val="0"/>
              <w:divBdr>
                <w:top w:val="none" w:sz="0" w:space="0" w:color="auto"/>
                <w:left w:val="none" w:sz="0" w:space="0" w:color="auto"/>
                <w:bottom w:val="none" w:sz="0" w:space="0" w:color="auto"/>
                <w:right w:val="none" w:sz="0" w:space="0" w:color="auto"/>
              </w:divBdr>
            </w:div>
            <w:div w:id="95298163">
              <w:marLeft w:val="0"/>
              <w:marRight w:val="0"/>
              <w:marTop w:val="0"/>
              <w:marBottom w:val="0"/>
              <w:divBdr>
                <w:top w:val="none" w:sz="0" w:space="0" w:color="auto"/>
                <w:left w:val="none" w:sz="0" w:space="0" w:color="auto"/>
                <w:bottom w:val="none" w:sz="0" w:space="0" w:color="auto"/>
                <w:right w:val="none" w:sz="0" w:space="0" w:color="auto"/>
              </w:divBdr>
            </w:div>
            <w:div w:id="664631471">
              <w:marLeft w:val="0"/>
              <w:marRight w:val="0"/>
              <w:marTop w:val="0"/>
              <w:marBottom w:val="0"/>
              <w:divBdr>
                <w:top w:val="none" w:sz="0" w:space="0" w:color="auto"/>
                <w:left w:val="none" w:sz="0" w:space="0" w:color="auto"/>
                <w:bottom w:val="none" w:sz="0" w:space="0" w:color="auto"/>
                <w:right w:val="none" w:sz="0" w:space="0" w:color="auto"/>
              </w:divBdr>
            </w:div>
            <w:div w:id="1998849331">
              <w:marLeft w:val="0"/>
              <w:marRight w:val="0"/>
              <w:marTop w:val="0"/>
              <w:marBottom w:val="0"/>
              <w:divBdr>
                <w:top w:val="none" w:sz="0" w:space="0" w:color="auto"/>
                <w:left w:val="none" w:sz="0" w:space="0" w:color="auto"/>
                <w:bottom w:val="none" w:sz="0" w:space="0" w:color="auto"/>
                <w:right w:val="none" w:sz="0" w:space="0" w:color="auto"/>
              </w:divBdr>
            </w:div>
            <w:div w:id="53740129">
              <w:marLeft w:val="0"/>
              <w:marRight w:val="0"/>
              <w:marTop w:val="0"/>
              <w:marBottom w:val="0"/>
              <w:divBdr>
                <w:top w:val="none" w:sz="0" w:space="0" w:color="auto"/>
                <w:left w:val="none" w:sz="0" w:space="0" w:color="auto"/>
                <w:bottom w:val="none" w:sz="0" w:space="0" w:color="auto"/>
                <w:right w:val="none" w:sz="0" w:space="0" w:color="auto"/>
              </w:divBdr>
            </w:div>
            <w:div w:id="1534346977">
              <w:marLeft w:val="0"/>
              <w:marRight w:val="0"/>
              <w:marTop w:val="360"/>
              <w:marBottom w:val="0"/>
              <w:divBdr>
                <w:top w:val="single" w:sz="6" w:space="0" w:color="auto"/>
                <w:left w:val="single" w:sz="6" w:space="0" w:color="auto"/>
                <w:bottom w:val="single" w:sz="6" w:space="0" w:color="auto"/>
                <w:right w:val="single" w:sz="6" w:space="0" w:color="auto"/>
              </w:divBdr>
            </w:div>
            <w:div w:id="852063666">
              <w:marLeft w:val="0"/>
              <w:marRight w:val="0"/>
              <w:marTop w:val="0"/>
              <w:marBottom w:val="0"/>
              <w:divBdr>
                <w:top w:val="none" w:sz="0" w:space="0" w:color="auto"/>
                <w:left w:val="none" w:sz="0" w:space="0" w:color="auto"/>
                <w:bottom w:val="none" w:sz="0" w:space="0" w:color="auto"/>
                <w:right w:val="none" w:sz="0" w:space="0" w:color="auto"/>
              </w:divBdr>
            </w:div>
            <w:div w:id="1630548625">
              <w:marLeft w:val="0"/>
              <w:marRight w:val="0"/>
              <w:marTop w:val="0"/>
              <w:marBottom w:val="0"/>
              <w:divBdr>
                <w:top w:val="none" w:sz="0" w:space="0" w:color="auto"/>
                <w:left w:val="none" w:sz="0" w:space="0" w:color="auto"/>
                <w:bottom w:val="none" w:sz="0" w:space="0" w:color="auto"/>
                <w:right w:val="none" w:sz="0" w:space="0" w:color="auto"/>
              </w:divBdr>
            </w:div>
            <w:div w:id="175001259">
              <w:marLeft w:val="0"/>
              <w:marRight w:val="0"/>
              <w:marTop w:val="0"/>
              <w:marBottom w:val="0"/>
              <w:divBdr>
                <w:top w:val="none" w:sz="0" w:space="0" w:color="auto"/>
                <w:left w:val="none" w:sz="0" w:space="0" w:color="auto"/>
                <w:bottom w:val="none" w:sz="0" w:space="0" w:color="auto"/>
                <w:right w:val="none" w:sz="0" w:space="0" w:color="auto"/>
              </w:divBdr>
            </w:div>
            <w:div w:id="311520866">
              <w:marLeft w:val="0"/>
              <w:marRight w:val="0"/>
              <w:marTop w:val="0"/>
              <w:marBottom w:val="0"/>
              <w:divBdr>
                <w:top w:val="none" w:sz="0" w:space="0" w:color="auto"/>
                <w:left w:val="none" w:sz="0" w:space="0" w:color="auto"/>
                <w:bottom w:val="none" w:sz="0" w:space="0" w:color="auto"/>
                <w:right w:val="none" w:sz="0" w:space="0" w:color="auto"/>
              </w:divBdr>
            </w:div>
            <w:div w:id="1180002644">
              <w:marLeft w:val="0"/>
              <w:marRight w:val="0"/>
              <w:marTop w:val="0"/>
              <w:marBottom w:val="0"/>
              <w:divBdr>
                <w:top w:val="none" w:sz="0" w:space="0" w:color="auto"/>
                <w:left w:val="none" w:sz="0" w:space="0" w:color="auto"/>
                <w:bottom w:val="none" w:sz="0" w:space="0" w:color="auto"/>
                <w:right w:val="none" w:sz="0" w:space="0" w:color="auto"/>
              </w:divBdr>
            </w:div>
            <w:div w:id="1805350257">
              <w:marLeft w:val="0"/>
              <w:marRight w:val="0"/>
              <w:marTop w:val="0"/>
              <w:marBottom w:val="0"/>
              <w:divBdr>
                <w:top w:val="none" w:sz="0" w:space="0" w:color="auto"/>
                <w:left w:val="none" w:sz="0" w:space="0" w:color="auto"/>
                <w:bottom w:val="none" w:sz="0" w:space="0" w:color="auto"/>
                <w:right w:val="none" w:sz="0" w:space="0" w:color="auto"/>
              </w:divBdr>
            </w:div>
            <w:div w:id="249968474">
              <w:marLeft w:val="0"/>
              <w:marRight w:val="0"/>
              <w:marTop w:val="0"/>
              <w:marBottom w:val="0"/>
              <w:divBdr>
                <w:top w:val="none" w:sz="0" w:space="0" w:color="auto"/>
                <w:left w:val="none" w:sz="0" w:space="0" w:color="auto"/>
                <w:bottom w:val="none" w:sz="0" w:space="0" w:color="auto"/>
                <w:right w:val="none" w:sz="0" w:space="0" w:color="auto"/>
              </w:divBdr>
            </w:div>
            <w:div w:id="13504132">
              <w:marLeft w:val="0"/>
              <w:marRight w:val="0"/>
              <w:marTop w:val="0"/>
              <w:marBottom w:val="0"/>
              <w:divBdr>
                <w:top w:val="none" w:sz="0" w:space="0" w:color="auto"/>
                <w:left w:val="none" w:sz="0" w:space="0" w:color="auto"/>
                <w:bottom w:val="none" w:sz="0" w:space="0" w:color="auto"/>
                <w:right w:val="none" w:sz="0" w:space="0" w:color="auto"/>
              </w:divBdr>
            </w:div>
            <w:div w:id="1744520617">
              <w:marLeft w:val="0"/>
              <w:marRight w:val="0"/>
              <w:marTop w:val="360"/>
              <w:marBottom w:val="0"/>
              <w:divBdr>
                <w:top w:val="single" w:sz="6" w:space="0" w:color="auto"/>
                <w:left w:val="single" w:sz="6" w:space="0" w:color="auto"/>
                <w:bottom w:val="single" w:sz="6" w:space="0" w:color="auto"/>
                <w:right w:val="single" w:sz="6" w:space="0" w:color="auto"/>
              </w:divBdr>
            </w:div>
            <w:div w:id="68892765">
              <w:marLeft w:val="0"/>
              <w:marRight w:val="0"/>
              <w:marTop w:val="0"/>
              <w:marBottom w:val="0"/>
              <w:divBdr>
                <w:top w:val="none" w:sz="0" w:space="0" w:color="auto"/>
                <w:left w:val="none" w:sz="0" w:space="0" w:color="auto"/>
                <w:bottom w:val="none" w:sz="0" w:space="0" w:color="auto"/>
                <w:right w:val="none" w:sz="0" w:space="0" w:color="auto"/>
              </w:divBdr>
            </w:div>
            <w:div w:id="1367295954">
              <w:marLeft w:val="0"/>
              <w:marRight w:val="0"/>
              <w:marTop w:val="0"/>
              <w:marBottom w:val="0"/>
              <w:divBdr>
                <w:top w:val="none" w:sz="0" w:space="0" w:color="auto"/>
                <w:left w:val="none" w:sz="0" w:space="0" w:color="auto"/>
                <w:bottom w:val="none" w:sz="0" w:space="0" w:color="auto"/>
                <w:right w:val="none" w:sz="0" w:space="0" w:color="auto"/>
              </w:divBdr>
            </w:div>
            <w:div w:id="1536429070">
              <w:marLeft w:val="0"/>
              <w:marRight w:val="0"/>
              <w:marTop w:val="0"/>
              <w:marBottom w:val="0"/>
              <w:divBdr>
                <w:top w:val="none" w:sz="0" w:space="0" w:color="auto"/>
                <w:left w:val="none" w:sz="0" w:space="0" w:color="auto"/>
                <w:bottom w:val="none" w:sz="0" w:space="0" w:color="auto"/>
                <w:right w:val="none" w:sz="0" w:space="0" w:color="auto"/>
              </w:divBdr>
            </w:div>
            <w:div w:id="2042515809">
              <w:marLeft w:val="0"/>
              <w:marRight w:val="0"/>
              <w:marTop w:val="360"/>
              <w:marBottom w:val="0"/>
              <w:divBdr>
                <w:top w:val="single" w:sz="6" w:space="0" w:color="auto"/>
                <w:left w:val="single" w:sz="6" w:space="0" w:color="auto"/>
                <w:bottom w:val="single" w:sz="6" w:space="0" w:color="auto"/>
                <w:right w:val="single" w:sz="6" w:space="0" w:color="auto"/>
              </w:divBdr>
            </w:div>
            <w:div w:id="364645969">
              <w:marLeft w:val="0"/>
              <w:marRight w:val="0"/>
              <w:marTop w:val="0"/>
              <w:marBottom w:val="0"/>
              <w:divBdr>
                <w:top w:val="none" w:sz="0" w:space="0" w:color="auto"/>
                <w:left w:val="none" w:sz="0" w:space="0" w:color="auto"/>
                <w:bottom w:val="none" w:sz="0" w:space="0" w:color="auto"/>
                <w:right w:val="none" w:sz="0" w:space="0" w:color="auto"/>
              </w:divBdr>
            </w:div>
            <w:div w:id="1399204907">
              <w:marLeft w:val="0"/>
              <w:marRight w:val="0"/>
              <w:marTop w:val="0"/>
              <w:marBottom w:val="0"/>
              <w:divBdr>
                <w:top w:val="none" w:sz="0" w:space="0" w:color="auto"/>
                <w:left w:val="none" w:sz="0" w:space="0" w:color="auto"/>
                <w:bottom w:val="none" w:sz="0" w:space="0" w:color="auto"/>
                <w:right w:val="none" w:sz="0" w:space="0" w:color="auto"/>
              </w:divBdr>
            </w:div>
            <w:div w:id="1971203785">
              <w:marLeft w:val="0"/>
              <w:marRight w:val="0"/>
              <w:marTop w:val="0"/>
              <w:marBottom w:val="0"/>
              <w:divBdr>
                <w:top w:val="none" w:sz="0" w:space="0" w:color="auto"/>
                <w:left w:val="none" w:sz="0" w:space="0" w:color="auto"/>
                <w:bottom w:val="none" w:sz="0" w:space="0" w:color="auto"/>
                <w:right w:val="none" w:sz="0" w:space="0" w:color="auto"/>
              </w:divBdr>
            </w:div>
            <w:div w:id="1749577449">
              <w:marLeft w:val="0"/>
              <w:marRight w:val="0"/>
              <w:marTop w:val="0"/>
              <w:marBottom w:val="0"/>
              <w:divBdr>
                <w:top w:val="none" w:sz="0" w:space="0" w:color="auto"/>
                <w:left w:val="none" w:sz="0" w:space="0" w:color="auto"/>
                <w:bottom w:val="none" w:sz="0" w:space="0" w:color="auto"/>
                <w:right w:val="none" w:sz="0" w:space="0" w:color="auto"/>
              </w:divBdr>
            </w:div>
            <w:div w:id="437070631">
              <w:marLeft w:val="0"/>
              <w:marRight w:val="0"/>
              <w:marTop w:val="0"/>
              <w:marBottom w:val="0"/>
              <w:divBdr>
                <w:top w:val="none" w:sz="0" w:space="0" w:color="auto"/>
                <w:left w:val="none" w:sz="0" w:space="0" w:color="auto"/>
                <w:bottom w:val="none" w:sz="0" w:space="0" w:color="auto"/>
                <w:right w:val="none" w:sz="0" w:space="0" w:color="auto"/>
              </w:divBdr>
            </w:div>
            <w:div w:id="435563906">
              <w:marLeft w:val="0"/>
              <w:marRight w:val="0"/>
              <w:marTop w:val="0"/>
              <w:marBottom w:val="0"/>
              <w:divBdr>
                <w:top w:val="none" w:sz="0" w:space="0" w:color="auto"/>
                <w:left w:val="none" w:sz="0" w:space="0" w:color="auto"/>
                <w:bottom w:val="none" w:sz="0" w:space="0" w:color="auto"/>
                <w:right w:val="none" w:sz="0" w:space="0" w:color="auto"/>
              </w:divBdr>
            </w:div>
            <w:div w:id="1623196309">
              <w:marLeft w:val="0"/>
              <w:marRight w:val="0"/>
              <w:marTop w:val="360"/>
              <w:marBottom w:val="0"/>
              <w:divBdr>
                <w:top w:val="single" w:sz="6" w:space="0" w:color="auto"/>
                <w:left w:val="single" w:sz="6" w:space="0" w:color="auto"/>
                <w:bottom w:val="single" w:sz="6" w:space="0" w:color="auto"/>
                <w:right w:val="single" w:sz="6" w:space="0" w:color="auto"/>
              </w:divBdr>
            </w:div>
            <w:div w:id="533152889">
              <w:marLeft w:val="0"/>
              <w:marRight w:val="0"/>
              <w:marTop w:val="0"/>
              <w:marBottom w:val="0"/>
              <w:divBdr>
                <w:top w:val="none" w:sz="0" w:space="0" w:color="auto"/>
                <w:left w:val="none" w:sz="0" w:space="0" w:color="auto"/>
                <w:bottom w:val="none" w:sz="0" w:space="0" w:color="auto"/>
                <w:right w:val="none" w:sz="0" w:space="0" w:color="auto"/>
              </w:divBdr>
            </w:div>
            <w:div w:id="1930000145">
              <w:marLeft w:val="0"/>
              <w:marRight w:val="0"/>
              <w:marTop w:val="0"/>
              <w:marBottom w:val="0"/>
              <w:divBdr>
                <w:top w:val="none" w:sz="0" w:space="0" w:color="auto"/>
                <w:left w:val="none" w:sz="0" w:space="0" w:color="auto"/>
                <w:bottom w:val="none" w:sz="0" w:space="0" w:color="auto"/>
                <w:right w:val="none" w:sz="0" w:space="0" w:color="auto"/>
              </w:divBdr>
            </w:div>
            <w:div w:id="1894542100">
              <w:marLeft w:val="0"/>
              <w:marRight w:val="0"/>
              <w:marTop w:val="0"/>
              <w:marBottom w:val="0"/>
              <w:divBdr>
                <w:top w:val="none" w:sz="0" w:space="0" w:color="auto"/>
                <w:left w:val="none" w:sz="0" w:space="0" w:color="auto"/>
                <w:bottom w:val="none" w:sz="0" w:space="0" w:color="auto"/>
                <w:right w:val="none" w:sz="0" w:space="0" w:color="auto"/>
              </w:divBdr>
            </w:div>
            <w:div w:id="168565852">
              <w:marLeft w:val="0"/>
              <w:marRight w:val="0"/>
              <w:marTop w:val="0"/>
              <w:marBottom w:val="0"/>
              <w:divBdr>
                <w:top w:val="none" w:sz="0" w:space="0" w:color="auto"/>
                <w:left w:val="none" w:sz="0" w:space="0" w:color="auto"/>
                <w:bottom w:val="none" w:sz="0" w:space="0" w:color="auto"/>
                <w:right w:val="none" w:sz="0" w:space="0" w:color="auto"/>
              </w:divBdr>
            </w:div>
            <w:div w:id="1987931437">
              <w:marLeft w:val="0"/>
              <w:marRight w:val="0"/>
              <w:marTop w:val="0"/>
              <w:marBottom w:val="0"/>
              <w:divBdr>
                <w:top w:val="none" w:sz="0" w:space="0" w:color="auto"/>
                <w:left w:val="none" w:sz="0" w:space="0" w:color="auto"/>
                <w:bottom w:val="none" w:sz="0" w:space="0" w:color="auto"/>
                <w:right w:val="none" w:sz="0" w:space="0" w:color="auto"/>
              </w:divBdr>
            </w:div>
            <w:div w:id="98138864">
              <w:marLeft w:val="0"/>
              <w:marRight w:val="0"/>
              <w:marTop w:val="360"/>
              <w:marBottom w:val="0"/>
              <w:divBdr>
                <w:top w:val="single" w:sz="6" w:space="0" w:color="auto"/>
                <w:left w:val="single" w:sz="6" w:space="0" w:color="auto"/>
                <w:bottom w:val="single" w:sz="6" w:space="0" w:color="auto"/>
                <w:right w:val="single" w:sz="6" w:space="0" w:color="auto"/>
              </w:divBdr>
            </w:div>
            <w:div w:id="1797596601">
              <w:marLeft w:val="0"/>
              <w:marRight w:val="0"/>
              <w:marTop w:val="0"/>
              <w:marBottom w:val="0"/>
              <w:divBdr>
                <w:top w:val="none" w:sz="0" w:space="0" w:color="auto"/>
                <w:left w:val="none" w:sz="0" w:space="0" w:color="auto"/>
                <w:bottom w:val="none" w:sz="0" w:space="0" w:color="auto"/>
                <w:right w:val="none" w:sz="0" w:space="0" w:color="auto"/>
              </w:divBdr>
            </w:div>
            <w:div w:id="826022077">
              <w:marLeft w:val="0"/>
              <w:marRight w:val="0"/>
              <w:marTop w:val="0"/>
              <w:marBottom w:val="0"/>
              <w:divBdr>
                <w:top w:val="none" w:sz="0" w:space="0" w:color="auto"/>
                <w:left w:val="none" w:sz="0" w:space="0" w:color="auto"/>
                <w:bottom w:val="none" w:sz="0" w:space="0" w:color="auto"/>
                <w:right w:val="none" w:sz="0" w:space="0" w:color="auto"/>
              </w:divBdr>
            </w:div>
            <w:div w:id="166291040">
              <w:marLeft w:val="0"/>
              <w:marRight w:val="0"/>
              <w:marTop w:val="0"/>
              <w:marBottom w:val="0"/>
              <w:divBdr>
                <w:top w:val="none" w:sz="0" w:space="0" w:color="auto"/>
                <w:left w:val="none" w:sz="0" w:space="0" w:color="auto"/>
                <w:bottom w:val="none" w:sz="0" w:space="0" w:color="auto"/>
                <w:right w:val="none" w:sz="0" w:space="0" w:color="auto"/>
              </w:divBdr>
            </w:div>
            <w:div w:id="538670083">
              <w:marLeft w:val="0"/>
              <w:marRight w:val="0"/>
              <w:marTop w:val="0"/>
              <w:marBottom w:val="0"/>
              <w:divBdr>
                <w:top w:val="none" w:sz="0" w:space="0" w:color="auto"/>
                <w:left w:val="none" w:sz="0" w:space="0" w:color="auto"/>
                <w:bottom w:val="none" w:sz="0" w:space="0" w:color="auto"/>
                <w:right w:val="none" w:sz="0" w:space="0" w:color="auto"/>
              </w:divBdr>
            </w:div>
            <w:div w:id="898831732">
              <w:marLeft w:val="0"/>
              <w:marRight w:val="0"/>
              <w:marTop w:val="0"/>
              <w:marBottom w:val="0"/>
              <w:divBdr>
                <w:top w:val="none" w:sz="0" w:space="0" w:color="auto"/>
                <w:left w:val="none" w:sz="0" w:space="0" w:color="auto"/>
                <w:bottom w:val="none" w:sz="0" w:space="0" w:color="auto"/>
                <w:right w:val="none" w:sz="0" w:space="0" w:color="auto"/>
              </w:divBdr>
            </w:div>
            <w:div w:id="483133091">
              <w:marLeft w:val="0"/>
              <w:marRight w:val="0"/>
              <w:marTop w:val="360"/>
              <w:marBottom w:val="0"/>
              <w:divBdr>
                <w:top w:val="single" w:sz="6" w:space="0" w:color="auto"/>
                <w:left w:val="single" w:sz="6" w:space="0" w:color="auto"/>
                <w:bottom w:val="single" w:sz="6" w:space="0" w:color="auto"/>
                <w:right w:val="single" w:sz="6" w:space="0" w:color="auto"/>
              </w:divBdr>
            </w:div>
            <w:div w:id="667253428">
              <w:marLeft w:val="0"/>
              <w:marRight w:val="0"/>
              <w:marTop w:val="0"/>
              <w:marBottom w:val="0"/>
              <w:divBdr>
                <w:top w:val="none" w:sz="0" w:space="0" w:color="auto"/>
                <w:left w:val="none" w:sz="0" w:space="0" w:color="auto"/>
                <w:bottom w:val="none" w:sz="0" w:space="0" w:color="auto"/>
                <w:right w:val="none" w:sz="0" w:space="0" w:color="auto"/>
              </w:divBdr>
            </w:div>
            <w:div w:id="1903984387">
              <w:marLeft w:val="0"/>
              <w:marRight w:val="0"/>
              <w:marTop w:val="0"/>
              <w:marBottom w:val="0"/>
              <w:divBdr>
                <w:top w:val="none" w:sz="0" w:space="0" w:color="auto"/>
                <w:left w:val="none" w:sz="0" w:space="0" w:color="auto"/>
                <w:bottom w:val="none" w:sz="0" w:space="0" w:color="auto"/>
                <w:right w:val="none" w:sz="0" w:space="0" w:color="auto"/>
              </w:divBdr>
            </w:div>
            <w:div w:id="1232151847">
              <w:marLeft w:val="0"/>
              <w:marRight w:val="0"/>
              <w:marTop w:val="0"/>
              <w:marBottom w:val="0"/>
              <w:divBdr>
                <w:top w:val="none" w:sz="0" w:space="0" w:color="auto"/>
                <w:left w:val="none" w:sz="0" w:space="0" w:color="auto"/>
                <w:bottom w:val="none" w:sz="0" w:space="0" w:color="auto"/>
                <w:right w:val="none" w:sz="0" w:space="0" w:color="auto"/>
              </w:divBdr>
            </w:div>
            <w:div w:id="1812749722">
              <w:marLeft w:val="0"/>
              <w:marRight w:val="0"/>
              <w:marTop w:val="0"/>
              <w:marBottom w:val="0"/>
              <w:divBdr>
                <w:top w:val="none" w:sz="0" w:space="0" w:color="auto"/>
                <w:left w:val="none" w:sz="0" w:space="0" w:color="auto"/>
                <w:bottom w:val="none" w:sz="0" w:space="0" w:color="auto"/>
                <w:right w:val="none" w:sz="0" w:space="0" w:color="auto"/>
              </w:divBdr>
            </w:div>
            <w:div w:id="10645060">
              <w:marLeft w:val="0"/>
              <w:marRight w:val="0"/>
              <w:marTop w:val="0"/>
              <w:marBottom w:val="0"/>
              <w:divBdr>
                <w:top w:val="none" w:sz="0" w:space="0" w:color="auto"/>
                <w:left w:val="none" w:sz="0" w:space="0" w:color="auto"/>
                <w:bottom w:val="none" w:sz="0" w:space="0" w:color="auto"/>
                <w:right w:val="none" w:sz="0" w:space="0" w:color="auto"/>
              </w:divBdr>
            </w:div>
            <w:div w:id="1509174222">
              <w:marLeft w:val="0"/>
              <w:marRight w:val="0"/>
              <w:marTop w:val="0"/>
              <w:marBottom w:val="0"/>
              <w:divBdr>
                <w:top w:val="none" w:sz="0" w:space="0" w:color="auto"/>
                <w:left w:val="none" w:sz="0" w:space="0" w:color="auto"/>
                <w:bottom w:val="none" w:sz="0" w:space="0" w:color="auto"/>
                <w:right w:val="none" w:sz="0" w:space="0" w:color="auto"/>
              </w:divBdr>
            </w:div>
            <w:div w:id="210069900">
              <w:marLeft w:val="0"/>
              <w:marRight w:val="0"/>
              <w:marTop w:val="0"/>
              <w:marBottom w:val="0"/>
              <w:divBdr>
                <w:top w:val="none" w:sz="0" w:space="0" w:color="auto"/>
                <w:left w:val="none" w:sz="0" w:space="0" w:color="auto"/>
                <w:bottom w:val="none" w:sz="0" w:space="0" w:color="auto"/>
                <w:right w:val="none" w:sz="0" w:space="0" w:color="auto"/>
              </w:divBdr>
            </w:div>
            <w:div w:id="1182009615">
              <w:marLeft w:val="0"/>
              <w:marRight w:val="0"/>
              <w:marTop w:val="0"/>
              <w:marBottom w:val="0"/>
              <w:divBdr>
                <w:top w:val="none" w:sz="0" w:space="0" w:color="auto"/>
                <w:left w:val="none" w:sz="0" w:space="0" w:color="auto"/>
                <w:bottom w:val="none" w:sz="0" w:space="0" w:color="auto"/>
                <w:right w:val="none" w:sz="0" w:space="0" w:color="auto"/>
              </w:divBdr>
            </w:div>
            <w:div w:id="193231805">
              <w:marLeft w:val="0"/>
              <w:marRight w:val="0"/>
              <w:marTop w:val="0"/>
              <w:marBottom w:val="0"/>
              <w:divBdr>
                <w:top w:val="none" w:sz="0" w:space="0" w:color="auto"/>
                <w:left w:val="none" w:sz="0" w:space="0" w:color="auto"/>
                <w:bottom w:val="none" w:sz="0" w:space="0" w:color="auto"/>
                <w:right w:val="none" w:sz="0" w:space="0" w:color="auto"/>
              </w:divBdr>
              <w:divsChild>
                <w:div w:id="2082558553">
                  <w:marLeft w:val="0"/>
                  <w:marRight w:val="0"/>
                  <w:marTop w:val="0"/>
                  <w:marBottom w:val="0"/>
                  <w:divBdr>
                    <w:top w:val="none" w:sz="0" w:space="0" w:color="auto"/>
                    <w:left w:val="none" w:sz="0" w:space="0" w:color="auto"/>
                    <w:bottom w:val="none" w:sz="0" w:space="0" w:color="auto"/>
                    <w:right w:val="none" w:sz="0" w:space="0" w:color="auto"/>
                  </w:divBdr>
                </w:div>
                <w:div w:id="865677728">
                  <w:marLeft w:val="0"/>
                  <w:marRight w:val="0"/>
                  <w:marTop w:val="0"/>
                  <w:marBottom w:val="0"/>
                  <w:divBdr>
                    <w:top w:val="none" w:sz="0" w:space="0" w:color="auto"/>
                    <w:left w:val="none" w:sz="0" w:space="0" w:color="auto"/>
                    <w:bottom w:val="none" w:sz="0" w:space="0" w:color="auto"/>
                    <w:right w:val="none" w:sz="0" w:space="0" w:color="auto"/>
                  </w:divBdr>
                </w:div>
                <w:div w:id="1320305713">
                  <w:marLeft w:val="0"/>
                  <w:marRight w:val="0"/>
                  <w:marTop w:val="0"/>
                  <w:marBottom w:val="0"/>
                  <w:divBdr>
                    <w:top w:val="none" w:sz="0" w:space="0" w:color="auto"/>
                    <w:left w:val="none" w:sz="0" w:space="0" w:color="auto"/>
                    <w:bottom w:val="none" w:sz="0" w:space="0" w:color="auto"/>
                    <w:right w:val="none" w:sz="0" w:space="0" w:color="auto"/>
                  </w:divBdr>
                </w:div>
              </w:divsChild>
            </w:div>
            <w:div w:id="579558520">
              <w:marLeft w:val="0"/>
              <w:marRight w:val="0"/>
              <w:marTop w:val="0"/>
              <w:marBottom w:val="0"/>
              <w:divBdr>
                <w:top w:val="none" w:sz="0" w:space="0" w:color="auto"/>
                <w:left w:val="none" w:sz="0" w:space="0" w:color="auto"/>
                <w:bottom w:val="none" w:sz="0" w:space="0" w:color="auto"/>
                <w:right w:val="none" w:sz="0" w:space="0" w:color="auto"/>
              </w:divBdr>
            </w:div>
            <w:div w:id="350763314">
              <w:marLeft w:val="0"/>
              <w:marRight w:val="0"/>
              <w:marTop w:val="0"/>
              <w:marBottom w:val="0"/>
              <w:divBdr>
                <w:top w:val="none" w:sz="0" w:space="0" w:color="auto"/>
                <w:left w:val="none" w:sz="0" w:space="0" w:color="auto"/>
                <w:bottom w:val="none" w:sz="0" w:space="0" w:color="auto"/>
                <w:right w:val="none" w:sz="0" w:space="0" w:color="auto"/>
              </w:divBdr>
            </w:div>
            <w:div w:id="1135949275">
              <w:marLeft w:val="0"/>
              <w:marRight w:val="0"/>
              <w:marTop w:val="0"/>
              <w:marBottom w:val="0"/>
              <w:divBdr>
                <w:top w:val="none" w:sz="0" w:space="0" w:color="auto"/>
                <w:left w:val="none" w:sz="0" w:space="0" w:color="auto"/>
                <w:bottom w:val="none" w:sz="0" w:space="0" w:color="auto"/>
                <w:right w:val="none" w:sz="0" w:space="0" w:color="auto"/>
              </w:divBdr>
            </w:div>
            <w:div w:id="632175711">
              <w:marLeft w:val="0"/>
              <w:marRight w:val="0"/>
              <w:marTop w:val="0"/>
              <w:marBottom w:val="0"/>
              <w:divBdr>
                <w:top w:val="none" w:sz="0" w:space="0" w:color="auto"/>
                <w:left w:val="none" w:sz="0" w:space="0" w:color="auto"/>
                <w:bottom w:val="none" w:sz="0" w:space="0" w:color="auto"/>
                <w:right w:val="none" w:sz="0" w:space="0" w:color="auto"/>
              </w:divBdr>
            </w:div>
            <w:div w:id="402724554">
              <w:marLeft w:val="0"/>
              <w:marRight w:val="0"/>
              <w:marTop w:val="0"/>
              <w:marBottom w:val="0"/>
              <w:divBdr>
                <w:top w:val="none" w:sz="0" w:space="0" w:color="auto"/>
                <w:left w:val="none" w:sz="0" w:space="0" w:color="auto"/>
                <w:bottom w:val="none" w:sz="0" w:space="0" w:color="auto"/>
                <w:right w:val="none" w:sz="0" w:space="0" w:color="auto"/>
              </w:divBdr>
            </w:div>
            <w:div w:id="1511212433">
              <w:marLeft w:val="0"/>
              <w:marRight w:val="0"/>
              <w:marTop w:val="0"/>
              <w:marBottom w:val="0"/>
              <w:divBdr>
                <w:top w:val="none" w:sz="0" w:space="0" w:color="auto"/>
                <w:left w:val="none" w:sz="0" w:space="0" w:color="auto"/>
                <w:bottom w:val="none" w:sz="0" w:space="0" w:color="auto"/>
                <w:right w:val="none" w:sz="0" w:space="0" w:color="auto"/>
              </w:divBdr>
            </w:div>
            <w:div w:id="2062094403">
              <w:marLeft w:val="0"/>
              <w:marRight w:val="0"/>
              <w:marTop w:val="0"/>
              <w:marBottom w:val="0"/>
              <w:divBdr>
                <w:top w:val="none" w:sz="0" w:space="0" w:color="auto"/>
                <w:left w:val="none" w:sz="0" w:space="0" w:color="auto"/>
                <w:bottom w:val="none" w:sz="0" w:space="0" w:color="auto"/>
                <w:right w:val="none" w:sz="0" w:space="0" w:color="auto"/>
              </w:divBdr>
            </w:div>
            <w:div w:id="1792548849">
              <w:marLeft w:val="0"/>
              <w:marRight w:val="0"/>
              <w:marTop w:val="0"/>
              <w:marBottom w:val="0"/>
              <w:divBdr>
                <w:top w:val="none" w:sz="0" w:space="0" w:color="auto"/>
                <w:left w:val="none" w:sz="0" w:space="0" w:color="auto"/>
                <w:bottom w:val="none" w:sz="0" w:space="0" w:color="auto"/>
                <w:right w:val="none" w:sz="0" w:space="0" w:color="auto"/>
              </w:divBdr>
            </w:div>
            <w:div w:id="1855875652">
              <w:marLeft w:val="0"/>
              <w:marRight w:val="0"/>
              <w:marTop w:val="0"/>
              <w:marBottom w:val="0"/>
              <w:divBdr>
                <w:top w:val="none" w:sz="0" w:space="0" w:color="auto"/>
                <w:left w:val="none" w:sz="0" w:space="0" w:color="auto"/>
                <w:bottom w:val="none" w:sz="0" w:space="0" w:color="auto"/>
                <w:right w:val="none" w:sz="0" w:space="0" w:color="auto"/>
              </w:divBdr>
            </w:div>
            <w:div w:id="1207911258">
              <w:marLeft w:val="0"/>
              <w:marRight w:val="0"/>
              <w:marTop w:val="0"/>
              <w:marBottom w:val="0"/>
              <w:divBdr>
                <w:top w:val="none" w:sz="0" w:space="0" w:color="auto"/>
                <w:left w:val="none" w:sz="0" w:space="0" w:color="auto"/>
                <w:bottom w:val="none" w:sz="0" w:space="0" w:color="auto"/>
                <w:right w:val="none" w:sz="0" w:space="0" w:color="auto"/>
              </w:divBdr>
            </w:div>
            <w:div w:id="26109340">
              <w:marLeft w:val="0"/>
              <w:marRight w:val="0"/>
              <w:marTop w:val="0"/>
              <w:marBottom w:val="0"/>
              <w:divBdr>
                <w:top w:val="none" w:sz="0" w:space="0" w:color="auto"/>
                <w:left w:val="none" w:sz="0" w:space="0" w:color="auto"/>
                <w:bottom w:val="none" w:sz="0" w:space="0" w:color="auto"/>
                <w:right w:val="none" w:sz="0" w:space="0" w:color="auto"/>
              </w:divBdr>
            </w:div>
            <w:div w:id="1063679729">
              <w:marLeft w:val="0"/>
              <w:marRight w:val="0"/>
              <w:marTop w:val="0"/>
              <w:marBottom w:val="0"/>
              <w:divBdr>
                <w:top w:val="none" w:sz="0" w:space="0" w:color="auto"/>
                <w:left w:val="none" w:sz="0" w:space="0" w:color="auto"/>
                <w:bottom w:val="none" w:sz="0" w:space="0" w:color="auto"/>
                <w:right w:val="none" w:sz="0" w:space="0" w:color="auto"/>
              </w:divBdr>
            </w:div>
            <w:div w:id="715007051">
              <w:marLeft w:val="0"/>
              <w:marRight w:val="0"/>
              <w:marTop w:val="0"/>
              <w:marBottom w:val="0"/>
              <w:divBdr>
                <w:top w:val="none" w:sz="0" w:space="0" w:color="auto"/>
                <w:left w:val="none" w:sz="0" w:space="0" w:color="auto"/>
                <w:bottom w:val="none" w:sz="0" w:space="0" w:color="auto"/>
                <w:right w:val="none" w:sz="0" w:space="0" w:color="auto"/>
              </w:divBdr>
            </w:div>
            <w:div w:id="1543861086">
              <w:marLeft w:val="0"/>
              <w:marRight w:val="0"/>
              <w:marTop w:val="0"/>
              <w:marBottom w:val="0"/>
              <w:divBdr>
                <w:top w:val="none" w:sz="0" w:space="0" w:color="auto"/>
                <w:left w:val="none" w:sz="0" w:space="0" w:color="auto"/>
                <w:bottom w:val="none" w:sz="0" w:space="0" w:color="auto"/>
                <w:right w:val="none" w:sz="0" w:space="0" w:color="auto"/>
              </w:divBdr>
            </w:div>
            <w:div w:id="163984288">
              <w:marLeft w:val="0"/>
              <w:marRight w:val="0"/>
              <w:marTop w:val="0"/>
              <w:marBottom w:val="0"/>
              <w:divBdr>
                <w:top w:val="none" w:sz="0" w:space="0" w:color="auto"/>
                <w:left w:val="none" w:sz="0" w:space="0" w:color="auto"/>
                <w:bottom w:val="none" w:sz="0" w:space="0" w:color="auto"/>
                <w:right w:val="none" w:sz="0" w:space="0" w:color="auto"/>
              </w:divBdr>
            </w:div>
            <w:div w:id="441345651">
              <w:marLeft w:val="0"/>
              <w:marRight w:val="0"/>
              <w:marTop w:val="0"/>
              <w:marBottom w:val="0"/>
              <w:divBdr>
                <w:top w:val="none" w:sz="0" w:space="0" w:color="auto"/>
                <w:left w:val="none" w:sz="0" w:space="0" w:color="auto"/>
                <w:bottom w:val="none" w:sz="0" w:space="0" w:color="auto"/>
                <w:right w:val="none" w:sz="0" w:space="0" w:color="auto"/>
              </w:divBdr>
            </w:div>
            <w:div w:id="2104833649">
              <w:marLeft w:val="0"/>
              <w:marRight w:val="0"/>
              <w:marTop w:val="0"/>
              <w:marBottom w:val="0"/>
              <w:divBdr>
                <w:top w:val="none" w:sz="0" w:space="0" w:color="auto"/>
                <w:left w:val="none" w:sz="0" w:space="0" w:color="auto"/>
                <w:bottom w:val="none" w:sz="0" w:space="0" w:color="auto"/>
                <w:right w:val="none" w:sz="0" w:space="0" w:color="auto"/>
              </w:divBdr>
            </w:div>
            <w:div w:id="803347477">
              <w:marLeft w:val="0"/>
              <w:marRight w:val="0"/>
              <w:marTop w:val="0"/>
              <w:marBottom w:val="0"/>
              <w:divBdr>
                <w:top w:val="none" w:sz="0" w:space="0" w:color="auto"/>
                <w:left w:val="none" w:sz="0" w:space="0" w:color="auto"/>
                <w:bottom w:val="none" w:sz="0" w:space="0" w:color="auto"/>
                <w:right w:val="none" w:sz="0" w:space="0" w:color="auto"/>
              </w:divBdr>
            </w:div>
            <w:div w:id="1960648928">
              <w:marLeft w:val="0"/>
              <w:marRight w:val="0"/>
              <w:marTop w:val="0"/>
              <w:marBottom w:val="0"/>
              <w:divBdr>
                <w:top w:val="none" w:sz="0" w:space="0" w:color="auto"/>
                <w:left w:val="none" w:sz="0" w:space="0" w:color="auto"/>
                <w:bottom w:val="none" w:sz="0" w:space="0" w:color="auto"/>
                <w:right w:val="none" w:sz="0" w:space="0" w:color="auto"/>
              </w:divBdr>
            </w:div>
            <w:div w:id="1194657735">
              <w:marLeft w:val="0"/>
              <w:marRight w:val="0"/>
              <w:marTop w:val="0"/>
              <w:marBottom w:val="0"/>
              <w:divBdr>
                <w:top w:val="none" w:sz="0" w:space="0" w:color="auto"/>
                <w:left w:val="none" w:sz="0" w:space="0" w:color="auto"/>
                <w:bottom w:val="none" w:sz="0" w:space="0" w:color="auto"/>
                <w:right w:val="none" w:sz="0" w:space="0" w:color="auto"/>
              </w:divBdr>
            </w:div>
            <w:div w:id="1608273436">
              <w:marLeft w:val="0"/>
              <w:marRight w:val="0"/>
              <w:marTop w:val="0"/>
              <w:marBottom w:val="0"/>
              <w:divBdr>
                <w:top w:val="none" w:sz="0" w:space="0" w:color="auto"/>
                <w:left w:val="none" w:sz="0" w:space="0" w:color="auto"/>
                <w:bottom w:val="none" w:sz="0" w:space="0" w:color="auto"/>
                <w:right w:val="none" w:sz="0" w:space="0" w:color="auto"/>
              </w:divBdr>
            </w:div>
            <w:div w:id="832798195">
              <w:marLeft w:val="0"/>
              <w:marRight w:val="0"/>
              <w:marTop w:val="0"/>
              <w:marBottom w:val="0"/>
              <w:divBdr>
                <w:top w:val="none" w:sz="0" w:space="0" w:color="auto"/>
                <w:left w:val="none" w:sz="0" w:space="0" w:color="auto"/>
                <w:bottom w:val="none" w:sz="0" w:space="0" w:color="auto"/>
                <w:right w:val="none" w:sz="0" w:space="0" w:color="auto"/>
              </w:divBdr>
            </w:div>
            <w:div w:id="2082411590">
              <w:marLeft w:val="0"/>
              <w:marRight w:val="0"/>
              <w:marTop w:val="0"/>
              <w:marBottom w:val="0"/>
              <w:divBdr>
                <w:top w:val="none" w:sz="0" w:space="0" w:color="auto"/>
                <w:left w:val="none" w:sz="0" w:space="0" w:color="auto"/>
                <w:bottom w:val="none" w:sz="0" w:space="0" w:color="auto"/>
                <w:right w:val="none" w:sz="0" w:space="0" w:color="auto"/>
              </w:divBdr>
            </w:div>
            <w:div w:id="1639140198">
              <w:marLeft w:val="0"/>
              <w:marRight w:val="0"/>
              <w:marTop w:val="0"/>
              <w:marBottom w:val="0"/>
              <w:divBdr>
                <w:top w:val="none" w:sz="0" w:space="0" w:color="auto"/>
                <w:left w:val="none" w:sz="0" w:space="0" w:color="auto"/>
                <w:bottom w:val="none" w:sz="0" w:space="0" w:color="auto"/>
                <w:right w:val="none" w:sz="0" w:space="0" w:color="auto"/>
              </w:divBdr>
            </w:div>
            <w:div w:id="897204772">
              <w:marLeft w:val="0"/>
              <w:marRight w:val="0"/>
              <w:marTop w:val="0"/>
              <w:marBottom w:val="0"/>
              <w:divBdr>
                <w:top w:val="none" w:sz="0" w:space="0" w:color="auto"/>
                <w:left w:val="none" w:sz="0" w:space="0" w:color="auto"/>
                <w:bottom w:val="none" w:sz="0" w:space="0" w:color="auto"/>
                <w:right w:val="none" w:sz="0" w:space="0" w:color="auto"/>
              </w:divBdr>
            </w:div>
            <w:div w:id="1995838117">
              <w:marLeft w:val="0"/>
              <w:marRight w:val="0"/>
              <w:marTop w:val="0"/>
              <w:marBottom w:val="0"/>
              <w:divBdr>
                <w:top w:val="none" w:sz="0" w:space="0" w:color="auto"/>
                <w:left w:val="none" w:sz="0" w:space="0" w:color="auto"/>
                <w:bottom w:val="none" w:sz="0" w:space="0" w:color="auto"/>
                <w:right w:val="none" w:sz="0" w:space="0" w:color="auto"/>
              </w:divBdr>
            </w:div>
            <w:div w:id="1230313733">
              <w:marLeft w:val="0"/>
              <w:marRight w:val="0"/>
              <w:marTop w:val="0"/>
              <w:marBottom w:val="0"/>
              <w:divBdr>
                <w:top w:val="none" w:sz="0" w:space="0" w:color="auto"/>
                <w:left w:val="none" w:sz="0" w:space="0" w:color="auto"/>
                <w:bottom w:val="none" w:sz="0" w:space="0" w:color="auto"/>
                <w:right w:val="none" w:sz="0" w:space="0" w:color="auto"/>
              </w:divBdr>
            </w:div>
            <w:div w:id="1911116382">
              <w:marLeft w:val="0"/>
              <w:marRight w:val="0"/>
              <w:marTop w:val="0"/>
              <w:marBottom w:val="0"/>
              <w:divBdr>
                <w:top w:val="none" w:sz="0" w:space="0" w:color="auto"/>
                <w:left w:val="none" w:sz="0" w:space="0" w:color="auto"/>
                <w:bottom w:val="none" w:sz="0" w:space="0" w:color="auto"/>
                <w:right w:val="none" w:sz="0" w:space="0" w:color="auto"/>
              </w:divBdr>
            </w:div>
            <w:div w:id="114251655">
              <w:marLeft w:val="0"/>
              <w:marRight w:val="0"/>
              <w:marTop w:val="0"/>
              <w:marBottom w:val="0"/>
              <w:divBdr>
                <w:top w:val="none" w:sz="0" w:space="0" w:color="auto"/>
                <w:left w:val="none" w:sz="0" w:space="0" w:color="auto"/>
                <w:bottom w:val="none" w:sz="0" w:space="0" w:color="auto"/>
                <w:right w:val="none" w:sz="0" w:space="0" w:color="auto"/>
              </w:divBdr>
            </w:div>
            <w:div w:id="95751822">
              <w:marLeft w:val="0"/>
              <w:marRight w:val="0"/>
              <w:marTop w:val="0"/>
              <w:marBottom w:val="0"/>
              <w:divBdr>
                <w:top w:val="none" w:sz="0" w:space="0" w:color="auto"/>
                <w:left w:val="none" w:sz="0" w:space="0" w:color="auto"/>
                <w:bottom w:val="none" w:sz="0" w:space="0" w:color="auto"/>
                <w:right w:val="none" w:sz="0" w:space="0" w:color="auto"/>
              </w:divBdr>
            </w:div>
            <w:div w:id="1484544833">
              <w:marLeft w:val="0"/>
              <w:marRight w:val="0"/>
              <w:marTop w:val="0"/>
              <w:marBottom w:val="0"/>
              <w:divBdr>
                <w:top w:val="none" w:sz="0" w:space="0" w:color="auto"/>
                <w:left w:val="none" w:sz="0" w:space="0" w:color="auto"/>
                <w:bottom w:val="none" w:sz="0" w:space="0" w:color="auto"/>
                <w:right w:val="none" w:sz="0" w:space="0" w:color="auto"/>
              </w:divBdr>
            </w:div>
            <w:div w:id="2047214649">
              <w:marLeft w:val="0"/>
              <w:marRight w:val="0"/>
              <w:marTop w:val="0"/>
              <w:marBottom w:val="0"/>
              <w:divBdr>
                <w:top w:val="none" w:sz="0" w:space="0" w:color="auto"/>
                <w:left w:val="none" w:sz="0" w:space="0" w:color="auto"/>
                <w:bottom w:val="none" w:sz="0" w:space="0" w:color="auto"/>
                <w:right w:val="none" w:sz="0" w:space="0" w:color="auto"/>
              </w:divBdr>
            </w:div>
            <w:div w:id="97919557">
              <w:marLeft w:val="0"/>
              <w:marRight w:val="0"/>
              <w:marTop w:val="0"/>
              <w:marBottom w:val="0"/>
              <w:divBdr>
                <w:top w:val="none" w:sz="0" w:space="0" w:color="auto"/>
                <w:left w:val="none" w:sz="0" w:space="0" w:color="auto"/>
                <w:bottom w:val="none" w:sz="0" w:space="0" w:color="auto"/>
                <w:right w:val="none" w:sz="0" w:space="0" w:color="auto"/>
              </w:divBdr>
            </w:div>
            <w:div w:id="986084052">
              <w:marLeft w:val="0"/>
              <w:marRight w:val="0"/>
              <w:marTop w:val="0"/>
              <w:marBottom w:val="0"/>
              <w:divBdr>
                <w:top w:val="none" w:sz="0" w:space="0" w:color="auto"/>
                <w:left w:val="none" w:sz="0" w:space="0" w:color="auto"/>
                <w:bottom w:val="none" w:sz="0" w:space="0" w:color="auto"/>
                <w:right w:val="none" w:sz="0" w:space="0" w:color="auto"/>
              </w:divBdr>
            </w:div>
            <w:div w:id="1641032268">
              <w:marLeft w:val="0"/>
              <w:marRight w:val="0"/>
              <w:marTop w:val="0"/>
              <w:marBottom w:val="0"/>
              <w:divBdr>
                <w:top w:val="none" w:sz="0" w:space="0" w:color="auto"/>
                <w:left w:val="none" w:sz="0" w:space="0" w:color="auto"/>
                <w:bottom w:val="none" w:sz="0" w:space="0" w:color="auto"/>
                <w:right w:val="none" w:sz="0" w:space="0" w:color="auto"/>
              </w:divBdr>
            </w:div>
            <w:div w:id="1115174655">
              <w:marLeft w:val="0"/>
              <w:marRight w:val="0"/>
              <w:marTop w:val="360"/>
              <w:marBottom w:val="0"/>
              <w:divBdr>
                <w:top w:val="single" w:sz="6" w:space="0" w:color="auto"/>
                <w:left w:val="single" w:sz="6" w:space="0" w:color="auto"/>
                <w:bottom w:val="single" w:sz="6" w:space="0" w:color="auto"/>
                <w:right w:val="single" w:sz="6" w:space="0" w:color="auto"/>
              </w:divBdr>
            </w:div>
            <w:div w:id="2116056376">
              <w:marLeft w:val="0"/>
              <w:marRight w:val="0"/>
              <w:marTop w:val="0"/>
              <w:marBottom w:val="0"/>
              <w:divBdr>
                <w:top w:val="none" w:sz="0" w:space="0" w:color="auto"/>
                <w:left w:val="none" w:sz="0" w:space="0" w:color="auto"/>
                <w:bottom w:val="none" w:sz="0" w:space="0" w:color="auto"/>
                <w:right w:val="none" w:sz="0" w:space="0" w:color="auto"/>
              </w:divBdr>
            </w:div>
            <w:div w:id="293220951">
              <w:marLeft w:val="0"/>
              <w:marRight w:val="0"/>
              <w:marTop w:val="0"/>
              <w:marBottom w:val="0"/>
              <w:divBdr>
                <w:top w:val="none" w:sz="0" w:space="0" w:color="auto"/>
                <w:left w:val="none" w:sz="0" w:space="0" w:color="auto"/>
                <w:bottom w:val="none" w:sz="0" w:space="0" w:color="auto"/>
                <w:right w:val="none" w:sz="0" w:space="0" w:color="auto"/>
              </w:divBdr>
            </w:div>
            <w:div w:id="1517383428">
              <w:marLeft w:val="0"/>
              <w:marRight w:val="0"/>
              <w:marTop w:val="0"/>
              <w:marBottom w:val="0"/>
              <w:divBdr>
                <w:top w:val="none" w:sz="0" w:space="0" w:color="auto"/>
                <w:left w:val="none" w:sz="0" w:space="0" w:color="auto"/>
                <w:bottom w:val="none" w:sz="0" w:space="0" w:color="auto"/>
                <w:right w:val="none" w:sz="0" w:space="0" w:color="auto"/>
              </w:divBdr>
            </w:div>
            <w:div w:id="202644988">
              <w:marLeft w:val="0"/>
              <w:marRight w:val="0"/>
              <w:marTop w:val="0"/>
              <w:marBottom w:val="0"/>
              <w:divBdr>
                <w:top w:val="none" w:sz="0" w:space="0" w:color="auto"/>
                <w:left w:val="none" w:sz="0" w:space="0" w:color="auto"/>
                <w:bottom w:val="none" w:sz="0" w:space="0" w:color="auto"/>
                <w:right w:val="none" w:sz="0" w:space="0" w:color="auto"/>
              </w:divBdr>
            </w:div>
            <w:div w:id="1456632651">
              <w:marLeft w:val="0"/>
              <w:marRight w:val="0"/>
              <w:marTop w:val="0"/>
              <w:marBottom w:val="0"/>
              <w:divBdr>
                <w:top w:val="none" w:sz="0" w:space="0" w:color="auto"/>
                <w:left w:val="none" w:sz="0" w:space="0" w:color="auto"/>
                <w:bottom w:val="none" w:sz="0" w:space="0" w:color="auto"/>
                <w:right w:val="none" w:sz="0" w:space="0" w:color="auto"/>
              </w:divBdr>
            </w:div>
            <w:div w:id="1078593065">
              <w:marLeft w:val="0"/>
              <w:marRight w:val="0"/>
              <w:marTop w:val="0"/>
              <w:marBottom w:val="0"/>
              <w:divBdr>
                <w:top w:val="none" w:sz="0" w:space="0" w:color="auto"/>
                <w:left w:val="none" w:sz="0" w:space="0" w:color="auto"/>
                <w:bottom w:val="none" w:sz="0" w:space="0" w:color="auto"/>
                <w:right w:val="none" w:sz="0" w:space="0" w:color="auto"/>
              </w:divBdr>
            </w:div>
            <w:div w:id="1407876222">
              <w:marLeft w:val="0"/>
              <w:marRight w:val="0"/>
              <w:marTop w:val="0"/>
              <w:marBottom w:val="0"/>
              <w:divBdr>
                <w:top w:val="none" w:sz="0" w:space="0" w:color="auto"/>
                <w:left w:val="none" w:sz="0" w:space="0" w:color="auto"/>
                <w:bottom w:val="none" w:sz="0" w:space="0" w:color="auto"/>
                <w:right w:val="none" w:sz="0" w:space="0" w:color="auto"/>
              </w:divBdr>
            </w:div>
            <w:div w:id="731388628">
              <w:marLeft w:val="0"/>
              <w:marRight w:val="0"/>
              <w:marTop w:val="0"/>
              <w:marBottom w:val="0"/>
              <w:divBdr>
                <w:top w:val="none" w:sz="0" w:space="0" w:color="auto"/>
                <w:left w:val="none" w:sz="0" w:space="0" w:color="auto"/>
                <w:bottom w:val="none" w:sz="0" w:space="0" w:color="auto"/>
                <w:right w:val="none" w:sz="0" w:space="0" w:color="auto"/>
              </w:divBdr>
            </w:div>
            <w:div w:id="896548892">
              <w:marLeft w:val="0"/>
              <w:marRight w:val="0"/>
              <w:marTop w:val="0"/>
              <w:marBottom w:val="0"/>
              <w:divBdr>
                <w:top w:val="none" w:sz="0" w:space="0" w:color="auto"/>
                <w:left w:val="none" w:sz="0" w:space="0" w:color="auto"/>
                <w:bottom w:val="none" w:sz="0" w:space="0" w:color="auto"/>
                <w:right w:val="none" w:sz="0" w:space="0" w:color="auto"/>
              </w:divBdr>
            </w:div>
            <w:div w:id="109904338">
              <w:marLeft w:val="0"/>
              <w:marRight w:val="0"/>
              <w:marTop w:val="0"/>
              <w:marBottom w:val="0"/>
              <w:divBdr>
                <w:top w:val="none" w:sz="0" w:space="0" w:color="auto"/>
                <w:left w:val="none" w:sz="0" w:space="0" w:color="auto"/>
                <w:bottom w:val="none" w:sz="0" w:space="0" w:color="auto"/>
                <w:right w:val="none" w:sz="0" w:space="0" w:color="auto"/>
              </w:divBdr>
            </w:div>
            <w:div w:id="1838686003">
              <w:marLeft w:val="0"/>
              <w:marRight w:val="0"/>
              <w:marTop w:val="0"/>
              <w:marBottom w:val="0"/>
              <w:divBdr>
                <w:top w:val="none" w:sz="0" w:space="0" w:color="auto"/>
                <w:left w:val="none" w:sz="0" w:space="0" w:color="auto"/>
                <w:bottom w:val="none" w:sz="0" w:space="0" w:color="auto"/>
                <w:right w:val="none" w:sz="0" w:space="0" w:color="auto"/>
              </w:divBdr>
            </w:div>
            <w:div w:id="1866402255">
              <w:marLeft w:val="0"/>
              <w:marRight w:val="0"/>
              <w:marTop w:val="0"/>
              <w:marBottom w:val="0"/>
              <w:divBdr>
                <w:top w:val="none" w:sz="0" w:space="0" w:color="auto"/>
                <w:left w:val="none" w:sz="0" w:space="0" w:color="auto"/>
                <w:bottom w:val="none" w:sz="0" w:space="0" w:color="auto"/>
                <w:right w:val="none" w:sz="0" w:space="0" w:color="auto"/>
              </w:divBdr>
            </w:div>
            <w:div w:id="1141926868">
              <w:marLeft w:val="0"/>
              <w:marRight w:val="0"/>
              <w:marTop w:val="0"/>
              <w:marBottom w:val="0"/>
              <w:divBdr>
                <w:top w:val="none" w:sz="0" w:space="0" w:color="auto"/>
                <w:left w:val="none" w:sz="0" w:space="0" w:color="auto"/>
                <w:bottom w:val="none" w:sz="0" w:space="0" w:color="auto"/>
                <w:right w:val="none" w:sz="0" w:space="0" w:color="auto"/>
              </w:divBdr>
            </w:div>
            <w:div w:id="1184250365">
              <w:marLeft w:val="0"/>
              <w:marRight w:val="0"/>
              <w:marTop w:val="0"/>
              <w:marBottom w:val="0"/>
              <w:divBdr>
                <w:top w:val="none" w:sz="0" w:space="0" w:color="auto"/>
                <w:left w:val="none" w:sz="0" w:space="0" w:color="auto"/>
                <w:bottom w:val="none" w:sz="0" w:space="0" w:color="auto"/>
                <w:right w:val="none" w:sz="0" w:space="0" w:color="auto"/>
              </w:divBdr>
            </w:div>
            <w:div w:id="1212156944">
              <w:marLeft w:val="0"/>
              <w:marRight w:val="0"/>
              <w:marTop w:val="0"/>
              <w:marBottom w:val="0"/>
              <w:divBdr>
                <w:top w:val="none" w:sz="0" w:space="0" w:color="auto"/>
                <w:left w:val="none" w:sz="0" w:space="0" w:color="auto"/>
                <w:bottom w:val="none" w:sz="0" w:space="0" w:color="auto"/>
                <w:right w:val="none" w:sz="0" w:space="0" w:color="auto"/>
              </w:divBdr>
            </w:div>
            <w:div w:id="1273630308">
              <w:marLeft w:val="0"/>
              <w:marRight w:val="0"/>
              <w:marTop w:val="0"/>
              <w:marBottom w:val="0"/>
              <w:divBdr>
                <w:top w:val="none" w:sz="0" w:space="0" w:color="auto"/>
                <w:left w:val="none" w:sz="0" w:space="0" w:color="auto"/>
                <w:bottom w:val="none" w:sz="0" w:space="0" w:color="auto"/>
                <w:right w:val="none" w:sz="0" w:space="0" w:color="auto"/>
              </w:divBdr>
            </w:div>
            <w:div w:id="595216297">
              <w:marLeft w:val="0"/>
              <w:marRight w:val="0"/>
              <w:marTop w:val="0"/>
              <w:marBottom w:val="0"/>
              <w:divBdr>
                <w:top w:val="none" w:sz="0" w:space="0" w:color="auto"/>
                <w:left w:val="none" w:sz="0" w:space="0" w:color="auto"/>
                <w:bottom w:val="none" w:sz="0" w:space="0" w:color="auto"/>
                <w:right w:val="none" w:sz="0" w:space="0" w:color="auto"/>
              </w:divBdr>
            </w:div>
            <w:div w:id="1187912346">
              <w:marLeft w:val="0"/>
              <w:marRight w:val="0"/>
              <w:marTop w:val="0"/>
              <w:marBottom w:val="0"/>
              <w:divBdr>
                <w:top w:val="none" w:sz="0" w:space="0" w:color="auto"/>
                <w:left w:val="none" w:sz="0" w:space="0" w:color="auto"/>
                <w:bottom w:val="none" w:sz="0" w:space="0" w:color="auto"/>
                <w:right w:val="none" w:sz="0" w:space="0" w:color="auto"/>
              </w:divBdr>
            </w:div>
            <w:div w:id="265357265">
              <w:marLeft w:val="0"/>
              <w:marRight w:val="0"/>
              <w:marTop w:val="0"/>
              <w:marBottom w:val="0"/>
              <w:divBdr>
                <w:top w:val="none" w:sz="0" w:space="0" w:color="auto"/>
                <w:left w:val="none" w:sz="0" w:space="0" w:color="auto"/>
                <w:bottom w:val="none" w:sz="0" w:space="0" w:color="auto"/>
                <w:right w:val="none" w:sz="0" w:space="0" w:color="auto"/>
              </w:divBdr>
            </w:div>
            <w:div w:id="1770150760">
              <w:marLeft w:val="0"/>
              <w:marRight w:val="0"/>
              <w:marTop w:val="0"/>
              <w:marBottom w:val="0"/>
              <w:divBdr>
                <w:top w:val="none" w:sz="0" w:space="0" w:color="auto"/>
                <w:left w:val="none" w:sz="0" w:space="0" w:color="auto"/>
                <w:bottom w:val="none" w:sz="0" w:space="0" w:color="auto"/>
                <w:right w:val="none" w:sz="0" w:space="0" w:color="auto"/>
              </w:divBdr>
            </w:div>
            <w:div w:id="993029077">
              <w:marLeft w:val="0"/>
              <w:marRight w:val="0"/>
              <w:marTop w:val="0"/>
              <w:marBottom w:val="0"/>
              <w:divBdr>
                <w:top w:val="none" w:sz="0" w:space="0" w:color="auto"/>
                <w:left w:val="none" w:sz="0" w:space="0" w:color="auto"/>
                <w:bottom w:val="none" w:sz="0" w:space="0" w:color="auto"/>
                <w:right w:val="none" w:sz="0" w:space="0" w:color="auto"/>
              </w:divBdr>
            </w:div>
            <w:div w:id="1715347457">
              <w:marLeft w:val="0"/>
              <w:marRight w:val="0"/>
              <w:marTop w:val="0"/>
              <w:marBottom w:val="0"/>
              <w:divBdr>
                <w:top w:val="none" w:sz="0" w:space="0" w:color="auto"/>
                <w:left w:val="none" w:sz="0" w:space="0" w:color="auto"/>
                <w:bottom w:val="none" w:sz="0" w:space="0" w:color="auto"/>
                <w:right w:val="none" w:sz="0" w:space="0" w:color="auto"/>
              </w:divBdr>
            </w:div>
            <w:div w:id="1462117730">
              <w:marLeft w:val="0"/>
              <w:marRight w:val="0"/>
              <w:marTop w:val="0"/>
              <w:marBottom w:val="0"/>
              <w:divBdr>
                <w:top w:val="none" w:sz="0" w:space="0" w:color="auto"/>
                <w:left w:val="none" w:sz="0" w:space="0" w:color="auto"/>
                <w:bottom w:val="none" w:sz="0" w:space="0" w:color="auto"/>
                <w:right w:val="none" w:sz="0" w:space="0" w:color="auto"/>
              </w:divBdr>
            </w:div>
            <w:div w:id="605239481">
              <w:marLeft w:val="0"/>
              <w:marRight w:val="0"/>
              <w:marTop w:val="0"/>
              <w:marBottom w:val="0"/>
              <w:divBdr>
                <w:top w:val="none" w:sz="0" w:space="0" w:color="auto"/>
                <w:left w:val="none" w:sz="0" w:space="0" w:color="auto"/>
                <w:bottom w:val="none" w:sz="0" w:space="0" w:color="auto"/>
                <w:right w:val="none" w:sz="0" w:space="0" w:color="auto"/>
              </w:divBdr>
            </w:div>
            <w:div w:id="679048256">
              <w:marLeft w:val="0"/>
              <w:marRight w:val="0"/>
              <w:marTop w:val="0"/>
              <w:marBottom w:val="0"/>
              <w:divBdr>
                <w:top w:val="none" w:sz="0" w:space="0" w:color="auto"/>
                <w:left w:val="none" w:sz="0" w:space="0" w:color="auto"/>
                <w:bottom w:val="none" w:sz="0" w:space="0" w:color="auto"/>
                <w:right w:val="none" w:sz="0" w:space="0" w:color="auto"/>
              </w:divBdr>
            </w:div>
            <w:div w:id="1513378169">
              <w:marLeft w:val="0"/>
              <w:marRight w:val="0"/>
              <w:marTop w:val="0"/>
              <w:marBottom w:val="0"/>
              <w:divBdr>
                <w:top w:val="none" w:sz="0" w:space="0" w:color="auto"/>
                <w:left w:val="none" w:sz="0" w:space="0" w:color="auto"/>
                <w:bottom w:val="none" w:sz="0" w:space="0" w:color="auto"/>
                <w:right w:val="none" w:sz="0" w:space="0" w:color="auto"/>
              </w:divBdr>
            </w:div>
            <w:div w:id="1110277198">
              <w:marLeft w:val="0"/>
              <w:marRight w:val="0"/>
              <w:marTop w:val="0"/>
              <w:marBottom w:val="0"/>
              <w:divBdr>
                <w:top w:val="none" w:sz="0" w:space="0" w:color="auto"/>
                <w:left w:val="none" w:sz="0" w:space="0" w:color="auto"/>
                <w:bottom w:val="none" w:sz="0" w:space="0" w:color="auto"/>
                <w:right w:val="none" w:sz="0" w:space="0" w:color="auto"/>
              </w:divBdr>
            </w:div>
            <w:div w:id="1893616850">
              <w:marLeft w:val="0"/>
              <w:marRight w:val="0"/>
              <w:marTop w:val="0"/>
              <w:marBottom w:val="0"/>
              <w:divBdr>
                <w:top w:val="none" w:sz="0" w:space="0" w:color="auto"/>
                <w:left w:val="none" w:sz="0" w:space="0" w:color="auto"/>
                <w:bottom w:val="none" w:sz="0" w:space="0" w:color="auto"/>
                <w:right w:val="none" w:sz="0" w:space="0" w:color="auto"/>
              </w:divBdr>
            </w:div>
            <w:div w:id="1161316651">
              <w:marLeft w:val="0"/>
              <w:marRight w:val="0"/>
              <w:marTop w:val="0"/>
              <w:marBottom w:val="0"/>
              <w:divBdr>
                <w:top w:val="none" w:sz="0" w:space="0" w:color="auto"/>
                <w:left w:val="none" w:sz="0" w:space="0" w:color="auto"/>
                <w:bottom w:val="none" w:sz="0" w:space="0" w:color="auto"/>
                <w:right w:val="none" w:sz="0" w:space="0" w:color="auto"/>
              </w:divBdr>
            </w:div>
            <w:div w:id="141243328">
              <w:marLeft w:val="0"/>
              <w:marRight w:val="0"/>
              <w:marTop w:val="0"/>
              <w:marBottom w:val="0"/>
              <w:divBdr>
                <w:top w:val="none" w:sz="0" w:space="0" w:color="auto"/>
                <w:left w:val="none" w:sz="0" w:space="0" w:color="auto"/>
                <w:bottom w:val="none" w:sz="0" w:space="0" w:color="auto"/>
                <w:right w:val="none" w:sz="0" w:space="0" w:color="auto"/>
              </w:divBdr>
            </w:div>
            <w:div w:id="1390029418">
              <w:marLeft w:val="0"/>
              <w:marRight w:val="0"/>
              <w:marTop w:val="0"/>
              <w:marBottom w:val="0"/>
              <w:divBdr>
                <w:top w:val="none" w:sz="0" w:space="0" w:color="auto"/>
                <w:left w:val="none" w:sz="0" w:space="0" w:color="auto"/>
                <w:bottom w:val="none" w:sz="0" w:space="0" w:color="auto"/>
                <w:right w:val="none" w:sz="0" w:space="0" w:color="auto"/>
              </w:divBdr>
            </w:div>
            <w:div w:id="711349746">
              <w:marLeft w:val="0"/>
              <w:marRight w:val="0"/>
              <w:marTop w:val="0"/>
              <w:marBottom w:val="0"/>
              <w:divBdr>
                <w:top w:val="none" w:sz="0" w:space="0" w:color="auto"/>
                <w:left w:val="none" w:sz="0" w:space="0" w:color="auto"/>
                <w:bottom w:val="none" w:sz="0" w:space="0" w:color="auto"/>
                <w:right w:val="none" w:sz="0" w:space="0" w:color="auto"/>
              </w:divBdr>
            </w:div>
            <w:div w:id="1347949576">
              <w:marLeft w:val="0"/>
              <w:marRight w:val="0"/>
              <w:marTop w:val="0"/>
              <w:marBottom w:val="0"/>
              <w:divBdr>
                <w:top w:val="none" w:sz="0" w:space="0" w:color="auto"/>
                <w:left w:val="none" w:sz="0" w:space="0" w:color="auto"/>
                <w:bottom w:val="none" w:sz="0" w:space="0" w:color="auto"/>
                <w:right w:val="none" w:sz="0" w:space="0" w:color="auto"/>
              </w:divBdr>
            </w:div>
            <w:div w:id="268778268">
              <w:marLeft w:val="0"/>
              <w:marRight w:val="0"/>
              <w:marTop w:val="0"/>
              <w:marBottom w:val="0"/>
              <w:divBdr>
                <w:top w:val="none" w:sz="0" w:space="0" w:color="auto"/>
                <w:left w:val="none" w:sz="0" w:space="0" w:color="auto"/>
                <w:bottom w:val="none" w:sz="0" w:space="0" w:color="auto"/>
                <w:right w:val="none" w:sz="0" w:space="0" w:color="auto"/>
              </w:divBdr>
            </w:div>
            <w:div w:id="833912595">
              <w:marLeft w:val="0"/>
              <w:marRight w:val="0"/>
              <w:marTop w:val="0"/>
              <w:marBottom w:val="0"/>
              <w:divBdr>
                <w:top w:val="none" w:sz="0" w:space="0" w:color="auto"/>
                <w:left w:val="none" w:sz="0" w:space="0" w:color="auto"/>
                <w:bottom w:val="none" w:sz="0" w:space="0" w:color="auto"/>
                <w:right w:val="none" w:sz="0" w:space="0" w:color="auto"/>
              </w:divBdr>
            </w:div>
            <w:div w:id="954599855">
              <w:marLeft w:val="0"/>
              <w:marRight w:val="0"/>
              <w:marTop w:val="0"/>
              <w:marBottom w:val="0"/>
              <w:divBdr>
                <w:top w:val="none" w:sz="0" w:space="0" w:color="auto"/>
                <w:left w:val="none" w:sz="0" w:space="0" w:color="auto"/>
                <w:bottom w:val="none" w:sz="0" w:space="0" w:color="auto"/>
                <w:right w:val="none" w:sz="0" w:space="0" w:color="auto"/>
              </w:divBdr>
            </w:div>
            <w:div w:id="150407777">
              <w:marLeft w:val="0"/>
              <w:marRight w:val="0"/>
              <w:marTop w:val="0"/>
              <w:marBottom w:val="0"/>
              <w:divBdr>
                <w:top w:val="none" w:sz="0" w:space="0" w:color="auto"/>
                <w:left w:val="none" w:sz="0" w:space="0" w:color="auto"/>
                <w:bottom w:val="none" w:sz="0" w:space="0" w:color="auto"/>
                <w:right w:val="none" w:sz="0" w:space="0" w:color="auto"/>
              </w:divBdr>
            </w:div>
            <w:div w:id="661856964">
              <w:marLeft w:val="0"/>
              <w:marRight w:val="0"/>
              <w:marTop w:val="0"/>
              <w:marBottom w:val="0"/>
              <w:divBdr>
                <w:top w:val="none" w:sz="0" w:space="0" w:color="auto"/>
                <w:left w:val="none" w:sz="0" w:space="0" w:color="auto"/>
                <w:bottom w:val="none" w:sz="0" w:space="0" w:color="auto"/>
                <w:right w:val="none" w:sz="0" w:space="0" w:color="auto"/>
              </w:divBdr>
            </w:div>
            <w:div w:id="1406417031">
              <w:marLeft w:val="0"/>
              <w:marRight w:val="0"/>
              <w:marTop w:val="0"/>
              <w:marBottom w:val="0"/>
              <w:divBdr>
                <w:top w:val="none" w:sz="0" w:space="0" w:color="auto"/>
                <w:left w:val="none" w:sz="0" w:space="0" w:color="auto"/>
                <w:bottom w:val="none" w:sz="0" w:space="0" w:color="auto"/>
                <w:right w:val="none" w:sz="0" w:space="0" w:color="auto"/>
              </w:divBdr>
            </w:div>
            <w:div w:id="1028145925">
              <w:marLeft w:val="0"/>
              <w:marRight w:val="0"/>
              <w:marTop w:val="0"/>
              <w:marBottom w:val="0"/>
              <w:divBdr>
                <w:top w:val="none" w:sz="0" w:space="0" w:color="auto"/>
                <w:left w:val="none" w:sz="0" w:space="0" w:color="auto"/>
                <w:bottom w:val="none" w:sz="0" w:space="0" w:color="auto"/>
                <w:right w:val="none" w:sz="0" w:space="0" w:color="auto"/>
              </w:divBdr>
            </w:div>
            <w:div w:id="960183690">
              <w:marLeft w:val="0"/>
              <w:marRight w:val="0"/>
              <w:marTop w:val="0"/>
              <w:marBottom w:val="0"/>
              <w:divBdr>
                <w:top w:val="none" w:sz="0" w:space="0" w:color="auto"/>
                <w:left w:val="none" w:sz="0" w:space="0" w:color="auto"/>
                <w:bottom w:val="none" w:sz="0" w:space="0" w:color="auto"/>
                <w:right w:val="none" w:sz="0" w:space="0" w:color="auto"/>
              </w:divBdr>
            </w:div>
            <w:div w:id="1590308199">
              <w:marLeft w:val="0"/>
              <w:marRight w:val="0"/>
              <w:marTop w:val="0"/>
              <w:marBottom w:val="0"/>
              <w:divBdr>
                <w:top w:val="none" w:sz="0" w:space="0" w:color="auto"/>
                <w:left w:val="none" w:sz="0" w:space="0" w:color="auto"/>
                <w:bottom w:val="none" w:sz="0" w:space="0" w:color="auto"/>
                <w:right w:val="none" w:sz="0" w:space="0" w:color="auto"/>
              </w:divBdr>
            </w:div>
            <w:div w:id="1380086662">
              <w:marLeft w:val="0"/>
              <w:marRight w:val="0"/>
              <w:marTop w:val="0"/>
              <w:marBottom w:val="0"/>
              <w:divBdr>
                <w:top w:val="none" w:sz="0" w:space="0" w:color="auto"/>
                <w:left w:val="none" w:sz="0" w:space="0" w:color="auto"/>
                <w:bottom w:val="none" w:sz="0" w:space="0" w:color="auto"/>
                <w:right w:val="none" w:sz="0" w:space="0" w:color="auto"/>
              </w:divBdr>
            </w:div>
            <w:div w:id="44767868">
              <w:marLeft w:val="0"/>
              <w:marRight w:val="0"/>
              <w:marTop w:val="0"/>
              <w:marBottom w:val="0"/>
              <w:divBdr>
                <w:top w:val="none" w:sz="0" w:space="0" w:color="auto"/>
                <w:left w:val="none" w:sz="0" w:space="0" w:color="auto"/>
                <w:bottom w:val="none" w:sz="0" w:space="0" w:color="auto"/>
                <w:right w:val="none" w:sz="0" w:space="0" w:color="auto"/>
              </w:divBdr>
            </w:div>
            <w:div w:id="519317166">
              <w:marLeft w:val="0"/>
              <w:marRight w:val="0"/>
              <w:marTop w:val="0"/>
              <w:marBottom w:val="0"/>
              <w:divBdr>
                <w:top w:val="none" w:sz="0" w:space="0" w:color="auto"/>
                <w:left w:val="none" w:sz="0" w:space="0" w:color="auto"/>
                <w:bottom w:val="none" w:sz="0" w:space="0" w:color="auto"/>
                <w:right w:val="none" w:sz="0" w:space="0" w:color="auto"/>
              </w:divBdr>
            </w:div>
            <w:div w:id="1640526713">
              <w:marLeft w:val="0"/>
              <w:marRight w:val="0"/>
              <w:marTop w:val="0"/>
              <w:marBottom w:val="0"/>
              <w:divBdr>
                <w:top w:val="none" w:sz="0" w:space="0" w:color="auto"/>
                <w:left w:val="none" w:sz="0" w:space="0" w:color="auto"/>
                <w:bottom w:val="none" w:sz="0" w:space="0" w:color="auto"/>
                <w:right w:val="none" w:sz="0" w:space="0" w:color="auto"/>
              </w:divBdr>
            </w:div>
            <w:div w:id="434640547">
              <w:marLeft w:val="0"/>
              <w:marRight w:val="0"/>
              <w:marTop w:val="0"/>
              <w:marBottom w:val="0"/>
              <w:divBdr>
                <w:top w:val="none" w:sz="0" w:space="0" w:color="auto"/>
                <w:left w:val="none" w:sz="0" w:space="0" w:color="auto"/>
                <w:bottom w:val="none" w:sz="0" w:space="0" w:color="auto"/>
                <w:right w:val="none" w:sz="0" w:space="0" w:color="auto"/>
              </w:divBdr>
            </w:div>
            <w:div w:id="34352970">
              <w:marLeft w:val="0"/>
              <w:marRight w:val="0"/>
              <w:marTop w:val="0"/>
              <w:marBottom w:val="0"/>
              <w:divBdr>
                <w:top w:val="none" w:sz="0" w:space="0" w:color="auto"/>
                <w:left w:val="none" w:sz="0" w:space="0" w:color="auto"/>
                <w:bottom w:val="none" w:sz="0" w:space="0" w:color="auto"/>
                <w:right w:val="none" w:sz="0" w:space="0" w:color="auto"/>
              </w:divBdr>
            </w:div>
            <w:div w:id="1116831739">
              <w:marLeft w:val="0"/>
              <w:marRight w:val="0"/>
              <w:marTop w:val="0"/>
              <w:marBottom w:val="0"/>
              <w:divBdr>
                <w:top w:val="none" w:sz="0" w:space="0" w:color="auto"/>
                <w:left w:val="none" w:sz="0" w:space="0" w:color="auto"/>
                <w:bottom w:val="none" w:sz="0" w:space="0" w:color="auto"/>
                <w:right w:val="none" w:sz="0" w:space="0" w:color="auto"/>
              </w:divBdr>
            </w:div>
            <w:div w:id="1601335296">
              <w:marLeft w:val="0"/>
              <w:marRight w:val="0"/>
              <w:marTop w:val="0"/>
              <w:marBottom w:val="0"/>
              <w:divBdr>
                <w:top w:val="none" w:sz="0" w:space="0" w:color="auto"/>
                <w:left w:val="none" w:sz="0" w:space="0" w:color="auto"/>
                <w:bottom w:val="none" w:sz="0" w:space="0" w:color="auto"/>
                <w:right w:val="none" w:sz="0" w:space="0" w:color="auto"/>
              </w:divBdr>
            </w:div>
            <w:div w:id="1752432714">
              <w:marLeft w:val="0"/>
              <w:marRight w:val="0"/>
              <w:marTop w:val="0"/>
              <w:marBottom w:val="0"/>
              <w:divBdr>
                <w:top w:val="none" w:sz="0" w:space="0" w:color="auto"/>
                <w:left w:val="none" w:sz="0" w:space="0" w:color="auto"/>
                <w:bottom w:val="none" w:sz="0" w:space="0" w:color="auto"/>
                <w:right w:val="none" w:sz="0" w:space="0" w:color="auto"/>
              </w:divBdr>
            </w:div>
            <w:div w:id="202519178">
              <w:marLeft w:val="0"/>
              <w:marRight w:val="0"/>
              <w:marTop w:val="0"/>
              <w:marBottom w:val="0"/>
              <w:divBdr>
                <w:top w:val="none" w:sz="0" w:space="0" w:color="auto"/>
                <w:left w:val="none" w:sz="0" w:space="0" w:color="auto"/>
                <w:bottom w:val="none" w:sz="0" w:space="0" w:color="auto"/>
                <w:right w:val="none" w:sz="0" w:space="0" w:color="auto"/>
              </w:divBdr>
            </w:div>
            <w:div w:id="1551310067">
              <w:marLeft w:val="0"/>
              <w:marRight w:val="0"/>
              <w:marTop w:val="0"/>
              <w:marBottom w:val="0"/>
              <w:divBdr>
                <w:top w:val="none" w:sz="0" w:space="0" w:color="auto"/>
                <w:left w:val="none" w:sz="0" w:space="0" w:color="auto"/>
                <w:bottom w:val="none" w:sz="0" w:space="0" w:color="auto"/>
                <w:right w:val="none" w:sz="0" w:space="0" w:color="auto"/>
              </w:divBdr>
            </w:div>
            <w:div w:id="575239152">
              <w:marLeft w:val="0"/>
              <w:marRight w:val="0"/>
              <w:marTop w:val="0"/>
              <w:marBottom w:val="0"/>
              <w:divBdr>
                <w:top w:val="none" w:sz="0" w:space="0" w:color="auto"/>
                <w:left w:val="none" w:sz="0" w:space="0" w:color="auto"/>
                <w:bottom w:val="none" w:sz="0" w:space="0" w:color="auto"/>
                <w:right w:val="none" w:sz="0" w:space="0" w:color="auto"/>
              </w:divBdr>
            </w:div>
            <w:div w:id="1593246684">
              <w:marLeft w:val="0"/>
              <w:marRight w:val="0"/>
              <w:marTop w:val="0"/>
              <w:marBottom w:val="0"/>
              <w:divBdr>
                <w:top w:val="none" w:sz="0" w:space="0" w:color="auto"/>
                <w:left w:val="none" w:sz="0" w:space="0" w:color="auto"/>
                <w:bottom w:val="none" w:sz="0" w:space="0" w:color="auto"/>
                <w:right w:val="none" w:sz="0" w:space="0" w:color="auto"/>
              </w:divBdr>
            </w:div>
            <w:div w:id="441193712">
              <w:marLeft w:val="0"/>
              <w:marRight w:val="0"/>
              <w:marTop w:val="0"/>
              <w:marBottom w:val="0"/>
              <w:divBdr>
                <w:top w:val="none" w:sz="0" w:space="0" w:color="auto"/>
                <w:left w:val="none" w:sz="0" w:space="0" w:color="auto"/>
                <w:bottom w:val="none" w:sz="0" w:space="0" w:color="auto"/>
                <w:right w:val="none" w:sz="0" w:space="0" w:color="auto"/>
              </w:divBdr>
            </w:div>
            <w:div w:id="1462842436">
              <w:marLeft w:val="0"/>
              <w:marRight w:val="0"/>
              <w:marTop w:val="0"/>
              <w:marBottom w:val="0"/>
              <w:divBdr>
                <w:top w:val="none" w:sz="0" w:space="0" w:color="auto"/>
                <w:left w:val="none" w:sz="0" w:space="0" w:color="auto"/>
                <w:bottom w:val="none" w:sz="0" w:space="0" w:color="auto"/>
                <w:right w:val="none" w:sz="0" w:space="0" w:color="auto"/>
              </w:divBdr>
            </w:div>
            <w:div w:id="876308646">
              <w:marLeft w:val="0"/>
              <w:marRight w:val="0"/>
              <w:marTop w:val="0"/>
              <w:marBottom w:val="0"/>
              <w:divBdr>
                <w:top w:val="none" w:sz="0" w:space="0" w:color="auto"/>
                <w:left w:val="none" w:sz="0" w:space="0" w:color="auto"/>
                <w:bottom w:val="none" w:sz="0" w:space="0" w:color="auto"/>
                <w:right w:val="none" w:sz="0" w:space="0" w:color="auto"/>
              </w:divBdr>
            </w:div>
            <w:div w:id="1084958100">
              <w:marLeft w:val="0"/>
              <w:marRight w:val="0"/>
              <w:marTop w:val="0"/>
              <w:marBottom w:val="0"/>
              <w:divBdr>
                <w:top w:val="none" w:sz="0" w:space="0" w:color="auto"/>
                <w:left w:val="none" w:sz="0" w:space="0" w:color="auto"/>
                <w:bottom w:val="none" w:sz="0" w:space="0" w:color="auto"/>
                <w:right w:val="none" w:sz="0" w:space="0" w:color="auto"/>
              </w:divBdr>
            </w:div>
            <w:div w:id="1011643572">
              <w:marLeft w:val="0"/>
              <w:marRight w:val="0"/>
              <w:marTop w:val="0"/>
              <w:marBottom w:val="0"/>
              <w:divBdr>
                <w:top w:val="none" w:sz="0" w:space="0" w:color="auto"/>
                <w:left w:val="none" w:sz="0" w:space="0" w:color="auto"/>
                <w:bottom w:val="none" w:sz="0" w:space="0" w:color="auto"/>
                <w:right w:val="none" w:sz="0" w:space="0" w:color="auto"/>
              </w:divBdr>
            </w:div>
            <w:div w:id="1165242451">
              <w:marLeft w:val="0"/>
              <w:marRight w:val="0"/>
              <w:marTop w:val="0"/>
              <w:marBottom w:val="0"/>
              <w:divBdr>
                <w:top w:val="none" w:sz="0" w:space="0" w:color="auto"/>
                <w:left w:val="none" w:sz="0" w:space="0" w:color="auto"/>
                <w:bottom w:val="none" w:sz="0" w:space="0" w:color="auto"/>
                <w:right w:val="none" w:sz="0" w:space="0" w:color="auto"/>
              </w:divBdr>
            </w:div>
            <w:div w:id="23672708">
              <w:marLeft w:val="0"/>
              <w:marRight w:val="0"/>
              <w:marTop w:val="0"/>
              <w:marBottom w:val="0"/>
              <w:divBdr>
                <w:top w:val="none" w:sz="0" w:space="0" w:color="auto"/>
                <w:left w:val="none" w:sz="0" w:space="0" w:color="auto"/>
                <w:bottom w:val="none" w:sz="0" w:space="0" w:color="auto"/>
                <w:right w:val="none" w:sz="0" w:space="0" w:color="auto"/>
              </w:divBdr>
            </w:div>
            <w:div w:id="1565481309">
              <w:marLeft w:val="0"/>
              <w:marRight w:val="0"/>
              <w:marTop w:val="0"/>
              <w:marBottom w:val="0"/>
              <w:divBdr>
                <w:top w:val="none" w:sz="0" w:space="0" w:color="auto"/>
                <w:left w:val="none" w:sz="0" w:space="0" w:color="auto"/>
                <w:bottom w:val="none" w:sz="0" w:space="0" w:color="auto"/>
                <w:right w:val="none" w:sz="0" w:space="0" w:color="auto"/>
              </w:divBdr>
            </w:div>
            <w:div w:id="1853953036">
              <w:marLeft w:val="0"/>
              <w:marRight w:val="0"/>
              <w:marTop w:val="0"/>
              <w:marBottom w:val="0"/>
              <w:divBdr>
                <w:top w:val="none" w:sz="0" w:space="0" w:color="auto"/>
                <w:left w:val="none" w:sz="0" w:space="0" w:color="auto"/>
                <w:bottom w:val="none" w:sz="0" w:space="0" w:color="auto"/>
                <w:right w:val="none" w:sz="0" w:space="0" w:color="auto"/>
              </w:divBdr>
            </w:div>
            <w:div w:id="358236524">
              <w:marLeft w:val="0"/>
              <w:marRight w:val="0"/>
              <w:marTop w:val="0"/>
              <w:marBottom w:val="0"/>
              <w:divBdr>
                <w:top w:val="none" w:sz="0" w:space="0" w:color="auto"/>
                <w:left w:val="none" w:sz="0" w:space="0" w:color="auto"/>
                <w:bottom w:val="none" w:sz="0" w:space="0" w:color="auto"/>
                <w:right w:val="none" w:sz="0" w:space="0" w:color="auto"/>
              </w:divBdr>
            </w:div>
            <w:div w:id="2001810975">
              <w:marLeft w:val="0"/>
              <w:marRight w:val="0"/>
              <w:marTop w:val="0"/>
              <w:marBottom w:val="0"/>
              <w:divBdr>
                <w:top w:val="none" w:sz="0" w:space="0" w:color="auto"/>
                <w:left w:val="none" w:sz="0" w:space="0" w:color="auto"/>
                <w:bottom w:val="none" w:sz="0" w:space="0" w:color="auto"/>
                <w:right w:val="none" w:sz="0" w:space="0" w:color="auto"/>
              </w:divBdr>
            </w:div>
            <w:div w:id="1356807426">
              <w:marLeft w:val="0"/>
              <w:marRight w:val="0"/>
              <w:marTop w:val="0"/>
              <w:marBottom w:val="0"/>
              <w:divBdr>
                <w:top w:val="none" w:sz="0" w:space="0" w:color="auto"/>
                <w:left w:val="none" w:sz="0" w:space="0" w:color="auto"/>
                <w:bottom w:val="none" w:sz="0" w:space="0" w:color="auto"/>
                <w:right w:val="none" w:sz="0" w:space="0" w:color="auto"/>
              </w:divBdr>
            </w:div>
            <w:div w:id="288249063">
              <w:marLeft w:val="0"/>
              <w:marRight w:val="0"/>
              <w:marTop w:val="0"/>
              <w:marBottom w:val="0"/>
              <w:divBdr>
                <w:top w:val="none" w:sz="0" w:space="0" w:color="auto"/>
                <w:left w:val="none" w:sz="0" w:space="0" w:color="auto"/>
                <w:bottom w:val="none" w:sz="0" w:space="0" w:color="auto"/>
                <w:right w:val="none" w:sz="0" w:space="0" w:color="auto"/>
              </w:divBdr>
            </w:div>
            <w:div w:id="880901078">
              <w:marLeft w:val="0"/>
              <w:marRight w:val="0"/>
              <w:marTop w:val="0"/>
              <w:marBottom w:val="0"/>
              <w:divBdr>
                <w:top w:val="none" w:sz="0" w:space="0" w:color="auto"/>
                <w:left w:val="none" w:sz="0" w:space="0" w:color="auto"/>
                <w:bottom w:val="none" w:sz="0" w:space="0" w:color="auto"/>
                <w:right w:val="none" w:sz="0" w:space="0" w:color="auto"/>
              </w:divBdr>
            </w:div>
            <w:div w:id="1893032283">
              <w:marLeft w:val="0"/>
              <w:marRight w:val="0"/>
              <w:marTop w:val="0"/>
              <w:marBottom w:val="0"/>
              <w:divBdr>
                <w:top w:val="none" w:sz="0" w:space="0" w:color="auto"/>
                <w:left w:val="none" w:sz="0" w:space="0" w:color="auto"/>
                <w:bottom w:val="none" w:sz="0" w:space="0" w:color="auto"/>
                <w:right w:val="none" w:sz="0" w:space="0" w:color="auto"/>
              </w:divBdr>
            </w:div>
            <w:div w:id="381953180">
              <w:marLeft w:val="0"/>
              <w:marRight w:val="0"/>
              <w:marTop w:val="0"/>
              <w:marBottom w:val="0"/>
              <w:divBdr>
                <w:top w:val="none" w:sz="0" w:space="0" w:color="auto"/>
                <w:left w:val="none" w:sz="0" w:space="0" w:color="auto"/>
                <w:bottom w:val="none" w:sz="0" w:space="0" w:color="auto"/>
                <w:right w:val="none" w:sz="0" w:space="0" w:color="auto"/>
              </w:divBdr>
            </w:div>
            <w:div w:id="148248943">
              <w:marLeft w:val="0"/>
              <w:marRight w:val="0"/>
              <w:marTop w:val="0"/>
              <w:marBottom w:val="0"/>
              <w:divBdr>
                <w:top w:val="none" w:sz="0" w:space="0" w:color="auto"/>
                <w:left w:val="none" w:sz="0" w:space="0" w:color="auto"/>
                <w:bottom w:val="none" w:sz="0" w:space="0" w:color="auto"/>
                <w:right w:val="none" w:sz="0" w:space="0" w:color="auto"/>
              </w:divBdr>
            </w:div>
            <w:div w:id="953290256">
              <w:marLeft w:val="0"/>
              <w:marRight w:val="0"/>
              <w:marTop w:val="0"/>
              <w:marBottom w:val="0"/>
              <w:divBdr>
                <w:top w:val="none" w:sz="0" w:space="0" w:color="auto"/>
                <w:left w:val="none" w:sz="0" w:space="0" w:color="auto"/>
                <w:bottom w:val="none" w:sz="0" w:space="0" w:color="auto"/>
                <w:right w:val="none" w:sz="0" w:space="0" w:color="auto"/>
              </w:divBdr>
            </w:div>
            <w:div w:id="2056083134">
              <w:marLeft w:val="0"/>
              <w:marRight w:val="0"/>
              <w:marTop w:val="0"/>
              <w:marBottom w:val="0"/>
              <w:divBdr>
                <w:top w:val="none" w:sz="0" w:space="0" w:color="auto"/>
                <w:left w:val="none" w:sz="0" w:space="0" w:color="auto"/>
                <w:bottom w:val="none" w:sz="0" w:space="0" w:color="auto"/>
                <w:right w:val="none" w:sz="0" w:space="0" w:color="auto"/>
              </w:divBdr>
            </w:div>
            <w:div w:id="1291015000">
              <w:marLeft w:val="0"/>
              <w:marRight w:val="0"/>
              <w:marTop w:val="0"/>
              <w:marBottom w:val="0"/>
              <w:divBdr>
                <w:top w:val="none" w:sz="0" w:space="0" w:color="auto"/>
                <w:left w:val="none" w:sz="0" w:space="0" w:color="auto"/>
                <w:bottom w:val="none" w:sz="0" w:space="0" w:color="auto"/>
                <w:right w:val="none" w:sz="0" w:space="0" w:color="auto"/>
              </w:divBdr>
            </w:div>
            <w:div w:id="1828210431">
              <w:marLeft w:val="0"/>
              <w:marRight w:val="0"/>
              <w:marTop w:val="0"/>
              <w:marBottom w:val="0"/>
              <w:divBdr>
                <w:top w:val="none" w:sz="0" w:space="0" w:color="auto"/>
                <w:left w:val="none" w:sz="0" w:space="0" w:color="auto"/>
                <w:bottom w:val="none" w:sz="0" w:space="0" w:color="auto"/>
                <w:right w:val="none" w:sz="0" w:space="0" w:color="auto"/>
              </w:divBdr>
            </w:div>
            <w:div w:id="1024789132">
              <w:marLeft w:val="0"/>
              <w:marRight w:val="0"/>
              <w:marTop w:val="0"/>
              <w:marBottom w:val="0"/>
              <w:divBdr>
                <w:top w:val="none" w:sz="0" w:space="0" w:color="auto"/>
                <w:left w:val="none" w:sz="0" w:space="0" w:color="auto"/>
                <w:bottom w:val="none" w:sz="0" w:space="0" w:color="auto"/>
                <w:right w:val="none" w:sz="0" w:space="0" w:color="auto"/>
              </w:divBdr>
            </w:div>
            <w:div w:id="856306246">
              <w:marLeft w:val="0"/>
              <w:marRight w:val="0"/>
              <w:marTop w:val="0"/>
              <w:marBottom w:val="0"/>
              <w:divBdr>
                <w:top w:val="none" w:sz="0" w:space="0" w:color="auto"/>
                <w:left w:val="none" w:sz="0" w:space="0" w:color="auto"/>
                <w:bottom w:val="none" w:sz="0" w:space="0" w:color="auto"/>
                <w:right w:val="none" w:sz="0" w:space="0" w:color="auto"/>
              </w:divBdr>
            </w:div>
            <w:div w:id="750202936">
              <w:marLeft w:val="0"/>
              <w:marRight w:val="0"/>
              <w:marTop w:val="0"/>
              <w:marBottom w:val="0"/>
              <w:divBdr>
                <w:top w:val="none" w:sz="0" w:space="0" w:color="auto"/>
                <w:left w:val="none" w:sz="0" w:space="0" w:color="auto"/>
                <w:bottom w:val="none" w:sz="0" w:space="0" w:color="auto"/>
                <w:right w:val="none" w:sz="0" w:space="0" w:color="auto"/>
              </w:divBdr>
            </w:div>
            <w:div w:id="1771195341">
              <w:marLeft w:val="0"/>
              <w:marRight w:val="0"/>
              <w:marTop w:val="0"/>
              <w:marBottom w:val="0"/>
              <w:divBdr>
                <w:top w:val="none" w:sz="0" w:space="0" w:color="auto"/>
                <w:left w:val="none" w:sz="0" w:space="0" w:color="auto"/>
                <w:bottom w:val="none" w:sz="0" w:space="0" w:color="auto"/>
                <w:right w:val="none" w:sz="0" w:space="0" w:color="auto"/>
              </w:divBdr>
            </w:div>
            <w:div w:id="246614261">
              <w:marLeft w:val="0"/>
              <w:marRight w:val="0"/>
              <w:marTop w:val="0"/>
              <w:marBottom w:val="0"/>
              <w:divBdr>
                <w:top w:val="none" w:sz="0" w:space="0" w:color="auto"/>
                <w:left w:val="none" w:sz="0" w:space="0" w:color="auto"/>
                <w:bottom w:val="none" w:sz="0" w:space="0" w:color="auto"/>
                <w:right w:val="none" w:sz="0" w:space="0" w:color="auto"/>
              </w:divBdr>
            </w:div>
            <w:div w:id="744106556">
              <w:marLeft w:val="0"/>
              <w:marRight w:val="0"/>
              <w:marTop w:val="0"/>
              <w:marBottom w:val="0"/>
              <w:divBdr>
                <w:top w:val="none" w:sz="0" w:space="0" w:color="auto"/>
                <w:left w:val="none" w:sz="0" w:space="0" w:color="auto"/>
                <w:bottom w:val="none" w:sz="0" w:space="0" w:color="auto"/>
                <w:right w:val="none" w:sz="0" w:space="0" w:color="auto"/>
              </w:divBdr>
            </w:div>
            <w:div w:id="1294143030">
              <w:marLeft w:val="0"/>
              <w:marRight w:val="0"/>
              <w:marTop w:val="0"/>
              <w:marBottom w:val="0"/>
              <w:divBdr>
                <w:top w:val="none" w:sz="0" w:space="0" w:color="auto"/>
                <w:left w:val="none" w:sz="0" w:space="0" w:color="auto"/>
                <w:bottom w:val="none" w:sz="0" w:space="0" w:color="auto"/>
                <w:right w:val="none" w:sz="0" w:space="0" w:color="auto"/>
              </w:divBdr>
            </w:div>
            <w:div w:id="692725839">
              <w:marLeft w:val="0"/>
              <w:marRight w:val="0"/>
              <w:marTop w:val="0"/>
              <w:marBottom w:val="0"/>
              <w:divBdr>
                <w:top w:val="none" w:sz="0" w:space="0" w:color="auto"/>
                <w:left w:val="none" w:sz="0" w:space="0" w:color="auto"/>
                <w:bottom w:val="none" w:sz="0" w:space="0" w:color="auto"/>
                <w:right w:val="none" w:sz="0" w:space="0" w:color="auto"/>
              </w:divBdr>
            </w:div>
            <w:div w:id="1721786716">
              <w:marLeft w:val="0"/>
              <w:marRight w:val="0"/>
              <w:marTop w:val="0"/>
              <w:marBottom w:val="0"/>
              <w:divBdr>
                <w:top w:val="none" w:sz="0" w:space="0" w:color="auto"/>
                <w:left w:val="none" w:sz="0" w:space="0" w:color="auto"/>
                <w:bottom w:val="none" w:sz="0" w:space="0" w:color="auto"/>
                <w:right w:val="none" w:sz="0" w:space="0" w:color="auto"/>
              </w:divBdr>
            </w:div>
            <w:div w:id="425274400">
              <w:marLeft w:val="0"/>
              <w:marRight w:val="0"/>
              <w:marTop w:val="0"/>
              <w:marBottom w:val="0"/>
              <w:divBdr>
                <w:top w:val="none" w:sz="0" w:space="0" w:color="auto"/>
                <w:left w:val="none" w:sz="0" w:space="0" w:color="auto"/>
                <w:bottom w:val="none" w:sz="0" w:space="0" w:color="auto"/>
                <w:right w:val="none" w:sz="0" w:space="0" w:color="auto"/>
              </w:divBdr>
            </w:div>
            <w:div w:id="1806701600">
              <w:marLeft w:val="0"/>
              <w:marRight w:val="0"/>
              <w:marTop w:val="0"/>
              <w:marBottom w:val="0"/>
              <w:divBdr>
                <w:top w:val="none" w:sz="0" w:space="0" w:color="auto"/>
                <w:left w:val="none" w:sz="0" w:space="0" w:color="auto"/>
                <w:bottom w:val="none" w:sz="0" w:space="0" w:color="auto"/>
                <w:right w:val="none" w:sz="0" w:space="0" w:color="auto"/>
              </w:divBdr>
            </w:div>
            <w:div w:id="797069540">
              <w:marLeft w:val="0"/>
              <w:marRight w:val="0"/>
              <w:marTop w:val="0"/>
              <w:marBottom w:val="0"/>
              <w:divBdr>
                <w:top w:val="none" w:sz="0" w:space="0" w:color="auto"/>
                <w:left w:val="none" w:sz="0" w:space="0" w:color="auto"/>
                <w:bottom w:val="none" w:sz="0" w:space="0" w:color="auto"/>
                <w:right w:val="none" w:sz="0" w:space="0" w:color="auto"/>
              </w:divBdr>
            </w:div>
            <w:div w:id="1617366721">
              <w:marLeft w:val="0"/>
              <w:marRight w:val="0"/>
              <w:marTop w:val="0"/>
              <w:marBottom w:val="0"/>
              <w:divBdr>
                <w:top w:val="none" w:sz="0" w:space="0" w:color="auto"/>
                <w:left w:val="none" w:sz="0" w:space="0" w:color="auto"/>
                <w:bottom w:val="none" w:sz="0" w:space="0" w:color="auto"/>
                <w:right w:val="none" w:sz="0" w:space="0" w:color="auto"/>
              </w:divBdr>
            </w:div>
            <w:div w:id="102504491">
              <w:marLeft w:val="0"/>
              <w:marRight w:val="0"/>
              <w:marTop w:val="0"/>
              <w:marBottom w:val="0"/>
              <w:divBdr>
                <w:top w:val="none" w:sz="0" w:space="0" w:color="auto"/>
                <w:left w:val="none" w:sz="0" w:space="0" w:color="auto"/>
                <w:bottom w:val="none" w:sz="0" w:space="0" w:color="auto"/>
                <w:right w:val="none" w:sz="0" w:space="0" w:color="auto"/>
              </w:divBdr>
            </w:div>
            <w:div w:id="1238905715">
              <w:marLeft w:val="0"/>
              <w:marRight w:val="0"/>
              <w:marTop w:val="0"/>
              <w:marBottom w:val="0"/>
              <w:divBdr>
                <w:top w:val="none" w:sz="0" w:space="0" w:color="auto"/>
                <w:left w:val="none" w:sz="0" w:space="0" w:color="auto"/>
                <w:bottom w:val="none" w:sz="0" w:space="0" w:color="auto"/>
                <w:right w:val="none" w:sz="0" w:space="0" w:color="auto"/>
              </w:divBdr>
            </w:div>
            <w:div w:id="1422066780">
              <w:marLeft w:val="0"/>
              <w:marRight w:val="0"/>
              <w:marTop w:val="0"/>
              <w:marBottom w:val="0"/>
              <w:divBdr>
                <w:top w:val="none" w:sz="0" w:space="0" w:color="auto"/>
                <w:left w:val="none" w:sz="0" w:space="0" w:color="auto"/>
                <w:bottom w:val="none" w:sz="0" w:space="0" w:color="auto"/>
                <w:right w:val="none" w:sz="0" w:space="0" w:color="auto"/>
              </w:divBdr>
            </w:div>
            <w:div w:id="935593886">
              <w:marLeft w:val="0"/>
              <w:marRight w:val="0"/>
              <w:marTop w:val="0"/>
              <w:marBottom w:val="0"/>
              <w:divBdr>
                <w:top w:val="none" w:sz="0" w:space="0" w:color="auto"/>
                <w:left w:val="none" w:sz="0" w:space="0" w:color="auto"/>
                <w:bottom w:val="none" w:sz="0" w:space="0" w:color="auto"/>
                <w:right w:val="none" w:sz="0" w:space="0" w:color="auto"/>
              </w:divBdr>
            </w:div>
            <w:div w:id="1268388336">
              <w:marLeft w:val="0"/>
              <w:marRight w:val="0"/>
              <w:marTop w:val="0"/>
              <w:marBottom w:val="0"/>
              <w:divBdr>
                <w:top w:val="none" w:sz="0" w:space="0" w:color="auto"/>
                <w:left w:val="none" w:sz="0" w:space="0" w:color="auto"/>
                <w:bottom w:val="none" w:sz="0" w:space="0" w:color="auto"/>
                <w:right w:val="none" w:sz="0" w:space="0" w:color="auto"/>
              </w:divBdr>
            </w:div>
            <w:div w:id="752319621">
              <w:marLeft w:val="0"/>
              <w:marRight w:val="0"/>
              <w:marTop w:val="0"/>
              <w:marBottom w:val="0"/>
              <w:divBdr>
                <w:top w:val="none" w:sz="0" w:space="0" w:color="auto"/>
                <w:left w:val="none" w:sz="0" w:space="0" w:color="auto"/>
                <w:bottom w:val="none" w:sz="0" w:space="0" w:color="auto"/>
                <w:right w:val="none" w:sz="0" w:space="0" w:color="auto"/>
              </w:divBdr>
            </w:div>
            <w:div w:id="847446330">
              <w:marLeft w:val="0"/>
              <w:marRight w:val="0"/>
              <w:marTop w:val="0"/>
              <w:marBottom w:val="0"/>
              <w:divBdr>
                <w:top w:val="none" w:sz="0" w:space="0" w:color="auto"/>
                <w:left w:val="none" w:sz="0" w:space="0" w:color="auto"/>
                <w:bottom w:val="none" w:sz="0" w:space="0" w:color="auto"/>
                <w:right w:val="none" w:sz="0" w:space="0" w:color="auto"/>
              </w:divBdr>
            </w:div>
            <w:div w:id="217520067">
              <w:marLeft w:val="0"/>
              <w:marRight w:val="0"/>
              <w:marTop w:val="0"/>
              <w:marBottom w:val="0"/>
              <w:divBdr>
                <w:top w:val="none" w:sz="0" w:space="0" w:color="auto"/>
                <w:left w:val="none" w:sz="0" w:space="0" w:color="auto"/>
                <w:bottom w:val="none" w:sz="0" w:space="0" w:color="auto"/>
                <w:right w:val="none" w:sz="0" w:space="0" w:color="auto"/>
              </w:divBdr>
            </w:div>
            <w:div w:id="727647788">
              <w:marLeft w:val="0"/>
              <w:marRight w:val="0"/>
              <w:marTop w:val="0"/>
              <w:marBottom w:val="0"/>
              <w:divBdr>
                <w:top w:val="none" w:sz="0" w:space="0" w:color="auto"/>
                <w:left w:val="none" w:sz="0" w:space="0" w:color="auto"/>
                <w:bottom w:val="none" w:sz="0" w:space="0" w:color="auto"/>
                <w:right w:val="none" w:sz="0" w:space="0" w:color="auto"/>
              </w:divBdr>
            </w:div>
            <w:div w:id="1447626302">
              <w:marLeft w:val="0"/>
              <w:marRight w:val="0"/>
              <w:marTop w:val="0"/>
              <w:marBottom w:val="0"/>
              <w:divBdr>
                <w:top w:val="none" w:sz="0" w:space="0" w:color="auto"/>
                <w:left w:val="none" w:sz="0" w:space="0" w:color="auto"/>
                <w:bottom w:val="none" w:sz="0" w:space="0" w:color="auto"/>
                <w:right w:val="none" w:sz="0" w:space="0" w:color="auto"/>
              </w:divBdr>
            </w:div>
            <w:div w:id="173809815">
              <w:marLeft w:val="0"/>
              <w:marRight w:val="0"/>
              <w:marTop w:val="0"/>
              <w:marBottom w:val="0"/>
              <w:divBdr>
                <w:top w:val="none" w:sz="0" w:space="0" w:color="auto"/>
                <w:left w:val="none" w:sz="0" w:space="0" w:color="auto"/>
                <w:bottom w:val="none" w:sz="0" w:space="0" w:color="auto"/>
                <w:right w:val="none" w:sz="0" w:space="0" w:color="auto"/>
              </w:divBdr>
            </w:div>
            <w:div w:id="1339694026">
              <w:marLeft w:val="0"/>
              <w:marRight w:val="0"/>
              <w:marTop w:val="0"/>
              <w:marBottom w:val="0"/>
              <w:divBdr>
                <w:top w:val="none" w:sz="0" w:space="0" w:color="auto"/>
                <w:left w:val="none" w:sz="0" w:space="0" w:color="auto"/>
                <w:bottom w:val="none" w:sz="0" w:space="0" w:color="auto"/>
                <w:right w:val="none" w:sz="0" w:space="0" w:color="auto"/>
              </w:divBdr>
            </w:div>
            <w:div w:id="702704885">
              <w:marLeft w:val="0"/>
              <w:marRight w:val="0"/>
              <w:marTop w:val="0"/>
              <w:marBottom w:val="0"/>
              <w:divBdr>
                <w:top w:val="none" w:sz="0" w:space="0" w:color="auto"/>
                <w:left w:val="none" w:sz="0" w:space="0" w:color="auto"/>
                <w:bottom w:val="none" w:sz="0" w:space="0" w:color="auto"/>
                <w:right w:val="none" w:sz="0" w:space="0" w:color="auto"/>
              </w:divBdr>
            </w:div>
            <w:div w:id="693387592">
              <w:marLeft w:val="0"/>
              <w:marRight w:val="0"/>
              <w:marTop w:val="0"/>
              <w:marBottom w:val="0"/>
              <w:divBdr>
                <w:top w:val="none" w:sz="0" w:space="0" w:color="auto"/>
                <w:left w:val="none" w:sz="0" w:space="0" w:color="auto"/>
                <w:bottom w:val="none" w:sz="0" w:space="0" w:color="auto"/>
                <w:right w:val="none" w:sz="0" w:space="0" w:color="auto"/>
              </w:divBdr>
            </w:div>
            <w:div w:id="1970012700">
              <w:marLeft w:val="0"/>
              <w:marRight w:val="0"/>
              <w:marTop w:val="0"/>
              <w:marBottom w:val="0"/>
              <w:divBdr>
                <w:top w:val="none" w:sz="0" w:space="0" w:color="auto"/>
                <w:left w:val="none" w:sz="0" w:space="0" w:color="auto"/>
                <w:bottom w:val="none" w:sz="0" w:space="0" w:color="auto"/>
                <w:right w:val="none" w:sz="0" w:space="0" w:color="auto"/>
              </w:divBdr>
            </w:div>
            <w:div w:id="91584595">
              <w:marLeft w:val="0"/>
              <w:marRight w:val="0"/>
              <w:marTop w:val="0"/>
              <w:marBottom w:val="0"/>
              <w:divBdr>
                <w:top w:val="none" w:sz="0" w:space="0" w:color="auto"/>
                <w:left w:val="none" w:sz="0" w:space="0" w:color="auto"/>
                <w:bottom w:val="none" w:sz="0" w:space="0" w:color="auto"/>
                <w:right w:val="none" w:sz="0" w:space="0" w:color="auto"/>
              </w:divBdr>
            </w:div>
            <w:div w:id="1133206311">
              <w:marLeft w:val="0"/>
              <w:marRight w:val="0"/>
              <w:marTop w:val="0"/>
              <w:marBottom w:val="0"/>
              <w:divBdr>
                <w:top w:val="none" w:sz="0" w:space="0" w:color="auto"/>
                <w:left w:val="none" w:sz="0" w:space="0" w:color="auto"/>
                <w:bottom w:val="none" w:sz="0" w:space="0" w:color="auto"/>
                <w:right w:val="none" w:sz="0" w:space="0" w:color="auto"/>
              </w:divBdr>
            </w:div>
            <w:div w:id="318265375">
              <w:marLeft w:val="0"/>
              <w:marRight w:val="0"/>
              <w:marTop w:val="0"/>
              <w:marBottom w:val="0"/>
              <w:divBdr>
                <w:top w:val="none" w:sz="0" w:space="0" w:color="auto"/>
                <w:left w:val="none" w:sz="0" w:space="0" w:color="auto"/>
                <w:bottom w:val="none" w:sz="0" w:space="0" w:color="auto"/>
                <w:right w:val="none" w:sz="0" w:space="0" w:color="auto"/>
              </w:divBdr>
            </w:div>
            <w:div w:id="794249248">
              <w:marLeft w:val="0"/>
              <w:marRight w:val="0"/>
              <w:marTop w:val="0"/>
              <w:marBottom w:val="0"/>
              <w:divBdr>
                <w:top w:val="none" w:sz="0" w:space="0" w:color="auto"/>
                <w:left w:val="none" w:sz="0" w:space="0" w:color="auto"/>
                <w:bottom w:val="none" w:sz="0" w:space="0" w:color="auto"/>
                <w:right w:val="none" w:sz="0" w:space="0" w:color="auto"/>
              </w:divBdr>
            </w:div>
            <w:div w:id="154956642">
              <w:marLeft w:val="0"/>
              <w:marRight w:val="0"/>
              <w:marTop w:val="0"/>
              <w:marBottom w:val="0"/>
              <w:divBdr>
                <w:top w:val="none" w:sz="0" w:space="0" w:color="auto"/>
                <w:left w:val="none" w:sz="0" w:space="0" w:color="auto"/>
                <w:bottom w:val="none" w:sz="0" w:space="0" w:color="auto"/>
                <w:right w:val="none" w:sz="0" w:space="0" w:color="auto"/>
              </w:divBdr>
            </w:div>
            <w:div w:id="347946412">
              <w:marLeft w:val="0"/>
              <w:marRight w:val="0"/>
              <w:marTop w:val="0"/>
              <w:marBottom w:val="0"/>
              <w:divBdr>
                <w:top w:val="none" w:sz="0" w:space="0" w:color="auto"/>
                <w:left w:val="none" w:sz="0" w:space="0" w:color="auto"/>
                <w:bottom w:val="none" w:sz="0" w:space="0" w:color="auto"/>
                <w:right w:val="none" w:sz="0" w:space="0" w:color="auto"/>
              </w:divBdr>
            </w:div>
            <w:div w:id="442772473">
              <w:marLeft w:val="0"/>
              <w:marRight w:val="0"/>
              <w:marTop w:val="0"/>
              <w:marBottom w:val="0"/>
              <w:divBdr>
                <w:top w:val="none" w:sz="0" w:space="0" w:color="auto"/>
                <w:left w:val="none" w:sz="0" w:space="0" w:color="auto"/>
                <w:bottom w:val="none" w:sz="0" w:space="0" w:color="auto"/>
                <w:right w:val="none" w:sz="0" w:space="0" w:color="auto"/>
              </w:divBdr>
            </w:div>
            <w:div w:id="90392799">
              <w:marLeft w:val="0"/>
              <w:marRight w:val="0"/>
              <w:marTop w:val="0"/>
              <w:marBottom w:val="0"/>
              <w:divBdr>
                <w:top w:val="none" w:sz="0" w:space="0" w:color="auto"/>
                <w:left w:val="none" w:sz="0" w:space="0" w:color="auto"/>
                <w:bottom w:val="none" w:sz="0" w:space="0" w:color="auto"/>
                <w:right w:val="none" w:sz="0" w:space="0" w:color="auto"/>
              </w:divBdr>
            </w:div>
            <w:div w:id="1068308704">
              <w:marLeft w:val="0"/>
              <w:marRight w:val="0"/>
              <w:marTop w:val="0"/>
              <w:marBottom w:val="0"/>
              <w:divBdr>
                <w:top w:val="none" w:sz="0" w:space="0" w:color="auto"/>
                <w:left w:val="none" w:sz="0" w:space="0" w:color="auto"/>
                <w:bottom w:val="none" w:sz="0" w:space="0" w:color="auto"/>
                <w:right w:val="none" w:sz="0" w:space="0" w:color="auto"/>
              </w:divBdr>
            </w:div>
            <w:div w:id="1785465534">
              <w:marLeft w:val="0"/>
              <w:marRight w:val="0"/>
              <w:marTop w:val="0"/>
              <w:marBottom w:val="0"/>
              <w:divBdr>
                <w:top w:val="none" w:sz="0" w:space="0" w:color="auto"/>
                <w:left w:val="none" w:sz="0" w:space="0" w:color="auto"/>
                <w:bottom w:val="none" w:sz="0" w:space="0" w:color="auto"/>
                <w:right w:val="none" w:sz="0" w:space="0" w:color="auto"/>
              </w:divBdr>
            </w:div>
            <w:div w:id="440688955">
              <w:marLeft w:val="0"/>
              <w:marRight w:val="0"/>
              <w:marTop w:val="0"/>
              <w:marBottom w:val="0"/>
              <w:divBdr>
                <w:top w:val="none" w:sz="0" w:space="0" w:color="auto"/>
                <w:left w:val="none" w:sz="0" w:space="0" w:color="auto"/>
                <w:bottom w:val="none" w:sz="0" w:space="0" w:color="auto"/>
                <w:right w:val="none" w:sz="0" w:space="0" w:color="auto"/>
              </w:divBdr>
            </w:div>
            <w:div w:id="798185165">
              <w:marLeft w:val="0"/>
              <w:marRight w:val="0"/>
              <w:marTop w:val="0"/>
              <w:marBottom w:val="0"/>
              <w:divBdr>
                <w:top w:val="none" w:sz="0" w:space="0" w:color="auto"/>
                <w:left w:val="none" w:sz="0" w:space="0" w:color="auto"/>
                <w:bottom w:val="none" w:sz="0" w:space="0" w:color="auto"/>
                <w:right w:val="none" w:sz="0" w:space="0" w:color="auto"/>
              </w:divBdr>
            </w:div>
            <w:div w:id="158620486">
              <w:marLeft w:val="0"/>
              <w:marRight w:val="0"/>
              <w:marTop w:val="0"/>
              <w:marBottom w:val="0"/>
              <w:divBdr>
                <w:top w:val="none" w:sz="0" w:space="0" w:color="auto"/>
                <w:left w:val="none" w:sz="0" w:space="0" w:color="auto"/>
                <w:bottom w:val="none" w:sz="0" w:space="0" w:color="auto"/>
                <w:right w:val="none" w:sz="0" w:space="0" w:color="auto"/>
              </w:divBdr>
            </w:div>
            <w:div w:id="994189846">
              <w:marLeft w:val="0"/>
              <w:marRight w:val="0"/>
              <w:marTop w:val="0"/>
              <w:marBottom w:val="0"/>
              <w:divBdr>
                <w:top w:val="none" w:sz="0" w:space="0" w:color="auto"/>
                <w:left w:val="none" w:sz="0" w:space="0" w:color="auto"/>
                <w:bottom w:val="none" w:sz="0" w:space="0" w:color="auto"/>
                <w:right w:val="none" w:sz="0" w:space="0" w:color="auto"/>
              </w:divBdr>
            </w:div>
            <w:div w:id="725303708">
              <w:marLeft w:val="0"/>
              <w:marRight w:val="0"/>
              <w:marTop w:val="0"/>
              <w:marBottom w:val="0"/>
              <w:divBdr>
                <w:top w:val="none" w:sz="0" w:space="0" w:color="auto"/>
                <w:left w:val="none" w:sz="0" w:space="0" w:color="auto"/>
                <w:bottom w:val="none" w:sz="0" w:space="0" w:color="auto"/>
                <w:right w:val="none" w:sz="0" w:space="0" w:color="auto"/>
              </w:divBdr>
            </w:div>
            <w:div w:id="434373397">
              <w:marLeft w:val="0"/>
              <w:marRight w:val="0"/>
              <w:marTop w:val="0"/>
              <w:marBottom w:val="0"/>
              <w:divBdr>
                <w:top w:val="none" w:sz="0" w:space="0" w:color="auto"/>
                <w:left w:val="none" w:sz="0" w:space="0" w:color="auto"/>
                <w:bottom w:val="none" w:sz="0" w:space="0" w:color="auto"/>
                <w:right w:val="none" w:sz="0" w:space="0" w:color="auto"/>
              </w:divBdr>
            </w:div>
            <w:div w:id="896011548">
              <w:marLeft w:val="0"/>
              <w:marRight w:val="0"/>
              <w:marTop w:val="0"/>
              <w:marBottom w:val="0"/>
              <w:divBdr>
                <w:top w:val="none" w:sz="0" w:space="0" w:color="auto"/>
                <w:left w:val="none" w:sz="0" w:space="0" w:color="auto"/>
                <w:bottom w:val="none" w:sz="0" w:space="0" w:color="auto"/>
                <w:right w:val="none" w:sz="0" w:space="0" w:color="auto"/>
              </w:divBdr>
            </w:div>
            <w:div w:id="1861582019">
              <w:marLeft w:val="0"/>
              <w:marRight w:val="0"/>
              <w:marTop w:val="0"/>
              <w:marBottom w:val="0"/>
              <w:divBdr>
                <w:top w:val="none" w:sz="0" w:space="0" w:color="auto"/>
                <w:left w:val="none" w:sz="0" w:space="0" w:color="auto"/>
                <w:bottom w:val="none" w:sz="0" w:space="0" w:color="auto"/>
                <w:right w:val="none" w:sz="0" w:space="0" w:color="auto"/>
              </w:divBdr>
            </w:div>
            <w:div w:id="2103989633">
              <w:marLeft w:val="0"/>
              <w:marRight w:val="0"/>
              <w:marTop w:val="0"/>
              <w:marBottom w:val="0"/>
              <w:divBdr>
                <w:top w:val="none" w:sz="0" w:space="0" w:color="auto"/>
                <w:left w:val="none" w:sz="0" w:space="0" w:color="auto"/>
                <w:bottom w:val="none" w:sz="0" w:space="0" w:color="auto"/>
                <w:right w:val="none" w:sz="0" w:space="0" w:color="auto"/>
              </w:divBdr>
            </w:div>
            <w:div w:id="1555581670">
              <w:marLeft w:val="0"/>
              <w:marRight w:val="0"/>
              <w:marTop w:val="0"/>
              <w:marBottom w:val="0"/>
              <w:divBdr>
                <w:top w:val="none" w:sz="0" w:space="0" w:color="auto"/>
                <w:left w:val="none" w:sz="0" w:space="0" w:color="auto"/>
                <w:bottom w:val="none" w:sz="0" w:space="0" w:color="auto"/>
                <w:right w:val="none" w:sz="0" w:space="0" w:color="auto"/>
              </w:divBdr>
            </w:div>
            <w:div w:id="98573829">
              <w:marLeft w:val="0"/>
              <w:marRight w:val="0"/>
              <w:marTop w:val="0"/>
              <w:marBottom w:val="0"/>
              <w:divBdr>
                <w:top w:val="none" w:sz="0" w:space="0" w:color="auto"/>
                <w:left w:val="none" w:sz="0" w:space="0" w:color="auto"/>
                <w:bottom w:val="none" w:sz="0" w:space="0" w:color="auto"/>
                <w:right w:val="none" w:sz="0" w:space="0" w:color="auto"/>
              </w:divBdr>
            </w:div>
            <w:div w:id="619261552">
              <w:marLeft w:val="0"/>
              <w:marRight w:val="0"/>
              <w:marTop w:val="0"/>
              <w:marBottom w:val="0"/>
              <w:divBdr>
                <w:top w:val="none" w:sz="0" w:space="0" w:color="auto"/>
                <w:left w:val="none" w:sz="0" w:space="0" w:color="auto"/>
                <w:bottom w:val="none" w:sz="0" w:space="0" w:color="auto"/>
                <w:right w:val="none" w:sz="0" w:space="0" w:color="auto"/>
              </w:divBdr>
            </w:div>
            <w:div w:id="514267698">
              <w:marLeft w:val="0"/>
              <w:marRight w:val="0"/>
              <w:marTop w:val="0"/>
              <w:marBottom w:val="0"/>
              <w:divBdr>
                <w:top w:val="none" w:sz="0" w:space="0" w:color="auto"/>
                <w:left w:val="none" w:sz="0" w:space="0" w:color="auto"/>
                <w:bottom w:val="none" w:sz="0" w:space="0" w:color="auto"/>
                <w:right w:val="none" w:sz="0" w:space="0" w:color="auto"/>
              </w:divBdr>
            </w:div>
            <w:div w:id="14045961">
              <w:marLeft w:val="0"/>
              <w:marRight w:val="0"/>
              <w:marTop w:val="0"/>
              <w:marBottom w:val="0"/>
              <w:divBdr>
                <w:top w:val="none" w:sz="0" w:space="0" w:color="auto"/>
                <w:left w:val="none" w:sz="0" w:space="0" w:color="auto"/>
                <w:bottom w:val="none" w:sz="0" w:space="0" w:color="auto"/>
                <w:right w:val="none" w:sz="0" w:space="0" w:color="auto"/>
              </w:divBdr>
            </w:div>
            <w:div w:id="369458826">
              <w:marLeft w:val="0"/>
              <w:marRight w:val="0"/>
              <w:marTop w:val="0"/>
              <w:marBottom w:val="0"/>
              <w:divBdr>
                <w:top w:val="none" w:sz="0" w:space="0" w:color="auto"/>
                <w:left w:val="none" w:sz="0" w:space="0" w:color="auto"/>
                <w:bottom w:val="none" w:sz="0" w:space="0" w:color="auto"/>
                <w:right w:val="none" w:sz="0" w:space="0" w:color="auto"/>
              </w:divBdr>
            </w:div>
            <w:div w:id="826436583">
              <w:marLeft w:val="0"/>
              <w:marRight w:val="0"/>
              <w:marTop w:val="0"/>
              <w:marBottom w:val="0"/>
              <w:divBdr>
                <w:top w:val="none" w:sz="0" w:space="0" w:color="auto"/>
                <w:left w:val="none" w:sz="0" w:space="0" w:color="auto"/>
                <w:bottom w:val="none" w:sz="0" w:space="0" w:color="auto"/>
                <w:right w:val="none" w:sz="0" w:space="0" w:color="auto"/>
              </w:divBdr>
            </w:div>
            <w:div w:id="528614775">
              <w:marLeft w:val="0"/>
              <w:marRight w:val="0"/>
              <w:marTop w:val="0"/>
              <w:marBottom w:val="0"/>
              <w:divBdr>
                <w:top w:val="none" w:sz="0" w:space="0" w:color="auto"/>
                <w:left w:val="none" w:sz="0" w:space="0" w:color="auto"/>
                <w:bottom w:val="none" w:sz="0" w:space="0" w:color="auto"/>
                <w:right w:val="none" w:sz="0" w:space="0" w:color="auto"/>
              </w:divBdr>
            </w:div>
            <w:div w:id="502889934">
              <w:marLeft w:val="0"/>
              <w:marRight w:val="0"/>
              <w:marTop w:val="0"/>
              <w:marBottom w:val="0"/>
              <w:divBdr>
                <w:top w:val="none" w:sz="0" w:space="0" w:color="auto"/>
                <w:left w:val="none" w:sz="0" w:space="0" w:color="auto"/>
                <w:bottom w:val="none" w:sz="0" w:space="0" w:color="auto"/>
                <w:right w:val="none" w:sz="0" w:space="0" w:color="auto"/>
              </w:divBdr>
            </w:div>
            <w:div w:id="2039499191">
              <w:marLeft w:val="0"/>
              <w:marRight w:val="0"/>
              <w:marTop w:val="0"/>
              <w:marBottom w:val="0"/>
              <w:divBdr>
                <w:top w:val="none" w:sz="0" w:space="0" w:color="auto"/>
                <w:left w:val="none" w:sz="0" w:space="0" w:color="auto"/>
                <w:bottom w:val="none" w:sz="0" w:space="0" w:color="auto"/>
                <w:right w:val="none" w:sz="0" w:space="0" w:color="auto"/>
              </w:divBdr>
            </w:div>
            <w:div w:id="470562757">
              <w:marLeft w:val="0"/>
              <w:marRight w:val="0"/>
              <w:marTop w:val="0"/>
              <w:marBottom w:val="0"/>
              <w:divBdr>
                <w:top w:val="none" w:sz="0" w:space="0" w:color="auto"/>
                <w:left w:val="none" w:sz="0" w:space="0" w:color="auto"/>
                <w:bottom w:val="none" w:sz="0" w:space="0" w:color="auto"/>
                <w:right w:val="none" w:sz="0" w:space="0" w:color="auto"/>
              </w:divBdr>
            </w:div>
            <w:div w:id="349838484">
              <w:marLeft w:val="0"/>
              <w:marRight w:val="0"/>
              <w:marTop w:val="0"/>
              <w:marBottom w:val="0"/>
              <w:divBdr>
                <w:top w:val="none" w:sz="0" w:space="0" w:color="auto"/>
                <w:left w:val="none" w:sz="0" w:space="0" w:color="auto"/>
                <w:bottom w:val="none" w:sz="0" w:space="0" w:color="auto"/>
                <w:right w:val="none" w:sz="0" w:space="0" w:color="auto"/>
              </w:divBdr>
            </w:div>
            <w:div w:id="1613589516">
              <w:marLeft w:val="0"/>
              <w:marRight w:val="0"/>
              <w:marTop w:val="0"/>
              <w:marBottom w:val="0"/>
              <w:divBdr>
                <w:top w:val="none" w:sz="0" w:space="0" w:color="auto"/>
                <w:left w:val="none" w:sz="0" w:space="0" w:color="auto"/>
                <w:bottom w:val="none" w:sz="0" w:space="0" w:color="auto"/>
                <w:right w:val="none" w:sz="0" w:space="0" w:color="auto"/>
              </w:divBdr>
            </w:div>
            <w:div w:id="911548755">
              <w:marLeft w:val="0"/>
              <w:marRight w:val="0"/>
              <w:marTop w:val="0"/>
              <w:marBottom w:val="0"/>
              <w:divBdr>
                <w:top w:val="none" w:sz="0" w:space="0" w:color="auto"/>
                <w:left w:val="none" w:sz="0" w:space="0" w:color="auto"/>
                <w:bottom w:val="none" w:sz="0" w:space="0" w:color="auto"/>
                <w:right w:val="none" w:sz="0" w:space="0" w:color="auto"/>
              </w:divBdr>
            </w:div>
            <w:div w:id="2085253234">
              <w:marLeft w:val="0"/>
              <w:marRight w:val="0"/>
              <w:marTop w:val="0"/>
              <w:marBottom w:val="0"/>
              <w:divBdr>
                <w:top w:val="none" w:sz="0" w:space="0" w:color="auto"/>
                <w:left w:val="none" w:sz="0" w:space="0" w:color="auto"/>
                <w:bottom w:val="none" w:sz="0" w:space="0" w:color="auto"/>
                <w:right w:val="none" w:sz="0" w:space="0" w:color="auto"/>
              </w:divBdr>
            </w:div>
            <w:div w:id="1940723689">
              <w:marLeft w:val="0"/>
              <w:marRight w:val="0"/>
              <w:marTop w:val="0"/>
              <w:marBottom w:val="0"/>
              <w:divBdr>
                <w:top w:val="none" w:sz="0" w:space="0" w:color="auto"/>
                <w:left w:val="none" w:sz="0" w:space="0" w:color="auto"/>
                <w:bottom w:val="none" w:sz="0" w:space="0" w:color="auto"/>
                <w:right w:val="none" w:sz="0" w:space="0" w:color="auto"/>
              </w:divBdr>
            </w:div>
            <w:div w:id="1225411031">
              <w:marLeft w:val="0"/>
              <w:marRight w:val="0"/>
              <w:marTop w:val="0"/>
              <w:marBottom w:val="0"/>
              <w:divBdr>
                <w:top w:val="none" w:sz="0" w:space="0" w:color="auto"/>
                <w:left w:val="none" w:sz="0" w:space="0" w:color="auto"/>
                <w:bottom w:val="none" w:sz="0" w:space="0" w:color="auto"/>
                <w:right w:val="none" w:sz="0" w:space="0" w:color="auto"/>
              </w:divBdr>
            </w:div>
            <w:div w:id="1378507059">
              <w:marLeft w:val="0"/>
              <w:marRight w:val="0"/>
              <w:marTop w:val="0"/>
              <w:marBottom w:val="0"/>
              <w:divBdr>
                <w:top w:val="none" w:sz="0" w:space="0" w:color="auto"/>
                <w:left w:val="none" w:sz="0" w:space="0" w:color="auto"/>
                <w:bottom w:val="none" w:sz="0" w:space="0" w:color="auto"/>
                <w:right w:val="none" w:sz="0" w:space="0" w:color="auto"/>
              </w:divBdr>
            </w:div>
            <w:div w:id="152182166">
              <w:marLeft w:val="0"/>
              <w:marRight w:val="0"/>
              <w:marTop w:val="0"/>
              <w:marBottom w:val="0"/>
              <w:divBdr>
                <w:top w:val="none" w:sz="0" w:space="0" w:color="auto"/>
                <w:left w:val="none" w:sz="0" w:space="0" w:color="auto"/>
                <w:bottom w:val="none" w:sz="0" w:space="0" w:color="auto"/>
                <w:right w:val="none" w:sz="0" w:space="0" w:color="auto"/>
              </w:divBdr>
            </w:div>
            <w:div w:id="448281604">
              <w:marLeft w:val="0"/>
              <w:marRight w:val="0"/>
              <w:marTop w:val="0"/>
              <w:marBottom w:val="0"/>
              <w:divBdr>
                <w:top w:val="none" w:sz="0" w:space="0" w:color="auto"/>
                <w:left w:val="none" w:sz="0" w:space="0" w:color="auto"/>
                <w:bottom w:val="none" w:sz="0" w:space="0" w:color="auto"/>
                <w:right w:val="none" w:sz="0" w:space="0" w:color="auto"/>
              </w:divBdr>
            </w:div>
            <w:div w:id="2057468261">
              <w:marLeft w:val="0"/>
              <w:marRight w:val="0"/>
              <w:marTop w:val="0"/>
              <w:marBottom w:val="0"/>
              <w:divBdr>
                <w:top w:val="none" w:sz="0" w:space="0" w:color="auto"/>
                <w:left w:val="none" w:sz="0" w:space="0" w:color="auto"/>
                <w:bottom w:val="none" w:sz="0" w:space="0" w:color="auto"/>
                <w:right w:val="none" w:sz="0" w:space="0" w:color="auto"/>
              </w:divBdr>
            </w:div>
            <w:div w:id="952518077">
              <w:marLeft w:val="0"/>
              <w:marRight w:val="0"/>
              <w:marTop w:val="0"/>
              <w:marBottom w:val="0"/>
              <w:divBdr>
                <w:top w:val="none" w:sz="0" w:space="0" w:color="auto"/>
                <w:left w:val="none" w:sz="0" w:space="0" w:color="auto"/>
                <w:bottom w:val="none" w:sz="0" w:space="0" w:color="auto"/>
                <w:right w:val="none" w:sz="0" w:space="0" w:color="auto"/>
              </w:divBdr>
            </w:div>
            <w:div w:id="2082411863">
              <w:marLeft w:val="0"/>
              <w:marRight w:val="0"/>
              <w:marTop w:val="0"/>
              <w:marBottom w:val="0"/>
              <w:divBdr>
                <w:top w:val="none" w:sz="0" w:space="0" w:color="auto"/>
                <w:left w:val="none" w:sz="0" w:space="0" w:color="auto"/>
                <w:bottom w:val="none" w:sz="0" w:space="0" w:color="auto"/>
                <w:right w:val="none" w:sz="0" w:space="0" w:color="auto"/>
              </w:divBdr>
            </w:div>
            <w:div w:id="1031684740">
              <w:marLeft w:val="0"/>
              <w:marRight w:val="0"/>
              <w:marTop w:val="0"/>
              <w:marBottom w:val="0"/>
              <w:divBdr>
                <w:top w:val="none" w:sz="0" w:space="0" w:color="auto"/>
                <w:left w:val="none" w:sz="0" w:space="0" w:color="auto"/>
                <w:bottom w:val="none" w:sz="0" w:space="0" w:color="auto"/>
                <w:right w:val="none" w:sz="0" w:space="0" w:color="auto"/>
              </w:divBdr>
            </w:div>
            <w:div w:id="1819177966">
              <w:marLeft w:val="0"/>
              <w:marRight w:val="0"/>
              <w:marTop w:val="0"/>
              <w:marBottom w:val="0"/>
              <w:divBdr>
                <w:top w:val="none" w:sz="0" w:space="0" w:color="auto"/>
                <w:left w:val="none" w:sz="0" w:space="0" w:color="auto"/>
                <w:bottom w:val="none" w:sz="0" w:space="0" w:color="auto"/>
                <w:right w:val="none" w:sz="0" w:space="0" w:color="auto"/>
              </w:divBdr>
            </w:div>
            <w:div w:id="645161611">
              <w:marLeft w:val="0"/>
              <w:marRight w:val="0"/>
              <w:marTop w:val="0"/>
              <w:marBottom w:val="0"/>
              <w:divBdr>
                <w:top w:val="none" w:sz="0" w:space="0" w:color="auto"/>
                <w:left w:val="none" w:sz="0" w:space="0" w:color="auto"/>
                <w:bottom w:val="none" w:sz="0" w:space="0" w:color="auto"/>
                <w:right w:val="none" w:sz="0" w:space="0" w:color="auto"/>
              </w:divBdr>
            </w:div>
            <w:div w:id="306668663">
              <w:marLeft w:val="0"/>
              <w:marRight w:val="0"/>
              <w:marTop w:val="0"/>
              <w:marBottom w:val="0"/>
              <w:divBdr>
                <w:top w:val="none" w:sz="0" w:space="0" w:color="auto"/>
                <w:left w:val="none" w:sz="0" w:space="0" w:color="auto"/>
                <w:bottom w:val="none" w:sz="0" w:space="0" w:color="auto"/>
                <w:right w:val="none" w:sz="0" w:space="0" w:color="auto"/>
              </w:divBdr>
            </w:div>
            <w:div w:id="1078399790">
              <w:marLeft w:val="0"/>
              <w:marRight w:val="0"/>
              <w:marTop w:val="0"/>
              <w:marBottom w:val="0"/>
              <w:divBdr>
                <w:top w:val="none" w:sz="0" w:space="0" w:color="auto"/>
                <w:left w:val="none" w:sz="0" w:space="0" w:color="auto"/>
                <w:bottom w:val="none" w:sz="0" w:space="0" w:color="auto"/>
                <w:right w:val="none" w:sz="0" w:space="0" w:color="auto"/>
              </w:divBdr>
            </w:div>
            <w:div w:id="1542597147">
              <w:marLeft w:val="0"/>
              <w:marRight w:val="0"/>
              <w:marTop w:val="0"/>
              <w:marBottom w:val="0"/>
              <w:divBdr>
                <w:top w:val="none" w:sz="0" w:space="0" w:color="auto"/>
                <w:left w:val="none" w:sz="0" w:space="0" w:color="auto"/>
                <w:bottom w:val="none" w:sz="0" w:space="0" w:color="auto"/>
                <w:right w:val="none" w:sz="0" w:space="0" w:color="auto"/>
              </w:divBdr>
            </w:div>
            <w:div w:id="1638951009">
              <w:marLeft w:val="0"/>
              <w:marRight w:val="0"/>
              <w:marTop w:val="0"/>
              <w:marBottom w:val="0"/>
              <w:divBdr>
                <w:top w:val="none" w:sz="0" w:space="0" w:color="auto"/>
                <w:left w:val="none" w:sz="0" w:space="0" w:color="auto"/>
                <w:bottom w:val="none" w:sz="0" w:space="0" w:color="auto"/>
                <w:right w:val="none" w:sz="0" w:space="0" w:color="auto"/>
              </w:divBdr>
            </w:div>
            <w:div w:id="144318213">
              <w:marLeft w:val="0"/>
              <w:marRight w:val="0"/>
              <w:marTop w:val="0"/>
              <w:marBottom w:val="0"/>
              <w:divBdr>
                <w:top w:val="none" w:sz="0" w:space="0" w:color="auto"/>
                <w:left w:val="none" w:sz="0" w:space="0" w:color="auto"/>
                <w:bottom w:val="none" w:sz="0" w:space="0" w:color="auto"/>
                <w:right w:val="none" w:sz="0" w:space="0" w:color="auto"/>
              </w:divBdr>
            </w:div>
            <w:div w:id="91053852">
              <w:marLeft w:val="0"/>
              <w:marRight w:val="0"/>
              <w:marTop w:val="0"/>
              <w:marBottom w:val="0"/>
              <w:divBdr>
                <w:top w:val="none" w:sz="0" w:space="0" w:color="auto"/>
                <w:left w:val="none" w:sz="0" w:space="0" w:color="auto"/>
                <w:bottom w:val="none" w:sz="0" w:space="0" w:color="auto"/>
                <w:right w:val="none" w:sz="0" w:space="0" w:color="auto"/>
              </w:divBdr>
            </w:div>
            <w:div w:id="1806073275">
              <w:marLeft w:val="0"/>
              <w:marRight w:val="0"/>
              <w:marTop w:val="0"/>
              <w:marBottom w:val="0"/>
              <w:divBdr>
                <w:top w:val="none" w:sz="0" w:space="0" w:color="auto"/>
                <w:left w:val="none" w:sz="0" w:space="0" w:color="auto"/>
                <w:bottom w:val="none" w:sz="0" w:space="0" w:color="auto"/>
                <w:right w:val="none" w:sz="0" w:space="0" w:color="auto"/>
              </w:divBdr>
            </w:div>
            <w:div w:id="446243091">
              <w:marLeft w:val="0"/>
              <w:marRight w:val="0"/>
              <w:marTop w:val="0"/>
              <w:marBottom w:val="0"/>
              <w:divBdr>
                <w:top w:val="none" w:sz="0" w:space="0" w:color="auto"/>
                <w:left w:val="none" w:sz="0" w:space="0" w:color="auto"/>
                <w:bottom w:val="none" w:sz="0" w:space="0" w:color="auto"/>
                <w:right w:val="none" w:sz="0" w:space="0" w:color="auto"/>
              </w:divBdr>
            </w:div>
            <w:div w:id="1557542269">
              <w:marLeft w:val="0"/>
              <w:marRight w:val="0"/>
              <w:marTop w:val="0"/>
              <w:marBottom w:val="0"/>
              <w:divBdr>
                <w:top w:val="none" w:sz="0" w:space="0" w:color="auto"/>
                <w:left w:val="none" w:sz="0" w:space="0" w:color="auto"/>
                <w:bottom w:val="none" w:sz="0" w:space="0" w:color="auto"/>
                <w:right w:val="none" w:sz="0" w:space="0" w:color="auto"/>
              </w:divBdr>
            </w:div>
            <w:div w:id="118649601">
              <w:marLeft w:val="0"/>
              <w:marRight w:val="0"/>
              <w:marTop w:val="0"/>
              <w:marBottom w:val="0"/>
              <w:divBdr>
                <w:top w:val="none" w:sz="0" w:space="0" w:color="auto"/>
                <w:left w:val="none" w:sz="0" w:space="0" w:color="auto"/>
                <w:bottom w:val="none" w:sz="0" w:space="0" w:color="auto"/>
                <w:right w:val="none" w:sz="0" w:space="0" w:color="auto"/>
              </w:divBdr>
            </w:div>
            <w:div w:id="672538440">
              <w:marLeft w:val="0"/>
              <w:marRight w:val="0"/>
              <w:marTop w:val="0"/>
              <w:marBottom w:val="0"/>
              <w:divBdr>
                <w:top w:val="none" w:sz="0" w:space="0" w:color="auto"/>
                <w:left w:val="none" w:sz="0" w:space="0" w:color="auto"/>
                <w:bottom w:val="none" w:sz="0" w:space="0" w:color="auto"/>
                <w:right w:val="none" w:sz="0" w:space="0" w:color="auto"/>
              </w:divBdr>
            </w:div>
            <w:div w:id="640841233">
              <w:marLeft w:val="0"/>
              <w:marRight w:val="0"/>
              <w:marTop w:val="0"/>
              <w:marBottom w:val="0"/>
              <w:divBdr>
                <w:top w:val="none" w:sz="0" w:space="0" w:color="auto"/>
                <w:left w:val="none" w:sz="0" w:space="0" w:color="auto"/>
                <w:bottom w:val="none" w:sz="0" w:space="0" w:color="auto"/>
                <w:right w:val="none" w:sz="0" w:space="0" w:color="auto"/>
              </w:divBdr>
            </w:div>
            <w:div w:id="381945160">
              <w:marLeft w:val="0"/>
              <w:marRight w:val="0"/>
              <w:marTop w:val="0"/>
              <w:marBottom w:val="0"/>
              <w:divBdr>
                <w:top w:val="none" w:sz="0" w:space="0" w:color="auto"/>
                <w:left w:val="none" w:sz="0" w:space="0" w:color="auto"/>
                <w:bottom w:val="none" w:sz="0" w:space="0" w:color="auto"/>
                <w:right w:val="none" w:sz="0" w:space="0" w:color="auto"/>
              </w:divBdr>
            </w:div>
            <w:div w:id="705326734">
              <w:marLeft w:val="0"/>
              <w:marRight w:val="0"/>
              <w:marTop w:val="0"/>
              <w:marBottom w:val="0"/>
              <w:divBdr>
                <w:top w:val="none" w:sz="0" w:space="0" w:color="auto"/>
                <w:left w:val="none" w:sz="0" w:space="0" w:color="auto"/>
                <w:bottom w:val="none" w:sz="0" w:space="0" w:color="auto"/>
                <w:right w:val="none" w:sz="0" w:space="0" w:color="auto"/>
              </w:divBdr>
            </w:div>
            <w:div w:id="1750350812">
              <w:marLeft w:val="0"/>
              <w:marRight w:val="0"/>
              <w:marTop w:val="0"/>
              <w:marBottom w:val="0"/>
              <w:divBdr>
                <w:top w:val="none" w:sz="0" w:space="0" w:color="auto"/>
                <w:left w:val="none" w:sz="0" w:space="0" w:color="auto"/>
                <w:bottom w:val="none" w:sz="0" w:space="0" w:color="auto"/>
                <w:right w:val="none" w:sz="0" w:space="0" w:color="auto"/>
              </w:divBdr>
            </w:div>
            <w:div w:id="150293153">
              <w:marLeft w:val="0"/>
              <w:marRight w:val="0"/>
              <w:marTop w:val="0"/>
              <w:marBottom w:val="0"/>
              <w:divBdr>
                <w:top w:val="none" w:sz="0" w:space="0" w:color="auto"/>
                <w:left w:val="none" w:sz="0" w:space="0" w:color="auto"/>
                <w:bottom w:val="none" w:sz="0" w:space="0" w:color="auto"/>
                <w:right w:val="none" w:sz="0" w:space="0" w:color="auto"/>
              </w:divBdr>
            </w:div>
            <w:div w:id="761032072">
              <w:marLeft w:val="0"/>
              <w:marRight w:val="0"/>
              <w:marTop w:val="0"/>
              <w:marBottom w:val="0"/>
              <w:divBdr>
                <w:top w:val="none" w:sz="0" w:space="0" w:color="auto"/>
                <w:left w:val="none" w:sz="0" w:space="0" w:color="auto"/>
                <w:bottom w:val="none" w:sz="0" w:space="0" w:color="auto"/>
                <w:right w:val="none" w:sz="0" w:space="0" w:color="auto"/>
              </w:divBdr>
            </w:div>
            <w:div w:id="686442119">
              <w:marLeft w:val="0"/>
              <w:marRight w:val="0"/>
              <w:marTop w:val="0"/>
              <w:marBottom w:val="0"/>
              <w:divBdr>
                <w:top w:val="none" w:sz="0" w:space="0" w:color="auto"/>
                <w:left w:val="none" w:sz="0" w:space="0" w:color="auto"/>
                <w:bottom w:val="none" w:sz="0" w:space="0" w:color="auto"/>
                <w:right w:val="none" w:sz="0" w:space="0" w:color="auto"/>
              </w:divBdr>
              <w:divsChild>
                <w:div w:id="710425875">
                  <w:marLeft w:val="0"/>
                  <w:marRight w:val="0"/>
                  <w:marTop w:val="0"/>
                  <w:marBottom w:val="0"/>
                  <w:divBdr>
                    <w:top w:val="none" w:sz="0" w:space="0" w:color="auto"/>
                    <w:left w:val="none" w:sz="0" w:space="0" w:color="auto"/>
                    <w:bottom w:val="none" w:sz="0" w:space="0" w:color="auto"/>
                    <w:right w:val="none" w:sz="0" w:space="0" w:color="auto"/>
                  </w:divBdr>
                </w:div>
                <w:div w:id="279461211">
                  <w:marLeft w:val="0"/>
                  <w:marRight w:val="0"/>
                  <w:marTop w:val="0"/>
                  <w:marBottom w:val="0"/>
                  <w:divBdr>
                    <w:top w:val="none" w:sz="0" w:space="0" w:color="auto"/>
                    <w:left w:val="none" w:sz="0" w:space="0" w:color="auto"/>
                    <w:bottom w:val="none" w:sz="0" w:space="0" w:color="auto"/>
                    <w:right w:val="none" w:sz="0" w:space="0" w:color="auto"/>
                  </w:divBdr>
                </w:div>
                <w:div w:id="1726098090">
                  <w:marLeft w:val="0"/>
                  <w:marRight w:val="0"/>
                  <w:marTop w:val="0"/>
                  <w:marBottom w:val="0"/>
                  <w:divBdr>
                    <w:top w:val="none" w:sz="0" w:space="0" w:color="auto"/>
                    <w:left w:val="none" w:sz="0" w:space="0" w:color="auto"/>
                    <w:bottom w:val="none" w:sz="0" w:space="0" w:color="auto"/>
                    <w:right w:val="none" w:sz="0" w:space="0" w:color="auto"/>
                  </w:divBdr>
                </w:div>
                <w:div w:id="1133253013">
                  <w:marLeft w:val="0"/>
                  <w:marRight w:val="0"/>
                  <w:marTop w:val="0"/>
                  <w:marBottom w:val="0"/>
                  <w:divBdr>
                    <w:top w:val="none" w:sz="0" w:space="0" w:color="auto"/>
                    <w:left w:val="none" w:sz="0" w:space="0" w:color="auto"/>
                    <w:bottom w:val="none" w:sz="0" w:space="0" w:color="auto"/>
                    <w:right w:val="none" w:sz="0" w:space="0" w:color="auto"/>
                  </w:divBdr>
                </w:div>
              </w:divsChild>
            </w:div>
            <w:div w:id="1383137939">
              <w:marLeft w:val="0"/>
              <w:marRight w:val="0"/>
              <w:marTop w:val="0"/>
              <w:marBottom w:val="0"/>
              <w:divBdr>
                <w:top w:val="none" w:sz="0" w:space="0" w:color="auto"/>
                <w:left w:val="none" w:sz="0" w:space="0" w:color="auto"/>
                <w:bottom w:val="none" w:sz="0" w:space="0" w:color="auto"/>
                <w:right w:val="none" w:sz="0" w:space="0" w:color="auto"/>
              </w:divBdr>
            </w:div>
            <w:div w:id="1111051002">
              <w:marLeft w:val="0"/>
              <w:marRight w:val="0"/>
              <w:marTop w:val="0"/>
              <w:marBottom w:val="0"/>
              <w:divBdr>
                <w:top w:val="none" w:sz="0" w:space="0" w:color="auto"/>
                <w:left w:val="none" w:sz="0" w:space="0" w:color="auto"/>
                <w:bottom w:val="none" w:sz="0" w:space="0" w:color="auto"/>
                <w:right w:val="none" w:sz="0" w:space="0" w:color="auto"/>
              </w:divBdr>
            </w:div>
            <w:div w:id="1848641380">
              <w:marLeft w:val="0"/>
              <w:marRight w:val="0"/>
              <w:marTop w:val="0"/>
              <w:marBottom w:val="0"/>
              <w:divBdr>
                <w:top w:val="none" w:sz="0" w:space="0" w:color="auto"/>
                <w:left w:val="none" w:sz="0" w:space="0" w:color="auto"/>
                <w:bottom w:val="none" w:sz="0" w:space="0" w:color="auto"/>
                <w:right w:val="none" w:sz="0" w:space="0" w:color="auto"/>
              </w:divBdr>
            </w:div>
            <w:div w:id="149493270">
              <w:marLeft w:val="0"/>
              <w:marRight w:val="0"/>
              <w:marTop w:val="0"/>
              <w:marBottom w:val="0"/>
              <w:divBdr>
                <w:top w:val="none" w:sz="0" w:space="0" w:color="auto"/>
                <w:left w:val="none" w:sz="0" w:space="0" w:color="auto"/>
                <w:bottom w:val="none" w:sz="0" w:space="0" w:color="auto"/>
                <w:right w:val="none" w:sz="0" w:space="0" w:color="auto"/>
              </w:divBdr>
            </w:div>
            <w:div w:id="1235160550">
              <w:marLeft w:val="0"/>
              <w:marRight w:val="0"/>
              <w:marTop w:val="0"/>
              <w:marBottom w:val="0"/>
              <w:divBdr>
                <w:top w:val="none" w:sz="0" w:space="0" w:color="auto"/>
                <w:left w:val="none" w:sz="0" w:space="0" w:color="auto"/>
                <w:bottom w:val="none" w:sz="0" w:space="0" w:color="auto"/>
                <w:right w:val="none" w:sz="0" w:space="0" w:color="auto"/>
              </w:divBdr>
            </w:div>
            <w:div w:id="1060135747">
              <w:marLeft w:val="0"/>
              <w:marRight w:val="0"/>
              <w:marTop w:val="0"/>
              <w:marBottom w:val="0"/>
              <w:divBdr>
                <w:top w:val="none" w:sz="0" w:space="0" w:color="auto"/>
                <w:left w:val="none" w:sz="0" w:space="0" w:color="auto"/>
                <w:bottom w:val="none" w:sz="0" w:space="0" w:color="auto"/>
                <w:right w:val="none" w:sz="0" w:space="0" w:color="auto"/>
              </w:divBdr>
            </w:div>
            <w:div w:id="941304559">
              <w:marLeft w:val="0"/>
              <w:marRight w:val="0"/>
              <w:marTop w:val="0"/>
              <w:marBottom w:val="0"/>
              <w:divBdr>
                <w:top w:val="none" w:sz="0" w:space="0" w:color="auto"/>
                <w:left w:val="none" w:sz="0" w:space="0" w:color="auto"/>
                <w:bottom w:val="none" w:sz="0" w:space="0" w:color="auto"/>
                <w:right w:val="none" w:sz="0" w:space="0" w:color="auto"/>
              </w:divBdr>
            </w:div>
            <w:div w:id="733048230">
              <w:marLeft w:val="0"/>
              <w:marRight w:val="0"/>
              <w:marTop w:val="0"/>
              <w:marBottom w:val="0"/>
              <w:divBdr>
                <w:top w:val="none" w:sz="0" w:space="0" w:color="auto"/>
                <w:left w:val="none" w:sz="0" w:space="0" w:color="auto"/>
                <w:bottom w:val="none" w:sz="0" w:space="0" w:color="auto"/>
                <w:right w:val="none" w:sz="0" w:space="0" w:color="auto"/>
              </w:divBdr>
            </w:div>
            <w:div w:id="602958738">
              <w:marLeft w:val="0"/>
              <w:marRight w:val="0"/>
              <w:marTop w:val="0"/>
              <w:marBottom w:val="0"/>
              <w:divBdr>
                <w:top w:val="none" w:sz="0" w:space="0" w:color="auto"/>
                <w:left w:val="none" w:sz="0" w:space="0" w:color="auto"/>
                <w:bottom w:val="none" w:sz="0" w:space="0" w:color="auto"/>
                <w:right w:val="none" w:sz="0" w:space="0" w:color="auto"/>
              </w:divBdr>
            </w:div>
            <w:div w:id="2057896062">
              <w:marLeft w:val="0"/>
              <w:marRight w:val="0"/>
              <w:marTop w:val="0"/>
              <w:marBottom w:val="0"/>
              <w:divBdr>
                <w:top w:val="none" w:sz="0" w:space="0" w:color="auto"/>
                <w:left w:val="none" w:sz="0" w:space="0" w:color="auto"/>
                <w:bottom w:val="none" w:sz="0" w:space="0" w:color="auto"/>
                <w:right w:val="none" w:sz="0" w:space="0" w:color="auto"/>
              </w:divBdr>
            </w:div>
            <w:div w:id="1522888312">
              <w:marLeft w:val="0"/>
              <w:marRight w:val="0"/>
              <w:marTop w:val="0"/>
              <w:marBottom w:val="0"/>
              <w:divBdr>
                <w:top w:val="none" w:sz="0" w:space="0" w:color="auto"/>
                <w:left w:val="none" w:sz="0" w:space="0" w:color="auto"/>
                <w:bottom w:val="none" w:sz="0" w:space="0" w:color="auto"/>
                <w:right w:val="none" w:sz="0" w:space="0" w:color="auto"/>
              </w:divBdr>
            </w:div>
            <w:div w:id="268121652">
              <w:marLeft w:val="0"/>
              <w:marRight w:val="0"/>
              <w:marTop w:val="0"/>
              <w:marBottom w:val="0"/>
              <w:divBdr>
                <w:top w:val="none" w:sz="0" w:space="0" w:color="auto"/>
                <w:left w:val="none" w:sz="0" w:space="0" w:color="auto"/>
                <w:bottom w:val="none" w:sz="0" w:space="0" w:color="auto"/>
                <w:right w:val="none" w:sz="0" w:space="0" w:color="auto"/>
              </w:divBdr>
            </w:div>
            <w:div w:id="223759905">
              <w:marLeft w:val="0"/>
              <w:marRight w:val="0"/>
              <w:marTop w:val="0"/>
              <w:marBottom w:val="0"/>
              <w:divBdr>
                <w:top w:val="none" w:sz="0" w:space="0" w:color="auto"/>
                <w:left w:val="none" w:sz="0" w:space="0" w:color="auto"/>
                <w:bottom w:val="none" w:sz="0" w:space="0" w:color="auto"/>
                <w:right w:val="none" w:sz="0" w:space="0" w:color="auto"/>
              </w:divBdr>
            </w:div>
            <w:div w:id="1784953472">
              <w:marLeft w:val="0"/>
              <w:marRight w:val="0"/>
              <w:marTop w:val="0"/>
              <w:marBottom w:val="0"/>
              <w:divBdr>
                <w:top w:val="none" w:sz="0" w:space="0" w:color="auto"/>
                <w:left w:val="none" w:sz="0" w:space="0" w:color="auto"/>
                <w:bottom w:val="none" w:sz="0" w:space="0" w:color="auto"/>
                <w:right w:val="none" w:sz="0" w:space="0" w:color="auto"/>
              </w:divBdr>
            </w:div>
            <w:div w:id="1648241068">
              <w:marLeft w:val="0"/>
              <w:marRight w:val="0"/>
              <w:marTop w:val="0"/>
              <w:marBottom w:val="0"/>
              <w:divBdr>
                <w:top w:val="none" w:sz="0" w:space="0" w:color="auto"/>
                <w:left w:val="none" w:sz="0" w:space="0" w:color="auto"/>
                <w:bottom w:val="none" w:sz="0" w:space="0" w:color="auto"/>
                <w:right w:val="none" w:sz="0" w:space="0" w:color="auto"/>
              </w:divBdr>
            </w:div>
            <w:div w:id="1320965293">
              <w:marLeft w:val="0"/>
              <w:marRight w:val="0"/>
              <w:marTop w:val="0"/>
              <w:marBottom w:val="0"/>
              <w:divBdr>
                <w:top w:val="none" w:sz="0" w:space="0" w:color="auto"/>
                <w:left w:val="none" w:sz="0" w:space="0" w:color="auto"/>
                <w:bottom w:val="none" w:sz="0" w:space="0" w:color="auto"/>
                <w:right w:val="none" w:sz="0" w:space="0" w:color="auto"/>
              </w:divBdr>
            </w:div>
            <w:div w:id="286158806">
              <w:marLeft w:val="0"/>
              <w:marRight w:val="0"/>
              <w:marTop w:val="0"/>
              <w:marBottom w:val="0"/>
              <w:divBdr>
                <w:top w:val="none" w:sz="0" w:space="0" w:color="auto"/>
                <w:left w:val="none" w:sz="0" w:space="0" w:color="auto"/>
                <w:bottom w:val="none" w:sz="0" w:space="0" w:color="auto"/>
                <w:right w:val="none" w:sz="0" w:space="0" w:color="auto"/>
              </w:divBdr>
            </w:div>
            <w:div w:id="165563045">
              <w:marLeft w:val="0"/>
              <w:marRight w:val="0"/>
              <w:marTop w:val="0"/>
              <w:marBottom w:val="0"/>
              <w:divBdr>
                <w:top w:val="none" w:sz="0" w:space="0" w:color="auto"/>
                <w:left w:val="none" w:sz="0" w:space="0" w:color="auto"/>
                <w:bottom w:val="none" w:sz="0" w:space="0" w:color="auto"/>
                <w:right w:val="none" w:sz="0" w:space="0" w:color="auto"/>
              </w:divBdr>
            </w:div>
            <w:div w:id="883176744">
              <w:marLeft w:val="0"/>
              <w:marRight w:val="0"/>
              <w:marTop w:val="0"/>
              <w:marBottom w:val="0"/>
              <w:divBdr>
                <w:top w:val="none" w:sz="0" w:space="0" w:color="auto"/>
                <w:left w:val="none" w:sz="0" w:space="0" w:color="auto"/>
                <w:bottom w:val="none" w:sz="0" w:space="0" w:color="auto"/>
                <w:right w:val="none" w:sz="0" w:space="0" w:color="auto"/>
              </w:divBdr>
            </w:div>
            <w:div w:id="1670018405">
              <w:marLeft w:val="0"/>
              <w:marRight w:val="0"/>
              <w:marTop w:val="0"/>
              <w:marBottom w:val="0"/>
              <w:divBdr>
                <w:top w:val="none" w:sz="0" w:space="0" w:color="auto"/>
                <w:left w:val="none" w:sz="0" w:space="0" w:color="auto"/>
                <w:bottom w:val="none" w:sz="0" w:space="0" w:color="auto"/>
                <w:right w:val="none" w:sz="0" w:space="0" w:color="auto"/>
              </w:divBdr>
            </w:div>
            <w:div w:id="1301349856">
              <w:marLeft w:val="0"/>
              <w:marRight w:val="0"/>
              <w:marTop w:val="0"/>
              <w:marBottom w:val="0"/>
              <w:divBdr>
                <w:top w:val="none" w:sz="0" w:space="0" w:color="auto"/>
                <w:left w:val="none" w:sz="0" w:space="0" w:color="auto"/>
                <w:bottom w:val="none" w:sz="0" w:space="0" w:color="auto"/>
                <w:right w:val="none" w:sz="0" w:space="0" w:color="auto"/>
              </w:divBdr>
            </w:div>
            <w:div w:id="1850096699">
              <w:marLeft w:val="0"/>
              <w:marRight w:val="0"/>
              <w:marTop w:val="0"/>
              <w:marBottom w:val="0"/>
              <w:divBdr>
                <w:top w:val="none" w:sz="0" w:space="0" w:color="auto"/>
                <w:left w:val="none" w:sz="0" w:space="0" w:color="auto"/>
                <w:bottom w:val="none" w:sz="0" w:space="0" w:color="auto"/>
                <w:right w:val="none" w:sz="0" w:space="0" w:color="auto"/>
              </w:divBdr>
            </w:div>
            <w:div w:id="929436140">
              <w:marLeft w:val="0"/>
              <w:marRight w:val="0"/>
              <w:marTop w:val="0"/>
              <w:marBottom w:val="0"/>
              <w:divBdr>
                <w:top w:val="none" w:sz="0" w:space="0" w:color="auto"/>
                <w:left w:val="none" w:sz="0" w:space="0" w:color="auto"/>
                <w:bottom w:val="none" w:sz="0" w:space="0" w:color="auto"/>
                <w:right w:val="none" w:sz="0" w:space="0" w:color="auto"/>
              </w:divBdr>
            </w:div>
            <w:div w:id="654602528">
              <w:marLeft w:val="0"/>
              <w:marRight w:val="0"/>
              <w:marTop w:val="0"/>
              <w:marBottom w:val="0"/>
              <w:divBdr>
                <w:top w:val="none" w:sz="0" w:space="0" w:color="auto"/>
                <w:left w:val="none" w:sz="0" w:space="0" w:color="auto"/>
                <w:bottom w:val="none" w:sz="0" w:space="0" w:color="auto"/>
                <w:right w:val="none" w:sz="0" w:space="0" w:color="auto"/>
              </w:divBdr>
            </w:div>
            <w:div w:id="335498177">
              <w:marLeft w:val="0"/>
              <w:marRight w:val="0"/>
              <w:marTop w:val="0"/>
              <w:marBottom w:val="0"/>
              <w:divBdr>
                <w:top w:val="none" w:sz="0" w:space="0" w:color="auto"/>
                <w:left w:val="none" w:sz="0" w:space="0" w:color="auto"/>
                <w:bottom w:val="none" w:sz="0" w:space="0" w:color="auto"/>
                <w:right w:val="none" w:sz="0" w:space="0" w:color="auto"/>
              </w:divBdr>
            </w:div>
            <w:div w:id="1449357122">
              <w:marLeft w:val="0"/>
              <w:marRight w:val="0"/>
              <w:marTop w:val="0"/>
              <w:marBottom w:val="0"/>
              <w:divBdr>
                <w:top w:val="none" w:sz="0" w:space="0" w:color="auto"/>
                <w:left w:val="none" w:sz="0" w:space="0" w:color="auto"/>
                <w:bottom w:val="none" w:sz="0" w:space="0" w:color="auto"/>
                <w:right w:val="none" w:sz="0" w:space="0" w:color="auto"/>
              </w:divBdr>
            </w:div>
            <w:div w:id="1481724597">
              <w:marLeft w:val="0"/>
              <w:marRight w:val="0"/>
              <w:marTop w:val="0"/>
              <w:marBottom w:val="0"/>
              <w:divBdr>
                <w:top w:val="none" w:sz="0" w:space="0" w:color="auto"/>
                <w:left w:val="none" w:sz="0" w:space="0" w:color="auto"/>
                <w:bottom w:val="none" w:sz="0" w:space="0" w:color="auto"/>
                <w:right w:val="none" w:sz="0" w:space="0" w:color="auto"/>
              </w:divBdr>
            </w:div>
            <w:div w:id="180895189">
              <w:marLeft w:val="0"/>
              <w:marRight w:val="0"/>
              <w:marTop w:val="0"/>
              <w:marBottom w:val="0"/>
              <w:divBdr>
                <w:top w:val="none" w:sz="0" w:space="0" w:color="auto"/>
                <w:left w:val="none" w:sz="0" w:space="0" w:color="auto"/>
                <w:bottom w:val="none" w:sz="0" w:space="0" w:color="auto"/>
                <w:right w:val="none" w:sz="0" w:space="0" w:color="auto"/>
              </w:divBdr>
            </w:div>
            <w:div w:id="962803720">
              <w:marLeft w:val="0"/>
              <w:marRight w:val="0"/>
              <w:marTop w:val="0"/>
              <w:marBottom w:val="0"/>
              <w:divBdr>
                <w:top w:val="none" w:sz="0" w:space="0" w:color="auto"/>
                <w:left w:val="none" w:sz="0" w:space="0" w:color="auto"/>
                <w:bottom w:val="none" w:sz="0" w:space="0" w:color="auto"/>
                <w:right w:val="none" w:sz="0" w:space="0" w:color="auto"/>
              </w:divBdr>
            </w:div>
            <w:div w:id="469638320">
              <w:marLeft w:val="0"/>
              <w:marRight w:val="0"/>
              <w:marTop w:val="0"/>
              <w:marBottom w:val="0"/>
              <w:divBdr>
                <w:top w:val="none" w:sz="0" w:space="0" w:color="auto"/>
                <w:left w:val="none" w:sz="0" w:space="0" w:color="auto"/>
                <w:bottom w:val="none" w:sz="0" w:space="0" w:color="auto"/>
                <w:right w:val="none" w:sz="0" w:space="0" w:color="auto"/>
              </w:divBdr>
            </w:div>
            <w:div w:id="1776903225">
              <w:marLeft w:val="0"/>
              <w:marRight w:val="0"/>
              <w:marTop w:val="0"/>
              <w:marBottom w:val="0"/>
              <w:divBdr>
                <w:top w:val="none" w:sz="0" w:space="0" w:color="auto"/>
                <w:left w:val="none" w:sz="0" w:space="0" w:color="auto"/>
                <w:bottom w:val="none" w:sz="0" w:space="0" w:color="auto"/>
                <w:right w:val="none" w:sz="0" w:space="0" w:color="auto"/>
              </w:divBdr>
            </w:div>
            <w:div w:id="175077254">
              <w:marLeft w:val="0"/>
              <w:marRight w:val="0"/>
              <w:marTop w:val="0"/>
              <w:marBottom w:val="0"/>
              <w:divBdr>
                <w:top w:val="none" w:sz="0" w:space="0" w:color="auto"/>
                <w:left w:val="none" w:sz="0" w:space="0" w:color="auto"/>
                <w:bottom w:val="none" w:sz="0" w:space="0" w:color="auto"/>
                <w:right w:val="none" w:sz="0" w:space="0" w:color="auto"/>
              </w:divBdr>
            </w:div>
            <w:div w:id="2033452408">
              <w:marLeft w:val="0"/>
              <w:marRight w:val="0"/>
              <w:marTop w:val="0"/>
              <w:marBottom w:val="0"/>
              <w:divBdr>
                <w:top w:val="none" w:sz="0" w:space="0" w:color="auto"/>
                <w:left w:val="none" w:sz="0" w:space="0" w:color="auto"/>
                <w:bottom w:val="none" w:sz="0" w:space="0" w:color="auto"/>
                <w:right w:val="none" w:sz="0" w:space="0" w:color="auto"/>
              </w:divBdr>
            </w:div>
            <w:div w:id="320815081">
              <w:marLeft w:val="0"/>
              <w:marRight w:val="0"/>
              <w:marTop w:val="0"/>
              <w:marBottom w:val="0"/>
              <w:divBdr>
                <w:top w:val="none" w:sz="0" w:space="0" w:color="auto"/>
                <w:left w:val="none" w:sz="0" w:space="0" w:color="auto"/>
                <w:bottom w:val="none" w:sz="0" w:space="0" w:color="auto"/>
                <w:right w:val="none" w:sz="0" w:space="0" w:color="auto"/>
              </w:divBdr>
            </w:div>
            <w:div w:id="1954633375">
              <w:marLeft w:val="0"/>
              <w:marRight w:val="0"/>
              <w:marTop w:val="0"/>
              <w:marBottom w:val="0"/>
              <w:divBdr>
                <w:top w:val="none" w:sz="0" w:space="0" w:color="auto"/>
                <w:left w:val="none" w:sz="0" w:space="0" w:color="auto"/>
                <w:bottom w:val="none" w:sz="0" w:space="0" w:color="auto"/>
                <w:right w:val="none" w:sz="0" w:space="0" w:color="auto"/>
              </w:divBdr>
            </w:div>
            <w:div w:id="624896088">
              <w:marLeft w:val="0"/>
              <w:marRight w:val="0"/>
              <w:marTop w:val="0"/>
              <w:marBottom w:val="0"/>
              <w:divBdr>
                <w:top w:val="none" w:sz="0" w:space="0" w:color="auto"/>
                <w:left w:val="none" w:sz="0" w:space="0" w:color="auto"/>
                <w:bottom w:val="none" w:sz="0" w:space="0" w:color="auto"/>
                <w:right w:val="none" w:sz="0" w:space="0" w:color="auto"/>
              </w:divBdr>
            </w:div>
            <w:div w:id="775632632">
              <w:marLeft w:val="0"/>
              <w:marRight w:val="0"/>
              <w:marTop w:val="0"/>
              <w:marBottom w:val="0"/>
              <w:divBdr>
                <w:top w:val="none" w:sz="0" w:space="0" w:color="auto"/>
                <w:left w:val="none" w:sz="0" w:space="0" w:color="auto"/>
                <w:bottom w:val="none" w:sz="0" w:space="0" w:color="auto"/>
                <w:right w:val="none" w:sz="0" w:space="0" w:color="auto"/>
              </w:divBdr>
            </w:div>
            <w:div w:id="1889486280">
              <w:marLeft w:val="0"/>
              <w:marRight w:val="0"/>
              <w:marTop w:val="0"/>
              <w:marBottom w:val="0"/>
              <w:divBdr>
                <w:top w:val="none" w:sz="0" w:space="0" w:color="auto"/>
                <w:left w:val="none" w:sz="0" w:space="0" w:color="auto"/>
                <w:bottom w:val="none" w:sz="0" w:space="0" w:color="auto"/>
                <w:right w:val="none" w:sz="0" w:space="0" w:color="auto"/>
              </w:divBdr>
            </w:div>
            <w:div w:id="487601931">
              <w:marLeft w:val="0"/>
              <w:marRight w:val="0"/>
              <w:marTop w:val="0"/>
              <w:marBottom w:val="0"/>
              <w:divBdr>
                <w:top w:val="none" w:sz="0" w:space="0" w:color="auto"/>
                <w:left w:val="none" w:sz="0" w:space="0" w:color="auto"/>
                <w:bottom w:val="none" w:sz="0" w:space="0" w:color="auto"/>
                <w:right w:val="none" w:sz="0" w:space="0" w:color="auto"/>
              </w:divBdr>
            </w:div>
            <w:div w:id="752046300">
              <w:marLeft w:val="0"/>
              <w:marRight w:val="0"/>
              <w:marTop w:val="0"/>
              <w:marBottom w:val="0"/>
              <w:divBdr>
                <w:top w:val="none" w:sz="0" w:space="0" w:color="auto"/>
                <w:left w:val="none" w:sz="0" w:space="0" w:color="auto"/>
                <w:bottom w:val="none" w:sz="0" w:space="0" w:color="auto"/>
                <w:right w:val="none" w:sz="0" w:space="0" w:color="auto"/>
              </w:divBdr>
            </w:div>
            <w:div w:id="467892862">
              <w:marLeft w:val="0"/>
              <w:marRight w:val="0"/>
              <w:marTop w:val="0"/>
              <w:marBottom w:val="0"/>
              <w:divBdr>
                <w:top w:val="none" w:sz="0" w:space="0" w:color="auto"/>
                <w:left w:val="none" w:sz="0" w:space="0" w:color="auto"/>
                <w:bottom w:val="none" w:sz="0" w:space="0" w:color="auto"/>
                <w:right w:val="none" w:sz="0" w:space="0" w:color="auto"/>
              </w:divBdr>
            </w:div>
            <w:div w:id="1421901681">
              <w:marLeft w:val="0"/>
              <w:marRight w:val="0"/>
              <w:marTop w:val="0"/>
              <w:marBottom w:val="0"/>
              <w:divBdr>
                <w:top w:val="none" w:sz="0" w:space="0" w:color="auto"/>
                <w:left w:val="none" w:sz="0" w:space="0" w:color="auto"/>
                <w:bottom w:val="none" w:sz="0" w:space="0" w:color="auto"/>
                <w:right w:val="none" w:sz="0" w:space="0" w:color="auto"/>
              </w:divBdr>
            </w:div>
            <w:div w:id="296960061">
              <w:marLeft w:val="0"/>
              <w:marRight w:val="0"/>
              <w:marTop w:val="0"/>
              <w:marBottom w:val="0"/>
              <w:divBdr>
                <w:top w:val="none" w:sz="0" w:space="0" w:color="auto"/>
                <w:left w:val="none" w:sz="0" w:space="0" w:color="auto"/>
                <w:bottom w:val="none" w:sz="0" w:space="0" w:color="auto"/>
                <w:right w:val="none" w:sz="0" w:space="0" w:color="auto"/>
              </w:divBdr>
            </w:div>
            <w:div w:id="1861890329">
              <w:marLeft w:val="0"/>
              <w:marRight w:val="0"/>
              <w:marTop w:val="0"/>
              <w:marBottom w:val="0"/>
              <w:divBdr>
                <w:top w:val="none" w:sz="0" w:space="0" w:color="auto"/>
                <w:left w:val="none" w:sz="0" w:space="0" w:color="auto"/>
                <w:bottom w:val="none" w:sz="0" w:space="0" w:color="auto"/>
                <w:right w:val="none" w:sz="0" w:space="0" w:color="auto"/>
              </w:divBdr>
            </w:div>
            <w:div w:id="813911961">
              <w:marLeft w:val="0"/>
              <w:marRight w:val="0"/>
              <w:marTop w:val="0"/>
              <w:marBottom w:val="0"/>
              <w:divBdr>
                <w:top w:val="none" w:sz="0" w:space="0" w:color="auto"/>
                <w:left w:val="none" w:sz="0" w:space="0" w:color="auto"/>
                <w:bottom w:val="none" w:sz="0" w:space="0" w:color="auto"/>
                <w:right w:val="none" w:sz="0" w:space="0" w:color="auto"/>
              </w:divBdr>
            </w:div>
            <w:div w:id="153031337">
              <w:marLeft w:val="0"/>
              <w:marRight w:val="0"/>
              <w:marTop w:val="0"/>
              <w:marBottom w:val="0"/>
              <w:divBdr>
                <w:top w:val="none" w:sz="0" w:space="0" w:color="auto"/>
                <w:left w:val="none" w:sz="0" w:space="0" w:color="auto"/>
                <w:bottom w:val="none" w:sz="0" w:space="0" w:color="auto"/>
                <w:right w:val="none" w:sz="0" w:space="0" w:color="auto"/>
              </w:divBdr>
            </w:div>
            <w:div w:id="1692533388">
              <w:marLeft w:val="0"/>
              <w:marRight w:val="0"/>
              <w:marTop w:val="0"/>
              <w:marBottom w:val="0"/>
              <w:divBdr>
                <w:top w:val="none" w:sz="0" w:space="0" w:color="auto"/>
                <w:left w:val="none" w:sz="0" w:space="0" w:color="auto"/>
                <w:bottom w:val="none" w:sz="0" w:space="0" w:color="auto"/>
                <w:right w:val="none" w:sz="0" w:space="0" w:color="auto"/>
              </w:divBdr>
            </w:div>
            <w:div w:id="1176649729">
              <w:marLeft w:val="0"/>
              <w:marRight w:val="0"/>
              <w:marTop w:val="0"/>
              <w:marBottom w:val="0"/>
              <w:divBdr>
                <w:top w:val="none" w:sz="0" w:space="0" w:color="auto"/>
                <w:left w:val="none" w:sz="0" w:space="0" w:color="auto"/>
                <w:bottom w:val="none" w:sz="0" w:space="0" w:color="auto"/>
                <w:right w:val="none" w:sz="0" w:space="0" w:color="auto"/>
              </w:divBdr>
            </w:div>
            <w:div w:id="2108307771">
              <w:marLeft w:val="0"/>
              <w:marRight w:val="0"/>
              <w:marTop w:val="0"/>
              <w:marBottom w:val="0"/>
              <w:divBdr>
                <w:top w:val="none" w:sz="0" w:space="0" w:color="auto"/>
                <w:left w:val="none" w:sz="0" w:space="0" w:color="auto"/>
                <w:bottom w:val="none" w:sz="0" w:space="0" w:color="auto"/>
                <w:right w:val="none" w:sz="0" w:space="0" w:color="auto"/>
              </w:divBdr>
            </w:div>
            <w:div w:id="514349810">
              <w:marLeft w:val="0"/>
              <w:marRight w:val="0"/>
              <w:marTop w:val="0"/>
              <w:marBottom w:val="0"/>
              <w:divBdr>
                <w:top w:val="none" w:sz="0" w:space="0" w:color="auto"/>
                <w:left w:val="none" w:sz="0" w:space="0" w:color="auto"/>
                <w:bottom w:val="none" w:sz="0" w:space="0" w:color="auto"/>
                <w:right w:val="none" w:sz="0" w:space="0" w:color="auto"/>
              </w:divBdr>
            </w:div>
            <w:div w:id="1499541628">
              <w:marLeft w:val="0"/>
              <w:marRight w:val="0"/>
              <w:marTop w:val="0"/>
              <w:marBottom w:val="0"/>
              <w:divBdr>
                <w:top w:val="none" w:sz="0" w:space="0" w:color="auto"/>
                <w:left w:val="none" w:sz="0" w:space="0" w:color="auto"/>
                <w:bottom w:val="none" w:sz="0" w:space="0" w:color="auto"/>
                <w:right w:val="none" w:sz="0" w:space="0" w:color="auto"/>
              </w:divBdr>
              <w:divsChild>
                <w:div w:id="184103423">
                  <w:marLeft w:val="0"/>
                  <w:marRight w:val="0"/>
                  <w:marTop w:val="0"/>
                  <w:marBottom w:val="0"/>
                  <w:divBdr>
                    <w:top w:val="none" w:sz="0" w:space="0" w:color="auto"/>
                    <w:left w:val="none" w:sz="0" w:space="0" w:color="auto"/>
                    <w:bottom w:val="none" w:sz="0" w:space="0" w:color="auto"/>
                    <w:right w:val="none" w:sz="0" w:space="0" w:color="auto"/>
                  </w:divBdr>
                </w:div>
                <w:div w:id="449209542">
                  <w:marLeft w:val="0"/>
                  <w:marRight w:val="0"/>
                  <w:marTop w:val="0"/>
                  <w:marBottom w:val="0"/>
                  <w:divBdr>
                    <w:top w:val="none" w:sz="0" w:space="0" w:color="auto"/>
                    <w:left w:val="none" w:sz="0" w:space="0" w:color="auto"/>
                    <w:bottom w:val="none" w:sz="0" w:space="0" w:color="auto"/>
                    <w:right w:val="none" w:sz="0" w:space="0" w:color="auto"/>
                  </w:divBdr>
                </w:div>
                <w:div w:id="510491408">
                  <w:marLeft w:val="0"/>
                  <w:marRight w:val="0"/>
                  <w:marTop w:val="0"/>
                  <w:marBottom w:val="0"/>
                  <w:divBdr>
                    <w:top w:val="none" w:sz="0" w:space="0" w:color="auto"/>
                    <w:left w:val="none" w:sz="0" w:space="0" w:color="auto"/>
                    <w:bottom w:val="none" w:sz="0" w:space="0" w:color="auto"/>
                    <w:right w:val="none" w:sz="0" w:space="0" w:color="auto"/>
                  </w:divBdr>
                </w:div>
                <w:div w:id="1058280288">
                  <w:marLeft w:val="0"/>
                  <w:marRight w:val="0"/>
                  <w:marTop w:val="0"/>
                  <w:marBottom w:val="0"/>
                  <w:divBdr>
                    <w:top w:val="none" w:sz="0" w:space="0" w:color="auto"/>
                    <w:left w:val="none" w:sz="0" w:space="0" w:color="auto"/>
                    <w:bottom w:val="none" w:sz="0" w:space="0" w:color="auto"/>
                    <w:right w:val="none" w:sz="0" w:space="0" w:color="auto"/>
                  </w:divBdr>
                </w:div>
              </w:divsChild>
            </w:div>
            <w:div w:id="432172062">
              <w:marLeft w:val="0"/>
              <w:marRight w:val="0"/>
              <w:marTop w:val="0"/>
              <w:marBottom w:val="0"/>
              <w:divBdr>
                <w:top w:val="none" w:sz="0" w:space="0" w:color="auto"/>
                <w:left w:val="none" w:sz="0" w:space="0" w:color="auto"/>
                <w:bottom w:val="none" w:sz="0" w:space="0" w:color="auto"/>
                <w:right w:val="none" w:sz="0" w:space="0" w:color="auto"/>
              </w:divBdr>
            </w:div>
            <w:div w:id="1543052746">
              <w:marLeft w:val="0"/>
              <w:marRight w:val="0"/>
              <w:marTop w:val="0"/>
              <w:marBottom w:val="0"/>
              <w:divBdr>
                <w:top w:val="none" w:sz="0" w:space="0" w:color="auto"/>
                <w:left w:val="none" w:sz="0" w:space="0" w:color="auto"/>
                <w:bottom w:val="none" w:sz="0" w:space="0" w:color="auto"/>
                <w:right w:val="none" w:sz="0" w:space="0" w:color="auto"/>
              </w:divBdr>
            </w:div>
            <w:div w:id="1392851144">
              <w:marLeft w:val="0"/>
              <w:marRight w:val="0"/>
              <w:marTop w:val="0"/>
              <w:marBottom w:val="0"/>
              <w:divBdr>
                <w:top w:val="none" w:sz="0" w:space="0" w:color="auto"/>
                <w:left w:val="none" w:sz="0" w:space="0" w:color="auto"/>
                <w:bottom w:val="none" w:sz="0" w:space="0" w:color="auto"/>
                <w:right w:val="none" w:sz="0" w:space="0" w:color="auto"/>
              </w:divBdr>
            </w:div>
            <w:div w:id="1503470237">
              <w:marLeft w:val="0"/>
              <w:marRight w:val="0"/>
              <w:marTop w:val="0"/>
              <w:marBottom w:val="0"/>
              <w:divBdr>
                <w:top w:val="none" w:sz="0" w:space="0" w:color="auto"/>
                <w:left w:val="none" w:sz="0" w:space="0" w:color="auto"/>
                <w:bottom w:val="none" w:sz="0" w:space="0" w:color="auto"/>
                <w:right w:val="none" w:sz="0" w:space="0" w:color="auto"/>
              </w:divBdr>
            </w:div>
            <w:div w:id="1978683781">
              <w:marLeft w:val="0"/>
              <w:marRight w:val="0"/>
              <w:marTop w:val="0"/>
              <w:marBottom w:val="0"/>
              <w:divBdr>
                <w:top w:val="none" w:sz="0" w:space="0" w:color="auto"/>
                <w:left w:val="none" w:sz="0" w:space="0" w:color="auto"/>
                <w:bottom w:val="none" w:sz="0" w:space="0" w:color="auto"/>
                <w:right w:val="none" w:sz="0" w:space="0" w:color="auto"/>
              </w:divBdr>
            </w:div>
            <w:div w:id="1762140352">
              <w:marLeft w:val="0"/>
              <w:marRight w:val="0"/>
              <w:marTop w:val="0"/>
              <w:marBottom w:val="0"/>
              <w:divBdr>
                <w:top w:val="none" w:sz="0" w:space="0" w:color="auto"/>
                <w:left w:val="none" w:sz="0" w:space="0" w:color="auto"/>
                <w:bottom w:val="none" w:sz="0" w:space="0" w:color="auto"/>
                <w:right w:val="none" w:sz="0" w:space="0" w:color="auto"/>
              </w:divBdr>
            </w:div>
            <w:div w:id="2064714761">
              <w:marLeft w:val="0"/>
              <w:marRight w:val="0"/>
              <w:marTop w:val="0"/>
              <w:marBottom w:val="0"/>
              <w:divBdr>
                <w:top w:val="none" w:sz="0" w:space="0" w:color="auto"/>
                <w:left w:val="none" w:sz="0" w:space="0" w:color="auto"/>
                <w:bottom w:val="none" w:sz="0" w:space="0" w:color="auto"/>
                <w:right w:val="none" w:sz="0" w:space="0" w:color="auto"/>
              </w:divBdr>
            </w:div>
            <w:div w:id="1544714592">
              <w:marLeft w:val="0"/>
              <w:marRight w:val="0"/>
              <w:marTop w:val="0"/>
              <w:marBottom w:val="0"/>
              <w:divBdr>
                <w:top w:val="none" w:sz="0" w:space="0" w:color="auto"/>
                <w:left w:val="none" w:sz="0" w:space="0" w:color="auto"/>
                <w:bottom w:val="none" w:sz="0" w:space="0" w:color="auto"/>
                <w:right w:val="none" w:sz="0" w:space="0" w:color="auto"/>
              </w:divBdr>
              <w:divsChild>
                <w:div w:id="995573179">
                  <w:marLeft w:val="0"/>
                  <w:marRight w:val="0"/>
                  <w:marTop w:val="0"/>
                  <w:marBottom w:val="0"/>
                  <w:divBdr>
                    <w:top w:val="none" w:sz="0" w:space="0" w:color="auto"/>
                    <w:left w:val="none" w:sz="0" w:space="0" w:color="auto"/>
                    <w:bottom w:val="none" w:sz="0" w:space="0" w:color="auto"/>
                    <w:right w:val="none" w:sz="0" w:space="0" w:color="auto"/>
                  </w:divBdr>
                </w:div>
                <w:div w:id="1267427076">
                  <w:marLeft w:val="0"/>
                  <w:marRight w:val="0"/>
                  <w:marTop w:val="0"/>
                  <w:marBottom w:val="0"/>
                  <w:divBdr>
                    <w:top w:val="none" w:sz="0" w:space="0" w:color="auto"/>
                    <w:left w:val="none" w:sz="0" w:space="0" w:color="auto"/>
                    <w:bottom w:val="none" w:sz="0" w:space="0" w:color="auto"/>
                    <w:right w:val="none" w:sz="0" w:space="0" w:color="auto"/>
                  </w:divBdr>
                </w:div>
                <w:div w:id="625160908">
                  <w:marLeft w:val="0"/>
                  <w:marRight w:val="0"/>
                  <w:marTop w:val="0"/>
                  <w:marBottom w:val="0"/>
                  <w:divBdr>
                    <w:top w:val="none" w:sz="0" w:space="0" w:color="auto"/>
                    <w:left w:val="none" w:sz="0" w:space="0" w:color="auto"/>
                    <w:bottom w:val="none" w:sz="0" w:space="0" w:color="auto"/>
                    <w:right w:val="none" w:sz="0" w:space="0" w:color="auto"/>
                  </w:divBdr>
                </w:div>
                <w:div w:id="1280643615">
                  <w:marLeft w:val="0"/>
                  <w:marRight w:val="0"/>
                  <w:marTop w:val="0"/>
                  <w:marBottom w:val="0"/>
                  <w:divBdr>
                    <w:top w:val="none" w:sz="0" w:space="0" w:color="auto"/>
                    <w:left w:val="none" w:sz="0" w:space="0" w:color="auto"/>
                    <w:bottom w:val="none" w:sz="0" w:space="0" w:color="auto"/>
                    <w:right w:val="none" w:sz="0" w:space="0" w:color="auto"/>
                  </w:divBdr>
                </w:div>
                <w:div w:id="1223254229">
                  <w:marLeft w:val="0"/>
                  <w:marRight w:val="0"/>
                  <w:marTop w:val="0"/>
                  <w:marBottom w:val="0"/>
                  <w:divBdr>
                    <w:top w:val="none" w:sz="0" w:space="0" w:color="auto"/>
                    <w:left w:val="none" w:sz="0" w:space="0" w:color="auto"/>
                    <w:bottom w:val="none" w:sz="0" w:space="0" w:color="auto"/>
                    <w:right w:val="none" w:sz="0" w:space="0" w:color="auto"/>
                  </w:divBdr>
                </w:div>
                <w:div w:id="1682703781">
                  <w:marLeft w:val="0"/>
                  <w:marRight w:val="0"/>
                  <w:marTop w:val="0"/>
                  <w:marBottom w:val="0"/>
                  <w:divBdr>
                    <w:top w:val="none" w:sz="0" w:space="0" w:color="auto"/>
                    <w:left w:val="none" w:sz="0" w:space="0" w:color="auto"/>
                    <w:bottom w:val="none" w:sz="0" w:space="0" w:color="auto"/>
                    <w:right w:val="none" w:sz="0" w:space="0" w:color="auto"/>
                  </w:divBdr>
                </w:div>
                <w:div w:id="291517323">
                  <w:marLeft w:val="0"/>
                  <w:marRight w:val="0"/>
                  <w:marTop w:val="0"/>
                  <w:marBottom w:val="0"/>
                  <w:divBdr>
                    <w:top w:val="none" w:sz="0" w:space="0" w:color="auto"/>
                    <w:left w:val="none" w:sz="0" w:space="0" w:color="auto"/>
                    <w:bottom w:val="none" w:sz="0" w:space="0" w:color="auto"/>
                    <w:right w:val="none" w:sz="0" w:space="0" w:color="auto"/>
                  </w:divBdr>
                </w:div>
                <w:div w:id="1685397029">
                  <w:marLeft w:val="0"/>
                  <w:marRight w:val="0"/>
                  <w:marTop w:val="0"/>
                  <w:marBottom w:val="0"/>
                  <w:divBdr>
                    <w:top w:val="none" w:sz="0" w:space="0" w:color="auto"/>
                    <w:left w:val="none" w:sz="0" w:space="0" w:color="auto"/>
                    <w:bottom w:val="none" w:sz="0" w:space="0" w:color="auto"/>
                    <w:right w:val="none" w:sz="0" w:space="0" w:color="auto"/>
                  </w:divBdr>
                </w:div>
                <w:div w:id="345332264">
                  <w:marLeft w:val="0"/>
                  <w:marRight w:val="0"/>
                  <w:marTop w:val="0"/>
                  <w:marBottom w:val="0"/>
                  <w:divBdr>
                    <w:top w:val="none" w:sz="0" w:space="0" w:color="auto"/>
                    <w:left w:val="none" w:sz="0" w:space="0" w:color="auto"/>
                    <w:bottom w:val="none" w:sz="0" w:space="0" w:color="auto"/>
                    <w:right w:val="none" w:sz="0" w:space="0" w:color="auto"/>
                  </w:divBdr>
                </w:div>
                <w:div w:id="1475902200">
                  <w:marLeft w:val="0"/>
                  <w:marRight w:val="0"/>
                  <w:marTop w:val="0"/>
                  <w:marBottom w:val="0"/>
                  <w:divBdr>
                    <w:top w:val="none" w:sz="0" w:space="0" w:color="auto"/>
                    <w:left w:val="none" w:sz="0" w:space="0" w:color="auto"/>
                    <w:bottom w:val="none" w:sz="0" w:space="0" w:color="auto"/>
                    <w:right w:val="none" w:sz="0" w:space="0" w:color="auto"/>
                  </w:divBdr>
                </w:div>
                <w:div w:id="404301481">
                  <w:marLeft w:val="0"/>
                  <w:marRight w:val="0"/>
                  <w:marTop w:val="0"/>
                  <w:marBottom w:val="0"/>
                  <w:divBdr>
                    <w:top w:val="none" w:sz="0" w:space="0" w:color="auto"/>
                    <w:left w:val="none" w:sz="0" w:space="0" w:color="auto"/>
                    <w:bottom w:val="none" w:sz="0" w:space="0" w:color="auto"/>
                    <w:right w:val="none" w:sz="0" w:space="0" w:color="auto"/>
                  </w:divBdr>
                </w:div>
                <w:div w:id="1044141461">
                  <w:marLeft w:val="0"/>
                  <w:marRight w:val="0"/>
                  <w:marTop w:val="0"/>
                  <w:marBottom w:val="0"/>
                  <w:divBdr>
                    <w:top w:val="none" w:sz="0" w:space="0" w:color="auto"/>
                    <w:left w:val="none" w:sz="0" w:space="0" w:color="auto"/>
                    <w:bottom w:val="none" w:sz="0" w:space="0" w:color="auto"/>
                    <w:right w:val="none" w:sz="0" w:space="0" w:color="auto"/>
                  </w:divBdr>
                </w:div>
                <w:div w:id="1518542503">
                  <w:marLeft w:val="0"/>
                  <w:marRight w:val="0"/>
                  <w:marTop w:val="0"/>
                  <w:marBottom w:val="0"/>
                  <w:divBdr>
                    <w:top w:val="none" w:sz="0" w:space="0" w:color="auto"/>
                    <w:left w:val="none" w:sz="0" w:space="0" w:color="auto"/>
                    <w:bottom w:val="none" w:sz="0" w:space="0" w:color="auto"/>
                    <w:right w:val="none" w:sz="0" w:space="0" w:color="auto"/>
                  </w:divBdr>
                </w:div>
                <w:div w:id="2000307782">
                  <w:marLeft w:val="0"/>
                  <w:marRight w:val="0"/>
                  <w:marTop w:val="0"/>
                  <w:marBottom w:val="0"/>
                  <w:divBdr>
                    <w:top w:val="none" w:sz="0" w:space="0" w:color="auto"/>
                    <w:left w:val="none" w:sz="0" w:space="0" w:color="auto"/>
                    <w:bottom w:val="none" w:sz="0" w:space="0" w:color="auto"/>
                    <w:right w:val="none" w:sz="0" w:space="0" w:color="auto"/>
                  </w:divBdr>
                </w:div>
                <w:div w:id="140121920">
                  <w:marLeft w:val="0"/>
                  <w:marRight w:val="0"/>
                  <w:marTop w:val="0"/>
                  <w:marBottom w:val="0"/>
                  <w:divBdr>
                    <w:top w:val="none" w:sz="0" w:space="0" w:color="auto"/>
                    <w:left w:val="none" w:sz="0" w:space="0" w:color="auto"/>
                    <w:bottom w:val="none" w:sz="0" w:space="0" w:color="auto"/>
                    <w:right w:val="none" w:sz="0" w:space="0" w:color="auto"/>
                  </w:divBdr>
                </w:div>
                <w:div w:id="2083331279">
                  <w:marLeft w:val="0"/>
                  <w:marRight w:val="0"/>
                  <w:marTop w:val="0"/>
                  <w:marBottom w:val="0"/>
                  <w:divBdr>
                    <w:top w:val="none" w:sz="0" w:space="0" w:color="auto"/>
                    <w:left w:val="none" w:sz="0" w:space="0" w:color="auto"/>
                    <w:bottom w:val="none" w:sz="0" w:space="0" w:color="auto"/>
                    <w:right w:val="none" w:sz="0" w:space="0" w:color="auto"/>
                  </w:divBdr>
                </w:div>
                <w:div w:id="882442772">
                  <w:marLeft w:val="0"/>
                  <w:marRight w:val="0"/>
                  <w:marTop w:val="0"/>
                  <w:marBottom w:val="0"/>
                  <w:divBdr>
                    <w:top w:val="none" w:sz="0" w:space="0" w:color="auto"/>
                    <w:left w:val="none" w:sz="0" w:space="0" w:color="auto"/>
                    <w:bottom w:val="none" w:sz="0" w:space="0" w:color="auto"/>
                    <w:right w:val="none" w:sz="0" w:space="0" w:color="auto"/>
                  </w:divBdr>
                </w:div>
                <w:div w:id="1124737941">
                  <w:marLeft w:val="0"/>
                  <w:marRight w:val="0"/>
                  <w:marTop w:val="0"/>
                  <w:marBottom w:val="0"/>
                  <w:divBdr>
                    <w:top w:val="none" w:sz="0" w:space="0" w:color="auto"/>
                    <w:left w:val="none" w:sz="0" w:space="0" w:color="auto"/>
                    <w:bottom w:val="none" w:sz="0" w:space="0" w:color="auto"/>
                    <w:right w:val="none" w:sz="0" w:space="0" w:color="auto"/>
                  </w:divBdr>
                </w:div>
              </w:divsChild>
            </w:div>
            <w:div w:id="2144807697">
              <w:marLeft w:val="0"/>
              <w:marRight w:val="0"/>
              <w:marTop w:val="0"/>
              <w:marBottom w:val="0"/>
              <w:divBdr>
                <w:top w:val="none" w:sz="0" w:space="0" w:color="auto"/>
                <w:left w:val="none" w:sz="0" w:space="0" w:color="auto"/>
                <w:bottom w:val="none" w:sz="0" w:space="0" w:color="auto"/>
                <w:right w:val="none" w:sz="0" w:space="0" w:color="auto"/>
              </w:divBdr>
            </w:div>
            <w:div w:id="754862473">
              <w:marLeft w:val="0"/>
              <w:marRight w:val="0"/>
              <w:marTop w:val="0"/>
              <w:marBottom w:val="0"/>
              <w:divBdr>
                <w:top w:val="none" w:sz="0" w:space="0" w:color="auto"/>
                <w:left w:val="none" w:sz="0" w:space="0" w:color="auto"/>
                <w:bottom w:val="none" w:sz="0" w:space="0" w:color="auto"/>
                <w:right w:val="none" w:sz="0" w:space="0" w:color="auto"/>
              </w:divBdr>
            </w:div>
            <w:div w:id="831140926">
              <w:marLeft w:val="0"/>
              <w:marRight w:val="0"/>
              <w:marTop w:val="0"/>
              <w:marBottom w:val="0"/>
              <w:divBdr>
                <w:top w:val="none" w:sz="0" w:space="0" w:color="auto"/>
                <w:left w:val="none" w:sz="0" w:space="0" w:color="auto"/>
                <w:bottom w:val="none" w:sz="0" w:space="0" w:color="auto"/>
                <w:right w:val="none" w:sz="0" w:space="0" w:color="auto"/>
              </w:divBdr>
            </w:div>
            <w:div w:id="1224172245">
              <w:marLeft w:val="0"/>
              <w:marRight w:val="0"/>
              <w:marTop w:val="0"/>
              <w:marBottom w:val="0"/>
              <w:divBdr>
                <w:top w:val="none" w:sz="0" w:space="0" w:color="auto"/>
                <w:left w:val="none" w:sz="0" w:space="0" w:color="auto"/>
                <w:bottom w:val="none" w:sz="0" w:space="0" w:color="auto"/>
                <w:right w:val="none" w:sz="0" w:space="0" w:color="auto"/>
              </w:divBdr>
            </w:div>
            <w:div w:id="773210993">
              <w:marLeft w:val="0"/>
              <w:marRight w:val="0"/>
              <w:marTop w:val="0"/>
              <w:marBottom w:val="0"/>
              <w:divBdr>
                <w:top w:val="none" w:sz="0" w:space="0" w:color="auto"/>
                <w:left w:val="none" w:sz="0" w:space="0" w:color="auto"/>
                <w:bottom w:val="none" w:sz="0" w:space="0" w:color="auto"/>
                <w:right w:val="none" w:sz="0" w:space="0" w:color="auto"/>
              </w:divBdr>
            </w:div>
            <w:div w:id="1825705895">
              <w:marLeft w:val="0"/>
              <w:marRight w:val="0"/>
              <w:marTop w:val="0"/>
              <w:marBottom w:val="0"/>
              <w:divBdr>
                <w:top w:val="none" w:sz="0" w:space="0" w:color="auto"/>
                <w:left w:val="none" w:sz="0" w:space="0" w:color="auto"/>
                <w:bottom w:val="none" w:sz="0" w:space="0" w:color="auto"/>
                <w:right w:val="none" w:sz="0" w:space="0" w:color="auto"/>
              </w:divBdr>
            </w:div>
            <w:div w:id="336928939">
              <w:marLeft w:val="0"/>
              <w:marRight w:val="0"/>
              <w:marTop w:val="0"/>
              <w:marBottom w:val="0"/>
              <w:divBdr>
                <w:top w:val="none" w:sz="0" w:space="0" w:color="auto"/>
                <w:left w:val="none" w:sz="0" w:space="0" w:color="auto"/>
                <w:bottom w:val="none" w:sz="0" w:space="0" w:color="auto"/>
                <w:right w:val="none" w:sz="0" w:space="0" w:color="auto"/>
              </w:divBdr>
            </w:div>
            <w:div w:id="1330672139">
              <w:marLeft w:val="0"/>
              <w:marRight w:val="0"/>
              <w:marTop w:val="0"/>
              <w:marBottom w:val="0"/>
              <w:divBdr>
                <w:top w:val="none" w:sz="0" w:space="0" w:color="auto"/>
                <w:left w:val="none" w:sz="0" w:space="0" w:color="auto"/>
                <w:bottom w:val="none" w:sz="0" w:space="0" w:color="auto"/>
                <w:right w:val="none" w:sz="0" w:space="0" w:color="auto"/>
              </w:divBdr>
            </w:div>
            <w:div w:id="1193961744">
              <w:marLeft w:val="0"/>
              <w:marRight w:val="0"/>
              <w:marTop w:val="0"/>
              <w:marBottom w:val="0"/>
              <w:divBdr>
                <w:top w:val="none" w:sz="0" w:space="0" w:color="auto"/>
                <w:left w:val="none" w:sz="0" w:space="0" w:color="auto"/>
                <w:bottom w:val="none" w:sz="0" w:space="0" w:color="auto"/>
                <w:right w:val="none" w:sz="0" w:space="0" w:color="auto"/>
              </w:divBdr>
            </w:div>
            <w:div w:id="564725038">
              <w:marLeft w:val="0"/>
              <w:marRight w:val="0"/>
              <w:marTop w:val="0"/>
              <w:marBottom w:val="0"/>
              <w:divBdr>
                <w:top w:val="none" w:sz="0" w:space="0" w:color="auto"/>
                <w:left w:val="none" w:sz="0" w:space="0" w:color="auto"/>
                <w:bottom w:val="none" w:sz="0" w:space="0" w:color="auto"/>
                <w:right w:val="none" w:sz="0" w:space="0" w:color="auto"/>
              </w:divBdr>
            </w:div>
            <w:div w:id="872960148">
              <w:marLeft w:val="0"/>
              <w:marRight w:val="0"/>
              <w:marTop w:val="0"/>
              <w:marBottom w:val="0"/>
              <w:divBdr>
                <w:top w:val="none" w:sz="0" w:space="0" w:color="auto"/>
                <w:left w:val="none" w:sz="0" w:space="0" w:color="auto"/>
                <w:bottom w:val="none" w:sz="0" w:space="0" w:color="auto"/>
                <w:right w:val="none" w:sz="0" w:space="0" w:color="auto"/>
              </w:divBdr>
            </w:div>
            <w:div w:id="1686787848">
              <w:marLeft w:val="0"/>
              <w:marRight w:val="0"/>
              <w:marTop w:val="0"/>
              <w:marBottom w:val="0"/>
              <w:divBdr>
                <w:top w:val="none" w:sz="0" w:space="0" w:color="auto"/>
                <w:left w:val="none" w:sz="0" w:space="0" w:color="auto"/>
                <w:bottom w:val="none" w:sz="0" w:space="0" w:color="auto"/>
                <w:right w:val="none" w:sz="0" w:space="0" w:color="auto"/>
              </w:divBdr>
            </w:div>
            <w:div w:id="2033191204">
              <w:marLeft w:val="0"/>
              <w:marRight w:val="0"/>
              <w:marTop w:val="0"/>
              <w:marBottom w:val="0"/>
              <w:divBdr>
                <w:top w:val="none" w:sz="0" w:space="0" w:color="auto"/>
                <w:left w:val="none" w:sz="0" w:space="0" w:color="auto"/>
                <w:bottom w:val="none" w:sz="0" w:space="0" w:color="auto"/>
                <w:right w:val="none" w:sz="0" w:space="0" w:color="auto"/>
              </w:divBdr>
            </w:div>
            <w:div w:id="1001202006">
              <w:marLeft w:val="0"/>
              <w:marRight w:val="0"/>
              <w:marTop w:val="0"/>
              <w:marBottom w:val="0"/>
              <w:divBdr>
                <w:top w:val="none" w:sz="0" w:space="0" w:color="auto"/>
                <w:left w:val="none" w:sz="0" w:space="0" w:color="auto"/>
                <w:bottom w:val="none" w:sz="0" w:space="0" w:color="auto"/>
                <w:right w:val="none" w:sz="0" w:space="0" w:color="auto"/>
              </w:divBdr>
            </w:div>
            <w:div w:id="2140682325">
              <w:marLeft w:val="0"/>
              <w:marRight w:val="0"/>
              <w:marTop w:val="0"/>
              <w:marBottom w:val="0"/>
              <w:divBdr>
                <w:top w:val="none" w:sz="0" w:space="0" w:color="auto"/>
                <w:left w:val="none" w:sz="0" w:space="0" w:color="auto"/>
                <w:bottom w:val="none" w:sz="0" w:space="0" w:color="auto"/>
                <w:right w:val="none" w:sz="0" w:space="0" w:color="auto"/>
              </w:divBdr>
            </w:div>
            <w:div w:id="961572328">
              <w:marLeft w:val="0"/>
              <w:marRight w:val="0"/>
              <w:marTop w:val="0"/>
              <w:marBottom w:val="0"/>
              <w:divBdr>
                <w:top w:val="none" w:sz="0" w:space="0" w:color="auto"/>
                <w:left w:val="none" w:sz="0" w:space="0" w:color="auto"/>
                <w:bottom w:val="none" w:sz="0" w:space="0" w:color="auto"/>
                <w:right w:val="none" w:sz="0" w:space="0" w:color="auto"/>
              </w:divBdr>
            </w:div>
            <w:div w:id="62266968">
              <w:marLeft w:val="0"/>
              <w:marRight w:val="0"/>
              <w:marTop w:val="0"/>
              <w:marBottom w:val="0"/>
              <w:divBdr>
                <w:top w:val="none" w:sz="0" w:space="0" w:color="auto"/>
                <w:left w:val="none" w:sz="0" w:space="0" w:color="auto"/>
                <w:bottom w:val="none" w:sz="0" w:space="0" w:color="auto"/>
                <w:right w:val="none" w:sz="0" w:space="0" w:color="auto"/>
              </w:divBdr>
            </w:div>
            <w:div w:id="707340555">
              <w:marLeft w:val="0"/>
              <w:marRight w:val="0"/>
              <w:marTop w:val="0"/>
              <w:marBottom w:val="0"/>
              <w:divBdr>
                <w:top w:val="none" w:sz="0" w:space="0" w:color="auto"/>
                <w:left w:val="none" w:sz="0" w:space="0" w:color="auto"/>
                <w:bottom w:val="none" w:sz="0" w:space="0" w:color="auto"/>
                <w:right w:val="none" w:sz="0" w:space="0" w:color="auto"/>
              </w:divBdr>
            </w:div>
            <w:div w:id="365837245">
              <w:marLeft w:val="0"/>
              <w:marRight w:val="0"/>
              <w:marTop w:val="0"/>
              <w:marBottom w:val="0"/>
              <w:divBdr>
                <w:top w:val="none" w:sz="0" w:space="0" w:color="auto"/>
                <w:left w:val="none" w:sz="0" w:space="0" w:color="auto"/>
                <w:bottom w:val="none" w:sz="0" w:space="0" w:color="auto"/>
                <w:right w:val="none" w:sz="0" w:space="0" w:color="auto"/>
              </w:divBdr>
            </w:div>
            <w:div w:id="1843928445">
              <w:marLeft w:val="0"/>
              <w:marRight w:val="0"/>
              <w:marTop w:val="0"/>
              <w:marBottom w:val="0"/>
              <w:divBdr>
                <w:top w:val="none" w:sz="0" w:space="0" w:color="auto"/>
                <w:left w:val="none" w:sz="0" w:space="0" w:color="auto"/>
                <w:bottom w:val="none" w:sz="0" w:space="0" w:color="auto"/>
                <w:right w:val="none" w:sz="0" w:space="0" w:color="auto"/>
              </w:divBdr>
            </w:div>
            <w:div w:id="1269971436">
              <w:marLeft w:val="0"/>
              <w:marRight w:val="0"/>
              <w:marTop w:val="0"/>
              <w:marBottom w:val="0"/>
              <w:divBdr>
                <w:top w:val="none" w:sz="0" w:space="0" w:color="auto"/>
                <w:left w:val="none" w:sz="0" w:space="0" w:color="auto"/>
                <w:bottom w:val="none" w:sz="0" w:space="0" w:color="auto"/>
                <w:right w:val="none" w:sz="0" w:space="0" w:color="auto"/>
              </w:divBdr>
            </w:div>
            <w:div w:id="668598740">
              <w:marLeft w:val="0"/>
              <w:marRight w:val="0"/>
              <w:marTop w:val="0"/>
              <w:marBottom w:val="0"/>
              <w:divBdr>
                <w:top w:val="none" w:sz="0" w:space="0" w:color="auto"/>
                <w:left w:val="none" w:sz="0" w:space="0" w:color="auto"/>
                <w:bottom w:val="none" w:sz="0" w:space="0" w:color="auto"/>
                <w:right w:val="none" w:sz="0" w:space="0" w:color="auto"/>
              </w:divBdr>
            </w:div>
            <w:div w:id="640773532">
              <w:marLeft w:val="0"/>
              <w:marRight w:val="0"/>
              <w:marTop w:val="0"/>
              <w:marBottom w:val="0"/>
              <w:divBdr>
                <w:top w:val="none" w:sz="0" w:space="0" w:color="auto"/>
                <w:left w:val="none" w:sz="0" w:space="0" w:color="auto"/>
                <w:bottom w:val="none" w:sz="0" w:space="0" w:color="auto"/>
                <w:right w:val="none" w:sz="0" w:space="0" w:color="auto"/>
              </w:divBdr>
            </w:div>
            <w:div w:id="687290504">
              <w:marLeft w:val="0"/>
              <w:marRight w:val="0"/>
              <w:marTop w:val="0"/>
              <w:marBottom w:val="0"/>
              <w:divBdr>
                <w:top w:val="none" w:sz="0" w:space="0" w:color="auto"/>
                <w:left w:val="none" w:sz="0" w:space="0" w:color="auto"/>
                <w:bottom w:val="none" w:sz="0" w:space="0" w:color="auto"/>
                <w:right w:val="none" w:sz="0" w:space="0" w:color="auto"/>
              </w:divBdr>
            </w:div>
            <w:div w:id="371269835">
              <w:marLeft w:val="0"/>
              <w:marRight w:val="0"/>
              <w:marTop w:val="0"/>
              <w:marBottom w:val="0"/>
              <w:divBdr>
                <w:top w:val="none" w:sz="0" w:space="0" w:color="auto"/>
                <w:left w:val="none" w:sz="0" w:space="0" w:color="auto"/>
                <w:bottom w:val="none" w:sz="0" w:space="0" w:color="auto"/>
                <w:right w:val="none" w:sz="0" w:space="0" w:color="auto"/>
              </w:divBdr>
              <w:divsChild>
                <w:div w:id="1147630757">
                  <w:marLeft w:val="0"/>
                  <w:marRight w:val="0"/>
                  <w:marTop w:val="0"/>
                  <w:marBottom w:val="0"/>
                  <w:divBdr>
                    <w:top w:val="none" w:sz="0" w:space="0" w:color="auto"/>
                    <w:left w:val="none" w:sz="0" w:space="0" w:color="auto"/>
                    <w:bottom w:val="none" w:sz="0" w:space="0" w:color="auto"/>
                    <w:right w:val="none" w:sz="0" w:space="0" w:color="auto"/>
                  </w:divBdr>
                </w:div>
                <w:div w:id="295064303">
                  <w:marLeft w:val="0"/>
                  <w:marRight w:val="0"/>
                  <w:marTop w:val="0"/>
                  <w:marBottom w:val="0"/>
                  <w:divBdr>
                    <w:top w:val="none" w:sz="0" w:space="0" w:color="auto"/>
                    <w:left w:val="none" w:sz="0" w:space="0" w:color="auto"/>
                    <w:bottom w:val="none" w:sz="0" w:space="0" w:color="auto"/>
                    <w:right w:val="none" w:sz="0" w:space="0" w:color="auto"/>
                  </w:divBdr>
                </w:div>
                <w:div w:id="1150904747">
                  <w:marLeft w:val="0"/>
                  <w:marRight w:val="0"/>
                  <w:marTop w:val="0"/>
                  <w:marBottom w:val="0"/>
                  <w:divBdr>
                    <w:top w:val="none" w:sz="0" w:space="0" w:color="auto"/>
                    <w:left w:val="none" w:sz="0" w:space="0" w:color="auto"/>
                    <w:bottom w:val="none" w:sz="0" w:space="0" w:color="auto"/>
                    <w:right w:val="none" w:sz="0" w:space="0" w:color="auto"/>
                  </w:divBdr>
                </w:div>
                <w:div w:id="1893612120">
                  <w:marLeft w:val="0"/>
                  <w:marRight w:val="0"/>
                  <w:marTop w:val="0"/>
                  <w:marBottom w:val="0"/>
                  <w:divBdr>
                    <w:top w:val="none" w:sz="0" w:space="0" w:color="auto"/>
                    <w:left w:val="none" w:sz="0" w:space="0" w:color="auto"/>
                    <w:bottom w:val="none" w:sz="0" w:space="0" w:color="auto"/>
                    <w:right w:val="none" w:sz="0" w:space="0" w:color="auto"/>
                  </w:divBdr>
                </w:div>
                <w:div w:id="1345135345">
                  <w:marLeft w:val="0"/>
                  <w:marRight w:val="0"/>
                  <w:marTop w:val="0"/>
                  <w:marBottom w:val="0"/>
                  <w:divBdr>
                    <w:top w:val="none" w:sz="0" w:space="0" w:color="auto"/>
                    <w:left w:val="none" w:sz="0" w:space="0" w:color="auto"/>
                    <w:bottom w:val="none" w:sz="0" w:space="0" w:color="auto"/>
                    <w:right w:val="none" w:sz="0" w:space="0" w:color="auto"/>
                  </w:divBdr>
                </w:div>
                <w:div w:id="52436033">
                  <w:marLeft w:val="0"/>
                  <w:marRight w:val="0"/>
                  <w:marTop w:val="0"/>
                  <w:marBottom w:val="0"/>
                  <w:divBdr>
                    <w:top w:val="none" w:sz="0" w:space="0" w:color="auto"/>
                    <w:left w:val="none" w:sz="0" w:space="0" w:color="auto"/>
                    <w:bottom w:val="none" w:sz="0" w:space="0" w:color="auto"/>
                    <w:right w:val="none" w:sz="0" w:space="0" w:color="auto"/>
                  </w:divBdr>
                </w:div>
                <w:div w:id="1398732">
                  <w:marLeft w:val="0"/>
                  <w:marRight w:val="0"/>
                  <w:marTop w:val="0"/>
                  <w:marBottom w:val="0"/>
                  <w:divBdr>
                    <w:top w:val="none" w:sz="0" w:space="0" w:color="auto"/>
                    <w:left w:val="none" w:sz="0" w:space="0" w:color="auto"/>
                    <w:bottom w:val="none" w:sz="0" w:space="0" w:color="auto"/>
                    <w:right w:val="none" w:sz="0" w:space="0" w:color="auto"/>
                  </w:divBdr>
                </w:div>
                <w:div w:id="1374843301">
                  <w:marLeft w:val="0"/>
                  <w:marRight w:val="0"/>
                  <w:marTop w:val="0"/>
                  <w:marBottom w:val="0"/>
                  <w:divBdr>
                    <w:top w:val="none" w:sz="0" w:space="0" w:color="auto"/>
                    <w:left w:val="none" w:sz="0" w:space="0" w:color="auto"/>
                    <w:bottom w:val="none" w:sz="0" w:space="0" w:color="auto"/>
                    <w:right w:val="none" w:sz="0" w:space="0" w:color="auto"/>
                  </w:divBdr>
                </w:div>
                <w:div w:id="1790470701">
                  <w:marLeft w:val="0"/>
                  <w:marRight w:val="0"/>
                  <w:marTop w:val="0"/>
                  <w:marBottom w:val="0"/>
                  <w:divBdr>
                    <w:top w:val="none" w:sz="0" w:space="0" w:color="auto"/>
                    <w:left w:val="none" w:sz="0" w:space="0" w:color="auto"/>
                    <w:bottom w:val="none" w:sz="0" w:space="0" w:color="auto"/>
                    <w:right w:val="none" w:sz="0" w:space="0" w:color="auto"/>
                  </w:divBdr>
                </w:div>
                <w:div w:id="1528366825">
                  <w:marLeft w:val="0"/>
                  <w:marRight w:val="0"/>
                  <w:marTop w:val="0"/>
                  <w:marBottom w:val="0"/>
                  <w:divBdr>
                    <w:top w:val="none" w:sz="0" w:space="0" w:color="auto"/>
                    <w:left w:val="none" w:sz="0" w:space="0" w:color="auto"/>
                    <w:bottom w:val="none" w:sz="0" w:space="0" w:color="auto"/>
                    <w:right w:val="none" w:sz="0" w:space="0" w:color="auto"/>
                  </w:divBdr>
                </w:div>
                <w:div w:id="738476446">
                  <w:marLeft w:val="0"/>
                  <w:marRight w:val="0"/>
                  <w:marTop w:val="0"/>
                  <w:marBottom w:val="0"/>
                  <w:divBdr>
                    <w:top w:val="none" w:sz="0" w:space="0" w:color="auto"/>
                    <w:left w:val="none" w:sz="0" w:space="0" w:color="auto"/>
                    <w:bottom w:val="none" w:sz="0" w:space="0" w:color="auto"/>
                    <w:right w:val="none" w:sz="0" w:space="0" w:color="auto"/>
                  </w:divBdr>
                </w:div>
                <w:div w:id="1396126650">
                  <w:marLeft w:val="0"/>
                  <w:marRight w:val="0"/>
                  <w:marTop w:val="0"/>
                  <w:marBottom w:val="0"/>
                  <w:divBdr>
                    <w:top w:val="none" w:sz="0" w:space="0" w:color="auto"/>
                    <w:left w:val="none" w:sz="0" w:space="0" w:color="auto"/>
                    <w:bottom w:val="none" w:sz="0" w:space="0" w:color="auto"/>
                    <w:right w:val="none" w:sz="0" w:space="0" w:color="auto"/>
                  </w:divBdr>
                </w:div>
                <w:div w:id="257714096">
                  <w:marLeft w:val="0"/>
                  <w:marRight w:val="0"/>
                  <w:marTop w:val="0"/>
                  <w:marBottom w:val="0"/>
                  <w:divBdr>
                    <w:top w:val="none" w:sz="0" w:space="0" w:color="auto"/>
                    <w:left w:val="none" w:sz="0" w:space="0" w:color="auto"/>
                    <w:bottom w:val="none" w:sz="0" w:space="0" w:color="auto"/>
                    <w:right w:val="none" w:sz="0" w:space="0" w:color="auto"/>
                  </w:divBdr>
                </w:div>
                <w:div w:id="1989551068">
                  <w:marLeft w:val="0"/>
                  <w:marRight w:val="0"/>
                  <w:marTop w:val="0"/>
                  <w:marBottom w:val="0"/>
                  <w:divBdr>
                    <w:top w:val="none" w:sz="0" w:space="0" w:color="auto"/>
                    <w:left w:val="none" w:sz="0" w:space="0" w:color="auto"/>
                    <w:bottom w:val="none" w:sz="0" w:space="0" w:color="auto"/>
                    <w:right w:val="none" w:sz="0" w:space="0" w:color="auto"/>
                  </w:divBdr>
                </w:div>
                <w:div w:id="796991092">
                  <w:marLeft w:val="0"/>
                  <w:marRight w:val="0"/>
                  <w:marTop w:val="0"/>
                  <w:marBottom w:val="0"/>
                  <w:divBdr>
                    <w:top w:val="none" w:sz="0" w:space="0" w:color="auto"/>
                    <w:left w:val="none" w:sz="0" w:space="0" w:color="auto"/>
                    <w:bottom w:val="none" w:sz="0" w:space="0" w:color="auto"/>
                    <w:right w:val="none" w:sz="0" w:space="0" w:color="auto"/>
                  </w:divBdr>
                </w:div>
                <w:div w:id="1643580603">
                  <w:marLeft w:val="0"/>
                  <w:marRight w:val="0"/>
                  <w:marTop w:val="0"/>
                  <w:marBottom w:val="0"/>
                  <w:divBdr>
                    <w:top w:val="none" w:sz="0" w:space="0" w:color="auto"/>
                    <w:left w:val="none" w:sz="0" w:space="0" w:color="auto"/>
                    <w:bottom w:val="none" w:sz="0" w:space="0" w:color="auto"/>
                    <w:right w:val="none" w:sz="0" w:space="0" w:color="auto"/>
                  </w:divBdr>
                </w:div>
                <w:div w:id="1693452213">
                  <w:marLeft w:val="0"/>
                  <w:marRight w:val="0"/>
                  <w:marTop w:val="0"/>
                  <w:marBottom w:val="0"/>
                  <w:divBdr>
                    <w:top w:val="none" w:sz="0" w:space="0" w:color="auto"/>
                    <w:left w:val="none" w:sz="0" w:space="0" w:color="auto"/>
                    <w:bottom w:val="none" w:sz="0" w:space="0" w:color="auto"/>
                    <w:right w:val="none" w:sz="0" w:space="0" w:color="auto"/>
                  </w:divBdr>
                </w:div>
                <w:div w:id="581767547">
                  <w:marLeft w:val="0"/>
                  <w:marRight w:val="0"/>
                  <w:marTop w:val="0"/>
                  <w:marBottom w:val="0"/>
                  <w:divBdr>
                    <w:top w:val="none" w:sz="0" w:space="0" w:color="auto"/>
                    <w:left w:val="none" w:sz="0" w:space="0" w:color="auto"/>
                    <w:bottom w:val="none" w:sz="0" w:space="0" w:color="auto"/>
                    <w:right w:val="none" w:sz="0" w:space="0" w:color="auto"/>
                  </w:divBdr>
                </w:div>
                <w:div w:id="820462068">
                  <w:marLeft w:val="0"/>
                  <w:marRight w:val="0"/>
                  <w:marTop w:val="0"/>
                  <w:marBottom w:val="0"/>
                  <w:divBdr>
                    <w:top w:val="none" w:sz="0" w:space="0" w:color="auto"/>
                    <w:left w:val="none" w:sz="0" w:space="0" w:color="auto"/>
                    <w:bottom w:val="none" w:sz="0" w:space="0" w:color="auto"/>
                    <w:right w:val="none" w:sz="0" w:space="0" w:color="auto"/>
                  </w:divBdr>
                </w:div>
                <w:div w:id="994182669">
                  <w:marLeft w:val="0"/>
                  <w:marRight w:val="0"/>
                  <w:marTop w:val="0"/>
                  <w:marBottom w:val="0"/>
                  <w:divBdr>
                    <w:top w:val="none" w:sz="0" w:space="0" w:color="auto"/>
                    <w:left w:val="none" w:sz="0" w:space="0" w:color="auto"/>
                    <w:bottom w:val="none" w:sz="0" w:space="0" w:color="auto"/>
                    <w:right w:val="none" w:sz="0" w:space="0" w:color="auto"/>
                  </w:divBdr>
                </w:div>
                <w:div w:id="507255176">
                  <w:marLeft w:val="0"/>
                  <w:marRight w:val="0"/>
                  <w:marTop w:val="0"/>
                  <w:marBottom w:val="0"/>
                  <w:divBdr>
                    <w:top w:val="none" w:sz="0" w:space="0" w:color="auto"/>
                    <w:left w:val="none" w:sz="0" w:space="0" w:color="auto"/>
                    <w:bottom w:val="none" w:sz="0" w:space="0" w:color="auto"/>
                    <w:right w:val="none" w:sz="0" w:space="0" w:color="auto"/>
                  </w:divBdr>
                </w:div>
                <w:div w:id="382290498">
                  <w:marLeft w:val="0"/>
                  <w:marRight w:val="0"/>
                  <w:marTop w:val="0"/>
                  <w:marBottom w:val="0"/>
                  <w:divBdr>
                    <w:top w:val="none" w:sz="0" w:space="0" w:color="auto"/>
                    <w:left w:val="none" w:sz="0" w:space="0" w:color="auto"/>
                    <w:bottom w:val="none" w:sz="0" w:space="0" w:color="auto"/>
                    <w:right w:val="none" w:sz="0" w:space="0" w:color="auto"/>
                  </w:divBdr>
                </w:div>
                <w:div w:id="1651596118">
                  <w:marLeft w:val="0"/>
                  <w:marRight w:val="0"/>
                  <w:marTop w:val="0"/>
                  <w:marBottom w:val="0"/>
                  <w:divBdr>
                    <w:top w:val="none" w:sz="0" w:space="0" w:color="auto"/>
                    <w:left w:val="none" w:sz="0" w:space="0" w:color="auto"/>
                    <w:bottom w:val="none" w:sz="0" w:space="0" w:color="auto"/>
                    <w:right w:val="none" w:sz="0" w:space="0" w:color="auto"/>
                  </w:divBdr>
                </w:div>
                <w:div w:id="588199260">
                  <w:marLeft w:val="0"/>
                  <w:marRight w:val="0"/>
                  <w:marTop w:val="0"/>
                  <w:marBottom w:val="0"/>
                  <w:divBdr>
                    <w:top w:val="none" w:sz="0" w:space="0" w:color="auto"/>
                    <w:left w:val="none" w:sz="0" w:space="0" w:color="auto"/>
                    <w:bottom w:val="none" w:sz="0" w:space="0" w:color="auto"/>
                    <w:right w:val="none" w:sz="0" w:space="0" w:color="auto"/>
                  </w:divBdr>
                </w:div>
                <w:div w:id="470101563">
                  <w:marLeft w:val="0"/>
                  <w:marRight w:val="0"/>
                  <w:marTop w:val="0"/>
                  <w:marBottom w:val="0"/>
                  <w:divBdr>
                    <w:top w:val="none" w:sz="0" w:space="0" w:color="auto"/>
                    <w:left w:val="none" w:sz="0" w:space="0" w:color="auto"/>
                    <w:bottom w:val="none" w:sz="0" w:space="0" w:color="auto"/>
                    <w:right w:val="none" w:sz="0" w:space="0" w:color="auto"/>
                  </w:divBdr>
                </w:div>
                <w:div w:id="357782111">
                  <w:marLeft w:val="0"/>
                  <w:marRight w:val="0"/>
                  <w:marTop w:val="0"/>
                  <w:marBottom w:val="0"/>
                  <w:divBdr>
                    <w:top w:val="none" w:sz="0" w:space="0" w:color="auto"/>
                    <w:left w:val="none" w:sz="0" w:space="0" w:color="auto"/>
                    <w:bottom w:val="none" w:sz="0" w:space="0" w:color="auto"/>
                    <w:right w:val="none" w:sz="0" w:space="0" w:color="auto"/>
                  </w:divBdr>
                </w:div>
                <w:div w:id="822165997">
                  <w:marLeft w:val="0"/>
                  <w:marRight w:val="0"/>
                  <w:marTop w:val="0"/>
                  <w:marBottom w:val="0"/>
                  <w:divBdr>
                    <w:top w:val="none" w:sz="0" w:space="0" w:color="auto"/>
                    <w:left w:val="none" w:sz="0" w:space="0" w:color="auto"/>
                    <w:bottom w:val="none" w:sz="0" w:space="0" w:color="auto"/>
                    <w:right w:val="none" w:sz="0" w:space="0" w:color="auto"/>
                  </w:divBdr>
                </w:div>
                <w:div w:id="806901449">
                  <w:marLeft w:val="0"/>
                  <w:marRight w:val="0"/>
                  <w:marTop w:val="0"/>
                  <w:marBottom w:val="0"/>
                  <w:divBdr>
                    <w:top w:val="none" w:sz="0" w:space="0" w:color="auto"/>
                    <w:left w:val="none" w:sz="0" w:space="0" w:color="auto"/>
                    <w:bottom w:val="none" w:sz="0" w:space="0" w:color="auto"/>
                    <w:right w:val="none" w:sz="0" w:space="0" w:color="auto"/>
                  </w:divBdr>
                </w:div>
                <w:div w:id="1846551676">
                  <w:marLeft w:val="0"/>
                  <w:marRight w:val="0"/>
                  <w:marTop w:val="0"/>
                  <w:marBottom w:val="0"/>
                  <w:divBdr>
                    <w:top w:val="none" w:sz="0" w:space="0" w:color="auto"/>
                    <w:left w:val="none" w:sz="0" w:space="0" w:color="auto"/>
                    <w:bottom w:val="none" w:sz="0" w:space="0" w:color="auto"/>
                    <w:right w:val="none" w:sz="0" w:space="0" w:color="auto"/>
                  </w:divBdr>
                </w:div>
                <w:div w:id="698631343">
                  <w:marLeft w:val="0"/>
                  <w:marRight w:val="0"/>
                  <w:marTop w:val="0"/>
                  <w:marBottom w:val="0"/>
                  <w:divBdr>
                    <w:top w:val="none" w:sz="0" w:space="0" w:color="auto"/>
                    <w:left w:val="none" w:sz="0" w:space="0" w:color="auto"/>
                    <w:bottom w:val="none" w:sz="0" w:space="0" w:color="auto"/>
                    <w:right w:val="none" w:sz="0" w:space="0" w:color="auto"/>
                  </w:divBdr>
                </w:div>
                <w:div w:id="191114246">
                  <w:marLeft w:val="0"/>
                  <w:marRight w:val="0"/>
                  <w:marTop w:val="0"/>
                  <w:marBottom w:val="0"/>
                  <w:divBdr>
                    <w:top w:val="none" w:sz="0" w:space="0" w:color="auto"/>
                    <w:left w:val="none" w:sz="0" w:space="0" w:color="auto"/>
                    <w:bottom w:val="none" w:sz="0" w:space="0" w:color="auto"/>
                    <w:right w:val="none" w:sz="0" w:space="0" w:color="auto"/>
                  </w:divBdr>
                </w:div>
                <w:div w:id="2026586916">
                  <w:marLeft w:val="0"/>
                  <w:marRight w:val="0"/>
                  <w:marTop w:val="0"/>
                  <w:marBottom w:val="0"/>
                  <w:divBdr>
                    <w:top w:val="none" w:sz="0" w:space="0" w:color="auto"/>
                    <w:left w:val="none" w:sz="0" w:space="0" w:color="auto"/>
                    <w:bottom w:val="none" w:sz="0" w:space="0" w:color="auto"/>
                    <w:right w:val="none" w:sz="0" w:space="0" w:color="auto"/>
                  </w:divBdr>
                </w:div>
                <w:div w:id="1274093845">
                  <w:marLeft w:val="0"/>
                  <w:marRight w:val="0"/>
                  <w:marTop w:val="0"/>
                  <w:marBottom w:val="0"/>
                  <w:divBdr>
                    <w:top w:val="none" w:sz="0" w:space="0" w:color="auto"/>
                    <w:left w:val="none" w:sz="0" w:space="0" w:color="auto"/>
                    <w:bottom w:val="none" w:sz="0" w:space="0" w:color="auto"/>
                    <w:right w:val="none" w:sz="0" w:space="0" w:color="auto"/>
                  </w:divBdr>
                </w:div>
                <w:div w:id="711199172">
                  <w:marLeft w:val="0"/>
                  <w:marRight w:val="0"/>
                  <w:marTop w:val="0"/>
                  <w:marBottom w:val="0"/>
                  <w:divBdr>
                    <w:top w:val="none" w:sz="0" w:space="0" w:color="auto"/>
                    <w:left w:val="none" w:sz="0" w:space="0" w:color="auto"/>
                    <w:bottom w:val="none" w:sz="0" w:space="0" w:color="auto"/>
                    <w:right w:val="none" w:sz="0" w:space="0" w:color="auto"/>
                  </w:divBdr>
                </w:div>
                <w:div w:id="836462368">
                  <w:marLeft w:val="0"/>
                  <w:marRight w:val="0"/>
                  <w:marTop w:val="0"/>
                  <w:marBottom w:val="0"/>
                  <w:divBdr>
                    <w:top w:val="none" w:sz="0" w:space="0" w:color="auto"/>
                    <w:left w:val="none" w:sz="0" w:space="0" w:color="auto"/>
                    <w:bottom w:val="none" w:sz="0" w:space="0" w:color="auto"/>
                    <w:right w:val="none" w:sz="0" w:space="0" w:color="auto"/>
                  </w:divBdr>
                </w:div>
                <w:div w:id="1839348594">
                  <w:marLeft w:val="0"/>
                  <w:marRight w:val="0"/>
                  <w:marTop w:val="0"/>
                  <w:marBottom w:val="0"/>
                  <w:divBdr>
                    <w:top w:val="none" w:sz="0" w:space="0" w:color="auto"/>
                    <w:left w:val="none" w:sz="0" w:space="0" w:color="auto"/>
                    <w:bottom w:val="none" w:sz="0" w:space="0" w:color="auto"/>
                    <w:right w:val="none" w:sz="0" w:space="0" w:color="auto"/>
                  </w:divBdr>
                </w:div>
                <w:div w:id="212927867">
                  <w:marLeft w:val="0"/>
                  <w:marRight w:val="0"/>
                  <w:marTop w:val="0"/>
                  <w:marBottom w:val="0"/>
                  <w:divBdr>
                    <w:top w:val="none" w:sz="0" w:space="0" w:color="auto"/>
                    <w:left w:val="none" w:sz="0" w:space="0" w:color="auto"/>
                    <w:bottom w:val="none" w:sz="0" w:space="0" w:color="auto"/>
                    <w:right w:val="none" w:sz="0" w:space="0" w:color="auto"/>
                  </w:divBdr>
                </w:div>
                <w:div w:id="1445420350">
                  <w:marLeft w:val="0"/>
                  <w:marRight w:val="0"/>
                  <w:marTop w:val="0"/>
                  <w:marBottom w:val="0"/>
                  <w:divBdr>
                    <w:top w:val="none" w:sz="0" w:space="0" w:color="auto"/>
                    <w:left w:val="none" w:sz="0" w:space="0" w:color="auto"/>
                    <w:bottom w:val="none" w:sz="0" w:space="0" w:color="auto"/>
                    <w:right w:val="none" w:sz="0" w:space="0" w:color="auto"/>
                  </w:divBdr>
                </w:div>
                <w:div w:id="1086877341">
                  <w:marLeft w:val="0"/>
                  <w:marRight w:val="0"/>
                  <w:marTop w:val="0"/>
                  <w:marBottom w:val="0"/>
                  <w:divBdr>
                    <w:top w:val="none" w:sz="0" w:space="0" w:color="auto"/>
                    <w:left w:val="none" w:sz="0" w:space="0" w:color="auto"/>
                    <w:bottom w:val="none" w:sz="0" w:space="0" w:color="auto"/>
                    <w:right w:val="none" w:sz="0" w:space="0" w:color="auto"/>
                  </w:divBdr>
                </w:div>
                <w:div w:id="750391216">
                  <w:marLeft w:val="0"/>
                  <w:marRight w:val="0"/>
                  <w:marTop w:val="0"/>
                  <w:marBottom w:val="0"/>
                  <w:divBdr>
                    <w:top w:val="none" w:sz="0" w:space="0" w:color="auto"/>
                    <w:left w:val="none" w:sz="0" w:space="0" w:color="auto"/>
                    <w:bottom w:val="none" w:sz="0" w:space="0" w:color="auto"/>
                    <w:right w:val="none" w:sz="0" w:space="0" w:color="auto"/>
                  </w:divBdr>
                </w:div>
                <w:div w:id="1894266481">
                  <w:marLeft w:val="0"/>
                  <w:marRight w:val="0"/>
                  <w:marTop w:val="0"/>
                  <w:marBottom w:val="0"/>
                  <w:divBdr>
                    <w:top w:val="none" w:sz="0" w:space="0" w:color="auto"/>
                    <w:left w:val="none" w:sz="0" w:space="0" w:color="auto"/>
                    <w:bottom w:val="none" w:sz="0" w:space="0" w:color="auto"/>
                    <w:right w:val="none" w:sz="0" w:space="0" w:color="auto"/>
                  </w:divBdr>
                </w:div>
                <w:div w:id="936449941">
                  <w:marLeft w:val="0"/>
                  <w:marRight w:val="0"/>
                  <w:marTop w:val="0"/>
                  <w:marBottom w:val="0"/>
                  <w:divBdr>
                    <w:top w:val="none" w:sz="0" w:space="0" w:color="auto"/>
                    <w:left w:val="none" w:sz="0" w:space="0" w:color="auto"/>
                    <w:bottom w:val="none" w:sz="0" w:space="0" w:color="auto"/>
                    <w:right w:val="none" w:sz="0" w:space="0" w:color="auto"/>
                  </w:divBdr>
                </w:div>
                <w:div w:id="788821925">
                  <w:marLeft w:val="0"/>
                  <w:marRight w:val="0"/>
                  <w:marTop w:val="0"/>
                  <w:marBottom w:val="0"/>
                  <w:divBdr>
                    <w:top w:val="none" w:sz="0" w:space="0" w:color="auto"/>
                    <w:left w:val="none" w:sz="0" w:space="0" w:color="auto"/>
                    <w:bottom w:val="none" w:sz="0" w:space="0" w:color="auto"/>
                    <w:right w:val="none" w:sz="0" w:space="0" w:color="auto"/>
                  </w:divBdr>
                </w:div>
                <w:div w:id="440999552">
                  <w:marLeft w:val="0"/>
                  <w:marRight w:val="0"/>
                  <w:marTop w:val="0"/>
                  <w:marBottom w:val="0"/>
                  <w:divBdr>
                    <w:top w:val="none" w:sz="0" w:space="0" w:color="auto"/>
                    <w:left w:val="none" w:sz="0" w:space="0" w:color="auto"/>
                    <w:bottom w:val="none" w:sz="0" w:space="0" w:color="auto"/>
                    <w:right w:val="none" w:sz="0" w:space="0" w:color="auto"/>
                  </w:divBdr>
                </w:div>
                <w:div w:id="883981163">
                  <w:marLeft w:val="0"/>
                  <w:marRight w:val="0"/>
                  <w:marTop w:val="0"/>
                  <w:marBottom w:val="0"/>
                  <w:divBdr>
                    <w:top w:val="none" w:sz="0" w:space="0" w:color="auto"/>
                    <w:left w:val="none" w:sz="0" w:space="0" w:color="auto"/>
                    <w:bottom w:val="none" w:sz="0" w:space="0" w:color="auto"/>
                    <w:right w:val="none" w:sz="0" w:space="0" w:color="auto"/>
                  </w:divBdr>
                </w:div>
                <w:div w:id="1889804559">
                  <w:marLeft w:val="0"/>
                  <w:marRight w:val="0"/>
                  <w:marTop w:val="0"/>
                  <w:marBottom w:val="0"/>
                  <w:divBdr>
                    <w:top w:val="none" w:sz="0" w:space="0" w:color="auto"/>
                    <w:left w:val="none" w:sz="0" w:space="0" w:color="auto"/>
                    <w:bottom w:val="none" w:sz="0" w:space="0" w:color="auto"/>
                    <w:right w:val="none" w:sz="0" w:space="0" w:color="auto"/>
                  </w:divBdr>
                </w:div>
                <w:div w:id="1549564765">
                  <w:marLeft w:val="0"/>
                  <w:marRight w:val="0"/>
                  <w:marTop w:val="0"/>
                  <w:marBottom w:val="0"/>
                  <w:divBdr>
                    <w:top w:val="none" w:sz="0" w:space="0" w:color="auto"/>
                    <w:left w:val="none" w:sz="0" w:space="0" w:color="auto"/>
                    <w:bottom w:val="none" w:sz="0" w:space="0" w:color="auto"/>
                    <w:right w:val="none" w:sz="0" w:space="0" w:color="auto"/>
                  </w:divBdr>
                </w:div>
                <w:div w:id="999237440">
                  <w:marLeft w:val="0"/>
                  <w:marRight w:val="0"/>
                  <w:marTop w:val="0"/>
                  <w:marBottom w:val="0"/>
                  <w:divBdr>
                    <w:top w:val="none" w:sz="0" w:space="0" w:color="auto"/>
                    <w:left w:val="none" w:sz="0" w:space="0" w:color="auto"/>
                    <w:bottom w:val="none" w:sz="0" w:space="0" w:color="auto"/>
                    <w:right w:val="none" w:sz="0" w:space="0" w:color="auto"/>
                  </w:divBdr>
                </w:div>
                <w:div w:id="1290747871">
                  <w:marLeft w:val="0"/>
                  <w:marRight w:val="0"/>
                  <w:marTop w:val="0"/>
                  <w:marBottom w:val="0"/>
                  <w:divBdr>
                    <w:top w:val="none" w:sz="0" w:space="0" w:color="auto"/>
                    <w:left w:val="none" w:sz="0" w:space="0" w:color="auto"/>
                    <w:bottom w:val="none" w:sz="0" w:space="0" w:color="auto"/>
                    <w:right w:val="none" w:sz="0" w:space="0" w:color="auto"/>
                  </w:divBdr>
                </w:div>
                <w:div w:id="2012905138">
                  <w:marLeft w:val="0"/>
                  <w:marRight w:val="0"/>
                  <w:marTop w:val="0"/>
                  <w:marBottom w:val="0"/>
                  <w:divBdr>
                    <w:top w:val="none" w:sz="0" w:space="0" w:color="auto"/>
                    <w:left w:val="none" w:sz="0" w:space="0" w:color="auto"/>
                    <w:bottom w:val="none" w:sz="0" w:space="0" w:color="auto"/>
                    <w:right w:val="none" w:sz="0" w:space="0" w:color="auto"/>
                  </w:divBdr>
                </w:div>
                <w:div w:id="645860146">
                  <w:marLeft w:val="0"/>
                  <w:marRight w:val="0"/>
                  <w:marTop w:val="0"/>
                  <w:marBottom w:val="0"/>
                  <w:divBdr>
                    <w:top w:val="none" w:sz="0" w:space="0" w:color="auto"/>
                    <w:left w:val="none" w:sz="0" w:space="0" w:color="auto"/>
                    <w:bottom w:val="none" w:sz="0" w:space="0" w:color="auto"/>
                    <w:right w:val="none" w:sz="0" w:space="0" w:color="auto"/>
                  </w:divBdr>
                </w:div>
                <w:div w:id="70851850">
                  <w:marLeft w:val="0"/>
                  <w:marRight w:val="0"/>
                  <w:marTop w:val="0"/>
                  <w:marBottom w:val="0"/>
                  <w:divBdr>
                    <w:top w:val="none" w:sz="0" w:space="0" w:color="auto"/>
                    <w:left w:val="none" w:sz="0" w:space="0" w:color="auto"/>
                    <w:bottom w:val="none" w:sz="0" w:space="0" w:color="auto"/>
                    <w:right w:val="none" w:sz="0" w:space="0" w:color="auto"/>
                  </w:divBdr>
                </w:div>
                <w:div w:id="588541992">
                  <w:marLeft w:val="0"/>
                  <w:marRight w:val="0"/>
                  <w:marTop w:val="0"/>
                  <w:marBottom w:val="0"/>
                  <w:divBdr>
                    <w:top w:val="none" w:sz="0" w:space="0" w:color="auto"/>
                    <w:left w:val="none" w:sz="0" w:space="0" w:color="auto"/>
                    <w:bottom w:val="none" w:sz="0" w:space="0" w:color="auto"/>
                    <w:right w:val="none" w:sz="0" w:space="0" w:color="auto"/>
                  </w:divBdr>
                </w:div>
                <w:div w:id="1478761862">
                  <w:marLeft w:val="0"/>
                  <w:marRight w:val="0"/>
                  <w:marTop w:val="0"/>
                  <w:marBottom w:val="0"/>
                  <w:divBdr>
                    <w:top w:val="none" w:sz="0" w:space="0" w:color="auto"/>
                    <w:left w:val="none" w:sz="0" w:space="0" w:color="auto"/>
                    <w:bottom w:val="none" w:sz="0" w:space="0" w:color="auto"/>
                    <w:right w:val="none" w:sz="0" w:space="0" w:color="auto"/>
                  </w:divBdr>
                </w:div>
                <w:div w:id="643435415">
                  <w:marLeft w:val="0"/>
                  <w:marRight w:val="0"/>
                  <w:marTop w:val="0"/>
                  <w:marBottom w:val="0"/>
                  <w:divBdr>
                    <w:top w:val="none" w:sz="0" w:space="0" w:color="auto"/>
                    <w:left w:val="none" w:sz="0" w:space="0" w:color="auto"/>
                    <w:bottom w:val="none" w:sz="0" w:space="0" w:color="auto"/>
                    <w:right w:val="none" w:sz="0" w:space="0" w:color="auto"/>
                  </w:divBdr>
                </w:div>
              </w:divsChild>
            </w:div>
            <w:div w:id="788819913">
              <w:marLeft w:val="0"/>
              <w:marRight w:val="0"/>
              <w:marTop w:val="0"/>
              <w:marBottom w:val="0"/>
              <w:divBdr>
                <w:top w:val="none" w:sz="0" w:space="0" w:color="auto"/>
                <w:left w:val="none" w:sz="0" w:space="0" w:color="auto"/>
                <w:bottom w:val="none" w:sz="0" w:space="0" w:color="auto"/>
                <w:right w:val="none" w:sz="0" w:space="0" w:color="auto"/>
              </w:divBdr>
            </w:div>
            <w:div w:id="416512797">
              <w:marLeft w:val="0"/>
              <w:marRight w:val="0"/>
              <w:marTop w:val="0"/>
              <w:marBottom w:val="0"/>
              <w:divBdr>
                <w:top w:val="none" w:sz="0" w:space="0" w:color="auto"/>
                <w:left w:val="none" w:sz="0" w:space="0" w:color="auto"/>
                <w:bottom w:val="none" w:sz="0" w:space="0" w:color="auto"/>
                <w:right w:val="none" w:sz="0" w:space="0" w:color="auto"/>
              </w:divBdr>
            </w:div>
            <w:div w:id="850416543">
              <w:marLeft w:val="0"/>
              <w:marRight w:val="0"/>
              <w:marTop w:val="0"/>
              <w:marBottom w:val="0"/>
              <w:divBdr>
                <w:top w:val="none" w:sz="0" w:space="0" w:color="auto"/>
                <w:left w:val="none" w:sz="0" w:space="0" w:color="auto"/>
                <w:bottom w:val="none" w:sz="0" w:space="0" w:color="auto"/>
                <w:right w:val="none" w:sz="0" w:space="0" w:color="auto"/>
              </w:divBdr>
            </w:div>
            <w:div w:id="261113667">
              <w:marLeft w:val="0"/>
              <w:marRight w:val="0"/>
              <w:marTop w:val="0"/>
              <w:marBottom w:val="0"/>
              <w:divBdr>
                <w:top w:val="none" w:sz="0" w:space="0" w:color="auto"/>
                <w:left w:val="none" w:sz="0" w:space="0" w:color="auto"/>
                <w:bottom w:val="none" w:sz="0" w:space="0" w:color="auto"/>
                <w:right w:val="none" w:sz="0" w:space="0" w:color="auto"/>
              </w:divBdr>
            </w:div>
            <w:div w:id="1995137780">
              <w:marLeft w:val="0"/>
              <w:marRight w:val="0"/>
              <w:marTop w:val="0"/>
              <w:marBottom w:val="0"/>
              <w:divBdr>
                <w:top w:val="none" w:sz="0" w:space="0" w:color="auto"/>
                <w:left w:val="none" w:sz="0" w:space="0" w:color="auto"/>
                <w:bottom w:val="none" w:sz="0" w:space="0" w:color="auto"/>
                <w:right w:val="none" w:sz="0" w:space="0" w:color="auto"/>
              </w:divBdr>
            </w:div>
            <w:div w:id="1539976826">
              <w:marLeft w:val="0"/>
              <w:marRight w:val="0"/>
              <w:marTop w:val="0"/>
              <w:marBottom w:val="0"/>
              <w:divBdr>
                <w:top w:val="none" w:sz="0" w:space="0" w:color="auto"/>
                <w:left w:val="none" w:sz="0" w:space="0" w:color="auto"/>
                <w:bottom w:val="none" w:sz="0" w:space="0" w:color="auto"/>
                <w:right w:val="none" w:sz="0" w:space="0" w:color="auto"/>
              </w:divBdr>
            </w:div>
            <w:div w:id="310449431">
              <w:marLeft w:val="0"/>
              <w:marRight w:val="0"/>
              <w:marTop w:val="0"/>
              <w:marBottom w:val="0"/>
              <w:divBdr>
                <w:top w:val="none" w:sz="0" w:space="0" w:color="auto"/>
                <w:left w:val="none" w:sz="0" w:space="0" w:color="auto"/>
                <w:bottom w:val="none" w:sz="0" w:space="0" w:color="auto"/>
                <w:right w:val="none" w:sz="0" w:space="0" w:color="auto"/>
              </w:divBdr>
            </w:div>
            <w:div w:id="418209538">
              <w:marLeft w:val="0"/>
              <w:marRight w:val="0"/>
              <w:marTop w:val="0"/>
              <w:marBottom w:val="0"/>
              <w:divBdr>
                <w:top w:val="none" w:sz="0" w:space="0" w:color="auto"/>
                <w:left w:val="none" w:sz="0" w:space="0" w:color="auto"/>
                <w:bottom w:val="none" w:sz="0" w:space="0" w:color="auto"/>
                <w:right w:val="none" w:sz="0" w:space="0" w:color="auto"/>
              </w:divBdr>
            </w:div>
            <w:div w:id="1796212502">
              <w:marLeft w:val="0"/>
              <w:marRight w:val="0"/>
              <w:marTop w:val="0"/>
              <w:marBottom w:val="0"/>
              <w:divBdr>
                <w:top w:val="none" w:sz="0" w:space="0" w:color="auto"/>
                <w:left w:val="none" w:sz="0" w:space="0" w:color="auto"/>
                <w:bottom w:val="none" w:sz="0" w:space="0" w:color="auto"/>
                <w:right w:val="none" w:sz="0" w:space="0" w:color="auto"/>
              </w:divBdr>
            </w:div>
            <w:div w:id="1334456029">
              <w:marLeft w:val="0"/>
              <w:marRight w:val="0"/>
              <w:marTop w:val="0"/>
              <w:marBottom w:val="0"/>
              <w:divBdr>
                <w:top w:val="none" w:sz="0" w:space="0" w:color="auto"/>
                <w:left w:val="none" w:sz="0" w:space="0" w:color="auto"/>
                <w:bottom w:val="none" w:sz="0" w:space="0" w:color="auto"/>
                <w:right w:val="none" w:sz="0" w:space="0" w:color="auto"/>
              </w:divBdr>
            </w:div>
            <w:div w:id="1899627243">
              <w:marLeft w:val="0"/>
              <w:marRight w:val="0"/>
              <w:marTop w:val="0"/>
              <w:marBottom w:val="0"/>
              <w:divBdr>
                <w:top w:val="none" w:sz="0" w:space="0" w:color="auto"/>
                <w:left w:val="none" w:sz="0" w:space="0" w:color="auto"/>
                <w:bottom w:val="none" w:sz="0" w:space="0" w:color="auto"/>
                <w:right w:val="none" w:sz="0" w:space="0" w:color="auto"/>
              </w:divBdr>
            </w:div>
            <w:div w:id="1777095452">
              <w:marLeft w:val="0"/>
              <w:marRight w:val="0"/>
              <w:marTop w:val="0"/>
              <w:marBottom w:val="0"/>
              <w:divBdr>
                <w:top w:val="none" w:sz="0" w:space="0" w:color="auto"/>
                <w:left w:val="none" w:sz="0" w:space="0" w:color="auto"/>
                <w:bottom w:val="none" w:sz="0" w:space="0" w:color="auto"/>
                <w:right w:val="none" w:sz="0" w:space="0" w:color="auto"/>
              </w:divBdr>
            </w:div>
            <w:div w:id="1759600361">
              <w:marLeft w:val="0"/>
              <w:marRight w:val="0"/>
              <w:marTop w:val="0"/>
              <w:marBottom w:val="0"/>
              <w:divBdr>
                <w:top w:val="none" w:sz="0" w:space="0" w:color="auto"/>
                <w:left w:val="none" w:sz="0" w:space="0" w:color="auto"/>
                <w:bottom w:val="none" w:sz="0" w:space="0" w:color="auto"/>
                <w:right w:val="none" w:sz="0" w:space="0" w:color="auto"/>
              </w:divBdr>
            </w:div>
            <w:div w:id="1192182335">
              <w:marLeft w:val="0"/>
              <w:marRight w:val="0"/>
              <w:marTop w:val="0"/>
              <w:marBottom w:val="0"/>
              <w:divBdr>
                <w:top w:val="none" w:sz="0" w:space="0" w:color="auto"/>
                <w:left w:val="none" w:sz="0" w:space="0" w:color="auto"/>
                <w:bottom w:val="none" w:sz="0" w:space="0" w:color="auto"/>
                <w:right w:val="none" w:sz="0" w:space="0" w:color="auto"/>
              </w:divBdr>
            </w:div>
            <w:div w:id="323162798">
              <w:marLeft w:val="0"/>
              <w:marRight w:val="0"/>
              <w:marTop w:val="0"/>
              <w:marBottom w:val="0"/>
              <w:divBdr>
                <w:top w:val="none" w:sz="0" w:space="0" w:color="auto"/>
                <w:left w:val="none" w:sz="0" w:space="0" w:color="auto"/>
                <w:bottom w:val="none" w:sz="0" w:space="0" w:color="auto"/>
                <w:right w:val="none" w:sz="0" w:space="0" w:color="auto"/>
              </w:divBdr>
            </w:div>
            <w:div w:id="515921525">
              <w:marLeft w:val="0"/>
              <w:marRight w:val="0"/>
              <w:marTop w:val="0"/>
              <w:marBottom w:val="0"/>
              <w:divBdr>
                <w:top w:val="none" w:sz="0" w:space="0" w:color="auto"/>
                <w:left w:val="none" w:sz="0" w:space="0" w:color="auto"/>
                <w:bottom w:val="none" w:sz="0" w:space="0" w:color="auto"/>
                <w:right w:val="none" w:sz="0" w:space="0" w:color="auto"/>
              </w:divBdr>
            </w:div>
            <w:div w:id="1964145779">
              <w:marLeft w:val="0"/>
              <w:marRight w:val="0"/>
              <w:marTop w:val="0"/>
              <w:marBottom w:val="0"/>
              <w:divBdr>
                <w:top w:val="none" w:sz="0" w:space="0" w:color="auto"/>
                <w:left w:val="none" w:sz="0" w:space="0" w:color="auto"/>
                <w:bottom w:val="none" w:sz="0" w:space="0" w:color="auto"/>
                <w:right w:val="none" w:sz="0" w:space="0" w:color="auto"/>
              </w:divBdr>
            </w:div>
            <w:div w:id="1884487949">
              <w:marLeft w:val="0"/>
              <w:marRight w:val="0"/>
              <w:marTop w:val="0"/>
              <w:marBottom w:val="0"/>
              <w:divBdr>
                <w:top w:val="none" w:sz="0" w:space="0" w:color="auto"/>
                <w:left w:val="none" w:sz="0" w:space="0" w:color="auto"/>
                <w:bottom w:val="none" w:sz="0" w:space="0" w:color="auto"/>
                <w:right w:val="none" w:sz="0" w:space="0" w:color="auto"/>
              </w:divBdr>
            </w:div>
            <w:div w:id="1570463469">
              <w:marLeft w:val="0"/>
              <w:marRight w:val="0"/>
              <w:marTop w:val="0"/>
              <w:marBottom w:val="0"/>
              <w:divBdr>
                <w:top w:val="none" w:sz="0" w:space="0" w:color="auto"/>
                <w:left w:val="none" w:sz="0" w:space="0" w:color="auto"/>
                <w:bottom w:val="none" w:sz="0" w:space="0" w:color="auto"/>
                <w:right w:val="none" w:sz="0" w:space="0" w:color="auto"/>
              </w:divBdr>
            </w:div>
            <w:div w:id="1506432791">
              <w:marLeft w:val="0"/>
              <w:marRight w:val="0"/>
              <w:marTop w:val="0"/>
              <w:marBottom w:val="0"/>
              <w:divBdr>
                <w:top w:val="none" w:sz="0" w:space="0" w:color="auto"/>
                <w:left w:val="none" w:sz="0" w:space="0" w:color="auto"/>
                <w:bottom w:val="none" w:sz="0" w:space="0" w:color="auto"/>
                <w:right w:val="none" w:sz="0" w:space="0" w:color="auto"/>
              </w:divBdr>
            </w:div>
            <w:div w:id="719324295">
              <w:marLeft w:val="0"/>
              <w:marRight w:val="0"/>
              <w:marTop w:val="0"/>
              <w:marBottom w:val="0"/>
              <w:divBdr>
                <w:top w:val="none" w:sz="0" w:space="0" w:color="auto"/>
                <w:left w:val="none" w:sz="0" w:space="0" w:color="auto"/>
                <w:bottom w:val="none" w:sz="0" w:space="0" w:color="auto"/>
                <w:right w:val="none" w:sz="0" w:space="0" w:color="auto"/>
              </w:divBdr>
            </w:div>
            <w:div w:id="1027170902">
              <w:marLeft w:val="0"/>
              <w:marRight w:val="0"/>
              <w:marTop w:val="0"/>
              <w:marBottom w:val="0"/>
              <w:divBdr>
                <w:top w:val="none" w:sz="0" w:space="0" w:color="auto"/>
                <w:left w:val="none" w:sz="0" w:space="0" w:color="auto"/>
                <w:bottom w:val="none" w:sz="0" w:space="0" w:color="auto"/>
                <w:right w:val="none" w:sz="0" w:space="0" w:color="auto"/>
              </w:divBdr>
            </w:div>
            <w:div w:id="736782700">
              <w:marLeft w:val="0"/>
              <w:marRight w:val="0"/>
              <w:marTop w:val="0"/>
              <w:marBottom w:val="0"/>
              <w:divBdr>
                <w:top w:val="none" w:sz="0" w:space="0" w:color="auto"/>
                <w:left w:val="none" w:sz="0" w:space="0" w:color="auto"/>
                <w:bottom w:val="none" w:sz="0" w:space="0" w:color="auto"/>
                <w:right w:val="none" w:sz="0" w:space="0" w:color="auto"/>
              </w:divBdr>
            </w:div>
            <w:div w:id="1833133663">
              <w:marLeft w:val="0"/>
              <w:marRight w:val="0"/>
              <w:marTop w:val="0"/>
              <w:marBottom w:val="0"/>
              <w:divBdr>
                <w:top w:val="none" w:sz="0" w:space="0" w:color="auto"/>
                <w:left w:val="none" w:sz="0" w:space="0" w:color="auto"/>
                <w:bottom w:val="none" w:sz="0" w:space="0" w:color="auto"/>
                <w:right w:val="none" w:sz="0" w:space="0" w:color="auto"/>
              </w:divBdr>
            </w:div>
            <w:div w:id="1706905680">
              <w:marLeft w:val="0"/>
              <w:marRight w:val="0"/>
              <w:marTop w:val="0"/>
              <w:marBottom w:val="0"/>
              <w:divBdr>
                <w:top w:val="none" w:sz="0" w:space="0" w:color="auto"/>
                <w:left w:val="none" w:sz="0" w:space="0" w:color="auto"/>
                <w:bottom w:val="none" w:sz="0" w:space="0" w:color="auto"/>
                <w:right w:val="none" w:sz="0" w:space="0" w:color="auto"/>
              </w:divBdr>
            </w:div>
            <w:div w:id="969936617">
              <w:marLeft w:val="0"/>
              <w:marRight w:val="0"/>
              <w:marTop w:val="0"/>
              <w:marBottom w:val="0"/>
              <w:divBdr>
                <w:top w:val="none" w:sz="0" w:space="0" w:color="auto"/>
                <w:left w:val="none" w:sz="0" w:space="0" w:color="auto"/>
                <w:bottom w:val="none" w:sz="0" w:space="0" w:color="auto"/>
                <w:right w:val="none" w:sz="0" w:space="0" w:color="auto"/>
              </w:divBdr>
            </w:div>
            <w:div w:id="310138446">
              <w:marLeft w:val="0"/>
              <w:marRight w:val="0"/>
              <w:marTop w:val="0"/>
              <w:marBottom w:val="0"/>
              <w:divBdr>
                <w:top w:val="none" w:sz="0" w:space="0" w:color="auto"/>
                <w:left w:val="none" w:sz="0" w:space="0" w:color="auto"/>
                <w:bottom w:val="none" w:sz="0" w:space="0" w:color="auto"/>
                <w:right w:val="none" w:sz="0" w:space="0" w:color="auto"/>
              </w:divBdr>
            </w:div>
            <w:div w:id="473327473">
              <w:marLeft w:val="0"/>
              <w:marRight w:val="0"/>
              <w:marTop w:val="0"/>
              <w:marBottom w:val="0"/>
              <w:divBdr>
                <w:top w:val="none" w:sz="0" w:space="0" w:color="auto"/>
                <w:left w:val="none" w:sz="0" w:space="0" w:color="auto"/>
                <w:bottom w:val="none" w:sz="0" w:space="0" w:color="auto"/>
                <w:right w:val="none" w:sz="0" w:space="0" w:color="auto"/>
              </w:divBdr>
            </w:div>
            <w:div w:id="233319657">
              <w:marLeft w:val="0"/>
              <w:marRight w:val="0"/>
              <w:marTop w:val="0"/>
              <w:marBottom w:val="0"/>
              <w:divBdr>
                <w:top w:val="none" w:sz="0" w:space="0" w:color="auto"/>
                <w:left w:val="none" w:sz="0" w:space="0" w:color="auto"/>
                <w:bottom w:val="none" w:sz="0" w:space="0" w:color="auto"/>
                <w:right w:val="none" w:sz="0" w:space="0" w:color="auto"/>
              </w:divBdr>
            </w:div>
            <w:div w:id="1768385137">
              <w:marLeft w:val="0"/>
              <w:marRight w:val="0"/>
              <w:marTop w:val="0"/>
              <w:marBottom w:val="0"/>
              <w:divBdr>
                <w:top w:val="none" w:sz="0" w:space="0" w:color="auto"/>
                <w:left w:val="none" w:sz="0" w:space="0" w:color="auto"/>
                <w:bottom w:val="none" w:sz="0" w:space="0" w:color="auto"/>
                <w:right w:val="none" w:sz="0" w:space="0" w:color="auto"/>
              </w:divBdr>
            </w:div>
            <w:div w:id="476188606">
              <w:marLeft w:val="0"/>
              <w:marRight w:val="0"/>
              <w:marTop w:val="0"/>
              <w:marBottom w:val="0"/>
              <w:divBdr>
                <w:top w:val="none" w:sz="0" w:space="0" w:color="auto"/>
                <w:left w:val="none" w:sz="0" w:space="0" w:color="auto"/>
                <w:bottom w:val="none" w:sz="0" w:space="0" w:color="auto"/>
                <w:right w:val="none" w:sz="0" w:space="0" w:color="auto"/>
              </w:divBdr>
            </w:div>
            <w:div w:id="2128086065">
              <w:marLeft w:val="0"/>
              <w:marRight w:val="0"/>
              <w:marTop w:val="0"/>
              <w:marBottom w:val="0"/>
              <w:divBdr>
                <w:top w:val="none" w:sz="0" w:space="0" w:color="auto"/>
                <w:left w:val="none" w:sz="0" w:space="0" w:color="auto"/>
                <w:bottom w:val="none" w:sz="0" w:space="0" w:color="auto"/>
                <w:right w:val="none" w:sz="0" w:space="0" w:color="auto"/>
              </w:divBdr>
            </w:div>
            <w:div w:id="1207789594">
              <w:marLeft w:val="0"/>
              <w:marRight w:val="0"/>
              <w:marTop w:val="0"/>
              <w:marBottom w:val="0"/>
              <w:divBdr>
                <w:top w:val="none" w:sz="0" w:space="0" w:color="auto"/>
                <w:left w:val="none" w:sz="0" w:space="0" w:color="auto"/>
                <w:bottom w:val="none" w:sz="0" w:space="0" w:color="auto"/>
                <w:right w:val="none" w:sz="0" w:space="0" w:color="auto"/>
              </w:divBdr>
            </w:div>
            <w:div w:id="1290742248">
              <w:marLeft w:val="0"/>
              <w:marRight w:val="0"/>
              <w:marTop w:val="0"/>
              <w:marBottom w:val="0"/>
              <w:divBdr>
                <w:top w:val="none" w:sz="0" w:space="0" w:color="auto"/>
                <w:left w:val="none" w:sz="0" w:space="0" w:color="auto"/>
                <w:bottom w:val="none" w:sz="0" w:space="0" w:color="auto"/>
                <w:right w:val="none" w:sz="0" w:space="0" w:color="auto"/>
              </w:divBdr>
            </w:div>
            <w:div w:id="889658025">
              <w:marLeft w:val="0"/>
              <w:marRight w:val="0"/>
              <w:marTop w:val="0"/>
              <w:marBottom w:val="0"/>
              <w:divBdr>
                <w:top w:val="none" w:sz="0" w:space="0" w:color="auto"/>
                <w:left w:val="none" w:sz="0" w:space="0" w:color="auto"/>
                <w:bottom w:val="none" w:sz="0" w:space="0" w:color="auto"/>
                <w:right w:val="none" w:sz="0" w:space="0" w:color="auto"/>
              </w:divBdr>
            </w:div>
            <w:div w:id="1495728421">
              <w:marLeft w:val="0"/>
              <w:marRight w:val="0"/>
              <w:marTop w:val="0"/>
              <w:marBottom w:val="0"/>
              <w:divBdr>
                <w:top w:val="none" w:sz="0" w:space="0" w:color="auto"/>
                <w:left w:val="none" w:sz="0" w:space="0" w:color="auto"/>
                <w:bottom w:val="none" w:sz="0" w:space="0" w:color="auto"/>
                <w:right w:val="none" w:sz="0" w:space="0" w:color="auto"/>
              </w:divBdr>
            </w:div>
            <w:div w:id="1713727838">
              <w:marLeft w:val="0"/>
              <w:marRight w:val="0"/>
              <w:marTop w:val="0"/>
              <w:marBottom w:val="0"/>
              <w:divBdr>
                <w:top w:val="none" w:sz="0" w:space="0" w:color="auto"/>
                <w:left w:val="none" w:sz="0" w:space="0" w:color="auto"/>
                <w:bottom w:val="none" w:sz="0" w:space="0" w:color="auto"/>
                <w:right w:val="none" w:sz="0" w:space="0" w:color="auto"/>
              </w:divBdr>
            </w:div>
            <w:div w:id="1534153126">
              <w:marLeft w:val="0"/>
              <w:marRight w:val="0"/>
              <w:marTop w:val="0"/>
              <w:marBottom w:val="0"/>
              <w:divBdr>
                <w:top w:val="none" w:sz="0" w:space="0" w:color="auto"/>
                <w:left w:val="none" w:sz="0" w:space="0" w:color="auto"/>
                <w:bottom w:val="none" w:sz="0" w:space="0" w:color="auto"/>
                <w:right w:val="none" w:sz="0" w:space="0" w:color="auto"/>
              </w:divBdr>
            </w:div>
            <w:div w:id="1691568066">
              <w:marLeft w:val="0"/>
              <w:marRight w:val="0"/>
              <w:marTop w:val="0"/>
              <w:marBottom w:val="0"/>
              <w:divBdr>
                <w:top w:val="none" w:sz="0" w:space="0" w:color="auto"/>
                <w:left w:val="none" w:sz="0" w:space="0" w:color="auto"/>
                <w:bottom w:val="none" w:sz="0" w:space="0" w:color="auto"/>
                <w:right w:val="none" w:sz="0" w:space="0" w:color="auto"/>
              </w:divBdr>
            </w:div>
            <w:div w:id="2135098500">
              <w:marLeft w:val="0"/>
              <w:marRight w:val="0"/>
              <w:marTop w:val="0"/>
              <w:marBottom w:val="0"/>
              <w:divBdr>
                <w:top w:val="none" w:sz="0" w:space="0" w:color="auto"/>
                <w:left w:val="none" w:sz="0" w:space="0" w:color="auto"/>
                <w:bottom w:val="none" w:sz="0" w:space="0" w:color="auto"/>
                <w:right w:val="none" w:sz="0" w:space="0" w:color="auto"/>
              </w:divBdr>
            </w:div>
            <w:div w:id="1406145400">
              <w:marLeft w:val="0"/>
              <w:marRight w:val="0"/>
              <w:marTop w:val="0"/>
              <w:marBottom w:val="0"/>
              <w:divBdr>
                <w:top w:val="none" w:sz="0" w:space="0" w:color="auto"/>
                <w:left w:val="none" w:sz="0" w:space="0" w:color="auto"/>
                <w:bottom w:val="none" w:sz="0" w:space="0" w:color="auto"/>
                <w:right w:val="none" w:sz="0" w:space="0" w:color="auto"/>
              </w:divBdr>
            </w:div>
            <w:div w:id="1656104079">
              <w:marLeft w:val="0"/>
              <w:marRight w:val="0"/>
              <w:marTop w:val="0"/>
              <w:marBottom w:val="0"/>
              <w:divBdr>
                <w:top w:val="none" w:sz="0" w:space="0" w:color="auto"/>
                <w:left w:val="none" w:sz="0" w:space="0" w:color="auto"/>
                <w:bottom w:val="none" w:sz="0" w:space="0" w:color="auto"/>
                <w:right w:val="none" w:sz="0" w:space="0" w:color="auto"/>
              </w:divBdr>
            </w:div>
            <w:div w:id="157308192">
              <w:marLeft w:val="0"/>
              <w:marRight w:val="0"/>
              <w:marTop w:val="0"/>
              <w:marBottom w:val="0"/>
              <w:divBdr>
                <w:top w:val="none" w:sz="0" w:space="0" w:color="auto"/>
                <w:left w:val="none" w:sz="0" w:space="0" w:color="auto"/>
                <w:bottom w:val="none" w:sz="0" w:space="0" w:color="auto"/>
                <w:right w:val="none" w:sz="0" w:space="0" w:color="auto"/>
              </w:divBdr>
            </w:div>
            <w:div w:id="1166819499">
              <w:marLeft w:val="0"/>
              <w:marRight w:val="0"/>
              <w:marTop w:val="0"/>
              <w:marBottom w:val="0"/>
              <w:divBdr>
                <w:top w:val="none" w:sz="0" w:space="0" w:color="auto"/>
                <w:left w:val="none" w:sz="0" w:space="0" w:color="auto"/>
                <w:bottom w:val="none" w:sz="0" w:space="0" w:color="auto"/>
                <w:right w:val="none" w:sz="0" w:space="0" w:color="auto"/>
              </w:divBdr>
            </w:div>
            <w:div w:id="1822844044">
              <w:marLeft w:val="0"/>
              <w:marRight w:val="0"/>
              <w:marTop w:val="0"/>
              <w:marBottom w:val="0"/>
              <w:divBdr>
                <w:top w:val="none" w:sz="0" w:space="0" w:color="auto"/>
                <w:left w:val="none" w:sz="0" w:space="0" w:color="auto"/>
                <w:bottom w:val="none" w:sz="0" w:space="0" w:color="auto"/>
                <w:right w:val="none" w:sz="0" w:space="0" w:color="auto"/>
              </w:divBdr>
            </w:div>
            <w:div w:id="1828474070">
              <w:marLeft w:val="0"/>
              <w:marRight w:val="0"/>
              <w:marTop w:val="0"/>
              <w:marBottom w:val="0"/>
              <w:divBdr>
                <w:top w:val="none" w:sz="0" w:space="0" w:color="auto"/>
                <w:left w:val="none" w:sz="0" w:space="0" w:color="auto"/>
                <w:bottom w:val="none" w:sz="0" w:space="0" w:color="auto"/>
                <w:right w:val="none" w:sz="0" w:space="0" w:color="auto"/>
              </w:divBdr>
            </w:div>
            <w:div w:id="1217549053">
              <w:marLeft w:val="0"/>
              <w:marRight w:val="0"/>
              <w:marTop w:val="0"/>
              <w:marBottom w:val="0"/>
              <w:divBdr>
                <w:top w:val="none" w:sz="0" w:space="0" w:color="auto"/>
                <w:left w:val="none" w:sz="0" w:space="0" w:color="auto"/>
                <w:bottom w:val="none" w:sz="0" w:space="0" w:color="auto"/>
                <w:right w:val="none" w:sz="0" w:space="0" w:color="auto"/>
              </w:divBdr>
            </w:div>
            <w:div w:id="1572227040">
              <w:marLeft w:val="0"/>
              <w:marRight w:val="0"/>
              <w:marTop w:val="0"/>
              <w:marBottom w:val="0"/>
              <w:divBdr>
                <w:top w:val="none" w:sz="0" w:space="0" w:color="auto"/>
                <w:left w:val="none" w:sz="0" w:space="0" w:color="auto"/>
                <w:bottom w:val="none" w:sz="0" w:space="0" w:color="auto"/>
                <w:right w:val="none" w:sz="0" w:space="0" w:color="auto"/>
              </w:divBdr>
            </w:div>
            <w:div w:id="2111729458">
              <w:marLeft w:val="0"/>
              <w:marRight w:val="0"/>
              <w:marTop w:val="0"/>
              <w:marBottom w:val="0"/>
              <w:divBdr>
                <w:top w:val="none" w:sz="0" w:space="0" w:color="auto"/>
                <w:left w:val="none" w:sz="0" w:space="0" w:color="auto"/>
                <w:bottom w:val="none" w:sz="0" w:space="0" w:color="auto"/>
                <w:right w:val="none" w:sz="0" w:space="0" w:color="auto"/>
              </w:divBdr>
            </w:div>
            <w:div w:id="127937665">
              <w:marLeft w:val="0"/>
              <w:marRight w:val="0"/>
              <w:marTop w:val="0"/>
              <w:marBottom w:val="0"/>
              <w:divBdr>
                <w:top w:val="none" w:sz="0" w:space="0" w:color="auto"/>
                <w:left w:val="none" w:sz="0" w:space="0" w:color="auto"/>
                <w:bottom w:val="none" w:sz="0" w:space="0" w:color="auto"/>
                <w:right w:val="none" w:sz="0" w:space="0" w:color="auto"/>
              </w:divBdr>
            </w:div>
            <w:div w:id="1970931836">
              <w:marLeft w:val="0"/>
              <w:marRight w:val="0"/>
              <w:marTop w:val="0"/>
              <w:marBottom w:val="0"/>
              <w:divBdr>
                <w:top w:val="none" w:sz="0" w:space="0" w:color="auto"/>
                <w:left w:val="none" w:sz="0" w:space="0" w:color="auto"/>
                <w:bottom w:val="none" w:sz="0" w:space="0" w:color="auto"/>
                <w:right w:val="none" w:sz="0" w:space="0" w:color="auto"/>
              </w:divBdr>
            </w:div>
            <w:div w:id="3095965">
              <w:marLeft w:val="0"/>
              <w:marRight w:val="0"/>
              <w:marTop w:val="0"/>
              <w:marBottom w:val="0"/>
              <w:divBdr>
                <w:top w:val="none" w:sz="0" w:space="0" w:color="auto"/>
                <w:left w:val="none" w:sz="0" w:space="0" w:color="auto"/>
                <w:bottom w:val="none" w:sz="0" w:space="0" w:color="auto"/>
                <w:right w:val="none" w:sz="0" w:space="0" w:color="auto"/>
              </w:divBdr>
            </w:div>
            <w:div w:id="1484546223">
              <w:marLeft w:val="0"/>
              <w:marRight w:val="0"/>
              <w:marTop w:val="0"/>
              <w:marBottom w:val="0"/>
              <w:divBdr>
                <w:top w:val="none" w:sz="0" w:space="0" w:color="auto"/>
                <w:left w:val="none" w:sz="0" w:space="0" w:color="auto"/>
                <w:bottom w:val="none" w:sz="0" w:space="0" w:color="auto"/>
                <w:right w:val="none" w:sz="0" w:space="0" w:color="auto"/>
              </w:divBdr>
            </w:div>
            <w:div w:id="856693908">
              <w:marLeft w:val="0"/>
              <w:marRight w:val="0"/>
              <w:marTop w:val="0"/>
              <w:marBottom w:val="0"/>
              <w:divBdr>
                <w:top w:val="none" w:sz="0" w:space="0" w:color="auto"/>
                <w:left w:val="none" w:sz="0" w:space="0" w:color="auto"/>
                <w:bottom w:val="none" w:sz="0" w:space="0" w:color="auto"/>
                <w:right w:val="none" w:sz="0" w:space="0" w:color="auto"/>
              </w:divBdr>
            </w:div>
            <w:div w:id="1849754030">
              <w:marLeft w:val="0"/>
              <w:marRight w:val="0"/>
              <w:marTop w:val="0"/>
              <w:marBottom w:val="0"/>
              <w:divBdr>
                <w:top w:val="none" w:sz="0" w:space="0" w:color="auto"/>
                <w:left w:val="none" w:sz="0" w:space="0" w:color="auto"/>
                <w:bottom w:val="none" w:sz="0" w:space="0" w:color="auto"/>
                <w:right w:val="none" w:sz="0" w:space="0" w:color="auto"/>
              </w:divBdr>
            </w:div>
            <w:div w:id="2008047861">
              <w:marLeft w:val="0"/>
              <w:marRight w:val="0"/>
              <w:marTop w:val="0"/>
              <w:marBottom w:val="0"/>
              <w:divBdr>
                <w:top w:val="none" w:sz="0" w:space="0" w:color="auto"/>
                <w:left w:val="none" w:sz="0" w:space="0" w:color="auto"/>
                <w:bottom w:val="none" w:sz="0" w:space="0" w:color="auto"/>
                <w:right w:val="none" w:sz="0" w:space="0" w:color="auto"/>
              </w:divBdr>
            </w:div>
            <w:div w:id="1253009253">
              <w:marLeft w:val="0"/>
              <w:marRight w:val="0"/>
              <w:marTop w:val="0"/>
              <w:marBottom w:val="0"/>
              <w:divBdr>
                <w:top w:val="none" w:sz="0" w:space="0" w:color="auto"/>
                <w:left w:val="none" w:sz="0" w:space="0" w:color="auto"/>
                <w:bottom w:val="none" w:sz="0" w:space="0" w:color="auto"/>
                <w:right w:val="none" w:sz="0" w:space="0" w:color="auto"/>
              </w:divBdr>
            </w:div>
            <w:div w:id="856118256">
              <w:marLeft w:val="0"/>
              <w:marRight w:val="0"/>
              <w:marTop w:val="0"/>
              <w:marBottom w:val="0"/>
              <w:divBdr>
                <w:top w:val="none" w:sz="0" w:space="0" w:color="auto"/>
                <w:left w:val="none" w:sz="0" w:space="0" w:color="auto"/>
                <w:bottom w:val="none" w:sz="0" w:space="0" w:color="auto"/>
                <w:right w:val="none" w:sz="0" w:space="0" w:color="auto"/>
              </w:divBdr>
            </w:div>
            <w:div w:id="1209340196">
              <w:marLeft w:val="0"/>
              <w:marRight w:val="0"/>
              <w:marTop w:val="0"/>
              <w:marBottom w:val="0"/>
              <w:divBdr>
                <w:top w:val="none" w:sz="0" w:space="0" w:color="auto"/>
                <w:left w:val="none" w:sz="0" w:space="0" w:color="auto"/>
                <w:bottom w:val="none" w:sz="0" w:space="0" w:color="auto"/>
                <w:right w:val="none" w:sz="0" w:space="0" w:color="auto"/>
              </w:divBdr>
            </w:div>
            <w:div w:id="602879915">
              <w:marLeft w:val="0"/>
              <w:marRight w:val="0"/>
              <w:marTop w:val="0"/>
              <w:marBottom w:val="0"/>
              <w:divBdr>
                <w:top w:val="none" w:sz="0" w:space="0" w:color="auto"/>
                <w:left w:val="none" w:sz="0" w:space="0" w:color="auto"/>
                <w:bottom w:val="none" w:sz="0" w:space="0" w:color="auto"/>
                <w:right w:val="none" w:sz="0" w:space="0" w:color="auto"/>
              </w:divBdr>
            </w:div>
            <w:div w:id="1018430896">
              <w:marLeft w:val="0"/>
              <w:marRight w:val="0"/>
              <w:marTop w:val="0"/>
              <w:marBottom w:val="0"/>
              <w:divBdr>
                <w:top w:val="none" w:sz="0" w:space="0" w:color="auto"/>
                <w:left w:val="none" w:sz="0" w:space="0" w:color="auto"/>
                <w:bottom w:val="none" w:sz="0" w:space="0" w:color="auto"/>
                <w:right w:val="none" w:sz="0" w:space="0" w:color="auto"/>
              </w:divBdr>
            </w:div>
            <w:div w:id="839127047">
              <w:marLeft w:val="0"/>
              <w:marRight w:val="0"/>
              <w:marTop w:val="0"/>
              <w:marBottom w:val="0"/>
              <w:divBdr>
                <w:top w:val="none" w:sz="0" w:space="0" w:color="auto"/>
                <w:left w:val="none" w:sz="0" w:space="0" w:color="auto"/>
                <w:bottom w:val="none" w:sz="0" w:space="0" w:color="auto"/>
                <w:right w:val="none" w:sz="0" w:space="0" w:color="auto"/>
              </w:divBdr>
            </w:div>
            <w:div w:id="1702432752">
              <w:marLeft w:val="0"/>
              <w:marRight w:val="0"/>
              <w:marTop w:val="0"/>
              <w:marBottom w:val="0"/>
              <w:divBdr>
                <w:top w:val="none" w:sz="0" w:space="0" w:color="auto"/>
                <w:left w:val="none" w:sz="0" w:space="0" w:color="auto"/>
                <w:bottom w:val="none" w:sz="0" w:space="0" w:color="auto"/>
                <w:right w:val="none" w:sz="0" w:space="0" w:color="auto"/>
              </w:divBdr>
            </w:div>
            <w:div w:id="1465194898">
              <w:marLeft w:val="0"/>
              <w:marRight w:val="0"/>
              <w:marTop w:val="0"/>
              <w:marBottom w:val="0"/>
              <w:divBdr>
                <w:top w:val="none" w:sz="0" w:space="0" w:color="auto"/>
                <w:left w:val="none" w:sz="0" w:space="0" w:color="auto"/>
                <w:bottom w:val="none" w:sz="0" w:space="0" w:color="auto"/>
                <w:right w:val="none" w:sz="0" w:space="0" w:color="auto"/>
              </w:divBdr>
            </w:div>
            <w:div w:id="249585868">
              <w:marLeft w:val="0"/>
              <w:marRight w:val="0"/>
              <w:marTop w:val="0"/>
              <w:marBottom w:val="0"/>
              <w:divBdr>
                <w:top w:val="none" w:sz="0" w:space="0" w:color="auto"/>
                <w:left w:val="none" w:sz="0" w:space="0" w:color="auto"/>
                <w:bottom w:val="none" w:sz="0" w:space="0" w:color="auto"/>
                <w:right w:val="none" w:sz="0" w:space="0" w:color="auto"/>
              </w:divBdr>
            </w:div>
            <w:div w:id="629870987">
              <w:marLeft w:val="0"/>
              <w:marRight w:val="0"/>
              <w:marTop w:val="0"/>
              <w:marBottom w:val="0"/>
              <w:divBdr>
                <w:top w:val="none" w:sz="0" w:space="0" w:color="auto"/>
                <w:left w:val="none" w:sz="0" w:space="0" w:color="auto"/>
                <w:bottom w:val="none" w:sz="0" w:space="0" w:color="auto"/>
                <w:right w:val="none" w:sz="0" w:space="0" w:color="auto"/>
              </w:divBdr>
            </w:div>
            <w:div w:id="2140956378">
              <w:marLeft w:val="0"/>
              <w:marRight w:val="0"/>
              <w:marTop w:val="0"/>
              <w:marBottom w:val="0"/>
              <w:divBdr>
                <w:top w:val="none" w:sz="0" w:space="0" w:color="auto"/>
                <w:left w:val="none" w:sz="0" w:space="0" w:color="auto"/>
                <w:bottom w:val="none" w:sz="0" w:space="0" w:color="auto"/>
                <w:right w:val="none" w:sz="0" w:space="0" w:color="auto"/>
              </w:divBdr>
            </w:div>
            <w:div w:id="1922373453">
              <w:marLeft w:val="0"/>
              <w:marRight w:val="0"/>
              <w:marTop w:val="0"/>
              <w:marBottom w:val="0"/>
              <w:divBdr>
                <w:top w:val="none" w:sz="0" w:space="0" w:color="auto"/>
                <w:left w:val="none" w:sz="0" w:space="0" w:color="auto"/>
                <w:bottom w:val="none" w:sz="0" w:space="0" w:color="auto"/>
                <w:right w:val="none" w:sz="0" w:space="0" w:color="auto"/>
              </w:divBdr>
            </w:div>
            <w:div w:id="1979452701">
              <w:marLeft w:val="0"/>
              <w:marRight w:val="0"/>
              <w:marTop w:val="0"/>
              <w:marBottom w:val="0"/>
              <w:divBdr>
                <w:top w:val="none" w:sz="0" w:space="0" w:color="auto"/>
                <w:left w:val="none" w:sz="0" w:space="0" w:color="auto"/>
                <w:bottom w:val="none" w:sz="0" w:space="0" w:color="auto"/>
                <w:right w:val="none" w:sz="0" w:space="0" w:color="auto"/>
              </w:divBdr>
            </w:div>
            <w:div w:id="666323931">
              <w:marLeft w:val="0"/>
              <w:marRight w:val="0"/>
              <w:marTop w:val="0"/>
              <w:marBottom w:val="0"/>
              <w:divBdr>
                <w:top w:val="none" w:sz="0" w:space="0" w:color="auto"/>
                <w:left w:val="none" w:sz="0" w:space="0" w:color="auto"/>
                <w:bottom w:val="none" w:sz="0" w:space="0" w:color="auto"/>
                <w:right w:val="none" w:sz="0" w:space="0" w:color="auto"/>
              </w:divBdr>
            </w:div>
            <w:div w:id="596256133">
              <w:marLeft w:val="0"/>
              <w:marRight w:val="0"/>
              <w:marTop w:val="0"/>
              <w:marBottom w:val="0"/>
              <w:divBdr>
                <w:top w:val="none" w:sz="0" w:space="0" w:color="auto"/>
                <w:left w:val="none" w:sz="0" w:space="0" w:color="auto"/>
                <w:bottom w:val="none" w:sz="0" w:space="0" w:color="auto"/>
                <w:right w:val="none" w:sz="0" w:space="0" w:color="auto"/>
              </w:divBdr>
            </w:div>
            <w:div w:id="1788699325">
              <w:marLeft w:val="0"/>
              <w:marRight w:val="0"/>
              <w:marTop w:val="0"/>
              <w:marBottom w:val="0"/>
              <w:divBdr>
                <w:top w:val="none" w:sz="0" w:space="0" w:color="auto"/>
                <w:left w:val="none" w:sz="0" w:space="0" w:color="auto"/>
                <w:bottom w:val="none" w:sz="0" w:space="0" w:color="auto"/>
                <w:right w:val="none" w:sz="0" w:space="0" w:color="auto"/>
              </w:divBdr>
            </w:div>
            <w:div w:id="279387081">
              <w:marLeft w:val="0"/>
              <w:marRight w:val="0"/>
              <w:marTop w:val="0"/>
              <w:marBottom w:val="0"/>
              <w:divBdr>
                <w:top w:val="none" w:sz="0" w:space="0" w:color="auto"/>
                <w:left w:val="none" w:sz="0" w:space="0" w:color="auto"/>
                <w:bottom w:val="none" w:sz="0" w:space="0" w:color="auto"/>
                <w:right w:val="none" w:sz="0" w:space="0" w:color="auto"/>
              </w:divBdr>
            </w:div>
            <w:div w:id="259609776">
              <w:marLeft w:val="0"/>
              <w:marRight w:val="0"/>
              <w:marTop w:val="0"/>
              <w:marBottom w:val="0"/>
              <w:divBdr>
                <w:top w:val="none" w:sz="0" w:space="0" w:color="auto"/>
                <w:left w:val="none" w:sz="0" w:space="0" w:color="auto"/>
                <w:bottom w:val="none" w:sz="0" w:space="0" w:color="auto"/>
                <w:right w:val="none" w:sz="0" w:space="0" w:color="auto"/>
              </w:divBdr>
            </w:div>
            <w:div w:id="19278738">
              <w:marLeft w:val="0"/>
              <w:marRight w:val="0"/>
              <w:marTop w:val="0"/>
              <w:marBottom w:val="0"/>
              <w:divBdr>
                <w:top w:val="none" w:sz="0" w:space="0" w:color="auto"/>
                <w:left w:val="none" w:sz="0" w:space="0" w:color="auto"/>
                <w:bottom w:val="none" w:sz="0" w:space="0" w:color="auto"/>
                <w:right w:val="none" w:sz="0" w:space="0" w:color="auto"/>
              </w:divBdr>
            </w:div>
            <w:div w:id="332416194">
              <w:marLeft w:val="0"/>
              <w:marRight w:val="0"/>
              <w:marTop w:val="0"/>
              <w:marBottom w:val="0"/>
              <w:divBdr>
                <w:top w:val="none" w:sz="0" w:space="0" w:color="auto"/>
                <w:left w:val="none" w:sz="0" w:space="0" w:color="auto"/>
                <w:bottom w:val="none" w:sz="0" w:space="0" w:color="auto"/>
                <w:right w:val="none" w:sz="0" w:space="0" w:color="auto"/>
              </w:divBdr>
            </w:div>
            <w:div w:id="1408263410">
              <w:marLeft w:val="0"/>
              <w:marRight w:val="0"/>
              <w:marTop w:val="0"/>
              <w:marBottom w:val="0"/>
              <w:divBdr>
                <w:top w:val="none" w:sz="0" w:space="0" w:color="auto"/>
                <w:left w:val="none" w:sz="0" w:space="0" w:color="auto"/>
                <w:bottom w:val="none" w:sz="0" w:space="0" w:color="auto"/>
                <w:right w:val="none" w:sz="0" w:space="0" w:color="auto"/>
              </w:divBdr>
            </w:div>
            <w:div w:id="1303390385">
              <w:marLeft w:val="0"/>
              <w:marRight w:val="0"/>
              <w:marTop w:val="0"/>
              <w:marBottom w:val="0"/>
              <w:divBdr>
                <w:top w:val="none" w:sz="0" w:space="0" w:color="auto"/>
                <w:left w:val="none" w:sz="0" w:space="0" w:color="auto"/>
                <w:bottom w:val="none" w:sz="0" w:space="0" w:color="auto"/>
                <w:right w:val="none" w:sz="0" w:space="0" w:color="auto"/>
              </w:divBdr>
            </w:div>
            <w:div w:id="666590350">
              <w:marLeft w:val="0"/>
              <w:marRight w:val="0"/>
              <w:marTop w:val="0"/>
              <w:marBottom w:val="0"/>
              <w:divBdr>
                <w:top w:val="none" w:sz="0" w:space="0" w:color="auto"/>
                <w:left w:val="none" w:sz="0" w:space="0" w:color="auto"/>
                <w:bottom w:val="none" w:sz="0" w:space="0" w:color="auto"/>
                <w:right w:val="none" w:sz="0" w:space="0" w:color="auto"/>
              </w:divBdr>
            </w:div>
            <w:div w:id="1419253772">
              <w:marLeft w:val="0"/>
              <w:marRight w:val="0"/>
              <w:marTop w:val="0"/>
              <w:marBottom w:val="0"/>
              <w:divBdr>
                <w:top w:val="none" w:sz="0" w:space="0" w:color="auto"/>
                <w:left w:val="none" w:sz="0" w:space="0" w:color="auto"/>
                <w:bottom w:val="none" w:sz="0" w:space="0" w:color="auto"/>
                <w:right w:val="none" w:sz="0" w:space="0" w:color="auto"/>
              </w:divBdr>
            </w:div>
            <w:div w:id="514420195">
              <w:marLeft w:val="0"/>
              <w:marRight w:val="0"/>
              <w:marTop w:val="0"/>
              <w:marBottom w:val="0"/>
              <w:divBdr>
                <w:top w:val="none" w:sz="0" w:space="0" w:color="auto"/>
                <w:left w:val="none" w:sz="0" w:space="0" w:color="auto"/>
                <w:bottom w:val="none" w:sz="0" w:space="0" w:color="auto"/>
                <w:right w:val="none" w:sz="0" w:space="0" w:color="auto"/>
              </w:divBdr>
            </w:div>
            <w:div w:id="1179387881">
              <w:marLeft w:val="0"/>
              <w:marRight w:val="0"/>
              <w:marTop w:val="0"/>
              <w:marBottom w:val="0"/>
              <w:divBdr>
                <w:top w:val="none" w:sz="0" w:space="0" w:color="auto"/>
                <w:left w:val="none" w:sz="0" w:space="0" w:color="auto"/>
                <w:bottom w:val="none" w:sz="0" w:space="0" w:color="auto"/>
                <w:right w:val="none" w:sz="0" w:space="0" w:color="auto"/>
              </w:divBdr>
            </w:div>
            <w:div w:id="1993630665">
              <w:marLeft w:val="0"/>
              <w:marRight w:val="0"/>
              <w:marTop w:val="0"/>
              <w:marBottom w:val="0"/>
              <w:divBdr>
                <w:top w:val="none" w:sz="0" w:space="0" w:color="auto"/>
                <w:left w:val="none" w:sz="0" w:space="0" w:color="auto"/>
                <w:bottom w:val="none" w:sz="0" w:space="0" w:color="auto"/>
                <w:right w:val="none" w:sz="0" w:space="0" w:color="auto"/>
              </w:divBdr>
            </w:div>
            <w:div w:id="715012147">
              <w:marLeft w:val="0"/>
              <w:marRight w:val="0"/>
              <w:marTop w:val="0"/>
              <w:marBottom w:val="0"/>
              <w:divBdr>
                <w:top w:val="none" w:sz="0" w:space="0" w:color="auto"/>
                <w:left w:val="none" w:sz="0" w:space="0" w:color="auto"/>
                <w:bottom w:val="none" w:sz="0" w:space="0" w:color="auto"/>
                <w:right w:val="none" w:sz="0" w:space="0" w:color="auto"/>
              </w:divBdr>
            </w:div>
            <w:div w:id="330449925">
              <w:marLeft w:val="0"/>
              <w:marRight w:val="0"/>
              <w:marTop w:val="0"/>
              <w:marBottom w:val="0"/>
              <w:divBdr>
                <w:top w:val="none" w:sz="0" w:space="0" w:color="auto"/>
                <w:left w:val="none" w:sz="0" w:space="0" w:color="auto"/>
                <w:bottom w:val="none" w:sz="0" w:space="0" w:color="auto"/>
                <w:right w:val="none" w:sz="0" w:space="0" w:color="auto"/>
              </w:divBdr>
            </w:div>
            <w:div w:id="277564508">
              <w:marLeft w:val="0"/>
              <w:marRight w:val="0"/>
              <w:marTop w:val="0"/>
              <w:marBottom w:val="0"/>
              <w:divBdr>
                <w:top w:val="none" w:sz="0" w:space="0" w:color="auto"/>
                <w:left w:val="none" w:sz="0" w:space="0" w:color="auto"/>
                <w:bottom w:val="none" w:sz="0" w:space="0" w:color="auto"/>
                <w:right w:val="none" w:sz="0" w:space="0" w:color="auto"/>
              </w:divBdr>
            </w:div>
            <w:div w:id="62260412">
              <w:marLeft w:val="0"/>
              <w:marRight w:val="0"/>
              <w:marTop w:val="0"/>
              <w:marBottom w:val="0"/>
              <w:divBdr>
                <w:top w:val="none" w:sz="0" w:space="0" w:color="auto"/>
                <w:left w:val="none" w:sz="0" w:space="0" w:color="auto"/>
                <w:bottom w:val="none" w:sz="0" w:space="0" w:color="auto"/>
                <w:right w:val="none" w:sz="0" w:space="0" w:color="auto"/>
              </w:divBdr>
            </w:div>
            <w:div w:id="640040433">
              <w:marLeft w:val="0"/>
              <w:marRight w:val="0"/>
              <w:marTop w:val="0"/>
              <w:marBottom w:val="0"/>
              <w:divBdr>
                <w:top w:val="none" w:sz="0" w:space="0" w:color="auto"/>
                <w:left w:val="none" w:sz="0" w:space="0" w:color="auto"/>
                <w:bottom w:val="none" w:sz="0" w:space="0" w:color="auto"/>
                <w:right w:val="none" w:sz="0" w:space="0" w:color="auto"/>
              </w:divBdr>
            </w:div>
            <w:div w:id="1644429695">
              <w:marLeft w:val="0"/>
              <w:marRight w:val="0"/>
              <w:marTop w:val="0"/>
              <w:marBottom w:val="0"/>
              <w:divBdr>
                <w:top w:val="none" w:sz="0" w:space="0" w:color="auto"/>
                <w:left w:val="none" w:sz="0" w:space="0" w:color="auto"/>
                <w:bottom w:val="none" w:sz="0" w:space="0" w:color="auto"/>
                <w:right w:val="none" w:sz="0" w:space="0" w:color="auto"/>
              </w:divBdr>
            </w:div>
            <w:div w:id="1579902831">
              <w:marLeft w:val="0"/>
              <w:marRight w:val="0"/>
              <w:marTop w:val="0"/>
              <w:marBottom w:val="0"/>
              <w:divBdr>
                <w:top w:val="none" w:sz="0" w:space="0" w:color="auto"/>
                <w:left w:val="none" w:sz="0" w:space="0" w:color="auto"/>
                <w:bottom w:val="none" w:sz="0" w:space="0" w:color="auto"/>
                <w:right w:val="none" w:sz="0" w:space="0" w:color="auto"/>
              </w:divBdr>
            </w:div>
            <w:div w:id="955525822">
              <w:marLeft w:val="0"/>
              <w:marRight w:val="0"/>
              <w:marTop w:val="0"/>
              <w:marBottom w:val="0"/>
              <w:divBdr>
                <w:top w:val="none" w:sz="0" w:space="0" w:color="auto"/>
                <w:left w:val="none" w:sz="0" w:space="0" w:color="auto"/>
                <w:bottom w:val="none" w:sz="0" w:space="0" w:color="auto"/>
                <w:right w:val="none" w:sz="0" w:space="0" w:color="auto"/>
              </w:divBdr>
            </w:div>
            <w:div w:id="1351879686">
              <w:marLeft w:val="0"/>
              <w:marRight w:val="0"/>
              <w:marTop w:val="0"/>
              <w:marBottom w:val="0"/>
              <w:divBdr>
                <w:top w:val="none" w:sz="0" w:space="0" w:color="auto"/>
                <w:left w:val="none" w:sz="0" w:space="0" w:color="auto"/>
                <w:bottom w:val="none" w:sz="0" w:space="0" w:color="auto"/>
                <w:right w:val="none" w:sz="0" w:space="0" w:color="auto"/>
              </w:divBdr>
            </w:div>
            <w:div w:id="1344938389">
              <w:marLeft w:val="0"/>
              <w:marRight w:val="0"/>
              <w:marTop w:val="0"/>
              <w:marBottom w:val="0"/>
              <w:divBdr>
                <w:top w:val="none" w:sz="0" w:space="0" w:color="auto"/>
                <w:left w:val="none" w:sz="0" w:space="0" w:color="auto"/>
                <w:bottom w:val="none" w:sz="0" w:space="0" w:color="auto"/>
                <w:right w:val="none" w:sz="0" w:space="0" w:color="auto"/>
              </w:divBdr>
            </w:div>
            <w:div w:id="1651014112">
              <w:marLeft w:val="0"/>
              <w:marRight w:val="0"/>
              <w:marTop w:val="0"/>
              <w:marBottom w:val="0"/>
              <w:divBdr>
                <w:top w:val="none" w:sz="0" w:space="0" w:color="auto"/>
                <w:left w:val="none" w:sz="0" w:space="0" w:color="auto"/>
                <w:bottom w:val="none" w:sz="0" w:space="0" w:color="auto"/>
                <w:right w:val="none" w:sz="0" w:space="0" w:color="auto"/>
              </w:divBdr>
            </w:div>
            <w:div w:id="761335079">
              <w:marLeft w:val="0"/>
              <w:marRight w:val="0"/>
              <w:marTop w:val="0"/>
              <w:marBottom w:val="0"/>
              <w:divBdr>
                <w:top w:val="none" w:sz="0" w:space="0" w:color="auto"/>
                <w:left w:val="none" w:sz="0" w:space="0" w:color="auto"/>
                <w:bottom w:val="none" w:sz="0" w:space="0" w:color="auto"/>
                <w:right w:val="none" w:sz="0" w:space="0" w:color="auto"/>
              </w:divBdr>
            </w:div>
            <w:div w:id="406651035">
              <w:marLeft w:val="0"/>
              <w:marRight w:val="0"/>
              <w:marTop w:val="0"/>
              <w:marBottom w:val="0"/>
              <w:divBdr>
                <w:top w:val="none" w:sz="0" w:space="0" w:color="auto"/>
                <w:left w:val="none" w:sz="0" w:space="0" w:color="auto"/>
                <w:bottom w:val="none" w:sz="0" w:space="0" w:color="auto"/>
                <w:right w:val="none" w:sz="0" w:space="0" w:color="auto"/>
              </w:divBdr>
            </w:div>
            <w:div w:id="969550811">
              <w:marLeft w:val="0"/>
              <w:marRight w:val="0"/>
              <w:marTop w:val="0"/>
              <w:marBottom w:val="0"/>
              <w:divBdr>
                <w:top w:val="none" w:sz="0" w:space="0" w:color="auto"/>
                <w:left w:val="none" w:sz="0" w:space="0" w:color="auto"/>
                <w:bottom w:val="none" w:sz="0" w:space="0" w:color="auto"/>
                <w:right w:val="none" w:sz="0" w:space="0" w:color="auto"/>
              </w:divBdr>
            </w:div>
            <w:div w:id="229509100">
              <w:marLeft w:val="0"/>
              <w:marRight w:val="0"/>
              <w:marTop w:val="0"/>
              <w:marBottom w:val="0"/>
              <w:divBdr>
                <w:top w:val="none" w:sz="0" w:space="0" w:color="auto"/>
                <w:left w:val="none" w:sz="0" w:space="0" w:color="auto"/>
                <w:bottom w:val="none" w:sz="0" w:space="0" w:color="auto"/>
                <w:right w:val="none" w:sz="0" w:space="0" w:color="auto"/>
              </w:divBdr>
            </w:div>
            <w:div w:id="1802918457">
              <w:marLeft w:val="0"/>
              <w:marRight w:val="0"/>
              <w:marTop w:val="0"/>
              <w:marBottom w:val="0"/>
              <w:divBdr>
                <w:top w:val="none" w:sz="0" w:space="0" w:color="auto"/>
                <w:left w:val="none" w:sz="0" w:space="0" w:color="auto"/>
                <w:bottom w:val="none" w:sz="0" w:space="0" w:color="auto"/>
                <w:right w:val="none" w:sz="0" w:space="0" w:color="auto"/>
              </w:divBdr>
            </w:div>
            <w:div w:id="1419138968">
              <w:marLeft w:val="0"/>
              <w:marRight w:val="0"/>
              <w:marTop w:val="0"/>
              <w:marBottom w:val="0"/>
              <w:divBdr>
                <w:top w:val="none" w:sz="0" w:space="0" w:color="auto"/>
                <w:left w:val="none" w:sz="0" w:space="0" w:color="auto"/>
                <w:bottom w:val="none" w:sz="0" w:space="0" w:color="auto"/>
                <w:right w:val="none" w:sz="0" w:space="0" w:color="auto"/>
              </w:divBdr>
            </w:div>
            <w:div w:id="1991788839">
              <w:marLeft w:val="0"/>
              <w:marRight w:val="0"/>
              <w:marTop w:val="0"/>
              <w:marBottom w:val="0"/>
              <w:divBdr>
                <w:top w:val="none" w:sz="0" w:space="0" w:color="auto"/>
                <w:left w:val="none" w:sz="0" w:space="0" w:color="auto"/>
                <w:bottom w:val="none" w:sz="0" w:space="0" w:color="auto"/>
                <w:right w:val="none" w:sz="0" w:space="0" w:color="auto"/>
              </w:divBdr>
            </w:div>
            <w:div w:id="1760131220">
              <w:marLeft w:val="0"/>
              <w:marRight w:val="0"/>
              <w:marTop w:val="0"/>
              <w:marBottom w:val="0"/>
              <w:divBdr>
                <w:top w:val="none" w:sz="0" w:space="0" w:color="auto"/>
                <w:left w:val="none" w:sz="0" w:space="0" w:color="auto"/>
                <w:bottom w:val="none" w:sz="0" w:space="0" w:color="auto"/>
                <w:right w:val="none" w:sz="0" w:space="0" w:color="auto"/>
              </w:divBdr>
            </w:div>
            <w:div w:id="29694845">
              <w:marLeft w:val="0"/>
              <w:marRight w:val="0"/>
              <w:marTop w:val="0"/>
              <w:marBottom w:val="0"/>
              <w:divBdr>
                <w:top w:val="none" w:sz="0" w:space="0" w:color="auto"/>
                <w:left w:val="none" w:sz="0" w:space="0" w:color="auto"/>
                <w:bottom w:val="none" w:sz="0" w:space="0" w:color="auto"/>
                <w:right w:val="none" w:sz="0" w:space="0" w:color="auto"/>
              </w:divBdr>
            </w:div>
            <w:div w:id="321323160">
              <w:marLeft w:val="0"/>
              <w:marRight w:val="0"/>
              <w:marTop w:val="0"/>
              <w:marBottom w:val="0"/>
              <w:divBdr>
                <w:top w:val="none" w:sz="0" w:space="0" w:color="auto"/>
                <w:left w:val="none" w:sz="0" w:space="0" w:color="auto"/>
                <w:bottom w:val="none" w:sz="0" w:space="0" w:color="auto"/>
                <w:right w:val="none" w:sz="0" w:space="0" w:color="auto"/>
              </w:divBdr>
            </w:div>
            <w:div w:id="1385636675">
              <w:marLeft w:val="0"/>
              <w:marRight w:val="0"/>
              <w:marTop w:val="0"/>
              <w:marBottom w:val="0"/>
              <w:divBdr>
                <w:top w:val="none" w:sz="0" w:space="0" w:color="auto"/>
                <w:left w:val="none" w:sz="0" w:space="0" w:color="auto"/>
                <w:bottom w:val="none" w:sz="0" w:space="0" w:color="auto"/>
                <w:right w:val="none" w:sz="0" w:space="0" w:color="auto"/>
              </w:divBdr>
            </w:div>
            <w:div w:id="1670593084">
              <w:marLeft w:val="0"/>
              <w:marRight w:val="0"/>
              <w:marTop w:val="0"/>
              <w:marBottom w:val="0"/>
              <w:divBdr>
                <w:top w:val="none" w:sz="0" w:space="0" w:color="auto"/>
                <w:left w:val="none" w:sz="0" w:space="0" w:color="auto"/>
                <w:bottom w:val="none" w:sz="0" w:space="0" w:color="auto"/>
                <w:right w:val="none" w:sz="0" w:space="0" w:color="auto"/>
              </w:divBdr>
            </w:div>
            <w:div w:id="981154970">
              <w:marLeft w:val="0"/>
              <w:marRight w:val="0"/>
              <w:marTop w:val="0"/>
              <w:marBottom w:val="0"/>
              <w:divBdr>
                <w:top w:val="none" w:sz="0" w:space="0" w:color="auto"/>
                <w:left w:val="none" w:sz="0" w:space="0" w:color="auto"/>
                <w:bottom w:val="none" w:sz="0" w:space="0" w:color="auto"/>
                <w:right w:val="none" w:sz="0" w:space="0" w:color="auto"/>
              </w:divBdr>
            </w:div>
            <w:div w:id="1951431418">
              <w:marLeft w:val="0"/>
              <w:marRight w:val="0"/>
              <w:marTop w:val="0"/>
              <w:marBottom w:val="0"/>
              <w:divBdr>
                <w:top w:val="none" w:sz="0" w:space="0" w:color="auto"/>
                <w:left w:val="none" w:sz="0" w:space="0" w:color="auto"/>
                <w:bottom w:val="none" w:sz="0" w:space="0" w:color="auto"/>
                <w:right w:val="none" w:sz="0" w:space="0" w:color="auto"/>
              </w:divBdr>
            </w:div>
            <w:div w:id="67044482">
              <w:marLeft w:val="0"/>
              <w:marRight w:val="0"/>
              <w:marTop w:val="0"/>
              <w:marBottom w:val="0"/>
              <w:divBdr>
                <w:top w:val="none" w:sz="0" w:space="0" w:color="auto"/>
                <w:left w:val="none" w:sz="0" w:space="0" w:color="auto"/>
                <w:bottom w:val="none" w:sz="0" w:space="0" w:color="auto"/>
                <w:right w:val="none" w:sz="0" w:space="0" w:color="auto"/>
              </w:divBdr>
            </w:div>
            <w:div w:id="1853954225">
              <w:marLeft w:val="0"/>
              <w:marRight w:val="0"/>
              <w:marTop w:val="0"/>
              <w:marBottom w:val="0"/>
              <w:divBdr>
                <w:top w:val="none" w:sz="0" w:space="0" w:color="auto"/>
                <w:left w:val="none" w:sz="0" w:space="0" w:color="auto"/>
                <w:bottom w:val="none" w:sz="0" w:space="0" w:color="auto"/>
                <w:right w:val="none" w:sz="0" w:space="0" w:color="auto"/>
              </w:divBdr>
            </w:div>
            <w:div w:id="1357467744">
              <w:marLeft w:val="0"/>
              <w:marRight w:val="0"/>
              <w:marTop w:val="0"/>
              <w:marBottom w:val="0"/>
              <w:divBdr>
                <w:top w:val="none" w:sz="0" w:space="0" w:color="auto"/>
                <w:left w:val="none" w:sz="0" w:space="0" w:color="auto"/>
                <w:bottom w:val="none" w:sz="0" w:space="0" w:color="auto"/>
                <w:right w:val="none" w:sz="0" w:space="0" w:color="auto"/>
              </w:divBdr>
            </w:div>
            <w:div w:id="297147936">
              <w:marLeft w:val="0"/>
              <w:marRight w:val="0"/>
              <w:marTop w:val="0"/>
              <w:marBottom w:val="0"/>
              <w:divBdr>
                <w:top w:val="none" w:sz="0" w:space="0" w:color="auto"/>
                <w:left w:val="none" w:sz="0" w:space="0" w:color="auto"/>
                <w:bottom w:val="none" w:sz="0" w:space="0" w:color="auto"/>
                <w:right w:val="none" w:sz="0" w:space="0" w:color="auto"/>
              </w:divBdr>
            </w:div>
            <w:div w:id="903830795">
              <w:marLeft w:val="0"/>
              <w:marRight w:val="0"/>
              <w:marTop w:val="0"/>
              <w:marBottom w:val="0"/>
              <w:divBdr>
                <w:top w:val="none" w:sz="0" w:space="0" w:color="auto"/>
                <w:left w:val="none" w:sz="0" w:space="0" w:color="auto"/>
                <w:bottom w:val="none" w:sz="0" w:space="0" w:color="auto"/>
                <w:right w:val="none" w:sz="0" w:space="0" w:color="auto"/>
              </w:divBdr>
            </w:div>
            <w:div w:id="2145193233">
              <w:marLeft w:val="0"/>
              <w:marRight w:val="0"/>
              <w:marTop w:val="0"/>
              <w:marBottom w:val="0"/>
              <w:divBdr>
                <w:top w:val="none" w:sz="0" w:space="0" w:color="auto"/>
                <w:left w:val="none" w:sz="0" w:space="0" w:color="auto"/>
                <w:bottom w:val="none" w:sz="0" w:space="0" w:color="auto"/>
                <w:right w:val="none" w:sz="0" w:space="0" w:color="auto"/>
              </w:divBdr>
            </w:div>
            <w:div w:id="1350713182">
              <w:marLeft w:val="0"/>
              <w:marRight w:val="0"/>
              <w:marTop w:val="0"/>
              <w:marBottom w:val="0"/>
              <w:divBdr>
                <w:top w:val="none" w:sz="0" w:space="0" w:color="auto"/>
                <w:left w:val="none" w:sz="0" w:space="0" w:color="auto"/>
                <w:bottom w:val="none" w:sz="0" w:space="0" w:color="auto"/>
                <w:right w:val="none" w:sz="0" w:space="0" w:color="auto"/>
              </w:divBdr>
            </w:div>
            <w:div w:id="267585071">
              <w:marLeft w:val="0"/>
              <w:marRight w:val="0"/>
              <w:marTop w:val="0"/>
              <w:marBottom w:val="0"/>
              <w:divBdr>
                <w:top w:val="none" w:sz="0" w:space="0" w:color="auto"/>
                <w:left w:val="none" w:sz="0" w:space="0" w:color="auto"/>
                <w:bottom w:val="none" w:sz="0" w:space="0" w:color="auto"/>
                <w:right w:val="none" w:sz="0" w:space="0" w:color="auto"/>
              </w:divBdr>
            </w:div>
            <w:div w:id="1168331806">
              <w:marLeft w:val="0"/>
              <w:marRight w:val="0"/>
              <w:marTop w:val="0"/>
              <w:marBottom w:val="0"/>
              <w:divBdr>
                <w:top w:val="none" w:sz="0" w:space="0" w:color="auto"/>
                <w:left w:val="none" w:sz="0" w:space="0" w:color="auto"/>
                <w:bottom w:val="none" w:sz="0" w:space="0" w:color="auto"/>
                <w:right w:val="none" w:sz="0" w:space="0" w:color="auto"/>
              </w:divBdr>
            </w:div>
            <w:div w:id="619412640">
              <w:marLeft w:val="0"/>
              <w:marRight w:val="0"/>
              <w:marTop w:val="0"/>
              <w:marBottom w:val="0"/>
              <w:divBdr>
                <w:top w:val="none" w:sz="0" w:space="0" w:color="auto"/>
                <w:left w:val="none" w:sz="0" w:space="0" w:color="auto"/>
                <w:bottom w:val="none" w:sz="0" w:space="0" w:color="auto"/>
                <w:right w:val="none" w:sz="0" w:space="0" w:color="auto"/>
              </w:divBdr>
            </w:div>
            <w:div w:id="999501298">
              <w:marLeft w:val="0"/>
              <w:marRight w:val="0"/>
              <w:marTop w:val="0"/>
              <w:marBottom w:val="0"/>
              <w:divBdr>
                <w:top w:val="none" w:sz="0" w:space="0" w:color="auto"/>
                <w:left w:val="none" w:sz="0" w:space="0" w:color="auto"/>
                <w:bottom w:val="none" w:sz="0" w:space="0" w:color="auto"/>
                <w:right w:val="none" w:sz="0" w:space="0" w:color="auto"/>
              </w:divBdr>
            </w:div>
            <w:div w:id="974288620">
              <w:marLeft w:val="0"/>
              <w:marRight w:val="0"/>
              <w:marTop w:val="0"/>
              <w:marBottom w:val="0"/>
              <w:divBdr>
                <w:top w:val="none" w:sz="0" w:space="0" w:color="auto"/>
                <w:left w:val="none" w:sz="0" w:space="0" w:color="auto"/>
                <w:bottom w:val="none" w:sz="0" w:space="0" w:color="auto"/>
                <w:right w:val="none" w:sz="0" w:space="0" w:color="auto"/>
              </w:divBdr>
            </w:div>
            <w:div w:id="1698382801">
              <w:marLeft w:val="0"/>
              <w:marRight w:val="0"/>
              <w:marTop w:val="0"/>
              <w:marBottom w:val="0"/>
              <w:divBdr>
                <w:top w:val="none" w:sz="0" w:space="0" w:color="auto"/>
                <w:left w:val="none" w:sz="0" w:space="0" w:color="auto"/>
                <w:bottom w:val="none" w:sz="0" w:space="0" w:color="auto"/>
                <w:right w:val="none" w:sz="0" w:space="0" w:color="auto"/>
              </w:divBdr>
            </w:div>
            <w:div w:id="1335108412">
              <w:marLeft w:val="0"/>
              <w:marRight w:val="0"/>
              <w:marTop w:val="0"/>
              <w:marBottom w:val="0"/>
              <w:divBdr>
                <w:top w:val="none" w:sz="0" w:space="0" w:color="auto"/>
                <w:left w:val="none" w:sz="0" w:space="0" w:color="auto"/>
                <w:bottom w:val="none" w:sz="0" w:space="0" w:color="auto"/>
                <w:right w:val="none" w:sz="0" w:space="0" w:color="auto"/>
              </w:divBdr>
            </w:div>
            <w:div w:id="1505853088">
              <w:marLeft w:val="0"/>
              <w:marRight w:val="0"/>
              <w:marTop w:val="0"/>
              <w:marBottom w:val="0"/>
              <w:divBdr>
                <w:top w:val="none" w:sz="0" w:space="0" w:color="auto"/>
                <w:left w:val="none" w:sz="0" w:space="0" w:color="auto"/>
                <w:bottom w:val="none" w:sz="0" w:space="0" w:color="auto"/>
                <w:right w:val="none" w:sz="0" w:space="0" w:color="auto"/>
              </w:divBdr>
            </w:div>
            <w:div w:id="1731296802">
              <w:marLeft w:val="0"/>
              <w:marRight w:val="0"/>
              <w:marTop w:val="0"/>
              <w:marBottom w:val="0"/>
              <w:divBdr>
                <w:top w:val="none" w:sz="0" w:space="0" w:color="auto"/>
                <w:left w:val="none" w:sz="0" w:space="0" w:color="auto"/>
                <w:bottom w:val="none" w:sz="0" w:space="0" w:color="auto"/>
                <w:right w:val="none" w:sz="0" w:space="0" w:color="auto"/>
              </w:divBdr>
            </w:div>
            <w:div w:id="2116828427">
              <w:marLeft w:val="0"/>
              <w:marRight w:val="0"/>
              <w:marTop w:val="0"/>
              <w:marBottom w:val="0"/>
              <w:divBdr>
                <w:top w:val="none" w:sz="0" w:space="0" w:color="auto"/>
                <w:left w:val="none" w:sz="0" w:space="0" w:color="auto"/>
                <w:bottom w:val="none" w:sz="0" w:space="0" w:color="auto"/>
                <w:right w:val="none" w:sz="0" w:space="0" w:color="auto"/>
              </w:divBdr>
            </w:div>
            <w:div w:id="1610814456">
              <w:marLeft w:val="0"/>
              <w:marRight w:val="0"/>
              <w:marTop w:val="0"/>
              <w:marBottom w:val="0"/>
              <w:divBdr>
                <w:top w:val="none" w:sz="0" w:space="0" w:color="auto"/>
                <w:left w:val="none" w:sz="0" w:space="0" w:color="auto"/>
                <w:bottom w:val="none" w:sz="0" w:space="0" w:color="auto"/>
                <w:right w:val="none" w:sz="0" w:space="0" w:color="auto"/>
              </w:divBdr>
            </w:div>
            <w:div w:id="736051291">
              <w:marLeft w:val="0"/>
              <w:marRight w:val="0"/>
              <w:marTop w:val="0"/>
              <w:marBottom w:val="0"/>
              <w:divBdr>
                <w:top w:val="none" w:sz="0" w:space="0" w:color="auto"/>
                <w:left w:val="none" w:sz="0" w:space="0" w:color="auto"/>
                <w:bottom w:val="none" w:sz="0" w:space="0" w:color="auto"/>
                <w:right w:val="none" w:sz="0" w:space="0" w:color="auto"/>
              </w:divBdr>
            </w:div>
            <w:div w:id="2086490572">
              <w:marLeft w:val="0"/>
              <w:marRight w:val="0"/>
              <w:marTop w:val="0"/>
              <w:marBottom w:val="0"/>
              <w:divBdr>
                <w:top w:val="none" w:sz="0" w:space="0" w:color="auto"/>
                <w:left w:val="none" w:sz="0" w:space="0" w:color="auto"/>
                <w:bottom w:val="none" w:sz="0" w:space="0" w:color="auto"/>
                <w:right w:val="none" w:sz="0" w:space="0" w:color="auto"/>
              </w:divBdr>
            </w:div>
            <w:div w:id="426076606">
              <w:marLeft w:val="0"/>
              <w:marRight w:val="0"/>
              <w:marTop w:val="0"/>
              <w:marBottom w:val="0"/>
              <w:divBdr>
                <w:top w:val="none" w:sz="0" w:space="0" w:color="auto"/>
                <w:left w:val="none" w:sz="0" w:space="0" w:color="auto"/>
                <w:bottom w:val="none" w:sz="0" w:space="0" w:color="auto"/>
                <w:right w:val="none" w:sz="0" w:space="0" w:color="auto"/>
              </w:divBdr>
            </w:div>
            <w:div w:id="875892443">
              <w:marLeft w:val="0"/>
              <w:marRight w:val="0"/>
              <w:marTop w:val="0"/>
              <w:marBottom w:val="0"/>
              <w:divBdr>
                <w:top w:val="none" w:sz="0" w:space="0" w:color="auto"/>
                <w:left w:val="none" w:sz="0" w:space="0" w:color="auto"/>
                <w:bottom w:val="none" w:sz="0" w:space="0" w:color="auto"/>
                <w:right w:val="none" w:sz="0" w:space="0" w:color="auto"/>
              </w:divBdr>
            </w:div>
            <w:div w:id="1919946542">
              <w:marLeft w:val="0"/>
              <w:marRight w:val="0"/>
              <w:marTop w:val="0"/>
              <w:marBottom w:val="0"/>
              <w:divBdr>
                <w:top w:val="none" w:sz="0" w:space="0" w:color="auto"/>
                <w:left w:val="none" w:sz="0" w:space="0" w:color="auto"/>
                <w:bottom w:val="none" w:sz="0" w:space="0" w:color="auto"/>
                <w:right w:val="none" w:sz="0" w:space="0" w:color="auto"/>
              </w:divBdr>
            </w:div>
            <w:div w:id="1789664559">
              <w:marLeft w:val="0"/>
              <w:marRight w:val="0"/>
              <w:marTop w:val="0"/>
              <w:marBottom w:val="0"/>
              <w:divBdr>
                <w:top w:val="none" w:sz="0" w:space="0" w:color="auto"/>
                <w:left w:val="none" w:sz="0" w:space="0" w:color="auto"/>
                <w:bottom w:val="none" w:sz="0" w:space="0" w:color="auto"/>
                <w:right w:val="none" w:sz="0" w:space="0" w:color="auto"/>
              </w:divBdr>
            </w:div>
            <w:div w:id="504592215">
              <w:marLeft w:val="0"/>
              <w:marRight w:val="0"/>
              <w:marTop w:val="0"/>
              <w:marBottom w:val="0"/>
              <w:divBdr>
                <w:top w:val="none" w:sz="0" w:space="0" w:color="auto"/>
                <w:left w:val="none" w:sz="0" w:space="0" w:color="auto"/>
                <w:bottom w:val="none" w:sz="0" w:space="0" w:color="auto"/>
                <w:right w:val="none" w:sz="0" w:space="0" w:color="auto"/>
              </w:divBdr>
            </w:div>
            <w:div w:id="1611430288">
              <w:marLeft w:val="0"/>
              <w:marRight w:val="0"/>
              <w:marTop w:val="0"/>
              <w:marBottom w:val="0"/>
              <w:divBdr>
                <w:top w:val="none" w:sz="0" w:space="0" w:color="auto"/>
                <w:left w:val="none" w:sz="0" w:space="0" w:color="auto"/>
                <w:bottom w:val="none" w:sz="0" w:space="0" w:color="auto"/>
                <w:right w:val="none" w:sz="0" w:space="0" w:color="auto"/>
              </w:divBdr>
            </w:div>
            <w:div w:id="775564518">
              <w:marLeft w:val="0"/>
              <w:marRight w:val="0"/>
              <w:marTop w:val="0"/>
              <w:marBottom w:val="0"/>
              <w:divBdr>
                <w:top w:val="none" w:sz="0" w:space="0" w:color="auto"/>
                <w:left w:val="none" w:sz="0" w:space="0" w:color="auto"/>
                <w:bottom w:val="none" w:sz="0" w:space="0" w:color="auto"/>
                <w:right w:val="none" w:sz="0" w:space="0" w:color="auto"/>
              </w:divBdr>
            </w:div>
            <w:div w:id="358120628">
              <w:marLeft w:val="0"/>
              <w:marRight w:val="0"/>
              <w:marTop w:val="0"/>
              <w:marBottom w:val="0"/>
              <w:divBdr>
                <w:top w:val="none" w:sz="0" w:space="0" w:color="auto"/>
                <w:left w:val="none" w:sz="0" w:space="0" w:color="auto"/>
                <w:bottom w:val="none" w:sz="0" w:space="0" w:color="auto"/>
                <w:right w:val="none" w:sz="0" w:space="0" w:color="auto"/>
              </w:divBdr>
            </w:div>
            <w:div w:id="959532827">
              <w:marLeft w:val="0"/>
              <w:marRight w:val="0"/>
              <w:marTop w:val="0"/>
              <w:marBottom w:val="0"/>
              <w:divBdr>
                <w:top w:val="none" w:sz="0" w:space="0" w:color="auto"/>
                <w:left w:val="none" w:sz="0" w:space="0" w:color="auto"/>
                <w:bottom w:val="none" w:sz="0" w:space="0" w:color="auto"/>
                <w:right w:val="none" w:sz="0" w:space="0" w:color="auto"/>
              </w:divBdr>
            </w:div>
            <w:div w:id="1388801336">
              <w:marLeft w:val="0"/>
              <w:marRight w:val="0"/>
              <w:marTop w:val="0"/>
              <w:marBottom w:val="0"/>
              <w:divBdr>
                <w:top w:val="none" w:sz="0" w:space="0" w:color="auto"/>
                <w:left w:val="none" w:sz="0" w:space="0" w:color="auto"/>
                <w:bottom w:val="none" w:sz="0" w:space="0" w:color="auto"/>
                <w:right w:val="none" w:sz="0" w:space="0" w:color="auto"/>
              </w:divBdr>
            </w:div>
            <w:div w:id="437256369">
              <w:marLeft w:val="0"/>
              <w:marRight w:val="0"/>
              <w:marTop w:val="0"/>
              <w:marBottom w:val="0"/>
              <w:divBdr>
                <w:top w:val="none" w:sz="0" w:space="0" w:color="auto"/>
                <w:left w:val="none" w:sz="0" w:space="0" w:color="auto"/>
                <w:bottom w:val="none" w:sz="0" w:space="0" w:color="auto"/>
                <w:right w:val="none" w:sz="0" w:space="0" w:color="auto"/>
              </w:divBdr>
            </w:div>
            <w:div w:id="151407946">
              <w:marLeft w:val="0"/>
              <w:marRight w:val="0"/>
              <w:marTop w:val="0"/>
              <w:marBottom w:val="0"/>
              <w:divBdr>
                <w:top w:val="none" w:sz="0" w:space="0" w:color="auto"/>
                <w:left w:val="none" w:sz="0" w:space="0" w:color="auto"/>
                <w:bottom w:val="none" w:sz="0" w:space="0" w:color="auto"/>
                <w:right w:val="none" w:sz="0" w:space="0" w:color="auto"/>
              </w:divBdr>
            </w:div>
            <w:div w:id="668219417">
              <w:marLeft w:val="0"/>
              <w:marRight w:val="0"/>
              <w:marTop w:val="0"/>
              <w:marBottom w:val="0"/>
              <w:divBdr>
                <w:top w:val="none" w:sz="0" w:space="0" w:color="auto"/>
                <w:left w:val="none" w:sz="0" w:space="0" w:color="auto"/>
                <w:bottom w:val="none" w:sz="0" w:space="0" w:color="auto"/>
                <w:right w:val="none" w:sz="0" w:space="0" w:color="auto"/>
              </w:divBdr>
            </w:div>
            <w:div w:id="802773964">
              <w:marLeft w:val="0"/>
              <w:marRight w:val="0"/>
              <w:marTop w:val="0"/>
              <w:marBottom w:val="0"/>
              <w:divBdr>
                <w:top w:val="none" w:sz="0" w:space="0" w:color="auto"/>
                <w:left w:val="none" w:sz="0" w:space="0" w:color="auto"/>
                <w:bottom w:val="none" w:sz="0" w:space="0" w:color="auto"/>
                <w:right w:val="none" w:sz="0" w:space="0" w:color="auto"/>
              </w:divBdr>
            </w:div>
            <w:div w:id="1156848101">
              <w:marLeft w:val="0"/>
              <w:marRight w:val="0"/>
              <w:marTop w:val="0"/>
              <w:marBottom w:val="0"/>
              <w:divBdr>
                <w:top w:val="none" w:sz="0" w:space="0" w:color="auto"/>
                <w:left w:val="none" w:sz="0" w:space="0" w:color="auto"/>
                <w:bottom w:val="none" w:sz="0" w:space="0" w:color="auto"/>
                <w:right w:val="none" w:sz="0" w:space="0" w:color="auto"/>
              </w:divBdr>
            </w:div>
            <w:div w:id="1704137431">
              <w:marLeft w:val="0"/>
              <w:marRight w:val="0"/>
              <w:marTop w:val="0"/>
              <w:marBottom w:val="0"/>
              <w:divBdr>
                <w:top w:val="none" w:sz="0" w:space="0" w:color="auto"/>
                <w:left w:val="none" w:sz="0" w:space="0" w:color="auto"/>
                <w:bottom w:val="none" w:sz="0" w:space="0" w:color="auto"/>
                <w:right w:val="none" w:sz="0" w:space="0" w:color="auto"/>
              </w:divBdr>
            </w:div>
            <w:div w:id="1071121913">
              <w:marLeft w:val="0"/>
              <w:marRight w:val="0"/>
              <w:marTop w:val="0"/>
              <w:marBottom w:val="0"/>
              <w:divBdr>
                <w:top w:val="none" w:sz="0" w:space="0" w:color="auto"/>
                <w:left w:val="none" w:sz="0" w:space="0" w:color="auto"/>
                <w:bottom w:val="none" w:sz="0" w:space="0" w:color="auto"/>
                <w:right w:val="none" w:sz="0" w:space="0" w:color="auto"/>
              </w:divBdr>
            </w:div>
            <w:div w:id="768502611">
              <w:marLeft w:val="0"/>
              <w:marRight w:val="0"/>
              <w:marTop w:val="0"/>
              <w:marBottom w:val="0"/>
              <w:divBdr>
                <w:top w:val="none" w:sz="0" w:space="0" w:color="auto"/>
                <w:left w:val="none" w:sz="0" w:space="0" w:color="auto"/>
                <w:bottom w:val="none" w:sz="0" w:space="0" w:color="auto"/>
                <w:right w:val="none" w:sz="0" w:space="0" w:color="auto"/>
              </w:divBdr>
            </w:div>
            <w:div w:id="1723674171">
              <w:marLeft w:val="0"/>
              <w:marRight w:val="0"/>
              <w:marTop w:val="0"/>
              <w:marBottom w:val="0"/>
              <w:divBdr>
                <w:top w:val="none" w:sz="0" w:space="0" w:color="auto"/>
                <w:left w:val="none" w:sz="0" w:space="0" w:color="auto"/>
                <w:bottom w:val="none" w:sz="0" w:space="0" w:color="auto"/>
                <w:right w:val="none" w:sz="0" w:space="0" w:color="auto"/>
              </w:divBdr>
            </w:div>
            <w:div w:id="549267246">
              <w:marLeft w:val="0"/>
              <w:marRight w:val="0"/>
              <w:marTop w:val="0"/>
              <w:marBottom w:val="0"/>
              <w:divBdr>
                <w:top w:val="none" w:sz="0" w:space="0" w:color="auto"/>
                <w:left w:val="none" w:sz="0" w:space="0" w:color="auto"/>
                <w:bottom w:val="none" w:sz="0" w:space="0" w:color="auto"/>
                <w:right w:val="none" w:sz="0" w:space="0" w:color="auto"/>
              </w:divBdr>
            </w:div>
            <w:div w:id="550574409">
              <w:marLeft w:val="0"/>
              <w:marRight w:val="0"/>
              <w:marTop w:val="0"/>
              <w:marBottom w:val="0"/>
              <w:divBdr>
                <w:top w:val="none" w:sz="0" w:space="0" w:color="auto"/>
                <w:left w:val="none" w:sz="0" w:space="0" w:color="auto"/>
                <w:bottom w:val="none" w:sz="0" w:space="0" w:color="auto"/>
                <w:right w:val="none" w:sz="0" w:space="0" w:color="auto"/>
              </w:divBdr>
            </w:div>
            <w:div w:id="429397645">
              <w:marLeft w:val="0"/>
              <w:marRight w:val="0"/>
              <w:marTop w:val="0"/>
              <w:marBottom w:val="0"/>
              <w:divBdr>
                <w:top w:val="none" w:sz="0" w:space="0" w:color="auto"/>
                <w:left w:val="none" w:sz="0" w:space="0" w:color="auto"/>
                <w:bottom w:val="none" w:sz="0" w:space="0" w:color="auto"/>
                <w:right w:val="none" w:sz="0" w:space="0" w:color="auto"/>
              </w:divBdr>
            </w:div>
            <w:div w:id="950671741">
              <w:marLeft w:val="0"/>
              <w:marRight w:val="0"/>
              <w:marTop w:val="0"/>
              <w:marBottom w:val="0"/>
              <w:divBdr>
                <w:top w:val="none" w:sz="0" w:space="0" w:color="auto"/>
                <w:left w:val="none" w:sz="0" w:space="0" w:color="auto"/>
                <w:bottom w:val="none" w:sz="0" w:space="0" w:color="auto"/>
                <w:right w:val="none" w:sz="0" w:space="0" w:color="auto"/>
              </w:divBdr>
            </w:div>
            <w:div w:id="1537546576">
              <w:marLeft w:val="0"/>
              <w:marRight w:val="0"/>
              <w:marTop w:val="0"/>
              <w:marBottom w:val="0"/>
              <w:divBdr>
                <w:top w:val="none" w:sz="0" w:space="0" w:color="auto"/>
                <w:left w:val="none" w:sz="0" w:space="0" w:color="auto"/>
                <w:bottom w:val="none" w:sz="0" w:space="0" w:color="auto"/>
                <w:right w:val="none" w:sz="0" w:space="0" w:color="auto"/>
              </w:divBdr>
            </w:div>
            <w:div w:id="366876331">
              <w:marLeft w:val="0"/>
              <w:marRight w:val="0"/>
              <w:marTop w:val="0"/>
              <w:marBottom w:val="0"/>
              <w:divBdr>
                <w:top w:val="none" w:sz="0" w:space="0" w:color="auto"/>
                <w:left w:val="none" w:sz="0" w:space="0" w:color="auto"/>
                <w:bottom w:val="none" w:sz="0" w:space="0" w:color="auto"/>
                <w:right w:val="none" w:sz="0" w:space="0" w:color="auto"/>
              </w:divBdr>
            </w:div>
            <w:div w:id="571475754">
              <w:marLeft w:val="0"/>
              <w:marRight w:val="0"/>
              <w:marTop w:val="0"/>
              <w:marBottom w:val="0"/>
              <w:divBdr>
                <w:top w:val="none" w:sz="0" w:space="0" w:color="auto"/>
                <w:left w:val="none" w:sz="0" w:space="0" w:color="auto"/>
                <w:bottom w:val="none" w:sz="0" w:space="0" w:color="auto"/>
                <w:right w:val="none" w:sz="0" w:space="0" w:color="auto"/>
              </w:divBdr>
            </w:div>
            <w:div w:id="1729179988">
              <w:marLeft w:val="0"/>
              <w:marRight w:val="0"/>
              <w:marTop w:val="0"/>
              <w:marBottom w:val="0"/>
              <w:divBdr>
                <w:top w:val="none" w:sz="0" w:space="0" w:color="auto"/>
                <w:left w:val="none" w:sz="0" w:space="0" w:color="auto"/>
                <w:bottom w:val="none" w:sz="0" w:space="0" w:color="auto"/>
                <w:right w:val="none" w:sz="0" w:space="0" w:color="auto"/>
              </w:divBdr>
            </w:div>
            <w:div w:id="1897013600">
              <w:marLeft w:val="0"/>
              <w:marRight w:val="0"/>
              <w:marTop w:val="0"/>
              <w:marBottom w:val="0"/>
              <w:divBdr>
                <w:top w:val="none" w:sz="0" w:space="0" w:color="auto"/>
                <w:left w:val="none" w:sz="0" w:space="0" w:color="auto"/>
                <w:bottom w:val="none" w:sz="0" w:space="0" w:color="auto"/>
                <w:right w:val="none" w:sz="0" w:space="0" w:color="auto"/>
              </w:divBdr>
            </w:div>
            <w:div w:id="1654917538">
              <w:marLeft w:val="0"/>
              <w:marRight w:val="0"/>
              <w:marTop w:val="0"/>
              <w:marBottom w:val="0"/>
              <w:divBdr>
                <w:top w:val="none" w:sz="0" w:space="0" w:color="auto"/>
                <w:left w:val="none" w:sz="0" w:space="0" w:color="auto"/>
                <w:bottom w:val="none" w:sz="0" w:space="0" w:color="auto"/>
                <w:right w:val="none" w:sz="0" w:space="0" w:color="auto"/>
              </w:divBdr>
            </w:div>
            <w:div w:id="299530465">
              <w:marLeft w:val="0"/>
              <w:marRight w:val="0"/>
              <w:marTop w:val="0"/>
              <w:marBottom w:val="0"/>
              <w:divBdr>
                <w:top w:val="none" w:sz="0" w:space="0" w:color="auto"/>
                <w:left w:val="none" w:sz="0" w:space="0" w:color="auto"/>
                <w:bottom w:val="none" w:sz="0" w:space="0" w:color="auto"/>
                <w:right w:val="none" w:sz="0" w:space="0" w:color="auto"/>
              </w:divBdr>
            </w:div>
            <w:div w:id="125658065">
              <w:marLeft w:val="0"/>
              <w:marRight w:val="0"/>
              <w:marTop w:val="0"/>
              <w:marBottom w:val="0"/>
              <w:divBdr>
                <w:top w:val="none" w:sz="0" w:space="0" w:color="auto"/>
                <w:left w:val="none" w:sz="0" w:space="0" w:color="auto"/>
                <w:bottom w:val="none" w:sz="0" w:space="0" w:color="auto"/>
                <w:right w:val="none" w:sz="0" w:space="0" w:color="auto"/>
              </w:divBdr>
            </w:div>
            <w:div w:id="1915121274">
              <w:marLeft w:val="0"/>
              <w:marRight w:val="0"/>
              <w:marTop w:val="0"/>
              <w:marBottom w:val="0"/>
              <w:divBdr>
                <w:top w:val="none" w:sz="0" w:space="0" w:color="auto"/>
                <w:left w:val="none" w:sz="0" w:space="0" w:color="auto"/>
                <w:bottom w:val="none" w:sz="0" w:space="0" w:color="auto"/>
                <w:right w:val="none" w:sz="0" w:space="0" w:color="auto"/>
              </w:divBdr>
            </w:div>
            <w:div w:id="1547254158">
              <w:marLeft w:val="0"/>
              <w:marRight w:val="0"/>
              <w:marTop w:val="0"/>
              <w:marBottom w:val="0"/>
              <w:divBdr>
                <w:top w:val="none" w:sz="0" w:space="0" w:color="auto"/>
                <w:left w:val="none" w:sz="0" w:space="0" w:color="auto"/>
                <w:bottom w:val="none" w:sz="0" w:space="0" w:color="auto"/>
                <w:right w:val="none" w:sz="0" w:space="0" w:color="auto"/>
              </w:divBdr>
            </w:div>
            <w:div w:id="619261892">
              <w:marLeft w:val="0"/>
              <w:marRight w:val="0"/>
              <w:marTop w:val="0"/>
              <w:marBottom w:val="0"/>
              <w:divBdr>
                <w:top w:val="none" w:sz="0" w:space="0" w:color="auto"/>
                <w:left w:val="none" w:sz="0" w:space="0" w:color="auto"/>
                <w:bottom w:val="none" w:sz="0" w:space="0" w:color="auto"/>
                <w:right w:val="none" w:sz="0" w:space="0" w:color="auto"/>
              </w:divBdr>
            </w:div>
            <w:div w:id="423652281">
              <w:marLeft w:val="0"/>
              <w:marRight w:val="0"/>
              <w:marTop w:val="0"/>
              <w:marBottom w:val="0"/>
              <w:divBdr>
                <w:top w:val="none" w:sz="0" w:space="0" w:color="auto"/>
                <w:left w:val="none" w:sz="0" w:space="0" w:color="auto"/>
                <w:bottom w:val="none" w:sz="0" w:space="0" w:color="auto"/>
                <w:right w:val="none" w:sz="0" w:space="0" w:color="auto"/>
              </w:divBdr>
            </w:div>
            <w:div w:id="1386030710">
              <w:marLeft w:val="0"/>
              <w:marRight w:val="0"/>
              <w:marTop w:val="0"/>
              <w:marBottom w:val="0"/>
              <w:divBdr>
                <w:top w:val="none" w:sz="0" w:space="0" w:color="auto"/>
                <w:left w:val="none" w:sz="0" w:space="0" w:color="auto"/>
                <w:bottom w:val="none" w:sz="0" w:space="0" w:color="auto"/>
                <w:right w:val="none" w:sz="0" w:space="0" w:color="auto"/>
              </w:divBdr>
            </w:div>
            <w:div w:id="110243499">
              <w:marLeft w:val="0"/>
              <w:marRight w:val="0"/>
              <w:marTop w:val="0"/>
              <w:marBottom w:val="0"/>
              <w:divBdr>
                <w:top w:val="none" w:sz="0" w:space="0" w:color="auto"/>
                <w:left w:val="none" w:sz="0" w:space="0" w:color="auto"/>
                <w:bottom w:val="none" w:sz="0" w:space="0" w:color="auto"/>
                <w:right w:val="none" w:sz="0" w:space="0" w:color="auto"/>
              </w:divBdr>
            </w:div>
            <w:div w:id="2012635417">
              <w:marLeft w:val="0"/>
              <w:marRight w:val="0"/>
              <w:marTop w:val="0"/>
              <w:marBottom w:val="0"/>
              <w:divBdr>
                <w:top w:val="none" w:sz="0" w:space="0" w:color="auto"/>
                <w:left w:val="none" w:sz="0" w:space="0" w:color="auto"/>
                <w:bottom w:val="none" w:sz="0" w:space="0" w:color="auto"/>
                <w:right w:val="none" w:sz="0" w:space="0" w:color="auto"/>
              </w:divBdr>
            </w:div>
            <w:div w:id="486440958">
              <w:marLeft w:val="0"/>
              <w:marRight w:val="0"/>
              <w:marTop w:val="0"/>
              <w:marBottom w:val="0"/>
              <w:divBdr>
                <w:top w:val="none" w:sz="0" w:space="0" w:color="auto"/>
                <w:left w:val="none" w:sz="0" w:space="0" w:color="auto"/>
                <w:bottom w:val="none" w:sz="0" w:space="0" w:color="auto"/>
                <w:right w:val="none" w:sz="0" w:space="0" w:color="auto"/>
              </w:divBdr>
            </w:div>
            <w:div w:id="1822503553">
              <w:marLeft w:val="0"/>
              <w:marRight w:val="0"/>
              <w:marTop w:val="0"/>
              <w:marBottom w:val="0"/>
              <w:divBdr>
                <w:top w:val="none" w:sz="0" w:space="0" w:color="auto"/>
                <w:left w:val="none" w:sz="0" w:space="0" w:color="auto"/>
                <w:bottom w:val="none" w:sz="0" w:space="0" w:color="auto"/>
                <w:right w:val="none" w:sz="0" w:space="0" w:color="auto"/>
              </w:divBdr>
            </w:div>
            <w:div w:id="73481233">
              <w:marLeft w:val="0"/>
              <w:marRight w:val="0"/>
              <w:marTop w:val="0"/>
              <w:marBottom w:val="0"/>
              <w:divBdr>
                <w:top w:val="none" w:sz="0" w:space="0" w:color="auto"/>
                <w:left w:val="none" w:sz="0" w:space="0" w:color="auto"/>
                <w:bottom w:val="none" w:sz="0" w:space="0" w:color="auto"/>
                <w:right w:val="none" w:sz="0" w:space="0" w:color="auto"/>
              </w:divBdr>
            </w:div>
            <w:div w:id="2039577864">
              <w:marLeft w:val="0"/>
              <w:marRight w:val="0"/>
              <w:marTop w:val="0"/>
              <w:marBottom w:val="0"/>
              <w:divBdr>
                <w:top w:val="none" w:sz="0" w:space="0" w:color="auto"/>
                <w:left w:val="none" w:sz="0" w:space="0" w:color="auto"/>
                <w:bottom w:val="none" w:sz="0" w:space="0" w:color="auto"/>
                <w:right w:val="none" w:sz="0" w:space="0" w:color="auto"/>
              </w:divBdr>
            </w:div>
            <w:div w:id="1281842277">
              <w:marLeft w:val="0"/>
              <w:marRight w:val="0"/>
              <w:marTop w:val="0"/>
              <w:marBottom w:val="0"/>
              <w:divBdr>
                <w:top w:val="none" w:sz="0" w:space="0" w:color="auto"/>
                <w:left w:val="none" w:sz="0" w:space="0" w:color="auto"/>
                <w:bottom w:val="none" w:sz="0" w:space="0" w:color="auto"/>
                <w:right w:val="none" w:sz="0" w:space="0" w:color="auto"/>
              </w:divBdr>
            </w:div>
            <w:div w:id="1004476623">
              <w:marLeft w:val="0"/>
              <w:marRight w:val="0"/>
              <w:marTop w:val="0"/>
              <w:marBottom w:val="0"/>
              <w:divBdr>
                <w:top w:val="none" w:sz="0" w:space="0" w:color="auto"/>
                <w:left w:val="none" w:sz="0" w:space="0" w:color="auto"/>
                <w:bottom w:val="none" w:sz="0" w:space="0" w:color="auto"/>
                <w:right w:val="none" w:sz="0" w:space="0" w:color="auto"/>
              </w:divBdr>
            </w:div>
            <w:div w:id="1342463346">
              <w:marLeft w:val="0"/>
              <w:marRight w:val="0"/>
              <w:marTop w:val="0"/>
              <w:marBottom w:val="0"/>
              <w:divBdr>
                <w:top w:val="none" w:sz="0" w:space="0" w:color="auto"/>
                <w:left w:val="none" w:sz="0" w:space="0" w:color="auto"/>
                <w:bottom w:val="none" w:sz="0" w:space="0" w:color="auto"/>
                <w:right w:val="none" w:sz="0" w:space="0" w:color="auto"/>
              </w:divBdr>
            </w:div>
            <w:div w:id="1885828494">
              <w:marLeft w:val="0"/>
              <w:marRight w:val="0"/>
              <w:marTop w:val="0"/>
              <w:marBottom w:val="0"/>
              <w:divBdr>
                <w:top w:val="none" w:sz="0" w:space="0" w:color="auto"/>
                <w:left w:val="none" w:sz="0" w:space="0" w:color="auto"/>
                <w:bottom w:val="none" w:sz="0" w:space="0" w:color="auto"/>
                <w:right w:val="none" w:sz="0" w:space="0" w:color="auto"/>
              </w:divBdr>
            </w:div>
            <w:div w:id="96023946">
              <w:marLeft w:val="0"/>
              <w:marRight w:val="0"/>
              <w:marTop w:val="0"/>
              <w:marBottom w:val="0"/>
              <w:divBdr>
                <w:top w:val="none" w:sz="0" w:space="0" w:color="auto"/>
                <w:left w:val="none" w:sz="0" w:space="0" w:color="auto"/>
                <w:bottom w:val="none" w:sz="0" w:space="0" w:color="auto"/>
                <w:right w:val="none" w:sz="0" w:space="0" w:color="auto"/>
              </w:divBdr>
            </w:div>
            <w:div w:id="232350324">
              <w:marLeft w:val="0"/>
              <w:marRight w:val="0"/>
              <w:marTop w:val="0"/>
              <w:marBottom w:val="0"/>
              <w:divBdr>
                <w:top w:val="none" w:sz="0" w:space="0" w:color="auto"/>
                <w:left w:val="none" w:sz="0" w:space="0" w:color="auto"/>
                <w:bottom w:val="none" w:sz="0" w:space="0" w:color="auto"/>
                <w:right w:val="none" w:sz="0" w:space="0" w:color="auto"/>
              </w:divBdr>
            </w:div>
            <w:div w:id="758252257">
              <w:marLeft w:val="0"/>
              <w:marRight w:val="0"/>
              <w:marTop w:val="0"/>
              <w:marBottom w:val="0"/>
              <w:divBdr>
                <w:top w:val="none" w:sz="0" w:space="0" w:color="auto"/>
                <w:left w:val="none" w:sz="0" w:space="0" w:color="auto"/>
                <w:bottom w:val="none" w:sz="0" w:space="0" w:color="auto"/>
                <w:right w:val="none" w:sz="0" w:space="0" w:color="auto"/>
              </w:divBdr>
            </w:div>
            <w:div w:id="2012221091">
              <w:marLeft w:val="0"/>
              <w:marRight w:val="0"/>
              <w:marTop w:val="0"/>
              <w:marBottom w:val="0"/>
              <w:divBdr>
                <w:top w:val="none" w:sz="0" w:space="0" w:color="auto"/>
                <w:left w:val="none" w:sz="0" w:space="0" w:color="auto"/>
                <w:bottom w:val="none" w:sz="0" w:space="0" w:color="auto"/>
                <w:right w:val="none" w:sz="0" w:space="0" w:color="auto"/>
              </w:divBdr>
            </w:div>
            <w:div w:id="448932097">
              <w:marLeft w:val="0"/>
              <w:marRight w:val="0"/>
              <w:marTop w:val="0"/>
              <w:marBottom w:val="0"/>
              <w:divBdr>
                <w:top w:val="none" w:sz="0" w:space="0" w:color="auto"/>
                <w:left w:val="none" w:sz="0" w:space="0" w:color="auto"/>
                <w:bottom w:val="none" w:sz="0" w:space="0" w:color="auto"/>
                <w:right w:val="none" w:sz="0" w:space="0" w:color="auto"/>
              </w:divBdr>
            </w:div>
            <w:div w:id="245724727">
              <w:marLeft w:val="0"/>
              <w:marRight w:val="0"/>
              <w:marTop w:val="0"/>
              <w:marBottom w:val="0"/>
              <w:divBdr>
                <w:top w:val="none" w:sz="0" w:space="0" w:color="auto"/>
                <w:left w:val="none" w:sz="0" w:space="0" w:color="auto"/>
                <w:bottom w:val="none" w:sz="0" w:space="0" w:color="auto"/>
                <w:right w:val="none" w:sz="0" w:space="0" w:color="auto"/>
              </w:divBdr>
            </w:div>
            <w:div w:id="1431272602">
              <w:marLeft w:val="0"/>
              <w:marRight w:val="0"/>
              <w:marTop w:val="0"/>
              <w:marBottom w:val="0"/>
              <w:divBdr>
                <w:top w:val="none" w:sz="0" w:space="0" w:color="auto"/>
                <w:left w:val="none" w:sz="0" w:space="0" w:color="auto"/>
                <w:bottom w:val="none" w:sz="0" w:space="0" w:color="auto"/>
                <w:right w:val="none" w:sz="0" w:space="0" w:color="auto"/>
              </w:divBdr>
            </w:div>
            <w:div w:id="1176727541">
              <w:marLeft w:val="0"/>
              <w:marRight w:val="0"/>
              <w:marTop w:val="0"/>
              <w:marBottom w:val="0"/>
              <w:divBdr>
                <w:top w:val="none" w:sz="0" w:space="0" w:color="auto"/>
                <w:left w:val="none" w:sz="0" w:space="0" w:color="auto"/>
                <w:bottom w:val="none" w:sz="0" w:space="0" w:color="auto"/>
                <w:right w:val="none" w:sz="0" w:space="0" w:color="auto"/>
              </w:divBdr>
            </w:div>
            <w:div w:id="712385301">
              <w:marLeft w:val="0"/>
              <w:marRight w:val="0"/>
              <w:marTop w:val="0"/>
              <w:marBottom w:val="0"/>
              <w:divBdr>
                <w:top w:val="none" w:sz="0" w:space="0" w:color="auto"/>
                <w:left w:val="none" w:sz="0" w:space="0" w:color="auto"/>
                <w:bottom w:val="none" w:sz="0" w:space="0" w:color="auto"/>
                <w:right w:val="none" w:sz="0" w:space="0" w:color="auto"/>
              </w:divBdr>
            </w:div>
            <w:div w:id="1633823903">
              <w:marLeft w:val="0"/>
              <w:marRight w:val="0"/>
              <w:marTop w:val="0"/>
              <w:marBottom w:val="0"/>
              <w:divBdr>
                <w:top w:val="none" w:sz="0" w:space="0" w:color="auto"/>
                <w:left w:val="none" w:sz="0" w:space="0" w:color="auto"/>
                <w:bottom w:val="none" w:sz="0" w:space="0" w:color="auto"/>
                <w:right w:val="none" w:sz="0" w:space="0" w:color="auto"/>
              </w:divBdr>
            </w:div>
            <w:div w:id="1827933187">
              <w:marLeft w:val="0"/>
              <w:marRight w:val="0"/>
              <w:marTop w:val="0"/>
              <w:marBottom w:val="0"/>
              <w:divBdr>
                <w:top w:val="none" w:sz="0" w:space="0" w:color="auto"/>
                <w:left w:val="none" w:sz="0" w:space="0" w:color="auto"/>
                <w:bottom w:val="none" w:sz="0" w:space="0" w:color="auto"/>
                <w:right w:val="none" w:sz="0" w:space="0" w:color="auto"/>
              </w:divBdr>
            </w:div>
            <w:div w:id="1786074933">
              <w:marLeft w:val="0"/>
              <w:marRight w:val="0"/>
              <w:marTop w:val="0"/>
              <w:marBottom w:val="0"/>
              <w:divBdr>
                <w:top w:val="none" w:sz="0" w:space="0" w:color="auto"/>
                <w:left w:val="none" w:sz="0" w:space="0" w:color="auto"/>
                <w:bottom w:val="none" w:sz="0" w:space="0" w:color="auto"/>
                <w:right w:val="none" w:sz="0" w:space="0" w:color="auto"/>
              </w:divBdr>
            </w:div>
            <w:div w:id="706637452">
              <w:marLeft w:val="0"/>
              <w:marRight w:val="0"/>
              <w:marTop w:val="0"/>
              <w:marBottom w:val="0"/>
              <w:divBdr>
                <w:top w:val="none" w:sz="0" w:space="0" w:color="auto"/>
                <w:left w:val="none" w:sz="0" w:space="0" w:color="auto"/>
                <w:bottom w:val="none" w:sz="0" w:space="0" w:color="auto"/>
                <w:right w:val="none" w:sz="0" w:space="0" w:color="auto"/>
              </w:divBdr>
            </w:div>
            <w:div w:id="1790776497">
              <w:marLeft w:val="0"/>
              <w:marRight w:val="0"/>
              <w:marTop w:val="0"/>
              <w:marBottom w:val="0"/>
              <w:divBdr>
                <w:top w:val="none" w:sz="0" w:space="0" w:color="auto"/>
                <w:left w:val="none" w:sz="0" w:space="0" w:color="auto"/>
                <w:bottom w:val="none" w:sz="0" w:space="0" w:color="auto"/>
                <w:right w:val="none" w:sz="0" w:space="0" w:color="auto"/>
              </w:divBdr>
              <w:divsChild>
                <w:div w:id="398983554">
                  <w:marLeft w:val="0"/>
                  <w:marRight w:val="0"/>
                  <w:marTop w:val="0"/>
                  <w:marBottom w:val="0"/>
                  <w:divBdr>
                    <w:top w:val="none" w:sz="0" w:space="0" w:color="auto"/>
                    <w:left w:val="none" w:sz="0" w:space="0" w:color="auto"/>
                    <w:bottom w:val="none" w:sz="0" w:space="0" w:color="auto"/>
                    <w:right w:val="none" w:sz="0" w:space="0" w:color="auto"/>
                  </w:divBdr>
                </w:div>
                <w:div w:id="1591348112">
                  <w:marLeft w:val="0"/>
                  <w:marRight w:val="0"/>
                  <w:marTop w:val="0"/>
                  <w:marBottom w:val="0"/>
                  <w:divBdr>
                    <w:top w:val="none" w:sz="0" w:space="0" w:color="auto"/>
                    <w:left w:val="none" w:sz="0" w:space="0" w:color="auto"/>
                    <w:bottom w:val="none" w:sz="0" w:space="0" w:color="auto"/>
                    <w:right w:val="none" w:sz="0" w:space="0" w:color="auto"/>
                  </w:divBdr>
                </w:div>
                <w:div w:id="493684649">
                  <w:marLeft w:val="0"/>
                  <w:marRight w:val="0"/>
                  <w:marTop w:val="0"/>
                  <w:marBottom w:val="0"/>
                  <w:divBdr>
                    <w:top w:val="none" w:sz="0" w:space="0" w:color="auto"/>
                    <w:left w:val="none" w:sz="0" w:space="0" w:color="auto"/>
                    <w:bottom w:val="none" w:sz="0" w:space="0" w:color="auto"/>
                    <w:right w:val="none" w:sz="0" w:space="0" w:color="auto"/>
                  </w:divBdr>
                </w:div>
                <w:div w:id="1811051925">
                  <w:marLeft w:val="0"/>
                  <w:marRight w:val="0"/>
                  <w:marTop w:val="0"/>
                  <w:marBottom w:val="0"/>
                  <w:divBdr>
                    <w:top w:val="none" w:sz="0" w:space="0" w:color="auto"/>
                    <w:left w:val="none" w:sz="0" w:space="0" w:color="auto"/>
                    <w:bottom w:val="none" w:sz="0" w:space="0" w:color="auto"/>
                    <w:right w:val="none" w:sz="0" w:space="0" w:color="auto"/>
                  </w:divBdr>
                </w:div>
                <w:div w:id="153112064">
                  <w:marLeft w:val="0"/>
                  <w:marRight w:val="0"/>
                  <w:marTop w:val="0"/>
                  <w:marBottom w:val="0"/>
                  <w:divBdr>
                    <w:top w:val="none" w:sz="0" w:space="0" w:color="auto"/>
                    <w:left w:val="none" w:sz="0" w:space="0" w:color="auto"/>
                    <w:bottom w:val="none" w:sz="0" w:space="0" w:color="auto"/>
                    <w:right w:val="none" w:sz="0" w:space="0" w:color="auto"/>
                  </w:divBdr>
                </w:div>
                <w:div w:id="1808351370">
                  <w:marLeft w:val="0"/>
                  <w:marRight w:val="0"/>
                  <w:marTop w:val="0"/>
                  <w:marBottom w:val="0"/>
                  <w:divBdr>
                    <w:top w:val="none" w:sz="0" w:space="0" w:color="auto"/>
                    <w:left w:val="none" w:sz="0" w:space="0" w:color="auto"/>
                    <w:bottom w:val="none" w:sz="0" w:space="0" w:color="auto"/>
                    <w:right w:val="none" w:sz="0" w:space="0" w:color="auto"/>
                  </w:divBdr>
                </w:div>
                <w:div w:id="2046590315">
                  <w:marLeft w:val="0"/>
                  <w:marRight w:val="0"/>
                  <w:marTop w:val="0"/>
                  <w:marBottom w:val="0"/>
                  <w:divBdr>
                    <w:top w:val="none" w:sz="0" w:space="0" w:color="auto"/>
                    <w:left w:val="none" w:sz="0" w:space="0" w:color="auto"/>
                    <w:bottom w:val="none" w:sz="0" w:space="0" w:color="auto"/>
                    <w:right w:val="none" w:sz="0" w:space="0" w:color="auto"/>
                  </w:divBdr>
                </w:div>
                <w:div w:id="428550045">
                  <w:marLeft w:val="0"/>
                  <w:marRight w:val="0"/>
                  <w:marTop w:val="0"/>
                  <w:marBottom w:val="0"/>
                  <w:divBdr>
                    <w:top w:val="none" w:sz="0" w:space="0" w:color="auto"/>
                    <w:left w:val="none" w:sz="0" w:space="0" w:color="auto"/>
                    <w:bottom w:val="none" w:sz="0" w:space="0" w:color="auto"/>
                    <w:right w:val="none" w:sz="0" w:space="0" w:color="auto"/>
                  </w:divBdr>
                </w:div>
                <w:div w:id="1193298304">
                  <w:marLeft w:val="0"/>
                  <w:marRight w:val="0"/>
                  <w:marTop w:val="0"/>
                  <w:marBottom w:val="0"/>
                  <w:divBdr>
                    <w:top w:val="none" w:sz="0" w:space="0" w:color="auto"/>
                    <w:left w:val="none" w:sz="0" w:space="0" w:color="auto"/>
                    <w:bottom w:val="none" w:sz="0" w:space="0" w:color="auto"/>
                    <w:right w:val="none" w:sz="0" w:space="0" w:color="auto"/>
                  </w:divBdr>
                </w:div>
                <w:div w:id="1340236815">
                  <w:marLeft w:val="0"/>
                  <w:marRight w:val="0"/>
                  <w:marTop w:val="0"/>
                  <w:marBottom w:val="0"/>
                  <w:divBdr>
                    <w:top w:val="none" w:sz="0" w:space="0" w:color="auto"/>
                    <w:left w:val="none" w:sz="0" w:space="0" w:color="auto"/>
                    <w:bottom w:val="none" w:sz="0" w:space="0" w:color="auto"/>
                    <w:right w:val="none" w:sz="0" w:space="0" w:color="auto"/>
                  </w:divBdr>
                </w:div>
                <w:div w:id="721056658">
                  <w:marLeft w:val="0"/>
                  <w:marRight w:val="0"/>
                  <w:marTop w:val="0"/>
                  <w:marBottom w:val="0"/>
                  <w:divBdr>
                    <w:top w:val="none" w:sz="0" w:space="0" w:color="auto"/>
                    <w:left w:val="none" w:sz="0" w:space="0" w:color="auto"/>
                    <w:bottom w:val="none" w:sz="0" w:space="0" w:color="auto"/>
                    <w:right w:val="none" w:sz="0" w:space="0" w:color="auto"/>
                  </w:divBdr>
                </w:div>
                <w:div w:id="1228150403">
                  <w:marLeft w:val="0"/>
                  <w:marRight w:val="0"/>
                  <w:marTop w:val="0"/>
                  <w:marBottom w:val="0"/>
                  <w:divBdr>
                    <w:top w:val="none" w:sz="0" w:space="0" w:color="auto"/>
                    <w:left w:val="none" w:sz="0" w:space="0" w:color="auto"/>
                    <w:bottom w:val="none" w:sz="0" w:space="0" w:color="auto"/>
                    <w:right w:val="none" w:sz="0" w:space="0" w:color="auto"/>
                  </w:divBdr>
                </w:div>
                <w:div w:id="562257838">
                  <w:marLeft w:val="0"/>
                  <w:marRight w:val="0"/>
                  <w:marTop w:val="0"/>
                  <w:marBottom w:val="0"/>
                  <w:divBdr>
                    <w:top w:val="none" w:sz="0" w:space="0" w:color="auto"/>
                    <w:left w:val="none" w:sz="0" w:space="0" w:color="auto"/>
                    <w:bottom w:val="none" w:sz="0" w:space="0" w:color="auto"/>
                    <w:right w:val="none" w:sz="0" w:space="0" w:color="auto"/>
                  </w:divBdr>
                </w:div>
                <w:div w:id="732701180">
                  <w:marLeft w:val="0"/>
                  <w:marRight w:val="0"/>
                  <w:marTop w:val="0"/>
                  <w:marBottom w:val="0"/>
                  <w:divBdr>
                    <w:top w:val="none" w:sz="0" w:space="0" w:color="auto"/>
                    <w:left w:val="none" w:sz="0" w:space="0" w:color="auto"/>
                    <w:bottom w:val="none" w:sz="0" w:space="0" w:color="auto"/>
                    <w:right w:val="none" w:sz="0" w:space="0" w:color="auto"/>
                  </w:divBdr>
                </w:div>
                <w:div w:id="1139155564">
                  <w:marLeft w:val="0"/>
                  <w:marRight w:val="0"/>
                  <w:marTop w:val="0"/>
                  <w:marBottom w:val="0"/>
                  <w:divBdr>
                    <w:top w:val="none" w:sz="0" w:space="0" w:color="auto"/>
                    <w:left w:val="none" w:sz="0" w:space="0" w:color="auto"/>
                    <w:bottom w:val="none" w:sz="0" w:space="0" w:color="auto"/>
                    <w:right w:val="none" w:sz="0" w:space="0" w:color="auto"/>
                  </w:divBdr>
                </w:div>
                <w:div w:id="476994196">
                  <w:marLeft w:val="0"/>
                  <w:marRight w:val="0"/>
                  <w:marTop w:val="0"/>
                  <w:marBottom w:val="0"/>
                  <w:divBdr>
                    <w:top w:val="none" w:sz="0" w:space="0" w:color="auto"/>
                    <w:left w:val="none" w:sz="0" w:space="0" w:color="auto"/>
                    <w:bottom w:val="none" w:sz="0" w:space="0" w:color="auto"/>
                    <w:right w:val="none" w:sz="0" w:space="0" w:color="auto"/>
                  </w:divBdr>
                </w:div>
                <w:div w:id="173082186">
                  <w:marLeft w:val="0"/>
                  <w:marRight w:val="0"/>
                  <w:marTop w:val="0"/>
                  <w:marBottom w:val="0"/>
                  <w:divBdr>
                    <w:top w:val="none" w:sz="0" w:space="0" w:color="auto"/>
                    <w:left w:val="none" w:sz="0" w:space="0" w:color="auto"/>
                    <w:bottom w:val="none" w:sz="0" w:space="0" w:color="auto"/>
                    <w:right w:val="none" w:sz="0" w:space="0" w:color="auto"/>
                  </w:divBdr>
                </w:div>
                <w:div w:id="1472554403">
                  <w:marLeft w:val="0"/>
                  <w:marRight w:val="0"/>
                  <w:marTop w:val="0"/>
                  <w:marBottom w:val="0"/>
                  <w:divBdr>
                    <w:top w:val="none" w:sz="0" w:space="0" w:color="auto"/>
                    <w:left w:val="none" w:sz="0" w:space="0" w:color="auto"/>
                    <w:bottom w:val="none" w:sz="0" w:space="0" w:color="auto"/>
                    <w:right w:val="none" w:sz="0" w:space="0" w:color="auto"/>
                  </w:divBdr>
                </w:div>
                <w:div w:id="1235892778">
                  <w:marLeft w:val="0"/>
                  <w:marRight w:val="0"/>
                  <w:marTop w:val="0"/>
                  <w:marBottom w:val="0"/>
                  <w:divBdr>
                    <w:top w:val="none" w:sz="0" w:space="0" w:color="auto"/>
                    <w:left w:val="none" w:sz="0" w:space="0" w:color="auto"/>
                    <w:bottom w:val="none" w:sz="0" w:space="0" w:color="auto"/>
                    <w:right w:val="none" w:sz="0" w:space="0" w:color="auto"/>
                  </w:divBdr>
                </w:div>
                <w:div w:id="1731267689">
                  <w:marLeft w:val="0"/>
                  <w:marRight w:val="0"/>
                  <w:marTop w:val="0"/>
                  <w:marBottom w:val="0"/>
                  <w:divBdr>
                    <w:top w:val="none" w:sz="0" w:space="0" w:color="auto"/>
                    <w:left w:val="none" w:sz="0" w:space="0" w:color="auto"/>
                    <w:bottom w:val="none" w:sz="0" w:space="0" w:color="auto"/>
                    <w:right w:val="none" w:sz="0" w:space="0" w:color="auto"/>
                  </w:divBdr>
                </w:div>
                <w:div w:id="668797466">
                  <w:marLeft w:val="0"/>
                  <w:marRight w:val="0"/>
                  <w:marTop w:val="0"/>
                  <w:marBottom w:val="0"/>
                  <w:divBdr>
                    <w:top w:val="none" w:sz="0" w:space="0" w:color="auto"/>
                    <w:left w:val="none" w:sz="0" w:space="0" w:color="auto"/>
                    <w:bottom w:val="none" w:sz="0" w:space="0" w:color="auto"/>
                    <w:right w:val="none" w:sz="0" w:space="0" w:color="auto"/>
                  </w:divBdr>
                </w:div>
                <w:div w:id="354237584">
                  <w:marLeft w:val="0"/>
                  <w:marRight w:val="0"/>
                  <w:marTop w:val="0"/>
                  <w:marBottom w:val="0"/>
                  <w:divBdr>
                    <w:top w:val="none" w:sz="0" w:space="0" w:color="auto"/>
                    <w:left w:val="none" w:sz="0" w:space="0" w:color="auto"/>
                    <w:bottom w:val="none" w:sz="0" w:space="0" w:color="auto"/>
                    <w:right w:val="none" w:sz="0" w:space="0" w:color="auto"/>
                  </w:divBdr>
                </w:div>
                <w:div w:id="211308930">
                  <w:marLeft w:val="0"/>
                  <w:marRight w:val="0"/>
                  <w:marTop w:val="0"/>
                  <w:marBottom w:val="0"/>
                  <w:divBdr>
                    <w:top w:val="none" w:sz="0" w:space="0" w:color="auto"/>
                    <w:left w:val="none" w:sz="0" w:space="0" w:color="auto"/>
                    <w:bottom w:val="none" w:sz="0" w:space="0" w:color="auto"/>
                    <w:right w:val="none" w:sz="0" w:space="0" w:color="auto"/>
                  </w:divBdr>
                </w:div>
                <w:div w:id="381248497">
                  <w:marLeft w:val="0"/>
                  <w:marRight w:val="0"/>
                  <w:marTop w:val="0"/>
                  <w:marBottom w:val="0"/>
                  <w:divBdr>
                    <w:top w:val="none" w:sz="0" w:space="0" w:color="auto"/>
                    <w:left w:val="none" w:sz="0" w:space="0" w:color="auto"/>
                    <w:bottom w:val="none" w:sz="0" w:space="0" w:color="auto"/>
                    <w:right w:val="none" w:sz="0" w:space="0" w:color="auto"/>
                  </w:divBdr>
                </w:div>
                <w:div w:id="1241059570">
                  <w:marLeft w:val="0"/>
                  <w:marRight w:val="0"/>
                  <w:marTop w:val="0"/>
                  <w:marBottom w:val="0"/>
                  <w:divBdr>
                    <w:top w:val="none" w:sz="0" w:space="0" w:color="auto"/>
                    <w:left w:val="none" w:sz="0" w:space="0" w:color="auto"/>
                    <w:bottom w:val="none" w:sz="0" w:space="0" w:color="auto"/>
                    <w:right w:val="none" w:sz="0" w:space="0" w:color="auto"/>
                  </w:divBdr>
                </w:div>
                <w:div w:id="520315156">
                  <w:marLeft w:val="0"/>
                  <w:marRight w:val="0"/>
                  <w:marTop w:val="0"/>
                  <w:marBottom w:val="0"/>
                  <w:divBdr>
                    <w:top w:val="none" w:sz="0" w:space="0" w:color="auto"/>
                    <w:left w:val="none" w:sz="0" w:space="0" w:color="auto"/>
                    <w:bottom w:val="none" w:sz="0" w:space="0" w:color="auto"/>
                    <w:right w:val="none" w:sz="0" w:space="0" w:color="auto"/>
                  </w:divBdr>
                </w:div>
                <w:div w:id="1616525021">
                  <w:marLeft w:val="0"/>
                  <w:marRight w:val="0"/>
                  <w:marTop w:val="0"/>
                  <w:marBottom w:val="0"/>
                  <w:divBdr>
                    <w:top w:val="none" w:sz="0" w:space="0" w:color="auto"/>
                    <w:left w:val="none" w:sz="0" w:space="0" w:color="auto"/>
                    <w:bottom w:val="none" w:sz="0" w:space="0" w:color="auto"/>
                    <w:right w:val="none" w:sz="0" w:space="0" w:color="auto"/>
                  </w:divBdr>
                </w:div>
                <w:div w:id="1253509160">
                  <w:marLeft w:val="0"/>
                  <w:marRight w:val="0"/>
                  <w:marTop w:val="0"/>
                  <w:marBottom w:val="0"/>
                  <w:divBdr>
                    <w:top w:val="none" w:sz="0" w:space="0" w:color="auto"/>
                    <w:left w:val="none" w:sz="0" w:space="0" w:color="auto"/>
                    <w:bottom w:val="none" w:sz="0" w:space="0" w:color="auto"/>
                    <w:right w:val="none" w:sz="0" w:space="0" w:color="auto"/>
                  </w:divBdr>
                </w:div>
                <w:div w:id="2045860311">
                  <w:marLeft w:val="0"/>
                  <w:marRight w:val="0"/>
                  <w:marTop w:val="0"/>
                  <w:marBottom w:val="0"/>
                  <w:divBdr>
                    <w:top w:val="none" w:sz="0" w:space="0" w:color="auto"/>
                    <w:left w:val="none" w:sz="0" w:space="0" w:color="auto"/>
                    <w:bottom w:val="none" w:sz="0" w:space="0" w:color="auto"/>
                    <w:right w:val="none" w:sz="0" w:space="0" w:color="auto"/>
                  </w:divBdr>
                </w:div>
                <w:div w:id="863132729">
                  <w:marLeft w:val="0"/>
                  <w:marRight w:val="0"/>
                  <w:marTop w:val="0"/>
                  <w:marBottom w:val="0"/>
                  <w:divBdr>
                    <w:top w:val="none" w:sz="0" w:space="0" w:color="auto"/>
                    <w:left w:val="none" w:sz="0" w:space="0" w:color="auto"/>
                    <w:bottom w:val="none" w:sz="0" w:space="0" w:color="auto"/>
                    <w:right w:val="none" w:sz="0" w:space="0" w:color="auto"/>
                  </w:divBdr>
                </w:div>
              </w:divsChild>
            </w:div>
            <w:div w:id="1360928744">
              <w:marLeft w:val="0"/>
              <w:marRight w:val="0"/>
              <w:marTop w:val="0"/>
              <w:marBottom w:val="0"/>
              <w:divBdr>
                <w:top w:val="none" w:sz="0" w:space="0" w:color="auto"/>
                <w:left w:val="none" w:sz="0" w:space="0" w:color="auto"/>
                <w:bottom w:val="none" w:sz="0" w:space="0" w:color="auto"/>
                <w:right w:val="none" w:sz="0" w:space="0" w:color="auto"/>
              </w:divBdr>
            </w:div>
            <w:div w:id="187178548">
              <w:marLeft w:val="0"/>
              <w:marRight w:val="0"/>
              <w:marTop w:val="0"/>
              <w:marBottom w:val="0"/>
              <w:divBdr>
                <w:top w:val="none" w:sz="0" w:space="0" w:color="auto"/>
                <w:left w:val="none" w:sz="0" w:space="0" w:color="auto"/>
                <w:bottom w:val="none" w:sz="0" w:space="0" w:color="auto"/>
                <w:right w:val="none" w:sz="0" w:space="0" w:color="auto"/>
              </w:divBdr>
            </w:div>
            <w:div w:id="1074666753">
              <w:marLeft w:val="0"/>
              <w:marRight w:val="0"/>
              <w:marTop w:val="0"/>
              <w:marBottom w:val="0"/>
              <w:divBdr>
                <w:top w:val="none" w:sz="0" w:space="0" w:color="auto"/>
                <w:left w:val="none" w:sz="0" w:space="0" w:color="auto"/>
                <w:bottom w:val="none" w:sz="0" w:space="0" w:color="auto"/>
                <w:right w:val="none" w:sz="0" w:space="0" w:color="auto"/>
              </w:divBdr>
            </w:div>
            <w:div w:id="1073356506">
              <w:marLeft w:val="0"/>
              <w:marRight w:val="0"/>
              <w:marTop w:val="0"/>
              <w:marBottom w:val="0"/>
              <w:divBdr>
                <w:top w:val="none" w:sz="0" w:space="0" w:color="auto"/>
                <w:left w:val="none" w:sz="0" w:space="0" w:color="auto"/>
                <w:bottom w:val="none" w:sz="0" w:space="0" w:color="auto"/>
                <w:right w:val="none" w:sz="0" w:space="0" w:color="auto"/>
              </w:divBdr>
            </w:div>
            <w:div w:id="796073099">
              <w:marLeft w:val="0"/>
              <w:marRight w:val="0"/>
              <w:marTop w:val="0"/>
              <w:marBottom w:val="0"/>
              <w:divBdr>
                <w:top w:val="none" w:sz="0" w:space="0" w:color="auto"/>
                <w:left w:val="none" w:sz="0" w:space="0" w:color="auto"/>
                <w:bottom w:val="none" w:sz="0" w:space="0" w:color="auto"/>
                <w:right w:val="none" w:sz="0" w:space="0" w:color="auto"/>
              </w:divBdr>
            </w:div>
            <w:div w:id="2136631094">
              <w:marLeft w:val="0"/>
              <w:marRight w:val="0"/>
              <w:marTop w:val="0"/>
              <w:marBottom w:val="0"/>
              <w:divBdr>
                <w:top w:val="none" w:sz="0" w:space="0" w:color="auto"/>
                <w:left w:val="none" w:sz="0" w:space="0" w:color="auto"/>
                <w:bottom w:val="none" w:sz="0" w:space="0" w:color="auto"/>
                <w:right w:val="none" w:sz="0" w:space="0" w:color="auto"/>
              </w:divBdr>
            </w:div>
            <w:div w:id="398983638">
              <w:marLeft w:val="0"/>
              <w:marRight w:val="0"/>
              <w:marTop w:val="0"/>
              <w:marBottom w:val="0"/>
              <w:divBdr>
                <w:top w:val="none" w:sz="0" w:space="0" w:color="auto"/>
                <w:left w:val="none" w:sz="0" w:space="0" w:color="auto"/>
                <w:bottom w:val="none" w:sz="0" w:space="0" w:color="auto"/>
                <w:right w:val="none" w:sz="0" w:space="0" w:color="auto"/>
              </w:divBdr>
            </w:div>
            <w:div w:id="1878740082">
              <w:marLeft w:val="0"/>
              <w:marRight w:val="0"/>
              <w:marTop w:val="0"/>
              <w:marBottom w:val="0"/>
              <w:divBdr>
                <w:top w:val="none" w:sz="0" w:space="0" w:color="auto"/>
                <w:left w:val="none" w:sz="0" w:space="0" w:color="auto"/>
                <w:bottom w:val="none" w:sz="0" w:space="0" w:color="auto"/>
                <w:right w:val="none" w:sz="0" w:space="0" w:color="auto"/>
              </w:divBdr>
            </w:div>
            <w:div w:id="1479764183">
              <w:marLeft w:val="0"/>
              <w:marRight w:val="0"/>
              <w:marTop w:val="0"/>
              <w:marBottom w:val="0"/>
              <w:divBdr>
                <w:top w:val="none" w:sz="0" w:space="0" w:color="auto"/>
                <w:left w:val="none" w:sz="0" w:space="0" w:color="auto"/>
                <w:bottom w:val="none" w:sz="0" w:space="0" w:color="auto"/>
                <w:right w:val="none" w:sz="0" w:space="0" w:color="auto"/>
              </w:divBdr>
            </w:div>
            <w:div w:id="459812313">
              <w:marLeft w:val="0"/>
              <w:marRight w:val="0"/>
              <w:marTop w:val="0"/>
              <w:marBottom w:val="0"/>
              <w:divBdr>
                <w:top w:val="none" w:sz="0" w:space="0" w:color="auto"/>
                <w:left w:val="none" w:sz="0" w:space="0" w:color="auto"/>
                <w:bottom w:val="none" w:sz="0" w:space="0" w:color="auto"/>
                <w:right w:val="none" w:sz="0" w:space="0" w:color="auto"/>
              </w:divBdr>
            </w:div>
            <w:div w:id="92212959">
              <w:marLeft w:val="0"/>
              <w:marRight w:val="0"/>
              <w:marTop w:val="0"/>
              <w:marBottom w:val="0"/>
              <w:divBdr>
                <w:top w:val="none" w:sz="0" w:space="0" w:color="auto"/>
                <w:left w:val="none" w:sz="0" w:space="0" w:color="auto"/>
                <w:bottom w:val="none" w:sz="0" w:space="0" w:color="auto"/>
                <w:right w:val="none" w:sz="0" w:space="0" w:color="auto"/>
              </w:divBdr>
            </w:div>
            <w:div w:id="2086371184">
              <w:marLeft w:val="0"/>
              <w:marRight w:val="0"/>
              <w:marTop w:val="0"/>
              <w:marBottom w:val="0"/>
              <w:divBdr>
                <w:top w:val="none" w:sz="0" w:space="0" w:color="auto"/>
                <w:left w:val="none" w:sz="0" w:space="0" w:color="auto"/>
                <w:bottom w:val="none" w:sz="0" w:space="0" w:color="auto"/>
                <w:right w:val="none" w:sz="0" w:space="0" w:color="auto"/>
              </w:divBdr>
            </w:div>
            <w:div w:id="671302727">
              <w:marLeft w:val="0"/>
              <w:marRight w:val="0"/>
              <w:marTop w:val="0"/>
              <w:marBottom w:val="0"/>
              <w:divBdr>
                <w:top w:val="none" w:sz="0" w:space="0" w:color="auto"/>
                <w:left w:val="none" w:sz="0" w:space="0" w:color="auto"/>
                <w:bottom w:val="none" w:sz="0" w:space="0" w:color="auto"/>
                <w:right w:val="none" w:sz="0" w:space="0" w:color="auto"/>
              </w:divBdr>
            </w:div>
            <w:div w:id="1932666830">
              <w:marLeft w:val="0"/>
              <w:marRight w:val="0"/>
              <w:marTop w:val="0"/>
              <w:marBottom w:val="0"/>
              <w:divBdr>
                <w:top w:val="none" w:sz="0" w:space="0" w:color="auto"/>
                <w:left w:val="none" w:sz="0" w:space="0" w:color="auto"/>
                <w:bottom w:val="none" w:sz="0" w:space="0" w:color="auto"/>
                <w:right w:val="none" w:sz="0" w:space="0" w:color="auto"/>
              </w:divBdr>
            </w:div>
            <w:div w:id="411241421">
              <w:marLeft w:val="0"/>
              <w:marRight w:val="0"/>
              <w:marTop w:val="0"/>
              <w:marBottom w:val="0"/>
              <w:divBdr>
                <w:top w:val="none" w:sz="0" w:space="0" w:color="auto"/>
                <w:left w:val="none" w:sz="0" w:space="0" w:color="auto"/>
                <w:bottom w:val="none" w:sz="0" w:space="0" w:color="auto"/>
                <w:right w:val="none" w:sz="0" w:space="0" w:color="auto"/>
              </w:divBdr>
            </w:div>
            <w:div w:id="1239024367">
              <w:marLeft w:val="0"/>
              <w:marRight w:val="0"/>
              <w:marTop w:val="0"/>
              <w:marBottom w:val="0"/>
              <w:divBdr>
                <w:top w:val="none" w:sz="0" w:space="0" w:color="auto"/>
                <w:left w:val="none" w:sz="0" w:space="0" w:color="auto"/>
                <w:bottom w:val="none" w:sz="0" w:space="0" w:color="auto"/>
                <w:right w:val="none" w:sz="0" w:space="0" w:color="auto"/>
              </w:divBdr>
            </w:div>
            <w:div w:id="517697518">
              <w:marLeft w:val="0"/>
              <w:marRight w:val="0"/>
              <w:marTop w:val="0"/>
              <w:marBottom w:val="0"/>
              <w:divBdr>
                <w:top w:val="none" w:sz="0" w:space="0" w:color="auto"/>
                <w:left w:val="none" w:sz="0" w:space="0" w:color="auto"/>
                <w:bottom w:val="none" w:sz="0" w:space="0" w:color="auto"/>
                <w:right w:val="none" w:sz="0" w:space="0" w:color="auto"/>
              </w:divBdr>
            </w:div>
            <w:div w:id="834222372">
              <w:marLeft w:val="0"/>
              <w:marRight w:val="0"/>
              <w:marTop w:val="0"/>
              <w:marBottom w:val="0"/>
              <w:divBdr>
                <w:top w:val="none" w:sz="0" w:space="0" w:color="auto"/>
                <w:left w:val="none" w:sz="0" w:space="0" w:color="auto"/>
                <w:bottom w:val="none" w:sz="0" w:space="0" w:color="auto"/>
                <w:right w:val="none" w:sz="0" w:space="0" w:color="auto"/>
              </w:divBdr>
            </w:div>
            <w:div w:id="949356861">
              <w:marLeft w:val="0"/>
              <w:marRight w:val="0"/>
              <w:marTop w:val="0"/>
              <w:marBottom w:val="0"/>
              <w:divBdr>
                <w:top w:val="none" w:sz="0" w:space="0" w:color="auto"/>
                <w:left w:val="none" w:sz="0" w:space="0" w:color="auto"/>
                <w:bottom w:val="none" w:sz="0" w:space="0" w:color="auto"/>
                <w:right w:val="none" w:sz="0" w:space="0" w:color="auto"/>
              </w:divBdr>
            </w:div>
            <w:div w:id="1887326465">
              <w:marLeft w:val="0"/>
              <w:marRight w:val="0"/>
              <w:marTop w:val="0"/>
              <w:marBottom w:val="0"/>
              <w:divBdr>
                <w:top w:val="none" w:sz="0" w:space="0" w:color="auto"/>
                <w:left w:val="none" w:sz="0" w:space="0" w:color="auto"/>
                <w:bottom w:val="none" w:sz="0" w:space="0" w:color="auto"/>
                <w:right w:val="none" w:sz="0" w:space="0" w:color="auto"/>
              </w:divBdr>
            </w:div>
            <w:div w:id="897396604">
              <w:marLeft w:val="0"/>
              <w:marRight w:val="0"/>
              <w:marTop w:val="0"/>
              <w:marBottom w:val="0"/>
              <w:divBdr>
                <w:top w:val="none" w:sz="0" w:space="0" w:color="auto"/>
                <w:left w:val="none" w:sz="0" w:space="0" w:color="auto"/>
                <w:bottom w:val="none" w:sz="0" w:space="0" w:color="auto"/>
                <w:right w:val="none" w:sz="0" w:space="0" w:color="auto"/>
              </w:divBdr>
            </w:div>
            <w:div w:id="967704981">
              <w:marLeft w:val="0"/>
              <w:marRight w:val="0"/>
              <w:marTop w:val="0"/>
              <w:marBottom w:val="0"/>
              <w:divBdr>
                <w:top w:val="none" w:sz="0" w:space="0" w:color="auto"/>
                <w:left w:val="none" w:sz="0" w:space="0" w:color="auto"/>
                <w:bottom w:val="none" w:sz="0" w:space="0" w:color="auto"/>
                <w:right w:val="none" w:sz="0" w:space="0" w:color="auto"/>
              </w:divBdr>
            </w:div>
            <w:div w:id="874851525">
              <w:marLeft w:val="0"/>
              <w:marRight w:val="0"/>
              <w:marTop w:val="0"/>
              <w:marBottom w:val="0"/>
              <w:divBdr>
                <w:top w:val="none" w:sz="0" w:space="0" w:color="auto"/>
                <w:left w:val="none" w:sz="0" w:space="0" w:color="auto"/>
                <w:bottom w:val="none" w:sz="0" w:space="0" w:color="auto"/>
                <w:right w:val="none" w:sz="0" w:space="0" w:color="auto"/>
              </w:divBdr>
            </w:div>
            <w:div w:id="235481640">
              <w:marLeft w:val="0"/>
              <w:marRight w:val="0"/>
              <w:marTop w:val="0"/>
              <w:marBottom w:val="0"/>
              <w:divBdr>
                <w:top w:val="none" w:sz="0" w:space="0" w:color="auto"/>
                <w:left w:val="none" w:sz="0" w:space="0" w:color="auto"/>
                <w:bottom w:val="none" w:sz="0" w:space="0" w:color="auto"/>
                <w:right w:val="none" w:sz="0" w:space="0" w:color="auto"/>
              </w:divBdr>
            </w:div>
            <w:div w:id="1461530806">
              <w:marLeft w:val="0"/>
              <w:marRight w:val="0"/>
              <w:marTop w:val="0"/>
              <w:marBottom w:val="0"/>
              <w:divBdr>
                <w:top w:val="none" w:sz="0" w:space="0" w:color="auto"/>
                <w:left w:val="none" w:sz="0" w:space="0" w:color="auto"/>
                <w:bottom w:val="none" w:sz="0" w:space="0" w:color="auto"/>
                <w:right w:val="none" w:sz="0" w:space="0" w:color="auto"/>
              </w:divBdr>
            </w:div>
            <w:div w:id="994138752">
              <w:marLeft w:val="0"/>
              <w:marRight w:val="0"/>
              <w:marTop w:val="0"/>
              <w:marBottom w:val="0"/>
              <w:divBdr>
                <w:top w:val="none" w:sz="0" w:space="0" w:color="auto"/>
                <w:left w:val="none" w:sz="0" w:space="0" w:color="auto"/>
                <w:bottom w:val="none" w:sz="0" w:space="0" w:color="auto"/>
                <w:right w:val="none" w:sz="0" w:space="0" w:color="auto"/>
              </w:divBdr>
            </w:div>
            <w:div w:id="69618061">
              <w:marLeft w:val="0"/>
              <w:marRight w:val="0"/>
              <w:marTop w:val="0"/>
              <w:marBottom w:val="0"/>
              <w:divBdr>
                <w:top w:val="none" w:sz="0" w:space="0" w:color="auto"/>
                <w:left w:val="none" w:sz="0" w:space="0" w:color="auto"/>
                <w:bottom w:val="none" w:sz="0" w:space="0" w:color="auto"/>
                <w:right w:val="none" w:sz="0" w:space="0" w:color="auto"/>
              </w:divBdr>
            </w:div>
            <w:div w:id="889801793">
              <w:marLeft w:val="0"/>
              <w:marRight w:val="0"/>
              <w:marTop w:val="0"/>
              <w:marBottom w:val="0"/>
              <w:divBdr>
                <w:top w:val="none" w:sz="0" w:space="0" w:color="auto"/>
                <w:left w:val="none" w:sz="0" w:space="0" w:color="auto"/>
                <w:bottom w:val="none" w:sz="0" w:space="0" w:color="auto"/>
                <w:right w:val="none" w:sz="0" w:space="0" w:color="auto"/>
              </w:divBdr>
            </w:div>
            <w:div w:id="2117745883">
              <w:marLeft w:val="0"/>
              <w:marRight w:val="0"/>
              <w:marTop w:val="0"/>
              <w:marBottom w:val="0"/>
              <w:divBdr>
                <w:top w:val="none" w:sz="0" w:space="0" w:color="auto"/>
                <w:left w:val="none" w:sz="0" w:space="0" w:color="auto"/>
                <w:bottom w:val="none" w:sz="0" w:space="0" w:color="auto"/>
                <w:right w:val="none" w:sz="0" w:space="0" w:color="auto"/>
              </w:divBdr>
            </w:div>
            <w:div w:id="1161233215">
              <w:marLeft w:val="0"/>
              <w:marRight w:val="0"/>
              <w:marTop w:val="0"/>
              <w:marBottom w:val="0"/>
              <w:divBdr>
                <w:top w:val="none" w:sz="0" w:space="0" w:color="auto"/>
                <w:left w:val="none" w:sz="0" w:space="0" w:color="auto"/>
                <w:bottom w:val="none" w:sz="0" w:space="0" w:color="auto"/>
                <w:right w:val="none" w:sz="0" w:space="0" w:color="auto"/>
              </w:divBdr>
            </w:div>
            <w:div w:id="65885725">
              <w:marLeft w:val="0"/>
              <w:marRight w:val="0"/>
              <w:marTop w:val="0"/>
              <w:marBottom w:val="0"/>
              <w:divBdr>
                <w:top w:val="none" w:sz="0" w:space="0" w:color="auto"/>
                <w:left w:val="none" w:sz="0" w:space="0" w:color="auto"/>
                <w:bottom w:val="none" w:sz="0" w:space="0" w:color="auto"/>
                <w:right w:val="none" w:sz="0" w:space="0" w:color="auto"/>
              </w:divBdr>
            </w:div>
            <w:div w:id="897278231">
              <w:marLeft w:val="0"/>
              <w:marRight w:val="0"/>
              <w:marTop w:val="0"/>
              <w:marBottom w:val="0"/>
              <w:divBdr>
                <w:top w:val="none" w:sz="0" w:space="0" w:color="auto"/>
                <w:left w:val="none" w:sz="0" w:space="0" w:color="auto"/>
                <w:bottom w:val="none" w:sz="0" w:space="0" w:color="auto"/>
                <w:right w:val="none" w:sz="0" w:space="0" w:color="auto"/>
              </w:divBdr>
            </w:div>
            <w:div w:id="1283878429">
              <w:marLeft w:val="0"/>
              <w:marRight w:val="0"/>
              <w:marTop w:val="0"/>
              <w:marBottom w:val="0"/>
              <w:divBdr>
                <w:top w:val="none" w:sz="0" w:space="0" w:color="auto"/>
                <w:left w:val="none" w:sz="0" w:space="0" w:color="auto"/>
                <w:bottom w:val="none" w:sz="0" w:space="0" w:color="auto"/>
                <w:right w:val="none" w:sz="0" w:space="0" w:color="auto"/>
              </w:divBdr>
            </w:div>
            <w:div w:id="2061902558">
              <w:marLeft w:val="0"/>
              <w:marRight w:val="0"/>
              <w:marTop w:val="0"/>
              <w:marBottom w:val="0"/>
              <w:divBdr>
                <w:top w:val="none" w:sz="0" w:space="0" w:color="auto"/>
                <w:left w:val="none" w:sz="0" w:space="0" w:color="auto"/>
                <w:bottom w:val="none" w:sz="0" w:space="0" w:color="auto"/>
                <w:right w:val="none" w:sz="0" w:space="0" w:color="auto"/>
              </w:divBdr>
            </w:div>
            <w:div w:id="856040941">
              <w:marLeft w:val="0"/>
              <w:marRight w:val="0"/>
              <w:marTop w:val="0"/>
              <w:marBottom w:val="0"/>
              <w:divBdr>
                <w:top w:val="none" w:sz="0" w:space="0" w:color="auto"/>
                <w:left w:val="none" w:sz="0" w:space="0" w:color="auto"/>
                <w:bottom w:val="none" w:sz="0" w:space="0" w:color="auto"/>
                <w:right w:val="none" w:sz="0" w:space="0" w:color="auto"/>
              </w:divBdr>
            </w:div>
            <w:div w:id="272783189">
              <w:marLeft w:val="0"/>
              <w:marRight w:val="0"/>
              <w:marTop w:val="0"/>
              <w:marBottom w:val="0"/>
              <w:divBdr>
                <w:top w:val="none" w:sz="0" w:space="0" w:color="auto"/>
                <w:left w:val="none" w:sz="0" w:space="0" w:color="auto"/>
                <w:bottom w:val="none" w:sz="0" w:space="0" w:color="auto"/>
                <w:right w:val="none" w:sz="0" w:space="0" w:color="auto"/>
              </w:divBdr>
            </w:div>
            <w:div w:id="206334274">
              <w:marLeft w:val="0"/>
              <w:marRight w:val="0"/>
              <w:marTop w:val="0"/>
              <w:marBottom w:val="0"/>
              <w:divBdr>
                <w:top w:val="none" w:sz="0" w:space="0" w:color="auto"/>
                <w:left w:val="none" w:sz="0" w:space="0" w:color="auto"/>
                <w:bottom w:val="none" w:sz="0" w:space="0" w:color="auto"/>
                <w:right w:val="none" w:sz="0" w:space="0" w:color="auto"/>
              </w:divBdr>
            </w:div>
            <w:div w:id="503057568">
              <w:marLeft w:val="0"/>
              <w:marRight w:val="0"/>
              <w:marTop w:val="0"/>
              <w:marBottom w:val="0"/>
              <w:divBdr>
                <w:top w:val="none" w:sz="0" w:space="0" w:color="auto"/>
                <w:left w:val="none" w:sz="0" w:space="0" w:color="auto"/>
                <w:bottom w:val="none" w:sz="0" w:space="0" w:color="auto"/>
                <w:right w:val="none" w:sz="0" w:space="0" w:color="auto"/>
              </w:divBdr>
            </w:div>
            <w:div w:id="1455827466">
              <w:marLeft w:val="0"/>
              <w:marRight w:val="0"/>
              <w:marTop w:val="0"/>
              <w:marBottom w:val="0"/>
              <w:divBdr>
                <w:top w:val="none" w:sz="0" w:space="0" w:color="auto"/>
                <w:left w:val="none" w:sz="0" w:space="0" w:color="auto"/>
                <w:bottom w:val="none" w:sz="0" w:space="0" w:color="auto"/>
                <w:right w:val="none" w:sz="0" w:space="0" w:color="auto"/>
              </w:divBdr>
            </w:div>
            <w:div w:id="1521427893">
              <w:marLeft w:val="0"/>
              <w:marRight w:val="0"/>
              <w:marTop w:val="0"/>
              <w:marBottom w:val="0"/>
              <w:divBdr>
                <w:top w:val="none" w:sz="0" w:space="0" w:color="auto"/>
                <w:left w:val="none" w:sz="0" w:space="0" w:color="auto"/>
                <w:bottom w:val="none" w:sz="0" w:space="0" w:color="auto"/>
                <w:right w:val="none" w:sz="0" w:space="0" w:color="auto"/>
              </w:divBdr>
            </w:div>
            <w:div w:id="525141742">
              <w:marLeft w:val="0"/>
              <w:marRight w:val="0"/>
              <w:marTop w:val="0"/>
              <w:marBottom w:val="0"/>
              <w:divBdr>
                <w:top w:val="none" w:sz="0" w:space="0" w:color="auto"/>
                <w:left w:val="none" w:sz="0" w:space="0" w:color="auto"/>
                <w:bottom w:val="none" w:sz="0" w:space="0" w:color="auto"/>
                <w:right w:val="none" w:sz="0" w:space="0" w:color="auto"/>
              </w:divBdr>
            </w:div>
            <w:div w:id="1701974827">
              <w:marLeft w:val="0"/>
              <w:marRight w:val="0"/>
              <w:marTop w:val="0"/>
              <w:marBottom w:val="0"/>
              <w:divBdr>
                <w:top w:val="none" w:sz="0" w:space="0" w:color="auto"/>
                <w:left w:val="none" w:sz="0" w:space="0" w:color="auto"/>
                <w:bottom w:val="none" w:sz="0" w:space="0" w:color="auto"/>
                <w:right w:val="none" w:sz="0" w:space="0" w:color="auto"/>
              </w:divBdr>
            </w:div>
            <w:div w:id="1899315451">
              <w:marLeft w:val="0"/>
              <w:marRight w:val="0"/>
              <w:marTop w:val="0"/>
              <w:marBottom w:val="0"/>
              <w:divBdr>
                <w:top w:val="none" w:sz="0" w:space="0" w:color="auto"/>
                <w:left w:val="none" w:sz="0" w:space="0" w:color="auto"/>
                <w:bottom w:val="none" w:sz="0" w:space="0" w:color="auto"/>
                <w:right w:val="none" w:sz="0" w:space="0" w:color="auto"/>
              </w:divBdr>
            </w:div>
            <w:div w:id="1972633708">
              <w:marLeft w:val="0"/>
              <w:marRight w:val="0"/>
              <w:marTop w:val="0"/>
              <w:marBottom w:val="0"/>
              <w:divBdr>
                <w:top w:val="none" w:sz="0" w:space="0" w:color="auto"/>
                <w:left w:val="none" w:sz="0" w:space="0" w:color="auto"/>
                <w:bottom w:val="none" w:sz="0" w:space="0" w:color="auto"/>
                <w:right w:val="none" w:sz="0" w:space="0" w:color="auto"/>
              </w:divBdr>
            </w:div>
            <w:div w:id="816997834">
              <w:marLeft w:val="0"/>
              <w:marRight w:val="0"/>
              <w:marTop w:val="0"/>
              <w:marBottom w:val="0"/>
              <w:divBdr>
                <w:top w:val="none" w:sz="0" w:space="0" w:color="auto"/>
                <w:left w:val="none" w:sz="0" w:space="0" w:color="auto"/>
                <w:bottom w:val="none" w:sz="0" w:space="0" w:color="auto"/>
                <w:right w:val="none" w:sz="0" w:space="0" w:color="auto"/>
              </w:divBdr>
            </w:div>
            <w:div w:id="636885288">
              <w:marLeft w:val="0"/>
              <w:marRight w:val="0"/>
              <w:marTop w:val="0"/>
              <w:marBottom w:val="0"/>
              <w:divBdr>
                <w:top w:val="none" w:sz="0" w:space="0" w:color="auto"/>
                <w:left w:val="none" w:sz="0" w:space="0" w:color="auto"/>
                <w:bottom w:val="none" w:sz="0" w:space="0" w:color="auto"/>
                <w:right w:val="none" w:sz="0" w:space="0" w:color="auto"/>
              </w:divBdr>
            </w:div>
            <w:div w:id="409742420">
              <w:marLeft w:val="0"/>
              <w:marRight w:val="0"/>
              <w:marTop w:val="0"/>
              <w:marBottom w:val="0"/>
              <w:divBdr>
                <w:top w:val="none" w:sz="0" w:space="0" w:color="auto"/>
                <w:left w:val="none" w:sz="0" w:space="0" w:color="auto"/>
                <w:bottom w:val="none" w:sz="0" w:space="0" w:color="auto"/>
                <w:right w:val="none" w:sz="0" w:space="0" w:color="auto"/>
              </w:divBdr>
            </w:div>
            <w:div w:id="952860471">
              <w:marLeft w:val="0"/>
              <w:marRight w:val="0"/>
              <w:marTop w:val="0"/>
              <w:marBottom w:val="0"/>
              <w:divBdr>
                <w:top w:val="none" w:sz="0" w:space="0" w:color="auto"/>
                <w:left w:val="none" w:sz="0" w:space="0" w:color="auto"/>
                <w:bottom w:val="none" w:sz="0" w:space="0" w:color="auto"/>
                <w:right w:val="none" w:sz="0" w:space="0" w:color="auto"/>
              </w:divBdr>
            </w:div>
            <w:div w:id="186868542">
              <w:marLeft w:val="0"/>
              <w:marRight w:val="0"/>
              <w:marTop w:val="0"/>
              <w:marBottom w:val="0"/>
              <w:divBdr>
                <w:top w:val="none" w:sz="0" w:space="0" w:color="auto"/>
                <w:left w:val="none" w:sz="0" w:space="0" w:color="auto"/>
                <w:bottom w:val="none" w:sz="0" w:space="0" w:color="auto"/>
                <w:right w:val="none" w:sz="0" w:space="0" w:color="auto"/>
              </w:divBdr>
            </w:div>
            <w:div w:id="1693336672">
              <w:marLeft w:val="0"/>
              <w:marRight w:val="0"/>
              <w:marTop w:val="0"/>
              <w:marBottom w:val="0"/>
              <w:divBdr>
                <w:top w:val="none" w:sz="0" w:space="0" w:color="auto"/>
                <w:left w:val="none" w:sz="0" w:space="0" w:color="auto"/>
                <w:bottom w:val="none" w:sz="0" w:space="0" w:color="auto"/>
                <w:right w:val="none" w:sz="0" w:space="0" w:color="auto"/>
              </w:divBdr>
            </w:div>
            <w:div w:id="1098452101">
              <w:marLeft w:val="0"/>
              <w:marRight w:val="0"/>
              <w:marTop w:val="0"/>
              <w:marBottom w:val="0"/>
              <w:divBdr>
                <w:top w:val="none" w:sz="0" w:space="0" w:color="auto"/>
                <w:left w:val="none" w:sz="0" w:space="0" w:color="auto"/>
                <w:bottom w:val="none" w:sz="0" w:space="0" w:color="auto"/>
                <w:right w:val="none" w:sz="0" w:space="0" w:color="auto"/>
              </w:divBdr>
            </w:div>
            <w:div w:id="1220484631">
              <w:marLeft w:val="0"/>
              <w:marRight w:val="0"/>
              <w:marTop w:val="0"/>
              <w:marBottom w:val="0"/>
              <w:divBdr>
                <w:top w:val="none" w:sz="0" w:space="0" w:color="auto"/>
                <w:left w:val="none" w:sz="0" w:space="0" w:color="auto"/>
                <w:bottom w:val="none" w:sz="0" w:space="0" w:color="auto"/>
                <w:right w:val="none" w:sz="0" w:space="0" w:color="auto"/>
              </w:divBdr>
            </w:div>
            <w:div w:id="1564023877">
              <w:marLeft w:val="0"/>
              <w:marRight w:val="0"/>
              <w:marTop w:val="0"/>
              <w:marBottom w:val="0"/>
              <w:divBdr>
                <w:top w:val="none" w:sz="0" w:space="0" w:color="auto"/>
                <w:left w:val="none" w:sz="0" w:space="0" w:color="auto"/>
                <w:bottom w:val="none" w:sz="0" w:space="0" w:color="auto"/>
                <w:right w:val="none" w:sz="0" w:space="0" w:color="auto"/>
              </w:divBdr>
            </w:div>
            <w:div w:id="98373485">
              <w:marLeft w:val="0"/>
              <w:marRight w:val="0"/>
              <w:marTop w:val="0"/>
              <w:marBottom w:val="0"/>
              <w:divBdr>
                <w:top w:val="none" w:sz="0" w:space="0" w:color="auto"/>
                <w:left w:val="none" w:sz="0" w:space="0" w:color="auto"/>
                <w:bottom w:val="none" w:sz="0" w:space="0" w:color="auto"/>
                <w:right w:val="none" w:sz="0" w:space="0" w:color="auto"/>
              </w:divBdr>
            </w:div>
            <w:div w:id="1487623454">
              <w:marLeft w:val="0"/>
              <w:marRight w:val="0"/>
              <w:marTop w:val="0"/>
              <w:marBottom w:val="0"/>
              <w:divBdr>
                <w:top w:val="none" w:sz="0" w:space="0" w:color="auto"/>
                <w:left w:val="none" w:sz="0" w:space="0" w:color="auto"/>
                <w:bottom w:val="none" w:sz="0" w:space="0" w:color="auto"/>
                <w:right w:val="none" w:sz="0" w:space="0" w:color="auto"/>
              </w:divBdr>
            </w:div>
            <w:div w:id="65498897">
              <w:marLeft w:val="0"/>
              <w:marRight w:val="0"/>
              <w:marTop w:val="0"/>
              <w:marBottom w:val="0"/>
              <w:divBdr>
                <w:top w:val="none" w:sz="0" w:space="0" w:color="auto"/>
                <w:left w:val="none" w:sz="0" w:space="0" w:color="auto"/>
                <w:bottom w:val="none" w:sz="0" w:space="0" w:color="auto"/>
                <w:right w:val="none" w:sz="0" w:space="0" w:color="auto"/>
              </w:divBdr>
            </w:div>
            <w:div w:id="133182502">
              <w:marLeft w:val="0"/>
              <w:marRight w:val="0"/>
              <w:marTop w:val="0"/>
              <w:marBottom w:val="0"/>
              <w:divBdr>
                <w:top w:val="none" w:sz="0" w:space="0" w:color="auto"/>
                <w:left w:val="none" w:sz="0" w:space="0" w:color="auto"/>
                <w:bottom w:val="none" w:sz="0" w:space="0" w:color="auto"/>
                <w:right w:val="none" w:sz="0" w:space="0" w:color="auto"/>
              </w:divBdr>
            </w:div>
            <w:div w:id="957032249">
              <w:marLeft w:val="0"/>
              <w:marRight w:val="0"/>
              <w:marTop w:val="0"/>
              <w:marBottom w:val="0"/>
              <w:divBdr>
                <w:top w:val="none" w:sz="0" w:space="0" w:color="auto"/>
                <w:left w:val="none" w:sz="0" w:space="0" w:color="auto"/>
                <w:bottom w:val="none" w:sz="0" w:space="0" w:color="auto"/>
                <w:right w:val="none" w:sz="0" w:space="0" w:color="auto"/>
              </w:divBdr>
            </w:div>
            <w:div w:id="929658513">
              <w:marLeft w:val="0"/>
              <w:marRight w:val="0"/>
              <w:marTop w:val="0"/>
              <w:marBottom w:val="0"/>
              <w:divBdr>
                <w:top w:val="none" w:sz="0" w:space="0" w:color="auto"/>
                <w:left w:val="none" w:sz="0" w:space="0" w:color="auto"/>
                <w:bottom w:val="none" w:sz="0" w:space="0" w:color="auto"/>
                <w:right w:val="none" w:sz="0" w:space="0" w:color="auto"/>
              </w:divBdr>
            </w:div>
            <w:div w:id="1083451189">
              <w:marLeft w:val="0"/>
              <w:marRight w:val="0"/>
              <w:marTop w:val="0"/>
              <w:marBottom w:val="0"/>
              <w:divBdr>
                <w:top w:val="none" w:sz="0" w:space="0" w:color="auto"/>
                <w:left w:val="none" w:sz="0" w:space="0" w:color="auto"/>
                <w:bottom w:val="none" w:sz="0" w:space="0" w:color="auto"/>
                <w:right w:val="none" w:sz="0" w:space="0" w:color="auto"/>
              </w:divBdr>
            </w:div>
            <w:div w:id="829098304">
              <w:marLeft w:val="0"/>
              <w:marRight w:val="0"/>
              <w:marTop w:val="0"/>
              <w:marBottom w:val="0"/>
              <w:divBdr>
                <w:top w:val="none" w:sz="0" w:space="0" w:color="auto"/>
                <w:left w:val="none" w:sz="0" w:space="0" w:color="auto"/>
                <w:bottom w:val="none" w:sz="0" w:space="0" w:color="auto"/>
                <w:right w:val="none" w:sz="0" w:space="0" w:color="auto"/>
              </w:divBdr>
            </w:div>
            <w:div w:id="1498422183">
              <w:marLeft w:val="0"/>
              <w:marRight w:val="0"/>
              <w:marTop w:val="0"/>
              <w:marBottom w:val="0"/>
              <w:divBdr>
                <w:top w:val="none" w:sz="0" w:space="0" w:color="auto"/>
                <w:left w:val="none" w:sz="0" w:space="0" w:color="auto"/>
                <w:bottom w:val="none" w:sz="0" w:space="0" w:color="auto"/>
                <w:right w:val="none" w:sz="0" w:space="0" w:color="auto"/>
              </w:divBdr>
            </w:div>
            <w:div w:id="1479296572">
              <w:marLeft w:val="0"/>
              <w:marRight w:val="0"/>
              <w:marTop w:val="0"/>
              <w:marBottom w:val="0"/>
              <w:divBdr>
                <w:top w:val="none" w:sz="0" w:space="0" w:color="auto"/>
                <w:left w:val="none" w:sz="0" w:space="0" w:color="auto"/>
                <w:bottom w:val="none" w:sz="0" w:space="0" w:color="auto"/>
                <w:right w:val="none" w:sz="0" w:space="0" w:color="auto"/>
              </w:divBdr>
            </w:div>
            <w:div w:id="2049138369">
              <w:marLeft w:val="0"/>
              <w:marRight w:val="0"/>
              <w:marTop w:val="0"/>
              <w:marBottom w:val="0"/>
              <w:divBdr>
                <w:top w:val="none" w:sz="0" w:space="0" w:color="auto"/>
                <w:left w:val="none" w:sz="0" w:space="0" w:color="auto"/>
                <w:bottom w:val="none" w:sz="0" w:space="0" w:color="auto"/>
                <w:right w:val="none" w:sz="0" w:space="0" w:color="auto"/>
              </w:divBdr>
            </w:div>
            <w:div w:id="1132600055">
              <w:marLeft w:val="0"/>
              <w:marRight w:val="0"/>
              <w:marTop w:val="0"/>
              <w:marBottom w:val="0"/>
              <w:divBdr>
                <w:top w:val="none" w:sz="0" w:space="0" w:color="auto"/>
                <w:left w:val="none" w:sz="0" w:space="0" w:color="auto"/>
                <w:bottom w:val="none" w:sz="0" w:space="0" w:color="auto"/>
                <w:right w:val="none" w:sz="0" w:space="0" w:color="auto"/>
              </w:divBdr>
            </w:div>
            <w:div w:id="2019771946">
              <w:marLeft w:val="0"/>
              <w:marRight w:val="0"/>
              <w:marTop w:val="0"/>
              <w:marBottom w:val="0"/>
              <w:divBdr>
                <w:top w:val="none" w:sz="0" w:space="0" w:color="auto"/>
                <w:left w:val="none" w:sz="0" w:space="0" w:color="auto"/>
                <w:bottom w:val="none" w:sz="0" w:space="0" w:color="auto"/>
                <w:right w:val="none" w:sz="0" w:space="0" w:color="auto"/>
              </w:divBdr>
            </w:div>
            <w:div w:id="1383864906">
              <w:marLeft w:val="0"/>
              <w:marRight w:val="0"/>
              <w:marTop w:val="0"/>
              <w:marBottom w:val="0"/>
              <w:divBdr>
                <w:top w:val="none" w:sz="0" w:space="0" w:color="auto"/>
                <w:left w:val="none" w:sz="0" w:space="0" w:color="auto"/>
                <w:bottom w:val="none" w:sz="0" w:space="0" w:color="auto"/>
                <w:right w:val="none" w:sz="0" w:space="0" w:color="auto"/>
              </w:divBdr>
            </w:div>
            <w:div w:id="734356572">
              <w:marLeft w:val="0"/>
              <w:marRight w:val="0"/>
              <w:marTop w:val="0"/>
              <w:marBottom w:val="0"/>
              <w:divBdr>
                <w:top w:val="none" w:sz="0" w:space="0" w:color="auto"/>
                <w:left w:val="none" w:sz="0" w:space="0" w:color="auto"/>
                <w:bottom w:val="none" w:sz="0" w:space="0" w:color="auto"/>
                <w:right w:val="none" w:sz="0" w:space="0" w:color="auto"/>
              </w:divBdr>
            </w:div>
            <w:div w:id="1181159775">
              <w:marLeft w:val="0"/>
              <w:marRight w:val="0"/>
              <w:marTop w:val="0"/>
              <w:marBottom w:val="0"/>
              <w:divBdr>
                <w:top w:val="none" w:sz="0" w:space="0" w:color="auto"/>
                <w:left w:val="none" w:sz="0" w:space="0" w:color="auto"/>
                <w:bottom w:val="none" w:sz="0" w:space="0" w:color="auto"/>
                <w:right w:val="none" w:sz="0" w:space="0" w:color="auto"/>
              </w:divBdr>
            </w:div>
            <w:div w:id="136531829">
              <w:marLeft w:val="0"/>
              <w:marRight w:val="0"/>
              <w:marTop w:val="0"/>
              <w:marBottom w:val="0"/>
              <w:divBdr>
                <w:top w:val="none" w:sz="0" w:space="0" w:color="auto"/>
                <w:left w:val="none" w:sz="0" w:space="0" w:color="auto"/>
                <w:bottom w:val="none" w:sz="0" w:space="0" w:color="auto"/>
                <w:right w:val="none" w:sz="0" w:space="0" w:color="auto"/>
              </w:divBdr>
            </w:div>
            <w:div w:id="1427113466">
              <w:marLeft w:val="0"/>
              <w:marRight w:val="0"/>
              <w:marTop w:val="0"/>
              <w:marBottom w:val="0"/>
              <w:divBdr>
                <w:top w:val="none" w:sz="0" w:space="0" w:color="auto"/>
                <w:left w:val="none" w:sz="0" w:space="0" w:color="auto"/>
                <w:bottom w:val="none" w:sz="0" w:space="0" w:color="auto"/>
                <w:right w:val="none" w:sz="0" w:space="0" w:color="auto"/>
              </w:divBdr>
            </w:div>
            <w:div w:id="1220088525">
              <w:marLeft w:val="0"/>
              <w:marRight w:val="0"/>
              <w:marTop w:val="0"/>
              <w:marBottom w:val="0"/>
              <w:divBdr>
                <w:top w:val="none" w:sz="0" w:space="0" w:color="auto"/>
                <w:left w:val="none" w:sz="0" w:space="0" w:color="auto"/>
                <w:bottom w:val="none" w:sz="0" w:space="0" w:color="auto"/>
                <w:right w:val="none" w:sz="0" w:space="0" w:color="auto"/>
              </w:divBdr>
            </w:div>
            <w:div w:id="1029332025">
              <w:marLeft w:val="0"/>
              <w:marRight w:val="0"/>
              <w:marTop w:val="0"/>
              <w:marBottom w:val="0"/>
              <w:divBdr>
                <w:top w:val="none" w:sz="0" w:space="0" w:color="auto"/>
                <w:left w:val="none" w:sz="0" w:space="0" w:color="auto"/>
                <w:bottom w:val="none" w:sz="0" w:space="0" w:color="auto"/>
                <w:right w:val="none" w:sz="0" w:space="0" w:color="auto"/>
              </w:divBdr>
            </w:div>
            <w:div w:id="409932683">
              <w:marLeft w:val="0"/>
              <w:marRight w:val="0"/>
              <w:marTop w:val="0"/>
              <w:marBottom w:val="0"/>
              <w:divBdr>
                <w:top w:val="none" w:sz="0" w:space="0" w:color="auto"/>
                <w:left w:val="none" w:sz="0" w:space="0" w:color="auto"/>
                <w:bottom w:val="none" w:sz="0" w:space="0" w:color="auto"/>
                <w:right w:val="none" w:sz="0" w:space="0" w:color="auto"/>
              </w:divBdr>
            </w:div>
            <w:div w:id="1310132740">
              <w:marLeft w:val="0"/>
              <w:marRight w:val="0"/>
              <w:marTop w:val="0"/>
              <w:marBottom w:val="0"/>
              <w:divBdr>
                <w:top w:val="none" w:sz="0" w:space="0" w:color="auto"/>
                <w:left w:val="none" w:sz="0" w:space="0" w:color="auto"/>
                <w:bottom w:val="none" w:sz="0" w:space="0" w:color="auto"/>
                <w:right w:val="none" w:sz="0" w:space="0" w:color="auto"/>
              </w:divBdr>
            </w:div>
            <w:div w:id="1229653832">
              <w:marLeft w:val="0"/>
              <w:marRight w:val="0"/>
              <w:marTop w:val="0"/>
              <w:marBottom w:val="0"/>
              <w:divBdr>
                <w:top w:val="none" w:sz="0" w:space="0" w:color="auto"/>
                <w:left w:val="none" w:sz="0" w:space="0" w:color="auto"/>
                <w:bottom w:val="none" w:sz="0" w:space="0" w:color="auto"/>
                <w:right w:val="none" w:sz="0" w:space="0" w:color="auto"/>
              </w:divBdr>
            </w:div>
            <w:div w:id="1747414809">
              <w:marLeft w:val="0"/>
              <w:marRight w:val="0"/>
              <w:marTop w:val="0"/>
              <w:marBottom w:val="0"/>
              <w:divBdr>
                <w:top w:val="none" w:sz="0" w:space="0" w:color="auto"/>
                <w:left w:val="none" w:sz="0" w:space="0" w:color="auto"/>
                <w:bottom w:val="none" w:sz="0" w:space="0" w:color="auto"/>
                <w:right w:val="none" w:sz="0" w:space="0" w:color="auto"/>
              </w:divBdr>
            </w:div>
            <w:div w:id="1259799522">
              <w:marLeft w:val="0"/>
              <w:marRight w:val="0"/>
              <w:marTop w:val="0"/>
              <w:marBottom w:val="0"/>
              <w:divBdr>
                <w:top w:val="none" w:sz="0" w:space="0" w:color="auto"/>
                <w:left w:val="none" w:sz="0" w:space="0" w:color="auto"/>
                <w:bottom w:val="none" w:sz="0" w:space="0" w:color="auto"/>
                <w:right w:val="none" w:sz="0" w:space="0" w:color="auto"/>
              </w:divBdr>
            </w:div>
            <w:div w:id="83841127">
              <w:marLeft w:val="0"/>
              <w:marRight w:val="0"/>
              <w:marTop w:val="0"/>
              <w:marBottom w:val="0"/>
              <w:divBdr>
                <w:top w:val="none" w:sz="0" w:space="0" w:color="auto"/>
                <w:left w:val="none" w:sz="0" w:space="0" w:color="auto"/>
                <w:bottom w:val="none" w:sz="0" w:space="0" w:color="auto"/>
                <w:right w:val="none" w:sz="0" w:space="0" w:color="auto"/>
              </w:divBdr>
            </w:div>
            <w:div w:id="410856711">
              <w:marLeft w:val="0"/>
              <w:marRight w:val="0"/>
              <w:marTop w:val="0"/>
              <w:marBottom w:val="0"/>
              <w:divBdr>
                <w:top w:val="none" w:sz="0" w:space="0" w:color="auto"/>
                <w:left w:val="none" w:sz="0" w:space="0" w:color="auto"/>
                <w:bottom w:val="none" w:sz="0" w:space="0" w:color="auto"/>
                <w:right w:val="none" w:sz="0" w:space="0" w:color="auto"/>
              </w:divBdr>
            </w:div>
            <w:div w:id="1798521232">
              <w:marLeft w:val="0"/>
              <w:marRight w:val="0"/>
              <w:marTop w:val="0"/>
              <w:marBottom w:val="0"/>
              <w:divBdr>
                <w:top w:val="none" w:sz="0" w:space="0" w:color="auto"/>
                <w:left w:val="none" w:sz="0" w:space="0" w:color="auto"/>
                <w:bottom w:val="none" w:sz="0" w:space="0" w:color="auto"/>
                <w:right w:val="none" w:sz="0" w:space="0" w:color="auto"/>
              </w:divBdr>
            </w:div>
            <w:div w:id="1403527126">
              <w:marLeft w:val="0"/>
              <w:marRight w:val="0"/>
              <w:marTop w:val="0"/>
              <w:marBottom w:val="0"/>
              <w:divBdr>
                <w:top w:val="none" w:sz="0" w:space="0" w:color="auto"/>
                <w:left w:val="none" w:sz="0" w:space="0" w:color="auto"/>
                <w:bottom w:val="none" w:sz="0" w:space="0" w:color="auto"/>
                <w:right w:val="none" w:sz="0" w:space="0" w:color="auto"/>
              </w:divBdr>
            </w:div>
            <w:div w:id="1544830715">
              <w:marLeft w:val="0"/>
              <w:marRight w:val="0"/>
              <w:marTop w:val="0"/>
              <w:marBottom w:val="0"/>
              <w:divBdr>
                <w:top w:val="none" w:sz="0" w:space="0" w:color="auto"/>
                <w:left w:val="none" w:sz="0" w:space="0" w:color="auto"/>
                <w:bottom w:val="none" w:sz="0" w:space="0" w:color="auto"/>
                <w:right w:val="none" w:sz="0" w:space="0" w:color="auto"/>
              </w:divBdr>
            </w:div>
            <w:div w:id="1309095608">
              <w:marLeft w:val="0"/>
              <w:marRight w:val="0"/>
              <w:marTop w:val="0"/>
              <w:marBottom w:val="0"/>
              <w:divBdr>
                <w:top w:val="none" w:sz="0" w:space="0" w:color="auto"/>
                <w:left w:val="none" w:sz="0" w:space="0" w:color="auto"/>
                <w:bottom w:val="none" w:sz="0" w:space="0" w:color="auto"/>
                <w:right w:val="none" w:sz="0" w:space="0" w:color="auto"/>
              </w:divBdr>
            </w:div>
            <w:div w:id="1172715721">
              <w:marLeft w:val="0"/>
              <w:marRight w:val="0"/>
              <w:marTop w:val="0"/>
              <w:marBottom w:val="0"/>
              <w:divBdr>
                <w:top w:val="none" w:sz="0" w:space="0" w:color="auto"/>
                <w:left w:val="none" w:sz="0" w:space="0" w:color="auto"/>
                <w:bottom w:val="none" w:sz="0" w:space="0" w:color="auto"/>
                <w:right w:val="none" w:sz="0" w:space="0" w:color="auto"/>
              </w:divBdr>
            </w:div>
            <w:div w:id="182675074">
              <w:marLeft w:val="0"/>
              <w:marRight w:val="0"/>
              <w:marTop w:val="0"/>
              <w:marBottom w:val="0"/>
              <w:divBdr>
                <w:top w:val="none" w:sz="0" w:space="0" w:color="auto"/>
                <w:left w:val="none" w:sz="0" w:space="0" w:color="auto"/>
                <w:bottom w:val="none" w:sz="0" w:space="0" w:color="auto"/>
                <w:right w:val="none" w:sz="0" w:space="0" w:color="auto"/>
              </w:divBdr>
            </w:div>
            <w:div w:id="965114877">
              <w:marLeft w:val="0"/>
              <w:marRight w:val="0"/>
              <w:marTop w:val="0"/>
              <w:marBottom w:val="0"/>
              <w:divBdr>
                <w:top w:val="none" w:sz="0" w:space="0" w:color="auto"/>
                <w:left w:val="none" w:sz="0" w:space="0" w:color="auto"/>
                <w:bottom w:val="none" w:sz="0" w:space="0" w:color="auto"/>
                <w:right w:val="none" w:sz="0" w:space="0" w:color="auto"/>
              </w:divBdr>
            </w:div>
            <w:div w:id="954094132">
              <w:marLeft w:val="0"/>
              <w:marRight w:val="0"/>
              <w:marTop w:val="0"/>
              <w:marBottom w:val="0"/>
              <w:divBdr>
                <w:top w:val="none" w:sz="0" w:space="0" w:color="auto"/>
                <w:left w:val="none" w:sz="0" w:space="0" w:color="auto"/>
                <w:bottom w:val="none" w:sz="0" w:space="0" w:color="auto"/>
                <w:right w:val="none" w:sz="0" w:space="0" w:color="auto"/>
              </w:divBdr>
            </w:div>
            <w:div w:id="1171487399">
              <w:marLeft w:val="0"/>
              <w:marRight w:val="0"/>
              <w:marTop w:val="0"/>
              <w:marBottom w:val="0"/>
              <w:divBdr>
                <w:top w:val="none" w:sz="0" w:space="0" w:color="auto"/>
                <w:left w:val="none" w:sz="0" w:space="0" w:color="auto"/>
                <w:bottom w:val="none" w:sz="0" w:space="0" w:color="auto"/>
                <w:right w:val="none" w:sz="0" w:space="0" w:color="auto"/>
              </w:divBdr>
            </w:div>
            <w:div w:id="151022605">
              <w:marLeft w:val="0"/>
              <w:marRight w:val="0"/>
              <w:marTop w:val="0"/>
              <w:marBottom w:val="0"/>
              <w:divBdr>
                <w:top w:val="none" w:sz="0" w:space="0" w:color="auto"/>
                <w:left w:val="none" w:sz="0" w:space="0" w:color="auto"/>
                <w:bottom w:val="none" w:sz="0" w:space="0" w:color="auto"/>
                <w:right w:val="none" w:sz="0" w:space="0" w:color="auto"/>
              </w:divBdr>
            </w:div>
            <w:div w:id="1704551413">
              <w:marLeft w:val="0"/>
              <w:marRight w:val="0"/>
              <w:marTop w:val="0"/>
              <w:marBottom w:val="0"/>
              <w:divBdr>
                <w:top w:val="none" w:sz="0" w:space="0" w:color="auto"/>
                <w:left w:val="none" w:sz="0" w:space="0" w:color="auto"/>
                <w:bottom w:val="none" w:sz="0" w:space="0" w:color="auto"/>
                <w:right w:val="none" w:sz="0" w:space="0" w:color="auto"/>
              </w:divBdr>
            </w:div>
            <w:div w:id="1270428476">
              <w:marLeft w:val="0"/>
              <w:marRight w:val="0"/>
              <w:marTop w:val="0"/>
              <w:marBottom w:val="0"/>
              <w:divBdr>
                <w:top w:val="none" w:sz="0" w:space="0" w:color="auto"/>
                <w:left w:val="none" w:sz="0" w:space="0" w:color="auto"/>
                <w:bottom w:val="none" w:sz="0" w:space="0" w:color="auto"/>
                <w:right w:val="none" w:sz="0" w:space="0" w:color="auto"/>
              </w:divBdr>
            </w:div>
            <w:div w:id="176776302">
              <w:marLeft w:val="0"/>
              <w:marRight w:val="0"/>
              <w:marTop w:val="0"/>
              <w:marBottom w:val="0"/>
              <w:divBdr>
                <w:top w:val="none" w:sz="0" w:space="0" w:color="auto"/>
                <w:left w:val="none" w:sz="0" w:space="0" w:color="auto"/>
                <w:bottom w:val="none" w:sz="0" w:space="0" w:color="auto"/>
                <w:right w:val="none" w:sz="0" w:space="0" w:color="auto"/>
              </w:divBdr>
            </w:div>
            <w:div w:id="1857191591">
              <w:marLeft w:val="0"/>
              <w:marRight w:val="0"/>
              <w:marTop w:val="0"/>
              <w:marBottom w:val="0"/>
              <w:divBdr>
                <w:top w:val="none" w:sz="0" w:space="0" w:color="auto"/>
                <w:left w:val="none" w:sz="0" w:space="0" w:color="auto"/>
                <w:bottom w:val="none" w:sz="0" w:space="0" w:color="auto"/>
                <w:right w:val="none" w:sz="0" w:space="0" w:color="auto"/>
              </w:divBdr>
            </w:div>
            <w:div w:id="44835680">
              <w:marLeft w:val="0"/>
              <w:marRight w:val="0"/>
              <w:marTop w:val="0"/>
              <w:marBottom w:val="0"/>
              <w:divBdr>
                <w:top w:val="none" w:sz="0" w:space="0" w:color="auto"/>
                <w:left w:val="none" w:sz="0" w:space="0" w:color="auto"/>
                <w:bottom w:val="none" w:sz="0" w:space="0" w:color="auto"/>
                <w:right w:val="none" w:sz="0" w:space="0" w:color="auto"/>
              </w:divBdr>
            </w:div>
            <w:div w:id="979770919">
              <w:marLeft w:val="0"/>
              <w:marRight w:val="0"/>
              <w:marTop w:val="0"/>
              <w:marBottom w:val="0"/>
              <w:divBdr>
                <w:top w:val="none" w:sz="0" w:space="0" w:color="auto"/>
                <w:left w:val="none" w:sz="0" w:space="0" w:color="auto"/>
                <w:bottom w:val="none" w:sz="0" w:space="0" w:color="auto"/>
                <w:right w:val="none" w:sz="0" w:space="0" w:color="auto"/>
              </w:divBdr>
            </w:div>
            <w:div w:id="1597521506">
              <w:marLeft w:val="0"/>
              <w:marRight w:val="0"/>
              <w:marTop w:val="0"/>
              <w:marBottom w:val="0"/>
              <w:divBdr>
                <w:top w:val="none" w:sz="0" w:space="0" w:color="auto"/>
                <w:left w:val="none" w:sz="0" w:space="0" w:color="auto"/>
                <w:bottom w:val="none" w:sz="0" w:space="0" w:color="auto"/>
                <w:right w:val="none" w:sz="0" w:space="0" w:color="auto"/>
              </w:divBdr>
            </w:div>
            <w:div w:id="1375695159">
              <w:marLeft w:val="0"/>
              <w:marRight w:val="0"/>
              <w:marTop w:val="0"/>
              <w:marBottom w:val="0"/>
              <w:divBdr>
                <w:top w:val="none" w:sz="0" w:space="0" w:color="auto"/>
                <w:left w:val="none" w:sz="0" w:space="0" w:color="auto"/>
                <w:bottom w:val="none" w:sz="0" w:space="0" w:color="auto"/>
                <w:right w:val="none" w:sz="0" w:space="0" w:color="auto"/>
              </w:divBdr>
            </w:div>
            <w:div w:id="2096050125">
              <w:marLeft w:val="0"/>
              <w:marRight w:val="0"/>
              <w:marTop w:val="0"/>
              <w:marBottom w:val="0"/>
              <w:divBdr>
                <w:top w:val="none" w:sz="0" w:space="0" w:color="auto"/>
                <w:left w:val="none" w:sz="0" w:space="0" w:color="auto"/>
                <w:bottom w:val="none" w:sz="0" w:space="0" w:color="auto"/>
                <w:right w:val="none" w:sz="0" w:space="0" w:color="auto"/>
              </w:divBdr>
            </w:div>
            <w:div w:id="1936549369">
              <w:marLeft w:val="0"/>
              <w:marRight w:val="0"/>
              <w:marTop w:val="0"/>
              <w:marBottom w:val="0"/>
              <w:divBdr>
                <w:top w:val="none" w:sz="0" w:space="0" w:color="auto"/>
                <w:left w:val="none" w:sz="0" w:space="0" w:color="auto"/>
                <w:bottom w:val="none" w:sz="0" w:space="0" w:color="auto"/>
                <w:right w:val="none" w:sz="0" w:space="0" w:color="auto"/>
              </w:divBdr>
            </w:div>
            <w:div w:id="681708299">
              <w:marLeft w:val="0"/>
              <w:marRight w:val="0"/>
              <w:marTop w:val="0"/>
              <w:marBottom w:val="0"/>
              <w:divBdr>
                <w:top w:val="none" w:sz="0" w:space="0" w:color="auto"/>
                <w:left w:val="none" w:sz="0" w:space="0" w:color="auto"/>
                <w:bottom w:val="none" w:sz="0" w:space="0" w:color="auto"/>
                <w:right w:val="none" w:sz="0" w:space="0" w:color="auto"/>
              </w:divBdr>
            </w:div>
            <w:div w:id="516162158">
              <w:marLeft w:val="0"/>
              <w:marRight w:val="0"/>
              <w:marTop w:val="0"/>
              <w:marBottom w:val="0"/>
              <w:divBdr>
                <w:top w:val="none" w:sz="0" w:space="0" w:color="auto"/>
                <w:left w:val="none" w:sz="0" w:space="0" w:color="auto"/>
                <w:bottom w:val="none" w:sz="0" w:space="0" w:color="auto"/>
                <w:right w:val="none" w:sz="0" w:space="0" w:color="auto"/>
              </w:divBdr>
            </w:div>
            <w:div w:id="1233854052">
              <w:marLeft w:val="0"/>
              <w:marRight w:val="0"/>
              <w:marTop w:val="0"/>
              <w:marBottom w:val="0"/>
              <w:divBdr>
                <w:top w:val="none" w:sz="0" w:space="0" w:color="auto"/>
                <w:left w:val="none" w:sz="0" w:space="0" w:color="auto"/>
                <w:bottom w:val="none" w:sz="0" w:space="0" w:color="auto"/>
                <w:right w:val="none" w:sz="0" w:space="0" w:color="auto"/>
              </w:divBdr>
            </w:div>
            <w:div w:id="1996183937">
              <w:marLeft w:val="0"/>
              <w:marRight w:val="0"/>
              <w:marTop w:val="0"/>
              <w:marBottom w:val="0"/>
              <w:divBdr>
                <w:top w:val="none" w:sz="0" w:space="0" w:color="auto"/>
                <w:left w:val="none" w:sz="0" w:space="0" w:color="auto"/>
                <w:bottom w:val="none" w:sz="0" w:space="0" w:color="auto"/>
                <w:right w:val="none" w:sz="0" w:space="0" w:color="auto"/>
              </w:divBdr>
            </w:div>
            <w:div w:id="1247307441">
              <w:marLeft w:val="0"/>
              <w:marRight w:val="0"/>
              <w:marTop w:val="0"/>
              <w:marBottom w:val="0"/>
              <w:divBdr>
                <w:top w:val="none" w:sz="0" w:space="0" w:color="auto"/>
                <w:left w:val="none" w:sz="0" w:space="0" w:color="auto"/>
                <w:bottom w:val="none" w:sz="0" w:space="0" w:color="auto"/>
                <w:right w:val="none" w:sz="0" w:space="0" w:color="auto"/>
              </w:divBdr>
            </w:div>
            <w:div w:id="720175476">
              <w:marLeft w:val="0"/>
              <w:marRight w:val="0"/>
              <w:marTop w:val="0"/>
              <w:marBottom w:val="0"/>
              <w:divBdr>
                <w:top w:val="none" w:sz="0" w:space="0" w:color="auto"/>
                <w:left w:val="none" w:sz="0" w:space="0" w:color="auto"/>
                <w:bottom w:val="none" w:sz="0" w:space="0" w:color="auto"/>
                <w:right w:val="none" w:sz="0" w:space="0" w:color="auto"/>
              </w:divBdr>
            </w:div>
            <w:div w:id="1167015388">
              <w:marLeft w:val="0"/>
              <w:marRight w:val="0"/>
              <w:marTop w:val="0"/>
              <w:marBottom w:val="0"/>
              <w:divBdr>
                <w:top w:val="none" w:sz="0" w:space="0" w:color="auto"/>
                <w:left w:val="none" w:sz="0" w:space="0" w:color="auto"/>
                <w:bottom w:val="none" w:sz="0" w:space="0" w:color="auto"/>
                <w:right w:val="none" w:sz="0" w:space="0" w:color="auto"/>
              </w:divBdr>
            </w:div>
            <w:div w:id="1139224123">
              <w:marLeft w:val="0"/>
              <w:marRight w:val="0"/>
              <w:marTop w:val="0"/>
              <w:marBottom w:val="0"/>
              <w:divBdr>
                <w:top w:val="none" w:sz="0" w:space="0" w:color="auto"/>
                <w:left w:val="none" w:sz="0" w:space="0" w:color="auto"/>
                <w:bottom w:val="none" w:sz="0" w:space="0" w:color="auto"/>
                <w:right w:val="none" w:sz="0" w:space="0" w:color="auto"/>
              </w:divBdr>
            </w:div>
            <w:div w:id="425611282">
              <w:marLeft w:val="0"/>
              <w:marRight w:val="0"/>
              <w:marTop w:val="0"/>
              <w:marBottom w:val="0"/>
              <w:divBdr>
                <w:top w:val="none" w:sz="0" w:space="0" w:color="auto"/>
                <w:left w:val="none" w:sz="0" w:space="0" w:color="auto"/>
                <w:bottom w:val="none" w:sz="0" w:space="0" w:color="auto"/>
                <w:right w:val="none" w:sz="0" w:space="0" w:color="auto"/>
              </w:divBdr>
            </w:div>
            <w:div w:id="1342119173">
              <w:marLeft w:val="0"/>
              <w:marRight w:val="0"/>
              <w:marTop w:val="0"/>
              <w:marBottom w:val="0"/>
              <w:divBdr>
                <w:top w:val="none" w:sz="0" w:space="0" w:color="auto"/>
                <w:left w:val="none" w:sz="0" w:space="0" w:color="auto"/>
                <w:bottom w:val="none" w:sz="0" w:space="0" w:color="auto"/>
                <w:right w:val="none" w:sz="0" w:space="0" w:color="auto"/>
              </w:divBdr>
            </w:div>
            <w:div w:id="1422482788">
              <w:marLeft w:val="0"/>
              <w:marRight w:val="0"/>
              <w:marTop w:val="0"/>
              <w:marBottom w:val="0"/>
              <w:divBdr>
                <w:top w:val="none" w:sz="0" w:space="0" w:color="auto"/>
                <w:left w:val="none" w:sz="0" w:space="0" w:color="auto"/>
                <w:bottom w:val="none" w:sz="0" w:space="0" w:color="auto"/>
                <w:right w:val="none" w:sz="0" w:space="0" w:color="auto"/>
              </w:divBdr>
            </w:div>
            <w:div w:id="2033064407">
              <w:marLeft w:val="0"/>
              <w:marRight w:val="0"/>
              <w:marTop w:val="0"/>
              <w:marBottom w:val="0"/>
              <w:divBdr>
                <w:top w:val="none" w:sz="0" w:space="0" w:color="auto"/>
                <w:left w:val="none" w:sz="0" w:space="0" w:color="auto"/>
                <w:bottom w:val="none" w:sz="0" w:space="0" w:color="auto"/>
                <w:right w:val="none" w:sz="0" w:space="0" w:color="auto"/>
              </w:divBdr>
            </w:div>
            <w:div w:id="1570727281">
              <w:marLeft w:val="0"/>
              <w:marRight w:val="0"/>
              <w:marTop w:val="0"/>
              <w:marBottom w:val="0"/>
              <w:divBdr>
                <w:top w:val="none" w:sz="0" w:space="0" w:color="auto"/>
                <w:left w:val="none" w:sz="0" w:space="0" w:color="auto"/>
                <w:bottom w:val="none" w:sz="0" w:space="0" w:color="auto"/>
                <w:right w:val="none" w:sz="0" w:space="0" w:color="auto"/>
              </w:divBdr>
            </w:div>
            <w:div w:id="1197041158">
              <w:marLeft w:val="0"/>
              <w:marRight w:val="0"/>
              <w:marTop w:val="0"/>
              <w:marBottom w:val="0"/>
              <w:divBdr>
                <w:top w:val="none" w:sz="0" w:space="0" w:color="auto"/>
                <w:left w:val="none" w:sz="0" w:space="0" w:color="auto"/>
                <w:bottom w:val="none" w:sz="0" w:space="0" w:color="auto"/>
                <w:right w:val="none" w:sz="0" w:space="0" w:color="auto"/>
              </w:divBdr>
            </w:div>
            <w:div w:id="412623410">
              <w:marLeft w:val="0"/>
              <w:marRight w:val="0"/>
              <w:marTop w:val="0"/>
              <w:marBottom w:val="0"/>
              <w:divBdr>
                <w:top w:val="none" w:sz="0" w:space="0" w:color="auto"/>
                <w:left w:val="none" w:sz="0" w:space="0" w:color="auto"/>
                <w:bottom w:val="none" w:sz="0" w:space="0" w:color="auto"/>
                <w:right w:val="none" w:sz="0" w:space="0" w:color="auto"/>
              </w:divBdr>
            </w:div>
            <w:div w:id="1479541795">
              <w:marLeft w:val="0"/>
              <w:marRight w:val="0"/>
              <w:marTop w:val="0"/>
              <w:marBottom w:val="0"/>
              <w:divBdr>
                <w:top w:val="none" w:sz="0" w:space="0" w:color="auto"/>
                <w:left w:val="none" w:sz="0" w:space="0" w:color="auto"/>
                <w:bottom w:val="none" w:sz="0" w:space="0" w:color="auto"/>
                <w:right w:val="none" w:sz="0" w:space="0" w:color="auto"/>
              </w:divBdr>
            </w:div>
            <w:div w:id="1247302733">
              <w:marLeft w:val="0"/>
              <w:marRight w:val="0"/>
              <w:marTop w:val="0"/>
              <w:marBottom w:val="0"/>
              <w:divBdr>
                <w:top w:val="none" w:sz="0" w:space="0" w:color="auto"/>
                <w:left w:val="none" w:sz="0" w:space="0" w:color="auto"/>
                <w:bottom w:val="none" w:sz="0" w:space="0" w:color="auto"/>
                <w:right w:val="none" w:sz="0" w:space="0" w:color="auto"/>
              </w:divBdr>
            </w:div>
            <w:div w:id="1053390276">
              <w:marLeft w:val="0"/>
              <w:marRight w:val="0"/>
              <w:marTop w:val="0"/>
              <w:marBottom w:val="0"/>
              <w:divBdr>
                <w:top w:val="none" w:sz="0" w:space="0" w:color="auto"/>
                <w:left w:val="none" w:sz="0" w:space="0" w:color="auto"/>
                <w:bottom w:val="none" w:sz="0" w:space="0" w:color="auto"/>
                <w:right w:val="none" w:sz="0" w:space="0" w:color="auto"/>
              </w:divBdr>
            </w:div>
            <w:div w:id="34358261">
              <w:marLeft w:val="0"/>
              <w:marRight w:val="0"/>
              <w:marTop w:val="0"/>
              <w:marBottom w:val="0"/>
              <w:divBdr>
                <w:top w:val="none" w:sz="0" w:space="0" w:color="auto"/>
                <w:left w:val="none" w:sz="0" w:space="0" w:color="auto"/>
                <w:bottom w:val="none" w:sz="0" w:space="0" w:color="auto"/>
                <w:right w:val="none" w:sz="0" w:space="0" w:color="auto"/>
              </w:divBdr>
            </w:div>
            <w:div w:id="561989263">
              <w:marLeft w:val="0"/>
              <w:marRight w:val="0"/>
              <w:marTop w:val="0"/>
              <w:marBottom w:val="0"/>
              <w:divBdr>
                <w:top w:val="none" w:sz="0" w:space="0" w:color="auto"/>
                <w:left w:val="none" w:sz="0" w:space="0" w:color="auto"/>
                <w:bottom w:val="none" w:sz="0" w:space="0" w:color="auto"/>
                <w:right w:val="none" w:sz="0" w:space="0" w:color="auto"/>
              </w:divBdr>
            </w:div>
            <w:div w:id="2094466663">
              <w:marLeft w:val="0"/>
              <w:marRight w:val="0"/>
              <w:marTop w:val="0"/>
              <w:marBottom w:val="0"/>
              <w:divBdr>
                <w:top w:val="none" w:sz="0" w:space="0" w:color="auto"/>
                <w:left w:val="none" w:sz="0" w:space="0" w:color="auto"/>
                <w:bottom w:val="none" w:sz="0" w:space="0" w:color="auto"/>
                <w:right w:val="none" w:sz="0" w:space="0" w:color="auto"/>
              </w:divBdr>
            </w:div>
            <w:div w:id="776292751">
              <w:marLeft w:val="0"/>
              <w:marRight w:val="0"/>
              <w:marTop w:val="0"/>
              <w:marBottom w:val="0"/>
              <w:divBdr>
                <w:top w:val="none" w:sz="0" w:space="0" w:color="auto"/>
                <w:left w:val="none" w:sz="0" w:space="0" w:color="auto"/>
                <w:bottom w:val="none" w:sz="0" w:space="0" w:color="auto"/>
                <w:right w:val="none" w:sz="0" w:space="0" w:color="auto"/>
              </w:divBdr>
            </w:div>
            <w:div w:id="30305184">
              <w:marLeft w:val="0"/>
              <w:marRight w:val="0"/>
              <w:marTop w:val="0"/>
              <w:marBottom w:val="0"/>
              <w:divBdr>
                <w:top w:val="none" w:sz="0" w:space="0" w:color="auto"/>
                <w:left w:val="none" w:sz="0" w:space="0" w:color="auto"/>
                <w:bottom w:val="none" w:sz="0" w:space="0" w:color="auto"/>
                <w:right w:val="none" w:sz="0" w:space="0" w:color="auto"/>
              </w:divBdr>
            </w:div>
            <w:div w:id="1940797059">
              <w:marLeft w:val="0"/>
              <w:marRight w:val="0"/>
              <w:marTop w:val="0"/>
              <w:marBottom w:val="0"/>
              <w:divBdr>
                <w:top w:val="none" w:sz="0" w:space="0" w:color="auto"/>
                <w:left w:val="none" w:sz="0" w:space="0" w:color="auto"/>
                <w:bottom w:val="none" w:sz="0" w:space="0" w:color="auto"/>
                <w:right w:val="none" w:sz="0" w:space="0" w:color="auto"/>
              </w:divBdr>
            </w:div>
            <w:div w:id="1178620014">
              <w:marLeft w:val="0"/>
              <w:marRight w:val="0"/>
              <w:marTop w:val="0"/>
              <w:marBottom w:val="0"/>
              <w:divBdr>
                <w:top w:val="none" w:sz="0" w:space="0" w:color="auto"/>
                <w:left w:val="none" w:sz="0" w:space="0" w:color="auto"/>
                <w:bottom w:val="none" w:sz="0" w:space="0" w:color="auto"/>
                <w:right w:val="none" w:sz="0" w:space="0" w:color="auto"/>
              </w:divBdr>
            </w:div>
            <w:div w:id="907420813">
              <w:marLeft w:val="0"/>
              <w:marRight w:val="0"/>
              <w:marTop w:val="0"/>
              <w:marBottom w:val="0"/>
              <w:divBdr>
                <w:top w:val="none" w:sz="0" w:space="0" w:color="auto"/>
                <w:left w:val="none" w:sz="0" w:space="0" w:color="auto"/>
                <w:bottom w:val="none" w:sz="0" w:space="0" w:color="auto"/>
                <w:right w:val="none" w:sz="0" w:space="0" w:color="auto"/>
              </w:divBdr>
            </w:div>
            <w:div w:id="1076052841">
              <w:marLeft w:val="0"/>
              <w:marRight w:val="0"/>
              <w:marTop w:val="0"/>
              <w:marBottom w:val="0"/>
              <w:divBdr>
                <w:top w:val="none" w:sz="0" w:space="0" w:color="auto"/>
                <w:left w:val="none" w:sz="0" w:space="0" w:color="auto"/>
                <w:bottom w:val="none" w:sz="0" w:space="0" w:color="auto"/>
                <w:right w:val="none" w:sz="0" w:space="0" w:color="auto"/>
              </w:divBdr>
            </w:div>
            <w:div w:id="502090252">
              <w:marLeft w:val="0"/>
              <w:marRight w:val="0"/>
              <w:marTop w:val="0"/>
              <w:marBottom w:val="0"/>
              <w:divBdr>
                <w:top w:val="none" w:sz="0" w:space="0" w:color="auto"/>
                <w:left w:val="none" w:sz="0" w:space="0" w:color="auto"/>
                <w:bottom w:val="none" w:sz="0" w:space="0" w:color="auto"/>
                <w:right w:val="none" w:sz="0" w:space="0" w:color="auto"/>
              </w:divBdr>
            </w:div>
            <w:div w:id="1462111135">
              <w:marLeft w:val="0"/>
              <w:marRight w:val="0"/>
              <w:marTop w:val="0"/>
              <w:marBottom w:val="0"/>
              <w:divBdr>
                <w:top w:val="none" w:sz="0" w:space="0" w:color="auto"/>
                <w:left w:val="none" w:sz="0" w:space="0" w:color="auto"/>
                <w:bottom w:val="none" w:sz="0" w:space="0" w:color="auto"/>
                <w:right w:val="none" w:sz="0" w:space="0" w:color="auto"/>
              </w:divBdr>
            </w:div>
            <w:div w:id="1796098251">
              <w:marLeft w:val="0"/>
              <w:marRight w:val="0"/>
              <w:marTop w:val="0"/>
              <w:marBottom w:val="0"/>
              <w:divBdr>
                <w:top w:val="none" w:sz="0" w:space="0" w:color="auto"/>
                <w:left w:val="none" w:sz="0" w:space="0" w:color="auto"/>
                <w:bottom w:val="none" w:sz="0" w:space="0" w:color="auto"/>
                <w:right w:val="none" w:sz="0" w:space="0" w:color="auto"/>
              </w:divBdr>
            </w:div>
            <w:div w:id="625232878">
              <w:marLeft w:val="0"/>
              <w:marRight w:val="0"/>
              <w:marTop w:val="0"/>
              <w:marBottom w:val="0"/>
              <w:divBdr>
                <w:top w:val="none" w:sz="0" w:space="0" w:color="auto"/>
                <w:left w:val="none" w:sz="0" w:space="0" w:color="auto"/>
                <w:bottom w:val="none" w:sz="0" w:space="0" w:color="auto"/>
                <w:right w:val="none" w:sz="0" w:space="0" w:color="auto"/>
              </w:divBdr>
            </w:div>
            <w:div w:id="2132165428">
              <w:marLeft w:val="0"/>
              <w:marRight w:val="0"/>
              <w:marTop w:val="0"/>
              <w:marBottom w:val="0"/>
              <w:divBdr>
                <w:top w:val="none" w:sz="0" w:space="0" w:color="auto"/>
                <w:left w:val="none" w:sz="0" w:space="0" w:color="auto"/>
                <w:bottom w:val="none" w:sz="0" w:space="0" w:color="auto"/>
                <w:right w:val="none" w:sz="0" w:space="0" w:color="auto"/>
              </w:divBdr>
            </w:div>
            <w:div w:id="828517258">
              <w:marLeft w:val="0"/>
              <w:marRight w:val="0"/>
              <w:marTop w:val="0"/>
              <w:marBottom w:val="0"/>
              <w:divBdr>
                <w:top w:val="none" w:sz="0" w:space="0" w:color="auto"/>
                <w:left w:val="none" w:sz="0" w:space="0" w:color="auto"/>
                <w:bottom w:val="none" w:sz="0" w:space="0" w:color="auto"/>
                <w:right w:val="none" w:sz="0" w:space="0" w:color="auto"/>
              </w:divBdr>
            </w:div>
            <w:div w:id="1708140946">
              <w:marLeft w:val="0"/>
              <w:marRight w:val="0"/>
              <w:marTop w:val="0"/>
              <w:marBottom w:val="0"/>
              <w:divBdr>
                <w:top w:val="none" w:sz="0" w:space="0" w:color="auto"/>
                <w:left w:val="none" w:sz="0" w:space="0" w:color="auto"/>
                <w:bottom w:val="none" w:sz="0" w:space="0" w:color="auto"/>
                <w:right w:val="none" w:sz="0" w:space="0" w:color="auto"/>
              </w:divBdr>
            </w:div>
            <w:div w:id="1496535429">
              <w:marLeft w:val="0"/>
              <w:marRight w:val="0"/>
              <w:marTop w:val="0"/>
              <w:marBottom w:val="0"/>
              <w:divBdr>
                <w:top w:val="none" w:sz="0" w:space="0" w:color="auto"/>
                <w:left w:val="none" w:sz="0" w:space="0" w:color="auto"/>
                <w:bottom w:val="none" w:sz="0" w:space="0" w:color="auto"/>
                <w:right w:val="none" w:sz="0" w:space="0" w:color="auto"/>
              </w:divBdr>
            </w:div>
            <w:div w:id="1909612837">
              <w:marLeft w:val="0"/>
              <w:marRight w:val="0"/>
              <w:marTop w:val="0"/>
              <w:marBottom w:val="0"/>
              <w:divBdr>
                <w:top w:val="none" w:sz="0" w:space="0" w:color="auto"/>
                <w:left w:val="none" w:sz="0" w:space="0" w:color="auto"/>
                <w:bottom w:val="none" w:sz="0" w:space="0" w:color="auto"/>
                <w:right w:val="none" w:sz="0" w:space="0" w:color="auto"/>
              </w:divBdr>
            </w:div>
            <w:div w:id="1672873677">
              <w:marLeft w:val="0"/>
              <w:marRight w:val="0"/>
              <w:marTop w:val="0"/>
              <w:marBottom w:val="0"/>
              <w:divBdr>
                <w:top w:val="none" w:sz="0" w:space="0" w:color="auto"/>
                <w:left w:val="none" w:sz="0" w:space="0" w:color="auto"/>
                <w:bottom w:val="none" w:sz="0" w:space="0" w:color="auto"/>
                <w:right w:val="none" w:sz="0" w:space="0" w:color="auto"/>
              </w:divBdr>
            </w:div>
            <w:div w:id="2082290434">
              <w:marLeft w:val="0"/>
              <w:marRight w:val="0"/>
              <w:marTop w:val="0"/>
              <w:marBottom w:val="0"/>
              <w:divBdr>
                <w:top w:val="none" w:sz="0" w:space="0" w:color="auto"/>
                <w:left w:val="none" w:sz="0" w:space="0" w:color="auto"/>
                <w:bottom w:val="none" w:sz="0" w:space="0" w:color="auto"/>
                <w:right w:val="none" w:sz="0" w:space="0" w:color="auto"/>
              </w:divBdr>
            </w:div>
            <w:div w:id="1580015266">
              <w:marLeft w:val="0"/>
              <w:marRight w:val="0"/>
              <w:marTop w:val="0"/>
              <w:marBottom w:val="0"/>
              <w:divBdr>
                <w:top w:val="none" w:sz="0" w:space="0" w:color="auto"/>
                <w:left w:val="none" w:sz="0" w:space="0" w:color="auto"/>
                <w:bottom w:val="none" w:sz="0" w:space="0" w:color="auto"/>
                <w:right w:val="none" w:sz="0" w:space="0" w:color="auto"/>
              </w:divBdr>
            </w:div>
            <w:div w:id="995499274">
              <w:marLeft w:val="0"/>
              <w:marRight w:val="0"/>
              <w:marTop w:val="0"/>
              <w:marBottom w:val="0"/>
              <w:divBdr>
                <w:top w:val="none" w:sz="0" w:space="0" w:color="auto"/>
                <w:left w:val="none" w:sz="0" w:space="0" w:color="auto"/>
                <w:bottom w:val="none" w:sz="0" w:space="0" w:color="auto"/>
                <w:right w:val="none" w:sz="0" w:space="0" w:color="auto"/>
              </w:divBdr>
            </w:div>
            <w:div w:id="110638320">
              <w:marLeft w:val="0"/>
              <w:marRight w:val="0"/>
              <w:marTop w:val="0"/>
              <w:marBottom w:val="0"/>
              <w:divBdr>
                <w:top w:val="none" w:sz="0" w:space="0" w:color="auto"/>
                <w:left w:val="none" w:sz="0" w:space="0" w:color="auto"/>
                <w:bottom w:val="none" w:sz="0" w:space="0" w:color="auto"/>
                <w:right w:val="none" w:sz="0" w:space="0" w:color="auto"/>
              </w:divBdr>
            </w:div>
            <w:div w:id="1629895301">
              <w:marLeft w:val="0"/>
              <w:marRight w:val="0"/>
              <w:marTop w:val="0"/>
              <w:marBottom w:val="0"/>
              <w:divBdr>
                <w:top w:val="none" w:sz="0" w:space="0" w:color="auto"/>
                <w:left w:val="none" w:sz="0" w:space="0" w:color="auto"/>
                <w:bottom w:val="none" w:sz="0" w:space="0" w:color="auto"/>
                <w:right w:val="none" w:sz="0" w:space="0" w:color="auto"/>
              </w:divBdr>
            </w:div>
            <w:div w:id="344675320">
              <w:marLeft w:val="0"/>
              <w:marRight w:val="0"/>
              <w:marTop w:val="0"/>
              <w:marBottom w:val="0"/>
              <w:divBdr>
                <w:top w:val="none" w:sz="0" w:space="0" w:color="auto"/>
                <w:left w:val="none" w:sz="0" w:space="0" w:color="auto"/>
                <w:bottom w:val="none" w:sz="0" w:space="0" w:color="auto"/>
                <w:right w:val="none" w:sz="0" w:space="0" w:color="auto"/>
              </w:divBdr>
            </w:div>
            <w:div w:id="1793742246">
              <w:marLeft w:val="0"/>
              <w:marRight w:val="0"/>
              <w:marTop w:val="0"/>
              <w:marBottom w:val="0"/>
              <w:divBdr>
                <w:top w:val="none" w:sz="0" w:space="0" w:color="auto"/>
                <w:left w:val="none" w:sz="0" w:space="0" w:color="auto"/>
                <w:bottom w:val="none" w:sz="0" w:space="0" w:color="auto"/>
                <w:right w:val="none" w:sz="0" w:space="0" w:color="auto"/>
              </w:divBdr>
            </w:div>
            <w:div w:id="1401557901">
              <w:marLeft w:val="0"/>
              <w:marRight w:val="0"/>
              <w:marTop w:val="0"/>
              <w:marBottom w:val="0"/>
              <w:divBdr>
                <w:top w:val="none" w:sz="0" w:space="0" w:color="auto"/>
                <w:left w:val="none" w:sz="0" w:space="0" w:color="auto"/>
                <w:bottom w:val="none" w:sz="0" w:space="0" w:color="auto"/>
                <w:right w:val="none" w:sz="0" w:space="0" w:color="auto"/>
              </w:divBdr>
            </w:div>
            <w:div w:id="329914796">
              <w:marLeft w:val="0"/>
              <w:marRight w:val="0"/>
              <w:marTop w:val="0"/>
              <w:marBottom w:val="0"/>
              <w:divBdr>
                <w:top w:val="none" w:sz="0" w:space="0" w:color="auto"/>
                <w:left w:val="none" w:sz="0" w:space="0" w:color="auto"/>
                <w:bottom w:val="none" w:sz="0" w:space="0" w:color="auto"/>
                <w:right w:val="none" w:sz="0" w:space="0" w:color="auto"/>
              </w:divBdr>
            </w:div>
            <w:div w:id="2050762683">
              <w:marLeft w:val="0"/>
              <w:marRight w:val="0"/>
              <w:marTop w:val="0"/>
              <w:marBottom w:val="0"/>
              <w:divBdr>
                <w:top w:val="none" w:sz="0" w:space="0" w:color="auto"/>
                <w:left w:val="none" w:sz="0" w:space="0" w:color="auto"/>
                <w:bottom w:val="none" w:sz="0" w:space="0" w:color="auto"/>
                <w:right w:val="none" w:sz="0" w:space="0" w:color="auto"/>
              </w:divBdr>
            </w:div>
            <w:div w:id="1182234165">
              <w:marLeft w:val="0"/>
              <w:marRight w:val="0"/>
              <w:marTop w:val="0"/>
              <w:marBottom w:val="0"/>
              <w:divBdr>
                <w:top w:val="none" w:sz="0" w:space="0" w:color="auto"/>
                <w:left w:val="none" w:sz="0" w:space="0" w:color="auto"/>
                <w:bottom w:val="none" w:sz="0" w:space="0" w:color="auto"/>
                <w:right w:val="none" w:sz="0" w:space="0" w:color="auto"/>
              </w:divBdr>
            </w:div>
            <w:div w:id="2020086023">
              <w:marLeft w:val="0"/>
              <w:marRight w:val="0"/>
              <w:marTop w:val="0"/>
              <w:marBottom w:val="0"/>
              <w:divBdr>
                <w:top w:val="none" w:sz="0" w:space="0" w:color="auto"/>
                <w:left w:val="none" w:sz="0" w:space="0" w:color="auto"/>
                <w:bottom w:val="none" w:sz="0" w:space="0" w:color="auto"/>
                <w:right w:val="none" w:sz="0" w:space="0" w:color="auto"/>
              </w:divBdr>
            </w:div>
            <w:div w:id="950672816">
              <w:marLeft w:val="0"/>
              <w:marRight w:val="0"/>
              <w:marTop w:val="0"/>
              <w:marBottom w:val="0"/>
              <w:divBdr>
                <w:top w:val="none" w:sz="0" w:space="0" w:color="auto"/>
                <w:left w:val="none" w:sz="0" w:space="0" w:color="auto"/>
                <w:bottom w:val="none" w:sz="0" w:space="0" w:color="auto"/>
                <w:right w:val="none" w:sz="0" w:space="0" w:color="auto"/>
              </w:divBdr>
            </w:div>
            <w:div w:id="86389554">
              <w:marLeft w:val="0"/>
              <w:marRight w:val="0"/>
              <w:marTop w:val="0"/>
              <w:marBottom w:val="0"/>
              <w:divBdr>
                <w:top w:val="none" w:sz="0" w:space="0" w:color="auto"/>
                <w:left w:val="none" w:sz="0" w:space="0" w:color="auto"/>
                <w:bottom w:val="none" w:sz="0" w:space="0" w:color="auto"/>
                <w:right w:val="none" w:sz="0" w:space="0" w:color="auto"/>
              </w:divBdr>
            </w:div>
            <w:div w:id="239409337">
              <w:marLeft w:val="0"/>
              <w:marRight w:val="0"/>
              <w:marTop w:val="0"/>
              <w:marBottom w:val="0"/>
              <w:divBdr>
                <w:top w:val="none" w:sz="0" w:space="0" w:color="auto"/>
                <w:left w:val="none" w:sz="0" w:space="0" w:color="auto"/>
                <w:bottom w:val="none" w:sz="0" w:space="0" w:color="auto"/>
                <w:right w:val="none" w:sz="0" w:space="0" w:color="auto"/>
              </w:divBdr>
            </w:div>
            <w:div w:id="1927227055">
              <w:marLeft w:val="0"/>
              <w:marRight w:val="0"/>
              <w:marTop w:val="0"/>
              <w:marBottom w:val="0"/>
              <w:divBdr>
                <w:top w:val="none" w:sz="0" w:space="0" w:color="auto"/>
                <w:left w:val="none" w:sz="0" w:space="0" w:color="auto"/>
                <w:bottom w:val="none" w:sz="0" w:space="0" w:color="auto"/>
                <w:right w:val="none" w:sz="0" w:space="0" w:color="auto"/>
              </w:divBdr>
            </w:div>
            <w:div w:id="194123084">
              <w:marLeft w:val="0"/>
              <w:marRight w:val="0"/>
              <w:marTop w:val="0"/>
              <w:marBottom w:val="0"/>
              <w:divBdr>
                <w:top w:val="none" w:sz="0" w:space="0" w:color="auto"/>
                <w:left w:val="none" w:sz="0" w:space="0" w:color="auto"/>
                <w:bottom w:val="none" w:sz="0" w:space="0" w:color="auto"/>
                <w:right w:val="none" w:sz="0" w:space="0" w:color="auto"/>
              </w:divBdr>
            </w:div>
            <w:div w:id="375544324">
              <w:marLeft w:val="0"/>
              <w:marRight w:val="0"/>
              <w:marTop w:val="0"/>
              <w:marBottom w:val="0"/>
              <w:divBdr>
                <w:top w:val="none" w:sz="0" w:space="0" w:color="auto"/>
                <w:left w:val="none" w:sz="0" w:space="0" w:color="auto"/>
                <w:bottom w:val="none" w:sz="0" w:space="0" w:color="auto"/>
                <w:right w:val="none" w:sz="0" w:space="0" w:color="auto"/>
              </w:divBdr>
            </w:div>
            <w:div w:id="1925921057">
              <w:marLeft w:val="0"/>
              <w:marRight w:val="0"/>
              <w:marTop w:val="0"/>
              <w:marBottom w:val="0"/>
              <w:divBdr>
                <w:top w:val="none" w:sz="0" w:space="0" w:color="auto"/>
                <w:left w:val="none" w:sz="0" w:space="0" w:color="auto"/>
                <w:bottom w:val="none" w:sz="0" w:space="0" w:color="auto"/>
                <w:right w:val="none" w:sz="0" w:space="0" w:color="auto"/>
              </w:divBdr>
            </w:div>
            <w:div w:id="1350719841">
              <w:marLeft w:val="0"/>
              <w:marRight w:val="0"/>
              <w:marTop w:val="0"/>
              <w:marBottom w:val="0"/>
              <w:divBdr>
                <w:top w:val="none" w:sz="0" w:space="0" w:color="auto"/>
                <w:left w:val="none" w:sz="0" w:space="0" w:color="auto"/>
                <w:bottom w:val="none" w:sz="0" w:space="0" w:color="auto"/>
                <w:right w:val="none" w:sz="0" w:space="0" w:color="auto"/>
              </w:divBdr>
            </w:div>
            <w:div w:id="1859200423">
              <w:marLeft w:val="0"/>
              <w:marRight w:val="0"/>
              <w:marTop w:val="0"/>
              <w:marBottom w:val="0"/>
              <w:divBdr>
                <w:top w:val="none" w:sz="0" w:space="0" w:color="auto"/>
                <w:left w:val="none" w:sz="0" w:space="0" w:color="auto"/>
                <w:bottom w:val="none" w:sz="0" w:space="0" w:color="auto"/>
                <w:right w:val="none" w:sz="0" w:space="0" w:color="auto"/>
              </w:divBdr>
            </w:div>
            <w:div w:id="479082034">
              <w:marLeft w:val="0"/>
              <w:marRight w:val="0"/>
              <w:marTop w:val="0"/>
              <w:marBottom w:val="0"/>
              <w:divBdr>
                <w:top w:val="none" w:sz="0" w:space="0" w:color="auto"/>
                <w:left w:val="none" w:sz="0" w:space="0" w:color="auto"/>
                <w:bottom w:val="none" w:sz="0" w:space="0" w:color="auto"/>
                <w:right w:val="none" w:sz="0" w:space="0" w:color="auto"/>
              </w:divBdr>
            </w:div>
            <w:div w:id="782766093">
              <w:marLeft w:val="0"/>
              <w:marRight w:val="0"/>
              <w:marTop w:val="0"/>
              <w:marBottom w:val="0"/>
              <w:divBdr>
                <w:top w:val="none" w:sz="0" w:space="0" w:color="auto"/>
                <w:left w:val="none" w:sz="0" w:space="0" w:color="auto"/>
                <w:bottom w:val="none" w:sz="0" w:space="0" w:color="auto"/>
                <w:right w:val="none" w:sz="0" w:space="0" w:color="auto"/>
              </w:divBdr>
            </w:div>
            <w:div w:id="1064985600">
              <w:marLeft w:val="0"/>
              <w:marRight w:val="0"/>
              <w:marTop w:val="0"/>
              <w:marBottom w:val="0"/>
              <w:divBdr>
                <w:top w:val="none" w:sz="0" w:space="0" w:color="auto"/>
                <w:left w:val="none" w:sz="0" w:space="0" w:color="auto"/>
                <w:bottom w:val="none" w:sz="0" w:space="0" w:color="auto"/>
                <w:right w:val="none" w:sz="0" w:space="0" w:color="auto"/>
              </w:divBdr>
            </w:div>
            <w:div w:id="101389956">
              <w:marLeft w:val="0"/>
              <w:marRight w:val="0"/>
              <w:marTop w:val="0"/>
              <w:marBottom w:val="0"/>
              <w:divBdr>
                <w:top w:val="none" w:sz="0" w:space="0" w:color="auto"/>
                <w:left w:val="none" w:sz="0" w:space="0" w:color="auto"/>
                <w:bottom w:val="none" w:sz="0" w:space="0" w:color="auto"/>
                <w:right w:val="none" w:sz="0" w:space="0" w:color="auto"/>
              </w:divBdr>
            </w:div>
            <w:div w:id="1549339897">
              <w:marLeft w:val="0"/>
              <w:marRight w:val="0"/>
              <w:marTop w:val="0"/>
              <w:marBottom w:val="0"/>
              <w:divBdr>
                <w:top w:val="none" w:sz="0" w:space="0" w:color="auto"/>
                <w:left w:val="none" w:sz="0" w:space="0" w:color="auto"/>
                <w:bottom w:val="none" w:sz="0" w:space="0" w:color="auto"/>
                <w:right w:val="none" w:sz="0" w:space="0" w:color="auto"/>
              </w:divBdr>
            </w:div>
            <w:div w:id="1108425569">
              <w:marLeft w:val="0"/>
              <w:marRight w:val="0"/>
              <w:marTop w:val="0"/>
              <w:marBottom w:val="0"/>
              <w:divBdr>
                <w:top w:val="none" w:sz="0" w:space="0" w:color="auto"/>
                <w:left w:val="none" w:sz="0" w:space="0" w:color="auto"/>
                <w:bottom w:val="none" w:sz="0" w:space="0" w:color="auto"/>
                <w:right w:val="none" w:sz="0" w:space="0" w:color="auto"/>
              </w:divBdr>
            </w:div>
            <w:div w:id="396635">
              <w:marLeft w:val="0"/>
              <w:marRight w:val="0"/>
              <w:marTop w:val="0"/>
              <w:marBottom w:val="0"/>
              <w:divBdr>
                <w:top w:val="none" w:sz="0" w:space="0" w:color="auto"/>
                <w:left w:val="none" w:sz="0" w:space="0" w:color="auto"/>
                <w:bottom w:val="none" w:sz="0" w:space="0" w:color="auto"/>
                <w:right w:val="none" w:sz="0" w:space="0" w:color="auto"/>
              </w:divBdr>
            </w:div>
            <w:div w:id="1468166487">
              <w:marLeft w:val="0"/>
              <w:marRight w:val="0"/>
              <w:marTop w:val="0"/>
              <w:marBottom w:val="0"/>
              <w:divBdr>
                <w:top w:val="none" w:sz="0" w:space="0" w:color="auto"/>
                <w:left w:val="none" w:sz="0" w:space="0" w:color="auto"/>
                <w:bottom w:val="none" w:sz="0" w:space="0" w:color="auto"/>
                <w:right w:val="none" w:sz="0" w:space="0" w:color="auto"/>
              </w:divBdr>
            </w:div>
            <w:div w:id="1049375011">
              <w:marLeft w:val="0"/>
              <w:marRight w:val="0"/>
              <w:marTop w:val="0"/>
              <w:marBottom w:val="0"/>
              <w:divBdr>
                <w:top w:val="none" w:sz="0" w:space="0" w:color="auto"/>
                <w:left w:val="none" w:sz="0" w:space="0" w:color="auto"/>
                <w:bottom w:val="none" w:sz="0" w:space="0" w:color="auto"/>
                <w:right w:val="none" w:sz="0" w:space="0" w:color="auto"/>
              </w:divBdr>
            </w:div>
            <w:div w:id="810170865">
              <w:marLeft w:val="0"/>
              <w:marRight w:val="0"/>
              <w:marTop w:val="0"/>
              <w:marBottom w:val="0"/>
              <w:divBdr>
                <w:top w:val="none" w:sz="0" w:space="0" w:color="auto"/>
                <w:left w:val="none" w:sz="0" w:space="0" w:color="auto"/>
                <w:bottom w:val="none" w:sz="0" w:space="0" w:color="auto"/>
                <w:right w:val="none" w:sz="0" w:space="0" w:color="auto"/>
              </w:divBdr>
            </w:div>
            <w:div w:id="1633559979">
              <w:marLeft w:val="0"/>
              <w:marRight w:val="0"/>
              <w:marTop w:val="0"/>
              <w:marBottom w:val="0"/>
              <w:divBdr>
                <w:top w:val="none" w:sz="0" w:space="0" w:color="auto"/>
                <w:left w:val="none" w:sz="0" w:space="0" w:color="auto"/>
                <w:bottom w:val="none" w:sz="0" w:space="0" w:color="auto"/>
                <w:right w:val="none" w:sz="0" w:space="0" w:color="auto"/>
              </w:divBdr>
            </w:div>
            <w:div w:id="618533554">
              <w:marLeft w:val="0"/>
              <w:marRight w:val="0"/>
              <w:marTop w:val="0"/>
              <w:marBottom w:val="0"/>
              <w:divBdr>
                <w:top w:val="none" w:sz="0" w:space="0" w:color="auto"/>
                <w:left w:val="none" w:sz="0" w:space="0" w:color="auto"/>
                <w:bottom w:val="none" w:sz="0" w:space="0" w:color="auto"/>
                <w:right w:val="none" w:sz="0" w:space="0" w:color="auto"/>
              </w:divBdr>
            </w:div>
            <w:div w:id="1019963181">
              <w:marLeft w:val="0"/>
              <w:marRight w:val="0"/>
              <w:marTop w:val="0"/>
              <w:marBottom w:val="0"/>
              <w:divBdr>
                <w:top w:val="none" w:sz="0" w:space="0" w:color="auto"/>
                <w:left w:val="none" w:sz="0" w:space="0" w:color="auto"/>
                <w:bottom w:val="none" w:sz="0" w:space="0" w:color="auto"/>
                <w:right w:val="none" w:sz="0" w:space="0" w:color="auto"/>
              </w:divBdr>
            </w:div>
            <w:div w:id="1470509652">
              <w:marLeft w:val="0"/>
              <w:marRight w:val="0"/>
              <w:marTop w:val="0"/>
              <w:marBottom w:val="0"/>
              <w:divBdr>
                <w:top w:val="none" w:sz="0" w:space="0" w:color="auto"/>
                <w:left w:val="none" w:sz="0" w:space="0" w:color="auto"/>
                <w:bottom w:val="none" w:sz="0" w:space="0" w:color="auto"/>
                <w:right w:val="none" w:sz="0" w:space="0" w:color="auto"/>
              </w:divBdr>
            </w:div>
            <w:div w:id="1391002980">
              <w:marLeft w:val="0"/>
              <w:marRight w:val="0"/>
              <w:marTop w:val="0"/>
              <w:marBottom w:val="0"/>
              <w:divBdr>
                <w:top w:val="none" w:sz="0" w:space="0" w:color="auto"/>
                <w:left w:val="none" w:sz="0" w:space="0" w:color="auto"/>
                <w:bottom w:val="none" w:sz="0" w:space="0" w:color="auto"/>
                <w:right w:val="none" w:sz="0" w:space="0" w:color="auto"/>
              </w:divBdr>
            </w:div>
            <w:div w:id="1672445235">
              <w:marLeft w:val="0"/>
              <w:marRight w:val="0"/>
              <w:marTop w:val="0"/>
              <w:marBottom w:val="0"/>
              <w:divBdr>
                <w:top w:val="none" w:sz="0" w:space="0" w:color="auto"/>
                <w:left w:val="none" w:sz="0" w:space="0" w:color="auto"/>
                <w:bottom w:val="none" w:sz="0" w:space="0" w:color="auto"/>
                <w:right w:val="none" w:sz="0" w:space="0" w:color="auto"/>
              </w:divBdr>
            </w:div>
            <w:div w:id="1101561132">
              <w:marLeft w:val="0"/>
              <w:marRight w:val="0"/>
              <w:marTop w:val="0"/>
              <w:marBottom w:val="0"/>
              <w:divBdr>
                <w:top w:val="none" w:sz="0" w:space="0" w:color="auto"/>
                <w:left w:val="none" w:sz="0" w:space="0" w:color="auto"/>
                <w:bottom w:val="none" w:sz="0" w:space="0" w:color="auto"/>
                <w:right w:val="none" w:sz="0" w:space="0" w:color="auto"/>
              </w:divBdr>
            </w:div>
            <w:div w:id="479424521">
              <w:marLeft w:val="0"/>
              <w:marRight w:val="0"/>
              <w:marTop w:val="0"/>
              <w:marBottom w:val="0"/>
              <w:divBdr>
                <w:top w:val="none" w:sz="0" w:space="0" w:color="auto"/>
                <w:left w:val="none" w:sz="0" w:space="0" w:color="auto"/>
                <w:bottom w:val="none" w:sz="0" w:space="0" w:color="auto"/>
                <w:right w:val="none" w:sz="0" w:space="0" w:color="auto"/>
              </w:divBdr>
            </w:div>
            <w:div w:id="635187338">
              <w:marLeft w:val="0"/>
              <w:marRight w:val="0"/>
              <w:marTop w:val="0"/>
              <w:marBottom w:val="0"/>
              <w:divBdr>
                <w:top w:val="none" w:sz="0" w:space="0" w:color="auto"/>
                <w:left w:val="none" w:sz="0" w:space="0" w:color="auto"/>
                <w:bottom w:val="none" w:sz="0" w:space="0" w:color="auto"/>
                <w:right w:val="none" w:sz="0" w:space="0" w:color="auto"/>
              </w:divBdr>
            </w:div>
            <w:div w:id="1082410398">
              <w:marLeft w:val="0"/>
              <w:marRight w:val="0"/>
              <w:marTop w:val="0"/>
              <w:marBottom w:val="0"/>
              <w:divBdr>
                <w:top w:val="none" w:sz="0" w:space="0" w:color="auto"/>
                <w:left w:val="none" w:sz="0" w:space="0" w:color="auto"/>
                <w:bottom w:val="none" w:sz="0" w:space="0" w:color="auto"/>
                <w:right w:val="none" w:sz="0" w:space="0" w:color="auto"/>
              </w:divBdr>
            </w:div>
            <w:div w:id="1814323615">
              <w:marLeft w:val="0"/>
              <w:marRight w:val="0"/>
              <w:marTop w:val="0"/>
              <w:marBottom w:val="0"/>
              <w:divBdr>
                <w:top w:val="none" w:sz="0" w:space="0" w:color="auto"/>
                <w:left w:val="none" w:sz="0" w:space="0" w:color="auto"/>
                <w:bottom w:val="none" w:sz="0" w:space="0" w:color="auto"/>
                <w:right w:val="none" w:sz="0" w:space="0" w:color="auto"/>
              </w:divBdr>
            </w:div>
            <w:div w:id="679353887">
              <w:marLeft w:val="0"/>
              <w:marRight w:val="0"/>
              <w:marTop w:val="0"/>
              <w:marBottom w:val="0"/>
              <w:divBdr>
                <w:top w:val="none" w:sz="0" w:space="0" w:color="auto"/>
                <w:left w:val="none" w:sz="0" w:space="0" w:color="auto"/>
                <w:bottom w:val="none" w:sz="0" w:space="0" w:color="auto"/>
                <w:right w:val="none" w:sz="0" w:space="0" w:color="auto"/>
              </w:divBdr>
            </w:div>
            <w:div w:id="688262985">
              <w:marLeft w:val="0"/>
              <w:marRight w:val="0"/>
              <w:marTop w:val="0"/>
              <w:marBottom w:val="0"/>
              <w:divBdr>
                <w:top w:val="none" w:sz="0" w:space="0" w:color="auto"/>
                <w:left w:val="none" w:sz="0" w:space="0" w:color="auto"/>
                <w:bottom w:val="none" w:sz="0" w:space="0" w:color="auto"/>
                <w:right w:val="none" w:sz="0" w:space="0" w:color="auto"/>
              </w:divBdr>
            </w:div>
            <w:div w:id="1592549383">
              <w:marLeft w:val="0"/>
              <w:marRight w:val="0"/>
              <w:marTop w:val="0"/>
              <w:marBottom w:val="0"/>
              <w:divBdr>
                <w:top w:val="none" w:sz="0" w:space="0" w:color="auto"/>
                <w:left w:val="none" w:sz="0" w:space="0" w:color="auto"/>
                <w:bottom w:val="none" w:sz="0" w:space="0" w:color="auto"/>
                <w:right w:val="none" w:sz="0" w:space="0" w:color="auto"/>
              </w:divBdr>
            </w:div>
            <w:div w:id="572468317">
              <w:marLeft w:val="0"/>
              <w:marRight w:val="0"/>
              <w:marTop w:val="0"/>
              <w:marBottom w:val="0"/>
              <w:divBdr>
                <w:top w:val="none" w:sz="0" w:space="0" w:color="auto"/>
                <w:left w:val="none" w:sz="0" w:space="0" w:color="auto"/>
                <w:bottom w:val="none" w:sz="0" w:space="0" w:color="auto"/>
                <w:right w:val="none" w:sz="0" w:space="0" w:color="auto"/>
              </w:divBdr>
            </w:div>
            <w:div w:id="318387085">
              <w:marLeft w:val="0"/>
              <w:marRight w:val="0"/>
              <w:marTop w:val="0"/>
              <w:marBottom w:val="0"/>
              <w:divBdr>
                <w:top w:val="none" w:sz="0" w:space="0" w:color="auto"/>
                <w:left w:val="none" w:sz="0" w:space="0" w:color="auto"/>
                <w:bottom w:val="none" w:sz="0" w:space="0" w:color="auto"/>
                <w:right w:val="none" w:sz="0" w:space="0" w:color="auto"/>
              </w:divBdr>
            </w:div>
            <w:div w:id="905997539">
              <w:marLeft w:val="0"/>
              <w:marRight w:val="0"/>
              <w:marTop w:val="0"/>
              <w:marBottom w:val="0"/>
              <w:divBdr>
                <w:top w:val="none" w:sz="0" w:space="0" w:color="auto"/>
                <w:left w:val="none" w:sz="0" w:space="0" w:color="auto"/>
                <w:bottom w:val="none" w:sz="0" w:space="0" w:color="auto"/>
                <w:right w:val="none" w:sz="0" w:space="0" w:color="auto"/>
              </w:divBdr>
            </w:div>
            <w:div w:id="1833107664">
              <w:marLeft w:val="0"/>
              <w:marRight w:val="0"/>
              <w:marTop w:val="0"/>
              <w:marBottom w:val="0"/>
              <w:divBdr>
                <w:top w:val="none" w:sz="0" w:space="0" w:color="auto"/>
                <w:left w:val="none" w:sz="0" w:space="0" w:color="auto"/>
                <w:bottom w:val="none" w:sz="0" w:space="0" w:color="auto"/>
                <w:right w:val="none" w:sz="0" w:space="0" w:color="auto"/>
              </w:divBdr>
            </w:div>
            <w:div w:id="816579195">
              <w:marLeft w:val="0"/>
              <w:marRight w:val="0"/>
              <w:marTop w:val="0"/>
              <w:marBottom w:val="0"/>
              <w:divBdr>
                <w:top w:val="none" w:sz="0" w:space="0" w:color="auto"/>
                <w:left w:val="none" w:sz="0" w:space="0" w:color="auto"/>
                <w:bottom w:val="none" w:sz="0" w:space="0" w:color="auto"/>
                <w:right w:val="none" w:sz="0" w:space="0" w:color="auto"/>
              </w:divBdr>
            </w:div>
            <w:div w:id="702944096">
              <w:marLeft w:val="0"/>
              <w:marRight w:val="0"/>
              <w:marTop w:val="0"/>
              <w:marBottom w:val="0"/>
              <w:divBdr>
                <w:top w:val="none" w:sz="0" w:space="0" w:color="auto"/>
                <w:left w:val="none" w:sz="0" w:space="0" w:color="auto"/>
                <w:bottom w:val="none" w:sz="0" w:space="0" w:color="auto"/>
                <w:right w:val="none" w:sz="0" w:space="0" w:color="auto"/>
              </w:divBdr>
            </w:div>
            <w:div w:id="1151992320">
              <w:marLeft w:val="0"/>
              <w:marRight w:val="0"/>
              <w:marTop w:val="0"/>
              <w:marBottom w:val="0"/>
              <w:divBdr>
                <w:top w:val="none" w:sz="0" w:space="0" w:color="auto"/>
                <w:left w:val="none" w:sz="0" w:space="0" w:color="auto"/>
                <w:bottom w:val="none" w:sz="0" w:space="0" w:color="auto"/>
                <w:right w:val="none" w:sz="0" w:space="0" w:color="auto"/>
              </w:divBdr>
            </w:div>
            <w:div w:id="1409230279">
              <w:marLeft w:val="0"/>
              <w:marRight w:val="0"/>
              <w:marTop w:val="0"/>
              <w:marBottom w:val="0"/>
              <w:divBdr>
                <w:top w:val="none" w:sz="0" w:space="0" w:color="auto"/>
                <w:left w:val="none" w:sz="0" w:space="0" w:color="auto"/>
                <w:bottom w:val="none" w:sz="0" w:space="0" w:color="auto"/>
                <w:right w:val="none" w:sz="0" w:space="0" w:color="auto"/>
              </w:divBdr>
            </w:div>
            <w:div w:id="1729524836">
              <w:marLeft w:val="0"/>
              <w:marRight w:val="0"/>
              <w:marTop w:val="0"/>
              <w:marBottom w:val="0"/>
              <w:divBdr>
                <w:top w:val="none" w:sz="0" w:space="0" w:color="auto"/>
                <w:left w:val="none" w:sz="0" w:space="0" w:color="auto"/>
                <w:bottom w:val="none" w:sz="0" w:space="0" w:color="auto"/>
                <w:right w:val="none" w:sz="0" w:space="0" w:color="auto"/>
              </w:divBdr>
            </w:div>
            <w:div w:id="1182818364">
              <w:marLeft w:val="0"/>
              <w:marRight w:val="0"/>
              <w:marTop w:val="0"/>
              <w:marBottom w:val="0"/>
              <w:divBdr>
                <w:top w:val="none" w:sz="0" w:space="0" w:color="auto"/>
                <w:left w:val="none" w:sz="0" w:space="0" w:color="auto"/>
                <w:bottom w:val="none" w:sz="0" w:space="0" w:color="auto"/>
                <w:right w:val="none" w:sz="0" w:space="0" w:color="auto"/>
              </w:divBdr>
            </w:div>
            <w:div w:id="281616119">
              <w:marLeft w:val="0"/>
              <w:marRight w:val="0"/>
              <w:marTop w:val="0"/>
              <w:marBottom w:val="0"/>
              <w:divBdr>
                <w:top w:val="none" w:sz="0" w:space="0" w:color="auto"/>
                <w:left w:val="none" w:sz="0" w:space="0" w:color="auto"/>
                <w:bottom w:val="none" w:sz="0" w:space="0" w:color="auto"/>
                <w:right w:val="none" w:sz="0" w:space="0" w:color="auto"/>
              </w:divBdr>
            </w:div>
            <w:div w:id="2001427214">
              <w:marLeft w:val="0"/>
              <w:marRight w:val="0"/>
              <w:marTop w:val="0"/>
              <w:marBottom w:val="0"/>
              <w:divBdr>
                <w:top w:val="none" w:sz="0" w:space="0" w:color="auto"/>
                <w:left w:val="none" w:sz="0" w:space="0" w:color="auto"/>
                <w:bottom w:val="none" w:sz="0" w:space="0" w:color="auto"/>
                <w:right w:val="none" w:sz="0" w:space="0" w:color="auto"/>
              </w:divBdr>
            </w:div>
            <w:div w:id="1043482508">
              <w:marLeft w:val="0"/>
              <w:marRight w:val="0"/>
              <w:marTop w:val="0"/>
              <w:marBottom w:val="0"/>
              <w:divBdr>
                <w:top w:val="none" w:sz="0" w:space="0" w:color="auto"/>
                <w:left w:val="none" w:sz="0" w:space="0" w:color="auto"/>
                <w:bottom w:val="none" w:sz="0" w:space="0" w:color="auto"/>
                <w:right w:val="none" w:sz="0" w:space="0" w:color="auto"/>
              </w:divBdr>
            </w:div>
            <w:div w:id="1904028173">
              <w:marLeft w:val="0"/>
              <w:marRight w:val="0"/>
              <w:marTop w:val="0"/>
              <w:marBottom w:val="0"/>
              <w:divBdr>
                <w:top w:val="none" w:sz="0" w:space="0" w:color="auto"/>
                <w:left w:val="none" w:sz="0" w:space="0" w:color="auto"/>
                <w:bottom w:val="none" w:sz="0" w:space="0" w:color="auto"/>
                <w:right w:val="none" w:sz="0" w:space="0" w:color="auto"/>
              </w:divBdr>
            </w:div>
            <w:div w:id="1539661588">
              <w:marLeft w:val="0"/>
              <w:marRight w:val="0"/>
              <w:marTop w:val="0"/>
              <w:marBottom w:val="0"/>
              <w:divBdr>
                <w:top w:val="none" w:sz="0" w:space="0" w:color="auto"/>
                <w:left w:val="none" w:sz="0" w:space="0" w:color="auto"/>
                <w:bottom w:val="none" w:sz="0" w:space="0" w:color="auto"/>
                <w:right w:val="none" w:sz="0" w:space="0" w:color="auto"/>
              </w:divBdr>
            </w:div>
            <w:div w:id="778765591">
              <w:marLeft w:val="0"/>
              <w:marRight w:val="0"/>
              <w:marTop w:val="0"/>
              <w:marBottom w:val="0"/>
              <w:divBdr>
                <w:top w:val="none" w:sz="0" w:space="0" w:color="auto"/>
                <w:left w:val="none" w:sz="0" w:space="0" w:color="auto"/>
                <w:bottom w:val="none" w:sz="0" w:space="0" w:color="auto"/>
                <w:right w:val="none" w:sz="0" w:space="0" w:color="auto"/>
              </w:divBdr>
            </w:div>
            <w:div w:id="1270551531">
              <w:marLeft w:val="0"/>
              <w:marRight w:val="0"/>
              <w:marTop w:val="0"/>
              <w:marBottom w:val="0"/>
              <w:divBdr>
                <w:top w:val="none" w:sz="0" w:space="0" w:color="auto"/>
                <w:left w:val="none" w:sz="0" w:space="0" w:color="auto"/>
                <w:bottom w:val="none" w:sz="0" w:space="0" w:color="auto"/>
                <w:right w:val="none" w:sz="0" w:space="0" w:color="auto"/>
              </w:divBdr>
            </w:div>
            <w:div w:id="487132402">
              <w:marLeft w:val="0"/>
              <w:marRight w:val="0"/>
              <w:marTop w:val="0"/>
              <w:marBottom w:val="0"/>
              <w:divBdr>
                <w:top w:val="none" w:sz="0" w:space="0" w:color="auto"/>
                <w:left w:val="none" w:sz="0" w:space="0" w:color="auto"/>
                <w:bottom w:val="none" w:sz="0" w:space="0" w:color="auto"/>
                <w:right w:val="none" w:sz="0" w:space="0" w:color="auto"/>
              </w:divBdr>
            </w:div>
            <w:div w:id="646786498">
              <w:marLeft w:val="0"/>
              <w:marRight w:val="0"/>
              <w:marTop w:val="0"/>
              <w:marBottom w:val="0"/>
              <w:divBdr>
                <w:top w:val="none" w:sz="0" w:space="0" w:color="auto"/>
                <w:left w:val="none" w:sz="0" w:space="0" w:color="auto"/>
                <w:bottom w:val="none" w:sz="0" w:space="0" w:color="auto"/>
                <w:right w:val="none" w:sz="0" w:space="0" w:color="auto"/>
              </w:divBdr>
            </w:div>
            <w:div w:id="1978876284">
              <w:marLeft w:val="0"/>
              <w:marRight w:val="0"/>
              <w:marTop w:val="0"/>
              <w:marBottom w:val="0"/>
              <w:divBdr>
                <w:top w:val="none" w:sz="0" w:space="0" w:color="auto"/>
                <w:left w:val="none" w:sz="0" w:space="0" w:color="auto"/>
                <w:bottom w:val="none" w:sz="0" w:space="0" w:color="auto"/>
                <w:right w:val="none" w:sz="0" w:space="0" w:color="auto"/>
              </w:divBdr>
            </w:div>
            <w:div w:id="1502893455">
              <w:marLeft w:val="0"/>
              <w:marRight w:val="0"/>
              <w:marTop w:val="0"/>
              <w:marBottom w:val="0"/>
              <w:divBdr>
                <w:top w:val="none" w:sz="0" w:space="0" w:color="auto"/>
                <w:left w:val="none" w:sz="0" w:space="0" w:color="auto"/>
                <w:bottom w:val="none" w:sz="0" w:space="0" w:color="auto"/>
                <w:right w:val="none" w:sz="0" w:space="0" w:color="auto"/>
              </w:divBdr>
            </w:div>
            <w:div w:id="2132239269">
              <w:marLeft w:val="0"/>
              <w:marRight w:val="0"/>
              <w:marTop w:val="0"/>
              <w:marBottom w:val="0"/>
              <w:divBdr>
                <w:top w:val="none" w:sz="0" w:space="0" w:color="auto"/>
                <w:left w:val="none" w:sz="0" w:space="0" w:color="auto"/>
                <w:bottom w:val="none" w:sz="0" w:space="0" w:color="auto"/>
                <w:right w:val="none" w:sz="0" w:space="0" w:color="auto"/>
              </w:divBdr>
            </w:div>
            <w:div w:id="1538008655">
              <w:marLeft w:val="0"/>
              <w:marRight w:val="0"/>
              <w:marTop w:val="0"/>
              <w:marBottom w:val="0"/>
              <w:divBdr>
                <w:top w:val="none" w:sz="0" w:space="0" w:color="auto"/>
                <w:left w:val="none" w:sz="0" w:space="0" w:color="auto"/>
                <w:bottom w:val="none" w:sz="0" w:space="0" w:color="auto"/>
                <w:right w:val="none" w:sz="0" w:space="0" w:color="auto"/>
              </w:divBdr>
            </w:div>
            <w:div w:id="778909828">
              <w:marLeft w:val="0"/>
              <w:marRight w:val="0"/>
              <w:marTop w:val="0"/>
              <w:marBottom w:val="0"/>
              <w:divBdr>
                <w:top w:val="none" w:sz="0" w:space="0" w:color="auto"/>
                <w:left w:val="none" w:sz="0" w:space="0" w:color="auto"/>
                <w:bottom w:val="none" w:sz="0" w:space="0" w:color="auto"/>
                <w:right w:val="none" w:sz="0" w:space="0" w:color="auto"/>
              </w:divBdr>
            </w:div>
            <w:div w:id="892233967">
              <w:marLeft w:val="0"/>
              <w:marRight w:val="0"/>
              <w:marTop w:val="0"/>
              <w:marBottom w:val="0"/>
              <w:divBdr>
                <w:top w:val="none" w:sz="0" w:space="0" w:color="auto"/>
                <w:left w:val="none" w:sz="0" w:space="0" w:color="auto"/>
                <w:bottom w:val="none" w:sz="0" w:space="0" w:color="auto"/>
                <w:right w:val="none" w:sz="0" w:space="0" w:color="auto"/>
              </w:divBdr>
            </w:div>
            <w:div w:id="1040546209">
              <w:marLeft w:val="0"/>
              <w:marRight w:val="0"/>
              <w:marTop w:val="0"/>
              <w:marBottom w:val="0"/>
              <w:divBdr>
                <w:top w:val="none" w:sz="0" w:space="0" w:color="auto"/>
                <w:left w:val="none" w:sz="0" w:space="0" w:color="auto"/>
                <w:bottom w:val="none" w:sz="0" w:space="0" w:color="auto"/>
                <w:right w:val="none" w:sz="0" w:space="0" w:color="auto"/>
              </w:divBdr>
            </w:div>
            <w:div w:id="1354190688">
              <w:marLeft w:val="0"/>
              <w:marRight w:val="0"/>
              <w:marTop w:val="0"/>
              <w:marBottom w:val="0"/>
              <w:divBdr>
                <w:top w:val="none" w:sz="0" w:space="0" w:color="auto"/>
                <w:left w:val="none" w:sz="0" w:space="0" w:color="auto"/>
                <w:bottom w:val="none" w:sz="0" w:space="0" w:color="auto"/>
                <w:right w:val="none" w:sz="0" w:space="0" w:color="auto"/>
              </w:divBdr>
            </w:div>
            <w:div w:id="1192300657">
              <w:marLeft w:val="0"/>
              <w:marRight w:val="0"/>
              <w:marTop w:val="0"/>
              <w:marBottom w:val="0"/>
              <w:divBdr>
                <w:top w:val="none" w:sz="0" w:space="0" w:color="auto"/>
                <w:left w:val="none" w:sz="0" w:space="0" w:color="auto"/>
                <w:bottom w:val="none" w:sz="0" w:space="0" w:color="auto"/>
                <w:right w:val="none" w:sz="0" w:space="0" w:color="auto"/>
              </w:divBdr>
            </w:div>
            <w:div w:id="1471091217">
              <w:marLeft w:val="0"/>
              <w:marRight w:val="0"/>
              <w:marTop w:val="0"/>
              <w:marBottom w:val="0"/>
              <w:divBdr>
                <w:top w:val="none" w:sz="0" w:space="0" w:color="auto"/>
                <w:left w:val="none" w:sz="0" w:space="0" w:color="auto"/>
                <w:bottom w:val="none" w:sz="0" w:space="0" w:color="auto"/>
                <w:right w:val="none" w:sz="0" w:space="0" w:color="auto"/>
              </w:divBdr>
            </w:div>
            <w:div w:id="716055138">
              <w:marLeft w:val="0"/>
              <w:marRight w:val="0"/>
              <w:marTop w:val="0"/>
              <w:marBottom w:val="0"/>
              <w:divBdr>
                <w:top w:val="none" w:sz="0" w:space="0" w:color="auto"/>
                <w:left w:val="none" w:sz="0" w:space="0" w:color="auto"/>
                <w:bottom w:val="none" w:sz="0" w:space="0" w:color="auto"/>
                <w:right w:val="none" w:sz="0" w:space="0" w:color="auto"/>
              </w:divBdr>
            </w:div>
            <w:div w:id="776413762">
              <w:marLeft w:val="0"/>
              <w:marRight w:val="0"/>
              <w:marTop w:val="0"/>
              <w:marBottom w:val="0"/>
              <w:divBdr>
                <w:top w:val="none" w:sz="0" w:space="0" w:color="auto"/>
                <w:left w:val="none" w:sz="0" w:space="0" w:color="auto"/>
                <w:bottom w:val="none" w:sz="0" w:space="0" w:color="auto"/>
                <w:right w:val="none" w:sz="0" w:space="0" w:color="auto"/>
              </w:divBdr>
            </w:div>
            <w:div w:id="1231188477">
              <w:marLeft w:val="0"/>
              <w:marRight w:val="0"/>
              <w:marTop w:val="0"/>
              <w:marBottom w:val="0"/>
              <w:divBdr>
                <w:top w:val="none" w:sz="0" w:space="0" w:color="auto"/>
                <w:left w:val="none" w:sz="0" w:space="0" w:color="auto"/>
                <w:bottom w:val="none" w:sz="0" w:space="0" w:color="auto"/>
                <w:right w:val="none" w:sz="0" w:space="0" w:color="auto"/>
              </w:divBdr>
            </w:div>
            <w:div w:id="497186791">
              <w:marLeft w:val="0"/>
              <w:marRight w:val="0"/>
              <w:marTop w:val="0"/>
              <w:marBottom w:val="0"/>
              <w:divBdr>
                <w:top w:val="none" w:sz="0" w:space="0" w:color="auto"/>
                <w:left w:val="none" w:sz="0" w:space="0" w:color="auto"/>
                <w:bottom w:val="none" w:sz="0" w:space="0" w:color="auto"/>
                <w:right w:val="none" w:sz="0" w:space="0" w:color="auto"/>
              </w:divBdr>
            </w:div>
            <w:div w:id="2028560870">
              <w:marLeft w:val="0"/>
              <w:marRight w:val="0"/>
              <w:marTop w:val="0"/>
              <w:marBottom w:val="0"/>
              <w:divBdr>
                <w:top w:val="none" w:sz="0" w:space="0" w:color="auto"/>
                <w:left w:val="none" w:sz="0" w:space="0" w:color="auto"/>
                <w:bottom w:val="none" w:sz="0" w:space="0" w:color="auto"/>
                <w:right w:val="none" w:sz="0" w:space="0" w:color="auto"/>
              </w:divBdr>
            </w:div>
            <w:div w:id="1519466332">
              <w:marLeft w:val="0"/>
              <w:marRight w:val="0"/>
              <w:marTop w:val="0"/>
              <w:marBottom w:val="0"/>
              <w:divBdr>
                <w:top w:val="none" w:sz="0" w:space="0" w:color="auto"/>
                <w:left w:val="none" w:sz="0" w:space="0" w:color="auto"/>
                <w:bottom w:val="none" w:sz="0" w:space="0" w:color="auto"/>
                <w:right w:val="none" w:sz="0" w:space="0" w:color="auto"/>
              </w:divBdr>
            </w:div>
            <w:div w:id="1490366046">
              <w:marLeft w:val="0"/>
              <w:marRight w:val="0"/>
              <w:marTop w:val="0"/>
              <w:marBottom w:val="0"/>
              <w:divBdr>
                <w:top w:val="none" w:sz="0" w:space="0" w:color="auto"/>
                <w:left w:val="none" w:sz="0" w:space="0" w:color="auto"/>
                <w:bottom w:val="none" w:sz="0" w:space="0" w:color="auto"/>
                <w:right w:val="none" w:sz="0" w:space="0" w:color="auto"/>
              </w:divBdr>
            </w:div>
            <w:div w:id="1665816794">
              <w:marLeft w:val="0"/>
              <w:marRight w:val="0"/>
              <w:marTop w:val="0"/>
              <w:marBottom w:val="0"/>
              <w:divBdr>
                <w:top w:val="none" w:sz="0" w:space="0" w:color="auto"/>
                <w:left w:val="none" w:sz="0" w:space="0" w:color="auto"/>
                <w:bottom w:val="none" w:sz="0" w:space="0" w:color="auto"/>
                <w:right w:val="none" w:sz="0" w:space="0" w:color="auto"/>
              </w:divBdr>
            </w:div>
            <w:div w:id="1159036320">
              <w:marLeft w:val="0"/>
              <w:marRight w:val="0"/>
              <w:marTop w:val="0"/>
              <w:marBottom w:val="0"/>
              <w:divBdr>
                <w:top w:val="none" w:sz="0" w:space="0" w:color="auto"/>
                <w:left w:val="none" w:sz="0" w:space="0" w:color="auto"/>
                <w:bottom w:val="none" w:sz="0" w:space="0" w:color="auto"/>
                <w:right w:val="none" w:sz="0" w:space="0" w:color="auto"/>
              </w:divBdr>
            </w:div>
            <w:div w:id="544608308">
              <w:marLeft w:val="0"/>
              <w:marRight w:val="0"/>
              <w:marTop w:val="0"/>
              <w:marBottom w:val="0"/>
              <w:divBdr>
                <w:top w:val="none" w:sz="0" w:space="0" w:color="auto"/>
                <w:left w:val="none" w:sz="0" w:space="0" w:color="auto"/>
                <w:bottom w:val="none" w:sz="0" w:space="0" w:color="auto"/>
                <w:right w:val="none" w:sz="0" w:space="0" w:color="auto"/>
              </w:divBdr>
            </w:div>
            <w:div w:id="473714674">
              <w:marLeft w:val="0"/>
              <w:marRight w:val="0"/>
              <w:marTop w:val="0"/>
              <w:marBottom w:val="0"/>
              <w:divBdr>
                <w:top w:val="none" w:sz="0" w:space="0" w:color="auto"/>
                <w:left w:val="none" w:sz="0" w:space="0" w:color="auto"/>
                <w:bottom w:val="none" w:sz="0" w:space="0" w:color="auto"/>
                <w:right w:val="none" w:sz="0" w:space="0" w:color="auto"/>
              </w:divBdr>
            </w:div>
            <w:div w:id="631984026">
              <w:marLeft w:val="0"/>
              <w:marRight w:val="0"/>
              <w:marTop w:val="0"/>
              <w:marBottom w:val="0"/>
              <w:divBdr>
                <w:top w:val="none" w:sz="0" w:space="0" w:color="auto"/>
                <w:left w:val="none" w:sz="0" w:space="0" w:color="auto"/>
                <w:bottom w:val="none" w:sz="0" w:space="0" w:color="auto"/>
                <w:right w:val="none" w:sz="0" w:space="0" w:color="auto"/>
              </w:divBdr>
            </w:div>
            <w:div w:id="1948733815">
              <w:marLeft w:val="0"/>
              <w:marRight w:val="0"/>
              <w:marTop w:val="0"/>
              <w:marBottom w:val="0"/>
              <w:divBdr>
                <w:top w:val="none" w:sz="0" w:space="0" w:color="auto"/>
                <w:left w:val="none" w:sz="0" w:space="0" w:color="auto"/>
                <w:bottom w:val="none" w:sz="0" w:space="0" w:color="auto"/>
                <w:right w:val="none" w:sz="0" w:space="0" w:color="auto"/>
              </w:divBdr>
            </w:div>
            <w:div w:id="1366175090">
              <w:marLeft w:val="0"/>
              <w:marRight w:val="0"/>
              <w:marTop w:val="0"/>
              <w:marBottom w:val="0"/>
              <w:divBdr>
                <w:top w:val="none" w:sz="0" w:space="0" w:color="auto"/>
                <w:left w:val="none" w:sz="0" w:space="0" w:color="auto"/>
                <w:bottom w:val="none" w:sz="0" w:space="0" w:color="auto"/>
                <w:right w:val="none" w:sz="0" w:space="0" w:color="auto"/>
              </w:divBdr>
            </w:div>
            <w:div w:id="267205375">
              <w:marLeft w:val="0"/>
              <w:marRight w:val="0"/>
              <w:marTop w:val="0"/>
              <w:marBottom w:val="0"/>
              <w:divBdr>
                <w:top w:val="none" w:sz="0" w:space="0" w:color="auto"/>
                <w:left w:val="none" w:sz="0" w:space="0" w:color="auto"/>
                <w:bottom w:val="none" w:sz="0" w:space="0" w:color="auto"/>
                <w:right w:val="none" w:sz="0" w:space="0" w:color="auto"/>
              </w:divBdr>
            </w:div>
            <w:div w:id="1337072999">
              <w:marLeft w:val="0"/>
              <w:marRight w:val="0"/>
              <w:marTop w:val="0"/>
              <w:marBottom w:val="0"/>
              <w:divBdr>
                <w:top w:val="none" w:sz="0" w:space="0" w:color="auto"/>
                <w:left w:val="none" w:sz="0" w:space="0" w:color="auto"/>
                <w:bottom w:val="none" w:sz="0" w:space="0" w:color="auto"/>
                <w:right w:val="none" w:sz="0" w:space="0" w:color="auto"/>
              </w:divBdr>
            </w:div>
            <w:div w:id="292059725">
              <w:marLeft w:val="0"/>
              <w:marRight w:val="0"/>
              <w:marTop w:val="0"/>
              <w:marBottom w:val="0"/>
              <w:divBdr>
                <w:top w:val="none" w:sz="0" w:space="0" w:color="auto"/>
                <w:left w:val="none" w:sz="0" w:space="0" w:color="auto"/>
                <w:bottom w:val="none" w:sz="0" w:space="0" w:color="auto"/>
                <w:right w:val="none" w:sz="0" w:space="0" w:color="auto"/>
              </w:divBdr>
            </w:div>
            <w:div w:id="272522707">
              <w:marLeft w:val="0"/>
              <w:marRight w:val="0"/>
              <w:marTop w:val="0"/>
              <w:marBottom w:val="0"/>
              <w:divBdr>
                <w:top w:val="none" w:sz="0" w:space="0" w:color="auto"/>
                <w:left w:val="none" w:sz="0" w:space="0" w:color="auto"/>
                <w:bottom w:val="none" w:sz="0" w:space="0" w:color="auto"/>
                <w:right w:val="none" w:sz="0" w:space="0" w:color="auto"/>
              </w:divBdr>
            </w:div>
            <w:div w:id="384179215">
              <w:marLeft w:val="0"/>
              <w:marRight w:val="0"/>
              <w:marTop w:val="0"/>
              <w:marBottom w:val="0"/>
              <w:divBdr>
                <w:top w:val="none" w:sz="0" w:space="0" w:color="auto"/>
                <w:left w:val="none" w:sz="0" w:space="0" w:color="auto"/>
                <w:bottom w:val="none" w:sz="0" w:space="0" w:color="auto"/>
                <w:right w:val="none" w:sz="0" w:space="0" w:color="auto"/>
              </w:divBdr>
            </w:div>
            <w:div w:id="1984120208">
              <w:marLeft w:val="0"/>
              <w:marRight w:val="0"/>
              <w:marTop w:val="0"/>
              <w:marBottom w:val="0"/>
              <w:divBdr>
                <w:top w:val="none" w:sz="0" w:space="0" w:color="auto"/>
                <w:left w:val="none" w:sz="0" w:space="0" w:color="auto"/>
                <w:bottom w:val="none" w:sz="0" w:space="0" w:color="auto"/>
                <w:right w:val="none" w:sz="0" w:space="0" w:color="auto"/>
              </w:divBdr>
            </w:div>
            <w:div w:id="1223515859">
              <w:marLeft w:val="0"/>
              <w:marRight w:val="0"/>
              <w:marTop w:val="0"/>
              <w:marBottom w:val="0"/>
              <w:divBdr>
                <w:top w:val="none" w:sz="0" w:space="0" w:color="auto"/>
                <w:left w:val="none" w:sz="0" w:space="0" w:color="auto"/>
                <w:bottom w:val="none" w:sz="0" w:space="0" w:color="auto"/>
                <w:right w:val="none" w:sz="0" w:space="0" w:color="auto"/>
              </w:divBdr>
            </w:div>
            <w:div w:id="1873227454">
              <w:marLeft w:val="0"/>
              <w:marRight w:val="0"/>
              <w:marTop w:val="0"/>
              <w:marBottom w:val="0"/>
              <w:divBdr>
                <w:top w:val="none" w:sz="0" w:space="0" w:color="auto"/>
                <w:left w:val="none" w:sz="0" w:space="0" w:color="auto"/>
                <w:bottom w:val="none" w:sz="0" w:space="0" w:color="auto"/>
                <w:right w:val="none" w:sz="0" w:space="0" w:color="auto"/>
              </w:divBdr>
            </w:div>
            <w:div w:id="1090540383">
              <w:marLeft w:val="0"/>
              <w:marRight w:val="0"/>
              <w:marTop w:val="0"/>
              <w:marBottom w:val="0"/>
              <w:divBdr>
                <w:top w:val="none" w:sz="0" w:space="0" w:color="auto"/>
                <w:left w:val="none" w:sz="0" w:space="0" w:color="auto"/>
                <w:bottom w:val="none" w:sz="0" w:space="0" w:color="auto"/>
                <w:right w:val="none" w:sz="0" w:space="0" w:color="auto"/>
              </w:divBdr>
            </w:div>
            <w:div w:id="214509758">
              <w:marLeft w:val="0"/>
              <w:marRight w:val="0"/>
              <w:marTop w:val="0"/>
              <w:marBottom w:val="0"/>
              <w:divBdr>
                <w:top w:val="none" w:sz="0" w:space="0" w:color="auto"/>
                <w:left w:val="none" w:sz="0" w:space="0" w:color="auto"/>
                <w:bottom w:val="none" w:sz="0" w:space="0" w:color="auto"/>
                <w:right w:val="none" w:sz="0" w:space="0" w:color="auto"/>
              </w:divBdr>
            </w:div>
            <w:div w:id="261112010">
              <w:marLeft w:val="0"/>
              <w:marRight w:val="0"/>
              <w:marTop w:val="0"/>
              <w:marBottom w:val="0"/>
              <w:divBdr>
                <w:top w:val="none" w:sz="0" w:space="0" w:color="auto"/>
                <w:left w:val="none" w:sz="0" w:space="0" w:color="auto"/>
                <w:bottom w:val="none" w:sz="0" w:space="0" w:color="auto"/>
                <w:right w:val="none" w:sz="0" w:space="0" w:color="auto"/>
              </w:divBdr>
            </w:div>
            <w:div w:id="291247818">
              <w:marLeft w:val="0"/>
              <w:marRight w:val="0"/>
              <w:marTop w:val="0"/>
              <w:marBottom w:val="0"/>
              <w:divBdr>
                <w:top w:val="none" w:sz="0" w:space="0" w:color="auto"/>
                <w:left w:val="none" w:sz="0" w:space="0" w:color="auto"/>
                <w:bottom w:val="none" w:sz="0" w:space="0" w:color="auto"/>
                <w:right w:val="none" w:sz="0" w:space="0" w:color="auto"/>
              </w:divBdr>
            </w:div>
            <w:div w:id="1416708655">
              <w:marLeft w:val="0"/>
              <w:marRight w:val="0"/>
              <w:marTop w:val="0"/>
              <w:marBottom w:val="0"/>
              <w:divBdr>
                <w:top w:val="none" w:sz="0" w:space="0" w:color="auto"/>
                <w:left w:val="none" w:sz="0" w:space="0" w:color="auto"/>
                <w:bottom w:val="none" w:sz="0" w:space="0" w:color="auto"/>
                <w:right w:val="none" w:sz="0" w:space="0" w:color="auto"/>
              </w:divBdr>
            </w:div>
            <w:div w:id="452552710">
              <w:marLeft w:val="0"/>
              <w:marRight w:val="0"/>
              <w:marTop w:val="0"/>
              <w:marBottom w:val="0"/>
              <w:divBdr>
                <w:top w:val="none" w:sz="0" w:space="0" w:color="auto"/>
                <w:left w:val="none" w:sz="0" w:space="0" w:color="auto"/>
                <w:bottom w:val="none" w:sz="0" w:space="0" w:color="auto"/>
                <w:right w:val="none" w:sz="0" w:space="0" w:color="auto"/>
              </w:divBdr>
            </w:div>
            <w:div w:id="1214121270">
              <w:marLeft w:val="0"/>
              <w:marRight w:val="0"/>
              <w:marTop w:val="0"/>
              <w:marBottom w:val="0"/>
              <w:divBdr>
                <w:top w:val="none" w:sz="0" w:space="0" w:color="auto"/>
                <w:left w:val="none" w:sz="0" w:space="0" w:color="auto"/>
                <w:bottom w:val="none" w:sz="0" w:space="0" w:color="auto"/>
                <w:right w:val="none" w:sz="0" w:space="0" w:color="auto"/>
              </w:divBdr>
            </w:div>
            <w:div w:id="1615477207">
              <w:marLeft w:val="0"/>
              <w:marRight w:val="0"/>
              <w:marTop w:val="0"/>
              <w:marBottom w:val="0"/>
              <w:divBdr>
                <w:top w:val="none" w:sz="0" w:space="0" w:color="auto"/>
                <w:left w:val="none" w:sz="0" w:space="0" w:color="auto"/>
                <w:bottom w:val="none" w:sz="0" w:space="0" w:color="auto"/>
                <w:right w:val="none" w:sz="0" w:space="0" w:color="auto"/>
              </w:divBdr>
            </w:div>
            <w:div w:id="77020797">
              <w:marLeft w:val="0"/>
              <w:marRight w:val="0"/>
              <w:marTop w:val="0"/>
              <w:marBottom w:val="0"/>
              <w:divBdr>
                <w:top w:val="none" w:sz="0" w:space="0" w:color="auto"/>
                <w:left w:val="none" w:sz="0" w:space="0" w:color="auto"/>
                <w:bottom w:val="none" w:sz="0" w:space="0" w:color="auto"/>
                <w:right w:val="none" w:sz="0" w:space="0" w:color="auto"/>
              </w:divBdr>
            </w:div>
            <w:div w:id="1738163210">
              <w:marLeft w:val="0"/>
              <w:marRight w:val="0"/>
              <w:marTop w:val="0"/>
              <w:marBottom w:val="0"/>
              <w:divBdr>
                <w:top w:val="none" w:sz="0" w:space="0" w:color="auto"/>
                <w:left w:val="none" w:sz="0" w:space="0" w:color="auto"/>
                <w:bottom w:val="none" w:sz="0" w:space="0" w:color="auto"/>
                <w:right w:val="none" w:sz="0" w:space="0" w:color="auto"/>
              </w:divBdr>
            </w:div>
            <w:div w:id="1598513815">
              <w:marLeft w:val="0"/>
              <w:marRight w:val="0"/>
              <w:marTop w:val="0"/>
              <w:marBottom w:val="0"/>
              <w:divBdr>
                <w:top w:val="none" w:sz="0" w:space="0" w:color="auto"/>
                <w:left w:val="none" w:sz="0" w:space="0" w:color="auto"/>
                <w:bottom w:val="none" w:sz="0" w:space="0" w:color="auto"/>
                <w:right w:val="none" w:sz="0" w:space="0" w:color="auto"/>
              </w:divBdr>
            </w:div>
            <w:div w:id="1512986918">
              <w:marLeft w:val="0"/>
              <w:marRight w:val="0"/>
              <w:marTop w:val="0"/>
              <w:marBottom w:val="0"/>
              <w:divBdr>
                <w:top w:val="none" w:sz="0" w:space="0" w:color="auto"/>
                <w:left w:val="none" w:sz="0" w:space="0" w:color="auto"/>
                <w:bottom w:val="none" w:sz="0" w:space="0" w:color="auto"/>
                <w:right w:val="none" w:sz="0" w:space="0" w:color="auto"/>
              </w:divBdr>
            </w:div>
            <w:div w:id="794449823">
              <w:marLeft w:val="0"/>
              <w:marRight w:val="0"/>
              <w:marTop w:val="0"/>
              <w:marBottom w:val="0"/>
              <w:divBdr>
                <w:top w:val="none" w:sz="0" w:space="0" w:color="auto"/>
                <w:left w:val="none" w:sz="0" w:space="0" w:color="auto"/>
                <w:bottom w:val="none" w:sz="0" w:space="0" w:color="auto"/>
                <w:right w:val="none" w:sz="0" w:space="0" w:color="auto"/>
              </w:divBdr>
            </w:div>
            <w:div w:id="23100622">
              <w:marLeft w:val="0"/>
              <w:marRight w:val="0"/>
              <w:marTop w:val="0"/>
              <w:marBottom w:val="0"/>
              <w:divBdr>
                <w:top w:val="none" w:sz="0" w:space="0" w:color="auto"/>
                <w:left w:val="none" w:sz="0" w:space="0" w:color="auto"/>
                <w:bottom w:val="none" w:sz="0" w:space="0" w:color="auto"/>
                <w:right w:val="none" w:sz="0" w:space="0" w:color="auto"/>
              </w:divBdr>
            </w:div>
            <w:div w:id="413094024">
              <w:marLeft w:val="0"/>
              <w:marRight w:val="0"/>
              <w:marTop w:val="0"/>
              <w:marBottom w:val="0"/>
              <w:divBdr>
                <w:top w:val="none" w:sz="0" w:space="0" w:color="auto"/>
                <w:left w:val="none" w:sz="0" w:space="0" w:color="auto"/>
                <w:bottom w:val="none" w:sz="0" w:space="0" w:color="auto"/>
                <w:right w:val="none" w:sz="0" w:space="0" w:color="auto"/>
              </w:divBdr>
            </w:div>
            <w:div w:id="149637494">
              <w:marLeft w:val="0"/>
              <w:marRight w:val="0"/>
              <w:marTop w:val="0"/>
              <w:marBottom w:val="0"/>
              <w:divBdr>
                <w:top w:val="none" w:sz="0" w:space="0" w:color="auto"/>
                <w:left w:val="none" w:sz="0" w:space="0" w:color="auto"/>
                <w:bottom w:val="none" w:sz="0" w:space="0" w:color="auto"/>
                <w:right w:val="none" w:sz="0" w:space="0" w:color="auto"/>
              </w:divBdr>
            </w:div>
            <w:div w:id="1686251033">
              <w:marLeft w:val="0"/>
              <w:marRight w:val="0"/>
              <w:marTop w:val="0"/>
              <w:marBottom w:val="0"/>
              <w:divBdr>
                <w:top w:val="none" w:sz="0" w:space="0" w:color="auto"/>
                <w:left w:val="none" w:sz="0" w:space="0" w:color="auto"/>
                <w:bottom w:val="none" w:sz="0" w:space="0" w:color="auto"/>
                <w:right w:val="none" w:sz="0" w:space="0" w:color="auto"/>
              </w:divBdr>
            </w:div>
            <w:div w:id="654259123">
              <w:marLeft w:val="0"/>
              <w:marRight w:val="0"/>
              <w:marTop w:val="0"/>
              <w:marBottom w:val="0"/>
              <w:divBdr>
                <w:top w:val="none" w:sz="0" w:space="0" w:color="auto"/>
                <w:left w:val="none" w:sz="0" w:space="0" w:color="auto"/>
                <w:bottom w:val="none" w:sz="0" w:space="0" w:color="auto"/>
                <w:right w:val="none" w:sz="0" w:space="0" w:color="auto"/>
              </w:divBdr>
            </w:div>
            <w:div w:id="43407465">
              <w:marLeft w:val="0"/>
              <w:marRight w:val="0"/>
              <w:marTop w:val="0"/>
              <w:marBottom w:val="0"/>
              <w:divBdr>
                <w:top w:val="none" w:sz="0" w:space="0" w:color="auto"/>
                <w:left w:val="none" w:sz="0" w:space="0" w:color="auto"/>
                <w:bottom w:val="none" w:sz="0" w:space="0" w:color="auto"/>
                <w:right w:val="none" w:sz="0" w:space="0" w:color="auto"/>
              </w:divBdr>
            </w:div>
            <w:div w:id="1230266734">
              <w:marLeft w:val="0"/>
              <w:marRight w:val="0"/>
              <w:marTop w:val="0"/>
              <w:marBottom w:val="0"/>
              <w:divBdr>
                <w:top w:val="none" w:sz="0" w:space="0" w:color="auto"/>
                <w:left w:val="none" w:sz="0" w:space="0" w:color="auto"/>
                <w:bottom w:val="none" w:sz="0" w:space="0" w:color="auto"/>
                <w:right w:val="none" w:sz="0" w:space="0" w:color="auto"/>
              </w:divBdr>
            </w:div>
            <w:div w:id="1470123040">
              <w:marLeft w:val="0"/>
              <w:marRight w:val="0"/>
              <w:marTop w:val="0"/>
              <w:marBottom w:val="0"/>
              <w:divBdr>
                <w:top w:val="none" w:sz="0" w:space="0" w:color="auto"/>
                <w:left w:val="none" w:sz="0" w:space="0" w:color="auto"/>
                <w:bottom w:val="none" w:sz="0" w:space="0" w:color="auto"/>
                <w:right w:val="none" w:sz="0" w:space="0" w:color="auto"/>
              </w:divBdr>
            </w:div>
            <w:div w:id="405107366">
              <w:marLeft w:val="0"/>
              <w:marRight w:val="0"/>
              <w:marTop w:val="0"/>
              <w:marBottom w:val="0"/>
              <w:divBdr>
                <w:top w:val="none" w:sz="0" w:space="0" w:color="auto"/>
                <w:left w:val="none" w:sz="0" w:space="0" w:color="auto"/>
                <w:bottom w:val="none" w:sz="0" w:space="0" w:color="auto"/>
                <w:right w:val="none" w:sz="0" w:space="0" w:color="auto"/>
              </w:divBdr>
            </w:div>
            <w:div w:id="1787772792">
              <w:marLeft w:val="0"/>
              <w:marRight w:val="0"/>
              <w:marTop w:val="0"/>
              <w:marBottom w:val="0"/>
              <w:divBdr>
                <w:top w:val="none" w:sz="0" w:space="0" w:color="auto"/>
                <w:left w:val="none" w:sz="0" w:space="0" w:color="auto"/>
                <w:bottom w:val="none" w:sz="0" w:space="0" w:color="auto"/>
                <w:right w:val="none" w:sz="0" w:space="0" w:color="auto"/>
              </w:divBdr>
            </w:div>
            <w:div w:id="200174019">
              <w:marLeft w:val="0"/>
              <w:marRight w:val="0"/>
              <w:marTop w:val="0"/>
              <w:marBottom w:val="0"/>
              <w:divBdr>
                <w:top w:val="none" w:sz="0" w:space="0" w:color="auto"/>
                <w:left w:val="none" w:sz="0" w:space="0" w:color="auto"/>
                <w:bottom w:val="none" w:sz="0" w:space="0" w:color="auto"/>
                <w:right w:val="none" w:sz="0" w:space="0" w:color="auto"/>
              </w:divBdr>
            </w:div>
            <w:div w:id="1981762118">
              <w:marLeft w:val="0"/>
              <w:marRight w:val="0"/>
              <w:marTop w:val="0"/>
              <w:marBottom w:val="0"/>
              <w:divBdr>
                <w:top w:val="none" w:sz="0" w:space="0" w:color="auto"/>
                <w:left w:val="none" w:sz="0" w:space="0" w:color="auto"/>
                <w:bottom w:val="none" w:sz="0" w:space="0" w:color="auto"/>
                <w:right w:val="none" w:sz="0" w:space="0" w:color="auto"/>
              </w:divBdr>
            </w:div>
            <w:div w:id="223180681">
              <w:marLeft w:val="0"/>
              <w:marRight w:val="0"/>
              <w:marTop w:val="0"/>
              <w:marBottom w:val="0"/>
              <w:divBdr>
                <w:top w:val="none" w:sz="0" w:space="0" w:color="auto"/>
                <w:left w:val="none" w:sz="0" w:space="0" w:color="auto"/>
                <w:bottom w:val="none" w:sz="0" w:space="0" w:color="auto"/>
                <w:right w:val="none" w:sz="0" w:space="0" w:color="auto"/>
              </w:divBdr>
            </w:div>
            <w:div w:id="1811894845">
              <w:marLeft w:val="0"/>
              <w:marRight w:val="0"/>
              <w:marTop w:val="0"/>
              <w:marBottom w:val="0"/>
              <w:divBdr>
                <w:top w:val="none" w:sz="0" w:space="0" w:color="auto"/>
                <w:left w:val="none" w:sz="0" w:space="0" w:color="auto"/>
                <w:bottom w:val="none" w:sz="0" w:space="0" w:color="auto"/>
                <w:right w:val="none" w:sz="0" w:space="0" w:color="auto"/>
              </w:divBdr>
            </w:div>
            <w:div w:id="133134999">
              <w:marLeft w:val="0"/>
              <w:marRight w:val="0"/>
              <w:marTop w:val="0"/>
              <w:marBottom w:val="0"/>
              <w:divBdr>
                <w:top w:val="none" w:sz="0" w:space="0" w:color="auto"/>
                <w:left w:val="none" w:sz="0" w:space="0" w:color="auto"/>
                <w:bottom w:val="none" w:sz="0" w:space="0" w:color="auto"/>
                <w:right w:val="none" w:sz="0" w:space="0" w:color="auto"/>
              </w:divBdr>
            </w:div>
            <w:div w:id="456069300">
              <w:marLeft w:val="0"/>
              <w:marRight w:val="0"/>
              <w:marTop w:val="0"/>
              <w:marBottom w:val="0"/>
              <w:divBdr>
                <w:top w:val="none" w:sz="0" w:space="0" w:color="auto"/>
                <w:left w:val="none" w:sz="0" w:space="0" w:color="auto"/>
                <w:bottom w:val="none" w:sz="0" w:space="0" w:color="auto"/>
                <w:right w:val="none" w:sz="0" w:space="0" w:color="auto"/>
              </w:divBdr>
            </w:div>
            <w:div w:id="1662150405">
              <w:marLeft w:val="0"/>
              <w:marRight w:val="0"/>
              <w:marTop w:val="0"/>
              <w:marBottom w:val="0"/>
              <w:divBdr>
                <w:top w:val="none" w:sz="0" w:space="0" w:color="auto"/>
                <w:left w:val="none" w:sz="0" w:space="0" w:color="auto"/>
                <w:bottom w:val="none" w:sz="0" w:space="0" w:color="auto"/>
                <w:right w:val="none" w:sz="0" w:space="0" w:color="auto"/>
              </w:divBdr>
            </w:div>
            <w:div w:id="1341540262">
              <w:marLeft w:val="0"/>
              <w:marRight w:val="0"/>
              <w:marTop w:val="0"/>
              <w:marBottom w:val="0"/>
              <w:divBdr>
                <w:top w:val="none" w:sz="0" w:space="0" w:color="auto"/>
                <w:left w:val="none" w:sz="0" w:space="0" w:color="auto"/>
                <w:bottom w:val="none" w:sz="0" w:space="0" w:color="auto"/>
                <w:right w:val="none" w:sz="0" w:space="0" w:color="auto"/>
              </w:divBdr>
            </w:div>
            <w:div w:id="1499421720">
              <w:marLeft w:val="0"/>
              <w:marRight w:val="0"/>
              <w:marTop w:val="0"/>
              <w:marBottom w:val="0"/>
              <w:divBdr>
                <w:top w:val="none" w:sz="0" w:space="0" w:color="auto"/>
                <w:left w:val="none" w:sz="0" w:space="0" w:color="auto"/>
                <w:bottom w:val="none" w:sz="0" w:space="0" w:color="auto"/>
                <w:right w:val="none" w:sz="0" w:space="0" w:color="auto"/>
              </w:divBdr>
            </w:div>
            <w:div w:id="664430439">
              <w:marLeft w:val="0"/>
              <w:marRight w:val="0"/>
              <w:marTop w:val="0"/>
              <w:marBottom w:val="0"/>
              <w:divBdr>
                <w:top w:val="none" w:sz="0" w:space="0" w:color="auto"/>
                <w:left w:val="none" w:sz="0" w:space="0" w:color="auto"/>
                <w:bottom w:val="none" w:sz="0" w:space="0" w:color="auto"/>
                <w:right w:val="none" w:sz="0" w:space="0" w:color="auto"/>
              </w:divBdr>
            </w:div>
            <w:div w:id="1979801983">
              <w:marLeft w:val="0"/>
              <w:marRight w:val="0"/>
              <w:marTop w:val="0"/>
              <w:marBottom w:val="0"/>
              <w:divBdr>
                <w:top w:val="none" w:sz="0" w:space="0" w:color="auto"/>
                <w:left w:val="none" w:sz="0" w:space="0" w:color="auto"/>
                <w:bottom w:val="none" w:sz="0" w:space="0" w:color="auto"/>
                <w:right w:val="none" w:sz="0" w:space="0" w:color="auto"/>
              </w:divBdr>
            </w:div>
            <w:div w:id="1969820048">
              <w:marLeft w:val="0"/>
              <w:marRight w:val="0"/>
              <w:marTop w:val="0"/>
              <w:marBottom w:val="0"/>
              <w:divBdr>
                <w:top w:val="none" w:sz="0" w:space="0" w:color="auto"/>
                <w:left w:val="none" w:sz="0" w:space="0" w:color="auto"/>
                <w:bottom w:val="none" w:sz="0" w:space="0" w:color="auto"/>
                <w:right w:val="none" w:sz="0" w:space="0" w:color="auto"/>
              </w:divBdr>
            </w:div>
            <w:div w:id="1356074593">
              <w:marLeft w:val="0"/>
              <w:marRight w:val="0"/>
              <w:marTop w:val="0"/>
              <w:marBottom w:val="0"/>
              <w:divBdr>
                <w:top w:val="none" w:sz="0" w:space="0" w:color="auto"/>
                <w:left w:val="none" w:sz="0" w:space="0" w:color="auto"/>
                <w:bottom w:val="none" w:sz="0" w:space="0" w:color="auto"/>
                <w:right w:val="none" w:sz="0" w:space="0" w:color="auto"/>
              </w:divBdr>
            </w:div>
            <w:div w:id="729036375">
              <w:marLeft w:val="0"/>
              <w:marRight w:val="0"/>
              <w:marTop w:val="0"/>
              <w:marBottom w:val="0"/>
              <w:divBdr>
                <w:top w:val="none" w:sz="0" w:space="0" w:color="auto"/>
                <w:left w:val="none" w:sz="0" w:space="0" w:color="auto"/>
                <w:bottom w:val="none" w:sz="0" w:space="0" w:color="auto"/>
                <w:right w:val="none" w:sz="0" w:space="0" w:color="auto"/>
              </w:divBdr>
            </w:div>
            <w:div w:id="1129007129">
              <w:marLeft w:val="0"/>
              <w:marRight w:val="0"/>
              <w:marTop w:val="0"/>
              <w:marBottom w:val="0"/>
              <w:divBdr>
                <w:top w:val="none" w:sz="0" w:space="0" w:color="auto"/>
                <w:left w:val="none" w:sz="0" w:space="0" w:color="auto"/>
                <w:bottom w:val="none" w:sz="0" w:space="0" w:color="auto"/>
                <w:right w:val="none" w:sz="0" w:space="0" w:color="auto"/>
              </w:divBdr>
            </w:div>
            <w:div w:id="138618135">
              <w:marLeft w:val="0"/>
              <w:marRight w:val="0"/>
              <w:marTop w:val="0"/>
              <w:marBottom w:val="0"/>
              <w:divBdr>
                <w:top w:val="none" w:sz="0" w:space="0" w:color="auto"/>
                <w:left w:val="none" w:sz="0" w:space="0" w:color="auto"/>
                <w:bottom w:val="none" w:sz="0" w:space="0" w:color="auto"/>
                <w:right w:val="none" w:sz="0" w:space="0" w:color="auto"/>
              </w:divBdr>
            </w:div>
            <w:div w:id="108361824">
              <w:marLeft w:val="0"/>
              <w:marRight w:val="0"/>
              <w:marTop w:val="0"/>
              <w:marBottom w:val="0"/>
              <w:divBdr>
                <w:top w:val="none" w:sz="0" w:space="0" w:color="auto"/>
                <w:left w:val="none" w:sz="0" w:space="0" w:color="auto"/>
                <w:bottom w:val="none" w:sz="0" w:space="0" w:color="auto"/>
                <w:right w:val="none" w:sz="0" w:space="0" w:color="auto"/>
              </w:divBdr>
            </w:div>
            <w:div w:id="425732998">
              <w:marLeft w:val="0"/>
              <w:marRight w:val="0"/>
              <w:marTop w:val="0"/>
              <w:marBottom w:val="0"/>
              <w:divBdr>
                <w:top w:val="none" w:sz="0" w:space="0" w:color="auto"/>
                <w:left w:val="none" w:sz="0" w:space="0" w:color="auto"/>
                <w:bottom w:val="none" w:sz="0" w:space="0" w:color="auto"/>
                <w:right w:val="none" w:sz="0" w:space="0" w:color="auto"/>
              </w:divBdr>
            </w:div>
            <w:div w:id="1129475348">
              <w:marLeft w:val="0"/>
              <w:marRight w:val="0"/>
              <w:marTop w:val="0"/>
              <w:marBottom w:val="0"/>
              <w:divBdr>
                <w:top w:val="none" w:sz="0" w:space="0" w:color="auto"/>
                <w:left w:val="none" w:sz="0" w:space="0" w:color="auto"/>
                <w:bottom w:val="none" w:sz="0" w:space="0" w:color="auto"/>
                <w:right w:val="none" w:sz="0" w:space="0" w:color="auto"/>
              </w:divBdr>
            </w:div>
            <w:div w:id="1121461046">
              <w:marLeft w:val="0"/>
              <w:marRight w:val="0"/>
              <w:marTop w:val="0"/>
              <w:marBottom w:val="0"/>
              <w:divBdr>
                <w:top w:val="none" w:sz="0" w:space="0" w:color="auto"/>
                <w:left w:val="none" w:sz="0" w:space="0" w:color="auto"/>
                <w:bottom w:val="none" w:sz="0" w:space="0" w:color="auto"/>
                <w:right w:val="none" w:sz="0" w:space="0" w:color="auto"/>
              </w:divBdr>
            </w:div>
            <w:div w:id="1619218521">
              <w:marLeft w:val="0"/>
              <w:marRight w:val="0"/>
              <w:marTop w:val="0"/>
              <w:marBottom w:val="0"/>
              <w:divBdr>
                <w:top w:val="none" w:sz="0" w:space="0" w:color="auto"/>
                <w:left w:val="none" w:sz="0" w:space="0" w:color="auto"/>
                <w:bottom w:val="none" w:sz="0" w:space="0" w:color="auto"/>
                <w:right w:val="none" w:sz="0" w:space="0" w:color="auto"/>
              </w:divBdr>
            </w:div>
            <w:div w:id="1941907172">
              <w:marLeft w:val="0"/>
              <w:marRight w:val="0"/>
              <w:marTop w:val="0"/>
              <w:marBottom w:val="0"/>
              <w:divBdr>
                <w:top w:val="none" w:sz="0" w:space="0" w:color="auto"/>
                <w:left w:val="none" w:sz="0" w:space="0" w:color="auto"/>
                <w:bottom w:val="none" w:sz="0" w:space="0" w:color="auto"/>
                <w:right w:val="none" w:sz="0" w:space="0" w:color="auto"/>
              </w:divBdr>
            </w:div>
            <w:div w:id="174196583">
              <w:marLeft w:val="0"/>
              <w:marRight w:val="0"/>
              <w:marTop w:val="0"/>
              <w:marBottom w:val="0"/>
              <w:divBdr>
                <w:top w:val="none" w:sz="0" w:space="0" w:color="auto"/>
                <w:left w:val="none" w:sz="0" w:space="0" w:color="auto"/>
                <w:bottom w:val="none" w:sz="0" w:space="0" w:color="auto"/>
                <w:right w:val="none" w:sz="0" w:space="0" w:color="auto"/>
              </w:divBdr>
            </w:div>
            <w:div w:id="2059670065">
              <w:marLeft w:val="0"/>
              <w:marRight w:val="0"/>
              <w:marTop w:val="0"/>
              <w:marBottom w:val="0"/>
              <w:divBdr>
                <w:top w:val="none" w:sz="0" w:space="0" w:color="auto"/>
                <w:left w:val="none" w:sz="0" w:space="0" w:color="auto"/>
                <w:bottom w:val="none" w:sz="0" w:space="0" w:color="auto"/>
                <w:right w:val="none" w:sz="0" w:space="0" w:color="auto"/>
              </w:divBdr>
            </w:div>
            <w:div w:id="24601284">
              <w:marLeft w:val="0"/>
              <w:marRight w:val="0"/>
              <w:marTop w:val="0"/>
              <w:marBottom w:val="0"/>
              <w:divBdr>
                <w:top w:val="none" w:sz="0" w:space="0" w:color="auto"/>
                <w:left w:val="none" w:sz="0" w:space="0" w:color="auto"/>
                <w:bottom w:val="none" w:sz="0" w:space="0" w:color="auto"/>
                <w:right w:val="none" w:sz="0" w:space="0" w:color="auto"/>
              </w:divBdr>
            </w:div>
            <w:div w:id="819729730">
              <w:marLeft w:val="0"/>
              <w:marRight w:val="0"/>
              <w:marTop w:val="0"/>
              <w:marBottom w:val="0"/>
              <w:divBdr>
                <w:top w:val="none" w:sz="0" w:space="0" w:color="auto"/>
                <w:left w:val="none" w:sz="0" w:space="0" w:color="auto"/>
                <w:bottom w:val="none" w:sz="0" w:space="0" w:color="auto"/>
                <w:right w:val="none" w:sz="0" w:space="0" w:color="auto"/>
              </w:divBdr>
            </w:div>
            <w:div w:id="293605071">
              <w:marLeft w:val="0"/>
              <w:marRight w:val="0"/>
              <w:marTop w:val="0"/>
              <w:marBottom w:val="0"/>
              <w:divBdr>
                <w:top w:val="none" w:sz="0" w:space="0" w:color="auto"/>
                <w:left w:val="none" w:sz="0" w:space="0" w:color="auto"/>
                <w:bottom w:val="none" w:sz="0" w:space="0" w:color="auto"/>
                <w:right w:val="none" w:sz="0" w:space="0" w:color="auto"/>
              </w:divBdr>
            </w:div>
            <w:div w:id="828445659">
              <w:marLeft w:val="0"/>
              <w:marRight w:val="0"/>
              <w:marTop w:val="0"/>
              <w:marBottom w:val="0"/>
              <w:divBdr>
                <w:top w:val="none" w:sz="0" w:space="0" w:color="auto"/>
                <w:left w:val="none" w:sz="0" w:space="0" w:color="auto"/>
                <w:bottom w:val="none" w:sz="0" w:space="0" w:color="auto"/>
                <w:right w:val="none" w:sz="0" w:space="0" w:color="auto"/>
              </w:divBdr>
            </w:div>
            <w:div w:id="1080180780">
              <w:marLeft w:val="0"/>
              <w:marRight w:val="0"/>
              <w:marTop w:val="0"/>
              <w:marBottom w:val="0"/>
              <w:divBdr>
                <w:top w:val="none" w:sz="0" w:space="0" w:color="auto"/>
                <w:left w:val="none" w:sz="0" w:space="0" w:color="auto"/>
                <w:bottom w:val="none" w:sz="0" w:space="0" w:color="auto"/>
                <w:right w:val="none" w:sz="0" w:space="0" w:color="auto"/>
              </w:divBdr>
            </w:div>
            <w:div w:id="58486240">
              <w:marLeft w:val="0"/>
              <w:marRight w:val="0"/>
              <w:marTop w:val="0"/>
              <w:marBottom w:val="0"/>
              <w:divBdr>
                <w:top w:val="none" w:sz="0" w:space="0" w:color="auto"/>
                <w:left w:val="none" w:sz="0" w:space="0" w:color="auto"/>
                <w:bottom w:val="none" w:sz="0" w:space="0" w:color="auto"/>
                <w:right w:val="none" w:sz="0" w:space="0" w:color="auto"/>
              </w:divBdr>
            </w:div>
            <w:div w:id="1375153184">
              <w:marLeft w:val="0"/>
              <w:marRight w:val="0"/>
              <w:marTop w:val="0"/>
              <w:marBottom w:val="0"/>
              <w:divBdr>
                <w:top w:val="none" w:sz="0" w:space="0" w:color="auto"/>
                <w:left w:val="none" w:sz="0" w:space="0" w:color="auto"/>
                <w:bottom w:val="none" w:sz="0" w:space="0" w:color="auto"/>
                <w:right w:val="none" w:sz="0" w:space="0" w:color="auto"/>
              </w:divBdr>
            </w:div>
            <w:div w:id="1711883344">
              <w:marLeft w:val="0"/>
              <w:marRight w:val="0"/>
              <w:marTop w:val="0"/>
              <w:marBottom w:val="0"/>
              <w:divBdr>
                <w:top w:val="none" w:sz="0" w:space="0" w:color="auto"/>
                <w:left w:val="none" w:sz="0" w:space="0" w:color="auto"/>
                <w:bottom w:val="none" w:sz="0" w:space="0" w:color="auto"/>
                <w:right w:val="none" w:sz="0" w:space="0" w:color="auto"/>
              </w:divBdr>
            </w:div>
            <w:div w:id="1542593394">
              <w:marLeft w:val="0"/>
              <w:marRight w:val="0"/>
              <w:marTop w:val="0"/>
              <w:marBottom w:val="0"/>
              <w:divBdr>
                <w:top w:val="none" w:sz="0" w:space="0" w:color="auto"/>
                <w:left w:val="none" w:sz="0" w:space="0" w:color="auto"/>
                <w:bottom w:val="none" w:sz="0" w:space="0" w:color="auto"/>
                <w:right w:val="none" w:sz="0" w:space="0" w:color="auto"/>
              </w:divBdr>
            </w:div>
            <w:div w:id="2127238373">
              <w:marLeft w:val="0"/>
              <w:marRight w:val="0"/>
              <w:marTop w:val="0"/>
              <w:marBottom w:val="0"/>
              <w:divBdr>
                <w:top w:val="none" w:sz="0" w:space="0" w:color="auto"/>
                <w:left w:val="none" w:sz="0" w:space="0" w:color="auto"/>
                <w:bottom w:val="none" w:sz="0" w:space="0" w:color="auto"/>
                <w:right w:val="none" w:sz="0" w:space="0" w:color="auto"/>
              </w:divBdr>
            </w:div>
            <w:div w:id="722679163">
              <w:marLeft w:val="0"/>
              <w:marRight w:val="0"/>
              <w:marTop w:val="0"/>
              <w:marBottom w:val="0"/>
              <w:divBdr>
                <w:top w:val="none" w:sz="0" w:space="0" w:color="auto"/>
                <w:left w:val="none" w:sz="0" w:space="0" w:color="auto"/>
                <w:bottom w:val="none" w:sz="0" w:space="0" w:color="auto"/>
                <w:right w:val="none" w:sz="0" w:space="0" w:color="auto"/>
              </w:divBdr>
            </w:div>
            <w:div w:id="1125925199">
              <w:marLeft w:val="0"/>
              <w:marRight w:val="0"/>
              <w:marTop w:val="0"/>
              <w:marBottom w:val="0"/>
              <w:divBdr>
                <w:top w:val="none" w:sz="0" w:space="0" w:color="auto"/>
                <w:left w:val="none" w:sz="0" w:space="0" w:color="auto"/>
                <w:bottom w:val="none" w:sz="0" w:space="0" w:color="auto"/>
                <w:right w:val="none" w:sz="0" w:space="0" w:color="auto"/>
              </w:divBdr>
            </w:div>
            <w:div w:id="535195816">
              <w:marLeft w:val="0"/>
              <w:marRight w:val="0"/>
              <w:marTop w:val="0"/>
              <w:marBottom w:val="0"/>
              <w:divBdr>
                <w:top w:val="none" w:sz="0" w:space="0" w:color="auto"/>
                <w:left w:val="none" w:sz="0" w:space="0" w:color="auto"/>
                <w:bottom w:val="none" w:sz="0" w:space="0" w:color="auto"/>
                <w:right w:val="none" w:sz="0" w:space="0" w:color="auto"/>
              </w:divBdr>
            </w:div>
            <w:div w:id="2031565072">
              <w:marLeft w:val="0"/>
              <w:marRight w:val="0"/>
              <w:marTop w:val="0"/>
              <w:marBottom w:val="0"/>
              <w:divBdr>
                <w:top w:val="none" w:sz="0" w:space="0" w:color="auto"/>
                <w:left w:val="none" w:sz="0" w:space="0" w:color="auto"/>
                <w:bottom w:val="none" w:sz="0" w:space="0" w:color="auto"/>
                <w:right w:val="none" w:sz="0" w:space="0" w:color="auto"/>
              </w:divBdr>
            </w:div>
            <w:div w:id="1127161642">
              <w:marLeft w:val="0"/>
              <w:marRight w:val="0"/>
              <w:marTop w:val="0"/>
              <w:marBottom w:val="0"/>
              <w:divBdr>
                <w:top w:val="none" w:sz="0" w:space="0" w:color="auto"/>
                <w:left w:val="none" w:sz="0" w:space="0" w:color="auto"/>
                <w:bottom w:val="none" w:sz="0" w:space="0" w:color="auto"/>
                <w:right w:val="none" w:sz="0" w:space="0" w:color="auto"/>
              </w:divBdr>
            </w:div>
            <w:div w:id="652755298">
              <w:marLeft w:val="0"/>
              <w:marRight w:val="0"/>
              <w:marTop w:val="0"/>
              <w:marBottom w:val="0"/>
              <w:divBdr>
                <w:top w:val="none" w:sz="0" w:space="0" w:color="auto"/>
                <w:left w:val="none" w:sz="0" w:space="0" w:color="auto"/>
                <w:bottom w:val="none" w:sz="0" w:space="0" w:color="auto"/>
                <w:right w:val="none" w:sz="0" w:space="0" w:color="auto"/>
              </w:divBdr>
            </w:div>
            <w:div w:id="2027169120">
              <w:marLeft w:val="0"/>
              <w:marRight w:val="0"/>
              <w:marTop w:val="0"/>
              <w:marBottom w:val="0"/>
              <w:divBdr>
                <w:top w:val="none" w:sz="0" w:space="0" w:color="auto"/>
                <w:left w:val="none" w:sz="0" w:space="0" w:color="auto"/>
                <w:bottom w:val="none" w:sz="0" w:space="0" w:color="auto"/>
                <w:right w:val="none" w:sz="0" w:space="0" w:color="auto"/>
              </w:divBdr>
            </w:div>
            <w:div w:id="1457487267">
              <w:marLeft w:val="0"/>
              <w:marRight w:val="0"/>
              <w:marTop w:val="0"/>
              <w:marBottom w:val="0"/>
              <w:divBdr>
                <w:top w:val="none" w:sz="0" w:space="0" w:color="auto"/>
                <w:left w:val="none" w:sz="0" w:space="0" w:color="auto"/>
                <w:bottom w:val="none" w:sz="0" w:space="0" w:color="auto"/>
                <w:right w:val="none" w:sz="0" w:space="0" w:color="auto"/>
              </w:divBdr>
            </w:div>
            <w:div w:id="2029990988">
              <w:marLeft w:val="0"/>
              <w:marRight w:val="0"/>
              <w:marTop w:val="0"/>
              <w:marBottom w:val="0"/>
              <w:divBdr>
                <w:top w:val="none" w:sz="0" w:space="0" w:color="auto"/>
                <w:left w:val="none" w:sz="0" w:space="0" w:color="auto"/>
                <w:bottom w:val="none" w:sz="0" w:space="0" w:color="auto"/>
                <w:right w:val="none" w:sz="0" w:space="0" w:color="auto"/>
              </w:divBdr>
            </w:div>
            <w:div w:id="1501849725">
              <w:marLeft w:val="0"/>
              <w:marRight w:val="0"/>
              <w:marTop w:val="0"/>
              <w:marBottom w:val="0"/>
              <w:divBdr>
                <w:top w:val="none" w:sz="0" w:space="0" w:color="auto"/>
                <w:left w:val="none" w:sz="0" w:space="0" w:color="auto"/>
                <w:bottom w:val="none" w:sz="0" w:space="0" w:color="auto"/>
                <w:right w:val="none" w:sz="0" w:space="0" w:color="auto"/>
              </w:divBdr>
            </w:div>
            <w:div w:id="663244495">
              <w:marLeft w:val="0"/>
              <w:marRight w:val="0"/>
              <w:marTop w:val="0"/>
              <w:marBottom w:val="0"/>
              <w:divBdr>
                <w:top w:val="none" w:sz="0" w:space="0" w:color="auto"/>
                <w:left w:val="none" w:sz="0" w:space="0" w:color="auto"/>
                <w:bottom w:val="none" w:sz="0" w:space="0" w:color="auto"/>
                <w:right w:val="none" w:sz="0" w:space="0" w:color="auto"/>
              </w:divBdr>
            </w:div>
            <w:div w:id="2036151895">
              <w:marLeft w:val="0"/>
              <w:marRight w:val="0"/>
              <w:marTop w:val="0"/>
              <w:marBottom w:val="0"/>
              <w:divBdr>
                <w:top w:val="none" w:sz="0" w:space="0" w:color="auto"/>
                <w:left w:val="none" w:sz="0" w:space="0" w:color="auto"/>
                <w:bottom w:val="none" w:sz="0" w:space="0" w:color="auto"/>
                <w:right w:val="none" w:sz="0" w:space="0" w:color="auto"/>
              </w:divBdr>
            </w:div>
            <w:div w:id="1306466506">
              <w:marLeft w:val="0"/>
              <w:marRight w:val="0"/>
              <w:marTop w:val="0"/>
              <w:marBottom w:val="0"/>
              <w:divBdr>
                <w:top w:val="none" w:sz="0" w:space="0" w:color="auto"/>
                <w:left w:val="none" w:sz="0" w:space="0" w:color="auto"/>
                <w:bottom w:val="none" w:sz="0" w:space="0" w:color="auto"/>
                <w:right w:val="none" w:sz="0" w:space="0" w:color="auto"/>
              </w:divBdr>
            </w:div>
            <w:div w:id="167184772">
              <w:marLeft w:val="0"/>
              <w:marRight w:val="0"/>
              <w:marTop w:val="0"/>
              <w:marBottom w:val="0"/>
              <w:divBdr>
                <w:top w:val="none" w:sz="0" w:space="0" w:color="auto"/>
                <w:left w:val="none" w:sz="0" w:space="0" w:color="auto"/>
                <w:bottom w:val="none" w:sz="0" w:space="0" w:color="auto"/>
                <w:right w:val="none" w:sz="0" w:space="0" w:color="auto"/>
              </w:divBdr>
            </w:div>
            <w:div w:id="189686750">
              <w:marLeft w:val="0"/>
              <w:marRight w:val="0"/>
              <w:marTop w:val="0"/>
              <w:marBottom w:val="0"/>
              <w:divBdr>
                <w:top w:val="none" w:sz="0" w:space="0" w:color="auto"/>
                <w:left w:val="none" w:sz="0" w:space="0" w:color="auto"/>
                <w:bottom w:val="none" w:sz="0" w:space="0" w:color="auto"/>
                <w:right w:val="none" w:sz="0" w:space="0" w:color="auto"/>
              </w:divBdr>
            </w:div>
            <w:div w:id="1682388902">
              <w:marLeft w:val="0"/>
              <w:marRight w:val="0"/>
              <w:marTop w:val="0"/>
              <w:marBottom w:val="0"/>
              <w:divBdr>
                <w:top w:val="none" w:sz="0" w:space="0" w:color="auto"/>
                <w:left w:val="none" w:sz="0" w:space="0" w:color="auto"/>
                <w:bottom w:val="none" w:sz="0" w:space="0" w:color="auto"/>
                <w:right w:val="none" w:sz="0" w:space="0" w:color="auto"/>
              </w:divBdr>
            </w:div>
            <w:div w:id="2080398587">
              <w:marLeft w:val="0"/>
              <w:marRight w:val="0"/>
              <w:marTop w:val="0"/>
              <w:marBottom w:val="0"/>
              <w:divBdr>
                <w:top w:val="none" w:sz="0" w:space="0" w:color="auto"/>
                <w:left w:val="none" w:sz="0" w:space="0" w:color="auto"/>
                <w:bottom w:val="none" w:sz="0" w:space="0" w:color="auto"/>
                <w:right w:val="none" w:sz="0" w:space="0" w:color="auto"/>
              </w:divBdr>
            </w:div>
            <w:div w:id="1009017357">
              <w:marLeft w:val="0"/>
              <w:marRight w:val="0"/>
              <w:marTop w:val="0"/>
              <w:marBottom w:val="0"/>
              <w:divBdr>
                <w:top w:val="none" w:sz="0" w:space="0" w:color="auto"/>
                <w:left w:val="none" w:sz="0" w:space="0" w:color="auto"/>
                <w:bottom w:val="none" w:sz="0" w:space="0" w:color="auto"/>
                <w:right w:val="none" w:sz="0" w:space="0" w:color="auto"/>
              </w:divBdr>
            </w:div>
            <w:div w:id="1011685499">
              <w:marLeft w:val="0"/>
              <w:marRight w:val="0"/>
              <w:marTop w:val="0"/>
              <w:marBottom w:val="0"/>
              <w:divBdr>
                <w:top w:val="none" w:sz="0" w:space="0" w:color="auto"/>
                <w:left w:val="none" w:sz="0" w:space="0" w:color="auto"/>
                <w:bottom w:val="none" w:sz="0" w:space="0" w:color="auto"/>
                <w:right w:val="none" w:sz="0" w:space="0" w:color="auto"/>
              </w:divBdr>
            </w:div>
            <w:div w:id="769662091">
              <w:marLeft w:val="0"/>
              <w:marRight w:val="0"/>
              <w:marTop w:val="0"/>
              <w:marBottom w:val="0"/>
              <w:divBdr>
                <w:top w:val="none" w:sz="0" w:space="0" w:color="auto"/>
                <w:left w:val="none" w:sz="0" w:space="0" w:color="auto"/>
                <w:bottom w:val="none" w:sz="0" w:space="0" w:color="auto"/>
                <w:right w:val="none" w:sz="0" w:space="0" w:color="auto"/>
              </w:divBdr>
            </w:div>
            <w:div w:id="483425240">
              <w:marLeft w:val="0"/>
              <w:marRight w:val="0"/>
              <w:marTop w:val="0"/>
              <w:marBottom w:val="0"/>
              <w:divBdr>
                <w:top w:val="none" w:sz="0" w:space="0" w:color="auto"/>
                <w:left w:val="none" w:sz="0" w:space="0" w:color="auto"/>
                <w:bottom w:val="none" w:sz="0" w:space="0" w:color="auto"/>
                <w:right w:val="none" w:sz="0" w:space="0" w:color="auto"/>
              </w:divBdr>
            </w:div>
            <w:div w:id="824661550">
              <w:marLeft w:val="0"/>
              <w:marRight w:val="0"/>
              <w:marTop w:val="0"/>
              <w:marBottom w:val="0"/>
              <w:divBdr>
                <w:top w:val="none" w:sz="0" w:space="0" w:color="auto"/>
                <w:left w:val="none" w:sz="0" w:space="0" w:color="auto"/>
                <w:bottom w:val="none" w:sz="0" w:space="0" w:color="auto"/>
                <w:right w:val="none" w:sz="0" w:space="0" w:color="auto"/>
              </w:divBdr>
            </w:div>
            <w:div w:id="1149057783">
              <w:marLeft w:val="0"/>
              <w:marRight w:val="0"/>
              <w:marTop w:val="0"/>
              <w:marBottom w:val="0"/>
              <w:divBdr>
                <w:top w:val="none" w:sz="0" w:space="0" w:color="auto"/>
                <w:left w:val="none" w:sz="0" w:space="0" w:color="auto"/>
                <w:bottom w:val="none" w:sz="0" w:space="0" w:color="auto"/>
                <w:right w:val="none" w:sz="0" w:space="0" w:color="auto"/>
              </w:divBdr>
            </w:div>
            <w:div w:id="1070493743">
              <w:marLeft w:val="0"/>
              <w:marRight w:val="0"/>
              <w:marTop w:val="0"/>
              <w:marBottom w:val="0"/>
              <w:divBdr>
                <w:top w:val="none" w:sz="0" w:space="0" w:color="auto"/>
                <w:left w:val="none" w:sz="0" w:space="0" w:color="auto"/>
                <w:bottom w:val="none" w:sz="0" w:space="0" w:color="auto"/>
                <w:right w:val="none" w:sz="0" w:space="0" w:color="auto"/>
              </w:divBdr>
            </w:div>
            <w:div w:id="1729110750">
              <w:marLeft w:val="0"/>
              <w:marRight w:val="0"/>
              <w:marTop w:val="0"/>
              <w:marBottom w:val="0"/>
              <w:divBdr>
                <w:top w:val="none" w:sz="0" w:space="0" w:color="auto"/>
                <w:left w:val="none" w:sz="0" w:space="0" w:color="auto"/>
                <w:bottom w:val="none" w:sz="0" w:space="0" w:color="auto"/>
                <w:right w:val="none" w:sz="0" w:space="0" w:color="auto"/>
              </w:divBdr>
            </w:div>
            <w:div w:id="870262124">
              <w:marLeft w:val="0"/>
              <w:marRight w:val="0"/>
              <w:marTop w:val="0"/>
              <w:marBottom w:val="0"/>
              <w:divBdr>
                <w:top w:val="none" w:sz="0" w:space="0" w:color="auto"/>
                <w:left w:val="none" w:sz="0" w:space="0" w:color="auto"/>
                <w:bottom w:val="none" w:sz="0" w:space="0" w:color="auto"/>
                <w:right w:val="none" w:sz="0" w:space="0" w:color="auto"/>
              </w:divBdr>
            </w:div>
            <w:div w:id="883251656">
              <w:marLeft w:val="0"/>
              <w:marRight w:val="0"/>
              <w:marTop w:val="0"/>
              <w:marBottom w:val="0"/>
              <w:divBdr>
                <w:top w:val="none" w:sz="0" w:space="0" w:color="auto"/>
                <w:left w:val="none" w:sz="0" w:space="0" w:color="auto"/>
                <w:bottom w:val="none" w:sz="0" w:space="0" w:color="auto"/>
                <w:right w:val="none" w:sz="0" w:space="0" w:color="auto"/>
              </w:divBdr>
            </w:div>
            <w:div w:id="1888371400">
              <w:marLeft w:val="0"/>
              <w:marRight w:val="0"/>
              <w:marTop w:val="0"/>
              <w:marBottom w:val="0"/>
              <w:divBdr>
                <w:top w:val="none" w:sz="0" w:space="0" w:color="auto"/>
                <w:left w:val="none" w:sz="0" w:space="0" w:color="auto"/>
                <w:bottom w:val="none" w:sz="0" w:space="0" w:color="auto"/>
                <w:right w:val="none" w:sz="0" w:space="0" w:color="auto"/>
              </w:divBdr>
            </w:div>
            <w:div w:id="2086025813">
              <w:marLeft w:val="0"/>
              <w:marRight w:val="0"/>
              <w:marTop w:val="0"/>
              <w:marBottom w:val="0"/>
              <w:divBdr>
                <w:top w:val="none" w:sz="0" w:space="0" w:color="auto"/>
                <w:left w:val="none" w:sz="0" w:space="0" w:color="auto"/>
                <w:bottom w:val="none" w:sz="0" w:space="0" w:color="auto"/>
                <w:right w:val="none" w:sz="0" w:space="0" w:color="auto"/>
              </w:divBdr>
            </w:div>
            <w:div w:id="1907573237">
              <w:marLeft w:val="0"/>
              <w:marRight w:val="0"/>
              <w:marTop w:val="0"/>
              <w:marBottom w:val="0"/>
              <w:divBdr>
                <w:top w:val="none" w:sz="0" w:space="0" w:color="auto"/>
                <w:left w:val="none" w:sz="0" w:space="0" w:color="auto"/>
                <w:bottom w:val="none" w:sz="0" w:space="0" w:color="auto"/>
                <w:right w:val="none" w:sz="0" w:space="0" w:color="auto"/>
              </w:divBdr>
            </w:div>
            <w:div w:id="2132937068">
              <w:marLeft w:val="0"/>
              <w:marRight w:val="0"/>
              <w:marTop w:val="0"/>
              <w:marBottom w:val="0"/>
              <w:divBdr>
                <w:top w:val="none" w:sz="0" w:space="0" w:color="auto"/>
                <w:left w:val="none" w:sz="0" w:space="0" w:color="auto"/>
                <w:bottom w:val="none" w:sz="0" w:space="0" w:color="auto"/>
                <w:right w:val="none" w:sz="0" w:space="0" w:color="auto"/>
              </w:divBdr>
            </w:div>
            <w:div w:id="12416041">
              <w:marLeft w:val="0"/>
              <w:marRight w:val="0"/>
              <w:marTop w:val="0"/>
              <w:marBottom w:val="0"/>
              <w:divBdr>
                <w:top w:val="none" w:sz="0" w:space="0" w:color="auto"/>
                <w:left w:val="none" w:sz="0" w:space="0" w:color="auto"/>
                <w:bottom w:val="none" w:sz="0" w:space="0" w:color="auto"/>
                <w:right w:val="none" w:sz="0" w:space="0" w:color="auto"/>
              </w:divBdr>
            </w:div>
            <w:div w:id="1631210480">
              <w:marLeft w:val="0"/>
              <w:marRight w:val="0"/>
              <w:marTop w:val="0"/>
              <w:marBottom w:val="0"/>
              <w:divBdr>
                <w:top w:val="none" w:sz="0" w:space="0" w:color="auto"/>
                <w:left w:val="none" w:sz="0" w:space="0" w:color="auto"/>
                <w:bottom w:val="none" w:sz="0" w:space="0" w:color="auto"/>
                <w:right w:val="none" w:sz="0" w:space="0" w:color="auto"/>
              </w:divBdr>
            </w:div>
            <w:div w:id="1166553963">
              <w:marLeft w:val="0"/>
              <w:marRight w:val="0"/>
              <w:marTop w:val="0"/>
              <w:marBottom w:val="0"/>
              <w:divBdr>
                <w:top w:val="none" w:sz="0" w:space="0" w:color="auto"/>
                <w:left w:val="none" w:sz="0" w:space="0" w:color="auto"/>
                <w:bottom w:val="none" w:sz="0" w:space="0" w:color="auto"/>
                <w:right w:val="none" w:sz="0" w:space="0" w:color="auto"/>
              </w:divBdr>
            </w:div>
            <w:div w:id="937560456">
              <w:marLeft w:val="0"/>
              <w:marRight w:val="0"/>
              <w:marTop w:val="0"/>
              <w:marBottom w:val="0"/>
              <w:divBdr>
                <w:top w:val="none" w:sz="0" w:space="0" w:color="auto"/>
                <w:left w:val="none" w:sz="0" w:space="0" w:color="auto"/>
                <w:bottom w:val="none" w:sz="0" w:space="0" w:color="auto"/>
                <w:right w:val="none" w:sz="0" w:space="0" w:color="auto"/>
              </w:divBdr>
            </w:div>
            <w:div w:id="566309100">
              <w:marLeft w:val="0"/>
              <w:marRight w:val="0"/>
              <w:marTop w:val="0"/>
              <w:marBottom w:val="0"/>
              <w:divBdr>
                <w:top w:val="none" w:sz="0" w:space="0" w:color="auto"/>
                <w:left w:val="none" w:sz="0" w:space="0" w:color="auto"/>
                <w:bottom w:val="none" w:sz="0" w:space="0" w:color="auto"/>
                <w:right w:val="none" w:sz="0" w:space="0" w:color="auto"/>
              </w:divBdr>
            </w:div>
            <w:div w:id="1694962972">
              <w:marLeft w:val="0"/>
              <w:marRight w:val="0"/>
              <w:marTop w:val="0"/>
              <w:marBottom w:val="0"/>
              <w:divBdr>
                <w:top w:val="none" w:sz="0" w:space="0" w:color="auto"/>
                <w:left w:val="none" w:sz="0" w:space="0" w:color="auto"/>
                <w:bottom w:val="none" w:sz="0" w:space="0" w:color="auto"/>
                <w:right w:val="none" w:sz="0" w:space="0" w:color="auto"/>
              </w:divBdr>
            </w:div>
            <w:div w:id="1316835276">
              <w:marLeft w:val="0"/>
              <w:marRight w:val="0"/>
              <w:marTop w:val="0"/>
              <w:marBottom w:val="0"/>
              <w:divBdr>
                <w:top w:val="none" w:sz="0" w:space="0" w:color="auto"/>
                <w:left w:val="none" w:sz="0" w:space="0" w:color="auto"/>
                <w:bottom w:val="none" w:sz="0" w:space="0" w:color="auto"/>
                <w:right w:val="none" w:sz="0" w:space="0" w:color="auto"/>
              </w:divBdr>
            </w:div>
            <w:div w:id="1377706725">
              <w:marLeft w:val="0"/>
              <w:marRight w:val="0"/>
              <w:marTop w:val="0"/>
              <w:marBottom w:val="0"/>
              <w:divBdr>
                <w:top w:val="none" w:sz="0" w:space="0" w:color="auto"/>
                <w:left w:val="none" w:sz="0" w:space="0" w:color="auto"/>
                <w:bottom w:val="none" w:sz="0" w:space="0" w:color="auto"/>
                <w:right w:val="none" w:sz="0" w:space="0" w:color="auto"/>
              </w:divBdr>
            </w:div>
            <w:div w:id="1248615349">
              <w:marLeft w:val="0"/>
              <w:marRight w:val="0"/>
              <w:marTop w:val="0"/>
              <w:marBottom w:val="0"/>
              <w:divBdr>
                <w:top w:val="none" w:sz="0" w:space="0" w:color="auto"/>
                <w:left w:val="none" w:sz="0" w:space="0" w:color="auto"/>
                <w:bottom w:val="none" w:sz="0" w:space="0" w:color="auto"/>
                <w:right w:val="none" w:sz="0" w:space="0" w:color="auto"/>
              </w:divBdr>
            </w:div>
            <w:div w:id="1102645744">
              <w:marLeft w:val="0"/>
              <w:marRight w:val="0"/>
              <w:marTop w:val="0"/>
              <w:marBottom w:val="0"/>
              <w:divBdr>
                <w:top w:val="none" w:sz="0" w:space="0" w:color="auto"/>
                <w:left w:val="none" w:sz="0" w:space="0" w:color="auto"/>
                <w:bottom w:val="none" w:sz="0" w:space="0" w:color="auto"/>
                <w:right w:val="none" w:sz="0" w:space="0" w:color="auto"/>
              </w:divBdr>
            </w:div>
            <w:div w:id="1117288254">
              <w:marLeft w:val="0"/>
              <w:marRight w:val="0"/>
              <w:marTop w:val="0"/>
              <w:marBottom w:val="0"/>
              <w:divBdr>
                <w:top w:val="none" w:sz="0" w:space="0" w:color="auto"/>
                <w:left w:val="none" w:sz="0" w:space="0" w:color="auto"/>
                <w:bottom w:val="none" w:sz="0" w:space="0" w:color="auto"/>
                <w:right w:val="none" w:sz="0" w:space="0" w:color="auto"/>
              </w:divBdr>
            </w:div>
            <w:div w:id="1131822960">
              <w:marLeft w:val="0"/>
              <w:marRight w:val="0"/>
              <w:marTop w:val="0"/>
              <w:marBottom w:val="0"/>
              <w:divBdr>
                <w:top w:val="none" w:sz="0" w:space="0" w:color="auto"/>
                <w:left w:val="none" w:sz="0" w:space="0" w:color="auto"/>
                <w:bottom w:val="none" w:sz="0" w:space="0" w:color="auto"/>
                <w:right w:val="none" w:sz="0" w:space="0" w:color="auto"/>
              </w:divBdr>
            </w:div>
            <w:div w:id="1026255142">
              <w:marLeft w:val="0"/>
              <w:marRight w:val="0"/>
              <w:marTop w:val="0"/>
              <w:marBottom w:val="0"/>
              <w:divBdr>
                <w:top w:val="none" w:sz="0" w:space="0" w:color="auto"/>
                <w:left w:val="none" w:sz="0" w:space="0" w:color="auto"/>
                <w:bottom w:val="none" w:sz="0" w:space="0" w:color="auto"/>
                <w:right w:val="none" w:sz="0" w:space="0" w:color="auto"/>
              </w:divBdr>
            </w:div>
            <w:div w:id="1981185745">
              <w:marLeft w:val="0"/>
              <w:marRight w:val="0"/>
              <w:marTop w:val="0"/>
              <w:marBottom w:val="0"/>
              <w:divBdr>
                <w:top w:val="none" w:sz="0" w:space="0" w:color="auto"/>
                <w:left w:val="none" w:sz="0" w:space="0" w:color="auto"/>
                <w:bottom w:val="none" w:sz="0" w:space="0" w:color="auto"/>
                <w:right w:val="none" w:sz="0" w:space="0" w:color="auto"/>
              </w:divBdr>
            </w:div>
            <w:div w:id="1264264504">
              <w:marLeft w:val="0"/>
              <w:marRight w:val="0"/>
              <w:marTop w:val="0"/>
              <w:marBottom w:val="0"/>
              <w:divBdr>
                <w:top w:val="none" w:sz="0" w:space="0" w:color="auto"/>
                <w:left w:val="none" w:sz="0" w:space="0" w:color="auto"/>
                <w:bottom w:val="none" w:sz="0" w:space="0" w:color="auto"/>
                <w:right w:val="none" w:sz="0" w:space="0" w:color="auto"/>
              </w:divBdr>
            </w:div>
            <w:div w:id="1481384912">
              <w:marLeft w:val="0"/>
              <w:marRight w:val="0"/>
              <w:marTop w:val="0"/>
              <w:marBottom w:val="0"/>
              <w:divBdr>
                <w:top w:val="none" w:sz="0" w:space="0" w:color="auto"/>
                <w:left w:val="none" w:sz="0" w:space="0" w:color="auto"/>
                <w:bottom w:val="none" w:sz="0" w:space="0" w:color="auto"/>
                <w:right w:val="none" w:sz="0" w:space="0" w:color="auto"/>
              </w:divBdr>
            </w:div>
            <w:div w:id="2024672127">
              <w:marLeft w:val="0"/>
              <w:marRight w:val="0"/>
              <w:marTop w:val="0"/>
              <w:marBottom w:val="0"/>
              <w:divBdr>
                <w:top w:val="none" w:sz="0" w:space="0" w:color="auto"/>
                <w:left w:val="none" w:sz="0" w:space="0" w:color="auto"/>
                <w:bottom w:val="none" w:sz="0" w:space="0" w:color="auto"/>
                <w:right w:val="none" w:sz="0" w:space="0" w:color="auto"/>
              </w:divBdr>
            </w:div>
            <w:div w:id="448090025">
              <w:marLeft w:val="0"/>
              <w:marRight w:val="0"/>
              <w:marTop w:val="0"/>
              <w:marBottom w:val="0"/>
              <w:divBdr>
                <w:top w:val="none" w:sz="0" w:space="0" w:color="auto"/>
                <w:left w:val="none" w:sz="0" w:space="0" w:color="auto"/>
                <w:bottom w:val="none" w:sz="0" w:space="0" w:color="auto"/>
                <w:right w:val="none" w:sz="0" w:space="0" w:color="auto"/>
              </w:divBdr>
            </w:div>
            <w:div w:id="770704130">
              <w:marLeft w:val="0"/>
              <w:marRight w:val="0"/>
              <w:marTop w:val="0"/>
              <w:marBottom w:val="0"/>
              <w:divBdr>
                <w:top w:val="none" w:sz="0" w:space="0" w:color="auto"/>
                <w:left w:val="none" w:sz="0" w:space="0" w:color="auto"/>
                <w:bottom w:val="none" w:sz="0" w:space="0" w:color="auto"/>
                <w:right w:val="none" w:sz="0" w:space="0" w:color="auto"/>
              </w:divBdr>
            </w:div>
            <w:div w:id="1844080105">
              <w:marLeft w:val="0"/>
              <w:marRight w:val="0"/>
              <w:marTop w:val="0"/>
              <w:marBottom w:val="0"/>
              <w:divBdr>
                <w:top w:val="none" w:sz="0" w:space="0" w:color="auto"/>
                <w:left w:val="none" w:sz="0" w:space="0" w:color="auto"/>
                <w:bottom w:val="none" w:sz="0" w:space="0" w:color="auto"/>
                <w:right w:val="none" w:sz="0" w:space="0" w:color="auto"/>
              </w:divBdr>
            </w:div>
            <w:div w:id="1052657651">
              <w:marLeft w:val="0"/>
              <w:marRight w:val="0"/>
              <w:marTop w:val="0"/>
              <w:marBottom w:val="0"/>
              <w:divBdr>
                <w:top w:val="none" w:sz="0" w:space="0" w:color="auto"/>
                <w:left w:val="none" w:sz="0" w:space="0" w:color="auto"/>
                <w:bottom w:val="none" w:sz="0" w:space="0" w:color="auto"/>
                <w:right w:val="none" w:sz="0" w:space="0" w:color="auto"/>
              </w:divBdr>
              <w:divsChild>
                <w:div w:id="770275571">
                  <w:marLeft w:val="0"/>
                  <w:marRight w:val="0"/>
                  <w:marTop w:val="0"/>
                  <w:marBottom w:val="0"/>
                  <w:divBdr>
                    <w:top w:val="none" w:sz="0" w:space="0" w:color="auto"/>
                    <w:left w:val="none" w:sz="0" w:space="0" w:color="auto"/>
                    <w:bottom w:val="none" w:sz="0" w:space="0" w:color="auto"/>
                    <w:right w:val="none" w:sz="0" w:space="0" w:color="auto"/>
                  </w:divBdr>
                </w:div>
                <w:div w:id="768889894">
                  <w:marLeft w:val="0"/>
                  <w:marRight w:val="0"/>
                  <w:marTop w:val="0"/>
                  <w:marBottom w:val="0"/>
                  <w:divBdr>
                    <w:top w:val="none" w:sz="0" w:space="0" w:color="auto"/>
                    <w:left w:val="none" w:sz="0" w:space="0" w:color="auto"/>
                    <w:bottom w:val="none" w:sz="0" w:space="0" w:color="auto"/>
                    <w:right w:val="none" w:sz="0" w:space="0" w:color="auto"/>
                  </w:divBdr>
                </w:div>
                <w:div w:id="1141072724">
                  <w:marLeft w:val="0"/>
                  <w:marRight w:val="0"/>
                  <w:marTop w:val="0"/>
                  <w:marBottom w:val="0"/>
                  <w:divBdr>
                    <w:top w:val="none" w:sz="0" w:space="0" w:color="auto"/>
                    <w:left w:val="none" w:sz="0" w:space="0" w:color="auto"/>
                    <w:bottom w:val="none" w:sz="0" w:space="0" w:color="auto"/>
                    <w:right w:val="none" w:sz="0" w:space="0" w:color="auto"/>
                  </w:divBdr>
                </w:div>
                <w:div w:id="563027420">
                  <w:marLeft w:val="0"/>
                  <w:marRight w:val="0"/>
                  <w:marTop w:val="0"/>
                  <w:marBottom w:val="0"/>
                  <w:divBdr>
                    <w:top w:val="none" w:sz="0" w:space="0" w:color="auto"/>
                    <w:left w:val="none" w:sz="0" w:space="0" w:color="auto"/>
                    <w:bottom w:val="none" w:sz="0" w:space="0" w:color="auto"/>
                    <w:right w:val="none" w:sz="0" w:space="0" w:color="auto"/>
                  </w:divBdr>
                </w:div>
                <w:div w:id="51008125">
                  <w:marLeft w:val="0"/>
                  <w:marRight w:val="0"/>
                  <w:marTop w:val="0"/>
                  <w:marBottom w:val="0"/>
                  <w:divBdr>
                    <w:top w:val="none" w:sz="0" w:space="0" w:color="auto"/>
                    <w:left w:val="none" w:sz="0" w:space="0" w:color="auto"/>
                    <w:bottom w:val="none" w:sz="0" w:space="0" w:color="auto"/>
                    <w:right w:val="none" w:sz="0" w:space="0" w:color="auto"/>
                  </w:divBdr>
                </w:div>
                <w:div w:id="731268594">
                  <w:marLeft w:val="0"/>
                  <w:marRight w:val="0"/>
                  <w:marTop w:val="0"/>
                  <w:marBottom w:val="0"/>
                  <w:divBdr>
                    <w:top w:val="none" w:sz="0" w:space="0" w:color="auto"/>
                    <w:left w:val="none" w:sz="0" w:space="0" w:color="auto"/>
                    <w:bottom w:val="none" w:sz="0" w:space="0" w:color="auto"/>
                    <w:right w:val="none" w:sz="0" w:space="0" w:color="auto"/>
                  </w:divBdr>
                </w:div>
                <w:div w:id="1981423075">
                  <w:marLeft w:val="0"/>
                  <w:marRight w:val="0"/>
                  <w:marTop w:val="0"/>
                  <w:marBottom w:val="0"/>
                  <w:divBdr>
                    <w:top w:val="none" w:sz="0" w:space="0" w:color="auto"/>
                    <w:left w:val="none" w:sz="0" w:space="0" w:color="auto"/>
                    <w:bottom w:val="none" w:sz="0" w:space="0" w:color="auto"/>
                    <w:right w:val="none" w:sz="0" w:space="0" w:color="auto"/>
                  </w:divBdr>
                </w:div>
                <w:div w:id="661854266">
                  <w:marLeft w:val="0"/>
                  <w:marRight w:val="0"/>
                  <w:marTop w:val="0"/>
                  <w:marBottom w:val="0"/>
                  <w:divBdr>
                    <w:top w:val="none" w:sz="0" w:space="0" w:color="auto"/>
                    <w:left w:val="none" w:sz="0" w:space="0" w:color="auto"/>
                    <w:bottom w:val="none" w:sz="0" w:space="0" w:color="auto"/>
                    <w:right w:val="none" w:sz="0" w:space="0" w:color="auto"/>
                  </w:divBdr>
                </w:div>
                <w:div w:id="1767338828">
                  <w:marLeft w:val="0"/>
                  <w:marRight w:val="0"/>
                  <w:marTop w:val="0"/>
                  <w:marBottom w:val="0"/>
                  <w:divBdr>
                    <w:top w:val="none" w:sz="0" w:space="0" w:color="auto"/>
                    <w:left w:val="none" w:sz="0" w:space="0" w:color="auto"/>
                    <w:bottom w:val="none" w:sz="0" w:space="0" w:color="auto"/>
                    <w:right w:val="none" w:sz="0" w:space="0" w:color="auto"/>
                  </w:divBdr>
                </w:div>
                <w:div w:id="1434597154">
                  <w:marLeft w:val="0"/>
                  <w:marRight w:val="0"/>
                  <w:marTop w:val="0"/>
                  <w:marBottom w:val="0"/>
                  <w:divBdr>
                    <w:top w:val="none" w:sz="0" w:space="0" w:color="auto"/>
                    <w:left w:val="none" w:sz="0" w:space="0" w:color="auto"/>
                    <w:bottom w:val="none" w:sz="0" w:space="0" w:color="auto"/>
                    <w:right w:val="none" w:sz="0" w:space="0" w:color="auto"/>
                  </w:divBdr>
                </w:div>
                <w:div w:id="1021274549">
                  <w:marLeft w:val="0"/>
                  <w:marRight w:val="0"/>
                  <w:marTop w:val="0"/>
                  <w:marBottom w:val="0"/>
                  <w:divBdr>
                    <w:top w:val="none" w:sz="0" w:space="0" w:color="auto"/>
                    <w:left w:val="none" w:sz="0" w:space="0" w:color="auto"/>
                    <w:bottom w:val="none" w:sz="0" w:space="0" w:color="auto"/>
                    <w:right w:val="none" w:sz="0" w:space="0" w:color="auto"/>
                  </w:divBdr>
                </w:div>
                <w:div w:id="1985309598">
                  <w:marLeft w:val="0"/>
                  <w:marRight w:val="0"/>
                  <w:marTop w:val="0"/>
                  <w:marBottom w:val="0"/>
                  <w:divBdr>
                    <w:top w:val="none" w:sz="0" w:space="0" w:color="auto"/>
                    <w:left w:val="none" w:sz="0" w:space="0" w:color="auto"/>
                    <w:bottom w:val="none" w:sz="0" w:space="0" w:color="auto"/>
                    <w:right w:val="none" w:sz="0" w:space="0" w:color="auto"/>
                  </w:divBdr>
                </w:div>
                <w:div w:id="827480992">
                  <w:marLeft w:val="0"/>
                  <w:marRight w:val="0"/>
                  <w:marTop w:val="0"/>
                  <w:marBottom w:val="0"/>
                  <w:divBdr>
                    <w:top w:val="none" w:sz="0" w:space="0" w:color="auto"/>
                    <w:left w:val="none" w:sz="0" w:space="0" w:color="auto"/>
                    <w:bottom w:val="none" w:sz="0" w:space="0" w:color="auto"/>
                    <w:right w:val="none" w:sz="0" w:space="0" w:color="auto"/>
                  </w:divBdr>
                </w:div>
                <w:div w:id="1020736393">
                  <w:marLeft w:val="0"/>
                  <w:marRight w:val="0"/>
                  <w:marTop w:val="0"/>
                  <w:marBottom w:val="0"/>
                  <w:divBdr>
                    <w:top w:val="none" w:sz="0" w:space="0" w:color="auto"/>
                    <w:left w:val="none" w:sz="0" w:space="0" w:color="auto"/>
                    <w:bottom w:val="none" w:sz="0" w:space="0" w:color="auto"/>
                    <w:right w:val="none" w:sz="0" w:space="0" w:color="auto"/>
                  </w:divBdr>
                </w:div>
                <w:div w:id="950360625">
                  <w:marLeft w:val="0"/>
                  <w:marRight w:val="0"/>
                  <w:marTop w:val="0"/>
                  <w:marBottom w:val="0"/>
                  <w:divBdr>
                    <w:top w:val="none" w:sz="0" w:space="0" w:color="auto"/>
                    <w:left w:val="none" w:sz="0" w:space="0" w:color="auto"/>
                    <w:bottom w:val="none" w:sz="0" w:space="0" w:color="auto"/>
                    <w:right w:val="none" w:sz="0" w:space="0" w:color="auto"/>
                  </w:divBdr>
                </w:div>
                <w:div w:id="490876149">
                  <w:marLeft w:val="0"/>
                  <w:marRight w:val="0"/>
                  <w:marTop w:val="0"/>
                  <w:marBottom w:val="0"/>
                  <w:divBdr>
                    <w:top w:val="none" w:sz="0" w:space="0" w:color="auto"/>
                    <w:left w:val="none" w:sz="0" w:space="0" w:color="auto"/>
                    <w:bottom w:val="none" w:sz="0" w:space="0" w:color="auto"/>
                    <w:right w:val="none" w:sz="0" w:space="0" w:color="auto"/>
                  </w:divBdr>
                </w:div>
                <w:div w:id="930628672">
                  <w:marLeft w:val="0"/>
                  <w:marRight w:val="0"/>
                  <w:marTop w:val="0"/>
                  <w:marBottom w:val="0"/>
                  <w:divBdr>
                    <w:top w:val="none" w:sz="0" w:space="0" w:color="auto"/>
                    <w:left w:val="none" w:sz="0" w:space="0" w:color="auto"/>
                    <w:bottom w:val="none" w:sz="0" w:space="0" w:color="auto"/>
                    <w:right w:val="none" w:sz="0" w:space="0" w:color="auto"/>
                  </w:divBdr>
                </w:div>
                <w:div w:id="1662198799">
                  <w:marLeft w:val="0"/>
                  <w:marRight w:val="0"/>
                  <w:marTop w:val="0"/>
                  <w:marBottom w:val="0"/>
                  <w:divBdr>
                    <w:top w:val="none" w:sz="0" w:space="0" w:color="auto"/>
                    <w:left w:val="none" w:sz="0" w:space="0" w:color="auto"/>
                    <w:bottom w:val="none" w:sz="0" w:space="0" w:color="auto"/>
                    <w:right w:val="none" w:sz="0" w:space="0" w:color="auto"/>
                  </w:divBdr>
                </w:div>
                <w:div w:id="1429618878">
                  <w:marLeft w:val="0"/>
                  <w:marRight w:val="0"/>
                  <w:marTop w:val="0"/>
                  <w:marBottom w:val="0"/>
                  <w:divBdr>
                    <w:top w:val="none" w:sz="0" w:space="0" w:color="auto"/>
                    <w:left w:val="none" w:sz="0" w:space="0" w:color="auto"/>
                    <w:bottom w:val="none" w:sz="0" w:space="0" w:color="auto"/>
                    <w:right w:val="none" w:sz="0" w:space="0" w:color="auto"/>
                  </w:divBdr>
                </w:div>
                <w:div w:id="1445029941">
                  <w:marLeft w:val="0"/>
                  <w:marRight w:val="0"/>
                  <w:marTop w:val="0"/>
                  <w:marBottom w:val="0"/>
                  <w:divBdr>
                    <w:top w:val="none" w:sz="0" w:space="0" w:color="auto"/>
                    <w:left w:val="none" w:sz="0" w:space="0" w:color="auto"/>
                    <w:bottom w:val="none" w:sz="0" w:space="0" w:color="auto"/>
                    <w:right w:val="none" w:sz="0" w:space="0" w:color="auto"/>
                  </w:divBdr>
                </w:div>
                <w:div w:id="1769614085">
                  <w:marLeft w:val="0"/>
                  <w:marRight w:val="0"/>
                  <w:marTop w:val="0"/>
                  <w:marBottom w:val="0"/>
                  <w:divBdr>
                    <w:top w:val="none" w:sz="0" w:space="0" w:color="auto"/>
                    <w:left w:val="none" w:sz="0" w:space="0" w:color="auto"/>
                    <w:bottom w:val="none" w:sz="0" w:space="0" w:color="auto"/>
                    <w:right w:val="none" w:sz="0" w:space="0" w:color="auto"/>
                  </w:divBdr>
                </w:div>
                <w:div w:id="2066709127">
                  <w:marLeft w:val="0"/>
                  <w:marRight w:val="0"/>
                  <w:marTop w:val="0"/>
                  <w:marBottom w:val="0"/>
                  <w:divBdr>
                    <w:top w:val="none" w:sz="0" w:space="0" w:color="auto"/>
                    <w:left w:val="none" w:sz="0" w:space="0" w:color="auto"/>
                    <w:bottom w:val="none" w:sz="0" w:space="0" w:color="auto"/>
                    <w:right w:val="none" w:sz="0" w:space="0" w:color="auto"/>
                  </w:divBdr>
                </w:div>
                <w:div w:id="1248348436">
                  <w:marLeft w:val="0"/>
                  <w:marRight w:val="0"/>
                  <w:marTop w:val="0"/>
                  <w:marBottom w:val="0"/>
                  <w:divBdr>
                    <w:top w:val="none" w:sz="0" w:space="0" w:color="auto"/>
                    <w:left w:val="none" w:sz="0" w:space="0" w:color="auto"/>
                    <w:bottom w:val="none" w:sz="0" w:space="0" w:color="auto"/>
                    <w:right w:val="none" w:sz="0" w:space="0" w:color="auto"/>
                  </w:divBdr>
                </w:div>
                <w:div w:id="705374404">
                  <w:marLeft w:val="0"/>
                  <w:marRight w:val="0"/>
                  <w:marTop w:val="0"/>
                  <w:marBottom w:val="0"/>
                  <w:divBdr>
                    <w:top w:val="none" w:sz="0" w:space="0" w:color="auto"/>
                    <w:left w:val="none" w:sz="0" w:space="0" w:color="auto"/>
                    <w:bottom w:val="none" w:sz="0" w:space="0" w:color="auto"/>
                    <w:right w:val="none" w:sz="0" w:space="0" w:color="auto"/>
                  </w:divBdr>
                </w:div>
                <w:div w:id="1997147044">
                  <w:marLeft w:val="0"/>
                  <w:marRight w:val="0"/>
                  <w:marTop w:val="0"/>
                  <w:marBottom w:val="0"/>
                  <w:divBdr>
                    <w:top w:val="none" w:sz="0" w:space="0" w:color="auto"/>
                    <w:left w:val="none" w:sz="0" w:space="0" w:color="auto"/>
                    <w:bottom w:val="none" w:sz="0" w:space="0" w:color="auto"/>
                    <w:right w:val="none" w:sz="0" w:space="0" w:color="auto"/>
                  </w:divBdr>
                </w:div>
                <w:div w:id="535696450">
                  <w:marLeft w:val="0"/>
                  <w:marRight w:val="0"/>
                  <w:marTop w:val="0"/>
                  <w:marBottom w:val="0"/>
                  <w:divBdr>
                    <w:top w:val="none" w:sz="0" w:space="0" w:color="auto"/>
                    <w:left w:val="none" w:sz="0" w:space="0" w:color="auto"/>
                    <w:bottom w:val="none" w:sz="0" w:space="0" w:color="auto"/>
                    <w:right w:val="none" w:sz="0" w:space="0" w:color="auto"/>
                  </w:divBdr>
                </w:div>
                <w:div w:id="1060133223">
                  <w:marLeft w:val="0"/>
                  <w:marRight w:val="0"/>
                  <w:marTop w:val="0"/>
                  <w:marBottom w:val="0"/>
                  <w:divBdr>
                    <w:top w:val="none" w:sz="0" w:space="0" w:color="auto"/>
                    <w:left w:val="none" w:sz="0" w:space="0" w:color="auto"/>
                    <w:bottom w:val="none" w:sz="0" w:space="0" w:color="auto"/>
                    <w:right w:val="none" w:sz="0" w:space="0" w:color="auto"/>
                  </w:divBdr>
                </w:div>
                <w:div w:id="1524781584">
                  <w:marLeft w:val="0"/>
                  <w:marRight w:val="0"/>
                  <w:marTop w:val="0"/>
                  <w:marBottom w:val="0"/>
                  <w:divBdr>
                    <w:top w:val="none" w:sz="0" w:space="0" w:color="auto"/>
                    <w:left w:val="none" w:sz="0" w:space="0" w:color="auto"/>
                    <w:bottom w:val="none" w:sz="0" w:space="0" w:color="auto"/>
                    <w:right w:val="none" w:sz="0" w:space="0" w:color="auto"/>
                  </w:divBdr>
                </w:div>
                <w:div w:id="1533150221">
                  <w:marLeft w:val="0"/>
                  <w:marRight w:val="0"/>
                  <w:marTop w:val="0"/>
                  <w:marBottom w:val="0"/>
                  <w:divBdr>
                    <w:top w:val="none" w:sz="0" w:space="0" w:color="auto"/>
                    <w:left w:val="none" w:sz="0" w:space="0" w:color="auto"/>
                    <w:bottom w:val="none" w:sz="0" w:space="0" w:color="auto"/>
                    <w:right w:val="none" w:sz="0" w:space="0" w:color="auto"/>
                  </w:divBdr>
                </w:div>
                <w:div w:id="1836873480">
                  <w:marLeft w:val="0"/>
                  <w:marRight w:val="0"/>
                  <w:marTop w:val="0"/>
                  <w:marBottom w:val="0"/>
                  <w:divBdr>
                    <w:top w:val="none" w:sz="0" w:space="0" w:color="auto"/>
                    <w:left w:val="none" w:sz="0" w:space="0" w:color="auto"/>
                    <w:bottom w:val="none" w:sz="0" w:space="0" w:color="auto"/>
                    <w:right w:val="none" w:sz="0" w:space="0" w:color="auto"/>
                  </w:divBdr>
                </w:div>
                <w:div w:id="224879231">
                  <w:marLeft w:val="0"/>
                  <w:marRight w:val="0"/>
                  <w:marTop w:val="0"/>
                  <w:marBottom w:val="0"/>
                  <w:divBdr>
                    <w:top w:val="none" w:sz="0" w:space="0" w:color="auto"/>
                    <w:left w:val="none" w:sz="0" w:space="0" w:color="auto"/>
                    <w:bottom w:val="none" w:sz="0" w:space="0" w:color="auto"/>
                    <w:right w:val="none" w:sz="0" w:space="0" w:color="auto"/>
                  </w:divBdr>
                </w:div>
                <w:div w:id="1370493583">
                  <w:marLeft w:val="0"/>
                  <w:marRight w:val="0"/>
                  <w:marTop w:val="0"/>
                  <w:marBottom w:val="0"/>
                  <w:divBdr>
                    <w:top w:val="none" w:sz="0" w:space="0" w:color="auto"/>
                    <w:left w:val="none" w:sz="0" w:space="0" w:color="auto"/>
                    <w:bottom w:val="none" w:sz="0" w:space="0" w:color="auto"/>
                    <w:right w:val="none" w:sz="0" w:space="0" w:color="auto"/>
                  </w:divBdr>
                </w:div>
                <w:div w:id="2015185883">
                  <w:marLeft w:val="0"/>
                  <w:marRight w:val="0"/>
                  <w:marTop w:val="0"/>
                  <w:marBottom w:val="0"/>
                  <w:divBdr>
                    <w:top w:val="none" w:sz="0" w:space="0" w:color="auto"/>
                    <w:left w:val="none" w:sz="0" w:space="0" w:color="auto"/>
                    <w:bottom w:val="none" w:sz="0" w:space="0" w:color="auto"/>
                    <w:right w:val="none" w:sz="0" w:space="0" w:color="auto"/>
                  </w:divBdr>
                </w:div>
                <w:div w:id="810175537">
                  <w:marLeft w:val="0"/>
                  <w:marRight w:val="0"/>
                  <w:marTop w:val="0"/>
                  <w:marBottom w:val="0"/>
                  <w:divBdr>
                    <w:top w:val="none" w:sz="0" w:space="0" w:color="auto"/>
                    <w:left w:val="none" w:sz="0" w:space="0" w:color="auto"/>
                    <w:bottom w:val="none" w:sz="0" w:space="0" w:color="auto"/>
                    <w:right w:val="none" w:sz="0" w:space="0" w:color="auto"/>
                  </w:divBdr>
                </w:div>
                <w:div w:id="229387444">
                  <w:marLeft w:val="0"/>
                  <w:marRight w:val="0"/>
                  <w:marTop w:val="0"/>
                  <w:marBottom w:val="0"/>
                  <w:divBdr>
                    <w:top w:val="none" w:sz="0" w:space="0" w:color="auto"/>
                    <w:left w:val="none" w:sz="0" w:space="0" w:color="auto"/>
                    <w:bottom w:val="none" w:sz="0" w:space="0" w:color="auto"/>
                    <w:right w:val="none" w:sz="0" w:space="0" w:color="auto"/>
                  </w:divBdr>
                </w:div>
                <w:div w:id="144592043">
                  <w:marLeft w:val="0"/>
                  <w:marRight w:val="0"/>
                  <w:marTop w:val="0"/>
                  <w:marBottom w:val="0"/>
                  <w:divBdr>
                    <w:top w:val="none" w:sz="0" w:space="0" w:color="auto"/>
                    <w:left w:val="none" w:sz="0" w:space="0" w:color="auto"/>
                    <w:bottom w:val="none" w:sz="0" w:space="0" w:color="auto"/>
                    <w:right w:val="none" w:sz="0" w:space="0" w:color="auto"/>
                  </w:divBdr>
                </w:div>
                <w:div w:id="1470126954">
                  <w:marLeft w:val="0"/>
                  <w:marRight w:val="0"/>
                  <w:marTop w:val="0"/>
                  <w:marBottom w:val="0"/>
                  <w:divBdr>
                    <w:top w:val="none" w:sz="0" w:space="0" w:color="auto"/>
                    <w:left w:val="none" w:sz="0" w:space="0" w:color="auto"/>
                    <w:bottom w:val="none" w:sz="0" w:space="0" w:color="auto"/>
                    <w:right w:val="none" w:sz="0" w:space="0" w:color="auto"/>
                  </w:divBdr>
                </w:div>
                <w:div w:id="662440562">
                  <w:marLeft w:val="0"/>
                  <w:marRight w:val="0"/>
                  <w:marTop w:val="0"/>
                  <w:marBottom w:val="0"/>
                  <w:divBdr>
                    <w:top w:val="none" w:sz="0" w:space="0" w:color="auto"/>
                    <w:left w:val="none" w:sz="0" w:space="0" w:color="auto"/>
                    <w:bottom w:val="none" w:sz="0" w:space="0" w:color="auto"/>
                    <w:right w:val="none" w:sz="0" w:space="0" w:color="auto"/>
                  </w:divBdr>
                </w:div>
                <w:div w:id="866719093">
                  <w:marLeft w:val="0"/>
                  <w:marRight w:val="0"/>
                  <w:marTop w:val="0"/>
                  <w:marBottom w:val="0"/>
                  <w:divBdr>
                    <w:top w:val="none" w:sz="0" w:space="0" w:color="auto"/>
                    <w:left w:val="none" w:sz="0" w:space="0" w:color="auto"/>
                    <w:bottom w:val="none" w:sz="0" w:space="0" w:color="auto"/>
                    <w:right w:val="none" w:sz="0" w:space="0" w:color="auto"/>
                  </w:divBdr>
                </w:div>
                <w:div w:id="1228420148">
                  <w:marLeft w:val="0"/>
                  <w:marRight w:val="0"/>
                  <w:marTop w:val="0"/>
                  <w:marBottom w:val="0"/>
                  <w:divBdr>
                    <w:top w:val="none" w:sz="0" w:space="0" w:color="auto"/>
                    <w:left w:val="none" w:sz="0" w:space="0" w:color="auto"/>
                    <w:bottom w:val="none" w:sz="0" w:space="0" w:color="auto"/>
                    <w:right w:val="none" w:sz="0" w:space="0" w:color="auto"/>
                  </w:divBdr>
                </w:div>
                <w:div w:id="1319962336">
                  <w:marLeft w:val="0"/>
                  <w:marRight w:val="0"/>
                  <w:marTop w:val="0"/>
                  <w:marBottom w:val="0"/>
                  <w:divBdr>
                    <w:top w:val="none" w:sz="0" w:space="0" w:color="auto"/>
                    <w:left w:val="none" w:sz="0" w:space="0" w:color="auto"/>
                    <w:bottom w:val="none" w:sz="0" w:space="0" w:color="auto"/>
                    <w:right w:val="none" w:sz="0" w:space="0" w:color="auto"/>
                  </w:divBdr>
                </w:div>
                <w:div w:id="946237194">
                  <w:marLeft w:val="0"/>
                  <w:marRight w:val="0"/>
                  <w:marTop w:val="0"/>
                  <w:marBottom w:val="0"/>
                  <w:divBdr>
                    <w:top w:val="none" w:sz="0" w:space="0" w:color="auto"/>
                    <w:left w:val="none" w:sz="0" w:space="0" w:color="auto"/>
                    <w:bottom w:val="none" w:sz="0" w:space="0" w:color="auto"/>
                    <w:right w:val="none" w:sz="0" w:space="0" w:color="auto"/>
                  </w:divBdr>
                </w:div>
                <w:div w:id="2140369591">
                  <w:marLeft w:val="0"/>
                  <w:marRight w:val="0"/>
                  <w:marTop w:val="0"/>
                  <w:marBottom w:val="0"/>
                  <w:divBdr>
                    <w:top w:val="none" w:sz="0" w:space="0" w:color="auto"/>
                    <w:left w:val="none" w:sz="0" w:space="0" w:color="auto"/>
                    <w:bottom w:val="none" w:sz="0" w:space="0" w:color="auto"/>
                    <w:right w:val="none" w:sz="0" w:space="0" w:color="auto"/>
                  </w:divBdr>
                </w:div>
                <w:div w:id="2077314447">
                  <w:marLeft w:val="0"/>
                  <w:marRight w:val="0"/>
                  <w:marTop w:val="0"/>
                  <w:marBottom w:val="0"/>
                  <w:divBdr>
                    <w:top w:val="none" w:sz="0" w:space="0" w:color="auto"/>
                    <w:left w:val="none" w:sz="0" w:space="0" w:color="auto"/>
                    <w:bottom w:val="none" w:sz="0" w:space="0" w:color="auto"/>
                    <w:right w:val="none" w:sz="0" w:space="0" w:color="auto"/>
                  </w:divBdr>
                </w:div>
                <w:div w:id="411125324">
                  <w:marLeft w:val="0"/>
                  <w:marRight w:val="0"/>
                  <w:marTop w:val="0"/>
                  <w:marBottom w:val="0"/>
                  <w:divBdr>
                    <w:top w:val="none" w:sz="0" w:space="0" w:color="auto"/>
                    <w:left w:val="none" w:sz="0" w:space="0" w:color="auto"/>
                    <w:bottom w:val="none" w:sz="0" w:space="0" w:color="auto"/>
                    <w:right w:val="none" w:sz="0" w:space="0" w:color="auto"/>
                  </w:divBdr>
                </w:div>
                <w:div w:id="21053443">
                  <w:marLeft w:val="0"/>
                  <w:marRight w:val="0"/>
                  <w:marTop w:val="0"/>
                  <w:marBottom w:val="0"/>
                  <w:divBdr>
                    <w:top w:val="none" w:sz="0" w:space="0" w:color="auto"/>
                    <w:left w:val="none" w:sz="0" w:space="0" w:color="auto"/>
                    <w:bottom w:val="none" w:sz="0" w:space="0" w:color="auto"/>
                    <w:right w:val="none" w:sz="0" w:space="0" w:color="auto"/>
                  </w:divBdr>
                </w:div>
                <w:div w:id="1439641723">
                  <w:marLeft w:val="0"/>
                  <w:marRight w:val="0"/>
                  <w:marTop w:val="0"/>
                  <w:marBottom w:val="0"/>
                  <w:divBdr>
                    <w:top w:val="none" w:sz="0" w:space="0" w:color="auto"/>
                    <w:left w:val="none" w:sz="0" w:space="0" w:color="auto"/>
                    <w:bottom w:val="none" w:sz="0" w:space="0" w:color="auto"/>
                    <w:right w:val="none" w:sz="0" w:space="0" w:color="auto"/>
                  </w:divBdr>
                </w:div>
                <w:div w:id="1819608071">
                  <w:marLeft w:val="0"/>
                  <w:marRight w:val="0"/>
                  <w:marTop w:val="0"/>
                  <w:marBottom w:val="0"/>
                  <w:divBdr>
                    <w:top w:val="none" w:sz="0" w:space="0" w:color="auto"/>
                    <w:left w:val="none" w:sz="0" w:space="0" w:color="auto"/>
                    <w:bottom w:val="none" w:sz="0" w:space="0" w:color="auto"/>
                    <w:right w:val="none" w:sz="0" w:space="0" w:color="auto"/>
                  </w:divBdr>
                </w:div>
                <w:div w:id="466164665">
                  <w:marLeft w:val="0"/>
                  <w:marRight w:val="0"/>
                  <w:marTop w:val="0"/>
                  <w:marBottom w:val="0"/>
                  <w:divBdr>
                    <w:top w:val="none" w:sz="0" w:space="0" w:color="auto"/>
                    <w:left w:val="none" w:sz="0" w:space="0" w:color="auto"/>
                    <w:bottom w:val="none" w:sz="0" w:space="0" w:color="auto"/>
                    <w:right w:val="none" w:sz="0" w:space="0" w:color="auto"/>
                  </w:divBdr>
                </w:div>
                <w:div w:id="720137042">
                  <w:marLeft w:val="0"/>
                  <w:marRight w:val="0"/>
                  <w:marTop w:val="0"/>
                  <w:marBottom w:val="0"/>
                  <w:divBdr>
                    <w:top w:val="none" w:sz="0" w:space="0" w:color="auto"/>
                    <w:left w:val="none" w:sz="0" w:space="0" w:color="auto"/>
                    <w:bottom w:val="none" w:sz="0" w:space="0" w:color="auto"/>
                    <w:right w:val="none" w:sz="0" w:space="0" w:color="auto"/>
                  </w:divBdr>
                </w:div>
                <w:div w:id="1637757390">
                  <w:marLeft w:val="0"/>
                  <w:marRight w:val="0"/>
                  <w:marTop w:val="0"/>
                  <w:marBottom w:val="0"/>
                  <w:divBdr>
                    <w:top w:val="none" w:sz="0" w:space="0" w:color="auto"/>
                    <w:left w:val="none" w:sz="0" w:space="0" w:color="auto"/>
                    <w:bottom w:val="none" w:sz="0" w:space="0" w:color="auto"/>
                    <w:right w:val="none" w:sz="0" w:space="0" w:color="auto"/>
                  </w:divBdr>
                </w:div>
                <w:div w:id="1096098412">
                  <w:marLeft w:val="0"/>
                  <w:marRight w:val="0"/>
                  <w:marTop w:val="0"/>
                  <w:marBottom w:val="0"/>
                  <w:divBdr>
                    <w:top w:val="none" w:sz="0" w:space="0" w:color="auto"/>
                    <w:left w:val="none" w:sz="0" w:space="0" w:color="auto"/>
                    <w:bottom w:val="none" w:sz="0" w:space="0" w:color="auto"/>
                    <w:right w:val="none" w:sz="0" w:space="0" w:color="auto"/>
                  </w:divBdr>
                </w:div>
                <w:div w:id="323356326">
                  <w:marLeft w:val="0"/>
                  <w:marRight w:val="0"/>
                  <w:marTop w:val="0"/>
                  <w:marBottom w:val="0"/>
                  <w:divBdr>
                    <w:top w:val="none" w:sz="0" w:space="0" w:color="auto"/>
                    <w:left w:val="none" w:sz="0" w:space="0" w:color="auto"/>
                    <w:bottom w:val="none" w:sz="0" w:space="0" w:color="auto"/>
                    <w:right w:val="none" w:sz="0" w:space="0" w:color="auto"/>
                  </w:divBdr>
                </w:div>
                <w:div w:id="291600197">
                  <w:marLeft w:val="0"/>
                  <w:marRight w:val="0"/>
                  <w:marTop w:val="0"/>
                  <w:marBottom w:val="0"/>
                  <w:divBdr>
                    <w:top w:val="none" w:sz="0" w:space="0" w:color="auto"/>
                    <w:left w:val="none" w:sz="0" w:space="0" w:color="auto"/>
                    <w:bottom w:val="none" w:sz="0" w:space="0" w:color="auto"/>
                    <w:right w:val="none" w:sz="0" w:space="0" w:color="auto"/>
                  </w:divBdr>
                </w:div>
                <w:div w:id="878125811">
                  <w:marLeft w:val="0"/>
                  <w:marRight w:val="0"/>
                  <w:marTop w:val="0"/>
                  <w:marBottom w:val="0"/>
                  <w:divBdr>
                    <w:top w:val="none" w:sz="0" w:space="0" w:color="auto"/>
                    <w:left w:val="none" w:sz="0" w:space="0" w:color="auto"/>
                    <w:bottom w:val="none" w:sz="0" w:space="0" w:color="auto"/>
                    <w:right w:val="none" w:sz="0" w:space="0" w:color="auto"/>
                  </w:divBdr>
                </w:div>
                <w:div w:id="1560434886">
                  <w:marLeft w:val="0"/>
                  <w:marRight w:val="0"/>
                  <w:marTop w:val="0"/>
                  <w:marBottom w:val="0"/>
                  <w:divBdr>
                    <w:top w:val="none" w:sz="0" w:space="0" w:color="auto"/>
                    <w:left w:val="none" w:sz="0" w:space="0" w:color="auto"/>
                    <w:bottom w:val="none" w:sz="0" w:space="0" w:color="auto"/>
                    <w:right w:val="none" w:sz="0" w:space="0" w:color="auto"/>
                  </w:divBdr>
                </w:div>
                <w:div w:id="1493981231">
                  <w:marLeft w:val="0"/>
                  <w:marRight w:val="0"/>
                  <w:marTop w:val="0"/>
                  <w:marBottom w:val="0"/>
                  <w:divBdr>
                    <w:top w:val="none" w:sz="0" w:space="0" w:color="auto"/>
                    <w:left w:val="none" w:sz="0" w:space="0" w:color="auto"/>
                    <w:bottom w:val="none" w:sz="0" w:space="0" w:color="auto"/>
                    <w:right w:val="none" w:sz="0" w:space="0" w:color="auto"/>
                  </w:divBdr>
                </w:div>
                <w:div w:id="615796332">
                  <w:marLeft w:val="0"/>
                  <w:marRight w:val="0"/>
                  <w:marTop w:val="0"/>
                  <w:marBottom w:val="0"/>
                  <w:divBdr>
                    <w:top w:val="none" w:sz="0" w:space="0" w:color="auto"/>
                    <w:left w:val="none" w:sz="0" w:space="0" w:color="auto"/>
                    <w:bottom w:val="none" w:sz="0" w:space="0" w:color="auto"/>
                    <w:right w:val="none" w:sz="0" w:space="0" w:color="auto"/>
                  </w:divBdr>
                </w:div>
                <w:div w:id="833111096">
                  <w:marLeft w:val="0"/>
                  <w:marRight w:val="0"/>
                  <w:marTop w:val="0"/>
                  <w:marBottom w:val="0"/>
                  <w:divBdr>
                    <w:top w:val="none" w:sz="0" w:space="0" w:color="auto"/>
                    <w:left w:val="none" w:sz="0" w:space="0" w:color="auto"/>
                    <w:bottom w:val="none" w:sz="0" w:space="0" w:color="auto"/>
                    <w:right w:val="none" w:sz="0" w:space="0" w:color="auto"/>
                  </w:divBdr>
                </w:div>
                <w:div w:id="775952535">
                  <w:marLeft w:val="0"/>
                  <w:marRight w:val="0"/>
                  <w:marTop w:val="0"/>
                  <w:marBottom w:val="0"/>
                  <w:divBdr>
                    <w:top w:val="none" w:sz="0" w:space="0" w:color="auto"/>
                    <w:left w:val="none" w:sz="0" w:space="0" w:color="auto"/>
                    <w:bottom w:val="none" w:sz="0" w:space="0" w:color="auto"/>
                    <w:right w:val="none" w:sz="0" w:space="0" w:color="auto"/>
                  </w:divBdr>
                </w:div>
                <w:div w:id="1430465605">
                  <w:marLeft w:val="0"/>
                  <w:marRight w:val="0"/>
                  <w:marTop w:val="0"/>
                  <w:marBottom w:val="0"/>
                  <w:divBdr>
                    <w:top w:val="none" w:sz="0" w:space="0" w:color="auto"/>
                    <w:left w:val="none" w:sz="0" w:space="0" w:color="auto"/>
                    <w:bottom w:val="none" w:sz="0" w:space="0" w:color="auto"/>
                    <w:right w:val="none" w:sz="0" w:space="0" w:color="auto"/>
                  </w:divBdr>
                </w:div>
                <w:div w:id="1665207807">
                  <w:marLeft w:val="0"/>
                  <w:marRight w:val="0"/>
                  <w:marTop w:val="0"/>
                  <w:marBottom w:val="0"/>
                  <w:divBdr>
                    <w:top w:val="none" w:sz="0" w:space="0" w:color="auto"/>
                    <w:left w:val="none" w:sz="0" w:space="0" w:color="auto"/>
                    <w:bottom w:val="none" w:sz="0" w:space="0" w:color="auto"/>
                    <w:right w:val="none" w:sz="0" w:space="0" w:color="auto"/>
                  </w:divBdr>
                </w:div>
                <w:div w:id="132019593">
                  <w:marLeft w:val="0"/>
                  <w:marRight w:val="0"/>
                  <w:marTop w:val="0"/>
                  <w:marBottom w:val="0"/>
                  <w:divBdr>
                    <w:top w:val="none" w:sz="0" w:space="0" w:color="auto"/>
                    <w:left w:val="none" w:sz="0" w:space="0" w:color="auto"/>
                    <w:bottom w:val="none" w:sz="0" w:space="0" w:color="auto"/>
                    <w:right w:val="none" w:sz="0" w:space="0" w:color="auto"/>
                  </w:divBdr>
                </w:div>
                <w:div w:id="709719747">
                  <w:marLeft w:val="0"/>
                  <w:marRight w:val="0"/>
                  <w:marTop w:val="0"/>
                  <w:marBottom w:val="0"/>
                  <w:divBdr>
                    <w:top w:val="none" w:sz="0" w:space="0" w:color="auto"/>
                    <w:left w:val="none" w:sz="0" w:space="0" w:color="auto"/>
                    <w:bottom w:val="none" w:sz="0" w:space="0" w:color="auto"/>
                    <w:right w:val="none" w:sz="0" w:space="0" w:color="auto"/>
                  </w:divBdr>
                </w:div>
                <w:div w:id="904027290">
                  <w:marLeft w:val="0"/>
                  <w:marRight w:val="0"/>
                  <w:marTop w:val="0"/>
                  <w:marBottom w:val="0"/>
                  <w:divBdr>
                    <w:top w:val="none" w:sz="0" w:space="0" w:color="auto"/>
                    <w:left w:val="none" w:sz="0" w:space="0" w:color="auto"/>
                    <w:bottom w:val="none" w:sz="0" w:space="0" w:color="auto"/>
                    <w:right w:val="none" w:sz="0" w:space="0" w:color="auto"/>
                  </w:divBdr>
                </w:div>
                <w:div w:id="595329310">
                  <w:marLeft w:val="0"/>
                  <w:marRight w:val="0"/>
                  <w:marTop w:val="0"/>
                  <w:marBottom w:val="0"/>
                  <w:divBdr>
                    <w:top w:val="none" w:sz="0" w:space="0" w:color="auto"/>
                    <w:left w:val="none" w:sz="0" w:space="0" w:color="auto"/>
                    <w:bottom w:val="none" w:sz="0" w:space="0" w:color="auto"/>
                    <w:right w:val="none" w:sz="0" w:space="0" w:color="auto"/>
                  </w:divBdr>
                </w:div>
                <w:div w:id="1660576211">
                  <w:marLeft w:val="0"/>
                  <w:marRight w:val="0"/>
                  <w:marTop w:val="0"/>
                  <w:marBottom w:val="0"/>
                  <w:divBdr>
                    <w:top w:val="none" w:sz="0" w:space="0" w:color="auto"/>
                    <w:left w:val="none" w:sz="0" w:space="0" w:color="auto"/>
                    <w:bottom w:val="none" w:sz="0" w:space="0" w:color="auto"/>
                    <w:right w:val="none" w:sz="0" w:space="0" w:color="auto"/>
                  </w:divBdr>
                </w:div>
                <w:div w:id="213738826">
                  <w:marLeft w:val="0"/>
                  <w:marRight w:val="0"/>
                  <w:marTop w:val="0"/>
                  <w:marBottom w:val="0"/>
                  <w:divBdr>
                    <w:top w:val="none" w:sz="0" w:space="0" w:color="auto"/>
                    <w:left w:val="none" w:sz="0" w:space="0" w:color="auto"/>
                    <w:bottom w:val="none" w:sz="0" w:space="0" w:color="auto"/>
                    <w:right w:val="none" w:sz="0" w:space="0" w:color="auto"/>
                  </w:divBdr>
                </w:div>
                <w:div w:id="1680698593">
                  <w:marLeft w:val="0"/>
                  <w:marRight w:val="0"/>
                  <w:marTop w:val="0"/>
                  <w:marBottom w:val="0"/>
                  <w:divBdr>
                    <w:top w:val="none" w:sz="0" w:space="0" w:color="auto"/>
                    <w:left w:val="none" w:sz="0" w:space="0" w:color="auto"/>
                    <w:bottom w:val="none" w:sz="0" w:space="0" w:color="auto"/>
                    <w:right w:val="none" w:sz="0" w:space="0" w:color="auto"/>
                  </w:divBdr>
                </w:div>
                <w:div w:id="660158593">
                  <w:marLeft w:val="0"/>
                  <w:marRight w:val="0"/>
                  <w:marTop w:val="0"/>
                  <w:marBottom w:val="0"/>
                  <w:divBdr>
                    <w:top w:val="none" w:sz="0" w:space="0" w:color="auto"/>
                    <w:left w:val="none" w:sz="0" w:space="0" w:color="auto"/>
                    <w:bottom w:val="none" w:sz="0" w:space="0" w:color="auto"/>
                    <w:right w:val="none" w:sz="0" w:space="0" w:color="auto"/>
                  </w:divBdr>
                </w:div>
                <w:div w:id="894661351">
                  <w:marLeft w:val="0"/>
                  <w:marRight w:val="0"/>
                  <w:marTop w:val="0"/>
                  <w:marBottom w:val="0"/>
                  <w:divBdr>
                    <w:top w:val="none" w:sz="0" w:space="0" w:color="auto"/>
                    <w:left w:val="none" w:sz="0" w:space="0" w:color="auto"/>
                    <w:bottom w:val="none" w:sz="0" w:space="0" w:color="auto"/>
                    <w:right w:val="none" w:sz="0" w:space="0" w:color="auto"/>
                  </w:divBdr>
                </w:div>
                <w:div w:id="913857771">
                  <w:marLeft w:val="0"/>
                  <w:marRight w:val="0"/>
                  <w:marTop w:val="0"/>
                  <w:marBottom w:val="0"/>
                  <w:divBdr>
                    <w:top w:val="none" w:sz="0" w:space="0" w:color="auto"/>
                    <w:left w:val="none" w:sz="0" w:space="0" w:color="auto"/>
                    <w:bottom w:val="none" w:sz="0" w:space="0" w:color="auto"/>
                    <w:right w:val="none" w:sz="0" w:space="0" w:color="auto"/>
                  </w:divBdr>
                </w:div>
                <w:div w:id="1051925975">
                  <w:marLeft w:val="0"/>
                  <w:marRight w:val="0"/>
                  <w:marTop w:val="0"/>
                  <w:marBottom w:val="0"/>
                  <w:divBdr>
                    <w:top w:val="none" w:sz="0" w:space="0" w:color="auto"/>
                    <w:left w:val="none" w:sz="0" w:space="0" w:color="auto"/>
                    <w:bottom w:val="none" w:sz="0" w:space="0" w:color="auto"/>
                    <w:right w:val="none" w:sz="0" w:space="0" w:color="auto"/>
                  </w:divBdr>
                </w:div>
                <w:div w:id="1104157324">
                  <w:marLeft w:val="0"/>
                  <w:marRight w:val="0"/>
                  <w:marTop w:val="0"/>
                  <w:marBottom w:val="0"/>
                  <w:divBdr>
                    <w:top w:val="none" w:sz="0" w:space="0" w:color="auto"/>
                    <w:left w:val="none" w:sz="0" w:space="0" w:color="auto"/>
                    <w:bottom w:val="none" w:sz="0" w:space="0" w:color="auto"/>
                    <w:right w:val="none" w:sz="0" w:space="0" w:color="auto"/>
                  </w:divBdr>
                </w:div>
                <w:div w:id="215553907">
                  <w:marLeft w:val="0"/>
                  <w:marRight w:val="0"/>
                  <w:marTop w:val="0"/>
                  <w:marBottom w:val="0"/>
                  <w:divBdr>
                    <w:top w:val="none" w:sz="0" w:space="0" w:color="auto"/>
                    <w:left w:val="none" w:sz="0" w:space="0" w:color="auto"/>
                    <w:bottom w:val="none" w:sz="0" w:space="0" w:color="auto"/>
                    <w:right w:val="none" w:sz="0" w:space="0" w:color="auto"/>
                  </w:divBdr>
                </w:div>
                <w:div w:id="410935573">
                  <w:marLeft w:val="0"/>
                  <w:marRight w:val="0"/>
                  <w:marTop w:val="0"/>
                  <w:marBottom w:val="0"/>
                  <w:divBdr>
                    <w:top w:val="none" w:sz="0" w:space="0" w:color="auto"/>
                    <w:left w:val="none" w:sz="0" w:space="0" w:color="auto"/>
                    <w:bottom w:val="none" w:sz="0" w:space="0" w:color="auto"/>
                    <w:right w:val="none" w:sz="0" w:space="0" w:color="auto"/>
                  </w:divBdr>
                </w:div>
                <w:div w:id="1981298006">
                  <w:marLeft w:val="0"/>
                  <w:marRight w:val="0"/>
                  <w:marTop w:val="0"/>
                  <w:marBottom w:val="0"/>
                  <w:divBdr>
                    <w:top w:val="none" w:sz="0" w:space="0" w:color="auto"/>
                    <w:left w:val="none" w:sz="0" w:space="0" w:color="auto"/>
                    <w:bottom w:val="none" w:sz="0" w:space="0" w:color="auto"/>
                    <w:right w:val="none" w:sz="0" w:space="0" w:color="auto"/>
                  </w:divBdr>
                </w:div>
                <w:div w:id="1075124542">
                  <w:marLeft w:val="0"/>
                  <w:marRight w:val="0"/>
                  <w:marTop w:val="0"/>
                  <w:marBottom w:val="0"/>
                  <w:divBdr>
                    <w:top w:val="none" w:sz="0" w:space="0" w:color="auto"/>
                    <w:left w:val="none" w:sz="0" w:space="0" w:color="auto"/>
                    <w:bottom w:val="none" w:sz="0" w:space="0" w:color="auto"/>
                    <w:right w:val="none" w:sz="0" w:space="0" w:color="auto"/>
                  </w:divBdr>
                </w:div>
                <w:div w:id="1803308233">
                  <w:marLeft w:val="0"/>
                  <w:marRight w:val="0"/>
                  <w:marTop w:val="0"/>
                  <w:marBottom w:val="0"/>
                  <w:divBdr>
                    <w:top w:val="none" w:sz="0" w:space="0" w:color="auto"/>
                    <w:left w:val="none" w:sz="0" w:space="0" w:color="auto"/>
                    <w:bottom w:val="none" w:sz="0" w:space="0" w:color="auto"/>
                    <w:right w:val="none" w:sz="0" w:space="0" w:color="auto"/>
                  </w:divBdr>
                </w:div>
                <w:div w:id="1352221068">
                  <w:marLeft w:val="0"/>
                  <w:marRight w:val="0"/>
                  <w:marTop w:val="0"/>
                  <w:marBottom w:val="0"/>
                  <w:divBdr>
                    <w:top w:val="none" w:sz="0" w:space="0" w:color="auto"/>
                    <w:left w:val="none" w:sz="0" w:space="0" w:color="auto"/>
                    <w:bottom w:val="none" w:sz="0" w:space="0" w:color="auto"/>
                    <w:right w:val="none" w:sz="0" w:space="0" w:color="auto"/>
                  </w:divBdr>
                </w:div>
                <w:div w:id="784278587">
                  <w:marLeft w:val="0"/>
                  <w:marRight w:val="0"/>
                  <w:marTop w:val="0"/>
                  <w:marBottom w:val="0"/>
                  <w:divBdr>
                    <w:top w:val="none" w:sz="0" w:space="0" w:color="auto"/>
                    <w:left w:val="none" w:sz="0" w:space="0" w:color="auto"/>
                    <w:bottom w:val="none" w:sz="0" w:space="0" w:color="auto"/>
                    <w:right w:val="none" w:sz="0" w:space="0" w:color="auto"/>
                  </w:divBdr>
                </w:div>
                <w:div w:id="72549260">
                  <w:marLeft w:val="0"/>
                  <w:marRight w:val="0"/>
                  <w:marTop w:val="0"/>
                  <w:marBottom w:val="0"/>
                  <w:divBdr>
                    <w:top w:val="none" w:sz="0" w:space="0" w:color="auto"/>
                    <w:left w:val="none" w:sz="0" w:space="0" w:color="auto"/>
                    <w:bottom w:val="none" w:sz="0" w:space="0" w:color="auto"/>
                    <w:right w:val="none" w:sz="0" w:space="0" w:color="auto"/>
                  </w:divBdr>
                </w:div>
                <w:div w:id="362750511">
                  <w:marLeft w:val="0"/>
                  <w:marRight w:val="0"/>
                  <w:marTop w:val="0"/>
                  <w:marBottom w:val="0"/>
                  <w:divBdr>
                    <w:top w:val="none" w:sz="0" w:space="0" w:color="auto"/>
                    <w:left w:val="none" w:sz="0" w:space="0" w:color="auto"/>
                    <w:bottom w:val="none" w:sz="0" w:space="0" w:color="auto"/>
                    <w:right w:val="none" w:sz="0" w:space="0" w:color="auto"/>
                  </w:divBdr>
                </w:div>
                <w:div w:id="1776555599">
                  <w:marLeft w:val="0"/>
                  <w:marRight w:val="0"/>
                  <w:marTop w:val="0"/>
                  <w:marBottom w:val="0"/>
                  <w:divBdr>
                    <w:top w:val="none" w:sz="0" w:space="0" w:color="auto"/>
                    <w:left w:val="none" w:sz="0" w:space="0" w:color="auto"/>
                    <w:bottom w:val="none" w:sz="0" w:space="0" w:color="auto"/>
                    <w:right w:val="none" w:sz="0" w:space="0" w:color="auto"/>
                  </w:divBdr>
                </w:div>
                <w:div w:id="1890415747">
                  <w:marLeft w:val="0"/>
                  <w:marRight w:val="0"/>
                  <w:marTop w:val="0"/>
                  <w:marBottom w:val="0"/>
                  <w:divBdr>
                    <w:top w:val="none" w:sz="0" w:space="0" w:color="auto"/>
                    <w:left w:val="none" w:sz="0" w:space="0" w:color="auto"/>
                    <w:bottom w:val="none" w:sz="0" w:space="0" w:color="auto"/>
                    <w:right w:val="none" w:sz="0" w:space="0" w:color="auto"/>
                  </w:divBdr>
                </w:div>
                <w:div w:id="1991252792">
                  <w:marLeft w:val="0"/>
                  <w:marRight w:val="0"/>
                  <w:marTop w:val="0"/>
                  <w:marBottom w:val="0"/>
                  <w:divBdr>
                    <w:top w:val="none" w:sz="0" w:space="0" w:color="auto"/>
                    <w:left w:val="none" w:sz="0" w:space="0" w:color="auto"/>
                    <w:bottom w:val="none" w:sz="0" w:space="0" w:color="auto"/>
                    <w:right w:val="none" w:sz="0" w:space="0" w:color="auto"/>
                  </w:divBdr>
                </w:div>
                <w:div w:id="1067995756">
                  <w:marLeft w:val="0"/>
                  <w:marRight w:val="0"/>
                  <w:marTop w:val="0"/>
                  <w:marBottom w:val="0"/>
                  <w:divBdr>
                    <w:top w:val="none" w:sz="0" w:space="0" w:color="auto"/>
                    <w:left w:val="none" w:sz="0" w:space="0" w:color="auto"/>
                    <w:bottom w:val="none" w:sz="0" w:space="0" w:color="auto"/>
                    <w:right w:val="none" w:sz="0" w:space="0" w:color="auto"/>
                  </w:divBdr>
                </w:div>
                <w:div w:id="677073664">
                  <w:marLeft w:val="0"/>
                  <w:marRight w:val="0"/>
                  <w:marTop w:val="0"/>
                  <w:marBottom w:val="0"/>
                  <w:divBdr>
                    <w:top w:val="none" w:sz="0" w:space="0" w:color="auto"/>
                    <w:left w:val="none" w:sz="0" w:space="0" w:color="auto"/>
                    <w:bottom w:val="none" w:sz="0" w:space="0" w:color="auto"/>
                    <w:right w:val="none" w:sz="0" w:space="0" w:color="auto"/>
                  </w:divBdr>
                </w:div>
                <w:div w:id="1184637745">
                  <w:marLeft w:val="0"/>
                  <w:marRight w:val="0"/>
                  <w:marTop w:val="0"/>
                  <w:marBottom w:val="0"/>
                  <w:divBdr>
                    <w:top w:val="none" w:sz="0" w:space="0" w:color="auto"/>
                    <w:left w:val="none" w:sz="0" w:space="0" w:color="auto"/>
                    <w:bottom w:val="none" w:sz="0" w:space="0" w:color="auto"/>
                    <w:right w:val="none" w:sz="0" w:space="0" w:color="auto"/>
                  </w:divBdr>
                </w:div>
                <w:div w:id="567497651">
                  <w:marLeft w:val="0"/>
                  <w:marRight w:val="0"/>
                  <w:marTop w:val="0"/>
                  <w:marBottom w:val="0"/>
                  <w:divBdr>
                    <w:top w:val="none" w:sz="0" w:space="0" w:color="auto"/>
                    <w:left w:val="none" w:sz="0" w:space="0" w:color="auto"/>
                    <w:bottom w:val="none" w:sz="0" w:space="0" w:color="auto"/>
                    <w:right w:val="none" w:sz="0" w:space="0" w:color="auto"/>
                  </w:divBdr>
                </w:div>
                <w:div w:id="339896297">
                  <w:marLeft w:val="0"/>
                  <w:marRight w:val="0"/>
                  <w:marTop w:val="0"/>
                  <w:marBottom w:val="0"/>
                  <w:divBdr>
                    <w:top w:val="none" w:sz="0" w:space="0" w:color="auto"/>
                    <w:left w:val="none" w:sz="0" w:space="0" w:color="auto"/>
                    <w:bottom w:val="none" w:sz="0" w:space="0" w:color="auto"/>
                    <w:right w:val="none" w:sz="0" w:space="0" w:color="auto"/>
                  </w:divBdr>
                </w:div>
                <w:div w:id="1834368827">
                  <w:marLeft w:val="0"/>
                  <w:marRight w:val="0"/>
                  <w:marTop w:val="0"/>
                  <w:marBottom w:val="0"/>
                  <w:divBdr>
                    <w:top w:val="none" w:sz="0" w:space="0" w:color="auto"/>
                    <w:left w:val="none" w:sz="0" w:space="0" w:color="auto"/>
                    <w:bottom w:val="none" w:sz="0" w:space="0" w:color="auto"/>
                    <w:right w:val="none" w:sz="0" w:space="0" w:color="auto"/>
                  </w:divBdr>
                </w:div>
                <w:div w:id="1705712019">
                  <w:marLeft w:val="0"/>
                  <w:marRight w:val="0"/>
                  <w:marTop w:val="0"/>
                  <w:marBottom w:val="0"/>
                  <w:divBdr>
                    <w:top w:val="none" w:sz="0" w:space="0" w:color="auto"/>
                    <w:left w:val="none" w:sz="0" w:space="0" w:color="auto"/>
                    <w:bottom w:val="none" w:sz="0" w:space="0" w:color="auto"/>
                    <w:right w:val="none" w:sz="0" w:space="0" w:color="auto"/>
                  </w:divBdr>
                </w:div>
                <w:div w:id="783377985">
                  <w:marLeft w:val="0"/>
                  <w:marRight w:val="0"/>
                  <w:marTop w:val="0"/>
                  <w:marBottom w:val="0"/>
                  <w:divBdr>
                    <w:top w:val="none" w:sz="0" w:space="0" w:color="auto"/>
                    <w:left w:val="none" w:sz="0" w:space="0" w:color="auto"/>
                    <w:bottom w:val="none" w:sz="0" w:space="0" w:color="auto"/>
                    <w:right w:val="none" w:sz="0" w:space="0" w:color="auto"/>
                  </w:divBdr>
                </w:div>
                <w:div w:id="1786653360">
                  <w:marLeft w:val="0"/>
                  <w:marRight w:val="0"/>
                  <w:marTop w:val="0"/>
                  <w:marBottom w:val="0"/>
                  <w:divBdr>
                    <w:top w:val="none" w:sz="0" w:space="0" w:color="auto"/>
                    <w:left w:val="none" w:sz="0" w:space="0" w:color="auto"/>
                    <w:bottom w:val="none" w:sz="0" w:space="0" w:color="auto"/>
                    <w:right w:val="none" w:sz="0" w:space="0" w:color="auto"/>
                  </w:divBdr>
                </w:div>
                <w:div w:id="806974708">
                  <w:marLeft w:val="0"/>
                  <w:marRight w:val="0"/>
                  <w:marTop w:val="0"/>
                  <w:marBottom w:val="0"/>
                  <w:divBdr>
                    <w:top w:val="none" w:sz="0" w:space="0" w:color="auto"/>
                    <w:left w:val="none" w:sz="0" w:space="0" w:color="auto"/>
                    <w:bottom w:val="none" w:sz="0" w:space="0" w:color="auto"/>
                    <w:right w:val="none" w:sz="0" w:space="0" w:color="auto"/>
                  </w:divBdr>
                </w:div>
                <w:div w:id="1800873354">
                  <w:marLeft w:val="0"/>
                  <w:marRight w:val="0"/>
                  <w:marTop w:val="0"/>
                  <w:marBottom w:val="0"/>
                  <w:divBdr>
                    <w:top w:val="none" w:sz="0" w:space="0" w:color="auto"/>
                    <w:left w:val="none" w:sz="0" w:space="0" w:color="auto"/>
                    <w:bottom w:val="none" w:sz="0" w:space="0" w:color="auto"/>
                    <w:right w:val="none" w:sz="0" w:space="0" w:color="auto"/>
                  </w:divBdr>
                </w:div>
                <w:div w:id="650447256">
                  <w:marLeft w:val="0"/>
                  <w:marRight w:val="0"/>
                  <w:marTop w:val="0"/>
                  <w:marBottom w:val="0"/>
                  <w:divBdr>
                    <w:top w:val="none" w:sz="0" w:space="0" w:color="auto"/>
                    <w:left w:val="none" w:sz="0" w:space="0" w:color="auto"/>
                    <w:bottom w:val="none" w:sz="0" w:space="0" w:color="auto"/>
                    <w:right w:val="none" w:sz="0" w:space="0" w:color="auto"/>
                  </w:divBdr>
                </w:div>
                <w:div w:id="398787516">
                  <w:marLeft w:val="0"/>
                  <w:marRight w:val="0"/>
                  <w:marTop w:val="0"/>
                  <w:marBottom w:val="0"/>
                  <w:divBdr>
                    <w:top w:val="none" w:sz="0" w:space="0" w:color="auto"/>
                    <w:left w:val="none" w:sz="0" w:space="0" w:color="auto"/>
                    <w:bottom w:val="none" w:sz="0" w:space="0" w:color="auto"/>
                    <w:right w:val="none" w:sz="0" w:space="0" w:color="auto"/>
                  </w:divBdr>
                </w:div>
                <w:div w:id="1420130282">
                  <w:marLeft w:val="0"/>
                  <w:marRight w:val="0"/>
                  <w:marTop w:val="0"/>
                  <w:marBottom w:val="0"/>
                  <w:divBdr>
                    <w:top w:val="none" w:sz="0" w:space="0" w:color="auto"/>
                    <w:left w:val="none" w:sz="0" w:space="0" w:color="auto"/>
                    <w:bottom w:val="none" w:sz="0" w:space="0" w:color="auto"/>
                    <w:right w:val="none" w:sz="0" w:space="0" w:color="auto"/>
                  </w:divBdr>
                </w:div>
                <w:div w:id="1789472179">
                  <w:marLeft w:val="0"/>
                  <w:marRight w:val="0"/>
                  <w:marTop w:val="0"/>
                  <w:marBottom w:val="0"/>
                  <w:divBdr>
                    <w:top w:val="none" w:sz="0" w:space="0" w:color="auto"/>
                    <w:left w:val="none" w:sz="0" w:space="0" w:color="auto"/>
                    <w:bottom w:val="none" w:sz="0" w:space="0" w:color="auto"/>
                    <w:right w:val="none" w:sz="0" w:space="0" w:color="auto"/>
                  </w:divBdr>
                </w:div>
                <w:div w:id="1024936142">
                  <w:marLeft w:val="0"/>
                  <w:marRight w:val="0"/>
                  <w:marTop w:val="0"/>
                  <w:marBottom w:val="0"/>
                  <w:divBdr>
                    <w:top w:val="none" w:sz="0" w:space="0" w:color="auto"/>
                    <w:left w:val="none" w:sz="0" w:space="0" w:color="auto"/>
                    <w:bottom w:val="none" w:sz="0" w:space="0" w:color="auto"/>
                    <w:right w:val="none" w:sz="0" w:space="0" w:color="auto"/>
                  </w:divBdr>
                </w:div>
                <w:div w:id="909654670">
                  <w:marLeft w:val="0"/>
                  <w:marRight w:val="0"/>
                  <w:marTop w:val="0"/>
                  <w:marBottom w:val="0"/>
                  <w:divBdr>
                    <w:top w:val="none" w:sz="0" w:space="0" w:color="auto"/>
                    <w:left w:val="none" w:sz="0" w:space="0" w:color="auto"/>
                    <w:bottom w:val="none" w:sz="0" w:space="0" w:color="auto"/>
                    <w:right w:val="none" w:sz="0" w:space="0" w:color="auto"/>
                  </w:divBdr>
                </w:div>
                <w:div w:id="1712455818">
                  <w:marLeft w:val="0"/>
                  <w:marRight w:val="0"/>
                  <w:marTop w:val="0"/>
                  <w:marBottom w:val="0"/>
                  <w:divBdr>
                    <w:top w:val="none" w:sz="0" w:space="0" w:color="auto"/>
                    <w:left w:val="none" w:sz="0" w:space="0" w:color="auto"/>
                    <w:bottom w:val="none" w:sz="0" w:space="0" w:color="auto"/>
                    <w:right w:val="none" w:sz="0" w:space="0" w:color="auto"/>
                  </w:divBdr>
                </w:div>
                <w:div w:id="624197352">
                  <w:marLeft w:val="0"/>
                  <w:marRight w:val="0"/>
                  <w:marTop w:val="0"/>
                  <w:marBottom w:val="0"/>
                  <w:divBdr>
                    <w:top w:val="none" w:sz="0" w:space="0" w:color="auto"/>
                    <w:left w:val="none" w:sz="0" w:space="0" w:color="auto"/>
                    <w:bottom w:val="none" w:sz="0" w:space="0" w:color="auto"/>
                    <w:right w:val="none" w:sz="0" w:space="0" w:color="auto"/>
                  </w:divBdr>
                </w:div>
                <w:div w:id="1001273808">
                  <w:marLeft w:val="0"/>
                  <w:marRight w:val="0"/>
                  <w:marTop w:val="0"/>
                  <w:marBottom w:val="0"/>
                  <w:divBdr>
                    <w:top w:val="none" w:sz="0" w:space="0" w:color="auto"/>
                    <w:left w:val="none" w:sz="0" w:space="0" w:color="auto"/>
                    <w:bottom w:val="none" w:sz="0" w:space="0" w:color="auto"/>
                    <w:right w:val="none" w:sz="0" w:space="0" w:color="auto"/>
                  </w:divBdr>
                </w:div>
                <w:div w:id="1814366515">
                  <w:marLeft w:val="0"/>
                  <w:marRight w:val="0"/>
                  <w:marTop w:val="0"/>
                  <w:marBottom w:val="0"/>
                  <w:divBdr>
                    <w:top w:val="none" w:sz="0" w:space="0" w:color="auto"/>
                    <w:left w:val="none" w:sz="0" w:space="0" w:color="auto"/>
                    <w:bottom w:val="none" w:sz="0" w:space="0" w:color="auto"/>
                    <w:right w:val="none" w:sz="0" w:space="0" w:color="auto"/>
                  </w:divBdr>
                </w:div>
                <w:div w:id="1862473882">
                  <w:marLeft w:val="0"/>
                  <w:marRight w:val="0"/>
                  <w:marTop w:val="0"/>
                  <w:marBottom w:val="0"/>
                  <w:divBdr>
                    <w:top w:val="none" w:sz="0" w:space="0" w:color="auto"/>
                    <w:left w:val="none" w:sz="0" w:space="0" w:color="auto"/>
                    <w:bottom w:val="none" w:sz="0" w:space="0" w:color="auto"/>
                    <w:right w:val="none" w:sz="0" w:space="0" w:color="auto"/>
                  </w:divBdr>
                </w:div>
                <w:div w:id="1462654204">
                  <w:marLeft w:val="0"/>
                  <w:marRight w:val="0"/>
                  <w:marTop w:val="0"/>
                  <w:marBottom w:val="0"/>
                  <w:divBdr>
                    <w:top w:val="none" w:sz="0" w:space="0" w:color="auto"/>
                    <w:left w:val="none" w:sz="0" w:space="0" w:color="auto"/>
                    <w:bottom w:val="none" w:sz="0" w:space="0" w:color="auto"/>
                    <w:right w:val="none" w:sz="0" w:space="0" w:color="auto"/>
                  </w:divBdr>
                </w:div>
                <w:div w:id="2007050652">
                  <w:marLeft w:val="0"/>
                  <w:marRight w:val="0"/>
                  <w:marTop w:val="0"/>
                  <w:marBottom w:val="0"/>
                  <w:divBdr>
                    <w:top w:val="none" w:sz="0" w:space="0" w:color="auto"/>
                    <w:left w:val="none" w:sz="0" w:space="0" w:color="auto"/>
                    <w:bottom w:val="none" w:sz="0" w:space="0" w:color="auto"/>
                    <w:right w:val="none" w:sz="0" w:space="0" w:color="auto"/>
                  </w:divBdr>
                </w:div>
                <w:div w:id="1819809679">
                  <w:marLeft w:val="0"/>
                  <w:marRight w:val="0"/>
                  <w:marTop w:val="0"/>
                  <w:marBottom w:val="0"/>
                  <w:divBdr>
                    <w:top w:val="none" w:sz="0" w:space="0" w:color="auto"/>
                    <w:left w:val="none" w:sz="0" w:space="0" w:color="auto"/>
                    <w:bottom w:val="none" w:sz="0" w:space="0" w:color="auto"/>
                    <w:right w:val="none" w:sz="0" w:space="0" w:color="auto"/>
                  </w:divBdr>
                </w:div>
                <w:div w:id="1641954393">
                  <w:marLeft w:val="0"/>
                  <w:marRight w:val="0"/>
                  <w:marTop w:val="0"/>
                  <w:marBottom w:val="0"/>
                  <w:divBdr>
                    <w:top w:val="none" w:sz="0" w:space="0" w:color="auto"/>
                    <w:left w:val="none" w:sz="0" w:space="0" w:color="auto"/>
                    <w:bottom w:val="none" w:sz="0" w:space="0" w:color="auto"/>
                    <w:right w:val="none" w:sz="0" w:space="0" w:color="auto"/>
                  </w:divBdr>
                </w:div>
                <w:div w:id="761071633">
                  <w:marLeft w:val="0"/>
                  <w:marRight w:val="0"/>
                  <w:marTop w:val="0"/>
                  <w:marBottom w:val="0"/>
                  <w:divBdr>
                    <w:top w:val="none" w:sz="0" w:space="0" w:color="auto"/>
                    <w:left w:val="none" w:sz="0" w:space="0" w:color="auto"/>
                    <w:bottom w:val="none" w:sz="0" w:space="0" w:color="auto"/>
                    <w:right w:val="none" w:sz="0" w:space="0" w:color="auto"/>
                  </w:divBdr>
                </w:div>
                <w:div w:id="280958577">
                  <w:marLeft w:val="0"/>
                  <w:marRight w:val="0"/>
                  <w:marTop w:val="0"/>
                  <w:marBottom w:val="0"/>
                  <w:divBdr>
                    <w:top w:val="none" w:sz="0" w:space="0" w:color="auto"/>
                    <w:left w:val="none" w:sz="0" w:space="0" w:color="auto"/>
                    <w:bottom w:val="none" w:sz="0" w:space="0" w:color="auto"/>
                    <w:right w:val="none" w:sz="0" w:space="0" w:color="auto"/>
                  </w:divBdr>
                </w:div>
                <w:div w:id="239291825">
                  <w:marLeft w:val="0"/>
                  <w:marRight w:val="0"/>
                  <w:marTop w:val="0"/>
                  <w:marBottom w:val="0"/>
                  <w:divBdr>
                    <w:top w:val="none" w:sz="0" w:space="0" w:color="auto"/>
                    <w:left w:val="none" w:sz="0" w:space="0" w:color="auto"/>
                    <w:bottom w:val="none" w:sz="0" w:space="0" w:color="auto"/>
                    <w:right w:val="none" w:sz="0" w:space="0" w:color="auto"/>
                  </w:divBdr>
                </w:div>
                <w:div w:id="535316165">
                  <w:marLeft w:val="0"/>
                  <w:marRight w:val="0"/>
                  <w:marTop w:val="0"/>
                  <w:marBottom w:val="0"/>
                  <w:divBdr>
                    <w:top w:val="none" w:sz="0" w:space="0" w:color="auto"/>
                    <w:left w:val="none" w:sz="0" w:space="0" w:color="auto"/>
                    <w:bottom w:val="none" w:sz="0" w:space="0" w:color="auto"/>
                    <w:right w:val="none" w:sz="0" w:space="0" w:color="auto"/>
                  </w:divBdr>
                </w:div>
                <w:div w:id="2140493919">
                  <w:marLeft w:val="0"/>
                  <w:marRight w:val="0"/>
                  <w:marTop w:val="0"/>
                  <w:marBottom w:val="0"/>
                  <w:divBdr>
                    <w:top w:val="none" w:sz="0" w:space="0" w:color="auto"/>
                    <w:left w:val="none" w:sz="0" w:space="0" w:color="auto"/>
                    <w:bottom w:val="none" w:sz="0" w:space="0" w:color="auto"/>
                    <w:right w:val="none" w:sz="0" w:space="0" w:color="auto"/>
                  </w:divBdr>
                </w:div>
                <w:div w:id="1695693916">
                  <w:marLeft w:val="0"/>
                  <w:marRight w:val="0"/>
                  <w:marTop w:val="0"/>
                  <w:marBottom w:val="0"/>
                  <w:divBdr>
                    <w:top w:val="none" w:sz="0" w:space="0" w:color="auto"/>
                    <w:left w:val="none" w:sz="0" w:space="0" w:color="auto"/>
                    <w:bottom w:val="none" w:sz="0" w:space="0" w:color="auto"/>
                    <w:right w:val="none" w:sz="0" w:space="0" w:color="auto"/>
                  </w:divBdr>
                </w:div>
                <w:div w:id="815530369">
                  <w:marLeft w:val="0"/>
                  <w:marRight w:val="0"/>
                  <w:marTop w:val="0"/>
                  <w:marBottom w:val="0"/>
                  <w:divBdr>
                    <w:top w:val="none" w:sz="0" w:space="0" w:color="auto"/>
                    <w:left w:val="none" w:sz="0" w:space="0" w:color="auto"/>
                    <w:bottom w:val="none" w:sz="0" w:space="0" w:color="auto"/>
                    <w:right w:val="none" w:sz="0" w:space="0" w:color="auto"/>
                  </w:divBdr>
                </w:div>
                <w:div w:id="951285229">
                  <w:marLeft w:val="0"/>
                  <w:marRight w:val="0"/>
                  <w:marTop w:val="0"/>
                  <w:marBottom w:val="0"/>
                  <w:divBdr>
                    <w:top w:val="none" w:sz="0" w:space="0" w:color="auto"/>
                    <w:left w:val="none" w:sz="0" w:space="0" w:color="auto"/>
                    <w:bottom w:val="none" w:sz="0" w:space="0" w:color="auto"/>
                    <w:right w:val="none" w:sz="0" w:space="0" w:color="auto"/>
                  </w:divBdr>
                </w:div>
                <w:div w:id="852066298">
                  <w:marLeft w:val="0"/>
                  <w:marRight w:val="0"/>
                  <w:marTop w:val="0"/>
                  <w:marBottom w:val="0"/>
                  <w:divBdr>
                    <w:top w:val="none" w:sz="0" w:space="0" w:color="auto"/>
                    <w:left w:val="none" w:sz="0" w:space="0" w:color="auto"/>
                    <w:bottom w:val="none" w:sz="0" w:space="0" w:color="auto"/>
                    <w:right w:val="none" w:sz="0" w:space="0" w:color="auto"/>
                  </w:divBdr>
                </w:div>
                <w:div w:id="1053849835">
                  <w:marLeft w:val="0"/>
                  <w:marRight w:val="0"/>
                  <w:marTop w:val="0"/>
                  <w:marBottom w:val="0"/>
                  <w:divBdr>
                    <w:top w:val="none" w:sz="0" w:space="0" w:color="auto"/>
                    <w:left w:val="none" w:sz="0" w:space="0" w:color="auto"/>
                    <w:bottom w:val="none" w:sz="0" w:space="0" w:color="auto"/>
                    <w:right w:val="none" w:sz="0" w:space="0" w:color="auto"/>
                  </w:divBdr>
                </w:div>
                <w:div w:id="1841460601">
                  <w:marLeft w:val="0"/>
                  <w:marRight w:val="0"/>
                  <w:marTop w:val="0"/>
                  <w:marBottom w:val="0"/>
                  <w:divBdr>
                    <w:top w:val="none" w:sz="0" w:space="0" w:color="auto"/>
                    <w:left w:val="none" w:sz="0" w:space="0" w:color="auto"/>
                    <w:bottom w:val="none" w:sz="0" w:space="0" w:color="auto"/>
                    <w:right w:val="none" w:sz="0" w:space="0" w:color="auto"/>
                  </w:divBdr>
                </w:div>
                <w:div w:id="1121608227">
                  <w:marLeft w:val="0"/>
                  <w:marRight w:val="0"/>
                  <w:marTop w:val="0"/>
                  <w:marBottom w:val="0"/>
                  <w:divBdr>
                    <w:top w:val="none" w:sz="0" w:space="0" w:color="auto"/>
                    <w:left w:val="none" w:sz="0" w:space="0" w:color="auto"/>
                    <w:bottom w:val="none" w:sz="0" w:space="0" w:color="auto"/>
                    <w:right w:val="none" w:sz="0" w:space="0" w:color="auto"/>
                  </w:divBdr>
                </w:div>
                <w:div w:id="1848328491">
                  <w:marLeft w:val="0"/>
                  <w:marRight w:val="0"/>
                  <w:marTop w:val="0"/>
                  <w:marBottom w:val="0"/>
                  <w:divBdr>
                    <w:top w:val="none" w:sz="0" w:space="0" w:color="auto"/>
                    <w:left w:val="none" w:sz="0" w:space="0" w:color="auto"/>
                    <w:bottom w:val="none" w:sz="0" w:space="0" w:color="auto"/>
                    <w:right w:val="none" w:sz="0" w:space="0" w:color="auto"/>
                  </w:divBdr>
                </w:div>
                <w:div w:id="877593402">
                  <w:marLeft w:val="0"/>
                  <w:marRight w:val="0"/>
                  <w:marTop w:val="0"/>
                  <w:marBottom w:val="0"/>
                  <w:divBdr>
                    <w:top w:val="none" w:sz="0" w:space="0" w:color="auto"/>
                    <w:left w:val="none" w:sz="0" w:space="0" w:color="auto"/>
                    <w:bottom w:val="none" w:sz="0" w:space="0" w:color="auto"/>
                    <w:right w:val="none" w:sz="0" w:space="0" w:color="auto"/>
                  </w:divBdr>
                </w:div>
                <w:div w:id="1297177396">
                  <w:marLeft w:val="0"/>
                  <w:marRight w:val="0"/>
                  <w:marTop w:val="0"/>
                  <w:marBottom w:val="0"/>
                  <w:divBdr>
                    <w:top w:val="none" w:sz="0" w:space="0" w:color="auto"/>
                    <w:left w:val="none" w:sz="0" w:space="0" w:color="auto"/>
                    <w:bottom w:val="none" w:sz="0" w:space="0" w:color="auto"/>
                    <w:right w:val="none" w:sz="0" w:space="0" w:color="auto"/>
                  </w:divBdr>
                </w:div>
                <w:div w:id="1969168314">
                  <w:marLeft w:val="0"/>
                  <w:marRight w:val="0"/>
                  <w:marTop w:val="0"/>
                  <w:marBottom w:val="0"/>
                  <w:divBdr>
                    <w:top w:val="none" w:sz="0" w:space="0" w:color="auto"/>
                    <w:left w:val="none" w:sz="0" w:space="0" w:color="auto"/>
                    <w:bottom w:val="none" w:sz="0" w:space="0" w:color="auto"/>
                    <w:right w:val="none" w:sz="0" w:space="0" w:color="auto"/>
                  </w:divBdr>
                </w:div>
                <w:div w:id="664893093">
                  <w:marLeft w:val="0"/>
                  <w:marRight w:val="0"/>
                  <w:marTop w:val="0"/>
                  <w:marBottom w:val="0"/>
                  <w:divBdr>
                    <w:top w:val="none" w:sz="0" w:space="0" w:color="auto"/>
                    <w:left w:val="none" w:sz="0" w:space="0" w:color="auto"/>
                    <w:bottom w:val="none" w:sz="0" w:space="0" w:color="auto"/>
                    <w:right w:val="none" w:sz="0" w:space="0" w:color="auto"/>
                  </w:divBdr>
                </w:div>
                <w:div w:id="1332875441">
                  <w:marLeft w:val="0"/>
                  <w:marRight w:val="0"/>
                  <w:marTop w:val="0"/>
                  <w:marBottom w:val="0"/>
                  <w:divBdr>
                    <w:top w:val="none" w:sz="0" w:space="0" w:color="auto"/>
                    <w:left w:val="none" w:sz="0" w:space="0" w:color="auto"/>
                    <w:bottom w:val="none" w:sz="0" w:space="0" w:color="auto"/>
                    <w:right w:val="none" w:sz="0" w:space="0" w:color="auto"/>
                  </w:divBdr>
                </w:div>
                <w:div w:id="1694767376">
                  <w:marLeft w:val="0"/>
                  <w:marRight w:val="0"/>
                  <w:marTop w:val="0"/>
                  <w:marBottom w:val="0"/>
                  <w:divBdr>
                    <w:top w:val="none" w:sz="0" w:space="0" w:color="auto"/>
                    <w:left w:val="none" w:sz="0" w:space="0" w:color="auto"/>
                    <w:bottom w:val="none" w:sz="0" w:space="0" w:color="auto"/>
                    <w:right w:val="none" w:sz="0" w:space="0" w:color="auto"/>
                  </w:divBdr>
                </w:div>
                <w:div w:id="2103261438">
                  <w:marLeft w:val="0"/>
                  <w:marRight w:val="0"/>
                  <w:marTop w:val="0"/>
                  <w:marBottom w:val="0"/>
                  <w:divBdr>
                    <w:top w:val="none" w:sz="0" w:space="0" w:color="auto"/>
                    <w:left w:val="none" w:sz="0" w:space="0" w:color="auto"/>
                    <w:bottom w:val="none" w:sz="0" w:space="0" w:color="auto"/>
                    <w:right w:val="none" w:sz="0" w:space="0" w:color="auto"/>
                  </w:divBdr>
                </w:div>
                <w:div w:id="100227133">
                  <w:marLeft w:val="0"/>
                  <w:marRight w:val="0"/>
                  <w:marTop w:val="0"/>
                  <w:marBottom w:val="0"/>
                  <w:divBdr>
                    <w:top w:val="none" w:sz="0" w:space="0" w:color="auto"/>
                    <w:left w:val="none" w:sz="0" w:space="0" w:color="auto"/>
                    <w:bottom w:val="none" w:sz="0" w:space="0" w:color="auto"/>
                    <w:right w:val="none" w:sz="0" w:space="0" w:color="auto"/>
                  </w:divBdr>
                </w:div>
                <w:div w:id="855735212">
                  <w:marLeft w:val="0"/>
                  <w:marRight w:val="0"/>
                  <w:marTop w:val="0"/>
                  <w:marBottom w:val="0"/>
                  <w:divBdr>
                    <w:top w:val="none" w:sz="0" w:space="0" w:color="auto"/>
                    <w:left w:val="none" w:sz="0" w:space="0" w:color="auto"/>
                    <w:bottom w:val="none" w:sz="0" w:space="0" w:color="auto"/>
                    <w:right w:val="none" w:sz="0" w:space="0" w:color="auto"/>
                  </w:divBdr>
                </w:div>
                <w:div w:id="730232215">
                  <w:marLeft w:val="0"/>
                  <w:marRight w:val="0"/>
                  <w:marTop w:val="0"/>
                  <w:marBottom w:val="0"/>
                  <w:divBdr>
                    <w:top w:val="none" w:sz="0" w:space="0" w:color="auto"/>
                    <w:left w:val="none" w:sz="0" w:space="0" w:color="auto"/>
                    <w:bottom w:val="none" w:sz="0" w:space="0" w:color="auto"/>
                    <w:right w:val="none" w:sz="0" w:space="0" w:color="auto"/>
                  </w:divBdr>
                </w:div>
                <w:div w:id="1159032863">
                  <w:marLeft w:val="0"/>
                  <w:marRight w:val="0"/>
                  <w:marTop w:val="0"/>
                  <w:marBottom w:val="0"/>
                  <w:divBdr>
                    <w:top w:val="none" w:sz="0" w:space="0" w:color="auto"/>
                    <w:left w:val="none" w:sz="0" w:space="0" w:color="auto"/>
                    <w:bottom w:val="none" w:sz="0" w:space="0" w:color="auto"/>
                    <w:right w:val="none" w:sz="0" w:space="0" w:color="auto"/>
                  </w:divBdr>
                </w:div>
                <w:div w:id="1955090452">
                  <w:marLeft w:val="0"/>
                  <w:marRight w:val="0"/>
                  <w:marTop w:val="0"/>
                  <w:marBottom w:val="0"/>
                  <w:divBdr>
                    <w:top w:val="none" w:sz="0" w:space="0" w:color="auto"/>
                    <w:left w:val="none" w:sz="0" w:space="0" w:color="auto"/>
                    <w:bottom w:val="none" w:sz="0" w:space="0" w:color="auto"/>
                    <w:right w:val="none" w:sz="0" w:space="0" w:color="auto"/>
                  </w:divBdr>
                </w:div>
                <w:div w:id="1045180175">
                  <w:marLeft w:val="0"/>
                  <w:marRight w:val="0"/>
                  <w:marTop w:val="0"/>
                  <w:marBottom w:val="0"/>
                  <w:divBdr>
                    <w:top w:val="none" w:sz="0" w:space="0" w:color="auto"/>
                    <w:left w:val="none" w:sz="0" w:space="0" w:color="auto"/>
                    <w:bottom w:val="none" w:sz="0" w:space="0" w:color="auto"/>
                    <w:right w:val="none" w:sz="0" w:space="0" w:color="auto"/>
                  </w:divBdr>
                </w:div>
                <w:div w:id="1669286285">
                  <w:marLeft w:val="0"/>
                  <w:marRight w:val="0"/>
                  <w:marTop w:val="0"/>
                  <w:marBottom w:val="0"/>
                  <w:divBdr>
                    <w:top w:val="none" w:sz="0" w:space="0" w:color="auto"/>
                    <w:left w:val="none" w:sz="0" w:space="0" w:color="auto"/>
                    <w:bottom w:val="none" w:sz="0" w:space="0" w:color="auto"/>
                    <w:right w:val="none" w:sz="0" w:space="0" w:color="auto"/>
                  </w:divBdr>
                </w:div>
                <w:div w:id="1098908837">
                  <w:marLeft w:val="0"/>
                  <w:marRight w:val="0"/>
                  <w:marTop w:val="0"/>
                  <w:marBottom w:val="0"/>
                  <w:divBdr>
                    <w:top w:val="none" w:sz="0" w:space="0" w:color="auto"/>
                    <w:left w:val="none" w:sz="0" w:space="0" w:color="auto"/>
                    <w:bottom w:val="none" w:sz="0" w:space="0" w:color="auto"/>
                    <w:right w:val="none" w:sz="0" w:space="0" w:color="auto"/>
                  </w:divBdr>
                </w:div>
                <w:div w:id="678387129">
                  <w:marLeft w:val="0"/>
                  <w:marRight w:val="0"/>
                  <w:marTop w:val="0"/>
                  <w:marBottom w:val="0"/>
                  <w:divBdr>
                    <w:top w:val="none" w:sz="0" w:space="0" w:color="auto"/>
                    <w:left w:val="none" w:sz="0" w:space="0" w:color="auto"/>
                    <w:bottom w:val="none" w:sz="0" w:space="0" w:color="auto"/>
                    <w:right w:val="none" w:sz="0" w:space="0" w:color="auto"/>
                  </w:divBdr>
                </w:div>
                <w:div w:id="772943331">
                  <w:marLeft w:val="0"/>
                  <w:marRight w:val="0"/>
                  <w:marTop w:val="0"/>
                  <w:marBottom w:val="0"/>
                  <w:divBdr>
                    <w:top w:val="none" w:sz="0" w:space="0" w:color="auto"/>
                    <w:left w:val="none" w:sz="0" w:space="0" w:color="auto"/>
                    <w:bottom w:val="none" w:sz="0" w:space="0" w:color="auto"/>
                    <w:right w:val="none" w:sz="0" w:space="0" w:color="auto"/>
                  </w:divBdr>
                </w:div>
                <w:div w:id="1716854438">
                  <w:marLeft w:val="0"/>
                  <w:marRight w:val="0"/>
                  <w:marTop w:val="0"/>
                  <w:marBottom w:val="0"/>
                  <w:divBdr>
                    <w:top w:val="none" w:sz="0" w:space="0" w:color="auto"/>
                    <w:left w:val="none" w:sz="0" w:space="0" w:color="auto"/>
                    <w:bottom w:val="none" w:sz="0" w:space="0" w:color="auto"/>
                    <w:right w:val="none" w:sz="0" w:space="0" w:color="auto"/>
                  </w:divBdr>
                </w:div>
                <w:div w:id="1516964257">
                  <w:marLeft w:val="0"/>
                  <w:marRight w:val="0"/>
                  <w:marTop w:val="0"/>
                  <w:marBottom w:val="0"/>
                  <w:divBdr>
                    <w:top w:val="none" w:sz="0" w:space="0" w:color="auto"/>
                    <w:left w:val="none" w:sz="0" w:space="0" w:color="auto"/>
                    <w:bottom w:val="none" w:sz="0" w:space="0" w:color="auto"/>
                    <w:right w:val="none" w:sz="0" w:space="0" w:color="auto"/>
                  </w:divBdr>
                </w:div>
                <w:div w:id="1933934463">
                  <w:marLeft w:val="0"/>
                  <w:marRight w:val="0"/>
                  <w:marTop w:val="0"/>
                  <w:marBottom w:val="0"/>
                  <w:divBdr>
                    <w:top w:val="none" w:sz="0" w:space="0" w:color="auto"/>
                    <w:left w:val="none" w:sz="0" w:space="0" w:color="auto"/>
                    <w:bottom w:val="none" w:sz="0" w:space="0" w:color="auto"/>
                    <w:right w:val="none" w:sz="0" w:space="0" w:color="auto"/>
                  </w:divBdr>
                </w:div>
                <w:div w:id="1436556775">
                  <w:marLeft w:val="0"/>
                  <w:marRight w:val="0"/>
                  <w:marTop w:val="0"/>
                  <w:marBottom w:val="0"/>
                  <w:divBdr>
                    <w:top w:val="none" w:sz="0" w:space="0" w:color="auto"/>
                    <w:left w:val="none" w:sz="0" w:space="0" w:color="auto"/>
                    <w:bottom w:val="none" w:sz="0" w:space="0" w:color="auto"/>
                    <w:right w:val="none" w:sz="0" w:space="0" w:color="auto"/>
                  </w:divBdr>
                </w:div>
                <w:div w:id="1230533344">
                  <w:marLeft w:val="0"/>
                  <w:marRight w:val="0"/>
                  <w:marTop w:val="0"/>
                  <w:marBottom w:val="0"/>
                  <w:divBdr>
                    <w:top w:val="none" w:sz="0" w:space="0" w:color="auto"/>
                    <w:left w:val="none" w:sz="0" w:space="0" w:color="auto"/>
                    <w:bottom w:val="none" w:sz="0" w:space="0" w:color="auto"/>
                    <w:right w:val="none" w:sz="0" w:space="0" w:color="auto"/>
                  </w:divBdr>
                </w:div>
                <w:div w:id="370150209">
                  <w:marLeft w:val="0"/>
                  <w:marRight w:val="0"/>
                  <w:marTop w:val="0"/>
                  <w:marBottom w:val="0"/>
                  <w:divBdr>
                    <w:top w:val="none" w:sz="0" w:space="0" w:color="auto"/>
                    <w:left w:val="none" w:sz="0" w:space="0" w:color="auto"/>
                    <w:bottom w:val="none" w:sz="0" w:space="0" w:color="auto"/>
                    <w:right w:val="none" w:sz="0" w:space="0" w:color="auto"/>
                  </w:divBdr>
                </w:div>
                <w:div w:id="1437215085">
                  <w:marLeft w:val="0"/>
                  <w:marRight w:val="0"/>
                  <w:marTop w:val="0"/>
                  <w:marBottom w:val="0"/>
                  <w:divBdr>
                    <w:top w:val="none" w:sz="0" w:space="0" w:color="auto"/>
                    <w:left w:val="none" w:sz="0" w:space="0" w:color="auto"/>
                    <w:bottom w:val="none" w:sz="0" w:space="0" w:color="auto"/>
                    <w:right w:val="none" w:sz="0" w:space="0" w:color="auto"/>
                  </w:divBdr>
                </w:div>
                <w:div w:id="1517426190">
                  <w:marLeft w:val="0"/>
                  <w:marRight w:val="0"/>
                  <w:marTop w:val="0"/>
                  <w:marBottom w:val="0"/>
                  <w:divBdr>
                    <w:top w:val="none" w:sz="0" w:space="0" w:color="auto"/>
                    <w:left w:val="none" w:sz="0" w:space="0" w:color="auto"/>
                    <w:bottom w:val="none" w:sz="0" w:space="0" w:color="auto"/>
                    <w:right w:val="none" w:sz="0" w:space="0" w:color="auto"/>
                  </w:divBdr>
                </w:div>
                <w:div w:id="612369446">
                  <w:marLeft w:val="0"/>
                  <w:marRight w:val="0"/>
                  <w:marTop w:val="0"/>
                  <w:marBottom w:val="0"/>
                  <w:divBdr>
                    <w:top w:val="none" w:sz="0" w:space="0" w:color="auto"/>
                    <w:left w:val="none" w:sz="0" w:space="0" w:color="auto"/>
                    <w:bottom w:val="none" w:sz="0" w:space="0" w:color="auto"/>
                    <w:right w:val="none" w:sz="0" w:space="0" w:color="auto"/>
                  </w:divBdr>
                </w:div>
                <w:div w:id="1056510865">
                  <w:marLeft w:val="0"/>
                  <w:marRight w:val="0"/>
                  <w:marTop w:val="0"/>
                  <w:marBottom w:val="0"/>
                  <w:divBdr>
                    <w:top w:val="none" w:sz="0" w:space="0" w:color="auto"/>
                    <w:left w:val="none" w:sz="0" w:space="0" w:color="auto"/>
                    <w:bottom w:val="none" w:sz="0" w:space="0" w:color="auto"/>
                    <w:right w:val="none" w:sz="0" w:space="0" w:color="auto"/>
                  </w:divBdr>
                </w:div>
                <w:div w:id="623199824">
                  <w:marLeft w:val="0"/>
                  <w:marRight w:val="0"/>
                  <w:marTop w:val="0"/>
                  <w:marBottom w:val="0"/>
                  <w:divBdr>
                    <w:top w:val="none" w:sz="0" w:space="0" w:color="auto"/>
                    <w:left w:val="none" w:sz="0" w:space="0" w:color="auto"/>
                    <w:bottom w:val="none" w:sz="0" w:space="0" w:color="auto"/>
                    <w:right w:val="none" w:sz="0" w:space="0" w:color="auto"/>
                  </w:divBdr>
                </w:div>
                <w:div w:id="401871219">
                  <w:marLeft w:val="0"/>
                  <w:marRight w:val="0"/>
                  <w:marTop w:val="0"/>
                  <w:marBottom w:val="0"/>
                  <w:divBdr>
                    <w:top w:val="none" w:sz="0" w:space="0" w:color="auto"/>
                    <w:left w:val="none" w:sz="0" w:space="0" w:color="auto"/>
                    <w:bottom w:val="none" w:sz="0" w:space="0" w:color="auto"/>
                    <w:right w:val="none" w:sz="0" w:space="0" w:color="auto"/>
                  </w:divBdr>
                </w:div>
                <w:div w:id="1814788610">
                  <w:marLeft w:val="0"/>
                  <w:marRight w:val="0"/>
                  <w:marTop w:val="0"/>
                  <w:marBottom w:val="0"/>
                  <w:divBdr>
                    <w:top w:val="none" w:sz="0" w:space="0" w:color="auto"/>
                    <w:left w:val="none" w:sz="0" w:space="0" w:color="auto"/>
                    <w:bottom w:val="none" w:sz="0" w:space="0" w:color="auto"/>
                    <w:right w:val="none" w:sz="0" w:space="0" w:color="auto"/>
                  </w:divBdr>
                </w:div>
                <w:div w:id="1208570381">
                  <w:marLeft w:val="0"/>
                  <w:marRight w:val="0"/>
                  <w:marTop w:val="0"/>
                  <w:marBottom w:val="0"/>
                  <w:divBdr>
                    <w:top w:val="none" w:sz="0" w:space="0" w:color="auto"/>
                    <w:left w:val="none" w:sz="0" w:space="0" w:color="auto"/>
                    <w:bottom w:val="none" w:sz="0" w:space="0" w:color="auto"/>
                    <w:right w:val="none" w:sz="0" w:space="0" w:color="auto"/>
                  </w:divBdr>
                </w:div>
                <w:div w:id="1834758231">
                  <w:marLeft w:val="0"/>
                  <w:marRight w:val="0"/>
                  <w:marTop w:val="0"/>
                  <w:marBottom w:val="0"/>
                  <w:divBdr>
                    <w:top w:val="none" w:sz="0" w:space="0" w:color="auto"/>
                    <w:left w:val="none" w:sz="0" w:space="0" w:color="auto"/>
                    <w:bottom w:val="none" w:sz="0" w:space="0" w:color="auto"/>
                    <w:right w:val="none" w:sz="0" w:space="0" w:color="auto"/>
                  </w:divBdr>
                </w:div>
                <w:div w:id="249507277">
                  <w:marLeft w:val="0"/>
                  <w:marRight w:val="0"/>
                  <w:marTop w:val="0"/>
                  <w:marBottom w:val="0"/>
                  <w:divBdr>
                    <w:top w:val="none" w:sz="0" w:space="0" w:color="auto"/>
                    <w:left w:val="none" w:sz="0" w:space="0" w:color="auto"/>
                    <w:bottom w:val="none" w:sz="0" w:space="0" w:color="auto"/>
                    <w:right w:val="none" w:sz="0" w:space="0" w:color="auto"/>
                  </w:divBdr>
                </w:div>
                <w:div w:id="755900195">
                  <w:marLeft w:val="0"/>
                  <w:marRight w:val="0"/>
                  <w:marTop w:val="0"/>
                  <w:marBottom w:val="0"/>
                  <w:divBdr>
                    <w:top w:val="none" w:sz="0" w:space="0" w:color="auto"/>
                    <w:left w:val="none" w:sz="0" w:space="0" w:color="auto"/>
                    <w:bottom w:val="none" w:sz="0" w:space="0" w:color="auto"/>
                    <w:right w:val="none" w:sz="0" w:space="0" w:color="auto"/>
                  </w:divBdr>
                </w:div>
                <w:div w:id="365257923">
                  <w:marLeft w:val="0"/>
                  <w:marRight w:val="0"/>
                  <w:marTop w:val="0"/>
                  <w:marBottom w:val="0"/>
                  <w:divBdr>
                    <w:top w:val="none" w:sz="0" w:space="0" w:color="auto"/>
                    <w:left w:val="none" w:sz="0" w:space="0" w:color="auto"/>
                    <w:bottom w:val="none" w:sz="0" w:space="0" w:color="auto"/>
                    <w:right w:val="none" w:sz="0" w:space="0" w:color="auto"/>
                  </w:divBdr>
                </w:div>
                <w:div w:id="533688214">
                  <w:marLeft w:val="0"/>
                  <w:marRight w:val="0"/>
                  <w:marTop w:val="0"/>
                  <w:marBottom w:val="0"/>
                  <w:divBdr>
                    <w:top w:val="none" w:sz="0" w:space="0" w:color="auto"/>
                    <w:left w:val="none" w:sz="0" w:space="0" w:color="auto"/>
                    <w:bottom w:val="none" w:sz="0" w:space="0" w:color="auto"/>
                    <w:right w:val="none" w:sz="0" w:space="0" w:color="auto"/>
                  </w:divBdr>
                </w:div>
                <w:div w:id="2006275344">
                  <w:marLeft w:val="0"/>
                  <w:marRight w:val="0"/>
                  <w:marTop w:val="0"/>
                  <w:marBottom w:val="0"/>
                  <w:divBdr>
                    <w:top w:val="none" w:sz="0" w:space="0" w:color="auto"/>
                    <w:left w:val="none" w:sz="0" w:space="0" w:color="auto"/>
                    <w:bottom w:val="none" w:sz="0" w:space="0" w:color="auto"/>
                    <w:right w:val="none" w:sz="0" w:space="0" w:color="auto"/>
                  </w:divBdr>
                </w:div>
                <w:div w:id="2029134102">
                  <w:marLeft w:val="0"/>
                  <w:marRight w:val="0"/>
                  <w:marTop w:val="0"/>
                  <w:marBottom w:val="0"/>
                  <w:divBdr>
                    <w:top w:val="none" w:sz="0" w:space="0" w:color="auto"/>
                    <w:left w:val="none" w:sz="0" w:space="0" w:color="auto"/>
                    <w:bottom w:val="none" w:sz="0" w:space="0" w:color="auto"/>
                    <w:right w:val="none" w:sz="0" w:space="0" w:color="auto"/>
                  </w:divBdr>
                </w:div>
                <w:div w:id="1557084316">
                  <w:marLeft w:val="0"/>
                  <w:marRight w:val="0"/>
                  <w:marTop w:val="0"/>
                  <w:marBottom w:val="0"/>
                  <w:divBdr>
                    <w:top w:val="none" w:sz="0" w:space="0" w:color="auto"/>
                    <w:left w:val="none" w:sz="0" w:space="0" w:color="auto"/>
                    <w:bottom w:val="none" w:sz="0" w:space="0" w:color="auto"/>
                    <w:right w:val="none" w:sz="0" w:space="0" w:color="auto"/>
                  </w:divBdr>
                </w:div>
                <w:div w:id="1186093324">
                  <w:marLeft w:val="0"/>
                  <w:marRight w:val="0"/>
                  <w:marTop w:val="0"/>
                  <w:marBottom w:val="0"/>
                  <w:divBdr>
                    <w:top w:val="none" w:sz="0" w:space="0" w:color="auto"/>
                    <w:left w:val="none" w:sz="0" w:space="0" w:color="auto"/>
                    <w:bottom w:val="none" w:sz="0" w:space="0" w:color="auto"/>
                    <w:right w:val="none" w:sz="0" w:space="0" w:color="auto"/>
                  </w:divBdr>
                </w:div>
                <w:div w:id="1314408813">
                  <w:marLeft w:val="0"/>
                  <w:marRight w:val="0"/>
                  <w:marTop w:val="0"/>
                  <w:marBottom w:val="0"/>
                  <w:divBdr>
                    <w:top w:val="none" w:sz="0" w:space="0" w:color="auto"/>
                    <w:left w:val="none" w:sz="0" w:space="0" w:color="auto"/>
                    <w:bottom w:val="none" w:sz="0" w:space="0" w:color="auto"/>
                    <w:right w:val="none" w:sz="0" w:space="0" w:color="auto"/>
                  </w:divBdr>
                </w:div>
                <w:div w:id="1813206343">
                  <w:marLeft w:val="0"/>
                  <w:marRight w:val="0"/>
                  <w:marTop w:val="0"/>
                  <w:marBottom w:val="0"/>
                  <w:divBdr>
                    <w:top w:val="none" w:sz="0" w:space="0" w:color="auto"/>
                    <w:left w:val="none" w:sz="0" w:space="0" w:color="auto"/>
                    <w:bottom w:val="none" w:sz="0" w:space="0" w:color="auto"/>
                    <w:right w:val="none" w:sz="0" w:space="0" w:color="auto"/>
                  </w:divBdr>
                </w:div>
                <w:div w:id="597372969">
                  <w:marLeft w:val="0"/>
                  <w:marRight w:val="0"/>
                  <w:marTop w:val="0"/>
                  <w:marBottom w:val="0"/>
                  <w:divBdr>
                    <w:top w:val="none" w:sz="0" w:space="0" w:color="auto"/>
                    <w:left w:val="none" w:sz="0" w:space="0" w:color="auto"/>
                    <w:bottom w:val="none" w:sz="0" w:space="0" w:color="auto"/>
                    <w:right w:val="none" w:sz="0" w:space="0" w:color="auto"/>
                  </w:divBdr>
                </w:div>
                <w:div w:id="1041595045">
                  <w:marLeft w:val="0"/>
                  <w:marRight w:val="0"/>
                  <w:marTop w:val="0"/>
                  <w:marBottom w:val="0"/>
                  <w:divBdr>
                    <w:top w:val="none" w:sz="0" w:space="0" w:color="auto"/>
                    <w:left w:val="none" w:sz="0" w:space="0" w:color="auto"/>
                    <w:bottom w:val="none" w:sz="0" w:space="0" w:color="auto"/>
                    <w:right w:val="none" w:sz="0" w:space="0" w:color="auto"/>
                  </w:divBdr>
                </w:div>
                <w:div w:id="749280504">
                  <w:marLeft w:val="0"/>
                  <w:marRight w:val="0"/>
                  <w:marTop w:val="0"/>
                  <w:marBottom w:val="0"/>
                  <w:divBdr>
                    <w:top w:val="none" w:sz="0" w:space="0" w:color="auto"/>
                    <w:left w:val="none" w:sz="0" w:space="0" w:color="auto"/>
                    <w:bottom w:val="none" w:sz="0" w:space="0" w:color="auto"/>
                    <w:right w:val="none" w:sz="0" w:space="0" w:color="auto"/>
                  </w:divBdr>
                </w:div>
                <w:div w:id="1847282660">
                  <w:marLeft w:val="0"/>
                  <w:marRight w:val="0"/>
                  <w:marTop w:val="0"/>
                  <w:marBottom w:val="0"/>
                  <w:divBdr>
                    <w:top w:val="none" w:sz="0" w:space="0" w:color="auto"/>
                    <w:left w:val="none" w:sz="0" w:space="0" w:color="auto"/>
                    <w:bottom w:val="none" w:sz="0" w:space="0" w:color="auto"/>
                    <w:right w:val="none" w:sz="0" w:space="0" w:color="auto"/>
                  </w:divBdr>
                </w:div>
                <w:div w:id="368998114">
                  <w:marLeft w:val="0"/>
                  <w:marRight w:val="0"/>
                  <w:marTop w:val="0"/>
                  <w:marBottom w:val="0"/>
                  <w:divBdr>
                    <w:top w:val="none" w:sz="0" w:space="0" w:color="auto"/>
                    <w:left w:val="none" w:sz="0" w:space="0" w:color="auto"/>
                    <w:bottom w:val="none" w:sz="0" w:space="0" w:color="auto"/>
                    <w:right w:val="none" w:sz="0" w:space="0" w:color="auto"/>
                  </w:divBdr>
                </w:div>
                <w:div w:id="2017228068">
                  <w:marLeft w:val="0"/>
                  <w:marRight w:val="0"/>
                  <w:marTop w:val="0"/>
                  <w:marBottom w:val="0"/>
                  <w:divBdr>
                    <w:top w:val="none" w:sz="0" w:space="0" w:color="auto"/>
                    <w:left w:val="none" w:sz="0" w:space="0" w:color="auto"/>
                    <w:bottom w:val="none" w:sz="0" w:space="0" w:color="auto"/>
                    <w:right w:val="none" w:sz="0" w:space="0" w:color="auto"/>
                  </w:divBdr>
                </w:div>
                <w:div w:id="396174444">
                  <w:marLeft w:val="0"/>
                  <w:marRight w:val="0"/>
                  <w:marTop w:val="0"/>
                  <w:marBottom w:val="0"/>
                  <w:divBdr>
                    <w:top w:val="none" w:sz="0" w:space="0" w:color="auto"/>
                    <w:left w:val="none" w:sz="0" w:space="0" w:color="auto"/>
                    <w:bottom w:val="none" w:sz="0" w:space="0" w:color="auto"/>
                    <w:right w:val="none" w:sz="0" w:space="0" w:color="auto"/>
                  </w:divBdr>
                </w:div>
                <w:div w:id="1269309721">
                  <w:marLeft w:val="0"/>
                  <w:marRight w:val="0"/>
                  <w:marTop w:val="0"/>
                  <w:marBottom w:val="0"/>
                  <w:divBdr>
                    <w:top w:val="none" w:sz="0" w:space="0" w:color="auto"/>
                    <w:left w:val="none" w:sz="0" w:space="0" w:color="auto"/>
                    <w:bottom w:val="none" w:sz="0" w:space="0" w:color="auto"/>
                    <w:right w:val="none" w:sz="0" w:space="0" w:color="auto"/>
                  </w:divBdr>
                </w:div>
                <w:div w:id="1036471060">
                  <w:marLeft w:val="0"/>
                  <w:marRight w:val="0"/>
                  <w:marTop w:val="0"/>
                  <w:marBottom w:val="0"/>
                  <w:divBdr>
                    <w:top w:val="none" w:sz="0" w:space="0" w:color="auto"/>
                    <w:left w:val="none" w:sz="0" w:space="0" w:color="auto"/>
                    <w:bottom w:val="none" w:sz="0" w:space="0" w:color="auto"/>
                    <w:right w:val="none" w:sz="0" w:space="0" w:color="auto"/>
                  </w:divBdr>
                </w:div>
                <w:div w:id="1531184257">
                  <w:marLeft w:val="0"/>
                  <w:marRight w:val="0"/>
                  <w:marTop w:val="0"/>
                  <w:marBottom w:val="0"/>
                  <w:divBdr>
                    <w:top w:val="none" w:sz="0" w:space="0" w:color="auto"/>
                    <w:left w:val="none" w:sz="0" w:space="0" w:color="auto"/>
                    <w:bottom w:val="none" w:sz="0" w:space="0" w:color="auto"/>
                    <w:right w:val="none" w:sz="0" w:space="0" w:color="auto"/>
                  </w:divBdr>
                </w:div>
                <w:div w:id="1411002389">
                  <w:marLeft w:val="0"/>
                  <w:marRight w:val="0"/>
                  <w:marTop w:val="0"/>
                  <w:marBottom w:val="0"/>
                  <w:divBdr>
                    <w:top w:val="none" w:sz="0" w:space="0" w:color="auto"/>
                    <w:left w:val="none" w:sz="0" w:space="0" w:color="auto"/>
                    <w:bottom w:val="none" w:sz="0" w:space="0" w:color="auto"/>
                    <w:right w:val="none" w:sz="0" w:space="0" w:color="auto"/>
                  </w:divBdr>
                </w:div>
                <w:div w:id="1045719829">
                  <w:marLeft w:val="0"/>
                  <w:marRight w:val="0"/>
                  <w:marTop w:val="0"/>
                  <w:marBottom w:val="0"/>
                  <w:divBdr>
                    <w:top w:val="none" w:sz="0" w:space="0" w:color="auto"/>
                    <w:left w:val="none" w:sz="0" w:space="0" w:color="auto"/>
                    <w:bottom w:val="none" w:sz="0" w:space="0" w:color="auto"/>
                    <w:right w:val="none" w:sz="0" w:space="0" w:color="auto"/>
                  </w:divBdr>
                </w:div>
                <w:div w:id="719742252">
                  <w:marLeft w:val="0"/>
                  <w:marRight w:val="0"/>
                  <w:marTop w:val="0"/>
                  <w:marBottom w:val="0"/>
                  <w:divBdr>
                    <w:top w:val="none" w:sz="0" w:space="0" w:color="auto"/>
                    <w:left w:val="none" w:sz="0" w:space="0" w:color="auto"/>
                    <w:bottom w:val="none" w:sz="0" w:space="0" w:color="auto"/>
                    <w:right w:val="none" w:sz="0" w:space="0" w:color="auto"/>
                  </w:divBdr>
                </w:div>
                <w:div w:id="1796672765">
                  <w:marLeft w:val="0"/>
                  <w:marRight w:val="0"/>
                  <w:marTop w:val="0"/>
                  <w:marBottom w:val="0"/>
                  <w:divBdr>
                    <w:top w:val="none" w:sz="0" w:space="0" w:color="auto"/>
                    <w:left w:val="none" w:sz="0" w:space="0" w:color="auto"/>
                    <w:bottom w:val="none" w:sz="0" w:space="0" w:color="auto"/>
                    <w:right w:val="none" w:sz="0" w:space="0" w:color="auto"/>
                  </w:divBdr>
                </w:div>
                <w:div w:id="1063256429">
                  <w:marLeft w:val="0"/>
                  <w:marRight w:val="0"/>
                  <w:marTop w:val="0"/>
                  <w:marBottom w:val="0"/>
                  <w:divBdr>
                    <w:top w:val="none" w:sz="0" w:space="0" w:color="auto"/>
                    <w:left w:val="none" w:sz="0" w:space="0" w:color="auto"/>
                    <w:bottom w:val="none" w:sz="0" w:space="0" w:color="auto"/>
                    <w:right w:val="none" w:sz="0" w:space="0" w:color="auto"/>
                  </w:divBdr>
                </w:div>
                <w:div w:id="1308121268">
                  <w:marLeft w:val="0"/>
                  <w:marRight w:val="0"/>
                  <w:marTop w:val="0"/>
                  <w:marBottom w:val="0"/>
                  <w:divBdr>
                    <w:top w:val="none" w:sz="0" w:space="0" w:color="auto"/>
                    <w:left w:val="none" w:sz="0" w:space="0" w:color="auto"/>
                    <w:bottom w:val="none" w:sz="0" w:space="0" w:color="auto"/>
                    <w:right w:val="none" w:sz="0" w:space="0" w:color="auto"/>
                  </w:divBdr>
                </w:div>
                <w:div w:id="457340728">
                  <w:marLeft w:val="0"/>
                  <w:marRight w:val="0"/>
                  <w:marTop w:val="0"/>
                  <w:marBottom w:val="0"/>
                  <w:divBdr>
                    <w:top w:val="none" w:sz="0" w:space="0" w:color="auto"/>
                    <w:left w:val="none" w:sz="0" w:space="0" w:color="auto"/>
                    <w:bottom w:val="none" w:sz="0" w:space="0" w:color="auto"/>
                    <w:right w:val="none" w:sz="0" w:space="0" w:color="auto"/>
                  </w:divBdr>
                </w:div>
                <w:div w:id="1098330299">
                  <w:marLeft w:val="0"/>
                  <w:marRight w:val="0"/>
                  <w:marTop w:val="0"/>
                  <w:marBottom w:val="0"/>
                  <w:divBdr>
                    <w:top w:val="none" w:sz="0" w:space="0" w:color="auto"/>
                    <w:left w:val="none" w:sz="0" w:space="0" w:color="auto"/>
                    <w:bottom w:val="none" w:sz="0" w:space="0" w:color="auto"/>
                    <w:right w:val="none" w:sz="0" w:space="0" w:color="auto"/>
                  </w:divBdr>
                </w:div>
                <w:div w:id="182938967">
                  <w:marLeft w:val="0"/>
                  <w:marRight w:val="0"/>
                  <w:marTop w:val="0"/>
                  <w:marBottom w:val="0"/>
                  <w:divBdr>
                    <w:top w:val="none" w:sz="0" w:space="0" w:color="auto"/>
                    <w:left w:val="none" w:sz="0" w:space="0" w:color="auto"/>
                    <w:bottom w:val="none" w:sz="0" w:space="0" w:color="auto"/>
                    <w:right w:val="none" w:sz="0" w:space="0" w:color="auto"/>
                  </w:divBdr>
                </w:div>
                <w:div w:id="1540170199">
                  <w:marLeft w:val="0"/>
                  <w:marRight w:val="0"/>
                  <w:marTop w:val="0"/>
                  <w:marBottom w:val="0"/>
                  <w:divBdr>
                    <w:top w:val="none" w:sz="0" w:space="0" w:color="auto"/>
                    <w:left w:val="none" w:sz="0" w:space="0" w:color="auto"/>
                    <w:bottom w:val="none" w:sz="0" w:space="0" w:color="auto"/>
                    <w:right w:val="none" w:sz="0" w:space="0" w:color="auto"/>
                  </w:divBdr>
                </w:div>
                <w:div w:id="1108816160">
                  <w:marLeft w:val="0"/>
                  <w:marRight w:val="0"/>
                  <w:marTop w:val="0"/>
                  <w:marBottom w:val="0"/>
                  <w:divBdr>
                    <w:top w:val="none" w:sz="0" w:space="0" w:color="auto"/>
                    <w:left w:val="none" w:sz="0" w:space="0" w:color="auto"/>
                    <w:bottom w:val="none" w:sz="0" w:space="0" w:color="auto"/>
                    <w:right w:val="none" w:sz="0" w:space="0" w:color="auto"/>
                  </w:divBdr>
                </w:div>
                <w:div w:id="976375617">
                  <w:marLeft w:val="0"/>
                  <w:marRight w:val="0"/>
                  <w:marTop w:val="0"/>
                  <w:marBottom w:val="0"/>
                  <w:divBdr>
                    <w:top w:val="none" w:sz="0" w:space="0" w:color="auto"/>
                    <w:left w:val="none" w:sz="0" w:space="0" w:color="auto"/>
                    <w:bottom w:val="none" w:sz="0" w:space="0" w:color="auto"/>
                    <w:right w:val="none" w:sz="0" w:space="0" w:color="auto"/>
                  </w:divBdr>
                </w:div>
                <w:div w:id="311713059">
                  <w:marLeft w:val="0"/>
                  <w:marRight w:val="0"/>
                  <w:marTop w:val="0"/>
                  <w:marBottom w:val="0"/>
                  <w:divBdr>
                    <w:top w:val="none" w:sz="0" w:space="0" w:color="auto"/>
                    <w:left w:val="none" w:sz="0" w:space="0" w:color="auto"/>
                    <w:bottom w:val="none" w:sz="0" w:space="0" w:color="auto"/>
                    <w:right w:val="none" w:sz="0" w:space="0" w:color="auto"/>
                  </w:divBdr>
                </w:div>
                <w:div w:id="430009132">
                  <w:marLeft w:val="0"/>
                  <w:marRight w:val="0"/>
                  <w:marTop w:val="0"/>
                  <w:marBottom w:val="0"/>
                  <w:divBdr>
                    <w:top w:val="none" w:sz="0" w:space="0" w:color="auto"/>
                    <w:left w:val="none" w:sz="0" w:space="0" w:color="auto"/>
                    <w:bottom w:val="none" w:sz="0" w:space="0" w:color="auto"/>
                    <w:right w:val="none" w:sz="0" w:space="0" w:color="auto"/>
                  </w:divBdr>
                </w:div>
                <w:div w:id="233512229">
                  <w:marLeft w:val="0"/>
                  <w:marRight w:val="0"/>
                  <w:marTop w:val="0"/>
                  <w:marBottom w:val="0"/>
                  <w:divBdr>
                    <w:top w:val="none" w:sz="0" w:space="0" w:color="auto"/>
                    <w:left w:val="none" w:sz="0" w:space="0" w:color="auto"/>
                    <w:bottom w:val="none" w:sz="0" w:space="0" w:color="auto"/>
                    <w:right w:val="none" w:sz="0" w:space="0" w:color="auto"/>
                  </w:divBdr>
                </w:div>
                <w:div w:id="886986762">
                  <w:marLeft w:val="0"/>
                  <w:marRight w:val="0"/>
                  <w:marTop w:val="0"/>
                  <w:marBottom w:val="0"/>
                  <w:divBdr>
                    <w:top w:val="none" w:sz="0" w:space="0" w:color="auto"/>
                    <w:left w:val="none" w:sz="0" w:space="0" w:color="auto"/>
                    <w:bottom w:val="none" w:sz="0" w:space="0" w:color="auto"/>
                    <w:right w:val="none" w:sz="0" w:space="0" w:color="auto"/>
                  </w:divBdr>
                </w:div>
                <w:div w:id="540747137">
                  <w:marLeft w:val="0"/>
                  <w:marRight w:val="0"/>
                  <w:marTop w:val="0"/>
                  <w:marBottom w:val="0"/>
                  <w:divBdr>
                    <w:top w:val="none" w:sz="0" w:space="0" w:color="auto"/>
                    <w:left w:val="none" w:sz="0" w:space="0" w:color="auto"/>
                    <w:bottom w:val="none" w:sz="0" w:space="0" w:color="auto"/>
                    <w:right w:val="none" w:sz="0" w:space="0" w:color="auto"/>
                  </w:divBdr>
                </w:div>
                <w:div w:id="1227185608">
                  <w:marLeft w:val="0"/>
                  <w:marRight w:val="0"/>
                  <w:marTop w:val="0"/>
                  <w:marBottom w:val="0"/>
                  <w:divBdr>
                    <w:top w:val="none" w:sz="0" w:space="0" w:color="auto"/>
                    <w:left w:val="none" w:sz="0" w:space="0" w:color="auto"/>
                    <w:bottom w:val="none" w:sz="0" w:space="0" w:color="auto"/>
                    <w:right w:val="none" w:sz="0" w:space="0" w:color="auto"/>
                  </w:divBdr>
                </w:div>
                <w:div w:id="1656255280">
                  <w:marLeft w:val="0"/>
                  <w:marRight w:val="0"/>
                  <w:marTop w:val="0"/>
                  <w:marBottom w:val="0"/>
                  <w:divBdr>
                    <w:top w:val="none" w:sz="0" w:space="0" w:color="auto"/>
                    <w:left w:val="none" w:sz="0" w:space="0" w:color="auto"/>
                    <w:bottom w:val="none" w:sz="0" w:space="0" w:color="auto"/>
                    <w:right w:val="none" w:sz="0" w:space="0" w:color="auto"/>
                  </w:divBdr>
                </w:div>
                <w:div w:id="477040614">
                  <w:marLeft w:val="0"/>
                  <w:marRight w:val="0"/>
                  <w:marTop w:val="0"/>
                  <w:marBottom w:val="0"/>
                  <w:divBdr>
                    <w:top w:val="none" w:sz="0" w:space="0" w:color="auto"/>
                    <w:left w:val="none" w:sz="0" w:space="0" w:color="auto"/>
                    <w:bottom w:val="none" w:sz="0" w:space="0" w:color="auto"/>
                    <w:right w:val="none" w:sz="0" w:space="0" w:color="auto"/>
                  </w:divBdr>
                </w:div>
                <w:div w:id="78600071">
                  <w:marLeft w:val="0"/>
                  <w:marRight w:val="0"/>
                  <w:marTop w:val="0"/>
                  <w:marBottom w:val="0"/>
                  <w:divBdr>
                    <w:top w:val="none" w:sz="0" w:space="0" w:color="auto"/>
                    <w:left w:val="none" w:sz="0" w:space="0" w:color="auto"/>
                    <w:bottom w:val="none" w:sz="0" w:space="0" w:color="auto"/>
                    <w:right w:val="none" w:sz="0" w:space="0" w:color="auto"/>
                  </w:divBdr>
                </w:div>
                <w:div w:id="8798919">
                  <w:marLeft w:val="0"/>
                  <w:marRight w:val="0"/>
                  <w:marTop w:val="0"/>
                  <w:marBottom w:val="0"/>
                  <w:divBdr>
                    <w:top w:val="none" w:sz="0" w:space="0" w:color="auto"/>
                    <w:left w:val="none" w:sz="0" w:space="0" w:color="auto"/>
                    <w:bottom w:val="none" w:sz="0" w:space="0" w:color="auto"/>
                    <w:right w:val="none" w:sz="0" w:space="0" w:color="auto"/>
                  </w:divBdr>
                </w:div>
                <w:div w:id="1701206048">
                  <w:marLeft w:val="0"/>
                  <w:marRight w:val="0"/>
                  <w:marTop w:val="0"/>
                  <w:marBottom w:val="0"/>
                  <w:divBdr>
                    <w:top w:val="none" w:sz="0" w:space="0" w:color="auto"/>
                    <w:left w:val="none" w:sz="0" w:space="0" w:color="auto"/>
                    <w:bottom w:val="none" w:sz="0" w:space="0" w:color="auto"/>
                    <w:right w:val="none" w:sz="0" w:space="0" w:color="auto"/>
                  </w:divBdr>
                </w:div>
                <w:div w:id="1468015664">
                  <w:marLeft w:val="0"/>
                  <w:marRight w:val="0"/>
                  <w:marTop w:val="0"/>
                  <w:marBottom w:val="0"/>
                  <w:divBdr>
                    <w:top w:val="none" w:sz="0" w:space="0" w:color="auto"/>
                    <w:left w:val="none" w:sz="0" w:space="0" w:color="auto"/>
                    <w:bottom w:val="none" w:sz="0" w:space="0" w:color="auto"/>
                    <w:right w:val="none" w:sz="0" w:space="0" w:color="auto"/>
                  </w:divBdr>
                </w:div>
                <w:div w:id="1717316944">
                  <w:marLeft w:val="0"/>
                  <w:marRight w:val="0"/>
                  <w:marTop w:val="0"/>
                  <w:marBottom w:val="0"/>
                  <w:divBdr>
                    <w:top w:val="none" w:sz="0" w:space="0" w:color="auto"/>
                    <w:left w:val="none" w:sz="0" w:space="0" w:color="auto"/>
                    <w:bottom w:val="none" w:sz="0" w:space="0" w:color="auto"/>
                    <w:right w:val="none" w:sz="0" w:space="0" w:color="auto"/>
                  </w:divBdr>
                </w:div>
                <w:div w:id="2087264030">
                  <w:marLeft w:val="0"/>
                  <w:marRight w:val="0"/>
                  <w:marTop w:val="0"/>
                  <w:marBottom w:val="0"/>
                  <w:divBdr>
                    <w:top w:val="none" w:sz="0" w:space="0" w:color="auto"/>
                    <w:left w:val="none" w:sz="0" w:space="0" w:color="auto"/>
                    <w:bottom w:val="none" w:sz="0" w:space="0" w:color="auto"/>
                    <w:right w:val="none" w:sz="0" w:space="0" w:color="auto"/>
                  </w:divBdr>
                </w:div>
                <w:div w:id="1294561228">
                  <w:marLeft w:val="0"/>
                  <w:marRight w:val="0"/>
                  <w:marTop w:val="0"/>
                  <w:marBottom w:val="0"/>
                  <w:divBdr>
                    <w:top w:val="none" w:sz="0" w:space="0" w:color="auto"/>
                    <w:left w:val="none" w:sz="0" w:space="0" w:color="auto"/>
                    <w:bottom w:val="none" w:sz="0" w:space="0" w:color="auto"/>
                    <w:right w:val="none" w:sz="0" w:space="0" w:color="auto"/>
                  </w:divBdr>
                </w:div>
                <w:div w:id="400447303">
                  <w:marLeft w:val="0"/>
                  <w:marRight w:val="0"/>
                  <w:marTop w:val="0"/>
                  <w:marBottom w:val="0"/>
                  <w:divBdr>
                    <w:top w:val="none" w:sz="0" w:space="0" w:color="auto"/>
                    <w:left w:val="none" w:sz="0" w:space="0" w:color="auto"/>
                    <w:bottom w:val="none" w:sz="0" w:space="0" w:color="auto"/>
                    <w:right w:val="none" w:sz="0" w:space="0" w:color="auto"/>
                  </w:divBdr>
                </w:div>
                <w:div w:id="1514881621">
                  <w:marLeft w:val="0"/>
                  <w:marRight w:val="0"/>
                  <w:marTop w:val="0"/>
                  <w:marBottom w:val="0"/>
                  <w:divBdr>
                    <w:top w:val="none" w:sz="0" w:space="0" w:color="auto"/>
                    <w:left w:val="none" w:sz="0" w:space="0" w:color="auto"/>
                    <w:bottom w:val="none" w:sz="0" w:space="0" w:color="auto"/>
                    <w:right w:val="none" w:sz="0" w:space="0" w:color="auto"/>
                  </w:divBdr>
                </w:div>
                <w:div w:id="1681662472">
                  <w:marLeft w:val="0"/>
                  <w:marRight w:val="0"/>
                  <w:marTop w:val="0"/>
                  <w:marBottom w:val="0"/>
                  <w:divBdr>
                    <w:top w:val="none" w:sz="0" w:space="0" w:color="auto"/>
                    <w:left w:val="none" w:sz="0" w:space="0" w:color="auto"/>
                    <w:bottom w:val="none" w:sz="0" w:space="0" w:color="auto"/>
                    <w:right w:val="none" w:sz="0" w:space="0" w:color="auto"/>
                  </w:divBdr>
                </w:div>
                <w:div w:id="561604896">
                  <w:marLeft w:val="0"/>
                  <w:marRight w:val="0"/>
                  <w:marTop w:val="0"/>
                  <w:marBottom w:val="0"/>
                  <w:divBdr>
                    <w:top w:val="none" w:sz="0" w:space="0" w:color="auto"/>
                    <w:left w:val="none" w:sz="0" w:space="0" w:color="auto"/>
                    <w:bottom w:val="none" w:sz="0" w:space="0" w:color="auto"/>
                    <w:right w:val="none" w:sz="0" w:space="0" w:color="auto"/>
                  </w:divBdr>
                </w:div>
                <w:div w:id="208952803">
                  <w:marLeft w:val="0"/>
                  <w:marRight w:val="0"/>
                  <w:marTop w:val="0"/>
                  <w:marBottom w:val="0"/>
                  <w:divBdr>
                    <w:top w:val="none" w:sz="0" w:space="0" w:color="auto"/>
                    <w:left w:val="none" w:sz="0" w:space="0" w:color="auto"/>
                    <w:bottom w:val="none" w:sz="0" w:space="0" w:color="auto"/>
                    <w:right w:val="none" w:sz="0" w:space="0" w:color="auto"/>
                  </w:divBdr>
                </w:div>
                <w:div w:id="1787888346">
                  <w:marLeft w:val="0"/>
                  <w:marRight w:val="0"/>
                  <w:marTop w:val="0"/>
                  <w:marBottom w:val="0"/>
                  <w:divBdr>
                    <w:top w:val="none" w:sz="0" w:space="0" w:color="auto"/>
                    <w:left w:val="none" w:sz="0" w:space="0" w:color="auto"/>
                    <w:bottom w:val="none" w:sz="0" w:space="0" w:color="auto"/>
                    <w:right w:val="none" w:sz="0" w:space="0" w:color="auto"/>
                  </w:divBdr>
                </w:div>
                <w:div w:id="1765496617">
                  <w:marLeft w:val="0"/>
                  <w:marRight w:val="0"/>
                  <w:marTop w:val="0"/>
                  <w:marBottom w:val="0"/>
                  <w:divBdr>
                    <w:top w:val="none" w:sz="0" w:space="0" w:color="auto"/>
                    <w:left w:val="none" w:sz="0" w:space="0" w:color="auto"/>
                    <w:bottom w:val="none" w:sz="0" w:space="0" w:color="auto"/>
                    <w:right w:val="none" w:sz="0" w:space="0" w:color="auto"/>
                  </w:divBdr>
                </w:div>
                <w:div w:id="1485509164">
                  <w:marLeft w:val="0"/>
                  <w:marRight w:val="0"/>
                  <w:marTop w:val="0"/>
                  <w:marBottom w:val="0"/>
                  <w:divBdr>
                    <w:top w:val="none" w:sz="0" w:space="0" w:color="auto"/>
                    <w:left w:val="none" w:sz="0" w:space="0" w:color="auto"/>
                    <w:bottom w:val="none" w:sz="0" w:space="0" w:color="auto"/>
                    <w:right w:val="none" w:sz="0" w:space="0" w:color="auto"/>
                  </w:divBdr>
                </w:div>
                <w:div w:id="497769148">
                  <w:marLeft w:val="0"/>
                  <w:marRight w:val="0"/>
                  <w:marTop w:val="0"/>
                  <w:marBottom w:val="0"/>
                  <w:divBdr>
                    <w:top w:val="none" w:sz="0" w:space="0" w:color="auto"/>
                    <w:left w:val="none" w:sz="0" w:space="0" w:color="auto"/>
                    <w:bottom w:val="none" w:sz="0" w:space="0" w:color="auto"/>
                    <w:right w:val="none" w:sz="0" w:space="0" w:color="auto"/>
                  </w:divBdr>
                </w:div>
                <w:div w:id="2093815918">
                  <w:marLeft w:val="0"/>
                  <w:marRight w:val="0"/>
                  <w:marTop w:val="0"/>
                  <w:marBottom w:val="0"/>
                  <w:divBdr>
                    <w:top w:val="none" w:sz="0" w:space="0" w:color="auto"/>
                    <w:left w:val="none" w:sz="0" w:space="0" w:color="auto"/>
                    <w:bottom w:val="none" w:sz="0" w:space="0" w:color="auto"/>
                    <w:right w:val="none" w:sz="0" w:space="0" w:color="auto"/>
                  </w:divBdr>
                </w:div>
                <w:div w:id="1179346475">
                  <w:marLeft w:val="0"/>
                  <w:marRight w:val="0"/>
                  <w:marTop w:val="0"/>
                  <w:marBottom w:val="0"/>
                  <w:divBdr>
                    <w:top w:val="none" w:sz="0" w:space="0" w:color="auto"/>
                    <w:left w:val="none" w:sz="0" w:space="0" w:color="auto"/>
                    <w:bottom w:val="none" w:sz="0" w:space="0" w:color="auto"/>
                    <w:right w:val="none" w:sz="0" w:space="0" w:color="auto"/>
                  </w:divBdr>
                </w:div>
                <w:div w:id="833880155">
                  <w:marLeft w:val="0"/>
                  <w:marRight w:val="0"/>
                  <w:marTop w:val="0"/>
                  <w:marBottom w:val="0"/>
                  <w:divBdr>
                    <w:top w:val="none" w:sz="0" w:space="0" w:color="auto"/>
                    <w:left w:val="none" w:sz="0" w:space="0" w:color="auto"/>
                    <w:bottom w:val="none" w:sz="0" w:space="0" w:color="auto"/>
                    <w:right w:val="none" w:sz="0" w:space="0" w:color="auto"/>
                  </w:divBdr>
                </w:div>
                <w:div w:id="722565317">
                  <w:marLeft w:val="0"/>
                  <w:marRight w:val="0"/>
                  <w:marTop w:val="0"/>
                  <w:marBottom w:val="0"/>
                  <w:divBdr>
                    <w:top w:val="none" w:sz="0" w:space="0" w:color="auto"/>
                    <w:left w:val="none" w:sz="0" w:space="0" w:color="auto"/>
                    <w:bottom w:val="none" w:sz="0" w:space="0" w:color="auto"/>
                    <w:right w:val="none" w:sz="0" w:space="0" w:color="auto"/>
                  </w:divBdr>
                </w:div>
                <w:div w:id="992371517">
                  <w:marLeft w:val="0"/>
                  <w:marRight w:val="0"/>
                  <w:marTop w:val="0"/>
                  <w:marBottom w:val="0"/>
                  <w:divBdr>
                    <w:top w:val="none" w:sz="0" w:space="0" w:color="auto"/>
                    <w:left w:val="none" w:sz="0" w:space="0" w:color="auto"/>
                    <w:bottom w:val="none" w:sz="0" w:space="0" w:color="auto"/>
                    <w:right w:val="none" w:sz="0" w:space="0" w:color="auto"/>
                  </w:divBdr>
                </w:div>
                <w:div w:id="1325427535">
                  <w:marLeft w:val="0"/>
                  <w:marRight w:val="0"/>
                  <w:marTop w:val="0"/>
                  <w:marBottom w:val="0"/>
                  <w:divBdr>
                    <w:top w:val="none" w:sz="0" w:space="0" w:color="auto"/>
                    <w:left w:val="none" w:sz="0" w:space="0" w:color="auto"/>
                    <w:bottom w:val="none" w:sz="0" w:space="0" w:color="auto"/>
                    <w:right w:val="none" w:sz="0" w:space="0" w:color="auto"/>
                  </w:divBdr>
                </w:div>
                <w:div w:id="1679848858">
                  <w:marLeft w:val="0"/>
                  <w:marRight w:val="0"/>
                  <w:marTop w:val="0"/>
                  <w:marBottom w:val="0"/>
                  <w:divBdr>
                    <w:top w:val="none" w:sz="0" w:space="0" w:color="auto"/>
                    <w:left w:val="none" w:sz="0" w:space="0" w:color="auto"/>
                    <w:bottom w:val="none" w:sz="0" w:space="0" w:color="auto"/>
                    <w:right w:val="none" w:sz="0" w:space="0" w:color="auto"/>
                  </w:divBdr>
                </w:div>
                <w:div w:id="902135039">
                  <w:marLeft w:val="0"/>
                  <w:marRight w:val="0"/>
                  <w:marTop w:val="0"/>
                  <w:marBottom w:val="0"/>
                  <w:divBdr>
                    <w:top w:val="none" w:sz="0" w:space="0" w:color="auto"/>
                    <w:left w:val="none" w:sz="0" w:space="0" w:color="auto"/>
                    <w:bottom w:val="none" w:sz="0" w:space="0" w:color="auto"/>
                    <w:right w:val="none" w:sz="0" w:space="0" w:color="auto"/>
                  </w:divBdr>
                </w:div>
                <w:div w:id="1562449107">
                  <w:marLeft w:val="0"/>
                  <w:marRight w:val="0"/>
                  <w:marTop w:val="0"/>
                  <w:marBottom w:val="0"/>
                  <w:divBdr>
                    <w:top w:val="none" w:sz="0" w:space="0" w:color="auto"/>
                    <w:left w:val="none" w:sz="0" w:space="0" w:color="auto"/>
                    <w:bottom w:val="none" w:sz="0" w:space="0" w:color="auto"/>
                    <w:right w:val="none" w:sz="0" w:space="0" w:color="auto"/>
                  </w:divBdr>
                </w:div>
                <w:div w:id="1935818223">
                  <w:marLeft w:val="0"/>
                  <w:marRight w:val="0"/>
                  <w:marTop w:val="0"/>
                  <w:marBottom w:val="0"/>
                  <w:divBdr>
                    <w:top w:val="none" w:sz="0" w:space="0" w:color="auto"/>
                    <w:left w:val="none" w:sz="0" w:space="0" w:color="auto"/>
                    <w:bottom w:val="none" w:sz="0" w:space="0" w:color="auto"/>
                    <w:right w:val="none" w:sz="0" w:space="0" w:color="auto"/>
                  </w:divBdr>
                </w:div>
                <w:div w:id="559485348">
                  <w:marLeft w:val="0"/>
                  <w:marRight w:val="0"/>
                  <w:marTop w:val="0"/>
                  <w:marBottom w:val="0"/>
                  <w:divBdr>
                    <w:top w:val="none" w:sz="0" w:space="0" w:color="auto"/>
                    <w:left w:val="none" w:sz="0" w:space="0" w:color="auto"/>
                    <w:bottom w:val="none" w:sz="0" w:space="0" w:color="auto"/>
                    <w:right w:val="none" w:sz="0" w:space="0" w:color="auto"/>
                  </w:divBdr>
                </w:div>
                <w:div w:id="1005402008">
                  <w:marLeft w:val="0"/>
                  <w:marRight w:val="0"/>
                  <w:marTop w:val="0"/>
                  <w:marBottom w:val="0"/>
                  <w:divBdr>
                    <w:top w:val="none" w:sz="0" w:space="0" w:color="auto"/>
                    <w:left w:val="none" w:sz="0" w:space="0" w:color="auto"/>
                    <w:bottom w:val="none" w:sz="0" w:space="0" w:color="auto"/>
                    <w:right w:val="none" w:sz="0" w:space="0" w:color="auto"/>
                  </w:divBdr>
                </w:div>
                <w:div w:id="1517234951">
                  <w:marLeft w:val="0"/>
                  <w:marRight w:val="0"/>
                  <w:marTop w:val="0"/>
                  <w:marBottom w:val="0"/>
                  <w:divBdr>
                    <w:top w:val="none" w:sz="0" w:space="0" w:color="auto"/>
                    <w:left w:val="none" w:sz="0" w:space="0" w:color="auto"/>
                    <w:bottom w:val="none" w:sz="0" w:space="0" w:color="auto"/>
                    <w:right w:val="none" w:sz="0" w:space="0" w:color="auto"/>
                  </w:divBdr>
                </w:div>
                <w:div w:id="1024552112">
                  <w:marLeft w:val="0"/>
                  <w:marRight w:val="0"/>
                  <w:marTop w:val="0"/>
                  <w:marBottom w:val="0"/>
                  <w:divBdr>
                    <w:top w:val="none" w:sz="0" w:space="0" w:color="auto"/>
                    <w:left w:val="none" w:sz="0" w:space="0" w:color="auto"/>
                    <w:bottom w:val="none" w:sz="0" w:space="0" w:color="auto"/>
                    <w:right w:val="none" w:sz="0" w:space="0" w:color="auto"/>
                  </w:divBdr>
                </w:div>
                <w:div w:id="1266769265">
                  <w:marLeft w:val="0"/>
                  <w:marRight w:val="0"/>
                  <w:marTop w:val="0"/>
                  <w:marBottom w:val="0"/>
                  <w:divBdr>
                    <w:top w:val="none" w:sz="0" w:space="0" w:color="auto"/>
                    <w:left w:val="none" w:sz="0" w:space="0" w:color="auto"/>
                    <w:bottom w:val="none" w:sz="0" w:space="0" w:color="auto"/>
                    <w:right w:val="none" w:sz="0" w:space="0" w:color="auto"/>
                  </w:divBdr>
                </w:div>
                <w:div w:id="1292787502">
                  <w:marLeft w:val="0"/>
                  <w:marRight w:val="0"/>
                  <w:marTop w:val="0"/>
                  <w:marBottom w:val="0"/>
                  <w:divBdr>
                    <w:top w:val="none" w:sz="0" w:space="0" w:color="auto"/>
                    <w:left w:val="none" w:sz="0" w:space="0" w:color="auto"/>
                    <w:bottom w:val="none" w:sz="0" w:space="0" w:color="auto"/>
                    <w:right w:val="none" w:sz="0" w:space="0" w:color="auto"/>
                  </w:divBdr>
                </w:div>
                <w:div w:id="417749402">
                  <w:marLeft w:val="0"/>
                  <w:marRight w:val="0"/>
                  <w:marTop w:val="0"/>
                  <w:marBottom w:val="0"/>
                  <w:divBdr>
                    <w:top w:val="none" w:sz="0" w:space="0" w:color="auto"/>
                    <w:left w:val="none" w:sz="0" w:space="0" w:color="auto"/>
                    <w:bottom w:val="none" w:sz="0" w:space="0" w:color="auto"/>
                    <w:right w:val="none" w:sz="0" w:space="0" w:color="auto"/>
                  </w:divBdr>
                </w:div>
                <w:div w:id="2116509880">
                  <w:marLeft w:val="0"/>
                  <w:marRight w:val="0"/>
                  <w:marTop w:val="0"/>
                  <w:marBottom w:val="0"/>
                  <w:divBdr>
                    <w:top w:val="none" w:sz="0" w:space="0" w:color="auto"/>
                    <w:left w:val="none" w:sz="0" w:space="0" w:color="auto"/>
                    <w:bottom w:val="none" w:sz="0" w:space="0" w:color="auto"/>
                    <w:right w:val="none" w:sz="0" w:space="0" w:color="auto"/>
                  </w:divBdr>
                </w:div>
                <w:div w:id="104233803">
                  <w:marLeft w:val="0"/>
                  <w:marRight w:val="0"/>
                  <w:marTop w:val="0"/>
                  <w:marBottom w:val="0"/>
                  <w:divBdr>
                    <w:top w:val="none" w:sz="0" w:space="0" w:color="auto"/>
                    <w:left w:val="none" w:sz="0" w:space="0" w:color="auto"/>
                    <w:bottom w:val="none" w:sz="0" w:space="0" w:color="auto"/>
                    <w:right w:val="none" w:sz="0" w:space="0" w:color="auto"/>
                  </w:divBdr>
                </w:div>
                <w:div w:id="732313065">
                  <w:marLeft w:val="0"/>
                  <w:marRight w:val="0"/>
                  <w:marTop w:val="0"/>
                  <w:marBottom w:val="0"/>
                  <w:divBdr>
                    <w:top w:val="none" w:sz="0" w:space="0" w:color="auto"/>
                    <w:left w:val="none" w:sz="0" w:space="0" w:color="auto"/>
                    <w:bottom w:val="none" w:sz="0" w:space="0" w:color="auto"/>
                    <w:right w:val="none" w:sz="0" w:space="0" w:color="auto"/>
                  </w:divBdr>
                </w:div>
                <w:div w:id="871383288">
                  <w:marLeft w:val="0"/>
                  <w:marRight w:val="0"/>
                  <w:marTop w:val="0"/>
                  <w:marBottom w:val="0"/>
                  <w:divBdr>
                    <w:top w:val="none" w:sz="0" w:space="0" w:color="auto"/>
                    <w:left w:val="none" w:sz="0" w:space="0" w:color="auto"/>
                    <w:bottom w:val="none" w:sz="0" w:space="0" w:color="auto"/>
                    <w:right w:val="none" w:sz="0" w:space="0" w:color="auto"/>
                  </w:divBdr>
                </w:div>
                <w:div w:id="362941789">
                  <w:marLeft w:val="0"/>
                  <w:marRight w:val="0"/>
                  <w:marTop w:val="0"/>
                  <w:marBottom w:val="0"/>
                  <w:divBdr>
                    <w:top w:val="none" w:sz="0" w:space="0" w:color="auto"/>
                    <w:left w:val="none" w:sz="0" w:space="0" w:color="auto"/>
                    <w:bottom w:val="none" w:sz="0" w:space="0" w:color="auto"/>
                    <w:right w:val="none" w:sz="0" w:space="0" w:color="auto"/>
                  </w:divBdr>
                </w:div>
                <w:div w:id="1035735990">
                  <w:marLeft w:val="0"/>
                  <w:marRight w:val="0"/>
                  <w:marTop w:val="0"/>
                  <w:marBottom w:val="0"/>
                  <w:divBdr>
                    <w:top w:val="none" w:sz="0" w:space="0" w:color="auto"/>
                    <w:left w:val="none" w:sz="0" w:space="0" w:color="auto"/>
                    <w:bottom w:val="none" w:sz="0" w:space="0" w:color="auto"/>
                    <w:right w:val="none" w:sz="0" w:space="0" w:color="auto"/>
                  </w:divBdr>
                </w:div>
                <w:div w:id="1147361458">
                  <w:marLeft w:val="0"/>
                  <w:marRight w:val="0"/>
                  <w:marTop w:val="0"/>
                  <w:marBottom w:val="0"/>
                  <w:divBdr>
                    <w:top w:val="none" w:sz="0" w:space="0" w:color="auto"/>
                    <w:left w:val="none" w:sz="0" w:space="0" w:color="auto"/>
                    <w:bottom w:val="none" w:sz="0" w:space="0" w:color="auto"/>
                    <w:right w:val="none" w:sz="0" w:space="0" w:color="auto"/>
                  </w:divBdr>
                </w:div>
                <w:div w:id="1504051553">
                  <w:marLeft w:val="0"/>
                  <w:marRight w:val="0"/>
                  <w:marTop w:val="0"/>
                  <w:marBottom w:val="0"/>
                  <w:divBdr>
                    <w:top w:val="none" w:sz="0" w:space="0" w:color="auto"/>
                    <w:left w:val="none" w:sz="0" w:space="0" w:color="auto"/>
                    <w:bottom w:val="none" w:sz="0" w:space="0" w:color="auto"/>
                    <w:right w:val="none" w:sz="0" w:space="0" w:color="auto"/>
                  </w:divBdr>
                </w:div>
                <w:div w:id="2104295872">
                  <w:marLeft w:val="0"/>
                  <w:marRight w:val="0"/>
                  <w:marTop w:val="0"/>
                  <w:marBottom w:val="0"/>
                  <w:divBdr>
                    <w:top w:val="none" w:sz="0" w:space="0" w:color="auto"/>
                    <w:left w:val="none" w:sz="0" w:space="0" w:color="auto"/>
                    <w:bottom w:val="none" w:sz="0" w:space="0" w:color="auto"/>
                    <w:right w:val="none" w:sz="0" w:space="0" w:color="auto"/>
                  </w:divBdr>
                </w:div>
                <w:div w:id="1000158488">
                  <w:marLeft w:val="0"/>
                  <w:marRight w:val="0"/>
                  <w:marTop w:val="0"/>
                  <w:marBottom w:val="0"/>
                  <w:divBdr>
                    <w:top w:val="none" w:sz="0" w:space="0" w:color="auto"/>
                    <w:left w:val="none" w:sz="0" w:space="0" w:color="auto"/>
                    <w:bottom w:val="none" w:sz="0" w:space="0" w:color="auto"/>
                    <w:right w:val="none" w:sz="0" w:space="0" w:color="auto"/>
                  </w:divBdr>
                </w:div>
                <w:div w:id="1991326085">
                  <w:marLeft w:val="0"/>
                  <w:marRight w:val="0"/>
                  <w:marTop w:val="0"/>
                  <w:marBottom w:val="0"/>
                  <w:divBdr>
                    <w:top w:val="none" w:sz="0" w:space="0" w:color="auto"/>
                    <w:left w:val="none" w:sz="0" w:space="0" w:color="auto"/>
                    <w:bottom w:val="none" w:sz="0" w:space="0" w:color="auto"/>
                    <w:right w:val="none" w:sz="0" w:space="0" w:color="auto"/>
                  </w:divBdr>
                </w:div>
                <w:div w:id="841093594">
                  <w:marLeft w:val="0"/>
                  <w:marRight w:val="0"/>
                  <w:marTop w:val="0"/>
                  <w:marBottom w:val="0"/>
                  <w:divBdr>
                    <w:top w:val="none" w:sz="0" w:space="0" w:color="auto"/>
                    <w:left w:val="none" w:sz="0" w:space="0" w:color="auto"/>
                    <w:bottom w:val="none" w:sz="0" w:space="0" w:color="auto"/>
                    <w:right w:val="none" w:sz="0" w:space="0" w:color="auto"/>
                  </w:divBdr>
                </w:div>
                <w:div w:id="1657032533">
                  <w:marLeft w:val="0"/>
                  <w:marRight w:val="0"/>
                  <w:marTop w:val="0"/>
                  <w:marBottom w:val="0"/>
                  <w:divBdr>
                    <w:top w:val="none" w:sz="0" w:space="0" w:color="auto"/>
                    <w:left w:val="none" w:sz="0" w:space="0" w:color="auto"/>
                    <w:bottom w:val="none" w:sz="0" w:space="0" w:color="auto"/>
                    <w:right w:val="none" w:sz="0" w:space="0" w:color="auto"/>
                  </w:divBdr>
                </w:div>
                <w:div w:id="298649902">
                  <w:marLeft w:val="0"/>
                  <w:marRight w:val="0"/>
                  <w:marTop w:val="0"/>
                  <w:marBottom w:val="0"/>
                  <w:divBdr>
                    <w:top w:val="none" w:sz="0" w:space="0" w:color="auto"/>
                    <w:left w:val="none" w:sz="0" w:space="0" w:color="auto"/>
                    <w:bottom w:val="none" w:sz="0" w:space="0" w:color="auto"/>
                    <w:right w:val="none" w:sz="0" w:space="0" w:color="auto"/>
                  </w:divBdr>
                </w:div>
                <w:div w:id="637300463">
                  <w:marLeft w:val="0"/>
                  <w:marRight w:val="0"/>
                  <w:marTop w:val="0"/>
                  <w:marBottom w:val="0"/>
                  <w:divBdr>
                    <w:top w:val="none" w:sz="0" w:space="0" w:color="auto"/>
                    <w:left w:val="none" w:sz="0" w:space="0" w:color="auto"/>
                    <w:bottom w:val="none" w:sz="0" w:space="0" w:color="auto"/>
                    <w:right w:val="none" w:sz="0" w:space="0" w:color="auto"/>
                  </w:divBdr>
                </w:div>
                <w:div w:id="1687168802">
                  <w:marLeft w:val="0"/>
                  <w:marRight w:val="0"/>
                  <w:marTop w:val="0"/>
                  <w:marBottom w:val="0"/>
                  <w:divBdr>
                    <w:top w:val="none" w:sz="0" w:space="0" w:color="auto"/>
                    <w:left w:val="none" w:sz="0" w:space="0" w:color="auto"/>
                    <w:bottom w:val="none" w:sz="0" w:space="0" w:color="auto"/>
                    <w:right w:val="none" w:sz="0" w:space="0" w:color="auto"/>
                  </w:divBdr>
                </w:div>
                <w:div w:id="1596018428">
                  <w:marLeft w:val="0"/>
                  <w:marRight w:val="0"/>
                  <w:marTop w:val="0"/>
                  <w:marBottom w:val="0"/>
                  <w:divBdr>
                    <w:top w:val="none" w:sz="0" w:space="0" w:color="auto"/>
                    <w:left w:val="none" w:sz="0" w:space="0" w:color="auto"/>
                    <w:bottom w:val="none" w:sz="0" w:space="0" w:color="auto"/>
                    <w:right w:val="none" w:sz="0" w:space="0" w:color="auto"/>
                  </w:divBdr>
                </w:div>
                <w:div w:id="1120997034">
                  <w:marLeft w:val="0"/>
                  <w:marRight w:val="0"/>
                  <w:marTop w:val="0"/>
                  <w:marBottom w:val="0"/>
                  <w:divBdr>
                    <w:top w:val="none" w:sz="0" w:space="0" w:color="auto"/>
                    <w:left w:val="none" w:sz="0" w:space="0" w:color="auto"/>
                    <w:bottom w:val="none" w:sz="0" w:space="0" w:color="auto"/>
                    <w:right w:val="none" w:sz="0" w:space="0" w:color="auto"/>
                  </w:divBdr>
                </w:div>
                <w:div w:id="447508326">
                  <w:marLeft w:val="0"/>
                  <w:marRight w:val="0"/>
                  <w:marTop w:val="0"/>
                  <w:marBottom w:val="0"/>
                  <w:divBdr>
                    <w:top w:val="none" w:sz="0" w:space="0" w:color="auto"/>
                    <w:left w:val="none" w:sz="0" w:space="0" w:color="auto"/>
                    <w:bottom w:val="none" w:sz="0" w:space="0" w:color="auto"/>
                    <w:right w:val="none" w:sz="0" w:space="0" w:color="auto"/>
                  </w:divBdr>
                </w:div>
                <w:div w:id="1291864053">
                  <w:marLeft w:val="0"/>
                  <w:marRight w:val="0"/>
                  <w:marTop w:val="0"/>
                  <w:marBottom w:val="0"/>
                  <w:divBdr>
                    <w:top w:val="none" w:sz="0" w:space="0" w:color="auto"/>
                    <w:left w:val="none" w:sz="0" w:space="0" w:color="auto"/>
                    <w:bottom w:val="none" w:sz="0" w:space="0" w:color="auto"/>
                    <w:right w:val="none" w:sz="0" w:space="0" w:color="auto"/>
                  </w:divBdr>
                </w:div>
                <w:div w:id="454522449">
                  <w:marLeft w:val="0"/>
                  <w:marRight w:val="0"/>
                  <w:marTop w:val="0"/>
                  <w:marBottom w:val="0"/>
                  <w:divBdr>
                    <w:top w:val="none" w:sz="0" w:space="0" w:color="auto"/>
                    <w:left w:val="none" w:sz="0" w:space="0" w:color="auto"/>
                    <w:bottom w:val="none" w:sz="0" w:space="0" w:color="auto"/>
                    <w:right w:val="none" w:sz="0" w:space="0" w:color="auto"/>
                  </w:divBdr>
                </w:div>
                <w:div w:id="637221094">
                  <w:marLeft w:val="0"/>
                  <w:marRight w:val="0"/>
                  <w:marTop w:val="0"/>
                  <w:marBottom w:val="0"/>
                  <w:divBdr>
                    <w:top w:val="none" w:sz="0" w:space="0" w:color="auto"/>
                    <w:left w:val="none" w:sz="0" w:space="0" w:color="auto"/>
                    <w:bottom w:val="none" w:sz="0" w:space="0" w:color="auto"/>
                    <w:right w:val="none" w:sz="0" w:space="0" w:color="auto"/>
                  </w:divBdr>
                </w:div>
                <w:div w:id="1747679824">
                  <w:marLeft w:val="0"/>
                  <w:marRight w:val="0"/>
                  <w:marTop w:val="0"/>
                  <w:marBottom w:val="0"/>
                  <w:divBdr>
                    <w:top w:val="none" w:sz="0" w:space="0" w:color="auto"/>
                    <w:left w:val="none" w:sz="0" w:space="0" w:color="auto"/>
                    <w:bottom w:val="none" w:sz="0" w:space="0" w:color="auto"/>
                    <w:right w:val="none" w:sz="0" w:space="0" w:color="auto"/>
                  </w:divBdr>
                </w:div>
                <w:div w:id="1822380912">
                  <w:marLeft w:val="0"/>
                  <w:marRight w:val="0"/>
                  <w:marTop w:val="0"/>
                  <w:marBottom w:val="0"/>
                  <w:divBdr>
                    <w:top w:val="none" w:sz="0" w:space="0" w:color="auto"/>
                    <w:left w:val="none" w:sz="0" w:space="0" w:color="auto"/>
                    <w:bottom w:val="none" w:sz="0" w:space="0" w:color="auto"/>
                    <w:right w:val="none" w:sz="0" w:space="0" w:color="auto"/>
                  </w:divBdr>
                </w:div>
                <w:div w:id="547717015">
                  <w:marLeft w:val="0"/>
                  <w:marRight w:val="0"/>
                  <w:marTop w:val="0"/>
                  <w:marBottom w:val="0"/>
                  <w:divBdr>
                    <w:top w:val="none" w:sz="0" w:space="0" w:color="auto"/>
                    <w:left w:val="none" w:sz="0" w:space="0" w:color="auto"/>
                    <w:bottom w:val="none" w:sz="0" w:space="0" w:color="auto"/>
                    <w:right w:val="none" w:sz="0" w:space="0" w:color="auto"/>
                  </w:divBdr>
                </w:div>
                <w:div w:id="1755861066">
                  <w:marLeft w:val="0"/>
                  <w:marRight w:val="0"/>
                  <w:marTop w:val="0"/>
                  <w:marBottom w:val="0"/>
                  <w:divBdr>
                    <w:top w:val="none" w:sz="0" w:space="0" w:color="auto"/>
                    <w:left w:val="none" w:sz="0" w:space="0" w:color="auto"/>
                    <w:bottom w:val="none" w:sz="0" w:space="0" w:color="auto"/>
                    <w:right w:val="none" w:sz="0" w:space="0" w:color="auto"/>
                  </w:divBdr>
                </w:div>
                <w:div w:id="1035429117">
                  <w:marLeft w:val="0"/>
                  <w:marRight w:val="0"/>
                  <w:marTop w:val="0"/>
                  <w:marBottom w:val="0"/>
                  <w:divBdr>
                    <w:top w:val="none" w:sz="0" w:space="0" w:color="auto"/>
                    <w:left w:val="none" w:sz="0" w:space="0" w:color="auto"/>
                    <w:bottom w:val="none" w:sz="0" w:space="0" w:color="auto"/>
                    <w:right w:val="none" w:sz="0" w:space="0" w:color="auto"/>
                  </w:divBdr>
                </w:div>
                <w:div w:id="1944651415">
                  <w:marLeft w:val="0"/>
                  <w:marRight w:val="0"/>
                  <w:marTop w:val="0"/>
                  <w:marBottom w:val="0"/>
                  <w:divBdr>
                    <w:top w:val="none" w:sz="0" w:space="0" w:color="auto"/>
                    <w:left w:val="none" w:sz="0" w:space="0" w:color="auto"/>
                    <w:bottom w:val="none" w:sz="0" w:space="0" w:color="auto"/>
                    <w:right w:val="none" w:sz="0" w:space="0" w:color="auto"/>
                  </w:divBdr>
                </w:div>
                <w:div w:id="1449541484">
                  <w:marLeft w:val="0"/>
                  <w:marRight w:val="0"/>
                  <w:marTop w:val="0"/>
                  <w:marBottom w:val="0"/>
                  <w:divBdr>
                    <w:top w:val="none" w:sz="0" w:space="0" w:color="auto"/>
                    <w:left w:val="none" w:sz="0" w:space="0" w:color="auto"/>
                    <w:bottom w:val="none" w:sz="0" w:space="0" w:color="auto"/>
                    <w:right w:val="none" w:sz="0" w:space="0" w:color="auto"/>
                  </w:divBdr>
                </w:div>
                <w:div w:id="543834841">
                  <w:marLeft w:val="0"/>
                  <w:marRight w:val="0"/>
                  <w:marTop w:val="0"/>
                  <w:marBottom w:val="0"/>
                  <w:divBdr>
                    <w:top w:val="none" w:sz="0" w:space="0" w:color="auto"/>
                    <w:left w:val="none" w:sz="0" w:space="0" w:color="auto"/>
                    <w:bottom w:val="none" w:sz="0" w:space="0" w:color="auto"/>
                    <w:right w:val="none" w:sz="0" w:space="0" w:color="auto"/>
                  </w:divBdr>
                </w:div>
                <w:div w:id="170291835">
                  <w:marLeft w:val="0"/>
                  <w:marRight w:val="0"/>
                  <w:marTop w:val="0"/>
                  <w:marBottom w:val="0"/>
                  <w:divBdr>
                    <w:top w:val="none" w:sz="0" w:space="0" w:color="auto"/>
                    <w:left w:val="none" w:sz="0" w:space="0" w:color="auto"/>
                    <w:bottom w:val="none" w:sz="0" w:space="0" w:color="auto"/>
                    <w:right w:val="none" w:sz="0" w:space="0" w:color="auto"/>
                  </w:divBdr>
                </w:div>
                <w:div w:id="1947350190">
                  <w:marLeft w:val="0"/>
                  <w:marRight w:val="0"/>
                  <w:marTop w:val="0"/>
                  <w:marBottom w:val="0"/>
                  <w:divBdr>
                    <w:top w:val="none" w:sz="0" w:space="0" w:color="auto"/>
                    <w:left w:val="none" w:sz="0" w:space="0" w:color="auto"/>
                    <w:bottom w:val="none" w:sz="0" w:space="0" w:color="auto"/>
                    <w:right w:val="none" w:sz="0" w:space="0" w:color="auto"/>
                  </w:divBdr>
                </w:div>
                <w:div w:id="408773676">
                  <w:marLeft w:val="0"/>
                  <w:marRight w:val="0"/>
                  <w:marTop w:val="0"/>
                  <w:marBottom w:val="0"/>
                  <w:divBdr>
                    <w:top w:val="none" w:sz="0" w:space="0" w:color="auto"/>
                    <w:left w:val="none" w:sz="0" w:space="0" w:color="auto"/>
                    <w:bottom w:val="none" w:sz="0" w:space="0" w:color="auto"/>
                    <w:right w:val="none" w:sz="0" w:space="0" w:color="auto"/>
                  </w:divBdr>
                </w:div>
                <w:div w:id="187761014">
                  <w:marLeft w:val="0"/>
                  <w:marRight w:val="0"/>
                  <w:marTop w:val="0"/>
                  <w:marBottom w:val="0"/>
                  <w:divBdr>
                    <w:top w:val="none" w:sz="0" w:space="0" w:color="auto"/>
                    <w:left w:val="none" w:sz="0" w:space="0" w:color="auto"/>
                    <w:bottom w:val="none" w:sz="0" w:space="0" w:color="auto"/>
                    <w:right w:val="none" w:sz="0" w:space="0" w:color="auto"/>
                  </w:divBdr>
                </w:div>
                <w:div w:id="139152220">
                  <w:marLeft w:val="0"/>
                  <w:marRight w:val="0"/>
                  <w:marTop w:val="0"/>
                  <w:marBottom w:val="0"/>
                  <w:divBdr>
                    <w:top w:val="none" w:sz="0" w:space="0" w:color="auto"/>
                    <w:left w:val="none" w:sz="0" w:space="0" w:color="auto"/>
                    <w:bottom w:val="none" w:sz="0" w:space="0" w:color="auto"/>
                    <w:right w:val="none" w:sz="0" w:space="0" w:color="auto"/>
                  </w:divBdr>
                </w:div>
                <w:div w:id="864368727">
                  <w:marLeft w:val="0"/>
                  <w:marRight w:val="0"/>
                  <w:marTop w:val="0"/>
                  <w:marBottom w:val="0"/>
                  <w:divBdr>
                    <w:top w:val="none" w:sz="0" w:space="0" w:color="auto"/>
                    <w:left w:val="none" w:sz="0" w:space="0" w:color="auto"/>
                    <w:bottom w:val="none" w:sz="0" w:space="0" w:color="auto"/>
                    <w:right w:val="none" w:sz="0" w:space="0" w:color="auto"/>
                  </w:divBdr>
                </w:div>
                <w:div w:id="2083797696">
                  <w:marLeft w:val="0"/>
                  <w:marRight w:val="0"/>
                  <w:marTop w:val="0"/>
                  <w:marBottom w:val="0"/>
                  <w:divBdr>
                    <w:top w:val="none" w:sz="0" w:space="0" w:color="auto"/>
                    <w:left w:val="none" w:sz="0" w:space="0" w:color="auto"/>
                    <w:bottom w:val="none" w:sz="0" w:space="0" w:color="auto"/>
                    <w:right w:val="none" w:sz="0" w:space="0" w:color="auto"/>
                  </w:divBdr>
                </w:div>
                <w:div w:id="1959800953">
                  <w:marLeft w:val="0"/>
                  <w:marRight w:val="0"/>
                  <w:marTop w:val="0"/>
                  <w:marBottom w:val="0"/>
                  <w:divBdr>
                    <w:top w:val="none" w:sz="0" w:space="0" w:color="auto"/>
                    <w:left w:val="none" w:sz="0" w:space="0" w:color="auto"/>
                    <w:bottom w:val="none" w:sz="0" w:space="0" w:color="auto"/>
                    <w:right w:val="none" w:sz="0" w:space="0" w:color="auto"/>
                  </w:divBdr>
                </w:div>
                <w:div w:id="486282378">
                  <w:marLeft w:val="0"/>
                  <w:marRight w:val="0"/>
                  <w:marTop w:val="0"/>
                  <w:marBottom w:val="0"/>
                  <w:divBdr>
                    <w:top w:val="none" w:sz="0" w:space="0" w:color="auto"/>
                    <w:left w:val="none" w:sz="0" w:space="0" w:color="auto"/>
                    <w:bottom w:val="none" w:sz="0" w:space="0" w:color="auto"/>
                    <w:right w:val="none" w:sz="0" w:space="0" w:color="auto"/>
                  </w:divBdr>
                </w:div>
                <w:div w:id="27072030">
                  <w:marLeft w:val="0"/>
                  <w:marRight w:val="0"/>
                  <w:marTop w:val="0"/>
                  <w:marBottom w:val="0"/>
                  <w:divBdr>
                    <w:top w:val="none" w:sz="0" w:space="0" w:color="auto"/>
                    <w:left w:val="none" w:sz="0" w:space="0" w:color="auto"/>
                    <w:bottom w:val="none" w:sz="0" w:space="0" w:color="auto"/>
                    <w:right w:val="none" w:sz="0" w:space="0" w:color="auto"/>
                  </w:divBdr>
                </w:div>
                <w:div w:id="2050373820">
                  <w:marLeft w:val="0"/>
                  <w:marRight w:val="0"/>
                  <w:marTop w:val="0"/>
                  <w:marBottom w:val="0"/>
                  <w:divBdr>
                    <w:top w:val="none" w:sz="0" w:space="0" w:color="auto"/>
                    <w:left w:val="none" w:sz="0" w:space="0" w:color="auto"/>
                    <w:bottom w:val="none" w:sz="0" w:space="0" w:color="auto"/>
                    <w:right w:val="none" w:sz="0" w:space="0" w:color="auto"/>
                  </w:divBdr>
                </w:div>
                <w:div w:id="730276747">
                  <w:marLeft w:val="0"/>
                  <w:marRight w:val="0"/>
                  <w:marTop w:val="0"/>
                  <w:marBottom w:val="0"/>
                  <w:divBdr>
                    <w:top w:val="none" w:sz="0" w:space="0" w:color="auto"/>
                    <w:left w:val="none" w:sz="0" w:space="0" w:color="auto"/>
                    <w:bottom w:val="none" w:sz="0" w:space="0" w:color="auto"/>
                    <w:right w:val="none" w:sz="0" w:space="0" w:color="auto"/>
                  </w:divBdr>
                </w:div>
                <w:div w:id="723716822">
                  <w:marLeft w:val="0"/>
                  <w:marRight w:val="0"/>
                  <w:marTop w:val="0"/>
                  <w:marBottom w:val="0"/>
                  <w:divBdr>
                    <w:top w:val="none" w:sz="0" w:space="0" w:color="auto"/>
                    <w:left w:val="none" w:sz="0" w:space="0" w:color="auto"/>
                    <w:bottom w:val="none" w:sz="0" w:space="0" w:color="auto"/>
                    <w:right w:val="none" w:sz="0" w:space="0" w:color="auto"/>
                  </w:divBdr>
                </w:div>
                <w:div w:id="1164472341">
                  <w:marLeft w:val="0"/>
                  <w:marRight w:val="0"/>
                  <w:marTop w:val="0"/>
                  <w:marBottom w:val="0"/>
                  <w:divBdr>
                    <w:top w:val="none" w:sz="0" w:space="0" w:color="auto"/>
                    <w:left w:val="none" w:sz="0" w:space="0" w:color="auto"/>
                    <w:bottom w:val="none" w:sz="0" w:space="0" w:color="auto"/>
                    <w:right w:val="none" w:sz="0" w:space="0" w:color="auto"/>
                  </w:divBdr>
                </w:div>
                <w:div w:id="289169966">
                  <w:marLeft w:val="0"/>
                  <w:marRight w:val="0"/>
                  <w:marTop w:val="0"/>
                  <w:marBottom w:val="0"/>
                  <w:divBdr>
                    <w:top w:val="none" w:sz="0" w:space="0" w:color="auto"/>
                    <w:left w:val="none" w:sz="0" w:space="0" w:color="auto"/>
                    <w:bottom w:val="none" w:sz="0" w:space="0" w:color="auto"/>
                    <w:right w:val="none" w:sz="0" w:space="0" w:color="auto"/>
                  </w:divBdr>
                </w:div>
                <w:div w:id="685408185">
                  <w:marLeft w:val="0"/>
                  <w:marRight w:val="0"/>
                  <w:marTop w:val="0"/>
                  <w:marBottom w:val="0"/>
                  <w:divBdr>
                    <w:top w:val="none" w:sz="0" w:space="0" w:color="auto"/>
                    <w:left w:val="none" w:sz="0" w:space="0" w:color="auto"/>
                    <w:bottom w:val="none" w:sz="0" w:space="0" w:color="auto"/>
                    <w:right w:val="none" w:sz="0" w:space="0" w:color="auto"/>
                  </w:divBdr>
                </w:div>
                <w:div w:id="169881916">
                  <w:marLeft w:val="0"/>
                  <w:marRight w:val="0"/>
                  <w:marTop w:val="0"/>
                  <w:marBottom w:val="0"/>
                  <w:divBdr>
                    <w:top w:val="none" w:sz="0" w:space="0" w:color="auto"/>
                    <w:left w:val="none" w:sz="0" w:space="0" w:color="auto"/>
                    <w:bottom w:val="none" w:sz="0" w:space="0" w:color="auto"/>
                    <w:right w:val="none" w:sz="0" w:space="0" w:color="auto"/>
                  </w:divBdr>
                </w:div>
                <w:div w:id="1454977109">
                  <w:marLeft w:val="0"/>
                  <w:marRight w:val="0"/>
                  <w:marTop w:val="0"/>
                  <w:marBottom w:val="0"/>
                  <w:divBdr>
                    <w:top w:val="none" w:sz="0" w:space="0" w:color="auto"/>
                    <w:left w:val="none" w:sz="0" w:space="0" w:color="auto"/>
                    <w:bottom w:val="none" w:sz="0" w:space="0" w:color="auto"/>
                    <w:right w:val="none" w:sz="0" w:space="0" w:color="auto"/>
                  </w:divBdr>
                </w:div>
                <w:div w:id="845487413">
                  <w:marLeft w:val="0"/>
                  <w:marRight w:val="0"/>
                  <w:marTop w:val="0"/>
                  <w:marBottom w:val="0"/>
                  <w:divBdr>
                    <w:top w:val="none" w:sz="0" w:space="0" w:color="auto"/>
                    <w:left w:val="none" w:sz="0" w:space="0" w:color="auto"/>
                    <w:bottom w:val="none" w:sz="0" w:space="0" w:color="auto"/>
                    <w:right w:val="none" w:sz="0" w:space="0" w:color="auto"/>
                  </w:divBdr>
                </w:div>
                <w:div w:id="32198046">
                  <w:marLeft w:val="0"/>
                  <w:marRight w:val="0"/>
                  <w:marTop w:val="0"/>
                  <w:marBottom w:val="0"/>
                  <w:divBdr>
                    <w:top w:val="none" w:sz="0" w:space="0" w:color="auto"/>
                    <w:left w:val="none" w:sz="0" w:space="0" w:color="auto"/>
                    <w:bottom w:val="none" w:sz="0" w:space="0" w:color="auto"/>
                    <w:right w:val="none" w:sz="0" w:space="0" w:color="auto"/>
                  </w:divBdr>
                </w:div>
                <w:div w:id="1094210361">
                  <w:marLeft w:val="0"/>
                  <w:marRight w:val="0"/>
                  <w:marTop w:val="0"/>
                  <w:marBottom w:val="0"/>
                  <w:divBdr>
                    <w:top w:val="none" w:sz="0" w:space="0" w:color="auto"/>
                    <w:left w:val="none" w:sz="0" w:space="0" w:color="auto"/>
                    <w:bottom w:val="none" w:sz="0" w:space="0" w:color="auto"/>
                    <w:right w:val="none" w:sz="0" w:space="0" w:color="auto"/>
                  </w:divBdr>
                </w:div>
                <w:div w:id="1573925414">
                  <w:marLeft w:val="0"/>
                  <w:marRight w:val="0"/>
                  <w:marTop w:val="0"/>
                  <w:marBottom w:val="0"/>
                  <w:divBdr>
                    <w:top w:val="none" w:sz="0" w:space="0" w:color="auto"/>
                    <w:left w:val="none" w:sz="0" w:space="0" w:color="auto"/>
                    <w:bottom w:val="none" w:sz="0" w:space="0" w:color="auto"/>
                    <w:right w:val="none" w:sz="0" w:space="0" w:color="auto"/>
                  </w:divBdr>
                </w:div>
                <w:div w:id="1745301026">
                  <w:marLeft w:val="0"/>
                  <w:marRight w:val="0"/>
                  <w:marTop w:val="0"/>
                  <w:marBottom w:val="0"/>
                  <w:divBdr>
                    <w:top w:val="none" w:sz="0" w:space="0" w:color="auto"/>
                    <w:left w:val="none" w:sz="0" w:space="0" w:color="auto"/>
                    <w:bottom w:val="none" w:sz="0" w:space="0" w:color="auto"/>
                    <w:right w:val="none" w:sz="0" w:space="0" w:color="auto"/>
                  </w:divBdr>
                </w:div>
                <w:div w:id="1560676347">
                  <w:marLeft w:val="0"/>
                  <w:marRight w:val="0"/>
                  <w:marTop w:val="0"/>
                  <w:marBottom w:val="0"/>
                  <w:divBdr>
                    <w:top w:val="none" w:sz="0" w:space="0" w:color="auto"/>
                    <w:left w:val="none" w:sz="0" w:space="0" w:color="auto"/>
                    <w:bottom w:val="none" w:sz="0" w:space="0" w:color="auto"/>
                    <w:right w:val="none" w:sz="0" w:space="0" w:color="auto"/>
                  </w:divBdr>
                </w:div>
                <w:div w:id="654261113">
                  <w:marLeft w:val="0"/>
                  <w:marRight w:val="0"/>
                  <w:marTop w:val="0"/>
                  <w:marBottom w:val="0"/>
                  <w:divBdr>
                    <w:top w:val="none" w:sz="0" w:space="0" w:color="auto"/>
                    <w:left w:val="none" w:sz="0" w:space="0" w:color="auto"/>
                    <w:bottom w:val="none" w:sz="0" w:space="0" w:color="auto"/>
                    <w:right w:val="none" w:sz="0" w:space="0" w:color="auto"/>
                  </w:divBdr>
                </w:div>
                <w:div w:id="791705119">
                  <w:marLeft w:val="0"/>
                  <w:marRight w:val="0"/>
                  <w:marTop w:val="0"/>
                  <w:marBottom w:val="0"/>
                  <w:divBdr>
                    <w:top w:val="none" w:sz="0" w:space="0" w:color="auto"/>
                    <w:left w:val="none" w:sz="0" w:space="0" w:color="auto"/>
                    <w:bottom w:val="none" w:sz="0" w:space="0" w:color="auto"/>
                    <w:right w:val="none" w:sz="0" w:space="0" w:color="auto"/>
                  </w:divBdr>
                </w:div>
                <w:div w:id="1077702079">
                  <w:marLeft w:val="0"/>
                  <w:marRight w:val="0"/>
                  <w:marTop w:val="0"/>
                  <w:marBottom w:val="0"/>
                  <w:divBdr>
                    <w:top w:val="none" w:sz="0" w:space="0" w:color="auto"/>
                    <w:left w:val="none" w:sz="0" w:space="0" w:color="auto"/>
                    <w:bottom w:val="none" w:sz="0" w:space="0" w:color="auto"/>
                    <w:right w:val="none" w:sz="0" w:space="0" w:color="auto"/>
                  </w:divBdr>
                </w:div>
                <w:div w:id="1483229202">
                  <w:marLeft w:val="0"/>
                  <w:marRight w:val="0"/>
                  <w:marTop w:val="0"/>
                  <w:marBottom w:val="0"/>
                  <w:divBdr>
                    <w:top w:val="none" w:sz="0" w:space="0" w:color="auto"/>
                    <w:left w:val="none" w:sz="0" w:space="0" w:color="auto"/>
                    <w:bottom w:val="none" w:sz="0" w:space="0" w:color="auto"/>
                    <w:right w:val="none" w:sz="0" w:space="0" w:color="auto"/>
                  </w:divBdr>
                </w:div>
                <w:div w:id="1887176879">
                  <w:marLeft w:val="0"/>
                  <w:marRight w:val="0"/>
                  <w:marTop w:val="0"/>
                  <w:marBottom w:val="0"/>
                  <w:divBdr>
                    <w:top w:val="none" w:sz="0" w:space="0" w:color="auto"/>
                    <w:left w:val="none" w:sz="0" w:space="0" w:color="auto"/>
                    <w:bottom w:val="none" w:sz="0" w:space="0" w:color="auto"/>
                    <w:right w:val="none" w:sz="0" w:space="0" w:color="auto"/>
                  </w:divBdr>
                </w:div>
                <w:div w:id="558783386">
                  <w:marLeft w:val="0"/>
                  <w:marRight w:val="0"/>
                  <w:marTop w:val="0"/>
                  <w:marBottom w:val="0"/>
                  <w:divBdr>
                    <w:top w:val="none" w:sz="0" w:space="0" w:color="auto"/>
                    <w:left w:val="none" w:sz="0" w:space="0" w:color="auto"/>
                    <w:bottom w:val="none" w:sz="0" w:space="0" w:color="auto"/>
                    <w:right w:val="none" w:sz="0" w:space="0" w:color="auto"/>
                  </w:divBdr>
                </w:div>
                <w:div w:id="1432358772">
                  <w:marLeft w:val="0"/>
                  <w:marRight w:val="0"/>
                  <w:marTop w:val="0"/>
                  <w:marBottom w:val="0"/>
                  <w:divBdr>
                    <w:top w:val="none" w:sz="0" w:space="0" w:color="auto"/>
                    <w:left w:val="none" w:sz="0" w:space="0" w:color="auto"/>
                    <w:bottom w:val="none" w:sz="0" w:space="0" w:color="auto"/>
                    <w:right w:val="none" w:sz="0" w:space="0" w:color="auto"/>
                  </w:divBdr>
                </w:div>
                <w:div w:id="1462383641">
                  <w:marLeft w:val="0"/>
                  <w:marRight w:val="0"/>
                  <w:marTop w:val="0"/>
                  <w:marBottom w:val="0"/>
                  <w:divBdr>
                    <w:top w:val="none" w:sz="0" w:space="0" w:color="auto"/>
                    <w:left w:val="none" w:sz="0" w:space="0" w:color="auto"/>
                    <w:bottom w:val="none" w:sz="0" w:space="0" w:color="auto"/>
                    <w:right w:val="none" w:sz="0" w:space="0" w:color="auto"/>
                  </w:divBdr>
                </w:div>
                <w:div w:id="739861962">
                  <w:marLeft w:val="0"/>
                  <w:marRight w:val="0"/>
                  <w:marTop w:val="0"/>
                  <w:marBottom w:val="0"/>
                  <w:divBdr>
                    <w:top w:val="none" w:sz="0" w:space="0" w:color="auto"/>
                    <w:left w:val="none" w:sz="0" w:space="0" w:color="auto"/>
                    <w:bottom w:val="none" w:sz="0" w:space="0" w:color="auto"/>
                    <w:right w:val="none" w:sz="0" w:space="0" w:color="auto"/>
                  </w:divBdr>
                </w:div>
                <w:div w:id="504126472">
                  <w:marLeft w:val="0"/>
                  <w:marRight w:val="0"/>
                  <w:marTop w:val="0"/>
                  <w:marBottom w:val="0"/>
                  <w:divBdr>
                    <w:top w:val="none" w:sz="0" w:space="0" w:color="auto"/>
                    <w:left w:val="none" w:sz="0" w:space="0" w:color="auto"/>
                    <w:bottom w:val="none" w:sz="0" w:space="0" w:color="auto"/>
                    <w:right w:val="none" w:sz="0" w:space="0" w:color="auto"/>
                  </w:divBdr>
                </w:div>
                <w:div w:id="950553609">
                  <w:marLeft w:val="0"/>
                  <w:marRight w:val="0"/>
                  <w:marTop w:val="0"/>
                  <w:marBottom w:val="0"/>
                  <w:divBdr>
                    <w:top w:val="none" w:sz="0" w:space="0" w:color="auto"/>
                    <w:left w:val="none" w:sz="0" w:space="0" w:color="auto"/>
                    <w:bottom w:val="none" w:sz="0" w:space="0" w:color="auto"/>
                    <w:right w:val="none" w:sz="0" w:space="0" w:color="auto"/>
                  </w:divBdr>
                </w:div>
                <w:div w:id="525946315">
                  <w:marLeft w:val="0"/>
                  <w:marRight w:val="0"/>
                  <w:marTop w:val="0"/>
                  <w:marBottom w:val="0"/>
                  <w:divBdr>
                    <w:top w:val="none" w:sz="0" w:space="0" w:color="auto"/>
                    <w:left w:val="none" w:sz="0" w:space="0" w:color="auto"/>
                    <w:bottom w:val="none" w:sz="0" w:space="0" w:color="auto"/>
                    <w:right w:val="none" w:sz="0" w:space="0" w:color="auto"/>
                  </w:divBdr>
                </w:div>
                <w:div w:id="199710805">
                  <w:marLeft w:val="0"/>
                  <w:marRight w:val="0"/>
                  <w:marTop w:val="0"/>
                  <w:marBottom w:val="0"/>
                  <w:divBdr>
                    <w:top w:val="none" w:sz="0" w:space="0" w:color="auto"/>
                    <w:left w:val="none" w:sz="0" w:space="0" w:color="auto"/>
                    <w:bottom w:val="none" w:sz="0" w:space="0" w:color="auto"/>
                    <w:right w:val="none" w:sz="0" w:space="0" w:color="auto"/>
                  </w:divBdr>
                </w:div>
                <w:div w:id="1210534370">
                  <w:marLeft w:val="0"/>
                  <w:marRight w:val="0"/>
                  <w:marTop w:val="0"/>
                  <w:marBottom w:val="0"/>
                  <w:divBdr>
                    <w:top w:val="none" w:sz="0" w:space="0" w:color="auto"/>
                    <w:left w:val="none" w:sz="0" w:space="0" w:color="auto"/>
                    <w:bottom w:val="none" w:sz="0" w:space="0" w:color="auto"/>
                    <w:right w:val="none" w:sz="0" w:space="0" w:color="auto"/>
                  </w:divBdr>
                </w:div>
                <w:div w:id="110632547">
                  <w:marLeft w:val="0"/>
                  <w:marRight w:val="0"/>
                  <w:marTop w:val="0"/>
                  <w:marBottom w:val="0"/>
                  <w:divBdr>
                    <w:top w:val="none" w:sz="0" w:space="0" w:color="auto"/>
                    <w:left w:val="none" w:sz="0" w:space="0" w:color="auto"/>
                    <w:bottom w:val="none" w:sz="0" w:space="0" w:color="auto"/>
                    <w:right w:val="none" w:sz="0" w:space="0" w:color="auto"/>
                  </w:divBdr>
                </w:div>
                <w:div w:id="1525364447">
                  <w:marLeft w:val="0"/>
                  <w:marRight w:val="0"/>
                  <w:marTop w:val="0"/>
                  <w:marBottom w:val="0"/>
                  <w:divBdr>
                    <w:top w:val="none" w:sz="0" w:space="0" w:color="auto"/>
                    <w:left w:val="none" w:sz="0" w:space="0" w:color="auto"/>
                    <w:bottom w:val="none" w:sz="0" w:space="0" w:color="auto"/>
                    <w:right w:val="none" w:sz="0" w:space="0" w:color="auto"/>
                  </w:divBdr>
                </w:div>
                <w:div w:id="491607752">
                  <w:marLeft w:val="0"/>
                  <w:marRight w:val="0"/>
                  <w:marTop w:val="0"/>
                  <w:marBottom w:val="0"/>
                  <w:divBdr>
                    <w:top w:val="none" w:sz="0" w:space="0" w:color="auto"/>
                    <w:left w:val="none" w:sz="0" w:space="0" w:color="auto"/>
                    <w:bottom w:val="none" w:sz="0" w:space="0" w:color="auto"/>
                    <w:right w:val="none" w:sz="0" w:space="0" w:color="auto"/>
                  </w:divBdr>
                </w:div>
                <w:div w:id="1356031534">
                  <w:marLeft w:val="0"/>
                  <w:marRight w:val="0"/>
                  <w:marTop w:val="0"/>
                  <w:marBottom w:val="0"/>
                  <w:divBdr>
                    <w:top w:val="none" w:sz="0" w:space="0" w:color="auto"/>
                    <w:left w:val="none" w:sz="0" w:space="0" w:color="auto"/>
                    <w:bottom w:val="none" w:sz="0" w:space="0" w:color="auto"/>
                    <w:right w:val="none" w:sz="0" w:space="0" w:color="auto"/>
                  </w:divBdr>
                </w:div>
                <w:div w:id="653413768">
                  <w:marLeft w:val="0"/>
                  <w:marRight w:val="0"/>
                  <w:marTop w:val="0"/>
                  <w:marBottom w:val="0"/>
                  <w:divBdr>
                    <w:top w:val="none" w:sz="0" w:space="0" w:color="auto"/>
                    <w:left w:val="none" w:sz="0" w:space="0" w:color="auto"/>
                    <w:bottom w:val="none" w:sz="0" w:space="0" w:color="auto"/>
                    <w:right w:val="none" w:sz="0" w:space="0" w:color="auto"/>
                  </w:divBdr>
                </w:div>
                <w:div w:id="1749110537">
                  <w:marLeft w:val="0"/>
                  <w:marRight w:val="0"/>
                  <w:marTop w:val="0"/>
                  <w:marBottom w:val="0"/>
                  <w:divBdr>
                    <w:top w:val="none" w:sz="0" w:space="0" w:color="auto"/>
                    <w:left w:val="none" w:sz="0" w:space="0" w:color="auto"/>
                    <w:bottom w:val="none" w:sz="0" w:space="0" w:color="auto"/>
                    <w:right w:val="none" w:sz="0" w:space="0" w:color="auto"/>
                  </w:divBdr>
                </w:div>
                <w:div w:id="750271317">
                  <w:marLeft w:val="0"/>
                  <w:marRight w:val="0"/>
                  <w:marTop w:val="0"/>
                  <w:marBottom w:val="0"/>
                  <w:divBdr>
                    <w:top w:val="none" w:sz="0" w:space="0" w:color="auto"/>
                    <w:left w:val="none" w:sz="0" w:space="0" w:color="auto"/>
                    <w:bottom w:val="none" w:sz="0" w:space="0" w:color="auto"/>
                    <w:right w:val="none" w:sz="0" w:space="0" w:color="auto"/>
                  </w:divBdr>
                </w:div>
                <w:div w:id="1191797109">
                  <w:marLeft w:val="0"/>
                  <w:marRight w:val="0"/>
                  <w:marTop w:val="0"/>
                  <w:marBottom w:val="0"/>
                  <w:divBdr>
                    <w:top w:val="none" w:sz="0" w:space="0" w:color="auto"/>
                    <w:left w:val="none" w:sz="0" w:space="0" w:color="auto"/>
                    <w:bottom w:val="none" w:sz="0" w:space="0" w:color="auto"/>
                    <w:right w:val="none" w:sz="0" w:space="0" w:color="auto"/>
                  </w:divBdr>
                </w:div>
                <w:div w:id="2086492796">
                  <w:marLeft w:val="0"/>
                  <w:marRight w:val="0"/>
                  <w:marTop w:val="0"/>
                  <w:marBottom w:val="0"/>
                  <w:divBdr>
                    <w:top w:val="none" w:sz="0" w:space="0" w:color="auto"/>
                    <w:left w:val="none" w:sz="0" w:space="0" w:color="auto"/>
                    <w:bottom w:val="none" w:sz="0" w:space="0" w:color="auto"/>
                    <w:right w:val="none" w:sz="0" w:space="0" w:color="auto"/>
                  </w:divBdr>
                </w:div>
                <w:div w:id="1780024834">
                  <w:marLeft w:val="0"/>
                  <w:marRight w:val="0"/>
                  <w:marTop w:val="0"/>
                  <w:marBottom w:val="0"/>
                  <w:divBdr>
                    <w:top w:val="none" w:sz="0" w:space="0" w:color="auto"/>
                    <w:left w:val="none" w:sz="0" w:space="0" w:color="auto"/>
                    <w:bottom w:val="none" w:sz="0" w:space="0" w:color="auto"/>
                    <w:right w:val="none" w:sz="0" w:space="0" w:color="auto"/>
                  </w:divBdr>
                </w:div>
                <w:div w:id="2120560309">
                  <w:marLeft w:val="0"/>
                  <w:marRight w:val="0"/>
                  <w:marTop w:val="0"/>
                  <w:marBottom w:val="0"/>
                  <w:divBdr>
                    <w:top w:val="none" w:sz="0" w:space="0" w:color="auto"/>
                    <w:left w:val="none" w:sz="0" w:space="0" w:color="auto"/>
                    <w:bottom w:val="none" w:sz="0" w:space="0" w:color="auto"/>
                    <w:right w:val="none" w:sz="0" w:space="0" w:color="auto"/>
                  </w:divBdr>
                </w:div>
                <w:div w:id="1723753466">
                  <w:marLeft w:val="0"/>
                  <w:marRight w:val="0"/>
                  <w:marTop w:val="0"/>
                  <w:marBottom w:val="0"/>
                  <w:divBdr>
                    <w:top w:val="none" w:sz="0" w:space="0" w:color="auto"/>
                    <w:left w:val="none" w:sz="0" w:space="0" w:color="auto"/>
                    <w:bottom w:val="none" w:sz="0" w:space="0" w:color="auto"/>
                    <w:right w:val="none" w:sz="0" w:space="0" w:color="auto"/>
                  </w:divBdr>
                </w:div>
                <w:div w:id="27724304">
                  <w:marLeft w:val="0"/>
                  <w:marRight w:val="0"/>
                  <w:marTop w:val="0"/>
                  <w:marBottom w:val="0"/>
                  <w:divBdr>
                    <w:top w:val="none" w:sz="0" w:space="0" w:color="auto"/>
                    <w:left w:val="none" w:sz="0" w:space="0" w:color="auto"/>
                    <w:bottom w:val="none" w:sz="0" w:space="0" w:color="auto"/>
                    <w:right w:val="none" w:sz="0" w:space="0" w:color="auto"/>
                  </w:divBdr>
                </w:div>
                <w:div w:id="257908889">
                  <w:marLeft w:val="0"/>
                  <w:marRight w:val="0"/>
                  <w:marTop w:val="0"/>
                  <w:marBottom w:val="0"/>
                  <w:divBdr>
                    <w:top w:val="none" w:sz="0" w:space="0" w:color="auto"/>
                    <w:left w:val="none" w:sz="0" w:space="0" w:color="auto"/>
                    <w:bottom w:val="none" w:sz="0" w:space="0" w:color="auto"/>
                    <w:right w:val="none" w:sz="0" w:space="0" w:color="auto"/>
                  </w:divBdr>
                </w:div>
                <w:div w:id="1680153985">
                  <w:marLeft w:val="0"/>
                  <w:marRight w:val="0"/>
                  <w:marTop w:val="0"/>
                  <w:marBottom w:val="0"/>
                  <w:divBdr>
                    <w:top w:val="none" w:sz="0" w:space="0" w:color="auto"/>
                    <w:left w:val="none" w:sz="0" w:space="0" w:color="auto"/>
                    <w:bottom w:val="none" w:sz="0" w:space="0" w:color="auto"/>
                    <w:right w:val="none" w:sz="0" w:space="0" w:color="auto"/>
                  </w:divBdr>
                </w:div>
                <w:div w:id="1718970886">
                  <w:marLeft w:val="0"/>
                  <w:marRight w:val="0"/>
                  <w:marTop w:val="0"/>
                  <w:marBottom w:val="0"/>
                  <w:divBdr>
                    <w:top w:val="none" w:sz="0" w:space="0" w:color="auto"/>
                    <w:left w:val="none" w:sz="0" w:space="0" w:color="auto"/>
                    <w:bottom w:val="none" w:sz="0" w:space="0" w:color="auto"/>
                    <w:right w:val="none" w:sz="0" w:space="0" w:color="auto"/>
                  </w:divBdr>
                </w:div>
                <w:div w:id="472598312">
                  <w:marLeft w:val="0"/>
                  <w:marRight w:val="0"/>
                  <w:marTop w:val="0"/>
                  <w:marBottom w:val="0"/>
                  <w:divBdr>
                    <w:top w:val="none" w:sz="0" w:space="0" w:color="auto"/>
                    <w:left w:val="none" w:sz="0" w:space="0" w:color="auto"/>
                    <w:bottom w:val="none" w:sz="0" w:space="0" w:color="auto"/>
                    <w:right w:val="none" w:sz="0" w:space="0" w:color="auto"/>
                  </w:divBdr>
                </w:div>
                <w:div w:id="1820724702">
                  <w:marLeft w:val="0"/>
                  <w:marRight w:val="0"/>
                  <w:marTop w:val="0"/>
                  <w:marBottom w:val="0"/>
                  <w:divBdr>
                    <w:top w:val="none" w:sz="0" w:space="0" w:color="auto"/>
                    <w:left w:val="none" w:sz="0" w:space="0" w:color="auto"/>
                    <w:bottom w:val="none" w:sz="0" w:space="0" w:color="auto"/>
                    <w:right w:val="none" w:sz="0" w:space="0" w:color="auto"/>
                  </w:divBdr>
                </w:div>
                <w:div w:id="336231033">
                  <w:marLeft w:val="0"/>
                  <w:marRight w:val="0"/>
                  <w:marTop w:val="0"/>
                  <w:marBottom w:val="0"/>
                  <w:divBdr>
                    <w:top w:val="none" w:sz="0" w:space="0" w:color="auto"/>
                    <w:left w:val="none" w:sz="0" w:space="0" w:color="auto"/>
                    <w:bottom w:val="none" w:sz="0" w:space="0" w:color="auto"/>
                    <w:right w:val="none" w:sz="0" w:space="0" w:color="auto"/>
                  </w:divBdr>
                </w:div>
                <w:div w:id="235677108">
                  <w:marLeft w:val="0"/>
                  <w:marRight w:val="0"/>
                  <w:marTop w:val="0"/>
                  <w:marBottom w:val="0"/>
                  <w:divBdr>
                    <w:top w:val="none" w:sz="0" w:space="0" w:color="auto"/>
                    <w:left w:val="none" w:sz="0" w:space="0" w:color="auto"/>
                    <w:bottom w:val="none" w:sz="0" w:space="0" w:color="auto"/>
                    <w:right w:val="none" w:sz="0" w:space="0" w:color="auto"/>
                  </w:divBdr>
                </w:div>
                <w:div w:id="2010402361">
                  <w:marLeft w:val="0"/>
                  <w:marRight w:val="0"/>
                  <w:marTop w:val="0"/>
                  <w:marBottom w:val="0"/>
                  <w:divBdr>
                    <w:top w:val="none" w:sz="0" w:space="0" w:color="auto"/>
                    <w:left w:val="none" w:sz="0" w:space="0" w:color="auto"/>
                    <w:bottom w:val="none" w:sz="0" w:space="0" w:color="auto"/>
                    <w:right w:val="none" w:sz="0" w:space="0" w:color="auto"/>
                  </w:divBdr>
                </w:div>
                <w:div w:id="1934632550">
                  <w:marLeft w:val="0"/>
                  <w:marRight w:val="0"/>
                  <w:marTop w:val="0"/>
                  <w:marBottom w:val="0"/>
                  <w:divBdr>
                    <w:top w:val="none" w:sz="0" w:space="0" w:color="auto"/>
                    <w:left w:val="none" w:sz="0" w:space="0" w:color="auto"/>
                    <w:bottom w:val="none" w:sz="0" w:space="0" w:color="auto"/>
                    <w:right w:val="none" w:sz="0" w:space="0" w:color="auto"/>
                  </w:divBdr>
                </w:div>
                <w:div w:id="845511766">
                  <w:marLeft w:val="0"/>
                  <w:marRight w:val="0"/>
                  <w:marTop w:val="0"/>
                  <w:marBottom w:val="0"/>
                  <w:divBdr>
                    <w:top w:val="none" w:sz="0" w:space="0" w:color="auto"/>
                    <w:left w:val="none" w:sz="0" w:space="0" w:color="auto"/>
                    <w:bottom w:val="none" w:sz="0" w:space="0" w:color="auto"/>
                    <w:right w:val="none" w:sz="0" w:space="0" w:color="auto"/>
                  </w:divBdr>
                </w:div>
                <w:div w:id="470440336">
                  <w:marLeft w:val="0"/>
                  <w:marRight w:val="0"/>
                  <w:marTop w:val="0"/>
                  <w:marBottom w:val="0"/>
                  <w:divBdr>
                    <w:top w:val="none" w:sz="0" w:space="0" w:color="auto"/>
                    <w:left w:val="none" w:sz="0" w:space="0" w:color="auto"/>
                    <w:bottom w:val="none" w:sz="0" w:space="0" w:color="auto"/>
                    <w:right w:val="none" w:sz="0" w:space="0" w:color="auto"/>
                  </w:divBdr>
                </w:div>
                <w:div w:id="2102876212">
                  <w:marLeft w:val="0"/>
                  <w:marRight w:val="0"/>
                  <w:marTop w:val="0"/>
                  <w:marBottom w:val="0"/>
                  <w:divBdr>
                    <w:top w:val="none" w:sz="0" w:space="0" w:color="auto"/>
                    <w:left w:val="none" w:sz="0" w:space="0" w:color="auto"/>
                    <w:bottom w:val="none" w:sz="0" w:space="0" w:color="auto"/>
                    <w:right w:val="none" w:sz="0" w:space="0" w:color="auto"/>
                  </w:divBdr>
                </w:div>
                <w:div w:id="1558975817">
                  <w:marLeft w:val="0"/>
                  <w:marRight w:val="0"/>
                  <w:marTop w:val="0"/>
                  <w:marBottom w:val="0"/>
                  <w:divBdr>
                    <w:top w:val="none" w:sz="0" w:space="0" w:color="auto"/>
                    <w:left w:val="none" w:sz="0" w:space="0" w:color="auto"/>
                    <w:bottom w:val="none" w:sz="0" w:space="0" w:color="auto"/>
                    <w:right w:val="none" w:sz="0" w:space="0" w:color="auto"/>
                  </w:divBdr>
                </w:div>
                <w:div w:id="693456194">
                  <w:marLeft w:val="0"/>
                  <w:marRight w:val="0"/>
                  <w:marTop w:val="0"/>
                  <w:marBottom w:val="0"/>
                  <w:divBdr>
                    <w:top w:val="none" w:sz="0" w:space="0" w:color="auto"/>
                    <w:left w:val="none" w:sz="0" w:space="0" w:color="auto"/>
                    <w:bottom w:val="none" w:sz="0" w:space="0" w:color="auto"/>
                    <w:right w:val="none" w:sz="0" w:space="0" w:color="auto"/>
                  </w:divBdr>
                </w:div>
                <w:div w:id="174076718">
                  <w:marLeft w:val="0"/>
                  <w:marRight w:val="0"/>
                  <w:marTop w:val="0"/>
                  <w:marBottom w:val="0"/>
                  <w:divBdr>
                    <w:top w:val="none" w:sz="0" w:space="0" w:color="auto"/>
                    <w:left w:val="none" w:sz="0" w:space="0" w:color="auto"/>
                    <w:bottom w:val="none" w:sz="0" w:space="0" w:color="auto"/>
                    <w:right w:val="none" w:sz="0" w:space="0" w:color="auto"/>
                  </w:divBdr>
                </w:div>
                <w:div w:id="272134452">
                  <w:marLeft w:val="0"/>
                  <w:marRight w:val="0"/>
                  <w:marTop w:val="0"/>
                  <w:marBottom w:val="0"/>
                  <w:divBdr>
                    <w:top w:val="none" w:sz="0" w:space="0" w:color="auto"/>
                    <w:left w:val="none" w:sz="0" w:space="0" w:color="auto"/>
                    <w:bottom w:val="none" w:sz="0" w:space="0" w:color="auto"/>
                    <w:right w:val="none" w:sz="0" w:space="0" w:color="auto"/>
                  </w:divBdr>
                </w:div>
                <w:div w:id="235943095">
                  <w:marLeft w:val="0"/>
                  <w:marRight w:val="0"/>
                  <w:marTop w:val="0"/>
                  <w:marBottom w:val="0"/>
                  <w:divBdr>
                    <w:top w:val="none" w:sz="0" w:space="0" w:color="auto"/>
                    <w:left w:val="none" w:sz="0" w:space="0" w:color="auto"/>
                    <w:bottom w:val="none" w:sz="0" w:space="0" w:color="auto"/>
                    <w:right w:val="none" w:sz="0" w:space="0" w:color="auto"/>
                  </w:divBdr>
                </w:div>
                <w:div w:id="1601066861">
                  <w:marLeft w:val="0"/>
                  <w:marRight w:val="0"/>
                  <w:marTop w:val="0"/>
                  <w:marBottom w:val="0"/>
                  <w:divBdr>
                    <w:top w:val="none" w:sz="0" w:space="0" w:color="auto"/>
                    <w:left w:val="none" w:sz="0" w:space="0" w:color="auto"/>
                    <w:bottom w:val="none" w:sz="0" w:space="0" w:color="auto"/>
                    <w:right w:val="none" w:sz="0" w:space="0" w:color="auto"/>
                  </w:divBdr>
                </w:div>
                <w:div w:id="265116847">
                  <w:marLeft w:val="0"/>
                  <w:marRight w:val="0"/>
                  <w:marTop w:val="0"/>
                  <w:marBottom w:val="0"/>
                  <w:divBdr>
                    <w:top w:val="none" w:sz="0" w:space="0" w:color="auto"/>
                    <w:left w:val="none" w:sz="0" w:space="0" w:color="auto"/>
                    <w:bottom w:val="none" w:sz="0" w:space="0" w:color="auto"/>
                    <w:right w:val="none" w:sz="0" w:space="0" w:color="auto"/>
                  </w:divBdr>
                </w:div>
                <w:div w:id="928385770">
                  <w:marLeft w:val="0"/>
                  <w:marRight w:val="0"/>
                  <w:marTop w:val="0"/>
                  <w:marBottom w:val="0"/>
                  <w:divBdr>
                    <w:top w:val="none" w:sz="0" w:space="0" w:color="auto"/>
                    <w:left w:val="none" w:sz="0" w:space="0" w:color="auto"/>
                    <w:bottom w:val="none" w:sz="0" w:space="0" w:color="auto"/>
                    <w:right w:val="none" w:sz="0" w:space="0" w:color="auto"/>
                  </w:divBdr>
                </w:div>
                <w:div w:id="1220744269">
                  <w:marLeft w:val="0"/>
                  <w:marRight w:val="0"/>
                  <w:marTop w:val="0"/>
                  <w:marBottom w:val="0"/>
                  <w:divBdr>
                    <w:top w:val="none" w:sz="0" w:space="0" w:color="auto"/>
                    <w:left w:val="none" w:sz="0" w:space="0" w:color="auto"/>
                    <w:bottom w:val="none" w:sz="0" w:space="0" w:color="auto"/>
                    <w:right w:val="none" w:sz="0" w:space="0" w:color="auto"/>
                  </w:divBdr>
                </w:div>
                <w:div w:id="1336767683">
                  <w:marLeft w:val="0"/>
                  <w:marRight w:val="0"/>
                  <w:marTop w:val="0"/>
                  <w:marBottom w:val="0"/>
                  <w:divBdr>
                    <w:top w:val="none" w:sz="0" w:space="0" w:color="auto"/>
                    <w:left w:val="none" w:sz="0" w:space="0" w:color="auto"/>
                    <w:bottom w:val="none" w:sz="0" w:space="0" w:color="auto"/>
                    <w:right w:val="none" w:sz="0" w:space="0" w:color="auto"/>
                  </w:divBdr>
                </w:div>
                <w:div w:id="2087414040">
                  <w:marLeft w:val="0"/>
                  <w:marRight w:val="0"/>
                  <w:marTop w:val="0"/>
                  <w:marBottom w:val="0"/>
                  <w:divBdr>
                    <w:top w:val="none" w:sz="0" w:space="0" w:color="auto"/>
                    <w:left w:val="none" w:sz="0" w:space="0" w:color="auto"/>
                    <w:bottom w:val="none" w:sz="0" w:space="0" w:color="auto"/>
                    <w:right w:val="none" w:sz="0" w:space="0" w:color="auto"/>
                  </w:divBdr>
                </w:div>
                <w:div w:id="1802723385">
                  <w:marLeft w:val="0"/>
                  <w:marRight w:val="0"/>
                  <w:marTop w:val="0"/>
                  <w:marBottom w:val="0"/>
                  <w:divBdr>
                    <w:top w:val="none" w:sz="0" w:space="0" w:color="auto"/>
                    <w:left w:val="none" w:sz="0" w:space="0" w:color="auto"/>
                    <w:bottom w:val="none" w:sz="0" w:space="0" w:color="auto"/>
                    <w:right w:val="none" w:sz="0" w:space="0" w:color="auto"/>
                  </w:divBdr>
                </w:div>
                <w:div w:id="415710846">
                  <w:marLeft w:val="0"/>
                  <w:marRight w:val="0"/>
                  <w:marTop w:val="0"/>
                  <w:marBottom w:val="0"/>
                  <w:divBdr>
                    <w:top w:val="none" w:sz="0" w:space="0" w:color="auto"/>
                    <w:left w:val="none" w:sz="0" w:space="0" w:color="auto"/>
                    <w:bottom w:val="none" w:sz="0" w:space="0" w:color="auto"/>
                    <w:right w:val="none" w:sz="0" w:space="0" w:color="auto"/>
                  </w:divBdr>
                </w:div>
                <w:div w:id="1944023451">
                  <w:marLeft w:val="0"/>
                  <w:marRight w:val="0"/>
                  <w:marTop w:val="0"/>
                  <w:marBottom w:val="0"/>
                  <w:divBdr>
                    <w:top w:val="none" w:sz="0" w:space="0" w:color="auto"/>
                    <w:left w:val="none" w:sz="0" w:space="0" w:color="auto"/>
                    <w:bottom w:val="none" w:sz="0" w:space="0" w:color="auto"/>
                    <w:right w:val="none" w:sz="0" w:space="0" w:color="auto"/>
                  </w:divBdr>
                </w:div>
                <w:div w:id="36055113">
                  <w:marLeft w:val="0"/>
                  <w:marRight w:val="0"/>
                  <w:marTop w:val="0"/>
                  <w:marBottom w:val="0"/>
                  <w:divBdr>
                    <w:top w:val="none" w:sz="0" w:space="0" w:color="auto"/>
                    <w:left w:val="none" w:sz="0" w:space="0" w:color="auto"/>
                    <w:bottom w:val="none" w:sz="0" w:space="0" w:color="auto"/>
                    <w:right w:val="none" w:sz="0" w:space="0" w:color="auto"/>
                  </w:divBdr>
                </w:div>
                <w:div w:id="2127771753">
                  <w:marLeft w:val="0"/>
                  <w:marRight w:val="0"/>
                  <w:marTop w:val="0"/>
                  <w:marBottom w:val="0"/>
                  <w:divBdr>
                    <w:top w:val="none" w:sz="0" w:space="0" w:color="auto"/>
                    <w:left w:val="none" w:sz="0" w:space="0" w:color="auto"/>
                    <w:bottom w:val="none" w:sz="0" w:space="0" w:color="auto"/>
                    <w:right w:val="none" w:sz="0" w:space="0" w:color="auto"/>
                  </w:divBdr>
                </w:div>
                <w:div w:id="494223409">
                  <w:marLeft w:val="0"/>
                  <w:marRight w:val="0"/>
                  <w:marTop w:val="0"/>
                  <w:marBottom w:val="0"/>
                  <w:divBdr>
                    <w:top w:val="none" w:sz="0" w:space="0" w:color="auto"/>
                    <w:left w:val="none" w:sz="0" w:space="0" w:color="auto"/>
                    <w:bottom w:val="none" w:sz="0" w:space="0" w:color="auto"/>
                    <w:right w:val="none" w:sz="0" w:space="0" w:color="auto"/>
                  </w:divBdr>
                </w:div>
                <w:div w:id="836462541">
                  <w:marLeft w:val="0"/>
                  <w:marRight w:val="0"/>
                  <w:marTop w:val="0"/>
                  <w:marBottom w:val="0"/>
                  <w:divBdr>
                    <w:top w:val="none" w:sz="0" w:space="0" w:color="auto"/>
                    <w:left w:val="none" w:sz="0" w:space="0" w:color="auto"/>
                    <w:bottom w:val="none" w:sz="0" w:space="0" w:color="auto"/>
                    <w:right w:val="none" w:sz="0" w:space="0" w:color="auto"/>
                  </w:divBdr>
                </w:div>
                <w:div w:id="993292653">
                  <w:marLeft w:val="0"/>
                  <w:marRight w:val="0"/>
                  <w:marTop w:val="0"/>
                  <w:marBottom w:val="0"/>
                  <w:divBdr>
                    <w:top w:val="none" w:sz="0" w:space="0" w:color="auto"/>
                    <w:left w:val="none" w:sz="0" w:space="0" w:color="auto"/>
                    <w:bottom w:val="none" w:sz="0" w:space="0" w:color="auto"/>
                    <w:right w:val="none" w:sz="0" w:space="0" w:color="auto"/>
                  </w:divBdr>
                </w:div>
                <w:div w:id="235554175">
                  <w:marLeft w:val="0"/>
                  <w:marRight w:val="0"/>
                  <w:marTop w:val="0"/>
                  <w:marBottom w:val="0"/>
                  <w:divBdr>
                    <w:top w:val="none" w:sz="0" w:space="0" w:color="auto"/>
                    <w:left w:val="none" w:sz="0" w:space="0" w:color="auto"/>
                    <w:bottom w:val="none" w:sz="0" w:space="0" w:color="auto"/>
                    <w:right w:val="none" w:sz="0" w:space="0" w:color="auto"/>
                  </w:divBdr>
                </w:div>
                <w:div w:id="972364351">
                  <w:marLeft w:val="0"/>
                  <w:marRight w:val="0"/>
                  <w:marTop w:val="0"/>
                  <w:marBottom w:val="0"/>
                  <w:divBdr>
                    <w:top w:val="none" w:sz="0" w:space="0" w:color="auto"/>
                    <w:left w:val="none" w:sz="0" w:space="0" w:color="auto"/>
                    <w:bottom w:val="none" w:sz="0" w:space="0" w:color="auto"/>
                    <w:right w:val="none" w:sz="0" w:space="0" w:color="auto"/>
                  </w:divBdr>
                </w:div>
                <w:div w:id="1681271632">
                  <w:marLeft w:val="0"/>
                  <w:marRight w:val="0"/>
                  <w:marTop w:val="0"/>
                  <w:marBottom w:val="0"/>
                  <w:divBdr>
                    <w:top w:val="none" w:sz="0" w:space="0" w:color="auto"/>
                    <w:left w:val="none" w:sz="0" w:space="0" w:color="auto"/>
                    <w:bottom w:val="none" w:sz="0" w:space="0" w:color="auto"/>
                    <w:right w:val="none" w:sz="0" w:space="0" w:color="auto"/>
                  </w:divBdr>
                </w:div>
                <w:div w:id="920987990">
                  <w:marLeft w:val="0"/>
                  <w:marRight w:val="0"/>
                  <w:marTop w:val="0"/>
                  <w:marBottom w:val="0"/>
                  <w:divBdr>
                    <w:top w:val="none" w:sz="0" w:space="0" w:color="auto"/>
                    <w:left w:val="none" w:sz="0" w:space="0" w:color="auto"/>
                    <w:bottom w:val="none" w:sz="0" w:space="0" w:color="auto"/>
                    <w:right w:val="none" w:sz="0" w:space="0" w:color="auto"/>
                  </w:divBdr>
                </w:div>
                <w:div w:id="1823236443">
                  <w:marLeft w:val="0"/>
                  <w:marRight w:val="0"/>
                  <w:marTop w:val="0"/>
                  <w:marBottom w:val="0"/>
                  <w:divBdr>
                    <w:top w:val="none" w:sz="0" w:space="0" w:color="auto"/>
                    <w:left w:val="none" w:sz="0" w:space="0" w:color="auto"/>
                    <w:bottom w:val="none" w:sz="0" w:space="0" w:color="auto"/>
                    <w:right w:val="none" w:sz="0" w:space="0" w:color="auto"/>
                  </w:divBdr>
                </w:div>
                <w:div w:id="285963170">
                  <w:marLeft w:val="0"/>
                  <w:marRight w:val="0"/>
                  <w:marTop w:val="0"/>
                  <w:marBottom w:val="0"/>
                  <w:divBdr>
                    <w:top w:val="none" w:sz="0" w:space="0" w:color="auto"/>
                    <w:left w:val="none" w:sz="0" w:space="0" w:color="auto"/>
                    <w:bottom w:val="none" w:sz="0" w:space="0" w:color="auto"/>
                    <w:right w:val="none" w:sz="0" w:space="0" w:color="auto"/>
                  </w:divBdr>
                </w:div>
                <w:div w:id="1103108230">
                  <w:marLeft w:val="0"/>
                  <w:marRight w:val="0"/>
                  <w:marTop w:val="0"/>
                  <w:marBottom w:val="0"/>
                  <w:divBdr>
                    <w:top w:val="none" w:sz="0" w:space="0" w:color="auto"/>
                    <w:left w:val="none" w:sz="0" w:space="0" w:color="auto"/>
                    <w:bottom w:val="none" w:sz="0" w:space="0" w:color="auto"/>
                    <w:right w:val="none" w:sz="0" w:space="0" w:color="auto"/>
                  </w:divBdr>
                </w:div>
                <w:div w:id="1646739515">
                  <w:marLeft w:val="0"/>
                  <w:marRight w:val="0"/>
                  <w:marTop w:val="0"/>
                  <w:marBottom w:val="0"/>
                  <w:divBdr>
                    <w:top w:val="none" w:sz="0" w:space="0" w:color="auto"/>
                    <w:left w:val="none" w:sz="0" w:space="0" w:color="auto"/>
                    <w:bottom w:val="none" w:sz="0" w:space="0" w:color="auto"/>
                    <w:right w:val="none" w:sz="0" w:space="0" w:color="auto"/>
                  </w:divBdr>
                </w:div>
                <w:div w:id="630793857">
                  <w:marLeft w:val="0"/>
                  <w:marRight w:val="0"/>
                  <w:marTop w:val="0"/>
                  <w:marBottom w:val="0"/>
                  <w:divBdr>
                    <w:top w:val="none" w:sz="0" w:space="0" w:color="auto"/>
                    <w:left w:val="none" w:sz="0" w:space="0" w:color="auto"/>
                    <w:bottom w:val="none" w:sz="0" w:space="0" w:color="auto"/>
                    <w:right w:val="none" w:sz="0" w:space="0" w:color="auto"/>
                  </w:divBdr>
                </w:div>
                <w:div w:id="1056507616">
                  <w:marLeft w:val="0"/>
                  <w:marRight w:val="0"/>
                  <w:marTop w:val="0"/>
                  <w:marBottom w:val="0"/>
                  <w:divBdr>
                    <w:top w:val="none" w:sz="0" w:space="0" w:color="auto"/>
                    <w:left w:val="none" w:sz="0" w:space="0" w:color="auto"/>
                    <w:bottom w:val="none" w:sz="0" w:space="0" w:color="auto"/>
                    <w:right w:val="none" w:sz="0" w:space="0" w:color="auto"/>
                  </w:divBdr>
                </w:div>
                <w:div w:id="1537506183">
                  <w:marLeft w:val="0"/>
                  <w:marRight w:val="0"/>
                  <w:marTop w:val="0"/>
                  <w:marBottom w:val="0"/>
                  <w:divBdr>
                    <w:top w:val="none" w:sz="0" w:space="0" w:color="auto"/>
                    <w:left w:val="none" w:sz="0" w:space="0" w:color="auto"/>
                    <w:bottom w:val="none" w:sz="0" w:space="0" w:color="auto"/>
                    <w:right w:val="none" w:sz="0" w:space="0" w:color="auto"/>
                  </w:divBdr>
                </w:div>
                <w:div w:id="676466586">
                  <w:marLeft w:val="0"/>
                  <w:marRight w:val="0"/>
                  <w:marTop w:val="0"/>
                  <w:marBottom w:val="0"/>
                  <w:divBdr>
                    <w:top w:val="none" w:sz="0" w:space="0" w:color="auto"/>
                    <w:left w:val="none" w:sz="0" w:space="0" w:color="auto"/>
                    <w:bottom w:val="none" w:sz="0" w:space="0" w:color="auto"/>
                    <w:right w:val="none" w:sz="0" w:space="0" w:color="auto"/>
                  </w:divBdr>
                </w:div>
                <w:div w:id="344291086">
                  <w:marLeft w:val="0"/>
                  <w:marRight w:val="0"/>
                  <w:marTop w:val="0"/>
                  <w:marBottom w:val="0"/>
                  <w:divBdr>
                    <w:top w:val="none" w:sz="0" w:space="0" w:color="auto"/>
                    <w:left w:val="none" w:sz="0" w:space="0" w:color="auto"/>
                    <w:bottom w:val="none" w:sz="0" w:space="0" w:color="auto"/>
                    <w:right w:val="none" w:sz="0" w:space="0" w:color="auto"/>
                  </w:divBdr>
                </w:div>
                <w:div w:id="68574929">
                  <w:marLeft w:val="0"/>
                  <w:marRight w:val="0"/>
                  <w:marTop w:val="0"/>
                  <w:marBottom w:val="0"/>
                  <w:divBdr>
                    <w:top w:val="none" w:sz="0" w:space="0" w:color="auto"/>
                    <w:left w:val="none" w:sz="0" w:space="0" w:color="auto"/>
                    <w:bottom w:val="none" w:sz="0" w:space="0" w:color="auto"/>
                    <w:right w:val="none" w:sz="0" w:space="0" w:color="auto"/>
                  </w:divBdr>
                </w:div>
                <w:div w:id="193005407">
                  <w:marLeft w:val="0"/>
                  <w:marRight w:val="0"/>
                  <w:marTop w:val="0"/>
                  <w:marBottom w:val="0"/>
                  <w:divBdr>
                    <w:top w:val="none" w:sz="0" w:space="0" w:color="auto"/>
                    <w:left w:val="none" w:sz="0" w:space="0" w:color="auto"/>
                    <w:bottom w:val="none" w:sz="0" w:space="0" w:color="auto"/>
                    <w:right w:val="none" w:sz="0" w:space="0" w:color="auto"/>
                  </w:divBdr>
                </w:div>
                <w:div w:id="1632051410">
                  <w:marLeft w:val="0"/>
                  <w:marRight w:val="0"/>
                  <w:marTop w:val="0"/>
                  <w:marBottom w:val="0"/>
                  <w:divBdr>
                    <w:top w:val="none" w:sz="0" w:space="0" w:color="auto"/>
                    <w:left w:val="none" w:sz="0" w:space="0" w:color="auto"/>
                    <w:bottom w:val="none" w:sz="0" w:space="0" w:color="auto"/>
                    <w:right w:val="none" w:sz="0" w:space="0" w:color="auto"/>
                  </w:divBdr>
                </w:div>
                <w:div w:id="975061125">
                  <w:marLeft w:val="0"/>
                  <w:marRight w:val="0"/>
                  <w:marTop w:val="0"/>
                  <w:marBottom w:val="0"/>
                  <w:divBdr>
                    <w:top w:val="none" w:sz="0" w:space="0" w:color="auto"/>
                    <w:left w:val="none" w:sz="0" w:space="0" w:color="auto"/>
                    <w:bottom w:val="none" w:sz="0" w:space="0" w:color="auto"/>
                    <w:right w:val="none" w:sz="0" w:space="0" w:color="auto"/>
                  </w:divBdr>
                </w:div>
                <w:div w:id="1366296260">
                  <w:marLeft w:val="0"/>
                  <w:marRight w:val="0"/>
                  <w:marTop w:val="0"/>
                  <w:marBottom w:val="0"/>
                  <w:divBdr>
                    <w:top w:val="none" w:sz="0" w:space="0" w:color="auto"/>
                    <w:left w:val="none" w:sz="0" w:space="0" w:color="auto"/>
                    <w:bottom w:val="none" w:sz="0" w:space="0" w:color="auto"/>
                    <w:right w:val="none" w:sz="0" w:space="0" w:color="auto"/>
                  </w:divBdr>
                </w:div>
                <w:div w:id="128866656">
                  <w:marLeft w:val="0"/>
                  <w:marRight w:val="0"/>
                  <w:marTop w:val="0"/>
                  <w:marBottom w:val="0"/>
                  <w:divBdr>
                    <w:top w:val="none" w:sz="0" w:space="0" w:color="auto"/>
                    <w:left w:val="none" w:sz="0" w:space="0" w:color="auto"/>
                    <w:bottom w:val="none" w:sz="0" w:space="0" w:color="auto"/>
                    <w:right w:val="none" w:sz="0" w:space="0" w:color="auto"/>
                  </w:divBdr>
                </w:div>
                <w:div w:id="1306278237">
                  <w:marLeft w:val="0"/>
                  <w:marRight w:val="0"/>
                  <w:marTop w:val="0"/>
                  <w:marBottom w:val="0"/>
                  <w:divBdr>
                    <w:top w:val="none" w:sz="0" w:space="0" w:color="auto"/>
                    <w:left w:val="none" w:sz="0" w:space="0" w:color="auto"/>
                    <w:bottom w:val="none" w:sz="0" w:space="0" w:color="auto"/>
                    <w:right w:val="none" w:sz="0" w:space="0" w:color="auto"/>
                  </w:divBdr>
                </w:div>
                <w:div w:id="788860084">
                  <w:marLeft w:val="0"/>
                  <w:marRight w:val="0"/>
                  <w:marTop w:val="0"/>
                  <w:marBottom w:val="0"/>
                  <w:divBdr>
                    <w:top w:val="none" w:sz="0" w:space="0" w:color="auto"/>
                    <w:left w:val="none" w:sz="0" w:space="0" w:color="auto"/>
                    <w:bottom w:val="none" w:sz="0" w:space="0" w:color="auto"/>
                    <w:right w:val="none" w:sz="0" w:space="0" w:color="auto"/>
                  </w:divBdr>
                </w:div>
                <w:div w:id="1732192162">
                  <w:marLeft w:val="0"/>
                  <w:marRight w:val="0"/>
                  <w:marTop w:val="0"/>
                  <w:marBottom w:val="0"/>
                  <w:divBdr>
                    <w:top w:val="none" w:sz="0" w:space="0" w:color="auto"/>
                    <w:left w:val="none" w:sz="0" w:space="0" w:color="auto"/>
                    <w:bottom w:val="none" w:sz="0" w:space="0" w:color="auto"/>
                    <w:right w:val="none" w:sz="0" w:space="0" w:color="auto"/>
                  </w:divBdr>
                </w:div>
                <w:div w:id="403069446">
                  <w:marLeft w:val="0"/>
                  <w:marRight w:val="0"/>
                  <w:marTop w:val="0"/>
                  <w:marBottom w:val="0"/>
                  <w:divBdr>
                    <w:top w:val="none" w:sz="0" w:space="0" w:color="auto"/>
                    <w:left w:val="none" w:sz="0" w:space="0" w:color="auto"/>
                    <w:bottom w:val="none" w:sz="0" w:space="0" w:color="auto"/>
                    <w:right w:val="none" w:sz="0" w:space="0" w:color="auto"/>
                  </w:divBdr>
                </w:div>
                <w:div w:id="765422014">
                  <w:marLeft w:val="0"/>
                  <w:marRight w:val="0"/>
                  <w:marTop w:val="0"/>
                  <w:marBottom w:val="0"/>
                  <w:divBdr>
                    <w:top w:val="none" w:sz="0" w:space="0" w:color="auto"/>
                    <w:left w:val="none" w:sz="0" w:space="0" w:color="auto"/>
                    <w:bottom w:val="none" w:sz="0" w:space="0" w:color="auto"/>
                    <w:right w:val="none" w:sz="0" w:space="0" w:color="auto"/>
                  </w:divBdr>
                </w:div>
                <w:div w:id="951477417">
                  <w:marLeft w:val="0"/>
                  <w:marRight w:val="0"/>
                  <w:marTop w:val="0"/>
                  <w:marBottom w:val="0"/>
                  <w:divBdr>
                    <w:top w:val="none" w:sz="0" w:space="0" w:color="auto"/>
                    <w:left w:val="none" w:sz="0" w:space="0" w:color="auto"/>
                    <w:bottom w:val="none" w:sz="0" w:space="0" w:color="auto"/>
                    <w:right w:val="none" w:sz="0" w:space="0" w:color="auto"/>
                  </w:divBdr>
                </w:div>
                <w:div w:id="1306932839">
                  <w:marLeft w:val="0"/>
                  <w:marRight w:val="0"/>
                  <w:marTop w:val="0"/>
                  <w:marBottom w:val="0"/>
                  <w:divBdr>
                    <w:top w:val="none" w:sz="0" w:space="0" w:color="auto"/>
                    <w:left w:val="none" w:sz="0" w:space="0" w:color="auto"/>
                    <w:bottom w:val="none" w:sz="0" w:space="0" w:color="auto"/>
                    <w:right w:val="none" w:sz="0" w:space="0" w:color="auto"/>
                  </w:divBdr>
                </w:div>
                <w:div w:id="643003451">
                  <w:marLeft w:val="0"/>
                  <w:marRight w:val="0"/>
                  <w:marTop w:val="0"/>
                  <w:marBottom w:val="0"/>
                  <w:divBdr>
                    <w:top w:val="none" w:sz="0" w:space="0" w:color="auto"/>
                    <w:left w:val="none" w:sz="0" w:space="0" w:color="auto"/>
                    <w:bottom w:val="none" w:sz="0" w:space="0" w:color="auto"/>
                    <w:right w:val="none" w:sz="0" w:space="0" w:color="auto"/>
                  </w:divBdr>
                </w:div>
                <w:div w:id="758990177">
                  <w:marLeft w:val="0"/>
                  <w:marRight w:val="0"/>
                  <w:marTop w:val="0"/>
                  <w:marBottom w:val="0"/>
                  <w:divBdr>
                    <w:top w:val="none" w:sz="0" w:space="0" w:color="auto"/>
                    <w:left w:val="none" w:sz="0" w:space="0" w:color="auto"/>
                    <w:bottom w:val="none" w:sz="0" w:space="0" w:color="auto"/>
                    <w:right w:val="none" w:sz="0" w:space="0" w:color="auto"/>
                  </w:divBdr>
                </w:div>
                <w:div w:id="915214057">
                  <w:marLeft w:val="0"/>
                  <w:marRight w:val="0"/>
                  <w:marTop w:val="0"/>
                  <w:marBottom w:val="0"/>
                  <w:divBdr>
                    <w:top w:val="none" w:sz="0" w:space="0" w:color="auto"/>
                    <w:left w:val="none" w:sz="0" w:space="0" w:color="auto"/>
                    <w:bottom w:val="none" w:sz="0" w:space="0" w:color="auto"/>
                    <w:right w:val="none" w:sz="0" w:space="0" w:color="auto"/>
                  </w:divBdr>
                </w:div>
                <w:div w:id="383061949">
                  <w:marLeft w:val="0"/>
                  <w:marRight w:val="0"/>
                  <w:marTop w:val="0"/>
                  <w:marBottom w:val="0"/>
                  <w:divBdr>
                    <w:top w:val="none" w:sz="0" w:space="0" w:color="auto"/>
                    <w:left w:val="none" w:sz="0" w:space="0" w:color="auto"/>
                    <w:bottom w:val="none" w:sz="0" w:space="0" w:color="auto"/>
                    <w:right w:val="none" w:sz="0" w:space="0" w:color="auto"/>
                  </w:divBdr>
                </w:div>
                <w:div w:id="1521624307">
                  <w:marLeft w:val="0"/>
                  <w:marRight w:val="0"/>
                  <w:marTop w:val="0"/>
                  <w:marBottom w:val="0"/>
                  <w:divBdr>
                    <w:top w:val="none" w:sz="0" w:space="0" w:color="auto"/>
                    <w:left w:val="none" w:sz="0" w:space="0" w:color="auto"/>
                    <w:bottom w:val="none" w:sz="0" w:space="0" w:color="auto"/>
                    <w:right w:val="none" w:sz="0" w:space="0" w:color="auto"/>
                  </w:divBdr>
                </w:div>
                <w:div w:id="2138328739">
                  <w:marLeft w:val="0"/>
                  <w:marRight w:val="0"/>
                  <w:marTop w:val="0"/>
                  <w:marBottom w:val="0"/>
                  <w:divBdr>
                    <w:top w:val="none" w:sz="0" w:space="0" w:color="auto"/>
                    <w:left w:val="none" w:sz="0" w:space="0" w:color="auto"/>
                    <w:bottom w:val="none" w:sz="0" w:space="0" w:color="auto"/>
                    <w:right w:val="none" w:sz="0" w:space="0" w:color="auto"/>
                  </w:divBdr>
                </w:div>
                <w:div w:id="1511484947">
                  <w:marLeft w:val="0"/>
                  <w:marRight w:val="0"/>
                  <w:marTop w:val="0"/>
                  <w:marBottom w:val="0"/>
                  <w:divBdr>
                    <w:top w:val="none" w:sz="0" w:space="0" w:color="auto"/>
                    <w:left w:val="none" w:sz="0" w:space="0" w:color="auto"/>
                    <w:bottom w:val="none" w:sz="0" w:space="0" w:color="auto"/>
                    <w:right w:val="none" w:sz="0" w:space="0" w:color="auto"/>
                  </w:divBdr>
                </w:div>
                <w:div w:id="17630945">
                  <w:marLeft w:val="0"/>
                  <w:marRight w:val="0"/>
                  <w:marTop w:val="0"/>
                  <w:marBottom w:val="0"/>
                  <w:divBdr>
                    <w:top w:val="none" w:sz="0" w:space="0" w:color="auto"/>
                    <w:left w:val="none" w:sz="0" w:space="0" w:color="auto"/>
                    <w:bottom w:val="none" w:sz="0" w:space="0" w:color="auto"/>
                    <w:right w:val="none" w:sz="0" w:space="0" w:color="auto"/>
                  </w:divBdr>
                </w:div>
                <w:div w:id="1702707994">
                  <w:marLeft w:val="0"/>
                  <w:marRight w:val="0"/>
                  <w:marTop w:val="0"/>
                  <w:marBottom w:val="0"/>
                  <w:divBdr>
                    <w:top w:val="none" w:sz="0" w:space="0" w:color="auto"/>
                    <w:left w:val="none" w:sz="0" w:space="0" w:color="auto"/>
                    <w:bottom w:val="none" w:sz="0" w:space="0" w:color="auto"/>
                    <w:right w:val="none" w:sz="0" w:space="0" w:color="auto"/>
                  </w:divBdr>
                </w:div>
                <w:div w:id="1359038995">
                  <w:marLeft w:val="0"/>
                  <w:marRight w:val="0"/>
                  <w:marTop w:val="0"/>
                  <w:marBottom w:val="0"/>
                  <w:divBdr>
                    <w:top w:val="none" w:sz="0" w:space="0" w:color="auto"/>
                    <w:left w:val="none" w:sz="0" w:space="0" w:color="auto"/>
                    <w:bottom w:val="none" w:sz="0" w:space="0" w:color="auto"/>
                    <w:right w:val="none" w:sz="0" w:space="0" w:color="auto"/>
                  </w:divBdr>
                </w:div>
                <w:div w:id="1504854033">
                  <w:marLeft w:val="0"/>
                  <w:marRight w:val="0"/>
                  <w:marTop w:val="0"/>
                  <w:marBottom w:val="0"/>
                  <w:divBdr>
                    <w:top w:val="none" w:sz="0" w:space="0" w:color="auto"/>
                    <w:left w:val="none" w:sz="0" w:space="0" w:color="auto"/>
                    <w:bottom w:val="none" w:sz="0" w:space="0" w:color="auto"/>
                    <w:right w:val="none" w:sz="0" w:space="0" w:color="auto"/>
                  </w:divBdr>
                </w:div>
                <w:div w:id="1985236953">
                  <w:marLeft w:val="0"/>
                  <w:marRight w:val="0"/>
                  <w:marTop w:val="0"/>
                  <w:marBottom w:val="0"/>
                  <w:divBdr>
                    <w:top w:val="none" w:sz="0" w:space="0" w:color="auto"/>
                    <w:left w:val="none" w:sz="0" w:space="0" w:color="auto"/>
                    <w:bottom w:val="none" w:sz="0" w:space="0" w:color="auto"/>
                    <w:right w:val="none" w:sz="0" w:space="0" w:color="auto"/>
                  </w:divBdr>
                </w:div>
                <w:div w:id="1163932922">
                  <w:marLeft w:val="0"/>
                  <w:marRight w:val="0"/>
                  <w:marTop w:val="0"/>
                  <w:marBottom w:val="0"/>
                  <w:divBdr>
                    <w:top w:val="none" w:sz="0" w:space="0" w:color="auto"/>
                    <w:left w:val="none" w:sz="0" w:space="0" w:color="auto"/>
                    <w:bottom w:val="none" w:sz="0" w:space="0" w:color="auto"/>
                    <w:right w:val="none" w:sz="0" w:space="0" w:color="auto"/>
                  </w:divBdr>
                </w:div>
                <w:div w:id="1747606459">
                  <w:marLeft w:val="0"/>
                  <w:marRight w:val="0"/>
                  <w:marTop w:val="0"/>
                  <w:marBottom w:val="0"/>
                  <w:divBdr>
                    <w:top w:val="none" w:sz="0" w:space="0" w:color="auto"/>
                    <w:left w:val="none" w:sz="0" w:space="0" w:color="auto"/>
                    <w:bottom w:val="none" w:sz="0" w:space="0" w:color="auto"/>
                    <w:right w:val="none" w:sz="0" w:space="0" w:color="auto"/>
                  </w:divBdr>
                </w:div>
                <w:div w:id="860900788">
                  <w:marLeft w:val="0"/>
                  <w:marRight w:val="0"/>
                  <w:marTop w:val="0"/>
                  <w:marBottom w:val="0"/>
                  <w:divBdr>
                    <w:top w:val="none" w:sz="0" w:space="0" w:color="auto"/>
                    <w:left w:val="none" w:sz="0" w:space="0" w:color="auto"/>
                    <w:bottom w:val="none" w:sz="0" w:space="0" w:color="auto"/>
                    <w:right w:val="none" w:sz="0" w:space="0" w:color="auto"/>
                  </w:divBdr>
                </w:div>
                <w:div w:id="44527600">
                  <w:marLeft w:val="0"/>
                  <w:marRight w:val="0"/>
                  <w:marTop w:val="0"/>
                  <w:marBottom w:val="0"/>
                  <w:divBdr>
                    <w:top w:val="none" w:sz="0" w:space="0" w:color="auto"/>
                    <w:left w:val="none" w:sz="0" w:space="0" w:color="auto"/>
                    <w:bottom w:val="none" w:sz="0" w:space="0" w:color="auto"/>
                    <w:right w:val="none" w:sz="0" w:space="0" w:color="auto"/>
                  </w:divBdr>
                </w:div>
                <w:div w:id="1957325406">
                  <w:marLeft w:val="0"/>
                  <w:marRight w:val="0"/>
                  <w:marTop w:val="0"/>
                  <w:marBottom w:val="0"/>
                  <w:divBdr>
                    <w:top w:val="none" w:sz="0" w:space="0" w:color="auto"/>
                    <w:left w:val="none" w:sz="0" w:space="0" w:color="auto"/>
                    <w:bottom w:val="none" w:sz="0" w:space="0" w:color="auto"/>
                    <w:right w:val="none" w:sz="0" w:space="0" w:color="auto"/>
                  </w:divBdr>
                </w:div>
                <w:div w:id="1352876526">
                  <w:marLeft w:val="0"/>
                  <w:marRight w:val="0"/>
                  <w:marTop w:val="0"/>
                  <w:marBottom w:val="0"/>
                  <w:divBdr>
                    <w:top w:val="none" w:sz="0" w:space="0" w:color="auto"/>
                    <w:left w:val="none" w:sz="0" w:space="0" w:color="auto"/>
                    <w:bottom w:val="none" w:sz="0" w:space="0" w:color="auto"/>
                    <w:right w:val="none" w:sz="0" w:space="0" w:color="auto"/>
                  </w:divBdr>
                </w:div>
                <w:div w:id="1419523410">
                  <w:marLeft w:val="0"/>
                  <w:marRight w:val="0"/>
                  <w:marTop w:val="0"/>
                  <w:marBottom w:val="0"/>
                  <w:divBdr>
                    <w:top w:val="none" w:sz="0" w:space="0" w:color="auto"/>
                    <w:left w:val="none" w:sz="0" w:space="0" w:color="auto"/>
                    <w:bottom w:val="none" w:sz="0" w:space="0" w:color="auto"/>
                    <w:right w:val="none" w:sz="0" w:space="0" w:color="auto"/>
                  </w:divBdr>
                </w:div>
                <w:div w:id="486021044">
                  <w:marLeft w:val="0"/>
                  <w:marRight w:val="0"/>
                  <w:marTop w:val="0"/>
                  <w:marBottom w:val="0"/>
                  <w:divBdr>
                    <w:top w:val="none" w:sz="0" w:space="0" w:color="auto"/>
                    <w:left w:val="none" w:sz="0" w:space="0" w:color="auto"/>
                    <w:bottom w:val="none" w:sz="0" w:space="0" w:color="auto"/>
                    <w:right w:val="none" w:sz="0" w:space="0" w:color="auto"/>
                  </w:divBdr>
                </w:div>
                <w:div w:id="1942640408">
                  <w:marLeft w:val="0"/>
                  <w:marRight w:val="0"/>
                  <w:marTop w:val="0"/>
                  <w:marBottom w:val="0"/>
                  <w:divBdr>
                    <w:top w:val="none" w:sz="0" w:space="0" w:color="auto"/>
                    <w:left w:val="none" w:sz="0" w:space="0" w:color="auto"/>
                    <w:bottom w:val="none" w:sz="0" w:space="0" w:color="auto"/>
                    <w:right w:val="none" w:sz="0" w:space="0" w:color="auto"/>
                  </w:divBdr>
                </w:div>
                <w:div w:id="1119301140">
                  <w:marLeft w:val="0"/>
                  <w:marRight w:val="0"/>
                  <w:marTop w:val="0"/>
                  <w:marBottom w:val="0"/>
                  <w:divBdr>
                    <w:top w:val="none" w:sz="0" w:space="0" w:color="auto"/>
                    <w:left w:val="none" w:sz="0" w:space="0" w:color="auto"/>
                    <w:bottom w:val="none" w:sz="0" w:space="0" w:color="auto"/>
                    <w:right w:val="none" w:sz="0" w:space="0" w:color="auto"/>
                  </w:divBdr>
                </w:div>
                <w:div w:id="1366904290">
                  <w:marLeft w:val="0"/>
                  <w:marRight w:val="0"/>
                  <w:marTop w:val="0"/>
                  <w:marBottom w:val="0"/>
                  <w:divBdr>
                    <w:top w:val="none" w:sz="0" w:space="0" w:color="auto"/>
                    <w:left w:val="none" w:sz="0" w:space="0" w:color="auto"/>
                    <w:bottom w:val="none" w:sz="0" w:space="0" w:color="auto"/>
                    <w:right w:val="none" w:sz="0" w:space="0" w:color="auto"/>
                  </w:divBdr>
                </w:div>
                <w:div w:id="1821269963">
                  <w:marLeft w:val="0"/>
                  <w:marRight w:val="0"/>
                  <w:marTop w:val="0"/>
                  <w:marBottom w:val="0"/>
                  <w:divBdr>
                    <w:top w:val="none" w:sz="0" w:space="0" w:color="auto"/>
                    <w:left w:val="none" w:sz="0" w:space="0" w:color="auto"/>
                    <w:bottom w:val="none" w:sz="0" w:space="0" w:color="auto"/>
                    <w:right w:val="none" w:sz="0" w:space="0" w:color="auto"/>
                  </w:divBdr>
                </w:div>
                <w:div w:id="507142353">
                  <w:marLeft w:val="0"/>
                  <w:marRight w:val="0"/>
                  <w:marTop w:val="0"/>
                  <w:marBottom w:val="0"/>
                  <w:divBdr>
                    <w:top w:val="none" w:sz="0" w:space="0" w:color="auto"/>
                    <w:left w:val="none" w:sz="0" w:space="0" w:color="auto"/>
                    <w:bottom w:val="none" w:sz="0" w:space="0" w:color="auto"/>
                    <w:right w:val="none" w:sz="0" w:space="0" w:color="auto"/>
                  </w:divBdr>
                </w:div>
                <w:div w:id="1649482452">
                  <w:marLeft w:val="0"/>
                  <w:marRight w:val="0"/>
                  <w:marTop w:val="0"/>
                  <w:marBottom w:val="0"/>
                  <w:divBdr>
                    <w:top w:val="none" w:sz="0" w:space="0" w:color="auto"/>
                    <w:left w:val="none" w:sz="0" w:space="0" w:color="auto"/>
                    <w:bottom w:val="none" w:sz="0" w:space="0" w:color="auto"/>
                    <w:right w:val="none" w:sz="0" w:space="0" w:color="auto"/>
                  </w:divBdr>
                </w:div>
                <w:div w:id="904023375">
                  <w:marLeft w:val="0"/>
                  <w:marRight w:val="0"/>
                  <w:marTop w:val="0"/>
                  <w:marBottom w:val="0"/>
                  <w:divBdr>
                    <w:top w:val="none" w:sz="0" w:space="0" w:color="auto"/>
                    <w:left w:val="none" w:sz="0" w:space="0" w:color="auto"/>
                    <w:bottom w:val="none" w:sz="0" w:space="0" w:color="auto"/>
                    <w:right w:val="none" w:sz="0" w:space="0" w:color="auto"/>
                  </w:divBdr>
                </w:div>
                <w:div w:id="1988656641">
                  <w:marLeft w:val="0"/>
                  <w:marRight w:val="0"/>
                  <w:marTop w:val="0"/>
                  <w:marBottom w:val="0"/>
                  <w:divBdr>
                    <w:top w:val="none" w:sz="0" w:space="0" w:color="auto"/>
                    <w:left w:val="none" w:sz="0" w:space="0" w:color="auto"/>
                    <w:bottom w:val="none" w:sz="0" w:space="0" w:color="auto"/>
                    <w:right w:val="none" w:sz="0" w:space="0" w:color="auto"/>
                  </w:divBdr>
                </w:div>
                <w:div w:id="550192396">
                  <w:marLeft w:val="0"/>
                  <w:marRight w:val="0"/>
                  <w:marTop w:val="0"/>
                  <w:marBottom w:val="0"/>
                  <w:divBdr>
                    <w:top w:val="none" w:sz="0" w:space="0" w:color="auto"/>
                    <w:left w:val="none" w:sz="0" w:space="0" w:color="auto"/>
                    <w:bottom w:val="none" w:sz="0" w:space="0" w:color="auto"/>
                    <w:right w:val="none" w:sz="0" w:space="0" w:color="auto"/>
                  </w:divBdr>
                </w:div>
                <w:div w:id="169100386">
                  <w:marLeft w:val="0"/>
                  <w:marRight w:val="0"/>
                  <w:marTop w:val="0"/>
                  <w:marBottom w:val="0"/>
                  <w:divBdr>
                    <w:top w:val="none" w:sz="0" w:space="0" w:color="auto"/>
                    <w:left w:val="none" w:sz="0" w:space="0" w:color="auto"/>
                    <w:bottom w:val="none" w:sz="0" w:space="0" w:color="auto"/>
                    <w:right w:val="none" w:sz="0" w:space="0" w:color="auto"/>
                  </w:divBdr>
                </w:div>
                <w:div w:id="1930576578">
                  <w:marLeft w:val="0"/>
                  <w:marRight w:val="0"/>
                  <w:marTop w:val="0"/>
                  <w:marBottom w:val="0"/>
                  <w:divBdr>
                    <w:top w:val="none" w:sz="0" w:space="0" w:color="auto"/>
                    <w:left w:val="none" w:sz="0" w:space="0" w:color="auto"/>
                    <w:bottom w:val="none" w:sz="0" w:space="0" w:color="auto"/>
                    <w:right w:val="none" w:sz="0" w:space="0" w:color="auto"/>
                  </w:divBdr>
                </w:div>
                <w:div w:id="654651382">
                  <w:marLeft w:val="0"/>
                  <w:marRight w:val="0"/>
                  <w:marTop w:val="0"/>
                  <w:marBottom w:val="0"/>
                  <w:divBdr>
                    <w:top w:val="none" w:sz="0" w:space="0" w:color="auto"/>
                    <w:left w:val="none" w:sz="0" w:space="0" w:color="auto"/>
                    <w:bottom w:val="none" w:sz="0" w:space="0" w:color="auto"/>
                    <w:right w:val="none" w:sz="0" w:space="0" w:color="auto"/>
                  </w:divBdr>
                </w:div>
                <w:div w:id="2080588939">
                  <w:marLeft w:val="0"/>
                  <w:marRight w:val="0"/>
                  <w:marTop w:val="0"/>
                  <w:marBottom w:val="0"/>
                  <w:divBdr>
                    <w:top w:val="none" w:sz="0" w:space="0" w:color="auto"/>
                    <w:left w:val="none" w:sz="0" w:space="0" w:color="auto"/>
                    <w:bottom w:val="none" w:sz="0" w:space="0" w:color="auto"/>
                    <w:right w:val="none" w:sz="0" w:space="0" w:color="auto"/>
                  </w:divBdr>
                </w:div>
                <w:div w:id="776952462">
                  <w:marLeft w:val="0"/>
                  <w:marRight w:val="0"/>
                  <w:marTop w:val="0"/>
                  <w:marBottom w:val="0"/>
                  <w:divBdr>
                    <w:top w:val="none" w:sz="0" w:space="0" w:color="auto"/>
                    <w:left w:val="none" w:sz="0" w:space="0" w:color="auto"/>
                    <w:bottom w:val="none" w:sz="0" w:space="0" w:color="auto"/>
                    <w:right w:val="none" w:sz="0" w:space="0" w:color="auto"/>
                  </w:divBdr>
                </w:div>
                <w:div w:id="481387421">
                  <w:marLeft w:val="0"/>
                  <w:marRight w:val="0"/>
                  <w:marTop w:val="0"/>
                  <w:marBottom w:val="0"/>
                  <w:divBdr>
                    <w:top w:val="none" w:sz="0" w:space="0" w:color="auto"/>
                    <w:left w:val="none" w:sz="0" w:space="0" w:color="auto"/>
                    <w:bottom w:val="none" w:sz="0" w:space="0" w:color="auto"/>
                    <w:right w:val="none" w:sz="0" w:space="0" w:color="auto"/>
                  </w:divBdr>
                </w:div>
                <w:div w:id="651835285">
                  <w:marLeft w:val="0"/>
                  <w:marRight w:val="0"/>
                  <w:marTop w:val="0"/>
                  <w:marBottom w:val="0"/>
                  <w:divBdr>
                    <w:top w:val="none" w:sz="0" w:space="0" w:color="auto"/>
                    <w:left w:val="none" w:sz="0" w:space="0" w:color="auto"/>
                    <w:bottom w:val="none" w:sz="0" w:space="0" w:color="auto"/>
                    <w:right w:val="none" w:sz="0" w:space="0" w:color="auto"/>
                  </w:divBdr>
                </w:div>
                <w:div w:id="1855725357">
                  <w:marLeft w:val="0"/>
                  <w:marRight w:val="0"/>
                  <w:marTop w:val="0"/>
                  <w:marBottom w:val="0"/>
                  <w:divBdr>
                    <w:top w:val="none" w:sz="0" w:space="0" w:color="auto"/>
                    <w:left w:val="none" w:sz="0" w:space="0" w:color="auto"/>
                    <w:bottom w:val="none" w:sz="0" w:space="0" w:color="auto"/>
                    <w:right w:val="none" w:sz="0" w:space="0" w:color="auto"/>
                  </w:divBdr>
                </w:div>
                <w:div w:id="179899734">
                  <w:marLeft w:val="0"/>
                  <w:marRight w:val="0"/>
                  <w:marTop w:val="0"/>
                  <w:marBottom w:val="0"/>
                  <w:divBdr>
                    <w:top w:val="none" w:sz="0" w:space="0" w:color="auto"/>
                    <w:left w:val="none" w:sz="0" w:space="0" w:color="auto"/>
                    <w:bottom w:val="none" w:sz="0" w:space="0" w:color="auto"/>
                    <w:right w:val="none" w:sz="0" w:space="0" w:color="auto"/>
                  </w:divBdr>
                </w:div>
                <w:div w:id="736780519">
                  <w:marLeft w:val="0"/>
                  <w:marRight w:val="0"/>
                  <w:marTop w:val="0"/>
                  <w:marBottom w:val="0"/>
                  <w:divBdr>
                    <w:top w:val="none" w:sz="0" w:space="0" w:color="auto"/>
                    <w:left w:val="none" w:sz="0" w:space="0" w:color="auto"/>
                    <w:bottom w:val="none" w:sz="0" w:space="0" w:color="auto"/>
                    <w:right w:val="none" w:sz="0" w:space="0" w:color="auto"/>
                  </w:divBdr>
                </w:div>
                <w:div w:id="550461848">
                  <w:marLeft w:val="0"/>
                  <w:marRight w:val="0"/>
                  <w:marTop w:val="0"/>
                  <w:marBottom w:val="0"/>
                  <w:divBdr>
                    <w:top w:val="none" w:sz="0" w:space="0" w:color="auto"/>
                    <w:left w:val="none" w:sz="0" w:space="0" w:color="auto"/>
                    <w:bottom w:val="none" w:sz="0" w:space="0" w:color="auto"/>
                    <w:right w:val="none" w:sz="0" w:space="0" w:color="auto"/>
                  </w:divBdr>
                </w:div>
                <w:div w:id="872153300">
                  <w:marLeft w:val="0"/>
                  <w:marRight w:val="0"/>
                  <w:marTop w:val="0"/>
                  <w:marBottom w:val="0"/>
                  <w:divBdr>
                    <w:top w:val="none" w:sz="0" w:space="0" w:color="auto"/>
                    <w:left w:val="none" w:sz="0" w:space="0" w:color="auto"/>
                    <w:bottom w:val="none" w:sz="0" w:space="0" w:color="auto"/>
                    <w:right w:val="none" w:sz="0" w:space="0" w:color="auto"/>
                  </w:divBdr>
                </w:div>
                <w:div w:id="1408725171">
                  <w:marLeft w:val="0"/>
                  <w:marRight w:val="0"/>
                  <w:marTop w:val="0"/>
                  <w:marBottom w:val="0"/>
                  <w:divBdr>
                    <w:top w:val="none" w:sz="0" w:space="0" w:color="auto"/>
                    <w:left w:val="none" w:sz="0" w:space="0" w:color="auto"/>
                    <w:bottom w:val="none" w:sz="0" w:space="0" w:color="auto"/>
                    <w:right w:val="none" w:sz="0" w:space="0" w:color="auto"/>
                  </w:divBdr>
                </w:div>
                <w:div w:id="1029338395">
                  <w:marLeft w:val="0"/>
                  <w:marRight w:val="0"/>
                  <w:marTop w:val="0"/>
                  <w:marBottom w:val="0"/>
                  <w:divBdr>
                    <w:top w:val="none" w:sz="0" w:space="0" w:color="auto"/>
                    <w:left w:val="none" w:sz="0" w:space="0" w:color="auto"/>
                    <w:bottom w:val="none" w:sz="0" w:space="0" w:color="auto"/>
                    <w:right w:val="none" w:sz="0" w:space="0" w:color="auto"/>
                  </w:divBdr>
                </w:div>
                <w:div w:id="1031804160">
                  <w:marLeft w:val="0"/>
                  <w:marRight w:val="0"/>
                  <w:marTop w:val="0"/>
                  <w:marBottom w:val="0"/>
                  <w:divBdr>
                    <w:top w:val="none" w:sz="0" w:space="0" w:color="auto"/>
                    <w:left w:val="none" w:sz="0" w:space="0" w:color="auto"/>
                    <w:bottom w:val="none" w:sz="0" w:space="0" w:color="auto"/>
                    <w:right w:val="none" w:sz="0" w:space="0" w:color="auto"/>
                  </w:divBdr>
                </w:div>
                <w:div w:id="476262300">
                  <w:marLeft w:val="0"/>
                  <w:marRight w:val="0"/>
                  <w:marTop w:val="0"/>
                  <w:marBottom w:val="0"/>
                  <w:divBdr>
                    <w:top w:val="none" w:sz="0" w:space="0" w:color="auto"/>
                    <w:left w:val="none" w:sz="0" w:space="0" w:color="auto"/>
                    <w:bottom w:val="none" w:sz="0" w:space="0" w:color="auto"/>
                    <w:right w:val="none" w:sz="0" w:space="0" w:color="auto"/>
                  </w:divBdr>
                </w:div>
                <w:div w:id="452485209">
                  <w:marLeft w:val="0"/>
                  <w:marRight w:val="0"/>
                  <w:marTop w:val="0"/>
                  <w:marBottom w:val="0"/>
                  <w:divBdr>
                    <w:top w:val="none" w:sz="0" w:space="0" w:color="auto"/>
                    <w:left w:val="none" w:sz="0" w:space="0" w:color="auto"/>
                    <w:bottom w:val="none" w:sz="0" w:space="0" w:color="auto"/>
                    <w:right w:val="none" w:sz="0" w:space="0" w:color="auto"/>
                  </w:divBdr>
                </w:div>
                <w:div w:id="1454668716">
                  <w:marLeft w:val="0"/>
                  <w:marRight w:val="0"/>
                  <w:marTop w:val="0"/>
                  <w:marBottom w:val="0"/>
                  <w:divBdr>
                    <w:top w:val="none" w:sz="0" w:space="0" w:color="auto"/>
                    <w:left w:val="none" w:sz="0" w:space="0" w:color="auto"/>
                    <w:bottom w:val="none" w:sz="0" w:space="0" w:color="auto"/>
                    <w:right w:val="none" w:sz="0" w:space="0" w:color="auto"/>
                  </w:divBdr>
                </w:div>
                <w:div w:id="327101122">
                  <w:marLeft w:val="0"/>
                  <w:marRight w:val="0"/>
                  <w:marTop w:val="0"/>
                  <w:marBottom w:val="0"/>
                  <w:divBdr>
                    <w:top w:val="none" w:sz="0" w:space="0" w:color="auto"/>
                    <w:left w:val="none" w:sz="0" w:space="0" w:color="auto"/>
                    <w:bottom w:val="none" w:sz="0" w:space="0" w:color="auto"/>
                    <w:right w:val="none" w:sz="0" w:space="0" w:color="auto"/>
                  </w:divBdr>
                </w:div>
                <w:div w:id="1689604597">
                  <w:marLeft w:val="0"/>
                  <w:marRight w:val="0"/>
                  <w:marTop w:val="0"/>
                  <w:marBottom w:val="0"/>
                  <w:divBdr>
                    <w:top w:val="none" w:sz="0" w:space="0" w:color="auto"/>
                    <w:left w:val="none" w:sz="0" w:space="0" w:color="auto"/>
                    <w:bottom w:val="none" w:sz="0" w:space="0" w:color="auto"/>
                    <w:right w:val="none" w:sz="0" w:space="0" w:color="auto"/>
                  </w:divBdr>
                </w:div>
                <w:div w:id="1201748971">
                  <w:marLeft w:val="0"/>
                  <w:marRight w:val="0"/>
                  <w:marTop w:val="0"/>
                  <w:marBottom w:val="0"/>
                  <w:divBdr>
                    <w:top w:val="none" w:sz="0" w:space="0" w:color="auto"/>
                    <w:left w:val="none" w:sz="0" w:space="0" w:color="auto"/>
                    <w:bottom w:val="none" w:sz="0" w:space="0" w:color="auto"/>
                    <w:right w:val="none" w:sz="0" w:space="0" w:color="auto"/>
                  </w:divBdr>
                </w:div>
                <w:div w:id="1114640687">
                  <w:marLeft w:val="0"/>
                  <w:marRight w:val="0"/>
                  <w:marTop w:val="0"/>
                  <w:marBottom w:val="0"/>
                  <w:divBdr>
                    <w:top w:val="none" w:sz="0" w:space="0" w:color="auto"/>
                    <w:left w:val="none" w:sz="0" w:space="0" w:color="auto"/>
                    <w:bottom w:val="none" w:sz="0" w:space="0" w:color="auto"/>
                    <w:right w:val="none" w:sz="0" w:space="0" w:color="auto"/>
                  </w:divBdr>
                </w:div>
                <w:div w:id="1178693690">
                  <w:marLeft w:val="0"/>
                  <w:marRight w:val="0"/>
                  <w:marTop w:val="0"/>
                  <w:marBottom w:val="0"/>
                  <w:divBdr>
                    <w:top w:val="none" w:sz="0" w:space="0" w:color="auto"/>
                    <w:left w:val="none" w:sz="0" w:space="0" w:color="auto"/>
                    <w:bottom w:val="none" w:sz="0" w:space="0" w:color="auto"/>
                    <w:right w:val="none" w:sz="0" w:space="0" w:color="auto"/>
                  </w:divBdr>
                </w:div>
                <w:div w:id="432017474">
                  <w:marLeft w:val="0"/>
                  <w:marRight w:val="0"/>
                  <w:marTop w:val="0"/>
                  <w:marBottom w:val="0"/>
                  <w:divBdr>
                    <w:top w:val="none" w:sz="0" w:space="0" w:color="auto"/>
                    <w:left w:val="none" w:sz="0" w:space="0" w:color="auto"/>
                    <w:bottom w:val="none" w:sz="0" w:space="0" w:color="auto"/>
                    <w:right w:val="none" w:sz="0" w:space="0" w:color="auto"/>
                  </w:divBdr>
                </w:div>
                <w:div w:id="922762616">
                  <w:marLeft w:val="0"/>
                  <w:marRight w:val="0"/>
                  <w:marTop w:val="0"/>
                  <w:marBottom w:val="0"/>
                  <w:divBdr>
                    <w:top w:val="none" w:sz="0" w:space="0" w:color="auto"/>
                    <w:left w:val="none" w:sz="0" w:space="0" w:color="auto"/>
                    <w:bottom w:val="none" w:sz="0" w:space="0" w:color="auto"/>
                    <w:right w:val="none" w:sz="0" w:space="0" w:color="auto"/>
                  </w:divBdr>
                </w:div>
                <w:div w:id="785657116">
                  <w:marLeft w:val="0"/>
                  <w:marRight w:val="0"/>
                  <w:marTop w:val="0"/>
                  <w:marBottom w:val="0"/>
                  <w:divBdr>
                    <w:top w:val="none" w:sz="0" w:space="0" w:color="auto"/>
                    <w:left w:val="none" w:sz="0" w:space="0" w:color="auto"/>
                    <w:bottom w:val="none" w:sz="0" w:space="0" w:color="auto"/>
                    <w:right w:val="none" w:sz="0" w:space="0" w:color="auto"/>
                  </w:divBdr>
                </w:div>
                <w:div w:id="551775692">
                  <w:marLeft w:val="0"/>
                  <w:marRight w:val="0"/>
                  <w:marTop w:val="0"/>
                  <w:marBottom w:val="0"/>
                  <w:divBdr>
                    <w:top w:val="none" w:sz="0" w:space="0" w:color="auto"/>
                    <w:left w:val="none" w:sz="0" w:space="0" w:color="auto"/>
                    <w:bottom w:val="none" w:sz="0" w:space="0" w:color="auto"/>
                    <w:right w:val="none" w:sz="0" w:space="0" w:color="auto"/>
                  </w:divBdr>
                </w:div>
                <w:div w:id="1090349935">
                  <w:marLeft w:val="0"/>
                  <w:marRight w:val="0"/>
                  <w:marTop w:val="0"/>
                  <w:marBottom w:val="0"/>
                  <w:divBdr>
                    <w:top w:val="none" w:sz="0" w:space="0" w:color="auto"/>
                    <w:left w:val="none" w:sz="0" w:space="0" w:color="auto"/>
                    <w:bottom w:val="none" w:sz="0" w:space="0" w:color="auto"/>
                    <w:right w:val="none" w:sz="0" w:space="0" w:color="auto"/>
                  </w:divBdr>
                </w:div>
                <w:div w:id="781535802">
                  <w:marLeft w:val="0"/>
                  <w:marRight w:val="0"/>
                  <w:marTop w:val="0"/>
                  <w:marBottom w:val="0"/>
                  <w:divBdr>
                    <w:top w:val="none" w:sz="0" w:space="0" w:color="auto"/>
                    <w:left w:val="none" w:sz="0" w:space="0" w:color="auto"/>
                    <w:bottom w:val="none" w:sz="0" w:space="0" w:color="auto"/>
                    <w:right w:val="none" w:sz="0" w:space="0" w:color="auto"/>
                  </w:divBdr>
                </w:div>
                <w:div w:id="907303789">
                  <w:marLeft w:val="0"/>
                  <w:marRight w:val="0"/>
                  <w:marTop w:val="0"/>
                  <w:marBottom w:val="0"/>
                  <w:divBdr>
                    <w:top w:val="none" w:sz="0" w:space="0" w:color="auto"/>
                    <w:left w:val="none" w:sz="0" w:space="0" w:color="auto"/>
                    <w:bottom w:val="none" w:sz="0" w:space="0" w:color="auto"/>
                    <w:right w:val="none" w:sz="0" w:space="0" w:color="auto"/>
                  </w:divBdr>
                </w:div>
                <w:div w:id="2016569579">
                  <w:marLeft w:val="0"/>
                  <w:marRight w:val="0"/>
                  <w:marTop w:val="0"/>
                  <w:marBottom w:val="0"/>
                  <w:divBdr>
                    <w:top w:val="none" w:sz="0" w:space="0" w:color="auto"/>
                    <w:left w:val="none" w:sz="0" w:space="0" w:color="auto"/>
                    <w:bottom w:val="none" w:sz="0" w:space="0" w:color="auto"/>
                    <w:right w:val="none" w:sz="0" w:space="0" w:color="auto"/>
                  </w:divBdr>
                </w:div>
                <w:div w:id="881332281">
                  <w:marLeft w:val="0"/>
                  <w:marRight w:val="0"/>
                  <w:marTop w:val="0"/>
                  <w:marBottom w:val="0"/>
                  <w:divBdr>
                    <w:top w:val="none" w:sz="0" w:space="0" w:color="auto"/>
                    <w:left w:val="none" w:sz="0" w:space="0" w:color="auto"/>
                    <w:bottom w:val="none" w:sz="0" w:space="0" w:color="auto"/>
                    <w:right w:val="none" w:sz="0" w:space="0" w:color="auto"/>
                  </w:divBdr>
                </w:div>
                <w:div w:id="1918467761">
                  <w:marLeft w:val="0"/>
                  <w:marRight w:val="0"/>
                  <w:marTop w:val="0"/>
                  <w:marBottom w:val="0"/>
                  <w:divBdr>
                    <w:top w:val="none" w:sz="0" w:space="0" w:color="auto"/>
                    <w:left w:val="none" w:sz="0" w:space="0" w:color="auto"/>
                    <w:bottom w:val="none" w:sz="0" w:space="0" w:color="auto"/>
                    <w:right w:val="none" w:sz="0" w:space="0" w:color="auto"/>
                  </w:divBdr>
                </w:div>
                <w:div w:id="2099522487">
                  <w:marLeft w:val="0"/>
                  <w:marRight w:val="0"/>
                  <w:marTop w:val="0"/>
                  <w:marBottom w:val="0"/>
                  <w:divBdr>
                    <w:top w:val="none" w:sz="0" w:space="0" w:color="auto"/>
                    <w:left w:val="none" w:sz="0" w:space="0" w:color="auto"/>
                    <w:bottom w:val="none" w:sz="0" w:space="0" w:color="auto"/>
                    <w:right w:val="none" w:sz="0" w:space="0" w:color="auto"/>
                  </w:divBdr>
                </w:div>
                <w:div w:id="334655854">
                  <w:marLeft w:val="0"/>
                  <w:marRight w:val="0"/>
                  <w:marTop w:val="0"/>
                  <w:marBottom w:val="0"/>
                  <w:divBdr>
                    <w:top w:val="none" w:sz="0" w:space="0" w:color="auto"/>
                    <w:left w:val="none" w:sz="0" w:space="0" w:color="auto"/>
                    <w:bottom w:val="none" w:sz="0" w:space="0" w:color="auto"/>
                    <w:right w:val="none" w:sz="0" w:space="0" w:color="auto"/>
                  </w:divBdr>
                </w:div>
                <w:div w:id="889266689">
                  <w:marLeft w:val="0"/>
                  <w:marRight w:val="0"/>
                  <w:marTop w:val="0"/>
                  <w:marBottom w:val="0"/>
                  <w:divBdr>
                    <w:top w:val="none" w:sz="0" w:space="0" w:color="auto"/>
                    <w:left w:val="none" w:sz="0" w:space="0" w:color="auto"/>
                    <w:bottom w:val="none" w:sz="0" w:space="0" w:color="auto"/>
                    <w:right w:val="none" w:sz="0" w:space="0" w:color="auto"/>
                  </w:divBdr>
                </w:div>
                <w:div w:id="49574580">
                  <w:marLeft w:val="0"/>
                  <w:marRight w:val="0"/>
                  <w:marTop w:val="0"/>
                  <w:marBottom w:val="0"/>
                  <w:divBdr>
                    <w:top w:val="none" w:sz="0" w:space="0" w:color="auto"/>
                    <w:left w:val="none" w:sz="0" w:space="0" w:color="auto"/>
                    <w:bottom w:val="none" w:sz="0" w:space="0" w:color="auto"/>
                    <w:right w:val="none" w:sz="0" w:space="0" w:color="auto"/>
                  </w:divBdr>
                </w:div>
                <w:div w:id="350379092">
                  <w:marLeft w:val="0"/>
                  <w:marRight w:val="0"/>
                  <w:marTop w:val="0"/>
                  <w:marBottom w:val="0"/>
                  <w:divBdr>
                    <w:top w:val="none" w:sz="0" w:space="0" w:color="auto"/>
                    <w:left w:val="none" w:sz="0" w:space="0" w:color="auto"/>
                    <w:bottom w:val="none" w:sz="0" w:space="0" w:color="auto"/>
                    <w:right w:val="none" w:sz="0" w:space="0" w:color="auto"/>
                  </w:divBdr>
                </w:div>
                <w:div w:id="870729531">
                  <w:marLeft w:val="0"/>
                  <w:marRight w:val="0"/>
                  <w:marTop w:val="0"/>
                  <w:marBottom w:val="0"/>
                  <w:divBdr>
                    <w:top w:val="none" w:sz="0" w:space="0" w:color="auto"/>
                    <w:left w:val="none" w:sz="0" w:space="0" w:color="auto"/>
                    <w:bottom w:val="none" w:sz="0" w:space="0" w:color="auto"/>
                    <w:right w:val="none" w:sz="0" w:space="0" w:color="auto"/>
                  </w:divBdr>
                </w:div>
                <w:div w:id="1301762604">
                  <w:marLeft w:val="0"/>
                  <w:marRight w:val="0"/>
                  <w:marTop w:val="0"/>
                  <w:marBottom w:val="0"/>
                  <w:divBdr>
                    <w:top w:val="none" w:sz="0" w:space="0" w:color="auto"/>
                    <w:left w:val="none" w:sz="0" w:space="0" w:color="auto"/>
                    <w:bottom w:val="none" w:sz="0" w:space="0" w:color="auto"/>
                    <w:right w:val="none" w:sz="0" w:space="0" w:color="auto"/>
                  </w:divBdr>
                </w:div>
                <w:div w:id="41948467">
                  <w:marLeft w:val="0"/>
                  <w:marRight w:val="0"/>
                  <w:marTop w:val="0"/>
                  <w:marBottom w:val="0"/>
                  <w:divBdr>
                    <w:top w:val="none" w:sz="0" w:space="0" w:color="auto"/>
                    <w:left w:val="none" w:sz="0" w:space="0" w:color="auto"/>
                    <w:bottom w:val="none" w:sz="0" w:space="0" w:color="auto"/>
                    <w:right w:val="none" w:sz="0" w:space="0" w:color="auto"/>
                  </w:divBdr>
                </w:div>
                <w:div w:id="1637223648">
                  <w:marLeft w:val="0"/>
                  <w:marRight w:val="0"/>
                  <w:marTop w:val="0"/>
                  <w:marBottom w:val="0"/>
                  <w:divBdr>
                    <w:top w:val="none" w:sz="0" w:space="0" w:color="auto"/>
                    <w:left w:val="none" w:sz="0" w:space="0" w:color="auto"/>
                    <w:bottom w:val="none" w:sz="0" w:space="0" w:color="auto"/>
                    <w:right w:val="none" w:sz="0" w:space="0" w:color="auto"/>
                  </w:divBdr>
                </w:div>
                <w:div w:id="1900439623">
                  <w:marLeft w:val="0"/>
                  <w:marRight w:val="0"/>
                  <w:marTop w:val="0"/>
                  <w:marBottom w:val="0"/>
                  <w:divBdr>
                    <w:top w:val="none" w:sz="0" w:space="0" w:color="auto"/>
                    <w:left w:val="none" w:sz="0" w:space="0" w:color="auto"/>
                    <w:bottom w:val="none" w:sz="0" w:space="0" w:color="auto"/>
                    <w:right w:val="none" w:sz="0" w:space="0" w:color="auto"/>
                  </w:divBdr>
                </w:div>
                <w:div w:id="167454352">
                  <w:marLeft w:val="0"/>
                  <w:marRight w:val="0"/>
                  <w:marTop w:val="0"/>
                  <w:marBottom w:val="0"/>
                  <w:divBdr>
                    <w:top w:val="none" w:sz="0" w:space="0" w:color="auto"/>
                    <w:left w:val="none" w:sz="0" w:space="0" w:color="auto"/>
                    <w:bottom w:val="none" w:sz="0" w:space="0" w:color="auto"/>
                    <w:right w:val="none" w:sz="0" w:space="0" w:color="auto"/>
                  </w:divBdr>
                </w:div>
                <w:div w:id="1961109201">
                  <w:marLeft w:val="0"/>
                  <w:marRight w:val="0"/>
                  <w:marTop w:val="0"/>
                  <w:marBottom w:val="0"/>
                  <w:divBdr>
                    <w:top w:val="none" w:sz="0" w:space="0" w:color="auto"/>
                    <w:left w:val="none" w:sz="0" w:space="0" w:color="auto"/>
                    <w:bottom w:val="none" w:sz="0" w:space="0" w:color="auto"/>
                    <w:right w:val="none" w:sz="0" w:space="0" w:color="auto"/>
                  </w:divBdr>
                </w:div>
                <w:div w:id="542252586">
                  <w:marLeft w:val="0"/>
                  <w:marRight w:val="0"/>
                  <w:marTop w:val="0"/>
                  <w:marBottom w:val="0"/>
                  <w:divBdr>
                    <w:top w:val="none" w:sz="0" w:space="0" w:color="auto"/>
                    <w:left w:val="none" w:sz="0" w:space="0" w:color="auto"/>
                    <w:bottom w:val="none" w:sz="0" w:space="0" w:color="auto"/>
                    <w:right w:val="none" w:sz="0" w:space="0" w:color="auto"/>
                  </w:divBdr>
                </w:div>
                <w:div w:id="1386754487">
                  <w:marLeft w:val="0"/>
                  <w:marRight w:val="0"/>
                  <w:marTop w:val="0"/>
                  <w:marBottom w:val="0"/>
                  <w:divBdr>
                    <w:top w:val="none" w:sz="0" w:space="0" w:color="auto"/>
                    <w:left w:val="none" w:sz="0" w:space="0" w:color="auto"/>
                    <w:bottom w:val="none" w:sz="0" w:space="0" w:color="auto"/>
                    <w:right w:val="none" w:sz="0" w:space="0" w:color="auto"/>
                  </w:divBdr>
                </w:div>
                <w:div w:id="1223367925">
                  <w:marLeft w:val="0"/>
                  <w:marRight w:val="0"/>
                  <w:marTop w:val="0"/>
                  <w:marBottom w:val="0"/>
                  <w:divBdr>
                    <w:top w:val="none" w:sz="0" w:space="0" w:color="auto"/>
                    <w:left w:val="none" w:sz="0" w:space="0" w:color="auto"/>
                    <w:bottom w:val="none" w:sz="0" w:space="0" w:color="auto"/>
                    <w:right w:val="none" w:sz="0" w:space="0" w:color="auto"/>
                  </w:divBdr>
                </w:div>
                <w:div w:id="1756440980">
                  <w:marLeft w:val="0"/>
                  <w:marRight w:val="0"/>
                  <w:marTop w:val="0"/>
                  <w:marBottom w:val="0"/>
                  <w:divBdr>
                    <w:top w:val="none" w:sz="0" w:space="0" w:color="auto"/>
                    <w:left w:val="none" w:sz="0" w:space="0" w:color="auto"/>
                    <w:bottom w:val="none" w:sz="0" w:space="0" w:color="auto"/>
                    <w:right w:val="none" w:sz="0" w:space="0" w:color="auto"/>
                  </w:divBdr>
                </w:div>
                <w:div w:id="731083343">
                  <w:marLeft w:val="0"/>
                  <w:marRight w:val="0"/>
                  <w:marTop w:val="0"/>
                  <w:marBottom w:val="0"/>
                  <w:divBdr>
                    <w:top w:val="none" w:sz="0" w:space="0" w:color="auto"/>
                    <w:left w:val="none" w:sz="0" w:space="0" w:color="auto"/>
                    <w:bottom w:val="none" w:sz="0" w:space="0" w:color="auto"/>
                    <w:right w:val="none" w:sz="0" w:space="0" w:color="auto"/>
                  </w:divBdr>
                </w:div>
                <w:div w:id="1948584068">
                  <w:marLeft w:val="0"/>
                  <w:marRight w:val="0"/>
                  <w:marTop w:val="0"/>
                  <w:marBottom w:val="0"/>
                  <w:divBdr>
                    <w:top w:val="none" w:sz="0" w:space="0" w:color="auto"/>
                    <w:left w:val="none" w:sz="0" w:space="0" w:color="auto"/>
                    <w:bottom w:val="none" w:sz="0" w:space="0" w:color="auto"/>
                    <w:right w:val="none" w:sz="0" w:space="0" w:color="auto"/>
                  </w:divBdr>
                </w:div>
                <w:div w:id="764040550">
                  <w:marLeft w:val="0"/>
                  <w:marRight w:val="0"/>
                  <w:marTop w:val="0"/>
                  <w:marBottom w:val="0"/>
                  <w:divBdr>
                    <w:top w:val="none" w:sz="0" w:space="0" w:color="auto"/>
                    <w:left w:val="none" w:sz="0" w:space="0" w:color="auto"/>
                    <w:bottom w:val="none" w:sz="0" w:space="0" w:color="auto"/>
                    <w:right w:val="none" w:sz="0" w:space="0" w:color="auto"/>
                  </w:divBdr>
                </w:div>
                <w:div w:id="992879831">
                  <w:marLeft w:val="0"/>
                  <w:marRight w:val="0"/>
                  <w:marTop w:val="0"/>
                  <w:marBottom w:val="0"/>
                  <w:divBdr>
                    <w:top w:val="none" w:sz="0" w:space="0" w:color="auto"/>
                    <w:left w:val="none" w:sz="0" w:space="0" w:color="auto"/>
                    <w:bottom w:val="none" w:sz="0" w:space="0" w:color="auto"/>
                    <w:right w:val="none" w:sz="0" w:space="0" w:color="auto"/>
                  </w:divBdr>
                </w:div>
                <w:div w:id="1688099998">
                  <w:marLeft w:val="0"/>
                  <w:marRight w:val="0"/>
                  <w:marTop w:val="0"/>
                  <w:marBottom w:val="0"/>
                  <w:divBdr>
                    <w:top w:val="none" w:sz="0" w:space="0" w:color="auto"/>
                    <w:left w:val="none" w:sz="0" w:space="0" w:color="auto"/>
                    <w:bottom w:val="none" w:sz="0" w:space="0" w:color="auto"/>
                    <w:right w:val="none" w:sz="0" w:space="0" w:color="auto"/>
                  </w:divBdr>
                </w:div>
                <w:div w:id="1119840995">
                  <w:marLeft w:val="0"/>
                  <w:marRight w:val="0"/>
                  <w:marTop w:val="0"/>
                  <w:marBottom w:val="0"/>
                  <w:divBdr>
                    <w:top w:val="none" w:sz="0" w:space="0" w:color="auto"/>
                    <w:left w:val="none" w:sz="0" w:space="0" w:color="auto"/>
                    <w:bottom w:val="none" w:sz="0" w:space="0" w:color="auto"/>
                    <w:right w:val="none" w:sz="0" w:space="0" w:color="auto"/>
                  </w:divBdr>
                </w:div>
                <w:div w:id="897058137">
                  <w:marLeft w:val="0"/>
                  <w:marRight w:val="0"/>
                  <w:marTop w:val="0"/>
                  <w:marBottom w:val="0"/>
                  <w:divBdr>
                    <w:top w:val="none" w:sz="0" w:space="0" w:color="auto"/>
                    <w:left w:val="none" w:sz="0" w:space="0" w:color="auto"/>
                    <w:bottom w:val="none" w:sz="0" w:space="0" w:color="auto"/>
                    <w:right w:val="none" w:sz="0" w:space="0" w:color="auto"/>
                  </w:divBdr>
                </w:div>
                <w:div w:id="742264866">
                  <w:marLeft w:val="0"/>
                  <w:marRight w:val="0"/>
                  <w:marTop w:val="0"/>
                  <w:marBottom w:val="0"/>
                  <w:divBdr>
                    <w:top w:val="none" w:sz="0" w:space="0" w:color="auto"/>
                    <w:left w:val="none" w:sz="0" w:space="0" w:color="auto"/>
                    <w:bottom w:val="none" w:sz="0" w:space="0" w:color="auto"/>
                    <w:right w:val="none" w:sz="0" w:space="0" w:color="auto"/>
                  </w:divBdr>
                </w:div>
                <w:div w:id="2098089338">
                  <w:marLeft w:val="0"/>
                  <w:marRight w:val="0"/>
                  <w:marTop w:val="0"/>
                  <w:marBottom w:val="0"/>
                  <w:divBdr>
                    <w:top w:val="none" w:sz="0" w:space="0" w:color="auto"/>
                    <w:left w:val="none" w:sz="0" w:space="0" w:color="auto"/>
                    <w:bottom w:val="none" w:sz="0" w:space="0" w:color="auto"/>
                    <w:right w:val="none" w:sz="0" w:space="0" w:color="auto"/>
                  </w:divBdr>
                </w:div>
                <w:div w:id="1746220178">
                  <w:marLeft w:val="0"/>
                  <w:marRight w:val="0"/>
                  <w:marTop w:val="0"/>
                  <w:marBottom w:val="0"/>
                  <w:divBdr>
                    <w:top w:val="none" w:sz="0" w:space="0" w:color="auto"/>
                    <w:left w:val="none" w:sz="0" w:space="0" w:color="auto"/>
                    <w:bottom w:val="none" w:sz="0" w:space="0" w:color="auto"/>
                    <w:right w:val="none" w:sz="0" w:space="0" w:color="auto"/>
                  </w:divBdr>
                </w:div>
                <w:div w:id="1518303709">
                  <w:marLeft w:val="0"/>
                  <w:marRight w:val="0"/>
                  <w:marTop w:val="0"/>
                  <w:marBottom w:val="0"/>
                  <w:divBdr>
                    <w:top w:val="none" w:sz="0" w:space="0" w:color="auto"/>
                    <w:left w:val="none" w:sz="0" w:space="0" w:color="auto"/>
                    <w:bottom w:val="none" w:sz="0" w:space="0" w:color="auto"/>
                    <w:right w:val="none" w:sz="0" w:space="0" w:color="auto"/>
                  </w:divBdr>
                </w:div>
                <w:div w:id="834034895">
                  <w:marLeft w:val="0"/>
                  <w:marRight w:val="0"/>
                  <w:marTop w:val="0"/>
                  <w:marBottom w:val="0"/>
                  <w:divBdr>
                    <w:top w:val="none" w:sz="0" w:space="0" w:color="auto"/>
                    <w:left w:val="none" w:sz="0" w:space="0" w:color="auto"/>
                    <w:bottom w:val="none" w:sz="0" w:space="0" w:color="auto"/>
                    <w:right w:val="none" w:sz="0" w:space="0" w:color="auto"/>
                  </w:divBdr>
                </w:div>
                <w:div w:id="530344247">
                  <w:marLeft w:val="0"/>
                  <w:marRight w:val="0"/>
                  <w:marTop w:val="0"/>
                  <w:marBottom w:val="0"/>
                  <w:divBdr>
                    <w:top w:val="none" w:sz="0" w:space="0" w:color="auto"/>
                    <w:left w:val="none" w:sz="0" w:space="0" w:color="auto"/>
                    <w:bottom w:val="none" w:sz="0" w:space="0" w:color="auto"/>
                    <w:right w:val="none" w:sz="0" w:space="0" w:color="auto"/>
                  </w:divBdr>
                </w:div>
                <w:div w:id="2142264758">
                  <w:marLeft w:val="0"/>
                  <w:marRight w:val="0"/>
                  <w:marTop w:val="0"/>
                  <w:marBottom w:val="0"/>
                  <w:divBdr>
                    <w:top w:val="none" w:sz="0" w:space="0" w:color="auto"/>
                    <w:left w:val="none" w:sz="0" w:space="0" w:color="auto"/>
                    <w:bottom w:val="none" w:sz="0" w:space="0" w:color="auto"/>
                    <w:right w:val="none" w:sz="0" w:space="0" w:color="auto"/>
                  </w:divBdr>
                </w:div>
                <w:div w:id="738940089">
                  <w:marLeft w:val="0"/>
                  <w:marRight w:val="0"/>
                  <w:marTop w:val="0"/>
                  <w:marBottom w:val="0"/>
                  <w:divBdr>
                    <w:top w:val="none" w:sz="0" w:space="0" w:color="auto"/>
                    <w:left w:val="none" w:sz="0" w:space="0" w:color="auto"/>
                    <w:bottom w:val="none" w:sz="0" w:space="0" w:color="auto"/>
                    <w:right w:val="none" w:sz="0" w:space="0" w:color="auto"/>
                  </w:divBdr>
                </w:div>
                <w:div w:id="1364788818">
                  <w:marLeft w:val="0"/>
                  <w:marRight w:val="0"/>
                  <w:marTop w:val="0"/>
                  <w:marBottom w:val="0"/>
                  <w:divBdr>
                    <w:top w:val="none" w:sz="0" w:space="0" w:color="auto"/>
                    <w:left w:val="none" w:sz="0" w:space="0" w:color="auto"/>
                    <w:bottom w:val="none" w:sz="0" w:space="0" w:color="auto"/>
                    <w:right w:val="none" w:sz="0" w:space="0" w:color="auto"/>
                  </w:divBdr>
                </w:div>
                <w:div w:id="59795182">
                  <w:marLeft w:val="0"/>
                  <w:marRight w:val="0"/>
                  <w:marTop w:val="0"/>
                  <w:marBottom w:val="0"/>
                  <w:divBdr>
                    <w:top w:val="none" w:sz="0" w:space="0" w:color="auto"/>
                    <w:left w:val="none" w:sz="0" w:space="0" w:color="auto"/>
                    <w:bottom w:val="none" w:sz="0" w:space="0" w:color="auto"/>
                    <w:right w:val="none" w:sz="0" w:space="0" w:color="auto"/>
                  </w:divBdr>
                </w:div>
                <w:div w:id="1893541011">
                  <w:marLeft w:val="0"/>
                  <w:marRight w:val="0"/>
                  <w:marTop w:val="0"/>
                  <w:marBottom w:val="0"/>
                  <w:divBdr>
                    <w:top w:val="none" w:sz="0" w:space="0" w:color="auto"/>
                    <w:left w:val="none" w:sz="0" w:space="0" w:color="auto"/>
                    <w:bottom w:val="none" w:sz="0" w:space="0" w:color="auto"/>
                    <w:right w:val="none" w:sz="0" w:space="0" w:color="auto"/>
                  </w:divBdr>
                </w:div>
                <w:div w:id="796992213">
                  <w:marLeft w:val="0"/>
                  <w:marRight w:val="0"/>
                  <w:marTop w:val="0"/>
                  <w:marBottom w:val="0"/>
                  <w:divBdr>
                    <w:top w:val="none" w:sz="0" w:space="0" w:color="auto"/>
                    <w:left w:val="none" w:sz="0" w:space="0" w:color="auto"/>
                    <w:bottom w:val="none" w:sz="0" w:space="0" w:color="auto"/>
                    <w:right w:val="none" w:sz="0" w:space="0" w:color="auto"/>
                  </w:divBdr>
                </w:div>
                <w:div w:id="1760981049">
                  <w:marLeft w:val="0"/>
                  <w:marRight w:val="0"/>
                  <w:marTop w:val="0"/>
                  <w:marBottom w:val="0"/>
                  <w:divBdr>
                    <w:top w:val="none" w:sz="0" w:space="0" w:color="auto"/>
                    <w:left w:val="none" w:sz="0" w:space="0" w:color="auto"/>
                    <w:bottom w:val="none" w:sz="0" w:space="0" w:color="auto"/>
                    <w:right w:val="none" w:sz="0" w:space="0" w:color="auto"/>
                  </w:divBdr>
                </w:div>
                <w:div w:id="1527718849">
                  <w:marLeft w:val="0"/>
                  <w:marRight w:val="0"/>
                  <w:marTop w:val="0"/>
                  <w:marBottom w:val="0"/>
                  <w:divBdr>
                    <w:top w:val="none" w:sz="0" w:space="0" w:color="auto"/>
                    <w:left w:val="none" w:sz="0" w:space="0" w:color="auto"/>
                    <w:bottom w:val="none" w:sz="0" w:space="0" w:color="auto"/>
                    <w:right w:val="none" w:sz="0" w:space="0" w:color="auto"/>
                  </w:divBdr>
                </w:div>
                <w:div w:id="924918119">
                  <w:marLeft w:val="0"/>
                  <w:marRight w:val="0"/>
                  <w:marTop w:val="0"/>
                  <w:marBottom w:val="0"/>
                  <w:divBdr>
                    <w:top w:val="none" w:sz="0" w:space="0" w:color="auto"/>
                    <w:left w:val="none" w:sz="0" w:space="0" w:color="auto"/>
                    <w:bottom w:val="none" w:sz="0" w:space="0" w:color="auto"/>
                    <w:right w:val="none" w:sz="0" w:space="0" w:color="auto"/>
                  </w:divBdr>
                </w:div>
                <w:div w:id="198861591">
                  <w:marLeft w:val="0"/>
                  <w:marRight w:val="0"/>
                  <w:marTop w:val="0"/>
                  <w:marBottom w:val="0"/>
                  <w:divBdr>
                    <w:top w:val="none" w:sz="0" w:space="0" w:color="auto"/>
                    <w:left w:val="none" w:sz="0" w:space="0" w:color="auto"/>
                    <w:bottom w:val="none" w:sz="0" w:space="0" w:color="auto"/>
                    <w:right w:val="none" w:sz="0" w:space="0" w:color="auto"/>
                  </w:divBdr>
                </w:div>
                <w:div w:id="446125227">
                  <w:marLeft w:val="0"/>
                  <w:marRight w:val="0"/>
                  <w:marTop w:val="0"/>
                  <w:marBottom w:val="0"/>
                  <w:divBdr>
                    <w:top w:val="none" w:sz="0" w:space="0" w:color="auto"/>
                    <w:left w:val="none" w:sz="0" w:space="0" w:color="auto"/>
                    <w:bottom w:val="none" w:sz="0" w:space="0" w:color="auto"/>
                    <w:right w:val="none" w:sz="0" w:space="0" w:color="auto"/>
                  </w:divBdr>
                </w:div>
                <w:div w:id="1424378309">
                  <w:marLeft w:val="0"/>
                  <w:marRight w:val="0"/>
                  <w:marTop w:val="0"/>
                  <w:marBottom w:val="0"/>
                  <w:divBdr>
                    <w:top w:val="none" w:sz="0" w:space="0" w:color="auto"/>
                    <w:left w:val="none" w:sz="0" w:space="0" w:color="auto"/>
                    <w:bottom w:val="none" w:sz="0" w:space="0" w:color="auto"/>
                    <w:right w:val="none" w:sz="0" w:space="0" w:color="auto"/>
                  </w:divBdr>
                </w:div>
                <w:div w:id="438064150">
                  <w:marLeft w:val="0"/>
                  <w:marRight w:val="0"/>
                  <w:marTop w:val="0"/>
                  <w:marBottom w:val="0"/>
                  <w:divBdr>
                    <w:top w:val="none" w:sz="0" w:space="0" w:color="auto"/>
                    <w:left w:val="none" w:sz="0" w:space="0" w:color="auto"/>
                    <w:bottom w:val="none" w:sz="0" w:space="0" w:color="auto"/>
                    <w:right w:val="none" w:sz="0" w:space="0" w:color="auto"/>
                  </w:divBdr>
                </w:div>
                <w:div w:id="22557757">
                  <w:marLeft w:val="0"/>
                  <w:marRight w:val="0"/>
                  <w:marTop w:val="0"/>
                  <w:marBottom w:val="0"/>
                  <w:divBdr>
                    <w:top w:val="none" w:sz="0" w:space="0" w:color="auto"/>
                    <w:left w:val="none" w:sz="0" w:space="0" w:color="auto"/>
                    <w:bottom w:val="none" w:sz="0" w:space="0" w:color="auto"/>
                    <w:right w:val="none" w:sz="0" w:space="0" w:color="auto"/>
                  </w:divBdr>
                </w:div>
                <w:div w:id="739258055">
                  <w:marLeft w:val="0"/>
                  <w:marRight w:val="0"/>
                  <w:marTop w:val="0"/>
                  <w:marBottom w:val="0"/>
                  <w:divBdr>
                    <w:top w:val="none" w:sz="0" w:space="0" w:color="auto"/>
                    <w:left w:val="none" w:sz="0" w:space="0" w:color="auto"/>
                    <w:bottom w:val="none" w:sz="0" w:space="0" w:color="auto"/>
                    <w:right w:val="none" w:sz="0" w:space="0" w:color="auto"/>
                  </w:divBdr>
                </w:div>
                <w:div w:id="549002133">
                  <w:marLeft w:val="0"/>
                  <w:marRight w:val="0"/>
                  <w:marTop w:val="0"/>
                  <w:marBottom w:val="0"/>
                  <w:divBdr>
                    <w:top w:val="none" w:sz="0" w:space="0" w:color="auto"/>
                    <w:left w:val="none" w:sz="0" w:space="0" w:color="auto"/>
                    <w:bottom w:val="none" w:sz="0" w:space="0" w:color="auto"/>
                    <w:right w:val="none" w:sz="0" w:space="0" w:color="auto"/>
                  </w:divBdr>
                </w:div>
                <w:div w:id="672562046">
                  <w:marLeft w:val="0"/>
                  <w:marRight w:val="0"/>
                  <w:marTop w:val="0"/>
                  <w:marBottom w:val="0"/>
                  <w:divBdr>
                    <w:top w:val="none" w:sz="0" w:space="0" w:color="auto"/>
                    <w:left w:val="none" w:sz="0" w:space="0" w:color="auto"/>
                    <w:bottom w:val="none" w:sz="0" w:space="0" w:color="auto"/>
                    <w:right w:val="none" w:sz="0" w:space="0" w:color="auto"/>
                  </w:divBdr>
                </w:div>
                <w:div w:id="715811133">
                  <w:marLeft w:val="0"/>
                  <w:marRight w:val="0"/>
                  <w:marTop w:val="0"/>
                  <w:marBottom w:val="0"/>
                  <w:divBdr>
                    <w:top w:val="none" w:sz="0" w:space="0" w:color="auto"/>
                    <w:left w:val="none" w:sz="0" w:space="0" w:color="auto"/>
                    <w:bottom w:val="none" w:sz="0" w:space="0" w:color="auto"/>
                    <w:right w:val="none" w:sz="0" w:space="0" w:color="auto"/>
                  </w:divBdr>
                </w:div>
                <w:div w:id="1901281177">
                  <w:marLeft w:val="0"/>
                  <w:marRight w:val="0"/>
                  <w:marTop w:val="0"/>
                  <w:marBottom w:val="0"/>
                  <w:divBdr>
                    <w:top w:val="none" w:sz="0" w:space="0" w:color="auto"/>
                    <w:left w:val="none" w:sz="0" w:space="0" w:color="auto"/>
                    <w:bottom w:val="none" w:sz="0" w:space="0" w:color="auto"/>
                    <w:right w:val="none" w:sz="0" w:space="0" w:color="auto"/>
                  </w:divBdr>
                </w:div>
                <w:div w:id="1515680408">
                  <w:marLeft w:val="0"/>
                  <w:marRight w:val="0"/>
                  <w:marTop w:val="0"/>
                  <w:marBottom w:val="0"/>
                  <w:divBdr>
                    <w:top w:val="none" w:sz="0" w:space="0" w:color="auto"/>
                    <w:left w:val="none" w:sz="0" w:space="0" w:color="auto"/>
                    <w:bottom w:val="none" w:sz="0" w:space="0" w:color="auto"/>
                    <w:right w:val="none" w:sz="0" w:space="0" w:color="auto"/>
                  </w:divBdr>
                </w:div>
                <w:div w:id="1818297774">
                  <w:marLeft w:val="0"/>
                  <w:marRight w:val="0"/>
                  <w:marTop w:val="0"/>
                  <w:marBottom w:val="0"/>
                  <w:divBdr>
                    <w:top w:val="none" w:sz="0" w:space="0" w:color="auto"/>
                    <w:left w:val="none" w:sz="0" w:space="0" w:color="auto"/>
                    <w:bottom w:val="none" w:sz="0" w:space="0" w:color="auto"/>
                    <w:right w:val="none" w:sz="0" w:space="0" w:color="auto"/>
                  </w:divBdr>
                </w:div>
                <w:div w:id="1812937947">
                  <w:marLeft w:val="0"/>
                  <w:marRight w:val="0"/>
                  <w:marTop w:val="0"/>
                  <w:marBottom w:val="0"/>
                  <w:divBdr>
                    <w:top w:val="none" w:sz="0" w:space="0" w:color="auto"/>
                    <w:left w:val="none" w:sz="0" w:space="0" w:color="auto"/>
                    <w:bottom w:val="none" w:sz="0" w:space="0" w:color="auto"/>
                    <w:right w:val="none" w:sz="0" w:space="0" w:color="auto"/>
                  </w:divBdr>
                </w:div>
                <w:div w:id="1033532270">
                  <w:marLeft w:val="0"/>
                  <w:marRight w:val="0"/>
                  <w:marTop w:val="0"/>
                  <w:marBottom w:val="0"/>
                  <w:divBdr>
                    <w:top w:val="none" w:sz="0" w:space="0" w:color="auto"/>
                    <w:left w:val="none" w:sz="0" w:space="0" w:color="auto"/>
                    <w:bottom w:val="none" w:sz="0" w:space="0" w:color="auto"/>
                    <w:right w:val="none" w:sz="0" w:space="0" w:color="auto"/>
                  </w:divBdr>
                </w:div>
                <w:div w:id="1935360758">
                  <w:marLeft w:val="0"/>
                  <w:marRight w:val="0"/>
                  <w:marTop w:val="0"/>
                  <w:marBottom w:val="0"/>
                  <w:divBdr>
                    <w:top w:val="none" w:sz="0" w:space="0" w:color="auto"/>
                    <w:left w:val="none" w:sz="0" w:space="0" w:color="auto"/>
                    <w:bottom w:val="none" w:sz="0" w:space="0" w:color="auto"/>
                    <w:right w:val="none" w:sz="0" w:space="0" w:color="auto"/>
                  </w:divBdr>
                </w:div>
                <w:div w:id="1753576406">
                  <w:marLeft w:val="0"/>
                  <w:marRight w:val="0"/>
                  <w:marTop w:val="0"/>
                  <w:marBottom w:val="0"/>
                  <w:divBdr>
                    <w:top w:val="none" w:sz="0" w:space="0" w:color="auto"/>
                    <w:left w:val="none" w:sz="0" w:space="0" w:color="auto"/>
                    <w:bottom w:val="none" w:sz="0" w:space="0" w:color="auto"/>
                    <w:right w:val="none" w:sz="0" w:space="0" w:color="auto"/>
                  </w:divBdr>
                </w:div>
                <w:div w:id="106782216">
                  <w:marLeft w:val="0"/>
                  <w:marRight w:val="0"/>
                  <w:marTop w:val="0"/>
                  <w:marBottom w:val="0"/>
                  <w:divBdr>
                    <w:top w:val="none" w:sz="0" w:space="0" w:color="auto"/>
                    <w:left w:val="none" w:sz="0" w:space="0" w:color="auto"/>
                    <w:bottom w:val="none" w:sz="0" w:space="0" w:color="auto"/>
                    <w:right w:val="none" w:sz="0" w:space="0" w:color="auto"/>
                  </w:divBdr>
                </w:div>
                <w:div w:id="1982690360">
                  <w:marLeft w:val="0"/>
                  <w:marRight w:val="0"/>
                  <w:marTop w:val="0"/>
                  <w:marBottom w:val="0"/>
                  <w:divBdr>
                    <w:top w:val="none" w:sz="0" w:space="0" w:color="auto"/>
                    <w:left w:val="none" w:sz="0" w:space="0" w:color="auto"/>
                    <w:bottom w:val="none" w:sz="0" w:space="0" w:color="auto"/>
                    <w:right w:val="none" w:sz="0" w:space="0" w:color="auto"/>
                  </w:divBdr>
                </w:div>
                <w:div w:id="681467665">
                  <w:marLeft w:val="0"/>
                  <w:marRight w:val="0"/>
                  <w:marTop w:val="0"/>
                  <w:marBottom w:val="0"/>
                  <w:divBdr>
                    <w:top w:val="none" w:sz="0" w:space="0" w:color="auto"/>
                    <w:left w:val="none" w:sz="0" w:space="0" w:color="auto"/>
                    <w:bottom w:val="none" w:sz="0" w:space="0" w:color="auto"/>
                    <w:right w:val="none" w:sz="0" w:space="0" w:color="auto"/>
                  </w:divBdr>
                </w:div>
                <w:div w:id="1062213501">
                  <w:marLeft w:val="0"/>
                  <w:marRight w:val="0"/>
                  <w:marTop w:val="0"/>
                  <w:marBottom w:val="0"/>
                  <w:divBdr>
                    <w:top w:val="none" w:sz="0" w:space="0" w:color="auto"/>
                    <w:left w:val="none" w:sz="0" w:space="0" w:color="auto"/>
                    <w:bottom w:val="none" w:sz="0" w:space="0" w:color="auto"/>
                    <w:right w:val="none" w:sz="0" w:space="0" w:color="auto"/>
                  </w:divBdr>
                </w:div>
                <w:div w:id="693729000">
                  <w:marLeft w:val="0"/>
                  <w:marRight w:val="0"/>
                  <w:marTop w:val="0"/>
                  <w:marBottom w:val="0"/>
                  <w:divBdr>
                    <w:top w:val="none" w:sz="0" w:space="0" w:color="auto"/>
                    <w:left w:val="none" w:sz="0" w:space="0" w:color="auto"/>
                    <w:bottom w:val="none" w:sz="0" w:space="0" w:color="auto"/>
                    <w:right w:val="none" w:sz="0" w:space="0" w:color="auto"/>
                  </w:divBdr>
                </w:div>
                <w:div w:id="1136335863">
                  <w:marLeft w:val="0"/>
                  <w:marRight w:val="0"/>
                  <w:marTop w:val="0"/>
                  <w:marBottom w:val="0"/>
                  <w:divBdr>
                    <w:top w:val="none" w:sz="0" w:space="0" w:color="auto"/>
                    <w:left w:val="none" w:sz="0" w:space="0" w:color="auto"/>
                    <w:bottom w:val="none" w:sz="0" w:space="0" w:color="auto"/>
                    <w:right w:val="none" w:sz="0" w:space="0" w:color="auto"/>
                  </w:divBdr>
                </w:div>
                <w:div w:id="1641494219">
                  <w:marLeft w:val="0"/>
                  <w:marRight w:val="0"/>
                  <w:marTop w:val="0"/>
                  <w:marBottom w:val="0"/>
                  <w:divBdr>
                    <w:top w:val="none" w:sz="0" w:space="0" w:color="auto"/>
                    <w:left w:val="none" w:sz="0" w:space="0" w:color="auto"/>
                    <w:bottom w:val="none" w:sz="0" w:space="0" w:color="auto"/>
                    <w:right w:val="none" w:sz="0" w:space="0" w:color="auto"/>
                  </w:divBdr>
                </w:div>
                <w:div w:id="531920145">
                  <w:marLeft w:val="0"/>
                  <w:marRight w:val="0"/>
                  <w:marTop w:val="0"/>
                  <w:marBottom w:val="0"/>
                  <w:divBdr>
                    <w:top w:val="none" w:sz="0" w:space="0" w:color="auto"/>
                    <w:left w:val="none" w:sz="0" w:space="0" w:color="auto"/>
                    <w:bottom w:val="none" w:sz="0" w:space="0" w:color="auto"/>
                    <w:right w:val="none" w:sz="0" w:space="0" w:color="auto"/>
                  </w:divBdr>
                </w:div>
                <w:div w:id="901982770">
                  <w:marLeft w:val="0"/>
                  <w:marRight w:val="0"/>
                  <w:marTop w:val="0"/>
                  <w:marBottom w:val="0"/>
                  <w:divBdr>
                    <w:top w:val="none" w:sz="0" w:space="0" w:color="auto"/>
                    <w:left w:val="none" w:sz="0" w:space="0" w:color="auto"/>
                    <w:bottom w:val="none" w:sz="0" w:space="0" w:color="auto"/>
                    <w:right w:val="none" w:sz="0" w:space="0" w:color="auto"/>
                  </w:divBdr>
                </w:div>
                <w:div w:id="1662931289">
                  <w:marLeft w:val="0"/>
                  <w:marRight w:val="0"/>
                  <w:marTop w:val="0"/>
                  <w:marBottom w:val="0"/>
                  <w:divBdr>
                    <w:top w:val="none" w:sz="0" w:space="0" w:color="auto"/>
                    <w:left w:val="none" w:sz="0" w:space="0" w:color="auto"/>
                    <w:bottom w:val="none" w:sz="0" w:space="0" w:color="auto"/>
                    <w:right w:val="none" w:sz="0" w:space="0" w:color="auto"/>
                  </w:divBdr>
                </w:div>
                <w:div w:id="1359505707">
                  <w:marLeft w:val="0"/>
                  <w:marRight w:val="0"/>
                  <w:marTop w:val="0"/>
                  <w:marBottom w:val="0"/>
                  <w:divBdr>
                    <w:top w:val="none" w:sz="0" w:space="0" w:color="auto"/>
                    <w:left w:val="none" w:sz="0" w:space="0" w:color="auto"/>
                    <w:bottom w:val="none" w:sz="0" w:space="0" w:color="auto"/>
                    <w:right w:val="none" w:sz="0" w:space="0" w:color="auto"/>
                  </w:divBdr>
                </w:div>
                <w:div w:id="1065492051">
                  <w:marLeft w:val="0"/>
                  <w:marRight w:val="0"/>
                  <w:marTop w:val="0"/>
                  <w:marBottom w:val="0"/>
                  <w:divBdr>
                    <w:top w:val="none" w:sz="0" w:space="0" w:color="auto"/>
                    <w:left w:val="none" w:sz="0" w:space="0" w:color="auto"/>
                    <w:bottom w:val="none" w:sz="0" w:space="0" w:color="auto"/>
                    <w:right w:val="none" w:sz="0" w:space="0" w:color="auto"/>
                  </w:divBdr>
                </w:div>
                <w:div w:id="1638993202">
                  <w:marLeft w:val="0"/>
                  <w:marRight w:val="0"/>
                  <w:marTop w:val="0"/>
                  <w:marBottom w:val="0"/>
                  <w:divBdr>
                    <w:top w:val="none" w:sz="0" w:space="0" w:color="auto"/>
                    <w:left w:val="none" w:sz="0" w:space="0" w:color="auto"/>
                    <w:bottom w:val="none" w:sz="0" w:space="0" w:color="auto"/>
                    <w:right w:val="none" w:sz="0" w:space="0" w:color="auto"/>
                  </w:divBdr>
                </w:div>
                <w:div w:id="933823287">
                  <w:marLeft w:val="0"/>
                  <w:marRight w:val="0"/>
                  <w:marTop w:val="0"/>
                  <w:marBottom w:val="0"/>
                  <w:divBdr>
                    <w:top w:val="none" w:sz="0" w:space="0" w:color="auto"/>
                    <w:left w:val="none" w:sz="0" w:space="0" w:color="auto"/>
                    <w:bottom w:val="none" w:sz="0" w:space="0" w:color="auto"/>
                    <w:right w:val="none" w:sz="0" w:space="0" w:color="auto"/>
                  </w:divBdr>
                </w:div>
                <w:div w:id="1489977150">
                  <w:marLeft w:val="0"/>
                  <w:marRight w:val="0"/>
                  <w:marTop w:val="0"/>
                  <w:marBottom w:val="0"/>
                  <w:divBdr>
                    <w:top w:val="none" w:sz="0" w:space="0" w:color="auto"/>
                    <w:left w:val="none" w:sz="0" w:space="0" w:color="auto"/>
                    <w:bottom w:val="none" w:sz="0" w:space="0" w:color="auto"/>
                    <w:right w:val="none" w:sz="0" w:space="0" w:color="auto"/>
                  </w:divBdr>
                </w:div>
                <w:div w:id="1395004453">
                  <w:marLeft w:val="0"/>
                  <w:marRight w:val="0"/>
                  <w:marTop w:val="0"/>
                  <w:marBottom w:val="0"/>
                  <w:divBdr>
                    <w:top w:val="none" w:sz="0" w:space="0" w:color="auto"/>
                    <w:left w:val="none" w:sz="0" w:space="0" w:color="auto"/>
                    <w:bottom w:val="none" w:sz="0" w:space="0" w:color="auto"/>
                    <w:right w:val="none" w:sz="0" w:space="0" w:color="auto"/>
                  </w:divBdr>
                </w:div>
                <w:div w:id="1555433441">
                  <w:marLeft w:val="0"/>
                  <w:marRight w:val="0"/>
                  <w:marTop w:val="0"/>
                  <w:marBottom w:val="0"/>
                  <w:divBdr>
                    <w:top w:val="none" w:sz="0" w:space="0" w:color="auto"/>
                    <w:left w:val="none" w:sz="0" w:space="0" w:color="auto"/>
                    <w:bottom w:val="none" w:sz="0" w:space="0" w:color="auto"/>
                    <w:right w:val="none" w:sz="0" w:space="0" w:color="auto"/>
                  </w:divBdr>
                </w:div>
                <w:div w:id="1433746016">
                  <w:marLeft w:val="0"/>
                  <w:marRight w:val="0"/>
                  <w:marTop w:val="0"/>
                  <w:marBottom w:val="0"/>
                  <w:divBdr>
                    <w:top w:val="none" w:sz="0" w:space="0" w:color="auto"/>
                    <w:left w:val="none" w:sz="0" w:space="0" w:color="auto"/>
                    <w:bottom w:val="none" w:sz="0" w:space="0" w:color="auto"/>
                    <w:right w:val="none" w:sz="0" w:space="0" w:color="auto"/>
                  </w:divBdr>
                </w:div>
                <w:div w:id="260380891">
                  <w:marLeft w:val="0"/>
                  <w:marRight w:val="0"/>
                  <w:marTop w:val="0"/>
                  <w:marBottom w:val="0"/>
                  <w:divBdr>
                    <w:top w:val="none" w:sz="0" w:space="0" w:color="auto"/>
                    <w:left w:val="none" w:sz="0" w:space="0" w:color="auto"/>
                    <w:bottom w:val="none" w:sz="0" w:space="0" w:color="auto"/>
                    <w:right w:val="none" w:sz="0" w:space="0" w:color="auto"/>
                  </w:divBdr>
                </w:div>
                <w:div w:id="507793908">
                  <w:marLeft w:val="0"/>
                  <w:marRight w:val="0"/>
                  <w:marTop w:val="0"/>
                  <w:marBottom w:val="0"/>
                  <w:divBdr>
                    <w:top w:val="none" w:sz="0" w:space="0" w:color="auto"/>
                    <w:left w:val="none" w:sz="0" w:space="0" w:color="auto"/>
                    <w:bottom w:val="none" w:sz="0" w:space="0" w:color="auto"/>
                    <w:right w:val="none" w:sz="0" w:space="0" w:color="auto"/>
                  </w:divBdr>
                </w:div>
                <w:div w:id="369574280">
                  <w:marLeft w:val="0"/>
                  <w:marRight w:val="0"/>
                  <w:marTop w:val="0"/>
                  <w:marBottom w:val="0"/>
                  <w:divBdr>
                    <w:top w:val="none" w:sz="0" w:space="0" w:color="auto"/>
                    <w:left w:val="none" w:sz="0" w:space="0" w:color="auto"/>
                    <w:bottom w:val="none" w:sz="0" w:space="0" w:color="auto"/>
                    <w:right w:val="none" w:sz="0" w:space="0" w:color="auto"/>
                  </w:divBdr>
                </w:div>
                <w:div w:id="417287977">
                  <w:marLeft w:val="0"/>
                  <w:marRight w:val="0"/>
                  <w:marTop w:val="0"/>
                  <w:marBottom w:val="0"/>
                  <w:divBdr>
                    <w:top w:val="none" w:sz="0" w:space="0" w:color="auto"/>
                    <w:left w:val="none" w:sz="0" w:space="0" w:color="auto"/>
                    <w:bottom w:val="none" w:sz="0" w:space="0" w:color="auto"/>
                    <w:right w:val="none" w:sz="0" w:space="0" w:color="auto"/>
                  </w:divBdr>
                </w:div>
                <w:div w:id="1923836656">
                  <w:marLeft w:val="0"/>
                  <w:marRight w:val="0"/>
                  <w:marTop w:val="0"/>
                  <w:marBottom w:val="0"/>
                  <w:divBdr>
                    <w:top w:val="none" w:sz="0" w:space="0" w:color="auto"/>
                    <w:left w:val="none" w:sz="0" w:space="0" w:color="auto"/>
                    <w:bottom w:val="none" w:sz="0" w:space="0" w:color="auto"/>
                    <w:right w:val="none" w:sz="0" w:space="0" w:color="auto"/>
                  </w:divBdr>
                </w:div>
                <w:div w:id="352195310">
                  <w:marLeft w:val="0"/>
                  <w:marRight w:val="0"/>
                  <w:marTop w:val="0"/>
                  <w:marBottom w:val="0"/>
                  <w:divBdr>
                    <w:top w:val="none" w:sz="0" w:space="0" w:color="auto"/>
                    <w:left w:val="none" w:sz="0" w:space="0" w:color="auto"/>
                    <w:bottom w:val="none" w:sz="0" w:space="0" w:color="auto"/>
                    <w:right w:val="none" w:sz="0" w:space="0" w:color="auto"/>
                  </w:divBdr>
                </w:div>
                <w:div w:id="944076947">
                  <w:marLeft w:val="0"/>
                  <w:marRight w:val="0"/>
                  <w:marTop w:val="0"/>
                  <w:marBottom w:val="0"/>
                  <w:divBdr>
                    <w:top w:val="none" w:sz="0" w:space="0" w:color="auto"/>
                    <w:left w:val="none" w:sz="0" w:space="0" w:color="auto"/>
                    <w:bottom w:val="none" w:sz="0" w:space="0" w:color="auto"/>
                    <w:right w:val="none" w:sz="0" w:space="0" w:color="auto"/>
                  </w:divBdr>
                </w:div>
                <w:div w:id="1508180458">
                  <w:marLeft w:val="0"/>
                  <w:marRight w:val="0"/>
                  <w:marTop w:val="0"/>
                  <w:marBottom w:val="0"/>
                  <w:divBdr>
                    <w:top w:val="none" w:sz="0" w:space="0" w:color="auto"/>
                    <w:left w:val="none" w:sz="0" w:space="0" w:color="auto"/>
                    <w:bottom w:val="none" w:sz="0" w:space="0" w:color="auto"/>
                    <w:right w:val="none" w:sz="0" w:space="0" w:color="auto"/>
                  </w:divBdr>
                </w:div>
                <w:div w:id="2004622829">
                  <w:marLeft w:val="0"/>
                  <w:marRight w:val="0"/>
                  <w:marTop w:val="0"/>
                  <w:marBottom w:val="0"/>
                  <w:divBdr>
                    <w:top w:val="none" w:sz="0" w:space="0" w:color="auto"/>
                    <w:left w:val="none" w:sz="0" w:space="0" w:color="auto"/>
                    <w:bottom w:val="none" w:sz="0" w:space="0" w:color="auto"/>
                    <w:right w:val="none" w:sz="0" w:space="0" w:color="auto"/>
                  </w:divBdr>
                </w:div>
                <w:div w:id="483086839">
                  <w:marLeft w:val="0"/>
                  <w:marRight w:val="0"/>
                  <w:marTop w:val="0"/>
                  <w:marBottom w:val="0"/>
                  <w:divBdr>
                    <w:top w:val="none" w:sz="0" w:space="0" w:color="auto"/>
                    <w:left w:val="none" w:sz="0" w:space="0" w:color="auto"/>
                    <w:bottom w:val="none" w:sz="0" w:space="0" w:color="auto"/>
                    <w:right w:val="none" w:sz="0" w:space="0" w:color="auto"/>
                  </w:divBdr>
                </w:div>
                <w:div w:id="312834642">
                  <w:marLeft w:val="0"/>
                  <w:marRight w:val="0"/>
                  <w:marTop w:val="0"/>
                  <w:marBottom w:val="0"/>
                  <w:divBdr>
                    <w:top w:val="none" w:sz="0" w:space="0" w:color="auto"/>
                    <w:left w:val="none" w:sz="0" w:space="0" w:color="auto"/>
                    <w:bottom w:val="none" w:sz="0" w:space="0" w:color="auto"/>
                    <w:right w:val="none" w:sz="0" w:space="0" w:color="auto"/>
                  </w:divBdr>
                </w:div>
                <w:div w:id="958343174">
                  <w:marLeft w:val="0"/>
                  <w:marRight w:val="0"/>
                  <w:marTop w:val="0"/>
                  <w:marBottom w:val="0"/>
                  <w:divBdr>
                    <w:top w:val="none" w:sz="0" w:space="0" w:color="auto"/>
                    <w:left w:val="none" w:sz="0" w:space="0" w:color="auto"/>
                    <w:bottom w:val="none" w:sz="0" w:space="0" w:color="auto"/>
                    <w:right w:val="none" w:sz="0" w:space="0" w:color="auto"/>
                  </w:divBdr>
                </w:div>
                <w:div w:id="1884247559">
                  <w:marLeft w:val="0"/>
                  <w:marRight w:val="0"/>
                  <w:marTop w:val="0"/>
                  <w:marBottom w:val="0"/>
                  <w:divBdr>
                    <w:top w:val="none" w:sz="0" w:space="0" w:color="auto"/>
                    <w:left w:val="none" w:sz="0" w:space="0" w:color="auto"/>
                    <w:bottom w:val="none" w:sz="0" w:space="0" w:color="auto"/>
                    <w:right w:val="none" w:sz="0" w:space="0" w:color="auto"/>
                  </w:divBdr>
                </w:div>
                <w:div w:id="1856265385">
                  <w:marLeft w:val="0"/>
                  <w:marRight w:val="0"/>
                  <w:marTop w:val="0"/>
                  <w:marBottom w:val="0"/>
                  <w:divBdr>
                    <w:top w:val="none" w:sz="0" w:space="0" w:color="auto"/>
                    <w:left w:val="none" w:sz="0" w:space="0" w:color="auto"/>
                    <w:bottom w:val="none" w:sz="0" w:space="0" w:color="auto"/>
                    <w:right w:val="none" w:sz="0" w:space="0" w:color="auto"/>
                  </w:divBdr>
                </w:div>
                <w:div w:id="1798452212">
                  <w:marLeft w:val="0"/>
                  <w:marRight w:val="0"/>
                  <w:marTop w:val="0"/>
                  <w:marBottom w:val="0"/>
                  <w:divBdr>
                    <w:top w:val="none" w:sz="0" w:space="0" w:color="auto"/>
                    <w:left w:val="none" w:sz="0" w:space="0" w:color="auto"/>
                    <w:bottom w:val="none" w:sz="0" w:space="0" w:color="auto"/>
                    <w:right w:val="none" w:sz="0" w:space="0" w:color="auto"/>
                  </w:divBdr>
                </w:div>
                <w:div w:id="1080299516">
                  <w:marLeft w:val="0"/>
                  <w:marRight w:val="0"/>
                  <w:marTop w:val="0"/>
                  <w:marBottom w:val="0"/>
                  <w:divBdr>
                    <w:top w:val="none" w:sz="0" w:space="0" w:color="auto"/>
                    <w:left w:val="none" w:sz="0" w:space="0" w:color="auto"/>
                    <w:bottom w:val="none" w:sz="0" w:space="0" w:color="auto"/>
                    <w:right w:val="none" w:sz="0" w:space="0" w:color="auto"/>
                  </w:divBdr>
                </w:div>
                <w:div w:id="1369331104">
                  <w:marLeft w:val="0"/>
                  <w:marRight w:val="0"/>
                  <w:marTop w:val="0"/>
                  <w:marBottom w:val="0"/>
                  <w:divBdr>
                    <w:top w:val="none" w:sz="0" w:space="0" w:color="auto"/>
                    <w:left w:val="none" w:sz="0" w:space="0" w:color="auto"/>
                    <w:bottom w:val="none" w:sz="0" w:space="0" w:color="auto"/>
                    <w:right w:val="none" w:sz="0" w:space="0" w:color="auto"/>
                  </w:divBdr>
                </w:div>
                <w:div w:id="18745616">
                  <w:marLeft w:val="0"/>
                  <w:marRight w:val="0"/>
                  <w:marTop w:val="0"/>
                  <w:marBottom w:val="0"/>
                  <w:divBdr>
                    <w:top w:val="none" w:sz="0" w:space="0" w:color="auto"/>
                    <w:left w:val="none" w:sz="0" w:space="0" w:color="auto"/>
                    <w:bottom w:val="none" w:sz="0" w:space="0" w:color="auto"/>
                    <w:right w:val="none" w:sz="0" w:space="0" w:color="auto"/>
                  </w:divBdr>
                </w:div>
                <w:div w:id="1033767705">
                  <w:marLeft w:val="0"/>
                  <w:marRight w:val="0"/>
                  <w:marTop w:val="0"/>
                  <w:marBottom w:val="0"/>
                  <w:divBdr>
                    <w:top w:val="none" w:sz="0" w:space="0" w:color="auto"/>
                    <w:left w:val="none" w:sz="0" w:space="0" w:color="auto"/>
                    <w:bottom w:val="none" w:sz="0" w:space="0" w:color="auto"/>
                    <w:right w:val="none" w:sz="0" w:space="0" w:color="auto"/>
                  </w:divBdr>
                </w:div>
                <w:div w:id="1064182556">
                  <w:marLeft w:val="0"/>
                  <w:marRight w:val="0"/>
                  <w:marTop w:val="0"/>
                  <w:marBottom w:val="0"/>
                  <w:divBdr>
                    <w:top w:val="none" w:sz="0" w:space="0" w:color="auto"/>
                    <w:left w:val="none" w:sz="0" w:space="0" w:color="auto"/>
                    <w:bottom w:val="none" w:sz="0" w:space="0" w:color="auto"/>
                    <w:right w:val="none" w:sz="0" w:space="0" w:color="auto"/>
                  </w:divBdr>
                </w:div>
                <w:div w:id="1856648803">
                  <w:marLeft w:val="0"/>
                  <w:marRight w:val="0"/>
                  <w:marTop w:val="0"/>
                  <w:marBottom w:val="0"/>
                  <w:divBdr>
                    <w:top w:val="none" w:sz="0" w:space="0" w:color="auto"/>
                    <w:left w:val="none" w:sz="0" w:space="0" w:color="auto"/>
                    <w:bottom w:val="none" w:sz="0" w:space="0" w:color="auto"/>
                    <w:right w:val="none" w:sz="0" w:space="0" w:color="auto"/>
                  </w:divBdr>
                </w:div>
                <w:div w:id="120267198">
                  <w:marLeft w:val="0"/>
                  <w:marRight w:val="0"/>
                  <w:marTop w:val="0"/>
                  <w:marBottom w:val="0"/>
                  <w:divBdr>
                    <w:top w:val="none" w:sz="0" w:space="0" w:color="auto"/>
                    <w:left w:val="none" w:sz="0" w:space="0" w:color="auto"/>
                    <w:bottom w:val="none" w:sz="0" w:space="0" w:color="auto"/>
                    <w:right w:val="none" w:sz="0" w:space="0" w:color="auto"/>
                  </w:divBdr>
                </w:div>
                <w:div w:id="83378057">
                  <w:marLeft w:val="0"/>
                  <w:marRight w:val="0"/>
                  <w:marTop w:val="0"/>
                  <w:marBottom w:val="0"/>
                  <w:divBdr>
                    <w:top w:val="none" w:sz="0" w:space="0" w:color="auto"/>
                    <w:left w:val="none" w:sz="0" w:space="0" w:color="auto"/>
                    <w:bottom w:val="none" w:sz="0" w:space="0" w:color="auto"/>
                    <w:right w:val="none" w:sz="0" w:space="0" w:color="auto"/>
                  </w:divBdr>
                </w:div>
                <w:div w:id="55708189">
                  <w:marLeft w:val="0"/>
                  <w:marRight w:val="0"/>
                  <w:marTop w:val="0"/>
                  <w:marBottom w:val="0"/>
                  <w:divBdr>
                    <w:top w:val="none" w:sz="0" w:space="0" w:color="auto"/>
                    <w:left w:val="none" w:sz="0" w:space="0" w:color="auto"/>
                    <w:bottom w:val="none" w:sz="0" w:space="0" w:color="auto"/>
                    <w:right w:val="none" w:sz="0" w:space="0" w:color="auto"/>
                  </w:divBdr>
                </w:div>
                <w:div w:id="1935359565">
                  <w:marLeft w:val="0"/>
                  <w:marRight w:val="0"/>
                  <w:marTop w:val="0"/>
                  <w:marBottom w:val="0"/>
                  <w:divBdr>
                    <w:top w:val="none" w:sz="0" w:space="0" w:color="auto"/>
                    <w:left w:val="none" w:sz="0" w:space="0" w:color="auto"/>
                    <w:bottom w:val="none" w:sz="0" w:space="0" w:color="auto"/>
                    <w:right w:val="none" w:sz="0" w:space="0" w:color="auto"/>
                  </w:divBdr>
                </w:div>
                <w:div w:id="899752473">
                  <w:marLeft w:val="0"/>
                  <w:marRight w:val="0"/>
                  <w:marTop w:val="0"/>
                  <w:marBottom w:val="0"/>
                  <w:divBdr>
                    <w:top w:val="none" w:sz="0" w:space="0" w:color="auto"/>
                    <w:left w:val="none" w:sz="0" w:space="0" w:color="auto"/>
                    <w:bottom w:val="none" w:sz="0" w:space="0" w:color="auto"/>
                    <w:right w:val="none" w:sz="0" w:space="0" w:color="auto"/>
                  </w:divBdr>
                </w:div>
                <w:div w:id="453671389">
                  <w:marLeft w:val="0"/>
                  <w:marRight w:val="0"/>
                  <w:marTop w:val="0"/>
                  <w:marBottom w:val="0"/>
                  <w:divBdr>
                    <w:top w:val="none" w:sz="0" w:space="0" w:color="auto"/>
                    <w:left w:val="none" w:sz="0" w:space="0" w:color="auto"/>
                    <w:bottom w:val="none" w:sz="0" w:space="0" w:color="auto"/>
                    <w:right w:val="none" w:sz="0" w:space="0" w:color="auto"/>
                  </w:divBdr>
                </w:div>
                <w:div w:id="1375077526">
                  <w:marLeft w:val="0"/>
                  <w:marRight w:val="0"/>
                  <w:marTop w:val="0"/>
                  <w:marBottom w:val="0"/>
                  <w:divBdr>
                    <w:top w:val="none" w:sz="0" w:space="0" w:color="auto"/>
                    <w:left w:val="none" w:sz="0" w:space="0" w:color="auto"/>
                    <w:bottom w:val="none" w:sz="0" w:space="0" w:color="auto"/>
                    <w:right w:val="none" w:sz="0" w:space="0" w:color="auto"/>
                  </w:divBdr>
                </w:div>
                <w:div w:id="1750031346">
                  <w:marLeft w:val="0"/>
                  <w:marRight w:val="0"/>
                  <w:marTop w:val="0"/>
                  <w:marBottom w:val="0"/>
                  <w:divBdr>
                    <w:top w:val="none" w:sz="0" w:space="0" w:color="auto"/>
                    <w:left w:val="none" w:sz="0" w:space="0" w:color="auto"/>
                    <w:bottom w:val="none" w:sz="0" w:space="0" w:color="auto"/>
                    <w:right w:val="none" w:sz="0" w:space="0" w:color="auto"/>
                  </w:divBdr>
                </w:div>
                <w:div w:id="1823964984">
                  <w:marLeft w:val="0"/>
                  <w:marRight w:val="0"/>
                  <w:marTop w:val="0"/>
                  <w:marBottom w:val="0"/>
                  <w:divBdr>
                    <w:top w:val="none" w:sz="0" w:space="0" w:color="auto"/>
                    <w:left w:val="none" w:sz="0" w:space="0" w:color="auto"/>
                    <w:bottom w:val="none" w:sz="0" w:space="0" w:color="auto"/>
                    <w:right w:val="none" w:sz="0" w:space="0" w:color="auto"/>
                  </w:divBdr>
                </w:div>
                <w:div w:id="654845654">
                  <w:marLeft w:val="0"/>
                  <w:marRight w:val="0"/>
                  <w:marTop w:val="0"/>
                  <w:marBottom w:val="0"/>
                  <w:divBdr>
                    <w:top w:val="none" w:sz="0" w:space="0" w:color="auto"/>
                    <w:left w:val="none" w:sz="0" w:space="0" w:color="auto"/>
                    <w:bottom w:val="none" w:sz="0" w:space="0" w:color="auto"/>
                    <w:right w:val="none" w:sz="0" w:space="0" w:color="auto"/>
                  </w:divBdr>
                </w:div>
                <w:div w:id="100953534">
                  <w:marLeft w:val="0"/>
                  <w:marRight w:val="0"/>
                  <w:marTop w:val="0"/>
                  <w:marBottom w:val="0"/>
                  <w:divBdr>
                    <w:top w:val="none" w:sz="0" w:space="0" w:color="auto"/>
                    <w:left w:val="none" w:sz="0" w:space="0" w:color="auto"/>
                    <w:bottom w:val="none" w:sz="0" w:space="0" w:color="auto"/>
                    <w:right w:val="none" w:sz="0" w:space="0" w:color="auto"/>
                  </w:divBdr>
                </w:div>
                <w:div w:id="722559887">
                  <w:marLeft w:val="0"/>
                  <w:marRight w:val="0"/>
                  <w:marTop w:val="0"/>
                  <w:marBottom w:val="0"/>
                  <w:divBdr>
                    <w:top w:val="none" w:sz="0" w:space="0" w:color="auto"/>
                    <w:left w:val="none" w:sz="0" w:space="0" w:color="auto"/>
                    <w:bottom w:val="none" w:sz="0" w:space="0" w:color="auto"/>
                    <w:right w:val="none" w:sz="0" w:space="0" w:color="auto"/>
                  </w:divBdr>
                </w:div>
                <w:div w:id="2037853816">
                  <w:marLeft w:val="0"/>
                  <w:marRight w:val="0"/>
                  <w:marTop w:val="0"/>
                  <w:marBottom w:val="0"/>
                  <w:divBdr>
                    <w:top w:val="none" w:sz="0" w:space="0" w:color="auto"/>
                    <w:left w:val="none" w:sz="0" w:space="0" w:color="auto"/>
                    <w:bottom w:val="none" w:sz="0" w:space="0" w:color="auto"/>
                    <w:right w:val="none" w:sz="0" w:space="0" w:color="auto"/>
                  </w:divBdr>
                </w:div>
                <w:div w:id="1308516337">
                  <w:marLeft w:val="0"/>
                  <w:marRight w:val="0"/>
                  <w:marTop w:val="0"/>
                  <w:marBottom w:val="0"/>
                  <w:divBdr>
                    <w:top w:val="none" w:sz="0" w:space="0" w:color="auto"/>
                    <w:left w:val="none" w:sz="0" w:space="0" w:color="auto"/>
                    <w:bottom w:val="none" w:sz="0" w:space="0" w:color="auto"/>
                    <w:right w:val="none" w:sz="0" w:space="0" w:color="auto"/>
                  </w:divBdr>
                </w:div>
                <w:div w:id="1136491911">
                  <w:marLeft w:val="0"/>
                  <w:marRight w:val="0"/>
                  <w:marTop w:val="0"/>
                  <w:marBottom w:val="0"/>
                  <w:divBdr>
                    <w:top w:val="none" w:sz="0" w:space="0" w:color="auto"/>
                    <w:left w:val="none" w:sz="0" w:space="0" w:color="auto"/>
                    <w:bottom w:val="none" w:sz="0" w:space="0" w:color="auto"/>
                    <w:right w:val="none" w:sz="0" w:space="0" w:color="auto"/>
                  </w:divBdr>
                </w:div>
                <w:div w:id="1257009650">
                  <w:marLeft w:val="0"/>
                  <w:marRight w:val="0"/>
                  <w:marTop w:val="0"/>
                  <w:marBottom w:val="0"/>
                  <w:divBdr>
                    <w:top w:val="none" w:sz="0" w:space="0" w:color="auto"/>
                    <w:left w:val="none" w:sz="0" w:space="0" w:color="auto"/>
                    <w:bottom w:val="none" w:sz="0" w:space="0" w:color="auto"/>
                    <w:right w:val="none" w:sz="0" w:space="0" w:color="auto"/>
                  </w:divBdr>
                </w:div>
                <w:div w:id="2137789950">
                  <w:marLeft w:val="0"/>
                  <w:marRight w:val="0"/>
                  <w:marTop w:val="0"/>
                  <w:marBottom w:val="0"/>
                  <w:divBdr>
                    <w:top w:val="none" w:sz="0" w:space="0" w:color="auto"/>
                    <w:left w:val="none" w:sz="0" w:space="0" w:color="auto"/>
                    <w:bottom w:val="none" w:sz="0" w:space="0" w:color="auto"/>
                    <w:right w:val="none" w:sz="0" w:space="0" w:color="auto"/>
                  </w:divBdr>
                </w:div>
                <w:div w:id="1263538946">
                  <w:marLeft w:val="0"/>
                  <w:marRight w:val="0"/>
                  <w:marTop w:val="0"/>
                  <w:marBottom w:val="0"/>
                  <w:divBdr>
                    <w:top w:val="none" w:sz="0" w:space="0" w:color="auto"/>
                    <w:left w:val="none" w:sz="0" w:space="0" w:color="auto"/>
                    <w:bottom w:val="none" w:sz="0" w:space="0" w:color="auto"/>
                    <w:right w:val="none" w:sz="0" w:space="0" w:color="auto"/>
                  </w:divBdr>
                </w:div>
                <w:div w:id="1290084519">
                  <w:marLeft w:val="0"/>
                  <w:marRight w:val="0"/>
                  <w:marTop w:val="0"/>
                  <w:marBottom w:val="0"/>
                  <w:divBdr>
                    <w:top w:val="none" w:sz="0" w:space="0" w:color="auto"/>
                    <w:left w:val="none" w:sz="0" w:space="0" w:color="auto"/>
                    <w:bottom w:val="none" w:sz="0" w:space="0" w:color="auto"/>
                    <w:right w:val="none" w:sz="0" w:space="0" w:color="auto"/>
                  </w:divBdr>
                </w:div>
                <w:div w:id="1227643611">
                  <w:marLeft w:val="0"/>
                  <w:marRight w:val="0"/>
                  <w:marTop w:val="0"/>
                  <w:marBottom w:val="0"/>
                  <w:divBdr>
                    <w:top w:val="none" w:sz="0" w:space="0" w:color="auto"/>
                    <w:left w:val="none" w:sz="0" w:space="0" w:color="auto"/>
                    <w:bottom w:val="none" w:sz="0" w:space="0" w:color="auto"/>
                    <w:right w:val="none" w:sz="0" w:space="0" w:color="auto"/>
                  </w:divBdr>
                </w:div>
                <w:div w:id="736974284">
                  <w:marLeft w:val="0"/>
                  <w:marRight w:val="0"/>
                  <w:marTop w:val="0"/>
                  <w:marBottom w:val="0"/>
                  <w:divBdr>
                    <w:top w:val="none" w:sz="0" w:space="0" w:color="auto"/>
                    <w:left w:val="none" w:sz="0" w:space="0" w:color="auto"/>
                    <w:bottom w:val="none" w:sz="0" w:space="0" w:color="auto"/>
                    <w:right w:val="none" w:sz="0" w:space="0" w:color="auto"/>
                  </w:divBdr>
                </w:div>
                <w:div w:id="160896197">
                  <w:marLeft w:val="0"/>
                  <w:marRight w:val="0"/>
                  <w:marTop w:val="0"/>
                  <w:marBottom w:val="0"/>
                  <w:divBdr>
                    <w:top w:val="none" w:sz="0" w:space="0" w:color="auto"/>
                    <w:left w:val="none" w:sz="0" w:space="0" w:color="auto"/>
                    <w:bottom w:val="none" w:sz="0" w:space="0" w:color="auto"/>
                    <w:right w:val="none" w:sz="0" w:space="0" w:color="auto"/>
                  </w:divBdr>
                </w:div>
                <w:div w:id="1774087103">
                  <w:marLeft w:val="0"/>
                  <w:marRight w:val="0"/>
                  <w:marTop w:val="0"/>
                  <w:marBottom w:val="0"/>
                  <w:divBdr>
                    <w:top w:val="none" w:sz="0" w:space="0" w:color="auto"/>
                    <w:left w:val="none" w:sz="0" w:space="0" w:color="auto"/>
                    <w:bottom w:val="none" w:sz="0" w:space="0" w:color="auto"/>
                    <w:right w:val="none" w:sz="0" w:space="0" w:color="auto"/>
                  </w:divBdr>
                </w:div>
                <w:div w:id="798255721">
                  <w:marLeft w:val="0"/>
                  <w:marRight w:val="0"/>
                  <w:marTop w:val="0"/>
                  <w:marBottom w:val="0"/>
                  <w:divBdr>
                    <w:top w:val="none" w:sz="0" w:space="0" w:color="auto"/>
                    <w:left w:val="none" w:sz="0" w:space="0" w:color="auto"/>
                    <w:bottom w:val="none" w:sz="0" w:space="0" w:color="auto"/>
                    <w:right w:val="none" w:sz="0" w:space="0" w:color="auto"/>
                  </w:divBdr>
                </w:div>
                <w:div w:id="1827895102">
                  <w:marLeft w:val="0"/>
                  <w:marRight w:val="0"/>
                  <w:marTop w:val="0"/>
                  <w:marBottom w:val="0"/>
                  <w:divBdr>
                    <w:top w:val="none" w:sz="0" w:space="0" w:color="auto"/>
                    <w:left w:val="none" w:sz="0" w:space="0" w:color="auto"/>
                    <w:bottom w:val="none" w:sz="0" w:space="0" w:color="auto"/>
                    <w:right w:val="none" w:sz="0" w:space="0" w:color="auto"/>
                  </w:divBdr>
                </w:div>
                <w:div w:id="838613671">
                  <w:marLeft w:val="0"/>
                  <w:marRight w:val="0"/>
                  <w:marTop w:val="0"/>
                  <w:marBottom w:val="0"/>
                  <w:divBdr>
                    <w:top w:val="none" w:sz="0" w:space="0" w:color="auto"/>
                    <w:left w:val="none" w:sz="0" w:space="0" w:color="auto"/>
                    <w:bottom w:val="none" w:sz="0" w:space="0" w:color="auto"/>
                    <w:right w:val="none" w:sz="0" w:space="0" w:color="auto"/>
                  </w:divBdr>
                </w:div>
                <w:div w:id="1140995196">
                  <w:marLeft w:val="0"/>
                  <w:marRight w:val="0"/>
                  <w:marTop w:val="0"/>
                  <w:marBottom w:val="0"/>
                  <w:divBdr>
                    <w:top w:val="none" w:sz="0" w:space="0" w:color="auto"/>
                    <w:left w:val="none" w:sz="0" w:space="0" w:color="auto"/>
                    <w:bottom w:val="none" w:sz="0" w:space="0" w:color="auto"/>
                    <w:right w:val="none" w:sz="0" w:space="0" w:color="auto"/>
                  </w:divBdr>
                </w:div>
                <w:div w:id="2147308044">
                  <w:marLeft w:val="0"/>
                  <w:marRight w:val="0"/>
                  <w:marTop w:val="0"/>
                  <w:marBottom w:val="0"/>
                  <w:divBdr>
                    <w:top w:val="none" w:sz="0" w:space="0" w:color="auto"/>
                    <w:left w:val="none" w:sz="0" w:space="0" w:color="auto"/>
                    <w:bottom w:val="none" w:sz="0" w:space="0" w:color="auto"/>
                    <w:right w:val="none" w:sz="0" w:space="0" w:color="auto"/>
                  </w:divBdr>
                </w:div>
                <w:div w:id="1001615688">
                  <w:marLeft w:val="0"/>
                  <w:marRight w:val="0"/>
                  <w:marTop w:val="0"/>
                  <w:marBottom w:val="0"/>
                  <w:divBdr>
                    <w:top w:val="none" w:sz="0" w:space="0" w:color="auto"/>
                    <w:left w:val="none" w:sz="0" w:space="0" w:color="auto"/>
                    <w:bottom w:val="none" w:sz="0" w:space="0" w:color="auto"/>
                    <w:right w:val="none" w:sz="0" w:space="0" w:color="auto"/>
                  </w:divBdr>
                </w:div>
                <w:div w:id="2033266147">
                  <w:marLeft w:val="0"/>
                  <w:marRight w:val="0"/>
                  <w:marTop w:val="0"/>
                  <w:marBottom w:val="0"/>
                  <w:divBdr>
                    <w:top w:val="none" w:sz="0" w:space="0" w:color="auto"/>
                    <w:left w:val="none" w:sz="0" w:space="0" w:color="auto"/>
                    <w:bottom w:val="none" w:sz="0" w:space="0" w:color="auto"/>
                    <w:right w:val="none" w:sz="0" w:space="0" w:color="auto"/>
                  </w:divBdr>
                </w:div>
                <w:div w:id="1946305341">
                  <w:marLeft w:val="0"/>
                  <w:marRight w:val="0"/>
                  <w:marTop w:val="0"/>
                  <w:marBottom w:val="0"/>
                  <w:divBdr>
                    <w:top w:val="none" w:sz="0" w:space="0" w:color="auto"/>
                    <w:left w:val="none" w:sz="0" w:space="0" w:color="auto"/>
                    <w:bottom w:val="none" w:sz="0" w:space="0" w:color="auto"/>
                    <w:right w:val="none" w:sz="0" w:space="0" w:color="auto"/>
                  </w:divBdr>
                </w:div>
                <w:div w:id="640496740">
                  <w:marLeft w:val="0"/>
                  <w:marRight w:val="0"/>
                  <w:marTop w:val="0"/>
                  <w:marBottom w:val="0"/>
                  <w:divBdr>
                    <w:top w:val="none" w:sz="0" w:space="0" w:color="auto"/>
                    <w:left w:val="none" w:sz="0" w:space="0" w:color="auto"/>
                    <w:bottom w:val="none" w:sz="0" w:space="0" w:color="auto"/>
                    <w:right w:val="none" w:sz="0" w:space="0" w:color="auto"/>
                  </w:divBdr>
                </w:div>
                <w:div w:id="1996184149">
                  <w:marLeft w:val="0"/>
                  <w:marRight w:val="0"/>
                  <w:marTop w:val="0"/>
                  <w:marBottom w:val="0"/>
                  <w:divBdr>
                    <w:top w:val="none" w:sz="0" w:space="0" w:color="auto"/>
                    <w:left w:val="none" w:sz="0" w:space="0" w:color="auto"/>
                    <w:bottom w:val="none" w:sz="0" w:space="0" w:color="auto"/>
                    <w:right w:val="none" w:sz="0" w:space="0" w:color="auto"/>
                  </w:divBdr>
                </w:div>
                <w:div w:id="18506154">
                  <w:marLeft w:val="0"/>
                  <w:marRight w:val="0"/>
                  <w:marTop w:val="0"/>
                  <w:marBottom w:val="0"/>
                  <w:divBdr>
                    <w:top w:val="none" w:sz="0" w:space="0" w:color="auto"/>
                    <w:left w:val="none" w:sz="0" w:space="0" w:color="auto"/>
                    <w:bottom w:val="none" w:sz="0" w:space="0" w:color="auto"/>
                    <w:right w:val="none" w:sz="0" w:space="0" w:color="auto"/>
                  </w:divBdr>
                </w:div>
                <w:div w:id="1806728681">
                  <w:marLeft w:val="0"/>
                  <w:marRight w:val="0"/>
                  <w:marTop w:val="0"/>
                  <w:marBottom w:val="0"/>
                  <w:divBdr>
                    <w:top w:val="none" w:sz="0" w:space="0" w:color="auto"/>
                    <w:left w:val="none" w:sz="0" w:space="0" w:color="auto"/>
                    <w:bottom w:val="none" w:sz="0" w:space="0" w:color="auto"/>
                    <w:right w:val="none" w:sz="0" w:space="0" w:color="auto"/>
                  </w:divBdr>
                </w:div>
                <w:div w:id="78135493">
                  <w:marLeft w:val="0"/>
                  <w:marRight w:val="0"/>
                  <w:marTop w:val="0"/>
                  <w:marBottom w:val="0"/>
                  <w:divBdr>
                    <w:top w:val="none" w:sz="0" w:space="0" w:color="auto"/>
                    <w:left w:val="none" w:sz="0" w:space="0" w:color="auto"/>
                    <w:bottom w:val="none" w:sz="0" w:space="0" w:color="auto"/>
                    <w:right w:val="none" w:sz="0" w:space="0" w:color="auto"/>
                  </w:divBdr>
                </w:div>
                <w:div w:id="1689521718">
                  <w:marLeft w:val="0"/>
                  <w:marRight w:val="0"/>
                  <w:marTop w:val="0"/>
                  <w:marBottom w:val="0"/>
                  <w:divBdr>
                    <w:top w:val="none" w:sz="0" w:space="0" w:color="auto"/>
                    <w:left w:val="none" w:sz="0" w:space="0" w:color="auto"/>
                    <w:bottom w:val="none" w:sz="0" w:space="0" w:color="auto"/>
                    <w:right w:val="none" w:sz="0" w:space="0" w:color="auto"/>
                  </w:divBdr>
                </w:div>
                <w:div w:id="1153176561">
                  <w:marLeft w:val="0"/>
                  <w:marRight w:val="0"/>
                  <w:marTop w:val="0"/>
                  <w:marBottom w:val="0"/>
                  <w:divBdr>
                    <w:top w:val="none" w:sz="0" w:space="0" w:color="auto"/>
                    <w:left w:val="none" w:sz="0" w:space="0" w:color="auto"/>
                    <w:bottom w:val="none" w:sz="0" w:space="0" w:color="auto"/>
                    <w:right w:val="none" w:sz="0" w:space="0" w:color="auto"/>
                  </w:divBdr>
                </w:div>
                <w:div w:id="342706124">
                  <w:marLeft w:val="0"/>
                  <w:marRight w:val="0"/>
                  <w:marTop w:val="0"/>
                  <w:marBottom w:val="0"/>
                  <w:divBdr>
                    <w:top w:val="none" w:sz="0" w:space="0" w:color="auto"/>
                    <w:left w:val="none" w:sz="0" w:space="0" w:color="auto"/>
                    <w:bottom w:val="none" w:sz="0" w:space="0" w:color="auto"/>
                    <w:right w:val="none" w:sz="0" w:space="0" w:color="auto"/>
                  </w:divBdr>
                </w:div>
                <w:div w:id="1822190008">
                  <w:marLeft w:val="0"/>
                  <w:marRight w:val="0"/>
                  <w:marTop w:val="0"/>
                  <w:marBottom w:val="0"/>
                  <w:divBdr>
                    <w:top w:val="none" w:sz="0" w:space="0" w:color="auto"/>
                    <w:left w:val="none" w:sz="0" w:space="0" w:color="auto"/>
                    <w:bottom w:val="none" w:sz="0" w:space="0" w:color="auto"/>
                    <w:right w:val="none" w:sz="0" w:space="0" w:color="auto"/>
                  </w:divBdr>
                </w:div>
                <w:div w:id="1877616406">
                  <w:marLeft w:val="0"/>
                  <w:marRight w:val="0"/>
                  <w:marTop w:val="0"/>
                  <w:marBottom w:val="0"/>
                  <w:divBdr>
                    <w:top w:val="none" w:sz="0" w:space="0" w:color="auto"/>
                    <w:left w:val="none" w:sz="0" w:space="0" w:color="auto"/>
                    <w:bottom w:val="none" w:sz="0" w:space="0" w:color="auto"/>
                    <w:right w:val="none" w:sz="0" w:space="0" w:color="auto"/>
                  </w:divBdr>
                </w:div>
                <w:div w:id="72824962">
                  <w:marLeft w:val="0"/>
                  <w:marRight w:val="0"/>
                  <w:marTop w:val="0"/>
                  <w:marBottom w:val="0"/>
                  <w:divBdr>
                    <w:top w:val="none" w:sz="0" w:space="0" w:color="auto"/>
                    <w:left w:val="none" w:sz="0" w:space="0" w:color="auto"/>
                    <w:bottom w:val="none" w:sz="0" w:space="0" w:color="auto"/>
                    <w:right w:val="none" w:sz="0" w:space="0" w:color="auto"/>
                  </w:divBdr>
                </w:div>
                <w:div w:id="1831677124">
                  <w:marLeft w:val="0"/>
                  <w:marRight w:val="0"/>
                  <w:marTop w:val="0"/>
                  <w:marBottom w:val="0"/>
                  <w:divBdr>
                    <w:top w:val="none" w:sz="0" w:space="0" w:color="auto"/>
                    <w:left w:val="none" w:sz="0" w:space="0" w:color="auto"/>
                    <w:bottom w:val="none" w:sz="0" w:space="0" w:color="auto"/>
                    <w:right w:val="none" w:sz="0" w:space="0" w:color="auto"/>
                  </w:divBdr>
                </w:div>
                <w:div w:id="1641301677">
                  <w:marLeft w:val="0"/>
                  <w:marRight w:val="0"/>
                  <w:marTop w:val="0"/>
                  <w:marBottom w:val="0"/>
                  <w:divBdr>
                    <w:top w:val="none" w:sz="0" w:space="0" w:color="auto"/>
                    <w:left w:val="none" w:sz="0" w:space="0" w:color="auto"/>
                    <w:bottom w:val="none" w:sz="0" w:space="0" w:color="auto"/>
                    <w:right w:val="none" w:sz="0" w:space="0" w:color="auto"/>
                  </w:divBdr>
                </w:div>
                <w:div w:id="133182766">
                  <w:marLeft w:val="0"/>
                  <w:marRight w:val="0"/>
                  <w:marTop w:val="0"/>
                  <w:marBottom w:val="0"/>
                  <w:divBdr>
                    <w:top w:val="none" w:sz="0" w:space="0" w:color="auto"/>
                    <w:left w:val="none" w:sz="0" w:space="0" w:color="auto"/>
                    <w:bottom w:val="none" w:sz="0" w:space="0" w:color="auto"/>
                    <w:right w:val="none" w:sz="0" w:space="0" w:color="auto"/>
                  </w:divBdr>
                </w:div>
                <w:div w:id="1176186042">
                  <w:marLeft w:val="0"/>
                  <w:marRight w:val="0"/>
                  <w:marTop w:val="0"/>
                  <w:marBottom w:val="0"/>
                  <w:divBdr>
                    <w:top w:val="none" w:sz="0" w:space="0" w:color="auto"/>
                    <w:left w:val="none" w:sz="0" w:space="0" w:color="auto"/>
                    <w:bottom w:val="none" w:sz="0" w:space="0" w:color="auto"/>
                    <w:right w:val="none" w:sz="0" w:space="0" w:color="auto"/>
                  </w:divBdr>
                </w:div>
                <w:div w:id="1589464196">
                  <w:marLeft w:val="0"/>
                  <w:marRight w:val="0"/>
                  <w:marTop w:val="0"/>
                  <w:marBottom w:val="0"/>
                  <w:divBdr>
                    <w:top w:val="none" w:sz="0" w:space="0" w:color="auto"/>
                    <w:left w:val="none" w:sz="0" w:space="0" w:color="auto"/>
                    <w:bottom w:val="none" w:sz="0" w:space="0" w:color="auto"/>
                    <w:right w:val="none" w:sz="0" w:space="0" w:color="auto"/>
                  </w:divBdr>
                </w:div>
                <w:div w:id="332416434">
                  <w:marLeft w:val="0"/>
                  <w:marRight w:val="0"/>
                  <w:marTop w:val="0"/>
                  <w:marBottom w:val="0"/>
                  <w:divBdr>
                    <w:top w:val="none" w:sz="0" w:space="0" w:color="auto"/>
                    <w:left w:val="none" w:sz="0" w:space="0" w:color="auto"/>
                    <w:bottom w:val="none" w:sz="0" w:space="0" w:color="auto"/>
                    <w:right w:val="none" w:sz="0" w:space="0" w:color="auto"/>
                  </w:divBdr>
                </w:div>
                <w:div w:id="1264613737">
                  <w:marLeft w:val="0"/>
                  <w:marRight w:val="0"/>
                  <w:marTop w:val="0"/>
                  <w:marBottom w:val="0"/>
                  <w:divBdr>
                    <w:top w:val="none" w:sz="0" w:space="0" w:color="auto"/>
                    <w:left w:val="none" w:sz="0" w:space="0" w:color="auto"/>
                    <w:bottom w:val="none" w:sz="0" w:space="0" w:color="auto"/>
                    <w:right w:val="none" w:sz="0" w:space="0" w:color="auto"/>
                  </w:divBdr>
                </w:div>
                <w:div w:id="1545754465">
                  <w:marLeft w:val="0"/>
                  <w:marRight w:val="0"/>
                  <w:marTop w:val="0"/>
                  <w:marBottom w:val="0"/>
                  <w:divBdr>
                    <w:top w:val="none" w:sz="0" w:space="0" w:color="auto"/>
                    <w:left w:val="none" w:sz="0" w:space="0" w:color="auto"/>
                    <w:bottom w:val="none" w:sz="0" w:space="0" w:color="auto"/>
                    <w:right w:val="none" w:sz="0" w:space="0" w:color="auto"/>
                  </w:divBdr>
                </w:div>
                <w:div w:id="1083599441">
                  <w:marLeft w:val="0"/>
                  <w:marRight w:val="0"/>
                  <w:marTop w:val="0"/>
                  <w:marBottom w:val="0"/>
                  <w:divBdr>
                    <w:top w:val="none" w:sz="0" w:space="0" w:color="auto"/>
                    <w:left w:val="none" w:sz="0" w:space="0" w:color="auto"/>
                    <w:bottom w:val="none" w:sz="0" w:space="0" w:color="auto"/>
                    <w:right w:val="none" w:sz="0" w:space="0" w:color="auto"/>
                  </w:divBdr>
                </w:div>
                <w:div w:id="1578981957">
                  <w:marLeft w:val="0"/>
                  <w:marRight w:val="0"/>
                  <w:marTop w:val="0"/>
                  <w:marBottom w:val="0"/>
                  <w:divBdr>
                    <w:top w:val="none" w:sz="0" w:space="0" w:color="auto"/>
                    <w:left w:val="none" w:sz="0" w:space="0" w:color="auto"/>
                    <w:bottom w:val="none" w:sz="0" w:space="0" w:color="auto"/>
                    <w:right w:val="none" w:sz="0" w:space="0" w:color="auto"/>
                  </w:divBdr>
                </w:div>
                <w:div w:id="896283809">
                  <w:marLeft w:val="0"/>
                  <w:marRight w:val="0"/>
                  <w:marTop w:val="0"/>
                  <w:marBottom w:val="0"/>
                  <w:divBdr>
                    <w:top w:val="none" w:sz="0" w:space="0" w:color="auto"/>
                    <w:left w:val="none" w:sz="0" w:space="0" w:color="auto"/>
                    <w:bottom w:val="none" w:sz="0" w:space="0" w:color="auto"/>
                    <w:right w:val="none" w:sz="0" w:space="0" w:color="auto"/>
                  </w:divBdr>
                </w:div>
                <w:div w:id="669722049">
                  <w:marLeft w:val="0"/>
                  <w:marRight w:val="0"/>
                  <w:marTop w:val="0"/>
                  <w:marBottom w:val="0"/>
                  <w:divBdr>
                    <w:top w:val="none" w:sz="0" w:space="0" w:color="auto"/>
                    <w:left w:val="none" w:sz="0" w:space="0" w:color="auto"/>
                    <w:bottom w:val="none" w:sz="0" w:space="0" w:color="auto"/>
                    <w:right w:val="none" w:sz="0" w:space="0" w:color="auto"/>
                  </w:divBdr>
                </w:div>
                <w:div w:id="1960183039">
                  <w:marLeft w:val="0"/>
                  <w:marRight w:val="0"/>
                  <w:marTop w:val="0"/>
                  <w:marBottom w:val="0"/>
                  <w:divBdr>
                    <w:top w:val="none" w:sz="0" w:space="0" w:color="auto"/>
                    <w:left w:val="none" w:sz="0" w:space="0" w:color="auto"/>
                    <w:bottom w:val="none" w:sz="0" w:space="0" w:color="auto"/>
                    <w:right w:val="none" w:sz="0" w:space="0" w:color="auto"/>
                  </w:divBdr>
                </w:div>
                <w:div w:id="1128739683">
                  <w:marLeft w:val="0"/>
                  <w:marRight w:val="0"/>
                  <w:marTop w:val="0"/>
                  <w:marBottom w:val="0"/>
                  <w:divBdr>
                    <w:top w:val="none" w:sz="0" w:space="0" w:color="auto"/>
                    <w:left w:val="none" w:sz="0" w:space="0" w:color="auto"/>
                    <w:bottom w:val="none" w:sz="0" w:space="0" w:color="auto"/>
                    <w:right w:val="none" w:sz="0" w:space="0" w:color="auto"/>
                  </w:divBdr>
                </w:div>
                <w:div w:id="1995986496">
                  <w:marLeft w:val="0"/>
                  <w:marRight w:val="0"/>
                  <w:marTop w:val="0"/>
                  <w:marBottom w:val="0"/>
                  <w:divBdr>
                    <w:top w:val="none" w:sz="0" w:space="0" w:color="auto"/>
                    <w:left w:val="none" w:sz="0" w:space="0" w:color="auto"/>
                    <w:bottom w:val="none" w:sz="0" w:space="0" w:color="auto"/>
                    <w:right w:val="none" w:sz="0" w:space="0" w:color="auto"/>
                  </w:divBdr>
                </w:div>
                <w:div w:id="2128742268">
                  <w:marLeft w:val="0"/>
                  <w:marRight w:val="0"/>
                  <w:marTop w:val="0"/>
                  <w:marBottom w:val="0"/>
                  <w:divBdr>
                    <w:top w:val="none" w:sz="0" w:space="0" w:color="auto"/>
                    <w:left w:val="none" w:sz="0" w:space="0" w:color="auto"/>
                    <w:bottom w:val="none" w:sz="0" w:space="0" w:color="auto"/>
                    <w:right w:val="none" w:sz="0" w:space="0" w:color="auto"/>
                  </w:divBdr>
                </w:div>
                <w:div w:id="488324254">
                  <w:marLeft w:val="0"/>
                  <w:marRight w:val="0"/>
                  <w:marTop w:val="0"/>
                  <w:marBottom w:val="0"/>
                  <w:divBdr>
                    <w:top w:val="none" w:sz="0" w:space="0" w:color="auto"/>
                    <w:left w:val="none" w:sz="0" w:space="0" w:color="auto"/>
                    <w:bottom w:val="none" w:sz="0" w:space="0" w:color="auto"/>
                    <w:right w:val="none" w:sz="0" w:space="0" w:color="auto"/>
                  </w:divBdr>
                </w:div>
                <w:div w:id="169947887">
                  <w:marLeft w:val="0"/>
                  <w:marRight w:val="0"/>
                  <w:marTop w:val="0"/>
                  <w:marBottom w:val="0"/>
                  <w:divBdr>
                    <w:top w:val="none" w:sz="0" w:space="0" w:color="auto"/>
                    <w:left w:val="none" w:sz="0" w:space="0" w:color="auto"/>
                    <w:bottom w:val="none" w:sz="0" w:space="0" w:color="auto"/>
                    <w:right w:val="none" w:sz="0" w:space="0" w:color="auto"/>
                  </w:divBdr>
                </w:div>
                <w:div w:id="217211928">
                  <w:marLeft w:val="0"/>
                  <w:marRight w:val="0"/>
                  <w:marTop w:val="0"/>
                  <w:marBottom w:val="0"/>
                  <w:divBdr>
                    <w:top w:val="none" w:sz="0" w:space="0" w:color="auto"/>
                    <w:left w:val="none" w:sz="0" w:space="0" w:color="auto"/>
                    <w:bottom w:val="none" w:sz="0" w:space="0" w:color="auto"/>
                    <w:right w:val="none" w:sz="0" w:space="0" w:color="auto"/>
                  </w:divBdr>
                </w:div>
                <w:div w:id="379863621">
                  <w:marLeft w:val="0"/>
                  <w:marRight w:val="0"/>
                  <w:marTop w:val="0"/>
                  <w:marBottom w:val="0"/>
                  <w:divBdr>
                    <w:top w:val="none" w:sz="0" w:space="0" w:color="auto"/>
                    <w:left w:val="none" w:sz="0" w:space="0" w:color="auto"/>
                    <w:bottom w:val="none" w:sz="0" w:space="0" w:color="auto"/>
                    <w:right w:val="none" w:sz="0" w:space="0" w:color="auto"/>
                  </w:divBdr>
                </w:div>
                <w:div w:id="1508247051">
                  <w:marLeft w:val="0"/>
                  <w:marRight w:val="0"/>
                  <w:marTop w:val="0"/>
                  <w:marBottom w:val="0"/>
                  <w:divBdr>
                    <w:top w:val="none" w:sz="0" w:space="0" w:color="auto"/>
                    <w:left w:val="none" w:sz="0" w:space="0" w:color="auto"/>
                    <w:bottom w:val="none" w:sz="0" w:space="0" w:color="auto"/>
                    <w:right w:val="none" w:sz="0" w:space="0" w:color="auto"/>
                  </w:divBdr>
                </w:div>
                <w:div w:id="1725058444">
                  <w:marLeft w:val="0"/>
                  <w:marRight w:val="0"/>
                  <w:marTop w:val="0"/>
                  <w:marBottom w:val="0"/>
                  <w:divBdr>
                    <w:top w:val="none" w:sz="0" w:space="0" w:color="auto"/>
                    <w:left w:val="none" w:sz="0" w:space="0" w:color="auto"/>
                    <w:bottom w:val="none" w:sz="0" w:space="0" w:color="auto"/>
                    <w:right w:val="none" w:sz="0" w:space="0" w:color="auto"/>
                  </w:divBdr>
                </w:div>
                <w:div w:id="134376189">
                  <w:marLeft w:val="0"/>
                  <w:marRight w:val="0"/>
                  <w:marTop w:val="0"/>
                  <w:marBottom w:val="0"/>
                  <w:divBdr>
                    <w:top w:val="none" w:sz="0" w:space="0" w:color="auto"/>
                    <w:left w:val="none" w:sz="0" w:space="0" w:color="auto"/>
                    <w:bottom w:val="none" w:sz="0" w:space="0" w:color="auto"/>
                    <w:right w:val="none" w:sz="0" w:space="0" w:color="auto"/>
                  </w:divBdr>
                </w:div>
                <w:div w:id="259874651">
                  <w:marLeft w:val="0"/>
                  <w:marRight w:val="0"/>
                  <w:marTop w:val="0"/>
                  <w:marBottom w:val="0"/>
                  <w:divBdr>
                    <w:top w:val="none" w:sz="0" w:space="0" w:color="auto"/>
                    <w:left w:val="none" w:sz="0" w:space="0" w:color="auto"/>
                    <w:bottom w:val="none" w:sz="0" w:space="0" w:color="auto"/>
                    <w:right w:val="none" w:sz="0" w:space="0" w:color="auto"/>
                  </w:divBdr>
                </w:div>
                <w:div w:id="1433621598">
                  <w:marLeft w:val="0"/>
                  <w:marRight w:val="0"/>
                  <w:marTop w:val="0"/>
                  <w:marBottom w:val="0"/>
                  <w:divBdr>
                    <w:top w:val="none" w:sz="0" w:space="0" w:color="auto"/>
                    <w:left w:val="none" w:sz="0" w:space="0" w:color="auto"/>
                    <w:bottom w:val="none" w:sz="0" w:space="0" w:color="auto"/>
                    <w:right w:val="none" w:sz="0" w:space="0" w:color="auto"/>
                  </w:divBdr>
                </w:div>
                <w:div w:id="857962281">
                  <w:marLeft w:val="0"/>
                  <w:marRight w:val="0"/>
                  <w:marTop w:val="0"/>
                  <w:marBottom w:val="0"/>
                  <w:divBdr>
                    <w:top w:val="none" w:sz="0" w:space="0" w:color="auto"/>
                    <w:left w:val="none" w:sz="0" w:space="0" w:color="auto"/>
                    <w:bottom w:val="none" w:sz="0" w:space="0" w:color="auto"/>
                    <w:right w:val="none" w:sz="0" w:space="0" w:color="auto"/>
                  </w:divBdr>
                </w:div>
                <w:div w:id="272901685">
                  <w:marLeft w:val="0"/>
                  <w:marRight w:val="0"/>
                  <w:marTop w:val="0"/>
                  <w:marBottom w:val="0"/>
                  <w:divBdr>
                    <w:top w:val="none" w:sz="0" w:space="0" w:color="auto"/>
                    <w:left w:val="none" w:sz="0" w:space="0" w:color="auto"/>
                    <w:bottom w:val="none" w:sz="0" w:space="0" w:color="auto"/>
                    <w:right w:val="none" w:sz="0" w:space="0" w:color="auto"/>
                  </w:divBdr>
                </w:div>
                <w:div w:id="1537620940">
                  <w:marLeft w:val="0"/>
                  <w:marRight w:val="0"/>
                  <w:marTop w:val="0"/>
                  <w:marBottom w:val="0"/>
                  <w:divBdr>
                    <w:top w:val="none" w:sz="0" w:space="0" w:color="auto"/>
                    <w:left w:val="none" w:sz="0" w:space="0" w:color="auto"/>
                    <w:bottom w:val="none" w:sz="0" w:space="0" w:color="auto"/>
                    <w:right w:val="none" w:sz="0" w:space="0" w:color="auto"/>
                  </w:divBdr>
                </w:div>
                <w:div w:id="325130278">
                  <w:marLeft w:val="0"/>
                  <w:marRight w:val="0"/>
                  <w:marTop w:val="0"/>
                  <w:marBottom w:val="0"/>
                  <w:divBdr>
                    <w:top w:val="none" w:sz="0" w:space="0" w:color="auto"/>
                    <w:left w:val="none" w:sz="0" w:space="0" w:color="auto"/>
                    <w:bottom w:val="none" w:sz="0" w:space="0" w:color="auto"/>
                    <w:right w:val="none" w:sz="0" w:space="0" w:color="auto"/>
                  </w:divBdr>
                </w:div>
                <w:div w:id="47193228">
                  <w:marLeft w:val="0"/>
                  <w:marRight w:val="0"/>
                  <w:marTop w:val="0"/>
                  <w:marBottom w:val="0"/>
                  <w:divBdr>
                    <w:top w:val="none" w:sz="0" w:space="0" w:color="auto"/>
                    <w:left w:val="none" w:sz="0" w:space="0" w:color="auto"/>
                    <w:bottom w:val="none" w:sz="0" w:space="0" w:color="auto"/>
                    <w:right w:val="none" w:sz="0" w:space="0" w:color="auto"/>
                  </w:divBdr>
                </w:div>
                <w:div w:id="897672159">
                  <w:marLeft w:val="0"/>
                  <w:marRight w:val="0"/>
                  <w:marTop w:val="0"/>
                  <w:marBottom w:val="0"/>
                  <w:divBdr>
                    <w:top w:val="none" w:sz="0" w:space="0" w:color="auto"/>
                    <w:left w:val="none" w:sz="0" w:space="0" w:color="auto"/>
                    <w:bottom w:val="none" w:sz="0" w:space="0" w:color="auto"/>
                    <w:right w:val="none" w:sz="0" w:space="0" w:color="auto"/>
                  </w:divBdr>
                </w:div>
                <w:div w:id="302269862">
                  <w:marLeft w:val="0"/>
                  <w:marRight w:val="0"/>
                  <w:marTop w:val="0"/>
                  <w:marBottom w:val="0"/>
                  <w:divBdr>
                    <w:top w:val="none" w:sz="0" w:space="0" w:color="auto"/>
                    <w:left w:val="none" w:sz="0" w:space="0" w:color="auto"/>
                    <w:bottom w:val="none" w:sz="0" w:space="0" w:color="auto"/>
                    <w:right w:val="none" w:sz="0" w:space="0" w:color="auto"/>
                  </w:divBdr>
                </w:div>
                <w:div w:id="401954824">
                  <w:marLeft w:val="0"/>
                  <w:marRight w:val="0"/>
                  <w:marTop w:val="0"/>
                  <w:marBottom w:val="0"/>
                  <w:divBdr>
                    <w:top w:val="none" w:sz="0" w:space="0" w:color="auto"/>
                    <w:left w:val="none" w:sz="0" w:space="0" w:color="auto"/>
                    <w:bottom w:val="none" w:sz="0" w:space="0" w:color="auto"/>
                    <w:right w:val="none" w:sz="0" w:space="0" w:color="auto"/>
                  </w:divBdr>
                </w:div>
                <w:div w:id="1478182405">
                  <w:marLeft w:val="0"/>
                  <w:marRight w:val="0"/>
                  <w:marTop w:val="0"/>
                  <w:marBottom w:val="0"/>
                  <w:divBdr>
                    <w:top w:val="none" w:sz="0" w:space="0" w:color="auto"/>
                    <w:left w:val="none" w:sz="0" w:space="0" w:color="auto"/>
                    <w:bottom w:val="none" w:sz="0" w:space="0" w:color="auto"/>
                    <w:right w:val="none" w:sz="0" w:space="0" w:color="auto"/>
                  </w:divBdr>
                </w:div>
                <w:div w:id="982344336">
                  <w:marLeft w:val="0"/>
                  <w:marRight w:val="0"/>
                  <w:marTop w:val="0"/>
                  <w:marBottom w:val="0"/>
                  <w:divBdr>
                    <w:top w:val="none" w:sz="0" w:space="0" w:color="auto"/>
                    <w:left w:val="none" w:sz="0" w:space="0" w:color="auto"/>
                    <w:bottom w:val="none" w:sz="0" w:space="0" w:color="auto"/>
                    <w:right w:val="none" w:sz="0" w:space="0" w:color="auto"/>
                  </w:divBdr>
                </w:div>
                <w:div w:id="1213346268">
                  <w:marLeft w:val="0"/>
                  <w:marRight w:val="0"/>
                  <w:marTop w:val="0"/>
                  <w:marBottom w:val="0"/>
                  <w:divBdr>
                    <w:top w:val="none" w:sz="0" w:space="0" w:color="auto"/>
                    <w:left w:val="none" w:sz="0" w:space="0" w:color="auto"/>
                    <w:bottom w:val="none" w:sz="0" w:space="0" w:color="auto"/>
                    <w:right w:val="none" w:sz="0" w:space="0" w:color="auto"/>
                  </w:divBdr>
                </w:div>
                <w:div w:id="1634599088">
                  <w:marLeft w:val="0"/>
                  <w:marRight w:val="0"/>
                  <w:marTop w:val="0"/>
                  <w:marBottom w:val="0"/>
                  <w:divBdr>
                    <w:top w:val="none" w:sz="0" w:space="0" w:color="auto"/>
                    <w:left w:val="none" w:sz="0" w:space="0" w:color="auto"/>
                    <w:bottom w:val="none" w:sz="0" w:space="0" w:color="auto"/>
                    <w:right w:val="none" w:sz="0" w:space="0" w:color="auto"/>
                  </w:divBdr>
                </w:div>
                <w:div w:id="1938903301">
                  <w:marLeft w:val="0"/>
                  <w:marRight w:val="0"/>
                  <w:marTop w:val="0"/>
                  <w:marBottom w:val="0"/>
                  <w:divBdr>
                    <w:top w:val="none" w:sz="0" w:space="0" w:color="auto"/>
                    <w:left w:val="none" w:sz="0" w:space="0" w:color="auto"/>
                    <w:bottom w:val="none" w:sz="0" w:space="0" w:color="auto"/>
                    <w:right w:val="none" w:sz="0" w:space="0" w:color="auto"/>
                  </w:divBdr>
                </w:div>
                <w:div w:id="1463888628">
                  <w:marLeft w:val="0"/>
                  <w:marRight w:val="0"/>
                  <w:marTop w:val="0"/>
                  <w:marBottom w:val="0"/>
                  <w:divBdr>
                    <w:top w:val="none" w:sz="0" w:space="0" w:color="auto"/>
                    <w:left w:val="none" w:sz="0" w:space="0" w:color="auto"/>
                    <w:bottom w:val="none" w:sz="0" w:space="0" w:color="auto"/>
                    <w:right w:val="none" w:sz="0" w:space="0" w:color="auto"/>
                  </w:divBdr>
                </w:div>
                <w:div w:id="1634213839">
                  <w:marLeft w:val="0"/>
                  <w:marRight w:val="0"/>
                  <w:marTop w:val="0"/>
                  <w:marBottom w:val="0"/>
                  <w:divBdr>
                    <w:top w:val="none" w:sz="0" w:space="0" w:color="auto"/>
                    <w:left w:val="none" w:sz="0" w:space="0" w:color="auto"/>
                    <w:bottom w:val="none" w:sz="0" w:space="0" w:color="auto"/>
                    <w:right w:val="none" w:sz="0" w:space="0" w:color="auto"/>
                  </w:divBdr>
                </w:div>
                <w:div w:id="1420297733">
                  <w:marLeft w:val="0"/>
                  <w:marRight w:val="0"/>
                  <w:marTop w:val="0"/>
                  <w:marBottom w:val="0"/>
                  <w:divBdr>
                    <w:top w:val="none" w:sz="0" w:space="0" w:color="auto"/>
                    <w:left w:val="none" w:sz="0" w:space="0" w:color="auto"/>
                    <w:bottom w:val="none" w:sz="0" w:space="0" w:color="auto"/>
                    <w:right w:val="none" w:sz="0" w:space="0" w:color="auto"/>
                  </w:divBdr>
                </w:div>
                <w:div w:id="1700742858">
                  <w:marLeft w:val="0"/>
                  <w:marRight w:val="0"/>
                  <w:marTop w:val="0"/>
                  <w:marBottom w:val="0"/>
                  <w:divBdr>
                    <w:top w:val="none" w:sz="0" w:space="0" w:color="auto"/>
                    <w:left w:val="none" w:sz="0" w:space="0" w:color="auto"/>
                    <w:bottom w:val="none" w:sz="0" w:space="0" w:color="auto"/>
                    <w:right w:val="none" w:sz="0" w:space="0" w:color="auto"/>
                  </w:divBdr>
                </w:div>
                <w:div w:id="1594313875">
                  <w:marLeft w:val="0"/>
                  <w:marRight w:val="0"/>
                  <w:marTop w:val="0"/>
                  <w:marBottom w:val="0"/>
                  <w:divBdr>
                    <w:top w:val="none" w:sz="0" w:space="0" w:color="auto"/>
                    <w:left w:val="none" w:sz="0" w:space="0" w:color="auto"/>
                    <w:bottom w:val="none" w:sz="0" w:space="0" w:color="auto"/>
                    <w:right w:val="none" w:sz="0" w:space="0" w:color="auto"/>
                  </w:divBdr>
                </w:div>
                <w:div w:id="1244611249">
                  <w:marLeft w:val="0"/>
                  <w:marRight w:val="0"/>
                  <w:marTop w:val="0"/>
                  <w:marBottom w:val="0"/>
                  <w:divBdr>
                    <w:top w:val="none" w:sz="0" w:space="0" w:color="auto"/>
                    <w:left w:val="none" w:sz="0" w:space="0" w:color="auto"/>
                    <w:bottom w:val="none" w:sz="0" w:space="0" w:color="auto"/>
                    <w:right w:val="none" w:sz="0" w:space="0" w:color="auto"/>
                  </w:divBdr>
                </w:div>
                <w:div w:id="339163216">
                  <w:marLeft w:val="0"/>
                  <w:marRight w:val="0"/>
                  <w:marTop w:val="0"/>
                  <w:marBottom w:val="0"/>
                  <w:divBdr>
                    <w:top w:val="none" w:sz="0" w:space="0" w:color="auto"/>
                    <w:left w:val="none" w:sz="0" w:space="0" w:color="auto"/>
                    <w:bottom w:val="none" w:sz="0" w:space="0" w:color="auto"/>
                    <w:right w:val="none" w:sz="0" w:space="0" w:color="auto"/>
                  </w:divBdr>
                </w:div>
                <w:div w:id="1577744458">
                  <w:marLeft w:val="0"/>
                  <w:marRight w:val="0"/>
                  <w:marTop w:val="0"/>
                  <w:marBottom w:val="0"/>
                  <w:divBdr>
                    <w:top w:val="none" w:sz="0" w:space="0" w:color="auto"/>
                    <w:left w:val="none" w:sz="0" w:space="0" w:color="auto"/>
                    <w:bottom w:val="none" w:sz="0" w:space="0" w:color="auto"/>
                    <w:right w:val="none" w:sz="0" w:space="0" w:color="auto"/>
                  </w:divBdr>
                </w:div>
                <w:div w:id="1749686714">
                  <w:marLeft w:val="0"/>
                  <w:marRight w:val="0"/>
                  <w:marTop w:val="0"/>
                  <w:marBottom w:val="0"/>
                  <w:divBdr>
                    <w:top w:val="none" w:sz="0" w:space="0" w:color="auto"/>
                    <w:left w:val="none" w:sz="0" w:space="0" w:color="auto"/>
                    <w:bottom w:val="none" w:sz="0" w:space="0" w:color="auto"/>
                    <w:right w:val="none" w:sz="0" w:space="0" w:color="auto"/>
                  </w:divBdr>
                </w:div>
                <w:div w:id="83890448">
                  <w:marLeft w:val="0"/>
                  <w:marRight w:val="0"/>
                  <w:marTop w:val="0"/>
                  <w:marBottom w:val="0"/>
                  <w:divBdr>
                    <w:top w:val="none" w:sz="0" w:space="0" w:color="auto"/>
                    <w:left w:val="none" w:sz="0" w:space="0" w:color="auto"/>
                    <w:bottom w:val="none" w:sz="0" w:space="0" w:color="auto"/>
                    <w:right w:val="none" w:sz="0" w:space="0" w:color="auto"/>
                  </w:divBdr>
                </w:div>
                <w:div w:id="321544400">
                  <w:marLeft w:val="0"/>
                  <w:marRight w:val="0"/>
                  <w:marTop w:val="0"/>
                  <w:marBottom w:val="0"/>
                  <w:divBdr>
                    <w:top w:val="none" w:sz="0" w:space="0" w:color="auto"/>
                    <w:left w:val="none" w:sz="0" w:space="0" w:color="auto"/>
                    <w:bottom w:val="none" w:sz="0" w:space="0" w:color="auto"/>
                    <w:right w:val="none" w:sz="0" w:space="0" w:color="auto"/>
                  </w:divBdr>
                </w:div>
                <w:div w:id="672492361">
                  <w:marLeft w:val="0"/>
                  <w:marRight w:val="0"/>
                  <w:marTop w:val="0"/>
                  <w:marBottom w:val="0"/>
                  <w:divBdr>
                    <w:top w:val="none" w:sz="0" w:space="0" w:color="auto"/>
                    <w:left w:val="none" w:sz="0" w:space="0" w:color="auto"/>
                    <w:bottom w:val="none" w:sz="0" w:space="0" w:color="auto"/>
                    <w:right w:val="none" w:sz="0" w:space="0" w:color="auto"/>
                  </w:divBdr>
                </w:div>
                <w:div w:id="1760055639">
                  <w:marLeft w:val="0"/>
                  <w:marRight w:val="0"/>
                  <w:marTop w:val="0"/>
                  <w:marBottom w:val="0"/>
                  <w:divBdr>
                    <w:top w:val="none" w:sz="0" w:space="0" w:color="auto"/>
                    <w:left w:val="none" w:sz="0" w:space="0" w:color="auto"/>
                    <w:bottom w:val="none" w:sz="0" w:space="0" w:color="auto"/>
                    <w:right w:val="none" w:sz="0" w:space="0" w:color="auto"/>
                  </w:divBdr>
                </w:div>
                <w:div w:id="696810428">
                  <w:marLeft w:val="0"/>
                  <w:marRight w:val="0"/>
                  <w:marTop w:val="0"/>
                  <w:marBottom w:val="0"/>
                  <w:divBdr>
                    <w:top w:val="none" w:sz="0" w:space="0" w:color="auto"/>
                    <w:left w:val="none" w:sz="0" w:space="0" w:color="auto"/>
                    <w:bottom w:val="none" w:sz="0" w:space="0" w:color="auto"/>
                    <w:right w:val="none" w:sz="0" w:space="0" w:color="auto"/>
                  </w:divBdr>
                </w:div>
                <w:div w:id="13269072">
                  <w:marLeft w:val="0"/>
                  <w:marRight w:val="0"/>
                  <w:marTop w:val="0"/>
                  <w:marBottom w:val="0"/>
                  <w:divBdr>
                    <w:top w:val="none" w:sz="0" w:space="0" w:color="auto"/>
                    <w:left w:val="none" w:sz="0" w:space="0" w:color="auto"/>
                    <w:bottom w:val="none" w:sz="0" w:space="0" w:color="auto"/>
                    <w:right w:val="none" w:sz="0" w:space="0" w:color="auto"/>
                  </w:divBdr>
                </w:div>
                <w:div w:id="1340040735">
                  <w:marLeft w:val="0"/>
                  <w:marRight w:val="0"/>
                  <w:marTop w:val="0"/>
                  <w:marBottom w:val="0"/>
                  <w:divBdr>
                    <w:top w:val="none" w:sz="0" w:space="0" w:color="auto"/>
                    <w:left w:val="none" w:sz="0" w:space="0" w:color="auto"/>
                    <w:bottom w:val="none" w:sz="0" w:space="0" w:color="auto"/>
                    <w:right w:val="none" w:sz="0" w:space="0" w:color="auto"/>
                  </w:divBdr>
                </w:div>
                <w:div w:id="1258365736">
                  <w:marLeft w:val="0"/>
                  <w:marRight w:val="0"/>
                  <w:marTop w:val="0"/>
                  <w:marBottom w:val="0"/>
                  <w:divBdr>
                    <w:top w:val="none" w:sz="0" w:space="0" w:color="auto"/>
                    <w:left w:val="none" w:sz="0" w:space="0" w:color="auto"/>
                    <w:bottom w:val="none" w:sz="0" w:space="0" w:color="auto"/>
                    <w:right w:val="none" w:sz="0" w:space="0" w:color="auto"/>
                  </w:divBdr>
                </w:div>
                <w:div w:id="1411653375">
                  <w:marLeft w:val="0"/>
                  <w:marRight w:val="0"/>
                  <w:marTop w:val="0"/>
                  <w:marBottom w:val="0"/>
                  <w:divBdr>
                    <w:top w:val="none" w:sz="0" w:space="0" w:color="auto"/>
                    <w:left w:val="none" w:sz="0" w:space="0" w:color="auto"/>
                    <w:bottom w:val="none" w:sz="0" w:space="0" w:color="auto"/>
                    <w:right w:val="none" w:sz="0" w:space="0" w:color="auto"/>
                  </w:divBdr>
                </w:div>
                <w:div w:id="868185836">
                  <w:marLeft w:val="0"/>
                  <w:marRight w:val="0"/>
                  <w:marTop w:val="0"/>
                  <w:marBottom w:val="0"/>
                  <w:divBdr>
                    <w:top w:val="none" w:sz="0" w:space="0" w:color="auto"/>
                    <w:left w:val="none" w:sz="0" w:space="0" w:color="auto"/>
                    <w:bottom w:val="none" w:sz="0" w:space="0" w:color="auto"/>
                    <w:right w:val="none" w:sz="0" w:space="0" w:color="auto"/>
                  </w:divBdr>
                </w:div>
                <w:div w:id="1688172798">
                  <w:marLeft w:val="0"/>
                  <w:marRight w:val="0"/>
                  <w:marTop w:val="0"/>
                  <w:marBottom w:val="0"/>
                  <w:divBdr>
                    <w:top w:val="none" w:sz="0" w:space="0" w:color="auto"/>
                    <w:left w:val="none" w:sz="0" w:space="0" w:color="auto"/>
                    <w:bottom w:val="none" w:sz="0" w:space="0" w:color="auto"/>
                    <w:right w:val="none" w:sz="0" w:space="0" w:color="auto"/>
                  </w:divBdr>
                </w:div>
                <w:div w:id="1177622441">
                  <w:marLeft w:val="0"/>
                  <w:marRight w:val="0"/>
                  <w:marTop w:val="0"/>
                  <w:marBottom w:val="0"/>
                  <w:divBdr>
                    <w:top w:val="none" w:sz="0" w:space="0" w:color="auto"/>
                    <w:left w:val="none" w:sz="0" w:space="0" w:color="auto"/>
                    <w:bottom w:val="none" w:sz="0" w:space="0" w:color="auto"/>
                    <w:right w:val="none" w:sz="0" w:space="0" w:color="auto"/>
                  </w:divBdr>
                </w:div>
                <w:div w:id="840898863">
                  <w:marLeft w:val="0"/>
                  <w:marRight w:val="0"/>
                  <w:marTop w:val="0"/>
                  <w:marBottom w:val="0"/>
                  <w:divBdr>
                    <w:top w:val="none" w:sz="0" w:space="0" w:color="auto"/>
                    <w:left w:val="none" w:sz="0" w:space="0" w:color="auto"/>
                    <w:bottom w:val="none" w:sz="0" w:space="0" w:color="auto"/>
                    <w:right w:val="none" w:sz="0" w:space="0" w:color="auto"/>
                  </w:divBdr>
                </w:div>
                <w:div w:id="1022245458">
                  <w:marLeft w:val="0"/>
                  <w:marRight w:val="0"/>
                  <w:marTop w:val="0"/>
                  <w:marBottom w:val="0"/>
                  <w:divBdr>
                    <w:top w:val="none" w:sz="0" w:space="0" w:color="auto"/>
                    <w:left w:val="none" w:sz="0" w:space="0" w:color="auto"/>
                    <w:bottom w:val="none" w:sz="0" w:space="0" w:color="auto"/>
                    <w:right w:val="none" w:sz="0" w:space="0" w:color="auto"/>
                  </w:divBdr>
                </w:div>
                <w:div w:id="1827741242">
                  <w:marLeft w:val="0"/>
                  <w:marRight w:val="0"/>
                  <w:marTop w:val="0"/>
                  <w:marBottom w:val="0"/>
                  <w:divBdr>
                    <w:top w:val="none" w:sz="0" w:space="0" w:color="auto"/>
                    <w:left w:val="none" w:sz="0" w:space="0" w:color="auto"/>
                    <w:bottom w:val="none" w:sz="0" w:space="0" w:color="auto"/>
                    <w:right w:val="none" w:sz="0" w:space="0" w:color="auto"/>
                  </w:divBdr>
                </w:div>
                <w:div w:id="543099147">
                  <w:marLeft w:val="0"/>
                  <w:marRight w:val="0"/>
                  <w:marTop w:val="0"/>
                  <w:marBottom w:val="0"/>
                  <w:divBdr>
                    <w:top w:val="none" w:sz="0" w:space="0" w:color="auto"/>
                    <w:left w:val="none" w:sz="0" w:space="0" w:color="auto"/>
                    <w:bottom w:val="none" w:sz="0" w:space="0" w:color="auto"/>
                    <w:right w:val="none" w:sz="0" w:space="0" w:color="auto"/>
                  </w:divBdr>
                </w:div>
                <w:div w:id="1926567855">
                  <w:marLeft w:val="0"/>
                  <w:marRight w:val="0"/>
                  <w:marTop w:val="0"/>
                  <w:marBottom w:val="0"/>
                  <w:divBdr>
                    <w:top w:val="none" w:sz="0" w:space="0" w:color="auto"/>
                    <w:left w:val="none" w:sz="0" w:space="0" w:color="auto"/>
                    <w:bottom w:val="none" w:sz="0" w:space="0" w:color="auto"/>
                    <w:right w:val="none" w:sz="0" w:space="0" w:color="auto"/>
                  </w:divBdr>
                </w:div>
                <w:div w:id="488642487">
                  <w:marLeft w:val="0"/>
                  <w:marRight w:val="0"/>
                  <w:marTop w:val="0"/>
                  <w:marBottom w:val="0"/>
                  <w:divBdr>
                    <w:top w:val="none" w:sz="0" w:space="0" w:color="auto"/>
                    <w:left w:val="none" w:sz="0" w:space="0" w:color="auto"/>
                    <w:bottom w:val="none" w:sz="0" w:space="0" w:color="auto"/>
                    <w:right w:val="none" w:sz="0" w:space="0" w:color="auto"/>
                  </w:divBdr>
                </w:div>
                <w:div w:id="1733656357">
                  <w:marLeft w:val="0"/>
                  <w:marRight w:val="0"/>
                  <w:marTop w:val="0"/>
                  <w:marBottom w:val="0"/>
                  <w:divBdr>
                    <w:top w:val="none" w:sz="0" w:space="0" w:color="auto"/>
                    <w:left w:val="none" w:sz="0" w:space="0" w:color="auto"/>
                    <w:bottom w:val="none" w:sz="0" w:space="0" w:color="auto"/>
                    <w:right w:val="none" w:sz="0" w:space="0" w:color="auto"/>
                  </w:divBdr>
                </w:div>
                <w:div w:id="1493909275">
                  <w:marLeft w:val="0"/>
                  <w:marRight w:val="0"/>
                  <w:marTop w:val="0"/>
                  <w:marBottom w:val="0"/>
                  <w:divBdr>
                    <w:top w:val="none" w:sz="0" w:space="0" w:color="auto"/>
                    <w:left w:val="none" w:sz="0" w:space="0" w:color="auto"/>
                    <w:bottom w:val="none" w:sz="0" w:space="0" w:color="auto"/>
                    <w:right w:val="none" w:sz="0" w:space="0" w:color="auto"/>
                  </w:divBdr>
                </w:div>
                <w:div w:id="215971532">
                  <w:marLeft w:val="0"/>
                  <w:marRight w:val="0"/>
                  <w:marTop w:val="0"/>
                  <w:marBottom w:val="0"/>
                  <w:divBdr>
                    <w:top w:val="none" w:sz="0" w:space="0" w:color="auto"/>
                    <w:left w:val="none" w:sz="0" w:space="0" w:color="auto"/>
                    <w:bottom w:val="none" w:sz="0" w:space="0" w:color="auto"/>
                    <w:right w:val="none" w:sz="0" w:space="0" w:color="auto"/>
                  </w:divBdr>
                </w:div>
                <w:div w:id="549268669">
                  <w:marLeft w:val="0"/>
                  <w:marRight w:val="0"/>
                  <w:marTop w:val="0"/>
                  <w:marBottom w:val="0"/>
                  <w:divBdr>
                    <w:top w:val="none" w:sz="0" w:space="0" w:color="auto"/>
                    <w:left w:val="none" w:sz="0" w:space="0" w:color="auto"/>
                    <w:bottom w:val="none" w:sz="0" w:space="0" w:color="auto"/>
                    <w:right w:val="none" w:sz="0" w:space="0" w:color="auto"/>
                  </w:divBdr>
                </w:div>
                <w:div w:id="1898199827">
                  <w:marLeft w:val="0"/>
                  <w:marRight w:val="0"/>
                  <w:marTop w:val="0"/>
                  <w:marBottom w:val="0"/>
                  <w:divBdr>
                    <w:top w:val="none" w:sz="0" w:space="0" w:color="auto"/>
                    <w:left w:val="none" w:sz="0" w:space="0" w:color="auto"/>
                    <w:bottom w:val="none" w:sz="0" w:space="0" w:color="auto"/>
                    <w:right w:val="none" w:sz="0" w:space="0" w:color="auto"/>
                  </w:divBdr>
                </w:div>
                <w:div w:id="1549219625">
                  <w:marLeft w:val="0"/>
                  <w:marRight w:val="0"/>
                  <w:marTop w:val="0"/>
                  <w:marBottom w:val="0"/>
                  <w:divBdr>
                    <w:top w:val="none" w:sz="0" w:space="0" w:color="auto"/>
                    <w:left w:val="none" w:sz="0" w:space="0" w:color="auto"/>
                    <w:bottom w:val="none" w:sz="0" w:space="0" w:color="auto"/>
                    <w:right w:val="none" w:sz="0" w:space="0" w:color="auto"/>
                  </w:divBdr>
                </w:div>
                <w:div w:id="821972271">
                  <w:marLeft w:val="0"/>
                  <w:marRight w:val="0"/>
                  <w:marTop w:val="0"/>
                  <w:marBottom w:val="0"/>
                  <w:divBdr>
                    <w:top w:val="none" w:sz="0" w:space="0" w:color="auto"/>
                    <w:left w:val="none" w:sz="0" w:space="0" w:color="auto"/>
                    <w:bottom w:val="none" w:sz="0" w:space="0" w:color="auto"/>
                    <w:right w:val="none" w:sz="0" w:space="0" w:color="auto"/>
                  </w:divBdr>
                </w:div>
                <w:div w:id="332803175">
                  <w:marLeft w:val="0"/>
                  <w:marRight w:val="0"/>
                  <w:marTop w:val="0"/>
                  <w:marBottom w:val="0"/>
                  <w:divBdr>
                    <w:top w:val="none" w:sz="0" w:space="0" w:color="auto"/>
                    <w:left w:val="none" w:sz="0" w:space="0" w:color="auto"/>
                    <w:bottom w:val="none" w:sz="0" w:space="0" w:color="auto"/>
                    <w:right w:val="none" w:sz="0" w:space="0" w:color="auto"/>
                  </w:divBdr>
                </w:div>
                <w:div w:id="32661321">
                  <w:marLeft w:val="0"/>
                  <w:marRight w:val="0"/>
                  <w:marTop w:val="0"/>
                  <w:marBottom w:val="0"/>
                  <w:divBdr>
                    <w:top w:val="none" w:sz="0" w:space="0" w:color="auto"/>
                    <w:left w:val="none" w:sz="0" w:space="0" w:color="auto"/>
                    <w:bottom w:val="none" w:sz="0" w:space="0" w:color="auto"/>
                    <w:right w:val="none" w:sz="0" w:space="0" w:color="auto"/>
                  </w:divBdr>
                </w:div>
                <w:div w:id="711880070">
                  <w:marLeft w:val="0"/>
                  <w:marRight w:val="0"/>
                  <w:marTop w:val="0"/>
                  <w:marBottom w:val="0"/>
                  <w:divBdr>
                    <w:top w:val="none" w:sz="0" w:space="0" w:color="auto"/>
                    <w:left w:val="none" w:sz="0" w:space="0" w:color="auto"/>
                    <w:bottom w:val="none" w:sz="0" w:space="0" w:color="auto"/>
                    <w:right w:val="none" w:sz="0" w:space="0" w:color="auto"/>
                  </w:divBdr>
                </w:div>
                <w:div w:id="1690791280">
                  <w:marLeft w:val="0"/>
                  <w:marRight w:val="0"/>
                  <w:marTop w:val="0"/>
                  <w:marBottom w:val="0"/>
                  <w:divBdr>
                    <w:top w:val="none" w:sz="0" w:space="0" w:color="auto"/>
                    <w:left w:val="none" w:sz="0" w:space="0" w:color="auto"/>
                    <w:bottom w:val="none" w:sz="0" w:space="0" w:color="auto"/>
                    <w:right w:val="none" w:sz="0" w:space="0" w:color="auto"/>
                  </w:divBdr>
                </w:div>
                <w:div w:id="336663211">
                  <w:marLeft w:val="0"/>
                  <w:marRight w:val="0"/>
                  <w:marTop w:val="0"/>
                  <w:marBottom w:val="0"/>
                  <w:divBdr>
                    <w:top w:val="none" w:sz="0" w:space="0" w:color="auto"/>
                    <w:left w:val="none" w:sz="0" w:space="0" w:color="auto"/>
                    <w:bottom w:val="none" w:sz="0" w:space="0" w:color="auto"/>
                    <w:right w:val="none" w:sz="0" w:space="0" w:color="auto"/>
                  </w:divBdr>
                </w:div>
                <w:div w:id="722867671">
                  <w:marLeft w:val="0"/>
                  <w:marRight w:val="0"/>
                  <w:marTop w:val="0"/>
                  <w:marBottom w:val="0"/>
                  <w:divBdr>
                    <w:top w:val="none" w:sz="0" w:space="0" w:color="auto"/>
                    <w:left w:val="none" w:sz="0" w:space="0" w:color="auto"/>
                    <w:bottom w:val="none" w:sz="0" w:space="0" w:color="auto"/>
                    <w:right w:val="none" w:sz="0" w:space="0" w:color="auto"/>
                  </w:divBdr>
                </w:div>
                <w:div w:id="1771075440">
                  <w:marLeft w:val="0"/>
                  <w:marRight w:val="0"/>
                  <w:marTop w:val="0"/>
                  <w:marBottom w:val="0"/>
                  <w:divBdr>
                    <w:top w:val="none" w:sz="0" w:space="0" w:color="auto"/>
                    <w:left w:val="none" w:sz="0" w:space="0" w:color="auto"/>
                    <w:bottom w:val="none" w:sz="0" w:space="0" w:color="auto"/>
                    <w:right w:val="none" w:sz="0" w:space="0" w:color="auto"/>
                  </w:divBdr>
                </w:div>
                <w:div w:id="714622348">
                  <w:marLeft w:val="0"/>
                  <w:marRight w:val="0"/>
                  <w:marTop w:val="0"/>
                  <w:marBottom w:val="0"/>
                  <w:divBdr>
                    <w:top w:val="none" w:sz="0" w:space="0" w:color="auto"/>
                    <w:left w:val="none" w:sz="0" w:space="0" w:color="auto"/>
                    <w:bottom w:val="none" w:sz="0" w:space="0" w:color="auto"/>
                    <w:right w:val="none" w:sz="0" w:space="0" w:color="auto"/>
                  </w:divBdr>
                </w:div>
                <w:div w:id="553321321">
                  <w:marLeft w:val="0"/>
                  <w:marRight w:val="0"/>
                  <w:marTop w:val="0"/>
                  <w:marBottom w:val="0"/>
                  <w:divBdr>
                    <w:top w:val="none" w:sz="0" w:space="0" w:color="auto"/>
                    <w:left w:val="none" w:sz="0" w:space="0" w:color="auto"/>
                    <w:bottom w:val="none" w:sz="0" w:space="0" w:color="auto"/>
                    <w:right w:val="none" w:sz="0" w:space="0" w:color="auto"/>
                  </w:divBdr>
                </w:div>
                <w:div w:id="1434473149">
                  <w:marLeft w:val="0"/>
                  <w:marRight w:val="0"/>
                  <w:marTop w:val="0"/>
                  <w:marBottom w:val="0"/>
                  <w:divBdr>
                    <w:top w:val="none" w:sz="0" w:space="0" w:color="auto"/>
                    <w:left w:val="none" w:sz="0" w:space="0" w:color="auto"/>
                    <w:bottom w:val="none" w:sz="0" w:space="0" w:color="auto"/>
                    <w:right w:val="none" w:sz="0" w:space="0" w:color="auto"/>
                  </w:divBdr>
                </w:div>
                <w:div w:id="884565651">
                  <w:marLeft w:val="0"/>
                  <w:marRight w:val="0"/>
                  <w:marTop w:val="0"/>
                  <w:marBottom w:val="0"/>
                  <w:divBdr>
                    <w:top w:val="none" w:sz="0" w:space="0" w:color="auto"/>
                    <w:left w:val="none" w:sz="0" w:space="0" w:color="auto"/>
                    <w:bottom w:val="none" w:sz="0" w:space="0" w:color="auto"/>
                    <w:right w:val="none" w:sz="0" w:space="0" w:color="auto"/>
                  </w:divBdr>
                </w:div>
                <w:div w:id="838927613">
                  <w:marLeft w:val="0"/>
                  <w:marRight w:val="0"/>
                  <w:marTop w:val="0"/>
                  <w:marBottom w:val="0"/>
                  <w:divBdr>
                    <w:top w:val="none" w:sz="0" w:space="0" w:color="auto"/>
                    <w:left w:val="none" w:sz="0" w:space="0" w:color="auto"/>
                    <w:bottom w:val="none" w:sz="0" w:space="0" w:color="auto"/>
                    <w:right w:val="none" w:sz="0" w:space="0" w:color="auto"/>
                  </w:divBdr>
                </w:div>
                <w:div w:id="1461221084">
                  <w:marLeft w:val="0"/>
                  <w:marRight w:val="0"/>
                  <w:marTop w:val="0"/>
                  <w:marBottom w:val="0"/>
                  <w:divBdr>
                    <w:top w:val="none" w:sz="0" w:space="0" w:color="auto"/>
                    <w:left w:val="none" w:sz="0" w:space="0" w:color="auto"/>
                    <w:bottom w:val="none" w:sz="0" w:space="0" w:color="auto"/>
                    <w:right w:val="none" w:sz="0" w:space="0" w:color="auto"/>
                  </w:divBdr>
                </w:div>
                <w:div w:id="271405672">
                  <w:marLeft w:val="0"/>
                  <w:marRight w:val="0"/>
                  <w:marTop w:val="0"/>
                  <w:marBottom w:val="0"/>
                  <w:divBdr>
                    <w:top w:val="none" w:sz="0" w:space="0" w:color="auto"/>
                    <w:left w:val="none" w:sz="0" w:space="0" w:color="auto"/>
                    <w:bottom w:val="none" w:sz="0" w:space="0" w:color="auto"/>
                    <w:right w:val="none" w:sz="0" w:space="0" w:color="auto"/>
                  </w:divBdr>
                </w:div>
                <w:div w:id="1991404227">
                  <w:marLeft w:val="0"/>
                  <w:marRight w:val="0"/>
                  <w:marTop w:val="0"/>
                  <w:marBottom w:val="0"/>
                  <w:divBdr>
                    <w:top w:val="none" w:sz="0" w:space="0" w:color="auto"/>
                    <w:left w:val="none" w:sz="0" w:space="0" w:color="auto"/>
                    <w:bottom w:val="none" w:sz="0" w:space="0" w:color="auto"/>
                    <w:right w:val="none" w:sz="0" w:space="0" w:color="auto"/>
                  </w:divBdr>
                </w:div>
                <w:div w:id="1737242029">
                  <w:marLeft w:val="0"/>
                  <w:marRight w:val="0"/>
                  <w:marTop w:val="0"/>
                  <w:marBottom w:val="0"/>
                  <w:divBdr>
                    <w:top w:val="none" w:sz="0" w:space="0" w:color="auto"/>
                    <w:left w:val="none" w:sz="0" w:space="0" w:color="auto"/>
                    <w:bottom w:val="none" w:sz="0" w:space="0" w:color="auto"/>
                    <w:right w:val="none" w:sz="0" w:space="0" w:color="auto"/>
                  </w:divBdr>
                </w:div>
                <w:div w:id="894855777">
                  <w:marLeft w:val="0"/>
                  <w:marRight w:val="0"/>
                  <w:marTop w:val="0"/>
                  <w:marBottom w:val="0"/>
                  <w:divBdr>
                    <w:top w:val="none" w:sz="0" w:space="0" w:color="auto"/>
                    <w:left w:val="none" w:sz="0" w:space="0" w:color="auto"/>
                    <w:bottom w:val="none" w:sz="0" w:space="0" w:color="auto"/>
                    <w:right w:val="none" w:sz="0" w:space="0" w:color="auto"/>
                  </w:divBdr>
                </w:div>
                <w:div w:id="615915166">
                  <w:marLeft w:val="0"/>
                  <w:marRight w:val="0"/>
                  <w:marTop w:val="0"/>
                  <w:marBottom w:val="0"/>
                  <w:divBdr>
                    <w:top w:val="none" w:sz="0" w:space="0" w:color="auto"/>
                    <w:left w:val="none" w:sz="0" w:space="0" w:color="auto"/>
                    <w:bottom w:val="none" w:sz="0" w:space="0" w:color="auto"/>
                    <w:right w:val="none" w:sz="0" w:space="0" w:color="auto"/>
                  </w:divBdr>
                </w:div>
                <w:div w:id="328942200">
                  <w:marLeft w:val="0"/>
                  <w:marRight w:val="0"/>
                  <w:marTop w:val="0"/>
                  <w:marBottom w:val="0"/>
                  <w:divBdr>
                    <w:top w:val="none" w:sz="0" w:space="0" w:color="auto"/>
                    <w:left w:val="none" w:sz="0" w:space="0" w:color="auto"/>
                    <w:bottom w:val="none" w:sz="0" w:space="0" w:color="auto"/>
                    <w:right w:val="none" w:sz="0" w:space="0" w:color="auto"/>
                  </w:divBdr>
                </w:div>
                <w:div w:id="522330553">
                  <w:marLeft w:val="0"/>
                  <w:marRight w:val="0"/>
                  <w:marTop w:val="0"/>
                  <w:marBottom w:val="0"/>
                  <w:divBdr>
                    <w:top w:val="none" w:sz="0" w:space="0" w:color="auto"/>
                    <w:left w:val="none" w:sz="0" w:space="0" w:color="auto"/>
                    <w:bottom w:val="none" w:sz="0" w:space="0" w:color="auto"/>
                    <w:right w:val="none" w:sz="0" w:space="0" w:color="auto"/>
                  </w:divBdr>
                </w:div>
                <w:div w:id="1168404101">
                  <w:marLeft w:val="0"/>
                  <w:marRight w:val="0"/>
                  <w:marTop w:val="0"/>
                  <w:marBottom w:val="0"/>
                  <w:divBdr>
                    <w:top w:val="none" w:sz="0" w:space="0" w:color="auto"/>
                    <w:left w:val="none" w:sz="0" w:space="0" w:color="auto"/>
                    <w:bottom w:val="none" w:sz="0" w:space="0" w:color="auto"/>
                    <w:right w:val="none" w:sz="0" w:space="0" w:color="auto"/>
                  </w:divBdr>
                </w:div>
                <w:div w:id="62264017">
                  <w:marLeft w:val="0"/>
                  <w:marRight w:val="0"/>
                  <w:marTop w:val="0"/>
                  <w:marBottom w:val="0"/>
                  <w:divBdr>
                    <w:top w:val="none" w:sz="0" w:space="0" w:color="auto"/>
                    <w:left w:val="none" w:sz="0" w:space="0" w:color="auto"/>
                    <w:bottom w:val="none" w:sz="0" w:space="0" w:color="auto"/>
                    <w:right w:val="none" w:sz="0" w:space="0" w:color="auto"/>
                  </w:divBdr>
                </w:div>
                <w:div w:id="1582527394">
                  <w:marLeft w:val="0"/>
                  <w:marRight w:val="0"/>
                  <w:marTop w:val="0"/>
                  <w:marBottom w:val="0"/>
                  <w:divBdr>
                    <w:top w:val="none" w:sz="0" w:space="0" w:color="auto"/>
                    <w:left w:val="none" w:sz="0" w:space="0" w:color="auto"/>
                    <w:bottom w:val="none" w:sz="0" w:space="0" w:color="auto"/>
                    <w:right w:val="none" w:sz="0" w:space="0" w:color="auto"/>
                  </w:divBdr>
                </w:div>
                <w:div w:id="1172381334">
                  <w:marLeft w:val="0"/>
                  <w:marRight w:val="0"/>
                  <w:marTop w:val="0"/>
                  <w:marBottom w:val="0"/>
                  <w:divBdr>
                    <w:top w:val="none" w:sz="0" w:space="0" w:color="auto"/>
                    <w:left w:val="none" w:sz="0" w:space="0" w:color="auto"/>
                    <w:bottom w:val="none" w:sz="0" w:space="0" w:color="auto"/>
                    <w:right w:val="none" w:sz="0" w:space="0" w:color="auto"/>
                  </w:divBdr>
                </w:div>
                <w:div w:id="1853762834">
                  <w:marLeft w:val="0"/>
                  <w:marRight w:val="0"/>
                  <w:marTop w:val="0"/>
                  <w:marBottom w:val="0"/>
                  <w:divBdr>
                    <w:top w:val="none" w:sz="0" w:space="0" w:color="auto"/>
                    <w:left w:val="none" w:sz="0" w:space="0" w:color="auto"/>
                    <w:bottom w:val="none" w:sz="0" w:space="0" w:color="auto"/>
                    <w:right w:val="none" w:sz="0" w:space="0" w:color="auto"/>
                  </w:divBdr>
                </w:div>
                <w:div w:id="755323118">
                  <w:marLeft w:val="0"/>
                  <w:marRight w:val="0"/>
                  <w:marTop w:val="0"/>
                  <w:marBottom w:val="0"/>
                  <w:divBdr>
                    <w:top w:val="none" w:sz="0" w:space="0" w:color="auto"/>
                    <w:left w:val="none" w:sz="0" w:space="0" w:color="auto"/>
                    <w:bottom w:val="none" w:sz="0" w:space="0" w:color="auto"/>
                    <w:right w:val="none" w:sz="0" w:space="0" w:color="auto"/>
                  </w:divBdr>
                </w:div>
                <w:div w:id="1799489636">
                  <w:marLeft w:val="0"/>
                  <w:marRight w:val="0"/>
                  <w:marTop w:val="0"/>
                  <w:marBottom w:val="0"/>
                  <w:divBdr>
                    <w:top w:val="none" w:sz="0" w:space="0" w:color="auto"/>
                    <w:left w:val="none" w:sz="0" w:space="0" w:color="auto"/>
                    <w:bottom w:val="none" w:sz="0" w:space="0" w:color="auto"/>
                    <w:right w:val="none" w:sz="0" w:space="0" w:color="auto"/>
                  </w:divBdr>
                </w:div>
                <w:div w:id="1552037766">
                  <w:marLeft w:val="0"/>
                  <w:marRight w:val="0"/>
                  <w:marTop w:val="0"/>
                  <w:marBottom w:val="0"/>
                  <w:divBdr>
                    <w:top w:val="none" w:sz="0" w:space="0" w:color="auto"/>
                    <w:left w:val="none" w:sz="0" w:space="0" w:color="auto"/>
                    <w:bottom w:val="none" w:sz="0" w:space="0" w:color="auto"/>
                    <w:right w:val="none" w:sz="0" w:space="0" w:color="auto"/>
                  </w:divBdr>
                </w:div>
                <w:div w:id="509367334">
                  <w:marLeft w:val="0"/>
                  <w:marRight w:val="0"/>
                  <w:marTop w:val="0"/>
                  <w:marBottom w:val="0"/>
                  <w:divBdr>
                    <w:top w:val="none" w:sz="0" w:space="0" w:color="auto"/>
                    <w:left w:val="none" w:sz="0" w:space="0" w:color="auto"/>
                    <w:bottom w:val="none" w:sz="0" w:space="0" w:color="auto"/>
                    <w:right w:val="none" w:sz="0" w:space="0" w:color="auto"/>
                  </w:divBdr>
                </w:div>
                <w:div w:id="1777822909">
                  <w:marLeft w:val="0"/>
                  <w:marRight w:val="0"/>
                  <w:marTop w:val="0"/>
                  <w:marBottom w:val="0"/>
                  <w:divBdr>
                    <w:top w:val="none" w:sz="0" w:space="0" w:color="auto"/>
                    <w:left w:val="none" w:sz="0" w:space="0" w:color="auto"/>
                    <w:bottom w:val="none" w:sz="0" w:space="0" w:color="auto"/>
                    <w:right w:val="none" w:sz="0" w:space="0" w:color="auto"/>
                  </w:divBdr>
                </w:div>
                <w:div w:id="746270234">
                  <w:marLeft w:val="0"/>
                  <w:marRight w:val="0"/>
                  <w:marTop w:val="0"/>
                  <w:marBottom w:val="0"/>
                  <w:divBdr>
                    <w:top w:val="none" w:sz="0" w:space="0" w:color="auto"/>
                    <w:left w:val="none" w:sz="0" w:space="0" w:color="auto"/>
                    <w:bottom w:val="none" w:sz="0" w:space="0" w:color="auto"/>
                    <w:right w:val="none" w:sz="0" w:space="0" w:color="auto"/>
                  </w:divBdr>
                </w:div>
                <w:div w:id="796067425">
                  <w:marLeft w:val="0"/>
                  <w:marRight w:val="0"/>
                  <w:marTop w:val="0"/>
                  <w:marBottom w:val="0"/>
                  <w:divBdr>
                    <w:top w:val="none" w:sz="0" w:space="0" w:color="auto"/>
                    <w:left w:val="none" w:sz="0" w:space="0" w:color="auto"/>
                    <w:bottom w:val="none" w:sz="0" w:space="0" w:color="auto"/>
                    <w:right w:val="none" w:sz="0" w:space="0" w:color="auto"/>
                  </w:divBdr>
                </w:div>
                <w:div w:id="1315454950">
                  <w:marLeft w:val="0"/>
                  <w:marRight w:val="0"/>
                  <w:marTop w:val="0"/>
                  <w:marBottom w:val="0"/>
                  <w:divBdr>
                    <w:top w:val="none" w:sz="0" w:space="0" w:color="auto"/>
                    <w:left w:val="none" w:sz="0" w:space="0" w:color="auto"/>
                    <w:bottom w:val="none" w:sz="0" w:space="0" w:color="auto"/>
                    <w:right w:val="none" w:sz="0" w:space="0" w:color="auto"/>
                  </w:divBdr>
                </w:div>
                <w:div w:id="24914524">
                  <w:marLeft w:val="0"/>
                  <w:marRight w:val="0"/>
                  <w:marTop w:val="0"/>
                  <w:marBottom w:val="0"/>
                  <w:divBdr>
                    <w:top w:val="none" w:sz="0" w:space="0" w:color="auto"/>
                    <w:left w:val="none" w:sz="0" w:space="0" w:color="auto"/>
                    <w:bottom w:val="none" w:sz="0" w:space="0" w:color="auto"/>
                    <w:right w:val="none" w:sz="0" w:space="0" w:color="auto"/>
                  </w:divBdr>
                </w:div>
                <w:div w:id="593708928">
                  <w:marLeft w:val="0"/>
                  <w:marRight w:val="0"/>
                  <w:marTop w:val="0"/>
                  <w:marBottom w:val="0"/>
                  <w:divBdr>
                    <w:top w:val="none" w:sz="0" w:space="0" w:color="auto"/>
                    <w:left w:val="none" w:sz="0" w:space="0" w:color="auto"/>
                    <w:bottom w:val="none" w:sz="0" w:space="0" w:color="auto"/>
                    <w:right w:val="none" w:sz="0" w:space="0" w:color="auto"/>
                  </w:divBdr>
                </w:div>
                <w:div w:id="282080798">
                  <w:marLeft w:val="0"/>
                  <w:marRight w:val="0"/>
                  <w:marTop w:val="0"/>
                  <w:marBottom w:val="0"/>
                  <w:divBdr>
                    <w:top w:val="none" w:sz="0" w:space="0" w:color="auto"/>
                    <w:left w:val="none" w:sz="0" w:space="0" w:color="auto"/>
                    <w:bottom w:val="none" w:sz="0" w:space="0" w:color="auto"/>
                    <w:right w:val="none" w:sz="0" w:space="0" w:color="auto"/>
                  </w:divBdr>
                </w:div>
                <w:div w:id="880943173">
                  <w:marLeft w:val="0"/>
                  <w:marRight w:val="0"/>
                  <w:marTop w:val="0"/>
                  <w:marBottom w:val="0"/>
                  <w:divBdr>
                    <w:top w:val="none" w:sz="0" w:space="0" w:color="auto"/>
                    <w:left w:val="none" w:sz="0" w:space="0" w:color="auto"/>
                    <w:bottom w:val="none" w:sz="0" w:space="0" w:color="auto"/>
                    <w:right w:val="none" w:sz="0" w:space="0" w:color="auto"/>
                  </w:divBdr>
                </w:div>
                <w:div w:id="307441659">
                  <w:marLeft w:val="0"/>
                  <w:marRight w:val="0"/>
                  <w:marTop w:val="0"/>
                  <w:marBottom w:val="0"/>
                  <w:divBdr>
                    <w:top w:val="none" w:sz="0" w:space="0" w:color="auto"/>
                    <w:left w:val="none" w:sz="0" w:space="0" w:color="auto"/>
                    <w:bottom w:val="none" w:sz="0" w:space="0" w:color="auto"/>
                    <w:right w:val="none" w:sz="0" w:space="0" w:color="auto"/>
                  </w:divBdr>
                </w:div>
                <w:div w:id="1378242453">
                  <w:marLeft w:val="0"/>
                  <w:marRight w:val="0"/>
                  <w:marTop w:val="0"/>
                  <w:marBottom w:val="0"/>
                  <w:divBdr>
                    <w:top w:val="none" w:sz="0" w:space="0" w:color="auto"/>
                    <w:left w:val="none" w:sz="0" w:space="0" w:color="auto"/>
                    <w:bottom w:val="none" w:sz="0" w:space="0" w:color="auto"/>
                    <w:right w:val="none" w:sz="0" w:space="0" w:color="auto"/>
                  </w:divBdr>
                </w:div>
                <w:div w:id="604928016">
                  <w:marLeft w:val="0"/>
                  <w:marRight w:val="0"/>
                  <w:marTop w:val="0"/>
                  <w:marBottom w:val="0"/>
                  <w:divBdr>
                    <w:top w:val="none" w:sz="0" w:space="0" w:color="auto"/>
                    <w:left w:val="none" w:sz="0" w:space="0" w:color="auto"/>
                    <w:bottom w:val="none" w:sz="0" w:space="0" w:color="auto"/>
                    <w:right w:val="none" w:sz="0" w:space="0" w:color="auto"/>
                  </w:divBdr>
                </w:div>
                <w:div w:id="886180422">
                  <w:marLeft w:val="0"/>
                  <w:marRight w:val="0"/>
                  <w:marTop w:val="0"/>
                  <w:marBottom w:val="0"/>
                  <w:divBdr>
                    <w:top w:val="none" w:sz="0" w:space="0" w:color="auto"/>
                    <w:left w:val="none" w:sz="0" w:space="0" w:color="auto"/>
                    <w:bottom w:val="none" w:sz="0" w:space="0" w:color="auto"/>
                    <w:right w:val="none" w:sz="0" w:space="0" w:color="auto"/>
                  </w:divBdr>
                </w:div>
                <w:div w:id="538903249">
                  <w:marLeft w:val="0"/>
                  <w:marRight w:val="0"/>
                  <w:marTop w:val="0"/>
                  <w:marBottom w:val="0"/>
                  <w:divBdr>
                    <w:top w:val="none" w:sz="0" w:space="0" w:color="auto"/>
                    <w:left w:val="none" w:sz="0" w:space="0" w:color="auto"/>
                    <w:bottom w:val="none" w:sz="0" w:space="0" w:color="auto"/>
                    <w:right w:val="none" w:sz="0" w:space="0" w:color="auto"/>
                  </w:divBdr>
                </w:div>
                <w:div w:id="462046390">
                  <w:marLeft w:val="0"/>
                  <w:marRight w:val="0"/>
                  <w:marTop w:val="0"/>
                  <w:marBottom w:val="0"/>
                  <w:divBdr>
                    <w:top w:val="none" w:sz="0" w:space="0" w:color="auto"/>
                    <w:left w:val="none" w:sz="0" w:space="0" w:color="auto"/>
                    <w:bottom w:val="none" w:sz="0" w:space="0" w:color="auto"/>
                    <w:right w:val="none" w:sz="0" w:space="0" w:color="auto"/>
                  </w:divBdr>
                </w:div>
                <w:div w:id="161354075">
                  <w:marLeft w:val="0"/>
                  <w:marRight w:val="0"/>
                  <w:marTop w:val="0"/>
                  <w:marBottom w:val="0"/>
                  <w:divBdr>
                    <w:top w:val="none" w:sz="0" w:space="0" w:color="auto"/>
                    <w:left w:val="none" w:sz="0" w:space="0" w:color="auto"/>
                    <w:bottom w:val="none" w:sz="0" w:space="0" w:color="auto"/>
                    <w:right w:val="none" w:sz="0" w:space="0" w:color="auto"/>
                  </w:divBdr>
                </w:div>
                <w:div w:id="1768187242">
                  <w:marLeft w:val="0"/>
                  <w:marRight w:val="0"/>
                  <w:marTop w:val="0"/>
                  <w:marBottom w:val="0"/>
                  <w:divBdr>
                    <w:top w:val="none" w:sz="0" w:space="0" w:color="auto"/>
                    <w:left w:val="none" w:sz="0" w:space="0" w:color="auto"/>
                    <w:bottom w:val="none" w:sz="0" w:space="0" w:color="auto"/>
                    <w:right w:val="none" w:sz="0" w:space="0" w:color="auto"/>
                  </w:divBdr>
                </w:div>
                <w:div w:id="1234507849">
                  <w:marLeft w:val="0"/>
                  <w:marRight w:val="0"/>
                  <w:marTop w:val="0"/>
                  <w:marBottom w:val="0"/>
                  <w:divBdr>
                    <w:top w:val="none" w:sz="0" w:space="0" w:color="auto"/>
                    <w:left w:val="none" w:sz="0" w:space="0" w:color="auto"/>
                    <w:bottom w:val="none" w:sz="0" w:space="0" w:color="auto"/>
                    <w:right w:val="none" w:sz="0" w:space="0" w:color="auto"/>
                  </w:divBdr>
                </w:div>
                <w:div w:id="1006716203">
                  <w:marLeft w:val="0"/>
                  <w:marRight w:val="0"/>
                  <w:marTop w:val="0"/>
                  <w:marBottom w:val="0"/>
                  <w:divBdr>
                    <w:top w:val="none" w:sz="0" w:space="0" w:color="auto"/>
                    <w:left w:val="none" w:sz="0" w:space="0" w:color="auto"/>
                    <w:bottom w:val="none" w:sz="0" w:space="0" w:color="auto"/>
                    <w:right w:val="none" w:sz="0" w:space="0" w:color="auto"/>
                  </w:divBdr>
                </w:div>
                <w:div w:id="727799318">
                  <w:marLeft w:val="0"/>
                  <w:marRight w:val="0"/>
                  <w:marTop w:val="0"/>
                  <w:marBottom w:val="0"/>
                  <w:divBdr>
                    <w:top w:val="none" w:sz="0" w:space="0" w:color="auto"/>
                    <w:left w:val="none" w:sz="0" w:space="0" w:color="auto"/>
                    <w:bottom w:val="none" w:sz="0" w:space="0" w:color="auto"/>
                    <w:right w:val="none" w:sz="0" w:space="0" w:color="auto"/>
                  </w:divBdr>
                </w:div>
                <w:div w:id="621226941">
                  <w:marLeft w:val="0"/>
                  <w:marRight w:val="0"/>
                  <w:marTop w:val="0"/>
                  <w:marBottom w:val="0"/>
                  <w:divBdr>
                    <w:top w:val="none" w:sz="0" w:space="0" w:color="auto"/>
                    <w:left w:val="none" w:sz="0" w:space="0" w:color="auto"/>
                    <w:bottom w:val="none" w:sz="0" w:space="0" w:color="auto"/>
                    <w:right w:val="none" w:sz="0" w:space="0" w:color="auto"/>
                  </w:divBdr>
                </w:div>
                <w:div w:id="313335797">
                  <w:marLeft w:val="0"/>
                  <w:marRight w:val="0"/>
                  <w:marTop w:val="0"/>
                  <w:marBottom w:val="0"/>
                  <w:divBdr>
                    <w:top w:val="none" w:sz="0" w:space="0" w:color="auto"/>
                    <w:left w:val="none" w:sz="0" w:space="0" w:color="auto"/>
                    <w:bottom w:val="none" w:sz="0" w:space="0" w:color="auto"/>
                    <w:right w:val="none" w:sz="0" w:space="0" w:color="auto"/>
                  </w:divBdr>
                </w:div>
                <w:div w:id="118687979">
                  <w:marLeft w:val="0"/>
                  <w:marRight w:val="0"/>
                  <w:marTop w:val="0"/>
                  <w:marBottom w:val="0"/>
                  <w:divBdr>
                    <w:top w:val="none" w:sz="0" w:space="0" w:color="auto"/>
                    <w:left w:val="none" w:sz="0" w:space="0" w:color="auto"/>
                    <w:bottom w:val="none" w:sz="0" w:space="0" w:color="auto"/>
                    <w:right w:val="none" w:sz="0" w:space="0" w:color="auto"/>
                  </w:divBdr>
                </w:div>
                <w:div w:id="659506770">
                  <w:marLeft w:val="0"/>
                  <w:marRight w:val="0"/>
                  <w:marTop w:val="0"/>
                  <w:marBottom w:val="0"/>
                  <w:divBdr>
                    <w:top w:val="none" w:sz="0" w:space="0" w:color="auto"/>
                    <w:left w:val="none" w:sz="0" w:space="0" w:color="auto"/>
                    <w:bottom w:val="none" w:sz="0" w:space="0" w:color="auto"/>
                    <w:right w:val="none" w:sz="0" w:space="0" w:color="auto"/>
                  </w:divBdr>
                </w:div>
                <w:div w:id="1253127600">
                  <w:marLeft w:val="0"/>
                  <w:marRight w:val="0"/>
                  <w:marTop w:val="0"/>
                  <w:marBottom w:val="0"/>
                  <w:divBdr>
                    <w:top w:val="none" w:sz="0" w:space="0" w:color="auto"/>
                    <w:left w:val="none" w:sz="0" w:space="0" w:color="auto"/>
                    <w:bottom w:val="none" w:sz="0" w:space="0" w:color="auto"/>
                    <w:right w:val="none" w:sz="0" w:space="0" w:color="auto"/>
                  </w:divBdr>
                </w:div>
                <w:div w:id="1183011943">
                  <w:marLeft w:val="0"/>
                  <w:marRight w:val="0"/>
                  <w:marTop w:val="0"/>
                  <w:marBottom w:val="0"/>
                  <w:divBdr>
                    <w:top w:val="none" w:sz="0" w:space="0" w:color="auto"/>
                    <w:left w:val="none" w:sz="0" w:space="0" w:color="auto"/>
                    <w:bottom w:val="none" w:sz="0" w:space="0" w:color="auto"/>
                    <w:right w:val="none" w:sz="0" w:space="0" w:color="auto"/>
                  </w:divBdr>
                </w:div>
                <w:div w:id="340934704">
                  <w:marLeft w:val="0"/>
                  <w:marRight w:val="0"/>
                  <w:marTop w:val="0"/>
                  <w:marBottom w:val="0"/>
                  <w:divBdr>
                    <w:top w:val="none" w:sz="0" w:space="0" w:color="auto"/>
                    <w:left w:val="none" w:sz="0" w:space="0" w:color="auto"/>
                    <w:bottom w:val="none" w:sz="0" w:space="0" w:color="auto"/>
                    <w:right w:val="none" w:sz="0" w:space="0" w:color="auto"/>
                  </w:divBdr>
                </w:div>
                <w:div w:id="223301198">
                  <w:marLeft w:val="0"/>
                  <w:marRight w:val="0"/>
                  <w:marTop w:val="0"/>
                  <w:marBottom w:val="0"/>
                  <w:divBdr>
                    <w:top w:val="none" w:sz="0" w:space="0" w:color="auto"/>
                    <w:left w:val="none" w:sz="0" w:space="0" w:color="auto"/>
                    <w:bottom w:val="none" w:sz="0" w:space="0" w:color="auto"/>
                    <w:right w:val="none" w:sz="0" w:space="0" w:color="auto"/>
                  </w:divBdr>
                </w:div>
                <w:div w:id="755900041">
                  <w:marLeft w:val="0"/>
                  <w:marRight w:val="0"/>
                  <w:marTop w:val="0"/>
                  <w:marBottom w:val="0"/>
                  <w:divBdr>
                    <w:top w:val="none" w:sz="0" w:space="0" w:color="auto"/>
                    <w:left w:val="none" w:sz="0" w:space="0" w:color="auto"/>
                    <w:bottom w:val="none" w:sz="0" w:space="0" w:color="auto"/>
                    <w:right w:val="none" w:sz="0" w:space="0" w:color="auto"/>
                  </w:divBdr>
                </w:div>
                <w:div w:id="7757383">
                  <w:marLeft w:val="0"/>
                  <w:marRight w:val="0"/>
                  <w:marTop w:val="0"/>
                  <w:marBottom w:val="0"/>
                  <w:divBdr>
                    <w:top w:val="none" w:sz="0" w:space="0" w:color="auto"/>
                    <w:left w:val="none" w:sz="0" w:space="0" w:color="auto"/>
                    <w:bottom w:val="none" w:sz="0" w:space="0" w:color="auto"/>
                    <w:right w:val="none" w:sz="0" w:space="0" w:color="auto"/>
                  </w:divBdr>
                </w:div>
                <w:div w:id="2063019609">
                  <w:marLeft w:val="0"/>
                  <w:marRight w:val="0"/>
                  <w:marTop w:val="0"/>
                  <w:marBottom w:val="0"/>
                  <w:divBdr>
                    <w:top w:val="none" w:sz="0" w:space="0" w:color="auto"/>
                    <w:left w:val="none" w:sz="0" w:space="0" w:color="auto"/>
                    <w:bottom w:val="none" w:sz="0" w:space="0" w:color="auto"/>
                    <w:right w:val="none" w:sz="0" w:space="0" w:color="auto"/>
                  </w:divBdr>
                </w:div>
                <w:div w:id="388069534">
                  <w:marLeft w:val="0"/>
                  <w:marRight w:val="0"/>
                  <w:marTop w:val="0"/>
                  <w:marBottom w:val="0"/>
                  <w:divBdr>
                    <w:top w:val="none" w:sz="0" w:space="0" w:color="auto"/>
                    <w:left w:val="none" w:sz="0" w:space="0" w:color="auto"/>
                    <w:bottom w:val="none" w:sz="0" w:space="0" w:color="auto"/>
                    <w:right w:val="none" w:sz="0" w:space="0" w:color="auto"/>
                  </w:divBdr>
                </w:div>
                <w:div w:id="2090081206">
                  <w:marLeft w:val="0"/>
                  <w:marRight w:val="0"/>
                  <w:marTop w:val="0"/>
                  <w:marBottom w:val="0"/>
                  <w:divBdr>
                    <w:top w:val="none" w:sz="0" w:space="0" w:color="auto"/>
                    <w:left w:val="none" w:sz="0" w:space="0" w:color="auto"/>
                    <w:bottom w:val="none" w:sz="0" w:space="0" w:color="auto"/>
                    <w:right w:val="none" w:sz="0" w:space="0" w:color="auto"/>
                  </w:divBdr>
                </w:div>
                <w:div w:id="345600908">
                  <w:marLeft w:val="0"/>
                  <w:marRight w:val="0"/>
                  <w:marTop w:val="0"/>
                  <w:marBottom w:val="0"/>
                  <w:divBdr>
                    <w:top w:val="none" w:sz="0" w:space="0" w:color="auto"/>
                    <w:left w:val="none" w:sz="0" w:space="0" w:color="auto"/>
                    <w:bottom w:val="none" w:sz="0" w:space="0" w:color="auto"/>
                    <w:right w:val="none" w:sz="0" w:space="0" w:color="auto"/>
                  </w:divBdr>
                </w:div>
                <w:div w:id="2000843046">
                  <w:marLeft w:val="0"/>
                  <w:marRight w:val="0"/>
                  <w:marTop w:val="0"/>
                  <w:marBottom w:val="0"/>
                  <w:divBdr>
                    <w:top w:val="none" w:sz="0" w:space="0" w:color="auto"/>
                    <w:left w:val="none" w:sz="0" w:space="0" w:color="auto"/>
                    <w:bottom w:val="none" w:sz="0" w:space="0" w:color="auto"/>
                    <w:right w:val="none" w:sz="0" w:space="0" w:color="auto"/>
                  </w:divBdr>
                </w:div>
                <w:div w:id="2018924631">
                  <w:marLeft w:val="0"/>
                  <w:marRight w:val="0"/>
                  <w:marTop w:val="0"/>
                  <w:marBottom w:val="0"/>
                  <w:divBdr>
                    <w:top w:val="none" w:sz="0" w:space="0" w:color="auto"/>
                    <w:left w:val="none" w:sz="0" w:space="0" w:color="auto"/>
                    <w:bottom w:val="none" w:sz="0" w:space="0" w:color="auto"/>
                    <w:right w:val="none" w:sz="0" w:space="0" w:color="auto"/>
                  </w:divBdr>
                </w:div>
                <w:div w:id="609556383">
                  <w:marLeft w:val="0"/>
                  <w:marRight w:val="0"/>
                  <w:marTop w:val="0"/>
                  <w:marBottom w:val="0"/>
                  <w:divBdr>
                    <w:top w:val="none" w:sz="0" w:space="0" w:color="auto"/>
                    <w:left w:val="none" w:sz="0" w:space="0" w:color="auto"/>
                    <w:bottom w:val="none" w:sz="0" w:space="0" w:color="auto"/>
                    <w:right w:val="none" w:sz="0" w:space="0" w:color="auto"/>
                  </w:divBdr>
                </w:div>
                <w:div w:id="959266184">
                  <w:marLeft w:val="0"/>
                  <w:marRight w:val="0"/>
                  <w:marTop w:val="0"/>
                  <w:marBottom w:val="0"/>
                  <w:divBdr>
                    <w:top w:val="none" w:sz="0" w:space="0" w:color="auto"/>
                    <w:left w:val="none" w:sz="0" w:space="0" w:color="auto"/>
                    <w:bottom w:val="none" w:sz="0" w:space="0" w:color="auto"/>
                    <w:right w:val="none" w:sz="0" w:space="0" w:color="auto"/>
                  </w:divBdr>
                </w:div>
                <w:div w:id="471605621">
                  <w:marLeft w:val="0"/>
                  <w:marRight w:val="0"/>
                  <w:marTop w:val="0"/>
                  <w:marBottom w:val="0"/>
                  <w:divBdr>
                    <w:top w:val="none" w:sz="0" w:space="0" w:color="auto"/>
                    <w:left w:val="none" w:sz="0" w:space="0" w:color="auto"/>
                    <w:bottom w:val="none" w:sz="0" w:space="0" w:color="auto"/>
                    <w:right w:val="none" w:sz="0" w:space="0" w:color="auto"/>
                  </w:divBdr>
                </w:div>
                <w:div w:id="616638097">
                  <w:marLeft w:val="0"/>
                  <w:marRight w:val="0"/>
                  <w:marTop w:val="0"/>
                  <w:marBottom w:val="0"/>
                  <w:divBdr>
                    <w:top w:val="none" w:sz="0" w:space="0" w:color="auto"/>
                    <w:left w:val="none" w:sz="0" w:space="0" w:color="auto"/>
                    <w:bottom w:val="none" w:sz="0" w:space="0" w:color="auto"/>
                    <w:right w:val="none" w:sz="0" w:space="0" w:color="auto"/>
                  </w:divBdr>
                </w:div>
                <w:div w:id="216403615">
                  <w:marLeft w:val="0"/>
                  <w:marRight w:val="0"/>
                  <w:marTop w:val="0"/>
                  <w:marBottom w:val="0"/>
                  <w:divBdr>
                    <w:top w:val="none" w:sz="0" w:space="0" w:color="auto"/>
                    <w:left w:val="none" w:sz="0" w:space="0" w:color="auto"/>
                    <w:bottom w:val="none" w:sz="0" w:space="0" w:color="auto"/>
                    <w:right w:val="none" w:sz="0" w:space="0" w:color="auto"/>
                  </w:divBdr>
                </w:div>
                <w:div w:id="1835028939">
                  <w:marLeft w:val="0"/>
                  <w:marRight w:val="0"/>
                  <w:marTop w:val="0"/>
                  <w:marBottom w:val="0"/>
                  <w:divBdr>
                    <w:top w:val="none" w:sz="0" w:space="0" w:color="auto"/>
                    <w:left w:val="none" w:sz="0" w:space="0" w:color="auto"/>
                    <w:bottom w:val="none" w:sz="0" w:space="0" w:color="auto"/>
                    <w:right w:val="none" w:sz="0" w:space="0" w:color="auto"/>
                  </w:divBdr>
                </w:div>
                <w:div w:id="2062555801">
                  <w:marLeft w:val="0"/>
                  <w:marRight w:val="0"/>
                  <w:marTop w:val="0"/>
                  <w:marBottom w:val="0"/>
                  <w:divBdr>
                    <w:top w:val="none" w:sz="0" w:space="0" w:color="auto"/>
                    <w:left w:val="none" w:sz="0" w:space="0" w:color="auto"/>
                    <w:bottom w:val="none" w:sz="0" w:space="0" w:color="auto"/>
                    <w:right w:val="none" w:sz="0" w:space="0" w:color="auto"/>
                  </w:divBdr>
                </w:div>
                <w:div w:id="2088109096">
                  <w:marLeft w:val="0"/>
                  <w:marRight w:val="0"/>
                  <w:marTop w:val="0"/>
                  <w:marBottom w:val="0"/>
                  <w:divBdr>
                    <w:top w:val="none" w:sz="0" w:space="0" w:color="auto"/>
                    <w:left w:val="none" w:sz="0" w:space="0" w:color="auto"/>
                    <w:bottom w:val="none" w:sz="0" w:space="0" w:color="auto"/>
                    <w:right w:val="none" w:sz="0" w:space="0" w:color="auto"/>
                  </w:divBdr>
                </w:div>
                <w:div w:id="1903443915">
                  <w:marLeft w:val="0"/>
                  <w:marRight w:val="0"/>
                  <w:marTop w:val="0"/>
                  <w:marBottom w:val="0"/>
                  <w:divBdr>
                    <w:top w:val="none" w:sz="0" w:space="0" w:color="auto"/>
                    <w:left w:val="none" w:sz="0" w:space="0" w:color="auto"/>
                    <w:bottom w:val="none" w:sz="0" w:space="0" w:color="auto"/>
                    <w:right w:val="none" w:sz="0" w:space="0" w:color="auto"/>
                  </w:divBdr>
                </w:div>
                <w:div w:id="1835141334">
                  <w:marLeft w:val="0"/>
                  <w:marRight w:val="0"/>
                  <w:marTop w:val="0"/>
                  <w:marBottom w:val="0"/>
                  <w:divBdr>
                    <w:top w:val="none" w:sz="0" w:space="0" w:color="auto"/>
                    <w:left w:val="none" w:sz="0" w:space="0" w:color="auto"/>
                    <w:bottom w:val="none" w:sz="0" w:space="0" w:color="auto"/>
                    <w:right w:val="none" w:sz="0" w:space="0" w:color="auto"/>
                  </w:divBdr>
                </w:div>
                <w:div w:id="333537613">
                  <w:marLeft w:val="0"/>
                  <w:marRight w:val="0"/>
                  <w:marTop w:val="0"/>
                  <w:marBottom w:val="0"/>
                  <w:divBdr>
                    <w:top w:val="none" w:sz="0" w:space="0" w:color="auto"/>
                    <w:left w:val="none" w:sz="0" w:space="0" w:color="auto"/>
                    <w:bottom w:val="none" w:sz="0" w:space="0" w:color="auto"/>
                    <w:right w:val="none" w:sz="0" w:space="0" w:color="auto"/>
                  </w:divBdr>
                </w:div>
                <w:div w:id="2106610702">
                  <w:marLeft w:val="0"/>
                  <w:marRight w:val="0"/>
                  <w:marTop w:val="0"/>
                  <w:marBottom w:val="0"/>
                  <w:divBdr>
                    <w:top w:val="none" w:sz="0" w:space="0" w:color="auto"/>
                    <w:left w:val="none" w:sz="0" w:space="0" w:color="auto"/>
                    <w:bottom w:val="none" w:sz="0" w:space="0" w:color="auto"/>
                    <w:right w:val="none" w:sz="0" w:space="0" w:color="auto"/>
                  </w:divBdr>
                </w:div>
                <w:div w:id="1205798061">
                  <w:marLeft w:val="0"/>
                  <w:marRight w:val="0"/>
                  <w:marTop w:val="0"/>
                  <w:marBottom w:val="0"/>
                  <w:divBdr>
                    <w:top w:val="none" w:sz="0" w:space="0" w:color="auto"/>
                    <w:left w:val="none" w:sz="0" w:space="0" w:color="auto"/>
                    <w:bottom w:val="none" w:sz="0" w:space="0" w:color="auto"/>
                    <w:right w:val="none" w:sz="0" w:space="0" w:color="auto"/>
                  </w:divBdr>
                </w:div>
                <w:div w:id="1745059498">
                  <w:marLeft w:val="0"/>
                  <w:marRight w:val="0"/>
                  <w:marTop w:val="0"/>
                  <w:marBottom w:val="0"/>
                  <w:divBdr>
                    <w:top w:val="none" w:sz="0" w:space="0" w:color="auto"/>
                    <w:left w:val="none" w:sz="0" w:space="0" w:color="auto"/>
                    <w:bottom w:val="none" w:sz="0" w:space="0" w:color="auto"/>
                    <w:right w:val="none" w:sz="0" w:space="0" w:color="auto"/>
                  </w:divBdr>
                </w:div>
                <w:div w:id="1576159587">
                  <w:marLeft w:val="0"/>
                  <w:marRight w:val="0"/>
                  <w:marTop w:val="0"/>
                  <w:marBottom w:val="0"/>
                  <w:divBdr>
                    <w:top w:val="none" w:sz="0" w:space="0" w:color="auto"/>
                    <w:left w:val="none" w:sz="0" w:space="0" w:color="auto"/>
                    <w:bottom w:val="none" w:sz="0" w:space="0" w:color="auto"/>
                    <w:right w:val="none" w:sz="0" w:space="0" w:color="auto"/>
                  </w:divBdr>
                </w:div>
                <w:div w:id="2066947853">
                  <w:marLeft w:val="0"/>
                  <w:marRight w:val="0"/>
                  <w:marTop w:val="0"/>
                  <w:marBottom w:val="0"/>
                  <w:divBdr>
                    <w:top w:val="none" w:sz="0" w:space="0" w:color="auto"/>
                    <w:left w:val="none" w:sz="0" w:space="0" w:color="auto"/>
                    <w:bottom w:val="none" w:sz="0" w:space="0" w:color="auto"/>
                    <w:right w:val="none" w:sz="0" w:space="0" w:color="auto"/>
                  </w:divBdr>
                </w:div>
                <w:div w:id="1458907969">
                  <w:marLeft w:val="0"/>
                  <w:marRight w:val="0"/>
                  <w:marTop w:val="0"/>
                  <w:marBottom w:val="0"/>
                  <w:divBdr>
                    <w:top w:val="none" w:sz="0" w:space="0" w:color="auto"/>
                    <w:left w:val="none" w:sz="0" w:space="0" w:color="auto"/>
                    <w:bottom w:val="none" w:sz="0" w:space="0" w:color="auto"/>
                    <w:right w:val="none" w:sz="0" w:space="0" w:color="auto"/>
                  </w:divBdr>
                </w:div>
                <w:div w:id="1935892799">
                  <w:marLeft w:val="0"/>
                  <w:marRight w:val="0"/>
                  <w:marTop w:val="0"/>
                  <w:marBottom w:val="0"/>
                  <w:divBdr>
                    <w:top w:val="none" w:sz="0" w:space="0" w:color="auto"/>
                    <w:left w:val="none" w:sz="0" w:space="0" w:color="auto"/>
                    <w:bottom w:val="none" w:sz="0" w:space="0" w:color="auto"/>
                    <w:right w:val="none" w:sz="0" w:space="0" w:color="auto"/>
                  </w:divBdr>
                </w:div>
                <w:div w:id="1366952166">
                  <w:marLeft w:val="0"/>
                  <w:marRight w:val="0"/>
                  <w:marTop w:val="0"/>
                  <w:marBottom w:val="0"/>
                  <w:divBdr>
                    <w:top w:val="none" w:sz="0" w:space="0" w:color="auto"/>
                    <w:left w:val="none" w:sz="0" w:space="0" w:color="auto"/>
                    <w:bottom w:val="none" w:sz="0" w:space="0" w:color="auto"/>
                    <w:right w:val="none" w:sz="0" w:space="0" w:color="auto"/>
                  </w:divBdr>
                </w:div>
                <w:div w:id="2085177555">
                  <w:marLeft w:val="0"/>
                  <w:marRight w:val="0"/>
                  <w:marTop w:val="0"/>
                  <w:marBottom w:val="0"/>
                  <w:divBdr>
                    <w:top w:val="none" w:sz="0" w:space="0" w:color="auto"/>
                    <w:left w:val="none" w:sz="0" w:space="0" w:color="auto"/>
                    <w:bottom w:val="none" w:sz="0" w:space="0" w:color="auto"/>
                    <w:right w:val="none" w:sz="0" w:space="0" w:color="auto"/>
                  </w:divBdr>
                </w:div>
                <w:div w:id="1619139420">
                  <w:marLeft w:val="0"/>
                  <w:marRight w:val="0"/>
                  <w:marTop w:val="0"/>
                  <w:marBottom w:val="0"/>
                  <w:divBdr>
                    <w:top w:val="none" w:sz="0" w:space="0" w:color="auto"/>
                    <w:left w:val="none" w:sz="0" w:space="0" w:color="auto"/>
                    <w:bottom w:val="none" w:sz="0" w:space="0" w:color="auto"/>
                    <w:right w:val="none" w:sz="0" w:space="0" w:color="auto"/>
                  </w:divBdr>
                </w:div>
                <w:div w:id="605576475">
                  <w:marLeft w:val="0"/>
                  <w:marRight w:val="0"/>
                  <w:marTop w:val="0"/>
                  <w:marBottom w:val="0"/>
                  <w:divBdr>
                    <w:top w:val="none" w:sz="0" w:space="0" w:color="auto"/>
                    <w:left w:val="none" w:sz="0" w:space="0" w:color="auto"/>
                    <w:bottom w:val="none" w:sz="0" w:space="0" w:color="auto"/>
                    <w:right w:val="none" w:sz="0" w:space="0" w:color="auto"/>
                  </w:divBdr>
                </w:div>
                <w:div w:id="1970865390">
                  <w:marLeft w:val="0"/>
                  <w:marRight w:val="0"/>
                  <w:marTop w:val="0"/>
                  <w:marBottom w:val="0"/>
                  <w:divBdr>
                    <w:top w:val="none" w:sz="0" w:space="0" w:color="auto"/>
                    <w:left w:val="none" w:sz="0" w:space="0" w:color="auto"/>
                    <w:bottom w:val="none" w:sz="0" w:space="0" w:color="auto"/>
                    <w:right w:val="none" w:sz="0" w:space="0" w:color="auto"/>
                  </w:divBdr>
                </w:div>
                <w:div w:id="428696745">
                  <w:marLeft w:val="0"/>
                  <w:marRight w:val="0"/>
                  <w:marTop w:val="0"/>
                  <w:marBottom w:val="0"/>
                  <w:divBdr>
                    <w:top w:val="none" w:sz="0" w:space="0" w:color="auto"/>
                    <w:left w:val="none" w:sz="0" w:space="0" w:color="auto"/>
                    <w:bottom w:val="none" w:sz="0" w:space="0" w:color="auto"/>
                    <w:right w:val="none" w:sz="0" w:space="0" w:color="auto"/>
                  </w:divBdr>
                </w:div>
                <w:div w:id="1329866468">
                  <w:marLeft w:val="0"/>
                  <w:marRight w:val="0"/>
                  <w:marTop w:val="0"/>
                  <w:marBottom w:val="0"/>
                  <w:divBdr>
                    <w:top w:val="none" w:sz="0" w:space="0" w:color="auto"/>
                    <w:left w:val="none" w:sz="0" w:space="0" w:color="auto"/>
                    <w:bottom w:val="none" w:sz="0" w:space="0" w:color="auto"/>
                    <w:right w:val="none" w:sz="0" w:space="0" w:color="auto"/>
                  </w:divBdr>
                </w:div>
                <w:div w:id="2056536603">
                  <w:marLeft w:val="0"/>
                  <w:marRight w:val="0"/>
                  <w:marTop w:val="0"/>
                  <w:marBottom w:val="0"/>
                  <w:divBdr>
                    <w:top w:val="none" w:sz="0" w:space="0" w:color="auto"/>
                    <w:left w:val="none" w:sz="0" w:space="0" w:color="auto"/>
                    <w:bottom w:val="none" w:sz="0" w:space="0" w:color="auto"/>
                    <w:right w:val="none" w:sz="0" w:space="0" w:color="auto"/>
                  </w:divBdr>
                </w:div>
                <w:div w:id="626473752">
                  <w:marLeft w:val="0"/>
                  <w:marRight w:val="0"/>
                  <w:marTop w:val="0"/>
                  <w:marBottom w:val="0"/>
                  <w:divBdr>
                    <w:top w:val="none" w:sz="0" w:space="0" w:color="auto"/>
                    <w:left w:val="none" w:sz="0" w:space="0" w:color="auto"/>
                    <w:bottom w:val="none" w:sz="0" w:space="0" w:color="auto"/>
                    <w:right w:val="none" w:sz="0" w:space="0" w:color="auto"/>
                  </w:divBdr>
                </w:div>
                <w:div w:id="397939776">
                  <w:marLeft w:val="0"/>
                  <w:marRight w:val="0"/>
                  <w:marTop w:val="0"/>
                  <w:marBottom w:val="0"/>
                  <w:divBdr>
                    <w:top w:val="none" w:sz="0" w:space="0" w:color="auto"/>
                    <w:left w:val="none" w:sz="0" w:space="0" w:color="auto"/>
                    <w:bottom w:val="none" w:sz="0" w:space="0" w:color="auto"/>
                    <w:right w:val="none" w:sz="0" w:space="0" w:color="auto"/>
                  </w:divBdr>
                </w:div>
                <w:div w:id="1465198879">
                  <w:marLeft w:val="0"/>
                  <w:marRight w:val="0"/>
                  <w:marTop w:val="0"/>
                  <w:marBottom w:val="0"/>
                  <w:divBdr>
                    <w:top w:val="none" w:sz="0" w:space="0" w:color="auto"/>
                    <w:left w:val="none" w:sz="0" w:space="0" w:color="auto"/>
                    <w:bottom w:val="none" w:sz="0" w:space="0" w:color="auto"/>
                    <w:right w:val="none" w:sz="0" w:space="0" w:color="auto"/>
                  </w:divBdr>
                </w:div>
                <w:div w:id="539514328">
                  <w:marLeft w:val="0"/>
                  <w:marRight w:val="0"/>
                  <w:marTop w:val="0"/>
                  <w:marBottom w:val="0"/>
                  <w:divBdr>
                    <w:top w:val="none" w:sz="0" w:space="0" w:color="auto"/>
                    <w:left w:val="none" w:sz="0" w:space="0" w:color="auto"/>
                    <w:bottom w:val="none" w:sz="0" w:space="0" w:color="auto"/>
                    <w:right w:val="none" w:sz="0" w:space="0" w:color="auto"/>
                  </w:divBdr>
                </w:div>
                <w:div w:id="1779333077">
                  <w:marLeft w:val="0"/>
                  <w:marRight w:val="0"/>
                  <w:marTop w:val="0"/>
                  <w:marBottom w:val="0"/>
                  <w:divBdr>
                    <w:top w:val="none" w:sz="0" w:space="0" w:color="auto"/>
                    <w:left w:val="none" w:sz="0" w:space="0" w:color="auto"/>
                    <w:bottom w:val="none" w:sz="0" w:space="0" w:color="auto"/>
                    <w:right w:val="none" w:sz="0" w:space="0" w:color="auto"/>
                  </w:divBdr>
                </w:div>
                <w:div w:id="1659963871">
                  <w:marLeft w:val="0"/>
                  <w:marRight w:val="0"/>
                  <w:marTop w:val="0"/>
                  <w:marBottom w:val="0"/>
                  <w:divBdr>
                    <w:top w:val="none" w:sz="0" w:space="0" w:color="auto"/>
                    <w:left w:val="none" w:sz="0" w:space="0" w:color="auto"/>
                    <w:bottom w:val="none" w:sz="0" w:space="0" w:color="auto"/>
                    <w:right w:val="none" w:sz="0" w:space="0" w:color="auto"/>
                  </w:divBdr>
                </w:div>
                <w:div w:id="1299649864">
                  <w:marLeft w:val="0"/>
                  <w:marRight w:val="0"/>
                  <w:marTop w:val="0"/>
                  <w:marBottom w:val="0"/>
                  <w:divBdr>
                    <w:top w:val="none" w:sz="0" w:space="0" w:color="auto"/>
                    <w:left w:val="none" w:sz="0" w:space="0" w:color="auto"/>
                    <w:bottom w:val="none" w:sz="0" w:space="0" w:color="auto"/>
                    <w:right w:val="none" w:sz="0" w:space="0" w:color="auto"/>
                  </w:divBdr>
                </w:div>
                <w:div w:id="1943414461">
                  <w:marLeft w:val="0"/>
                  <w:marRight w:val="0"/>
                  <w:marTop w:val="0"/>
                  <w:marBottom w:val="0"/>
                  <w:divBdr>
                    <w:top w:val="none" w:sz="0" w:space="0" w:color="auto"/>
                    <w:left w:val="none" w:sz="0" w:space="0" w:color="auto"/>
                    <w:bottom w:val="none" w:sz="0" w:space="0" w:color="auto"/>
                    <w:right w:val="none" w:sz="0" w:space="0" w:color="auto"/>
                  </w:divBdr>
                </w:div>
                <w:div w:id="874195089">
                  <w:marLeft w:val="0"/>
                  <w:marRight w:val="0"/>
                  <w:marTop w:val="0"/>
                  <w:marBottom w:val="0"/>
                  <w:divBdr>
                    <w:top w:val="none" w:sz="0" w:space="0" w:color="auto"/>
                    <w:left w:val="none" w:sz="0" w:space="0" w:color="auto"/>
                    <w:bottom w:val="none" w:sz="0" w:space="0" w:color="auto"/>
                    <w:right w:val="none" w:sz="0" w:space="0" w:color="auto"/>
                  </w:divBdr>
                </w:div>
                <w:div w:id="1275871323">
                  <w:marLeft w:val="0"/>
                  <w:marRight w:val="0"/>
                  <w:marTop w:val="0"/>
                  <w:marBottom w:val="0"/>
                  <w:divBdr>
                    <w:top w:val="none" w:sz="0" w:space="0" w:color="auto"/>
                    <w:left w:val="none" w:sz="0" w:space="0" w:color="auto"/>
                    <w:bottom w:val="none" w:sz="0" w:space="0" w:color="auto"/>
                    <w:right w:val="none" w:sz="0" w:space="0" w:color="auto"/>
                  </w:divBdr>
                </w:div>
                <w:div w:id="113522285">
                  <w:marLeft w:val="0"/>
                  <w:marRight w:val="0"/>
                  <w:marTop w:val="0"/>
                  <w:marBottom w:val="0"/>
                  <w:divBdr>
                    <w:top w:val="none" w:sz="0" w:space="0" w:color="auto"/>
                    <w:left w:val="none" w:sz="0" w:space="0" w:color="auto"/>
                    <w:bottom w:val="none" w:sz="0" w:space="0" w:color="auto"/>
                    <w:right w:val="none" w:sz="0" w:space="0" w:color="auto"/>
                  </w:divBdr>
                </w:div>
                <w:div w:id="515775177">
                  <w:marLeft w:val="0"/>
                  <w:marRight w:val="0"/>
                  <w:marTop w:val="0"/>
                  <w:marBottom w:val="0"/>
                  <w:divBdr>
                    <w:top w:val="none" w:sz="0" w:space="0" w:color="auto"/>
                    <w:left w:val="none" w:sz="0" w:space="0" w:color="auto"/>
                    <w:bottom w:val="none" w:sz="0" w:space="0" w:color="auto"/>
                    <w:right w:val="none" w:sz="0" w:space="0" w:color="auto"/>
                  </w:divBdr>
                </w:div>
                <w:div w:id="765420038">
                  <w:marLeft w:val="0"/>
                  <w:marRight w:val="0"/>
                  <w:marTop w:val="0"/>
                  <w:marBottom w:val="0"/>
                  <w:divBdr>
                    <w:top w:val="none" w:sz="0" w:space="0" w:color="auto"/>
                    <w:left w:val="none" w:sz="0" w:space="0" w:color="auto"/>
                    <w:bottom w:val="none" w:sz="0" w:space="0" w:color="auto"/>
                    <w:right w:val="none" w:sz="0" w:space="0" w:color="auto"/>
                  </w:divBdr>
                </w:div>
                <w:div w:id="433327345">
                  <w:marLeft w:val="0"/>
                  <w:marRight w:val="0"/>
                  <w:marTop w:val="0"/>
                  <w:marBottom w:val="0"/>
                  <w:divBdr>
                    <w:top w:val="none" w:sz="0" w:space="0" w:color="auto"/>
                    <w:left w:val="none" w:sz="0" w:space="0" w:color="auto"/>
                    <w:bottom w:val="none" w:sz="0" w:space="0" w:color="auto"/>
                    <w:right w:val="none" w:sz="0" w:space="0" w:color="auto"/>
                  </w:divBdr>
                </w:div>
                <w:div w:id="133917298">
                  <w:marLeft w:val="0"/>
                  <w:marRight w:val="0"/>
                  <w:marTop w:val="0"/>
                  <w:marBottom w:val="0"/>
                  <w:divBdr>
                    <w:top w:val="none" w:sz="0" w:space="0" w:color="auto"/>
                    <w:left w:val="none" w:sz="0" w:space="0" w:color="auto"/>
                    <w:bottom w:val="none" w:sz="0" w:space="0" w:color="auto"/>
                    <w:right w:val="none" w:sz="0" w:space="0" w:color="auto"/>
                  </w:divBdr>
                </w:div>
                <w:div w:id="1354696503">
                  <w:marLeft w:val="0"/>
                  <w:marRight w:val="0"/>
                  <w:marTop w:val="0"/>
                  <w:marBottom w:val="0"/>
                  <w:divBdr>
                    <w:top w:val="none" w:sz="0" w:space="0" w:color="auto"/>
                    <w:left w:val="none" w:sz="0" w:space="0" w:color="auto"/>
                    <w:bottom w:val="none" w:sz="0" w:space="0" w:color="auto"/>
                    <w:right w:val="none" w:sz="0" w:space="0" w:color="auto"/>
                  </w:divBdr>
                </w:div>
                <w:div w:id="1654218176">
                  <w:marLeft w:val="0"/>
                  <w:marRight w:val="0"/>
                  <w:marTop w:val="0"/>
                  <w:marBottom w:val="0"/>
                  <w:divBdr>
                    <w:top w:val="none" w:sz="0" w:space="0" w:color="auto"/>
                    <w:left w:val="none" w:sz="0" w:space="0" w:color="auto"/>
                    <w:bottom w:val="none" w:sz="0" w:space="0" w:color="auto"/>
                    <w:right w:val="none" w:sz="0" w:space="0" w:color="auto"/>
                  </w:divBdr>
                </w:div>
                <w:div w:id="793594944">
                  <w:marLeft w:val="0"/>
                  <w:marRight w:val="0"/>
                  <w:marTop w:val="0"/>
                  <w:marBottom w:val="0"/>
                  <w:divBdr>
                    <w:top w:val="none" w:sz="0" w:space="0" w:color="auto"/>
                    <w:left w:val="none" w:sz="0" w:space="0" w:color="auto"/>
                    <w:bottom w:val="none" w:sz="0" w:space="0" w:color="auto"/>
                    <w:right w:val="none" w:sz="0" w:space="0" w:color="auto"/>
                  </w:divBdr>
                </w:div>
                <w:div w:id="1314531457">
                  <w:marLeft w:val="0"/>
                  <w:marRight w:val="0"/>
                  <w:marTop w:val="0"/>
                  <w:marBottom w:val="0"/>
                  <w:divBdr>
                    <w:top w:val="none" w:sz="0" w:space="0" w:color="auto"/>
                    <w:left w:val="none" w:sz="0" w:space="0" w:color="auto"/>
                    <w:bottom w:val="none" w:sz="0" w:space="0" w:color="auto"/>
                    <w:right w:val="none" w:sz="0" w:space="0" w:color="auto"/>
                  </w:divBdr>
                </w:div>
                <w:div w:id="1871067677">
                  <w:marLeft w:val="0"/>
                  <w:marRight w:val="0"/>
                  <w:marTop w:val="0"/>
                  <w:marBottom w:val="0"/>
                  <w:divBdr>
                    <w:top w:val="none" w:sz="0" w:space="0" w:color="auto"/>
                    <w:left w:val="none" w:sz="0" w:space="0" w:color="auto"/>
                    <w:bottom w:val="none" w:sz="0" w:space="0" w:color="auto"/>
                    <w:right w:val="none" w:sz="0" w:space="0" w:color="auto"/>
                  </w:divBdr>
                </w:div>
                <w:div w:id="1957373356">
                  <w:marLeft w:val="0"/>
                  <w:marRight w:val="0"/>
                  <w:marTop w:val="0"/>
                  <w:marBottom w:val="0"/>
                  <w:divBdr>
                    <w:top w:val="none" w:sz="0" w:space="0" w:color="auto"/>
                    <w:left w:val="none" w:sz="0" w:space="0" w:color="auto"/>
                    <w:bottom w:val="none" w:sz="0" w:space="0" w:color="auto"/>
                    <w:right w:val="none" w:sz="0" w:space="0" w:color="auto"/>
                  </w:divBdr>
                </w:div>
                <w:div w:id="1530533857">
                  <w:marLeft w:val="0"/>
                  <w:marRight w:val="0"/>
                  <w:marTop w:val="0"/>
                  <w:marBottom w:val="0"/>
                  <w:divBdr>
                    <w:top w:val="none" w:sz="0" w:space="0" w:color="auto"/>
                    <w:left w:val="none" w:sz="0" w:space="0" w:color="auto"/>
                    <w:bottom w:val="none" w:sz="0" w:space="0" w:color="auto"/>
                    <w:right w:val="none" w:sz="0" w:space="0" w:color="auto"/>
                  </w:divBdr>
                </w:div>
                <w:div w:id="471990776">
                  <w:marLeft w:val="0"/>
                  <w:marRight w:val="0"/>
                  <w:marTop w:val="0"/>
                  <w:marBottom w:val="0"/>
                  <w:divBdr>
                    <w:top w:val="none" w:sz="0" w:space="0" w:color="auto"/>
                    <w:left w:val="none" w:sz="0" w:space="0" w:color="auto"/>
                    <w:bottom w:val="none" w:sz="0" w:space="0" w:color="auto"/>
                    <w:right w:val="none" w:sz="0" w:space="0" w:color="auto"/>
                  </w:divBdr>
                </w:div>
                <w:div w:id="126556988">
                  <w:marLeft w:val="0"/>
                  <w:marRight w:val="0"/>
                  <w:marTop w:val="0"/>
                  <w:marBottom w:val="0"/>
                  <w:divBdr>
                    <w:top w:val="none" w:sz="0" w:space="0" w:color="auto"/>
                    <w:left w:val="none" w:sz="0" w:space="0" w:color="auto"/>
                    <w:bottom w:val="none" w:sz="0" w:space="0" w:color="auto"/>
                    <w:right w:val="none" w:sz="0" w:space="0" w:color="auto"/>
                  </w:divBdr>
                </w:div>
                <w:div w:id="1530101558">
                  <w:marLeft w:val="0"/>
                  <w:marRight w:val="0"/>
                  <w:marTop w:val="0"/>
                  <w:marBottom w:val="0"/>
                  <w:divBdr>
                    <w:top w:val="none" w:sz="0" w:space="0" w:color="auto"/>
                    <w:left w:val="none" w:sz="0" w:space="0" w:color="auto"/>
                    <w:bottom w:val="none" w:sz="0" w:space="0" w:color="auto"/>
                    <w:right w:val="none" w:sz="0" w:space="0" w:color="auto"/>
                  </w:divBdr>
                </w:div>
                <w:div w:id="1896238742">
                  <w:marLeft w:val="0"/>
                  <w:marRight w:val="0"/>
                  <w:marTop w:val="0"/>
                  <w:marBottom w:val="0"/>
                  <w:divBdr>
                    <w:top w:val="none" w:sz="0" w:space="0" w:color="auto"/>
                    <w:left w:val="none" w:sz="0" w:space="0" w:color="auto"/>
                    <w:bottom w:val="none" w:sz="0" w:space="0" w:color="auto"/>
                    <w:right w:val="none" w:sz="0" w:space="0" w:color="auto"/>
                  </w:divBdr>
                </w:div>
                <w:div w:id="1770274538">
                  <w:marLeft w:val="0"/>
                  <w:marRight w:val="0"/>
                  <w:marTop w:val="0"/>
                  <w:marBottom w:val="0"/>
                  <w:divBdr>
                    <w:top w:val="none" w:sz="0" w:space="0" w:color="auto"/>
                    <w:left w:val="none" w:sz="0" w:space="0" w:color="auto"/>
                    <w:bottom w:val="none" w:sz="0" w:space="0" w:color="auto"/>
                    <w:right w:val="none" w:sz="0" w:space="0" w:color="auto"/>
                  </w:divBdr>
                </w:div>
                <w:div w:id="797338229">
                  <w:marLeft w:val="0"/>
                  <w:marRight w:val="0"/>
                  <w:marTop w:val="0"/>
                  <w:marBottom w:val="0"/>
                  <w:divBdr>
                    <w:top w:val="none" w:sz="0" w:space="0" w:color="auto"/>
                    <w:left w:val="none" w:sz="0" w:space="0" w:color="auto"/>
                    <w:bottom w:val="none" w:sz="0" w:space="0" w:color="auto"/>
                    <w:right w:val="none" w:sz="0" w:space="0" w:color="auto"/>
                  </w:divBdr>
                </w:div>
                <w:div w:id="1110397707">
                  <w:marLeft w:val="0"/>
                  <w:marRight w:val="0"/>
                  <w:marTop w:val="0"/>
                  <w:marBottom w:val="0"/>
                  <w:divBdr>
                    <w:top w:val="none" w:sz="0" w:space="0" w:color="auto"/>
                    <w:left w:val="none" w:sz="0" w:space="0" w:color="auto"/>
                    <w:bottom w:val="none" w:sz="0" w:space="0" w:color="auto"/>
                    <w:right w:val="none" w:sz="0" w:space="0" w:color="auto"/>
                  </w:divBdr>
                </w:div>
                <w:div w:id="1747071112">
                  <w:marLeft w:val="0"/>
                  <w:marRight w:val="0"/>
                  <w:marTop w:val="0"/>
                  <w:marBottom w:val="0"/>
                  <w:divBdr>
                    <w:top w:val="none" w:sz="0" w:space="0" w:color="auto"/>
                    <w:left w:val="none" w:sz="0" w:space="0" w:color="auto"/>
                    <w:bottom w:val="none" w:sz="0" w:space="0" w:color="auto"/>
                    <w:right w:val="none" w:sz="0" w:space="0" w:color="auto"/>
                  </w:divBdr>
                </w:div>
                <w:div w:id="1498227644">
                  <w:marLeft w:val="0"/>
                  <w:marRight w:val="0"/>
                  <w:marTop w:val="0"/>
                  <w:marBottom w:val="0"/>
                  <w:divBdr>
                    <w:top w:val="none" w:sz="0" w:space="0" w:color="auto"/>
                    <w:left w:val="none" w:sz="0" w:space="0" w:color="auto"/>
                    <w:bottom w:val="none" w:sz="0" w:space="0" w:color="auto"/>
                    <w:right w:val="none" w:sz="0" w:space="0" w:color="auto"/>
                  </w:divBdr>
                </w:div>
                <w:div w:id="2130850379">
                  <w:marLeft w:val="0"/>
                  <w:marRight w:val="0"/>
                  <w:marTop w:val="0"/>
                  <w:marBottom w:val="0"/>
                  <w:divBdr>
                    <w:top w:val="none" w:sz="0" w:space="0" w:color="auto"/>
                    <w:left w:val="none" w:sz="0" w:space="0" w:color="auto"/>
                    <w:bottom w:val="none" w:sz="0" w:space="0" w:color="auto"/>
                    <w:right w:val="none" w:sz="0" w:space="0" w:color="auto"/>
                  </w:divBdr>
                </w:div>
                <w:div w:id="2116358933">
                  <w:marLeft w:val="0"/>
                  <w:marRight w:val="0"/>
                  <w:marTop w:val="0"/>
                  <w:marBottom w:val="0"/>
                  <w:divBdr>
                    <w:top w:val="none" w:sz="0" w:space="0" w:color="auto"/>
                    <w:left w:val="none" w:sz="0" w:space="0" w:color="auto"/>
                    <w:bottom w:val="none" w:sz="0" w:space="0" w:color="auto"/>
                    <w:right w:val="none" w:sz="0" w:space="0" w:color="auto"/>
                  </w:divBdr>
                </w:div>
                <w:div w:id="736317299">
                  <w:marLeft w:val="0"/>
                  <w:marRight w:val="0"/>
                  <w:marTop w:val="0"/>
                  <w:marBottom w:val="0"/>
                  <w:divBdr>
                    <w:top w:val="none" w:sz="0" w:space="0" w:color="auto"/>
                    <w:left w:val="none" w:sz="0" w:space="0" w:color="auto"/>
                    <w:bottom w:val="none" w:sz="0" w:space="0" w:color="auto"/>
                    <w:right w:val="none" w:sz="0" w:space="0" w:color="auto"/>
                  </w:divBdr>
                </w:div>
                <w:div w:id="135336990">
                  <w:marLeft w:val="0"/>
                  <w:marRight w:val="0"/>
                  <w:marTop w:val="0"/>
                  <w:marBottom w:val="0"/>
                  <w:divBdr>
                    <w:top w:val="none" w:sz="0" w:space="0" w:color="auto"/>
                    <w:left w:val="none" w:sz="0" w:space="0" w:color="auto"/>
                    <w:bottom w:val="none" w:sz="0" w:space="0" w:color="auto"/>
                    <w:right w:val="none" w:sz="0" w:space="0" w:color="auto"/>
                  </w:divBdr>
                </w:div>
                <w:div w:id="1297369306">
                  <w:marLeft w:val="0"/>
                  <w:marRight w:val="0"/>
                  <w:marTop w:val="0"/>
                  <w:marBottom w:val="0"/>
                  <w:divBdr>
                    <w:top w:val="none" w:sz="0" w:space="0" w:color="auto"/>
                    <w:left w:val="none" w:sz="0" w:space="0" w:color="auto"/>
                    <w:bottom w:val="none" w:sz="0" w:space="0" w:color="auto"/>
                    <w:right w:val="none" w:sz="0" w:space="0" w:color="auto"/>
                  </w:divBdr>
                </w:div>
                <w:div w:id="1759714000">
                  <w:marLeft w:val="0"/>
                  <w:marRight w:val="0"/>
                  <w:marTop w:val="0"/>
                  <w:marBottom w:val="0"/>
                  <w:divBdr>
                    <w:top w:val="none" w:sz="0" w:space="0" w:color="auto"/>
                    <w:left w:val="none" w:sz="0" w:space="0" w:color="auto"/>
                    <w:bottom w:val="none" w:sz="0" w:space="0" w:color="auto"/>
                    <w:right w:val="none" w:sz="0" w:space="0" w:color="auto"/>
                  </w:divBdr>
                </w:div>
                <w:div w:id="705637063">
                  <w:marLeft w:val="0"/>
                  <w:marRight w:val="0"/>
                  <w:marTop w:val="0"/>
                  <w:marBottom w:val="0"/>
                  <w:divBdr>
                    <w:top w:val="none" w:sz="0" w:space="0" w:color="auto"/>
                    <w:left w:val="none" w:sz="0" w:space="0" w:color="auto"/>
                    <w:bottom w:val="none" w:sz="0" w:space="0" w:color="auto"/>
                    <w:right w:val="none" w:sz="0" w:space="0" w:color="auto"/>
                  </w:divBdr>
                </w:div>
                <w:div w:id="812985713">
                  <w:marLeft w:val="0"/>
                  <w:marRight w:val="0"/>
                  <w:marTop w:val="0"/>
                  <w:marBottom w:val="0"/>
                  <w:divBdr>
                    <w:top w:val="none" w:sz="0" w:space="0" w:color="auto"/>
                    <w:left w:val="none" w:sz="0" w:space="0" w:color="auto"/>
                    <w:bottom w:val="none" w:sz="0" w:space="0" w:color="auto"/>
                    <w:right w:val="none" w:sz="0" w:space="0" w:color="auto"/>
                  </w:divBdr>
                </w:div>
                <w:div w:id="1848905338">
                  <w:marLeft w:val="0"/>
                  <w:marRight w:val="0"/>
                  <w:marTop w:val="0"/>
                  <w:marBottom w:val="0"/>
                  <w:divBdr>
                    <w:top w:val="none" w:sz="0" w:space="0" w:color="auto"/>
                    <w:left w:val="none" w:sz="0" w:space="0" w:color="auto"/>
                    <w:bottom w:val="none" w:sz="0" w:space="0" w:color="auto"/>
                    <w:right w:val="none" w:sz="0" w:space="0" w:color="auto"/>
                  </w:divBdr>
                </w:div>
                <w:div w:id="1753429590">
                  <w:marLeft w:val="0"/>
                  <w:marRight w:val="0"/>
                  <w:marTop w:val="0"/>
                  <w:marBottom w:val="0"/>
                  <w:divBdr>
                    <w:top w:val="none" w:sz="0" w:space="0" w:color="auto"/>
                    <w:left w:val="none" w:sz="0" w:space="0" w:color="auto"/>
                    <w:bottom w:val="none" w:sz="0" w:space="0" w:color="auto"/>
                    <w:right w:val="none" w:sz="0" w:space="0" w:color="auto"/>
                  </w:divBdr>
                </w:div>
                <w:div w:id="328483755">
                  <w:marLeft w:val="0"/>
                  <w:marRight w:val="0"/>
                  <w:marTop w:val="0"/>
                  <w:marBottom w:val="0"/>
                  <w:divBdr>
                    <w:top w:val="none" w:sz="0" w:space="0" w:color="auto"/>
                    <w:left w:val="none" w:sz="0" w:space="0" w:color="auto"/>
                    <w:bottom w:val="none" w:sz="0" w:space="0" w:color="auto"/>
                    <w:right w:val="none" w:sz="0" w:space="0" w:color="auto"/>
                  </w:divBdr>
                </w:div>
                <w:div w:id="411270169">
                  <w:marLeft w:val="0"/>
                  <w:marRight w:val="0"/>
                  <w:marTop w:val="0"/>
                  <w:marBottom w:val="0"/>
                  <w:divBdr>
                    <w:top w:val="none" w:sz="0" w:space="0" w:color="auto"/>
                    <w:left w:val="none" w:sz="0" w:space="0" w:color="auto"/>
                    <w:bottom w:val="none" w:sz="0" w:space="0" w:color="auto"/>
                    <w:right w:val="none" w:sz="0" w:space="0" w:color="auto"/>
                  </w:divBdr>
                </w:div>
                <w:div w:id="2026855822">
                  <w:marLeft w:val="0"/>
                  <w:marRight w:val="0"/>
                  <w:marTop w:val="0"/>
                  <w:marBottom w:val="0"/>
                  <w:divBdr>
                    <w:top w:val="none" w:sz="0" w:space="0" w:color="auto"/>
                    <w:left w:val="none" w:sz="0" w:space="0" w:color="auto"/>
                    <w:bottom w:val="none" w:sz="0" w:space="0" w:color="auto"/>
                    <w:right w:val="none" w:sz="0" w:space="0" w:color="auto"/>
                  </w:divBdr>
                </w:div>
                <w:div w:id="861551598">
                  <w:marLeft w:val="0"/>
                  <w:marRight w:val="0"/>
                  <w:marTop w:val="0"/>
                  <w:marBottom w:val="0"/>
                  <w:divBdr>
                    <w:top w:val="none" w:sz="0" w:space="0" w:color="auto"/>
                    <w:left w:val="none" w:sz="0" w:space="0" w:color="auto"/>
                    <w:bottom w:val="none" w:sz="0" w:space="0" w:color="auto"/>
                    <w:right w:val="none" w:sz="0" w:space="0" w:color="auto"/>
                  </w:divBdr>
                </w:div>
                <w:div w:id="693773858">
                  <w:marLeft w:val="0"/>
                  <w:marRight w:val="0"/>
                  <w:marTop w:val="0"/>
                  <w:marBottom w:val="0"/>
                  <w:divBdr>
                    <w:top w:val="none" w:sz="0" w:space="0" w:color="auto"/>
                    <w:left w:val="none" w:sz="0" w:space="0" w:color="auto"/>
                    <w:bottom w:val="none" w:sz="0" w:space="0" w:color="auto"/>
                    <w:right w:val="none" w:sz="0" w:space="0" w:color="auto"/>
                  </w:divBdr>
                </w:div>
                <w:div w:id="2119135135">
                  <w:marLeft w:val="0"/>
                  <w:marRight w:val="0"/>
                  <w:marTop w:val="0"/>
                  <w:marBottom w:val="0"/>
                  <w:divBdr>
                    <w:top w:val="none" w:sz="0" w:space="0" w:color="auto"/>
                    <w:left w:val="none" w:sz="0" w:space="0" w:color="auto"/>
                    <w:bottom w:val="none" w:sz="0" w:space="0" w:color="auto"/>
                    <w:right w:val="none" w:sz="0" w:space="0" w:color="auto"/>
                  </w:divBdr>
                </w:div>
                <w:div w:id="1643004187">
                  <w:marLeft w:val="0"/>
                  <w:marRight w:val="0"/>
                  <w:marTop w:val="0"/>
                  <w:marBottom w:val="0"/>
                  <w:divBdr>
                    <w:top w:val="none" w:sz="0" w:space="0" w:color="auto"/>
                    <w:left w:val="none" w:sz="0" w:space="0" w:color="auto"/>
                    <w:bottom w:val="none" w:sz="0" w:space="0" w:color="auto"/>
                    <w:right w:val="none" w:sz="0" w:space="0" w:color="auto"/>
                  </w:divBdr>
                </w:div>
                <w:div w:id="1243681972">
                  <w:marLeft w:val="0"/>
                  <w:marRight w:val="0"/>
                  <w:marTop w:val="0"/>
                  <w:marBottom w:val="0"/>
                  <w:divBdr>
                    <w:top w:val="none" w:sz="0" w:space="0" w:color="auto"/>
                    <w:left w:val="none" w:sz="0" w:space="0" w:color="auto"/>
                    <w:bottom w:val="none" w:sz="0" w:space="0" w:color="auto"/>
                    <w:right w:val="none" w:sz="0" w:space="0" w:color="auto"/>
                  </w:divBdr>
                </w:div>
                <w:div w:id="1046753306">
                  <w:marLeft w:val="0"/>
                  <w:marRight w:val="0"/>
                  <w:marTop w:val="0"/>
                  <w:marBottom w:val="0"/>
                  <w:divBdr>
                    <w:top w:val="none" w:sz="0" w:space="0" w:color="auto"/>
                    <w:left w:val="none" w:sz="0" w:space="0" w:color="auto"/>
                    <w:bottom w:val="none" w:sz="0" w:space="0" w:color="auto"/>
                    <w:right w:val="none" w:sz="0" w:space="0" w:color="auto"/>
                  </w:divBdr>
                </w:div>
                <w:div w:id="1763918292">
                  <w:marLeft w:val="0"/>
                  <w:marRight w:val="0"/>
                  <w:marTop w:val="0"/>
                  <w:marBottom w:val="0"/>
                  <w:divBdr>
                    <w:top w:val="none" w:sz="0" w:space="0" w:color="auto"/>
                    <w:left w:val="none" w:sz="0" w:space="0" w:color="auto"/>
                    <w:bottom w:val="none" w:sz="0" w:space="0" w:color="auto"/>
                    <w:right w:val="none" w:sz="0" w:space="0" w:color="auto"/>
                  </w:divBdr>
                </w:div>
                <w:div w:id="269826977">
                  <w:marLeft w:val="0"/>
                  <w:marRight w:val="0"/>
                  <w:marTop w:val="0"/>
                  <w:marBottom w:val="0"/>
                  <w:divBdr>
                    <w:top w:val="none" w:sz="0" w:space="0" w:color="auto"/>
                    <w:left w:val="none" w:sz="0" w:space="0" w:color="auto"/>
                    <w:bottom w:val="none" w:sz="0" w:space="0" w:color="auto"/>
                    <w:right w:val="none" w:sz="0" w:space="0" w:color="auto"/>
                  </w:divBdr>
                </w:div>
                <w:div w:id="977758037">
                  <w:marLeft w:val="0"/>
                  <w:marRight w:val="0"/>
                  <w:marTop w:val="0"/>
                  <w:marBottom w:val="0"/>
                  <w:divBdr>
                    <w:top w:val="none" w:sz="0" w:space="0" w:color="auto"/>
                    <w:left w:val="none" w:sz="0" w:space="0" w:color="auto"/>
                    <w:bottom w:val="none" w:sz="0" w:space="0" w:color="auto"/>
                    <w:right w:val="none" w:sz="0" w:space="0" w:color="auto"/>
                  </w:divBdr>
                </w:div>
                <w:div w:id="1245728003">
                  <w:marLeft w:val="0"/>
                  <w:marRight w:val="0"/>
                  <w:marTop w:val="0"/>
                  <w:marBottom w:val="0"/>
                  <w:divBdr>
                    <w:top w:val="none" w:sz="0" w:space="0" w:color="auto"/>
                    <w:left w:val="none" w:sz="0" w:space="0" w:color="auto"/>
                    <w:bottom w:val="none" w:sz="0" w:space="0" w:color="auto"/>
                    <w:right w:val="none" w:sz="0" w:space="0" w:color="auto"/>
                  </w:divBdr>
                </w:div>
                <w:div w:id="69080960">
                  <w:marLeft w:val="0"/>
                  <w:marRight w:val="0"/>
                  <w:marTop w:val="0"/>
                  <w:marBottom w:val="0"/>
                  <w:divBdr>
                    <w:top w:val="none" w:sz="0" w:space="0" w:color="auto"/>
                    <w:left w:val="none" w:sz="0" w:space="0" w:color="auto"/>
                    <w:bottom w:val="none" w:sz="0" w:space="0" w:color="auto"/>
                    <w:right w:val="none" w:sz="0" w:space="0" w:color="auto"/>
                  </w:divBdr>
                </w:div>
                <w:div w:id="116796319">
                  <w:marLeft w:val="0"/>
                  <w:marRight w:val="0"/>
                  <w:marTop w:val="0"/>
                  <w:marBottom w:val="0"/>
                  <w:divBdr>
                    <w:top w:val="none" w:sz="0" w:space="0" w:color="auto"/>
                    <w:left w:val="none" w:sz="0" w:space="0" w:color="auto"/>
                    <w:bottom w:val="none" w:sz="0" w:space="0" w:color="auto"/>
                    <w:right w:val="none" w:sz="0" w:space="0" w:color="auto"/>
                  </w:divBdr>
                </w:div>
                <w:div w:id="18313350">
                  <w:marLeft w:val="0"/>
                  <w:marRight w:val="0"/>
                  <w:marTop w:val="0"/>
                  <w:marBottom w:val="0"/>
                  <w:divBdr>
                    <w:top w:val="none" w:sz="0" w:space="0" w:color="auto"/>
                    <w:left w:val="none" w:sz="0" w:space="0" w:color="auto"/>
                    <w:bottom w:val="none" w:sz="0" w:space="0" w:color="auto"/>
                    <w:right w:val="none" w:sz="0" w:space="0" w:color="auto"/>
                  </w:divBdr>
                </w:div>
                <w:div w:id="1946692880">
                  <w:marLeft w:val="0"/>
                  <w:marRight w:val="0"/>
                  <w:marTop w:val="0"/>
                  <w:marBottom w:val="0"/>
                  <w:divBdr>
                    <w:top w:val="none" w:sz="0" w:space="0" w:color="auto"/>
                    <w:left w:val="none" w:sz="0" w:space="0" w:color="auto"/>
                    <w:bottom w:val="none" w:sz="0" w:space="0" w:color="auto"/>
                    <w:right w:val="none" w:sz="0" w:space="0" w:color="auto"/>
                  </w:divBdr>
                </w:div>
                <w:div w:id="1106117944">
                  <w:marLeft w:val="0"/>
                  <w:marRight w:val="0"/>
                  <w:marTop w:val="0"/>
                  <w:marBottom w:val="0"/>
                  <w:divBdr>
                    <w:top w:val="none" w:sz="0" w:space="0" w:color="auto"/>
                    <w:left w:val="none" w:sz="0" w:space="0" w:color="auto"/>
                    <w:bottom w:val="none" w:sz="0" w:space="0" w:color="auto"/>
                    <w:right w:val="none" w:sz="0" w:space="0" w:color="auto"/>
                  </w:divBdr>
                </w:div>
                <w:div w:id="1332417252">
                  <w:marLeft w:val="0"/>
                  <w:marRight w:val="0"/>
                  <w:marTop w:val="0"/>
                  <w:marBottom w:val="0"/>
                  <w:divBdr>
                    <w:top w:val="none" w:sz="0" w:space="0" w:color="auto"/>
                    <w:left w:val="none" w:sz="0" w:space="0" w:color="auto"/>
                    <w:bottom w:val="none" w:sz="0" w:space="0" w:color="auto"/>
                    <w:right w:val="none" w:sz="0" w:space="0" w:color="auto"/>
                  </w:divBdr>
                </w:div>
                <w:div w:id="1284505941">
                  <w:marLeft w:val="0"/>
                  <w:marRight w:val="0"/>
                  <w:marTop w:val="0"/>
                  <w:marBottom w:val="0"/>
                  <w:divBdr>
                    <w:top w:val="none" w:sz="0" w:space="0" w:color="auto"/>
                    <w:left w:val="none" w:sz="0" w:space="0" w:color="auto"/>
                    <w:bottom w:val="none" w:sz="0" w:space="0" w:color="auto"/>
                    <w:right w:val="none" w:sz="0" w:space="0" w:color="auto"/>
                  </w:divBdr>
                </w:div>
                <w:div w:id="762410307">
                  <w:marLeft w:val="0"/>
                  <w:marRight w:val="0"/>
                  <w:marTop w:val="0"/>
                  <w:marBottom w:val="0"/>
                  <w:divBdr>
                    <w:top w:val="none" w:sz="0" w:space="0" w:color="auto"/>
                    <w:left w:val="none" w:sz="0" w:space="0" w:color="auto"/>
                    <w:bottom w:val="none" w:sz="0" w:space="0" w:color="auto"/>
                    <w:right w:val="none" w:sz="0" w:space="0" w:color="auto"/>
                  </w:divBdr>
                </w:div>
                <w:div w:id="984359490">
                  <w:marLeft w:val="0"/>
                  <w:marRight w:val="0"/>
                  <w:marTop w:val="0"/>
                  <w:marBottom w:val="0"/>
                  <w:divBdr>
                    <w:top w:val="none" w:sz="0" w:space="0" w:color="auto"/>
                    <w:left w:val="none" w:sz="0" w:space="0" w:color="auto"/>
                    <w:bottom w:val="none" w:sz="0" w:space="0" w:color="auto"/>
                    <w:right w:val="none" w:sz="0" w:space="0" w:color="auto"/>
                  </w:divBdr>
                </w:div>
                <w:div w:id="1626158077">
                  <w:marLeft w:val="0"/>
                  <w:marRight w:val="0"/>
                  <w:marTop w:val="0"/>
                  <w:marBottom w:val="0"/>
                  <w:divBdr>
                    <w:top w:val="none" w:sz="0" w:space="0" w:color="auto"/>
                    <w:left w:val="none" w:sz="0" w:space="0" w:color="auto"/>
                    <w:bottom w:val="none" w:sz="0" w:space="0" w:color="auto"/>
                    <w:right w:val="none" w:sz="0" w:space="0" w:color="auto"/>
                  </w:divBdr>
                </w:div>
                <w:div w:id="2121602787">
                  <w:marLeft w:val="0"/>
                  <w:marRight w:val="0"/>
                  <w:marTop w:val="0"/>
                  <w:marBottom w:val="0"/>
                  <w:divBdr>
                    <w:top w:val="none" w:sz="0" w:space="0" w:color="auto"/>
                    <w:left w:val="none" w:sz="0" w:space="0" w:color="auto"/>
                    <w:bottom w:val="none" w:sz="0" w:space="0" w:color="auto"/>
                    <w:right w:val="none" w:sz="0" w:space="0" w:color="auto"/>
                  </w:divBdr>
                </w:div>
                <w:div w:id="150370279">
                  <w:marLeft w:val="0"/>
                  <w:marRight w:val="0"/>
                  <w:marTop w:val="0"/>
                  <w:marBottom w:val="0"/>
                  <w:divBdr>
                    <w:top w:val="none" w:sz="0" w:space="0" w:color="auto"/>
                    <w:left w:val="none" w:sz="0" w:space="0" w:color="auto"/>
                    <w:bottom w:val="none" w:sz="0" w:space="0" w:color="auto"/>
                    <w:right w:val="none" w:sz="0" w:space="0" w:color="auto"/>
                  </w:divBdr>
                </w:div>
                <w:div w:id="115832912">
                  <w:marLeft w:val="0"/>
                  <w:marRight w:val="0"/>
                  <w:marTop w:val="0"/>
                  <w:marBottom w:val="0"/>
                  <w:divBdr>
                    <w:top w:val="none" w:sz="0" w:space="0" w:color="auto"/>
                    <w:left w:val="none" w:sz="0" w:space="0" w:color="auto"/>
                    <w:bottom w:val="none" w:sz="0" w:space="0" w:color="auto"/>
                    <w:right w:val="none" w:sz="0" w:space="0" w:color="auto"/>
                  </w:divBdr>
                </w:div>
                <w:div w:id="1086154026">
                  <w:marLeft w:val="0"/>
                  <w:marRight w:val="0"/>
                  <w:marTop w:val="0"/>
                  <w:marBottom w:val="0"/>
                  <w:divBdr>
                    <w:top w:val="none" w:sz="0" w:space="0" w:color="auto"/>
                    <w:left w:val="none" w:sz="0" w:space="0" w:color="auto"/>
                    <w:bottom w:val="none" w:sz="0" w:space="0" w:color="auto"/>
                    <w:right w:val="none" w:sz="0" w:space="0" w:color="auto"/>
                  </w:divBdr>
                </w:div>
                <w:div w:id="331496586">
                  <w:marLeft w:val="0"/>
                  <w:marRight w:val="0"/>
                  <w:marTop w:val="0"/>
                  <w:marBottom w:val="0"/>
                  <w:divBdr>
                    <w:top w:val="none" w:sz="0" w:space="0" w:color="auto"/>
                    <w:left w:val="none" w:sz="0" w:space="0" w:color="auto"/>
                    <w:bottom w:val="none" w:sz="0" w:space="0" w:color="auto"/>
                    <w:right w:val="none" w:sz="0" w:space="0" w:color="auto"/>
                  </w:divBdr>
                </w:div>
                <w:div w:id="270091728">
                  <w:marLeft w:val="0"/>
                  <w:marRight w:val="0"/>
                  <w:marTop w:val="0"/>
                  <w:marBottom w:val="0"/>
                  <w:divBdr>
                    <w:top w:val="none" w:sz="0" w:space="0" w:color="auto"/>
                    <w:left w:val="none" w:sz="0" w:space="0" w:color="auto"/>
                    <w:bottom w:val="none" w:sz="0" w:space="0" w:color="auto"/>
                    <w:right w:val="none" w:sz="0" w:space="0" w:color="auto"/>
                  </w:divBdr>
                </w:div>
                <w:div w:id="1784152440">
                  <w:marLeft w:val="0"/>
                  <w:marRight w:val="0"/>
                  <w:marTop w:val="0"/>
                  <w:marBottom w:val="0"/>
                  <w:divBdr>
                    <w:top w:val="none" w:sz="0" w:space="0" w:color="auto"/>
                    <w:left w:val="none" w:sz="0" w:space="0" w:color="auto"/>
                    <w:bottom w:val="none" w:sz="0" w:space="0" w:color="auto"/>
                    <w:right w:val="none" w:sz="0" w:space="0" w:color="auto"/>
                  </w:divBdr>
                </w:div>
                <w:div w:id="1766799575">
                  <w:marLeft w:val="0"/>
                  <w:marRight w:val="0"/>
                  <w:marTop w:val="0"/>
                  <w:marBottom w:val="0"/>
                  <w:divBdr>
                    <w:top w:val="none" w:sz="0" w:space="0" w:color="auto"/>
                    <w:left w:val="none" w:sz="0" w:space="0" w:color="auto"/>
                    <w:bottom w:val="none" w:sz="0" w:space="0" w:color="auto"/>
                    <w:right w:val="none" w:sz="0" w:space="0" w:color="auto"/>
                  </w:divBdr>
                </w:div>
                <w:div w:id="1005741711">
                  <w:marLeft w:val="0"/>
                  <w:marRight w:val="0"/>
                  <w:marTop w:val="0"/>
                  <w:marBottom w:val="0"/>
                  <w:divBdr>
                    <w:top w:val="none" w:sz="0" w:space="0" w:color="auto"/>
                    <w:left w:val="none" w:sz="0" w:space="0" w:color="auto"/>
                    <w:bottom w:val="none" w:sz="0" w:space="0" w:color="auto"/>
                    <w:right w:val="none" w:sz="0" w:space="0" w:color="auto"/>
                  </w:divBdr>
                </w:div>
                <w:div w:id="500706128">
                  <w:marLeft w:val="0"/>
                  <w:marRight w:val="0"/>
                  <w:marTop w:val="0"/>
                  <w:marBottom w:val="0"/>
                  <w:divBdr>
                    <w:top w:val="none" w:sz="0" w:space="0" w:color="auto"/>
                    <w:left w:val="none" w:sz="0" w:space="0" w:color="auto"/>
                    <w:bottom w:val="none" w:sz="0" w:space="0" w:color="auto"/>
                    <w:right w:val="none" w:sz="0" w:space="0" w:color="auto"/>
                  </w:divBdr>
                </w:div>
                <w:div w:id="656768285">
                  <w:marLeft w:val="0"/>
                  <w:marRight w:val="0"/>
                  <w:marTop w:val="0"/>
                  <w:marBottom w:val="0"/>
                  <w:divBdr>
                    <w:top w:val="none" w:sz="0" w:space="0" w:color="auto"/>
                    <w:left w:val="none" w:sz="0" w:space="0" w:color="auto"/>
                    <w:bottom w:val="none" w:sz="0" w:space="0" w:color="auto"/>
                    <w:right w:val="none" w:sz="0" w:space="0" w:color="auto"/>
                  </w:divBdr>
                </w:div>
                <w:div w:id="1565606297">
                  <w:marLeft w:val="0"/>
                  <w:marRight w:val="0"/>
                  <w:marTop w:val="0"/>
                  <w:marBottom w:val="0"/>
                  <w:divBdr>
                    <w:top w:val="none" w:sz="0" w:space="0" w:color="auto"/>
                    <w:left w:val="none" w:sz="0" w:space="0" w:color="auto"/>
                    <w:bottom w:val="none" w:sz="0" w:space="0" w:color="auto"/>
                    <w:right w:val="none" w:sz="0" w:space="0" w:color="auto"/>
                  </w:divBdr>
                </w:div>
                <w:div w:id="944777031">
                  <w:marLeft w:val="0"/>
                  <w:marRight w:val="0"/>
                  <w:marTop w:val="0"/>
                  <w:marBottom w:val="0"/>
                  <w:divBdr>
                    <w:top w:val="none" w:sz="0" w:space="0" w:color="auto"/>
                    <w:left w:val="none" w:sz="0" w:space="0" w:color="auto"/>
                    <w:bottom w:val="none" w:sz="0" w:space="0" w:color="auto"/>
                    <w:right w:val="none" w:sz="0" w:space="0" w:color="auto"/>
                  </w:divBdr>
                </w:div>
                <w:div w:id="1644694713">
                  <w:marLeft w:val="0"/>
                  <w:marRight w:val="0"/>
                  <w:marTop w:val="0"/>
                  <w:marBottom w:val="0"/>
                  <w:divBdr>
                    <w:top w:val="none" w:sz="0" w:space="0" w:color="auto"/>
                    <w:left w:val="none" w:sz="0" w:space="0" w:color="auto"/>
                    <w:bottom w:val="none" w:sz="0" w:space="0" w:color="auto"/>
                    <w:right w:val="none" w:sz="0" w:space="0" w:color="auto"/>
                  </w:divBdr>
                </w:div>
                <w:div w:id="857501131">
                  <w:marLeft w:val="0"/>
                  <w:marRight w:val="0"/>
                  <w:marTop w:val="0"/>
                  <w:marBottom w:val="0"/>
                  <w:divBdr>
                    <w:top w:val="none" w:sz="0" w:space="0" w:color="auto"/>
                    <w:left w:val="none" w:sz="0" w:space="0" w:color="auto"/>
                    <w:bottom w:val="none" w:sz="0" w:space="0" w:color="auto"/>
                    <w:right w:val="none" w:sz="0" w:space="0" w:color="auto"/>
                  </w:divBdr>
                </w:div>
                <w:div w:id="765688124">
                  <w:marLeft w:val="0"/>
                  <w:marRight w:val="0"/>
                  <w:marTop w:val="0"/>
                  <w:marBottom w:val="0"/>
                  <w:divBdr>
                    <w:top w:val="none" w:sz="0" w:space="0" w:color="auto"/>
                    <w:left w:val="none" w:sz="0" w:space="0" w:color="auto"/>
                    <w:bottom w:val="none" w:sz="0" w:space="0" w:color="auto"/>
                    <w:right w:val="none" w:sz="0" w:space="0" w:color="auto"/>
                  </w:divBdr>
                </w:div>
                <w:div w:id="205722544">
                  <w:marLeft w:val="0"/>
                  <w:marRight w:val="0"/>
                  <w:marTop w:val="0"/>
                  <w:marBottom w:val="0"/>
                  <w:divBdr>
                    <w:top w:val="none" w:sz="0" w:space="0" w:color="auto"/>
                    <w:left w:val="none" w:sz="0" w:space="0" w:color="auto"/>
                    <w:bottom w:val="none" w:sz="0" w:space="0" w:color="auto"/>
                    <w:right w:val="none" w:sz="0" w:space="0" w:color="auto"/>
                  </w:divBdr>
                </w:div>
                <w:div w:id="1431127097">
                  <w:marLeft w:val="0"/>
                  <w:marRight w:val="0"/>
                  <w:marTop w:val="0"/>
                  <w:marBottom w:val="0"/>
                  <w:divBdr>
                    <w:top w:val="none" w:sz="0" w:space="0" w:color="auto"/>
                    <w:left w:val="none" w:sz="0" w:space="0" w:color="auto"/>
                    <w:bottom w:val="none" w:sz="0" w:space="0" w:color="auto"/>
                    <w:right w:val="none" w:sz="0" w:space="0" w:color="auto"/>
                  </w:divBdr>
                </w:div>
                <w:div w:id="1809742126">
                  <w:marLeft w:val="0"/>
                  <w:marRight w:val="0"/>
                  <w:marTop w:val="0"/>
                  <w:marBottom w:val="0"/>
                  <w:divBdr>
                    <w:top w:val="none" w:sz="0" w:space="0" w:color="auto"/>
                    <w:left w:val="none" w:sz="0" w:space="0" w:color="auto"/>
                    <w:bottom w:val="none" w:sz="0" w:space="0" w:color="auto"/>
                    <w:right w:val="none" w:sz="0" w:space="0" w:color="auto"/>
                  </w:divBdr>
                </w:div>
                <w:div w:id="224947907">
                  <w:marLeft w:val="0"/>
                  <w:marRight w:val="0"/>
                  <w:marTop w:val="0"/>
                  <w:marBottom w:val="0"/>
                  <w:divBdr>
                    <w:top w:val="none" w:sz="0" w:space="0" w:color="auto"/>
                    <w:left w:val="none" w:sz="0" w:space="0" w:color="auto"/>
                    <w:bottom w:val="none" w:sz="0" w:space="0" w:color="auto"/>
                    <w:right w:val="none" w:sz="0" w:space="0" w:color="auto"/>
                  </w:divBdr>
                </w:div>
                <w:div w:id="1295596490">
                  <w:marLeft w:val="0"/>
                  <w:marRight w:val="0"/>
                  <w:marTop w:val="0"/>
                  <w:marBottom w:val="0"/>
                  <w:divBdr>
                    <w:top w:val="none" w:sz="0" w:space="0" w:color="auto"/>
                    <w:left w:val="none" w:sz="0" w:space="0" w:color="auto"/>
                    <w:bottom w:val="none" w:sz="0" w:space="0" w:color="auto"/>
                    <w:right w:val="none" w:sz="0" w:space="0" w:color="auto"/>
                  </w:divBdr>
                </w:div>
                <w:div w:id="1434545509">
                  <w:marLeft w:val="0"/>
                  <w:marRight w:val="0"/>
                  <w:marTop w:val="0"/>
                  <w:marBottom w:val="0"/>
                  <w:divBdr>
                    <w:top w:val="none" w:sz="0" w:space="0" w:color="auto"/>
                    <w:left w:val="none" w:sz="0" w:space="0" w:color="auto"/>
                    <w:bottom w:val="none" w:sz="0" w:space="0" w:color="auto"/>
                    <w:right w:val="none" w:sz="0" w:space="0" w:color="auto"/>
                  </w:divBdr>
                </w:div>
                <w:div w:id="1944149914">
                  <w:marLeft w:val="0"/>
                  <w:marRight w:val="0"/>
                  <w:marTop w:val="0"/>
                  <w:marBottom w:val="0"/>
                  <w:divBdr>
                    <w:top w:val="none" w:sz="0" w:space="0" w:color="auto"/>
                    <w:left w:val="none" w:sz="0" w:space="0" w:color="auto"/>
                    <w:bottom w:val="none" w:sz="0" w:space="0" w:color="auto"/>
                    <w:right w:val="none" w:sz="0" w:space="0" w:color="auto"/>
                  </w:divBdr>
                </w:div>
                <w:div w:id="1255670309">
                  <w:marLeft w:val="0"/>
                  <w:marRight w:val="0"/>
                  <w:marTop w:val="0"/>
                  <w:marBottom w:val="0"/>
                  <w:divBdr>
                    <w:top w:val="none" w:sz="0" w:space="0" w:color="auto"/>
                    <w:left w:val="none" w:sz="0" w:space="0" w:color="auto"/>
                    <w:bottom w:val="none" w:sz="0" w:space="0" w:color="auto"/>
                    <w:right w:val="none" w:sz="0" w:space="0" w:color="auto"/>
                  </w:divBdr>
                </w:div>
                <w:div w:id="1502308200">
                  <w:marLeft w:val="0"/>
                  <w:marRight w:val="0"/>
                  <w:marTop w:val="0"/>
                  <w:marBottom w:val="0"/>
                  <w:divBdr>
                    <w:top w:val="none" w:sz="0" w:space="0" w:color="auto"/>
                    <w:left w:val="none" w:sz="0" w:space="0" w:color="auto"/>
                    <w:bottom w:val="none" w:sz="0" w:space="0" w:color="auto"/>
                    <w:right w:val="none" w:sz="0" w:space="0" w:color="auto"/>
                  </w:divBdr>
                </w:div>
                <w:div w:id="685864439">
                  <w:marLeft w:val="0"/>
                  <w:marRight w:val="0"/>
                  <w:marTop w:val="0"/>
                  <w:marBottom w:val="0"/>
                  <w:divBdr>
                    <w:top w:val="none" w:sz="0" w:space="0" w:color="auto"/>
                    <w:left w:val="none" w:sz="0" w:space="0" w:color="auto"/>
                    <w:bottom w:val="none" w:sz="0" w:space="0" w:color="auto"/>
                    <w:right w:val="none" w:sz="0" w:space="0" w:color="auto"/>
                  </w:divBdr>
                </w:div>
                <w:div w:id="977761327">
                  <w:marLeft w:val="0"/>
                  <w:marRight w:val="0"/>
                  <w:marTop w:val="0"/>
                  <w:marBottom w:val="0"/>
                  <w:divBdr>
                    <w:top w:val="none" w:sz="0" w:space="0" w:color="auto"/>
                    <w:left w:val="none" w:sz="0" w:space="0" w:color="auto"/>
                    <w:bottom w:val="none" w:sz="0" w:space="0" w:color="auto"/>
                    <w:right w:val="none" w:sz="0" w:space="0" w:color="auto"/>
                  </w:divBdr>
                </w:div>
                <w:div w:id="1547067552">
                  <w:marLeft w:val="0"/>
                  <w:marRight w:val="0"/>
                  <w:marTop w:val="0"/>
                  <w:marBottom w:val="0"/>
                  <w:divBdr>
                    <w:top w:val="none" w:sz="0" w:space="0" w:color="auto"/>
                    <w:left w:val="none" w:sz="0" w:space="0" w:color="auto"/>
                    <w:bottom w:val="none" w:sz="0" w:space="0" w:color="auto"/>
                    <w:right w:val="none" w:sz="0" w:space="0" w:color="auto"/>
                  </w:divBdr>
                </w:div>
                <w:div w:id="1909614245">
                  <w:marLeft w:val="0"/>
                  <w:marRight w:val="0"/>
                  <w:marTop w:val="0"/>
                  <w:marBottom w:val="0"/>
                  <w:divBdr>
                    <w:top w:val="none" w:sz="0" w:space="0" w:color="auto"/>
                    <w:left w:val="none" w:sz="0" w:space="0" w:color="auto"/>
                    <w:bottom w:val="none" w:sz="0" w:space="0" w:color="auto"/>
                    <w:right w:val="none" w:sz="0" w:space="0" w:color="auto"/>
                  </w:divBdr>
                </w:div>
                <w:div w:id="1792549799">
                  <w:marLeft w:val="0"/>
                  <w:marRight w:val="0"/>
                  <w:marTop w:val="0"/>
                  <w:marBottom w:val="0"/>
                  <w:divBdr>
                    <w:top w:val="none" w:sz="0" w:space="0" w:color="auto"/>
                    <w:left w:val="none" w:sz="0" w:space="0" w:color="auto"/>
                    <w:bottom w:val="none" w:sz="0" w:space="0" w:color="auto"/>
                    <w:right w:val="none" w:sz="0" w:space="0" w:color="auto"/>
                  </w:divBdr>
                </w:div>
                <w:div w:id="1042249858">
                  <w:marLeft w:val="0"/>
                  <w:marRight w:val="0"/>
                  <w:marTop w:val="0"/>
                  <w:marBottom w:val="0"/>
                  <w:divBdr>
                    <w:top w:val="none" w:sz="0" w:space="0" w:color="auto"/>
                    <w:left w:val="none" w:sz="0" w:space="0" w:color="auto"/>
                    <w:bottom w:val="none" w:sz="0" w:space="0" w:color="auto"/>
                    <w:right w:val="none" w:sz="0" w:space="0" w:color="auto"/>
                  </w:divBdr>
                </w:div>
                <w:div w:id="877232122">
                  <w:marLeft w:val="0"/>
                  <w:marRight w:val="0"/>
                  <w:marTop w:val="0"/>
                  <w:marBottom w:val="0"/>
                  <w:divBdr>
                    <w:top w:val="none" w:sz="0" w:space="0" w:color="auto"/>
                    <w:left w:val="none" w:sz="0" w:space="0" w:color="auto"/>
                    <w:bottom w:val="none" w:sz="0" w:space="0" w:color="auto"/>
                    <w:right w:val="none" w:sz="0" w:space="0" w:color="auto"/>
                  </w:divBdr>
                </w:div>
                <w:div w:id="1237207238">
                  <w:marLeft w:val="0"/>
                  <w:marRight w:val="0"/>
                  <w:marTop w:val="0"/>
                  <w:marBottom w:val="0"/>
                  <w:divBdr>
                    <w:top w:val="none" w:sz="0" w:space="0" w:color="auto"/>
                    <w:left w:val="none" w:sz="0" w:space="0" w:color="auto"/>
                    <w:bottom w:val="none" w:sz="0" w:space="0" w:color="auto"/>
                    <w:right w:val="none" w:sz="0" w:space="0" w:color="auto"/>
                  </w:divBdr>
                </w:div>
                <w:div w:id="1764643973">
                  <w:marLeft w:val="0"/>
                  <w:marRight w:val="0"/>
                  <w:marTop w:val="0"/>
                  <w:marBottom w:val="0"/>
                  <w:divBdr>
                    <w:top w:val="none" w:sz="0" w:space="0" w:color="auto"/>
                    <w:left w:val="none" w:sz="0" w:space="0" w:color="auto"/>
                    <w:bottom w:val="none" w:sz="0" w:space="0" w:color="auto"/>
                    <w:right w:val="none" w:sz="0" w:space="0" w:color="auto"/>
                  </w:divBdr>
                </w:div>
                <w:div w:id="26221250">
                  <w:marLeft w:val="0"/>
                  <w:marRight w:val="0"/>
                  <w:marTop w:val="0"/>
                  <w:marBottom w:val="0"/>
                  <w:divBdr>
                    <w:top w:val="none" w:sz="0" w:space="0" w:color="auto"/>
                    <w:left w:val="none" w:sz="0" w:space="0" w:color="auto"/>
                    <w:bottom w:val="none" w:sz="0" w:space="0" w:color="auto"/>
                    <w:right w:val="none" w:sz="0" w:space="0" w:color="auto"/>
                  </w:divBdr>
                </w:div>
                <w:div w:id="398985307">
                  <w:marLeft w:val="0"/>
                  <w:marRight w:val="0"/>
                  <w:marTop w:val="0"/>
                  <w:marBottom w:val="0"/>
                  <w:divBdr>
                    <w:top w:val="none" w:sz="0" w:space="0" w:color="auto"/>
                    <w:left w:val="none" w:sz="0" w:space="0" w:color="auto"/>
                    <w:bottom w:val="none" w:sz="0" w:space="0" w:color="auto"/>
                    <w:right w:val="none" w:sz="0" w:space="0" w:color="auto"/>
                  </w:divBdr>
                </w:div>
                <w:div w:id="496195709">
                  <w:marLeft w:val="0"/>
                  <w:marRight w:val="0"/>
                  <w:marTop w:val="0"/>
                  <w:marBottom w:val="0"/>
                  <w:divBdr>
                    <w:top w:val="none" w:sz="0" w:space="0" w:color="auto"/>
                    <w:left w:val="none" w:sz="0" w:space="0" w:color="auto"/>
                    <w:bottom w:val="none" w:sz="0" w:space="0" w:color="auto"/>
                    <w:right w:val="none" w:sz="0" w:space="0" w:color="auto"/>
                  </w:divBdr>
                </w:div>
                <w:div w:id="1524785041">
                  <w:marLeft w:val="0"/>
                  <w:marRight w:val="0"/>
                  <w:marTop w:val="0"/>
                  <w:marBottom w:val="0"/>
                  <w:divBdr>
                    <w:top w:val="none" w:sz="0" w:space="0" w:color="auto"/>
                    <w:left w:val="none" w:sz="0" w:space="0" w:color="auto"/>
                    <w:bottom w:val="none" w:sz="0" w:space="0" w:color="auto"/>
                    <w:right w:val="none" w:sz="0" w:space="0" w:color="auto"/>
                  </w:divBdr>
                </w:div>
                <w:div w:id="1666779437">
                  <w:marLeft w:val="0"/>
                  <w:marRight w:val="0"/>
                  <w:marTop w:val="0"/>
                  <w:marBottom w:val="0"/>
                  <w:divBdr>
                    <w:top w:val="none" w:sz="0" w:space="0" w:color="auto"/>
                    <w:left w:val="none" w:sz="0" w:space="0" w:color="auto"/>
                    <w:bottom w:val="none" w:sz="0" w:space="0" w:color="auto"/>
                    <w:right w:val="none" w:sz="0" w:space="0" w:color="auto"/>
                  </w:divBdr>
                </w:div>
                <w:div w:id="127866831">
                  <w:marLeft w:val="0"/>
                  <w:marRight w:val="0"/>
                  <w:marTop w:val="0"/>
                  <w:marBottom w:val="0"/>
                  <w:divBdr>
                    <w:top w:val="none" w:sz="0" w:space="0" w:color="auto"/>
                    <w:left w:val="none" w:sz="0" w:space="0" w:color="auto"/>
                    <w:bottom w:val="none" w:sz="0" w:space="0" w:color="auto"/>
                    <w:right w:val="none" w:sz="0" w:space="0" w:color="auto"/>
                  </w:divBdr>
                </w:div>
                <w:div w:id="1773043161">
                  <w:marLeft w:val="0"/>
                  <w:marRight w:val="0"/>
                  <w:marTop w:val="0"/>
                  <w:marBottom w:val="0"/>
                  <w:divBdr>
                    <w:top w:val="none" w:sz="0" w:space="0" w:color="auto"/>
                    <w:left w:val="none" w:sz="0" w:space="0" w:color="auto"/>
                    <w:bottom w:val="none" w:sz="0" w:space="0" w:color="auto"/>
                    <w:right w:val="none" w:sz="0" w:space="0" w:color="auto"/>
                  </w:divBdr>
                </w:div>
                <w:div w:id="775709254">
                  <w:marLeft w:val="0"/>
                  <w:marRight w:val="0"/>
                  <w:marTop w:val="0"/>
                  <w:marBottom w:val="0"/>
                  <w:divBdr>
                    <w:top w:val="none" w:sz="0" w:space="0" w:color="auto"/>
                    <w:left w:val="none" w:sz="0" w:space="0" w:color="auto"/>
                    <w:bottom w:val="none" w:sz="0" w:space="0" w:color="auto"/>
                    <w:right w:val="none" w:sz="0" w:space="0" w:color="auto"/>
                  </w:divBdr>
                </w:div>
                <w:div w:id="1021931312">
                  <w:marLeft w:val="0"/>
                  <w:marRight w:val="0"/>
                  <w:marTop w:val="0"/>
                  <w:marBottom w:val="0"/>
                  <w:divBdr>
                    <w:top w:val="none" w:sz="0" w:space="0" w:color="auto"/>
                    <w:left w:val="none" w:sz="0" w:space="0" w:color="auto"/>
                    <w:bottom w:val="none" w:sz="0" w:space="0" w:color="auto"/>
                    <w:right w:val="none" w:sz="0" w:space="0" w:color="auto"/>
                  </w:divBdr>
                </w:div>
                <w:div w:id="852231763">
                  <w:marLeft w:val="0"/>
                  <w:marRight w:val="0"/>
                  <w:marTop w:val="0"/>
                  <w:marBottom w:val="0"/>
                  <w:divBdr>
                    <w:top w:val="none" w:sz="0" w:space="0" w:color="auto"/>
                    <w:left w:val="none" w:sz="0" w:space="0" w:color="auto"/>
                    <w:bottom w:val="none" w:sz="0" w:space="0" w:color="auto"/>
                    <w:right w:val="none" w:sz="0" w:space="0" w:color="auto"/>
                  </w:divBdr>
                </w:div>
                <w:div w:id="490604943">
                  <w:marLeft w:val="0"/>
                  <w:marRight w:val="0"/>
                  <w:marTop w:val="0"/>
                  <w:marBottom w:val="0"/>
                  <w:divBdr>
                    <w:top w:val="none" w:sz="0" w:space="0" w:color="auto"/>
                    <w:left w:val="none" w:sz="0" w:space="0" w:color="auto"/>
                    <w:bottom w:val="none" w:sz="0" w:space="0" w:color="auto"/>
                    <w:right w:val="none" w:sz="0" w:space="0" w:color="auto"/>
                  </w:divBdr>
                </w:div>
                <w:div w:id="792676355">
                  <w:marLeft w:val="0"/>
                  <w:marRight w:val="0"/>
                  <w:marTop w:val="0"/>
                  <w:marBottom w:val="0"/>
                  <w:divBdr>
                    <w:top w:val="none" w:sz="0" w:space="0" w:color="auto"/>
                    <w:left w:val="none" w:sz="0" w:space="0" w:color="auto"/>
                    <w:bottom w:val="none" w:sz="0" w:space="0" w:color="auto"/>
                    <w:right w:val="none" w:sz="0" w:space="0" w:color="auto"/>
                  </w:divBdr>
                </w:div>
                <w:div w:id="1166361549">
                  <w:marLeft w:val="0"/>
                  <w:marRight w:val="0"/>
                  <w:marTop w:val="0"/>
                  <w:marBottom w:val="0"/>
                  <w:divBdr>
                    <w:top w:val="none" w:sz="0" w:space="0" w:color="auto"/>
                    <w:left w:val="none" w:sz="0" w:space="0" w:color="auto"/>
                    <w:bottom w:val="none" w:sz="0" w:space="0" w:color="auto"/>
                    <w:right w:val="none" w:sz="0" w:space="0" w:color="auto"/>
                  </w:divBdr>
                </w:div>
                <w:div w:id="797182314">
                  <w:marLeft w:val="0"/>
                  <w:marRight w:val="0"/>
                  <w:marTop w:val="0"/>
                  <w:marBottom w:val="0"/>
                  <w:divBdr>
                    <w:top w:val="none" w:sz="0" w:space="0" w:color="auto"/>
                    <w:left w:val="none" w:sz="0" w:space="0" w:color="auto"/>
                    <w:bottom w:val="none" w:sz="0" w:space="0" w:color="auto"/>
                    <w:right w:val="none" w:sz="0" w:space="0" w:color="auto"/>
                  </w:divBdr>
                </w:div>
                <w:div w:id="661395044">
                  <w:marLeft w:val="0"/>
                  <w:marRight w:val="0"/>
                  <w:marTop w:val="0"/>
                  <w:marBottom w:val="0"/>
                  <w:divBdr>
                    <w:top w:val="none" w:sz="0" w:space="0" w:color="auto"/>
                    <w:left w:val="none" w:sz="0" w:space="0" w:color="auto"/>
                    <w:bottom w:val="none" w:sz="0" w:space="0" w:color="auto"/>
                    <w:right w:val="none" w:sz="0" w:space="0" w:color="auto"/>
                  </w:divBdr>
                </w:div>
                <w:div w:id="189996435">
                  <w:marLeft w:val="0"/>
                  <w:marRight w:val="0"/>
                  <w:marTop w:val="0"/>
                  <w:marBottom w:val="0"/>
                  <w:divBdr>
                    <w:top w:val="none" w:sz="0" w:space="0" w:color="auto"/>
                    <w:left w:val="none" w:sz="0" w:space="0" w:color="auto"/>
                    <w:bottom w:val="none" w:sz="0" w:space="0" w:color="auto"/>
                    <w:right w:val="none" w:sz="0" w:space="0" w:color="auto"/>
                  </w:divBdr>
                </w:div>
                <w:div w:id="296762757">
                  <w:marLeft w:val="0"/>
                  <w:marRight w:val="0"/>
                  <w:marTop w:val="0"/>
                  <w:marBottom w:val="0"/>
                  <w:divBdr>
                    <w:top w:val="none" w:sz="0" w:space="0" w:color="auto"/>
                    <w:left w:val="none" w:sz="0" w:space="0" w:color="auto"/>
                    <w:bottom w:val="none" w:sz="0" w:space="0" w:color="auto"/>
                    <w:right w:val="none" w:sz="0" w:space="0" w:color="auto"/>
                  </w:divBdr>
                </w:div>
                <w:div w:id="802695893">
                  <w:marLeft w:val="0"/>
                  <w:marRight w:val="0"/>
                  <w:marTop w:val="0"/>
                  <w:marBottom w:val="0"/>
                  <w:divBdr>
                    <w:top w:val="none" w:sz="0" w:space="0" w:color="auto"/>
                    <w:left w:val="none" w:sz="0" w:space="0" w:color="auto"/>
                    <w:bottom w:val="none" w:sz="0" w:space="0" w:color="auto"/>
                    <w:right w:val="none" w:sz="0" w:space="0" w:color="auto"/>
                  </w:divBdr>
                </w:div>
                <w:div w:id="968706814">
                  <w:marLeft w:val="0"/>
                  <w:marRight w:val="0"/>
                  <w:marTop w:val="0"/>
                  <w:marBottom w:val="0"/>
                  <w:divBdr>
                    <w:top w:val="none" w:sz="0" w:space="0" w:color="auto"/>
                    <w:left w:val="none" w:sz="0" w:space="0" w:color="auto"/>
                    <w:bottom w:val="none" w:sz="0" w:space="0" w:color="auto"/>
                    <w:right w:val="none" w:sz="0" w:space="0" w:color="auto"/>
                  </w:divBdr>
                </w:div>
                <w:div w:id="477037817">
                  <w:marLeft w:val="0"/>
                  <w:marRight w:val="0"/>
                  <w:marTop w:val="0"/>
                  <w:marBottom w:val="0"/>
                  <w:divBdr>
                    <w:top w:val="none" w:sz="0" w:space="0" w:color="auto"/>
                    <w:left w:val="none" w:sz="0" w:space="0" w:color="auto"/>
                    <w:bottom w:val="none" w:sz="0" w:space="0" w:color="auto"/>
                    <w:right w:val="none" w:sz="0" w:space="0" w:color="auto"/>
                  </w:divBdr>
                </w:div>
                <w:div w:id="1020816505">
                  <w:marLeft w:val="0"/>
                  <w:marRight w:val="0"/>
                  <w:marTop w:val="0"/>
                  <w:marBottom w:val="0"/>
                  <w:divBdr>
                    <w:top w:val="none" w:sz="0" w:space="0" w:color="auto"/>
                    <w:left w:val="none" w:sz="0" w:space="0" w:color="auto"/>
                    <w:bottom w:val="none" w:sz="0" w:space="0" w:color="auto"/>
                    <w:right w:val="none" w:sz="0" w:space="0" w:color="auto"/>
                  </w:divBdr>
                </w:div>
                <w:div w:id="2009365003">
                  <w:marLeft w:val="0"/>
                  <w:marRight w:val="0"/>
                  <w:marTop w:val="0"/>
                  <w:marBottom w:val="0"/>
                  <w:divBdr>
                    <w:top w:val="none" w:sz="0" w:space="0" w:color="auto"/>
                    <w:left w:val="none" w:sz="0" w:space="0" w:color="auto"/>
                    <w:bottom w:val="none" w:sz="0" w:space="0" w:color="auto"/>
                    <w:right w:val="none" w:sz="0" w:space="0" w:color="auto"/>
                  </w:divBdr>
                </w:div>
                <w:div w:id="808284344">
                  <w:marLeft w:val="0"/>
                  <w:marRight w:val="0"/>
                  <w:marTop w:val="0"/>
                  <w:marBottom w:val="0"/>
                  <w:divBdr>
                    <w:top w:val="none" w:sz="0" w:space="0" w:color="auto"/>
                    <w:left w:val="none" w:sz="0" w:space="0" w:color="auto"/>
                    <w:bottom w:val="none" w:sz="0" w:space="0" w:color="auto"/>
                    <w:right w:val="none" w:sz="0" w:space="0" w:color="auto"/>
                  </w:divBdr>
                </w:div>
                <w:div w:id="1637681251">
                  <w:marLeft w:val="0"/>
                  <w:marRight w:val="0"/>
                  <w:marTop w:val="0"/>
                  <w:marBottom w:val="0"/>
                  <w:divBdr>
                    <w:top w:val="none" w:sz="0" w:space="0" w:color="auto"/>
                    <w:left w:val="none" w:sz="0" w:space="0" w:color="auto"/>
                    <w:bottom w:val="none" w:sz="0" w:space="0" w:color="auto"/>
                    <w:right w:val="none" w:sz="0" w:space="0" w:color="auto"/>
                  </w:divBdr>
                </w:div>
                <w:div w:id="1321424146">
                  <w:marLeft w:val="0"/>
                  <w:marRight w:val="0"/>
                  <w:marTop w:val="0"/>
                  <w:marBottom w:val="0"/>
                  <w:divBdr>
                    <w:top w:val="none" w:sz="0" w:space="0" w:color="auto"/>
                    <w:left w:val="none" w:sz="0" w:space="0" w:color="auto"/>
                    <w:bottom w:val="none" w:sz="0" w:space="0" w:color="auto"/>
                    <w:right w:val="none" w:sz="0" w:space="0" w:color="auto"/>
                  </w:divBdr>
                </w:div>
                <w:div w:id="802774822">
                  <w:marLeft w:val="0"/>
                  <w:marRight w:val="0"/>
                  <w:marTop w:val="0"/>
                  <w:marBottom w:val="0"/>
                  <w:divBdr>
                    <w:top w:val="none" w:sz="0" w:space="0" w:color="auto"/>
                    <w:left w:val="none" w:sz="0" w:space="0" w:color="auto"/>
                    <w:bottom w:val="none" w:sz="0" w:space="0" w:color="auto"/>
                    <w:right w:val="none" w:sz="0" w:space="0" w:color="auto"/>
                  </w:divBdr>
                </w:div>
                <w:div w:id="1485076365">
                  <w:marLeft w:val="0"/>
                  <w:marRight w:val="0"/>
                  <w:marTop w:val="0"/>
                  <w:marBottom w:val="0"/>
                  <w:divBdr>
                    <w:top w:val="none" w:sz="0" w:space="0" w:color="auto"/>
                    <w:left w:val="none" w:sz="0" w:space="0" w:color="auto"/>
                    <w:bottom w:val="none" w:sz="0" w:space="0" w:color="auto"/>
                    <w:right w:val="none" w:sz="0" w:space="0" w:color="auto"/>
                  </w:divBdr>
                </w:div>
                <w:div w:id="446852783">
                  <w:marLeft w:val="0"/>
                  <w:marRight w:val="0"/>
                  <w:marTop w:val="0"/>
                  <w:marBottom w:val="0"/>
                  <w:divBdr>
                    <w:top w:val="none" w:sz="0" w:space="0" w:color="auto"/>
                    <w:left w:val="none" w:sz="0" w:space="0" w:color="auto"/>
                    <w:bottom w:val="none" w:sz="0" w:space="0" w:color="auto"/>
                    <w:right w:val="none" w:sz="0" w:space="0" w:color="auto"/>
                  </w:divBdr>
                </w:div>
                <w:div w:id="1620914203">
                  <w:marLeft w:val="0"/>
                  <w:marRight w:val="0"/>
                  <w:marTop w:val="0"/>
                  <w:marBottom w:val="0"/>
                  <w:divBdr>
                    <w:top w:val="none" w:sz="0" w:space="0" w:color="auto"/>
                    <w:left w:val="none" w:sz="0" w:space="0" w:color="auto"/>
                    <w:bottom w:val="none" w:sz="0" w:space="0" w:color="auto"/>
                    <w:right w:val="none" w:sz="0" w:space="0" w:color="auto"/>
                  </w:divBdr>
                </w:div>
                <w:div w:id="87704004">
                  <w:marLeft w:val="0"/>
                  <w:marRight w:val="0"/>
                  <w:marTop w:val="0"/>
                  <w:marBottom w:val="0"/>
                  <w:divBdr>
                    <w:top w:val="none" w:sz="0" w:space="0" w:color="auto"/>
                    <w:left w:val="none" w:sz="0" w:space="0" w:color="auto"/>
                    <w:bottom w:val="none" w:sz="0" w:space="0" w:color="auto"/>
                    <w:right w:val="none" w:sz="0" w:space="0" w:color="auto"/>
                  </w:divBdr>
                </w:div>
                <w:div w:id="539440578">
                  <w:marLeft w:val="0"/>
                  <w:marRight w:val="0"/>
                  <w:marTop w:val="0"/>
                  <w:marBottom w:val="0"/>
                  <w:divBdr>
                    <w:top w:val="none" w:sz="0" w:space="0" w:color="auto"/>
                    <w:left w:val="none" w:sz="0" w:space="0" w:color="auto"/>
                    <w:bottom w:val="none" w:sz="0" w:space="0" w:color="auto"/>
                    <w:right w:val="none" w:sz="0" w:space="0" w:color="auto"/>
                  </w:divBdr>
                </w:div>
                <w:div w:id="1929340986">
                  <w:marLeft w:val="0"/>
                  <w:marRight w:val="0"/>
                  <w:marTop w:val="0"/>
                  <w:marBottom w:val="0"/>
                  <w:divBdr>
                    <w:top w:val="none" w:sz="0" w:space="0" w:color="auto"/>
                    <w:left w:val="none" w:sz="0" w:space="0" w:color="auto"/>
                    <w:bottom w:val="none" w:sz="0" w:space="0" w:color="auto"/>
                    <w:right w:val="none" w:sz="0" w:space="0" w:color="auto"/>
                  </w:divBdr>
                </w:div>
                <w:div w:id="785009352">
                  <w:marLeft w:val="0"/>
                  <w:marRight w:val="0"/>
                  <w:marTop w:val="0"/>
                  <w:marBottom w:val="0"/>
                  <w:divBdr>
                    <w:top w:val="none" w:sz="0" w:space="0" w:color="auto"/>
                    <w:left w:val="none" w:sz="0" w:space="0" w:color="auto"/>
                    <w:bottom w:val="none" w:sz="0" w:space="0" w:color="auto"/>
                    <w:right w:val="none" w:sz="0" w:space="0" w:color="auto"/>
                  </w:divBdr>
                </w:div>
                <w:div w:id="2063359523">
                  <w:marLeft w:val="0"/>
                  <w:marRight w:val="0"/>
                  <w:marTop w:val="0"/>
                  <w:marBottom w:val="0"/>
                  <w:divBdr>
                    <w:top w:val="none" w:sz="0" w:space="0" w:color="auto"/>
                    <w:left w:val="none" w:sz="0" w:space="0" w:color="auto"/>
                    <w:bottom w:val="none" w:sz="0" w:space="0" w:color="auto"/>
                    <w:right w:val="none" w:sz="0" w:space="0" w:color="auto"/>
                  </w:divBdr>
                </w:div>
                <w:div w:id="1979021932">
                  <w:marLeft w:val="0"/>
                  <w:marRight w:val="0"/>
                  <w:marTop w:val="0"/>
                  <w:marBottom w:val="0"/>
                  <w:divBdr>
                    <w:top w:val="none" w:sz="0" w:space="0" w:color="auto"/>
                    <w:left w:val="none" w:sz="0" w:space="0" w:color="auto"/>
                    <w:bottom w:val="none" w:sz="0" w:space="0" w:color="auto"/>
                    <w:right w:val="none" w:sz="0" w:space="0" w:color="auto"/>
                  </w:divBdr>
                </w:div>
                <w:div w:id="677849591">
                  <w:marLeft w:val="0"/>
                  <w:marRight w:val="0"/>
                  <w:marTop w:val="0"/>
                  <w:marBottom w:val="0"/>
                  <w:divBdr>
                    <w:top w:val="none" w:sz="0" w:space="0" w:color="auto"/>
                    <w:left w:val="none" w:sz="0" w:space="0" w:color="auto"/>
                    <w:bottom w:val="none" w:sz="0" w:space="0" w:color="auto"/>
                    <w:right w:val="none" w:sz="0" w:space="0" w:color="auto"/>
                  </w:divBdr>
                </w:div>
                <w:div w:id="1901088413">
                  <w:marLeft w:val="0"/>
                  <w:marRight w:val="0"/>
                  <w:marTop w:val="0"/>
                  <w:marBottom w:val="0"/>
                  <w:divBdr>
                    <w:top w:val="none" w:sz="0" w:space="0" w:color="auto"/>
                    <w:left w:val="none" w:sz="0" w:space="0" w:color="auto"/>
                    <w:bottom w:val="none" w:sz="0" w:space="0" w:color="auto"/>
                    <w:right w:val="none" w:sz="0" w:space="0" w:color="auto"/>
                  </w:divBdr>
                </w:div>
                <w:div w:id="109589408">
                  <w:marLeft w:val="0"/>
                  <w:marRight w:val="0"/>
                  <w:marTop w:val="0"/>
                  <w:marBottom w:val="0"/>
                  <w:divBdr>
                    <w:top w:val="none" w:sz="0" w:space="0" w:color="auto"/>
                    <w:left w:val="none" w:sz="0" w:space="0" w:color="auto"/>
                    <w:bottom w:val="none" w:sz="0" w:space="0" w:color="auto"/>
                    <w:right w:val="none" w:sz="0" w:space="0" w:color="auto"/>
                  </w:divBdr>
                </w:div>
                <w:div w:id="614096323">
                  <w:marLeft w:val="0"/>
                  <w:marRight w:val="0"/>
                  <w:marTop w:val="0"/>
                  <w:marBottom w:val="0"/>
                  <w:divBdr>
                    <w:top w:val="none" w:sz="0" w:space="0" w:color="auto"/>
                    <w:left w:val="none" w:sz="0" w:space="0" w:color="auto"/>
                    <w:bottom w:val="none" w:sz="0" w:space="0" w:color="auto"/>
                    <w:right w:val="none" w:sz="0" w:space="0" w:color="auto"/>
                  </w:divBdr>
                </w:div>
                <w:div w:id="444034772">
                  <w:marLeft w:val="0"/>
                  <w:marRight w:val="0"/>
                  <w:marTop w:val="0"/>
                  <w:marBottom w:val="0"/>
                  <w:divBdr>
                    <w:top w:val="none" w:sz="0" w:space="0" w:color="auto"/>
                    <w:left w:val="none" w:sz="0" w:space="0" w:color="auto"/>
                    <w:bottom w:val="none" w:sz="0" w:space="0" w:color="auto"/>
                    <w:right w:val="none" w:sz="0" w:space="0" w:color="auto"/>
                  </w:divBdr>
                </w:div>
                <w:div w:id="1534925089">
                  <w:marLeft w:val="0"/>
                  <w:marRight w:val="0"/>
                  <w:marTop w:val="0"/>
                  <w:marBottom w:val="0"/>
                  <w:divBdr>
                    <w:top w:val="none" w:sz="0" w:space="0" w:color="auto"/>
                    <w:left w:val="none" w:sz="0" w:space="0" w:color="auto"/>
                    <w:bottom w:val="none" w:sz="0" w:space="0" w:color="auto"/>
                    <w:right w:val="none" w:sz="0" w:space="0" w:color="auto"/>
                  </w:divBdr>
                </w:div>
                <w:div w:id="318198040">
                  <w:marLeft w:val="0"/>
                  <w:marRight w:val="0"/>
                  <w:marTop w:val="0"/>
                  <w:marBottom w:val="0"/>
                  <w:divBdr>
                    <w:top w:val="none" w:sz="0" w:space="0" w:color="auto"/>
                    <w:left w:val="none" w:sz="0" w:space="0" w:color="auto"/>
                    <w:bottom w:val="none" w:sz="0" w:space="0" w:color="auto"/>
                    <w:right w:val="none" w:sz="0" w:space="0" w:color="auto"/>
                  </w:divBdr>
                </w:div>
                <w:div w:id="897321571">
                  <w:marLeft w:val="0"/>
                  <w:marRight w:val="0"/>
                  <w:marTop w:val="0"/>
                  <w:marBottom w:val="0"/>
                  <w:divBdr>
                    <w:top w:val="none" w:sz="0" w:space="0" w:color="auto"/>
                    <w:left w:val="none" w:sz="0" w:space="0" w:color="auto"/>
                    <w:bottom w:val="none" w:sz="0" w:space="0" w:color="auto"/>
                    <w:right w:val="none" w:sz="0" w:space="0" w:color="auto"/>
                  </w:divBdr>
                </w:div>
                <w:div w:id="2078358946">
                  <w:marLeft w:val="0"/>
                  <w:marRight w:val="0"/>
                  <w:marTop w:val="0"/>
                  <w:marBottom w:val="0"/>
                  <w:divBdr>
                    <w:top w:val="none" w:sz="0" w:space="0" w:color="auto"/>
                    <w:left w:val="none" w:sz="0" w:space="0" w:color="auto"/>
                    <w:bottom w:val="none" w:sz="0" w:space="0" w:color="auto"/>
                    <w:right w:val="none" w:sz="0" w:space="0" w:color="auto"/>
                  </w:divBdr>
                </w:div>
                <w:div w:id="2083023307">
                  <w:marLeft w:val="0"/>
                  <w:marRight w:val="0"/>
                  <w:marTop w:val="0"/>
                  <w:marBottom w:val="0"/>
                  <w:divBdr>
                    <w:top w:val="none" w:sz="0" w:space="0" w:color="auto"/>
                    <w:left w:val="none" w:sz="0" w:space="0" w:color="auto"/>
                    <w:bottom w:val="none" w:sz="0" w:space="0" w:color="auto"/>
                    <w:right w:val="none" w:sz="0" w:space="0" w:color="auto"/>
                  </w:divBdr>
                </w:div>
                <w:div w:id="1009068299">
                  <w:marLeft w:val="0"/>
                  <w:marRight w:val="0"/>
                  <w:marTop w:val="0"/>
                  <w:marBottom w:val="0"/>
                  <w:divBdr>
                    <w:top w:val="none" w:sz="0" w:space="0" w:color="auto"/>
                    <w:left w:val="none" w:sz="0" w:space="0" w:color="auto"/>
                    <w:bottom w:val="none" w:sz="0" w:space="0" w:color="auto"/>
                    <w:right w:val="none" w:sz="0" w:space="0" w:color="auto"/>
                  </w:divBdr>
                </w:div>
                <w:div w:id="553470221">
                  <w:marLeft w:val="0"/>
                  <w:marRight w:val="0"/>
                  <w:marTop w:val="0"/>
                  <w:marBottom w:val="0"/>
                  <w:divBdr>
                    <w:top w:val="none" w:sz="0" w:space="0" w:color="auto"/>
                    <w:left w:val="none" w:sz="0" w:space="0" w:color="auto"/>
                    <w:bottom w:val="none" w:sz="0" w:space="0" w:color="auto"/>
                    <w:right w:val="none" w:sz="0" w:space="0" w:color="auto"/>
                  </w:divBdr>
                </w:div>
                <w:div w:id="252592484">
                  <w:marLeft w:val="0"/>
                  <w:marRight w:val="0"/>
                  <w:marTop w:val="0"/>
                  <w:marBottom w:val="0"/>
                  <w:divBdr>
                    <w:top w:val="none" w:sz="0" w:space="0" w:color="auto"/>
                    <w:left w:val="none" w:sz="0" w:space="0" w:color="auto"/>
                    <w:bottom w:val="none" w:sz="0" w:space="0" w:color="auto"/>
                    <w:right w:val="none" w:sz="0" w:space="0" w:color="auto"/>
                  </w:divBdr>
                </w:div>
                <w:div w:id="929703445">
                  <w:marLeft w:val="0"/>
                  <w:marRight w:val="0"/>
                  <w:marTop w:val="0"/>
                  <w:marBottom w:val="0"/>
                  <w:divBdr>
                    <w:top w:val="none" w:sz="0" w:space="0" w:color="auto"/>
                    <w:left w:val="none" w:sz="0" w:space="0" w:color="auto"/>
                    <w:bottom w:val="none" w:sz="0" w:space="0" w:color="auto"/>
                    <w:right w:val="none" w:sz="0" w:space="0" w:color="auto"/>
                  </w:divBdr>
                </w:div>
                <w:div w:id="63796036">
                  <w:marLeft w:val="0"/>
                  <w:marRight w:val="0"/>
                  <w:marTop w:val="0"/>
                  <w:marBottom w:val="0"/>
                  <w:divBdr>
                    <w:top w:val="none" w:sz="0" w:space="0" w:color="auto"/>
                    <w:left w:val="none" w:sz="0" w:space="0" w:color="auto"/>
                    <w:bottom w:val="none" w:sz="0" w:space="0" w:color="auto"/>
                    <w:right w:val="none" w:sz="0" w:space="0" w:color="auto"/>
                  </w:divBdr>
                </w:div>
                <w:div w:id="389614261">
                  <w:marLeft w:val="0"/>
                  <w:marRight w:val="0"/>
                  <w:marTop w:val="0"/>
                  <w:marBottom w:val="0"/>
                  <w:divBdr>
                    <w:top w:val="none" w:sz="0" w:space="0" w:color="auto"/>
                    <w:left w:val="none" w:sz="0" w:space="0" w:color="auto"/>
                    <w:bottom w:val="none" w:sz="0" w:space="0" w:color="auto"/>
                    <w:right w:val="none" w:sz="0" w:space="0" w:color="auto"/>
                  </w:divBdr>
                </w:div>
                <w:div w:id="1155992765">
                  <w:marLeft w:val="0"/>
                  <w:marRight w:val="0"/>
                  <w:marTop w:val="0"/>
                  <w:marBottom w:val="0"/>
                  <w:divBdr>
                    <w:top w:val="none" w:sz="0" w:space="0" w:color="auto"/>
                    <w:left w:val="none" w:sz="0" w:space="0" w:color="auto"/>
                    <w:bottom w:val="none" w:sz="0" w:space="0" w:color="auto"/>
                    <w:right w:val="none" w:sz="0" w:space="0" w:color="auto"/>
                  </w:divBdr>
                </w:div>
                <w:div w:id="865873006">
                  <w:marLeft w:val="0"/>
                  <w:marRight w:val="0"/>
                  <w:marTop w:val="0"/>
                  <w:marBottom w:val="0"/>
                  <w:divBdr>
                    <w:top w:val="none" w:sz="0" w:space="0" w:color="auto"/>
                    <w:left w:val="none" w:sz="0" w:space="0" w:color="auto"/>
                    <w:bottom w:val="none" w:sz="0" w:space="0" w:color="auto"/>
                    <w:right w:val="none" w:sz="0" w:space="0" w:color="auto"/>
                  </w:divBdr>
                </w:div>
                <w:div w:id="346565679">
                  <w:marLeft w:val="0"/>
                  <w:marRight w:val="0"/>
                  <w:marTop w:val="0"/>
                  <w:marBottom w:val="0"/>
                  <w:divBdr>
                    <w:top w:val="none" w:sz="0" w:space="0" w:color="auto"/>
                    <w:left w:val="none" w:sz="0" w:space="0" w:color="auto"/>
                    <w:bottom w:val="none" w:sz="0" w:space="0" w:color="auto"/>
                    <w:right w:val="none" w:sz="0" w:space="0" w:color="auto"/>
                  </w:divBdr>
                </w:div>
                <w:div w:id="507838632">
                  <w:marLeft w:val="0"/>
                  <w:marRight w:val="0"/>
                  <w:marTop w:val="0"/>
                  <w:marBottom w:val="0"/>
                  <w:divBdr>
                    <w:top w:val="none" w:sz="0" w:space="0" w:color="auto"/>
                    <w:left w:val="none" w:sz="0" w:space="0" w:color="auto"/>
                    <w:bottom w:val="none" w:sz="0" w:space="0" w:color="auto"/>
                    <w:right w:val="none" w:sz="0" w:space="0" w:color="auto"/>
                  </w:divBdr>
                </w:div>
                <w:div w:id="869077010">
                  <w:marLeft w:val="0"/>
                  <w:marRight w:val="0"/>
                  <w:marTop w:val="0"/>
                  <w:marBottom w:val="0"/>
                  <w:divBdr>
                    <w:top w:val="none" w:sz="0" w:space="0" w:color="auto"/>
                    <w:left w:val="none" w:sz="0" w:space="0" w:color="auto"/>
                    <w:bottom w:val="none" w:sz="0" w:space="0" w:color="auto"/>
                    <w:right w:val="none" w:sz="0" w:space="0" w:color="auto"/>
                  </w:divBdr>
                </w:div>
                <w:div w:id="140197833">
                  <w:marLeft w:val="0"/>
                  <w:marRight w:val="0"/>
                  <w:marTop w:val="0"/>
                  <w:marBottom w:val="0"/>
                  <w:divBdr>
                    <w:top w:val="none" w:sz="0" w:space="0" w:color="auto"/>
                    <w:left w:val="none" w:sz="0" w:space="0" w:color="auto"/>
                    <w:bottom w:val="none" w:sz="0" w:space="0" w:color="auto"/>
                    <w:right w:val="none" w:sz="0" w:space="0" w:color="auto"/>
                  </w:divBdr>
                </w:div>
                <w:div w:id="427043330">
                  <w:marLeft w:val="0"/>
                  <w:marRight w:val="0"/>
                  <w:marTop w:val="0"/>
                  <w:marBottom w:val="0"/>
                  <w:divBdr>
                    <w:top w:val="none" w:sz="0" w:space="0" w:color="auto"/>
                    <w:left w:val="none" w:sz="0" w:space="0" w:color="auto"/>
                    <w:bottom w:val="none" w:sz="0" w:space="0" w:color="auto"/>
                    <w:right w:val="none" w:sz="0" w:space="0" w:color="auto"/>
                  </w:divBdr>
                </w:div>
                <w:div w:id="701130189">
                  <w:marLeft w:val="0"/>
                  <w:marRight w:val="0"/>
                  <w:marTop w:val="0"/>
                  <w:marBottom w:val="0"/>
                  <w:divBdr>
                    <w:top w:val="none" w:sz="0" w:space="0" w:color="auto"/>
                    <w:left w:val="none" w:sz="0" w:space="0" w:color="auto"/>
                    <w:bottom w:val="none" w:sz="0" w:space="0" w:color="auto"/>
                    <w:right w:val="none" w:sz="0" w:space="0" w:color="auto"/>
                  </w:divBdr>
                </w:div>
                <w:div w:id="544760350">
                  <w:marLeft w:val="0"/>
                  <w:marRight w:val="0"/>
                  <w:marTop w:val="0"/>
                  <w:marBottom w:val="0"/>
                  <w:divBdr>
                    <w:top w:val="none" w:sz="0" w:space="0" w:color="auto"/>
                    <w:left w:val="none" w:sz="0" w:space="0" w:color="auto"/>
                    <w:bottom w:val="none" w:sz="0" w:space="0" w:color="auto"/>
                    <w:right w:val="none" w:sz="0" w:space="0" w:color="auto"/>
                  </w:divBdr>
                </w:div>
                <w:div w:id="1120228089">
                  <w:marLeft w:val="0"/>
                  <w:marRight w:val="0"/>
                  <w:marTop w:val="0"/>
                  <w:marBottom w:val="0"/>
                  <w:divBdr>
                    <w:top w:val="none" w:sz="0" w:space="0" w:color="auto"/>
                    <w:left w:val="none" w:sz="0" w:space="0" w:color="auto"/>
                    <w:bottom w:val="none" w:sz="0" w:space="0" w:color="auto"/>
                    <w:right w:val="none" w:sz="0" w:space="0" w:color="auto"/>
                  </w:divBdr>
                </w:div>
                <w:div w:id="834105422">
                  <w:marLeft w:val="0"/>
                  <w:marRight w:val="0"/>
                  <w:marTop w:val="0"/>
                  <w:marBottom w:val="0"/>
                  <w:divBdr>
                    <w:top w:val="none" w:sz="0" w:space="0" w:color="auto"/>
                    <w:left w:val="none" w:sz="0" w:space="0" w:color="auto"/>
                    <w:bottom w:val="none" w:sz="0" w:space="0" w:color="auto"/>
                    <w:right w:val="none" w:sz="0" w:space="0" w:color="auto"/>
                  </w:divBdr>
                </w:div>
                <w:div w:id="118694122">
                  <w:marLeft w:val="0"/>
                  <w:marRight w:val="0"/>
                  <w:marTop w:val="0"/>
                  <w:marBottom w:val="0"/>
                  <w:divBdr>
                    <w:top w:val="none" w:sz="0" w:space="0" w:color="auto"/>
                    <w:left w:val="none" w:sz="0" w:space="0" w:color="auto"/>
                    <w:bottom w:val="none" w:sz="0" w:space="0" w:color="auto"/>
                    <w:right w:val="none" w:sz="0" w:space="0" w:color="auto"/>
                  </w:divBdr>
                </w:div>
                <w:div w:id="1055466668">
                  <w:marLeft w:val="0"/>
                  <w:marRight w:val="0"/>
                  <w:marTop w:val="0"/>
                  <w:marBottom w:val="0"/>
                  <w:divBdr>
                    <w:top w:val="none" w:sz="0" w:space="0" w:color="auto"/>
                    <w:left w:val="none" w:sz="0" w:space="0" w:color="auto"/>
                    <w:bottom w:val="none" w:sz="0" w:space="0" w:color="auto"/>
                    <w:right w:val="none" w:sz="0" w:space="0" w:color="auto"/>
                  </w:divBdr>
                </w:div>
                <w:div w:id="2013293599">
                  <w:marLeft w:val="0"/>
                  <w:marRight w:val="0"/>
                  <w:marTop w:val="0"/>
                  <w:marBottom w:val="0"/>
                  <w:divBdr>
                    <w:top w:val="none" w:sz="0" w:space="0" w:color="auto"/>
                    <w:left w:val="none" w:sz="0" w:space="0" w:color="auto"/>
                    <w:bottom w:val="none" w:sz="0" w:space="0" w:color="auto"/>
                    <w:right w:val="none" w:sz="0" w:space="0" w:color="auto"/>
                  </w:divBdr>
                </w:div>
                <w:div w:id="303122424">
                  <w:marLeft w:val="0"/>
                  <w:marRight w:val="0"/>
                  <w:marTop w:val="0"/>
                  <w:marBottom w:val="0"/>
                  <w:divBdr>
                    <w:top w:val="none" w:sz="0" w:space="0" w:color="auto"/>
                    <w:left w:val="none" w:sz="0" w:space="0" w:color="auto"/>
                    <w:bottom w:val="none" w:sz="0" w:space="0" w:color="auto"/>
                    <w:right w:val="none" w:sz="0" w:space="0" w:color="auto"/>
                  </w:divBdr>
                </w:div>
                <w:div w:id="124130793">
                  <w:marLeft w:val="0"/>
                  <w:marRight w:val="0"/>
                  <w:marTop w:val="0"/>
                  <w:marBottom w:val="0"/>
                  <w:divBdr>
                    <w:top w:val="none" w:sz="0" w:space="0" w:color="auto"/>
                    <w:left w:val="none" w:sz="0" w:space="0" w:color="auto"/>
                    <w:bottom w:val="none" w:sz="0" w:space="0" w:color="auto"/>
                    <w:right w:val="none" w:sz="0" w:space="0" w:color="auto"/>
                  </w:divBdr>
                </w:div>
                <w:div w:id="485436317">
                  <w:marLeft w:val="0"/>
                  <w:marRight w:val="0"/>
                  <w:marTop w:val="0"/>
                  <w:marBottom w:val="0"/>
                  <w:divBdr>
                    <w:top w:val="none" w:sz="0" w:space="0" w:color="auto"/>
                    <w:left w:val="none" w:sz="0" w:space="0" w:color="auto"/>
                    <w:bottom w:val="none" w:sz="0" w:space="0" w:color="auto"/>
                    <w:right w:val="none" w:sz="0" w:space="0" w:color="auto"/>
                  </w:divBdr>
                </w:div>
                <w:div w:id="1164053060">
                  <w:marLeft w:val="0"/>
                  <w:marRight w:val="0"/>
                  <w:marTop w:val="0"/>
                  <w:marBottom w:val="0"/>
                  <w:divBdr>
                    <w:top w:val="none" w:sz="0" w:space="0" w:color="auto"/>
                    <w:left w:val="none" w:sz="0" w:space="0" w:color="auto"/>
                    <w:bottom w:val="none" w:sz="0" w:space="0" w:color="auto"/>
                    <w:right w:val="none" w:sz="0" w:space="0" w:color="auto"/>
                  </w:divBdr>
                </w:div>
                <w:div w:id="1709916985">
                  <w:marLeft w:val="0"/>
                  <w:marRight w:val="0"/>
                  <w:marTop w:val="0"/>
                  <w:marBottom w:val="0"/>
                  <w:divBdr>
                    <w:top w:val="none" w:sz="0" w:space="0" w:color="auto"/>
                    <w:left w:val="none" w:sz="0" w:space="0" w:color="auto"/>
                    <w:bottom w:val="none" w:sz="0" w:space="0" w:color="auto"/>
                    <w:right w:val="none" w:sz="0" w:space="0" w:color="auto"/>
                  </w:divBdr>
                </w:div>
                <w:div w:id="1909027876">
                  <w:marLeft w:val="0"/>
                  <w:marRight w:val="0"/>
                  <w:marTop w:val="0"/>
                  <w:marBottom w:val="0"/>
                  <w:divBdr>
                    <w:top w:val="none" w:sz="0" w:space="0" w:color="auto"/>
                    <w:left w:val="none" w:sz="0" w:space="0" w:color="auto"/>
                    <w:bottom w:val="none" w:sz="0" w:space="0" w:color="auto"/>
                    <w:right w:val="none" w:sz="0" w:space="0" w:color="auto"/>
                  </w:divBdr>
                </w:div>
                <w:div w:id="786897140">
                  <w:marLeft w:val="0"/>
                  <w:marRight w:val="0"/>
                  <w:marTop w:val="0"/>
                  <w:marBottom w:val="0"/>
                  <w:divBdr>
                    <w:top w:val="none" w:sz="0" w:space="0" w:color="auto"/>
                    <w:left w:val="none" w:sz="0" w:space="0" w:color="auto"/>
                    <w:bottom w:val="none" w:sz="0" w:space="0" w:color="auto"/>
                    <w:right w:val="none" w:sz="0" w:space="0" w:color="auto"/>
                  </w:divBdr>
                </w:div>
                <w:div w:id="1305160194">
                  <w:marLeft w:val="0"/>
                  <w:marRight w:val="0"/>
                  <w:marTop w:val="0"/>
                  <w:marBottom w:val="0"/>
                  <w:divBdr>
                    <w:top w:val="none" w:sz="0" w:space="0" w:color="auto"/>
                    <w:left w:val="none" w:sz="0" w:space="0" w:color="auto"/>
                    <w:bottom w:val="none" w:sz="0" w:space="0" w:color="auto"/>
                    <w:right w:val="none" w:sz="0" w:space="0" w:color="auto"/>
                  </w:divBdr>
                </w:div>
                <w:div w:id="551893152">
                  <w:marLeft w:val="0"/>
                  <w:marRight w:val="0"/>
                  <w:marTop w:val="0"/>
                  <w:marBottom w:val="0"/>
                  <w:divBdr>
                    <w:top w:val="none" w:sz="0" w:space="0" w:color="auto"/>
                    <w:left w:val="none" w:sz="0" w:space="0" w:color="auto"/>
                    <w:bottom w:val="none" w:sz="0" w:space="0" w:color="auto"/>
                    <w:right w:val="none" w:sz="0" w:space="0" w:color="auto"/>
                  </w:divBdr>
                </w:div>
                <w:div w:id="2091846907">
                  <w:marLeft w:val="0"/>
                  <w:marRight w:val="0"/>
                  <w:marTop w:val="0"/>
                  <w:marBottom w:val="0"/>
                  <w:divBdr>
                    <w:top w:val="none" w:sz="0" w:space="0" w:color="auto"/>
                    <w:left w:val="none" w:sz="0" w:space="0" w:color="auto"/>
                    <w:bottom w:val="none" w:sz="0" w:space="0" w:color="auto"/>
                    <w:right w:val="none" w:sz="0" w:space="0" w:color="auto"/>
                  </w:divBdr>
                </w:div>
                <w:div w:id="365759526">
                  <w:marLeft w:val="0"/>
                  <w:marRight w:val="0"/>
                  <w:marTop w:val="0"/>
                  <w:marBottom w:val="0"/>
                  <w:divBdr>
                    <w:top w:val="none" w:sz="0" w:space="0" w:color="auto"/>
                    <w:left w:val="none" w:sz="0" w:space="0" w:color="auto"/>
                    <w:bottom w:val="none" w:sz="0" w:space="0" w:color="auto"/>
                    <w:right w:val="none" w:sz="0" w:space="0" w:color="auto"/>
                  </w:divBdr>
                </w:div>
                <w:div w:id="476872452">
                  <w:marLeft w:val="0"/>
                  <w:marRight w:val="0"/>
                  <w:marTop w:val="0"/>
                  <w:marBottom w:val="0"/>
                  <w:divBdr>
                    <w:top w:val="none" w:sz="0" w:space="0" w:color="auto"/>
                    <w:left w:val="none" w:sz="0" w:space="0" w:color="auto"/>
                    <w:bottom w:val="none" w:sz="0" w:space="0" w:color="auto"/>
                    <w:right w:val="none" w:sz="0" w:space="0" w:color="auto"/>
                  </w:divBdr>
                </w:div>
                <w:div w:id="1508640885">
                  <w:marLeft w:val="0"/>
                  <w:marRight w:val="0"/>
                  <w:marTop w:val="0"/>
                  <w:marBottom w:val="0"/>
                  <w:divBdr>
                    <w:top w:val="none" w:sz="0" w:space="0" w:color="auto"/>
                    <w:left w:val="none" w:sz="0" w:space="0" w:color="auto"/>
                    <w:bottom w:val="none" w:sz="0" w:space="0" w:color="auto"/>
                    <w:right w:val="none" w:sz="0" w:space="0" w:color="auto"/>
                  </w:divBdr>
                </w:div>
                <w:div w:id="1911620008">
                  <w:marLeft w:val="0"/>
                  <w:marRight w:val="0"/>
                  <w:marTop w:val="0"/>
                  <w:marBottom w:val="0"/>
                  <w:divBdr>
                    <w:top w:val="none" w:sz="0" w:space="0" w:color="auto"/>
                    <w:left w:val="none" w:sz="0" w:space="0" w:color="auto"/>
                    <w:bottom w:val="none" w:sz="0" w:space="0" w:color="auto"/>
                    <w:right w:val="none" w:sz="0" w:space="0" w:color="auto"/>
                  </w:divBdr>
                </w:div>
                <w:div w:id="66925798">
                  <w:marLeft w:val="0"/>
                  <w:marRight w:val="0"/>
                  <w:marTop w:val="0"/>
                  <w:marBottom w:val="0"/>
                  <w:divBdr>
                    <w:top w:val="none" w:sz="0" w:space="0" w:color="auto"/>
                    <w:left w:val="none" w:sz="0" w:space="0" w:color="auto"/>
                    <w:bottom w:val="none" w:sz="0" w:space="0" w:color="auto"/>
                    <w:right w:val="none" w:sz="0" w:space="0" w:color="auto"/>
                  </w:divBdr>
                </w:div>
                <w:div w:id="1747342659">
                  <w:marLeft w:val="0"/>
                  <w:marRight w:val="0"/>
                  <w:marTop w:val="0"/>
                  <w:marBottom w:val="0"/>
                  <w:divBdr>
                    <w:top w:val="none" w:sz="0" w:space="0" w:color="auto"/>
                    <w:left w:val="none" w:sz="0" w:space="0" w:color="auto"/>
                    <w:bottom w:val="none" w:sz="0" w:space="0" w:color="auto"/>
                    <w:right w:val="none" w:sz="0" w:space="0" w:color="auto"/>
                  </w:divBdr>
                </w:div>
                <w:div w:id="111478269">
                  <w:marLeft w:val="0"/>
                  <w:marRight w:val="0"/>
                  <w:marTop w:val="0"/>
                  <w:marBottom w:val="0"/>
                  <w:divBdr>
                    <w:top w:val="none" w:sz="0" w:space="0" w:color="auto"/>
                    <w:left w:val="none" w:sz="0" w:space="0" w:color="auto"/>
                    <w:bottom w:val="none" w:sz="0" w:space="0" w:color="auto"/>
                    <w:right w:val="none" w:sz="0" w:space="0" w:color="auto"/>
                  </w:divBdr>
                </w:div>
                <w:div w:id="1064644180">
                  <w:marLeft w:val="0"/>
                  <w:marRight w:val="0"/>
                  <w:marTop w:val="0"/>
                  <w:marBottom w:val="0"/>
                  <w:divBdr>
                    <w:top w:val="none" w:sz="0" w:space="0" w:color="auto"/>
                    <w:left w:val="none" w:sz="0" w:space="0" w:color="auto"/>
                    <w:bottom w:val="none" w:sz="0" w:space="0" w:color="auto"/>
                    <w:right w:val="none" w:sz="0" w:space="0" w:color="auto"/>
                  </w:divBdr>
                </w:div>
                <w:div w:id="1838839862">
                  <w:marLeft w:val="0"/>
                  <w:marRight w:val="0"/>
                  <w:marTop w:val="0"/>
                  <w:marBottom w:val="0"/>
                  <w:divBdr>
                    <w:top w:val="none" w:sz="0" w:space="0" w:color="auto"/>
                    <w:left w:val="none" w:sz="0" w:space="0" w:color="auto"/>
                    <w:bottom w:val="none" w:sz="0" w:space="0" w:color="auto"/>
                    <w:right w:val="none" w:sz="0" w:space="0" w:color="auto"/>
                  </w:divBdr>
                </w:div>
                <w:div w:id="1513842124">
                  <w:marLeft w:val="0"/>
                  <w:marRight w:val="0"/>
                  <w:marTop w:val="0"/>
                  <w:marBottom w:val="0"/>
                  <w:divBdr>
                    <w:top w:val="none" w:sz="0" w:space="0" w:color="auto"/>
                    <w:left w:val="none" w:sz="0" w:space="0" w:color="auto"/>
                    <w:bottom w:val="none" w:sz="0" w:space="0" w:color="auto"/>
                    <w:right w:val="none" w:sz="0" w:space="0" w:color="auto"/>
                  </w:divBdr>
                </w:div>
                <w:div w:id="1939605014">
                  <w:marLeft w:val="0"/>
                  <w:marRight w:val="0"/>
                  <w:marTop w:val="0"/>
                  <w:marBottom w:val="0"/>
                  <w:divBdr>
                    <w:top w:val="none" w:sz="0" w:space="0" w:color="auto"/>
                    <w:left w:val="none" w:sz="0" w:space="0" w:color="auto"/>
                    <w:bottom w:val="none" w:sz="0" w:space="0" w:color="auto"/>
                    <w:right w:val="none" w:sz="0" w:space="0" w:color="auto"/>
                  </w:divBdr>
                </w:div>
                <w:div w:id="42171568">
                  <w:marLeft w:val="0"/>
                  <w:marRight w:val="0"/>
                  <w:marTop w:val="0"/>
                  <w:marBottom w:val="0"/>
                  <w:divBdr>
                    <w:top w:val="none" w:sz="0" w:space="0" w:color="auto"/>
                    <w:left w:val="none" w:sz="0" w:space="0" w:color="auto"/>
                    <w:bottom w:val="none" w:sz="0" w:space="0" w:color="auto"/>
                    <w:right w:val="none" w:sz="0" w:space="0" w:color="auto"/>
                  </w:divBdr>
                </w:div>
                <w:div w:id="414937077">
                  <w:marLeft w:val="0"/>
                  <w:marRight w:val="0"/>
                  <w:marTop w:val="0"/>
                  <w:marBottom w:val="0"/>
                  <w:divBdr>
                    <w:top w:val="none" w:sz="0" w:space="0" w:color="auto"/>
                    <w:left w:val="none" w:sz="0" w:space="0" w:color="auto"/>
                    <w:bottom w:val="none" w:sz="0" w:space="0" w:color="auto"/>
                    <w:right w:val="none" w:sz="0" w:space="0" w:color="auto"/>
                  </w:divBdr>
                </w:div>
                <w:div w:id="588469772">
                  <w:marLeft w:val="0"/>
                  <w:marRight w:val="0"/>
                  <w:marTop w:val="0"/>
                  <w:marBottom w:val="0"/>
                  <w:divBdr>
                    <w:top w:val="none" w:sz="0" w:space="0" w:color="auto"/>
                    <w:left w:val="none" w:sz="0" w:space="0" w:color="auto"/>
                    <w:bottom w:val="none" w:sz="0" w:space="0" w:color="auto"/>
                    <w:right w:val="none" w:sz="0" w:space="0" w:color="auto"/>
                  </w:divBdr>
                </w:div>
                <w:div w:id="871654328">
                  <w:marLeft w:val="0"/>
                  <w:marRight w:val="0"/>
                  <w:marTop w:val="0"/>
                  <w:marBottom w:val="0"/>
                  <w:divBdr>
                    <w:top w:val="none" w:sz="0" w:space="0" w:color="auto"/>
                    <w:left w:val="none" w:sz="0" w:space="0" w:color="auto"/>
                    <w:bottom w:val="none" w:sz="0" w:space="0" w:color="auto"/>
                    <w:right w:val="none" w:sz="0" w:space="0" w:color="auto"/>
                  </w:divBdr>
                </w:div>
                <w:div w:id="1038237630">
                  <w:marLeft w:val="0"/>
                  <w:marRight w:val="0"/>
                  <w:marTop w:val="0"/>
                  <w:marBottom w:val="0"/>
                  <w:divBdr>
                    <w:top w:val="none" w:sz="0" w:space="0" w:color="auto"/>
                    <w:left w:val="none" w:sz="0" w:space="0" w:color="auto"/>
                    <w:bottom w:val="none" w:sz="0" w:space="0" w:color="auto"/>
                    <w:right w:val="none" w:sz="0" w:space="0" w:color="auto"/>
                  </w:divBdr>
                </w:div>
                <w:div w:id="1974866557">
                  <w:marLeft w:val="0"/>
                  <w:marRight w:val="0"/>
                  <w:marTop w:val="0"/>
                  <w:marBottom w:val="0"/>
                  <w:divBdr>
                    <w:top w:val="none" w:sz="0" w:space="0" w:color="auto"/>
                    <w:left w:val="none" w:sz="0" w:space="0" w:color="auto"/>
                    <w:bottom w:val="none" w:sz="0" w:space="0" w:color="auto"/>
                    <w:right w:val="none" w:sz="0" w:space="0" w:color="auto"/>
                  </w:divBdr>
                </w:div>
                <w:div w:id="1255550076">
                  <w:marLeft w:val="0"/>
                  <w:marRight w:val="0"/>
                  <w:marTop w:val="0"/>
                  <w:marBottom w:val="0"/>
                  <w:divBdr>
                    <w:top w:val="none" w:sz="0" w:space="0" w:color="auto"/>
                    <w:left w:val="none" w:sz="0" w:space="0" w:color="auto"/>
                    <w:bottom w:val="none" w:sz="0" w:space="0" w:color="auto"/>
                    <w:right w:val="none" w:sz="0" w:space="0" w:color="auto"/>
                  </w:divBdr>
                </w:div>
                <w:div w:id="506289919">
                  <w:marLeft w:val="0"/>
                  <w:marRight w:val="0"/>
                  <w:marTop w:val="0"/>
                  <w:marBottom w:val="0"/>
                  <w:divBdr>
                    <w:top w:val="none" w:sz="0" w:space="0" w:color="auto"/>
                    <w:left w:val="none" w:sz="0" w:space="0" w:color="auto"/>
                    <w:bottom w:val="none" w:sz="0" w:space="0" w:color="auto"/>
                    <w:right w:val="none" w:sz="0" w:space="0" w:color="auto"/>
                  </w:divBdr>
                </w:div>
                <w:div w:id="271476028">
                  <w:marLeft w:val="0"/>
                  <w:marRight w:val="0"/>
                  <w:marTop w:val="0"/>
                  <w:marBottom w:val="0"/>
                  <w:divBdr>
                    <w:top w:val="none" w:sz="0" w:space="0" w:color="auto"/>
                    <w:left w:val="none" w:sz="0" w:space="0" w:color="auto"/>
                    <w:bottom w:val="none" w:sz="0" w:space="0" w:color="auto"/>
                    <w:right w:val="none" w:sz="0" w:space="0" w:color="auto"/>
                  </w:divBdr>
                </w:div>
                <w:div w:id="1500272761">
                  <w:marLeft w:val="0"/>
                  <w:marRight w:val="0"/>
                  <w:marTop w:val="0"/>
                  <w:marBottom w:val="0"/>
                  <w:divBdr>
                    <w:top w:val="none" w:sz="0" w:space="0" w:color="auto"/>
                    <w:left w:val="none" w:sz="0" w:space="0" w:color="auto"/>
                    <w:bottom w:val="none" w:sz="0" w:space="0" w:color="auto"/>
                    <w:right w:val="none" w:sz="0" w:space="0" w:color="auto"/>
                  </w:divBdr>
                </w:div>
                <w:div w:id="887111014">
                  <w:marLeft w:val="0"/>
                  <w:marRight w:val="0"/>
                  <w:marTop w:val="0"/>
                  <w:marBottom w:val="0"/>
                  <w:divBdr>
                    <w:top w:val="none" w:sz="0" w:space="0" w:color="auto"/>
                    <w:left w:val="none" w:sz="0" w:space="0" w:color="auto"/>
                    <w:bottom w:val="none" w:sz="0" w:space="0" w:color="auto"/>
                    <w:right w:val="none" w:sz="0" w:space="0" w:color="auto"/>
                  </w:divBdr>
                </w:div>
                <w:div w:id="2060519649">
                  <w:marLeft w:val="0"/>
                  <w:marRight w:val="0"/>
                  <w:marTop w:val="0"/>
                  <w:marBottom w:val="0"/>
                  <w:divBdr>
                    <w:top w:val="none" w:sz="0" w:space="0" w:color="auto"/>
                    <w:left w:val="none" w:sz="0" w:space="0" w:color="auto"/>
                    <w:bottom w:val="none" w:sz="0" w:space="0" w:color="auto"/>
                    <w:right w:val="none" w:sz="0" w:space="0" w:color="auto"/>
                  </w:divBdr>
                </w:div>
                <w:div w:id="598879148">
                  <w:marLeft w:val="0"/>
                  <w:marRight w:val="0"/>
                  <w:marTop w:val="0"/>
                  <w:marBottom w:val="0"/>
                  <w:divBdr>
                    <w:top w:val="none" w:sz="0" w:space="0" w:color="auto"/>
                    <w:left w:val="none" w:sz="0" w:space="0" w:color="auto"/>
                    <w:bottom w:val="none" w:sz="0" w:space="0" w:color="auto"/>
                    <w:right w:val="none" w:sz="0" w:space="0" w:color="auto"/>
                  </w:divBdr>
                </w:div>
                <w:div w:id="121273297">
                  <w:marLeft w:val="0"/>
                  <w:marRight w:val="0"/>
                  <w:marTop w:val="0"/>
                  <w:marBottom w:val="0"/>
                  <w:divBdr>
                    <w:top w:val="none" w:sz="0" w:space="0" w:color="auto"/>
                    <w:left w:val="none" w:sz="0" w:space="0" w:color="auto"/>
                    <w:bottom w:val="none" w:sz="0" w:space="0" w:color="auto"/>
                    <w:right w:val="none" w:sz="0" w:space="0" w:color="auto"/>
                  </w:divBdr>
                </w:div>
                <w:div w:id="843856694">
                  <w:marLeft w:val="0"/>
                  <w:marRight w:val="0"/>
                  <w:marTop w:val="0"/>
                  <w:marBottom w:val="0"/>
                  <w:divBdr>
                    <w:top w:val="none" w:sz="0" w:space="0" w:color="auto"/>
                    <w:left w:val="none" w:sz="0" w:space="0" w:color="auto"/>
                    <w:bottom w:val="none" w:sz="0" w:space="0" w:color="auto"/>
                    <w:right w:val="none" w:sz="0" w:space="0" w:color="auto"/>
                  </w:divBdr>
                </w:div>
                <w:div w:id="848831301">
                  <w:marLeft w:val="0"/>
                  <w:marRight w:val="0"/>
                  <w:marTop w:val="0"/>
                  <w:marBottom w:val="0"/>
                  <w:divBdr>
                    <w:top w:val="none" w:sz="0" w:space="0" w:color="auto"/>
                    <w:left w:val="none" w:sz="0" w:space="0" w:color="auto"/>
                    <w:bottom w:val="none" w:sz="0" w:space="0" w:color="auto"/>
                    <w:right w:val="none" w:sz="0" w:space="0" w:color="auto"/>
                  </w:divBdr>
                </w:div>
                <w:div w:id="667489662">
                  <w:marLeft w:val="0"/>
                  <w:marRight w:val="0"/>
                  <w:marTop w:val="0"/>
                  <w:marBottom w:val="0"/>
                  <w:divBdr>
                    <w:top w:val="none" w:sz="0" w:space="0" w:color="auto"/>
                    <w:left w:val="none" w:sz="0" w:space="0" w:color="auto"/>
                    <w:bottom w:val="none" w:sz="0" w:space="0" w:color="auto"/>
                    <w:right w:val="none" w:sz="0" w:space="0" w:color="auto"/>
                  </w:divBdr>
                </w:div>
                <w:div w:id="419135309">
                  <w:marLeft w:val="0"/>
                  <w:marRight w:val="0"/>
                  <w:marTop w:val="0"/>
                  <w:marBottom w:val="0"/>
                  <w:divBdr>
                    <w:top w:val="none" w:sz="0" w:space="0" w:color="auto"/>
                    <w:left w:val="none" w:sz="0" w:space="0" w:color="auto"/>
                    <w:bottom w:val="none" w:sz="0" w:space="0" w:color="auto"/>
                    <w:right w:val="none" w:sz="0" w:space="0" w:color="auto"/>
                  </w:divBdr>
                </w:div>
                <w:div w:id="1719426528">
                  <w:marLeft w:val="0"/>
                  <w:marRight w:val="0"/>
                  <w:marTop w:val="0"/>
                  <w:marBottom w:val="0"/>
                  <w:divBdr>
                    <w:top w:val="none" w:sz="0" w:space="0" w:color="auto"/>
                    <w:left w:val="none" w:sz="0" w:space="0" w:color="auto"/>
                    <w:bottom w:val="none" w:sz="0" w:space="0" w:color="auto"/>
                    <w:right w:val="none" w:sz="0" w:space="0" w:color="auto"/>
                  </w:divBdr>
                </w:div>
                <w:div w:id="2128740597">
                  <w:marLeft w:val="0"/>
                  <w:marRight w:val="0"/>
                  <w:marTop w:val="0"/>
                  <w:marBottom w:val="0"/>
                  <w:divBdr>
                    <w:top w:val="none" w:sz="0" w:space="0" w:color="auto"/>
                    <w:left w:val="none" w:sz="0" w:space="0" w:color="auto"/>
                    <w:bottom w:val="none" w:sz="0" w:space="0" w:color="auto"/>
                    <w:right w:val="none" w:sz="0" w:space="0" w:color="auto"/>
                  </w:divBdr>
                </w:div>
                <w:div w:id="824861268">
                  <w:marLeft w:val="0"/>
                  <w:marRight w:val="0"/>
                  <w:marTop w:val="0"/>
                  <w:marBottom w:val="0"/>
                  <w:divBdr>
                    <w:top w:val="none" w:sz="0" w:space="0" w:color="auto"/>
                    <w:left w:val="none" w:sz="0" w:space="0" w:color="auto"/>
                    <w:bottom w:val="none" w:sz="0" w:space="0" w:color="auto"/>
                    <w:right w:val="none" w:sz="0" w:space="0" w:color="auto"/>
                  </w:divBdr>
                </w:div>
                <w:div w:id="1350136732">
                  <w:marLeft w:val="0"/>
                  <w:marRight w:val="0"/>
                  <w:marTop w:val="0"/>
                  <w:marBottom w:val="0"/>
                  <w:divBdr>
                    <w:top w:val="none" w:sz="0" w:space="0" w:color="auto"/>
                    <w:left w:val="none" w:sz="0" w:space="0" w:color="auto"/>
                    <w:bottom w:val="none" w:sz="0" w:space="0" w:color="auto"/>
                    <w:right w:val="none" w:sz="0" w:space="0" w:color="auto"/>
                  </w:divBdr>
                </w:div>
                <w:div w:id="1659073343">
                  <w:marLeft w:val="0"/>
                  <w:marRight w:val="0"/>
                  <w:marTop w:val="0"/>
                  <w:marBottom w:val="0"/>
                  <w:divBdr>
                    <w:top w:val="none" w:sz="0" w:space="0" w:color="auto"/>
                    <w:left w:val="none" w:sz="0" w:space="0" w:color="auto"/>
                    <w:bottom w:val="none" w:sz="0" w:space="0" w:color="auto"/>
                    <w:right w:val="none" w:sz="0" w:space="0" w:color="auto"/>
                  </w:divBdr>
                </w:div>
                <w:div w:id="1340162029">
                  <w:marLeft w:val="0"/>
                  <w:marRight w:val="0"/>
                  <w:marTop w:val="0"/>
                  <w:marBottom w:val="0"/>
                  <w:divBdr>
                    <w:top w:val="none" w:sz="0" w:space="0" w:color="auto"/>
                    <w:left w:val="none" w:sz="0" w:space="0" w:color="auto"/>
                    <w:bottom w:val="none" w:sz="0" w:space="0" w:color="auto"/>
                    <w:right w:val="none" w:sz="0" w:space="0" w:color="auto"/>
                  </w:divBdr>
                </w:div>
                <w:div w:id="246161469">
                  <w:marLeft w:val="0"/>
                  <w:marRight w:val="0"/>
                  <w:marTop w:val="0"/>
                  <w:marBottom w:val="0"/>
                  <w:divBdr>
                    <w:top w:val="none" w:sz="0" w:space="0" w:color="auto"/>
                    <w:left w:val="none" w:sz="0" w:space="0" w:color="auto"/>
                    <w:bottom w:val="none" w:sz="0" w:space="0" w:color="auto"/>
                    <w:right w:val="none" w:sz="0" w:space="0" w:color="auto"/>
                  </w:divBdr>
                </w:div>
                <w:div w:id="1510867430">
                  <w:marLeft w:val="0"/>
                  <w:marRight w:val="0"/>
                  <w:marTop w:val="0"/>
                  <w:marBottom w:val="0"/>
                  <w:divBdr>
                    <w:top w:val="none" w:sz="0" w:space="0" w:color="auto"/>
                    <w:left w:val="none" w:sz="0" w:space="0" w:color="auto"/>
                    <w:bottom w:val="none" w:sz="0" w:space="0" w:color="auto"/>
                    <w:right w:val="none" w:sz="0" w:space="0" w:color="auto"/>
                  </w:divBdr>
                </w:div>
                <w:div w:id="1262761194">
                  <w:marLeft w:val="0"/>
                  <w:marRight w:val="0"/>
                  <w:marTop w:val="0"/>
                  <w:marBottom w:val="0"/>
                  <w:divBdr>
                    <w:top w:val="none" w:sz="0" w:space="0" w:color="auto"/>
                    <w:left w:val="none" w:sz="0" w:space="0" w:color="auto"/>
                    <w:bottom w:val="none" w:sz="0" w:space="0" w:color="auto"/>
                    <w:right w:val="none" w:sz="0" w:space="0" w:color="auto"/>
                  </w:divBdr>
                </w:div>
                <w:div w:id="124933446">
                  <w:marLeft w:val="0"/>
                  <w:marRight w:val="0"/>
                  <w:marTop w:val="0"/>
                  <w:marBottom w:val="0"/>
                  <w:divBdr>
                    <w:top w:val="none" w:sz="0" w:space="0" w:color="auto"/>
                    <w:left w:val="none" w:sz="0" w:space="0" w:color="auto"/>
                    <w:bottom w:val="none" w:sz="0" w:space="0" w:color="auto"/>
                    <w:right w:val="none" w:sz="0" w:space="0" w:color="auto"/>
                  </w:divBdr>
                </w:div>
                <w:div w:id="1890919330">
                  <w:marLeft w:val="0"/>
                  <w:marRight w:val="0"/>
                  <w:marTop w:val="0"/>
                  <w:marBottom w:val="0"/>
                  <w:divBdr>
                    <w:top w:val="none" w:sz="0" w:space="0" w:color="auto"/>
                    <w:left w:val="none" w:sz="0" w:space="0" w:color="auto"/>
                    <w:bottom w:val="none" w:sz="0" w:space="0" w:color="auto"/>
                    <w:right w:val="none" w:sz="0" w:space="0" w:color="auto"/>
                  </w:divBdr>
                </w:div>
                <w:div w:id="348027497">
                  <w:marLeft w:val="0"/>
                  <w:marRight w:val="0"/>
                  <w:marTop w:val="0"/>
                  <w:marBottom w:val="0"/>
                  <w:divBdr>
                    <w:top w:val="none" w:sz="0" w:space="0" w:color="auto"/>
                    <w:left w:val="none" w:sz="0" w:space="0" w:color="auto"/>
                    <w:bottom w:val="none" w:sz="0" w:space="0" w:color="auto"/>
                    <w:right w:val="none" w:sz="0" w:space="0" w:color="auto"/>
                  </w:divBdr>
                </w:div>
                <w:div w:id="853962384">
                  <w:marLeft w:val="0"/>
                  <w:marRight w:val="0"/>
                  <w:marTop w:val="0"/>
                  <w:marBottom w:val="0"/>
                  <w:divBdr>
                    <w:top w:val="none" w:sz="0" w:space="0" w:color="auto"/>
                    <w:left w:val="none" w:sz="0" w:space="0" w:color="auto"/>
                    <w:bottom w:val="none" w:sz="0" w:space="0" w:color="auto"/>
                    <w:right w:val="none" w:sz="0" w:space="0" w:color="auto"/>
                  </w:divBdr>
                </w:div>
                <w:div w:id="1105075302">
                  <w:marLeft w:val="0"/>
                  <w:marRight w:val="0"/>
                  <w:marTop w:val="0"/>
                  <w:marBottom w:val="0"/>
                  <w:divBdr>
                    <w:top w:val="none" w:sz="0" w:space="0" w:color="auto"/>
                    <w:left w:val="none" w:sz="0" w:space="0" w:color="auto"/>
                    <w:bottom w:val="none" w:sz="0" w:space="0" w:color="auto"/>
                    <w:right w:val="none" w:sz="0" w:space="0" w:color="auto"/>
                  </w:divBdr>
                </w:div>
                <w:div w:id="2079084745">
                  <w:marLeft w:val="0"/>
                  <w:marRight w:val="0"/>
                  <w:marTop w:val="0"/>
                  <w:marBottom w:val="0"/>
                  <w:divBdr>
                    <w:top w:val="none" w:sz="0" w:space="0" w:color="auto"/>
                    <w:left w:val="none" w:sz="0" w:space="0" w:color="auto"/>
                    <w:bottom w:val="none" w:sz="0" w:space="0" w:color="auto"/>
                    <w:right w:val="none" w:sz="0" w:space="0" w:color="auto"/>
                  </w:divBdr>
                </w:div>
                <w:div w:id="1635867986">
                  <w:marLeft w:val="0"/>
                  <w:marRight w:val="0"/>
                  <w:marTop w:val="0"/>
                  <w:marBottom w:val="0"/>
                  <w:divBdr>
                    <w:top w:val="none" w:sz="0" w:space="0" w:color="auto"/>
                    <w:left w:val="none" w:sz="0" w:space="0" w:color="auto"/>
                    <w:bottom w:val="none" w:sz="0" w:space="0" w:color="auto"/>
                    <w:right w:val="none" w:sz="0" w:space="0" w:color="auto"/>
                  </w:divBdr>
                </w:div>
                <w:div w:id="1051615782">
                  <w:marLeft w:val="0"/>
                  <w:marRight w:val="0"/>
                  <w:marTop w:val="0"/>
                  <w:marBottom w:val="0"/>
                  <w:divBdr>
                    <w:top w:val="none" w:sz="0" w:space="0" w:color="auto"/>
                    <w:left w:val="none" w:sz="0" w:space="0" w:color="auto"/>
                    <w:bottom w:val="none" w:sz="0" w:space="0" w:color="auto"/>
                    <w:right w:val="none" w:sz="0" w:space="0" w:color="auto"/>
                  </w:divBdr>
                </w:div>
                <w:div w:id="1585649224">
                  <w:marLeft w:val="0"/>
                  <w:marRight w:val="0"/>
                  <w:marTop w:val="0"/>
                  <w:marBottom w:val="0"/>
                  <w:divBdr>
                    <w:top w:val="none" w:sz="0" w:space="0" w:color="auto"/>
                    <w:left w:val="none" w:sz="0" w:space="0" w:color="auto"/>
                    <w:bottom w:val="none" w:sz="0" w:space="0" w:color="auto"/>
                    <w:right w:val="none" w:sz="0" w:space="0" w:color="auto"/>
                  </w:divBdr>
                </w:div>
                <w:div w:id="1513488600">
                  <w:marLeft w:val="0"/>
                  <w:marRight w:val="0"/>
                  <w:marTop w:val="0"/>
                  <w:marBottom w:val="0"/>
                  <w:divBdr>
                    <w:top w:val="none" w:sz="0" w:space="0" w:color="auto"/>
                    <w:left w:val="none" w:sz="0" w:space="0" w:color="auto"/>
                    <w:bottom w:val="none" w:sz="0" w:space="0" w:color="auto"/>
                    <w:right w:val="none" w:sz="0" w:space="0" w:color="auto"/>
                  </w:divBdr>
                </w:div>
                <w:div w:id="1917978304">
                  <w:marLeft w:val="0"/>
                  <w:marRight w:val="0"/>
                  <w:marTop w:val="0"/>
                  <w:marBottom w:val="0"/>
                  <w:divBdr>
                    <w:top w:val="none" w:sz="0" w:space="0" w:color="auto"/>
                    <w:left w:val="none" w:sz="0" w:space="0" w:color="auto"/>
                    <w:bottom w:val="none" w:sz="0" w:space="0" w:color="auto"/>
                    <w:right w:val="none" w:sz="0" w:space="0" w:color="auto"/>
                  </w:divBdr>
                </w:div>
                <w:div w:id="1981840676">
                  <w:marLeft w:val="0"/>
                  <w:marRight w:val="0"/>
                  <w:marTop w:val="0"/>
                  <w:marBottom w:val="0"/>
                  <w:divBdr>
                    <w:top w:val="none" w:sz="0" w:space="0" w:color="auto"/>
                    <w:left w:val="none" w:sz="0" w:space="0" w:color="auto"/>
                    <w:bottom w:val="none" w:sz="0" w:space="0" w:color="auto"/>
                    <w:right w:val="none" w:sz="0" w:space="0" w:color="auto"/>
                  </w:divBdr>
                </w:div>
                <w:div w:id="217933124">
                  <w:marLeft w:val="0"/>
                  <w:marRight w:val="0"/>
                  <w:marTop w:val="0"/>
                  <w:marBottom w:val="0"/>
                  <w:divBdr>
                    <w:top w:val="none" w:sz="0" w:space="0" w:color="auto"/>
                    <w:left w:val="none" w:sz="0" w:space="0" w:color="auto"/>
                    <w:bottom w:val="none" w:sz="0" w:space="0" w:color="auto"/>
                    <w:right w:val="none" w:sz="0" w:space="0" w:color="auto"/>
                  </w:divBdr>
                </w:div>
                <w:div w:id="127355371">
                  <w:marLeft w:val="0"/>
                  <w:marRight w:val="0"/>
                  <w:marTop w:val="0"/>
                  <w:marBottom w:val="0"/>
                  <w:divBdr>
                    <w:top w:val="none" w:sz="0" w:space="0" w:color="auto"/>
                    <w:left w:val="none" w:sz="0" w:space="0" w:color="auto"/>
                    <w:bottom w:val="none" w:sz="0" w:space="0" w:color="auto"/>
                    <w:right w:val="none" w:sz="0" w:space="0" w:color="auto"/>
                  </w:divBdr>
                </w:div>
                <w:div w:id="1589773575">
                  <w:marLeft w:val="0"/>
                  <w:marRight w:val="0"/>
                  <w:marTop w:val="0"/>
                  <w:marBottom w:val="0"/>
                  <w:divBdr>
                    <w:top w:val="none" w:sz="0" w:space="0" w:color="auto"/>
                    <w:left w:val="none" w:sz="0" w:space="0" w:color="auto"/>
                    <w:bottom w:val="none" w:sz="0" w:space="0" w:color="auto"/>
                    <w:right w:val="none" w:sz="0" w:space="0" w:color="auto"/>
                  </w:divBdr>
                </w:div>
                <w:div w:id="1599486054">
                  <w:marLeft w:val="0"/>
                  <w:marRight w:val="0"/>
                  <w:marTop w:val="0"/>
                  <w:marBottom w:val="0"/>
                  <w:divBdr>
                    <w:top w:val="none" w:sz="0" w:space="0" w:color="auto"/>
                    <w:left w:val="none" w:sz="0" w:space="0" w:color="auto"/>
                    <w:bottom w:val="none" w:sz="0" w:space="0" w:color="auto"/>
                    <w:right w:val="none" w:sz="0" w:space="0" w:color="auto"/>
                  </w:divBdr>
                </w:div>
                <w:div w:id="715161296">
                  <w:marLeft w:val="0"/>
                  <w:marRight w:val="0"/>
                  <w:marTop w:val="0"/>
                  <w:marBottom w:val="0"/>
                  <w:divBdr>
                    <w:top w:val="none" w:sz="0" w:space="0" w:color="auto"/>
                    <w:left w:val="none" w:sz="0" w:space="0" w:color="auto"/>
                    <w:bottom w:val="none" w:sz="0" w:space="0" w:color="auto"/>
                    <w:right w:val="none" w:sz="0" w:space="0" w:color="auto"/>
                  </w:divBdr>
                </w:div>
                <w:div w:id="554974810">
                  <w:marLeft w:val="0"/>
                  <w:marRight w:val="0"/>
                  <w:marTop w:val="0"/>
                  <w:marBottom w:val="0"/>
                  <w:divBdr>
                    <w:top w:val="none" w:sz="0" w:space="0" w:color="auto"/>
                    <w:left w:val="none" w:sz="0" w:space="0" w:color="auto"/>
                    <w:bottom w:val="none" w:sz="0" w:space="0" w:color="auto"/>
                    <w:right w:val="none" w:sz="0" w:space="0" w:color="auto"/>
                  </w:divBdr>
                </w:div>
                <w:div w:id="494414181">
                  <w:marLeft w:val="0"/>
                  <w:marRight w:val="0"/>
                  <w:marTop w:val="0"/>
                  <w:marBottom w:val="0"/>
                  <w:divBdr>
                    <w:top w:val="none" w:sz="0" w:space="0" w:color="auto"/>
                    <w:left w:val="none" w:sz="0" w:space="0" w:color="auto"/>
                    <w:bottom w:val="none" w:sz="0" w:space="0" w:color="auto"/>
                    <w:right w:val="none" w:sz="0" w:space="0" w:color="auto"/>
                  </w:divBdr>
                </w:div>
                <w:div w:id="483013778">
                  <w:marLeft w:val="0"/>
                  <w:marRight w:val="0"/>
                  <w:marTop w:val="0"/>
                  <w:marBottom w:val="0"/>
                  <w:divBdr>
                    <w:top w:val="none" w:sz="0" w:space="0" w:color="auto"/>
                    <w:left w:val="none" w:sz="0" w:space="0" w:color="auto"/>
                    <w:bottom w:val="none" w:sz="0" w:space="0" w:color="auto"/>
                    <w:right w:val="none" w:sz="0" w:space="0" w:color="auto"/>
                  </w:divBdr>
                </w:div>
                <w:div w:id="1675759715">
                  <w:marLeft w:val="0"/>
                  <w:marRight w:val="0"/>
                  <w:marTop w:val="0"/>
                  <w:marBottom w:val="0"/>
                  <w:divBdr>
                    <w:top w:val="none" w:sz="0" w:space="0" w:color="auto"/>
                    <w:left w:val="none" w:sz="0" w:space="0" w:color="auto"/>
                    <w:bottom w:val="none" w:sz="0" w:space="0" w:color="auto"/>
                    <w:right w:val="none" w:sz="0" w:space="0" w:color="auto"/>
                  </w:divBdr>
                </w:div>
                <w:div w:id="991788547">
                  <w:marLeft w:val="0"/>
                  <w:marRight w:val="0"/>
                  <w:marTop w:val="0"/>
                  <w:marBottom w:val="0"/>
                  <w:divBdr>
                    <w:top w:val="none" w:sz="0" w:space="0" w:color="auto"/>
                    <w:left w:val="none" w:sz="0" w:space="0" w:color="auto"/>
                    <w:bottom w:val="none" w:sz="0" w:space="0" w:color="auto"/>
                    <w:right w:val="none" w:sz="0" w:space="0" w:color="auto"/>
                  </w:divBdr>
                </w:div>
                <w:div w:id="1883208361">
                  <w:marLeft w:val="0"/>
                  <w:marRight w:val="0"/>
                  <w:marTop w:val="0"/>
                  <w:marBottom w:val="0"/>
                  <w:divBdr>
                    <w:top w:val="none" w:sz="0" w:space="0" w:color="auto"/>
                    <w:left w:val="none" w:sz="0" w:space="0" w:color="auto"/>
                    <w:bottom w:val="none" w:sz="0" w:space="0" w:color="auto"/>
                    <w:right w:val="none" w:sz="0" w:space="0" w:color="auto"/>
                  </w:divBdr>
                </w:div>
                <w:div w:id="1325888393">
                  <w:marLeft w:val="0"/>
                  <w:marRight w:val="0"/>
                  <w:marTop w:val="0"/>
                  <w:marBottom w:val="0"/>
                  <w:divBdr>
                    <w:top w:val="none" w:sz="0" w:space="0" w:color="auto"/>
                    <w:left w:val="none" w:sz="0" w:space="0" w:color="auto"/>
                    <w:bottom w:val="none" w:sz="0" w:space="0" w:color="auto"/>
                    <w:right w:val="none" w:sz="0" w:space="0" w:color="auto"/>
                  </w:divBdr>
                </w:div>
                <w:div w:id="175195549">
                  <w:marLeft w:val="0"/>
                  <w:marRight w:val="0"/>
                  <w:marTop w:val="0"/>
                  <w:marBottom w:val="0"/>
                  <w:divBdr>
                    <w:top w:val="none" w:sz="0" w:space="0" w:color="auto"/>
                    <w:left w:val="none" w:sz="0" w:space="0" w:color="auto"/>
                    <w:bottom w:val="none" w:sz="0" w:space="0" w:color="auto"/>
                    <w:right w:val="none" w:sz="0" w:space="0" w:color="auto"/>
                  </w:divBdr>
                </w:div>
                <w:div w:id="1052538893">
                  <w:marLeft w:val="0"/>
                  <w:marRight w:val="0"/>
                  <w:marTop w:val="0"/>
                  <w:marBottom w:val="0"/>
                  <w:divBdr>
                    <w:top w:val="none" w:sz="0" w:space="0" w:color="auto"/>
                    <w:left w:val="none" w:sz="0" w:space="0" w:color="auto"/>
                    <w:bottom w:val="none" w:sz="0" w:space="0" w:color="auto"/>
                    <w:right w:val="none" w:sz="0" w:space="0" w:color="auto"/>
                  </w:divBdr>
                </w:div>
                <w:div w:id="1211958085">
                  <w:marLeft w:val="0"/>
                  <w:marRight w:val="0"/>
                  <w:marTop w:val="0"/>
                  <w:marBottom w:val="0"/>
                  <w:divBdr>
                    <w:top w:val="none" w:sz="0" w:space="0" w:color="auto"/>
                    <w:left w:val="none" w:sz="0" w:space="0" w:color="auto"/>
                    <w:bottom w:val="none" w:sz="0" w:space="0" w:color="auto"/>
                    <w:right w:val="none" w:sz="0" w:space="0" w:color="auto"/>
                  </w:divBdr>
                </w:div>
                <w:div w:id="4209022">
                  <w:marLeft w:val="0"/>
                  <w:marRight w:val="0"/>
                  <w:marTop w:val="0"/>
                  <w:marBottom w:val="0"/>
                  <w:divBdr>
                    <w:top w:val="none" w:sz="0" w:space="0" w:color="auto"/>
                    <w:left w:val="none" w:sz="0" w:space="0" w:color="auto"/>
                    <w:bottom w:val="none" w:sz="0" w:space="0" w:color="auto"/>
                    <w:right w:val="none" w:sz="0" w:space="0" w:color="auto"/>
                  </w:divBdr>
                </w:div>
                <w:div w:id="786778532">
                  <w:marLeft w:val="0"/>
                  <w:marRight w:val="0"/>
                  <w:marTop w:val="0"/>
                  <w:marBottom w:val="0"/>
                  <w:divBdr>
                    <w:top w:val="none" w:sz="0" w:space="0" w:color="auto"/>
                    <w:left w:val="none" w:sz="0" w:space="0" w:color="auto"/>
                    <w:bottom w:val="none" w:sz="0" w:space="0" w:color="auto"/>
                    <w:right w:val="none" w:sz="0" w:space="0" w:color="auto"/>
                  </w:divBdr>
                </w:div>
                <w:div w:id="945576364">
                  <w:marLeft w:val="0"/>
                  <w:marRight w:val="0"/>
                  <w:marTop w:val="0"/>
                  <w:marBottom w:val="0"/>
                  <w:divBdr>
                    <w:top w:val="none" w:sz="0" w:space="0" w:color="auto"/>
                    <w:left w:val="none" w:sz="0" w:space="0" w:color="auto"/>
                    <w:bottom w:val="none" w:sz="0" w:space="0" w:color="auto"/>
                    <w:right w:val="none" w:sz="0" w:space="0" w:color="auto"/>
                  </w:divBdr>
                </w:div>
                <w:div w:id="1232697719">
                  <w:marLeft w:val="0"/>
                  <w:marRight w:val="0"/>
                  <w:marTop w:val="0"/>
                  <w:marBottom w:val="0"/>
                  <w:divBdr>
                    <w:top w:val="none" w:sz="0" w:space="0" w:color="auto"/>
                    <w:left w:val="none" w:sz="0" w:space="0" w:color="auto"/>
                    <w:bottom w:val="none" w:sz="0" w:space="0" w:color="auto"/>
                    <w:right w:val="none" w:sz="0" w:space="0" w:color="auto"/>
                  </w:divBdr>
                </w:div>
                <w:div w:id="2096515858">
                  <w:marLeft w:val="0"/>
                  <w:marRight w:val="0"/>
                  <w:marTop w:val="0"/>
                  <w:marBottom w:val="0"/>
                  <w:divBdr>
                    <w:top w:val="none" w:sz="0" w:space="0" w:color="auto"/>
                    <w:left w:val="none" w:sz="0" w:space="0" w:color="auto"/>
                    <w:bottom w:val="none" w:sz="0" w:space="0" w:color="auto"/>
                    <w:right w:val="none" w:sz="0" w:space="0" w:color="auto"/>
                  </w:divBdr>
                </w:div>
                <w:div w:id="420687442">
                  <w:marLeft w:val="0"/>
                  <w:marRight w:val="0"/>
                  <w:marTop w:val="0"/>
                  <w:marBottom w:val="0"/>
                  <w:divBdr>
                    <w:top w:val="none" w:sz="0" w:space="0" w:color="auto"/>
                    <w:left w:val="none" w:sz="0" w:space="0" w:color="auto"/>
                    <w:bottom w:val="none" w:sz="0" w:space="0" w:color="auto"/>
                    <w:right w:val="none" w:sz="0" w:space="0" w:color="auto"/>
                  </w:divBdr>
                </w:div>
                <w:div w:id="547258297">
                  <w:marLeft w:val="0"/>
                  <w:marRight w:val="0"/>
                  <w:marTop w:val="0"/>
                  <w:marBottom w:val="0"/>
                  <w:divBdr>
                    <w:top w:val="none" w:sz="0" w:space="0" w:color="auto"/>
                    <w:left w:val="none" w:sz="0" w:space="0" w:color="auto"/>
                    <w:bottom w:val="none" w:sz="0" w:space="0" w:color="auto"/>
                    <w:right w:val="none" w:sz="0" w:space="0" w:color="auto"/>
                  </w:divBdr>
                </w:div>
                <w:div w:id="2044943614">
                  <w:marLeft w:val="0"/>
                  <w:marRight w:val="0"/>
                  <w:marTop w:val="0"/>
                  <w:marBottom w:val="0"/>
                  <w:divBdr>
                    <w:top w:val="none" w:sz="0" w:space="0" w:color="auto"/>
                    <w:left w:val="none" w:sz="0" w:space="0" w:color="auto"/>
                    <w:bottom w:val="none" w:sz="0" w:space="0" w:color="auto"/>
                    <w:right w:val="none" w:sz="0" w:space="0" w:color="auto"/>
                  </w:divBdr>
                </w:div>
                <w:div w:id="235284258">
                  <w:marLeft w:val="0"/>
                  <w:marRight w:val="0"/>
                  <w:marTop w:val="0"/>
                  <w:marBottom w:val="0"/>
                  <w:divBdr>
                    <w:top w:val="none" w:sz="0" w:space="0" w:color="auto"/>
                    <w:left w:val="none" w:sz="0" w:space="0" w:color="auto"/>
                    <w:bottom w:val="none" w:sz="0" w:space="0" w:color="auto"/>
                    <w:right w:val="none" w:sz="0" w:space="0" w:color="auto"/>
                  </w:divBdr>
                </w:div>
                <w:div w:id="1257052076">
                  <w:marLeft w:val="0"/>
                  <w:marRight w:val="0"/>
                  <w:marTop w:val="0"/>
                  <w:marBottom w:val="0"/>
                  <w:divBdr>
                    <w:top w:val="none" w:sz="0" w:space="0" w:color="auto"/>
                    <w:left w:val="none" w:sz="0" w:space="0" w:color="auto"/>
                    <w:bottom w:val="none" w:sz="0" w:space="0" w:color="auto"/>
                    <w:right w:val="none" w:sz="0" w:space="0" w:color="auto"/>
                  </w:divBdr>
                </w:div>
                <w:div w:id="1119951082">
                  <w:marLeft w:val="0"/>
                  <w:marRight w:val="0"/>
                  <w:marTop w:val="0"/>
                  <w:marBottom w:val="0"/>
                  <w:divBdr>
                    <w:top w:val="none" w:sz="0" w:space="0" w:color="auto"/>
                    <w:left w:val="none" w:sz="0" w:space="0" w:color="auto"/>
                    <w:bottom w:val="none" w:sz="0" w:space="0" w:color="auto"/>
                    <w:right w:val="none" w:sz="0" w:space="0" w:color="auto"/>
                  </w:divBdr>
                </w:div>
                <w:div w:id="1202324680">
                  <w:marLeft w:val="0"/>
                  <w:marRight w:val="0"/>
                  <w:marTop w:val="0"/>
                  <w:marBottom w:val="0"/>
                  <w:divBdr>
                    <w:top w:val="none" w:sz="0" w:space="0" w:color="auto"/>
                    <w:left w:val="none" w:sz="0" w:space="0" w:color="auto"/>
                    <w:bottom w:val="none" w:sz="0" w:space="0" w:color="auto"/>
                    <w:right w:val="none" w:sz="0" w:space="0" w:color="auto"/>
                  </w:divBdr>
                </w:div>
                <w:div w:id="1928810679">
                  <w:marLeft w:val="0"/>
                  <w:marRight w:val="0"/>
                  <w:marTop w:val="0"/>
                  <w:marBottom w:val="0"/>
                  <w:divBdr>
                    <w:top w:val="none" w:sz="0" w:space="0" w:color="auto"/>
                    <w:left w:val="none" w:sz="0" w:space="0" w:color="auto"/>
                    <w:bottom w:val="none" w:sz="0" w:space="0" w:color="auto"/>
                    <w:right w:val="none" w:sz="0" w:space="0" w:color="auto"/>
                  </w:divBdr>
                </w:div>
                <w:div w:id="659692616">
                  <w:marLeft w:val="0"/>
                  <w:marRight w:val="0"/>
                  <w:marTop w:val="0"/>
                  <w:marBottom w:val="0"/>
                  <w:divBdr>
                    <w:top w:val="none" w:sz="0" w:space="0" w:color="auto"/>
                    <w:left w:val="none" w:sz="0" w:space="0" w:color="auto"/>
                    <w:bottom w:val="none" w:sz="0" w:space="0" w:color="auto"/>
                    <w:right w:val="none" w:sz="0" w:space="0" w:color="auto"/>
                  </w:divBdr>
                </w:div>
                <w:div w:id="340201096">
                  <w:marLeft w:val="0"/>
                  <w:marRight w:val="0"/>
                  <w:marTop w:val="0"/>
                  <w:marBottom w:val="0"/>
                  <w:divBdr>
                    <w:top w:val="none" w:sz="0" w:space="0" w:color="auto"/>
                    <w:left w:val="none" w:sz="0" w:space="0" w:color="auto"/>
                    <w:bottom w:val="none" w:sz="0" w:space="0" w:color="auto"/>
                    <w:right w:val="none" w:sz="0" w:space="0" w:color="auto"/>
                  </w:divBdr>
                </w:div>
                <w:div w:id="119617402">
                  <w:marLeft w:val="0"/>
                  <w:marRight w:val="0"/>
                  <w:marTop w:val="0"/>
                  <w:marBottom w:val="0"/>
                  <w:divBdr>
                    <w:top w:val="none" w:sz="0" w:space="0" w:color="auto"/>
                    <w:left w:val="none" w:sz="0" w:space="0" w:color="auto"/>
                    <w:bottom w:val="none" w:sz="0" w:space="0" w:color="auto"/>
                    <w:right w:val="none" w:sz="0" w:space="0" w:color="auto"/>
                  </w:divBdr>
                </w:div>
                <w:div w:id="1316106841">
                  <w:marLeft w:val="0"/>
                  <w:marRight w:val="0"/>
                  <w:marTop w:val="0"/>
                  <w:marBottom w:val="0"/>
                  <w:divBdr>
                    <w:top w:val="none" w:sz="0" w:space="0" w:color="auto"/>
                    <w:left w:val="none" w:sz="0" w:space="0" w:color="auto"/>
                    <w:bottom w:val="none" w:sz="0" w:space="0" w:color="auto"/>
                    <w:right w:val="none" w:sz="0" w:space="0" w:color="auto"/>
                  </w:divBdr>
                </w:div>
                <w:div w:id="634065458">
                  <w:marLeft w:val="0"/>
                  <w:marRight w:val="0"/>
                  <w:marTop w:val="0"/>
                  <w:marBottom w:val="0"/>
                  <w:divBdr>
                    <w:top w:val="none" w:sz="0" w:space="0" w:color="auto"/>
                    <w:left w:val="none" w:sz="0" w:space="0" w:color="auto"/>
                    <w:bottom w:val="none" w:sz="0" w:space="0" w:color="auto"/>
                    <w:right w:val="none" w:sz="0" w:space="0" w:color="auto"/>
                  </w:divBdr>
                </w:div>
                <w:div w:id="42297123">
                  <w:marLeft w:val="0"/>
                  <w:marRight w:val="0"/>
                  <w:marTop w:val="0"/>
                  <w:marBottom w:val="0"/>
                  <w:divBdr>
                    <w:top w:val="none" w:sz="0" w:space="0" w:color="auto"/>
                    <w:left w:val="none" w:sz="0" w:space="0" w:color="auto"/>
                    <w:bottom w:val="none" w:sz="0" w:space="0" w:color="auto"/>
                    <w:right w:val="none" w:sz="0" w:space="0" w:color="auto"/>
                  </w:divBdr>
                </w:div>
                <w:div w:id="1047100726">
                  <w:marLeft w:val="0"/>
                  <w:marRight w:val="0"/>
                  <w:marTop w:val="0"/>
                  <w:marBottom w:val="0"/>
                  <w:divBdr>
                    <w:top w:val="none" w:sz="0" w:space="0" w:color="auto"/>
                    <w:left w:val="none" w:sz="0" w:space="0" w:color="auto"/>
                    <w:bottom w:val="none" w:sz="0" w:space="0" w:color="auto"/>
                    <w:right w:val="none" w:sz="0" w:space="0" w:color="auto"/>
                  </w:divBdr>
                </w:div>
                <w:div w:id="758062713">
                  <w:marLeft w:val="0"/>
                  <w:marRight w:val="0"/>
                  <w:marTop w:val="0"/>
                  <w:marBottom w:val="0"/>
                  <w:divBdr>
                    <w:top w:val="none" w:sz="0" w:space="0" w:color="auto"/>
                    <w:left w:val="none" w:sz="0" w:space="0" w:color="auto"/>
                    <w:bottom w:val="none" w:sz="0" w:space="0" w:color="auto"/>
                    <w:right w:val="none" w:sz="0" w:space="0" w:color="auto"/>
                  </w:divBdr>
                </w:div>
                <w:div w:id="403575357">
                  <w:marLeft w:val="0"/>
                  <w:marRight w:val="0"/>
                  <w:marTop w:val="0"/>
                  <w:marBottom w:val="0"/>
                  <w:divBdr>
                    <w:top w:val="none" w:sz="0" w:space="0" w:color="auto"/>
                    <w:left w:val="none" w:sz="0" w:space="0" w:color="auto"/>
                    <w:bottom w:val="none" w:sz="0" w:space="0" w:color="auto"/>
                    <w:right w:val="none" w:sz="0" w:space="0" w:color="auto"/>
                  </w:divBdr>
                </w:div>
                <w:div w:id="722824574">
                  <w:marLeft w:val="0"/>
                  <w:marRight w:val="0"/>
                  <w:marTop w:val="0"/>
                  <w:marBottom w:val="0"/>
                  <w:divBdr>
                    <w:top w:val="none" w:sz="0" w:space="0" w:color="auto"/>
                    <w:left w:val="none" w:sz="0" w:space="0" w:color="auto"/>
                    <w:bottom w:val="none" w:sz="0" w:space="0" w:color="auto"/>
                    <w:right w:val="none" w:sz="0" w:space="0" w:color="auto"/>
                  </w:divBdr>
                </w:div>
                <w:div w:id="345719185">
                  <w:marLeft w:val="0"/>
                  <w:marRight w:val="0"/>
                  <w:marTop w:val="0"/>
                  <w:marBottom w:val="0"/>
                  <w:divBdr>
                    <w:top w:val="none" w:sz="0" w:space="0" w:color="auto"/>
                    <w:left w:val="none" w:sz="0" w:space="0" w:color="auto"/>
                    <w:bottom w:val="none" w:sz="0" w:space="0" w:color="auto"/>
                    <w:right w:val="none" w:sz="0" w:space="0" w:color="auto"/>
                  </w:divBdr>
                </w:div>
                <w:div w:id="60519271">
                  <w:marLeft w:val="0"/>
                  <w:marRight w:val="0"/>
                  <w:marTop w:val="0"/>
                  <w:marBottom w:val="0"/>
                  <w:divBdr>
                    <w:top w:val="none" w:sz="0" w:space="0" w:color="auto"/>
                    <w:left w:val="none" w:sz="0" w:space="0" w:color="auto"/>
                    <w:bottom w:val="none" w:sz="0" w:space="0" w:color="auto"/>
                    <w:right w:val="none" w:sz="0" w:space="0" w:color="auto"/>
                  </w:divBdr>
                </w:div>
                <w:div w:id="1942839663">
                  <w:marLeft w:val="0"/>
                  <w:marRight w:val="0"/>
                  <w:marTop w:val="0"/>
                  <w:marBottom w:val="0"/>
                  <w:divBdr>
                    <w:top w:val="none" w:sz="0" w:space="0" w:color="auto"/>
                    <w:left w:val="none" w:sz="0" w:space="0" w:color="auto"/>
                    <w:bottom w:val="none" w:sz="0" w:space="0" w:color="auto"/>
                    <w:right w:val="none" w:sz="0" w:space="0" w:color="auto"/>
                  </w:divBdr>
                </w:div>
                <w:div w:id="2068987181">
                  <w:marLeft w:val="0"/>
                  <w:marRight w:val="0"/>
                  <w:marTop w:val="0"/>
                  <w:marBottom w:val="0"/>
                  <w:divBdr>
                    <w:top w:val="none" w:sz="0" w:space="0" w:color="auto"/>
                    <w:left w:val="none" w:sz="0" w:space="0" w:color="auto"/>
                    <w:bottom w:val="none" w:sz="0" w:space="0" w:color="auto"/>
                    <w:right w:val="none" w:sz="0" w:space="0" w:color="auto"/>
                  </w:divBdr>
                </w:div>
                <w:div w:id="80299763">
                  <w:marLeft w:val="0"/>
                  <w:marRight w:val="0"/>
                  <w:marTop w:val="0"/>
                  <w:marBottom w:val="0"/>
                  <w:divBdr>
                    <w:top w:val="none" w:sz="0" w:space="0" w:color="auto"/>
                    <w:left w:val="none" w:sz="0" w:space="0" w:color="auto"/>
                    <w:bottom w:val="none" w:sz="0" w:space="0" w:color="auto"/>
                    <w:right w:val="none" w:sz="0" w:space="0" w:color="auto"/>
                  </w:divBdr>
                </w:div>
                <w:div w:id="51538671">
                  <w:marLeft w:val="0"/>
                  <w:marRight w:val="0"/>
                  <w:marTop w:val="0"/>
                  <w:marBottom w:val="0"/>
                  <w:divBdr>
                    <w:top w:val="none" w:sz="0" w:space="0" w:color="auto"/>
                    <w:left w:val="none" w:sz="0" w:space="0" w:color="auto"/>
                    <w:bottom w:val="none" w:sz="0" w:space="0" w:color="auto"/>
                    <w:right w:val="none" w:sz="0" w:space="0" w:color="auto"/>
                  </w:divBdr>
                </w:div>
                <w:div w:id="221186021">
                  <w:marLeft w:val="0"/>
                  <w:marRight w:val="0"/>
                  <w:marTop w:val="0"/>
                  <w:marBottom w:val="0"/>
                  <w:divBdr>
                    <w:top w:val="none" w:sz="0" w:space="0" w:color="auto"/>
                    <w:left w:val="none" w:sz="0" w:space="0" w:color="auto"/>
                    <w:bottom w:val="none" w:sz="0" w:space="0" w:color="auto"/>
                    <w:right w:val="none" w:sz="0" w:space="0" w:color="auto"/>
                  </w:divBdr>
                </w:div>
                <w:div w:id="2010791801">
                  <w:marLeft w:val="0"/>
                  <w:marRight w:val="0"/>
                  <w:marTop w:val="0"/>
                  <w:marBottom w:val="0"/>
                  <w:divBdr>
                    <w:top w:val="none" w:sz="0" w:space="0" w:color="auto"/>
                    <w:left w:val="none" w:sz="0" w:space="0" w:color="auto"/>
                    <w:bottom w:val="none" w:sz="0" w:space="0" w:color="auto"/>
                    <w:right w:val="none" w:sz="0" w:space="0" w:color="auto"/>
                  </w:divBdr>
                </w:div>
                <w:div w:id="815607620">
                  <w:marLeft w:val="0"/>
                  <w:marRight w:val="0"/>
                  <w:marTop w:val="0"/>
                  <w:marBottom w:val="0"/>
                  <w:divBdr>
                    <w:top w:val="none" w:sz="0" w:space="0" w:color="auto"/>
                    <w:left w:val="none" w:sz="0" w:space="0" w:color="auto"/>
                    <w:bottom w:val="none" w:sz="0" w:space="0" w:color="auto"/>
                    <w:right w:val="none" w:sz="0" w:space="0" w:color="auto"/>
                  </w:divBdr>
                </w:div>
                <w:div w:id="1328364669">
                  <w:marLeft w:val="0"/>
                  <w:marRight w:val="0"/>
                  <w:marTop w:val="0"/>
                  <w:marBottom w:val="0"/>
                  <w:divBdr>
                    <w:top w:val="none" w:sz="0" w:space="0" w:color="auto"/>
                    <w:left w:val="none" w:sz="0" w:space="0" w:color="auto"/>
                    <w:bottom w:val="none" w:sz="0" w:space="0" w:color="auto"/>
                    <w:right w:val="none" w:sz="0" w:space="0" w:color="auto"/>
                  </w:divBdr>
                </w:div>
                <w:div w:id="557937889">
                  <w:marLeft w:val="0"/>
                  <w:marRight w:val="0"/>
                  <w:marTop w:val="0"/>
                  <w:marBottom w:val="0"/>
                  <w:divBdr>
                    <w:top w:val="none" w:sz="0" w:space="0" w:color="auto"/>
                    <w:left w:val="none" w:sz="0" w:space="0" w:color="auto"/>
                    <w:bottom w:val="none" w:sz="0" w:space="0" w:color="auto"/>
                    <w:right w:val="none" w:sz="0" w:space="0" w:color="auto"/>
                  </w:divBdr>
                </w:div>
                <w:div w:id="193620422">
                  <w:marLeft w:val="0"/>
                  <w:marRight w:val="0"/>
                  <w:marTop w:val="0"/>
                  <w:marBottom w:val="0"/>
                  <w:divBdr>
                    <w:top w:val="none" w:sz="0" w:space="0" w:color="auto"/>
                    <w:left w:val="none" w:sz="0" w:space="0" w:color="auto"/>
                    <w:bottom w:val="none" w:sz="0" w:space="0" w:color="auto"/>
                    <w:right w:val="none" w:sz="0" w:space="0" w:color="auto"/>
                  </w:divBdr>
                </w:div>
                <w:div w:id="2046324694">
                  <w:marLeft w:val="0"/>
                  <w:marRight w:val="0"/>
                  <w:marTop w:val="0"/>
                  <w:marBottom w:val="0"/>
                  <w:divBdr>
                    <w:top w:val="none" w:sz="0" w:space="0" w:color="auto"/>
                    <w:left w:val="none" w:sz="0" w:space="0" w:color="auto"/>
                    <w:bottom w:val="none" w:sz="0" w:space="0" w:color="auto"/>
                    <w:right w:val="none" w:sz="0" w:space="0" w:color="auto"/>
                  </w:divBdr>
                </w:div>
                <w:div w:id="178661785">
                  <w:marLeft w:val="0"/>
                  <w:marRight w:val="0"/>
                  <w:marTop w:val="0"/>
                  <w:marBottom w:val="0"/>
                  <w:divBdr>
                    <w:top w:val="none" w:sz="0" w:space="0" w:color="auto"/>
                    <w:left w:val="none" w:sz="0" w:space="0" w:color="auto"/>
                    <w:bottom w:val="none" w:sz="0" w:space="0" w:color="auto"/>
                    <w:right w:val="none" w:sz="0" w:space="0" w:color="auto"/>
                  </w:divBdr>
                </w:div>
                <w:div w:id="1853062900">
                  <w:marLeft w:val="0"/>
                  <w:marRight w:val="0"/>
                  <w:marTop w:val="0"/>
                  <w:marBottom w:val="0"/>
                  <w:divBdr>
                    <w:top w:val="none" w:sz="0" w:space="0" w:color="auto"/>
                    <w:left w:val="none" w:sz="0" w:space="0" w:color="auto"/>
                    <w:bottom w:val="none" w:sz="0" w:space="0" w:color="auto"/>
                    <w:right w:val="none" w:sz="0" w:space="0" w:color="auto"/>
                  </w:divBdr>
                </w:div>
                <w:div w:id="2067996569">
                  <w:marLeft w:val="0"/>
                  <w:marRight w:val="0"/>
                  <w:marTop w:val="0"/>
                  <w:marBottom w:val="0"/>
                  <w:divBdr>
                    <w:top w:val="none" w:sz="0" w:space="0" w:color="auto"/>
                    <w:left w:val="none" w:sz="0" w:space="0" w:color="auto"/>
                    <w:bottom w:val="none" w:sz="0" w:space="0" w:color="auto"/>
                    <w:right w:val="none" w:sz="0" w:space="0" w:color="auto"/>
                  </w:divBdr>
                </w:div>
                <w:div w:id="1134372011">
                  <w:marLeft w:val="0"/>
                  <w:marRight w:val="0"/>
                  <w:marTop w:val="0"/>
                  <w:marBottom w:val="0"/>
                  <w:divBdr>
                    <w:top w:val="none" w:sz="0" w:space="0" w:color="auto"/>
                    <w:left w:val="none" w:sz="0" w:space="0" w:color="auto"/>
                    <w:bottom w:val="none" w:sz="0" w:space="0" w:color="auto"/>
                    <w:right w:val="none" w:sz="0" w:space="0" w:color="auto"/>
                  </w:divBdr>
                </w:div>
                <w:div w:id="923145461">
                  <w:marLeft w:val="0"/>
                  <w:marRight w:val="0"/>
                  <w:marTop w:val="0"/>
                  <w:marBottom w:val="0"/>
                  <w:divBdr>
                    <w:top w:val="none" w:sz="0" w:space="0" w:color="auto"/>
                    <w:left w:val="none" w:sz="0" w:space="0" w:color="auto"/>
                    <w:bottom w:val="none" w:sz="0" w:space="0" w:color="auto"/>
                    <w:right w:val="none" w:sz="0" w:space="0" w:color="auto"/>
                  </w:divBdr>
                </w:div>
                <w:div w:id="114832841">
                  <w:marLeft w:val="0"/>
                  <w:marRight w:val="0"/>
                  <w:marTop w:val="0"/>
                  <w:marBottom w:val="0"/>
                  <w:divBdr>
                    <w:top w:val="none" w:sz="0" w:space="0" w:color="auto"/>
                    <w:left w:val="none" w:sz="0" w:space="0" w:color="auto"/>
                    <w:bottom w:val="none" w:sz="0" w:space="0" w:color="auto"/>
                    <w:right w:val="none" w:sz="0" w:space="0" w:color="auto"/>
                  </w:divBdr>
                </w:div>
                <w:div w:id="1901819115">
                  <w:marLeft w:val="0"/>
                  <w:marRight w:val="0"/>
                  <w:marTop w:val="0"/>
                  <w:marBottom w:val="0"/>
                  <w:divBdr>
                    <w:top w:val="none" w:sz="0" w:space="0" w:color="auto"/>
                    <w:left w:val="none" w:sz="0" w:space="0" w:color="auto"/>
                    <w:bottom w:val="none" w:sz="0" w:space="0" w:color="auto"/>
                    <w:right w:val="none" w:sz="0" w:space="0" w:color="auto"/>
                  </w:divBdr>
                </w:div>
                <w:div w:id="342636282">
                  <w:marLeft w:val="0"/>
                  <w:marRight w:val="0"/>
                  <w:marTop w:val="0"/>
                  <w:marBottom w:val="0"/>
                  <w:divBdr>
                    <w:top w:val="none" w:sz="0" w:space="0" w:color="auto"/>
                    <w:left w:val="none" w:sz="0" w:space="0" w:color="auto"/>
                    <w:bottom w:val="none" w:sz="0" w:space="0" w:color="auto"/>
                    <w:right w:val="none" w:sz="0" w:space="0" w:color="auto"/>
                  </w:divBdr>
                </w:div>
                <w:div w:id="892159923">
                  <w:marLeft w:val="0"/>
                  <w:marRight w:val="0"/>
                  <w:marTop w:val="0"/>
                  <w:marBottom w:val="0"/>
                  <w:divBdr>
                    <w:top w:val="none" w:sz="0" w:space="0" w:color="auto"/>
                    <w:left w:val="none" w:sz="0" w:space="0" w:color="auto"/>
                    <w:bottom w:val="none" w:sz="0" w:space="0" w:color="auto"/>
                    <w:right w:val="none" w:sz="0" w:space="0" w:color="auto"/>
                  </w:divBdr>
                </w:div>
                <w:div w:id="827671883">
                  <w:marLeft w:val="0"/>
                  <w:marRight w:val="0"/>
                  <w:marTop w:val="0"/>
                  <w:marBottom w:val="0"/>
                  <w:divBdr>
                    <w:top w:val="none" w:sz="0" w:space="0" w:color="auto"/>
                    <w:left w:val="none" w:sz="0" w:space="0" w:color="auto"/>
                    <w:bottom w:val="none" w:sz="0" w:space="0" w:color="auto"/>
                    <w:right w:val="none" w:sz="0" w:space="0" w:color="auto"/>
                  </w:divBdr>
                </w:div>
                <w:div w:id="1560941898">
                  <w:marLeft w:val="0"/>
                  <w:marRight w:val="0"/>
                  <w:marTop w:val="0"/>
                  <w:marBottom w:val="0"/>
                  <w:divBdr>
                    <w:top w:val="none" w:sz="0" w:space="0" w:color="auto"/>
                    <w:left w:val="none" w:sz="0" w:space="0" w:color="auto"/>
                    <w:bottom w:val="none" w:sz="0" w:space="0" w:color="auto"/>
                    <w:right w:val="none" w:sz="0" w:space="0" w:color="auto"/>
                  </w:divBdr>
                </w:div>
                <w:div w:id="863254665">
                  <w:marLeft w:val="0"/>
                  <w:marRight w:val="0"/>
                  <w:marTop w:val="0"/>
                  <w:marBottom w:val="0"/>
                  <w:divBdr>
                    <w:top w:val="none" w:sz="0" w:space="0" w:color="auto"/>
                    <w:left w:val="none" w:sz="0" w:space="0" w:color="auto"/>
                    <w:bottom w:val="none" w:sz="0" w:space="0" w:color="auto"/>
                    <w:right w:val="none" w:sz="0" w:space="0" w:color="auto"/>
                  </w:divBdr>
                </w:div>
                <w:div w:id="189228429">
                  <w:marLeft w:val="0"/>
                  <w:marRight w:val="0"/>
                  <w:marTop w:val="0"/>
                  <w:marBottom w:val="0"/>
                  <w:divBdr>
                    <w:top w:val="none" w:sz="0" w:space="0" w:color="auto"/>
                    <w:left w:val="none" w:sz="0" w:space="0" w:color="auto"/>
                    <w:bottom w:val="none" w:sz="0" w:space="0" w:color="auto"/>
                    <w:right w:val="none" w:sz="0" w:space="0" w:color="auto"/>
                  </w:divBdr>
                </w:div>
                <w:div w:id="2047636659">
                  <w:marLeft w:val="0"/>
                  <w:marRight w:val="0"/>
                  <w:marTop w:val="0"/>
                  <w:marBottom w:val="0"/>
                  <w:divBdr>
                    <w:top w:val="none" w:sz="0" w:space="0" w:color="auto"/>
                    <w:left w:val="none" w:sz="0" w:space="0" w:color="auto"/>
                    <w:bottom w:val="none" w:sz="0" w:space="0" w:color="auto"/>
                    <w:right w:val="none" w:sz="0" w:space="0" w:color="auto"/>
                  </w:divBdr>
                </w:div>
                <w:div w:id="828178448">
                  <w:marLeft w:val="0"/>
                  <w:marRight w:val="0"/>
                  <w:marTop w:val="0"/>
                  <w:marBottom w:val="0"/>
                  <w:divBdr>
                    <w:top w:val="none" w:sz="0" w:space="0" w:color="auto"/>
                    <w:left w:val="none" w:sz="0" w:space="0" w:color="auto"/>
                    <w:bottom w:val="none" w:sz="0" w:space="0" w:color="auto"/>
                    <w:right w:val="none" w:sz="0" w:space="0" w:color="auto"/>
                  </w:divBdr>
                </w:div>
                <w:div w:id="2037582590">
                  <w:marLeft w:val="0"/>
                  <w:marRight w:val="0"/>
                  <w:marTop w:val="0"/>
                  <w:marBottom w:val="0"/>
                  <w:divBdr>
                    <w:top w:val="none" w:sz="0" w:space="0" w:color="auto"/>
                    <w:left w:val="none" w:sz="0" w:space="0" w:color="auto"/>
                    <w:bottom w:val="none" w:sz="0" w:space="0" w:color="auto"/>
                    <w:right w:val="none" w:sz="0" w:space="0" w:color="auto"/>
                  </w:divBdr>
                </w:div>
                <w:div w:id="869419295">
                  <w:marLeft w:val="0"/>
                  <w:marRight w:val="0"/>
                  <w:marTop w:val="0"/>
                  <w:marBottom w:val="0"/>
                  <w:divBdr>
                    <w:top w:val="none" w:sz="0" w:space="0" w:color="auto"/>
                    <w:left w:val="none" w:sz="0" w:space="0" w:color="auto"/>
                    <w:bottom w:val="none" w:sz="0" w:space="0" w:color="auto"/>
                    <w:right w:val="none" w:sz="0" w:space="0" w:color="auto"/>
                  </w:divBdr>
                </w:div>
                <w:div w:id="1183130625">
                  <w:marLeft w:val="0"/>
                  <w:marRight w:val="0"/>
                  <w:marTop w:val="0"/>
                  <w:marBottom w:val="0"/>
                  <w:divBdr>
                    <w:top w:val="none" w:sz="0" w:space="0" w:color="auto"/>
                    <w:left w:val="none" w:sz="0" w:space="0" w:color="auto"/>
                    <w:bottom w:val="none" w:sz="0" w:space="0" w:color="auto"/>
                    <w:right w:val="none" w:sz="0" w:space="0" w:color="auto"/>
                  </w:divBdr>
                </w:div>
                <w:div w:id="1125393830">
                  <w:marLeft w:val="0"/>
                  <w:marRight w:val="0"/>
                  <w:marTop w:val="0"/>
                  <w:marBottom w:val="0"/>
                  <w:divBdr>
                    <w:top w:val="none" w:sz="0" w:space="0" w:color="auto"/>
                    <w:left w:val="none" w:sz="0" w:space="0" w:color="auto"/>
                    <w:bottom w:val="none" w:sz="0" w:space="0" w:color="auto"/>
                    <w:right w:val="none" w:sz="0" w:space="0" w:color="auto"/>
                  </w:divBdr>
                </w:div>
                <w:div w:id="1869634251">
                  <w:marLeft w:val="0"/>
                  <w:marRight w:val="0"/>
                  <w:marTop w:val="0"/>
                  <w:marBottom w:val="0"/>
                  <w:divBdr>
                    <w:top w:val="none" w:sz="0" w:space="0" w:color="auto"/>
                    <w:left w:val="none" w:sz="0" w:space="0" w:color="auto"/>
                    <w:bottom w:val="none" w:sz="0" w:space="0" w:color="auto"/>
                    <w:right w:val="none" w:sz="0" w:space="0" w:color="auto"/>
                  </w:divBdr>
                </w:div>
                <w:div w:id="908079515">
                  <w:marLeft w:val="0"/>
                  <w:marRight w:val="0"/>
                  <w:marTop w:val="0"/>
                  <w:marBottom w:val="0"/>
                  <w:divBdr>
                    <w:top w:val="none" w:sz="0" w:space="0" w:color="auto"/>
                    <w:left w:val="none" w:sz="0" w:space="0" w:color="auto"/>
                    <w:bottom w:val="none" w:sz="0" w:space="0" w:color="auto"/>
                    <w:right w:val="none" w:sz="0" w:space="0" w:color="auto"/>
                  </w:divBdr>
                </w:div>
                <w:div w:id="365526477">
                  <w:marLeft w:val="0"/>
                  <w:marRight w:val="0"/>
                  <w:marTop w:val="0"/>
                  <w:marBottom w:val="0"/>
                  <w:divBdr>
                    <w:top w:val="none" w:sz="0" w:space="0" w:color="auto"/>
                    <w:left w:val="none" w:sz="0" w:space="0" w:color="auto"/>
                    <w:bottom w:val="none" w:sz="0" w:space="0" w:color="auto"/>
                    <w:right w:val="none" w:sz="0" w:space="0" w:color="auto"/>
                  </w:divBdr>
                </w:div>
                <w:div w:id="1195076304">
                  <w:marLeft w:val="0"/>
                  <w:marRight w:val="0"/>
                  <w:marTop w:val="0"/>
                  <w:marBottom w:val="0"/>
                  <w:divBdr>
                    <w:top w:val="none" w:sz="0" w:space="0" w:color="auto"/>
                    <w:left w:val="none" w:sz="0" w:space="0" w:color="auto"/>
                    <w:bottom w:val="none" w:sz="0" w:space="0" w:color="auto"/>
                    <w:right w:val="none" w:sz="0" w:space="0" w:color="auto"/>
                  </w:divBdr>
                </w:div>
                <w:div w:id="1617566372">
                  <w:marLeft w:val="0"/>
                  <w:marRight w:val="0"/>
                  <w:marTop w:val="0"/>
                  <w:marBottom w:val="0"/>
                  <w:divBdr>
                    <w:top w:val="none" w:sz="0" w:space="0" w:color="auto"/>
                    <w:left w:val="none" w:sz="0" w:space="0" w:color="auto"/>
                    <w:bottom w:val="none" w:sz="0" w:space="0" w:color="auto"/>
                    <w:right w:val="none" w:sz="0" w:space="0" w:color="auto"/>
                  </w:divBdr>
                </w:div>
                <w:div w:id="226192480">
                  <w:marLeft w:val="0"/>
                  <w:marRight w:val="0"/>
                  <w:marTop w:val="0"/>
                  <w:marBottom w:val="0"/>
                  <w:divBdr>
                    <w:top w:val="none" w:sz="0" w:space="0" w:color="auto"/>
                    <w:left w:val="none" w:sz="0" w:space="0" w:color="auto"/>
                    <w:bottom w:val="none" w:sz="0" w:space="0" w:color="auto"/>
                    <w:right w:val="none" w:sz="0" w:space="0" w:color="auto"/>
                  </w:divBdr>
                </w:div>
                <w:div w:id="1096289094">
                  <w:marLeft w:val="0"/>
                  <w:marRight w:val="0"/>
                  <w:marTop w:val="0"/>
                  <w:marBottom w:val="0"/>
                  <w:divBdr>
                    <w:top w:val="none" w:sz="0" w:space="0" w:color="auto"/>
                    <w:left w:val="none" w:sz="0" w:space="0" w:color="auto"/>
                    <w:bottom w:val="none" w:sz="0" w:space="0" w:color="auto"/>
                    <w:right w:val="none" w:sz="0" w:space="0" w:color="auto"/>
                  </w:divBdr>
                </w:div>
                <w:div w:id="224489195">
                  <w:marLeft w:val="0"/>
                  <w:marRight w:val="0"/>
                  <w:marTop w:val="0"/>
                  <w:marBottom w:val="0"/>
                  <w:divBdr>
                    <w:top w:val="none" w:sz="0" w:space="0" w:color="auto"/>
                    <w:left w:val="none" w:sz="0" w:space="0" w:color="auto"/>
                    <w:bottom w:val="none" w:sz="0" w:space="0" w:color="auto"/>
                    <w:right w:val="none" w:sz="0" w:space="0" w:color="auto"/>
                  </w:divBdr>
                </w:div>
                <w:div w:id="1452238353">
                  <w:marLeft w:val="0"/>
                  <w:marRight w:val="0"/>
                  <w:marTop w:val="0"/>
                  <w:marBottom w:val="0"/>
                  <w:divBdr>
                    <w:top w:val="none" w:sz="0" w:space="0" w:color="auto"/>
                    <w:left w:val="none" w:sz="0" w:space="0" w:color="auto"/>
                    <w:bottom w:val="none" w:sz="0" w:space="0" w:color="auto"/>
                    <w:right w:val="none" w:sz="0" w:space="0" w:color="auto"/>
                  </w:divBdr>
                </w:div>
                <w:div w:id="1351839127">
                  <w:marLeft w:val="0"/>
                  <w:marRight w:val="0"/>
                  <w:marTop w:val="0"/>
                  <w:marBottom w:val="0"/>
                  <w:divBdr>
                    <w:top w:val="none" w:sz="0" w:space="0" w:color="auto"/>
                    <w:left w:val="none" w:sz="0" w:space="0" w:color="auto"/>
                    <w:bottom w:val="none" w:sz="0" w:space="0" w:color="auto"/>
                    <w:right w:val="none" w:sz="0" w:space="0" w:color="auto"/>
                  </w:divBdr>
                </w:div>
                <w:div w:id="1349865260">
                  <w:marLeft w:val="0"/>
                  <w:marRight w:val="0"/>
                  <w:marTop w:val="0"/>
                  <w:marBottom w:val="0"/>
                  <w:divBdr>
                    <w:top w:val="none" w:sz="0" w:space="0" w:color="auto"/>
                    <w:left w:val="none" w:sz="0" w:space="0" w:color="auto"/>
                    <w:bottom w:val="none" w:sz="0" w:space="0" w:color="auto"/>
                    <w:right w:val="none" w:sz="0" w:space="0" w:color="auto"/>
                  </w:divBdr>
                </w:div>
                <w:div w:id="1489203021">
                  <w:marLeft w:val="0"/>
                  <w:marRight w:val="0"/>
                  <w:marTop w:val="0"/>
                  <w:marBottom w:val="0"/>
                  <w:divBdr>
                    <w:top w:val="none" w:sz="0" w:space="0" w:color="auto"/>
                    <w:left w:val="none" w:sz="0" w:space="0" w:color="auto"/>
                    <w:bottom w:val="none" w:sz="0" w:space="0" w:color="auto"/>
                    <w:right w:val="none" w:sz="0" w:space="0" w:color="auto"/>
                  </w:divBdr>
                </w:div>
                <w:div w:id="2063019392">
                  <w:marLeft w:val="0"/>
                  <w:marRight w:val="0"/>
                  <w:marTop w:val="0"/>
                  <w:marBottom w:val="0"/>
                  <w:divBdr>
                    <w:top w:val="none" w:sz="0" w:space="0" w:color="auto"/>
                    <w:left w:val="none" w:sz="0" w:space="0" w:color="auto"/>
                    <w:bottom w:val="none" w:sz="0" w:space="0" w:color="auto"/>
                    <w:right w:val="none" w:sz="0" w:space="0" w:color="auto"/>
                  </w:divBdr>
                </w:div>
                <w:div w:id="632174163">
                  <w:marLeft w:val="0"/>
                  <w:marRight w:val="0"/>
                  <w:marTop w:val="0"/>
                  <w:marBottom w:val="0"/>
                  <w:divBdr>
                    <w:top w:val="none" w:sz="0" w:space="0" w:color="auto"/>
                    <w:left w:val="none" w:sz="0" w:space="0" w:color="auto"/>
                    <w:bottom w:val="none" w:sz="0" w:space="0" w:color="auto"/>
                    <w:right w:val="none" w:sz="0" w:space="0" w:color="auto"/>
                  </w:divBdr>
                </w:div>
                <w:div w:id="403643247">
                  <w:marLeft w:val="0"/>
                  <w:marRight w:val="0"/>
                  <w:marTop w:val="0"/>
                  <w:marBottom w:val="0"/>
                  <w:divBdr>
                    <w:top w:val="none" w:sz="0" w:space="0" w:color="auto"/>
                    <w:left w:val="none" w:sz="0" w:space="0" w:color="auto"/>
                    <w:bottom w:val="none" w:sz="0" w:space="0" w:color="auto"/>
                    <w:right w:val="none" w:sz="0" w:space="0" w:color="auto"/>
                  </w:divBdr>
                </w:div>
                <w:div w:id="113909072">
                  <w:marLeft w:val="0"/>
                  <w:marRight w:val="0"/>
                  <w:marTop w:val="0"/>
                  <w:marBottom w:val="0"/>
                  <w:divBdr>
                    <w:top w:val="none" w:sz="0" w:space="0" w:color="auto"/>
                    <w:left w:val="none" w:sz="0" w:space="0" w:color="auto"/>
                    <w:bottom w:val="none" w:sz="0" w:space="0" w:color="auto"/>
                    <w:right w:val="none" w:sz="0" w:space="0" w:color="auto"/>
                  </w:divBdr>
                </w:div>
                <w:div w:id="630671497">
                  <w:marLeft w:val="0"/>
                  <w:marRight w:val="0"/>
                  <w:marTop w:val="0"/>
                  <w:marBottom w:val="0"/>
                  <w:divBdr>
                    <w:top w:val="none" w:sz="0" w:space="0" w:color="auto"/>
                    <w:left w:val="none" w:sz="0" w:space="0" w:color="auto"/>
                    <w:bottom w:val="none" w:sz="0" w:space="0" w:color="auto"/>
                    <w:right w:val="none" w:sz="0" w:space="0" w:color="auto"/>
                  </w:divBdr>
                </w:div>
                <w:div w:id="1338382508">
                  <w:marLeft w:val="0"/>
                  <w:marRight w:val="0"/>
                  <w:marTop w:val="0"/>
                  <w:marBottom w:val="0"/>
                  <w:divBdr>
                    <w:top w:val="none" w:sz="0" w:space="0" w:color="auto"/>
                    <w:left w:val="none" w:sz="0" w:space="0" w:color="auto"/>
                    <w:bottom w:val="none" w:sz="0" w:space="0" w:color="auto"/>
                    <w:right w:val="none" w:sz="0" w:space="0" w:color="auto"/>
                  </w:divBdr>
                </w:div>
                <w:div w:id="537812894">
                  <w:marLeft w:val="0"/>
                  <w:marRight w:val="0"/>
                  <w:marTop w:val="0"/>
                  <w:marBottom w:val="0"/>
                  <w:divBdr>
                    <w:top w:val="none" w:sz="0" w:space="0" w:color="auto"/>
                    <w:left w:val="none" w:sz="0" w:space="0" w:color="auto"/>
                    <w:bottom w:val="none" w:sz="0" w:space="0" w:color="auto"/>
                    <w:right w:val="none" w:sz="0" w:space="0" w:color="auto"/>
                  </w:divBdr>
                </w:div>
                <w:div w:id="1690570110">
                  <w:marLeft w:val="0"/>
                  <w:marRight w:val="0"/>
                  <w:marTop w:val="0"/>
                  <w:marBottom w:val="0"/>
                  <w:divBdr>
                    <w:top w:val="none" w:sz="0" w:space="0" w:color="auto"/>
                    <w:left w:val="none" w:sz="0" w:space="0" w:color="auto"/>
                    <w:bottom w:val="none" w:sz="0" w:space="0" w:color="auto"/>
                    <w:right w:val="none" w:sz="0" w:space="0" w:color="auto"/>
                  </w:divBdr>
                </w:div>
                <w:div w:id="640501306">
                  <w:marLeft w:val="0"/>
                  <w:marRight w:val="0"/>
                  <w:marTop w:val="0"/>
                  <w:marBottom w:val="0"/>
                  <w:divBdr>
                    <w:top w:val="none" w:sz="0" w:space="0" w:color="auto"/>
                    <w:left w:val="none" w:sz="0" w:space="0" w:color="auto"/>
                    <w:bottom w:val="none" w:sz="0" w:space="0" w:color="auto"/>
                    <w:right w:val="none" w:sz="0" w:space="0" w:color="auto"/>
                  </w:divBdr>
                </w:div>
                <w:div w:id="1176575303">
                  <w:marLeft w:val="0"/>
                  <w:marRight w:val="0"/>
                  <w:marTop w:val="0"/>
                  <w:marBottom w:val="0"/>
                  <w:divBdr>
                    <w:top w:val="none" w:sz="0" w:space="0" w:color="auto"/>
                    <w:left w:val="none" w:sz="0" w:space="0" w:color="auto"/>
                    <w:bottom w:val="none" w:sz="0" w:space="0" w:color="auto"/>
                    <w:right w:val="none" w:sz="0" w:space="0" w:color="auto"/>
                  </w:divBdr>
                </w:div>
                <w:div w:id="1117061422">
                  <w:marLeft w:val="0"/>
                  <w:marRight w:val="0"/>
                  <w:marTop w:val="0"/>
                  <w:marBottom w:val="0"/>
                  <w:divBdr>
                    <w:top w:val="none" w:sz="0" w:space="0" w:color="auto"/>
                    <w:left w:val="none" w:sz="0" w:space="0" w:color="auto"/>
                    <w:bottom w:val="none" w:sz="0" w:space="0" w:color="auto"/>
                    <w:right w:val="none" w:sz="0" w:space="0" w:color="auto"/>
                  </w:divBdr>
                </w:div>
                <w:div w:id="1362365491">
                  <w:marLeft w:val="0"/>
                  <w:marRight w:val="0"/>
                  <w:marTop w:val="0"/>
                  <w:marBottom w:val="0"/>
                  <w:divBdr>
                    <w:top w:val="none" w:sz="0" w:space="0" w:color="auto"/>
                    <w:left w:val="none" w:sz="0" w:space="0" w:color="auto"/>
                    <w:bottom w:val="none" w:sz="0" w:space="0" w:color="auto"/>
                    <w:right w:val="none" w:sz="0" w:space="0" w:color="auto"/>
                  </w:divBdr>
                </w:div>
                <w:div w:id="2131901046">
                  <w:marLeft w:val="0"/>
                  <w:marRight w:val="0"/>
                  <w:marTop w:val="0"/>
                  <w:marBottom w:val="0"/>
                  <w:divBdr>
                    <w:top w:val="none" w:sz="0" w:space="0" w:color="auto"/>
                    <w:left w:val="none" w:sz="0" w:space="0" w:color="auto"/>
                    <w:bottom w:val="none" w:sz="0" w:space="0" w:color="auto"/>
                    <w:right w:val="none" w:sz="0" w:space="0" w:color="auto"/>
                  </w:divBdr>
                </w:div>
                <w:div w:id="1688873204">
                  <w:marLeft w:val="0"/>
                  <w:marRight w:val="0"/>
                  <w:marTop w:val="0"/>
                  <w:marBottom w:val="0"/>
                  <w:divBdr>
                    <w:top w:val="none" w:sz="0" w:space="0" w:color="auto"/>
                    <w:left w:val="none" w:sz="0" w:space="0" w:color="auto"/>
                    <w:bottom w:val="none" w:sz="0" w:space="0" w:color="auto"/>
                    <w:right w:val="none" w:sz="0" w:space="0" w:color="auto"/>
                  </w:divBdr>
                </w:div>
                <w:div w:id="528375697">
                  <w:marLeft w:val="0"/>
                  <w:marRight w:val="0"/>
                  <w:marTop w:val="0"/>
                  <w:marBottom w:val="0"/>
                  <w:divBdr>
                    <w:top w:val="none" w:sz="0" w:space="0" w:color="auto"/>
                    <w:left w:val="none" w:sz="0" w:space="0" w:color="auto"/>
                    <w:bottom w:val="none" w:sz="0" w:space="0" w:color="auto"/>
                    <w:right w:val="none" w:sz="0" w:space="0" w:color="auto"/>
                  </w:divBdr>
                </w:div>
                <w:div w:id="1685786238">
                  <w:marLeft w:val="0"/>
                  <w:marRight w:val="0"/>
                  <w:marTop w:val="0"/>
                  <w:marBottom w:val="0"/>
                  <w:divBdr>
                    <w:top w:val="none" w:sz="0" w:space="0" w:color="auto"/>
                    <w:left w:val="none" w:sz="0" w:space="0" w:color="auto"/>
                    <w:bottom w:val="none" w:sz="0" w:space="0" w:color="auto"/>
                    <w:right w:val="none" w:sz="0" w:space="0" w:color="auto"/>
                  </w:divBdr>
                </w:div>
                <w:div w:id="90129450">
                  <w:marLeft w:val="0"/>
                  <w:marRight w:val="0"/>
                  <w:marTop w:val="0"/>
                  <w:marBottom w:val="0"/>
                  <w:divBdr>
                    <w:top w:val="none" w:sz="0" w:space="0" w:color="auto"/>
                    <w:left w:val="none" w:sz="0" w:space="0" w:color="auto"/>
                    <w:bottom w:val="none" w:sz="0" w:space="0" w:color="auto"/>
                    <w:right w:val="none" w:sz="0" w:space="0" w:color="auto"/>
                  </w:divBdr>
                </w:div>
                <w:div w:id="569385694">
                  <w:marLeft w:val="0"/>
                  <w:marRight w:val="0"/>
                  <w:marTop w:val="0"/>
                  <w:marBottom w:val="0"/>
                  <w:divBdr>
                    <w:top w:val="none" w:sz="0" w:space="0" w:color="auto"/>
                    <w:left w:val="none" w:sz="0" w:space="0" w:color="auto"/>
                    <w:bottom w:val="none" w:sz="0" w:space="0" w:color="auto"/>
                    <w:right w:val="none" w:sz="0" w:space="0" w:color="auto"/>
                  </w:divBdr>
                </w:div>
                <w:div w:id="1039358774">
                  <w:marLeft w:val="0"/>
                  <w:marRight w:val="0"/>
                  <w:marTop w:val="0"/>
                  <w:marBottom w:val="0"/>
                  <w:divBdr>
                    <w:top w:val="none" w:sz="0" w:space="0" w:color="auto"/>
                    <w:left w:val="none" w:sz="0" w:space="0" w:color="auto"/>
                    <w:bottom w:val="none" w:sz="0" w:space="0" w:color="auto"/>
                    <w:right w:val="none" w:sz="0" w:space="0" w:color="auto"/>
                  </w:divBdr>
                </w:div>
                <w:div w:id="1558976417">
                  <w:marLeft w:val="0"/>
                  <w:marRight w:val="0"/>
                  <w:marTop w:val="0"/>
                  <w:marBottom w:val="0"/>
                  <w:divBdr>
                    <w:top w:val="none" w:sz="0" w:space="0" w:color="auto"/>
                    <w:left w:val="none" w:sz="0" w:space="0" w:color="auto"/>
                    <w:bottom w:val="none" w:sz="0" w:space="0" w:color="auto"/>
                    <w:right w:val="none" w:sz="0" w:space="0" w:color="auto"/>
                  </w:divBdr>
                </w:div>
                <w:div w:id="253323923">
                  <w:marLeft w:val="0"/>
                  <w:marRight w:val="0"/>
                  <w:marTop w:val="0"/>
                  <w:marBottom w:val="0"/>
                  <w:divBdr>
                    <w:top w:val="none" w:sz="0" w:space="0" w:color="auto"/>
                    <w:left w:val="none" w:sz="0" w:space="0" w:color="auto"/>
                    <w:bottom w:val="none" w:sz="0" w:space="0" w:color="auto"/>
                    <w:right w:val="none" w:sz="0" w:space="0" w:color="auto"/>
                  </w:divBdr>
                </w:div>
                <w:div w:id="1132334573">
                  <w:marLeft w:val="0"/>
                  <w:marRight w:val="0"/>
                  <w:marTop w:val="0"/>
                  <w:marBottom w:val="0"/>
                  <w:divBdr>
                    <w:top w:val="none" w:sz="0" w:space="0" w:color="auto"/>
                    <w:left w:val="none" w:sz="0" w:space="0" w:color="auto"/>
                    <w:bottom w:val="none" w:sz="0" w:space="0" w:color="auto"/>
                    <w:right w:val="none" w:sz="0" w:space="0" w:color="auto"/>
                  </w:divBdr>
                </w:div>
                <w:div w:id="1150708886">
                  <w:marLeft w:val="0"/>
                  <w:marRight w:val="0"/>
                  <w:marTop w:val="0"/>
                  <w:marBottom w:val="0"/>
                  <w:divBdr>
                    <w:top w:val="none" w:sz="0" w:space="0" w:color="auto"/>
                    <w:left w:val="none" w:sz="0" w:space="0" w:color="auto"/>
                    <w:bottom w:val="none" w:sz="0" w:space="0" w:color="auto"/>
                    <w:right w:val="none" w:sz="0" w:space="0" w:color="auto"/>
                  </w:divBdr>
                </w:div>
                <w:div w:id="1896231277">
                  <w:marLeft w:val="0"/>
                  <w:marRight w:val="0"/>
                  <w:marTop w:val="0"/>
                  <w:marBottom w:val="0"/>
                  <w:divBdr>
                    <w:top w:val="none" w:sz="0" w:space="0" w:color="auto"/>
                    <w:left w:val="none" w:sz="0" w:space="0" w:color="auto"/>
                    <w:bottom w:val="none" w:sz="0" w:space="0" w:color="auto"/>
                    <w:right w:val="none" w:sz="0" w:space="0" w:color="auto"/>
                  </w:divBdr>
                </w:div>
                <w:div w:id="1023627518">
                  <w:marLeft w:val="0"/>
                  <w:marRight w:val="0"/>
                  <w:marTop w:val="0"/>
                  <w:marBottom w:val="0"/>
                  <w:divBdr>
                    <w:top w:val="none" w:sz="0" w:space="0" w:color="auto"/>
                    <w:left w:val="none" w:sz="0" w:space="0" w:color="auto"/>
                    <w:bottom w:val="none" w:sz="0" w:space="0" w:color="auto"/>
                    <w:right w:val="none" w:sz="0" w:space="0" w:color="auto"/>
                  </w:divBdr>
                </w:div>
                <w:div w:id="1340816398">
                  <w:marLeft w:val="0"/>
                  <w:marRight w:val="0"/>
                  <w:marTop w:val="0"/>
                  <w:marBottom w:val="0"/>
                  <w:divBdr>
                    <w:top w:val="none" w:sz="0" w:space="0" w:color="auto"/>
                    <w:left w:val="none" w:sz="0" w:space="0" w:color="auto"/>
                    <w:bottom w:val="none" w:sz="0" w:space="0" w:color="auto"/>
                    <w:right w:val="none" w:sz="0" w:space="0" w:color="auto"/>
                  </w:divBdr>
                </w:div>
                <w:div w:id="135879040">
                  <w:marLeft w:val="0"/>
                  <w:marRight w:val="0"/>
                  <w:marTop w:val="0"/>
                  <w:marBottom w:val="0"/>
                  <w:divBdr>
                    <w:top w:val="none" w:sz="0" w:space="0" w:color="auto"/>
                    <w:left w:val="none" w:sz="0" w:space="0" w:color="auto"/>
                    <w:bottom w:val="none" w:sz="0" w:space="0" w:color="auto"/>
                    <w:right w:val="none" w:sz="0" w:space="0" w:color="auto"/>
                  </w:divBdr>
                </w:div>
                <w:div w:id="662515403">
                  <w:marLeft w:val="0"/>
                  <w:marRight w:val="0"/>
                  <w:marTop w:val="0"/>
                  <w:marBottom w:val="0"/>
                  <w:divBdr>
                    <w:top w:val="none" w:sz="0" w:space="0" w:color="auto"/>
                    <w:left w:val="none" w:sz="0" w:space="0" w:color="auto"/>
                    <w:bottom w:val="none" w:sz="0" w:space="0" w:color="auto"/>
                    <w:right w:val="none" w:sz="0" w:space="0" w:color="auto"/>
                  </w:divBdr>
                </w:div>
                <w:div w:id="695695623">
                  <w:marLeft w:val="0"/>
                  <w:marRight w:val="0"/>
                  <w:marTop w:val="0"/>
                  <w:marBottom w:val="0"/>
                  <w:divBdr>
                    <w:top w:val="none" w:sz="0" w:space="0" w:color="auto"/>
                    <w:left w:val="none" w:sz="0" w:space="0" w:color="auto"/>
                    <w:bottom w:val="none" w:sz="0" w:space="0" w:color="auto"/>
                    <w:right w:val="none" w:sz="0" w:space="0" w:color="auto"/>
                  </w:divBdr>
                </w:div>
                <w:div w:id="933635048">
                  <w:marLeft w:val="0"/>
                  <w:marRight w:val="0"/>
                  <w:marTop w:val="0"/>
                  <w:marBottom w:val="0"/>
                  <w:divBdr>
                    <w:top w:val="none" w:sz="0" w:space="0" w:color="auto"/>
                    <w:left w:val="none" w:sz="0" w:space="0" w:color="auto"/>
                    <w:bottom w:val="none" w:sz="0" w:space="0" w:color="auto"/>
                    <w:right w:val="none" w:sz="0" w:space="0" w:color="auto"/>
                  </w:divBdr>
                </w:div>
                <w:div w:id="258955841">
                  <w:marLeft w:val="0"/>
                  <w:marRight w:val="0"/>
                  <w:marTop w:val="0"/>
                  <w:marBottom w:val="0"/>
                  <w:divBdr>
                    <w:top w:val="none" w:sz="0" w:space="0" w:color="auto"/>
                    <w:left w:val="none" w:sz="0" w:space="0" w:color="auto"/>
                    <w:bottom w:val="none" w:sz="0" w:space="0" w:color="auto"/>
                    <w:right w:val="none" w:sz="0" w:space="0" w:color="auto"/>
                  </w:divBdr>
                </w:div>
                <w:div w:id="475807075">
                  <w:marLeft w:val="0"/>
                  <w:marRight w:val="0"/>
                  <w:marTop w:val="0"/>
                  <w:marBottom w:val="0"/>
                  <w:divBdr>
                    <w:top w:val="none" w:sz="0" w:space="0" w:color="auto"/>
                    <w:left w:val="none" w:sz="0" w:space="0" w:color="auto"/>
                    <w:bottom w:val="none" w:sz="0" w:space="0" w:color="auto"/>
                    <w:right w:val="none" w:sz="0" w:space="0" w:color="auto"/>
                  </w:divBdr>
                </w:div>
                <w:div w:id="570510264">
                  <w:marLeft w:val="0"/>
                  <w:marRight w:val="0"/>
                  <w:marTop w:val="0"/>
                  <w:marBottom w:val="0"/>
                  <w:divBdr>
                    <w:top w:val="none" w:sz="0" w:space="0" w:color="auto"/>
                    <w:left w:val="none" w:sz="0" w:space="0" w:color="auto"/>
                    <w:bottom w:val="none" w:sz="0" w:space="0" w:color="auto"/>
                    <w:right w:val="none" w:sz="0" w:space="0" w:color="auto"/>
                  </w:divBdr>
                </w:div>
                <w:div w:id="1765225112">
                  <w:marLeft w:val="0"/>
                  <w:marRight w:val="0"/>
                  <w:marTop w:val="0"/>
                  <w:marBottom w:val="0"/>
                  <w:divBdr>
                    <w:top w:val="none" w:sz="0" w:space="0" w:color="auto"/>
                    <w:left w:val="none" w:sz="0" w:space="0" w:color="auto"/>
                    <w:bottom w:val="none" w:sz="0" w:space="0" w:color="auto"/>
                    <w:right w:val="none" w:sz="0" w:space="0" w:color="auto"/>
                  </w:divBdr>
                </w:div>
                <w:div w:id="212695801">
                  <w:marLeft w:val="0"/>
                  <w:marRight w:val="0"/>
                  <w:marTop w:val="0"/>
                  <w:marBottom w:val="0"/>
                  <w:divBdr>
                    <w:top w:val="none" w:sz="0" w:space="0" w:color="auto"/>
                    <w:left w:val="none" w:sz="0" w:space="0" w:color="auto"/>
                    <w:bottom w:val="none" w:sz="0" w:space="0" w:color="auto"/>
                    <w:right w:val="none" w:sz="0" w:space="0" w:color="auto"/>
                  </w:divBdr>
                </w:div>
                <w:div w:id="1479951819">
                  <w:marLeft w:val="0"/>
                  <w:marRight w:val="0"/>
                  <w:marTop w:val="0"/>
                  <w:marBottom w:val="0"/>
                  <w:divBdr>
                    <w:top w:val="none" w:sz="0" w:space="0" w:color="auto"/>
                    <w:left w:val="none" w:sz="0" w:space="0" w:color="auto"/>
                    <w:bottom w:val="none" w:sz="0" w:space="0" w:color="auto"/>
                    <w:right w:val="none" w:sz="0" w:space="0" w:color="auto"/>
                  </w:divBdr>
                </w:div>
                <w:div w:id="311376584">
                  <w:marLeft w:val="0"/>
                  <w:marRight w:val="0"/>
                  <w:marTop w:val="0"/>
                  <w:marBottom w:val="0"/>
                  <w:divBdr>
                    <w:top w:val="none" w:sz="0" w:space="0" w:color="auto"/>
                    <w:left w:val="none" w:sz="0" w:space="0" w:color="auto"/>
                    <w:bottom w:val="none" w:sz="0" w:space="0" w:color="auto"/>
                    <w:right w:val="none" w:sz="0" w:space="0" w:color="auto"/>
                  </w:divBdr>
                </w:div>
                <w:div w:id="315912401">
                  <w:marLeft w:val="0"/>
                  <w:marRight w:val="0"/>
                  <w:marTop w:val="0"/>
                  <w:marBottom w:val="0"/>
                  <w:divBdr>
                    <w:top w:val="none" w:sz="0" w:space="0" w:color="auto"/>
                    <w:left w:val="none" w:sz="0" w:space="0" w:color="auto"/>
                    <w:bottom w:val="none" w:sz="0" w:space="0" w:color="auto"/>
                    <w:right w:val="none" w:sz="0" w:space="0" w:color="auto"/>
                  </w:divBdr>
                </w:div>
                <w:div w:id="434398149">
                  <w:marLeft w:val="0"/>
                  <w:marRight w:val="0"/>
                  <w:marTop w:val="0"/>
                  <w:marBottom w:val="0"/>
                  <w:divBdr>
                    <w:top w:val="none" w:sz="0" w:space="0" w:color="auto"/>
                    <w:left w:val="none" w:sz="0" w:space="0" w:color="auto"/>
                    <w:bottom w:val="none" w:sz="0" w:space="0" w:color="auto"/>
                    <w:right w:val="none" w:sz="0" w:space="0" w:color="auto"/>
                  </w:divBdr>
                </w:div>
                <w:div w:id="637345841">
                  <w:marLeft w:val="0"/>
                  <w:marRight w:val="0"/>
                  <w:marTop w:val="0"/>
                  <w:marBottom w:val="0"/>
                  <w:divBdr>
                    <w:top w:val="none" w:sz="0" w:space="0" w:color="auto"/>
                    <w:left w:val="none" w:sz="0" w:space="0" w:color="auto"/>
                    <w:bottom w:val="none" w:sz="0" w:space="0" w:color="auto"/>
                    <w:right w:val="none" w:sz="0" w:space="0" w:color="auto"/>
                  </w:divBdr>
                </w:div>
                <w:div w:id="252664048">
                  <w:marLeft w:val="0"/>
                  <w:marRight w:val="0"/>
                  <w:marTop w:val="0"/>
                  <w:marBottom w:val="0"/>
                  <w:divBdr>
                    <w:top w:val="none" w:sz="0" w:space="0" w:color="auto"/>
                    <w:left w:val="none" w:sz="0" w:space="0" w:color="auto"/>
                    <w:bottom w:val="none" w:sz="0" w:space="0" w:color="auto"/>
                    <w:right w:val="none" w:sz="0" w:space="0" w:color="auto"/>
                  </w:divBdr>
                </w:div>
                <w:div w:id="116880613">
                  <w:marLeft w:val="0"/>
                  <w:marRight w:val="0"/>
                  <w:marTop w:val="0"/>
                  <w:marBottom w:val="0"/>
                  <w:divBdr>
                    <w:top w:val="none" w:sz="0" w:space="0" w:color="auto"/>
                    <w:left w:val="none" w:sz="0" w:space="0" w:color="auto"/>
                    <w:bottom w:val="none" w:sz="0" w:space="0" w:color="auto"/>
                    <w:right w:val="none" w:sz="0" w:space="0" w:color="auto"/>
                  </w:divBdr>
                </w:div>
                <w:div w:id="798376871">
                  <w:marLeft w:val="0"/>
                  <w:marRight w:val="0"/>
                  <w:marTop w:val="0"/>
                  <w:marBottom w:val="0"/>
                  <w:divBdr>
                    <w:top w:val="none" w:sz="0" w:space="0" w:color="auto"/>
                    <w:left w:val="none" w:sz="0" w:space="0" w:color="auto"/>
                    <w:bottom w:val="none" w:sz="0" w:space="0" w:color="auto"/>
                    <w:right w:val="none" w:sz="0" w:space="0" w:color="auto"/>
                  </w:divBdr>
                </w:div>
                <w:div w:id="123475871">
                  <w:marLeft w:val="0"/>
                  <w:marRight w:val="0"/>
                  <w:marTop w:val="0"/>
                  <w:marBottom w:val="0"/>
                  <w:divBdr>
                    <w:top w:val="none" w:sz="0" w:space="0" w:color="auto"/>
                    <w:left w:val="none" w:sz="0" w:space="0" w:color="auto"/>
                    <w:bottom w:val="none" w:sz="0" w:space="0" w:color="auto"/>
                    <w:right w:val="none" w:sz="0" w:space="0" w:color="auto"/>
                  </w:divBdr>
                </w:div>
                <w:div w:id="1174688409">
                  <w:marLeft w:val="0"/>
                  <w:marRight w:val="0"/>
                  <w:marTop w:val="0"/>
                  <w:marBottom w:val="0"/>
                  <w:divBdr>
                    <w:top w:val="none" w:sz="0" w:space="0" w:color="auto"/>
                    <w:left w:val="none" w:sz="0" w:space="0" w:color="auto"/>
                    <w:bottom w:val="none" w:sz="0" w:space="0" w:color="auto"/>
                    <w:right w:val="none" w:sz="0" w:space="0" w:color="auto"/>
                  </w:divBdr>
                </w:div>
                <w:div w:id="1380860516">
                  <w:marLeft w:val="0"/>
                  <w:marRight w:val="0"/>
                  <w:marTop w:val="0"/>
                  <w:marBottom w:val="0"/>
                  <w:divBdr>
                    <w:top w:val="none" w:sz="0" w:space="0" w:color="auto"/>
                    <w:left w:val="none" w:sz="0" w:space="0" w:color="auto"/>
                    <w:bottom w:val="none" w:sz="0" w:space="0" w:color="auto"/>
                    <w:right w:val="none" w:sz="0" w:space="0" w:color="auto"/>
                  </w:divBdr>
                </w:div>
                <w:div w:id="418140334">
                  <w:marLeft w:val="0"/>
                  <w:marRight w:val="0"/>
                  <w:marTop w:val="0"/>
                  <w:marBottom w:val="0"/>
                  <w:divBdr>
                    <w:top w:val="none" w:sz="0" w:space="0" w:color="auto"/>
                    <w:left w:val="none" w:sz="0" w:space="0" w:color="auto"/>
                    <w:bottom w:val="none" w:sz="0" w:space="0" w:color="auto"/>
                    <w:right w:val="none" w:sz="0" w:space="0" w:color="auto"/>
                  </w:divBdr>
                </w:div>
                <w:div w:id="823161470">
                  <w:marLeft w:val="0"/>
                  <w:marRight w:val="0"/>
                  <w:marTop w:val="0"/>
                  <w:marBottom w:val="0"/>
                  <w:divBdr>
                    <w:top w:val="none" w:sz="0" w:space="0" w:color="auto"/>
                    <w:left w:val="none" w:sz="0" w:space="0" w:color="auto"/>
                    <w:bottom w:val="none" w:sz="0" w:space="0" w:color="auto"/>
                    <w:right w:val="none" w:sz="0" w:space="0" w:color="auto"/>
                  </w:divBdr>
                </w:div>
                <w:div w:id="1871801909">
                  <w:marLeft w:val="0"/>
                  <w:marRight w:val="0"/>
                  <w:marTop w:val="0"/>
                  <w:marBottom w:val="0"/>
                  <w:divBdr>
                    <w:top w:val="none" w:sz="0" w:space="0" w:color="auto"/>
                    <w:left w:val="none" w:sz="0" w:space="0" w:color="auto"/>
                    <w:bottom w:val="none" w:sz="0" w:space="0" w:color="auto"/>
                    <w:right w:val="none" w:sz="0" w:space="0" w:color="auto"/>
                  </w:divBdr>
                </w:div>
                <w:div w:id="414741094">
                  <w:marLeft w:val="0"/>
                  <w:marRight w:val="0"/>
                  <w:marTop w:val="0"/>
                  <w:marBottom w:val="0"/>
                  <w:divBdr>
                    <w:top w:val="none" w:sz="0" w:space="0" w:color="auto"/>
                    <w:left w:val="none" w:sz="0" w:space="0" w:color="auto"/>
                    <w:bottom w:val="none" w:sz="0" w:space="0" w:color="auto"/>
                    <w:right w:val="none" w:sz="0" w:space="0" w:color="auto"/>
                  </w:divBdr>
                </w:div>
                <w:div w:id="1818376714">
                  <w:marLeft w:val="0"/>
                  <w:marRight w:val="0"/>
                  <w:marTop w:val="0"/>
                  <w:marBottom w:val="0"/>
                  <w:divBdr>
                    <w:top w:val="none" w:sz="0" w:space="0" w:color="auto"/>
                    <w:left w:val="none" w:sz="0" w:space="0" w:color="auto"/>
                    <w:bottom w:val="none" w:sz="0" w:space="0" w:color="auto"/>
                    <w:right w:val="none" w:sz="0" w:space="0" w:color="auto"/>
                  </w:divBdr>
                </w:div>
                <w:div w:id="580262324">
                  <w:marLeft w:val="0"/>
                  <w:marRight w:val="0"/>
                  <w:marTop w:val="0"/>
                  <w:marBottom w:val="0"/>
                  <w:divBdr>
                    <w:top w:val="none" w:sz="0" w:space="0" w:color="auto"/>
                    <w:left w:val="none" w:sz="0" w:space="0" w:color="auto"/>
                    <w:bottom w:val="none" w:sz="0" w:space="0" w:color="auto"/>
                    <w:right w:val="none" w:sz="0" w:space="0" w:color="auto"/>
                  </w:divBdr>
                </w:div>
                <w:div w:id="318118077">
                  <w:marLeft w:val="0"/>
                  <w:marRight w:val="0"/>
                  <w:marTop w:val="0"/>
                  <w:marBottom w:val="0"/>
                  <w:divBdr>
                    <w:top w:val="none" w:sz="0" w:space="0" w:color="auto"/>
                    <w:left w:val="none" w:sz="0" w:space="0" w:color="auto"/>
                    <w:bottom w:val="none" w:sz="0" w:space="0" w:color="auto"/>
                    <w:right w:val="none" w:sz="0" w:space="0" w:color="auto"/>
                  </w:divBdr>
                </w:div>
                <w:div w:id="286278681">
                  <w:marLeft w:val="0"/>
                  <w:marRight w:val="0"/>
                  <w:marTop w:val="0"/>
                  <w:marBottom w:val="0"/>
                  <w:divBdr>
                    <w:top w:val="none" w:sz="0" w:space="0" w:color="auto"/>
                    <w:left w:val="none" w:sz="0" w:space="0" w:color="auto"/>
                    <w:bottom w:val="none" w:sz="0" w:space="0" w:color="auto"/>
                    <w:right w:val="none" w:sz="0" w:space="0" w:color="auto"/>
                  </w:divBdr>
                </w:div>
                <w:div w:id="59333222">
                  <w:marLeft w:val="0"/>
                  <w:marRight w:val="0"/>
                  <w:marTop w:val="0"/>
                  <w:marBottom w:val="0"/>
                  <w:divBdr>
                    <w:top w:val="none" w:sz="0" w:space="0" w:color="auto"/>
                    <w:left w:val="none" w:sz="0" w:space="0" w:color="auto"/>
                    <w:bottom w:val="none" w:sz="0" w:space="0" w:color="auto"/>
                    <w:right w:val="none" w:sz="0" w:space="0" w:color="auto"/>
                  </w:divBdr>
                </w:div>
                <w:div w:id="385299878">
                  <w:marLeft w:val="0"/>
                  <w:marRight w:val="0"/>
                  <w:marTop w:val="0"/>
                  <w:marBottom w:val="0"/>
                  <w:divBdr>
                    <w:top w:val="none" w:sz="0" w:space="0" w:color="auto"/>
                    <w:left w:val="none" w:sz="0" w:space="0" w:color="auto"/>
                    <w:bottom w:val="none" w:sz="0" w:space="0" w:color="auto"/>
                    <w:right w:val="none" w:sz="0" w:space="0" w:color="auto"/>
                  </w:divBdr>
                </w:div>
                <w:div w:id="867837357">
                  <w:marLeft w:val="0"/>
                  <w:marRight w:val="0"/>
                  <w:marTop w:val="0"/>
                  <w:marBottom w:val="0"/>
                  <w:divBdr>
                    <w:top w:val="none" w:sz="0" w:space="0" w:color="auto"/>
                    <w:left w:val="none" w:sz="0" w:space="0" w:color="auto"/>
                    <w:bottom w:val="none" w:sz="0" w:space="0" w:color="auto"/>
                    <w:right w:val="none" w:sz="0" w:space="0" w:color="auto"/>
                  </w:divBdr>
                </w:div>
                <w:div w:id="1683624235">
                  <w:marLeft w:val="0"/>
                  <w:marRight w:val="0"/>
                  <w:marTop w:val="0"/>
                  <w:marBottom w:val="0"/>
                  <w:divBdr>
                    <w:top w:val="none" w:sz="0" w:space="0" w:color="auto"/>
                    <w:left w:val="none" w:sz="0" w:space="0" w:color="auto"/>
                    <w:bottom w:val="none" w:sz="0" w:space="0" w:color="auto"/>
                    <w:right w:val="none" w:sz="0" w:space="0" w:color="auto"/>
                  </w:divBdr>
                </w:div>
                <w:div w:id="429938196">
                  <w:marLeft w:val="0"/>
                  <w:marRight w:val="0"/>
                  <w:marTop w:val="0"/>
                  <w:marBottom w:val="0"/>
                  <w:divBdr>
                    <w:top w:val="none" w:sz="0" w:space="0" w:color="auto"/>
                    <w:left w:val="none" w:sz="0" w:space="0" w:color="auto"/>
                    <w:bottom w:val="none" w:sz="0" w:space="0" w:color="auto"/>
                    <w:right w:val="none" w:sz="0" w:space="0" w:color="auto"/>
                  </w:divBdr>
                </w:div>
                <w:div w:id="1451586007">
                  <w:marLeft w:val="0"/>
                  <w:marRight w:val="0"/>
                  <w:marTop w:val="0"/>
                  <w:marBottom w:val="0"/>
                  <w:divBdr>
                    <w:top w:val="none" w:sz="0" w:space="0" w:color="auto"/>
                    <w:left w:val="none" w:sz="0" w:space="0" w:color="auto"/>
                    <w:bottom w:val="none" w:sz="0" w:space="0" w:color="auto"/>
                    <w:right w:val="none" w:sz="0" w:space="0" w:color="auto"/>
                  </w:divBdr>
                </w:div>
                <w:div w:id="2037805770">
                  <w:marLeft w:val="0"/>
                  <w:marRight w:val="0"/>
                  <w:marTop w:val="0"/>
                  <w:marBottom w:val="0"/>
                  <w:divBdr>
                    <w:top w:val="none" w:sz="0" w:space="0" w:color="auto"/>
                    <w:left w:val="none" w:sz="0" w:space="0" w:color="auto"/>
                    <w:bottom w:val="none" w:sz="0" w:space="0" w:color="auto"/>
                    <w:right w:val="none" w:sz="0" w:space="0" w:color="auto"/>
                  </w:divBdr>
                </w:div>
                <w:div w:id="1269198044">
                  <w:marLeft w:val="0"/>
                  <w:marRight w:val="0"/>
                  <w:marTop w:val="0"/>
                  <w:marBottom w:val="0"/>
                  <w:divBdr>
                    <w:top w:val="none" w:sz="0" w:space="0" w:color="auto"/>
                    <w:left w:val="none" w:sz="0" w:space="0" w:color="auto"/>
                    <w:bottom w:val="none" w:sz="0" w:space="0" w:color="auto"/>
                    <w:right w:val="none" w:sz="0" w:space="0" w:color="auto"/>
                  </w:divBdr>
                </w:div>
                <w:div w:id="1522084440">
                  <w:marLeft w:val="0"/>
                  <w:marRight w:val="0"/>
                  <w:marTop w:val="0"/>
                  <w:marBottom w:val="0"/>
                  <w:divBdr>
                    <w:top w:val="none" w:sz="0" w:space="0" w:color="auto"/>
                    <w:left w:val="none" w:sz="0" w:space="0" w:color="auto"/>
                    <w:bottom w:val="none" w:sz="0" w:space="0" w:color="auto"/>
                    <w:right w:val="none" w:sz="0" w:space="0" w:color="auto"/>
                  </w:divBdr>
                </w:div>
                <w:div w:id="263732617">
                  <w:marLeft w:val="0"/>
                  <w:marRight w:val="0"/>
                  <w:marTop w:val="0"/>
                  <w:marBottom w:val="0"/>
                  <w:divBdr>
                    <w:top w:val="none" w:sz="0" w:space="0" w:color="auto"/>
                    <w:left w:val="none" w:sz="0" w:space="0" w:color="auto"/>
                    <w:bottom w:val="none" w:sz="0" w:space="0" w:color="auto"/>
                    <w:right w:val="none" w:sz="0" w:space="0" w:color="auto"/>
                  </w:divBdr>
                </w:div>
                <w:div w:id="1456439207">
                  <w:marLeft w:val="0"/>
                  <w:marRight w:val="0"/>
                  <w:marTop w:val="0"/>
                  <w:marBottom w:val="0"/>
                  <w:divBdr>
                    <w:top w:val="none" w:sz="0" w:space="0" w:color="auto"/>
                    <w:left w:val="none" w:sz="0" w:space="0" w:color="auto"/>
                    <w:bottom w:val="none" w:sz="0" w:space="0" w:color="auto"/>
                    <w:right w:val="none" w:sz="0" w:space="0" w:color="auto"/>
                  </w:divBdr>
                </w:div>
                <w:div w:id="1320377876">
                  <w:marLeft w:val="0"/>
                  <w:marRight w:val="0"/>
                  <w:marTop w:val="0"/>
                  <w:marBottom w:val="0"/>
                  <w:divBdr>
                    <w:top w:val="none" w:sz="0" w:space="0" w:color="auto"/>
                    <w:left w:val="none" w:sz="0" w:space="0" w:color="auto"/>
                    <w:bottom w:val="none" w:sz="0" w:space="0" w:color="auto"/>
                    <w:right w:val="none" w:sz="0" w:space="0" w:color="auto"/>
                  </w:divBdr>
                </w:div>
                <w:div w:id="1497724839">
                  <w:marLeft w:val="0"/>
                  <w:marRight w:val="0"/>
                  <w:marTop w:val="0"/>
                  <w:marBottom w:val="0"/>
                  <w:divBdr>
                    <w:top w:val="none" w:sz="0" w:space="0" w:color="auto"/>
                    <w:left w:val="none" w:sz="0" w:space="0" w:color="auto"/>
                    <w:bottom w:val="none" w:sz="0" w:space="0" w:color="auto"/>
                    <w:right w:val="none" w:sz="0" w:space="0" w:color="auto"/>
                  </w:divBdr>
                </w:div>
                <w:div w:id="1810436672">
                  <w:marLeft w:val="0"/>
                  <w:marRight w:val="0"/>
                  <w:marTop w:val="0"/>
                  <w:marBottom w:val="0"/>
                  <w:divBdr>
                    <w:top w:val="none" w:sz="0" w:space="0" w:color="auto"/>
                    <w:left w:val="none" w:sz="0" w:space="0" w:color="auto"/>
                    <w:bottom w:val="none" w:sz="0" w:space="0" w:color="auto"/>
                    <w:right w:val="none" w:sz="0" w:space="0" w:color="auto"/>
                  </w:divBdr>
                </w:div>
                <w:div w:id="717313640">
                  <w:marLeft w:val="0"/>
                  <w:marRight w:val="0"/>
                  <w:marTop w:val="0"/>
                  <w:marBottom w:val="0"/>
                  <w:divBdr>
                    <w:top w:val="none" w:sz="0" w:space="0" w:color="auto"/>
                    <w:left w:val="none" w:sz="0" w:space="0" w:color="auto"/>
                    <w:bottom w:val="none" w:sz="0" w:space="0" w:color="auto"/>
                    <w:right w:val="none" w:sz="0" w:space="0" w:color="auto"/>
                  </w:divBdr>
                </w:div>
                <w:div w:id="1980382547">
                  <w:marLeft w:val="0"/>
                  <w:marRight w:val="0"/>
                  <w:marTop w:val="0"/>
                  <w:marBottom w:val="0"/>
                  <w:divBdr>
                    <w:top w:val="none" w:sz="0" w:space="0" w:color="auto"/>
                    <w:left w:val="none" w:sz="0" w:space="0" w:color="auto"/>
                    <w:bottom w:val="none" w:sz="0" w:space="0" w:color="auto"/>
                    <w:right w:val="none" w:sz="0" w:space="0" w:color="auto"/>
                  </w:divBdr>
                </w:div>
                <w:div w:id="755637930">
                  <w:marLeft w:val="0"/>
                  <w:marRight w:val="0"/>
                  <w:marTop w:val="0"/>
                  <w:marBottom w:val="0"/>
                  <w:divBdr>
                    <w:top w:val="none" w:sz="0" w:space="0" w:color="auto"/>
                    <w:left w:val="none" w:sz="0" w:space="0" w:color="auto"/>
                    <w:bottom w:val="none" w:sz="0" w:space="0" w:color="auto"/>
                    <w:right w:val="none" w:sz="0" w:space="0" w:color="auto"/>
                  </w:divBdr>
                </w:div>
                <w:div w:id="1838033398">
                  <w:marLeft w:val="0"/>
                  <w:marRight w:val="0"/>
                  <w:marTop w:val="0"/>
                  <w:marBottom w:val="0"/>
                  <w:divBdr>
                    <w:top w:val="none" w:sz="0" w:space="0" w:color="auto"/>
                    <w:left w:val="none" w:sz="0" w:space="0" w:color="auto"/>
                    <w:bottom w:val="none" w:sz="0" w:space="0" w:color="auto"/>
                    <w:right w:val="none" w:sz="0" w:space="0" w:color="auto"/>
                  </w:divBdr>
                </w:div>
                <w:div w:id="1619288202">
                  <w:marLeft w:val="0"/>
                  <w:marRight w:val="0"/>
                  <w:marTop w:val="0"/>
                  <w:marBottom w:val="0"/>
                  <w:divBdr>
                    <w:top w:val="none" w:sz="0" w:space="0" w:color="auto"/>
                    <w:left w:val="none" w:sz="0" w:space="0" w:color="auto"/>
                    <w:bottom w:val="none" w:sz="0" w:space="0" w:color="auto"/>
                    <w:right w:val="none" w:sz="0" w:space="0" w:color="auto"/>
                  </w:divBdr>
                </w:div>
                <w:div w:id="1057586646">
                  <w:marLeft w:val="0"/>
                  <w:marRight w:val="0"/>
                  <w:marTop w:val="0"/>
                  <w:marBottom w:val="0"/>
                  <w:divBdr>
                    <w:top w:val="none" w:sz="0" w:space="0" w:color="auto"/>
                    <w:left w:val="none" w:sz="0" w:space="0" w:color="auto"/>
                    <w:bottom w:val="none" w:sz="0" w:space="0" w:color="auto"/>
                    <w:right w:val="none" w:sz="0" w:space="0" w:color="auto"/>
                  </w:divBdr>
                </w:div>
                <w:div w:id="630867181">
                  <w:marLeft w:val="0"/>
                  <w:marRight w:val="0"/>
                  <w:marTop w:val="0"/>
                  <w:marBottom w:val="0"/>
                  <w:divBdr>
                    <w:top w:val="none" w:sz="0" w:space="0" w:color="auto"/>
                    <w:left w:val="none" w:sz="0" w:space="0" w:color="auto"/>
                    <w:bottom w:val="none" w:sz="0" w:space="0" w:color="auto"/>
                    <w:right w:val="none" w:sz="0" w:space="0" w:color="auto"/>
                  </w:divBdr>
                </w:div>
                <w:div w:id="1619294896">
                  <w:marLeft w:val="0"/>
                  <w:marRight w:val="0"/>
                  <w:marTop w:val="0"/>
                  <w:marBottom w:val="0"/>
                  <w:divBdr>
                    <w:top w:val="none" w:sz="0" w:space="0" w:color="auto"/>
                    <w:left w:val="none" w:sz="0" w:space="0" w:color="auto"/>
                    <w:bottom w:val="none" w:sz="0" w:space="0" w:color="auto"/>
                    <w:right w:val="none" w:sz="0" w:space="0" w:color="auto"/>
                  </w:divBdr>
                </w:div>
                <w:div w:id="1533961548">
                  <w:marLeft w:val="0"/>
                  <w:marRight w:val="0"/>
                  <w:marTop w:val="0"/>
                  <w:marBottom w:val="0"/>
                  <w:divBdr>
                    <w:top w:val="none" w:sz="0" w:space="0" w:color="auto"/>
                    <w:left w:val="none" w:sz="0" w:space="0" w:color="auto"/>
                    <w:bottom w:val="none" w:sz="0" w:space="0" w:color="auto"/>
                    <w:right w:val="none" w:sz="0" w:space="0" w:color="auto"/>
                  </w:divBdr>
                </w:div>
                <w:div w:id="887034242">
                  <w:marLeft w:val="0"/>
                  <w:marRight w:val="0"/>
                  <w:marTop w:val="0"/>
                  <w:marBottom w:val="0"/>
                  <w:divBdr>
                    <w:top w:val="none" w:sz="0" w:space="0" w:color="auto"/>
                    <w:left w:val="none" w:sz="0" w:space="0" w:color="auto"/>
                    <w:bottom w:val="none" w:sz="0" w:space="0" w:color="auto"/>
                    <w:right w:val="none" w:sz="0" w:space="0" w:color="auto"/>
                  </w:divBdr>
                </w:div>
                <w:div w:id="797603103">
                  <w:marLeft w:val="0"/>
                  <w:marRight w:val="0"/>
                  <w:marTop w:val="0"/>
                  <w:marBottom w:val="0"/>
                  <w:divBdr>
                    <w:top w:val="none" w:sz="0" w:space="0" w:color="auto"/>
                    <w:left w:val="none" w:sz="0" w:space="0" w:color="auto"/>
                    <w:bottom w:val="none" w:sz="0" w:space="0" w:color="auto"/>
                    <w:right w:val="none" w:sz="0" w:space="0" w:color="auto"/>
                  </w:divBdr>
                </w:div>
                <w:div w:id="1623537660">
                  <w:marLeft w:val="0"/>
                  <w:marRight w:val="0"/>
                  <w:marTop w:val="0"/>
                  <w:marBottom w:val="0"/>
                  <w:divBdr>
                    <w:top w:val="none" w:sz="0" w:space="0" w:color="auto"/>
                    <w:left w:val="none" w:sz="0" w:space="0" w:color="auto"/>
                    <w:bottom w:val="none" w:sz="0" w:space="0" w:color="auto"/>
                    <w:right w:val="none" w:sz="0" w:space="0" w:color="auto"/>
                  </w:divBdr>
                </w:div>
                <w:div w:id="1700815299">
                  <w:marLeft w:val="0"/>
                  <w:marRight w:val="0"/>
                  <w:marTop w:val="0"/>
                  <w:marBottom w:val="0"/>
                  <w:divBdr>
                    <w:top w:val="none" w:sz="0" w:space="0" w:color="auto"/>
                    <w:left w:val="none" w:sz="0" w:space="0" w:color="auto"/>
                    <w:bottom w:val="none" w:sz="0" w:space="0" w:color="auto"/>
                    <w:right w:val="none" w:sz="0" w:space="0" w:color="auto"/>
                  </w:divBdr>
                </w:div>
                <w:div w:id="653295025">
                  <w:marLeft w:val="0"/>
                  <w:marRight w:val="0"/>
                  <w:marTop w:val="0"/>
                  <w:marBottom w:val="0"/>
                  <w:divBdr>
                    <w:top w:val="none" w:sz="0" w:space="0" w:color="auto"/>
                    <w:left w:val="none" w:sz="0" w:space="0" w:color="auto"/>
                    <w:bottom w:val="none" w:sz="0" w:space="0" w:color="auto"/>
                    <w:right w:val="none" w:sz="0" w:space="0" w:color="auto"/>
                  </w:divBdr>
                </w:div>
                <w:div w:id="588850205">
                  <w:marLeft w:val="0"/>
                  <w:marRight w:val="0"/>
                  <w:marTop w:val="0"/>
                  <w:marBottom w:val="0"/>
                  <w:divBdr>
                    <w:top w:val="none" w:sz="0" w:space="0" w:color="auto"/>
                    <w:left w:val="none" w:sz="0" w:space="0" w:color="auto"/>
                    <w:bottom w:val="none" w:sz="0" w:space="0" w:color="auto"/>
                    <w:right w:val="none" w:sz="0" w:space="0" w:color="auto"/>
                  </w:divBdr>
                </w:div>
                <w:div w:id="258677926">
                  <w:marLeft w:val="0"/>
                  <w:marRight w:val="0"/>
                  <w:marTop w:val="0"/>
                  <w:marBottom w:val="0"/>
                  <w:divBdr>
                    <w:top w:val="none" w:sz="0" w:space="0" w:color="auto"/>
                    <w:left w:val="none" w:sz="0" w:space="0" w:color="auto"/>
                    <w:bottom w:val="none" w:sz="0" w:space="0" w:color="auto"/>
                    <w:right w:val="none" w:sz="0" w:space="0" w:color="auto"/>
                  </w:divBdr>
                </w:div>
                <w:div w:id="569925806">
                  <w:marLeft w:val="0"/>
                  <w:marRight w:val="0"/>
                  <w:marTop w:val="0"/>
                  <w:marBottom w:val="0"/>
                  <w:divBdr>
                    <w:top w:val="none" w:sz="0" w:space="0" w:color="auto"/>
                    <w:left w:val="none" w:sz="0" w:space="0" w:color="auto"/>
                    <w:bottom w:val="none" w:sz="0" w:space="0" w:color="auto"/>
                    <w:right w:val="none" w:sz="0" w:space="0" w:color="auto"/>
                  </w:divBdr>
                </w:div>
                <w:div w:id="407582927">
                  <w:marLeft w:val="0"/>
                  <w:marRight w:val="0"/>
                  <w:marTop w:val="0"/>
                  <w:marBottom w:val="0"/>
                  <w:divBdr>
                    <w:top w:val="none" w:sz="0" w:space="0" w:color="auto"/>
                    <w:left w:val="none" w:sz="0" w:space="0" w:color="auto"/>
                    <w:bottom w:val="none" w:sz="0" w:space="0" w:color="auto"/>
                    <w:right w:val="none" w:sz="0" w:space="0" w:color="auto"/>
                  </w:divBdr>
                </w:div>
                <w:div w:id="2055536722">
                  <w:marLeft w:val="0"/>
                  <w:marRight w:val="0"/>
                  <w:marTop w:val="0"/>
                  <w:marBottom w:val="0"/>
                  <w:divBdr>
                    <w:top w:val="none" w:sz="0" w:space="0" w:color="auto"/>
                    <w:left w:val="none" w:sz="0" w:space="0" w:color="auto"/>
                    <w:bottom w:val="none" w:sz="0" w:space="0" w:color="auto"/>
                    <w:right w:val="none" w:sz="0" w:space="0" w:color="auto"/>
                  </w:divBdr>
                </w:div>
                <w:div w:id="1384210721">
                  <w:marLeft w:val="0"/>
                  <w:marRight w:val="0"/>
                  <w:marTop w:val="0"/>
                  <w:marBottom w:val="0"/>
                  <w:divBdr>
                    <w:top w:val="none" w:sz="0" w:space="0" w:color="auto"/>
                    <w:left w:val="none" w:sz="0" w:space="0" w:color="auto"/>
                    <w:bottom w:val="none" w:sz="0" w:space="0" w:color="auto"/>
                    <w:right w:val="none" w:sz="0" w:space="0" w:color="auto"/>
                  </w:divBdr>
                </w:div>
                <w:div w:id="1673676262">
                  <w:marLeft w:val="0"/>
                  <w:marRight w:val="0"/>
                  <w:marTop w:val="0"/>
                  <w:marBottom w:val="0"/>
                  <w:divBdr>
                    <w:top w:val="none" w:sz="0" w:space="0" w:color="auto"/>
                    <w:left w:val="none" w:sz="0" w:space="0" w:color="auto"/>
                    <w:bottom w:val="none" w:sz="0" w:space="0" w:color="auto"/>
                    <w:right w:val="none" w:sz="0" w:space="0" w:color="auto"/>
                  </w:divBdr>
                </w:div>
                <w:div w:id="538324015">
                  <w:marLeft w:val="0"/>
                  <w:marRight w:val="0"/>
                  <w:marTop w:val="0"/>
                  <w:marBottom w:val="0"/>
                  <w:divBdr>
                    <w:top w:val="none" w:sz="0" w:space="0" w:color="auto"/>
                    <w:left w:val="none" w:sz="0" w:space="0" w:color="auto"/>
                    <w:bottom w:val="none" w:sz="0" w:space="0" w:color="auto"/>
                    <w:right w:val="none" w:sz="0" w:space="0" w:color="auto"/>
                  </w:divBdr>
                </w:div>
                <w:div w:id="291715564">
                  <w:marLeft w:val="0"/>
                  <w:marRight w:val="0"/>
                  <w:marTop w:val="0"/>
                  <w:marBottom w:val="0"/>
                  <w:divBdr>
                    <w:top w:val="none" w:sz="0" w:space="0" w:color="auto"/>
                    <w:left w:val="none" w:sz="0" w:space="0" w:color="auto"/>
                    <w:bottom w:val="none" w:sz="0" w:space="0" w:color="auto"/>
                    <w:right w:val="none" w:sz="0" w:space="0" w:color="auto"/>
                  </w:divBdr>
                </w:div>
                <w:div w:id="444619766">
                  <w:marLeft w:val="0"/>
                  <w:marRight w:val="0"/>
                  <w:marTop w:val="0"/>
                  <w:marBottom w:val="0"/>
                  <w:divBdr>
                    <w:top w:val="none" w:sz="0" w:space="0" w:color="auto"/>
                    <w:left w:val="none" w:sz="0" w:space="0" w:color="auto"/>
                    <w:bottom w:val="none" w:sz="0" w:space="0" w:color="auto"/>
                    <w:right w:val="none" w:sz="0" w:space="0" w:color="auto"/>
                  </w:divBdr>
                </w:div>
                <w:div w:id="377708560">
                  <w:marLeft w:val="0"/>
                  <w:marRight w:val="0"/>
                  <w:marTop w:val="0"/>
                  <w:marBottom w:val="0"/>
                  <w:divBdr>
                    <w:top w:val="none" w:sz="0" w:space="0" w:color="auto"/>
                    <w:left w:val="none" w:sz="0" w:space="0" w:color="auto"/>
                    <w:bottom w:val="none" w:sz="0" w:space="0" w:color="auto"/>
                    <w:right w:val="none" w:sz="0" w:space="0" w:color="auto"/>
                  </w:divBdr>
                </w:div>
                <w:div w:id="1903903990">
                  <w:marLeft w:val="0"/>
                  <w:marRight w:val="0"/>
                  <w:marTop w:val="0"/>
                  <w:marBottom w:val="0"/>
                  <w:divBdr>
                    <w:top w:val="none" w:sz="0" w:space="0" w:color="auto"/>
                    <w:left w:val="none" w:sz="0" w:space="0" w:color="auto"/>
                    <w:bottom w:val="none" w:sz="0" w:space="0" w:color="auto"/>
                    <w:right w:val="none" w:sz="0" w:space="0" w:color="auto"/>
                  </w:divBdr>
                </w:div>
                <w:div w:id="519320785">
                  <w:marLeft w:val="0"/>
                  <w:marRight w:val="0"/>
                  <w:marTop w:val="0"/>
                  <w:marBottom w:val="0"/>
                  <w:divBdr>
                    <w:top w:val="none" w:sz="0" w:space="0" w:color="auto"/>
                    <w:left w:val="none" w:sz="0" w:space="0" w:color="auto"/>
                    <w:bottom w:val="none" w:sz="0" w:space="0" w:color="auto"/>
                    <w:right w:val="none" w:sz="0" w:space="0" w:color="auto"/>
                  </w:divBdr>
                </w:div>
                <w:div w:id="1061517068">
                  <w:marLeft w:val="0"/>
                  <w:marRight w:val="0"/>
                  <w:marTop w:val="0"/>
                  <w:marBottom w:val="0"/>
                  <w:divBdr>
                    <w:top w:val="none" w:sz="0" w:space="0" w:color="auto"/>
                    <w:left w:val="none" w:sz="0" w:space="0" w:color="auto"/>
                    <w:bottom w:val="none" w:sz="0" w:space="0" w:color="auto"/>
                    <w:right w:val="none" w:sz="0" w:space="0" w:color="auto"/>
                  </w:divBdr>
                </w:div>
                <w:div w:id="1074813471">
                  <w:marLeft w:val="0"/>
                  <w:marRight w:val="0"/>
                  <w:marTop w:val="0"/>
                  <w:marBottom w:val="0"/>
                  <w:divBdr>
                    <w:top w:val="none" w:sz="0" w:space="0" w:color="auto"/>
                    <w:left w:val="none" w:sz="0" w:space="0" w:color="auto"/>
                    <w:bottom w:val="none" w:sz="0" w:space="0" w:color="auto"/>
                    <w:right w:val="none" w:sz="0" w:space="0" w:color="auto"/>
                  </w:divBdr>
                </w:div>
                <w:div w:id="1883248836">
                  <w:marLeft w:val="0"/>
                  <w:marRight w:val="0"/>
                  <w:marTop w:val="0"/>
                  <w:marBottom w:val="0"/>
                  <w:divBdr>
                    <w:top w:val="none" w:sz="0" w:space="0" w:color="auto"/>
                    <w:left w:val="none" w:sz="0" w:space="0" w:color="auto"/>
                    <w:bottom w:val="none" w:sz="0" w:space="0" w:color="auto"/>
                    <w:right w:val="none" w:sz="0" w:space="0" w:color="auto"/>
                  </w:divBdr>
                </w:div>
                <w:div w:id="915819304">
                  <w:marLeft w:val="0"/>
                  <w:marRight w:val="0"/>
                  <w:marTop w:val="0"/>
                  <w:marBottom w:val="0"/>
                  <w:divBdr>
                    <w:top w:val="none" w:sz="0" w:space="0" w:color="auto"/>
                    <w:left w:val="none" w:sz="0" w:space="0" w:color="auto"/>
                    <w:bottom w:val="none" w:sz="0" w:space="0" w:color="auto"/>
                    <w:right w:val="none" w:sz="0" w:space="0" w:color="auto"/>
                  </w:divBdr>
                </w:div>
                <w:div w:id="1274827723">
                  <w:marLeft w:val="0"/>
                  <w:marRight w:val="0"/>
                  <w:marTop w:val="0"/>
                  <w:marBottom w:val="0"/>
                  <w:divBdr>
                    <w:top w:val="none" w:sz="0" w:space="0" w:color="auto"/>
                    <w:left w:val="none" w:sz="0" w:space="0" w:color="auto"/>
                    <w:bottom w:val="none" w:sz="0" w:space="0" w:color="auto"/>
                    <w:right w:val="none" w:sz="0" w:space="0" w:color="auto"/>
                  </w:divBdr>
                </w:div>
                <w:div w:id="1096170958">
                  <w:marLeft w:val="0"/>
                  <w:marRight w:val="0"/>
                  <w:marTop w:val="0"/>
                  <w:marBottom w:val="0"/>
                  <w:divBdr>
                    <w:top w:val="none" w:sz="0" w:space="0" w:color="auto"/>
                    <w:left w:val="none" w:sz="0" w:space="0" w:color="auto"/>
                    <w:bottom w:val="none" w:sz="0" w:space="0" w:color="auto"/>
                    <w:right w:val="none" w:sz="0" w:space="0" w:color="auto"/>
                  </w:divBdr>
                </w:div>
                <w:div w:id="830800614">
                  <w:marLeft w:val="0"/>
                  <w:marRight w:val="0"/>
                  <w:marTop w:val="0"/>
                  <w:marBottom w:val="0"/>
                  <w:divBdr>
                    <w:top w:val="none" w:sz="0" w:space="0" w:color="auto"/>
                    <w:left w:val="none" w:sz="0" w:space="0" w:color="auto"/>
                    <w:bottom w:val="none" w:sz="0" w:space="0" w:color="auto"/>
                    <w:right w:val="none" w:sz="0" w:space="0" w:color="auto"/>
                  </w:divBdr>
                </w:div>
                <w:div w:id="983317449">
                  <w:marLeft w:val="0"/>
                  <w:marRight w:val="0"/>
                  <w:marTop w:val="0"/>
                  <w:marBottom w:val="0"/>
                  <w:divBdr>
                    <w:top w:val="none" w:sz="0" w:space="0" w:color="auto"/>
                    <w:left w:val="none" w:sz="0" w:space="0" w:color="auto"/>
                    <w:bottom w:val="none" w:sz="0" w:space="0" w:color="auto"/>
                    <w:right w:val="none" w:sz="0" w:space="0" w:color="auto"/>
                  </w:divBdr>
                </w:div>
                <w:div w:id="979189232">
                  <w:marLeft w:val="0"/>
                  <w:marRight w:val="0"/>
                  <w:marTop w:val="0"/>
                  <w:marBottom w:val="0"/>
                  <w:divBdr>
                    <w:top w:val="none" w:sz="0" w:space="0" w:color="auto"/>
                    <w:left w:val="none" w:sz="0" w:space="0" w:color="auto"/>
                    <w:bottom w:val="none" w:sz="0" w:space="0" w:color="auto"/>
                    <w:right w:val="none" w:sz="0" w:space="0" w:color="auto"/>
                  </w:divBdr>
                </w:div>
                <w:div w:id="844127283">
                  <w:marLeft w:val="0"/>
                  <w:marRight w:val="0"/>
                  <w:marTop w:val="0"/>
                  <w:marBottom w:val="0"/>
                  <w:divBdr>
                    <w:top w:val="none" w:sz="0" w:space="0" w:color="auto"/>
                    <w:left w:val="none" w:sz="0" w:space="0" w:color="auto"/>
                    <w:bottom w:val="none" w:sz="0" w:space="0" w:color="auto"/>
                    <w:right w:val="none" w:sz="0" w:space="0" w:color="auto"/>
                  </w:divBdr>
                </w:div>
                <w:div w:id="1190291260">
                  <w:marLeft w:val="0"/>
                  <w:marRight w:val="0"/>
                  <w:marTop w:val="0"/>
                  <w:marBottom w:val="0"/>
                  <w:divBdr>
                    <w:top w:val="none" w:sz="0" w:space="0" w:color="auto"/>
                    <w:left w:val="none" w:sz="0" w:space="0" w:color="auto"/>
                    <w:bottom w:val="none" w:sz="0" w:space="0" w:color="auto"/>
                    <w:right w:val="none" w:sz="0" w:space="0" w:color="auto"/>
                  </w:divBdr>
                </w:div>
                <w:div w:id="214388433">
                  <w:marLeft w:val="0"/>
                  <w:marRight w:val="0"/>
                  <w:marTop w:val="0"/>
                  <w:marBottom w:val="0"/>
                  <w:divBdr>
                    <w:top w:val="none" w:sz="0" w:space="0" w:color="auto"/>
                    <w:left w:val="none" w:sz="0" w:space="0" w:color="auto"/>
                    <w:bottom w:val="none" w:sz="0" w:space="0" w:color="auto"/>
                    <w:right w:val="none" w:sz="0" w:space="0" w:color="auto"/>
                  </w:divBdr>
                </w:div>
                <w:div w:id="876744539">
                  <w:marLeft w:val="0"/>
                  <w:marRight w:val="0"/>
                  <w:marTop w:val="0"/>
                  <w:marBottom w:val="0"/>
                  <w:divBdr>
                    <w:top w:val="none" w:sz="0" w:space="0" w:color="auto"/>
                    <w:left w:val="none" w:sz="0" w:space="0" w:color="auto"/>
                    <w:bottom w:val="none" w:sz="0" w:space="0" w:color="auto"/>
                    <w:right w:val="none" w:sz="0" w:space="0" w:color="auto"/>
                  </w:divBdr>
                </w:div>
                <w:div w:id="691228592">
                  <w:marLeft w:val="0"/>
                  <w:marRight w:val="0"/>
                  <w:marTop w:val="0"/>
                  <w:marBottom w:val="0"/>
                  <w:divBdr>
                    <w:top w:val="none" w:sz="0" w:space="0" w:color="auto"/>
                    <w:left w:val="none" w:sz="0" w:space="0" w:color="auto"/>
                    <w:bottom w:val="none" w:sz="0" w:space="0" w:color="auto"/>
                    <w:right w:val="none" w:sz="0" w:space="0" w:color="auto"/>
                  </w:divBdr>
                </w:div>
                <w:div w:id="893079152">
                  <w:marLeft w:val="0"/>
                  <w:marRight w:val="0"/>
                  <w:marTop w:val="0"/>
                  <w:marBottom w:val="0"/>
                  <w:divBdr>
                    <w:top w:val="none" w:sz="0" w:space="0" w:color="auto"/>
                    <w:left w:val="none" w:sz="0" w:space="0" w:color="auto"/>
                    <w:bottom w:val="none" w:sz="0" w:space="0" w:color="auto"/>
                    <w:right w:val="none" w:sz="0" w:space="0" w:color="auto"/>
                  </w:divBdr>
                </w:div>
                <w:div w:id="1309633828">
                  <w:marLeft w:val="0"/>
                  <w:marRight w:val="0"/>
                  <w:marTop w:val="0"/>
                  <w:marBottom w:val="0"/>
                  <w:divBdr>
                    <w:top w:val="none" w:sz="0" w:space="0" w:color="auto"/>
                    <w:left w:val="none" w:sz="0" w:space="0" w:color="auto"/>
                    <w:bottom w:val="none" w:sz="0" w:space="0" w:color="auto"/>
                    <w:right w:val="none" w:sz="0" w:space="0" w:color="auto"/>
                  </w:divBdr>
                </w:div>
                <w:div w:id="506485286">
                  <w:marLeft w:val="0"/>
                  <w:marRight w:val="0"/>
                  <w:marTop w:val="0"/>
                  <w:marBottom w:val="0"/>
                  <w:divBdr>
                    <w:top w:val="none" w:sz="0" w:space="0" w:color="auto"/>
                    <w:left w:val="none" w:sz="0" w:space="0" w:color="auto"/>
                    <w:bottom w:val="none" w:sz="0" w:space="0" w:color="auto"/>
                    <w:right w:val="none" w:sz="0" w:space="0" w:color="auto"/>
                  </w:divBdr>
                </w:div>
                <w:div w:id="167524841">
                  <w:marLeft w:val="0"/>
                  <w:marRight w:val="0"/>
                  <w:marTop w:val="0"/>
                  <w:marBottom w:val="0"/>
                  <w:divBdr>
                    <w:top w:val="none" w:sz="0" w:space="0" w:color="auto"/>
                    <w:left w:val="none" w:sz="0" w:space="0" w:color="auto"/>
                    <w:bottom w:val="none" w:sz="0" w:space="0" w:color="auto"/>
                    <w:right w:val="none" w:sz="0" w:space="0" w:color="auto"/>
                  </w:divBdr>
                </w:div>
                <w:div w:id="1224951370">
                  <w:marLeft w:val="0"/>
                  <w:marRight w:val="0"/>
                  <w:marTop w:val="0"/>
                  <w:marBottom w:val="0"/>
                  <w:divBdr>
                    <w:top w:val="none" w:sz="0" w:space="0" w:color="auto"/>
                    <w:left w:val="none" w:sz="0" w:space="0" w:color="auto"/>
                    <w:bottom w:val="none" w:sz="0" w:space="0" w:color="auto"/>
                    <w:right w:val="none" w:sz="0" w:space="0" w:color="auto"/>
                  </w:divBdr>
                </w:div>
                <w:div w:id="802039899">
                  <w:marLeft w:val="0"/>
                  <w:marRight w:val="0"/>
                  <w:marTop w:val="0"/>
                  <w:marBottom w:val="0"/>
                  <w:divBdr>
                    <w:top w:val="none" w:sz="0" w:space="0" w:color="auto"/>
                    <w:left w:val="none" w:sz="0" w:space="0" w:color="auto"/>
                    <w:bottom w:val="none" w:sz="0" w:space="0" w:color="auto"/>
                    <w:right w:val="none" w:sz="0" w:space="0" w:color="auto"/>
                  </w:divBdr>
                </w:div>
                <w:div w:id="1358383280">
                  <w:marLeft w:val="0"/>
                  <w:marRight w:val="0"/>
                  <w:marTop w:val="0"/>
                  <w:marBottom w:val="0"/>
                  <w:divBdr>
                    <w:top w:val="none" w:sz="0" w:space="0" w:color="auto"/>
                    <w:left w:val="none" w:sz="0" w:space="0" w:color="auto"/>
                    <w:bottom w:val="none" w:sz="0" w:space="0" w:color="auto"/>
                    <w:right w:val="none" w:sz="0" w:space="0" w:color="auto"/>
                  </w:divBdr>
                </w:div>
              </w:divsChild>
            </w:div>
            <w:div w:id="1158502786">
              <w:marLeft w:val="0"/>
              <w:marRight w:val="0"/>
              <w:marTop w:val="0"/>
              <w:marBottom w:val="0"/>
              <w:divBdr>
                <w:top w:val="none" w:sz="0" w:space="0" w:color="auto"/>
                <w:left w:val="none" w:sz="0" w:space="0" w:color="auto"/>
                <w:bottom w:val="none" w:sz="0" w:space="0" w:color="auto"/>
                <w:right w:val="none" w:sz="0" w:space="0" w:color="auto"/>
              </w:divBdr>
            </w:div>
            <w:div w:id="1827940797">
              <w:marLeft w:val="0"/>
              <w:marRight w:val="0"/>
              <w:marTop w:val="0"/>
              <w:marBottom w:val="0"/>
              <w:divBdr>
                <w:top w:val="none" w:sz="0" w:space="0" w:color="auto"/>
                <w:left w:val="none" w:sz="0" w:space="0" w:color="auto"/>
                <w:bottom w:val="none" w:sz="0" w:space="0" w:color="auto"/>
                <w:right w:val="none" w:sz="0" w:space="0" w:color="auto"/>
              </w:divBdr>
            </w:div>
          </w:divsChild>
        </w:div>
        <w:div w:id="1497500429">
          <w:marLeft w:val="0"/>
          <w:marRight w:val="0"/>
          <w:marTop w:val="0"/>
          <w:marBottom w:val="0"/>
          <w:divBdr>
            <w:top w:val="none" w:sz="0" w:space="0" w:color="auto"/>
            <w:left w:val="none" w:sz="0" w:space="0" w:color="auto"/>
            <w:bottom w:val="none" w:sz="0" w:space="0" w:color="auto"/>
            <w:right w:val="none" w:sz="0" w:space="0" w:color="auto"/>
          </w:divBdr>
          <w:divsChild>
            <w:div w:id="98187335">
              <w:marLeft w:val="0"/>
              <w:marRight w:val="0"/>
              <w:marTop w:val="0"/>
              <w:marBottom w:val="0"/>
              <w:divBdr>
                <w:top w:val="none" w:sz="0" w:space="0" w:color="auto"/>
                <w:left w:val="none" w:sz="0" w:space="0" w:color="auto"/>
                <w:bottom w:val="none" w:sz="0" w:space="0" w:color="auto"/>
                <w:right w:val="none" w:sz="0" w:space="0" w:color="auto"/>
              </w:divBdr>
            </w:div>
            <w:div w:id="640961813">
              <w:marLeft w:val="0"/>
              <w:marRight w:val="0"/>
              <w:marTop w:val="0"/>
              <w:marBottom w:val="0"/>
              <w:divBdr>
                <w:top w:val="none" w:sz="0" w:space="0" w:color="auto"/>
                <w:left w:val="none" w:sz="0" w:space="0" w:color="auto"/>
                <w:bottom w:val="none" w:sz="0" w:space="0" w:color="auto"/>
                <w:right w:val="none" w:sz="0" w:space="0" w:color="auto"/>
              </w:divBdr>
            </w:div>
            <w:div w:id="1124156919">
              <w:marLeft w:val="0"/>
              <w:marRight w:val="0"/>
              <w:marTop w:val="0"/>
              <w:marBottom w:val="0"/>
              <w:divBdr>
                <w:top w:val="none" w:sz="0" w:space="0" w:color="auto"/>
                <w:left w:val="none" w:sz="0" w:space="0" w:color="auto"/>
                <w:bottom w:val="none" w:sz="0" w:space="0" w:color="auto"/>
                <w:right w:val="none" w:sz="0" w:space="0" w:color="auto"/>
              </w:divBdr>
            </w:div>
            <w:div w:id="632828280">
              <w:marLeft w:val="0"/>
              <w:marRight w:val="0"/>
              <w:marTop w:val="0"/>
              <w:marBottom w:val="0"/>
              <w:divBdr>
                <w:top w:val="none" w:sz="0" w:space="0" w:color="auto"/>
                <w:left w:val="none" w:sz="0" w:space="0" w:color="auto"/>
                <w:bottom w:val="none" w:sz="0" w:space="0" w:color="auto"/>
                <w:right w:val="none" w:sz="0" w:space="0" w:color="auto"/>
              </w:divBdr>
            </w:div>
            <w:div w:id="1553418101">
              <w:marLeft w:val="0"/>
              <w:marRight w:val="0"/>
              <w:marTop w:val="0"/>
              <w:marBottom w:val="0"/>
              <w:divBdr>
                <w:top w:val="none" w:sz="0" w:space="0" w:color="auto"/>
                <w:left w:val="none" w:sz="0" w:space="0" w:color="auto"/>
                <w:bottom w:val="none" w:sz="0" w:space="0" w:color="auto"/>
                <w:right w:val="none" w:sz="0" w:space="0" w:color="auto"/>
              </w:divBdr>
            </w:div>
            <w:div w:id="1832794707">
              <w:marLeft w:val="0"/>
              <w:marRight w:val="0"/>
              <w:marTop w:val="0"/>
              <w:marBottom w:val="0"/>
              <w:divBdr>
                <w:top w:val="none" w:sz="0" w:space="0" w:color="auto"/>
                <w:left w:val="none" w:sz="0" w:space="0" w:color="auto"/>
                <w:bottom w:val="none" w:sz="0" w:space="0" w:color="auto"/>
                <w:right w:val="none" w:sz="0" w:space="0" w:color="auto"/>
              </w:divBdr>
            </w:div>
            <w:div w:id="640577460">
              <w:marLeft w:val="0"/>
              <w:marRight w:val="0"/>
              <w:marTop w:val="0"/>
              <w:marBottom w:val="0"/>
              <w:divBdr>
                <w:top w:val="none" w:sz="0" w:space="0" w:color="auto"/>
                <w:left w:val="none" w:sz="0" w:space="0" w:color="auto"/>
                <w:bottom w:val="none" w:sz="0" w:space="0" w:color="auto"/>
                <w:right w:val="none" w:sz="0" w:space="0" w:color="auto"/>
              </w:divBdr>
            </w:div>
            <w:div w:id="69666013">
              <w:marLeft w:val="0"/>
              <w:marRight w:val="0"/>
              <w:marTop w:val="0"/>
              <w:marBottom w:val="0"/>
              <w:divBdr>
                <w:top w:val="none" w:sz="0" w:space="0" w:color="auto"/>
                <w:left w:val="none" w:sz="0" w:space="0" w:color="auto"/>
                <w:bottom w:val="none" w:sz="0" w:space="0" w:color="auto"/>
                <w:right w:val="none" w:sz="0" w:space="0" w:color="auto"/>
              </w:divBdr>
            </w:div>
            <w:div w:id="737358242">
              <w:marLeft w:val="0"/>
              <w:marRight w:val="0"/>
              <w:marTop w:val="0"/>
              <w:marBottom w:val="0"/>
              <w:divBdr>
                <w:top w:val="none" w:sz="0" w:space="0" w:color="auto"/>
                <w:left w:val="none" w:sz="0" w:space="0" w:color="auto"/>
                <w:bottom w:val="none" w:sz="0" w:space="0" w:color="auto"/>
                <w:right w:val="none" w:sz="0" w:space="0" w:color="auto"/>
              </w:divBdr>
            </w:div>
            <w:div w:id="540822856">
              <w:marLeft w:val="0"/>
              <w:marRight w:val="0"/>
              <w:marTop w:val="0"/>
              <w:marBottom w:val="0"/>
              <w:divBdr>
                <w:top w:val="none" w:sz="0" w:space="0" w:color="auto"/>
                <w:left w:val="none" w:sz="0" w:space="0" w:color="auto"/>
                <w:bottom w:val="none" w:sz="0" w:space="0" w:color="auto"/>
                <w:right w:val="none" w:sz="0" w:space="0" w:color="auto"/>
              </w:divBdr>
            </w:div>
            <w:div w:id="1857839441">
              <w:marLeft w:val="0"/>
              <w:marRight w:val="0"/>
              <w:marTop w:val="0"/>
              <w:marBottom w:val="0"/>
              <w:divBdr>
                <w:top w:val="none" w:sz="0" w:space="0" w:color="auto"/>
                <w:left w:val="none" w:sz="0" w:space="0" w:color="auto"/>
                <w:bottom w:val="none" w:sz="0" w:space="0" w:color="auto"/>
                <w:right w:val="none" w:sz="0" w:space="0" w:color="auto"/>
              </w:divBdr>
            </w:div>
            <w:div w:id="363872553">
              <w:marLeft w:val="0"/>
              <w:marRight w:val="0"/>
              <w:marTop w:val="0"/>
              <w:marBottom w:val="0"/>
              <w:divBdr>
                <w:top w:val="none" w:sz="0" w:space="0" w:color="auto"/>
                <w:left w:val="none" w:sz="0" w:space="0" w:color="auto"/>
                <w:bottom w:val="none" w:sz="0" w:space="0" w:color="auto"/>
                <w:right w:val="none" w:sz="0" w:space="0" w:color="auto"/>
              </w:divBdr>
            </w:div>
            <w:div w:id="1245190982">
              <w:marLeft w:val="0"/>
              <w:marRight w:val="0"/>
              <w:marTop w:val="0"/>
              <w:marBottom w:val="0"/>
              <w:divBdr>
                <w:top w:val="none" w:sz="0" w:space="0" w:color="auto"/>
                <w:left w:val="none" w:sz="0" w:space="0" w:color="auto"/>
                <w:bottom w:val="none" w:sz="0" w:space="0" w:color="auto"/>
                <w:right w:val="none" w:sz="0" w:space="0" w:color="auto"/>
              </w:divBdr>
            </w:div>
            <w:div w:id="1852141894">
              <w:marLeft w:val="0"/>
              <w:marRight w:val="0"/>
              <w:marTop w:val="0"/>
              <w:marBottom w:val="0"/>
              <w:divBdr>
                <w:top w:val="none" w:sz="0" w:space="0" w:color="auto"/>
                <w:left w:val="none" w:sz="0" w:space="0" w:color="auto"/>
                <w:bottom w:val="none" w:sz="0" w:space="0" w:color="auto"/>
                <w:right w:val="none" w:sz="0" w:space="0" w:color="auto"/>
              </w:divBdr>
            </w:div>
            <w:div w:id="842940648">
              <w:marLeft w:val="0"/>
              <w:marRight w:val="0"/>
              <w:marTop w:val="0"/>
              <w:marBottom w:val="0"/>
              <w:divBdr>
                <w:top w:val="none" w:sz="0" w:space="0" w:color="auto"/>
                <w:left w:val="none" w:sz="0" w:space="0" w:color="auto"/>
                <w:bottom w:val="none" w:sz="0" w:space="0" w:color="auto"/>
                <w:right w:val="none" w:sz="0" w:space="0" w:color="auto"/>
              </w:divBdr>
            </w:div>
            <w:div w:id="247034991">
              <w:marLeft w:val="0"/>
              <w:marRight w:val="0"/>
              <w:marTop w:val="0"/>
              <w:marBottom w:val="0"/>
              <w:divBdr>
                <w:top w:val="none" w:sz="0" w:space="0" w:color="auto"/>
                <w:left w:val="none" w:sz="0" w:space="0" w:color="auto"/>
                <w:bottom w:val="none" w:sz="0" w:space="0" w:color="auto"/>
                <w:right w:val="none" w:sz="0" w:space="0" w:color="auto"/>
              </w:divBdr>
            </w:div>
            <w:div w:id="1770155095">
              <w:marLeft w:val="0"/>
              <w:marRight w:val="0"/>
              <w:marTop w:val="0"/>
              <w:marBottom w:val="0"/>
              <w:divBdr>
                <w:top w:val="none" w:sz="0" w:space="0" w:color="auto"/>
                <w:left w:val="none" w:sz="0" w:space="0" w:color="auto"/>
                <w:bottom w:val="none" w:sz="0" w:space="0" w:color="auto"/>
                <w:right w:val="none" w:sz="0" w:space="0" w:color="auto"/>
              </w:divBdr>
            </w:div>
            <w:div w:id="2109502853">
              <w:marLeft w:val="0"/>
              <w:marRight w:val="0"/>
              <w:marTop w:val="0"/>
              <w:marBottom w:val="0"/>
              <w:divBdr>
                <w:top w:val="none" w:sz="0" w:space="0" w:color="auto"/>
                <w:left w:val="none" w:sz="0" w:space="0" w:color="auto"/>
                <w:bottom w:val="none" w:sz="0" w:space="0" w:color="auto"/>
                <w:right w:val="none" w:sz="0" w:space="0" w:color="auto"/>
              </w:divBdr>
            </w:div>
            <w:div w:id="699819010">
              <w:marLeft w:val="0"/>
              <w:marRight w:val="0"/>
              <w:marTop w:val="0"/>
              <w:marBottom w:val="0"/>
              <w:divBdr>
                <w:top w:val="none" w:sz="0" w:space="0" w:color="auto"/>
                <w:left w:val="none" w:sz="0" w:space="0" w:color="auto"/>
                <w:bottom w:val="none" w:sz="0" w:space="0" w:color="auto"/>
                <w:right w:val="none" w:sz="0" w:space="0" w:color="auto"/>
              </w:divBdr>
            </w:div>
            <w:div w:id="928385526">
              <w:marLeft w:val="0"/>
              <w:marRight w:val="0"/>
              <w:marTop w:val="0"/>
              <w:marBottom w:val="0"/>
              <w:divBdr>
                <w:top w:val="none" w:sz="0" w:space="0" w:color="auto"/>
                <w:left w:val="none" w:sz="0" w:space="0" w:color="auto"/>
                <w:bottom w:val="none" w:sz="0" w:space="0" w:color="auto"/>
                <w:right w:val="none" w:sz="0" w:space="0" w:color="auto"/>
              </w:divBdr>
            </w:div>
            <w:div w:id="672997868">
              <w:marLeft w:val="0"/>
              <w:marRight w:val="0"/>
              <w:marTop w:val="0"/>
              <w:marBottom w:val="0"/>
              <w:divBdr>
                <w:top w:val="none" w:sz="0" w:space="0" w:color="auto"/>
                <w:left w:val="none" w:sz="0" w:space="0" w:color="auto"/>
                <w:bottom w:val="none" w:sz="0" w:space="0" w:color="auto"/>
                <w:right w:val="none" w:sz="0" w:space="0" w:color="auto"/>
              </w:divBdr>
            </w:div>
            <w:div w:id="1552376314">
              <w:marLeft w:val="0"/>
              <w:marRight w:val="0"/>
              <w:marTop w:val="0"/>
              <w:marBottom w:val="0"/>
              <w:divBdr>
                <w:top w:val="none" w:sz="0" w:space="0" w:color="auto"/>
                <w:left w:val="none" w:sz="0" w:space="0" w:color="auto"/>
                <w:bottom w:val="none" w:sz="0" w:space="0" w:color="auto"/>
                <w:right w:val="none" w:sz="0" w:space="0" w:color="auto"/>
              </w:divBdr>
            </w:div>
            <w:div w:id="1380521038">
              <w:marLeft w:val="0"/>
              <w:marRight w:val="0"/>
              <w:marTop w:val="0"/>
              <w:marBottom w:val="0"/>
              <w:divBdr>
                <w:top w:val="none" w:sz="0" w:space="0" w:color="auto"/>
                <w:left w:val="none" w:sz="0" w:space="0" w:color="auto"/>
                <w:bottom w:val="none" w:sz="0" w:space="0" w:color="auto"/>
                <w:right w:val="none" w:sz="0" w:space="0" w:color="auto"/>
              </w:divBdr>
            </w:div>
            <w:div w:id="30033570">
              <w:marLeft w:val="0"/>
              <w:marRight w:val="0"/>
              <w:marTop w:val="0"/>
              <w:marBottom w:val="0"/>
              <w:divBdr>
                <w:top w:val="none" w:sz="0" w:space="0" w:color="auto"/>
                <w:left w:val="none" w:sz="0" w:space="0" w:color="auto"/>
                <w:bottom w:val="none" w:sz="0" w:space="0" w:color="auto"/>
                <w:right w:val="none" w:sz="0" w:space="0" w:color="auto"/>
              </w:divBdr>
            </w:div>
            <w:div w:id="1671059004">
              <w:marLeft w:val="0"/>
              <w:marRight w:val="0"/>
              <w:marTop w:val="0"/>
              <w:marBottom w:val="0"/>
              <w:divBdr>
                <w:top w:val="none" w:sz="0" w:space="0" w:color="auto"/>
                <w:left w:val="none" w:sz="0" w:space="0" w:color="auto"/>
                <w:bottom w:val="none" w:sz="0" w:space="0" w:color="auto"/>
                <w:right w:val="none" w:sz="0" w:space="0" w:color="auto"/>
              </w:divBdr>
            </w:div>
            <w:div w:id="1594127134">
              <w:marLeft w:val="0"/>
              <w:marRight w:val="0"/>
              <w:marTop w:val="0"/>
              <w:marBottom w:val="0"/>
              <w:divBdr>
                <w:top w:val="none" w:sz="0" w:space="0" w:color="auto"/>
                <w:left w:val="none" w:sz="0" w:space="0" w:color="auto"/>
                <w:bottom w:val="none" w:sz="0" w:space="0" w:color="auto"/>
                <w:right w:val="none" w:sz="0" w:space="0" w:color="auto"/>
              </w:divBdr>
            </w:div>
            <w:div w:id="2028407383">
              <w:marLeft w:val="0"/>
              <w:marRight w:val="0"/>
              <w:marTop w:val="0"/>
              <w:marBottom w:val="0"/>
              <w:divBdr>
                <w:top w:val="none" w:sz="0" w:space="0" w:color="auto"/>
                <w:left w:val="none" w:sz="0" w:space="0" w:color="auto"/>
                <w:bottom w:val="none" w:sz="0" w:space="0" w:color="auto"/>
                <w:right w:val="none" w:sz="0" w:space="0" w:color="auto"/>
              </w:divBdr>
            </w:div>
            <w:div w:id="1010765105">
              <w:marLeft w:val="0"/>
              <w:marRight w:val="0"/>
              <w:marTop w:val="0"/>
              <w:marBottom w:val="0"/>
              <w:divBdr>
                <w:top w:val="none" w:sz="0" w:space="0" w:color="auto"/>
                <w:left w:val="none" w:sz="0" w:space="0" w:color="auto"/>
                <w:bottom w:val="none" w:sz="0" w:space="0" w:color="auto"/>
                <w:right w:val="none" w:sz="0" w:space="0" w:color="auto"/>
              </w:divBdr>
            </w:div>
            <w:div w:id="410322528">
              <w:marLeft w:val="0"/>
              <w:marRight w:val="0"/>
              <w:marTop w:val="0"/>
              <w:marBottom w:val="0"/>
              <w:divBdr>
                <w:top w:val="none" w:sz="0" w:space="0" w:color="auto"/>
                <w:left w:val="none" w:sz="0" w:space="0" w:color="auto"/>
                <w:bottom w:val="none" w:sz="0" w:space="0" w:color="auto"/>
                <w:right w:val="none" w:sz="0" w:space="0" w:color="auto"/>
              </w:divBdr>
            </w:div>
            <w:div w:id="417142557">
              <w:marLeft w:val="0"/>
              <w:marRight w:val="0"/>
              <w:marTop w:val="0"/>
              <w:marBottom w:val="0"/>
              <w:divBdr>
                <w:top w:val="none" w:sz="0" w:space="0" w:color="auto"/>
                <w:left w:val="none" w:sz="0" w:space="0" w:color="auto"/>
                <w:bottom w:val="none" w:sz="0" w:space="0" w:color="auto"/>
                <w:right w:val="none" w:sz="0" w:space="0" w:color="auto"/>
              </w:divBdr>
            </w:div>
            <w:div w:id="1170608847">
              <w:marLeft w:val="0"/>
              <w:marRight w:val="0"/>
              <w:marTop w:val="0"/>
              <w:marBottom w:val="0"/>
              <w:divBdr>
                <w:top w:val="none" w:sz="0" w:space="0" w:color="auto"/>
                <w:left w:val="none" w:sz="0" w:space="0" w:color="auto"/>
                <w:bottom w:val="none" w:sz="0" w:space="0" w:color="auto"/>
                <w:right w:val="none" w:sz="0" w:space="0" w:color="auto"/>
              </w:divBdr>
            </w:div>
            <w:div w:id="426728488">
              <w:marLeft w:val="0"/>
              <w:marRight w:val="0"/>
              <w:marTop w:val="0"/>
              <w:marBottom w:val="0"/>
              <w:divBdr>
                <w:top w:val="none" w:sz="0" w:space="0" w:color="auto"/>
                <w:left w:val="none" w:sz="0" w:space="0" w:color="auto"/>
                <w:bottom w:val="none" w:sz="0" w:space="0" w:color="auto"/>
                <w:right w:val="none" w:sz="0" w:space="0" w:color="auto"/>
              </w:divBdr>
            </w:div>
            <w:div w:id="146826181">
              <w:marLeft w:val="0"/>
              <w:marRight w:val="0"/>
              <w:marTop w:val="0"/>
              <w:marBottom w:val="0"/>
              <w:divBdr>
                <w:top w:val="none" w:sz="0" w:space="0" w:color="auto"/>
                <w:left w:val="none" w:sz="0" w:space="0" w:color="auto"/>
                <w:bottom w:val="none" w:sz="0" w:space="0" w:color="auto"/>
                <w:right w:val="none" w:sz="0" w:space="0" w:color="auto"/>
              </w:divBdr>
            </w:div>
            <w:div w:id="310866219">
              <w:marLeft w:val="0"/>
              <w:marRight w:val="0"/>
              <w:marTop w:val="0"/>
              <w:marBottom w:val="0"/>
              <w:divBdr>
                <w:top w:val="none" w:sz="0" w:space="0" w:color="auto"/>
                <w:left w:val="none" w:sz="0" w:space="0" w:color="auto"/>
                <w:bottom w:val="none" w:sz="0" w:space="0" w:color="auto"/>
                <w:right w:val="none" w:sz="0" w:space="0" w:color="auto"/>
              </w:divBdr>
            </w:div>
            <w:div w:id="956176033">
              <w:marLeft w:val="0"/>
              <w:marRight w:val="0"/>
              <w:marTop w:val="0"/>
              <w:marBottom w:val="0"/>
              <w:divBdr>
                <w:top w:val="none" w:sz="0" w:space="0" w:color="auto"/>
                <w:left w:val="none" w:sz="0" w:space="0" w:color="auto"/>
                <w:bottom w:val="none" w:sz="0" w:space="0" w:color="auto"/>
                <w:right w:val="none" w:sz="0" w:space="0" w:color="auto"/>
              </w:divBdr>
            </w:div>
            <w:div w:id="620500439">
              <w:marLeft w:val="0"/>
              <w:marRight w:val="0"/>
              <w:marTop w:val="0"/>
              <w:marBottom w:val="0"/>
              <w:divBdr>
                <w:top w:val="none" w:sz="0" w:space="0" w:color="auto"/>
                <w:left w:val="none" w:sz="0" w:space="0" w:color="auto"/>
                <w:bottom w:val="none" w:sz="0" w:space="0" w:color="auto"/>
                <w:right w:val="none" w:sz="0" w:space="0" w:color="auto"/>
              </w:divBdr>
            </w:div>
            <w:div w:id="2006397323">
              <w:marLeft w:val="0"/>
              <w:marRight w:val="0"/>
              <w:marTop w:val="0"/>
              <w:marBottom w:val="0"/>
              <w:divBdr>
                <w:top w:val="none" w:sz="0" w:space="0" w:color="auto"/>
                <w:left w:val="none" w:sz="0" w:space="0" w:color="auto"/>
                <w:bottom w:val="none" w:sz="0" w:space="0" w:color="auto"/>
                <w:right w:val="none" w:sz="0" w:space="0" w:color="auto"/>
              </w:divBdr>
            </w:div>
            <w:div w:id="661809840">
              <w:marLeft w:val="0"/>
              <w:marRight w:val="0"/>
              <w:marTop w:val="0"/>
              <w:marBottom w:val="0"/>
              <w:divBdr>
                <w:top w:val="none" w:sz="0" w:space="0" w:color="auto"/>
                <w:left w:val="none" w:sz="0" w:space="0" w:color="auto"/>
                <w:bottom w:val="none" w:sz="0" w:space="0" w:color="auto"/>
                <w:right w:val="none" w:sz="0" w:space="0" w:color="auto"/>
              </w:divBdr>
            </w:div>
            <w:div w:id="2099904579">
              <w:marLeft w:val="0"/>
              <w:marRight w:val="0"/>
              <w:marTop w:val="0"/>
              <w:marBottom w:val="0"/>
              <w:divBdr>
                <w:top w:val="none" w:sz="0" w:space="0" w:color="auto"/>
                <w:left w:val="none" w:sz="0" w:space="0" w:color="auto"/>
                <w:bottom w:val="none" w:sz="0" w:space="0" w:color="auto"/>
                <w:right w:val="none" w:sz="0" w:space="0" w:color="auto"/>
              </w:divBdr>
            </w:div>
            <w:div w:id="460418245">
              <w:marLeft w:val="0"/>
              <w:marRight w:val="0"/>
              <w:marTop w:val="0"/>
              <w:marBottom w:val="0"/>
              <w:divBdr>
                <w:top w:val="none" w:sz="0" w:space="0" w:color="auto"/>
                <w:left w:val="none" w:sz="0" w:space="0" w:color="auto"/>
                <w:bottom w:val="none" w:sz="0" w:space="0" w:color="auto"/>
                <w:right w:val="none" w:sz="0" w:space="0" w:color="auto"/>
              </w:divBdr>
            </w:div>
            <w:div w:id="1771320269">
              <w:marLeft w:val="0"/>
              <w:marRight w:val="0"/>
              <w:marTop w:val="0"/>
              <w:marBottom w:val="0"/>
              <w:divBdr>
                <w:top w:val="none" w:sz="0" w:space="0" w:color="auto"/>
                <w:left w:val="none" w:sz="0" w:space="0" w:color="auto"/>
                <w:bottom w:val="none" w:sz="0" w:space="0" w:color="auto"/>
                <w:right w:val="none" w:sz="0" w:space="0" w:color="auto"/>
              </w:divBdr>
            </w:div>
            <w:div w:id="1429957924">
              <w:marLeft w:val="0"/>
              <w:marRight w:val="0"/>
              <w:marTop w:val="0"/>
              <w:marBottom w:val="0"/>
              <w:divBdr>
                <w:top w:val="none" w:sz="0" w:space="0" w:color="auto"/>
                <w:left w:val="none" w:sz="0" w:space="0" w:color="auto"/>
                <w:bottom w:val="none" w:sz="0" w:space="0" w:color="auto"/>
                <w:right w:val="none" w:sz="0" w:space="0" w:color="auto"/>
              </w:divBdr>
            </w:div>
            <w:div w:id="780148424">
              <w:marLeft w:val="0"/>
              <w:marRight w:val="0"/>
              <w:marTop w:val="0"/>
              <w:marBottom w:val="0"/>
              <w:divBdr>
                <w:top w:val="none" w:sz="0" w:space="0" w:color="auto"/>
                <w:left w:val="none" w:sz="0" w:space="0" w:color="auto"/>
                <w:bottom w:val="none" w:sz="0" w:space="0" w:color="auto"/>
                <w:right w:val="none" w:sz="0" w:space="0" w:color="auto"/>
              </w:divBdr>
            </w:div>
            <w:div w:id="1664120090">
              <w:marLeft w:val="0"/>
              <w:marRight w:val="0"/>
              <w:marTop w:val="0"/>
              <w:marBottom w:val="0"/>
              <w:divBdr>
                <w:top w:val="none" w:sz="0" w:space="0" w:color="auto"/>
                <w:left w:val="none" w:sz="0" w:space="0" w:color="auto"/>
                <w:bottom w:val="none" w:sz="0" w:space="0" w:color="auto"/>
                <w:right w:val="none" w:sz="0" w:space="0" w:color="auto"/>
              </w:divBdr>
            </w:div>
            <w:div w:id="262347843">
              <w:marLeft w:val="0"/>
              <w:marRight w:val="0"/>
              <w:marTop w:val="0"/>
              <w:marBottom w:val="0"/>
              <w:divBdr>
                <w:top w:val="none" w:sz="0" w:space="0" w:color="auto"/>
                <w:left w:val="none" w:sz="0" w:space="0" w:color="auto"/>
                <w:bottom w:val="none" w:sz="0" w:space="0" w:color="auto"/>
                <w:right w:val="none" w:sz="0" w:space="0" w:color="auto"/>
              </w:divBdr>
            </w:div>
            <w:div w:id="979573898">
              <w:marLeft w:val="0"/>
              <w:marRight w:val="0"/>
              <w:marTop w:val="0"/>
              <w:marBottom w:val="0"/>
              <w:divBdr>
                <w:top w:val="none" w:sz="0" w:space="0" w:color="auto"/>
                <w:left w:val="none" w:sz="0" w:space="0" w:color="auto"/>
                <w:bottom w:val="none" w:sz="0" w:space="0" w:color="auto"/>
                <w:right w:val="none" w:sz="0" w:space="0" w:color="auto"/>
              </w:divBdr>
            </w:div>
            <w:div w:id="1950503684">
              <w:marLeft w:val="0"/>
              <w:marRight w:val="0"/>
              <w:marTop w:val="0"/>
              <w:marBottom w:val="0"/>
              <w:divBdr>
                <w:top w:val="none" w:sz="0" w:space="0" w:color="auto"/>
                <w:left w:val="none" w:sz="0" w:space="0" w:color="auto"/>
                <w:bottom w:val="none" w:sz="0" w:space="0" w:color="auto"/>
                <w:right w:val="none" w:sz="0" w:space="0" w:color="auto"/>
              </w:divBdr>
            </w:div>
            <w:div w:id="1785922195">
              <w:marLeft w:val="0"/>
              <w:marRight w:val="0"/>
              <w:marTop w:val="0"/>
              <w:marBottom w:val="0"/>
              <w:divBdr>
                <w:top w:val="none" w:sz="0" w:space="0" w:color="auto"/>
                <w:left w:val="none" w:sz="0" w:space="0" w:color="auto"/>
                <w:bottom w:val="none" w:sz="0" w:space="0" w:color="auto"/>
                <w:right w:val="none" w:sz="0" w:space="0" w:color="auto"/>
              </w:divBdr>
            </w:div>
            <w:div w:id="1278634929">
              <w:marLeft w:val="0"/>
              <w:marRight w:val="0"/>
              <w:marTop w:val="0"/>
              <w:marBottom w:val="0"/>
              <w:divBdr>
                <w:top w:val="none" w:sz="0" w:space="0" w:color="auto"/>
                <w:left w:val="none" w:sz="0" w:space="0" w:color="auto"/>
                <w:bottom w:val="none" w:sz="0" w:space="0" w:color="auto"/>
                <w:right w:val="none" w:sz="0" w:space="0" w:color="auto"/>
              </w:divBdr>
            </w:div>
            <w:div w:id="163908689">
              <w:marLeft w:val="0"/>
              <w:marRight w:val="0"/>
              <w:marTop w:val="0"/>
              <w:marBottom w:val="0"/>
              <w:divBdr>
                <w:top w:val="none" w:sz="0" w:space="0" w:color="auto"/>
                <w:left w:val="none" w:sz="0" w:space="0" w:color="auto"/>
                <w:bottom w:val="none" w:sz="0" w:space="0" w:color="auto"/>
                <w:right w:val="none" w:sz="0" w:space="0" w:color="auto"/>
              </w:divBdr>
            </w:div>
            <w:div w:id="2027051275">
              <w:marLeft w:val="0"/>
              <w:marRight w:val="0"/>
              <w:marTop w:val="0"/>
              <w:marBottom w:val="0"/>
              <w:divBdr>
                <w:top w:val="none" w:sz="0" w:space="0" w:color="auto"/>
                <w:left w:val="none" w:sz="0" w:space="0" w:color="auto"/>
                <w:bottom w:val="none" w:sz="0" w:space="0" w:color="auto"/>
                <w:right w:val="none" w:sz="0" w:space="0" w:color="auto"/>
              </w:divBdr>
            </w:div>
            <w:div w:id="278032660">
              <w:marLeft w:val="0"/>
              <w:marRight w:val="0"/>
              <w:marTop w:val="0"/>
              <w:marBottom w:val="0"/>
              <w:divBdr>
                <w:top w:val="none" w:sz="0" w:space="0" w:color="auto"/>
                <w:left w:val="none" w:sz="0" w:space="0" w:color="auto"/>
                <w:bottom w:val="none" w:sz="0" w:space="0" w:color="auto"/>
                <w:right w:val="none" w:sz="0" w:space="0" w:color="auto"/>
              </w:divBdr>
            </w:div>
            <w:div w:id="1009790841">
              <w:marLeft w:val="0"/>
              <w:marRight w:val="0"/>
              <w:marTop w:val="0"/>
              <w:marBottom w:val="0"/>
              <w:divBdr>
                <w:top w:val="none" w:sz="0" w:space="0" w:color="auto"/>
                <w:left w:val="none" w:sz="0" w:space="0" w:color="auto"/>
                <w:bottom w:val="none" w:sz="0" w:space="0" w:color="auto"/>
                <w:right w:val="none" w:sz="0" w:space="0" w:color="auto"/>
              </w:divBdr>
            </w:div>
            <w:div w:id="1397699560">
              <w:marLeft w:val="0"/>
              <w:marRight w:val="0"/>
              <w:marTop w:val="0"/>
              <w:marBottom w:val="0"/>
              <w:divBdr>
                <w:top w:val="none" w:sz="0" w:space="0" w:color="auto"/>
                <w:left w:val="none" w:sz="0" w:space="0" w:color="auto"/>
                <w:bottom w:val="none" w:sz="0" w:space="0" w:color="auto"/>
                <w:right w:val="none" w:sz="0" w:space="0" w:color="auto"/>
              </w:divBdr>
            </w:div>
            <w:div w:id="1427264951">
              <w:marLeft w:val="0"/>
              <w:marRight w:val="0"/>
              <w:marTop w:val="0"/>
              <w:marBottom w:val="0"/>
              <w:divBdr>
                <w:top w:val="none" w:sz="0" w:space="0" w:color="auto"/>
                <w:left w:val="none" w:sz="0" w:space="0" w:color="auto"/>
                <w:bottom w:val="none" w:sz="0" w:space="0" w:color="auto"/>
                <w:right w:val="none" w:sz="0" w:space="0" w:color="auto"/>
              </w:divBdr>
            </w:div>
            <w:div w:id="2011642628">
              <w:marLeft w:val="0"/>
              <w:marRight w:val="0"/>
              <w:marTop w:val="0"/>
              <w:marBottom w:val="0"/>
              <w:divBdr>
                <w:top w:val="none" w:sz="0" w:space="0" w:color="auto"/>
                <w:left w:val="none" w:sz="0" w:space="0" w:color="auto"/>
                <w:bottom w:val="none" w:sz="0" w:space="0" w:color="auto"/>
                <w:right w:val="none" w:sz="0" w:space="0" w:color="auto"/>
              </w:divBdr>
            </w:div>
            <w:div w:id="434640526">
              <w:marLeft w:val="0"/>
              <w:marRight w:val="0"/>
              <w:marTop w:val="0"/>
              <w:marBottom w:val="0"/>
              <w:divBdr>
                <w:top w:val="none" w:sz="0" w:space="0" w:color="auto"/>
                <w:left w:val="none" w:sz="0" w:space="0" w:color="auto"/>
                <w:bottom w:val="none" w:sz="0" w:space="0" w:color="auto"/>
                <w:right w:val="none" w:sz="0" w:space="0" w:color="auto"/>
              </w:divBdr>
            </w:div>
            <w:div w:id="1359741988">
              <w:marLeft w:val="0"/>
              <w:marRight w:val="0"/>
              <w:marTop w:val="0"/>
              <w:marBottom w:val="0"/>
              <w:divBdr>
                <w:top w:val="none" w:sz="0" w:space="0" w:color="auto"/>
                <w:left w:val="none" w:sz="0" w:space="0" w:color="auto"/>
                <w:bottom w:val="none" w:sz="0" w:space="0" w:color="auto"/>
                <w:right w:val="none" w:sz="0" w:space="0" w:color="auto"/>
              </w:divBdr>
            </w:div>
            <w:div w:id="1570379583">
              <w:marLeft w:val="0"/>
              <w:marRight w:val="0"/>
              <w:marTop w:val="0"/>
              <w:marBottom w:val="0"/>
              <w:divBdr>
                <w:top w:val="none" w:sz="0" w:space="0" w:color="auto"/>
                <w:left w:val="none" w:sz="0" w:space="0" w:color="auto"/>
                <w:bottom w:val="none" w:sz="0" w:space="0" w:color="auto"/>
                <w:right w:val="none" w:sz="0" w:space="0" w:color="auto"/>
              </w:divBdr>
            </w:div>
            <w:div w:id="1258439877">
              <w:marLeft w:val="0"/>
              <w:marRight w:val="0"/>
              <w:marTop w:val="0"/>
              <w:marBottom w:val="0"/>
              <w:divBdr>
                <w:top w:val="none" w:sz="0" w:space="0" w:color="auto"/>
                <w:left w:val="none" w:sz="0" w:space="0" w:color="auto"/>
                <w:bottom w:val="none" w:sz="0" w:space="0" w:color="auto"/>
                <w:right w:val="none" w:sz="0" w:space="0" w:color="auto"/>
              </w:divBdr>
            </w:div>
            <w:div w:id="1503273859">
              <w:marLeft w:val="0"/>
              <w:marRight w:val="0"/>
              <w:marTop w:val="0"/>
              <w:marBottom w:val="0"/>
              <w:divBdr>
                <w:top w:val="none" w:sz="0" w:space="0" w:color="auto"/>
                <w:left w:val="none" w:sz="0" w:space="0" w:color="auto"/>
                <w:bottom w:val="none" w:sz="0" w:space="0" w:color="auto"/>
                <w:right w:val="none" w:sz="0" w:space="0" w:color="auto"/>
              </w:divBdr>
            </w:div>
            <w:div w:id="1666516045">
              <w:marLeft w:val="0"/>
              <w:marRight w:val="0"/>
              <w:marTop w:val="0"/>
              <w:marBottom w:val="0"/>
              <w:divBdr>
                <w:top w:val="none" w:sz="0" w:space="0" w:color="auto"/>
                <w:left w:val="none" w:sz="0" w:space="0" w:color="auto"/>
                <w:bottom w:val="none" w:sz="0" w:space="0" w:color="auto"/>
                <w:right w:val="none" w:sz="0" w:space="0" w:color="auto"/>
              </w:divBdr>
            </w:div>
            <w:div w:id="253829864">
              <w:marLeft w:val="0"/>
              <w:marRight w:val="0"/>
              <w:marTop w:val="0"/>
              <w:marBottom w:val="0"/>
              <w:divBdr>
                <w:top w:val="none" w:sz="0" w:space="0" w:color="auto"/>
                <w:left w:val="none" w:sz="0" w:space="0" w:color="auto"/>
                <w:bottom w:val="none" w:sz="0" w:space="0" w:color="auto"/>
                <w:right w:val="none" w:sz="0" w:space="0" w:color="auto"/>
              </w:divBdr>
            </w:div>
            <w:div w:id="1116483609">
              <w:marLeft w:val="0"/>
              <w:marRight w:val="0"/>
              <w:marTop w:val="480"/>
              <w:marBottom w:val="0"/>
              <w:divBdr>
                <w:top w:val="single" w:sz="6" w:space="0" w:color="auto"/>
                <w:left w:val="single" w:sz="6" w:space="0" w:color="auto"/>
                <w:bottom w:val="single" w:sz="6" w:space="0" w:color="auto"/>
                <w:right w:val="single" w:sz="6" w:space="0" w:color="auto"/>
              </w:divBdr>
            </w:div>
            <w:div w:id="948853343">
              <w:marLeft w:val="0"/>
              <w:marRight w:val="0"/>
              <w:marTop w:val="0"/>
              <w:marBottom w:val="0"/>
              <w:divBdr>
                <w:top w:val="none" w:sz="0" w:space="0" w:color="auto"/>
                <w:left w:val="none" w:sz="0" w:space="0" w:color="auto"/>
                <w:bottom w:val="none" w:sz="0" w:space="0" w:color="auto"/>
                <w:right w:val="none" w:sz="0" w:space="0" w:color="auto"/>
              </w:divBdr>
            </w:div>
            <w:div w:id="105152388">
              <w:marLeft w:val="0"/>
              <w:marRight w:val="0"/>
              <w:marTop w:val="0"/>
              <w:marBottom w:val="0"/>
              <w:divBdr>
                <w:top w:val="none" w:sz="0" w:space="0" w:color="auto"/>
                <w:left w:val="none" w:sz="0" w:space="0" w:color="auto"/>
                <w:bottom w:val="none" w:sz="0" w:space="0" w:color="auto"/>
                <w:right w:val="none" w:sz="0" w:space="0" w:color="auto"/>
              </w:divBdr>
            </w:div>
            <w:div w:id="482743390">
              <w:marLeft w:val="0"/>
              <w:marRight w:val="0"/>
              <w:marTop w:val="0"/>
              <w:marBottom w:val="0"/>
              <w:divBdr>
                <w:top w:val="none" w:sz="0" w:space="0" w:color="auto"/>
                <w:left w:val="none" w:sz="0" w:space="0" w:color="auto"/>
                <w:bottom w:val="none" w:sz="0" w:space="0" w:color="auto"/>
                <w:right w:val="none" w:sz="0" w:space="0" w:color="auto"/>
              </w:divBdr>
            </w:div>
            <w:div w:id="1666588389">
              <w:marLeft w:val="0"/>
              <w:marRight w:val="0"/>
              <w:marTop w:val="0"/>
              <w:marBottom w:val="0"/>
              <w:divBdr>
                <w:top w:val="none" w:sz="0" w:space="0" w:color="auto"/>
                <w:left w:val="none" w:sz="0" w:space="0" w:color="auto"/>
                <w:bottom w:val="none" w:sz="0" w:space="0" w:color="auto"/>
                <w:right w:val="none" w:sz="0" w:space="0" w:color="auto"/>
              </w:divBdr>
            </w:div>
            <w:div w:id="1439447158">
              <w:marLeft w:val="0"/>
              <w:marRight w:val="0"/>
              <w:marTop w:val="0"/>
              <w:marBottom w:val="0"/>
              <w:divBdr>
                <w:top w:val="none" w:sz="0" w:space="0" w:color="auto"/>
                <w:left w:val="none" w:sz="0" w:space="0" w:color="auto"/>
                <w:bottom w:val="none" w:sz="0" w:space="0" w:color="auto"/>
                <w:right w:val="none" w:sz="0" w:space="0" w:color="auto"/>
              </w:divBdr>
            </w:div>
            <w:div w:id="684210306">
              <w:marLeft w:val="0"/>
              <w:marRight w:val="0"/>
              <w:marTop w:val="0"/>
              <w:marBottom w:val="0"/>
              <w:divBdr>
                <w:top w:val="none" w:sz="0" w:space="0" w:color="auto"/>
                <w:left w:val="none" w:sz="0" w:space="0" w:color="auto"/>
                <w:bottom w:val="none" w:sz="0" w:space="0" w:color="auto"/>
                <w:right w:val="none" w:sz="0" w:space="0" w:color="auto"/>
              </w:divBdr>
            </w:div>
            <w:div w:id="1604460226">
              <w:marLeft w:val="0"/>
              <w:marRight w:val="0"/>
              <w:marTop w:val="480"/>
              <w:marBottom w:val="0"/>
              <w:divBdr>
                <w:top w:val="single" w:sz="6" w:space="0" w:color="auto"/>
                <w:left w:val="single" w:sz="6" w:space="0" w:color="auto"/>
                <w:bottom w:val="single" w:sz="6" w:space="0" w:color="auto"/>
                <w:right w:val="single" w:sz="6" w:space="0" w:color="auto"/>
              </w:divBdr>
            </w:div>
            <w:div w:id="2083333756">
              <w:marLeft w:val="0"/>
              <w:marRight w:val="0"/>
              <w:marTop w:val="0"/>
              <w:marBottom w:val="0"/>
              <w:divBdr>
                <w:top w:val="none" w:sz="0" w:space="0" w:color="auto"/>
                <w:left w:val="none" w:sz="0" w:space="0" w:color="auto"/>
                <w:bottom w:val="none" w:sz="0" w:space="0" w:color="auto"/>
                <w:right w:val="none" w:sz="0" w:space="0" w:color="auto"/>
              </w:divBdr>
            </w:div>
            <w:div w:id="6446317">
              <w:marLeft w:val="0"/>
              <w:marRight w:val="0"/>
              <w:marTop w:val="0"/>
              <w:marBottom w:val="0"/>
              <w:divBdr>
                <w:top w:val="none" w:sz="0" w:space="0" w:color="auto"/>
                <w:left w:val="none" w:sz="0" w:space="0" w:color="auto"/>
                <w:bottom w:val="none" w:sz="0" w:space="0" w:color="auto"/>
                <w:right w:val="none" w:sz="0" w:space="0" w:color="auto"/>
              </w:divBdr>
            </w:div>
            <w:div w:id="240724336">
              <w:marLeft w:val="0"/>
              <w:marRight w:val="0"/>
              <w:marTop w:val="0"/>
              <w:marBottom w:val="0"/>
              <w:divBdr>
                <w:top w:val="none" w:sz="0" w:space="0" w:color="auto"/>
                <w:left w:val="none" w:sz="0" w:space="0" w:color="auto"/>
                <w:bottom w:val="none" w:sz="0" w:space="0" w:color="auto"/>
                <w:right w:val="none" w:sz="0" w:space="0" w:color="auto"/>
              </w:divBdr>
            </w:div>
            <w:div w:id="1411272153">
              <w:marLeft w:val="0"/>
              <w:marRight w:val="0"/>
              <w:marTop w:val="0"/>
              <w:marBottom w:val="0"/>
              <w:divBdr>
                <w:top w:val="none" w:sz="0" w:space="0" w:color="auto"/>
                <w:left w:val="none" w:sz="0" w:space="0" w:color="auto"/>
                <w:bottom w:val="none" w:sz="0" w:space="0" w:color="auto"/>
                <w:right w:val="none" w:sz="0" w:space="0" w:color="auto"/>
              </w:divBdr>
            </w:div>
            <w:div w:id="503395572">
              <w:marLeft w:val="0"/>
              <w:marRight w:val="0"/>
              <w:marTop w:val="480"/>
              <w:marBottom w:val="0"/>
              <w:divBdr>
                <w:top w:val="single" w:sz="6" w:space="0" w:color="auto"/>
                <w:left w:val="single" w:sz="6" w:space="0" w:color="auto"/>
                <w:bottom w:val="single" w:sz="6" w:space="0" w:color="auto"/>
                <w:right w:val="single" w:sz="6" w:space="0" w:color="auto"/>
              </w:divBdr>
            </w:div>
            <w:div w:id="2072145747">
              <w:marLeft w:val="0"/>
              <w:marRight w:val="0"/>
              <w:marTop w:val="0"/>
              <w:marBottom w:val="0"/>
              <w:divBdr>
                <w:top w:val="none" w:sz="0" w:space="0" w:color="auto"/>
                <w:left w:val="none" w:sz="0" w:space="0" w:color="auto"/>
                <w:bottom w:val="none" w:sz="0" w:space="0" w:color="auto"/>
                <w:right w:val="none" w:sz="0" w:space="0" w:color="auto"/>
              </w:divBdr>
            </w:div>
            <w:div w:id="1541160444">
              <w:marLeft w:val="0"/>
              <w:marRight w:val="0"/>
              <w:marTop w:val="0"/>
              <w:marBottom w:val="0"/>
              <w:divBdr>
                <w:top w:val="none" w:sz="0" w:space="0" w:color="auto"/>
                <w:left w:val="none" w:sz="0" w:space="0" w:color="auto"/>
                <w:bottom w:val="none" w:sz="0" w:space="0" w:color="auto"/>
                <w:right w:val="none" w:sz="0" w:space="0" w:color="auto"/>
              </w:divBdr>
            </w:div>
            <w:div w:id="417097405">
              <w:marLeft w:val="0"/>
              <w:marRight w:val="0"/>
              <w:marTop w:val="0"/>
              <w:marBottom w:val="0"/>
              <w:divBdr>
                <w:top w:val="none" w:sz="0" w:space="0" w:color="auto"/>
                <w:left w:val="none" w:sz="0" w:space="0" w:color="auto"/>
                <w:bottom w:val="none" w:sz="0" w:space="0" w:color="auto"/>
                <w:right w:val="none" w:sz="0" w:space="0" w:color="auto"/>
              </w:divBdr>
            </w:div>
            <w:div w:id="1956670286">
              <w:marLeft w:val="0"/>
              <w:marRight w:val="0"/>
              <w:marTop w:val="0"/>
              <w:marBottom w:val="0"/>
              <w:divBdr>
                <w:top w:val="none" w:sz="0" w:space="0" w:color="auto"/>
                <w:left w:val="none" w:sz="0" w:space="0" w:color="auto"/>
                <w:bottom w:val="none" w:sz="0" w:space="0" w:color="auto"/>
                <w:right w:val="none" w:sz="0" w:space="0" w:color="auto"/>
              </w:divBdr>
            </w:div>
            <w:div w:id="1153837591">
              <w:marLeft w:val="0"/>
              <w:marRight w:val="0"/>
              <w:marTop w:val="0"/>
              <w:marBottom w:val="0"/>
              <w:divBdr>
                <w:top w:val="none" w:sz="0" w:space="0" w:color="auto"/>
                <w:left w:val="none" w:sz="0" w:space="0" w:color="auto"/>
                <w:bottom w:val="none" w:sz="0" w:space="0" w:color="auto"/>
                <w:right w:val="none" w:sz="0" w:space="0" w:color="auto"/>
              </w:divBdr>
            </w:div>
            <w:div w:id="943072183">
              <w:marLeft w:val="0"/>
              <w:marRight w:val="0"/>
              <w:marTop w:val="0"/>
              <w:marBottom w:val="0"/>
              <w:divBdr>
                <w:top w:val="none" w:sz="0" w:space="0" w:color="auto"/>
                <w:left w:val="none" w:sz="0" w:space="0" w:color="auto"/>
                <w:bottom w:val="none" w:sz="0" w:space="0" w:color="auto"/>
                <w:right w:val="none" w:sz="0" w:space="0" w:color="auto"/>
              </w:divBdr>
            </w:div>
            <w:div w:id="773130922">
              <w:marLeft w:val="0"/>
              <w:marRight w:val="0"/>
              <w:marTop w:val="0"/>
              <w:marBottom w:val="0"/>
              <w:divBdr>
                <w:top w:val="none" w:sz="0" w:space="0" w:color="auto"/>
                <w:left w:val="none" w:sz="0" w:space="0" w:color="auto"/>
                <w:bottom w:val="none" w:sz="0" w:space="0" w:color="auto"/>
                <w:right w:val="none" w:sz="0" w:space="0" w:color="auto"/>
              </w:divBdr>
            </w:div>
            <w:div w:id="761876622">
              <w:marLeft w:val="0"/>
              <w:marRight w:val="0"/>
              <w:marTop w:val="0"/>
              <w:marBottom w:val="0"/>
              <w:divBdr>
                <w:top w:val="none" w:sz="0" w:space="0" w:color="auto"/>
                <w:left w:val="none" w:sz="0" w:space="0" w:color="auto"/>
                <w:bottom w:val="none" w:sz="0" w:space="0" w:color="auto"/>
                <w:right w:val="none" w:sz="0" w:space="0" w:color="auto"/>
              </w:divBdr>
            </w:div>
            <w:div w:id="114756864">
              <w:marLeft w:val="0"/>
              <w:marRight w:val="0"/>
              <w:marTop w:val="0"/>
              <w:marBottom w:val="0"/>
              <w:divBdr>
                <w:top w:val="none" w:sz="0" w:space="0" w:color="auto"/>
                <w:left w:val="none" w:sz="0" w:space="0" w:color="auto"/>
                <w:bottom w:val="none" w:sz="0" w:space="0" w:color="auto"/>
                <w:right w:val="none" w:sz="0" w:space="0" w:color="auto"/>
              </w:divBdr>
            </w:div>
            <w:div w:id="1157376147">
              <w:marLeft w:val="0"/>
              <w:marRight w:val="0"/>
              <w:marTop w:val="0"/>
              <w:marBottom w:val="0"/>
              <w:divBdr>
                <w:top w:val="none" w:sz="0" w:space="0" w:color="auto"/>
                <w:left w:val="none" w:sz="0" w:space="0" w:color="auto"/>
                <w:bottom w:val="none" w:sz="0" w:space="0" w:color="auto"/>
                <w:right w:val="none" w:sz="0" w:space="0" w:color="auto"/>
              </w:divBdr>
            </w:div>
            <w:div w:id="656300686">
              <w:marLeft w:val="0"/>
              <w:marRight w:val="0"/>
              <w:marTop w:val="0"/>
              <w:marBottom w:val="0"/>
              <w:divBdr>
                <w:top w:val="none" w:sz="0" w:space="0" w:color="auto"/>
                <w:left w:val="none" w:sz="0" w:space="0" w:color="auto"/>
                <w:bottom w:val="none" w:sz="0" w:space="0" w:color="auto"/>
                <w:right w:val="none" w:sz="0" w:space="0" w:color="auto"/>
              </w:divBdr>
            </w:div>
            <w:div w:id="678124439">
              <w:marLeft w:val="0"/>
              <w:marRight w:val="0"/>
              <w:marTop w:val="480"/>
              <w:marBottom w:val="0"/>
              <w:divBdr>
                <w:top w:val="single" w:sz="6" w:space="0" w:color="auto"/>
                <w:left w:val="single" w:sz="6" w:space="0" w:color="auto"/>
                <w:bottom w:val="single" w:sz="6" w:space="0" w:color="auto"/>
                <w:right w:val="single" w:sz="6" w:space="0" w:color="auto"/>
              </w:divBdr>
            </w:div>
            <w:div w:id="1676877680">
              <w:marLeft w:val="0"/>
              <w:marRight w:val="0"/>
              <w:marTop w:val="0"/>
              <w:marBottom w:val="0"/>
              <w:divBdr>
                <w:top w:val="none" w:sz="0" w:space="0" w:color="auto"/>
                <w:left w:val="none" w:sz="0" w:space="0" w:color="auto"/>
                <w:bottom w:val="none" w:sz="0" w:space="0" w:color="auto"/>
                <w:right w:val="none" w:sz="0" w:space="0" w:color="auto"/>
              </w:divBdr>
            </w:div>
            <w:div w:id="683555295">
              <w:marLeft w:val="0"/>
              <w:marRight w:val="0"/>
              <w:marTop w:val="0"/>
              <w:marBottom w:val="0"/>
              <w:divBdr>
                <w:top w:val="none" w:sz="0" w:space="0" w:color="auto"/>
                <w:left w:val="none" w:sz="0" w:space="0" w:color="auto"/>
                <w:bottom w:val="none" w:sz="0" w:space="0" w:color="auto"/>
                <w:right w:val="none" w:sz="0" w:space="0" w:color="auto"/>
              </w:divBdr>
            </w:div>
            <w:div w:id="966203566">
              <w:marLeft w:val="0"/>
              <w:marRight w:val="0"/>
              <w:marTop w:val="0"/>
              <w:marBottom w:val="0"/>
              <w:divBdr>
                <w:top w:val="none" w:sz="0" w:space="0" w:color="auto"/>
                <w:left w:val="none" w:sz="0" w:space="0" w:color="auto"/>
                <w:bottom w:val="none" w:sz="0" w:space="0" w:color="auto"/>
                <w:right w:val="none" w:sz="0" w:space="0" w:color="auto"/>
              </w:divBdr>
            </w:div>
            <w:div w:id="1328636400">
              <w:marLeft w:val="0"/>
              <w:marRight w:val="0"/>
              <w:marTop w:val="480"/>
              <w:marBottom w:val="0"/>
              <w:divBdr>
                <w:top w:val="single" w:sz="6" w:space="0" w:color="auto"/>
                <w:left w:val="single" w:sz="6" w:space="0" w:color="auto"/>
                <w:bottom w:val="single" w:sz="6" w:space="0" w:color="auto"/>
                <w:right w:val="single" w:sz="6" w:space="0" w:color="auto"/>
              </w:divBdr>
            </w:div>
            <w:div w:id="1498501823">
              <w:marLeft w:val="0"/>
              <w:marRight w:val="0"/>
              <w:marTop w:val="0"/>
              <w:marBottom w:val="0"/>
              <w:divBdr>
                <w:top w:val="none" w:sz="0" w:space="0" w:color="auto"/>
                <w:left w:val="none" w:sz="0" w:space="0" w:color="auto"/>
                <w:bottom w:val="none" w:sz="0" w:space="0" w:color="auto"/>
                <w:right w:val="none" w:sz="0" w:space="0" w:color="auto"/>
              </w:divBdr>
            </w:div>
            <w:div w:id="121660723">
              <w:marLeft w:val="0"/>
              <w:marRight w:val="0"/>
              <w:marTop w:val="0"/>
              <w:marBottom w:val="0"/>
              <w:divBdr>
                <w:top w:val="none" w:sz="0" w:space="0" w:color="auto"/>
                <w:left w:val="none" w:sz="0" w:space="0" w:color="auto"/>
                <w:bottom w:val="none" w:sz="0" w:space="0" w:color="auto"/>
                <w:right w:val="none" w:sz="0" w:space="0" w:color="auto"/>
              </w:divBdr>
            </w:div>
            <w:div w:id="2034258858">
              <w:marLeft w:val="0"/>
              <w:marRight w:val="0"/>
              <w:marTop w:val="0"/>
              <w:marBottom w:val="0"/>
              <w:divBdr>
                <w:top w:val="none" w:sz="0" w:space="0" w:color="auto"/>
                <w:left w:val="none" w:sz="0" w:space="0" w:color="auto"/>
                <w:bottom w:val="none" w:sz="0" w:space="0" w:color="auto"/>
                <w:right w:val="none" w:sz="0" w:space="0" w:color="auto"/>
              </w:divBdr>
            </w:div>
            <w:div w:id="863325068">
              <w:marLeft w:val="0"/>
              <w:marRight w:val="0"/>
              <w:marTop w:val="0"/>
              <w:marBottom w:val="0"/>
              <w:divBdr>
                <w:top w:val="none" w:sz="0" w:space="0" w:color="auto"/>
                <w:left w:val="none" w:sz="0" w:space="0" w:color="auto"/>
                <w:bottom w:val="none" w:sz="0" w:space="0" w:color="auto"/>
                <w:right w:val="none" w:sz="0" w:space="0" w:color="auto"/>
              </w:divBdr>
            </w:div>
            <w:div w:id="1299995534">
              <w:marLeft w:val="0"/>
              <w:marRight w:val="0"/>
              <w:marTop w:val="0"/>
              <w:marBottom w:val="0"/>
              <w:divBdr>
                <w:top w:val="none" w:sz="0" w:space="0" w:color="auto"/>
                <w:left w:val="none" w:sz="0" w:space="0" w:color="auto"/>
                <w:bottom w:val="none" w:sz="0" w:space="0" w:color="auto"/>
                <w:right w:val="none" w:sz="0" w:space="0" w:color="auto"/>
              </w:divBdr>
            </w:div>
            <w:div w:id="215821220">
              <w:marLeft w:val="0"/>
              <w:marRight w:val="0"/>
              <w:marTop w:val="0"/>
              <w:marBottom w:val="0"/>
              <w:divBdr>
                <w:top w:val="none" w:sz="0" w:space="0" w:color="auto"/>
                <w:left w:val="none" w:sz="0" w:space="0" w:color="auto"/>
                <w:bottom w:val="none" w:sz="0" w:space="0" w:color="auto"/>
                <w:right w:val="none" w:sz="0" w:space="0" w:color="auto"/>
              </w:divBdr>
            </w:div>
            <w:div w:id="930430291">
              <w:marLeft w:val="0"/>
              <w:marRight w:val="0"/>
              <w:marTop w:val="480"/>
              <w:marBottom w:val="0"/>
              <w:divBdr>
                <w:top w:val="single" w:sz="6" w:space="0" w:color="auto"/>
                <w:left w:val="single" w:sz="6" w:space="0" w:color="auto"/>
                <w:bottom w:val="single" w:sz="6" w:space="0" w:color="auto"/>
                <w:right w:val="single" w:sz="6" w:space="0" w:color="auto"/>
              </w:divBdr>
            </w:div>
            <w:div w:id="700743077">
              <w:marLeft w:val="0"/>
              <w:marRight w:val="0"/>
              <w:marTop w:val="0"/>
              <w:marBottom w:val="0"/>
              <w:divBdr>
                <w:top w:val="none" w:sz="0" w:space="0" w:color="auto"/>
                <w:left w:val="none" w:sz="0" w:space="0" w:color="auto"/>
                <w:bottom w:val="none" w:sz="0" w:space="0" w:color="auto"/>
                <w:right w:val="none" w:sz="0" w:space="0" w:color="auto"/>
              </w:divBdr>
            </w:div>
            <w:div w:id="1429352921">
              <w:marLeft w:val="0"/>
              <w:marRight w:val="0"/>
              <w:marTop w:val="0"/>
              <w:marBottom w:val="0"/>
              <w:divBdr>
                <w:top w:val="none" w:sz="0" w:space="0" w:color="auto"/>
                <w:left w:val="none" w:sz="0" w:space="0" w:color="auto"/>
                <w:bottom w:val="none" w:sz="0" w:space="0" w:color="auto"/>
                <w:right w:val="none" w:sz="0" w:space="0" w:color="auto"/>
              </w:divBdr>
            </w:div>
            <w:div w:id="1793212737">
              <w:marLeft w:val="0"/>
              <w:marRight w:val="0"/>
              <w:marTop w:val="0"/>
              <w:marBottom w:val="0"/>
              <w:divBdr>
                <w:top w:val="none" w:sz="0" w:space="0" w:color="auto"/>
                <w:left w:val="none" w:sz="0" w:space="0" w:color="auto"/>
                <w:bottom w:val="none" w:sz="0" w:space="0" w:color="auto"/>
                <w:right w:val="none" w:sz="0" w:space="0" w:color="auto"/>
              </w:divBdr>
            </w:div>
            <w:div w:id="1680307412">
              <w:marLeft w:val="0"/>
              <w:marRight w:val="0"/>
              <w:marTop w:val="0"/>
              <w:marBottom w:val="0"/>
              <w:divBdr>
                <w:top w:val="none" w:sz="0" w:space="0" w:color="auto"/>
                <w:left w:val="none" w:sz="0" w:space="0" w:color="auto"/>
                <w:bottom w:val="none" w:sz="0" w:space="0" w:color="auto"/>
                <w:right w:val="none" w:sz="0" w:space="0" w:color="auto"/>
              </w:divBdr>
            </w:div>
            <w:div w:id="195579340">
              <w:marLeft w:val="0"/>
              <w:marRight w:val="0"/>
              <w:marTop w:val="0"/>
              <w:marBottom w:val="0"/>
              <w:divBdr>
                <w:top w:val="none" w:sz="0" w:space="0" w:color="auto"/>
                <w:left w:val="none" w:sz="0" w:space="0" w:color="auto"/>
                <w:bottom w:val="none" w:sz="0" w:space="0" w:color="auto"/>
                <w:right w:val="none" w:sz="0" w:space="0" w:color="auto"/>
              </w:divBdr>
            </w:div>
            <w:div w:id="931163807">
              <w:marLeft w:val="0"/>
              <w:marRight w:val="0"/>
              <w:marTop w:val="0"/>
              <w:marBottom w:val="0"/>
              <w:divBdr>
                <w:top w:val="none" w:sz="0" w:space="0" w:color="auto"/>
                <w:left w:val="none" w:sz="0" w:space="0" w:color="auto"/>
                <w:bottom w:val="none" w:sz="0" w:space="0" w:color="auto"/>
                <w:right w:val="none" w:sz="0" w:space="0" w:color="auto"/>
              </w:divBdr>
            </w:div>
            <w:div w:id="1628193686">
              <w:marLeft w:val="0"/>
              <w:marRight w:val="0"/>
              <w:marTop w:val="480"/>
              <w:marBottom w:val="0"/>
              <w:divBdr>
                <w:top w:val="single" w:sz="6" w:space="0" w:color="auto"/>
                <w:left w:val="single" w:sz="6" w:space="0" w:color="auto"/>
                <w:bottom w:val="single" w:sz="6" w:space="0" w:color="auto"/>
                <w:right w:val="single" w:sz="6" w:space="0" w:color="auto"/>
              </w:divBdr>
            </w:div>
            <w:div w:id="1624923812">
              <w:marLeft w:val="0"/>
              <w:marRight w:val="0"/>
              <w:marTop w:val="0"/>
              <w:marBottom w:val="0"/>
              <w:divBdr>
                <w:top w:val="none" w:sz="0" w:space="0" w:color="auto"/>
                <w:left w:val="none" w:sz="0" w:space="0" w:color="auto"/>
                <w:bottom w:val="none" w:sz="0" w:space="0" w:color="auto"/>
                <w:right w:val="none" w:sz="0" w:space="0" w:color="auto"/>
              </w:divBdr>
            </w:div>
            <w:div w:id="1487092057">
              <w:marLeft w:val="0"/>
              <w:marRight w:val="0"/>
              <w:marTop w:val="0"/>
              <w:marBottom w:val="0"/>
              <w:divBdr>
                <w:top w:val="none" w:sz="0" w:space="0" w:color="auto"/>
                <w:left w:val="none" w:sz="0" w:space="0" w:color="auto"/>
                <w:bottom w:val="none" w:sz="0" w:space="0" w:color="auto"/>
                <w:right w:val="none" w:sz="0" w:space="0" w:color="auto"/>
              </w:divBdr>
            </w:div>
            <w:div w:id="675152651">
              <w:marLeft w:val="0"/>
              <w:marRight w:val="0"/>
              <w:marTop w:val="480"/>
              <w:marBottom w:val="0"/>
              <w:divBdr>
                <w:top w:val="single" w:sz="6" w:space="0" w:color="auto"/>
                <w:left w:val="single" w:sz="6" w:space="0" w:color="auto"/>
                <w:bottom w:val="single" w:sz="6" w:space="0" w:color="auto"/>
                <w:right w:val="single" w:sz="6" w:space="0" w:color="auto"/>
              </w:divBdr>
            </w:div>
            <w:div w:id="1282953689">
              <w:marLeft w:val="0"/>
              <w:marRight w:val="0"/>
              <w:marTop w:val="0"/>
              <w:marBottom w:val="0"/>
              <w:divBdr>
                <w:top w:val="none" w:sz="0" w:space="0" w:color="auto"/>
                <w:left w:val="none" w:sz="0" w:space="0" w:color="auto"/>
                <w:bottom w:val="none" w:sz="0" w:space="0" w:color="auto"/>
                <w:right w:val="none" w:sz="0" w:space="0" w:color="auto"/>
              </w:divBdr>
            </w:div>
            <w:div w:id="495465371">
              <w:marLeft w:val="0"/>
              <w:marRight w:val="0"/>
              <w:marTop w:val="0"/>
              <w:marBottom w:val="0"/>
              <w:divBdr>
                <w:top w:val="none" w:sz="0" w:space="0" w:color="auto"/>
                <w:left w:val="none" w:sz="0" w:space="0" w:color="auto"/>
                <w:bottom w:val="none" w:sz="0" w:space="0" w:color="auto"/>
                <w:right w:val="none" w:sz="0" w:space="0" w:color="auto"/>
              </w:divBdr>
            </w:div>
            <w:div w:id="1610351805">
              <w:marLeft w:val="0"/>
              <w:marRight w:val="0"/>
              <w:marTop w:val="480"/>
              <w:marBottom w:val="0"/>
              <w:divBdr>
                <w:top w:val="single" w:sz="6" w:space="0" w:color="auto"/>
                <w:left w:val="single" w:sz="6" w:space="0" w:color="auto"/>
                <w:bottom w:val="single" w:sz="6" w:space="0" w:color="auto"/>
                <w:right w:val="single" w:sz="6" w:space="0" w:color="auto"/>
              </w:divBdr>
            </w:div>
            <w:div w:id="1515876527">
              <w:marLeft w:val="0"/>
              <w:marRight w:val="0"/>
              <w:marTop w:val="0"/>
              <w:marBottom w:val="0"/>
              <w:divBdr>
                <w:top w:val="none" w:sz="0" w:space="0" w:color="auto"/>
                <w:left w:val="none" w:sz="0" w:space="0" w:color="auto"/>
                <w:bottom w:val="none" w:sz="0" w:space="0" w:color="auto"/>
                <w:right w:val="none" w:sz="0" w:space="0" w:color="auto"/>
              </w:divBdr>
            </w:div>
            <w:div w:id="4334584">
              <w:marLeft w:val="0"/>
              <w:marRight w:val="0"/>
              <w:marTop w:val="0"/>
              <w:marBottom w:val="0"/>
              <w:divBdr>
                <w:top w:val="none" w:sz="0" w:space="0" w:color="auto"/>
                <w:left w:val="none" w:sz="0" w:space="0" w:color="auto"/>
                <w:bottom w:val="none" w:sz="0" w:space="0" w:color="auto"/>
                <w:right w:val="none" w:sz="0" w:space="0" w:color="auto"/>
              </w:divBdr>
            </w:div>
            <w:div w:id="1834293474">
              <w:marLeft w:val="0"/>
              <w:marRight w:val="0"/>
              <w:marTop w:val="0"/>
              <w:marBottom w:val="0"/>
              <w:divBdr>
                <w:top w:val="none" w:sz="0" w:space="0" w:color="auto"/>
                <w:left w:val="none" w:sz="0" w:space="0" w:color="auto"/>
                <w:bottom w:val="none" w:sz="0" w:space="0" w:color="auto"/>
                <w:right w:val="none" w:sz="0" w:space="0" w:color="auto"/>
              </w:divBdr>
            </w:div>
            <w:div w:id="805850774">
              <w:marLeft w:val="0"/>
              <w:marRight w:val="0"/>
              <w:marTop w:val="480"/>
              <w:marBottom w:val="0"/>
              <w:divBdr>
                <w:top w:val="single" w:sz="6" w:space="0" w:color="auto"/>
                <w:left w:val="single" w:sz="6" w:space="0" w:color="auto"/>
                <w:bottom w:val="single" w:sz="6" w:space="0" w:color="auto"/>
                <w:right w:val="single" w:sz="6" w:space="0" w:color="auto"/>
              </w:divBdr>
            </w:div>
            <w:div w:id="1788353689">
              <w:marLeft w:val="0"/>
              <w:marRight w:val="0"/>
              <w:marTop w:val="0"/>
              <w:marBottom w:val="0"/>
              <w:divBdr>
                <w:top w:val="none" w:sz="0" w:space="0" w:color="auto"/>
                <w:left w:val="none" w:sz="0" w:space="0" w:color="auto"/>
                <w:bottom w:val="none" w:sz="0" w:space="0" w:color="auto"/>
                <w:right w:val="none" w:sz="0" w:space="0" w:color="auto"/>
              </w:divBdr>
            </w:div>
            <w:div w:id="880093650">
              <w:marLeft w:val="0"/>
              <w:marRight w:val="0"/>
              <w:marTop w:val="0"/>
              <w:marBottom w:val="0"/>
              <w:divBdr>
                <w:top w:val="none" w:sz="0" w:space="0" w:color="auto"/>
                <w:left w:val="none" w:sz="0" w:space="0" w:color="auto"/>
                <w:bottom w:val="none" w:sz="0" w:space="0" w:color="auto"/>
                <w:right w:val="none" w:sz="0" w:space="0" w:color="auto"/>
              </w:divBdr>
            </w:div>
            <w:div w:id="2013138808">
              <w:marLeft w:val="0"/>
              <w:marRight w:val="0"/>
              <w:marTop w:val="0"/>
              <w:marBottom w:val="0"/>
              <w:divBdr>
                <w:top w:val="none" w:sz="0" w:space="0" w:color="auto"/>
                <w:left w:val="none" w:sz="0" w:space="0" w:color="auto"/>
                <w:bottom w:val="none" w:sz="0" w:space="0" w:color="auto"/>
                <w:right w:val="none" w:sz="0" w:space="0" w:color="auto"/>
              </w:divBdr>
            </w:div>
            <w:div w:id="1907257668">
              <w:marLeft w:val="0"/>
              <w:marRight w:val="0"/>
              <w:marTop w:val="0"/>
              <w:marBottom w:val="0"/>
              <w:divBdr>
                <w:top w:val="none" w:sz="0" w:space="0" w:color="auto"/>
                <w:left w:val="none" w:sz="0" w:space="0" w:color="auto"/>
                <w:bottom w:val="none" w:sz="0" w:space="0" w:color="auto"/>
                <w:right w:val="none" w:sz="0" w:space="0" w:color="auto"/>
              </w:divBdr>
            </w:div>
            <w:div w:id="1916552273">
              <w:marLeft w:val="0"/>
              <w:marRight w:val="0"/>
              <w:marTop w:val="0"/>
              <w:marBottom w:val="0"/>
              <w:divBdr>
                <w:top w:val="none" w:sz="0" w:space="0" w:color="auto"/>
                <w:left w:val="none" w:sz="0" w:space="0" w:color="auto"/>
                <w:bottom w:val="none" w:sz="0" w:space="0" w:color="auto"/>
                <w:right w:val="none" w:sz="0" w:space="0" w:color="auto"/>
              </w:divBdr>
            </w:div>
            <w:div w:id="1920674469">
              <w:marLeft w:val="0"/>
              <w:marRight w:val="0"/>
              <w:marTop w:val="0"/>
              <w:marBottom w:val="0"/>
              <w:divBdr>
                <w:top w:val="none" w:sz="0" w:space="0" w:color="auto"/>
                <w:left w:val="none" w:sz="0" w:space="0" w:color="auto"/>
                <w:bottom w:val="none" w:sz="0" w:space="0" w:color="auto"/>
                <w:right w:val="none" w:sz="0" w:space="0" w:color="auto"/>
              </w:divBdr>
            </w:div>
            <w:div w:id="10189059">
              <w:marLeft w:val="0"/>
              <w:marRight w:val="0"/>
              <w:marTop w:val="0"/>
              <w:marBottom w:val="0"/>
              <w:divBdr>
                <w:top w:val="none" w:sz="0" w:space="0" w:color="auto"/>
                <w:left w:val="none" w:sz="0" w:space="0" w:color="auto"/>
                <w:bottom w:val="none" w:sz="0" w:space="0" w:color="auto"/>
                <w:right w:val="none" w:sz="0" w:space="0" w:color="auto"/>
              </w:divBdr>
            </w:div>
            <w:div w:id="173687679">
              <w:marLeft w:val="0"/>
              <w:marRight w:val="0"/>
              <w:marTop w:val="0"/>
              <w:marBottom w:val="0"/>
              <w:divBdr>
                <w:top w:val="none" w:sz="0" w:space="0" w:color="auto"/>
                <w:left w:val="none" w:sz="0" w:space="0" w:color="auto"/>
                <w:bottom w:val="none" w:sz="0" w:space="0" w:color="auto"/>
                <w:right w:val="none" w:sz="0" w:space="0" w:color="auto"/>
              </w:divBdr>
            </w:div>
            <w:div w:id="84112362">
              <w:marLeft w:val="0"/>
              <w:marRight w:val="0"/>
              <w:marTop w:val="0"/>
              <w:marBottom w:val="0"/>
              <w:divBdr>
                <w:top w:val="none" w:sz="0" w:space="0" w:color="auto"/>
                <w:left w:val="none" w:sz="0" w:space="0" w:color="auto"/>
                <w:bottom w:val="none" w:sz="0" w:space="0" w:color="auto"/>
                <w:right w:val="none" w:sz="0" w:space="0" w:color="auto"/>
              </w:divBdr>
            </w:div>
            <w:div w:id="1975452742">
              <w:marLeft w:val="0"/>
              <w:marRight w:val="0"/>
              <w:marTop w:val="0"/>
              <w:marBottom w:val="0"/>
              <w:divBdr>
                <w:top w:val="none" w:sz="0" w:space="0" w:color="auto"/>
                <w:left w:val="none" w:sz="0" w:space="0" w:color="auto"/>
                <w:bottom w:val="none" w:sz="0" w:space="0" w:color="auto"/>
                <w:right w:val="none" w:sz="0" w:space="0" w:color="auto"/>
              </w:divBdr>
            </w:div>
            <w:div w:id="33191338">
              <w:marLeft w:val="0"/>
              <w:marRight w:val="0"/>
              <w:marTop w:val="0"/>
              <w:marBottom w:val="0"/>
              <w:divBdr>
                <w:top w:val="none" w:sz="0" w:space="0" w:color="auto"/>
                <w:left w:val="none" w:sz="0" w:space="0" w:color="auto"/>
                <w:bottom w:val="none" w:sz="0" w:space="0" w:color="auto"/>
                <w:right w:val="none" w:sz="0" w:space="0" w:color="auto"/>
              </w:divBdr>
            </w:div>
            <w:div w:id="371459701">
              <w:marLeft w:val="0"/>
              <w:marRight w:val="0"/>
              <w:marTop w:val="0"/>
              <w:marBottom w:val="0"/>
              <w:divBdr>
                <w:top w:val="none" w:sz="0" w:space="0" w:color="auto"/>
                <w:left w:val="none" w:sz="0" w:space="0" w:color="auto"/>
                <w:bottom w:val="none" w:sz="0" w:space="0" w:color="auto"/>
                <w:right w:val="none" w:sz="0" w:space="0" w:color="auto"/>
              </w:divBdr>
            </w:div>
            <w:div w:id="1283540517">
              <w:marLeft w:val="0"/>
              <w:marRight w:val="0"/>
              <w:marTop w:val="0"/>
              <w:marBottom w:val="0"/>
              <w:divBdr>
                <w:top w:val="none" w:sz="0" w:space="0" w:color="auto"/>
                <w:left w:val="none" w:sz="0" w:space="0" w:color="auto"/>
                <w:bottom w:val="none" w:sz="0" w:space="0" w:color="auto"/>
                <w:right w:val="none" w:sz="0" w:space="0" w:color="auto"/>
              </w:divBdr>
            </w:div>
            <w:div w:id="234363569">
              <w:marLeft w:val="0"/>
              <w:marRight w:val="0"/>
              <w:marTop w:val="0"/>
              <w:marBottom w:val="0"/>
              <w:divBdr>
                <w:top w:val="none" w:sz="0" w:space="0" w:color="auto"/>
                <w:left w:val="none" w:sz="0" w:space="0" w:color="auto"/>
                <w:bottom w:val="none" w:sz="0" w:space="0" w:color="auto"/>
                <w:right w:val="none" w:sz="0" w:space="0" w:color="auto"/>
              </w:divBdr>
            </w:div>
            <w:div w:id="77335210">
              <w:marLeft w:val="0"/>
              <w:marRight w:val="0"/>
              <w:marTop w:val="0"/>
              <w:marBottom w:val="0"/>
              <w:divBdr>
                <w:top w:val="none" w:sz="0" w:space="0" w:color="auto"/>
                <w:left w:val="none" w:sz="0" w:space="0" w:color="auto"/>
                <w:bottom w:val="none" w:sz="0" w:space="0" w:color="auto"/>
                <w:right w:val="none" w:sz="0" w:space="0" w:color="auto"/>
              </w:divBdr>
            </w:div>
            <w:div w:id="875779349">
              <w:marLeft w:val="0"/>
              <w:marRight w:val="0"/>
              <w:marTop w:val="0"/>
              <w:marBottom w:val="0"/>
              <w:divBdr>
                <w:top w:val="none" w:sz="0" w:space="0" w:color="auto"/>
                <w:left w:val="none" w:sz="0" w:space="0" w:color="auto"/>
                <w:bottom w:val="none" w:sz="0" w:space="0" w:color="auto"/>
                <w:right w:val="none" w:sz="0" w:space="0" w:color="auto"/>
              </w:divBdr>
            </w:div>
            <w:div w:id="388386830">
              <w:marLeft w:val="0"/>
              <w:marRight w:val="0"/>
              <w:marTop w:val="0"/>
              <w:marBottom w:val="0"/>
              <w:divBdr>
                <w:top w:val="none" w:sz="0" w:space="0" w:color="auto"/>
                <w:left w:val="none" w:sz="0" w:space="0" w:color="auto"/>
                <w:bottom w:val="none" w:sz="0" w:space="0" w:color="auto"/>
                <w:right w:val="none" w:sz="0" w:space="0" w:color="auto"/>
              </w:divBdr>
            </w:div>
            <w:div w:id="1279950583">
              <w:marLeft w:val="0"/>
              <w:marRight w:val="0"/>
              <w:marTop w:val="0"/>
              <w:marBottom w:val="0"/>
              <w:divBdr>
                <w:top w:val="none" w:sz="0" w:space="0" w:color="auto"/>
                <w:left w:val="none" w:sz="0" w:space="0" w:color="auto"/>
                <w:bottom w:val="none" w:sz="0" w:space="0" w:color="auto"/>
                <w:right w:val="none" w:sz="0" w:space="0" w:color="auto"/>
              </w:divBdr>
            </w:div>
            <w:div w:id="1774208732">
              <w:marLeft w:val="0"/>
              <w:marRight w:val="0"/>
              <w:marTop w:val="0"/>
              <w:marBottom w:val="0"/>
              <w:divBdr>
                <w:top w:val="none" w:sz="0" w:space="0" w:color="auto"/>
                <w:left w:val="none" w:sz="0" w:space="0" w:color="auto"/>
                <w:bottom w:val="none" w:sz="0" w:space="0" w:color="auto"/>
                <w:right w:val="none" w:sz="0" w:space="0" w:color="auto"/>
              </w:divBdr>
            </w:div>
            <w:div w:id="2064215366">
              <w:marLeft w:val="0"/>
              <w:marRight w:val="0"/>
              <w:marTop w:val="0"/>
              <w:marBottom w:val="0"/>
              <w:divBdr>
                <w:top w:val="none" w:sz="0" w:space="0" w:color="auto"/>
                <w:left w:val="none" w:sz="0" w:space="0" w:color="auto"/>
                <w:bottom w:val="none" w:sz="0" w:space="0" w:color="auto"/>
                <w:right w:val="none" w:sz="0" w:space="0" w:color="auto"/>
              </w:divBdr>
            </w:div>
            <w:div w:id="780950846">
              <w:marLeft w:val="0"/>
              <w:marRight w:val="0"/>
              <w:marTop w:val="0"/>
              <w:marBottom w:val="0"/>
              <w:divBdr>
                <w:top w:val="none" w:sz="0" w:space="0" w:color="auto"/>
                <w:left w:val="none" w:sz="0" w:space="0" w:color="auto"/>
                <w:bottom w:val="none" w:sz="0" w:space="0" w:color="auto"/>
                <w:right w:val="none" w:sz="0" w:space="0" w:color="auto"/>
              </w:divBdr>
            </w:div>
            <w:div w:id="656422496">
              <w:marLeft w:val="0"/>
              <w:marRight w:val="0"/>
              <w:marTop w:val="0"/>
              <w:marBottom w:val="0"/>
              <w:divBdr>
                <w:top w:val="none" w:sz="0" w:space="0" w:color="auto"/>
                <w:left w:val="none" w:sz="0" w:space="0" w:color="auto"/>
                <w:bottom w:val="none" w:sz="0" w:space="0" w:color="auto"/>
                <w:right w:val="none" w:sz="0" w:space="0" w:color="auto"/>
              </w:divBdr>
            </w:div>
            <w:div w:id="667900099">
              <w:marLeft w:val="0"/>
              <w:marRight w:val="0"/>
              <w:marTop w:val="0"/>
              <w:marBottom w:val="0"/>
              <w:divBdr>
                <w:top w:val="none" w:sz="0" w:space="0" w:color="auto"/>
                <w:left w:val="none" w:sz="0" w:space="0" w:color="auto"/>
                <w:bottom w:val="none" w:sz="0" w:space="0" w:color="auto"/>
                <w:right w:val="none" w:sz="0" w:space="0" w:color="auto"/>
              </w:divBdr>
            </w:div>
            <w:div w:id="1371146617">
              <w:marLeft w:val="0"/>
              <w:marRight w:val="0"/>
              <w:marTop w:val="0"/>
              <w:marBottom w:val="0"/>
              <w:divBdr>
                <w:top w:val="none" w:sz="0" w:space="0" w:color="auto"/>
                <w:left w:val="none" w:sz="0" w:space="0" w:color="auto"/>
                <w:bottom w:val="none" w:sz="0" w:space="0" w:color="auto"/>
                <w:right w:val="none" w:sz="0" w:space="0" w:color="auto"/>
              </w:divBdr>
            </w:div>
            <w:div w:id="2070306130">
              <w:marLeft w:val="0"/>
              <w:marRight w:val="0"/>
              <w:marTop w:val="0"/>
              <w:marBottom w:val="0"/>
              <w:divBdr>
                <w:top w:val="none" w:sz="0" w:space="0" w:color="auto"/>
                <w:left w:val="none" w:sz="0" w:space="0" w:color="auto"/>
                <w:bottom w:val="none" w:sz="0" w:space="0" w:color="auto"/>
                <w:right w:val="none" w:sz="0" w:space="0" w:color="auto"/>
              </w:divBdr>
            </w:div>
            <w:div w:id="629364230">
              <w:marLeft w:val="0"/>
              <w:marRight w:val="0"/>
              <w:marTop w:val="0"/>
              <w:marBottom w:val="0"/>
              <w:divBdr>
                <w:top w:val="none" w:sz="0" w:space="0" w:color="auto"/>
                <w:left w:val="none" w:sz="0" w:space="0" w:color="auto"/>
                <w:bottom w:val="none" w:sz="0" w:space="0" w:color="auto"/>
                <w:right w:val="none" w:sz="0" w:space="0" w:color="auto"/>
              </w:divBdr>
            </w:div>
            <w:div w:id="1297640163">
              <w:marLeft w:val="0"/>
              <w:marRight w:val="0"/>
              <w:marTop w:val="0"/>
              <w:marBottom w:val="0"/>
              <w:divBdr>
                <w:top w:val="none" w:sz="0" w:space="0" w:color="auto"/>
                <w:left w:val="none" w:sz="0" w:space="0" w:color="auto"/>
                <w:bottom w:val="none" w:sz="0" w:space="0" w:color="auto"/>
                <w:right w:val="none" w:sz="0" w:space="0" w:color="auto"/>
              </w:divBdr>
            </w:div>
            <w:div w:id="783110345">
              <w:marLeft w:val="0"/>
              <w:marRight w:val="0"/>
              <w:marTop w:val="0"/>
              <w:marBottom w:val="0"/>
              <w:divBdr>
                <w:top w:val="none" w:sz="0" w:space="0" w:color="auto"/>
                <w:left w:val="none" w:sz="0" w:space="0" w:color="auto"/>
                <w:bottom w:val="none" w:sz="0" w:space="0" w:color="auto"/>
                <w:right w:val="none" w:sz="0" w:space="0" w:color="auto"/>
              </w:divBdr>
            </w:div>
            <w:div w:id="1329672143">
              <w:marLeft w:val="0"/>
              <w:marRight w:val="0"/>
              <w:marTop w:val="0"/>
              <w:marBottom w:val="0"/>
              <w:divBdr>
                <w:top w:val="none" w:sz="0" w:space="0" w:color="auto"/>
                <w:left w:val="none" w:sz="0" w:space="0" w:color="auto"/>
                <w:bottom w:val="none" w:sz="0" w:space="0" w:color="auto"/>
                <w:right w:val="none" w:sz="0" w:space="0" w:color="auto"/>
              </w:divBdr>
            </w:div>
            <w:div w:id="837884468">
              <w:marLeft w:val="0"/>
              <w:marRight w:val="0"/>
              <w:marTop w:val="0"/>
              <w:marBottom w:val="0"/>
              <w:divBdr>
                <w:top w:val="none" w:sz="0" w:space="0" w:color="auto"/>
                <w:left w:val="none" w:sz="0" w:space="0" w:color="auto"/>
                <w:bottom w:val="none" w:sz="0" w:space="0" w:color="auto"/>
                <w:right w:val="none" w:sz="0" w:space="0" w:color="auto"/>
              </w:divBdr>
            </w:div>
            <w:div w:id="1487892558">
              <w:marLeft w:val="0"/>
              <w:marRight w:val="0"/>
              <w:marTop w:val="0"/>
              <w:marBottom w:val="0"/>
              <w:divBdr>
                <w:top w:val="none" w:sz="0" w:space="0" w:color="auto"/>
                <w:left w:val="none" w:sz="0" w:space="0" w:color="auto"/>
                <w:bottom w:val="none" w:sz="0" w:space="0" w:color="auto"/>
                <w:right w:val="none" w:sz="0" w:space="0" w:color="auto"/>
              </w:divBdr>
            </w:div>
            <w:div w:id="2033649253">
              <w:marLeft w:val="0"/>
              <w:marRight w:val="0"/>
              <w:marTop w:val="0"/>
              <w:marBottom w:val="0"/>
              <w:divBdr>
                <w:top w:val="none" w:sz="0" w:space="0" w:color="auto"/>
                <w:left w:val="none" w:sz="0" w:space="0" w:color="auto"/>
                <w:bottom w:val="none" w:sz="0" w:space="0" w:color="auto"/>
                <w:right w:val="none" w:sz="0" w:space="0" w:color="auto"/>
              </w:divBdr>
            </w:div>
            <w:div w:id="1393189333">
              <w:marLeft w:val="0"/>
              <w:marRight w:val="0"/>
              <w:marTop w:val="0"/>
              <w:marBottom w:val="0"/>
              <w:divBdr>
                <w:top w:val="none" w:sz="0" w:space="0" w:color="auto"/>
                <w:left w:val="none" w:sz="0" w:space="0" w:color="auto"/>
                <w:bottom w:val="none" w:sz="0" w:space="0" w:color="auto"/>
                <w:right w:val="none" w:sz="0" w:space="0" w:color="auto"/>
              </w:divBdr>
            </w:div>
            <w:div w:id="1363507446">
              <w:marLeft w:val="0"/>
              <w:marRight w:val="0"/>
              <w:marTop w:val="0"/>
              <w:marBottom w:val="0"/>
              <w:divBdr>
                <w:top w:val="none" w:sz="0" w:space="0" w:color="auto"/>
                <w:left w:val="none" w:sz="0" w:space="0" w:color="auto"/>
                <w:bottom w:val="none" w:sz="0" w:space="0" w:color="auto"/>
                <w:right w:val="none" w:sz="0" w:space="0" w:color="auto"/>
              </w:divBdr>
            </w:div>
            <w:div w:id="274604053">
              <w:marLeft w:val="0"/>
              <w:marRight w:val="0"/>
              <w:marTop w:val="0"/>
              <w:marBottom w:val="0"/>
              <w:divBdr>
                <w:top w:val="none" w:sz="0" w:space="0" w:color="auto"/>
                <w:left w:val="none" w:sz="0" w:space="0" w:color="auto"/>
                <w:bottom w:val="none" w:sz="0" w:space="0" w:color="auto"/>
                <w:right w:val="none" w:sz="0" w:space="0" w:color="auto"/>
              </w:divBdr>
            </w:div>
            <w:div w:id="1725986913">
              <w:marLeft w:val="0"/>
              <w:marRight w:val="0"/>
              <w:marTop w:val="0"/>
              <w:marBottom w:val="0"/>
              <w:divBdr>
                <w:top w:val="none" w:sz="0" w:space="0" w:color="auto"/>
                <w:left w:val="none" w:sz="0" w:space="0" w:color="auto"/>
                <w:bottom w:val="none" w:sz="0" w:space="0" w:color="auto"/>
                <w:right w:val="none" w:sz="0" w:space="0" w:color="auto"/>
              </w:divBdr>
            </w:div>
            <w:div w:id="1025596904">
              <w:marLeft w:val="0"/>
              <w:marRight w:val="0"/>
              <w:marTop w:val="0"/>
              <w:marBottom w:val="0"/>
              <w:divBdr>
                <w:top w:val="none" w:sz="0" w:space="0" w:color="auto"/>
                <w:left w:val="none" w:sz="0" w:space="0" w:color="auto"/>
                <w:bottom w:val="none" w:sz="0" w:space="0" w:color="auto"/>
                <w:right w:val="none" w:sz="0" w:space="0" w:color="auto"/>
              </w:divBdr>
            </w:div>
            <w:div w:id="744373614">
              <w:marLeft w:val="0"/>
              <w:marRight w:val="0"/>
              <w:marTop w:val="0"/>
              <w:marBottom w:val="0"/>
              <w:divBdr>
                <w:top w:val="none" w:sz="0" w:space="0" w:color="auto"/>
                <w:left w:val="none" w:sz="0" w:space="0" w:color="auto"/>
                <w:bottom w:val="none" w:sz="0" w:space="0" w:color="auto"/>
                <w:right w:val="none" w:sz="0" w:space="0" w:color="auto"/>
              </w:divBdr>
            </w:div>
            <w:div w:id="1108935784">
              <w:marLeft w:val="0"/>
              <w:marRight w:val="0"/>
              <w:marTop w:val="0"/>
              <w:marBottom w:val="0"/>
              <w:divBdr>
                <w:top w:val="none" w:sz="0" w:space="0" w:color="auto"/>
                <w:left w:val="none" w:sz="0" w:space="0" w:color="auto"/>
                <w:bottom w:val="none" w:sz="0" w:space="0" w:color="auto"/>
                <w:right w:val="none" w:sz="0" w:space="0" w:color="auto"/>
              </w:divBdr>
            </w:div>
            <w:div w:id="382751669">
              <w:marLeft w:val="0"/>
              <w:marRight w:val="0"/>
              <w:marTop w:val="0"/>
              <w:marBottom w:val="0"/>
              <w:divBdr>
                <w:top w:val="none" w:sz="0" w:space="0" w:color="auto"/>
                <w:left w:val="none" w:sz="0" w:space="0" w:color="auto"/>
                <w:bottom w:val="none" w:sz="0" w:space="0" w:color="auto"/>
                <w:right w:val="none" w:sz="0" w:space="0" w:color="auto"/>
              </w:divBdr>
            </w:div>
            <w:div w:id="1741243800">
              <w:marLeft w:val="0"/>
              <w:marRight w:val="0"/>
              <w:marTop w:val="0"/>
              <w:marBottom w:val="0"/>
              <w:divBdr>
                <w:top w:val="none" w:sz="0" w:space="0" w:color="auto"/>
                <w:left w:val="none" w:sz="0" w:space="0" w:color="auto"/>
                <w:bottom w:val="none" w:sz="0" w:space="0" w:color="auto"/>
                <w:right w:val="none" w:sz="0" w:space="0" w:color="auto"/>
              </w:divBdr>
            </w:div>
            <w:div w:id="1950430099">
              <w:marLeft w:val="0"/>
              <w:marRight w:val="0"/>
              <w:marTop w:val="0"/>
              <w:marBottom w:val="0"/>
              <w:divBdr>
                <w:top w:val="none" w:sz="0" w:space="0" w:color="auto"/>
                <w:left w:val="none" w:sz="0" w:space="0" w:color="auto"/>
                <w:bottom w:val="none" w:sz="0" w:space="0" w:color="auto"/>
                <w:right w:val="none" w:sz="0" w:space="0" w:color="auto"/>
              </w:divBdr>
            </w:div>
            <w:div w:id="899172776">
              <w:marLeft w:val="0"/>
              <w:marRight w:val="0"/>
              <w:marTop w:val="0"/>
              <w:marBottom w:val="0"/>
              <w:divBdr>
                <w:top w:val="none" w:sz="0" w:space="0" w:color="auto"/>
                <w:left w:val="none" w:sz="0" w:space="0" w:color="auto"/>
                <w:bottom w:val="none" w:sz="0" w:space="0" w:color="auto"/>
                <w:right w:val="none" w:sz="0" w:space="0" w:color="auto"/>
              </w:divBdr>
            </w:div>
            <w:div w:id="1449159292">
              <w:marLeft w:val="0"/>
              <w:marRight w:val="0"/>
              <w:marTop w:val="0"/>
              <w:marBottom w:val="0"/>
              <w:divBdr>
                <w:top w:val="none" w:sz="0" w:space="0" w:color="auto"/>
                <w:left w:val="none" w:sz="0" w:space="0" w:color="auto"/>
                <w:bottom w:val="none" w:sz="0" w:space="0" w:color="auto"/>
                <w:right w:val="none" w:sz="0" w:space="0" w:color="auto"/>
              </w:divBdr>
            </w:div>
            <w:div w:id="760221792">
              <w:marLeft w:val="0"/>
              <w:marRight w:val="0"/>
              <w:marTop w:val="0"/>
              <w:marBottom w:val="0"/>
              <w:divBdr>
                <w:top w:val="none" w:sz="0" w:space="0" w:color="auto"/>
                <w:left w:val="none" w:sz="0" w:space="0" w:color="auto"/>
                <w:bottom w:val="none" w:sz="0" w:space="0" w:color="auto"/>
                <w:right w:val="none" w:sz="0" w:space="0" w:color="auto"/>
              </w:divBdr>
            </w:div>
            <w:div w:id="1179076446">
              <w:marLeft w:val="0"/>
              <w:marRight w:val="0"/>
              <w:marTop w:val="0"/>
              <w:marBottom w:val="0"/>
              <w:divBdr>
                <w:top w:val="none" w:sz="0" w:space="0" w:color="auto"/>
                <w:left w:val="none" w:sz="0" w:space="0" w:color="auto"/>
                <w:bottom w:val="none" w:sz="0" w:space="0" w:color="auto"/>
                <w:right w:val="none" w:sz="0" w:space="0" w:color="auto"/>
              </w:divBdr>
            </w:div>
            <w:div w:id="2031107487">
              <w:marLeft w:val="0"/>
              <w:marRight w:val="0"/>
              <w:marTop w:val="0"/>
              <w:marBottom w:val="0"/>
              <w:divBdr>
                <w:top w:val="none" w:sz="0" w:space="0" w:color="auto"/>
                <w:left w:val="none" w:sz="0" w:space="0" w:color="auto"/>
                <w:bottom w:val="none" w:sz="0" w:space="0" w:color="auto"/>
                <w:right w:val="none" w:sz="0" w:space="0" w:color="auto"/>
              </w:divBdr>
            </w:div>
            <w:div w:id="469438836">
              <w:marLeft w:val="0"/>
              <w:marRight w:val="0"/>
              <w:marTop w:val="0"/>
              <w:marBottom w:val="0"/>
              <w:divBdr>
                <w:top w:val="none" w:sz="0" w:space="0" w:color="auto"/>
                <w:left w:val="none" w:sz="0" w:space="0" w:color="auto"/>
                <w:bottom w:val="none" w:sz="0" w:space="0" w:color="auto"/>
                <w:right w:val="none" w:sz="0" w:space="0" w:color="auto"/>
              </w:divBdr>
            </w:div>
            <w:div w:id="718239148">
              <w:marLeft w:val="0"/>
              <w:marRight w:val="0"/>
              <w:marTop w:val="0"/>
              <w:marBottom w:val="0"/>
              <w:divBdr>
                <w:top w:val="none" w:sz="0" w:space="0" w:color="auto"/>
                <w:left w:val="none" w:sz="0" w:space="0" w:color="auto"/>
                <w:bottom w:val="none" w:sz="0" w:space="0" w:color="auto"/>
                <w:right w:val="none" w:sz="0" w:space="0" w:color="auto"/>
              </w:divBdr>
            </w:div>
            <w:div w:id="1834447246">
              <w:marLeft w:val="0"/>
              <w:marRight w:val="0"/>
              <w:marTop w:val="0"/>
              <w:marBottom w:val="0"/>
              <w:divBdr>
                <w:top w:val="none" w:sz="0" w:space="0" w:color="auto"/>
                <w:left w:val="none" w:sz="0" w:space="0" w:color="auto"/>
                <w:bottom w:val="none" w:sz="0" w:space="0" w:color="auto"/>
                <w:right w:val="none" w:sz="0" w:space="0" w:color="auto"/>
              </w:divBdr>
            </w:div>
            <w:div w:id="1985619253">
              <w:marLeft w:val="0"/>
              <w:marRight w:val="0"/>
              <w:marTop w:val="0"/>
              <w:marBottom w:val="0"/>
              <w:divBdr>
                <w:top w:val="none" w:sz="0" w:space="0" w:color="auto"/>
                <w:left w:val="none" w:sz="0" w:space="0" w:color="auto"/>
                <w:bottom w:val="none" w:sz="0" w:space="0" w:color="auto"/>
                <w:right w:val="none" w:sz="0" w:space="0" w:color="auto"/>
              </w:divBdr>
            </w:div>
            <w:div w:id="1775245213">
              <w:marLeft w:val="0"/>
              <w:marRight w:val="0"/>
              <w:marTop w:val="0"/>
              <w:marBottom w:val="0"/>
              <w:divBdr>
                <w:top w:val="none" w:sz="0" w:space="0" w:color="auto"/>
                <w:left w:val="none" w:sz="0" w:space="0" w:color="auto"/>
                <w:bottom w:val="none" w:sz="0" w:space="0" w:color="auto"/>
                <w:right w:val="none" w:sz="0" w:space="0" w:color="auto"/>
              </w:divBdr>
            </w:div>
            <w:div w:id="1680162194">
              <w:marLeft w:val="0"/>
              <w:marRight w:val="0"/>
              <w:marTop w:val="0"/>
              <w:marBottom w:val="0"/>
              <w:divBdr>
                <w:top w:val="none" w:sz="0" w:space="0" w:color="auto"/>
                <w:left w:val="none" w:sz="0" w:space="0" w:color="auto"/>
                <w:bottom w:val="none" w:sz="0" w:space="0" w:color="auto"/>
                <w:right w:val="none" w:sz="0" w:space="0" w:color="auto"/>
              </w:divBdr>
            </w:div>
            <w:div w:id="509680999">
              <w:marLeft w:val="0"/>
              <w:marRight w:val="0"/>
              <w:marTop w:val="0"/>
              <w:marBottom w:val="0"/>
              <w:divBdr>
                <w:top w:val="none" w:sz="0" w:space="0" w:color="auto"/>
                <w:left w:val="none" w:sz="0" w:space="0" w:color="auto"/>
                <w:bottom w:val="none" w:sz="0" w:space="0" w:color="auto"/>
                <w:right w:val="none" w:sz="0" w:space="0" w:color="auto"/>
              </w:divBdr>
            </w:div>
            <w:div w:id="13190385">
              <w:marLeft w:val="0"/>
              <w:marRight w:val="0"/>
              <w:marTop w:val="0"/>
              <w:marBottom w:val="0"/>
              <w:divBdr>
                <w:top w:val="none" w:sz="0" w:space="0" w:color="auto"/>
                <w:left w:val="none" w:sz="0" w:space="0" w:color="auto"/>
                <w:bottom w:val="none" w:sz="0" w:space="0" w:color="auto"/>
                <w:right w:val="none" w:sz="0" w:space="0" w:color="auto"/>
              </w:divBdr>
            </w:div>
            <w:div w:id="1699311923">
              <w:marLeft w:val="0"/>
              <w:marRight w:val="0"/>
              <w:marTop w:val="0"/>
              <w:marBottom w:val="0"/>
              <w:divBdr>
                <w:top w:val="none" w:sz="0" w:space="0" w:color="auto"/>
                <w:left w:val="none" w:sz="0" w:space="0" w:color="auto"/>
                <w:bottom w:val="none" w:sz="0" w:space="0" w:color="auto"/>
                <w:right w:val="none" w:sz="0" w:space="0" w:color="auto"/>
              </w:divBdr>
            </w:div>
            <w:div w:id="1335641941">
              <w:marLeft w:val="0"/>
              <w:marRight w:val="0"/>
              <w:marTop w:val="0"/>
              <w:marBottom w:val="0"/>
              <w:divBdr>
                <w:top w:val="none" w:sz="0" w:space="0" w:color="auto"/>
                <w:left w:val="none" w:sz="0" w:space="0" w:color="auto"/>
                <w:bottom w:val="none" w:sz="0" w:space="0" w:color="auto"/>
                <w:right w:val="none" w:sz="0" w:space="0" w:color="auto"/>
              </w:divBdr>
            </w:div>
            <w:div w:id="752623142">
              <w:marLeft w:val="0"/>
              <w:marRight w:val="0"/>
              <w:marTop w:val="0"/>
              <w:marBottom w:val="0"/>
              <w:divBdr>
                <w:top w:val="none" w:sz="0" w:space="0" w:color="auto"/>
                <w:left w:val="none" w:sz="0" w:space="0" w:color="auto"/>
                <w:bottom w:val="none" w:sz="0" w:space="0" w:color="auto"/>
                <w:right w:val="none" w:sz="0" w:space="0" w:color="auto"/>
              </w:divBdr>
            </w:div>
            <w:div w:id="901480047">
              <w:marLeft w:val="0"/>
              <w:marRight w:val="0"/>
              <w:marTop w:val="0"/>
              <w:marBottom w:val="0"/>
              <w:divBdr>
                <w:top w:val="none" w:sz="0" w:space="0" w:color="auto"/>
                <w:left w:val="none" w:sz="0" w:space="0" w:color="auto"/>
                <w:bottom w:val="none" w:sz="0" w:space="0" w:color="auto"/>
                <w:right w:val="none" w:sz="0" w:space="0" w:color="auto"/>
              </w:divBdr>
            </w:div>
            <w:div w:id="298153359">
              <w:marLeft w:val="0"/>
              <w:marRight w:val="0"/>
              <w:marTop w:val="0"/>
              <w:marBottom w:val="0"/>
              <w:divBdr>
                <w:top w:val="none" w:sz="0" w:space="0" w:color="auto"/>
                <w:left w:val="none" w:sz="0" w:space="0" w:color="auto"/>
                <w:bottom w:val="none" w:sz="0" w:space="0" w:color="auto"/>
                <w:right w:val="none" w:sz="0" w:space="0" w:color="auto"/>
              </w:divBdr>
            </w:div>
            <w:div w:id="585194109">
              <w:marLeft w:val="0"/>
              <w:marRight w:val="0"/>
              <w:marTop w:val="0"/>
              <w:marBottom w:val="0"/>
              <w:divBdr>
                <w:top w:val="none" w:sz="0" w:space="0" w:color="auto"/>
                <w:left w:val="none" w:sz="0" w:space="0" w:color="auto"/>
                <w:bottom w:val="none" w:sz="0" w:space="0" w:color="auto"/>
                <w:right w:val="none" w:sz="0" w:space="0" w:color="auto"/>
              </w:divBdr>
            </w:div>
            <w:div w:id="346686647">
              <w:marLeft w:val="0"/>
              <w:marRight w:val="0"/>
              <w:marTop w:val="0"/>
              <w:marBottom w:val="0"/>
              <w:divBdr>
                <w:top w:val="none" w:sz="0" w:space="0" w:color="auto"/>
                <w:left w:val="none" w:sz="0" w:space="0" w:color="auto"/>
                <w:bottom w:val="none" w:sz="0" w:space="0" w:color="auto"/>
                <w:right w:val="none" w:sz="0" w:space="0" w:color="auto"/>
              </w:divBdr>
            </w:div>
            <w:div w:id="1913614018">
              <w:marLeft w:val="0"/>
              <w:marRight w:val="0"/>
              <w:marTop w:val="0"/>
              <w:marBottom w:val="0"/>
              <w:divBdr>
                <w:top w:val="none" w:sz="0" w:space="0" w:color="auto"/>
                <w:left w:val="none" w:sz="0" w:space="0" w:color="auto"/>
                <w:bottom w:val="none" w:sz="0" w:space="0" w:color="auto"/>
                <w:right w:val="none" w:sz="0" w:space="0" w:color="auto"/>
              </w:divBdr>
            </w:div>
            <w:div w:id="676689450">
              <w:marLeft w:val="0"/>
              <w:marRight w:val="0"/>
              <w:marTop w:val="0"/>
              <w:marBottom w:val="0"/>
              <w:divBdr>
                <w:top w:val="none" w:sz="0" w:space="0" w:color="auto"/>
                <w:left w:val="none" w:sz="0" w:space="0" w:color="auto"/>
                <w:bottom w:val="none" w:sz="0" w:space="0" w:color="auto"/>
                <w:right w:val="none" w:sz="0" w:space="0" w:color="auto"/>
              </w:divBdr>
            </w:div>
            <w:div w:id="1235163775">
              <w:marLeft w:val="0"/>
              <w:marRight w:val="0"/>
              <w:marTop w:val="0"/>
              <w:marBottom w:val="0"/>
              <w:divBdr>
                <w:top w:val="none" w:sz="0" w:space="0" w:color="auto"/>
                <w:left w:val="none" w:sz="0" w:space="0" w:color="auto"/>
                <w:bottom w:val="none" w:sz="0" w:space="0" w:color="auto"/>
                <w:right w:val="none" w:sz="0" w:space="0" w:color="auto"/>
              </w:divBdr>
            </w:div>
            <w:div w:id="448428379">
              <w:marLeft w:val="0"/>
              <w:marRight w:val="0"/>
              <w:marTop w:val="0"/>
              <w:marBottom w:val="0"/>
              <w:divBdr>
                <w:top w:val="none" w:sz="0" w:space="0" w:color="auto"/>
                <w:left w:val="none" w:sz="0" w:space="0" w:color="auto"/>
                <w:bottom w:val="none" w:sz="0" w:space="0" w:color="auto"/>
                <w:right w:val="none" w:sz="0" w:space="0" w:color="auto"/>
              </w:divBdr>
            </w:div>
            <w:div w:id="1310207091">
              <w:marLeft w:val="0"/>
              <w:marRight w:val="0"/>
              <w:marTop w:val="0"/>
              <w:marBottom w:val="0"/>
              <w:divBdr>
                <w:top w:val="none" w:sz="0" w:space="0" w:color="auto"/>
                <w:left w:val="none" w:sz="0" w:space="0" w:color="auto"/>
                <w:bottom w:val="none" w:sz="0" w:space="0" w:color="auto"/>
                <w:right w:val="none" w:sz="0" w:space="0" w:color="auto"/>
              </w:divBdr>
            </w:div>
            <w:div w:id="1229993529">
              <w:marLeft w:val="0"/>
              <w:marRight w:val="0"/>
              <w:marTop w:val="0"/>
              <w:marBottom w:val="0"/>
              <w:divBdr>
                <w:top w:val="none" w:sz="0" w:space="0" w:color="auto"/>
                <w:left w:val="none" w:sz="0" w:space="0" w:color="auto"/>
                <w:bottom w:val="none" w:sz="0" w:space="0" w:color="auto"/>
                <w:right w:val="none" w:sz="0" w:space="0" w:color="auto"/>
              </w:divBdr>
            </w:div>
            <w:div w:id="900410879">
              <w:marLeft w:val="0"/>
              <w:marRight w:val="0"/>
              <w:marTop w:val="0"/>
              <w:marBottom w:val="0"/>
              <w:divBdr>
                <w:top w:val="none" w:sz="0" w:space="0" w:color="auto"/>
                <w:left w:val="none" w:sz="0" w:space="0" w:color="auto"/>
                <w:bottom w:val="none" w:sz="0" w:space="0" w:color="auto"/>
                <w:right w:val="none" w:sz="0" w:space="0" w:color="auto"/>
              </w:divBdr>
            </w:div>
            <w:div w:id="337318775">
              <w:marLeft w:val="0"/>
              <w:marRight w:val="0"/>
              <w:marTop w:val="0"/>
              <w:marBottom w:val="0"/>
              <w:divBdr>
                <w:top w:val="none" w:sz="0" w:space="0" w:color="auto"/>
                <w:left w:val="none" w:sz="0" w:space="0" w:color="auto"/>
                <w:bottom w:val="none" w:sz="0" w:space="0" w:color="auto"/>
                <w:right w:val="none" w:sz="0" w:space="0" w:color="auto"/>
              </w:divBdr>
            </w:div>
            <w:div w:id="1393430072">
              <w:marLeft w:val="0"/>
              <w:marRight w:val="0"/>
              <w:marTop w:val="0"/>
              <w:marBottom w:val="0"/>
              <w:divBdr>
                <w:top w:val="none" w:sz="0" w:space="0" w:color="auto"/>
                <w:left w:val="none" w:sz="0" w:space="0" w:color="auto"/>
                <w:bottom w:val="none" w:sz="0" w:space="0" w:color="auto"/>
                <w:right w:val="none" w:sz="0" w:space="0" w:color="auto"/>
              </w:divBdr>
            </w:div>
            <w:div w:id="176577472">
              <w:marLeft w:val="0"/>
              <w:marRight w:val="0"/>
              <w:marTop w:val="0"/>
              <w:marBottom w:val="0"/>
              <w:divBdr>
                <w:top w:val="none" w:sz="0" w:space="0" w:color="auto"/>
                <w:left w:val="none" w:sz="0" w:space="0" w:color="auto"/>
                <w:bottom w:val="none" w:sz="0" w:space="0" w:color="auto"/>
                <w:right w:val="none" w:sz="0" w:space="0" w:color="auto"/>
              </w:divBdr>
            </w:div>
            <w:div w:id="2024940588">
              <w:marLeft w:val="0"/>
              <w:marRight w:val="0"/>
              <w:marTop w:val="0"/>
              <w:marBottom w:val="0"/>
              <w:divBdr>
                <w:top w:val="none" w:sz="0" w:space="0" w:color="auto"/>
                <w:left w:val="none" w:sz="0" w:space="0" w:color="auto"/>
                <w:bottom w:val="none" w:sz="0" w:space="0" w:color="auto"/>
                <w:right w:val="none" w:sz="0" w:space="0" w:color="auto"/>
              </w:divBdr>
            </w:div>
            <w:div w:id="1073703149">
              <w:marLeft w:val="0"/>
              <w:marRight w:val="0"/>
              <w:marTop w:val="0"/>
              <w:marBottom w:val="0"/>
              <w:divBdr>
                <w:top w:val="none" w:sz="0" w:space="0" w:color="auto"/>
                <w:left w:val="none" w:sz="0" w:space="0" w:color="auto"/>
                <w:bottom w:val="none" w:sz="0" w:space="0" w:color="auto"/>
                <w:right w:val="none" w:sz="0" w:space="0" w:color="auto"/>
              </w:divBdr>
            </w:div>
            <w:div w:id="2056198526">
              <w:marLeft w:val="0"/>
              <w:marRight w:val="0"/>
              <w:marTop w:val="0"/>
              <w:marBottom w:val="0"/>
              <w:divBdr>
                <w:top w:val="none" w:sz="0" w:space="0" w:color="auto"/>
                <w:left w:val="none" w:sz="0" w:space="0" w:color="auto"/>
                <w:bottom w:val="none" w:sz="0" w:space="0" w:color="auto"/>
                <w:right w:val="none" w:sz="0" w:space="0" w:color="auto"/>
              </w:divBdr>
            </w:div>
            <w:div w:id="350912121">
              <w:marLeft w:val="0"/>
              <w:marRight w:val="0"/>
              <w:marTop w:val="0"/>
              <w:marBottom w:val="0"/>
              <w:divBdr>
                <w:top w:val="none" w:sz="0" w:space="0" w:color="auto"/>
                <w:left w:val="none" w:sz="0" w:space="0" w:color="auto"/>
                <w:bottom w:val="none" w:sz="0" w:space="0" w:color="auto"/>
                <w:right w:val="none" w:sz="0" w:space="0" w:color="auto"/>
              </w:divBdr>
            </w:div>
            <w:div w:id="180511083">
              <w:marLeft w:val="0"/>
              <w:marRight w:val="0"/>
              <w:marTop w:val="0"/>
              <w:marBottom w:val="0"/>
              <w:divBdr>
                <w:top w:val="none" w:sz="0" w:space="0" w:color="auto"/>
                <w:left w:val="none" w:sz="0" w:space="0" w:color="auto"/>
                <w:bottom w:val="none" w:sz="0" w:space="0" w:color="auto"/>
                <w:right w:val="none" w:sz="0" w:space="0" w:color="auto"/>
              </w:divBdr>
            </w:div>
            <w:div w:id="2065904618">
              <w:marLeft w:val="0"/>
              <w:marRight w:val="0"/>
              <w:marTop w:val="0"/>
              <w:marBottom w:val="0"/>
              <w:divBdr>
                <w:top w:val="none" w:sz="0" w:space="0" w:color="auto"/>
                <w:left w:val="none" w:sz="0" w:space="0" w:color="auto"/>
                <w:bottom w:val="none" w:sz="0" w:space="0" w:color="auto"/>
                <w:right w:val="none" w:sz="0" w:space="0" w:color="auto"/>
              </w:divBdr>
            </w:div>
            <w:div w:id="787089077">
              <w:marLeft w:val="0"/>
              <w:marRight w:val="0"/>
              <w:marTop w:val="0"/>
              <w:marBottom w:val="0"/>
              <w:divBdr>
                <w:top w:val="none" w:sz="0" w:space="0" w:color="auto"/>
                <w:left w:val="none" w:sz="0" w:space="0" w:color="auto"/>
                <w:bottom w:val="none" w:sz="0" w:space="0" w:color="auto"/>
                <w:right w:val="none" w:sz="0" w:space="0" w:color="auto"/>
              </w:divBdr>
            </w:div>
            <w:div w:id="1272473746">
              <w:marLeft w:val="0"/>
              <w:marRight w:val="0"/>
              <w:marTop w:val="0"/>
              <w:marBottom w:val="0"/>
              <w:divBdr>
                <w:top w:val="none" w:sz="0" w:space="0" w:color="auto"/>
                <w:left w:val="none" w:sz="0" w:space="0" w:color="auto"/>
                <w:bottom w:val="none" w:sz="0" w:space="0" w:color="auto"/>
                <w:right w:val="none" w:sz="0" w:space="0" w:color="auto"/>
              </w:divBdr>
            </w:div>
            <w:div w:id="1612278384">
              <w:marLeft w:val="0"/>
              <w:marRight w:val="0"/>
              <w:marTop w:val="0"/>
              <w:marBottom w:val="0"/>
              <w:divBdr>
                <w:top w:val="none" w:sz="0" w:space="0" w:color="auto"/>
                <w:left w:val="none" w:sz="0" w:space="0" w:color="auto"/>
                <w:bottom w:val="none" w:sz="0" w:space="0" w:color="auto"/>
                <w:right w:val="none" w:sz="0" w:space="0" w:color="auto"/>
              </w:divBdr>
            </w:div>
            <w:div w:id="2062821595">
              <w:marLeft w:val="0"/>
              <w:marRight w:val="0"/>
              <w:marTop w:val="0"/>
              <w:marBottom w:val="0"/>
              <w:divBdr>
                <w:top w:val="none" w:sz="0" w:space="0" w:color="auto"/>
                <w:left w:val="none" w:sz="0" w:space="0" w:color="auto"/>
                <w:bottom w:val="none" w:sz="0" w:space="0" w:color="auto"/>
                <w:right w:val="none" w:sz="0" w:space="0" w:color="auto"/>
              </w:divBdr>
            </w:div>
            <w:div w:id="1982299674">
              <w:marLeft w:val="0"/>
              <w:marRight w:val="0"/>
              <w:marTop w:val="0"/>
              <w:marBottom w:val="0"/>
              <w:divBdr>
                <w:top w:val="none" w:sz="0" w:space="0" w:color="auto"/>
                <w:left w:val="none" w:sz="0" w:space="0" w:color="auto"/>
                <w:bottom w:val="none" w:sz="0" w:space="0" w:color="auto"/>
                <w:right w:val="none" w:sz="0" w:space="0" w:color="auto"/>
              </w:divBdr>
            </w:div>
            <w:div w:id="1713843325">
              <w:marLeft w:val="0"/>
              <w:marRight w:val="0"/>
              <w:marTop w:val="0"/>
              <w:marBottom w:val="0"/>
              <w:divBdr>
                <w:top w:val="none" w:sz="0" w:space="0" w:color="auto"/>
                <w:left w:val="none" w:sz="0" w:space="0" w:color="auto"/>
                <w:bottom w:val="none" w:sz="0" w:space="0" w:color="auto"/>
                <w:right w:val="none" w:sz="0" w:space="0" w:color="auto"/>
              </w:divBdr>
            </w:div>
            <w:div w:id="1190608353">
              <w:marLeft w:val="0"/>
              <w:marRight w:val="0"/>
              <w:marTop w:val="0"/>
              <w:marBottom w:val="0"/>
              <w:divBdr>
                <w:top w:val="none" w:sz="0" w:space="0" w:color="auto"/>
                <w:left w:val="none" w:sz="0" w:space="0" w:color="auto"/>
                <w:bottom w:val="none" w:sz="0" w:space="0" w:color="auto"/>
                <w:right w:val="none" w:sz="0" w:space="0" w:color="auto"/>
              </w:divBdr>
            </w:div>
            <w:div w:id="1840727396">
              <w:marLeft w:val="0"/>
              <w:marRight w:val="0"/>
              <w:marTop w:val="0"/>
              <w:marBottom w:val="0"/>
              <w:divBdr>
                <w:top w:val="none" w:sz="0" w:space="0" w:color="auto"/>
                <w:left w:val="none" w:sz="0" w:space="0" w:color="auto"/>
                <w:bottom w:val="none" w:sz="0" w:space="0" w:color="auto"/>
                <w:right w:val="none" w:sz="0" w:space="0" w:color="auto"/>
              </w:divBdr>
            </w:div>
            <w:div w:id="735780210">
              <w:marLeft w:val="0"/>
              <w:marRight w:val="0"/>
              <w:marTop w:val="0"/>
              <w:marBottom w:val="0"/>
              <w:divBdr>
                <w:top w:val="none" w:sz="0" w:space="0" w:color="auto"/>
                <w:left w:val="none" w:sz="0" w:space="0" w:color="auto"/>
                <w:bottom w:val="none" w:sz="0" w:space="0" w:color="auto"/>
                <w:right w:val="none" w:sz="0" w:space="0" w:color="auto"/>
              </w:divBdr>
            </w:div>
            <w:div w:id="754669298">
              <w:marLeft w:val="0"/>
              <w:marRight w:val="0"/>
              <w:marTop w:val="0"/>
              <w:marBottom w:val="0"/>
              <w:divBdr>
                <w:top w:val="none" w:sz="0" w:space="0" w:color="auto"/>
                <w:left w:val="none" w:sz="0" w:space="0" w:color="auto"/>
                <w:bottom w:val="none" w:sz="0" w:space="0" w:color="auto"/>
                <w:right w:val="none" w:sz="0" w:space="0" w:color="auto"/>
              </w:divBdr>
            </w:div>
            <w:div w:id="538858226">
              <w:marLeft w:val="0"/>
              <w:marRight w:val="0"/>
              <w:marTop w:val="0"/>
              <w:marBottom w:val="0"/>
              <w:divBdr>
                <w:top w:val="none" w:sz="0" w:space="0" w:color="auto"/>
                <w:left w:val="none" w:sz="0" w:space="0" w:color="auto"/>
                <w:bottom w:val="none" w:sz="0" w:space="0" w:color="auto"/>
                <w:right w:val="none" w:sz="0" w:space="0" w:color="auto"/>
              </w:divBdr>
            </w:div>
            <w:div w:id="758063565">
              <w:marLeft w:val="0"/>
              <w:marRight w:val="0"/>
              <w:marTop w:val="0"/>
              <w:marBottom w:val="0"/>
              <w:divBdr>
                <w:top w:val="none" w:sz="0" w:space="0" w:color="auto"/>
                <w:left w:val="none" w:sz="0" w:space="0" w:color="auto"/>
                <w:bottom w:val="none" w:sz="0" w:space="0" w:color="auto"/>
                <w:right w:val="none" w:sz="0" w:space="0" w:color="auto"/>
              </w:divBdr>
            </w:div>
          </w:divsChild>
        </w:div>
        <w:div w:id="1560751392">
          <w:marLeft w:val="0"/>
          <w:marRight w:val="0"/>
          <w:marTop w:val="0"/>
          <w:marBottom w:val="0"/>
          <w:divBdr>
            <w:top w:val="none" w:sz="0" w:space="0" w:color="auto"/>
            <w:left w:val="none" w:sz="0" w:space="0" w:color="auto"/>
            <w:bottom w:val="none" w:sz="0" w:space="0" w:color="auto"/>
            <w:right w:val="none" w:sz="0" w:space="0" w:color="auto"/>
          </w:divBdr>
          <w:divsChild>
            <w:div w:id="93207303">
              <w:marLeft w:val="0"/>
              <w:marRight w:val="0"/>
              <w:marTop w:val="0"/>
              <w:marBottom w:val="0"/>
              <w:divBdr>
                <w:top w:val="none" w:sz="0" w:space="0" w:color="auto"/>
                <w:left w:val="none" w:sz="0" w:space="0" w:color="auto"/>
                <w:bottom w:val="none" w:sz="0" w:space="0" w:color="auto"/>
                <w:right w:val="none" w:sz="0" w:space="0" w:color="auto"/>
              </w:divBdr>
            </w:div>
            <w:div w:id="166486829">
              <w:marLeft w:val="0"/>
              <w:marRight w:val="0"/>
              <w:marTop w:val="0"/>
              <w:marBottom w:val="0"/>
              <w:divBdr>
                <w:top w:val="none" w:sz="0" w:space="0" w:color="auto"/>
                <w:left w:val="none" w:sz="0" w:space="0" w:color="auto"/>
                <w:bottom w:val="none" w:sz="0" w:space="0" w:color="auto"/>
                <w:right w:val="none" w:sz="0" w:space="0" w:color="auto"/>
              </w:divBdr>
            </w:div>
            <w:div w:id="1708798599">
              <w:marLeft w:val="0"/>
              <w:marRight w:val="0"/>
              <w:marTop w:val="0"/>
              <w:marBottom w:val="0"/>
              <w:divBdr>
                <w:top w:val="none" w:sz="0" w:space="0" w:color="auto"/>
                <w:left w:val="none" w:sz="0" w:space="0" w:color="auto"/>
                <w:bottom w:val="none" w:sz="0" w:space="0" w:color="auto"/>
                <w:right w:val="none" w:sz="0" w:space="0" w:color="auto"/>
              </w:divBdr>
            </w:div>
            <w:div w:id="20520664">
              <w:marLeft w:val="0"/>
              <w:marRight w:val="0"/>
              <w:marTop w:val="0"/>
              <w:marBottom w:val="0"/>
              <w:divBdr>
                <w:top w:val="none" w:sz="0" w:space="0" w:color="auto"/>
                <w:left w:val="none" w:sz="0" w:space="0" w:color="auto"/>
                <w:bottom w:val="none" w:sz="0" w:space="0" w:color="auto"/>
                <w:right w:val="none" w:sz="0" w:space="0" w:color="auto"/>
              </w:divBdr>
            </w:div>
            <w:div w:id="1304311929">
              <w:marLeft w:val="0"/>
              <w:marRight w:val="0"/>
              <w:marTop w:val="0"/>
              <w:marBottom w:val="0"/>
              <w:divBdr>
                <w:top w:val="none" w:sz="0" w:space="0" w:color="auto"/>
                <w:left w:val="none" w:sz="0" w:space="0" w:color="auto"/>
                <w:bottom w:val="none" w:sz="0" w:space="0" w:color="auto"/>
                <w:right w:val="none" w:sz="0" w:space="0" w:color="auto"/>
              </w:divBdr>
            </w:div>
            <w:div w:id="4941970">
              <w:marLeft w:val="0"/>
              <w:marRight w:val="0"/>
              <w:marTop w:val="0"/>
              <w:marBottom w:val="0"/>
              <w:divBdr>
                <w:top w:val="none" w:sz="0" w:space="0" w:color="auto"/>
                <w:left w:val="none" w:sz="0" w:space="0" w:color="auto"/>
                <w:bottom w:val="none" w:sz="0" w:space="0" w:color="auto"/>
                <w:right w:val="none" w:sz="0" w:space="0" w:color="auto"/>
              </w:divBdr>
            </w:div>
            <w:div w:id="1115834219">
              <w:marLeft w:val="0"/>
              <w:marRight w:val="0"/>
              <w:marTop w:val="0"/>
              <w:marBottom w:val="0"/>
              <w:divBdr>
                <w:top w:val="none" w:sz="0" w:space="0" w:color="auto"/>
                <w:left w:val="none" w:sz="0" w:space="0" w:color="auto"/>
                <w:bottom w:val="none" w:sz="0" w:space="0" w:color="auto"/>
                <w:right w:val="none" w:sz="0" w:space="0" w:color="auto"/>
              </w:divBdr>
            </w:div>
            <w:div w:id="1919706716">
              <w:marLeft w:val="0"/>
              <w:marRight w:val="0"/>
              <w:marTop w:val="0"/>
              <w:marBottom w:val="0"/>
              <w:divBdr>
                <w:top w:val="none" w:sz="0" w:space="0" w:color="auto"/>
                <w:left w:val="none" w:sz="0" w:space="0" w:color="auto"/>
                <w:bottom w:val="none" w:sz="0" w:space="0" w:color="auto"/>
                <w:right w:val="none" w:sz="0" w:space="0" w:color="auto"/>
              </w:divBdr>
            </w:div>
            <w:div w:id="90400650">
              <w:marLeft w:val="0"/>
              <w:marRight w:val="0"/>
              <w:marTop w:val="0"/>
              <w:marBottom w:val="0"/>
              <w:divBdr>
                <w:top w:val="none" w:sz="0" w:space="0" w:color="auto"/>
                <w:left w:val="none" w:sz="0" w:space="0" w:color="auto"/>
                <w:bottom w:val="none" w:sz="0" w:space="0" w:color="auto"/>
                <w:right w:val="none" w:sz="0" w:space="0" w:color="auto"/>
              </w:divBdr>
            </w:div>
            <w:div w:id="814565547">
              <w:marLeft w:val="0"/>
              <w:marRight w:val="0"/>
              <w:marTop w:val="0"/>
              <w:marBottom w:val="0"/>
              <w:divBdr>
                <w:top w:val="none" w:sz="0" w:space="0" w:color="auto"/>
                <w:left w:val="none" w:sz="0" w:space="0" w:color="auto"/>
                <w:bottom w:val="none" w:sz="0" w:space="0" w:color="auto"/>
                <w:right w:val="none" w:sz="0" w:space="0" w:color="auto"/>
              </w:divBdr>
            </w:div>
            <w:div w:id="1992632490">
              <w:marLeft w:val="0"/>
              <w:marRight w:val="0"/>
              <w:marTop w:val="0"/>
              <w:marBottom w:val="0"/>
              <w:divBdr>
                <w:top w:val="none" w:sz="0" w:space="0" w:color="auto"/>
                <w:left w:val="none" w:sz="0" w:space="0" w:color="auto"/>
                <w:bottom w:val="none" w:sz="0" w:space="0" w:color="auto"/>
                <w:right w:val="none" w:sz="0" w:space="0" w:color="auto"/>
              </w:divBdr>
            </w:div>
            <w:div w:id="581530383">
              <w:marLeft w:val="0"/>
              <w:marRight w:val="0"/>
              <w:marTop w:val="0"/>
              <w:marBottom w:val="0"/>
              <w:divBdr>
                <w:top w:val="none" w:sz="0" w:space="0" w:color="auto"/>
                <w:left w:val="none" w:sz="0" w:space="0" w:color="auto"/>
                <w:bottom w:val="none" w:sz="0" w:space="0" w:color="auto"/>
                <w:right w:val="none" w:sz="0" w:space="0" w:color="auto"/>
              </w:divBdr>
            </w:div>
            <w:div w:id="983312779">
              <w:marLeft w:val="0"/>
              <w:marRight w:val="0"/>
              <w:marTop w:val="0"/>
              <w:marBottom w:val="0"/>
              <w:divBdr>
                <w:top w:val="none" w:sz="0" w:space="0" w:color="auto"/>
                <w:left w:val="none" w:sz="0" w:space="0" w:color="auto"/>
                <w:bottom w:val="none" w:sz="0" w:space="0" w:color="auto"/>
                <w:right w:val="none" w:sz="0" w:space="0" w:color="auto"/>
              </w:divBdr>
            </w:div>
            <w:div w:id="1362822355">
              <w:marLeft w:val="0"/>
              <w:marRight w:val="0"/>
              <w:marTop w:val="0"/>
              <w:marBottom w:val="0"/>
              <w:divBdr>
                <w:top w:val="none" w:sz="0" w:space="0" w:color="auto"/>
                <w:left w:val="none" w:sz="0" w:space="0" w:color="auto"/>
                <w:bottom w:val="none" w:sz="0" w:space="0" w:color="auto"/>
                <w:right w:val="none" w:sz="0" w:space="0" w:color="auto"/>
              </w:divBdr>
            </w:div>
            <w:div w:id="559484959">
              <w:marLeft w:val="0"/>
              <w:marRight w:val="0"/>
              <w:marTop w:val="0"/>
              <w:marBottom w:val="0"/>
              <w:divBdr>
                <w:top w:val="none" w:sz="0" w:space="0" w:color="auto"/>
                <w:left w:val="none" w:sz="0" w:space="0" w:color="auto"/>
                <w:bottom w:val="none" w:sz="0" w:space="0" w:color="auto"/>
                <w:right w:val="none" w:sz="0" w:space="0" w:color="auto"/>
              </w:divBdr>
            </w:div>
            <w:div w:id="2127114047">
              <w:marLeft w:val="0"/>
              <w:marRight w:val="0"/>
              <w:marTop w:val="0"/>
              <w:marBottom w:val="0"/>
              <w:divBdr>
                <w:top w:val="none" w:sz="0" w:space="0" w:color="auto"/>
                <w:left w:val="none" w:sz="0" w:space="0" w:color="auto"/>
                <w:bottom w:val="none" w:sz="0" w:space="0" w:color="auto"/>
                <w:right w:val="none" w:sz="0" w:space="0" w:color="auto"/>
              </w:divBdr>
            </w:div>
            <w:div w:id="458767787">
              <w:marLeft w:val="0"/>
              <w:marRight w:val="0"/>
              <w:marTop w:val="0"/>
              <w:marBottom w:val="0"/>
              <w:divBdr>
                <w:top w:val="none" w:sz="0" w:space="0" w:color="auto"/>
                <w:left w:val="none" w:sz="0" w:space="0" w:color="auto"/>
                <w:bottom w:val="none" w:sz="0" w:space="0" w:color="auto"/>
                <w:right w:val="none" w:sz="0" w:space="0" w:color="auto"/>
              </w:divBdr>
            </w:div>
            <w:div w:id="1953825754">
              <w:marLeft w:val="0"/>
              <w:marRight w:val="0"/>
              <w:marTop w:val="0"/>
              <w:marBottom w:val="0"/>
              <w:divBdr>
                <w:top w:val="none" w:sz="0" w:space="0" w:color="auto"/>
                <w:left w:val="none" w:sz="0" w:space="0" w:color="auto"/>
                <w:bottom w:val="none" w:sz="0" w:space="0" w:color="auto"/>
                <w:right w:val="none" w:sz="0" w:space="0" w:color="auto"/>
              </w:divBdr>
            </w:div>
            <w:div w:id="1226913199">
              <w:marLeft w:val="0"/>
              <w:marRight w:val="0"/>
              <w:marTop w:val="0"/>
              <w:marBottom w:val="0"/>
              <w:divBdr>
                <w:top w:val="none" w:sz="0" w:space="0" w:color="auto"/>
                <w:left w:val="none" w:sz="0" w:space="0" w:color="auto"/>
                <w:bottom w:val="none" w:sz="0" w:space="0" w:color="auto"/>
                <w:right w:val="none" w:sz="0" w:space="0" w:color="auto"/>
              </w:divBdr>
            </w:div>
            <w:div w:id="288825855">
              <w:marLeft w:val="0"/>
              <w:marRight w:val="0"/>
              <w:marTop w:val="0"/>
              <w:marBottom w:val="0"/>
              <w:divBdr>
                <w:top w:val="none" w:sz="0" w:space="0" w:color="auto"/>
                <w:left w:val="none" w:sz="0" w:space="0" w:color="auto"/>
                <w:bottom w:val="none" w:sz="0" w:space="0" w:color="auto"/>
                <w:right w:val="none" w:sz="0" w:space="0" w:color="auto"/>
              </w:divBdr>
            </w:div>
            <w:div w:id="1161430011">
              <w:marLeft w:val="0"/>
              <w:marRight w:val="0"/>
              <w:marTop w:val="0"/>
              <w:marBottom w:val="0"/>
              <w:divBdr>
                <w:top w:val="none" w:sz="0" w:space="0" w:color="auto"/>
                <w:left w:val="none" w:sz="0" w:space="0" w:color="auto"/>
                <w:bottom w:val="none" w:sz="0" w:space="0" w:color="auto"/>
                <w:right w:val="none" w:sz="0" w:space="0" w:color="auto"/>
              </w:divBdr>
            </w:div>
            <w:div w:id="1152482335">
              <w:marLeft w:val="0"/>
              <w:marRight w:val="0"/>
              <w:marTop w:val="0"/>
              <w:marBottom w:val="0"/>
              <w:divBdr>
                <w:top w:val="none" w:sz="0" w:space="0" w:color="auto"/>
                <w:left w:val="none" w:sz="0" w:space="0" w:color="auto"/>
                <w:bottom w:val="none" w:sz="0" w:space="0" w:color="auto"/>
                <w:right w:val="none" w:sz="0" w:space="0" w:color="auto"/>
              </w:divBdr>
            </w:div>
            <w:div w:id="1653482078">
              <w:marLeft w:val="0"/>
              <w:marRight w:val="0"/>
              <w:marTop w:val="0"/>
              <w:marBottom w:val="0"/>
              <w:divBdr>
                <w:top w:val="none" w:sz="0" w:space="0" w:color="auto"/>
                <w:left w:val="none" w:sz="0" w:space="0" w:color="auto"/>
                <w:bottom w:val="none" w:sz="0" w:space="0" w:color="auto"/>
                <w:right w:val="none" w:sz="0" w:space="0" w:color="auto"/>
              </w:divBdr>
            </w:div>
            <w:div w:id="251162730">
              <w:marLeft w:val="0"/>
              <w:marRight w:val="0"/>
              <w:marTop w:val="0"/>
              <w:marBottom w:val="0"/>
              <w:divBdr>
                <w:top w:val="none" w:sz="0" w:space="0" w:color="auto"/>
                <w:left w:val="none" w:sz="0" w:space="0" w:color="auto"/>
                <w:bottom w:val="none" w:sz="0" w:space="0" w:color="auto"/>
                <w:right w:val="none" w:sz="0" w:space="0" w:color="auto"/>
              </w:divBdr>
            </w:div>
            <w:div w:id="890111896">
              <w:marLeft w:val="0"/>
              <w:marRight w:val="0"/>
              <w:marTop w:val="0"/>
              <w:marBottom w:val="0"/>
              <w:divBdr>
                <w:top w:val="none" w:sz="0" w:space="0" w:color="auto"/>
                <w:left w:val="none" w:sz="0" w:space="0" w:color="auto"/>
                <w:bottom w:val="none" w:sz="0" w:space="0" w:color="auto"/>
                <w:right w:val="none" w:sz="0" w:space="0" w:color="auto"/>
              </w:divBdr>
            </w:div>
            <w:div w:id="1493717200">
              <w:marLeft w:val="0"/>
              <w:marRight w:val="0"/>
              <w:marTop w:val="0"/>
              <w:marBottom w:val="0"/>
              <w:divBdr>
                <w:top w:val="none" w:sz="0" w:space="0" w:color="auto"/>
                <w:left w:val="none" w:sz="0" w:space="0" w:color="auto"/>
                <w:bottom w:val="none" w:sz="0" w:space="0" w:color="auto"/>
                <w:right w:val="none" w:sz="0" w:space="0" w:color="auto"/>
              </w:divBdr>
            </w:div>
            <w:div w:id="1811240255">
              <w:marLeft w:val="0"/>
              <w:marRight w:val="0"/>
              <w:marTop w:val="0"/>
              <w:marBottom w:val="0"/>
              <w:divBdr>
                <w:top w:val="none" w:sz="0" w:space="0" w:color="auto"/>
                <w:left w:val="none" w:sz="0" w:space="0" w:color="auto"/>
                <w:bottom w:val="none" w:sz="0" w:space="0" w:color="auto"/>
                <w:right w:val="none" w:sz="0" w:space="0" w:color="auto"/>
              </w:divBdr>
            </w:div>
            <w:div w:id="15548522">
              <w:marLeft w:val="0"/>
              <w:marRight w:val="0"/>
              <w:marTop w:val="0"/>
              <w:marBottom w:val="0"/>
              <w:divBdr>
                <w:top w:val="none" w:sz="0" w:space="0" w:color="auto"/>
                <w:left w:val="none" w:sz="0" w:space="0" w:color="auto"/>
                <w:bottom w:val="none" w:sz="0" w:space="0" w:color="auto"/>
                <w:right w:val="none" w:sz="0" w:space="0" w:color="auto"/>
              </w:divBdr>
            </w:div>
            <w:div w:id="1160273206">
              <w:marLeft w:val="0"/>
              <w:marRight w:val="0"/>
              <w:marTop w:val="0"/>
              <w:marBottom w:val="0"/>
              <w:divBdr>
                <w:top w:val="none" w:sz="0" w:space="0" w:color="auto"/>
                <w:left w:val="none" w:sz="0" w:space="0" w:color="auto"/>
                <w:bottom w:val="none" w:sz="0" w:space="0" w:color="auto"/>
                <w:right w:val="none" w:sz="0" w:space="0" w:color="auto"/>
              </w:divBdr>
            </w:div>
            <w:div w:id="2119131818">
              <w:marLeft w:val="0"/>
              <w:marRight w:val="0"/>
              <w:marTop w:val="0"/>
              <w:marBottom w:val="0"/>
              <w:divBdr>
                <w:top w:val="none" w:sz="0" w:space="0" w:color="auto"/>
                <w:left w:val="none" w:sz="0" w:space="0" w:color="auto"/>
                <w:bottom w:val="none" w:sz="0" w:space="0" w:color="auto"/>
                <w:right w:val="none" w:sz="0" w:space="0" w:color="auto"/>
              </w:divBdr>
            </w:div>
            <w:div w:id="646477958">
              <w:marLeft w:val="0"/>
              <w:marRight w:val="0"/>
              <w:marTop w:val="0"/>
              <w:marBottom w:val="0"/>
              <w:divBdr>
                <w:top w:val="none" w:sz="0" w:space="0" w:color="auto"/>
                <w:left w:val="none" w:sz="0" w:space="0" w:color="auto"/>
                <w:bottom w:val="none" w:sz="0" w:space="0" w:color="auto"/>
                <w:right w:val="none" w:sz="0" w:space="0" w:color="auto"/>
              </w:divBdr>
            </w:div>
            <w:div w:id="1476488429">
              <w:marLeft w:val="0"/>
              <w:marRight w:val="0"/>
              <w:marTop w:val="0"/>
              <w:marBottom w:val="0"/>
              <w:divBdr>
                <w:top w:val="none" w:sz="0" w:space="0" w:color="auto"/>
                <w:left w:val="none" w:sz="0" w:space="0" w:color="auto"/>
                <w:bottom w:val="none" w:sz="0" w:space="0" w:color="auto"/>
                <w:right w:val="none" w:sz="0" w:space="0" w:color="auto"/>
              </w:divBdr>
            </w:div>
          </w:divsChild>
        </w:div>
        <w:div w:id="838811077">
          <w:marLeft w:val="0"/>
          <w:marRight w:val="0"/>
          <w:marTop w:val="0"/>
          <w:marBottom w:val="0"/>
          <w:divBdr>
            <w:top w:val="none" w:sz="0" w:space="0" w:color="auto"/>
            <w:left w:val="none" w:sz="0" w:space="0" w:color="auto"/>
            <w:bottom w:val="none" w:sz="0" w:space="0" w:color="auto"/>
            <w:right w:val="none" w:sz="0" w:space="0" w:color="auto"/>
          </w:divBdr>
          <w:divsChild>
            <w:div w:id="1107386671">
              <w:marLeft w:val="0"/>
              <w:marRight w:val="0"/>
              <w:marTop w:val="0"/>
              <w:marBottom w:val="0"/>
              <w:divBdr>
                <w:top w:val="none" w:sz="0" w:space="0" w:color="auto"/>
                <w:left w:val="none" w:sz="0" w:space="0" w:color="auto"/>
                <w:bottom w:val="none" w:sz="0" w:space="0" w:color="auto"/>
                <w:right w:val="none" w:sz="0" w:space="0" w:color="auto"/>
              </w:divBdr>
            </w:div>
            <w:div w:id="1885216583">
              <w:marLeft w:val="0"/>
              <w:marRight w:val="0"/>
              <w:marTop w:val="0"/>
              <w:marBottom w:val="0"/>
              <w:divBdr>
                <w:top w:val="none" w:sz="0" w:space="0" w:color="auto"/>
                <w:left w:val="none" w:sz="0" w:space="0" w:color="auto"/>
                <w:bottom w:val="none" w:sz="0" w:space="0" w:color="auto"/>
                <w:right w:val="none" w:sz="0" w:space="0" w:color="auto"/>
              </w:divBdr>
            </w:div>
            <w:div w:id="1902137695">
              <w:marLeft w:val="0"/>
              <w:marRight w:val="0"/>
              <w:marTop w:val="0"/>
              <w:marBottom w:val="0"/>
              <w:divBdr>
                <w:top w:val="none" w:sz="0" w:space="0" w:color="auto"/>
                <w:left w:val="none" w:sz="0" w:space="0" w:color="auto"/>
                <w:bottom w:val="none" w:sz="0" w:space="0" w:color="auto"/>
                <w:right w:val="none" w:sz="0" w:space="0" w:color="auto"/>
              </w:divBdr>
            </w:div>
            <w:div w:id="982806880">
              <w:marLeft w:val="0"/>
              <w:marRight w:val="0"/>
              <w:marTop w:val="0"/>
              <w:marBottom w:val="0"/>
              <w:divBdr>
                <w:top w:val="none" w:sz="0" w:space="0" w:color="auto"/>
                <w:left w:val="none" w:sz="0" w:space="0" w:color="auto"/>
                <w:bottom w:val="none" w:sz="0" w:space="0" w:color="auto"/>
                <w:right w:val="none" w:sz="0" w:space="0" w:color="auto"/>
              </w:divBdr>
            </w:div>
            <w:div w:id="339040224">
              <w:marLeft w:val="0"/>
              <w:marRight w:val="0"/>
              <w:marTop w:val="0"/>
              <w:marBottom w:val="0"/>
              <w:divBdr>
                <w:top w:val="none" w:sz="0" w:space="0" w:color="auto"/>
                <w:left w:val="none" w:sz="0" w:space="0" w:color="auto"/>
                <w:bottom w:val="none" w:sz="0" w:space="0" w:color="auto"/>
                <w:right w:val="none" w:sz="0" w:space="0" w:color="auto"/>
              </w:divBdr>
            </w:div>
            <w:div w:id="1235430235">
              <w:marLeft w:val="0"/>
              <w:marRight w:val="0"/>
              <w:marTop w:val="0"/>
              <w:marBottom w:val="0"/>
              <w:divBdr>
                <w:top w:val="none" w:sz="0" w:space="0" w:color="auto"/>
                <w:left w:val="none" w:sz="0" w:space="0" w:color="auto"/>
                <w:bottom w:val="none" w:sz="0" w:space="0" w:color="auto"/>
                <w:right w:val="none" w:sz="0" w:space="0" w:color="auto"/>
              </w:divBdr>
            </w:div>
            <w:div w:id="1704162712">
              <w:marLeft w:val="0"/>
              <w:marRight w:val="0"/>
              <w:marTop w:val="0"/>
              <w:marBottom w:val="0"/>
              <w:divBdr>
                <w:top w:val="none" w:sz="0" w:space="0" w:color="auto"/>
                <w:left w:val="none" w:sz="0" w:space="0" w:color="auto"/>
                <w:bottom w:val="none" w:sz="0" w:space="0" w:color="auto"/>
                <w:right w:val="none" w:sz="0" w:space="0" w:color="auto"/>
              </w:divBdr>
            </w:div>
            <w:div w:id="1967852849">
              <w:marLeft w:val="0"/>
              <w:marRight w:val="0"/>
              <w:marTop w:val="0"/>
              <w:marBottom w:val="0"/>
              <w:divBdr>
                <w:top w:val="none" w:sz="0" w:space="0" w:color="auto"/>
                <w:left w:val="none" w:sz="0" w:space="0" w:color="auto"/>
                <w:bottom w:val="none" w:sz="0" w:space="0" w:color="auto"/>
                <w:right w:val="none" w:sz="0" w:space="0" w:color="auto"/>
              </w:divBdr>
            </w:div>
            <w:div w:id="678234302">
              <w:marLeft w:val="0"/>
              <w:marRight w:val="0"/>
              <w:marTop w:val="0"/>
              <w:marBottom w:val="0"/>
              <w:divBdr>
                <w:top w:val="none" w:sz="0" w:space="0" w:color="auto"/>
                <w:left w:val="none" w:sz="0" w:space="0" w:color="auto"/>
                <w:bottom w:val="none" w:sz="0" w:space="0" w:color="auto"/>
                <w:right w:val="none" w:sz="0" w:space="0" w:color="auto"/>
              </w:divBdr>
            </w:div>
            <w:div w:id="1815632900">
              <w:marLeft w:val="0"/>
              <w:marRight w:val="0"/>
              <w:marTop w:val="0"/>
              <w:marBottom w:val="0"/>
              <w:divBdr>
                <w:top w:val="none" w:sz="0" w:space="0" w:color="auto"/>
                <w:left w:val="none" w:sz="0" w:space="0" w:color="auto"/>
                <w:bottom w:val="none" w:sz="0" w:space="0" w:color="auto"/>
                <w:right w:val="none" w:sz="0" w:space="0" w:color="auto"/>
              </w:divBdr>
            </w:div>
            <w:div w:id="1002317950">
              <w:marLeft w:val="0"/>
              <w:marRight w:val="0"/>
              <w:marTop w:val="0"/>
              <w:marBottom w:val="0"/>
              <w:divBdr>
                <w:top w:val="none" w:sz="0" w:space="0" w:color="auto"/>
                <w:left w:val="none" w:sz="0" w:space="0" w:color="auto"/>
                <w:bottom w:val="none" w:sz="0" w:space="0" w:color="auto"/>
                <w:right w:val="none" w:sz="0" w:space="0" w:color="auto"/>
              </w:divBdr>
            </w:div>
            <w:div w:id="122190953">
              <w:marLeft w:val="0"/>
              <w:marRight w:val="0"/>
              <w:marTop w:val="0"/>
              <w:marBottom w:val="0"/>
              <w:divBdr>
                <w:top w:val="none" w:sz="0" w:space="0" w:color="auto"/>
                <w:left w:val="none" w:sz="0" w:space="0" w:color="auto"/>
                <w:bottom w:val="none" w:sz="0" w:space="0" w:color="auto"/>
                <w:right w:val="none" w:sz="0" w:space="0" w:color="auto"/>
              </w:divBdr>
            </w:div>
            <w:div w:id="2090688842">
              <w:marLeft w:val="0"/>
              <w:marRight w:val="0"/>
              <w:marTop w:val="0"/>
              <w:marBottom w:val="0"/>
              <w:divBdr>
                <w:top w:val="none" w:sz="0" w:space="0" w:color="auto"/>
                <w:left w:val="none" w:sz="0" w:space="0" w:color="auto"/>
                <w:bottom w:val="none" w:sz="0" w:space="0" w:color="auto"/>
                <w:right w:val="none" w:sz="0" w:space="0" w:color="auto"/>
              </w:divBdr>
            </w:div>
            <w:div w:id="2027095142">
              <w:marLeft w:val="0"/>
              <w:marRight w:val="0"/>
              <w:marTop w:val="0"/>
              <w:marBottom w:val="0"/>
              <w:divBdr>
                <w:top w:val="none" w:sz="0" w:space="0" w:color="auto"/>
                <w:left w:val="none" w:sz="0" w:space="0" w:color="auto"/>
                <w:bottom w:val="none" w:sz="0" w:space="0" w:color="auto"/>
                <w:right w:val="none" w:sz="0" w:space="0" w:color="auto"/>
              </w:divBdr>
            </w:div>
            <w:div w:id="906647429">
              <w:marLeft w:val="0"/>
              <w:marRight w:val="0"/>
              <w:marTop w:val="0"/>
              <w:marBottom w:val="0"/>
              <w:divBdr>
                <w:top w:val="none" w:sz="0" w:space="0" w:color="auto"/>
                <w:left w:val="none" w:sz="0" w:space="0" w:color="auto"/>
                <w:bottom w:val="none" w:sz="0" w:space="0" w:color="auto"/>
                <w:right w:val="none" w:sz="0" w:space="0" w:color="auto"/>
              </w:divBdr>
            </w:div>
            <w:div w:id="694230189">
              <w:marLeft w:val="0"/>
              <w:marRight w:val="0"/>
              <w:marTop w:val="0"/>
              <w:marBottom w:val="0"/>
              <w:divBdr>
                <w:top w:val="none" w:sz="0" w:space="0" w:color="auto"/>
                <w:left w:val="none" w:sz="0" w:space="0" w:color="auto"/>
                <w:bottom w:val="none" w:sz="0" w:space="0" w:color="auto"/>
                <w:right w:val="none" w:sz="0" w:space="0" w:color="auto"/>
              </w:divBdr>
            </w:div>
            <w:div w:id="573785711">
              <w:marLeft w:val="0"/>
              <w:marRight w:val="0"/>
              <w:marTop w:val="0"/>
              <w:marBottom w:val="0"/>
              <w:divBdr>
                <w:top w:val="none" w:sz="0" w:space="0" w:color="auto"/>
                <w:left w:val="none" w:sz="0" w:space="0" w:color="auto"/>
                <w:bottom w:val="none" w:sz="0" w:space="0" w:color="auto"/>
                <w:right w:val="none" w:sz="0" w:space="0" w:color="auto"/>
              </w:divBdr>
            </w:div>
            <w:div w:id="778910129">
              <w:marLeft w:val="0"/>
              <w:marRight w:val="0"/>
              <w:marTop w:val="0"/>
              <w:marBottom w:val="0"/>
              <w:divBdr>
                <w:top w:val="none" w:sz="0" w:space="0" w:color="auto"/>
                <w:left w:val="none" w:sz="0" w:space="0" w:color="auto"/>
                <w:bottom w:val="none" w:sz="0" w:space="0" w:color="auto"/>
                <w:right w:val="none" w:sz="0" w:space="0" w:color="auto"/>
              </w:divBdr>
            </w:div>
            <w:div w:id="1129393446">
              <w:marLeft w:val="0"/>
              <w:marRight w:val="0"/>
              <w:marTop w:val="0"/>
              <w:marBottom w:val="0"/>
              <w:divBdr>
                <w:top w:val="none" w:sz="0" w:space="0" w:color="auto"/>
                <w:left w:val="none" w:sz="0" w:space="0" w:color="auto"/>
                <w:bottom w:val="none" w:sz="0" w:space="0" w:color="auto"/>
                <w:right w:val="none" w:sz="0" w:space="0" w:color="auto"/>
              </w:divBdr>
            </w:div>
            <w:div w:id="521240026">
              <w:marLeft w:val="0"/>
              <w:marRight w:val="0"/>
              <w:marTop w:val="0"/>
              <w:marBottom w:val="0"/>
              <w:divBdr>
                <w:top w:val="none" w:sz="0" w:space="0" w:color="auto"/>
                <w:left w:val="none" w:sz="0" w:space="0" w:color="auto"/>
                <w:bottom w:val="none" w:sz="0" w:space="0" w:color="auto"/>
                <w:right w:val="none" w:sz="0" w:space="0" w:color="auto"/>
              </w:divBdr>
            </w:div>
            <w:div w:id="1281567436">
              <w:marLeft w:val="0"/>
              <w:marRight w:val="0"/>
              <w:marTop w:val="0"/>
              <w:marBottom w:val="0"/>
              <w:divBdr>
                <w:top w:val="none" w:sz="0" w:space="0" w:color="auto"/>
                <w:left w:val="none" w:sz="0" w:space="0" w:color="auto"/>
                <w:bottom w:val="none" w:sz="0" w:space="0" w:color="auto"/>
                <w:right w:val="none" w:sz="0" w:space="0" w:color="auto"/>
              </w:divBdr>
            </w:div>
            <w:div w:id="1445463939">
              <w:marLeft w:val="0"/>
              <w:marRight w:val="0"/>
              <w:marTop w:val="0"/>
              <w:marBottom w:val="0"/>
              <w:divBdr>
                <w:top w:val="none" w:sz="0" w:space="0" w:color="auto"/>
                <w:left w:val="none" w:sz="0" w:space="0" w:color="auto"/>
                <w:bottom w:val="none" w:sz="0" w:space="0" w:color="auto"/>
                <w:right w:val="none" w:sz="0" w:space="0" w:color="auto"/>
              </w:divBdr>
            </w:div>
            <w:div w:id="994341541">
              <w:marLeft w:val="0"/>
              <w:marRight w:val="0"/>
              <w:marTop w:val="0"/>
              <w:marBottom w:val="0"/>
              <w:divBdr>
                <w:top w:val="none" w:sz="0" w:space="0" w:color="auto"/>
                <w:left w:val="none" w:sz="0" w:space="0" w:color="auto"/>
                <w:bottom w:val="none" w:sz="0" w:space="0" w:color="auto"/>
                <w:right w:val="none" w:sz="0" w:space="0" w:color="auto"/>
              </w:divBdr>
            </w:div>
            <w:div w:id="1009452714">
              <w:marLeft w:val="0"/>
              <w:marRight w:val="0"/>
              <w:marTop w:val="0"/>
              <w:marBottom w:val="0"/>
              <w:divBdr>
                <w:top w:val="none" w:sz="0" w:space="0" w:color="auto"/>
                <w:left w:val="none" w:sz="0" w:space="0" w:color="auto"/>
                <w:bottom w:val="none" w:sz="0" w:space="0" w:color="auto"/>
                <w:right w:val="none" w:sz="0" w:space="0" w:color="auto"/>
              </w:divBdr>
            </w:div>
            <w:div w:id="518396309">
              <w:marLeft w:val="0"/>
              <w:marRight w:val="0"/>
              <w:marTop w:val="0"/>
              <w:marBottom w:val="0"/>
              <w:divBdr>
                <w:top w:val="none" w:sz="0" w:space="0" w:color="auto"/>
                <w:left w:val="none" w:sz="0" w:space="0" w:color="auto"/>
                <w:bottom w:val="none" w:sz="0" w:space="0" w:color="auto"/>
                <w:right w:val="none" w:sz="0" w:space="0" w:color="auto"/>
              </w:divBdr>
            </w:div>
            <w:div w:id="1785880390">
              <w:marLeft w:val="0"/>
              <w:marRight w:val="0"/>
              <w:marTop w:val="0"/>
              <w:marBottom w:val="0"/>
              <w:divBdr>
                <w:top w:val="none" w:sz="0" w:space="0" w:color="auto"/>
                <w:left w:val="none" w:sz="0" w:space="0" w:color="auto"/>
                <w:bottom w:val="none" w:sz="0" w:space="0" w:color="auto"/>
                <w:right w:val="none" w:sz="0" w:space="0" w:color="auto"/>
              </w:divBdr>
            </w:div>
            <w:div w:id="672730716">
              <w:marLeft w:val="0"/>
              <w:marRight w:val="0"/>
              <w:marTop w:val="0"/>
              <w:marBottom w:val="0"/>
              <w:divBdr>
                <w:top w:val="none" w:sz="0" w:space="0" w:color="auto"/>
                <w:left w:val="none" w:sz="0" w:space="0" w:color="auto"/>
                <w:bottom w:val="none" w:sz="0" w:space="0" w:color="auto"/>
                <w:right w:val="none" w:sz="0" w:space="0" w:color="auto"/>
              </w:divBdr>
            </w:div>
            <w:div w:id="1593465258">
              <w:marLeft w:val="0"/>
              <w:marRight w:val="0"/>
              <w:marTop w:val="0"/>
              <w:marBottom w:val="0"/>
              <w:divBdr>
                <w:top w:val="none" w:sz="0" w:space="0" w:color="auto"/>
                <w:left w:val="none" w:sz="0" w:space="0" w:color="auto"/>
                <w:bottom w:val="none" w:sz="0" w:space="0" w:color="auto"/>
                <w:right w:val="none" w:sz="0" w:space="0" w:color="auto"/>
              </w:divBdr>
            </w:div>
            <w:div w:id="1613317331">
              <w:marLeft w:val="0"/>
              <w:marRight w:val="0"/>
              <w:marTop w:val="0"/>
              <w:marBottom w:val="0"/>
              <w:divBdr>
                <w:top w:val="none" w:sz="0" w:space="0" w:color="auto"/>
                <w:left w:val="none" w:sz="0" w:space="0" w:color="auto"/>
                <w:bottom w:val="none" w:sz="0" w:space="0" w:color="auto"/>
                <w:right w:val="none" w:sz="0" w:space="0" w:color="auto"/>
              </w:divBdr>
            </w:div>
            <w:div w:id="2025203957">
              <w:marLeft w:val="0"/>
              <w:marRight w:val="0"/>
              <w:marTop w:val="0"/>
              <w:marBottom w:val="0"/>
              <w:divBdr>
                <w:top w:val="none" w:sz="0" w:space="0" w:color="auto"/>
                <w:left w:val="none" w:sz="0" w:space="0" w:color="auto"/>
                <w:bottom w:val="none" w:sz="0" w:space="0" w:color="auto"/>
                <w:right w:val="none" w:sz="0" w:space="0" w:color="auto"/>
              </w:divBdr>
            </w:div>
            <w:div w:id="1178152395">
              <w:marLeft w:val="0"/>
              <w:marRight w:val="0"/>
              <w:marTop w:val="0"/>
              <w:marBottom w:val="0"/>
              <w:divBdr>
                <w:top w:val="none" w:sz="0" w:space="0" w:color="auto"/>
                <w:left w:val="none" w:sz="0" w:space="0" w:color="auto"/>
                <w:bottom w:val="none" w:sz="0" w:space="0" w:color="auto"/>
                <w:right w:val="none" w:sz="0" w:space="0" w:color="auto"/>
              </w:divBdr>
            </w:div>
            <w:div w:id="1491172424">
              <w:marLeft w:val="0"/>
              <w:marRight w:val="0"/>
              <w:marTop w:val="0"/>
              <w:marBottom w:val="0"/>
              <w:divBdr>
                <w:top w:val="none" w:sz="0" w:space="0" w:color="auto"/>
                <w:left w:val="none" w:sz="0" w:space="0" w:color="auto"/>
                <w:bottom w:val="none" w:sz="0" w:space="0" w:color="auto"/>
                <w:right w:val="none" w:sz="0" w:space="0" w:color="auto"/>
              </w:divBdr>
            </w:div>
            <w:div w:id="2139835239">
              <w:marLeft w:val="0"/>
              <w:marRight w:val="0"/>
              <w:marTop w:val="0"/>
              <w:marBottom w:val="0"/>
              <w:divBdr>
                <w:top w:val="none" w:sz="0" w:space="0" w:color="auto"/>
                <w:left w:val="none" w:sz="0" w:space="0" w:color="auto"/>
                <w:bottom w:val="none" w:sz="0" w:space="0" w:color="auto"/>
                <w:right w:val="none" w:sz="0" w:space="0" w:color="auto"/>
              </w:divBdr>
            </w:div>
            <w:div w:id="1008869391">
              <w:marLeft w:val="0"/>
              <w:marRight w:val="0"/>
              <w:marTop w:val="0"/>
              <w:marBottom w:val="0"/>
              <w:divBdr>
                <w:top w:val="none" w:sz="0" w:space="0" w:color="auto"/>
                <w:left w:val="none" w:sz="0" w:space="0" w:color="auto"/>
                <w:bottom w:val="none" w:sz="0" w:space="0" w:color="auto"/>
                <w:right w:val="none" w:sz="0" w:space="0" w:color="auto"/>
              </w:divBdr>
            </w:div>
            <w:div w:id="1856727236">
              <w:marLeft w:val="0"/>
              <w:marRight w:val="0"/>
              <w:marTop w:val="0"/>
              <w:marBottom w:val="0"/>
              <w:divBdr>
                <w:top w:val="none" w:sz="0" w:space="0" w:color="auto"/>
                <w:left w:val="none" w:sz="0" w:space="0" w:color="auto"/>
                <w:bottom w:val="none" w:sz="0" w:space="0" w:color="auto"/>
                <w:right w:val="none" w:sz="0" w:space="0" w:color="auto"/>
              </w:divBdr>
            </w:div>
            <w:div w:id="1048142185">
              <w:marLeft w:val="0"/>
              <w:marRight w:val="0"/>
              <w:marTop w:val="0"/>
              <w:marBottom w:val="0"/>
              <w:divBdr>
                <w:top w:val="none" w:sz="0" w:space="0" w:color="auto"/>
                <w:left w:val="none" w:sz="0" w:space="0" w:color="auto"/>
                <w:bottom w:val="none" w:sz="0" w:space="0" w:color="auto"/>
                <w:right w:val="none" w:sz="0" w:space="0" w:color="auto"/>
              </w:divBdr>
            </w:div>
            <w:div w:id="666053097">
              <w:marLeft w:val="0"/>
              <w:marRight w:val="0"/>
              <w:marTop w:val="0"/>
              <w:marBottom w:val="0"/>
              <w:divBdr>
                <w:top w:val="none" w:sz="0" w:space="0" w:color="auto"/>
                <w:left w:val="none" w:sz="0" w:space="0" w:color="auto"/>
                <w:bottom w:val="none" w:sz="0" w:space="0" w:color="auto"/>
                <w:right w:val="none" w:sz="0" w:space="0" w:color="auto"/>
              </w:divBdr>
            </w:div>
            <w:div w:id="1925727013">
              <w:marLeft w:val="0"/>
              <w:marRight w:val="0"/>
              <w:marTop w:val="0"/>
              <w:marBottom w:val="0"/>
              <w:divBdr>
                <w:top w:val="none" w:sz="0" w:space="0" w:color="auto"/>
                <w:left w:val="none" w:sz="0" w:space="0" w:color="auto"/>
                <w:bottom w:val="none" w:sz="0" w:space="0" w:color="auto"/>
                <w:right w:val="none" w:sz="0" w:space="0" w:color="auto"/>
              </w:divBdr>
            </w:div>
            <w:div w:id="1898471461">
              <w:marLeft w:val="0"/>
              <w:marRight w:val="0"/>
              <w:marTop w:val="0"/>
              <w:marBottom w:val="0"/>
              <w:divBdr>
                <w:top w:val="none" w:sz="0" w:space="0" w:color="auto"/>
                <w:left w:val="none" w:sz="0" w:space="0" w:color="auto"/>
                <w:bottom w:val="none" w:sz="0" w:space="0" w:color="auto"/>
                <w:right w:val="none" w:sz="0" w:space="0" w:color="auto"/>
              </w:divBdr>
            </w:div>
            <w:div w:id="248085043">
              <w:marLeft w:val="0"/>
              <w:marRight w:val="0"/>
              <w:marTop w:val="0"/>
              <w:marBottom w:val="0"/>
              <w:divBdr>
                <w:top w:val="none" w:sz="0" w:space="0" w:color="auto"/>
                <w:left w:val="none" w:sz="0" w:space="0" w:color="auto"/>
                <w:bottom w:val="none" w:sz="0" w:space="0" w:color="auto"/>
                <w:right w:val="none" w:sz="0" w:space="0" w:color="auto"/>
              </w:divBdr>
            </w:div>
            <w:div w:id="571234780">
              <w:marLeft w:val="0"/>
              <w:marRight w:val="0"/>
              <w:marTop w:val="0"/>
              <w:marBottom w:val="0"/>
              <w:divBdr>
                <w:top w:val="none" w:sz="0" w:space="0" w:color="auto"/>
                <w:left w:val="none" w:sz="0" w:space="0" w:color="auto"/>
                <w:bottom w:val="none" w:sz="0" w:space="0" w:color="auto"/>
                <w:right w:val="none" w:sz="0" w:space="0" w:color="auto"/>
              </w:divBdr>
            </w:div>
            <w:div w:id="2044817449">
              <w:marLeft w:val="0"/>
              <w:marRight w:val="0"/>
              <w:marTop w:val="0"/>
              <w:marBottom w:val="0"/>
              <w:divBdr>
                <w:top w:val="none" w:sz="0" w:space="0" w:color="auto"/>
                <w:left w:val="none" w:sz="0" w:space="0" w:color="auto"/>
                <w:bottom w:val="none" w:sz="0" w:space="0" w:color="auto"/>
                <w:right w:val="none" w:sz="0" w:space="0" w:color="auto"/>
              </w:divBdr>
            </w:div>
            <w:div w:id="186910689">
              <w:marLeft w:val="0"/>
              <w:marRight w:val="0"/>
              <w:marTop w:val="0"/>
              <w:marBottom w:val="0"/>
              <w:divBdr>
                <w:top w:val="none" w:sz="0" w:space="0" w:color="auto"/>
                <w:left w:val="none" w:sz="0" w:space="0" w:color="auto"/>
                <w:bottom w:val="none" w:sz="0" w:space="0" w:color="auto"/>
                <w:right w:val="none" w:sz="0" w:space="0" w:color="auto"/>
              </w:divBdr>
            </w:div>
            <w:div w:id="1148791655">
              <w:marLeft w:val="0"/>
              <w:marRight w:val="0"/>
              <w:marTop w:val="0"/>
              <w:marBottom w:val="0"/>
              <w:divBdr>
                <w:top w:val="none" w:sz="0" w:space="0" w:color="auto"/>
                <w:left w:val="none" w:sz="0" w:space="0" w:color="auto"/>
                <w:bottom w:val="none" w:sz="0" w:space="0" w:color="auto"/>
                <w:right w:val="none" w:sz="0" w:space="0" w:color="auto"/>
              </w:divBdr>
            </w:div>
            <w:div w:id="558173919">
              <w:marLeft w:val="0"/>
              <w:marRight w:val="0"/>
              <w:marTop w:val="0"/>
              <w:marBottom w:val="0"/>
              <w:divBdr>
                <w:top w:val="none" w:sz="0" w:space="0" w:color="auto"/>
                <w:left w:val="none" w:sz="0" w:space="0" w:color="auto"/>
                <w:bottom w:val="none" w:sz="0" w:space="0" w:color="auto"/>
                <w:right w:val="none" w:sz="0" w:space="0" w:color="auto"/>
              </w:divBdr>
            </w:div>
            <w:div w:id="99762902">
              <w:marLeft w:val="0"/>
              <w:marRight w:val="0"/>
              <w:marTop w:val="0"/>
              <w:marBottom w:val="0"/>
              <w:divBdr>
                <w:top w:val="none" w:sz="0" w:space="0" w:color="auto"/>
                <w:left w:val="none" w:sz="0" w:space="0" w:color="auto"/>
                <w:bottom w:val="none" w:sz="0" w:space="0" w:color="auto"/>
                <w:right w:val="none" w:sz="0" w:space="0" w:color="auto"/>
              </w:divBdr>
            </w:div>
            <w:div w:id="956060618">
              <w:marLeft w:val="0"/>
              <w:marRight w:val="0"/>
              <w:marTop w:val="0"/>
              <w:marBottom w:val="0"/>
              <w:divBdr>
                <w:top w:val="none" w:sz="0" w:space="0" w:color="auto"/>
                <w:left w:val="none" w:sz="0" w:space="0" w:color="auto"/>
                <w:bottom w:val="none" w:sz="0" w:space="0" w:color="auto"/>
                <w:right w:val="none" w:sz="0" w:space="0" w:color="auto"/>
              </w:divBdr>
            </w:div>
            <w:div w:id="262616698">
              <w:marLeft w:val="0"/>
              <w:marRight w:val="0"/>
              <w:marTop w:val="0"/>
              <w:marBottom w:val="0"/>
              <w:divBdr>
                <w:top w:val="none" w:sz="0" w:space="0" w:color="auto"/>
                <w:left w:val="none" w:sz="0" w:space="0" w:color="auto"/>
                <w:bottom w:val="none" w:sz="0" w:space="0" w:color="auto"/>
                <w:right w:val="none" w:sz="0" w:space="0" w:color="auto"/>
              </w:divBdr>
            </w:div>
            <w:div w:id="167721498">
              <w:marLeft w:val="0"/>
              <w:marRight w:val="0"/>
              <w:marTop w:val="0"/>
              <w:marBottom w:val="0"/>
              <w:divBdr>
                <w:top w:val="none" w:sz="0" w:space="0" w:color="auto"/>
                <w:left w:val="none" w:sz="0" w:space="0" w:color="auto"/>
                <w:bottom w:val="none" w:sz="0" w:space="0" w:color="auto"/>
                <w:right w:val="none" w:sz="0" w:space="0" w:color="auto"/>
              </w:divBdr>
            </w:div>
            <w:div w:id="565723178">
              <w:marLeft w:val="0"/>
              <w:marRight w:val="0"/>
              <w:marTop w:val="0"/>
              <w:marBottom w:val="0"/>
              <w:divBdr>
                <w:top w:val="none" w:sz="0" w:space="0" w:color="auto"/>
                <w:left w:val="none" w:sz="0" w:space="0" w:color="auto"/>
                <w:bottom w:val="none" w:sz="0" w:space="0" w:color="auto"/>
                <w:right w:val="none" w:sz="0" w:space="0" w:color="auto"/>
              </w:divBdr>
            </w:div>
            <w:div w:id="370614382">
              <w:marLeft w:val="0"/>
              <w:marRight w:val="0"/>
              <w:marTop w:val="0"/>
              <w:marBottom w:val="0"/>
              <w:divBdr>
                <w:top w:val="none" w:sz="0" w:space="0" w:color="auto"/>
                <w:left w:val="none" w:sz="0" w:space="0" w:color="auto"/>
                <w:bottom w:val="none" w:sz="0" w:space="0" w:color="auto"/>
                <w:right w:val="none" w:sz="0" w:space="0" w:color="auto"/>
              </w:divBdr>
            </w:div>
            <w:div w:id="842235295">
              <w:marLeft w:val="0"/>
              <w:marRight w:val="0"/>
              <w:marTop w:val="0"/>
              <w:marBottom w:val="0"/>
              <w:divBdr>
                <w:top w:val="none" w:sz="0" w:space="0" w:color="auto"/>
                <w:left w:val="none" w:sz="0" w:space="0" w:color="auto"/>
                <w:bottom w:val="none" w:sz="0" w:space="0" w:color="auto"/>
                <w:right w:val="none" w:sz="0" w:space="0" w:color="auto"/>
              </w:divBdr>
            </w:div>
            <w:div w:id="1963799502">
              <w:marLeft w:val="0"/>
              <w:marRight w:val="0"/>
              <w:marTop w:val="0"/>
              <w:marBottom w:val="0"/>
              <w:divBdr>
                <w:top w:val="none" w:sz="0" w:space="0" w:color="auto"/>
                <w:left w:val="none" w:sz="0" w:space="0" w:color="auto"/>
                <w:bottom w:val="none" w:sz="0" w:space="0" w:color="auto"/>
                <w:right w:val="none" w:sz="0" w:space="0" w:color="auto"/>
              </w:divBdr>
            </w:div>
            <w:div w:id="173763010">
              <w:marLeft w:val="0"/>
              <w:marRight w:val="0"/>
              <w:marTop w:val="0"/>
              <w:marBottom w:val="0"/>
              <w:divBdr>
                <w:top w:val="none" w:sz="0" w:space="0" w:color="auto"/>
                <w:left w:val="none" w:sz="0" w:space="0" w:color="auto"/>
                <w:bottom w:val="none" w:sz="0" w:space="0" w:color="auto"/>
                <w:right w:val="none" w:sz="0" w:space="0" w:color="auto"/>
              </w:divBdr>
            </w:div>
            <w:div w:id="1620142935">
              <w:marLeft w:val="0"/>
              <w:marRight w:val="0"/>
              <w:marTop w:val="0"/>
              <w:marBottom w:val="0"/>
              <w:divBdr>
                <w:top w:val="none" w:sz="0" w:space="0" w:color="auto"/>
                <w:left w:val="none" w:sz="0" w:space="0" w:color="auto"/>
                <w:bottom w:val="none" w:sz="0" w:space="0" w:color="auto"/>
                <w:right w:val="none" w:sz="0" w:space="0" w:color="auto"/>
              </w:divBdr>
            </w:div>
            <w:div w:id="526986135">
              <w:marLeft w:val="0"/>
              <w:marRight w:val="0"/>
              <w:marTop w:val="0"/>
              <w:marBottom w:val="0"/>
              <w:divBdr>
                <w:top w:val="none" w:sz="0" w:space="0" w:color="auto"/>
                <w:left w:val="none" w:sz="0" w:space="0" w:color="auto"/>
                <w:bottom w:val="none" w:sz="0" w:space="0" w:color="auto"/>
                <w:right w:val="none" w:sz="0" w:space="0" w:color="auto"/>
              </w:divBdr>
            </w:div>
            <w:div w:id="1611206353">
              <w:marLeft w:val="0"/>
              <w:marRight w:val="0"/>
              <w:marTop w:val="0"/>
              <w:marBottom w:val="0"/>
              <w:divBdr>
                <w:top w:val="none" w:sz="0" w:space="0" w:color="auto"/>
                <w:left w:val="none" w:sz="0" w:space="0" w:color="auto"/>
                <w:bottom w:val="none" w:sz="0" w:space="0" w:color="auto"/>
                <w:right w:val="none" w:sz="0" w:space="0" w:color="auto"/>
              </w:divBdr>
            </w:div>
            <w:div w:id="1794639601">
              <w:marLeft w:val="0"/>
              <w:marRight w:val="0"/>
              <w:marTop w:val="0"/>
              <w:marBottom w:val="0"/>
              <w:divBdr>
                <w:top w:val="none" w:sz="0" w:space="0" w:color="auto"/>
                <w:left w:val="none" w:sz="0" w:space="0" w:color="auto"/>
                <w:bottom w:val="none" w:sz="0" w:space="0" w:color="auto"/>
                <w:right w:val="none" w:sz="0" w:space="0" w:color="auto"/>
              </w:divBdr>
            </w:div>
            <w:div w:id="1132402294">
              <w:marLeft w:val="0"/>
              <w:marRight w:val="0"/>
              <w:marTop w:val="0"/>
              <w:marBottom w:val="0"/>
              <w:divBdr>
                <w:top w:val="none" w:sz="0" w:space="0" w:color="auto"/>
                <w:left w:val="none" w:sz="0" w:space="0" w:color="auto"/>
                <w:bottom w:val="none" w:sz="0" w:space="0" w:color="auto"/>
                <w:right w:val="none" w:sz="0" w:space="0" w:color="auto"/>
              </w:divBdr>
            </w:div>
            <w:div w:id="1116944443">
              <w:marLeft w:val="0"/>
              <w:marRight w:val="0"/>
              <w:marTop w:val="0"/>
              <w:marBottom w:val="0"/>
              <w:divBdr>
                <w:top w:val="none" w:sz="0" w:space="0" w:color="auto"/>
                <w:left w:val="none" w:sz="0" w:space="0" w:color="auto"/>
                <w:bottom w:val="none" w:sz="0" w:space="0" w:color="auto"/>
                <w:right w:val="none" w:sz="0" w:space="0" w:color="auto"/>
              </w:divBdr>
            </w:div>
            <w:div w:id="1426415804">
              <w:marLeft w:val="0"/>
              <w:marRight w:val="0"/>
              <w:marTop w:val="0"/>
              <w:marBottom w:val="0"/>
              <w:divBdr>
                <w:top w:val="none" w:sz="0" w:space="0" w:color="auto"/>
                <w:left w:val="none" w:sz="0" w:space="0" w:color="auto"/>
                <w:bottom w:val="none" w:sz="0" w:space="0" w:color="auto"/>
                <w:right w:val="none" w:sz="0" w:space="0" w:color="auto"/>
              </w:divBdr>
            </w:div>
            <w:div w:id="946352182">
              <w:marLeft w:val="0"/>
              <w:marRight w:val="0"/>
              <w:marTop w:val="0"/>
              <w:marBottom w:val="0"/>
              <w:divBdr>
                <w:top w:val="none" w:sz="0" w:space="0" w:color="auto"/>
                <w:left w:val="none" w:sz="0" w:space="0" w:color="auto"/>
                <w:bottom w:val="none" w:sz="0" w:space="0" w:color="auto"/>
                <w:right w:val="none" w:sz="0" w:space="0" w:color="auto"/>
              </w:divBdr>
            </w:div>
            <w:div w:id="369065514">
              <w:marLeft w:val="0"/>
              <w:marRight w:val="0"/>
              <w:marTop w:val="0"/>
              <w:marBottom w:val="0"/>
              <w:divBdr>
                <w:top w:val="none" w:sz="0" w:space="0" w:color="auto"/>
                <w:left w:val="none" w:sz="0" w:space="0" w:color="auto"/>
                <w:bottom w:val="none" w:sz="0" w:space="0" w:color="auto"/>
                <w:right w:val="none" w:sz="0" w:space="0" w:color="auto"/>
              </w:divBdr>
            </w:div>
            <w:div w:id="888343267">
              <w:marLeft w:val="0"/>
              <w:marRight w:val="0"/>
              <w:marTop w:val="0"/>
              <w:marBottom w:val="0"/>
              <w:divBdr>
                <w:top w:val="none" w:sz="0" w:space="0" w:color="auto"/>
                <w:left w:val="none" w:sz="0" w:space="0" w:color="auto"/>
                <w:bottom w:val="none" w:sz="0" w:space="0" w:color="auto"/>
                <w:right w:val="none" w:sz="0" w:space="0" w:color="auto"/>
              </w:divBdr>
            </w:div>
            <w:div w:id="1068070081">
              <w:marLeft w:val="0"/>
              <w:marRight w:val="0"/>
              <w:marTop w:val="0"/>
              <w:marBottom w:val="0"/>
              <w:divBdr>
                <w:top w:val="none" w:sz="0" w:space="0" w:color="auto"/>
                <w:left w:val="none" w:sz="0" w:space="0" w:color="auto"/>
                <w:bottom w:val="none" w:sz="0" w:space="0" w:color="auto"/>
                <w:right w:val="none" w:sz="0" w:space="0" w:color="auto"/>
              </w:divBdr>
            </w:div>
            <w:div w:id="1204904021">
              <w:marLeft w:val="0"/>
              <w:marRight w:val="0"/>
              <w:marTop w:val="0"/>
              <w:marBottom w:val="0"/>
              <w:divBdr>
                <w:top w:val="none" w:sz="0" w:space="0" w:color="auto"/>
                <w:left w:val="none" w:sz="0" w:space="0" w:color="auto"/>
                <w:bottom w:val="none" w:sz="0" w:space="0" w:color="auto"/>
                <w:right w:val="none" w:sz="0" w:space="0" w:color="auto"/>
              </w:divBdr>
            </w:div>
            <w:div w:id="1097335972">
              <w:marLeft w:val="0"/>
              <w:marRight w:val="0"/>
              <w:marTop w:val="0"/>
              <w:marBottom w:val="0"/>
              <w:divBdr>
                <w:top w:val="none" w:sz="0" w:space="0" w:color="auto"/>
                <w:left w:val="none" w:sz="0" w:space="0" w:color="auto"/>
                <w:bottom w:val="none" w:sz="0" w:space="0" w:color="auto"/>
                <w:right w:val="none" w:sz="0" w:space="0" w:color="auto"/>
              </w:divBdr>
            </w:div>
            <w:div w:id="585723755">
              <w:marLeft w:val="0"/>
              <w:marRight w:val="0"/>
              <w:marTop w:val="0"/>
              <w:marBottom w:val="0"/>
              <w:divBdr>
                <w:top w:val="none" w:sz="0" w:space="0" w:color="auto"/>
                <w:left w:val="none" w:sz="0" w:space="0" w:color="auto"/>
                <w:bottom w:val="none" w:sz="0" w:space="0" w:color="auto"/>
                <w:right w:val="none" w:sz="0" w:space="0" w:color="auto"/>
              </w:divBdr>
            </w:div>
            <w:div w:id="175119589">
              <w:marLeft w:val="0"/>
              <w:marRight w:val="0"/>
              <w:marTop w:val="0"/>
              <w:marBottom w:val="0"/>
              <w:divBdr>
                <w:top w:val="none" w:sz="0" w:space="0" w:color="auto"/>
                <w:left w:val="none" w:sz="0" w:space="0" w:color="auto"/>
                <w:bottom w:val="none" w:sz="0" w:space="0" w:color="auto"/>
                <w:right w:val="none" w:sz="0" w:space="0" w:color="auto"/>
              </w:divBdr>
            </w:div>
            <w:div w:id="486484907">
              <w:marLeft w:val="0"/>
              <w:marRight w:val="0"/>
              <w:marTop w:val="0"/>
              <w:marBottom w:val="0"/>
              <w:divBdr>
                <w:top w:val="none" w:sz="0" w:space="0" w:color="auto"/>
                <w:left w:val="none" w:sz="0" w:space="0" w:color="auto"/>
                <w:bottom w:val="none" w:sz="0" w:space="0" w:color="auto"/>
                <w:right w:val="none" w:sz="0" w:space="0" w:color="auto"/>
              </w:divBdr>
            </w:div>
            <w:div w:id="1598321387">
              <w:marLeft w:val="0"/>
              <w:marRight w:val="0"/>
              <w:marTop w:val="0"/>
              <w:marBottom w:val="0"/>
              <w:divBdr>
                <w:top w:val="none" w:sz="0" w:space="0" w:color="auto"/>
                <w:left w:val="none" w:sz="0" w:space="0" w:color="auto"/>
                <w:bottom w:val="none" w:sz="0" w:space="0" w:color="auto"/>
                <w:right w:val="none" w:sz="0" w:space="0" w:color="auto"/>
              </w:divBdr>
            </w:div>
            <w:div w:id="1118527003">
              <w:marLeft w:val="0"/>
              <w:marRight w:val="0"/>
              <w:marTop w:val="0"/>
              <w:marBottom w:val="0"/>
              <w:divBdr>
                <w:top w:val="none" w:sz="0" w:space="0" w:color="auto"/>
                <w:left w:val="none" w:sz="0" w:space="0" w:color="auto"/>
                <w:bottom w:val="none" w:sz="0" w:space="0" w:color="auto"/>
                <w:right w:val="none" w:sz="0" w:space="0" w:color="auto"/>
              </w:divBdr>
            </w:div>
            <w:div w:id="1630670716">
              <w:marLeft w:val="0"/>
              <w:marRight w:val="0"/>
              <w:marTop w:val="0"/>
              <w:marBottom w:val="0"/>
              <w:divBdr>
                <w:top w:val="none" w:sz="0" w:space="0" w:color="auto"/>
                <w:left w:val="none" w:sz="0" w:space="0" w:color="auto"/>
                <w:bottom w:val="none" w:sz="0" w:space="0" w:color="auto"/>
                <w:right w:val="none" w:sz="0" w:space="0" w:color="auto"/>
              </w:divBdr>
            </w:div>
            <w:div w:id="350495781">
              <w:marLeft w:val="0"/>
              <w:marRight w:val="0"/>
              <w:marTop w:val="0"/>
              <w:marBottom w:val="0"/>
              <w:divBdr>
                <w:top w:val="none" w:sz="0" w:space="0" w:color="auto"/>
                <w:left w:val="none" w:sz="0" w:space="0" w:color="auto"/>
                <w:bottom w:val="none" w:sz="0" w:space="0" w:color="auto"/>
                <w:right w:val="none" w:sz="0" w:space="0" w:color="auto"/>
              </w:divBdr>
            </w:div>
            <w:div w:id="821190713">
              <w:marLeft w:val="0"/>
              <w:marRight w:val="0"/>
              <w:marTop w:val="0"/>
              <w:marBottom w:val="0"/>
              <w:divBdr>
                <w:top w:val="none" w:sz="0" w:space="0" w:color="auto"/>
                <w:left w:val="none" w:sz="0" w:space="0" w:color="auto"/>
                <w:bottom w:val="none" w:sz="0" w:space="0" w:color="auto"/>
                <w:right w:val="none" w:sz="0" w:space="0" w:color="auto"/>
              </w:divBdr>
            </w:div>
            <w:div w:id="2111463426">
              <w:marLeft w:val="0"/>
              <w:marRight w:val="0"/>
              <w:marTop w:val="0"/>
              <w:marBottom w:val="0"/>
              <w:divBdr>
                <w:top w:val="none" w:sz="0" w:space="0" w:color="auto"/>
                <w:left w:val="none" w:sz="0" w:space="0" w:color="auto"/>
                <w:bottom w:val="none" w:sz="0" w:space="0" w:color="auto"/>
                <w:right w:val="none" w:sz="0" w:space="0" w:color="auto"/>
              </w:divBdr>
            </w:div>
            <w:div w:id="1338385982">
              <w:marLeft w:val="0"/>
              <w:marRight w:val="0"/>
              <w:marTop w:val="0"/>
              <w:marBottom w:val="0"/>
              <w:divBdr>
                <w:top w:val="none" w:sz="0" w:space="0" w:color="auto"/>
                <w:left w:val="none" w:sz="0" w:space="0" w:color="auto"/>
                <w:bottom w:val="none" w:sz="0" w:space="0" w:color="auto"/>
                <w:right w:val="none" w:sz="0" w:space="0" w:color="auto"/>
              </w:divBdr>
            </w:div>
            <w:div w:id="549344255">
              <w:marLeft w:val="0"/>
              <w:marRight w:val="0"/>
              <w:marTop w:val="0"/>
              <w:marBottom w:val="0"/>
              <w:divBdr>
                <w:top w:val="none" w:sz="0" w:space="0" w:color="auto"/>
                <w:left w:val="none" w:sz="0" w:space="0" w:color="auto"/>
                <w:bottom w:val="none" w:sz="0" w:space="0" w:color="auto"/>
                <w:right w:val="none" w:sz="0" w:space="0" w:color="auto"/>
              </w:divBdr>
            </w:div>
            <w:div w:id="1992633907">
              <w:marLeft w:val="0"/>
              <w:marRight w:val="0"/>
              <w:marTop w:val="0"/>
              <w:marBottom w:val="0"/>
              <w:divBdr>
                <w:top w:val="none" w:sz="0" w:space="0" w:color="auto"/>
                <w:left w:val="none" w:sz="0" w:space="0" w:color="auto"/>
                <w:bottom w:val="none" w:sz="0" w:space="0" w:color="auto"/>
                <w:right w:val="none" w:sz="0" w:space="0" w:color="auto"/>
              </w:divBdr>
            </w:div>
            <w:div w:id="1609507627">
              <w:marLeft w:val="0"/>
              <w:marRight w:val="0"/>
              <w:marTop w:val="0"/>
              <w:marBottom w:val="0"/>
              <w:divBdr>
                <w:top w:val="none" w:sz="0" w:space="0" w:color="auto"/>
                <w:left w:val="none" w:sz="0" w:space="0" w:color="auto"/>
                <w:bottom w:val="none" w:sz="0" w:space="0" w:color="auto"/>
                <w:right w:val="none" w:sz="0" w:space="0" w:color="auto"/>
              </w:divBdr>
            </w:div>
            <w:div w:id="1135415869">
              <w:marLeft w:val="0"/>
              <w:marRight w:val="0"/>
              <w:marTop w:val="0"/>
              <w:marBottom w:val="0"/>
              <w:divBdr>
                <w:top w:val="none" w:sz="0" w:space="0" w:color="auto"/>
                <w:left w:val="none" w:sz="0" w:space="0" w:color="auto"/>
                <w:bottom w:val="none" w:sz="0" w:space="0" w:color="auto"/>
                <w:right w:val="none" w:sz="0" w:space="0" w:color="auto"/>
              </w:divBdr>
            </w:div>
            <w:div w:id="795215404">
              <w:marLeft w:val="0"/>
              <w:marRight w:val="0"/>
              <w:marTop w:val="0"/>
              <w:marBottom w:val="0"/>
              <w:divBdr>
                <w:top w:val="none" w:sz="0" w:space="0" w:color="auto"/>
                <w:left w:val="none" w:sz="0" w:space="0" w:color="auto"/>
                <w:bottom w:val="none" w:sz="0" w:space="0" w:color="auto"/>
                <w:right w:val="none" w:sz="0" w:space="0" w:color="auto"/>
              </w:divBdr>
            </w:div>
            <w:div w:id="1507012906">
              <w:marLeft w:val="0"/>
              <w:marRight w:val="0"/>
              <w:marTop w:val="0"/>
              <w:marBottom w:val="0"/>
              <w:divBdr>
                <w:top w:val="none" w:sz="0" w:space="0" w:color="auto"/>
                <w:left w:val="none" w:sz="0" w:space="0" w:color="auto"/>
                <w:bottom w:val="none" w:sz="0" w:space="0" w:color="auto"/>
                <w:right w:val="none" w:sz="0" w:space="0" w:color="auto"/>
              </w:divBdr>
            </w:div>
            <w:div w:id="538933276">
              <w:marLeft w:val="0"/>
              <w:marRight w:val="0"/>
              <w:marTop w:val="0"/>
              <w:marBottom w:val="0"/>
              <w:divBdr>
                <w:top w:val="none" w:sz="0" w:space="0" w:color="auto"/>
                <w:left w:val="none" w:sz="0" w:space="0" w:color="auto"/>
                <w:bottom w:val="none" w:sz="0" w:space="0" w:color="auto"/>
                <w:right w:val="none" w:sz="0" w:space="0" w:color="auto"/>
              </w:divBdr>
            </w:div>
            <w:div w:id="2104374566">
              <w:marLeft w:val="0"/>
              <w:marRight w:val="0"/>
              <w:marTop w:val="0"/>
              <w:marBottom w:val="0"/>
              <w:divBdr>
                <w:top w:val="none" w:sz="0" w:space="0" w:color="auto"/>
                <w:left w:val="none" w:sz="0" w:space="0" w:color="auto"/>
                <w:bottom w:val="none" w:sz="0" w:space="0" w:color="auto"/>
                <w:right w:val="none" w:sz="0" w:space="0" w:color="auto"/>
              </w:divBdr>
            </w:div>
            <w:div w:id="219286952">
              <w:marLeft w:val="0"/>
              <w:marRight w:val="0"/>
              <w:marTop w:val="0"/>
              <w:marBottom w:val="0"/>
              <w:divBdr>
                <w:top w:val="none" w:sz="0" w:space="0" w:color="auto"/>
                <w:left w:val="none" w:sz="0" w:space="0" w:color="auto"/>
                <w:bottom w:val="none" w:sz="0" w:space="0" w:color="auto"/>
                <w:right w:val="none" w:sz="0" w:space="0" w:color="auto"/>
              </w:divBdr>
            </w:div>
            <w:div w:id="2146239465">
              <w:marLeft w:val="0"/>
              <w:marRight w:val="0"/>
              <w:marTop w:val="0"/>
              <w:marBottom w:val="0"/>
              <w:divBdr>
                <w:top w:val="none" w:sz="0" w:space="0" w:color="auto"/>
                <w:left w:val="none" w:sz="0" w:space="0" w:color="auto"/>
                <w:bottom w:val="none" w:sz="0" w:space="0" w:color="auto"/>
                <w:right w:val="none" w:sz="0" w:space="0" w:color="auto"/>
              </w:divBdr>
            </w:div>
            <w:div w:id="2016760886">
              <w:marLeft w:val="0"/>
              <w:marRight w:val="0"/>
              <w:marTop w:val="0"/>
              <w:marBottom w:val="0"/>
              <w:divBdr>
                <w:top w:val="none" w:sz="0" w:space="0" w:color="auto"/>
                <w:left w:val="none" w:sz="0" w:space="0" w:color="auto"/>
                <w:bottom w:val="none" w:sz="0" w:space="0" w:color="auto"/>
                <w:right w:val="none" w:sz="0" w:space="0" w:color="auto"/>
              </w:divBdr>
            </w:div>
            <w:div w:id="904142966">
              <w:marLeft w:val="0"/>
              <w:marRight w:val="0"/>
              <w:marTop w:val="0"/>
              <w:marBottom w:val="0"/>
              <w:divBdr>
                <w:top w:val="none" w:sz="0" w:space="0" w:color="auto"/>
                <w:left w:val="none" w:sz="0" w:space="0" w:color="auto"/>
                <w:bottom w:val="none" w:sz="0" w:space="0" w:color="auto"/>
                <w:right w:val="none" w:sz="0" w:space="0" w:color="auto"/>
              </w:divBdr>
            </w:div>
            <w:div w:id="1413355122">
              <w:marLeft w:val="0"/>
              <w:marRight w:val="0"/>
              <w:marTop w:val="0"/>
              <w:marBottom w:val="0"/>
              <w:divBdr>
                <w:top w:val="none" w:sz="0" w:space="0" w:color="auto"/>
                <w:left w:val="none" w:sz="0" w:space="0" w:color="auto"/>
                <w:bottom w:val="none" w:sz="0" w:space="0" w:color="auto"/>
                <w:right w:val="none" w:sz="0" w:space="0" w:color="auto"/>
              </w:divBdr>
            </w:div>
            <w:div w:id="388311285">
              <w:marLeft w:val="0"/>
              <w:marRight w:val="0"/>
              <w:marTop w:val="0"/>
              <w:marBottom w:val="0"/>
              <w:divBdr>
                <w:top w:val="none" w:sz="0" w:space="0" w:color="auto"/>
                <w:left w:val="none" w:sz="0" w:space="0" w:color="auto"/>
                <w:bottom w:val="none" w:sz="0" w:space="0" w:color="auto"/>
                <w:right w:val="none" w:sz="0" w:space="0" w:color="auto"/>
              </w:divBdr>
            </w:div>
            <w:div w:id="1529684039">
              <w:marLeft w:val="0"/>
              <w:marRight w:val="0"/>
              <w:marTop w:val="0"/>
              <w:marBottom w:val="0"/>
              <w:divBdr>
                <w:top w:val="none" w:sz="0" w:space="0" w:color="auto"/>
                <w:left w:val="none" w:sz="0" w:space="0" w:color="auto"/>
                <w:bottom w:val="none" w:sz="0" w:space="0" w:color="auto"/>
                <w:right w:val="none" w:sz="0" w:space="0" w:color="auto"/>
              </w:divBdr>
            </w:div>
            <w:div w:id="1261765930">
              <w:marLeft w:val="0"/>
              <w:marRight w:val="0"/>
              <w:marTop w:val="0"/>
              <w:marBottom w:val="0"/>
              <w:divBdr>
                <w:top w:val="none" w:sz="0" w:space="0" w:color="auto"/>
                <w:left w:val="none" w:sz="0" w:space="0" w:color="auto"/>
                <w:bottom w:val="none" w:sz="0" w:space="0" w:color="auto"/>
                <w:right w:val="none" w:sz="0" w:space="0" w:color="auto"/>
              </w:divBdr>
            </w:div>
            <w:div w:id="341130562">
              <w:marLeft w:val="0"/>
              <w:marRight w:val="0"/>
              <w:marTop w:val="0"/>
              <w:marBottom w:val="0"/>
              <w:divBdr>
                <w:top w:val="none" w:sz="0" w:space="0" w:color="auto"/>
                <w:left w:val="none" w:sz="0" w:space="0" w:color="auto"/>
                <w:bottom w:val="none" w:sz="0" w:space="0" w:color="auto"/>
                <w:right w:val="none" w:sz="0" w:space="0" w:color="auto"/>
              </w:divBdr>
            </w:div>
            <w:div w:id="623578613">
              <w:marLeft w:val="0"/>
              <w:marRight w:val="0"/>
              <w:marTop w:val="0"/>
              <w:marBottom w:val="0"/>
              <w:divBdr>
                <w:top w:val="none" w:sz="0" w:space="0" w:color="auto"/>
                <w:left w:val="none" w:sz="0" w:space="0" w:color="auto"/>
                <w:bottom w:val="none" w:sz="0" w:space="0" w:color="auto"/>
                <w:right w:val="none" w:sz="0" w:space="0" w:color="auto"/>
              </w:divBdr>
            </w:div>
            <w:div w:id="1888032306">
              <w:marLeft w:val="0"/>
              <w:marRight w:val="0"/>
              <w:marTop w:val="0"/>
              <w:marBottom w:val="0"/>
              <w:divBdr>
                <w:top w:val="none" w:sz="0" w:space="0" w:color="auto"/>
                <w:left w:val="none" w:sz="0" w:space="0" w:color="auto"/>
                <w:bottom w:val="none" w:sz="0" w:space="0" w:color="auto"/>
                <w:right w:val="none" w:sz="0" w:space="0" w:color="auto"/>
              </w:divBdr>
            </w:div>
            <w:div w:id="462698352">
              <w:marLeft w:val="0"/>
              <w:marRight w:val="0"/>
              <w:marTop w:val="0"/>
              <w:marBottom w:val="0"/>
              <w:divBdr>
                <w:top w:val="none" w:sz="0" w:space="0" w:color="auto"/>
                <w:left w:val="none" w:sz="0" w:space="0" w:color="auto"/>
                <w:bottom w:val="none" w:sz="0" w:space="0" w:color="auto"/>
                <w:right w:val="none" w:sz="0" w:space="0" w:color="auto"/>
              </w:divBdr>
            </w:div>
            <w:div w:id="1430736660">
              <w:marLeft w:val="0"/>
              <w:marRight w:val="0"/>
              <w:marTop w:val="0"/>
              <w:marBottom w:val="0"/>
              <w:divBdr>
                <w:top w:val="none" w:sz="0" w:space="0" w:color="auto"/>
                <w:left w:val="none" w:sz="0" w:space="0" w:color="auto"/>
                <w:bottom w:val="none" w:sz="0" w:space="0" w:color="auto"/>
                <w:right w:val="none" w:sz="0" w:space="0" w:color="auto"/>
              </w:divBdr>
            </w:div>
            <w:div w:id="1360400579">
              <w:marLeft w:val="0"/>
              <w:marRight w:val="0"/>
              <w:marTop w:val="0"/>
              <w:marBottom w:val="0"/>
              <w:divBdr>
                <w:top w:val="none" w:sz="0" w:space="0" w:color="auto"/>
                <w:left w:val="none" w:sz="0" w:space="0" w:color="auto"/>
                <w:bottom w:val="none" w:sz="0" w:space="0" w:color="auto"/>
                <w:right w:val="none" w:sz="0" w:space="0" w:color="auto"/>
              </w:divBdr>
            </w:div>
            <w:div w:id="148833383">
              <w:marLeft w:val="0"/>
              <w:marRight w:val="0"/>
              <w:marTop w:val="0"/>
              <w:marBottom w:val="0"/>
              <w:divBdr>
                <w:top w:val="none" w:sz="0" w:space="0" w:color="auto"/>
                <w:left w:val="none" w:sz="0" w:space="0" w:color="auto"/>
                <w:bottom w:val="none" w:sz="0" w:space="0" w:color="auto"/>
                <w:right w:val="none" w:sz="0" w:space="0" w:color="auto"/>
              </w:divBdr>
            </w:div>
            <w:div w:id="1521553891">
              <w:marLeft w:val="0"/>
              <w:marRight w:val="0"/>
              <w:marTop w:val="0"/>
              <w:marBottom w:val="0"/>
              <w:divBdr>
                <w:top w:val="none" w:sz="0" w:space="0" w:color="auto"/>
                <w:left w:val="none" w:sz="0" w:space="0" w:color="auto"/>
                <w:bottom w:val="none" w:sz="0" w:space="0" w:color="auto"/>
                <w:right w:val="none" w:sz="0" w:space="0" w:color="auto"/>
              </w:divBdr>
            </w:div>
            <w:div w:id="1084493266">
              <w:marLeft w:val="0"/>
              <w:marRight w:val="0"/>
              <w:marTop w:val="0"/>
              <w:marBottom w:val="0"/>
              <w:divBdr>
                <w:top w:val="none" w:sz="0" w:space="0" w:color="auto"/>
                <w:left w:val="none" w:sz="0" w:space="0" w:color="auto"/>
                <w:bottom w:val="none" w:sz="0" w:space="0" w:color="auto"/>
                <w:right w:val="none" w:sz="0" w:space="0" w:color="auto"/>
              </w:divBdr>
            </w:div>
            <w:div w:id="949513286">
              <w:marLeft w:val="0"/>
              <w:marRight w:val="0"/>
              <w:marTop w:val="0"/>
              <w:marBottom w:val="0"/>
              <w:divBdr>
                <w:top w:val="none" w:sz="0" w:space="0" w:color="auto"/>
                <w:left w:val="none" w:sz="0" w:space="0" w:color="auto"/>
                <w:bottom w:val="none" w:sz="0" w:space="0" w:color="auto"/>
                <w:right w:val="none" w:sz="0" w:space="0" w:color="auto"/>
              </w:divBdr>
            </w:div>
            <w:div w:id="1590697663">
              <w:marLeft w:val="0"/>
              <w:marRight w:val="0"/>
              <w:marTop w:val="0"/>
              <w:marBottom w:val="0"/>
              <w:divBdr>
                <w:top w:val="none" w:sz="0" w:space="0" w:color="auto"/>
                <w:left w:val="none" w:sz="0" w:space="0" w:color="auto"/>
                <w:bottom w:val="none" w:sz="0" w:space="0" w:color="auto"/>
                <w:right w:val="none" w:sz="0" w:space="0" w:color="auto"/>
              </w:divBdr>
            </w:div>
            <w:div w:id="447701348">
              <w:marLeft w:val="0"/>
              <w:marRight w:val="0"/>
              <w:marTop w:val="0"/>
              <w:marBottom w:val="0"/>
              <w:divBdr>
                <w:top w:val="none" w:sz="0" w:space="0" w:color="auto"/>
                <w:left w:val="none" w:sz="0" w:space="0" w:color="auto"/>
                <w:bottom w:val="none" w:sz="0" w:space="0" w:color="auto"/>
                <w:right w:val="none" w:sz="0" w:space="0" w:color="auto"/>
              </w:divBdr>
            </w:div>
            <w:div w:id="1849825446">
              <w:marLeft w:val="0"/>
              <w:marRight w:val="0"/>
              <w:marTop w:val="0"/>
              <w:marBottom w:val="0"/>
              <w:divBdr>
                <w:top w:val="none" w:sz="0" w:space="0" w:color="auto"/>
                <w:left w:val="none" w:sz="0" w:space="0" w:color="auto"/>
                <w:bottom w:val="none" w:sz="0" w:space="0" w:color="auto"/>
                <w:right w:val="none" w:sz="0" w:space="0" w:color="auto"/>
              </w:divBdr>
            </w:div>
            <w:div w:id="807672958">
              <w:marLeft w:val="0"/>
              <w:marRight w:val="0"/>
              <w:marTop w:val="0"/>
              <w:marBottom w:val="0"/>
              <w:divBdr>
                <w:top w:val="none" w:sz="0" w:space="0" w:color="auto"/>
                <w:left w:val="none" w:sz="0" w:space="0" w:color="auto"/>
                <w:bottom w:val="none" w:sz="0" w:space="0" w:color="auto"/>
                <w:right w:val="none" w:sz="0" w:space="0" w:color="auto"/>
              </w:divBdr>
            </w:div>
            <w:div w:id="273752112">
              <w:marLeft w:val="0"/>
              <w:marRight w:val="0"/>
              <w:marTop w:val="0"/>
              <w:marBottom w:val="0"/>
              <w:divBdr>
                <w:top w:val="none" w:sz="0" w:space="0" w:color="auto"/>
                <w:left w:val="none" w:sz="0" w:space="0" w:color="auto"/>
                <w:bottom w:val="none" w:sz="0" w:space="0" w:color="auto"/>
                <w:right w:val="none" w:sz="0" w:space="0" w:color="auto"/>
              </w:divBdr>
            </w:div>
            <w:div w:id="1633900348">
              <w:marLeft w:val="0"/>
              <w:marRight w:val="0"/>
              <w:marTop w:val="0"/>
              <w:marBottom w:val="0"/>
              <w:divBdr>
                <w:top w:val="none" w:sz="0" w:space="0" w:color="auto"/>
                <w:left w:val="none" w:sz="0" w:space="0" w:color="auto"/>
                <w:bottom w:val="none" w:sz="0" w:space="0" w:color="auto"/>
                <w:right w:val="none" w:sz="0" w:space="0" w:color="auto"/>
              </w:divBdr>
            </w:div>
            <w:div w:id="732849741">
              <w:marLeft w:val="0"/>
              <w:marRight w:val="0"/>
              <w:marTop w:val="0"/>
              <w:marBottom w:val="0"/>
              <w:divBdr>
                <w:top w:val="none" w:sz="0" w:space="0" w:color="auto"/>
                <w:left w:val="none" w:sz="0" w:space="0" w:color="auto"/>
                <w:bottom w:val="none" w:sz="0" w:space="0" w:color="auto"/>
                <w:right w:val="none" w:sz="0" w:space="0" w:color="auto"/>
              </w:divBdr>
            </w:div>
            <w:div w:id="883371367">
              <w:marLeft w:val="0"/>
              <w:marRight w:val="0"/>
              <w:marTop w:val="0"/>
              <w:marBottom w:val="0"/>
              <w:divBdr>
                <w:top w:val="none" w:sz="0" w:space="0" w:color="auto"/>
                <w:left w:val="none" w:sz="0" w:space="0" w:color="auto"/>
                <w:bottom w:val="none" w:sz="0" w:space="0" w:color="auto"/>
                <w:right w:val="none" w:sz="0" w:space="0" w:color="auto"/>
              </w:divBdr>
            </w:div>
            <w:div w:id="1885870877">
              <w:marLeft w:val="0"/>
              <w:marRight w:val="0"/>
              <w:marTop w:val="0"/>
              <w:marBottom w:val="0"/>
              <w:divBdr>
                <w:top w:val="none" w:sz="0" w:space="0" w:color="auto"/>
                <w:left w:val="none" w:sz="0" w:space="0" w:color="auto"/>
                <w:bottom w:val="none" w:sz="0" w:space="0" w:color="auto"/>
                <w:right w:val="none" w:sz="0" w:space="0" w:color="auto"/>
              </w:divBdr>
            </w:div>
            <w:div w:id="791636353">
              <w:marLeft w:val="0"/>
              <w:marRight w:val="0"/>
              <w:marTop w:val="0"/>
              <w:marBottom w:val="0"/>
              <w:divBdr>
                <w:top w:val="none" w:sz="0" w:space="0" w:color="auto"/>
                <w:left w:val="none" w:sz="0" w:space="0" w:color="auto"/>
                <w:bottom w:val="none" w:sz="0" w:space="0" w:color="auto"/>
                <w:right w:val="none" w:sz="0" w:space="0" w:color="auto"/>
              </w:divBdr>
            </w:div>
            <w:div w:id="321929583">
              <w:marLeft w:val="0"/>
              <w:marRight w:val="0"/>
              <w:marTop w:val="0"/>
              <w:marBottom w:val="0"/>
              <w:divBdr>
                <w:top w:val="none" w:sz="0" w:space="0" w:color="auto"/>
                <w:left w:val="none" w:sz="0" w:space="0" w:color="auto"/>
                <w:bottom w:val="none" w:sz="0" w:space="0" w:color="auto"/>
                <w:right w:val="none" w:sz="0" w:space="0" w:color="auto"/>
              </w:divBdr>
            </w:div>
            <w:div w:id="1596865302">
              <w:marLeft w:val="0"/>
              <w:marRight w:val="0"/>
              <w:marTop w:val="0"/>
              <w:marBottom w:val="0"/>
              <w:divBdr>
                <w:top w:val="none" w:sz="0" w:space="0" w:color="auto"/>
                <w:left w:val="none" w:sz="0" w:space="0" w:color="auto"/>
                <w:bottom w:val="none" w:sz="0" w:space="0" w:color="auto"/>
                <w:right w:val="none" w:sz="0" w:space="0" w:color="auto"/>
              </w:divBdr>
            </w:div>
            <w:div w:id="1510826877">
              <w:marLeft w:val="0"/>
              <w:marRight w:val="0"/>
              <w:marTop w:val="0"/>
              <w:marBottom w:val="0"/>
              <w:divBdr>
                <w:top w:val="none" w:sz="0" w:space="0" w:color="auto"/>
                <w:left w:val="none" w:sz="0" w:space="0" w:color="auto"/>
                <w:bottom w:val="none" w:sz="0" w:space="0" w:color="auto"/>
                <w:right w:val="none" w:sz="0" w:space="0" w:color="auto"/>
              </w:divBdr>
            </w:div>
            <w:div w:id="1225414100">
              <w:marLeft w:val="0"/>
              <w:marRight w:val="0"/>
              <w:marTop w:val="0"/>
              <w:marBottom w:val="0"/>
              <w:divBdr>
                <w:top w:val="none" w:sz="0" w:space="0" w:color="auto"/>
                <w:left w:val="none" w:sz="0" w:space="0" w:color="auto"/>
                <w:bottom w:val="none" w:sz="0" w:space="0" w:color="auto"/>
                <w:right w:val="none" w:sz="0" w:space="0" w:color="auto"/>
              </w:divBdr>
            </w:div>
            <w:div w:id="1415661776">
              <w:marLeft w:val="0"/>
              <w:marRight w:val="0"/>
              <w:marTop w:val="0"/>
              <w:marBottom w:val="0"/>
              <w:divBdr>
                <w:top w:val="none" w:sz="0" w:space="0" w:color="auto"/>
                <w:left w:val="none" w:sz="0" w:space="0" w:color="auto"/>
                <w:bottom w:val="none" w:sz="0" w:space="0" w:color="auto"/>
                <w:right w:val="none" w:sz="0" w:space="0" w:color="auto"/>
              </w:divBdr>
            </w:div>
            <w:div w:id="1906379349">
              <w:marLeft w:val="0"/>
              <w:marRight w:val="0"/>
              <w:marTop w:val="0"/>
              <w:marBottom w:val="0"/>
              <w:divBdr>
                <w:top w:val="none" w:sz="0" w:space="0" w:color="auto"/>
                <w:left w:val="none" w:sz="0" w:space="0" w:color="auto"/>
                <w:bottom w:val="none" w:sz="0" w:space="0" w:color="auto"/>
                <w:right w:val="none" w:sz="0" w:space="0" w:color="auto"/>
              </w:divBdr>
            </w:div>
            <w:div w:id="1520706076">
              <w:marLeft w:val="0"/>
              <w:marRight w:val="0"/>
              <w:marTop w:val="0"/>
              <w:marBottom w:val="0"/>
              <w:divBdr>
                <w:top w:val="none" w:sz="0" w:space="0" w:color="auto"/>
                <w:left w:val="none" w:sz="0" w:space="0" w:color="auto"/>
                <w:bottom w:val="none" w:sz="0" w:space="0" w:color="auto"/>
                <w:right w:val="none" w:sz="0" w:space="0" w:color="auto"/>
              </w:divBdr>
            </w:div>
            <w:div w:id="265044972">
              <w:marLeft w:val="0"/>
              <w:marRight w:val="0"/>
              <w:marTop w:val="0"/>
              <w:marBottom w:val="0"/>
              <w:divBdr>
                <w:top w:val="none" w:sz="0" w:space="0" w:color="auto"/>
                <w:left w:val="none" w:sz="0" w:space="0" w:color="auto"/>
                <w:bottom w:val="none" w:sz="0" w:space="0" w:color="auto"/>
                <w:right w:val="none" w:sz="0" w:space="0" w:color="auto"/>
              </w:divBdr>
            </w:div>
            <w:div w:id="1369331884">
              <w:marLeft w:val="0"/>
              <w:marRight w:val="0"/>
              <w:marTop w:val="0"/>
              <w:marBottom w:val="0"/>
              <w:divBdr>
                <w:top w:val="none" w:sz="0" w:space="0" w:color="auto"/>
                <w:left w:val="none" w:sz="0" w:space="0" w:color="auto"/>
                <w:bottom w:val="none" w:sz="0" w:space="0" w:color="auto"/>
                <w:right w:val="none" w:sz="0" w:space="0" w:color="auto"/>
              </w:divBdr>
            </w:div>
            <w:div w:id="1847280563">
              <w:marLeft w:val="0"/>
              <w:marRight w:val="0"/>
              <w:marTop w:val="0"/>
              <w:marBottom w:val="0"/>
              <w:divBdr>
                <w:top w:val="none" w:sz="0" w:space="0" w:color="auto"/>
                <w:left w:val="none" w:sz="0" w:space="0" w:color="auto"/>
                <w:bottom w:val="none" w:sz="0" w:space="0" w:color="auto"/>
                <w:right w:val="none" w:sz="0" w:space="0" w:color="auto"/>
              </w:divBdr>
            </w:div>
            <w:div w:id="1496148071">
              <w:marLeft w:val="0"/>
              <w:marRight w:val="0"/>
              <w:marTop w:val="0"/>
              <w:marBottom w:val="0"/>
              <w:divBdr>
                <w:top w:val="none" w:sz="0" w:space="0" w:color="auto"/>
                <w:left w:val="none" w:sz="0" w:space="0" w:color="auto"/>
                <w:bottom w:val="none" w:sz="0" w:space="0" w:color="auto"/>
                <w:right w:val="none" w:sz="0" w:space="0" w:color="auto"/>
              </w:divBdr>
            </w:div>
            <w:div w:id="1549144128">
              <w:marLeft w:val="0"/>
              <w:marRight w:val="0"/>
              <w:marTop w:val="0"/>
              <w:marBottom w:val="0"/>
              <w:divBdr>
                <w:top w:val="none" w:sz="0" w:space="0" w:color="auto"/>
                <w:left w:val="none" w:sz="0" w:space="0" w:color="auto"/>
                <w:bottom w:val="none" w:sz="0" w:space="0" w:color="auto"/>
                <w:right w:val="none" w:sz="0" w:space="0" w:color="auto"/>
              </w:divBdr>
            </w:div>
            <w:div w:id="1729763867">
              <w:marLeft w:val="0"/>
              <w:marRight w:val="0"/>
              <w:marTop w:val="0"/>
              <w:marBottom w:val="0"/>
              <w:divBdr>
                <w:top w:val="none" w:sz="0" w:space="0" w:color="auto"/>
                <w:left w:val="none" w:sz="0" w:space="0" w:color="auto"/>
                <w:bottom w:val="none" w:sz="0" w:space="0" w:color="auto"/>
                <w:right w:val="none" w:sz="0" w:space="0" w:color="auto"/>
              </w:divBdr>
            </w:div>
            <w:div w:id="173344263">
              <w:marLeft w:val="0"/>
              <w:marRight w:val="0"/>
              <w:marTop w:val="0"/>
              <w:marBottom w:val="0"/>
              <w:divBdr>
                <w:top w:val="none" w:sz="0" w:space="0" w:color="auto"/>
                <w:left w:val="none" w:sz="0" w:space="0" w:color="auto"/>
                <w:bottom w:val="none" w:sz="0" w:space="0" w:color="auto"/>
                <w:right w:val="none" w:sz="0" w:space="0" w:color="auto"/>
              </w:divBdr>
            </w:div>
            <w:div w:id="1304192044">
              <w:marLeft w:val="0"/>
              <w:marRight w:val="0"/>
              <w:marTop w:val="0"/>
              <w:marBottom w:val="0"/>
              <w:divBdr>
                <w:top w:val="none" w:sz="0" w:space="0" w:color="auto"/>
                <w:left w:val="none" w:sz="0" w:space="0" w:color="auto"/>
                <w:bottom w:val="none" w:sz="0" w:space="0" w:color="auto"/>
                <w:right w:val="none" w:sz="0" w:space="0" w:color="auto"/>
              </w:divBdr>
            </w:div>
            <w:div w:id="249118912">
              <w:marLeft w:val="0"/>
              <w:marRight w:val="0"/>
              <w:marTop w:val="0"/>
              <w:marBottom w:val="0"/>
              <w:divBdr>
                <w:top w:val="none" w:sz="0" w:space="0" w:color="auto"/>
                <w:left w:val="none" w:sz="0" w:space="0" w:color="auto"/>
                <w:bottom w:val="none" w:sz="0" w:space="0" w:color="auto"/>
                <w:right w:val="none" w:sz="0" w:space="0" w:color="auto"/>
              </w:divBdr>
            </w:div>
            <w:div w:id="796919561">
              <w:marLeft w:val="0"/>
              <w:marRight w:val="0"/>
              <w:marTop w:val="0"/>
              <w:marBottom w:val="0"/>
              <w:divBdr>
                <w:top w:val="none" w:sz="0" w:space="0" w:color="auto"/>
                <w:left w:val="none" w:sz="0" w:space="0" w:color="auto"/>
                <w:bottom w:val="none" w:sz="0" w:space="0" w:color="auto"/>
                <w:right w:val="none" w:sz="0" w:space="0" w:color="auto"/>
              </w:divBdr>
            </w:div>
            <w:div w:id="1995141447">
              <w:marLeft w:val="0"/>
              <w:marRight w:val="0"/>
              <w:marTop w:val="0"/>
              <w:marBottom w:val="0"/>
              <w:divBdr>
                <w:top w:val="none" w:sz="0" w:space="0" w:color="auto"/>
                <w:left w:val="none" w:sz="0" w:space="0" w:color="auto"/>
                <w:bottom w:val="none" w:sz="0" w:space="0" w:color="auto"/>
                <w:right w:val="none" w:sz="0" w:space="0" w:color="auto"/>
              </w:divBdr>
            </w:div>
            <w:div w:id="1311595715">
              <w:marLeft w:val="0"/>
              <w:marRight w:val="0"/>
              <w:marTop w:val="0"/>
              <w:marBottom w:val="0"/>
              <w:divBdr>
                <w:top w:val="none" w:sz="0" w:space="0" w:color="auto"/>
                <w:left w:val="none" w:sz="0" w:space="0" w:color="auto"/>
                <w:bottom w:val="none" w:sz="0" w:space="0" w:color="auto"/>
                <w:right w:val="none" w:sz="0" w:space="0" w:color="auto"/>
              </w:divBdr>
            </w:div>
            <w:div w:id="1492065667">
              <w:marLeft w:val="0"/>
              <w:marRight w:val="0"/>
              <w:marTop w:val="0"/>
              <w:marBottom w:val="0"/>
              <w:divBdr>
                <w:top w:val="none" w:sz="0" w:space="0" w:color="auto"/>
                <w:left w:val="none" w:sz="0" w:space="0" w:color="auto"/>
                <w:bottom w:val="none" w:sz="0" w:space="0" w:color="auto"/>
                <w:right w:val="none" w:sz="0" w:space="0" w:color="auto"/>
              </w:divBdr>
            </w:div>
            <w:div w:id="710687431">
              <w:marLeft w:val="0"/>
              <w:marRight w:val="0"/>
              <w:marTop w:val="0"/>
              <w:marBottom w:val="0"/>
              <w:divBdr>
                <w:top w:val="none" w:sz="0" w:space="0" w:color="auto"/>
                <w:left w:val="none" w:sz="0" w:space="0" w:color="auto"/>
                <w:bottom w:val="none" w:sz="0" w:space="0" w:color="auto"/>
                <w:right w:val="none" w:sz="0" w:space="0" w:color="auto"/>
              </w:divBdr>
            </w:div>
            <w:div w:id="262883146">
              <w:marLeft w:val="0"/>
              <w:marRight w:val="0"/>
              <w:marTop w:val="0"/>
              <w:marBottom w:val="0"/>
              <w:divBdr>
                <w:top w:val="none" w:sz="0" w:space="0" w:color="auto"/>
                <w:left w:val="none" w:sz="0" w:space="0" w:color="auto"/>
                <w:bottom w:val="none" w:sz="0" w:space="0" w:color="auto"/>
                <w:right w:val="none" w:sz="0" w:space="0" w:color="auto"/>
              </w:divBdr>
            </w:div>
            <w:div w:id="1885825905">
              <w:marLeft w:val="0"/>
              <w:marRight w:val="0"/>
              <w:marTop w:val="0"/>
              <w:marBottom w:val="0"/>
              <w:divBdr>
                <w:top w:val="none" w:sz="0" w:space="0" w:color="auto"/>
                <w:left w:val="none" w:sz="0" w:space="0" w:color="auto"/>
                <w:bottom w:val="none" w:sz="0" w:space="0" w:color="auto"/>
                <w:right w:val="none" w:sz="0" w:space="0" w:color="auto"/>
              </w:divBdr>
            </w:div>
            <w:div w:id="1941835299">
              <w:marLeft w:val="0"/>
              <w:marRight w:val="0"/>
              <w:marTop w:val="0"/>
              <w:marBottom w:val="0"/>
              <w:divBdr>
                <w:top w:val="none" w:sz="0" w:space="0" w:color="auto"/>
                <w:left w:val="none" w:sz="0" w:space="0" w:color="auto"/>
                <w:bottom w:val="none" w:sz="0" w:space="0" w:color="auto"/>
                <w:right w:val="none" w:sz="0" w:space="0" w:color="auto"/>
              </w:divBdr>
            </w:div>
            <w:div w:id="1363239781">
              <w:marLeft w:val="0"/>
              <w:marRight w:val="0"/>
              <w:marTop w:val="0"/>
              <w:marBottom w:val="0"/>
              <w:divBdr>
                <w:top w:val="none" w:sz="0" w:space="0" w:color="auto"/>
                <w:left w:val="none" w:sz="0" w:space="0" w:color="auto"/>
                <w:bottom w:val="none" w:sz="0" w:space="0" w:color="auto"/>
                <w:right w:val="none" w:sz="0" w:space="0" w:color="auto"/>
              </w:divBdr>
            </w:div>
            <w:div w:id="1222447749">
              <w:marLeft w:val="0"/>
              <w:marRight w:val="0"/>
              <w:marTop w:val="0"/>
              <w:marBottom w:val="0"/>
              <w:divBdr>
                <w:top w:val="none" w:sz="0" w:space="0" w:color="auto"/>
                <w:left w:val="none" w:sz="0" w:space="0" w:color="auto"/>
                <w:bottom w:val="none" w:sz="0" w:space="0" w:color="auto"/>
                <w:right w:val="none" w:sz="0" w:space="0" w:color="auto"/>
              </w:divBdr>
            </w:div>
            <w:div w:id="355928394">
              <w:marLeft w:val="0"/>
              <w:marRight w:val="0"/>
              <w:marTop w:val="0"/>
              <w:marBottom w:val="0"/>
              <w:divBdr>
                <w:top w:val="none" w:sz="0" w:space="0" w:color="auto"/>
                <w:left w:val="none" w:sz="0" w:space="0" w:color="auto"/>
                <w:bottom w:val="none" w:sz="0" w:space="0" w:color="auto"/>
                <w:right w:val="none" w:sz="0" w:space="0" w:color="auto"/>
              </w:divBdr>
            </w:div>
            <w:div w:id="1693263209">
              <w:marLeft w:val="0"/>
              <w:marRight w:val="0"/>
              <w:marTop w:val="0"/>
              <w:marBottom w:val="0"/>
              <w:divBdr>
                <w:top w:val="none" w:sz="0" w:space="0" w:color="auto"/>
                <w:left w:val="none" w:sz="0" w:space="0" w:color="auto"/>
                <w:bottom w:val="none" w:sz="0" w:space="0" w:color="auto"/>
                <w:right w:val="none" w:sz="0" w:space="0" w:color="auto"/>
              </w:divBdr>
            </w:div>
            <w:div w:id="1172599323">
              <w:marLeft w:val="0"/>
              <w:marRight w:val="0"/>
              <w:marTop w:val="0"/>
              <w:marBottom w:val="0"/>
              <w:divBdr>
                <w:top w:val="none" w:sz="0" w:space="0" w:color="auto"/>
                <w:left w:val="none" w:sz="0" w:space="0" w:color="auto"/>
                <w:bottom w:val="none" w:sz="0" w:space="0" w:color="auto"/>
                <w:right w:val="none" w:sz="0" w:space="0" w:color="auto"/>
              </w:divBdr>
            </w:div>
            <w:div w:id="427703910">
              <w:marLeft w:val="0"/>
              <w:marRight w:val="0"/>
              <w:marTop w:val="0"/>
              <w:marBottom w:val="0"/>
              <w:divBdr>
                <w:top w:val="none" w:sz="0" w:space="0" w:color="auto"/>
                <w:left w:val="none" w:sz="0" w:space="0" w:color="auto"/>
                <w:bottom w:val="none" w:sz="0" w:space="0" w:color="auto"/>
                <w:right w:val="none" w:sz="0" w:space="0" w:color="auto"/>
              </w:divBdr>
            </w:div>
            <w:div w:id="2042703625">
              <w:marLeft w:val="0"/>
              <w:marRight w:val="0"/>
              <w:marTop w:val="0"/>
              <w:marBottom w:val="0"/>
              <w:divBdr>
                <w:top w:val="none" w:sz="0" w:space="0" w:color="auto"/>
                <w:left w:val="none" w:sz="0" w:space="0" w:color="auto"/>
                <w:bottom w:val="none" w:sz="0" w:space="0" w:color="auto"/>
                <w:right w:val="none" w:sz="0" w:space="0" w:color="auto"/>
              </w:divBdr>
            </w:div>
            <w:div w:id="355664192">
              <w:marLeft w:val="0"/>
              <w:marRight w:val="0"/>
              <w:marTop w:val="0"/>
              <w:marBottom w:val="0"/>
              <w:divBdr>
                <w:top w:val="none" w:sz="0" w:space="0" w:color="auto"/>
                <w:left w:val="none" w:sz="0" w:space="0" w:color="auto"/>
                <w:bottom w:val="none" w:sz="0" w:space="0" w:color="auto"/>
                <w:right w:val="none" w:sz="0" w:space="0" w:color="auto"/>
              </w:divBdr>
            </w:div>
            <w:div w:id="51778464">
              <w:marLeft w:val="0"/>
              <w:marRight w:val="0"/>
              <w:marTop w:val="0"/>
              <w:marBottom w:val="0"/>
              <w:divBdr>
                <w:top w:val="none" w:sz="0" w:space="0" w:color="auto"/>
                <w:left w:val="none" w:sz="0" w:space="0" w:color="auto"/>
                <w:bottom w:val="none" w:sz="0" w:space="0" w:color="auto"/>
                <w:right w:val="none" w:sz="0" w:space="0" w:color="auto"/>
              </w:divBdr>
            </w:div>
            <w:div w:id="1812482220">
              <w:marLeft w:val="0"/>
              <w:marRight w:val="0"/>
              <w:marTop w:val="0"/>
              <w:marBottom w:val="0"/>
              <w:divBdr>
                <w:top w:val="none" w:sz="0" w:space="0" w:color="auto"/>
                <w:left w:val="none" w:sz="0" w:space="0" w:color="auto"/>
                <w:bottom w:val="none" w:sz="0" w:space="0" w:color="auto"/>
                <w:right w:val="none" w:sz="0" w:space="0" w:color="auto"/>
              </w:divBdr>
            </w:div>
            <w:div w:id="193807388">
              <w:marLeft w:val="0"/>
              <w:marRight w:val="0"/>
              <w:marTop w:val="0"/>
              <w:marBottom w:val="0"/>
              <w:divBdr>
                <w:top w:val="none" w:sz="0" w:space="0" w:color="auto"/>
                <w:left w:val="none" w:sz="0" w:space="0" w:color="auto"/>
                <w:bottom w:val="none" w:sz="0" w:space="0" w:color="auto"/>
                <w:right w:val="none" w:sz="0" w:space="0" w:color="auto"/>
              </w:divBdr>
            </w:div>
            <w:div w:id="2072536735">
              <w:marLeft w:val="0"/>
              <w:marRight w:val="0"/>
              <w:marTop w:val="0"/>
              <w:marBottom w:val="0"/>
              <w:divBdr>
                <w:top w:val="none" w:sz="0" w:space="0" w:color="auto"/>
                <w:left w:val="none" w:sz="0" w:space="0" w:color="auto"/>
                <w:bottom w:val="none" w:sz="0" w:space="0" w:color="auto"/>
                <w:right w:val="none" w:sz="0" w:space="0" w:color="auto"/>
              </w:divBdr>
            </w:div>
            <w:div w:id="413824379">
              <w:marLeft w:val="0"/>
              <w:marRight w:val="0"/>
              <w:marTop w:val="0"/>
              <w:marBottom w:val="0"/>
              <w:divBdr>
                <w:top w:val="none" w:sz="0" w:space="0" w:color="auto"/>
                <w:left w:val="none" w:sz="0" w:space="0" w:color="auto"/>
                <w:bottom w:val="none" w:sz="0" w:space="0" w:color="auto"/>
                <w:right w:val="none" w:sz="0" w:space="0" w:color="auto"/>
              </w:divBdr>
            </w:div>
            <w:div w:id="139157091">
              <w:marLeft w:val="0"/>
              <w:marRight w:val="0"/>
              <w:marTop w:val="0"/>
              <w:marBottom w:val="0"/>
              <w:divBdr>
                <w:top w:val="none" w:sz="0" w:space="0" w:color="auto"/>
                <w:left w:val="none" w:sz="0" w:space="0" w:color="auto"/>
                <w:bottom w:val="none" w:sz="0" w:space="0" w:color="auto"/>
                <w:right w:val="none" w:sz="0" w:space="0" w:color="auto"/>
              </w:divBdr>
            </w:div>
            <w:div w:id="551189614">
              <w:marLeft w:val="0"/>
              <w:marRight w:val="0"/>
              <w:marTop w:val="0"/>
              <w:marBottom w:val="0"/>
              <w:divBdr>
                <w:top w:val="none" w:sz="0" w:space="0" w:color="auto"/>
                <w:left w:val="none" w:sz="0" w:space="0" w:color="auto"/>
                <w:bottom w:val="none" w:sz="0" w:space="0" w:color="auto"/>
                <w:right w:val="none" w:sz="0" w:space="0" w:color="auto"/>
              </w:divBdr>
            </w:div>
            <w:div w:id="1188173664">
              <w:marLeft w:val="0"/>
              <w:marRight w:val="0"/>
              <w:marTop w:val="0"/>
              <w:marBottom w:val="0"/>
              <w:divBdr>
                <w:top w:val="none" w:sz="0" w:space="0" w:color="auto"/>
                <w:left w:val="none" w:sz="0" w:space="0" w:color="auto"/>
                <w:bottom w:val="none" w:sz="0" w:space="0" w:color="auto"/>
                <w:right w:val="none" w:sz="0" w:space="0" w:color="auto"/>
              </w:divBdr>
            </w:div>
            <w:div w:id="1201015028">
              <w:marLeft w:val="0"/>
              <w:marRight w:val="0"/>
              <w:marTop w:val="0"/>
              <w:marBottom w:val="0"/>
              <w:divBdr>
                <w:top w:val="none" w:sz="0" w:space="0" w:color="auto"/>
                <w:left w:val="none" w:sz="0" w:space="0" w:color="auto"/>
                <w:bottom w:val="none" w:sz="0" w:space="0" w:color="auto"/>
                <w:right w:val="none" w:sz="0" w:space="0" w:color="auto"/>
              </w:divBdr>
            </w:div>
            <w:div w:id="1906989639">
              <w:marLeft w:val="0"/>
              <w:marRight w:val="0"/>
              <w:marTop w:val="0"/>
              <w:marBottom w:val="0"/>
              <w:divBdr>
                <w:top w:val="none" w:sz="0" w:space="0" w:color="auto"/>
                <w:left w:val="none" w:sz="0" w:space="0" w:color="auto"/>
                <w:bottom w:val="none" w:sz="0" w:space="0" w:color="auto"/>
                <w:right w:val="none" w:sz="0" w:space="0" w:color="auto"/>
              </w:divBdr>
            </w:div>
            <w:div w:id="127011589">
              <w:marLeft w:val="0"/>
              <w:marRight w:val="0"/>
              <w:marTop w:val="0"/>
              <w:marBottom w:val="0"/>
              <w:divBdr>
                <w:top w:val="none" w:sz="0" w:space="0" w:color="auto"/>
                <w:left w:val="none" w:sz="0" w:space="0" w:color="auto"/>
                <w:bottom w:val="none" w:sz="0" w:space="0" w:color="auto"/>
                <w:right w:val="none" w:sz="0" w:space="0" w:color="auto"/>
              </w:divBdr>
            </w:div>
            <w:div w:id="1247298421">
              <w:marLeft w:val="0"/>
              <w:marRight w:val="0"/>
              <w:marTop w:val="0"/>
              <w:marBottom w:val="0"/>
              <w:divBdr>
                <w:top w:val="none" w:sz="0" w:space="0" w:color="auto"/>
                <w:left w:val="none" w:sz="0" w:space="0" w:color="auto"/>
                <w:bottom w:val="none" w:sz="0" w:space="0" w:color="auto"/>
                <w:right w:val="none" w:sz="0" w:space="0" w:color="auto"/>
              </w:divBdr>
            </w:div>
            <w:div w:id="203838016">
              <w:marLeft w:val="0"/>
              <w:marRight w:val="0"/>
              <w:marTop w:val="0"/>
              <w:marBottom w:val="0"/>
              <w:divBdr>
                <w:top w:val="none" w:sz="0" w:space="0" w:color="auto"/>
                <w:left w:val="none" w:sz="0" w:space="0" w:color="auto"/>
                <w:bottom w:val="none" w:sz="0" w:space="0" w:color="auto"/>
                <w:right w:val="none" w:sz="0" w:space="0" w:color="auto"/>
              </w:divBdr>
            </w:div>
            <w:div w:id="174465576">
              <w:marLeft w:val="0"/>
              <w:marRight w:val="0"/>
              <w:marTop w:val="0"/>
              <w:marBottom w:val="0"/>
              <w:divBdr>
                <w:top w:val="none" w:sz="0" w:space="0" w:color="auto"/>
                <w:left w:val="none" w:sz="0" w:space="0" w:color="auto"/>
                <w:bottom w:val="none" w:sz="0" w:space="0" w:color="auto"/>
                <w:right w:val="none" w:sz="0" w:space="0" w:color="auto"/>
              </w:divBdr>
            </w:div>
            <w:div w:id="1606883060">
              <w:marLeft w:val="0"/>
              <w:marRight w:val="0"/>
              <w:marTop w:val="0"/>
              <w:marBottom w:val="0"/>
              <w:divBdr>
                <w:top w:val="none" w:sz="0" w:space="0" w:color="auto"/>
                <w:left w:val="none" w:sz="0" w:space="0" w:color="auto"/>
                <w:bottom w:val="none" w:sz="0" w:space="0" w:color="auto"/>
                <w:right w:val="none" w:sz="0" w:space="0" w:color="auto"/>
              </w:divBdr>
            </w:div>
            <w:div w:id="488406814">
              <w:marLeft w:val="0"/>
              <w:marRight w:val="0"/>
              <w:marTop w:val="0"/>
              <w:marBottom w:val="0"/>
              <w:divBdr>
                <w:top w:val="none" w:sz="0" w:space="0" w:color="auto"/>
                <w:left w:val="none" w:sz="0" w:space="0" w:color="auto"/>
                <w:bottom w:val="none" w:sz="0" w:space="0" w:color="auto"/>
                <w:right w:val="none" w:sz="0" w:space="0" w:color="auto"/>
              </w:divBdr>
            </w:div>
            <w:div w:id="1636368953">
              <w:marLeft w:val="0"/>
              <w:marRight w:val="0"/>
              <w:marTop w:val="0"/>
              <w:marBottom w:val="0"/>
              <w:divBdr>
                <w:top w:val="none" w:sz="0" w:space="0" w:color="auto"/>
                <w:left w:val="none" w:sz="0" w:space="0" w:color="auto"/>
                <w:bottom w:val="none" w:sz="0" w:space="0" w:color="auto"/>
                <w:right w:val="none" w:sz="0" w:space="0" w:color="auto"/>
              </w:divBdr>
            </w:div>
            <w:div w:id="1537810978">
              <w:marLeft w:val="0"/>
              <w:marRight w:val="0"/>
              <w:marTop w:val="0"/>
              <w:marBottom w:val="0"/>
              <w:divBdr>
                <w:top w:val="none" w:sz="0" w:space="0" w:color="auto"/>
                <w:left w:val="none" w:sz="0" w:space="0" w:color="auto"/>
                <w:bottom w:val="none" w:sz="0" w:space="0" w:color="auto"/>
                <w:right w:val="none" w:sz="0" w:space="0" w:color="auto"/>
              </w:divBdr>
            </w:div>
            <w:div w:id="325477238">
              <w:marLeft w:val="0"/>
              <w:marRight w:val="0"/>
              <w:marTop w:val="0"/>
              <w:marBottom w:val="0"/>
              <w:divBdr>
                <w:top w:val="none" w:sz="0" w:space="0" w:color="auto"/>
                <w:left w:val="none" w:sz="0" w:space="0" w:color="auto"/>
                <w:bottom w:val="none" w:sz="0" w:space="0" w:color="auto"/>
                <w:right w:val="none" w:sz="0" w:space="0" w:color="auto"/>
              </w:divBdr>
            </w:div>
            <w:div w:id="1162626986">
              <w:marLeft w:val="0"/>
              <w:marRight w:val="0"/>
              <w:marTop w:val="0"/>
              <w:marBottom w:val="0"/>
              <w:divBdr>
                <w:top w:val="none" w:sz="0" w:space="0" w:color="auto"/>
                <w:left w:val="none" w:sz="0" w:space="0" w:color="auto"/>
                <w:bottom w:val="none" w:sz="0" w:space="0" w:color="auto"/>
                <w:right w:val="none" w:sz="0" w:space="0" w:color="auto"/>
              </w:divBdr>
            </w:div>
            <w:div w:id="1608927970">
              <w:marLeft w:val="0"/>
              <w:marRight w:val="0"/>
              <w:marTop w:val="0"/>
              <w:marBottom w:val="0"/>
              <w:divBdr>
                <w:top w:val="none" w:sz="0" w:space="0" w:color="auto"/>
                <w:left w:val="none" w:sz="0" w:space="0" w:color="auto"/>
                <w:bottom w:val="none" w:sz="0" w:space="0" w:color="auto"/>
                <w:right w:val="none" w:sz="0" w:space="0" w:color="auto"/>
              </w:divBdr>
            </w:div>
            <w:div w:id="1540817670">
              <w:marLeft w:val="0"/>
              <w:marRight w:val="0"/>
              <w:marTop w:val="0"/>
              <w:marBottom w:val="0"/>
              <w:divBdr>
                <w:top w:val="none" w:sz="0" w:space="0" w:color="auto"/>
                <w:left w:val="none" w:sz="0" w:space="0" w:color="auto"/>
                <w:bottom w:val="none" w:sz="0" w:space="0" w:color="auto"/>
                <w:right w:val="none" w:sz="0" w:space="0" w:color="auto"/>
              </w:divBdr>
            </w:div>
            <w:div w:id="154882038">
              <w:marLeft w:val="0"/>
              <w:marRight w:val="0"/>
              <w:marTop w:val="0"/>
              <w:marBottom w:val="0"/>
              <w:divBdr>
                <w:top w:val="none" w:sz="0" w:space="0" w:color="auto"/>
                <w:left w:val="none" w:sz="0" w:space="0" w:color="auto"/>
                <w:bottom w:val="none" w:sz="0" w:space="0" w:color="auto"/>
                <w:right w:val="none" w:sz="0" w:space="0" w:color="auto"/>
              </w:divBdr>
            </w:div>
            <w:div w:id="943147661">
              <w:marLeft w:val="0"/>
              <w:marRight w:val="0"/>
              <w:marTop w:val="0"/>
              <w:marBottom w:val="0"/>
              <w:divBdr>
                <w:top w:val="none" w:sz="0" w:space="0" w:color="auto"/>
                <w:left w:val="none" w:sz="0" w:space="0" w:color="auto"/>
                <w:bottom w:val="none" w:sz="0" w:space="0" w:color="auto"/>
                <w:right w:val="none" w:sz="0" w:space="0" w:color="auto"/>
              </w:divBdr>
            </w:div>
            <w:div w:id="584875866">
              <w:marLeft w:val="0"/>
              <w:marRight w:val="0"/>
              <w:marTop w:val="0"/>
              <w:marBottom w:val="0"/>
              <w:divBdr>
                <w:top w:val="none" w:sz="0" w:space="0" w:color="auto"/>
                <w:left w:val="none" w:sz="0" w:space="0" w:color="auto"/>
                <w:bottom w:val="none" w:sz="0" w:space="0" w:color="auto"/>
                <w:right w:val="none" w:sz="0" w:space="0" w:color="auto"/>
              </w:divBdr>
            </w:div>
            <w:div w:id="1045065078">
              <w:marLeft w:val="0"/>
              <w:marRight w:val="0"/>
              <w:marTop w:val="0"/>
              <w:marBottom w:val="0"/>
              <w:divBdr>
                <w:top w:val="none" w:sz="0" w:space="0" w:color="auto"/>
                <w:left w:val="none" w:sz="0" w:space="0" w:color="auto"/>
                <w:bottom w:val="none" w:sz="0" w:space="0" w:color="auto"/>
                <w:right w:val="none" w:sz="0" w:space="0" w:color="auto"/>
              </w:divBdr>
            </w:div>
            <w:div w:id="1725063068">
              <w:marLeft w:val="0"/>
              <w:marRight w:val="0"/>
              <w:marTop w:val="0"/>
              <w:marBottom w:val="0"/>
              <w:divBdr>
                <w:top w:val="none" w:sz="0" w:space="0" w:color="auto"/>
                <w:left w:val="none" w:sz="0" w:space="0" w:color="auto"/>
                <w:bottom w:val="none" w:sz="0" w:space="0" w:color="auto"/>
                <w:right w:val="none" w:sz="0" w:space="0" w:color="auto"/>
              </w:divBdr>
            </w:div>
            <w:div w:id="408188861">
              <w:marLeft w:val="0"/>
              <w:marRight w:val="0"/>
              <w:marTop w:val="0"/>
              <w:marBottom w:val="0"/>
              <w:divBdr>
                <w:top w:val="none" w:sz="0" w:space="0" w:color="auto"/>
                <w:left w:val="none" w:sz="0" w:space="0" w:color="auto"/>
                <w:bottom w:val="none" w:sz="0" w:space="0" w:color="auto"/>
                <w:right w:val="none" w:sz="0" w:space="0" w:color="auto"/>
              </w:divBdr>
            </w:div>
            <w:div w:id="1134061804">
              <w:marLeft w:val="0"/>
              <w:marRight w:val="0"/>
              <w:marTop w:val="0"/>
              <w:marBottom w:val="0"/>
              <w:divBdr>
                <w:top w:val="none" w:sz="0" w:space="0" w:color="auto"/>
                <w:left w:val="none" w:sz="0" w:space="0" w:color="auto"/>
                <w:bottom w:val="none" w:sz="0" w:space="0" w:color="auto"/>
                <w:right w:val="none" w:sz="0" w:space="0" w:color="auto"/>
              </w:divBdr>
            </w:div>
            <w:div w:id="1437091358">
              <w:marLeft w:val="0"/>
              <w:marRight w:val="0"/>
              <w:marTop w:val="0"/>
              <w:marBottom w:val="0"/>
              <w:divBdr>
                <w:top w:val="none" w:sz="0" w:space="0" w:color="auto"/>
                <w:left w:val="none" w:sz="0" w:space="0" w:color="auto"/>
                <w:bottom w:val="none" w:sz="0" w:space="0" w:color="auto"/>
                <w:right w:val="none" w:sz="0" w:space="0" w:color="auto"/>
              </w:divBdr>
            </w:div>
            <w:div w:id="415594150">
              <w:marLeft w:val="0"/>
              <w:marRight w:val="0"/>
              <w:marTop w:val="0"/>
              <w:marBottom w:val="0"/>
              <w:divBdr>
                <w:top w:val="none" w:sz="0" w:space="0" w:color="auto"/>
                <w:left w:val="none" w:sz="0" w:space="0" w:color="auto"/>
                <w:bottom w:val="none" w:sz="0" w:space="0" w:color="auto"/>
                <w:right w:val="none" w:sz="0" w:space="0" w:color="auto"/>
              </w:divBdr>
            </w:div>
            <w:div w:id="1499689597">
              <w:marLeft w:val="0"/>
              <w:marRight w:val="0"/>
              <w:marTop w:val="0"/>
              <w:marBottom w:val="0"/>
              <w:divBdr>
                <w:top w:val="none" w:sz="0" w:space="0" w:color="auto"/>
                <w:left w:val="none" w:sz="0" w:space="0" w:color="auto"/>
                <w:bottom w:val="none" w:sz="0" w:space="0" w:color="auto"/>
                <w:right w:val="none" w:sz="0" w:space="0" w:color="auto"/>
              </w:divBdr>
            </w:div>
            <w:div w:id="1357923669">
              <w:marLeft w:val="0"/>
              <w:marRight w:val="0"/>
              <w:marTop w:val="0"/>
              <w:marBottom w:val="0"/>
              <w:divBdr>
                <w:top w:val="none" w:sz="0" w:space="0" w:color="auto"/>
                <w:left w:val="none" w:sz="0" w:space="0" w:color="auto"/>
                <w:bottom w:val="none" w:sz="0" w:space="0" w:color="auto"/>
                <w:right w:val="none" w:sz="0" w:space="0" w:color="auto"/>
              </w:divBdr>
            </w:div>
            <w:div w:id="1703286620">
              <w:marLeft w:val="0"/>
              <w:marRight w:val="0"/>
              <w:marTop w:val="0"/>
              <w:marBottom w:val="0"/>
              <w:divBdr>
                <w:top w:val="none" w:sz="0" w:space="0" w:color="auto"/>
                <w:left w:val="none" w:sz="0" w:space="0" w:color="auto"/>
                <w:bottom w:val="none" w:sz="0" w:space="0" w:color="auto"/>
                <w:right w:val="none" w:sz="0" w:space="0" w:color="auto"/>
              </w:divBdr>
            </w:div>
            <w:div w:id="967080423">
              <w:marLeft w:val="0"/>
              <w:marRight w:val="0"/>
              <w:marTop w:val="0"/>
              <w:marBottom w:val="0"/>
              <w:divBdr>
                <w:top w:val="none" w:sz="0" w:space="0" w:color="auto"/>
                <w:left w:val="none" w:sz="0" w:space="0" w:color="auto"/>
                <w:bottom w:val="none" w:sz="0" w:space="0" w:color="auto"/>
                <w:right w:val="none" w:sz="0" w:space="0" w:color="auto"/>
              </w:divBdr>
            </w:div>
            <w:div w:id="1348288230">
              <w:marLeft w:val="0"/>
              <w:marRight w:val="0"/>
              <w:marTop w:val="0"/>
              <w:marBottom w:val="0"/>
              <w:divBdr>
                <w:top w:val="none" w:sz="0" w:space="0" w:color="auto"/>
                <w:left w:val="none" w:sz="0" w:space="0" w:color="auto"/>
                <w:bottom w:val="none" w:sz="0" w:space="0" w:color="auto"/>
                <w:right w:val="none" w:sz="0" w:space="0" w:color="auto"/>
              </w:divBdr>
            </w:div>
            <w:div w:id="237252809">
              <w:marLeft w:val="0"/>
              <w:marRight w:val="0"/>
              <w:marTop w:val="0"/>
              <w:marBottom w:val="0"/>
              <w:divBdr>
                <w:top w:val="none" w:sz="0" w:space="0" w:color="auto"/>
                <w:left w:val="none" w:sz="0" w:space="0" w:color="auto"/>
                <w:bottom w:val="none" w:sz="0" w:space="0" w:color="auto"/>
                <w:right w:val="none" w:sz="0" w:space="0" w:color="auto"/>
              </w:divBdr>
            </w:div>
            <w:div w:id="692926531">
              <w:marLeft w:val="0"/>
              <w:marRight w:val="0"/>
              <w:marTop w:val="0"/>
              <w:marBottom w:val="0"/>
              <w:divBdr>
                <w:top w:val="none" w:sz="0" w:space="0" w:color="auto"/>
                <w:left w:val="none" w:sz="0" w:space="0" w:color="auto"/>
                <w:bottom w:val="none" w:sz="0" w:space="0" w:color="auto"/>
                <w:right w:val="none" w:sz="0" w:space="0" w:color="auto"/>
              </w:divBdr>
            </w:div>
            <w:div w:id="2057702366">
              <w:marLeft w:val="0"/>
              <w:marRight w:val="0"/>
              <w:marTop w:val="0"/>
              <w:marBottom w:val="0"/>
              <w:divBdr>
                <w:top w:val="none" w:sz="0" w:space="0" w:color="auto"/>
                <w:left w:val="none" w:sz="0" w:space="0" w:color="auto"/>
                <w:bottom w:val="none" w:sz="0" w:space="0" w:color="auto"/>
                <w:right w:val="none" w:sz="0" w:space="0" w:color="auto"/>
              </w:divBdr>
            </w:div>
            <w:div w:id="1314681811">
              <w:marLeft w:val="0"/>
              <w:marRight w:val="0"/>
              <w:marTop w:val="0"/>
              <w:marBottom w:val="0"/>
              <w:divBdr>
                <w:top w:val="none" w:sz="0" w:space="0" w:color="auto"/>
                <w:left w:val="none" w:sz="0" w:space="0" w:color="auto"/>
                <w:bottom w:val="none" w:sz="0" w:space="0" w:color="auto"/>
                <w:right w:val="none" w:sz="0" w:space="0" w:color="auto"/>
              </w:divBdr>
            </w:div>
            <w:div w:id="411394583">
              <w:marLeft w:val="0"/>
              <w:marRight w:val="0"/>
              <w:marTop w:val="0"/>
              <w:marBottom w:val="0"/>
              <w:divBdr>
                <w:top w:val="none" w:sz="0" w:space="0" w:color="auto"/>
                <w:left w:val="none" w:sz="0" w:space="0" w:color="auto"/>
                <w:bottom w:val="none" w:sz="0" w:space="0" w:color="auto"/>
                <w:right w:val="none" w:sz="0" w:space="0" w:color="auto"/>
              </w:divBdr>
            </w:div>
            <w:div w:id="820385451">
              <w:marLeft w:val="0"/>
              <w:marRight w:val="0"/>
              <w:marTop w:val="0"/>
              <w:marBottom w:val="0"/>
              <w:divBdr>
                <w:top w:val="none" w:sz="0" w:space="0" w:color="auto"/>
                <w:left w:val="none" w:sz="0" w:space="0" w:color="auto"/>
                <w:bottom w:val="none" w:sz="0" w:space="0" w:color="auto"/>
                <w:right w:val="none" w:sz="0" w:space="0" w:color="auto"/>
              </w:divBdr>
            </w:div>
            <w:div w:id="1066344526">
              <w:marLeft w:val="0"/>
              <w:marRight w:val="0"/>
              <w:marTop w:val="0"/>
              <w:marBottom w:val="0"/>
              <w:divBdr>
                <w:top w:val="none" w:sz="0" w:space="0" w:color="auto"/>
                <w:left w:val="none" w:sz="0" w:space="0" w:color="auto"/>
                <w:bottom w:val="none" w:sz="0" w:space="0" w:color="auto"/>
                <w:right w:val="none" w:sz="0" w:space="0" w:color="auto"/>
              </w:divBdr>
            </w:div>
            <w:div w:id="1564952554">
              <w:marLeft w:val="0"/>
              <w:marRight w:val="0"/>
              <w:marTop w:val="0"/>
              <w:marBottom w:val="0"/>
              <w:divBdr>
                <w:top w:val="none" w:sz="0" w:space="0" w:color="auto"/>
                <w:left w:val="none" w:sz="0" w:space="0" w:color="auto"/>
                <w:bottom w:val="none" w:sz="0" w:space="0" w:color="auto"/>
                <w:right w:val="none" w:sz="0" w:space="0" w:color="auto"/>
              </w:divBdr>
            </w:div>
            <w:div w:id="2094163321">
              <w:marLeft w:val="0"/>
              <w:marRight w:val="0"/>
              <w:marTop w:val="0"/>
              <w:marBottom w:val="0"/>
              <w:divBdr>
                <w:top w:val="none" w:sz="0" w:space="0" w:color="auto"/>
                <w:left w:val="none" w:sz="0" w:space="0" w:color="auto"/>
                <w:bottom w:val="none" w:sz="0" w:space="0" w:color="auto"/>
                <w:right w:val="none" w:sz="0" w:space="0" w:color="auto"/>
              </w:divBdr>
            </w:div>
            <w:div w:id="13114687">
              <w:marLeft w:val="0"/>
              <w:marRight w:val="0"/>
              <w:marTop w:val="0"/>
              <w:marBottom w:val="0"/>
              <w:divBdr>
                <w:top w:val="none" w:sz="0" w:space="0" w:color="auto"/>
                <w:left w:val="none" w:sz="0" w:space="0" w:color="auto"/>
                <w:bottom w:val="none" w:sz="0" w:space="0" w:color="auto"/>
                <w:right w:val="none" w:sz="0" w:space="0" w:color="auto"/>
              </w:divBdr>
            </w:div>
            <w:div w:id="61801454">
              <w:marLeft w:val="0"/>
              <w:marRight w:val="0"/>
              <w:marTop w:val="0"/>
              <w:marBottom w:val="0"/>
              <w:divBdr>
                <w:top w:val="none" w:sz="0" w:space="0" w:color="auto"/>
                <w:left w:val="none" w:sz="0" w:space="0" w:color="auto"/>
                <w:bottom w:val="none" w:sz="0" w:space="0" w:color="auto"/>
                <w:right w:val="none" w:sz="0" w:space="0" w:color="auto"/>
              </w:divBdr>
            </w:div>
            <w:div w:id="1253204398">
              <w:marLeft w:val="0"/>
              <w:marRight w:val="0"/>
              <w:marTop w:val="0"/>
              <w:marBottom w:val="0"/>
              <w:divBdr>
                <w:top w:val="none" w:sz="0" w:space="0" w:color="auto"/>
                <w:left w:val="none" w:sz="0" w:space="0" w:color="auto"/>
                <w:bottom w:val="none" w:sz="0" w:space="0" w:color="auto"/>
                <w:right w:val="none" w:sz="0" w:space="0" w:color="auto"/>
              </w:divBdr>
            </w:div>
            <w:div w:id="2071145392">
              <w:marLeft w:val="0"/>
              <w:marRight w:val="0"/>
              <w:marTop w:val="0"/>
              <w:marBottom w:val="0"/>
              <w:divBdr>
                <w:top w:val="none" w:sz="0" w:space="0" w:color="auto"/>
                <w:left w:val="none" w:sz="0" w:space="0" w:color="auto"/>
                <w:bottom w:val="none" w:sz="0" w:space="0" w:color="auto"/>
                <w:right w:val="none" w:sz="0" w:space="0" w:color="auto"/>
              </w:divBdr>
            </w:div>
            <w:div w:id="603269231">
              <w:marLeft w:val="0"/>
              <w:marRight w:val="0"/>
              <w:marTop w:val="0"/>
              <w:marBottom w:val="0"/>
              <w:divBdr>
                <w:top w:val="none" w:sz="0" w:space="0" w:color="auto"/>
                <w:left w:val="none" w:sz="0" w:space="0" w:color="auto"/>
                <w:bottom w:val="none" w:sz="0" w:space="0" w:color="auto"/>
                <w:right w:val="none" w:sz="0" w:space="0" w:color="auto"/>
              </w:divBdr>
            </w:div>
            <w:div w:id="1138838458">
              <w:marLeft w:val="0"/>
              <w:marRight w:val="0"/>
              <w:marTop w:val="0"/>
              <w:marBottom w:val="0"/>
              <w:divBdr>
                <w:top w:val="none" w:sz="0" w:space="0" w:color="auto"/>
                <w:left w:val="none" w:sz="0" w:space="0" w:color="auto"/>
                <w:bottom w:val="none" w:sz="0" w:space="0" w:color="auto"/>
                <w:right w:val="none" w:sz="0" w:space="0" w:color="auto"/>
              </w:divBdr>
            </w:div>
            <w:div w:id="1219054275">
              <w:marLeft w:val="0"/>
              <w:marRight w:val="0"/>
              <w:marTop w:val="0"/>
              <w:marBottom w:val="0"/>
              <w:divBdr>
                <w:top w:val="none" w:sz="0" w:space="0" w:color="auto"/>
                <w:left w:val="none" w:sz="0" w:space="0" w:color="auto"/>
                <w:bottom w:val="none" w:sz="0" w:space="0" w:color="auto"/>
                <w:right w:val="none" w:sz="0" w:space="0" w:color="auto"/>
              </w:divBdr>
            </w:div>
            <w:div w:id="1018116760">
              <w:marLeft w:val="0"/>
              <w:marRight w:val="0"/>
              <w:marTop w:val="0"/>
              <w:marBottom w:val="0"/>
              <w:divBdr>
                <w:top w:val="none" w:sz="0" w:space="0" w:color="auto"/>
                <w:left w:val="none" w:sz="0" w:space="0" w:color="auto"/>
                <w:bottom w:val="none" w:sz="0" w:space="0" w:color="auto"/>
                <w:right w:val="none" w:sz="0" w:space="0" w:color="auto"/>
              </w:divBdr>
            </w:div>
            <w:div w:id="1750302136">
              <w:marLeft w:val="0"/>
              <w:marRight w:val="0"/>
              <w:marTop w:val="0"/>
              <w:marBottom w:val="0"/>
              <w:divBdr>
                <w:top w:val="none" w:sz="0" w:space="0" w:color="auto"/>
                <w:left w:val="none" w:sz="0" w:space="0" w:color="auto"/>
                <w:bottom w:val="none" w:sz="0" w:space="0" w:color="auto"/>
                <w:right w:val="none" w:sz="0" w:space="0" w:color="auto"/>
              </w:divBdr>
            </w:div>
            <w:div w:id="573123852">
              <w:marLeft w:val="0"/>
              <w:marRight w:val="0"/>
              <w:marTop w:val="0"/>
              <w:marBottom w:val="0"/>
              <w:divBdr>
                <w:top w:val="none" w:sz="0" w:space="0" w:color="auto"/>
                <w:left w:val="none" w:sz="0" w:space="0" w:color="auto"/>
                <w:bottom w:val="none" w:sz="0" w:space="0" w:color="auto"/>
                <w:right w:val="none" w:sz="0" w:space="0" w:color="auto"/>
              </w:divBdr>
            </w:div>
            <w:div w:id="1230726005">
              <w:marLeft w:val="0"/>
              <w:marRight w:val="0"/>
              <w:marTop w:val="0"/>
              <w:marBottom w:val="0"/>
              <w:divBdr>
                <w:top w:val="none" w:sz="0" w:space="0" w:color="auto"/>
                <w:left w:val="none" w:sz="0" w:space="0" w:color="auto"/>
                <w:bottom w:val="none" w:sz="0" w:space="0" w:color="auto"/>
                <w:right w:val="none" w:sz="0" w:space="0" w:color="auto"/>
              </w:divBdr>
            </w:div>
            <w:div w:id="447554978">
              <w:marLeft w:val="0"/>
              <w:marRight w:val="0"/>
              <w:marTop w:val="0"/>
              <w:marBottom w:val="0"/>
              <w:divBdr>
                <w:top w:val="none" w:sz="0" w:space="0" w:color="auto"/>
                <w:left w:val="none" w:sz="0" w:space="0" w:color="auto"/>
                <w:bottom w:val="none" w:sz="0" w:space="0" w:color="auto"/>
                <w:right w:val="none" w:sz="0" w:space="0" w:color="auto"/>
              </w:divBdr>
            </w:div>
            <w:div w:id="1560940622">
              <w:marLeft w:val="0"/>
              <w:marRight w:val="0"/>
              <w:marTop w:val="0"/>
              <w:marBottom w:val="0"/>
              <w:divBdr>
                <w:top w:val="none" w:sz="0" w:space="0" w:color="auto"/>
                <w:left w:val="none" w:sz="0" w:space="0" w:color="auto"/>
                <w:bottom w:val="none" w:sz="0" w:space="0" w:color="auto"/>
                <w:right w:val="none" w:sz="0" w:space="0" w:color="auto"/>
              </w:divBdr>
            </w:div>
            <w:div w:id="152183205">
              <w:marLeft w:val="0"/>
              <w:marRight w:val="0"/>
              <w:marTop w:val="0"/>
              <w:marBottom w:val="0"/>
              <w:divBdr>
                <w:top w:val="none" w:sz="0" w:space="0" w:color="auto"/>
                <w:left w:val="none" w:sz="0" w:space="0" w:color="auto"/>
                <w:bottom w:val="none" w:sz="0" w:space="0" w:color="auto"/>
                <w:right w:val="none" w:sz="0" w:space="0" w:color="auto"/>
              </w:divBdr>
            </w:div>
            <w:div w:id="1216352356">
              <w:marLeft w:val="0"/>
              <w:marRight w:val="0"/>
              <w:marTop w:val="0"/>
              <w:marBottom w:val="0"/>
              <w:divBdr>
                <w:top w:val="none" w:sz="0" w:space="0" w:color="auto"/>
                <w:left w:val="none" w:sz="0" w:space="0" w:color="auto"/>
                <w:bottom w:val="none" w:sz="0" w:space="0" w:color="auto"/>
                <w:right w:val="none" w:sz="0" w:space="0" w:color="auto"/>
              </w:divBdr>
            </w:div>
            <w:div w:id="1585719007">
              <w:marLeft w:val="0"/>
              <w:marRight w:val="0"/>
              <w:marTop w:val="0"/>
              <w:marBottom w:val="0"/>
              <w:divBdr>
                <w:top w:val="none" w:sz="0" w:space="0" w:color="auto"/>
                <w:left w:val="none" w:sz="0" w:space="0" w:color="auto"/>
                <w:bottom w:val="none" w:sz="0" w:space="0" w:color="auto"/>
                <w:right w:val="none" w:sz="0" w:space="0" w:color="auto"/>
              </w:divBdr>
            </w:div>
            <w:div w:id="1202748919">
              <w:marLeft w:val="0"/>
              <w:marRight w:val="0"/>
              <w:marTop w:val="0"/>
              <w:marBottom w:val="0"/>
              <w:divBdr>
                <w:top w:val="none" w:sz="0" w:space="0" w:color="auto"/>
                <w:left w:val="none" w:sz="0" w:space="0" w:color="auto"/>
                <w:bottom w:val="none" w:sz="0" w:space="0" w:color="auto"/>
                <w:right w:val="none" w:sz="0" w:space="0" w:color="auto"/>
              </w:divBdr>
            </w:div>
            <w:div w:id="724254504">
              <w:marLeft w:val="0"/>
              <w:marRight w:val="0"/>
              <w:marTop w:val="0"/>
              <w:marBottom w:val="0"/>
              <w:divBdr>
                <w:top w:val="none" w:sz="0" w:space="0" w:color="auto"/>
                <w:left w:val="none" w:sz="0" w:space="0" w:color="auto"/>
                <w:bottom w:val="none" w:sz="0" w:space="0" w:color="auto"/>
                <w:right w:val="none" w:sz="0" w:space="0" w:color="auto"/>
              </w:divBdr>
            </w:div>
            <w:div w:id="1813523651">
              <w:marLeft w:val="0"/>
              <w:marRight w:val="0"/>
              <w:marTop w:val="0"/>
              <w:marBottom w:val="0"/>
              <w:divBdr>
                <w:top w:val="none" w:sz="0" w:space="0" w:color="auto"/>
                <w:left w:val="none" w:sz="0" w:space="0" w:color="auto"/>
                <w:bottom w:val="none" w:sz="0" w:space="0" w:color="auto"/>
                <w:right w:val="none" w:sz="0" w:space="0" w:color="auto"/>
              </w:divBdr>
            </w:div>
            <w:div w:id="967053475">
              <w:marLeft w:val="0"/>
              <w:marRight w:val="0"/>
              <w:marTop w:val="0"/>
              <w:marBottom w:val="0"/>
              <w:divBdr>
                <w:top w:val="none" w:sz="0" w:space="0" w:color="auto"/>
                <w:left w:val="none" w:sz="0" w:space="0" w:color="auto"/>
                <w:bottom w:val="none" w:sz="0" w:space="0" w:color="auto"/>
                <w:right w:val="none" w:sz="0" w:space="0" w:color="auto"/>
              </w:divBdr>
            </w:div>
            <w:div w:id="1228104002">
              <w:marLeft w:val="0"/>
              <w:marRight w:val="0"/>
              <w:marTop w:val="0"/>
              <w:marBottom w:val="0"/>
              <w:divBdr>
                <w:top w:val="none" w:sz="0" w:space="0" w:color="auto"/>
                <w:left w:val="none" w:sz="0" w:space="0" w:color="auto"/>
                <w:bottom w:val="none" w:sz="0" w:space="0" w:color="auto"/>
                <w:right w:val="none" w:sz="0" w:space="0" w:color="auto"/>
              </w:divBdr>
            </w:div>
            <w:div w:id="998381721">
              <w:marLeft w:val="0"/>
              <w:marRight w:val="0"/>
              <w:marTop w:val="0"/>
              <w:marBottom w:val="0"/>
              <w:divBdr>
                <w:top w:val="none" w:sz="0" w:space="0" w:color="auto"/>
                <w:left w:val="none" w:sz="0" w:space="0" w:color="auto"/>
                <w:bottom w:val="none" w:sz="0" w:space="0" w:color="auto"/>
                <w:right w:val="none" w:sz="0" w:space="0" w:color="auto"/>
              </w:divBdr>
            </w:div>
            <w:div w:id="795442428">
              <w:marLeft w:val="0"/>
              <w:marRight w:val="0"/>
              <w:marTop w:val="0"/>
              <w:marBottom w:val="0"/>
              <w:divBdr>
                <w:top w:val="none" w:sz="0" w:space="0" w:color="auto"/>
                <w:left w:val="none" w:sz="0" w:space="0" w:color="auto"/>
                <w:bottom w:val="none" w:sz="0" w:space="0" w:color="auto"/>
                <w:right w:val="none" w:sz="0" w:space="0" w:color="auto"/>
              </w:divBdr>
            </w:div>
            <w:div w:id="79068289">
              <w:marLeft w:val="0"/>
              <w:marRight w:val="0"/>
              <w:marTop w:val="0"/>
              <w:marBottom w:val="0"/>
              <w:divBdr>
                <w:top w:val="none" w:sz="0" w:space="0" w:color="auto"/>
                <w:left w:val="none" w:sz="0" w:space="0" w:color="auto"/>
                <w:bottom w:val="none" w:sz="0" w:space="0" w:color="auto"/>
                <w:right w:val="none" w:sz="0" w:space="0" w:color="auto"/>
              </w:divBdr>
            </w:div>
            <w:div w:id="133987988">
              <w:marLeft w:val="0"/>
              <w:marRight w:val="0"/>
              <w:marTop w:val="0"/>
              <w:marBottom w:val="0"/>
              <w:divBdr>
                <w:top w:val="none" w:sz="0" w:space="0" w:color="auto"/>
                <w:left w:val="none" w:sz="0" w:space="0" w:color="auto"/>
                <w:bottom w:val="none" w:sz="0" w:space="0" w:color="auto"/>
                <w:right w:val="none" w:sz="0" w:space="0" w:color="auto"/>
              </w:divBdr>
            </w:div>
            <w:div w:id="389116149">
              <w:marLeft w:val="0"/>
              <w:marRight w:val="0"/>
              <w:marTop w:val="0"/>
              <w:marBottom w:val="0"/>
              <w:divBdr>
                <w:top w:val="none" w:sz="0" w:space="0" w:color="auto"/>
                <w:left w:val="none" w:sz="0" w:space="0" w:color="auto"/>
                <w:bottom w:val="none" w:sz="0" w:space="0" w:color="auto"/>
                <w:right w:val="none" w:sz="0" w:space="0" w:color="auto"/>
              </w:divBdr>
            </w:div>
            <w:div w:id="114950839">
              <w:marLeft w:val="0"/>
              <w:marRight w:val="0"/>
              <w:marTop w:val="0"/>
              <w:marBottom w:val="0"/>
              <w:divBdr>
                <w:top w:val="none" w:sz="0" w:space="0" w:color="auto"/>
                <w:left w:val="none" w:sz="0" w:space="0" w:color="auto"/>
                <w:bottom w:val="none" w:sz="0" w:space="0" w:color="auto"/>
                <w:right w:val="none" w:sz="0" w:space="0" w:color="auto"/>
              </w:divBdr>
            </w:div>
            <w:div w:id="819619639">
              <w:marLeft w:val="0"/>
              <w:marRight w:val="0"/>
              <w:marTop w:val="0"/>
              <w:marBottom w:val="0"/>
              <w:divBdr>
                <w:top w:val="none" w:sz="0" w:space="0" w:color="auto"/>
                <w:left w:val="none" w:sz="0" w:space="0" w:color="auto"/>
                <w:bottom w:val="none" w:sz="0" w:space="0" w:color="auto"/>
                <w:right w:val="none" w:sz="0" w:space="0" w:color="auto"/>
              </w:divBdr>
            </w:div>
            <w:div w:id="1163667441">
              <w:marLeft w:val="0"/>
              <w:marRight w:val="0"/>
              <w:marTop w:val="0"/>
              <w:marBottom w:val="0"/>
              <w:divBdr>
                <w:top w:val="none" w:sz="0" w:space="0" w:color="auto"/>
                <w:left w:val="none" w:sz="0" w:space="0" w:color="auto"/>
                <w:bottom w:val="none" w:sz="0" w:space="0" w:color="auto"/>
                <w:right w:val="none" w:sz="0" w:space="0" w:color="auto"/>
              </w:divBdr>
            </w:div>
            <w:div w:id="1351685399">
              <w:marLeft w:val="0"/>
              <w:marRight w:val="0"/>
              <w:marTop w:val="0"/>
              <w:marBottom w:val="0"/>
              <w:divBdr>
                <w:top w:val="none" w:sz="0" w:space="0" w:color="auto"/>
                <w:left w:val="none" w:sz="0" w:space="0" w:color="auto"/>
                <w:bottom w:val="none" w:sz="0" w:space="0" w:color="auto"/>
                <w:right w:val="none" w:sz="0" w:space="0" w:color="auto"/>
              </w:divBdr>
            </w:div>
            <w:div w:id="783118103">
              <w:marLeft w:val="0"/>
              <w:marRight w:val="0"/>
              <w:marTop w:val="0"/>
              <w:marBottom w:val="0"/>
              <w:divBdr>
                <w:top w:val="none" w:sz="0" w:space="0" w:color="auto"/>
                <w:left w:val="none" w:sz="0" w:space="0" w:color="auto"/>
                <w:bottom w:val="none" w:sz="0" w:space="0" w:color="auto"/>
                <w:right w:val="none" w:sz="0" w:space="0" w:color="auto"/>
              </w:divBdr>
            </w:div>
            <w:div w:id="2136025575">
              <w:marLeft w:val="0"/>
              <w:marRight w:val="0"/>
              <w:marTop w:val="0"/>
              <w:marBottom w:val="0"/>
              <w:divBdr>
                <w:top w:val="none" w:sz="0" w:space="0" w:color="auto"/>
                <w:left w:val="none" w:sz="0" w:space="0" w:color="auto"/>
                <w:bottom w:val="none" w:sz="0" w:space="0" w:color="auto"/>
                <w:right w:val="none" w:sz="0" w:space="0" w:color="auto"/>
              </w:divBdr>
            </w:div>
            <w:div w:id="376441081">
              <w:marLeft w:val="0"/>
              <w:marRight w:val="0"/>
              <w:marTop w:val="0"/>
              <w:marBottom w:val="0"/>
              <w:divBdr>
                <w:top w:val="none" w:sz="0" w:space="0" w:color="auto"/>
                <w:left w:val="none" w:sz="0" w:space="0" w:color="auto"/>
                <w:bottom w:val="none" w:sz="0" w:space="0" w:color="auto"/>
                <w:right w:val="none" w:sz="0" w:space="0" w:color="auto"/>
              </w:divBdr>
            </w:div>
            <w:div w:id="1283029968">
              <w:marLeft w:val="0"/>
              <w:marRight w:val="0"/>
              <w:marTop w:val="0"/>
              <w:marBottom w:val="0"/>
              <w:divBdr>
                <w:top w:val="none" w:sz="0" w:space="0" w:color="auto"/>
                <w:left w:val="none" w:sz="0" w:space="0" w:color="auto"/>
                <w:bottom w:val="none" w:sz="0" w:space="0" w:color="auto"/>
                <w:right w:val="none" w:sz="0" w:space="0" w:color="auto"/>
              </w:divBdr>
            </w:div>
            <w:div w:id="189031299">
              <w:marLeft w:val="0"/>
              <w:marRight w:val="0"/>
              <w:marTop w:val="0"/>
              <w:marBottom w:val="0"/>
              <w:divBdr>
                <w:top w:val="none" w:sz="0" w:space="0" w:color="auto"/>
                <w:left w:val="none" w:sz="0" w:space="0" w:color="auto"/>
                <w:bottom w:val="none" w:sz="0" w:space="0" w:color="auto"/>
                <w:right w:val="none" w:sz="0" w:space="0" w:color="auto"/>
              </w:divBdr>
            </w:div>
            <w:div w:id="903183707">
              <w:marLeft w:val="0"/>
              <w:marRight w:val="0"/>
              <w:marTop w:val="0"/>
              <w:marBottom w:val="0"/>
              <w:divBdr>
                <w:top w:val="none" w:sz="0" w:space="0" w:color="auto"/>
                <w:left w:val="none" w:sz="0" w:space="0" w:color="auto"/>
                <w:bottom w:val="none" w:sz="0" w:space="0" w:color="auto"/>
                <w:right w:val="none" w:sz="0" w:space="0" w:color="auto"/>
              </w:divBdr>
            </w:div>
            <w:div w:id="1156992797">
              <w:marLeft w:val="0"/>
              <w:marRight w:val="0"/>
              <w:marTop w:val="0"/>
              <w:marBottom w:val="0"/>
              <w:divBdr>
                <w:top w:val="none" w:sz="0" w:space="0" w:color="auto"/>
                <w:left w:val="none" w:sz="0" w:space="0" w:color="auto"/>
                <w:bottom w:val="none" w:sz="0" w:space="0" w:color="auto"/>
                <w:right w:val="none" w:sz="0" w:space="0" w:color="auto"/>
              </w:divBdr>
            </w:div>
            <w:div w:id="403645635">
              <w:marLeft w:val="0"/>
              <w:marRight w:val="0"/>
              <w:marTop w:val="0"/>
              <w:marBottom w:val="0"/>
              <w:divBdr>
                <w:top w:val="none" w:sz="0" w:space="0" w:color="auto"/>
                <w:left w:val="none" w:sz="0" w:space="0" w:color="auto"/>
                <w:bottom w:val="none" w:sz="0" w:space="0" w:color="auto"/>
                <w:right w:val="none" w:sz="0" w:space="0" w:color="auto"/>
              </w:divBdr>
            </w:div>
            <w:div w:id="1673988983">
              <w:marLeft w:val="0"/>
              <w:marRight w:val="0"/>
              <w:marTop w:val="0"/>
              <w:marBottom w:val="0"/>
              <w:divBdr>
                <w:top w:val="none" w:sz="0" w:space="0" w:color="auto"/>
                <w:left w:val="none" w:sz="0" w:space="0" w:color="auto"/>
                <w:bottom w:val="none" w:sz="0" w:space="0" w:color="auto"/>
                <w:right w:val="none" w:sz="0" w:space="0" w:color="auto"/>
              </w:divBdr>
            </w:div>
            <w:div w:id="1352683840">
              <w:marLeft w:val="0"/>
              <w:marRight w:val="0"/>
              <w:marTop w:val="0"/>
              <w:marBottom w:val="0"/>
              <w:divBdr>
                <w:top w:val="none" w:sz="0" w:space="0" w:color="auto"/>
                <w:left w:val="none" w:sz="0" w:space="0" w:color="auto"/>
                <w:bottom w:val="none" w:sz="0" w:space="0" w:color="auto"/>
                <w:right w:val="none" w:sz="0" w:space="0" w:color="auto"/>
              </w:divBdr>
            </w:div>
            <w:div w:id="438961641">
              <w:marLeft w:val="0"/>
              <w:marRight w:val="0"/>
              <w:marTop w:val="0"/>
              <w:marBottom w:val="0"/>
              <w:divBdr>
                <w:top w:val="none" w:sz="0" w:space="0" w:color="auto"/>
                <w:left w:val="none" w:sz="0" w:space="0" w:color="auto"/>
                <w:bottom w:val="none" w:sz="0" w:space="0" w:color="auto"/>
                <w:right w:val="none" w:sz="0" w:space="0" w:color="auto"/>
              </w:divBdr>
            </w:div>
            <w:div w:id="1209957238">
              <w:marLeft w:val="0"/>
              <w:marRight w:val="0"/>
              <w:marTop w:val="0"/>
              <w:marBottom w:val="0"/>
              <w:divBdr>
                <w:top w:val="none" w:sz="0" w:space="0" w:color="auto"/>
                <w:left w:val="none" w:sz="0" w:space="0" w:color="auto"/>
                <w:bottom w:val="none" w:sz="0" w:space="0" w:color="auto"/>
                <w:right w:val="none" w:sz="0" w:space="0" w:color="auto"/>
              </w:divBdr>
            </w:div>
            <w:div w:id="244657614">
              <w:marLeft w:val="0"/>
              <w:marRight w:val="0"/>
              <w:marTop w:val="0"/>
              <w:marBottom w:val="0"/>
              <w:divBdr>
                <w:top w:val="none" w:sz="0" w:space="0" w:color="auto"/>
                <w:left w:val="none" w:sz="0" w:space="0" w:color="auto"/>
                <w:bottom w:val="none" w:sz="0" w:space="0" w:color="auto"/>
                <w:right w:val="none" w:sz="0" w:space="0" w:color="auto"/>
              </w:divBdr>
            </w:div>
            <w:div w:id="1577275733">
              <w:marLeft w:val="0"/>
              <w:marRight w:val="0"/>
              <w:marTop w:val="0"/>
              <w:marBottom w:val="0"/>
              <w:divBdr>
                <w:top w:val="none" w:sz="0" w:space="0" w:color="auto"/>
                <w:left w:val="none" w:sz="0" w:space="0" w:color="auto"/>
                <w:bottom w:val="none" w:sz="0" w:space="0" w:color="auto"/>
                <w:right w:val="none" w:sz="0" w:space="0" w:color="auto"/>
              </w:divBdr>
            </w:div>
            <w:div w:id="1342900884">
              <w:marLeft w:val="0"/>
              <w:marRight w:val="0"/>
              <w:marTop w:val="0"/>
              <w:marBottom w:val="0"/>
              <w:divBdr>
                <w:top w:val="none" w:sz="0" w:space="0" w:color="auto"/>
                <w:left w:val="none" w:sz="0" w:space="0" w:color="auto"/>
                <w:bottom w:val="none" w:sz="0" w:space="0" w:color="auto"/>
                <w:right w:val="none" w:sz="0" w:space="0" w:color="auto"/>
              </w:divBdr>
            </w:div>
            <w:div w:id="1755206574">
              <w:marLeft w:val="0"/>
              <w:marRight w:val="0"/>
              <w:marTop w:val="0"/>
              <w:marBottom w:val="0"/>
              <w:divBdr>
                <w:top w:val="none" w:sz="0" w:space="0" w:color="auto"/>
                <w:left w:val="none" w:sz="0" w:space="0" w:color="auto"/>
                <w:bottom w:val="none" w:sz="0" w:space="0" w:color="auto"/>
                <w:right w:val="none" w:sz="0" w:space="0" w:color="auto"/>
              </w:divBdr>
            </w:div>
            <w:div w:id="1719041446">
              <w:marLeft w:val="0"/>
              <w:marRight w:val="0"/>
              <w:marTop w:val="0"/>
              <w:marBottom w:val="0"/>
              <w:divBdr>
                <w:top w:val="none" w:sz="0" w:space="0" w:color="auto"/>
                <w:left w:val="none" w:sz="0" w:space="0" w:color="auto"/>
                <w:bottom w:val="none" w:sz="0" w:space="0" w:color="auto"/>
                <w:right w:val="none" w:sz="0" w:space="0" w:color="auto"/>
              </w:divBdr>
            </w:div>
            <w:div w:id="1833527928">
              <w:marLeft w:val="0"/>
              <w:marRight w:val="0"/>
              <w:marTop w:val="0"/>
              <w:marBottom w:val="0"/>
              <w:divBdr>
                <w:top w:val="none" w:sz="0" w:space="0" w:color="auto"/>
                <w:left w:val="none" w:sz="0" w:space="0" w:color="auto"/>
                <w:bottom w:val="none" w:sz="0" w:space="0" w:color="auto"/>
                <w:right w:val="none" w:sz="0" w:space="0" w:color="auto"/>
              </w:divBdr>
            </w:div>
            <w:div w:id="714885874">
              <w:marLeft w:val="0"/>
              <w:marRight w:val="0"/>
              <w:marTop w:val="0"/>
              <w:marBottom w:val="0"/>
              <w:divBdr>
                <w:top w:val="none" w:sz="0" w:space="0" w:color="auto"/>
                <w:left w:val="none" w:sz="0" w:space="0" w:color="auto"/>
                <w:bottom w:val="none" w:sz="0" w:space="0" w:color="auto"/>
                <w:right w:val="none" w:sz="0" w:space="0" w:color="auto"/>
              </w:divBdr>
            </w:div>
            <w:div w:id="1196389551">
              <w:marLeft w:val="0"/>
              <w:marRight w:val="0"/>
              <w:marTop w:val="0"/>
              <w:marBottom w:val="0"/>
              <w:divBdr>
                <w:top w:val="none" w:sz="0" w:space="0" w:color="auto"/>
                <w:left w:val="none" w:sz="0" w:space="0" w:color="auto"/>
                <w:bottom w:val="none" w:sz="0" w:space="0" w:color="auto"/>
                <w:right w:val="none" w:sz="0" w:space="0" w:color="auto"/>
              </w:divBdr>
            </w:div>
            <w:div w:id="410321669">
              <w:marLeft w:val="0"/>
              <w:marRight w:val="0"/>
              <w:marTop w:val="0"/>
              <w:marBottom w:val="0"/>
              <w:divBdr>
                <w:top w:val="none" w:sz="0" w:space="0" w:color="auto"/>
                <w:left w:val="none" w:sz="0" w:space="0" w:color="auto"/>
                <w:bottom w:val="none" w:sz="0" w:space="0" w:color="auto"/>
                <w:right w:val="none" w:sz="0" w:space="0" w:color="auto"/>
              </w:divBdr>
            </w:div>
            <w:div w:id="1396663107">
              <w:marLeft w:val="0"/>
              <w:marRight w:val="0"/>
              <w:marTop w:val="0"/>
              <w:marBottom w:val="0"/>
              <w:divBdr>
                <w:top w:val="none" w:sz="0" w:space="0" w:color="auto"/>
                <w:left w:val="none" w:sz="0" w:space="0" w:color="auto"/>
                <w:bottom w:val="none" w:sz="0" w:space="0" w:color="auto"/>
                <w:right w:val="none" w:sz="0" w:space="0" w:color="auto"/>
              </w:divBdr>
            </w:div>
            <w:div w:id="567037313">
              <w:marLeft w:val="0"/>
              <w:marRight w:val="0"/>
              <w:marTop w:val="0"/>
              <w:marBottom w:val="0"/>
              <w:divBdr>
                <w:top w:val="none" w:sz="0" w:space="0" w:color="auto"/>
                <w:left w:val="none" w:sz="0" w:space="0" w:color="auto"/>
                <w:bottom w:val="none" w:sz="0" w:space="0" w:color="auto"/>
                <w:right w:val="none" w:sz="0" w:space="0" w:color="auto"/>
              </w:divBdr>
            </w:div>
            <w:div w:id="1917931312">
              <w:marLeft w:val="0"/>
              <w:marRight w:val="0"/>
              <w:marTop w:val="0"/>
              <w:marBottom w:val="0"/>
              <w:divBdr>
                <w:top w:val="none" w:sz="0" w:space="0" w:color="auto"/>
                <w:left w:val="none" w:sz="0" w:space="0" w:color="auto"/>
                <w:bottom w:val="none" w:sz="0" w:space="0" w:color="auto"/>
                <w:right w:val="none" w:sz="0" w:space="0" w:color="auto"/>
              </w:divBdr>
            </w:div>
            <w:div w:id="88308424">
              <w:marLeft w:val="0"/>
              <w:marRight w:val="0"/>
              <w:marTop w:val="0"/>
              <w:marBottom w:val="0"/>
              <w:divBdr>
                <w:top w:val="none" w:sz="0" w:space="0" w:color="auto"/>
                <w:left w:val="none" w:sz="0" w:space="0" w:color="auto"/>
                <w:bottom w:val="none" w:sz="0" w:space="0" w:color="auto"/>
                <w:right w:val="none" w:sz="0" w:space="0" w:color="auto"/>
              </w:divBdr>
            </w:div>
            <w:div w:id="134370950">
              <w:marLeft w:val="0"/>
              <w:marRight w:val="0"/>
              <w:marTop w:val="0"/>
              <w:marBottom w:val="0"/>
              <w:divBdr>
                <w:top w:val="none" w:sz="0" w:space="0" w:color="auto"/>
                <w:left w:val="none" w:sz="0" w:space="0" w:color="auto"/>
                <w:bottom w:val="none" w:sz="0" w:space="0" w:color="auto"/>
                <w:right w:val="none" w:sz="0" w:space="0" w:color="auto"/>
              </w:divBdr>
            </w:div>
            <w:div w:id="76249180">
              <w:marLeft w:val="0"/>
              <w:marRight w:val="0"/>
              <w:marTop w:val="0"/>
              <w:marBottom w:val="0"/>
              <w:divBdr>
                <w:top w:val="none" w:sz="0" w:space="0" w:color="auto"/>
                <w:left w:val="none" w:sz="0" w:space="0" w:color="auto"/>
                <w:bottom w:val="none" w:sz="0" w:space="0" w:color="auto"/>
                <w:right w:val="none" w:sz="0" w:space="0" w:color="auto"/>
              </w:divBdr>
            </w:div>
            <w:div w:id="94521812">
              <w:marLeft w:val="0"/>
              <w:marRight w:val="0"/>
              <w:marTop w:val="0"/>
              <w:marBottom w:val="0"/>
              <w:divBdr>
                <w:top w:val="none" w:sz="0" w:space="0" w:color="auto"/>
                <w:left w:val="none" w:sz="0" w:space="0" w:color="auto"/>
                <w:bottom w:val="none" w:sz="0" w:space="0" w:color="auto"/>
                <w:right w:val="none" w:sz="0" w:space="0" w:color="auto"/>
              </w:divBdr>
            </w:div>
            <w:div w:id="1855146760">
              <w:marLeft w:val="0"/>
              <w:marRight w:val="0"/>
              <w:marTop w:val="0"/>
              <w:marBottom w:val="0"/>
              <w:divBdr>
                <w:top w:val="none" w:sz="0" w:space="0" w:color="auto"/>
                <w:left w:val="none" w:sz="0" w:space="0" w:color="auto"/>
                <w:bottom w:val="none" w:sz="0" w:space="0" w:color="auto"/>
                <w:right w:val="none" w:sz="0" w:space="0" w:color="auto"/>
              </w:divBdr>
            </w:div>
            <w:div w:id="146436266">
              <w:marLeft w:val="0"/>
              <w:marRight w:val="0"/>
              <w:marTop w:val="0"/>
              <w:marBottom w:val="0"/>
              <w:divBdr>
                <w:top w:val="none" w:sz="0" w:space="0" w:color="auto"/>
                <w:left w:val="none" w:sz="0" w:space="0" w:color="auto"/>
                <w:bottom w:val="none" w:sz="0" w:space="0" w:color="auto"/>
                <w:right w:val="none" w:sz="0" w:space="0" w:color="auto"/>
              </w:divBdr>
            </w:div>
            <w:div w:id="1465847142">
              <w:marLeft w:val="0"/>
              <w:marRight w:val="0"/>
              <w:marTop w:val="0"/>
              <w:marBottom w:val="0"/>
              <w:divBdr>
                <w:top w:val="none" w:sz="0" w:space="0" w:color="auto"/>
                <w:left w:val="none" w:sz="0" w:space="0" w:color="auto"/>
                <w:bottom w:val="none" w:sz="0" w:space="0" w:color="auto"/>
                <w:right w:val="none" w:sz="0" w:space="0" w:color="auto"/>
              </w:divBdr>
            </w:div>
            <w:div w:id="151141694">
              <w:marLeft w:val="0"/>
              <w:marRight w:val="0"/>
              <w:marTop w:val="0"/>
              <w:marBottom w:val="0"/>
              <w:divBdr>
                <w:top w:val="none" w:sz="0" w:space="0" w:color="auto"/>
                <w:left w:val="none" w:sz="0" w:space="0" w:color="auto"/>
                <w:bottom w:val="none" w:sz="0" w:space="0" w:color="auto"/>
                <w:right w:val="none" w:sz="0" w:space="0" w:color="auto"/>
              </w:divBdr>
            </w:div>
            <w:div w:id="400905615">
              <w:marLeft w:val="0"/>
              <w:marRight w:val="0"/>
              <w:marTop w:val="0"/>
              <w:marBottom w:val="0"/>
              <w:divBdr>
                <w:top w:val="none" w:sz="0" w:space="0" w:color="auto"/>
                <w:left w:val="none" w:sz="0" w:space="0" w:color="auto"/>
                <w:bottom w:val="none" w:sz="0" w:space="0" w:color="auto"/>
                <w:right w:val="none" w:sz="0" w:space="0" w:color="auto"/>
              </w:divBdr>
            </w:div>
            <w:div w:id="29190227">
              <w:marLeft w:val="0"/>
              <w:marRight w:val="0"/>
              <w:marTop w:val="0"/>
              <w:marBottom w:val="0"/>
              <w:divBdr>
                <w:top w:val="none" w:sz="0" w:space="0" w:color="auto"/>
                <w:left w:val="none" w:sz="0" w:space="0" w:color="auto"/>
                <w:bottom w:val="none" w:sz="0" w:space="0" w:color="auto"/>
                <w:right w:val="none" w:sz="0" w:space="0" w:color="auto"/>
              </w:divBdr>
            </w:div>
            <w:div w:id="1416441758">
              <w:marLeft w:val="0"/>
              <w:marRight w:val="0"/>
              <w:marTop w:val="0"/>
              <w:marBottom w:val="0"/>
              <w:divBdr>
                <w:top w:val="none" w:sz="0" w:space="0" w:color="auto"/>
                <w:left w:val="none" w:sz="0" w:space="0" w:color="auto"/>
                <w:bottom w:val="none" w:sz="0" w:space="0" w:color="auto"/>
                <w:right w:val="none" w:sz="0" w:space="0" w:color="auto"/>
              </w:divBdr>
            </w:div>
            <w:div w:id="1655328008">
              <w:marLeft w:val="0"/>
              <w:marRight w:val="0"/>
              <w:marTop w:val="0"/>
              <w:marBottom w:val="0"/>
              <w:divBdr>
                <w:top w:val="none" w:sz="0" w:space="0" w:color="auto"/>
                <w:left w:val="none" w:sz="0" w:space="0" w:color="auto"/>
                <w:bottom w:val="none" w:sz="0" w:space="0" w:color="auto"/>
                <w:right w:val="none" w:sz="0" w:space="0" w:color="auto"/>
              </w:divBdr>
            </w:div>
            <w:div w:id="1569923805">
              <w:marLeft w:val="0"/>
              <w:marRight w:val="0"/>
              <w:marTop w:val="0"/>
              <w:marBottom w:val="0"/>
              <w:divBdr>
                <w:top w:val="none" w:sz="0" w:space="0" w:color="auto"/>
                <w:left w:val="none" w:sz="0" w:space="0" w:color="auto"/>
                <w:bottom w:val="none" w:sz="0" w:space="0" w:color="auto"/>
                <w:right w:val="none" w:sz="0" w:space="0" w:color="auto"/>
              </w:divBdr>
            </w:div>
            <w:div w:id="71512880">
              <w:marLeft w:val="0"/>
              <w:marRight w:val="0"/>
              <w:marTop w:val="0"/>
              <w:marBottom w:val="0"/>
              <w:divBdr>
                <w:top w:val="none" w:sz="0" w:space="0" w:color="auto"/>
                <w:left w:val="none" w:sz="0" w:space="0" w:color="auto"/>
                <w:bottom w:val="none" w:sz="0" w:space="0" w:color="auto"/>
                <w:right w:val="none" w:sz="0" w:space="0" w:color="auto"/>
              </w:divBdr>
            </w:div>
            <w:div w:id="1283684461">
              <w:marLeft w:val="0"/>
              <w:marRight w:val="0"/>
              <w:marTop w:val="0"/>
              <w:marBottom w:val="0"/>
              <w:divBdr>
                <w:top w:val="none" w:sz="0" w:space="0" w:color="auto"/>
                <w:left w:val="none" w:sz="0" w:space="0" w:color="auto"/>
                <w:bottom w:val="none" w:sz="0" w:space="0" w:color="auto"/>
                <w:right w:val="none" w:sz="0" w:space="0" w:color="auto"/>
              </w:divBdr>
            </w:div>
            <w:div w:id="344867966">
              <w:marLeft w:val="0"/>
              <w:marRight w:val="0"/>
              <w:marTop w:val="0"/>
              <w:marBottom w:val="0"/>
              <w:divBdr>
                <w:top w:val="none" w:sz="0" w:space="0" w:color="auto"/>
                <w:left w:val="none" w:sz="0" w:space="0" w:color="auto"/>
                <w:bottom w:val="none" w:sz="0" w:space="0" w:color="auto"/>
                <w:right w:val="none" w:sz="0" w:space="0" w:color="auto"/>
              </w:divBdr>
            </w:div>
            <w:div w:id="617183518">
              <w:marLeft w:val="0"/>
              <w:marRight w:val="0"/>
              <w:marTop w:val="0"/>
              <w:marBottom w:val="0"/>
              <w:divBdr>
                <w:top w:val="none" w:sz="0" w:space="0" w:color="auto"/>
                <w:left w:val="none" w:sz="0" w:space="0" w:color="auto"/>
                <w:bottom w:val="none" w:sz="0" w:space="0" w:color="auto"/>
                <w:right w:val="none" w:sz="0" w:space="0" w:color="auto"/>
              </w:divBdr>
            </w:div>
            <w:div w:id="616759636">
              <w:marLeft w:val="0"/>
              <w:marRight w:val="0"/>
              <w:marTop w:val="0"/>
              <w:marBottom w:val="0"/>
              <w:divBdr>
                <w:top w:val="none" w:sz="0" w:space="0" w:color="auto"/>
                <w:left w:val="none" w:sz="0" w:space="0" w:color="auto"/>
                <w:bottom w:val="none" w:sz="0" w:space="0" w:color="auto"/>
                <w:right w:val="none" w:sz="0" w:space="0" w:color="auto"/>
              </w:divBdr>
            </w:div>
            <w:div w:id="10228014">
              <w:marLeft w:val="0"/>
              <w:marRight w:val="0"/>
              <w:marTop w:val="0"/>
              <w:marBottom w:val="0"/>
              <w:divBdr>
                <w:top w:val="none" w:sz="0" w:space="0" w:color="auto"/>
                <w:left w:val="none" w:sz="0" w:space="0" w:color="auto"/>
                <w:bottom w:val="none" w:sz="0" w:space="0" w:color="auto"/>
                <w:right w:val="none" w:sz="0" w:space="0" w:color="auto"/>
              </w:divBdr>
            </w:div>
            <w:div w:id="270747797">
              <w:marLeft w:val="0"/>
              <w:marRight w:val="0"/>
              <w:marTop w:val="0"/>
              <w:marBottom w:val="0"/>
              <w:divBdr>
                <w:top w:val="none" w:sz="0" w:space="0" w:color="auto"/>
                <w:left w:val="none" w:sz="0" w:space="0" w:color="auto"/>
                <w:bottom w:val="none" w:sz="0" w:space="0" w:color="auto"/>
                <w:right w:val="none" w:sz="0" w:space="0" w:color="auto"/>
              </w:divBdr>
            </w:div>
            <w:div w:id="335958355">
              <w:marLeft w:val="0"/>
              <w:marRight w:val="0"/>
              <w:marTop w:val="0"/>
              <w:marBottom w:val="0"/>
              <w:divBdr>
                <w:top w:val="none" w:sz="0" w:space="0" w:color="auto"/>
                <w:left w:val="none" w:sz="0" w:space="0" w:color="auto"/>
                <w:bottom w:val="none" w:sz="0" w:space="0" w:color="auto"/>
                <w:right w:val="none" w:sz="0" w:space="0" w:color="auto"/>
              </w:divBdr>
            </w:div>
            <w:div w:id="181673376">
              <w:marLeft w:val="0"/>
              <w:marRight w:val="0"/>
              <w:marTop w:val="0"/>
              <w:marBottom w:val="0"/>
              <w:divBdr>
                <w:top w:val="none" w:sz="0" w:space="0" w:color="auto"/>
                <w:left w:val="none" w:sz="0" w:space="0" w:color="auto"/>
                <w:bottom w:val="none" w:sz="0" w:space="0" w:color="auto"/>
                <w:right w:val="none" w:sz="0" w:space="0" w:color="auto"/>
              </w:divBdr>
            </w:div>
            <w:div w:id="234246371">
              <w:marLeft w:val="0"/>
              <w:marRight w:val="0"/>
              <w:marTop w:val="0"/>
              <w:marBottom w:val="0"/>
              <w:divBdr>
                <w:top w:val="none" w:sz="0" w:space="0" w:color="auto"/>
                <w:left w:val="none" w:sz="0" w:space="0" w:color="auto"/>
                <w:bottom w:val="none" w:sz="0" w:space="0" w:color="auto"/>
                <w:right w:val="none" w:sz="0" w:space="0" w:color="auto"/>
              </w:divBdr>
            </w:div>
            <w:div w:id="992560588">
              <w:marLeft w:val="0"/>
              <w:marRight w:val="0"/>
              <w:marTop w:val="0"/>
              <w:marBottom w:val="0"/>
              <w:divBdr>
                <w:top w:val="none" w:sz="0" w:space="0" w:color="auto"/>
                <w:left w:val="none" w:sz="0" w:space="0" w:color="auto"/>
                <w:bottom w:val="none" w:sz="0" w:space="0" w:color="auto"/>
                <w:right w:val="none" w:sz="0" w:space="0" w:color="auto"/>
              </w:divBdr>
            </w:div>
            <w:div w:id="812913863">
              <w:marLeft w:val="0"/>
              <w:marRight w:val="0"/>
              <w:marTop w:val="0"/>
              <w:marBottom w:val="0"/>
              <w:divBdr>
                <w:top w:val="none" w:sz="0" w:space="0" w:color="auto"/>
                <w:left w:val="none" w:sz="0" w:space="0" w:color="auto"/>
                <w:bottom w:val="none" w:sz="0" w:space="0" w:color="auto"/>
                <w:right w:val="none" w:sz="0" w:space="0" w:color="auto"/>
              </w:divBdr>
            </w:div>
            <w:div w:id="409162787">
              <w:marLeft w:val="0"/>
              <w:marRight w:val="0"/>
              <w:marTop w:val="0"/>
              <w:marBottom w:val="0"/>
              <w:divBdr>
                <w:top w:val="none" w:sz="0" w:space="0" w:color="auto"/>
                <w:left w:val="none" w:sz="0" w:space="0" w:color="auto"/>
                <w:bottom w:val="none" w:sz="0" w:space="0" w:color="auto"/>
                <w:right w:val="none" w:sz="0" w:space="0" w:color="auto"/>
              </w:divBdr>
            </w:div>
            <w:div w:id="1448813755">
              <w:marLeft w:val="0"/>
              <w:marRight w:val="0"/>
              <w:marTop w:val="0"/>
              <w:marBottom w:val="0"/>
              <w:divBdr>
                <w:top w:val="none" w:sz="0" w:space="0" w:color="auto"/>
                <w:left w:val="none" w:sz="0" w:space="0" w:color="auto"/>
                <w:bottom w:val="none" w:sz="0" w:space="0" w:color="auto"/>
                <w:right w:val="none" w:sz="0" w:space="0" w:color="auto"/>
              </w:divBdr>
            </w:div>
            <w:div w:id="566113946">
              <w:marLeft w:val="0"/>
              <w:marRight w:val="0"/>
              <w:marTop w:val="0"/>
              <w:marBottom w:val="0"/>
              <w:divBdr>
                <w:top w:val="none" w:sz="0" w:space="0" w:color="auto"/>
                <w:left w:val="none" w:sz="0" w:space="0" w:color="auto"/>
                <w:bottom w:val="none" w:sz="0" w:space="0" w:color="auto"/>
                <w:right w:val="none" w:sz="0" w:space="0" w:color="auto"/>
              </w:divBdr>
            </w:div>
            <w:div w:id="923298084">
              <w:marLeft w:val="0"/>
              <w:marRight w:val="0"/>
              <w:marTop w:val="0"/>
              <w:marBottom w:val="0"/>
              <w:divBdr>
                <w:top w:val="none" w:sz="0" w:space="0" w:color="auto"/>
                <w:left w:val="none" w:sz="0" w:space="0" w:color="auto"/>
                <w:bottom w:val="none" w:sz="0" w:space="0" w:color="auto"/>
                <w:right w:val="none" w:sz="0" w:space="0" w:color="auto"/>
              </w:divBdr>
            </w:div>
            <w:div w:id="903835078">
              <w:marLeft w:val="0"/>
              <w:marRight w:val="0"/>
              <w:marTop w:val="0"/>
              <w:marBottom w:val="0"/>
              <w:divBdr>
                <w:top w:val="none" w:sz="0" w:space="0" w:color="auto"/>
                <w:left w:val="none" w:sz="0" w:space="0" w:color="auto"/>
                <w:bottom w:val="none" w:sz="0" w:space="0" w:color="auto"/>
                <w:right w:val="none" w:sz="0" w:space="0" w:color="auto"/>
              </w:divBdr>
            </w:div>
            <w:div w:id="1613632546">
              <w:marLeft w:val="0"/>
              <w:marRight w:val="0"/>
              <w:marTop w:val="0"/>
              <w:marBottom w:val="0"/>
              <w:divBdr>
                <w:top w:val="none" w:sz="0" w:space="0" w:color="auto"/>
                <w:left w:val="none" w:sz="0" w:space="0" w:color="auto"/>
                <w:bottom w:val="none" w:sz="0" w:space="0" w:color="auto"/>
                <w:right w:val="none" w:sz="0" w:space="0" w:color="auto"/>
              </w:divBdr>
            </w:div>
            <w:div w:id="1830174626">
              <w:marLeft w:val="0"/>
              <w:marRight w:val="0"/>
              <w:marTop w:val="0"/>
              <w:marBottom w:val="0"/>
              <w:divBdr>
                <w:top w:val="none" w:sz="0" w:space="0" w:color="auto"/>
                <w:left w:val="none" w:sz="0" w:space="0" w:color="auto"/>
                <w:bottom w:val="none" w:sz="0" w:space="0" w:color="auto"/>
                <w:right w:val="none" w:sz="0" w:space="0" w:color="auto"/>
              </w:divBdr>
            </w:div>
            <w:div w:id="982545707">
              <w:marLeft w:val="0"/>
              <w:marRight w:val="0"/>
              <w:marTop w:val="0"/>
              <w:marBottom w:val="0"/>
              <w:divBdr>
                <w:top w:val="none" w:sz="0" w:space="0" w:color="auto"/>
                <w:left w:val="none" w:sz="0" w:space="0" w:color="auto"/>
                <w:bottom w:val="none" w:sz="0" w:space="0" w:color="auto"/>
                <w:right w:val="none" w:sz="0" w:space="0" w:color="auto"/>
              </w:divBdr>
            </w:div>
            <w:div w:id="384915949">
              <w:marLeft w:val="0"/>
              <w:marRight w:val="0"/>
              <w:marTop w:val="0"/>
              <w:marBottom w:val="0"/>
              <w:divBdr>
                <w:top w:val="none" w:sz="0" w:space="0" w:color="auto"/>
                <w:left w:val="none" w:sz="0" w:space="0" w:color="auto"/>
                <w:bottom w:val="none" w:sz="0" w:space="0" w:color="auto"/>
                <w:right w:val="none" w:sz="0" w:space="0" w:color="auto"/>
              </w:divBdr>
            </w:div>
            <w:div w:id="2101099641">
              <w:marLeft w:val="0"/>
              <w:marRight w:val="0"/>
              <w:marTop w:val="0"/>
              <w:marBottom w:val="0"/>
              <w:divBdr>
                <w:top w:val="none" w:sz="0" w:space="0" w:color="auto"/>
                <w:left w:val="none" w:sz="0" w:space="0" w:color="auto"/>
                <w:bottom w:val="none" w:sz="0" w:space="0" w:color="auto"/>
                <w:right w:val="none" w:sz="0" w:space="0" w:color="auto"/>
              </w:divBdr>
            </w:div>
            <w:div w:id="431165810">
              <w:marLeft w:val="0"/>
              <w:marRight w:val="0"/>
              <w:marTop w:val="0"/>
              <w:marBottom w:val="0"/>
              <w:divBdr>
                <w:top w:val="none" w:sz="0" w:space="0" w:color="auto"/>
                <w:left w:val="none" w:sz="0" w:space="0" w:color="auto"/>
                <w:bottom w:val="none" w:sz="0" w:space="0" w:color="auto"/>
                <w:right w:val="none" w:sz="0" w:space="0" w:color="auto"/>
              </w:divBdr>
            </w:div>
            <w:div w:id="1271015653">
              <w:marLeft w:val="0"/>
              <w:marRight w:val="0"/>
              <w:marTop w:val="0"/>
              <w:marBottom w:val="0"/>
              <w:divBdr>
                <w:top w:val="none" w:sz="0" w:space="0" w:color="auto"/>
                <w:left w:val="none" w:sz="0" w:space="0" w:color="auto"/>
                <w:bottom w:val="none" w:sz="0" w:space="0" w:color="auto"/>
                <w:right w:val="none" w:sz="0" w:space="0" w:color="auto"/>
              </w:divBdr>
            </w:div>
            <w:div w:id="1521357898">
              <w:marLeft w:val="0"/>
              <w:marRight w:val="0"/>
              <w:marTop w:val="0"/>
              <w:marBottom w:val="0"/>
              <w:divBdr>
                <w:top w:val="none" w:sz="0" w:space="0" w:color="auto"/>
                <w:left w:val="none" w:sz="0" w:space="0" w:color="auto"/>
                <w:bottom w:val="none" w:sz="0" w:space="0" w:color="auto"/>
                <w:right w:val="none" w:sz="0" w:space="0" w:color="auto"/>
              </w:divBdr>
            </w:div>
            <w:div w:id="1615282826">
              <w:marLeft w:val="0"/>
              <w:marRight w:val="0"/>
              <w:marTop w:val="0"/>
              <w:marBottom w:val="0"/>
              <w:divBdr>
                <w:top w:val="none" w:sz="0" w:space="0" w:color="auto"/>
                <w:left w:val="none" w:sz="0" w:space="0" w:color="auto"/>
                <w:bottom w:val="none" w:sz="0" w:space="0" w:color="auto"/>
                <w:right w:val="none" w:sz="0" w:space="0" w:color="auto"/>
              </w:divBdr>
            </w:div>
            <w:div w:id="1078793193">
              <w:marLeft w:val="0"/>
              <w:marRight w:val="0"/>
              <w:marTop w:val="0"/>
              <w:marBottom w:val="0"/>
              <w:divBdr>
                <w:top w:val="none" w:sz="0" w:space="0" w:color="auto"/>
                <w:left w:val="none" w:sz="0" w:space="0" w:color="auto"/>
                <w:bottom w:val="none" w:sz="0" w:space="0" w:color="auto"/>
                <w:right w:val="none" w:sz="0" w:space="0" w:color="auto"/>
              </w:divBdr>
            </w:div>
            <w:div w:id="1847943569">
              <w:marLeft w:val="0"/>
              <w:marRight w:val="0"/>
              <w:marTop w:val="0"/>
              <w:marBottom w:val="0"/>
              <w:divBdr>
                <w:top w:val="none" w:sz="0" w:space="0" w:color="auto"/>
                <w:left w:val="none" w:sz="0" w:space="0" w:color="auto"/>
                <w:bottom w:val="none" w:sz="0" w:space="0" w:color="auto"/>
                <w:right w:val="none" w:sz="0" w:space="0" w:color="auto"/>
              </w:divBdr>
            </w:div>
            <w:div w:id="739446661">
              <w:marLeft w:val="0"/>
              <w:marRight w:val="0"/>
              <w:marTop w:val="0"/>
              <w:marBottom w:val="0"/>
              <w:divBdr>
                <w:top w:val="none" w:sz="0" w:space="0" w:color="auto"/>
                <w:left w:val="none" w:sz="0" w:space="0" w:color="auto"/>
                <w:bottom w:val="none" w:sz="0" w:space="0" w:color="auto"/>
                <w:right w:val="none" w:sz="0" w:space="0" w:color="auto"/>
              </w:divBdr>
            </w:div>
            <w:div w:id="1577545116">
              <w:marLeft w:val="0"/>
              <w:marRight w:val="0"/>
              <w:marTop w:val="0"/>
              <w:marBottom w:val="0"/>
              <w:divBdr>
                <w:top w:val="none" w:sz="0" w:space="0" w:color="auto"/>
                <w:left w:val="none" w:sz="0" w:space="0" w:color="auto"/>
                <w:bottom w:val="none" w:sz="0" w:space="0" w:color="auto"/>
                <w:right w:val="none" w:sz="0" w:space="0" w:color="auto"/>
              </w:divBdr>
            </w:div>
            <w:div w:id="816217480">
              <w:marLeft w:val="0"/>
              <w:marRight w:val="0"/>
              <w:marTop w:val="0"/>
              <w:marBottom w:val="0"/>
              <w:divBdr>
                <w:top w:val="none" w:sz="0" w:space="0" w:color="auto"/>
                <w:left w:val="none" w:sz="0" w:space="0" w:color="auto"/>
                <w:bottom w:val="none" w:sz="0" w:space="0" w:color="auto"/>
                <w:right w:val="none" w:sz="0" w:space="0" w:color="auto"/>
              </w:divBdr>
            </w:div>
            <w:div w:id="1801801268">
              <w:marLeft w:val="0"/>
              <w:marRight w:val="0"/>
              <w:marTop w:val="0"/>
              <w:marBottom w:val="0"/>
              <w:divBdr>
                <w:top w:val="none" w:sz="0" w:space="0" w:color="auto"/>
                <w:left w:val="none" w:sz="0" w:space="0" w:color="auto"/>
                <w:bottom w:val="none" w:sz="0" w:space="0" w:color="auto"/>
                <w:right w:val="none" w:sz="0" w:space="0" w:color="auto"/>
              </w:divBdr>
            </w:div>
            <w:div w:id="1327585992">
              <w:marLeft w:val="0"/>
              <w:marRight w:val="0"/>
              <w:marTop w:val="0"/>
              <w:marBottom w:val="0"/>
              <w:divBdr>
                <w:top w:val="none" w:sz="0" w:space="0" w:color="auto"/>
                <w:left w:val="none" w:sz="0" w:space="0" w:color="auto"/>
                <w:bottom w:val="none" w:sz="0" w:space="0" w:color="auto"/>
                <w:right w:val="none" w:sz="0" w:space="0" w:color="auto"/>
              </w:divBdr>
            </w:div>
            <w:div w:id="1375815102">
              <w:marLeft w:val="0"/>
              <w:marRight w:val="0"/>
              <w:marTop w:val="0"/>
              <w:marBottom w:val="0"/>
              <w:divBdr>
                <w:top w:val="none" w:sz="0" w:space="0" w:color="auto"/>
                <w:left w:val="none" w:sz="0" w:space="0" w:color="auto"/>
                <w:bottom w:val="none" w:sz="0" w:space="0" w:color="auto"/>
                <w:right w:val="none" w:sz="0" w:space="0" w:color="auto"/>
              </w:divBdr>
            </w:div>
            <w:div w:id="818498701">
              <w:marLeft w:val="0"/>
              <w:marRight w:val="0"/>
              <w:marTop w:val="0"/>
              <w:marBottom w:val="0"/>
              <w:divBdr>
                <w:top w:val="none" w:sz="0" w:space="0" w:color="auto"/>
                <w:left w:val="none" w:sz="0" w:space="0" w:color="auto"/>
                <w:bottom w:val="none" w:sz="0" w:space="0" w:color="auto"/>
                <w:right w:val="none" w:sz="0" w:space="0" w:color="auto"/>
              </w:divBdr>
            </w:div>
            <w:div w:id="1498691987">
              <w:marLeft w:val="0"/>
              <w:marRight w:val="0"/>
              <w:marTop w:val="0"/>
              <w:marBottom w:val="0"/>
              <w:divBdr>
                <w:top w:val="none" w:sz="0" w:space="0" w:color="auto"/>
                <w:left w:val="none" w:sz="0" w:space="0" w:color="auto"/>
                <w:bottom w:val="none" w:sz="0" w:space="0" w:color="auto"/>
                <w:right w:val="none" w:sz="0" w:space="0" w:color="auto"/>
              </w:divBdr>
            </w:div>
            <w:div w:id="1177115828">
              <w:marLeft w:val="0"/>
              <w:marRight w:val="0"/>
              <w:marTop w:val="0"/>
              <w:marBottom w:val="0"/>
              <w:divBdr>
                <w:top w:val="none" w:sz="0" w:space="0" w:color="auto"/>
                <w:left w:val="none" w:sz="0" w:space="0" w:color="auto"/>
                <w:bottom w:val="none" w:sz="0" w:space="0" w:color="auto"/>
                <w:right w:val="none" w:sz="0" w:space="0" w:color="auto"/>
              </w:divBdr>
            </w:div>
            <w:div w:id="323045477">
              <w:marLeft w:val="0"/>
              <w:marRight w:val="0"/>
              <w:marTop w:val="0"/>
              <w:marBottom w:val="0"/>
              <w:divBdr>
                <w:top w:val="none" w:sz="0" w:space="0" w:color="auto"/>
                <w:left w:val="none" w:sz="0" w:space="0" w:color="auto"/>
                <w:bottom w:val="none" w:sz="0" w:space="0" w:color="auto"/>
                <w:right w:val="none" w:sz="0" w:space="0" w:color="auto"/>
              </w:divBdr>
            </w:div>
            <w:div w:id="1434473850">
              <w:marLeft w:val="0"/>
              <w:marRight w:val="0"/>
              <w:marTop w:val="0"/>
              <w:marBottom w:val="0"/>
              <w:divBdr>
                <w:top w:val="none" w:sz="0" w:space="0" w:color="auto"/>
                <w:left w:val="none" w:sz="0" w:space="0" w:color="auto"/>
                <w:bottom w:val="none" w:sz="0" w:space="0" w:color="auto"/>
                <w:right w:val="none" w:sz="0" w:space="0" w:color="auto"/>
              </w:divBdr>
            </w:div>
            <w:div w:id="1063483995">
              <w:marLeft w:val="0"/>
              <w:marRight w:val="0"/>
              <w:marTop w:val="0"/>
              <w:marBottom w:val="0"/>
              <w:divBdr>
                <w:top w:val="none" w:sz="0" w:space="0" w:color="auto"/>
                <w:left w:val="none" w:sz="0" w:space="0" w:color="auto"/>
                <w:bottom w:val="none" w:sz="0" w:space="0" w:color="auto"/>
                <w:right w:val="none" w:sz="0" w:space="0" w:color="auto"/>
              </w:divBdr>
            </w:div>
            <w:div w:id="597104644">
              <w:marLeft w:val="0"/>
              <w:marRight w:val="0"/>
              <w:marTop w:val="0"/>
              <w:marBottom w:val="0"/>
              <w:divBdr>
                <w:top w:val="none" w:sz="0" w:space="0" w:color="auto"/>
                <w:left w:val="none" w:sz="0" w:space="0" w:color="auto"/>
                <w:bottom w:val="none" w:sz="0" w:space="0" w:color="auto"/>
                <w:right w:val="none" w:sz="0" w:space="0" w:color="auto"/>
              </w:divBdr>
            </w:div>
            <w:div w:id="1437406805">
              <w:marLeft w:val="0"/>
              <w:marRight w:val="0"/>
              <w:marTop w:val="0"/>
              <w:marBottom w:val="0"/>
              <w:divBdr>
                <w:top w:val="none" w:sz="0" w:space="0" w:color="auto"/>
                <w:left w:val="none" w:sz="0" w:space="0" w:color="auto"/>
                <w:bottom w:val="none" w:sz="0" w:space="0" w:color="auto"/>
                <w:right w:val="none" w:sz="0" w:space="0" w:color="auto"/>
              </w:divBdr>
            </w:div>
            <w:div w:id="1062214377">
              <w:marLeft w:val="0"/>
              <w:marRight w:val="0"/>
              <w:marTop w:val="0"/>
              <w:marBottom w:val="0"/>
              <w:divBdr>
                <w:top w:val="none" w:sz="0" w:space="0" w:color="auto"/>
                <w:left w:val="none" w:sz="0" w:space="0" w:color="auto"/>
                <w:bottom w:val="none" w:sz="0" w:space="0" w:color="auto"/>
                <w:right w:val="none" w:sz="0" w:space="0" w:color="auto"/>
              </w:divBdr>
            </w:div>
            <w:div w:id="1731466287">
              <w:marLeft w:val="0"/>
              <w:marRight w:val="0"/>
              <w:marTop w:val="0"/>
              <w:marBottom w:val="0"/>
              <w:divBdr>
                <w:top w:val="none" w:sz="0" w:space="0" w:color="auto"/>
                <w:left w:val="none" w:sz="0" w:space="0" w:color="auto"/>
                <w:bottom w:val="none" w:sz="0" w:space="0" w:color="auto"/>
                <w:right w:val="none" w:sz="0" w:space="0" w:color="auto"/>
              </w:divBdr>
            </w:div>
            <w:div w:id="1371686817">
              <w:marLeft w:val="0"/>
              <w:marRight w:val="0"/>
              <w:marTop w:val="0"/>
              <w:marBottom w:val="0"/>
              <w:divBdr>
                <w:top w:val="none" w:sz="0" w:space="0" w:color="auto"/>
                <w:left w:val="none" w:sz="0" w:space="0" w:color="auto"/>
                <w:bottom w:val="none" w:sz="0" w:space="0" w:color="auto"/>
                <w:right w:val="none" w:sz="0" w:space="0" w:color="auto"/>
              </w:divBdr>
            </w:div>
            <w:div w:id="1816796741">
              <w:marLeft w:val="0"/>
              <w:marRight w:val="0"/>
              <w:marTop w:val="0"/>
              <w:marBottom w:val="0"/>
              <w:divBdr>
                <w:top w:val="none" w:sz="0" w:space="0" w:color="auto"/>
                <w:left w:val="none" w:sz="0" w:space="0" w:color="auto"/>
                <w:bottom w:val="none" w:sz="0" w:space="0" w:color="auto"/>
                <w:right w:val="none" w:sz="0" w:space="0" w:color="auto"/>
              </w:divBdr>
              <w:divsChild>
                <w:div w:id="2075348315">
                  <w:marLeft w:val="0"/>
                  <w:marRight w:val="0"/>
                  <w:marTop w:val="0"/>
                  <w:marBottom w:val="0"/>
                  <w:divBdr>
                    <w:top w:val="none" w:sz="0" w:space="0" w:color="auto"/>
                    <w:left w:val="none" w:sz="0" w:space="0" w:color="auto"/>
                    <w:bottom w:val="none" w:sz="0" w:space="0" w:color="auto"/>
                    <w:right w:val="none" w:sz="0" w:space="0" w:color="auto"/>
                  </w:divBdr>
                </w:div>
                <w:div w:id="1055082870">
                  <w:marLeft w:val="0"/>
                  <w:marRight w:val="0"/>
                  <w:marTop w:val="0"/>
                  <w:marBottom w:val="0"/>
                  <w:divBdr>
                    <w:top w:val="none" w:sz="0" w:space="0" w:color="auto"/>
                    <w:left w:val="none" w:sz="0" w:space="0" w:color="auto"/>
                    <w:bottom w:val="none" w:sz="0" w:space="0" w:color="auto"/>
                    <w:right w:val="none" w:sz="0" w:space="0" w:color="auto"/>
                  </w:divBdr>
                </w:div>
                <w:div w:id="1509977810">
                  <w:marLeft w:val="0"/>
                  <w:marRight w:val="0"/>
                  <w:marTop w:val="0"/>
                  <w:marBottom w:val="0"/>
                  <w:divBdr>
                    <w:top w:val="none" w:sz="0" w:space="0" w:color="auto"/>
                    <w:left w:val="none" w:sz="0" w:space="0" w:color="auto"/>
                    <w:bottom w:val="none" w:sz="0" w:space="0" w:color="auto"/>
                    <w:right w:val="none" w:sz="0" w:space="0" w:color="auto"/>
                  </w:divBdr>
                </w:div>
                <w:div w:id="121194473">
                  <w:marLeft w:val="0"/>
                  <w:marRight w:val="0"/>
                  <w:marTop w:val="0"/>
                  <w:marBottom w:val="0"/>
                  <w:divBdr>
                    <w:top w:val="none" w:sz="0" w:space="0" w:color="auto"/>
                    <w:left w:val="none" w:sz="0" w:space="0" w:color="auto"/>
                    <w:bottom w:val="none" w:sz="0" w:space="0" w:color="auto"/>
                    <w:right w:val="none" w:sz="0" w:space="0" w:color="auto"/>
                  </w:divBdr>
                </w:div>
                <w:div w:id="1553955711">
                  <w:marLeft w:val="0"/>
                  <w:marRight w:val="0"/>
                  <w:marTop w:val="0"/>
                  <w:marBottom w:val="0"/>
                  <w:divBdr>
                    <w:top w:val="none" w:sz="0" w:space="0" w:color="auto"/>
                    <w:left w:val="none" w:sz="0" w:space="0" w:color="auto"/>
                    <w:bottom w:val="none" w:sz="0" w:space="0" w:color="auto"/>
                    <w:right w:val="none" w:sz="0" w:space="0" w:color="auto"/>
                  </w:divBdr>
                </w:div>
                <w:div w:id="1413359519">
                  <w:marLeft w:val="0"/>
                  <w:marRight w:val="0"/>
                  <w:marTop w:val="0"/>
                  <w:marBottom w:val="0"/>
                  <w:divBdr>
                    <w:top w:val="none" w:sz="0" w:space="0" w:color="auto"/>
                    <w:left w:val="none" w:sz="0" w:space="0" w:color="auto"/>
                    <w:bottom w:val="none" w:sz="0" w:space="0" w:color="auto"/>
                    <w:right w:val="none" w:sz="0" w:space="0" w:color="auto"/>
                  </w:divBdr>
                </w:div>
                <w:div w:id="480272120">
                  <w:marLeft w:val="0"/>
                  <w:marRight w:val="0"/>
                  <w:marTop w:val="0"/>
                  <w:marBottom w:val="0"/>
                  <w:divBdr>
                    <w:top w:val="none" w:sz="0" w:space="0" w:color="auto"/>
                    <w:left w:val="none" w:sz="0" w:space="0" w:color="auto"/>
                    <w:bottom w:val="none" w:sz="0" w:space="0" w:color="auto"/>
                    <w:right w:val="none" w:sz="0" w:space="0" w:color="auto"/>
                  </w:divBdr>
                </w:div>
                <w:div w:id="1913857600">
                  <w:marLeft w:val="0"/>
                  <w:marRight w:val="0"/>
                  <w:marTop w:val="0"/>
                  <w:marBottom w:val="0"/>
                  <w:divBdr>
                    <w:top w:val="none" w:sz="0" w:space="0" w:color="auto"/>
                    <w:left w:val="none" w:sz="0" w:space="0" w:color="auto"/>
                    <w:bottom w:val="none" w:sz="0" w:space="0" w:color="auto"/>
                    <w:right w:val="none" w:sz="0" w:space="0" w:color="auto"/>
                  </w:divBdr>
                </w:div>
                <w:div w:id="2036272617">
                  <w:marLeft w:val="0"/>
                  <w:marRight w:val="0"/>
                  <w:marTop w:val="0"/>
                  <w:marBottom w:val="0"/>
                  <w:divBdr>
                    <w:top w:val="none" w:sz="0" w:space="0" w:color="auto"/>
                    <w:left w:val="none" w:sz="0" w:space="0" w:color="auto"/>
                    <w:bottom w:val="none" w:sz="0" w:space="0" w:color="auto"/>
                    <w:right w:val="none" w:sz="0" w:space="0" w:color="auto"/>
                  </w:divBdr>
                </w:div>
                <w:div w:id="787044696">
                  <w:marLeft w:val="0"/>
                  <w:marRight w:val="0"/>
                  <w:marTop w:val="0"/>
                  <w:marBottom w:val="0"/>
                  <w:divBdr>
                    <w:top w:val="none" w:sz="0" w:space="0" w:color="auto"/>
                    <w:left w:val="none" w:sz="0" w:space="0" w:color="auto"/>
                    <w:bottom w:val="none" w:sz="0" w:space="0" w:color="auto"/>
                    <w:right w:val="none" w:sz="0" w:space="0" w:color="auto"/>
                  </w:divBdr>
                </w:div>
                <w:div w:id="875696482">
                  <w:marLeft w:val="0"/>
                  <w:marRight w:val="0"/>
                  <w:marTop w:val="0"/>
                  <w:marBottom w:val="0"/>
                  <w:divBdr>
                    <w:top w:val="none" w:sz="0" w:space="0" w:color="auto"/>
                    <w:left w:val="none" w:sz="0" w:space="0" w:color="auto"/>
                    <w:bottom w:val="none" w:sz="0" w:space="0" w:color="auto"/>
                    <w:right w:val="none" w:sz="0" w:space="0" w:color="auto"/>
                  </w:divBdr>
                </w:div>
                <w:div w:id="1485900301">
                  <w:marLeft w:val="0"/>
                  <w:marRight w:val="0"/>
                  <w:marTop w:val="0"/>
                  <w:marBottom w:val="0"/>
                  <w:divBdr>
                    <w:top w:val="none" w:sz="0" w:space="0" w:color="auto"/>
                    <w:left w:val="none" w:sz="0" w:space="0" w:color="auto"/>
                    <w:bottom w:val="none" w:sz="0" w:space="0" w:color="auto"/>
                    <w:right w:val="none" w:sz="0" w:space="0" w:color="auto"/>
                  </w:divBdr>
                </w:div>
                <w:div w:id="395785430">
                  <w:marLeft w:val="0"/>
                  <w:marRight w:val="0"/>
                  <w:marTop w:val="0"/>
                  <w:marBottom w:val="0"/>
                  <w:divBdr>
                    <w:top w:val="none" w:sz="0" w:space="0" w:color="auto"/>
                    <w:left w:val="none" w:sz="0" w:space="0" w:color="auto"/>
                    <w:bottom w:val="none" w:sz="0" w:space="0" w:color="auto"/>
                    <w:right w:val="none" w:sz="0" w:space="0" w:color="auto"/>
                  </w:divBdr>
                </w:div>
                <w:div w:id="58604178">
                  <w:marLeft w:val="0"/>
                  <w:marRight w:val="0"/>
                  <w:marTop w:val="0"/>
                  <w:marBottom w:val="0"/>
                  <w:divBdr>
                    <w:top w:val="none" w:sz="0" w:space="0" w:color="auto"/>
                    <w:left w:val="none" w:sz="0" w:space="0" w:color="auto"/>
                    <w:bottom w:val="none" w:sz="0" w:space="0" w:color="auto"/>
                    <w:right w:val="none" w:sz="0" w:space="0" w:color="auto"/>
                  </w:divBdr>
                </w:div>
                <w:div w:id="483281278">
                  <w:marLeft w:val="0"/>
                  <w:marRight w:val="0"/>
                  <w:marTop w:val="0"/>
                  <w:marBottom w:val="0"/>
                  <w:divBdr>
                    <w:top w:val="none" w:sz="0" w:space="0" w:color="auto"/>
                    <w:left w:val="none" w:sz="0" w:space="0" w:color="auto"/>
                    <w:bottom w:val="none" w:sz="0" w:space="0" w:color="auto"/>
                    <w:right w:val="none" w:sz="0" w:space="0" w:color="auto"/>
                  </w:divBdr>
                </w:div>
                <w:div w:id="311562523">
                  <w:marLeft w:val="0"/>
                  <w:marRight w:val="0"/>
                  <w:marTop w:val="0"/>
                  <w:marBottom w:val="0"/>
                  <w:divBdr>
                    <w:top w:val="none" w:sz="0" w:space="0" w:color="auto"/>
                    <w:left w:val="none" w:sz="0" w:space="0" w:color="auto"/>
                    <w:bottom w:val="none" w:sz="0" w:space="0" w:color="auto"/>
                    <w:right w:val="none" w:sz="0" w:space="0" w:color="auto"/>
                  </w:divBdr>
                </w:div>
                <w:div w:id="1262301389">
                  <w:marLeft w:val="0"/>
                  <w:marRight w:val="0"/>
                  <w:marTop w:val="0"/>
                  <w:marBottom w:val="0"/>
                  <w:divBdr>
                    <w:top w:val="none" w:sz="0" w:space="0" w:color="auto"/>
                    <w:left w:val="none" w:sz="0" w:space="0" w:color="auto"/>
                    <w:bottom w:val="none" w:sz="0" w:space="0" w:color="auto"/>
                    <w:right w:val="none" w:sz="0" w:space="0" w:color="auto"/>
                  </w:divBdr>
                </w:div>
                <w:div w:id="1363477922">
                  <w:marLeft w:val="0"/>
                  <w:marRight w:val="0"/>
                  <w:marTop w:val="0"/>
                  <w:marBottom w:val="0"/>
                  <w:divBdr>
                    <w:top w:val="none" w:sz="0" w:space="0" w:color="auto"/>
                    <w:left w:val="none" w:sz="0" w:space="0" w:color="auto"/>
                    <w:bottom w:val="none" w:sz="0" w:space="0" w:color="auto"/>
                    <w:right w:val="none" w:sz="0" w:space="0" w:color="auto"/>
                  </w:divBdr>
                </w:div>
                <w:div w:id="598147918">
                  <w:marLeft w:val="0"/>
                  <w:marRight w:val="0"/>
                  <w:marTop w:val="0"/>
                  <w:marBottom w:val="0"/>
                  <w:divBdr>
                    <w:top w:val="none" w:sz="0" w:space="0" w:color="auto"/>
                    <w:left w:val="none" w:sz="0" w:space="0" w:color="auto"/>
                    <w:bottom w:val="none" w:sz="0" w:space="0" w:color="auto"/>
                    <w:right w:val="none" w:sz="0" w:space="0" w:color="auto"/>
                  </w:divBdr>
                </w:div>
                <w:div w:id="1156800543">
                  <w:marLeft w:val="0"/>
                  <w:marRight w:val="0"/>
                  <w:marTop w:val="0"/>
                  <w:marBottom w:val="0"/>
                  <w:divBdr>
                    <w:top w:val="none" w:sz="0" w:space="0" w:color="auto"/>
                    <w:left w:val="none" w:sz="0" w:space="0" w:color="auto"/>
                    <w:bottom w:val="none" w:sz="0" w:space="0" w:color="auto"/>
                    <w:right w:val="none" w:sz="0" w:space="0" w:color="auto"/>
                  </w:divBdr>
                </w:div>
                <w:div w:id="521669334">
                  <w:marLeft w:val="0"/>
                  <w:marRight w:val="0"/>
                  <w:marTop w:val="0"/>
                  <w:marBottom w:val="0"/>
                  <w:divBdr>
                    <w:top w:val="none" w:sz="0" w:space="0" w:color="auto"/>
                    <w:left w:val="none" w:sz="0" w:space="0" w:color="auto"/>
                    <w:bottom w:val="none" w:sz="0" w:space="0" w:color="auto"/>
                    <w:right w:val="none" w:sz="0" w:space="0" w:color="auto"/>
                  </w:divBdr>
                </w:div>
                <w:div w:id="1061639810">
                  <w:marLeft w:val="0"/>
                  <w:marRight w:val="0"/>
                  <w:marTop w:val="0"/>
                  <w:marBottom w:val="0"/>
                  <w:divBdr>
                    <w:top w:val="none" w:sz="0" w:space="0" w:color="auto"/>
                    <w:left w:val="none" w:sz="0" w:space="0" w:color="auto"/>
                    <w:bottom w:val="none" w:sz="0" w:space="0" w:color="auto"/>
                    <w:right w:val="none" w:sz="0" w:space="0" w:color="auto"/>
                  </w:divBdr>
                </w:div>
                <w:div w:id="1427994949">
                  <w:marLeft w:val="0"/>
                  <w:marRight w:val="0"/>
                  <w:marTop w:val="0"/>
                  <w:marBottom w:val="0"/>
                  <w:divBdr>
                    <w:top w:val="none" w:sz="0" w:space="0" w:color="auto"/>
                    <w:left w:val="none" w:sz="0" w:space="0" w:color="auto"/>
                    <w:bottom w:val="none" w:sz="0" w:space="0" w:color="auto"/>
                    <w:right w:val="none" w:sz="0" w:space="0" w:color="auto"/>
                  </w:divBdr>
                </w:div>
                <w:div w:id="2035298920">
                  <w:marLeft w:val="0"/>
                  <w:marRight w:val="0"/>
                  <w:marTop w:val="0"/>
                  <w:marBottom w:val="0"/>
                  <w:divBdr>
                    <w:top w:val="none" w:sz="0" w:space="0" w:color="auto"/>
                    <w:left w:val="none" w:sz="0" w:space="0" w:color="auto"/>
                    <w:bottom w:val="none" w:sz="0" w:space="0" w:color="auto"/>
                    <w:right w:val="none" w:sz="0" w:space="0" w:color="auto"/>
                  </w:divBdr>
                </w:div>
                <w:div w:id="1443068977">
                  <w:marLeft w:val="0"/>
                  <w:marRight w:val="0"/>
                  <w:marTop w:val="0"/>
                  <w:marBottom w:val="0"/>
                  <w:divBdr>
                    <w:top w:val="none" w:sz="0" w:space="0" w:color="auto"/>
                    <w:left w:val="none" w:sz="0" w:space="0" w:color="auto"/>
                    <w:bottom w:val="none" w:sz="0" w:space="0" w:color="auto"/>
                    <w:right w:val="none" w:sz="0" w:space="0" w:color="auto"/>
                  </w:divBdr>
                </w:div>
                <w:div w:id="192614517">
                  <w:marLeft w:val="0"/>
                  <w:marRight w:val="0"/>
                  <w:marTop w:val="0"/>
                  <w:marBottom w:val="0"/>
                  <w:divBdr>
                    <w:top w:val="none" w:sz="0" w:space="0" w:color="auto"/>
                    <w:left w:val="none" w:sz="0" w:space="0" w:color="auto"/>
                    <w:bottom w:val="none" w:sz="0" w:space="0" w:color="auto"/>
                    <w:right w:val="none" w:sz="0" w:space="0" w:color="auto"/>
                  </w:divBdr>
                </w:div>
                <w:div w:id="1856773168">
                  <w:marLeft w:val="0"/>
                  <w:marRight w:val="0"/>
                  <w:marTop w:val="0"/>
                  <w:marBottom w:val="0"/>
                  <w:divBdr>
                    <w:top w:val="none" w:sz="0" w:space="0" w:color="auto"/>
                    <w:left w:val="none" w:sz="0" w:space="0" w:color="auto"/>
                    <w:bottom w:val="none" w:sz="0" w:space="0" w:color="auto"/>
                    <w:right w:val="none" w:sz="0" w:space="0" w:color="auto"/>
                  </w:divBdr>
                </w:div>
                <w:div w:id="1952739897">
                  <w:marLeft w:val="0"/>
                  <w:marRight w:val="0"/>
                  <w:marTop w:val="0"/>
                  <w:marBottom w:val="0"/>
                  <w:divBdr>
                    <w:top w:val="none" w:sz="0" w:space="0" w:color="auto"/>
                    <w:left w:val="none" w:sz="0" w:space="0" w:color="auto"/>
                    <w:bottom w:val="none" w:sz="0" w:space="0" w:color="auto"/>
                    <w:right w:val="none" w:sz="0" w:space="0" w:color="auto"/>
                  </w:divBdr>
                </w:div>
                <w:div w:id="402409655">
                  <w:marLeft w:val="0"/>
                  <w:marRight w:val="0"/>
                  <w:marTop w:val="0"/>
                  <w:marBottom w:val="0"/>
                  <w:divBdr>
                    <w:top w:val="none" w:sz="0" w:space="0" w:color="auto"/>
                    <w:left w:val="none" w:sz="0" w:space="0" w:color="auto"/>
                    <w:bottom w:val="none" w:sz="0" w:space="0" w:color="auto"/>
                    <w:right w:val="none" w:sz="0" w:space="0" w:color="auto"/>
                  </w:divBdr>
                </w:div>
                <w:div w:id="789008144">
                  <w:marLeft w:val="0"/>
                  <w:marRight w:val="0"/>
                  <w:marTop w:val="0"/>
                  <w:marBottom w:val="0"/>
                  <w:divBdr>
                    <w:top w:val="none" w:sz="0" w:space="0" w:color="auto"/>
                    <w:left w:val="none" w:sz="0" w:space="0" w:color="auto"/>
                    <w:bottom w:val="none" w:sz="0" w:space="0" w:color="auto"/>
                    <w:right w:val="none" w:sz="0" w:space="0" w:color="auto"/>
                  </w:divBdr>
                </w:div>
                <w:div w:id="1172793863">
                  <w:marLeft w:val="0"/>
                  <w:marRight w:val="0"/>
                  <w:marTop w:val="0"/>
                  <w:marBottom w:val="0"/>
                  <w:divBdr>
                    <w:top w:val="none" w:sz="0" w:space="0" w:color="auto"/>
                    <w:left w:val="none" w:sz="0" w:space="0" w:color="auto"/>
                    <w:bottom w:val="none" w:sz="0" w:space="0" w:color="auto"/>
                    <w:right w:val="none" w:sz="0" w:space="0" w:color="auto"/>
                  </w:divBdr>
                </w:div>
                <w:div w:id="954673939">
                  <w:marLeft w:val="0"/>
                  <w:marRight w:val="0"/>
                  <w:marTop w:val="0"/>
                  <w:marBottom w:val="0"/>
                  <w:divBdr>
                    <w:top w:val="none" w:sz="0" w:space="0" w:color="auto"/>
                    <w:left w:val="none" w:sz="0" w:space="0" w:color="auto"/>
                    <w:bottom w:val="none" w:sz="0" w:space="0" w:color="auto"/>
                    <w:right w:val="none" w:sz="0" w:space="0" w:color="auto"/>
                  </w:divBdr>
                </w:div>
                <w:div w:id="245696255">
                  <w:marLeft w:val="0"/>
                  <w:marRight w:val="0"/>
                  <w:marTop w:val="0"/>
                  <w:marBottom w:val="0"/>
                  <w:divBdr>
                    <w:top w:val="none" w:sz="0" w:space="0" w:color="auto"/>
                    <w:left w:val="none" w:sz="0" w:space="0" w:color="auto"/>
                    <w:bottom w:val="none" w:sz="0" w:space="0" w:color="auto"/>
                    <w:right w:val="none" w:sz="0" w:space="0" w:color="auto"/>
                  </w:divBdr>
                </w:div>
                <w:div w:id="1820922170">
                  <w:marLeft w:val="0"/>
                  <w:marRight w:val="0"/>
                  <w:marTop w:val="0"/>
                  <w:marBottom w:val="0"/>
                  <w:divBdr>
                    <w:top w:val="none" w:sz="0" w:space="0" w:color="auto"/>
                    <w:left w:val="none" w:sz="0" w:space="0" w:color="auto"/>
                    <w:bottom w:val="none" w:sz="0" w:space="0" w:color="auto"/>
                    <w:right w:val="none" w:sz="0" w:space="0" w:color="auto"/>
                  </w:divBdr>
                </w:div>
                <w:div w:id="2048141514">
                  <w:marLeft w:val="0"/>
                  <w:marRight w:val="0"/>
                  <w:marTop w:val="0"/>
                  <w:marBottom w:val="0"/>
                  <w:divBdr>
                    <w:top w:val="none" w:sz="0" w:space="0" w:color="auto"/>
                    <w:left w:val="none" w:sz="0" w:space="0" w:color="auto"/>
                    <w:bottom w:val="none" w:sz="0" w:space="0" w:color="auto"/>
                    <w:right w:val="none" w:sz="0" w:space="0" w:color="auto"/>
                  </w:divBdr>
                </w:div>
                <w:div w:id="1606187553">
                  <w:marLeft w:val="0"/>
                  <w:marRight w:val="0"/>
                  <w:marTop w:val="0"/>
                  <w:marBottom w:val="0"/>
                  <w:divBdr>
                    <w:top w:val="none" w:sz="0" w:space="0" w:color="auto"/>
                    <w:left w:val="none" w:sz="0" w:space="0" w:color="auto"/>
                    <w:bottom w:val="none" w:sz="0" w:space="0" w:color="auto"/>
                    <w:right w:val="none" w:sz="0" w:space="0" w:color="auto"/>
                  </w:divBdr>
                </w:div>
                <w:div w:id="2080126538">
                  <w:marLeft w:val="0"/>
                  <w:marRight w:val="0"/>
                  <w:marTop w:val="0"/>
                  <w:marBottom w:val="0"/>
                  <w:divBdr>
                    <w:top w:val="none" w:sz="0" w:space="0" w:color="auto"/>
                    <w:left w:val="none" w:sz="0" w:space="0" w:color="auto"/>
                    <w:bottom w:val="none" w:sz="0" w:space="0" w:color="auto"/>
                    <w:right w:val="none" w:sz="0" w:space="0" w:color="auto"/>
                  </w:divBdr>
                </w:div>
                <w:div w:id="1603026437">
                  <w:marLeft w:val="0"/>
                  <w:marRight w:val="0"/>
                  <w:marTop w:val="0"/>
                  <w:marBottom w:val="0"/>
                  <w:divBdr>
                    <w:top w:val="none" w:sz="0" w:space="0" w:color="auto"/>
                    <w:left w:val="none" w:sz="0" w:space="0" w:color="auto"/>
                    <w:bottom w:val="none" w:sz="0" w:space="0" w:color="auto"/>
                    <w:right w:val="none" w:sz="0" w:space="0" w:color="auto"/>
                  </w:divBdr>
                </w:div>
                <w:div w:id="1876045227">
                  <w:marLeft w:val="0"/>
                  <w:marRight w:val="0"/>
                  <w:marTop w:val="0"/>
                  <w:marBottom w:val="0"/>
                  <w:divBdr>
                    <w:top w:val="none" w:sz="0" w:space="0" w:color="auto"/>
                    <w:left w:val="none" w:sz="0" w:space="0" w:color="auto"/>
                    <w:bottom w:val="none" w:sz="0" w:space="0" w:color="auto"/>
                    <w:right w:val="none" w:sz="0" w:space="0" w:color="auto"/>
                  </w:divBdr>
                </w:div>
                <w:div w:id="527378670">
                  <w:marLeft w:val="0"/>
                  <w:marRight w:val="0"/>
                  <w:marTop w:val="0"/>
                  <w:marBottom w:val="0"/>
                  <w:divBdr>
                    <w:top w:val="none" w:sz="0" w:space="0" w:color="auto"/>
                    <w:left w:val="none" w:sz="0" w:space="0" w:color="auto"/>
                    <w:bottom w:val="none" w:sz="0" w:space="0" w:color="auto"/>
                    <w:right w:val="none" w:sz="0" w:space="0" w:color="auto"/>
                  </w:divBdr>
                </w:div>
                <w:div w:id="1457289377">
                  <w:marLeft w:val="0"/>
                  <w:marRight w:val="0"/>
                  <w:marTop w:val="0"/>
                  <w:marBottom w:val="0"/>
                  <w:divBdr>
                    <w:top w:val="none" w:sz="0" w:space="0" w:color="auto"/>
                    <w:left w:val="none" w:sz="0" w:space="0" w:color="auto"/>
                    <w:bottom w:val="none" w:sz="0" w:space="0" w:color="auto"/>
                    <w:right w:val="none" w:sz="0" w:space="0" w:color="auto"/>
                  </w:divBdr>
                </w:div>
                <w:div w:id="1898206247">
                  <w:marLeft w:val="0"/>
                  <w:marRight w:val="0"/>
                  <w:marTop w:val="0"/>
                  <w:marBottom w:val="0"/>
                  <w:divBdr>
                    <w:top w:val="none" w:sz="0" w:space="0" w:color="auto"/>
                    <w:left w:val="none" w:sz="0" w:space="0" w:color="auto"/>
                    <w:bottom w:val="none" w:sz="0" w:space="0" w:color="auto"/>
                    <w:right w:val="none" w:sz="0" w:space="0" w:color="auto"/>
                  </w:divBdr>
                </w:div>
                <w:div w:id="1887641886">
                  <w:marLeft w:val="0"/>
                  <w:marRight w:val="0"/>
                  <w:marTop w:val="0"/>
                  <w:marBottom w:val="0"/>
                  <w:divBdr>
                    <w:top w:val="none" w:sz="0" w:space="0" w:color="auto"/>
                    <w:left w:val="none" w:sz="0" w:space="0" w:color="auto"/>
                    <w:bottom w:val="none" w:sz="0" w:space="0" w:color="auto"/>
                    <w:right w:val="none" w:sz="0" w:space="0" w:color="auto"/>
                  </w:divBdr>
                </w:div>
                <w:div w:id="247231452">
                  <w:marLeft w:val="0"/>
                  <w:marRight w:val="0"/>
                  <w:marTop w:val="0"/>
                  <w:marBottom w:val="0"/>
                  <w:divBdr>
                    <w:top w:val="none" w:sz="0" w:space="0" w:color="auto"/>
                    <w:left w:val="none" w:sz="0" w:space="0" w:color="auto"/>
                    <w:bottom w:val="none" w:sz="0" w:space="0" w:color="auto"/>
                    <w:right w:val="none" w:sz="0" w:space="0" w:color="auto"/>
                  </w:divBdr>
                </w:div>
                <w:div w:id="2068141078">
                  <w:marLeft w:val="0"/>
                  <w:marRight w:val="0"/>
                  <w:marTop w:val="0"/>
                  <w:marBottom w:val="0"/>
                  <w:divBdr>
                    <w:top w:val="none" w:sz="0" w:space="0" w:color="auto"/>
                    <w:left w:val="none" w:sz="0" w:space="0" w:color="auto"/>
                    <w:bottom w:val="none" w:sz="0" w:space="0" w:color="auto"/>
                    <w:right w:val="none" w:sz="0" w:space="0" w:color="auto"/>
                  </w:divBdr>
                </w:div>
                <w:div w:id="1915505970">
                  <w:marLeft w:val="0"/>
                  <w:marRight w:val="0"/>
                  <w:marTop w:val="0"/>
                  <w:marBottom w:val="0"/>
                  <w:divBdr>
                    <w:top w:val="none" w:sz="0" w:space="0" w:color="auto"/>
                    <w:left w:val="none" w:sz="0" w:space="0" w:color="auto"/>
                    <w:bottom w:val="none" w:sz="0" w:space="0" w:color="auto"/>
                    <w:right w:val="none" w:sz="0" w:space="0" w:color="auto"/>
                  </w:divBdr>
                </w:div>
                <w:div w:id="147744332">
                  <w:marLeft w:val="0"/>
                  <w:marRight w:val="0"/>
                  <w:marTop w:val="0"/>
                  <w:marBottom w:val="0"/>
                  <w:divBdr>
                    <w:top w:val="none" w:sz="0" w:space="0" w:color="auto"/>
                    <w:left w:val="none" w:sz="0" w:space="0" w:color="auto"/>
                    <w:bottom w:val="none" w:sz="0" w:space="0" w:color="auto"/>
                    <w:right w:val="none" w:sz="0" w:space="0" w:color="auto"/>
                  </w:divBdr>
                </w:div>
                <w:div w:id="429356940">
                  <w:marLeft w:val="0"/>
                  <w:marRight w:val="0"/>
                  <w:marTop w:val="0"/>
                  <w:marBottom w:val="0"/>
                  <w:divBdr>
                    <w:top w:val="none" w:sz="0" w:space="0" w:color="auto"/>
                    <w:left w:val="none" w:sz="0" w:space="0" w:color="auto"/>
                    <w:bottom w:val="none" w:sz="0" w:space="0" w:color="auto"/>
                    <w:right w:val="none" w:sz="0" w:space="0" w:color="auto"/>
                  </w:divBdr>
                </w:div>
                <w:div w:id="1730572071">
                  <w:marLeft w:val="0"/>
                  <w:marRight w:val="0"/>
                  <w:marTop w:val="0"/>
                  <w:marBottom w:val="0"/>
                  <w:divBdr>
                    <w:top w:val="none" w:sz="0" w:space="0" w:color="auto"/>
                    <w:left w:val="none" w:sz="0" w:space="0" w:color="auto"/>
                    <w:bottom w:val="none" w:sz="0" w:space="0" w:color="auto"/>
                    <w:right w:val="none" w:sz="0" w:space="0" w:color="auto"/>
                  </w:divBdr>
                </w:div>
                <w:div w:id="1521627987">
                  <w:marLeft w:val="0"/>
                  <w:marRight w:val="0"/>
                  <w:marTop w:val="0"/>
                  <w:marBottom w:val="0"/>
                  <w:divBdr>
                    <w:top w:val="none" w:sz="0" w:space="0" w:color="auto"/>
                    <w:left w:val="none" w:sz="0" w:space="0" w:color="auto"/>
                    <w:bottom w:val="none" w:sz="0" w:space="0" w:color="auto"/>
                    <w:right w:val="none" w:sz="0" w:space="0" w:color="auto"/>
                  </w:divBdr>
                </w:div>
                <w:div w:id="291978749">
                  <w:marLeft w:val="0"/>
                  <w:marRight w:val="0"/>
                  <w:marTop w:val="0"/>
                  <w:marBottom w:val="0"/>
                  <w:divBdr>
                    <w:top w:val="none" w:sz="0" w:space="0" w:color="auto"/>
                    <w:left w:val="none" w:sz="0" w:space="0" w:color="auto"/>
                    <w:bottom w:val="none" w:sz="0" w:space="0" w:color="auto"/>
                    <w:right w:val="none" w:sz="0" w:space="0" w:color="auto"/>
                  </w:divBdr>
                </w:div>
                <w:div w:id="947155000">
                  <w:marLeft w:val="0"/>
                  <w:marRight w:val="0"/>
                  <w:marTop w:val="0"/>
                  <w:marBottom w:val="0"/>
                  <w:divBdr>
                    <w:top w:val="none" w:sz="0" w:space="0" w:color="auto"/>
                    <w:left w:val="none" w:sz="0" w:space="0" w:color="auto"/>
                    <w:bottom w:val="none" w:sz="0" w:space="0" w:color="auto"/>
                    <w:right w:val="none" w:sz="0" w:space="0" w:color="auto"/>
                  </w:divBdr>
                </w:div>
                <w:div w:id="955021314">
                  <w:marLeft w:val="0"/>
                  <w:marRight w:val="0"/>
                  <w:marTop w:val="0"/>
                  <w:marBottom w:val="0"/>
                  <w:divBdr>
                    <w:top w:val="none" w:sz="0" w:space="0" w:color="auto"/>
                    <w:left w:val="none" w:sz="0" w:space="0" w:color="auto"/>
                    <w:bottom w:val="none" w:sz="0" w:space="0" w:color="auto"/>
                    <w:right w:val="none" w:sz="0" w:space="0" w:color="auto"/>
                  </w:divBdr>
                </w:div>
                <w:div w:id="492531683">
                  <w:marLeft w:val="0"/>
                  <w:marRight w:val="0"/>
                  <w:marTop w:val="0"/>
                  <w:marBottom w:val="0"/>
                  <w:divBdr>
                    <w:top w:val="none" w:sz="0" w:space="0" w:color="auto"/>
                    <w:left w:val="none" w:sz="0" w:space="0" w:color="auto"/>
                    <w:bottom w:val="none" w:sz="0" w:space="0" w:color="auto"/>
                    <w:right w:val="none" w:sz="0" w:space="0" w:color="auto"/>
                  </w:divBdr>
                </w:div>
                <w:div w:id="203179972">
                  <w:marLeft w:val="0"/>
                  <w:marRight w:val="0"/>
                  <w:marTop w:val="0"/>
                  <w:marBottom w:val="0"/>
                  <w:divBdr>
                    <w:top w:val="none" w:sz="0" w:space="0" w:color="auto"/>
                    <w:left w:val="none" w:sz="0" w:space="0" w:color="auto"/>
                    <w:bottom w:val="none" w:sz="0" w:space="0" w:color="auto"/>
                    <w:right w:val="none" w:sz="0" w:space="0" w:color="auto"/>
                  </w:divBdr>
                </w:div>
                <w:div w:id="1253858190">
                  <w:marLeft w:val="0"/>
                  <w:marRight w:val="0"/>
                  <w:marTop w:val="0"/>
                  <w:marBottom w:val="0"/>
                  <w:divBdr>
                    <w:top w:val="none" w:sz="0" w:space="0" w:color="auto"/>
                    <w:left w:val="none" w:sz="0" w:space="0" w:color="auto"/>
                    <w:bottom w:val="none" w:sz="0" w:space="0" w:color="auto"/>
                    <w:right w:val="none" w:sz="0" w:space="0" w:color="auto"/>
                  </w:divBdr>
                </w:div>
                <w:div w:id="1846944326">
                  <w:marLeft w:val="0"/>
                  <w:marRight w:val="0"/>
                  <w:marTop w:val="0"/>
                  <w:marBottom w:val="0"/>
                  <w:divBdr>
                    <w:top w:val="none" w:sz="0" w:space="0" w:color="auto"/>
                    <w:left w:val="none" w:sz="0" w:space="0" w:color="auto"/>
                    <w:bottom w:val="none" w:sz="0" w:space="0" w:color="auto"/>
                    <w:right w:val="none" w:sz="0" w:space="0" w:color="auto"/>
                  </w:divBdr>
                </w:div>
                <w:div w:id="1472016159">
                  <w:marLeft w:val="0"/>
                  <w:marRight w:val="0"/>
                  <w:marTop w:val="0"/>
                  <w:marBottom w:val="0"/>
                  <w:divBdr>
                    <w:top w:val="none" w:sz="0" w:space="0" w:color="auto"/>
                    <w:left w:val="none" w:sz="0" w:space="0" w:color="auto"/>
                    <w:bottom w:val="none" w:sz="0" w:space="0" w:color="auto"/>
                    <w:right w:val="none" w:sz="0" w:space="0" w:color="auto"/>
                  </w:divBdr>
                </w:div>
                <w:div w:id="1107309548">
                  <w:marLeft w:val="0"/>
                  <w:marRight w:val="0"/>
                  <w:marTop w:val="0"/>
                  <w:marBottom w:val="0"/>
                  <w:divBdr>
                    <w:top w:val="none" w:sz="0" w:space="0" w:color="auto"/>
                    <w:left w:val="none" w:sz="0" w:space="0" w:color="auto"/>
                    <w:bottom w:val="none" w:sz="0" w:space="0" w:color="auto"/>
                    <w:right w:val="none" w:sz="0" w:space="0" w:color="auto"/>
                  </w:divBdr>
                </w:div>
                <w:div w:id="51200885">
                  <w:marLeft w:val="0"/>
                  <w:marRight w:val="0"/>
                  <w:marTop w:val="0"/>
                  <w:marBottom w:val="0"/>
                  <w:divBdr>
                    <w:top w:val="none" w:sz="0" w:space="0" w:color="auto"/>
                    <w:left w:val="none" w:sz="0" w:space="0" w:color="auto"/>
                    <w:bottom w:val="none" w:sz="0" w:space="0" w:color="auto"/>
                    <w:right w:val="none" w:sz="0" w:space="0" w:color="auto"/>
                  </w:divBdr>
                </w:div>
                <w:div w:id="101851896">
                  <w:marLeft w:val="0"/>
                  <w:marRight w:val="0"/>
                  <w:marTop w:val="0"/>
                  <w:marBottom w:val="0"/>
                  <w:divBdr>
                    <w:top w:val="none" w:sz="0" w:space="0" w:color="auto"/>
                    <w:left w:val="none" w:sz="0" w:space="0" w:color="auto"/>
                    <w:bottom w:val="none" w:sz="0" w:space="0" w:color="auto"/>
                    <w:right w:val="none" w:sz="0" w:space="0" w:color="auto"/>
                  </w:divBdr>
                </w:div>
                <w:div w:id="166527788">
                  <w:marLeft w:val="0"/>
                  <w:marRight w:val="0"/>
                  <w:marTop w:val="0"/>
                  <w:marBottom w:val="0"/>
                  <w:divBdr>
                    <w:top w:val="none" w:sz="0" w:space="0" w:color="auto"/>
                    <w:left w:val="none" w:sz="0" w:space="0" w:color="auto"/>
                    <w:bottom w:val="none" w:sz="0" w:space="0" w:color="auto"/>
                    <w:right w:val="none" w:sz="0" w:space="0" w:color="auto"/>
                  </w:divBdr>
                </w:div>
                <w:div w:id="887297317">
                  <w:marLeft w:val="0"/>
                  <w:marRight w:val="0"/>
                  <w:marTop w:val="0"/>
                  <w:marBottom w:val="0"/>
                  <w:divBdr>
                    <w:top w:val="none" w:sz="0" w:space="0" w:color="auto"/>
                    <w:left w:val="none" w:sz="0" w:space="0" w:color="auto"/>
                    <w:bottom w:val="none" w:sz="0" w:space="0" w:color="auto"/>
                    <w:right w:val="none" w:sz="0" w:space="0" w:color="auto"/>
                  </w:divBdr>
                </w:div>
                <w:div w:id="1027833392">
                  <w:marLeft w:val="0"/>
                  <w:marRight w:val="0"/>
                  <w:marTop w:val="0"/>
                  <w:marBottom w:val="0"/>
                  <w:divBdr>
                    <w:top w:val="none" w:sz="0" w:space="0" w:color="auto"/>
                    <w:left w:val="none" w:sz="0" w:space="0" w:color="auto"/>
                    <w:bottom w:val="none" w:sz="0" w:space="0" w:color="auto"/>
                    <w:right w:val="none" w:sz="0" w:space="0" w:color="auto"/>
                  </w:divBdr>
                </w:div>
                <w:div w:id="692534803">
                  <w:marLeft w:val="0"/>
                  <w:marRight w:val="0"/>
                  <w:marTop w:val="0"/>
                  <w:marBottom w:val="0"/>
                  <w:divBdr>
                    <w:top w:val="none" w:sz="0" w:space="0" w:color="auto"/>
                    <w:left w:val="none" w:sz="0" w:space="0" w:color="auto"/>
                    <w:bottom w:val="none" w:sz="0" w:space="0" w:color="auto"/>
                    <w:right w:val="none" w:sz="0" w:space="0" w:color="auto"/>
                  </w:divBdr>
                </w:div>
                <w:div w:id="205069786">
                  <w:marLeft w:val="0"/>
                  <w:marRight w:val="0"/>
                  <w:marTop w:val="0"/>
                  <w:marBottom w:val="0"/>
                  <w:divBdr>
                    <w:top w:val="none" w:sz="0" w:space="0" w:color="auto"/>
                    <w:left w:val="none" w:sz="0" w:space="0" w:color="auto"/>
                    <w:bottom w:val="none" w:sz="0" w:space="0" w:color="auto"/>
                    <w:right w:val="none" w:sz="0" w:space="0" w:color="auto"/>
                  </w:divBdr>
                </w:div>
                <w:div w:id="1003778240">
                  <w:marLeft w:val="0"/>
                  <w:marRight w:val="0"/>
                  <w:marTop w:val="0"/>
                  <w:marBottom w:val="0"/>
                  <w:divBdr>
                    <w:top w:val="none" w:sz="0" w:space="0" w:color="auto"/>
                    <w:left w:val="none" w:sz="0" w:space="0" w:color="auto"/>
                    <w:bottom w:val="none" w:sz="0" w:space="0" w:color="auto"/>
                    <w:right w:val="none" w:sz="0" w:space="0" w:color="auto"/>
                  </w:divBdr>
                </w:div>
                <w:div w:id="536091573">
                  <w:marLeft w:val="0"/>
                  <w:marRight w:val="0"/>
                  <w:marTop w:val="0"/>
                  <w:marBottom w:val="0"/>
                  <w:divBdr>
                    <w:top w:val="none" w:sz="0" w:space="0" w:color="auto"/>
                    <w:left w:val="none" w:sz="0" w:space="0" w:color="auto"/>
                    <w:bottom w:val="none" w:sz="0" w:space="0" w:color="auto"/>
                    <w:right w:val="none" w:sz="0" w:space="0" w:color="auto"/>
                  </w:divBdr>
                </w:div>
                <w:div w:id="2039961140">
                  <w:marLeft w:val="0"/>
                  <w:marRight w:val="0"/>
                  <w:marTop w:val="0"/>
                  <w:marBottom w:val="0"/>
                  <w:divBdr>
                    <w:top w:val="none" w:sz="0" w:space="0" w:color="auto"/>
                    <w:left w:val="none" w:sz="0" w:space="0" w:color="auto"/>
                    <w:bottom w:val="none" w:sz="0" w:space="0" w:color="auto"/>
                    <w:right w:val="none" w:sz="0" w:space="0" w:color="auto"/>
                  </w:divBdr>
                </w:div>
                <w:div w:id="710039466">
                  <w:marLeft w:val="0"/>
                  <w:marRight w:val="0"/>
                  <w:marTop w:val="0"/>
                  <w:marBottom w:val="0"/>
                  <w:divBdr>
                    <w:top w:val="none" w:sz="0" w:space="0" w:color="auto"/>
                    <w:left w:val="none" w:sz="0" w:space="0" w:color="auto"/>
                    <w:bottom w:val="none" w:sz="0" w:space="0" w:color="auto"/>
                    <w:right w:val="none" w:sz="0" w:space="0" w:color="auto"/>
                  </w:divBdr>
                </w:div>
                <w:div w:id="876625777">
                  <w:marLeft w:val="0"/>
                  <w:marRight w:val="0"/>
                  <w:marTop w:val="0"/>
                  <w:marBottom w:val="0"/>
                  <w:divBdr>
                    <w:top w:val="none" w:sz="0" w:space="0" w:color="auto"/>
                    <w:left w:val="none" w:sz="0" w:space="0" w:color="auto"/>
                    <w:bottom w:val="none" w:sz="0" w:space="0" w:color="auto"/>
                    <w:right w:val="none" w:sz="0" w:space="0" w:color="auto"/>
                  </w:divBdr>
                </w:div>
                <w:div w:id="2026785926">
                  <w:marLeft w:val="0"/>
                  <w:marRight w:val="0"/>
                  <w:marTop w:val="0"/>
                  <w:marBottom w:val="0"/>
                  <w:divBdr>
                    <w:top w:val="none" w:sz="0" w:space="0" w:color="auto"/>
                    <w:left w:val="none" w:sz="0" w:space="0" w:color="auto"/>
                    <w:bottom w:val="none" w:sz="0" w:space="0" w:color="auto"/>
                    <w:right w:val="none" w:sz="0" w:space="0" w:color="auto"/>
                  </w:divBdr>
                </w:div>
                <w:div w:id="1040664579">
                  <w:marLeft w:val="0"/>
                  <w:marRight w:val="0"/>
                  <w:marTop w:val="0"/>
                  <w:marBottom w:val="0"/>
                  <w:divBdr>
                    <w:top w:val="none" w:sz="0" w:space="0" w:color="auto"/>
                    <w:left w:val="none" w:sz="0" w:space="0" w:color="auto"/>
                    <w:bottom w:val="none" w:sz="0" w:space="0" w:color="auto"/>
                    <w:right w:val="none" w:sz="0" w:space="0" w:color="auto"/>
                  </w:divBdr>
                </w:div>
                <w:div w:id="725422316">
                  <w:marLeft w:val="0"/>
                  <w:marRight w:val="0"/>
                  <w:marTop w:val="0"/>
                  <w:marBottom w:val="0"/>
                  <w:divBdr>
                    <w:top w:val="none" w:sz="0" w:space="0" w:color="auto"/>
                    <w:left w:val="none" w:sz="0" w:space="0" w:color="auto"/>
                    <w:bottom w:val="none" w:sz="0" w:space="0" w:color="auto"/>
                    <w:right w:val="none" w:sz="0" w:space="0" w:color="auto"/>
                  </w:divBdr>
                </w:div>
                <w:div w:id="1114443079">
                  <w:marLeft w:val="0"/>
                  <w:marRight w:val="0"/>
                  <w:marTop w:val="0"/>
                  <w:marBottom w:val="0"/>
                  <w:divBdr>
                    <w:top w:val="none" w:sz="0" w:space="0" w:color="auto"/>
                    <w:left w:val="none" w:sz="0" w:space="0" w:color="auto"/>
                    <w:bottom w:val="none" w:sz="0" w:space="0" w:color="auto"/>
                    <w:right w:val="none" w:sz="0" w:space="0" w:color="auto"/>
                  </w:divBdr>
                </w:div>
                <w:div w:id="1994675963">
                  <w:marLeft w:val="0"/>
                  <w:marRight w:val="0"/>
                  <w:marTop w:val="0"/>
                  <w:marBottom w:val="0"/>
                  <w:divBdr>
                    <w:top w:val="none" w:sz="0" w:space="0" w:color="auto"/>
                    <w:left w:val="none" w:sz="0" w:space="0" w:color="auto"/>
                    <w:bottom w:val="none" w:sz="0" w:space="0" w:color="auto"/>
                    <w:right w:val="none" w:sz="0" w:space="0" w:color="auto"/>
                  </w:divBdr>
                </w:div>
                <w:div w:id="2116553755">
                  <w:marLeft w:val="0"/>
                  <w:marRight w:val="0"/>
                  <w:marTop w:val="0"/>
                  <w:marBottom w:val="0"/>
                  <w:divBdr>
                    <w:top w:val="none" w:sz="0" w:space="0" w:color="auto"/>
                    <w:left w:val="none" w:sz="0" w:space="0" w:color="auto"/>
                    <w:bottom w:val="none" w:sz="0" w:space="0" w:color="auto"/>
                    <w:right w:val="none" w:sz="0" w:space="0" w:color="auto"/>
                  </w:divBdr>
                </w:div>
                <w:div w:id="2061049876">
                  <w:marLeft w:val="0"/>
                  <w:marRight w:val="0"/>
                  <w:marTop w:val="0"/>
                  <w:marBottom w:val="0"/>
                  <w:divBdr>
                    <w:top w:val="none" w:sz="0" w:space="0" w:color="auto"/>
                    <w:left w:val="none" w:sz="0" w:space="0" w:color="auto"/>
                    <w:bottom w:val="none" w:sz="0" w:space="0" w:color="auto"/>
                    <w:right w:val="none" w:sz="0" w:space="0" w:color="auto"/>
                  </w:divBdr>
                </w:div>
                <w:div w:id="689373563">
                  <w:marLeft w:val="0"/>
                  <w:marRight w:val="0"/>
                  <w:marTop w:val="0"/>
                  <w:marBottom w:val="0"/>
                  <w:divBdr>
                    <w:top w:val="none" w:sz="0" w:space="0" w:color="auto"/>
                    <w:left w:val="none" w:sz="0" w:space="0" w:color="auto"/>
                    <w:bottom w:val="none" w:sz="0" w:space="0" w:color="auto"/>
                    <w:right w:val="none" w:sz="0" w:space="0" w:color="auto"/>
                  </w:divBdr>
                </w:div>
                <w:div w:id="1127697318">
                  <w:marLeft w:val="0"/>
                  <w:marRight w:val="0"/>
                  <w:marTop w:val="0"/>
                  <w:marBottom w:val="0"/>
                  <w:divBdr>
                    <w:top w:val="none" w:sz="0" w:space="0" w:color="auto"/>
                    <w:left w:val="none" w:sz="0" w:space="0" w:color="auto"/>
                    <w:bottom w:val="none" w:sz="0" w:space="0" w:color="auto"/>
                    <w:right w:val="none" w:sz="0" w:space="0" w:color="auto"/>
                  </w:divBdr>
                </w:div>
                <w:div w:id="1040663517">
                  <w:marLeft w:val="0"/>
                  <w:marRight w:val="0"/>
                  <w:marTop w:val="0"/>
                  <w:marBottom w:val="0"/>
                  <w:divBdr>
                    <w:top w:val="none" w:sz="0" w:space="0" w:color="auto"/>
                    <w:left w:val="none" w:sz="0" w:space="0" w:color="auto"/>
                    <w:bottom w:val="none" w:sz="0" w:space="0" w:color="auto"/>
                    <w:right w:val="none" w:sz="0" w:space="0" w:color="auto"/>
                  </w:divBdr>
                </w:div>
                <w:div w:id="306474443">
                  <w:marLeft w:val="0"/>
                  <w:marRight w:val="0"/>
                  <w:marTop w:val="0"/>
                  <w:marBottom w:val="0"/>
                  <w:divBdr>
                    <w:top w:val="none" w:sz="0" w:space="0" w:color="auto"/>
                    <w:left w:val="none" w:sz="0" w:space="0" w:color="auto"/>
                    <w:bottom w:val="none" w:sz="0" w:space="0" w:color="auto"/>
                    <w:right w:val="none" w:sz="0" w:space="0" w:color="auto"/>
                  </w:divBdr>
                </w:div>
                <w:div w:id="864634024">
                  <w:marLeft w:val="0"/>
                  <w:marRight w:val="0"/>
                  <w:marTop w:val="0"/>
                  <w:marBottom w:val="0"/>
                  <w:divBdr>
                    <w:top w:val="none" w:sz="0" w:space="0" w:color="auto"/>
                    <w:left w:val="none" w:sz="0" w:space="0" w:color="auto"/>
                    <w:bottom w:val="none" w:sz="0" w:space="0" w:color="auto"/>
                    <w:right w:val="none" w:sz="0" w:space="0" w:color="auto"/>
                  </w:divBdr>
                </w:div>
                <w:div w:id="144132305">
                  <w:marLeft w:val="0"/>
                  <w:marRight w:val="0"/>
                  <w:marTop w:val="0"/>
                  <w:marBottom w:val="0"/>
                  <w:divBdr>
                    <w:top w:val="none" w:sz="0" w:space="0" w:color="auto"/>
                    <w:left w:val="none" w:sz="0" w:space="0" w:color="auto"/>
                    <w:bottom w:val="none" w:sz="0" w:space="0" w:color="auto"/>
                    <w:right w:val="none" w:sz="0" w:space="0" w:color="auto"/>
                  </w:divBdr>
                </w:div>
                <w:div w:id="635187453">
                  <w:marLeft w:val="0"/>
                  <w:marRight w:val="0"/>
                  <w:marTop w:val="0"/>
                  <w:marBottom w:val="0"/>
                  <w:divBdr>
                    <w:top w:val="none" w:sz="0" w:space="0" w:color="auto"/>
                    <w:left w:val="none" w:sz="0" w:space="0" w:color="auto"/>
                    <w:bottom w:val="none" w:sz="0" w:space="0" w:color="auto"/>
                    <w:right w:val="none" w:sz="0" w:space="0" w:color="auto"/>
                  </w:divBdr>
                </w:div>
                <w:div w:id="1776099625">
                  <w:marLeft w:val="0"/>
                  <w:marRight w:val="0"/>
                  <w:marTop w:val="0"/>
                  <w:marBottom w:val="0"/>
                  <w:divBdr>
                    <w:top w:val="none" w:sz="0" w:space="0" w:color="auto"/>
                    <w:left w:val="none" w:sz="0" w:space="0" w:color="auto"/>
                    <w:bottom w:val="none" w:sz="0" w:space="0" w:color="auto"/>
                    <w:right w:val="none" w:sz="0" w:space="0" w:color="auto"/>
                  </w:divBdr>
                </w:div>
                <w:div w:id="883523054">
                  <w:marLeft w:val="0"/>
                  <w:marRight w:val="0"/>
                  <w:marTop w:val="0"/>
                  <w:marBottom w:val="0"/>
                  <w:divBdr>
                    <w:top w:val="none" w:sz="0" w:space="0" w:color="auto"/>
                    <w:left w:val="none" w:sz="0" w:space="0" w:color="auto"/>
                    <w:bottom w:val="none" w:sz="0" w:space="0" w:color="auto"/>
                    <w:right w:val="none" w:sz="0" w:space="0" w:color="auto"/>
                  </w:divBdr>
                </w:div>
                <w:div w:id="1338576164">
                  <w:marLeft w:val="0"/>
                  <w:marRight w:val="0"/>
                  <w:marTop w:val="0"/>
                  <w:marBottom w:val="0"/>
                  <w:divBdr>
                    <w:top w:val="none" w:sz="0" w:space="0" w:color="auto"/>
                    <w:left w:val="none" w:sz="0" w:space="0" w:color="auto"/>
                    <w:bottom w:val="none" w:sz="0" w:space="0" w:color="auto"/>
                    <w:right w:val="none" w:sz="0" w:space="0" w:color="auto"/>
                  </w:divBdr>
                </w:div>
                <w:div w:id="487090285">
                  <w:marLeft w:val="0"/>
                  <w:marRight w:val="0"/>
                  <w:marTop w:val="0"/>
                  <w:marBottom w:val="0"/>
                  <w:divBdr>
                    <w:top w:val="none" w:sz="0" w:space="0" w:color="auto"/>
                    <w:left w:val="none" w:sz="0" w:space="0" w:color="auto"/>
                    <w:bottom w:val="none" w:sz="0" w:space="0" w:color="auto"/>
                    <w:right w:val="none" w:sz="0" w:space="0" w:color="auto"/>
                  </w:divBdr>
                </w:div>
                <w:div w:id="1295478835">
                  <w:marLeft w:val="0"/>
                  <w:marRight w:val="0"/>
                  <w:marTop w:val="0"/>
                  <w:marBottom w:val="0"/>
                  <w:divBdr>
                    <w:top w:val="none" w:sz="0" w:space="0" w:color="auto"/>
                    <w:left w:val="none" w:sz="0" w:space="0" w:color="auto"/>
                    <w:bottom w:val="none" w:sz="0" w:space="0" w:color="auto"/>
                    <w:right w:val="none" w:sz="0" w:space="0" w:color="auto"/>
                  </w:divBdr>
                </w:div>
                <w:div w:id="2042590267">
                  <w:marLeft w:val="0"/>
                  <w:marRight w:val="0"/>
                  <w:marTop w:val="0"/>
                  <w:marBottom w:val="0"/>
                  <w:divBdr>
                    <w:top w:val="none" w:sz="0" w:space="0" w:color="auto"/>
                    <w:left w:val="none" w:sz="0" w:space="0" w:color="auto"/>
                    <w:bottom w:val="none" w:sz="0" w:space="0" w:color="auto"/>
                    <w:right w:val="none" w:sz="0" w:space="0" w:color="auto"/>
                  </w:divBdr>
                </w:div>
                <w:div w:id="941954388">
                  <w:marLeft w:val="0"/>
                  <w:marRight w:val="0"/>
                  <w:marTop w:val="0"/>
                  <w:marBottom w:val="0"/>
                  <w:divBdr>
                    <w:top w:val="none" w:sz="0" w:space="0" w:color="auto"/>
                    <w:left w:val="none" w:sz="0" w:space="0" w:color="auto"/>
                    <w:bottom w:val="none" w:sz="0" w:space="0" w:color="auto"/>
                    <w:right w:val="none" w:sz="0" w:space="0" w:color="auto"/>
                  </w:divBdr>
                </w:div>
                <w:div w:id="860166608">
                  <w:marLeft w:val="0"/>
                  <w:marRight w:val="0"/>
                  <w:marTop w:val="0"/>
                  <w:marBottom w:val="0"/>
                  <w:divBdr>
                    <w:top w:val="none" w:sz="0" w:space="0" w:color="auto"/>
                    <w:left w:val="none" w:sz="0" w:space="0" w:color="auto"/>
                    <w:bottom w:val="none" w:sz="0" w:space="0" w:color="auto"/>
                    <w:right w:val="none" w:sz="0" w:space="0" w:color="auto"/>
                  </w:divBdr>
                </w:div>
                <w:div w:id="1177497792">
                  <w:marLeft w:val="0"/>
                  <w:marRight w:val="0"/>
                  <w:marTop w:val="0"/>
                  <w:marBottom w:val="0"/>
                  <w:divBdr>
                    <w:top w:val="none" w:sz="0" w:space="0" w:color="auto"/>
                    <w:left w:val="none" w:sz="0" w:space="0" w:color="auto"/>
                    <w:bottom w:val="none" w:sz="0" w:space="0" w:color="auto"/>
                    <w:right w:val="none" w:sz="0" w:space="0" w:color="auto"/>
                  </w:divBdr>
                </w:div>
                <w:div w:id="1040473000">
                  <w:marLeft w:val="0"/>
                  <w:marRight w:val="0"/>
                  <w:marTop w:val="0"/>
                  <w:marBottom w:val="0"/>
                  <w:divBdr>
                    <w:top w:val="none" w:sz="0" w:space="0" w:color="auto"/>
                    <w:left w:val="none" w:sz="0" w:space="0" w:color="auto"/>
                    <w:bottom w:val="none" w:sz="0" w:space="0" w:color="auto"/>
                    <w:right w:val="none" w:sz="0" w:space="0" w:color="auto"/>
                  </w:divBdr>
                </w:div>
                <w:div w:id="1819880928">
                  <w:marLeft w:val="0"/>
                  <w:marRight w:val="0"/>
                  <w:marTop w:val="0"/>
                  <w:marBottom w:val="0"/>
                  <w:divBdr>
                    <w:top w:val="none" w:sz="0" w:space="0" w:color="auto"/>
                    <w:left w:val="none" w:sz="0" w:space="0" w:color="auto"/>
                    <w:bottom w:val="none" w:sz="0" w:space="0" w:color="auto"/>
                    <w:right w:val="none" w:sz="0" w:space="0" w:color="auto"/>
                  </w:divBdr>
                </w:div>
                <w:div w:id="1954633520">
                  <w:marLeft w:val="0"/>
                  <w:marRight w:val="0"/>
                  <w:marTop w:val="0"/>
                  <w:marBottom w:val="0"/>
                  <w:divBdr>
                    <w:top w:val="none" w:sz="0" w:space="0" w:color="auto"/>
                    <w:left w:val="none" w:sz="0" w:space="0" w:color="auto"/>
                    <w:bottom w:val="none" w:sz="0" w:space="0" w:color="auto"/>
                    <w:right w:val="none" w:sz="0" w:space="0" w:color="auto"/>
                  </w:divBdr>
                </w:div>
                <w:div w:id="1799182059">
                  <w:marLeft w:val="0"/>
                  <w:marRight w:val="0"/>
                  <w:marTop w:val="0"/>
                  <w:marBottom w:val="0"/>
                  <w:divBdr>
                    <w:top w:val="none" w:sz="0" w:space="0" w:color="auto"/>
                    <w:left w:val="none" w:sz="0" w:space="0" w:color="auto"/>
                    <w:bottom w:val="none" w:sz="0" w:space="0" w:color="auto"/>
                    <w:right w:val="none" w:sz="0" w:space="0" w:color="auto"/>
                  </w:divBdr>
                </w:div>
                <w:div w:id="343750768">
                  <w:marLeft w:val="0"/>
                  <w:marRight w:val="0"/>
                  <w:marTop w:val="0"/>
                  <w:marBottom w:val="0"/>
                  <w:divBdr>
                    <w:top w:val="none" w:sz="0" w:space="0" w:color="auto"/>
                    <w:left w:val="none" w:sz="0" w:space="0" w:color="auto"/>
                    <w:bottom w:val="none" w:sz="0" w:space="0" w:color="auto"/>
                    <w:right w:val="none" w:sz="0" w:space="0" w:color="auto"/>
                  </w:divBdr>
                </w:div>
                <w:div w:id="1004170409">
                  <w:marLeft w:val="0"/>
                  <w:marRight w:val="0"/>
                  <w:marTop w:val="0"/>
                  <w:marBottom w:val="0"/>
                  <w:divBdr>
                    <w:top w:val="none" w:sz="0" w:space="0" w:color="auto"/>
                    <w:left w:val="none" w:sz="0" w:space="0" w:color="auto"/>
                    <w:bottom w:val="none" w:sz="0" w:space="0" w:color="auto"/>
                    <w:right w:val="none" w:sz="0" w:space="0" w:color="auto"/>
                  </w:divBdr>
                </w:div>
                <w:div w:id="915360854">
                  <w:marLeft w:val="0"/>
                  <w:marRight w:val="0"/>
                  <w:marTop w:val="0"/>
                  <w:marBottom w:val="0"/>
                  <w:divBdr>
                    <w:top w:val="none" w:sz="0" w:space="0" w:color="auto"/>
                    <w:left w:val="none" w:sz="0" w:space="0" w:color="auto"/>
                    <w:bottom w:val="none" w:sz="0" w:space="0" w:color="auto"/>
                    <w:right w:val="none" w:sz="0" w:space="0" w:color="auto"/>
                  </w:divBdr>
                </w:div>
                <w:div w:id="197818974">
                  <w:marLeft w:val="0"/>
                  <w:marRight w:val="0"/>
                  <w:marTop w:val="0"/>
                  <w:marBottom w:val="0"/>
                  <w:divBdr>
                    <w:top w:val="none" w:sz="0" w:space="0" w:color="auto"/>
                    <w:left w:val="none" w:sz="0" w:space="0" w:color="auto"/>
                    <w:bottom w:val="none" w:sz="0" w:space="0" w:color="auto"/>
                    <w:right w:val="none" w:sz="0" w:space="0" w:color="auto"/>
                  </w:divBdr>
                </w:div>
                <w:div w:id="148063016">
                  <w:marLeft w:val="0"/>
                  <w:marRight w:val="0"/>
                  <w:marTop w:val="0"/>
                  <w:marBottom w:val="0"/>
                  <w:divBdr>
                    <w:top w:val="none" w:sz="0" w:space="0" w:color="auto"/>
                    <w:left w:val="none" w:sz="0" w:space="0" w:color="auto"/>
                    <w:bottom w:val="none" w:sz="0" w:space="0" w:color="auto"/>
                    <w:right w:val="none" w:sz="0" w:space="0" w:color="auto"/>
                  </w:divBdr>
                </w:div>
                <w:div w:id="1598901528">
                  <w:marLeft w:val="0"/>
                  <w:marRight w:val="0"/>
                  <w:marTop w:val="0"/>
                  <w:marBottom w:val="0"/>
                  <w:divBdr>
                    <w:top w:val="none" w:sz="0" w:space="0" w:color="auto"/>
                    <w:left w:val="none" w:sz="0" w:space="0" w:color="auto"/>
                    <w:bottom w:val="none" w:sz="0" w:space="0" w:color="auto"/>
                    <w:right w:val="none" w:sz="0" w:space="0" w:color="auto"/>
                  </w:divBdr>
                </w:div>
                <w:div w:id="991329610">
                  <w:marLeft w:val="0"/>
                  <w:marRight w:val="0"/>
                  <w:marTop w:val="0"/>
                  <w:marBottom w:val="0"/>
                  <w:divBdr>
                    <w:top w:val="none" w:sz="0" w:space="0" w:color="auto"/>
                    <w:left w:val="none" w:sz="0" w:space="0" w:color="auto"/>
                    <w:bottom w:val="none" w:sz="0" w:space="0" w:color="auto"/>
                    <w:right w:val="none" w:sz="0" w:space="0" w:color="auto"/>
                  </w:divBdr>
                </w:div>
                <w:div w:id="740954815">
                  <w:marLeft w:val="0"/>
                  <w:marRight w:val="0"/>
                  <w:marTop w:val="0"/>
                  <w:marBottom w:val="0"/>
                  <w:divBdr>
                    <w:top w:val="none" w:sz="0" w:space="0" w:color="auto"/>
                    <w:left w:val="none" w:sz="0" w:space="0" w:color="auto"/>
                    <w:bottom w:val="none" w:sz="0" w:space="0" w:color="auto"/>
                    <w:right w:val="none" w:sz="0" w:space="0" w:color="auto"/>
                  </w:divBdr>
                </w:div>
                <w:div w:id="629435751">
                  <w:marLeft w:val="0"/>
                  <w:marRight w:val="0"/>
                  <w:marTop w:val="0"/>
                  <w:marBottom w:val="0"/>
                  <w:divBdr>
                    <w:top w:val="none" w:sz="0" w:space="0" w:color="auto"/>
                    <w:left w:val="none" w:sz="0" w:space="0" w:color="auto"/>
                    <w:bottom w:val="none" w:sz="0" w:space="0" w:color="auto"/>
                    <w:right w:val="none" w:sz="0" w:space="0" w:color="auto"/>
                  </w:divBdr>
                </w:div>
                <w:div w:id="642735861">
                  <w:marLeft w:val="0"/>
                  <w:marRight w:val="0"/>
                  <w:marTop w:val="0"/>
                  <w:marBottom w:val="0"/>
                  <w:divBdr>
                    <w:top w:val="none" w:sz="0" w:space="0" w:color="auto"/>
                    <w:left w:val="none" w:sz="0" w:space="0" w:color="auto"/>
                    <w:bottom w:val="none" w:sz="0" w:space="0" w:color="auto"/>
                    <w:right w:val="none" w:sz="0" w:space="0" w:color="auto"/>
                  </w:divBdr>
                </w:div>
                <w:div w:id="1875923820">
                  <w:marLeft w:val="0"/>
                  <w:marRight w:val="0"/>
                  <w:marTop w:val="0"/>
                  <w:marBottom w:val="0"/>
                  <w:divBdr>
                    <w:top w:val="none" w:sz="0" w:space="0" w:color="auto"/>
                    <w:left w:val="none" w:sz="0" w:space="0" w:color="auto"/>
                    <w:bottom w:val="none" w:sz="0" w:space="0" w:color="auto"/>
                    <w:right w:val="none" w:sz="0" w:space="0" w:color="auto"/>
                  </w:divBdr>
                </w:div>
                <w:div w:id="1892233784">
                  <w:marLeft w:val="0"/>
                  <w:marRight w:val="0"/>
                  <w:marTop w:val="0"/>
                  <w:marBottom w:val="0"/>
                  <w:divBdr>
                    <w:top w:val="none" w:sz="0" w:space="0" w:color="auto"/>
                    <w:left w:val="none" w:sz="0" w:space="0" w:color="auto"/>
                    <w:bottom w:val="none" w:sz="0" w:space="0" w:color="auto"/>
                    <w:right w:val="none" w:sz="0" w:space="0" w:color="auto"/>
                  </w:divBdr>
                </w:div>
                <w:div w:id="722946625">
                  <w:marLeft w:val="0"/>
                  <w:marRight w:val="0"/>
                  <w:marTop w:val="0"/>
                  <w:marBottom w:val="0"/>
                  <w:divBdr>
                    <w:top w:val="none" w:sz="0" w:space="0" w:color="auto"/>
                    <w:left w:val="none" w:sz="0" w:space="0" w:color="auto"/>
                    <w:bottom w:val="none" w:sz="0" w:space="0" w:color="auto"/>
                    <w:right w:val="none" w:sz="0" w:space="0" w:color="auto"/>
                  </w:divBdr>
                </w:div>
                <w:div w:id="783426050">
                  <w:marLeft w:val="0"/>
                  <w:marRight w:val="0"/>
                  <w:marTop w:val="0"/>
                  <w:marBottom w:val="0"/>
                  <w:divBdr>
                    <w:top w:val="none" w:sz="0" w:space="0" w:color="auto"/>
                    <w:left w:val="none" w:sz="0" w:space="0" w:color="auto"/>
                    <w:bottom w:val="none" w:sz="0" w:space="0" w:color="auto"/>
                    <w:right w:val="none" w:sz="0" w:space="0" w:color="auto"/>
                  </w:divBdr>
                </w:div>
                <w:div w:id="897398489">
                  <w:marLeft w:val="0"/>
                  <w:marRight w:val="0"/>
                  <w:marTop w:val="0"/>
                  <w:marBottom w:val="0"/>
                  <w:divBdr>
                    <w:top w:val="none" w:sz="0" w:space="0" w:color="auto"/>
                    <w:left w:val="none" w:sz="0" w:space="0" w:color="auto"/>
                    <w:bottom w:val="none" w:sz="0" w:space="0" w:color="auto"/>
                    <w:right w:val="none" w:sz="0" w:space="0" w:color="auto"/>
                  </w:divBdr>
                </w:div>
                <w:div w:id="1155334782">
                  <w:marLeft w:val="0"/>
                  <w:marRight w:val="0"/>
                  <w:marTop w:val="0"/>
                  <w:marBottom w:val="0"/>
                  <w:divBdr>
                    <w:top w:val="none" w:sz="0" w:space="0" w:color="auto"/>
                    <w:left w:val="none" w:sz="0" w:space="0" w:color="auto"/>
                    <w:bottom w:val="none" w:sz="0" w:space="0" w:color="auto"/>
                    <w:right w:val="none" w:sz="0" w:space="0" w:color="auto"/>
                  </w:divBdr>
                </w:div>
                <w:div w:id="313220379">
                  <w:marLeft w:val="0"/>
                  <w:marRight w:val="0"/>
                  <w:marTop w:val="0"/>
                  <w:marBottom w:val="0"/>
                  <w:divBdr>
                    <w:top w:val="none" w:sz="0" w:space="0" w:color="auto"/>
                    <w:left w:val="none" w:sz="0" w:space="0" w:color="auto"/>
                    <w:bottom w:val="none" w:sz="0" w:space="0" w:color="auto"/>
                    <w:right w:val="none" w:sz="0" w:space="0" w:color="auto"/>
                  </w:divBdr>
                </w:div>
                <w:div w:id="1779325250">
                  <w:marLeft w:val="0"/>
                  <w:marRight w:val="0"/>
                  <w:marTop w:val="0"/>
                  <w:marBottom w:val="0"/>
                  <w:divBdr>
                    <w:top w:val="none" w:sz="0" w:space="0" w:color="auto"/>
                    <w:left w:val="none" w:sz="0" w:space="0" w:color="auto"/>
                    <w:bottom w:val="none" w:sz="0" w:space="0" w:color="auto"/>
                    <w:right w:val="none" w:sz="0" w:space="0" w:color="auto"/>
                  </w:divBdr>
                </w:div>
                <w:div w:id="1240359728">
                  <w:marLeft w:val="0"/>
                  <w:marRight w:val="0"/>
                  <w:marTop w:val="0"/>
                  <w:marBottom w:val="0"/>
                  <w:divBdr>
                    <w:top w:val="none" w:sz="0" w:space="0" w:color="auto"/>
                    <w:left w:val="none" w:sz="0" w:space="0" w:color="auto"/>
                    <w:bottom w:val="none" w:sz="0" w:space="0" w:color="auto"/>
                    <w:right w:val="none" w:sz="0" w:space="0" w:color="auto"/>
                  </w:divBdr>
                </w:div>
                <w:div w:id="1020005969">
                  <w:marLeft w:val="0"/>
                  <w:marRight w:val="0"/>
                  <w:marTop w:val="0"/>
                  <w:marBottom w:val="0"/>
                  <w:divBdr>
                    <w:top w:val="none" w:sz="0" w:space="0" w:color="auto"/>
                    <w:left w:val="none" w:sz="0" w:space="0" w:color="auto"/>
                    <w:bottom w:val="none" w:sz="0" w:space="0" w:color="auto"/>
                    <w:right w:val="none" w:sz="0" w:space="0" w:color="auto"/>
                  </w:divBdr>
                </w:div>
                <w:div w:id="1202354843">
                  <w:marLeft w:val="0"/>
                  <w:marRight w:val="0"/>
                  <w:marTop w:val="0"/>
                  <w:marBottom w:val="0"/>
                  <w:divBdr>
                    <w:top w:val="none" w:sz="0" w:space="0" w:color="auto"/>
                    <w:left w:val="none" w:sz="0" w:space="0" w:color="auto"/>
                    <w:bottom w:val="none" w:sz="0" w:space="0" w:color="auto"/>
                    <w:right w:val="none" w:sz="0" w:space="0" w:color="auto"/>
                  </w:divBdr>
                </w:div>
                <w:div w:id="1173108295">
                  <w:marLeft w:val="0"/>
                  <w:marRight w:val="0"/>
                  <w:marTop w:val="0"/>
                  <w:marBottom w:val="0"/>
                  <w:divBdr>
                    <w:top w:val="none" w:sz="0" w:space="0" w:color="auto"/>
                    <w:left w:val="none" w:sz="0" w:space="0" w:color="auto"/>
                    <w:bottom w:val="none" w:sz="0" w:space="0" w:color="auto"/>
                    <w:right w:val="none" w:sz="0" w:space="0" w:color="auto"/>
                  </w:divBdr>
                </w:div>
                <w:div w:id="1749881803">
                  <w:marLeft w:val="0"/>
                  <w:marRight w:val="0"/>
                  <w:marTop w:val="0"/>
                  <w:marBottom w:val="0"/>
                  <w:divBdr>
                    <w:top w:val="none" w:sz="0" w:space="0" w:color="auto"/>
                    <w:left w:val="none" w:sz="0" w:space="0" w:color="auto"/>
                    <w:bottom w:val="none" w:sz="0" w:space="0" w:color="auto"/>
                    <w:right w:val="none" w:sz="0" w:space="0" w:color="auto"/>
                  </w:divBdr>
                </w:div>
                <w:div w:id="1938099664">
                  <w:marLeft w:val="0"/>
                  <w:marRight w:val="0"/>
                  <w:marTop w:val="0"/>
                  <w:marBottom w:val="0"/>
                  <w:divBdr>
                    <w:top w:val="none" w:sz="0" w:space="0" w:color="auto"/>
                    <w:left w:val="none" w:sz="0" w:space="0" w:color="auto"/>
                    <w:bottom w:val="none" w:sz="0" w:space="0" w:color="auto"/>
                    <w:right w:val="none" w:sz="0" w:space="0" w:color="auto"/>
                  </w:divBdr>
                </w:div>
                <w:div w:id="1909420893">
                  <w:marLeft w:val="0"/>
                  <w:marRight w:val="0"/>
                  <w:marTop w:val="0"/>
                  <w:marBottom w:val="0"/>
                  <w:divBdr>
                    <w:top w:val="none" w:sz="0" w:space="0" w:color="auto"/>
                    <w:left w:val="none" w:sz="0" w:space="0" w:color="auto"/>
                    <w:bottom w:val="none" w:sz="0" w:space="0" w:color="auto"/>
                    <w:right w:val="none" w:sz="0" w:space="0" w:color="auto"/>
                  </w:divBdr>
                </w:div>
                <w:div w:id="1453938648">
                  <w:marLeft w:val="0"/>
                  <w:marRight w:val="0"/>
                  <w:marTop w:val="0"/>
                  <w:marBottom w:val="0"/>
                  <w:divBdr>
                    <w:top w:val="none" w:sz="0" w:space="0" w:color="auto"/>
                    <w:left w:val="none" w:sz="0" w:space="0" w:color="auto"/>
                    <w:bottom w:val="none" w:sz="0" w:space="0" w:color="auto"/>
                    <w:right w:val="none" w:sz="0" w:space="0" w:color="auto"/>
                  </w:divBdr>
                </w:div>
                <w:div w:id="702290017">
                  <w:marLeft w:val="0"/>
                  <w:marRight w:val="0"/>
                  <w:marTop w:val="0"/>
                  <w:marBottom w:val="0"/>
                  <w:divBdr>
                    <w:top w:val="none" w:sz="0" w:space="0" w:color="auto"/>
                    <w:left w:val="none" w:sz="0" w:space="0" w:color="auto"/>
                    <w:bottom w:val="none" w:sz="0" w:space="0" w:color="auto"/>
                    <w:right w:val="none" w:sz="0" w:space="0" w:color="auto"/>
                  </w:divBdr>
                </w:div>
                <w:div w:id="1334335711">
                  <w:marLeft w:val="0"/>
                  <w:marRight w:val="0"/>
                  <w:marTop w:val="0"/>
                  <w:marBottom w:val="0"/>
                  <w:divBdr>
                    <w:top w:val="none" w:sz="0" w:space="0" w:color="auto"/>
                    <w:left w:val="none" w:sz="0" w:space="0" w:color="auto"/>
                    <w:bottom w:val="none" w:sz="0" w:space="0" w:color="auto"/>
                    <w:right w:val="none" w:sz="0" w:space="0" w:color="auto"/>
                  </w:divBdr>
                </w:div>
                <w:div w:id="112483872">
                  <w:marLeft w:val="0"/>
                  <w:marRight w:val="0"/>
                  <w:marTop w:val="0"/>
                  <w:marBottom w:val="0"/>
                  <w:divBdr>
                    <w:top w:val="none" w:sz="0" w:space="0" w:color="auto"/>
                    <w:left w:val="none" w:sz="0" w:space="0" w:color="auto"/>
                    <w:bottom w:val="none" w:sz="0" w:space="0" w:color="auto"/>
                    <w:right w:val="none" w:sz="0" w:space="0" w:color="auto"/>
                  </w:divBdr>
                </w:div>
                <w:div w:id="592783961">
                  <w:marLeft w:val="0"/>
                  <w:marRight w:val="0"/>
                  <w:marTop w:val="0"/>
                  <w:marBottom w:val="0"/>
                  <w:divBdr>
                    <w:top w:val="none" w:sz="0" w:space="0" w:color="auto"/>
                    <w:left w:val="none" w:sz="0" w:space="0" w:color="auto"/>
                    <w:bottom w:val="none" w:sz="0" w:space="0" w:color="auto"/>
                    <w:right w:val="none" w:sz="0" w:space="0" w:color="auto"/>
                  </w:divBdr>
                </w:div>
                <w:div w:id="528374902">
                  <w:marLeft w:val="0"/>
                  <w:marRight w:val="0"/>
                  <w:marTop w:val="0"/>
                  <w:marBottom w:val="0"/>
                  <w:divBdr>
                    <w:top w:val="none" w:sz="0" w:space="0" w:color="auto"/>
                    <w:left w:val="none" w:sz="0" w:space="0" w:color="auto"/>
                    <w:bottom w:val="none" w:sz="0" w:space="0" w:color="auto"/>
                    <w:right w:val="none" w:sz="0" w:space="0" w:color="auto"/>
                  </w:divBdr>
                </w:div>
                <w:div w:id="1366366161">
                  <w:marLeft w:val="0"/>
                  <w:marRight w:val="0"/>
                  <w:marTop w:val="0"/>
                  <w:marBottom w:val="0"/>
                  <w:divBdr>
                    <w:top w:val="none" w:sz="0" w:space="0" w:color="auto"/>
                    <w:left w:val="none" w:sz="0" w:space="0" w:color="auto"/>
                    <w:bottom w:val="none" w:sz="0" w:space="0" w:color="auto"/>
                    <w:right w:val="none" w:sz="0" w:space="0" w:color="auto"/>
                  </w:divBdr>
                </w:div>
                <w:div w:id="1306004224">
                  <w:marLeft w:val="0"/>
                  <w:marRight w:val="0"/>
                  <w:marTop w:val="0"/>
                  <w:marBottom w:val="0"/>
                  <w:divBdr>
                    <w:top w:val="none" w:sz="0" w:space="0" w:color="auto"/>
                    <w:left w:val="none" w:sz="0" w:space="0" w:color="auto"/>
                    <w:bottom w:val="none" w:sz="0" w:space="0" w:color="auto"/>
                    <w:right w:val="none" w:sz="0" w:space="0" w:color="auto"/>
                  </w:divBdr>
                </w:div>
                <w:div w:id="2064210629">
                  <w:marLeft w:val="0"/>
                  <w:marRight w:val="0"/>
                  <w:marTop w:val="0"/>
                  <w:marBottom w:val="0"/>
                  <w:divBdr>
                    <w:top w:val="none" w:sz="0" w:space="0" w:color="auto"/>
                    <w:left w:val="none" w:sz="0" w:space="0" w:color="auto"/>
                    <w:bottom w:val="none" w:sz="0" w:space="0" w:color="auto"/>
                    <w:right w:val="none" w:sz="0" w:space="0" w:color="auto"/>
                  </w:divBdr>
                </w:div>
                <w:div w:id="1640843070">
                  <w:marLeft w:val="0"/>
                  <w:marRight w:val="0"/>
                  <w:marTop w:val="0"/>
                  <w:marBottom w:val="0"/>
                  <w:divBdr>
                    <w:top w:val="none" w:sz="0" w:space="0" w:color="auto"/>
                    <w:left w:val="none" w:sz="0" w:space="0" w:color="auto"/>
                    <w:bottom w:val="none" w:sz="0" w:space="0" w:color="auto"/>
                    <w:right w:val="none" w:sz="0" w:space="0" w:color="auto"/>
                  </w:divBdr>
                </w:div>
                <w:div w:id="626544442">
                  <w:marLeft w:val="0"/>
                  <w:marRight w:val="0"/>
                  <w:marTop w:val="0"/>
                  <w:marBottom w:val="0"/>
                  <w:divBdr>
                    <w:top w:val="none" w:sz="0" w:space="0" w:color="auto"/>
                    <w:left w:val="none" w:sz="0" w:space="0" w:color="auto"/>
                    <w:bottom w:val="none" w:sz="0" w:space="0" w:color="auto"/>
                    <w:right w:val="none" w:sz="0" w:space="0" w:color="auto"/>
                  </w:divBdr>
                </w:div>
                <w:div w:id="136649834">
                  <w:marLeft w:val="0"/>
                  <w:marRight w:val="0"/>
                  <w:marTop w:val="0"/>
                  <w:marBottom w:val="0"/>
                  <w:divBdr>
                    <w:top w:val="none" w:sz="0" w:space="0" w:color="auto"/>
                    <w:left w:val="none" w:sz="0" w:space="0" w:color="auto"/>
                    <w:bottom w:val="none" w:sz="0" w:space="0" w:color="auto"/>
                    <w:right w:val="none" w:sz="0" w:space="0" w:color="auto"/>
                  </w:divBdr>
                </w:div>
                <w:div w:id="656883890">
                  <w:marLeft w:val="0"/>
                  <w:marRight w:val="0"/>
                  <w:marTop w:val="0"/>
                  <w:marBottom w:val="0"/>
                  <w:divBdr>
                    <w:top w:val="none" w:sz="0" w:space="0" w:color="auto"/>
                    <w:left w:val="none" w:sz="0" w:space="0" w:color="auto"/>
                    <w:bottom w:val="none" w:sz="0" w:space="0" w:color="auto"/>
                    <w:right w:val="none" w:sz="0" w:space="0" w:color="auto"/>
                  </w:divBdr>
                </w:div>
                <w:div w:id="145436436">
                  <w:marLeft w:val="0"/>
                  <w:marRight w:val="0"/>
                  <w:marTop w:val="0"/>
                  <w:marBottom w:val="0"/>
                  <w:divBdr>
                    <w:top w:val="none" w:sz="0" w:space="0" w:color="auto"/>
                    <w:left w:val="none" w:sz="0" w:space="0" w:color="auto"/>
                    <w:bottom w:val="none" w:sz="0" w:space="0" w:color="auto"/>
                    <w:right w:val="none" w:sz="0" w:space="0" w:color="auto"/>
                  </w:divBdr>
                </w:div>
                <w:div w:id="396248376">
                  <w:marLeft w:val="0"/>
                  <w:marRight w:val="0"/>
                  <w:marTop w:val="0"/>
                  <w:marBottom w:val="0"/>
                  <w:divBdr>
                    <w:top w:val="none" w:sz="0" w:space="0" w:color="auto"/>
                    <w:left w:val="none" w:sz="0" w:space="0" w:color="auto"/>
                    <w:bottom w:val="none" w:sz="0" w:space="0" w:color="auto"/>
                    <w:right w:val="none" w:sz="0" w:space="0" w:color="auto"/>
                  </w:divBdr>
                </w:div>
                <w:div w:id="434328679">
                  <w:marLeft w:val="0"/>
                  <w:marRight w:val="0"/>
                  <w:marTop w:val="0"/>
                  <w:marBottom w:val="0"/>
                  <w:divBdr>
                    <w:top w:val="none" w:sz="0" w:space="0" w:color="auto"/>
                    <w:left w:val="none" w:sz="0" w:space="0" w:color="auto"/>
                    <w:bottom w:val="none" w:sz="0" w:space="0" w:color="auto"/>
                    <w:right w:val="none" w:sz="0" w:space="0" w:color="auto"/>
                  </w:divBdr>
                </w:div>
                <w:div w:id="248931876">
                  <w:marLeft w:val="0"/>
                  <w:marRight w:val="0"/>
                  <w:marTop w:val="0"/>
                  <w:marBottom w:val="0"/>
                  <w:divBdr>
                    <w:top w:val="none" w:sz="0" w:space="0" w:color="auto"/>
                    <w:left w:val="none" w:sz="0" w:space="0" w:color="auto"/>
                    <w:bottom w:val="none" w:sz="0" w:space="0" w:color="auto"/>
                    <w:right w:val="none" w:sz="0" w:space="0" w:color="auto"/>
                  </w:divBdr>
                </w:div>
                <w:div w:id="577442501">
                  <w:marLeft w:val="0"/>
                  <w:marRight w:val="0"/>
                  <w:marTop w:val="0"/>
                  <w:marBottom w:val="0"/>
                  <w:divBdr>
                    <w:top w:val="none" w:sz="0" w:space="0" w:color="auto"/>
                    <w:left w:val="none" w:sz="0" w:space="0" w:color="auto"/>
                    <w:bottom w:val="none" w:sz="0" w:space="0" w:color="auto"/>
                    <w:right w:val="none" w:sz="0" w:space="0" w:color="auto"/>
                  </w:divBdr>
                </w:div>
                <w:div w:id="300111029">
                  <w:marLeft w:val="0"/>
                  <w:marRight w:val="0"/>
                  <w:marTop w:val="0"/>
                  <w:marBottom w:val="0"/>
                  <w:divBdr>
                    <w:top w:val="none" w:sz="0" w:space="0" w:color="auto"/>
                    <w:left w:val="none" w:sz="0" w:space="0" w:color="auto"/>
                    <w:bottom w:val="none" w:sz="0" w:space="0" w:color="auto"/>
                    <w:right w:val="none" w:sz="0" w:space="0" w:color="auto"/>
                  </w:divBdr>
                </w:div>
                <w:div w:id="906106845">
                  <w:marLeft w:val="0"/>
                  <w:marRight w:val="0"/>
                  <w:marTop w:val="0"/>
                  <w:marBottom w:val="0"/>
                  <w:divBdr>
                    <w:top w:val="none" w:sz="0" w:space="0" w:color="auto"/>
                    <w:left w:val="none" w:sz="0" w:space="0" w:color="auto"/>
                    <w:bottom w:val="none" w:sz="0" w:space="0" w:color="auto"/>
                    <w:right w:val="none" w:sz="0" w:space="0" w:color="auto"/>
                  </w:divBdr>
                </w:div>
                <w:div w:id="174268305">
                  <w:marLeft w:val="0"/>
                  <w:marRight w:val="0"/>
                  <w:marTop w:val="0"/>
                  <w:marBottom w:val="0"/>
                  <w:divBdr>
                    <w:top w:val="none" w:sz="0" w:space="0" w:color="auto"/>
                    <w:left w:val="none" w:sz="0" w:space="0" w:color="auto"/>
                    <w:bottom w:val="none" w:sz="0" w:space="0" w:color="auto"/>
                    <w:right w:val="none" w:sz="0" w:space="0" w:color="auto"/>
                  </w:divBdr>
                </w:div>
                <w:div w:id="355811680">
                  <w:marLeft w:val="0"/>
                  <w:marRight w:val="0"/>
                  <w:marTop w:val="0"/>
                  <w:marBottom w:val="0"/>
                  <w:divBdr>
                    <w:top w:val="none" w:sz="0" w:space="0" w:color="auto"/>
                    <w:left w:val="none" w:sz="0" w:space="0" w:color="auto"/>
                    <w:bottom w:val="none" w:sz="0" w:space="0" w:color="auto"/>
                    <w:right w:val="none" w:sz="0" w:space="0" w:color="auto"/>
                  </w:divBdr>
                </w:div>
                <w:div w:id="665134698">
                  <w:marLeft w:val="0"/>
                  <w:marRight w:val="0"/>
                  <w:marTop w:val="0"/>
                  <w:marBottom w:val="0"/>
                  <w:divBdr>
                    <w:top w:val="none" w:sz="0" w:space="0" w:color="auto"/>
                    <w:left w:val="none" w:sz="0" w:space="0" w:color="auto"/>
                    <w:bottom w:val="none" w:sz="0" w:space="0" w:color="auto"/>
                    <w:right w:val="none" w:sz="0" w:space="0" w:color="auto"/>
                  </w:divBdr>
                </w:div>
                <w:div w:id="1456483964">
                  <w:marLeft w:val="0"/>
                  <w:marRight w:val="0"/>
                  <w:marTop w:val="0"/>
                  <w:marBottom w:val="0"/>
                  <w:divBdr>
                    <w:top w:val="none" w:sz="0" w:space="0" w:color="auto"/>
                    <w:left w:val="none" w:sz="0" w:space="0" w:color="auto"/>
                    <w:bottom w:val="none" w:sz="0" w:space="0" w:color="auto"/>
                    <w:right w:val="none" w:sz="0" w:space="0" w:color="auto"/>
                  </w:divBdr>
                </w:div>
                <w:div w:id="1800757128">
                  <w:marLeft w:val="0"/>
                  <w:marRight w:val="0"/>
                  <w:marTop w:val="0"/>
                  <w:marBottom w:val="0"/>
                  <w:divBdr>
                    <w:top w:val="none" w:sz="0" w:space="0" w:color="auto"/>
                    <w:left w:val="none" w:sz="0" w:space="0" w:color="auto"/>
                    <w:bottom w:val="none" w:sz="0" w:space="0" w:color="auto"/>
                    <w:right w:val="none" w:sz="0" w:space="0" w:color="auto"/>
                  </w:divBdr>
                </w:div>
                <w:div w:id="442921994">
                  <w:marLeft w:val="0"/>
                  <w:marRight w:val="0"/>
                  <w:marTop w:val="0"/>
                  <w:marBottom w:val="0"/>
                  <w:divBdr>
                    <w:top w:val="none" w:sz="0" w:space="0" w:color="auto"/>
                    <w:left w:val="none" w:sz="0" w:space="0" w:color="auto"/>
                    <w:bottom w:val="none" w:sz="0" w:space="0" w:color="auto"/>
                    <w:right w:val="none" w:sz="0" w:space="0" w:color="auto"/>
                  </w:divBdr>
                </w:div>
                <w:div w:id="1422531511">
                  <w:marLeft w:val="0"/>
                  <w:marRight w:val="0"/>
                  <w:marTop w:val="0"/>
                  <w:marBottom w:val="0"/>
                  <w:divBdr>
                    <w:top w:val="none" w:sz="0" w:space="0" w:color="auto"/>
                    <w:left w:val="none" w:sz="0" w:space="0" w:color="auto"/>
                    <w:bottom w:val="none" w:sz="0" w:space="0" w:color="auto"/>
                    <w:right w:val="none" w:sz="0" w:space="0" w:color="auto"/>
                  </w:divBdr>
                </w:div>
                <w:div w:id="1431466303">
                  <w:marLeft w:val="0"/>
                  <w:marRight w:val="0"/>
                  <w:marTop w:val="0"/>
                  <w:marBottom w:val="0"/>
                  <w:divBdr>
                    <w:top w:val="none" w:sz="0" w:space="0" w:color="auto"/>
                    <w:left w:val="none" w:sz="0" w:space="0" w:color="auto"/>
                    <w:bottom w:val="none" w:sz="0" w:space="0" w:color="auto"/>
                    <w:right w:val="none" w:sz="0" w:space="0" w:color="auto"/>
                  </w:divBdr>
                </w:div>
                <w:div w:id="478574146">
                  <w:marLeft w:val="0"/>
                  <w:marRight w:val="0"/>
                  <w:marTop w:val="0"/>
                  <w:marBottom w:val="0"/>
                  <w:divBdr>
                    <w:top w:val="none" w:sz="0" w:space="0" w:color="auto"/>
                    <w:left w:val="none" w:sz="0" w:space="0" w:color="auto"/>
                    <w:bottom w:val="none" w:sz="0" w:space="0" w:color="auto"/>
                    <w:right w:val="none" w:sz="0" w:space="0" w:color="auto"/>
                  </w:divBdr>
                </w:div>
                <w:div w:id="1612976036">
                  <w:marLeft w:val="0"/>
                  <w:marRight w:val="0"/>
                  <w:marTop w:val="0"/>
                  <w:marBottom w:val="0"/>
                  <w:divBdr>
                    <w:top w:val="none" w:sz="0" w:space="0" w:color="auto"/>
                    <w:left w:val="none" w:sz="0" w:space="0" w:color="auto"/>
                    <w:bottom w:val="none" w:sz="0" w:space="0" w:color="auto"/>
                    <w:right w:val="none" w:sz="0" w:space="0" w:color="auto"/>
                  </w:divBdr>
                </w:div>
                <w:div w:id="231237762">
                  <w:marLeft w:val="0"/>
                  <w:marRight w:val="0"/>
                  <w:marTop w:val="0"/>
                  <w:marBottom w:val="0"/>
                  <w:divBdr>
                    <w:top w:val="none" w:sz="0" w:space="0" w:color="auto"/>
                    <w:left w:val="none" w:sz="0" w:space="0" w:color="auto"/>
                    <w:bottom w:val="none" w:sz="0" w:space="0" w:color="auto"/>
                    <w:right w:val="none" w:sz="0" w:space="0" w:color="auto"/>
                  </w:divBdr>
                </w:div>
                <w:div w:id="1754935331">
                  <w:marLeft w:val="0"/>
                  <w:marRight w:val="0"/>
                  <w:marTop w:val="0"/>
                  <w:marBottom w:val="0"/>
                  <w:divBdr>
                    <w:top w:val="none" w:sz="0" w:space="0" w:color="auto"/>
                    <w:left w:val="none" w:sz="0" w:space="0" w:color="auto"/>
                    <w:bottom w:val="none" w:sz="0" w:space="0" w:color="auto"/>
                    <w:right w:val="none" w:sz="0" w:space="0" w:color="auto"/>
                  </w:divBdr>
                </w:div>
                <w:div w:id="1309214261">
                  <w:marLeft w:val="0"/>
                  <w:marRight w:val="0"/>
                  <w:marTop w:val="0"/>
                  <w:marBottom w:val="0"/>
                  <w:divBdr>
                    <w:top w:val="none" w:sz="0" w:space="0" w:color="auto"/>
                    <w:left w:val="none" w:sz="0" w:space="0" w:color="auto"/>
                    <w:bottom w:val="none" w:sz="0" w:space="0" w:color="auto"/>
                    <w:right w:val="none" w:sz="0" w:space="0" w:color="auto"/>
                  </w:divBdr>
                </w:div>
                <w:div w:id="997882788">
                  <w:marLeft w:val="0"/>
                  <w:marRight w:val="0"/>
                  <w:marTop w:val="0"/>
                  <w:marBottom w:val="0"/>
                  <w:divBdr>
                    <w:top w:val="none" w:sz="0" w:space="0" w:color="auto"/>
                    <w:left w:val="none" w:sz="0" w:space="0" w:color="auto"/>
                    <w:bottom w:val="none" w:sz="0" w:space="0" w:color="auto"/>
                    <w:right w:val="none" w:sz="0" w:space="0" w:color="auto"/>
                  </w:divBdr>
                </w:div>
                <w:div w:id="1784765424">
                  <w:marLeft w:val="0"/>
                  <w:marRight w:val="0"/>
                  <w:marTop w:val="0"/>
                  <w:marBottom w:val="0"/>
                  <w:divBdr>
                    <w:top w:val="none" w:sz="0" w:space="0" w:color="auto"/>
                    <w:left w:val="none" w:sz="0" w:space="0" w:color="auto"/>
                    <w:bottom w:val="none" w:sz="0" w:space="0" w:color="auto"/>
                    <w:right w:val="none" w:sz="0" w:space="0" w:color="auto"/>
                  </w:divBdr>
                </w:div>
                <w:div w:id="992678837">
                  <w:marLeft w:val="0"/>
                  <w:marRight w:val="0"/>
                  <w:marTop w:val="0"/>
                  <w:marBottom w:val="0"/>
                  <w:divBdr>
                    <w:top w:val="none" w:sz="0" w:space="0" w:color="auto"/>
                    <w:left w:val="none" w:sz="0" w:space="0" w:color="auto"/>
                    <w:bottom w:val="none" w:sz="0" w:space="0" w:color="auto"/>
                    <w:right w:val="none" w:sz="0" w:space="0" w:color="auto"/>
                  </w:divBdr>
                </w:div>
                <w:div w:id="566913406">
                  <w:marLeft w:val="0"/>
                  <w:marRight w:val="0"/>
                  <w:marTop w:val="0"/>
                  <w:marBottom w:val="0"/>
                  <w:divBdr>
                    <w:top w:val="none" w:sz="0" w:space="0" w:color="auto"/>
                    <w:left w:val="none" w:sz="0" w:space="0" w:color="auto"/>
                    <w:bottom w:val="none" w:sz="0" w:space="0" w:color="auto"/>
                    <w:right w:val="none" w:sz="0" w:space="0" w:color="auto"/>
                  </w:divBdr>
                </w:div>
                <w:div w:id="792217258">
                  <w:marLeft w:val="0"/>
                  <w:marRight w:val="0"/>
                  <w:marTop w:val="0"/>
                  <w:marBottom w:val="0"/>
                  <w:divBdr>
                    <w:top w:val="none" w:sz="0" w:space="0" w:color="auto"/>
                    <w:left w:val="none" w:sz="0" w:space="0" w:color="auto"/>
                    <w:bottom w:val="none" w:sz="0" w:space="0" w:color="auto"/>
                    <w:right w:val="none" w:sz="0" w:space="0" w:color="auto"/>
                  </w:divBdr>
                </w:div>
                <w:div w:id="13846883">
                  <w:marLeft w:val="0"/>
                  <w:marRight w:val="0"/>
                  <w:marTop w:val="0"/>
                  <w:marBottom w:val="0"/>
                  <w:divBdr>
                    <w:top w:val="none" w:sz="0" w:space="0" w:color="auto"/>
                    <w:left w:val="none" w:sz="0" w:space="0" w:color="auto"/>
                    <w:bottom w:val="none" w:sz="0" w:space="0" w:color="auto"/>
                    <w:right w:val="none" w:sz="0" w:space="0" w:color="auto"/>
                  </w:divBdr>
                </w:div>
                <w:div w:id="1714695086">
                  <w:marLeft w:val="0"/>
                  <w:marRight w:val="0"/>
                  <w:marTop w:val="0"/>
                  <w:marBottom w:val="0"/>
                  <w:divBdr>
                    <w:top w:val="none" w:sz="0" w:space="0" w:color="auto"/>
                    <w:left w:val="none" w:sz="0" w:space="0" w:color="auto"/>
                    <w:bottom w:val="none" w:sz="0" w:space="0" w:color="auto"/>
                    <w:right w:val="none" w:sz="0" w:space="0" w:color="auto"/>
                  </w:divBdr>
                </w:div>
                <w:div w:id="1041395255">
                  <w:marLeft w:val="0"/>
                  <w:marRight w:val="0"/>
                  <w:marTop w:val="0"/>
                  <w:marBottom w:val="0"/>
                  <w:divBdr>
                    <w:top w:val="none" w:sz="0" w:space="0" w:color="auto"/>
                    <w:left w:val="none" w:sz="0" w:space="0" w:color="auto"/>
                    <w:bottom w:val="none" w:sz="0" w:space="0" w:color="auto"/>
                    <w:right w:val="none" w:sz="0" w:space="0" w:color="auto"/>
                  </w:divBdr>
                </w:div>
                <w:div w:id="1686713750">
                  <w:marLeft w:val="0"/>
                  <w:marRight w:val="0"/>
                  <w:marTop w:val="0"/>
                  <w:marBottom w:val="0"/>
                  <w:divBdr>
                    <w:top w:val="none" w:sz="0" w:space="0" w:color="auto"/>
                    <w:left w:val="none" w:sz="0" w:space="0" w:color="auto"/>
                    <w:bottom w:val="none" w:sz="0" w:space="0" w:color="auto"/>
                    <w:right w:val="none" w:sz="0" w:space="0" w:color="auto"/>
                  </w:divBdr>
                </w:div>
                <w:div w:id="1249266956">
                  <w:marLeft w:val="0"/>
                  <w:marRight w:val="0"/>
                  <w:marTop w:val="0"/>
                  <w:marBottom w:val="0"/>
                  <w:divBdr>
                    <w:top w:val="none" w:sz="0" w:space="0" w:color="auto"/>
                    <w:left w:val="none" w:sz="0" w:space="0" w:color="auto"/>
                    <w:bottom w:val="none" w:sz="0" w:space="0" w:color="auto"/>
                    <w:right w:val="none" w:sz="0" w:space="0" w:color="auto"/>
                  </w:divBdr>
                </w:div>
                <w:div w:id="1778871616">
                  <w:marLeft w:val="0"/>
                  <w:marRight w:val="0"/>
                  <w:marTop w:val="0"/>
                  <w:marBottom w:val="0"/>
                  <w:divBdr>
                    <w:top w:val="none" w:sz="0" w:space="0" w:color="auto"/>
                    <w:left w:val="none" w:sz="0" w:space="0" w:color="auto"/>
                    <w:bottom w:val="none" w:sz="0" w:space="0" w:color="auto"/>
                    <w:right w:val="none" w:sz="0" w:space="0" w:color="auto"/>
                  </w:divBdr>
                </w:div>
                <w:div w:id="1613048423">
                  <w:marLeft w:val="0"/>
                  <w:marRight w:val="0"/>
                  <w:marTop w:val="0"/>
                  <w:marBottom w:val="0"/>
                  <w:divBdr>
                    <w:top w:val="none" w:sz="0" w:space="0" w:color="auto"/>
                    <w:left w:val="none" w:sz="0" w:space="0" w:color="auto"/>
                    <w:bottom w:val="none" w:sz="0" w:space="0" w:color="auto"/>
                    <w:right w:val="none" w:sz="0" w:space="0" w:color="auto"/>
                  </w:divBdr>
                </w:div>
                <w:div w:id="1419209954">
                  <w:marLeft w:val="0"/>
                  <w:marRight w:val="0"/>
                  <w:marTop w:val="0"/>
                  <w:marBottom w:val="0"/>
                  <w:divBdr>
                    <w:top w:val="none" w:sz="0" w:space="0" w:color="auto"/>
                    <w:left w:val="none" w:sz="0" w:space="0" w:color="auto"/>
                    <w:bottom w:val="none" w:sz="0" w:space="0" w:color="auto"/>
                    <w:right w:val="none" w:sz="0" w:space="0" w:color="auto"/>
                  </w:divBdr>
                </w:div>
                <w:div w:id="808128249">
                  <w:marLeft w:val="0"/>
                  <w:marRight w:val="0"/>
                  <w:marTop w:val="0"/>
                  <w:marBottom w:val="0"/>
                  <w:divBdr>
                    <w:top w:val="none" w:sz="0" w:space="0" w:color="auto"/>
                    <w:left w:val="none" w:sz="0" w:space="0" w:color="auto"/>
                    <w:bottom w:val="none" w:sz="0" w:space="0" w:color="auto"/>
                    <w:right w:val="none" w:sz="0" w:space="0" w:color="auto"/>
                  </w:divBdr>
                </w:div>
                <w:div w:id="1873153233">
                  <w:marLeft w:val="0"/>
                  <w:marRight w:val="0"/>
                  <w:marTop w:val="0"/>
                  <w:marBottom w:val="0"/>
                  <w:divBdr>
                    <w:top w:val="none" w:sz="0" w:space="0" w:color="auto"/>
                    <w:left w:val="none" w:sz="0" w:space="0" w:color="auto"/>
                    <w:bottom w:val="none" w:sz="0" w:space="0" w:color="auto"/>
                    <w:right w:val="none" w:sz="0" w:space="0" w:color="auto"/>
                  </w:divBdr>
                </w:div>
                <w:div w:id="695541809">
                  <w:marLeft w:val="0"/>
                  <w:marRight w:val="0"/>
                  <w:marTop w:val="0"/>
                  <w:marBottom w:val="0"/>
                  <w:divBdr>
                    <w:top w:val="none" w:sz="0" w:space="0" w:color="auto"/>
                    <w:left w:val="none" w:sz="0" w:space="0" w:color="auto"/>
                    <w:bottom w:val="none" w:sz="0" w:space="0" w:color="auto"/>
                    <w:right w:val="none" w:sz="0" w:space="0" w:color="auto"/>
                  </w:divBdr>
                </w:div>
                <w:div w:id="2049060783">
                  <w:marLeft w:val="0"/>
                  <w:marRight w:val="0"/>
                  <w:marTop w:val="0"/>
                  <w:marBottom w:val="0"/>
                  <w:divBdr>
                    <w:top w:val="none" w:sz="0" w:space="0" w:color="auto"/>
                    <w:left w:val="none" w:sz="0" w:space="0" w:color="auto"/>
                    <w:bottom w:val="none" w:sz="0" w:space="0" w:color="auto"/>
                    <w:right w:val="none" w:sz="0" w:space="0" w:color="auto"/>
                  </w:divBdr>
                </w:div>
                <w:div w:id="1937320857">
                  <w:marLeft w:val="0"/>
                  <w:marRight w:val="0"/>
                  <w:marTop w:val="0"/>
                  <w:marBottom w:val="0"/>
                  <w:divBdr>
                    <w:top w:val="none" w:sz="0" w:space="0" w:color="auto"/>
                    <w:left w:val="none" w:sz="0" w:space="0" w:color="auto"/>
                    <w:bottom w:val="none" w:sz="0" w:space="0" w:color="auto"/>
                    <w:right w:val="none" w:sz="0" w:space="0" w:color="auto"/>
                  </w:divBdr>
                </w:div>
                <w:div w:id="592781552">
                  <w:marLeft w:val="0"/>
                  <w:marRight w:val="0"/>
                  <w:marTop w:val="0"/>
                  <w:marBottom w:val="0"/>
                  <w:divBdr>
                    <w:top w:val="none" w:sz="0" w:space="0" w:color="auto"/>
                    <w:left w:val="none" w:sz="0" w:space="0" w:color="auto"/>
                    <w:bottom w:val="none" w:sz="0" w:space="0" w:color="auto"/>
                    <w:right w:val="none" w:sz="0" w:space="0" w:color="auto"/>
                  </w:divBdr>
                </w:div>
                <w:div w:id="600602937">
                  <w:marLeft w:val="0"/>
                  <w:marRight w:val="0"/>
                  <w:marTop w:val="0"/>
                  <w:marBottom w:val="0"/>
                  <w:divBdr>
                    <w:top w:val="none" w:sz="0" w:space="0" w:color="auto"/>
                    <w:left w:val="none" w:sz="0" w:space="0" w:color="auto"/>
                    <w:bottom w:val="none" w:sz="0" w:space="0" w:color="auto"/>
                    <w:right w:val="none" w:sz="0" w:space="0" w:color="auto"/>
                  </w:divBdr>
                </w:div>
                <w:div w:id="1040864216">
                  <w:marLeft w:val="0"/>
                  <w:marRight w:val="0"/>
                  <w:marTop w:val="0"/>
                  <w:marBottom w:val="0"/>
                  <w:divBdr>
                    <w:top w:val="none" w:sz="0" w:space="0" w:color="auto"/>
                    <w:left w:val="none" w:sz="0" w:space="0" w:color="auto"/>
                    <w:bottom w:val="none" w:sz="0" w:space="0" w:color="auto"/>
                    <w:right w:val="none" w:sz="0" w:space="0" w:color="auto"/>
                  </w:divBdr>
                </w:div>
                <w:div w:id="623923785">
                  <w:marLeft w:val="0"/>
                  <w:marRight w:val="0"/>
                  <w:marTop w:val="0"/>
                  <w:marBottom w:val="0"/>
                  <w:divBdr>
                    <w:top w:val="none" w:sz="0" w:space="0" w:color="auto"/>
                    <w:left w:val="none" w:sz="0" w:space="0" w:color="auto"/>
                    <w:bottom w:val="none" w:sz="0" w:space="0" w:color="auto"/>
                    <w:right w:val="none" w:sz="0" w:space="0" w:color="auto"/>
                  </w:divBdr>
                </w:div>
                <w:div w:id="1588613395">
                  <w:marLeft w:val="0"/>
                  <w:marRight w:val="0"/>
                  <w:marTop w:val="0"/>
                  <w:marBottom w:val="0"/>
                  <w:divBdr>
                    <w:top w:val="none" w:sz="0" w:space="0" w:color="auto"/>
                    <w:left w:val="none" w:sz="0" w:space="0" w:color="auto"/>
                    <w:bottom w:val="none" w:sz="0" w:space="0" w:color="auto"/>
                    <w:right w:val="none" w:sz="0" w:space="0" w:color="auto"/>
                  </w:divBdr>
                </w:div>
                <w:div w:id="1530946191">
                  <w:marLeft w:val="0"/>
                  <w:marRight w:val="0"/>
                  <w:marTop w:val="0"/>
                  <w:marBottom w:val="0"/>
                  <w:divBdr>
                    <w:top w:val="none" w:sz="0" w:space="0" w:color="auto"/>
                    <w:left w:val="none" w:sz="0" w:space="0" w:color="auto"/>
                    <w:bottom w:val="none" w:sz="0" w:space="0" w:color="auto"/>
                    <w:right w:val="none" w:sz="0" w:space="0" w:color="auto"/>
                  </w:divBdr>
                </w:div>
                <w:div w:id="1034233314">
                  <w:marLeft w:val="0"/>
                  <w:marRight w:val="0"/>
                  <w:marTop w:val="0"/>
                  <w:marBottom w:val="0"/>
                  <w:divBdr>
                    <w:top w:val="none" w:sz="0" w:space="0" w:color="auto"/>
                    <w:left w:val="none" w:sz="0" w:space="0" w:color="auto"/>
                    <w:bottom w:val="none" w:sz="0" w:space="0" w:color="auto"/>
                    <w:right w:val="none" w:sz="0" w:space="0" w:color="auto"/>
                  </w:divBdr>
                </w:div>
                <w:div w:id="1896156138">
                  <w:marLeft w:val="0"/>
                  <w:marRight w:val="0"/>
                  <w:marTop w:val="0"/>
                  <w:marBottom w:val="0"/>
                  <w:divBdr>
                    <w:top w:val="none" w:sz="0" w:space="0" w:color="auto"/>
                    <w:left w:val="none" w:sz="0" w:space="0" w:color="auto"/>
                    <w:bottom w:val="none" w:sz="0" w:space="0" w:color="auto"/>
                    <w:right w:val="none" w:sz="0" w:space="0" w:color="auto"/>
                  </w:divBdr>
                </w:div>
                <w:div w:id="604191953">
                  <w:marLeft w:val="0"/>
                  <w:marRight w:val="0"/>
                  <w:marTop w:val="0"/>
                  <w:marBottom w:val="0"/>
                  <w:divBdr>
                    <w:top w:val="none" w:sz="0" w:space="0" w:color="auto"/>
                    <w:left w:val="none" w:sz="0" w:space="0" w:color="auto"/>
                    <w:bottom w:val="none" w:sz="0" w:space="0" w:color="auto"/>
                    <w:right w:val="none" w:sz="0" w:space="0" w:color="auto"/>
                  </w:divBdr>
                </w:div>
                <w:div w:id="864706542">
                  <w:marLeft w:val="0"/>
                  <w:marRight w:val="0"/>
                  <w:marTop w:val="0"/>
                  <w:marBottom w:val="0"/>
                  <w:divBdr>
                    <w:top w:val="none" w:sz="0" w:space="0" w:color="auto"/>
                    <w:left w:val="none" w:sz="0" w:space="0" w:color="auto"/>
                    <w:bottom w:val="none" w:sz="0" w:space="0" w:color="auto"/>
                    <w:right w:val="none" w:sz="0" w:space="0" w:color="auto"/>
                  </w:divBdr>
                </w:div>
                <w:div w:id="1209997559">
                  <w:marLeft w:val="0"/>
                  <w:marRight w:val="0"/>
                  <w:marTop w:val="0"/>
                  <w:marBottom w:val="0"/>
                  <w:divBdr>
                    <w:top w:val="none" w:sz="0" w:space="0" w:color="auto"/>
                    <w:left w:val="none" w:sz="0" w:space="0" w:color="auto"/>
                    <w:bottom w:val="none" w:sz="0" w:space="0" w:color="auto"/>
                    <w:right w:val="none" w:sz="0" w:space="0" w:color="auto"/>
                  </w:divBdr>
                </w:div>
                <w:div w:id="988434454">
                  <w:marLeft w:val="0"/>
                  <w:marRight w:val="0"/>
                  <w:marTop w:val="0"/>
                  <w:marBottom w:val="0"/>
                  <w:divBdr>
                    <w:top w:val="none" w:sz="0" w:space="0" w:color="auto"/>
                    <w:left w:val="none" w:sz="0" w:space="0" w:color="auto"/>
                    <w:bottom w:val="none" w:sz="0" w:space="0" w:color="auto"/>
                    <w:right w:val="none" w:sz="0" w:space="0" w:color="auto"/>
                  </w:divBdr>
                </w:div>
                <w:div w:id="2030836947">
                  <w:marLeft w:val="0"/>
                  <w:marRight w:val="0"/>
                  <w:marTop w:val="0"/>
                  <w:marBottom w:val="0"/>
                  <w:divBdr>
                    <w:top w:val="none" w:sz="0" w:space="0" w:color="auto"/>
                    <w:left w:val="none" w:sz="0" w:space="0" w:color="auto"/>
                    <w:bottom w:val="none" w:sz="0" w:space="0" w:color="auto"/>
                    <w:right w:val="none" w:sz="0" w:space="0" w:color="auto"/>
                  </w:divBdr>
                </w:div>
                <w:div w:id="1725059645">
                  <w:marLeft w:val="0"/>
                  <w:marRight w:val="0"/>
                  <w:marTop w:val="0"/>
                  <w:marBottom w:val="0"/>
                  <w:divBdr>
                    <w:top w:val="none" w:sz="0" w:space="0" w:color="auto"/>
                    <w:left w:val="none" w:sz="0" w:space="0" w:color="auto"/>
                    <w:bottom w:val="none" w:sz="0" w:space="0" w:color="auto"/>
                    <w:right w:val="none" w:sz="0" w:space="0" w:color="auto"/>
                  </w:divBdr>
                </w:div>
                <w:div w:id="333605294">
                  <w:marLeft w:val="0"/>
                  <w:marRight w:val="0"/>
                  <w:marTop w:val="0"/>
                  <w:marBottom w:val="0"/>
                  <w:divBdr>
                    <w:top w:val="none" w:sz="0" w:space="0" w:color="auto"/>
                    <w:left w:val="none" w:sz="0" w:space="0" w:color="auto"/>
                    <w:bottom w:val="none" w:sz="0" w:space="0" w:color="auto"/>
                    <w:right w:val="none" w:sz="0" w:space="0" w:color="auto"/>
                  </w:divBdr>
                </w:div>
                <w:div w:id="1406562540">
                  <w:marLeft w:val="0"/>
                  <w:marRight w:val="0"/>
                  <w:marTop w:val="0"/>
                  <w:marBottom w:val="0"/>
                  <w:divBdr>
                    <w:top w:val="none" w:sz="0" w:space="0" w:color="auto"/>
                    <w:left w:val="none" w:sz="0" w:space="0" w:color="auto"/>
                    <w:bottom w:val="none" w:sz="0" w:space="0" w:color="auto"/>
                    <w:right w:val="none" w:sz="0" w:space="0" w:color="auto"/>
                  </w:divBdr>
                </w:div>
                <w:div w:id="1058095953">
                  <w:marLeft w:val="0"/>
                  <w:marRight w:val="0"/>
                  <w:marTop w:val="0"/>
                  <w:marBottom w:val="0"/>
                  <w:divBdr>
                    <w:top w:val="none" w:sz="0" w:space="0" w:color="auto"/>
                    <w:left w:val="none" w:sz="0" w:space="0" w:color="auto"/>
                    <w:bottom w:val="none" w:sz="0" w:space="0" w:color="auto"/>
                    <w:right w:val="none" w:sz="0" w:space="0" w:color="auto"/>
                  </w:divBdr>
                </w:div>
                <w:div w:id="178399115">
                  <w:marLeft w:val="0"/>
                  <w:marRight w:val="0"/>
                  <w:marTop w:val="0"/>
                  <w:marBottom w:val="0"/>
                  <w:divBdr>
                    <w:top w:val="none" w:sz="0" w:space="0" w:color="auto"/>
                    <w:left w:val="none" w:sz="0" w:space="0" w:color="auto"/>
                    <w:bottom w:val="none" w:sz="0" w:space="0" w:color="auto"/>
                    <w:right w:val="none" w:sz="0" w:space="0" w:color="auto"/>
                  </w:divBdr>
                </w:div>
                <w:div w:id="604508205">
                  <w:marLeft w:val="0"/>
                  <w:marRight w:val="0"/>
                  <w:marTop w:val="0"/>
                  <w:marBottom w:val="0"/>
                  <w:divBdr>
                    <w:top w:val="none" w:sz="0" w:space="0" w:color="auto"/>
                    <w:left w:val="none" w:sz="0" w:space="0" w:color="auto"/>
                    <w:bottom w:val="none" w:sz="0" w:space="0" w:color="auto"/>
                    <w:right w:val="none" w:sz="0" w:space="0" w:color="auto"/>
                  </w:divBdr>
                </w:div>
                <w:div w:id="335378782">
                  <w:marLeft w:val="0"/>
                  <w:marRight w:val="0"/>
                  <w:marTop w:val="0"/>
                  <w:marBottom w:val="0"/>
                  <w:divBdr>
                    <w:top w:val="none" w:sz="0" w:space="0" w:color="auto"/>
                    <w:left w:val="none" w:sz="0" w:space="0" w:color="auto"/>
                    <w:bottom w:val="none" w:sz="0" w:space="0" w:color="auto"/>
                    <w:right w:val="none" w:sz="0" w:space="0" w:color="auto"/>
                  </w:divBdr>
                </w:div>
                <w:div w:id="1004472597">
                  <w:marLeft w:val="0"/>
                  <w:marRight w:val="0"/>
                  <w:marTop w:val="0"/>
                  <w:marBottom w:val="0"/>
                  <w:divBdr>
                    <w:top w:val="none" w:sz="0" w:space="0" w:color="auto"/>
                    <w:left w:val="none" w:sz="0" w:space="0" w:color="auto"/>
                    <w:bottom w:val="none" w:sz="0" w:space="0" w:color="auto"/>
                    <w:right w:val="none" w:sz="0" w:space="0" w:color="auto"/>
                  </w:divBdr>
                </w:div>
                <w:div w:id="105395248">
                  <w:marLeft w:val="0"/>
                  <w:marRight w:val="0"/>
                  <w:marTop w:val="0"/>
                  <w:marBottom w:val="0"/>
                  <w:divBdr>
                    <w:top w:val="none" w:sz="0" w:space="0" w:color="auto"/>
                    <w:left w:val="none" w:sz="0" w:space="0" w:color="auto"/>
                    <w:bottom w:val="none" w:sz="0" w:space="0" w:color="auto"/>
                    <w:right w:val="none" w:sz="0" w:space="0" w:color="auto"/>
                  </w:divBdr>
                </w:div>
                <w:div w:id="781803516">
                  <w:marLeft w:val="0"/>
                  <w:marRight w:val="0"/>
                  <w:marTop w:val="0"/>
                  <w:marBottom w:val="0"/>
                  <w:divBdr>
                    <w:top w:val="none" w:sz="0" w:space="0" w:color="auto"/>
                    <w:left w:val="none" w:sz="0" w:space="0" w:color="auto"/>
                    <w:bottom w:val="none" w:sz="0" w:space="0" w:color="auto"/>
                    <w:right w:val="none" w:sz="0" w:space="0" w:color="auto"/>
                  </w:divBdr>
                </w:div>
                <w:div w:id="1553149130">
                  <w:marLeft w:val="0"/>
                  <w:marRight w:val="0"/>
                  <w:marTop w:val="0"/>
                  <w:marBottom w:val="0"/>
                  <w:divBdr>
                    <w:top w:val="none" w:sz="0" w:space="0" w:color="auto"/>
                    <w:left w:val="none" w:sz="0" w:space="0" w:color="auto"/>
                    <w:bottom w:val="none" w:sz="0" w:space="0" w:color="auto"/>
                    <w:right w:val="none" w:sz="0" w:space="0" w:color="auto"/>
                  </w:divBdr>
                </w:div>
                <w:div w:id="1552687042">
                  <w:marLeft w:val="0"/>
                  <w:marRight w:val="0"/>
                  <w:marTop w:val="0"/>
                  <w:marBottom w:val="0"/>
                  <w:divBdr>
                    <w:top w:val="none" w:sz="0" w:space="0" w:color="auto"/>
                    <w:left w:val="none" w:sz="0" w:space="0" w:color="auto"/>
                    <w:bottom w:val="none" w:sz="0" w:space="0" w:color="auto"/>
                    <w:right w:val="none" w:sz="0" w:space="0" w:color="auto"/>
                  </w:divBdr>
                </w:div>
                <w:div w:id="1946495498">
                  <w:marLeft w:val="0"/>
                  <w:marRight w:val="0"/>
                  <w:marTop w:val="0"/>
                  <w:marBottom w:val="0"/>
                  <w:divBdr>
                    <w:top w:val="none" w:sz="0" w:space="0" w:color="auto"/>
                    <w:left w:val="none" w:sz="0" w:space="0" w:color="auto"/>
                    <w:bottom w:val="none" w:sz="0" w:space="0" w:color="auto"/>
                    <w:right w:val="none" w:sz="0" w:space="0" w:color="auto"/>
                  </w:divBdr>
                </w:div>
                <w:div w:id="1719472980">
                  <w:marLeft w:val="0"/>
                  <w:marRight w:val="0"/>
                  <w:marTop w:val="0"/>
                  <w:marBottom w:val="0"/>
                  <w:divBdr>
                    <w:top w:val="none" w:sz="0" w:space="0" w:color="auto"/>
                    <w:left w:val="none" w:sz="0" w:space="0" w:color="auto"/>
                    <w:bottom w:val="none" w:sz="0" w:space="0" w:color="auto"/>
                    <w:right w:val="none" w:sz="0" w:space="0" w:color="auto"/>
                  </w:divBdr>
                </w:div>
                <w:div w:id="94255616">
                  <w:marLeft w:val="0"/>
                  <w:marRight w:val="0"/>
                  <w:marTop w:val="0"/>
                  <w:marBottom w:val="0"/>
                  <w:divBdr>
                    <w:top w:val="none" w:sz="0" w:space="0" w:color="auto"/>
                    <w:left w:val="none" w:sz="0" w:space="0" w:color="auto"/>
                    <w:bottom w:val="none" w:sz="0" w:space="0" w:color="auto"/>
                    <w:right w:val="none" w:sz="0" w:space="0" w:color="auto"/>
                  </w:divBdr>
                </w:div>
                <w:div w:id="724717394">
                  <w:marLeft w:val="0"/>
                  <w:marRight w:val="0"/>
                  <w:marTop w:val="0"/>
                  <w:marBottom w:val="0"/>
                  <w:divBdr>
                    <w:top w:val="none" w:sz="0" w:space="0" w:color="auto"/>
                    <w:left w:val="none" w:sz="0" w:space="0" w:color="auto"/>
                    <w:bottom w:val="none" w:sz="0" w:space="0" w:color="auto"/>
                    <w:right w:val="none" w:sz="0" w:space="0" w:color="auto"/>
                  </w:divBdr>
                </w:div>
                <w:div w:id="510066938">
                  <w:marLeft w:val="0"/>
                  <w:marRight w:val="0"/>
                  <w:marTop w:val="0"/>
                  <w:marBottom w:val="0"/>
                  <w:divBdr>
                    <w:top w:val="none" w:sz="0" w:space="0" w:color="auto"/>
                    <w:left w:val="none" w:sz="0" w:space="0" w:color="auto"/>
                    <w:bottom w:val="none" w:sz="0" w:space="0" w:color="auto"/>
                    <w:right w:val="none" w:sz="0" w:space="0" w:color="auto"/>
                  </w:divBdr>
                </w:div>
                <w:div w:id="105539510">
                  <w:marLeft w:val="0"/>
                  <w:marRight w:val="0"/>
                  <w:marTop w:val="0"/>
                  <w:marBottom w:val="0"/>
                  <w:divBdr>
                    <w:top w:val="none" w:sz="0" w:space="0" w:color="auto"/>
                    <w:left w:val="none" w:sz="0" w:space="0" w:color="auto"/>
                    <w:bottom w:val="none" w:sz="0" w:space="0" w:color="auto"/>
                    <w:right w:val="none" w:sz="0" w:space="0" w:color="auto"/>
                  </w:divBdr>
                </w:div>
                <w:div w:id="1335182737">
                  <w:marLeft w:val="0"/>
                  <w:marRight w:val="0"/>
                  <w:marTop w:val="0"/>
                  <w:marBottom w:val="0"/>
                  <w:divBdr>
                    <w:top w:val="none" w:sz="0" w:space="0" w:color="auto"/>
                    <w:left w:val="none" w:sz="0" w:space="0" w:color="auto"/>
                    <w:bottom w:val="none" w:sz="0" w:space="0" w:color="auto"/>
                    <w:right w:val="none" w:sz="0" w:space="0" w:color="auto"/>
                  </w:divBdr>
                </w:div>
                <w:div w:id="1487745755">
                  <w:marLeft w:val="0"/>
                  <w:marRight w:val="0"/>
                  <w:marTop w:val="0"/>
                  <w:marBottom w:val="0"/>
                  <w:divBdr>
                    <w:top w:val="none" w:sz="0" w:space="0" w:color="auto"/>
                    <w:left w:val="none" w:sz="0" w:space="0" w:color="auto"/>
                    <w:bottom w:val="none" w:sz="0" w:space="0" w:color="auto"/>
                    <w:right w:val="none" w:sz="0" w:space="0" w:color="auto"/>
                  </w:divBdr>
                </w:div>
                <w:div w:id="202668610">
                  <w:marLeft w:val="0"/>
                  <w:marRight w:val="0"/>
                  <w:marTop w:val="0"/>
                  <w:marBottom w:val="0"/>
                  <w:divBdr>
                    <w:top w:val="none" w:sz="0" w:space="0" w:color="auto"/>
                    <w:left w:val="none" w:sz="0" w:space="0" w:color="auto"/>
                    <w:bottom w:val="none" w:sz="0" w:space="0" w:color="auto"/>
                    <w:right w:val="none" w:sz="0" w:space="0" w:color="auto"/>
                  </w:divBdr>
                </w:div>
                <w:div w:id="1661083150">
                  <w:marLeft w:val="0"/>
                  <w:marRight w:val="0"/>
                  <w:marTop w:val="0"/>
                  <w:marBottom w:val="0"/>
                  <w:divBdr>
                    <w:top w:val="none" w:sz="0" w:space="0" w:color="auto"/>
                    <w:left w:val="none" w:sz="0" w:space="0" w:color="auto"/>
                    <w:bottom w:val="none" w:sz="0" w:space="0" w:color="auto"/>
                    <w:right w:val="none" w:sz="0" w:space="0" w:color="auto"/>
                  </w:divBdr>
                </w:div>
                <w:div w:id="123079583">
                  <w:marLeft w:val="0"/>
                  <w:marRight w:val="0"/>
                  <w:marTop w:val="0"/>
                  <w:marBottom w:val="0"/>
                  <w:divBdr>
                    <w:top w:val="none" w:sz="0" w:space="0" w:color="auto"/>
                    <w:left w:val="none" w:sz="0" w:space="0" w:color="auto"/>
                    <w:bottom w:val="none" w:sz="0" w:space="0" w:color="auto"/>
                    <w:right w:val="none" w:sz="0" w:space="0" w:color="auto"/>
                  </w:divBdr>
                </w:div>
                <w:div w:id="1423137832">
                  <w:marLeft w:val="0"/>
                  <w:marRight w:val="0"/>
                  <w:marTop w:val="0"/>
                  <w:marBottom w:val="0"/>
                  <w:divBdr>
                    <w:top w:val="none" w:sz="0" w:space="0" w:color="auto"/>
                    <w:left w:val="none" w:sz="0" w:space="0" w:color="auto"/>
                    <w:bottom w:val="none" w:sz="0" w:space="0" w:color="auto"/>
                    <w:right w:val="none" w:sz="0" w:space="0" w:color="auto"/>
                  </w:divBdr>
                </w:div>
                <w:div w:id="2118674402">
                  <w:marLeft w:val="0"/>
                  <w:marRight w:val="0"/>
                  <w:marTop w:val="0"/>
                  <w:marBottom w:val="0"/>
                  <w:divBdr>
                    <w:top w:val="none" w:sz="0" w:space="0" w:color="auto"/>
                    <w:left w:val="none" w:sz="0" w:space="0" w:color="auto"/>
                    <w:bottom w:val="none" w:sz="0" w:space="0" w:color="auto"/>
                    <w:right w:val="none" w:sz="0" w:space="0" w:color="auto"/>
                  </w:divBdr>
                </w:div>
                <w:div w:id="1611546808">
                  <w:marLeft w:val="0"/>
                  <w:marRight w:val="0"/>
                  <w:marTop w:val="0"/>
                  <w:marBottom w:val="0"/>
                  <w:divBdr>
                    <w:top w:val="none" w:sz="0" w:space="0" w:color="auto"/>
                    <w:left w:val="none" w:sz="0" w:space="0" w:color="auto"/>
                    <w:bottom w:val="none" w:sz="0" w:space="0" w:color="auto"/>
                    <w:right w:val="none" w:sz="0" w:space="0" w:color="auto"/>
                  </w:divBdr>
                </w:div>
                <w:div w:id="1796172941">
                  <w:marLeft w:val="0"/>
                  <w:marRight w:val="0"/>
                  <w:marTop w:val="0"/>
                  <w:marBottom w:val="0"/>
                  <w:divBdr>
                    <w:top w:val="none" w:sz="0" w:space="0" w:color="auto"/>
                    <w:left w:val="none" w:sz="0" w:space="0" w:color="auto"/>
                    <w:bottom w:val="none" w:sz="0" w:space="0" w:color="auto"/>
                    <w:right w:val="none" w:sz="0" w:space="0" w:color="auto"/>
                  </w:divBdr>
                </w:div>
                <w:div w:id="1946116478">
                  <w:marLeft w:val="0"/>
                  <w:marRight w:val="0"/>
                  <w:marTop w:val="0"/>
                  <w:marBottom w:val="0"/>
                  <w:divBdr>
                    <w:top w:val="none" w:sz="0" w:space="0" w:color="auto"/>
                    <w:left w:val="none" w:sz="0" w:space="0" w:color="auto"/>
                    <w:bottom w:val="none" w:sz="0" w:space="0" w:color="auto"/>
                    <w:right w:val="none" w:sz="0" w:space="0" w:color="auto"/>
                  </w:divBdr>
                </w:div>
                <w:div w:id="1164711031">
                  <w:marLeft w:val="0"/>
                  <w:marRight w:val="0"/>
                  <w:marTop w:val="0"/>
                  <w:marBottom w:val="0"/>
                  <w:divBdr>
                    <w:top w:val="none" w:sz="0" w:space="0" w:color="auto"/>
                    <w:left w:val="none" w:sz="0" w:space="0" w:color="auto"/>
                    <w:bottom w:val="none" w:sz="0" w:space="0" w:color="auto"/>
                    <w:right w:val="none" w:sz="0" w:space="0" w:color="auto"/>
                  </w:divBdr>
                </w:div>
                <w:div w:id="594096091">
                  <w:marLeft w:val="0"/>
                  <w:marRight w:val="0"/>
                  <w:marTop w:val="0"/>
                  <w:marBottom w:val="0"/>
                  <w:divBdr>
                    <w:top w:val="none" w:sz="0" w:space="0" w:color="auto"/>
                    <w:left w:val="none" w:sz="0" w:space="0" w:color="auto"/>
                    <w:bottom w:val="none" w:sz="0" w:space="0" w:color="auto"/>
                    <w:right w:val="none" w:sz="0" w:space="0" w:color="auto"/>
                  </w:divBdr>
                </w:div>
                <w:div w:id="1769111301">
                  <w:marLeft w:val="0"/>
                  <w:marRight w:val="0"/>
                  <w:marTop w:val="0"/>
                  <w:marBottom w:val="0"/>
                  <w:divBdr>
                    <w:top w:val="none" w:sz="0" w:space="0" w:color="auto"/>
                    <w:left w:val="none" w:sz="0" w:space="0" w:color="auto"/>
                    <w:bottom w:val="none" w:sz="0" w:space="0" w:color="auto"/>
                    <w:right w:val="none" w:sz="0" w:space="0" w:color="auto"/>
                  </w:divBdr>
                </w:div>
                <w:div w:id="312178926">
                  <w:marLeft w:val="0"/>
                  <w:marRight w:val="0"/>
                  <w:marTop w:val="0"/>
                  <w:marBottom w:val="0"/>
                  <w:divBdr>
                    <w:top w:val="none" w:sz="0" w:space="0" w:color="auto"/>
                    <w:left w:val="none" w:sz="0" w:space="0" w:color="auto"/>
                    <w:bottom w:val="none" w:sz="0" w:space="0" w:color="auto"/>
                    <w:right w:val="none" w:sz="0" w:space="0" w:color="auto"/>
                  </w:divBdr>
                </w:div>
                <w:div w:id="1828549343">
                  <w:marLeft w:val="0"/>
                  <w:marRight w:val="0"/>
                  <w:marTop w:val="0"/>
                  <w:marBottom w:val="0"/>
                  <w:divBdr>
                    <w:top w:val="none" w:sz="0" w:space="0" w:color="auto"/>
                    <w:left w:val="none" w:sz="0" w:space="0" w:color="auto"/>
                    <w:bottom w:val="none" w:sz="0" w:space="0" w:color="auto"/>
                    <w:right w:val="none" w:sz="0" w:space="0" w:color="auto"/>
                  </w:divBdr>
                </w:div>
                <w:div w:id="2104568692">
                  <w:marLeft w:val="0"/>
                  <w:marRight w:val="0"/>
                  <w:marTop w:val="0"/>
                  <w:marBottom w:val="0"/>
                  <w:divBdr>
                    <w:top w:val="none" w:sz="0" w:space="0" w:color="auto"/>
                    <w:left w:val="none" w:sz="0" w:space="0" w:color="auto"/>
                    <w:bottom w:val="none" w:sz="0" w:space="0" w:color="auto"/>
                    <w:right w:val="none" w:sz="0" w:space="0" w:color="auto"/>
                  </w:divBdr>
                </w:div>
                <w:div w:id="179438658">
                  <w:marLeft w:val="0"/>
                  <w:marRight w:val="0"/>
                  <w:marTop w:val="0"/>
                  <w:marBottom w:val="0"/>
                  <w:divBdr>
                    <w:top w:val="none" w:sz="0" w:space="0" w:color="auto"/>
                    <w:left w:val="none" w:sz="0" w:space="0" w:color="auto"/>
                    <w:bottom w:val="none" w:sz="0" w:space="0" w:color="auto"/>
                    <w:right w:val="none" w:sz="0" w:space="0" w:color="auto"/>
                  </w:divBdr>
                </w:div>
                <w:div w:id="1383872021">
                  <w:marLeft w:val="0"/>
                  <w:marRight w:val="0"/>
                  <w:marTop w:val="0"/>
                  <w:marBottom w:val="0"/>
                  <w:divBdr>
                    <w:top w:val="none" w:sz="0" w:space="0" w:color="auto"/>
                    <w:left w:val="none" w:sz="0" w:space="0" w:color="auto"/>
                    <w:bottom w:val="none" w:sz="0" w:space="0" w:color="auto"/>
                    <w:right w:val="none" w:sz="0" w:space="0" w:color="auto"/>
                  </w:divBdr>
                </w:div>
                <w:div w:id="1544125451">
                  <w:marLeft w:val="0"/>
                  <w:marRight w:val="0"/>
                  <w:marTop w:val="0"/>
                  <w:marBottom w:val="0"/>
                  <w:divBdr>
                    <w:top w:val="none" w:sz="0" w:space="0" w:color="auto"/>
                    <w:left w:val="none" w:sz="0" w:space="0" w:color="auto"/>
                    <w:bottom w:val="none" w:sz="0" w:space="0" w:color="auto"/>
                    <w:right w:val="none" w:sz="0" w:space="0" w:color="auto"/>
                  </w:divBdr>
                </w:div>
                <w:div w:id="1527131100">
                  <w:marLeft w:val="0"/>
                  <w:marRight w:val="0"/>
                  <w:marTop w:val="0"/>
                  <w:marBottom w:val="0"/>
                  <w:divBdr>
                    <w:top w:val="none" w:sz="0" w:space="0" w:color="auto"/>
                    <w:left w:val="none" w:sz="0" w:space="0" w:color="auto"/>
                    <w:bottom w:val="none" w:sz="0" w:space="0" w:color="auto"/>
                    <w:right w:val="none" w:sz="0" w:space="0" w:color="auto"/>
                  </w:divBdr>
                </w:div>
                <w:div w:id="844058827">
                  <w:marLeft w:val="0"/>
                  <w:marRight w:val="0"/>
                  <w:marTop w:val="0"/>
                  <w:marBottom w:val="0"/>
                  <w:divBdr>
                    <w:top w:val="none" w:sz="0" w:space="0" w:color="auto"/>
                    <w:left w:val="none" w:sz="0" w:space="0" w:color="auto"/>
                    <w:bottom w:val="none" w:sz="0" w:space="0" w:color="auto"/>
                    <w:right w:val="none" w:sz="0" w:space="0" w:color="auto"/>
                  </w:divBdr>
                </w:div>
                <w:div w:id="489174824">
                  <w:marLeft w:val="0"/>
                  <w:marRight w:val="0"/>
                  <w:marTop w:val="0"/>
                  <w:marBottom w:val="0"/>
                  <w:divBdr>
                    <w:top w:val="none" w:sz="0" w:space="0" w:color="auto"/>
                    <w:left w:val="none" w:sz="0" w:space="0" w:color="auto"/>
                    <w:bottom w:val="none" w:sz="0" w:space="0" w:color="auto"/>
                    <w:right w:val="none" w:sz="0" w:space="0" w:color="auto"/>
                  </w:divBdr>
                </w:div>
                <w:div w:id="275715656">
                  <w:marLeft w:val="0"/>
                  <w:marRight w:val="0"/>
                  <w:marTop w:val="0"/>
                  <w:marBottom w:val="0"/>
                  <w:divBdr>
                    <w:top w:val="none" w:sz="0" w:space="0" w:color="auto"/>
                    <w:left w:val="none" w:sz="0" w:space="0" w:color="auto"/>
                    <w:bottom w:val="none" w:sz="0" w:space="0" w:color="auto"/>
                    <w:right w:val="none" w:sz="0" w:space="0" w:color="auto"/>
                  </w:divBdr>
                </w:div>
                <w:div w:id="1724983369">
                  <w:marLeft w:val="0"/>
                  <w:marRight w:val="0"/>
                  <w:marTop w:val="0"/>
                  <w:marBottom w:val="0"/>
                  <w:divBdr>
                    <w:top w:val="none" w:sz="0" w:space="0" w:color="auto"/>
                    <w:left w:val="none" w:sz="0" w:space="0" w:color="auto"/>
                    <w:bottom w:val="none" w:sz="0" w:space="0" w:color="auto"/>
                    <w:right w:val="none" w:sz="0" w:space="0" w:color="auto"/>
                  </w:divBdr>
                </w:div>
                <w:div w:id="2076586978">
                  <w:marLeft w:val="0"/>
                  <w:marRight w:val="0"/>
                  <w:marTop w:val="0"/>
                  <w:marBottom w:val="0"/>
                  <w:divBdr>
                    <w:top w:val="none" w:sz="0" w:space="0" w:color="auto"/>
                    <w:left w:val="none" w:sz="0" w:space="0" w:color="auto"/>
                    <w:bottom w:val="none" w:sz="0" w:space="0" w:color="auto"/>
                    <w:right w:val="none" w:sz="0" w:space="0" w:color="auto"/>
                  </w:divBdr>
                </w:div>
                <w:div w:id="2128307554">
                  <w:marLeft w:val="0"/>
                  <w:marRight w:val="0"/>
                  <w:marTop w:val="0"/>
                  <w:marBottom w:val="0"/>
                  <w:divBdr>
                    <w:top w:val="none" w:sz="0" w:space="0" w:color="auto"/>
                    <w:left w:val="none" w:sz="0" w:space="0" w:color="auto"/>
                    <w:bottom w:val="none" w:sz="0" w:space="0" w:color="auto"/>
                    <w:right w:val="none" w:sz="0" w:space="0" w:color="auto"/>
                  </w:divBdr>
                </w:div>
                <w:div w:id="158078040">
                  <w:marLeft w:val="0"/>
                  <w:marRight w:val="0"/>
                  <w:marTop w:val="0"/>
                  <w:marBottom w:val="0"/>
                  <w:divBdr>
                    <w:top w:val="none" w:sz="0" w:space="0" w:color="auto"/>
                    <w:left w:val="none" w:sz="0" w:space="0" w:color="auto"/>
                    <w:bottom w:val="none" w:sz="0" w:space="0" w:color="auto"/>
                    <w:right w:val="none" w:sz="0" w:space="0" w:color="auto"/>
                  </w:divBdr>
                </w:div>
                <w:div w:id="92215971">
                  <w:marLeft w:val="0"/>
                  <w:marRight w:val="0"/>
                  <w:marTop w:val="0"/>
                  <w:marBottom w:val="0"/>
                  <w:divBdr>
                    <w:top w:val="none" w:sz="0" w:space="0" w:color="auto"/>
                    <w:left w:val="none" w:sz="0" w:space="0" w:color="auto"/>
                    <w:bottom w:val="none" w:sz="0" w:space="0" w:color="auto"/>
                    <w:right w:val="none" w:sz="0" w:space="0" w:color="auto"/>
                  </w:divBdr>
                </w:div>
                <w:div w:id="2121754927">
                  <w:marLeft w:val="0"/>
                  <w:marRight w:val="0"/>
                  <w:marTop w:val="0"/>
                  <w:marBottom w:val="0"/>
                  <w:divBdr>
                    <w:top w:val="none" w:sz="0" w:space="0" w:color="auto"/>
                    <w:left w:val="none" w:sz="0" w:space="0" w:color="auto"/>
                    <w:bottom w:val="none" w:sz="0" w:space="0" w:color="auto"/>
                    <w:right w:val="none" w:sz="0" w:space="0" w:color="auto"/>
                  </w:divBdr>
                </w:div>
                <w:div w:id="1181700584">
                  <w:marLeft w:val="0"/>
                  <w:marRight w:val="0"/>
                  <w:marTop w:val="0"/>
                  <w:marBottom w:val="0"/>
                  <w:divBdr>
                    <w:top w:val="none" w:sz="0" w:space="0" w:color="auto"/>
                    <w:left w:val="none" w:sz="0" w:space="0" w:color="auto"/>
                    <w:bottom w:val="none" w:sz="0" w:space="0" w:color="auto"/>
                    <w:right w:val="none" w:sz="0" w:space="0" w:color="auto"/>
                  </w:divBdr>
                </w:div>
                <w:div w:id="1473477421">
                  <w:marLeft w:val="0"/>
                  <w:marRight w:val="0"/>
                  <w:marTop w:val="0"/>
                  <w:marBottom w:val="0"/>
                  <w:divBdr>
                    <w:top w:val="none" w:sz="0" w:space="0" w:color="auto"/>
                    <w:left w:val="none" w:sz="0" w:space="0" w:color="auto"/>
                    <w:bottom w:val="none" w:sz="0" w:space="0" w:color="auto"/>
                    <w:right w:val="none" w:sz="0" w:space="0" w:color="auto"/>
                  </w:divBdr>
                </w:div>
                <w:div w:id="304165566">
                  <w:marLeft w:val="0"/>
                  <w:marRight w:val="0"/>
                  <w:marTop w:val="0"/>
                  <w:marBottom w:val="0"/>
                  <w:divBdr>
                    <w:top w:val="none" w:sz="0" w:space="0" w:color="auto"/>
                    <w:left w:val="none" w:sz="0" w:space="0" w:color="auto"/>
                    <w:bottom w:val="none" w:sz="0" w:space="0" w:color="auto"/>
                    <w:right w:val="none" w:sz="0" w:space="0" w:color="auto"/>
                  </w:divBdr>
                </w:div>
                <w:div w:id="985083113">
                  <w:marLeft w:val="0"/>
                  <w:marRight w:val="0"/>
                  <w:marTop w:val="0"/>
                  <w:marBottom w:val="0"/>
                  <w:divBdr>
                    <w:top w:val="none" w:sz="0" w:space="0" w:color="auto"/>
                    <w:left w:val="none" w:sz="0" w:space="0" w:color="auto"/>
                    <w:bottom w:val="none" w:sz="0" w:space="0" w:color="auto"/>
                    <w:right w:val="none" w:sz="0" w:space="0" w:color="auto"/>
                  </w:divBdr>
                </w:div>
                <w:div w:id="171265446">
                  <w:marLeft w:val="0"/>
                  <w:marRight w:val="0"/>
                  <w:marTop w:val="0"/>
                  <w:marBottom w:val="0"/>
                  <w:divBdr>
                    <w:top w:val="none" w:sz="0" w:space="0" w:color="auto"/>
                    <w:left w:val="none" w:sz="0" w:space="0" w:color="auto"/>
                    <w:bottom w:val="none" w:sz="0" w:space="0" w:color="auto"/>
                    <w:right w:val="none" w:sz="0" w:space="0" w:color="auto"/>
                  </w:divBdr>
                </w:div>
                <w:div w:id="2038264229">
                  <w:marLeft w:val="0"/>
                  <w:marRight w:val="0"/>
                  <w:marTop w:val="0"/>
                  <w:marBottom w:val="0"/>
                  <w:divBdr>
                    <w:top w:val="none" w:sz="0" w:space="0" w:color="auto"/>
                    <w:left w:val="none" w:sz="0" w:space="0" w:color="auto"/>
                    <w:bottom w:val="none" w:sz="0" w:space="0" w:color="auto"/>
                    <w:right w:val="none" w:sz="0" w:space="0" w:color="auto"/>
                  </w:divBdr>
                </w:div>
                <w:div w:id="2005669258">
                  <w:marLeft w:val="0"/>
                  <w:marRight w:val="0"/>
                  <w:marTop w:val="0"/>
                  <w:marBottom w:val="0"/>
                  <w:divBdr>
                    <w:top w:val="none" w:sz="0" w:space="0" w:color="auto"/>
                    <w:left w:val="none" w:sz="0" w:space="0" w:color="auto"/>
                    <w:bottom w:val="none" w:sz="0" w:space="0" w:color="auto"/>
                    <w:right w:val="none" w:sz="0" w:space="0" w:color="auto"/>
                  </w:divBdr>
                </w:div>
                <w:div w:id="1609846228">
                  <w:marLeft w:val="0"/>
                  <w:marRight w:val="0"/>
                  <w:marTop w:val="0"/>
                  <w:marBottom w:val="0"/>
                  <w:divBdr>
                    <w:top w:val="none" w:sz="0" w:space="0" w:color="auto"/>
                    <w:left w:val="none" w:sz="0" w:space="0" w:color="auto"/>
                    <w:bottom w:val="none" w:sz="0" w:space="0" w:color="auto"/>
                    <w:right w:val="none" w:sz="0" w:space="0" w:color="auto"/>
                  </w:divBdr>
                </w:div>
                <w:div w:id="1393693992">
                  <w:marLeft w:val="0"/>
                  <w:marRight w:val="0"/>
                  <w:marTop w:val="0"/>
                  <w:marBottom w:val="0"/>
                  <w:divBdr>
                    <w:top w:val="none" w:sz="0" w:space="0" w:color="auto"/>
                    <w:left w:val="none" w:sz="0" w:space="0" w:color="auto"/>
                    <w:bottom w:val="none" w:sz="0" w:space="0" w:color="auto"/>
                    <w:right w:val="none" w:sz="0" w:space="0" w:color="auto"/>
                  </w:divBdr>
                </w:div>
                <w:div w:id="693573797">
                  <w:marLeft w:val="0"/>
                  <w:marRight w:val="0"/>
                  <w:marTop w:val="0"/>
                  <w:marBottom w:val="0"/>
                  <w:divBdr>
                    <w:top w:val="none" w:sz="0" w:space="0" w:color="auto"/>
                    <w:left w:val="none" w:sz="0" w:space="0" w:color="auto"/>
                    <w:bottom w:val="none" w:sz="0" w:space="0" w:color="auto"/>
                    <w:right w:val="none" w:sz="0" w:space="0" w:color="auto"/>
                  </w:divBdr>
                </w:div>
                <w:div w:id="1871069894">
                  <w:marLeft w:val="0"/>
                  <w:marRight w:val="0"/>
                  <w:marTop w:val="0"/>
                  <w:marBottom w:val="0"/>
                  <w:divBdr>
                    <w:top w:val="none" w:sz="0" w:space="0" w:color="auto"/>
                    <w:left w:val="none" w:sz="0" w:space="0" w:color="auto"/>
                    <w:bottom w:val="none" w:sz="0" w:space="0" w:color="auto"/>
                    <w:right w:val="none" w:sz="0" w:space="0" w:color="auto"/>
                  </w:divBdr>
                </w:div>
                <w:div w:id="1180388077">
                  <w:marLeft w:val="0"/>
                  <w:marRight w:val="0"/>
                  <w:marTop w:val="0"/>
                  <w:marBottom w:val="0"/>
                  <w:divBdr>
                    <w:top w:val="none" w:sz="0" w:space="0" w:color="auto"/>
                    <w:left w:val="none" w:sz="0" w:space="0" w:color="auto"/>
                    <w:bottom w:val="none" w:sz="0" w:space="0" w:color="auto"/>
                    <w:right w:val="none" w:sz="0" w:space="0" w:color="auto"/>
                  </w:divBdr>
                </w:div>
                <w:div w:id="184560146">
                  <w:marLeft w:val="0"/>
                  <w:marRight w:val="0"/>
                  <w:marTop w:val="0"/>
                  <w:marBottom w:val="0"/>
                  <w:divBdr>
                    <w:top w:val="none" w:sz="0" w:space="0" w:color="auto"/>
                    <w:left w:val="none" w:sz="0" w:space="0" w:color="auto"/>
                    <w:bottom w:val="none" w:sz="0" w:space="0" w:color="auto"/>
                    <w:right w:val="none" w:sz="0" w:space="0" w:color="auto"/>
                  </w:divBdr>
                </w:div>
                <w:div w:id="56899379">
                  <w:marLeft w:val="0"/>
                  <w:marRight w:val="0"/>
                  <w:marTop w:val="0"/>
                  <w:marBottom w:val="0"/>
                  <w:divBdr>
                    <w:top w:val="none" w:sz="0" w:space="0" w:color="auto"/>
                    <w:left w:val="none" w:sz="0" w:space="0" w:color="auto"/>
                    <w:bottom w:val="none" w:sz="0" w:space="0" w:color="auto"/>
                    <w:right w:val="none" w:sz="0" w:space="0" w:color="auto"/>
                  </w:divBdr>
                </w:div>
                <w:div w:id="982320531">
                  <w:marLeft w:val="0"/>
                  <w:marRight w:val="0"/>
                  <w:marTop w:val="0"/>
                  <w:marBottom w:val="0"/>
                  <w:divBdr>
                    <w:top w:val="none" w:sz="0" w:space="0" w:color="auto"/>
                    <w:left w:val="none" w:sz="0" w:space="0" w:color="auto"/>
                    <w:bottom w:val="none" w:sz="0" w:space="0" w:color="auto"/>
                    <w:right w:val="none" w:sz="0" w:space="0" w:color="auto"/>
                  </w:divBdr>
                </w:div>
                <w:div w:id="1587347968">
                  <w:marLeft w:val="0"/>
                  <w:marRight w:val="0"/>
                  <w:marTop w:val="0"/>
                  <w:marBottom w:val="0"/>
                  <w:divBdr>
                    <w:top w:val="none" w:sz="0" w:space="0" w:color="auto"/>
                    <w:left w:val="none" w:sz="0" w:space="0" w:color="auto"/>
                    <w:bottom w:val="none" w:sz="0" w:space="0" w:color="auto"/>
                    <w:right w:val="none" w:sz="0" w:space="0" w:color="auto"/>
                  </w:divBdr>
                </w:div>
                <w:div w:id="907111566">
                  <w:marLeft w:val="0"/>
                  <w:marRight w:val="0"/>
                  <w:marTop w:val="0"/>
                  <w:marBottom w:val="0"/>
                  <w:divBdr>
                    <w:top w:val="none" w:sz="0" w:space="0" w:color="auto"/>
                    <w:left w:val="none" w:sz="0" w:space="0" w:color="auto"/>
                    <w:bottom w:val="none" w:sz="0" w:space="0" w:color="auto"/>
                    <w:right w:val="none" w:sz="0" w:space="0" w:color="auto"/>
                  </w:divBdr>
                </w:div>
                <w:div w:id="635180171">
                  <w:marLeft w:val="0"/>
                  <w:marRight w:val="0"/>
                  <w:marTop w:val="0"/>
                  <w:marBottom w:val="0"/>
                  <w:divBdr>
                    <w:top w:val="none" w:sz="0" w:space="0" w:color="auto"/>
                    <w:left w:val="none" w:sz="0" w:space="0" w:color="auto"/>
                    <w:bottom w:val="none" w:sz="0" w:space="0" w:color="auto"/>
                    <w:right w:val="none" w:sz="0" w:space="0" w:color="auto"/>
                  </w:divBdr>
                </w:div>
                <w:div w:id="625159365">
                  <w:marLeft w:val="0"/>
                  <w:marRight w:val="0"/>
                  <w:marTop w:val="0"/>
                  <w:marBottom w:val="0"/>
                  <w:divBdr>
                    <w:top w:val="none" w:sz="0" w:space="0" w:color="auto"/>
                    <w:left w:val="none" w:sz="0" w:space="0" w:color="auto"/>
                    <w:bottom w:val="none" w:sz="0" w:space="0" w:color="auto"/>
                    <w:right w:val="none" w:sz="0" w:space="0" w:color="auto"/>
                  </w:divBdr>
                </w:div>
                <w:div w:id="606158756">
                  <w:marLeft w:val="0"/>
                  <w:marRight w:val="0"/>
                  <w:marTop w:val="0"/>
                  <w:marBottom w:val="0"/>
                  <w:divBdr>
                    <w:top w:val="none" w:sz="0" w:space="0" w:color="auto"/>
                    <w:left w:val="none" w:sz="0" w:space="0" w:color="auto"/>
                    <w:bottom w:val="none" w:sz="0" w:space="0" w:color="auto"/>
                    <w:right w:val="none" w:sz="0" w:space="0" w:color="auto"/>
                  </w:divBdr>
                </w:div>
                <w:div w:id="2135635064">
                  <w:marLeft w:val="0"/>
                  <w:marRight w:val="0"/>
                  <w:marTop w:val="0"/>
                  <w:marBottom w:val="0"/>
                  <w:divBdr>
                    <w:top w:val="none" w:sz="0" w:space="0" w:color="auto"/>
                    <w:left w:val="none" w:sz="0" w:space="0" w:color="auto"/>
                    <w:bottom w:val="none" w:sz="0" w:space="0" w:color="auto"/>
                    <w:right w:val="none" w:sz="0" w:space="0" w:color="auto"/>
                  </w:divBdr>
                </w:div>
                <w:div w:id="2049641820">
                  <w:marLeft w:val="0"/>
                  <w:marRight w:val="0"/>
                  <w:marTop w:val="0"/>
                  <w:marBottom w:val="0"/>
                  <w:divBdr>
                    <w:top w:val="none" w:sz="0" w:space="0" w:color="auto"/>
                    <w:left w:val="none" w:sz="0" w:space="0" w:color="auto"/>
                    <w:bottom w:val="none" w:sz="0" w:space="0" w:color="auto"/>
                    <w:right w:val="none" w:sz="0" w:space="0" w:color="auto"/>
                  </w:divBdr>
                </w:div>
                <w:div w:id="387464189">
                  <w:marLeft w:val="0"/>
                  <w:marRight w:val="0"/>
                  <w:marTop w:val="0"/>
                  <w:marBottom w:val="0"/>
                  <w:divBdr>
                    <w:top w:val="none" w:sz="0" w:space="0" w:color="auto"/>
                    <w:left w:val="none" w:sz="0" w:space="0" w:color="auto"/>
                    <w:bottom w:val="none" w:sz="0" w:space="0" w:color="auto"/>
                    <w:right w:val="none" w:sz="0" w:space="0" w:color="auto"/>
                  </w:divBdr>
                </w:div>
                <w:div w:id="1706561307">
                  <w:marLeft w:val="0"/>
                  <w:marRight w:val="0"/>
                  <w:marTop w:val="0"/>
                  <w:marBottom w:val="0"/>
                  <w:divBdr>
                    <w:top w:val="none" w:sz="0" w:space="0" w:color="auto"/>
                    <w:left w:val="none" w:sz="0" w:space="0" w:color="auto"/>
                    <w:bottom w:val="none" w:sz="0" w:space="0" w:color="auto"/>
                    <w:right w:val="none" w:sz="0" w:space="0" w:color="auto"/>
                  </w:divBdr>
                </w:div>
                <w:div w:id="223224777">
                  <w:marLeft w:val="0"/>
                  <w:marRight w:val="0"/>
                  <w:marTop w:val="0"/>
                  <w:marBottom w:val="0"/>
                  <w:divBdr>
                    <w:top w:val="none" w:sz="0" w:space="0" w:color="auto"/>
                    <w:left w:val="none" w:sz="0" w:space="0" w:color="auto"/>
                    <w:bottom w:val="none" w:sz="0" w:space="0" w:color="auto"/>
                    <w:right w:val="none" w:sz="0" w:space="0" w:color="auto"/>
                  </w:divBdr>
                </w:div>
                <w:div w:id="1606812212">
                  <w:marLeft w:val="0"/>
                  <w:marRight w:val="0"/>
                  <w:marTop w:val="0"/>
                  <w:marBottom w:val="0"/>
                  <w:divBdr>
                    <w:top w:val="none" w:sz="0" w:space="0" w:color="auto"/>
                    <w:left w:val="none" w:sz="0" w:space="0" w:color="auto"/>
                    <w:bottom w:val="none" w:sz="0" w:space="0" w:color="auto"/>
                    <w:right w:val="none" w:sz="0" w:space="0" w:color="auto"/>
                  </w:divBdr>
                </w:div>
                <w:div w:id="240258861">
                  <w:marLeft w:val="0"/>
                  <w:marRight w:val="0"/>
                  <w:marTop w:val="0"/>
                  <w:marBottom w:val="0"/>
                  <w:divBdr>
                    <w:top w:val="none" w:sz="0" w:space="0" w:color="auto"/>
                    <w:left w:val="none" w:sz="0" w:space="0" w:color="auto"/>
                    <w:bottom w:val="none" w:sz="0" w:space="0" w:color="auto"/>
                    <w:right w:val="none" w:sz="0" w:space="0" w:color="auto"/>
                  </w:divBdr>
                </w:div>
                <w:div w:id="742990846">
                  <w:marLeft w:val="0"/>
                  <w:marRight w:val="0"/>
                  <w:marTop w:val="0"/>
                  <w:marBottom w:val="0"/>
                  <w:divBdr>
                    <w:top w:val="none" w:sz="0" w:space="0" w:color="auto"/>
                    <w:left w:val="none" w:sz="0" w:space="0" w:color="auto"/>
                    <w:bottom w:val="none" w:sz="0" w:space="0" w:color="auto"/>
                    <w:right w:val="none" w:sz="0" w:space="0" w:color="auto"/>
                  </w:divBdr>
                </w:div>
                <w:div w:id="1402868537">
                  <w:marLeft w:val="0"/>
                  <w:marRight w:val="0"/>
                  <w:marTop w:val="0"/>
                  <w:marBottom w:val="0"/>
                  <w:divBdr>
                    <w:top w:val="none" w:sz="0" w:space="0" w:color="auto"/>
                    <w:left w:val="none" w:sz="0" w:space="0" w:color="auto"/>
                    <w:bottom w:val="none" w:sz="0" w:space="0" w:color="auto"/>
                    <w:right w:val="none" w:sz="0" w:space="0" w:color="auto"/>
                  </w:divBdr>
                </w:div>
                <w:div w:id="214511818">
                  <w:marLeft w:val="0"/>
                  <w:marRight w:val="0"/>
                  <w:marTop w:val="0"/>
                  <w:marBottom w:val="0"/>
                  <w:divBdr>
                    <w:top w:val="none" w:sz="0" w:space="0" w:color="auto"/>
                    <w:left w:val="none" w:sz="0" w:space="0" w:color="auto"/>
                    <w:bottom w:val="none" w:sz="0" w:space="0" w:color="auto"/>
                    <w:right w:val="none" w:sz="0" w:space="0" w:color="auto"/>
                  </w:divBdr>
                </w:div>
                <w:div w:id="1158839781">
                  <w:marLeft w:val="0"/>
                  <w:marRight w:val="0"/>
                  <w:marTop w:val="0"/>
                  <w:marBottom w:val="0"/>
                  <w:divBdr>
                    <w:top w:val="none" w:sz="0" w:space="0" w:color="auto"/>
                    <w:left w:val="none" w:sz="0" w:space="0" w:color="auto"/>
                    <w:bottom w:val="none" w:sz="0" w:space="0" w:color="auto"/>
                    <w:right w:val="none" w:sz="0" w:space="0" w:color="auto"/>
                  </w:divBdr>
                </w:div>
                <w:div w:id="1590848362">
                  <w:marLeft w:val="0"/>
                  <w:marRight w:val="0"/>
                  <w:marTop w:val="0"/>
                  <w:marBottom w:val="0"/>
                  <w:divBdr>
                    <w:top w:val="none" w:sz="0" w:space="0" w:color="auto"/>
                    <w:left w:val="none" w:sz="0" w:space="0" w:color="auto"/>
                    <w:bottom w:val="none" w:sz="0" w:space="0" w:color="auto"/>
                    <w:right w:val="none" w:sz="0" w:space="0" w:color="auto"/>
                  </w:divBdr>
                </w:div>
                <w:div w:id="1613628134">
                  <w:marLeft w:val="0"/>
                  <w:marRight w:val="0"/>
                  <w:marTop w:val="0"/>
                  <w:marBottom w:val="0"/>
                  <w:divBdr>
                    <w:top w:val="none" w:sz="0" w:space="0" w:color="auto"/>
                    <w:left w:val="none" w:sz="0" w:space="0" w:color="auto"/>
                    <w:bottom w:val="none" w:sz="0" w:space="0" w:color="auto"/>
                    <w:right w:val="none" w:sz="0" w:space="0" w:color="auto"/>
                  </w:divBdr>
                </w:div>
                <w:div w:id="1066344608">
                  <w:marLeft w:val="0"/>
                  <w:marRight w:val="0"/>
                  <w:marTop w:val="0"/>
                  <w:marBottom w:val="0"/>
                  <w:divBdr>
                    <w:top w:val="none" w:sz="0" w:space="0" w:color="auto"/>
                    <w:left w:val="none" w:sz="0" w:space="0" w:color="auto"/>
                    <w:bottom w:val="none" w:sz="0" w:space="0" w:color="auto"/>
                    <w:right w:val="none" w:sz="0" w:space="0" w:color="auto"/>
                  </w:divBdr>
                </w:div>
                <w:div w:id="1017346799">
                  <w:marLeft w:val="0"/>
                  <w:marRight w:val="0"/>
                  <w:marTop w:val="0"/>
                  <w:marBottom w:val="0"/>
                  <w:divBdr>
                    <w:top w:val="none" w:sz="0" w:space="0" w:color="auto"/>
                    <w:left w:val="none" w:sz="0" w:space="0" w:color="auto"/>
                    <w:bottom w:val="none" w:sz="0" w:space="0" w:color="auto"/>
                    <w:right w:val="none" w:sz="0" w:space="0" w:color="auto"/>
                  </w:divBdr>
                </w:div>
                <w:div w:id="1502769725">
                  <w:marLeft w:val="0"/>
                  <w:marRight w:val="0"/>
                  <w:marTop w:val="0"/>
                  <w:marBottom w:val="0"/>
                  <w:divBdr>
                    <w:top w:val="none" w:sz="0" w:space="0" w:color="auto"/>
                    <w:left w:val="none" w:sz="0" w:space="0" w:color="auto"/>
                    <w:bottom w:val="none" w:sz="0" w:space="0" w:color="auto"/>
                    <w:right w:val="none" w:sz="0" w:space="0" w:color="auto"/>
                  </w:divBdr>
                </w:div>
                <w:div w:id="733234400">
                  <w:marLeft w:val="0"/>
                  <w:marRight w:val="0"/>
                  <w:marTop w:val="0"/>
                  <w:marBottom w:val="0"/>
                  <w:divBdr>
                    <w:top w:val="none" w:sz="0" w:space="0" w:color="auto"/>
                    <w:left w:val="none" w:sz="0" w:space="0" w:color="auto"/>
                    <w:bottom w:val="none" w:sz="0" w:space="0" w:color="auto"/>
                    <w:right w:val="none" w:sz="0" w:space="0" w:color="auto"/>
                  </w:divBdr>
                </w:div>
                <w:div w:id="1629623649">
                  <w:marLeft w:val="0"/>
                  <w:marRight w:val="0"/>
                  <w:marTop w:val="0"/>
                  <w:marBottom w:val="0"/>
                  <w:divBdr>
                    <w:top w:val="none" w:sz="0" w:space="0" w:color="auto"/>
                    <w:left w:val="none" w:sz="0" w:space="0" w:color="auto"/>
                    <w:bottom w:val="none" w:sz="0" w:space="0" w:color="auto"/>
                    <w:right w:val="none" w:sz="0" w:space="0" w:color="auto"/>
                  </w:divBdr>
                </w:div>
                <w:div w:id="949511899">
                  <w:marLeft w:val="0"/>
                  <w:marRight w:val="0"/>
                  <w:marTop w:val="0"/>
                  <w:marBottom w:val="0"/>
                  <w:divBdr>
                    <w:top w:val="none" w:sz="0" w:space="0" w:color="auto"/>
                    <w:left w:val="none" w:sz="0" w:space="0" w:color="auto"/>
                    <w:bottom w:val="none" w:sz="0" w:space="0" w:color="auto"/>
                    <w:right w:val="none" w:sz="0" w:space="0" w:color="auto"/>
                  </w:divBdr>
                </w:div>
                <w:div w:id="2035569423">
                  <w:marLeft w:val="0"/>
                  <w:marRight w:val="0"/>
                  <w:marTop w:val="0"/>
                  <w:marBottom w:val="0"/>
                  <w:divBdr>
                    <w:top w:val="none" w:sz="0" w:space="0" w:color="auto"/>
                    <w:left w:val="none" w:sz="0" w:space="0" w:color="auto"/>
                    <w:bottom w:val="none" w:sz="0" w:space="0" w:color="auto"/>
                    <w:right w:val="none" w:sz="0" w:space="0" w:color="auto"/>
                  </w:divBdr>
                </w:div>
                <w:div w:id="258489548">
                  <w:marLeft w:val="0"/>
                  <w:marRight w:val="0"/>
                  <w:marTop w:val="0"/>
                  <w:marBottom w:val="0"/>
                  <w:divBdr>
                    <w:top w:val="none" w:sz="0" w:space="0" w:color="auto"/>
                    <w:left w:val="none" w:sz="0" w:space="0" w:color="auto"/>
                    <w:bottom w:val="none" w:sz="0" w:space="0" w:color="auto"/>
                    <w:right w:val="none" w:sz="0" w:space="0" w:color="auto"/>
                  </w:divBdr>
                </w:div>
                <w:div w:id="11611483">
                  <w:marLeft w:val="0"/>
                  <w:marRight w:val="0"/>
                  <w:marTop w:val="0"/>
                  <w:marBottom w:val="0"/>
                  <w:divBdr>
                    <w:top w:val="none" w:sz="0" w:space="0" w:color="auto"/>
                    <w:left w:val="none" w:sz="0" w:space="0" w:color="auto"/>
                    <w:bottom w:val="none" w:sz="0" w:space="0" w:color="auto"/>
                    <w:right w:val="none" w:sz="0" w:space="0" w:color="auto"/>
                  </w:divBdr>
                </w:div>
                <w:div w:id="615406324">
                  <w:marLeft w:val="0"/>
                  <w:marRight w:val="0"/>
                  <w:marTop w:val="0"/>
                  <w:marBottom w:val="0"/>
                  <w:divBdr>
                    <w:top w:val="none" w:sz="0" w:space="0" w:color="auto"/>
                    <w:left w:val="none" w:sz="0" w:space="0" w:color="auto"/>
                    <w:bottom w:val="none" w:sz="0" w:space="0" w:color="auto"/>
                    <w:right w:val="none" w:sz="0" w:space="0" w:color="auto"/>
                  </w:divBdr>
                </w:div>
                <w:div w:id="1693603762">
                  <w:marLeft w:val="0"/>
                  <w:marRight w:val="0"/>
                  <w:marTop w:val="0"/>
                  <w:marBottom w:val="0"/>
                  <w:divBdr>
                    <w:top w:val="none" w:sz="0" w:space="0" w:color="auto"/>
                    <w:left w:val="none" w:sz="0" w:space="0" w:color="auto"/>
                    <w:bottom w:val="none" w:sz="0" w:space="0" w:color="auto"/>
                    <w:right w:val="none" w:sz="0" w:space="0" w:color="auto"/>
                  </w:divBdr>
                </w:div>
                <w:div w:id="1881093965">
                  <w:marLeft w:val="0"/>
                  <w:marRight w:val="0"/>
                  <w:marTop w:val="0"/>
                  <w:marBottom w:val="0"/>
                  <w:divBdr>
                    <w:top w:val="none" w:sz="0" w:space="0" w:color="auto"/>
                    <w:left w:val="none" w:sz="0" w:space="0" w:color="auto"/>
                    <w:bottom w:val="none" w:sz="0" w:space="0" w:color="auto"/>
                    <w:right w:val="none" w:sz="0" w:space="0" w:color="auto"/>
                  </w:divBdr>
                </w:div>
                <w:div w:id="732312910">
                  <w:marLeft w:val="0"/>
                  <w:marRight w:val="0"/>
                  <w:marTop w:val="0"/>
                  <w:marBottom w:val="0"/>
                  <w:divBdr>
                    <w:top w:val="none" w:sz="0" w:space="0" w:color="auto"/>
                    <w:left w:val="none" w:sz="0" w:space="0" w:color="auto"/>
                    <w:bottom w:val="none" w:sz="0" w:space="0" w:color="auto"/>
                    <w:right w:val="none" w:sz="0" w:space="0" w:color="auto"/>
                  </w:divBdr>
                </w:div>
                <w:div w:id="103773618">
                  <w:marLeft w:val="0"/>
                  <w:marRight w:val="0"/>
                  <w:marTop w:val="0"/>
                  <w:marBottom w:val="0"/>
                  <w:divBdr>
                    <w:top w:val="none" w:sz="0" w:space="0" w:color="auto"/>
                    <w:left w:val="none" w:sz="0" w:space="0" w:color="auto"/>
                    <w:bottom w:val="none" w:sz="0" w:space="0" w:color="auto"/>
                    <w:right w:val="none" w:sz="0" w:space="0" w:color="auto"/>
                  </w:divBdr>
                </w:div>
                <w:div w:id="1691643479">
                  <w:marLeft w:val="0"/>
                  <w:marRight w:val="0"/>
                  <w:marTop w:val="0"/>
                  <w:marBottom w:val="0"/>
                  <w:divBdr>
                    <w:top w:val="none" w:sz="0" w:space="0" w:color="auto"/>
                    <w:left w:val="none" w:sz="0" w:space="0" w:color="auto"/>
                    <w:bottom w:val="none" w:sz="0" w:space="0" w:color="auto"/>
                    <w:right w:val="none" w:sz="0" w:space="0" w:color="auto"/>
                  </w:divBdr>
                </w:div>
                <w:div w:id="770904573">
                  <w:marLeft w:val="0"/>
                  <w:marRight w:val="0"/>
                  <w:marTop w:val="0"/>
                  <w:marBottom w:val="0"/>
                  <w:divBdr>
                    <w:top w:val="none" w:sz="0" w:space="0" w:color="auto"/>
                    <w:left w:val="none" w:sz="0" w:space="0" w:color="auto"/>
                    <w:bottom w:val="none" w:sz="0" w:space="0" w:color="auto"/>
                    <w:right w:val="none" w:sz="0" w:space="0" w:color="auto"/>
                  </w:divBdr>
                </w:div>
                <w:div w:id="338459997">
                  <w:marLeft w:val="0"/>
                  <w:marRight w:val="0"/>
                  <w:marTop w:val="0"/>
                  <w:marBottom w:val="0"/>
                  <w:divBdr>
                    <w:top w:val="none" w:sz="0" w:space="0" w:color="auto"/>
                    <w:left w:val="none" w:sz="0" w:space="0" w:color="auto"/>
                    <w:bottom w:val="none" w:sz="0" w:space="0" w:color="auto"/>
                    <w:right w:val="none" w:sz="0" w:space="0" w:color="auto"/>
                  </w:divBdr>
                </w:div>
                <w:div w:id="370879709">
                  <w:marLeft w:val="0"/>
                  <w:marRight w:val="0"/>
                  <w:marTop w:val="0"/>
                  <w:marBottom w:val="0"/>
                  <w:divBdr>
                    <w:top w:val="none" w:sz="0" w:space="0" w:color="auto"/>
                    <w:left w:val="none" w:sz="0" w:space="0" w:color="auto"/>
                    <w:bottom w:val="none" w:sz="0" w:space="0" w:color="auto"/>
                    <w:right w:val="none" w:sz="0" w:space="0" w:color="auto"/>
                  </w:divBdr>
                </w:div>
                <w:div w:id="876046126">
                  <w:marLeft w:val="0"/>
                  <w:marRight w:val="0"/>
                  <w:marTop w:val="0"/>
                  <w:marBottom w:val="0"/>
                  <w:divBdr>
                    <w:top w:val="none" w:sz="0" w:space="0" w:color="auto"/>
                    <w:left w:val="none" w:sz="0" w:space="0" w:color="auto"/>
                    <w:bottom w:val="none" w:sz="0" w:space="0" w:color="auto"/>
                    <w:right w:val="none" w:sz="0" w:space="0" w:color="auto"/>
                  </w:divBdr>
                </w:div>
                <w:div w:id="95564312">
                  <w:marLeft w:val="0"/>
                  <w:marRight w:val="0"/>
                  <w:marTop w:val="0"/>
                  <w:marBottom w:val="0"/>
                  <w:divBdr>
                    <w:top w:val="none" w:sz="0" w:space="0" w:color="auto"/>
                    <w:left w:val="none" w:sz="0" w:space="0" w:color="auto"/>
                    <w:bottom w:val="none" w:sz="0" w:space="0" w:color="auto"/>
                    <w:right w:val="none" w:sz="0" w:space="0" w:color="auto"/>
                  </w:divBdr>
                </w:div>
                <w:div w:id="1642881357">
                  <w:marLeft w:val="0"/>
                  <w:marRight w:val="0"/>
                  <w:marTop w:val="0"/>
                  <w:marBottom w:val="0"/>
                  <w:divBdr>
                    <w:top w:val="none" w:sz="0" w:space="0" w:color="auto"/>
                    <w:left w:val="none" w:sz="0" w:space="0" w:color="auto"/>
                    <w:bottom w:val="none" w:sz="0" w:space="0" w:color="auto"/>
                    <w:right w:val="none" w:sz="0" w:space="0" w:color="auto"/>
                  </w:divBdr>
                </w:div>
              </w:divsChild>
            </w:div>
            <w:div w:id="1561284137">
              <w:marLeft w:val="0"/>
              <w:marRight w:val="0"/>
              <w:marTop w:val="0"/>
              <w:marBottom w:val="0"/>
              <w:divBdr>
                <w:top w:val="none" w:sz="0" w:space="0" w:color="auto"/>
                <w:left w:val="none" w:sz="0" w:space="0" w:color="auto"/>
                <w:bottom w:val="none" w:sz="0" w:space="0" w:color="auto"/>
                <w:right w:val="none" w:sz="0" w:space="0" w:color="auto"/>
              </w:divBdr>
            </w:div>
            <w:div w:id="245575774">
              <w:marLeft w:val="0"/>
              <w:marRight w:val="0"/>
              <w:marTop w:val="0"/>
              <w:marBottom w:val="0"/>
              <w:divBdr>
                <w:top w:val="none" w:sz="0" w:space="0" w:color="auto"/>
                <w:left w:val="none" w:sz="0" w:space="0" w:color="auto"/>
                <w:bottom w:val="none" w:sz="0" w:space="0" w:color="auto"/>
                <w:right w:val="none" w:sz="0" w:space="0" w:color="auto"/>
              </w:divBdr>
            </w:div>
            <w:div w:id="161699897">
              <w:marLeft w:val="0"/>
              <w:marRight w:val="0"/>
              <w:marTop w:val="0"/>
              <w:marBottom w:val="0"/>
              <w:divBdr>
                <w:top w:val="none" w:sz="0" w:space="0" w:color="auto"/>
                <w:left w:val="none" w:sz="0" w:space="0" w:color="auto"/>
                <w:bottom w:val="none" w:sz="0" w:space="0" w:color="auto"/>
                <w:right w:val="none" w:sz="0" w:space="0" w:color="auto"/>
              </w:divBdr>
            </w:div>
            <w:div w:id="707493658">
              <w:marLeft w:val="0"/>
              <w:marRight w:val="0"/>
              <w:marTop w:val="0"/>
              <w:marBottom w:val="0"/>
              <w:divBdr>
                <w:top w:val="none" w:sz="0" w:space="0" w:color="auto"/>
                <w:left w:val="none" w:sz="0" w:space="0" w:color="auto"/>
                <w:bottom w:val="none" w:sz="0" w:space="0" w:color="auto"/>
                <w:right w:val="none" w:sz="0" w:space="0" w:color="auto"/>
              </w:divBdr>
            </w:div>
            <w:div w:id="1043942939">
              <w:marLeft w:val="0"/>
              <w:marRight w:val="0"/>
              <w:marTop w:val="0"/>
              <w:marBottom w:val="0"/>
              <w:divBdr>
                <w:top w:val="none" w:sz="0" w:space="0" w:color="auto"/>
                <w:left w:val="none" w:sz="0" w:space="0" w:color="auto"/>
                <w:bottom w:val="none" w:sz="0" w:space="0" w:color="auto"/>
                <w:right w:val="none" w:sz="0" w:space="0" w:color="auto"/>
              </w:divBdr>
            </w:div>
            <w:div w:id="145437363">
              <w:marLeft w:val="0"/>
              <w:marRight w:val="0"/>
              <w:marTop w:val="0"/>
              <w:marBottom w:val="0"/>
              <w:divBdr>
                <w:top w:val="none" w:sz="0" w:space="0" w:color="auto"/>
                <w:left w:val="none" w:sz="0" w:space="0" w:color="auto"/>
                <w:bottom w:val="none" w:sz="0" w:space="0" w:color="auto"/>
                <w:right w:val="none" w:sz="0" w:space="0" w:color="auto"/>
              </w:divBdr>
            </w:div>
            <w:div w:id="310912107">
              <w:marLeft w:val="0"/>
              <w:marRight w:val="0"/>
              <w:marTop w:val="0"/>
              <w:marBottom w:val="0"/>
              <w:divBdr>
                <w:top w:val="none" w:sz="0" w:space="0" w:color="auto"/>
                <w:left w:val="none" w:sz="0" w:space="0" w:color="auto"/>
                <w:bottom w:val="none" w:sz="0" w:space="0" w:color="auto"/>
                <w:right w:val="none" w:sz="0" w:space="0" w:color="auto"/>
              </w:divBdr>
            </w:div>
            <w:div w:id="650713918">
              <w:marLeft w:val="0"/>
              <w:marRight w:val="0"/>
              <w:marTop w:val="0"/>
              <w:marBottom w:val="0"/>
              <w:divBdr>
                <w:top w:val="none" w:sz="0" w:space="0" w:color="auto"/>
                <w:left w:val="none" w:sz="0" w:space="0" w:color="auto"/>
                <w:bottom w:val="none" w:sz="0" w:space="0" w:color="auto"/>
                <w:right w:val="none" w:sz="0" w:space="0" w:color="auto"/>
              </w:divBdr>
            </w:div>
            <w:div w:id="764112558">
              <w:marLeft w:val="0"/>
              <w:marRight w:val="0"/>
              <w:marTop w:val="0"/>
              <w:marBottom w:val="0"/>
              <w:divBdr>
                <w:top w:val="none" w:sz="0" w:space="0" w:color="auto"/>
                <w:left w:val="none" w:sz="0" w:space="0" w:color="auto"/>
                <w:bottom w:val="none" w:sz="0" w:space="0" w:color="auto"/>
                <w:right w:val="none" w:sz="0" w:space="0" w:color="auto"/>
              </w:divBdr>
            </w:div>
            <w:div w:id="971204271">
              <w:marLeft w:val="0"/>
              <w:marRight w:val="0"/>
              <w:marTop w:val="0"/>
              <w:marBottom w:val="0"/>
              <w:divBdr>
                <w:top w:val="none" w:sz="0" w:space="0" w:color="auto"/>
                <w:left w:val="none" w:sz="0" w:space="0" w:color="auto"/>
                <w:bottom w:val="none" w:sz="0" w:space="0" w:color="auto"/>
                <w:right w:val="none" w:sz="0" w:space="0" w:color="auto"/>
              </w:divBdr>
            </w:div>
            <w:div w:id="1854756751">
              <w:marLeft w:val="0"/>
              <w:marRight w:val="0"/>
              <w:marTop w:val="0"/>
              <w:marBottom w:val="0"/>
              <w:divBdr>
                <w:top w:val="none" w:sz="0" w:space="0" w:color="auto"/>
                <w:left w:val="none" w:sz="0" w:space="0" w:color="auto"/>
                <w:bottom w:val="none" w:sz="0" w:space="0" w:color="auto"/>
                <w:right w:val="none" w:sz="0" w:space="0" w:color="auto"/>
              </w:divBdr>
            </w:div>
            <w:div w:id="987904384">
              <w:marLeft w:val="0"/>
              <w:marRight w:val="0"/>
              <w:marTop w:val="0"/>
              <w:marBottom w:val="0"/>
              <w:divBdr>
                <w:top w:val="none" w:sz="0" w:space="0" w:color="auto"/>
                <w:left w:val="none" w:sz="0" w:space="0" w:color="auto"/>
                <w:bottom w:val="none" w:sz="0" w:space="0" w:color="auto"/>
                <w:right w:val="none" w:sz="0" w:space="0" w:color="auto"/>
              </w:divBdr>
            </w:div>
            <w:div w:id="231234261">
              <w:marLeft w:val="0"/>
              <w:marRight w:val="0"/>
              <w:marTop w:val="0"/>
              <w:marBottom w:val="0"/>
              <w:divBdr>
                <w:top w:val="none" w:sz="0" w:space="0" w:color="auto"/>
                <w:left w:val="none" w:sz="0" w:space="0" w:color="auto"/>
                <w:bottom w:val="none" w:sz="0" w:space="0" w:color="auto"/>
                <w:right w:val="none" w:sz="0" w:space="0" w:color="auto"/>
              </w:divBdr>
            </w:div>
            <w:div w:id="831914758">
              <w:marLeft w:val="0"/>
              <w:marRight w:val="0"/>
              <w:marTop w:val="0"/>
              <w:marBottom w:val="0"/>
              <w:divBdr>
                <w:top w:val="none" w:sz="0" w:space="0" w:color="auto"/>
                <w:left w:val="none" w:sz="0" w:space="0" w:color="auto"/>
                <w:bottom w:val="none" w:sz="0" w:space="0" w:color="auto"/>
                <w:right w:val="none" w:sz="0" w:space="0" w:color="auto"/>
              </w:divBdr>
            </w:div>
            <w:div w:id="2132632071">
              <w:marLeft w:val="0"/>
              <w:marRight w:val="0"/>
              <w:marTop w:val="0"/>
              <w:marBottom w:val="0"/>
              <w:divBdr>
                <w:top w:val="none" w:sz="0" w:space="0" w:color="auto"/>
                <w:left w:val="none" w:sz="0" w:space="0" w:color="auto"/>
                <w:bottom w:val="none" w:sz="0" w:space="0" w:color="auto"/>
                <w:right w:val="none" w:sz="0" w:space="0" w:color="auto"/>
              </w:divBdr>
            </w:div>
            <w:div w:id="1337616606">
              <w:marLeft w:val="0"/>
              <w:marRight w:val="0"/>
              <w:marTop w:val="0"/>
              <w:marBottom w:val="0"/>
              <w:divBdr>
                <w:top w:val="none" w:sz="0" w:space="0" w:color="auto"/>
                <w:left w:val="none" w:sz="0" w:space="0" w:color="auto"/>
                <w:bottom w:val="none" w:sz="0" w:space="0" w:color="auto"/>
                <w:right w:val="none" w:sz="0" w:space="0" w:color="auto"/>
              </w:divBdr>
            </w:div>
            <w:div w:id="1017543698">
              <w:marLeft w:val="0"/>
              <w:marRight w:val="0"/>
              <w:marTop w:val="0"/>
              <w:marBottom w:val="0"/>
              <w:divBdr>
                <w:top w:val="none" w:sz="0" w:space="0" w:color="auto"/>
                <w:left w:val="none" w:sz="0" w:space="0" w:color="auto"/>
                <w:bottom w:val="none" w:sz="0" w:space="0" w:color="auto"/>
                <w:right w:val="none" w:sz="0" w:space="0" w:color="auto"/>
              </w:divBdr>
            </w:div>
            <w:div w:id="1971669657">
              <w:marLeft w:val="0"/>
              <w:marRight w:val="0"/>
              <w:marTop w:val="0"/>
              <w:marBottom w:val="0"/>
              <w:divBdr>
                <w:top w:val="none" w:sz="0" w:space="0" w:color="auto"/>
                <w:left w:val="none" w:sz="0" w:space="0" w:color="auto"/>
                <w:bottom w:val="none" w:sz="0" w:space="0" w:color="auto"/>
                <w:right w:val="none" w:sz="0" w:space="0" w:color="auto"/>
              </w:divBdr>
            </w:div>
            <w:div w:id="1535996328">
              <w:marLeft w:val="0"/>
              <w:marRight w:val="0"/>
              <w:marTop w:val="0"/>
              <w:marBottom w:val="0"/>
              <w:divBdr>
                <w:top w:val="none" w:sz="0" w:space="0" w:color="auto"/>
                <w:left w:val="none" w:sz="0" w:space="0" w:color="auto"/>
                <w:bottom w:val="none" w:sz="0" w:space="0" w:color="auto"/>
                <w:right w:val="none" w:sz="0" w:space="0" w:color="auto"/>
              </w:divBdr>
            </w:div>
            <w:div w:id="1880389163">
              <w:marLeft w:val="0"/>
              <w:marRight w:val="0"/>
              <w:marTop w:val="0"/>
              <w:marBottom w:val="0"/>
              <w:divBdr>
                <w:top w:val="none" w:sz="0" w:space="0" w:color="auto"/>
                <w:left w:val="none" w:sz="0" w:space="0" w:color="auto"/>
                <w:bottom w:val="none" w:sz="0" w:space="0" w:color="auto"/>
                <w:right w:val="none" w:sz="0" w:space="0" w:color="auto"/>
              </w:divBdr>
            </w:div>
            <w:div w:id="148400750">
              <w:marLeft w:val="0"/>
              <w:marRight w:val="0"/>
              <w:marTop w:val="0"/>
              <w:marBottom w:val="0"/>
              <w:divBdr>
                <w:top w:val="none" w:sz="0" w:space="0" w:color="auto"/>
                <w:left w:val="none" w:sz="0" w:space="0" w:color="auto"/>
                <w:bottom w:val="none" w:sz="0" w:space="0" w:color="auto"/>
                <w:right w:val="none" w:sz="0" w:space="0" w:color="auto"/>
              </w:divBdr>
            </w:div>
            <w:div w:id="499733125">
              <w:marLeft w:val="0"/>
              <w:marRight w:val="0"/>
              <w:marTop w:val="0"/>
              <w:marBottom w:val="0"/>
              <w:divBdr>
                <w:top w:val="none" w:sz="0" w:space="0" w:color="auto"/>
                <w:left w:val="none" w:sz="0" w:space="0" w:color="auto"/>
                <w:bottom w:val="none" w:sz="0" w:space="0" w:color="auto"/>
                <w:right w:val="none" w:sz="0" w:space="0" w:color="auto"/>
              </w:divBdr>
            </w:div>
            <w:div w:id="1640918184">
              <w:marLeft w:val="0"/>
              <w:marRight w:val="0"/>
              <w:marTop w:val="0"/>
              <w:marBottom w:val="0"/>
              <w:divBdr>
                <w:top w:val="none" w:sz="0" w:space="0" w:color="auto"/>
                <w:left w:val="none" w:sz="0" w:space="0" w:color="auto"/>
                <w:bottom w:val="none" w:sz="0" w:space="0" w:color="auto"/>
                <w:right w:val="none" w:sz="0" w:space="0" w:color="auto"/>
              </w:divBdr>
            </w:div>
            <w:div w:id="255134287">
              <w:marLeft w:val="0"/>
              <w:marRight w:val="0"/>
              <w:marTop w:val="0"/>
              <w:marBottom w:val="0"/>
              <w:divBdr>
                <w:top w:val="none" w:sz="0" w:space="0" w:color="auto"/>
                <w:left w:val="none" w:sz="0" w:space="0" w:color="auto"/>
                <w:bottom w:val="none" w:sz="0" w:space="0" w:color="auto"/>
                <w:right w:val="none" w:sz="0" w:space="0" w:color="auto"/>
              </w:divBdr>
            </w:div>
            <w:div w:id="79564336">
              <w:marLeft w:val="0"/>
              <w:marRight w:val="0"/>
              <w:marTop w:val="0"/>
              <w:marBottom w:val="0"/>
              <w:divBdr>
                <w:top w:val="none" w:sz="0" w:space="0" w:color="auto"/>
                <w:left w:val="none" w:sz="0" w:space="0" w:color="auto"/>
                <w:bottom w:val="none" w:sz="0" w:space="0" w:color="auto"/>
                <w:right w:val="none" w:sz="0" w:space="0" w:color="auto"/>
              </w:divBdr>
            </w:div>
            <w:div w:id="1161198874">
              <w:marLeft w:val="0"/>
              <w:marRight w:val="0"/>
              <w:marTop w:val="0"/>
              <w:marBottom w:val="0"/>
              <w:divBdr>
                <w:top w:val="none" w:sz="0" w:space="0" w:color="auto"/>
                <w:left w:val="none" w:sz="0" w:space="0" w:color="auto"/>
                <w:bottom w:val="none" w:sz="0" w:space="0" w:color="auto"/>
                <w:right w:val="none" w:sz="0" w:space="0" w:color="auto"/>
              </w:divBdr>
            </w:div>
            <w:div w:id="97872823">
              <w:marLeft w:val="0"/>
              <w:marRight w:val="0"/>
              <w:marTop w:val="0"/>
              <w:marBottom w:val="0"/>
              <w:divBdr>
                <w:top w:val="none" w:sz="0" w:space="0" w:color="auto"/>
                <w:left w:val="none" w:sz="0" w:space="0" w:color="auto"/>
                <w:bottom w:val="none" w:sz="0" w:space="0" w:color="auto"/>
                <w:right w:val="none" w:sz="0" w:space="0" w:color="auto"/>
              </w:divBdr>
            </w:div>
            <w:div w:id="2013413951">
              <w:marLeft w:val="0"/>
              <w:marRight w:val="0"/>
              <w:marTop w:val="0"/>
              <w:marBottom w:val="0"/>
              <w:divBdr>
                <w:top w:val="none" w:sz="0" w:space="0" w:color="auto"/>
                <w:left w:val="none" w:sz="0" w:space="0" w:color="auto"/>
                <w:bottom w:val="none" w:sz="0" w:space="0" w:color="auto"/>
                <w:right w:val="none" w:sz="0" w:space="0" w:color="auto"/>
              </w:divBdr>
            </w:div>
            <w:div w:id="192884409">
              <w:marLeft w:val="0"/>
              <w:marRight w:val="0"/>
              <w:marTop w:val="0"/>
              <w:marBottom w:val="0"/>
              <w:divBdr>
                <w:top w:val="none" w:sz="0" w:space="0" w:color="auto"/>
                <w:left w:val="none" w:sz="0" w:space="0" w:color="auto"/>
                <w:bottom w:val="none" w:sz="0" w:space="0" w:color="auto"/>
                <w:right w:val="none" w:sz="0" w:space="0" w:color="auto"/>
              </w:divBdr>
            </w:div>
            <w:div w:id="144783937">
              <w:marLeft w:val="0"/>
              <w:marRight w:val="0"/>
              <w:marTop w:val="0"/>
              <w:marBottom w:val="0"/>
              <w:divBdr>
                <w:top w:val="none" w:sz="0" w:space="0" w:color="auto"/>
                <w:left w:val="none" w:sz="0" w:space="0" w:color="auto"/>
                <w:bottom w:val="none" w:sz="0" w:space="0" w:color="auto"/>
                <w:right w:val="none" w:sz="0" w:space="0" w:color="auto"/>
              </w:divBdr>
            </w:div>
            <w:div w:id="1841578171">
              <w:marLeft w:val="0"/>
              <w:marRight w:val="0"/>
              <w:marTop w:val="0"/>
              <w:marBottom w:val="0"/>
              <w:divBdr>
                <w:top w:val="none" w:sz="0" w:space="0" w:color="auto"/>
                <w:left w:val="none" w:sz="0" w:space="0" w:color="auto"/>
                <w:bottom w:val="none" w:sz="0" w:space="0" w:color="auto"/>
                <w:right w:val="none" w:sz="0" w:space="0" w:color="auto"/>
              </w:divBdr>
            </w:div>
            <w:div w:id="1386759602">
              <w:marLeft w:val="0"/>
              <w:marRight w:val="0"/>
              <w:marTop w:val="0"/>
              <w:marBottom w:val="0"/>
              <w:divBdr>
                <w:top w:val="none" w:sz="0" w:space="0" w:color="auto"/>
                <w:left w:val="none" w:sz="0" w:space="0" w:color="auto"/>
                <w:bottom w:val="none" w:sz="0" w:space="0" w:color="auto"/>
                <w:right w:val="none" w:sz="0" w:space="0" w:color="auto"/>
              </w:divBdr>
            </w:div>
            <w:div w:id="1643806368">
              <w:marLeft w:val="0"/>
              <w:marRight w:val="0"/>
              <w:marTop w:val="0"/>
              <w:marBottom w:val="0"/>
              <w:divBdr>
                <w:top w:val="none" w:sz="0" w:space="0" w:color="auto"/>
                <w:left w:val="none" w:sz="0" w:space="0" w:color="auto"/>
                <w:bottom w:val="none" w:sz="0" w:space="0" w:color="auto"/>
                <w:right w:val="none" w:sz="0" w:space="0" w:color="auto"/>
              </w:divBdr>
            </w:div>
            <w:div w:id="2095585408">
              <w:marLeft w:val="0"/>
              <w:marRight w:val="0"/>
              <w:marTop w:val="0"/>
              <w:marBottom w:val="0"/>
              <w:divBdr>
                <w:top w:val="none" w:sz="0" w:space="0" w:color="auto"/>
                <w:left w:val="none" w:sz="0" w:space="0" w:color="auto"/>
                <w:bottom w:val="none" w:sz="0" w:space="0" w:color="auto"/>
                <w:right w:val="none" w:sz="0" w:space="0" w:color="auto"/>
              </w:divBdr>
            </w:div>
            <w:div w:id="97724154">
              <w:marLeft w:val="0"/>
              <w:marRight w:val="0"/>
              <w:marTop w:val="0"/>
              <w:marBottom w:val="0"/>
              <w:divBdr>
                <w:top w:val="none" w:sz="0" w:space="0" w:color="auto"/>
                <w:left w:val="none" w:sz="0" w:space="0" w:color="auto"/>
                <w:bottom w:val="none" w:sz="0" w:space="0" w:color="auto"/>
                <w:right w:val="none" w:sz="0" w:space="0" w:color="auto"/>
              </w:divBdr>
            </w:div>
            <w:div w:id="1352292537">
              <w:marLeft w:val="0"/>
              <w:marRight w:val="0"/>
              <w:marTop w:val="0"/>
              <w:marBottom w:val="0"/>
              <w:divBdr>
                <w:top w:val="none" w:sz="0" w:space="0" w:color="auto"/>
                <w:left w:val="none" w:sz="0" w:space="0" w:color="auto"/>
                <w:bottom w:val="none" w:sz="0" w:space="0" w:color="auto"/>
                <w:right w:val="none" w:sz="0" w:space="0" w:color="auto"/>
              </w:divBdr>
            </w:div>
            <w:div w:id="1679037721">
              <w:marLeft w:val="0"/>
              <w:marRight w:val="0"/>
              <w:marTop w:val="0"/>
              <w:marBottom w:val="0"/>
              <w:divBdr>
                <w:top w:val="none" w:sz="0" w:space="0" w:color="auto"/>
                <w:left w:val="none" w:sz="0" w:space="0" w:color="auto"/>
                <w:bottom w:val="none" w:sz="0" w:space="0" w:color="auto"/>
                <w:right w:val="none" w:sz="0" w:space="0" w:color="auto"/>
              </w:divBdr>
            </w:div>
            <w:div w:id="1904019827">
              <w:marLeft w:val="0"/>
              <w:marRight w:val="0"/>
              <w:marTop w:val="0"/>
              <w:marBottom w:val="0"/>
              <w:divBdr>
                <w:top w:val="none" w:sz="0" w:space="0" w:color="auto"/>
                <w:left w:val="none" w:sz="0" w:space="0" w:color="auto"/>
                <w:bottom w:val="none" w:sz="0" w:space="0" w:color="auto"/>
                <w:right w:val="none" w:sz="0" w:space="0" w:color="auto"/>
              </w:divBdr>
            </w:div>
            <w:div w:id="2058428517">
              <w:marLeft w:val="0"/>
              <w:marRight w:val="0"/>
              <w:marTop w:val="0"/>
              <w:marBottom w:val="0"/>
              <w:divBdr>
                <w:top w:val="none" w:sz="0" w:space="0" w:color="auto"/>
                <w:left w:val="none" w:sz="0" w:space="0" w:color="auto"/>
                <w:bottom w:val="none" w:sz="0" w:space="0" w:color="auto"/>
                <w:right w:val="none" w:sz="0" w:space="0" w:color="auto"/>
              </w:divBdr>
            </w:div>
            <w:div w:id="1382629309">
              <w:marLeft w:val="0"/>
              <w:marRight w:val="0"/>
              <w:marTop w:val="0"/>
              <w:marBottom w:val="0"/>
              <w:divBdr>
                <w:top w:val="none" w:sz="0" w:space="0" w:color="auto"/>
                <w:left w:val="none" w:sz="0" w:space="0" w:color="auto"/>
                <w:bottom w:val="none" w:sz="0" w:space="0" w:color="auto"/>
                <w:right w:val="none" w:sz="0" w:space="0" w:color="auto"/>
              </w:divBdr>
            </w:div>
            <w:div w:id="1580017823">
              <w:marLeft w:val="0"/>
              <w:marRight w:val="0"/>
              <w:marTop w:val="0"/>
              <w:marBottom w:val="0"/>
              <w:divBdr>
                <w:top w:val="none" w:sz="0" w:space="0" w:color="auto"/>
                <w:left w:val="none" w:sz="0" w:space="0" w:color="auto"/>
                <w:bottom w:val="none" w:sz="0" w:space="0" w:color="auto"/>
                <w:right w:val="none" w:sz="0" w:space="0" w:color="auto"/>
              </w:divBdr>
            </w:div>
            <w:div w:id="1994796101">
              <w:marLeft w:val="0"/>
              <w:marRight w:val="0"/>
              <w:marTop w:val="0"/>
              <w:marBottom w:val="0"/>
              <w:divBdr>
                <w:top w:val="none" w:sz="0" w:space="0" w:color="auto"/>
                <w:left w:val="none" w:sz="0" w:space="0" w:color="auto"/>
                <w:bottom w:val="none" w:sz="0" w:space="0" w:color="auto"/>
                <w:right w:val="none" w:sz="0" w:space="0" w:color="auto"/>
              </w:divBdr>
            </w:div>
            <w:div w:id="1497763093">
              <w:marLeft w:val="0"/>
              <w:marRight w:val="0"/>
              <w:marTop w:val="0"/>
              <w:marBottom w:val="0"/>
              <w:divBdr>
                <w:top w:val="none" w:sz="0" w:space="0" w:color="auto"/>
                <w:left w:val="none" w:sz="0" w:space="0" w:color="auto"/>
                <w:bottom w:val="none" w:sz="0" w:space="0" w:color="auto"/>
                <w:right w:val="none" w:sz="0" w:space="0" w:color="auto"/>
              </w:divBdr>
            </w:div>
            <w:div w:id="1463577811">
              <w:marLeft w:val="0"/>
              <w:marRight w:val="0"/>
              <w:marTop w:val="0"/>
              <w:marBottom w:val="0"/>
              <w:divBdr>
                <w:top w:val="none" w:sz="0" w:space="0" w:color="auto"/>
                <w:left w:val="none" w:sz="0" w:space="0" w:color="auto"/>
                <w:bottom w:val="none" w:sz="0" w:space="0" w:color="auto"/>
                <w:right w:val="none" w:sz="0" w:space="0" w:color="auto"/>
              </w:divBdr>
            </w:div>
            <w:div w:id="230194072">
              <w:marLeft w:val="0"/>
              <w:marRight w:val="0"/>
              <w:marTop w:val="0"/>
              <w:marBottom w:val="0"/>
              <w:divBdr>
                <w:top w:val="none" w:sz="0" w:space="0" w:color="auto"/>
                <w:left w:val="none" w:sz="0" w:space="0" w:color="auto"/>
                <w:bottom w:val="none" w:sz="0" w:space="0" w:color="auto"/>
                <w:right w:val="none" w:sz="0" w:space="0" w:color="auto"/>
              </w:divBdr>
            </w:div>
            <w:div w:id="780496697">
              <w:marLeft w:val="0"/>
              <w:marRight w:val="0"/>
              <w:marTop w:val="0"/>
              <w:marBottom w:val="0"/>
              <w:divBdr>
                <w:top w:val="none" w:sz="0" w:space="0" w:color="auto"/>
                <w:left w:val="none" w:sz="0" w:space="0" w:color="auto"/>
                <w:bottom w:val="none" w:sz="0" w:space="0" w:color="auto"/>
                <w:right w:val="none" w:sz="0" w:space="0" w:color="auto"/>
              </w:divBdr>
            </w:div>
            <w:div w:id="414205559">
              <w:marLeft w:val="0"/>
              <w:marRight w:val="0"/>
              <w:marTop w:val="0"/>
              <w:marBottom w:val="0"/>
              <w:divBdr>
                <w:top w:val="none" w:sz="0" w:space="0" w:color="auto"/>
                <w:left w:val="none" w:sz="0" w:space="0" w:color="auto"/>
                <w:bottom w:val="none" w:sz="0" w:space="0" w:color="auto"/>
                <w:right w:val="none" w:sz="0" w:space="0" w:color="auto"/>
              </w:divBdr>
            </w:div>
            <w:div w:id="1309171377">
              <w:marLeft w:val="0"/>
              <w:marRight w:val="0"/>
              <w:marTop w:val="0"/>
              <w:marBottom w:val="0"/>
              <w:divBdr>
                <w:top w:val="none" w:sz="0" w:space="0" w:color="auto"/>
                <w:left w:val="none" w:sz="0" w:space="0" w:color="auto"/>
                <w:bottom w:val="none" w:sz="0" w:space="0" w:color="auto"/>
                <w:right w:val="none" w:sz="0" w:space="0" w:color="auto"/>
              </w:divBdr>
            </w:div>
            <w:div w:id="1670594782">
              <w:marLeft w:val="0"/>
              <w:marRight w:val="0"/>
              <w:marTop w:val="0"/>
              <w:marBottom w:val="0"/>
              <w:divBdr>
                <w:top w:val="none" w:sz="0" w:space="0" w:color="auto"/>
                <w:left w:val="none" w:sz="0" w:space="0" w:color="auto"/>
                <w:bottom w:val="none" w:sz="0" w:space="0" w:color="auto"/>
                <w:right w:val="none" w:sz="0" w:space="0" w:color="auto"/>
              </w:divBdr>
            </w:div>
            <w:div w:id="466438325">
              <w:marLeft w:val="0"/>
              <w:marRight w:val="0"/>
              <w:marTop w:val="0"/>
              <w:marBottom w:val="0"/>
              <w:divBdr>
                <w:top w:val="none" w:sz="0" w:space="0" w:color="auto"/>
                <w:left w:val="none" w:sz="0" w:space="0" w:color="auto"/>
                <w:bottom w:val="none" w:sz="0" w:space="0" w:color="auto"/>
                <w:right w:val="none" w:sz="0" w:space="0" w:color="auto"/>
              </w:divBdr>
            </w:div>
            <w:div w:id="2020112944">
              <w:marLeft w:val="0"/>
              <w:marRight w:val="0"/>
              <w:marTop w:val="0"/>
              <w:marBottom w:val="0"/>
              <w:divBdr>
                <w:top w:val="none" w:sz="0" w:space="0" w:color="auto"/>
                <w:left w:val="none" w:sz="0" w:space="0" w:color="auto"/>
                <w:bottom w:val="none" w:sz="0" w:space="0" w:color="auto"/>
                <w:right w:val="none" w:sz="0" w:space="0" w:color="auto"/>
              </w:divBdr>
            </w:div>
            <w:div w:id="841775828">
              <w:marLeft w:val="0"/>
              <w:marRight w:val="0"/>
              <w:marTop w:val="0"/>
              <w:marBottom w:val="0"/>
              <w:divBdr>
                <w:top w:val="none" w:sz="0" w:space="0" w:color="auto"/>
                <w:left w:val="none" w:sz="0" w:space="0" w:color="auto"/>
                <w:bottom w:val="none" w:sz="0" w:space="0" w:color="auto"/>
                <w:right w:val="none" w:sz="0" w:space="0" w:color="auto"/>
              </w:divBdr>
            </w:div>
            <w:div w:id="1150361930">
              <w:marLeft w:val="0"/>
              <w:marRight w:val="0"/>
              <w:marTop w:val="0"/>
              <w:marBottom w:val="0"/>
              <w:divBdr>
                <w:top w:val="none" w:sz="0" w:space="0" w:color="auto"/>
                <w:left w:val="none" w:sz="0" w:space="0" w:color="auto"/>
                <w:bottom w:val="none" w:sz="0" w:space="0" w:color="auto"/>
                <w:right w:val="none" w:sz="0" w:space="0" w:color="auto"/>
              </w:divBdr>
            </w:div>
            <w:div w:id="700209201">
              <w:marLeft w:val="0"/>
              <w:marRight w:val="0"/>
              <w:marTop w:val="0"/>
              <w:marBottom w:val="0"/>
              <w:divBdr>
                <w:top w:val="none" w:sz="0" w:space="0" w:color="auto"/>
                <w:left w:val="none" w:sz="0" w:space="0" w:color="auto"/>
                <w:bottom w:val="none" w:sz="0" w:space="0" w:color="auto"/>
                <w:right w:val="none" w:sz="0" w:space="0" w:color="auto"/>
              </w:divBdr>
            </w:div>
            <w:div w:id="1834488130">
              <w:marLeft w:val="0"/>
              <w:marRight w:val="0"/>
              <w:marTop w:val="0"/>
              <w:marBottom w:val="0"/>
              <w:divBdr>
                <w:top w:val="none" w:sz="0" w:space="0" w:color="auto"/>
                <w:left w:val="none" w:sz="0" w:space="0" w:color="auto"/>
                <w:bottom w:val="none" w:sz="0" w:space="0" w:color="auto"/>
                <w:right w:val="none" w:sz="0" w:space="0" w:color="auto"/>
              </w:divBdr>
            </w:div>
            <w:div w:id="267346863">
              <w:marLeft w:val="0"/>
              <w:marRight w:val="0"/>
              <w:marTop w:val="0"/>
              <w:marBottom w:val="0"/>
              <w:divBdr>
                <w:top w:val="none" w:sz="0" w:space="0" w:color="auto"/>
                <w:left w:val="none" w:sz="0" w:space="0" w:color="auto"/>
                <w:bottom w:val="none" w:sz="0" w:space="0" w:color="auto"/>
                <w:right w:val="none" w:sz="0" w:space="0" w:color="auto"/>
              </w:divBdr>
            </w:div>
            <w:div w:id="1432706058">
              <w:marLeft w:val="0"/>
              <w:marRight w:val="0"/>
              <w:marTop w:val="0"/>
              <w:marBottom w:val="0"/>
              <w:divBdr>
                <w:top w:val="none" w:sz="0" w:space="0" w:color="auto"/>
                <w:left w:val="none" w:sz="0" w:space="0" w:color="auto"/>
                <w:bottom w:val="none" w:sz="0" w:space="0" w:color="auto"/>
                <w:right w:val="none" w:sz="0" w:space="0" w:color="auto"/>
              </w:divBdr>
            </w:div>
            <w:div w:id="363599238">
              <w:marLeft w:val="0"/>
              <w:marRight w:val="0"/>
              <w:marTop w:val="0"/>
              <w:marBottom w:val="0"/>
              <w:divBdr>
                <w:top w:val="none" w:sz="0" w:space="0" w:color="auto"/>
                <w:left w:val="none" w:sz="0" w:space="0" w:color="auto"/>
                <w:bottom w:val="none" w:sz="0" w:space="0" w:color="auto"/>
                <w:right w:val="none" w:sz="0" w:space="0" w:color="auto"/>
              </w:divBdr>
            </w:div>
            <w:div w:id="1428113099">
              <w:marLeft w:val="0"/>
              <w:marRight w:val="0"/>
              <w:marTop w:val="0"/>
              <w:marBottom w:val="0"/>
              <w:divBdr>
                <w:top w:val="none" w:sz="0" w:space="0" w:color="auto"/>
                <w:left w:val="none" w:sz="0" w:space="0" w:color="auto"/>
                <w:bottom w:val="none" w:sz="0" w:space="0" w:color="auto"/>
                <w:right w:val="none" w:sz="0" w:space="0" w:color="auto"/>
              </w:divBdr>
            </w:div>
            <w:div w:id="1739285912">
              <w:marLeft w:val="0"/>
              <w:marRight w:val="0"/>
              <w:marTop w:val="0"/>
              <w:marBottom w:val="0"/>
              <w:divBdr>
                <w:top w:val="none" w:sz="0" w:space="0" w:color="auto"/>
                <w:left w:val="none" w:sz="0" w:space="0" w:color="auto"/>
                <w:bottom w:val="none" w:sz="0" w:space="0" w:color="auto"/>
                <w:right w:val="none" w:sz="0" w:space="0" w:color="auto"/>
              </w:divBdr>
            </w:div>
            <w:div w:id="535433710">
              <w:marLeft w:val="0"/>
              <w:marRight w:val="0"/>
              <w:marTop w:val="0"/>
              <w:marBottom w:val="0"/>
              <w:divBdr>
                <w:top w:val="none" w:sz="0" w:space="0" w:color="auto"/>
                <w:left w:val="none" w:sz="0" w:space="0" w:color="auto"/>
                <w:bottom w:val="none" w:sz="0" w:space="0" w:color="auto"/>
                <w:right w:val="none" w:sz="0" w:space="0" w:color="auto"/>
              </w:divBdr>
            </w:div>
            <w:div w:id="1436705439">
              <w:marLeft w:val="0"/>
              <w:marRight w:val="0"/>
              <w:marTop w:val="0"/>
              <w:marBottom w:val="0"/>
              <w:divBdr>
                <w:top w:val="none" w:sz="0" w:space="0" w:color="auto"/>
                <w:left w:val="none" w:sz="0" w:space="0" w:color="auto"/>
                <w:bottom w:val="none" w:sz="0" w:space="0" w:color="auto"/>
                <w:right w:val="none" w:sz="0" w:space="0" w:color="auto"/>
              </w:divBdr>
            </w:div>
            <w:div w:id="449781640">
              <w:marLeft w:val="0"/>
              <w:marRight w:val="0"/>
              <w:marTop w:val="0"/>
              <w:marBottom w:val="0"/>
              <w:divBdr>
                <w:top w:val="none" w:sz="0" w:space="0" w:color="auto"/>
                <w:left w:val="none" w:sz="0" w:space="0" w:color="auto"/>
                <w:bottom w:val="none" w:sz="0" w:space="0" w:color="auto"/>
                <w:right w:val="none" w:sz="0" w:space="0" w:color="auto"/>
              </w:divBdr>
            </w:div>
            <w:div w:id="1132097779">
              <w:marLeft w:val="0"/>
              <w:marRight w:val="0"/>
              <w:marTop w:val="0"/>
              <w:marBottom w:val="0"/>
              <w:divBdr>
                <w:top w:val="none" w:sz="0" w:space="0" w:color="auto"/>
                <w:left w:val="none" w:sz="0" w:space="0" w:color="auto"/>
                <w:bottom w:val="none" w:sz="0" w:space="0" w:color="auto"/>
                <w:right w:val="none" w:sz="0" w:space="0" w:color="auto"/>
              </w:divBdr>
            </w:div>
            <w:div w:id="1286039352">
              <w:marLeft w:val="0"/>
              <w:marRight w:val="0"/>
              <w:marTop w:val="0"/>
              <w:marBottom w:val="0"/>
              <w:divBdr>
                <w:top w:val="none" w:sz="0" w:space="0" w:color="auto"/>
                <w:left w:val="none" w:sz="0" w:space="0" w:color="auto"/>
                <w:bottom w:val="none" w:sz="0" w:space="0" w:color="auto"/>
                <w:right w:val="none" w:sz="0" w:space="0" w:color="auto"/>
              </w:divBdr>
            </w:div>
            <w:div w:id="1835144131">
              <w:marLeft w:val="0"/>
              <w:marRight w:val="0"/>
              <w:marTop w:val="0"/>
              <w:marBottom w:val="0"/>
              <w:divBdr>
                <w:top w:val="none" w:sz="0" w:space="0" w:color="auto"/>
                <w:left w:val="none" w:sz="0" w:space="0" w:color="auto"/>
                <w:bottom w:val="none" w:sz="0" w:space="0" w:color="auto"/>
                <w:right w:val="none" w:sz="0" w:space="0" w:color="auto"/>
              </w:divBdr>
            </w:div>
            <w:div w:id="625698090">
              <w:marLeft w:val="0"/>
              <w:marRight w:val="0"/>
              <w:marTop w:val="0"/>
              <w:marBottom w:val="0"/>
              <w:divBdr>
                <w:top w:val="none" w:sz="0" w:space="0" w:color="auto"/>
                <w:left w:val="none" w:sz="0" w:space="0" w:color="auto"/>
                <w:bottom w:val="none" w:sz="0" w:space="0" w:color="auto"/>
                <w:right w:val="none" w:sz="0" w:space="0" w:color="auto"/>
              </w:divBdr>
            </w:div>
            <w:div w:id="640227888">
              <w:marLeft w:val="0"/>
              <w:marRight w:val="0"/>
              <w:marTop w:val="0"/>
              <w:marBottom w:val="0"/>
              <w:divBdr>
                <w:top w:val="none" w:sz="0" w:space="0" w:color="auto"/>
                <w:left w:val="none" w:sz="0" w:space="0" w:color="auto"/>
                <w:bottom w:val="none" w:sz="0" w:space="0" w:color="auto"/>
                <w:right w:val="none" w:sz="0" w:space="0" w:color="auto"/>
              </w:divBdr>
            </w:div>
            <w:div w:id="776750543">
              <w:marLeft w:val="0"/>
              <w:marRight w:val="0"/>
              <w:marTop w:val="0"/>
              <w:marBottom w:val="0"/>
              <w:divBdr>
                <w:top w:val="none" w:sz="0" w:space="0" w:color="auto"/>
                <w:left w:val="none" w:sz="0" w:space="0" w:color="auto"/>
                <w:bottom w:val="none" w:sz="0" w:space="0" w:color="auto"/>
                <w:right w:val="none" w:sz="0" w:space="0" w:color="auto"/>
              </w:divBdr>
            </w:div>
            <w:div w:id="563679747">
              <w:marLeft w:val="0"/>
              <w:marRight w:val="0"/>
              <w:marTop w:val="0"/>
              <w:marBottom w:val="0"/>
              <w:divBdr>
                <w:top w:val="none" w:sz="0" w:space="0" w:color="auto"/>
                <w:left w:val="none" w:sz="0" w:space="0" w:color="auto"/>
                <w:bottom w:val="none" w:sz="0" w:space="0" w:color="auto"/>
                <w:right w:val="none" w:sz="0" w:space="0" w:color="auto"/>
              </w:divBdr>
            </w:div>
            <w:div w:id="2146467334">
              <w:marLeft w:val="0"/>
              <w:marRight w:val="0"/>
              <w:marTop w:val="0"/>
              <w:marBottom w:val="0"/>
              <w:divBdr>
                <w:top w:val="none" w:sz="0" w:space="0" w:color="auto"/>
                <w:left w:val="none" w:sz="0" w:space="0" w:color="auto"/>
                <w:bottom w:val="none" w:sz="0" w:space="0" w:color="auto"/>
                <w:right w:val="none" w:sz="0" w:space="0" w:color="auto"/>
              </w:divBdr>
            </w:div>
            <w:div w:id="1584417754">
              <w:marLeft w:val="0"/>
              <w:marRight w:val="0"/>
              <w:marTop w:val="0"/>
              <w:marBottom w:val="0"/>
              <w:divBdr>
                <w:top w:val="none" w:sz="0" w:space="0" w:color="auto"/>
                <w:left w:val="none" w:sz="0" w:space="0" w:color="auto"/>
                <w:bottom w:val="none" w:sz="0" w:space="0" w:color="auto"/>
                <w:right w:val="none" w:sz="0" w:space="0" w:color="auto"/>
              </w:divBdr>
            </w:div>
            <w:div w:id="88351277">
              <w:marLeft w:val="0"/>
              <w:marRight w:val="0"/>
              <w:marTop w:val="0"/>
              <w:marBottom w:val="0"/>
              <w:divBdr>
                <w:top w:val="none" w:sz="0" w:space="0" w:color="auto"/>
                <w:left w:val="none" w:sz="0" w:space="0" w:color="auto"/>
                <w:bottom w:val="none" w:sz="0" w:space="0" w:color="auto"/>
                <w:right w:val="none" w:sz="0" w:space="0" w:color="auto"/>
              </w:divBdr>
            </w:div>
            <w:div w:id="452986864">
              <w:marLeft w:val="0"/>
              <w:marRight w:val="0"/>
              <w:marTop w:val="0"/>
              <w:marBottom w:val="0"/>
              <w:divBdr>
                <w:top w:val="none" w:sz="0" w:space="0" w:color="auto"/>
                <w:left w:val="none" w:sz="0" w:space="0" w:color="auto"/>
                <w:bottom w:val="none" w:sz="0" w:space="0" w:color="auto"/>
                <w:right w:val="none" w:sz="0" w:space="0" w:color="auto"/>
              </w:divBdr>
            </w:div>
            <w:div w:id="2129548253">
              <w:marLeft w:val="0"/>
              <w:marRight w:val="0"/>
              <w:marTop w:val="0"/>
              <w:marBottom w:val="0"/>
              <w:divBdr>
                <w:top w:val="none" w:sz="0" w:space="0" w:color="auto"/>
                <w:left w:val="none" w:sz="0" w:space="0" w:color="auto"/>
                <w:bottom w:val="none" w:sz="0" w:space="0" w:color="auto"/>
                <w:right w:val="none" w:sz="0" w:space="0" w:color="auto"/>
              </w:divBdr>
            </w:div>
            <w:div w:id="1925333915">
              <w:marLeft w:val="0"/>
              <w:marRight w:val="0"/>
              <w:marTop w:val="0"/>
              <w:marBottom w:val="0"/>
              <w:divBdr>
                <w:top w:val="none" w:sz="0" w:space="0" w:color="auto"/>
                <w:left w:val="none" w:sz="0" w:space="0" w:color="auto"/>
                <w:bottom w:val="none" w:sz="0" w:space="0" w:color="auto"/>
                <w:right w:val="none" w:sz="0" w:space="0" w:color="auto"/>
              </w:divBdr>
            </w:div>
            <w:div w:id="477724397">
              <w:marLeft w:val="0"/>
              <w:marRight w:val="0"/>
              <w:marTop w:val="0"/>
              <w:marBottom w:val="0"/>
              <w:divBdr>
                <w:top w:val="none" w:sz="0" w:space="0" w:color="auto"/>
                <w:left w:val="none" w:sz="0" w:space="0" w:color="auto"/>
                <w:bottom w:val="none" w:sz="0" w:space="0" w:color="auto"/>
                <w:right w:val="none" w:sz="0" w:space="0" w:color="auto"/>
              </w:divBdr>
            </w:div>
            <w:div w:id="31930341">
              <w:marLeft w:val="0"/>
              <w:marRight w:val="0"/>
              <w:marTop w:val="0"/>
              <w:marBottom w:val="0"/>
              <w:divBdr>
                <w:top w:val="none" w:sz="0" w:space="0" w:color="auto"/>
                <w:left w:val="none" w:sz="0" w:space="0" w:color="auto"/>
                <w:bottom w:val="none" w:sz="0" w:space="0" w:color="auto"/>
                <w:right w:val="none" w:sz="0" w:space="0" w:color="auto"/>
              </w:divBdr>
            </w:div>
            <w:div w:id="1915627313">
              <w:marLeft w:val="0"/>
              <w:marRight w:val="0"/>
              <w:marTop w:val="0"/>
              <w:marBottom w:val="0"/>
              <w:divBdr>
                <w:top w:val="none" w:sz="0" w:space="0" w:color="auto"/>
                <w:left w:val="none" w:sz="0" w:space="0" w:color="auto"/>
                <w:bottom w:val="none" w:sz="0" w:space="0" w:color="auto"/>
                <w:right w:val="none" w:sz="0" w:space="0" w:color="auto"/>
              </w:divBdr>
            </w:div>
            <w:div w:id="196506970">
              <w:marLeft w:val="0"/>
              <w:marRight w:val="0"/>
              <w:marTop w:val="0"/>
              <w:marBottom w:val="0"/>
              <w:divBdr>
                <w:top w:val="none" w:sz="0" w:space="0" w:color="auto"/>
                <w:left w:val="none" w:sz="0" w:space="0" w:color="auto"/>
                <w:bottom w:val="none" w:sz="0" w:space="0" w:color="auto"/>
                <w:right w:val="none" w:sz="0" w:space="0" w:color="auto"/>
              </w:divBdr>
            </w:div>
            <w:div w:id="532307525">
              <w:marLeft w:val="0"/>
              <w:marRight w:val="0"/>
              <w:marTop w:val="0"/>
              <w:marBottom w:val="0"/>
              <w:divBdr>
                <w:top w:val="none" w:sz="0" w:space="0" w:color="auto"/>
                <w:left w:val="none" w:sz="0" w:space="0" w:color="auto"/>
                <w:bottom w:val="none" w:sz="0" w:space="0" w:color="auto"/>
                <w:right w:val="none" w:sz="0" w:space="0" w:color="auto"/>
              </w:divBdr>
            </w:div>
            <w:div w:id="752511731">
              <w:marLeft w:val="0"/>
              <w:marRight w:val="0"/>
              <w:marTop w:val="0"/>
              <w:marBottom w:val="0"/>
              <w:divBdr>
                <w:top w:val="none" w:sz="0" w:space="0" w:color="auto"/>
                <w:left w:val="none" w:sz="0" w:space="0" w:color="auto"/>
                <w:bottom w:val="none" w:sz="0" w:space="0" w:color="auto"/>
                <w:right w:val="none" w:sz="0" w:space="0" w:color="auto"/>
              </w:divBdr>
            </w:div>
            <w:div w:id="170221588">
              <w:marLeft w:val="0"/>
              <w:marRight w:val="0"/>
              <w:marTop w:val="0"/>
              <w:marBottom w:val="0"/>
              <w:divBdr>
                <w:top w:val="none" w:sz="0" w:space="0" w:color="auto"/>
                <w:left w:val="none" w:sz="0" w:space="0" w:color="auto"/>
                <w:bottom w:val="none" w:sz="0" w:space="0" w:color="auto"/>
                <w:right w:val="none" w:sz="0" w:space="0" w:color="auto"/>
              </w:divBdr>
            </w:div>
            <w:div w:id="1414935978">
              <w:marLeft w:val="0"/>
              <w:marRight w:val="0"/>
              <w:marTop w:val="0"/>
              <w:marBottom w:val="0"/>
              <w:divBdr>
                <w:top w:val="none" w:sz="0" w:space="0" w:color="auto"/>
                <w:left w:val="none" w:sz="0" w:space="0" w:color="auto"/>
                <w:bottom w:val="none" w:sz="0" w:space="0" w:color="auto"/>
                <w:right w:val="none" w:sz="0" w:space="0" w:color="auto"/>
              </w:divBdr>
              <w:divsChild>
                <w:div w:id="377433122">
                  <w:marLeft w:val="0"/>
                  <w:marRight w:val="0"/>
                  <w:marTop w:val="0"/>
                  <w:marBottom w:val="0"/>
                  <w:divBdr>
                    <w:top w:val="none" w:sz="0" w:space="0" w:color="auto"/>
                    <w:left w:val="none" w:sz="0" w:space="0" w:color="auto"/>
                    <w:bottom w:val="none" w:sz="0" w:space="0" w:color="auto"/>
                    <w:right w:val="none" w:sz="0" w:space="0" w:color="auto"/>
                  </w:divBdr>
                </w:div>
                <w:div w:id="740714088">
                  <w:marLeft w:val="0"/>
                  <w:marRight w:val="0"/>
                  <w:marTop w:val="0"/>
                  <w:marBottom w:val="0"/>
                  <w:divBdr>
                    <w:top w:val="none" w:sz="0" w:space="0" w:color="auto"/>
                    <w:left w:val="none" w:sz="0" w:space="0" w:color="auto"/>
                    <w:bottom w:val="none" w:sz="0" w:space="0" w:color="auto"/>
                    <w:right w:val="none" w:sz="0" w:space="0" w:color="auto"/>
                  </w:divBdr>
                </w:div>
                <w:div w:id="997802851">
                  <w:marLeft w:val="0"/>
                  <w:marRight w:val="0"/>
                  <w:marTop w:val="0"/>
                  <w:marBottom w:val="0"/>
                  <w:divBdr>
                    <w:top w:val="none" w:sz="0" w:space="0" w:color="auto"/>
                    <w:left w:val="none" w:sz="0" w:space="0" w:color="auto"/>
                    <w:bottom w:val="none" w:sz="0" w:space="0" w:color="auto"/>
                    <w:right w:val="none" w:sz="0" w:space="0" w:color="auto"/>
                  </w:divBdr>
                </w:div>
                <w:div w:id="913471375">
                  <w:marLeft w:val="0"/>
                  <w:marRight w:val="0"/>
                  <w:marTop w:val="0"/>
                  <w:marBottom w:val="0"/>
                  <w:divBdr>
                    <w:top w:val="none" w:sz="0" w:space="0" w:color="auto"/>
                    <w:left w:val="none" w:sz="0" w:space="0" w:color="auto"/>
                    <w:bottom w:val="none" w:sz="0" w:space="0" w:color="auto"/>
                    <w:right w:val="none" w:sz="0" w:space="0" w:color="auto"/>
                  </w:divBdr>
                </w:div>
                <w:div w:id="1569344373">
                  <w:marLeft w:val="0"/>
                  <w:marRight w:val="0"/>
                  <w:marTop w:val="0"/>
                  <w:marBottom w:val="0"/>
                  <w:divBdr>
                    <w:top w:val="none" w:sz="0" w:space="0" w:color="auto"/>
                    <w:left w:val="none" w:sz="0" w:space="0" w:color="auto"/>
                    <w:bottom w:val="none" w:sz="0" w:space="0" w:color="auto"/>
                    <w:right w:val="none" w:sz="0" w:space="0" w:color="auto"/>
                  </w:divBdr>
                </w:div>
                <w:div w:id="1398817226">
                  <w:marLeft w:val="0"/>
                  <w:marRight w:val="0"/>
                  <w:marTop w:val="0"/>
                  <w:marBottom w:val="0"/>
                  <w:divBdr>
                    <w:top w:val="none" w:sz="0" w:space="0" w:color="auto"/>
                    <w:left w:val="none" w:sz="0" w:space="0" w:color="auto"/>
                    <w:bottom w:val="none" w:sz="0" w:space="0" w:color="auto"/>
                    <w:right w:val="none" w:sz="0" w:space="0" w:color="auto"/>
                  </w:divBdr>
                </w:div>
                <w:div w:id="58021346">
                  <w:marLeft w:val="0"/>
                  <w:marRight w:val="0"/>
                  <w:marTop w:val="0"/>
                  <w:marBottom w:val="0"/>
                  <w:divBdr>
                    <w:top w:val="none" w:sz="0" w:space="0" w:color="auto"/>
                    <w:left w:val="none" w:sz="0" w:space="0" w:color="auto"/>
                    <w:bottom w:val="none" w:sz="0" w:space="0" w:color="auto"/>
                    <w:right w:val="none" w:sz="0" w:space="0" w:color="auto"/>
                  </w:divBdr>
                </w:div>
                <w:div w:id="1688485670">
                  <w:marLeft w:val="0"/>
                  <w:marRight w:val="0"/>
                  <w:marTop w:val="0"/>
                  <w:marBottom w:val="0"/>
                  <w:divBdr>
                    <w:top w:val="none" w:sz="0" w:space="0" w:color="auto"/>
                    <w:left w:val="none" w:sz="0" w:space="0" w:color="auto"/>
                    <w:bottom w:val="none" w:sz="0" w:space="0" w:color="auto"/>
                    <w:right w:val="none" w:sz="0" w:space="0" w:color="auto"/>
                  </w:divBdr>
                </w:div>
                <w:div w:id="621151640">
                  <w:marLeft w:val="0"/>
                  <w:marRight w:val="0"/>
                  <w:marTop w:val="0"/>
                  <w:marBottom w:val="0"/>
                  <w:divBdr>
                    <w:top w:val="none" w:sz="0" w:space="0" w:color="auto"/>
                    <w:left w:val="none" w:sz="0" w:space="0" w:color="auto"/>
                    <w:bottom w:val="none" w:sz="0" w:space="0" w:color="auto"/>
                    <w:right w:val="none" w:sz="0" w:space="0" w:color="auto"/>
                  </w:divBdr>
                </w:div>
                <w:div w:id="732511062">
                  <w:marLeft w:val="0"/>
                  <w:marRight w:val="0"/>
                  <w:marTop w:val="0"/>
                  <w:marBottom w:val="0"/>
                  <w:divBdr>
                    <w:top w:val="none" w:sz="0" w:space="0" w:color="auto"/>
                    <w:left w:val="none" w:sz="0" w:space="0" w:color="auto"/>
                    <w:bottom w:val="none" w:sz="0" w:space="0" w:color="auto"/>
                    <w:right w:val="none" w:sz="0" w:space="0" w:color="auto"/>
                  </w:divBdr>
                </w:div>
                <w:div w:id="2098748519">
                  <w:marLeft w:val="0"/>
                  <w:marRight w:val="0"/>
                  <w:marTop w:val="0"/>
                  <w:marBottom w:val="0"/>
                  <w:divBdr>
                    <w:top w:val="none" w:sz="0" w:space="0" w:color="auto"/>
                    <w:left w:val="none" w:sz="0" w:space="0" w:color="auto"/>
                    <w:bottom w:val="none" w:sz="0" w:space="0" w:color="auto"/>
                    <w:right w:val="none" w:sz="0" w:space="0" w:color="auto"/>
                  </w:divBdr>
                </w:div>
                <w:div w:id="145054949">
                  <w:marLeft w:val="0"/>
                  <w:marRight w:val="0"/>
                  <w:marTop w:val="0"/>
                  <w:marBottom w:val="0"/>
                  <w:divBdr>
                    <w:top w:val="none" w:sz="0" w:space="0" w:color="auto"/>
                    <w:left w:val="none" w:sz="0" w:space="0" w:color="auto"/>
                    <w:bottom w:val="none" w:sz="0" w:space="0" w:color="auto"/>
                    <w:right w:val="none" w:sz="0" w:space="0" w:color="auto"/>
                  </w:divBdr>
                </w:div>
                <w:div w:id="1558542305">
                  <w:marLeft w:val="0"/>
                  <w:marRight w:val="0"/>
                  <w:marTop w:val="0"/>
                  <w:marBottom w:val="0"/>
                  <w:divBdr>
                    <w:top w:val="none" w:sz="0" w:space="0" w:color="auto"/>
                    <w:left w:val="none" w:sz="0" w:space="0" w:color="auto"/>
                    <w:bottom w:val="none" w:sz="0" w:space="0" w:color="auto"/>
                    <w:right w:val="none" w:sz="0" w:space="0" w:color="auto"/>
                  </w:divBdr>
                </w:div>
                <w:div w:id="410930825">
                  <w:marLeft w:val="0"/>
                  <w:marRight w:val="0"/>
                  <w:marTop w:val="0"/>
                  <w:marBottom w:val="0"/>
                  <w:divBdr>
                    <w:top w:val="none" w:sz="0" w:space="0" w:color="auto"/>
                    <w:left w:val="none" w:sz="0" w:space="0" w:color="auto"/>
                    <w:bottom w:val="none" w:sz="0" w:space="0" w:color="auto"/>
                    <w:right w:val="none" w:sz="0" w:space="0" w:color="auto"/>
                  </w:divBdr>
                </w:div>
                <w:div w:id="1852721558">
                  <w:marLeft w:val="0"/>
                  <w:marRight w:val="0"/>
                  <w:marTop w:val="0"/>
                  <w:marBottom w:val="0"/>
                  <w:divBdr>
                    <w:top w:val="none" w:sz="0" w:space="0" w:color="auto"/>
                    <w:left w:val="none" w:sz="0" w:space="0" w:color="auto"/>
                    <w:bottom w:val="none" w:sz="0" w:space="0" w:color="auto"/>
                    <w:right w:val="none" w:sz="0" w:space="0" w:color="auto"/>
                  </w:divBdr>
                </w:div>
                <w:div w:id="226577661">
                  <w:marLeft w:val="0"/>
                  <w:marRight w:val="0"/>
                  <w:marTop w:val="0"/>
                  <w:marBottom w:val="0"/>
                  <w:divBdr>
                    <w:top w:val="none" w:sz="0" w:space="0" w:color="auto"/>
                    <w:left w:val="none" w:sz="0" w:space="0" w:color="auto"/>
                    <w:bottom w:val="none" w:sz="0" w:space="0" w:color="auto"/>
                    <w:right w:val="none" w:sz="0" w:space="0" w:color="auto"/>
                  </w:divBdr>
                </w:div>
                <w:div w:id="303433649">
                  <w:marLeft w:val="0"/>
                  <w:marRight w:val="0"/>
                  <w:marTop w:val="0"/>
                  <w:marBottom w:val="0"/>
                  <w:divBdr>
                    <w:top w:val="none" w:sz="0" w:space="0" w:color="auto"/>
                    <w:left w:val="none" w:sz="0" w:space="0" w:color="auto"/>
                    <w:bottom w:val="none" w:sz="0" w:space="0" w:color="auto"/>
                    <w:right w:val="none" w:sz="0" w:space="0" w:color="auto"/>
                  </w:divBdr>
                </w:div>
                <w:div w:id="219052443">
                  <w:marLeft w:val="0"/>
                  <w:marRight w:val="0"/>
                  <w:marTop w:val="0"/>
                  <w:marBottom w:val="0"/>
                  <w:divBdr>
                    <w:top w:val="none" w:sz="0" w:space="0" w:color="auto"/>
                    <w:left w:val="none" w:sz="0" w:space="0" w:color="auto"/>
                    <w:bottom w:val="none" w:sz="0" w:space="0" w:color="auto"/>
                    <w:right w:val="none" w:sz="0" w:space="0" w:color="auto"/>
                  </w:divBdr>
                </w:div>
                <w:div w:id="1554073036">
                  <w:marLeft w:val="0"/>
                  <w:marRight w:val="0"/>
                  <w:marTop w:val="0"/>
                  <w:marBottom w:val="0"/>
                  <w:divBdr>
                    <w:top w:val="none" w:sz="0" w:space="0" w:color="auto"/>
                    <w:left w:val="none" w:sz="0" w:space="0" w:color="auto"/>
                    <w:bottom w:val="none" w:sz="0" w:space="0" w:color="auto"/>
                    <w:right w:val="none" w:sz="0" w:space="0" w:color="auto"/>
                  </w:divBdr>
                </w:div>
                <w:div w:id="1217736087">
                  <w:marLeft w:val="0"/>
                  <w:marRight w:val="0"/>
                  <w:marTop w:val="0"/>
                  <w:marBottom w:val="0"/>
                  <w:divBdr>
                    <w:top w:val="none" w:sz="0" w:space="0" w:color="auto"/>
                    <w:left w:val="none" w:sz="0" w:space="0" w:color="auto"/>
                    <w:bottom w:val="none" w:sz="0" w:space="0" w:color="auto"/>
                    <w:right w:val="none" w:sz="0" w:space="0" w:color="auto"/>
                  </w:divBdr>
                </w:div>
                <w:div w:id="527108022">
                  <w:marLeft w:val="0"/>
                  <w:marRight w:val="0"/>
                  <w:marTop w:val="0"/>
                  <w:marBottom w:val="0"/>
                  <w:divBdr>
                    <w:top w:val="none" w:sz="0" w:space="0" w:color="auto"/>
                    <w:left w:val="none" w:sz="0" w:space="0" w:color="auto"/>
                    <w:bottom w:val="none" w:sz="0" w:space="0" w:color="auto"/>
                    <w:right w:val="none" w:sz="0" w:space="0" w:color="auto"/>
                  </w:divBdr>
                </w:div>
                <w:div w:id="1724136469">
                  <w:marLeft w:val="0"/>
                  <w:marRight w:val="0"/>
                  <w:marTop w:val="0"/>
                  <w:marBottom w:val="0"/>
                  <w:divBdr>
                    <w:top w:val="none" w:sz="0" w:space="0" w:color="auto"/>
                    <w:left w:val="none" w:sz="0" w:space="0" w:color="auto"/>
                    <w:bottom w:val="none" w:sz="0" w:space="0" w:color="auto"/>
                    <w:right w:val="none" w:sz="0" w:space="0" w:color="auto"/>
                  </w:divBdr>
                </w:div>
                <w:div w:id="507211327">
                  <w:marLeft w:val="0"/>
                  <w:marRight w:val="0"/>
                  <w:marTop w:val="0"/>
                  <w:marBottom w:val="0"/>
                  <w:divBdr>
                    <w:top w:val="none" w:sz="0" w:space="0" w:color="auto"/>
                    <w:left w:val="none" w:sz="0" w:space="0" w:color="auto"/>
                    <w:bottom w:val="none" w:sz="0" w:space="0" w:color="auto"/>
                    <w:right w:val="none" w:sz="0" w:space="0" w:color="auto"/>
                  </w:divBdr>
                </w:div>
                <w:div w:id="426198849">
                  <w:marLeft w:val="0"/>
                  <w:marRight w:val="0"/>
                  <w:marTop w:val="0"/>
                  <w:marBottom w:val="0"/>
                  <w:divBdr>
                    <w:top w:val="none" w:sz="0" w:space="0" w:color="auto"/>
                    <w:left w:val="none" w:sz="0" w:space="0" w:color="auto"/>
                    <w:bottom w:val="none" w:sz="0" w:space="0" w:color="auto"/>
                    <w:right w:val="none" w:sz="0" w:space="0" w:color="auto"/>
                  </w:divBdr>
                </w:div>
                <w:div w:id="852231176">
                  <w:marLeft w:val="0"/>
                  <w:marRight w:val="0"/>
                  <w:marTop w:val="0"/>
                  <w:marBottom w:val="0"/>
                  <w:divBdr>
                    <w:top w:val="none" w:sz="0" w:space="0" w:color="auto"/>
                    <w:left w:val="none" w:sz="0" w:space="0" w:color="auto"/>
                    <w:bottom w:val="none" w:sz="0" w:space="0" w:color="auto"/>
                    <w:right w:val="none" w:sz="0" w:space="0" w:color="auto"/>
                  </w:divBdr>
                </w:div>
                <w:div w:id="600260524">
                  <w:marLeft w:val="0"/>
                  <w:marRight w:val="0"/>
                  <w:marTop w:val="0"/>
                  <w:marBottom w:val="0"/>
                  <w:divBdr>
                    <w:top w:val="none" w:sz="0" w:space="0" w:color="auto"/>
                    <w:left w:val="none" w:sz="0" w:space="0" w:color="auto"/>
                    <w:bottom w:val="none" w:sz="0" w:space="0" w:color="auto"/>
                    <w:right w:val="none" w:sz="0" w:space="0" w:color="auto"/>
                  </w:divBdr>
                </w:div>
                <w:div w:id="1341661147">
                  <w:marLeft w:val="0"/>
                  <w:marRight w:val="0"/>
                  <w:marTop w:val="0"/>
                  <w:marBottom w:val="0"/>
                  <w:divBdr>
                    <w:top w:val="none" w:sz="0" w:space="0" w:color="auto"/>
                    <w:left w:val="none" w:sz="0" w:space="0" w:color="auto"/>
                    <w:bottom w:val="none" w:sz="0" w:space="0" w:color="auto"/>
                    <w:right w:val="none" w:sz="0" w:space="0" w:color="auto"/>
                  </w:divBdr>
                </w:div>
                <w:div w:id="453137992">
                  <w:marLeft w:val="0"/>
                  <w:marRight w:val="0"/>
                  <w:marTop w:val="0"/>
                  <w:marBottom w:val="0"/>
                  <w:divBdr>
                    <w:top w:val="none" w:sz="0" w:space="0" w:color="auto"/>
                    <w:left w:val="none" w:sz="0" w:space="0" w:color="auto"/>
                    <w:bottom w:val="none" w:sz="0" w:space="0" w:color="auto"/>
                    <w:right w:val="none" w:sz="0" w:space="0" w:color="auto"/>
                  </w:divBdr>
                </w:div>
                <w:div w:id="892932832">
                  <w:marLeft w:val="0"/>
                  <w:marRight w:val="0"/>
                  <w:marTop w:val="0"/>
                  <w:marBottom w:val="0"/>
                  <w:divBdr>
                    <w:top w:val="none" w:sz="0" w:space="0" w:color="auto"/>
                    <w:left w:val="none" w:sz="0" w:space="0" w:color="auto"/>
                    <w:bottom w:val="none" w:sz="0" w:space="0" w:color="auto"/>
                    <w:right w:val="none" w:sz="0" w:space="0" w:color="auto"/>
                  </w:divBdr>
                </w:div>
                <w:div w:id="567300845">
                  <w:marLeft w:val="0"/>
                  <w:marRight w:val="0"/>
                  <w:marTop w:val="0"/>
                  <w:marBottom w:val="0"/>
                  <w:divBdr>
                    <w:top w:val="none" w:sz="0" w:space="0" w:color="auto"/>
                    <w:left w:val="none" w:sz="0" w:space="0" w:color="auto"/>
                    <w:bottom w:val="none" w:sz="0" w:space="0" w:color="auto"/>
                    <w:right w:val="none" w:sz="0" w:space="0" w:color="auto"/>
                  </w:divBdr>
                </w:div>
                <w:div w:id="1684429717">
                  <w:marLeft w:val="0"/>
                  <w:marRight w:val="0"/>
                  <w:marTop w:val="0"/>
                  <w:marBottom w:val="0"/>
                  <w:divBdr>
                    <w:top w:val="none" w:sz="0" w:space="0" w:color="auto"/>
                    <w:left w:val="none" w:sz="0" w:space="0" w:color="auto"/>
                    <w:bottom w:val="none" w:sz="0" w:space="0" w:color="auto"/>
                    <w:right w:val="none" w:sz="0" w:space="0" w:color="auto"/>
                  </w:divBdr>
                </w:div>
                <w:div w:id="260341746">
                  <w:marLeft w:val="0"/>
                  <w:marRight w:val="0"/>
                  <w:marTop w:val="0"/>
                  <w:marBottom w:val="0"/>
                  <w:divBdr>
                    <w:top w:val="none" w:sz="0" w:space="0" w:color="auto"/>
                    <w:left w:val="none" w:sz="0" w:space="0" w:color="auto"/>
                    <w:bottom w:val="none" w:sz="0" w:space="0" w:color="auto"/>
                    <w:right w:val="none" w:sz="0" w:space="0" w:color="auto"/>
                  </w:divBdr>
                </w:div>
                <w:div w:id="118962637">
                  <w:marLeft w:val="0"/>
                  <w:marRight w:val="0"/>
                  <w:marTop w:val="0"/>
                  <w:marBottom w:val="0"/>
                  <w:divBdr>
                    <w:top w:val="none" w:sz="0" w:space="0" w:color="auto"/>
                    <w:left w:val="none" w:sz="0" w:space="0" w:color="auto"/>
                    <w:bottom w:val="none" w:sz="0" w:space="0" w:color="auto"/>
                    <w:right w:val="none" w:sz="0" w:space="0" w:color="auto"/>
                  </w:divBdr>
                </w:div>
                <w:div w:id="2116750830">
                  <w:marLeft w:val="0"/>
                  <w:marRight w:val="0"/>
                  <w:marTop w:val="0"/>
                  <w:marBottom w:val="0"/>
                  <w:divBdr>
                    <w:top w:val="none" w:sz="0" w:space="0" w:color="auto"/>
                    <w:left w:val="none" w:sz="0" w:space="0" w:color="auto"/>
                    <w:bottom w:val="none" w:sz="0" w:space="0" w:color="auto"/>
                    <w:right w:val="none" w:sz="0" w:space="0" w:color="auto"/>
                  </w:divBdr>
                </w:div>
                <w:div w:id="1598250717">
                  <w:marLeft w:val="0"/>
                  <w:marRight w:val="0"/>
                  <w:marTop w:val="0"/>
                  <w:marBottom w:val="0"/>
                  <w:divBdr>
                    <w:top w:val="none" w:sz="0" w:space="0" w:color="auto"/>
                    <w:left w:val="none" w:sz="0" w:space="0" w:color="auto"/>
                    <w:bottom w:val="none" w:sz="0" w:space="0" w:color="auto"/>
                    <w:right w:val="none" w:sz="0" w:space="0" w:color="auto"/>
                  </w:divBdr>
                </w:div>
                <w:div w:id="1840467338">
                  <w:marLeft w:val="0"/>
                  <w:marRight w:val="0"/>
                  <w:marTop w:val="0"/>
                  <w:marBottom w:val="0"/>
                  <w:divBdr>
                    <w:top w:val="none" w:sz="0" w:space="0" w:color="auto"/>
                    <w:left w:val="none" w:sz="0" w:space="0" w:color="auto"/>
                    <w:bottom w:val="none" w:sz="0" w:space="0" w:color="auto"/>
                    <w:right w:val="none" w:sz="0" w:space="0" w:color="auto"/>
                  </w:divBdr>
                </w:div>
                <w:div w:id="1083333392">
                  <w:marLeft w:val="0"/>
                  <w:marRight w:val="0"/>
                  <w:marTop w:val="0"/>
                  <w:marBottom w:val="0"/>
                  <w:divBdr>
                    <w:top w:val="none" w:sz="0" w:space="0" w:color="auto"/>
                    <w:left w:val="none" w:sz="0" w:space="0" w:color="auto"/>
                    <w:bottom w:val="none" w:sz="0" w:space="0" w:color="auto"/>
                    <w:right w:val="none" w:sz="0" w:space="0" w:color="auto"/>
                  </w:divBdr>
                </w:div>
                <w:div w:id="623578004">
                  <w:marLeft w:val="0"/>
                  <w:marRight w:val="0"/>
                  <w:marTop w:val="0"/>
                  <w:marBottom w:val="0"/>
                  <w:divBdr>
                    <w:top w:val="none" w:sz="0" w:space="0" w:color="auto"/>
                    <w:left w:val="none" w:sz="0" w:space="0" w:color="auto"/>
                    <w:bottom w:val="none" w:sz="0" w:space="0" w:color="auto"/>
                    <w:right w:val="none" w:sz="0" w:space="0" w:color="auto"/>
                  </w:divBdr>
                </w:div>
                <w:div w:id="985276694">
                  <w:marLeft w:val="0"/>
                  <w:marRight w:val="0"/>
                  <w:marTop w:val="0"/>
                  <w:marBottom w:val="0"/>
                  <w:divBdr>
                    <w:top w:val="none" w:sz="0" w:space="0" w:color="auto"/>
                    <w:left w:val="none" w:sz="0" w:space="0" w:color="auto"/>
                    <w:bottom w:val="none" w:sz="0" w:space="0" w:color="auto"/>
                    <w:right w:val="none" w:sz="0" w:space="0" w:color="auto"/>
                  </w:divBdr>
                </w:div>
                <w:div w:id="1358199127">
                  <w:marLeft w:val="0"/>
                  <w:marRight w:val="0"/>
                  <w:marTop w:val="0"/>
                  <w:marBottom w:val="0"/>
                  <w:divBdr>
                    <w:top w:val="none" w:sz="0" w:space="0" w:color="auto"/>
                    <w:left w:val="none" w:sz="0" w:space="0" w:color="auto"/>
                    <w:bottom w:val="none" w:sz="0" w:space="0" w:color="auto"/>
                    <w:right w:val="none" w:sz="0" w:space="0" w:color="auto"/>
                  </w:divBdr>
                </w:div>
                <w:div w:id="770466258">
                  <w:marLeft w:val="0"/>
                  <w:marRight w:val="0"/>
                  <w:marTop w:val="0"/>
                  <w:marBottom w:val="0"/>
                  <w:divBdr>
                    <w:top w:val="none" w:sz="0" w:space="0" w:color="auto"/>
                    <w:left w:val="none" w:sz="0" w:space="0" w:color="auto"/>
                    <w:bottom w:val="none" w:sz="0" w:space="0" w:color="auto"/>
                    <w:right w:val="none" w:sz="0" w:space="0" w:color="auto"/>
                  </w:divBdr>
                </w:div>
                <w:div w:id="1301501441">
                  <w:marLeft w:val="0"/>
                  <w:marRight w:val="0"/>
                  <w:marTop w:val="0"/>
                  <w:marBottom w:val="0"/>
                  <w:divBdr>
                    <w:top w:val="none" w:sz="0" w:space="0" w:color="auto"/>
                    <w:left w:val="none" w:sz="0" w:space="0" w:color="auto"/>
                    <w:bottom w:val="none" w:sz="0" w:space="0" w:color="auto"/>
                    <w:right w:val="none" w:sz="0" w:space="0" w:color="auto"/>
                  </w:divBdr>
                </w:div>
                <w:div w:id="381634203">
                  <w:marLeft w:val="0"/>
                  <w:marRight w:val="0"/>
                  <w:marTop w:val="0"/>
                  <w:marBottom w:val="0"/>
                  <w:divBdr>
                    <w:top w:val="none" w:sz="0" w:space="0" w:color="auto"/>
                    <w:left w:val="none" w:sz="0" w:space="0" w:color="auto"/>
                    <w:bottom w:val="none" w:sz="0" w:space="0" w:color="auto"/>
                    <w:right w:val="none" w:sz="0" w:space="0" w:color="auto"/>
                  </w:divBdr>
                </w:div>
                <w:div w:id="1117484096">
                  <w:marLeft w:val="0"/>
                  <w:marRight w:val="0"/>
                  <w:marTop w:val="0"/>
                  <w:marBottom w:val="0"/>
                  <w:divBdr>
                    <w:top w:val="none" w:sz="0" w:space="0" w:color="auto"/>
                    <w:left w:val="none" w:sz="0" w:space="0" w:color="auto"/>
                    <w:bottom w:val="none" w:sz="0" w:space="0" w:color="auto"/>
                    <w:right w:val="none" w:sz="0" w:space="0" w:color="auto"/>
                  </w:divBdr>
                </w:div>
                <w:div w:id="1573466652">
                  <w:marLeft w:val="0"/>
                  <w:marRight w:val="0"/>
                  <w:marTop w:val="0"/>
                  <w:marBottom w:val="0"/>
                  <w:divBdr>
                    <w:top w:val="none" w:sz="0" w:space="0" w:color="auto"/>
                    <w:left w:val="none" w:sz="0" w:space="0" w:color="auto"/>
                    <w:bottom w:val="none" w:sz="0" w:space="0" w:color="auto"/>
                    <w:right w:val="none" w:sz="0" w:space="0" w:color="auto"/>
                  </w:divBdr>
                </w:div>
                <w:div w:id="87313401">
                  <w:marLeft w:val="0"/>
                  <w:marRight w:val="0"/>
                  <w:marTop w:val="0"/>
                  <w:marBottom w:val="0"/>
                  <w:divBdr>
                    <w:top w:val="none" w:sz="0" w:space="0" w:color="auto"/>
                    <w:left w:val="none" w:sz="0" w:space="0" w:color="auto"/>
                    <w:bottom w:val="none" w:sz="0" w:space="0" w:color="auto"/>
                    <w:right w:val="none" w:sz="0" w:space="0" w:color="auto"/>
                  </w:divBdr>
                </w:div>
                <w:div w:id="683823032">
                  <w:marLeft w:val="0"/>
                  <w:marRight w:val="0"/>
                  <w:marTop w:val="0"/>
                  <w:marBottom w:val="0"/>
                  <w:divBdr>
                    <w:top w:val="none" w:sz="0" w:space="0" w:color="auto"/>
                    <w:left w:val="none" w:sz="0" w:space="0" w:color="auto"/>
                    <w:bottom w:val="none" w:sz="0" w:space="0" w:color="auto"/>
                    <w:right w:val="none" w:sz="0" w:space="0" w:color="auto"/>
                  </w:divBdr>
                </w:div>
                <w:div w:id="1661229633">
                  <w:marLeft w:val="0"/>
                  <w:marRight w:val="0"/>
                  <w:marTop w:val="0"/>
                  <w:marBottom w:val="0"/>
                  <w:divBdr>
                    <w:top w:val="none" w:sz="0" w:space="0" w:color="auto"/>
                    <w:left w:val="none" w:sz="0" w:space="0" w:color="auto"/>
                    <w:bottom w:val="none" w:sz="0" w:space="0" w:color="auto"/>
                    <w:right w:val="none" w:sz="0" w:space="0" w:color="auto"/>
                  </w:divBdr>
                </w:div>
                <w:div w:id="448622622">
                  <w:marLeft w:val="0"/>
                  <w:marRight w:val="0"/>
                  <w:marTop w:val="0"/>
                  <w:marBottom w:val="0"/>
                  <w:divBdr>
                    <w:top w:val="none" w:sz="0" w:space="0" w:color="auto"/>
                    <w:left w:val="none" w:sz="0" w:space="0" w:color="auto"/>
                    <w:bottom w:val="none" w:sz="0" w:space="0" w:color="auto"/>
                    <w:right w:val="none" w:sz="0" w:space="0" w:color="auto"/>
                  </w:divBdr>
                </w:div>
                <w:div w:id="1420174295">
                  <w:marLeft w:val="0"/>
                  <w:marRight w:val="0"/>
                  <w:marTop w:val="0"/>
                  <w:marBottom w:val="0"/>
                  <w:divBdr>
                    <w:top w:val="none" w:sz="0" w:space="0" w:color="auto"/>
                    <w:left w:val="none" w:sz="0" w:space="0" w:color="auto"/>
                    <w:bottom w:val="none" w:sz="0" w:space="0" w:color="auto"/>
                    <w:right w:val="none" w:sz="0" w:space="0" w:color="auto"/>
                  </w:divBdr>
                </w:div>
                <w:div w:id="232080699">
                  <w:marLeft w:val="0"/>
                  <w:marRight w:val="0"/>
                  <w:marTop w:val="0"/>
                  <w:marBottom w:val="0"/>
                  <w:divBdr>
                    <w:top w:val="none" w:sz="0" w:space="0" w:color="auto"/>
                    <w:left w:val="none" w:sz="0" w:space="0" w:color="auto"/>
                    <w:bottom w:val="none" w:sz="0" w:space="0" w:color="auto"/>
                    <w:right w:val="none" w:sz="0" w:space="0" w:color="auto"/>
                  </w:divBdr>
                </w:div>
                <w:div w:id="261374999">
                  <w:marLeft w:val="0"/>
                  <w:marRight w:val="0"/>
                  <w:marTop w:val="0"/>
                  <w:marBottom w:val="0"/>
                  <w:divBdr>
                    <w:top w:val="none" w:sz="0" w:space="0" w:color="auto"/>
                    <w:left w:val="none" w:sz="0" w:space="0" w:color="auto"/>
                    <w:bottom w:val="none" w:sz="0" w:space="0" w:color="auto"/>
                    <w:right w:val="none" w:sz="0" w:space="0" w:color="auto"/>
                  </w:divBdr>
                </w:div>
                <w:div w:id="1376660579">
                  <w:marLeft w:val="0"/>
                  <w:marRight w:val="0"/>
                  <w:marTop w:val="0"/>
                  <w:marBottom w:val="0"/>
                  <w:divBdr>
                    <w:top w:val="none" w:sz="0" w:space="0" w:color="auto"/>
                    <w:left w:val="none" w:sz="0" w:space="0" w:color="auto"/>
                    <w:bottom w:val="none" w:sz="0" w:space="0" w:color="auto"/>
                    <w:right w:val="none" w:sz="0" w:space="0" w:color="auto"/>
                  </w:divBdr>
                </w:div>
                <w:div w:id="1806391561">
                  <w:marLeft w:val="0"/>
                  <w:marRight w:val="0"/>
                  <w:marTop w:val="0"/>
                  <w:marBottom w:val="0"/>
                  <w:divBdr>
                    <w:top w:val="none" w:sz="0" w:space="0" w:color="auto"/>
                    <w:left w:val="none" w:sz="0" w:space="0" w:color="auto"/>
                    <w:bottom w:val="none" w:sz="0" w:space="0" w:color="auto"/>
                    <w:right w:val="none" w:sz="0" w:space="0" w:color="auto"/>
                  </w:divBdr>
                </w:div>
                <w:div w:id="1634141273">
                  <w:marLeft w:val="0"/>
                  <w:marRight w:val="0"/>
                  <w:marTop w:val="0"/>
                  <w:marBottom w:val="0"/>
                  <w:divBdr>
                    <w:top w:val="none" w:sz="0" w:space="0" w:color="auto"/>
                    <w:left w:val="none" w:sz="0" w:space="0" w:color="auto"/>
                    <w:bottom w:val="none" w:sz="0" w:space="0" w:color="auto"/>
                    <w:right w:val="none" w:sz="0" w:space="0" w:color="auto"/>
                  </w:divBdr>
                </w:div>
                <w:div w:id="1129935823">
                  <w:marLeft w:val="0"/>
                  <w:marRight w:val="0"/>
                  <w:marTop w:val="0"/>
                  <w:marBottom w:val="0"/>
                  <w:divBdr>
                    <w:top w:val="none" w:sz="0" w:space="0" w:color="auto"/>
                    <w:left w:val="none" w:sz="0" w:space="0" w:color="auto"/>
                    <w:bottom w:val="none" w:sz="0" w:space="0" w:color="auto"/>
                    <w:right w:val="none" w:sz="0" w:space="0" w:color="auto"/>
                  </w:divBdr>
                </w:div>
                <w:div w:id="1736272682">
                  <w:marLeft w:val="0"/>
                  <w:marRight w:val="0"/>
                  <w:marTop w:val="0"/>
                  <w:marBottom w:val="0"/>
                  <w:divBdr>
                    <w:top w:val="none" w:sz="0" w:space="0" w:color="auto"/>
                    <w:left w:val="none" w:sz="0" w:space="0" w:color="auto"/>
                    <w:bottom w:val="none" w:sz="0" w:space="0" w:color="auto"/>
                    <w:right w:val="none" w:sz="0" w:space="0" w:color="auto"/>
                  </w:divBdr>
                </w:div>
                <w:div w:id="1131362721">
                  <w:marLeft w:val="0"/>
                  <w:marRight w:val="0"/>
                  <w:marTop w:val="0"/>
                  <w:marBottom w:val="0"/>
                  <w:divBdr>
                    <w:top w:val="none" w:sz="0" w:space="0" w:color="auto"/>
                    <w:left w:val="none" w:sz="0" w:space="0" w:color="auto"/>
                    <w:bottom w:val="none" w:sz="0" w:space="0" w:color="auto"/>
                    <w:right w:val="none" w:sz="0" w:space="0" w:color="auto"/>
                  </w:divBdr>
                </w:div>
                <w:div w:id="1913851136">
                  <w:marLeft w:val="0"/>
                  <w:marRight w:val="0"/>
                  <w:marTop w:val="0"/>
                  <w:marBottom w:val="0"/>
                  <w:divBdr>
                    <w:top w:val="none" w:sz="0" w:space="0" w:color="auto"/>
                    <w:left w:val="none" w:sz="0" w:space="0" w:color="auto"/>
                    <w:bottom w:val="none" w:sz="0" w:space="0" w:color="auto"/>
                    <w:right w:val="none" w:sz="0" w:space="0" w:color="auto"/>
                  </w:divBdr>
                </w:div>
                <w:div w:id="962886003">
                  <w:marLeft w:val="0"/>
                  <w:marRight w:val="0"/>
                  <w:marTop w:val="0"/>
                  <w:marBottom w:val="0"/>
                  <w:divBdr>
                    <w:top w:val="none" w:sz="0" w:space="0" w:color="auto"/>
                    <w:left w:val="none" w:sz="0" w:space="0" w:color="auto"/>
                    <w:bottom w:val="none" w:sz="0" w:space="0" w:color="auto"/>
                    <w:right w:val="none" w:sz="0" w:space="0" w:color="auto"/>
                  </w:divBdr>
                </w:div>
                <w:div w:id="1435052758">
                  <w:marLeft w:val="0"/>
                  <w:marRight w:val="0"/>
                  <w:marTop w:val="0"/>
                  <w:marBottom w:val="0"/>
                  <w:divBdr>
                    <w:top w:val="none" w:sz="0" w:space="0" w:color="auto"/>
                    <w:left w:val="none" w:sz="0" w:space="0" w:color="auto"/>
                    <w:bottom w:val="none" w:sz="0" w:space="0" w:color="auto"/>
                    <w:right w:val="none" w:sz="0" w:space="0" w:color="auto"/>
                  </w:divBdr>
                </w:div>
                <w:div w:id="2025672580">
                  <w:marLeft w:val="0"/>
                  <w:marRight w:val="0"/>
                  <w:marTop w:val="0"/>
                  <w:marBottom w:val="0"/>
                  <w:divBdr>
                    <w:top w:val="none" w:sz="0" w:space="0" w:color="auto"/>
                    <w:left w:val="none" w:sz="0" w:space="0" w:color="auto"/>
                    <w:bottom w:val="none" w:sz="0" w:space="0" w:color="auto"/>
                    <w:right w:val="none" w:sz="0" w:space="0" w:color="auto"/>
                  </w:divBdr>
                </w:div>
                <w:div w:id="712341568">
                  <w:marLeft w:val="0"/>
                  <w:marRight w:val="0"/>
                  <w:marTop w:val="0"/>
                  <w:marBottom w:val="0"/>
                  <w:divBdr>
                    <w:top w:val="none" w:sz="0" w:space="0" w:color="auto"/>
                    <w:left w:val="none" w:sz="0" w:space="0" w:color="auto"/>
                    <w:bottom w:val="none" w:sz="0" w:space="0" w:color="auto"/>
                    <w:right w:val="none" w:sz="0" w:space="0" w:color="auto"/>
                  </w:divBdr>
                </w:div>
                <w:div w:id="1703557485">
                  <w:marLeft w:val="0"/>
                  <w:marRight w:val="0"/>
                  <w:marTop w:val="0"/>
                  <w:marBottom w:val="0"/>
                  <w:divBdr>
                    <w:top w:val="none" w:sz="0" w:space="0" w:color="auto"/>
                    <w:left w:val="none" w:sz="0" w:space="0" w:color="auto"/>
                    <w:bottom w:val="none" w:sz="0" w:space="0" w:color="auto"/>
                    <w:right w:val="none" w:sz="0" w:space="0" w:color="auto"/>
                  </w:divBdr>
                </w:div>
                <w:div w:id="890649933">
                  <w:marLeft w:val="0"/>
                  <w:marRight w:val="0"/>
                  <w:marTop w:val="0"/>
                  <w:marBottom w:val="0"/>
                  <w:divBdr>
                    <w:top w:val="none" w:sz="0" w:space="0" w:color="auto"/>
                    <w:left w:val="none" w:sz="0" w:space="0" w:color="auto"/>
                    <w:bottom w:val="none" w:sz="0" w:space="0" w:color="auto"/>
                    <w:right w:val="none" w:sz="0" w:space="0" w:color="auto"/>
                  </w:divBdr>
                </w:div>
                <w:div w:id="1082482824">
                  <w:marLeft w:val="0"/>
                  <w:marRight w:val="0"/>
                  <w:marTop w:val="0"/>
                  <w:marBottom w:val="0"/>
                  <w:divBdr>
                    <w:top w:val="none" w:sz="0" w:space="0" w:color="auto"/>
                    <w:left w:val="none" w:sz="0" w:space="0" w:color="auto"/>
                    <w:bottom w:val="none" w:sz="0" w:space="0" w:color="auto"/>
                    <w:right w:val="none" w:sz="0" w:space="0" w:color="auto"/>
                  </w:divBdr>
                </w:div>
                <w:div w:id="1687245762">
                  <w:marLeft w:val="0"/>
                  <w:marRight w:val="0"/>
                  <w:marTop w:val="0"/>
                  <w:marBottom w:val="0"/>
                  <w:divBdr>
                    <w:top w:val="none" w:sz="0" w:space="0" w:color="auto"/>
                    <w:left w:val="none" w:sz="0" w:space="0" w:color="auto"/>
                    <w:bottom w:val="none" w:sz="0" w:space="0" w:color="auto"/>
                    <w:right w:val="none" w:sz="0" w:space="0" w:color="auto"/>
                  </w:divBdr>
                </w:div>
                <w:div w:id="1534269773">
                  <w:marLeft w:val="0"/>
                  <w:marRight w:val="0"/>
                  <w:marTop w:val="0"/>
                  <w:marBottom w:val="0"/>
                  <w:divBdr>
                    <w:top w:val="none" w:sz="0" w:space="0" w:color="auto"/>
                    <w:left w:val="none" w:sz="0" w:space="0" w:color="auto"/>
                    <w:bottom w:val="none" w:sz="0" w:space="0" w:color="auto"/>
                    <w:right w:val="none" w:sz="0" w:space="0" w:color="auto"/>
                  </w:divBdr>
                </w:div>
                <w:div w:id="464010990">
                  <w:marLeft w:val="0"/>
                  <w:marRight w:val="0"/>
                  <w:marTop w:val="0"/>
                  <w:marBottom w:val="0"/>
                  <w:divBdr>
                    <w:top w:val="none" w:sz="0" w:space="0" w:color="auto"/>
                    <w:left w:val="none" w:sz="0" w:space="0" w:color="auto"/>
                    <w:bottom w:val="none" w:sz="0" w:space="0" w:color="auto"/>
                    <w:right w:val="none" w:sz="0" w:space="0" w:color="auto"/>
                  </w:divBdr>
                </w:div>
                <w:div w:id="1159155522">
                  <w:marLeft w:val="0"/>
                  <w:marRight w:val="0"/>
                  <w:marTop w:val="0"/>
                  <w:marBottom w:val="0"/>
                  <w:divBdr>
                    <w:top w:val="none" w:sz="0" w:space="0" w:color="auto"/>
                    <w:left w:val="none" w:sz="0" w:space="0" w:color="auto"/>
                    <w:bottom w:val="none" w:sz="0" w:space="0" w:color="auto"/>
                    <w:right w:val="none" w:sz="0" w:space="0" w:color="auto"/>
                  </w:divBdr>
                </w:div>
                <w:div w:id="727531888">
                  <w:marLeft w:val="0"/>
                  <w:marRight w:val="0"/>
                  <w:marTop w:val="0"/>
                  <w:marBottom w:val="0"/>
                  <w:divBdr>
                    <w:top w:val="none" w:sz="0" w:space="0" w:color="auto"/>
                    <w:left w:val="none" w:sz="0" w:space="0" w:color="auto"/>
                    <w:bottom w:val="none" w:sz="0" w:space="0" w:color="auto"/>
                    <w:right w:val="none" w:sz="0" w:space="0" w:color="auto"/>
                  </w:divBdr>
                </w:div>
                <w:div w:id="1982226335">
                  <w:marLeft w:val="0"/>
                  <w:marRight w:val="0"/>
                  <w:marTop w:val="0"/>
                  <w:marBottom w:val="0"/>
                  <w:divBdr>
                    <w:top w:val="none" w:sz="0" w:space="0" w:color="auto"/>
                    <w:left w:val="none" w:sz="0" w:space="0" w:color="auto"/>
                    <w:bottom w:val="none" w:sz="0" w:space="0" w:color="auto"/>
                    <w:right w:val="none" w:sz="0" w:space="0" w:color="auto"/>
                  </w:divBdr>
                </w:div>
                <w:div w:id="1772436628">
                  <w:marLeft w:val="0"/>
                  <w:marRight w:val="0"/>
                  <w:marTop w:val="0"/>
                  <w:marBottom w:val="0"/>
                  <w:divBdr>
                    <w:top w:val="none" w:sz="0" w:space="0" w:color="auto"/>
                    <w:left w:val="none" w:sz="0" w:space="0" w:color="auto"/>
                    <w:bottom w:val="none" w:sz="0" w:space="0" w:color="auto"/>
                    <w:right w:val="none" w:sz="0" w:space="0" w:color="auto"/>
                  </w:divBdr>
                </w:div>
                <w:div w:id="139003442">
                  <w:marLeft w:val="0"/>
                  <w:marRight w:val="0"/>
                  <w:marTop w:val="0"/>
                  <w:marBottom w:val="0"/>
                  <w:divBdr>
                    <w:top w:val="none" w:sz="0" w:space="0" w:color="auto"/>
                    <w:left w:val="none" w:sz="0" w:space="0" w:color="auto"/>
                    <w:bottom w:val="none" w:sz="0" w:space="0" w:color="auto"/>
                    <w:right w:val="none" w:sz="0" w:space="0" w:color="auto"/>
                  </w:divBdr>
                </w:div>
                <w:div w:id="884490950">
                  <w:marLeft w:val="0"/>
                  <w:marRight w:val="0"/>
                  <w:marTop w:val="0"/>
                  <w:marBottom w:val="0"/>
                  <w:divBdr>
                    <w:top w:val="none" w:sz="0" w:space="0" w:color="auto"/>
                    <w:left w:val="none" w:sz="0" w:space="0" w:color="auto"/>
                    <w:bottom w:val="none" w:sz="0" w:space="0" w:color="auto"/>
                    <w:right w:val="none" w:sz="0" w:space="0" w:color="auto"/>
                  </w:divBdr>
                </w:div>
                <w:div w:id="1412896334">
                  <w:marLeft w:val="0"/>
                  <w:marRight w:val="0"/>
                  <w:marTop w:val="0"/>
                  <w:marBottom w:val="0"/>
                  <w:divBdr>
                    <w:top w:val="none" w:sz="0" w:space="0" w:color="auto"/>
                    <w:left w:val="none" w:sz="0" w:space="0" w:color="auto"/>
                    <w:bottom w:val="none" w:sz="0" w:space="0" w:color="auto"/>
                    <w:right w:val="none" w:sz="0" w:space="0" w:color="auto"/>
                  </w:divBdr>
                </w:div>
                <w:div w:id="899901752">
                  <w:marLeft w:val="0"/>
                  <w:marRight w:val="0"/>
                  <w:marTop w:val="0"/>
                  <w:marBottom w:val="0"/>
                  <w:divBdr>
                    <w:top w:val="none" w:sz="0" w:space="0" w:color="auto"/>
                    <w:left w:val="none" w:sz="0" w:space="0" w:color="auto"/>
                    <w:bottom w:val="none" w:sz="0" w:space="0" w:color="auto"/>
                    <w:right w:val="none" w:sz="0" w:space="0" w:color="auto"/>
                  </w:divBdr>
                </w:div>
                <w:div w:id="1130247765">
                  <w:marLeft w:val="0"/>
                  <w:marRight w:val="0"/>
                  <w:marTop w:val="0"/>
                  <w:marBottom w:val="0"/>
                  <w:divBdr>
                    <w:top w:val="none" w:sz="0" w:space="0" w:color="auto"/>
                    <w:left w:val="none" w:sz="0" w:space="0" w:color="auto"/>
                    <w:bottom w:val="none" w:sz="0" w:space="0" w:color="auto"/>
                    <w:right w:val="none" w:sz="0" w:space="0" w:color="auto"/>
                  </w:divBdr>
                </w:div>
                <w:div w:id="1895116889">
                  <w:marLeft w:val="0"/>
                  <w:marRight w:val="0"/>
                  <w:marTop w:val="0"/>
                  <w:marBottom w:val="0"/>
                  <w:divBdr>
                    <w:top w:val="none" w:sz="0" w:space="0" w:color="auto"/>
                    <w:left w:val="none" w:sz="0" w:space="0" w:color="auto"/>
                    <w:bottom w:val="none" w:sz="0" w:space="0" w:color="auto"/>
                    <w:right w:val="none" w:sz="0" w:space="0" w:color="auto"/>
                  </w:divBdr>
                </w:div>
                <w:div w:id="1776710757">
                  <w:marLeft w:val="0"/>
                  <w:marRight w:val="0"/>
                  <w:marTop w:val="0"/>
                  <w:marBottom w:val="0"/>
                  <w:divBdr>
                    <w:top w:val="none" w:sz="0" w:space="0" w:color="auto"/>
                    <w:left w:val="none" w:sz="0" w:space="0" w:color="auto"/>
                    <w:bottom w:val="none" w:sz="0" w:space="0" w:color="auto"/>
                    <w:right w:val="none" w:sz="0" w:space="0" w:color="auto"/>
                  </w:divBdr>
                </w:div>
                <w:div w:id="1773739342">
                  <w:marLeft w:val="0"/>
                  <w:marRight w:val="0"/>
                  <w:marTop w:val="0"/>
                  <w:marBottom w:val="0"/>
                  <w:divBdr>
                    <w:top w:val="none" w:sz="0" w:space="0" w:color="auto"/>
                    <w:left w:val="none" w:sz="0" w:space="0" w:color="auto"/>
                    <w:bottom w:val="none" w:sz="0" w:space="0" w:color="auto"/>
                    <w:right w:val="none" w:sz="0" w:space="0" w:color="auto"/>
                  </w:divBdr>
                </w:div>
                <w:div w:id="1115176466">
                  <w:marLeft w:val="0"/>
                  <w:marRight w:val="0"/>
                  <w:marTop w:val="0"/>
                  <w:marBottom w:val="0"/>
                  <w:divBdr>
                    <w:top w:val="none" w:sz="0" w:space="0" w:color="auto"/>
                    <w:left w:val="none" w:sz="0" w:space="0" w:color="auto"/>
                    <w:bottom w:val="none" w:sz="0" w:space="0" w:color="auto"/>
                    <w:right w:val="none" w:sz="0" w:space="0" w:color="auto"/>
                  </w:divBdr>
                </w:div>
                <w:div w:id="1135098647">
                  <w:marLeft w:val="0"/>
                  <w:marRight w:val="0"/>
                  <w:marTop w:val="0"/>
                  <w:marBottom w:val="0"/>
                  <w:divBdr>
                    <w:top w:val="none" w:sz="0" w:space="0" w:color="auto"/>
                    <w:left w:val="none" w:sz="0" w:space="0" w:color="auto"/>
                    <w:bottom w:val="none" w:sz="0" w:space="0" w:color="auto"/>
                    <w:right w:val="none" w:sz="0" w:space="0" w:color="auto"/>
                  </w:divBdr>
                </w:div>
                <w:div w:id="140926173">
                  <w:marLeft w:val="0"/>
                  <w:marRight w:val="0"/>
                  <w:marTop w:val="0"/>
                  <w:marBottom w:val="0"/>
                  <w:divBdr>
                    <w:top w:val="none" w:sz="0" w:space="0" w:color="auto"/>
                    <w:left w:val="none" w:sz="0" w:space="0" w:color="auto"/>
                    <w:bottom w:val="none" w:sz="0" w:space="0" w:color="auto"/>
                    <w:right w:val="none" w:sz="0" w:space="0" w:color="auto"/>
                  </w:divBdr>
                </w:div>
                <w:div w:id="901985702">
                  <w:marLeft w:val="0"/>
                  <w:marRight w:val="0"/>
                  <w:marTop w:val="0"/>
                  <w:marBottom w:val="0"/>
                  <w:divBdr>
                    <w:top w:val="none" w:sz="0" w:space="0" w:color="auto"/>
                    <w:left w:val="none" w:sz="0" w:space="0" w:color="auto"/>
                    <w:bottom w:val="none" w:sz="0" w:space="0" w:color="auto"/>
                    <w:right w:val="none" w:sz="0" w:space="0" w:color="auto"/>
                  </w:divBdr>
                </w:div>
                <w:div w:id="661081299">
                  <w:marLeft w:val="0"/>
                  <w:marRight w:val="0"/>
                  <w:marTop w:val="0"/>
                  <w:marBottom w:val="0"/>
                  <w:divBdr>
                    <w:top w:val="none" w:sz="0" w:space="0" w:color="auto"/>
                    <w:left w:val="none" w:sz="0" w:space="0" w:color="auto"/>
                    <w:bottom w:val="none" w:sz="0" w:space="0" w:color="auto"/>
                    <w:right w:val="none" w:sz="0" w:space="0" w:color="auto"/>
                  </w:divBdr>
                </w:div>
                <w:div w:id="1229270680">
                  <w:marLeft w:val="0"/>
                  <w:marRight w:val="0"/>
                  <w:marTop w:val="0"/>
                  <w:marBottom w:val="0"/>
                  <w:divBdr>
                    <w:top w:val="none" w:sz="0" w:space="0" w:color="auto"/>
                    <w:left w:val="none" w:sz="0" w:space="0" w:color="auto"/>
                    <w:bottom w:val="none" w:sz="0" w:space="0" w:color="auto"/>
                    <w:right w:val="none" w:sz="0" w:space="0" w:color="auto"/>
                  </w:divBdr>
                </w:div>
                <w:div w:id="140120750">
                  <w:marLeft w:val="0"/>
                  <w:marRight w:val="0"/>
                  <w:marTop w:val="0"/>
                  <w:marBottom w:val="0"/>
                  <w:divBdr>
                    <w:top w:val="none" w:sz="0" w:space="0" w:color="auto"/>
                    <w:left w:val="none" w:sz="0" w:space="0" w:color="auto"/>
                    <w:bottom w:val="none" w:sz="0" w:space="0" w:color="auto"/>
                    <w:right w:val="none" w:sz="0" w:space="0" w:color="auto"/>
                  </w:divBdr>
                </w:div>
                <w:div w:id="665209656">
                  <w:marLeft w:val="0"/>
                  <w:marRight w:val="0"/>
                  <w:marTop w:val="0"/>
                  <w:marBottom w:val="0"/>
                  <w:divBdr>
                    <w:top w:val="none" w:sz="0" w:space="0" w:color="auto"/>
                    <w:left w:val="none" w:sz="0" w:space="0" w:color="auto"/>
                    <w:bottom w:val="none" w:sz="0" w:space="0" w:color="auto"/>
                    <w:right w:val="none" w:sz="0" w:space="0" w:color="auto"/>
                  </w:divBdr>
                </w:div>
                <w:div w:id="877818616">
                  <w:marLeft w:val="0"/>
                  <w:marRight w:val="0"/>
                  <w:marTop w:val="0"/>
                  <w:marBottom w:val="0"/>
                  <w:divBdr>
                    <w:top w:val="none" w:sz="0" w:space="0" w:color="auto"/>
                    <w:left w:val="none" w:sz="0" w:space="0" w:color="auto"/>
                    <w:bottom w:val="none" w:sz="0" w:space="0" w:color="auto"/>
                    <w:right w:val="none" w:sz="0" w:space="0" w:color="auto"/>
                  </w:divBdr>
                </w:div>
                <w:div w:id="748696172">
                  <w:marLeft w:val="0"/>
                  <w:marRight w:val="0"/>
                  <w:marTop w:val="0"/>
                  <w:marBottom w:val="0"/>
                  <w:divBdr>
                    <w:top w:val="none" w:sz="0" w:space="0" w:color="auto"/>
                    <w:left w:val="none" w:sz="0" w:space="0" w:color="auto"/>
                    <w:bottom w:val="none" w:sz="0" w:space="0" w:color="auto"/>
                    <w:right w:val="none" w:sz="0" w:space="0" w:color="auto"/>
                  </w:divBdr>
                </w:div>
                <w:div w:id="1957130710">
                  <w:marLeft w:val="0"/>
                  <w:marRight w:val="0"/>
                  <w:marTop w:val="0"/>
                  <w:marBottom w:val="0"/>
                  <w:divBdr>
                    <w:top w:val="none" w:sz="0" w:space="0" w:color="auto"/>
                    <w:left w:val="none" w:sz="0" w:space="0" w:color="auto"/>
                    <w:bottom w:val="none" w:sz="0" w:space="0" w:color="auto"/>
                    <w:right w:val="none" w:sz="0" w:space="0" w:color="auto"/>
                  </w:divBdr>
                </w:div>
                <w:div w:id="1297377197">
                  <w:marLeft w:val="0"/>
                  <w:marRight w:val="0"/>
                  <w:marTop w:val="0"/>
                  <w:marBottom w:val="0"/>
                  <w:divBdr>
                    <w:top w:val="none" w:sz="0" w:space="0" w:color="auto"/>
                    <w:left w:val="none" w:sz="0" w:space="0" w:color="auto"/>
                    <w:bottom w:val="none" w:sz="0" w:space="0" w:color="auto"/>
                    <w:right w:val="none" w:sz="0" w:space="0" w:color="auto"/>
                  </w:divBdr>
                </w:div>
                <w:div w:id="1870488766">
                  <w:marLeft w:val="0"/>
                  <w:marRight w:val="0"/>
                  <w:marTop w:val="0"/>
                  <w:marBottom w:val="0"/>
                  <w:divBdr>
                    <w:top w:val="none" w:sz="0" w:space="0" w:color="auto"/>
                    <w:left w:val="none" w:sz="0" w:space="0" w:color="auto"/>
                    <w:bottom w:val="none" w:sz="0" w:space="0" w:color="auto"/>
                    <w:right w:val="none" w:sz="0" w:space="0" w:color="auto"/>
                  </w:divBdr>
                </w:div>
                <w:div w:id="2141535966">
                  <w:marLeft w:val="0"/>
                  <w:marRight w:val="0"/>
                  <w:marTop w:val="0"/>
                  <w:marBottom w:val="0"/>
                  <w:divBdr>
                    <w:top w:val="none" w:sz="0" w:space="0" w:color="auto"/>
                    <w:left w:val="none" w:sz="0" w:space="0" w:color="auto"/>
                    <w:bottom w:val="none" w:sz="0" w:space="0" w:color="auto"/>
                    <w:right w:val="none" w:sz="0" w:space="0" w:color="auto"/>
                  </w:divBdr>
                </w:div>
                <w:div w:id="1878859171">
                  <w:marLeft w:val="0"/>
                  <w:marRight w:val="0"/>
                  <w:marTop w:val="0"/>
                  <w:marBottom w:val="0"/>
                  <w:divBdr>
                    <w:top w:val="none" w:sz="0" w:space="0" w:color="auto"/>
                    <w:left w:val="none" w:sz="0" w:space="0" w:color="auto"/>
                    <w:bottom w:val="none" w:sz="0" w:space="0" w:color="auto"/>
                    <w:right w:val="none" w:sz="0" w:space="0" w:color="auto"/>
                  </w:divBdr>
                </w:div>
                <w:div w:id="422528711">
                  <w:marLeft w:val="0"/>
                  <w:marRight w:val="0"/>
                  <w:marTop w:val="0"/>
                  <w:marBottom w:val="0"/>
                  <w:divBdr>
                    <w:top w:val="none" w:sz="0" w:space="0" w:color="auto"/>
                    <w:left w:val="none" w:sz="0" w:space="0" w:color="auto"/>
                    <w:bottom w:val="none" w:sz="0" w:space="0" w:color="auto"/>
                    <w:right w:val="none" w:sz="0" w:space="0" w:color="auto"/>
                  </w:divBdr>
                </w:div>
                <w:div w:id="1529949202">
                  <w:marLeft w:val="0"/>
                  <w:marRight w:val="0"/>
                  <w:marTop w:val="0"/>
                  <w:marBottom w:val="0"/>
                  <w:divBdr>
                    <w:top w:val="none" w:sz="0" w:space="0" w:color="auto"/>
                    <w:left w:val="none" w:sz="0" w:space="0" w:color="auto"/>
                    <w:bottom w:val="none" w:sz="0" w:space="0" w:color="auto"/>
                    <w:right w:val="none" w:sz="0" w:space="0" w:color="auto"/>
                  </w:divBdr>
                </w:div>
                <w:div w:id="1412971290">
                  <w:marLeft w:val="0"/>
                  <w:marRight w:val="0"/>
                  <w:marTop w:val="0"/>
                  <w:marBottom w:val="0"/>
                  <w:divBdr>
                    <w:top w:val="none" w:sz="0" w:space="0" w:color="auto"/>
                    <w:left w:val="none" w:sz="0" w:space="0" w:color="auto"/>
                    <w:bottom w:val="none" w:sz="0" w:space="0" w:color="auto"/>
                    <w:right w:val="none" w:sz="0" w:space="0" w:color="auto"/>
                  </w:divBdr>
                </w:div>
                <w:div w:id="1660307316">
                  <w:marLeft w:val="0"/>
                  <w:marRight w:val="0"/>
                  <w:marTop w:val="0"/>
                  <w:marBottom w:val="0"/>
                  <w:divBdr>
                    <w:top w:val="none" w:sz="0" w:space="0" w:color="auto"/>
                    <w:left w:val="none" w:sz="0" w:space="0" w:color="auto"/>
                    <w:bottom w:val="none" w:sz="0" w:space="0" w:color="auto"/>
                    <w:right w:val="none" w:sz="0" w:space="0" w:color="auto"/>
                  </w:divBdr>
                </w:div>
                <w:div w:id="1015377726">
                  <w:marLeft w:val="0"/>
                  <w:marRight w:val="0"/>
                  <w:marTop w:val="0"/>
                  <w:marBottom w:val="0"/>
                  <w:divBdr>
                    <w:top w:val="none" w:sz="0" w:space="0" w:color="auto"/>
                    <w:left w:val="none" w:sz="0" w:space="0" w:color="auto"/>
                    <w:bottom w:val="none" w:sz="0" w:space="0" w:color="auto"/>
                    <w:right w:val="none" w:sz="0" w:space="0" w:color="auto"/>
                  </w:divBdr>
                </w:div>
                <w:div w:id="1092437191">
                  <w:marLeft w:val="0"/>
                  <w:marRight w:val="0"/>
                  <w:marTop w:val="0"/>
                  <w:marBottom w:val="0"/>
                  <w:divBdr>
                    <w:top w:val="none" w:sz="0" w:space="0" w:color="auto"/>
                    <w:left w:val="none" w:sz="0" w:space="0" w:color="auto"/>
                    <w:bottom w:val="none" w:sz="0" w:space="0" w:color="auto"/>
                    <w:right w:val="none" w:sz="0" w:space="0" w:color="auto"/>
                  </w:divBdr>
                </w:div>
                <w:div w:id="874267703">
                  <w:marLeft w:val="0"/>
                  <w:marRight w:val="0"/>
                  <w:marTop w:val="0"/>
                  <w:marBottom w:val="0"/>
                  <w:divBdr>
                    <w:top w:val="none" w:sz="0" w:space="0" w:color="auto"/>
                    <w:left w:val="none" w:sz="0" w:space="0" w:color="auto"/>
                    <w:bottom w:val="none" w:sz="0" w:space="0" w:color="auto"/>
                    <w:right w:val="none" w:sz="0" w:space="0" w:color="auto"/>
                  </w:divBdr>
                </w:div>
                <w:div w:id="509412787">
                  <w:marLeft w:val="0"/>
                  <w:marRight w:val="0"/>
                  <w:marTop w:val="0"/>
                  <w:marBottom w:val="0"/>
                  <w:divBdr>
                    <w:top w:val="none" w:sz="0" w:space="0" w:color="auto"/>
                    <w:left w:val="none" w:sz="0" w:space="0" w:color="auto"/>
                    <w:bottom w:val="none" w:sz="0" w:space="0" w:color="auto"/>
                    <w:right w:val="none" w:sz="0" w:space="0" w:color="auto"/>
                  </w:divBdr>
                </w:div>
                <w:div w:id="773791724">
                  <w:marLeft w:val="0"/>
                  <w:marRight w:val="0"/>
                  <w:marTop w:val="0"/>
                  <w:marBottom w:val="0"/>
                  <w:divBdr>
                    <w:top w:val="none" w:sz="0" w:space="0" w:color="auto"/>
                    <w:left w:val="none" w:sz="0" w:space="0" w:color="auto"/>
                    <w:bottom w:val="none" w:sz="0" w:space="0" w:color="auto"/>
                    <w:right w:val="none" w:sz="0" w:space="0" w:color="auto"/>
                  </w:divBdr>
                </w:div>
                <w:div w:id="1106925175">
                  <w:marLeft w:val="0"/>
                  <w:marRight w:val="0"/>
                  <w:marTop w:val="0"/>
                  <w:marBottom w:val="0"/>
                  <w:divBdr>
                    <w:top w:val="none" w:sz="0" w:space="0" w:color="auto"/>
                    <w:left w:val="none" w:sz="0" w:space="0" w:color="auto"/>
                    <w:bottom w:val="none" w:sz="0" w:space="0" w:color="auto"/>
                    <w:right w:val="none" w:sz="0" w:space="0" w:color="auto"/>
                  </w:divBdr>
                </w:div>
                <w:div w:id="618074449">
                  <w:marLeft w:val="0"/>
                  <w:marRight w:val="0"/>
                  <w:marTop w:val="0"/>
                  <w:marBottom w:val="0"/>
                  <w:divBdr>
                    <w:top w:val="none" w:sz="0" w:space="0" w:color="auto"/>
                    <w:left w:val="none" w:sz="0" w:space="0" w:color="auto"/>
                    <w:bottom w:val="none" w:sz="0" w:space="0" w:color="auto"/>
                    <w:right w:val="none" w:sz="0" w:space="0" w:color="auto"/>
                  </w:divBdr>
                </w:div>
                <w:div w:id="1688369447">
                  <w:marLeft w:val="0"/>
                  <w:marRight w:val="0"/>
                  <w:marTop w:val="0"/>
                  <w:marBottom w:val="0"/>
                  <w:divBdr>
                    <w:top w:val="none" w:sz="0" w:space="0" w:color="auto"/>
                    <w:left w:val="none" w:sz="0" w:space="0" w:color="auto"/>
                    <w:bottom w:val="none" w:sz="0" w:space="0" w:color="auto"/>
                    <w:right w:val="none" w:sz="0" w:space="0" w:color="auto"/>
                  </w:divBdr>
                </w:div>
                <w:div w:id="23144314">
                  <w:marLeft w:val="0"/>
                  <w:marRight w:val="0"/>
                  <w:marTop w:val="0"/>
                  <w:marBottom w:val="0"/>
                  <w:divBdr>
                    <w:top w:val="none" w:sz="0" w:space="0" w:color="auto"/>
                    <w:left w:val="none" w:sz="0" w:space="0" w:color="auto"/>
                    <w:bottom w:val="none" w:sz="0" w:space="0" w:color="auto"/>
                    <w:right w:val="none" w:sz="0" w:space="0" w:color="auto"/>
                  </w:divBdr>
                </w:div>
                <w:div w:id="5526692">
                  <w:marLeft w:val="0"/>
                  <w:marRight w:val="0"/>
                  <w:marTop w:val="0"/>
                  <w:marBottom w:val="0"/>
                  <w:divBdr>
                    <w:top w:val="none" w:sz="0" w:space="0" w:color="auto"/>
                    <w:left w:val="none" w:sz="0" w:space="0" w:color="auto"/>
                    <w:bottom w:val="none" w:sz="0" w:space="0" w:color="auto"/>
                    <w:right w:val="none" w:sz="0" w:space="0" w:color="auto"/>
                  </w:divBdr>
                </w:div>
                <w:div w:id="1272780826">
                  <w:marLeft w:val="0"/>
                  <w:marRight w:val="0"/>
                  <w:marTop w:val="0"/>
                  <w:marBottom w:val="0"/>
                  <w:divBdr>
                    <w:top w:val="none" w:sz="0" w:space="0" w:color="auto"/>
                    <w:left w:val="none" w:sz="0" w:space="0" w:color="auto"/>
                    <w:bottom w:val="none" w:sz="0" w:space="0" w:color="auto"/>
                    <w:right w:val="none" w:sz="0" w:space="0" w:color="auto"/>
                  </w:divBdr>
                </w:div>
                <w:div w:id="785318295">
                  <w:marLeft w:val="0"/>
                  <w:marRight w:val="0"/>
                  <w:marTop w:val="0"/>
                  <w:marBottom w:val="0"/>
                  <w:divBdr>
                    <w:top w:val="none" w:sz="0" w:space="0" w:color="auto"/>
                    <w:left w:val="none" w:sz="0" w:space="0" w:color="auto"/>
                    <w:bottom w:val="none" w:sz="0" w:space="0" w:color="auto"/>
                    <w:right w:val="none" w:sz="0" w:space="0" w:color="auto"/>
                  </w:divBdr>
                </w:div>
                <w:div w:id="2006282228">
                  <w:marLeft w:val="0"/>
                  <w:marRight w:val="0"/>
                  <w:marTop w:val="0"/>
                  <w:marBottom w:val="0"/>
                  <w:divBdr>
                    <w:top w:val="none" w:sz="0" w:space="0" w:color="auto"/>
                    <w:left w:val="none" w:sz="0" w:space="0" w:color="auto"/>
                    <w:bottom w:val="none" w:sz="0" w:space="0" w:color="auto"/>
                    <w:right w:val="none" w:sz="0" w:space="0" w:color="auto"/>
                  </w:divBdr>
                </w:div>
                <w:div w:id="421881405">
                  <w:marLeft w:val="0"/>
                  <w:marRight w:val="0"/>
                  <w:marTop w:val="0"/>
                  <w:marBottom w:val="0"/>
                  <w:divBdr>
                    <w:top w:val="none" w:sz="0" w:space="0" w:color="auto"/>
                    <w:left w:val="none" w:sz="0" w:space="0" w:color="auto"/>
                    <w:bottom w:val="none" w:sz="0" w:space="0" w:color="auto"/>
                    <w:right w:val="none" w:sz="0" w:space="0" w:color="auto"/>
                  </w:divBdr>
                </w:div>
                <w:div w:id="1616904640">
                  <w:marLeft w:val="0"/>
                  <w:marRight w:val="0"/>
                  <w:marTop w:val="0"/>
                  <w:marBottom w:val="0"/>
                  <w:divBdr>
                    <w:top w:val="none" w:sz="0" w:space="0" w:color="auto"/>
                    <w:left w:val="none" w:sz="0" w:space="0" w:color="auto"/>
                    <w:bottom w:val="none" w:sz="0" w:space="0" w:color="auto"/>
                    <w:right w:val="none" w:sz="0" w:space="0" w:color="auto"/>
                  </w:divBdr>
                </w:div>
                <w:div w:id="807163194">
                  <w:marLeft w:val="0"/>
                  <w:marRight w:val="0"/>
                  <w:marTop w:val="0"/>
                  <w:marBottom w:val="0"/>
                  <w:divBdr>
                    <w:top w:val="none" w:sz="0" w:space="0" w:color="auto"/>
                    <w:left w:val="none" w:sz="0" w:space="0" w:color="auto"/>
                    <w:bottom w:val="none" w:sz="0" w:space="0" w:color="auto"/>
                    <w:right w:val="none" w:sz="0" w:space="0" w:color="auto"/>
                  </w:divBdr>
                </w:div>
                <w:div w:id="931669796">
                  <w:marLeft w:val="0"/>
                  <w:marRight w:val="0"/>
                  <w:marTop w:val="0"/>
                  <w:marBottom w:val="0"/>
                  <w:divBdr>
                    <w:top w:val="none" w:sz="0" w:space="0" w:color="auto"/>
                    <w:left w:val="none" w:sz="0" w:space="0" w:color="auto"/>
                    <w:bottom w:val="none" w:sz="0" w:space="0" w:color="auto"/>
                    <w:right w:val="none" w:sz="0" w:space="0" w:color="auto"/>
                  </w:divBdr>
                </w:div>
                <w:div w:id="845829382">
                  <w:marLeft w:val="0"/>
                  <w:marRight w:val="0"/>
                  <w:marTop w:val="0"/>
                  <w:marBottom w:val="0"/>
                  <w:divBdr>
                    <w:top w:val="none" w:sz="0" w:space="0" w:color="auto"/>
                    <w:left w:val="none" w:sz="0" w:space="0" w:color="auto"/>
                    <w:bottom w:val="none" w:sz="0" w:space="0" w:color="auto"/>
                    <w:right w:val="none" w:sz="0" w:space="0" w:color="auto"/>
                  </w:divBdr>
                </w:div>
                <w:div w:id="1542548111">
                  <w:marLeft w:val="0"/>
                  <w:marRight w:val="0"/>
                  <w:marTop w:val="0"/>
                  <w:marBottom w:val="0"/>
                  <w:divBdr>
                    <w:top w:val="none" w:sz="0" w:space="0" w:color="auto"/>
                    <w:left w:val="none" w:sz="0" w:space="0" w:color="auto"/>
                    <w:bottom w:val="none" w:sz="0" w:space="0" w:color="auto"/>
                    <w:right w:val="none" w:sz="0" w:space="0" w:color="auto"/>
                  </w:divBdr>
                </w:div>
                <w:div w:id="115413922">
                  <w:marLeft w:val="0"/>
                  <w:marRight w:val="0"/>
                  <w:marTop w:val="0"/>
                  <w:marBottom w:val="0"/>
                  <w:divBdr>
                    <w:top w:val="none" w:sz="0" w:space="0" w:color="auto"/>
                    <w:left w:val="none" w:sz="0" w:space="0" w:color="auto"/>
                    <w:bottom w:val="none" w:sz="0" w:space="0" w:color="auto"/>
                    <w:right w:val="none" w:sz="0" w:space="0" w:color="auto"/>
                  </w:divBdr>
                </w:div>
                <w:div w:id="862786694">
                  <w:marLeft w:val="0"/>
                  <w:marRight w:val="0"/>
                  <w:marTop w:val="0"/>
                  <w:marBottom w:val="0"/>
                  <w:divBdr>
                    <w:top w:val="none" w:sz="0" w:space="0" w:color="auto"/>
                    <w:left w:val="none" w:sz="0" w:space="0" w:color="auto"/>
                    <w:bottom w:val="none" w:sz="0" w:space="0" w:color="auto"/>
                    <w:right w:val="none" w:sz="0" w:space="0" w:color="auto"/>
                  </w:divBdr>
                </w:div>
                <w:div w:id="1514300393">
                  <w:marLeft w:val="0"/>
                  <w:marRight w:val="0"/>
                  <w:marTop w:val="0"/>
                  <w:marBottom w:val="0"/>
                  <w:divBdr>
                    <w:top w:val="none" w:sz="0" w:space="0" w:color="auto"/>
                    <w:left w:val="none" w:sz="0" w:space="0" w:color="auto"/>
                    <w:bottom w:val="none" w:sz="0" w:space="0" w:color="auto"/>
                    <w:right w:val="none" w:sz="0" w:space="0" w:color="auto"/>
                  </w:divBdr>
                </w:div>
                <w:div w:id="1956281030">
                  <w:marLeft w:val="0"/>
                  <w:marRight w:val="0"/>
                  <w:marTop w:val="0"/>
                  <w:marBottom w:val="0"/>
                  <w:divBdr>
                    <w:top w:val="none" w:sz="0" w:space="0" w:color="auto"/>
                    <w:left w:val="none" w:sz="0" w:space="0" w:color="auto"/>
                    <w:bottom w:val="none" w:sz="0" w:space="0" w:color="auto"/>
                    <w:right w:val="none" w:sz="0" w:space="0" w:color="auto"/>
                  </w:divBdr>
                </w:div>
                <w:div w:id="474176551">
                  <w:marLeft w:val="0"/>
                  <w:marRight w:val="0"/>
                  <w:marTop w:val="0"/>
                  <w:marBottom w:val="0"/>
                  <w:divBdr>
                    <w:top w:val="none" w:sz="0" w:space="0" w:color="auto"/>
                    <w:left w:val="none" w:sz="0" w:space="0" w:color="auto"/>
                    <w:bottom w:val="none" w:sz="0" w:space="0" w:color="auto"/>
                    <w:right w:val="none" w:sz="0" w:space="0" w:color="auto"/>
                  </w:divBdr>
                </w:div>
                <w:div w:id="1464226869">
                  <w:marLeft w:val="0"/>
                  <w:marRight w:val="0"/>
                  <w:marTop w:val="0"/>
                  <w:marBottom w:val="0"/>
                  <w:divBdr>
                    <w:top w:val="none" w:sz="0" w:space="0" w:color="auto"/>
                    <w:left w:val="none" w:sz="0" w:space="0" w:color="auto"/>
                    <w:bottom w:val="none" w:sz="0" w:space="0" w:color="auto"/>
                    <w:right w:val="none" w:sz="0" w:space="0" w:color="auto"/>
                  </w:divBdr>
                </w:div>
                <w:div w:id="556598530">
                  <w:marLeft w:val="0"/>
                  <w:marRight w:val="0"/>
                  <w:marTop w:val="0"/>
                  <w:marBottom w:val="0"/>
                  <w:divBdr>
                    <w:top w:val="none" w:sz="0" w:space="0" w:color="auto"/>
                    <w:left w:val="none" w:sz="0" w:space="0" w:color="auto"/>
                    <w:bottom w:val="none" w:sz="0" w:space="0" w:color="auto"/>
                    <w:right w:val="none" w:sz="0" w:space="0" w:color="auto"/>
                  </w:divBdr>
                </w:div>
                <w:div w:id="513110174">
                  <w:marLeft w:val="0"/>
                  <w:marRight w:val="0"/>
                  <w:marTop w:val="0"/>
                  <w:marBottom w:val="0"/>
                  <w:divBdr>
                    <w:top w:val="none" w:sz="0" w:space="0" w:color="auto"/>
                    <w:left w:val="none" w:sz="0" w:space="0" w:color="auto"/>
                    <w:bottom w:val="none" w:sz="0" w:space="0" w:color="auto"/>
                    <w:right w:val="none" w:sz="0" w:space="0" w:color="auto"/>
                  </w:divBdr>
                </w:div>
                <w:div w:id="2038772985">
                  <w:marLeft w:val="0"/>
                  <w:marRight w:val="0"/>
                  <w:marTop w:val="0"/>
                  <w:marBottom w:val="0"/>
                  <w:divBdr>
                    <w:top w:val="none" w:sz="0" w:space="0" w:color="auto"/>
                    <w:left w:val="none" w:sz="0" w:space="0" w:color="auto"/>
                    <w:bottom w:val="none" w:sz="0" w:space="0" w:color="auto"/>
                    <w:right w:val="none" w:sz="0" w:space="0" w:color="auto"/>
                  </w:divBdr>
                </w:div>
                <w:div w:id="1403672602">
                  <w:marLeft w:val="0"/>
                  <w:marRight w:val="0"/>
                  <w:marTop w:val="0"/>
                  <w:marBottom w:val="0"/>
                  <w:divBdr>
                    <w:top w:val="none" w:sz="0" w:space="0" w:color="auto"/>
                    <w:left w:val="none" w:sz="0" w:space="0" w:color="auto"/>
                    <w:bottom w:val="none" w:sz="0" w:space="0" w:color="auto"/>
                    <w:right w:val="none" w:sz="0" w:space="0" w:color="auto"/>
                  </w:divBdr>
                </w:div>
                <w:div w:id="119229587">
                  <w:marLeft w:val="0"/>
                  <w:marRight w:val="0"/>
                  <w:marTop w:val="0"/>
                  <w:marBottom w:val="0"/>
                  <w:divBdr>
                    <w:top w:val="none" w:sz="0" w:space="0" w:color="auto"/>
                    <w:left w:val="none" w:sz="0" w:space="0" w:color="auto"/>
                    <w:bottom w:val="none" w:sz="0" w:space="0" w:color="auto"/>
                    <w:right w:val="none" w:sz="0" w:space="0" w:color="auto"/>
                  </w:divBdr>
                </w:div>
                <w:div w:id="1329937926">
                  <w:marLeft w:val="0"/>
                  <w:marRight w:val="0"/>
                  <w:marTop w:val="0"/>
                  <w:marBottom w:val="0"/>
                  <w:divBdr>
                    <w:top w:val="none" w:sz="0" w:space="0" w:color="auto"/>
                    <w:left w:val="none" w:sz="0" w:space="0" w:color="auto"/>
                    <w:bottom w:val="none" w:sz="0" w:space="0" w:color="auto"/>
                    <w:right w:val="none" w:sz="0" w:space="0" w:color="auto"/>
                  </w:divBdr>
                </w:div>
                <w:div w:id="174417273">
                  <w:marLeft w:val="0"/>
                  <w:marRight w:val="0"/>
                  <w:marTop w:val="0"/>
                  <w:marBottom w:val="0"/>
                  <w:divBdr>
                    <w:top w:val="none" w:sz="0" w:space="0" w:color="auto"/>
                    <w:left w:val="none" w:sz="0" w:space="0" w:color="auto"/>
                    <w:bottom w:val="none" w:sz="0" w:space="0" w:color="auto"/>
                    <w:right w:val="none" w:sz="0" w:space="0" w:color="auto"/>
                  </w:divBdr>
                </w:div>
                <w:div w:id="1876969243">
                  <w:marLeft w:val="0"/>
                  <w:marRight w:val="0"/>
                  <w:marTop w:val="0"/>
                  <w:marBottom w:val="0"/>
                  <w:divBdr>
                    <w:top w:val="none" w:sz="0" w:space="0" w:color="auto"/>
                    <w:left w:val="none" w:sz="0" w:space="0" w:color="auto"/>
                    <w:bottom w:val="none" w:sz="0" w:space="0" w:color="auto"/>
                    <w:right w:val="none" w:sz="0" w:space="0" w:color="auto"/>
                  </w:divBdr>
                </w:div>
                <w:div w:id="1821531393">
                  <w:marLeft w:val="0"/>
                  <w:marRight w:val="0"/>
                  <w:marTop w:val="0"/>
                  <w:marBottom w:val="0"/>
                  <w:divBdr>
                    <w:top w:val="none" w:sz="0" w:space="0" w:color="auto"/>
                    <w:left w:val="none" w:sz="0" w:space="0" w:color="auto"/>
                    <w:bottom w:val="none" w:sz="0" w:space="0" w:color="auto"/>
                    <w:right w:val="none" w:sz="0" w:space="0" w:color="auto"/>
                  </w:divBdr>
                </w:div>
                <w:div w:id="142356936">
                  <w:marLeft w:val="0"/>
                  <w:marRight w:val="0"/>
                  <w:marTop w:val="0"/>
                  <w:marBottom w:val="0"/>
                  <w:divBdr>
                    <w:top w:val="none" w:sz="0" w:space="0" w:color="auto"/>
                    <w:left w:val="none" w:sz="0" w:space="0" w:color="auto"/>
                    <w:bottom w:val="none" w:sz="0" w:space="0" w:color="auto"/>
                    <w:right w:val="none" w:sz="0" w:space="0" w:color="auto"/>
                  </w:divBdr>
                </w:div>
                <w:div w:id="1364401913">
                  <w:marLeft w:val="0"/>
                  <w:marRight w:val="0"/>
                  <w:marTop w:val="0"/>
                  <w:marBottom w:val="0"/>
                  <w:divBdr>
                    <w:top w:val="none" w:sz="0" w:space="0" w:color="auto"/>
                    <w:left w:val="none" w:sz="0" w:space="0" w:color="auto"/>
                    <w:bottom w:val="none" w:sz="0" w:space="0" w:color="auto"/>
                    <w:right w:val="none" w:sz="0" w:space="0" w:color="auto"/>
                  </w:divBdr>
                </w:div>
                <w:div w:id="1424180081">
                  <w:marLeft w:val="0"/>
                  <w:marRight w:val="0"/>
                  <w:marTop w:val="0"/>
                  <w:marBottom w:val="0"/>
                  <w:divBdr>
                    <w:top w:val="none" w:sz="0" w:space="0" w:color="auto"/>
                    <w:left w:val="none" w:sz="0" w:space="0" w:color="auto"/>
                    <w:bottom w:val="none" w:sz="0" w:space="0" w:color="auto"/>
                    <w:right w:val="none" w:sz="0" w:space="0" w:color="auto"/>
                  </w:divBdr>
                </w:div>
                <w:div w:id="1751657625">
                  <w:marLeft w:val="0"/>
                  <w:marRight w:val="0"/>
                  <w:marTop w:val="0"/>
                  <w:marBottom w:val="0"/>
                  <w:divBdr>
                    <w:top w:val="none" w:sz="0" w:space="0" w:color="auto"/>
                    <w:left w:val="none" w:sz="0" w:space="0" w:color="auto"/>
                    <w:bottom w:val="none" w:sz="0" w:space="0" w:color="auto"/>
                    <w:right w:val="none" w:sz="0" w:space="0" w:color="auto"/>
                  </w:divBdr>
                </w:div>
                <w:div w:id="1853640723">
                  <w:marLeft w:val="0"/>
                  <w:marRight w:val="0"/>
                  <w:marTop w:val="0"/>
                  <w:marBottom w:val="0"/>
                  <w:divBdr>
                    <w:top w:val="none" w:sz="0" w:space="0" w:color="auto"/>
                    <w:left w:val="none" w:sz="0" w:space="0" w:color="auto"/>
                    <w:bottom w:val="none" w:sz="0" w:space="0" w:color="auto"/>
                    <w:right w:val="none" w:sz="0" w:space="0" w:color="auto"/>
                  </w:divBdr>
                </w:div>
                <w:div w:id="463818551">
                  <w:marLeft w:val="0"/>
                  <w:marRight w:val="0"/>
                  <w:marTop w:val="0"/>
                  <w:marBottom w:val="0"/>
                  <w:divBdr>
                    <w:top w:val="none" w:sz="0" w:space="0" w:color="auto"/>
                    <w:left w:val="none" w:sz="0" w:space="0" w:color="auto"/>
                    <w:bottom w:val="none" w:sz="0" w:space="0" w:color="auto"/>
                    <w:right w:val="none" w:sz="0" w:space="0" w:color="auto"/>
                  </w:divBdr>
                </w:div>
                <w:div w:id="527842285">
                  <w:marLeft w:val="0"/>
                  <w:marRight w:val="0"/>
                  <w:marTop w:val="0"/>
                  <w:marBottom w:val="0"/>
                  <w:divBdr>
                    <w:top w:val="none" w:sz="0" w:space="0" w:color="auto"/>
                    <w:left w:val="none" w:sz="0" w:space="0" w:color="auto"/>
                    <w:bottom w:val="none" w:sz="0" w:space="0" w:color="auto"/>
                    <w:right w:val="none" w:sz="0" w:space="0" w:color="auto"/>
                  </w:divBdr>
                </w:div>
                <w:div w:id="332077115">
                  <w:marLeft w:val="0"/>
                  <w:marRight w:val="0"/>
                  <w:marTop w:val="0"/>
                  <w:marBottom w:val="0"/>
                  <w:divBdr>
                    <w:top w:val="none" w:sz="0" w:space="0" w:color="auto"/>
                    <w:left w:val="none" w:sz="0" w:space="0" w:color="auto"/>
                    <w:bottom w:val="none" w:sz="0" w:space="0" w:color="auto"/>
                    <w:right w:val="none" w:sz="0" w:space="0" w:color="auto"/>
                  </w:divBdr>
                </w:div>
                <w:div w:id="803159998">
                  <w:marLeft w:val="0"/>
                  <w:marRight w:val="0"/>
                  <w:marTop w:val="0"/>
                  <w:marBottom w:val="0"/>
                  <w:divBdr>
                    <w:top w:val="none" w:sz="0" w:space="0" w:color="auto"/>
                    <w:left w:val="none" w:sz="0" w:space="0" w:color="auto"/>
                    <w:bottom w:val="none" w:sz="0" w:space="0" w:color="auto"/>
                    <w:right w:val="none" w:sz="0" w:space="0" w:color="auto"/>
                  </w:divBdr>
                </w:div>
                <w:div w:id="1981617094">
                  <w:marLeft w:val="0"/>
                  <w:marRight w:val="0"/>
                  <w:marTop w:val="0"/>
                  <w:marBottom w:val="0"/>
                  <w:divBdr>
                    <w:top w:val="none" w:sz="0" w:space="0" w:color="auto"/>
                    <w:left w:val="none" w:sz="0" w:space="0" w:color="auto"/>
                    <w:bottom w:val="none" w:sz="0" w:space="0" w:color="auto"/>
                    <w:right w:val="none" w:sz="0" w:space="0" w:color="auto"/>
                  </w:divBdr>
                </w:div>
                <w:div w:id="275867063">
                  <w:marLeft w:val="0"/>
                  <w:marRight w:val="0"/>
                  <w:marTop w:val="0"/>
                  <w:marBottom w:val="0"/>
                  <w:divBdr>
                    <w:top w:val="none" w:sz="0" w:space="0" w:color="auto"/>
                    <w:left w:val="none" w:sz="0" w:space="0" w:color="auto"/>
                    <w:bottom w:val="none" w:sz="0" w:space="0" w:color="auto"/>
                    <w:right w:val="none" w:sz="0" w:space="0" w:color="auto"/>
                  </w:divBdr>
                </w:div>
                <w:div w:id="1313219391">
                  <w:marLeft w:val="0"/>
                  <w:marRight w:val="0"/>
                  <w:marTop w:val="0"/>
                  <w:marBottom w:val="0"/>
                  <w:divBdr>
                    <w:top w:val="none" w:sz="0" w:space="0" w:color="auto"/>
                    <w:left w:val="none" w:sz="0" w:space="0" w:color="auto"/>
                    <w:bottom w:val="none" w:sz="0" w:space="0" w:color="auto"/>
                    <w:right w:val="none" w:sz="0" w:space="0" w:color="auto"/>
                  </w:divBdr>
                </w:div>
                <w:div w:id="864975444">
                  <w:marLeft w:val="0"/>
                  <w:marRight w:val="0"/>
                  <w:marTop w:val="0"/>
                  <w:marBottom w:val="0"/>
                  <w:divBdr>
                    <w:top w:val="none" w:sz="0" w:space="0" w:color="auto"/>
                    <w:left w:val="none" w:sz="0" w:space="0" w:color="auto"/>
                    <w:bottom w:val="none" w:sz="0" w:space="0" w:color="auto"/>
                    <w:right w:val="none" w:sz="0" w:space="0" w:color="auto"/>
                  </w:divBdr>
                </w:div>
                <w:div w:id="594899592">
                  <w:marLeft w:val="0"/>
                  <w:marRight w:val="0"/>
                  <w:marTop w:val="0"/>
                  <w:marBottom w:val="0"/>
                  <w:divBdr>
                    <w:top w:val="none" w:sz="0" w:space="0" w:color="auto"/>
                    <w:left w:val="none" w:sz="0" w:space="0" w:color="auto"/>
                    <w:bottom w:val="none" w:sz="0" w:space="0" w:color="auto"/>
                    <w:right w:val="none" w:sz="0" w:space="0" w:color="auto"/>
                  </w:divBdr>
                </w:div>
                <w:div w:id="1885363752">
                  <w:marLeft w:val="0"/>
                  <w:marRight w:val="0"/>
                  <w:marTop w:val="0"/>
                  <w:marBottom w:val="0"/>
                  <w:divBdr>
                    <w:top w:val="none" w:sz="0" w:space="0" w:color="auto"/>
                    <w:left w:val="none" w:sz="0" w:space="0" w:color="auto"/>
                    <w:bottom w:val="none" w:sz="0" w:space="0" w:color="auto"/>
                    <w:right w:val="none" w:sz="0" w:space="0" w:color="auto"/>
                  </w:divBdr>
                </w:div>
                <w:div w:id="1076897837">
                  <w:marLeft w:val="0"/>
                  <w:marRight w:val="0"/>
                  <w:marTop w:val="0"/>
                  <w:marBottom w:val="0"/>
                  <w:divBdr>
                    <w:top w:val="none" w:sz="0" w:space="0" w:color="auto"/>
                    <w:left w:val="none" w:sz="0" w:space="0" w:color="auto"/>
                    <w:bottom w:val="none" w:sz="0" w:space="0" w:color="auto"/>
                    <w:right w:val="none" w:sz="0" w:space="0" w:color="auto"/>
                  </w:divBdr>
                </w:div>
                <w:div w:id="1207986789">
                  <w:marLeft w:val="0"/>
                  <w:marRight w:val="0"/>
                  <w:marTop w:val="0"/>
                  <w:marBottom w:val="0"/>
                  <w:divBdr>
                    <w:top w:val="none" w:sz="0" w:space="0" w:color="auto"/>
                    <w:left w:val="none" w:sz="0" w:space="0" w:color="auto"/>
                    <w:bottom w:val="none" w:sz="0" w:space="0" w:color="auto"/>
                    <w:right w:val="none" w:sz="0" w:space="0" w:color="auto"/>
                  </w:divBdr>
                </w:div>
                <w:div w:id="1400327181">
                  <w:marLeft w:val="0"/>
                  <w:marRight w:val="0"/>
                  <w:marTop w:val="0"/>
                  <w:marBottom w:val="0"/>
                  <w:divBdr>
                    <w:top w:val="none" w:sz="0" w:space="0" w:color="auto"/>
                    <w:left w:val="none" w:sz="0" w:space="0" w:color="auto"/>
                    <w:bottom w:val="none" w:sz="0" w:space="0" w:color="auto"/>
                    <w:right w:val="none" w:sz="0" w:space="0" w:color="auto"/>
                  </w:divBdr>
                </w:div>
                <w:div w:id="500312074">
                  <w:marLeft w:val="0"/>
                  <w:marRight w:val="0"/>
                  <w:marTop w:val="0"/>
                  <w:marBottom w:val="0"/>
                  <w:divBdr>
                    <w:top w:val="none" w:sz="0" w:space="0" w:color="auto"/>
                    <w:left w:val="none" w:sz="0" w:space="0" w:color="auto"/>
                    <w:bottom w:val="none" w:sz="0" w:space="0" w:color="auto"/>
                    <w:right w:val="none" w:sz="0" w:space="0" w:color="auto"/>
                  </w:divBdr>
                </w:div>
                <w:div w:id="184294241">
                  <w:marLeft w:val="0"/>
                  <w:marRight w:val="0"/>
                  <w:marTop w:val="0"/>
                  <w:marBottom w:val="0"/>
                  <w:divBdr>
                    <w:top w:val="none" w:sz="0" w:space="0" w:color="auto"/>
                    <w:left w:val="none" w:sz="0" w:space="0" w:color="auto"/>
                    <w:bottom w:val="none" w:sz="0" w:space="0" w:color="auto"/>
                    <w:right w:val="none" w:sz="0" w:space="0" w:color="auto"/>
                  </w:divBdr>
                </w:div>
                <w:div w:id="1626306456">
                  <w:marLeft w:val="0"/>
                  <w:marRight w:val="0"/>
                  <w:marTop w:val="0"/>
                  <w:marBottom w:val="0"/>
                  <w:divBdr>
                    <w:top w:val="none" w:sz="0" w:space="0" w:color="auto"/>
                    <w:left w:val="none" w:sz="0" w:space="0" w:color="auto"/>
                    <w:bottom w:val="none" w:sz="0" w:space="0" w:color="auto"/>
                    <w:right w:val="none" w:sz="0" w:space="0" w:color="auto"/>
                  </w:divBdr>
                </w:div>
                <w:div w:id="714963226">
                  <w:marLeft w:val="0"/>
                  <w:marRight w:val="0"/>
                  <w:marTop w:val="0"/>
                  <w:marBottom w:val="0"/>
                  <w:divBdr>
                    <w:top w:val="none" w:sz="0" w:space="0" w:color="auto"/>
                    <w:left w:val="none" w:sz="0" w:space="0" w:color="auto"/>
                    <w:bottom w:val="none" w:sz="0" w:space="0" w:color="auto"/>
                    <w:right w:val="none" w:sz="0" w:space="0" w:color="auto"/>
                  </w:divBdr>
                </w:div>
                <w:div w:id="253369836">
                  <w:marLeft w:val="0"/>
                  <w:marRight w:val="0"/>
                  <w:marTop w:val="0"/>
                  <w:marBottom w:val="0"/>
                  <w:divBdr>
                    <w:top w:val="none" w:sz="0" w:space="0" w:color="auto"/>
                    <w:left w:val="none" w:sz="0" w:space="0" w:color="auto"/>
                    <w:bottom w:val="none" w:sz="0" w:space="0" w:color="auto"/>
                    <w:right w:val="none" w:sz="0" w:space="0" w:color="auto"/>
                  </w:divBdr>
                </w:div>
                <w:div w:id="2132554076">
                  <w:marLeft w:val="0"/>
                  <w:marRight w:val="0"/>
                  <w:marTop w:val="0"/>
                  <w:marBottom w:val="0"/>
                  <w:divBdr>
                    <w:top w:val="none" w:sz="0" w:space="0" w:color="auto"/>
                    <w:left w:val="none" w:sz="0" w:space="0" w:color="auto"/>
                    <w:bottom w:val="none" w:sz="0" w:space="0" w:color="auto"/>
                    <w:right w:val="none" w:sz="0" w:space="0" w:color="auto"/>
                  </w:divBdr>
                </w:div>
                <w:div w:id="581647803">
                  <w:marLeft w:val="0"/>
                  <w:marRight w:val="0"/>
                  <w:marTop w:val="0"/>
                  <w:marBottom w:val="0"/>
                  <w:divBdr>
                    <w:top w:val="none" w:sz="0" w:space="0" w:color="auto"/>
                    <w:left w:val="none" w:sz="0" w:space="0" w:color="auto"/>
                    <w:bottom w:val="none" w:sz="0" w:space="0" w:color="auto"/>
                    <w:right w:val="none" w:sz="0" w:space="0" w:color="auto"/>
                  </w:divBdr>
                </w:div>
                <w:div w:id="958299753">
                  <w:marLeft w:val="0"/>
                  <w:marRight w:val="0"/>
                  <w:marTop w:val="0"/>
                  <w:marBottom w:val="0"/>
                  <w:divBdr>
                    <w:top w:val="none" w:sz="0" w:space="0" w:color="auto"/>
                    <w:left w:val="none" w:sz="0" w:space="0" w:color="auto"/>
                    <w:bottom w:val="none" w:sz="0" w:space="0" w:color="auto"/>
                    <w:right w:val="none" w:sz="0" w:space="0" w:color="auto"/>
                  </w:divBdr>
                </w:div>
                <w:div w:id="699164289">
                  <w:marLeft w:val="0"/>
                  <w:marRight w:val="0"/>
                  <w:marTop w:val="0"/>
                  <w:marBottom w:val="0"/>
                  <w:divBdr>
                    <w:top w:val="none" w:sz="0" w:space="0" w:color="auto"/>
                    <w:left w:val="none" w:sz="0" w:space="0" w:color="auto"/>
                    <w:bottom w:val="none" w:sz="0" w:space="0" w:color="auto"/>
                    <w:right w:val="none" w:sz="0" w:space="0" w:color="auto"/>
                  </w:divBdr>
                </w:div>
                <w:div w:id="26681019">
                  <w:marLeft w:val="0"/>
                  <w:marRight w:val="0"/>
                  <w:marTop w:val="0"/>
                  <w:marBottom w:val="0"/>
                  <w:divBdr>
                    <w:top w:val="none" w:sz="0" w:space="0" w:color="auto"/>
                    <w:left w:val="none" w:sz="0" w:space="0" w:color="auto"/>
                    <w:bottom w:val="none" w:sz="0" w:space="0" w:color="auto"/>
                    <w:right w:val="none" w:sz="0" w:space="0" w:color="auto"/>
                  </w:divBdr>
                </w:div>
                <w:div w:id="158473594">
                  <w:marLeft w:val="0"/>
                  <w:marRight w:val="0"/>
                  <w:marTop w:val="0"/>
                  <w:marBottom w:val="0"/>
                  <w:divBdr>
                    <w:top w:val="none" w:sz="0" w:space="0" w:color="auto"/>
                    <w:left w:val="none" w:sz="0" w:space="0" w:color="auto"/>
                    <w:bottom w:val="none" w:sz="0" w:space="0" w:color="auto"/>
                    <w:right w:val="none" w:sz="0" w:space="0" w:color="auto"/>
                  </w:divBdr>
                </w:div>
                <w:div w:id="1886093057">
                  <w:marLeft w:val="0"/>
                  <w:marRight w:val="0"/>
                  <w:marTop w:val="0"/>
                  <w:marBottom w:val="0"/>
                  <w:divBdr>
                    <w:top w:val="none" w:sz="0" w:space="0" w:color="auto"/>
                    <w:left w:val="none" w:sz="0" w:space="0" w:color="auto"/>
                    <w:bottom w:val="none" w:sz="0" w:space="0" w:color="auto"/>
                    <w:right w:val="none" w:sz="0" w:space="0" w:color="auto"/>
                  </w:divBdr>
                </w:div>
                <w:div w:id="168445320">
                  <w:marLeft w:val="0"/>
                  <w:marRight w:val="0"/>
                  <w:marTop w:val="0"/>
                  <w:marBottom w:val="0"/>
                  <w:divBdr>
                    <w:top w:val="none" w:sz="0" w:space="0" w:color="auto"/>
                    <w:left w:val="none" w:sz="0" w:space="0" w:color="auto"/>
                    <w:bottom w:val="none" w:sz="0" w:space="0" w:color="auto"/>
                    <w:right w:val="none" w:sz="0" w:space="0" w:color="auto"/>
                  </w:divBdr>
                </w:div>
                <w:div w:id="501285361">
                  <w:marLeft w:val="0"/>
                  <w:marRight w:val="0"/>
                  <w:marTop w:val="0"/>
                  <w:marBottom w:val="0"/>
                  <w:divBdr>
                    <w:top w:val="none" w:sz="0" w:space="0" w:color="auto"/>
                    <w:left w:val="none" w:sz="0" w:space="0" w:color="auto"/>
                    <w:bottom w:val="none" w:sz="0" w:space="0" w:color="auto"/>
                    <w:right w:val="none" w:sz="0" w:space="0" w:color="auto"/>
                  </w:divBdr>
                </w:div>
                <w:div w:id="321927734">
                  <w:marLeft w:val="0"/>
                  <w:marRight w:val="0"/>
                  <w:marTop w:val="0"/>
                  <w:marBottom w:val="0"/>
                  <w:divBdr>
                    <w:top w:val="none" w:sz="0" w:space="0" w:color="auto"/>
                    <w:left w:val="none" w:sz="0" w:space="0" w:color="auto"/>
                    <w:bottom w:val="none" w:sz="0" w:space="0" w:color="auto"/>
                    <w:right w:val="none" w:sz="0" w:space="0" w:color="auto"/>
                  </w:divBdr>
                </w:div>
                <w:div w:id="1055852014">
                  <w:marLeft w:val="0"/>
                  <w:marRight w:val="0"/>
                  <w:marTop w:val="0"/>
                  <w:marBottom w:val="0"/>
                  <w:divBdr>
                    <w:top w:val="none" w:sz="0" w:space="0" w:color="auto"/>
                    <w:left w:val="none" w:sz="0" w:space="0" w:color="auto"/>
                    <w:bottom w:val="none" w:sz="0" w:space="0" w:color="auto"/>
                    <w:right w:val="none" w:sz="0" w:space="0" w:color="auto"/>
                  </w:divBdr>
                </w:div>
                <w:div w:id="198592245">
                  <w:marLeft w:val="0"/>
                  <w:marRight w:val="0"/>
                  <w:marTop w:val="0"/>
                  <w:marBottom w:val="0"/>
                  <w:divBdr>
                    <w:top w:val="none" w:sz="0" w:space="0" w:color="auto"/>
                    <w:left w:val="none" w:sz="0" w:space="0" w:color="auto"/>
                    <w:bottom w:val="none" w:sz="0" w:space="0" w:color="auto"/>
                    <w:right w:val="none" w:sz="0" w:space="0" w:color="auto"/>
                  </w:divBdr>
                </w:div>
                <w:div w:id="1419516972">
                  <w:marLeft w:val="0"/>
                  <w:marRight w:val="0"/>
                  <w:marTop w:val="0"/>
                  <w:marBottom w:val="0"/>
                  <w:divBdr>
                    <w:top w:val="none" w:sz="0" w:space="0" w:color="auto"/>
                    <w:left w:val="none" w:sz="0" w:space="0" w:color="auto"/>
                    <w:bottom w:val="none" w:sz="0" w:space="0" w:color="auto"/>
                    <w:right w:val="none" w:sz="0" w:space="0" w:color="auto"/>
                  </w:divBdr>
                </w:div>
                <w:div w:id="1527206693">
                  <w:marLeft w:val="0"/>
                  <w:marRight w:val="0"/>
                  <w:marTop w:val="0"/>
                  <w:marBottom w:val="0"/>
                  <w:divBdr>
                    <w:top w:val="none" w:sz="0" w:space="0" w:color="auto"/>
                    <w:left w:val="none" w:sz="0" w:space="0" w:color="auto"/>
                    <w:bottom w:val="none" w:sz="0" w:space="0" w:color="auto"/>
                    <w:right w:val="none" w:sz="0" w:space="0" w:color="auto"/>
                  </w:divBdr>
                </w:div>
                <w:div w:id="1106731130">
                  <w:marLeft w:val="0"/>
                  <w:marRight w:val="0"/>
                  <w:marTop w:val="0"/>
                  <w:marBottom w:val="0"/>
                  <w:divBdr>
                    <w:top w:val="none" w:sz="0" w:space="0" w:color="auto"/>
                    <w:left w:val="none" w:sz="0" w:space="0" w:color="auto"/>
                    <w:bottom w:val="none" w:sz="0" w:space="0" w:color="auto"/>
                    <w:right w:val="none" w:sz="0" w:space="0" w:color="auto"/>
                  </w:divBdr>
                </w:div>
                <w:div w:id="1531842691">
                  <w:marLeft w:val="0"/>
                  <w:marRight w:val="0"/>
                  <w:marTop w:val="0"/>
                  <w:marBottom w:val="0"/>
                  <w:divBdr>
                    <w:top w:val="none" w:sz="0" w:space="0" w:color="auto"/>
                    <w:left w:val="none" w:sz="0" w:space="0" w:color="auto"/>
                    <w:bottom w:val="none" w:sz="0" w:space="0" w:color="auto"/>
                    <w:right w:val="none" w:sz="0" w:space="0" w:color="auto"/>
                  </w:divBdr>
                </w:div>
                <w:div w:id="214899825">
                  <w:marLeft w:val="0"/>
                  <w:marRight w:val="0"/>
                  <w:marTop w:val="0"/>
                  <w:marBottom w:val="0"/>
                  <w:divBdr>
                    <w:top w:val="none" w:sz="0" w:space="0" w:color="auto"/>
                    <w:left w:val="none" w:sz="0" w:space="0" w:color="auto"/>
                    <w:bottom w:val="none" w:sz="0" w:space="0" w:color="auto"/>
                    <w:right w:val="none" w:sz="0" w:space="0" w:color="auto"/>
                  </w:divBdr>
                </w:div>
                <w:div w:id="712535818">
                  <w:marLeft w:val="0"/>
                  <w:marRight w:val="0"/>
                  <w:marTop w:val="0"/>
                  <w:marBottom w:val="0"/>
                  <w:divBdr>
                    <w:top w:val="none" w:sz="0" w:space="0" w:color="auto"/>
                    <w:left w:val="none" w:sz="0" w:space="0" w:color="auto"/>
                    <w:bottom w:val="none" w:sz="0" w:space="0" w:color="auto"/>
                    <w:right w:val="none" w:sz="0" w:space="0" w:color="auto"/>
                  </w:divBdr>
                </w:div>
                <w:div w:id="1916935876">
                  <w:marLeft w:val="0"/>
                  <w:marRight w:val="0"/>
                  <w:marTop w:val="0"/>
                  <w:marBottom w:val="0"/>
                  <w:divBdr>
                    <w:top w:val="none" w:sz="0" w:space="0" w:color="auto"/>
                    <w:left w:val="none" w:sz="0" w:space="0" w:color="auto"/>
                    <w:bottom w:val="none" w:sz="0" w:space="0" w:color="auto"/>
                    <w:right w:val="none" w:sz="0" w:space="0" w:color="auto"/>
                  </w:divBdr>
                </w:div>
                <w:div w:id="1167553791">
                  <w:marLeft w:val="0"/>
                  <w:marRight w:val="0"/>
                  <w:marTop w:val="0"/>
                  <w:marBottom w:val="0"/>
                  <w:divBdr>
                    <w:top w:val="none" w:sz="0" w:space="0" w:color="auto"/>
                    <w:left w:val="none" w:sz="0" w:space="0" w:color="auto"/>
                    <w:bottom w:val="none" w:sz="0" w:space="0" w:color="auto"/>
                    <w:right w:val="none" w:sz="0" w:space="0" w:color="auto"/>
                  </w:divBdr>
                </w:div>
                <w:div w:id="279530801">
                  <w:marLeft w:val="0"/>
                  <w:marRight w:val="0"/>
                  <w:marTop w:val="0"/>
                  <w:marBottom w:val="0"/>
                  <w:divBdr>
                    <w:top w:val="none" w:sz="0" w:space="0" w:color="auto"/>
                    <w:left w:val="none" w:sz="0" w:space="0" w:color="auto"/>
                    <w:bottom w:val="none" w:sz="0" w:space="0" w:color="auto"/>
                    <w:right w:val="none" w:sz="0" w:space="0" w:color="auto"/>
                  </w:divBdr>
                </w:div>
                <w:div w:id="1778525632">
                  <w:marLeft w:val="0"/>
                  <w:marRight w:val="0"/>
                  <w:marTop w:val="0"/>
                  <w:marBottom w:val="0"/>
                  <w:divBdr>
                    <w:top w:val="none" w:sz="0" w:space="0" w:color="auto"/>
                    <w:left w:val="none" w:sz="0" w:space="0" w:color="auto"/>
                    <w:bottom w:val="none" w:sz="0" w:space="0" w:color="auto"/>
                    <w:right w:val="none" w:sz="0" w:space="0" w:color="auto"/>
                  </w:divBdr>
                </w:div>
                <w:div w:id="1185365031">
                  <w:marLeft w:val="0"/>
                  <w:marRight w:val="0"/>
                  <w:marTop w:val="0"/>
                  <w:marBottom w:val="0"/>
                  <w:divBdr>
                    <w:top w:val="none" w:sz="0" w:space="0" w:color="auto"/>
                    <w:left w:val="none" w:sz="0" w:space="0" w:color="auto"/>
                    <w:bottom w:val="none" w:sz="0" w:space="0" w:color="auto"/>
                    <w:right w:val="none" w:sz="0" w:space="0" w:color="auto"/>
                  </w:divBdr>
                </w:div>
                <w:div w:id="725572958">
                  <w:marLeft w:val="0"/>
                  <w:marRight w:val="0"/>
                  <w:marTop w:val="0"/>
                  <w:marBottom w:val="0"/>
                  <w:divBdr>
                    <w:top w:val="none" w:sz="0" w:space="0" w:color="auto"/>
                    <w:left w:val="none" w:sz="0" w:space="0" w:color="auto"/>
                    <w:bottom w:val="none" w:sz="0" w:space="0" w:color="auto"/>
                    <w:right w:val="none" w:sz="0" w:space="0" w:color="auto"/>
                  </w:divBdr>
                </w:div>
                <w:div w:id="2039163217">
                  <w:marLeft w:val="0"/>
                  <w:marRight w:val="0"/>
                  <w:marTop w:val="0"/>
                  <w:marBottom w:val="0"/>
                  <w:divBdr>
                    <w:top w:val="none" w:sz="0" w:space="0" w:color="auto"/>
                    <w:left w:val="none" w:sz="0" w:space="0" w:color="auto"/>
                    <w:bottom w:val="none" w:sz="0" w:space="0" w:color="auto"/>
                    <w:right w:val="none" w:sz="0" w:space="0" w:color="auto"/>
                  </w:divBdr>
                </w:div>
                <w:div w:id="505756348">
                  <w:marLeft w:val="0"/>
                  <w:marRight w:val="0"/>
                  <w:marTop w:val="0"/>
                  <w:marBottom w:val="0"/>
                  <w:divBdr>
                    <w:top w:val="none" w:sz="0" w:space="0" w:color="auto"/>
                    <w:left w:val="none" w:sz="0" w:space="0" w:color="auto"/>
                    <w:bottom w:val="none" w:sz="0" w:space="0" w:color="auto"/>
                    <w:right w:val="none" w:sz="0" w:space="0" w:color="auto"/>
                  </w:divBdr>
                </w:div>
                <w:div w:id="1187520030">
                  <w:marLeft w:val="0"/>
                  <w:marRight w:val="0"/>
                  <w:marTop w:val="0"/>
                  <w:marBottom w:val="0"/>
                  <w:divBdr>
                    <w:top w:val="none" w:sz="0" w:space="0" w:color="auto"/>
                    <w:left w:val="none" w:sz="0" w:space="0" w:color="auto"/>
                    <w:bottom w:val="none" w:sz="0" w:space="0" w:color="auto"/>
                    <w:right w:val="none" w:sz="0" w:space="0" w:color="auto"/>
                  </w:divBdr>
                </w:div>
                <w:div w:id="1979528897">
                  <w:marLeft w:val="0"/>
                  <w:marRight w:val="0"/>
                  <w:marTop w:val="0"/>
                  <w:marBottom w:val="0"/>
                  <w:divBdr>
                    <w:top w:val="none" w:sz="0" w:space="0" w:color="auto"/>
                    <w:left w:val="none" w:sz="0" w:space="0" w:color="auto"/>
                    <w:bottom w:val="none" w:sz="0" w:space="0" w:color="auto"/>
                    <w:right w:val="none" w:sz="0" w:space="0" w:color="auto"/>
                  </w:divBdr>
                </w:div>
                <w:div w:id="755829816">
                  <w:marLeft w:val="0"/>
                  <w:marRight w:val="0"/>
                  <w:marTop w:val="0"/>
                  <w:marBottom w:val="0"/>
                  <w:divBdr>
                    <w:top w:val="none" w:sz="0" w:space="0" w:color="auto"/>
                    <w:left w:val="none" w:sz="0" w:space="0" w:color="auto"/>
                    <w:bottom w:val="none" w:sz="0" w:space="0" w:color="auto"/>
                    <w:right w:val="none" w:sz="0" w:space="0" w:color="auto"/>
                  </w:divBdr>
                </w:div>
                <w:div w:id="982201437">
                  <w:marLeft w:val="0"/>
                  <w:marRight w:val="0"/>
                  <w:marTop w:val="0"/>
                  <w:marBottom w:val="0"/>
                  <w:divBdr>
                    <w:top w:val="none" w:sz="0" w:space="0" w:color="auto"/>
                    <w:left w:val="none" w:sz="0" w:space="0" w:color="auto"/>
                    <w:bottom w:val="none" w:sz="0" w:space="0" w:color="auto"/>
                    <w:right w:val="none" w:sz="0" w:space="0" w:color="auto"/>
                  </w:divBdr>
                </w:div>
                <w:div w:id="1664622129">
                  <w:marLeft w:val="0"/>
                  <w:marRight w:val="0"/>
                  <w:marTop w:val="0"/>
                  <w:marBottom w:val="0"/>
                  <w:divBdr>
                    <w:top w:val="none" w:sz="0" w:space="0" w:color="auto"/>
                    <w:left w:val="none" w:sz="0" w:space="0" w:color="auto"/>
                    <w:bottom w:val="none" w:sz="0" w:space="0" w:color="auto"/>
                    <w:right w:val="none" w:sz="0" w:space="0" w:color="auto"/>
                  </w:divBdr>
                </w:div>
                <w:div w:id="1125392975">
                  <w:marLeft w:val="0"/>
                  <w:marRight w:val="0"/>
                  <w:marTop w:val="0"/>
                  <w:marBottom w:val="0"/>
                  <w:divBdr>
                    <w:top w:val="none" w:sz="0" w:space="0" w:color="auto"/>
                    <w:left w:val="none" w:sz="0" w:space="0" w:color="auto"/>
                    <w:bottom w:val="none" w:sz="0" w:space="0" w:color="auto"/>
                    <w:right w:val="none" w:sz="0" w:space="0" w:color="auto"/>
                  </w:divBdr>
                </w:div>
                <w:div w:id="856775403">
                  <w:marLeft w:val="0"/>
                  <w:marRight w:val="0"/>
                  <w:marTop w:val="0"/>
                  <w:marBottom w:val="0"/>
                  <w:divBdr>
                    <w:top w:val="none" w:sz="0" w:space="0" w:color="auto"/>
                    <w:left w:val="none" w:sz="0" w:space="0" w:color="auto"/>
                    <w:bottom w:val="none" w:sz="0" w:space="0" w:color="auto"/>
                    <w:right w:val="none" w:sz="0" w:space="0" w:color="auto"/>
                  </w:divBdr>
                </w:div>
                <w:div w:id="181363302">
                  <w:marLeft w:val="0"/>
                  <w:marRight w:val="0"/>
                  <w:marTop w:val="0"/>
                  <w:marBottom w:val="0"/>
                  <w:divBdr>
                    <w:top w:val="none" w:sz="0" w:space="0" w:color="auto"/>
                    <w:left w:val="none" w:sz="0" w:space="0" w:color="auto"/>
                    <w:bottom w:val="none" w:sz="0" w:space="0" w:color="auto"/>
                    <w:right w:val="none" w:sz="0" w:space="0" w:color="auto"/>
                  </w:divBdr>
                </w:div>
                <w:div w:id="2060394516">
                  <w:marLeft w:val="0"/>
                  <w:marRight w:val="0"/>
                  <w:marTop w:val="0"/>
                  <w:marBottom w:val="0"/>
                  <w:divBdr>
                    <w:top w:val="none" w:sz="0" w:space="0" w:color="auto"/>
                    <w:left w:val="none" w:sz="0" w:space="0" w:color="auto"/>
                    <w:bottom w:val="none" w:sz="0" w:space="0" w:color="auto"/>
                    <w:right w:val="none" w:sz="0" w:space="0" w:color="auto"/>
                  </w:divBdr>
                </w:div>
                <w:div w:id="843934392">
                  <w:marLeft w:val="0"/>
                  <w:marRight w:val="0"/>
                  <w:marTop w:val="0"/>
                  <w:marBottom w:val="0"/>
                  <w:divBdr>
                    <w:top w:val="none" w:sz="0" w:space="0" w:color="auto"/>
                    <w:left w:val="none" w:sz="0" w:space="0" w:color="auto"/>
                    <w:bottom w:val="none" w:sz="0" w:space="0" w:color="auto"/>
                    <w:right w:val="none" w:sz="0" w:space="0" w:color="auto"/>
                  </w:divBdr>
                </w:div>
                <w:div w:id="873808171">
                  <w:marLeft w:val="0"/>
                  <w:marRight w:val="0"/>
                  <w:marTop w:val="0"/>
                  <w:marBottom w:val="0"/>
                  <w:divBdr>
                    <w:top w:val="none" w:sz="0" w:space="0" w:color="auto"/>
                    <w:left w:val="none" w:sz="0" w:space="0" w:color="auto"/>
                    <w:bottom w:val="none" w:sz="0" w:space="0" w:color="auto"/>
                    <w:right w:val="none" w:sz="0" w:space="0" w:color="auto"/>
                  </w:divBdr>
                </w:div>
                <w:div w:id="579559811">
                  <w:marLeft w:val="0"/>
                  <w:marRight w:val="0"/>
                  <w:marTop w:val="0"/>
                  <w:marBottom w:val="0"/>
                  <w:divBdr>
                    <w:top w:val="none" w:sz="0" w:space="0" w:color="auto"/>
                    <w:left w:val="none" w:sz="0" w:space="0" w:color="auto"/>
                    <w:bottom w:val="none" w:sz="0" w:space="0" w:color="auto"/>
                    <w:right w:val="none" w:sz="0" w:space="0" w:color="auto"/>
                  </w:divBdr>
                </w:div>
                <w:div w:id="2025327326">
                  <w:marLeft w:val="0"/>
                  <w:marRight w:val="0"/>
                  <w:marTop w:val="0"/>
                  <w:marBottom w:val="0"/>
                  <w:divBdr>
                    <w:top w:val="none" w:sz="0" w:space="0" w:color="auto"/>
                    <w:left w:val="none" w:sz="0" w:space="0" w:color="auto"/>
                    <w:bottom w:val="none" w:sz="0" w:space="0" w:color="auto"/>
                    <w:right w:val="none" w:sz="0" w:space="0" w:color="auto"/>
                  </w:divBdr>
                </w:div>
                <w:div w:id="1593317197">
                  <w:marLeft w:val="0"/>
                  <w:marRight w:val="0"/>
                  <w:marTop w:val="0"/>
                  <w:marBottom w:val="0"/>
                  <w:divBdr>
                    <w:top w:val="none" w:sz="0" w:space="0" w:color="auto"/>
                    <w:left w:val="none" w:sz="0" w:space="0" w:color="auto"/>
                    <w:bottom w:val="none" w:sz="0" w:space="0" w:color="auto"/>
                    <w:right w:val="none" w:sz="0" w:space="0" w:color="auto"/>
                  </w:divBdr>
                </w:div>
                <w:div w:id="1794251737">
                  <w:marLeft w:val="0"/>
                  <w:marRight w:val="0"/>
                  <w:marTop w:val="0"/>
                  <w:marBottom w:val="0"/>
                  <w:divBdr>
                    <w:top w:val="none" w:sz="0" w:space="0" w:color="auto"/>
                    <w:left w:val="none" w:sz="0" w:space="0" w:color="auto"/>
                    <w:bottom w:val="none" w:sz="0" w:space="0" w:color="auto"/>
                    <w:right w:val="none" w:sz="0" w:space="0" w:color="auto"/>
                  </w:divBdr>
                </w:div>
                <w:div w:id="1978946477">
                  <w:marLeft w:val="0"/>
                  <w:marRight w:val="0"/>
                  <w:marTop w:val="0"/>
                  <w:marBottom w:val="0"/>
                  <w:divBdr>
                    <w:top w:val="none" w:sz="0" w:space="0" w:color="auto"/>
                    <w:left w:val="none" w:sz="0" w:space="0" w:color="auto"/>
                    <w:bottom w:val="none" w:sz="0" w:space="0" w:color="auto"/>
                    <w:right w:val="none" w:sz="0" w:space="0" w:color="auto"/>
                  </w:divBdr>
                </w:div>
                <w:div w:id="984623797">
                  <w:marLeft w:val="0"/>
                  <w:marRight w:val="0"/>
                  <w:marTop w:val="0"/>
                  <w:marBottom w:val="0"/>
                  <w:divBdr>
                    <w:top w:val="none" w:sz="0" w:space="0" w:color="auto"/>
                    <w:left w:val="none" w:sz="0" w:space="0" w:color="auto"/>
                    <w:bottom w:val="none" w:sz="0" w:space="0" w:color="auto"/>
                    <w:right w:val="none" w:sz="0" w:space="0" w:color="auto"/>
                  </w:divBdr>
                </w:div>
                <w:div w:id="89203197">
                  <w:marLeft w:val="0"/>
                  <w:marRight w:val="0"/>
                  <w:marTop w:val="0"/>
                  <w:marBottom w:val="0"/>
                  <w:divBdr>
                    <w:top w:val="none" w:sz="0" w:space="0" w:color="auto"/>
                    <w:left w:val="none" w:sz="0" w:space="0" w:color="auto"/>
                    <w:bottom w:val="none" w:sz="0" w:space="0" w:color="auto"/>
                    <w:right w:val="none" w:sz="0" w:space="0" w:color="auto"/>
                  </w:divBdr>
                </w:div>
                <w:div w:id="1914077047">
                  <w:marLeft w:val="0"/>
                  <w:marRight w:val="0"/>
                  <w:marTop w:val="0"/>
                  <w:marBottom w:val="0"/>
                  <w:divBdr>
                    <w:top w:val="none" w:sz="0" w:space="0" w:color="auto"/>
                    <w:left w:val="none" w:sz="0" w:space="0" w:color="auto"/>
                    <w:bottom w:val="none" w:sz="0" w:space="0" w:color="auto"/>
                    <w:right w:val="none" w:sz="0" w:space="0" w:color="auto"/>
                  </w:divBdr>
                </w:div>
                <w:div w:id="625434084">
                  <w:marLeft w:val="0"/>
                  <w:marRight w:val="0"/>
                  <w:marTop w:val="0"/>
                  <w:marBottom w:val="0"/>
                  <w:divBdr>
                    <w:top w:val="none" w:sz="0" w:space="0" w:color="auto"/>
                    <w:left w:val="none" w:sz="0" w:space="0" w:color="auto"/>
                    <w:bottom w:val="none" w:sz="0" w:space="0" w:color="auto"/>
                    <w:right w:val="none" w:sz="0" w:space="0" w:color="auto"/>
                  </w:divBdr>
                </w:div>
                <w:div w:id="173108076">
                  <w:marLeft w:val="0"/>
                  <w:marRight w:val="0"/>
                  <w:marTop w:val="0"/>
                  <w:marBottom w:val="0"/>
                  <w:divBdr>
                    <w:top w:val="none" w:sz="0" w:space="0" w:color="auto"/>
                    <w:left w:val="none" w:sz="0" w:space="0" w:color="auto"/>
                    <w:bottom w:val="none" w:sz="0" w:space="0" w:color="auto"/>
                    <w:right w:val="none" w:sz="0" w:space="0" w:color="auto"/>
                  </w:divBdr>
                </w:div>
                <w:div w:id="826440847">
                  <w:marLeft w:val="0"/>
                  <w:marRight w:val="0"/>
                  <w:marTop w:val="0"/>
                  <w:marBottom w:val="0"/>
                  <w:divBdr>
                    <w:top w:val="none" w:sz="0" w:space="0" w:color="auto"/>
                    <w:left w:val="none" w:sz="0" w:space="0" w:color="auto"/>
                    <w:bottom w:val="none" w:sz="0" w:space="0" w:color="auto"/>
                    <w:right w:val="none" w:sz="0" w:space="0" w:color="auto"/>
                  </w:divBdr>
                </w:div>
                <w:div w:id="704911638">
                  <w:marLeft w:val="0"/>
                  <w:marRight w:val="0"/>
                  <w:marTop w:val="0"/>
                  <w:marBottom w:val="0"/>
                  <w:divBdr>
                    <w:top w:val="none" w:sz="0" w:space="0" w:color="auto"/>
                    <w:left w:val="none" w:sz="0" w:space="0" w:color="auto"/>
                    <w:bottom w:val="none" w:sz="0" w:space="0" w:color="auto"/>
                    <w:right w:val="none" w:sz="0" w:space="0" w:color="auto"/>
                  </w:divBdr>
                </w:div>
                <w:div w:id="1970236261">
                  <w:marLeft w:val="0"/>
                  <w:marRight w:val="0"/>
                  <w:marTop w:val="0"/>
                  <w:marBottom w:val="0"/>
                  <w:divBdr>
                    <w:top w:val="none" w:sz="0" w:space="0" w:color="auto"/>
                    <w:left w:val="none" w:sz="0" w:space="0" w:color="auto"/>
                    <w:bottom w:val="none" w:sz="0" w:space="0" w:color="auto"/>
                    <w:right w:val="none" w:sz="0" w:space="0" w:color="auto"/>
                  </w:divBdr>
                </w:div>
                <w:div w:id="544293157">
                  <w:marLeft w:val="0"/>
                  <w:marRight w:val="0"/>
                  <w:marTop w:val="0"/>
                  <w:marBottom w:val="0"/>
                  <w:divBdr>
                    <w:top w:val="none" w:sz="0" w:space="0" w:color="auto"/>
                    <w:left w:val="none" w:sz="0" w:space="0" w:color="auto"/>
                    <w:bottom w:val="none" w:sz="0" w:space="0" w:color="auto"/>
                    <w:right w:val="none" w:sz="0" w:space="0" w:color="auto"/>
                  </w:divBdr>
                </w:div>
                <w:div w:id="1009328359">
                  <w:marLeft w:val="0"/>
                  <w:marRight w:val="0"/>
                  <w:marTop w:val="0"/>
                  <w:marBottom w:val="0"/>
                  <w:divBdr>
                    <w:top w:val="none" w:sz="0" w:space="0" w:color="auto"/>
                    <w:left w:val="none" w:sz="0" w:space="0" w:color="auto"/>
                    <w:bottom w:val="none" w:sz="0" w:space="0" w:color="auto"/>
                    <w:right w:val="none" w:sz="0" w:space="0" w:color="auto"/>
                  </w:divBdr>
                </w:div>
                <w:div w:id="1645890035">
                  <w:marLeft w:val="0"/>
                  <w:marRight w:val="0"/>
                  <w:marTop w:val="0"/>
                  <w:marBottom w:val="0"/>
                  <w:divBdr>
                    <w:top w:val="none" w:sz="0" w:space="0" w:color="auto"/>
                    <w:left w:val="none" w:sz="0" w:space="0" w:color="auto"/>
                    <w:bottom w:val="none" w:sz="0" w:space="0" w:color="auto"/>
                    <w:right w:val="none" w:sz="0" w:space="0" w:color="auto"/>
                  </w:divBdr>
                </w:div>
                <w:div w:id="2144303789">
                  <w:marLeft w:val="0"/>
                  <w:marRight w:val="0"/>
                  <w:marTop w:val="0"/>
                  <w:marBottom w:val="0"/>
                  <w:divBdr>
                    <w:top w:val="none" w:sz="0" w:space="0" w:color="auto"/>
                    <w:left w:val="none" w:sz="0" w:space="0" w:color="auto"/>
                    <w:bottom w:val="none" w:sz="0" w:space="0" w:color="auto"/>
                    <w:right w:val="none" w:sz="0" w:space="0" w:color="auto"/>
                  </w:divBdr>
                </w:div>
                <w:div w:id="1894072308">
                  <w:marLeft w:val="0"/>
                  <w:marRight w:val="0"/>
                  <w:marTop w:val="0"/>
                  <w:marBottom w:val="0"/>
                  <w:divBdr>
                    <w:top w:val="none" w:sz="0" w:space="0" w:color="auto"/>
                    <w:left w:val="none" w:sz="0" w:space="0" w:color="auto"/>
                    <w:bottom w:val="none" w:sz="0" w:space="0" w:color="auto"/>
                    <w:right w:val="none" w:sz="0" w:space="0" w:color="auto"/>
                  </w:divBdr>
                </w:div>
                <w:div w:id="292834877">
                  <w:marLeft w:val="0"/>
                  <w:marRight w:val="0"/>
                  <w:marTop w:val="0"/>
                  <w:marBottom w:val="0"/>
                  <w:divBdr>
                    <w:top w:val="none" w:sz="0" w:space="0" w:color="auto"/>
                    <w:left w:val="none" w:sz="0" w:space="0" w:color="auto"/>
                    <w:bottom w:val="none" w:sz="0" w:space="0" w:color="auto"/>
                    <w:right w:val="none" w:sz="0" w:space="0" w:color="auto"/>
                  </w:divBdr>
                </w:div>
                <w:div w:id="170797908">
                  <w:marLeft w:val="0"/>
                  <w:marRight w:val="0"/>
                  <w:marTop w:val="0"/>
                  <w:marBottom w:val="0"/>
                  <w:divBdr>
                    <w:top w:val="none" w:sz="0" w:space="0" w:color="auto"/>
                    <w:left w:val="none" w:sz="0" w:space="0" w:color="auto"/>
                    <w:bottom w:val="none" w:sz="0" w:space="0" w:color="auto"/>
                    <w:right w:val="none" w:sz="0" w:space="0" w:color="auto"/>
                  </w:divBdr>
                </w:div>
                <w:div w:id="1443837530">
                  <w:marLeft w:val="0"/>
                  <w:marRight w:val="0"/>
                  <w:marTop w:val="0"/>
                  <w:marBottom w:val="0"/>
                  <w:divBdr>
                    <w:top w:val="none" w:sz="0" w:space="0" w:color="auto"/>
                    <w:left w:val="none" w:sz="0" w:space="0" w:color="auto"/>
                    <w:bottom w:val="none" w:sz="0" w:space="0" w:color="auto"/>
                    <w:right w:val="none" w:sz="0" w:space="0" w:color="auto"/>
                  </w:divBdr>
                </w:div>
                <w:div w:id="914820325">
                  <w:marLeft w:val="0"/>
                  <w:marRight w:val="0"/>
                  <w:marTop w:val="0"/>
                  <w:marBottom w:val="0"/>
                  <w:divBdr>
                    <w:top w:val="none" w:sz="0" w:space="0" w:color="auto"/>
                    <w:left w:val="none" w:sz="0" w:space="0" w:color="auto"/>
                    <w:bottom w:val="none" w:sz="0" w:space="0" w:color="auto"/>
                    <w:right w:val="none" w:sz="0" w:space="0" w:color="auto"/>
                  </w:divBdr>
                </w:div>
                <w:div w:id="921139814">
                  <w:marLeft w:val="0"/>
                  <w:marRight w:val="0"/>
                  <w:marTop w:val="0"/>
                  <w:marBottom w:val="0"/>
                  <w:divBdr>
                    <w:top w:val="none" w:sz="0" w:space="0" w:color="auto"/>
                    <w:left w:val="none" w:sz="0" w:space="0" w:color="auto"/>
                    <w:bottom w:val="none" w:sz="0" w:space="0" w:color="auto"/>
                    <w:right w:val="none" w:sz="0" w:space="0" w:color="auto"/>
                  </w:divBdr>
                </w:div>
                <w:div w:id="1365907918">
                  <w:marLeft w:val="0"/>
                  <w:marRight w:val="0"/>
                  <w:marTop w:val="0"/>
                  <w:marBottom w:val="0"/>
                  <w:divBdr>
                    <w:top w:val="none" w:sz="0" w:space="0" w:color="auto"/>
                    <w:left w:val="none" w:sz="0" w:space="0" w:color="auto"/>
                    <w:bottom w:val="none" w:sz="0" w:space="0" w:color="auto"/>
                    <w:right w:val="none" w:sz="0" w:space="0" w:color="auto"/>
                  </w:divBdr>
                </w:div>
                <w:div w:id="123812431">
                  <w:marLeft w:val="0"/>
                  <w:marRight w:val="0"/>
                  <w:marTop w:val="0"/>
                  <w:marBottom w:val="0"/>
                  <w:divBdr>
                    <w:top w:val="none" w:sz="0" w:space="0" w:color="auto"/>
                    <w:left w:val="none" w:sz="0" w:space="0" w:color="auto"/>
                    <w:bottom w:val="none" w:sz="0" w:space="0" w:color="auto"/>
                    <w:right w:val="none" w:sz="0" w:space="0" w:color="auto"/>
                  </w:divBdr>
                </w:div>
                <w:div w:id="291373903">
                  <w:marLeft w:val="0"/>
                  <w:marRight w:val="0"/>
                  <w:marTop w:val="0"/>
                  <w:marBottom w:val="0"/>
                  <w:divBdr>
                    <w:top w:val="none" w:sz="0" w:space="0" w:color="auto"/>
                    <w:left w:val="none" w:sz="0" w:space="0" w:color="auto"/>
                    <w:bottom w:val="none" w:sz="0" w:space="0" w:color="auto"/>
                    <w:right w:val="none" w:sz="0" w:space="0" w:color="auto"/>
                  </w:divBdr>
                </w:div>
                <w:div w:id="2132437537">
                  <w:marLeft w:val="0"/>
                  <w:marRight w:val="0"/>
                  <w:marTop w:val="0"/>
                  <w:marBottom w:val="0"/>
                  <w:divBdr>
                    <w:top w:val="none" w:sz="0" w:space="0" w:color="auto"/>
                    <w:left w:val="none" w:sz="0" w:space="0" w:color="auto"/>
                    <w:bottom w:val="none" w:sz="0" w:space="0" w:color="auto"/>
                    <w:right w:val="none" w:sz="0" w:space="0" w:color="auto"/>
                  </w:divBdr>
                </w:div>
                <w:div w:id="264194354">
                  <w:marLeft w:val="0"/>
                  <w:marRight w:val="0"/>
                  <w:marTop w:val="0"/>
                  <w:marBottom w:val="0"/>
                  <w:divBdr>
                    <w:top w:val="none" w:sz="0" w:space="0" w:color="auto"/>
                    <w:left w:val="none" w:sz="0" w:space="0" w:color="auto"/>
                    <w:bottom w:val="none" w:sz="0" w:space="0" w:color="auto"/>
                    <w:right w:val="none" w:sz="0" w:space="0" w:color="auto"/>
                  </w:divBdr>
                </w:div>
                <w:div w:id="319579182">
                  <w:marLeft w:val="0"/>
                  <w:marRight w:val="0"/>
                  <w:marTop w:val="0"/>
                  <w:marBottom w:val="0"/>
                  <w:divBdr>
                    <w:top w:val="none" w:sz="0" w:space="0" w:color="auto"/>
                    <w:left w:val="none" w:sz="0" w:space="0" w:color="auto"/>
                    <w:bottom w:val="none" w:sz="0" w:space="0" w:color="auto"/>
                    <w:right w:val="none" w:sz="0" w:space="0" w:color="auto"/>
                  </w:divBdr>
                </w:div>
                <w:div w:id="1890457204">
                  <w:marLeft w:val="0"/>
                  <w:marRight w:val="0"/>
                  <w:marTop w:val="0"/>
                  <w:marBottom w:val="0"/>
                  <w:divBdr>
                    <w:top w:val="none" w:sz="0" w:space="0" w:color="auto"/>
                    <w:left w:val="none" w:sz="0" w:space="0" w:color="auto"/>
                    <w:bottom w:val="none" w:sz="0" w:space="0" w:color="auto"/>
                    <w:right w:val="none" w:sz="0" w:space="0" w:color="auto"/>
                  </w:divBdr>
                </w:div>
                <w:div w:id="1932544357">
                  <w:marLeft w:val="0"/>
                  <w:marRight w:val="0"/>
                  <w:marTop w:val="0"/>
                  <w:marBottom w:val="0"/>
                  <w:divBdr>
                    <w:top w:val="none" w:sz="0" w:space="0" w:color="auto"/>
                    <w:left w:val="none" w:sz="0" w:space="0" w:color="auto"/>
                    <w:bottom w:val="none" w:sz="0" w:space="0" w:color="auto"/>
                    <w:right w:val="none" w:sz="0" w:space="0" w:color="auto"/>
                  </w:divBdr>
                </w:div>
                <w:div w:id="960111831">
                  <w:marLeft w:val="0"/>
                  <w:marRight w:val="0"/>
                  <w:marTop w:val="0"/>
                  <w:marBottom w:val="0"/>
                  <w:divBdr>
                    <w:top w:val="none" w:sz="0" w:space="0" w:color="auto"/>
                    <w:left w:val="none" w:sz="0" w:space="0" w:color="auto"/>
                    <w:bottom w:val="none" w:sz="0" w:space="0" w:color="auto"/>
                    <w:right w:val="none" w:sz="0" w:space="0" w:color="auto"/>
                  </w:divBdr>
                </w:div>
                <w:div w:id="1750227524">
                  <w:marLeft w:val="0"/>
                  <w:marRight w:val="0"/>
                  <w:marTop w:val="0"/>
                  <w:marBottom w:val="0"/>
                  <w:divBdr>
                    <w:top w:val="none" w:sz="0" w:space="0" w:color="auto"/>
                    <w:left w:val="none" w:sz="0" w:space="0" w:color="auto"/>
                    <w:bottom w:val="none" w:sz="0" w:space="0" w:color="auto"/>
                    <w:right w:val="none" w:sz="0" w:space="0" w:color="auto"/>
                  </w:divBdr>
                </w:div>
                <w:div w:id="266356886">
                  <w:marLeft w:val="0"/>
                  <w:marRight w:val="0"/>
                  <w:marTop w:val="0"/>
                  <w:marBottom w:val="0"/>
                  <w:divBdr>
                    <w:top w:val="none" w:sz="0" w:space="0" w:color="auto"/>
                    <w:left w:val="none" w:sz="0" w:space="0" w:color="auto"/>
                    <w:bottom w:val="none" w:sz="0" w:space="0" w:color="auto"/>
                    <w:right w:val="none" w:sz="0" w:space="0" w:color="auto"/>
                  </w:divBdr>
                </w:div>
                <w:div w:id="948045639">
                  <w:marLeft w:val="0"/>
                  <w:marRight w:val="0"/>
                  <w:marTop w:val="0"/>
                  <w:marBottom w:val="0"/>
                  <w:divBdr>
                    <w:top w:val="none" w:sz="0" w:space="0" w:color="auto"/>
                    <w:left w:val="none" w:sz="0" w:space="0" w:color="auto"/>
                    <w:bottom w:val="none" w:sz="0" w:space="0" w:color="auto"/>
                    <w:right w:val="none" w:sz="0" w:space="0" w:color="auto"/>
                  </w:divBdr>
                </w:div>
                <w:div w:id="1268469600">
                  <w:marLeft w:val="0"/>
                  <w:marRight w:val="0"/>
                  <w:marTop w:val="0"/>
                  <w:marBottom w:val="0"/>
                  <w:divBdr>
                    <w:top w:val="none" w:sz="0" w:space="0" w:color="auto"/>
                    <w:left w:val="none" w:sz="0" w:space="0" w:color="auto"/>
                    <w:bottom w:val="none" w:sz="0" w:space="0" w:color="auto"/>
                    <w:right w:val="none" w:sz="0" w:space="0" w:color="auto"/>
                  </w:divBdr>
                </w:div>
                <w:div w:id="842554595">
                  <w:marLeft w:val="0"/>
                  <w:marRight w:val="0"/>
                  <w:marTop w:val="0"/>
                  <w:marBottom w:val="0"/>
                  <w:divBdr>
                    <w:top w:val="none" w:sz="0" w:space="0" w:color="auto"/>
                    <w:left w:val="none" w:sz="0" w:space="0" w:color="auto"/>
                    <w:bottom w:val="none" w:sz="0" w:space="0" w:color="auto"/>
                    <w:right w:val="none" w:sz="0" w:space="0" w:color="auto"/>
                  </w:divBdr>
                </w:div>
                <w:div w:id="348726387">
                  <w:marLeft w:val="0"/>
                  <w:marRight w:val="0"/>
                  <w:marTop w:val="0"/>
                  <w:marBottom w:val="0"/>
                  <w:divBdr>
                    <w:top w:val="none" w:sz="0" w:space="0" w:color="auto"/>
                    <w:left w:val="none" w:sz="0" w:space="0" w:color="auto"/>
                    <w:bottom w:val="none" w:sz="0" w:space="0" w:color="auto"/>
                    <w:right w:val="none" w:sz="0" w:space="0" w:color="auto"/>
                  </w:divBdr>
                </w:div>
                <w:div w:id="1856111745">
                  <w:marLeft w:val="0"/>
                  <w:marRight w:val="0"/>
                  <w:marTop w:val="0"/>
                  <w:marBottom w:val="0"/>
                  <w:divBdr>
                    <w:top w:val="none" w:sz="0" w:space="0" w:color="auto"/>
                    <w:left w:val="none" w:sz="0" w:space="0" w:color="auto"/>
                    <w:bottom w:val="none" w:sz="0" w:space="0" w:color="auto"/>
                    <w:right w:val="none" w:sz="0" w:space="0" w:color="auto"/>
                  </w:divBdr>
                </w:div>
                <w:div w:id="1185093741">
                  <w:marLeft w:val="0"/>
                  <w:marRight w:val="0"/>
                  <w:marTop w:val="0"/>
                  <w:marBottom w:val="0"/>
                  <w:divBdr>
                    <w:top w:val="none" w:sz="0" w:space="0" w:color="auto"/>
                    <w:left w:val="none" w:sz="0" w:space="0" w:color="auto"/>
                    <w:bottom w:val="none" w:sz="0" w:space="0" w:color="auto"/>
                    <w:right w:val="none" w:sz="0" w:space="0" w:color="auto"/>
                  </w:divBdr>
                </w:div>
                <w:div w:id="624584163">
                  <w:marLeft w:val="0"/>
                  <w:marRight w:val="0"/>
                  <w:marTop w:val="0"/>
                  <w:marBottom w:val="0"/>
                  <w:divBdr>
                    <w:top w:val="none" w:sz="0" w:space="0" w:color="auto"/>
                    <w:left w:val="none" w:sz="0" w:space="0" w:color="auto"/>
                    <w:bottom w:val="none" w:sz="0" w:space="0" w:color="auto"/>
                    <w:right w:val="none" w:sz="0" w:space="0" w:color="auto"/>
                  </w:divBdr>
                </w:div>
                <w:div w:id="1351253895">
                  <w:marLeft w:val="0"/>
                  <w:marRight w:val="0"/>
                  <w:marTop w:val="0"/>
                  <w:marBottom w:val="0"/>
                  <w:divBdr>
                    <w:top w:val="none" w:sz="0" w:space="0" w:color="auto"/>
                    <w:left w:val="none" w:sz="0" w:space="0" w:color="auto"/>
                    <w:bottom w:val="none" w:sz="0" w:space="0" w:color="auto"/>
                    <w:right w:val="none" w:sz="0" w:space="0" w:color="auto"/>
                  </w:divBdr>
                </w:div>
                <w:div w:id="226309097">
                  <w:marLeft w:val="0"/>
                  <w:marRight w:val="0"/>
                  <w:marTop w:val="0"/>
                  <w:marBottom w:val="0"/>
                  <w:divBdr>
                    <w:top w:val="none" w:sz="0" w:space="0" w:color="auto"/>
                    <w:left w:val="none" w:sz="0" w:space="0" w:color="auto"/>
                    <w:bottom w:val="none" w:sz="0" w:space="0" w:color="auto"/>
                    <w:right w:val="none" w:sz="0" w:space="0" w:color="auto"/>
                  </w:divBdr>
                </w:div>
                <w:div w:id="407121198">
                  <w:marLeft w:val="0"/>
                  <w:marRight w:val="0"/>
                  <w:marTop w:val="0"/>
                  <w:marBottom w:val="0"/>
                  <w:divBdr>
                    <w:top w:val="none" w:sz="0" w:space="0" w:color="auto"/>
                    <w:left w:val="none" w:sz="0" w:space="0" w:color="auto"/>
                    <w:bottom w:val="none" w:sz="0" w:space="0" w:color="auto"/>
                    <w:right w:val="none" w:sz="0" w:space="0" w:color="auto"/>
                  </w:divBdr>
                </w:div>
                <w:div w:id="1634555301">
                  <w:marLeft w:val="0"/>
                  <w:marRight w:val="0"/>
                  <w:marTop w:val="0"/>
                  <w:marBottom w:val="0"/>
                  <w:divBdr>
                    <w:top w:val="none" w:sz="0" w:space="0" w:color="auto"/>
                    <w:left w:val="none" w:sz="0" w:space="0" w:color="auto"/>
                    <w:bottom w:val="none" w:sz="0" w:space="0" w:color="auto"/>
                    <w:right w:val="none" w:sz="0" w:space="0" w:color="auto"/>
                  </w:divBdr>
                </w:div>
                <w:div w:id="1022165398">
                  <w:marLeft w:val="0"/>
                  <w:marRight w:val="0"/>
                  <w:marTop w:val="0"/>
                  <w:marBottom w:val="0"/>
                  <w:divBdr>
                    <w:top w:val="none" w:sz="0" w:space="0" w:color="auto"/>
                    <w:left w:val="none" w:sz="0" w:space="0" w:color="auto"/>
                    <w:bottom w:val="none" w:sz="0" w:space="0" w:color="auto"/>
                    <w:right w:val="none" w:sz="0" w:space="0" w:color="auto"/>
                  </w:divBdr>
                </w:div>
                <w:div w:id="1494833890">
                  <w:marLeft w:val="0"/>
                  <w:marRight w:val="0"/>
                  <w:marTop w:val="0"/>
                  <w:marBottom w:val="0"/>
                  <w:divBdr>
                    <w:top w:val="none" w:sz="0" w:space="0" w:color="auto"/>
                    <w:left w:val="none" w:sz="0" w:space="0" w:color="auto"/>
                    <w:bottom w:val="none" w:sz="0" w:space="0" w:color="auto"/>
                    <w:right w:val="none" w:sz="0" w:space="0" w:color="auto"/>
                  </w:divBdr>
                </w:div>
                <w:div w:id="661546391">
                  <w:marLeft w:val="0"/>
                  <w:marRight w:val="0"/>
                  <w:marTop w:val="0"/>
                  <w:marBottom w:val="0"/>
                  <w:divBdr>
                    <w:top w:val="none" w:sz="0" w:space="0" w:color="auto"/>
                    <w:left w:val="none" w:sz="0" w:space="0" w:color="auto"/>
                    <w:bottom w:val="none" w:sz="0" w:space="0" w:color="auto"/>
                    <w:right w:val="none" w:sz="0" w:space="0" w:color="auto"/>
                  </w:divBdr>
                </w:div>
                <w:div w:id="88741656">
                  <w:marLeft w:val="0"/>
                  <w:marRight w:val="0"/>
                  <w:marTop w:val="0"/>
                  <w:marBottom w:val="0"/>
                  <w:divBdr>
                    <w:top w:val="none" w:sz="0" w:space="0" w:color="auto"/>
                    <w:left w:val="none" w:sz="0" w:space="0" w:color="auto"/>
                    <w:bottom w:val="none" w:sz="0" w:space="0" w:color="auto"/>
                    <w:right w:val="none" w:sz="0" w:space="0" w:color="auto"/>
                  </w:divBdr>
                </w:div>
                <w:div w:id="2101176337">
                  <w:marLeft w:val="0"/>
                  <w:marRight w:val="0"/>
                  <w:marTop w:val="0"/>
                  <w:marBottom w:val="0"/>
                  <w:divBdr>
                    <w:top w:val="none" w:sz="0" w:space="0" w:color="auto"/>
                    <w:left w:val="none" w:sz="0" w:space="0" w:color="auto"/>
                    <w:bottom w:val="none" w:sz="0" w:space="0" w:color="auto"/>
                    <w:right w:val="none" w:sz="0" w:space="0" w:color="auto"/>
                  </w:divBdr>
                </w:div>
                <w:div w:id="2031369553">
                  <w:marLeft w:val="0"/>
                  <w:marRight w:val="0"/>
                  <w:marTop w:val="0"/>
                  <w:marBottom w:val="0"/>
                  <w:divBdr>
                    <w:top w:val="none" w:sz="0" w:space="0" w:color="auto"/>
                    <w:left w:val="none" w:sz="0" w:space="0" w:color="auto"/>
                    <w:bottom w:val="none" w:sz="0" w:space="0" w:color="auto"/>
                    <w:right w:val="none" w:sz="0" w:space="0" w:color="auto"/>
                  </w:divBdr>
                </w:div>
                <w:div w:id="1467704201">
                  <w:marLeft w:val="0"/>
                  <w:marRight w:val="0"/>
                  <w:marTop w:val="0"/>
                  <w:marBottom w:val="0"/>
                  <w:divBdr>
                    <w:top w:val="none" w:sz="0" w:space="0" w:color="auto"/>
                    <w:left w:val="none" w:sz="0" w:space="0" w:color="auto"/>
                    <w:bottom w:val="none" w:sz="0" w:space="0" w:color="auto"/>
                    <w:right w:val="none" w:sz="0" w:space="0" w:color="auto"/>
                  </w:divBdr>
                </w:div>
                <w:div w:id="586497853">
                  <w:marLeft w:val="0"/>
                  <w:marRight w:val="0"/>
                  <w:marTop w:val="0"/>
                  <w:marBottom w:val="0"/>
                  <w:divBdr>
                    <w:top w:val="none" w:sz="0" w:space="0" w:color="auto"/>
                    <w:left w:val="none" w:sz="0" w:space="0" w:color="auto"/>
                    <w:bottom w:val="none" w:sz="0" w:space="0" w:color="auto"/>
                    <w:right w:val="none" w:sz="0" w:space="0" w:color="auto"/>
                  </w:divBdr>
                </w:div>
                <w:div w:id="507519981">
                  <w:marLeft w:val="0"/>
                  <w:marRight w:val="0"/>
                  <w:marTop w:val="0"/>
                  <w:marBottom w:val="0"/>
                  <w:divBdr>
                    <w:top w:val="none" w:sz="0" w:space="0" w:color="auto"/>
                    <w:left w:val="none" w:sz="0" w:space="0" w:color="auto"/>
                    <w:bottom w:val="none" w:sz="0" w:space="0" w:color="auto"/>
                    <w:right w:val="none" w:sz="0" w:space="0" w:color="auto"/>
                  </w:divBdr>
                </w:div>
                <w:div w:id="1605574880">
                  <w:marLeft w:val="0"/>
                  <w:marRight w:val="0"/>
                  <w:marTop w:val="0"/>
                  <w:marBottom w:val="0"/>
                  <w:divBdr>
                    <w:top w:val="none" w:sz="0" w:space="0" w:color="auto"/>
                    <w:left w:val="none" w:sz="0" w:space="0" w:color="auto"/>
                    <w:bottom w:val="none" w:sz="0" w:space="0" w:color="auto"/>
                    <w:right w:val="none" w:sz="0" w:space="0" w:color="auto"/>
                  </w:divBdr>
                </w:div>
                <w:div w:id="1381174422">
                  <w:marLeft w:val="0"/>
                  <w:marRight w:val="0"/>
                  <w:marTop w:val="0"/>
                  <w:marBottom w:val="0"/>
                  <w:divBdr>
                    <w:top w:val="none" w:sz="0" w:space="0" w:color="auto"/>
                    <w:left w:val="none" w:sz="0" w:space="0" w:color="auto"/>
                    <w:bottom w:val="none" w:sz="0" w:space="0" w:color="auto"/>
                    <w:right w:val="none" w:sz="0" w:space="0" w:color="auto"/>
                  </w:divBdr>
                </w:div>
                <w:div w:id="1498308690">
                  <w:marLeft w:val="0"/>
                  <w:marRight w:val="0"/>
                  <w:marTop w:val="0"/>
                  <w:marBottom w:val="0"/>
                  <w:divBdr>
                    <w:top w:val="none" w:sz="0" w:space="0" w:color="auto"/>
                    <w:left w:val="none" w:sz="0" w:space="0" w:color="auto"/>
                    <w:bottom w:val="none" w:sz="0" w:space="0" w:color="auto"/>
                    <w:right w:val="none" w:sz="0" w:space="0" w:color="auto"/>
                  </w:divBdr>
                </w:div>
              </w:divsChild>
            </w:div>
            <w:div w:id="1502231339">
              <w:marLeft w:val="0"/>
              <w:marRight w:val="0"/>
              <w:marTop w:val="0"/>
              <w:marBottom w:val="0"/>
              <w:divBdr>
                <w:top w:val="none" w:sz="0" w:space="0" w:color="auto"/>
                <w:left w:val="none" w:sz="0" w:space="0" w:color="auto"/>
                <w:bottom w:val="none" w:sz="0" w:space="0" w:color="auto"/>
                <w:right w:val="none" w:sz="0" w:space="0" w:color="auto"/>
              </w:divBdr>
            </w:div>
            <w:div w:id="2064059287">
              <w:marLeft w:val="0"/>
              <w:marRight w:val="0"/>
              <w:marTop w:val="0"/>
              <w:marBottom w:val="0"/>
              <w:divBdr>
                <w:top w:val="none" w:sz="0" w:space="0" w:color="auto"/>
                <w:left w:val="none" w:sz="0" w:space="0" w:color="auto"/>
                <w:bottom w:val="none" w:sz="0" w:space="0" w:color="auto"/>
                <w:right w:val="none" w:sz="0" w:space="0" w:color="auto"/>
              </w:divBdr>
            </w:div>
          </w:divsChild>
        </w:div>
        <w:div w:id="2085175868">
          <w:marLeft w:val="0"/>
          <w:marRight w:val="0"/>
          <w:marTop w:val="0"/>
          <w:marBottom w:val="0"/>
          <w:divBdr>
            <w:top w:val="none" w:sz="0" w:space="0" w:color="auto"/>
            <w:left w:val="none" w:sz="0" w:space="0" w:color="auto"/>
            <w:bottom w:val="none" w:sz="0" w:space="0" w:color="auto"/>
            <w:right w:val="none" w:sz="0" w:space="0" w:color="auto"/>
          </w:divBdr>
          <w:divsChild>
            <w:div w:id="1048332556">
              <w:marLeft w:val="0"/>
              <w:marRight w:val="0"/>
              <w:marTop w:val="0"/>
              <w:marBottom w:val="0"/>
              <w:divBdr>
                <w:top w:val="none" w:sz="0" w:space="0" w:color="auto"/>
                <w:left w:val="none" w:sz="0" w:space="0" w:color="auto"/>
                <w:bottom w:val="none" w:sz="0" w:space="0" w:color="auto"/>
                <w:right w:val="none" w:sz="0" w:space="0" w:color="auto"/>
              </w:divBdr>
            </w:div>
            <w:div w:id="1881166049">
              <w:marLeft w:val="0"/>
              <w:marRight w:val="0"/>
              <w:marTop w:val="0"/>
              <w:marBottom w:val="0"/>
              <w:divBdr>
                <w:top w:val="none" w:sz="0" w:space="0" w:color="auto"/>
                <w:left w:val="none" w:sz="0" w:space="0" w:color="auto"/>
                <w:bottom w:val="none" w:sz="0" w:space="0" w:color="auto"/>
                <w:right w:val="none" w:sz="0" w:space="0" w:color="auto"/>
              </w:divBdr>
            </w:div>
            <w:div w:id="2025865844">
              <w:marLeft w:val="0"/>
              <w:marRight w:val="0"/>
              <w:marTop w:val="0"/>
              <w:marBottom w:val="0"/>
              <w:divBdr>
                <w:top w:val="none" w:sz="0" w:space="0" w:color="auto"/>
                <w:left w:val="none" w:sz="0" w:space="0" w:color="auto"/>
                <w:bottom w:val="none" w:sz="0" w:space="0" w:color="auto"/>
                <w:right w:val="none" w:sz="0" w:space="0" w:color="auto"/>
              </w:divBdr>
            </w:div>
            <w:div w:id="15353177">
              <w:marLeft w:val="0"/>
              <w:marRight w:val="0"/>
              <w:marTop w:val="0"/>
              <w:marBottom w:val="0"/>
              <w:divBdr>
                <w:top w:val="none" w:sz="0" w:space="0" w:color="auto"/>
                <w:left w:val="none" w:sz="0" w:space="0" w:color="auto"/>
                <w:bottom w:val="none" w:sz="0" w:space="0" w:color="auto"/>
                <w:right w:val="none" w:sz="0" w:space="0" w:color="auto"/>
              </w:divBdr>
            </w:div>
            <w:div w:id="344208282">
              <w:marLeft w:val="0"/>
              <w:marRight w:val="0"/>
              <w:marTop w:val="0"/>
              <w:marBottom w:val="0"/>
              <w:divBdr>
                <w:top w:val="none" w:sz="0" w:space="0" w:color="auto"/>
                <w:left w:val="none" w:sz="0" w:space="0" w:color="auto"/>
                <w:bottom w:val="none" w:sz="0" w:space="0" w:color="auto"/>
                <w:right w:val="none" w:sz="0" w:space="0" w:color="auto"/>
              </w:divBdr>
            </w:div>
            <w:div w:id="758257064">
              <w:marLeft w:val="0"/>
              <w:marRight w:val="0"/>
              <w:marTop w:val="0"/>
              <w:marBottom w:val="0"/>
              <w:divBdr>
                <w:top w:val="none" w:sz="0" w:space="0" w:color="auto"/>
                <w:left w:val="none" w:sz="0" w:space="0" w:color="auto"/>
                <w:bottom w:val="none" w:sz="0" w:space="0" w:color="auto"/>
                <w:right w:val="none" w:sz="0" w:space="0" w:color="auto"/>
              </w:divBdr>
            </w:div>
            <w:div w:id="1480270024">
              <w:marLeft w:val="0"/>
              <w:marRight w:val="0"/>
              <w:marTop w:val="0"/>
              <w:marBottom w:val="0"/>
              <w:divBdr>
                <w:top w:val="none" w:sz="0" w:space="0" w:color="auto"/>
                <w:left w:val="none" w:sz="0" w:space="0" w:color="auto"/>
                <w:bottom w:val="none" w:sz="0" w:space="0" w:color="auto"/>
                <w:right w:val="none" w:sz="0" w:space="0" w:color="auto"/>
              </w:divBdr>
            </w:div>
            <w:div w:id="699429466">
              <w:marLeft w:val="0"/>
              <w:marRight w:val="0"/>
              <w:marTop w:val="0"/>
              <w:marBottom w:val="0"/>
              <w:divBdr>
                <w:top w:val="none" w:sz="0" w:space="0" w:color="auto"/>
                <w:left w:val="none" w:sz="0" w:space="0" w:color="auto"/>
                <w:bottom w:val="none" w:sz="0" w:space="0" w:color="auto"/>
                <w:right w:val="none" w:sz="0" w:space="0" w:color="auto"/>
              </w:divBdr>
            </w:div>
            <w:div w:id="247887070">
              <w:marLeft w:val="0"/>
              <w:marRight w:val="0"/>
              <w:marTop w:val="0"/>
              <w:marBottom w:val="0"/>
              <w:divBdr>
                <w:top w:val="none" w:sz="0" w:space="0" w:color="auto"/>
                <w:left w:val="none" w:sz="0" w:space="0" w:color="auto"/>
                <w:bottom w:val="none" w:sz="0" w:space="0" w:color="auto"/>
                <w:right w:val="none" w:sz="0" w:space="0" w:color="auto"/>
              </w:divBdr>
            </w:div>
            <w:div w:id="364135051">
              <w:marLeft w:val="0"/>
              <w:marRight w:val="0"/>
              <w:marTop w:val="0"/>
              <w:marBottom w:val="0"/>
              <w:divBdr>
                <w:top w:val="none" w:sz="0" w:space="0" w:color="auto"/>
                <w:left w:val="none" w:sz="0" w:space="0" w:color="auto"/>
                <w:bottom w:val="none" w:sz="0" w:space="0" w:color="auto"/>
                <w:right w:val="none" w:sz="0" w:space="0" w:color="auto"/>
              </w:divBdr>
            </w:div>
            <w:div w:id="1472552723">
              <w:marLeft w:val="0"/>
              <w:marRight w:val="0"/>
              <w:marTop w:val="0"/>
              <w:marBottom w:val="0"/>
              <w:divBdr>
                <w:top w:val="none" w:sz="0" w:space="0" w:color="auto"/>
                <w:left w:val="none" w:sz="0" w:space="0" w:color="auto"/>
                <w:bottom w:val="none" w:sz="0" w:space="0" w:color="auto"/>
                <w:right w:val="none" w:sz="0" w:space="0" w:color="auto"/>
              </w:divBdr>
            </w:div>
            <w:div w:id="2090424252">
              <w:marLeft w:val="0"/>
              <w:marRight w:val="0"/>
              <w:marTop w:val="0"/>
              <w:marBottom w:val="0"/>
              <w:divBdr>
                <w:top w:val="none" w:sz="0" w:space="0" w:color="auto"/>
                <w:left w:val="none" w:sz="0" w:space="0" w:color="auto"/>
                <w:bottom w:val="none" w:sz="0" w:space="0" w:color="auto"/>
                <w:right w:val="none" w:sz="0" w:space="0" w:color="auto"/>
              </w:divBdr>
            </w:div>
            <w:div w:id="1910966708">
              <w:marLeft w:val="0"/>
              <w:marRight w:val="0"/>
              <w:marTop w:val="0"/>
              <w:marBottom w:val="0"/>
              <w:divBdr>
                <w:top w:val="none" w:sz="0" w:space="0" w:color="auto"/>
                <w:left w:val="none" w:sz="0" w:space="0" w:color="auto"/>
                <w:bottom w:val="none" w:sz="0" w:space="0" w:color="auto"/>
                <w:right w:val="none" w:sz="0" w:space="0" w:color="auto"/>
              </w:divBdr>
            </w:div>
            <w:div w:id="954874730">
              <w:marLeft w:val="0"/>
              <w:marRight w:val="0"/>
              <w:marTop w:val="0"/>
              <w:marBottom w:val="0"/>
              <w:divBdr>
                <w:top w:val="none" w:sz="0" w:space="0" w:color="auto"/>
                <w:left w:val="none" w:sz="0" w:space="0" w:color="auto"/>
                <w:bottom w:val="none" w:sz="0" w:space="0" w:color="auto"/>
                <w:right w:val="none" w:sz="0" w:space="0" w:color="auto"/>
              </w:divBdr>
            </w:div>
            <w:div w:id="1490095390">
              <w:marLeft w:val="0"/>
              <w:marRight w:val="0"/>
              <w:marTop w:val="0"/>
              <w:marBottom w:val="0"/>
              <w:divBdr>
                <w:top w:val="none" w:sz="0" w:space="0" w:color="auto"/>
                <w:left w:val="none" w:sz="0" w:space="0" w:color="auto"/>
                <w:bottom w:val="none" w:sz="0" w:space="0" w:color="auto"/>
                <w:right w:val="none" w:sz="0" w:space="0" w:color="auto"/>
              </w:divBdr>
            </w:div>
            <w:div w:id="1222521450">
              <w:marLeft w:val="0"/>
              <w:marRight w:val="0"/>
              <w:marTop w:val="0"/>
              <w:marBottom w:val="0"/>
              <w:divBdr>
                <w:top w:val="none" w:sz="0" w:space="0" w:color="auto"/>
                <w:left w:val="none" w:sz="0" w:space="0" w:color="auto"/>
                <w:bottom w:val="none" w:sz="0" w:space="0" w:color="auto"/>
                <w:right w:val="none" w:sz="0" w:space="0" w:color="auto"/>
              </w:divBdr>
            </w:div>
            <w:div w:id="653995210">
              <w:marLeft w:val="0"/>
              <w:marRight w:val="0"/>
              <w:marTop w:val="0"/>
              <w:marBottom w:val="0"/>
              <w:divBdr>
                <w:top w:val="none" w:sz="0" w:space="0" w:color="auto"/>
                <w:left w:val="none" w:sz="0" w:space="0" w:color="auto"/>
                <w:bottom w:val="none" w:sz="0" w:space="0" w:color="auto"/>
                <w:right w:val="none" w:sz="0" w:space="0" w:color="auto"/>
              </w:divBdr>
            </w:div>
            <w:div w:id="1277634566">
              <w:marLeft w:val="0"/>
              <w:marRight w:val="0"/>
              <w:marTop w:val="0"/>
              <w:marBottom w:val="0"/>
              <w:divBdr>
                <w:top w:val="none" w:sz="0" w:space="0" w:color="auto"/>
                <w:left w:val="none" w:sz="0" w:space="0" w:color="auto"/>
                <w:bottom w:val="none" w:sz="0" w:space="0" w:color="auto"/>
                <w:right w:val="none" w:sz="0" w:space="0" w:color="auto"/>
              </w:divBdr>
            </w:div>
            <w:div w:id="1945378263">
              <w:marLeft w:val="0"/>
              <w:marRight w:val="0"/>
              <w:marTop w:val="0"/>
              <w:marBottom w:val="0"/>
              <w:divBdr>
                <w:top w:val="none" w:sz="0" w:space="0" w:color="auto"/>
                <w:left w:val="none" w:sz="0" w:space="0" w:color="auto"/>
                <w:bottom w:val="none" w:sz="0" w:space="0" w:color="auto"/>
                <w:right w:val="none" w:sz="0" w:space="0" w:color="auto"/>
              </w:divBdr>
            </w:div>
            <w:div w:id="1493369154">
              <w:marLeft w:val="0"/>
              <w:marRight w:val="0"/>
              <w:marTop w:val="0"/>
              <w:marBottom w:val="0"/>
              <w:divBdr>
                <w:top w:val="none" w:sz="0" w:space="0" w:color="auto"/>
                <w:left w:val="none" w:sz="0" w:space="0" w:color="auto"/>
                <w:bottom w:val="none" w:sz="0" w:space="0" w:color="auto"/>
                <w:right w:val="none" w:sz="0" w:space="0" w:color="auto"/>
              </w:divBdr>
            </w:div>
            <w:div w:id="1018890415">
              <w:marLeft w:val="0"/>
              <w:marRight w:val="0"/>
              <w:marTop w:val="0"/>
              <w:marBottom w:val="0"/>
              <w:divBdr>
                <w:top w:val="none" w:sz="0" w:space="0" w:color="auto"/>
                <w:left w:val="none" w:sz="0" w:space="0" w:color="auto"/>
                <w:bottom w:val="none" w:sz="0" w:space="0" w:color="auto"/>
                <w:right w:val="none" w:sz="0" w:space="0" w:color="auto"/>
              </w:divBdr>
            </w:div>
            <w:div w:id="560944670">
              <w:marLeft w:val="0"/>
              <w:marRight w:val="0"/>
              <w:marTop w:val="0"/>
              <w:marBottom w:val="0"/>
              <w:divBdr>
                <w:top w:val="none" w:sz="0" w:space="0" w:color="auto"/>
                <w:left w:val="none" w:sz="0" w:space="0" w:color="auto"/>
                <w:bottom w:val="none" w:sz="0" w:space="0" w:color="auto"/>
                <w:right w:val="none" w:sz="0" w:space="0" w:color="auto"/>
              </w:divBdr>
            </w:div>
            <w:div w:id="1406756032">
              <w:marLeft w:val="0"/>
              <w:marRight w:val="0"/>
              <w:marTop w:val="0"/>
              <w:marBottom w:val="0"/>
              <w:divBdr>
                <w:top w:val="none" w:sz="0" w:space="0" w:color="auto"/>
                <w:left w:val="none" w:sz="0" w:space="0" w:color="auto"/>
                <w:bottom w:val="none" w:sz="0" w:space="0" w:color="auto"/>
                <w:right w:val="none" w:sz="0" w:space="0" w:color="auto"/>
              </w:divBdr>
            </w:div>
            <w:div w:id="1007561068">
              <w:marLeft w:val="0"/>
              <w:marRight w:val="0"/>
              <w:marTop w:val="0"/>
              <w:marBottom w:val="0"/>
              <w:divBdr>
                <w:top w:val="none" w:sz="0" w:space="0" w:color="auto"/>
                <w:left w:val="none" w:sz="0" w:space="0" w:color="auto"/>
                <w:bottom w:val="none" w:sz="0" w:space="0" w:color="auto"/>
                <w:right w:val="none" w:sz="0" w:space="0" w:color="auto"/>
              </w:divBdr>
            </w:div>
            <w:div w:id="765660440">
              <w:marLeft w:val="0"/>
              <w:marRight w:val="0"/>
              <w:marTop w:val="0"/>
              <w:marBottom w:val="0"/>
              <w:divBdr>
                <w:top w:val="none" w:sz="0" w:space="0" w:color="auto"/>
                <w:left w:val="none" w:sz="0" w:space="0" w:color="auto"/>
                <w:bottom w:val="none" w:sz="0" w:space="0" w:color="auto"/>
                <w:right w:val="none" w:sz="0" w:space="0" w:color="auto"/>
              </w:divBdr>
            </w:div>
            <w:div w:id="1268847839">
              <w:marLeft w:val="0"/>
              <w:marRight w:val="0"/>
              <w:marTop w:val="0"/>
              <w:marBottom w:val="0"/>
              <w:divBdr>
                <w:top w:val="none" w:sz="0" w:space="0" w:color="auto"/>
                <w:left w:val="none" w:sz="0" w:space="0" w:color="auto"/>
                <w:bottom w:val="none" w:sz="0" w:space="0" w:color="auto"/>
                <w:right w:val="none" w:sz="0" w:space="0" w:color="auto"/>
              </w:divBdr>
            </w:div>
            <w:div w:id="1015619632">
              <w:marLeft w:val="0"/>
              <w:marRight w:val="0"/>
              <w:marTop w:val="0"/>
              <w:marBottom w:val="0"/>
              <w:divBdr>
                <w:top w:val="none" w:sz="0" w:space="0" w:color="auto"/>
                <w:left w:val="none" w:sz="0" w:space="0" w:color="auto"/>
                <w:bottom w:val="none" w:sz="0" w:space="0" w:color="auto"/>
                <w:right w:val="none" w:sz="0" w:space="0" w:color="auto"/>
              </w:divBdr>
            </w:div>
            <w:div w:id="1909262001">
              <w:marLeft w:val="0"/>
              <w:marRight w:val="0"/>
              <w:marTop w:val="0"/>
              <w:marBottom w:val="0"/>
              <w:divBdr>
                <w:top w:val="none" w:sz="0" w:space="0" w:color="auto"/>
                <w:left w:val="none" w:sz="0" w:space="0" w:color="auto"/>
                <w:bottom w:val="none" w:sz="0" w:space="0" w:color="auto"/>
                <w:right w:val="none" w:sz="0" w:space="0" w:color="auto"/>
              </w:divBdr>
            </w:div>
            <w:div w:id="1277836801">
              <w:marLeft w:val="0"/>
              <w:marRight w:val="0"/>
              <w:marTop w:val="0"/>
              <w:marBottom w:val="0"/>
              <w:divBdr>
                <w:top w:val="none" w:sz="0" w:space="0" w:color="auto"/>
                <w:left w:val="none" w:sz="0" w:space="0" w:color="auto"/>
                <w:bottom w:val="none" w:sz="0" w:space="0" w:color="auto"/>
                <w:right w:val="none" w:sz="0" w:space="0" w:color="auto"/>
              </w:divBdr>
            </w:div>
            <w:div w:id="1416436404">
              <w:marLeft w:val="0"/>
              <w:marRight w:val="0"/>
              <w:marTop w:val="0"/>
              <w:marBottom w:val="0"/>
              <w:divBdr>
                <w:top w:val="none" w:sz="0" w:space="0" w:color="auto"/>
                <w:left w:val="none" w:sz="0" w:space="0" w:color="auto"/>
                <w:bottom w:val="none" w:sz="0" w:space="0" w:color="auto"/>
                <w:right w:val="none" w:sz="0" w:space="0" w:color="auto"/>
              </w:divBdr>
            </w:div>
            <w:div w:id="1843857771">
              <w:marLeft w:val="0"/>
              <w:marRight w:val="0"/>
              <w:marTop w:val="0"/>
              <w:marBottom w:val="0"/>
              <w:divBdr>
                <w:top w:val="none" w:sz="0" w:space="0" w:color="auto"/>
                <w:left w:val="none" w:sz="0" w:space="0" w:color="auto"/>
                <w:bottom w:val="none" w:sz="0" w:space="0" w:color="auto"/>
                <w:right w:val="none" w:sz="0" w:space="0" w:color="auto"/>
              </w:divBdr>
            </w:div>
            <w:div w:id="1323124049">
              <w:marLeft w:val="0"/>
              <w:marRight w:val="0"/>
              <w:marTop w:val="0"/>
              <w:marBottom w:val="0"/>
              <w:divBdr>
                <w:top w:val="none" w:sz="0" w:space="0" w:color="auto"/>
                <w:left w:val="none" w:sz="0" w:space="0" w:color="auto"/>
                <w:bottom w:val="none" w:sz="0" w:space="0" w:color="auto"/>
                <w:right w:val="none" w:sz="0" w:space="0" w:color="auto"/>
              </w:divBdr>
            </w:div>
            <w:div w:id="1525749851">
              <w:marLeft w:val="0"/>
              <w:marRight w:val="0"/>
              <w:marTop w:val="0"/>
              <w:marBottom w:val="0"/>
              <w:divBdr>
                <w:top w:val="none" w:sz="0" w:space="0" w:color="auto"/>
                <w:left w:val="none" w:sz="0" w:space="0" w:color="auto"/>
                <w:bottom w:val="none" w:sz="0" w:space="0" w:color="auto"/>
                <w:right w:val="none" w:sz="0" w:space="0" w:color="auto"/>
              </w:divBdr>
            </w:div>
            <w:div w:id="1664968269">
              <w:marLeft w:val="0"/>
              <w:marRight w:val="0"/>
              <w:marTop w:val="0"/>
              <w:marBottom w:val="0"/>
              <w:divBdr>
                <w:top w:val="none" w:sz="0" w:space="0" w:color="auto"/>
                <w:left w:val="none" w:sz="0" w:space="0" w:color="auto"/>
                <w:bottom w:val="none" w:sz="0" w:space="0" w:color="auto"/>
                <w:right w:val="none" w:sz="0" w:space="0" w:color="auto"/>
              </w:divBdr>
            </w:div>
            <w:div w:id="1005741386">
              <w:marLeft w:val="0"/>
              <w:marRight w:val="0"/>
              <w:marTop w:val="0"/>
              <w:marBottom w:val="0"/>
              <w:divBdr>
                <w:top w:val="none" w:sz="0" w:space="0" w:color="auto"/>
                <w:left w:val="none" w:sz="0" w:space="0" w:color="auto"/>
                <w:bottom w:val="none" w:sz="0" w:space="0" w:color="auto"/>
                <w:right w:val="none" w:sz="0" w:space="0" w:color="auto"/>
              </w:divBdr>
            </w:div>
            <w:div w:id="2071729998">
              <w:marLeft w:val="0"/>
              <w:marRight w:val="0"/>
              <w:marTop w:val="0"/>
              <w:marBottom w:val="0"/>
              <w:divBdr>
                <w:top w:val="none" w:sz="0" w:space="0" w:color="auto"/>
                <w:left w:val="none" w:sz="0" w:space="0" w:color="auto"/>
                <w:bottom w:val="none" w:sz="0" w:space="0" w:color="auto"/>
                <w:right w:val="none" w:sz="0" w:space="0" w:color="auto"/>
              </w:divBdr>
            </w:div>
            <w:div w:id="131482115">
              <w:marLeft w:val="0"/>
              <w:marRight w:val="0"/>
              <w:marTop w:val="0"/>
              <w:marBottom w:val="0"/>
              <w:divBdr>
                <w:top w:val="none" w:sz="0" w:space="0" w:color="auto"/>
                <w:left w:val="none" w:sz="0" w:space="0" w:color="auto"/>
                <w:bottom w:val="none" w:sz="0" w:space="0" w:color="auto"/>
                <w:right w:val="none" w:sz="0" w:space="0" w:color="auto"/>
              </w:divBdr>
            </w:div>
            <w:div w:id="2066828464">
              <w:marLeft w:val="0"/>
              <w:marRight w:val="0"/>
              <w:marTop w:val="0"/>
              <w:marBottom w:val="0"/>
              <w:divBdr>
                <w:top w:val="none" w:sz="0" w:space="0" w:color="auto"/>
                <w:left w:val="none" w:sz="0" w:space="0" w:color="auto"/>
                <w:bottom w:val="none" w:sz="0" w:space="0" w:color="auto"/>
                <w:right w:val="none" w:sz="0" w:space="0" w:color="auto"/>
              </w:divBdr>
            </w:div>
            <w:div w:id="134764629">
              <w:marLeft w:val="0"/>
              <w:marRight w:val="0"/>
              <w:marTop w:val="0"/>
              <w:marBottom w:val="0"/>
              <w:divBdr>
                <w:top w:val="none" w:sz="0" w:space="0" w:color="auto"/>
                <w:left w:val="none" w:sz="0" w:space="0" w:color="auto"/>
                <w:bottom w:val="none" w:sz="0" w:space="0" w:color="auto"/>
                <w:right w:val="none" w:sz="0" w:space="0" w:color="auto"/>
              </w:divBdr>
            </w:div>
            <w:div w:id="1278171895">
              <w:marLeft w:val="0"/>
              <w:marRight w:val="0"/>
              <w:marTop w:val="0"/>
              <w:marBottom w:val="0"/>
              <w:divBdr>
                <w:top w:val="none" w:sz="0" w:space="0" w:color="auto"/>
                <w:left w:val="none" w:sz="0" w:space="0" w:color="auto"/>
                <w:bottom w:val="none" w:sz="0" w:space="0" w:color="auto"/>
                <w:right w:val="none" w:sz="0" w:space="0" w:color="auto"/>
              </w:divBdr>
            </w:div>
            <w:div w:id="1660771064">
              <w:marLeft w:val="0"/>
              <w:marRight w:val="0"/>
              <w:marTop w:val="0"/>
              <w:marBottom w:val="0"/>
              <w:divBdr>
                <w:top w:val="none" w:sz="0" w:space="0" w:color="auto"/>
                <w:left w:val="none" w:sz="0" w:space="0" w:color="auto"/>
                <w:bottom w:val="none" w:sz="0" w:space="0" w:color="auto"/>
                <w:right w:val="none" w:sz="0" w:space="0" w:color="auto"/>
              </w:divBdr>
            </w:div>
            <w:div w:id="204610949">
              <w:marLeft w:val="0"/>
              <w:marRight w:val="0"/>
              <w:marTop w:val="0"/>
              <w:marBottom w:val="0"/>
              <w:divBdr>
                <w:top w:val="none" w:sz="0" w:space="0" w:color="auto"/>
                <w:left w:val="none" w:sz="0" w:space="0" w:color="auto"/>
                <w:bottom w:val="none" w:sz="0" w:space="0" w:color="auto"/>
                <w:right w:val="none" w:sz="0" w:space="0" w:color="auto"/>
              </w:divBdr>
            </w:div>
            <w:div w:id="89856215">
              <w:marLeft w:val="0"/>
              <w:marRight w:val="0"/>
              <w:marTop w:val="0"/>
              <w:marBottom w:val="0"/>
              <w:divBdr>
                <w:top w:val="none" w:sz="0" w:space="0" w:color="auto"/>
                <w:left w:val="none" w:sz="0" w:space="0" w:color="auto"/>
                <w:bottom w:val="none" w:sz="0" w:space="0" w:color="auto"/>
                <w:right w:val="none" w:sz="0" w:space="0" w:color="auto"/>
              </w:divBdr>
            </w:div>
            <w:div w:id="1990597325">
              <w:marLeft w:val="0"/>
              <w:marRight w:val="0"/>
              <w:marTop w:val="0"/>
              <w:marBottom w:val="0"/>
              <w:divBdr>
                <w:top w:val="none" w:sz="0" w:space="0" w:color="auto"/>
                <w:left w:val="none" w:sz="0" w:space="0" w:color="auto"/>
                <w:bottom w:val="none" w:sz="0" w:space="0" w:color="auto"/>
                <w:right w:val="none" w:sz="0" w:space="0" w:color="auto"/>
              </w:divBdr>
            </w:div>
            <w:div w:id="1098060868">
              <w:marLeft w:val="0"/>
              <w:marRight w:val="0"/>
              <w:marTop w:val="0"/>
              <w:marBottom w:val="0"/>
              <w:divBdr>
                <w:top w:val="none" w:sz="0" w:space="0" w:color="auto"/>
                <w:left w:val="none" w:sz="0" w:space="0" w:color="auto"/>
                <w:bottom w:val="none" w:sz="0" w:space="0" w:color="auto"/>
                <w:right w:val="none" w:sz="0" w:space="0" w:color="auto"/>
              </w:divBdr>
            </w:div>
            <w:div w:id="178468323">
              <w:marLeft w:val="0"/>
              <w:marRight w:val="0"/>
              <w:marTop w:val="0"/>
              <w:marBottom w:val="0"/>
              <w:divBdr>
                <w:top w:val="none" w:sz="0" w:space="0" w:color="auto"/>
                <w:left w:val="none" w:sz="0" w:space="0" w:color="auto"/>
                <w:bottom w:val="none" w:sz="0" w:space="0" w:color="auto"/>
                <w:right w:val="none" w:sz="0" w:space="0" w:color="auto"/>
              </w:divBdr>
            </w:div>
            <w:div w:id="1872717594">
              <w:marLeft w:val="0"/>
              <w:marRight w:val="0"/>
              <w:marTop w:val="0"/>
              <w:marBottom w:val="0"/>
              <w:divBdr>
                <w:top w:val="none" w:sz="0" w:space="0" w:color="auto"/>
                <w:left w:val="none" w:sz="0" w:space="0" w:color="auto"/>
                <w:bottom w:val="none" w:sz="0" w:space="0" w:color="auto"/>
                <w:right w:val="none" w:sz="0" w:space="0" w:color="auto"/>
              </w:divBdr>
            </w:div>
            <w:div w:id="2132504680">
              <w:marLeft w:val="0"/>
              <w:marRight w:val="0"/>
              <w:marTop w:val="0"/>
              <w:marBottom w:val="0"/>
              <w:divBdr>
                <w:top w:val="none" w:sz="0" w:space="0" w:color="auto"/>
                <w:left w:val="none" w:sz="0" w:space="0" w:color="auto"/>
                <w:bottom w:val="none" w:sz="0" w:space="0" w:color="auto"/>
                <w:right w:val="none" w:sz="0" w:space="0" w:color="auto"/>
              </w:divBdr>
            </w:div>
            <w:div w:id="1548713269">
              <w:marLeft w:val="0"/>
              <w:marRight w:val="0"/>
              <w:marTop w:val="0"/>
              <w:marBottom w:val="0"/>
              <w:divBdr>
                <w:top w:val="none" w:sz="0" w:space="0" w:color="auto"/>
                <w:left w:val="none" w:sz="0" w:space="0" w:color="auto"/>
                <w:bottom w:val="none" w:sz="0" w:space="0" w:color="auto"/>
                <w:right w:val="none" w:sz="0" w:space="0" w:color="auto"/>
              </w:divBdr>
            </w:div>
            <w:div w:id="399989010">
              <w:marLeft w:val="0"/>
              <w:marRight w:val="0"/>
              <w:marTop w:val="0"/>
              <w:marBottom w:val="0"/>
              <w:divBdr>
                <w:top w:val="none" w:sz="0" w:space="0" w:color="auto"/>
                <w:left w:val="none" w:sz="0" w:space="0" w:color="auto"/>
                <w:bottom w:val="none" w:sz="0" w:space="0" w:color="auto"/>
                <w:right w:val="none" w:sz="0" w:space="0" w:color="auto"/>
              </w:divBdr>
            </w:div>
            <w:div w:id="762461404">
              <w:marLeft w:val="0"/>
              <w:marRight w:val="0"/>
              <w:marTop w:val="0"/>
              <w:marBottom w:val="0"/>
              <w:divBdr>
                <w:top w:val="none" w:sz="0" w:space="0" w:color="auto"/>
                <w:left w:val="none" w:sz="0" w:space="0" w:color="auto"/>
                <w:bottom w:val="none" w:sz="0" w:space="0" w:color="auto"/>
                <w:right w:val="none" w:sz="0" w:space="0" w:color="auto"/>
              </w:divBdr>
            </w:div>
            <w:div w:id="1840778019">
              <w:marLeft w:val="0"/>
              <w:marRight w:val="0"/>
              <w:marTop w:val="0"/>
              <w:marBottom w:val="0"/>
              <w:divBdr>
                <w:top w:val="none" w:sz="0" w:space="0" w:color="auto"/>
                <w:left w:val="none" w:sz="0" w:space="0" w:color="auto"/>
                <w:bottom w:val="none" w:sz="0" w:space="0" w:color="auto"/>
                <w:right w:val="none" w:sz="0" w:space="0" w:color="auto"/>
              </w:divBdr>
            </w:div>
            <w:div w:id="1029261501">
              <w:marLeft w:val="0"/>
              <w:marRight w:val="0"/>
              <w:marTop w:val="0"/>
              <w:marBottom w:val="0"/>
              <w:divBdr>
                <w:top w:val="none" w:sz="0" w:space="0" w:color="auto"/>
                <w:left w:val="none" w:sz="0" w:space="0" w:color="auto"/>
                <w:bottom w:val="none" w:sz="0" w:space="0" w:color="auto"/>
                <w:right w:val="none" w:sz="0" w:space="0" w:color="auto"/>
              </w:divBdr>
            </w:div>
            <w:div w:id="549876876">
              <w:marLeft w:val="0"/>
              <w:marRight w:val="0"/>
              <w:marTop w:val="0"/>
              <w:marBottom w:val="0"/>
              <w:divBdr>
                <w:top w:val="none" w:sz="0" w:space="0" w:color="auto"/>
                <w:left w:val="none" w:sz="0" w:space="0" w:color="auto"/>
                <w:bottom w:val="none" w:sz="0" w:space="0" w:color="auto"/>
                <w:right w:val="none" w:sz="0" w:space="0" w:color="auto"/>
              </w:divBdr>
            </w:div>
            <w:div w:id="1443725100">
              <w:marLeft w:val="0"/>
              <w:marRight w:val="0"/>
              <w:marTop w:val="0"/>
              <w:marBottom w:val="0"/>
              <w:divBdr>
                <w:top w:val="none" w:sz="0" w:space="0" w:color="auto"/>
                <w:left w:val="none" w:sz="0" w:space="0" w:color="auto"/>
                <w:bottom w:val="none" w:sz="0" w:space="0" w:color="auto"/>
                <w:right w:val="none" w:sz="0" w:space="0" w:color="auto"/>
              </w:divBdr>
            </w:div>
            <w:div w:id="1913393884">
              <w:marLeft w:val="0"/>
              <w:marRight w:val="0"/>
              <w:marTop w:val="0"/>
              <w:marBottom w:val="0"/>
              <w:divBdr>
                <w:top w:val="none" w:sz="0" w:space="0" w:color="auto"/>
                <w:left w:val="none" w:sz="0" w:space="0" w:color="auto"/>
                <w:bottom w:val="none" w:sz="0" w:space="0" w:color="auto"/>
                <w:right w:val="none" w:sz="0" w:space="0" w:color="auto"/>
              </w:divBdr>
            </w:div>
            <w:div w:id="2106727846">
              <w:marLeft w:val="0"/>
              <w:marRight w:val="0"/>
              <w:marTop w:val="0"/>
              <w:marBottom w:val="0"/>
              <w:divBdr>
                <w:top w:val="none" w:sz="0" w:space="0" w:color="auto"/>
                <w:left w:val="none" w:sz="0" w:space="0" w:color="auto"/>
                <w:bottom w:val="none" w:sz="0" w:space="0" w:color="auto"/>
                <w:right w:val="none" w:sz="0" w:space="0" w:color="auto"/>
              </w:divBdr>
            </w:div>
            <w:div w:id="1798722110">
              <w:marLeft w:val="0"/>
              <w:marRight w:val="0"/>
              <w:marTop w:val="0"/>
              <w:marBottom w:val="0"/>
              <w:divBdr>
                <w:top w:val="none" w:sz="0" w:space="0" w:color="auto"/>
                <w:left w:val="none" w:sz="0" w:space="0" w:color="auto"/>
                <w:bottom w:val="none" w:sz="0" w:space="0" w:color="auto"/>
                <w:right w:val="none" w:sz="0" w:space="0" w:color="auto"/>
              </w:divBdr>
            </w:div>
            <w:div w:id="1080978475">
              <w:marLeft w:val="0"/>
              <w:marRight w:val="0"/>
              <w:marTop w:val="0"/>
              <w:marBottom w:val="0"/>
              <w:divBdr>
                <w:top w:val="none" w:sz="0" w:space="0" w:color="auto"/>
                <w:left w:val="none" w:sz="0" w:space="0" w:color="auto"/>
                <w:bottom w:val="none" w:sz="0" w:space="0" w:color="auto"/>
                <w:right w:val="none" w:sz="0" w:space="0" w:color="auto"/>
              </w:divBdr>
            </w:div>
            <w:div w:id="1213542491">
              <w:marLeft w:val="0"/>
              <w:marRight w:val="0"/>
              <w:marTop w:val="0"/>
              <w:marBottom w:val="0"/>
              <w:divBdr>
                <w:top w:val="none" w:sz="0" w:space="0" w:color="auto"/>
                <w:left w:val="none" w:sz="0" w:space="0" w:color="auto"/>
                <w:bottom w:val="none" w:sz="0" w:space="0" w:color="auto"/>
                <w:right w:val="none" w:sz="0" w:space="0" w:color="auto"/>
              </w:divBdr>
            </w:div>
            <w:div w:id="996228494">
              <w:marLeft w:val="0"/>
              <w:marRight w:val="0"/>
              <w:marTop w:val="0"/>
              <w:marBottom w:val="0"/>
              <w:divBdr>
                <w:top w:val="none" w:sz="0" w:space="0" w:color="auto"/>
                <w:left w:val="none" w:sz="0" w:space="0" w:color="auto"/>
                <w:bottom w:val="none" w:sz="0" w:space="0" w:color="auto"/>
                <w:right w:val="none" w:sz="0" w:space="0" w:color="auto"/>
              </w:divBdr>
            </w:div>
            <w:div w:id="439880644">
              <w:marLeft w:val="0"/>
              <w:marRight w:val="0"/>
              <w:marTop w:val="0"/>
              <w:marBottom w:val="0"/>
              <w:divBdr>
                <w:top w:val="none" w:sz="0" w:space="0" w:color="auto"/>
                <w:left w:val="none" w:sz="0" w:space="0" w:color="auto"/>
                <w:bottom w:val="none" w:sz="0" w:space="0" w:color="auto"/>
                <w:right w:val="none" w:sz="0" w:space="0" w:color="auto"/>
              </w:divBdr>
            </w:div>
            <w:div w:id="1976908328">
              <w:marLeft w:val="0"/>
              <w:marRight w:val="0"/>
              <w:marTop w:val="0"/>
              <w:marBottom w:val="0"/>
              <w:divBdr>
                <w:top w:val="none" w:sz="0" w:space="0" w:color="auto"/>
                <w:left w:val="none" w:sz="0" w:space="0" w:color="auto"/>
                <w:bottom w:val="none" w:sz="0" w:space="0" w:color="auto"/>
                <w:right w:val="none" w:sz="0" w:space="0" w:color="auto"/>
              </w:divBdr>
            </w:div>
            <w:div w:id="523638780">
              <w:marLeft w:val="0"/>
              <w:marRight w:val="0"/>
              <w:marTop w:val="0"/>
              <w:marBottom w:val="0"/>
              <w:divBdr>
                <w:top w:val="none" w:sz="0" w:space="0" w:color="auto"/>
                <w:left w:val="none" w:sz="0" w:space="0" w:color="auto"/>
                <w:bottom w:val="none" w:sz="0" w:space="0" w:color="auto"/>
                <w:right w:val="none" w:sz="0" w:space="0" w:color="auto"/>
              </w:divBdr>
            </w:div>
            <w:div w:id="513344775">
              <w:marLeft w:val="0"/>
              <w:marRight w:val="0"/>
              <w:marTop w:val="0"/>
              <w:marBottom w:val="0"/>
              <w:divBdr>
                <w:top w:val="none" w:sz="0" w:space="0" w:color="auto"/>
                <w:left w:val="none" w:sz="0" w:space="0" w:color="auto"/>
                <w:bottom w:val="none" w:sz="0" w:space="0" w:color="auto"/>
                <w:right w:val="none" w:sz="0" w:space="0" w:color="auto"/>
              </w:divBdr>
            </w:div>
            <w:div w:id="1659571286">
              <w:marLeft w:val="0"/>
              <w:marRight w:val="0"/>
              <w:marTop w:val="0"/>
              <w:marBottom w:val="0"/>
              <w:divBdr>
                <w:top w:val="none" w:sz="0" w:space="0" w:color="auto"/>
                <w:left w:val="none" w:sz="0" w:space="0" w:color="auto"/>
                <w:bottom w:val="none" w:sz="0" w:space="0" w:color="auto"/>
                <w:right w:val="none" w:sz="0" w:space="0" w:color="auto"/>
              </w:divBdr>
            </w:div>
            <w:div w:id="1016151125">
              <w:marLeft w:val="0"/>
              <w:marRight w:val="0"/>
              <w:marTop w:val="0"/>
              <w:marBottom w:val="0"/>
              <w:divBdr>
                <w:top w:val="none" w:sz="0" w:space="0" w:color="auto"/>
                <w:left w:val="none" w:sz="0" w:space="0" w:color="auto"/>
                <w:bottom w:val="none" w:sz="0" w:space="0" w:color="auto"/>
                <w:right w:val="none" w:sz="0" w:space="0" w:color="auto"/>
              </w:divBdr>
            </w:div>
            <w:div w:id="274752886">
              <w:marLeft w:val="0"/>
              <w:marRight w:val="0"/>
              <w:marTop w:val="0"/>
              <w:marBottom w:val="0"/>
              <w:divBdr>
                <w:top w:val="none" w:sz="0" w:space="0" w:color="auto"/>
                <w:left w:val="none" w:sz="0" w:space="0" w:color="auto"/>
                <w:bottom w:val="none" w:sz="0" w:space="0" w:color="auto"/>
                <w:right w:val="none" w:sz="0" w:space="0" w:color="auto"/>
              </w:divBdr>
            </w:div>
            <w:div w:id="1989164977">
              <w:marLeft w:val="0"/>
              <w:marRight w:val="0"/>
              <w:marTop w:val="0"/>
              <w:marBottom w:val="0"/>
              <w:divBdr>
                <w:top w:val="none" w:sz="0" w:space="0" w:color="auto"/>
                <w:left w:val="none" w:sz="0" w:space="0" w:color="auto"/>
                <w:bottom w:val="none" w:sz="0" w:space="0" w:color="auto"/>
                <w:right w:val="none" w:sz="0" w:space="0" w:color="auto"/>
              </w:divBdr>
            </w:div>
            <w:div w:id="1952348907">
              <w:marLeft w:val="0"/>
              <w:marRight w:val="0"/>
              <w:marTop w:val="0"/>
              <w:marBottom w:val="0"/>
              <w:divBdr>
                <w:top w:val="none" w:sz="0" w:space="0" w:color="auto"/>
                <w:left w:val="none" w:sz="0" w:space="0" w:color="auto"/>
                <w:bottom w:val="none" w:sz="0" w:space="0" w:color="auto"/>
                <w:right w:val="none" w:sz="0" w:space="0" w:color="auto"/>
              </w:divBdr>
            </w:div>
            <w:div w:id="732435762">
              <w:marLeft w:val="0"/>
              <w:marRight w:val="0"/>
              <w:marTop w:val="0"/>
              <w:marBottom w:val="0"/>
              <w:divBdr>
                <w:top w:val="none" w:sz="0" w:space="0" w:color="auto"/>
                <w:left w:val="none" w:sz="0" w:space="0" w:color="auto"/>
                <w:bottom w:val="none" w:sz="0" w:space="0" w:color="auto"/>
                <w:right w:val="none" w:sz="0" w:space="0" w:color="auto"/>
              </w:divBdr>
            </w:div>
            <w:div w:id="973559355">
              <w:marLeft w:val="0"/>
              <w:marRight w:val="0"/>
              <w:marTop w:val="0"/>
              <w:marBottom w:val="0"/>
              <w:divBdr>
                <w:top w:val="none" w:sz="0" w:space="0" w:color="auto"/>
                <w:left w:val="none" w:sz="0" w:space="0" w:color="auto"/>
                <w:bottom w:val="none" w:sz="0" w:space="0" w:color="auto"/>
                <w:right w:val="none" w:sz="0" w:space="0" w:color="auto"/>
              </w:divBdr>
            </w:div>
            <w:div w:id="1004671365">
              <w:marLeft w:val="0"/>
              <w:marRight w:val="0"/>
              <w:marTop w:val="0"/>
              <w:marBottom w:val="0"/>
              <w:divBdr>
                <w:top w:val="none" w:sz="0" w:space="0" w:color="auto"/>
                <w:left w:val="none" w:sz="0" w:space="0" w:color="auto"/>
                <w:bottom w:val="none" w:sz="0" w:space="0" w:color="auto"/>
                <w:right w:val="none" w:sz="0" w:space="0" w:color="auto"/>
              </w:divBdr>
            </w:div>
            <w:div w:id="379521437">
              <w:marLeft w:val="0"/>
              <w:marRight w:val="0"/>
              <w:marTop w:val="0"/>
              <w:marBottom w:val="0"/>
              <w:divBdr>
                <w:top w:val="none" w:sz="0" w:space="0" w:color="auto"/>
                <w:left w:val="none" w:sz="0" w:space="0" w:color="auto"/>
                <w:bottom w:val="none" w:sz="0" w:space="0" w:color="auto"/>
                <w:right w:val="none" w:sz="0" w:space="0" w:color="auto"/>
              </w:divBdr>
            </w:div>
            <w:div w:id="1154180764">
              <w:marLeft w:val="0"/>
              <w:marRight w:val="0"/>
              <w:marTop w:val="0"/>
              <w:marBottom w:val="0"/>
              <w:divBdr>
                <w:top w:val="none" w:sz="0" w:space="0" w:color="auto"/>
                <w:left w:val="none" w:sz="0" w:space="0" w:color="auto"/>
                <w:bottom w:val="none" w:sz="0" w:space="0" w:color="auto"/>
                <w:right w:val="none" w:sz="0" w:space="0" w:color="auto"/>
              </w:divBdr>
            </w:div>
            <w:div w:id="503933702">
              <w:marLeft w:val="0"/>
              <w:marRight w:val="0"/>
              <w:marTop w:val="0"/>
              <w:marBottom w:val="0"/>
              <w:divBdr>
                <w:top w:val="none" w:sz="0" w:space="0" w:color="auto"/>
                <w:left w:val="none" w:sz="0" w:space="0" w:color="auto"/>
                <w:bottom w:val="none" w:sz="0" w:space="0" w:color="auto"/>
                <w:right w:val="none" w:sz="0" w:space="0" w:color="auto"/>
              </w:divBdr>
            </w:div>
            <w:div w:id="2136168627">
              <w:marLeft w:val="0"/>
              <w:marRight w:val="0"/>
              <w:marTop w:val="0"/>
              <w:marBottom w:val="0"/>
              <w:divBdr>
                <w:top w:val="none" w:sz="0" w:space="0" w:color="auto"/>
                <w:left w:val="none" w:sz="0" w:space="0" w:color="auto"/>
                <w:bottom w:val="none" w:sz="0" w:space="0" w:color="auto"/>
                <w:right w:val="none" w:sz="0" w:space="0" w:color="auto"/>
              </w:divBdr>
            </w:div>
            <w:div w:id="2132894999">
              <w:marLeft w:val="0"/>
              <w:marRight w:val="0"/>
              <w:marTop w:val="0"/>
              <w:marBottom w:val="0"/>
              <w:divBdr>
                <w:top w:val="none" w:sz="0" w:space="0" w:color="auto"/>
                <w:left w:val="none" w:sz="0" w:space="0" w:color="auto"/>
                <w:bottom w:val="none" w:sz="0" w:space="0" w:color="auto"/>
                <w:right w:val="none" w:sz="0" w:space="0" w:color="auto"/>
              </w:divBdr>
            </w:div>
            <w:div w:id="994263046">
              <w:marLeft w:val="0"/>
              <w:marRight w:val="0"/>
              <w:marTop w:val="0"/>
              <w:marBottom w:val="0"/>
              <w:divBdr>
                <w:top w:val="none" w:sz="0" w:space="0" w:color="auto"/>
                <w:left w:val="none" w:sz="0" w:space="0" w:color="auto"/>
                <w:bottom w:val="none" w:sz="0" w:space="0" w:color="auto"/>
                <w:right w:val="none" w:sz="0" w:space="0" w:color="auto"/>
              </w:divBdr>
            </w:div>
            <w:div w:id="1143305943">
              <w:marLeft w:val="0"/>
              <w:marRight w:val="0"/>
              <w:marTop w:val="0"/>
              <w:marBottom w:val="0"/>
              <w:divBdr>
                <w:top w:val="none" w:sz="0" w:space="0" w:color="auto"/>
                <w:left w:val="none" w:sz="0" w:space="0" w:color="auto"/>
                <w:bottom w:val="none" w:sz="0" w:space="0" w:color="auto"/>
                <w:right w:val="none" w:sz="0" w:space="0" w:color="auto"/>
              </w:divBdr>
            </w:div>
            <w:div w:id="1143229081">
              <w:marLeft w:val="0"/>
              <w:marRight w:val="0"/>
              <w:marTop w:val="0"/>
              <w:marBottom w:val="0"/>
              <w:divBdr>
                <w:top w:val="none" w:sz="0" w:space="0" w:color="auto"/>
                <w:left w:val="none" w:sz="0" w:space="0" w:color="auto"/>
                <w:bottom w:val="none" w:sz="0" w:space="0" w:color="auto"/>
                <w:right w:val="none" w:sz="0" w:space="0" w:color="auto"/>
              </w:divBdr>
            </w:div>
            <w:div w:id="1637756772">
              <w:marLeft w:val="0"/>
              <w:marRight w:val="0"/>
              <w:marTop w:val="0"/>
              <w:marBottom w:val="0"/>
              <w:divBdr>
                <w:top w:val="none" w:sz="0" w:space="0" w:color="auto"/>
                <w:left w:val="none" w:sz="0" w:space="0" w:color="auto"/>
                <w:bottom w:val="none" w:sz="0" w:space="0" w:color="auto"/>
                <w:right w:val="none" w:sz="0" w:space="0" w:color="auto"/>
              </w:divBdr>
            </w:div>
            <w:div w:id="677579245">
              <w:marLeft w:val="0"/>
              <w:marRight w:val="0"/>
              <w:marTop w:val="0"/>
              <w:marBottom w:val="0"/>
              <w:divBdr>
                <w:top w:val="none" w:sz="0" w:space="0" w:color="auto"/>
                <w:left w:val="none" w:sz="0" w:space="0" w:color="auto"/>
                <w:bottom w:val="none" w:sz="0" w:space="0" w:color="auto"/>
                <w:right w:val="none" w:sz="0" w:space="0" w:color="auto"/>
              </w:divBdr>
            </w:div>
            <w:div w:id="1348559133">
              <w:marLeft w:val="0"/>
              <w:marRight w:val="0"/>
              <w:marTop w:val="0"/>
              <w:marBottom w:val="0"/>
              <w:divBdr>
                <w:top w:val="none" w:sz="0" w:space="0" w:color="auto"/>
                <w:left w:val="none" w:sz="0" w:space="0" w:color="auto"/>
                <w:bottom w:val="none" w:sz="0" w:space="0" w:color="auto"/>
                <w:right w:val="none" w:sz="0" w:space="0" w:color="auto"/>
              </w:divBdr>
            </w:div>
            <w:div w:id="804471383">
              <w:marLeft w:val="0"/>
              <w:marRight w:val="0"/>
              <w:marTop w:val="0"/>
              <w:marBottom w:val="0"/>
              <w:divBdr>
                <w:top w:val="none" w:sz="0" w:space="0" w:color="auto"/>
                <w:left w:val="none" w:sz="0" w:space="0" w:color="auto"/>
                <w:bottom w:val="none" w:sz="0" w:space="0" w:color="auto"/>
                <w:right w:val="none" w:sz="0" w:space="0" w:color="auto"/>
              </w:divBdr>
            </w:div>
            <w:div w:id="472450229">
              <w:marLeft w:val="0"/>
              <w:marRight w:val="0"/>
              <w:marTop w:val="0"/>
              <w:marBottom w:val="0"/>
              <w:divBdr>
                <w:top w:val="none" w:sz="0" w:space="0" w:color="auto"/>
                <w:left w:val="none" w:sz="0" w:space="0" w:color="auto"/>
                <w:bottom w:val="none" w:sz="0" w:space="0" w:color="auto"/>
                <w:right w:val="none" w:sz="0" w:space="0" w:color="auto"/>
              </w:divBdr>
            </w:div>
            <w:div w:id="807630978">
              <w:marLeft w:val="0"/>
              <w:marRight w:val="0"/>
              <w:marTop w:val="0"/>
              <w:marBottom w:val="0"/>
              <w:divBdr>
                <w:top w:val="none" w:sz="0" w:space="0" w:color="auto"/>
                <w:left w:val="none" w:sz="0" w:space="0" w:color="auto"/>
                <w:bottom w:val="none" w:sz="0" w:space="0" w:color="auto"/>
                <w:right w:val="none" w:sz="0" w:space="0" w:color="auto"/>
              </w:divBdr>
            </w:div>
            <w:div w:id="206643022">
              <w:marLeft w:val="0"/>
              <w:marRight w:val="0"/>
              <w:marTop w:val="0"/>
              <w:marBottom w:val="0"/>
              <w:divBdr>
                <w:top w:val="none" w:sz="0" w:space="0" w:color="auto"/>
                <w:left w:val="none" w:sz="0" w:space="0" w:color="auto"/>
                <w:bottom w:val="none" w:sz="0" w:space="0" w:color="auto"/>
                <w:right w:val="none" w:sz="0" w:space="0" w:color="auto"/>
              </w:divBdr>
            </w:div>
            <w:div w:id="1966891846">
              <w:marLeft w:val="0"/>
              <w:marRight w:val="0"/>
              <w:marTop w:val="0"/>
              <w:marBottom w:val="0"/>
              <w:divBdr>
                <w:top w:val="none" w:sz="0" w:space="0" w:color="auto"/>
                <w:left w:val="none" w:sz="0" w:space="0" w:color="auto"/>
                <w:bottom w:val="none" w:sz="0" w:space="0" w:color="auto"/>
                <w:right w:val="none" w:sz="0" w:space="0" w:color="auto"/>
              </w:divBdr>
            </w:div>
            <w:div w:id="335773006">
              <w:marLeft w:val="0"/>
              <w:marRight w:val="0"/>
              <w:marTop w:val="0"/>
              <w:marBottom w:val="0"/>
              <w:divBdr>
                <w:top w:val="none" w:sz="0" w:space="0" w:color="auto"/>
                <w:left w:val="none" w:sz="0" w:space="0" w:color="auto"/>
                <w:bottom w:val="none" w:sz="0" w:space="0" w:color="auto"/>
                <w:right w:val="none" w:sz="0" w:space="0" w:color="auto"/>
              </w:divBdr>
            </w:div>
            <w:div w:id="1050230717">
              <w:marLeft w:val="0"/>
              <w:marRight w:val="0"/>
              <w:marTop w:val="0"/>
              <w:marBottom w:val="0"/>
              <w:divBdr>
                <w:top w:val="none" w:sz="0" w:space="0" w:color="auto"/>
                <w:left w:val="none" w:sz="0" w:space="0" w:color="auto"/>
                <w:bottom w:val="none" w:sz="0" w:space="0" w:color="auto"/>
                <w:right w:val="none" w:sz="0" w:space="0" w:color="auto"/>
              </w:divBdr>
            </w:div>
            <w:div w:id="1451970218">
              <w:marLeft w:val="0"/>
              <w:marRight w:val="0"/>
              <w:marTop w:val="0"/>
              <w:marBottom w:val="0"/>
              <w:divBdr>
                <w:top w:val="none" w:sz="0" w:space="0" w:color="auto"/>
                <w:left w:val="none" w:sz="0" w:space="0" w:color="auto"/>
                <w:bottom w:val="none" w:sz="0" w:space="0" w:color="auto"/>
                <w:right w:val="none" w:sz="0" w:space="0" w:color="auto"/>
              </w:divBdr>
            </w:div>
            <w:div w:id="1686907249">
              <w:marLeft w:val="0"/>
              <w:marRight w:val="0"/>
              <w:marTop w:val="0"/>
              <w:marBottom w:val="0"/>
              <w:divBdr>
                <w:top w:val="none" w:sz="0" w:space="0" w:color="auto"/>
                <w:left w:val="none" w:sz="0" w:space="0" w:color="auto"/>
                <w:bottom w:val="none" w:sz="0" w:space="0" w:color="auto"/>
                <w:right w:val="none" w:sz="0" w:space="0" w:color="auto"/>
              </w:divBdr>
            </w:div>
            <w:div w:id="1799570819">
              <w:marLeft w:val="0"/>
              <w:marRight w:val="0"/>
              <w:marTop w:val="0"/>
              <w:marBottom w:val="0"/>
              <w:divBdr>
                <w:top w:val="none" w:sz="0" w:space="0" w:color="auto"/>
                <w:left w:val="none" w:sz="0" w:space="0" w:color="auto"/>
                <w:bottom w:val="none" w:sz="0" w:space="0" w:color="auto"/>
                <w:right w:val="none" w:sz="0" w:space="0" w:color="auto"/>
              </w:divBdr>
            </w:div>
            <w:div w:id="1599481758">
              <w:marLeft w:val="0"/>
              <w:marRight w:val="0"/>
              <w:marTop w:val="0"/>
              <w:marBottom w:val="0"/>
              <w:divBdr>
                <w:top w:val="none" w:sz="0" w:space="0" w:color="auto"/>
                <w:left w:val="none" w:sz="0" w:space="0" w:color="auto"/>
                <w:bottom w:val="none" w:sz="0" w:space="0" w:color="auto"/>
                <w:right w:val="none" w:sz="0" w:space="0" w:color="auto"/>
              </w:divBdr>
            </w:div>
            <w:div w:id="1859541662">
              <w:marLeft w:val="0"/>
              <w:marRight w:val="0"/>
              <w:marTop w:val="0"/>
              <w:marBottom w:val="0"/>
              <w:divBdr>
                <w:top w:val="none" w:sz="0" w:space="0" w:color="auto"/>
                <w:left w:val="none" w:sz="0" w:space="0" w:color="auto"/>
                <w:bottom w:val="none" w:sz="0" w:space="0" w:color="auto"/>
                <w:right w:val="none" w:sz="0" w:space="0" w:color="auto"/>
              </w:divBdr>
            </w:div>
            <w:div w:id="2055424404">
              <w:marLeft w:val="0"/>
              <w:marRight w:val="0"/>
              <w:marTop w:val="0"/>
              <w:marBottom w:val="0"/>
              <w:divBdr>
                <w:top w:val="none" w:sz="0" w:space="0" w:color="auto"/>
                <w:left w:val="none" w:sz="0" w:space="0" w:color="auto"/>
                <w:bottom w:val="none" w:sz="0" w:space="0" w:color="auto"/>
                <w:right w:val="none" w:sz="0" w:space="0" w:color="auto"/>
              </w:divBdr>
            </w:div>
            <w:div w:id="1527712041">
              <w:marLeft w:val="0"/>
              <w:marRight w:val="0"/>
              <w:marTop w:val="0"/>
              <w:marBottom w:val="0"/>
              <w:divBdr>
                <w:top w:val="none" w:sz="0" w:space="0" w:color="auto"/>
                <w:left w:val="none" w:sz="0" w:space="0" w:color="auto"/>
                <w:bottom w:val="none" w:sz="0" w:space="0" w:color="auto"/>
                <w:right w:val="none" w:sz="0" w:space="0" w:color="auto"/>
              </w:divBdr>
            </w:div>
            <w:div w:id="1950042180">
              <w:marLeft w:val="0"/>
              <w:marRight w:val="0"/>
              <w:marTop w:val="0"/>
              <w:marBottom w:val="0"/>
              <w:divBdr>
                <w:top w:val="none" w:sz="0" w:space="0" w:color="auto"/>
                <w:left w:val="none" w:sz="0" w:space="0" w:color="auto"/>
                <w:bottom w:val="none" w:sz="0" w:space="0" w:color="auto"/>
                <w:right w:val="none" w:sz="0" w:space="0" w:color="auto"/>
              </w:divBdr>
            </w:div>
            <w:div w:id="2043088330">
              <w:marLeft w:val="0"/>
              <w:marRight w:val="0"/>
              <w:marTop w:val="0"/>
              <w:marBottom w:val="0"/>
              <w:divBdr>
                <w:top w:val="none" w:sz="0" w:space="0" w:color="auto"/>
                <w:left w:val="none" w:sz="0" w:space="0" w:color="auto"/>
                <w:bottom w:val="none" w:sz="0" w:space="0" w:color="auto"/>
                <w:right w:val="none" w:sz="0" w:space="0" w:color="auto"/>
              </w:divBdr>
            </w:div>
            <w:div w:id="2042239883">
              <w:marLeft w:val="0"/>
              <w:marRight w:val="0"/>
              <w:marTop w:val="0"/>
              <w:marBottom w:val="0"/>
              <w:divBdr>
                <w:top w:val="none" w:sz="0" w:space="0" w:color="auto"/>
                <w:left w:val="none" w:sz="0" w:space="0" w:color="auto"/>
                <w:bottom w:val="none" w:sz="0" w:space="0" w:color="auto"/>
                <w:right w:val="none" w:sz="0" w:space="0" w:color="auto"/>
              </w:divBdr>
            </w:div>
            <w:div w:id="1075585881">
              <w:marLeft w:val="0"/>
              <w:marRight w:val="0"/>
              <w:marTop w:val="0"/>
              <w:marBottom w:val="0"/>
              <w:divBdr>
                <w:top w:val="none" w:sz="0" w:space="0" w:color="auto"/>
                <w:left w:val="none" w:sz="0" w:space="0" w:color="auto"/>
                <w:bottom w:val="none" w:sz="0" w:space="0" w:color="auto"/>
                <w:right w:val="none" w:sz="0" w:space="0" w:color="auto"/>
              </w:divBdr>
            </w:div>
            <w:div w:id="818615892">
              <w:marLeft w:val="0"/>
              <w:marRight w:val="0"/>
              <w:marTop w:val="0"/>
              <w:marBottom w:val="0"/>
              <w:divBdr>
                <w:top w:val="none" w:sz="0" w:space="0" w:color="auto"/>
                <w:left w:val="none" w:sz="0" w:space="0" w:color="auto"/>
                <w:bottom w:val="none" w:sz="0" w:space="0" w:color="auto"/>
                <w:right w:val="none" w:sz="0" w:space="0" w:color="auto"/>
              </w:divBdr>
            </w:div>
            <w:div w:id="718436976">
              <w:marLeft w:val="0"/>
              <w:marRight w:val="0"/>
              <w:marTop w:val="0"/>
              <w:marBottom w:val="0"/>
              <w:divBdr>
                <w:top w:val="none" w:sz="0" w:space="0" w:color="auto"/>
                <w:left w:val="none" w:sz="0" w:space="0" w:color="auto"/>
                <w:bottom w:val="none" w:sz="0" w:space="0" w:color="auto"/>
                <w:right w:val="none" w:sz="0" w:space="0" w:color="auto"/>
              </w:divBdr>
            </w:div>
            <w:div w:id="1241405585">
              <w:marLeft w:val="0"/>
              <w:marRight w:val="0"/>
              <w:marTop w:val="0"/>
              <w:marBottom w:val="0"/>
              <w:divBdr>
                <w:top w:val="none" w:sz="0" w:space="0" w:color="auto"/>
                <w:left w:val="none" w:sz="0" w:space="0" w:color="auto"/>
                <w:bottom w:val="none" w:sz="0" w:space="0" w:color="auto"/>
                <w:right w:val="none" w:sz="0" w:space="0" w:color="auto"/>
              </w:divBdr>
            </w:div>
            <w:div w:id="1154024347">
              <w:marLeft w:val="0"/>
              <w:marRight w:val="0"/>
              <w:marTop w:val="0"/>
              <w:marBottom w:val="0"/>
              <w:divBdr>
                <w:top w:val="none" w:sz="0" w:space="0" w:color="auto"/>
                <w:left w:val="none" w:sz="0" w:space="0" w:color="auto"/>
                <w:bottom w:val="none" w:sz="0" w:space="0" w:color="auto"/>
                <w:right w:val="none" w:sz="0" w:space="0" w:color="auto"/>
              </w:divBdr>
            </w:div>
            <w:div w:id="1703551189">
              <w:marLeft w:val="0"/>
              <w:marRight w:val="0"/>
              <w:marTop w:val="0"/>
              <w:marBottom w:val="0"/>
              <w:divBdr>
                <w:top w:val="none" w:sz="0" w:space="0" w:color="auto"/>
                <w:left w:val="none" w:sz="0" w:space="0" w:color="auto"/>
                <w:bottom w:val="none" w:sz="0" w:space="0" w:color="auto"/>
                <w:right w:val="none" w:sz="0" w:space="0" w:color="auto"/>
              </w:divBdr>
            </w:div>
            <w:div w:id="378864476">
              <w:marLeft w:val="0"/>
              <w:marRight w:val="0"/>
              <w:marTop w:val="0"/>
              <w:marBottom w:val="0"/>
              <w:divBdr>
                <w:top w:val="none" w:sz="0" w:space="0" w:color="auto"/>
                <w:left w:val="none" w:sz="0" w:space="0" w:color="auto"/>
                <w:bottom w:val="none" w:sz="0" w:space="0" w:color="auto"/>
                <w:right w:val="none" w:sz="0" w:space="0" w:color="auto"/>
              </w:divBdr>
            </w:div>
            <w:div w:id="1976836339">
              <w:marLeft w:val="0"/>
              <w:marRight w:val="0"/>
              <w:marTop w:val="0"/>
              <w:marBottom w:val="0"/>
              <w:divBdr>
                <w:top w:val="none" w:sz="0" w:space="0" w:color="auto"/>
                <w:left w:val="none" w:sz="0" w:space="0" w:color="auto"/>
                <w:bottom w:val="none" w:sz="0" w:space="0" w:color="auto"/>
                <w:right w:val="none" w:sz="0" w:space="0" w:color="auto"/>
              </w:divBdr>
            </w:div>
            <w:div w:id="257520812">
              <w:marLeft w:val="0"/>
              <w:marRight w:val="0"/>
              <w:marTop w:val="0"/>
              <w:marBottom w:val="0"/>
              <w:divBdr>
                <w:top w:val="none" w:sz="0" w:space="0" w:color="auto"/>
                <w:left w:val="none" w:sz="0" w:space="0" w:color="auto"/>
                <w:bottom w:val="none" w:sz="0" w:space="0" w:color="auto"/>
                <w:right w:val="none" w:sz="0" w:space="0" w:color="auto"/>
              </w:divBdr>
            </w:div>
            <w:div w:id="289554818">
              <w:marLeft w:val="0"/>
              <w:marRight w:val="0"/>
              <w:marTop w:val="0"/>
              <w:marBottom w:val="0"/>
              <w:divBdr>
                <w:top w:val="none" w:sz="0" w:space="0" w:color="auto"/>
                <w:left w:val="none" w:sz="0" w:space="0" w:color="auto"/>
                <w:bottom w:val="none" w:sz="0" w:space="0" w:color="auto"/>
                <w:right w:val="none" w:sz="0" w:space="0" w:color="auto"/>
              </w:divBdr>
            </w:div>
            <w:div w:id="818306167">
              <w:marLeft w:val="0"/>
              <w:marRight w:val="0"/>
              <w:marTop w:val="0"/>
              <w:marBottom w:val="0"/>
              <w:divBdr>
                <w:top w:val="none" w:sz="0" w:space="0" w:color="auto"/>
                <w:left w:val="none" w:sz="0" w:space="0" w:color="auto"/>
                <w:bottom w:val="none" w:sz="0" w:space="0" w:color="auto"/>
                <w:right w:val="none" w:sz="0" w:space="0" w:color="auto"/>
              </w:divBdr>
            </w:div>
            <w:div w:id="1814833268">
              <w:marLeft w:val="0"/>
              <w:marRight w:val="0"/>
              <w:marTop w:val="0"/>
              <w:marBottom w:val="0"/>
              <w:divBdr>
                <w:top w:val="none" w:sz="0" w:space="0" w:color="auto"/>
                <w:left w:val="none" w:sz="0" w:space="0" w:color="auto"/>
                <w:bottom w:val="none" w:sz="0" w:space="0" w:color="auto"/>
                <w:right w:val="none" w:sz="0" w:space="0" w:color="auto"/>
              </w:divBdr>
            </w:div>
            <w:div w:id="1948610531">
              <w:marLeft w:val="0"/>
              <w:marRight w:val="0"/>
              <w:marTop w:val="0"/>
              <w:marBottom w:val="0"/>
              <w:divBdr>
                <w:top w:val="none" w:sz="0" w:space="0" w:color="auto"/>
                <w:left w:val="none" w:sz="0" w:space="0" w:color="auto"/>
                <w:bottom w:val="none" w:sz="0" w:space="0" w:color="auto"/>
                <w:right w:val="none" w:sz="0" w:space="0" w:color="auto"/>
              </w:divBdr>
            </w:div>
            <w:div w:id="207496465">
              <w:marLeft w:val="0"/>
              <w:marRight w:val="0"/>
              <w:marTop w:val="0"/>
              <w:marBottom w:val="0"/>
              <w:divBdr>
                <w:top w:val="none" w:sz="0" w:space="0" w:color="auto"/>
                <w:left w:val="none" w:sz="0" w:space="0" w:color="auto"/>
                <w:bottom w:val="none" w:sz="0" w:space="0" w:color="auto"/>
                <w:right w:val="none" w:sz="0" w:space="0" w:color="auto"/>
              </w:divBdr>
            </w:div>
            <w:div w:id="343629567">
              <w:marLeft w:val="0"/>
              <w:marRight w:val="0"/>
              <w:marTop w:val="0"/>
              <w:marBottom w:val="0"/>
              <w:divBdr>
                <w:top w:val="none" w:sz="0" w:space="0" w:color="auto"/>
                <w:left w:val="none" w:sz="0" w:space="0" w:color="auto"/>
                <w:bottom w:val="none" w:sz="0" w:space="0" w:color="auto"/>
                <w:right w:val="none" w:sz="0" w:space="0" w:color="auto"/>
              </w:divBdr>
            </w:div>
            <w:div w:id="2130735677">
              <w:marLeft w:val="0"/>
              <w:marRight w:val="0"/>
              <w:marTop w:val="0"/>
              <w:marBottom w:val="0"/>
              <w:divBdr>
                <w:top w:val="none" w:sz="0" w:space="0" w:color="auto"/>
                <w:left w:val="none" w:sz="0" w:space="0" w:color="auto"/>
                <w:bottom w:val="none" w:sz="0" w:space="0" w:color="auto"/>
                <w:right w:val="none" w:sz="0" w:space="0" w:color="auto"/>
              </w:divBdr>
            </w:div>
            <w:div w:id="740718145">
              <w:marLeft w:val="0"/>
              <w:marRight w:val="0"/>
              <w:marTop w:val="0"/>
              <w:marBottom w:val="0"/>
              <w:divBdr>
                <w:top w:val="none" w:sz="0" w:space="0" w:color="auto"/>
                <w:left w:val="none" w:sz="0" w:space="0" w:color="auto"/>
                <w:bottom w:val="none" w:sz="0" w:space="0" w:color="auto"/>
                <w:right w:val="none" w:sz="0" w:space="0" w:color="auto"/>
              </w:divBdr>
            </w:div>
            <w:div w:id="995689041">
              <w:marLeft w:val="0"/>
              <w:marRight w:val="0"/>
              <w:marTop w:val="0"/>
              <w:marBottom w:val="0"/>
              <w:divBdr>
                <w:top w:val="none" w:sz="0" w:space="0" w:color="auto"/>
                <w:left w:val="none" w:sz="0" w:space="0" w:color="auto"/>
                <w:bottom w:val="none" w:sz="0" w:space="0" w:color="auto"/>
                <w:right w:val="none" w:sz="0" w:space="0" w:color="auto"/>
              </w:divBdr>
            </w:div>
            <w:div w:id="1534273265">
              <w:marLeft w:val="0"/>
              <w:marRight w:val="0"/>
              <w:marTop w:val="0"/>
              <w:marBottom w:val="0"/>
              <w:divBdr>
                <w:top w:val="none" w:sz="0" w:space="0" w:color="auto"/>
                <w:left w:val="none" w:sz="0" w:space="0" w:color="auto"/>
                <w:bottom w:val="none" w:sz="0" w:space="0" w:color="auto"/>
                <w:right w:val="none" w:sz="0" w:space="0" w:color="auto"/>
              </w:divBdr>
            </w:div>
            <w:div w:id="2051958242">
              <w:marLeft w:val="0"/>
              <w:marRight w:val="0"/>
              <w:marTop w:val="0"/>
              <w:marBottom w:val="0"/>
              <w:divBdr>
                <w:top w:val="none" w:sz="0" w:space="0" w:color="auto"/>
                <w:left w:val="none" w:sz="0" w:space="0" w:color="auto"/>
                <w:bottom w:val="none" w:sz="0" w:space="0" w:color="auto"/>
                <w:right w:val="none" w:sz="0" w:space="0" w:color="auto"/>
              </w:divBdr>
            </w:div>
            <w:div w:id="890262800">
              <w:marLeft w:val="0"/>
              <w:marRight w:val="0"/>
              <w:marTop w:val="0"/>
              <w:marBottom w:val="0"/>
              <w:divBdr>
                <w:top w:val="none" w:sz="0" w:space="0" w:color="auto"/>
                <w:left w:val="none" w:sz="0" w:space="0" w:color="auto"/>
                <w:bottom w:val="none" w:sz="0" w:space="0" w:color="auto"/>
                <w:right w:val="none" w:sz="0" w:space="0" w:color="auto"/>
              </w:divBdr>
            </w:div>
            <w:div w:id="1670282229">
              <w:marLeft w:val="0"/>
              <w:marRight w:val="0"/>
              <w:marTop w:val="0"/>
              <w:marBottom w:val="0"/>
              <w:divBdr>
                <w:top w:val="none" w:sz="0" w:space="0" w:color="auto"/>
                <w:left w:val="none" w:sz="0" w:space="0" w:color="auto"/>
                <w:bottom w:val="none" w:sz="0" w:space="0" w:color="auto"/>
                <w:right w:val="none" w:sz="0" w:space="0" w:color="auto"/>
              </w:divBdr>
            </w:div>
            <w:div w:id="315497136">
              <w:marLeft w:val="0"/>
              <w:marRight w:val="0"/>
              <w:marTop w:val="0"/>
              <w:marBottom w:val="0"/>
              <w:divBdr>
                <w:top w:val="none" w:sz="0" w:space="0" w:color="auto"/>
                <w:left w:val="none" w:sz="0" w:space="0" w:color="auto"/>
                <w:bottom w:val="none" w:sz="0" w:space="0" w:color="auto"/>
                <w:right w:val="none" w:sz="0" w:space="0" w:color="auto"/>
              </w:divBdr>
            </w:div>
            <w:div w:id="1934362279">
              <w:marLeft w:val="0"/>
              <w:marRight w:val="0"/>
              <w:marTop w:val="0"/>
              <w:marBottom w:val="0"/>
              <w:divBdr>
                <w:top w:val="none" w:sz="0" w:space="0" w:color="auto"/>
                <w:left w:val="none" w:sz="0" w:space="0" w:color="auto"/>
                <w:bottom w:val="none" w:sz="0" w:space="0" w:color="auto"/>
                <w:right w:val="none" w:sz="0" w:space="0" w:color="auto"/>
              </w:divBdr>
            </w:div>
            <w:div w:id="1228885036">
              <w:marLeft w:val="0"/>
              <w:marRight w:val="0"/>
              <w:marTop w:val="0"/>
              <w:marBottom w:val="0"/>
              <w:divBdr>
                <w:top w:val="none" w:sz="0" w:space="0" w:color="auto"/>
                <w:left w:val="none" w:sz="0" w:space="0" w:color="auto"/>
                <w:bottom w:val="none" w:sz="0" w:space="0" w:color="auto"/>
                <w:right w:val="none" w:sz="0" w:space="0" w:color="auto"/>
              </w:divBdr>
            </w:div>
            <w:div w:id="1436709083">
              <w:marLeft w:val="0"/>
              <w:marRight w:val="0"/>
              <w:marTop w:val="0"/>
              <w:marBottom w:val="0"/>
              <w:divBdr>
                <w:top w:val="none" w:sz="0" w:space="0" w:color="auto"/>
                <w:left w:val="none" w:sz="0" w:space="0" w:color="auto"/>
                <w:bottom w:val="none" w:sz="0" w:space="0" w:color="auto"/>
                <w:right w:val="none" w:sz="0" w:space="0" w:color="auto"/>
              </w:divBdr>
            </w:div>
            <w:div w:id="698317783">
              <w:marLeft w:val="0"/>
              <w:marRight w:val="0"/>
              <w:marTop w:val="0"/>
              <w:marBottom w:val="0"/>
              <w:divBdr>
                <w:top w:val="none" w:sz="0" w:space="0" w:color="auto"/>
                <w:left w:val="none" w:sz="0" w:space="0" w:color="auto"/>
                <w:bottom w:val="none" w:sz="0" w:space="0" w:color="auto"/>
                <w:right w:val="none" w:sz="0" w:space="0" w:color="auto"/>
              </w:divBdr>
            </w:div>
            <w:div w:id="211187233">
              <w:marLeft w:val="0"/>
              <w:marRight w:val="0"/>
              <w:marTop w:val="0"/>
              <w:marBottom w:val="0"/>
              <w:divBdr>
                <w:top w:val="none" w:sz="0" w:space="0" w:color="auto"/>
                <w:left w:val="none" w:sz="0" w:space="0" w:color="auto"/>
                <w:bottom w:val="none" w:sz="0" w:space="0" w:color="auto"/>
                <w:right w:val="none" w:sz="0" w:space="0" w:color="auto"/>
              </w:divBdr>
            </w:div>
            <w:div w:id="210774405">
              <w:marLeft w:val="0"/>
              <w:marRight w:val="0"/>
              <w:marTop w:val="0"/>
              <w:marBottom w:val="0"/>
              <w:divBdr>
                <w:top w:val="none" w:sz="0" w:space="0" w:color="auto"/>
                <w:left w:val="none" w:sz="0" w:space="0" w:color="auto"/>
                <w:bottom w:val="none" w:sz="0" w:space="0" w:color="auto"/>
                <w:right w:val="none" w:sz="0" w:space="0" w:color="auto"/>
              </w:divBdr>
            </w:div>
            <w:div w:id="1458990916">
              <w:marLeft w:val="0"/>
              <w:marRight w:val="0"/>
              <w:marTop w:val="0"/>
              <w:marBottom w:val="0"/>
              <w:divBdr>
                <w:top w:val="none" w:sz="0" w:space="0" w:color="auto"/>
                <w:left w:val="none" w:sz="0" w:space="0" w:color="auto"/>
                <w:bottom w:val="none" w:sz="0" w:space="0" w:color="auto"/>
                <w:right w:val="none" w:sz="0" w:space="0" w:color="auto"/>
              </w:divBdr>
            </w:div>
            <w:div w:id="737438630">
              <w:marLeft w:val="0"/>
              <w:marRight w:val="0"/>
              <w:marTop w:val="0"/>
              <w:marBottom w:val="0"/>
              <w:divBdr>
                <w:top w:val="none" w:sz="0" w:space="0" w:color="auto"/>
                <w:left w:val="none" w:sz="0" w:space="0" w:color="auto"/>
                <w:bottom w:val="none" w:sz="0" w:space="0" w:color="auto"/>
                <w:right w:val="none" w:sz="0" w:space="0" w:color="auto"/>
              </w:divBdr>
            </w:div>
            <w:div w:id="1430203158">
              <w:marLeft w:val="0"/>
              <w:marRight w:val="0"/>
              <w:marTop w:val="0"/>
              <w:marBottom w:val="0"/>
              <w:divBdr>
                <w:top w:val="none" w:sz="0" w:space="0" w:color="auto"/>
                <w:left w:val="none" w:sz="0" w:space="0" w:color="auto"/>
                <w:bottom w:val="none" w:sz="0" w:space="0" w:color="auto"/>
                <w:right w:val="none" w:sz="0" w:space="0" w:color="auto"/>
              </w:divBdr>
            </w:div>
            <w:div w:id="129829380">
              <w:marLeft w:val="0"/>
              <w:marRight w:val="0"/>
              <w:marTop w:val="0"/>
              <w:marBottom w:val="0"/>
              <w:divBdr>
                <w:top w:val="none" w:sz="0" w:space="0" w:color="auto"/>
                <w:left w:val="none" w:sz="0" w:space="0" w:color="auto"/>
                <w:bottom w:val="none" w:sz="0" w:space="0" w:color="auto"/>
                <w:right w:val="none" w:sz="0" w:space="0" w:color="auto"/>
              </w:divBdr>
            </w:div>
            <w:div w:id="1372339526">
              <w:marLeft w:val="0"/>
              <w:marRight w:val="0"/>
              <w:marTop w:val="0"/>
              <w:marBottom w:val="0"/>
              <w:divBdr>
                <w:top w:val="none" w:sz="0" w:space="0" w:color="auto"/>
                <w:left w:val="none" w:sz="0" w:space="0" w:color="auto"/>
                <w:bottom w:val="none" w:sz="0" w:space="0" w:color="auto"/>
                <w:right w:val="none" w:sz="0" w:space="0" w:color="auto"/>
              </w:divBdr>
            </w:div>
            <w:div w:id="926383701">
              <w:marLeft w:val="0"/>
              <w:marRight w:val="0"/>
              <w:marTop w:val="0"/>
              <w:marBottom w:val="0"/>
              <w:divBdr>
                <w:top w:val="none" w:sz="0" w:space="0" w:color="auto"/>
                <w:left w:val="none" w:sz="0" w:space="0" w:color="auto"/>
                <w:bottom w:val="none" w:sz="0" w:space="0" w:color="auto"/>
                <w:right w:val="none" w:sz="0" w:space="0" w:color="auto"/>
              </w:divBdr>
            </w:div>
            <w:div w:id="663245493">
              <w:marLeft w:val="0"/>
              <w:marRight w:val="0"/>
              <w:marTop w:val="0"/>
              <w:marBottom w:val="0"/>
              <w:divBdr>
                <w:top w:val="none" w:sz="0" w:space="0" w:color="auto"/>
                <w:left w:val="none" w:sz="0" w:space="0" w:color="auto"/>
                <w:bottom w:val="none" w:sz="0" w:space="0" w:color="auto"/>
                <w:right w:val="none" w:sz="0" w:space="0" w:color="auto"/>
              </w:divBdr>
            </w:div>
            <w:div w:id="431633438">
              <w:marLeft w:val="0"/>
              <w:marRight w:val="0"/>
              <w:marTop w:val="0"/>
              <w:marBottom w:val="0"/>
              <w:divBdr>
                <w:top w:val="none" w:sz="0" w:space="0" w:color="auto"/>
                <w:left w:val="none" w:sz="0" w:space="0" w:color="auto"/>
                <w:bottom w:val="none" w:sz="0" w:space="0" w:color="auto"/>
                <w:right w:val="none" w:sz="0" w:space="0" w:color="auto"/>
              </w:divBdr>
            </w:div>
            <w:div w:id="1897429258">
              <w:marLeft w:val="0"/>
              <w:marRight w:val="0"/>
              <w:marTop w:val="0"/>
              <w:marBottom w:val="0"/>
              <w:divBdr>
                <w:top w:val="none" w:sz="0" w:space="0" w:color="auto"/>
                <w:left w:val="none" w:sz="0" w:space="0" w:color="auto"/>
                <w:bottom w:val="none" w:sz="0" w:space="0" w:color="auto"/>
                <w:right w:val="none" w:sz="0" w:space="0" w:color="auto"/>
              </w:divBdr>
            </w:div>
            <w:div w:id="396242615">
              <w:marLeft w:val="0"/>
              <w:marRight w:val="0"/>
              <w:marTop w:val="0"/>
              <w:marBottom w:val="0"/>
              <w:divBdr>
                <w:top w:val="none" w:sz="0" w:space="0" w:color="auto"/>
                <w:left w:val="none" w:sz="0" w:space="0" w:color="auto"/>
                <w:bottom w:val="none" w:sz="0" w:space="0" w:color="auto"/>
                <w:right w:val="none" w:sz="0" w:space="0" w:color="auto"/>
              </w:divBdr>
            </w:div>
            <w:div w:id="1102989854">
              <w:marLeft w:val="0"/>
              <w:marRight w:val="0"/>
              <w:marTop w:val="0"/>
              <w:marBottom w:val="0"/>
              <w:divBdr>
                <w:top w:val="none" w:sz="0" w:space="0" w:color="auto"/>
                <w:left w:val="none" w:sz="0" w:space="0" w:color="auto"/>
                <w:bottom w:val="none" w:sz="0" w:space="0" w:color="auto"/>
                <w:right w:val="none" w:sz="0" w:space="0" w:color="auto"/>
              </w:divBdr>
            </w:div>
            <w:div w:id="246228020">
              <w:marLeft w:val="0"/>
              <w:marRight w:val="0"/>
              <w:marTop w:val="0"/>
              <w:marBottom w:val="0"/>
              <w:divBdr>
                <w:top w:val="none" w:sz="0" w:space="0" w:color="auto"/>
                <w:left w:val="none" w:sz="0" w:space="0" w:color="auto"/>
                <w:bottom w:val="none" w:sz="0" w:space="0" w:color="auto"/>
                <w:right w:val="none" w:sz="0" w:space="0" w:color="auto"/>
              </w:divBdr>
            </w:div>
            <w:div w:id="80226568">
              <w:marLeft w:val="0"/>
              <w:marRight w:val="0"/>
              <w:marTop w:val="0"/>
              <w:marBottom w:val="0"/>
              <w:divBdr>
                <w:top w:val="none" w:sz="0" w:space="0" w:color="auto"/>
                <w:left w:val="none" w:sz="0" w:space="0" w:color="auto"/>
                <w:bottom w:val="none" w:sz="0" w:space="0" w:color="auto"/>
                <w:right w:val="none" w:sz="0" w:space="0" w:color="auto"/>
              </w:divBdr>
            </w:div>
            <w:div w:id="598491682">
              <w:marLeft w:val="0"/>
              <w:marRight w:val="0"/>
              <w:marTop w:val="0"/>
              <w:marBottom w:val="0"/>
              <w:divBdr>
                <w:top w:val="none" w:sz="0" w:space="0" w:color="auto"/>
                <w:left w:val="none" w:sz="0" w:space="0" w:color="auto"/>
                <w:bottom w:val="none" w:sz="0" w:space="0" w:color="auto"/>
                <w:right w:val="none" w:sz="0" w:space="0" w:color="auto"/>
              </w:divBdr>
            </w:div>
            <w:div w:id="1042286828">
              <w:marLeft w:val="0"/>
              <w:marRight w:val="0"/>
              <w:marTop w:val="0"/>
              <w:marBottom w:val="0"/>
              <w:divBdr>
                <w:top w:val="none" w:sz="0" w:space="0" w:color="auto"/>
                <w:left w:val="none" w:sz="0" w:space="0" w:color="auto"/>
                <w:bottom w:val="none" w:sz="0" w:space="0" w:color="auto"/>
                <w:right w:val="none" w:sz="0" w:space="0" w:color="auto"/>
              </w:divBdr>
            </w:div>
            <w:div w:id="1611552320">
              <w:marLeft w:val="0"/>
              <w:marRight w:val="0"/>
              <w:marTop w:val="0"/>
              <w:marBottom w:val="0"/>
              <w:divBdr>
                <w:top w:val="none" w:sz="0" w:space="0" w:color="auto"/>
                <w:left w:val="none" w:sz="0" w:space="0" w:color="auto"/>
                <w:bottom w:val="none" w:sz="0" w:space="0" w:color="auto"/>
                <w:right w:val="none" w:sz="0" w:space="0" w:color="auto"/>
              </w:divBdr>
            </w:div>
            <w:div w:id="1738935787">
              <w:marLeft w:val="0"/>
              <w:marRight w:val="0"/>
              <w:marTop w:val="0"/>
              <w:marBottom w:val="0"/>
              <w:divBdr>
                <w:top w:val="none" w:sz="0" w:space="0" w:color="auto"/>
                <w:left w:val="none" w:sz="0" w:space="0" w:color="auto"/>
                <w:bottom w:val="none" w:sz="0" w:space="0" w:color="auto"/>
                <w:right w:val="none" w:sz="0" w:space="0" w:color="auto"/>
              </w:divBdr>
            </w:div>
            <w:div w:id="215749164">
              <w:marLeft w:val="0"/>
              <w:marRight w:val="0"/>
              <w:marTop w:val="0"/>
              <w:marBottom w:val="0"/>
              <w:divBdr>
                <w:top w:val="none" w:sz="0" w:space="0" w:color="auto"/>
                <w:left w:val="none" w:sz="0" w:space="0" w:color="auto"/>
                <w:bottom w:val="none" w:sz="0" w:space="0" w:color="auto"/>
                <w:right w:val="none" w:sz="0" w:space="0" w:color="auto"/>
              </w:divBdr>
            </w:div>
            <w:div w:id="855313728">
              <w:marLeft w:val="0"/>
              <w:marRight w:val="0"/>
              <w:marTop w:val="0"/>
              <w:marBottom w:val="0"/>
              <w:divBdr>
                <w:top w:val="none" w:sz="0" w:space="0" w:color="auto"/>
                <w:left w:val="none" w:sz="0" w:space="0" w:color="auto"/>
                <w:bottom w:val="none" w:sz="0" w:space="0" w:color="auto"/>
                <w:right w:val="none" w:sz="0" w:space="0" w:color="auto"/>
              </w:divBdr>
            </w:div>
            <w:div w:id="1809474968">
              <w:marLeft w:val="0"/>
              <w:marRight w:val="0"/>
              <w:marTop w:val="0"/>
              <w:marBottom w:val="0"/>
              <w:divBdr>
                <w:top w:val="none" w:sz="0" w:space="0" w:color="auto"/>
                <w:left w:val="none" w:sz="0" w:space="0" w:color="auto"/>
                <w:bottom w:val="none" w:sz="0" w:space="0" w:color="auto"/>
                <w:right w:val="none" w:sz="0" w:space="0" w:color="auto"/>
              </w:divBdr>
            </w:div>
            <w:div w:id="791435938">
              <w:marLeft w:val="0"/>
              <w:marRight w:val="0"/>
              <w:marTop w:val="0"/>
              <w:marBottom w:val="0"/>
              <w:divBdr>
                <w:top w:val="none" w:sz="0" w:space="0" w:color="auto"/>
                <w:left w:val="none" w:sz="0" w:space="0" w:color="auto"/>
                <w:bottom w:val="none" w:sz="0" w:space="0" w:color="auto"/>
                <w:right w:val="none" w:sz="0" w:space="0" w:color="auto"/>
              </w:divBdr>
            </w:div>
            <w:div w:id="270624263">
              <w:marLeft w:val="0"/>
              <w:marRight w:val="0"/>
              <w:marTop w:val="0"/>
              <w:marBottom w:val="0"/>
              <w:divBdr>
                <w:top w:val="none" w:sz="0" w:space="0" w:color="auto"/>
                <w:left w:val="none" w:sz="0" w:space="0" w:color="auto"/>
                <w:bottom w:val="none" w:sz="0" w:space="0" w:color="auto"/>
                <w:right w:val="none" w:sz="0" w:space="0" w:color="auto"/>
              </w:divBdr>
            </w:div>
            <w:div w:id="1072851094">
              <w:marLeft w:val="0"/>
              <w:marRight w:val="0"/>
              <w:marTop w:val="0"/>
              <w:marBottom w:val="0"/>
              <w:divBdr>
                <w:top w:val="none" w:sz="0" w:space="0" w:color="auto"/>
                <w:left w:val="none" w:sz="0" w:space="0" w:color="auto"/>
                <w:bottom w:val="none" w:sz="0" w:space="0" w:color="auto"/>
                <w:right w:val="none" w:sz="0" w:space="0" w:color="auto"/>
              </w:divBdr>
            </w:div>
            <w:div w:id="1883201934">
              <w:marLeft w:val="0"/>
              <w:marRight w:val="0"/>
              <w:marTop w:val="0"/>
              <w:marBottom w:val="0"/>
              <w:divBdr>
                <w:top w:val="none" w:sz="0" w:space="0" w:color="auto"/>
                <w:left w:val="none" w:sz="0" w:space="0" w:color="auto"/>
                <w:bottom w:val="none" w:sz="0" w:space="0" w:color="auto"/>
                <w:right w:val="none" w:sz="0" w:space="0" w:color="auto"/>
              </w:divBdr>
            </w:div>
            <w:div w:id="598221919">
              <w:marLeft w:val="0"/>
              <w:marRight w:val="0"/>
              <w:marTop w:val="0"/>
              <w:marBottom w:val="0"/>
              <w:divBdr>
                <w:top w:val="none" w:sz="0" w:space="0" w:color="auto"/>
                <w:left w:val="none" w:sz="0" w:space="0" w:color="auto"/>
                <w:bottom w:val="none" w:sz="0" w:space="0" w:color="auto"/>
                <w:right w:val="none" w:sz="0" w:space="0" w:color="auto"/>
              </w:divBdr>
            </w:div>
            <w:div w:id="1731223819">
              <w:marLeft w:val="0"/>
              <w:marRight w:val="0"/>
              <w:marTop w:val="0"/>
              <w:marBottom w:val="0"/>
              <w:divBdr>
                <w:top w:val="none" w:sz="0" w:space="0" w:color="auto"/>
                <w:left w:val="none" w:sz="0" w:space="0" w:color="auto"/>
                <w:bottom w:val="none" w:sz="0" w:space="0" w:color="auto"/>
                <w:right w:val="none" w:sz="0" w:space="0" w:color="auto"/>
              </w:divBdr>
            </w:div>
            <w:div w:id="358510823">
              <w:marLeft w:val="0"/>
              <w:marRight w:val="0"/>
              <w:marTop w:val="0"/>
              <w:marBottom w:val="0"/>
              <w:divBdr>
                <w:top w:val="none" w:sz="0" w:space="0" w:color="auto"/>
                <w:left w:val="none" w:sz="0" w:space="0" w:color="auto"/>
                <w:bottom w:val="none" w:sz="0" w:space="0" w:color="auto"/>
                <w:right w:val="none" w:sz="0" w:space="0" w:color="auto"/>
              </w:divBdr>
            </w:div>
            <w:div w:id="2108189184">
              <w:marLeft w:val="0"/>
              <w:marRight w:val="0"/>
              <w:marTop w:val="0"/>
              <w:marBottom w:val="0"/>
              <w:divBdr>
                <w:top w:val="none" w:sz="0" w:space="0" w:color="auto"/>
                <w:left w:val="none" w:sz="0" w:space="0" w:color="auto"/>
                <w:bottom w:val="none" w:sz="0" w:space="0" w:color="auto"/>
                <w:right w:val="none" w:sz="0" w:space="0" w:color="auto"/>
              </w:divBdr>
            </w:div>
            <w:div w:id="764811860">
              <w:marLeft w:val="0"/>
              <w:marRight w:val="0"/>
              <w:marTop w:val="0"/>
              <w:marBottom w:val="0"/>
              <w:divBdr>
                <w:top w:val="none" w:sz="0" w:space="0" w:color="auto"/>
                <w:left w:val="none" w:sz="0" w:space="0" w:color="auto"/>
                <w:bottom w:val="none" w:sz="0" w:space="0" w:color="auto"/>
                <w:right w:val="none" w:sz="0" w:space="0" w:color="auto"/>
              </w:divBdr>
            </w:div>
            <w:div w:id="438909632">
              <w:marLeft w:val="0"/>
              <w:marRight w:val="0"/>
              <w:marTop w:val="0"/>
              <w:marBottom w:val="0"/>
              <w:divBdr>
                <w:top w:val="none" w:sz="0" w:space="0" w:color="auto"/>
                <w:left w:val="none" w:sz="0" w:space="0" w:color="auto"/>
                <w:bottom w:val="none" w:sz="0" w:space="0" w:color="auto"/>
                <w:right w:val="none" w:sz="0" w:space="0" w:color="auto"/>
              </w:divBdr>
            </w:div>
            <w:div w:id="44641656">
              <w:marLeft w:val="0"/>
              <w:marRight w:val="0"/>
              <w:marTop w:val="0"/>
              <w:marBottom w:val="0"/>
              <w:divBdr>
                <w:top w:val="none" w:sz="0" w:space="0" w:color="auto"/>
                <w:left w:val="none" w:sz="0" w:space="0" w:color="auto"/>
                <w:bottom w:val="none" w:sz="0" w:space="0" w:color="auto"/>
                <w:right w:val="none" w:sz="0" w:space="0" w:color="auto"/>
              </w:divBdr>
            </w:div>
            <w:div w:id="1612974237">
              <w:marLeft w:val="0"/>
              <w:marRight w:val="0"/>
              <w:marTop w:val="0"/>
              <w:marBottom w:val="0"/>
              <w:divBdr>
                <w:top w:val="none" w:sz="0" w:space="0" w:color="auto"/>
                <w:left w:val="none" w:sz="0" w:space="0" w:color="auto"/>
                <w:bottom w:val="none" w:sz="0" w:space="0" w:color="auto"/>
                <w:right w:val="none" w:sz="0" w:space="0" w:color="auto"/>
              </w:divBdr>
            </w:div>
            <w:div w:id="77020940">
              <w:marLeft w:val="0"/>
              <w:marRight w:val="0"/>
              <w:marTop w:val="0"/>
              <w:marBottom w:val="0"/>
              <w:divBdr>
                <w:top w:val="none" w:sz="0" w:space="0" w:color="auto"/>
                <w:left w:val="none" w:sz="0" w:space="0" w:color="auto"/>
                <w:bottom w:val="none" w:sz="0" w:space="0" w:color="auto"/>
                <w:right w:val="none" w:sz="0" w:space="0" w:color="auto"/>
              </w:divBdr>
            </w:div>
            <w:div w:id="1108155430">
              <w:marLeft w:val="0"/>
              <w:marRight w:val="0"/>
              <w:marTop w:val="0"/>
              <w:marBottom w:val="0"/>
              <w:divBdr>
                <w:top w:val="none" w:sz="0" w:space="0" w:color="auto"/>
                <w:left w:val="none" w:sz="0" w:space="0" w:color="auto"/>
                <w:bottom w:val="none" w:sz="0" w:space="0" w:color="auto"/>
                <w:right w:val="none" w:sz="0" w:space="0" w:color="auto"/>
              </w:divBdr>
            </w:div>
            <w:div w:id="1674408343">
              <w:marLeft w:val="0"/>
              <w:marRight w:val="0"/>
              <w:marTop w:val="0"/>
              <w:marBottom w:val="0"/>
              <w:divBdr>
                <w:top w:val="none" w:sz="0" w:space="0" w:color="auto"/>
                <w:left w:val="none" w:sz="0" w:space="0" w:color="auto"/>
                <w:bottom w:val="none" w:sz="0" w:space="0" w:color="auto"/>
                <w:right w:val="none" w:sz="0" w:space="0" w:color="auto"/>
              </w:divBdr>
            </w:div>
            <w:div w:id="1766880695">
              <w:marLeft w:val="0"/>
              <w:marRight w:val="0"/>
              <w:marTop w:val="0"/>
              <w:marBottom w:val="0"/>
              <w:divBdr>
                <w:top w:val="none" w:sz="0" w:space="0" w:color="auto"/>
                <w:left w:val="none" w:sz="0" w:space="0" w:color="auto"/>
                <w:bottom w:val="none" w:sz="0" w:space="0" w:color="auto"/>
                <w:right w:val="none" w:sz="0" w:space="0" w:color="auto"/>
              </w:divBdr>
            </w:div>
            <w:div w:id="680281160">
              <w:marLeft w:val="0"/>
              <w:marRight w:val="0"/>
              <w:marTop w:val="0"/>
              <w:marBottom w:val="0"/>
              <w:divBdr>
                <w:top w:val="none" w:sz="0" w:space="0" w:color="auto"/>
                <w:left w:val="none" w:sz="0" w:space="0" w:color="auto"/>
                <w:bottom w:val="none" w:sz="0" w:space="0" w:color="auto"/>
                <w:right w:val="none" w:sz="0" w:space="0" w:color="auto"/>
              </w:divBdr>
            </w:div>
            <w:div w:id="264923611">
              <w:marLeft w:val="0"/>
              <w:marRight w:val="0"/>
              <w:marTop w:val="0"/>
              <w:marBottom w:val="0"/>
              <w:divBdr>
                <w:top w:val="none" w:sz="0" w:space="0" w:color="auto"/>
                <w:left w:val="none" w:sz="0" w:space="0" w:color="auto"/>
                <w:bottom w:val="none" w:sz="0" w:space="0" w:color="auto"/>
                <w:right w:val="none" w:sz="0" w:space="0" w:color="auto"/>
              </w:divBdr>
            </w:div>
            <w:div w:id="683945153">
              <w:marLeft w:val="0"/>
              <w:marRight w:val="0"/>
              <w:marTop w:val="0"/>
              <w:marBottom w:val="0"/>
              <w:divBdr>
                <w:top w:val="none" w:sz="0" w:space="0" w:color="auto"/>
                <w:left w:val="none" w:sz="0" w:space="0" w:color="auto"/>
                <w:bottom w:val="none" w:sz="0" w:space="0" w:color="auto"/>
                <w:right w:val="none" w:sz="0" w:space="0" w:color="auto"/>
              </w:divBdr>
            </w:div>
            <w:div w:id="1798643593">
              <w:marLeft w:val="0"/>
              <w:marRight w:val="0"/>
              <w:marTop w:val="0"/>
              <w:marBottom w:val="0"/>
              <w:divBdr>
                <w:top w:val="none" w:sz="0" w:space="0" w:color="auto"/>
                <w:left w:val="none" w:sz="0" w:space="0" w:color="auto"/>
                <w:bottom w:val="none" w:sz="0" w:space="0" w:color="auto"/>
                <w:right w:val="none" w:sz="0" w:space="0" w:color="auto"/>
              </w:divBdr>
            </w:div>
            <w:div w:id="1654917815">
              <w:marLeft w:val="0"/>
              <w:marRight w:val="0"/>
              <w:marTop w:val="0"/>
              <w:marBottom w:val="0"/>
              <w:divBdr>
                <w:top w:val="none" w:sz="0" w:space="0" w:color="auto"/>
                <w:left w:val="none" w:sz="0" w:space="0" w:color="auto"/>
                <w:bottom w:val="none" w:sz="0" w:space="0" w:color="auto"/>
                <w:right w:val="none" w:sz="0" w:space="0" w:color="auto"/>
              </w:divBdr>
            </w:div>
            <w:div w:id="278341523">
              <w:marLeft w:val="0"/>
              <w:marRight w:val="0"/>
              <w:marTop w:val="0"/>
              <w:marBottom w:val="0"/>
              <w:divBdr>
                <w:top w:val="none" w:sz="0" w:space="0" w:color="auto"/>
                <w:left w:val="none" w:sz="0" w:space="0" w:color="auto"/>
                <w:bottom w:val="none" w:sz="0" w:space="0" w:color="auto"/>
                <w:right w:val="none" w:sz="0" w:space="0" w:color="auto"/>
              </w:divBdr>
            </w:div>
            <w:div w:id="879973197">
              <w:marLeft w:val="0"/>
              <w:marRight w:val="0"/>
              <w:marTop w:val="0"/>
              <w:marBottom w:val="0"/>
              <w:divBdr>
                <w:top w:val="none" w:sz="0" w:space="0" w:color="auto"/>
                <w:left w:val="none" w:sz="0" w:space="0" w:color="auto"/>
                <w:bottom w:val="none" w:sz="0" w:space="0" w:color="auto"/>
                <w:right w:val="none" w:sz="0" w:space="0" w:color="auto"/>
              </w:divBdr>
            </w:div>
            <w:div w:id="1183938657">
              <w:marLeft w:val="0"/>
              <w:marRight w:val="0"/>
              <w:marTop w:val="0"/>
              <w:marBottom w:val="0"/>
              <w:divBdr>
                <w:top w:val="none" w:sz="0" w:space="0" w:color="auto"/>
                <w:left w:val="none" w:sz="0" w:space="0" w:color="auto"/>
                <w:bottom w:val="none" w:sz="0" w:space="0" w:color="auto"/>
                <w:right w:val="none" w:sz="0" w:space="0" w:color="auto"/>
              </w:divBdr>
            </w:div>
            <w:div w:id="1307122592">
              <w:marLeft w:val="0"/>
              <w:marRight w:val="0"/>
              <w:marTop w:val="0"/>
              <w:marBottom w:val="0"/>
              <w:divBdr>
                <w:top w:val="none" w:sz="0" w:space="0" w:color="auto"/>
                <w:left w:val="none" w:sz="0" w:space="0" w:color="auto"/>
                <w:bottom w:val="none" w:sz="0" w:space="0" w:color="auto"/>
                <w:right w:val="none" w:sz="0" w:space="0" w:color="auto"/>
              </w:divBdr>
            </w:div>
            <w:div w:id="1742866827">
              <w:marLeft w:val="0"/>
              <w:marRight w:val="0"/>
              <w:marTop w:val="0"/>
              <w:marBottom w:val="0"/>
              <w:divBdr>
                <w:top w:val="none" w:sz="0" w:space="0" w:color="auto"/>
                <w:left w:val="none" w:sz="0" w:space="0" w:color="auto"/>
                <w:bottom w:val="none" w:sz="0" w:space="0" w:color="auto"/>
                <w:right w:val="none" w:sz="0" w:space="0" w:color="auto"/>
              </w:divBdr>
            </w:div>
            <w:div w:id="776097453">
              <w:marLeft w:val="0"/>
              <w:marRight w:val="0"/>
              <w:marTop w:val="0"/>
              <w:marBottom w:val="0"/>
              <w:divBdr>
                <w:top w:val="none" w:sz="0" w:space="0" w:color="auto"/>
                <w:left w:val="none" w:sz="0" w:space="0" w:color="auto"/>
                <w:bottom w:val="none" w:sz="0" w:space="0" w:color="auto"/>
                <w:right w:val="none" w:sz="0" w:space="0" w:color="auto"/>
              </w:divBdr>
            </w:div>
            <w:div w:id="1534347543">
              <w:marLeft w:val="0"/>
              <w:marRight w:val="0"/>
              <w:marTop w:val="0"/>
              <w:marBottom w:val="0"/>
              <w:divBdr>
                <w:top w:val="none" w:sz="0" w:space="0" w:color="auto"/>
                <w:left w:val="none" w:sz="0" w:space="0" w:color="auto"/>
                <w:bottom w:val="none" w:sz="0" w:space="0" w:color="auto"/>
                <w:right w:val="none" w:sz="0" w:space="0" w:color="auto"/>
              </w:divBdr>
            </w:div>
            <w:div w:id="129323612">
              <w:marLeft w:val="0"/>
              <w:marRight w:val="0"/>
              <w:marTop w:val="0"/>
              <w:marBottom w:val="0"/>
              <w:divBdr>
                <w:top w:val="none" w:sz="0" w:space="0" w:color="auto"/>
                <w:left w:val="none" w:sz="0" w:space="0" w:color="auto"/>
                <w:bottom w:val="none" w:sz="0" w:space="0" w:color="auto"/>
                <w:right w:val="none" w:sz="0" w:space="0" w:color="auto"/>
              </w:divBdr>
            </w:div>
            <w:div w:id="569971147">
              <w:marLeft w:val="0"/>
              <w:marRight w:val="0"/>
              <w:marTop w:val="0"/>
              <w:marBottom w:val="0"/>
              <w:divBdr>
                <w:top w:val="none" w:sz="0" w:space="0" w:color="auto"/>
                <w:left w:val="none" w:sz="0" w:space="0" w:color="auto"/>
                <w:bottom w:val="none" w:sz="0" w:space="0" w:color="auto"/>
                <w:right w:val="none" w:sz="0" w:space="0" w:color="auto"/>
              </w:divBdr>
            </w:div>
            <w:div w:id="750200206">
              <w:marLeft w:val="0"/>
              <w:marRight w:val="0"/>
              <w:marTop w:val="0"/>
              <w:marBottom w:val="0"/>
              <w:divBdr>
                <w:top w:val="none" w:sz="0" w:space="0" w:color="auto"/>
                <w:left w:val="none" w:sz="0" w:space="0" w:color="auto"/>
                <w:bottom w:val="none" w:sz="0" w:space="0" w:color="auto"/>
                <w:right w:val="none" w:sz="0" w:space="0" w:color="auto"/>
              </w:divBdr>
            </w:div>
            <w:div w:id="1362393942">
              <w:marLeft w:val="0"/>
              <w:marRight w:val="0"/>
              <w:marTop w:val="0"/>
              <w:marBottom w:val="0"/>
              <w:divBdr>
                <w:top w:val="none" w:sz="0" w:space="0" w:color="auto"/>
                <w:left w:val="none" w:sz="0" w:space="0" w:color="auto"/>
                <w:bottom w:val="none" w:sz="0" w:space="0" w:color="auto"/>
                <w:right w:val="none" w:sz="0" w:space="0" w:color="auto"/>
              </w:divBdr>
            </w:div>
            <w:div w:id="1059475004">
              <w:marLeft w:val="0"/>
              <w:marRight w:val="0"/>
              <w:marTop w:val="0"/>
              <w:marBottom w:val="0"/>
              <w:divBdr>
                <w:top w:val="none" w:sz="0" w:space="0" w:color="auto"/>
                <w:left w:val="none" w:sz="0" w:space="0" w:color="auto"/>
                <w:bottom w:val="none" w:sz="0" w:space="0" w:color="auto"/>
                <w:right w:val="none" w:sz="0" w:space="0" w:color="auto"/>
              </w:divBdr>
            </w:div>
            <w:div w:id="1761222491">
              <w:marLeft w:val="0"/>
              <w:marRight w:val="0"/>
              <w:marTop w:val="0"/>
              <w:marBottom w:val="0"/>
              <w:divBdr>
                <w:top w:val="none" w:sz="0" w:space="0" w:color="auto"/>
                <w:left w:val="none" w:sz="0" w:space="0" w:color="auto"/>
                <w:bottom w:val="none" w:sz="0" w:space="0" w:color="auto"/>
                <w:right w:val="none" w:sz="0" w:space="0" w:color="auto"/>
              </w:divBdr>
            </w:div>
            <w:div w:id="1704405539">
              <w:marLeft w:val="0"/>
              <w:marRight w:val="0"/>
              <w:marTop w:val="0"/>
              <w:marBottom w:val="0"/>
              <w:divBdr>
                <w:top w:val="none" w:sz="0" w:space="0" w:color="auto"/>
                <w:left w:val="none" w:sz="0" w:space="0" w:color="auto"/>
                <w:bottom w:val="none" w:sz="0" w:space="0" w:color="auto"/>
                <w:right w:val="none" w:sz="0" w:space="0" w:color="auto"/>
              </w:divBdr>
            </w:div>
            <w:div w:id="382214026">
              <w:marLeft w:val="0"/>
              <w:marRight w:val="0"/>
              <w:marTop w:val="0"/>
              <w:marBottom w:val="0"/>
              <w:divBdr>
                <w:top w:val="none" w:sz="0" w:space="0" w:color="auto"/>
                <w:left w:val="none" w:sz="0" w:space="0" w:color="auto"/>
                <w:bottom w:val="none" w:sz="0" w:space="0" w:color="auto"/>
                <w:right w:val="none" w:sz="0" w:space="0" w:color="auto"/>
              </w:divBdr>
            </w:div>
            <w:div w:id="2020807997">
              <w:marLeft w:val="0"/>
              <w:marRight w:val="0"/>
              <w:marTop w:val="0"/>
              <w:marBottom w:val="0"/>
              <w:divBdr>
                <w:top w:val="none" w:sz="0" w:space="0" w:color="auto"/>
                <w:left w:val="none" w:sz="0" w:space="0" w:color="auto"/>
                <w:bottom w:val="none" w:sz="0" w:space="0" w:color="auto"/>
                <w:right w:val="none" w:sz="0" w:space="0" w:color="auto"/>
              </w:divBdr>
            </w:div>
            <w:div w:id="1284725901">
              <w:marLeft w:val="0"/>
              <w:marRight w:val="0"/>
              <w:marTop w:val="0"/>
              <w:marBottom w:val="0"/>
              <w:divBdr>
                <w:top w:val="none" w:sz="0" w:space="0" w:color="auto"/>
                <w:left w:val="none" w:sz="0" w:space="0" w:color="auto"/>
                <w:bottom w:val="none" w:sz="0" w:space="0" w:color="auto"/>
                <w:right w:val="none" w:sz="0" w:space="0" w:color="auto"/>
              </w:divBdr>
            </w:div>
            <w:div w:id="892623665">
              <w:marLeft w:val="0"/>
              <w:marRight w:val="0"/>
              <w:marTop w:val="0"/>
              <w:marBottom w:val="0"/>
              <w:divBdr>
                <w:top w:val="none" w:sz="0" w:space="0" w:color="auto"/>
                <w:left w:val="none" w:sz="0" w:space="0" w:color="auto"/>
                <w:bottom w:val="none" w:sz="0" w:space="0" w:color="auto"/>
                <w:right w:val="none" w:sz="0" w:space="0" w:color="auto"/>
              </w:divBdr>
            </w:div>
            <w:div w:id="331955844">
              <w:marLeft w:val="0"/>
              <w:marRight w:val="0"/>
              <w:marTop w:val="0"/>
              <w:marBottom w:val="0"/>
              <w:divBdr>
                <w:top w:val="none" w:sz="0" w:space="0" w:color="auto"/>
                <w:left w:val="none" w:sz="0" w:space="0" w:color="auto"/>
                <w:bottom w:val="none" w:sz="0" w:space="0" w:color="auto"/>
                <w:right w:val="none" w:sz="0" w:space="0" w:color="auto"/>
              </w:divBdr>
            </w:div>
            <w:div w:id="1918395786">
              <w:marLeft w:val="0"/>
              <w:marRight w:val="0"/>
              <w:marTop w:val="0"/>
              <w:marBottom w:val="0"/>
              <w:divBdr>
                <w:top w:val="none" w:sz="0" w:space="0" w:color="auto"/>
                <w:left w:val="none" w:sz="0" w:space="0" w:color="auto"/>
                <w:bottom w:val="none" w:sz="0" w:space="0" w:color="auto"/>
                <w:right w:val="none" w:sz="0" w:space="0" w:color="auto"/>
              </w:divBdr>
            </w:div>
            <w:div w:id="111636455">
              <w:marLeft w:val="0"/>
              <w:marRight w:val="0"/>
              <w:marTop w:val="0"/>
              <w:marBottom w:val="0"/>
              <w:divBdr>
                <w:top w:val="none" w:sz="0" w:space="0" w:color="auto"/>
                <w:left w:val="none" w:sz="0" w:space="0" w:color="auto"/>
                <w:bottom w:val="none" w:sz="0" w:space="0" w:color="auto"/>
                <w:right w:val="none" w:sz="0" w:space="0" w:color="auto"/>
              </w:divBdr>
            </w:div>
            <w:div w:id="386031655">
              <w:marLeft w:val="0"/>
              <w:marRight w:val="0"/>
              <w:marTop w:val="0"/>
              <w:marBottom w:val="0"/>
              <w:divBdr>
                <w:top w:val="none" w:sz="0" w:space="0" w:color="auto"/>
                <w:left w:val="none" w:sz="0" w:space="0" w:color="auto"/>
                <w:bottom w:val="none" w:sz="0" w:space="0" w:color="auto"/>
                <w:right w:val="none" w:sz="0" w:space="0" w:color="auto"/>
              </w:divBdr>
            </w:div>
            <w:div w:id="1318147440">
              <w:marLeft w:val="0"/>
              <w:marRight w:val="0"/>
              <w:marTop w:val="0"/>
              <w:marBottom w:val="0"/>
              <w:divBdr>
                <w:top w:val="none" w:sz="0" w:space="0" w:color="auto"/>
                <w:left w:val="none" w:sz="0" w:space="0" w:color="auto"/>
                <w:bottom w:val="none" w:sz="0" w:space="0" w:color="auto"/>
                <w:right w:val="none" w:sz="0" w:space="0" w:color="auto"/>
              </w:divBdr>
            </w:div>
            <w:div w:id="1006253018">
              <w:marLeft w:val="0"/>
              <w:marRight w:val="0"/>
              <w:marTop w:val="0"/>
              <w:marBottom w:val="0"/>
              <w:divBdr>
                <w:top w:val="none" w:sz="0" w:space="0" w:color="auto"/>
                <w:left w:val="none" w:sz="0" w:space="0" w:color="auto"/>
                <w:bottom w:val="none" w:sz="0" w:space="0" w:color="auto"/>
                <w:right w:val="none" w:sz="0" w:space="0" w:color="auto"/>
              </w:divBdr>
            </w:div>
            <w:div w:id="1200511463">
              <w:marLeft w:val="0"/>
              <w:marRight w:val="0"/>
              <w:marTop w:val="0"/>
              <w:marBottom w:val="0"/>
              <w:divBdr>
                <w:top w:val="none" w:sz="0" w:space="0" w:color="auto"/>
                <w:left w:val="none" w:sz="0" w:space="0" w:color="auto"/>
                <w:bottom w:val="none" w:sz="0" w:space="0" w:color="auto"/>
                <w:right w:val="none" w:sz="0" w:space="0" w:color="auto"/>
              </w:divBdr>
            </w:div>
            <w:div w:id="409012480">
              <w:marLeft w:val="0"/>
              <w:marRight w:val="0"/>
              <w:marTop w:val="0"/>
              <w:marBottom w:val="0"/>
              <w:divBdr>
                <w:top w:val="none" w:sz="0" w:space="0" w:color="auto"/>
                <w:left w:val="none" w:sz="0" w:space="0" w:color="auto"/>
                <w:bottom w:val="none" w:sz="0" w:space="0" w:color="auto"/>
                <w:right w:val="none" w:sz="0" w:space="0" w:color="auto"/>
              </w:divBdr>
            </w:div>
            <w:div w:id="1256675140">
              <w:marLeft w:val="0"/>
              <w:marRight w:val="0"/>
              <w:marTop w:val="0"/>
              <w:marBottom w:val="0"/>
              <w:divBdr>
                <w:top w:val="none" w:sz="0" w:space="0" w:color="auto"/>
                <w:left w:val="none" w:sz="0" w:space="0" w:color="auto"/>
                <w:bottom w:val="none" w:sz="0" w:space="0" w:color="auto"/>
                <w:right w:val="none" w:sz="0" w:space="0" w:color="auto"/>
              </w:divBdr>
            </w:div>
            <w:div w:id="1604025752">
              <w:marLeft w:val="0"/>
              <w:marRight w:val="0"/>
              <w:marTop w:val="0"/>
              <w:marBottom w:val="0"/>
              <w:divBdr>
                <w:top w:val="none" w:sz="0" w:space="0" w:color="auto"/>
                <w:left w:val="none" w:sz="0" w:space="0" w:color="auto"/>
                <w:bottom w:val="none" w:sz="0" w:space="0" w:color="auto"/>
                <w:right w:val="none" w:sz="0" w:space="0" w:color="auto"/>
              </w:divBdr>
            </w:div>
            <w:div w:id="1670793524">
              <w:marLeft w:val="0"/>
              <w:marRight w:val="0"/>
              <w:marTop w:val="0"/>
              <w:marBottom w:val="0"/>
              <w:divBdr>
                <w:top w:val="none" w:sz="0" w:space="0" w:color="auto"/>
                <w:left w:val="none" w:sz="0" w:space="0" w:color="auto"/>
                <w:bottom w:val="none" w:sz="0" w:space="0" w:color="auto"/>
                <w:right w:val="none" w:sz="0" w:space="0" w:color="auto"/>
              </w:divBdr>
            </w:div>
            <w:div w:id="2075858932">
              <w:marLeft w:val="0"/>
              <w:marRight w:val="0"/>
              <w:marTop w:val="0"/>
              <w:marBottom w:val="0"/>
              <w:divBdr>
                <w:top w:val="none" w:sz="0" w:space="0" w:color="auto"/>
                <w:left w:val="none" w:sz="0" w:space="0" w:color="auto"/>
                <w:bottom w:val="none" w:sz="0" w:space="0" w:color="auto"/>
                <w:right w:val="none" w:sz="0" w:space="0" w:color="auto"/>
              </w:divBdr>
            </w:div>
            <w:div w:id="2048675053">
              <w:marLeft w:val="0"/>
              <w:marRight w:val="0"/>
              <w:marTop w:val="0"/>
              <w:marBottom w:val="0"/>
              <w:divBdr>
                <w:top w:val="none" w:sz="0" w:space="0" w:color="auto"/>
                <w:left w:val="none" w:sz="0" w:space="0" w:color="auto"/>
                <w:bottom w:val="none" w:sz="0" w:space="0" w:color="auto"/>
                <w:right w:val="none" w:sz="0" w:space="0" w:color="auto"/>
              </w:divBdr>
            </w:div>
            <w:div w:id="1145198287">
              <w:marLeft w:val="0"/>
              <w:marRight w:val="0"/>
              <w:marTop w:val="0"/>
              <w:marBottom w:val="0"/>
              <w:divBdr>
                <w:top w:val="none" w:sz="0" w:space="0" w:color="auto"/>
                <w:left w:val="none" w:sz="0" w:space="0" w:color="auto"/>
                <w:bottom w:val="none" w:sz="0" w:space="0" w:color="auto"/>
                <w:right w:val="none" w:sz="0" w:space="0" w:color="auto"/>
              </w:divBdr>
            </w:div>
            <w:div w:id="1569609683">
              <w:marLeft w:val="0"/>
              <w:marRight w:val="0"/>
              <w:marTop w:val="0"/>
              <w:marBottom w:val="0"/>
              <w:divBdr>
                <w:top w:val="none" w:sz="0" w:space="0" w:color="auto"/>
                <w:left w:val="none" w:sz="0" w:space="0" w:color="auto"/>
                <w:bottom w:val="none" w:sz="0" w:space="0" w:color="auto"/>
                <w:right w:val="none" w:sz="0" w:space="0" w:color="auto"/>
              </w:divBdr>
            </w:div>
            <w:div w:id="1808431255">
              <w:marLeft w:val="0"/>
              <w:marRight w:val="0"/>
              <w:marTop w:val="0"/>
              <w:marBottom w:val="0"/>
              <w:divBdr>
                <w:top w:val="none" w:sz="0" w:space="0" w:color="auto"/>
                <w:left w:val="none" w:sz="0" w:space="0" w:color="auto"/>
                <w:bottom w:val="none" w:sz="0" w:space="0" w:color="auto"/>
                <w:right w:val="none" w:sz="0" w:space="0" w:color="auto"/>
              </w:divBdr>
            </w:div>
            <w:div w:id="1992635537">
              <w:marLeft w:val="0"/>
              <w:marRight w:val="0"/>
              <w:marTop w:val="0"/>
              <w:marBottom w:val="0"/>
              <w:divBdr>
                <w:top w:val="none" w:sz="0" w:space="0" w:color="auto"/>
                <w:left w:val="none" w:sz="0" w:space="0" w:color="auto"/>
                <w:bottom w:val="none" w:sz="0" w:space="0" w:color="auto"/>
                <w:right w:val="none" w:sz="0" w:space="0" w:color="auto"/>
              </w:divBdr>
            </w:div>
            <w:div w:id="761071668">
              <w:marLeft w:val="0"/>
              <w:marRight w:val="0"/>
              <w:marTop w:val="0"/>
              <w:marBottom w:val="0"/>
              <w:divBdr>
                <w:top w:val="none" w:sz="0" w:space="0" w:color="auto"/>
                <w:left w:val="none" w:sz="0" w:space="0" w:color="auto"/>
                <w:bottom w:val="none" w:sz="0" w:space="0" w:color="auto"/>
                <w:right w:val="none" w:sz="0" w:space="0" w:color="auto"/>
              </w:divBdr>
            </w:div>
            <w:div w:id="1147934518">
              <w:marLeft w:val="0"/>
              <w:marRight w:val="0"/>
              <w:marTop w:val="0"/>
              <w:marBottom w:val="0"/>
              <w:divBdr>
                <w:top w:val="none" w:sz="0" w:space="0" w:color="auto"/>
                <w:left w:val="none" w:sz="0" w:space="0" w:color="auto"/>
                <w:bottom w:val="none" w:sz="0" w:space="0" w:color="auto"/>
                <w:right w:val="none" w:sz="0" w:space="0" w:color="auto"/>
              </w:divBdr>
            </w:div>
            <w:div w:id="2049835824">
              <w:marLeft w:val="0"/>
              <w:marRight w:val="0"/>
              <w:marTop w:val="0"/>
              <w:marBottom w:val="0"/>
              <w:divBdr>
                <w:top w:val="none" w:sz="0" w:space="0" w:color="auto"/>
                <w:left w:val="none" w:sz="0" w:space="0" w:color="auto"/>
                <w:bottom w:val="none" w:sz="0" w:space="0" w:color="auto"/>
                <w:right w:val="none" w:sz="0" w:space="0" w:color="auto"/>
              </w:divBdr>
            </w:div>
            <w:div w:id="1591768574">
              <w:marLeft w:val="0"/>
              <w:marRight w:val="0"/>
              <w:marTop w:val="0"/>
              <w:marBottom w:val="0"/>
              <w:divBdr>
                <w:top w:val="none" w:sz="0" w:space="0" w:color="auto"/>
                <w:left w:val="none" w:sz="0" w:space="0" w:color="auto"/>
                <w:bottom w:val="none" w:sz="0" w:space="0" w:color="auto"/>
                <w:right w:val="none" w:sz="0" w:space="0" w:color="auto"/>
              </w:divBdr>
            </w:div>
            <w:div w:id="1009454958">
              <w:marLeft w:val="0"/>
              <w:marRight w:val="0"/>
              <w:marTop w:val="0"/>
              <w:marBottom w:val="0"/>
              <w:divBdr>
                <w:top w:val="none" w:sz="0" w:space="0" w:color="auto"/>
                <w:left w:val="none" w:sz="0" w:space="0" w:color="auto"/>
                <w:bottom w:val="none" w:sz="0" w:space="0" w:color="auto"/>
                <w:right w:val="none" w:sz="0" w:space="0" w:color="auto"/>
              </w:divBdr>
            </w:div>
            <w:div w:id="95442865">
              <w:marLeft w:val="0"/>
              <w:marRight w:val="0"/>
              <w:marTop w:val="0"/>
              <w:marBottom w:val="0"/>
              <w:divBdr>
                <w:top w:val="none" w:sz="0" w:space="0" w:color="auto"/>
                <w:left w:val="none" w:sz="0" w:space="0" w:color="auto"/>
                <w:bottom w:val="none" w:sz="0" w:space="0" w:color="auto"/>
                <w:right w:val="none" w:sz="0" w:space="0" w:color="auto"/>
              </w:divBdr>
            </w:div>
            <w:div w:id="940529628">
              <w:marLeft w:val="0"/>
              <w:marRight w:val="0"/>
              <w:marTop w:val="0"/>
              <w:marBottom w:val="0"/>
              <w:divBdr>
                <w:top w:val="none" w:sz="0" w:space="0" w:color="auto"/>
                <w:left w:val="none" w:sz="0" w:space="0" w:color="auto"/>
                <w:bottom w:val="none" w:sz="0" w:space="0" w:color="auto"/>
                <w:right w:val="none" w:sz="0" w:space="0" w:color="auto"/>
              </w:divBdr>
            </w:div>
            <w:div w:id="1206214311">
              <w:marLeft w:val="0"/>
              <w:marRight w:val="0"/>
              <w:marTop w:val="0"/>
              <w:marBottom w:val="0"/>
              <w:divBdr>
                <w:top w:val="none" w:sz="0" w:space="0" w:color="auto"/>
                <w:left w:val="none" w:sz="0" w:space="0" w:color="auto"/>
                <w:bottom w:val="none" w:sz="0" w:space="0" w:color="auto"/>
                <w:right w:val="none" w:sz="0" w:space="0" w:color="auto"/>
              </w:divBdr>
            </w:div>
            <w:div w:id="1048650843">
              <w:marLeft w:val="0"/>
              <w:marRight w:val="0"/>
              <w:marTop w:val="0"/>
              <w:marBottom w:val="0"/>
              <w:divBdr>
                <w:top w:val="none" w:sz="0" w:space="0" w:color="auto"/>
                <w:left w:val="none" w:sz="0" w:space="0" w:color="auto"/>
                <w:bottom w:val="none" w:sz="0" w:space="0" w:color="auto"/>
                <w:right w:val="none" w:sz="0" w:space="0" w:color="auto"/>
              </w:divBdr>
            </w:div>
            <w:div w:id="1069570578">
              <w:marLeft w:val="0"/>
              <w:marRight w:val="0"/>
              <w:marTop w:val="0"/>
              <w:marBottom w:val="0"/>
              <w:divBdr>
                <w:top w:val="none" w:sz="0" w:space="0" w:color="auto"/>
                <w:left w:val="none" w:sz="0" w:space="0" w:color="auto"/>
                <w:bottom w:val="none" w:sz="0" w:space="0" w:color="auto"/>
                <w:right w:val="none" w:sz="0" w:space="0" w:color="auto"/>
              </w:divBdr>
            </w:div>
          </w:divsChild>
        </w:div>
        <w:div w:id="1192107370">
          <w:marLeft w:val="0"/>
          <w:marRight w:val="0"/>
          <w:marTop w:val="0"/>
          <w:marBottom w:val="0"/>
          <w:divBdr>
            <w:top w:val="none" w:sz="0" w:space="0" w:color="auto"/>
            <w:left w:val="none" w:sz="0" w:space="0" w:color="auto"/>
            <w:bottom w:val="none" w:sz="0" w:space="0" w:color="auto"/>
            <w:right w:val="none" w:sz="0" w:space="0" w:color="auto"/>
          </w:divBdr>
          <w:divsChild>
            <w:div w:id="162015272">
              <w:marLeft w:val="0"/>
              <w:marRight w:val="0"/>
              <w:marTop w:val="0"/>
              <w:marBottom w:val="0"/>
              <w:divBdr>
                <w:top w:val="none" w:sz="0" w:space="0" w:color="auto"/>
                <w:left w:val="none" w:sz="0" w:space="0" w:color="auto"/>
                <w:bottom w:val="none" w:sz="0" w:space="0" w:color="auto"/>
                <w:right w:val="none" w:sz="0" w:space="0" w:color="auto"/>
              </w:divBdr>
            </w:div>
            <w:div w:id="667515781">
              <w:marLeft w:val="0"/>
              <w:marRight w:val="0"/>
              <w:marTop w:val="0"/>
              <w:marBottom w:val="0"/>
              <w:divBdr>
                <w:top w:val="none" w:sz="0" w:space="0" w:color="auto"/>
                <w:left w:val="none" w:sz="0" w:space="0" w:color="auto"/>
                <w:bottom w:val="none" w:sz="0" w:space="0" w:color="auto"/>
                <w:right w:val="none" w:sz="0" w:space="0" w:color="auto"/>
              </w:divBdr>
            </w:div>
            <w:div w:id="927813534">
              <w:marLeft w:val="0"/>
              <w:marRight w:val="0"/>
              <w:marTop w:val="0"/>
              <w:marBottom w:val="0"/>
              <w:divBdr>
                <w:top w:val="none" w:sz="0" w:space="0" w:color="auto"/>
                <w:left w:val="none" w:sz="0" w:space="0" w:color="auto"/>
                <w:bottom w:val="none" w:sz="0" w:space="0" w:color="auto"/>
                <w:right w:val="none" w:sz="0" w:space="0" w:color="auto"/>
              </w:divBdr>
            </w:div>
            <w:div w:id="1857841604">
              <w:marLeft w:val="0"/>
              <w:marRight w:val="0"/>
              <w:marTop w:val="0"/>
              <w:marBottom w:val="0"/>
              <w:divBdr>
                <w:top w:val="none" w:sz="0" w:space="0" w:color="auto"/>
                <w:left w:val="none" w:sz="0" w:space="0" w:color="auto"/>
                <w:bottom w:val="none" w:sz="0" w:space="0" w:color="auto"/>
                <w:right w:val="none" w:sz="0" w:space="0" w:color="auto"/>
              </w:divBdr>
            </w:div>
            <w:div w:id="430514939">
              <w:marLeft w:val="0"/>
              <w:marRight w:val="0"/>
              <w:marTop w:val="0"/>
              <w:marBottom w:val="0"/>
              <w:divBdr>
                <w:top w:val="none" w:sz="0" w:space="0" w:color="auto"/>
                <w:left w:val="none" w:sz="0" w:space="0" w:color="auto"/>
                <w:bottom w:val="none" w:sz="0" w:space="0" w:color="auto"/>
                <w:right w:val="none" w:sz="0" w:space="0" w:color="auto"/>
              </w:divBdr>
            </w:div>
            <w:div w:id="28770843">
              <w:marLeft w:val="0"/>
              <w:marRight w:val="0"/>
              <w:marTop w:val="0"/>
              <w:marBottom w:val="0"/>
              <w:divBdr>
                <w:top w:val="none" w:sz="0" w:space="0" w:color="auto"/>
                <w:left w:val="none" w:sz="0" w:space="0" w:color="auto"/>
                <w:bottom w:val="none" w:sz="0" w:space="0" w:color="auto"/>
                <w:right w:val="none" w:sz="0" w:space="0" w:color="auto"/>
              </w:divBdr>
            </w:div>
            <w:div w:id="992101855">
              <w:marLeft w:val="0"/>
              <w:marRight w:val="0"/>
              <w:marTop w:val="0"/>
              <w:marBottom w:val="0"/>
              <w:divBdr>
                <w:top w:val="none" w:sz="0" w:space="0" w:color="auto"/>
                <w:left w:val="none" w:sz="0" w:space="0" w:color="auto"/>
                <w:bottom w:val="none" w:sz="0" w:space="0" w:color="auto"/>
                <w:right w:val="none" w:sz="0" w:space="0" w:color="auto"/>
              </w:divBdr>
            </w:div>
            <w:div w:id="399599880">
              <w:marLeft w:val="0"/>
              <w:marRight w:val="0"/>
              <w:marTop w:val="0"/>
              <w:marBottom w:val="0"/>
              <w:divBdr>
                <w:top w:val="none" w:sz="0" w:space="0" w:color="auto"/>
                <w:left w:val="none" w:sz="0" w:space="0" w:color="auto"/>
                <w:bottom w:val="none" w:sz="0" w:space="0" w:color="auto"/>
                <w:right w:val="none" w:sz="0" w:space="0" w:color="auto"/>
              </w:divBdr>
            </w:div>
            <w:div w:id="1853686722">
              <w:marLeft w:val="0"/>
              <w:marRight w:val="0"/>
              <w:marTop w:val="0"/>
              <w:marBottom w:val="0"/>
              <w:divBdr>
                <w:top w:val="none" w:sz="0" w:space="0" w:color="auto"/>
                <w:left w:val="none" w:sz="0" w:space="0" w:color="auto"/>
                <w:bottom w:val="none" w:sz="0" w:space="0" w:color="auto"/>
                <w:right w:val="none" w:sz="0" w:space="0" w:color="auto"/>
              </w:divBdr>
            </w:div>
            <w:div w:id="691952117">
              <w:marLeft w:val="0"/>
              <w:marRight w:val="0"/>
              <w:marTop w:val="0"/>
              <w:marBottom w:val="0"/>
              <w:divBdr>
                <w:top w:val="none" w:sz="0" w:space="0" w:color="auto"/>
                <w:left w:val="none" w:sz="0" w:space="0" w:color="auto"/>
                <w:bottom w:val="none" w:sz="0" w:space="0" w:color="auto"/>
                <w:right w:val="none" w:sz="0" w:space="0" w:color="auto"/>
              </w:divBdr>
            </w:div>
            <w:div w:id="814837645">
              <w:marLeft w:val="0"/>
              <w:marRight w:val="0"/>
              <w:marTop w:val="0"/>
              <w:marBottom w:val="0"/>
              <w:divBdr>
                <w:top w:val="none" w:sz="0" w:space="0" w:color="auto"/>
                <w:left w:val="none" w:sz="0" w:space="0" w:color="auto"/>
                <w:bottom w:val="none" w:sz="0" w:space="0" w:color="auto"/>
                <w:right w:val="none" w:sz="0" w:space="0" w:color="auto"/>
              </w:divBdr>
            </w:div>
            <w:div w:id="212884399">
              <w:marLeft w:val="0"/>
              <w:marRight w:val="0"/>
              <w:marTop w:val="0"/>
              <w:marBottom w:val="0"/>
              <w:divBdr>
                <w:top w:val="none" w:sz="0" w:space="0" w:color="auto"/>
                <w:left w:val="none" w:sz="0" w:space="0" w:color="auto"/>
                <w:bottom w:val="none" w:sz="0" w:space="0" w:color="auto"/>
                <w:right w:val="none" w:sz="0" w:space="0" w:color="auto"/>
              </w:divBdr>
            </w:div>
            <w:div w:id="1517428984">
              <w:marLeft w:val="0"/>
              <w:marRight w:val="0"/>
              <w:marTop w:val="0"/>
              <w:marBottom w:val="0"/>
              <w:divBdr>
                <w:top w:val="none" w:sz="0" w:space="0" w:color="auto"/>
                <w:left w:val="none" w:sz="0" w:space="0" w:color="auto"/>
                <w:bottom w:val="none" w:sz="0" w:space="0" w:color="auto"/>
                <w:right w:val="none" w:sz="0" w:space="0" w:color="auto"/>
              </w:divBdr>
            </w:div>
            <w:div w:id="1545484908">
              <w:marLeft w:val="0"/>
              <w:marRight w:val="0"/>
              <w:marTop w:val="0"/>
              <w:marBottom w:val="0"/>
              <w:divBdr>
                <w:top w:val="none" w:sz="0" w:space="0" w:color="auto"/>
                <w:left w:val="none" w:sz="0" w:space="0" w:color="auto"/>
                <w:bottom w:val="none" w:sz="0" w:space="0" w:color="auto"/>
                <w:right w:val="none" w:sz="0" w:space="0" w:color="auto"/>
              </w:divBdr>
            </w:div>
            <w:div w:id="1324502678">
              <w:marLeft w:val="0"/>
              <w:marRight w:val="0"/>
              <w:marTop w:val="0"/>
              <w:marBottom w:val="0"/>
              <w:divBdr>
                <w:top w:val="none" w:sz="0" w:space="0" w:color="auto"/>
                <w:left w:val="none" w:sz="0" w:space="0" w:color="auto"/>
                <w:bottom w:val="none" w:sz="0" w:space="0" w:color="auto"/>
                <w:right w:val="none" w:sz="0" w:space="0" w:color="auto"/>
              </w:divBdr>
            </w:div>
            <w:div w:id="1874491554">
              <w:marLeft w:val="0"/>
              <w:marRight w:val="0"/>
              <w:marTop w:val="0"/>
              <w:marBottom w:val="0"/>
              <w:divBdr>
                <w:top w:val="none" w:sz="0" w:space="0" w:color="auto"/>
                <w:left w:val="none" w:sz="0" w:space="0" w:color="auto"/>
                <w:bottom w:val="none" w:sz="0" w:space="0" w:color="auto"/>
                <w:right w:val="none" w:sz="0" w:space="0" w:color="auto"/>
              </w:divBdr>
            </w:div>
            <w:div w:id="66150886">
              <w:marLeft w:val="0"/>
              <w:marRight w:val="0"/>
              <w:marTop w:val="0"/>
              <w:marBottom w:val="0"/>
              <w:divBdr>
                <w:top w:val="none" w:sz="0" w:space="0" w:color="auto"/>
                <w:left w:val="none" w:sz="0" w:space="0" w:color="auto"/>
                <w:bottom w:val="none" w:sz="0" w:space="0" w:color="auto"/>
                <w:right w:val="none" w:sz="0" w:space="0" w:color="auto"/>
              </w:divBdr>
            </w:div>
            <w:div w:id="1806578961">
              <w:marLeft w:val="0"/>
              <w:marRight w:val="0"/>
              <w:marTop w:val="0"/>
              <w:marBottom w:val="0"/>
              <w:divBdr>
                <w:top w:val="none" w:sz="0" w:space="0" w:color="auto"/>
                <w:left w:val="none" w:sz="0" w:space="0" w:color="auto"/>
                <w:bottom w:val="none" w:sz="0" w:space="0" w:color="auto"/>
                <w:right w:val="none" w:sz="0" w:space="0" w:color="auto"/>
              </w:divBdr>
            </w:div>
            <w:div w:id="1728383478">
              <w:marLeft w:val="0"/>
              <w:marRight w:val="0"/>
              <w:marTop w:val="0"/>
              <w:marBottom w:val="0"/>
              <w:divBdr>
                <w:top w:val="none" w:sz="0" w:space="0" w:color="auto"/>
                <w:left w:val="none" w:sz="0" w:space="0" w:color="auto"/>
                <w:bottom w:val="none" w:sz="0" w:space="0" w:color="auto"/>
                <w:right w:val="none" w:sz="0" w:space="0" w:color="auto"/>
              </w:divBdr>
            </w:div>
            <w:div w:id="632567183">
              <w:marLeft w:val="0"/>
              <w:marRight w:val="0"/>
              <w:marTop w:val="0"/>
              <w:marBottom w:val="0"/>
              <w:divBdr>
                <w:top w:val="none" w:sz="0" w:space="0" w:color="auto"/>
                <w:left w:val="none" w:sz="0" w:space="0" w:color="auto"/>
                <w:bottom w:val="none" w:sz="0" w:space="0" w:color="auto"/>
                <w:right w:val="none" w:sz="0" w:space="0" w:color="auto"/>
              </w:divBdr>
            </w:div>
            <w:div w:id="1380206550">
              <w:marLeft w:val="0"/>
              <w:marRight w:val="0"/>
              <w:marTop w:val="0"/>
              <w:marBottom w:val="0"/>
              <w:divBdr>
                <w:top w:val="none" w:sz="0" w:space="0" w:color="auto"/>
                <w:left w:val="none" w:sz="0" w:space="0" w:color="auto"/>
                <w:bottom w:val="none" w:sz="0" w:space="0" w:color="auto"/>
                <w:right w:val="none" w:sz="0" w:space="0" w:color="auto"/>
              </w:divBdr>
            </w:div>
            <w:div w:id="2108570912">
              <w:marLeft w:val="0"/>
              <w:marRight w:val="0"/>
              <w:marTop w:val="0"/>
              <w:marBottom w:val="0"/>
              <w:divBdr>
                <w:top w:val="none" w:sz="0" w:space="0" w:color="auto"/>
                <w:left w:val="none" w:sz="0" w:space="0" w:color="auto"/>
                <w:bottom w:val="none" w:sz="0" w:space="0" w:color="auto"/>
                <w:right w:val="none" w:sz="0" w:space="0" w:color="auto"/>
              </w:divBdr>
            </w:div>
            <w:div w:id="2142962332">
              <w:marLeft w:val="0"/>
              <w:marRight w:val="0"/>
              <w:marTop w:val="0"/>
              <w:marBottom w:val="0"/>
              <w:divBdr>
                <w:top w:val="none" w:sz="0" w:space="0" w:color="auto"/>
                <w:left w:val="none" w:sz="0" w:space="0" w:color="auto"/>
                <w:bottom w:val="none" w:sz="0" w:space="0" w:color="auto"/>
                <w:right w:val="none" w:sz="0" w:space="0" w:color="auto"/>
              </w:divBdr>
            </w:div>
            <w:div w:id="777872344">
              <w:marLeft w:val="0"/>
              <w:marRight w:val="0"/>
              <w:marTop w:val="0"/>
              <w:marBottom w:val="0"/>
              <w:divBdr>
                <w:top w:val="none" w:sz="0" w:space="0" w:color="auto"/>
                <w:left w:val="none" w:sz="0" w:space="0" w:color="auto"/>
                <w:bottom w:val="none" w:sz="0" w:space="0" w:color="auto"/>
                <w:right w:val="none" w:sz="0" w:space="0" w:color="auto"/>
              </w:divBdr>
            </w:div>
            <w:div w:id="1767383332">
              <w:marLeft w:val="0"/>
              <w:marRight w:val="0"/>
              <w:marTop w:val="0"/>
              <w:marBottom w:val="0"/>
              <w:divBdr>
                <w:top w:val="none" w:sz="0" w:space="0" w:color="auto"/>
                <w:left w:val="none" w:sz="0" w:space="0" w:color="auto"/>
                <w:bottom w:val="none" w:sz="0" w:space="0" w:color="auto"/>
                <w:right w:val="none" w:sz="0" w:space="0" w:color="auto"/>
              </w:divBdr>
            </w:div>
            <w:div w:id="1733238295">
              <w:marLeft w:val="0"/>
              <w:marRight w:val="0"/>
              <w:marTop w:val="0"/>
              <w:marBottom w:val="0"/>
              <w:divBdr>
                <w:top w:val="none" w:sz="0" w:space="0" w:color="auto"/>
                <w:left w:val="none" w:sz="0" w:space="0" w:color="auto"/>
                <w:bottom w:val="none" w:sz="0" w:space="0" w:color="auto"/>
                <w:right w:val="none" w:sz="0" w:space="0" w:color="auto"/>
              </w:divBdr>
            </w:div>
            <w:div w:id="2069960598">
              <w:marLeft w:val="0"/>
              <w:marRight w:val="0"/>
              <w:marTop w:val="0"/>
              <w:marBottom w:val="0"/>
              <w:divBdr>
                <w:top w:val="none" w:sz="0" w:space="0" w:color="auto"/>
                <w:left w:val="none" w:sz="0" w:space="0" w:color="auto"/>
                <w:bottom w:val="none" w:sz="0" w:space="0" w:color="auto"/>
                <w:right w:val="none" w:sz="0" w:space="0" w:color="auto"/>
              </w:divBdr>
            </w:div>
            <w:div w:id="1668509787">
              <w:marLeft w:val="0"/>
              <w:marRight w:val="0"/>
              <w:marTop w:val="0"/>
              <w:marBottom w:val="0"/>
              <w:divBdr>
                <w:top w:val="none" w:sz="0" w:space="0" w:color="auto"/>
                <w:left w:val="none" w:sz="0" w:space="0" w:color="auto"/>
                <w:bottom w:val="none" w:sz="0" w:space="0" w:color="auto"/>
                <w:right w:val="none" w:sz="0" w:space="0" w:color="auto"/>
              </w:divBdr>
            </w:div>
            <w:div w:id="1908880356">
              <w:marLeft w:val="0"/>
              <w:marRight w:val="0"/>
              <w:marTop w:val="0"/>
              <w:marBottom w:val="0"/>
              <w:divBdr>
                <w:top w:val="none" w:sz="0" w:space="0" w:color="auto"/>
                <w:left w:val="none" w:sz="0" w:space="0" w:color="auto"/>
                <w:bottom w:val="none" w:sz="0" w:space="0" w:color="auto"/>
                <w:right w:val="none" w:sz="0" w:space="0" w:color="auto"/>
              </w:divBdr>
            </w:div>
            <w:div w:id="1009523680">
              <w:marLeft w:val="0"/>
              <w:marRight w:val="0"/>
              <w:marTop w:val="0"/>
              <w:marBottom w:val="0"/>
              <w:divBdr>
                <w:top w:val="none" w:sz="0" w:space="0" w:color="auto"/>
                <w:left w:val="none" w:sz="0" w:space="0" w:color="auto"/>
                <w:bottom w:val="none" w:sz="0" w:space="0" w:color="auto"/>
                <w:right w:val="none" w:sz="0" w:space="0" w:color="auto"/>
              </w:divBdr>
            </w:div>
            <w:div w:id="1843736169">
              <w:marLeft w:val="0"/>
              <w:marRight w:val="0"/>
              <w:marTop w:val="0"/>
              <w:marBottom w:val="0"/>
              <w:divBdr>
                <w:top w:val="none" w:sz="0" w:space="0" w:color="auto"/>
                <w:left w:val="none" w:sz="0" w:space="0" w:color="auto"/>
                <w:bottom w:val="none" w:sz="0" w:space="0" w:color="auto"/>
                <w:right w:val="none" w:sz="0" w:space="0" w:color="auto"/>
              </w:divBdr>
            </w:div>
            <w:div w:id="2116827217">
              <w:marLeft w:val="0"/>
              <w:marRight w:val="0"/>
              <w:marTop w:val="0"/>
              <w:marBottom w:val="0"/>
              <w:divBdr>
                <w:top w:val="none" w:sz="0" w:space="0" w:color="auto"/>
                <w:left w:val="none" w:sz="0" w:space="0" w:color="auto"/>
                <w:bottom w:val="none" w:sz="0" w:space="0" w:color="auto"/>
                <w:right w:val="none" w:sz="0" w:space="0" w:color="auto"/>
              </w:divBdr>
            </w:div>
            <w:div w:id="19165992">
              <w:marLeft w:val="0"/>
              <w:marRight w:val="0"/>
              <w:marTop w:val="0"/>
              <w:marBottom w:val="0"/>
              <w:divBdr>
                <w:top w:val="none" w:sz="0" w:space="0" w:color="auto"/>
                <w:left w:val="none" w:sz="0" w:space="0" w:color="auto"/>
                <w:bottom w:val="none" w:sz="0" w:space="0" w:color="auto"/>
                <w:right w:val="none" w:sz="0" w:space="0" w:color="auto"/>
              </w:divBdr>
            </w:div>
            <w:div w:id="1625653119">
              <w:marLeft w:val="0"/>
              <w:marRight w:val="0"/>
              <w:marTop w:val="0"/>
              <w:marBottom w:val="0"/>
              <w:divBdr>
                <w:top w:val="none" w:sz="0" w:space="0" w:color="auto"/>
                <w:left w:val="none" w:sz="0" w:space="0" w:color="auto"/>
                <w:bottom w:val="none" w:sz="0" w:space="0" w:color="auto"/>
                <w:right w:val="none" w:sz="0" w:space="0" w:color="auto"/>
              </w:divBdr>
            </w:div>
          </w:divsChild>
        </w:div>
        <w:div w:id="2126659411">
          <w:marLeft w:val="0"/>
          <w:marRight w:val="0"/>
          <w:marTop w:val="0"/>
          <w:marBottom w:val="0"/>
          <w:divBdr>
            <w:top w:val="none" w:sz="0" w:space="0" w:color="auto"/>
            <w:left w:val="none" w:sz="0" w:space="0" w:color="auto"/>
            <w:bottom w:val="none" w:sz="0" w:space="0" w:color="auto"/>
            <w:right w:val="none" w:sz="0" w:space="0" w:color="auto"/>
          </w:divBdr>
          <w:divsChild>
            <w:div w:id="2067798074">
              <w:marLeft w:val="0"/>
              <w:marRight w:val="0"/>
              <w:marTop w:val="0"/>
              <w:marBottom w:val="0"/>
              <w:divBdr>
                <w:top w:val="none" w:sz="0" w:space="0" w:color="auto"/>
                <w:left w:val="none" w:sz="0" w:space="0" w:color="auto"/>
                <w:bottom w:val="none" w:sz="0" w:space="0" w:color="auto"/>
                <w:right w:val="none" w:sz="0" w:space="0" w:color="auto"/>
              </w:divBdr>
            </w:div>
            <w:div w:id="84037609">
              <w:marLeft w:val="0"/>
              <w:marRight w:val="0"/>
              <w:marTop w:val="0"/>
              <w:marBottom w:val="0"/>
              <w:divBdr>
                <w:top w:val="none" w:sz="0" w:space="0" w:color="auto"/>
                <w:left w:val="none" w:sz="0" w:space="0" w:color="auto"/>
                <w:bottom w:val="none" w:sz="0" w:space="0" w:color="auto"/>
                <w:right w:val="none" w:sz="0" w:space="0" w:color="auto"/>
              </w:divBdr>
            </w:div>
            <w:div w:id="1286540589">
              <w:marLeft w:val="0"/>
              <w:marRight w:val="0"/>
              <w:marTop w:val="0"/>
              <w:marBottom w:val="0"/>
              <w:divBdr>
                <w:top w:val="none" w:sz="0" w:space="0" w:color="auto"/>
                <w:left w:val="none" w:sz="0" w:space="0" w:color="auto"/>
                <w:bottom w:val="none" w:sz="0" w:space="0" w:color="auto"/>
                <w:right w:val="none" w:sz="0" w:space="0" w:color="auto"/>
              </w:divBdr>
            </w:div>
            <w:div w:id="250969804">
              <w:marLeft w:val="0"/>
              <w:marRight w:val="0"/>
              <w:marTop w:val="0"/>
              <w:marBottom w:val="0"/>
              <w:divBdr>
                <w:top w:val="none" w:sz="0" w:space="0" w:color="auto"/>
                <w:left w:val="none" w:sz="0" w:space="0" w:color="auto"/>
                <w:bottom w:val="none" w:sz="0" w:space="0" w:color="auto"/>
                <w:right w:val="none" w:sz="0" w:space="0" w:color="auto"/>
              </w:divBdr>
            </w:div>
            <w:div w:id="68701545">
              <w:marLeft w:val="0"/>
              <w:marRight w:val="0"/>
              <w:marTop w:val="0"/>
              <w:marBottom w:val="0"/>
              <w:divBdr>
                <w:top w:val="none" w:sz="0" w:space="0" w:color="auto"/>
                <w:left w:val="none" w:sz="0" w:space="0" w:color="auto"/>
                <w:bottom w:val="none" w:sz="0" w:space="0" w:color="auto"/>
                <w:right w:val="none" w:sz="0" w:space="0" w:color="auto"/>
              </w:divBdr>
            </w:div>
            <w:div w:id="1171677147">
              <w:marLeft w:val="0"/>
              <w:marRight w:val="0"/>
              <w:marTop w:val="0"/>
              <w:marBottom w:val="0"/>
              <w:divBdr>
                <w:top w:val="none" w:sz="0" w:space="0" w:color="auto"/>
                <w:left w:val="none" w:sz="0" w:space="0" w:color="auto"/>
                <w:bottom w:val="none" w:sz="0" w:space="0" w:color="auto"/>
                <w:right w:val="none" w:sz="0" w:space="0" w:color="auto"/>
              </w:divBdr>
            </w:div>
            <w:div w:id="75708921">
              <w:marLeft w:val="0"/>
              <w:marRight w:val="0"/>
              <w:marTop w:val="0"/>
              <w:marBottom w:val="0"/>
              <w:divBdr>
                <w:top w:val="none" w:sz="0" w:space="0" w:color="auto"/>
                <w:left w:val="none" w:sz="0" w:space="0" w:color="auto"/>
                <w:bottom w:val="none" w:sz="0" w:space="0" w:color="auto"/>
                <w:right w:val="none" w:sz="0" w:space="0" w:color="auto"/>
              </w:divBdr>
            </w:div>
            <w:div w:id="717242250">
              <w:marLeft w:val="0"/>
              <w:marRight w:val="0"/>
              <w:marTop w:val="0"/>
              <w:marBottom w:val="0"/>
              <w:divBdr>
                <w:top w:val="none" w:sz="0" w:space="0" w:color="auto"/>
                <w:left w:val="none" w:sz="0" w:space="0" w:color="auto"/>
                <w:bottom w:val="none" w:sz="0" w:space="0" w:color="auto"/>
                <w:right w:val="none" w:sz="0" w:space="0" w:color="auto"/>
              </w:divBdr>
            </w:div>
            <w:div w:id="989165869">
              <w:marLeft w:val="0"/>
              <w:marRight w:val="0"/>
              <w:marTop w:val="0"/>
              <w:marBottom w:val="0"/>
              <w:divBdr>
                <w:top w:val="none" w:sz="0" w:space="0" w:color="auto"/>
                <w:left w:val="none" w:sz="0" w:space="0" w:color="auto"/>
                <w:bottom w:val="none" w:sz="0" w:space="0" w:color="auto"/>
                <w:right w:val="none" w:sz="0" w:space="0" w:color="auto"/>
              </w:divBdr>
            </w:div>
            <w:div w:id="1523321163">
              <w:marLeft w:val="0"/>
              <w:marRight w:val="0"/>
              <w:marTop w:val="0"/>
              <w:marBottom w:val="0"/>
              <w:divBdr>
                <w:top w:val="none" w:sz="0" w:space="0" w:color="auto"/>
                <w:left w:val="none" w:sz="0" w:space="0" w:color="auto"/>
                <w:bottom w:val="none" w:sz="0" w:space="0" w:color="auto"/>
                <w:right w:val="none" w:sz="0" w:space="0" w:color="auto"/>
              </w:divBdr>
            </w:div>
            <w:div w:id="191460893">
              <w:marLeft w:val="0"/>
              <w:marRight w:val="0"/>
              <w:marTop w:val="0"/>
              <w:marBottom w:val="0"/>
              <w:divBdr>
                <w:top w:val="none" w:sz="0" w:space="0" w:color="auto"/>
                <w:left w:val="none" w:sz="0" w:space="0" w:color="auto"/>
                <w:bottom w:val="none" w:sz="0" w:space="0" w:color="auto"/>
                <w:right w:val="none" w:sz="0" w:space="0" w:color="auto"/>
              </w:divBdr>
            </w:div>
            <w:div w:id="1455248118">
              <w:marLeft w:val="0"/>
              <w:marRight w:val="0"/>
              <w:marTop w:val="0"/>
              <w:marBottom w:val="0"/>
              <w:divBdr>
                <w:top w:val="none" w:sz="0" w:space="0" w:color="auto"/>
                <w:left w:val="none" w:sz="0" w:space="0" w:color="auto"/>
                <w:bottom w:val="none" w:sz="0" w:space="0" w:color="auto"/>
                <w:right w:val="none" w:sz="0" w:space="0" w:color="auto"/>
              </w:divBdr>
            </w:div>
            <w:div w:id="1522355819">
              <w:marLeft w:val="0"/>
              <w:marRight w:val="0"/>
              <w:marTop w:val="0"/>
              <w:marBottom w:val="0"/>
              <w:divBdr>
                <w:top w:val="none" w:sz="0" w:space="0" w:color="auto"/>
                <w:left w:val="none" w:sz="0" w:space="0" w:color="auto"/>
                <w:bottom w:val="none" w:sz="0" w:space="0" w:color="auto"/>
                <w:right w:val="none" w:sz="0" w:space="0" w:color="auto"/>
              </w:divBdr>
            </w:div>
            <w:div w:id="277421507">
              <w:marLeft w:val="0"/>
              <w:marRight w:val="0"/>
              <w:marTop w:val="0"/>
              <w:marBottom w:val="0"/>
              <w:divBdr>
                <w:top w:val="none" w:sz="0" w:space="0" w:color="auto"/>
                <w:left w:val="none" w:sz="0" w:space="0" w:color="auto"/>
                <w:bottom w:val="none" w:sz="0" w:space="0" w:color="auto"/>
                <w:right w:val="none" w:sz="0" w:space="0" w:color="auto"/>
              </w:divBdr>
            </w:div>
            <w:div w:id="1409767300">
              <w:marLeft w:val="0"/>
              <w:marRight w:val="0"/>
              <w:marTop w:val="0"/>
              <w:marBottom w:val="0"/>
              <w:divBdr>
                <w:top w:val="none" w:sz="0" w:space="0" w:color="auto"/>
                <w:left w:val="none" w:sz="0" w:space="0" w:color="auto"/>
                <w:bottom w:val="none" w:sz="0" w:space="0" w:color="auto"/>
                <w:right w:val="none" w:sz="0" w:space="0" w:color="auto"/>
              </w:divBdr>
            </w:div>
            <w:div w:id="317342399">
              <w:marLeft w:val="0"/>
              <w:marRight w:val="0"/>
              <w:marTop w:val="0"/>
              <w:marBottom w:val="0"/>
              <w:divBdr>
                <w:top w:val="none" w:sz="0" w:space="0" w:color="auto"/>
                <w:left w:val="none" w:sz="0" w:space="0" w:color="auto"/>
                <w:bottom w:val="none" w:sz="0" w:space="0" w:color="auto"/>
                <w:right w:val="none" w:sz="0" w:space="0" w:color="auto"/>
              </w:divBdr>
            </w:div>
            <w:div w:id="985354638">
              <w:marLeft w:val="0"/>
              <w:marRight w:val="0"/>
              <w:marTop w:val="0"/>
              <w:marBottom w:val="0"/>
              <w:divBdr>
                <w:top w:val="none" w:sz="0" w:space="0" w:color="auto"/>
                <w:left w:val="none" w:sz="0" w:space="0" w:color="auto"/>
                <w:bottom w:val="none" w:sz="0" w:space="0" w:color="auto"/>
                <w:right w:val="none" w:sz="0" w:space="0" w:color="auto"/>
              </w:divBdr>
            </w:div>
            <w:div w:id="1197111710">
              <w:marLeft w:val="0"/>
              <w:marRight w:val="0"/>
              <w:marTop w:val="0"/>
              <w:marBottom w:val="0"/>
              <w:divBdr>
                <w:top w:val="none" w:sz="0" w:space="0" w:color="auto"/>
                <w:left w:val="none" w:sz="0" w:space="0" w:color="auto"/>
                <w:bottom w:val="none" w:sz="0" w:space="0" w:color="auto"/>
                <w:right w:val="none" w:sz="0" w:space="0" w:color="auto"/>
              </w:divBdr>
            </w:div>
            <w:div w:id="1220676425">
              <w:marLeft w:val="0"/>
              <w:marRight w:val="0"/>
              <w:marTop w:val="0"/>
              <w:marBottom w:val="0"/>
              <w:divBdr>
                <w:top w:val="none" w:sz="0" w:space="0" w:color="auto"/>
                <w:left w:val="none" w:sz="0" w:space="0" w:color="auto"/>
                <w:bottom w:val="none" w:sz="0" w:space="0" w:color="auto"/>
                <w:right w:val="none" w:sz="0" w:space="0" w:color="auto"/>
              </w:divBdr>
            </w:div>
            <w:div w:id="218133730">
              <w:marLeft w:val="0"/>
              <w:marRight w:val="0"/>
              <w:marTop w:val="0"/>
              <w:marBottom w:val="0"/>
              <w:divBdr>
                <w:top w:val="none" w:sz="0" w:space="0" w:color="auto"/>
                <w:left w:val="none" w:sz="0" w:space="0" w:color="auto"/>
                <w:bottom w:val="none" w:sz="0" w:space="0" w:color="auto"/>
                <w:right w:val="none" w:sz="0" w:space="0" w:color="auto"/>
              </w:divBdr>
            </w:div>
            <w:div w:id="934167372">
              <w:marLeft w:val="0"/>
              <w:marRight w:val="0"/>
              <w:marTop w:val="0"/>
              <w:marBottom w:val="0"/>
              <w:divBdr>
                <w:top w:val="none" w:sz="0" w:space="0" w:color="auto"/>
                <w:left w:val="none" w:sz="0" w:space="0" w:color="auto"/>
                <w:bottom w:val="none" w:sz="0" w:space="0" w:color="auto"/>
                <w:right w:val="none" w:sz="0" w:space="0" w:color="auto"/>
              </w:divBdr>
            </w:div>
            <w:div w:id="1490092107">
              <w:marLeft w:val="0"/>
              <w:marRight w:val="0"/>
              <w:marTop w:val="0"/>
              <w:marBottom w:val="0"/>
              <w:divBdr>
                <w:top w:val="none" w:sz="0" w:space="0" w:color="auto"/>
                <w:left w:val="none" w:sz="0" w:space="0" w:color="auto"/>
                <w:bottom w:val="none" w:sz="0" w:space="0" w:color="auto"/>
                <w:right w:val="none" w:sz="0" w:space="0" w:color="auto"/>
              </w:divBdr>
            </w:div>
            <w:div w:id="1098218058">
              <w:marLeft w:val="0"/>
              <w:marRight w:val="0"/>
              <w:marTop w:val="0"/>
              <w:marBottom w:val="0"/>
              <w:divBdr>
                <w:top w:val="none" w:sz="0" w:space="0" w:color="auto"/>
                <w:left w:val="none" w:sz="0" w:space="0" w:color="auto"/>
                <w:bottom w:val="none" w:sz="0" w:space="0" w:color="auto"/>
                <w:right w:val="none" w:sz="0" w:space="0" w:color="auto"/>
              </w:divBdr>
            </w:div>
            <w:div w:id="249389371">
              <w:marLeft w:val="0"/>
              <w:marRight w:val="0"/>
              <w:marTop w:val="0"/>
              <w:marBottom w:val="0"/>
              <w:divBdr>
                <w:top w:val="none" w:sz="0" w:space="0" w:color="auto"/>
                <w:left w:val="none" w:sz="0" w:space="0" w:color="auto"/>
                <w:bottom w:val="none" w:sz="0" w:space="0" w:color="auto"/>
                <w:right w:val="none" w:sz="0" w:space="0" w:color="auto"/>
              </w:divBdr>
            </w:div>
            <w:div w:id="1181773890">
              <w:marLeft w:val="0"/>
              <w:marRight w:val="0"/>
              <w:marTop w:val="0"/>
              <w:marBottom w:val="0"/>
              <w:divBdr>
                <w:top w:val="none" w:sz="0" w:space="0" w:color="auto"/>
                <w:left w:val="none" w:sz="0" w:space="0" w:color="auto"/>
                <w:bottom w:val="none" w:sz="0" w:space="0" w:color="auto"/>
                <w:right w:val="none" w:sz="0" w:space="0" w:color="auto"/>
              </w:divBdr>
            </w:div>
            <w:div w:id="735057847">
              <w:marLeft w:val="0"/>
              <w:marRight w:val="0"/>
              <w:marTop w:val="0"/>
              <w:marBottom w:val="0"/>
              <w:divBdr>
                <w:top w:val="none" w:sz="0" w:space="0" w:color="auto"/>
                <w:left w:val="none" w:sz="0" w:space="0" w:color="auto"/>
                <w:bottom w:val="none" w:sz="0" w:space="0" w:color="auto"/>
                <w:right w:val="none" w:sz="0" w:space="0" w:color="auto"/>
              </w:divBdr>
            </w:div>
            <w:div w:id="1156218847">
              <w:marLeft w:val="0"/>
              <w:marRight w:val="0"/>
              <w:marTop w:val="0"/>
              <w:marBottom w:val="0"/>
              <w:divBdr>
                <w:top w:val="none" w:sz="0" w:space="0" w:color="auto"/>
                <w:left w:val="none" w:sz="0" w:space="0" w:color="auto"/>
                <w:bottom w:val="none" w:sz="0" w:space="0" w:color="auto"/>
                <w:right w:val="none" w:sz="0" w:space="0" w:color="auto"/>
              </w:divBdr>
            </w:div>
            <w:div w:id="1205676440">
              <w:marLeft w:val="0"/>
              <w:marRight w:val="0"/>
              <w:marTop w:val="0"/>
              <w:marBottom w:val="0"/>
              <w:divBdr>
                <w:top w:val="none" w:sz="0" w:space="0" w:color="auto"/>
                <w:left w:val="none" w:sz="0" w:space="0" w:color="auto"/>
                <w:bottom w:val="none" w:sz="0" w:space="0" w:color="auto"/>
                <w:right w:val="none" w:sz="0" w:space="0" w:color="auto"/>
              </w:divBdr>
            </w:div>
            <w:div w:id="770012083">
              <w:marLeft w:val="0"/>
              <w:marRight w:val="0"/>
              <w:marTop w:val="0"/>
              <w:marBottom w:val="0"/>
              <w:divBdr>
                <w:top w:val="none" w:sz="0" w:space="0" w:color="auto"/>
                <w:left w:val="none" w:sz="0" w:space="0" w:color="auto"/>
                <w:bottom w:val="none" w:sz="0" w:space="0" w:color="auto"/>
                <w:right w:val="none" w:sz="0" w:space="0" w:color="auto"/>
              </w:divBdr>
            </w:div>
            <w:div w:id="1027752992">
              <w:marLeft w:val="0"/>
              <w:marRight w:val="0"/>
              <w:marTop w:val="0"/>
              <w:marBottom w:val="0"/>
              <w:divBdr>
                <w:top w:val="none" w:sz="0" w:space="0" w:color="auto"/>
                <w:left w:val="none" w:sz="0" w:space="0" w:color="auto"/>
                <w:bottom w:val="none" w:sz="0" w:space="0" w:color="auto"/>
                <w:right w:val="none" w:sz="0" w:space="0" w:color="auto"/>
              </w:divBdr>
            </w:div>
            <w:div w:id="762535229">
              <w:marLeft w:val="0"/>
              <w:marRight w:val="0"/>
              <w:marTop w:val="0"/>
              <w:marBottom w:val="0"/>
              <w:divBdr>
                <w:top w:val="none" w:sz="0" w:space="0" w:color="auto"/>
                <w:left w:val="none" w:sz="0" w:space="0" w:color="auto"/>
                <w:bottom w:val="none" w:sz="0" w:space="0" w:color="auto"/>
                <w:right w:val="none" w:sz="0" w:space="0" w:color="auto"/>
              </w:divBdr>
            </w:div>
            <w:div w:id="498934962">
              <w:marLeft w:val="0"/>
              <w:marRight w:val="0"/>
              <w:marTop w:val="0"/>
              <w:marBottom w:val="0"/>
              <w:divBdr>
                <w:top w:val="none" w:sz="0" w:space="0" w:color="auto"/>
                <w:left w:val="none" w:sz="0" w:space="0" w:color="auto"/>
                <w:bottom w:val="none" w:sz="0" w:space="0" w:color="auto"/>
                <w:right w:val="none" w:sz="0" w:space="0" w:color="auto"/>
              </w:divBdr>
            </w:div>
            <w:div w:id="1190413578">
              <w:marLeft w:val="0"/>
              <w:marRight w:val="0"/>
              <w:marTop w:val="0"/>
              <w:marBottom w:val="0"/>
              <w:divBdr>
                <w:top w:val="none" w:sz="0" w:space="0" w:color="auto"/>
                <w:left w:val="none" w:sz="0" w:space="0" w:color="auto"/>
                <w:bottom w:val="none" w:sz="0" w:space="0" w:color="auto"/>
                <w:right w:val="none" w:sz="0" w:space="0" w:color="auto"/>
              </w:divBdr>
            </w:div>
            <w:div w:id="702442986">
              <w:marLeft w:val="0"/>
              <w:marRight w:val="0"/>
              <w:marTop w:val="0"/>
              <w:marBottom w:val="0"/>
              <w:divBdr>
                <w:top w:val="none" w:sz="0" w:space="0" w:color="auto"/>
                <w:left w:val="none" w:sz="0" w:space="0" w:color="auto"/>
                <w:bottom w:val="none" w:sz="0" w:space="0" w:color="auto"/>
                <w:right w:val="none" w:sz="0" w:space="0" w:color="auto"/>
              </w:divBdr>
            </w:div>
            <w:div w:id="1622834385">
              <w:marLeft w:val="0"/>
              <w:marRight w:val="0"/>
              <w:marTop w:val="0"/>
              <w:marBottom w:val="0"/>
              <w:divBdr>
                <w:top w:val="none" w:sz="0" w:space="0" w:color="auto"/>
                <w:left w:val="none" w:sz="0" w:space="0" w:color="auto"/>
                <w:bottom w:val="none" w:sz="0" w:space="0" w:color="auto"/>
                <w:right w:val="none" w:sz="0" w:space="0" w:color="auto"/>
              </w:divBdr>
            </w:div>
            <w:div w:id="2013602934">
              <w:marLeft w:val="0"/>
              <w:marRight w:val="0"/>
              <w:marTop w:val="0"/>
              <w:marBottom w:val="0"/>
              <w:divBdr>
                <w:top w:val="none" w:sz="0" w:space="0" w:color="auto"/>
                <w:left w:val="none" w:sz="0" w:space="0" w:color="auto"/>
                <w:bottom w:val="none" w:sz="0" w:space="0" w:color="auto"/>
                <w:right w:val="none" w:sz="0" w:space="0" w:color="auto"/>
              </w:divBdr>
            </w:div>
            <w:div w:id="1495875272">
              <w:marLeft w:val="0"/>
              <w:marRight w:val="0"/>
              <w:marTop w:val="0"/>
              <w:marBottom w:val="0"/>
              <w:divBdr>
                <w:top w:val="none" w:sz="0" w:space="0" w:color="auto"/>
                <w:left w:val="none" w:sz="0" w:space="0" w:color="auto"/>
                <w:bottom w:val="none" w:sz="0" w:space="0" w:color="auto"/>
                <w:right w:val="none" w:sz="0" w:space="0" w:color="auto"/>
              </w:divBdr>
            </w:div>
            <w:div w:id="426734235">
              <w:marLeft w:val="0"/>
              <w:marRight w:val="0"/>
              <w:marTop w:val="0"/>
              <w:marBottom w:val="0"/>
              <w:divBdr>
                <w:top w:val="none" w:sz="0" w:space="0" w:color="auto"/>
                <w:left w:val="none" w:sz="0" w:space="0" w:color="auto"/>
                <w:bottom w:val="none" w:sz="0" w:space="0" w:color="auto"/>
                <w:right w:val="none" w:sz="0" w:space="0" w:color="auto"/>
              </w:divBdr>
            </w:div>
            <w:div w:id="1534271686">
              <w:marLeft w:val="0"/>
              <w:marRight w:val="0"/>
              <w:marTop w:val="0"/>
              <w:marBottom w:val="0"/>
              <w:divBdr>
                <w:top w:val="none" w:sz="0" w:space="0" w:color="auto"/>
                <w:left w:val="none" w:sz="0" w:space="0" w:color="auto"/>
                <w:bottom w:val="none" w:sz="0" w:space="0" w:color="auto"/>
                <w:right w:val="none" w:sz="0" w:space="0" w:color="auto"/>
              </w:divBdr>
            </w:div>
            <w:div w:id="1617524241">
              <w:marLeft w:val="0"/>
              <w:marRight w:val="0"/>
              <w:marTop w:val="0"/>
              <w:marBottom w:val="0"/>
              <w:divBdr>
                <w:top w:val="none" w:sz="0" w:space="0" w:color="auto"/>
                <w:left w:val="none" w:sz="0" w:space="0" w:color="auto"/>
                <w:bottom w:val="none" w:sz="0" w:space="0" w:color="auto"/>
                <w:right w:val="none" w:sz="0" w:space="0" w:color="auto"/>
              </w:divBdr>
            </w:div>
            <w:div w:id="430931620">
              <w:marLeft w:val="0"/>
              <w:marRight w:val="0"/>
              <w:marTop w:val="0"/>
              <w:marBottom w:val="0"/>
              <w:divBdr>
                <w:top w:val="none" w:sz="0" w:space="0" w:color="auto"/>
                <w:left w:val="none" w:sz="0" w:space="0" w:color="auto"/>
                <w:bottom w:val="none" w:sz="0" w:space="0" w:color="auto"/>
                <w:right w:val="none" w:sz="0" w:space="0" w:color="auto"/>
              </w:divBdr>
            </w:div>
            <w:div w:id="1959795342">
              <w:marLeft w:val="0"/>
              <w:marRight w:val="0"/>
              <w:marTop w:val="0"/>
              <w:marBottom w:val="0"/>
              <w:divBdr>
                <w:top w:val="none" w:sz="0" w:space="0" w:color="auto"/>
                <w:left w:val="none" w:sz="0" w:space="0" w:color="auto"/>
                <w:bottom w:val="none" w:sz="0" w:space="0" w:color="auto"/>
                <w:right w:val="none" w:sz="0" w:space="0" w:color="auto"/>
              </w:divBdr>
            </w:div>
            <w:div w:id="1072242328">
              <w:marLeft w:val="0"/>
              <w:marRight w:val="0"/>
              <w:marTop w:val="0"/>
              <w:marBottom w:val="0"/>
              <w:divBdr>
                <w:top w:val="none" w:sz="0" w:space="0" w:color="auto"/>
                <w:left w:val="none" w:sz="0" w:space="0" w:color="auto"/>
                <w:bottom w:val="none" w:sz="0" w:space="0" w:color="auto"/>
                <w:right w:val="none" w:sz="0" w:space="0" w:color="auto"/>
              </w:divBdr>
            </w:div>
            <w:div w:id="1096051706">
              <w:marLeft w:val="0"/>
              <w:marRight w:val="0"/>
              <w:marTop w:val="0"/>
              <w:marBottom w:val="0"/>
              <w:divBdr>
                <w:top w:val="none" w:sz="0" w:space="0" w:color="auto"/>
                <w:left w:val="none" w:sz="0" w:space="0" w:color="auto"/>
                <w:bottom w:val="none" w:sz="0" w:space="0" w:color="auto"/>
                <w:right w:val="none" w:sz="0" w:space="0" w:color="auto"/>
              </w:divBdr>
            </w:div>
            <w:div w:id="153762237">
              <w:marLeft w:val="0"/>
              <w:marRight w:val="0"/>
              <w:marTop w:val="0"/>
              <w:marBottom w:val="0"/>
              <w:divBdr>
                <w:top w:val="none" w:sz="0" w:space="0" w:color="auto"/>
                <w:left w:val="none" w:sz="0" w:space="0" w:color="auto"/>
                <w:bottom w:val="none" w:sz="0" w:space="0" w:color="auto"/>
                <w:right w:val="none" w:sz="0" w:space="0" w:color="auto"/>
              </w:divBdr>
            </w:div>
            <w:div w:id="581790959">
              <w:marLeft w:val="0"/>
              <w:marRight w:val="0"/>
              <w:marTop w:val="0"/>
              <w:marBottom w:val="0"/>
              <w:divBdr>
                <w:top w:val="none" w:sz="0" w:space="0" w:color="auto"/>
                <w:left w:val="none" w:sz="0" w:space="0" w:color="auto"/>
                <w:bottom w:val="none" w:sz="0" w:space="0" w:color="auto"/>
                <w:right w:val="none" w:sz="0" w:space="0" w:color="auto"/>
              </w:divBdr>
            </w:div>
            <w:div w:id="1167935909">
              <w:marLeft w:val="0"/>
              <w:marRight w:val="0"/>
              <w:marTop w:val="0"/>
              <w:marBottom w:val="0"/>
              <w:divBdr>
                <w:top w:val="none" w:sz="0" w:space="0" w:color="auto"/>
                <w:left w:val="none" w:sz="0" w:space="0" w:color="auto"/>
                <w:bottom w:val="none" w:sz="0" w:space="0" w:color="auto"/>
                <w:right w:val="none" w:sz="0" w:space="0" w:color="auto"/>
              </w:divBdr>
            </w:div>
            <w:div w:id="1812595679">
              <w:marLeft w:val="0"/>
              <w:marRight w:val="0"/>
              <w:marTop w:val="0"/>
              <w:marBottom w:val="0"/>
              <w:divBdr>
                <w:top w:val="none" w:sz="0" w:space="0" w:color="auto"/>
                <w:left w:val="none" w:sz="0" w:space="0" w:color="auto"/>
                <w:bottom w:val="none" w:sz="0" w:space="0" w:color="auto"/>
                <w:right w:val="none" w:sz="0" w:space="0" w:color="auto"/>
              </w:divBdr>
            </w:div>
            <w:div w:id="2060011806">
              <w:marLeft w:val="0"/>
              <w:marRight w:val="0"/>
              <w:marTop w:val="0"/>
              <w:marBottom w:val="0"/>
              <w:divBdr>
                <w:top w:val="none" w:sz="0" w:space="0" w:color="auto"/>
                <w:left w:val="none" w:sz="0" w:space="0" w:color="auto"/>
                <w:bottom w:val="none" w:sz="0" w:space="0" w:color="auto"/>
                <w:right w:val="none" w:sz="0" w:space="0" w:color="auto"/>
              </w:divBdr>
            </w:div>
            <w:div w:id="342368079">
              <w:marLeft w:val="0"/>
              <w:marRight w:val="0"/>
              <w:marTop w:val="0"/>
              <w:marBottom w:val="0"/>
              <w:divBdr>
                <w:top w:val="none" w:sz="0" w:space="0" w:color="auto"/>
                <w:left w:val="none" w:sz="0" w:space="0" w:color="auto"/>
                <w:bottom w:val="none" w:sz="0" w:space="0" w:color="auto"/>
                <w:right w:val="none" w:sz="0" w:space="0" w:color="auto"/>
              </w:divBdr>
            </w:div>
            <w:div w:id="990013776">
              <w:marLeft w:val="0"/>
              <w:marRight w:val="0"/>
              <w:marTop w:val="0"/>
              <w:marBottom w:val="0"/>
              <w:divBdr>
                <w:top w:val="none" w:sz="0" w:space="0" w:color="auto"/>
                <w:left w:val="none" w:sz="0" w:space="0" w:color="auto"/>
                <w:bottom w:val="none" w:sz="0" w:space="0" w:color="auto"/>
                <w:right w:val="none" w:sz="0" w:space="0" w:color="auto"/>
              </w:divBdr>
            </w:div>
            <w:div w:id="1337001569">
              <w:marLeft w:val="0"/>
              <w:marRight w:val="0"/>
              <w:marTop w:val="0"/>
              <w:marBottom w:val="0"/>
              <w:divBdr>
                <w:top w:val="none" w:sz="0" w:space="0" w:color="auto"/>
                <w:left w:val="none" w:sz="0" w:space="0" w:color="auto"/>
                <w:bottom w:val="none" w:sz="0" w:space="0" w:color="auto"/>
                <w:right w:val="none" w:sz="0" w:space="0" w:color="auto"/>
              </w:divBdr>
            </w:div>
            <w:div w:id="1398818350">
              <w:marLeft w:val="0"/>
              <w:marRight w:val="0"/>
              <w:marTop w:val="0"/>
              <w:marBottom w:val="0"/>
              <w:divBdr>
                <w:top w:val="none" w:sz="0" w:space="0" w:color="auto"/>
                <w:left w:val="none" w:sz="0" w:space="0" w:color="auto"/>
                <w:bottom w:val="none" w:sz="0" w:space="0" w:color="auto"/>
                <w:right w:val="none" w:sz="0" w:space="0" w:color="auto"/>
              </w:divBdr>
            </w:div>
            <w:div w:id="41558893">
              <w:marLeft w:val="0"/>
              <w:marRight w:val="0"/>
              <w:marTop w:val="0"/>
              <w:marBottom w:val="0"/>
              <w:divBdr>
                <w:top w:val="none" w:sz="0" w:space="0" w:color="auto"/>
                <w:left w:val="none" w:sz="0" w:space="0" w:color="auto"/>
                <w:bottom w:val="none" w:sz="0" w:space="0" w:color="auto"/>
                <w:right w:val="none" w:sz="0" w:space="0" w:color="auto"/>
              </w:divBdr>
            </w:div>
            <w:div w:id="270867699">
              <w:marLeft w:val="0"/>
              <w:marRight w:val="0"/>
              <w:marTop w:val="0"/>
              <w:marBottom w:val="0"/>
              <w:divBdr>
                <w:top w:val="none" w:sz="0" w:space="0" w:color="auto"/>
                <w:left w:val="none" w:sz="0" w:space="0" w:color="auto"/>
                <w:bottom w:val="none" w:sz="0" w:space="0" w:color="auto"/>
                <w:right w:val="none" w:sz="0" w:space="0" w:color="auto"/>
              </w:divBdr>
            </w:div>
            <w:div w:id="850920218">
              <w:marLeft w:val="0"/>
              <w:marRight w:val="0"/>
              <w:marTop w:val="0"/>
              <w:marBottom w:val="0"/>
              <w:divBdr>
                <w:top w:val="none" w:sz="0" w:space="0" w:color="auto"/>
                <w:left w:val="none" w:sz="0" w:space="0" w:color="auto"/>
                <w:bottom w:val="none" w:sz="0" w:space="0" w:color="auto"/>
                <w:right w:val="none" w:sz="0" w:space="0" w:color="auto"/>
              </w:divBdr>
            </w:div>
            <w:div w:id="290981779">
              <w:marLeft w:val="0"/>
              <w:marRight w:val="0"/>
              <w:marTop w:val="0"/>
              <w:marBottom w:val="0"/>
              <w:divBdr>
                <w:top w:val="none" w:sz="0" w:space="0" w:color="auto"/>
                <w:left w:val="none" w:sz="0" w:space="0" w:color="auto"/>
                <w:bottom w:val="none" w:sz="0" w:space="0" w:color="auto"/>
                <w:right w:val="none" w:sz="0" w:space="0" w:color="auto"/>
              </w:divBdr>
            </w:div>
            <w:div w:id="589239359">
              <w:marLeft w:val="0"/>
              <w:marRight w:val="0"/>
              <w:marTop w:val="0"/>
              <w:marBottom w:val="0"/>
              <w:divBdr>
                <w:top w:val="none" w:sz="0" w:space="0" w:color="auto"/>
                <w:left w:val="none" w:sz="0" w:space="0" w:color="auto"/>
                <w:bottom w:val="none" w:sz="0" w:space="0" w:color="auto"/>
                <w:right w:val="none" w:sz="0" w:space="0" w:color="auto"/>
              </w:divBdr>
            </w:div>
            <w:div w:id="902714973">
              <w:marLeft w:val="0"/>
              <w:marRight w:val="0"/>
              <w:marTop w:val="0"/>
              <w:marBottom w:val="0"/>
              <w:divBdr>
                <w:top w:val="none" w:sz="0" w:space="0" w:color="auto"/>
                <w:left w:val="none" w:sz="0" w:space="0" w:color="auto"/>
                <w:bottom w:val="none" w:sz="0" w:space="0" w:color="auto"/>
                <w:right w:val="none" w:sz="0" w:space="0" w:color="auto"/>
              </w:divBdr>
            </w:div>
            <w:div w:id="1083768970">
              <w:marLeft w:val="0"/>
              <w:marRight w:val="0"/>
              <w:marTop w:val="0"/>
              <w:marBottom w:val="0"/>
              <w:divBdr>
                <w:top w:val="none" w:sz="0" w:space="0" w:color="auto"/>
                <w:left w:val="none" w:sz="0" w:space="0" w:color="auto"/>
                <w:bottom w:val="none" w:sz="0" w:space="0" w:color="auto"/>
                <w:right w:val="none" w:sz="0" w:space="0" w:color="auto"/>
              </w:divBdr>
            </w:div>
            <w:div w:id="887839498">
              <w:marLeft w:val="0"/>
              <w:marRight w:val="0"/>
              <w:marTop w:val="0"/>
              <w:marBottom w:val="0"/>
              <w:divBdr>
                <w:top w:val="none" w:sz="0" w:space="0" w:color="auto"/>
                <w:left w:val="none" w:sz="0" w:space="0" w:color="auto"/>
                <w:bottom w:val="none" w:sz="0" w:space="0" w:color="auto"/>
                <w:right w:val="none" w:sz="0" w:space="0" w:color="auto"/>
              </w:divBdr>
            </w:div>
            <w:div w:id="975452896">
              <w:marLeft w:val="0"/>
              <w:marRight w:val="0"/>
              <w:marTop w:val="0"/>
              <w:marBottom w:val="0"/>
              <w:divBdr>
                <w:top w:val="none" w:sz="0" w:space="0" w:color="auto"/>
                <w:left w:val="none" w:sz="0" w:space="0" w:color="auto"/>
                <w:bottom w:val="none" w:sz="0" w:space="0" w:color="auto"/>
                <w:right w:val="none" w:sz="0" w:space="0" w:color="auto"/>
              </w:divBdr>
            </w:div>
            <w:div w:id="1191456571">
              <w:marLeft w:val="0"/>
              <w:marRight w:val="0"/>
              <w:marTop w:val="0"/>
              <w:marBottom w:val="0"/>
              <w:divBdr>
                <w:top w:val="none" w:sz="0" w:space="0" w:color="auto"/>
                <w:left w:val="none" w:sz="0" w:space="0" w:color="auto"/>
                <w:bottom w:val="none" w:sz="0" w:space="0" w:color="auto"/>
                <w:right w:val="none" w:sz="0" w:space="0" w:color="auto"/>
              </w:divBdr>
            </w:div>
            <w:div w:id="93215465">
              <w:marLeft w:val="0"/>
              <w:marRight w:val="0"/>
              <w:marTop w:val="0"/>
              <w:marBottom w:val="0"/>
              <w:divBdr>
                <w:top w:val="none" w:sz="0" w:space="0" w:color="auto"/>
                <w:left w:val="none" w:sz="0" w:space="0" w:color="auto"/>
                <w:bottom w:val="none" w:sz="0" w:space="0" w:color="auto"/>
                <w:right w:val="none" w:sz="0" w:space="0" w:color="auto"/>
              </w:divBdr>
            </w:div>
            <w:div w:id="1274167616">
              <w:marLeft w:val="0"/>
              <w:marRight w:val="0"/>
              <w:marTop w:val="0"/>
              <w:marBottom w:val="0"/>
              <w:divBdr>
                <w:top w:val="none" w:sz="0" w:space="0" w:color="auto"/>
                <w:left w:val="none" w:sz="0" w:space="0" w:color="auto"/>
                <w:bottom w:val="none" w:sz="0" w:space="0" w:color="auto"/>
                <w:right w:val="none" w:sz="0" w:space="0" w:color="auto"/>
              </w:divBdr>
            </w:div>
            <w:div w:id="1308316429">
              <w:marLeft w:val="0"/>
              <w:marRight w:val="0"/>
              <w:marTop w:val="0"/>
              <w:marBottom w:val="0"/>
              <w:divBdr>
                <w:top w:val="none" w:sz="0" w:space="0" w:color="auto"/>
                <w:left w:val="none" w:sz="0" w:space="0" w:color="auto"/>
                <w:bottom w:val="none" w:sz="0" w:space="0" w:color="auto"/>
                <w:right w:val="none" w:sz="0" w:space="0" w:color="auto"/>
              </w:divBdr>
            </w:div>
            <w:div w:id="710230248">
              <w:marLeft w:val="0"/>
              <w:marRight w:val="0"/>
              <w:marTop w:val="0"/>
              <w:marBottom w:val="0"/>
              <w:divBdr>
                <w:top w:val="none" w:sz="0" w:space="0" w:color="auto"/>
                <w:left w:val="none" w:sz="0" w:space="0" w:color="auto"/>
                <w:bottom w:val="none" w:sz="0" w:space="0" w:color="auto"/>
                <w:right w:val="none" w:sz="0" w:space="0" w:color="auto"/>
              </w:divBdr>
            </w:div>
            <w:div w:id="811866660">
              <w:marLeft w:val="0"/>
              <w:marRight w:val="0"/>
              <w:marTop w:val="0"/>
              <w:marBottom w:val="0"/>
              <w:divBdr>
                <w:top w:val="none" w:sz="0" w:space="0" w:color="auto"/>
                <w:left w:val="none" w:sz="0" w:space="0" w:color="auto"/>
                <w:bottom w:val="none" w:sz="0" w:space="0" w:color="auto"/>
                <w:right w:val="none" w:sz="0" w:space="0" w:color="auto"/>
              </w:divBdr>
            </w:div>
            <w:div w:id="1977224903">
              <w:marLeft w:val="0"/>
              <w:marRight w:val="0"/>
              <w:marTop w:val="0"/>
              <w:marBottom w:val="0"/>
              <w:divBdr>
                <w:top w:val="none" w:sz="0" w:space="0" w:color="auto"/>
                <w:left w:val="none" w:sz="0" w:space="0" w:color="auto"/>
                <w:bottom w:val="none" w:sz="0" w:space="0" w:color="auto"/>
                <w:right w:val="none" w:sz="0" w:space="0" w:color="auto"/>
              </w:divBdr>
            </w:div>
            <w:div w:id="69693900">
              <w:marLeft w:val="0"/>
              <w:marRight w:val="0"/>
              <w:marTop w:val="0"/>
              <w:marBottom w:val="0"/>
              <w:divBdr>
                <w:top w:val="none" w:sz="0" w:space="0" w:color="auto"/>
                <w:left w:val="none" w:sz="0" w:space="0" w:color="auto"/>
                <w:bottom w:val="none" w:sz="0" w:space="0" w:color="auto"/>
                <w:right w:val="none" w:sz="0" w:space="0" w:color="auto"/>
              </w:divBdr>
            </w:div>
            <w:div w:id="1526551636">
              <w:marLeft w:val="0"/>
              <w:marRight w:val="0"/>
              <w:marTop w:val="0"/>
              <w:marBottom w:val="0"/>
              <w:divBdr>
                <w:top w:val="none" w:sz="0" w:space="0" w:color="auto"/>
                <w:left w:val="none" w:sz="0" w:space="0" w:color="auto"/>
                <w:bottom w:val="none" w:sz="0" w:space="0" w:color="auto"/>
                <w:right w:val="none" w:sz="0" w:space="0" w:color="auto"/>
              </w:divBdr>
            </w:div>
            <w:div w:id="755327605">
              <w:marLeft w:val="0"/>
              <w:marRight w:val="0"/>
              <w:marTop w:val="0"/>
              <w:marBottom w:val="0"/>
              <w:divBdr>
                <w:top w:val="none" w:sz="0" w:space="0" w:color="auto"/>
                <w:left w:val="none" w:sz="0" w:space="0" w:color="auto"/>
                <w:bottom w:val="none" w:sz="0" w:space="0" w:color="auto"/>
                <w:right w:val="none" w:sz="0" w:space="0" w:color="auto"/>
              </w:divBdr>
            </w:div>
            <w:div w:id="948703265">
              <w:marLeft w:val="0"/>
              <w:marRight w:val="0"/>
              <w:marTop w:val="0"/>
              <w:marBottom w:val="0"/>
              <w:divBdr>
                <w:top w:val="none" w:sz="0" w:space="0" w:color="auto"/>
                <w:left w:val="none" w:sz="0" w:space="0" w:color="auto"/>
                <w:bottom w:val="none" w:sz="0" w:space="0" w:color="auto"/>
                <w:right w:val="none" w:sz="0" w:space="0" w:color="auto"/>
              </w:divBdr>
            </w:div>
            <w:div w:id="1190484097">
              <w:marLeft w:val="0"/>
              <w:marRight w:val="0"/>
              <w:marTop w:val="0"/>
              <w:marBottom w:val="0"/>
              <w:divBdr>
                <w:top w:val="none" w:sz="0" w:space="0" w:color="auto"/>
                <w:left w:val="none" w:sz="0" w:space="0" w:color="auto"/>
                <w:bottom w:val="none" w:sz="0" w:space="0" w:color="auto"/>
                <w:right w:val="none" w:sz="0" w:space="0" w:color="auto"/>
              </w:divBdr>
            </w:div>
            <w:div w:id="1704359185">
              <w:marLeft w:val="0"/>
              <w:marRight w:val="0"/>
              <w:marTop w:val="0"/>
              <w:marBottom w:val="0"/>
              <w:divBdr>
                <w:top w:val="none" w:sz="0" w:space="0" w:color="auto"/>
                <w:left w:val="none" w:sz="0" w:space="0" w:color="auto"/>
                <w:bottom w:val="none" w:sz="0" w:space="0" w:color="auto"/>
                <w:right w:val="none" w:sz="0" w:space="0" w:color="auto"/>
              </w:divBdr>
            </w:div>
            <w:div w:id="892348263">
              <w:marLeft w:val="0"/>
              <w:marRight w:val="0"/>
              <w:marTop w:val="0"/>
              <w:marBottom w:val="0"/>
              <w:divBdr>
                <w:top w:val="none" w:sz="0" w:space="0" w:color="auto"/>
                <w:left w:val="none" w:sz="0" w:space="0" w:color="auto"/>
                <w:bottom w:val="none" w:sz="0" w:space="0" w:color="auto"/>
                <w:right w:val="none" w:sz="0" w:space="0" w:color="auto"/>
              </w:divBdr>
            </w:div>
            <w:div w:id="555698144">
              <w:marLeft w:val="0"/>
              <w:marRight w:val="0"/>
              <w:marTop w:val="0"/>
              <w:marBottom w:val="0"/>
              <w:divBdr>
                <w:top w:val="none" w:sz="0" w:space="0" w:color="auto"/>
                <w:left w:val="none" w:sz="0" w:space="0" w:color="auto"/>
                <w:bottom w:val="none" w:sz="0" w:space="0" w:color="auto"/>
                <w:right w:val="none" w:sz="0" w:space="0" w:color="auto"/>
              </w:divBdr>
            </w:div>
            <w:div w:id="160047027">
              <w:marLeft w:val="0"/>
              <w:marRight w:val="0"/>
              <w:marTop w:val="0"/>
              <w:marBottom w:val="0"/>
              <w:divBdr>
                <w:top w:val="none" w:sz="0" w:space="0" w:color="auto"/>
                <w:left w:val="none" w:sz="0" w:space="0" w:color="auto"/>
                <w:bottom w:val="none" w:sz="0" w:space="0" w:color="auto"/>
                <w:right w:val="none" w:sz="0" w:space="0" w:color="auto"/>
              </w:divBdr>
            </w:div>
            <w:div w:id="668605935">
              <w:marLeft w:val="0"/>
              <w:marRight w:val="0"/>
              <w:marTop w:val="0"/>
              <w:marBottom w:val="0"/>
              <w:divBdr>
                <w:top w:val="none" w:sz="0" w:space="0" w:color="auto"/>
                <w:left w:val="none" w:sz="0" w:space="0" w:color="auto"/>
                <w:bottom w:val="none" w:sz="0" w:space="0" w:color="auto"/>
                <w:right w:val="none" w:sz="0" w:space="0" w:color="auto"/>
              </w:divBdr>
            </w:div>
            <w:div w:id="1657223386">
              <w:marLeft w:val="0"/>
              <w:marRight w:val="0"/>
              <w:marTop w:val="0"/>
              <w:marBottom w:val="0"/>
              <w:divBdr>
                <w:top w:val="none" w:sz="0" w:space="0" w:color="auto"/>
                <w:left w:val="none" w:sz="0" w:space="0" w:color="auto"/>
                <w:bottom w:val="none" w:sz="0" w:space="0" w:color="auto"/>
                <w:right w:val="none" w:sz="0" w:space="0" w:color="auto"/>
              </w:divBdr>
            </w:div>
            <w:div w:id="376663972">
              <w:marLeft w:val="0"/>
              <w:marRight w:val="0"/>
              <w:marTop w:val="0"/>
              <w:marBottom w:val="0"/>
              <w:divBdr>
                <w:top w:val="none" w:sz="0" w:space="0" w:color="auto"/>
                <w:left w:val="none" w:sz="0" w:space="0" w:color="auto"/>
                <w:bottom w:val="none" w:sz="0" w:space="0" w:color="auto"/>
                <w:right w:val="none" w:sz="0" w:space="0" w:color="auto"/>
              </w:divBdr>
            </w:div>
            <w:div w:id="103354755">
              <w:marLeft w:val="0"/>
              <w:marRight w:val="0"/>
              <w:marTop w:val="0"/>
              <w:marBottom w:val="0"/>
              <w:divBdr>
                <w:top w:val="none" w:sz="0" w:space="0" w:color="auto"/>
                <w:left w:val="none" w:sz="0" w:space="0" w:color="auto"/>
                <w:bottom w:val="none" w:sz="0" w:space="0" w:color="auto"/>
                <w:right w:val="none" w:sz="0" w:space="0" w:color="auto"/>
              </w:divBdr>
            </w:div>
            <w:div w:id="1278833067">
              <w:marLeft w:val="0"/>
              <w:marRight w:val="0"/>
              <w:marTop w:val="0"/>
              <w:marBottom w:val="0"/>
              <w:divBdr>
                <w:top w:val="none" w:sz="0" w:space="0" w:color="auto"/>
                <w:left w:val="none" w:sz="0" w:space="0" w:color="auto"/>
                <w:bottom w:val="none" w:sz="0" w:space="0" w:color="auto"/>
                <w:right w:val="none" w:sz="0" w:space="0" w:color="auto"/>
              </w:divBdr>
            </w:div>
            <w:div w:id="1244954402">
              <w:marLeft w:val="0"/>
              <w:marRight w:val="0"/>
              <w:marTop w:val="0"/>
              <w:marBottom w:val="0"/>
              <w:divBdr>
                <w:top w:val="none" w:sz="0" w:space="0" w:color="auto"/>
                <w:left w:val="none" w:sz="0" w:space="0" w:color="auto"/>
                <w:bottom w:val="none" w:sz="0" w:space="0" w:color="auto"/>
                <w:right w:val="none" w:sz="0" w:space="0" w:color="auto"/>
              </w:divBdr>
            </w:div>
            <w:div w:id="1763064186">
              <w:marLeft w:val="0"/>
              <w:marRight w:val="0"/>
              <w:marTop w:val="0"/>
              <w:marBottom w:val="0"/>
              <w:divBdr>
                <w:top w:val="none" w:sz="0" w:space="0" w:color="auto"/>
                <w:left w:val="none" w:sz="0" w:space="0" w:color="auto"/>
                <w:bottom w:val="none" w:sz="0" w:space="0" w:color="auto"/>
                <w:right w:val="none" w:sz="0" w:space="0" w:color="auto"/>
              </w:divBdr>
            </w:div>
            <w:div w:id="253632326">
              <w:marLeft w:val="0"/>
              <w:marRight w:val="0"/>
              <w:marTop w:val="0"/>
              <w:marBottom w:val="0"/>
              <w:divBdr>
                <w:top w:val="none" w:sz="0" w:space="0" w:color="auto"/>
                <w:left w:val="none" w:sz="0" w:space="0" w:color="auto"/>
                <w:bottom w:val="none" w:sz="0" w:space="0" w:color="auto"/>
                <w:right w:val="none" w:sz="0" w:space="0" w:color="auto"/>
              </w:divBdr>
            </w:div>
            <w:div w:id="1403680780">
              <w:marLeft w:val="0"/>
              <w:marRight w:val="0"/>
              <w:marTop w:val="0"/>
              <w:marBottom w:val="0"/>
              <w:divBdr>
                <w:top w:val="none" w:sz="0" w:space="0" w:color="auto"/>
                <w:left w:val="none" w:sz="0" w:space="0" w:color="auto"/>
                <w:bottom w:val="none" w:sz="0" w:space="0" w:color="auto"/>
                <w:right w:val="none" w:sz="0" w:space="0" w:color="auto"/>
              </w:divBdr>
            </w:div>
            <w:div w:id="308242611">
              <w:marLeft w:val="0"/>
              <w:marRight w:val="0"/>
              <w:marTop w:val="0"/>
              <w:marBottom w:val="0"/>
              <w:divBdr>
                <w:top w:val="none" w:sz="0" w:space="0" w:color="auto"/>
                <w:left w:val="none" w:sz="0" w:space="0" w:color="auto"/>
                <w:bottom w:val="none" w:sz="0" w:space="0" w:color="auto"/>
                <w:right w:val="none" w:sz="0" w:space="0" w:color="auto"/>
              </w:divBdr>
            </w:div>
            <w:div w:id="866139137">
              <w:marLeft w:val="0"/>
              <w:marRight w:val="0"/>
              <w:marTop w:val="0"/>
              <w:marBottom w:val="0"/>
              <w:divBdr>
                <w:top w:val="none" w:sz="0" w:space="0" w:color="auto"/>
                <w:left w:val="none" w:sz="0" w:space="0" w:color="auto"/>
                <w:bottom w:val="none" w:sz="0" w:space="0" w:color="auto"/>
                <w:right w:val="none" w:sz="0" w:space="0" w:color="auto"/>
              </w:divBdr>
            </w:div>
            <w:div w:id="373627026">
              <w:marLeft w:val="0"/>
              <w:marRight w:val="0"/>
              <w:marTop w:val="0"/>
              <w:marBottom w:val="0"/>
              <w:divBdr>
                <w:top w:val="none" w:sz="0" w:space="0" w:color="auto"/>
                <w:left w:val="none" w:sz="0" w:space="0" w:color="auto"/>
                <w:bottom w:val="none" w:sz="0" w:space="0" w:color="auto"/>
                <w:right w:val="none" w:sz="0" w:space="0" w:color="auto"/>
              </w:divBdr>
            </w:div>
            <w:div w:id="768694446">
              <w:marLeft w:val="0"/>
              <w:marRight w:val="0"/>
              <w:marTop w:val="0"/>
              <w:marBottom w:val="0"/>
              <w:divBdr>
                <w:top w:val="none" w:sz="0" w:space="0" w:color="auto"/>
                <w:left w:val="none" w:sz="0" w:space="0" w:color="auto"/>
                <w:bottom w:val="none" w:sz="0" w:space="0" w:color="auto"/>
                <w:right w:val="none" w:sz="0" w:space="0" w:color="auto"/>
              </w:divBdr>
            </w:div>
            <w:div w:id="863860837">
              <w:marLeft w:val="0"/>
              <w:marRight w:val="0"/>
              <w:marTop w:val="0"/>
              <w:marBottom w:val="0"/>
              <w:divBdr>
                <w:top w:val="none" w:sz="0" w:space="0" w:color="auto"/>
                <w:left w:val="none" w:sz="0" w:space="0" w:color="auto"/>
                <w:bottom w:val="none" w:sz="0" w:space="0" w:color="auto"/>
                <w:right w:val="none" w:sz="0" w:space="0" w:color="auto"/>
              </w:divBdr>
            </w:div>
            <w:div w:id="1796216365">
              <w:marLeft w:val="0"/>
              <w:marRight w:val="0"/>
              <w:marTop w:val="0"/>
              <w:marBottom w:val="0"/>
              <w:divBdr>
                <w:top w:val="none" w:sz="0" w:space="0" w:color="auto"/>
                <w:left w:val="none" w:sz="0" w:space="0" w:color="auto"/>
                <w:bottom w:val="none" w:sz="0" w:space="0" w:color="auto"/>
                <w:right w:val="none" w:sz="0" w:space="0" w:color="auto"/>
              </w:divBdr>
            </w:div>
            <w:div w:id="1345589432">
              <w:marLeft w:val="0"/>
              <w:marRight w:val="0"/>
              <w:marTop w:val="0"/>
              <w:marBottom w:val="0"/>
              <w:divBdr>
                <w:top w:val="none" w:sz="0" w:space="0" w:color="auto"/>
                <w:left w:val="none" w:sz="0" w:space="0" w:color="auto"/>
                <w:bottom w:val="none" w:sz="0" w:space="0" w:color="auto"/>
                <w:right w:val="none" w:sz="0" w:space="0" w:color="auto"/>
              </w:divBdr>
            </w:div>
            <w:div w:id="1591816153">
              <w:marLeft w:val="0"/>
              <w:marRight w:val="0"/>
              <w:marTop w:val="0"/>
              <w:marBottom w:val="0"/>
              <w:divBdr>
                <w:top w:val="none" w:sz="0" w:space="0" w:color="auto"/>
                <w:left w:val="none" w:sz="0" w:space="0" w:color="auto"/>
                <w:bottom w:val="none" w:sz="0" w:space="0" w:color="auto"/>
                <w:right w:val="none" w:sz="0" w:space="0" w:color="auto"/>
              </w:divBdr>
            </w:div>
            <w:div w:id="717555460">
              <w:marLeft w:val="0"/>
              <w:marRight w:val="0"/>
              <w:marTop w:val="0"/>
              <w:marBottom w:val="0"/>
              <w:divBdr>
                <w:top w:val="none" w:sz="0" w:space="0" w:color="auto"/>
                <w:left w:val="none" w:sz="0" w:space="0" w:color="auto"/>
                <w:bottom w:val="none" w:sz="0" w:space="0" w:color="auto"/>
                <w:right w:val="none" w:sz="0" w:space="0" w:color="auto"/>
              </w:divBdr>
            </w:div>
            <w:div w:id="980186346">
              <w:marLeft w:val="0"/>
              <w:marRight w:val="0"/>
              <w:marTop w:val="0"/>
              <w:marBottom w:val="0"/>
              <w:divBdr>
                <w:top w:val="none" w:sz="0" w:space="0" w:color="auto"/>
                <w:left w:val="none" w:sz="0" w:space="0" w:color="auto"/>
                <w:bottom w:val="none" w:sz="0" w:space="0" w:color="auto"/>
                <w:right w:val="none" w:sz="0" w:space="0" w:color="auto"/>
              </w:divBdr>
            </w:div>
            <w:div w:id="1841654167">
              <w:marLeft w:val="0"/>
              <w:marRight w:val="0"/>
              <w:marTop w:val="0"/>
              <w:marBottom w:val="0"/>
              <w:divBdr>
                <w:top w:val="none" w:sz="0" w:space="0" w:color="auto"/>
                <w:left w:val="none" w:sz="0" w:space="0" w:color="auto"/>
                <w:bottom w:val="none" w:sz="0" w:space="0" w:color="auto"/>
                <w:right w:val="none" w:sz="0" w:space="0" w:color="auto"/>
              </w:divBdr>
            </w:div>
            <w:div w:id="1647934806">
              <w:marLeft w:val="0"/>
              <w:marRight w:val="0"/>
              <w:marTop w:val="0"/>
              <w:marBottom w:val="0"/>
              <w:divBdr>
                <w:top w:val="none" w:sz="0" w:space="0" w:color="auto"/>
                <w:left w:val="none" w:sz="0" w:space="0" w:color="auto"/>
                <w:bottom w:val="none" w:sz="0" w:space="0" w:color="auto"/>
                <w:right w:val="none" w:sz="0" w:space="0" w:color="auto"/>
              </w:divBdr>
            </w:div>
            <w:div w:id="24336658">
              <w:marLeft w:val="0"/>
              <w:marRight w:val="0"/>
              <w:marTop w:val="0"/>
              <w:marBottom w:val="0"/>
              <w:divBdr>
                <w:top w:val="none" w:sz="0" w:space="0" w:color="auto"/>
                <w:left w:val="none" w:sz="0" w:space="0" w:color="auto"/>
                <w:bottom w:val="none" w:sz="0" w:space="0" w:color="auto"/>
                <w:right w:val="none" w:sz="0" w:space="0" w:color="auto"/>
              </w:divBdr>
            </w:div>
            <w:div w:id="530728386">
              <w:marLeft w:val="0"/>
              <w:marRight w:val="0"/>
              <w:marTop w:val="0"/>
              <w:marBottom w:val="0"/>
              <w:divBdr>
                <w:top w:val="none" w:sz="0" w:space="0" w:color="auto"/>
                <w:left w:val="none" w:sz="0" w:space="0" w:color="auto"/>
                <w:bottom w:val="none" w:sz="0" w:space="0" w:color="auto"/>
                <w:right w:val="none" w:sz="0" w:space="0" w:color="auto"/>
              </w:divBdr>
            </w:div>
            <w:div w:id="1134525434">
              <w:marLeft w:val="0"/>
              <w:marRight w:val="0"/>
              <w:marTop w:val="0"/>
              <w:marBottom w:val="0"/>
              <w:divBdr>
                <w:top w:val="none" w:sz="0" w:space="0" w:color="auto"/>
                <w:left w:val="none" w:sz="0" w:space="0" w:color="auto"/>
                <w:bottom w:val="none" w:sz="0" w:space="0" w:color="auto"/>
                <w:right w:val="none" w:sz="0" w:space="0" w:color="auto"/>
              </w:divBdr>
            </w:div>
            <w:div w:id="1074205373">
              <w:marLeft w:val="0"/>
              <w:marRight w:val="0"/>
              <w:marTop w:val="0"/>
              <w:marBottom w:val="0"/>
              <w:divBdr>
                <w:top w:val="none" w:sz="0" w:space="0" w:color="auto"/>
                <w:left w:val="none" w:sz="0" w:space="0" w:color="auto"/>
                <w:bottom w:val="none" w:sz="0" w:space="0" w:color="auto"/>
                <w:right w:val="none" w:sz="0" w:space="0" w:color="auto"/>
              </w:divBdr>
            </w:div>
            <w:div w:id="1839150537">
              <w:marLeft w:val="0"/>
              <w:marRight w:val="0"/>
              <w:marTop w:val="0"/>
              <w:marBottom w:val="0"/>
              <w:divBdr>
                <w:top w:val="none" w:sz="0" w:space="0" w:color="auto"/>
                <w:left w:val="none" w:sz="0" w:space="0" w:color="auto"/>
                <w:bottom w:val="none" w:sz="0" w:space="0" w:color="auto"/>
                <w:right w:val="none" w:sz="0" w:space="0" w:color="auto"/>
              </w:divBdr>
            </w:div>
            <w:div w:id="23752997">
              <w:marLeft w:val="0"/>
              <w:marRight w:val="0"/>
              <w:marTop w:val="0"/>
              <w:marBottom w:val="0"/>
              <w:divBdr>
                <w:top w:val="none" w:sz="0" w:space="0" w:color="auto"/>
                <w:left w:val="none" w:sz="0" w:space="0" w:color="auto"/>
                <w:bottom w:val="none" w:sz="0" w:space="0" w:color="auto"/>
                <w:right w:val="none" w:sz="0" w:space="0" w:color="auto"/>
              </w:divBdr>
            </w:div>
            <w:div w:id="1237285424">
              <w:marLeft w:val="0"/>
              <w:marRight w:val="0"/>
              <w:marTop w:val="0"/>
              <w:marBottom w:val="0"/>
              <w:divBdr>
                <w:top w:val="none" w:sz="0" w:space="0" w:color="auto"/>
                <w:left w:val="none" w:sz="0" w:space="0" w:color="auto"/>
                <w:bottom w:val="none" w:sz="0" w:space="0" w:color="auto"/>
                <w:right w:val="none" w:sz="0" w:space="0" w:color="auto"/>
              </w:divBdr>
            </w:div>
            <w:div w:id="1006790201">
              <w:marLeft w:val="0"/>
              <w:marRight w:val="0"/>
              <w:marTop w:val="0"/>
              <w:marBottom w:val="0"/>
              <w:divBdr>
                <w:top w:val="none" w:sz="0" w:space="0" w:color="auto"/>
                <w:left w:val="none" w:sz="0" w:space="0" w:color="auto"/>
                <w:bottom w:val="none" w:sz="0" w:space="0" w:color="auto"/>
                <w:right w:val="none" w:sz="0" w:space="0" w:color="auto"/>
              </w:divBdr>
            </w:div>
            <w:div w:id="1268738232">
              <w:marLeft w:val="0"/>
              <w:marRight w:val="0"/>
              <w:marTop w:val="0"/>
              <w:marBottom w:val="0"/>
              <w:divBdr>
                <w:top w:val="none" w:sz="0" w:space="0" w:color="auto"/>
                <w:left w:val="none" w:sz="0" w:space="0" w:color="auto"/>
                <w:bottom w:val="none" w:sz="0" w:space="0" w:color="auto"/>
                <w:right w:val="none" w:sz="0" w:space="0" w:color="auto"/>
              </w:divBdr>
            </w:div>
            <w:div w:id="1966429590">
              <w:marLeft w:val="0"/>
              <w:marRight w:val="0"/>
              <w:marTop w:val="0"/>
              <w:marBottom w:val="0"/>
              <w:divBdr>
                <w:top w:val="none" w:sz="0" w:space="0" w:color="auto"/>
                <w:left w:val="none" w:sz="0" w:space="0" w:color="auto"/>
                <w:bottom w:val="none" w:sz="0" w:space="0" w:color="auto"/>
                <w:right w:val="none" w:sz="0" w:space="0" w:color="auto"/>
              </w:divBdr>
            </w:div>
            <w:div w:id="1995840149">
              <w:marLeft w:val="0"/>
              <w:marRight w:val="0"/>
              <w:marTop w:val="0"/>
              <w:marBottom w:val="0"/>
              <w:divBdr>
                <w:top w:val="none" w:sz="0" w:space="0" w:color="auto"/>
                <w:left w:val="none" w:sz="0" w:space="0" w:color="auto"/>
                <w:bottom w:val="none" w:sz="0" w:space="0" w:color="auto"/>
                <w:right w:val="none" w:sz="0" w:space="0" w:color="auto"/>
              </w:divBdr>
            </w:div>
            <w:div w:id="1221480592">
              <w:marLeft w:val="0"/>
              <w:marRight w:val="0"/>
              <w:marTop w:val="0"/>
              <w:marBottom w:val="0"/>
              <w:divBdr>
                <w:top w:val="none" w:sz="0" w:space="0" w:color="auto"/>
                <w:left w:val="none" w:sz="0" w:space="0" w:color="auto"/>
                <w:bottom w:val="none" w:sz="0" w:space="0" w:color="auto"/>
                <w:right w:val="none" w:sz="0" w:space="0" w:color="auto"/>
              </w:divBdr>
            </w:div>
            <w:div w:id="885216884">
              <w:marLeft w:val="0"/>
              <w:marRight w:val="0"/>
              <w:marTop w:val="0"/>
              <w:marBottom w:val="0"/>
              <w:divBdr>
                <w:top w:val="none" w:sz="0" w:space="0" w:color="auto"/>
                <w:left w:val="none" w:sz="0" w:space="0" w:color="auto"/>
                <w:bottom w:val="none" w:sz="0" w:space="0" w:color="auto"/>
                <w:right w:val="none" w:sz="0" w:space="0" w:color="auto"/>
              </w:divBdr>
            </w:div>
            <w:div w:id="1211264982">
              <w:marLeft w:val="0"/>
              <w:marRight w:val="0"/>
              <w:marTop w:val="0"/>
              <w:marBottom w:val="0"/>
              <w:divBdr>
                <w:top w:val="none" w:sz="0" w:space="0" w:color="auto"/>
                <w:left w:val="none" w:sz="0" w:space="0" w:color="auto"/>
                <w:bottom w:val="none" w:sz="0" w:space="0" w:color="auto"/>
                <w:right w:val="none" w:sz="0" w:space="0" w:color="auto"/>
              </w:divBdr>
            </w:div>
            <w:div w:id="110366936">
              <w:marLeft w:val="0"/>
              <w:marRight w:val="0"/>
              <w:marTop w:val="0"/>
              <w:marBottom w:val="0"/>
              <w:divBdr>
                <w:top w:val="none" w:sz="0" w:space="0" w:color="auto"/>
                <w:left w:val="none" w:sz="0" w:space="0" w:color="auto"/>
                <w:bottom w:val="none" w:sz="0" w:space="0" w:color="auto"/>
                <w:right w:val="none" w:sz="0" w:space="0" w:color="auto"/>
              </w:divBdr>
            </w:div>
            <w:div w:id="1000693270">
              <w:marLeft w:val="0"/>
              <w:marRight w:val="0"/>
              <w:marTop w:val="0"/>
              <w:marBottom w:val="0"/>
              <w:divBdr>
                <w:top w:val="none" w:sz="0" w:space="0" w:color="auto"/>
                <w:left w:val="none" w:sz="0" w:space="0" w:color="auto"/>
                <w:bottom w:val="none" w:sz="0" w:space="0" w:color="auto"/>
                <w:right w:val="none" w:sz="0" w:space="0" w:color="auto"/>
              </w:divBdr>
            </w:div>
            <w:div w:id="572275464">
              <w:marLeft w:val="0"/>
              <w:marRight w:val="0"/>
              <w:marTop w:val="0"/>
              <w:marBottom w:val="0"/>
              <w:divBdr>
                <w:top w:val="none" w:sz="0" w:space="0" w:color="auto"/>
                <w:left w:val="none" w:sz="0" w:space="0" w:color="auto"/>
                <w:bottom w:val="none" w:sz="0" w:space="0" w:color="auto"/>
                <w:right w:val="none" w:sz="0" w:space="0" w:color="auto"/>
              </w:divBdr>
            </w:div>
            <w:div w:id="735593246">
              <w:marLeft w:val="0"/>
              <w:marRight w:val="0"/>
              <w:marTop w:val="0"/>
              <w:marBottom w:val="0"/>
              <w:divBdr>
                <w:top w:val="none" w:sz="0" w:space="0" w:color="auto"/>
                <w:left w:val="none" w:sz="0" w:space="0" w:color="auto"/>
                <w:bottom w:val="none" w:sz="0" w:space="0" w:color="auto"/>
                <w:right w:val="none" w:sz="0" w:space="0" w:color="auto"/>
              </w:divBdr>
            </w:div>
            <w:div w:id="1995836088">
              <w:marLeft w:val="0"/>
              <w:marRight w:val="0"/>
              <w:marTop w:val="0"/>
              <w:marBottom w:val="0"/>
              <w:divBdr>
                <w:top w:val="none" w:sz="0" w:space="0" w:color="auto"/>
                <w:left w:val="none" w:sz="0" w:space="0" w:color="auto"/>
                <w:bottom w:val="none" w:sz="0" w:space="0" w:color="auto"/>
                <w:right w:val="none" w:sz="0" w:space="0" w:color="auto"/>
              </w:divBdr>
            </w:div>
            <w:div w:id="1068841522">
              <w:marLeft w:val="0"/>
              <w:marRight w:val="0"/>
              <w:marTop w:val="0"/>
              <w:marBottom w:val="0"/>
              <w:divBdr>
                <w:top w:val="none" w:sz="0" w:space="0" w:color="auto"/>
                <w:left w:val="none" w:sz="0" w:space="0" w:color="auto"/>
                <w:bottom w:val="none" w:sz="0" w:space="0" w:color="auto"/>
                <w:right w:val="none" w:sz="0" w:space="0" w:color="auto"/>
              </w:divBdr>
            </w:div>
            <w:div w:id="795874315">
              <w:marLeft w:val="0"/>
              <w:marRight w:val="0"/>
              <w:marTop w:val="0"/>
              <w:marBottom w:val="0"/>
              <w:divBdr>
                <w:top w:val="none" w:sz="0" w:space="0" w:color="auto"/>
                <w:left w:val="none" w:sz="0" w:space="0" w:color="auto"/>
                <w:bottom w:val="none" w:sz="0" w:space="0" w:color="auto"/>
                <w:right w:val="none" w:sz="0" w:space="0" w:color="auto"/>
              </w:divBdr>
            </w:div>
            <w:div w:id="1906143261">
              <w:marLeft w:val="0"/>
              <w:marRight w:val="0"/>
              <w:marTop w:val="0"/>
              <w:marBottom w:val="0"/>
              <w:divBdr>
                <w:top w:val="none" w:sz="0" w:space="0" w:color="auto"/>
                <w:left w:val="none" w:sz="0" w:space="0" w:color="auto"/>
                <w:bottom w:val="none" w:sz="0" w:space="0" w:color="auto"/>
                <w:right w:val="none" w:sz="0" w:space="0" w:color="auto"/>
              </w:divBdr>
            </w:div>
            <w:div w:id="766850531">
              <w:marLeft w:val="0"/>
              <w:marRight w:val="0"/>
              <w:marTop w:val="0"/>
              <w:marBottom w:val="0"/>
              <w:divBdr>
                <w:top w:val="none" w:sz="0" w:space="0" w:color="auto"/>
                <w:left w:val="none" w:sz="0" w:space="0" w:color="auto"/>
                <w:bottom w:val="none" w:sz="0" w:space="0" w:color="auto"/>
                <w:right w:val="none" w:sz="0" w:space="0" w:color="auto"/>
              </w:divBdr>
            </w:div>
            <w:div w:id="1314140827">
              <w:marLeft w:val="0"/>
              <w:marRight w:val="0"/>
              <w:marTop w:val="0"/>
              <w:marBottom w:val="0"/>
              <w:divBdr>
                <w:top w:val="none" w:sz="0" w:space="0" w:color="auto"/>
                <w:left w:val="none" w:sz="0" w:space="0" w:color="auto"/>
                <w:bottom w:val="none" w:sz="0" w:space="0" w:color="auto"/>
                <w:right w:val="none" w:sz="0" w:space="0" w:color="auto"/>
              </w:divBdr>
            </w:div>
            <w:div w:id="1837914864">
              <w:marLeft w:val="0"/>
              <w:marRight w:val="0"/>
              <w:marTop w:val="0"/>
              <w:marBottom w:val="0"/>
              <w:divBdr>
                <w:top w:val="none" w:sz="0" w:space="0" w:color="auto"/>
                <w:left w:val="none" w:sz="0" w:space="0" w:color="auto"/>
                <w:bottom w:val="none" w:sz="0" w:space="0" w:color="auto"/>
                <w:right w:val="none" w:sz="0" w:space="0" w:color="auto"/>
              </w:divBdr>
            </w:div>
            <w:div w:id="1495954436">
              <w:marLeft w:val="0"/>
              <w:marRight w:val="0"/>
              <w:marTop w:val="0"/>
              <w:marBottom w:val="0"/>
              <w:divBdr>
                <w:top w:val="none" w:sz="0" w:space="0" w:color="auto"/>
                <w:left w:val="none" w:sz="0" w:space="0" w:color="auto"/>
                <w:bottom w:val="none" w:sz="0" w:space="0" w:color="auto"/>
                <w:right w:val="none" w:sz="0" w:space="0" w:color="auto"/>
              </w:divBdr>
            </w:div>
            <w:div w:id="2066949220">
              <w:marLeft w:val="0"/>
              <w:marRight w:val="0"/>
              <w:marTop w:val="0"/>
              <w:marBottom w:val="0"/>
              <w:divBdr>
                <w:top w:val="none" w:sz="0" w:space="0" w:color="auto"/>
                <w:left w:val="none" w:sz="0" w:space="0" w:color="auto"/>
                <w:bottom w:val="none" w:sz="0" w:space="0" w:color="auto"/>
                <w:right w:val="none" w:sz="0" w:space="0" w:color="auto"/>
              </w:divBdr>
            </w:div>
            <w:div w:id="503596730">
              <w:marLeft w:val="0"/>
              <w:marRight w:val="0"/>
              <w:marTop w:val="0"/>
              <w:marBottom w:val="0"/>
              <w:divBdr>
                <w:top w:val="none" w:sz="0" w:space="0" w:color="auto"/>
                <w:left w:val="none" w:sz="0" w:space="0" w:color="auto"/>
                <w:bottom w:val="none" w:sz="0" w:space="0" w:color="auto"/>
                <w:right w:val="none" w:sz="0" w:space="0" w:color="auto"/>
              </w:divBdr>
            </w:div>
            <w:div w:id="1757282823">
              <w:marLeft w:val="0"/>
              <w:marRight w:val="0"/>
              <w:marTop w:val="0"/>
              <w:marBottom w:val="0"/>
              <w:divBdr>
                <w:top w:val="none" w:sz="0" w:space="0" w:color="auto"/>
                <w:left w:val="none" w:sz="0" w:space="0" w:color="auto"/>
                <w:bottom w:val="none" w:sz="0" w:space="0" w:color="auto"/>
                <w:right w:val="none" w:sz="0" w:space="0" w:color="auto"/>
              </w:divBdr>
            </w:div>
            <w:div w:id="1572617245">
              <w:marLeft w:val="0"/>
              <w:marRight w:val="0"/>
              <w:marTop w:val="0"/>
              <w:marBottom w:val="0"/>
              <w:divBdr>
                <w:top w:val="none" w:sz="0" w:space="0" w:color="auto"/>
                <w:left w:val="none" w:sz="0" w:space="0" w:color="auto"/>
                <w:bottom w:val="none" w:sz="0" w:space="0" w:color="auto"/>
                <w:right w:val="none" w:sz="0" w:space="0" w:color="auto"/>
              </w:divBdr>
            </w:div>
            <w:div w:id="1180778780">
              <w:marLeft w:val="0"/>
              <w:marRight w:val="0"/>
              <w:marTop w:val="0"/>
              <w:marBottom w:val="0"/>
              <w:divBdr>
                <w:top w:val="none" w:sz="0" w:space="0" w:color="auto"/>
                <w:left w:val="none" w:sz="0" w:space="0" w:color="auto"/>
                <w:bottom w:val="none" w:sz="0" w:space="0" w:color="auto"/>
                <w:right w:val="none" w:sz="0" w:space="0" w:color="auto"/>
              </w:divBdr>
            </w:div>
            <w:div w:id="1541089988">
              <w:marLeft w:val="0"/>
              <w:marRight w:val="0"/>
              <w:marTop w:val="0"/>
              <w:marBottom w:val="0"/>
              <w:divBdr>
                <w:top w:val="none" w:sz="0" w:space="0" w:color="auto"/>
                <w:left w:val="none" w:sz="0" w:space="0" w:color="auto"/>
                <w:bottom w:val="none" w:sz="0" w:space="0" w:color="auto"/>
                <w:right w:val="none" w:sz="0" w:space="0" w:color="auto"/>
              </w:divBdr>
            </w:div>
            <w:div w:id="1060441250">
              <w:marLeft w:val="0"/>
              <w:marRight w:val="0"/>
              <w:marTop w:val="0"/>
              <w:marBottom w:val="0"/>
              <w:divBdr>
                <w:top w:val="none" w:sz="0" w:space="0" w:color="auto"/>
                <w:left w:val="none" w:sz="0" w:space="0" w:color="auto"/>
                <w:bottom w:val="none" w:sz="0" w:space="0" w:color="auto"/>
                <w:right w:val="none" w:sz="0" w:space="0" w:color="auto"/>
              </w:divBdr>
            </w:div>
            <w:div w:id="759180158">
              <w:marLeft w:val="0"/>
              <w:marRight w:val="0"/>
              <w:marTop w:val="0"/>
              <w:marBottom w:val="0"/>
              <w:divBdr>
                <w:top w:val="none" w:sz="0" w:space="0" w:color="auto"/>
                <w:left w:val="none" w:sz="0" w:space="0" w:color="auto"/>
                <w:bottom w:val="none" w:sz="0" w:space="0" w:color="auto"/>
                <w:right w:val="none" w:sz="0" w:space="0" w:color="auto"/>
              </w:divBdr>
            </w:div>
            <w:div w:id="439494738">
              <w:marLeft w:val="0"/>
              <w:marRight w:val="0"/>
              <w:marTop w:val="0"/>
              <w:marBottom w:val="0"/>
              <w:divBdr>
                <w:top w:val="none" w:sz="0" w:space="0" w:color="auto"/>
                <w:left w:val="none" w:sz="0" w:space="0" w:color="auto"/>
                <w:bottom w:val="none" w:sz="0" w:space="0" w:color="auto"/>
                <w:right w:val="none" w:sz="0" w:space="0" w:color="auto"/>
              </w:divBdr>
            </w:div>
            <w:div w:id="1612592430">
              <w:marLeft w:val="0"/>
              <w:marRight w:val="0"/>
              <w:marTop w:val="0"/>
              <w:marBottom w:val="0"/>
              <w:divBdr>
                <w:top w:val="none" w:sz="0" w:space="0" w:color="auto"/>
                <w:left w:val="none" w:sz="0" w:space="0" w:color="auto"/>
                <w:bottom w:val="none" w:sz="0" w:space="0" w:color="auto"/>
                <w:right w:val="none" w:sz="0" w:space="0" w:color="auto"/>
              </w:divBdr>
            </w:div>
            <w:div w:id="149297979">
              <w:marLeft w:val="0"/>
              <w:marRight w:val="0"/>
              <w:marTop w:val="0"/>
              <w:marBottom w:val="0"/>
              <w:divBdr>
                <w:top w:val="none" w:sz="0" w:space="0" w:color="auto"/>
                <w:left w:val="none" w:sz="0" w:space="0" w:color="auto"/>
                <w:bottom w:val="none" w:sz="0" w:space="0" w:color="auto"/>
                <w:right w:val="none" w:sz="0" w:space="0" w:color="auto"/>
              </w:divBdr>
              <w:divsChild>
                <w:div w:id="1015574580">
                  <w:marLeft w:val="0"/>
                  <w:marRight w:val="0"/>
                  <w:marTop w:val="0"/>
                  <w:marBottom w:val="0"/>
                  <w:divBdr>
                    <w:top w:val="none" w:sz="0" w:space="0" w:color="auto"/>
                    <w:left w:val="none" w:sz="0" w:space="0" w:color="auto"/>
                    <w:bottom w:val="none" w:sz="0" w:space="0" w:color="auto"/>
                    <w:right w:val="none" w:sz="0" w:space="0" w:color="auto"/>
                  </w:divBdr>
                </w:div>
                <w:div w:id="498499012">
                  <w:marLeft w:val="0"/>
                  <w:marRight w:val="0"/>
                  <w:marTop w:val="0"/>
                  <w:marBottom w:val="0"/>
                  <w:divBdr>
                    <w:top w:val="none" w:sz="0" w:space="0" w:color="auto"/>
                    <w:left w:val="none" w:sz="0" w:space="0" w:color="auto"/>
                    <w:bottom w:val="none" w:sz="0" w:space="0" w:color="auto"/>
                    <w:right w:val="none" w:sz="0" w:space="0" w:color="auto"/>
                  </w:divBdr>
                </w:div>
                <w:div w:id="2052220682">
                  <w:marLeft w:val="0"/>
                  <w:marRight w:val="0"/>
                  <w:marTop w:val="0"/>
                  <w:marBottom w:val="0"/>
                  <w:divBdr>
                    <w:top w:val="none" w:sz="0" w:space="0" w:color="auto"/>
                    <w:left w:val="none" w:sz="0" w:space="0" w:color="auto"/>
                    <w:bottom w:val="none" w:sz="0" w:space="0" w:color="auto"/>
                    <w:right w:val="none" w:sz="0" w:space="0" w:color="auto"/>
                  </w:divBdr>
                </w:div>
                <w:div w:id="138814606">
                  <w:marLeft w:val="0"/>
                  <w:marRight w:val="0"/>
                  <w:marTop w:val="0"/>
                  <w:marBottom w:val="0"/>
                  <w:divBdr>
                    <w:top w:val="none" w:sz="0" w:space="0" w:color="auto"/>
                    <w:left w:val="none" w:sz="0" w:space="0" w:color="auto"/>
                    <w:bottom w:val="none" w:sz="0" w:space="0" w:color="auto"/>
                    <w:right w:val="none" w:sz="0" w:space="0" w:color="auto"/>
                  </w:divBdr>
                </w:div>
                <w:div w:id="1768307122">
                  <w:marLeft w:val="0"/>
                  <w:marRight w:val="0"/>
                  <w:marTop w:val="0"/>
                  <w:marBottom w:val="0"/>
                  <w:divBdr>
                    <w:top w:val="none" w:sz="0" w:space="0" w:color="auto"/>
                    <w:left w:val="none" w:sz="0" w:space="0" w:color="auto"/>
                    <w:bottom w:val="none" w:sz="0" w:space="0" w:color="auto"/>
                    <w:right w:val="none" w:sz="0" w:space="0" w:color="auto"/>
                  </w:divBdr>
                </w:div>
                <w:div w:id="1818760632">
                  <w:marLeft w:val="0"/>
                  <w:marRight w:val="0"/>
                  <w:marTop w:val="0"/>
                  <w:marBottom w:val="0"/>
                  <w:divBdr>
                    <w:top w:val="none" w:sz="0" w:space="0" w:color="auto"/>
                    <w:left w:val="none" w:sz="0" w:space="0" w:color="auto"/>
                    <w:bottom w:val="none" w:sz="0" w:space="0" w:color="auto"/>
                    <w:right w:val="none" w:sz="0" w:space="0" w:color="auto"/>
                  </w:divBdr>
                </w:div>
                <w:div w:id="875582672">
                  <w:marLeft w:val="0"/>
                  <w:marRight w:val="0"/>
                  <w:marTop w:val="0"/>
                  <w:marBottom w:val="0"/>
                  <w:divBdr>
                    <w:top w:val="none" w:sz="0" w:space="0" w:color="auto"/>
                    <w:left w:val="none" w:sz="0" w:space="0" w:color="auto"/>
                    <w:bottom w:val="none" w:sz="0" w:space="0" w:color="auto"/>
                    <w:right w:val="none" w:sz="0" w:space="0" w:color="auto"/>
                  </w:divBdr>
                </w:div>
                <w:div w:id="1643386134">
                  <w:marLeft w:val="0"/>
                  <w:marRight w:val="0"/>
                  <w:marTop w:val="0"/>
                  <w:marBottom w:val="0"/>
                  <w:divBdr>
                    <w:top w:val="none" w:sz="0" w:space="0" w:color="auto"/>
                    <w:left w:val="none" w:sz="0" w:space="0" w:color="auto"/>
                    <w:bottom w:val="none" w:sz="0" w:space="0" w:color="auto"/>
                    <w:right w:val="none" w:sz="0" w:space="0" w:color="auto"/>
                  </w:divBdr>
                </w:div>
                <w:div w:id="1988590243">
                  <w:marLeft w:val="0"/>
                  <w:marRight w:val="0"/>
                  <w:marTop w:val="0"/>
                  <w:marBottom w:val="0"/>
                  <w:divBdr>
                    <w:top w:val="none" w:sz="0" w:space="0" w:color="auto"/>
                    <w:left w:val="none" w:sz="0" w:space="0" w:color="auto"/>
                    <w:bottom w:val="none" w:sz="0" w:space="0" w:color="auto"/>
                    <w:right w:val="none" w:sz="0" w:space="0" w:color="auto"/>
                  </w:divBdr>
                </w:div>
              </w:divsChild>
            </w:div>
            <w:div w:id="949318234">
              <w:marLeft w:val="0"/>
              <w:marRight w:val="0"/>
              <w:marTop w:val="0"/>
              <w:marBottom w:val="0"/>
              <w:divBdr>
                <w:top w:val="none" w:sz="0" w:space="0" w:color="auto"/>
                <w:left w:val="none" w:sz="0" w:space="0" w:color="auto"/>
                <w:bottom w:val="none" w:sz="0" w:space="0" w:color="auto"/>
                <w:right w:val="none" w:sz="0" w:space="0" w:color="auto"/>
              </w:divBdr>
            </w:div>
            <w:div w:id="6058470">
              <w:marLeft w:val="0"/>
              <w:marRight w:val="0"/>
              <w:marTop w:val="0"/>
              <w:marBottom w:val="0"/>
              <w:divBdr>
                <w:top w:val="none" w:sz="0" w:space="0" w:color="auto"/>
                <w:left w:val="none" w:sz="0" w:space="0" w:color="auto"/>
                <w:bottom w:val="none" w:sz="0" w:space="0" w:color="auto"/>
                <w:right w:val="none" w:sz="0" w:space="0" w:color="auto"/>
              </w:divBdr>
            </w:div>
            <w:div w:id="683019748">
              <w:marLeft w:val="0"/>
              <w:marRight w:val="0"/>
              <w:marTop w:val="0"/>
              <w:marBottom w:val="0"/>
              <w:divBdr>
                <w:top w:val="none" w:sz="0" w:space="0" w:color="auto"/>
                <w:left w:val="none" w:sz="0" w:space="0" w:color="auto"/>
                <w:bottom w:val="none" w:sz="0" w:space="0" w:color="auto"/>
                <w:right w:val="none" w:sz="0" w:space="0" w:color="auto"/>
              </w:divBdr>
            </w:div>
            <w:div w:id="1708292699">
              <w:marLeft w:val="0"/>
              <w:marRight w:val="0"/>
              <w:marTop w:val="0"/>
              <w:marBottom w:val="0"/>
              <w:divBdr>
                <w:top w:val="none" w:sz="0" w:space="0" w:color="auto"/>
                <w:left w:val="none" w:sz="0" w:space="0" w:color="auto"/>
                <w:bottom w:val="none" w:sz="0" w:space="0" w:color="auto"/>
                <w:right w:val="none" w:sz="0" w:space="0" w:color="auto"/>
              </w:divBdr>
            </w:div>
            <w:div w:id="796410405">
              <w:marLeft w:val="0"/>
              <w:marRight w:val="0"/>
              <w:marTop w:val="0"/>
              <w:marBottom w:val="0"/>
              <w:divBdr>
                <w:top w:val="none" w:sz="0" w:space="0" w:color="auto"/>
                <w:left w:val="none" w:sz="0" w:space="0" w:color="auto"/>
                <w:bottom w:val="none" w:sz="0" w:space="0" w:color="auto"/>
                <w:right w:val="none" w:sz="0" w:space="0" w:color="auto"/>
              </w:divBdr>
            </w:div>
            <w:div w:id="767653418">
              <w:marLeft w:val="0"/>
              <w:marRight w:val="0"/>
              <w:marTop w:val="0"/>
              <w:marBottom w:val="0"/>
              <w:divBdr>
                <w:top w:val="none" w:sz="0" w:space="0" w:color="auto"/>
                <w:left w:val="none" w:sz="0" w:space="0" w:color="auto"/>
                <w:bottom w:val="none" w:sz="0" w:space="0" w:color="auto"/>
                <w:right w:val="none" w:sz="0" w:space="0" w:color="auto"/>
              </w:divBdr>
            </w:div>
            <w:div w:id="1463881396">
              <w:marLeft w:val="0"/>
              <w:marRight w:val="0"/>
              <w:marTop w:val="0"/>
              <w:marBottom w:val="0"/>
              <w:divBdr>
                <w:top w:val="none" w:sz="0" w:space="0" w:color="auto"/>
                <w:left w:val="none" w:sz="0" w:space="0" w:color="auto"/>
                <w:bottom w:val="none" w:sz="0" w:space="0" w:color="auto"/>
                <w:right w:val="none" w:sz="0" w:space="0" w:color="auto"/>
              </w:divBdr>
            </w:div>
            <w:div w:id="515189852">
              <w:marLeft w:val="0"/>
              <w:marRight w:val="0"/>
              <w:marTop w:val="0"/>
              <w:marBottom w:val="0"/>
              <w:divBdr>
                <w:top w:val="none" w:sz="0" w:space="0" w:color="auto"/>
                <w:left w:val="none" w:sz="0" w:space="0" w:color="auto"/>
                <w:bottom w:val="none" w:sz="0" w:space="0" w:color="auto"/>
                <w:right w:val="none" w:sz="0" w:space="0" w:color="auto"/>
              </w:divBdr>
            </w:div>
            <w:div w:id="1687977237">
              <w:marLeft w:val="0"/>
              <w:marRight w:val="0"/>
              <w:marTop w:val="0"/>
              <w:marBottom w:val="0"/>
              <w:divBdr>
                <w:top w:val="none" w:sz="0" w:space="0" w:color="auto"/>
                <w:left w:val="none" w:sz="0" w:space="0" w:color="auto"/>
                <w:bottom w:val="none" w:sz="0" w:space="0" w:color="auto"/>
                <w:right w:val="none" w:sz="0" w:space="0" w:color="auto"/>
              </w:divBdr>
            </w:div>
            <w:div w:id="1096947991">
              <w:marLeft w:val="0"/>
              <w:marRight w:val="0"/>
              <w:marTop w:val="0"/>
              <w:marBottom w:val="0"/>
              <w:divBdr>
                <w:top w:val="none" w:sz="0" w:space="0" w:color="auto"/>
                <w:left w:val="none" w:sz="0" w:space="0" w:color="auto"/>
                <w:bottom w:val="none" w:sz="0" w:space="0" w:color="auto"/>
                <w:right w:val="none" w:sz="0" w:space="0" w:color="auto"/>
              </w:divBdr>
            </w:div>
            <w:div w:id="367874680">
              <w:marLeft w:val="0"/>
              <w:marRight w:val="0"/>
              <w:marTop w:val="0"/>
              <w:marBottom w:val="0"/>
              <w:divBdr>
                <w:top w:val="none" w:sz="0" w:space="0" w:color="auto"/>
                <w:left w:val="none" w:sz="0" w:space="0" w:color="auto"/>
                <w:bottom w:val="none" w:sz="0" w:space="0" w:color="auto"/>
                <w:right w:val="none" w:sz="0" w:space="0" w:color="auto"/>
              </w:divBdr>
            </w:div>
            <w:div w:id="1922981384">
              <w:marLeft w:val="0"/>
              <w:marRight w:val="0"/>
              <w:marTop w:val="0"/>
              <w:marBottom w:val="0"/>
              <w:divBdr>
                <w:top w:val="none" w:sz="0" w:space="0" w:color="auto"/>
                <w:left w:val="none" w:sz="0" w:space="0" w:color="auto"/>
                <w:bottom w:val="none" w:sz="0" w:space="0" w:color="auto"/>
                <w:right w:val="none" w:sz="0" w:space="0" w:color="auto"/>
              </w:divBdr>
            </w:div>
            <w:div w:id="2088647339">
              <w:marLeft w:val="0"/>
              <w:marRight w:val="0"/>
              <w:marTop w:val="0"/>
              <w:marBottom w:val="0"/>
              <w:divBdr>
                <w:top w:val="none" w:sz="0" w:space="0" w:color="auto"/>
                <w:left w:val="none" w:sz="0" w:space="0" w:color="auto"/>
                <w:bottom w:val="none" w:sz="0" w:space="0" w:color="auto"/>
                <w:right w:val="none" w:sz="0" w:space="0" w:color="auto"/>
              </w:divBdr>
            </w:div>
            <w:div w:id="1018386425">
              <w:marLeft w:val="0"/>
              <w:marRight w:val="0"/>
              <w:marTop w:val="0"/>
              <w:marBottom w:val="0"/>
              <w:divBdr>
                <w:top w:val="none" w:sz="0" w:space="0" w:color="auto"/>
                <w:left w:val="none" w:sz="0" w:space="0" w:color="auto"/>
                <w:bottom w:val="none" w:sz="0" w:space="0" w:color="auto"/>
                <w:right w:val="none" w:sz="0" w:space="0" w:color="auto"/>
              </w:divBdr>
            </w:div>
            <w:div w:id="2121563892">
              <w:marLeft w:val="0"/>
              <w:marRight w:val="0"/>
              <w:marTop w:val="0"/>
              <w:marBottom w:val="0"/>
              <w:divBdr>
                <w:top w:val="none" w:sz="0" w:space="0" w:color="auto"/>
                <w:left w:val="none" w:sz="0" w:space="0" w:color="auto"/>
                <w:bottom w:val="none" w:sz="0" w:space="0" w:color="auto"/>
                <w:right w:val="none" w:sz="0" w:space="0" w:color="auto"/>
              </w:divBdr>
            </w:div>
            <w:div w:id="195241639">
              <w:marLeft w:val="0"/>
              <w:marRight w:val="0"/>
              <w:marTop w:val="0"/>
              <w:marBottom w:val="0"/>
              <w:divBdr>
                <w:top w:val="none" w:sz="0" w:space="0" w:color="auto"/>
                <w:left w:val="none" w:sz="0" w:space="0" w:color="auto"/>
                <w:bottom w:val="none" w:sz="0" w:space="0" w:color="auto"/>
                <w:right w:val="none" w:sz="0" w:space="0" w:color="auto"/>
              </w:divBdr>
            </w:div>
            <w:div w:id="1642727964">
              <w:marLeft w:val="0"/>
              <w:marRight w:val="0"/>
              <w:marTop w:val="0"/>
              <w:marBottom w:val="0"/>
              <w:divBdr>
                <w:top w:val="none" w:sz="0" w:space="0" w:color="auto"/>
                <w:left w:val="none" w:sz="0" w:space="0" w:color="auto"/>
                <w:bottom w:val="none" w:sz="0" w:space="0" w:color="auto"/>
                <w:right w:val="none" w:sz="0" w:space="0" w:color="auto"/>
              </w:divBdr>
            </w:div>
            <w:div w:id="1491671380">
              <w:marLeft w:val="0"/>
              <w:marRight w:val="0"/>
              <w:marTop w:val="0"/>
              <w:marBottom w:val="0"/>
              <w:divBdr>
                <w:top w:val="none" w:sz="0" w:space="0" w:color="auto"/>
                <w:left w:val="none" w:sz="0" w:space="0" w:color="auto"/>
                <w:bottom w:val="none" w:sz="0" w:space="0" w:color="auto"/>
                <w:right w:val="none" w:sz="0" w:space="0" w:color="auto"/>
              </w:divBdr>
            </w:div>
            <w:div w:id="945697252">
              <w:marLeft w:val="0"/>
              <w:marRight w:val="0"/>
              <w:marTop w:val="0"/>
              <w:marBottom w:val="0"/>
              <w:divBdr>
                <w:top w:val="none" w:sz="0" w:space="0" w:color="auto"/>
                <w:left w:val="none" w:sz="0" w:space="0" w:color="auto"/>
                <w:bottom w:val="none" w:sz="0" w:space="0" w:color="auto"/>
                <w:right w:val="none" w:sz="0" w:space="0" w:color="auto"/>
              </w:divBdr>
            </w:div>
            <w:div w:id="252471176">
              <w:marLeft w:val="0"/>
              <w:marRight w:val="0"/>
              <w:marTop w:val="0"/>
              <w:marBottom w:val="0"/>
              <w:divBdr>
                <w:top w:val="none" w:sz="0" w:space="0" w:color="auto"/>
                <w:left w:val="none" w:sz="0" w:space="0" w:color="auto"/>
                <w:bottom w:val="none" w:sz="0" w:space="0" w:color="auto"/>
                <w:right w:val="none" w:sz="0" w:space="0" w:color="auto"/>
              </w:divBdr>
            </w:div>
            <w:div w:id="1799303400">
              <w:marLeft w:val="0"/>
              <w:marRight w:val="0"/>
              <w:marTop w:val="0"/>
              <w:marBottom w:val="0"/>
              <w:divBdr>
                <w:top w:val="none" w:sz="0" w:space="0" w:color="auto"/>
                <w:left w:val="none" w:sz="0" w:space="0" w:color="auto"/>
                <w:bottom w:val="none" w:sz="0" w:space="0" w:color="auto"/>
                <w:right w:val="none" w:sz="0" w:space="0" w:color="auto"/>
              </w:divBdr>
            </w:div>
            <w:div w:id="1250122283">
              <w:marLeft w:val="0"/>
              <w:marRight w:val="0"/>
              <w:marTop w:val="0"/>
              <w:marBottom w:val="0"/>
              <w:divBdr>
                <w:top w:val="none" w:sz="0" w:space="0" w:color="auto"/>
                <w:left w:val="none" w:sz="0" w:space="0" w:color="auto"/>
                <w:bottom w:val="none" w:sz="0" w:space="0" w:color="auto"/>
                <w:right w:val="none" w:sz="0" w:space="0" w:color="auto"/>
              </w:divBdr>
            </w:div>
            <w:div w:id="1091895710">
              <w:marLeft w:val="0"/>
              <w:marRight w:val="0"/>
              <w:marTop w:val="0"/>
              <w:marBottom w:val="0"/>
              <w:divBdr>
                <w:top w:val="none" w:sz="0" w:space="0" w:color="auto"/>
                <w:left w:val="none" w:sz="0" w:space="0" w:color="auto"/>
                <w:bottom w:val="none" w:sz="0" w:space="0" w:color="auto"/>
                <w:right w:val="none" w:sz="0" w:space="0" w:color="auto"/>
              </w:divBdr>
            </w:div>
            <w:div w:id="21369001">
              <w:marLeft w:val="0"/>
              <w:marRight w:val="0"/>
              <w:marTop w:val="0"/>
              <w:marBottom w:val="0"/>
              <w:divBdr>
                <w:top w:val="none" w:sz="0" w:space="0" w:color="auto"/>
                <w:left w:val="none" w:sz="0" w:space="0" w:color="auto"/>
                <w:bottom w:val="none" w:sz="0" w:space="0" w:color="auto"/>
                <w:right w:val="none" w:sz="0" w:space="0" w:color="auto"/>
              </w:divBdr>
            </w:div>
            <w:div w:id="779035747">
              <w:marLeft w:val="0"/>
              <w:marRight w:val="0"/>
              <w:marTop w:val="0"/>
              <w:marBottom w:val="0"/>
              <w:divBdr>
                <w:top w:val="none" w:sz="0" w:space="0" w:color="auto"/>
                <w:left w:val="none" w:sz="0" w:space="0" w:color="auto"/>
                <w:bottom w:val="none" w:sz="0" w:space="0" w:color="auto"/>
                <w:right w:val="none" w:sz="0" w:space="0" w:color="auto"/>
              </w:divBdr>
            </w:div>
            <w:div w:id="74666011">
              <w:marLeft w:val="0"/>
              <w:marRight w:val="0"/>
              <w:marTop w:val="0"/>
              <w:marBottom w:val="0"/>
              <w:divBdr>
                <w:top w:val="none" w:sz="0" w:space="0" w:color="auto"/>
                <w:left w:val="none" w:sz="0" w:space="0" w:color="auto"/>
                <w:bottom w:val="none" w:sz="0" w:space="0" w:color="auto"/>
                <w:right w:val="none" w:sz="0" w:space="0" w:color="auto"/>
              </w:divBdr>
            </w:div>
            <w:div w:id="1294992104">
              <w:marLeft w:val="0"/>
              <w:marRight w:val="0"/>
              <w:marTop w:val="0"/>
              <w:marBottom w:val="0"/>
              <w:divBdr>
                <w:top w:val="none" w:sz="0" w:space="0" w:color="auto"/>
                <w:left w:val="none" w:sz="0" w:space="0" w:color="auto"/>
                <w:bottom w:val="none" w:sz="0" w:space="0" w:color="auto"/>
                <w:right w:val="none" w:sz="0" w:space="0" w:color="auto"/>
              </w:divBdr>
            </w:div>
            <w:div w:id="2088307372">
              <w:marLeft w:val="0"/>
              <w:marRight w:val="0"/>
              <w:marTop w:val="0"/>
              <w:marBottom w:val="0"/>
              <w:divBdr>
                <w:top w:val="none" w:sz="0" w:space="0" w:color="auto"/>
                <w:left w:val="none" w:sz="0" w:space="0" w:color="auto"/>
                <w:bottom w:val="none" w:sz="0" w:space="0" w:color="auto"/>
                <w:right w:val="none" w:sz="0" w:space="0" w:color="auto"/>
              </w:divBdr>
            </w:div>
            <w:div w:id="99187882">
              <w:marLeft w:val="0"/>
              <w:marRight w:val="0"/>
              <w:marTop w:val="0"/>
              <w:marBottom w:val="0"/>
              <w:divBdr>
                <w:top w:val="none" w:sz="0" w:space="0" w:color="auto"/>
                <w:left w:val="none" w:sz="0" w:space="0" w:color="auto"/>
                <w:bottom w:val="none" w:sz="0" w:space="0" w:color="auto"/>
                <w:right w:val="none" w:sz="0" w:space="0" w:color="auto"/>
              </w:divBdr>
            </w:div>
            <w:div w:id="871841969">
              <w:marLeft w:val="0"/>
              <w:marRight w:val="0"/>
              <w:marTop w:val="0"/>
              <w:marBottom w:val="0"/>
              <w:divBdr>
                <w:top w:val="none" w:sz="0" w:space="0" w:color="auto"/>
                <w:left w:val="none" w:sz="0" w:space="0" w:color="auto"/>
                <w:bottom w:val="none" w:sz="0" w:space="0" w:color="auto"/>
                <w:right w:val="none" w:sz="0" w:space="0" w:color="auto"/>
              </w:divBdr>
            </w:div>
            <w:div w:id="1550461668">
              <w:marLeft w:val="0"/>
              <w:marRight w:val="0"/>
              <w:marTop w:val="0"/>
              <w:marBottom w:val="0"/>
              <w:divBdr>
                <w:top w:val="none" w:sz="0" w:space="0" w:color="auto"/>
                <w:left w:val="none" w:sz="0" w:space="0" w:color="auto"/>
                <w:bottom w:val="none" w:sz="0" w:space="0" w:color="auto"/>
                <w:right w:val="none" w:sz="0" w:space="0" w:color="auto"/>
              </w:divBdr>
            </w:div>
            <w:div w:id="265120844">
              <w:marLeft w:val="0"/>
              <w:marRight w:val="0"/>
              <w:marTop w:val="0"/>
              <w:marBottom w:val="0"/>
              <w:divBdr>
                <w:top w:val="none" w:sz="0" w:space="0" w:color="auto"/>
                <w:left w:val="none" w:sz="0" w:space="0" w:color="auto"/>
                <w:bottom w:val="none" w:sz="0" w:space="0" w:color="auto"/>
                <w:right w:val="none" w:sz="0" w:space="0" w:color="auto"/>
              </w:divBdr>
            </w:div>
            <w:div w:id="1125655071">
              <w:marLeft w:val="0"/>
              <w:marRight w:val="0"/>
              <w:marTop w:val="0"/>
              <w:marBottom w:val="0"/>
              <w:divBdr>
                <w:top w:val="none" w:sz="0" w:space="0" w:color="auto"/>
                <w:left w:val="none" w:sz="0" w:space="0" w:color="auto"/>
                <w:bottom w:val="none" w:sz="0" w:space="0" w:color="auto"/>
                <w:right w:val="none" w:sz="0" w:space="0" w:color="auto"/>
              </w:divBdr>
            </w:div>
            <w:div w:id="128255114">
              <w:marLeft w:val="0"/>
              <w:marRight w:val="0"/>
              <w:marTop w:val="0"/>
              <w:marBottom w:val="0"/>
              <w:divBdr>
                <w:top w:val="none" w:sz="0" w:space="0" w:color="auto"/>
                <w:left w:val="none" w:sz="0" w:space="0" w:color="auto"/>
                <w:bottom w:val="none" w:sz="0" w:space="0" w:color="auto"/>
                <w:right w:val="none" w:sz="0" w:space="0" w:color="auto"/>
              </w:divBdr>
            </w:div>
            <w:div w:id="785275389">
              <w:marLeft w:val="0"/>
              <w:marRight w:val="0"/>
              <w:marTop w:val="0"/>
              <w:marBottom w:val="0"/>
              <w:divBdr>
                <w:top w:val="none" w:sz="0" w:space="0" w:color="auto"/>
                <w:left w:val="none" w:sz="0" w:space="0" w:color="auto"/>
                <w:bottom w:val="none" w:sz="0" w:space="0" w:color="auto"/>
                <w:right w:val="none" w:sz="0" w:space="0" w:color="auto"/>
              </w:divBdr>
            </w:div>
            <w:div w:id="1497956808">
              <w:marLeft w:val="0"/>
              <w:marRight w:val="0"/>
              <w:marTop w:val="0"/>
              <w:marBottom w:val="0"/>
              <w:divBdr>
                <w:top w:val="none" w:sz="0" w:space="0" w:color="auto"/>
                <w:left w:val="none" w:sz="0" w:space="0" w:color="auto"/>
                <w:bottom w:val="none" w:sz="0" w:space="0" w:color="auto"/>
                <w:right w:val="none" w:sz="0" w:space="0" w:color="auto"/>
              </w:divBdr>
            </w:div>
            <w:div w:id="1466699528">
              <w:marLeft w:val="0"/>
              <w:marRight w:val="0"/>
              <w:marTop w:val="0"/>
              <w:marBottom w:val="0"/>
              <w:divBdr>
                <w:top w:val="none" w:sz="0" w:space="0" w:color="auto"/>
                <w:left w:val="none" w:sz="0" w:space="0" w:color="auto"/>
                <w:bottom w:val="none" w:sz="0" w:space="0" w:color="auto"/>
                <w:right w:val="none" w:sz="0" w:space="0" w:color="auto"/>
              </w:divBdr>
            </w:div>
            <w:div w:id="753471683">
              <w:marLeft w:val="0"/>
              <w:marRight w:val="0"/>
              <w:marTop w:val="0"/>
              <w:marBottom w:val="0"/>
              <w:divBdr>
                <w:top w:val="none" w:sz="0" w:space="0" w:color="auto"/>
                <w:left w:val="none" w:sz="0" w:space="0" w:color="auto"/>
                <w:bottom w:val="none" w:sz="0" w:space="0" w:color="auto"/>
                <w:right w:val="none" w:sz="0" w:space="0" w:color="auto"/>
              </w:divBdr>
            </w:div>
            <w:div w:id="275870953">
              <w:marLeft w:val="0"/>
              <w:marRight w:val="0"/>
              <w:marTop w:val="0"/>
              <w:marBottom w:val="0"/>
              <w:divBdr>
                <w:top w:val="none" w:sz="0" w:space="0" w:color="auto"/>
                <w:left w:val="none" w:sz="0" w:space="0" w:color="auto"/>
                <w:bottom w:val="none" w:sz="0" w:space="0" w:color="auto"/>
                <w:right w:val="none" w:sz="0" w:space="0" w:color="auto"/>
              </w:divBdr>
            </w:div>
            <w:div w:id="1109665167">
              <w:marLeft w:val="0"/>
              <w:marRight w:val="0"/>
              <w:marTop w:val="0"/>
              <w:marBottom w:val="0"/>
              <w:divBdr>
                <w:top w:val="none" w:sz="0" w:space="0" w:color="auto"/>
                <w:left w:val="none" w:sz="0" w:space="0" w:color="auto"/>
                <w:bottom w:val="none" w:sz="0" w:space="0" w:color="auto"/>
                <w:right w:val="none" w:sz="0" w:space="0" w:color="auto"/>
              </w:divBdr>
            </w:div>
            <w:div w:id="1809010129">
              <w:marLeft w:val="0"/>
              <w:marRight w:val="0"/>
              <w:marTop w:val="0"/>
              <w:marBottom w:val="0"/>
              <w:divBdr>
                <w:top w:val="none" w:sz="0" w:space="0" w:color="auto"/>
                <w:left w:val="none" w:sz="0" w:space="0" w:color="auto"/>
                <w:bottom w:val="none" w:sz="0" w:space="0" w:color="auto"/>
                <w:right w:val="none" w:sz="0" w:space="0" w:color="auto"/>
              </w:divBdr>
            </w:div>
            <w:div w:id="1862237038">
              <w:marLeft w:val="0"/>
              <w:marRight w:val="0"/>
              <w:marTop w:val="0"/>
              <w:marBottom w:val="0"/>
              <w:divBdr>
                <w:top w:val="none" w:sz="0" w:space="0" w:color="auto"/>
                <w:left w:val="none" w:sz="0" w:space="0" w:color="auto"/>
                <w:bottom w:val="none" w:sz="0" w:space="0" w:color="auto"/>
                <w:right w:val="none" w:sz="0" w:space="0" w:color="auto"/>
              </w:divBdr>
            </w:div>
            <w:div w:id="1793473712">
              <w:marLeft w:val="0"/>
              <w:marRight w:val="0"/>
              <w:marTop w:val="0"/>
              <w:marBottom w:val="0"/>
              <w:divBdr>
                <w:top w:val="none" w:sz="0" w:space="0" w:color="auto"/>
                <w:left w:val="none" w:sz="0" w:space="0" w:color="auto"/>
                <w:bottom w:val="none" w:sz="0" w:space="0" w:color="auto"/>
                <w:right w:val="none" w:sz="0" w:space="0" w:color="auto"/>
              </w:divBdr>
            </w:div>
            <w:div w:id="1021123976">
              <w:marLeft w:val="0"/>
              <w:marRight w:val="0"/>
              <w:marTop w:val="0"/>
              <w:marBottom w:val="0"/>
              <w:divBdr>
                <w:top w:val="none" w:sz="0" w:space="0" w:color="auto"/>
                <w:left w:val="none" w:sz="0" w:space="0" w:color="auto"/>
                <w:bottom w:val="none" w:sz="0" w:space="0" w:color="auto"/>
                <w:right w:val="none" w:sz="0" w:space="0" w:color="auto"/>
              </w:divBdr>
            </w:div>
            <w:div w:id="2112967160">
              <w:marLeft w:val="0"/>
              <w:marRight w:val="0"/>
              <w:marTop w:val="0"/>
              <w:marBottom w:val="0"/>
              <w:divBdr>
                <w:top w:val="none" w:sz="0" w:space="0" w:color="auto"/>
                <w:left w:val="none" w:sz="0" w:space="0" w:color="auto"/>
                <w:bottom w:val="none" w:sz="0" w:space="0" w:color="auto"/>
                <w:right w:val="none" w:sz="0" w:space="0" w:color="auto"/>
              </w:divBdr>
            </w:div>
            <w:div w:id="1164129722">
              <w:marLeft w:val="0"/>
              <w:marRight w:val="0"/>
              <w:marTop w:val="0"/>
              <w:marBottom w:val="0"/>
              <w:divBdr>
                <w:top w:val="none" w:sz="0" w:space="0" w:color="auto"/>
                <w:left w:val="none" w:sz="0" w:space="0" w:color="auto"/>
                <w:bottom w:val="none" w:sz="0" w:space="0" w:color="auto"/>
                <w:right w:val="none" w:sz="0" w:space="0" w:color="auto"/>
              </w:divBdr>
            </w:div>
            <w:div w:id="1021711973">
              <w:marLeft w:val="0"/>
              <w:marRight w:val="0"/>
              <w:marTop w:val="0"/>
              <w:marBottom w:val="0"/>
              <w:divBdr>
                <w:top w:val="none" w:sz="0" w:space="0" w:color="auto"/>
                <w:left w:val="none" w:sz="0" w:space="0" w:color="auto"/>
                <w:bottom w:val="none" w:sz="0" w:space="0" w:color="auto"/>
                <w:right w:val="none" w:sz="0" w:space="0" w:color="auto"/>
              </w:divBdr>
            </w:div>
            <w:div w:id="649872891">
              <w:marLeft w:val="0"/>
              <w:marRight w:val="0"/>
              <w:marTop w:val="0"/>
              <w:marBottom w:val="0"/>
              <w:divBdr>
                <w:top w:val="none" w:sz="0" w:space="0" w:color="auto"/>
                <w:left w:val="none" w:sz="0" w:space="0" w:color="auto"/>
                <w:bottom w:val="none" w:sz="0" w:space="0" w:color="auto"/>
                <w:right w:val="none" w:sz="0" w:space="0" w:color="auto"/>
              </w:divBdr>
            </w:div>
            <w:div w:id="1439451362">
              <w:marLeft w:val="0"/>
              <w:marRight w:val="0"/>
              <w:marTop w:val="0"/>
              <w:marBottom w:val="0"/>
              <w:divBdr>
                <w:top w:val="none" w:sz="0" w:space="0" w:color="auto"/>
                <w:left w:val="none" w:sz="0" w:space="0" w:color="auto"/>
                <w:bottom w:val="none" w:sz="0" w:space="0" w:color="auto"/>
                <w:right w:val="none" w:sz="0" w:space="0" w:color="auto"/>
              </w:divBdr>
            </w:div>
            <w:div w:id="826437021">
              <w:marLeft w:val="0"/>
              <w:marRight w:val="0"/>
              <w:marTop w:val="0"/>
              <w:marBottom w:val="0"/>
              <w:divBdr>
                <w:top w:val="none" w:sz="0" w:space="0" w:color="auto"/>
                <w:left w:val="none" w:sz="0" w:space="0" w:color="auto"/>
                <w:bottom w:val="none" w:sz="0" w:space="0" w:color="auto"/>
                <w:right w:val="none" w:sz="0" w:space="0" w:color="auto"/>
              </w:divBdr>
            </w:div>
            <w:div w:id="1520964943">
              <w:marLeft w:val="0"/>
              <w:marRight w:val="0"/>
              <w:marTop w:val="0"/>
              <w:marBottom w:val="0"/>
              <w:divBdr>
                <w:top w:val="none" w:sz="0" w:space="0" w:color="auto"/>
                <w:left w:val="none" w:sz="0" w:space="0" w:color="auto"/>
                <w:bottom w:val="none" w:sz="0" w:space="0" w:color="auto"/>
                <w:right w:val="none" w:sz="0" w:space="0" w:color="auto"/>
              </w:divBdr>
            </w:div>
            <w:div w:id="85538367">
              <w:marLeft w:val="0"/>
              <w:marRight w:val="0"/>
              <w:marTop w:val="0"/>
              <w:marBottom w:val="0"/>
              <w:divBdr>
                <w:top w:val="none" w:sz="0" w:space="0" w:color="auto"/>
                <w:left w:val="none" w:sz="0" w:space="0" w:color="auto"/>
                <w:bottom w:val="none" w:sz="0" w:space="0" w:color="auto"/>
                <w:right w:val="none" w:sz="0" w:space="0" w:color="auto"/>
              </w:divBdr>
            </w:div>
            <w:div w:id="923338001">
              <w:marLeft w:val="0"/>
              <w:marRight w:val="0"/>
              <w:marTop w:val="0"/>
              <w:marBottom w:val="0"/>
              <w:divBdr>
                <w:top w:val="none" w:sz="0" w:space="0" w:color="auto"/>
                <w:left w:val="none" w:sz="0" w:space="0" w:color="auto"/>
                <w:bottom w:val="none" w:sz="0" w:space="0" w:color="auto"/>
                <w:right w:val="none" w:sz="0" w:space="0" w:color="auto"/>
              </w:divBdr>
            </w:div>
            <w:div w:id="2015186634">
              <w:marLeft w:val="0"/>
              <w:marRight w:val="0"/>
              <w:marTop w:val="0"/>
              <w:marBottom w:val="0"/>
              <w:divBdr>
                <w:top w:val="none" w:sz="0" w:space="0" w:color="auto"/>
                <w:left w:val="none" w:sz="0" w:space="0" w:color="auto"/>
                <w:bottom w:val="none" w:sz="0" w:space="0" w:color="auto"/>
                <w:right w:val="none" w:sz="0" w:space="0" w:color="auto"/>
              </w:divBdr>
            </w:div>
            <w:div w:id="924922020">
              <w:marLeft w:val="0"/>
              <w:marRight w:val="0"/>
              <w:marTop w:val="0"/>
              <w:marBottom w:val="0"/>
              <w:divBdr>
                <w:top w:val="none" w:sz="0" w:space="0" w:color="auto"/>
                <w:left w:val="none" w:sz="0" w:space="0" w:color="auto"/>
                <w:bottom w:val="none" w:sz="0" w:space="0" w:color="auto"/>
                <w:right w:val="none" w:sz="0" w:space="0" w:color="auto"/>
              </w:divBdr>
            </w:div>
            <w:div w:id="230047915">
              <w:marLeft w:val="0"/>
              <w:marRight w:val="0"/>
              <w:marTop w:val="0"/>
              <w:marBottom w:val="0"/>
              <w:divBdr>
                <w:top w:val="none" w:sz="0" w:space="0" w:color="auto"/>
                <w:left w:val="none" w:sz="0" w:space="0" w:color="auto"/>
                <w:bottom w:val="none" w:sz="0" w:space="0" w:color="auto"/>
                <w:right w:val="none" w:sz="0" w:space="0" w:color="auto"/>
              </w:divBdr>
            </w:div>
            <w:div w:id="2012640636">
              <w:marLeft w:val="0"/>
              <w:marRight w:val="0"/>
              <w:marTop w:val="0"/>
              <w:marBottom w:val="0"/>
              <w:divBdr>
                <w:top w:val="none" w:sz="0" w:space="0" w:color="auto"/>
                <w:left w:val="none" w:sz="0" w:space="0" w:color="auto"/>
                <w:bottom w:val="none" w:sz="0" w:space="0" w:color="auto"/>
                <w:right w:val="none" w:sz="0" w:space="0" w:color="auto"/>
              </w:divBdr>
            </w:div>
            <w:div w:id="1408384031">
              <w:marLeft w:val="0"/>
              <w:marRight w:val="0"/>
              <w:marTop w:val="0"/>
              <w:marBottom w:val="0"/>
              <w:divBdr>
                <w:top w:val="none" w:sz="0" w:space="0" w:color="auto"/>
                <w:left w:val="none" w:sz="0" w:space="0" w:color="auto"/>
                <w:bottom w:val="none" w:sz="0" w:space="0" w:color="auto"/>
                <w:right w:val="none" w:sz="0" w:space="0" w:color="auto"/>
              </w:divBdr>
            </w:div>
            <w:div w:id="2078821810">
              <w:marLeft w:val="0"/>
              <w:marRight w:val="0"/>
              <w:marTop w:val="0"/>
              <w:marBottom w:val="0"/>
              <w:divBdr>
                <w:top w:val="none" w:sz="0" w:space="0" w:color="auto"/>
                <w:left w:val="none" w:sz="0" w:space="0" w:color="auto"/>
                <w:bottom w:val="none" w:sz="0" w:space="0" w:color="auto"/>
                <w:right w:val="none" w:sz="0" w:space="0" w:color="auto"/>
              </w:divBdr>
            </w:div>
            <w:div w:id="1129056891">
              <w:marLeft w:val="0"/>
              <w:marRight w:val="0"/>
              <w:marTop w:val="0"/>
              <w:marBottom w:val="0"/>
              <w:divBdr>
                <w:top w:val="none" w:sz="0" w:space="0" w:color="auto"/>
                <w:left w:val="none" w:sz="0" w:space="0" w:color="auto"/>
                <w:bottom w:val="none" w:sz="0" w:space="0" w:color="auto"/>
                <w:right w:val="none" w:sz="0" w:space="0" w:color="auto"/>
              </w:divBdr>
            </w:div>
            <w:div w:id="156847720">
              <w:marLeft w:val="0"/>
              <w:marRight w:val="0"/>
              <w:marTop w:val="0"/>
              <w:marBottom w:val="0"/>
              <w:divBdr>
                <w:top w:val="none" w:sz="0" w:space="0" w:color="auto"/>
                <w:left w:val="none" w:sz="0" w:space="0" w:color="auto"/>
                <w:bottom w:val="none" w:sz="0" w:space="0" w:color="auto"/>
                <w:right w:val="none" w:sz="0" w:space="0" w:color="auto"/>
              </w:divBdr>
            </w:div>
            <w:div w:id="94524983">
              <w:marLeft w:val="0"/>
              <w:marRight w:val="0"/>
              <w:marTop w:val="0"/>
              <w:marBottom w:val="0"/>
              <w:divBdr>
                <w:top w:val="none" w:sz="0" w:space="0" w:color="auto"/>
                <w:left w:val="none" w:sz="0" w:space="0" w:color="auto"/>
                <w:bottom w:val="none" w:sz="0" w:space="0" w:color="auto"/>
                <w:right w:val="none" w:sz="0" w:space="0" w:color="auto"/>
              </w:divBdr>
            </w:div>
            <w:div w:id="485905240">
              <w:marLeft w:val="0"/>
              <w:marRight w:val="0"/>
              <w:marTop w:val="0"/>
              <w:marBottom w:val="0"/>
              <w:divBdr>
                <w:top w:val="none" w:sz="0" w:space="0" w:color="auto"/>
                <w:left w:val="none" w:sz="0" w:space="0" w:color="auto"/>
                <w:bottom w:val="none" w:sz="0" w:space="0" w:color="auto"/>
                <w:right w:val="none" w:sz="0" w:space="0" w:color="auto"/>
              </w:divBdr>
            </w:div>
            <w:div w:id="49110224">
              <w:marLeft w:val="0"/>
              <w:marRight w:val="0"/>
              <w:marTop w:val="0"/>
              <w:marBottom w:val="0"/>
              <w:divBdr>
                <w:top w:val="none" w:sz="0" w:space="0" w:color="auto"/>
                <w:left w:val="none" w:sz="0" w:space="0" w:color="auto"/>
                <w:bottom w:val="none" w:sz="0" w:space="0" w:color="auto"/>
                <w:right w:val="none" w:sz="0" w:space="0" w:color="auto"/>
              </w:divBdr>
            </w:div>
            <w:div w:id="907227777">
              <w:marLeft w:val="0"/>
              <w:marRight w:val="0"/>
              <w:marTop w:val="0"/>
              <w:marBottom w:val="0"/>
              <w:divBdr>
                <w:top w:val="none" w:sz="0" w:space="0" w:color="auto"/>
                <w:left w:val="none" w:sz="0" w:space="0" w:color="auto"/>
                <w:bottom w:val="none" w:sz="0" w:space="0" w:color="auto"/>
                <w:right w:val="none" w:sz="0" w:space="0" w:color="auto"/>
              </w:divBdr>
            </w:div>
            <w:div w:id="117143872">
              <w:marLeft w:val="0"/>
              <w:marRight w:val="0"/>
              <w:marTop w:val="0"/>
              <w:marBottom w:val="0"/>
              <w:divBdr>
                <w:top w:val="none" w:sz="0" w:space="0" w:color="auto"/>
                <w:left w:val="none" w:sz="0" w:space="0" w:color="auto"/>
                <w:bottom w:val="none" w:sz="0" w:space="0" w:color="auto"/>
                <w:right w:val="none" w:sz="0" w:space="0" w:color="auto"/>
              </w:divBdr>
            </w:div>
            <w:div w:id="679700395">
              <w:marLeft w:val="0"/>
              <w:marRight w:val="0"/>
              <w:marTop w:val="0"/>
              <w:marBottom w:val="0"/>
              <w:divBdr>
                <w:top w:val="none" w:sz="0" w:space="0" w:color="auto"/>
                <w:left w:val="none" w:sz="0" w:space="0" w:color="auto"/>
                <w:bottom w:val="none" w:sz="0" w:space="0" w:color="auto"/>
                <w:right w:val="none" w:sz="0" w:space="0" w:color="auto"/>
              </w:divBdr>
            </w:div>
            <w:div w:id="707334803">
              <w:marLeft w:val="0"/>
              <w:marRight w:val="0"/>
              <w:marTop w:val="0"/>
              <w:marBottom w:val="0"/>
              <w:divBdr>
                <w:top w:val="none" w:sz="0" w:space="0" w:color="auto"/>
                <w:left w:val="none" w:sz="0" w:space="0" w:color="auto"/>
                <w:bottom w:val="none" w:sz="0" w:space="0" w:color="auto"/>
                <w:right w:val="none" w:sz="0" w:space="0" w:color="auto"/>
              </w:divBdr>
            </w:div>
            <w:div w:id="262156873">
              <w:marLeft w:val="0"/>
              <w:marRight w:val="0"/>
              <w:marTop w:val="0"/>
              <w:marBottom w:val="0"/>
              <w:divBdr>
                <w:top w:val="none" w:sz="0" w:space="0" w:color="auto"/>
                <w:left w:val="none" w:sz="0" w:space="0" w:color="auto"/>
                <w:bottom w:val="none" w:sz="0" w:space="0" w:color="auto"/>
                <w:right w:val="none" w:sz="0" w:space="0" w:color="auto"/>
              </w:divBdr>
            </w:div>
            <w:div w:id="859319382">
              <w:marLeft w:val="0"/>
              <w:marRight w:val="0"/>
              <w:marTop w:val="0"/>
              <w:marBottom w:val="0"/>
              <w:divBdr>
                <w:top w:val="none" w:sz="0" w:space="0" w:color="auto"/>
                <w:left w:val="none" w:sz="0" w:space="0" w:color="auto"/>
                <w:bottom w:val="none" w:sz="0" w:space="0" w:color="auto"/>
                <w:right w:val="none" w:sz="0" w:space="0" w:color="auto"/>
              </w:divBdr>
            </w:div>
            <w:div w:id="2103212264">
              <w:marLeft w:val="0"/>
              <w:marRight w:val="0"/>
              <w:marTop w:val="0"/>
              <w:marBottom w:val="0"/>
              <w:divBdr>
                <w:top w:val="none" w:sz="0" w:space="0" w:color="auto"/>
                <w:left w:val="none" w:sz="0" w:space="0" w:color="auto"/>
                <w:bottom w:val="none" w:sz="0" w:space="0" w:color="auto"/>
                <w:right w:val="none" w:sz="0" w:space="0" w:color="auto"/>
              </w:divBdr>
            </w:div>
            <w:div w:id="258367062">
              <w:marLeft w:val="0"/>
              <w:marRight w:val="0"/>
              <w:marTop w:val="0"/>
              <w:marBottom w:val="0"/>
              <w:divBdr>
                <w:top w:val="none" w:sz="0" w:space="0" w:color="auto"/>
                <w:left w:val="none" w:sz="0" w:space="0" w:color="auto"/>
                <w:bottom w:val="none" w:sz="0" w:space="0" w:color="auto"/>
                <w:right w:val="none" w:sz="0" w:space="0" w:color="auto"/>
              </w:divBdr>
            </w:div>
            <w:div w:id="564265475">
              <w:marLeft w:val="0"/>
              <w:marRight w:val="0"/>
              <w:marTop w:val="0"/>
              <w:marBottom w:val="0"/>
              <w:divBdr>
                <w:top w:val="none" w:sz="0" w:space="0" w:color="auto"/>
                <w:left w:val="none" w:sz="0" w:space="0" w:color="auto"/>
                <w:bottom w:val="none" w:sz="0" w:space="0" w:color="auto"/>
                <w:right w:val="none" w:sz="0" w:space="0" w:color="auto"/>
              </w:divBdr>
            </w:div>
            <w:div w:id="606082806">
              <w:marLeft w:val="0"/>
              <w:marRight w:val="0"/>
              <w:marTop w:val="0"/>
              <w:marBottom w:val="0"/>
              <w:divBdr>
                <w:top w:val="none" w:sz="0" w:space="0" w:color="auto"/>
                <w:left w:val="none" w:sz="0" w:space="0" w:color="auto"/>
                <w:bottom w:val="none" w:sz="0" w:space="0" w:color="auto"/>
                <w:right w:val="none" w:sz="0" w:space="0" w:color="auto"/>
              </w:divBdr>
            </w:div>
            <w:div w:id="1595477955">
              <w:marLeft w:val="0"/>
              <w:marRight w:val="0"/>
              <w:marTop w:val="0"/>
              <w:marBottom w:val="0"/>
              <w:divBdr>
                <w:top w:val="none" w:sz="0" w:space="0" w:color="auto"/>
                <w:left w:val="none" w:sz="0" w:space="0" w:color="auto"/>
                <w:bottom w:val="none" w:sz="0" w:space="0" w:color="auto"/>
                <w:right w:val="none" w:sz="0" w:space="0" w:color="auto"/>
              </w:divBdr>
            </w:div>
            <w:div w:id="724137561">
              <w:marLeft w:val="0"/>
              <w:marRight w:val="0"/>
              <w:marTop w:val="0"/>
              <w:marBottom w:val="0"/>
              <w:divBdr>
                <w:top w:val="none" w:sz="0" w:space="0" w:color="auto"/>
                <w:left w:val="none" w:sz="0" w:space="0" w:color="auto"/>
                <w:bottom w:val="none" w:sz="0" w:space="0" w:color="auto"/>
                <w:right w:val="none" w:sz="0" w:space="0" w:color="auto"/>
              </w:divBdr>
            </w:div>
            <w:div w:id="1911385885">
              <w:marLeft w:val="0"/>
              <w:marRight w:val="0"/>
              <w:marTop w:val="0"/>
              <w:marBottom w:val="0"/>
              <w:divBdr>
                <w:top w:val="none" w:sz="0" w:space="0" w:color="auto"/>
                <w:left w:val="none" w:sz="0" w:space="0" w:color="auto"/>
                <w:bottom w:val="none" w:sz="0" w:space="0" w:color="auto"/>
                <w:right w:val="none" w:sz="0" w:space="0" w:color="auto"/>
              </w:divBdr>
            </w:div>
            <w:div w:id="1102991725">
              <w:marLeft w:val="0"/>
              <w:marRight w:val="0"/>
              <w:marTop w:val="0"/>
              <w:marBottom w:val="0"/>
              <w:divBdr>
                <w:top w:val="none" w:sz="0" w:space="0" w:color="auto"/>
                <w:left w:val="none" w:sz="0" w:space="0" w:color="auto"/>
                <w:bottom w:val="none" w:sz="0" w:space="0" w:color="auto"/>
                <w:right w:val="none" w:sz="0" w:space="0" w:color="auto"/>
              </w:divBdr>
            </w:div>
            <w:div w:id="1340621756">
              <w:marLeft w:val="0"/>
              <w:marRight w:val="0"/>
              <w:marTop w:val="0"/>
              <w:marBottom w:val="0"/>
              <w:divBdr>
                <w:top w:val="none" w:sz="0" w:space="0" w:color="auto"/>
                <w:left w:val="none" w:sz="0" w:space="0" w:color="auto"/>
                <w:bottom w:val="none" w:sz="0" w:space="0" w:color="auto"/>
                <w:right w:val="none" w:sz="0" w:space="0" w:color="auto"/>
              </w:divBdr>
            </w:div>
            <w:div w:id="391198432">
              <w:marLeft w:val="0"/>
              <w:marRight w:val="0"/>
              <w:marTop w:val="0"/>
              <w:marBottom w:val="0"/>
              <w:divBdr>
                <w:top w:val="none" w:sz="0" w:space="0" w:color="auto"/>
                <w:left w:val="none" w:sz="0" w:space="0" w:color="auto"/>
                <w:bottom w:val="none" w:sz="0" w:space="0" w:color="auto"/>
                <w:right w:val="none" w:sz="0" w:space="0" w:color="auto"/>
              </w:divBdr>
            </w:div>
            <w:div w:id="1381704098">
              <w:marLeft w:val="0"/>
              <w:marRight w:val="0"/>
              <w:marTop w:val="0"/>
              <w:marBottom w:val="0"/>
              <w:divBdr>
                <w:top w:val="none" w:sz="0" w:space="0" w:color="auto"/>
                <w:left w:val="none" w:sz="0" w:space="0" w:color="auto"/>
                <w:bottom w:val="none" w:sz="0" w:space="0" w:color="auto"/>
                <w:right w:val="none" w:sz="0" w:space="0" w:color="auto"/>
              </w:divBdr>
            </w:div>
            <w:div w:id="1314867337">
              <w:marLeft w:val="0"/>
              <w:marRight w:val="0"/>
              <w:marTop w:val="0"/>
              <w:marBottom w:val="0"/>
              <w:divBdr>
                <w:top w:val="none" w:sz="0" w:space="0" w:color="auto"/>
                <w:left w:val="none" w:sz="0" w:space="0" w:color="auto"/>
                <w:bottom w:val="none" w:sz="0" w:space="0" w:color="auto"/>
                <w:right w:val="none" w:sz="0" w:space="0" w:color="auto"/>
              </w:divBdr>
            </w:div>
            <w:div w:id="1536120278">
              <w:marLeft w:val="0"/>
              <w:marRight w:val="0"/>
              <w:marTop w:val="0"/>
              <w:marBottom w:val="0"/>
              <w:divBdr>
                <w:top w:val="none" w:sz="0" w:space="0" w:color="auto"/>
                <w:left w:val="none" w:sz="0" w:space="0" w:color="auto"/>
                <w:bottom w:val="none" w:sz="0" w:space="0" w:color="auto"/>
                <w:right w:val="none" w:sz="0" w:space="0" w:color="auto"/>
              </w:divBdr>
            </w:div>
            <w:div w:id="434642194">
              <w:marLeft w:val="0"/>
              <w:marRight w:val="0"/>
              <w:marTop w:val="0"/>
              <w:marBottom w:val="0"/>
              <w:divBdr>
                <w:top w:val="none" w:sz="0" w:space="0" w:color="auto"/>
                <w:left w:val="none" w:sz="0" w:space="0" w:color="auto"/>
                <w:bottom w:val="none" w:sz="0" w:space="0" w:color="auto"/>
                <w:right w:val="none" w:sz="0" w:space="0" w:color="auto"/>
              </w:divBdr>
            </w:div>
            <w:div w:id="1191144487">
              <w:marLeft w:val="0"/>
              <w:marRight w:val="0"/>
              <w:marTop w:val="0"/>
              <w:marBottom w:val="0"/>
              <w:divBdr>
                <w:top w:val="none" w:sz="0" w:space="0" w:color="auto"/>
                <w:left w:val="none" w:sz="0" w:space="0" w:color="auto"/>
                <w:bottom w:val="none" w:sz="0" w:space="0" w:color="auto"/>
                <w:right w:val="none" w:sz="0" w:space="0" w:color="auto"/>
              </w:divBdr>
            </w:div>
            <w:div w:id="1217282805">
              <w:marLeft w:val="0"/>
              <w:marRight w:val="0"/>
              <w:marTop w:val="0"/>
              <w:marBottom w:val="0"/>
              <w:divBdr>
                <w:top w:val="none" w:sz="0" w:space="0" w:color="auto"/>
                <w:left w:val="none" w:sz="0" w:space="0" w:color="auto"/>
                <w:bottom w:val="none" w:sz="0" w:space="0" w:color="auto"/>
                <w:right w:val="none" w:sz="0" w:space="0" w:color="auto"/>
              </w:divBdr>
            </w:div>
            <w:div w:id="1210917739">
              <w:marLeft w:val="0"/>
              <w:marRight w:val="0"/>
              <w:marTop w:val="0"/>
              <w:marBottom w:val="0"/>
              <w:divBdr>
                <w:top w:val="none" w:sz="0" w:space="0" w:color="auto"/>
                <w:left w:val="none" w:sz="0" w:space="0" w:color="auto"/>
                <w:bottom w:val="none" w:sz="0" w:space="0" w:color="auto"/>
                <w:right w:val="none" w:sz="0" w:space="0" w:color="auto"/>
              </w:divBdr>
            </w:div>
            <w:div w:id="1603026379">
              <w:marLeft w:val="0"/>
              <w:marRight w:val="0"/>
              <w:marTop w:val="0"/>
              <w:marBottom w:val="0"/>
              <w:divBdr>
                <w:top w:val="none" w:sz="0" w:space="0" w:color="auto"/>
                <w:left w:val="none" w:sz="0" w:space="0" w:color="auto"/>
                <w:bottom w:val="none" w:sz="0" w:space="0" w:color="auto"/>
                <w:right w:val="none" w:sz="0" w:space="0" w:color="auto"/>
              </w:divBdr>
            </w:div>
            <w:div w:id="962736848">
              <w:marLeft w:val="0"/>
              <w:marRight w:val="0"/>
              <w:marTop w:val="0"/>
              <w:marBottom w:val="0"/>
              <w:divBdr>
                <w:top w:val="none" w:sz="0" w:space="0" w:color="auto"/>
                <w:left w:val="none" w:sz="0" w:space="0" w:color="auto"/>
                <w:bottom w:val="none" w:sz="0" w:space="0" w:color="auto"/>
                <w:right w:val="none" w:sz="0" w:space="0" w:color="auto"/>
              </w:divBdr>
            </w:div>
            <w:div w:id="2110422910">
              <w:marLeft w:val="0"/>
              <w:marRight w:val="0"/>
              <w:marTop w:val="0"/>
              <w:marBottom w:val="0"/>
              <w:divBdr>
                <w:top w:val="none" w:sz="0" w:space="0" w:color="auto"/>
                <w:left w:val="none" w:sz="0" w:space="0" w:color="auto"/>
                <w:bottom w:val="none" w:sz="0" w:space="0" w:color="auto"/>
                <w:right w:val="none" w:sz="0" w:space="0" w:color="auto"/>
              </w:divBdr>
            </w:div>
            <w:div w:id="1031684555">
              <w:marLeft w:val="0"/>
              <w:marRight w:val="0"/>
              <w:marTop w:val="0"/>
              <w:marBottom w:val="0"/>
              <w:divBdr>
                <w:top w:val="none" w:sz="0" w:space="0" w:color="auto"/>
                <w:left w:val="none" w:sz="0" w:space="0" w:color="auto"/>
                <w:bottom w:val="none" w:sz="0" w:space="0" w:color="auto"/>
                <w:right w:val="none" w:sz="0" w:space="0" w:color="auto"/>
              </w:divBdr>
            </w:div>
            <w:div w:id="871041484">
              <w:marLeft w:val="0"/>
              <w:marRight w:val="0"/>
              <w:marTop w:val="0"/>
              <w:marBottom w:val="0"/>
              <w:divBdr>
                <w:top w:val="none" w:sz="0" w:space="0" w:color="auto"/>
                <w:left w:val="none" w:sz="0" w:space="0" w:color="auto"/>
                <w:bottom w:val="none" w:sz="0" w:space="0" w:color="auto"/>
                <w:right w:val="none" w:sz="0" w:space="0" w:color="auto"/>
              </w:divBdr>
            </w:div>
            <w:div w:id="1515459058">
              <w:marLeft w:val="0"/>
              <w:marRight w:val="0"/>
              <w:marTop w:val="0"/>
              <w:marBottom w:val="0"/>
              <w:divBdr>
                <w:top w:val="none" w:sz="0" w:space="0" w:color="auto"/>
                <w:left w:val="none" w:sz="0" w:space="0" w:color="auto"/>
                <w:bottom w:val="none" w:sz="0" w:space="0" w:color="auto"/>
                <w:right w:val="none" w:sz="0" w:space="0" w:color="auto"/>
              </w:divBdr>
            </w:div>
            <w:div w:id="6832080">
              <w:marLeft w:val="0"/>
              <w:marRight w:val="0"/>
              <w:marTop w:val="0"/>
              <w:marBottom w:val="0"/>
              <w:divBdr>
                <w:top w:val="none" w:sz="0" w:space="0" w:color="auto"/>
                <w:left w:val="none" w:sz="0" w:space="0" w:color="auto"/>
                <w:bottom w:val="none" w:sz="0" w:space="0" w:color="auto"/>
                <w:right w:val="none" w:sz="0" w:space="0" w:color="auto"/>
              </w:divBdr>
            </w:div>
            <w:div w:id="559170411">
              <w:marLeft w:val="0"/>
              <w:marRight w:val="0"/>
              <w:marTop w:val="0"/>
              <w:marBottom w:val="0"/>
              <w:divBdr>
                <w:top w:val="none" w:sz="0" w:space="0" w:color="auto"/>
                <w:left w:val="none" w:sz="0" w:space="0" w:color="auto"/>
                <w:bottom w:val="none" w:sz="0" w:space="0" w:color="auto"/>
                <w:right w:val="none" w:sz="0" w:space="0" w:color="auto"/>
              </w:divBdr>
            </w:div>
            <w:div w:id="2024865875">
              <w:marLeft w:val="0"/>
              <w:marRight w:val="0"/>
              <w:marTop w:val="0"/>
              <w:marBottom w:val="0"/>
              <w:divBdr>
                <w:top w:val="none" w:sz="0" w:space="0" w:color="auto"/>
                <w:left w:val="none" w:sz="0" w:space="0" w:color="auto"/>
                <w:bottom w:val="none" w:sz="0" w:space="0" w:color="auto"/>
                <w:right w:val="none" w:sz="0" w:space="0" w:color="auto"/>
              </w:divBdr>
            </w:div>
            <w:div w:id="1748569478">
              <w:marLeft w:val="0"/>
              <w:marRight w:val="0"/>
              <w:marTop w:val="0"/>
              <w:marBottom w:val="0"/>
              <w:divBdr>
                <w:top w:val="none" w:sz="0" w:space="0" w:color="auto"/>
                <w:left w:val="none" w:sz="0" w:space="0" w:color="auto"/>
                <w:bottom w:val="none" w:sz="0" w:space="0" w:color="auto"/>
                <w:right w:val="none" w:sz="0" w:space="0" w:color="auto"/>
              </w:divBdr>
            </w:div>
            <w:div w:id="1256278923">
              <w:marLeft w:val="0"/>
              <w:marRight w:val="0"/>
              <w:marTop w:val="0"/>
              <w:marBottom w:val="0"/>
              <w:divBdr>
                <w:top w:val="none" w:sz="0" w:space="0" w:color="auto"/>
                <w:left w:val="none" w:sz="0" w:space="0" w:color="auto"/>
                <w:bottom w:val="none" w:sz="0" w:space="0" w:color="auto"/>
                <w:right w:val="none" w:sz="0" w:space="0" w:color="auto"/>
              </w:divBdr>
            </w:div>
            <w:div w:id="874461686">
              <w:marLeft w:val="0"/>
              <w:marRight w:val="0"/>
              <w:marTop w:val="0"/>
              <w:marBottom w:val="0"/>
              <w:divBdr>
                <w:top w:val="none" w:sz="0" w:space="0" w:color="auto"/>
                <w:left w:val="none" w:sz="0" w:space="0" w:color="auto"/>
                <w:bottom w:val="none" w:sz="0" w:space="0" w:color="auto"/>
                <w:right w:val="none" w:sz="0" w:space="0" w:color="auto"/>
              </w:divBdr>
            </w:div>
            <w:div w:id="693463853">
              <w:marLeft w:val="0"/>
              <w:marRight w:val="0"/>
              <w:marTop w:val="0"/>
              <w:marBottom w:val="0"/>
              <w:divBdr>
                <w:top w:val="none" w:sz="0" w:space="0" w:color="auto"/>
                <w:left w:val="none" w:sz="0" w:space="0" w:color="auto"/>
                <w:bottom w:val="none" w:sz="0" w:space="0" w:color="auto"/>
                <w:right w:val="none" w:sz="0" w:space="0" w:color="auto"/>
              </w:divBdr>
            </w:div>
            <w:div w:id="896823426">
              <w:marLeft w:val="0"/>
              <w:marRight w:val="0"/>
              <w:marTop w:val="0"/>
              <w:marBottom w:val="0"/>
              <w:divBdr>
                <w:top w:val="none" w:sz="0" w:space="0" w:color="auto"/>
                <w:left w:val="none" w:sz="0" w:space="0" w:color="auto"/>
                <w:bottom w:val="none" w:sz="0" w:space="0" w:color="auto"/>
                <w:right w:val="none" w:sz="0" w:space="0" w:color="auto"/>
              </w:divBdr>
            </w:div>
            <w:div w:id="1500659013">
              <w:marLeft w:val="0"/>
              <w:marRight w:val="0"/>
              <w:marTop w:val="0"/>
              <w:marBottom w:val="0"/>
              <w:divBdr>
                <w:top w:val="none" w:sz="0" w:space="0" w:color="auto"/>
                <w:left w:val="none" w:sz="0" w:space="0" w:color="auto"/>
                <w:bottom w:val="none" w:sz="0" w:space="0" w:color="auto"/>
                <w:right w:val="none" w:sz="0" w:space="0" w:color="auto"/>
              </w:divBdr>
            </w:div>
            <w:div w:id="144862075">
              <w:marLeft w:val="0"/>
              <w:marRight w:val="0"/>
              <w:marTop w:val="0"/>
              <w:marBottom w:val="0"/>
              <w:divBdr>
                <w:top w:val="none" w:sz="0" w:space="0" w:color="auto"/>
                <w:left w:val="none" w:sz="0" w:space="0" w:color="auto"/>
                <w:bottom w:val="none" w:sz="0" w:space="0" w:color="auto"/>
                <w:right w:val="none" w:sz="0" w:space="0" w:color="auto"/>
              </w:divBdr>
            </w:div>
            <w:div w:id="1845243909">
              <w:marLeft w:val="0"/>
              <w:marRight w:val="0"/>
              <w:marTop w:val="0"/>
              <w:marBottom w:val="0"/>
              <w:divBdr>
                <w:top w:val="none" w:sz="0" w:space="0" w:color="auto"/>
                <w:left w:val="none" w:sz="0" w:space="0" w:color="auto"/>
                <w:bottom w:val="none" w:sz="0" w:space="0" w:color="auto"/>
                <w:right w:val="none" w:sz="0" w:space="0" w:color="auto"/>
              </w:divBdr>
            </w:div>
            <w:div w:id="1070469140">
              <w:marLeft w:val="0"/>
              <w:marRight w:val="0"/>
              <w:marTop w:val="0"/>
              <w:marBottom w:val="0"/>
              <w:divBdr>
                <w:top w:val="none" w:sz="0" w:space="0" w:color="auto"/>
                <w:left w:val="none" w:sz="0" w:space="0" w:color="auto"/>
                <w:bottom w:val="none" w:sz="0" w:space="0" w:color="auto"/>
                <w:right w:val="none" w:sz="0" w:space="0" w:color="auto"/>
              </w:divBdr>
            </w:div>
            <w:div w:id="1351492032">
              <w:marLeft w:val="0"/>
              <w:marRight w:val="0"/>
              <w:marTop w:val="0"/>
              <w:marBottom w:val="0"/>
              <w:divBdr>
                <w:top w:val="none" w:sz="0" w:space="0" w:color="auto"/>
                <w:left w:val="none" w:sz="0" w:space="0" w:color="auto"/>
                <w:bottom w:val="none" w:sz="0" w:space="0" w:color="auto"/>
                <w:right w:val="none" w:sz="0" w:space="0" w:color="auto"/>
              </w:divBdr>
            </w:div>
            <w:div w:id="1690987473">
              <w:marLeft w:val="0"/>
              <w:marRight w:val="0"/>
              <w:marTop w:val="0"/>
              <w:marBottom w:val="0"/>
              <w:divBdr>
                <w:top w:val="none" w:sz="0" w:space="0" w:color="auto"/>
                <w:left w:val="none" w:sz="0" w:space="0" w:color="auto"/>
                <w:bottom w:val="none" w:sz="0" w:space="0" w:color="auto"/>
                <w:right w:val="none" w:sz="0" w:space="0" w:color="auto"/>
              </w:divBdr>
            </w:div>
            <w:div w:id="1799447682">
              <w:marLeft w:val="0"/>
              <w:marRight w:val="0"/>
              <w:marTop w:val="0"/>
              <w:marBottom w:val="0"/>
              <w:divBdr>
                <w:top w:val="none" w:sz="0" w:space="0" w:color="auto"/>
                <w:left w:val="none" w:sz="0" w:space="0" w:color="auto"/>
                <w:bottom w:val="none" w:sz="0" w:space="0" w:color="auto"/>
                <w:right w:val="none" w:sz="0" w:space="0" w:color="auto"/>
              </w:divBdr>
            </w:div>
            <w:div w:id="1654988826">
              <w:marLeft w:val="0"/>
              <w:marRight w:val="0"/>
              <w:marTop w:val="0"/>
              <w:marBottom w:val="0"/>
              <w:divBdr>
                <w:top w:val="none" w:sz="0" w:space="0" w:color="auto"/>
                <w:left w:val="none" w:sz="0" w:space="0" w:color="auto"/>
                <w:bottom w:val="none" w:sz="0" w:space="0" w:color="auto"/>
                <w:right w:val="none" w:sz="0" w:space="0" w:color="auto"/>
              </w:divBdr>
            </w:div>
            <w:div w:id="704911097">
              <w:marLeft w:val="0"/>
              <w:marRight w:val="0"/>
              <w:marTop w:val="0"/>
              <w:marBottom w:val="0"/>
              <w:divBdr>
                <w:top w:val="none" w:sz="0" w:space="0" w:color="auto"/>
                <w:left w:val="none" w:sz="0" w:space="0" w:color="auto"/>
                <w:bottom w:val="none" w:sz="0" w:space="0" w:color="auto"/>
                <w:right w:val="none" w:sz="0" w:space="0" w:color="auto"/>
              </w:divBdr>
            </w:div>
            <w:div w:id="1706708859">
              <w:marLeft w:val="0"/>
              <w:marRight w:val="0"/>
              <w:marTop w:val="0"/>
              <w:marBottom w:val="0"/>
              <w:divBdr>
                <w:top w:val="none" w:sz="0" w:space="0" w:color="auto"/>
                <w:left w:val="none" w:sz="0" w:space="0" w:color="auto"/>
                <w:bottom w:val="none" w:sz="0" w:space="0" w:color="auto"/>
                <w:right w:val="none" w:sz="0" w:space="0" w:color="auto"/>
              </w:divBdr>
            </w:div>
            <w:div w:id="1349024014">
              <w:marLeft w:val="0"/>
              <w:marRight w:val="0"/>
              <w:marTop w:val="0"/>
              <w:marBottom w:val="0"/>
              <w:divBdr>
                <w:top w:val="none" w:sz="0" w:space="0" w:color="auto"/>
                <w:left w:val="none" w:sz="0" w:space="0" w:color="auto"/>
                <w:bottom w:val="none" w:sz="0" w:space="0" w:color="auto"/>
                <w:right w:val="none" w:sz="0" w:space="0" w:color="auto"/>
              </w:divBdr>
            </w:div>
            <w:div w:id="993216629">
              <w:marLeft w:val="0"/>
              <w:marRight w:val="0"/>
              <w:marTop w:val="0"/>
              <w:marBottom w:val="0"/>
              <w:divBdr>
                <w:top w:val="none" w:sz="0" w:space="0" w:color="auto"/>
                <w:left w:val="none" w:sz="0" w:space="0" w:color="auto"/>
                <w:bottom w:val="none" w:sz="0" w:space="0" w:color="auto"/>
                <w:right w:val="none" w:sz="0" w:space="0" w:color="auto"/>
              </w:divBdr>
            </w:div>
            <w:div w:id="1072239997">
              <w:marLeft w:val="0"/>
              <w:marRight w:val="0"/>
              <w:marTop w:val="0"/>
              <w:marBottom w:val="0"/>
              <w:divBdr>
                <w:top w:val="none" w:sz="0" w:space="0" w:color="auto"/>
                <w:left w:val="none" w:sz="0" w:space="0" w:color="auto"/>
                <w:bottom w:val="none" w:sz="0" w:space="0" w:color="auto"/>
                <w:right w:val="none" w:sz="0" w:space="0" w:color="auto"/>
              </w:divBdr>
            </w:div>
            <w:div w:id="2110083129">
              <w:marLeft w:val="0"/>
              <w:marRight w:val="0"/>
              <w:marTop w:val="0"/>
              <w:marBottom w:val="0"/>
              <w:divBdr>
                <w:top w:val="none" w:sz="0" w:space="0" w:color="auto"/>
                <w:left w:val="none" w:sz="0" w:space="0" w:color="auto"/>
                <w:bottom w:val="none" w:sz="0" w:space="0" w:color="auto"/>
                <w:right w:val="none" w:sz="0" w:space="0" w:color="auto"/>
              </w:divBdr>
            </w:div>
            <w:div w:id="952596885">
              <w:marLeft w:val="0"/>
              <w:marRight w:val="0"/>
              <w:marTop w:val="0"/>
              <w:marBottom w:val="0"/>
              <w:divBdr>
                <w:top w:val="none" w:sz="0" w:space="0" w:color="auto"/>
                <w:left w:val="none" w:sz="0" w:space="0" w:color="auto"/>
                <w:bottom w:val="none" w:sz="0" w:space="0" w:color="auto"/>
                <w:right w:val="none" w:sz="0" w:space="0" w:color="auto"/>
              </w:divBdr>
            </w:div>
            <w:div w:id="59795099">
              <w:marLeft w:val="0"/>
              <w:marRight w:val="0"/>
              <w:marTop w:val="0"/>
              <w:marBottom w:val="0"/>
              <w:divBdr>
                <w:top w:val="none" w:sz="0" w:space="0" w:color="auto"/>
                <w:left w:val="none" w:sz="0" w:space="0" w:color="auto"/>
                <w:bottom w:val="none" w:sz="0" w:space="0" w:color="auto"/>
                <w:right w:val="none" w:sz="0" w:space="0" w:color="auto"/>
              </w:divBdr>
            </w:div>
            <w:div w:id="1677342632">
              <w:marLeft w:val="0"/>
              <w:marRight w:val="0"/>
              <w:marTop w:val="0"/>
              <w:marBottom w:val="0"/>
              <w:divBdr>
                <w:top w:val="none" w:sz="0" w:space="0" w:color="auto"/>
                <w:left w:val="none" w:sz="0" w:space="0" w:color="auto"/>
                <w:bottom w:val="none" w:sz="0" w:space="0" w:color="auto"/>
                <w:right w:val="none" w:sz="0" w:space="0" w:color="auto"/>
              </w:divBdr>
            </w:div>
            <w:div w:id="1399327965">
              <w:marLeft w:val="0"/>
              <w:marRight w:val="0"/>
              <w:marTop w:val="0"/>
              <w:marBottom w:val="0"/>
              <w:divBdr>
                <w:top w:val="none" w:sz="0" w:space="0" w:color="auto"/>
                <w:left w:val="none" w:sz="0" w:space="0" w:color="auto"/>
                <w:bottom w:val="none" w:sz="0" w:space="0" w:color="auto"/>
                <w:right w:val="none" w:sz="0" w:space="0" w:color="auto"/>
              </w:divBdr>
            </w:div>
            <w:div w:id="144010549">
              <w:marLeft w:val="0"/>
              <w:marRight w:val="0"/>
              <w:marTop w:val="0"/>
              <w:marBottom w:val="0"/>
              <w:divBdr>
                <w:top w:val="none" w:sz="0" w:space="0" w:color="auto"/>
                <w:left w:val="none" w:sz="0" w:space="0" w:color="auto"/>
                <w:bottom w:val="none" w:sz="0" w:space="0" w:color="auto"/>
                <w:right w:val="none" w:sz="0" w:space="0" w:color="auto"/>
              </w:divBdr>
            </w:div>
            <w:div w:id="704061734">
              <w:marLeft w:val="0"/>
              <w:marRight w:val="0"/>
              <w:marTop w:val="0"/>
              <w:marBottom w:val="0"/>
              <w:divBdr>
                <w:top w:val="none" w:sz="0" w:space="0" w:color="auto"/>
                <w:left w:val="none" w:sz="0" w:space="0" w:color="auto"/>
                <w:bottom w:val="none" w:sz="0" w:space="0" w:color="auto"/>
                <w:right w:val="none" w:sz="0" w:space="0" w:color="auto"/>
              </w:divBdr>
            </w:div>
            <w:div w:id="1273904522">
              <w:marLeft w:val="0"/>
              <w:marRight w:val="0"/>
              <w:marTop w:val="0"/>
              <w:marBottom w:val="0"/>
              <w:divBdr>
                <w:top w:val="none" w:sz="0" w:space="0" w:color="auto"/>
                <w:left w:val="none" w:sz="0" w:space="0" w:color="auto"/>
                <w:bottom w:val="none" w:sz="0" w:space="0" w:color="auto"/>
                <w:right w:val="none" w:sz="0" w:space="0" w:color="auto"/>
              </w:divBdr>
            </w:div>
            <w:div w:id="2024162286">
              <w:marLeft w:val="0"/>
              <w:marRight w:val="0"/>
              <w:marTop w:val="0"/>
              <w:marBottom w:val="0"/>
              <w:divBdr>
                <w:top w:val="none" w:sz="0" w:space="0" w:color="auto"/>
                <w:left w:val="none" w:sz="0" w:space="0" w:color="auto"/>
                <w:bottom w:val="none" w:sz="0" w:space="0" w:color="auto"/>
                <w:right w:val="none" w:sz="0" w:space="0" w:color="auto"/>
              </w:divBdr>
            </w:div>
            <w:div w:id="658656180">
              <w:marLeft w:val="0"/>
              <w:marRight w:val="0"/>
              <w:marTop w:val="0"/>
              <w:marBottom w:val="0"/>
              <w:divBdr>
                <w:top w:val="none" w:sz="0" w:space="0" w:color="auto"/>
                <w:left w:val="none" w:sz="0" w:space="0" w:color="auto"/>
                <w:bottom w:val="none" w:sz="0" w:space="0" w:color="auto"/>
                <w:right w:val="none" w:sz="0" w:space="0" w:color="auto"/>
              </w:divBdr>
            </w:div>
            <w:div w:id="1325694904">
              <w:marLeft w:val="0"/>
              <w:marRight w:val="0"/>
              <w:marTop w:val="0"/>
              <w:marBottom w:val="0"/>
              <w:divBdr>
                <w:top w:val="none" w:sz="0" w:space="0" w:color="auto"/>
                <w:left w:val="none" w:sz="0" w:space="0" w:color="auto"/>
                <w:bottom w:val="none" w:sz="0" w:space="0" w:color="auto"/>
                <w:right w:val="none" w:sz="0" w:space="0" w:color="auto"/>
              </w:divBdr>
            </w:div>
            <w:div w:id="1888756654">
              <w:marLeft w:val="0"/>
              <w:marRight w:val="0"/>
              <w:marTop w:val="0"/>
              <w:marBottom w:val="0"/>
              <w:divBdr>
                <w:top w:val="none" w:sz="0" w:space="0" w:color="auto"/>
                <w:left w:val="none" w:sz="0" w:space="0" w:color="auto"/>
                <w:bottom w:val="none" w:sz="0" w:space="0" w:color="auto"/>
                <w:right w:val="none" w:sz="0" w:space="0" w:color="auto"/>
              </w:divBdr>
            </w:div>
            <w:div w:id="1465075835">
              <w:marLeft w:val="0"/>
              <w:marRight w:val="0"/>
              <w:marTop w:val="0"/>
              <w:marBottom w:val="0"/>
              <w:divBdr>
                <w:top w:val="none" w:sz="0" w:space="0" w:color="auto"/>
                <w:left w:val="none" w:sz="0" w:space="0" w:color="auto"/>
                <w:bottom w:val="none" w:sz="0" w:space="0" w:color="auto"/>
                <w:right w:val="none" w:sz="0" w:space="0" w:color="auto"/>
              </w:divBdr>
            </w:div>
            <w:div w:id="784159791">
              <w:marLeft w:val="0"/>
              <w:marRight w:val="0"/>
              <w:marTop w:val="0"/>
              <w:marBottom w:val="0"/>
              <w:divBdr>
                <w:top w:val="none" w:sz="0" w:space="0" w:color="auto"/>
                <w:left w:val="none" w:sz="0" w:space="0" w:color="auto"/>
                <w:bottom w:val="none" w:sz="0" w:space="0" w:color="auto"/>
                <w:right w:val="none" w:sz="0" w:space="0" w:color="auto"/>
              </w:divBdr>
            </w:div>
            <w:div w:id="1041631342">
              <w:marLeft w:val="0"/>
              <w:marRight w:val="0"/>
              <w:marTop w:val="0"/>
              <w:marBottom w:val="0"/>
              <w:divBdr>
                <w:top w:val="none" w:sz="0" w:space="0" w:color="auto"/>
                <w:left w:val="none" w:sz="0" w:space="0" w:color="auto"/>
                <w:bottom w:val="none" w:sz="0" w:space="0" w:color="auto"/>
                <w:right w:val="none" w:sz="0" w:space="0" w:color="auto"/>
              </w:divBdr>
            </w:div>
            <w:div w:id="1837838749">
              <w:marLeft w:val="0"/>
              <w:marRight w:val="0"/>
              <w:marTop w:val="0"/>
              <w:marBottom w:val="0"/>
              <w:divBdr>
                <w:top w:val="none" w:sz="0" w:space="0" w:color="auto"/>
                <w:left w:val="none" w:sz="0" w:space="0" w:color="auto"/>
                <w:bottom w:val="none" w:sz="0" w:space="0" w:color="auto"/>
                <w:right w:val="none" w:sz="0" w:space="0" w:color="auto"/>
              </w:divBdr>
            </w:div>
            <w:div w:id="1970699585">
              <w:marLeft w:val="0"/>
              <w:marRight w:val="0"/>
              <w:marTop w:val="0"/>
              <w:marBottom w:val="0"/>
              <w:divBdr>
                <w:top w:val="none" w:sz="0" w:space="0" w:color="auto"/>
                <w:left w:val="none" w:sz="0" w:space="0" w:color="auto"/>
                <w:bottom w:val="none" w:sz="0" w:space="0" w:color="auto"/>
                <w:right w:val="none" w:sz="0" w:space="0" w:color="auto"/>
              </w:divBdr>
            </w:div>
            <w:div w:id="1117017812">
              <w:marLeft w:val="0"/>
              <w:marRight w:val="0"/>
              <w:marTop w:val="0"/>
              <w:marBottom w:val="0"/>
              <w:divBdr>
                <w:top w:val="none" w:sz="0" w:space="0" w:color="auto"/>
                <w:left w:val="none" w:sz="0" w:space="0" w:color="auto"/>
                <w:bottom w:val="none" w:sz="0" w:space="0" w:color="auto"/>
                <w:right w:val="none" w:sz="0" w:space="0" w:color="auto"/>
              </w:divBdr>
            </w:div>
            <w:div w:id="394940320">
              <w:marLeft w:val="0"/>
              <w:marRight w:val="0"/>
              <w:marTop w:val="0"/>
              <w:marBottom w:val="0"/>
              <w:divBdr>
                <w:top w:val="none" w:sz="0" w:space="0" w:color="auto"/>
                <w:left w:val="none" w:sz="0" w:space="0" w:color="auto"/>
                <w:bottom w:val="none" w:sz="0" w:space="0" w:color="auto"/>
                <w:right w:val="none" w:sz="0" w:space="0" w:color="auto"/>
              </w:divBdr>
            </w:div>
            <w:div w:id="1160390018">
              <w:marLeft w:val="0"/>
              <w:marRight w:val="0"/>
              <w:marTop w:val="0"/>
              <w:marBottom w:val="0"/>
              <w:divBdr>
                <w:top w:val="none" w:sz="0" w:space="0" w:color="auto"/>
                <w:left w:val="none" w:sz="0" w:space="0" w:color="auto"/>
                <w:bottom w:val="none" w:sz="0" w:space="0" w:color="auto"/>
                <w:right w:val="none" w:sz="0" w:space="0" w:color="auto"/>
              </w:divBdr>
            </w:div>
            <w:div w:id="219681614">
              <w:marLeft w:val="0"/>
              <w:marRight w:val="0"/>
              <w:marTop w:val="0"/>
              <w:marBottom w:val="0"/>
              <w:divBdr>
                <w:top w:val="none" w:sz="0" w:space="0" w:color="auto"/>
                <w:left w:val="none" w:sz="0" w:space="0" w:color="auto"/>
                <w:bottom w:val="none" w:sz="0" w:space="0" w:color="auto"/>
                <w:right w:val="none" w:sz="0" w:space="0" w:color="auto"/>
              </w:divBdr>
            </w:div>
            <w:div w:id="521742372">
              <w:marLeft w:val="0"/>
              <w:marRight w:val="0"/>
              <w:marTop w:val="0"/>
              <w:marBottom w:val="0"/>
              <w:divBdr>
                <w:top w:val="none" w:sz="0" w:space="0" w:color="auto"/>
                <w:left w:val="none" w:sz="0" w:space="0" w:color="auto"/>
                <w:bottom w:val="none" w:sz="0" w:space="0" w:color="auto"/>
                <w:right w:val="none" w:sz="0" w:space="0" w:color="auto"/>
              </w:divBdr>
            </w:div>
            <w:div w:id="1934701387">
              <w:marLeft w:val="0"/>
              <w:marRight w:val="0"/>
              <w:marTop w:val="0"/>
              <w:marBottom w:val="0"/>
              <w:divBdr>
                <w:top w:val="none" w:sz="0" w:space="0" w:color="auto"/>
                <w:left w:val="none" w:sz="0" w:space="0" w:color="auto"/>
                <w:bottom w:val="none" w:sz="0" w:space="0" w:color="auto"/>
                <w:right w:val="none" w:sz="0" w:space="0" w:color="auto"/>
              </w:divBdr>
            </w:div>
            <w:div w:id="1456945465">
              <w:marLeft w:val="0"/>
              <w:marRight w:val="0"/>
              <w:marTop w:val="0"/>
              <w:marBottom w:val="0"/>
              <w:divBdr>
                <w:top w:val="none" w:sz="0" w:space="0" w:color="auto"/>
                <w:left w:val="none" w:sz="0" w:space="0" w:color="auto"/>
                <w:bottom w:val="none" w:sz="0" w:space="0" w:color="auto"/>
                <w:right w:val="none" w:sz="0" w:space="0" w:color="auto"/>
              </w:divBdr>
            </w:div>
            <w:div w:id="1741512648">
              <w:marLeft w:val="0"/>
              <w:marRight w:val="0"/>
              <w:marTop w:val="0"/>
              <w:marBottom w:val="0"/>
              <w:divBdr>
                <w:top w:val="none" w:sz="0" w:space="0" w:color="auto"/>
                <w:left w:val="none" w:sz="0" w:space="0" w:color="auto"/>
                <w:bottom w:val="none" w:sz="0" w:space="0" w:color="auto"/>
                <w:right w:val="none" w:sz="0" w:space="0" w:color="auto"/>
              </w:divBdr>
            </w:div>
            <w:div w:id="714427592">
              <w:marLeft w:val="0"/>
              <w:marRight w:val="0"/>
              <w:marTop w:val="0"/>
              <w:marBottom w:val="0"/>
              <w:divBdr>
                <w:top w:val="none" w:sz="0" w:space="0" w:color="auto"/>
                <w:left w:val="none" w:sz="0" w:space="0" w:color="auto"/>
                <w:bottom w:val="none" w:sz="0" w:space="0" w:color="auto"/>
                <w:right w:val="none" w:sz="0" w:space="0" w:color="auto"/>
              </w:divBdr>
            </w:div>
            <w:div w:id="643897752">
              <w:marLeft w:val="0"/>
              <w:marRight w:val="0"/>
              <w:marTop w:val="0"/>
              <w:marBottom w:val="0"/>
              <w:divBdr>
                <w:top w:val="none" w:sz="0" w:space="0" w:color="auto"/>
                <w:left w:val="none" w:sz="0" w:space="0" w:color="auto"/>
                <w:bottom w:val="none" w:sz="0" w:space="0" w:color="auto"/>
                <w:right w:val="none" w:sz="0" w:space="0" w:color="auto"/>
              </w:divBdr>
            </w:div>
            <w:div w:id="1692949886">
              <w:marLeft w:val="0"/>
              <w:marRight w:val="0"/>
              <w:marTop w:val="0"/>
              <w:marBottom w:val="0"/>
              <w:divBdr>
                <w:top w:val="none" w:sz="0" w:space="0" w:color="auto"/>
                <w:left w:val="none" w:sz="0" w:space="0" w:color="auto"/>
                <w:bottom w:val="none" w:sz="0" w:space="0" w:color="auto"/>
                <w:right w:val="none" w:sz="0" w:space="0" w:color="auto"/>
              </w:divBdr>
            </w:div>
            <w:div w:id="1409569449">
              <w:marLeft w:val="0"/>
              <w:marRight w:val="0"/>
              <w:marTop w:val="0"/>
              <w:marBottom w:val="0"/>
              <w:divBdr>
                <w:top w:val="none" w:sz="0" w:space="0" w:color="auto"/>
                <w:left w:val="none" w:sz="0" w:space="0" w:color="auto"/>
                <w:bottom w:val="none" w:sz="0" w:space="0" w:color="auto"/>
                <w:right w:val="none" w:sz="0" w:space="0" w:color="auto"/>
              </w:divBdr>
            </w:div>
            <w:div w:id="1201238526">
              <w:marLeft w:val="0"/>
              <w:marRight w:val="0"/>
              <w:marTop w:val="0"/>
              <w:marBottom w:val="0"/>
              <w:divBdr>
                <w:top w:val="none" w:sz="0" w:space="0" w:color="auto"/>
                <w:left w:val="none" w:sz="0" w:space="0" w:color="auto"/>
                <w:bottom w:val="none" w:sz="0" w:space="0" w:color="auto"/>
                <w:right w:val="none" w:sz="0" w:space="0" w:color="auto"/>
              </w:divBdr>
            </w:div>
            <w:div w:id="1177311195">
              <w:marLeft w:val="0"/>
              <w:marRight w:val="0"/>
              <w:marTop w:val="0"/>
              <w:marBottom w:val="0"/>
              <w:divBdr>
                <w:top w:val="none" w:sz="0" w:space="0" w:color="auto"/>
                <w:left w:val="none" w:sz="0" w:space="0" w:color="auto"/>
                <w:bottom w:val="none" w:sz="0" w:space="0" w:color="auto"/>
                <w:right w:val="none" w:sz="0" w:space="0" w:color="auto"/>
              </w:divBdr>
            </w:div>
            <w:div w:id="445122338">
              <w:marLeft w:val="0"/>
              <w:marRight w:val="0"/>
              <w:marTop w:val="0"/>
              <w:marBottom w:val="0"/>
              <w:divBdr>
                <w:top w:val="none" w:sz="0" w:space="0" w:color="auto"/>
                <w:left w:val="none" w:sz="0" w:space="0" w:color="auto"/>
                <w:bottom w:val="none" w:sz="0" w:space="0" w:color="auto"/>
                <w:right w:val="none" w:sz="0" w:space="0" w:color="auto"/>
              </w:divBdr>
            </w:div>
            <w:div w:id="986666301">
              <w:marLeft w:val="0"/>
              <w:marRight w:val="0"/>
              <w:marTop w:val="0"/>
              <w:marBottom w:val="0"/>
              <w:divBdr>
                <w:top w:val="none" w:sz="0" w:space="0" w:color="auto"/>
                <w:left w:val="none" w:sz="0" w:space="0" w:color="auto"/>
                <w:bottom w:val="none" w:sz="0" w:space="0" w:color="auto"/>
                <w:right w:val="none" w:sz="0" w:space="0" w:color="auto"/>
              </w:divBdr>
            </w:div>
            <w:div w:id="430593686">
              <w:marLeft w:val="0"/>
              <w:marRight w:val="0"/>
              <w:marTop w:val="0"/>
              <w:marBottom w:val="0"/>
              <w:divBdr>
                <w:top w:val="none" w:sz="0" w:space="0" w:color="auto"/>
                <w:left w:val="none" w:sz="0" w:space="0" w:color="auto"/>
                <w:bottom w:val="none" w:sz="0" w:space="0" w:color="auto"/>
                <w:right w:val="none" w:sz="0" w:space="0" w:color="auto"/>
              </w:divBdr>
            </w:div>
            <w:div w:id="1396050761">
              <w:marLeft w:val="0"/>
              <w:marRight w:val="0"/>
              <w:marTop w:val="0"/>
              <w:marBottom w:val="0"/>
              <w:divBdr>
                <w:top w:val="none" w:sz="0" w:space="0" w:color="auto"/>
                <w:left w:val="none" w:sz="0" w:space="0" w:color="auto"/>
                <w:bottom w:val="none" w:sz="0" w:space="0" w:color="auto"/>
                <w:right w:val="none" w:sz="0" w:space="0" w:color="auto"/>
              </w:divBdr>
            </w:div>
            <w:div w:id="1980572453">
              <w:marLeft w:val="0"/>
              <w:marRight w:val="0"/>
              <w:marTop w:val="0"/>
              <w:marBottom w:val="0"/>
              <w:divBdr>
                <w:top w:val="none" w:sz="0" w:space="0" w:color="auto"/>
                <w:left w:val="none" w:sz="0" w:space="0" w:color="auto"/>
                <w:bottom w:val="none" w:sz="0" w:space="0" w:color="auto"/>
                <w:right w:val="none" w:sz="0" w:space="0" w:color="auto"/>
              </w:divBdr>
            </w:div>
            <w:div w:id="1504200048">
              <w:marLeft w:val="0"/>
              <w:marRight w:val="0"/>
              <w:marTop w:val="0"/>
              <w:marBottom w:val="0"/>
              <w:divBdr>
                <w:top w:val="none" w:sz="0" w:space="0" w:color="auto"/>
                <w:left w:val="none" w:sz="0" w:space="0" w:color="auto"/>
                <w:bottom w:val="none" w:sz="0" w:space="0" w:color="auto"/>
                <w:right w:val="none" w:sz="0" w:space="0" w:color="auto"/>
              </w:divBdr>
            </w:div>
            <w:div w:id="116459919">
              <w:marLeft w:val="0"/>
              <w:marRight w:val="0"/>
              <w:marTop w:val="0"/>
              <w:marBottom w:val="0"/>
              <w:divBdr>
                <w:top w:val="none" w:sz="0" w:space="0" w:color="auto"/>
                <w:left w:val="none" w:sz="0" w:space="0" w:color="auto"/>
                <w:bottom w:val="none" w:sz="0" w:space="0" w:color="auto"/>
                <w:right w:val="none" w:sz="0" w:space="0" w:color="auto"/>
              </w:divBdr>
            </w:div>
            <w:div w:id="923760036">
              <w:marLeft w:val="0"/>
              <w:marRight w:val="0"/>
              <w:marTop w:val="0"/>
              <w:marBottom w:val="0"/>
              <w:divBdr>
                <w:top w:val="none" w:sz="0" w:space="0" w:color="auto"/>
                <w:left w:val="none" w:sz="0" w:space="0" w:color="auto"/>
                <w:bottom w:val="none" w:sz="0" w:space="0" w:color="auto"/>
                <w:right w:val="none" w:sz="0" w:space="0" w:color="auto"/>
              </w:divBdr>
            </w:div>
            <w:div w:id="919633539">
              <w:marLeft w:val="0"/>
              <w:marRight w:val="0"/>
              <w:marTop w:val="0"/>
              <w:marBottom w:val="0"/>
              <w:divBdr>
                <w:top w:val="none" w:sz="0" w:space="0" w:color="auto"/>
                <w:left w:val="none" w:sz="0" w:space="0" w:color="auto"/>
                <w:bottom w:val="none" w:sz="0" w:space="0" w:color="auto"/>
                <w:right w:val="none" w:sz="0" w:space="0" w:color="auto"/>
              </w:divBdr>
            </w:div>
            <w:div w:id="264768854">
              <w:marLeft w:val="0"/>
              <w:marRight w:val="0"/>
              <w:marTop w:val="0"/>
              <w:marBottom w:val="0"/>
              <w:divBdr>
                <w:top w:val="none" w:sz="0" w:space="0" w:color="auto"/>
                <w:left w:val="none" w:sz="0" w:space="0" w:color="auto"/>
                <w:bottom w:val="none" w:sz="0" w:space="0" w:color="auto"/>
                <w:right w:val="none" w:sz="0" w:space="0" w:color="auto"/>
              </w:divBdr>
            </w:div>
            <w:div w:id="407657667">
              <w:marLeft w:val="0"/>
              <w:marRight w:val="0"/>
              <w:marTop w:val="0"/>
              <w:marBottom w:val="0"/>
              <w:divBdr>
                <w:top w:val="none" w:sz="0" w:space="0" w:color="auto"/>
                <w:left w:val="none" w:sz="0" w:space="0" w:color="auto"/>
                <w:bottom w:val="none" w:sz="0" w:space="0" w:color="auto"/>
                <w:right w:val="none" w:sz="0" w:space="0" w:color="auto"/>
              </w:divBdr>
            </w:div>
            <w:div w:id="1262647116">
              <w:marLeft w:val="0"/>
              <w:marRight w:val="0"/>
              <w:marTop w:val="0"/>
              <w:marBottom w:val="0"/>
              <w:divBdr>
                <w:top w:val="none" w:sz="0" w:space="0" w:color="auto"/>
                <w:left w:val="none" w:sz="0" w:space="0" w:color="auto"/>
                <w:bottom w:val="none" w:sz="0" w:space="0" w:color="auto"/>
                <w:right w:val="none" w:sz="0" w:space="0" w:color="auto"/>
              </w:divBdr>
            </w:div>
            <w:div w:id="488443115">
              <w:marLeft w:val="0"/>
              <w:marRight w:val="0"/>
              <w:marTop w:val="0"/>
              <w:marBottom w:val="0"/>
              <w:divBdr>
                <w:top w:val="none" w:sz="0" w:space="0" w:color="auto"/>
                <w:left w:val="none" w:sz="0" w:space="0" w:color="auto"/>
                <w:bottom w:val="none" w:sz="0" w:space="0" w:color="auto"/>
                <w:right w:val="none" w:sz="0" w:space="0" w:color="auto"/>
              </w:divBdr>
            </w:div>
            <w:div w:id="605582709">
              <w:marLeft w:val="0"/>
              <w:marRight w:val="0"/>
              <w:marTop w:val="0"/>
              <w:marBottom w:val="0"/>
              <w:divBdr>
                <w:top w:val="none" w:sz="0" w:space="0" w:color="auto"/>
                <w:left w:val="none" w:sz="0" w:space="0" w:color="auto"/>
                <w:bottom w:val="none" w:sz="0" w:space="0" w:color="auto"/>
                <w:right w:val="none" w:sz="0" w:space="0" w:color="auto"/>
              </w:divBdr>
            </w:div>
            <w:div w:id="750934419">
              <w:marLeft w:val="0"/>
              <w:marRight w:val="0"/>
              <w:marTop w:val="0"/>
              <w:marBottom w:val="0"/>
              <w:divBdr>
                <w:top w:val="none" w:sz="0" w:space="0" w:color="auto"/>
                <w:left w:val="none" w:sz="0" w:space="0" w:color="auto"/>
                <w:bottom w:val="none" w:sz="0" w:space="0" w:color="auto"/>
                <w:right w:val="none" w:sz="0" w:space="0" w:color="auto"/>
              </w:divBdr>
            </w:div>
            <w:div w:id="1834178322">
              <w:marLeft w:val="0"/>
              <w:marRight w:val="0"/>
              <w:marTop w:val="0"/>
              <w:marBottom w:val="0"/>
              <w:divBdr>
                <w:top w:val="none" w:sz="0" w:space="0" w:color="auto"/>
                <w:left w:val="none" w:sz="0" w:space="0" w:color="auto"/>
                <w:bottom w:val="none" w:sz="0" w:space="0" w:color="auto"/>
                <w:right w:val="none" w:sz="0" w:space="0" w:color="auto"/>
              </w:divBdr>
            </w:div>
            <w:div w:id="2047562492">
              <w:marLeft w:val="0"/>
              <w:marRight w:val="0"/>
              <w:marTop w:val="0"/>
              <w:marBottom w:val="0"/>
              <w:divBdr>
                <w:top w:val="none" w:sz="0" w:space="0" w:color="auto"/>
                <w:left w:val="none" w:sz="0" w:space="0" w:color="auto"/>
                <w:bottom w:val="none" w:sz="0" w:space="0" w:color="auto"/>
                <w:right w:val="none" w:sz="0" w:space="0" w:color="auto"/>
              </w:divBdr>
            </w:div>
            <w:div w:id="834999132">
              <w:marLeft w:val="0"/>
              <w:marRight w:val="0"/>
              <w:marTop w:val="0"/>
              <w:marBottom w:val="0"/>
              <w:divBdr>
                <w:top w:val="none" w:sz="0" w:space="0" w:color="auto"/>
                <w:left w:val="none" w:sz="0" w:space="0" w:color="auto"/>
                <w:bottom w:val="none" w:sz="0" w:space="0" w:color="auto"/>
                <w:right w:val="none" w:sz="0" w:space="0" w:color="auto"/>
              </w:divBdr>
            </w:div>
            <w:div w:id="801461967">
              <w:marLeft w:val="0"/>
              <w:marRight w:val="0"/>
              <w:marTop w:val="0"/>
              <w:marBottom w:val="0"/>
              <w:divBdr>
                <w:top w:val="none" w:sz="0" w:space="0" w:color="auto"/>
                <w:left w:val="none" w:sz="0" w:space="0" w:color="auto"/>
                <w:bottom w:val="none" w:sz="0" w:space="0" w:color="auto"/>
                <w:right w:val="none" w:sz="0" w:space="0" w:color="auto"/>
              </w:divBdr>
            </w:div>
            <w:div w:id="1927615068">
              <w:marLeft w:val="0"/>
              <w:marRight w:val="0"/>
              <w:marTop w:val="0"/>
              <w:marBottom w:val="0"/>
              <w:divBdr>
                <w:top w:val="none" w:sz="0" w:space="0" w:color="auto"/>
                <w:left w:val="none" w:sz="0" w:space="0" w:color="auto"/>
                <w:bottom w:val="none" w:sz="0" w:space="0" w:color="auto"/>
                <w:right w:val="none" w:sz="0" w:space="0" w:color="auto"/>
              </w:divBdr>
            </w:div>
            <w:div w:id="1546334715">
              <w:marLeft w:val="0"/>
              <w:marRight w:val="0"/>
              <w:marTop w:val="0"/>
              <w:marBottom w:val="0"/>
              <w:divBdr>
                <w:top w:val="none" w:sz="0" w:space="0" w:color="auto"/>
                <w:left w:val="none" w:sz="0" w:space="0" w:color="auto"/>
                <w:bottom w:val="none" w:sz="0" w:space="0" w:color="auto"/>
                <w:right w:val="none" w:sz="0" w:space="0" w:color="auto"/>
              </w:divBdr>
            </w:div>
            <w:div w:id="119105556">
              <w:marLeft w:val="0"/>
              <w:marRight w:val="0"/>
              <w:marTop w:val="0"/>
              <w:marBottom w:val="0"/>
              <w:divBdr>
                <w:top w:val="none" w:sz="0" w:space="0" w:color="auto"/>
                <w:left w:val="none" w:sz="0" w:space="0" w:color="auto"/>
                <w:bottom w:val="none" w:sz="0" w:space="0" w:color="auto"/>
                <w:right w:val="none" w:sz="0" w:space="0" w:color="auto"/>
              </w:divBdr>
            </w:div>
            <w:div w:id="1604730841">
              <w:marLeft w:val="0"/>
              <w:marRight w:val="0"/>
              <w:marTop w:val="0"/>
              <w:marBottom w:val="0"/>
              <w:divBdr>
                <w:top w:val="none" w:sz="0" w:space="0" w:color="auto"/>
                <w:left w:val="none" w:sz="0" w:space="0" w:color="auto"/>
                <w:bottom w:val="none" w:sz="0" w:space="0" w:color="auto"/>
                <w:right w:val="none" w:sz="0" w:space="0" w:color="auto"/>
              </w:divBdr>
            </w:div>
            <w:div w:id="61952466">
              <w:marLeft w:val="0"/>
              <w:marRight w:val="0"/>
              <w:marTop w:val="0"/>
              <w:marBottom w:val="0"/>
              <w:divBdr>
                <w:top w:val="none" w:sz="0" w:space="0" w:color="auto"/>
                <w:left w:val="none" w:sz="0" w:space="0" w:color="auto"/>
                <w:bottom w:val="none" w:sz="0" w:space="0" w:color="auto"/>
                <w:right w:val="none" w:sz="0" w:space="0" w:color="auto"/>
              </w:divBdr>
            </w:div>
            <w:div w:id="286275405">
              <w:marLeft w:val="0"/>
              <w:marRight w:val="0"/>
              <w:marTop w:val="0"/>
              <w:marBottom w:val="0"/>
              <w:divBdr>
                <w:top w:val="none" w:sz="0" w:space="0" w:color="auto"/>
                <w:left w:val="none" w:sz="0" w:space="0" w:color="auto"/>
                <w:bottom w:val="none" w:sz="0" w:space="0" w:color="auto"/>
                <w:right w:val="none" w:sz="0" w:space="0" w:color="auto"/>
              </w:divBdr>
            </w:div>
            <w:div w:id="667443359">
              <w:marLeft w:val="0"/>
              <w:marRight w:val="0"/>
              <w:marTop w:val="0"/>
              <w:marBottom w:val="0"/>
              <w:divBdr>
                <w:top w:val="none" w:sz="0" w:space="0" w:color="auto"/>
                <w:left w:val="none" w:sz="0" w:space="0" w:color="auto"/>
                <w:bottom w:val="none" w:sz="0" w:space="0" w:color="auto"/>
                <w:right w:val="none" w:sz="0" w:space="0" w:color="auto"/>
              </w:divBdr>
            </w:div>
            <w:div w:id="1328898307">
              <w:marLeft w:val="0"/>
              <w:marRight w:val="0"/>
              <w:marTop w:val="0"/>
              <w:marBottom w:val="0"/>
              <w:divBdr>
                <w:top w:val="none" w:sz="0" w:space="0" w:color="auto"/>
                <w:left w:val="none" w:sz="0" w:space="0" w:color="auto"/>
                <w:bottom w:val="none" w:sz="0" w:space="0" w:color="auto"/>
                <w:right w:val="none" w:sz="0" w:space="0" w:color="auto"/>
              </w:divBdr>
            </w:div>
            <w:div w:id="1434865739">
              <w:marLeft w:val="0"/>
              <w:marRight w:val="0"/>
              <w:marTop w:val="0"/>
              <w:marBottom w:val="0"/>
              <w:divBdr>
                <w:top w:val="none" w:sz="0" w:space="0" w:color="auto"/>
                <w:left w:val="none" w:sz="0" w:space="0" w:color="auto"/>
                <w:bottom w:val="none" w:sz="0" w:space="0" w:color="auto"/>
                <w:right w:val="none" w:sz="0" w:space="0" w:color="auto"/>
              </w:divBdr>
            </w:div>
            <w:div w:id="1947692365">
              <w:marLeft w:val="0"/>
              <w:marRight w:val="0"/>
              <w:marTop w:val="0"/>
              <w:marBottom w:val="0"/>
              <w:divBdr>
                <w:top w:val="none" w:sz="0" w:space="0" w:color="auto"/>
                <w:left w:val="none" w:sz="0" w:space="0" w:color="auto"/>
                <w:bottom w:val="none" w:sz="0" w:space="0" w:color="auto"/>
                <w:right w:val="none" w:sz="0" w:space="0" w:color="auto"/>
              </w:divBdr>
            </w:div>
            <w:div w:id="1129518233">
              <w:marLeft w:val="0"/>
              <w:marRight w:val="0"/>
              <w:marTop w:val="0"/>
              <w:marBottom w:val="0"/>
              <w:divBdr>
                <w:top w:val="none" w:sz="0" w:space="0" w:color="auto"/>
                <w:left w:val="none" w:sz="0" w:space="0" w:color="auto"/>
                <w:bottom w:val="none" w:sz="0" w:space="0" w:color="auto"/>
                <w:right w:val="none" w:sz="0" w:space="0" w:color="auto"/>
              </w:divBdr>
            </w:div>
            <w:div w:id="1073432080">
              <w:marLeft w:val="0"/>
              <w:marRight w:val="0"/>
              <w:marTop w:val="0"/>
              <w:marBottom w:val="0"/>
              <w:divBdr>
                <w:top w:val="none" w:sz="0" w:space="0" w:color="auto"/>
                <w:left w:val="none" w:sz="0" w:space="0" w:color="auto"/>
                <w:bottom w:val="none" w:sz="0" w:space="0" w:color="auto"/>
                <w:right w:val="none" w:sz="0" w:space="0" w:color="auto"/>
              </w:divBdr>
            </w:div>
            <w:div w:id="1737581164">
              <w:marLeft w:val="0"/>
              <w:marRight w:val="0"/>
              <w:marTop w:val="0"/>
              <w:marBottom w:val="0"/>
              <w:divBdr>
                <w:top w:val="none" w:sz="0" w:space="0" w:color="auto"/>
                <w:left w:val="none" w:sz="0" w:space="0" w:color="auto"/>
                <w:bottom w:val="none" w:sz="0" w:space="0" w:color="auto"/>
                <w:right w:val="none" w:sz="0" w:space="0" w:color="auto"/>
              </w:divBdr>
            </w:div>
            <w:div w:id="2088574819">
              <w:marLeft w:val="0"/>
              <w:marRight w:val="0"/>
              <w:marTop w:val="0"/>
              <w:marBottom w:val="0"/>
              <w:divBdr>
                <w:top w:val="none" w:sz="0" w:space="0" w:color="auto"/>
                <w:left w:val="none" w:sz="0" w:space="0" w:color="auto"/>
                <w:bottom w:val="none" w:sz="0" w:space="0" w:color="auto"/>
                <w:right w:val="none" w:sz="0" w:space="0" w:color="auto"/>
              </w:divBdr>
            </w:div>
            <w:div w:id="698746361">
              <w:marLeft w:val="0"/>
              <w:marRight w:val="0"/>
              <w:marTop w:val="0"/>
              <w:marBottom w:val="0"/>
              <w:divBdr>
                <w:top w:val="none" w:sz="0" w:space="0" w:color="auto"/>
                <w:left w:val="none" w:sz="0" w:space="0" w:color="auto"/>
                <w:bottom w:val="none" w:sz="0" w:space="0" w:color="auto"/>
                <w:right w:val="none" w:sz="0" w:space="0" w:color="auto"/>
              </w:divBdr>
            </w:div>
            <w:div w:id="668944221">
              <w:marLeft w:val="0"/>
              <w:marRight w:val="0"/>
              <w:marTop w:val="0"/>
              <w:marBottom w:val="0"/>
              <w:divBdr>
                <w:top w:val="none" w:sz="0" w:space="0" w:color="auto"/>
                <w:left w:val="none" w:sz="0" w:space="0" w:color="auto"/>
                <w:bottom w:val="none" w:sz="0" w:space="0" w:color="auto"/>
                <w:right w:val="none" w:sz="0" w:space="0" w:color="auto"/>
              </w:divBdr>
            </w:div>
            <w:div w:id="1789349295">
              <w:marLeft w:val="0"/>
              <w:marRight w:val="0"/>
              <w:marTop w:val="0"/>
              <w:marBottom w:val="0"/>
              <w:divBdr>
                <w:top w:val="none" w:sz="0" w:space="0" w:color="auto"/>
                <w:left w:val="none" w:sz="0" w:space="0" w:color="auto"/>
                <w:bottom w:val="none" w:sz="0" w:space="0" w:color="auto"/>
                <w:right w:val="none" w:sz="0" w:space="0" w:color="auto"/>
              </w:divBdr>
            </w:div>
            <w:div w:id="1396121946">
              <w:marLeft w:val="0"/>
              <w:marRight w:val="0"/>
              <w:marTop w:val="0"/>
              <w:marBottom w:val="0"/>
              <w:divBdr>
                <w:top w:val="none" w:sz="0" w:space="0" w:color="auto"/>
                <w:left w:val="none" w:sz="0" w:space="0" w:color="auto"/>
                <w:bottom w:val="none" w:sz="0" w:space="0" w:color="auto"/>
                <w:right w:val="none" w:sz="0" w:space="0" w:color="auto"/>
              </w:divBdr>
            </w:div>
            <w:div w:id="486022248">
              <w:marLeft w:val="0"/>
              <w:marRight w:val="0"/>
              <w:marTop w:val="0"/>
              <w:marBottom w:val="0"/>
              <w:divBdr>
                <w:top w:val="none" w:sz="0" w:space="0" w:color="auto"/>
                <w:left w:val="none" w:sz="0" w:space="0" w:color="auto"/>
                <w:bottom w:val="none" w:sz="0" w:space="0" w:color="auto"/>
                <w:right w:val="none" w:sz="0" w:space="0" w:color="auto"/>
              </w:divBdr>
            </w:div>
            <w:div w:id="1683777654">
              <w:marLeft w:val="0"/>
              <w:marRight w:val="0"/>
              <w:marTop w:val="0"/>
              <w:marBottom w:val="0"/>
              <w:divBdr>
                <w:top w:val="none" w:sz="0" w:space="0" w:color="auto"/>
                <w:left w:val="none" w:sz="0" w:space="0" w:color="auto"/>
                <w:bottom w:val="none" w:sz="0" w:space="0" w:color="auto"/>
                <w:right w:val="none" w:sz="0" w:space="0" w:color="auto"/>
              </w:divBdr>
            </w:div>
            <w:div w:id="275411485">
              <w:marLeft w:val="0"/>
              <w:marRight w:val="0"/>
              <w:marTop w:val="0"/>
              <w:marBottom w:val="0"/>
              <w:divBdr>
                <w:top w:val="none" w:sz="0" w:space="0" w:color="auto"/>
                <w:left w:val="none" w:sz="0" w:space="0" w:color="auto"/>
                <w:bottom w:val="none" w:sz="0" w:space="0" w:color="auto"/>
                <w:right w:val="none" w:sz="0" w:space="0" w:color="auto"/>
              </w:divBdr>
            </w:div>
            <w:div w:id="2037537286">
              <w:marLeft w:val="0"/>
              <w:marRight w:val="0"/>
              <w:marTop w:val="0"/>
              <w:marBottom w:val="0"/>
              <w:divBdr>
                <w:top w:val="none" w:sz="0" w:space="0" w:color="auto"/>
                <w:left w:val="none" w:sz="0" w:space="0" w:color="auto"/>
                <w:bottom w:val="none" w:sz="0" w:space="0" w:color="auto"/>
                <w:right w:val="none" w:sz="0" w:space="0" w:color="auto"/>
              </w:divBdr>
            </w:div>
            <w:div w:id="1148980515">
              <w:marLeft w:val="0"/>
              <w:marRight w:val="0"/>
              <w:marTop w:val="0"/>
              <w:marBottom w:val="0"/>
              <w:divBdr>
                <w:top w:val="none" w:sz="0" w:space="0" w:color="auto"/>
                <w:left w:val="none" w:sz="0" w:space="0" w:color="auto"/>
                <w:bottom w:val="none" w:sz="0" w:space="0" w:color="auto"/>
                <w:right w:val="none" w:sz="0" w:space="0" w:color="auto"/>
              </w:divBdr>
            </w:div>
            <w:div w:id="343869419">
              <w:marLeft w:val="0"/>
              <w:marRight w:val="0"/>
              <w:marTop w:val="0"/>
              <w:marBottom w:val="0"/>
              <w:divBdr>
                <w:top w:val="none" w:sz="0" w:space="0" w:color="auto"/>
                <w:left w:val="none" w:sz="0" w:space="0" w:color="auto"/>
                <w:bottom w:val="none" w:sz="0" w:space="0" w:color="auto"/>
                <w:right w:val="none" w:sz="0" w:space="0" w:color="auto"/>
              </w:divBdr>
            </w:div>
            <w:div w:id="1100373430">
              <w:marLeft w:val="0"/>
              <w:marRight w:val="0"/>
              <w:marTop w:val="0"/>
              <w:marBottom w:val="0"/>
              <w:divBdr>
                <w:top w:val="none" w:sz="0" w:space="0" w:color="auto"/>
                <w:left w:val="none" w:sz="0" w:space="0" w:color="auto"/>
                <w:bottom w:val="none" w:sz="0" w:space="0" w:color="auto"/>
                <w:right w:val="none" w:sz="0" w:space="0" w:color="auto"/>
              </w:divBdr>
            </w:div>
            <w:div w:id="1102141800">
              <w:marLeft w:val="0"/>
              <w:marRight w:val="0"/>
              <w:marTop w:val="0"/>
              <w:marBottom w:val="0"/>
              <w:divBdr>
                <w:top w:val="none" w:sz="0" w:space="0" w:color="auto"/>
                <w:left w:val="none" w:sz="0" w:space="0" w:color="auto"/>
                <w:bottom w:val="none" w:sz="0" w:space="0" w:color="auto"/>
                <w:right w:val="none" w:sz="0" w:space="0" w:color="auto"/>
              </w:divBdr>
            </w:div>
            <w:div w:id="2053385434">
              <w:marLeft w:val="0"/>
              <w:marRight w:val="0"/>
              <w:marTop w:val="0"/>
              <w:marBottom w:val="0"/>
              <w:divBdr>
                <w:top w:val="none" w:sz="0" w:space="0" w:color="auto"/>
                <w:left w:val="none" w:sz="0" w:space="0" w:color="auto"/>
                <w:bottom w:val="none" w:sz="0" w:space="0" w:color="auto"/>
                <w:right w:val="none" w:sz="0" w:space="0" w:color="auto"/>
              </w:divBdr>
            </w:div>
            <w:div w:id="1122652139">
              <w:marLeft w:val="0"/>
              <w:marRight w:val="0"/>
              <w:marTop w:val="0"/>
              <w:marBottom w:val="0"/>
              <w:divBdr>
                <w:top w:val="none" w:sz="0" w:space="0" w:color="auto"/>
                <w:left w:val="none" w:sz="0" w:space="0" w:color="auto"/>
                <w:bottom w:val="none" w:sz="0" w:space="0" w:color="auto"/>
                <w:right w:val="none" w:sz="0" w:space="0" w:color="auto"/>
              </w:divBdr>
            </w:div>
            <w:div w:id="145248201">
              <w:marLeft w:val="0"/>
              <w:marRight w:val="0"/>
              <w:marTop w:val="0"/>
              <w:marBottom w:val="0"/>
              <w:divBdr>
                <w:top w:val="none" w:sz="0" w:space="0" w:color="auto"/>
                <w:left w:val="none" w:sz="0" w:space="0" w:color="auto"/>
                <w:bottom w:val="none" w:sz="0" w:space="0" w:color="auto"/>
                <w:right w:val="none" w:sz="0" w:space="0" w:color="auto"/>
              </w:divBdr>
            </w:div>
            <w:div w:id="2030837848">
              <w:marLeft w:val="0"/>
              <w:marRight w:val="0"/>
              <w:marTop w:val="0"/>
              <w:marBottom w:val="0"/>
              <w:divBdr>
                <w:top w:val="none" w:sz="0" w:space="0" w:color="auto"/>
                <w:left w:val="none" w:sz="0" w:space="0" w:color="auto"/>
                <w:bottom w:val="none" w:sz="0" w:space="0" w:color="auto"/>
                <w:right w:val="none" w:sz="0" w:space="0" w:color="auto"/>
              </w:divBdr>
            </w:div>
            <w:div w:id="1573346971">
              <w:marLeft w:val="0"/>
              <w:marRight w:val="0"/>
              <w:marTop w:val="0"/>
              <w:marBottom w:val="0"/>
              <w:divBdr>
                <w:top w:val="none" w:sz="0" w:space="0" w:color="auto"/>
                <w:left w:val="none" w:sz="0" w:space="0" w:color="auto"/>
                <w:bottom w:val="none" w:sz="0" w:space="0" w:color="auto"/>
                <w:right w:val="none" w:sz="0" w:space="0" w:color="auto"/>
              </w:divBdr>
            </w:div>
            <w:div w:id="196041250">
              <w:marLeft w:val="0"/>
              <w:marRight w:val="0"/>
              <w:marTop w:val="0"/>
              <w:marBottom w:val="0"/>
              <w:divBdr>
                <w:top w:val="none" w:sz="0" w:space="0" w:color="auto"/>
                <w:left w:val="none" w:sz="0" w:space="0" w:color="auto"/>
                <w:bottom w:val="none" w:sz="0" w:space="0" w:color="auto"/>
                <w:right w:val="none" w:sz="0" w:space="0" w:color="auto"/>
              </w:divBdr>
            </w:div>
            <w:div w:id="2110201490">
              <w:marLeft w:val="0"/>
              <w:marRight w:val="0"/>
              <w:marTop w:val="0"/>
              <w:marBottom w:val="0"/>
              <w:divBdr>
                <w:top w:val="none" w:sz="0" w:space="0" w:color="auto"/>
                <w:left w:val="none" w:sz="0" w:space="0" w:color="auto"/>
                <w:bottom w:val="none" w:sz="0" w:space="0" w:color="auto"/>
                <w:right w:val="none" w:sz="0" w:space="0" w:color="auto"/>
              </w:divBdr>
            </w:div>
            <w:div w:id="1743794162">
              <w:marLeft w:val="0"/>
              <w:marRight w:val="0"/>
              <w:marTop w:val="0"/>
              <w:marBottom w:val="0"/>
              <w:divBdr>
                <w:top w:val="none" w:sz="0" w:space="0" w:color="auto"/>
                <w:left w:val="none" w:sz="0" w:space="0" w:color="auto"/>
                <w:bottom w:val="none" w:sz="0" w:space="0" w:color="auto"/>
                <w:right w:val="none" w:sz="0" w:space="0" w:color="auto"/>
              </w:divBdr>
            </w:div>
            <w:div w:id="1922566215">
              <w:marLeft w:val="0"/>
              <w:marRight w:val="0"/>
              <w:marTop w:val="0"/>
              <w:marBottom w:val="0"/>
              <w:divBdr>
                <w:top w:val="none" w:sz="0" w:space="0" w:color="auto"/>
                <w:left w:val="none" w:sz="0" w:space="0" w:color="auto"/>
                <w:bottom w:val="none" w:sz="0" w:space="0" w:color="auto"/>
                <w:right w:val="none" w:sz="0" w:space="0" w:color="auto"/>
              </w:divBdr>
            </w:div>
            <w:div w:id="186918212">
              <w:marLeft w:val="0"/>
              <w:marRight w:val="0"/>
              <w:marTop w:val="0"/>
              <w:marBottom w:val="0"/>
              <w:divBdr>
                <w:top w:val="none" w:sz="0" w:space="0" w:color="auto"/>
                <w:left w:val="none" w:sz="0" w:space="0" w:color="auto"/>
                <w:bottom w:val="none" w:sz="0" w:space="0" w:color="auto"/>
                <w:right w:val="none" w:sz="0" w:space="0" w:color="auto"/>
              </w:divBdr>
            </w:div>
            <w:div w:id="797799248">
              <w:marLeft w:val="0"/>
              <w:marRight w:val="0"/>
              <w:marTop w:val="0"/>
              <w:marBottom w:val="0"/>
              <w:divBdr>
                <w:top w:val="none" w:sz="0" w:space="0" w:color="auto"/>
                <w:left w:val="none" w:sz="0" w:space="0" w:color="auto"/>
                <w:bottom w:val="none" w:sz="0" w:space="0" w:color="auto"/>
                <w:right w:val="none" w:sz="0" w:space="0" w:color="auto"/>
              </w:divBdr>
            </w:div>
            <w:div w:id="1985357201">
              <w:marLeft w:val="0"/>
              <w:marRight w:val="0"/>
              <w:marTop w:val="0"/>
              <w:marBottom w:val="0"/>
              <w:divBdr>
                <w:top w:val="none" w:sz="0" w:space="0" w:color="auto"/>
                <w:left w:val="none" w:sz="0" w:space="0" w:color="auto"/>
                <w:bottom w:val="none" w:sz="0" w:space="0" w:color="auto"/>
                <w:right w:val="none" w:sz="0" w:space="0" w:color="auto"/>
              </w:divBdr>
            </w:div>
            <w:div w:id="1041396122">
              <w:marLeft w:val="0"/>
              <w:marRight w:val="0"/>
              <w:marTop w:val="0"/>
              <w:marBottom w:val="0"/>
              <w:divBdr>
                <w:top w:val="none" w:sz="0" w:space="0" w:color="auto"/>
                <w:left w:val="none" w:sz="0" w:space="0" w:color="auto"/>
                <w:bottom w:val="none" w:sz="0" w:space="0" w:color="auto"/>
                <w:right w:val="none" w:sz="0" w:space="0" w:color="auto"/>
              </w:divBdr>
            </w:div>
            <w:div w:id="1372221776">
              <w:marLeft w:val="0"/>
              <w:marRight w:val="0"/>
              <w:marTop w:val="0"/>
              <w:marBottom w:val="0"/>
              <w:divBdr>
                <w:top w:val="none" w:sz="0" w:space="0" w:color="auto"/>
                <w:left w:val="none" w:sz="0" w:space="0" w:color="auto"/>
                <w:bottom w:val="none" w:sz="0" w:space="0" w:color="auto"/>
                <w:right w:val="none" w:sz="0" w:space="0" w:color="auto"/>
              </w:divBdr>
            </w:div>
            <w:div w:id="571820530">
              <w:marLeft w:val="0"/>
              <w:marRight w:val="0"/>
              <w:marTop w:val="0"/>
              <w:marBottom w:val="0"/>
              <w:divBdr>
                <w:top w:val="none" w:sz="0" w:space="0" w:color="auto"/>
                <w:left w:val="none" w:sz="0" w:space="0" w:color="auto"/>
                <w:bottom w:val="none" w:sz="0" w:space="0" w:color="auto"/>
                <w:right w:val="none" w:sz="0" w:space="0" w:color="auto"/>
              </w:divBdr>
            </w:div>
            <w:div w:id="1827473380">
              <w:marLeft w:val="0"/>
              <w:marRight w:val="0"/>
              <w:marTop w:val="0"/>
              <w:marBottom w:val="0"/>
              <w:divBdr>
                <w:top w:val="none" w:sz="0" w:space="0" w:color="auto"/>
                <w:left w:val="none" w:sz="0" w:space="0" w:color="auto"/>
                <w:bottom w:val="none" w:sz="0" w:space="0" w:color="auto"/>
                <w:right w:val="none" w:sz="0" w:space="0" w:color="auto"/>
              </w:divBdr>
            </w:div>
            <w:div w:id="901058647">
              <w:marLeft w:val="0"/>
              <w:marRight w:val="0"/>
              <w:marTop w:val="0"/>
              <w:marBottom w:val="0"/>
              <w:divBdr>
                <w:top w:val="none" w:sz="0" w:space="0" w:color="auto"/>
                <w:left w:val="none" w:sz="0" w:space="0" w:color="auto"/>
                <w:bottom w:val="none" w:sz="0" w:space="0" w:color="auto"/>
                <w:right w:val="none" w:sz="0" w:space="0" w:color="auto"/>
              </w:divBdr>
            </w:div>
            <w:div w:id="1611162128">
              <w:marLeft w:val="0"/>
              <w:marRight w:val="0"/>
              <w:marTop w:val="0"/>
              <w:marBottom w:val="0"/>
              <w:divBdr>
                <w:top w:val="none" w:sz="0" w:space="0" w:color="auto"/>
                <w:left w:val="none" w:sz="0" w:space="0" w:color="auto"/>
                <w:bottom w:val="none" w:sz="0" w:space="0" w:color="auto"/>
                <w:right w:val="none" w:sz="0" w:space="0" w:color="auto"/>
              </w:divBdr>
            </w:div>
            <w:div w:id="466048280">
              <w:marLeft w:val="0"/>
              <w:marRight w:val="0"/>
              <w:marTop w:val="0"/>
              <w:marBottom w:val="0"/>
              <w:divBdr>
                <w:top w:val="none" w:sz="0" w:space="0" w:color="auto"/>
                <w:left w:val="none" w:sz="0" w:space="0" w:color="auto"/>
                <w:bottom w:val="none" w:sz="0" w:space="0" w:color="auto"/>
                <w:right w:val="none" w:sz="0" w:space="0" w:color="auto"/>
              </w:divBdr>
            </w:div>
            <w:div w:id="262498084">
              <w:marLeft w:val="0"/>
              <w:marRight w:val="0"/>
              <w:marTop w:val="0"/>
              <w:marBottom w:val="0"/>
              <w:divBdr>
                <w:top w:val="none" w:sz="0" w:space="0" w:color="auto"/>
                <w:left w:val="none" w:sz="0" w:space="0" w:color="auto"/>
                <w:bottom w:val="none" w:sz="0" w:space="0" w:color="auto"/>
                <w:right w:val="none" w:sz="0" w:space="0" w:color="auto"/>
              </w:divBdr>
            </w:div>
            <w:div w:id="111443882">
              <w:marLeft w:val="0"/>
              <w:marRight w:val="0"/>
              <w:marTop w:val="0"/>
              <w:marBottom w:val="0"/>
              <w:divBdr>
                <w:top w:val="none" w:sz="0" w:space="0" w:color="auto"/>
                <w:left w:val="none" w:sz="0" w:space="0" w:color="auto"/>
                <w:bottom w:val="none" w:sz="0" w:space="0" w:color="auto"/>
                <w:right w:val="none" w:sz="0" w:space="0" w:color="auto"/>
              </w:divBdr>
            </w:div>
            <w:div w:id="1323393599">
              <w:marLeft w:val="0"/>
              <w:marRight w:val="0"/>
              <w:marTop w:val="0"/>
              <w:marBottom w:val="0"/>
              <w:divBdr>
                <w:top w:val="none" w:sz="0" w:space="0" w:color="auto"/>
                <w:left w:val="none" w:sz="0" w:space="0" w:color="auto"/>
                <w:bottom w:val="none" w:sz="0" w:space="0" w:color="auto"/>
                <w:right w:val="none" w:sz="0" w:space="0" w:color="auto"/>
              </w:divBdr>
            </w:div>
            <w:div w:id="507670599">
              <w:marLeft w:val="0"/>
              <w:marRight w:val="0"/>
              <w:marTop w:val="0"/>
              <w:marBottom w:val="0"/>
              <w:divBdr>
                <w:top w:val="none" w:sz="0" w:space="0" w:color="auto"/>
                <w:left w:val="none" w:sz="0" w:space="0" w:color="auto"/>
                <w:bottom w:val="none" w:sz="0" w:space="0" w:color="auto"/>
                <w:right w:val="none" w:sz="0" w:space="0" w:color="auto"/>
              </w:divBdr>
            </w:div>
            <w:div w:id="1884366165">
              <w:marLeft w:val="0"/>
              <w:marRight w:val="0"/>
              <w:marTop w:val="0"/>
              <w:marBottom w:val="0"/>
              <w:divBdr>
                <w:top w:val="none" w:sz="0" w:space="0" w:color="auto"/>
                <w:left w:val="none" w:sz="0" w:space="0" w:color="auto"/>
                <w:bottom w:val="none" w:sz="0" w:space="0" w:color="auto"/>
                <w:right w:val="none" w:sz="0" w:space="0" w:color="auto"/>
              </w:divBdr>
            </w:div>
            <w:div w:id="1107432085">
              <w:marLeft w:val="0"/>
              <w:marRight w:val="0"/>
              <w:marTop w:val="0"/>
              <w:marBottom w:val="0"/>
              <w:divBdr>
                <w:top w:val="none" w:sz="0" w:space="0" w:color="auto"/>
                <w:left w:val="none" w:sz="0" w:space="0" w:color="auto"/>
                <w:bottom w:val="none" w:sz="0" w:space="0" w:color="auto"/>
                <w:right w:val="none" w:sz="0" w:space="0" w:color="auto"/>
              </w:divBdr>
            </w:div>
            <w:div w:id="1956256327">
              <w:marLeft w:val="0"/>
              <w:marRight w:val="0"/>
              <w:marTop w:val="0"/>
              <w:marBottom w:val="0"/>
              <w:divBdr>
                <w:top w:val="none" w:sz="0" w:space="0" w:color="auto"/>
                <w:left w:val="none" w:sz="0" w:space="0" w:color="auto"/>
                <w:bottom w:val="none" w:sz="0" w:space="0" w:color="auto"/>
                <w:right w:val="none" w:sz="0" w:space="0" w:color="auto"/>
              </w:divBdr>
            </w:div>
            <w:div w:id="833839342">
              <w:marLeft w:val="0"/>
              <w:marRight w:val="0"/>
              <w:marTop w:val="0"/>
              <w:marBottom w:val="0"/>
              <w:divBdr>
                <w:top w:val="none" w:sz="0" w:space="0" w:color="auto"/>
                <w:left w:val="none" w:sz="0" w:space="0" w:color="auto"/>
                <w:bottom w:val="none" w:sz="0" w:space="0" w:color="auto"/>
                <w:right w:val="none" w:sz="0" w:space="0" w:color="auto"/>
              </w:divBdr>
            </w:div>
            <w:div w:id="897594794">
              <w:marLeft w:val="0"/>
              <w:marRight w:val="0"/>
              <w:marTop w:val="0"/>
              <w:marBottom w:val="0"/>
              <w:divBdr>
                <w:top w:val="none" w:sz="0" w:space="0" w:color="auto"/>
                <w:left w:val="none" w:sz="0" w:space="0" w:color="auto"/>
                <w:bottom w:val="none" w:sz="0" w:space="0" w:color="auto"/>
                <w:right w:val="none" w:sz="0" w:space="0" w:color="auto"/>
              </w:divBdr>
            </w:div>
            <w:div w:id="1069184860">
              <w:marLeft w:val="0"/>
              <w:marRight w:val="0"/>
              <w:marTop w:val="0"/>
              <w:marBottom w:val="0"/>
              <w:divBdr>
                <w:top w:val="none" w:sz="0" w:space="0" w:color="auto"/>
                <w:left w:val="none" w:sz="0" w:space="0" w:color="auto"/>
                <w:bottom w:val="none" w:sz="0" w:space="0" w:color="auto"/>
                <w:right w:val="none" w:sz="0" w:space="0" w:color="auto"/>
              </w:divBdr>
            </w:div>
            <w:div w:id="853881906">
              <w:marLeft w:val="0"/>
              <w:marRight w:val="0"/>
              <w:marTop w:val="0"/>
              <w:marBottom w:val="0"/>
              <w:divBdr>
                <w:top w:val="none" w:sz="0" w:space="0" w:color="auto"/>
                <w:left w:val="none" w:sz="0" w:space="0" w:color="auto"/>
                <w:bottom w:val="none" w:sz="0" w:space="0" w:color="auto"/>
                <w:right w:val="none" w:sz="0" w:space="0" w:color="auto"/>
              </w:divBdr>
            </w:div>
            <w:div w:id="189339134">
              <w:marLeft w:val="0"/>
              <w:marRight w:val="0"/>
              <w:marTop w:val="0"/>
              <w:marBottom w:val="0"/>
              <w:divBdr>
                <w:top w:val="none" w:sz="0" w:space="0" w:color="auto"/>
                <w:left w:val="none" w:sz="0" w:space="0" w:color="auto"/>
                <w:bottom w:val="none" w:sz="0" w:space="0" w:color="auto"/>
                <w:right w:val="none" w:sz="0" w:space="0" w:color="auto"/>
              </w:divBdr>
            </w:div>
            <w:div w:id="1241135541">
              <w:marLeft w:val="0"/>
              <w:marRight w:val="0"/>
              <w:marTop w:val="0"/>
              <w:marBottom w:val="0"/>
              <w:divBdr>
                <w:top w:val="none" w:sz="0" w:space="0" w:color="auto"/>
                <w:left w:val="none" w:sz="0" w:space="0" w:color="auto"/>
                <w:bottom w:val="none" w:sz="0" w:space="0" w:color="auto"/>
                <w:right w:val="none" w:sz="0" w:space="0" w:color="auto"/>
              </w:divBdr>
            </w:div>
            <w:div w:id="1871718070">
              <w:marLeft w:val="0"/>
              <w:marRight w:val="0"/>
              <w:marTop w:val="0"/>
              <w:marBottom w:val="0"/>
              <w:divBdr>
                <w:top w:val="none" w:sz="0" w:space="0" w:color="auto"/>
                <w:left w:val="none" w:sz="0" w:space="0" w:color="auto"/>
                <w:bottom w:val="none" w:sz="0" w:space="0" w:color="auto"/>
                <w:right w:val="none" w:sz="0" w:space="0" w:color="auto"/>
              </w:divBdr>
            </w:div>
            <w:div w:id="382218576">
              <w:marLeft w:val="0"/>
              <w:marRight w:val="0"/>
              <w:marTop w:val="0"/>
              <w:marBottom w:val="0"/>
              <w:divBdr>
                <w:top w:val="none" w:sz="0" w:space="0" w:color="auto"/>
                <w:left w:val="none" w:sz="0" w:space="0" w:color="auto"/>
                <w:bottom w:val="none" w:sz="0" w:space="0" w:color="auto"/>
                <w:right w:val="none" w:sz="0" w:space="0" w:color="auto"/>
              </w:divBdr>
            </w:div>
            <w:div w:id="1425878230">
              <w:marLeft w:val="0"/>
              <w:marRight w:val="0"/>
              <w:marTop w:val="0"/>
              <w:marBottom w:val="0"/>
              <w:divBdr>
                <w:top w:val="none" w:sz="0" w:space="0" w:color="auto"/>
                <w:left w:val="none" w:sz="0" w:space="0" w:color="auto"/>
                <w:bottom w:val="none" w:sz="0" w:space="0" w:color="auto"/>
                <w:right w:val="none" w:sz="0" w:space="0" w:color="auto"/>
              </w:divBdr>
            </w:div>
            <w:div w:id="463935626">
              <w:marLeft w:val="0"/>
              <w:marRight w:val="0"/>
              <w:marTop w:val="0"/>
              <w:marBottom w:val="0"/>
              <w:divBdr>
                <w:top w:val="none" w:sz="0" w:space="0" w:color="auto"/>
                <w:left w:val="none" w:sz="0" w:space="0" w:color="auto"/>
                <w:bottom w:val="none" w:sz="0" w:space="0" w:color="auto"/>
                <w:right w:val="none" w:sz="0" w:space="0" w:color="auto"/>
              </w:divBdr>
            </w:div>
            <w:div w:id="1890266059">
              <w:marLeft w:val="0"/>
              <w:marRight w:val="0"/>
              <w:marTop w:val="0"/>
              <w:marBottom w:val="0"/>
              <w:divBdr>
                <w:top w:val="none" w:sz="0" w:space="0" w:color="auto"/>
                <w:left w:val="none" w:sz="0" w:space="0" w:color="auto"/>
                <w:bottom w:val="none" w:sz="0" w:space="0" w:color="auto"/>
                <w:right w:val="none" w:sz="0" w:space="0" w:color="auto"/>
              </w:divBdr>
            </w:div>
            <w:div w:id="289014679">
              <w:marLeft w:val="0"/>
              <w:marRight w:val="0"/>
              <w:marTop w:val="0"/>
              <w:marBottom w:val="0"/>
              <w:divBdr>
                <w:top w:val="none" w:sz="0" w:space="0" w:color="auto"/>
                <w:left w:val="none" w:sz="0" w:space="0" w:color="auto"/>
                <w:bottom w:val="none" w:sz="0" w:space="0" w:color="auto"/>
                <w:right w:val="none" w:sz="0" w:space="0" w:color="auto"/>
              </w:divBdr>
            </w:div>
            <w:div w:id="897474587">
              <w:marLeft w:val="0"/>
              <w:marRight w:val="0"/>
              <w:marTop w:val="0"/>
              <w:marBottom w:val="0"/>
              <w:divBdr>
                <w:top w:val="none" w:sz="0" w:space="0" w:color="auto"/>
                <w:left w:val="none" w:sz="0" w:space="0" w:color="auto"/>
                <w:bottom w:val="none" w:sz="0" w:space="0" w:color="auto"/>
                <w:right w:val="none" w:sz="0" w:space="0" w:color="auto"/>
              </w:divBdr>
            </w:div>
            <w:div w:id="478809901">
              <w:marLeft w:val="0"/>
              <w:marRight w:val="0"/>
              <w:marTop w:val="0"/>
              <w:marBottom w:val="0"/>
              <w:divBdr>
                <w:top w:val="none" w:sz="0" w:space="0" w:color="auto"/>
                <w:left w:val="none" w:sz="0" w:space="0" w:color="auto"/>
                <w:bottom w:val="none" w:sz="0" w:space="0" w:color="auto"/>
                <w:right w:val="none" w:sz="0" w:space="0" w:color="auto"/>
              </w:divBdr>
            </w:div>
            <w:div w:id="1069032816">
              <w:marLeft w:val="0"/>
              <w:marRight w:val="0"/>
              <w:marTop w:val="0"/>
              <w:marBottom w:val="0"/>
              <w:divBdr>
                <w:top w:val="none" w:sz="0" w:space="0" w:color="auto"/>
                <w:left w:val="none" w:sz="0" w:space="0" w:color="auto"/>
                <w:bottom w:val="none" w:sz="0" w:space="0" w:color="auto"/>
                <w:right w:val="none" w:sz="0" w:space="0" w:color="auto"/>
              </w:divBdr>
            </w:div>
            <w:div w:id="1112363314">
              <w:marLeft w:val="0"/>
              <w:marRight w:val="0"/>
              <w:marTop w:val="0"/>
              <w:marBottom w:val="0"/>
              <w:divBdr>
                <w:top w:val="none" w:sz="0" w:space="0" w:color="auto"/>
                <w:left w:val="none" w:sz="0" w:space="0" w:color="auto"/>
                <w:bottom w:val="none" w:sz="0" w:space="0" w:color="auto"/>
                <w:right w:val="none" w:sz="0" w:space="0" w:color="auto"/>
              </w:divBdr>
            </w:div>
            <w:div w:id="138691959">
              <w:marLeft w:val="0"/>
              <w:marRight w:val="0"/>
              <w:marTop w:val="0"/>
              <w:marBottom w:val="0"/>
              <w:divBdr>
                <w:top w:val="none" w:sz="0" w:space="0" w:color="auto"/>
                <w:left w:val="none" w:sz="0" w:space="0" w:color="auto"/>
                <w:bottom w:val="none" w:sz="0" w:space="0" w:color="auto"/>
                <w:right w:val="none" w:sz="0" w:space="0" w:color="auto"/>
              </w:divBdr>
            </w:div>
            <w:div w:id="290790415">
              <w:marLeft w:val="0"/>
              <w:marRight w:val="0"/>
              <w:marTop w:val="0"/>
              <w:marBottom w:val="0"/>
              <w:divBdr>
                <w:top w:val="none" w:sz="0" w:space="0" w:color="auto"/>
                <w:left w:val="none" w:sz="0" w:space="0" w:color="auto"/>
                <w:bottom w:val="none" w:sz="0" w:space="0" w:color="auto"/>
                <w:right w:val="none" w:sz="0" w:space="0" w:color="auto"/>
              </w:divBdr>
            </w:div>
            <w:div w:id="81723767">
              <w:marLeft w:val="0"/>
              <w:marRight w:val="0"/>
              <w:marTop w:val="0"/>
              <w:marBottom w:val="0"/>
              <w:divBdr>
                <w:top w:val="none" w:sz="0" w:space="0" w:color="auto"/>
                <w:left w:val="none" w:sz="0" w:space="0" w:color="auto"/>
                <w:bottom w:val="none" w:sz="0" w:space="0" w:color="auto"/>
                <w:right w:val="none" w:sz="0" w:space="0" w:color="auto"/>
              </w:divBdr>
            </w:div>
            <w:div w:id="826674006">
              <w:marLeft w:val="0"/>
              <w:marRight w:val="0"/>
              <w:marTop w:val="0"/>
              <w:marBottom w:val="0"/>
              <w:divBdr>
                <w:top w:val="none" w:sz="0" w:space="0" w:color="auto"/>
                <w:left w:val="none" w:sz="0" w:space="0" w:color="auto"/>
                <w:bottom w:val="none" w:sz="0" w:space="0" w:color="auto"/>
                <w:right w:val="none" w:sz="0" w:space="0" w:color="auto"/>
              </w:divBdr>
            </w:div>
            <w:div w:id="1649087472">
              <w:marLeft w:val="0"/>
              <w:marRight w:val="0"/>
              <w:marTop w:val="0"/>
              <w:marBottom w:val="0"/>
              <w:divBdr>
                <w:top w:val="none" w:sz="0" w:space="0" w:color="auto"/>
                <w:left w:val="none" w:sz="0" w:space="0" w:color="auto"/>
                <w:bottom w:val="none" w:sz="0" w:space="0" w:color="auto"/>
                <w:right w:val="none" w:sz="0" w:space="0" w:color="auto"/>
              </w:divBdr>
            </w:div>
            <w:div w:id="1927180103">
              <w:marLeft w:val="0"/>
              <w:marRight w:val="0"/>
              <w:marTop w:val="0"/>
              <w:marBottom w:val="0"/>
              <w:divBdr>
                <w:top w:val="none" w:sz="0" w:space="0" w:color="auto"/>
                <w:left w:val="none" w:sz="0" w:space="0" w:color="auto"/>
                <w:bottom w:val="none" w:sz="0" w:space="0" w:color="auto"/>
                <w:right w:val="none" w:sz="0" w:space="0" w:color="auto"/>
              </w:divBdr>
              <w:divsChild>
                <w:div w:id="1545868762">
                  <w:marLeft w:val="0"/>
                  <w:marRight w:val="0"/>
                  <w:marTop w:val="0"/>
                  <w:marBottom w:val="0"/>
                  <w:divBdr>
                    <w:top w:val="none" w:sz="0" w:space="0" w:color="auto"/>
                    <w:left w:val="none" w:sz="0" w:space="0" w:color="auto"/>
                    <w:bottom w:val="none" w:sz="0" w:space="0" w:color="auto"/>
                    <w:right w:val="none" w:sz="0" w:space="0" w:color="auto"/>
                  </w:divBdr>
                </w:div>
                <w:div w:id="1442454151">
                  <w:marLeft w:val="0"/>
                  <w:marRight w:val="0"/>
                  <w:marTop w:val="0"/>
                  <w:marBottom w:val="0"/>
                  <w:divBdr>
                    <w:top w:val="none" w:sz="0" w:space="0" w:color="auto"/>
                    <w:left w:val="none" w:sz="0" w:space="0" w:color="auto"/>
                    <w:bottom w:val="none" w:sz="0" w:space="0" w:color="auto"/>
                    <w:right w:val="none" w:sz="0" w:space="0" w:color="auto"/>
                  </w:divBdr>
                </w:div>
                <w:div w:id="1260331696">
                  <w:marLeft w:val="0"/>
                  <w:marRight w:val="0"/>
                  <w:marTop w:val="0"/>
                  <w:marBottom w:val="0"/>
                  <w:divBdr>
                    <w:top w:val="none" w:sz="0" w:space="0" w:color="auto"/>
                    <w:left w:val="none" w:sz="0" w:space="0" w:color="auto"/>
                    <w:bottom w:val="none" w:sz="0" w:space="0" w:color="auto"/>
                    <w:right w:val="none" w:sz="0" w:space="0" w:color="auto"/>
                  </w:divBdr>
                </w:div>
                <w:div w:id="1264918643">
                  <w:marLeft w:val="0"/>
                  <w:marRight w:val="0"/>
                  <w:marTop w:val="0"/>
                  <w:marBottom w:val="0"/>
                  <w:divBdr>
                    <w:top w:val="none" w:sz="0" w:space="0" w:color="auto"/>
                    <w:left w:val="none" w:sz="0" w:space="0" w:color="auto"/>
                    <w:bottom w:val="none" w:sz="0" w:space="0" w:color="auto"/>
                    <w:right w:val="none" w:sz="0" w:space="0" w:color="auto"/>
                  </w:divBdr>
                </w:div>
                <w:div w:id="2106725508">
                  <w:marLeft w:val="0"/>
                  <w:marRight w:val="0"/>
                  <w:marTop w:val="0"/>
                  <w:marBottom w:val="0"/>
                  <w:divBdr>
                    <w:top w:val="none" w:sz="0" w:space="0" w:color="auto"/>
                    <w:left w:val="none" w:sz="0" w:space="0" w:color="auto"/>
                    <w:bottom w:val="none" w:sz="0" w:space="0" w:color="auto"/>
                    <w:right w:val="none" w:sz="0" w:space="0" w:color="auto"/>
                  </w:divBdr>
                </w:div>
                <w:div w:id="195045563">
                  <w:marLeft w:val="0"/>
                  <w:marRight w:val="0"/>
                  <w:marTop w:val="0"/>
                  <w:marBottom w:val="0"/>
                  <w:divBdr>
                    <w:top w:val="none" w:sz="0" w:space="0" w:color="auto"/>
                    <w:left w:val="none" w:sz="0" w:space="0" w:color="auto"/>
                    <w:bottom w:val="none" w:sz="0" w:space="0" w:color="auto"/>
                    <w:right w:val="none" w:sz="0" w:space="0" w:color="auto"/>
                  </w:divBdr>
                </w:div>
                <w:div w:id="487601038">
                  <w:marLeft w:val="0"/>
                  <w:marRight w:val="0"/>
                  <w:marTop w:val="0"/>
                  <w:marBottom w:val="0"/>
                  <w:divBdr>
                    <w:top w:val="none" w:sz="0" w:space="0" w:color="auto"/>
                    <w:left w:val="none" w:sz="0" w:space="0" w:color="auto"/>
                    <w:bottom w:val="none" w:sz="0" w:space="0" w:color="auto"/>
                    <w:right w:val="none" w:sz="0" w:space="0" w:color="auto"/>
                  </w:divBdr>
                </w:div>
                <w:div w:id="1595167638">
                  <w:marLeft w:val="0"/>
                  <w:marRight w:val="0"/>
                  <w:marTop w:val="0"/>
                  <w:marBottom w:val="0"/>
                  <w:divBdr>
                    <w:top w:val="none" w:sz="0" w:space="0" w:color="auto"/>
                    <w:left w:val="none" w:sz="0" w:space="0" w:color="auto"/>
                    <w:bottom w:val="none" w:sz="0" w:space="0" w:color="auto"/>
                    <w:right w:val="none" w:sz="0" w:space="0" w:color="auto"/>
                  </w:divBdr>
                </w:div>
                <w:div w:id="1361008112">
                  <w:marLeft w:val="0"/>
                  <w:marRight w:val="0"/>
                  <w:marTop w:val="0"/>
                  <w:marBottom w:val="0"/>
                  <w:divBdr>
                    <w:top w:val="none" w:sz="0" w:space="0" w:color="auto"/>
                    <w:left w:val="none" w:sz="0" w:space="0" w:color="auto"/>
                    <w:bottom w:val="none" w:sz="0" w:space="0" w:color="auto"/>
                    <w:right w:val="none" w:sz="0" w:space="0" w:color="auto"/>
                  </w:divBdr>
                </w:div>
                <w:div w:id="1928035263">
                  <w:marLeft w:val="0"/>
                  <w:marRight w:val="0"/>
                  <w:marTop w:val="0"/>
                  <w:marBottom w:val="0"/>
                  <w:divBdr>
                    <w:top w:val="none" w:sz="0" w:space="0" w:color="auto"/>
                    <w:left w:val="none" w:sz="0" w:space="0" w:color="auto"/>
                    <w:bottom w:val="none" w:sz="0" w:space="0" w:color="auto"/>
                    <w:right w:val="none" w:sz="0" w:space="0" w:color="auto"/>
                  </w:divBdr>
                </w:div>
                <w:div w:id="133372451">
                  <w:marLeft w:val="0"/>
                  <w:marRight w:val="0"/>
                  <w:marTop w:val="0"/>
                  <w:marBottom w:val="0"/>
                  <w:divBdr>
                    <w:top w:val="none" w:sz="0" w:space="0" w:color="auto"/>
                    <w:left w:val="none" w:sz="0" w:space="0" w:color="auto"/>
                    <w:bottom w:val="none" w:sz="0" w:space="0" w:color="auto"/>
                    <w:right w:val="none" w:sz="0" w:space="0" w:color="auto"/>
                  </w:divBdr>
                </w:div>
                <w:div w:id="899442758">
                  <w:marLeft w:val="0"/>
                  <w:marRight w:val="0"/>
                  <w:marTop w:val="0"/>
                  <w:marBottom w:val="0"/>
                  <w:divBdr>
                    <w:top w:val="none" w:sz="0" w:space="0" w:color="auto"/>
                    <w:left w:val="none" w:sz="0" w:space="0" w:color="auto"/>
                    <w:bottom w:val="none" w:sz="0" w:space="0" w:color="auto"/>
                    <w:right w:val="none" w:sz="0" w:space="0" w:color="auto"/>
                  </w:divBdr>
                </w:div>
                <w:div w:id="2020083887">
                  <w:marLeft w:val="0"/>
                  <w:marRight w:val="0"/>
                  <w:marTop w:val="0"/>
                  <w:marBottom w:val="0"/>
                  <w:divBdr>
                    <w:top w:val="none" w:sz="0" w:space="0" w:color="auto"/>
                    <w:left w:val="none" w:sz="0" w:space="0" w:color="auto"/>
                    <w:bottom w:val="none" w:sz="0" w:space="0" w:color="auto"/>
                    <w:right w:val="none" w:sz="0" w:space="0" w:color="auto"/>
                  </w:divBdr>
                </w:div>
                <w:div w:id="948776510">
                  <w:marLeft w:val="0"/>
                  <w:marRight w:val="0"/>
                  <w:marTop w:val="0"/>
                  <w:marBottom w:val="0"/>
                  <w:divBdr>
                    <w:top w:val="none" w:sz="0" w:space="0" w:color="auto"/>
                    <w:left w:val="none" w:sz="0" w:space="0" w:color="auto"/>
                    <w:bottom w:val="none" w:sz="0" w:space="0" w:color="auto"/>
                    <w:right w:val="none" w:sz="0" w:space="0" w:color="auto"/>
                  </w:divBdr>
                </w:div>
                <w:div w:id="564030897">
                  <w:marLeft w:val="0"/>
                  <w:marRight w:val="0"/>
                  <w:marTop w:val="0"/>
                  <w:marBottom w:val="0"/>
                  <w:divBdr>
                    <w:top w:val="none" w:sz="0" w:space="0" w:color="auto"/>
                    <w:left w:val="none" w:sz="0" w:space="0" w:color="auto"/>
                    <w:bottom w:val="none" w:sz="0" w:space="0" w:color="auto"/>
                    <w:right w:val="none" w:sz="0" w:space="0" w:color="auto"/>
                  </w:divBdr>
                </w:div>
                <w:div w:id="938761238">
                  <w:marLeft w:val="0"/>
                  <w:marRight w:val="0"/>
                  <w:marTop w:val="0"/>
                  <w:marBottom w:val="0"/>
                  <w:divBdr>
                    <w:top w:val="none" w:sz="0" w:space="0" w:color="auto"/>
                    <w:left w:val="none" w:sz="0" w:space="0" w:color="auto"/>
                    <w:bottom w:val="none" w:sz="0" w:space="0" w:color="auto"/>
                    <w:right w:val="none" w:sz="0" w:space="0" w:color="auto"/>
                  </w:divBdr>
                </w:div>
                <w:div w:id="1375159941">
                  <w:marLeft w:val="0"/>
                  <w:marRight w:val="0"/>
                  <w:marTop w:val="0"/>
                  <w:marBottom w:val="0"/>
                  <w:divBdr>
                    <w:top w:val="none" w:sz="0" w:space="0" w:color="auto"/>
                    <w:left w:val="none" w:sz="0" w:space="0" w:color="auto"/>
                    <w:bottom w:val="none" w:sz="0" w:space="0" w:color="auto"/>
                    <w:right w:val="none" w:sz="0" w:space="0" w:color="auto"/>
                  </w:divBdr>
                </w:div>
                <w:div w:id="157574750">
                  <w:marLeft w:val="0"/>
                  <w:marRight w:val="0"/>
                  <w:marTop w:val="0"/>
                  <w:marBottom w:val="0"/>
                  <w:divBdr>
                    <w:top w:val="none" w:sz="0" w:space="0" w:color="auto"/>
                    <w:left w:val="none" w:sz="0" w:space="0" w:color="auto"/>
                    <w:bottom w:val="none" w:sz="0" w:space="0" w:color="auto"/>
                    <w:right w:val="none" w:sz="0" w:space="0" w:color="auto"/>
                  </w:divBdr>
                </w:div>
                <w:div w:id="1250844854">
                  <w:marLeft w:val="0"/>
                  <w:marRight w:val="0"/>
                  <w:marTop w:val="0"/>
                  <w:marBottom w:val="0"/>
                  <w:divBdr>
                    <w:top w:val="none" w:sz="0" w:space="0" w:color="auto"/>
                    <w:left w:val="none" w:sz="0" w:space="0" w:color="auto"/>
                    <w:bottom w:val="none" w:sz="0" w:space="0" w:color="auto"/>
                    <w:right w:val="none" w:sz="0" w:space="0" w:color="auto"/>
                  </w:divBdr>
                </w:div>
                <w:div w:id="1419205910">
                  <w:marLeft w:val="0"/>
                  <w:marRight w:val="0"/>
                  <w:marTop w:val="0"/>
                  <w:marBottom w:val="0"/>
                  <w:divBdr>
                    <w:top w:val="none" w:sz="0" w:space="0" w:color="auto"/>
                    <w:left w:val="none" w:sz="0" w:space="0" w:color="auto"/>
                    <w:bottom w:val="none" w:sz="0" w:space="0" w:color="auto"/>
                    <w:right w:val="none" w:sz="0" w:space="0" w:color="auto"/>
                  </w:divBdr>
                </w:div>
                <w:div w:id="822967455">
                  <w:marLeft w:val="0"/>
                  <w:marRight w:val="0"/>
                  <w:marTop w:val="0"/>
                  <w:marBottom w:val="0"/>
                  <w:divBdr>
                    <w:top w:val="none" w:sz="0" w:space="0" w:color="auto"/>
                    <w:left w:val="none" w:sz="0" w:space="0" w:color="auto"/>
                    <w:bottom w:val="none" w:sz="0" w:space="0" w:color="auto"/>
                    <w:right w:val="none" w:sz="0" w:space="0" w:color="auto"/>
                  </w:divBdr>
                </w:div>
                <w:div w:id="497424718">
                  <w:marLeft w:val="0"/>
                  <w:marRight w:val="0"/>
                  <w:marTop w:val="0"/>
                  <w:marBottom w:val="0"/>
                  <w:divBdr>
                    <w:top w:val="none" w:sz="0" w:space="0" w:color="auto"/>
                    <w:left w:val="none" w:sz="0" w:space="0" w:color="auto"/>
                    <w:bottom w:val="none" w:sz="0" w:space="0" w:color="auto"/>
                    <w:right w:val="none" w:sz="0" w:space="0" w:color="auto"/>
                  </w:divBdr>
                </w:div>
                <w:div w:id="1693721089">
                  <w:marLeft w:val="0"/>
                  <w:marRight w:val="0"/>
                  <w:marTop w:val="0"/>
                  <w:marBottom w:val="0"/>
                  <w:divBdr>
                    <w:top w:val="none" w:sz="0" w:space="0" w:color="auto"/>
                    <w:left w:val="none" w:sz="0" w:space="0" w:color="auto"/>
                    <w:bottom w:val="none" w:sz="0" w:space="0" w:color="auto"/>
                    <w:right w:val="none" w:sz="0" w:space="0" w:color="auto"/>
                  </w:divBdr>
                </w:div>
                <w:div w:id="463475356">
                  <w:marLeft w:val="0"/>
                  <w:marRight w:val="0"/>
                  <w:marTop w:val="0"/>
                  <w:marBottom w:val="0"/>
                  <w:divBdr>
                    <w:top w:val="none" w:sz="0" w:space="0" w:color="auto"/>
                    <w:left w:val="none" w:sz="0" w:space="0" w:color="auto"/>
                    <w:bottom w:val="none" w:sz="0" w:space="0" w:color="auto"/>
                    <w:right w:val="none" w:sz="0" w:space="0" w:color="auto"/>
                  </w:divBdr>
                </w:div>
                <w:div w:id="2047176535">
                  <w:marLeft w:val="0"/>
                  <w:marRight w:val="0"/>
                  <w:marTop w:val="0"/>
                  <w:marBottom w:val="0"/>
                  <w:divBdr>
                    <w:top w:val="none" w:sz="0" w:space="0" w:color="auto"/>
                    <w:left w:val="none" w:sz="0" w:space="0" w:color="auto"/>
                    <w:bottom w:val="none" w:sz="0" w:space="0" w:color="auto"/>
                    <w:right w:val="none" w:sz="0" w:space="0" w:color="auto"/>
                  </w:divBdr>
                </w:div>
                <w:div w:id="393554800">
                  <w:marLeft w:val="0"/>
                  <w:marRight w:val="0"/>
                  <w:marTop w:val="0"/>
                  <w:marBottom w:val="0"/>
                  <w:divBdr>
                    <w:top w:val="none" w:sz="0" w:space="0" w:color="auto"/>
                    <w:left w:val="none" w:sz="0" w:space="0" w:color="auto"/>
                    <w:bottom w:val="none" w:sz="0" w:space="0" w:color="auto"/>
                    <w:right w:val="none" w:sz="0" w:space="0" w:color="auto"/>
                  </w:divBdr>
                </w:div>
                <w:div w:id="56243319">
                  <w:marLeft w:val="0"/>
                  <w:marRight w:val="0"/>
                  <w:marTop w:val="0"/>
                  <w:marBottom w:val="0"/>
                  <w:divBdr>
                    <w:top w:val="none" w:sz="0" w:space="0" w:color="auto"/>
                    <w:left w:val="none" w:sz="0" w:space="0" w:color="auto"/>
                    <w:bottom w:val="none" w:sz="0" w:space="0" w:color="auto"/>
                    <w:right w:val="none" w:sz="0" w:space="0" w:color="auto"/>
                  </w:divBdr>
                </w:div>
                <w:div w:id="1574391553">
                  <w:marLeft w:val="0"/>
                  <w:marRight w:val="0"/>
                  <w:marTop w:val="0"/>
                  <w:marBottom w:val="0"/>
                  <w:divBdr>
                    <w:top w:val="none" w:sz="0" w:space="0" w:color="auto"/>
                    <w:left w:val="none" w:sz="0" w:space="0" w:color="auto"/>
                    <w:bottom w:val="none" w:sz="0" w:space="0" w:color="auto"/>
                    <w:right w:val="none" w:sz="0" w:space="0" w:color="auto"/>
                  </w:divBdr>
                </w:div>
                <w:div w:id="88546366">
                  <w:marLeft w:val="0"/>
                  <w:marRight w:val="0"/>
                  <w:marTop w:val="0"/>
                  <w:marBottom w:val="0"/>
                  <w:divBdr>
                    <w:top w:val="none" w:sz="0" w:space="0" w:color="auto"/>
                    <w:left w:val="none" w:sz="0" w:space="0" w:color="auto"/>
                    <w:bottom w:val="none" w:sz="0" w:space="0" w:color="auto"/>
                    <w:right w:val="none" w:sz="0" w:space="0" w:color="auto"/>
                  </w:divBdr>
                </w:div>
                <w:div w:id="1997175794">
                  <w:marLeft w:val="0"/>
                  <w:marRight w:val="0"/>
                  <w:marTop w:val="0"/>
                  <w:marBottom w:val="0"/>
                  <w:divBdr>
                    <w:top w:val="none" w:sz="0" w:space="0" w:color="auto"/>
                    <w:left w:val="none" w:sz="0" w:space="0" w:color="auto"/>
                    <w:bottom w:val="none" w:sz="0" w:space="0" w:color="auto"/>
                    <w:right w:val="none" w:sz="0" w:space="0" w:color="auto"/>
                  </w:divBdr>
                </w:div>
                <w:div w:id="686442562">
                  <w:marLeft w:val="0"/>
                  <w:marRight w:val="0"/>
                  <w:marTop w:val="0"/>
                  <w:marBottom w:val="0"/>
                  <w:divBdr>
                    <w:top w:val="none" w:sz="0" w:space="0" w:color="auto"/>
                    <w:left w:val="none" w:sz="0" w:space="0" w:color="auto"/>
                    <w:bottom w:val="none" w:sz="0" w:space="0" w:color="auto"/>
                    <w:right w:val="none" w:sz="0" w:space="0" w:color="auto"/>
                  </w:divBdr>
                </w:div>
                <w:div w:id="534200060">
                  <w:marLeft w:val="0"/>
                  <w:marRight w:val="0"/>
                  <w:marTop w:val="0"/>
                  <w:marBottom w:val="0"/>
                  <w:divBdr>
                    <w:top w:val="none" w:sz="0" w:space="0" w:color="auto"/>
                    <w:left w:val="none" w:sz="0" w:space="0" w:color="auto"/>
                    <w:bottom w:val="none" w:sz="0" w:space="0" w:color="auto"/>
                    <w:right w:val="none" w:sz="0" w:space="0" w:color="auto"/>
                  </w:divBdr>
                </w:div>
                <w:div w:id="1998073631">
                  <w:marLeft w:val="0"/>
                  <w:marRight w:val="0"/>
                  <w:marTop w:val="0"/>
                  <w:marBottom w:val="0"/>
                  <w:divBdr>
                    <w:top w:val="none" w:sz="0" w:space="0" w:color="auto"/>
                    <w:left w:val="none" w:sz="0" w:space="0" w:color="auto"/>
                    <w:bottom w:val="none" w:sz="0" w:space="0" w:color="auto"/>
                    <w:right w:val="none" w:sz="0" w:space="0" w:color="auto"/>
                  </w:divBdr>
                </w:div>
                <w:div w:id="1239941299">
                  <w:marLeft w:val="0"/>
                  <w:marRight w:val="0"/>
                  <w:marTop w:val="0"/>
                  <w:marBottom w:val="0"/>
                  <w:divBdr>
                    <w:top w:val="none" w:sz="0" w:space="0" w:color="auto"/>
                    <w:left w:val="none" w:sz="0" w:space="0" w:color="auto"/>
                    <w:bottom w:val="none" w:sz="0" w:space="0" w:color="auto"/>
                    <w:right w:val="none" w:sz="0" w:space="0" w:color="auto"/>
                  </w:divBdr>
                </w:div>
                <w:div w:id="1707296124">
                  <w:marLeft w:val="0"/>
                  <w:marRight w:val="0"/>
                  <w:marTop w:val="0"/>
                  <w:marBottom w:val="0"/>
                  <w:divBdr>
                    <w:top w:val="none" w:sz="0" w:space="0" w:color="auto"/>
                    <w:left w:val="none" w:sz="0" w:space="0" w:color="auto"/>
                    <w:bottom w:val="none" w:sz="0" w:space="0" w:color="auto"/>
                    <w:right w:val="none" w:sz="0" w:space="0" w:color="auto"/>
                  </w:divBdr>
                </w:div>
                <w:div w:id="1317874179">
                  <w:marLeft w:val="0"/>
                  <w:marRight w:val="0"/>
                  <w:marTop w:val="0"/>
                  <w:marBottom w:val="0"/>
                  <w:divBdr>
                    <w:top w:val="none" w:sz="0" w:space="0" w:color="auto"/>
                    <w:left w:val="none" w:sz="0" w:space="0" w:color="auto"/>
                    <w:bottom w:val="none" w:sz="0" w:space="0" w:color="auto"/>
                    <w:right w:val="none" w:sz="0" w:space="0" w:color="auto"/>
                  </w:divBdr>
                </w:div>
                <w:div w:id="1242831245">
                  <w:marLeft w:val="0"/>
                  <w:marRight w:val="0"/>
                  <w:marTop w:val="0"/>
                  <w:marBottom w:val="0"/>
                  <w:divBdr>
                    <w:top w:val="none" w:sz="0" w:space="0" w:color="auto"/>
                    <w:left w:val="none" w:sz="0" w:space="0" w:color="auto"/>
                    <w:bottom w:val="none" w:sz="0" w:space="0" w:color="auto"/>
                    <w:right w:val="none" w:sz="0" w:space="0" w:color="auto"/>
                  </w:divBdr>
                </w:div>
                <w:div w:id="988555342">
                  <w:marLeft w:val="0"/>
                  <w:marRight w:val="0"/>
                  <w:marTop w:val="0"/>
                  <w:marBottom w:val="0"/>
                  <w:divBdr>
                    <w:top w:val="none" w:sz="0" w:space="0" w:color="auto"/>
                    <w:left w:val="none" w:sz="0" w:space="0" w:color="auto"/>
                    <w:bottom w:val="none" w:sz="0" w:space="0" w:color="auto"/>
                    <w:right w:val="none" w:sz="0" w:space="0" w:color="auto"/>
                  </w:divBdr>
                </w:div>
                <w:div w:id="1112556386">
                  <w:marLeft w:val="0"/>
                  <w:marRight w:val="0"/>
                  <w:marTop w:val="0"/>
                  <w:marBottom w:val="0"/>
                  <w:divBdr>
                    <w:top w:val="none" w:sz="0" w:space="0" w:color="auto"/>
                    <w:left w:val="none" w:sz="0" w:space="0" w:color="auto"/>
                    <w:bottom w:val="none" w:sz="0" w:space="0" w:color="auto"/>
                    <w:right w:val="none" w:sz="0" w:space="0" w:color="auto"/>
                  </w:divBdr>
                </w:div>
                <w:div w:id="305085640">
                  <w:marLeft w:val="0"/>
                  <w:marRight w:val="0"/>
                  <w:marTop w:val="0"/>
                  <w:marBottom w:val="0"/>
                  <w:divBdr>
                    <w:top w:val="none" w:sz="0" w:space="0" w:color="auto"/>
                    <w:left w:val="none" w:sz="0" w:space="0" w:color="auto"/>
                    <w:bottom w:val="none" w:sz="0" w:space="0" w:color="auto"/>
                    <w:right w:val="none" w:sz="0" w:space="0" w:color="auto"/>
                  </w:divBdr>
                </w:div>
                <w:div w:id="1354646322">
                  <w:marLeft w:val="0"/>
                  <w:marRight w:val="0"/>
                  <w:marTop w:val="0"/>
                  <w:marBottom w:val="0"/>
                  <w:divBdr>
                    <w:top w:val="none" w:sz="0" w:space="0" w:color="auto"/>
                    <w:left w:val="none" w:sz="0" w:space="0" w:color="auto"/>
                    <w:bottom w:val="none" w:sz="0" w:space="0" w:color="auto"/>
                    <w:right w:val="none" w:sz="0" w:space="0" w:color="auto"/>
                  </w:divBdr>
                </w:div>
                <w:div w:id="1802650164">
                  <w:marLeft w:val="0"/>
                  <w:marRight w:val="0"/>
                  <w:marTop w:val="0"/>
                  <w:marBottom w:val="0"/>
                  <w:divBdr>
                    <w:top w:val="none" w:sz="0" w:space="0" w:color="auto"/>
                    <w:left w:val="none" w:sz="0" w:space="0" w:color="auto"/>
                    <w:bottom w:val="none" w:sz="0" w:space="0" w:color="auto"/>
                    <w:right w:val="none" w:sz="0" w:space="0" w:color="auto"/>
                  </w:divBdr>
                </w:div>
                <w:div w:id="1542281212">
                  <w:marLeft w:val="0"/>
                  <w:marRight w:val="0"/>
                  <w:marTop w:val="0"/>
                  <w:marBottom w:val="0"/>
                  <w:divBdr>
                    <w:top w:val="none" w:sz="0" w:space="0" w:color="auto"/>
                    <w:left w:val="none" w:sz="0" w:space="0" w:color="auto"/>
                    <w:bottom w:val="none" w:sz="0" w:space="0" w:color="auto"/>
                    <w:right w:val="none" w:sz="0" w:space="0" w:color="auto"/>
                  </w:divBdr>
                </w:div>
                <w:div w:id="1913805504">
                  <w:marLeft w:val="0"/>
                  <w:marRight w:val="0"/>
                  <w:marTop w:val="0"/>
                  <w:marBottom w:val="0"/>
                  <w:divBdr>
                    <w:top w:val="none" w:sz="0" w:space="0" w:color="auto"/>
                    <w:left w:val="none" w:sz="0" w:space="0" w:color="auto"/>
                    <w:bottom w:val="none" w:sz="0" w:space="0" w:color="auto"/>
                    <w:right w:val="none" w:sz="0" w:space="0" w:color="auto"/>
                  </w:divBdr>
                </w:div>
                <w:div w:id="652568160">
                  <w:marLeft w:val="0"/>
                  <w:marRight w:val="0"/>
                  <w:marTop w:val="0"/>
                  <w:marBottom w:val="0"/>
                  <w:divBdr>
                    <w:top w:val="none" w:sz="0" w:space="0" w:color="auto"/>
                    <w:left w:val="none" w:sz="0" w:space="0" w:color="auto"/>
                    <w:bottom w:val="none" w:sz="0" w:space="0" w:color="auto"/>
                    <w:right w:val="none" w:sz="0" w:space="0" w:color="auto"/>
                  </w:divBdr>
                </w:div>
                <w:div w:id="269168155">
                  <w:marLeft w:val="0"/>
                  <w:marRight w:val="0"/>
                  <w:marTop w:val="0"/>
                  <w:marBottom w:val="0"/>
                  <w:divBdr>
                    <w:top w:val="none" w:sz="0" w:space="0" w:color="auto"/>
                    <w:left w:val="none" w:sz="0" w:space="0" w:color="auto"/>
                    <w:bottom w:val="none" w:sz="0" w:space="0" w:color="auto"/>
                    <w:right w:val="none" w:sz="0" w:space="0" w:color="auto"/>
                  </w:divBdr>
                </w:div>
                <w:div w:id="1465468952">
                  <w:marLeft w:val="0"/>
                  <w:marRight w:val="0"/>
                  <w:marTop w:val="0"/>
                  <w:marBottom w:val="0"/>
                  <w:divBdr>
                    <w:top w:val="none" w:sz="0" w:space="0" w:color="auto"/>
                    <w:left w:val="none" w:sz="0" w:space="0" w:color="auto"/>
                    <w:bottom w:val="none" w:sz="0" w:space="0" w:color="auto"/>
                    <w:right w:val="none" w:sz="0" w:space="0" w:color="auto"/>
                  </w:divBdr>
                </w:div>
                <w:div w:id="1414626393">
                  <w:marLeft w:val="0"/>
                  <w:marRight w:val="0"/>
                  <w:marTop w:val="0"/>
                  <w:marBottom w:val="0"/>
                  <w:divBdr>
                    <w:top w:val="none" w:sz="0" w:space="0" w:color="auto"/>
                    <w:left w:val="none" w:sz="0" w:space="0" w:color="auto"/>
                    <w:bottom w:val="none" w:sz="0" w:space="0" w:color="auto"/>
                    <w:right w:val="none" w:sz="0" w:space="0" w:color="auto"/>
                  </w:divBdr>
                </w:div>
                <w:div w:id="250941786">
                  <w:marLeft w:val="0"/>
                  <w:marRight w:val="0"/>
                  <w:marTop w:val="0"/>
                  <w:marBottom w:val="0"/>
                  <w:divBdr>
                    <w:top w:val="none" w:sz="0" w:space="0" w:color="auto"/>
                    <w:left w:val="none" w:sz="0" w:space="0" w:color="auto"/>
                    <w:bottom w:val="none" w:sz="0" w:space="0" w:color="auto"/>
                    <w:right w:val="none" w:sz="0" w:space="0" w:color="auto"/>
                  </w:divBdr>
                </w:div>
                <w:div w:id="833031032">
                  <w:marLeft w:val="0"/>
                  <w:marRight w:val="0"/>
                  <w:marTop w:val="0"/>
                  <w:marBottom w:val="0"/>
                  <w:divBdr>
                    <w:top w:val="none" w:sz="0" w:space="0" w:color="auto"/>
                    <w:left w:val="none" w:sz="0" w:space="0" w:color="auto"/>
                    <w:bottom w:val="none" w:sz="0" w:space="0" w:color="auto"/>
                    <w:right w:val="none" w:sz="0" w:space="0" w:color="auto"/>
                  </w:divBdr>
                </w:div>
                <w:div w:id="1937514574">
                  <w:marLeft w:val="0"/>
                  <w:marRight w:val="0"/>
                  <w:marTop w:val="0"/>
                  <w:marBottom w:val="0"/>
                  <w:divBdr>
                    <w:top w:val="none" w:sz="0" w:space="0" w:color="auto"/>
                    <w:left w:val="none" w:sz="0" w:space="0" w:color="auto"/>
                    <w:bottom w:val="none" w:sz="0" w:space="0" w:color="auto"/>
                    <w:right w:val="none" w:sz="0" w:space="0" w:color="auto"/>
                  </w:divBdr>
                </w:div>
                <w:div w:id="1456021254">
                  <w:marLeft w:val="0"/>
                  <w:marRight w:val="0"/>
                  <w:marTop w:val="0"/>
                  <w:marBottom w:val="0"/>
                  <w:divBdr>
                    <w:top w:val="none" w:sz="0" w:space="0" w:color="auto"/>
                    <w:left w:val="none" w:sz="0" w:space="0" w:color="auto"/>
                    <w:bottom w:val="none" w:sz="0" w:space="0" w:color="auto"/>
                    <w:right w:val="none" w:sz="0" w:space="0" w:color="auto"/>
                  </w:divBdr>
                </w:div>
                <w:div w:id="668287078">
                  <w:marLeft w:val="0"/>
                  <w:marRight w:val="0"/>
                  <w:marTop w:val="0"/>
                  <w:marBottom w:val="0"/>
                  <w:divBdr>
                    <w:top w:val="none" w:sz="0" w:space="0" w:color="auto"/>
                    <w:left w:val="none" w:sz="0" w:space="0" w:color="auto"/>
                    <w:bottom w:val="none" w:sz="0" w:space="0" w:color="auto"/>
                    <w:right w:val="none" w:sz="0" w:space="0" w:color="auto"/>
                  </w:divBdr>
                </w:div>
                <w:div w:id="718556927">
                  <w:marLeft w:val="0"/>
                  <w:marRight w:val="0"/>
                  <w:marTop w:val="0"/>
                  <w:marBottom w:val="0"/>
                  <w:divBdr>
                    <w:top w:val="none" w:sz="0" w:space="0" w:color="auto"/>
                    <w:left w:val="none" w:sz="0" w:space="0" w:color="auto"/>
                    <w:bottom w:val="none" w:sz="0" w:space="0" w:color="auto"/>
                    <w:right w:val="none" w:sz="0" w:space="0" w:color="auto"/>
                  </w:divBdr>
                </w:div>
                <w:div w:id="764612994">
                  <w:marLeft w:val="0"/>
                  <w:marRight w:val="0"/>
                  <w:marTop w:val="0"/>
                  <w:marBottom w:val="0"/>
                  <w:divBdr>
                    <w:top w:val="none" w:sz="0" w:space="0" w:color="auto"/>
                    <w:left w:val="none" w:sz="0" w:space="0" w:color="auto"/>
                    <w:bottom w:val="none" w:sz="0" w:space="0" w:color="auto"/>
                    <w:right w:val="none" w:sz="0" w:space="0" w:color="auto"/>
                  </w:divBdr>
                </w:div>
                <w:div w:id="675427932">
                  <w:marLeft w:val="0"/>
                  <w:marRight w:val="0"/>
                  <w:marTop w:val="0"/>
                  <w:marBottom w:val="0"/>
                  <w:divBdr>
                    <w:top w:val="none" w:sz="0" w:space="0" w:color="auto"/>
                    <w:left w:val="none" w:sz="0" w:space="0" w:color="auto"/>
                    <w:bottom w:val="none" w:sz="0" w:space="0" w:color="auto"/>
                    <w:right w:val="none" w:sz="0" w:space="0" w:color="auto"/>
                  </w:divBdr>
                </w:div>
                <w:div w:id="1991324771">
                  <w:marLeft w:val="0"/>
                  <w:marRight w:val="0"/>
                  <w:marTop w:val="0"/>
                  <w:marBottom w:val="0"/>
                  <w:divBdr>
                    <w:top w:val="none" w:sz="0" w:space="0" w:color="auto"/>
                    <w:left w:val="none" w:sz="0" w:space="0" w:color="auto"/>
                    <w:bottom w:val="none" w:sz="0" w:space="0" w:color="auto"/>
                    <w:right w:val="none" w:sz="0" w:space="0" w:color="auto"/>
                  </w:divBdr>
                </w:div>
                <w:div w:id="1476876714">
                  <w:marLeft w:val="0"/>
                  <w:marRight w:val="0"/>
                  <w:marTop w:val="0"/>
                  <w:marBottom w:val="0"/>
                  <w:divBdr>
                    <w:top w:val="none" w:sz="0" w:space="0" w:color="auto"/>
                    <w:left w:val="none" w:sz="0" w:space="0" w:color="auto"/>
                    <w:bottom w:val="none" w:sz="0" w:space="0" w:color="auto"/>
                    <w:right w:val="none" w:sz="0" w:space="0" w:color="auto"/>
                  </w:divBdr>
                </w:div>
                <w:div w:id="1941060275">
                  <w:marLeft w:val="0"/>
                  <w:marRight w:val="0"/>
                  <w:marTop w:val="0"/>
                  <w:marBottom w:val="0"/>
                  <w:divBdr>
                    <w:top w:val="none" w:sz="0" w:space="0" w:color="auto"/>
                    <w:left w:val="none" w:sz="0" w:space="0" w:color="auto"/>
                    <w:bottom w:val="none" w:sz="0" w:space="0" w:color="auto"/>
                    <w:right w:val="none" w:sz="0" w:space="0" w:color="auto"/>
                  </w:divBdr>
                </w:div>
                <w:div w:id="2077820750">
                  <w:marLeft w:val="0"/>
                  <w:marRight w:val="0"/>
                  <w:marTop w:val="0"/>
                  <w:marBottom w:val="0"/>
                  <w:divBdr>
                    <w:top w:val="none" w:sz="0" w:space="0" w:color="auto"/>
                    <w:left w:val="none" w:sz="0" w:space="0" w:color="auto"/>
                    <w:bottom w:val="none" w:sz="0" w:space="0" w:color="auto"/>
                    <w:right w:val="none" w:sz="0" w:space="0" w:color="auto"/>
                  </w:divBdr>
                </w:div>
                <w:div w:id="1338188813">
                  <w:marLeft w:val="0"/>
                  <w:marRight w:val="0"/>
                  <w:marTop w:val="0"/>
                  <w:marBottom w:val="0"/>
                  <w:divBdr>
                    <w:top w:val="none" w:sz="0" w:space="0" w:color="auto"/>
                    <w:left w:val="none" w:sz="0" w:space="0" w:color="auto"/>
                    <w:bottom w:val="none" w:sz="0" w:space="0" w:color="auto"/>
                    <w:right w:val="none" w:sz="0" w:space="0" w:color="auto"/>
                  </w:divBdr>
                </w:div>
                <w:div w:id="302121170">
                  <w:marLeft w:val="0"/>
                  <w:marRight w:val="0"/>
                  <w:marTop w:val="0"/>
                  <w:marBottom w:val="0"/>
                  <w:divBdr>
                    <w:top w:val="none" w:sz="0" w:space="0" w:color="auto"/>
                    <w:left w:val="none" w:sz="0" w:space="0" w:color="auto"/>
                    <w:bottom w:val="none" w:sz="0" w:space="0" w:color="auto"/>
                    <w:right w:val="none" w:sz="0" w:space="0" w:color="auto"/>
                  </w:divBdr>
                </w:div>
                <w:div w:id="197817181">
                  <w:marLeft w:val="0"/>
                  <w:marRight w:val="0"/>
                  <w:marTop w:val="0"/>
                  <w:marBottom w:val="0"/>
                  <w:divBdr>
                    <w:top w:val="none" w:sz="0" w:space="0" w:color="auto"/>
                    <w:left w:val="none" w:sz="0" w:space="0" w:color="auto"/>
                    <w:bottom w:val="none" w:sz="0" w:space="0" w:color="auto"/>
                    <w:right w:val="none" w:sz="0" w:space="0" w:color="auto"/>
                  </w:divBdr>
                </w:div>
                <w:div w:id="1736590730">
                  <w:marLeft w:val="0"/>
                  <w:marRight w:val="0"/>
                  <w:marTop w:val="0"/>
                  <w:marBottom w:val="0"/>
                  <w:divBdr>
                    <w:top w:val="none" w:sz="0" w:space="0" w:color="auto"/>
                    <w:left w:val="none" w:sz="0" w:space="0" w:color="auto"/>
                    <w:bottom w:val="none" w:sz="0" w:space="0" w:color="auto"/>
                    <w:right w:val="none" w:sz="0" w:space="0" w:color="auto"/>
                  </w:divBdr>
                </w:div>
                <w:div w:id="1694845316">
                  <w:marLeft w:val="0"/>
                  <w:marRight w:val="0"/>
                  <w:marTop w:val="0"/>
                  <w:marBottom w:val="0"/>
                  <w:divBdr>
                    <w:top w:val="none" w:sz="0" w:space="0" w:color="auto"/>
                    <w:left w:val="none" w:sz="0" w:space="0" w:color="auto"/>
                    <w:bottom w:val="none" w:sz="0" w:space="0" w:color="auto"/>
                    <w:right w:val="none" w:sz="0" w:space="0" w:color="auto"/>
                  </w:divBdr>
                </w:div>
                <w:div w:id="1618218713">
                  <w:marLeft w:val="0"/>
                  <w:marRight w:val="0"/>
                  <w:marTop w:val="0"/>
                  <w:marBottom w:val="0"/>
                  <w:divBdr>
                    <w:top w:val="none" w:sz="0" w:space="0" w:color="auto"/>
                    <w:left w:val="none" w:sz="0" w:space="0" w:color="auto"/>
                    <w:bottom w:val="none" w:sz="0" w:space="0" w:color="auto"/>
                    <w:right w:val="none" w:sz="0" w:space="0" w:color="auto"/>
                  </w:divBdr>
                </w:div>
                <w:div w:id="487478580">
                  <w:marLeft w:val="0"/>
                  <w:marRight w:val="0"/>
                  <w:marTop w:val="0"/>
                  <w:marBottom w:val="0"/>
                  <w:divBdr>
                    <w:top w:val="none" w:sz="0" w:space="0" w:color="auto"/>
                    <w:left w:val="none" w:sz="0" w:space="0" w:color="auto"/>
                    <w:bottom w:val="none" w:sz="0" w:space="0" w:color="auto"/>
                    <w:right w:val="none" w:sz="0" w:space="0" w:color="auto"/>
                  </w:divBdr>
                </w:div>
                <w:div w:id="1403403416">
                  <w:marLeft w:val="0"/>
                  <w:marRight w:val="0"/>
                  <w:marTop w:val="0"/>
                  <w:marBottom w:val="0"/>
                  <w:divBdr>
                    <w:top w:val="none" w:sz="0" w:space="0" w:color="auto"/>
                    <w:left w:val="none" w:sz="0" w:space="0" w:color="auto"/>
                    <w:bottom w:val="none" w:sz="0" w:space="0" w:color="auto"/>
                    <w:right w:val="none" w:sz="0" w:space="0" w:color="auto"/>
                  </w:divBdr>
                </w:div>
                <w:div w:id="708453021">
                  <w:marLeft w:val="0"/>
                  <w:marRight w:val="0"/>
                  <w:marTop w:val="0"/>
                  <w:marBottom w:val="0"/>
                  <w:divBdr>
                    <w:top w:val="none" w:sz="0" w:space="0" w:color="auto"/>
                    <w:left w:val="none" w:sz="0" w:space="0" w:color="auto"/>
                    <w:bottom w:val="none" w:sz="0" w:space="0" w:color="auto"/>
                    <w:right w:val="none" w:sz="0" w:space="0" w:color="auto"/>
                  </w:divBdr>
                </w:div>
                <w:div w:id="2063165280">
                  <w:marLeft w:val="0"/>
                  <w:marRight w:val="0"/>
                  <w:marTop w:val="0"/>
                  <w:marBottom w:val="0"/>
                  <w:divBdr>
                    <w:top w:val="none" w:sz="0" w:space="0" w:color="auto"/>
                    <w:left w:val="none" w:sz="0" w:space="0" w:color="auto"/>
                    <w:bottom w:val="none" w:sz="0" w:space="0" w:color="auto"/>
                    <w:right w:val="none" w:sz="0" w:space="0" w:color="auto"/>
                  </w:divBdr>
                </w:div>
                <w:div w:id="1929464144">
                  <w:marLeft w:val="0"/>
                  <w:marRight w:val="0"/>
                  <w:marTop w:val="0"/>
                  <w:marBottom w:val="0"/>
                  <w:divBdr>
                    <w:top w:val="none" w:sz="0" w:space="0" w:color="auto"/>
                    <w:left w:val="none" w:sz="0" w:space="0" w:color="auto"/>
                    <w:bottom w:val="none" w:sz="0" w:space="0" w:color="auto"/>
                    <w:right w:val="none" w:sz="0" w:space="0" w:color="auto"/>
                  </w:divBdr>
                </w:div>
                <w:div w:id="408044509">
                  <w:marLeft w:val="0"/>
                  <w:marRight w:val="0"/>
                  <w:marTop w:val="0"/>
                  <w:marBottom w:val="0"/>
                  <w:divBdr>
                    <w:top w:val="none" w:sz="0" w:space="0" w:color="auto"/>
                    <w:left w:val="none" w:sz="0" w:space="0" w:color="auto"/>
                    <w:bottom w:val="none" w:sz="0" w:space="0" w:color="auto"/>
                    <w:right w:val="none" w:sz="0" w:space="0" w:color="auto"/>
                  </w:divBdr>
                </w:div>
                <w:div w:id="51076485">
                  <w:marLeft w:val="0"/>
                  <w:marRight w:val="0"/>
                  <w:marTop w:val="0"/>
                  <w:marBottom w:val="0"/>
                  <w:divBdr>
                    <w:top w:val="none" w:sz="0" w:space="0" w:color="auto"/>
                    <w:left w:val="none" w:sz="0" w:space="0" w:color="auto"/>
                    <w:bottom w:val="none" w:sz="0" w:space="0" w:color="auto"/>
                    <w:right w:val="none" w:sz="0" w:space="0" w:color="auto"/>
                  </w:divBdr>
                </w:div>
                <w:div w:id="1818573530">
                  <w:marLeft w:val="0"/>
                  <w:marRight w:val="0"/>
                  <w:marTop w:val="0"/>
                  <w:marBottom w:val="0"/>
                  <w:divBdr>
                    <w:top w:val="none" w:sz="0" w:space="0" w:color="auto"/>
                    <w:left w:val="none" w:sz="0" w:space="0" w:color="auto"/>
                    <w:bottom w:val="none" w:sz="0" w:space="0" w:color="auto"/>
                    <w:right w:val="none" w:sz="0" w:space="0" w:color="auto"/>
                  </w:divBdr>
                </w:div>
                <w:div w:id="1458991397">
                  <w:marLeft w:val="0"/>
                  <w:marRight w:val="0"/>
                  <w:marTop w:val="0"/>
                  <w:marBottom w:val="0"/>
                  <w:divBdr>
                    <w:top w:val="none" w:sz="0" w:space="0" w:color="auto"/>
                    <w:left w:val="none" w:sz="0" w:space="0" w:color="auto"/>
                    <w:bottom w:val="none" w:sz="0" w:space="0" w:color="auto"/>
                    <w:right w:val="none" w:sz="0" w:space="0" w:color="auto"/>
                  </w:divBdr>
                </w:div>
                <w:div w:id="910965083">
                  <w:marLeft w:val="0"/>
                  <w:marRight w:val="0"/>
                  <w:marTop w:val="0"/>
                  <w:marBottom w:val="0"/>
                  <w:divBdr>
                    <w:top w:val="none" w:sz="0" w:space="0" w:color="auto"/>
                    <w:left w:val="none" w:sz="0" w:space="0" w:color="auto"/>
                    <w:bottom w:val="none" w:sz="0" w:space="0" w:color="auto"/>
                    <w:right w:val="none" w:sz="0" w:space="0" w:color="auto"/>
                  </w:divBdr>
                </w:div>
                <w:div w:id="1968126413">
                  <w:marLeft w:val="0"/>
                  <w:marRight w:val="0"/>
                  <w:marTop w:val="0"/>
                  <w:marBottom w:val="0"/>
                  <w:divBdr>
                    <w:top w:val="none" w:sz="0" w:space="0" w:color="auto"/>
                    <w:left w:val="none" w:sz="0" w:space="0" w:color="auto"/>
                    <w:bottom w:val="none" w:sz="0" w:space="0" w:color="auto"/>
                    <w:right w:val="none" w:sz="0" w:space="0" w:color="auto"/>
                  </w:divBdr>
                </w:div>
                <w:div w:id="18119162">
                  <w:marLeft w:val="0"/>
                  <w:marRight w:val="0"/>
                  <w:marTop w:val="0"/>
                  <w:marBottom w:val="0"/>
                  <w:divBdr>
                    <w:top w:val="none" w:sz="0" w:space="0" w:color="auto"/>
                    <w:left w:val="none" w:sz="0" w:space="0" w:color="auto"/>
                    <w:bottom w:val="none" w:sz="0" w:space="0" w:color="auto"/>
                    <w:right w:val="none" w:sz="0" w:space="0" w:color="auto"/>
                  </w:divBdr>
                </w:div>
                <w:div w:id="109013063">
                  <w:marLeft w:val="0"/>
                  <w:marRight w:val="0"/>
                  <w:marTop w:val="0"/>
                  <w:marBottom w:val="0"/>
                  <w:divBdr>
                    <w:top w:val="none" w:sz="0" w:space="0" w:color="auto"/>
                    <w:left w:val="none" w:sz="0" w:space="0" w:color="auto"/>
                    <w:bottom w:val="none" w:sz="0" w:space="0" w:color="auto"/>
                    <w:right w:val="none" w:sz="0" w:space="0" w:color="auto"/>
                  </w:divBdr>
                </w:div>
                <w:div w:id="2143185372">
                  <w:marLeft w:val="0"/>
                  <w:marRight w:val="0"/>
                  <w:marTop w:val="0"/>
                  <w:marBottom w:val="0"/>
                  <w:divBdr>
                    <w:top w:val="none" w:sz="0" w:space="0" w:color="auto"/>
                    <w:left w:val="none" w:sz="0" w:space="0" w:color="auto"/>
                    <w:bottom w:val="none" w:sz="0" w:space="0" w:color="auto"/>
                    <w:right w:val="none" w:sz="0" w:space="0" w:color="auto"/>
                  </w:divBdr>
                </w:div>
                <w:div w:id="1300963641">
                  <w:marLeft w:val="0"/>
                  <w:marRight w:val="0"/>
                  <w:marTop w:val="0"/>
                  <w:marBottom w:val="0"/>
                  <w:divBdr>
                    <w:top w:val="none" w:sz="0" w:space="0" w:color="auto"/>
                    <w:left w:val="none" w:sz="0" w:space="0" w:color="auto"/>
                    <w:bottom w:val="none" w:sz="0" w:space="0" w:color="auto"/>
                    <w:right w:val="none" w:sz="0" w:space="0" w:color="auto"/>
                  </w:divBdr>
                </w:div>
                <w:div w:id="658309142">
                  <w:marLeft w:val="0"/>
                  <w:marRight w:val="0"/>
                  <w:marTop w:val="0"/>
                  <w:marBottom w:val="0"/>
                  <w:divBdr>
                    <w:top w:val="none" w:sz="0" w:space="0" w:color="auto"/>
                    <w:left w:val="none" w:sz="0" w:space="0" w:color="auto"/>
                    <w:bottom w:val="none" w:sz="0" w:space="0" w:color="auto"/>
                    <w:right w:val="none" w:sz="0" w:space="0" w:color="auto"/>
                  </w:divBdr>
                </w:div>
                <w:div w:id="1511289491">
                  <w:marLeft w:val="0"/>
                  <w:marRight w:val="0"/>
                  <w:marTop w:val="0"/>
                  <w:marBottom w:val="0"/>
                  <w:divBdr>
                    <w:top w:val="none" w:sz="0" w:space="0" w:color="auto"/>
                    <w:left w:val="none" w:sz="0" w:space="0" w:color="auto"/>
                    <w:bottom w:val="none" w:sz="0" w:space="0" w:color="auto"/>
                    <w:right w:val="none" w:sz="0" w:space="0" w:color="auto"/>
                  </w:divBdr>
                </w:div>
                <w:div w:id="189684594">
                  <w:marLeft w:val="0"/>
                  <w:marRight w:val="0"/>
                  <w:marTop w:val="0"/>
                  <w:marBottom w:val="0"/>
                  <w:divBdr>
                    <w:top w:val="none" w:sz="0" w:space="0" w:color="auto"/>
                    <w:left w:val="none" w:sz="0" w:space="0" w:color="auto"/>
                    <w:bottom w:val="none" w:sz="0" w:space="0" w:color="auto"/>
                    <w:right w:val="none" w:sz="0" w:space="0" w:color="auto"/>
                  </w:divBdr>
                </w:div>
                <w:div w:id="928537439">
                  <w:marLeft w:val="0"/>
                  <w:marRight w:val="0"/>
                  <w:marTop w:val="0"/>
                  <w:marBottom w:val="0"/>
                  <w:divBdr>
                    <w:top w:val="none" w:sz="0" w:space="0" w:color="auto"/>
                    <w:left w:val="none" w:sz="0" w:space="0" w:color="auto"/>
                    <w:bottom w:val="none" w:sz="0" w:space="0" w:color="auto"/>
                    <w:right w:val="none" w:sz="0" w:space="0" w:color="auto"/>
                  </w:divBdr>
                </w:div>
                <w:div w:id="2120634487">
                  <w:marLeft w:val="0"/>
                  <w:marRight w:val="0"/>
                  <w:marTop w:val="0"/>
                  <w:marBottom w:val="0"/>
                  <w:divBdr>
                    <w:top w:val="none" w:sz="0" w:space="0" w:color="auto"/>
                    <w:left w:val="none" w:sz="0" w:space="0" w:color="auto"/>
                    <w:bottom w:val="none" w:sz="0" w:space="0" w:color="auto"/>
                    <w:right w:val="none" w:sz="0" w:space="0" w:color="auto"/>
                  </w:divBdr>
                </w:div>
                <w:div w:id="158274245">
                  <w:marLeft w:val="0"/>
                  <w:marRight w:val="0"/>
                  <w:marTop w:val="0"/>
                  <w:marBottom w:val="0"/>
                  <w:divBdr>
                    <w:top w:val="none" w:sz="0" w:space="0" w:color="auto"/>
                    <w:left w:val="none" w:sz="0" w:space="0" w:color="auto"/>
                    <w:bottom w:val="none" w:sz="0" w:space="0" w:color="auto"/>
                    <w:right w:val="none" w:sz="0" w:space="0" w:color="auto"/>
                  </w:divBdr>
                </w:div>
                <w:div w:id="630207007">
                  <w:marLeft w:val="0"/>
                  <w:marRight w:val="0"/>
                  <w:marTop w:val="0"/>
                  <w:marBottom w:val="0"/>
                  <w:divBdr>
                    <w:top w:val="none" w:sz="0" w:space="0" w:color="auto"/>
                    <w:left w:val="none" w:sz="0" w:space="0" w:color="auto"/>
                    <w:bottom w:val="none" w:sz="0" w:space="0" w:color="auto"/>
                    <w:right w:val="none" w:sz="0" w:space="0" w:color="auto"/>
                  </w:divBdr>
                </w:div>
                <w:div w:id="1784767501">
                  <w:marLeft w:val="0"/>
                  <w:marRight w:val="0"/>
                  <w:marTop w:val="0"/>
                  <w:marBottom w:val="0"/>
                  <w:divBdr>
                    <w:top w:val="none" w:sz="0" w:space="0" w:color="auto"/>
                    <w:left w:val="none" w:sz="0" w:space="0" w:color="auto"/>
                    <w:bottom w:val="none" w:sz="0" w:space="0" w:color="auto"/>
                    <w:right w:val="none" w:sz="0" w:space="0" w:color="auto"/>
                  </w:divBdr>
                </w:div>
                <w:div w:id="1635328481">
                  <w:marLeft w:val="0"/>
                  <w:marRight w:val="0"/>
                  <w:marTop w:val="0"/>
                  <w:marBottom w:val="0"/>
                  <w:divBdr>
                    <w:top w:val="none" w:sz="0" w:space="0" w:color="auto"/>
                    <w:left w:val="none" w:sz="0" w:space="0" w:color="auto"/>
                    <w:bottom w:val="none" w:sz="0" w:space="0" w:color="auto"/>
                    <w:right w:val="none" w:sz="0" w:space="0" w:color="auto"/>
                  </w:divBdr>
                </w:div>
                <w:div w:id="1319728763">
                  <w:marLeft w:val="0"/>
                  <w:marRight w:val="0"/>
                  <w:marTop w:val="0"/>
                  <w:marBottom w:val="0"/>
                  <w:divBdr>
                    <w:top w:val="none" w:sz="0" w:space="0" w:color="auto"/>
                    <w:left w:val="none" w:sz="0" w:space="0" w:color="auto"/>
                    <w:bottom w:val="none" w:sz="0" w:space="0" w:color="auto"/>
                    <w:right w:val="none" w:sz="0" w:space="0" w:color="auto"/>
                  </w:divBdr>
                </w:div>
                <w:div w:id="1852529079">
                  <w:marLeft w:val="0"/>
                  <w:marRight w:val="0"/>
                  <w:marTop w:val="0"/>
                  <w:marBottom w:val="0"/>
                  <w:divBdr>
                    <w:top w:val="none" w:sz="0" w:space="0" w:color="auto"/>
                    <w:left w:val="none" w:sz="0" w:space="0" w:color="auto"/>
                    <w:bottom w:val="none" w:sz="0" w:space="0" w:color="auto"/>
                    <w:right w:val="none" w:sz="0" w:space="0" w:color="auto"/>
                  </w:divBdr>
                </w:div>
                <w:div w:id="1755124710">
                  <w:marLeft w:val="0"/>
                  <w:marRight w:val="0"/>
                  <w:marTop w:val="0"/>
                  <w:marBottom w:val="0"/>
                  <w:divBdr>
                    <w:top w:val="none" w:sz="0" w:space="0" w:color="auto"/>
                    <w:left w:val="none" w:sz="0" w:space="0" w:color="auto"/>
                    <w:bottom w:val="none" w:sz="0" w:space="0" w:color="auto"/>
                    <w:right w:val="none" w:sz="0" w:space="0" w:color="auto"/>
                  </w:divBdr>
                </w:div>
                <w:div w:id="2026125192">
                  <w:marLeft w:val="0"/>
                  <w:marRight w:val="0"/>
                  <w:marTop w:val="0"/>
                  <w:marBottom w:val="0"/>
                  <w:divBdr>
                    <w:top w:val="none" w:sz="0" w:space="0" w:color="auto"/>
                    <w:left w:val="none" w:sz="0" w:space="0" w:color="auto"/>
                    <w:bottom w:val="none" w:sz="0" w:space="0" w:color="auto"/>
                    <w:right w:val="none" w:sz="0" w:space="0" w:color="auto"/>
                  </w:divBdr>
                </w:div>
                <w:div w:id="1698237416">
                  <w:marLeft w:val="0"/>
                  <w:marRight w:val="0"/>
                  <w:marTop w:val="0"/>
                  <w:marBottom w:val="0"/>
                  <w:divBdr>
                    <w:top w:val="none" w:sz="0" w:space="0" w:color="auto"/>
                    <w:left w:val="none" w:sz="0" w:space="0" w:color="auto"/>
                    <w:bottom w:val="none" w:sz="0" w:space="0" w:color="auto"/>
                    <w:right w:val="none" w:sz="0" w:space="0" w:color="auto"/>
                  </w:divBdr>
                </w:div>
                <w:div w:id="1047100206">
                  <w:marLeft w:val="0"/>
                  <w:marRight w:val="0"/>
                  <w:marTop w:val="0"/>
                  <w:marBottom w:val="0"/>
                  <w:divBdr>
                    <w:top w:val="none" w:sz="0" w:space="0" w:color="auto"/>
                    <w:left w:val="none" w:sz="0" w:space="0" w:color="auto"/>
                    <w:bottom w:val="none" w:sz="0" w:space="0" w:color="auto"/>
                    <w:right w:val="none" w:sz="0" w:space="0" w:color="auto"/>
                  </w:divBdr>
                </w:div>
                <w:div w:id="1329939261">
                  <w:marLeft w:val="0"/>
                  <w:marRight w:val="0"/>
                  <w:marTop w:val="0"/>
                  <w:marBottom w:val="0"/>
                  <w:divBdr>
                    <w:top w:val="none" w:sz="0" w:space="0" w:color="auto"/>
                    <w:left w:val="none" w:sz="0" w:space="0" w:color="auto"/>
                    <w:bottom w:val="none" w:sz="0" w:space="0" w:color="auto"/>
                    <w:right w:val="none" w:sz="0" w:space="0" w:color="auto"/>
                  </w:divBdr>
                </w:div>
                <w:div w:id="388724679">
                  <w:marLeft w:val="0"/>
                  <w:marRight w:val="0"/>
                  <w:marTop w:val="0"/>
                  <w:marBottom w:val="0"/>
                  <w:divBdr>
                    <w:top w:val="none" w:sz="0" w:space="0" w:color="auto"/>
                    <w:left w:val="none" w:sz="0" w:space="0" w:color="auto"/>
                    <w:bottom w:val="none" w:sz="0" w:space="0" w:color="auto"/>
                    <w:right w:val="none" w:sz="0" w:space="0" w:color="auto"/>
                  </w:divBdr>
                </w:div>
                <w:div w:id="1091509451">
                  <w:marLeft w:val="0"/>
                  <w:marRight w:val="0"/>
                  <w:marTop w:val="0"/>
                  <w:marBottom w:val="0"/>
                  <w:divBdr>
                    <w:top w:val="none" w:sz="0" w:space="0" w:color="auto"/>
                    <w:left w:val="none" w:sz="0" w:space="0" w:color="auto"/>
                    <w:bottom w:val="none" w:sz="0" w:space="0" w:color="auto"/>
                    <w:right w:val="none" w:sz="0" w:space="0" w:color="auto"/>
                  </w:divBdr>
                </w:div>
                <w:div w:id="812066387">
                  <w:marLeft w:val="0"/>
                  <w:marRight w:val="0"/>
                  <w:marTop w:val="0"/>
                  <w:marBottom w:val="0"/>
                  <w:divBdr>
                    <w:top w:val="none" w:sz="0" w:space="0" w:color="auto"/>
                    <w:left w:val="none" w:sz="0" w:space="0" w:color="auto"/>
                    <w:bottom w:val="none" w:sz="0" w:space="0" w:color="auto"/>
                    <w:right w:val="none" w:sz="0" w:space="0" w:color="auto"/>
                  </w:divBdr>
                </w:div>
                <w:div w:id="1367758001">
                  <w:marLeft w:val="0"/>
                  <w:marRight w:val="0"/>
                  <w:marTop w:val="0"/>
                  <w:marBottom w:val="0"/>
                  <w:divBdr>
                    <w:top w:val="none" w:sz="0" w:space="0" w:color="auto"/>
                    <w:left w:val="none" w:sz="0" w:space="0" w:color="auto"/>
                    <w:bottom w:val="none" w:sz="0" w:space="0" w:color="auto"/>
                    <w:right w:val="none" w:sz="0" w:space="0" w:color="auto"/>
                  </w:divBdr>
                </w:div>
                <w:div w:id="804852401">
                  <w:marLeft w:val="0"/>
                  <w:marRight w:val="0"/>
                  <w:marTop w:val="0"/>
                  <w:marBottom w:val="0"/>
                  <w:divBdr>
                    <w:top w:val="none" w:sz="0" w:space="0" w:color="auto"/>
                    <w:left w:val="none" w:sz="0" w:space="0" w:color="auto"/>
                    <w:bottom w:val="none" w:sz="0" w:space="0" w:color="auto"/>
                    <w:right w:val="none" w:sz="0" w:space="0" w:color="auto"/>
                  </w:divBdr>
                </w:div>
                <w:div w:id="308092715">
                  <w:marLeft w:val="0"/>
                  <w:marRight w:val="0"/>
                  <w:marTop w:val="0"/>
                  <w:marBottom w:val="0"/>
                  <w:divBdr>
                    <w:top w:val="none" w:sz="0" w:space="0" w:color="auto"/>
                    <w:left w:val="none" w:sz="0" w:space="0" w:color="auto"/>
                    <w:bottom w:val="none" w:sz="0" w:space="0" w:color="auto"/>
                    <w:right w:val="none" w:sz="0" w:space="0" w:color="auto"/>
                  </w:divBdr>
                </w:div>
                <w:div w:id="1153258850">
                  <w:marLeft w:val="0"/>
                  <w:marRight w:val="0"/>
                  <w:marTop w:val="0"/>
                  <w:marBottom w:val="0"/>
                  <w:divBdr>
                    <w:top w:val="none" w:sz="0" w:space="0" w:color="auto"/>
                    <w:left w:val="none" w:sz="0" w:space="0" w:color="auto"/>
                    <w:bottom w:val="none" w:sz="0" w:space="0" w:color="auto"/>
                    <w:right w:val="none" w:sz="0" w:space="0" w:color="auto"/>
                  </w:divBdr>
                </w:div>
                <w:div w:id="1037387171">
                  <w:marLeft w:val="0"/>
                  <w:marRight w:val="0"/>
                  <w:marTop w:val="0"/>
                  <w:marBottom w:val="0"/>
                  <w:divBdr>
                    <w:top w:val="none" w:sz="0" w:space="0" w:color="auto"/>
                    <w:left w:val="none" w:sz="0" w:space="0" w:color="auto"/>
                    <w:bottom w:val="none" w:sz="0" w:space="0" w:color="auto"/>
                    <w:right w:val="none" w:sz="0" w:space="0" w:color="auto"/>
                  </w:divBdr>
                </w:div>
                <w:div w:id="235019736">
                  <w:marLeft w:val="0"/>
                  <w:marRight w:val="0"/>
                  <w:marTop w:val="0"/>
                  <w:marBottom w:val="0"/>
                  <w:divBdr>
                    <w:top w:val="none" w:sz="0" w:space="0" w:color="auto"/>
                    <w:left w:val="none" w:sz="0" w:space="0" w:color="auto"/>
                    <w:bottom w:val="none" w:sz="0" w:space="0" w:color="auto"/>
                    <w:right w:val="none" w:sz="0" w:space="0" w:color="auto"/>
                  </w:divBdr>
                </w:div>
                <w:div w:id="115413725">
                  <w:marLeft w:val="0"/>
                  <w:marRight w:val="0"/>
                  <w:marTop w:val="0"/>
                  <w:marBottom w:val="0"/>
                  <w:divBdr>
                    <w:top w:val="none" w:sz="0" w:space="0" w:color="auto"/>
                    <w:left w:val="none" w:sz="0" w:space="0" w:color="auto"/>
                    <w:bottom w:val="none" w:sz="0" w:space="0" w:color="auto"/>
                    <w:right w:val="none" w:sz="0" w:space="0" w:color="auto"/>
                  </w:divBdr>
                </w:div>
                <w:div w:id="1106462846">
                  <w:marLeft w:val="0"/>
                  <w:marRight w:val="0"/>
                  <w:marTop w:val="0"/>
                  <w:marBottom w:val="0"/>
                  <w:divBdr>
                    <w:top w:val="none" w:sz="0" w:space="0" w:color="auto"/>
                    <w:left w:val="none" w:sz="0" w:space="0" w:color="auto"/>
                    <w:bottom w:val="none" w:sz="0" w:space="0" w:color="auto"/>
                    <w:right w:val="none" w:sz="0" w:space="0" w:color="auto"/>
                  </w:divBdr>
                </w:div>
                <w:div w:id="456409414">
                  <w:marLeft w:val="0"/>
                  <w:marRight w:val="0"/>
                  <w:marTop w:val="0"/>
                  <w:marBottom w:val="0"/>
                  <w:divBdr>
                    <w:top w:val="none" w:sz="0" w:space="0" w:color="auto"/>
                    <w:left w:val="none" w:sz="0" w:space="0" w:color="auto"/>
                    <w:bottom w:val="none" w:sz="0" w:space="0" w:color="auto"/>
                    <w:right w:val="none" w:sz="0" w:space="0" w:color="auto"/>
                  </w:divBdr>
                </w:div>
                <w:div w:id="935551928">
                  <w:marLeft w:val="0"/>
                  <w:marRight w:val="0"/>
                  <w:marTop w:val="0"/>
                  <w:marBottom w:val="0"/>
                  <w:divBdr>
                    <w:top w:val="none" w:sz="0" w:space="0" w:color="auto"/>
                    <w:left w:val="none" w:sz="0" w:space="0" w:color="auto"/>
                    <w:bottom w:val="none" w:sz="0" w:space="0" w:color="auto"/>
                    <w:right w:val="none" w:sz="0" w:space="0" w:color="auto"/>
                  </w:divBdr>
                </w:div>
                <w:div w:id="824588471">
                  <w:marLeft w:val="0"/>
                  <w:marRight w:val="0"/>
                  <w:marTop w:val="0"/>
                  <w:marBottom w:val="0"/>
                  <w:divBdr>
                    <w:top w:val="none" w:sz="0" w:space="0" w:color="auto"/>
                    <w:left w:val="none" w:sz="0" w:space="0" w:color="auto"/>
                    <w:bottom w:val="none" w:sz="0" w:space="0" w:color="auto"/>
                    <w:right w:val="none" w:sz="0" w:space="0" w:color="auto"/>
                  </w:divBdr>
                </w:div>
                <w:div w:id="1700623588">
                  <w:marLeft w:val="0"/>
                  <w:marRight w:val="0"/>
                  <w:marTop w:val="0"/>
                  <w:marBottom w:val="0"/>
                  <w:divBdr>
                    <w:top w:val="none" w:sz="0" w:space="0" w:color="auto"/>
                    <w:left w:val="none" w:sz="0" w:space="0" w:color="auto"/>
                    <w:bottom w:val="none" w:sz="0" w:space="0" w:color="auto"/>
                    <w:right w:val="none" w:sz="0" w:space="0" w:color="auto"/>
                  </w:divBdr>
                </w:div>
                <w:div w:id="1943567126">
                  <w:marLeft w:val="0"/>
                  <w:marRight w:val="0"/>
                  <w:marTop w:val="0"/>
                  <w:marBottom w:val="0"/>
                  <w:divBdr>
                    <w:top w:val="none" w:sz="0" w:space="0" w:color="auto"/>
                    <w:left w:val="none" w:sz="0" w:space="0" w:color="auto"/>
                    <w:bottom w:val="none" w:sz="0" w:space="0" w:color="auto"/>
                    <w:right w:val="none" w:sz="0" w:space="0" w:color="auto"/>
                  </w:divBdr>
                </w:div>
                <w:div w:id="909584790">
                  <w:marLeft w:val="0"/>
                  <w:marRight w:val="0"/>
                  <w:marTop w:val="0"/>
                  <w:marBottom w:val="0"/>
                  <w:divBdr>
                    <w:top w:val="none" w:sz="0" w:space="0" w:color="auto"/>
                    <w:left w:val="none" w:sz="0" w:space="0" w:color="auto"/>
                    <w:bottom w:val="none" w:sz="0" w:space="0" w:color="auto"/>
                    <w:right w:val="none" w:sz="0" w:space="0" w:color="auto"/>
                  </w:divBdr>
                </w:div>
                <w:div w:id="1760640244">
                  <w:marLeft w:val="0"/>
                  <w:marRight w:val="0"/>
                  <w:marTop w:val="0"/>
                  <w:marBottom w:val="0"/>
                  <w:divBdr>
                    <w:top w:val="none" w:sz="0" w:space="0" w:color="auto"/>
                    <w:left w:val="none" w:sz="0" w:space="0" w:color="auto"/>
                    <w:bottom w:val="none" w:sz="0" w:space="0" w:color="auto"/>
                    <w:right w:val="none" w:sz="0" w:space="0" w:color="auto"/>
                  </w:divBdr>
                </w:div>
                <w:div w:id="1916351846">
                  <w:marLeft w:val="0"/>
                  <w:marRight w:val="0"/>
                  <w:marTop w:val="0"/>
                  <w:marBottom w:val="0"/>
                  <w:divBdr>
                    <w:top w:val="none" w:sz="0" w:space="0" w:color="auto"/>
                    <w:left w:val="none" w:sz="0" w:space="0" w:color="auto"/>
                    <w:bottom w:val="none" w:sz="0" w:space="0" w:color="auto"/>
                    <w:right w:val="none" w:sz="0" w:space="0" w:color="auto"/>
                  </w:divBdr>
                </w:div>
                <w:div w:id="421611240">
                  <w:marLeft w:val="0"/>
                  <w:marRight w:val="0"/>
                  <w:marTop w:val="0"/>
                  <w:marBottom w:val="0"/>
                  <w:divBdr>
                    <w:top w:val="none" w:sz="0" w:space="0" w:color="auto"/>
                    <w:left w:val="none" w:sz="0" w:space="0" w:color="auto"/>
                    <w:bottom w:val="none" w:sz="0" w:space="0" w:color="auto"/>
                    <w:right w:val="none" w:sz="0" w:space="0" w:color="auto"/>
                  </w:divBdr>
                </w:div>
                <w:div w:id="1204564826">
                  <w:marLeft w:val="0"/>
                  <w:marRight w:val="0"/>
                  <w:marTop w:val="0"/>
                  <w:marBottom w:val="0"/>
                  <w:divBdr>
                    <w:top w:val="none" w:sz="0" w:space="0" w:color="auto"/>
                    <w:left w:val="none" w:sz="0" w:space="0" w:color="auto"/>
                    <w:bottom w:val="none" w:sz="0" w:space="0" w:color="auto"/>
                    <w:right w:val="none" w:sz="0" w:space="0" w:color="auto"/>
                  </w:divBdr>
                </w:div>
                <w:div w:id="152306682">
                  <w:marLeft w:val="0"/>
                  <w:marRight w:val="0"/>
                  <w:marTop w:val="0"/>
                  <w:marBottom w:val="0"/>
                  <w:divBdr>
                    <w:top w:val="none" w:sz="0" w:space="0" w:color="auto"/>
                    <w:left w:val="none" w:sz="0" w:space="0" w:color="auto"/>
                    <w:bottom w:val="none" w:sz="0" w:space="0" w:color="auto"/>
                    <w:right w:val="none" w:sz="0" w:space="0" w:color="auto"/>
                  </w:divBdr>
                </w:div>
                <w:div w:id="402222616">
                  <w:marLeft w:val="0"/>
                  <w:marRight w:val="0"/>
                  <w:marTop w:val="0"/>
                  <w:marBottom w:val="0"/>
                  <w:divBdr>
                    <w:top w:val="none" w:sz="0" w:space="0" w:color="auto"/>
                    <w:left w:val="none" w:sz="0" w:space="0" w:color="auto"/>
                    <w:bottom w:val="none" w:sz="0" w:space="0" w:color="auto"/>
                    <w:right w:val="none" w:sz="0" w:space="0" w:color="auto"/>
                  </w:divBdr>
                </w:div>
                <w:div w:id="1175416329">
                  <w:marLeft w:val="0"/>
                  <w:marRight w:val="0"/>
                  <w:marTop w:val="0"/>
                  <w:marBottom w:val="0"/>
                  <w:divBdr>
                    <w:top w:val="none" w:sz="0" w:space="0" w:color="auto"/>
                    <w:left w:val="none" w:sz="0" w:space="0" w:color="auto"/>
                    <w:bottom w:val="none" w:sz="0" w:space="0" w:color="auto"/>
                    <w:right w:val="none" w:sz="0" w:space="0" w:color="auto"/>
                  </w:divBdr>
                </w:div>
                <w:div w:id="1955093623">
                  <w:marLeft w:val="0"/>
                  <w:marRight w:val="0"/>
                  <w:marTop w:val="0"/>
                  <w:marBottom w:val="0"/>
                  <w:divBdr>
                    <w:top w:val="none" w:sz="0" w:space="0" w:color="auto"/>
                    <w:left w:val="none" w:sz="0" w:space="0" w:color="auto"/>
                    <w:bottom w:val="none" w:sz="0" w:space="0" w:color="auto"/>
                    <w:right w:val="none" w:sz="0" w:space="0" w:color="auto"/>
                  </w:divBdr>
                </w:div>
                <w:div w:id="1732773139">
                  <w:marLeft w:val="0"/>
                  <w:marRight w:val="0"/>
                  <w:marTop w:val="0"/>
                  <w:marBottom w:val="0"/>
                  <w:divBdr>
                    <w:top w:val="none" w:sz="0" w:space="0" w:color="auto"/>
                    <w:left w:val="none" w:sz="0" w:space="0" w:color="auto"/>
                    <w:bottom w:val="none" w:sz="0" w:space="0" w:color="auto"/>
                    <w:right w:val="none" w:sz="0" w:space="0" w:color="auto"/>
                  </w:divBdr>
                </w:div>
                <w:div w:id="726614401">
                  <w:marLeft w:val="0"/>
                  <w:marRight w:val="0"/>
                  <w:marTop w:val="0"/>
                  <w:marBottom w:val="0"/>
                  <w:divBdr>
                    <w:top w:val="none" w:sz="0" w:space="0" w:color="auto"/>
                    <w:left w:val="none" w:sz="0" w:space="0" w:color="auto"/>
                    <w:bottom w:val="none" w:sz="0" w:space="0" w:color="auto"/>
                    <w:right w:val="none" w:sz="0" w:space="0" w:color="auto"/>
                  </w:divBdr>
                </w:div>
                <w:div w:id="106392334">
                  <w:marLeft w:val="0"/>
                  <w:marRight w:val="0"/>
                  <w:marTop w:val="0"/>
                  <w:marBottom w:val="0"/>
                  <w:divBdr>
                    <w:top w:val="none" w:sz="0" w:space="0" w:color="auto"/>
                    <w:left w:val="none" w:sz="0" w:space="0" w:color="auto"/>
                    <w:bottom w:val="none" w:sz="0" w:space="0" w:color="auto"/>
                    <w:right w:val="none" w:sz="0" w:space="0" w:color="auto"/>
                  </w:divBdr>
                </w:div>
                <w:div w:id="556092267">
                  <w:marLeft w:val="0"/>
                  <w:marRight w:val="0"/>
                  <w:marTop w:val="0"/>
                  <w:marBottom w:val="0"/>
                  <w:divBdr>
                    <w:top w:val="none" w:sz="0" w:space="0" w:color="auto"/>
                    <w:left w:val="none" w:sz="0" w:space="0" w:color="auto"/>
                    <w:bottom w:val="none" w:sz="0" w:space="0" w:color="auto"/>
                    <w:right w:val="none" w:sz="0" w:space="0" w:color="auto"/>
                  </w:divBdr>
                </w:div>
                <w:div w:id="1754621336">
                  <w:marLeft w:val="0"/>
                  <w:marRight w:val="0"/>
                  <w:marTop w:val="0"/>
                  <w:marBottom w:val="0"/>
                  <w:divBdr>
                    <w:top w:val="none" w:sz="0" w:space="0" w:color="auto"/>
                    <w:left w:val="none" w:sz="0" w:space="0" w:color="auto"/>
                    <w:bottom w:val="none" w:sz="0" w:space="0" w:color="auto"/>
                    <w:right w:val="none" w:sz="0" w:space="0" w:color="auto"/>
                  </w:divBdr>
                </w:div>
                <w:div w:id="601569857">
                  <w:marLeft w:val="0"/>
                  <w:marRight w:val="0"/>
                  <w:marTop w:val="0"/>
                  <w:marBottom w:val="0"/>
                  <w:divBdr>
                    <w:top w:val="none" w:sz="0" w:space="0" w:color="auto"/>
                    <w:left w:val="none" w:sz="0" w:space="0" w:color="auto"/>
                    <w:bottom w:val="none" w:sz="0" w:space="0" w:color="auto"/>
                    <w:right w:val="none" w:sz="0" w:space="0" w:color="auto"/>
                  </w:divBdr>
                </w:div>
                <w:div w:id="1559707618">
                  <w:marLeft w:val="0"/>
                  <w:marRight w:val="0"/>
                  <w:marTop w:val="0"/>
                  <w:marBottom w:val="0"/>
                  <w:divBdr>
                    <w:top w:val="none" w:sz="0" w:space="0" w:color="auto"/>
                    <w:left w:val="none" w:sz="0" w:space="0" w:color="auto"/>
                    <w:bottom w:val="none" w:sz="0" w:space="0" w:color="auto"/>
                    <w:right w:val="none" w:sz="0" w:space="0" w:color="auto"/>
                  </w:divBdr>
                </w:div>
                <w:div w:id="1329988986">
                  <w:marLeft w:val="0"/>
                  <w:marRight w:val="0"/>
                  <w:marTop w:val="0"/>
                  <w:marBottom w:val="0"/>
                  <w:divBdr>
                    <w:top w:val="none" w:sz="0" w:space="0" w:color="auto"/>
                    <w:left w:val="none" w:sz="0" w:space="0" w:color="auto"/>
                    <w:bottom w:val="none" w:sz="0" w:space="0" w:color="auto"/>
                    <w:right w:val="none" w:sz="0" w:space="0" w:color="auto"/>
                  </w:divBdr>
                </w:div>
                <w:div w:id="708183706">
                  <w:marLeft w:val="0"/>
                  <w:marRight w:val="0"/>
                  <w:marTop w:val="0"/>
                  <w:marBottom w:val="0"/>
                  <w:divBdr>
                    <w:top w:val="none" w:sz="0" w:space="0" w:color="auto"/>
                    <w:left w:val="none" w:sz="0" w:space="0" w:color="auto"/>
                    <w:bottom w:val="none" w:sz="0" w:space="0" w:color="auto"/>
                    <w:right w:val="none" w:sz="0" w:space="0" w:color="auto"/>
                  </w:divBdr>
                </w:div>
                <w:div w:id="1556819790">
                  <w:marLeft w:val="0"/>
                  <w:marRight w:val="0"/>
                  <w:marTop w:val="0"/>
                  <w:marBottom w:val="0"/>
                  <w:divBdr>
                    <w:top w:val="none" w:sz="0" w:space="0" w:color="auto"/>
                    <w:left w:val="none" w:sz="0" w:space="0" w:color="auto"/>
                    <w:bottom w:val="none" w:sz="0" w:space="0" w:color="auto"/>
                    <w:right w:val="none" w:sz="0" w:space="0" w:color="auto"/>
                  </w:divBdr>
                </w:div>
                <w:div w:id="1755545499">
                  <w:marLeft w:val="0"/>
                  <w:marRight w:val="0"/>
                  <w:marTop w:val="0"/>
                  <w:marBottom w:val="0"/>
                  <w:divBdr>
                    <w:top w:val="none" w:sz="0" w:space="0" w:color="auto"/>
                    <w:left w:val="none" w:sz="0" w:space="0" w:color="auto"/>
                    <w:bottom w:val="none" w:sz="0" w:space="0" w:color="auto"/>
                    <w:right w:val="none" w:sz="0" w:space="0" w:color="auto"/>
                  </w:divBdr>
                </w:div>
                <w:div w:id="416438126">
                  <w:marLeft w:val="0"/>
                  <w:marRight w:val="0"/>
                  <w:marTop w:val="0"/>
                  <w:marBottom w:val="0"/>
                  <w:divBdr>
                    <w:top w:val="none" w:sz="0" w:space="0" w:color="auto"/>
                    <w:left w:val="none" w:sz="0" w:space="0" w:color="auto"/>
                    <w:bottom w:val="none" w:sz="0" w:space="0" w:color="auto"/>
                    <w:right w:val="none" w:sz="0" w:space="0" w:color="auto"/>
                  </w:divBdr>
                </w:div>
                <w:div w:id="950631051">
                  <w:marLeft w:val="0"/>
                  <w:marRight w:val="0"/>
                  <w:marTop w:val="0"/>
                  <w:marBottom w:val="0"/>
                  <w:divBdr>
                    <w:top w:val="none" w:sz="0" w:space="0" w:color="auto"/>
                    <w:left w:val="none" w:sz="0" w:space="0" w:color="auto"/>
                    <w:bottom w:val="none" w:sz="0" w:space="0" w:color="auto"/>
                    <w:right w:val="none" w:sz="0" w:space="0" w:color="auto"/>
                  </w:divBdr>
                </w:div>
                <w:div w:id="1260486435">
                  <w:marLeft w:val="0"/>
                  <w:marRight w:val="0"/>
                  <w:marTop w:val="0"/>
                  <w:marBottom w:val="0"/>
                  <w:divBdr>
                    <w:top w:val="none" w:sz="0" w:space="0" w:color="auto"/>
                    <w:left w:val="none" w:sz="0" w:space="0" w:color="auto"/>
                    <w:bottom w:val="none" w:sz="0" w:space="0" w:color="auto"/>
                    <w:right w:val="none" w:sz="0" w:space="0" w:color="auto"/>
                  </w:divBdr>
                </w:div>
                <w:div w:id="474956327">
                  <w:marLeft w:val="0"/>
                  <w:marRight w:val="0"/>
                  <w:marTop w:val="0"/>
                  <w:marBottom w:val="0"/>
                  <w:divBdr>
                    <w:top w:val="none" w:sz="0" w:space="0" w:color="auto"/>
                    <w:left w:val="none" w:sz="0" w:space="0" w:color="auto"/>
                    <w:bottom w:val="none" w:sz="0" w:space="0" w:color="auto"/>
                    <w:right w:val="none" w:sz="0" w:space="0" w:color="auto"/>
                  </w:divBdr>
                </w:div>
                <w:div w:id="1631864355">
                  <w:marLeft w:val="0"/>
                  <w:marRight w:val="0"/>
                  <w:marTop w:val="0"/>
                  <w:marBottom w:val="0"/>
                  <w:divBdr>
                    <w:top w:val="none" w:sz="0" w:space="0" w:color="auto"/>
                    <w:left w:val="none" w:sz="0" w:space="0" w:color="auto"/>
                    <w:bottom w:val="none" w:sz="0" w:space="0" w:color="auto"/>
                    <w:right w:val="none" w:sz="0" w:space="0" w:color="auto"/>
                  </w:divBdr>
                </w:div>
                <w:div w:id="1218084528">
                  <w:marLeft w:val="0"/>
                  <w:marRight w:val="0"/>
                  <w:marTop w:val="0"/>
                  <w:marBottom w:val="0"/>
                  <w:divBdr>
                    <w:top w:val="none" w:sz="0" w:space="0" w:color="auto"/>
                    <w:left w:val="none" w:sz="0" w:space="0" w:color="auto"/>
                    <w:bottom w:val="none" w:sz="0" w:space="0" w:color="auto"/>
                    <w:right w:val="none" w:sz="0" w:space="0" w:color="auto"/>
                  </w:divBdr>
                </w:div>
                <w:div w:id="1630277565">
                  <w:marLeft w:val="0"/>
                  <w:marRight w:val="0"/>
                  <w:marTop w:val="0"/>
                  <w:marBottom w:val="0"/>
                  <w:divBdr>
                    <w:top w:val="none" w:sz="0" w:space="0" w:color="auto"/>
                    <w:left w:val="none" w:sz="0" w:space="0" w:color="auto"/>
                    <w:bottom w:val="none" w:sz="0" w:space="0" w:color="auto"/>
                    <w:right w:val="none" w:sz="0" w:space="0" w:color="auto"/>
                  </w:divBdr>
                </w:div>
                <w:div w:id="1517452789">
                  <w:marLeft w:val="0"/>
                  <w:marRight w:val="0"/>
                  <w:marTop w:val="0"/>
                  <w:marBottom w:val="0"/>
                  <w:divBdr>
                    <w:top w:val="none" w:sz="0" w:space="0" w:color="auto"/>
                    <w:left w:val="none" w:sz="0" w:space="0" w:color="auto"/>
                    <w:bottom w:val="none" w:sz="0" w:space="0" w:color="auto"/>
                    <w:right w:val="none" w:sz="0" w:space="0" w:color="auto"/>
                  </w:divBdr>
                </w:div>
                <w:div w:id="1310862803">
                  <w:marLeft w:val="0"/>
                  <w:marRight w:val="0"/>
                  <w:marTop w:val="0"/>
                  <w:marBottom w:val="0"/>
                  <w:divBdr>
                    <w:top w:val="none" w:sz="0" w:space="0" w:color="auto"/>
                    <w:left w:val="none" w:sz="0" w:space="0" w:color="auto"/>
                    <w:bottom w:val="none" w:sz="0" w:space="0" w:color="auto"/>
                    <w:right w:val="none" w:sz="0" w:space="0" w:color="auto"/>
                  </w:divBdr>
                </w:div>
                <w:div w:id="48696231">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898466457">
                  <w:marLeft w:val="0"/>
                  <w:marRight w:val="0"/>
                  <w:marTop w:val="0"/>
                  <w:marBottom w:val="0"/>
                  <w:divBdr>
                    <w:top w:val="none" w:sz="0" w:space="0" w:color="auto"/>
                    <w:left w:val="none" w:sz="0" w:space="0" w:color="auto"/>
                    <w:bottom w:val="none" w:sz="0" w:space="0" w:color="auto"/>
                    <w:right w:val="none" w:sz="0" w:space="0" w:color="auto"/>
                  </w:divBdr>
                </w:div>
                <w:div w:id="692153309">
                  <w:marLeft w:val="0"/>
                  <w:marRight w:val="0"/>
                  <w:marTop w:val="0"/>
                  <w:marBottom w:val="0"/>
                  <w:divBdr>
                    <w:top w:val="none" w:sz="0" w:space="0" w:color="auto"/>
                    <w:left w:val="none" w:sz="0" w:space="0" w:color="auto"/>
                    <w:bottom w:val="none" w:sz="0" w:space="0" w:color="auto"/>
                    <w:right w:val="none" w:sz="0" w:space="0" w:color="auto"/>
                  </w:divBdr>
                </w:div>
                <w:div w:id="364478255">
                  <w:marLeft w:val="0"/>
                  <w:marRight w:val="0"/>
                  <w:marTop w:val="0"/>
                  <w:marBottom w:val="0"/>
                  <w:divBdr>
                    <w:top w:val="none" w:sz="0" w:space="0" w:color="auto"/>
                    <w:left w:val="none" w:sz="0" w:space="0" w:color="auto"/>
                    <w:bottom w:val="none" w:sz="0" w:space="0" w:color="auto"/>
                    <w:right w:val="none" w:sz="0" w:space="0" w:color="auto"/>
                  </w:divBdr>
                </w:div>
                <w:div w:id="1778594269">
                  <w:marLeft w:val="0"/>
                  <w:marRight w:val="0"/>
                  <w:marTop w:val="0"/>
                  <w:marBottom w:val="0"/>
                  <w:divBdr>
                    <w:top w:val="none" w:sz="0" w:space="0" w:color="auto"/>
                    <w:left w:val="none" w:sz="0" w:space="0" w:color="auto"/>
                    <w:bottom w:val="none" w:sz="0" w:space="0" w:color="auto"/>
                    <w:right w:val="none" w:sz="0" w:space="0" w:color="auto"/>
                  </w:divBdr>
                </w:div>
                <w:div w:id="149181308">
                  <w:marLeft w:val="0"/>
                  <w:marRight w:val="0"/>
                  <w:marTop w:val="0"/>
                  <w:marBottom w:val="0"/>
                  <w:divBdr>
                    <w:top w:val="none" w:sz="0" w:space="0" w:color="auto"/>
                    <w:left w:val="none" w:sz="0" w:space="0" w:color="auto"/>
                    <w:bottom w:val="none" w:sz="0" w:space="0" w:color="auto"/>
                    <w:right w:val="none" w:sz="0" w:space="0" w:color="auto"/>
                  </w:divBdr>
                </w:div>
                <w:div w:id="1297174594">
                  <w:marLeft w:val="0"/>
                  <w:marRight w:val="0"/>
                  <w:marTop w:val="0"/>
                  <w:marBottom w:val="0"/>
                  <w:divBdr>
                    <w:top w:val="none" w:sz="0" w:space="0" w:color="auto"/>
                    <w:left w:val="none" w:sz="0" w:space="0" w:color="auto"/>
                    <w:bottom w:val="none" w:sz="0" w:space="0" w:color="auto"/>
                    <w:right w:val="none" w:sz="0" w:space="0" w:color="auto"/>
                  </w:divBdr>
                </w:div>
                <w:div w:id="101001140">
                  <w:marLeft w:val="0"/>
                  <w:marRight w:val="0"/>
                  <w:marTop w:val="0"/>
                  <w:marBottom w:val="0"/>
                  <w:divBdr>
                    <w:top w:val="none" w:sz="0" w:space="0" w:color="auto"/>
                    <w:left w:val="none" w:sz="0" w:space="0" w:color="auto"/>
                    <w:bottom w:val="none" w:sz="0" w:space="0" w:color="auto"/>
                    <w:right w:val="none" w:sz="0" w:space="0" w:color="auto"/>
                  </w:divBdr>
                </w:div>
                <w:div w:id="739865084">
                  <w:marLeft w:val="0"/>
                  <w:marRight w:val="0"/>
                  <w:marTop w:val="0"/>
                  <w:marBottom w:val="0"/>
                  <w:divBdr>
                    <w:top w:val="none" w:sz="0" w:space="0" w:color="auto"/>
                    <w:left w:val="none" w:sz="0" w:space="0" w:color="auto"/>
                    <w:bottom w:val="none" w:sz="0" w:space="0" w:color="auto"/>
                    <w:right w:val="none" w:sz="0" w:space="0" w:color="auto"/>
                  </w:divBdr>
                </w:div>
                <w:div w:id="2039119117">
                  <w:marLeft w:val="0"/>
                  <w:marRight w:val="0"/>
                  <w:marTop w:val="0"/>
                  <w:marBottom w:val="0"/>
                  <w:divBdr>
                    <w:top w:val="none" w:sz="0" w:space="0" w:color="auto"/>
                    <w:left w:val="none" w:sz="0" w:space="0" w:color="auto"/>
                    <w:bottom w:val="none" w:sz="0" w:space="0" w:color="auto"/>
                    <w:right w:val="none" w:sz="0" w:space="0" w:color="auto"/>
                  </w:divBdr>
                </w:div>
                <w:div w:id="59328519">
                  <w:marLeft w:val="0"/>
                  <w:marRight w:val="0"/>
                  <w:marTop w:val="0"/>
                  <w:marBottom w:val="0"/>
                  <w:divBdr>
                    <w:top w:val="none" w:sz="0" w:space="0" w:color="auto"/>
                    <w:left w:val="none" w:sz="0" w:space="0" w:color="auto"/>
                    <w:bottom w:val="none" w:sz="0" w:space="0" w:color="auto"/>
                    <w:right w:val="none" w:sz="0" w:space="0" w:color="auto"/>
                  </w:divBdr>
                </w:div>
                <w:div w:id="1430083186">
                  <w:marLeft w:val="0"/>
                  <w:marRight w:val="0"/>
                  <w:marTop w:val="0"/>
                  <w:marBottom w:val="0"/>
                  <w:divBdr>
                    <w:top w:val="none" w:sz="0" w:space="0" w:color="auto"/>
                    <w:left w:val="none" w:sz="0" w:space="0" w:color="auto"/>
                    <w:bottom w:val="none" w:sz="0" w:space="0" w:color="auto"/>
                    <w:right w:val="none" w:sz="0" w:space="0" w:color="auto"/>
                  </w:divBdr>
                </w:div>
                <w:div w:id="2004164933">
                  <w:marLeft w:val="0"/>
                  <w:marRight w:val="0"/>
                  <w:marTop w:val="0"/>
                  <w:marBottom w:val="0"/>
                  <w:divBdr>
                    <w:top w:val="none" w:sz="0" w:space="0" w:color="auto"/>
                    <w:left w:val="none" w:sz="0" w:space="0" w:color="auto"/>
                    <w:bottom w:val="none" w:sz="0" w:space="0" w:color="auto"/>
                    <w:right w:val="none" w:sz="0" w:space="0" w:color="auto"/>
                  </w:divBdr>
                </w:div>
                <w:div w:id="2021858855">
                  <w:marLeft w:val="0"/>
                  <w:marRight w:val="0"/>
                  <w:marTop w:val="0"/>
                  <w:marBottom w:val="0"/>
                  <w:divBdr>
                    <w:top w:val="none" w:sz="0" w:space="0" w:color="auto"/>
                    <w:left w:val="none" w:sz="0" w:space="0" w:color="auto"/>
                    <w:bottom w:val="none" w:sz="0" w:space="0" w:color="auto"/>
                    <w:right w:val="none" w:sz="0" w:space="0" w:color="auto"/>
                  </w:divBdr>
                </w:div>
                <w:div w:id="1359552185">
                  <w:marLeft w:val="0"/>
                  <w:marRight w:val="0"/>
                  <w:marTop w:val="0"/>
                  <w:marBottom w:val="0"/>
                  <w:divBdr>
                    <w:top w:val="none" w:sz="0" w:space="0" w:color="auto"/>
                    <w:left w:val="none" w:sz="0" w:space="0" w:color="auto"/>
                    <w:bottom w:val="none" w:sz="0" w:space="0" w:color="auto"/>
                    <w:right w:val="none" w:sz="0" w:space="0" w:color="auto"/>
                  </w:divBdr>
                </w:div>
                <w:div w:id="855459759">
                  <w:marLeft w:val="0"/>
                  <w:marRight w:val="0"/>
                  <w:marTop w:val="0"/>
                  <w:marBottom w:val="0"/>
                  <w:divBdr>
                    <w:top w:val="none" w:sz="0" w:space="0" w:color="auto"/>
                    <w:left w:val="none" w:sz="0" w:space="0" w:color="auto"/>
                    <w:bottom w:val="none" w:sz="0" w:space="0" w:color="auto"/>
                    <w:right w:val="none" w:sz="0" w:space="0" w:color="auto"/>
                  </w:divBdr>
                </w:div>
                <w:div w:id="741560962">
                  <w:marLeft w:val="0"/>
                  <w:marRight w:val="0"/>
                  <w:marTop w:val="0"/>
                  <w:marBottom w:val="0"/>
                  <w:divBdr>
                    <w:top w:val="none" w:sz="0" w:space="0" w:color="auto"/>
                    <w:left w:val="none" w:sz="0" w:space="0" w:color="auto"/>
                    <w:bottom w:val="none" w:sz="0" w:space="0" w:color="auto"/>
                    <w:right w:val="none" w:sz="0" w:space="0" w:color="auto"/>
                  </w:divBdr>
                </w:div>
                <w:div w:id="1681078462">
                  <w:marLeft w:val="0"/>
                  <w:marRight w:val="0"/>
                  <w:marTop w:val="0"/>
                  <w:marBottom w:val="0"/>
                  <w:divBdr>
                    <w:top w:val="none" w:sz="0" w:space="0" w:color="auto"/>
                    <w:left w:val="none" w:sz="0" w:space="0" w:color="auto"/>
                    <w:bottom w:val="none" w:sz="0" w:space="0" w:color="auto"/>
                    <w:right w:val="none" w:sz="0" w:space="0" w:color="auto"/>
                  </w:divBdr>
                </w:div>
                <w:div w:id="2000696540">
                  <w:marLeft w:val="0"/>
                  <w:marRight w:val="0"/>
                  <w:marTop w:val="0"/>
                  <w:marBottom w:val="0"/>
                  <w:divBdr>
                    <w:top w:val="none" w:sz="0" w:space="0" w:color="auto"/>
                    <w:left w:val="none" w:sz="0" w:space="0" w:color="auto"/>
                    <w:bottom w:val="none" w:sz="0" w:space="0" w:color="auto"/>
                    <w:right w:val="none" w:sz="0" w:space="0" w:color="auto"/>
                  </w:divBdr>
                </w:div>
                <w:div w:id="55008415">
                  <w:marLeft w:val="0"/>
                  <w:marRight w:val="0"/>
                  <w:marTop w:val="0"/>
                  <w:marBottom w:val="0"/>
                  <w:divBdr>
                    <w:top w:val="none" w:sz="0" w:space="0" w:color="auto"/>
                    <w:left w:val="none" w:sz="0" w:space="0" w:color="auto"/>
                    <w:bottom w:val="none" w:sz="0" w:space="0" w:color="auto"/>
                    <w:right w:val="none" w:sz="0" w:space="0" w:color="auto"/>
                  </w:divBdr>
                </w:div>
                <w:div w:id="1473791287">
                  <w:marLeft w:val="0"/>
                  <w:marRight w:val="0"/>
                  <w:marTop w:val="0"/>
                  <w:marBottom w:val="0"/>
                  <w:divBdr>
                    <w:top w:val="none" w:sz="0" w:space="0" w:color="auto"/>
                    <w:left w:val="none" w:sz="0" w:space="0" w:color="auto"/>
                    <w:bottom w:val="none" w:sz="0" w:space="0" w:color="auto"/>
                    <w:right w:val="none" w:sz="0" w:space="0" w:color="auto"/>
                  </w:divBdr>
                </w:div>
                <w:div w:id="2112361358">
                  <w:marLeft w:val="0"/>
                  <w:marRight w:val="0"/>
                  <w:marTop w:val="0"/>
                  <w:marBottom w:val="0"/>
                  <w:divBdr>
                    <w:top w:val="none" w:sz="0" w:space="0" w:color="auto"/>
                    <w:left w:val="none" w:sz="0" w:space="0" w:color="auto"/>
                    <w:bottom w:val="none" w:sz="0" w:space="0" w:color="auto"/>
                    <w:right w:val="none" w:sz="0" w:space="0" w:color="auto"/>
                  </w:divBdr>
                </w:div>
                <w:div w:id="906769782">
                  <w:marLeft w:val="0"/>
                  <w:marRight w:val="0"/>
                  <w:marTop w:val="0"/>
                  <w:marBottom w:val="0"/>
                  <w:divBdr>
                    <w:top w:val="none" w:sz="0" w:space="0" w:color="auto"/>
                    <w:left w:val="none" w:sz="0" w:space="0" w:color="auto"/>
                    <w:bottom w:val="none" w:sz="0" w:space="0" w:color="auto"/>
                    <w:right w:val="none" w:sz="0" w:space="0" w:color="auto"/>
                  </w:divBdr>
                </w:div>
                <w:div w:id="226647740">
                  <w:marLeft w:val="0"/>
                  <w:marRight w:val="0"/>
                  <w:marTop w:val="0"/>
                  <w:marBottom w:val="0"/>
                  <w:divBdr>
                    <w:top w:val="none" w:sz="0" w:space="0" w:color="auto"/>
                    <w:left w:val="none" w:sz="0" w:space="0" w:color="auto"/>
                    <w:bottom w:val="none" w:sz="0" w:space="0" w:color="auto"/>
                    <w:right w:val="none" w:sz="0" w:space="0" w:color="auto"/>
                  </w:divBdr>
                </w:div>
                <w:div w:id="1887571087">
                  <w:marLeft w:val="0"/>
                  <w:marRight w:val="0"/>
                  <w:marTop w:val="0"/>
                  <w:marBottom w:val="0"/>
                  <w:divBdr>
                    <w:top w:val="none" w:sz="0" w:space="0" w:color="auto"/>
                    <w:left w:val="none" w:sz="0" w:space="0" w:color="auto"/>
                    <w:bottom w:val="none" w:sz="0" w:space="0" w:color="auto"/>
                    <w:right w:val="none" w:sz="0" w:space="0" w:color="auto"/>
                  </w:divBdr>
                </w:div>
                <w:div w:id="1289437403">
                  <w:marLeft w:val="0"/>
                  <w:marRight w:val="0"/>
                  <w:marTop w:val="0"/>
                  <w:marBottom w:val="0"/>
                  <w:divBdr>
                    <w:top w:val="none" w:sz="0" w:space="0" w:color="auto"/>
                    <w:left w:val="none" w:sz="0" w:space="0" w:color="auto"/>
                    <w:bottom w:val="none" w:sz="0" w:space="0" w:color="auto"/>
                    <w:right w:val="none" w:sz="0" w:space="0" w:color="auto"/>
                  </w:divBdr>
                </w:div>
                <w:div w:id="1044017738">
                  <w:marLeft w:val="0"/>
                  <w:marRight w:val="0"/>
                  <w:marTop w:val="0"/>
                  <w:marBottom w:val="0"/>
                  <w:divBdr>
                    <w:top w:val="none" w:sz="0" w:space="0" w:color="auto"/>
                    <w:left w:val="none" w:sz="0" w:space="0" w:color="auto"/>
                    <w:bottom w:val="none" w:sz="0" w:space="0" w:color="auto"/>
                    <w:right w:val="none" w:sz="0" w:space="0" w:color="auto"/>
                  </w:divBdr>
                </w:div>
                <w:div w:id="904073323">
                  <w:marLeft w:val="0"/>
                  <w:marRight w:val="0"/>
                  <w:marTop w:val="0"/>
                  <w:marBottom w:val="0"/>
                  <w:divBdr>
                    <w:top w:val="none" w:sz="0" w:space="0" w:color="auto"/>
                    <w:left w:val="none" w:sz="0" w:space="0" w:color="auto"/>
                    <w:bottom w:val="none" w:sz="0" w:space="0" w:color="auto"/>
                    <w:right w:val="none" w:sz="0" w:space="0" w:color="auto"/>
                  </w:divBdr>
                </w:div>
                <w:div w:id="1587693755">
                  <w:marLeft w:val="0"/>
                  <w:marRight w:val="0"/>
                  <w:marTop w:val="0"/>
                  <w:marBottom w:val="0"/>
                  <w:divBdr>
                    <w:top w:val="none" w:sz="0" w:space="0" w:color="auto"/>
                    <w:left w:val="none" w:sz="0" w:space="0" w:color="auto"/>
                    <w:bottom w:val="none" w:sz="0" w:space="0" w:color="auto"/>
                    <w:right w:val="none" w:sz="0" w:space="0" w:color="auto"/>
                  </w:divBdr>
                </w:div>
                <w:div w:id="1221669332">
                  <w:marLeft w:val="0"/>
                  <w:marRight w:val="0"/>
                  <w:marTop w:val="0"/>
                  <w:marBottom w:val="0"/>
                  <w:divBdr>
                    <w:top w:val="none" w:sz="0" w:space="0" w:color="auto"/>
                    <w:left w:val="none" w:sz="0" w:space="0" w:color="auto"/>
                    <w:bottom w:val="none" w:sz="0" w:space="0" w:color="auto"/>
                    <w:right w:val="none" w:sz="0" w:space="0" w:color="auto"/>
                  </w:divBdr>
                </w:div>
                <w:div w:id="696588147">
                  <w:marLeft w:val="0"/>
                  <w:marRight w:val="0"/>
                  <w:marTop w:val="0"/>
                  <w:marBottom w:val="0"/>
                  <w:divBdr>
                    <w:top w:val="none" w:sz="0" w:space="0" w:color="auto"/>
                    <w:left w:val="none" w:sz="0" w:space="0" w:color="auto"/>
                    <w:bottom w:val="none" w:sz="0" w:space="0" w:color="auto"/>
                    <w:right w:val="none" w:sz="0" w:space="0" w:color="auto"/>
                  </w:divBdr>
                </w:div>
                <w:div w:id="895943047">
                  <w:marLeft w:val="0"/>
                  <w:marRight w:val="0"/>
                  <w:marTop w:val="0"/>
                  <w:marBottom w:val="0"/>
                  <w:divBdr>
                    <w:top w:val="none" w:sz="0" w:space="0" w:color="auto"/>
                    <w:left w:val="none" w:sz="0" w:space="0" w:color="auto"/>
                    <w:bottom w:val="none" w:sz="0" w:space="0" w:color="auto"/>
                    <w:right w:val="none" w:sz="0" w:space="0" w:color="auto"/>
                  </w:divBdr>
                </w:div>
                <w:div w:id="709187831">
                  <w:marLeft w:val="0"/>
                  <w:marRight w:val="0"/>
                  <w:marTop w:val="0"/>
                  <w:marBottom w:val="0"/>
                  <w:divBdr>
                    <w:top w:val="none" w:sz="0" w:space="0" w:color="auto"/>
                    <w:left w:val="none" w:sz="0" w:space="0" w:color="auto"/>
                    <w:bottom w:val="none" w:sz="0" w:space="0" w:color="auto"/>
                    <w:right w:val="none" w:sz="0" w:space="0" w:color="auto"/>
                  </w:divBdr>
                </w:div>
                <w:div w:id="770515079">
                  <w:marLeft w:val="0"/>
                  <w:marRight w:val="0"/>
                  <w:marTop w:val="0"/>
                  <w:marBottom w:val="0"/>
                  <w:divBdr>
                    <w:top w:val="none" w:sz="0" w:space="0" w:color="auto"/>
                    <w:left w:val="none" w:sz="0" w:space="0" w:color="auto"/>
                    <w:bottom w:val="none" w:sz="0" w:space="0" w:color="auto"/>
                    <w:right w:val="none" w:sz="0" w:space="0" w:color="auto"/>
                  </w:divBdr>
                </w:div>
                <w:div w:id="1956325134">
                  <w:marLeft w:val="0"/>
                  <w:marRight w:val="0"/>
                  <w:marTop w:val="0"/>
                  <w:marBottom w:val="0"/>
                  <w:divBdr>
                    <w:top w:val="none" w:sz="0" w:space="0" w:color="auto"/>
                    <w:left w:val="none" w:sz="0" w:space="0" w:color="auto"/>
                    <w:bottom w:val="none" w:sz="0" w:space="0" w:color="auto"/>
                    <w:right w:val="none" w:sz="0" w:space="0" w:color="auto"/>
                  </w:divBdr>
                </w:div>
                <w:div w:id="1217200992">
                  <w:marLeft w:val="0"/>
                  <w:marRight w:val="0"/>
                  <w:marTop w:val="0"/>
                  <w:marBottom w:val="0"/>
                  <w:divBdr>
                    <w:top w:val="none" w:sz="0" w:space="0" w:color="auto"/>
                    <w:left w:val="none" w:sz="0" w:space="0" w:color="auto"/>
                    <w:bottom w:val="none" w:sz="0" w:space="0" w:color="auto"/>
                    <w:right w:val="none" w:sz="0" w:space="0" w:color="auto"/>
                  </w:divBdr>
                </w:div>
                <w:div w:id="298582188">
                  <w:marLeft w:val="0"/>
                  <w:marRight w:val="0"/>
                  <w:marTop w:val="0"/>
                  <w:marBottom w:val="0"/>
                  <w:divBdr>
                    <w:top w:val="none" w:sz="0" w:space="0" w:color="auto"/>
                    <w:left w:val="none" w:sz="0" w:space="0" w:color="auto"/>
                    <w:bottom w:val="none" w:sz="0" w:space="0" w:color="auto"/>
                    <w:right w:val="none" w:sz="0" w:space="0" w:color="auto"/>
                  </w:divBdr>
                </w:div>
                <w:div w:id="1090928467">
                  <w:marLeft w:val="0"/>
                  <w:marRight w:val="0"/>
                  <w:marTop w:val="0"/>
                  <w:marBottom w:val="0"/>
                  <w:divBdr>
                    <w:top w:val="none" w:sz="0" w:space="0" w:color="auto"/>
                    <w:left w:val="none" w:sz="0" w:space="0" w:color="auto"/>
                    <w:bottom w:val="none" w:sz="0" w:space="0" w:color="auto"/>
                    <w:right w:val="none" w:sz="0" w:space="0" w:color="auto"/>
                  </w:divBdr>
                </w:div>
                <w:div w:id="1902280266">
                  <w:marLeft w:val="0"/>
                  <w:marRight w:val="0"/>
                  <w:marTop w:val="0"/>
                  <w:marBottom w:val="0"/>
                  <w:divBdr>
                    <w:top w:val="none" w:sz="0" w:space="0" w:color="auto"/>
                    <w:left w:val="none" w:sz="0" w:space="0" w:color="auto"/>
                    <w:bottom w:val="none" w:sz="0" w:space="0" w:color="auto"/>
                    <w:right w:val="none" w:sz="0" w:space="0" w:color="auto"/>
                  </w:divBdr>
                </w:div>
                <w:div w:id="2037458055">
                  <w:marLeft w:val="0"/>
                  <w:marRight w:val="0"/>
                  <w:marTop w:val="0"/>
                  <w:marBottom w:val="0"/>
                  <w:divBdr>
                    <w:top w:val="none" w:sz="0" w:space="0" w:color="auto"/>
                    <w:left w:val="none" w:sz="0" w:space="0" w:color="auto"/>
                    <w:bottom w:val="none" w:sz="0" w:space="0" w:color="auto"/>
                    <w:right w:val="none" w:sz="0" w:space="0" w:color="auto"/>
                  </w:divBdr>
                </w:div>
                <w:div w:id="1422871781">
                  <w:marLeft w:val="0"/>
                  <w:marRight w:val="0"/>
                  <w:marTop w:val="0"/>
                  <w:marBottom w:val="0"/>
                  <w:divBdr>
                    <w:top w:val="none" w:sz="0" w:space="0" w:color="auto"/>
                    <w:left w:val="none" w:sz="0" w:space="0" w:color="auto"/>
                    <w:bottom w:val="none" w:sz="0" w:space="0" w:color="auto"/>
                    <w:right w:val="none" w:sz="0" w:space="0" w:color="auto"/>
                  </w:divBdr>
                </w:div>
                <w:div w:id="448865840">
                  <w:marLeft w:val="0"/>
                  <w:marRight w:val="0"/>
                  <w:marTop w:val="0"/>
                  <w:marBottom w:val="0"/>
                  <w:divBdr>
                    <w:top w:val="none" w:sz="0" w:space="0" w:color="auto"/>
                    <w:left w:val="none" w:sz="0" w:space="0" w:color="auto"/>
                    <w:bottom w:val="none" w:sz="0" w:space="0" w:color="auto"/>
                    <w:right w:val="none" w:sz="0" w:space="0" w:color="auto"/>
                  </w:divBdr>
                </w:div>
                <w:div w:id="184057523">
                  <w:marLeft w:val="0"/>
                  <w:marRight w:val="0"/>
                  <w:marTop w:val="0"/>
                  <w:marBottom w:val="0"/>
                  <w:divBdr>
                    <w:top w:val="none" w:sz="0" w:space="0" w:color="auto"/>
                    <w:left w:val="none" w:sz="0" w:space="0" w:color="auto"/>
                    <w:bottom w:val="none" w:sz="0" w:space="0" w:color="auto"/>
                    <w:right w:val="none" w:sz="0" w:space="0" w:color="auto"/>
                  </w:divBdr>
                </w:div>
                <w:div w:id="991107449">
                  <w:marLeft w:val="0"/>
                  <w:marRight w:val="0"/>
                  <w:marTop w:val="0"/>
                  <w:marBottom w:val="0"/>
                  <w:divBdr>
                    <w:top w:val="none" w:sz="0" w:space="0" w:color="auto"/>
                    <w:left w:val="none" w:sz="0" w:space="0" w:color="auto"/>
                    <w:bottom w:val="none" w:sz="0" w:space="0" w:color="auto"/>
                    <w:right w:val="none" w:sz="0" w:space="0" w:color="auto"/>
                  </w:divBdr>
                </w:div>
                <w:div w:id="1313145888">
                  <w:marLeft w:val="0"/>
                  <w:marRight w:val="0"/>
                  <w:marTop w:val="0"/>
                  <w:marBottom w:val="0"/>
                  <w:divBdr>
                    <w:top w:val="none" w:sz="0" w:space="0" w:color="auto"/>
                    <w:left w:val="none" w:sz="0" w:space="0" w:color="auto"/>
                    <w:bottom w:val="none" w:sz="0" w:space="0" w:color="auto"/>
                    <w:right w:val="none" w:sz="0" w:space="0" w:color="auto"/>
                  </w:divBdr>
                </w:div>
                <w:div w:id="1402562282">
                  <w:marLeft w:val="0"/>
                  <w:marRight w:val="0"/>
                  <w:marTop w:val="0"/>
                  <w:marBottom w:val="0"/>
                  <w:divBdr>
                    <w:top w:val="none" w:sz="0" w:space="0" w:color="auto"/>
                    <w:left w:val="none" w:sz="0" w:space="0" w:color="auto"/>
                    <w:bottom w:val="none" w:sz="0" w:space="0" w:color="auto"/>
                    <w:right w:val="none" w:sz="0" w:space="0" w:color="auto"/>
                  </w:divBdr>
                </w:div>
                <w:div w:id="1298493091">
                  <w:marLeft w:val="0"/>
                  <w:marRight w:val="0"/>
                  <w:marTop w:val="0"/>
                  <w:marBottom w:val="0"/>
                  <w:divBdr>
                    <w:top w:val="none" w:sz="0" w:space="0" w:color="auto"/>
                    <w:left w:val="none" w:sz="0" w:space="0" w:color="auto"/>
                    <w:bottom w:val="none" w:sz="0" w:space="0" w:color="auto"/>
                    <w:right w:val="none" w:sz="0" w:space="0" w:color="auto"/>
                  </w:divBdr>
                </w:div>
                <w:div w:id="737705">
                  <w:marLeft w:val="0"/>
                  <w:marRight w:val="0"/>
                  <w:marTop w:val="0"/>
                  <w:marBottom w:val="0"/>
                  <w:divBdr>
                    <w:top w:val="none" w:sz="0" w:space="0" w:color="auto"/>
                    <w:left w:val="none" w:sz="0" w:space="0" w:color="auto"/>
                    <w:bottom w:val="none" w:sz="0" w:space="0" w:color="auto"/>
                    <w:right w:val="none" w:sz="0" w:space="0" w:color="auto"/>
                  </w:divBdr>
                </w:div>
                <w:div w:id="2102874471">
                  <w:marLeft w:val="0"/>
                  <w:marRight w:val="0"/>
                  <w:marTop w:val="0"/>
                  <w:marBottom w:val="0"/>
                  <w:divBdr>
                    <w:top w:val="none" w:sz="0" w:space="0" w:color="auto"/>
                    <w:left w:val="none" w:sz="0" w:space="0" w:color="auto"/>
                    <w:bottom w:val="none" w:sz="0" w:space="0" w:color="auto"/>
                    <w:right w:val="none" w:sz="0" w:space="0" w:color="auto"/>
                  </w:divBdr>
                </w:div>
                <w:div w:id="57827307">
                  <w:marLeft w:val="0"/>
                  <w:marRight w:val="0"/>
                  <w:marTop w:val="0"/>
                  <w:marBottom w:val="0"/>
                  <w:divBdr>
                    <w:top w:val="none" w:sz="0" w:space="0" w:color="auto"/>
                    <w:left w:val="none" w:sz="0" w:space="0" w:color="auto"/>
                    <w:bottom w:val="none" w:sz="0" w:space="0" w:color="auto"/>
                    <w:right w:val="none" w:sz="0" w:space="0" w:color="auto"/>
                  </w:divBdr>
                </w:div>
                <w:div w:id="1826316374">
                  <w:marLeft w:val="0"/>
                  <w:marRight w:val="0"/>
                  <w:marTop w:val="0"/>
                  <w:marBottom w:val="0"/>
                  <w:divBdr>
                    <w:top w:val="none" w:sz="0" w:space="0" w:color="auto"/>
                    <w:left w:val="none" w:sz="0" w:space="0" w:color="auto"/>
                    <w:bottom w:val="none" w:sz="0" w:space="0" w:color="auto"/>
                    <w:right w:val="none" w:sz="0" w:space="0" w:color="auto"/>
                  </w:divBdr>
                </w:div>
                <w:div w:id="1974292804">
                  <w:marLeft w:val="0"/>
                  <w:marRight w:val="0"/>
                  <w:marTop w:val="0"/>
                  <w:marBottom w:val="0"/>
                  <w:divBdr>
                    <w:top w:val="none" w:sz="0" w:space="0" w:color="auto"/>
                    <w:left w:val="none" w:sz="0" w:space="0" w:color="auto"/>
                    <w:bottom w:val="none" w:sz="0" w:space="0" w:color="auto"/>
                    <w:right w:val="none" w:sz="0" w:space="0" w:color="auto"/>
                  </w:divBdr>
                </w:div>
                <w:div w:id="983700754">
                  <w:marLeft w:val="0"/>
                  <w:marRight w:val="0"/>
                  <w:marTop w:val="0"/>
                  <w:marBottom w:val="0"/>
                  <w:divBdr>
                    <w:top w:val="none" w:sz="0" w:space="0" w:color="auto"/>
                    <w:left w:val="none" w:sz="0" w:space="0" w:color="auto"/>
                    <w:bottom w:val="none" w:sz="0" w:space="0" w:color="auto"/>
                    <w:right w:val="none" w:sz="0" w:space="0" w:color="auto"/>
                  </w:divBdr>
                </w:div>
                <w:div w:id="1801873343">
                  <w:marLeft w:val="0"/>
                  <w:marRight w:val="0"/>
                  <w:marTop w:val="0"/>
                  <w:marBottom w:val="0"/>
                  <w:divBdr>
                    <w:top w:val="none" w:sz="0" w:space="0" w:color="auto"/>
                    <w:left w:val="none" w:sz="0" w:space="0" w:color="auto"/>
                    <w:bottom w:val="none" w:sz="0" w:space="0" w:color="auto"/>
                    <w:right w:val="none" w:sz="0" w:space="0" w:color="auto"/>
                  </w:divBdr>
                </w:div>
                <w:div w:id="533227082">
                  <w:marLeft w:val="0"/>
                  <w:marRight w:val="0"/>
                  <w:marTop w:val="0"/>
                  <w:marBottom w:val="0"/>
                  <w:divBdr>
                    <w:top w:val="none" w:sz="0" w:space="0" w:color="auto"/>
                    <w:left w:val="none" w:sz="0" w:space="0" w:color="auto"/>
                    <w:bottom w:val="none" w:sz="0" w:space="0" w:color="auto"/>
                    <w:right w:val="none" w:sz="0" w:space="0" w:color="auto"/>
                  </w:divBdr>
                </w:div>
                <w:div w:id="1492797402">
                  <w:marLeft w:val="0"/>
                  <w:marRight w:val="0"/>
                  <w:marTop w:val="0"/>
                  <w:marBottom w:val="0"/>
                  <w:divBdr>
                    <w:top w:val="none" w:sz="0" w:space="0" w:color="auto"/>
                    <w:left w:val="none" w:sz="0" w:space="0" w:color="auto"/>
                    <w:bottom w:val="none" w:sz="0" w:space="0" w:color="auto"/>
                    <w:right w:val="none" w:sz="0" w:space="0" w:color="auto"/>
                  </w:divBdr>
                </w:div>
                <w:div w:id="108089180">
                  <w:marLeft w:val="0"/>
                  <w:marRight w:val="0"/>
                  <w:marTop w:val="0"/>
                  <w:marBottom w:val="0"/>
                  <w:divBdr>
                    <w:top w:val="none" w:sz="0" w:space="0" w:color="auto"/>
                    <w:left w:val="none" w:sz="0" w:space="0" w:color="auto"/>
                    <w:bottom w:val="none" w:sz="0" w:space="0" w:color="auto"/>
                    <w:right w:val="none" w:sz="0" w:space="0" w:color="auto"/>
                  </w:divBdr>
                </w:div>
                <w:div w:id="181164048">
                  <w:marLeft w:val="0"/>
                  <w:marRight w:val="0"/>
                  <w:marTop w:val="0"/>
                  <w:marBottom w:val="0"/>
                  <w:divBdr>
                    <w:top w:val="none" w:sz="0" w:space="0" w:color="auto"/>
                    <w:left w:val="none" w:sz="0" w:space="0" w:color="auto"/>
                    <w:bottom w:val="none" w:sz="0" w:space="0" w:color="auto"/>
                    <w:right w:val="none" w:sz="0" w:space="0" w:color="auto"/>
                  </w:divBdr>
                </w:div>
                <w:div w:id="1910000139">
                  <w:marLeft w:val="0"/>
                  <w:marRight w:val="0"/>
                  <w:marTop w:val="0"/>
                  <w:marBottom w:val="0"/>
                  <w:divBdr>
                    <w:top w:val="none" w:sz="0" w:space="0" w:color="auto"/>
                    <w:left w:val="none" w:sz="0" w:space="0" w:color="auto"/>
                    <w:bottom w:val="none" w:sz="0" w:space="0" w:color="auto"/>
                    <w:right w:val="none" w:sz="0" w:space="0" w:color="auto"/>
                  </w:divBdr>
                </w:div>
                <w:div w:id="387535050">
                  <w:marLeft w:val="0"/>
                  <w:marRight w:val="0"/>
                  <w:marTop w:val="0"/>
                  <w:marBottom w:val="0"/>
                  <w:divBdr>
                    <w:top w:val="none" w:sz="0" w:space="0" w:color="auto"/>
                    <w:left w:val="none" w:sz="0" w:space="0" w:color="auto"/>
                    <w:bottom w:val="none" w:sz="0" w:space="0" w:color="auto"/>
                    <w:right w:val="none" w:sz="0" w:space="0" w:color="auto"/>
                  </w:divBdr>
                </w:div>
                <w:div w:id="2007399922">
                  <w:marLeft w:val="0"/>
                  <w:marRight w:val="0"/>
                  <w:marTop w:val="0"/>
                  <w:marBottom w:val="0"/>
                  <w:divBdr>
                    <w:top w:val="none" w:sz="0" w:space="0" w:color="auto"/>
                    <w:left w:val="none" w:sz="0" w:space="0" w:color="auto"/>
                    <w:bottom w:val="none" w:sz="0" w:space="0" w:color="auto"/>
                    <w:right w:val="none" w:sz="0" w:space="0" w:color="auto"/>
                  </w:divBdr>
                </w:div>
                <w:div w:id="1354457595">
                  <w:marLeft w:val="0"/>
                  <w:marRight w:val="0"/>
                  <w:marTop w:val="0"/>
                  <w:marBottom w:val="0"/>
                  <w:divBdr>
                    <w:top w:val="none" w:sz="0" w:space="0" w:color="auto"/>
                    <w:left w:val="none" w:sz="0" w:space="0" w:color="auto"/>
                    <w:bottom w:val="none" w:sz="0" w:space="0" w:color="auto"/>
                    <w:right w:val="none" w:sz="0" w:space="0" w:color="auto"/>
                  </w:divBdr>
                </w:div>
                <w:div w:id="1822195293">
                  <w:marLeft w:val="0"/>
                  <w:marRight w:val="0"/>
                  <w:marTop w:val="0"/>
                  <w:marBottom w:val="0"/>
                  <w:divBdr>
                    <w:top w:val="none" w:sz="0" w:space="0" w:color="auto"/>
                    <w:left w:val="none" w:sz="0" w:space="0" w:color="auto"/>
                    <w:bottom w:val="none" w:sz="0" w:space="0" w:color="auto"/>
                    <w:right w:val="none" w:sz="0" w:space="0" w:color="auto"/>
                  </w:divBdr>
                </w:div>
                <w:div w:id="1393043794">
                  <w:marLeft w:val="0"/>
                  <w:marRight w:val="0"/>
                  <w:marTop w:val="0"/>
                  <w:marBottom w:val="0"/>
                  <w:divBdr>
                    <w:top w:val="none" w:sz="0" w:space="0" w:color="auto"/>
                    <w:left w:val="none" w:sz="0" w:space="0" w:color="auto"/>
                    <w:bottom w:val="none" w:sz="0" w:space="0" w:color="auto"/>
                    <w:right w:val="none" w:sz="0" w:space="0" w:color="auto"/>
                  </w:divBdr>
                </w:div>
                <w:div w:id="915674940">
                  <w:marLeft w:val="0"/>
                  <w:marRight w:val="0"/>
                  <w:marTop w:val="0"/>
                  <w:marBottom w:val="0"/>
                  <w:divBdr>
                    <w:top w:val="none" w:sz="0" w:space="0" w:color="auto"/>
                    <w:left w:val="none" w:sz="0" w:space="0" w:color="auto"/>
                    <w:bottom w:val="none" w:sz="0" w:space="0" w:color="auto"/>
                    <w:right w:val="none" w:sz="0" w:space="0" w:color="auto"/>
                  </w:divBdr>
                </w:div>
                <w:div w:id="1745638183">
                  <w:marLeft w:val="0"/>
                  <w:marRight w:val="0"/>
                  <w:marTop w:val="0"/>
                  <w:marBottom w:val="0"/>
                  <w:divBdr>
                    <w:top w:val="none" w:sz="0" w:space="0" w:color="auto"/>
                    <w:left w:val="none" w:sz="0" w:space="0" w:color="auto"/>
                    <w:bottom w:val="none" w:sz="0" w:space="0" w:color="auto"/>
                    <w:right w:val="none" w:sz="0" w:space="0" w:color="auto"/>
                  </w:divBdr>
                </w:div>
                <w:div w:id="672605196">
                  <w:marLeft w:val="0"/>
                  <w:marRight w:val="0"/>
                  <w:marTop w:val="0"/>
                  <w:marBottom w:val="0"/>
                  <w:divBdr>
                    <w:top w:val="none" w:sz="0" w:space="0" w:color="auto"/>
                    <w:left w:val="none" w:sz="0" w:space="0" w:color="auto"/>
                    <w:bottom w:val="none" w:sz="0" w:space="0" w:color="auto"/>
                    <w:right w:val="none" w:sz="0" w:space="0" w:color="auto"/>
                  </w:divBdr>
                </w:div>
                <w:div w:id="1954441589">
                  <w:marLeft w:val="0"/>
                  <w:marRight w:val="0"/>
                  <w:marTop w:val="0"/>
                  <w:marBottom w:val="0"/>
                  <w:divBdr>
                    <w:top w:val="none" w:sz="0" w:space="0" w:color="auto"/>
                    <w:left w:val="none" w:sz="0" w:space="0" w:color="auto"/>
                    <w:bottom w:val="none" w:sz="0" w:space="0" w:color="auto"/>
                    <w:right w:val="none" w:sz="0" w:space="0" w:color="auto"/>
                  </w:divBdr>
                </w:div>
                <w:div w:id="1672678109">
                  <w:marLeft w:val="0"/>
                  <w:marRight w:val="0"/>
                  <w:marTop w:val="0"/>
                  <w:marBottom w:val="0"/>
                  <w:divBdr>
                    <w:top w:val="none" w:sz="0" w:space="0" w:color="auto"/>
                    <w:left w:val="none" w:sz="0" w:space="0" w:color="auto"/>
                    <w:bottom w:val="none" w:sz="0" w:space="0" w:color="auto"/>
                    <w:right w:val="none" w:sz="0" w:space="0" w:color="auto"/>
                  </w:divBdr>
                </w:div>
                <w:div w:id="1031303347">
                  <w:marLeft w:val="0"/>
                  <w:marRight w:val="0"/>
                  <w:marTop w:val="0"/>
                  <w:marBottom w:val="0"/>
                  <w:divBdr>
                    <w:top w:val="none" w:sz="0" w:space="0" w:color="auto"/>
                    <w:left w:val="none" w:sz="0" w:space="0" w:color="auto"/>
                    <w:bottom w:val="none" w:sz="0" w:space="0" w:color="auto"/>
                    <w:right w:val="none" w:sz="0" w:space="0" w:color="auto"/>
                  </w:divBdr>
                </w:div>
                <w:div w:id="740174673">
                  <w:marLeft w:val="0"/>
                  <w:marRight w:val="0"/>
                  <w:marTop w:val="0"/>
                  <w:marBottom w:val="0"/>
                  <w:divBdr>
                    <w:top w:val="none" w:sz="0" w:space="0" w:color="auto"/>
                    <w:left w:val="none" w:sz="0" w:space="0" w:color="auto"/>
                    <w:bottom w:val="none" w:sz="0" w:space="0" w:color="auto"/>
                    <w:right w:val="none" w:sz="0" w:space="0" w:color="auto"/>
                  </w:divBdr>
                </w:div>
                <w:div w:id="1680620411">
                  <w:marLeft w:val="0"/>
                  <w:marRight w:val="0"/>
                  <w:marTop w:val="0"/>
                  <w:marBottom w:val="0"/>
                  <w:divBdr>
                    <w:top w:val="none" w:sz="0" w:space="0" w:color="auto"/>
                    <w:left w:val="none" w:sz="0" w:space="0" w:color="auto"/>
                    <w:bottom w:val="none" w:sz="0" w:space="0" w:color="auto"/>
                    <w:right w:val="none" w:sz="0" w:space="0" w:color="auto"/>
                  </w:divBdr>
                </w:div>
                <w:div w:id="1879009653">
                  <w:marLeft w:val="0"/>
                  <w:marRight w:val="0"/>
                  <w:marTop w:val="0"/>
                  <w:marBottom w:val="0"/>
                  <w:divBdr>
                    <w:top w:val="none" w:sz="0" w:space="0" w:color="auto"/>
                    <w:left w:val="none" w:sz="0" w:space="0" w:color="auto"/>
                    <w:bottom w:val="none" w:sz="0" w:space="0" w:color="auto"/>
                    <w:right w:val="none" w:sz="0" w:space="0" w:color="auto"/>
                  </w:divBdr>
                </w:div>
                <w:div w:id="1342970140">
                  <w:marLeft w:val="0"/>
                  <w:marRight w:val="0"/>
                  <w:marTop w:val="0"/>
                  <w:marBottom w:val="0"/>
                  <w:divBdr>
                    <w:top w:val="none" w:sz="0" w:space="0" w:color="auto"/>
                    <w:left w:val="none" w:sz="0" w:space="0" w:color="auto"/>
                    <w:bottom w:val="none" w:sz="0" w:space="0" w:color="auto"/>
                    <w:right w:val="none" w:sz="0" w:space="0" w:color="auto"/>
                  </w:divBdr>
                </w:div>
                <w:div w:id="1575553283">
                  <w:marLeft w:val="0"/>
                  <w:marRight w:val="0"/>
                  <w:marTop w:val="0"/>
                  <w:marBottom w:val="0"/>
                  <w:divBdr>
                    <w:top w:val="none" w:sz="0" w:space="0" w:color="auto"/>
                    <w:left w:val="none" w:sz="0" w:space="0" w:color="auto"/>
                    <w:bottom w:val="none" w:sz="0" w:space="0" w:color="auto"/>
                    <w:right w:val="none" w:sz="0" w:space="0" w:color="auto"/>
                  </w:divBdr>
                </w:div>
                <w:div w:id="1065371862">
                  <w:marLeft w:val="0"/>
                  <w:marRight w:val="0"/>
                  <w:marTop w:val="0"/>
                  <w:marBottom w:val="0"/>
                  <w:divBdr>
                    <w:top w:val="none" w:sz="0" w:space="0" w:color="auto"/>
                    <w:left w:val="none" w:sz="0" w:space="0" w:color="auto"/>
                    <w:bottom w:val="none" w:sz="0" w:space="0" w:color="auto"/>
                    <w:right w:val="none" w:sz="0" w:space="0" w:color="auto"/>
                  </w:divBdr>
                </w:div>
                <w:div w:id="1676570942">
                  <w:marLeft w:val="0"/>
                  <w:marRight w:val="0"/>
                  <w:marTop w:val="0"/>
                  <w:marBottom w:val="0"/>
                  <w:divBdr>
                    <w:top w:val="none" w:sz="0" w:space="0" w:color="auto"/>
                    <w:left w:val="none" w:sz="0" w:space="0" w:color="auto"/>
                    <w:bottom w:val="none" w:sz="0" w:space="0" w:color="auto"/>
                    <w:right w:val="none" w:sz="0" w:space="0" w:color="auto"/>
                  </w:divBdr>
                </w:div>
                <w:div w:id="102041496">
                  <w:marLeft w:val="0"/>
                  <w:marRight w:val="0"/>
                  <w:marTop w:val="0"/>
                  <w:marBottom w:val="0"/>
                  <w:divBdr>
                    <w:top w:val="none" w:sz="0" w:space="0" w:color="auto"/>
                    <w:left w:val="none" w:sz="0" w:space="0" w:color="auto"/>
                    <w:bottom w:val="none" w:sz="0" w:space="0" w:color="auto"/>
                    <w:right w:val="none" w:sz="0" w:space="0" w:color="auto"/>
                  </w:divBdr>
                </w:div>
                <w:div w:id="1267931712">
                  <w:marLeft w:val="0"/>
                  <w:marRight w:val="0"/>
                  <w:marTop w:val="0"/>
                  <w:marBottom w:val="0"/>
                  <w:divBdr>
                    <w:top w:val="none" w:sz="0" w:space="0" w:color="auto"/>
                    <w:left w:val="none" w:sz="0" w:space="0" w:color="auto"/>
                    <w:bottom w:val="none" w:sz="0" w:space="0" w:color="auto"/>
                    <w:right w:val="none" w:sz="0" w:space="0" w:color="auto"/>
                  </w:divBdr>
                </w:div>
                <w:div w:id="524170934">
                  <w:marLeft w:val="0"/>
                  <w:marRight w:val="0"/>
                  <w:marTop w:val="0"/>
                  <w:marBottom w:val="0"/>
                  <w:divBdr>
                    <w:top w:val="none" w:sz="0" w:space="0" w:color="auto"/>
                    <w:left w:val="none" w:sz="0" w:space="0" w:color="auto"/>
                    <w:bottom w:val="none" w:sz="0" w:space="0" w:color="auto"/>
                    <w:right w:val="none" w:sz="0" w:space="0" w:color="auto"/>
                  </w:divBdr>
                </w:div>
                <w:div w:id="157044960">
                  <w:marLeft w:val="0"/>
                  <w:marRight w:val="0"/>
                  <w:marTop w:val="0"/>
                  <w:marBottom w:val="0"/>
                  <w:divBdr>
                    <w:top w:val="none" w:sz="0" w:space="0" w:color="auto"/>
                    <w:left w:val="none" w:sz="0" w:space="0" w:color="auto"/>
                    <w:bottom w:val="none" w:sz="0" w:space="0" w:color="auto"/>
                    <w:right w:val="none" w:sz="0" w:space="0" w:color="auto"/>
                  </w:divBdr>
                </w:div>
                <w:div w:id="1395547985">
                  <w:marLeft w:val="0"/>
                  <w:marRight w:val="0"/>
                  <w:marTop w:val="0"/>
                  <w:marBottom w:val="0"/>
                  <w:divBdr>
                    <w:top w:val="none" w:sz="0" w:space="0" w:color="auto"/>
                    <w:left w:val="none" w:sz="0" w:space="0" w:color="auto"/>
                    <w:bottom w:val="none" w:sz="0" w:space="0" w:color="auto"/>
                    <w:right w:val="none" w:sz="0" w:space="0" w:color="auto"/>
                  </w:divBdr>
                </w:div>
                <w:div w:id="950936804">
                  <w:marLeft w:val="0"/>
                  <w:marRight w:val="0"/>
                  <w:marTop w:val="0"/>
                  <w:marBottom w:val="0"/>
                  <w:divBdr>
                    <w:top w:val="none" w:sz="0" w:space="0" w:color="auto"/>
                    <w:left w:val="none" w:sz="0" w:space="0" w:color="auto"/>
                    <w:bottom w:val="none" w:sz="0" w:space="0" w:color="auto"/>
                    <w:right w:val="none" w:sz="0" w:space="0" w:color="auto"/>
                  </w:divBdr>
                </w:div>
                <w:div w:id="1219129574">
                  <w:marLeft w:val="0"/>
                  <w:marRight w:val="0"/>
                  <w:marTop w:val="0"/>
                  <w:marBottom w:val="0"/>
                  <w:divBdr>
                    <w:top w:val="none" w:sz="0" w:space="0" w:color="auto"/>
                    <w:left w:val="none" w:sz="0" w:space="0" w:color="auto"/>
                    <w:bottom w:val="none" w:sz="0" w:space="0" w:color="auto"/>
                    <w:right w:val="none" w:sz="0" w:space="0" w:color="auto"/>
                  </w:divBdr>
                </w:div>
                <w:div w:id="1668051150">
                  <w:marLeft w:val="0"/>
                  <w:marRight w:val="0"/>
                  <w:marTop w:val="0"/>
                  <w:marBottom w:val="0"/>
                  <w:divBdr>
                    <w:top w:val="none" w:sz="0" w:space="0" w:color="auto"/>
                    <w:left w:val="none" w:sz="0" w:space="0" w:color="auto"/>
                    <w:bottom w:val="none" w:sz="0" w:space="0" w:color="auto"/>
                    <w:right w:val="none" w:sz="0" w:space="0" w:color="auto"/>
                  </w:divBdr>
                </w:div>
                <w:div w:id="872183275">
                  <w:marLeft w:val="0"/>
                  <w:marRight w:val="0"/>
                  <w:marTop w:val="0"/>
                  <w:marBottom w:val="0"/>
                  <w:divBdr>
                    <w:top w:val="none" w:sz="0" w:space="0" w:color="auto"/>
                    <w:left w:val="none" w:sz="0" w:space="0" w:color="auto"/>
                    <w:bottom w:val="none" w:sz="0" w:space="0" w:color="auto"/>
                    <w:right w:val="none" w:sz="0" w:space="0" w:color="auto"/>
                  </w:divBdr>
                </w:div>
                <w:div w:id="1918398224">
                  <w:marLeft w:val="0"/>
                  <w:marRight w:val="0"/>
                  <w:marTop w:val="0"/>
                  <w:marBottom w:val="0"/>
                  <w:divBdr>
                    <w:top w:val="none" w:sz="0" w:space="0" w:color="auto"/>
                    <w:left w:val="none" w:sz="0" w:space="0" w:color="auto"/>
                    <w:bottom w:val="none" w:sz="0" w:space="0" w:color="auto"/>
                    <w:right w:val="none" w:sz="0" w:space="0" w:color="auto"/>
                  </w:divBdr>
                </w:div>
                <w:div w:id="1502307065">
                  <w:marLeft w:val="0"/>
                  <w:marRight w:val="0"/>
                  <w:marTop w:val="0"/>
                  <w:marBottom w:val="0"/>
                  <w:divBdr>
                    <w:top w:val="none" w:sz="0" w:space="0" w:color="auto"/>
                    <w:left w:val="none" w:sz="0" w:space="0" w:color="auto"/>
                    <w:bottom w:val="none" w:sz="0" w:space="0" w:color="auto"/>
                    <w:right w:val="none" w:sz="0" w:space="0" w:color="auto"/>
                  </w:divBdr>
                </w:div>
                <w:div w:id="187064874">
                  <w:marLeft w:val="0"/>
                  <w:marRight w:val="0"/>
                  <w:marTop w:val="0"/>
                  <w:marBottom w:val="0"/>
                  <w:divBdr>
                    <w:top w:val="none" w:sz="0" w:space="0" w:color="auto"/>
                    <w:left w:val="none" w:sz="0" w:space="0" w:color="auto"/>
                    <w:bottom w:val="none" w:sz="0" w:space="0" w:color="auto"/>
                    <w:right w:val="none" w:sz="0" w:space="0" w:color="auto"/>
                  </w:divBdr>
                </w:div>
                <w:div w:id="2086295742">
                  <w:marLeft w:val="0"/>
                  <w:marRight w:val="0"/>
                  <w:marTop w:val="0"/>
                  <w:marBottom w:val="0"/>
                  <w:divBdr>
                    <w:top w:val="none" w:sz="0" w:space="0" w:color="auto"/>
                    <w:left w:val="none" w:sz="0" w:space="0" w:color="auto"/>
                    <w:bottom w:val="none" w:sz="0" w:space="0" w:color="auto"/>
                    <w:right w:val="none" w:sz="0" w:space="0" w:color="auto"/>
                  </w:divBdr>
                </w:div>
                <w:div w:id="226261804">
                  <w:marLeft w:val="0"/>
                  <w:marRight w:val="0"/>
                  <w:marTop w:val="0"/>
                  <w:marBottom w:val="0"/>
                  <w:divBdr>
                    <w:top w:val="none" w:sz="0" w:space="0" w:color="auto"/>
                    <w:left w:val="none" w:sz="0" w:space="0" w:color="auto"/>
                    <w:bottom w:val="none" w:sz="0" w:space="0" w:color="auto"/>
                    <w:right w:val="none" w:sz="0" w:space="0" w:color="auto"/>
                  </w:divBdr>
                </w:div>
                <w:div w:id="2105034133">
                  <w:marLeft w:val="0"/>
                  <w:marRight w:val="0"/>
                  <w:marTop w:val="0"/>
                  <w:marBottom w:val="0"/>
                  <w:divBdr>
                    <w:top w:val="none" w:sz="0" w:space="0" w:color="auto"/>
                    <w:left w:val="none" w:sz="0" w:space="0" w:color="auto"/>
                    <w:bottom w:val="none" w:sz="0" w:space="0" w:color="auto"/>
                    <w:right w:val="none" w:sz="0" w:space="0" w:color="auto"/>
                  </w:divBdr>
                </w:div>
                <w:div w:id="1861818334">
                  <w:marLeft w:val="0"/>
                  <w:marRight w:val="0"/>
                  <w:marTop w:val="0"/>
                  <w:marBottom w:val="0"/>
                  <w:divBdr>
                    <w:top w:val="none" w:sz="0" w:space="0" w:color="auto"/>
                    <w:left w:val="none" w:sz="0" w:space="0" w:color="auto"/>
                    <w:bottom w:val="none" w:sz="0" w:space="0" w:color="auto"/>
                    <w:right w:val="none" w:sz="0" w:space="0" w:color="auto"/>
                  </w:divBdr>
                </w:div>
                <w:div w:id="937523823">
                  <w:marLeft w:val="0"/>
                  <w:marRight w:val="0"/>
                  <w:marTop w:val="0"/>
                  <w:marBottom w:val="0"/>
                  <w:divBdr>
                    <w:top w:val="none" w:sz="0" w:space="0" w:color="auto"/>
                    <w:left w:val="none" w:sz="0" w:space="0" w:color="auto"/>
                    <w:bottom w:val="none" w:sz="0" w:space="0" w:color="auto"/>
                    <w:right w:val="none" w:sz="0" w:space="0" w:color="auto"/>
                  </w:divBdr>
                </w:div>
                <w:div w:id="433523046">
                  <w:marLeft w:val="0"/>
                  <w:marRight w:val="0"/>
                  <w:marTop w:val="0"/>
                  <w:marBottom w:val="0"/>
                  <w:divBdr>
                    <w:top w:val="none" w:sz="0" w:space="0" w:color="auto"/>
                    <w:left w:val="none" w:sz="0" w:space="0" w:color="auto"/>
                    <w:bottom w:val="none" w:sz="0" w:space="0" w:color="auto"/>
                    <w:right w:val="none" w:sz="0" w:space="0" w:color="auto"/>
                  </w:divBdr>
                </w:div>
                <w:div w:id="320282592">
                  <w:marLeft w:val="0"/>
                  <w:marRight w:val="0"/>
                  <w:marTop w:val="0"/>
                  <w:marBottom w:val="0"/>
                  <w:divBdr>
                    <w:top w:val="none" w:sz="0" w:space="0" w:color="auto"/>
                    <w:left w:val="none" w:sz="0" w:space="0" w:color="auto"/>
                    <w:bottom w:val="none" w:sz="0" w:space="0" w:color="auto"/>
                    <w:right w:val="none" w:sz="0" w:space="0" w:color="auto"/>
                  </w:divBdr>
                </w:div>
                <w:div w:id="1703171214">
                  <w:marLeft w:val="0"/>
                  <w:marRight w:val="0"/>
                  <w:marTop w:val="0"/>
                  <w:marBottom w:val="0"/>
                  <w:divBdr>
                    <w:top w:val="none" w:sz="0" w:space="0" w:color="auto"/>
                    <w:left w:val="none" w:sz="0" w:space="0" w:color="auto"/>
                    <w:bottom w:val="none" w:sz="0" w:space="0" w:color="auto"/>
                    <w:right w:val="none" w:sz="0" w:space="0" w:color="auto"/>
                  </w:divBdr>
                </w:div>
                <w:div w:id="1518425386">
                  <w:marLeft w:val="0"/>
                  <w:marRight w:val="0"/>
                  <w:marTop w:val="0"/>
                  <w:marBottom w:val="0"/>
                  <w:divBdr>
                    <w:top w:val="none" w:sz="0" w:space="0" w:color="auto"/>
                    <w:left w:val="none" w:sz="0" w:space="0" w:color="auto"/>
                    <w:bottom w:val="none" w:sz="0" w:space="0" w:color="auto"/>
                    <w:right w:val="none" w:sz="0" w:space="0" w:color="auto"/>
                  </w:divBdr>
                </w:div>
                <w:div w:id="1275793535">
                  <w:marLeft w:val="0"/>
                  <w:marRight w:val="0"/>
                  <w:marTop w:val="0"/>
                  <w:marBottom w:val="0"/>
                  <w:divBdr>
                    <w:top w:val="none" w:sz="0" w:space="0" w:color="auto"/>
                    <w:left w:val="none" w:sz="0" w:space="0" w:color="auto"/>
                    <w:bottom w:val="none" w:sz="0" w:space="0" w:color="auto"/>
                    <w:right w:val="none" w:sz="0" w:space="0" w:color="auto"/>
                  </w:divBdr>
                </w:div>
                <w:div w:id="1943295745">
                  <w:marLeft w:val="0"/>
                  <w:marRight w:val="0"/>
                  <w:marTop w:val="0"/>
                  <w:marBottom w:val="0"/>
                  <w:divBdr>
                    <w:top w:val="none" w:sz="0" w:space="0" w:color="auto"/>
                    <w:left w:val="none" w:sz="0" w:space="0" w:color="auto"/>
                    <w:bottom w:val="none" w:sz="0" w:space="0" w:color="auto"/>
                    <w:right w:val="none" w:sz="0" w:space="0" w:color="auto"/>
                  </w:divBdr>
                </w:div>
                <w:div w:id="1401055090">
                  <w:marLeft w:val="0"/>
                  <w:marRight w:val="0"/>
                  <w:marTop w:val="0"/>
                  <w:marBottom w:val="0"/>
                  <w:divBdr>
                    <w:top w:val="none" w:sz="0" w:space="0" w:color="auto"/>
                    <w:left w:val="none" w:sz="0" w:space="0" w:color="auto"/>
                    <w:bottom w:val="none" w:sz="0" w:space="0" w:color="auto"/>
                    <w:right w:val="none" w:sz="0" w:space="0" w:color="auto"/>
                  </w:divBdr>
                </w:div>
                <w:div w:id="451100010">
                  <w:marLeft w:val="0"/>
                  <w:marRight w:val="0"/>
                  <w:marTop w:val="0"/>
                  <w:marBottom w:val="0"/>
                  <w:divBdr>
                    <w:top w:val="none" w:sz="0" w:space="0" w:color="auto"/>
                    <w:left w:val="none" w:sz="0" w:space="0" w:color="auto"/>
                    <w:bottom w:val="none" w:sz="0" w:space="0" w:color="auto"/>
                    <w:right w:val="none" w:sz="0" w:space="0" w:color="auto"/>
                  </w:divBdr>
                </w:div>
                <w:div w:id="540822898">
                  <w:marLeft w:val="0"/>
                  <w:marRight w:val="0"/>
                  <w:marTop w:val="0"/>
                  <w:marBottom w:val="0"/>
                  <w:divBdr>
                    <w:top w:val="none" w:sz="0" w:space="0" w:color="auto"/>
                    <w:left w:val="none" w:sz="0" w:space="0" w:color="auto"/>
                    <w:bottom w:val="none" w:sz="0" w:space="0" w:color="auto"/>
                    <w:right w:val="none" w:sz="0" w:space="0" w:color="auto"/>
                  </w:divBdr>
                </w:div>
                <w:div w:id="1064135107">
                  <w:marLeft w:val="0"/>
                  <w:marRight w:val="0"/>
                  <w:marTop w:val="0"/>
                  <w:marBottom w:val="0"/>
                  <w:divBdr>
                    <w:top w:val="none" w:sz="0" w:space="0" w:color="auto"/>
                    <w:left w:val="none" w:sz="0" w:space="0" w:color="auto"/>
                    <w:bottom w:val="none" w:sz="0" w:space="0" w:color="auto"/>
                    <w:right w:val="none" w:sz="0" w:space="0" w:color="auto"/>
                  </w:divBdr>
                </w:div>
                <w:div w:id="88157295">
                  <w:marLeft w:val="0"/>
                  <w:marRight w:val="0"/>
                  <w:marTop w:val="0"/>
                  <w:marBottom w:val="0"/>
                  <w:divBdr>
                    <w:top w:val="none" w:sz="0" w:space="0" w:color="auto"/>
                    <w:left w:val="none" w:sz="0" w:space="0" w:color="auto"/>
                    <w:bottom w:val="none" w:sz="0" w:space="0" w:color="auto"/>
                    <w:right w:val="none" w:sz="0" w:space="0" w:color="auto"/>
                  </w:divBdr>
                </w:div>
                <w:div w:id="777915815">
                  <w:marLeft w:val="0"/>
                  <w:marRight w:val="0"/>
                  <w:marTop w:val="0"/>
                  <w:marBottom w:val="0"/>
                  <w:divBdr>
                    <w:top w:val="none" w:sz="0" w:space="0" w:color="auto"/>
                    <w:left w:val="none" w:sz="0" w:space="0" w:color="auto"/>
                    <w:bottom w:val="none" w:sz="0" w:space="0" w:color="auto"/>
                    <w:right w:val="none" w:sz="0" w:space="0" w:color="auto"/>
                  </w:divBdr>
                </w:div>
                <w:div w:id="1192261864">
                  <w:marLeft w:val="0"/>
                  <w:marRight w:val="0"/>
                  <w:marTop w:val="0"/>
                  <w:marBottom w:val="0"/>
                  <w:divBdr>
                    <w:top w:val="none" w:sz="0" w:space="0" w:color="auto"/>
                    <w:left w:val="none" w:sz="0" w:space="0" w:color="auto"/>
                    <w:bottom w:val="none" w:sz="0" w:space="0" w:color="auto"/>
                    <w:right w:val="none" w:sz="0" w:space="0" w:color="auto"/>
                  </w:divBdr>
                </w:div>
                <w:div w:id="44261396">
                  <w:marLeft w:val="0"/>
                  <w:marRight w:val="0"/>
                  <w:marTop w:val="0"/>
                  <w:marBottom w:val="0"/>
                  <w:divBdr>
                    <w:top w:val="none" w:sz="0" w:space="0" w:color="auto"/>
                    <w:left w:val="none" w:sz="0" w:space="0" w:color="auto"/>
                    <w:bottom w:val="none" w:sz="0" w:space="0" w:color="auto"/>
                    <w:right w:val="none" w:sz="0" w:space="0" w:color="auto"/>
                  </w:divBdr>
                </w:div>
                <w:div w:id="220871392">
                  <w:marLeft w:val="0"/>
                  <w:marRight w:val="0"/>
                  <w:marTop w:val="0"/>
                  <w:marBottom w:val="0"/>
                  <w:divBdr>
                    <w:top w:val="none" w:sz="0" w:space="0" w:color="auto"/>
                    <w:left w:val="none" w:sz="0" w:space="0" w:color="auto"/>
                    <w:bottom w:val="none" w:sz="0" w:space="0" w:color="auto"/>
                    <w:right w:val="none" w:sz="0" w:space="0" w:color="auto"/>
                  </w:divBdr>
                </w:div>
                <w:div w:id="989477054">
                  <w:marLeft w:val="0"/>
                  <w:marRight w:val="0"/>
                  <w:marTop w:val="0"/>
                  <w:marBottom w:val="0"/>
                  <w:divBdr>
                    <w:top w:val="none" w:sz="0" w:space="0" w:color="auto"/>
                    <w:left w:val="none" w:sz="0" w:space="0" w:color="auto"/>
                    <w:bottom w:val="none" w:sz="0" w:space="0" w:color="auto"/>
                    <w:right w:val="none" w:sz="0" w:space="0" w:color="auto"/>
                  </w:divBdr>
                </w:div>
                <w:div w:id="1798795994">
                  <w:marLeft w:val="0"/>
                  <w:marRight w:val="0"/>
                  <w:marTop w:val="0"/>
                  <w:marBottom w:val="0"/>
                  <w:divBdr>
                    <w:top w:val="none" w:sz="0" w:space="0" w:color="auto"/>
                    <w:left w:val="none" w:sz="0" w:space="0" w:color="auto"/>
                    <w:bottom w:val="none" w:sz="0" w:space="0" w:color="auto"/>
                    <w:right w:val="none" w:sz="0" w:space="0" w:color="auto"/>
                  </w:divBdr>
                </w:div>
                <w:div w:id="1250503649">
                  <w:marLeft w:val="0"/>
                  <w:marRight w:val="0"/>
                  <w:marTop w:val="0"/>
                  <w:marBottom w:val="0"/>
                  <w:divBdr>
                    <w:top w:val="none" w:sz="0" w:space="0" w:color="auto"/>
                    <w:left w:val="none" w:sz="0" w:space="0" w:color="auto"/>
                    <w:bottom w:val="none" w:sz="0" w:space="0" w:color="auto"/>
                    <w:right w:val="none" w:sz="0" w:space="0" w:color="auto"/>
                  </w:divBdr>
                </w:div>
                <w:div w:id="1527675178">
                  <w:marLeft w:val="0"/>
                  <w:marRight w:val="0"/>
                  <w:marTop w:val="0"/>
                  <w:marBottom w:val="0"/>
                  <w:divBdr>
                    <w:top w:val="none" w:sz="0" w:space="0" w:color="auto"/>
                    <w:left w:val="none" w:sz="0" w:space="0" w:color="auto"/>
                    <w:bottom w:val="none" w:sz="0" w:space="0" w:color="auto"/>
                    <w:right w:val="none" w:sz="0" w:space="0" w:color="auto"/>
                  </w:divBdr>
                </w:div>
                <w:div w:id="1596129583">
                  <w:marLeft w:val="0"/>
                  <w:marRight w:val="0"/>
                  <w:marTop w:val="0"/>
                  <w:marBottom w:val="0"/>
                  <w:divBdr>
                    <w:top w:val="none" w:sz="0" w:space="0" w:color="auto"/>
                    <w:left w:val="none" w:sz="0" w:space="0" w:color="auto"/>
                    <w:bottom w:val="none" w:sz="0" w:space="0" w:color="auto"/>
                    <w:right w:val="none" w:sz="0" w:space="0" w:color="auto"/>
                  </w:divBdr>
                </w:div>
                <w:div w:id="2118719882">
                  <w:marLeft w:val="0"/>
                  <w:marRight w:val="0"/>
                  <w:marTop w:val="0"/>
                  <w:marBottom w:val="0"/>
                  <w:divBdr>
                    <w:top w:val="none" w:sz="0" w:space="0" w:color="auto"/>
                    <w:left w:val="none" w:sz="0" w:space="0" w:color="auto"/>
                    <w:bottom w:val="none" w:sz="0" w:space="0" w:color="auto"/>
                    <w:right w:val="none" w:sz="0" w:space="0" w:color="auto"/>
                  </w:divBdr>
                </w:div>
                <w:div w:id="1585336113">
                  <w:marLeft w:val="0"/>
                  <w:marRight w:val="0"/>
                  <w:marTop w:val="0"/>
                  <w:marBottom w:val="0"/>
                  <w:divBdr>
                    <w:top w:val="none" w:sz="0" w:space="0" w:color="auto"/>
                    <w:left w:val="none" w:sz="0" w:space="0" w:color="auto"/>
                    <w:bottom w:val="none" w:sz="0" w:space="0" w:color="auto"/>
                    <w:right w:val="none" w:sz="0" w:space="0" w:color="auto"/>
                  </w:divBdr>
                </w:div>
                <w:div w:id="482619763">
                  <w:marLeft w:val="0"/>
                  <w:marRight w:val="0"/>
                  <w:marTop w:val="0"/>
                  <w:marBottom w:val="0"/>
                  <w:divBdr>
                    <w:top w:val="none" w:sz="0" w:space="0" w:color="auto"/>
                    <w:left w:val="none" w:sz="0" w:space="0" w:color="auto"/>
                    <w:bottom w:val="none" w:sz="0" w:space="0" w:color="auto"/>
                    <w:right w:val="none" w:sz="0" w:space="0" w:color="auto"/>
                  </w:divBdr>
                </w:div>
                <w:div w:id="616717835">
                  <w:marLeft w:val="0"/>
                  <w:marRight w:val="0"/>
                  <w:marTop w:val="0"/>
                  <w:marBottom w:val="0"/>
                  <w:divBdr>
                    <w:top w:val="none" w:sz="0" w:space="0" w:color="auto"/>
                    <w:left w:val="none" w:sz="0" w:space="0" w:color="auto"/>
                    <w:bottom w:val="none" w:sz="0" w:space="0" w:color="auto"/>
                    <w:right w:val="none" w:sz="0" w:space="0" w:color="auto"/>
                  </w:divBdr>
                </w:div>
                <w:div w:id="2078240754">
                  <w:marLeft w:val="0"/>
                  <w:marRight w:val="0"/>
                  <w:marTop w:val="0"/>
                  <w:marBottom w:val="0"/>
                  <w:divBdr>
                    <w:top w:val="none" w:sz="0" w:space="0" w:color="auto"/>
                    <w:left w:val="none" w:sz="0" w:space="0" w:color="auto"/>
                    <w:bottom w:val="none" w:sz="0" w:space="0" w:color="auto"/>
                    <w:right w:val="none" w:sz="0" w:space="0" w:color="auto"/>
                  </w:divBdr>
                </w:div>
                <w:div w:id="1116674445">
                  <w:marLeft w:val="0"/>
                  <w:marRight w:val="0"/>
                  <w:marTop w:val="0"/>
                  <w:marBottom w:val="0"/>
                  <w:divBdr>
                    <w:top w:val="none" w:sz="0" w:space="0" w:color="auto"/>
                    <w:left w:val="none" w:sz="0" w:space="0" w:color="auto"/>
                    <w:bottom w:val="none" w:sz="0" w:space="0" w:color="auto"/>
                    <w:right w:val="none" w:sz="0" w:space="0" w:color="auto"/>
                  </w:divBdr>
                </w:div>
                <w:div w:id="1408845096">
                  <w:marLeft w:val="0"/>
                  <w:marRight w:val="0"/>
                  <w:marTop w:val="0"/>
                  <w:marBottom w:val="0"/>
                  <w:divBdr>
                    <w:top w:val="none" w:sz="0" w:space="0" w:color="auto"/>
                    <w:left w:val="none" w:sz="0" w:space="0" w:color="auto"/>
                    <w:bottom w:val="none" w:sz="0" w:space="0" w:color="auto"/>
                    <w:right w:val="none" w:sz="0" w:space="0" w:color="auto"/>
                  </w:divBdr>
                </w:div>
                <w:div w:id="905141554">
                  <w:marLeft w:val="0"/>
                  <w:marRight w:val="0"/>
                  <w:marTop w:val="0"/>
                  <w:marBottom w:val="0"/>
                  <w:divBdr>
                    <w:top w:val="none" w:sz="0" w:space="0" w:color="auto"/>
                    <w:left w:val="none" w:sz="0" w:space="0" w:color="auto"/>
                    <w:bottom w:val="none" w:sz="0" w:space="0" w:color="auto"/>
                    <w:right w:val="none" w:sz="0" w:space="0" w:color="auto"/>
                  </w:divBdr>
                </w:div>
                <w:div w:id="1848908082">
                  <w:marLeft w:val="0"/>
                  <w:marRight w:val="0"/>
                  <w:marTop w:val="0"/>
                  <w:marBottom w:val="0"/>
                  <w:divBdr>
                    <w:top w:val="none" w:sz="0" w:space="0" w:color="auto"/>
                    <w:left w:val="none" w:sz="0" w:space="0" w:color="auto"/>
                    <w:bottom w:val="none" w:sz="0" w:space="0" w:color="auto"/>
                    <w:right w:val="none" w:sz="0" w:space="0" w:color="auto"/>
                  </w:divBdr>
                </w:div>
                <w:div w:id="712536950">
                  <w:marLeft w:val="0"/>
                  <w:marRight w:val="0"/>
                  <w:marTop w:val="0"/>
                  <w:marBottom w:val="0"/>
                  <w:divBdr>
                    <w:top w:val="none" w:sz="0" w:space="0" w:color="auto"/>
                    <w:left w:val="none" w:sz="0" w:space="0" w:color="auto"/>
                    <w:bottom w:val="none" w:sz="0" w:space="0" w:color="auto"/>
                    <w:right w:val="none" w:sz="0" w:space="0" w:color="auto"/>
                  </w:divBdr>
                </w:div>
                <w:div w:id="532184796">
                  <w:marLeft w:val="0"/>
                  <w:marRight w:val="0"/>
                  <w:marTop w:val="0"/>
                  <w:marBottom w:val="0"/>
                  <w:divBdr>
                    <w:top w:val="none" w:sz="0" w:space="0" w:color="auto"/>
                    <w:left w:val="none" w:sz="0" w:space="0" w:color="auto"/>
                    <w:bottom w:val="none" w:sz="0" w:space="0" w:color="auto"/>
                    <w:right w:val="none" w:sz="0" w:space="0" w:color="auto"/>
                  </w:divBdr>
                </w:div>
                <w:div w:id="1935816622">
                  <w:marLeft w:val="0"/>
                  <w:marRight w:val="0"/>
                  <w:marTop w:val="0"/>
                  <w:marBottom w:val="0"/>
                  <w:divBdr>
                    <w:top w:val="none" w:sz="0" w:space="0" w:color="auto"/>
                    <w:left w:val="none" w:sz="0" w:space="0" w:color="auto"/>
                    <w:bottom w:val="none" w:sz="0" w:space="0" w:color="auto"/>
                    <w:right w:val="none" w:sz="0" w:space="0" w:color="auto"/>
                  </w:divBdr>
                </w:div>
                <w:div w:id="739400139">
                  <w:marLeft w:val="0"/>
                  <w:marRight w:val="0"/>
                  <w:marTop w:val="0"/>
                  <w:marBottom w:val="0"/>
                  <w:divBdr>
                    <w:top w:val="none" w:sz="0" w:space="0" w:color="auto"/>
                    <w:left w:val="none" w:sz="0" w:space="0" w:color="auto"/>
                    <w:bottom w:val="none" w:sz="0" w:space="0" w:color="auto"/>
                    <w:right w:val="none" w:sz="0" w:space="0" w:color="auto"/>
                  </w:divBdr>
                </w:div>
                <w:div w:id="1471360817">
                  <w:marLeft w:val="0"/>
                  <w:marRight w:val="0"/>
                  <w:marTop w:val="0"/>
                  <w:marBottom w:val="0"/>
                  <w:divBdr>
                    <w:top w:val="none" w:sz="0" w:space="0" w:color="auto"/>
                    <w:left w:val="none" w:sz="0" w:space="0" w:color="auto"/>
                    <w:bottom w:val="none" w:sz="0" w:space="0" w:color="auto"/>
                    <w:right w:val="none" w:sz="0" w:space="0" w:color="auto"/>
                  </w:divBdr>
                </w:div>
                <w:div w:id="237911825">
                  <w:marLeft w:val="0"/>
                  <w:marRight w:val="0"/>
                  <w:marTop w:val="0"/>
                  <w:marBottom w:val="0"/>
                  <w:divBdr>
                    <w:top w:val="none" w:sz="0" w:space="0" w:color="auto"/>
                    <w:left w:val="none" w:sz="0" w:space="0" w:color="auto"/>
                    <w:bottom w:val="none" w:sz="0" w:space="0" w:color="auto"/>
                    <w:right w:val="none" w:sz="0" w:space="0" w:color="auto"/>
                  </w:divBdr>
                </w:div>
                <w:div w:id="449932067">
                  <w:marLeft w:val="0"/>
                  <w:marRight w:val="0"/>
                  <w:marTop w:val="0"/>
                  <w:marBottom w:val="0"/>
                  <w:divBdr>
                    <w:top w:val="none" w:sz="0" w:space="0" w:color="auto"/>
                    <w:left w:val="none" w:sz="0" w:space="0" w:color="auto"/>
                    <w:bottom w:val="none" w:sz="0" w:space="0" w:color="auto"/>
                    <w:right w:val="none" w:sz="0" w:space="0" w:color="auto"/>
                  </w:divBdr>
                </w:div>
                <w:div w:id="961116120">
                  <w:marLeft w:val="0"/>
                  <w:marRight w:val="0"/>
                  <w:marTop w:val="0"/>
                  <w:marBottom w:val="0"/>
                  <w:divBdr>
                    <w:top w:val="none" w:sz="0" w:space="0" w:color="auto"/>
                    <w:left w:val="none" w:sz="0" w:space="0" w:color="auto"/>
                    <w:bottom w:val="none" w:sz="0" w:space="0" w:color="auto"/>
                    <w:right w:val="none" w:sz="0" w:space="0" w:color="auto"/>
                  </w:divBdr>
                </w:div>
                <w:div w:id="1247230060">
                  <w:marLeft w:val="0"/>
                  <w:marRight w:val="0"/>
                  <w:marTop w:val="0"/>
                  <w:marBottom w:val="0"/>
                  <w:divBdr>
                    <w:top w:val="none" w:sz="0" w:space="0" w:color="auto"/>
                    <w:left w:val="none" w:sz="0" w:space="0" w:color="auto"/>
                    <w:bottom w:val="none" w:sz="0" w:space="0" w:color="auto"/>
                    <w:right w:val="none" w:sz="0" w:space="0" w:color="auto"/>
                  </w:divBdr>
                </w:div>
                <w:div w:id="632836075">
                  <w:marLeft w:val="0"/>
                  <w:marRight w:val="0"/>
                  <w:marTop w:val="0"/>
                  <w:marBottom w:val="0"/>
                  <w:divBdr>
                    <w:top w:val="none" w:sz="0" w:space="0" w:color="auto"/>
                    <w:left w:val="none" w:sz="0" w:space="0" w:color="auto"/>
                    <w:bottom w:val="none" w:sz="0" w:space="0" w:color="auto"/>
                    <w:right w:val="none" w:sz="0" w:space="0" w:color="auto"/>
                  </w:divBdr>
                </w:div>
                <w:div w:id="15274534">
                  <w:marLeft w:val="0"/>
                  <w:marRight w:val="0"/>
                  <w:marTop w:val="0"/>
                  <w:marBottom w:val="0"/>
                  <w:divBdr>
                    <w:top w:val="none" w:sz="0" w:space="0" w:color="auto"/>
                    <w:left w:val="none" w:sz="0" w:space="0" w:color="auto"/>
                    <w:bottom w:val="none" w:sz="0" w:space="0" w:color="auto"/>
                    <w:right w:val="none" w:sz="0" w:space="0" w:color="auto"/>
                  </w:divBdr>
                </w:div>
                <w:div w:id="1426413460">
                  <w:marLeft w:val="0"/>
                  <w:marRight w:val="0"/>
                  <w:marTop w:val="0"/>
                  <w:marBottom w:val="0"/>
                  <w:divBdr>
                    <w:top w:val="none" w:sz="0" w:space="0" w:color="auto"/>
                    <w:left w:val="none" w:sz="0" w:space="0" w:color="auto"/>
                    <w:bottom w:val="none" w:sz="0" w:space="0" w:color="auto"/>
                    <w:right w:val="none" w:sz="0" w:space="0" w:color="auto"/>
                  </w:divBdr>
                </w:div>
                <w:div w:id="1516191454">
                  <w:marLeft w:val="0"/>
                  <w:marRight w:val="0"/>
                  <w:marTop w:val="0"/>
                  <w:marBottom w:val="0"/>
                  <w:divBdr>
                    <w:top w:val="none" w:sz="0" w:space="0" w:color="auto"/>
                    <w:left w:val="none" w:sz="0" w:space="0" w:color="auto"/>
                    <w:bottom w:val="none" w:sz="0" w:space="0" w:color="auto"/>
                    <w:right w:val="none" w:sz="0" w:space="0" w:color="auto"/>
                  </w:divBdr>
                </w:div>
                <w:div w:id="1736004157">
                  <w:marLeft w:val="0"/>
                  <w:marRight w:val="0"/>
                  <w:marTop w:val="0"/>
                  <w:marBottom w:val="0"/>
                  <w:divBdr>
                    <w:top w:val="none" w:sz="0" w:space="0" w:color="auto"/>
                    <w:left w:val="none" w:sz="0" w:space="0" w:color="auto"/>
                    <w:bottom w:val="none" w:sz="0" w:space="0" w:color="auto"/>
                    <w:right w:val="none" w:sz="0" w:space="0" w:color="auto"/>
                  </w:divBdr>
                </w:div>
                <w:div w:id="306400005">
                  <w:marLeft w:val="0"/>
                  <w:marRight w:val="0"/>
                  <w:marTop w:val="0"/>
                  <w:marBottom w:val="0"/>
                  <w:divBdr>
                    <w:top w:val="none" w:sz="0" w:space="0" w:color="auto"/>
                    <w:left w:val="none" w:sz="0" w:space="0" w:color="auto"/>
                    <w:bottom w:val="none" w:sz="0" w:space="0" w:color="auto"/>
                    <w:right w:val="none" w:sz="0" w:space="0" w:color="auto"/>
                  </w:divBdr>
                </w:div>
                <w:div w:id="507134836">
                  <w:marLeft w:val="0"/>
                  <w:marRight w:val="0"/>
                  <w:marTop w:val="0"/>
                  <w:marBottom w:val="0"/>
                  <w:divBdr>
                    <w:top w:val="none" w:sz="0" w:space="0" w:color="auto"/>
                    <w:left w:val="none" w:sz="0" w:space="0" w:color="auto"/>
                    <w:bottom w:val="none" w:sz="0" w:space="0" w:color="auto"/>
                    <w:right w:val="none" w:sz="0" w:space="0" w:color="auto"/>
                  </w:divBdr>
                </w:div>
                <w:div w:id="1571580814">
                  <w:marLeft w:val="0"/>
                  <w:marRight w:val="0"/>
                  <w:marTop w:val="0"/>
                  <w:marBottom w:val="0"/>
                  <w:divBdr>
                    <w:top w:val="none" w:sz="0" w:space="0" w:color="auto"/>
                    <w:left w:val="none" w:sz="0" w:space="0" w:color="auto"/>
                    <w:bottom w:val="none" w:sz="0" w:space="0" w:color="auto"/>
                    <w:right w:val="none" w:sz="0" w:space="0" w:color="auto"/>
                  </w:divBdr>
                </w:div>
                <w:div w:id="1147473998">
                  <w:marLeft w:val="0"/>
                  <w:marRight w:val="0"/>
                  <w:marTop w:val="0"/>
                  <w:marBottom w:val="0"/>
                  <w:divBdr>
                    <w:top w:val="none" w:sz="0" w:space="0" w:color="auto"/>
                    <w:left w:val="none" w:sz="0" w:space="0" w:color="auto"/>
                    <w:bottom w:val="none" w:sz="0" w:space="0" w:color="auto"/>
                    <w:right w:val="none" w:sz="0" w:space="0" w:color="auto"/>
                  </w:divBdr>
                </w:div>
                <w:div w:id="337659784">
                  <w:marLeft w:val="0"/>
                  <w:marRight w:val="0"/>
                  <w:marTop w:val="0"/>
                  <w:marBottom w:val="0"/>
                  <w:divBdr>
                    <w:top w:val="none" w:sz="0" w:space="0" w:color="auto"/>
                    <w:left w:val="none" w:sz="0" w:space="0" w:color="auto"/>
                    <w:bottom w:val="none" w:sz="0" w:space="0" w:color="auto"/>
                    <w:right w:val="none" w:sz="0" w:space="0" w:color="auto"/>
                  </w:divBdr>
                </w:div>
                <w:div w:id="918832579">
                  <w:marLeft w:val="0"/>
                  <w:marRight w:val="0"/>
                  <w:marTop w:val="0"/>
                  <w:marBottom w:val="0"/>
                  <w:divBdr>
                    <w:top w:val="none" w:sz="0" w:space="0" w:color="auto"/>
                    <w:left w:val="none" w:sz="0" w:space="0" w:color="auto"/>
                    <w:bottom w:val="none" w:sz="0" w:space="0" w:color="auto"/>
                    <w:right w:val="none" w:sz="0" w:space="0" w:color="auto"/>
                  </w:divBdr>
                </w:div>
                <w:div w:id="1768842443">
                  <w:marLeft w:val="0"/>
                  <w:marRight w:val="0"/>
                  <w:marTop w:val="0"/>
                  <w:marBottom w:val="0"/>
                  <w:divBdr>
                    <w:top w:val="none" w:sz="0" w:space="0" w:color="auto"/>
                    <w:left w:val="none" w:sz="0" w:space="0" w:color="auto"/>
                    <w:bottom w:val="none" w:sz="0" w:space="0" w:color="auto"/>
                    <w:right w:val="none" w:sz="0" w:space="0" w:color="auto"/>
                  </w:divBdr>
                </w:div>
                <w:div w:id="1714110336">
                  <w:marLeft w:val="0"/>
                  <w:marRight w:val="0"/>
                  <w:marTop w:val="0"/>
                  <w:marBottom w:val="0"/>
                  <w:divBdr>
                    <w:top w:val="none" w:sz="0" w:space="0" w:color="auto"/>
                    <w:left w:val="none" w:sz="0" w:space="0" w:color="auto"/>
                    <w:bottom w:val="none" w:sz="0" w:space="0" w:color="auto"/>
                    <w:right w:val="none" w:sz="0" w:space="0" w:color="auto"/>
                  </w:divBdr>
                </w:div>
                <w:div w:id="1042484073">
                  <w:marLeft w:val="0"/>
                  <w:marRight w:val="0"/>
                  <w:marTop w:val="0"/>
                  <w:marBottom w:val="0"/>
                  <w:divBdr>
                    <w:top w:val="none" w:sz="0" w:space="0" w:color="auto"/>
                    <w:left w:val="none" w:sz="0" w:space="0" w:color="auto"/>
                    <w:bottom w:val="none" w:sz="0" w:space="0" w:color="auto"/>
                    <w:right w:val="none" w:sz="0" w:space="0" w:color="auto"/>
                  </w:divBdr>
                </w:div>
                <w:div w:id="1345282008">
                  <w:marLeft w:val="0"/>
                  <w:marRight w:val="0"/>
                  <w:marTop w:val="0"/>
                  <w:marBottom w:val="0"/>
                  <w:divBdr>
                    <w:top w:val="none" w:sz="0" w:space="0" w:color="auto"/>
                    <w:left w:val="none" w:sz="0" w:space="0" w:color="auto"/>
                    <w:bottom w:val="none" w:sz="0" w:space="0" w:color="auto"/>
                    <w:right w:val="none" w:sz="0" w:space="0" w:color="auto"/>
                  </w:divBdr>
                </w:div>
                <w:div w:id="210387563">
                  <w:marLeft w:val="0"/>
                  <w:marRight w:val="0"/>
                  <w:marTop w:val="0"/>
                  <w:marBottom w:val="0"/>
                  <w:divBdr>
                    <w:top w:val="none" w:sz="0" w:space="0" w:color="auto"/>
                    <w:left w:val="none" w:sz="0" w:space="0" w:color="auto"/>
                    <w:bottom w:val="none" w:sz="0" w:space="0" w:color="auto"/>
                    <w:right w:val="none" w:sz="0" w:space="0" w:color="auto"/>
                  </w:divBdr>
                </w:div>
                <w:div w:id="576549090">
                  <w:marLeft w:val="0"/>
                  <w:marRight w:val="0"/>
                  <w:marTop w:val="0"/>
                  <w:marBottom w:val="0"/>
                  <w:divBdr>
                    <w:top w:val="none" w:sz="0" w:space="0" w:color="auto"/>
                    <w:left w:val="none" w:sz="0" w:space="0" w:color="auto"/>
                    <w:bottom w:val="none" w:sz="0" w:space="0" w:color="auto"/>
                    <w:right w:val="none" w:sz="0" w:space="0" w:color="auto"/>
                  </w:divBdr>
                </w:div>
                <w:div w:id="1005205943">
                  <w:marLeft w:val="0"/>
                  <w:marRight w:val="0"/>
                  <w:marTop w:val="0"/>
                  <w:marBottom w:val="0"/>
                  <w:divBdr>
                    <w:top w:val="none" w:sz="0" w:space="0" w:color="auto"/>
                    <w:left w:val="none" w:sz="0" w:space="0" w:color="auto"/>
                    <w:bottom w:val="none" w:sz="0" w:space="0" w:color="auto"/>
                    <w:right w:val="none" w:sz="0" w:space="0" w:color="auto"/>
                  </w:divBdr>
                </w:div>
                <w:div w:id="953556586">
                  <w:marLeft w:val="0"/>
                  <w:marRight w:val="0"/>
                  <w:marTop w:val="0"/>
                  <w:marBottom w:val="0"/>
                  <w:divBdr>
                    <w:top w:val="none" w:sz="0" w:space="0" w:color="auto"/>
                    <w:left w:val="none" w:sz="0" w:space="0" w:color="auto"/>
                    <w:bottom w:val="none" w:sz="0" w:space="0" w:color="auto"/>
                    <w:right w:val="none" w:sz="0" w:space="0" w:color="auto"/>
                  </w:divBdr>
                </w:div>
                <w:div w:id="1269196263">
                  <w:marLeft w:val="0"/>
                  <w:marRight w:val="0"/>
                  <w:marTop w:val="0"/>
                  <w:marBottom w:val="0"/>
                  <w:divBdr>
                    <w:top w:val="none" w:sz="0" w:space="0" w:color="auto"/>
                    <w:left w:val="none" w:sz="0" w:space="0" w:color="auto"/>
                    <w:bottom w:val="none" w:sz="0" w:space="0" w:color="auto"/>
                    <w:right w:val="none" w:sz="0" w:space="0" w:color="auto"/>
                  </w:divBdr>
                </w:div>
                <w:div w:id="2000425471">
                  <w:marLeft w:val="0"/>
                  <w:marRight w:val="0"/>
                  <w:marTop w:val="0"/>
                  <w:marBottom w:val="0"/>
                  <w:divBdr>
                    <w:top w:val="none" w:sz="0" w:space="0" w:color="auto"/>
                    <w:left w:val="none" w:sz="0" w:space="0" w:color="auto"/>
                    <w:bottom w:val="none" w:sz="0" w:space="0" w:color="auto"/>
                    <w:right w:val="none" w:sz="0" w:space="0" w:color="auto"/>
                  </w:divBdr>
                </w:div>
                <w:div w:id="2100716135">
                  <w:marLeft w:val="0"/>
                  <w:marRight w:val="0"/>
                  <w:marTop w:val="0"/>
                  <w:marBottom w:val="0"/>
                  <w:divBdr>
                    <w:top w:val="none" w:sz="0" w:space="0" w:color="auto"/>
                    <w:left w:val="none" w:sz="0" w:space="0" w:color="auto"/>
                    <w:bottom w:val="none" w:sz="0" w:space="0" w:color="auto"/>
                    <w:right w:val="none" w:sz="0" w:space="0" w:color="auto"/>
                  </w:divBdr>
                </w:div>
                <w:div w:id="680474270">
                  <w:marLeft w:val="0"/>
                  <w:marRight w:val="0"/>
                  <w:marTop w:val="0"/>
                  <w:marBottom w:val="0"/>
                  <w:divBdr>
                    <w:top w:val="none" w:sz="0" w:space="0" w:color="auto"/>
                    <w:left w:val="none" w:sz="0" w:space="0" w:color="auto"/>
                    <w:bottom w:val="none" w:sz="0" w:space="0" w:color="auto"/>
                    <w:right w:val="none" w:sz="0" w:space="0" w:color="auto"/>
                  </w:divBdr>
                </w:div>
                <w:div w:id="1592200865">
                  <w:marLeft w:val="0"/>
                  <w:marRight w:val="0"/>
                  <w:marTop w:val="0"/>
                  <w:marBottom w:val="0"/>
                  <w:divBdr>
                    <w:top w:val="none" w:sz="0" w:space="0" w:color="auto"/>
                    <w:left w:val="none" w:sz="0" w:space="0" w:color="auto"/>
                    <w:bottom w:val="none" w:sz="0" w:space="0" w:color="auto"/>
                    <w:right w:val="none" w:sz="0" w:space="0" w:color="auto"/>
                  </w:divBdr>
                </w:div>
                <w:div w:id="1265965049">
                  <w:marLeft w:val="0"/>
                  <w:marRight w:val="0"/>
                  <w:marTop w:val="0"/>
                  <w:marBottom w:val="0"/>
                  <w:divBdr>
                    <w:top w:val="none" w:sz="0" w:space="0" w:color="auto"/>
                    <w:left w:val="none" w:sz="0" w:space="0" w:color="auto"/>
                    <w:bottom w:val="none" w:sz="0" w:space="0" w:color="auto"/>
                    <w:right w:val="none" w:sz="0" w:space="0" w:color="auto"/>
                  </w:divBdr>
                </w:div>
                <w:div w:id="1237125627">
                  <w:marLeft w:val="0"/>
                  <w:marRight w:val="0"/>
                  <w:marTop w:val="0"/>
                  <w:marBottom w:val="0"/>
                  <w:divBdr>
                    <w:top w:val="none" w:sz="0" w:space="0" w:color="auto"/>
                    <w:left w:val="none" w:sz="0" w:space="0" w:color="auto"/>
                    <w:bottom w:val="none" w:sz="0" w:space="0" w:color="auto"/>
                    <w:right w:val="none" w:sz="0" w:space="0" w:color="auto"/>
                  </w:divBdr>
                </w:div>
                <w:div w:id="1726374732">
                  <w:marLeft w:val="0"/>
                  <w:marRight w:val="0"/>
                  <w:marTop w:val="0"/>
                  <w:marBottom w:val="0"/>
                  <w:divBdr>
                    <w:top w:val="none" w:sz="0" w:space="0" w:color="auto"/>
                    <w:left w:val="none" w:sz="0" w:space="0" w:color="auto"/>
                    <w:bottom w:val="none" w:sz="0" w:space="0" w:color="auto"/>
                    <w:right w:val="none" w:sz="0" w:space="0" w:color="auto"/>
                  </w:divBdr>
                </w:div>
                <w:div w:id="1879705347">
                  <w:marLeft w:val="0"/>
                  <w:marRight w:val="0"/>
                  <w:marTop w:val="0"/>
                  <w:marBottom w:val="0"/>
                  <w:divBdr>
                    <w:top w:val="none" w:sz="0" w:space="0" w:color="auto"/>
                    <w:left w:val="none" w:sz="0" w:space="0" w:color="auto"/>
                    <w:bottom w:val="none" w:sz="0" w:space="0" w:color="auto"/>
                    <w:right w:val="none" w:sz="0" w:space="0" w:color="auto"/>
                  </w:divBdr>
                </w:div>
                <w:div w:id="7298336">
                  <w:marLeft w:val="0"/>
                  <w:marRight w:val="0"/>
                  <w:marTop w:val="0"/>
                  <w:marBottom w:val="0"/>
                  <w:divBdr>
                    <w:top w:val="none" w:sz="0" w:space="0" w:color="auto"/>
                    <w:left w:val="none" w:sz="0" w:space="0" w:color="auto"/>
                    <w:bottom w:val="none" w:sz="0" w:space="0" w:color="auto"/>
                    <w:right w:val="none" w:sz="0" w:space="0" w:color="auto"/>
                  </w:divBdr>
                </w:div>
                <w:div w:id="1189024491">
                  <w:marLeft w:val="0"/>
                  <w:marRight w:val="0"/>
                  <w:marTop w:val="0"/>
                  <w:marBottom w:val="0"/>
                  <w:divBdr>
                    <w:top w:val="none" w:sz="0" w:space="0" w:color="auto"/>
                    <w:left w:val="none" w:sz="0" w:space="0" w:color="auto"/>
                    <w:bottom w:val="none" w:sz="0" w:space="0" w:color="auto"/>
                    <w:right w:val="none" w:sz="0" w:space="0" w:color="auto"/>
                  </w:divBdr>
                </w:div>
                <w:div w:id="1266889898">
                  <w:marLeft w:val="0"/>
                  <w:marRight w:val="0"/>
                  <w:marTop w:val="0"/>
                  <w:marBottom w:val="0"/>
                  <w:divBdr>
                    <w:top w:val="none" w:sz="0" w:space="0" w:color="auto"/>
                    <w:left w:val="none" w:sz="0" w:space="0" w:color="auto"/>
                    <w:bottom w:val="none" w:sz="0" w:space="0" w:color="auto"/>
                    <w:right w:val="none" w:sz="0" w:space="0" w:color="auto"/>
                  </w:divBdr>
                </w:div>
                <w:div w:id="44108858">
                  <w:marLeft w:val="0"/>
                  <w:marRight w:val="0"/>
                  <w:marTop w:val="0"/>
                  <w:marBottom w:val="0"/>
                  <w:divBdr>
                    <w:top w:val="none" w:sz="0" w:space="0" w:color="auto"/>
                    <w:left w:val="none" w:sz="0" w:space="0" w:color="auto"/>
                    <w:bottom w:val="none" w:sz="0" w:space="0" w:color="auto"/>
                    <w:right w:val="none" w:sz="0" w:space="0" w:color="auto"/>
                  </w:divBdr>
                </w:div>
                <w:div w:id="393091491">
                  <w:marLeft w:val="0"/>
                  <w:marRight w:val="0"/>
                  <w:marTop w:val="0"/>
                  <w:marBottom w:val="0"/>
                  <w:divBdr>
                    <w:top w:val="none" w:sz="0" w:space="0" w:color="auto"/>
                    <w:left w:val="none" w:sz="0" w:space="0" w:color="auto"/>
                    <w:bottom w:val="none" w:sz="0" w:space="0" w:color="auto"/>
                    <w:right w:val="none" w:sz="0" w:space="0" w:color="auto"/>
                  </w:divBdr>
                </w:div>
                <w:div w:id="473565330">
                  <w:marLeft w:val="0"/>
                  <w:marRight w:val="0"/>
                  <w:marTop w:val="0"/>
                  <w:marBottom w:val="0"/>
                  <w:divBdr>
                    <w:top w:val="none" w:sz="0" w:space="0" w:color="auto"/>
                    <w:left w:val="none" w:sz="0" w:space="0" w:color="auto"/>
                    <w:bottom w:val="none" w:sz="0" w:space="0" w:color="auto"/>
                    <w:right w:val="none" w:sz="0" w:space="0" w:color="auto"/>
                  </w:divBdr>
                </w:div>
                <w:div w:id="1470055945">
                  <w:marLeft w:val="0"/>
                  <w:marRight w:val="0"/>
                  <w:marTop w:val="0"/>
                  <w:marBottom w:val="0"/>
                  <w:divBdr>
                    <w:top w:val="none" w:sz="0" w:space="0" w:color="auto"/>
                    <w:left w:val="none" w:sz="0" w:space="0" w:color="auto"/>
                    <w:bottom w:val="none" w:sz="0" w:space="0" w:color="auto"/>
                    <w:right w:val="none" w:sz="0" w:space="0" w:color="auto"/>
                  </w:divBdr>
                </w:div>
                <w:div w:id="1789738707">
                  <w:marLeft w:val="0"/>
                  <w:marRight w:val="0"/>
                  <w:marTop w:val="0"/>
                  <w:marBottom w:val="0"/>
                  <w:divBdr>
                    <w:top w:val="none" w:sz="0" w:space="0" w:color="auto"/>
                    <w:left w:val="none" w:sz="0" w:space="0" w:color="auto"/>
                    <w:bottom w:val="none" w:sz="0" w:space="0" w:color="auto"/>
                    <w:right w:val="none" w:sz="0" w:space="0" w:color="auto"/>
                  </w:divBdr>
                </w:div>
                <w:div w:id="1038314584">
                  <w:marLeft w:val="0"/>
                  <w:marRight w:val="0"/>
                  <w:marTop w:val="0"/>
                  <w:marBottom w:val="0"/>
                  <w:divBdr>
                    <w:top w:val="none" w:sz="0" w:space="0" w:color="auto"/>
                    <w:left w:val="none" w:sz="0" w:space="0" w:color="auto"/>
                    <w:bottom w:val="none" w:sz="0" w:space="0" w:color="auto"/>
                    <w:right w:val="none" w:sz="0" w:space="0" w:color="auto"/>
                  </w:divBdr>
                </w:div>
                <w:div w:id="94443988">
                  <w:marLeft w:val="0"/>
                  <w:marRight w:val="0"/>
                  <w:marTop w:val="0"/>
                  <w:marBottom w:val="0"/>
                  <w:divBdr>
                    <w:top w:val="none" w:sz="0" w:space="0" w:color="auto"/>
                    <w:left w:val="none" w:sz="0" w:space="0" w:color="auto"/>
                    <w:bottom w:val="none" w:sz="0" w:space="0" w:color="auto"/>
                    <w:right w:val="none" w:sz="0" w:space="0" w:color="auto"/>
                  </w:divBdr>
                </w:div>
                <w:div w:id="1703287130">
                  <w:marLeft w:val="0"/>
                  <w:marRight w:val="0"/>
                  <w:marTop w:val="0"/>
                  <w:marBottom w:val="0"/>
                  <w:divBdr>
                    <w:top w:val="none" w:sz="0" w:space="0" w:color="auto"/>
                    <w:left w:val="none" w:sz="0" w:space="0" w:color="auto"/>
                    <w:bottom w:val="none" w:sz="0" w:space="0" w:color="auto"/>
                    <w:right w:val="none" w:sz="0" w:space="0" w:color="auto"/>
                  </w:divBdr>
                </w:div>
                <w:div w:id="381178941">
                  <w:marLeft w:val="0"/>
                  <w:marRight w:val="0"/>
                  <w:marTop w:val="0"/>
                  <w:marBottom w:val="0"/>
                  <w:divBdr>
                    <w:top w:val="none" w:sz="0" w:space="0" w:color="auto"/>
                    <w:left w:val="none" w:sz="0" w:space="0" w:color="auto"/>
                    <w:bottom w:val="none" w:sz="0" w:space="0" w:color="auto"/>
                    <w:right w:val="none" w:sz="0" w:space="0" w:color="auto"/>
                  </w:divBdr>
                </w:div>
                <w:div w:id="1166435423">
                  <w:marLeft w:val="0"/>
                  <w:marRight w:val="0"/>
                  <w:marTop w:val="0"/>
                  <w:marBottom w:val="0"/>
                  <w:divBdr>
                    <w:top w:val="none" w:sz="0" w:space="0" w:color="auto"/>
                    <w:left w:val="none" w:sz="0" w:space="0" w:color="auto"/>
                    <w:bottom w:val="none" w:sz="0" w:space="0" w:color="auto"/>
                    <w:right w:val="none" w:sz="0" w:space="0" w:color="auto"/>
                  </w:divBdr>
                </w:div>
                <w:div w:id="952907391">
                  <w:marLeft w:val="0"/>
                  <w:marRight w:val="0"/>
                  <w:marTop w:val="0"/>
                  <w:marBottom w:val="0"/>
                  <w:divBdr>
                    <w:top w:val="none" w:sz="0" w:space="0" w:color="auto"/>
                    <w:left w:val="none" w:sz="0" w:space="0" w:color="auto"/>
                    <w:bottom w:val="none" w:sz="0" w:space="0" w:color="auto"/>
                    <w:right w:val="none" w:sz="0" w:space="0" w:color="auto"/>
                  </w:divBdr>
                </w:div>
                <w:div w:id="833688652">
                  <w:marLeft w:val="0"/>
                  <w:marRight w:val="0"/>
                  <w:marTop w:val="0"/>
                  <w:marBottom w:val="0"/>
                  <w:divBdr>
                    <w:top w:val="none" w:sz="0" w:space="0" w:color="auto"/>
                    <w:left w:val="none" w:sz="0" w:space="0" w:color="auto"/>
                    <w:bottom w:val="none" w:sz="0" w:space="0" w:color="auto"/>
                    <w:right w:val="none" w:sz="0" w:space="0" w:color="auto"/>
                  </w:divBdr>
                </w:div>
                <w:div w:id="831409884">
                  <w:marLeft w:val="0"/>
                  <w:marRight w:val="0"/>
                  <w:marTop w:val="0"/>
                  <w:marBottom w:val="0"/>
                  <w:divBdr>
                    <w:top w:val="none" w:sz="0" w:space="0" w:color="auto"/>
                    <w:left w:val="none" w:sz="0" w:space="0" w:color="auto"/>
                    <w:bottom w:val="none" w:sz="0" w:space="0" w:color="auto"/>
                    <w:right w:val="none" w:sz="0" w:space="0" w:color="auto"/>
                  </w:divBdr>
                </w:div>
                <w:div w:id="1578713643">
                  <w:marLeft w:val="0"/>
                  <w:marRight w:val="0"/>
                  <w:marTop w:val="0"/>
                  <w:marBottom w:val="0"/>
                  <w:divBdr>
                    <w:top w:val="none" w:sz="0" w:space="0" w:color="auto"/>
                    <w:left w:val="none" w:sz="0" w:space="0" w:color="auto"/>
                    <w:bottom w:val="none" w:sz="0" w:space="0" w:color="auto"/>
                    <w:right w:val="none" w:sz="0" w:space="0" w:color="auto"/>
                  </w:divBdr>
                </w:div>
                <w:div w:id="71902893">
                  <w:marLeft w:val="0"/>
                  <w:marRight w:val="0"/>
                  <w:marTop w:val="0"/>
                  <w:marBottom w:val="0"/>
                  <w:divBdr>
                    <w:top w:val="none" w:sz="0" w:space="0" w:color="auto"/>
                    <w:left w:val="none" w:sz="0" w:space="0" w:color="auto"/>
                    <w:bottom w:val="none" w:sz="0" w:space="0" w:color="auto"/>
                    <w:right w:val="none" w:sz="0" w:space="0" w:color="auto"/>
                  </w:divBdr>
                </w:div>
                <w:div w:id="998116578">
                  <w:marLeft w:val="0"/>
                  <w:marRight w:val="0"/>
                  <w:marTop w:val="0"/>
                  <w:marBottom w:val="0"/>
                  <w:divBdr>
                    <w:top w:val="none" w:sz="0" w:space="0" w:color="auto"/>
                    <w:left w:val="none" w:sz="0" w:space="0" w:color="auto"/>
                    <w:bottom w:val="none" w:sz="0" w:space="0" w:color="auto"/>
                    <w:right w:val="none" w:sz="0" w:space="0" w:color="auto"/>
                  </w:divBdr>
                </w:div>
                <w:div w:id="1093208472">
                  <w:marLeft w:val="0"/>
                  <w:marRight w:val="0"/>
                  <w:marTop w:val="0"/>
                  <w:marBottom w:val="0"/>
                  <w:divBdr>
                    <w:top w:val="none" w:sz="0" w:space="0" w:color="auto"/>
                    <w:left w:val="none" w:sz="0" w:space="0" w:color="auto"/>
                    <w:bottom w:val="none" w:sz="0" w:space="0" w:color="auto"/>
                    <w:right w:val="none" w:sz="0" w:space="0" w:color="auto"/>
                  </w:divBdr>
                </w:div>
                <w:div w:id="416290571">
                  <w:marLeft w:val="0"/>
                  <w:marRight w:val="0"/>
                  <w:marTop w:val="0"/>
                  <w:marBottom w:val="0"/>
                  <w:divBdr>
                    <w:top w:val="none" w:sz="0" w:space="0" w:color="auto"/>
                    <w:left w:val="none" w:sz="0" w:space="0" w:color="auto"/>
                    <w:bottom w:val="none" w:sz="0" w:space="0" w:color="auto"/>
                    <w:right w:val="none" w:sz="0" w:space="0" w:color="auto"/>
                  </w:divBdr>
                </w:div>
                <w:div w:id="179316561">
                  <w:marLeft w:val="0"/>
                  <w:marRight w:val="0"/>
                  <w:marTop w:val="0"/>
                  <w:marBottom w:val="0"/>
                  <w:divBdr>
                    <w:top w:val="none" w:sz="0" w:space="0" w:color="auto"/>
                    <w:left w:val="none" w:sz="0" w:space="0" w:color="auto"/>
                    <w:bottom w:val="none" w:sz="0" w:space="0" w:color="auto"/>
                    <w:right w:val="none" w:sz="0" w:space="0" w:color="auto"/>
                  </w:divBdr>
                </w:div>
                <w:div w:id="1348946139">
                  <w:marLeft w:val="0"/>
                  <w:marRight w:val="0"/>
                  <w:marTop w:val="0"/>
                  <w:marBottom w:val="0"/>
                  <w:divBdr>
                    <w:top w:val="none" w:sz="0" w:space="0" w:color="auto"/>
                    <w:left w:val="none" w:sz="0" w:space="0" w:color="auto"/>
                    <w:bottom w:val="none" w:sz="0" w:space="0" w:color="auto"/>
                    <w:right w:val="none" w:sz="0" w:space="0" w:color="auto"/>
                  </w:divBdr>
                </w:div>
                <w:div w:id="548342940">
                  <w:marLeft w:val="0"/>
                  <w:marRight w:val="0"/>
                  <w:marTop w:val="0"/>
                  <w:marBottom w:val="0"/>
                  <w:divBdr>
                    <w:top w:val="none" w:sz="0" w:space="0" w:color="auto"/>
                    <w:left w:val="none" w:sz="0" w:space="0" w:color="auto"/>
                    <w:bottom w:val="none" w:sz="0" w:space="0" w:color="auto"/>
                    <w:right w:val="none" w:sz="0" w:space="0" w:color="auto"/>
                  </w:divBdr>
                </w:div>
                <w:div w:id="1379889825">
                  <w:marLeft w:val="0"/>
                  <w:marRight w:val="0"/>
                  <w:marTop w:val="0"/>
                  <w:marBottom w:val="0"/>
                  <w:divBdr>
                    <w:top w:val="none" w:sz="0" w:space="0" w:color="auto"/>
                    <w:left w:val="none" w:sz="0" w:space="0" w:color="auto"/>
                    <w:bottom w:val="none" w:sz="0" w:space="0" w:color="auto"/>
                    <w:right w:val="none" w:sz="0" w:space="0" w:color="auto"/>
                  </w:divBdr>
                </w:div>
                <w:div w:id="817961615">
                  <w:marLeft w:val="0"/>
                  <w:marRight w:val="0"/>
                  <w:marTop w:val="0"/>
                  <w:marBottom w:val="0"/>
                  <w:divBdr>
                    <w:top w:val="none" w:sz="0" w:space="0" w:color="auto"/>
                    <w:left w:val="none" w:sz="0" w:space="0" w:color="auto"/>
                    <w:bottom w:val="none" w:sz="0" w:space="0" w:color="auto"/>
                    <w:right w:val="none" w:sz="0" w:space="0" w:color="auto"/>
                  </w:divBdr>
                </w:div>
                <w:div w:id="1782259607">
                  <w:marLeft w:val="0"/>
                  <w:marRight w:val="0"/>
                  <w:marTop w:val="0"/>
                  <w:marBottom w:val="0"/>
                  <w:divBdr>
                    <w:top w:val="none" w:sz="0" w:space="0" w:color="auto"/>
                    <w:left w:val="none" w:sz="0" w:space="0" w:color="auto"/>
                    <w:bottom w:val="none" w:sz="0" w:space="0" w:color="auto"/>
                    <w:right w:val="none" w:sz="0" w:space="0" w:color="auto"/>
                  </w:divBdr>
                </w:div>
                <w:div w:id="2126800647">
                  <w:marLeft w:val="0"/>
                  <w:marRight w:val="0"/>
                  <w:marTop w:val="0"/>
                  <w:marBottom w:val="0"/>
                  <w:divBdr>
                    <w:top w:val="none" w:sz="0" w:space="0" w:color="auto"/>
                    <w:left w:val="none" w:sz="0" w:space="0" w:color="auto"/>
                    <w:bottom w:val="none" w:sz="0" w:space="0" w:color="auto"/>
                    <w:right w:val="none" w:sz="0" w:space="0" w:color="auto"/>
                  </w:divBdr>
                </w:div>
                <w:div w:id="555943404">
                  <w:marLeft w:val="0"/>
                  <w:marRight w:val="0"/>
                  <w:marTop w:val="0"/>
                  <w:marBottom w:val="0"/>
                  <w:divBdr>
                    <w:top w:val="none" w:sz="0" w:space="0" w:color="auto"/>
                    <w:left w:val="none" w:sz="0" w:space="0" w:color="auto"/>
                    <w:bottom w:val="none" w:sz="0" w:space="0" w:color="auto"/>
                    <w:right w:val="none" w:sz="0" w:space="0" w:color="auto"/>
                  </w:divBdr>
                </w:div>
                <w:div w:id="987394784">
                  <w:marLeft w:val="0"/>
                  <w:marRight w:val="0"/>
                  <w:marTop w:val="0"/>
                  <w:marBottom w:val="0"/>
                  <w:divBdr>
                    <w:top w:val="none" w:sz="0" w:space="0" w:color="auto"/>
                    <w:left w:val="none" w:sz="0" w:space="0" w:color="auto"/>
                    <w:bottom w:val="none" w:sz="0" w:space="0" w:color="auto"/>
                    <w:right w:val="none" w:sz="0" w:space="0" w:color="auto"/>
                  </w:divBdr>
                </w:div>
                <w:div w:id="791244873">
                  <w:marLeft w:val="0"/>
                  <w:marRight w:val="0"/>
                  <w:marTop w:val="0"/>
                  <w:marBottom w:val="0"/>
                  <w:divBdr>
                    <w:top w:val="none" w:sz="0" w:space="0" w:color="auto"/>
                    <w:left w:val="none" w:sz="0" w:space="0" w:color="auto"/>
                    <w:bottom w:val="none" w:sz="0" w:space="0" w:color="auto"/>
                    <w:right w:val="none" w:sz="0" w:space="0" w:color="auto"/>
                  </w:divBdr>
                </w:div>
                <w:div w:id="1508252001">
                  <w:marLeft w:val="0"/>
                  <w:marRight w:val="0"/>
                  <w:marTop w:val="0"/>
                  <w:marBottom w:val="0"/>
                  <w:divBdr>
                    <w:top w:val="none" w:sz="0" w:space="0" w:color="auto"/>
                    <w:left w:val="none" w:sz="0" w:space="0" w:color="auto"/>
                    <w:bottom w:val="none" w:sz="0" w:space="0" w:color="auto"/>
                    <w:right w:val="none" w:sz="0" w:space="0" w:color="auto"/>
                  </w:divBdr>
                </w:div>
                <w:div w:id="556667506">
                  <w:marLeft w:val="0"/>
                  <w:marRight w:val="0"/>
                  <w:marTop w:val="0"/>
                  <w:marBottom w:val="0"/>
                  <w:divBdr>
                    <w:top w:val="none" w:sz="0" w:space="0" w:color="auto"/>
                    <w:left w:val="none" w:sz="0" w:space="0" w:color="auto"/>
                    <w:bottom w:val="none" w:sz="0" w:space="0" w:color="auto"/>
                    <w:right w:val="none" w:sz="0" w:space="0" w:color="auto"/>
                  </w:divBdr>
                </w:div>
                <w:div w:id="726951277">
                  <w:marLeft w:val="0"/>
                  <w:marRight w:val="0"/>
                  <w:marTop w:val="0"/>
                  <w:marBottom w:val="0"/>
                  <w:divBdr>
                    <w:top w:val="none" w:sz="0" w:space="0" w:color="auto"/>
                    <w:left w:val="none" w:sz="0" w:space="0" w:color="auto"/>
                    <w:bottom w:val="none" w:sz="0" w:space="0" w:color="auto"/>
                    <w:right w:val="none" w:sz="0" w:space="0" w:color="auto"/>
                  </w:divBdr>
                </w:div>
                <w:div w:id="1067193943">
                  <w:marLeft w:val="0"/>
                  <w:marRight w:val="0"/>
                  <w:marTop w:val="0"/>
                  <w:marBottom w:val="0"/>
                  <w:divBdr>
                    <w:top w:val="none" w:sz="0" w:space="0" w:color="auto"/>
                    <w:left w:val="none" w:sz="0" w:space="0" w:color="auto"/>
                    <w:bottom w:val="none" w:sz="0" w:space="0" w:color="auto"/>
                    <w:right w:val="none" w:sz="0" w:space="0" w:color="auto"/>
                  </w:divBdr>
                </w:div>
                <w:div w:id="164132322">
                  <w:marLeft w:val="0"/>
                  <w:marRight w:val="0"/>
                  <w:marTop w:val="0"/>
                  <w:marBottom w:val="0"/>
                  <w:divBdr>
                    <w:top w:val="none" w:sz="0" w:space="0" w:color="auto"/>
                    <w:left w:val="none" w:sz="0" w:space="0" w:color="auto"/>
                    <w:bottom w:val="none" w:sz="0" w:space="0" w:color="auto"/>
                    <w:right w:val="none" w:sz="0" w:space="0" w:color="auto"/>
                  </w:divBdr>
                </w:div>
                <w:div w:id="425342552">
                  <w:marLeft w:val="0"/>
                  <w:marRight w:val="0"/>
                  <w:marTop w:val="0"/>
                  <w:marBottom w:val="0"/>
                  <w:divBdr>
                    <w:top w:val="none" w:sz="0" w:space="0" w:color="auto"/>
                    <w:left w:val="none" w:sz="0" w:space="0" w:color="auto"/>
                    <w:bottom w:val="none" w:sz="0" w:space="0" w:color="auto"/>
                    <w:right w:val="none" w:sz="0" w:space="0" w:color="auto"/>
                  </w:divBdr>
                </w:div>
                <w:div w:id="1621645011">
                  <w:marLeft w:val="0"/>
                  <w:marRight w:val="0"/>
                  <w:marTop w:val="0"/>
                  <w:marBottom w:val="0"/>
                  <w:divBdr>
                    <w:top w:val="none" w:sz="0" w:space="0" w:color="auto"/>
                    <w:left w:val="none" w:sz="0" w:space="0" w:color="auto"/>
                    <w:bottom w:val="none" w:sz="0" w:space="0" w:color="auto"/>
                    <w:right w:val="none" w:sz="0" w:space="0" w:color="auto"/>
                  </w:divBdr>
                </w:div>
                <w:div w:id="176695365">
                  <w:marLeft w:val="0"/>
                  <w:marRight w:val="0"/>
                  <w:marTop w:val="0"/>
                  <w:marBottom w:val="0"/>
                  <w:divBdr>
                    <w:top w:val="none" w:sz="0" w:space="0" w:color="auto"/>
                    <w:left w:val="none" w:sz="0" w:space="0" w:color="auto"/>
                    <w:bottom w:val="none" w:sz="0" w:space="0" w:color="auto"/>
                    <w:right w:val="none" w:sz="0" w:space="0" w:color="auto"/>
                  </w:divBdr>
                </w:div>
                <w:div w:id="61493637">
                  <w:marLeft w:val="0"/>
                  <w:marRight w:val="0"/>
                  <w:marTop w:val="0"/>
                  <w:marBottom w:val="0"/>
                  <w:divBdr>
                    <w:top w:val="none" w:sz="0" w:space="0" w:color="auto"/>
                    <w:left w:val="none" w:sz="0" w:space="0" w:color="auto"/>
                    <w:bottom w:val="none" w:sz="0" w:space="0" w:color="auto"/>
                    <w:right w:val="none" w:sz="0" w:space="0" w:color="auto"/>
                  </w:divBdr>
                </w:div>
                <w:div w:id="1798334753">
                  <w:marLeft w:val="0"/>
                  <w:marRight w:val="0"/>
                  <w:marTop w:val="0"/>
                  <w:marBottom w:val="0"/>
                  <w:divBdr>
                    <w:top w:val="none" w:sz="0" w:space="0" w:color="auto"/>
                    <w:left w:val="none" w:sz="0" w:space="0" w:color="auto"/>
                    <w:bottom w:val="none" w:sz="0" w:space="0" w:color="auto"/>
                    <w:right w:val="none" w:sz="0" w:space="0" w:color="auto"/>
                  </w:divBdr>
                </w:div>
                <w:div w:id="1169717570">
                  <w:marLeft w:val="0"/>
                  <w:marRight w:val="0"/>
                  <w:marTop w:val="0"/>
                  <w:marBottom w:val="0"/>
                  <w:divBdr>
                    <w:top w:val="none" w:sz="0" w:space="0" w:color="auto"/>
                    <w:left w:val="none" w:sz="0" w:space="0" w:color="auto"/>
                    <w:bottom w:val="none" w:sz="0" w:space="0" w:color="auto"/>
                    <w:right w:val="none" w:sz="0" w:space="0" w:color="auto"/>
                  </w:divBdr>
                </w:div>
                <w:div w:id="392822996">
                  <w:marLeft w:val="0"/>
                  <w:marRight w:val="0"/>
                  <w:marTop w:val="0"/>
                  <w:marBottom w:val="0"/>
                  <w:divBdr>
                    <w:top w:val="none" w:sz="0" w:space="0" w:color="auto"/>
                    <w:left w:val="none" w:sz="0" w:space="0" w:color="auto"/>
                    <w:bottom w:val="none" w:sz="0" w:space="0" w:color="auto"/>
                    <w:right w:val="none" w:sz="0" w:space="0" w:color="auto"/>
                  </w:divBdr>
                </w:div>
                <w:div w:id="1135373439">
                  <w:marLeft w:val="0"/>
                  <w:marRight w:val="0"/>
                  <w:marTop w:val="0"/>
                  <w:marBottom w:val="0"/>
                  <w:divBdr>
                    <w:top w:val="none" w:sz="0" w:space="0" w:color="auto"/>
                    <w:left w:val="none" w:sz="0" w:space="0" w:color="auto"/>
                    <w:bottom w:val="none" w:sz="0" w:space="0" w:color="auto"/>
                    <w:right w:val="none" w:sz="0" w:space="0" w:color="auto"/>
                  </w:divBdr>
                </w:div>
                <w:div w:id="1539047792">
                  <w:marLeft w:val="0"/>
                  <w:marRight w:val="0"/>
                  <w:marTop w:val="0"/>
                  <w:marBottom w:val="0"/>
                  <w:divBdr>
                    <w:top w:val="none" w:sz="0" w:space="0" w:color="auto"/>
                    <w:left w:val="none" w:sz="0" w:space="0" w:color="auto"/>
                    <w:bottom w:val="none" w:sz="0" w:space="0" w:color="auto"/>
                    <w:right w:val="none" w:sz="0" w:space="0" w:color="auto"/>
                  </w:divBdr>
                </w:div>
                <w:div w:id="735008325">
                  <w:marLeft w:val="0"/>
                  <w:marRight w:val="0"/>
                  <w:marTop w:val="0"/>
                  <w:marBottom w:val="0"/>
                  <w:divBdr>
                    <w:top w:val="none" w:sz="0" w:space="0" w:color="auto"/>
                    <w:left w:val="none" w:sz="0" w:space="0" w:color="auto"/>
                    <w:bottom w:val="none" w:sz="0" w:space="0" w:color="auto"/>
                    <w:right w:val="none" w:sz="0" w:space="0" w:color="auto"/>
                  </w:divBdr>
                </w:div>
                <w:div w:id="1183780432">
                  <w:marLeft w:val="0"/>
                  <w:marRight w:val="0"/>
                  <w:marTop w:val="0"/>
                  <w:marBottom w:val="0"/>
                  <w:divBdr>
                    <w:top w:val="none" w:sz="0" w:space="0" w:color="auto"/>
                    <w:left w:val="none" w:sz="0" w:space="0" w:color="auto"/>
                    <w:bottom w:val="none" w:sz="0" w:space="0" w:color="auto"/>
                    <w:right w:val="none" w:sz="0" w:space="0" w:color="auto"/>
                  </w:divBdr>
                </w:div>
                <w:div w:id="714620272">
                  <w:marLeft w:val="0"/>
                  <w:marRight w:val="0"/>
                  <w:marTop w:val="0"/>
                  <w:marBottom w:val="0"/>
                  <w:divBdr>
                    <w:top w:val="none" w:sz="0" w:space="0" w:color="auto"/>
                    <w:left w:val="none" w:sz="0" w:space="0" w:color="auto"/>
                    <w:bottom w:val="none" w:sz="0" w:space="0" w:color="auto"/>
                    <w:right w:val="none" w:sz="0" w:space="0" w:color="auto"/>
                  </w:divBdr>
                </w:div>
                <w:div w:id="440418992">
                  <w:marLeft w:val="0"/>
                  <w:marRight w:val="0"/>
                  <w:marTop w:val="0"/>
                  <w:marBottom w:val="0"/>
                  <w:divBdr>
                    <w:top w:val="none" w:sz="0" w:space="0" w:color="auto"/>
                    <w:left w:val="none" w:sz="0" w:space="0" w:color="auto"/>
                    <w:bottom w:val="none" w:sz="0" w:space="0" w:color="auto"/>
                    <w:right w:val="none" w:sz="0" w:space="0" w:color="auto"/>
                  </w:divBdr>
                </w:div>
                <w:div w:id="1658918014">
                  <w:marLeft w:val="0"/>
                  <w:marRight w:val="0"/>
                  <w:marTop w:val="0"/>
                  <w:marBottom w:val="0"/>
                  <w:divBdr>
                    <w:top w:val="none" w:sz="0" w:space="0" w:color="auto"/>
                    <w:left w:val="none" w:sz="0" w:space="0" w:color="auto"/>
                    <w:bottom w:val="none" w:sz="0" w:space="0" w:color="auto"/>
                    <w:right w:val="none" w:sz="0" w:space="0" w:color="auto"/>
                  </w:divBdr>
                </w:div>
                <w:div w:id="952978292">
                  <w:marLeft w:val="0"/>
                  <w:marRight w:val="0"/>
                  <w:marTop w:val="0"/>
                  <w:marBottom w:val="0"/>
                  <w:divBdr>
                    <w:top w:val="none" w:sz="0" w:space="0" w:color="auto"/>
                    <w:left w:val="none" w:sz="0" w:space="0" w:color="auto"/>
                    <w:bottom w:val="none" w:sz="0" w:space="0" w:color="auto"/>
                    <w:right w:val="none" w:sz="0" w:space="0" w:color="auto"/>
                  </w:divBdr>
                </w:div>
                <w:div w:id="1248347438">
                  <w:marLeft w:val="0"/>
                  <w:marRight w:val="0"/>
                  <w:marTop w:val="0"/>
                  <w:marBottom w:val="0"/>
                  <w:divBdr>
                    <w:top w:val="none" w:sz="0" w:space="0" w:color="auto"/>
                    <w:left w:val="none" w:sz="0" w:space="0" w:color="auto"/>
                    <w:bottom w:val="none" w:sz="0" w:space="0" w:color="auto"/>
                    <w:right w:val="none" w:sz="0" w:space="0" w:color="auto"/>
                  </w:divBdr>
                </w:div>
                <w:div w:id="410389750">
                  <w:marLeft w:val="0"/>
                  <w:marRight w:val="0"/>
                  <w:marTop w:val="0"/>
                  <w:marBottom w:val="0"/>
                  <w:divBdr>
                    <w:top w:val="none" w:sz="0" w:space="0" w:color="auto"/>
                    <w:left w:val="none" w:sz="0" w:space="0" w:color="auto"/>
                    <w:bottom w:val="none" w:sz="0" w:space="0" w:color="auto"/>
                    <w:right w:val="none" w:sz="0" w:space="0" w:color="auto"/>
                  </w:divBdr>
                </w:div>
              </w:divsChild>
            </w:div>
            <w:div w:id="641886619">
              <w:marLeft w:val="0"/>
              <w:marRight w:val="0"/>
              <w:marTop w:val="0"/>
              <w:marBottom w:val="0"/>
              <w:divBdr>
                <w:top w:val="none" w:sz="0" w:space="0" w:color="auto"/>
                <w:left w:val="none" w:sz="0" w:space="0" w:color="auto"/>
                <w:bottom w:val="none" w:sz="0" w:space="0" w:color="auto"/>
                <w:right w:val="none" w:sz="0" w:space="0" w:color="auto"/>
              </w:divBdr>
            </w:div>
            <w:div w:id="82916963">
              <w:marLeft w:val="0"/>
              <w:marRight w:val="0"/>
              <w:marTop w:val="0"/>
              <w:marBottom w:val="0"/>
              <w:divBdr>
                <w:top w:val="none" w:sz="0" w:space="0" w:color="auto"/>
                <w:left w:val="none" w:sz="0" w:space="0" w:color="auto"/>
                <w:bottom w:val="none" w:sz="0" w:space="0" w:color="auto"/>
                <w:right w:val="none" w:sz="0" w:space="0" w:color="auto"/>
              </w:divBdr>
            </w:div>
          </w:divsChild>
        </w:div>
        <w:div w:id="1409841140">
          <w:marLeft w:val="0"/>
          <w:marRight w:val="0"/>
          <w:marTop w:val="0"/>
          <w:marBottom w:val="0"/>
          <w:divBdr>
            <w:top w:val="none" w:sz="0" w:space="0" w:color="auto"/>
            <w:left w:val="none" w:sz="0" w:space="0" w:color="auto"/>
            <w:bottom w:val="none" w:sz="0" w:space="0" w:color="auto"/>
            <w:right w:val="none" w:sz="0" w:space="0" w:color="auto"/>
          </w:divBdr>
          <w:divsChild>
            <w:div w:id="1636638324">
              <w:marLeft w:val="0"/>
              <w:marRight w:val="0"/>
              <w:marTop w:val="0"/>
              <w:marBottom w:val="0"/>
              <w:divBdr>
                <w:top w:val="none" w:sz="0" w:space="0" w:color="auto"/>
                <w:left w:val="none" w:sz="0" w:space="0" w:color="auto"/>
                <w:bottom w:val="none" w:sz="0" w:space="0" w:color="auto"/>
                <w:right w:val="none" w:sz="0" w:space="0" w:color="auto"/>
              </w:divBdr>
            </w:div>
            <w:div w:id="1624842069">
              <w:marLeft w:val="0"/>
              <w:marRight w:val="0"/>
              <w:marTop w:val="0"/>
              <w:marBottom w:val="0"/>
              <w:divBdr>
                <w:top w:val="none" w:sz="0" w:space="0" w:color="auto"/>
                <w:left w:val="none" w:sz="0" w:space="0" w:color="auto"/>
                <w:bottom w:val="none" w:sz="0" w:space="0" w:color="auto"/>
                <w:right w:val="none" w:sz="0" w:space="0" w:color="auto"/>
              </w:divBdr>
            </w:div>
            <w:div w:id="480848543">
              <w:marLeft w:val="0"/>
              <w:marRight w:val="0"/>
              <w:marTop w:val="0"/>
              <w:marBottom w:val="0"/>
              <w:divBdr>
                <w:top w:val="none" w:sz="0" w:space="0" w:color="auto"/>
                <w:left w:val="none" w:sz="0" w:space="0" w:color="auto"/>
                <w:bottom w:val="none" w:sz="0" w:space="0" w:color="auto"/>
                <w:right w:val="none" w:sz="0" w:space="0" w:color="auto"/>
              </w:divBdr>
            </w:div>
            <w:div w:id="992106787">
              <w:marLeft w:val="0"/>
              <w:marRight w:val="0"/>
              <w:marTop w:val="0"/>
              <w:marBottom w:val="0"/>
              <w:divBdr>
                <w:top w:val="none" w:sz="0" w:space="0" w:color="auto"/>
                <w:left w:val="none" w:sz="0" w:space="0" w:color="auto"/>
                <w:bottom w:val="none" w:sz="0" w:space="0" w:color="auto"/>
                <w:right w:val="none" w:sz="0" w:space="0" w:color="auto"/>
              </w:divBdr>
            </w:div>
            <w:div w:id="669213564">
              <w:marLeft w:val="0"/>
              <w:marRight w:val="0"/>
              <w:marTop w:val="0"/>
              <w:marBottom w:val="0"/>
              <w:divBdr>
                <w:top w:val="none" w:sz="0" w:space="0" w:color="auto"/>
                <w:left w:val="none" w:sz="0" w:space="0" w:color="auto"/>
                <w:bottom w:val="none" w:sz="0" w:space="0" w:color="auto"/>
                <w:right w:val="none" w:sz="0" w:space="0" w:color="auto"/>
              </w:divBdr>
            </w:div>
            <w:div w:id="956571147">
              <w:marLeft w:val="0"/>
              <w:marRight w:val="0"/>
              <w:marTop w:val="0"/>
              <w:marBottom w:val="0"/>
              <w:divBdr>
                <w:top w:val="none" w:sz="0" w:space="0" w:color="auto"/>
                <w:left w:val="none" w:sz="0" w:space="0" w:color="auto"/>
                <w:bottom w:val="none" w:sz="0" w:space="0" w:color="auto"/>
                <w:right w:val="none" w:sz="0" w:space="0" w:color="auto"/>
              </w:divBdr>
            </w:div>
            <w:div w:id="242304216">
              <w:marLeft w:val="0"/>
              <w:marRight w:val="0"/>
              <w:marTop w:val="0"/>
              <w:marBottom w:val="0"/>
              <w:divBdr>
                <w:top w:val="none" w:sz="0" w:space="0" w:color="auto"/>
                <w:left w:val="none" w:sz="0" w:space="0" w:color="auto"/>
                <w:bottom w:val="none" w:sz="0" w:space="0" w:color="auto"/>
                <w:right w:val="none" w:sz="0" w:space="0" w:color="auto"/>
              </w:divBdr>
            </w:div>
            <w:div w:id="766460292">
              <w:marLeft w:val="0"/>
              <w:marRight w:val="0"/>
              <w:marTop w:val="0"/>
              <w:marBottom w:val="0"/>
              <w:divBdr>
                <w:top w:val="none" w:sz="0" w:space="0" w:color="auto"/>
                <w:left w:val="none" w:sz="0" w:space="0" w:color="auto"/>
                <w:bottom w:val="none" w:sz="0" w:space="0" w:color="auto"/>
                <w:right w:val="none" w:sz="0" w:space="0" w:color="auto"/>
              </w:divBdr>
            </w:div>
            <w:div w:id="2132163178">
              <w:marLeft w:val="0"/>
              <w:marRight w:val="0"/>
              <w:marTop w:val="0"/>
              <w:marBottom w:val="0"/>
              <w:divBdr>
                <w:top w:val="none" w:sz="0" w:space="0" w:color="auto"/>
                <w:left w:val="none" w:sz="0" w:space="0" w:color="auto"/>
                <w:bottom w:val="none" w:sz="0" w:space="0" w:color="auto"/>
                <w:right w:val="none" w:sz="0" w:space="0" w:color="auto"/>
              </w:divBdr>
            </w:div>
            <w:div w:id="2115977403">
              <w:marLeft w:val="0"/>
              <w:marRight w:val="0"/>
              <w:marTop w:val="0"/>
              <w:marBottom w:val="0"/>
              <w:divBdr>
                <w:top w:val="none" w:sz="0" w:space="0" w:color="auto"/>
                <w:left w:val="none" w:sz="0" w:space="0" w:color="auto"/>
                <w:bottom w:val="none" w:sz="0" w:space="0" w:color="auto"/>
                <w:right w:val="none" w:sz="0" w:space="0" w:color="auto"/>
              </w:divBdr>
            </w:div>
            <w:div w:id="1516190338">
              <w:marLeft w:val="0"/>
              <w:marRight w:val="0"/>
              <w:marTop w:val="0"/>
              <w:marBottom w:val="0"/>
              <w:divBdr>
                <w:top w:val="none" w:sz="0" w:space="0" w:color="auto"/>
                <w:left w:val="none" w:sz="0" w:space="0" w:color="auto"/>
                <w:bottom w:val="none" w:sz="0" w:space="0" w:color="auto"/>
                <w:right w:val="none" w:sz="0" w:space="0" w:color="auto"/>
              </w:divBdr>
            </w:div>
            <w:div w:id="689143442">
              <w:marLeft w:val="0"/>
              <w:marRight w:val="0"/>
              <w:marTop w:val="0"/>
              <w:marBottom w:val="0"/>
              <w:divBdr>
                <w:top w:val="none" w:sz="0" w:space="0" w:color="auto"/>
                <w:left w:val="none" w:sz="0" w:space="0" w:color="auto"/>
                <w:bottom w:val="none" w:sz="0" w:space="0" w:color="auto"/>
                <w:right w:val="none" w:sz="0" w:space="0" w:color="auto"/>
              </w:divBdr>
            </w:div>
            <w:div w:id="1152138574">
              <w:marLeft w:val="0"/>
              <w:marRight w:val="0"/>
              <w:marTop w:val="0"/>
              <w:marBottom w:val="0"/>
              <w:divBdr>
                <w:top w:val="none" w:sz="0" w:space="0" w:color="auto"/>
                <w:left w:val="none" w:sz="0" w:space="0" w:color="auto"/>
                <w:bottom w:val="none" w:sz="0" w:space="0" w:color="auto"/>
                <w:right w:val="none" w:sz="0" w:space="0" w:color="auto"/>
              </w:divBdr>
            </w:div>
            <w:div w:id="1914587946">
              <w:marLeft w:val="0"/>
              <w:marRight w:val="0"/>
              <w:marTop w:val="0"/>
              <w:marBottom w:val="0"/>
              <w:divBdr>
                <w:top w:val="none" w:sz="0" w:space="0" w:color="auto"/>
                <w:left w:val="none" w:sz="0" w:space="0" w:color="auto"/>
                <w:bottom w:val="none" w:sz="0" w:space="0" w:color="auto"/>
                <w:right w:val="none" w:sz="0" w:space="0" w:color="auto"/>
              </w:divBdr>
            </w:div>
            <w:div w:id="842859152">
              <w:marLeft w:val="0"/>
              <w:marRight w:val="0"/>
              <w:marTop w:val="0"/>
              <w:marBottom w:val="0"/>
              <w:divBdr>
                <w:top w:val="none" w:sz="0" w:space="0" w:color="auto"/>
                <w:left w:val="none" w:sz="0" w:space="0" w:color="auto"/>
                <w:bottom w:val="none" w:sz="0" w:space="0" w:color="auto"/>
                <w:right w:val="none" w:sz="0" w:space="0" w:color="auto"/>
              </w:divBdr>
            </w:div>
            <w:div w:id="1238587762">
              <w:marLeft w:val="0"/>
              <w:marRight w:val="0"/>
              <w:marTop w:val="0"/>
              <w:marBottom w:val="0"/>
              <w:divBdr>
                <w:top w:val="none" w:sz="0" w:space="0" w:color="auto"/>
                <w:left w:val="none" w:sz="0" w:space="0" w:color="auto"/>
                <w:bottom w:val="none" w:sz="0" w:space="0" w:color="auto"/>
                <w:right w:val="none" w:sz="0" w:space="0" w:color="auto"/>
              </w:divBdr>
            </w:div>
            <w:div w:id="475146552">
              <w:marLeft w:val="0"/>
              <w:marRight w:val="0"/>
              <w:marTop w:val="0"/>
              <w:marBottom w:val="0"/>
              <w:divBdr>
                <w:top w:val="none" w:sz="0" w:space="0" w:color="auto"/>
                <w:left w:val="none" w:sz="0" w:space="0" w:color="auto"/>
                <w:bottom w:val="none" w:sz="0" w:space="0" w:color="auto"/>
                <w:right w:val="none" w:sz="0" w:space="0" w:color="auto"/>
              </w:divBdr>
            </w:div>
            <w:div w:id="1422026354">
              <w:marLeft w:val="0"/>
              <w:marRight w:val="0"/>
              <w:marTop w:val="0"/>
              <w:marBottom w:val="0"/>
              <w:divBdr>
                <w:top w:val="none" w:sz="0" w:space="0" w:color="auto"/>
                <w:left w:val="none" w:sz="0" w:space="0" w:color="auto"/>
                <w:bottom w:val="none" w:sz="0" w:space="0" w:color="auto"/>
                <w:right w:val="none" w:sz="0" w:space="0" w:color="auto"/>
              </w:divBdr>
            </w:div>
            <w:div w:id="1058437888">
              <w:marLeft w:val="0"/>
              <w:marRight w:val="0"/>
              <w:marTop w:val="0"/>
              <w:marBottom w:val="0"/>
              <w:divBdr>
                <w:top w:val="none" w:sz="0" w:space="0" w:color="auto"/>
                <w:left w:val="none" w:sz="0" w:space="0" w:color="auto"/>
                <w:bottom w:val="none" w:sz="0" w:space="0" w:color="auto"/>
                <w:right w:val="none" w:sz="0" w:space="0" w:color="auto"/>
              </w:divBdr>
            </w:div>
            <w:div w:id="1468821126">
              <w:marLeft w:val="0"/>
              <w:marRight w:val="0"/>
              <w:marTop w:val="0"/>
              <w:marBottom w:val="0"/>
              <w:divBdr>
                <w:top w:val="none" w:sz="0" w:space="0" w:color="auto"/>
                <w:left w:val="none" w:sz="0" w:space="0" w:color="auto"/>
                <w:bottom w:val="none" w:sz="0" w:space="0" w:color="auto"/>
                <w:right w:val="none" w:sz="0" w:space="0" w:color="auto"/>
              </w:divBdr>
            </w:div>
            <w:div w:id="1052927948">
              <w:marLeft w:val="0"/>
              <w:marRight w:val="0"/>
              <w:marTop w:val="0"/>
              <w:marBottom w:val="0"/>
              <w:divBdr>
                <w:top w:val="none" w:sz="0" w:space="0" w:color="auto"/>
                <w:left w:val="none" w:sz="0" w:space="0" w:color="auto"/>
                <w:bottom w:val="none" w:sz="0" w:space="0" w:color="auto"/>
                <w:right w:val="none" w:sz="0" w:space="0" w:color="auto"/>
              </w:divBdr>
            </w:div>
            <w:div w:id="685134904">
              <w:marLeft w:val="0"/>
              <w:marRight w:val="0"/>
              <w:marTop w:val="0"/>
              <w:marBottom w:val="0"/>
              <w:divBdr>
                <w:top w:val="none" w:sz="0" w:space="0" w:color="auto"/>
                <w:left w:val="none" w:sz="0" w:space="0" w:color="auto"/>
                <w:bottom w:val="none" w:sz="0" w:space="0" w:color="auto"/>
                <w:right w:val="none" w:sz="0" w:space="0" w:color="auto"/>
              </w:divBdr>
            </w:div>
            <w:div w:id="89157285">
              <w:marLeft w:val="0"/>
              <w:marRight w:val="0"/>
              <w:marTop w:val="0"/>
              <w:marBottom w:val="0"/>
              <w:divBdr>
                <w:top w:val="none" w:sz="0" w:space="0" w:color="auto"/>
                <w:left w:val="none" w:sz="0" w:space="0" w:color="auto"/>
                <w:bottom w:val="none" w:sz="0" w:space="0" w:color="auto"/>
                <w:right w:val="none" w:sz="0" w:space="0" w:color="auto"/>
              </w:divBdr>
            </w:div>
            <w:div w:id="1757049643">
              <w:marLeft w:val="0"/>
              <w:marRight w:val="0"/>
              <w:marTop w:val="0"/>
              <w:marBottom w:val="0"/>
              <w:divBdr>
                <w:top w:val="none" w:sz="0" w:space="0" w:color="auto"/>
                <w:left w:val="none" w:sz="0" w:space="0" w:color="auto"/>
                <w:bottom w:val="none" w:sz="0" w:space="0" w:color="auto"/>
                <w:right w:val="none" w:sz="0" w:space="0" w:color="auto"/>
              </w:divBdr>
            </w:div>
            <w:div w:id="1904364928">
              <w:marLeft w:val="0"/>
              <w:marRight w:val="0"/>
              <w:marTop w:val="0"/>
              <w:marBottom w:val="0"/>
              <w:divBdr>
                <w:top w:val="none" w:sz="0" w:space="0" w:color="auto"/>
                <w:left w:val="none" w:sz="0" w:space="0" w:color="auto"/>
                <w:bottom w:val="none" w:sz="0" w:space="0" w:color="auto"/>
                <w:right w:val="none" w:sz="0" w:space="0" w:color="auto"/>
              </w:divBdr>
            </w:div>
            <w:div w:id="914822527">
              <w:marLeft w:val="0"/>
              <w:marRight w:val="0"/>
              <w:marTop w:val="0"/>
              <w:marBottom w:val="0"/>
              <w:divBdr>
                <w:top w:val="none" w:sz="0" w:space="0" w:color="auto"/>
                <w:left w:val="none" w:sz="0" w:space="0" w:color="auto"/>
                <w:bottom w:val="none" w:sz="0" w:space="0" w:color="auto"/>
                <w:right w:val="none" w:sz="0" w:space="0" w:color="auto"/>
              </w:divBdr>
            </w:div>
            <w:div w:id="644360374">
              <w:marLeft w:val="0"/>
              <w:marRight w:val="0"/>
              <w:marTop w:val="0"/>
              <w:marBottom w:val="0"/>
              <w:divBdr>
                <w:top w:val="none" w:sz="0" w:space="0" w:color="auto"/>
                <w:left w:val="none" w:sz="0" w:space="0" w:color="auto"/>
                <w:bottom w:val="none" w:sz="0" w:space="0" w:color="auto"/>
                <w:right w:val="none" w:sz="0" w:space="0" w:color="auto"/>
              </w:divBdr>
            </w:div>
            <w:div w:id="1743137200">
              <w:marLeft w:val="0"/>
              <w:marRight w:val="0"/>
              <w:marTop w:val="0"/>
              <w:marBottom w:val="0"/>
              <w:divBdr>
                <w:top w:val="none" w:sz="0" w:space="0" w:color="auto"/>
                <w:left w:val="none" w:sz="0" w:space="0" w:color="auto"/>
                <w:bottom w:val="none" w:sz="0" w:space="0" w:color="auto"/>
                <w:right w:val="none" w:sz="0" w:space="0" w:color="auto"/>
              </w:divBdr>
            </w:div>
            <w:div w:id="1338847504">
              <w:marLeft w:val="0"/>
              <w:marRight w:val="0"/>
              <w:marTop w:val="0"/>
              <w:marBottom w:val="0"/>
              <w:divBdr>
                <w:top w:val="none" w:sz="0" w:space="0" w:color="auto"/>
                <w:left w:val="none" w:sz="0" w:space="0" w:color="auto"/>
                <w:bottom w:val="none" w:sz="0" w:space="0" w:color="auto"/>
                <w:right w:val="none" w:sz="0" w:space="0" w:color="auto"/>
              </w:divBdr>
            </w:div>
            <w:div w:id="1289314333">
              <w:marLeft w:val="0"/>
              <w:marRight w:val="0"/>
              <w:marTop w:val="0"/>
              <w:marBottom w:val="0"/>
              <w:divBdr>
                <w:top w:val="none" w:sz="0" w:space="0" w:color="auto"/>
                <w:left w:val="none" w:sz="0" w:space="0" w:color="auto"/>
                <w:bottom w:val="none" w:sz="0" w:space="0" w:color="auto"/>
                <w:right w:val="none" w:sz="0" w:space="0" w:color="auto"/>
              </w:divBdr>
            </w:div>
            <w:div w:id="1557745062">
              <w:marLeft w:val="0"/>
              <w:marRight w:val="0"/>
              <w:marTop w:val="0"/>
              <w:marBottom w:val="0"/>
              <w:divBdr>
                <w:top w:val="none" w:sz="0" w:space="0" w:color="auto"/>
                <w:left w:val="none" w:sz="0" w:space="0" w:color="auto"/>
                <w:bottom w:val="none" w:sz="0" w:space="0" w:color="auto"/>
                <w:right w:val="none" w:sz="0" w:space="0" w:color="auto"/>
              </w:divBdr>
            </w:div>
            <w:div w:id="170877185">
              <w:marLeft w:val="0"/>
              <w:marRight w:val="0"/>
              <w:marTop w:val="0"/>
              <w:marBottom w:val="0"/>
              <w:divBdr>
                <w:top w:val="none" w:sz="0" w:space="0" w:color="auto"/>
                <w:left w:val="none" w:sz="0" w:space="0" w:color="auto"/>
                <w:bottom w:val="none" w:sz="0" w:space="0" w:color="auto"/>
                <w:right w:val="none" w:sz="0" w:space="0" w:color="auto"/>
              </w:divBdr>
            </w:div>
            <w:div w:id="379936222">
              <w:marLeft w:val="0"/>
              <w:marRight w:val="0"/>
              <w:marTop w:val="0"/>
              <w:marBottom w:val="0"/>
              <w:divBdr>
                <w:top w:val="none" w:sz="0" w:space="0" w:color="auto"/>
                <w:left w:val="none" w:sz="0" w:space="0" w:color="auto"/>
                <w:bottom w:val="none" w:sz="0" w:space="0" w:color="auto"/>
                <w:right w:val="none" w:sz="0" w:space="0" w:color="auto"/>
              </w:divBdr>
            </w:div>
            <w:div w:id="1020396111">
              <w:marLeft w:val="0"/>
              <w:marRight w:val="0"/>
              <w:marTop w:val="0"/>
              <w:marBottom w:val="0"/>
              <w:divBdr>
                <w:top w:val="none" w:sz="0" w:space="0" w:color="auto"/>
                <w:left w:val="none" w:sz="0" w:space="0" w:color="auto"/>
                <w:bottom w:val="none" w:sz="0" w:space="0" w:color="auto"/>
                <w:right w:val="none" w:sz="0" w:space="0" w:color="auto"/>
              </w:divBdr>
            </w:div>
            <w:div w:id="693921198">
              <w:marLeft w:val="0"/>
              <w:marRight w:val="0"/>
              <w:marTop w:val="0"/>
              <w:marBottom w:val="0"/>
              <w:divBdr>
                <w:top w:val="none" w:sz="0" w:space="0" w:color="auto"/>
                <w:left w:val="none" w:sz="0" w:space="0" w:color="auto"/>
                <w:bottom w:val="none" w:sz="0" w:space="0" w:color="auto"/>
                <w:right w:val="none" w:sz="0" w:space="0" w:color="auto"/>
              </w:divBdr>
            </w:div>
            <w:div w:id="1535730933">
              <w:marLeft w:val="0"/>
              <w:marRight w:val="0"/>
              <w:marTop w:val="0"/>
              <w:marBottom w:val="0"/>
              <w:divBdr>
                <w:top w:val="none" w:sz="0" w:space="0" w:color="auto"/>
                <w:left w:val="none" w:sz="0" w:space="0" w:color="auto"/>
                <w:bottom w:val="none" w:sz="0" w:space="0" w:color="auto"/>
                <w:right w:val="none" w:sz="0" w:space="0" w:color="auto"/>
              </w:divBdr>
            </w:div>
            <w:div w:id="983781683">
              <w:marLeft w:val="0"/>
              <w:marRight w:val="0"/>
              <w:marTop w:val="0"/>
              <w:marBottom w:val="0"/>
              <w:divBdr>
                <w:top w:val="none" w:sz="0" w:space="0" w:color="auto"/>
                <w:left w:val="none" w:sz="0" w:space="0" w:color="auto"/>
                <w:bottom w:val="none" w:sz="0" w:space="0" w:color="auto"/>
                <w:right w:val="none" w:sz="0" w:space="0" w:color="auto"/>
              </w:divBdr>
            </w:div>
            <w:div w:id="906842800">
              <w:marLeft w:val="0"/>
              <w:marRight w:val="0"/>
              <w:marTop w:val="0"/>
              <w:marBottom w:val="0"/>
              <w:divBdr>
                <w:top w:val="none" w:sz="0" w:space="0" w:color="auto"/>
                <w:left w:val="none" w:sz="0" w:space="0" w:color="auto"/>
                <w:bottom w:val="none" w:sz="0" w:space="0" w:color="auto"/>
                <w:right w:val="none" w:sz="0" w:space="0" w:color="auto"/>
              </w:divBdr>
            </w:div>
            <w:div w:id="1445996096">
              <w:marLeft w:val="0"/>
              <w:marRight w:val="0"/>
              <w:marTop w:val="0"/>
              <w:marBottom w:val="0"/>
              <w:divBdr>
                <w:top w:val="none" w:sz="0" w:space="0" w:color="auto"/>
                <w:left w:val="none" w:sz="0" w:space="0" w:color="auto"/>
                <w:bottom w:val="none" w:sz="0" w:space="0" w:color="auto"/>
                <w:right w:val="none" w:sz="0" w:space="0" w:color="auto"/>
              </w:divBdr>
            </w:div>
            <w:div w:id="1947498596">
              <w:marLeft w:val="0"/>
              <w:marRight w:val="0"/>
              <w:marTop w:val="0"/>
              <w:marBottom w:val="0"/>
              <w:divBdr>
                <w:top w:val="none" w:sz="0" w:space="0" w:color="auto"/>
                <w:left w:val="none" w:sz="0" w:space="0" w:color="auto"/>
                <w:bottom w:val="none" w:sz="0" w:space="0" w:color="auto"/>
                <w:right w:val="none" w:sz="0" w:space="0" w:color="auto"/>
              </w:divBdr>
            </w:div>
            <w:div w:id="965038815">
              <w:marLeft w:val="0"/>
              <w:marRight w:val="0"/>
              <w:marTop w:val="0"/>
              <w:marBottom w:val="0"/>
              <w:divBdr>
                <w:top w:val="none" w:sz="0" w:space="0" w:color="auto"/>
                <w:left w:val="none" w:sz="0" w:space="0" w:color="auto"/>
                <w:bottom w:val="none" w:sz="0" w:space="0" w:color="auto"/>
                <w:right w:val="none" w:sz="0" w:space="0" w:color="auto"/>
              </w:divBdr>
            </w:div>
            <w:div w:id="1508444055">
              <w:marLeft w:val="0"/>
              <w:marRight w:val="0"/>
              <w:marTop w:val="0"/>
              <w:marBottom w:val="0"/>
              <w:divBdr>
                <w:top w:val="none" w:sz="0" w:space="0" w:color="auto"/>
                <w:left w:val="none" w:sz="0" w:space="0" w:color="auto"/>
                <w:bottom w:val="none" w:sz="0" w:space="0" w:color="auto"/>
                <w:right w:val="none" w:sz="0" w:space="0" w:color="auto"/>
              </w:divBdr>
            </w:div>
            <w:div w:id="1018310368">
              <w:marLeft w:val="0"/>
              <w:marRight w:val="0"/>
              <w:marTop w:val="0"/>
              <w:marBottom w:val="0"/>
              <w:divBdr>
                <w:top w:val="none" w:sz="0" w:space="0" w:color="auto"/>
                <w:left w:val="none" w:sz="0" w:space="0" w:color="auto"/>
                <w:bottom w:val="none" w:sz="0" w:space="0" w:color="auto"/>
                <w:right w:val="none" w:sz="0" w:space="0" w:color="auto"/>
              </w:divBdr>
            </w:div>
            <w:div w:id="1823503017">
              <w:marLeft w:val="0"/>
              <w:marRight w:val="0"/>
              <w:marTop w:val="0"/>
              <w:marBottom w:val="0"/>
              <w:divBdr>
                <w:top w:val="none" w:sz="0" w:space="0" w:color="auto"/>
                <w:left w:val="none" w:sz="0" w:space="0" w:color="auto"/>
                <w:bottom w:val="none" w:sz="0" w:space="0" w:color="auto"/>
                <w:right w:val="none" w:sz="0" w:space="0" w:color="auto"/>
              </w:divBdr>
            </w:div>
            <w:div w:id="1878617718">
              <w:marLeft w:val="0"/>
              <w:marRight w:val="0"/>
              <w:marTop w:val="0"/>
              <w:marBottom w:val="0"/>
              <w:divBdr>
                <w:top w:val="none" w:sz="0" w:space="0" w:color="auto"/>
                <w:left w:val="none" w:sz="0" w:space="0" w:color="auto"/>
                <w:bottom w:val="none" w:sz="0" w:space="0" w:color="auto"/>
                <w:right w:val="none" w:sz="0" w:space="0" w:color="auto"/>
              </w:divBdr>
            </w:div>
            <w:div w:id="1256356323">
              <w:marLeft w:val="0"/>
              <w:marRight w:val="0"/>
              <w:marTop w:val="0"/>
              <w:marBottom w:val="0"/>
              <w:divBdr>
                <w:top w:val="none" w:sz="0" w:space="0" w:color="auto"/>
                <w:left w:val="none" w:sz="0" w:space="0" w:color="auto"/>
                <w:bottom w:val="none" w:sz="0" w:space="0" w:color="auto"/>
                <w:right w:val="none" w:sz="0" w:space="0" w:color="auto"/>
              </w:divBdr>
            </w:div>
            <w:div w:id="898592811">
              <w:marLeft w:val="0"/>
              <w:marRight w:val="0"/>
              <w:marTop w:val="0"/>
              <w:marBottom w:val="0"/>
              <w:divBdr>
                <w:top w:val="none" w:sz="0" w:space="0" w:color="auto"/>
                <w:left w:val="none" w:sz="0" w:space="0" w:color="auto"/>
                <w:bottom w:val="none" w:sz="0" w:space="0" w:color="auto"/>
                <w:right w:val="none" w:sz="0" w:space="0" w:color="auto"/>
              </w:divBdr>
            </w:div>
            <w:div w:id="1228222940">
              <w:marLeft w:val="0"/>
              <w:marRight w:val="0"/>
              <w:marTop w:val="0"/>
              <w:marBottom w:val="0"/>
              <w:divBdr>
                <w:top w:val="none" w:sz="0" w:space="0" w:color="auto"/>
                <w:left w:val="none" w:sz="0" w:space="0" w:color="auto"/>
                <w:bottom w:val="none" w:sz="0" w:space="0" w:color="auto"/>
                <w:right w:val="none" w:sz="0" w:space="0" w:color="auto"/>
              </w:divBdr>
            </w:div>
            <w:div w:id="1323656743">
              <w:marLeft w:val="0"/>
              <w:marRight w:val="0"/>
              <w:marTop w:val="0"/>
              <w:marBottom w:val="0"/>
              <w:divBdr>
                <w:top w:val="none" w:sz="0" w:space="0" w:color="auto"/>
                <w:left w:val="none" w:sz="0" w:space="0" w:color="auto"/>
                <w:bottom w:val="none" w:sz="0" w:space="0" w:color="auto"/>
                <w:right w:val="none" w:sz="0" w:space="0" w:color="auto"/>
              </w:divBdr>
            </w:div>
            <w:div w:id="453989546">
              <w:marLeft w:val="0"/>
              <w:marRight w:val="0"/>
              <w:marTop w:val="0"/>
              <w:marBottom w:val="0"/>
              <w:divBdr>
                <w:top w:val="none" w:sz="0" w:space="0" w:color="auto"/>
                <w:left w:val="none" w:sz="0" w:space="0" w:color="auto"/>
                <w:bottom w:val="none" w:sz="0" w:space="0" w:color="auto"/>
                <w:right w:val="none" w:sz="0" w:space="0" w:color="auto"/>
              </w:divBdr>
            </w:div>
            <w:div w:id="793866792">
              <w:marLeft w:val="0"/>
              <w:marRight w:val="0"/>
              <w:marTop w:val="480"/>
              <w:marBottom w:val="0"/>
              <w:divBdr>
                <w:top w:val="single" w:sz="6" w:space="0" w:color="auto"/>
                <w:left w:val="single" w:sz="6" w:space="0" w:color="auto"/>
                <w:bottom w:val="single" w:sz="6" w:space="0" w:color="auto"/>
                <w:right w:val="single" w:sz="6" w:space="0" w:color="auto"/>
              </w:divBdr>
            </w:div>
            <w:div w:id="113184889">
              <w:marLeft w:val="0"/>
              <w:marRight w:val="0"/>
              <w:marTop w:val="0"/>
              <w:marBottom w:val="0"/>
              <w:divBdr>
                <w:top w:val="none" w:sz="0" w:space="0" w:color="auto"/>
                <w:left w:val="none" w:sz="0" w:space="0" w:color="auto"/>
                <w:bottom w:val="none" w:sz="0" w:space="0" w:color="auto"/>
                <w:right w:val="none" w:sz="0" w:space="0" w:color="auto"/>
              </w:divBdr>
            </w:div>
            <w:div w:id="2127847566">
              <w:marLeft w:val="0"/>
              <w:marRight w:val="0"/>
              <w:marTop w:val="0"/>
              <w:marBottom w:val="0"/>
              <w:divBdr>
                <w:top w:val="none" w:sz="0" w:space="0" w:color="auto"/>
                <w:left w:val="none" w:sz="0" w:space="0" w:color="auto"/>
                <w:bottom w:val="none" w:sz="0" w:space="0" w:color="auto"/>
                <w:right w:val="none" w:sz="0" w:space="0" w:color="auto"/>
              </w:divBdr>
            </w:div>
            <w:div w:id="1098256553">
              <w:marLeft w:val="0"/>
              <w:marRight w:val="0"/>
              <w:marTop w:val="0"/>
              <w:marBottom w:val="0"/>
              <w:divBdr>
                <w:top w:val="none" w:sz="0" w:space="0" w:color="auto"/>
                <w:left w:val="none" w:sz="0" w:space="0" w:color="auto"/>
                <w:bottom w:val="none" w:sz="0" w:space="0" w:color="auto"/>
                <w:right w:val="none" w:sz="0" w:space="0" w:color="auto"/>
              </w:divBdr>
            </w:div>
            <w:div w:id="731998184">
              <w:marLeft w:val="0"/>
              <w:marRight w:val="0"/>
              <w:marTop w:val="0"/>
              <w:marBottom w:val="0"/>
              <w:divBdr>
                <w:top w:val="none" w:sz="0" w:space="0" w:color="auto"/>
                <w:left w:val="none" w:sz="0" w:space="0" w:color="auto"/>
                <w:bottom w:val="none" w:sz="0" w:space="0" w:color="auto"/>
                <w:right w:val="none" w:sz="0" w:space="0" w:color="auto"/>
              </w:divBdr>
            </w:div>
            <w:div w:id="1331323881">
              <w:marLeft w:val="0"/>
              <w:marRight w:val="0"/>
              <w:marTop w:val="0"/>
              <w:marBottom w:val="0"/>
              <w:divBdr>
                <w:top w:val="none" w:sz="0" w:space="0" w:color="auto"/>
                <w:left w:val="none" w:sz="0" w:space="0" w:color="auto"/>
                <w:bottom w:val="none" w:sz="0" w:space="0" w:color="auto"/>
                <w:right w:val="none" w:sz="0" w:space="0" w:color="auto"/>
              </w:divBdr>
            </w:div>
            <w:div w:id="154805936">
              <w:marLeft w:val="0"/>
              <w:marRight w:val="0"/>
              <w:marTop w:val="0"/>
              <w:marBottom w:val="0"/>
              <w:divBdr>
                <w:top w:val="none" w:sz="0" w:space="0" w:color="auto"/>
                <w:left w:val="none" w:sz="0" w:space="0" w:color="auto"/>
                <w:bottom w:val="none" w:sz="0" w:space="0" w:color="auto"/>
                <w:right w:val="none" w:sz="0" w:space="0" w:color="auto"/>
              </w:divBdr>
            </w:div>
            <w:div w:id="1320770196">
              <w:marLeft w:val="0"/>
              <w:marRight w:val="0"/>
              <w:marTop w:val="0"/>
              <w:marBottom w:val="0"/>
              <w:divBdr>
                <w:top w:val="none" w:sz="0" w:space="0" w:color="auto"/>
                <w:left w:val="none" w:sz="0" w:space="0" w:color="auto"/>
                <w:bottom w:val="none" w:sz="0" w:space="0" w:color="auto"/>
                <w:right w:val="none" w:sz="0" w:space="0" w:color="auto"/>
              </w:divBdr>
            </w:div>
            <w:div w:id="2013987161">
              <w:marLeft w:val="0"/>
              <w:marRight w:val="0"/>
              <w:marTop w:val="0"/>
              <w:marBottom w:val="0"/>
              <w:divBdr>
                <w:top w:val="none" w:sz="0" w:space="0" w:color="auto"/>
                <w:left w:val="none" w:sz="0" w:space="0" w:color="auto"/>
                <w:bottom w:val="none" w:sz="0" w:space="0" w:color="auto"/>
                <w:right w:val="none" w:sz="0" w:space="0" w:color="auto"/>
              </w:divBdr>
            </w:div>
            <w:div w:id="836530276">
              <w:marLeft w:val="0"/>
              <w:marRight w:val="0"/>
              <w:marTop w:val="0"/>
              <w:marBottom w:val="0"/>
              <w:divBdr>
                <w:top w:val="none" w:sz="0" w:space="0" w:color="auto"/>
                <w:left w:val="none" w:sz="0" w:space="0" w:color="auto"/>
                <w:bottom w:val="none" w:sz="0" w:space="0" w:color="auto"/>
                <w:right w:val="none" w:sz="0" w:space="0" w:color="auto"/>
              </w:divBdr>
            </w:div>
            <w:div w:id="1578441856">
              <w:marLeft w:val="0"/>
              <w:marRight w:val="0"/>
              <w:marTop w:val="0"/>
              <w:marBottom w:val="0"/>
              <w:divBdr>
                <w:top w:val="none" w:sz="0" w:space="0" w:color="auto"/>
                <w:left w:val="none" w:sz="0" w:space="0" w:color="auto"/>
                <w:bottom w:val="none" w:sz="0" w:space="0" w:color="auto"/>
                <w:right w:val="none" w:sz="0" w:space="0" w:color="auto"/>
              </w:divBdr>
            </w:div>
            <w:div w:id="1502086560">
              <w:marLeft w:val="0"/>
              <w:marRight w:val="0"/>
              <w:marTop w:val="0"/>
              <w:marBottom w:val="0"/>
              <w:divBdr>
                <w:top w:val="none" w:sz="0" w:space="0" w:color="auto"/>
                <w:left w:val="none" w:sz="0" w:space="0" w:color="auto"/>
                <w:bottom w:val="none" w:sz="0" w:space="0" w:color="auto"/>
                <w:right w:val="none" w:sz="0" w:space="0" w:color="auto"/>
              </w:divBdr>
            </w:div>
            <w:div w:id="1524441887">
              <w:marLeft w:val="0"/>
              <w:marRight w:val="0"/>
              <w:marTop w:val="0"/>
              <w:marBottom w:val="0"/>
              <w:divBdr>
                <w:top w:val="none" w:sz="0" w:space="0" w:color="auto"/>
                <w:left w:val="none" w:sz="0" w:space="0" w:color="auto"/>
                <w:bottom w:val="none" w:sz="0" w:space="0" w:color="auto"/>
                <w:right w:val="none" w:sz="0" w:space="0" w:color="auto"/>
              </w:divBdr>
            </w:div>
            <w:div w:id="2137134679">
              <w:marLeft w:val="0"/>
              <w:marRight w:val="0"/>
              <w:marTop w:val="0"/>
              <w:marBottom w:val="0"/>
              <w:divBdr>
                <w:top w:val="none" w:sz="0" w:space="0" w:color="auto"/>
                <w:left w:val="none" w:sz="0" w:space="0" w:color="auto"/>
                <w:bottom w:val="none" w:sz="0" w:space="0" w:color="auto"/>
                <w:right w:val="none" w:sz="0" w:space="0" w:color="auto"/>
              </w:divBdr>
            </w:div>
            <w:div w:id="99418361">
              <w:marLeft w:val="0"/>
              <w:marRight w:val="0"/>
              <w:marTop w:val="0"/>
              <w:marBottom w:val="0"/>
              <w:divBdr>
                <w:top w:val="none" w:sz="0" w:space="0" w:color="auto"/>
                <w:left w:val="none" w:sz="0" w:space="0" w:color="auto"/>
                <w:bottom w:val="none" w:sz="0" w:space="0" w:color="auto"/>
                <w:right w:val="none" w:sz="0" w:space="0" w:color="auto"/>
              </w:divBdr>
            </w:div>
            <w:div w:id="1514996517">
              <w:marLeft w:val="0"/>
              <w:marRight w:val="0"/>
              <w:marTop w:val="0"/>
              <w:marBottom w:val="0"/>
              <w:divBdr>
                <w:top w:val="none" w:sz="0" w:space="0" w:color="auto"/>
                <w:left w:val="none" w:sz="0" w:space="0" w:color="auto"/>
                <w:bottom w:val="none" w:sz="0" w:space="0" w:color="auto"/>
                <w:right w:val="none" w:sz="0" w:space="0" w:color="auto"/>
              </w:divBdr>
            </w:div>
            <w:div w:id="637301997">
              <w:marLeft w:val="0"/>
              <w:marRight w:val="0"/>
              <w:marTop w:val="0"/>
              <w:marBottom w:val="0"/>
              <w:divBdr>
                <w:top w:val="none" w:sz="0" w:space="0" w:color="auto"/>
                <w:left w:val="none" w:sz="0" w:space="0" w:color="auto"/>
                <w:bottom w:val="none" w:sz="0" w:space="0" w:color="auto"/>
                <w:right w:val="none" w:sz="0" w:space="0" w:color="auto"/>
              </w:divBdr>
            </w:div>
            <w:div w:id="1350641130">
              <w:marLeft w:val="0"/>
              <w:marRight w:val="0"/>
              <w:marTop w:val="0"/>
              <w:marBottom w:val="0"/>
              <w:divBdr>
                <w:top w:val="none" w:sz="0" w:space="0" w:color="auto"/>
                <w:left w:val="none" w:sz="0" w:space="0" w:color="auto"/>
                <w:bottom w:val="none" w:sz="0" w:space="0" w:color="auto"/>
                <w:right w:val="none" w:sz="0" w:space="0" w:color="auto"/>
              </w:divBdr>
            </w:div>
            <w:div w:id="150023054">
              <w:marLeft w:val="0"/>
              <w:marRight w:val="0"/>
              <w:marTop w:val="0"/>
              <w:marBottom w:val="0"/>
              <w:divBdr>
                <w:top w:val="none" w:sz="0" w:space="0" w:color="auto"/>
                <w:left w:val="none" w:sz="0" w:space="0" w:color="auto"/>
                <w:bottom w:val="none" w:sz="0" w:space="0" w:color="auto"/>
                <w:right w:val="none" w:sz="0" w:space="0" w:color="auto"/>
              </w:divBdr>
            </w:div>
            <w:div w:id="2091846794">
              <w:marLeft w:val="0"/>
              <w:marRight w:val="0"/>
              <w:marTop w:val="0"/>
              <w:marBottom w:val="0"/>
              <w:divBdr>
                <w:top w:val="none" w:sz="0" w:space="0" w:color="auto"/>
                <w:left w:val="none" w:sz="0" w:space="0" w:color="auto"/>
                <w:bottom w:val="none" w:sz="0" w:space="0" w:color="auto"/>
                <w:right w:val="none" w:sz="0" w:space="0" w:color="auto"/>
              </w:divBdr>
            </w:div>
            <w:div w:id="510685476">
              <w:marLeft w:val="0"/>
              <w:marRight w:val="0"/>
              <w:marTop w:val="0"/>
              <w:marBottom w:val="0"/>
              <w:divBdr>
                <w:top w:val="none" w:sz="0" w:space="0" w:color="auto"/>
                <w:left w:val="none" w:sz="0" w:space="0" w:color="auto"/>
                <w:bottom w:val="none" w:sz="0" w:space="0" w:color="auto"/>
                <w:right w:val="none" w:sz="0" w:space="0" w:color="auto"/>
              </w:divBdr>
            </w:div>
            <w:div w:id="789129174">
              <w:marLeft w:val="0"/>
              <w:marRight w:val="0"/>
              <w:marTop w:val="0"/>
              <w:marBottom w:val="0"/>
              <w:divBdr>
                <w:top w:val="none" w:sz="0" w:space="0" w:color="auto"/>
                <w:left w:val="none" w:sz="0" w:space="0" w:color="auto"/>
                <w:bottom w:val="none" w:sz="0" w:space="0" w:color="auto"/>
                <w:right w:val="none" w:sz="0" w:space="0" w:color="auto"/>
              </w:divBdr>
            </w:div>
            <w:div w:id="1158184081">
              <w:marLeft w:val="0"/>
              <w:marRight w:val="0"/>
              <w:marTop w:val="0"/>
              <w:marBottom w:val="0"/>
              <w:divBdr>
                <w:top w:val="none" w:sz="0" w:space="0" w:color="auto"/>
                <w:left w:val="none" w:sz="0" w:space="0" w:color="auto"/>
                <w:bottom w:val="none" w:sz="0" w:space="0" w:color="auto"/>
                <w:right w:val="none" w:sz="0" w:space="0" w:color="auto"/>
              </w:divBdr>
            </w:div>
            <w:div w:id="1871989161">
              <w:marLeft w:val="0"/>
              <w:marRight w:val="0"/>
              <w:marTop w:val="0"/>
              <w:marBottom w:val="0"/>
              <w:divBdr>
                <w:top w:val="none" w:sz="0" w:space="0" w:color="auto"/>
                <w:left w:val="none" w:sz="0" w:space="0" w:color="auto"/>
                <w:bottom w:val="none" w:sz="0" w:space="0" w:color="auto"/>
                <w:right w:val="none" w:sz="0" w:space="0" w:color="auto"/>
              </w:divBdr>
            </w:div>
            <w:div w:id="1966348034">
              <w:marLeft w:val="0"/>
              <w:marRight w:val="0"/>
              <w:marTop w:val="0"/>
              <w:marBottom w:val="0"/>
              <w:divBdr>
                <w:top w:val="none" w:sz="0" w:space="0" w:color="auto"/>
                <w:left w:val="none" w:sz="0" w:space="0" w:color="auto"/>
                <w:bottom w:val="none" w:sz="0" w:space="0" w:color="auto"/>
                <w:right w:val="none" w:sz="0" w:space="0" w:color="auto"/>
              </w:divBdr>
            </w:div>
            <w:div w:id="639264683">
              <w:marLeft w:val="0"/>
              <w:marRight w:val="0"/>
              <w:marTop w:val="0"/>
              <w:marBottom w:val="0"/>
              <w:divBdr>
                <w:top w:val="none" w:sz="0" w:space="0" w:color="auto"/>
                <w:left w:val="none" w:sz="0" w:space="0" w:color="auto"/>
                <w:bottom w:val="none" w:sz="0" w:space="0" w:color="auto"/>
                <w:right w:val="none" w:sz="0" w:space="0" w:color="auto"/>
              </w:divBdr>
            </w:div>
            <w:div w:id="648096818">
              <w:marLeft w:val="0"/>
              <w:marRight w:val="0"/>
              <w:marTop w:val="0"/>
              <w:marBottom w:val="0"/>
              <w:divBdr>
                <w:top w:val="none" w:sz="0" w:space="0" w:color="auto"/>
                <w:left w:val="none" w:sz="0" w:space="0" w:color="auto"/>
                <w:bottom w:val="none" w:sz="0" w:space="0" w:color="auto"/>
                <w:right w:val="none" w:sz="0" w:space="0" w:color="auto"/>
              </w:divBdr>
            </w:div>
            <w:div w:id="267272192">
              <w:marLeft w:val="0"/>
              <w:marRight w:val="0"/>
              <w:marTop w:val="0"/>
              <w:marBottom w:val="0"/>
              <w:divBdr>
                <w:top w:val="none" w:sz="0" w:space="0" w:color="auto"/>
                <w:left w:val="none" w:sz="0" w:space="0" w:color="auto"/>
                <w:bottom w:val="none" w:sz="0" w:space="0" w:color="auto"/>
                <w:right w:val="none" w:sz="0" w:space="0" w:color="auto"/>
              </w:divBdr>
            </w:div>
            <w:div w:id="1558199250">
              <w:marLeft w:val="0"/>
              <w:marRight w:val="0"/>
              <w:marTop w:val="0"/>
              <w:marBottom w:val="0"/>
              <w:divBdr>
                <w:top w:val="none" w:sz="0" w:space="0" w:color="auto"/>
                <w:left w:val="none" w:sz="0" w:space="0" w:color="auto"/>
                <w:bottom w:val="none" w:sz="0" w:space="0" w:color="auto"/>
                <w:right w:val="none" w:sz="0" w:space="0" w:color="auto"/>
              </w:divBdr>
            </w:div>
            <w:div w:id="187647383">
              <w:marLeft w:val="0"/>
              <w:marRight w:val="0"/>
              <w:marTop w:val="0"/>
              <w:marBottom w:val="0"/>
              <w:divBdr>
                <w:top w:val="none" w:sz="0" w:space="0" w:color="auto"/>
                <w:left w:val="none" w:sz="0" w:space="0" w:color="auto"/>
                <w:bottom w:val="none" w:sz="0" w:space="0" w:color="auto"/>
                <w:right w:val="none" w:sz="0" w:space="0" w:color="auto"/>
              </w:divBdr>
            </w:div>
            <w:div w:id="1611207386">
              <w:marLeft w:val="0"/>
              <w:marRight w:val="0"/>
              <w:marTop w:val="0"/>
              <w:marBottom w:val="0"/>
              <w:divBdr>
                <w:top w:val="none" w:sz="0" w:space="0" w:color="auto"/>
                <w:left w:val="none" w:sz="0" w:space="0" w:color="auto"/>
                <w:bottom w:val="none" w:sz="0" w:space="0" w:color="auto"/>
                <w:right w:val="none" w:sz="0" w:space="0" w:color="auto"/>
              </w:divBdr>
            </w:div>
            <w:div w:id="928276824">
              <w:marLeft w:val="0"/>
              <w:marRight w:val="0"/>
              <w:marTop w:val="0"/>
              <w:marBottom w:val="0"/>
              <w:divBdr>
                <w:top w:val="none" w:sz="0" w:space="0" w:color="auto"/>
                <w:left w:val="none" w:sz="0" w:space="0" w:color="auto"/>
                <w:bottom w:val="none" w:sz="0" w:space="0" w:color="auto"/>
                <w:right w:val="none" w:sz="0" w:space="0" w:color="auto"/>
              </w:divBdr>
            </w:div>
            <w:div w:id="46102130">
              <w:marLeft w:val="0"/>
              <w:marRight w:val="0"/>
              <w:marTop w:val="0"/>
              <w:marBottom w:val="0"/>
              <w:divBdr>
                <w:top w:val="none" w:sz="0" w:space="0" w:color="auto"/>
                <w:left w:val="none" w:sz="0" w:space="0" w:color="auto"/>
                <w:bottom w:val="none" w:sz="0" w:space="0" w:color="auto"/>
                <w:right w:val="none" w:sz="0" w:space="0" w:color="auto"/>
              </w:divBdr>
            </w:div>
            <w:div w:id="800075235">
              <w:marLeft w:val="0"/>
              <w:marRight w:val="0"/>
              <w:marTop w:val="0"/>
              <w:marBottom w:val="0"/>
              <w:divBdr>
                <w:top w:val="none" w:sz="0" w:space="0" w:color="auto"/>
                <w:left w:val="none" w:sz="0" w:space="0" w:color="auto"/>
                <w:bottom w:val="none" w:sz="0" w:space="0" w:color="auto"/>
                <w:right w:val="none" w:sz="0" w:space="0" w:color="auto"/>
              </w:divBdr>
            </w:div>
            <w:div w:id="1814323266">
              <w:marLeft w:val="0"/>
              <w:marRight w:val="0"/>
              <w:marTop w:val="0"/>
              <w:marBottom w:val="0"/>
              <w:divBdr>
                <w:top w:val="none" w:sz="0" w:space="0" w:color="auto"/>
                <w:left w:val="none" w:sz="0" w:space="0" w:color="auto"/>
                <w:bottom w:val="none" w:sz="0" w:space="0" w:color="auto"/>
                <w:right w:val="none" w:sz="0" w:space="0" w:color="auto"/>
              </w:divBdr>
            </w:div>
            <w:div w:id="1475563108">
              <w:marLeft w:val="0"/>
              <w:marRight w:val="0"/>
              <w:marTop w:val="0"/>
              <w:marBottom w:val="0"/>
              <w:divBdr>
                <w:top w:val="none" w:sz="0" w:space="0" w:color="auto"/>
                <w:left w:val="none" w:sz="0" w:space="0" w:color="auto"/>
                <w:bottom w:val="none" w:sz="0" w:space="0" w:color="auto"/>
                <w:right w:val="none" w:sz="0" w:space="0" w:color="auto"/>
              </w:divBdr>
            </w:div>
            <w:div w:id="37634216">
              <w:marLeft w:val="0"/>
              <w:marRight w:val="0"/>
              <w:marTop w:val="0"/>
              <w:marBottom w:val="0"/>
              <w:divBdr>
                <w:top w:val="none" w:sz="0" w:space="0" w:color="auto"/>
                <w:left w:val="none" w:sz="0" w:space="0" w:color="auto"/>
                <w:bottom w:val="none" w:sz="0" w:space="0" w:color="auto"/>
                <w:right w:val="none" w:sz="0" w:space="0" w:color="auto"/>
              </w:divBdr>
            </w:div>
            <w:div w:id="28455174">
              <w:marLeft w:val="0"/>
              <w:marRight w:val="0"/>
              <w:marTop w:val="0"/>
              <w:marBottom w:val="0"/>
              <w:divBdr>
                <w:top w:val="none" w:sz="0" w:space="0" w:color="auto"/>
                <w:left w:val="none" w:sz="0" w:space="0" w:color="auto"/>
                <w:bottom w:val="none" w:sz="0" w:space="0" w:color="auto"/>
                <w:right w:val="none" w:sz="0" w:space="0" w:color="auto"/>
              </w:divBdr>
            </w:div>
          </w:divsChild>
        </w:div>
        <w:div w:id="2097820372">
          <w:marLeft w:val="0"/>
          <w:marRight w:val="0"/>
          <w:marTop w:val="0"/>
          <w:marBottom w:val="0"/>
          <w:divBdr>
            <w:top w:val="none" w:sz="0" w:space="0" w:color="auto"/>
            <w:left w:val="none" w:sz="0" w:space="0" w:color="auto"/>
            <w:bottom w:val="none" w:sz="0" w:space="0" w:color="auto"/>
            <w:right w:val="none" w:sz="0" w:space="0" w:color="auto"/>
          </w:divBdr>
          <w:divsChild>
            <w:div w:id="67844920">
              <w:marLeft w:val="0"/>
              <w:marRight w:val="0"/>
              <w:marTop w:val="0"/>
              <w:marBottom w:val="0"/>
              <w:divBdr>
                <w:top w:val="none" w:sz="0" w:space="0" w:color="auto"/>
                <w:left w:val="none" w:sz="0" w:space="0" w:color="auto"/>
                <w:bottom w:val="none" w:sz="0" w:space="0" w:color="auto"/>
                <w:right w:val="none" w:sz="0" w:space="0" w:color="auto"/>
              </w:divBdr>
            </w:div>
            <w:div w:id="1824226859">
              <w:marLeft w:val="0"/>
              <w:marRight w:val="0"/>
              <w:marTop w:val="0"/>
              <w:marBottom w:val="0"/>
              <w:divBdr>
                <w:top w:val="none" w:sz="0" w:space="0" w:color="auto"/>
                <w:left w:val="none" w:sz="0" w:space="0" w:color="auto"/>
                <w:bottom w:val="none" w:sz="0" w:space="0" w:color="auto"/>
                <w:right w:val="none" w:sz="0" w:space="0" w:color="auto"/>
              </w:divBdr>
            </w:div>
            <w:div w:id="1560046083">
              <w:marLeft w:val="0"/>
              <w:marRight w:val="0"/>
              <w:marTop w:val="0"/>
              <w:marBottom w:val="0"/>
              <w:divBdr>
                <w:top w:val="none" w:sz="0" w:space="0" w:color="auto"/>
                <w:left w:val="none" w:sz="0" w:space="0" w:color="auto"/>
                <w:bottom w:val="none" w:sz="0" w:space="0" w:color="auto"/>
                <w:right w:val="none" w:sz="0" w:space="0" w:color="auto"/>
              </w:divBdr>
            </w:div>
            <w:div w:id="317198592">
              <w:marLeft w:val="0"/>
              <w:marRight w:val="0"/>
              <w:marTop w:val="0"/>
              <w:marBottom w:val="0"/>
              <w:divBdr>
                <w:top w:val="none" w:sz="0" w:space="0" w:color="auto"/>
                <w:left w:val="none" w:sz="0" w:space="0" w:color="auto"/>
                <w:bottom w:val="none" w:sz="0" w:space="0" w:color="auto"/>
                <w:right w:val="none" w:sz="0" w:space="0" w:color="auto"/>
              </w:divBdr>
            </w:div>
            <w:div w:id="853882411">
              <w:marLeft w:val="0"/>
              <w:marRight w:val="0"/>
              <w:marTop w:val="0"/>
              <w:marBottom w:val="0"/>
              <w:divBdr>
                <w:top w:val="none" w:sz="0" w:space="0" w:color="auto"/>
                <w:left w:val="none" w:sz="0" w:space="0" w:color="auto"/>
                <w:bottom w:val="none" w:sz="0" w:space="0" w:color="auto"/>
                <w:right w:val="none" w:sz="0" w:space="0" w:color="auto"/>
              </w:divBdr>
            </w:div>
            <w:div w:id="421293924">
              <w:marLeft w:val="0"/>
              <w:marRight w:val="0"/>
              <w:marTop w:val="0"/>
              <w:marBottom w:val="0"/>
              <w:divBdr>
                <w:top w:val="none" w:sz="0" w:space="0" w:color="auto"/>
                <w:left w:val="none" w:sz="0" w:space="0" w:color="auto"/>
                <w:bottom w:val="none" w:sz="0" w:space="0" w:color="auto"/>
                <w:right w:val="none" w:sz="0" w:space="0" w:color="auto"/>
              </w:divBdr>
            </w:div>
            <w:div w:id="1926526534">
              <w:marLeft w:val="0"/>
              <w:marRight w:val="0"/>
              <w:marTop w:val="0"/>
              <w:marBottom w:val="0"/>
              <w:divBdr>
                <w:top w:val="none" w:sz="0" w:space="0" w:color="auto"/>
                <w:left w:val="none" w:sz="0" w:space="0" w:color="auto"/>
                <w:bottom w:val="none" w:sz="0" w:space="0" w:color="auto"/>
                <w:right w:val="none" w:sz="0" w:space="0" w:color="auto"/>
              </w:divBdr>
            </w:div>
          </w:divsChild>
        </w:div>
        <w:div w:id="295836114">
          <w:marLeft w:val="0"/>
          <w:marRight w:val="0"/>
          <w:marTop w:val="0"/>
          <w:marBottom w:val="0"/>
          <w:divBdr>
            <w:top w:val="none" w:sz="0" w:space="0" w:color="auto"/>
            <w:left w:val="none" w:sz="0" w:space="0" w:color="auto"/>
            <w:bottom w:val="none" w:sz="0" w:space="0" w:color="auto"/>
            <w:right w:val="none" w:sz="0" w:space="0" w:color="auto"/>
          </w:divBdr>
          <w:divsChild>
            <w:div w:id="198472219">
              <w:marLeft w:val="0"/>
              <w:marRight w:val="0"/>
              <w:marTop w:val="0"/>
              <w:marBottom w:val="0"/>
              <w:divBdr>
                <w:top w:val="none" w:sz="0" w:space="0" w:color="auto"/>
                <w:left w:val="none" w:sz="0" w:space="0" w:color="auto"/>
                <w:bottom w:val="none" w:sz="0" w:space="0" w:color="auto"/>
                <w:right w:val="none" w:sz="0" w:space="0" w:color="auto"/>
              </w:divBdr>
            </w:div>
            <w:div w:id="818497733">
              <w:marLeft w:val="0"/>
              <w:marRight w:val="0"/>
              <w:marTop w:val="0"/>
              <w:marBottom w:val="0"/>
              <w:divBdr>
                <w:top w:val="none" w:sz="0" w:space="0" w:color="auto"/>
                <w:left w:val="none" w:sz="0" w:space="0" w:color="auto"/>
                <w:bottom w:val="none" w:sz="0" w:space="0" w:color="auto"/>
                <w:right w:val="none" w:sz="0" w:space="0" w:color="auto"/>
              </w:divBdr>
            </w:div>
            <w:div w:id="1168250220">
              <w:marLeft w:val="0"/>
              <w:marRight w:val="0"/>
              <w:marTop w:val="0"/>
              <w:marBottom w:val="0"/>
              <w:divBdr>
                <w:top w:val="none" w:sz="0" w:space="0" w:color="auto"/>
                <w:left w:val="none" w:sz="0" w:space="0" w:color="auto"/>
                <w:bottom w:val="none" w:sz="0" w:space="0" w:color="auto"/>
                <w:right w:val="none" w:sz="0" w:space="0" w:color="auto"/>
              </w:divBdr>
            </w:div>
            <w:div w:id="1861162194">
              <w:marLeft w:val="0"/>
              <w:marRight w:val="0"/>
              <w:marTop w:val="0"/>
              <w:marBottom w:val="0"/>
              <w:divBdr>
                <w:top w:val="none" w:sz="0" w:space="0" w:color="auto"/>
                <w:left w:val="none" w:sz="0" w:space="0" w:color="auto"/>
                <w:bottom w:val="none" w:sz="0" w:space="0" w:color="auto"/>
                <w:right w:val="none" w:sz="0" w:space="0" w:color="auto"/>
              </w:divBdr>
            </w:div>
            <w:div w:id="1057431238">
              <w:marLeft w:val="0"/>
              <w:marRight w:val="0"/>
              <w:marTop w:val="0"/>
              <w:marBottom w:val="0"/>
              <w:divBdr>
                <w:top w:val="none" w:sz="0" w:space="0" w:color="auto"/>
                <w:left w:val="none" w:sz="0" w:space="0" w:color="auto"/>
                <w:bottom w:val="none" w:sz="0" w:space="0" w:color="auto"/>
                <w:right w:val="none" w:sz="0" w:space="0" w:color="auto"/>
              </w:divBdr>
            </w:div>
            <w:div w:id="786697117">
              <w:marLeft w:val="0"/>
              <w:marRight w:val="0"/>
              <w:marTop w:val="0"/>
              <w:marBottom w:val="0"/>
              <w:divBdr>
                <w:top w:val="none" w:sz="0" w:space="0" w:color="auto"/>
                <w:left w:val="none" w:sz="0" w:space="0" w:color="auto"/>
                <w:bottom w:val="none" w:sz="0" w:space="0" w:color="auto"/>
                <w:right w:val="none" w:sz="0" w:space="0" w:color="auto"/>
              </w:divBdr>
            </w:div>
            <w:div w:id="164634078">
              <w:marLeft w:val="0"/>
              <w:marRight w:val="0"/>
              <w:marTop w:val="0"/>
              <w:marBottom w:val="0"/>
              <w:divBdr>
                <w:top w:val="none" w:sz="0" w:space="0" w:color="auto"/>
                <w:left w:val="none" w:sz="0" w:space="0" w:color="auto"/>
                <w:bottom w:val="none" w:sz="0" w:space="0" w:color="auto"/>
                <w:right w:val="none" w:sz="0" w:space="0" w:color="auto"/>
              </w:divBdr>
            </w:div>
            <w:div w:id="1448768006">
              <w:marLeft w:val="0"/>
              <w:marRight w:val="0"/>
              <w:marTop w:val="0"/>
              <w:marBottom w:val="0"/>
              <w:divBdr>
                <w:top w:val="none" w:sz="0" w:space="0" w:color="auto"/>
                <w:left w:val="none" w:sz="0" w:space="0" w:color="auto"/>
                <w:bottom w:val="none" w:sz="0" w:space="0" w:color="auto"/>
                <w:right w:val="none" w:sz="0" w:space="0" w:color="auto"/>
              </w:divBdr>
            </w:div>
            <w:div w:id="2018188590">
              <w:marLeft w:val="0"/>
              <w:marRight w:val="0"/>
              <w:marTop w:val="0"/>
              <w:marBottom w:val="0"/>
              <w:divBdr>
                <w:top w:val="none" w:sz="0" w:space="0" w:color="auto"/>
                <w:left w:val="none" w:sz="0" w:space="0" w:color="auto"/>
                <w:bottom w:val="none" w:sz="0" w:space="0" w:color="auto"/>
                <w:right w:val="none" w:sz="0" w:space="0" w:color="auto"/>
              </w:divBdr>
            </w:div>
            <w:div w:id="2046951523">
              <w:marLeft w:val="0"/>
              <w:marRight w:val="0"/>
              <w:marTop w:val="0"/>
              <w:marBottom w:val="0"/>
              <w:divBdr>
                <w:top w:val="none" w:sz="0" w:space="0" w:color="auto"/>
                <w:left w:val="none" w:sz="0" w:space="0" w:color="auto"/>
                <w:bottom w:val="none" w:sz="0" w:space="0" w:color="auto"/>
                <w:right w:val="none" w:sz="0" w:space="0" w:color="auto"/>
              </w:divBdr>
            </w:div>
            <w:div w:id="1426535661">
              <w:marLeft w:val="0"/>
              <w:marRight w:val="0"/>
              <w:marTop w:val="0"/>
              <w:marBottom w:val="0"/>
              <w:divBdr>
                <w:top w:val="none" w:sz="0" w:space="0" w:color="auto"/>
                <w:left w:val="none" w:sz="0" w:space="0" w:color="auto"/>
                <w:bottom w:val="none" w:sz="0" w:space="0" w:color="auto"/>
                <w:right w:val="none" w:sz="0" w:space="0" w:color="auto"/>
              </w:divBdr>
            </w:div>
            <w:div w:id="2119641975">
              <w:marLeft w:val="0"/>
              <w:marRight w:val="0"/>
              <w:marTop w:val="0"/>
              <w:marBottom w:val="0"/>
              <w:divBdr>
                <w:top w:val="none" w:sz="0" w:space="0" w:color="auto"/>
                <w:left w:val="none" w:sz="0" w:space="0" w:color="auto"/>
                <w:bottom w:val="none" w:sz="0" w:space="0" w:color="auto"/>
                <w:right w:val="none" w:sz="0" w:space="0" w:color="auto"/>
              </w:divBdr>
            </w:div>
            <w:div w:id="29452368">
              <w:marLeft w:val="0"/>
              <w:marRight w:val="0"/>
              <w:marTop w:val="0"/>
              <w:marBottom w:val="0"/>
              <w:divBdr>
                <w:top w:val="none" w:sz="0" w:space="0" w:color="auto"/>
                <w:left w:val="none" w:sz="0" w:space="0" w:color="auto"/>
                <w:bottom w:val="none" w:sz="0" w:space="0" w:color="auto"/>
                <w:right w:val="none" w:sz="0" w:space="0" w:color="auto"/>
              </w:divBdr>
            </w:div>
            <w:div w:id="1965113175">
              <w:marLeft w:val="0"/>
              <w:marRight w:val="0"/>
              <w:marTop w:val="0"/>
              <w:marBottom w:val="0"/>
              <w:divBdr>
                <w:top w:val="none" w:sz="0" w:space="0" w:color="auto"/>
                <w:left w:val="none" w:sz="0" w:space="0" w:color="auto"/>
                <w:bottom w:val="none" w:sz="0" w:space="0" w:color="auto"/>
                <w:right w:val="none" w:sz="0" w:space="0" w:color="auto"/>
              </w:divBdr>
            </w:div>
            <w:div w:id="372854956">
              <w:marLeft w:val="0"/>
              <w:marRight w:val="0"/>
              <w:marTop w:val="0"/>
              <w:marBottom w:val="0"/>
              <w:divBdr>
                <w:top w:val="none" w:sz="0" w:space="0" w:color="auto"/>
                <w:left w:val="none" w:sz="0" w:space="0" w:color="auto"/>
                <w:bottom w:val="none" w:sz="0" w:space="0" w:color="auto"/>
                <w:right w:val="none" w:sz="0" w:space="0" w:color="auto"/>
              </w:divBdr>
            </w:div>
            <w:div w:id="1811825560">
              <w:marLeft w:val="0"/>
              <w:marRight w:val="0"/>
              <w:marTop w:val="0"/>
              <w:marBottom w:val="0"/>
              <w:divBdr>
                <w:top w:val="none" w:sz="0" w:space="0" w:color="auto"/>
                <w:left w:val="none" w:sz="0" w:space="0" w:color="auto"/>
                <w:bottom w:val="none" w:sz="0" w:space="0" w:color="auto"/>
                <w:right w:val="none" w:sz="0" w:space="0" w:color="auto"/>
              </w:divBdr>
            </w:div>
            <w:div w:id="1265573148">
              <w:marLeft w:val="0"/>
              <w:marRight w:val="0"/>
              <w:marTop w:val="0"/>
              <w:marBottom w:val="0"/>
              <w:divBdr>
                <w:top w:val="none" w:sz="0" w:space="0" w:color="auto"/>
                <w:left w:val="none" w:sz="0" w:space="0" w:color="auto"/>
                <w:bottom w:val="none" w:sz="0" w:space="0" w:color="auto"/>
                <w:right w:val="none" w:sz="0" w:space="0" w:color="auto"/>
              </w:divBdr>
            </w:div>
            <w:div w:id="971592814">
              <w:marLeft w:val="0"/>
              <w:marRight w:val="0"/>
              <w:marTop w:val="0"/>
              <w:marBottom w:val="0"/>
              <w:divBdr>
                <w:top w:val="none" w:sz="0" w:space="0" w:color="auto"/>
                <w:left w:val="none" w:sz="0" w:space="0" w:color="auto"/>
                <w:bottom w:val="none" w:sz="0" w:space="0" w:color="auto"/>
                <w:right w:val="none" w:sz="0" w:space="0" w:color="auto"/>
              </w:divBdr>
            </w:div>
            <w:div w:id="594170222">
              <w:marLeft w:val="0"/>
              <w:marRight w:val="0"/>
              <w:marTop w:val="0"/>
              <w:marBottom w:val="0"/>
              <w:divBdr>
                <w:top w:val="none" w:sz="0" w:space="0" w:color="auto"/>
                <w:left w:val="none" w:sz="0" w:space="0" w:color="auto"/>
                <w:bottom w:val="none" w:sz="0" w:space="0" w:color="auto"/>
                <w:right w:val="none" w:sz="0" w:space="0" w:color="auto"/>
              </w:divBdr>
            </w:div>
            <w:div w:id="194734598">
              <w:marLeft w:val="0"/>
              <w:marRight w:val="0"/>
              <w:marTop w:val="0"/>
              <w:marBottom w:val="0"/>
              <w:divBdr>
                <w:top w:val="none" w:sz="0" w:space="0" w:color="auto"/>
                <w:left w:val="none" w:sz="0" w:space="0" w:color="auto"/>
                <w:bottom w:val="none" w:sz="0" w:space="0" w:color="auto"/>
                <w:right w:val="none" w:sz="0" w:space="0" w:color="auto"/>
              </w:divBdr>
            </w:div>
            <w:div w:id="410205042">
              <w:marLeft w:val="0"/>
              <w:marRight w:val="0"/>
              <w:marTop w:val="0"/>
              <w:marBottom w:val="0"/>
              <w:divBdr>
                <w:top w:val="none" w:sz="0" w:space="0" w:color="auto"/>
                <w:left w:val="none" w:sz="0" w:space="0" w:color="auto"/>
                <w:bottom w:val="none" w:sz="0" w:space="0" w:color="auto"/>
                <w:right w:val="none" w:sz="0" w:space="0" w:color="auto"/>
              </w:divBdr>
            </w:div>
            <w:div w:id="566770446">
              <w:marLeft w:val="0"/>
              <w:marRight w:val="0"/>
              <w:marTop w:val="0"/>
              <w:marBottom w:val="0"/>
              <w:divBdr>
                <w:top w:val="none" w:sz="0" w:space="0" w:color="auto"/>
                <w:left w:val="none" w:sz="0" w:space="0" w:color="auto"/>
                <w:bottom w:val="none" w:sz="0" w:space="0" w:color="auto"/>
                <w:right w:val="none" w:sz="0" w:space="0" w:color="auto"/>
              </w:divBdr>
              <w:divsChild>
                <w:div w:id="527184032">
                  <w:marLeft w:val="0"/>
                  <w:marRight w:val="0"/>
                  <w:marTop w:val="0"/>
                  <w:marBottom w:val="0"/>
                  <w:divBdr>
                    <w:top w:val="none" w:sz="0" w:space="0" w:color="auto"/>
                    <w:left w:val="none" w:sz="0" w:space="0" w:color="auto"/>
                    <w:bottom w:val="none" w:sz="0" w:space="0" w:color="auto"/>
                    <w:right w:val="none" w:sz="0" w:space="0" w:color="auto"/>
                  </w:divBdr>
                </w:div>
                <w:div w:id="2079087256">
                  <w:marLeft w:val="0"/>
                  <w:marRight w:val="0"/>
                  <w:marTop w:val="0"/>
                  <w:marBottom w:val="0"/>
                  <w:divBdr>
                    <w:top w:val="none" w:sz="0" w:space="0" w:color="auto"/>
                    <w:left w:val="none" w:sz="0" w:space="0" w:color="auto"/>
                    <w:bottom w:val="none" w:sz="0" w:space="0" w:color="auto"/>
                    <w:right w:val="none" w:sz="0" w:space="0" w:color="auto"/>
                  </w:divBdr>
                </w:div>
                <w:div w:id="153374078">
                  <w:marLeft w:val="0"/>
                  <w:marRight w:val="0"/>
                  <w:marTop w:val="0"/>
                  <w:marBottom w:val="0"/>
                  <w:divBdr>
                    <w:top w:val="none" w:sz="0" w:space="0" w:color="auto"/>
                    <w:left w:val="none" w:sz="0" w:space="0" w:color="auto"/>
                    <w:bottom w:val="none" w:sz="0" w:space="0" w:color="auto"/>
                    <w:right w:val="none" w:sz="0" w:space="0" w:color="auto"/>
                  </w:divBdr>
                </w:div>
                <w:div w:id="213589412">
                  <w:marLeft w:val="0"/>
                  <w:marRight w:val="0"/>
                  <w:marTop w:val="0"/>
                  <w:marBottom w:val="0"/>
                  <w:divBdr>
                    <w:top w:val="none" w:sz="0" w:space="0" w:color="auto"/>
                    <w:left w:val="none" w:sz="0" w:space="0" w:color="auto"/>
                    <w:bottom w:val="none" w:sz="0" w:space="0" w:color="auto"/>
                    <w:right w:val="none" w:sz="0" w:space="0" w:color="auto"/>
                  </w:divBdr>
                </w:div>
              </w:divsChild>
            </w:div>
            <w:div w:id="270943786">
              <w:marLeft w:val="0"/>
              <w:marRight w:val="0"/>
              <w:marTop w:val="0"/>
              <w:marBottom w:val="0"/>
              <w:divBdr>
                <w:top w:val="none" w:sz="0" w:space="0" w:color="auto"/>
                <w:left w:val="none" w:sz="0" w:space="0" w:color="auto"/>
                <w:bottom w:val="none" w:sz="0" w:space="0" w:color="auto"/>
                <w:right w:val="none" w:sz="0" w:space="0" w:color="auto"/>
              </w:divBdr>
            </w:div>
            <w:div w:id="1457944024">
              <w:marLeft w:val="0"/>
              <w:marRight w:val="0"/>
              <w:marTop w:val="0"/>
              <w:marBottom w:val="0"/>
              <w:divBdr>
                <w:top w:val="none" w:sz="0" w:space="0" w:color="auto"/>
                <w:left w:val="none" w:sz="0" w:space="0" w:color="auto"/>
                <w:bottom w:val="none" w:sz="0" w:space="0" w:color="auto"/>
                <w:right w:val="none" w:sz="0" w:space="0" w:color="auto"/>
              </w:divBdr>
            </w:div>
          </w:divsChild>
        </w:div>
        <w:div w:id="1556351641">
          <w:marLeft w:val="0"/>
          <w:marRight w:val="0"/>
          <w:marTop w:val="0"/>
          <w:marBottom w:val="0"/>
          <w:divBdr>
            <w:top w:val="none" w:sz="0" w:space="0" w:color="auto"/>
            <w:left w:val="none" w:sz="0" w:space="0" w:color="auto"/>
            <w:bottom w:val="none" w:sz="0" w:space="0" w:color="auto"/>
            <w:right w:val="none" w:sz="0" w:space="0" w:color="auto"/>
          </w:divBdr>
          <w:divsChild>
            <w:div w:id="778254249">
              <w:marLeft w:val="0"/>
              <w:marRight w:val="0"/>
              <w:marTop w:val="0"/>
              <w:marBottom w:val="0"/>
              <w:divBdr>
                <w:top w:val="none" w:sz="0" w:space="0" w:color="auto"/>
                <w:left w:val="none" w:sz="0" w:space="0" w:color="auto"/>
                <w:bottom w:val="none" w:sz="0" w:space="0" w:color="auto"/>
                <w:right w:val="none" w:sz="0" w:space="0" w:color="auto"/>
              </w:divBdr>
            </w:div>
            <w:div w:id="1703554282">
              <w:marLeft w:val="0"/>
              <w:marRight w:val="0"/>
              <w:marTop w:val="0"/>
              <w:marBottom w:val="0"/>
              <w:divBdr>
                <w:top w:val="none" w:sz="0" w:space="0" w:color="auto"/>
                <w:left w:val="none" w:sz="0" w:space="0" w:color="auto"/>
                <w:bottom w:val="none" w:sz="0" w:space="0" w:color="auto"/>
                <w:right w:val="none" w:sz="0" w:space="0" w:color="auto"/>
              </w:divBdr>
            </w:div>
            <w:div w:id="640384764">
              <w:marLeft w:val="0"/>
              <w:marRight w:val="0"/>
              <w:marTop w:val="0"/>
              <w:marBottom w:val="0"/>
              <w:divBdr>
                <w:top w:val="none" w:sz="0" w:space="0" w:color="auto"/>
                <w:left w:val="none" w:sz="0" w:space="0" w:color="auto"/>
                <w:bottom w:val="none" w:sz="0" w:space="0" w:color="auto"/>
                <w:right w:val="none" w:sz="0" w:space="0" w:color="auto"/>
              </w:divBdr>
            </w:div>
            <w:div w:id="1087535446">
              <w:marLeft w:val="0"/>
              <w:marRight w:val="0"/>
              <w:marTop w:val="0"/>
              <w:marBottom w:val="0"/>
              <w:divBdr>
                <w:top w:val="none" w:sz="0" w:space="0" w:color="auto"/>
                <w:left w:val="none" w:sz="0" w:space="0" w:color="auto"/>
                <w:bottom w:val="none" w:sz="0" w:space="0" w:color="auto"/>
                <w:right w:val="none" w:sz="0" w:space="0" w:color="auto"/>
              </w:divBdr>
            </w:div>
            <w:div w:id="245501934">
              <w:marLeft w:val="0"/>
              <w:marRight w:val="0"/>
              <w:marTop w:val="0"/>
              <w:marBottom w:val="0"/>
              <w:divBdr>
                <w:top w:val="none" w:sz="0" w:space="0" w:color="auto"/>
                <w:left w:val="none" w:sz="0" w:space="0" w:color="auto"/>
                <w:bottom w:val="none" w:sz="0" w:space="0" w:color="auto"/>
                <w:right w:val="none" w:sz="0" w:space="0" w:color="auto"/>
              </w:divBdr>
            </w:div>
            <w:div w:id="894195965">
              <w:marLeft w:val="0"/>
              <w:marRight w:val="0"/>
              <w:marTop w:val="0"/>
              <w:marBottom w:val="0"/>
              <w:divBdr>
                <w:top w:val="none" w:sz="0" w:space="0" w:color="auto"/>
                <w:left w:val="none" w:sz="0" w:space="0" w:color="auto"/>
                <w:bottom w:val="none" w:sz="0" w:space="0" w:color="auto"/>
                <w:right w:val="none" w:sz="0" w:space="0" w:color="auto"/>
              </w:divBdr>
            </w:div>
            <w:div w:id="8528817">
              <w:marLeft w:val="0"/>
              <w:marRight w:val="0"/>
              <w:marTop w:val="0"/>
              <w:marBottom w:val="0"/>
              <w:divBdr>
                <w:top w:val="none" w:sz="0" w:space="0" w:color="auto"/>
                <w:left w:val="none" w:sz="0" w:space="0" w:color="auto"/>
                <w:bottom w:val="none" w:sz="0" w:space="0" w:color="auto"/>
                <w:right w:val="none" w:sz="0" w:space="0" w:color="auto"/>
              </w:divBdr>
            </w:div>
            <w:div w:id="1276715055">
              <w:marLeft w:val="0"/>
              <w:marRight w:val="0"/>
              <w:marTop w:val="0"/>
              <w:marBottom w:val="0"/>
              <w:divBdr>
                <w:top w:val="none" w:sz="0" w:space="0" w:color="auto"/>
                <w:left w:val="none" w:sz="0" w:space="0" w:color="auto"/>
                <w:bottom w:val="none" w:sz="0" w:space="0" w:color="auto"/>
                <w:right w:val="none" w:sz="0" w:space="0" w:color="auto"/>
              </w:divBdr>
            </w:div>
            <w:div w:id="1072385285">
              <w:marLeft w:val="0"/>
              <w:marRight w:val="0"/>
              <w:marTop w:val="0"/>
              <w:marBottom w:val="0"/>
              <w:divBdr>
                <w:top w:val="none" w:sz="0" w:space="0" w:color="auto"/>
                <w:left w:val="none" w:sz="0" w:space="0" w:color="auto"/>
                <w:bottom w:val="none" w:sz="0" w:space="0" w:color="auto"/>
                <w:right w:val="none" w:sz="0" w:space="0" w:color="auto"/>
              </w:divBdr>
            </w:div>
            <w:div w:id="1428111544">
              <w:marLeft w:val="0"/>
              <w:marRight w:val="0"/>
              <w:marTop w:val="0"/>
              <w:marBottom w:val="0"/>
              <w:divBdr>
                <w:top w:val="none" w:sz="0" w:space="0" w:color="auto"/>
                <w:left w:val="none" w:sz="0" w:space="0" w:color="auto"/>
                <w:bottom w:val="none" w:sz="0" w:space="0" w:color="auto"/>
                <w:right w:val="none" w:sz="0" w:space="0" w:color="auto"/>
              </w:divBdr>
            </w:div>
            <w:div w:id="1702323203">
              <w:marLeft w:val="0"/>
              <w:marRight w:val="0"/>
              <w:marTop w:val="0"/>
              <w:marBottom w:val="0"/>
              <w:divBdr>
                <w:top w:val="none" w:sz="0" w:space="0" w:color="auto"/>
                <w:left w:val="none" w:sz="0" w:space="0" w:color="auto"/>
                <w:bottom w:val="none" w:sz="0" w:space="0" w:color="auto"/>
                <w:right w:val="none" w:sz="0" w:space="0" w:color="auto"/>
              </w:divBdr>
            </w:div>
            <w:div w:id="2086299414">
              <w:marLeft w:val="0"/>
              <w:marRight w:val="0"/>
              <w:marTop w:val="0"/>
              <w:marBottom w:val="0"/>
              <w:divBdr>
                <w:top w:val="none" w:sz="0" w:space="0" w:color="auto"/>
                <w:left w:val="none" w:sz="0" w:space="0" w:color="auto"/>
                <w:bottom w:val="none" w:sz="0" w:space="0" w:color="auto"/>
                <w:right w:val="none" w:sz="0" w:space="0" w:color="auto"/>
              </w:divBdr>
            </w:div>
          </w:divsChild>
        </w:div>
        <w:div w:id="85814112">
          <w:marLeft w:val="0"/>
          <w:marRight w:val="0"/>
          <w:marTop w:val="0"/>
          <w:marBottom w:val="0"/>
          <w:divBdr>
            <w:top w:val="none" w:sz="0" w:space="0" w:color="auto"/>
            <w:left w:val="none" w:sz="0" w:space="0" w:color="auto"/>
            <w:bottom w:val="none" w:sz="0" w:space="0" w:color="auto"/>
            <w:right w:val="none" w:sz="0" w:space="0" w:color="auto"/>
          </w:divBdr>
          <w:divsChild>
            <w:div w:id="631980365">
              <w:marLeft w:val="0"/>
              <w:marRight w:val="0"/>
              <w:marTop w:val="0"/>
              <w:marBottom w:val="0"/>
              <w:divBdr>
                <w:top w:val="none" w:sz="0" w:space="0" w:color="auto"/>
                <w:left w:val="none" w:sz="0" w:space="0" w:color="auto"/>
                <w:bottom w:val="none" w:sz="0" w:space="0" w:color="auto"/>
                <w:right w:val="none" w:sz="0" w:space="0" w:color="auto"/>
              </w:divBdr>
            </w:div>
            <w:div w:id="1044792514">
              <w:marLeft w:val="0"/>
              <w:marRight w:val="0"/>
              <w:marTop w:val="0"/>
              <w:marBottom w:val="0"/>
              <w:divBdr>
                <w:top w:val="none" w:sz="0" w:space="0" w:color="auto"/>
                <w:left w:val="none" w:sz="0" w:space="0" w:color="auto"/>
                <w:bottom w:val="none" w:sz="0" w:space="0" w:color="auto"/>
                <w:right w:val="none" w:sz="0" w:space="0" w:color="auto"/>
              </w:divBdr>
            </w:div>
            <w:div w:id="1698118569">
              <w:marLeft w:val="0"/>
              <w:marRight w:val="0"/>
              <w:marTop w:val="0"/>
              <w:marBottom w:val="0"/>
              <w:divBdr>
                <w:top w:val="none" w:sz="0" w:space="0" w:color="auto"/>
                <w:left w:val="none" w:sz="0" w:space="0" w:color="auto"/>
                <w:bottom w:val="none" w:sz="0" w:space="0" w:color="auto"/>
                <w:right w:val="none" w:sz="0" w:space="0" w:color="auto"/>
              </w:divBdr>
            </w:div>
            <w:div w:id="1593706225">
              <w:marLeft w:val="0"/>
              <w:marRight w:val="0"/>
              <w:marTop w:val="0"/>
              <w:marBottom w:val="0"/>
              <w:divBdr>
                <w:top w:val="none" w:sz="0" w:space="0" w:color="auto"/>
                <w:left w:val="none" w:sz="0" w:space="0" w:color="auto"/>
                <w:bottom w:val="none" w:sz="0" w:space="0" w:color="auto"/>
                <w:right w:val="none" w:sz="0" w:space="0" w:color="auto"/>
              </w:divBdr>
            </w:div>
            <w:div w:id="1371566303">
              <w:marLeft w:val="0"/>
              <w:marRight w:val="0"/>
              <w:marTop w:val="0"/>
              <w:marBottom w:val="0"/>
              <w:divBdr>
                <w:top w:val="none" w:sz="0" w:space="0" w:color="auto"/>
                <w:left w:val="none" w:sz="0" w:space="0" w:color="auto"/>
                <w:bottom w:val="none" w:sz="0" w:space="0" w:color="auto"/>
                <w:right w:val="none" w:sz="0" w:space="0" w:color="auto"/>
              </w:divBdr>
            </w:div>
            <w:div w:id="841357940">
              <w:marLeft w:val="0"/>
              <w:marRight w:val="0"/>
              <w:marTop w:val="0"/>
              <w:marBottom w:val="0"/>
              <w:divBdr>
                <w:top w:val="none" w:sz="0" w:space="0" w:color="auto"/>
                <w:left w:val="none" w:sz="0" w:space="0" w:color="auto"/>
                <w:bottom w:val="none" w:sz="0" w:space="0" w:color="auto"/>
                <w:right w:val="none" w:sz="0" w:space="0" w:color="auto"/>
              </w:divBdr>
            </w:div>
            <w:div w:id="1678145178">
              <w:marLeft w:val="0"/>
              <w:marRight w:val="0"/>
              <w:marTop w:val="0"/>
              <w:marBottom w:val="0"/>
              <w:divBdr>
                <w:top w:val="none" w:sz="0" w:space="0" w:color="auto"/>
                <w:left w:val="none" w:sz="0" w:space="0" w:color="auto"/>
                <w:bottom w:val="none" w:sz="0" w:space="0" w:color="auto"/>
                <w:right w:val="none" w:sz="0" w:space="0" w:color="auto"/>
              </w:divBdr>
            </w:div>
            <w:div w:id="286935621">
              <w:marLeft w:val="0"/>
              <w:marRight w:val="0"/>
              <w:marTop w:val="0"/>
              <w:marBottom w:val="0"/>
              <w:divBdr>
                <w:top w:val="none" w:sz="0" w:space="0" w:color="auto"/>
                <w:left w:val="none" w:sz="0" w:space="0" w:color="auto"/>
                <w:bottom w:val="none" w:sz="0" w:space="0" w:color="auto"/>
                <w:right w:val="none" w:sz="0" w:space="0" w:color="auto"/>
              </w:divBdr>
            </w:div>
            <w:div w:id="1683315207">
              <w:marLeft w:val="0"/>
              <w:marRight w:val="0"/>
              <w:marTop w:val="0"/>
              <w:marBottom w:val="0"/>
              <w:divBdr>
                <w:top w:val="none" w:sz="0" w:space="0" w:color="auto"/>
                <w:left w:val="none" w:sz="0" w:space="0" w:color="auto"/>
                <w:bottom w:val="none" w:sz="0" w:space="0" w:color="auto"/>
                <w:right w:val="none" w:sz="0" w:space="0" w:color="auto"/>
              </w:divBdr>
            </w:div>
            <w:div w:id="1861770965">
              <w:marLeft w:val="0"/>
              <w:marRight w:val="0"/>
              <w:marTop w:val="0"/>
              <w:marBottom w:val="0"/>
              <w:divBdr>
                <w:top w:val="none" w:sz="0" w:space="0" w:color="auto"/>
                <w:left w:val="none" w:sz="0" w:space="0" w:color="auto"/>
                <w:bottom w:val="none" w:sz="0" w:space="0" w:color="auto"/>
                <w:right w:val="none" w:sz="0" w:space="0" w:color="auto"/>
              </w:divBdr>
            </w:div>
            <w:div w:id="1218934230">
              <w:marLeft w:val="0"/>
              <w:marRight w:val="0"/>
              <w:marTop w:val="0"/>
              <w:marBottom w:val="0"/>
              <w:divBdr>
                <w:top w:val="none" w:sz="0" w:space="0" w:color="auto"/>
                <w:left w:val="none" w:sz="0" w:space="0" w:color="auto"/>
                <w:bottom w:val="none" w:sz="0" w:space="0" w:color="auto"/>
                <w:right w:val="none" w:sz="0" w:space="0" w:color="auto"/>
              </w:divBdr>
            </w:div>
            <w:div w:id="968902657">
              <w:marLeft w:val="0"/>
              <w:marRight w:val="0"/>
              <w:marTop w:val="0"/>
              <w:marBottom w:val="0"/>
              <w:divBdr>
                <w:top w:val="none" w:sz="0" w:space="0" w:color="auto"/>
                <w:left w:val="none" w:sz="0" w:space="0" w:color="auto"/>
                <w:bottom w:val="none" w:sz="0" w:space="0" w:color="auto"/>
                <w:right w:val="none" w:sz="0" w:space="0" w:color="auto"/>
              </w:divBdr>
            </w:div>
            <w:div w:id="1660889947">
              <w:marLeft w:val="0"/>
              <w:marRight w:val="0"/>
              <w:marTop w:val="0"/>
              <w:marBottom w:val="0"/>
              <w:divBdr>
                <w:top w:val="none" w:sz="0" w:space="0" w:color="auto"/>
                <w:left w:val="none" w:sz="0" w:space="0" w:color="auto"/>
                <w:bottom w:val="none" w:sz="0" w:space="0" w:color="auto"/>
                <w:right w:val="none" w:sz="0" w:space="0" w:color="auto"/>
              </w:divBdr>
            </w:div>
            <w:div w:id="1197691582">
              <w:marLeft w:val="0"/>
              <w:marRight w:val="0"/>
              <w:marTop w:val="0"/>
              <w:marBottom w:val="0"/>
              <w:divBdr>
                <w:top w:val="none" w:sz="0" w:space="0" w:color="auto"/>
                <w:left w:val="none" w:sz="0" w:space="0" w:color="auto"/>
                <w:bottom w:val="none" w:sz="0" w:space="0" w:color="auto"/>
                <w:right w:val="none" w:sz="0" w:space="0" w:color="auto"/>
              </w:divBdr>
            </w:div>
            <w:div w:id="1884100176">
              <w:marLeft w:val="0"/>
              <w:marRight w:val="0"/>
              <w:marTop w:val="0"/>
              <w:marBottom w:val="0"/>
              <w:divBdr>
                <w:top w:val="none" w:sz="0" w:space="0" w:color="auto"/>
                <w:left w:val="none" w:sz="0" w:space="0" w:color="auto"/>
                <w:bottom w:val="none" w:sz="0" w:space="0" w:color="auto"/>
                <w:right w:val="none" w:sz="0" w:space="0" w:color="auto"/>
              </w:divBdr>
            </w:div>
            <w:div w:id="85465990">
              <w:marLeft w:val="0"/>
              <w:marRight w:val="0"/>
              <w:marTop w:val="0"/>
              <w:marBottom w:val="0"/>
              <w:divBdr>
                <w:top w:val="none" w:sz="0" w:space="0" w:color="auto"/>
                <w:left w:val="none" w:sz="0" w:space="0" w:color="auto"/>
                <w:bottom w:val="none" w:sz="0" w:space="0" w:color="auto"/>
                <w:right w:val="none" w:sz="0" w:space="0" w:color="auto"/>
              </w:divBdr>
            </w:div>
            <w:div w:id="1965697603">
              <w:marLeft w:val="0"/>
              <w:marRight w:val="0"/>
              <w:marTop w:val="0"/>
              <w:marBottom w:val="0"/>
              <w:divBdr>
                <w:top w:val="none" w:sz="0" w:space="0" w:color="auto"/>
                <w:left w:val="none" w:sz="0" w:space="0" w:color="auto"/>
                <w:bottom w:val="none" w:sz="0" w:space="0" w:color="auto"/>
                <w:right w:val="none" w:sz="0" w:space="0" w:color="auto"/>
              </w:divBdr>
            </w:div>
            <w:div w:id="1936018730">
              <w:marLeft w:val="0"/>
              <w:marRight w:val="0"/>
              <w:marTop w:val="0"/>
              <w:marBottom w:val="0"/>
              <w:divBdr>
                <w:top w:val="none" w:sz="0" w:space="0" w:color="auto"/>
                <w:left w:val="none" w:sz="0" w:space="0" w:color="auto"/>
                <w:bottom w:val="none" w:sz="0" w:space="0" w:color="auto"/>
                <w:right w:val="none" w:sz="0" w:space="0" w:color="auto"/>
              </w:divBdr>
            </w:div>
            <w:div w:id="1515919048">
              <w:marLeft w:val="0"/>
              <w:marRight w:val="0"/>
              <w:marTop w:val="0"/>
              <w:marBottom w:val="0"/>
              <w:divBdr>
                <w:top w:val="none" w:sz="0" w:space="0" w:color="auto"/>
                <w:left w:val="none" w:sz="0" w:space="0" w:color="auto"/>
                <w:bottom w:val="none" w:sz="0" w:space="0" w:color="auto"/>
                <w:right w:val="none" w:sz="0" w:space="0" w:color="auto"/>
              </w:divBdr>
            </w:div>
            <w:div w:id="2080907592">
              <w:marLeft w:val="0"/>
              <w:marRight w:val="0"/>
              <w:marTop w:val="0"/>
              <w:marBottom w:val="0"/>
              <w:divBdr>
                <w:top w:val="none" w:sz="0" w:space="0" w:color="auto"/>
                <w:left w:val="none" w:sz="0" w:space="0" w:color="auto"/>
                <w:bottom w:val="none" w:sz="0" w:space="0" w:color="auto"/>
                <w:right w:val="none" w:sz="0" w:space="0" w:color="auto"/>
              </w:divBdr>
            </w:div>
            <w:div w:id="1455757881">
              <w:marLeft w:val="0"/>
              <w:marRight w:val="0"/>
              <w:marTop w:val="0"/>
              <w:marBottom w:val="0"/>
              <w:divBdr>
                <w:top w:val="none" w:sz="0" w:space="0" w:color="auto"/>
                <w:left w:val="none" w:sz="0" w:space="0" w:color="auto"/>
                <w:bottom w:val="none" w:sz="0" w:space="0" w:color="auto"/>
                <w:right w:val="none" w:sz="0" w:space="0" w:color="auto"/>
              </w:divBdr>
            </w:div>
            <w:div w:id="492182377">
              <w:marLeft w:val="0"/>
              <w:marRight w:val="0"/>
              <w:marTop w:val="0"/>
              <w:marBottom w:val="0"/>
              <w:divBdr>
                <w:top w:val="none" w:sz="0" w:space="0" w:color="auto"/>
                <w:left w:val="none" w:sz="0" w:space="0" w:color="auto"/>
                <w:bottom w:val="none" w:sz="0" w:space="0" w:color="auto"/>
                <w:right w:val="none" w:sz="0" w:space="0" w:color="auto"/>
              </w:divBdr>
            </w:div>
            <w:div w:id="149449470">
              <w:marLeft w:val="0"/>
              <w:marRight w:val="0"/>
              <w:marTop w:val="0"/>
              <w:marBottom w:val="0"/>
              <w:divBdr>
                <w:top w:val="none" w:sz="0" w:space="0" w:color="auto"/>
                <w:left w:val="none" w:sz="0" w:space="0" w:color="auto"/>
                <w:bottom w:val="none" w:sz="0" w:space="0" w:color="auto"/>
                <w:right w:val="none" w:sz="0" w:space="0" w:color="auto"/>
              </w:divBdr>
            </w:div>
            <w:div w:id="1095900602">
              <w:marLeft w:val="0"/>
              <w:marRight w:val="0"/>
              <w:marTop w:val="0"/>
              <w:marBottom w:val="0"/>
              <w:divBdr>
                <w:top w:val="none" w:sz="0" w:space="0" w:color="auto"/>
                <w:left w:val="none" w:sz="0" w:space="0" w:color="auto"/>
                <w:bottom w:val="none" w:sz="0" w:space="0" w:color="auto"/>
                <w:right w:val="none" w:sz="0" w:space="0" w:color="auto"/>
              </w:divBdr>
            </w:div>
            <w:div w:id="2039890314">
              <w:marLeft w:val="0"/>
              <w:marRight w:val="0"/>
              <w:marTop w:val="0"/>
              <w:marBottom w:val="0"/>
              <w:divBdr>
                <w:top w:val="none" w:sz="0" w:space="0" w:color="auto"/>
                <w:left w:val="none" w:sz="0" w:space="0" w:color="auto"/>
                <w:bottom w:val="none" w:sz="0" w:space="0" w:color="auto"/>
                <w:right w:val="none" w:sz="0" w:space="0" w:color="auto"/>
              </w:divBdr>
            </w:div>
            <w:div w:id="1775782664">
              <w:marLeft w:val="0"/>
              <w:marRight w:val="0"/>
              <w:marTop w:val="0"/>
              <w:marBottom w:val="0"/>
              <w:divBdr>
                <w:top w:val="none" w:sz="0" w:space="0" w:color="auto"/>
                <w:left w:val="none" w:sz="0" w:space="0" w:color="auto"/>
                <w:bottom w:val="none" w:sz="0" w:space="0" w:color="auto"/>
                <w:right w:val="none" w:sz="0" w:space="0" w:color="auto"/>
              </w:divBdr>
            </w:div>
            <w:div w:id="122577141">
              <w:marLeft w:val="0"/>
              <w:marRight w:val="0"/>
              <w:marTop w:val="0"/>
              <w:marBottom w:val="0"/>
              <w:divBdr>
                <w:top w:val="none" w:sz="0" w:space="0" w:color="auto"/>
                <w:left w:val="none" w:sz="0" w:space="0" w:color="auto"/>
                <w:bottom w:val="none" w:sz="0" w:space="0" w:color="auto"/>
                <w:right w:val="none" w:sz="0" w:space="0" w:color="auto"/>
              </w:divBdr>
            </w:div>
            <w:div w:id="777025741">
              <w:marLeft w:val="0"/>
              <w:marRight w:val="0"/>
              <w:marTop w:val="0"/>
              <w:marBottom w:val="0"/>
              <w:divBdr>
                <w:top w:val="none" w:sz="0" w:space="0" w:color="auto"/>
                <w:left w:val="none" w:sz="0" w:space="0" w:color="auto"/>
                <w:bottom w:val="none" w:sz="0" w:space="0" w:color="auto"/>
                <w:right w:val="none" w:sz="0" w:space="0" w:color="auto"/>
              </w:divBdr>
            </w:div>
            <w:div w:id="1929921505">
              <w:marLeft w:val="0"/>
              <w:marRight w:val="0"/>
              <w:marTop w:val="0"/>
              <w:marBottom w:val="0"/>
              <w:divBdr>
                <w:top w:val="none" w:sz="0" w:space="0" w:color="auto"/>
                <w:left w:val="none" w:sz="0" w:space="0" w:color="auto"/>
                <w:bottom w:val="none" w:sz="0" w:space="0" w:color="auto"/>
                <w:right w:val="none" w:sz="0" w:space="0" w:color="auto"/>
              </w:divBdr>
            </w:div>
            <w:div w:id="629744415">
              <w:marLeft w:val="0"/>
              <w:marRight w:val="0"/>
              <w:marTop w:val="0"/>
              <w:marBottom w:val="0"/>
              <w:divBdr>
                <w:top w:val="none" w:sz="0" w:space="0" w:color="auto"/>
                <w:left w:val="none" w:sz="0" w:space="0" w:color="auto"/>
                <w:bottom w:val="none" w:sz="0" w:space="0" w:color="auto"/>
                <w:right w:val="none" w:sz="0" w:space="0" w:color="auto"/>
              </w:divBdr>
            </w:div>
            <w:div w:id="1540512747">
              <w:marLeft w:val="0"/>
              <w:marRight w:val="0"/>
              <w:marTop w:val="0"/>
              <w:marBottom w:val="0"/>
              <w:divBdr>
                <w:top w:val="none" w:sz="0" w:space="0" w:color="auto"/>
                <w:left w:val="none" w:sz="0" w:space="0" w:color="auto"/>
                <w:bottom w:val="none" w:sz="0" w:space="0" w:color="auto"/>
                <w:right w:val="none" w:sz="0" w:space="0" w:color="auto"/>
              </w:divBdr>
            </w:div>
            <w:div w:id="1684241408">
              <w:marLeft w:val="0"/>
              <w:marRight w:val="0"/>
              <w:marTop w:val="0"/>
              <w:marBottom w:val="0"/>
              <w:divBdr>
                <w:top w:val="none" w:sz="0" w:space="0" w:color="auto"/>
                <w:left w:val="none" w:sz="0" w:space="0" w:color="auto"/>
                <w:bottom w:val="none" w:sz="0" w:space="0" w:color="auto"/>
                <w:right w:val="none" w:sz="0" w:space="0" w:color="auto"/>
              </w:divBdr>
            </w:div>
            <w:div w:id="885947136">
              <w:marLeft w:val="0"/>
              <w:marRight w:val="0"/>
              <w:marTop w:val="0"/>
              <w:marBottom w:val="0"/>
              <w:divBdr>
                <w:top w:val="none" w:sz="0" w:space="0" w:color="auto"/>
                <w:left w:val="none" w:sz="0" w:space="0" w:color="auto"/>
                <w:bottom w:val="none" w:sz="0" w:space="0" w:color="auto"/>
                <w:right w:val="none" w:sz="0" w:space="0" w:color="auto"/>
              </w:divBdr>
            </w:div>
            <w:div w:id="1289820829">
              <w:marLeft w:val="0"/>
              <w:marRight w:val="0"/>
              <w:marTop w:val="0"/>
              <w:marBottom w:val="0"/>
              <w:divBdr>
                <w:top w:val="none" w:sz="0" w:space="0" w:color="auto"/>
                <w:left w:val="none" w:sz="0" w:space="0" w:color="auto"/>
                <w:bottom w:val="none" w:sz="0" w:space="0" w:color="auto"/>
                <w:right w:val="none" w:sz="0" w:space="0" w:color="auto"/>
              </w:divBdr>
            </w:div>
            <w:div w:id="431048303">
              <w:marLeft w:val="0"/>
              <w:marRight w:val="0"/>
              <w:marTop w:val="0"/>
              <w:marBottom w:val="0"/>
              <w:divBdr>
                <w:top w:val="none" w:sz="0" w:space="0" w:color="auto"/>
                <w:left w:val="none" w:sz="0" w:space="0" w:color="auto"/>
                <w:bottom w:val="none" w:sz="0" w:space="0" w:color="auto"/>
                <w:right w:val="none" w:sz="0" w:space="0" w:color="auto"/>
              </w:divBdr>
            </w:div>
            <w:div w:id="541750770">
              <w:marLeft w:val="0"/>
              <w:marRight w:val="0"/>
              <w:marTop w:val="0"/>
              <w:marBottom w:val="0"/>
              <w:divBdr>
                <w:top w:val="none" w:sz="0" w:space="0" w:color="auto"/>
                <w:left w:val="none" w:sz="0" w:space="0" w:color="auto"/>
                <w:bottom w:val="none" w:sz="0" w:space="0" w:color="auto"/>
                <w:right w:val="none" w:sz="0" w:space="0" w:color="auto"/>
              </w:divBdr>
            </w:div>
            <w:div w:id="2087653769">
              <w:marLeft w:val="0"/>
              <w:marRight w:val="0"/>
              <w:marTop w:val="0"/>
              <w:marBottom w:val="0"/>
              <w:divBdr>
                <w:top w:val="none" w:sz="0" w:space="0" w:color="auto"/>
                <w:left w:val="none" w:sz="0" w:space="0" w:color="auto"/>
                <w:bottom w:val="none" w:sz="0" w:space="0" w:color="auto"/>
                <w:right w:val="none" w:sz="0" w:space="0" w:color="auto"/>
              </w:divBdr>
            </w:div>
            <w:div w:id="977496106">
              <w:marLeft w:val="0"/>
              <w:marRight w:val="0"/>
              <w:marTop w:val="0"/>
              <w:marBottom w:val="0"/>
              <w:divBdr>
                <w:top w:val="none" w:sz="0" w:space="0" w:color="auto"/>
                <w:left w:val="none" w:sz="0" w:space="0" w:color="auto"/>
                <w:bottom w:val="none" w:sz="0" w:space="0" w:color="auto"/>
                <w:right w:val="none" w:sz="0" w:space="0" w:color="auto"/>
              </w:divBdr>
            </w:div>
            <w:div w:id="1218779837">
              <w:marLeft w:val="0"/>
              <w:marRight w:val="0"/>
              <w:marTop w:val="0"/>
              <w:marBottom w:val="0"/>
              <w:divBdr>
                <w:top w:val="none" w:sz="0" w:space="0" w:color="auto"/>
                <w:left w:val="none" w:sz="0" w:space="0" w:color="auto"/>
                <w:bottom w:val="none" w:sz="0" w:space="0" w:color="auto"/>
                <w:right w:val="none" w:sz="0" w:space="0" w:color="auto"/>
              </w:divBdr>
            </w:div>
            <w:div w:id="1518274005">
              <w:marLeft w:val="0"/>
              <w:marRight w:val="0"/>
              <w:marTop w:val="0"/>
              <w:marBottom w:val="0"/>
              <w:divBdr>
                <w:top w:val="none" w:sz="0" w:space="0" w:color="auto"/>
                <w:left w:val="none" w:sz="0" w:space="0" w:color="auto"/>
                <w:bottom w:val="none" w:sz="0" w:space="0" w:color="auto"/>
                <w:right w:val="none" w:sz="0" w:space="0" w:color="auto"/>
              </w:divBdr>
            </w:div>
            <w:div w:id="1227451804">
              <w:marLeft w:val="0"/>
              <w:marRight w:val="0"/>
              <w:marTop w:val="0"/>
              <w:marBottom w:val="0"/>
              <w:divBdr>
                <w:top w:val="none" w:sz="0" w:space="0" w:color="auto"/>
                <w:left w:val="none" w:sz="0" w:space="0" w:color="auto"/>
                <w:bottom w:val="none" w:sz="0" w:space="0" w:color="auto"/>
                <w:right w:val="none" w:sz="0" w:space="0" w:color="auto"/>
              </w:divBdr>
            </w:div>
            <w:div w:id="730075002">
              <w:marLeft w:val="0"/>
              <w:marRight w:val="0"/>
              <w:marTop w:val="0"/>
              <w:marBottom w:val="0"/>
              <w:divBdr>
                <w:top w:val="none" w:sz="0" w:space="0" w:color="auto"/>
                <w:left w:val="none" w:sz="0" w:space="0" w:color="auto"/>
                <w:bottom w:val="none" w:sz="0" w:space="0" w:color="auto"/>
                <w:right w:val="none" w:sz="0" w:space="0" w:color="auto"/>
              </w:divBdr>
            </w:div>
            <w:div w:id="1014261935">
              <w:marLeft w:val="0"/>
              <w:marRight w:val="0"/>
              <w:marTop w:val="0"/>
              <w:marBottom w:val="0"/>
              <w:divBdr>
                <w:top w:val="none" w:sz="0" w:space="0" w:color="auto"/>
                <w:left w:val="none" w:sz="0" w:space="0" w:color="auto"/>
                <w:bottom w:val="none" w:sz="0" w:space="0" w:color="auto"/>
                <w:right w:val="none" w:sz="0" w:space="0" w:color="auto"/>
              </w:divBdr>
            </w:div>
            <w:div w:id="994992400">
              <w:marLeft w:val="0"/>
              <w:marRight w:val="0"/>
              <w:marTop w:val="0"/>
              <w:marBottom w:val="0"/>
              <w:divBdr>
                <w:top w:val="none" w:sz="0" w:space="0" w:color="auto"/>
                <w:left w:val="none" w:sz="0" w:space="0" w:color="auto"/>
                <w:bottom w:val="none" w:sz="0" w:space="0" w:color="auto"/>
                <w:right w:val="none" w:sz="0" w:space="0" w:color="auto"/>
              </w:divBdr>
            </w:div>
            <w:div w:id="1218400829">
              <w:marLeft w:val="0"/>
              <w:marRight w:val="0"/>
              <w:marTop w:val="0"/>
              <w:marBottom w:val="0"/>
              <w:divBdr>
                <w:top w:val="none" w:sz="0" w:space="0" w:color="auto"/>
                <w:left w:val="none" w:sz="0" w:space="0" w:color="auto"/>
                <w:bottom w:val="none" w:sz="0" w:space="0" w:color="auto"/>
                <w:right w:val="none" w:sz="0" w:space="0" w:color="auto"/>
              </w:divBdr>
            </w:div>
            <w:div w:id="2091585161">
              <w:marLeft w:val="0"/>
              <w:marRight w:val="0"/>
              <w:marTop w:val="0"/>
              <w:marBottom w:val="0"/>
              <w:divBdr>
                <w:top w:val="none" w:sz="0" w:space="0" w:color="auto"/>
                <w:left w:val="none" w:sz="0" w:space="0" w:color="auto"/>
                <w:bottom w:val="none" w:sz="0" w:space="0" w:color="auto"/>
                <w:right w:val="none" w:sz="0" w:space="0" w:color="auto"/>
              </w:divBdr>
            </w:div>
            <w:div w:id="598173290">
              <w:marLeft w:val="0"/>
              <w:marRight w:val="0"/>
              <w:marTop w:val="0"/>
              <w:marBottom w:val="0"/>
              <w:divBdr>
                <w:top w:val="none" w:sz="0" w:space="0" w:color="auto"/>
                <w:left w:val="none" w:sz="0" w:space="0" w:color="auto"/>
                <w:bottom w:val="none" w:sz="0" w:space="0" w:color="auto"/>
                <w:right w:val="none" w:sz="0" w:space="0" w:color="auto"/>
              </w:divBdr>
            </w:div>
            <w:div w:id="622007530">
              <w:marLeft w:val="0"/>
              <w:marRight w:val="0"/>
              <w:marTop w:val="0"/>
              <w:marBottom w:val="0"/>
              <w:divBdr>
                <w:top w:val="none" w:sz="0" w:space="0" w:color="auto"/>
                <w:left w:val="none" w:sz="0" w:space="0" w:color="auto"/>
                <w:bottom w:val="none" w:sz="0" w:space="0" w:color="auto"/>
                <w:right w:val="none" w:sz="0" w:space="0" w:color="auto"/>
              </w:divBdr>
            </w:div>
            <w:div w:id="1560558050">
              <w:marLeft w:val="0"/>
              <w:marRight w:val="0"/>
              <w:marTop w:val="0"/>
              <w:marBottom w:val="0"/>
              <w:divBdr>
                <w:top w:val="none" w:sz="0" w:space="0" w:color="auto"/>
                <w:left w:val="none" w:sz="0" w:space="0" w:color="auto"/>
                <w:bottom w:val="none" w:sz="0" w:space="0" w:color="auto"/>
                <w:right w:val="none" w:sz="0" w:space="0" w:color="auto"/>
              </w:divBdr>
            </w:div>
            <w:div w:id="853769207">
              <w:marLeft w:val="0"/>
              <w:marRight w:val="0"/>
              <w:marTop w:val="0"/>
              <w:marBottom w:val="0"/>
              <w:divBdr>
                <w:top w:val="none" w:sz="0" w:space="0" w:color="auto"/>
                <w:left w:val="none" w:sz="0" w:space="0" w:color="auto"/>
                <w:bottom w:val="none" w:sz="0" w:space="0" w:color="auto"/>
                <w:right w:val="none" w:sz="0" w:space="0" w:color="auto"/>
              </w:divBdr>
            </w:div>
            <w:div w:id="1425109936">
              <w:marLeft w:val="0"/>
              <w:marRight w:val="0"/>
              <w:marTop w:val="0"/>
              <w:marBottom w:val="0"/>
              <w:divBdr>
                <w:top w:val="none" w:sz="0" w:space="0" w:color="auto"/>
                <w:left w:val="none" w:sz="0" w:space="0" w:color="auto"/>
                <w:bottom w:val="none" w:sz="0" w:space="0" w:color="auto"/>
                <w:right w:val="none" w:sz="0" w:space="0" w:color="auto"/>
              </w:divBdr>
            </w:div>
            <w:div w:id="1676804129">
              <w:marLeft w:val="0"/>
              <w:marRight w:val="0"/>
              <w:marTop w:val="0"/>
              <w:marBottom w:val="0"/>
              <w:divBdr>
                <w:top w:val="none" w:sz="0" w:space="0" w:color="auto"/>
                <w:left w:val="none" w:sz="0" w:space="0" w:color="auto"/>
                <w:bottom w:val="none" w:sz="0" w:space="0" w:color="auto"/>
                <w:right w:val="none" w:sz="0" w:space="0" w:color="auto"/>
              </w:divBdr>
            </w:div>
            <w:div w:id="1892686992">
              <w:marLeft w:val="0"/>
              <w:marRight w:val="0"/>
              <w:marTop w:val="0"/>
              <w:marBottom w:val="0"/>
              <w:divBdr>
                <w:top w:val="none" w:sz="0" w:space="0" w:color="auto"/>
                <w:left w:val="none" w:sz="0" w:space="0" w:color="auto"/>
                <w:bottom w:val="none" w:sz="0" w:space="0" w:color="auto"/>
                <w:right w:val="none" w:sz="0" w:space="0" w:color="auto"/>
              </w:divBdr>
            </w:div>
            <w:div w:id="1579552668">
              <w:marLeft w:val="0"/>
              <w:marRight w:val="0"/>
              <w:marTop w:val="0"/>
              <w:marBottom w:val="0"/>
              <w:divBdr>
                <w:top w:val="none" w:sz="0" w:space="0" w:color="auto"/>
                <w:left w:val="none" w:sz="0" w:space="0" w:color="auto"/>
                <w:bottom w:val="none" w:sz="0" w:space="0" w:color="auto"/>
                <w:right w:val="none" w:sz="0" w:space="0" w:color="auto"/>
              </w:divBdr>
            </w:div>
            <w:div w:id="1493714419">
              <w:marLeft w:val="0"/>
              <w:marRight w:val="0"/>
              <w:marTop w:val="0"/>
              <w:marBottom w:val="0"/>
              <w:divBdr>
                <w:top w:val="none" w:sz="0" w:space="0" w:color="auto"/>
                <w:left w:val="none" w:sz="0" w:space="0" w:color="auto"/>
                <w:bottom w:val="none" w:sz="0" w:space="0" w:color="auto"/>
                <w:right w:val="none" w:sz="0" w:space="0" w:color="auto"/>
              </w:divBdr>
            </w:div>
            <w:div w:id="368528086">
              <w:marLeft w:val="0"/>
              <w:marRight w:val="0"/>
              <w:marTop w:val="0"/>
              <w:marBottom w:val="0"/>
              <w:divBdr>
                <w:top w:val="none" w:sz="0" w:space="0" w:color="auto"/>
                <w:left w:val="none" w:sz="0" w:space="0" w:color="auto"/>
                <w:bottom w:val="none" w:sz="0" w:space="0" w:color="auto"/>
                <w:right w:val="none" w:sz="0" w:space="0" w:color="auto"/>
              </w:divBdr>
            </w:div>
            <w:div w:id="172955767">
              <w:marLeft w:val="0"/>
              <w:marRight w:val="0"/>
              <w:marTop w:val="0"/>
              <w:marBottom w:val="0"/>
              <w:divBdr>
                <w:top w:val="none" w:sz="0" w:space="0" w:color="auto"/>
                <w:left w:val="none" w:sz="0" w:space="0" w:color="auto"/>
                <w:bottom w:val="none" w:sz="0" w:space="0" w:color="auto"/>
                <w:right w:val="none" w:sz="0" w:space="0" w:color="auto"/>
              </w:divBdr>
            </w:div>
            <w:div w:id="574978911">
              <w:marLeft w:val="0"/>
              <w:marRight w:val="0"/>
              <w:marTop w:val="0"/>
              <w:marBottom w:val="0"/>
              <w:divBdr>
                <w:top w:val="none" w:sz="0" w:space="0" w:color="auto"/>
                <w:left w:val="none" w:sz="0" w:space="0" w:color="auto"/>
                <w:bottom w:val="none" w:sz="0" w:space="0" w:color="auto"/>
                <w:right w:val="none" w:sz="0" w:space="0" w:color="auto"/>
              </w:divBdr>
            </w:div>
            <w:div w:id="459957967">
              <w:marLeft w:val="0"/>
              <w:marRight w:val="0"/>
              <w:marTop w:val="0"/>
              <w:marBottom w:val="0"/>
              <w:divBdr>
                <w:top w:val="none" w:sz="0" w:space="0" w:color="auto"/>
                <w:left w:val="none" w:sz="0" w:space="0" w:color="auto"/>
                <w:bottom w:val="none" w:sz="0" w:space="0" w:color="auto"/>
                <w:right w:val="none" w:sz="0" w:space="0" w:color="auto"/>
              </w:divBdr>
            </w:div>
            <w:div w:id="1142190709">
              <w:marLeft w:val="0"/>
              <w:marRight w:val="0"/>
              <w:marTop w:val="0"/>
              <w:marBottom w:val="0"/>
              <w:divBdr>
                <w:top w:val="none" w:sz="0" w:space="0" w:color="auto"/>
                <w:left w:val="none" w:sz="0" w:space="0" w:color="auto"/>
                <w:bottom w:val="none" w:sz="0" w:space="0" w:color="auto"/>
                <w:right w:val="none" w:sz="0" w:space="0" w:color="auto"/>
              </w:divBdr>
            </w:div>
            <w:div w:id="710038358">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453404385">
              <w:marLeft w:val="0"/>
              <w:marRight w:val="0"/>
              <w:marTop w:val="0"/>
              <w:marBottom w:val="0"/>
              <w:divBdr>
                <w:top w:val="none" w:sz="0" w:space="0" w:color="auto"/>
                <w:left w:val="none" w:sz="0" w:space="0" w:color="auto"/>
                <w:bottom w:val="none" w:sz="0" w:space="0" w:color="auto"/>
                <w:right w:val="none" w:sz="0" w:space="0" w:color="auto"/>
              </w:divBdr>
            </w:div>
            <w:div w:id="1887837310">
              <w:marLeft w:val="0"/>
              <w:marRight w:val="0"/>
              <w:marTop w:val="0"/>
              <w:marBottom w:val="0"/>
              <w:divBdr>
                <w:top w:val="none" w:sz="0" w:space="0" w:color="auto"/>
                <w:left w:val="none" w:sz="0" w:space="0" w:color="auto"/>
                <w:bottom w:val="none" w:sz="0" w:space="0" w:color="auto"/>
                <w:right w:val="none" w:sz="0" w:space="0" w:color="auto"/>
              </w:divBdr>
            </w:div>
            <w:div w:id="810369507">
              <w:marLeft w:val="0"/>
              <w:marRight w:val="0"/>
              <w:marTop w:val="0"/>
              <w:marBottom w:val="0"/>
              <w:divBdr>
                <w:top w:val="none" w:sz="0" w:space="0" w:color="auto"/>
                <w:left w:val="none" w:sz="0" w:space="0" w:color="auto"/>
                <w:bottom w:val="none" w:sz="0" w:space="0" w:color="auto"/>
                <w:right w:val="none" w:sz="0" w:space="0" w:color="auto"/>
              </w:divBdr>
            </w:div>
            <w:div w:id="1201475802">
              <w:marLeft w:val="0"/>
              <w:marRight w:val="0"/>
              <w:marTop w:val="0"/>
              <w:marBottom w:val="0"/>
              <w:divBdr>
                <w:top w:val="none" w:sz="0" w:space="0" w:color="auto"/>
                <w:left w:val="none" w:sz="0" w:space="0" w:color="auto"/>
                <w:bottom w:val="none" w:sz="0" w:space="0" w:color="auto"/>
                <w:right w:val="none" w:sz="0" w:space="0" w:color="auto"/>
              </w:divBdr>
            </w:div>
            <w:div w:id="19943111">
              <w:marLeft w:val="0"/>
              <w:marRight w:val="0"/>
              <w:marTop w:val="0"/>
              <w:marBottom w:val="0"/>
              <w:divBdr>
                <w:top w:val="none" w:sz="0" w:space="0" w:color="auto"/>
                <w:left w:val="none" w:sz="0" w:space="0" w:color="auto"/>
                <w:bottom w:val="none" w:sz="0" w:space="0" w:color="auto"/>
                <w:right w:val="none" w:sz="0" w:space="0" w:color="auto"/>
              </w:divBdr>
            </w:div>
            <w:div w:id="1468275192">
              <w:marLeft w:val="0"/>
              <w:marRight w:val="0"/>
              <w:marTop w:val="0"/>
              <w:marBottom w:val="0"/>
              <w:divBdr>
                <w:top w:val="none" w:sz="0" w:space="0" w:color="auto"/>
                <w:left w:val="none" w:sz="0" w:space="0" w:color="auto"/>
                <w:bottom w:val="none" w:sz="0" w:space="0" w:color="auto"/>
                <w:right w:val="none" w:sz="0" w:space="0" w:color="auto"/>
              </w:divBdr>
            </w:div>
            <w:div w:id="1422027092">
              <w:marLeft w:val="0"/>
              <w:marRight w:val="0"/>
              <w:marTop w:val="0"/>
              <w:marBottom w:val="0"/>
              <w:divBdr>
                <w:top w:val="none" w:sz="0" w:space="0" w:color="auto"/>
                <w:left w:val="none" w:sz="0" w:space="0" w:color="auto"/>
                <w:bottom w:val="none" w:sz="0" w:space="0" w:color="auto"/>
                <w:right w:val="none" w:sz="0" w:space="0" w:color="auto"/>
              </w:divBdr>
            </w:div>
            <w:div w:id="1371800442">
              <w:marLeft w:val="0"/>
              <w:marRight w:val="0"/>
              <w:marTop w:val="0"/>
              <w:marBottom w:val="0"/>
              <w:divBdr>
                <w:top w:val="none" w:sz="0" w:space="0" w:color="auto"/>
                <w:left w:val="none" w:sz="0" w:space="0" w:color="auto"/>
                <w:bottom w:val="none" w:sz="0" w:space="0" w:color="auto"/>
                <w:right w:val="none" w:sz="0" w:space="0" w:color="auto"/>
              </w:divBdr>
            </w:div>
            <w:div w:id="2031300636">
              <w:marLeft w:val="0"/>
              <w:marRight w:val="0"/>
              <w:marTop w:val="0"/>
              <w:marBottom w:val="0"/>
              <w:divBdr>
                <w:top w:val="none" w:sz="0" w:space="0" w:color="auto"/>
                <w:left w:val="none" w:sz="0" w:space="0" w:color="auto"/>
                <w:bottom w:val="none" w:sz="0" w:space="0" w:color="auto"/>
                <w:right w:val="none" w:sz="0" w:space="0" w:color="auto"/>
              </w:divBdr>
            </w:div>
            <w:div w:id="748427642">
              <w:marLeft w:val="0"/>
              <w:marRight w:val="0"/>
              <w:marTop w:val="0"/>
              <w:marBottom w:val="0"/>
              <w:divBdr>
                <w:top w:val="none" w:sz="0" w:space="0" w:color="auto"/>
                <w:left w:val="none" w:sz="0" w:space="0" w:color="auto"/>
                <w:bottom w:val="none" w:sz="0" w:space="0" w:color="auto"/>
                <w:right w:val="none" w:sz="0" w:space="0" w:color="auto"/>
              </w:divBdr>
            </w:div>
            <w:div w:id="1699162675">
              <w:marLeft w:val="0"/>
              <w:marRight w:val="0"/>
              <w:marTop w:val="0"/>
              <w:marBottom w:val="0"/>
              <w:divBdr>
                <w:top w:val="none" w:sz="0" w:space="0" w:color="auto"/>
                <w:left w:val="none" w:sz="0" w:space="0" w:color="auto"/>
                <w:bottom w:val="none" w:sz="0" w:space="0" w:color="auto"/>
                <w:right w:val="none" w:sz="0" w:space="0" w:color="auto"/>
              </w:divBdr>
            </w:div>
            <w:div w:id="124590980">
              <w:marLeft w:val="0"/>
              <w:marRight w:val="0"/>
              <w:marTop w:val="0"/>
              <w:marBottom w:val="0"/>
              <w:divBdr>
                <w:top w:val="none" w:sz="0" w:space="0" w:color="auto"/>
                <w:left w:val="none" w:sz="0" w:space="0" w:color="auto"/>
                <w:bottom w:val="none" w:sz="0" w:space="0" w:color="auto"/>
                <w:right w:val="none" w:sz="0" w:space="0" w:color="auto"/>
              </w:divBdr>
            </w:div>
            <w:div w:id="590622594">
              <w:marLeft w:val="0"/>
              <w:marRight w:val="0"/>
              <w:marTop w:val="0"/>
              <w:marBottom w:val="0"/>
              <w:divBdr>
                <w:top w:val="none" w:sz="0" w:space="0" w:color="auto"/>
                <w:left w:val="none" w:sz="0" w:space="0" w:color="auto"/>
                <w:bottom w:val="none" w:sz="0" w:space="0" w:color="auto"/>
                <w:right w:val="none" w:sz="0" w:space="0" w:color="auto"/>
              </w:divBdr>
            </w:div>
            <w:div w:id="418253235">
              <w:marLeft w:val="0"/>
              <w:marRight w:val="0"/>
              <w:marTop w:val="0"/>
              <w:marBottom w:val="0"/>
              <w:divBdr>
                <w:top w:val="none" w:sz="0" w:space="0" w:color="auto"/>
                <w:left w:val="none" w:sz="0" w:space="0" w:color="auto"/>
                <w:bottom w:val="none" w:sz="0" w:space="0" w:color="auto"/>
                <w:right w:val="none" w:sz="0" w:space="0" w:color="auto"/>
              </w:divBdr>
            </w:div>
            <w:div w:id="280959698">
              <w:marLeft w:val="0"/>
              <w:marRight w:val="0"/>
              <w:marTop w:val="0"/>
              <w:marBottom w:val="0"/>
              <w:divBdr>
                <w:top w:val="none" w:sz="0" w:space="0" w:color="auto"/>
                <w:left w:val="none" w:sz="0" w:space="0" w:color="auto"/>
                <w:bottom w:val="none" w:sz="0" w:space="0" w:color="auto"/>
                <w:right w:val="none" w:sz="0" w:space="0" w:color="auto"/>
              </w:divBdr>
            </w:div>
            <w:div w:id="185217764">
              <w:marLeft w:val="0"/>
              <w:marRight w:val="0"/>
              <w:marTop w:val="0"/>
              <w:marBottom w:val="0"/>
              <w:divBdr>
                <w:top w:val="none" w:sz="0" w:space="0" w:color="auto"/>
                <w:left w:val="none" w:sz="0" w:space="0" w:color="auto"/>
                <w:bottom w:val="none" w:sz="0" w:space="0" w:color="auto"/>
                <w:right w:val="none" w:sz="0" w:space="0" w:color="auto"/>
              </w:divBdr>
            </w:div>
            <w:div w:id="1556239124">
              <w:marLeft w:val="0"/>
              <w:marRight w:val="0"/>
              <w:marTop w:val="0"/>
              <w:marBottom w:val="0"/>
              <w:divBdr>
                <w:top w:val="none" w:sz="0" w:space="0" w:color="auto"/>
                <w:left w:val="none" w:sz="0" w:space="0" w:color="auto"/>
                <w:bottom w:val="none" w:sz="0" w:space="0" w:color="auto"/>
                <w:right w:val="none" w:sz="0" w:space="0" w:color="auto"/>
              </w:divBdr>
            </w:div>
            <w:div w:id="948270658">
              <w:marLeft w:val="0"/>
              <w:marRight w:val="0"/>
              <w:marTop w:val="0"/>
              <w:marBottom w:val="0"/>
              <w:divBdr>
                <w:top w:val="none" w:sz="0" w:space="0" w:color="auto"/>
                <w:left w:val="none" w:sz="0" w:space="0" w:color="auto"/>
                <w:bottom w:val="none" w:sz="0" w:space="0" w:color="auto"/>
                <w:right w:val="none" w:sz="0" w:space="0" w:color="auto"/>
              </w:divBdr>
            </w:div>
            <w:div w:id="1795177638">
              <w:marLeft w:val="0"/>
              <w:marRight w:val="0"/>
              <w:marTop w:val="0"/>
              <w:marBottom w:val="0"/>
              <w:divBdr>
                <w:top w:val="none" w:sz="0" w:space="0" w:color="auto"/>
                <w:left w:val="none" w:sz="0" w:space="0" w:color="auto"/>
                <w:bottom w:val="none" w:sz="0" w:space="0" w:color="auto"/>
                <w:right w:val="none" w:sz="0" w:space="0" w:color="auto"/>
              </w:divBdr>
            </w:div>
            <w:div w:id="1346202318">
              <w:marLeft w:val="0"/>
              <w:marRight w:val="0"/>
              <w:marTop w:val="0"/>
              <w:marBottom w:val="0"/>
              <w:divBdr>
                <w:top w:val="none" w:sz="0" w:space="0" w:color="auto"/>
                <w:left w:val="none" w:sz="0" w:space="0" w:color="auto"/>
                <w:bottom w:val="none" w:sz="0" w:space="0" w:color="auto"/>
                <w:right w:val="none" w:sz="0" w:space="0" w:color="auto"/>
              </w:divBdr>
            </w:div>
            <w:div w:id="2051415910">
              <w:marLeft w:val="0"/>
              <w:marRight w:val="0"/>
              <w:marTop w:val="0"/>
              <w:marBottom w:val="0"/>
              <w:divBdr>
                <w:top w:val="none" w:sz="0" w:space="0" w:color="auto"/>
                <w:left w:val="none" w:sz="0" w:space="0" w:color="auto"/>
                <w:bottom w:val="none" w:sz="0" w:space="0" w:color="auto"/>
                <w:right w:val="none" w:sz="0" w:space="0" w:color="auto"/>
              </w:divBdr>
            </w:div>
            <w:div w:id="217474781">
              <w:marLeft w:val="0"/>
              <w:marRight w:val="0"/>
              <w:marTop w:val="0"/>
              <w:marBottom w:val="0"/>
              <w:divBdr>
                <w:top w:val="none" w:sz="0" w:space="0" w:color="auto"/>
                <w:left w:val="none" w:sz="0" w:space="0" w:color="auto"/>
                <w:bottom w:val="none" w:sz="0" w:space="0" w:color="auto"/>
                <w:right w:val="none" w:sz="0" w:space="0" w:color="auto"/>
              </w:divBdr>
            </w:div>
            <w:div w:id="1273783089">
              <w:marLeft w:val="0"/>
              <w:marRight w:val="0"/>
              <w:marTop w:val="0"/>
              <w:marBottom w:val="0"/>
              <w:divBdr>
                <w:top w:val="none" w:sz="0" w:space="0" w:color="auto"/>
                <w:left w:val="none" w:sz="0" w:space="0" w:color="auto"/>
                <w:bottom w:val="none" w:sz="0" w:space="0" w:color="auto"/>
                <w:right w:val="none" w:sz="0" w:space="0" w:color="auto"/>
              </w:divBdr>
            </w:div>
            <w:div w:id="1995600444">
              <w:marLeft w:val="0"/>
              <w:marRight w:val="0"/>
              <w:marTop w:val="0"/>
              <w:marBottom w:val="0"/>
              <w:divBdr>
                <w:top w:val="none" w:sz="0" w:space="0" w:color="auto"/>
                <w:left w:val="none" w:sz="0" w:space="0" w:color="auto"/>
                <w:bottom w:val="none" w:sz="0" w:space="0" w:color="auto"/>
                <w:right w:val="none" w:sz="0" w:space="0" w:color="auto"/>
              </w:divBdr>
            </w:div>
            <w:div w:id="324404690">
              <w:marLeft w:val="0"/>
              <w:marRight w:val="0"/>
              <w:marTop w:val="0"/>
              <w:marBottom w:val="0"/>
              <w:divBdr>
                <w:top w:val="none" w:sz="0" w:space="0" w:color="auto"/>
                <w:left w:val="none" w:sz="0" w:space="0" w:color="auto"/>
                <w:bottom w:val="none" w:sz="0" w:space="0" w:color="auto"/>
                <w:right w:val="none" w:sz="0" w:space="0" w:color="auto"/>
              </w:divBdr>
            </w:div>
            <w:div w:id="1183737668">
              <w:marLeft w:val="0"/>
              <w:marRight w:val="0"/>
              <w:marTop w:val="0"/>
              <w:marBottom w:val="0"/>
              <w:divBdr>
                <w:top w:val="none" w:sz="0" w:space="0" w:color="auto"/>
                <w:left w:val="none" w:sz="0" w:space="0" w:color="auto"/>
                <w:bottom w:val="none" w:sz="0" w:space="0" w:color="auto"/>
                <w:right w:val="none" w:sz="0" w:space="0" w:color="auto"/>
              </w:divBdr>
            </w:div>
            <w:div w:id="876160999">
              <w:marLeft w:val="0"/>
              <w:marRight w:val="0"/>
              <w:marTop w:val="0"/>
              <w:marBottom w:val="0"/>
              <w:divBdr>
                <w:top w:val="none" w:sz="0" w:space="0" w:color="auto"/>
                <w:left w:val="none" w:sz="0" w:space="0" w:color="auto"/>
                <w:bottom w:val="none" w:sz="0" w:space="0" w:color="auto"/>
                <w:right w:val="none" w:sz="0" w:space="0" w:color="auto"/>
              </w:divBdr>
            </w:div>
            <w:div w:id="1726447499">
              <w:marLeft w:val="0"/>
              <w:marRight w:val="0"/>
              <w:marTop w:val="0"/>
              <w:marBottom w:val="0"/>
              <w:divBdr>
                <w:top w:val="none" w:sz="0" w:space="0" w:color="auto"/>
                <w:left w:val="none" w:sz="0" w:space="0" w:color="auto"/>
                <w:bottom w:val="none" w:sz="0" w:space="0" w:color="auto"/>
                <w:right w:val="none" w:sz="0" w:space="0" w:color="auto"/>
              </w:divBdr>
            </w:div>
            <w:div w:id="935401762">
              <w:marLeft w:val="0"/>
              <w:marRight w:val="0"/>
              <w:marTop w:val="0"/>
              <w:marBottom w:val="0"/>
              <w:divBdr>
                <w:top w:val="none" w:sz="0" w:space="0" w:color="auto"/>
                <w:left w:val="none" w:sz="0" w:space="0" w:color="auto"/>
                <w:bottom w:val="none" w:sz="0" w:space="0" w:color="auto"/>
                <w:right w:val="none" w:sz="0" w:space="0" w:color="auto"/>
              </w:divBdr>
            </w:div>
            <w:div w:id="795832902">
              <w:marLeft w:val="0"/>
              <w:marRight w:val="0"/>
              <w:marTop w:val="0"/>
              <w:marBottom w:val="0"/>
              <w:divBdr>
                <w:top w:val="none" w:sz="0" w:space="0" w:color="auto"/>
                <w:left w:val="none" w:sz="0" w:space="0" w:color="auto"/>
                <w:bottom w:val="none" w:sz="0" w:space="0" w:color="auto"/>
                <w:right w:val="none" w:sz="0" w:space="0" w:color="auto"/>
              </w:divBdr>
            </w:div>
            <w:div w:id="218443461">
              <w:marLeft w:val="0"/>
              <w:marRight w:val="0"/>
              <w:marTop w:val="0"/>
              <w:marBottom w:val="0"/>
              <w:divBdr>
                <w:top w:val="none" w:sz="0" w:space="0" w:color="auto"/>
                <w:left w:val="none" w:sz="0" w:space="0" w:color="auto"/>
                <w:bottom w:val="none" w:sz="0" w:space="0" w:color="auto"/>
                <w:right w:val="none" w:sz="0" w:space="0" w:color="auto"/>
              </w:divBdr>
            </w:div>
            <w:div w:id="1480267029">
              <w:marLeft w:val="0"/>
              <w:marRight w:val="0"/>
              <w:marTop w:val="0"/>
              <w:marBottom w:val="0"/>
              <w:divBdr>
                <w:top w:val="none" w:sz="0" w:space="0" w:color="auto"/>
                <w:left w:val="none" w:sz="0" w:space="0" w:color="auto"/>
                <w:bottom w:val="none" w:sz="0" w:space="0" w:color="auto"/>
                <w:right w:val="none" w:sz="0" w:space="0" w:color="auto"/>
              </w:divBdr>
            </w:div>
            <w:div w:id="1629311864">
              <w:marLeft w:val="0"/>
              <w:marRight w:val="0"/>
              <w:marTop w:val="0"/>
              <w:marBottom w:val="0"/>
              <w:divBdr>
                <w:top w:val="none" w:sz="0" w:space="0" w:color="auto"/>
                <w:left w:val="none" w:sz="0" w:space="0" w:color="auto"/>
                <w:bottom w:val="none" w:sz="0" w:space="0" w:color="auto"/>
                <w:right w:val="none" w:sz="0" w:space="0" w:color="auto"/>
              </w:divBdr>
            </w:div>
            <w:div w:id="1155029417">
              <w:marLeft w:val="0"/>
              <w:marRight w:val="0"/>
              <w:marTop w:val="0"/>
              <w:marBottom w:val="0"/>
              <w:divBdr>
                <w:top w:val="none" w:sz="0" w:space="0" w:color="auto"/>
                <w:left w:val="none" w:sz="0" w:space="0" w:color="auto"/>
                <w:bottom w:val="none" w:sz="0" w:space="0" w:color="auto"/>
                <w:right w:val="none" w:sz="0" w:space="0" w:color="auto"/>
              </w:divBdr>
            </w:div>
            <w:div w:id="1287586910">
              <w:marLeft w:val="0"/>
              <w:marRight w:val="0"/>
              <w:marTop w:val="0"/>
              <w:marBottom w:val="0"/>
              <w:divBdr>
                <w:top w:val="none" w:sz="0" w:space="0" w:color="auto"/>
                <w:left w:val="none" w:sz="0" w:space="0" w:color="auto"/>
                <w:bottom w:val="none" w:sz="0" w:space="0" w:color="auto"/>
                <w:right w:val="none" w:sz="0" w:space="0" w:color="auto"/>
              </w:divBdr>
            </w:div>
            <w:div w:id="190732136">
              <w:marLeft w:val="0"/>
              <w:marRight w:val="0"/>
              <w:marTop w:val="0"/>
              <w:marBottom w:val="0"/>
              <w:divBdr>
                <w:top w:val="none" w:sz="0" w:space="0" w:color="auto"/>
                <w:left w:val="none" w:sz="0" w:space="0" w:color="auto"/>
                <w:bottom w:val="none" w:sz="0" w:space="0" w:color="auto"/>
                <w:right w:val="none" w:sz="0" w:space="0" w:color="auto"/>
              </w:divBdr>
            </w:div>
            <w:div w:id="1259946648">
              <w:marLeft w:val="0"/>
              <w:marRight w:val="0"/>
              <w:marTop w:val="0"/>
              <w:marBottom w:val="0"/>
              <w:divBdr>
                <w:top w:val="none" w:sz="0" w:space="0" w:color="auto"/>
                <w:left w:val="none" w:sz="0" w:space="0" w:color="auto"/>
                <w:bottom w:val="none" w:sz="0" w:space="0" w:color="auto"/>
                <w:right w:val="none" w:sz="0" w:space="0" w:color="auto"/>
              </w:divBdr>
            </w:div>
            <w:div w:id="1618491449">
              <w:marLeft w:val="0"/>
              <w:marRight w:val="0"/>
              <w:marTop w:val="0"/>
              <w:marBottom w:val="0"/>
              <w:divBdr>
                <w:top w:val="none" w:sz="0" w:space="0" w:color="auto"/>
                <w:left w:val="none" w:sz="0" w:space="0" w:color="auto"/>
                <w:bottom w:val="none" w:sz="0" w:space="0" w:color="auto"/>
                <w:right w:val="none" w:sz="0" w:space="0" w:color="auto"/>
              </w:divBdr>
            </w:div>
            <w:div w:id="2008439429">
              <w:marLeft w:val="0"/>
              <w:marRight w:val="0"/>
              <w:marTop w:val="0"/>
              <w:marBottom w:val="0"/>
              <w:divBdr>
                <w:top w:val="none" w:sz="0" w:space="0" w:color="auto"/>
                <w:left w:val="none" w:sz="0" w:space="0" w:color="auto"/>
                <w:bottom w:val="none" w:sz="0" w:space="0" w:color="auto"/>
                <w:right w:val="none" w:sz="0" w:space="0" w:color="auto"/>
              </w:divBdr>
            </w:div>
            <w:div w:id="1011027356">
              <w:marLeft w:val="0"/>
              <w:marRight w:val="0"/>
              <w:marTop w:val="0"/>
              <w:marBottom w:val="0"/>
              <w:divBdr>
                <w:top w:val="none" w:sz="0" w:space="0" w:color="auto"/>
                <w:left w:val="none" w:sz="0" w:space="0" w:color="auto"/>
                <w:bottom w:val="none" w:sz="0" w:space="0" w:color="auto"/>
                <w:right w:val="none" w:sz="0" w:space="0" w:color="auto"/>
              </w:divBdr>
            </w:div>
            <w:div w:id="942683995">
              <w:marLeft w:val="0"/>
              <w:marRight w:val="0"/>
              <w:marTop w:val="0"/>
              <w:marBottom w:val="0"/>
              <w:divBdr>
                <w:top w:val="none" w:sz="0" w:space="0" w:color="auto"/>
                <w:left w:val="none" w:sz="0" w:space="0" w:color="auto"/>
                <w:bottom w:val="none" w:sz="0" w:space="0" w:color="auto"/>
                <w:right w:val="none" w:sz="0" w:space="0" w:color="auto"/>
              </w:divBdr>
            </w:div>
            <w:div w:id="672495251">
              <w:marLeft w:val="0"/>
              <w:marRight w:val="0"/>
              <w:marTop w:val="0"/>
              <w:marBottom w:val="0"/>
              <w:divBdr>
                <w:top w:val="none" w:sz="0" w:space="0" w:color="auto"/>
                <w:left w:val="none" w:sz="0" w:space="0" w:color="auto"/>
                <w:bottom w:val="none" w:sz="0" w:space="0" w:color="auto"/>
                <w:right w:val="none" w:sz="0" w:space="0" w:color="auto"/>
              </w:divBdr>
            </w:div>
            <w:div w:id="433329848">
              <w:marLeft w:val="0"/>
              <w:marRight w:val="0"/>
              <w:marTop w:val="0"/>
              <w:marBottom w:val="0"/>
              <w:divBdr>
                <w:top w:val="none" w:sz="0" w:space="0" w:color="auto"/>
                <w:left w:val="none" w:sz="0" w:space="0" w:color="auto"/>
                <w:bottom w:val="none" w:sz="0" w:space="0" w:color="auto"/>
                <w:right w:val="none" w:sz="0" w:space="0" w:color="auto"/>
              </w:divBdr>
            </w:div>
            <w:div w:id="275403596">
              <w:marLeft w:val="0"/>
              <w:marRight w:val="0"/>
              <w:marTop w:val="0"/>
              <w:marBottom w:val="0"/>
              <w:divBdr>
                <w:top w:val="none" w:sz="0" w:space="0" w:color="auto"/>
                <w:left w:val="none" w:sz="0" w:space="0" w:color="auto"/>
                <w:bottom w:val="none" w:sz="0" w:space="0" w:color="auto"/>
                <w:right w:val="none" w:sz="0" w:space="0" w:color="auto"/>
              </w:divBdr>
            </w:div>
            <w:div w:id="700546330">
              <w:marLeft w:val="0"/>
              <w:marRight w:val="0"/>
              <w:marTop w:val="0"/>
              <w:marBottom w:val="0"/>
              <w:divBdr>
                <w:top w:val="none" w:sz="0" w:space="0" w:color="auto"/>
                <w:left w:val="none" w:sz="0" w:space="0" w:color="auto"/>
                <w:bottom w:val="none" w:sz="0" w:space="0" w:color="auto"/>
                <w:right w:val="none" w:sz="0" w:space="0" w:color="auto"/>
              </w:divBdr>
            </w:div>
            <w:div w:id="1855268631">
              <w:marLeft w:val="0"/>
              <w:marRight w:val="0"/>
              <w:marTop w:val="0"/>
              <w:marBottom w:val="0"/>
              <w:divBdr>
                <w:top w:val="none" w:sz="0" w:space="0" w:color="auto"/>
                <w:left w:val="none" w:sz="0" w:space="0" w:color="auto"/>
                <w:bottom w:val="none" w:sz="0" w:space="0" w:color="auto"/>
                <w:right w:val="none" w:sz="0" w:space="0" w:color="auto"/>
              </w:divBdr>
            </w:div>
            <w:div w:id="1124277119">
              <w:marLeft w:val="0"/>
              <w:marRight w:val="0"/>
              <w:marTop w:val="0"/>
              <w:marBottom w:val="0"/>
              <w:divBdr>
                <w:top w:val="none" w:sz="0" w:space="0" w:color="auto"/>
                <w:left w:val="none" w:sz="0" w:space="0" w:color="auto"/>
                <w:bottom w:val="none" w:sz="0" w:space="0" w:color="auto"/>
                <w:right w:val="none" w:sz="0" w:space="0" w:color="auto"/>
              </w:divBdr>
            </w:div>
            <w:div w:id="1651905213">
              <w:marLeft w:val="0"/>
              <w:marRight w:val="0"/>
              <w:marTop w:val="0"/>
              <w:marBottom w:val="0"/>
              <w:divBdr>
                <w:top w:val="none" w:sz="0" w:space="0" w:color="auto"/>
                <w:left w:val="none" w:sz="0" w:space="0" w:color="auto"/>
                <w:bottom w:val="none" w:sz="0" w:space="0" w:color="auto"/>
                <w:right w:val="none" w:sz="0" w:space="0" w:color="auto"/>
              </w:divBdr>
            </w:div>
            <w:div w:id="1759671782">
              <w:marLeft w:val="0"/>
              <w:marRight w:val="0"/>
              <w:marTop w:val="0"/>
              <w:marBottom w:val="0"/>
              <w:divBdr>
                <w:top w:val="none" w:sz="0" w:space="0" w:color="auto"/>
                <w:left w:val="none" w:sz="0" w:space="0" w:color="auto"/>
                <w:bottom w:val="none" w:sz="0" w:space="0" w:color="auto"/>
                <w:right w:val="none" w:sz="0" w:space="0" w:color="auto"/>
              </w:divBdr>
            </w:div>
            <w:div w:id="404842576">
              <w:marLeft w:val="0"/>
              <w:marRight w:val="0"/>
              <w:marTop w:val="0"/>
              <w:marBottom w:val="0"/>
              <w:divBdr>
                <w:top w:val="none" w:sz="0" w:space="0" w:color="auto"/>
                <w:left w:val="none" w:sz="0" w:space="0" w:color="auto"/>
                <w:bottom w:val="none" w:sz="0" w:space="0" w:color="auto"/>
                <w:right w:val="none" w:sz="0" w:space="0" w:color="auto"/>
              </w:divBdr>
            </w:div>
            <w:div w:id="1659841579">
              <w:marLeft w:val="0"/>
              <w:marRight w:val="0"/>
              <w:marTop w:val="0"/>
              <w:marBottom w:val="0"/>
              <w:divBdr>
                <w:top w:val="none" w:sz="0" w:space="0" w:color="auto"/>
                <w:left w:val="none" w:sz="0" w:space="0" w:color="auto"/>
                <w:bottom w:val="none" w:sz="0" w:space="0" w:color="auto"/>
                <w:right w:val="none" w:sz="0" w:space="0" w:color="auto"/>
              </w:divBdr>
            </w:div>
            <w:div w:id="2033219154">
              <w:marLeft w:val="0"/>
              <w:marRight w:val="0"/>
              <w:marTop w:val="0"/>
              <w:marBottom w:val="0"/>
              <w:divBdr>
                <w:top w:val="none" w:sz="0" w:space="0" w:color="auto"/>
                <w:left w:val="none" w:sz="0" w:space="0" w:color="auto"/>
                <w:bottom w:val="none" w:sz="0" w:space="0" w:color="auto"/>
                <w:right w:val="none" w:sz="0" w:space="0" w:color="auto"/>
              </w:divBdr>
            </w:div>
            <w:div w:id="1575892757">
              <w:marLeft w:val="0"/>
              <w:marRight w:val="0"/>
              <w:marTop w:val="0"/>
              <w:marBottom w:val="0"/>
              <w:divBdr>
                <w:top w:val="none" w:sz="0" w:space="0" w:color="auto"/>
                <w:left w:val="none" w:sz="0" w:space="0" w:color="auto"/>
                <w:bottom w:val="none" w:sz="0" w:space="0" w:color="auto"/>
                <w:right w:val="none" w:sz="0" w:space="0" w:color="auto"/>
              </w:divBdr>
            </w:div>
            <w:div w:id="1168785835">
              <w:marLeft w:val="0"/>
              <w:marRight w:val="0"/>
              <w:marTop w:val="0"/>
              <w:marBottom w:val="0"/>
              <w:divBdr>
                <w:top w:val="none" w:sz="0" w:space="0" w:color="auto"/>
                <w:left w:val="none" w:sz="0" w:space="0" w:color="auto"/>
                <w:bottom w:val="none" w:sz="0" w:space="0" w:color="auto"/>
                <w:right w:val="none" w:sz="0" w:space="0" w:color="auto"/>
              </w:divBdr>
            </w:div>
            <w:div w:id="782576784">
              <w:marLeft w:val="0"/>
              <w:marRight w:val="0"/>
              <w:marTop w:val="0"/>
              <w:marBottom w:val="0"/>
              <w:divBdr>
                <w:top w:val="none" w:sz="0" w:space="0" w:color="auto"/>
                <w:left w:val="none" w:sz="0" w:space="0" w:color="auto"/>
                <w:bottom w:val="none" w:sz="0" w:space="0" w:color="auto"/>
                <w:right w:val="none" w:sz="0" w:space="0" w:color="auto"/>
              </w:divBdr>
              <w:divsChild>
                <w:div w:id="1537426355">
                  <w:marLeft w:val="0"/>
                  <w:marRight w:val="0"/>
                  <w:marTop w:val="0"/>
                  <w:marBottom w:val="0"/>
                  <w:divBdr>
                    <w:top w:val="none" w:sz="0" w:space="0" w:color="auto"/>
                    <w:left w:val="none" w:sz="0" w:space="0" w:color="auto"/>
                    <w:bottom w:val="none" w:sz="0" w:space="0" w:color="auto"/>
                    <w:right w:val="none" w:sz="0" w:space="0" w:color="auto"/>
                  </w:divBdr>
                </w:div>
                <w:div w:id="1017927064">
                  <w:marLeft w:val="0"/>
                  <w:marRight w:val="0"/>
                  <w:marTop w:val="0"/>
                  <w:marBottom w:val="0"/>
                  <w:divBdr>
                    <w:top w:val="none" w:sz="0" w:space="0" w:color="auto"/>
                    <w:left w:val="none" w:sz="0" w:space="0" w:color="auto"/>
                    <w:bottom w:val="none" w:sz="0" w:space="0" w:color="auto"/>
                    <w:right w:val="none" w:sz="0" w:space="0" w:color="auto"/>
                  </w:divBdr>
                </w:div>
                <w:div w:id="1146245567">
                  <w:marLeft w:val="0"/>
                  <w:marRight w:val="0"/>
                  <w:marTop w:val="0"/>
                  <w:marBottom w:val="0"/>
                  <w:divBdr>
                    <w:top w:val="none" w:sz="0" w:space="0" w:color="auto"/>
                    <w:left w:val="none" w:sz="0" w:space="0" w:color="auto"/>
                    <w:bottom w:val="none" w:sz="0" w:space="0" w:color="auto"/>
                    <w:right w:val="none" w:sz="0" w:space="0" w:color="auto"/>
                  </w:divBdr>
                </w:div>
                <w:div w:id="909274337">
                  <w:marLeft w:val="0"/>
                  <w:marRight w:val="0"/>
                  <w:marTop w:val="0"/>
                  <w:marBottom w:val="0"/>
                  <w:divBdr>
                    <w:top w:val="none" w:sz="0" w:space="0" w:color="auto"/>
                    <w:left w:val="none" w:sz="0" w:space="0" w:color="auto"/>
                    <w:bottom w:val="none" w:sz="0" w:space="0" w:color="auto"/>
                    <w:right w:val="none" w:sz="0" w:space="0" w:color="auto"/>
                  </w:divBdr>
                </w:div>
                <w:div w:id="739213218">
                  <w:marLeft w:val="0"/>
                  <w:marRight w:val="0"/>
                  <w:marTop w:val="0"/>
                  <w:marBottom w:val="0"/>
                  <w:divBdr>
                    <w:top w:val="none" w:sz="0" w:space="0" w:color="auto"/>
                    <w:left w:val="none" w:sz="0" w:space="0" w:color="auto"/>
                    <w:bottom w:val="none" w:sz="0" w:space="0" w:color="auto"/>
                    <w:right w:val="none" w:sz="0" w:space="0" w:color="auto"/>
                  </w:divBdr>
                </w:div>
                <w:div w:id="85426155">
                  <w:marLeft w:val="0"/>
                  <w:marRight w:val="0"/>
                  <w:marTop w:val="0"/>
                  <w:marBottom w:val="0"/>
                  <w:divBdr>
                    <w:top w:val="none" w:sz="0" w:space="0" w:color="auto"/>
                    <w:left w:val="none" w:sz="0" w:space="0" w:color="auto"/>
                    <w:bottom w:val="none" w:sz="0" w:space="0" w:color="auto"/>
                    <w:right w:val="none" w:sz="0" w:space="0" w:color="auto"/>
                  </w:divBdr>
                </w:div>
                <w:div w:id="390731647">
                  <w:marLeft w:val="0"/>
                  <w:marRight w:val="0"/>
                  <w:marTop w:val="0"/>
                  <w:marBottom w:val="0"/>
                  <w:divBdr>
                    <w:top w:val="none" w:sz="0" w:space="0" w:color="auto"/>
                    <w:left w:val="none" w:sz="0" w:space="0" w:color="auto"/>
                    <w:bottom w:val="none" w:sz="0" w:space="0" w:color="auto"/>
                    <w:right w:val="none" w:sz="0" w:space="0" w:color="auto"/>
                  </w:divBdr>
                </w:div>
                <w:div w:id="2042245550">
                  <w:marLeft w:val="0"/>
                  <w:marRight w:val="0"/>
                  <w:marTop w:val="0"/>
                  <w:marBottom w:val="0"/>
                  <w:divBdr>
                    <w:top w:val="none" w:sz="0" w:space="0" w:color="auto"/>
                    <w:left w:val="none" w:sz="0" w:space="0" w:color="auto"/>
                    <w:bottom w:val="none" w:sz="0" w:space="0" w:color="auto"/>
                    <w:right w:val="none" w:sz="0" w:space="0" w:color="auto"/>
                  </w:divBdr>
                </w:div>
                <w:div w:id="147328230">
                  <w:marLeft w:val="0"/>
                  <w:marRight w:val="0"/>
                  <w:marTop w:val="0"/>
                  <w:marBottom w:val="0"/>
                  <w:divBdr>
                    <w:top w:val="none" w:sz="0" w:space="0" w:color="auto"/>
                    <w:left w:val="none" w:sz="0" w:space="0" w:color="auto"/>
                    <w:bottom w:val="none" w:sz="0" w:space="0" w:color="auto"/>
                    <w:right w:val="none" w:sz="0" w:space="0" w:color="auto"/>
                  </w:divBdr>
                </w:div>
                <w:div w:id="1482117568">
                  <w:marLeft w:val="0"/>
                  <w:marRight w:val="0"/>
                  <w:marTop w:val="0"/>
                  <w:marBottom w:val="0"/>
                  <w:divBdr>
                    <w:top w:val="none" w:sz="0" w:space="0" w:color="auto"/>
                    <w:left w:val="none" w:sz="0" w:space="0" w:color="auto"/>
                    <w:bottom w:val="none" w:sz="0" w:space="0" w:color="auto"/>
                    <w:right w:val="none" w:sz="0" w:space="0" w:color="auto"/>
                  </w:divBdr>
                </w:div>
                <w:div w:id="1561012645">
                  <w:marLeft w:val="0"/>
                  <w:marRight w:val="0"/>
                  <w:marTop w:val="0"/>
                  <w:marBottom w:val="0"/>
                  <w:divBdr>
                    <w:top w:val="none" w:sz="0" w:space="0" w:color="auto"/>
                    <w:left w:val="none" w:sz="0" w:space="0" w:color="auto"/>
                    <w:bottom w:val="none" w:sz="0" w:space="0" w:color="auto"/>
                    <w:right w:val="none" w:sz="0" w:space="0" w:color="auto"/>
                  </w:divBdr>
                </w:div>
                <w:div w:id="1042098336">
                  <w:marLeft w:val="0"/>
                  <w:marRight w:val="0"/>
                  <w:marTop w:val="0"/>
                  <w:marBottom w:val="0"/>
                  <w:divBdr>
                    <w:top w:val="none" w:sz="0" w:space="0" w:color="auto"/>
                    <w:left w:val="none" w:sz="0" w:space="0" w:color="auto"/>
                    <w:bottom w:val="none" w:sz="0" w:space="0" w:color="auto"/>
                    <w:right w:val="none" w:sz="0" w:space="0" w:color="auto"/>
                  </w:divBdr>
                </w:div>
                <w:div w:id="535436361">
                  <w:marLeft w:val="0"/>
                  <w:marRight w:val="0"/>
                  <w:marTop w:val="0"/>
                  <w:marBottom w:val="0"/>
                  <w:divBdr>
                    <w:top w:val="none" w:sz="0" w:space="0" w:color="auto"/>
                    <w:left w:val="none" w:sz="0" w:space="0" w:color="auto"/>
                    <w:bottom w:val="none" w:sz="0" w:space="0" w:color="auto"/>
                    <w:right w:val="none" w:sz="0" w:space="0" w:color="auto"/>
                  </w:divBdr>
                </w:div>
                <w:div w:id="871383698">
                  <w:marLeft w:val="0"/>
                  <w:marRight w:val="0"/>
                  <w:marTop w:val="0"/>
                  <w:marBottom w:val="0"/>
                  <w:divBdr>
                    <w:top w:val="none" w:sz="0" w:space="0" w:color="auto"/>
                    <w:left w:val="none" w:sz="0" w:space="0" w:color="auto"/>
                    <w:bottom w:val="none" w:sz="0" w:space="0" w:color="auto"/>
                    <w:right w:val="none" w:sz="0" w:space="0" w:color="auto"/>
                  </w:divBdr>
                </w:div>
                <w:div w:id="1935436034">
                  <w:marLeft w:val="0"/>
                  <w:marRight w:val="0"/>
                  <w:marTop w:val="0"/>
                  <w:marBottom w:val="0"/>
                  <w:divBdr>
                    <w:top w:val="none" w:sz="0" w:space="0" w:color="auto"/>
                    <w:left w:val="none" w:sz="0" w:space="0" w:color="auto"/>
                    <w:bottom w:val="none" w:sz="0" w:space="0" w:color="auto"/>
                    <w:right w:val="none" w:sz="0" w:space="0" w:color="auto"/>
                  </w:divBdr>
                </w:div>
                <w:div w:id="256251364">
                  <w:marLeft w:val="0"/>
                  <w:marRight w:val="0"/>
                  <w:marTop w:val="0"/>
                  <w:marBottom w:val="0"/>
                  <w:divBdr>
                    <w:top w:val="none" w:sz="0" w:space="0" w:color="auto"/>
                    <w:left w:val="none" w:sz="0" w:space="0" w:color="auto"/>
                    <w:bottom w:val="none" w:sz="0" w:space="0" w:color="auto"/>
                    <w:right w:val="none" w:sz="0" w:space="0" w:color="auto"/>
                  </w:divBdr>
                </w:div>
                <w:div w:id="1554465844">
                  <w:marLeft w:val="0"/>
                  <w:marRight w:val="0"/>
                  <w:marTop w:val="0"/>
                  <w:marBottom w:val="0"/>
                  <w:divBdr>
                    <w:top w:val="none" w:sz="0" w:space="0" w:color="auto"/>
                    <w:left w:val="none" w:sz="0" w:space="0" w:color="auto"/>
                    <w:bottom w:val="none" w:sz="0" w:space="0" w:color="auto"/>
                    <w:right w:val="none" w:sz="0" w:space="0" w:color="auto"/>
                  </w:divBdr>
                </w:div>
                <w:div w:id="478503675">
                  <w:marLeft w:val="0"/>
                  <w:marRight w:val="0"/>
                  <w:marTop w:val="0"/>
                  <w:marBottom w:val="0"/>
                  <w:divBdr>
                    <w:top w:val="none" w:sz="0" w:space="0" w:color="auto"/>
                    <w:left w:val="none" w:sz="0" w:space="0" w:color="auto"/>
                    <w:bottom w:val="none" w:sz="0" w:space="0" w:color="auto"/>
                    <w:right w:val="none" w:sz="0" w:space="0" w:color="auto"/>
                  </w:divBdr>
                </w:div>
                <w:div w:id="1639453915">
                  <w:marLeft w:val="0"/>
                  <w:marRight w:val="0"/>
                  <w:marTop w:val="0"/>
                  <w:marBottom w:val="0"/>
                  <w:divBdr>
                    <w:top w:val="none" w:sz="0" w:space="0" w:color="auto"/>
                    <w:left w:val="none" w:sz="0" w:space="0" w:color="auto"/>
                    <w:bottom w:val="none" w:sz="0" w:space="0" w:color="auto"/>
                    <w:right w:val="none" w:sz="0" w:space="0" w:color="auto"/>
                  </w:divBdr>
                </w:div>
                <w:div w:id="577135592">
                  <w:marLeft w:val="0"/>
                  <w:marRight w:val="0"/>
                  <w:marTop w:val="0"/>
                  <w:marBottom w:val="0"/>
                  <w:divBdr>
                    <w:top w:val="none" w:sz="0" w:space="0" w:color="auto"/>
                    <w:left w:val="none" w:sz="0" w:space="0" w:color="auto"/>
                    <w:bottom w:val="none" w:sz="0" w:space="0" w:color="auto"/>
                    <w:right w:val="none" w:sz="0" w:space="0" w:color="auto"/>
                  </w:divBdr>
                </w:div>
                <w:div w:id="1823618207">
                  <w:marLeft w:val="0"/>
                  <w:marRight w:val="0"/>
                  <w:marTop w:val="0"/>
                  <w:marBottom w:val="0"/>
                  <w:divBdr>
                    <w:top w:val="none" w:sz="0" w:space="0" w:color="auto"/>
                    <w:left w:val="none" w:sz="0" w:space="0" w:color="auto"/>
                    <w:bottom w:val="none" w:sz="0" w:space="0" w:color="auto"/>
                    <w:right w:val="none" w:sz="0" w:space="0" w:color="auto"/>
                  </w:divBdr>
                </w:div>
                <w:div w:id="1607693306">
                  <w:marLeft w:val="0"/>
                  <w:marRight w:val="0"/>
                  <w:marTop w:val="0"/>
                  <w:marBottom w:val="0"/>
                  <w:divBdr>
                    <w:top w:val="none" w:sz="0" w:space="0" w:color="auto"/>
                    <w:left w:val="none" w:sz="0" w:space="0" w:color="auto"/>
                    <w:bottom w:val="none" w:sz="0" w:space="0" w:color="auto"/>
                    <w:right w:val="none" w:sz="0" w:space="0" w:color="auto"/>
                  </w:divBdr>
                </w:div>
                <w:div w:id="2028746161">
                  <w:marLeft w:val="0"/>
                  <w:marRight w:val="0"/>
                  <w:marTop w:val="0"/>
                  <w:marBottom w:val="0"/>
                  <w:divBdr>
                    <w:top w:val="none" w:sz="0" w:space="0" w:color="auto"/>
                    <w:left w:val="none" w:sz="0" w:space="0" w:color="auto"/>
                    <w:bottom w:val="none" w:sz="0" w:space="0" w:color="auto"/>
                    <w:right w:val="none" w:sz="0" w:space="0" w:color="auto"/>
                  </w:divBdr>
                </w:div>
                <w:div w:id="1592884679">
                  <w:marLeft w:val="0"/>
                  <w:marRight w:val="0"/>
                  <w:marTop w:val="0"/>
                  <w:marBottom w:val="0"/>
                  <w:divBdr>
                    <w:top w:val="none" w:sz="0" w:space="0" w:color="auto"/>
                    <w:left w:val="none" w:sz="0" w:space="0" w:color="auto"/>
                    <w:bottom w:val="none" w:sz="0" w:space="0" w:color="auto"/>
                    <w:right w:val="none" w:sz="0" w:space="0" w:color="auto"/>
                  </w:divBdr>
                </w:div>
                <w:div w:id="1933855995">
                  <w:marLeft w:val="0"/>
                  <w:marRight w:val="0"/>
                  <w:marTop w:val="0"/>
                  <w:marBottom w:val="0"/>
                  <w:divBdr>
                    <w:top w:val="none" w:sz="0" w:space="0" w:color="auto"/>
                    <w:left w:val="none" w:sz="0" w:space="0" w:color="auto"/>
                    <w:bottom w:val="none" w:sz="0" w:space="0" w:color="auto"/>
                    <w:right w:val="none" w:sz="0" w:space="0" w:color="auto"/>
                  </w:divBdr>
                </w:div>
                <w:div w:id="1557399335">
                  <w:marLeft w:val="0"/>
                  <w:marRight w:val="0"/>
                  <w:marTop w:val="0"/>
                  <w:marBottom w:val="0"/>
                  <w:divBdr>
                    <w:top w:val="none" w:sz="0" w:space="0" w:color="auto"/>
                    <w:left w:val="none" w:sz="0" w:space="0" w:color="auto"/>
                    <w:bottom w:val="none" w:sz="0" w:space="0" w:color="auto"/>
                    <w:right w:val="none" w:sz="0" w:space="0" w:color="auto"/>
                  </w:divBdr>
                </w:div>
                <w:div w:id="1644432368">
                  <w:marLeft w:val="0"/>
                  <w:marRight w:val="0"/>
                  <w:marTop w:val="0"/>
                  <w:marBottom w:val="0"/>
                  <w:divBdr>
                    <w:top w:val="none" w:sz="0" w:space="0" w:color="auto"/>
                    <w:left w:val="none" w:sz="0" w:space="0" w:color="auto"/>
                    <w:bottom w:val="none" w:sz="0" w:space="0" w:color="auto"/>
                    <w:right w:val="none" w:sz="0" w:space="0" w:color="auto"/>
                  </w:divBdr>
                </w:div>
                <w:div w:id="150945456">
                  <w:marLeft w:val="0"/>
                  <w:marRight w:val="0"/>
                  <w:marTop w:val="0"/>
                  <w:marBottom w:val="0"/>
                  <w:divBdr>
                    <w:top w:val="none" w:sz="0" w:space="0" w:color="auto"/>
                    <w:left w:val="none" w:sz="0" w:space="0" w:color="auto"/>
                    <w:bottom w:val="none" w:sz="0" w:space="0" w:color="auto"/>
                    <w:right w:val="none" w:sz="0" w:space="0" w:color="auto"/>
                  </w:divBdr>
                </w:div>
                <w:div w:id="169759019">
                  <w:marLeft w:val="0"/>
                  <w:marRight w:val="0"/>
                  <w:marTop w:val="0"/>
                  <w:marBottom w:val="0"/>
                  <w:divBdr>
                    <w:top w:val="none" w:sz="0" w:space="0" w:color="auto"/>
                    <w:left w:val="none" w:sz="0" w:space="0" w:color="auto"/>
                    <w:bottom w:val="none" w:sz="0" w:space="0" w:color="auto"/>
                    <w:right w:val="none" w:sz="0" w:space="0" w:color="auto"/>
                  </w:divBdr>
                </w:div>
                <w:div w:id="1884949713">
                  <w:marLeft w:val="0"/>
                  <w:marRight w:val="0"/>
                  <w:marTop w:val="0"/>
                  <w:marBottom w:val="0"/>
                  <w:divBdr>
                    <w:top w:val="none" w:sz="0" w:space="0" w:color="auto"/>
                    <w:left w:val="none" w:sz="0" w:space="0" w:color="auto"/>
                    <w:bottom w:val="none" w:sz="0" w:space="0" w:color="auto"/>
                    <w:right w:val="none" w:sz="0" w:space="0" w:color="auto"/>
                  </w:divBdr>
                </w:div>
                <w:div w:id="728921730">
                  <w:marLeft w:val="0"/>
                  <w:marRight w:val="0"/>
                  <w:marTop w:val="0"/>
                  <w:marBottom w:val="0"/>
                  <w:divBdr>
                    <w:top w:val="none" w:sz="0" w:space="0" w:color="auto"/>
                    <w:left w:val="none" w:sz="0" w:space="0" w:color="auto"/>
                    <w:bottom w:val="none" w:sz="0" w:space="0" w:color="auto"/>
                    <w:right w:val="none" w:sz="0" w:space="0" w:color="auto"/>
                  </w:divBdr>
                </w:div>
                <w:div w:id="48456547">
                  <w:marLeft w:val="0"/>
                  <w:marRight w:val="0"/>
                  <w:marTop w:val="0"/>
                  <w:marBottom w:val="0"/>
                  <w:divBdr>
                    <w:top w:val="none" w:sz="0" w:space="0" w:color="auto"/>
                    <w:left w:val="none" w:sz="0" w:space="0" w:color="auto"/>
                    <w:bottom w:val="none" w:sz="0" w:space="0" w:color="auto"/>
                    <w:right w:val="none" w:sz="0" w:space="0" w:color="auto"/>
                  </w:divBdr>
                </w:div>
                <w:div w:id="45876239">
                  <w:marLeft w:val="0"/>
                  <w:marRight w:val="0"/>
                  <w:marTop w:val="0"/>
                  <w:marBottom w:val="0"/>
                  <w:divBdr>
                    <w:top w:val="none" w:sz="0" w:space="0" w:color="auto"/>
                    <w:left w:val="none" w:sz="0" w:space="0" w:color="auto"/>
                    <w:bottom w:val="none" w:sz="0" w:space="0" w:color="auto"/>
                    <w:right w:val="none" w:sz="0" w:space="0" w:color="auto"/>
                  </w:divBdr>
                </w:div>
                <w:div w:id="1090349955">
                  <w:marLeft w:val="0"/>
                  <w:marRight w:val="0"/>
                  <w:marTop w:val="0"/>
                  <w:marBottom w:val="0"/>
                  <w:divBdr>
                    <w:top w:val="none" w:sz="0" w:space="0" w:color="auto"/>
                    <w:left w:val="none" w:sz="0" w:space="0" w:color="auto"/>
                    <w:bottom w:val="none" w:sz="0" w:space="0" w:color="auto"/>
                    <w:right w:val="none" w:sz="0" w:space="0" w:color="auto"/>
                  </w:divBdr>
                </w:div>
                <w:div w:id="422606151">
                  <w:marLeft w:val="0"/>
                  <w:marRight w:val="0"/>
                  <w:marTop w:val="0"/>
                  <w:marBottom w:val="0"/>
                  <w:divBdr>
                    <w:top w:val="none" w:sz="0" w:space="0" w:color="auto"/>
                    <w:left w:val="none" w:sz="0" w:space="0" w:color="auto"/>
                    <w:bottom w:val="none" w:sz="0" w:space="0" w:color="auto"/>
                    <w:right w:val="none" w:sz="0" w:space="0" w:color="auto"/>
                  </w:divBdr>
                </w:div>
                <w:div w:id="1568612703">
                  <w:marLeft w:val="0"/>
                  <w:marRight w:val="0"/>
                  <w:marTop w:val="0"/>
                  <w:marBottom w:val="0"/>
                  <w:divBdr>
                    <w:top w:val="none" w:sz="0" w:space="0" w:color="auto"/>
                    <w:left w:val="none" w:sz="0" w:space="0" w:color="auto"/>
                    <w:bottom w:val="none" w:sz="0" w:space="0" w:color="auto"/>
                    <w:right w:val="none" w:sz="0" w:space="0" w:color="auto"/>
                  </w:divBdr>
                </w:div>
                <w:div w:id="1299799188">
                  <w:marLeft w:val="0"/>
                  <w:marRight w:val="0"/>
                  <w:marTop w:val="0"/>
                  <w:marBottom w:val="0"/>
                  <w:divBdr>
                    <w:top w:val="none" w:sz="0" w:space="0" w:color="auto"/>
                    <w:left w:val="none" w:sz="0" w:space="0" w:color="auto"/>
                    <w:bottom w:val="none" w:sz="0" w:space="0" w:color="auto"/>
                    <w:right w:val="none" w:sz="0" w:space="0" w:color="auto"/>
                  </w:divBdr>
                </w:div>
                <w:div w:id="1326280444">
                  <w:marLeft w:val="0"/>
                  <w:marRight w:val="0"/>
                  <w:marTop w:val="0"/>
                  <w:marBottom w:val="0"/>
                  <w:divBdr>
                    <w:top w:val="none" w:sz="0" w:space="0" w:color="auto"/>
                    <w:left w:val="none" w:sz="0" w:space="0" w:color="auto"/>
                    <w:bottom w:val="none" w:sz="0" w:space="0" w:color="auto"/>
                    <w:right w:val="none" w:sz="0" w:space="0" w:color="auto"/>
                  </w:divBdr>
                </w:div>
                <w:div w:id="1820994552">
                  <w:marLeft w:val="0"/>
                  <w:marRight w:val="0"/>
                  <w:marTop w:val="0"/>
                  <w:marBottom w:val="0"/>
                  <w:divBdr>
                    <w:top w:val="none" w:sz="0" w:space="0" w:color="auto"/>
                    <w:left w:val="none" w:sz="0" w:space="0" w:color="auto"/>
                    <w:bottom w:val="none" w:sz="0" w:space="0" w:color="auto"/>
                    <w:right w:val="none" w:sz="0" w:space="0" w:color="auto"/>
                  </w:divBdr>
                </w:div>
                <w:div w:id="1595280856">
                  <w:marLeft w:val="0"/>
                  <w:marRight w:val="0"/>
                  <w:marTop w:val="0"/>
                  <w:marBottom w:val="0"/>
                  <w:divBdr>
                    <w:top w:val="none" w:sz="0" w:space="0" w:color="auto"/>
                    <w:left w:val="none" w:sz="0" w:space="0" w:color="auto"/>
                    <w:bottom w:val="none" w:sz="0" w:space="0" w:color="auto"/>
                    <w:right w:val="none" w:sz="0" w:space="0" w:color="auto"/>
                  </w:divBdr>
                </w:div>
                <w:div w:id="310913569">
                  <w:marLeft w:val="0"/>
                  <w:marRight w:val="0"/>
                  <w:marTop w:val="0"/>
                  <w:marBottom w:val="0"/>
                  <w:divBdr>
                    <w:top w:val="none" w:sz="0" w:space="0" w:color="auto"/>
                    <w:left w:val="none" w:sz="0" w:space="0" w:color="auto"/>
                    <w:bottom w:val="none" w:sz="0" w:space="0" w:color="auto"/>
                    <w:right w:val="none" w:sz="0" w:space="0" w:color="auto"/>
                  </w:divBdr>
                </w:div>
                <w:div w:id="1283269847">
                  <w:marLeft w:val="0"/>
                  <w:marRight w:val="0"/>
                  <w:marTop w:val="0"/>
                  <w:marBottom w:val="0"/>
                  <w:divBdr>
                    <w:top w:val="none" w:sz="0" w:space="0" w:color="auto"/>
                    <w:left w:val="none" w:sz="0" w:space="0" w:color="auto"/>
                    <w:bottom w:val="none" w:sz="0" w:space="0" w:color="auto"/>
                    <w:right w:val="none" w:sz="0" w:space="0" w:color="auto"/>
                  </w:divBdr>
                </w:div>
                <w:div w:id="1679893178">
                  <w:marLeft w:val="0"/>
                  <w:marRight w:val="0"/>
                  <w:marTop w:val="0"/>
                  <w:marBottom w:val="0"/>
                  <w:divBdr>
                    <w:top w:val="none" w:sz="0" w:space="0" w:color="auto"/>
                    <w:left w:val="none" w:sz="0" w:space="0" w:color="auto"/>
                    <w:bottom w:val="none" w:sz="0" w:space="0" w:color="auto"/>
                    <w:right w:val="none" w:sz="0" w:space="0" w:color="auto"/>
                  </w:divBdr>
                </w:div>
                <w:div w:id="1132597399">
                  <w:marLeft w:val="0"/>
                  <w:marRight w:val="0"/>
                  <w:marTop w:val="0"/>
                  <w:marBottom w:val="0"/>
                  <w:divBdr>
                    <w:top w:val="none" w:sz="0" w:space="0" w:color="auto"/>
                    <w:left w:val="none" w:sz="0" w:space="0" w:color="auto"/>
                    <w:bottom w:val="none" w:sz="0" w:space="0" w:color="auto"/>
                    <w:right w:val="none" w:sz="0" w:space="0" w:color="auto"/>
                  </w:divBdr>
                </w:div>
                <w:div w:id="2095936658">
                  <w:marLeft w:val="0"/>
                  <w:marRight w:val="0"/>
                  <w:marTop w:val="0"/>
                  <w:marBottom w:val="0"/>
                  <w:divBdr>
                    <w:top w:val="none" w:sz="0" w:space="0" w:color="auto"/>
                    <w:left w:val="none" w:sz="0" w:space="0" w:color="auto"/>
                    <w:bottom w:val="none" w:sz="0" w:space="0" w:color="auto"/>
                    <w:right w:val="none" w:sz="0" w:space="0" w:color="auto"/>
                  </w:divBdr>
                </w:div>
                <w:div w:id="700280657">
                  <w:marLeft w:val="0"/>
                  <w:marRight w:val="0"/>
                  <w:marTop w:val="0"/>
                  <w:marBottom w:val="0"/>
                  <w:divBdr>
                    <w:top w:val="none" w:sz="0" w:space="0" w:color="auto"/>
                    <w:left w:val="none" w:sz="0" w:space="0" w:color="auto"/>
                    <w:bottom w:val="none" w:sz="0" w:space="0" w:color="auto"/>
                    <w:right w:val="none" w:sz="0" w:space="0" w:color="auto"/>
                  </w:divBdr>
                </w:div>
                <w:div w:id="690690873">
                  <w:marLeft w:val="0"/>
                  <w:marRight w:val="0"/>
                  <w:marTop w:val="0"/>
                  <w:marBottom w:val="0"/>
                  <w:divBdr>
                    <w:top w:val="none" w:sz="0" w:space="0" w:color="auto"/>
                    <w:left w:val="none" w:sz="0" w:space="0" w:color="auto"/>
                    <w:bottom w:val="none" w:sz="0" w:space="0" w:color="auto"/>
                    <w:right w:val="none" w:sz="0" w:space="0" w:color="auto"/>
                  </w:divBdr>
                </w:div>
                <w:div w:id="2092310702">
                  <w:marLeft w:val="0"/>
                  <w:marRight w:val="0"/>
                  <w:marTop w:val="0"/>
                  <w:marBottom w:val="0"/>
                  <w:divBdr>
                    <w:top w:val="none" w:sz="0" w:space="0" w:color="auto"/>
                    <w:left w:val="none" w:sz="0" w:space="0" w:color="auto"/>
                    <w:bottom w:val="none" w:sz="0" w:space="0" w:color="auto"/>
                    <w:right w:val="none" w:sz="0" w:space="0" w:color="auto"/>
                  </w:divBdr>
                </w:div>
                <w:div w:id="858550024">
                  <w:marLeft w:val="0"/>
                  <w:marRight w:val="0"/>
                  <w:marTop w:val="0"/>
                  <w:marBottom w:val="0"/>
                  <w:divBdr>
                    <w:top w:val="none" w:sz="0" w:space="0" w:color="auto"/>
                    <w:left w:val="none" w:sz="0" w:space="0" w:color="auto"/>
                    <w:bottom w:val="none" w:sz="0" w:space="0" w:color="auto"/>
                    <w:right w:val="none" w:sz="0" w:space="0" w:color="auto"/>
                  </w:divBdr>
                </w:div>
                <w:div w:id="1039433490">
                  <w:marLeft w:val="0"/>
                  <w:marRight w:val="0"/>
                  <w:marTop w:val="0"/>
                  <w:marBottom w:val="0"/>
                  <w:divBdr>
                    <w:top w:val="none" w:sz="0" w:space="0" w:color="auto"/>
                    <w:left w:val="none" w:sz="0" w:space="0" w:color="auto"/>
                    <w:bottom w:val="none" w:sz="0" w:space="0" w:color="auto"/>
                    <w:right w:val="none" w:sz="0" w:space="0" w:color="auto"/>
                  </w:divBdr>
                </w:div>
                <w:div w:id="1981105836">
                  <w:marLeft w:val="0"/>
                  <w:marRight w:val="0"/>
                  <w:marTop w:val="0"/>
                  <w:marBottom w:val="0"/>
                  <w:divBdr>
                    <w:top w:val="none" w:sz="0" w:space="0" w:color="auto"/>
                    <w:left w:val="none" w:sz="0" w:space="0" w:color="auto"/>
                    <w:bottom w:val="none" w:sz="0" w:space="0" w:color="auto"/>
                    <w:right w:val="none" w:sz="0" w:space="0" w:color="auto"/>
                  </w:divBdr>
                </w:div>
                <w:div w:id="1134713793">
                  <w:marLeft w:val="0"/>
                  <w:marRight w:val="0"/>
                  <w:marTop w:val="0"/>
                  <w:marBottom w:val="0"/>
                  <w:divBdr>
                    <w:top w:val="none" w:sz="0" w:space="0" w:color="auto"/>
                    <w:left w:val="none" w:sz="0" w:space="0" w:color="auto"/>
                    <w:bottom w:val="none" w:sz="0" w:space="0" w:color="auto"/>
                    <w:right w:val="none" w:sz="0" w:space="0" w:color="auto"/>
                  </w:divBdr>
                </w:div>
                <w:div w:id="470055224">
                  <w:marLeft w:val="0"/>
                  <w:marRight w:val="0"/>
                  <w:marTop w:val="0"/>
                  <w:marBottom w:val="0"/>
                  <w:divBdr>
                    <w:top w:val="none" w:sz="0" w:space="0" w:color="auto"/>
                    <w:left w:val="none" w:sz="0" w:space="0" w:color="auto"/>
                    <w:bottom w:val="none" w:sz="0" w:space="0" w:color="auto"/>
                    <w:right w:val="none" w:sz="0" w:space="0" w:color="auto"/>
                  </w:divBdr>
                </w:div>
                <w:div w:id="262149927">
                  <w:marLeft w:val="0"/>
                  <w:marRight w:val="0"/>
                  <w:marTop w:val="0"/>
                  <w:marBottom w:val="0"/>
                  <w:divBdr>
                    <w:top w:val="none" w:sz="0" w:space="0" w:color="auto"/>
                    <w:left w:val="none" w:sz="0" w:space="0" w:color="auto"/>
                    <w:bottom w:val="none" w:sz="0" w:space="0" w:color="auto"/>
                    <w:right w:val="none" w:sz="0" w:space="0" w:color="auto"/>
                  </w:divBdr>
                </w:div>
                <w:div w:id="1007248725">
                  <w:marLeft w:val="0"/>
                  <w:marRight w:val="0"/>
                  <w:marTop w:val="0"/>
                  <w:marBottom w:val="0"/>
                  <w:divBdr>
                    <w:top w:val="none" w:sz="0" w:space="0" w:color="auto"/>
                    <w:left w:val="none" w:sz="0" w:space="0" w:color="auto"/>
                    <w:bottom w:val="none" w:sz="0" w:space="0" w:color="auto"/>
                    <w:right w:val="none" w:sz="0" w:space="0" w:color="auto"/>
                  </w:divBdr>
                </w:div>
                <w:div w:id="201865723">
                  <w:marLeft w:val="0"/>
                  <w:marRight w:val="0"/>
                  <w:marTop w:val="0"/>
                  <w:marBottom w:val="0"/>
                  <w:divBdr>
                    <w:top w:val="none" w:sz="0" w:space="0" w:color="auto"/>
                    <w:left w:val="none" w:sz="0" w:space="0" w:color="auto"/>
                    <w:bottom w:val="none" w:sz="0" w:space="0" w:color="auto"/>
                    <w:right w:val="none" w:sz="0" w:space="0" w:color="auto"/>
                  </w:divBdr>
                </w:div>
                <w:div w:id="1721053719">
                  <w:marLeft w:val="0"/>
                  <w:marRight w:val="0"/>
                  <w:marTop w:val="0"/>
                  <w:marBottom w:val="0"/>
                  <w:divBdr>
                    <w:top w:val="none" w:sz="0" w:space="0" w:color="auto"/>
                    <w:left w:val="none" w:sz="0" w:space="0" w:color="auto"/>
                    <w:bottom w:val="none" w:sz="0" w:space="0" w:color="auto"/>
                    <w:right w:val="none" w:sz="0" w:space="0" w:color="auto"/>
                  </w:divBdr>
                </w:div>
                <w:div w:id="754130229">
                  <w:marLeft w:val="0"/>
                  <w:marRight w:val="0"/>
                  <w:marTop w:val="0"/>
                  <w:marBottom w:val="0"/>
                  <w:divBdr>
                    <w:top w:val="none" w:sz="0" w:space="0" w:color="auto"/>
                    <w:left w:val="none" w:sz="0" w:space="0" w:color="auto"/>
                    <w:bottom w:val="none" w:sz="0" w:space="0" w:color="auto"/>
                    <w:right w:val="none" w:sz="0" w:space="0" w:color="auto"/>
                  </w:divBdr>
                </w:div>
                <w:div w:id="179202474">
                  <w:marLeft w:val="0"/>
                  <w:marRight w:val="0"/>
                  <w:marTop w:val="0"/>
                  <w:marBottom w:val="0"/>
                  <w:divBdr>
                    <w:top w:val="none" w:sz="0" w:space="0" w:color="auto"/>
                    <w:left w:val="none" w:sz="0" w:space="0" w:color="auto"/>
                    <w:bottom w:val="none" w:sz="0" w:space="0" w:color="auto"/>
                    <w:right w:val="none" w:sz="0" w:space="0" w:color="auto"/>
                  </w:divBdr>
                </w:div>
                <w:div w:id="1486119089">
                  <w:marLeft w:val="0"/>
                  <w:marRight w:val="0"/>
                  <w:marTop w:val="0"/>
                  <w:marBottom w:val="0"/>
                  <w:divBdr>
                    <w:top w:val="none" w:sz="0" w:space="0" w:color="auto"/>
                    <w:left w:val="none" w:sz="0" w:space="0" w:color="auto"/>
                    <w:bottom w:val="none" w:sz="0" w:space="0" w:color="auto"/>
                    <w:right w:val="none" w:sz="0" w:space="0" w:color="auto"/>
                  </w:divBdr>
                </w:div>
                <w:div w:id="2098475189">
                  <w:marLeft w:val="0"/>
                  <w:marRight w:val="0"/>
                  <w:marTop w:val="0"/>
                  <w:marBottom w:val="0"/>
                  <w:divBdr>
                    <w:top w:val="none" w:sz="0" w:space="0" w:color="auto"/>
                    <w:left w:val="none" w:sz="0" w:space="0" w:color="auto"/>
                    <w:bottom w:val="none" w:sz="0" w:space="0" w:color="auto"/>
                    <w:right w:val="none" w:sz="0" w:space="0" w:color="auto"/>
                  </w:divBdr>
                </w:div>
                <w:div w:id="676004666">
                  <w:marLeft w:val="0"/>
                  <w:marRight w:val="0"/>
                  <w:marTop w:val="0"/>
                  <w:marBottom w:val="0"/>
                  <w:divBdr>
                    <w:top w:val="none" w:sz="0" w:space="0" w:color="auto"/>
                    <w:left w:val="none" w:sz="0" w:space="0" w:color="auto"/>
                    <w:bottom w:val="none" w:sz="0" w:space="0" w:color="auto"/>
                    <w:right w:val="none" w:sz="0" w:space="0" w:color="auto"/>
                  </w:divBdr>
                </w:div>
                <w:div w:id="1409646134">
                  <w:marLeft w:val="0"/>
                  <w:marRight w:val="0"/>
                  <w:marTop w:val="0"/>
                  <w:marBottom w:val="0"/>
                  <w:divBdr>
                    <w:top w:val="none" w:sz="0" w:space="0" w:color="auto"/>
                    <w:left w:val="none" w:sz="0" w:space="0" w:color="auto"/>
                    <w:bottom w:val="none" w:sz="0" w:space="0" w:color="auto"/>
                    <w:right w:val="none" w:sz="0" w:space="0" w:color="auto"/>
                  </w:divBdr>
                </w:div>
                <w:div w:id="134763195">
                  <w:marLeft w:val="0"/>
                  <w:marRight w:val="0"/>
                  <w:marTop w:val="0"/>
                  <w:marBottom w:val="0"/>
                  <w:divBdr>
                    <w:top w:val="none" w:sz="0" w:space="0" w:color="auto"/>
                    <w:left w:val="none" w:sz="0" w:space="0" w:color="auto"/>
                    <w:bottom w:val="none" w:sz="0" w:space="0" w:color="auto"/>
                    <w:right w:val="none" w:sz="0" w:space="0" w:color="auto"/>
                  </w:divBdr>
                </w:div>
                <w:div w:id="1700738554">
                  <w:marLeft w:val="0"/>
                  <w:marRight w:val="0"/>
                  <w:marTop w:val="0"/>
                  <w:marBottom w:val="0"/>
                  <w:divBdr>
                    <w:top w:val="none" w:sz="0" w:space="0" w:color="auto"/>
                    <w:left w:val="none" w:sz="0" w:space="0" w:color="auto"/>
                    <w:bottom w:val="none" w:sz="0" w:space="0" w:color="auto"/>
                    <w:right w:val="none" w:sz="0" w:space="0" w:color="auto"/>
                  </w:divBdr>
                </w:div>
                <w:div w:id="1036348360">
                  <w:marLeft w:val="0"/>
                  <w:marRight w:val="0"/>
                  <w:marTop w:val="0"/>
                  <w:marBottom w:val="0"/>
                  <w:divBdr>
                    <w:top w:val="none" w:sz="0" w:space="0" w:color="auto"/>
                    <w:left w:val="none" w:sz="0" w:space="0" w:color="auto"/>
                    <w:bottom w:val="none" w:sz="0" w:space="0" w:color="auto"/>
                    <w:right w:val="none" w:sz="0" w:space="0" w:color="auto"/>
                  </w:divBdr>
                </w:div>
                <w:div w:id="2102985671">
                  <w:marLeft w:val="0"/>
                  <w:marRight w:val="0"/>
                  <w:marTop w:val="0"/>
                  <w:marBottom w:val="0"/>
                  <w:divBdr>
                    <w:top w:val="none" w:sz="0" w:space="0" w:color="auto"/>
                    <w:left w:val="none" w:sz="0" w:space="0" w:color="auto"/>
                    <w:bottom w:val="none" w:sz="0" w:space="0" w:color="auto"/>
                    <w:right w:val="none" w:sz="0" w:space="0" w:color="auto"/>
                  </w:divBdr>
                </w:div>
                <w:div w:id="1747190282">
                  <w:marLeft w:val="0"/>
                  <w:marRight w:val="0"/>
                  <w:marTop w:val="0"/>
                  <w:marBottom w:val="0"/>
                  <w:divBdr>
                    <w:top w:val="none" w:sz="0" w:space="0" w:color="auto"/>
                    <w:left w:val="none" w:sz="0" w:space="0" w:color="auto"/>
                    <w:bottom w:val="none" w:sz="0" w:space="0" w:color="auto"/>
                    <w:right w:val="none" w:sz="0" w:space="0" w:color="auto"/>
                  </w:divBdr>
                </w:div>
                <w:div w:id="901796278">
                  <w:marLeft w:val="0"/>
                  <w:marRight w:val="0"/>
                  <w:marTop w:val="0"/>
                  <w:marBottom w:val="0"/>
                  <w:divBdr>
                    <w:top w:val="none" w:sz="0" w:space="0" w:color="auto"/>
                    <w:left w:val="none" w:sz="0" w:space="0" w:color="auto"/>
                    <w:bottom w:val="none" w:sz="0" w:space="0" w:color="auto"/>
                    <w:right w:val="none" w:sz="0" w:space="0" w:color="auto"/>
                  </w:divBdr>
                </w:div>
                <w:div w:id="1224028879">
                  <w:marLeft w:val="0"/>
                  <w:marRight w:val="0"/>
                  <w:marTop w:val="0"/>
                  <w:marBottom w:val="0"/>
                  <w:divBdr>
                    <w:top w:val="none" w:sz="0" w:space="0" w:color="auto"/>
                    <w:left w:val="none" w:sz="0" w:space="0" w:color="auto"/>
                    <w:bottom w:val="none" w:sz="0" w:space="0" w:color="auto"/>
                    <w:right w:val="none" w:sz="0" w:space="0" w:color="auto"/>
                  </w:divBdr>
                </w:div>
                <w:div w:id="1350062266">
                  <w:marLeft w:val="0"/>
                  <w:marRight w:val="0"/>
                  <w:marTop w:val="0"/>
                  <w:marBottom w:val="0"/>
                  <w:divBdr>
                    <w:top w:val="none" w:sz="0" w:space="0" w:color="auto"/>
                    <w:left w:val="none" w:sz="0" w:space="0" w:color="auto"/>
                    <w:bottom w:val="none" w:sz="0" w:space="0" w:color="auto"/>
                    <w:right w:val="none" w:sz="0" w:space="0" w:color="auto"/>
                  </w:divBdr>
                </w:div>
                <w:div w:id="377703206">
                  <w:marLeft w:val="0"/>
                  <w:marRight w:val="0"/>
                  <w:marTop w:val="0"/>
                  <w:marBottom w:val="0"/>
                  <w:divBdr>
                    <w:top w:val="none" w:sz="0" w:space="0" w:color="auto"/>
                    <w:left w:val="none" w:sz="0" w:space="0" w:color="auto"/>
                    <w:bottom w:val="none" w:sz="0" w:space="0" w:color="auto"/>
                    <w:right w:val="none" w:sz="0" w:space="0" w:color="auto"/>
                  </w:divBdr>
                </w:div>
                <w:div w:id="240991091">
                  <w:marLeft w:val="0"/>
                  <w:marRight w:val="0"/>
                  <w:marTop w:val="0"/>
                  <w:marBottom w:val="0"/>
                  <w:divBdr>
                    <w:top w:val="none" w:sz="0" w:space="0" w:color="auto"/>
                    <w:left w:val="none" w:sz="0" w:space="0" w:color="auto"/>
                    <w:bottom w:val="none" w:sz="0" w:space="0" w:color="auto"/>
                    <w:right w:val="none" w:sz="0" w:space="0" w:color="auto"/>
                  </w:divBdr>
                </w:div>
                <w:div w:id="1301152836">
                  <w:marLeft w:val="0"/>
                  <w:marRight w:val="0"/>
                  <w:marTop w:val="0"/>
                  <w:marBottom w:val="0"/>
                  <w:divBdr>
                    <w:top w:val="none" w:sz="0" w:space="0" w:color="auto"/>
                    <w:left w:val="none" w:sz="0" w:space="0" w:color="auto"/>
                    <w:bottom w:val="none" w:sz="0" w:space="0" w:color="auto"/>
                    <w:right w:val="none" w:sz="0" w:space="0" w:color="auto"/>
                  </w:divBdr>
                </w:div>
                <w:div w:id="677846878">
                  <w:marLeft w:val="0"/>
                  <w:marRight w:val="0"/>
                  <w:marTop w:val="0"/>
                  <w:marBottom w:val="0"/>
                  <w:divBdr>
                    <w:top w:val="none" w:sz="0" w:space="0" w:color="auto"/>
                    <w:left w:val="none" w:sz="0" w:space="0" w:color="auto"/>
                    <w:bottom w:val="none" w:sz="0" w:space="0" w:color="auto"/>
                    <w:right w:val="none" w:sz="0" w:space="0" w:color="auto"/>
                  </w:divBdr>
                </w:div>
                <w:div w:id="1568221308">
                  <w:marLeft w:val="0"/>
                  <w:marRight w:val="0"/>
                  <w:marTop w:val="0"/>
                  <w:marBottom w:val="0"/>
                  <w:divBdr>
                    <w:top w:val="none" w:sz="0" w:space="0" w:color="auto"/>
                    <w:left w:val="none" w:sz="0" w:space="0" w:color="auto"/>
                    <w:bottom w:val="none" w:sz="0" w:space="0" w:color="auto"/>
                    <w:right w:val="none" w:sz="0" w:space="0" w:color="auto"/>
                  </w:divBdr>
                </w:div>
                <w:div w:id="958803751">
                  <w:marLeft w:val="0"/>
                  <w:marRight w:val="0"/>
                  <w:marTop w:val="0"/>
                  <w:marBottom w:val="0"/>
                  <w:divBdr>
                    <w:top w:val="none" w:sz="0" w:space="0" w:color="auto"/>
                    <w:left w:val="none" w:sz="0" w:space="0" w:color="auto"/>
                    <w:bottom w:val="none" w:sz="0" w:space="0" w:color="auto"/>
                    <w:right w:val="none" w:sz="0" w:space="0" w:color="auto"/>
                  </w:divBdr>
                </w:div>
                <w:div w:id="205456074">
                  <w:marLeft w:val="0"/>
                  <w:marRight w:val="0"/>
                  <w:marTop w:val="0"/>
                  <w:marBottom w:val="0"/>
                  <w:divBdr>
                    <w:top w:val="none" w:sz="0" w:space="0" w:color="auto"/>
                    <w:left w:val="none" w:sz="0" w:space="0" w:color="auto"/>
                    <w:bottom w:val="none" w:sz="0" w:space="0" w:color="auto"/>
                    <w:right w:val="none" w:sz="0" w:space="0" w:color="auto"/>
                  </w:divBdr>
                </w:div>
                <w:div w:id="327051995">
                  <w:marLeft w:val="0"/>
                  <w:marRight w:val="0"/>
                  <w:marTop w:val="0"/>
                  <w:marBottom w:val="0"/>
                  <w:divBdr>
                    <w:top w:val="none" w:sz="0" w:space="0" w:color="auto"/>
                    <w:left w:val="none" w:sz="0" w:space="0" w:color="auto"/>
                    <w:bottom w:val="none" w:sz="0" w:space="0" w:color="auto"/>
                    <w:right w:val="none" w:sz="0" w:space="0" w:color="auto"/>
                  </w:divBdr>
                </w:div>
                <w:div w:id="200637157">
                  <w:marLeft w:val="0"/>
                  <w:marRight w:val="0"/>
                  <w:marTop w:val="0"/>
                  <w:marBottom w:val="0"/>
                  <w:divBdr>
                    <w:top w:val="none" w:sz="0" w:space="0" w:color="auto"/>
                    <w:left w:val="none" w:sz="0" w:space="0" w:color="auto"/>
                    <w:bottom w:val="none" w:sz="0" w:space="0" w:color="auto"/>
                    <w:right w:val="none" w:sz="0" w:space="0" w:color="auto"/>
                  </w:divBdr>
                </w:div>
                <w:div w:id="1094395447">
                  <w:marLeft w:val="0"/>
                  <w:marRight w:val="0"/>
                  <w:marTop w:val="0"/>
                  <w:marBottom w:val="0"/>
                  <w:divBdr>
                    <w:top w:val="none" w:sz="0" w:space="0" w:color="auto"/>
                    <w:left w:val="none" w:sz="0" w:space="0" w:color="auto"/>
                    <w:bottom w:val="none" w:sz="0" w:space="0" w:color="auto"/>
                    <w:right w:val="none" w:sz="0" w:space="0" w:color="auto"/>
                  </w:divBdr>
                </w:div>
                <w:div w:id="705524400">
                  <w:marLeft w:val="0"/>
                  <w:marRight w:val="0"/>
                  <w:marTop w:val="0"/>
                  <w:marBottom w:val="0"/>
                  <w:divBdr>
                    <w:top w:val="none" w:sz="0" w:space="0" w:color="auto"/>
                    <w:left w:val="none" w:sz="0" w:space="0" w:color="auto"/>
                    <w:bottom w:val="none" w:sz="0" w:space="0" w:color="auto"/>
                    <w:right w:val="none" w:sz="0" w:space="0" w:color="auto"/>
                  </w:divBdr>
                </w:div>
                <w:div w:id="1998416897">
                  <w:marLeft w:val="0"/>
                  <w:marRight w:val="0"/>
                  <w:marTop w:val="0"/>
                  <w:marBottom w:val="0"/>
                  <w:divBdr>
                    <w:top w:val="none" w:sz="0" w:space="0" w:color="auto"/>
                    <w:left w:val="none" w:sz="0" w:space="0" w:color="auto"/>
                    <w:bottom w:val="none" w:sz="0" w:space="0" w:color="auto"/>
                    <w:right w:val="none" w:sz="0" w:space="0" w:color="auto"/>
                  </w:divBdr>
                </w:div>
              </w:divsChild>
            </w:div>
            <w:div w:id="384715601">
              <w:marLeft w:val="0"/>
              <w:marRight w:val="0"/>
              <w:marTop w:val="0"/>
              <w:marBottom w:val="0"/>
              <w:divBdr>
                <w:top w:val="none" w:sz="0" w:space="0" w:color="auto"/>
                <w:left w:val="none" w:sz="0" w:space="0" w:color="auto"/>
                <w:bottom w:val="none" w:sz="0" w:space="0" w:color="auto"/>
                <w:right w:val="none" w:sz="0" w:space="0" w:color="auto"/>
              </w:divBdr>
            </w:div>
            <w:div w:id="2068532286">
              <w:marLeft w:val="0"/>
              <w:marRight w:val="0"/>
              <w:marTop w:val="0"/>
              <w:marBottom w:val="0"/>
              <w:divBdr>
                <w:top w:val="none" w:sz="0" w:space="0" w:color="auto"/>
                <w:left w:val="none" w:sz="0" w:space="0" w:color="auto"/>
                <w:bottom w:val="none" w:sz="0" w:space="0" w:color="auto"/>
                <w:right w:val="none" w:sz="0" w:space="0" w:color="auto"/>
              </w:divBdr>
            </w:div>
          </w:divsChild>
        </w:div>
        <w:div w:id="1178231476">
          <w:marLeft w:val="0"/>
          <w:marRight w:val="0"/>
          <w:marTop w:val="0"/>
          <w:marBottom w:val="0"/>
          <w:divBdr>
            <w:top w:val="none" w:sz="0" w:space="0" w:color="auto"/>
            <w:left w:val="none" w:sz="0" w:space="0" w:color="auto"/>
            <w:bottom w:val="none" w:sz="0" w:space="0" w:color="auto"/>
            <w:right w:val="none" w:sz="0" w:space="0" w:color="auto"/>
          </w:divBdr>
          <w:divsChild>
            <w:div w:id="19553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9347">
      <w:bodyDiv w:val="1"/>
      <w:marLeft w:val="0"/>
      <w:marRight w:val="0"/>
      <w:marTop w:val="0"/>
      <w:marBottom w:val="0"/>
      <w:divBdr>
        <w:top w:val="none" w:sz="0" w:space="0" w:color="auto"/>
        <w:left w:val="none" w:sz="0" w:space="0" w:color="auto"/>
        <w:bottom w:val="none" w:sz="0" w:space="0" w:color="auto"/>
        <w:right w:val="none" w:sz="0" w:space="0" w:color="auto"/>
      </w:divBdr>
      <w:divsChild>
        <w:div w:id="797457962">
          <w:marLeft w:val="0"/>
          <w:marRight w:val="0"/>
          <w:marTop w:val="0"/>
          <w:marBottom w:val="0"/>
          <w:divBdr>
            <w:top w:val="none" w:sz="0" w:space="0" w:color="auto"/>
            <w:left w:val="none" w:sz="0" w:space="0" w:color="auto"/>
            <w:bottom w:val="none" w:sz="0" w:space="0" w:color="auto"/>
            <w:right w:val="none" w:sz="0" w:space="0" w:color="auto"/>
          </w:divBdr>
          <w:divsChild>
            <w:div w:id="591455">
              <w:marLeft w:val="0"/>
              <w:marRight w:val="0"/>
              <w:marTop w:val="0"/>
              <w:marBottom w:val="0"/>
              <w:divBdr>
                <w:top w:val="none" w:sz="0" w:space="0" w:color="auto"/>
                <w:left w:val="none" w:sz="0" w:space="0" w:color="auto"/>
                <w:bottom w:val="none" w:sz="0" w:space="0" w:color="auto"/>
                <w:right w:val="none" w:sz="0" w:space="0" w:color="auto"/>
              </w:divBdr>
            </w:div>
            <w:div w:id="3939761">
              <w:marLeft w:val="0"/>
              <w:marRight w:val="0"/>
              <w:marTop w:val="0"/>
              <w:marBottom w:val="0"/>
              <w:divBdr>
                <w:top w:val="none" w:sz="0" w:space="0" w:color="auto"/>
                <w:left w:val="none" w:sz="0" w:space="0" w:color="auto"/>
                <w:bottom w:val="none" w:sz="0" w:space="0" w:color="auto"/>
                <w:right w:val="none" w:sz="0" w:space="0" w:color="auto"/>
              </w:divBdr>
            </w:div>
            <w:div w:id="4603555">
              <w:marLeft w:val="0"/>
              <w:marRight w:val="0"/>
              <w:marTop w:val="0"/>
              <w:marBottom w:val="0"/>
              <w:divBdr>
                <w:top w:val="none" w:sz="0" w:space="0" w:color="auto"/>
                <w:left w:val="none" w:sz="0" w:space="0" w:color="auto"/>
                <w:bottom w:val="none" w:sz="0" w:space="0" w:color="auto"/>
                <w:right w:val="none" w:sz="0" w:space="0" w:color="auto"/>
              </w:divBdr>
            </w:div>
            <w:div w:id="7871311">
              <w:marLeft w:val="0"/>
              <w:marRight w:val="0"/>
              <w:marTop w:val="0"/>
              <w:marBottom w:val="0"/>
              <w:divBdr>
                <w:top w:val="none" w:sz="0" w:space="0" w:color="auto"/>
                <w:left w:val="none" w:sz="0" w:space="0" w:color="auto"/>
                <w:bottom w:val="none" w:sz="0" w:space="0" w:color="auto"/>
                <w:right w:val="none" w:sz="0" w:space="0" w:color="auto"/>
              </w:divBdr>
            </w:div>
            <w:div w:id="18164313">
              <w:marLeft w:val="0"/>
              <w:marRight w:val="0"/>
              <w:marTop w:val="0"/>
              <w:marBottom w:val="0"/>
              <w:divBdr>
                <w:top w:val="none" w:sz="0" w:space="0" w:color="auto"/>
                <w:left w:val="none" w:sz="0" w:space="0" w:color="auto"/>
                <w:bottom w:val="none" w:sz="0" w:space="0" w:color="auto"/>
                <w:right w:val="none" w:sz="0" w:space="0" w:color="auto"/>
              </w:divBdr>
            </w:div>
            <w:div w:id="18707863">
              <w:marLeft w:val="0"/>
              <w:marRight w:val="0"/>
              <w:marTop w:val="0"/>
              <w:marBottom w:val="0"/>
              <w:divBdr>
                <w:top w:val="none" w:sz="0" w:space="0" w:color="auto"/>
                <w:left w:val="none" w:sz="0" w:space="0" w:color="auto"/>
                <w:bottom w:val="none" w:sz="0" w:space="0" w:color="auto"/>
                <w:right w:val="none" w:sz="0" w:space="0" w:color="auto"/>
              </w:divBdr>
            </w:div>
            <w:div w:id="20477357">
              <w:marLeft w:val="0"/>
              <w:marRight w:val="0"/>
              <w:marTop w:val="0"/>
              <w:marBottom w:val="0"/>
              <w:divBdr>
                <w:top w:val="none" w:sz="0" w:space="0" w:color="auto"/>
                <w:left w:val="none" w:sz="0" w:space="0" w:color="auto"/>
                <w:bottom w:val="none" w:sz="0" w:space="0" w:color="auto"/>
                <w:right w:val="none" w:sz="0" w:space="0" w:color="auto"/>
              </w:divBdr>
            </w:div>
            <w:div w:id="20592799">
              <w:marLeft w:val="0"/>
              <w:marRight w:val="0"/>
              <w:marTop w:val="0"/>
              <w:marBottom w:val="0"/>
              <w:divBdr>
                <w:top w:val="none" w:sz="0" w:space="0" w:color="auto"/>
                <w:left w:val="none" w:sz="0" w:space="0" w:color="auto"/>
                <w:bottom w:val="none" w:sz="0" w:space="0" w:color="auto"/>
                <w:right w:val="none" w:sz="0" w:space="0" w:color="auto"/>
              </w:divBdr>
            </w:div>
            <w:div w:id="22442073">
              <w:marLeft w:val="0"/>
              <w:marRight w:val="0"/>
              <w:marTop w:val="0"/>
              <w:marBottom w:val="0"/>
              <w:divBdr>
                <w:top w:val="none" w:sz="0" w:space="0" w:color="auto"/>
                <w:left w:val="none" w:sz="0" w:space="0" w:color="auto"/>
                <w:bottom w:val="none" w:sz="0" w:space="0" w:color="auto"/>
                <w:right w:val="none" w:sz="0" w:space="0" w:color="auto"/>
              </w:divBdr>
            </w:div>
            <w:div w:id="28115862">
              <w:marLeft w:val="0"/>
              <w:marRight w:val="0"/>
              <w:marTop w:val="0"/>
              <w:marBottom w:val="0"/>
              <w:divBdr>
                <w:top w:val="none" w:sz="0" w:space="0" w:color="auto"/>
                <w:left w:val="none" w:sz="0" w:space="0" w:color="auto"/>
                <w:bottom w:val="none" w:sz="0" w:space="0" w:color="auto"/>
                <w:right w:val="none" w:sz="0" w:space="0" w:color="auto"/>
              </w:divBdr>
            </w:div>
            <w:div w:id="29571148">
              <w:marLeft w:val="0"/>
              <w:marRight w:val="0"/>
              <w:marTop w:val="0"/>
              <w:marBottom w:val="0"/>
              <w:divBdr>
                <w:top w:val="none" w:sz="0" w:space="0" w:color="auto"/>
                <w:left w:val="none" w:sz="0" w:space="0" w:color="auto"/>
                <w:bottom w:val="none" w:sz="0" w:space="0" w:color="auto"/>
                <w:right w:val="none" w:sz="0" w:space="0" w:color="auto"/>
              </w:divBdr>
            </w:div>
            <w:div w:id="50740487">
              <w:marLeft w:val="0"/>
              <w:marRight w:val="0"/>
              <w:marTop w:val="0"/>
              <w:marBottom w:val="0"/>
              <w:divBdr>
                <w:top w:val="none" w:sz="0" w:space="0" w:color="auto"/>
                <w:left w:val="none" w:sz="0" w:space="0" w:color="auto"/>
                <w:bottom w:val="none" w:sz="0" w:space="0" w:color="auto"/>
                <w:right w:val="none" w:sz="0" w:space="0" w:color="auto"/>
              </w:divBdr>
            </w:div>
            <w:div w:id="53088884">
              <w:marLeft w:val="0"/>
              <w:marRight w:val="0"/>
              <w:marTop w:val="0"/>
              <w:marBottom w:val="0"/>
              <w:divBdr>
                <w:top w:val="none" w:sz="0" w:space="0" w:color="auto"/>
                <w:left w:val="none" w:sz="0" w:space="0" w:color="auto"/>
                <w:bottom w:val="none" w:sz="0" w:space="0" w:color="auto"/>
                <w:right w:val="none" w:sz="0" w:space="0" w:color="auto"/>
              </w:divBdr>
            </w:div>
            <w:div w:id="60060538">
              <w:marLeft w:val="0"/>
              <w:marRight w:val="0"/>
              <w:marTop w:val="0"/>
              <w:marBottom w:val="0"/>
              <w:divBdr>
                <w:top w:val="none" w:sz="0" w:space="0" w:color="auto"/>
                <w:left w:val="none" w:sz="0" w:space="0" w:color="auto"/>
                <w:bottom w:val="none" w:sz="0" w:space="0" w:color="auto"/>
                <w:right w:val="none" w:sz="0" w:space="0" w:color="auto"/>
              </w:divBdr>
            </w:div>
            <w:div w:id="61299956">
              <w:marLeft w:val="0"/>
              <w:marRight w:val="0"/>
              <w:marTop w:val="0"/>
              <w:marBottom w:val="0"/>
              <w:divBdr>
                <w:top w:val="none" w:sz="0" w:space="0" w:color="auto"/>
                <w:left w:val="none" w:sz="0" w:space="0" w:color="auto"/>
                <w:bottom w:val="none" w:sz="0" w:space="0" w:color="auto"/>
                <w:right w:val="none" w:sz="0" w:space="0" w:color="auto"/>
              </w:divBdr>
            </w:div>
            <w:div w:id="66419779">
              <w:marLeft w:val="0"/>
              <w:marRight w:val="0"/>
              <w:marTop w:val="0"/>
              <w:marBottom w:val="0"/>
              <w:divBdr>
                <w:top w:val="none" w:sz="0" w:space="0" w:color="auto"/>
                <w:left w:val="none" w:sz="0" w:space="0" w:color="auto"/>
                <w:bottom w:val="none" w:sz="0" w:space="0" w:color="auto"/>
                <w:right w:val="none" w:sz="0" w:space="0" w:color="auto"/>
              </w:divBdr>
            </w:div>
            <w:div w:id="73859891">
              <w:marLeft w:val="0"/>
              <w:marRight w:val="0"/>
              <w:marTop w:val="0"/>
              <w:marBottom w:val="0"/>
              <w:divBdr>
                <w:top w:val="none" w:sz="0" w:space="0" w:color="auto"/>
                <w:left w:val="none" w:sz="0" w:space="0" w:color="auto"/>
                <w:bottom w:val="none" w:sz="0" w:space="0" w:color="auto"/>
                <w:right w:val="none" w:sz="0" w:space="0" w:color="auto"/>
              </w:divBdr>
            </w:div>
            <w:div w:id="93869873">
              <w:marLeft w:val="0"/>
              <w:marRight w:val="0"/>
              <w:marTop w:val="0"/>
              <w:marBottom w:val="0"/>
              <w:divBdr>
                <w:top w:val="none" w:sz="0" w:space="0" w:color="auto"/>
                <w:left w:val="none" w:sz="0" w:space="0" w:color="auto"/>
                <w:bottom w:val="none" w:sz="0" w:space="0" w:color="auto"/>
                <w:right w:val="none" w:sz="0" w:space="0" w:color="auto"/>
              </w:divBdr>
            </w:div>
            <w:div w:id="95948356">
              <w:marLeft w:val="0"/>
              <w:marRight w:val="0"/>
              <w:marTop w:val="0"/>
              <w:marBottom w:val="0"/>
              <w:divBdr>
                <w:top w:val="none" w:sz="0" w:space="0" w:color="auto"/>
                <w:left w:val="none" w:sz="0" w:space="0" w:color="auto"/>
                <w:bottom w:val="none" w:sz="0" w:space="0" w:color="auto"/>
                <w:right w:val="none" w:sz="0" w:space="0" w:color="auto"/>
              </w:divBdr>
            </w:div>
            <w:div w:id="101267798">
              <w:marLeft w:val="0"/>
              <w:marRight w:val="0"/>
              <w:marTop w:val="0"/>
              <w:marBottom w:val="0"/>
              <w:divBdr>
                <w:top w:val="none" w:sz="0" w:space="0" w:color="auto"/>
                <w:left w:val="none" w:sz="0" w:space="0" w:color="auto"/>
                <w:bottom w:val="none" w:sz="0" w:space="0" w:color="auto"/>
                <w:right w:val="none" w:sz="0" w:space="0" w:color="auto"/>
              </w:divBdr>
            </w:div>
            <w:div w:id="105195630">
              <w:marLeft w:val="0"/>
              <w:marRight w:val="0"/>
              <w:marTop w:val="0"/>
              <w:marBottom w:val="0"/>
              <w:divBdr>
                <w:top w:val="none" w:sz="0" w:space="0" w:color="auto"/>
                <w:left w:val="none" w:sz="0" w:space="0" w:color="auto"/>
                <w:bottom w:val="none" w:sz="0" w:space="0" w:color="auto"/>
                <w:right w:val="none" w:sz="0" w:space="0" w:color="auto"/>
              </w:divBdr>
            </w:div>
            <w:div w:id="106122748">
              <w:marLeft w:val="0"/>
              <w:marRight w:val="0"/>
              <w:marTop w:val="0"/>
              <w:marBottom w:val="0"/>
              <w:divBdr>
                <w:top w:val="none" w:sz="0" w:space="0" w:color="auto"/>
                <w:left w:val="none" w:sz="0" w:space="0" w:color="auto"/>
                <w:bottom w:val="none" w:sz="0" w:space="0" w:color="auto"/>
                <w:right w:val="none" w:sz="0" w:space="0" w:color="auto"/>
              </w:divBdr>
            </w:div>
            <w:div w:id="107939918">
              <w:marLeft w:val="0"/>
              <w:marRight w:val="0"/>
              <w:marTop w:val="0"/>
              <w:marBottom w:val="0"/>
              <w:divBdr>
                <w:top w:val="none" w:sz="0" w:space="0" w:color="auto"/>
                <w:left w:val="none" w:sz="0" w:space="0" w:color="auto"/>
                <w:bottom w:val="none" w:sz="0" w:space="0" w:color="auto"/>
                <w:right w:val="none" w:sz="0" w:space="0" w:color="auto"/>
              </w:divBdr>
            </w:div>
            <w:div w:id="112093828">
              <w:marLeft w:val="0"/>
              <w:marRight w:val="0"/>
              <w:marTop w:val="0"/>
              <w:marBottom w:val="0"/>
              <w:divBdr>
                <w:top w:val="none" w:sz="0" w:space="0" w:color="auto"/>
                <w:left w:val="none" w:sz="0" w:space="0" w:color="auto"/>
                <w:bottom w:val="none" w:sz="0" w:space="0" w:color="auto"/>
                <w:right w:val="none" w:sz="0" w:space="0" w:color="auto"/>
              </w:divBdr>
            </w:div>
            <w:div w:id="112796390">
              <w:marLeft w:val="0"/>
              <w:marRight w:val="0"/>
              <w:marTop w:val="0"/>
              <w:marBottom w:val="0"/>
              <w:divBdr>
                <w:top w:val="none" w:sz="0" w:space="0" w:color="auto"/>
                <w:left w:val="none" w:sz="0" w:space="0" w:color="auto"/>
                <w:bottom w:val="none" w:sz="0" w:space="0" w:color="auto"/>
                <w:right w:val="none" w:sz="0" w:space="0" w:color="auto"/>
              </w:divBdr>
            </w:div>
            <w:div w:id="118884570">
              <w:marLeft w:val="0"/>
              <w:marRight w:val="0"/>
              <w:marTop w:val="0"/>
              <w:marBottom w:val="0"/>
              <w:divBdr>
                <w:top w:val="none" w:sz="0" w:space="0" w:color="auto"/>
                <w:left w:val="none" w:sz="0" w:space="0" w:color="auto"/>
                <w:bottom w:val="none" w:sz="0" w:space="0" w:color="auto"/>
                <w:right w:val="none" w:sz="0" w:space="0" w:color="auto"/>
              </w:divBdr>
            </w:div>
            <w:div w:id="121850633">
              <w:marLeft w:val="0"/>
              <w:marRight w:val="0"/>
              <w:marTop w:val="0"/>
              <w:marBottom w:val="0"/>
              <w:divBdr>
                <w:top w:val="none" w:sz="0" w:space="0" w:color="auto"/>
                <w:left w:val="none" w:sz="0" w:space="0" w:color="auto"/>
                <w:bottom w:val="none" w:sz="0" w:space="0" w:color="auto"/>
                <w:right w:val="none" w:sz="0" w:space="0" w:color="auto"/>
              </w:divBdr>
            </w:div>
            <w:div w:id="131096911">
              <w:marLeft w:val="0"/>
              <w:marRight w:val="0"/>
              <w:marTop w:val="0"/>
              <w:marBottom w:val="0"/>
              <w:divBdr>
                <w:top w:val="none" w:sz="0" w:space="0" w:color="auto"/>
                <w:left w:val="none" w:sz="0" w:space="0" w:color="auto"/>
                <w:bottom w:val="none" w:sz="0" w:space="0" w:color="auto"/>
                <w:right w:val="none" w:sz="0" w:space="0" w:color="auto"/>
              </w:divBdr>
            </w:div>
            <w:div w:id="132406484">
              <w:marLeft w:val="0"/>
              <w:marRight w:val="0"/>
              <w:marTop w:val="0"/>
              <w:marBottom w:val="0"/>
              <w:divBdr>
                <w:top w:val="none" w:sz="0" w:space="0" w:color="auto"/>
                <w:left w:val="none" w:sz="0" w:space="0" w:color="auto"/>
                <w:bottom w:val="none" w:sz="0" w:space="0" w:color="auto"/>
                <w:right w:val="none" w:sz="0" w:space="0" w:color="auto"/>
              </w:divBdr>
            </w:div>
            <w:div w:id="137265103">
              <w:marLeft w:val="0"/>
              <w:marRight w:val="0"/>
              <w:marTop w:val="0"/>
              <w:marBottom w:val="0"/>
              <w:divBdr>
                <w:top w:val="none" w:sz="0" w:space="0" w:color="auto"/>
                <w:left w:val="none" w:sz="0" w:space="0" w:color="auto"/>
                <w:bottom w:val="none" w:sz="0" w:space="0" w:color="auto"/>
                <w:right w:val="none" w:sz="0" w:space="0" w:color="auto"/>
              </w:divBdr>
            </w:div>
            <w:div w:id="141316168">
              <w:marLeft w:val="0"/>
              <w:marRight w:val="0"/>
              <w:marTop w:val="0"/>
              <w:marBottom w:val="0"/>
              <w:divBdr>
                <w:top w:val="none" w:sz="0" w:space="0" w:color="auto"/>
                <w:left w:val="none" w:sz="0" w:space="0" w:color="auto"/>
                <w:bottom w:val="none" w:sz="0" w:space="0" w:color="auto"/>
                <w:right w:val="none" w:sz="0" w:space="0" w:color="auto"/>
              </w:divBdr>
            </w:div>
            <w:div w:id="148324571">
              <w:marLeft w:val="0"/>
              <w:marRight w:val="0"/>
              <w:marTop w:val="0"/>
              <w:marBottom w:val="0"/>
              <w:divBdr>
                <w:top w:val="none" w:sz="0" w:space="0" w:color="auto"/>
                <w:left w:val="none" w:sz="0" w:space="0" w:color="auto"/>
                <w:bottom w:val="none" w:sz="0" w:space="0" w:color="auto"/>
                <w:right w:val="none" w:sz="0" w:space="0" w:color="auto"/>
              </w:divBdr>
            </w:div>
            <w:div w:id="157690939">
              <w:marLeft w:val="0"/>
              <w:marRight w:val="0"/>
              <w:marTop w:val="0"/>
              <w:marBottom w:val="0"/>
              <w:divBdr>
                <w:top w:val="none" w:sz="0" w:space="0" w:color="auto"/>
                <w:left w:val="none" w:sz="0" w:space="0" w:color="auto"/>
                <w:bottom w:val="none" w:sz="0" w:space="0" w:color="auto"/>
                <w:right w:val="none" w:sz="0" w:space="0" w:color="auto"/>
              </w:divBdr>
            </w:div>
            <w:div w:id="160775317">
              <w:marLeft w:val="0"/>
              <w:marRight w:val="0"/>
              <w:marTop w:val="0"/>
              <w:marBottom w:val="0"/>
              <w:divBdr>
                <w:top w:val="none" w:sz="0" w:space="0" w:color="auto"/>
                <w:left w:val="none" w:sz="0" w:space="0" w:color="auto"/>
                <w:bottom w:val="none" w:sz="0" w:space="0" w:color="auto"/>
                <w:right w:val="none" w:sz="0" w:space="0" w:color="auto"/>
              </w:divBdr>
            </w:div>
            <w:div w:id="180123117">
              <w:marLeft w:val="0"/>
              <w:marRight w:val="0"/>
              <w:marTop w:val="0"/>
              <w:marBottom w:val="0"/>
              <w:divBdr>
                <w:top w:val="none" w:sz="0" w:space="0" w:color="auto"/>
                <w:left w:val="none" w:sz="0" w:space="0" w:color="auto"/>
                <w:bottom w:val="none" w:sz="0" w:space="0" w:color="auto"/>
                <w:right w:val="none" w:sz="0" w:space="0" w:color="auto"/>
              </w:divBdr>
            </w:div>
            <w:div w:id="181937880">
              <w:marLeft w:val="0"/>
              <w:marRight w:val="0"/>
              <w:marTop w:val="0"/>
              <w:marBottom w:val="0"/>
              <w:divBdr>
                <w:top w:val="none" w:sz="0" w:space="0" w:color="auto"/>
                <w:left w:val="none" w:sz="0" w:space="0" w:color="auto"/>
                <w:bottom w:val="none" w:sz="0" w:space="0" w:color="auto"/>
                <w:right w:val="none" w:sz="0" w:space="0" w:color="auto"/>
              </w:divBdr>
            </w:div>
            <w:div w:id="191647830">
              <w:marLeft w:val="0"/>
              <w:marRight w:val="0"/>
              <w:marTop w:val="0"/>
              <w:marBottom w:val="0"/>
              <w:divBdr>
                <w:top w:val="none" w:sz="0" w:space="0" w:color="auto"/>
                <w:left w:val="none" w:sz="0" w:space="0" w:color="auto"/>
                <w:bottom w:val="none" w:sz="0" w:space="0" w:color="auto"/>
                <w:right w:val="none" w:sz="0" w:space="0" w:color="auto"/>
              </w:divBdr>
            </w:div>
            <w:div w:id="208537066">
              <w:marLeft w:val="0"/>
              <w:marRight w:val="0"/>
              <w:marTop w:val="0"/>
              <w:marBottom w:val="0"/>
              <w:divBdr>
                <w:top w:val="none" w:sz="0" w:space="0" w:color="auto"/>
                <w:left w:val="none" w:sz="0" w:space="0" w:color="auto"/>
                <w:bottom w:val="none" w:sz="0" w:space="0" w:color="auto"/>
                <w:right w:val="none" w:sz="0" w:space="0" w:color="auto"/>
              </w:divBdr>
            </w:div>
            <w:div w:id="208760616">
              <w:marLeft w:val="0"/>
              <w:marRight w:val="0"/>
              <w:marTop w:val="0"/>
              <w:marBottom w:val="0"/>
              <w:divBdr>
                <w:top w:val="none" w:sz="0" w:space="0" w:color="auto"/>
                <w:left w:val="none" w:sz="0" w:space="0" w:color="auto"/>
                <w:bottom w:val="none" w:sz="0" w:space="0" w:color="auto"/>
                <w:right w:val="none" w:sz="0" w:space="0" w:color="auto"/>
              </w:divBdr>
            </w:div>
            <w:div w:id="216014754">
              <w:marLeft w:val="0"/>
              <w:marRight w:val="0"/>
              <w:marTop w:val="0"/>
              <w:marBottom w:val="0"/>
              <w:divBdr>
                <w:top w:val="none" w:sz="0" w:space="0" w:color="auto"/>
                <w:left w:val="none" w:sz="0" w:space="0" w:color="auto"/>
                <w:bottom w:val="none" w:sz="0" w:space="0" w:color="auto"/>
                <w:right w:val="none" w:sz="0" w:space="0" w:color="auto"/>
              </w:divBdr>
            </w:div>
            <w:div w:id="223418406">
              <w:marLeft w:val="0"/>
              <w:marRight w:val="0"/>
              <w:marTop w:val="0"/>
              <w:marBottom w:val="0"/>
              <w:divBdr>
                <w:top w:val="none" w:sz="0" w:space="0" w:color="auto"/>
                <w:left w:val="none" w:sz="0" w:space="0" w:color="auto"/>
                <w:bottom w:val="none" w:sz="0" w:space="0" w:color="auto"/>
                <w:right w:val="none" w:sz="0" w:space="0" w:color="auto"/>
              </w:divBdr>
            </w:div>
            <w:div w:id="224075523">
              <w:marLeft w:val="0"/>
              <w:marRight w:val="0"/>
              <w:marTop w:val="0"/>
              <w:marBottom w:val="0"/>
              <w:divBdr>
                <w:top w:val="none" w:sz="0" w:space="0" w:color="auto"/>
                <w:left w:val="none" w:sz="0" w:space="0" w:color="auto"/>
                <w:bottom w:val="none" w:sz="0" w:space="0" w:color="auto"/>
                <w:right w:val="none" w:sz="0" w:space="0" w:color="auto"/>
              </w:divBdr>
            </w:div>
            <w:div w:id="225841591">
              <w:marLeft w:val="0"/>
              <w:marRight w:val="0"/>
              <w:marTop w:val="0"/>
              <w:marBottom w:val="0"/>
              <w:divBdr>
                <w:top w:val="none" w:sz="0" w:space="0" w:color="auto"/>
                <w:left w:val="none" w:sz="0" w:space="0" w:color="auto"/>
                <w:bottom w:val="none" w:sz="0" w:space="0" w:color="auto"/>
                <w:right w:val="none" w:sz="0" w:space="0" w:color="auto"/>
              </w:divBdr>
            </w:div>
            <w:div w:id="236943871">
              <w:marLeft w:val="0"/>
              <w:marRight w:val="0"/>
              <w:marTop w:val="0"/>
              <w:marBottom w:val="0"/>
              <w:divBdr>
                <w:top w:val="none" w:sz="0" w:space="0" w:color="auto"/>
                <w:left w:val="none" w:sz="0" w:space="0" w:color="auto"/>
                <w:bottom w:val="none" w:sz="0" w:space="0" w:color="auto"/>
                <w:right w:val="none" w:sz="0" w:space="0" w:color="auto"/>
              </w:divBdr>
            </w:div>
            <w:div w:id="266274786">
              <w:marLeft w:val="0"/>
              <w:marRight w:val="0"/>
              <w:marTop w:val="0"/>
              <w:marBottom w:val="0"/>
              <w:divBdr>
                <w:top w:val="none" w:sz="0" w:space="0" w:color="auto"/>
                <w:left w:val="none" w:sz="0" w:space="0" w:color="auto"/>
                <w:bottom w:val="none" w:sz="0" w:space="0" w:color="auto"/>
                <w:right w:val="none" w:sz="0" w:space="0" w:color="auto"/>
              </w:divBdr>
            </w:div>
            <w:div w:id="279343448">
              <w:marLeft w:val="0"/>
              <w:marRight w:val="0"/>
              <w:marTop w:val="0"/>
              <w:marBottom w:val="0"/>
              <w:divBdr>
                <w:top w:val="none" w:sz="0" w:space="0" w:color="auto"/>
                <w:left w:val="none" w:sz="0" w:space="0" w:color="auto"/>
                <w:bottom w:val="none" w:sz="0" w:space="0" w:color="auto"/>
                <w:right w:val="none" w:sz="0" w:space="0" w:color="auto"/>
              </w:divBdr>
            </w:div>
            <w:div w:id="280306078">
              <w:marLeft w:val="0"/>
              <w:marRight w:val="0"/>
              <w:marTop w:val="0"/>
              <w:marBottom w:val="0"/>
              <w:divBdr>
                <w:top w:val="none" w:sz="0" w:space="0" w:color="auto"/>
                <w:left w:val="none" w:sz="0" w:space="0" w:color="auto"/>
                <w:bottom w:val="none" w:sz="0" w:space="0" w:color="auto"/>
                <w:right w:val="none" w:sz="0" w:space="0" w:color="auto"/>
              </w:divBdr>
            </w:div>
            <w:div w:id="301884623">
              <w:marLeft w:val="0"/>
              <w:marRight w:val="0"/>
              <w:marTop w:val="0"/>
              <w:marBottom w:val="0"/>
              <w:divBdr>
                <w:top w:val="none" w:sz="0" w:space="0" w:color="auto"/>
                <w:left w:val="none" w:sz="0" w:space="0" w:color="auto"/>
                <w:bottom w:val="none" w:sz="0" w:space="0" w:color="auto"/>
                <w:right w:val="none" w:sz="0" w:space="0" w:color="auto"/>
              </w:divBdr>
            </w:div>
            <w:div w:id="304824885">
              <w:marLeft w:val="0"/>
              <w:marRight w:val="0"/>
              <w:marTop w:val="0"/>
              <w:marBottom w:val="0"/>
              <w:divBdr>
                <w:top w:val="none" w:sz="0" w:space="0" w:color="auto"/>
                <w:left w:val="none" w:sz="0" w:space="0" w:color="auto"/>
                <w:bottom w:val="none" w:sz="0" w:space="0" w:color="auto"/>
                <w:right w:val="none" w:sz="0" w:space="0" w:color="auto"/>
              </w:divBdr>
            </w:div>
            <w:div w:id="315115635">
              <w:marLeft w:val="0"/>
              <w:marRight w:val="0"/>
              <w:marTop w:val="0"/>
              <w:marBottom w:val="0"/>
              <w:divBdr>
                <w:top w:val="none" w:sz="0" w:space="0" w:color="auto"/>
                <w:left w:val="none" w:sz="0" w:space="0" w:color="auto"/>
                <w:bottom w:val="none" w:sz="0" w:space="0" w:color="auto"/>
                <w:right w:val="none" w:sz="0" w:space="0" w:color="auto"/>
              </w:divBdr>
            </w:div>
            <w:div w:id="327564762">
              <w:marLeft w:val="0"/>
              <w:marRight w:val="0"/>
              <w:marTop w:val="0"/>
              <w:marBottom w:val="0"/>
              <w:divBdr>
                <w:top w:val="none" w:sz="0" w:space="0" w:color="auto"/>
                <w:left w:val="none" w:sz="0" w:space="0" w:color="auto"/>
                <w:bottom w:val="none" w:sz="0" w:space="0" w:color="auto"/>
                <w:right w:val="none" w:sz="0" w:space="0" w:color="auto"/>
              </w:divBdr>
            </w:div>
            <w:div w:id="331763965">
              <w:marLeft w:val="0"/>
              <w:marRight w:val="0"/>
              <w:marTop w:val="0"/>
              <w:marBottom w:val="0"/>
              <w:divBdr>
                <w:top w:val="none" w:sz="0" w:space="0" w:color="auto"/>
                <w:left w:val="none" w:sz="0" w:space="0" w:color="auto"/>
                <w:bottom w:val="none" w:sz="0" w:space="0" w:color="auto"/>
                <w:right w:val="none" w:sz="0" w:space="0" w:color="auto"/>
              </w:divBdr>
            </w:div>
            <w:div w:id="342971682">
              <w:marLeft w:val="0"/>
              <w:marRight w:val="0"/>
              <w:marTop w:val="0"/>
              <w:marBottom w:val="0"/>
              <w:divBdr>
                <w:top w:val="none" w:sz="0" w:space="0" w:color="auto"/>
                <w:left w:val="none" w:sz="0" w:space="0" w:color="auto"/>
                <w:bottom w:val="none" w:sz="0" w:space="0" w:color="auto"/>
                <w:right w:val="none" w:sz="0" w:space="0" w:color="auto"/>
              </w:divBdr>
            </w:div>
            <w:div w:id="346520994">
              <w:marLeft w:val="0"/>
              <w:marRight w:val="0"/>
              <w:marTop w:val="0"/>
              <w:marBottom w:val="0"/>
              <w:divBdr>
                <w:top w:val="none" w:sz="0" w:space="0" w:color="auto"/>
                <w:left w:val="none" w:sz="0" w:space="0" w:color="auto"/>
                <w:bottom w:val="none" w:sz="0" w:space="0" w:color="auto"/>
                <w:right w:val="none" w:sz="0" w:space="0" w:color="auto"/>
              </w:divBdr>
            </w:div>
            <w:div w:id="346567298">
              <w:marLeft w:val="0"/>
              <w:marRight w:val="0"/>
              <w:marTop w:val="0"/>
              <w:marBottom w:val="0"/>
              <w:divBdr>
                <w:top w:val="none" w:sz="0" w:space="0" w:color="auto"/>
                <w:left w:val="none" w:sz="0" w:space="0" w:color="auto"/>
                <w:bottom w:val="none" w:sz="0" w:space="0" w:color="auto"/>
                <w:right w:val="none" w:sz="0" w:space="0" w:color="auto"/>
              </w:divBdr>
            </w:div>
            <w:div w:id="350033947">
              <w:marLeft w:val="0"/>
              <w:marRight w:val="0"/>
              <w:marTop w:val="0"/>
              <w:marBottom w:val="0"/>
              <w:divBdr>
                <w:top w:val="none" w:sz="0" w:space="0" w:color="auto"/>
                <w:left w:val="none" w:sz="0" w:space="0" w:color="auto"/>
                <w:bottom w:val="none" w:sz="0" w:space="0" w:color="auto"/>
                <w:right w:val="none" w:sz="0" w:space="0" w:color="auto"/>
              </w:divBdr>
            </w:div>
            <w:div w:id="360400398">
              <w:marLeft w:val="0"/>
              <w:marRight w:val="0"/>
              <w:marTop w:val="0"/>
              <w:marBottom w:val="0"/>
              <w:divBdr>
                <w:top w:val="none" w:sz="0" w:space="0" w:color="auto"/>
                <w:left w:val="none" w:sz="0" w:space="0" w:color="auto"/>
                <w:bottom w:val="none" w:sz="0" w:space="0" w:color="auto"/>
                <w:right w:val="none" w:sz="0" w:space="0" w:color="auto"/>
              </w:divBdr>
            </w:div>
            <w:div w:id="364527037">
              <w:marLeft w:val="0"/>
              <w:marRight w:val="0"/>
              <w:marTop w:val="0"/>
              <w:marBottom w:val="0"/>
              <w:divBdr>
                <w:top w:val="none" w:sz="0" w:space="0" w:color="auto"/>
                <w:left w:val="none" w:sz="0" w:space="0" w:color="auto"/>
                <w:bottom w:val="none" w:sz="0" w:space="0" w:color="auto"/>
                <w:right w:val="none" w:sz="0" w:space="0" w:color="auto"/>
              </w:divBdr>
            </w:div>
            <w:div w:id="369691515">
              <w:marLeft w:val="0"/>
              <w:marRight w:val="0"/>
              <w:marTop w:val="0"/>
              <w:marBottom w:val="0"/>
              <w:divBdr>
                <w:top w:val="none" w:sz="0" w:space="0" w:color="auto"/>
                <w:left w:val="none" w:sz="0" w:space="0" w:color="auto"/>
                <w:bottom w:val="none" w:sz="0" w:space="0" w:color="auto"/>
                <w:right w:val="none" w:sz="0" w:space="0" w:color="auto"/>
              </w:divBdr>
            </w:div>
            <w:div w:id="371030843">
              <w:marLeft w:val="0"/>
              <w:marRight w:val="0"/>
              <w:marTop w:val="0"/>
              <w:marBottom w:val="0"/>
              <w:divBdr>
                <w:top w:val="none" w:sz="0" w:space="0" w:color="auto"/>
                <w:left w:val="none" w:sz="0" w:space="0" w:color="auto"/>
                <w:bottom w:val="none" w:sz="0" w:space="0" w:color="auto"/>
                <w:right w:val="none" w:sz="0" w:space="0" w:color="auto"/>
              </w:divBdr>
            </w:div>
            <w:div w:id="378019850">
              <w:marLeft w:val="0"/>
              <w:marRight w:val="0"/>
              <w:marTop w:val="0"/>
              <w:marBottom w:val="0"/>
              <w:divBdr>
                <w:top w:val="none" w:sz="0" w:space="0" w:color="auto"/>
                <w:left w:val="none" w:sz="0" w:space="0" w:color="auto"/>
                <w:bottom w:val="none" w:sz="0" w:space="0" w:color="auto"/>
                <w:right w:val="none" w:sz="0" w:space="0" w:color="auto"/>
              </w:divBdr>
            </w:div>
            <w:div w:id="384448076">
              <w:marLeft w:val="0"/>
              <w:marRight w:val="0"/>
              <w:marTop w:val="0"/>
              <w:marBottom w:val="0"/>
              <w:divBdr>
                <w:top w:val="none" w:sz="0" w:space="0" w:color="auto"/>
                <w:left w:val="none" w:sz="0" w:space="0" w:color="auto"/>
                <w:bottom w:val="none" w:sz="0" w:space="0" w:color="auto"/>
                <w:right w:val="none" w:sz="0" w:space="0" w:color="auto"/>
              </w:divBdr>
            </w:div>
            <w:div w:id="384959171">
              <w:marLeft w:val="0"/>
              <w:marRight w:val="0"/>
              <w:marTop w:val="0"/>
              <w:marBottom w:val="0"/>
              <w:divBdr>
                <w:top w:val="none" w:sz="0" w:space="0" w:color="auto"/>
                <w:left w:val="none" w:sz="0" w:space="0" w:color="auto"/>
                <w:bottom w:val="none" w:sz="0" w:space="0" w:color="auto"/>
                <w:right w:val="none" w:sz="0" w:space="0" w:color="auto"/>
              </w:divBdr>
            </w:div>
            <w:div w:id="385836761">
              <w:marLeft w:val="0"/>
              <w:marRight w:val="0"/>
              <w:marTop w:val="0"/>
              <w:marBottom w:val="0"/>
              <w:divBdr>
                <w:top w:val="none" w:sz="0" w:space="0" w:color="auto"/>
                <w:left w:val="none" w:sz="0" w:space="0" w:color="auto"/>
                <w:bottom w:val="none" w:sz="0" w:space="0" w:color="auto"/>
                <w:right w:val="none" w:sz="0" w:space="0" w:color="auto"/>
              </w:divBdr>
            </w:div>
            <w:div w:id="389421927">
              <w:marLeft w:val="0"/>
              <w:marRight w:val="0"/>
              <w:marTop w:val="0"/>
              <w:marBottom w:val="0"/>
              <w:divBdr>
                <w:top w:val="none" w:sz="0" w:space="0" w:color="auto"/>
                <w:left w:val="none" w:sz="0" w:space="0" w:color="auto"/>
                <w:bottom w:val="none" w:sz="0" w:space="0" w:color="auto"/>
                <w:right w:val="none" w:sz="0" w:space="0" w:color="auto"/>
              </w:divBdr>
            </w:div>
            <w:div w:id="395201123">
              <w:marLeft w:val="0"/>
              <w:marRight w:val="0"/>
              <w:marTop w:val="0"/>
              <w:marBottom w:val="0"/>
              <w:divBdr>
                <w:top w:val="none" w:sz="0" w:space="0" w:color="auto"/>
                <w:left w:val="none" w:sz="0" w:space="0" w:color="auto"/>
                <w:bottom w:val="none" w:sz="0" w:space="0" w:color="auto"/>
                <w:right w:val="none" w:sz="0" w:space="0" w:color="auto"/>
              </w:divBdr>
            </w:div>
            <w:div w:id="411507790">
              <w:marLeft w:val="0"/>
              <w:marRight w:val="0"/>
              <w:marTop w:val="0"/>
              <w:marBottom w:val="0"/>
              <w:divBdr>
                <w:top w:val="none" w:sz="0" w:space="0" w:color="auto"/>
                <w:left w:val="none" w:sz="0" w:space="0" w:color="auto"/>
                <w:bottom w:val="none" w:sz="0" w:space="0" w:color="auto"/>
                <w:right w:val="none" w:sz="0" w:space="0" w:color="auto"/>
              </w:divBdr>
            </w:div>
            <w:div w:id="412899567">
              <w:marLeft w:val="0"/>
              <w:marRight w:val="0"/>
              <w:marTop w:val="0"/>
              <w:marBottom w:val="0"/>
              <w:divBdr>
                <w:top w:val="none" w:sz="0" w:space="0" w:color="auto"/>
                <w:left w:val="none" w:sz="0" w:space="0" w:color="auto"/>
                <w:bottom w:val="none" w:sz="0" w:space="0" w:color="auto"/>
                <w:right w:val="none" w:sz="0" w:space="0" w:color="auto"/>
              </w:divBdr>
            </w:div>
            <w:div w:id="414519391">
              <w:marLeft w:val="0"/>
              <w:marRight w:val="0"/>
              <w:marTop w:val="0"/>
              <w:marBottom w:val="0"/>
              <w:divBdr>
                <w:top w:val="none" w:sz="0" w:space="0" w:color="auto"/>
                <w:left w:val="none" w:sz="0" w:space="0" w:color="auto"/>
                <w:bottom w:val="none" w:sz="0" w:space="0" w:color="auto"/>
                <w:right w:val="none" w:sz="0" w:space="0" w:color="auto"/>
              </w:divBdr>
            </w:div>
            <w:div w:id="426656476">
              <w:marLeft w:val="0"/>
              <w:marRight w:val="0"/>
              <w:marTop w:val="0"/>
              <w:marBottom w:val="0"/>
              <w:divBdr>
                <w:top w:val="none" w:sz="0" w:space="0" w:color="auto"/>
                <w:left w:val="none" w:sz="0" w:space="0" w:color="auto"/>
                <w:bottom w:val="none" w:sz="0" w:space="0" w:color="auto"/>
                <w:right w:val="none" w:sz="0" w:space="0" w:color="auto"/>
              </w:divBdr>
            </w:div>
            <w:div w:id="430323239">
              <w:marLeft w:val="0"/>
              <w:marRight w:val="0"/>
              <w:marTop w:val="0"/>
              <w:marBottom w:val="0"/>
              <w:divBdr>
                <w:top w:val="none" w:sz="0" w:space="0" w:color="auto"/>
                <w:left w:val="none" w:sz="0" w:space="0" w:color="auto"/>
                <w:bottom w:val="none" w:sz="0" w:space="0" w:color="auto"/>
                <w:right w:val="none" w:sz="0" w:space="0" w:color="auto"/>
              </w:divBdr>
            </w:div>
            <w:div w:id="448667810">
              <w:marLeft w:val="0"/>
              <w:marRight w:val="0"/>
              <w:marTop w:val="0"/>
              <w:marBottom w:val="0"/>
              <w:divBdr>
                <w:top w:val="none" w:sz="0" w:space="0" w:color="auto"/>
                <w:left w:val="none" w:sz="0" w:space="0" w:color="auto"/>
                <w:bottom w:val="none" w:sz="0" w:space="0" w:color="auto"/>
                <w:right w:val="none" w:sz="0" w:space="0" w:color="auto"/>
              </w:divBdr>
            </w:div>
            <w:div w:id="455300249">
              <w:marLeft w:val="0"/>
              <w:marRight w:val="0"/>
              <w:marTop w:val="0"/>
              <w:marBottom w:val="0"/>
              <w:divBdr>
                <w:top w:val="none" w:sz="0" w:space="0" w:color="auto"/>
                <w:left w:val="none" w:sz="0" w:space="0" w:color="auto"/>
                <w:bottom w:val="none" w:sz="0" w:space="0" w:color="auto"/>
                <w:right w:val="none" w:sz="0" w:space="0" w:color="auto"/>
              </w:divBdr>
            </w:div>
            <w:div w:id="459761708">
              <w:marLeft w:val="0"/>
              <w:marRight w:val="0"/>
              <w:marTop w:val="0"/>
              <w:marBottom w:val="0"/>
              <w:divBdr>
                <w:top w:val="none" w:sz="0" w:space="0" w:color="auto"/>
                <w:left w:val="none" w:sz="0" w:space="0" w:color="auto"/>
                <w:bottom w:val="none" w:sz="0" w:space="0" w:color="auto"/>
                <w:right w:val="none" w:sz="0" w:space="0" w:color="auto"/>
              </w:divBdr>
            </w:div>
            <w:div w:id="464198521">
              <w:marLeft w:val="0"/>
              <w:marRight w:val="0"/>
              <w:marTop w:val="0"/>
              <w:marBottom w:val="0"/>
              <w:divBdr>
                <w:top w:val="none" w:sz="0" w:space="0" w:color="auto"/>
                <w:left w:val="none" w:sz="0" w:space="0" w:color="auto"/>
                <w:bottom w:val="none" w:sz="0" w:space="0" w:color="auto"/>
                <w:right w:val="none" w:sz="0" w:space="0" w:color="auto"/>
              </w:divBdr>
            </w:div>
            <w:div w:id="466168696">
              <w:marLeft w:val="0"/>
              <w:marRight w:val="0"/>
              <w:marTop w:val="0"/>
              <w:marBottom w:val="0"/>
              <w:divBdr>
                <w:top w:val="none" w:sz="0" w:space="0" w:color="auto"/>
                <w:left w:val="none" w:sz="0" w:space="0" w:color="auto"/>
                <w:bottom w:val="none" w:sz="0" w:space="0" w:color="auto"/>
                <w:right w:val="none" w:sz="0" w:space="0" w:color="auto"/>
              </w:divBdr>
            </w:div>
            <w:div w:id="476384230">
              <w:marLeft w:val="0"/>
              <w:marRight w:val="0"/>
              <w:marTop w:val="0"/>
              <w:marBottom w:val="0"/>
              <w:divBdr>
                <w:top w:val="none" w:sz="0" w:space="0" w:color="auto"/>
                <w:left w:val="none" w:sz="0" w:space="0" w:color="auto"/>
                <w:bottom w:val="none" w:sz="0" w:space="0" w:color="auto"/>
                <w:right w:val="none" w:sz="0" w:space="0" w:color="auto"/>
              </w:divBdr>
            </w:div>
            <w:div w:id="476848135">
              <w:marLeft w:val="0"/>
              <w:marRight w:val="0"/>
              <w:marTop w:val="0"/>
              <w:marBottom w:val="0"/>
              <w:divBdr>
                <w:top w:val="none" w:sz="0" w:space="0" w:color="auto"/>
                <w:left w:val="none" w:sz="0" w:space="0" w:color="auto"/>
                <w:bottom w:val="none" w:sz="0" w:space="0" w:color="auto"/>
                <w:right w:val="none" w:sz="0" w:space="0" w:color="auto"/>
              </w:divBdr>
            </w:div>
            <w:div w:id="486164187">
              <w:marLeft w:val="0"/>
              <w:marRight w:val="0"/>
              <w:marTop w:val="0"/>
              <w:marBottom w:val="0"/>
              <w:divBdr>
                <w:top w:val="none" w:sz="0" w:space="0" w:color="auto"/>
                <w:left w:val="none" w:sz="0" w:space="0" w:color="auto"/>
                <w:bottom w:val="none" w:sz="0" w:space="0" w:color="auto"/>
                <w:right w:val="none" w:sz="0" w:space="0" w:color="auto"/>
              </w:divBdr>
            </w:div>
            <w:div w:id="489490919">
              <w:marLeft w:val="0"/>
              <w:marRight w:val="0"/>
              <w:marTop w:val="0"/>
              <w:marBottom w:val="0"/>
              <w:divBdr>
                <w:top w:val="none" w:sz="0" w:space="0" w:color="auto"/>
                <w:left w:val="none" w:sz="0" w:space="0" w:color="auto"/>
                <w:bottom w:val="none" w:sz="0" w:space="0" w:color="auto"/>
                <w:right w:val="none" w:sz="0" w:space="0" w:color="auto"/>
              </w:divBdr>
            </w:div>
            <w:div w:id="492600234">
              <w:marLeft w:val="0"/>
              <w:marRight w:val="0"/>
              <w:marTop w:val="0"/>
              <w:marBottom w:val="0"/>
              <w:divBdr>
                <w:top w:val="none" w:sz="0" w:space="0" w:color="auto"/>
                <w:left w:val="none" w:sz="0" w:space="0" w:color="auto"/>
                <w:bottom w:val="none" w:sz="0" w:space="0" w:color="auto"/>
                <w:right w:val="none" w:sz="0" w:space="0" w:color="auto"/>
              </w:divBdr>
            </w:div>
            <w:div w:id="494763375">
              <w:marLeft w:val="0"/>
              <w:marRight w:val="0"/>
              <w:marTop w:val="0"/>
              <w:marBottom w:val="0"/>
              <w:divBdr>
                <w:top w:val="none" w:sz="0" w:space="0" w:color="auto"/>
                <w:left w:val="none" w:sz="0" w:space="0" w:color="auto"/>
                <w:bottom w:val="none" w:sz="0" w:space="0" w:color="auto"/>
                <w:right w:val="none" w:sz="0" w:space="0" w:color="auto"/>
              </w:divBdr>
            </w:div>
            <w:div w:id="499321024">
              <w:marLeft w:val="0"/>
              <w:marRight w:val="0"/>
              <w:marTop w:val="0"/>
              <w:marBottom w:val="0"/>
              <w:divBdr>
                <w:top w:val="none" w:sz="0" w:space="0" w:color="auto"/>
                <w:left w:val="none" w:sz="0" w:space="0" w:color="auto"/>
                <w:bottom w:val="none" w:sz="0" w:space="0" w:color="auto"/>
                <w:right w:val="none" w:sz="0" w:space="0" w:color="auto"/>
              </w:divBdr>
            </w:div>
            <w:div w:id="500780222">
              <w:marLeft w:val="0"/>
              <w:marRight w:val="0"/>
              <w:marTop w:val="0"/>
              <w:marBottom w:val="0"/>
              <w:divBdr>
                <w:top w:val="none" w:sz="0" w:space="0" w:color="auto"/>
                <w:left w:val="none" w:sz="0" w:space="0" w:color="auto"/>
                <w:bottom w:val="none" w:sz="0" w:space="0" w:color="auto"/>
                <w:right w:val="none" w:sz="0" w:space="0" w:color="auto"/>
              </w:divBdr>
            </w:div>
            <w:div w:id="501823433">
              <w:marLeft w:val="0"/>
              <w:marRight w:val="0"/>
              <w:marTop w:val="0"/>
              <w:marBottom w:val="0"/>
              <w:divBdr>
                <w:top w:val="none" w:sz="0" w:space="0" w:color="auto"/>
                <w:left w:val="none" w:sz="0" w:space="0" w:color="auto"/>
                <w:bottom w:val="none" w:sz="0" w:space="0" w:color="auto"/>
                <w:right w:val="none" w:sz="0" w:space="0" w:color="auto"/>
              </w:divBdr>
            </w:div>
            <w:div w:id="505751023">
              <w:marLeft w:val="0"/>
              <w:marRight w:val="0"/>
              <w:marTop w:val="0"/>
              <w:marBottom w:val="0"/>
              <w:divBdr>
                <w:top w:val="none" w:sz="0" w:space="0" w:color="auto"/>
                <w:left w:val="none" w:sz="0" w:space="0" w:color="auto"/>
                <w:bottom w:val="none" w:sz="0" w:space="0" w:color="auto"/>
                <w:right w:val="none" w:sz="0" w:space="0" w:color="auto"/>
              </w:divBdr>
            </w:div>
            <w:div w:id="511578665">
              <w:marLeft w:val="0"/>
              <w:marRight w:val="0"/>
              <w:marTop w:val="0"/>
              <w:marBottom w:val="0"/>
              <w:divBdr>
                <w:top w:val="none" w:sz="0" w:space="0" w:color="auto"/>
                <w:left w:val="none" w:sz="0" w:space="0" w:color="auto"/>
                <w:bottom w:val="none" w:sz="0" w:space="0" w:color="auto"/>
                <w:right w:val="none" w:sz="0" w:space="0" w:color="auto"/>
              </w:divBdr>
            </w:div>
            <w:div w:id="519902085">
              <w:marLeft w:val="0"/>
              <w:marRight w:val="0"/>
              <w:marTop w:val="0"/>
              <w:marBottom w:val="0"/>
              <w:divBdr>
                <w:top w:val="none" w:sz="0" w:space="0" w:color="auto"/>
                <w:left w:val="none" w:sz="0" w:space="0" w:color="auto"/>
                <w:bottom w:val="none" w:sz="0" w:space="0" w:color="auto"/>
                <w:right w:val="none" w:sz="0" w:space="0" w:color="auto"/>
              </w:divBdr>
            </w:div>
            <w:div w:id="522742078">
              <w:marLeft w:val="0"/>
              <w:marRight w:val="0"/>
              <w:marTop w:val="0"/>
              <w:marBottom w:val="0"/>
              <w:divBdr>
                <w:top w:val="none" w:sz="0" w:space="0" w:color="auto"/>
                <w:left w:val="none" w:sz="0" w:space="0" w:color="auto"/>
                <w:bottom w:val="none" w:sz="0" w:space="0" w:color="auto"/>
                <w:right w:val="none" w:sz="0" w:space="0" w:color="auto"/>
              </w:divBdr>
            </w:div>
            <w:div w:id="529226507">
              <w:marLeft w:val="0"/>
              <w:marRight w:val="0"/>
              <w:marTop w:val="0"/>
              <w:marBottom w:val="0"/>
              <w:divBdr>
                <w:top w:val="none" w:sz="0" w:space="0" w:color="auto"/>
                <w:left w:val="none" w:sz="0" w:space="0" w:color="auto"/>
                <w:bottom w:val="none" w:sz="0" w:space="0" w:color="auto"/>
                <w:right w:val="none" w:sz="0" w:space="0" w:color="auto"/>
              </w:divBdr>
            </w:div>
            <w:div w:id="530076045">
              <w:marLeft w:val="0"/>
              <w:marRight w:val="0"/>
              <w:marTop w:val="0"/>
              <w:marBottom w:val="0"/>
              <w:divBdr>
                <w:top w:val="none" w:sz="0" w:space="0" w:color="auto"/>
                <w:left w:val="none" w:sz="0" w:space="0" w:color="auto"/>
                <w:bottom w:val="none" w:sz="0" w:space="0" w:color="auto"/>
                <w:right w:val="none" w:sz="0" w:space="0" w:color="auto"/>
              </w:divBdr>
            </w:div>
            <w:div w:id="537275766">
              <w:marLeft w:val="0"/>
              <w:marRight w:val="0"/>
              <w:marTop w:val="0"/>
              <w:marBottom w:val="0"/>
              <w:divBdr>
                <w:top w:val="none" w:sz="0" w:space="0" w:color="auto"/>
                <w:left w:val="none" w:sz="0" w:space="0" w:color="auto"/>
                <w:bottom w:val="none" w:sz="0" w:space="0" w:color="auto"/>
                <w:right w:val="none" w:sz="0" w:space="0" w:color="auto"/>
              </w:divBdr>
            </w:div>
            <w:div w:id="553615279">
              <w:marLeft w:val="0"/>
              <w:marRight w:val="0"/>
              <w:marTop w:val="0"/>
              <w:marBottom w:val="0"/>
              <w:divBdr>
                <w:top w:val="none" w:sz="0" w:space="0" w:color="auto"/>
                <w:left w:val="none" w:sz="0" w:space="0" w:color="auto"/>
                <w:bottom w:val="none" w:sz="0" w:space="0" w:color="auto"/>
                <w:right w:val="none" w:sz="0" w:space="0" w:color="auto"/>
              </w:divBdr>
            </w:div>
            <w:div w:id="555241765">
              <w:marLeft w:val="0"/>
              <w:marRight w:val="0"/>
              <w:marTop w:val="0"/>
              <w:marBottom w:val="0"/>
              <w:divBdr>
                <w:top w:val="none" w:sz="0" w:space="0" w:color="auto"/>
                <w:left w:val="none" w:sz="0" w:space="0" w:color="auto"/>
                <w:bottom w:val="none" w:sz="0" w:space="0" w:color="auto"/>
                <w:right w:val="none" w:sz="0" w:space="0" w:color="auto"/>
              </w:divBdr>
            </w:div>
            <w:div w:id="556093550">
              <w:marLeft w:val="0"/>
              <w:marRight w:val="0"/>
              <w:marTop w:val="0"/>
              <w:marBottom w:val="0"/>
              <w:divBdr>
                <w:top w:val="none" w:sz="0" w:space="0" w:color="auto"/>
                <w:left w:val="none" w:sz="0" w:space="0" w:color="auto"/>
                <w:bottom w:val="none" w:sz="0" w:space="0" w:color="auto"/>
                <w:right w:val="none" w:sz="0" w:space="0" w:color="auto"/>
              </w:divBdr>
            </w:div>
            <w:div w:id="561335063">
              <w:marLeft w:val="0"/>
              <w:marRight w:val="0"/>
              <w:marTop w:val="0"/>
              <w:marBottom w:val="0"/>
              <w:divBdr>
                <w:top w:val="none" w:sz="0" w:space="0" w:color="auto"/>
                <w:left w:val="none" w:sz="0" w:space="0" w:color="auto"/>
                <w:bottom w:val="none" w:sz="0" w:space="0" w:color="auto"/>
                <w:right w:val="none" w:sz="0" w:space="0" w:color="auto"/>
              </w:divBdr>
            </w:div>
            <w:div w:id="589390073">
              <w:marLeft w:val="0"/>
              <w:marRight w:val="0"/>
              <w:marTop w:val="0"/>
              <w:marBottom w:val="0"/>
              <w:divBdr>
                <w:top w:val="none" w:sz="0" w:space="0" w:color="auto"/>
                <w:left w:val="none" w:sz="0" w:space="0" w:color="auto"/>
                <w:bottom w:val="none" w:sz="0" w:space="0" w:color="auto"/>
                <w:right w:val="none" w:sz="0" w:space="0" w:color="auto"/>
              </w:divBdr>
            </w:div>
            <w:div w:id="590311108">
              <w:marLeft w:val="0"/>
              <w:marRight w:val="0"/>
              <w:marTop w:val="0"/>
              <w:marBottom w:val="0"/>
              <w:divBdr>
                <w:top w:val="none" w:sz="0" w:space="0" w:color="auto"/>
                <w:left w:val="none" w:sz="0" w:space="0" w:color="auto"/>
                <w:bottom w:val="none" w:sz="0" w:space="0" w:color="auto"/>
                <w:right w:val="none" w:sz="0" w:space="0" w:color="auto"/>
              </w:divBdr>
            </w:div>
            <w:div w:id="592595096">
              <w:marLeft w:val="0"/>
              <w:marRight w:val="0"/>
              <w:marTop w:val="0"/>
              <w:marBottom w:val="0"/>
              <w:divBdr>
                <w:top w:val="none" w:sz="0" w:space="0" w:color="auto"/>
                <w:left w:val="none" w:sz="0" w:space="0" w:color="auto"/>
                <w:bottom w:val="none" w:sz="0" w:space="0" w:color="auto"/>
                <w:right w:val="none" w:sz="0" w:space="0" w:color="auto"/>
              </w:divBdr>
            </w:div>
            <w:div w:id="601885659">
              <w:marLeft w:val="0"/>
              <w:marRight w:val="0"/>
              <w:marTop w:val="0"/>
              <w:marBottom w:val="0"/>
              <w:divBdr>
                <w:top w:val="none" w:sz="0" w:space="0" w:color="auto"/>
                <w:left w:val="none" w:sz="0" w:space="0" w:color="auto"/>
                <w:bottom w:val="none" w:sz="0" w:space="0" w:color="auto"/>
                <w:right w:val="none" w:sz="0" w:space="0" w:color="auto"/>
              </w:divBdr>
            </w:div>
            <w:div w:id="602223275">
              <w:marLeft w:val="0"/>
              <w:marRight w:val="0"/>
              <w:marTop w:val="0"/>
              <w:marBottom w:val="0"/>
              <w:divBdr>
                <w:top w:val="none" w:sz="0" w:space="0" w:color="auto"/>
                <w:left w:val="none" w:sz="0" w:space="0" w:color="auto"/>
                <w:bottom w:val="none" w:sz="0" w:space="0" w:color="auto"/>
                <w:right w:val="none" w:sz="0" w:space="0" w:color="auto"/>
              </w:divBdr>
            </w:div>
            <w:div w:id="609778869">
              <w:marLeft w:val="0"/>
              <w:marRight w:val="0"/>
              <w:marTop w:val="0"/>
              <w:marBottom w:val="0"/>
              <w:divBdr>
                <w:top w:val="none" w:sz="0" w:space="0" w:color="auto"/>
                <w:left w:val="none" w:sz="0" w:space="0" w:color="auto"/>
                <w:bottom w:val="none" w:sz="0" w:space="0" w:color="auto"/>
                <w:right w:val="none" w:sz="0" w:space="0" w:color="auto"/>
              </w:divBdr>
            </w:div>
            <w:div w:id="621695981">
              <w:marLeft w:val="0"/>
              <w:marRight w:val="0"/>
              <w:marTop w:val="0"/>
              <w:marBottom w:val="0"/>
              <w:divBdr>
                <w:top w:val="none" w:sz="0" w:space="0" w:color="auto"/>
                <w:left w:val="none" w:sz="0" w:space="0" w:color="auto"/>
                <w:bottom w:val="none" w:sz="0" w:space="0" w:color="auto"/>
                <w:right w:val="none" w:sz="0" w:space="0" w:color="auto"/>
              </w:divBdr>
            </w:div>
            <w:div w:id="622154378">
              <w:marLeft w:val="0"/>
              <w:marRight w:val="0"/>
              <w:marTop w:val="0"/>
              <w:marBottom w:val="0"/>
              <w:divBdr>
                <w:top w:val="none" w:sz="0" w:space="0" w:color="auto"/>
                <w:left w:val="none" w:sz="0" w:space="0" w:color="auto"/>
                <w:bottom w:val="none" w:sz="0" w:space="0" w:color="auto"/>
                <w:right w:val="none" w:sz="0" w:space="0" w:color="auto"/>
              </w:divBdr>
            </w:div>
            <w:div w:id="625551658">
              <w:marLeft w:val="0"/>
              <w:marRight w:val="0"/>
              <w:marTop w:val="0"/>
              <w:marBottom w:val="0"/>
              <w:divBdr>
                <w:top w:val="none" w:sz="0" w:space="0" w:color="auto"/>
                <w:left w:val="none" w:sz="0" w:space="0" w:color="auto"/>
                <w:bottom w:val="none" w:sz="0" w:space="0" w:color="auto"/>
                <w:right w:val="none" w:sz="0" w:space="0" w:color="auto"/>
              </w:divBdr>
            </w:div>
            <w:div w:id="628051763">
              <w:marLeft w:val="0"/>
              <w:marRight w:val="0"/>
              <w:marTop w:val="0"/>
              <w:marBottom w:val="0"/>
              <w:divBdr>
                <w:top w:val="none" w:sz="0" w:space="0" w:color="auto"/>
                <w:left w:val="none" w:sz="0" w:space="0" w:color="auto"/>
                <w:bottom w:val="none" w:sz="0" w:space="0" w:color="auto"/>
                <w:right w:val="none" w:sz="0" w:space="0" w:color="auto"/>
              </w:divBdr>
            </w:div>
            <w:div w:id="641232674">
              <w:marLeft w:val="0"/>
              <w:marRight w:val="0"/>
              <w:marTop w:val="0"/>
              <w:marBottom w:val="0"/>
              <w:divBdr>
                <w:top w:val="none" w:sz="0" w:space="0" w:color="auto"/>
                <w:left w:val="none" w:sz="0" w:space="0" w:color="auto"/>
                <w:bottom w:val="none" w:sz="0" w:space="0" w:color="auto"/>
                <w:right w:val="none" w:sz="0" w:space="0" w:color="auto"/>
              </w:divBdr>
            </w:div>
            <w:div w:id="642198512">
              <w:marLeft w:val="0"/>
              <w:marRight w:val="0"/>
              <w:marTop w:val="0"/>
              <w:marBottom w:val="0"/>
              <w:divBdr>
                <w:top w:val="none" w:sz="0" w:space="0" w:color="auto"/>
                <w:left w:val="none" w:sz="0" w:space="0" w:color="auto"/>
                <w:bottom w:val="none" w:sz="0" w:space="0" w:color="auto"/>
                <w:right w:val="none" w:sz="0" w:space="0" w:color="auto"/>
              </w:divBdr>
            </w:div>
            <w:div w:id="643316795">
              <w:marLeft w:val="0"/>
              <w:marRight w:val="0"/>
              <w:marTop w:val="0"/>
              <w:marBottom w:val="0"/>
              <w:divBdr>
                <w:top w:val="none" w:sz="0" w:space="0" w:color="auto"/>
                <w:left w:val="none" w:sz="0" w:space="0" w:color="auto"/>
                <w:bottom w:val="none" w:sz="0" w:space="0" w:color="auto"/>
                <w:right w:val="none" w:sz="0" w:space="0" w:color="auto"/>
              </w:divBdr>
            </w:div>
            <w:div w:id="645933814">
              <w:marLeft w:val="0"/>
              <w:marRight w:val="0"/>
              <w:marTop w:val="0"/>
              <w:marBottom w:val="0"/>
              <w:divBdr>
                <w:top w:val="none" w:sz="0" w:space="0" w:color="auto"/>
                <w:left w:val="none" w:sz="0" w:space="0" w:color="auto"/>
                <w:bottom w:val="none" w:sz="0" w:space="0" w:color="auto"/>
                <w:right w:val="none" w:sz="0" w:space="0" w:color="auto"/>
              </w:divBdr>
            </w:div>
            <w:div w:id="646935769">
              <w:marLeft w:val="0"/>
              <w:marRight w:val="0"/>
              <w:marTop w:val="0"/>
              <w:marBottom w:val="0"/>
              <w:divBdr>
                <w:top w:val="none" w:sz="0" w:space="0" w:color="auto"/>
                <w:left w:val="none" w:sz="0" w:space="0" w:color="auto"/>
                <w:bottom w:val="none" w:sz="0" w:space="0" w:color="auto"/>
                <w:right w:val="none" w:sz="0" w:space="0" w:color="auto"/>
              </w:divBdr>
            </w:div>
            <w:div w:id="653729412">
              <w:marLeft w:val="0"/>
              <w:marRight w:val="0"/>
              <w:marTop w:val="0"/>
              <w:marBottom w:val="0"/>
              <w:divBdr>
                <w:top w:val="none" w:sz="0" w:space="0" w:color="auto"/>
                <w:left w:val="none" w:sz="0" w:space="0" w:color="auto"/>
                <w:bottom w:val="none" w:sz="0" w:space="0" w:color="auto"/>
                <w:right w:val="none" w:sz="0" w:space="0" w:color="auto"/>
              </w:divBdr>
            </w:div>
            <w:div w:id="655304420">
              <w:marLeft w:val="0"/>
              <w:marRight w:val="0"/>
              <w:marTop w:val="0"/>
              <w:marBottom w:val="0"/>
              <w:divBdr>
                <w:top w:val="none" w:sz="0" w:space="0" w:color="auto"/>
                <w:left w:val="none" w:sz="0" w:space="0" w:color="auto"/>
                <w:bottom w:val="none" w:sz="0" w:space="0" w:color="auto"/>
                <w:right w:val="none" w:sz="0" w:space="0" w:color="auto"/>
              </w:divBdr>
            </w:div>
            <w:div w:id="663626403">
              <w:marLeft w:val="0"/>
              <w:marRight w:val="0"/>
              <w:marTop w:val="0"/>
              <w:marBottom w:val="0"/>
              <w:divBdr>
                <w:top w:val="none" w:sz="0" w:space="0" w:color="auto"/>
                <w:left w:val="none" w:sz="0" w:space="0" w:color="auto"/>
                <w:bottom w:val="none" w:sz="0" w:space="0" w:color="auto"/>
                <w:right w:val="none" w:sz="0" w:space="0" w:color="auto"/>
              </w:divBdr>
            </w:div>
            <w:div w:id="668675592">
              <w:marLeft w:val="0"/>
              <w:marRight w:val="0"/>
              <w:marTop w:val="0"/>
              <w:marBottom w:val="0"/>
              <w:divBdr>
                <w:top w:val="none" w:sz="0" w:space="0" w:color="auto"/>
                <w:left w:val="none" w:sz="0" w:space="0" w:color="auto"/>
                <w:bottom w:val="none" w:sz="0" w:space="0" w:color="auto"/>
                <w:right w:val="none" w:sz="0" w:space="0" w:color="auto"/>
              </w:divBdr>
            </w:div>
            <w:div w:id="673266190">
              <w:marLeft w:val="0"/>
              <w:marRight w:val="0"/>
              <w:marTop w:val="0"/>
              <w:marBottom w:val="0"/>
              <w:divBdr>
                <w:top w:val="none" w:sz="0" w:space="0" w:color="auto"/>
                <w:left w:val="none" w:sz="0" w:space="0" w:color="auto"/>
                <w:bottom w:val="none" w:sz="0" w:space="0" w:color="auto"/>
                <w:right w:val="none" w:sz="0" w:space="0" w:color="auto"/>
              </w:divBdr>
            </w:div>
            <w:div w:id="676493781">
              <w:marLeft w:val="0"/>
              <w:marRight w:val="0"/>
              <w:marTop w:val="0"/>
              <w:marBottom w:val="0"/>
              <w:divBdr>
                <w:top w:val="none" w:sz="0" w:space="0" w:color="auto"/>
                <w:left w:val="none" w:sz="0" w:space="0" w:color="auto"/>
                <w:bottom w:val="none" w:sz="0" w:space="0" w:color="auto"/>
                <w:right w:val="none" w:sz="0" w:space="0" w:color="auto"/>
              </w:divBdr>
            </w:div>
            <w:div w:id="678388165">
              <w:marLeft w:val="0"/>
              <w:marRight w:val="0"/>
              <w:marTop w:val="0"/>
              <w:marBottom w:val="0"/>
              <w:divBdr>
                <w:top w:val="none" w:sz="0" w:space="0" w:color="auto"/>
                <w:left w:val="none" w:sz="0" w:space="0" w:color="auto"/>
                <w:bottom w:val="none" w:sz="0" w:space="0" w:color="auto"/>
                <w:right w:val="none" w:sz="0" w:space="0" w:color="auto"/>
              </w:divBdr>
            </w:div>
            <w:div w:id="700671074">
              <w:marLeft w:val="0"/>
              <w:marRight w:val="0"/>
              <w:marTop w:val="0"/>
              <w:marBottom w:val="0"/>
              <w:divBdr>
                <w:top w:val="none" w:sz="0" w:space="0" w:color="auto"/>
                <w:left w:val="none" w:sz="0" w:space="0" w:color="auto"/>
                <w:bottom w:val="none" w:sz="0" w:space="0" w:color="auto"/>
                <w:right w:val="none" w:sz="0" w:space="0" w:color="auto"/>
              </w:divBdr>
            </w:div>
            <w:div w:id="713425878">
              <w:marLeft w:val="0"/>
              <w:marRight w:val="0"/>
              <w:marTop w:val="0"/>
              <w:marBottom w:val="0"/>
              <w:divBdr>
                <w:top w:val="none" w:sz="0" w:space="0" w:color="auto"/>
                <w:left w:val="none" w:sz="0" w:space="0" w:color="auto"/>
                <w:bottom w:val="none" w:sz="0" w:space="0" w:color="auto"/>
                <w:right w:val="none" w:sz="0" w:space="0" w:color="auto"/>
              </w:divBdr>
            </w:div>
            <w:div w:id="714281220">
              <w:marLeft w:val="0"/>
              <w:marRight w:val="0"/>
              <w:marTop w:val="0"/>
              <w:marBottom w:val="0"/>
              <w:divBdr>
                <w:top w:val="none" w:sz="0" w:space="0" w:color="auto"/>
                <w:left w:val="none" w:sz="0" w:space="0" w:color="auto"/>
                <w:bottom w:val="none" w:sz="0" w:space="0" w:color="auto"/>
                <w:right w:val="none" w:sz="0" w:space="0" w:color="auto"/>
              </w:divBdr>
            </w:div>
            <w:div w:id="718095082">
              <w:marLeft w:val="0"/>
              <w:marRight w:val="0"/>
              <w:marTop w:val="0"/>
              <w:marBottom w:val="0"/>
              <w:divBdr>
                <w:top w:val="none" w:sz="0" w:space="0" w:color="auto"/>
                <w:left w:val="none" w:sz="0" w:space="0" w:color="auto"/>
                <w:bottom w:val="none" w:sz="0" w:space="0" w:color="auto"/>
                <w:right w:val="none" w:sz="0" w:space="0" w:color="auto"/>
              </w:divBdr>
            </w:div>
            <w:div w:id="730690628">
              <w:marLeft w:val="0"/>
              <w:marRight w:val="0"/>
              <w:marTop w:val="0"/>
              <w:marBottom w:val="0"/>
              <w:divBdr>
                <w:top w:val="none" w:sz="0" w:space="0" w:color="auto"/>
                <w:left w:val="none" w:sz="0" w:space="0" w:color="auto"/>
                <w:bottom w:val="none" w:sz="0" w:space="0" w:color="auto"/>
                <w:right w:val="none" w:sz="0" w:space="0" w:color="auto"/>
              </w:divBdr>
              <w:divsChild>
                <w:div w:id="12999388">
                  <w:marLeft w:val="0"/>
                  <w:marRight w:val="0"/>
                  <w:marTop w:val="0"/>
                  <w:marBottom w:val="0"/>
                  <w:divBdr>
                    <w:top w:val="none" w:sz="0" w:space="0" w:color="auto"/>
                    <w:left w:val="none" w:sz="0" w:space="0" w:color="auto"/>
                    <w:bottom w:val="none" w:sz="0" w:space="0" w:color="auto"/>
                    <w:right w:val="none" w:sz="0" w:space="0" w:color="auto"/>
                  </w:divBdr>
                </w:div>
                <w:div w:id="18314802">
                  <w:marLeft w:val="0"/>
                  <w:marRight w:val="0"/>
                  <w:marTop w:val="0"/>
                  <w:marBottom w:val="0"/>
                  <w:divBdr>
                    <w:top w:val="none" w:sz="0" w:space="0" w:color="auto"/>
                    <w:left w:val="none" w:sz="0" w:space="0" w:color="auto"/>
                    <w:bottom w:val="none" w:sz="0" w:space="0" w:color="auto"/>
                    <w:right w:val="none" w:sz="0" w:space="0" w:color="auto"/>
                  </w:divBdr>
                </w:div>
                <w:div w:id="20521262">
                  <w:marLeft w:val="0"/>
                  <w:marRight w:val="0"/>
                  <w:marTop w:val="0"/>
                  <w:marBottom w:val="0"/>
                  <w:divBdr>
                    <w:top w:val="none" w:sz="0" w:space="0" w:color="auto"/>
                    <w:left w:val="none" w:sz="0" w:space="0" w:color="auto"/>
                    <w:bottom w:val="none" w:sz="0" w:space="0" w:color="auto"/>
                    <w:right w:val="none" w:sz="0" w:space="0" w:color="auto"/>
                  </w:divBdr>
                </w:div>
                <w:div w:id="25183881">
                  <w:marLeft w:val="0"/>
                  <w:marRight w:val="0"/>
                  <w:marTop w:val="0"/>
                  <w:marBottom w:val="0"/>
                  <w:divBdr>
                    <w:top w:val="none" w:sz="0" w:space="0" w:color="auto"/>
                    <w:left w:val="none" w:sz="0" w:space="0" w:color="auto"/>
                    <w:bottom w:val="none" w:sz="0" w:space="0" w:color="auto"/>
                    <w:right w:val="none" w:sz="0" w:space="0" w:color="auto"/>
                  </w:divBdr>
                </w:div>
                <w:div w:id="28917518">
                  <w:marLeft w:val="0"/>
                  <w:marRight w:val="0"/>
                  <w:marTop w:val="0"/>
                  <w:marBottom w:val="0"/>
                  <w:divBdr>
                    <w:top w:val="none" w:sz="0" w:space="0" w:color="auto"/>
                    <w:left w:val="none" w:sz="0" w:space="0" w:color="auto"/>
                    <w:bottom w:val="none" w:sz="0" w:space="0" w:color="auto"/>
                    <w:right w:val="none" w:sz="0" w:space="0" w:color="auto"/>
                  </w:divBdr>
                </w:div>
                <w:div w:id="30886897">
                  <w:marLeft w:val="0"/>
                  <w:marRight w:val="0"/>
                  <w:marTop w:val="0"/>
                  <w:marBottom w:val="0"/>
                  <w:divBdr>
                    <w:top w:val="none" w:sz="0" w:space="0" w:color="auto"/>
                    <w:left w:val="none" w:sz="0" w:space="0" w:color="auto"/>
                    <w:bottom w:val="none" w:sz="0" w:space="0" w:color="auto"/>
                    <w:right w:val="none" w:sz="0" w:space="0" w:color="auto"/>
                  </w:divBdr>
                </w:div>
                <w:div w:id="33046973">
                  <w:marLeft w:val="0"/>
                  <w:marRight w:val="0"/>
                  <w:marTop w:val="0"/>
                  <w:marBottom w:val="0"/>
                  <w:divBdr>
                    <w:top w:val="none" w:sz="0" w:space="0" w:color="auto"/>
                    <w:left w:val="none" w:sz="0" w:space="0" w:color="auto"/>
                    <w:bottom w:val="none" w:sz="0" w:space="0" w:color="auto"/>
                    <w:right w:val="none" w:sz="0" w:space="0" w:color="auto"/>
                  </w:divBdr>
                </w:div>
                <w:div w:id="41831613">
                  <w:marLeft w:val="0"/>
                  <w:marRight w:val="0"/>
                  <w:marTop w:val="0"/>
                  <w:marBottom w:val="0"/>
                  <w:divBdr>
                    <w:top w:val="none" w:sz="0" w:space="0" w:color="auto"/>
                    <w:left w:val="none" w:sz="0" w:space="0" w:color="auto"/>
                    <w:bottom w:val="none" w:sz="0" w:space="0" w:color="auto"/>
                    <w:right w:val="none" w:sz="0" w:space="0" w:color="auto"/>
                  </w:divBdr>
                </w:div>
                <w:div w:id="53283899">
                  <w:marLeft w:val="0"/>
                  <w:marRight w:val="0"/>
                  <w:marTop w:val="0"/>
                  <w:marBottom w:val="0"/>
                  <w:divBdr>
                    <w:top w:val="none" w:sz="0" w:space="0" w:color="auto"/>
                    <w:left w:val="none" w:sz="0" w:space="0" w:color="auto"/>
                    <w:bottom w:val="none" w:sz="0" w:space="0" w:color="auto"/>
                    <w:right w:val="none" w:sz="0" w:space="0" w:color="auto"/>
                  </w:divBdr>
                </w:div>
                <w:div w:id="55785806">
                  <w:marLeft w:val="0"/>
                  <w:marRight w:val="0"/>
                  <w:marTop w:val="0"/>
                  <w:marBottom w:val="0"/>
                  <w:divBdr>
                    <w:top w:val="none" w:sz="0" w:space="0" w:color="auto"/>
                    <w:left w:val="none" w:sz="0" w:space="0" w:color="auto"/>
                    <w:bottom w:val="none" w:sz="0" w:space="0" w:color="auto"/>
                    <w:right w:val="none" w:sz="0" w:space="0" w:color="auto"/>
                  </w:divBdr>
                </w:div>
                <w:div w:id="66610414">
                  <w:marLeft w:val="0"/>
                  <w:marRight w:val="0"/>
                  <w:marTop w:val="0"/>
                  <w:marBottom w:val="0"/>
                  <w:divBdr>
                    <w:top w:val="none" w:sz="0" w:space="0" w:color="auto"/>
                    <w:left w:val="none" w:sz="0" w:space="0" w:color="auto"/>
                    <w:bottom w:val="none" w:sz="0" w:space="0" w:color="auto"/>
                    <w:right w:val="none" w:sz="0" w:space="0" w:color="auto"/>
                  </w:divBdr>
                </w:div>
                <w:div w:id="73206231">
                  <w:marLeft w:val="0"/>
                  <w:marRight w:val="0"/>
                  <w:marTop w:val="0"/>
                  <w:marBottom w:val="0"/>
                  <w:divBdr>
                    <w:top w:val="none" w:sz="0" w:space="0" w:color="auto"/>
                    <w:left w:val="none" w:sz="0" w:space="0" w:color="auto"/>
                    <w:bottom w:val="none" w:sz="0" w:space="0" w:color="auto"/>
                    <w:right w:val="none" w:sz="0" w:space="0" w:color="auto"/>
                  </w:divBdr>
                </w:div>
                <w:div w:id="78869932">
                  <w:marLeft w:val="0"/>
                  <w:marRight w:val="0"/>
                  <w:marTop w:val="0"/>
                  <w:marBottom w:val="0"/>
                  <w:divBdr>
                    <w:top w:val="none" w:sz="0" w:space="0" w:color="auto"/>
                    <w:left w:val="none" w:sz="0" w:space="0" w:color="auto"/>
                    <w:bottom w:val="none" w:sz="0" w:space="0" w:color="auto"/>
                    <w:right w:val="none" w:sz="0" w:space="0" w:color="auto"/>
                  </w:divBdr>
                </w:div>
                <w:div w:id="88628726">
                  <w:marLeft w:val="0"/>
                  <w:marRight w:val="0"/>
                  <w:marTop w:val="0"/>
                  <w:marBottom w:val="0"/>
                  <w:divBdr>
                    <w:top w:val="none" w:sz="0" w:space="0" w:color="auto"/>
                    <w:left w:val="none" w:sz="0" w:space="0" w:color="auto"/>
                    <w:bottom w:val="none" w:sz="0" w:space="0" w:color="auto"/>
                    <w:right w:val="none" w:sz="0" w:space="0" w:color="auto"/>
                  </w:divBdr>
                </w:div>
                <w:div w:id="93523142">
                  <w:marLeft w:val="0"/>
                  <w:marRight w:val="0"/>
                  <w:marTop w:val="0"/>
                  <w:marBottom w:val="0"/>
                  <w:divBdr>
                    <w:top w:val="none" w:sz="0" w:space="0" w:color="auto"/>
                    <w:left w:val="none" w:sz="0" w:space="0" w:color="auto"/>
                    <w:bottom w:val="none" w:sz="0" w:space="0" w:color="auto"/>
                    <w:right w:val="none" w:sz="0" w:space="0" w:color="auto"/>
                  </w:divBdr>
                </w:div>
                <w:div w:id="99759462">
                  <w:marLeft w:val="0"/>
                  <w:marRight w:val="0"/>
                  <w:marTop w:val="0"/>
                  <w:marBottom w:val="0"/>
                  <w:divBdr>
                    <w:top w:val="none" w:sz="0" w:space="0" w:color="auto"/>
                    <w:left w:val="none" w:sz="0" w:space="0" w:color="auto"/>
                    <w:bottom w:val="none" w:sz="0" w:space="0" w:color="auto"/>
                    <w:right w:val="none" w:sz="0" w:space="0" w:color="auto"/>
                  </w:divBdr>
                </w:div>
                <w:div w:id="104623468">
                  <w:marLeft w:val="0"/>
                  <w:marRight w:val="0"/>
                  <w:marTop w:val="0"/>
                  <w:marBottom w:val="0"/>
                  <w:divBdr>
                    <w:top w:val="none" w:sz="0" w:space="0" w:color="auto"/>
                    <w:left w:val="none" w:sz="0" w:space="0" w:color="auto"/>
                    <w:bottom w:val="none" w:sz="0" w:space="0" w:color="auto"/>
                    <w:right w:val="none" w:sz="0" w:space="0" w:color="auto"/>
                  </w:divBdr>
                </w:div>
                <w:div w:id="110711143">
                  <w:marLeft w:val="0"/>
                  <w:marRight w:val="0"/>
                  <w:marTop w:val="0"/>
                  <w:marBottom w:val="0"/>
                  <w:divBdr>
                    <w:top w:val="none" w:sz="0" w:space="0" w:color="auto"/>
                    <w:left w:val="none" w:sz="0" w:space="0" w:color="auto"/>
                    <w:bottom w:val="none" w:sz="0" w:space="0" w:color="auto"/>
                    <w:right w:val="none" w:sz="0" w:space="0" w:color="auto"/>
                  </w:divBdr>
                </w:div>
                <w:div w:id="122429565">
                  <w:marLeft w:val="0"/>
                  <w:marRight w:val="0"/>
                  <w:marTop w:val="0"/>
                  <w:marBottom w:val="0"/>
                  <w:divBdr>
                    <w:top w:val="none" w:sz="0" w:space="0" w:color="auto"/>
                    <w:left w:val="none" w:sz="0" w:space="0" w:color="auto"/>
                    <w:bottom w:val="none" w:sz="0" w:space="0" w:color="auto"/>
                    <w:right w:val="none" w:sz="0" w:space="0" w:color="auto"/>
                  </w:divBdr>
                </w:div>
                <w:div w:id="123352263">
                  <w:marLeft w:val="0"/>
                  <w:marRight w:val="0"/>
                  <w:marTop w:val="0"/>
                  <w:marBottom w:val="0"/>
                  <w:divBdr>
                    <w:top w:val="none" w:sz="0" w:space="0" w:color="auto"/>
                    <w:left w:val="none" w:sz="0" w:space="0" w:color="auto"/>
                    <w:bottom w:val="none" w:sz="0" w:space="0" w:color="auto"/>
                    <w:right w:val="none" w:sz="0" w:space="0" w:color="auto"/>
                  </w:divBdr>
                </w:div>
                <w:div w:id="124127452">
                  <w:marLeft w:val="0"/>
                  <w:marRight w:val="0"/>
                  <w:marTop w:val="0"/>
                  <w:marBottom w:val="0"/>
                  <w:divBdr>
                    <w:top w:val="none" w:sz="0" w:space="0" w:color="auto"/>
                    <w:left w:val="none" w:sz="0" w:space="0" w:color="auto"/>
                    <w:bottom w:val="none" w:sz="0" w:space="0" w:color="auto"/>
                    <w:right w:val="none" w:sz="0" w:space="0" w:color="auto"/>
                  </w:divBdr>
                </w:div>
                <w:div w:id="139277263">
                  <w:marLeft w:val="0"/>
                  <w:marRight w:val="0"/>
                  <w:marTop w:val="0"/>
                  <w:marBottom w:val="0"/>
                  <w:divBdr>
                    <w:top w:val="none" w:sz="0" w:space="0" w:color="auto"/>
                    <w:left w:val="none" w:sz="0" w:space="0" w:color="auto"/>
                    <w:bottom w:val="none" w:sz="0" w:space="0" w:color="auto"/>
                    <w:right w:val="none" w:sz="0" w:space="0" w:color="auto"/>
                  </w:divBdr>
                </w:div>
                <w:div w:id="151414371">
                  <w:marLeft w:val="0"/>
                  <w:marRight w:val="0"/>
                  <w:marTop w:val="0"/>
                  <w:marBottom w:val="0"/>
                  <w:divBdr>
                    <w:top w:val="none" w:sz="0" w:space="0" w:color="auto"/>
                    <w:left w:val="none" w:sz="0" w:space="0" w:color="auto"/>
                    <w:bottom w:val="none" w:sz="0" w:space="0" w:color="auto"/>
                    <w:right w:val="none" w:sz="0" w:space="0" w:color="auto"/>
                  </w:divBdr>
                </w:div>
                <w:div w:id="152261603">
                  <w:marLeft w:val="0"/>
                  <w:marRight w:val="0"/>
                  <w:marTop w:val="0"/>
                  <w:marBottom w:val="0"/>
                  <w:divBdr>
                    <w:top w:val="none" w:sz="0" w:space="0" w:color="auto"/>
                    <w:left w:val="none" w:sz="0" w:space="0" w:color="auto"/>
                    <w:bottom w:val="none" w:sz="0" w:space="0" w:color="auto"/>
                    <w:right w:val="none" w:sz="0" w:space="0" w:color="auto"/>
                  </w:divBdr>
                </w:div>
                <w:div w:id="159464614">
                  <w:marLeft w:val="0"/>
                  <w:marRight w:val="0"/>
                  <w:marTop w:val="0"/>
                  <w:marBottom w:val="0"/>
                  <w:divBdr>
                    <w:top w:val="none" w:sz="0" w:space="0" w:color="auto"/>
                    <w:left w:val="none" w:sz="0" w:space="0" w:color="auto"/>
                    <w:bottom w:val="none" w:sz="0" w:space="0" w:color="auto"/>
                    <w:right w:val="none" w:sz="0" w:space="0" w:color="auto"/>
                  </w:divBdr>
                </w:div>
                <w:div w:id="165291688">
                  <w:marLeft w:val="0"/>
                  <w:marRight w:val="0"/>
                  <w:marTop w:val="0"/>
                  <w:marBottom w:val="0"/>
                  <w:divBdr>
                    <w:top w:val="none" w:sz="0" w:space="0" w:color="auto"/>
                    <w:left w:val="none" w:sz="0" w:space="0" w:color="auto"/>
                    <w:bottom w:val="none" w:sz="0" w:space="0" w:color="auto"/>
                    <w:right w:val="none" w:sz="0" w:space="0" w:color="auto"/>
                  </w:divBdr>
                </w:div>
                <w:div w:id="207306094">
                  <w:marLeft w:val="0"/>
                  <w:marRight w:val="0"/>
                  <w:marTop w:val="0"/>
                  <w:marBottom w:val="0"/>
                  <w:divBdr>
                    <w:top w:val="none" w:sz="0" w:space="0" w:color="auto"/>
                    <w:left w:val="none" w:sz="0" w:space="0" w:color="auto"/>
                    <w:bottom w:val="none" w:sz="0" w:space="0" w:color="auto"/>
                    <w:right w:val="none" w:sz="0" w:space="0" w:color="auto"/>
                  </w:divBdr>
                </w:div>
                <w:div w:id="207497680">
                  <w:marLeft w:val="0"/>
                  <w:marRight w:val="0"/>
                  <w:marTop w:val="0"/>
                  <w:marBottom w:val="0"/>
                  <w:divBdr>
                    <w:top w:val="none" w:sz="0" w:space="0" w:color="auto"/>
                    <w:left w:val="none" w:sz="0" w:space="0" w:color="auto"/>
                    <w:bottom w:val="none" w:sz="0" w:space="0" w:color="auto"/>
                    <w:right w:val="none" w:sz="0" w:space="0" w:color="auto"/>
                  </w:divBdr>
                </w:div>
                <w:div w:id="209222196">
                  <w:marLeft w:val="0"/>
                  <w:marRight w:val="0"/>
                  <w:marTop w:val="0"/>
                  <w:marBottom w:val="0"/>
                  <w:divBdr>
                    <w:top w:val="none" w:sz="0" w:space="0" w:color="auto"/>
                    <w:left w:val="none" w:sz="0" w:space="0" w:color="auto"/>
                    <w:bottom w:val="none" w:sz="0" w:space="0" w:color="auto"/>
                    <w:right w:val="none" w:sz="0" w:space="0" w:color="auto"/>
                  </w:divBdr>
                </w:div>
                <w:div w:id="218172419">
                  <w:marLeft w:val="0"/>
                  <w:marRight w:val="0"/>
                  <w:marTop w:val="0"/>
                  <w:marBottom w:val="0"/>
                  <w:divBdr>
                    <w:top w:val="none" w:sz="0" w:space="0" w:color="auto"/>
                    <w:left w:val="none" w:sz="0" w:space="0" w:color="auto"/>
                    <w:bottom w:val="none" w:sz="0" w:space="0" w:color="auto"/>
                    <w:right w:val="none" w:sz="0" w:space="0" w:color="auto"/>
                  </w:divBdr>
                </w:div>
                <w:div w:id="220749605">
                  <w:marLeft w:val="0"/>
                  <w:marRight w:val="0"/>
                  <w:marTop w:val="0"/>
                  <w:marBottom w:val="0"/>
                  <w:divBdr>
                    <w:top w:val="none" w:sz="0" w:space="0" w:color="auto"/>
                    <w:left w:val="none" w:sz="0" w:space="0" w:color="auto"/>
                    <w:bottom w:val="none" w:sz="0" w:space="0" w:color="auto"/>
                    <w:right w:val="none" w:sz="0" w:space="0" w:color="auto"/>
                  </w:divBdr>
                </w:div>
                <w:div w:id="222184704">
                  <w:marLeft w:val="0"/>
                  <w:marRight w:val="0"/>
                  <w:marTop w:val="0"/>
                  <w:marBottom w:val="0"/>
                  <w:divBdr>
                    <w:top w:val="none" w:sz="0" w:space="0" w:color="auto"/>
                    <w:left w:val="none" w:sz="0" w:space="0" w:color="auto"/>
                    <w:bottom w:val="none" w:sz="0" w:space="0" w:color="auto"/>
                    <w:right w:val="none" w:sz="0" w:space="0" w:color="auto"/>
                  </w:divBdr>
                </w:div>
                <w:div w:id="223178118">
                  <w:marLeft w:val="0"/>
                  <w:marRight w:val="0"/>
                  <w:marTop w:val="0"/>
                  <w:marBottom w:val="0"/>
                  <w:divBdr>
                    <w:top w:val="none" w:sz="0" w:space="0" w:color="auto"/>
                    <w:left w:val="none" w:sz="0" w:space="0" w:color="auto"/>
                    <w:bottom w:val="none" w:sz="0" w:space="0" w:color="auto"/>
                    <w:right w:val="none" w:sz="0" w:space="0" w:color="auto"/>
                  </w:divBdr>
                </w:div>
                <w:div w:id="224488851">
                  <w:marLeft w:val="0"/>
                  <w:marRight w:val="0"/>
                  <w:marTop w:val="0"/>
                  <w:marBottom w:val="0"/>
                  <w:divBdr>
                    <w:top w:val="none" w:sz="0" w:space="0" w:color="auto"/>
                    <w:left w:val="none" w:sz="0" w:space="0" w:color="auto"/>
                    <w:bottom w:val="none" w:sz="0" w:space="0" w:color="auto"/>
                    <w:right w:val="none" w:sz="0" w:space="0" w:color="auto"/>
                  </w:divBdr>
                </w:div>
                <w:div w:id="224731014">
                  <w:marLeft w:val="0"/>
                  <w:marRight w:val="0"/>
                  <w:marTop w:val="0"/>
                  <w:marBottom w:val="0"/>
                  <w:divBdr>
                    <w:top w:val="none" w:sz="0" w:space="0" w:color="auto"/>
                    <w:left w:val="none" w:sz="0" w:space="0" w:color="auto"/>
                    <w:bottom w:val="none" w:sz="0" w:space="0" w:color="auto"/>
                    <w:right w:val="none" w:sz="0" w:space="0" w:color="auto"/>
                  </w:divBdr>
                </w:div>
                <w:div w:id="225575173">
                  <w:marLeft w:val="0"/>
                  <w:marRight w:val="0"/>
                  <w:marTop w:val="0"/>
                  <w:marBottom w:val="0"/>
                  <w:divBdr>
                    <w:top w:val="none" w:sz="0" w:space="0" w:color="auto"/>
                    <w:left w:val="none" w:sz="0" w:space="0" w:color="auto"/>
                    <w:bottom w:val="none" w:sz="0" w:space="0" w:color="auto"/>
                    <w:right w:val="none" w:sz="0" w:space="0" w:color="auto"/>
                  </w:divBdr>
                </w:div>
                <w:div w:id="226569813">
                  <w:marLeft w:val="0"/>
                  <w:marRight w:val="0"/>
                  <w:marTop w:val="0"/>
                  <w:marBottom w:val="0"/>
                  <w:divBdr>
                    <w:top w:val="none" w:sz="0" w:space="0" w:color="auto"/>
                    <w:left w:val="none" w:sz="0" w:space="0" w:color="auto"/>
                    <w:bottom w:val="none" w:sz="0" w:space="0" w:color="auto"/>
                    <w:right w:val="none" w:sz="0" w:space="0" w:color="auto"/>
                  </w:divBdr>
                </w:div>
                <w:div w:id="232587365">
                  <w:marLeft w:val="0"/>
                  <w:marRight w:val="0"/>
                  <w:marTop w:val="0"/>
                  <w:marBottom w:val="0"/>
                  <w:divBdr>
                    <w:top w:val="none" w:sz="0" w:space="0" w:color="auto"/>
                    <w:left w:val="none" w:sz="0" w:space="0" w:color="auto"/>
                    <w:bottom w:val="none" w:sz="0" w:space="0" w:color="auto"/>
                    <w:right w:val="none" w:sz="0" w:space="0" w:color="auto"/>
                  </w:divBdr>
                </w:div>
                <w:div w:id="233005066">
                  <w:marLeft w:val="0"/>
                  <w:marRight w:val="0"/>
                  <w:marTop w:val="0"/>
                  <w:marBottom w:val="0"/>
                  <w:divBdr>
                    <w:top w:val="none" w:sz="0" w:space="0" w:color="auto"/>
                    <w:left w:val="none" w:sz="0" w:space="0" w:color="auto"/>
                    <w:bottom w:val="none" w:sz="0" w:space="0" w:color="auto"/>
                    <w:right w:val="none" w:sz="0" w:space="0" w:color="auto"/>
                  </w:divBdr>
                </w:div>
                <w:div w:id="235166782">
                  <w:marLeft w:val="0"/>
                  <w:marRight w:val="0"/>
                  <w:marTop w:val="0"/>
                  <w:marBottom w:val="0"/>
                  <w:divBdr>
                    <w:top w:val="none" w:sz="0" w:space="0" w:color="auto"/>
                    <w:left w:val="none" w:sz="0" w:space="0" w:color="auto"/>
                    <w:bottom w:val="none" w:sz="0" w:space="0" w:color="auto"/>
                    <w:right w:val="none" w:sz="0" w:space="0" w:color="auto"/>
                  </w:divBdr>
                </w:div>
                <w:div w:id="242838940">
                  <w:marLeft w:val="0"/>
                  <w:marRight w:val="0"/>
                  <w:marTop w:val="0"/>
                  <w:marBottom w:val="0"/>
                  <w:divBdr>
                    <w:top w:val="none" w:sz="0" w:space="0" w:color="auto"/>
                    <w:left w:val="none" w:sz="0" w:space="0" w:color="auto"/>
                    <w:bottom w:val="none" w:sz="0" w:space="0" w:color="auto"/>
                    <w:right w:val="none" w:sz="0" w:space="0" w:color="auto"/>
                  </w:divBdr>
                </w:div>
                <w:div w:id="243492315">
                  <w:marLeft w:val="0"/>
                  <w:marRight w:val="0"/>
                  <w:marTop w:val="0"/>
                  <w:marBottom w:val="0"/>
                  <w:divBdr>
                    <w:top w:val="none" w:sz="0" w:space="0" w:color="auto"/>
                    <w:left w:val="none" w:sz="0" w:space="0" w:color="auto"/>
                    <w:bottom w:val="none" w:sz="0" w:space="0" w:color="auto"/>
                    <w:right w:val="none" w:sz="0" w:space="0" w:color="auto"/>
                  </w:divBdr>
                </w:div>
                <w:div w:id="244002661">
                  <w:marLeft w:val="0"/>
                  <w:marRight w:val="0"/>
                  <w:marTop w:val="0"/>
                  <w:marBottom w:val="0"/>
                  <w:divBdr>
                    <w:top w:val="none" w:sz="0" w:space="0" w:color="auto"/>
                    <w:left w:val="none" w:sz="0" w:space="0" w:color="auto"/>
                    <w:bottom w:val="none" w:sz="0" w:space="0" w:color="auto"/>
                    <w:right w:val="none" w:sz="0" w:space="0" w:color="auto"/>
                  </w:divBdr>
                </w:div>
                <w:div w:id="251086856">
                  <w:marLeft w:val="0"/>
                  <w:marRight w:val="0"/>
                  <w:marTop w:val="0"/>
                  <w:marBottom w:val="0"/>
                  <w:divBdr>
                    <w:top w:val="none" w:sz="0" w:space="0" w:color="auto"/>
                    <w:left w:val="none" w:sz="0" w:space="0" w:color="auto"/>
                    <w:bottom w:val="none" w:sz="0" w:space="0" w:color="auto"/>
                    <w:right w:val="none" w:sz="0" w:space="0" w:color="auto"/>
                  </w:divBdr>
                </w:div>
                <w:div w:id="254553875">
                  <w:marLeft w:val="0"/>
                  <w:marRight w:val="0"/>
                  <w:marTop w:val="0"/>
                  <w:marBottom w:val="0"/>
                  <w:divBdr>
                    <w:top w:val="none" w:sz="0" w:space="0" w:color="auto"/>
                    <w:left w:val="none" w:sz="0" w:space="0" w:color="auto"/>
                    <w:bottom w:val="none" w:sz="0" w:space="0" w:color="auto"/>
                    <w:right w:val="none" w:sz="0" w:space="0" w:color="auto"/>
                  </w:divBdr>
                </w:div>
                <w:div w:id="261883302">
                  <w:marLeft w:val="0"/>
                  <w:marRight w:val="0"/>
                  <w:marTop w:val="0"/>
                  <w:marBottom w:val="0"/>
                  <w:divBdr>
                    <w:top w:val="none" w:sz="0" w:space="0" w:color="auto"/>
                    <w:left w:val="none" w:sz="0" w:space="0" w:color="auto"/>
                    <w:bottom w:val="none" w:sz="0" w:space="0" w:color="auto"/>
                    <w:right w:val="none" w:sz="0" w:space="0" w:color="auto"/>
                  </w:divBdr>
                </w:div>
                <w:div w:id="270018596">
                  <w:marLeft w:val="0"/>
                  <w:marRight w:val="0"/>
                  <w:marTop w:val="0"/>
                  <w:marBottom w:val="0"/>
                  <w:divBdr>
                    <w:top w:val="none" w:sz="0" w:space="0" w:color="auto"/>
                    <w:left w:val="none" w:sz="0" w:space="0" w:color="auto"/>
                    <w:bottom w:val="none" w:sz="0" w:space="0" w:color="auto"/>
                    <w:right w:val="none" w:sz="0" w:space="0" w:color="auto"/>
                  </w:divBdr>
                </w:div>
                <w:div w:id="272828074">
                  <w:marLeft w:val="0"/>
                  <w:marRight w:val="0"/>
                  <w:marTop w:val="0"/>
                  <w:marBottom w:val="0"/>
                  <w:divBdr>
                    <w:top w:val="none" w:sz="0" w:space="0" w:color="auto"/>
                    <w:left w:val="none" w:sz="0" w:space="0" w:color="auto"/>
                    <w:bottom w:val="none" w:sz="0" w:space="0" w:color="auto"/>
                    <w:right w:val="none" w:sz="0" w:space="0" w:color="auto"/>
                  </w:divBdr>
                </w:div>
                <w:div w:id="274556727">
                  <w:marLeft w:val="0"/>
                  <w:marRight w:val="0"/>
                  <w:marTop w:val="0"/>
                  <w:marBottom w:val="0"/>
                  <w:divBdr>
                    <w:top w:val="none" w:sz="0" w:space="0" w:color="auto"/>
                    <w:left w:val="none" w:sz="0" w:space="0" w:color="auto"/>
                    <w:bottom w:val="none" w:sz="0" w:space="0" w:color="auto"/>
                    <w:right w:val="none" w:sz="0" w:space="0" w:color="auto"/>
                  </w:divBdr>
                </w:div>
                <w:div w:id="278149231">
                  <w:marLeft w:val="0"/>
                  <w:marRight w:val="0"/>
                  <w:marTop w:val="0"/>
                  <w:marBottom w:val="0"/>
                  <w:divBdr>
                    <w:top w:val="none" w:sz="0" w:space="0" w:color="auto"/>
                    <w:left w:val="none" w:sz="0" w:space="0" w:color="auto"/>
                    <w:bottom w:val="none" w:sz="0" w:space="0" w:color="auto"/>
                    <w:right w:val="none" w:sz="0" w:space="0" w:color="auto"/>
                  </w:divBdr>
                </w:div>
                <w:div w:id="279147467">
                  <w:marLeft w:val="0"/>
                  <w:marRight w:val="0"/>
                  <w:marTop w:val="0"/>
                  <w:marBottom w:val="0"/>
                  <w:divBdr>
                    <w:top w:val="none" w:sz="0" w:space="0" w:color="auto"/>
                    <w:left w:val="none" w:sz="0" w:space="0" w:color="auto"/>
                    <w:bottom w:val="none" w:sz="0" w:space="0" w:color="auto"/>
                    <w:right w:val="none" w:sz="0" w:space="0" w:color="auto"/>
                  </w:divBdr>
                </w:div>
                <w:div w:id="293565606">
                  <w:marLeft w:val="0"/>
                  <w:marRight w:val="0"/>
                  <w:marTop w:val="0"/>
                  <w:marBottom w:val="0"/>
                  <w:divBdr>
                    <w:top w:val="none" w:sz="0" w:space="0" w:color="auto"/>
                    <w:left w:val="none" w:sz="0" w:space="0" w:color="auto"/>
                    <w:bottom w:val="none" w:sz="0" w:space="0" w:color="auto"/>
                    <w:right w:val="none" w:sz="0" w:space="0" w:color="auto"/>
                  </w:divBdr>
                </w:div>
                <w:div w:id="296299038">
                  <w:marLeft w:val="0"/>
                  <w:marRight w:val="0"/>
                  <w:marTop w:val="0"/>
                  <w:marBottom w:val="0"/>
                  <w:divBdr>
                    <w:top w:val="none" w:sz="0" w:space="0" w:color="auto"/>
                    <w:left w:val="none" w:sz="0" w:space="0" w:color="auto"/>
                    <w:bottom w:val="none" w:sz="0" w:space="0" w:color="auto"/>
                    <w:right w:val="none" w:sz="0" w:space="0" w:color="auto"/>
                  </w:divBdr>
                </w:div>
                <w:div w:id="297954052">
                  <w:marLeft w:val="0"/>
                  <w:marRight w:val="0"/>
                  <w:marTop w:val="0"/>
                  <w:marBottom w:val="0"/>
                  <w:divBdr>
                    <w:top w:val="none" w:sz="0" w:space="0" w:color="auto"/>
                    <w:left w:val="none" w:sz="0" w:space="0" w:color="auto"/>
                    <w:bottom w:val="none" w:sz="0" w:space="0" w:color="auto"/>
                    <w:right w:val="none" w:sz="0" w:space="0" w:color="auto"/>
                  </w:divBdr>
                </w:div>
                <w:div w:id="299842102">
                  <w:marLeft w:val="0"/>
                  <w:marRight w:val="0"/>
                  <w:marTop w:val="0"/>
                  <w:marBottom w:val="0"/>
                  <w:divBdr>
                    <w:top w:val="none" w:sz="0" w:space="0" w:color="auto"/>
                    <w:left w:val="none" w:sz="0" w:space="0" w:color="auto"/>
                    <w:bottom w:val="none" w:sz="0" w:space="0" w:color="auto"/>
                    <w:right w:val="none" w:sz="0" w:space="0" w:color="auto"/>
                  </w:divBdr>
                </w:div>
                <w:div w:id="303896922">
                  <w:marLeft w:val="0"/>
                  <w:marRight w:val="0"/>
                  <w:marTop w:val="0"/>
                  <w:marBottom w:val="0"/>
                  <w:divBdr>
                    <w:top w:val="none" w:sz="0" w:space="0" w:color="auto"/>
                    <w:left w:val="none" w:sz="0" w:space="0" w:color="auto"/>
                    <w:bottom w:val="none" w:sz="0" w:space="0" w:color="auto"/>
                    <w:right w:val="none" w:sz="0" w:space="0" w:color="auto"/>
                  </w:divBdr>
                </w:div>
                <w:div w:id="308747945">
                  <w:marLeft w:val="0"/>
                  <w:marRight w:val="0"/>
                  <w:marTop w:val="0"/>
                  <w:marBottom w:val="0"/>
                  <w:divBdr>
                    <w:top w:val="none" w:sz="0" w:space="0" w:color="auto"/>
                    <w:left w:val="none" w:sz="0" w:space="0" w:color="auto"/>
                    <w:bottom w:val="none" w:sz="0" w:space="0" w:color="auto"/>
                    <w:right w:val="none" w:sz="0" w:space="0" w:color="auto"/>
                  </w:divBdr>
                </w:div>
                <w:div w:id="311561525">
                  <w:marLeft w:val="0"/>
                  <w:marRight w:val="0"/>
                  <w:marTop w:val="0"/>
                  <w:marBottom w:val="0"/>
                  <w:divBdr>
                    <w:top w:val="none" w:sz="0" w:space="0" w:color="auto"/>
                    <w:left w:val="none" w:sz="0" w:space="0" w:color="auto"/>
                    <w:bottom w:val="none" w:sz="0" w:space="0" w:color="auto"/>
                    <w:right w:val="none" w:sz="0" w:space="0" w:color="auto"/>
                  </w:divBdr>
                </w:div>
                <w:div w:id="312948700">
                  <w:marLeft w:val="0"/>
                  <w:marRight w:val="0"/>
                  <w:marTop w:val="0"/>
                  <w:marBottom w:val="0"/>
                  <w:divBdr>
                    <w:top w:val="none" w:sz="0" w:space="0" w:color="auto"/>
                    <w:left w:val="none" w:sz="0" w:space="0" w:color="auto"/>
                    <w:bottom w:val="none" w:sz="0" w:space="0" w:color="auto"/>
                    <w:right w:val="none" w:sz="0" w:space="0" w:color="auto"/>
                  </w:divBdr>
                </w:div>
                <w:div w:id="316501117">
                  <w:marLeft w:val="0"/>
                  <w:marRight w:val="0"/>
                  <w:marTop w:val="0"/>
                  <w:marBottom w:val="0"/>
                  <w:divBdr>
                    <w:top w:val="none" w:sz="0" w:space="0" w:color="auto"/>
                    <w:left w:val="none" w:sz="0" w:space="0" w:color="auto"/>
                    <w:bottom w:val="none" w:sz="0" w:space="0" w:color="auto"/>
                    <w:right w:val="none" w:sz="0" w:space="0" w:color="auto"/>
                  </w:divBdr>
                </w:div>
                <w:div w:id="322049190">
                  <w:marLeft w:val="0"/>
                  <w:marRight w:val="0"/>
                  <w:marTop w:val="0"/>
                  <w:marBottom w:val="0"/>
                  <w:divBdr>
                    <w:top w:val="none" w:sz="0" w:space="0" w:color="auto"/>
                    <w:left w:val="none" w:sz="0" w:space="0" w:color="auto"/>
                    <w:bottom w:val="none" w:sz="0" w:space="0" w:color="auto"/>
                    <w:right w:val="none" w:sz="0" w:space="0" w:color="auto"/>
                  </w:divBdr>
                </w:div>
                <w:div w:id="325673648">
                  <w:marLeft w:val="0"/>
                  <w:marRight w:val="0"/>
                  <w:marTop w:val="0"/>
                  <w:marBottom w:val="0"/>
                  <w:divBdr>
                    <w:top w:val="none" w:sz="0" w:space="0" w:color="auto"/>
                    <w:left w:val="none" w:sz="0" w:space="0" w:color="auto"/>
                    <w:bottom w:val="none" w:sz="0" w:space="0" w:color="auto"/>
                    <w:right w:val="none" w:sz="0" w:space="0" w:color="auto"/>
                  </w:divBdr>
                </w:div>
                <w:div w:id="328410672">
                  <w:marLeft w:val="0"/>
                  <w:marRight w:val="0"/>
                  <w:marTop w:val="0"/>
                  <w:marBottom w:val="0"/>
                  <w:divBdr>
                    <w:top w:val="none" w:sz="0" w:space="0" w:color="auto"/>
                    <w:left w:val="none" w:sz="0" w:space="0" w:color="auto"/>
                    <w:bottom w:val="none" w:sz="0" w:space="0" w:color="auto"/>
                    <w:right w:val="none" w:sz="0" w:space="0" w:color="auto"/>
                  </w:divBdr>
                </w:div>
                <w:div w:id="329911184">
                  <w:marLeft w:val="0"/>
                  <w:marRight w:val="0"/>
                  <w:marTop w:val="0"/>
                  <w:marBottom w:val="0"/>
                  <w:divBdr>
                    <w:top w:val="none" w:sz="0" w:space="0" w:color="auto"/>
                    <w:left w:val="none" w:sz="0" w:space="0" w:color="auto"/>
                    <w:bottom w:val="none" w:sz="0" w:space="0" w:color="auto"/>
                    <w:right w:val="none" w:sz="0" w:space="0" w:color="auto"/>
                  </w:divBdr>
                </w:div>
                <w:div w:id="329914416">
                  <w:marLeft w:val="0"/>
                  <w:marRight w:val="0"/>
                  <w:marTop w:val="0"/>
                  <w:marBottom w:val="0"/>
                  <w:divBdr>
                    <w:top w:val="none" w:sz="0" w:space="0" w:color="auto"/>
                    <w:left w:val="none" w:sz="0" w:space="0" w:color="auto"/>
                    <w:bottom w:val="none" w:sz="0" w:space="0" w:color="auto"/>
                    <w:right w:val="none" w:sz="0" w:space="0" w:color="auto"/>
                  </w:divBdr>
                </w:div>
                <w:div w:id="331840198">
                  <w:marLeft w:val="0"/>
                  <w:marRight w:val="0"/>
                  <w:marTop w:val="0"/>
                  <w:marBottom w:val="0"/>
                  <w:divBdr>
                    <w:top w:val="none" w:sz="0" w:space="0" w:color="auto"/>
                    <w:left w:val="none" w:sz="0" w:space="0" w:color="auto"/>
                    <w:bottom w:val="none" w:sz="0" w:space="0" w:color="auto"/>
                    <w:right w:val="none" w:sz="0" w:space="0" w:color="auto"/>
                  </w:divBdr>
                </w:div>
                <w:div w:id="334766602">
                  <w:marLeft w:val="0"/>
                  <w:marRight w:val="0"/>
                  <w:marTop w:val="0"/>
                  <w:marBottom w:val="0"/>
                  <w:divBdr>
                    <w:top w:val="none" w:sz="0" w:space="0" w:color="auto"/>
                    <w:left w:val="none" w:sz="0" w:space="0" w:color="auto"/>
                    <w:bottom w:val="none" w:sz="0" w:space="0" w:color="auto"/>
                    <w:right w:val="none" w:sz="0" w:space="0" w:color="auto"/>
                  </w:divBdr>
                </w:div>
                <w:div w:id="339357023">
                  <w:marLeft w:val="0"/>
                  <w:marRight w:val="0"/>
                  <w:marTop w:val="0"/>
                  <w:marBottom w:val="0"/>
                  <w:divBdr>
                    <w:top w:val="none" w:sz="0" w:space="0" w:color="auto"/>
                    <w:left w:val="none" w:sz="0" w:space="0" w:color="auto"/>
                    <w:bottom w:val="none" w:sz="0" w:space="0" w:color="auto"/>
                    <w:right w:val="none" w:sz="0" w:space="0" w:color="auto"/>
                  </w:divBdr>
                </w:div>
                <w:div w:id="340207321">
                  <w:marLeft w:val="0"/>
                  <w:marRight w:val="0"/>
                  <w:marTop w:val="0"/>
                  <w:marBottom w:val="0"/>
                  <w:divBdr>
                    <w:top w:val="none" w:sz="0" w:space="0" w:color="auto"/>
                    <w:left w:val="none" w:sz="0" w:space="0" w:color="auto"/>
                    <w:bottom w:val="none" w:sz="0" w:space="0" w:color="auto"/>
                    <w:right w:val="none" w:sz="0" w:space="0" w:color="auto"/>
                  </w:divBdr>
                </w:div>
                <w:div w:id="342049656">
                  <w:marLeft w:val="0"/>
                  <w:marRight w:val="0"/>
                  <w:marTop w:val="0"/>
                  <w:marBottom w:val="0"/>
                  <w:divBdr>
                    <w:top w:val="none" w:sz="0" w:space="0" w:color="auto"/>
                    <w:left w:val="none" w:sz="0" w:space="0" w:color="auto"/>
                    <w:bottom w:val="none" w:sz="0" w:space="0" w:color="auto"/>
                    <w:right w:val="none" w:sz="0" w:space="0" w:color="auto"/>
                  </w:divBdr>
                </w:div>
                <w:div w:id="342827825">
                  <w:marLeft w:val="0"/>
                  <w:marRight w:val="0"/>
                  <w:marTop w:val="0"/>
                  <w:marBottom w:val="0"/>
                  <w:divBdr>
                    <w:top w:val="none" w:sz="0" w:space="0" w:color="auto"/>
                    <w:left w:val="none" w:sz="0" w:space="0" w:color="auto"/>
                    <w:bottom w:val="none" w:sz="0" w:space="0" w:color="auto"/>
                    <w:right w:val="none" w:sz="0" w:space="0" w:color="auto"/>
                  </w:divBdr>
                </w:div>
                <w:div w:id="350843261">
                  <w:marLeft w:val="0"/>
                  <w:marRight w:val="0"/>
                  <w:marTop w:val="0"/>
                  <w:marBottom w:val="0"/>
                  <w:divBdr>
                    <w:top w:val="none" w:sz="0" w:space="0" w:color="auto"/>
                    <w:left w:val="none" w:sz="0" w:space="0" w:color="auto"/>
                    <w:bottom w:val="none" w:sz="0" w:space="0" w:color="auto"/>
                    <w:right w:val="none" w:sz="0" w:space="0" w:color="auto"/>
                  </w:divBdr>
                </w:div>
                <w:div w:id="351302441">
                  <w:marLeft w:val="0"/>
                  <w:marRight w:val="0"/>
                  <w:marTop w:val="0"/>
                  <w:marBottom w:val="0"/>
                  <w:divBdr>
                    <w:top w:val="none" w:sz="0" w:space="0" w:color="auto"/>
                    <w:left w:val="none" w:sz="0" w:space="0" w:color="auto"/>
                    <w:bottom w:val="none" w:sz="0" w:space="0" w:color="auto"/>
                    <w:right w:val="none" w:sz="0" w:space="0" w:color="auto"/>
                  </w:divBdr>
                </w:div>
                <w:div w:id="358899905">
                  <w:marLeft w:val="0"/>
                  <w:marRight w:val="0"/>
                  <w:marTop w:val="0"/>
                  <w:marBottom w:val="0"/>
                  <w:divBdr>
                    <w:top w:val="none" w:sz="0" w:space="0" w:color="auto"/>
                    <w:left w:val="none" w:sz="0" w:space="0" w:color="auto"/>
                    <w:bottom w:val="none" w:sz="0" w:space="0" w:color="auto"/>
                    <w:right w:val="none" w:sz="0" w:space="0" w:color="auto"/>
                  </w:divBdr>
                </w:div>
                <w:div w:id="362244356">
                  <w:marLeft w:val="0"/>
                  <w:marRight w:val="0"/>
                  <w:marTop w:val="0"/>
                  <w:marBottom w:val="0"/>
                  <w:divBdr>
                    <w:top w:val="none" w:sz="0" w:space="0" w:color="auto"/>
                    <w:left w:val="none" w:sz="0" w:space="0" w:color="auto"/>
                    <w:bottom w:val="none" w:sz="0" w:space="0" w:color="auto"/>
                    <w:right w:val="none" w:sz="0" w:space="0" w:color="auto"/>
                  </w:divBdr>
                </w:div>
                <w:div w:id="371274156">
                  <w:marLeft w:val="0"/>
                  <w:marRight w:val="0"/>
                  <w:marTop w:val="0"/>
                  <w:marBottom w:val="0"/>
                  <w:divBdr>
                    <w:top w:val="none" w:sz="0" w:space="0" w:color="auto"/>
                    <w:left w:val="none" w:sz="0" w:space="0" w:color="auto"/>
                    <w:bottom w:val="none" w:sz="0" w:space="0" w:color="auto"/>
                    <w:right w:val="none" w:sz="0" w:space="0" w:color="auto"/>
                  </w:divBdr>
                </w:div>
                <w:div w:id="372463339">
                  <w:marLeft w:val="0"/>
                  <w:marRight w:val="0"/>
                  <w:marTop w:val="0"/>
                  <w:marBottom w:val="0"/>
                  <w:divBdr>
                    <w:top w:val="none" w:sz="0" w:space="0" w:color="auto"/>
                    <w:left w:val="none" w:sz="0" w:space="0" w:color="auto"/>
                    <w:bottom w:val="none" w:sz="0" w:space="0" w:color="auto"/>
                    <w:right w:val="none" w:sz="0" w:space="0" w:color="auto"/>
                  </w:divBdr>
                </w:div>
                <w:div w:id="377046682">
                  <w:marLeft w:val="0"/>
                  <w:marRight w:val="0"/>
                  <w:marTop w:val="0"/>
                  <w:marBottom w:val="0"/>
                  <w:divBdr>
                    <w:top w:val="none" w:sz="0" w:space="0" w:color="auto"/>
                    <w:left w:val="none" w:sz="0" w:space="0" w:color="auto"/>
                    <w:bottom w:val="none" w:sz="0" w:space="0" w:color="auto"/>
                    <w:right w:val="none" w:sz="0" w:space="0" w:color="auto"/>
                  </w:divBdr>
                </w:div>
                <w:div w:id="380326150">
                  <w:marLeft w:val="0"/>
                  <w:marRight w:val="0"/>
                  <w:marTop w:val="0"/>
                  <w:marBottom w:val="0"/>
                  <w:divBdr>
                    <w:top w:val="none" w:sz="0" w:space="0" w:color="auto"/>
                    <w:left w:val="none" w:sz="0" w:space="0" w:color="auto"/>
                    <w:bottom w:val="none" w:sz="0" w:space="0" w:color="auto"/>
                    <w:right w:val="none" w:sz="0" w:space="0" w:color="auto"/>
                  </w:divBdr>
                </w:div>
                <w:div w:id="387262318">
                  <w:marLeft w:val="0"/>
                  <w:marRight w:val="0"/>
                  <w:marTop w:val="0"/>
                  <w:marBottom w:val="0"/>
                  <w:divBdr>
                    <w:top w:val="none" w:sz="0" w:space="0" w:color="auto"/>
                    <w:left w:val="none" w:sz="0" w:space="0" w:color="auto"/>
                    <w:bottom w:val="none" w:sz="0" w:space="0" w:color="auto"/>
                    <w:right w:val="none" w:sz="0" w:space="0" w:color="auto"/>
                  </w:divBdr>
                </w:div>
                <w:div w:id="396318818">
                  <w:marLeft w:val="0"/>
                  <w:marRight w:val="0"/>
                  <w:marTop w:val="0"/>
                  <w:marBottom w:val="0"/>
                  <w:divBdr>
                    <w:top w:val="none" w:sz="0" w:space="0" w:color="auto"/>
                    <w:left w:val="none" w:sz="0" w:space="0" w:color="auto"/>
                    <w:bottom w:val="none" w:sz="0" w:space="0" w:color="auto"/>
                    <w:right w:val="none" w:sz="0" w:space="0" w:color="auto"/>
                  </w:divBdr>
                </w:div>
                <w:div w:id="414665341">
                  <w:marLeft w:val="0"/>
                  <w:marRight w:val="0"/>
                  <w:marTop w:val="0"/>
                  <w:marBottom w:val="0"/>
                  <w:divBdr>
                    <w:top w:val="none" w:sz="0" w:space="0" w:color="auto"/>
                    <w:left w:val="none" w:sz="0" w:space="0" w:color="auto"/>
                    <w:bottom w:val="none" w:sz="0" w:space="0" w:color="auto"/>
                    <w:right w:val="none" w:sz="0" w:space="0" w:color="auto"/>
                  </w:divBdr>
                </w:div>
                <w:div w:id="426311976">
                  <w:marLeft w:val="0"/>
                  <w:marRight w:val="0"/>
                  <w:marTop w:val="0"/>
                  <w:marBottom w:val="0"/>
                  <w:divBdr>
                    <w:top w:val="none" w:sz="0" w:space="0" w:color="auto"/>
                    <w:left w:val="none" w:sz="0" w:space="0" w:color="auto"/>
                    <w:bottom w:val="none" w:sz="0" w:space="0" w:color="auto"/>
                    <w:right w:val="none" w:sz="0" w:space="0" w:color="auto"/>
                  </w:divBdr>
                </w:div>
                <w:div w:id="428082535">
                  <w:marLeft w:val="0"/>
                  <w:marRight w:val="0"/>
                  <w:marTop w:val="0"/>
                  <w:marBottom w:val="0"/>
                  <w:divBdr>
                    <w:top w:val="none" w:sz="0" w:space="0" w:color="auto"/>
                    <w:left w:val="none" w:sz="0" w:space="0" w:color="auto"/>
                    <w:bottom w:val="none" w:sz="0" w:space="0" w:color="auto"/>
                    <w:right w:val="none" w:sz="0" w:space="0" w:color="auto"/>
                  </w:divBdr>
                </w:div>
                <w:div w:id="435172289">
                  <w:marLeft w:val="0"/>
                  <w:marRight w:val="0"/>
                  <w:marTop w:val="0"/>
                  <w:marBottom w:val="0"/>
                  <w:divBdr>
                    <w:top w:val="none" w:sz="0" w:space="0" w:color="auto"/>
                    <w:left w:val="none" w:sz="0" w:space="0" w:color="auto"/>
                    <w:bottom w:val="none" w:sz="0" w:space="0" w:color="auto"/>
                    <w:right w:val="none" w:sz="0" w:space="0" w:color="auto"/>
                  </w:divBdr>
                </w:div>
                <w:div w:id="438332052">
                  <w:marLeft w:val="0"/>
                  <w:marRight w:val="0"/>
                  <w:marTop w:val="0"/>
                  <w:marBottom w:val="0"/>
                  <w:divBdr>
                    <w:top w:val="none" w:sz="0" w:space="0" w:color="auto"/>
                    <w:left w:val="none" w:sz="0" w:space="0" w:color="auto"/>
                    <w:bottom w:val="none" w:sz="0" w:space="0" w:color="auto"/>
                    <w:right w:val="none" w:sz="0" w:space="0" w:color="auto"/>
                  </w:divBdr>
                </w:div>
                <w:div w:id="443379015">
                  <w:marLeft w:val="0"/>
                  <w:marRight w:val="0"/>
                  <w:marTop w:val="0"/>
                  <w:marBottom w:val="0"/>
                  <w:divBdr>
                    <w:top w:val="none" w:sz="0" w:space="0" w:color="auto"/>
                    <w:left w:val="none" w:sz="0" w:space="0" w:color="auto"/>
                    <w:bottom w:val="none" w:sz="0" w:space="0" w:color="auto"/>
                    <w:right w:val="none" w:sz="0" w:space="0" w:color="auto"/>
                  </w:divBdr>
                </w:div>
                <w:div w:id="444884252">
                  <w:marLeft w:val="0"/>
                  <w:marRight w:val="0"/>
                  <w:marTop w:val="0"/>
                  <w:marBottom w:val="0"/>
                  <w:divBdr>
                    <w:top w:val="none" w:sz="0" w:space="0" w:color="auto"/>
                    <w:left w:val="none" w:sz="0" w:space="0" w:color="auto"/>
                    <w:bottom w:val="none" w:sz="0" w:space="0" w:color="auto"/>
                    <w:right w:val="none" w:sz="0" w:space="0" w:color="auto"/>
                  </w:divBdr>
                </w:div>
                <w:div w:id="451481848">
                  <w:marLeft w:val="0"/>
                  <w:marRight w:val="0"/>
                  <w:marTop w:val="0"/>
                  <w:marBottom w:val="0"/>
                  <w:divBdr>
                    <w:top w:val="none" w:sz="0" w:space="0" w:color="auto"/>
                    <w:left w:val="none" w:sz="0" w:space="0" w:color="auto"/>
                    <w:bottom w:val="none" w:sz="0" w:space="0" w:color="auto"/>
                    <w:right w:val="none" w:sz="0" w:space="0" w:color="auto"/>
                  </w:divBdr>
                </w:div>
                <w:div w:id="452866421">
                  <w:marLeft w:val="0"/>
                  <w:marRight w:val="0"/>
                  <w:marTop w:val="0"/>
                  <w:marBottom w:val="0"/>
                  <w:divBdr>
                    <w:top w:val="none" w:sz="0" w:space="0" w:color="auto"/>
                    <w:left w:val="none" w:sz="0" w:space="0" w:color="auto"/>
                    <w:bottom w:val="none" w:sz="0" w:space="0" w:color="auto"/>
                    <w:right w:val="none" w:sz="0" w:space="0" w:color="auto"/>
                  </w:divBdr>
                </w:div>
                <w:div w:id="454257918">
                  <w:marLeft w:val="0"/>
                  <w:marRight w:val="0"/>
                  <w:marTop w:val="0"/>
                  <w:marBottom w:val="0"/>
                  <w:divBdr>
                    <w:top w:val="none" w:sz="0" w:space="0" w:color="auto"/>
                    <w:left w:val="none" w:sz="0" w:space="0" w:color="auto"/>
                    <w:bottom w:val="none" w:sz="0" w:space="0" w:color="auto"/>
                    <w:right w:val="none" w:sz="0" w:space="0" w:color="auto"/>
                  </w:divBdr>
                </w:div>
                <w:div w:id="463354603">
                  <w:marLeft w:val="0"/>
                  <w:marRight w:val="0"/>
                  <w:marTop w:val="0"/>
                  <w:marBottom w:val="0"/>
                  <w:divBdr>
                    <w:top w:val="none" w:sz="0" w:space="0" w:color="auto"/>
                    <w:left w:val="none" w:sz="0" w:space="0" w:color="auto"/>
                    <w:bottom w:val="none" w:sz="0" w:space="0" w:color="auto"/>
                    <w:right w:val="none" w:sz="0" w:space="0" w:color="auto"/>
                  </w:divBdr>
                </w:div>
                <w:div w:id="467282940">
                  <w:marLeft w:val="0"/>
                  <w:marRight w:val="0"/>
                  <w:marTop w:val="0"/>
                  <w:marBottom w:val="0"/>
                  <w:divBdr>
                    <w:top w:val="none" w:sz="0" w:space="0" w:color="auto"/>
                    <w:left w:val="none" w:sz="0" w:space="0" w:color="auto"/>
                    <w:bottom w:val="none" w:sz="0" w:space="0" w:color="auto"/>
                    <w:right w:val="none" w:sz="0" w:space="0" w:color="auto"/>
                  </w:divBdr>
                </w:div>
                <w:div w:id="475873527">
                  <w:marLeft w:val="0"/>
                  <w:marRight w:val="0"/>
                  <w:marTop w:val="0"/>
                  <w:marBottom w:val="0"/>
                  <w:divBdr>
                    <w:top w:val="none" w:sz="0" w:space="0" w:color="auto"/>
                    <w:left w:val="none" w:sz="0" w:space="0" w:color="auto"/>
                    <w:bottom w:val="none" w:sz="0" w:space="0" w:color="auto"/>
                    <w:right w:val="none" w:sz="0" w:space="0" w:color="auto"/>
                  </w:divBdr>
                </w:div>
                <w:div w:id="476461966">
                  <w:marLeft w:val="0"/>
                  <w:marRight w:val="0"/>
                  <w:marTop w:val="0"/>
                  <w:marBottom w:val="0"/>
                  <w:divBdr>
                    <w:top w:val="none" w:sz="0" w:space="0" w:color="auto"/>
                    <w:left w:val="none" w:sz="0" w:space="0" w:color="auto"/>
                    <w:bottom w:val="none" w:sz="0" w:space="0" w:color="auto"/>
                    <w:right w:val="none" w:sz="0" w:space="0" w:color="auto"/>
                  </w:divBdr>
                </w:div>
                <w:div w:id="478810130">
                  <w:marLeft w:val="0"/>
                  <w:marRight w:val="0"/>
                  <w:marTop w:val="0"/>
                  <w:marBottom w:val="0"/>
                  <w:divBdr>
                    <w:top w:val="none" w:sz="0" w:space="0" w:color="auto"/>
                    <w:left w:val="none" w:sz="0" w:space="0" w:color="auto"/>
                    <w:bottom w:val="none" w:sz="0" w:space="0" w:color="auto"/>
                    <w:right w:val="none" w:sz="0" w:space="0" w:color="auto"/>
                  </w:divBdr>
                </w:div>
                <w:div w:id="490755144">
                  <w:marLeft w:val="0"/>
                  <w:marRight w:val="0"/>
                  <w:marTop w:val="0"/>
                  <w:marBottom w:val="0"/>
                  <w:divBdr>
                    <w:top w:val="none" w:sz="0" w:space="0" w:color="auto"/>
                    <w:left w:val="none" w:sz="0" w:space="0" w:color="auto"/>
                    <w:bottom w:val="none" w:sz="0" w:space="0" w:color="auto"/>
                    <w:right w:val="none" w:sz="0" w:space="0" w:color="auto"/>
                  </w:divBdr>
                </w:div>
                <w:div w:id="494148850">
                  <w:marLeft w:val="0"/>
                  <w:marRight w:val="0"/>
                  <w:marTop w:val="0"/>
                  <w:marBottom w:val="0"/>
                  <w:divBdr>
                    <w:top w:val="none" w:sz="0" w:space="0" w:color="auto"/>
                    <w:left w:val="none" w:sz="0" w:space="0" w:color="auto"/>
                    <w:bottom w:val="none" w:sz="0" w:space="0" w:color="auto"/>
                    <w:right w:val="none" w:sz="0" w:space="0" w:color="auto"/>
                  </w:divBdr>
                </w:div>
                <w:div w:id="495533394">
                  <w:marLeft w:val="0"/>
                  <w:marRight w:val="0"/>
                  <w:marTop w:val="0"/>
                  <w:marBottom w:val="0"/>
                  <w:divBdr>
                    <w:top w:val="none" w:sz="0" w:space="0" w:color="auto"/>
                    <w:left w:val="none" w:sz="0" w:space="0" w:color="auto"/>
                    <w:bottom w:val="none" w:sz="0" w:space="0" w:color="auto"/>
                    <w:right w:val="none" w:sz="0" w:space="0" w:color="auto"/>
                  </w:divBdr>
                </w:div>
                <w:div w:id="498235979">
                  <w:marLeft w:val="0"/>
                  <w:marRight w:val="0"/>
                  <w:marTop w:val="0"/>
                  <w:marBottom w:val="0"/>
                  <w:divBdr>
                    <w:top w:val="none" w:sz="0" w:space="0" w:color="auto"/>
                    <w:left w:val="none" w:sz="0" w:space="0" w:color="auto"/>
                    <w:bottom w:val="none" w:sz="0" w:space="0" w:color="auto"/>
                    <w:right w:val="none" w:sz="0" w:space="0" w:color="auto"/>
                  </w:divBdr>
                </w:div>
                <w:div w:id="523901915">
                  <w:marLeft w:val="0"/>
                  <w:marRight w:val="0"/>
                  <w:marTop w:val="0"/>
                  <w:marBottom w:val="0"/>
                  <w:divBdr>
                    <w:top w:val="none" w:sz="0" w:space="0" w:color="auto"/>
                    <w:left w:val="none" w:sz="0" w:space="0" w:color="auto"/>
                    <w:bottom w:val="none" w:sz="0" w:space="0" w:color="auto"/>
                    <w:right w:val="none" w:sz="0" w:space="0" w:color="auto"/>
                  </w:divBdr>
                </w:div>
                <w:div w:id="528644330">
                  <w:marLeft w:val="0"/>
                  <w:marRight w:val="0"/>
                  <w:marTop w:val="0"/>
                  <w:marBottom w:val="0"/>
                  <w:divBdr>
                    <w:top w:val="none" w:sz="0" w:space="0" w:color="auto"/>
                    <w:left w:val="none" w:sz="0" w:space="0" w:color="auto"/>
                    <w:bottom w:val="none" w:sz="0" w:space="0" w:color="auto"/>
                    <w:right w:val="none" w:sz="0" w:space="0" w:color="auto"/>
                  </w:divBdr>
                </w:div>
                <w:div w:id="534776270">
                  <w:marLeft w:val="0"/>
                  <w:marRight w:val="0"/>
                  <w:marTop w:val="0"/>
                  <w:marBottom w:val="0"/>
                  <w:divBdr>
                    <w:top w:val="none" w:sz="0" w:space="0" w:color="auto"/>
                    <w:left w:val="none" w:sz="0" w:space="0" w:color="auto"/>
                    <w:bottom w:val="none" w:sz="0" w:space="0" w:color="auto"/>
                    <w:right w:val="none" w:sz="0" w:space="0" w:color="auto"/>
                  </w:divBdr>
                </w:div>
                <w:div w:id="543105764">
                  <w:marLeft w:val="0"/>
                  <w:marRight w:val="0"/>
                  <w:marTop w:val="0"/>
                  <w:marBottom w:val="0"/>
                  <w:divBdr>
                    <w:top w:val="none" w:sz="0" w:space="0" w:color="auto"/>
                    <w:left w:val="none" w:sz="0" w:space="0" w:color="auto"/>
                    <w:bottom w:val="none" w:sz="0" w:space="0" w:color="auto"/>
                    <w:right w:val="none" w:sz="0" w:space="0" w:color="auto"/>
                  </w:divBdr>
                </w:div>
                <w:div w:id="554052263">
                  <w:marLeft w:val="0"/>
                  <w:marRight w:val="0"/>
                  <w:marTop w:val="0"/>
                  <w:marBottom w:val="0"/>
                  <w:divBdr>
                    <w:top w:val="none" w:sz="0" w:space="0" w:color="auto"/>
                    <w:left w:val="none" w:sz="0" w:space="0" w:color="auto"/>
                    <w:bottom w:val="none" w:sz="0" w:space="0" w:color="auto"/>
                    <w:right w:val="none" w:sz="0" w:space="0" w:color="auto"/>
                  </w:divBdr>
                </w:div>
                <w:div w:id="561060392">
                  <w:marLeft w:val="0"/>
                  <w:marRight w:val="0"/>
                  <w:marTop w:val="0"/>
                  <w:marBottom w:val="0"/>
                  <w:divBdr>
                    <w:top w:val="none" w:sz="0" w:space="0" w:color="auto"/>
                    <w:left w:val="none" w:sz="0" w:space="0" w:color="auto"/>
                    <w:bottom w:val="none" w:sz="0" w:space="0" w:color="auto"/>
                    <w:right w:val="none" w:sz="0" w:space="0" w:color="auto"/>
                  </w:divBdr>
                </w:div>
                <w:div w:id="562064806">
                  <w:marLeft w:val="0"/>
                  <w:marRight w:val="0"/>
                  <w:marTop w:val="0"/>
                  <w:marBottom w:val="0"/>
                  <w:divBdr>
                    <w:top w:val="none" w:sz="0" w:space="0" w:color="auto"/>
                    <w:left w:val="none" w:sz="0" w:space="0" w:color="auto"/>
                    <w:bottom w:val="none" w:sz="0" w:space="0" w:color="auto"/>
                    <w:right w:val="none" w:sz="0" w:space="0" w:color="auto"/>
                  </w:divBdr>
                </w:div>
                <w:div w:id="566183435">
                  <w:marLeft w:val="0"/>
                  <w:marRight w:val="0"/>
                  <w:marTop w:val="0"/>
                  <w:marBottom w:val="0"/>
                  <w:divBdr>
                    <w:top w:val="none" w:sz="0" w:space="0" w:color="auto"/>
                    <w:left w:val="none" w:sz="0" w:space="0" w:color="auto"/>
                    <w:bottom w:val="none" w:sz="0" w:space="0" w:color="auto"/>
                    <w:right w:val="none" w:sz="0" w:space="0" w:color="auto"/>
                  </w:divBdr>
                </w:div>
                <w:div w:id="567306036">
                  <w:marLeft w:val="0"/>
                  <w:marRight w:val="0"/>
                  <w:marTop w:val="0"/>
                  <w:marBottom w:val="0"/>
                  <w:divBdr>
                    <w:top w:val="none" w:sz="0" w:space="0" w:color="auto"/>
                    <w:left w:val="none" w:sz="0" w:space="0" w:color="auto"/>
                    <w:bottom w:val="none" w:sz="0" w:space="0" w:color="auto"/>
                    <w:right w:val="none" w:sz="0" w:space="0" w:color="auto"/>
                  </w:divBdr>
                </w:div>
                <w:div w:id="569538198">
                  <w:marLeft w:val="0"/>
                  <w:marRight w:val="0"/>
                  <w:marTop w:val="0"/>
                  <w:marBottom w:val="0"/>
                  <w:divBdr>
                    <w:top w:val="none" w:sz="0" w:space="0" w:color="auto"/>
                    <w:left w:val="none" w:sz="0" w:space="0" w:color="auto"/>
                    <w:bottom w:val="none" w:sz="0" w:space="0" w:color="auto"/>
                    <w:right w:val="none" w:sz="0" w:space="0" w:color="auto"/>
                  </w:divBdr>
                </w:div>
                <w:div w:id="576133650">
                  <w:marLeft w:val="0"/>
                  <w:marRight w:val="0"/>
                  <w:marTop w:val="0"/>
                  <w:marBottom w:val="0"/>
                  <w:divBdr>
                    <w:top w:val="none" w:sz="0" w:space="0" w:color="auto"/>
                    <w:left w:val="none" w:sz="0" w:space="0" w:color="auto"/>
                    <w:bottom w:val="none" w:sz="0" w:space="0" w:color="auto"/>
                    <w:right w:val="none" w:sz="0" w:space="0" w:color="auto"/>
                  </w:divBdr>
                </w:div>
                <w:div w:id="579758770">
                  <w:marLeft w:val="0"/>
                  <w:marRight w:val="0"/>
                  <w:marTop w:val="0"/>
                  <w:marBottom w:val="0"/>
                  <w:divBdr>
                    <w:top w:val="none" w:sz="0" w:space="0" w:color="auto"/>
                    <w:left w:val="none" w:sz="0" w:space="0" w:color="auto"/>
                    <w:bottom w:val="none" w:sz="0" w:space="0" w:color="auto"/>
                    <w:right w:val="none" w:sz="0" w:space="0" w:color="auto"/>
                  </w:divBdr>
                </w:div>
                <w:div w:id="579870431">
                  <w:marLeft w:val="0"/>
                  <w:marRight w:val="0"/>
                  <w:marTop w:val="0"/>
                  <w:marBottom w:val="0"/>
                  <w:divBdr>
                    <w:top w:val="none" w:sz="0" w:space="0" w:color="auto"/>
                    <w:left w:val="none" w:sz="0" w:space="0" w:color="auto"/>
                    <w:bottom w:val="none" w:sz="0" w:space="0" w:color="auto"/>
                    <w:right w:val="none" w:sz="0" w:space="0" w:color="auto"/>
                  </w:divBdr>
                </w:div>
                <w:div w:id="585381980">
                  <w:marLeft w:val="0"/>
                  <w:marRight w:val="0"/>
                  <w:marTop w:val="0"/>
                  <w:marBottom w:val="0"/>
                  <w:divBdr>
                    <w:top w:val="none" w:sz="0" w:space="0" w:color="auto"/>
                    <w:left w:val="none" w:sz="0" w:space="0" w:color="auto"/>
                    <w:bottom w:val="none" w:sz="0" w:space="0" w:color="auto"/>
                    <w:right w:val="none" w:sz="0" w:space="0" w:color="auto"/>
                  </w:divBdr>
                </w:div>
                <w:div w:id="596596067">
                  <w:marLeft w:val="0"/>
                  <w:marRight w:val="0"/>
                  <w:marTop w:val="0"/>
                  <w:marBottom w:val="0"/>
                  <w:divBdr>
                    <w:top w:val="none" w:sz="0" w:space="0" w:color="auto"/>
                    <w:left w:val="none" w:sz="0" w:space="0" w:color="auto"/>
                    <w:bottom w:val="none" w:sz="0" w:space="0" w:color="auto"/>
                    <w:right w:val="none" w:sz="0" w:space="0" w:color="auto"/>
                  </w:divBdr>
                </w:div>
                <w:div w:id="598296588">
                  <w:marLeft w:val="0"/>
                  <w:marRight w:val="0"/>
                  <w:marTop w:val="0"/>
                  <w:marBottom w:val="0"/>
                  <w:divBdr>
                    <w:top w:val="none" w:sz="0" w:space="0" w:color="auto"/>
                    <w:left w:val="none" w:sz="0" w:space="0" w:color="auto"/>
                    <w:bottom w:val="none" w:sz="0" w:space="0" w:color="auto"/>
                    <w:right w:val="none" w:sz="0" w:space="0" w:color="auto"/>
                  </w:divBdr>
                </w:div>
                <w:div w:id="598488387">
                  <w:marLeft w:val="0"/>
                  <w:marRight w:val="0"/>
                  <w:marTop w:val="0"/>
                  <w:marBottom w:val="0"/>
                  <w:divBdr>
                    <w:top w:val="none" w:sz="0" w:space="0" w:color="auto"/>
                    <w:left w:val="none" w:sz="0" w:space="0" w:color="auto"/>
                    <w:bottom w:val="none" w:sz="0" w:space="0" w:color="auto"/>
                    <w:right w:val="none" w:sz="0" w:space="0" w:color="auto"/>
                  </w:divBdr>
                </w:div>
                <w:div w:id="604846825">
                  <w:marLeft w:val="0"/>
                  <w:marRight w:val="0"/>
                  <w:marTop w:val="0"/>
                  <w:marBottom w:val="0"/>
                  <w:divBdr>
                    <w:top w:val="none" w:sz="0" w:space="0" w:color="auto"/>
                    <w:left w:val="none" w:sz="0" w:space="0" w:color="auto"/>
                    <w:bottom w:val="none" w:sz="0" w:space="0" w:color="auto"/>
                    <w:right w:val="none" w:sz="0" w:space="0" w:color="auto"/>
                  </w:divBdr>
                </w:div>
                <w:div w:id="611866366">
                  <w:marLeft w:val="0"/>
                  <w:marRight w:val="0"/>
                  <w:marTop w:val="0"/>
                  <w:marBottom w:val="0"/>
                  <w:divBdr>
                    <w:top w:val="none" w:sz="0" w:space="0" w:color="auto"/>
                    <w:left w:val="none" w:sz="0" w:space="0" w:color="auto"/>
                    <w:bottom w:val="none" w:sz="0" w:space="0" w:color="auto"/>
                    <w:right w:val="none" w:sz="0" w:space="0" w:color="auto"/>
                  </w:divBdr>
                </w:div>
                <w:div w:id="613631490">
                  <w:marLeft w:val="0"/>
                  <w:marRight w:val="0"/>
                  <w:marTop w:val="0"/>
                  <w:marBottom w:val="0"/>
                  <w:divBdr>
                    <w:top w:val="none" w:sz="0" w:space="0" w:color="auto"/>
                    <w:left w:val="none" w:sz="0" w:space="0" w:color="auto"/>
                    <w:bottom w:val="none" w:sz="0" w:space="0" w:color="auto"/>
                    <w:right w:val="none" w:sz="0" w:space="0" w:color="auto"/>
                  </w:divBdr>
                </w:div>
                <w:div w:id="615261504">
                  <w:marLeft w:val="0"/>
                  <w:marRight w:val="0"/>
                  <w:marTop w:val="0"/>
                  <w:marBottom w:val="0"/>
                  <w:divBdr>
                    <w:top w:val="none" w:sz="0" w:space="0" w:color="auto"/>
                    <w:left w:val="none" w:sz="0" w:space="0" w:color="auto"/>
                    <w:bottom w:val="none" w:sz="0" w:space="0" w:color="auto"/>
                    <w:right w:val="none" w:sz="0" w:space="0" w:color="auto"/>
                  </w:divBdr>
                </w:div>
                <w:div w:id="616136677">
                  <w:marLeft w:val="0"/>
                  <w:marRight w:val="0"/>
                  <w:marTop w:val="0"/>
                  <w:marBottom w:val="0"/>
                  <w:divBdr>
                    <w:top w:val="none" w:sz="0" w:space="0" w:color="auto"/>
                    <w:left w:val="none" w:sz="0" w:space="0" w:color="auto"/>
                    <w:bottom w:val="none" w:sz="0" w:space="0" w:color="auto"/>
                    <w:right w:val="none" w:sz="0" w:space="0" w:color="auto"/>
                  </w:divBdr>
                </w:div>
                <w:div w:id="617299493">
                  <w:marLeft w:val="0"/>
                  <w:marRight w:val="0"/>
                  <w:marTop w:val="0"/>
                  <w:marBottom w:val="0"/>
                  <w:divBdr>
                    <w:top w:val="none" w:sz="0" w:space="0" w:color="auto"/>
                    <w:left w:val="none" w:sz="0" w:space="0" w:color="auto"/>
                    <w:bottom w:val="none" w:sz="0" w:space="0" w:color="auto"/>
                    <w:right w:val="none" w:sz="0" w:space="0" w:color="auto"/>
                  </w:divBdr>
                </w:div>
                <w:div w:id="638613601">
                  <w:marLeft w:val="0"/>
                  <w:marRight w:val="0"/>
                  <w:marTop w:val="0"/>
                  <w:marBottom w:val="0"/>
                  <w:divBdr>
                    <w:top w:val="none" w:sz="0" w:space="0" w:color="auto"/>
                    <w:left w:val="none" w:sz="0" w:space="0" w:color="auto"/>
                    <w:bottom w:val="none" w:sz="0" w:space="0" w:color="auto"/>
                    <w:right w:val="none" w:sz="0" w:space="0" w:color="auto"/>
                  </w:divBdr>
                </w:div>
                <w:div w:id="642663218">
                  <w:marLeft w:val="0"/>
                  <w:marRight w:val="0"/>
                  <w:marTop w:val="0"/>
                  <w:marBottom w:val="0"/>
                  <w:divBdr>
                    <w:top w:val="none" w:sz="0" w:space="0" w:color="auto"/>
                    <w:left w:val="none" w:sz="0" w:space="0" w:color="auto"/>
                    <w:bottom w:val="none" w:sz="0" w:space="0" w:color="auto"/>
                    <w:right w:val="none" w:sz="0" w:space="0" w:color="auto"/>
                  </w:divBdr>
                </w:div>
                <w:div w:id="643046070">
                  <w:marLeft w:val="0"/>
                  <w:marRight w:val="0"/>
                  <w:marTop w:val="0"/>
                  <w:marBottom w:val="0"/>
                  <w:divBdr>
                    <w:top w:val="none" w:sz="0" w:space="0" w:color="auto"/>
                    <w:left w:val="none" w:sz="0" w:space="0" w:color="auto"/>
                    <w:bottom w:val="none" w:sz="0" w:space="0" w:color="auto"/>
                    <w:right w:val="none" w:sz="0" w:space="0" w:color="auto"/>
                  </w:divBdr>
                </w:div>
                <w:div w:id="644360446">
                  <w:marLeft w:val="0"/>
                  <w:marRight w:val="0"/>
                  <w:marTop w:val="0"/>
                  <w:marBottom w:val="0"/>
                  <w:divBdr>
                    <w:top w:val="none" w:sz="0" w:space="0" w:color="auto"/>
                    <w:left w:val="none" w:sz="0" w:space="0" w:color="auto"/>
                    <w:bottom w:val="none" w:sz="0" w:space="0" w:color="auto"/>
                    <w:right w:val="none" w:sz="0" w:space="0" w:color="auto"/>
                  </w:divBdr>
                </w:div>
                <w:div w:id="667682980">
                  <w:marLeft w:val="0"/>
                  <w:marRight w:val="0"/>
                  <w:marTop w:val="0"/>
                  <w:marBottom w:val="0"/>
                  <w:divBdr>
                    <w:top w:val="none" w:sz="0" w:space="0" w:color="auto"/>
                    <w:left w:val="none" w:sz="0" w:space="0" w:color="auto"/>
                    <w:bottom w:val="none" w:sz="0" w:space="0" w:color="auto"/>
                    <w:right w:val="none" w:sz="0" w:space="0" w:color="auto"/>
                  </w:divBdr>
                </w:div>
                <w:div w:id="676737005">
                  <w:marLeft w:val="0"/>
                  <w:marRight w:val="0"/>
                  <w:marTop w:val="0"/>
                  <w:marBottom w:val="0"/>
                  <w:divBdr>
                    <w:top w:val="none" w:sz="0" w:space="0" w:color="auto"/>
                    <w:left w:val="none" w:sz="0" w:space="0" w:color="auto"/>
                    <w:bottom w:val="none" w:sz="0" w:space="0" w:color="auto"/>
                    <w:right w:val="none" w:sz="0" w:space="0" w:color="auto"/>
                  </w:divBdr>
                </w:div>
                <w:div w:id="684208738">
                  <w:marLeft w:val="0"/>
                  <w:marRight w:val="0"/>
                  <w:marTop w:val="0"/>
                  <w:marBottom w:val="0"/>
                  <w:divBdr>
                    <w:top w:val="none" w:sz="0" w:space="0" w:color="auto"/>
                    <w:left w:val="none" w:sz="0" w:space="0" w:color="auto"/>
                    <w:bottom w:val="none" w:sz="0" w:space="0" w:color="auto"/>
                    <w:right w:val="none" w:sz="0" w:space="0" w:color="auto"/>
                  </w:divBdr>
                </w:div>
                <w:div w:id="685906863">
                  <w:marLeft w:val="0"/>
                  <w:marRight w:val="0"/>
                  <w:marTop w:val="0"/>
                  <w:marBottom w:val="0"/>
                  <w:divBdr>
                    <w:top w:val="none" w:sz="0" w:space="0" w:color="auto"/>
                    <w:left w:val="none" w:sz="0" w:space="0" w:color="auto"/>
                    <w:bottom w:val="none" w:sz="0" w:space="0" w:color="auto"/>
                    <w:right w:val="none" w:sz="0" w:space="0" w:color="auto"/>
                  </w:divBdr>
                </w:div>
                <w:div w:id="696084884">
                  <w:marLeft w:val="0"/>
                  <w:marRight w:val="0"/>
                  <w:marTop w:val="0"/>
                  <w:marBottom w:val="0"/>
                  <w:divBdr>
                    <w:top w:val="none" w:sz="0" w:space="0" w:color="auto"/>
                    <w:left w:val="none" w:sz="0" w:space="0" w:color="auto"/>
                    <w:bottom w:val="none" w:sz="0" w:space="0" w:color="auto"/>
                    <w:right w:val="none" w:sz="0" w:space="0" w:color="auto"/>
                  </w:divBdr>
                </w:div>
                <w:div w:id="697967925">
                  <w:marLeft w:val="0"/>
                  <w:marRight w:val="0"/>
                  <w:marTop w:val="0"/>
                  <w:marBottom w:val="0"/>
                  <w:divBdr>
                    <w:top w:val="none" w:sz="0" w:space="0" w:color="auto"/>
                    <w:left w:val="none" w:sz="0" w:space="0" w:color="auto"/>
                    <w:bottom w:val="none" w:sz="0" w:space="0" w:color="auto"/>
                    <w:right w:val="none" w:sz="0" w:space="0" w:color="auto"/>
                  </w:divBdr>
                </w:div>
                <w:div w:id="703948735">
                  <w:marLeft w:val="0"/>
                  <w:marRight w:val="0"/>
                  <w:marTop w:val="0"/>
                  <w:marBottom w:val="0"/>
                  <w:divBdr>
                    <w:top w:val="none" w:sz="0" w:space="0" w:color="auto"/>
                    <w:left w:val="none" w:sz="0" w:space="0" w:color="auto"/>
                    <w:bottom w:val="none" w:sz="0" w:space="0" w:color="auto"/>
                    <w:right w:val="none" w:sz="0" w:space="0" w:color="auto"/>
                  </w:divBdr>
                </w:div>
                <w:div w:id="706415550">
                  <w:marLeft w:val="0"/>
                  <w:marRight w:val="0"/>
                  <w:marTop w:val="0"/>
                  <w:marBottom w:val="0"/>
                  <w:divBdr>
                    <w:top w:val="none" w:sz="0" w:space="0" w:color="auto"/>
                    <w:left w:val="none" w:sz="0" w:space="0" w:color="auto"/>
                    <w:bottom w:val="none" w:sz="0" w:space="0" w:color="auto"/>
                    <w:right w:val="none" w:sz="0" w:space="0" w:color="auto"/>
                  </w:divBdr>
                </w:div>
                <w:div w:id="716274366">
                  <w:marLeft w:val="0"/>
                  <w:marRight w:val="0"/>
                  <w:marTop w:val="0"/>
                  <w:marBottom w:val="0"/>
                  <w:divBdr>
                    <w:top w:val="none" w:sz="0" w:space="0" w:color="auto"/>
                    <w:left w:val="none" w:sz="0" w:space="0" w:color="auto"/>
                    <w:bottom w:val="none" w:sz="0" w:space="0" w:color="auto"/>
                    <w:right w:val="none" w:sz="0" w:space="0" w:color="auto"/>
                  </w:divBdr>
                </w:div>
                <w:div w:id="721289772">
                  <w:marLeft w:val="0"/>
                  <w:marRight w:val="0"/>
                  <w:marTop w:val="0"/>
                  <w:marBottom w:val="0"/>
                  <w:divBdr>
                    <w:top w:val="none" w:sz="0" w:space="0" w:color="auto"/>
                    <w:left w:val="none" w:sz="0" w:space="0" w:color="auto"/>
                    <w:bottom w:val="none" w:sz="0" w:space="0" w:color="auto"/>
                    <w:right w:val="none" w:sz="0" w:space="0" w:color="auto"/>
                  </w:divBdr>
                </w:div>
                <w:div w:id="729814575">
                  <w:marLeft w:val="0"/>
                  <w:marRight w:val="0"/>
                  <w:marTop w:val="0"/>
                  <w:marBottom w:val="0"/>
                  <w:divBdr>
                    <w:top w:val="none" w:sz="0" w:space="0" w:color="auto"/>
                    <w:left w:val="none" w:sz="0" w:space="0" w:color="auto"/>
                    <w:bottom w:val="none" w:sz="0" w:space="0" w:color="auto"/>
                    <w:right w:val="none" w:sz="0" w:space="0" w:color="auto"/>
                  </w:divBdr>
                </w:div>
                <w:div w:id="747918296">
                  <w:marLeft w:val="0"/>
                  <w:marRight w:val="0"/>
                  <w:marTop w:val="0"/>
                  <w:marBottom w:val="0"/>
                  <w:divBdr>
                    <w:top w:val="none" w:sz="0" w:space="0" w:color="auto"/>
                    <w:left w:val="none" w:sz="0" w:space="0" w:color="auto"/>
                    <w:bottom w:val="none" w:sz="0" w:space="0" w:color="auto"/>
                    <w:right w:val="none" w:sz="0" w:space="0" w:color="auto"/>
                  </w:divBdr>
                </w:div>
                <w:div w:id="754327473">
                  <w:marLeft w:val="0"/>
                  <w:marRight w:val="0"/>
                  <w:marTop w:val="0"/>
                  <w:marBottom w:val="0"/>
                  <w:divBdr>
                    <w:top w:val="none" w:sz="0" w:space="0" w:color="auto"/>
                    <w:left w:val="none" w:sz="0" w:space="0" w:color="auto"/>
                    <w:bottom w:val="none" w:sz="0" w:space="0" w:color="auto"/>
                    <w:right w:val="none" w:sz="0" w:space="0" w:color="auto"/>
                  </w:divBdr>
                </w:div>
                <w:div w:id="756444004">
                  <w:marLeft w:val="0"/>
                  <w:marRight w:val="0"/>
                  <w:marTop w:val="0"/>
                  <w:marBottom w:val="0"/>
                  <w:divBdr>
                    <w:top w:val="none" w:sz="0" w:space="0" w:color="auto"/>
                    <w:left w:val="none" w:sz="0" w:space="0" w:color="auto"/>
                    <w:bottom w:val="none" w:sz="0" w:space="0" w:color="auto"/>
                    <w:right w:val="none" w:sz="0" w:space="0" w:color="auto"/>
                  </w:divBdr>
                </w:div>
                <w:div w:id="757867841">
                  <w:marLeft w:val="0"/>
                  <w:marRight w:val="0"/>
                  <w:marTop w:val="0"/>
                  <w:marBottom w:val="0"/>
                  <w:divBdr>
                    <w:top w:val="none" w:sz="0" w:space="0" w:color="auto"/>
                    <w:left w:val="none" w:sz="0" w:space="0" w:color="auto"/>
                    <w:bottom w:val="none" w:sz="0" w:space="0" w:color="auto"/>
                    <w:right w:val="none" w:sz="0" w:space="0" w:color="auto"/>
                  </w:divBdr>
                </w:div>
                <w:div w:id="758911675">
                  <w:marLeft w:val="0"/>
                  <w:marRight w:val="0"/>
                  <w:marTop w:val="0"/>
                  <w:marBottom w:val="0"/>
                  <w:divBdr>
                    <w:top w:val="none" w:sz="0" w:space="0" w:color="auto"/>
                    <w:left w:val="none" w:sz="0" w:space="0" w:color="auto"/>
                    <w:bottom w:val="none" w:sz="0" w:space="0" w:color="auto"/>
                    <w:right w:val="none" w:sz="0" w:space="0" w:color="auto"/>
                  </w:divBdr>
                </w:div>
                <w:div w:id="762795876">
                  <w:marLeft w:val="0"/>
                  <w:marRight w:val="0"/>
                  <w:marTop w:val="0"/>
                  <w:marBottom w:val="0"/>
                  <w:divBdr>
                    <w:top w:val="none" w:sz="0" w:space="0" w:color="auto"/>
                    <w:left w:val="none" w:sz="0" w:space="0" w:color="auto"/>
                    <w:bottom w:val="none" w:sz="0" w:space="0" w:color="auto"/>
                    <w:right w:val="none" w:sz="0" w:space="0" w:color="auto"/>
                  </w:divBdr>
                </w:div>
                <w:div w:id="768089332">
                  <w:marLeft w:val="0"/>
                  <w:marRight w:val="0"/>
                  <w:marTop w:val="0"/>
                  <w:marBottom w:val="0"/>
                  <w:divBdr>
                    <w:top w:val="none" w:sz="0" w:space="0" w:color="auto"/>
                    <w:left w:val="none" w:sz="0" w:space="0" w:color="auto"/>
                    <w:bottom w:val="none" w:sz="0" w:space="0" w:color="auto"/>
                    <w:right w:val="none" w:sz="0" w:space="0" w:color="auto"/>
                  </w:divBdr>
                </w:div>
                <w:div w:id="773476504">
                  <w:marLeft w:val="0"/>
                  <w:marRight w:val="0"/>
                  <w:marTop w:val="0"/>
                  <w:marBottom w:val="0"/>
                  <w:divBdr>
                    <w:top w:val="none" w:sz="0" w:space="0" w:color="auto"/>
                    <w:left w:val="none" w:sz="0" w:space="0" w:color="auto"/>
                    <w:bottom w:val="none" w:sz="0" w:space="0" w:color="auto"/>
                    <w:right w:val="none" w:sz="0" w:space="0" w:color="auto"/>
                  </w:divBdr>
                </w:div>
                <w:div w:id="776559973">
                  <w:marLeft w:val="0"/>
                  <w:marRight w:val="0"/>
                  <w:marTop w:val="0"/>
                  <w:marBottom w:val="0"/>
                  <w:divBdr>
                    <w:top w:val="none" w:sz="0" w:space="0" w:color="auto"/>
                    <w:left w:val="none" w:sz="0" w:space="0" w:color="auto"/>
                    <w:bottom w:val="none" w:sz="0" w:space="0" w:color="auto"/>
                    <w:right w:val="none" w:sz="0" w:space="0" w:color="auto"/>
                  </w:divBdr>
                </w:div>
                <w:div w:id="778334034">
                  <w:marLeft w:val="0"/>
                  <w:marRight w:val="0"/>
                  <w:marTop w:val="0"/>
                  <w:marBottom w:val="0"/>
                  <w:divBdr>
                    <w:top w:val="none" w:sz="0" w:space="0" w:color="auto"/>
                    <w:left w:val="none" w:sz="0" w:space="0" w:color="auto"/>
                    <w:bottom w:val="none" w:sz="0" w:space="0" w:color="auto"/>
                    <w:right w:val="none" w:sz="0" w:space="0" w:color="auto"/>
                  </w:divBdr>
                </w:div>
                <w:div w:id="781267559">
                  <w:marLeft w:val="0"/>
                  <w:marRight w:val="0"/>
                  <w:marTop w:val="0"/>
                  <w:marBottom w:val="0"/>
                  <w:divBdr>
                    <w:top w:val="none" w:sz="0" w:space="0" w:color="auto"/>
                    <w:left w:val="none" w:sz="0" w:space="0" w:color="auto"/>
                    <w:bottom w:val="none" w:sz="0" w:space="0" w:color="auto"/>
                    <w:right w:val="none" w:sz="0" w:space="0" w:color="auto"/>
                  </w:divBdr>
                </w:div>
                <w:div w:id="803888899">
                  <w:marLeft w:val="0"/>
                  <w:marRight w:val="0"/>
                  <w:marTop w:val="0"/>
                  <w:marBottom w:val="0"/>
                  <w:divBdr>
                    <w:top w:val="none" w:sz="0" w:space="0" w:color="auto"/>
                    <w:left w:val="none" w:sz="0" w:space="0" w:color="auto"/>
                    <w:bottom w:val="none" w:sz="0" w:space="0" w:color="auto"/>
                    <w:right w:val="none" w:sz="0" w:space="0" w:color="auto"/>
                  </w:divBdr>
                </w:div>
                <w:div w:id="822308920">
                  <w:marLeft w:val="0"/>
                  <w:marRight w:val="0"/>
                  <w:marTop w:val="0"/>
                  <w:marBottom w:val="0"/>
                  <w:divBdr>
                    <w:top w:val="none" w:sz="0" w:space="0" w:color="auto"/>
                    <w:left w:val="none" w:sz="0" w:space="0" w:color="auto"/>
                    <w:bottom w:val="none" w:sz="0" w:space="0" w:color="auto"/>
                    <w:right w:val="none" w:sz="0" w:space="0" w:color="auto"/>
                  </w:divBdr>
                </w:div>
                <w:div w:id="843133385">
                  <w:marLeft w:val="0"/>
                  <w:marRight w:val="0"/>
                  <w:marTop w:val="0"/>
                  <w:marBottom w:val="0"/>
                  <w:divBdr>
                    <w:top w:val="none" w:sz="0" w:space="0" w:color="auto"/>
                    <w:left w:val="none" w:sz="0" w:space="0" w:color="auto"/>
                    <w:bottom w:val="none" w:sz="0" w:space="0" w:color="auto"/>
                    <w:right w:val="none" w:sz="0" w:space="0" w:color="auto"/>
                  </w:divBdr>
                </w:div>
                <w:div w:id="847184560">
                  <w:marLeft w:val="0"/>
                  <w:marRight w:val="0"/>
                  <w:marTop w:val="0"/>
                  <w:marBottom w:val="0"/>
                  <w:divBdr>
                    <w:top w:val="none" w:sz="0" w:space="0" w:color="auto"/>
                    <w:left w:val="none" w:sz="0" w:space="0" w:color="auto"/>
                    <w:bottom w:val="none" w:sz="0" w:space="0" w:color="auto"/>
                    <w:right w:val="none" w:sz="0" w:space="0" w:color="auto"/>
                  </w:divBdr>
                </w:div>
                <w:div w:id="858003767">
                  <w:marLeft w:val="0"/>
                  <w:marRight w:val="0"/>
                  <w:marTop w:val="0"/>
                  <w:marBottom w:val="0"/>
                  <w:divBdr>
                    <w:top w:val="none" w:sz="0" w:space="0" w:color="auto"/>
                    <w:left w:val="none" w:sz="0" w:space="0" w:color="auto"/>
                    <w:bottom w:val="none" w:sz="0" w:space="0" w:color="auto"/>
                    <w:right w:val="none" w:sz="0" w:space="0" w:color="auto"/>
                  </w:divBdr>
                </w:div>
                <w:div w:id="860122534">
                  <w:marLeft w:val="0"/>
                  <w:marRight w:val="0"/>
                  <w:marTop w:val="0"/>
                  <w:marBottom w:val="0"/>
                  <w:divBdr>
                    <w:top w:val="none" w:sz="0" w:space="0" w:color="auto"/>
                    <w:left w:val="none" w:sz="0" w:space="0" w:color="auto"/>
                    <w:bottom w:val="none" w:sz="0" w:space="0" w:color="auto"/>
                    <w:right w:val="none" w:sz="0" w:space="0" w:color="auto"/>
                  </w:divBdr>
                </w:div>
                <w:div w:id="866942368">
                  <w:marLeft w:val="0"/>
                  <w:marRight w:val="0"/>
                  <w:marTop w:val="0"/>
                  <w:marBottom w:val="0"/>
                  <w:divBdr>
                    <w:top w:val="none" w:sz="0" w:space="0" w:color="auto"/>
                    <w:left w:val="none" w:sz="0" w:space="0" w:color="auto"/>
                    <w:bottom w:val="none" w:sz="0" w:space="0" w:color="auto"/>
                    <w:right w:val="none" w:sz="0" w:space="0" w:color="auto"/>
                  </w:divBdr>
                </w:div>
                <w:div w:id="873926431">
                  <w:marLeft w:val="0"/>
                  <w:marRight w:val="0"/>
                  <w:marTop w:val="0"/>
                  <w:marBottom w:val="0"/>
                  <w:divBdr>
                    <w:top w:val="none" w:sz="0" w:space="0" w:color="auto"/>
                    <w:left w:val="none" w:sz="0" w:space="0" w:color="auto"/>
                    <w:bottom w:val="none" w:sz="0" w:space="0" w:color="auto"/>
                    <w:right w:val="none" w:sz="0" w:space="0" w:color="auto"/>
                  </w:divBdr>
                </w:div>
                <w:div w:id="874077305">
                  <w:marLeft w:val="0"/>
                  <w:marRight w:val="0"/>
                  <w:marTop w:val="0"/>
                  <w:marBottom w:val="0"/>
                  <w:divBdr>
                    <w:top w:val="none" w:sz="0" w:space="0" w:color="auto"/>
                    <w:left w:val="none" w:sz="0" w:space="0" w:color="auto"/>
                    <w:bottom w:val="none" w:sz="0" w:space="0" w:color="auto"/>
                    <w:right w:val="none" w:sz="0" w:space="0" w:color="auto"/>
                  </w:divBdr>
                </w:div>
                <w:div w:id="876819116">
                  <w:marLeft w:val="0"/>
                  <w:marRight w:val="0"/>
                  <w:marTop w:val="0"/>
                  <w:marBottom w:val="0"/>
                  <w:divBdr>
                    <w:top w:val="none" w:sz="0" w:space="0" w:color="auto"/>
                    <w:left w:val="none" w:sz="0" w:space="0" w:color="auto"/>
                    <w:bottom w:val="none" w:sz="0" w:space="0" w:color="auto"/>
                    <w:right w:val="none" w:sz="0" w:space="0" w:color="auto"/>
                  </w:divBdr>
                </w:div>
                <w:div w:id="878663278">
                  <w:marLeft w:val="0"/>
                  <w:marRight w:val="0"/>
                  <w:marTop w:val="0"/>
                  <w:marBottom w:val="0"/>
                  <w:divBdr>
                    <w:top w:val="none" w:sz="0" w:space="0" w:color="auto"/>
                    <w:left w:val="none" w:sz="0" w:space="0" w:color="auto"/>
                    <w:bottom w:val="none" w:sz="0" w:space="0" w:color="auto"/>
                    <w:right w:val="none" w:sz="0" w:space="0" w:color="auto"/>
                  </w:divBdr>
                </w:div>
                <w:div w:id="880172859">
                  <w:marLeft w:val="0"/>
                  <w:marRight w:val="0"/>
                  <w:marTop w:val="0"/>
                  <w:marBottom w:val="0"/>
                  <w:divBdr>
                    <w:top w:val="none" w:sz="0" w:space="0" w:color="auto"/>
                    <w:left w:val="none" w:sz="0" w:space="0" w:color="auto"/>
                    <w:bottom w:val="none" w:sz="0" w:space="0" w:color="auto"/>
                    <w:right w:val="none" w:sz="0" w:space="0" w:color="auto"/>
                  </w:divBdr>
                </w:div>
                <w:div w:id="881751405">
                  <w:marLeft w:val="0"/>
                  <w:marRight w:val="0"/>
                  <w:marTop w:val="0"/>
                  <w:marBottom w:val="0"/>
                  <w:divBdr>
                    <w:top w:val="none" w:sz="0" w:space="0" w:color="auto"/>
                    <w:left w:val="none" w:sz="0" w:space="0" w:color="auto"/>
                    <w:bottom w:val="none" w:sz="0" w:space="0" w:color="auto"/>
                    <w:right w:val="none" w:sz="0" w:space="0" w:color="auto"/>
                  </w:divBdr>
                </w:div>
                <w:div w:id="888035884">
                  <w:marLeft w:val="0"/>
                  <w:marRight w:val="0"/>
                  <w:marTop w:val="0"/>
                  <w:marBottom w:val="0"/>
                  <w:divBdr>
                    <w:top w:val="none" w:sz="0" w:space="0" w:color="auto"/>
                    <w:left w:val="none" w:sz="0" w:space="0" w:color="auto"/>
                    <w:bottom w:val="none" w:sz="0" w:space="0" w:color="auto"/>
                    <w:right w:val="none" w:sz="0" w:space="0" w:color="auto"/>
                  </w:divBdr>
                </w:div>
                <w:div w:id="905797202">
                  <w:marLeft w:val="0"/>
                  <w:marRight w:val="0"/>
                  <w:marTop w:val="0"/>
                  <w:marBottom w:val="0"/>
                  <w:divBdr>
                    <w:top w:val="none" w:sz="0" w:space="0" w:color="auto"/>
                    <w:left w:val="none" w:sz="0" w:space="0" w:color="auto"/>
                    <w:bottom w:val="none" w:sz="0" w:space="0" w:color="auto"/>
                    <w:right w:val="none" w:sz="0" w:space="0" w:color="auto"/>
                  </w:divBdr>
                </w:div>
                <w:div w:id="921767211">
                  <w:marLeft w:val="0"/>
                  <w:marRight w:val="0"/>
                  <w:marTop w:val="0"/>
                  <w:marBottom w:val="0"/>
                  <w:divBdr>
                    <w:top w:val="none" w:sz="0" w:space="0" w:color="auto"/>
                    <w:left w:val="none" w:sz="0" w:space="0" w:color="auto"/>
                    <w:bottom w:val="none" w:sz="0" w:space="0" w:color="auto"/>
                    <w:right w:val="none" w:sz="0" w:space="0" w:color="auto"/>
                  </w:divBdr>
                </w:div>
                <w:div w:id="923144122">
                  <w:marLeft w:val="0"/>
                  <w:marRight w:val="0"/>
                  <w:marTop w:val="0"/>
                  <w:marBottom w:val="0"/>
                  <w:divBdr>
                    <w:top w:val="none" w:sz="0" w:space="0" w:color="auto"/>
                    <w:left w:val="none" w:sz="0" w:space="0" w:color="auto"/>
                    <w:bottom w:val="none" w:sz="0" w:space="0" w:color="auto"/>
                    <w:right w:val="none" w:sz="0" w:space="0" w:color="auto"/>
                  </w:divBdr>
                </w:div>
                <w:div w:id="924262861">
                  <w:marLeft w:val="0"/>
                  <w:marRight w:val="0"/>
                  <w:marTop w:val="0"/>
                  <w:marBottom w:val="0"/>
                  <w:divBdr>
                    <w:top w:val="none" w:sz="0" w:space="0" w:color="auto"/>
                    <w:left w:val="none" w:sz="0" w:space="0" w:color="auto"/>
                    <w:bottom w:val="none" w:sz="0" w:space="0" w:color="auto"/>
                    <w:right w:val="none" w:sz="0" w:space="0" w:color="auto"/>
                  </w:divBdr>
                </w:div>
                <w:div w:id="941111809">
                  <w:marLeft w:val="0"/>
                  <w:marRight w:val="0"/>
                  <w:marTop w:val="0"/>
                  <w:marBottom w:val="0"/>
                  <w:divBdr>
                    <w:top w:val="none" w:sz="0" w:space="0" w:color="auto"/>
                    <w:left w:val="none" w:sz="0" w:space="0" w:color="auto"/>
                    <w:bottom w:val="none" w:sz="0" w:space="0" w:color="auto"/>
                    <w:right w:val="none" w:sz="0" w:space="0" w:color="auto"/>
                  </w:divBdr>
                </w:div>
                <w:div w:id="941693659">
                  <w:marLeft w:val="0"/>
                  <w:marRight w:val="0"/>
                  <w:marTop w:val="0"/>
                  <w:marBottom w:val="0"/>
                  <w:divBdr>
                    <w:top w:val="none" w:sz="0" w:space="0" w:color="auto"/>
                    <w:left w:val="none" w:sz="0" w:space="0" w:color="auto"/>
                    <w:bottom w:val="none" w:sz="0" w:space="0" w:color="auto"/>
                    <w:right w:val="none" w:sz="0" w:space="0" w:color="auto"/>
                  </w:divBdr>
                </w:div>
                <w:div w:id="951977925">
                  <w:marLeft w:val="0"/>
                  <w:marRight w:val="0"/>
                  <w:marTop w:val="0"/>
                  <w:marBottom w:val="0"/>
                  <w:divBdr>
                    <w:top w:val="none" w:sz="0" w:space="0" w:color="auto"/>
                    <w:left w:val="none" w:sz="0" w:space="0" w:color="auto"/>
                    <w:bottom w:val="none" w:sz="0" w:space="0" w:color="auto"/>
                    <w:right w:val="none" w:sz="0" w:space="0" w:color="auto"/>
                  </w:divBdr>
                </w:div>
                <w:div w:id="963079692">
                  <w:marLeft w:val="0"/>
                  <w:marRight w:val="0"/>
                  <w:marTop w:val="0"/>
                  <w:marBottom w:val="0"/>
                  <w:divBdr>
                    <w:top w:val="none" w:sz="0" w:space="0" w:color="auto"/>
                    <w:left w:val="none" w:sz="0" w:space="0" w:color="auto"/>
                    <w:bottom w:val="none" w:sz="0" w:space="0" w:color="auto"/>
                    <w:right w:val="none" w:sz="0" w:space="0" w:color="auto"/>
                  </w:divBdr>
                </w:div>
                <w:div w:id="977414195">
                  <w:marLeft w:val="0"/>
                  <w:marRight w:val="0"/>
                  <w:marTop w:val="0"/>
                  <w:marBottom w:val="0"/>
                  <w:divBdr>
                    <w:top w:val="none" w:sz="0" w:space="0" w:color="auto"/>
                    <w:left w:val="none" w:sz="0" w:space="0" w:color="auto"/>
                    <w:bottom w:val="none" w:sz="0" w:space="0" w:color="auto"/>
                    <w:right w:val="none" w:sz="0" w:space="0" w:color="auto"/>
                  </w:divBdr>
                </w:div>
                <w:div w:id="982853055">
                  <w:marLeft w:val="0"/>
                  <w:marRight w:val="0"/>
                  <w:marTop w:val="0"/>
                  <w:marBottom w:val="0"/>
                  <w:divBdr>
                    <w:top w:val="none" w:sz="0" w:space="0" w:color="auto"/>
                    <w:left w:val="none" w:sz="0" w:space="0" w:color="auto"/>
                    <w:bottom w:val="none" w:sz="0" w:space="0" w:color="auto"/>
                    <w:right w:val="none" w:sz="0" w:space="0" w:color="auto"/>
                  </w:divBdr>
                </w:div>
                <w:div w:id="987245145">
                  <w:marLeft w:val="0"/>
                  <w:marRight w:val="0"/>
                  <w:marTop w:val="0"/>
                  <w:marBottom w:val="0"/>
                  <w:divBdr>
                    <w:top w:val="none" w:sz="0" w:space="0" w:color="auto"/>
                    <w:left w:val="none" w:sz="0" w:space="0" w:color="auto"/>
                    <w:bottom w:val="none" w:sz="0" w:space="0" w:color="auto"/>
                    <w:right w:val="none" w:sz="0" w:space="0" w:color="auto"/>
                  </w:divBdr>
                </w:div>
                <w:div w:id="989675084">
                  <w:marLeft w:val="0"/>
                  <w:marRight w:val="0"/>
                  <w:marTop w:val="0"/>
                  <w:marBottom w:val="0"/>
                  <w:divBdr>
                    <w:top w:val="none" w:sz="0" w:space="0" w:color="auto"/>
                    <w:left w:val="none" w:sz="0" w:space="0" w:color="auto"/>
                    <w:bottom w:val="none" w:sz="0" w:space="0" w:color="auto"/>
                    <w:right w:val="none" w:sz="0" w:space="0" w:color="auto"/>
                  </w:divBdr>
                </w:div>
                <w:div w:id="995305924">
                  <w:marLeft w:val="0"/>
                  <w:marRight w:val="0"/>
                  <w:marTop w:val="0"/>
                  <w:marBottom w:val="0"/>
                  <w:divBdr>
                    <w:top w:val="none" w:sz="0" w:space="0" w:color="auto"/>
                    <w:left w:val="none" w:sz="0" w:space="0" w:color="auto"/>
                    <w:bottom w:val="none" w:sz="0" w:space="0" w:color="auto"/>
                    <w:right w:val="none" w:sz="0" w:space="0" w:color="auto"/>
                  </w:divBdr>
                </w:div>
                <w:div w:id="997538215">
                  <w:marLeft w:val="0"/>
                  <w:marRight w:val="0"/>
                  <w:marTop w:val="0"/>
                  <w:marBottom w:val="0"/>
                  <w:divBdr>
                    <w:top w:val="none" w:sz="0" w:space="0" w:color="auto"/>
                    <w:left w:val="none" w:sz="0" w:space="0" w:color="auto"/>
                    <w:bottom w:val="none" w:sz="0" w:space="0" w:color="auto"/>
                    <w:right w:val="none" w:sz="0" w:space="0" w:color="auto"/>
                  </w:divBdr>
                </w:div>
                <w:div w:id="999307155">
                  <w:marLeft w:val="0"/>
                  <w:marRight w:val="0"/>
                  <w:marTop w:val="0"/>
                  <w:marBottom w:val="0"/>
                  <w:divBdr>
                    <w:top w:val="none" w:sz="0" w:space="0" w:color="auto"/>
                    <w:left w:val="none" w:sz="0" w:space="0" w:color="auto"/>
                    <w:bottom w:val="none" w:sz="0" w:space="0" w:color="auto"/>
                    <w:right w:val="none" w:sz="0" w:space="0" w:color="auto"/>
                  </w:divBdr>
                </w:div>
                <w:div w:id="999580100">
                  <w:marLeft w:val="0"/>
                  <w:marRight w:val="0"/>
                  <w:marTop w:val="0"/>
                  <w:marBottom w:val="0"/>
                  <w:divBdr>
                    <w:top w:val="none" w:sz="0" w:space="0" w:color="auto"/>
                    <w:left w:val="none" w:sz="0" w:space="0" w:color="auto"/>
                    <w:bottom w:val="none" w:sz="0" w:space="0" w:color="auto"/>
                    <w:right w:val="none" w:sz="0" w:space="0" w:color="auto"/>
                  </w:divBdr>
                </w:div>
                <w:div w:id="1001852177">
                  <w:marLeft w:val="0"/>
                  <w:marRight w:val="0"/>
                  <w:marTop w:val="0"/>
                  <w:marBottom w:val="0"/>
                  <w:divBdr>
                    <w:top w:val="none" w:sz="0" w:space="0" w:color="auto"/>
                    <w:left w:val="none" w:sz="0" w:space="0" w:color="auto"/>
                    <w:bottom w:val="none" w:sz="0" w:space="0" w:color="auto"/>
                    <w:right w:val="none" w:sz="0" w:space="0" w:color="auto"/>
                  </w:divBdr>
                </w:div>
                <w:div w:id="1010447153">
                  <w:marLeft w:val="0"/>
                  <w:marRight w:val="0"/>
                  <w:marTop w:val="0"/>
                  <w:marBottom w:val="0"/>
                  <w:divBdr>
                    <w:top w:val="none" w:sz="0" w:space="0" w:color="auto"/>
                    <w:left w:val="none" w:sz="0" w:space="0" w:color="auto"/>
                    <w:bottom w:val="none" w:sz="0" w:space="0" w:color="auto"/>
                    <w:right w:val="none" w:sz="0" w:space="0" w:color="auto"/>
                  </w:divBdr>
                </w:div>
                <w:div w:id="1012223705">
                  <w:marLeft w:val="0"/>
                  <w:marRight w:val="0"/>
                  <w:marTop w:val="0"/>
                  <w:marBottom w:val="0"/>
                  <w:divBdr>
                    <w:top w:val="none" w:sz="0" w:space="0" w:color="auto"/>
                    <w:left w:val="none" w:sz="0" w:space="0" w:color="auto"/>
                    <w:bottom w:val="none" w:sz="0" w:space="0" w:color="auto"/>
                    <w:right w:val="none" w:sz="0" w:space="0" w:color="auto"/>
                  </w:divBdr>
                </w:div>
                <w:div w:id="1019041390">
                  <w:marLeft w:val="0"/>
                  <w:marRight w:val="0"/>
                  <w:marTop w:val="0"/>
                  <w:marBottom w:val="0"/>
                  <w:divBdr>
                    <w:top w:val="none" w:sz="0" w:space="0" w:color="auto"/>
                    <w:left w:val="none" w:sz="0" w:space="0" w:color="auto"/>
                    <w:bottom w:val="none" w:sz="0" w:space="0" w:color="auto"/>
                    <w:right w:val="none" w:sz="0" w:space="0" w:color="auto"/>
                  </w:divBdr>
                </w:div>
                <w:div w:id="1019624942">
                  <w:marLeft w:val="0"/>
                  <w:marRight w:val="0"/>
                  <w:marTop w:val="0"/>
                  <w:marBottom w:val="0"/>
                  <w:divBdr>
                    <w:top w:val="none" w:sz="0" w:space="0" w:color="auto"/>
                    <w:left w:val="none" w:sz="0" w:space="0" w:color="auto"/>
                    <w:bottom w:val="none" w:sz="0" w:space="0" w:color="auto"/>
                    <w:right w:val="none" w:sz="0" w:space="0" w:color="auto"/>
                  </w:divBdr>
                </w:div>
                <w:div w:id="1026560648">
                  <w:marLeft w:val="0"/>
                  <w:marRight w:val="0"/>
                  <w:marTop w:val="0"/>
                  <w:marBottom w:val="0"/>
                  <w:divBdr>
                    <w:top w:val="none" w:sz="0" w:space="0" w:color="auto"/>
                    <w:left w:val="none" w:sz="0" w:space="0" w:color="auto"/>
                    <w:bottom w:val="none" w:sz="0" w:space="0" w:color="auto"/>
                    <w:right w:val="none" w:sz="0" w:space="0" w:color="auto"/>
                  </w:divBdr>
                </w:div>
                <w:div w:id="1031690567">
                  <w:marLeft w:val="0"/>
                  <w:marRight w:val="0"/>
                  <w:marTop w:val="0"/>
                  <w:marBottom w:val="0"/>
                  <w:divBdr>
                    <w:top w:val="none" w:sz="0" w:space="0" w:color="auto"/>
                    <w:left w:val="none" w:sz="0" w:space="0" w:color="auto"/>
                    <w:bottom w:val="none" w:sz="0" w:space="0" w:color="auto"/>
                    <w:right w:val="none" w:sz="0" w:space="0" w:color="auto"/>
                  </w:divBdr>
                </w:div>
                <w:div w:id="1036151431">
                  <w:marLeft w:val="0"/>
                  <w:marRight w:val="0"/>
                  <w:marTop w:val="0"/>
                  <w:marBottom w:val="0"/>
                  <w:divBdr>
                    <w:top w:val="none" w:sz="0" w:space="0" w:color="auto"/>
                    <w:left w:val="none" w:sz="0" w:space="0" w:color="auto"/>
                    <w:bottom w:val="none" w:sz="0" w:space="0" w:color="auto"/>
                    <w:right w:val="none" w:sz="0" w:space="0" w:color="auto"/>
                  </w:divBdr>
                </w:div>
                <w:div w:id="1072922161">
                  <w:marLeft w:val="0"/>
                  <w:marRight w:val="0"/>
                  <w:marTop w:val="0"/>
                  <w:marBottom w:val="0"/>
                  <w:divBdr>
                    <w:top w:val="none" w:sz="0" w:space="0" w:color="auto"/>
                    <w:left w:val="none" w:sz="0" w:space="0" w:color="auto"/>
                    <w:bottom w:val="none" w:sz="0" w:space="0" w:color="auto"/>
                    <w:right w:val="none" w:sz="0" w:space="0" w:color="auto"/>
                  </w:divBdr>
                </w:div>
                <w:div w:id="1075855366">
                  <w:marLeft w:val="0"/>
                  <w:marRight w:val="0"/>
                  <w:marTop w:val="0"/>
                  <w:marBottom w:val="0"/>
                  <w:divBdr>
                    <w:top w:val="none" w:sz="0" w:space="0" w:color="auto"/>
                    <w:left w:val="none" w:sz="0" w:space="0" w:color="auto"/>
                    <w:bottom w:val="none" w:sz="0" w:space="0" w:color="auto"/>
                    <w:right w:val="none" w:sz="0" w:space="0" w:color="auto"/>
                  </w:divBdr>
                </w:div>
                <w:div w:id="1079713362">
                  <w:marLeft w:val="0"/>
                  <w:marRight w:val="0"/>
                  <w:marTop w:val="0"/>
                  <w:marBottom w:val="0"/>
                  <w:divBdr>
                    <w:top w:val="none" w:sz="0" w:space="0" w:color="auto"/>
                    <w:left w:val="none" w:sz="0" w:space="0" w:color="auto"/>
                    <w:bottom w:val="none" w:sz="0" w:space="0" w:color="auto"/>
                    <w:right w:val="none" w:sz="0" w:space="0" w:color="auto"/>
                  </w:divBdr>
                </w:div>
                <w:div w:id="1084718808">
                  <w:marLeft w:val="0"/>
                  <w:marRight w:val="0"/>
                  <w:marTop w:val="0"/>
                  <w:marBottom w:val="0"/>
                  <w:divBdr>
                    <w:top w:val="none" w:sz="0" w:space="0" w:color="auto"/>
                    <w:left w:val="none" w:sz="0" w:space="0" w:color="auto"/>
                    <w:bottom w:val="none" w:sz="0" w:space="0" w:color="auto"/>
                    <w:right w:val="none" w:sz="0" w:space="0" w:color="auto"/>
                  </w:divBdr>
                </w:div>
                <w:div w:id="1096488054">
                  <w:marLeft w:val="0"/>
                  <w:marRight w:val="0"/>
                  <w:marTop w:val="0"/>
                  <w:marBottom w:val="0"/>
                  <w:divBdr>
                    <w:top w:val="none" w:sz="0" w:space="0" w:color="auto"/>
                    <w:left w:val="none" w:sz="0" w:space="0" w:color="auto"/>
                    <w:bottom w:val="none" w:sz="0" w:space="0" w:color="auto"/>
                    <w:right w:val="none" w:sz="0" w:space="0" w:color="auto"/>
                  </w:divBdr>
                </w:div>
                <w:div w:id="1108426106">
                  <w:marLeft w:val="0"/>
                  <w:marRight w:val="0"/>
                  <w:marTop w:val="0"/>
                  <w:marBottom w:val="0"/>
                  <w:divBdr>
                    <w:top w:val="none" w:sz="0" w:space="0" w:color="auto"/>
                    <w:left w:val="none" w:sz="0" w:space="0" w:color="auto"/>
                    <w:bottom w:val="none" w:sz="0" w:space="0" w:color="auto"/>
                    <w:right w:val="none" w:sz="0" w:space="0" w:color="auto"/>
                  </w:divBdr>
                </w:div>
                <w:div w:id="1119178162">
                  <w:marLeft w:val="0"/>
                  <w:marRight w:val="0"/>
                  <w:marTop w:val="0"/>
                  <w:marBottom w:val="0"/>
                  <w:divBdr>
                    <w:top w:val="none" w:sz="0" w:space="0" w:color="auto"/>
                    <w:left w:val="none" w:sz="0" w:space="0" w:color="auto"/>
                    <w:bottom w:val="none" w:sz="0" w:space="0" w:color="auto"/>
                    <w:right w:val="none" w:sz="0" w:space="0" w:color="auto"/>
                  </w:divBdr>
                </w:div>
                <w:div w:id="1131366034">
                  <w:marLeft w:val="0"/>
                  <w:marRight w:val="0"/>
                  <w:marTop w:val="0"/>
                  <w:marBottom w:val="0"/>
                  <w:divBdr>
                    <w:top w:val="none" w:sz="0" w:space="0" w:color="auto"/>
                    <w:left w:val="none" w:sz="0" w:space="0" w:color="auto"/>
                    <w:bottom w:val="none" w:sz="0" w:space="0" w:color="auto"/>
                    <w:right w:val="none" w:sz="0" w:space="0" w:color="auto"/>
                  </w:divBdr>
                </w:div>
                <w:div w:id="1141461072">
                  <w:marLeft w:val="0"/>
                  <w:marRight w:val="0"/>
                  <w:marTop w:val="0"/>
                  <w:marBottom w:val="0"/>
                  <w:divBdr>
                    <w:top w:val="none" w:sz="0" w:space="0" w:color="auto"/>
                    <w:left w:val="none" w:sz="0" w:space="0" w:color="auto"/>
                    <w:bottom w:val="none" w:sz="0" w:space="0" w:color="auto"/>
                    <w:right w:val="none" w:sz="0" w:space="0" w:color="auto"/>
                  </w:divBdr>
                </w:div>
                <w:div w:id="1142842851">
                  <w:marLeft w:val="0"/>
                  <w:marRight w:val="0"/>
                  <w:marTop w:val="0"/>
                  <w:marBottom w:val="0"/>
                  <w:divBdr>
                    <w:top w:val="none" w:sz="0" w:space="0" w:color="auto"/>
                    <w:left w:val="none" w:sz="0" w:space="0" w:color="auto"/>
                    <w:bottom w:val="none" w:sz="0" w:space="0" w:color="auto"/>
                    <w:right w:val="none" w:sz="0" w:space="0" w:color="auto"/>
                  </w:divBdr>
                </w:div>
                <w:div w:id="1146359576">
                  <w:marLeft w:val="0"/>
                  <w:marRight w:val="0"/>
                  <w:marTop w:val="0"/>
                  <w:marBottom w:val="0"/>
                  <w:divBdr>
                    <w:top w:val="none" w:sz="0" w:space="0" w:color="auto"/>
                    <w:left w:val="none" w:sz="0" w:space="0" w:color="auto"/>
                    <w:bottom w:val="none" w:sz="0" w:space="0" w:color="auto"/>
                    <w:right w:val="none" w:sz="0" w:space="0" w:color="auto"/>
                  </w:divBdr>
                </w:div>
                <w:div w:id="1147362149">
                  <w:marLeft w:val="0"/>
                  <w:marRight w:val="0"/>
                  <w:marTop w:val="0"/>
                  <w:marBottom w:val="0"/>
                  <w:divBdr>
                    <w:top w:val="none" w:sz="0" w:space="0" w:color="auto"/>
                    <w:left w:val="none" w:sz="0" w:space="0" w:color="auto"/>
                    <w:bottom w:val="none" w:sz="0" w:space="0" w:color="auto"/>
                    <w:right w:val="none" w:sz="0" w:space="0" w:color="auto"/>
                  </w:divBdr>
                </w:div>
                <w:div w:id="1149596227">
                  <w:marLeft w:val="0"/>
                  <w:marRight w:val="0"/>
                  <w:marTop w:val="0"/>
                  <w:marBottom w:val="0"/>
                  <w:divBdr>
                    <w:top w:val="none" w:sz="0" w:space="0" w:color="auto"/>
                    <w:left w:val="none" w:sz="0" w:space="0" w:color="auto"/>
                    <w:bottom w:val="none" w:sz="0" w:space="0" w:color="auto"/>
                    <w:right w:val="none" w:sz="0" w:space="0" w:color="auto"/>
                  </w:divBdr>
                </w:div>
                <w:div w:id="1154294552">
                  <w:marLeft w:val="0"/>
                  <w:marRight w:val="0"/>
                  <w:marTop w:val="0"/>
                  <w:marBottom w:val="0"/>
                  <w:divBdr>
                    <w:top w:val="none" w:sz="0" w:space="0" w:color="auto"/>
                    <w:left w:val="none" w:sz="0" w:space="0" w:color="auto"/>
                    <w:bottom w:val="none" w:sz="0" w:space="0" w:color="auto"/>
                    <w:right w:val="none" w:sz="0" w:space="0" w:color="auto"/>
                  </w:divBdr>
                </w:div>
                <w:div w:id="1155486256">
                  <w:marLeft w:val="0"/>
                  <w:marRight w:val="0"/>
                  <w:marTop w:val="0"/>
                  <w:marBottom w:val="0"/>
                  <w:divBdr>
                    <w:top w:val="none" w:sz="0" w:space="0" w:color="auto"/>
                    <w:left w:val="none" w:sz="0" w:space="0" w:color="auto"/>
                    <w:bottom w:val="none" w:sz="0" w:space="0" w:color="auto"/>
                    <w:right w:val="none" w:sz="0" w:space="0" w:color="auto"/>
                  </w:divBdr>
                </w:div>
                <w:div w:id="1164708924">
                  <w:marLeft w:val="0"/>
                  <w:marRight w:val="0"/>
                  <w:marTop w:val="0"/>
                  <w:marBottom w:val="0"/>
                  <w:divBdr>
                    <w:top w:val="none" w:sz="0" w:space="0" w:color="auto"/>
                    <w:left w:val="none" w:sz="0" w:space="0" w:color="auto"/>
                    <w:bottom w:val="none" w:sz="0" w:space="0" w:color="auto"/>
                    <w:right w:val="none" w:sz="0" w:space="0" w:color="auto"/>
                  </w:divBdr>
                </w:div>
                <w:div w:id="1167475537">
                  <w:marLeft w:val="0"/>
                  <w:marRight w:val="0"/>
                  <w:marTop w:val="0"/>
                  <w:marBottom w:val="0"/>
                  <w:divBdr>
                    <w:top w:val="none" w:sz="0" w:space="0" w:color="auto"/>
                    <w:left w:val="none" w:sz="0" w:space="0" w:color="auto"/>
                    <w:bottom w:val="none" w:sz="0" w:space="0" w:color="auto"/>
                    <w:right w:val="none" w:sz="0" w:space="0" w:color="auto"/>
                  </w:divBdr>
                </w:div>
                <w:div w:id="1169911087">
                  <w:marLeft w:val="0"/>
                  <w:marRight w:val="0"/>
                  <w:marTop w:val="0"/>
                  <w:marBottom w:val="0"/>
                  <w:divBdr>
                    <w:top w:val="none" w:sz="0" w:space="0" w:color="auto"/>
                    <w:left w:val="none" w:sz="0" w:space="0" w:color="auto"/>
                    <w:bottom w:val="none" w:sz="0" w:space="0" w:color="auto"/>
                    <w:right w:val="none" w:sz="0" w:space="0" w:color="auto"/>
                  </w:divBdr>
                </w:div>
                <w:div w:id="1176579290">
                  <w:marLeft w:val="0"/>
                  <w:marRight w:val="0"/>
                  <w:marTop w:val="0"/>
                  <w:marBottom w:val="0"/>
                  <w:divBdr>
                    <w:top w:val="none" w:sz="0" w:space="0" w:color="auto"/>
                    <w:left w:val="none" w:sz="0" w:space="0" w:color="auto"/>
                    <w:bottom w:val="none" w:sz="0" w:space="0" w:color="auto"/>
                    <w:right w:val="none" w:sz="0" w:space="0" w:color="auto"/>
                  </w:divBdr>
                </w:div>
                <w:div w:id="1180510214">
                  <w:marLeft w:val="0"/>
                  <w:marRight w:val="0"/>
                  <w:marTop w:val="0"/>
                  <w:marBottom w:val="0"/>
                  <w:divBdr>
                    <w:top w:val="none" w:sz="0" w:space="0" w:color="auto"/>
                    <w:left w:val="none" w:sz="0" w:space="0" w:color="auto"/>
                    <w:bottom w:val="none" w:sz="0" w:space="0" w:color="auto"/>
                    <w:right w:val="none" w:sz="0" w:space="0" w:color="auto"/>
                  </w:divBdr>
                </w:div>
                <w:div w:id="1199466529">
                  <w:marLeft w:val="0"/>
                  <w:marRight w:val="0"/>
                  <w:marTop w:val="0"/>
                  <w:marBottom w:val="0"/>
                  <w:divBdr>
                    <w:top w:val="none" w:sz="0" w:space="0" w:color="auto"/>
                    <w:left w:val="none" w:sz="0" w:space="0" w:color="auto"/>
                    <w:bottom w:val="none" w:sz="0" w:space="0" w:color="auto"/>
                    <w:right w:val="none" w:sz="0" w:space="0" w:color="auto"/>
                  </w:divBdr>
                </w:div>
                <w:div w:id="1201280854">
                  <w:marLeft w:val="0"/>
                  <w:marRight w:val="0"/>
                  <w:marTop w:val="0"/>
                  <w:marBottom w:val="0"/>
                  <w:divBdr>
                    <w:top w:val="none" w:sz="0" w:space="0" w:color="auto"/>
                    <w:left w:val="none" w:sz="0" w:space="0" w:color="auto"/>
                    <w:bottom w:val="none" w:sz="0" w:space="0" w:color="auto"/>
                    <w:right w:val="none" w:sz="0" w:space="0" w:color="auto"/>
                  </w:divBdr>
                </w:div>
                <w:div w:id="1208564952">
                  <w:marLeft w:val="0"/>
                  <w:marRight w:val="0"/>
                  <w:marTop w:val="0"/>
                  <w:marBottom w:val="0"/>
                  <w:divBdr>
                    <w:top w:val="none" w:sz="0" w:space="0" w:color="auto"/>
                    <w:left w:val="none" w:sz="0" w:space="0" w:color="auto"/>
                    <w:bottom w:val="none" w:sz="0" w:space="0" w:color="auto"/>
                    <w:right w:val="none" w:sz="0" w:space="0" w:color="auto"/>
                  </w:divBdr>
                </w:div>
                <w:div w:id="1212498933">
                  <w:marLeft w:val="0"/>
                  <w:marRight w:val="0"/>
                  <w:marTop w:val="0"/>
                  <w:marBottom w:val="0"/>
                  <w:divBdr>
                    <w:top w:val="none" w:sz="0" w:space="0" w:color="auto"/>
                    <w:left w:val="none" w:sz="0" w:space="0" w:color="auto"/>
                    <w:bottom w:val="none" w:sz="0" w:space="0" w:color="auto"/>
                    <w:right w:val="none" w:sz="0" w:space="0" w:color="auto"/>
                  </w:divBdr>
                </w:div>
                <w:div w:id="1233349530">
                  <w:marLeft w:val="0"/>
                  <w:marRight w:val="0"/>
                  <w:marTop w:val="0"/>
                  <w:marBottom w:val="0"/>
                  <w:divBdr>
                    <w:top w:val="none" w:sz="0" w:space="0" w:color="auto"/>
                    <w:left w:val="none" w:sz="0" w:space="0" w:color="auto"/>
                    <w:bottom w:val="none" w:sz="0" w:space="0" w:color="auto"/>
                    <w:right w:val="none" w:sz="0" w:space="0" w:color="auto"/>
                  </w:divBdr>
                </w:div>
                <w:div w:id="1247691468">
                  <w:marLeft w:val="0"/>
                  <w:marRight w:val="0"/>
                  <w:marTop w:val="0"/>
                  <w:marBottom w:val="0"/>
                  <w:divBdr>
                    <w:top w:val="none" w:sz="0" w:space="0" w:color="auto"/>
                    <w:left w:val="none" w:sz="0" w:space="0" w:color="auto"/>
                    <w:bottom w:val="none" w:sz="0" w:space="0" w:color="auto"/>
                    <w:right w:val="none" w:sz="0" w:space="0" w:color="auto"/>
                  </w:divBdr>
                </w:div>
                <w:div w:id="1248925781">
                  <w:marLeft w:val="0"/>
                  <w:marRight w:val="0"/>
                  <w:marTop w:val="0"/>
                  <w:marBottom w:val="0"/>
                  <w:divBdr>
                    <w:top w:val="none" w:sz="0" w:space="0" w:color="auto"/>
                    <w:left w:val="none" w:sz="0" w:space="0" w:color="auto"/>
                    <w:bottom w:val="none" w:sz="0" w:space="0" w:color="auto"/>
                    <w:right w:val="none" w:sz="0" w:space="0" w:color="auto"/>
                  </w:divBdr>
                </w:div>
                <w:div w:id="1250383279">
                  <w:marLeft w:val="0"/>
                  <w:marRight w:val="0"/>
                  <w:marTop w:val="0"/>
                  <w:marBottom w:val="0"/>
                  <w:divBdr>
                    <w:top w:val="none" w:sz="0" w:space="0" w:color="auto"/>
                    <w:left w:val="none" w:sz="0" w:space="0" w:color="auto"/>
                    <w:bottom w:val="none" w:sz="0" w:space="0" w:color="auto"/>
                    <w:right w:val="none" w:sz="0" w:space="0" w:color="auto"/>
                  </w:divBdr>
                </w:div>
                <w:div w:id="1250968601">
                  <w:marLeft w:val="0"/>
                  <w:marRight w:val="0"/>
                  <w:marTop w:val="0"/>
                  <w:marBottom w:val="0"/>
                  <w:divBdr>
                    <w:top w:val="none" w:sz="0" w:space="0" w:color="auto"/>
                    <w:left w:val="none" w:sz="0" w:space="0" w:color="auto"/>
                    <w:bottom w:val="none" w:sz="0" w:space="0" w:color="auto"/>
                    <w:right w:val="none" w:sz="0" w:space="0" w:color="auto"/>
                  </w:divBdr>
                </w:div>
                <w:div w:id="1255747654">
                  <w:marLeft w:val="0"/>
                  <w:marRight w:val="0"/>
                  <w:marTop w:val="0"/>
                  <w:marBottom w:val="0"/>
                  <w:divBdr>
                    <w:top w:val="none" w:sz="0" w:space="0" w:color="auto"/>
                    <w:left w:val="none" w:sz="0" w:space="0" w:color="auto"/>
                    <w:bottom w:val="none" w:sz="0" w:space="0" w:color="auto"/>
                    <w:right w:val="none" w:sz="0" w:space="0" w:color="auto"/>
                  </w:divBdr>
                </w:div>
                <w:div w:id="1259173778">
                  <w:marLeft w:val="0"/>
                  <w:marRight w:val="0"/>
                  <w:marTop w:val="0"/>
                  <w:marBottom w:val="0"/>
                  <w:divBdr>
                    <w:top w:val="none" w:sz="0" w:space="0" w:color="auto"/>
                    <w:left w:val="none" w:sz="0" w:space="0" w:color="auto"/>
                    <w:bottom w:val="none" w:sz="0" w:space="0" w:color="auto"/>
                    <w:right w:val="none" w:sz="0" w:space="0" w:color="auto"/>
                  </w:divBdr>
                </w:div>
                <w:div w:id="1260286899">
                  <w:marLeft w:val="0"/>
                  <w:marRight w:val="0"/>
                  <w:marTop w:val="0"/>
                  <w:marBottom w:val="0"/>
                  <w:divBdr>
                    <w:top w:val="none" w:sz="0" w:space="0" w:color="auto"/>
                    <w:left w:val="none" w:sz="0" w:space="0" w:color="auto"/>
                    <w:bottom w:val="none" w:sz="0" w:space="0" w:color="auto"/>
                    <w:right w:val="none" w:sz="0" w:space="0" w:color="auto"/>
                  </w:divBdr>
                </w:div>
                <w:div w:id="1266691703">
                  <w:marLeft w:val="0"/>
                  <w:marRight w:val="0"/>
                  <w:marTop w:val="0"/>
                  <w:marBottom w:val="0"/>
                  <w:divBdr>
                    <w:top w:val="none" w:sz="0" w:space="0" w:color="auto"/>
                    <w:left w:val="none" w:sz="0" w:space="0" w:color="auto"/>
                    <w:bottom w:val="none" w:sz="0" w:space="0" w:color="auto"/>
                    <w:right w:val="none" w:sz="0" w:space="0" w:color="auto"/>
                  </w:divBdr>
                </w:div>
                <w:div w:id="1268081519">
                  <w:marLeft w:val="0"/>
                  <w:marRight w:val="0"/>
                  <w:marTop w:val="0"/>
                  <w:marBottom w:val="0"/>
                  <w:divBdr>
                    <w:top w:val="none" w:sz="0" w:space="0" w:color="auto"/>
                    <w:left w:val="none" w:sz="0" w:space="0" w:color="auto"/>
                    <w:bottom w:val="none" w:sz="0" w:space="0" w:color="auto"/>
                    <w:right w:val="none" w:sz="0" w:space="0" w:color="auto"/>
                  </w:divBdr>
                </w:div>
                <w:div w:id="1269390292">
                  <w:marLeft w:val="0"/>
                  <w:marRight w:val="0"/>
                  <w:marTop w:val="0"/>
                  <w:marBottom w:val="0"/>
                  <w:divBdr>
                    <w:top w:val="none" w:sz="0" w:space="0" w:color="auto"/>
                    <w:left w:val="none" w:sz="0" w:space="0" w:color="auto"/>
                    <w:bottom w:val="none" w:sz="0" w:space="0" w:color="auto"/>
                    <w:right w:val="none" w:sz="0" w:space="0" w:color="auto"/>
                  </w:divBdr>
                </w:div>
                <w:div w:id="1299147474">
                  <w:marLeft w:val="0"/>
                  <w:marRight w:val="0"/>
                  <w:marTop w:val="0"/>
                  <w:marBottom w:val="0"/>
                  <w:divBdr>
                    <w:top w:val="none" w:sz="0" w:space="0" w:color="auto"/>
                    <w:left w:val="none" w:sz="0" w:space="0" w:color="auto"/>
                    <w:bottom w:val="none" w:sz="0" w:space="0" w:color="auto"/>
                    <w:right w:val="none" w:sz="0" w:space="0" w:color="auto"/>
                  </w:divBdr>
                </w:div>
                <w:div w:id="1301686305">
                  <w:marLeft w:val="0"/>
                  <w:marRight w:val="0"/>
                  <w:marTop w:val="0"/>
                  <w:marBottom w:val="0"/>
                  <w:divBdr>
                    <w:top w:val="none" w:sz="0" w:space="0" w:color="auto"/>
                    <w:left w:val="none" w:sz="0" w:space="0" w:color="auto"/>
                    <w:bottom w:val="none" w:sz="0" w:space="0" w:color="auto"/>
                    <w:right w:val="none" w:sz="0" w:space="0" w:color="auto"/>
                  </w:divBdr>
                </w:div>
                <w:div w:id="1302005168">
                  <w:marLeft w:val="0"/>
                  <w:marRight w:val="0"/>
                  <w:marTop w:val="0"/>
                  <w:marBottom w:val="0"/>
                  <w:divBdr>
                    <w:top w:val="none" w:sz="0" w:space="0" w:color="auto"/>
                    <w:left w:val="none" w:sz="0" w:space="0" w:color="auto"/>
                    <w:bottom w:val="none" w:sz="0" w:space="0" w:color="auto"/>
                    <w:right w:val="none" w:sz="0" w:space="0" w:color="auto"/>
                  </w:divBdr>
                </w:div>
                <w:div w:id="1320694869">
                  <w:marLeft w:val="0"/>
                  <w:marRight w:val="0"/>
                  <w:marTop w:val="0"/>
                  <w:marBottom w:val="0"/>
                  <w:divBdr>
                    <w:top w:val="none" w:sz="0" w:space="0" w:color="auto"/>
                    <w:left w:val="none" w:sz="0" w:space="0" w:color="auto"/>
                    <w:bottom w:val="none" w:sz="0" w:space="0" w:color="auto"/>
                    <w:right w:val="none" w:sz="0" w:space="0" w:color="auto"/>
                  </w:divBdr>
                </w:div>
                <w:div w:id="1330594871">
                  <w:marLeft w:val="0"/>
                  <w:marRight w:val="0"/>
                  <w:marTop w:val="0"/>
                  <w:marBottom w:val="0"/>
                  <w:divBdr>
                    <w:top w:val="none" w:sz="0" w:space="0" w:color="auto"/>
                    <w:left w:val="none" w:sz="0" w:space="0" w:color="auto"/>
                    <w:bottom w:val="none" w:sz="0" w:space="0" w:color="auto"/>
                    <w:right w:val="none" w:sz="0" w:space="0" w:color="auto"/>
                  </w:divBdr>
                </w:div>
                <w:div w:id="1332367955">
                  <w:marLeft w:val="0"/>
                  <w:marRight w:val="0"/>
                  <w:marTop w:val="0"/>
                  <w:marBottom w:val="0"/>
                  <w:divBdr>
                    <w:top w:val="none" w:sz="0" w:space="0" w:color="auto"/>
                    <w:left w:val="none" w:sz="0" w:space="0" w:color="auto"/>
                    <w:bottom w:val="none" w:sz="0" w:space="0" w:color="auto"/>
                    <w:right w:val="none" w:sz="0" w:space="0" w:color="auto"/>
                  </w:divBdr>
                </w:div>
                <w:div w:id="1339456598">
                  <w:marLeft w:val="0"/>
                  <w:marRight w:val="0"/>
                  <w:marTop w:val="0"/>
                  <w:marBottom w:val="0"/>
                  <w:divBdr>
                    <w:top w:val="none" w:sz="0" w:space="0" w:color="auto"/>
                    <w:left w:val="none" w:sz="0" w:space="0" w:color="auto"/>
                    <w:bottom w:val="none" w:sz="0" w:space="0" w:color="auto"/>
                    <w:right w:val="none" w:sz="0" w:space="0" w:color="auto"/>
                  </w:divBdr>
                </w:div>
                <w:div w:id="1339699898">
                  <w:marLeft w:val="0"/>
                  <w:marRight w:val="0"/>
                  <w:marTop w:val="0"/>
                  <w:marBottom w:val="0"/>
                  <w:divBdr>
                    <w:top w:val="none" w:sz="0" w:space="0" w:color="auto"/>
                    <w:left w:val="none" w:sz="0" w:space="0" w:color="auto"/>
                    <w:bottom w:val="none" w:sz="0" w:space="0" w:color="auto"/>
                    <w:right w:val="none" w:sz="0" w:space="0" w:color="auto"/>
                  </w:divBdr>
                </w:div>
                <w:div w:id="1351838815">
                  <w:marLeft w:val="0"/>
                  <w:marRight w:val="0"/>
                  <w:marTop w:val="0"/>
                  <w:marBottom w:val="0"/>
                  <w:divBdr>
                    <w:top w:val="none" w:sz="0" w:space="0" w:color="auto"/>
                    <w:left w:val="none" w:sz="0" w:space="0" w:color="auto"/>
                    <w:bottom w:val="none" w:sz="0" w:space="0" w:color="auto"/>
                    <w:right w:val="none" w:sz="0" w:space="0" w:color="auto"/>
                  </w:divBdr>
                </w:div>
                <w:div w:id="1354501032">
                  <w:marLeft w:val="0"/>
                  <w:marRight w:val="0"/>
                  <w:marTop w:val="0"/>
                  <w:marBottom w:val="0"/>
                  <w:divBdr>
                    <w:top w:val="none" w:sz="0" w:space="0" w:color="auto"/>
                    <w:left w:val="none" w:sz="0" w:space="0" w:color="auto"/>
                    <w:bottom w:val="none" w:sz="0" w:space="0" w:color="auto"/>
                    <w:right w:val="none" w:sz="0" w:space="0" w:color="auto"/>
                  </w:divBdr>
                </w:div>
                <w:div w:id="1361397607">
                  <w:marLeft w:val="0"/>
                  <w:marRight w:val="0"/>
                  <w:marTop w:val="0"/>
                  <w:marBottom w:val="0"/>
                  <w:divBdr>
                    <w:top w:val="none" w:sz="0" w:space="0" w:color="auto"/>
                    <w:left w:val="none" w:sz="0" w:space="0" w:color="auto"/>
                    <w:bottom w:val="none" w:sz="0" w:space="0" w:color="auto"/>
                    <w:right w:val="none" w:sz="0" w:space="0" w:color="auto"/>
                  </w:divBdr>
                </w:div>
                <w:div w:id="1364861439">
                  <w:marLeft w:val="0"/>
                  <w:marRight w:val="0"/>
                  <w:marTop w:val="0"/>
                  <w:marBottom w:val="0"/>
                  <w:divBdr>
                    <w:top w:val="none" w:sz="0" w:space="0" w:color="auto"/>
                    <w:left w:val="none" w:sz="0" w:space="0" w:color="auto"/>
                    <w:bottom w:val="none" w:sz="0" w:space="0" w:color="auto"/>
                    <w:right w:val="none" w:sz="0" w:space="0" w:color="auto"/>
                  </w:divBdr>
                </w:div>
                <w:div w:id="1367828061">
                  <w:marLeft w:val="0"/>
                  <w:marRight w:val="0"/>
                  <w:marTop w:val="0"/>
                  <w:marBottom w:val="0"/>
                  <w:divBdr>
                    <w:top w:val="none" w:sz="0" w:space="0" w:color="auto"/>
                    <w:left w:val="none" w:sz="0" w:space="0" w:color="auto"/>
                    <w:bottom w:val="none" w:sz="0" w:space="0" w:color="auto"/>
                    <w:right w:val="none" w:sz="0" w:space="0" w:color="auto"/>
                  </w:divBdr>
                </w:div>
                <w:div w:id="1374965801">
                  <w:marLeft w:val="0"/>
                  <w:marRight w:val="0"/>
                  <w:marTop w:val="0"/>
                  <w:marBottom w:val="0"/>
                  <w:divBdr>
                    <w:top w:val="none" w:sz="0" w:space="0" w:color="auto"/>
                    <w:left w:val="none" w:sz="0" w:space="0" w:color="auto"/>
                    <w:bottom w:val="none" w:sz="0" w:space="0" w:color="auto"/>
                    <w:right w:val="none" w:sz="0" w:space="0" w:color="auto"/>
                  </w:divBdr>
                </w:div>
                <w:div w:id="1376662724">
                  <w:marLeft w:val="0"/>
                  <w:marRight w:val="0"/>
                  <w:marTop w:val="0"/>
                  <w:marBottom w:val="0"/>
                  <w:divBdr>
                    <w:top w:val="none" w:sz="0" w:space="0" w:color="auto"/>
                    <w:left w:val="none" w:sz="0" w:space="0" w:color="auto"/>
                    <w:bottom w:val="none" w:sz="0" w:space="0" w:color="auto"/>
                    <w:right w:val="none" w:sz="0" w:space="0" w:color="auto"/>
                  </w:divBdr>
                </w:div>
                <w:div w:id="1386219477">
                  <w:marLeft w:val="0"/>
                  <w:marRight w:val="0"/>
                  <w:marTop w:val="0"/>
                  <w:marBottom w:val="0"/>
                  <w:divBdr>
                    <w:top w:val="none" w:sz="0" w:space="0" w:color="auto"/>
                    <w:left w:val="none" w:sz="0" w:space="0" w:color="auto"/>
                    <w:bottom w:val="none" w:sz="0" w:space="0" w:color="auto"/>
                    <w:right w:val="none" w:sz="0" w:space="0" w:color="auto"/>
                  </w:divBdr>
                </w:div>
                <w:div w:id="1401752592">
                  <w:marLeft w:val="0"/>
                  <w:marRight w:val="0"/>
                  <w:marTop w:val="0"/>
                  <w:marBottom w:val="0"/>
                  <w:divBdr>
                    <w:top w:val="none" w:sz="0" w:space="0" w:color="auto"/>
                    <w:left w:val="none" w:sz="0" w:space="0" w:color="auto"/>
                    <w:bottom w:val="none" w:sz="0" w:space="0" w:color="auto"/>
                    <w:right w:val="none" w:sz="0" w:space="0" w:color="auto"/>
                  </w:divBdr>
                </w:div>
                <w:div w:id="1404643810">
                  <w:marLeft w:val="0"/>
                  <w:marRight w:val="0"/>
                  <w:marTop w:val="0"/>
                  <w:marBottom w:val="0"/>
                  <w:divBdr>
                    <w:top w:val="none" w:sz="0" w:space="0" w:color="auto"/>
                    <w:left w:val="none" w:sz="0" w:space="0" w:color="auto"/>
                    <w:bottom w:val="none" w:sz="0" w:space="0" w:color="auto"/>
                    <w:right w:val="none" w:sz="0" w:space="0" w:color="auto"/>
                  </w:divBdr>
                </w:div>
                <w:div w:id="1410275400">
                  <w:marLeft w:val="0"/>
                  <w:marRight w:val="0"/>
                  <w:marTop w:val="0"/>
                  <w:marBottom w:val="0"/>
                  <w:divBdr>
                    <w:top w:val="none" w:sz="0" w:space="0" w:color="auto"/>
                    <w:left w:val="none" w:sz="0" w:space="0" w:color="auto"/>
                    <w:bottom w:val="none" w:sz="0" w:space="0" w:color="auto"/>
                    <w:right w:val="none" w:sz="0" w:space="0" w:color="auto"/>
                  </w:divBdr>
                </w:div>
                <w:div w:id="1421870362">
                  <w:marLeft w:val="0"/>
                  <w:marRight w:val="0"/>
                  <w:marTop w:val="0"/>
                  <w:marBottom w:val="0"/>
                  <w:divBdr>
                    <w:top w:val="none" w:sz="0" w:space="0" w:color="auto"/>
                    <w:left w:val="none" w:sz="0" w:space="0" w:color="auto"/>
                    <w:bottom w:val="none" w:sz="0" w:space="0" w:color="auto"/>
                    <w:right w:val="none" w:sz="0" w:space="0" w:color="auto"/>
                  </w:divBdr>
                </w:div>
                <w:div w:id="1430927025">
                  <w:marLeft w:val="0"/>
                  <w:marRight w:val="0"/>
                  <w:marTop w:val="0"/>
                  <w:marBottom w:val="0"/>
                  <w:divBdr>
                    <w:top w:val="none" w:sz="0" w:space="0" w:color="auto"/>
                    <w:left w:val="none" w:sz="0" w:space="0" w:color="auto"/>
                    <w:bottom w:val="none" w:sz="0" w:space="0" w:color="auto"/>
                    <w:right w:val="none" w:sz="0" w:space="0" w:color="auto"/>
                  </w:divBdr>
                </w:div>
                <w:div w:id="1432046981">
                  <w:marLeft w:val="0"/>
                  <w:marRight w:val="0"/>
                  <w:marTop w:val="0"/>
                  <w:marBottom w:val="0"/>
                  <w:divBdr>
                    <w:top w:val="none" w:sz="0" w:space="0" w:color="auto"/>
                    <w:left w:val="none" w:sz="0" w:space="0" w:color="auto"/>
                    <w:bottom w:val="none" w:sz="0" w:space="0" w:color="auto"/>
                    <w:right w:val="none" w:sz="0" w:space="0" w:color="auto"/>
                  </w:divBdr>
                </w:div>
                <w:div w:id="1432774488">
                  <w:marLeft w:val="0"/>
                  <w:marRight w:val="0"/>
                  <w:marTop w:val="0"/>
                  <w:marBottom w:val="0"/>
                  <w:divBdr>
                    <w:top w:val="none" w:sz="0" w:space="0" w:color="auto"/>
                    <w:left w:val="none" w:sz="0" w:space="0" w:color="auto"/>
                    <w:bottom w:val="none" w:sz="0" w:space="0" w:color="auto"/>
                    <w:right w:val="none" w:sz="0" w:space="0" w:color="auto"/>
                  </w:divBdr>
                </w:div>
                <w:div w:id="1436092652">
                  <w:marLeft w:val="0"/>
                  <w:marRight w:val="0"/>
                  <w:marTop w:val="0"/>
                  <w:marBottom w:val="0"/>
                  <w:divBdr>
                    <w:top w:val="none" w:sz="0" w:space="0" w:color="auto"/>
                    <w:left w:val="none" w:sz="0" w:space="0" w:color="auto"/>
                    <w:bottom w:val="none" w:sz="0" w:space="0" w:color="auto"/>
                    <w:right w:val="none" w:sz="0" w:space="0" w:color="auto"/>
                  </w:divBdr>
                </w:div>
                <w:div w:id="1451044864">
                  <w:marLeft w:val="0"/>
                  <w:marRight w:val="0"/>
                  <w:marTop w:val="0"/>
                  <w:marBottom w:val="0"/>
                  <w:divBdr>
                    <w:top w:val="none" w:sz="0" w:space="0" w:color="auto"/>
                    <w:left w:val="none" w:sz="0" w:space="0" w:color="auto"/>
                    <w:bottom w:val="none" w:sz="0" w:space="0" w:color="auto"/>
                    <w:right w:val="none" w:sz="0" w:space="0" w:color="auto"/>
                  </w:divBdr>
                </w:div>
                <w:div w:id="1455557922">
                  <w:marLeft w:val="0"/>
                  <w:marRight w:val="0"/>
                  <w:marTop w:val="0"/>
                  <w:marBottom w:val="0"/>
                  <w:divBdr>
                    <w:top w:val="none" w:sz="0" w:space="0" w:color="auto"/>
                    <w:left w:val="none" w:sz="0" w:space="0" w:color="auto"/>
                    <w:bottom w:val="none" w:sz="0" w:space="0" w:color="auto"/>
                    <w:right w:val="none" w:sz="0" w:space="0" w:color="auto"/>
                  </w:divBdr>
                </w:div>
                <w:div w:id="1455563734">
                  <w:marLeft w:val="0"/>
                  <w:marRight w:val="0"/>
                  <w:marTop w:val="0"/>
                  <w:marBottom w:val="0"/>
                  <w:divBdr>
                    <w:top w:val="none" w:sz="0" w:space="0" w:color="auto"/>
                    <w:left w:val="none" w:sz="0" w:space="0" w:color="auto"/>
                    <w:bottom w:val="none" w:sz="0" w:space="0" w:color="auto"/>
                    <w:right w:val="none" w:sz="0" w:space="0" w:color="auto"/>
                  </w:divBdr>
                </w:div>
                <w:div w:id="1462533416">
                  <w:marLeft w:val="0"/>
                  <w:marRight w:val="0"/>
                  <w:marTop w:val="0"/>
                  <w:marBottom w:val="0"/>
                  <w:divBdr>
                    <w:top w:val="none" w:sz="0" w:space="0" w:color="auto"/>
                    <w:left w:val="none" w:sz="0" w:space="0" w:color="auto"/>
                    <w:bottom w:val="none" w:sz="0" w:space="0" w:color="auto"/>
                    <w:right w:val="none" w:sz="0" w:space="0" w:color="auto"/>
                  </w:divBdr>
                </w:div>
                <w:div w:id="1462653920">
                  <w:marLeft w:val="0"/>
                  <w:marRight w:val="0"/>
                  <w:marTop w:val="0"/>
                  <w:marBottom w:val="0"/>
                  <w:divBdr>
                    <w:top w:val="none" w:sz="0" w:space="0" w:color="auto"/>
                    <w:left w:val="none" w:sz="0" w:space="0" w:color="auto"/>
                    <w:bottom w:val="none" w:sz="0" w:space="0" w:color="auto"/>
                    <w:right w:val="none" w:sz="0" w:space="0" w:color="auto"/>
                  </w:divBdr>
                </w:div>
                <w:div w:id="1462721772">
                  <w:marLeft w:val="0"/>
                  <w:marRight w:val="0"/>
                  <w:marTop w:val="0"/>
                  <w:marBottom w:val="0"/>
                  <w:divBdr>
                    <w:top w:val="none" w:sz="0" w:space="0" w:color="auto"/>
                    <w:left w:val="none" w:sz="0" w:space="0" w:color="auto"/>
                    <w:bottom w:val="none" w:sz="0" w:space="0" w:color="auto"/>
                    <w:right w:val="none" w:sz="0" w:space="0" w:color="auto"/>
                  </w:divBdr>
                </w:div>
                <w:div w:id="1476722892">
                  <w:marLeft w:val="0"/>
                  <w:marRight w:val="0"/>
                  <w:marTop w:val="0"/>
                  <w:marBottom w:val="0"/>
                  <w:divBdr>
                    <w:top w:val="none" w:sz="0" w:space="0" w:color="auto"/>
                    <w:left w:val="none" w:sz="0" w:space="0" w:color="auto"/>
                    <w:bottom w:val="none" w:sz="0" w:space="0" w:color="auto"/>
                    <w:right w:val="none" w:sz="0" w:space="0" w:color="auto"/>
                  </w:divBdr>
                </w:div>
                <w:div w:id="1478061323">
                  <w:marLeft w:val="0"/>
                  <w:marRight w:val="0"/>
                  <w:marTop w:val="0"/>
                  <w:marBottom w:val="0"/>
                  <w:divBdr>
                    <w:top w:val="none" w:sz="0" w:space="0" w:color="auto"/>
                    <w:left w:val="none" w:sz="0" w:space="0" w:color="auto"/>
                    <w:bottom w:val="none" w:sz="0" w:space="0" w:color="auto"/>
                    <w:right w:val="none" w:sz="0" w:space="0" w:color="auto"/>
                  </w:divBdr>
                </w:div>
                <w:div w:id="1478380248">
                  <w:marLeft w:val="0"/>
                  <w:marRight w:val="0"/>
                  <w:marTop w:val="0"/>
                  <w:marBottom w:val="0"/>
                  <w:divBdr>
                    <w:top w:val="none" w:sz="0" w:space="0" w:color="auto"/>
                    <w:left w:val="none" w:sz="0" w:space="0" w:color="auto"/>
                    <w:bottom w:val="none" w:sz="0" w:space="0" w:color="auto"/>
                    <w:right w:val="none" w:sz="0" w:space="0" w:color="auto"/>
                  </w:divBdr>
                </w:div>
                <w:div w:id="1485009072">
                  <w:marLeft w:val="0"/>
                  <w:marRight w:val="0"/>
                  <w:marTop w:val="0"/>
                  <w:marBottom w:val="0"/>
                  <w:divBdr>
                    <w:top w:val="none" w:sz="0" w:space="0" w:color="auto"/>
                    <w:left w:val="none" w:sz="0" w:space="0" w:color="auto"/>
                    <w:bottom w:val="none" w:sz="0" w:space="0" w:color="auto"/>
                    <w:right w:val="none" w:sz="0" w:space="0" w:color="auto"/>
                  </w:divBdr>
                </w:div>
                <w:div w:id="1500848174">
                  <w:marLeft w:val="0"/>
                  <w:marRight w:val="0"/>
                  <w:marTop w:val="0"/>
                  <w:marBottom w:val="0"/>
                  <w:divBdr>
                    <w:top w:val="none" w:sz="0" w:space="0" w:color="auto"/>
                    <w:left w:val="none" w:sz="0" w:space="0" w:color="auto"/>
                    <w:bottom w:val="none" w:sz="0" w:space="0" w:color="auto"/>
                    <w:right w:val="none" w:sz="0" w:space="0" w:color="auto"/>
                  </w:divBdr>
                </w:div>
                <w:div w:id="1502889944">
                  <w:marLeft w:val="0"/>
                  <w:marRight w:val="0"/>
                  <w:marTop w:val="0"/>
                  <w:marBottom w:val="0"/>
                  <w:divBdr>
                    <w:top w:val="none" w:sz="0" w:space="0" w:color="auto"/>
                    <w:left w:val="none" w:sz="0" w:space="0" w:color="auto"/>
                    <w:bottom w:val="none" w:sz="0" w:space="0" w:color="auto"/>
                    <w:right w:val="none" w:sz="0" w:space="0" w:color="auto"/>
                  </w:divBdr>
                </w:div>
                <w:div w:id="1518930654">
                  <w:marLeft w:val="0"/>
                  <w:marRight w:val="0"/>
                  <w:marTop w:val="0"/>
                  <w:marBottom w:val="0"/>
                  <w:divBdr>
                    <w:top w:val="none" w:sz="0" w:space="0" w:color="auto"/>
                    <w:left w:val="none" w:sz="0" w:space="0" w:color="auto"/>
                    <w:bottom w:val="none" w:sz="0" w:space="0" w:color="auto"/>
                    <w:right w:val="none" w:sz="0" w:space="0" w:color="auto"/>
                  </w:divBdr>
                </w:div>
                <w:div w:id="1519156059">
                  <w:marLeft w:val="0"/>
                  <w:marRight w:val="0"/>
                  <w:marTop w:val="0"/>
                  <w:marBottom w:val="0"/>
                  <w:divBdr>
                    <w:top w:val="none" w:sz="0" w:space="0" w:color="auto"/>
                    <w:left w:val="none" w:sz="0" w:space="0" w:color="auto"/>
                    <w:bottom w:val="none" w:sz="0" w:space="0" w:color="auto"/>
                    <w:right w:val="none" w:sz="0" w:space="0" w:color="auto"/>
                  </w:divBdr>
                </w:div>
                <w:div w:id="1523282530">
                  <w:marLeft w:val="0"/>
                  <w:marRight w:val="0"/>
                  <w:marTop w:val="0"/>
                  <w:marBottom w:val="0"/>
                  <w:divBdr>
                    <w:top w:val="none" w:sz="0" w:space="0" w:color="auto"/>
                    <w:left w:val="none" w:sz="0" w:space="0" w:color="auto"/>
                    <w:bottom w:val="none" w:sz="0" w:space="0" w:color="auto"/>
                    <w:right w:val="none" w:sz="0" w:space="0" w:color="auto"/>
                  </w:divBdr>
                </w:div>
                <w:div w:id="1526211236">
                  <w:marLeft w:val="0"/>
                  <w:marRight w:val="0"/>
                  <w:marTop w:val="0"/>
                  <w:marBottom w:val="0"/>
                  <w:divBdr>
                    <w:top w:val="none" w:sz="0" w:space="0" w:color="auto"/>
                    <w:left w:val="none" w:sz="0" w:space="0" w:color="auto"/>
                    <w:bottom w:val="none" w:sz="0" w:space="0" w:color="auto"/>
                    <w:right w:val="none" w:sz="0" w:space="0" w:color="auto"/>
                  </w:divBdr>
                </w:div>
                <w:div w:id="1526482289">
                  <w:marLeft w:val="0"/>
                  <w:marRight w:val="0"/>
                  <w:marTop w:val="0"/>
                  <w:marBottom w:val="0"/>
                  <w:divBdr>
                    <w:top w:val="none" w:sz="0" w:space="0" w:color="auto"/>
                    <w:left w:val="none" w:sz="0" w:space="0" w:color="auto"/>
                    <w:bottom w:val="none" w:sz="0" w:space="0" w:color="auto"/>
                    <w:right w:val="none" w:sz="0" w:space="0" w:color="auto"/>
                  </w:divBdr>
                </w:div>
                <w:div w:id="1529175760">
                  <w:marLeft w:val="0"/>
                  <w:marRight w:val="0"/>
                  <w:marTop w:val="0"/>
                  <w:marBottom w:val="0"/>
                  <w:divBdr>
                    <w:top w:val="none" w:sz="0" w:space="0" w:color="auto"/>
                    <w:left w:val="none" w:sz="0" w:space="0" w:color="auto"/>
                    <w:bottom w:val="none" w:sz="0" w:space="0" w:color="auto"/>
                    <w:right w:val="none" w:sz="0" w:space="0" w:color="auto"/>
                  </w:divBdr>
                </w:div>
                <w:div w:id="1532842269">
                  <w:marLeft w:val="0"/>
                  <w:marRight w:val="0"/>
                  <w:marTop w:val="0"/>
                  <w:marBottom w:val="0"/>
                  <w:divBdr>
                    <w:top w:val="none" w:sz="0" w:space="0" w:color="auto"/>
                    <w:left w:val="none" w:sz="0" w:space="0" w:color="auto"/>
                    <w:bottom w:val="none" w:sz="0" w:space="0" w:color="auto"/>
                    <w:right w:val="none" w:sz="0" w:space="0" w:color="auto"/>
                  </w:divBdr>
                </w:div>
                <w:div w:id="1545410597">
                  <w:marLeft w:val="0"/>
                  <w:marRight w:val="0"/>
                  <w:marTop w:val="0"/>
                  <w:marBottom w:val="0"/>
                  <w:divBdr>
                    <w:top w:val="none" w:sz="0" w:space="0" w:color="auto"/>
                    <w:left w:val="none" w:sz="0" w:space="0" w:color="auto"/>
                    <w:bottom w:val="none" w:sz="0" w:space="0" w:color="auto"/>
                    <w:right w:val="none" w:sz="0" w:space="0" w:color="auto"/>
                  </w:divBdr>
                </w:div>
                <w:div w:id="1546409855">
                  <w:marLeft w:val="0"/>
                  <w:marRight w:val="0"/>
                  <w:marTop w:val="0"/>
                  <w:marBottom w:val="0"/>
                  <w:divBdr>
                    <w:top w:val="none" w:sz="0" w:space="0" w:color="auto"/>
                    <w:left w:val="none" w:sz="0" w:space="0" w:color="auto"/>
                    <w:bottom w:val="none" w:sz="0" w:space="0" w:color="auto"/>
                    <w:right w:val="none" w:sz="0" w:space="0" w:color="auto"/>
                  </w:divBdr>
                </w:div>
                <w:div w:id="1557353154">
                  <w:marLeft w:val="0"/>
                  <w:marRight w:val="0"/>
                  <w:marTop w:val="0"/>
                  <w:marBottom w:val="0"/>
                  <w:divBdr>
                    <w:top w:val="none" w:sz="0" w:space="0" w:color="auto"/>
                    <w:left w:val="none" w:sz="0" w:space="0" w:color="auto"/>
                    <w:bottom w:val="none" w:sz="0" w:space="0" w:color="auto"/>
                    <w:right w:val="none" w:sz="0" w:space="0" w:color="auto"/>
                  </w:divBdr>
                </w:div>
                <w:div w:id="1571621057">
                  <w:marLeft w:val="0"/>
                  <w:marRight w:val="0"/>
                  <w:marTop w:val="0"/>
                  <w:marBottom w:val="0"/>
                  <w:divBdr>
                    <w:top w:val="none" w:sz="0" w:space="0" w:color="auto"/>
                    <w:left w:val="none" w:sz="0" w:space="0" w:color="auto"/>
                    <w:bottom w:val="none" w:sz="0" w:space="0" w:color="auto"/>
                    <w:right w:val="none" w:sz="0" w:space="0" w:color="auto"/>
                  </w:divBdr>
                </w:div>
                <w:div w:id="1580939329">
                  <w:marLeft w:val="0"/>
                  <w:marRight w:val="0"/>
                  <w:marTop w:val="0"/>
                  <w:marBottom w:val="0"/>
                  <w:divBdr>
                    <w:top w:val="none" w:sz="0" w:space="0" w:color="auto"/>
                    <w:left w:val="none" w:sz="0" w:space="0" w:color="auto"/>
                    <w:bottom w:val="none" w:sz="0" w:space="0" w:color="auto"/>
                    <w:right w:val="none" w:sz="0" w:space="0" w:color="auto"/>
                  </w:divBdr>
                </w:div>
                <w:div w:id="1583022745">
                  <w:marLeft w:val="0"/>
                  <w:marRight w:val="0"/>
                  <w:marTop w:val="0"/>
                  <w:marBottom w:val="0"/>
                  <w:divBdr>
                    <w:top w:val="none" w:sz="0" w:space="0" w:color="auto"/>
                    <w:left w:val="none" w:sz="0" w:space="0" w:color="auto"/>
                    <w:bottom w:val="none" w:sz="0" w:space="0" w:color="auto"/>
                    <w:right w:val="none" w:sz="0" w:space="0" w:color="auto"/>
                  </w:divBdr>
                </w:div>
                <w:div w:id="1583837821">
                  <w:marLeft w:val="0"/>
                  <w:marRight w:val="0"/>
                  <w:marTop w:val="0"/>
                  <w:marBottom w:val="0"/>
                  <w:divBdr>
                    <w:top w:val="none" w:sz="0" w:space="0" w:color="auto"/>
                    <w:left w:val="none" w:sz="0" w:space="0" w:color="auto"/>
                    <w:bottom w:val="none" w:sz="0" w:space="0" w:color="auto"/>
                    <w:right w:val="none" w:sz="0" w:space="0" w:color="auto"/>
                  </w:divBdr>
                </w:div>
                <w:div w:id="1587111503">
                  <w:marLeft w:val="0"/>
                  <w:marRight w:val="0"/>
                  <w:marTop w:val="0"/>
                  <w:marBottom w:val="0"/>
                  <w:divBdr>
                    <w:top w:val="none" w:sz="0" w:space="0" w:color="auto"/>
                    <w:left w:val="none" w:sz="0" w:space="0" w:color="auto"/>
                    <w:bottom w:val="none" w:sz="0" w:space="0" w:color="auto"/>
                    <w:right w:val="none" w:sz="0" w:space="0" w:color="auto"/>
                  </w:divBdr>
                </w:div>
                <w:div w:id="1599948252">
                  <w:marLeft w:val="0"/>
                  <w:marRight w:val="0"/>
                  <w:marTop w:val="0"/>
                  <w:marBottom w:val="0"/>
                  <w:divBdr>
                    <w:top w:val="none" w:sz="0" w:space="0" w:color="auto"/>
                    <w:left w:val="none" w:sz="0" w:space="0" w:color="auto"/>
                    <w:bottom w:val="none" w:sz="0" w:space="0" w:color="auto"/>
                    <w:right w:val="none" w:sz="0" w:space="0" w:color="auto"/>
                  </w:divBdr>
                </w:div>
                <w:div w:id="1601182841">
                  <w:marLeft w:val="0"/>
                  <w:marRight w:val="0"/>
                  <w:marTop w:val="0"/>
                  <w:marBottom w:val="0"/>
                  <w:divBdr>
                    <w:top w:val="none" w:sz="0" w:space="0" w:color="auto"/>
                    <w:left w:val="none" w:sz="0" w:space="0" w:color="auto"/>
                    <w:bottom w:val="none" w:sz="0" w:space="0" w:color="auto"/>
                    <w:right w:val="none" w:sz="0" w:space="0" w:color="auto"/>
                  </w:divBdr>
                </w:div>
                <w:div w:id="1603338399">
                  <w:marLeft w:val="0"/>
                  <w:marRight w:val="0"/>
                  <w:marTop w:val="0"/>
                  <w:marBottom w:val="0"/>
                  <w:divBdr>
                    <w:top w:val="none" w:sz="0" w:space="0" w:color="auto"/>
                    <w:left w:val="none" w:sz="0" w:space="0" w:color="auto"/>
                    <w:bottom w:val="none" w:sz="0" w:space="0" w:color="auto"/>
                    <w:right w:val="none" w:sz="0" w:space="0" w:color="auto"/>
                  </w:divBdr>
                </w:div>
                <w:div w:id="1609120547">
                  <w:marLeft w:val="0"/>
                  <w:marRight w:val="0"/>
                  <w:marTop w:val="0"/>
                  <w:marBottom w:val="0"/>
                  <w:divBdr>
                    <w:top w:val="none" w:sz="0" w:space="0" w:color="auto"/>
                    <w:left w:val="none" w:sz="0" w:space="0" w:color="auto"/>
                    <w:bottom w:val="none" w:sz="0" w:space="0" w:color="auto"/>
                    <w:right w:val="none" w:sz="0" w:space="0" w:color="auto"/>
                  </w:divBdr>
                </w:div>
                <w:div w:id="1610812469">
                  <w:marLeft w:val="0"/>
                  <w:marRight w:val="0"/>
                  <w:marTop w:val="0"/>
                  <w:marBottom w:val="0"/>
                  <w:divBdr>
                    <w:top w:val="none" w:sz="0" w:space="0" w:color="auto"/>
                    <w:left w:val="none" w:sz="0" w:space="0" w:color="auto"/>
                    <w:bottom w:val="none" w:sz="0" w:space="0" w:color="auto"/>
                    <w:right w:val="none" w:sz="0" w:space="0" w:color="auto"/>
                  </w:divBdr>
                </w:div>
                <w:div w:id="1615289762">
                  <w:marLeft w:val="0"/>
                  <w:marRight w:val="0"/>
                  <w:marTop w:val="0"/>
                  <w:marBottom w:val="0"/>
                  <w:divBdr>
                    <w:top w:val="none" w:sz="0" w:space="0" w:color="auto"/>
                    <w:left w:val="none" w:sz="0" w:space="0" w:color="auto"/>
                    <w:bottom w:val="none" w:sz="0" w:space="0" w:color="auto"/>
                    <w:right w:val="none" w:sz="0" w:space="0" w:color="auto"/>
                  </w:divBdr>
                </w:div>
                <w:div w:id="1620650219">
                  <w:marLeft w:val="0"/>
                  <w:marRight w:val="0"/>
                  <w:marTop w:val="0"/>
                  <w:marBottom w:val="0"/>
                  <w:divBdr>
                    <w:top w:val="none" w:sz="0" w:space="0" w:color="auto"/>
                    <w:left w:val="none" w:sz="0" w:space="0" w:color="auto"/>
                    <w:bottom w:val="none" w:sz="0" w:space="0" w:color="auto"/>
                    <w:right w:val="none" w:sz="0" w:space="0" w:color="auto"/>
                  </w:divBdr>
                </w:div>
                <w:div w:id="1631476748">
                  <w:marLeft w:val="0"/>
                  <w:marRight w:val="0"/>
                  <w:marTop w:val="0"/>
                  <w:marBottom w:val="0"/>
                  <w:divBdr>
                    <w:top w:val="none" w:sz="0" w:space="0" w:color="auto"/>
                    <w:left w:val="none" w:sz="0" w:space="0" w:color="auto"/>
                    <w:bottom w:val="none" w:sz="0" w:space="0" w:color="auto"/>
                    <w:right w:val="none" w:sz="0" w:space="0" w:color="auto"/>
                  </w:divBdr>
                </w:div>
                <w:div w:id="1632906009">
                  <w:marLeft w:val="0"/>
                  <w:marRight w:val="0"/>
                  <w:marTop w:val="0"/>
                  <w:marBottom w:val="0"/>
                  <w:divBdr>
                    <w:top w:val="none" w:sz="0" w:space="0" w:color="auto"/>
                    <w:left w:val="none" w:sz="0" w:space="0" w:color="auto"/>
                    <w:bottom w:val="none" w:sz="0" w:space="0" w:color="auto"/>
                    <w:right w:val="none" w:sz="0" w:space="0" w:color="auto"/>
                  </w:divBdr>
                </w:div>
                <w:div w:id="1637056153">
                  <w:marLeft w:val="0"/>
                  <w:marRight w:val="0"/>
                  <w:marTop w:val="0"/>
                  <w:marBottom w:val="0"/>
                  <w:divBdr>
                    <w:top w:val="none" w:sz="0" w:space="0" w:color="auto"/>
                    <w:left w:val="none" w:sz="0" w:space="0" w:color="auto"/>
                    <w:bottom w:val="none" w:sz="0" w:space="0" w:color="auto"/>
                    <w:right w:val="none" w:sz="0" w:space="0" w:color="auto"/>
                  </w:divBdr>
                </w:div>
                <w:div w:id="1659654864">
                  <w:marLeft w:val="0"/>
                  <w:marRight w:val="0"/>
                  <w:marTop w:val="0"/>
                  <w:marBottom w:val="0"/>
                  <w:divBdr>
                    <w:top w:val="none" w:sz="0" w:space="0" w:color="auto"/>
                    <w:left w:val="none" w:sz="0" w:space="0" w:color="auto"/>
                    <w:bottom w:val="none" w:sz="0" w:space="0" w:color="auto"/>
                    <w:right w:val="none" w:sz="0" w:space="0" w:color="auto"/>
                  </w:divBdr>
                </w:div>
                <w:div w:id="1669091704">
                  <w:marLeft w:val="0"/>
                  <w:marRight w:val="0"/>
                  <w:marTop w:val="0"/>
                  <w:marBottom w:val="0"/>
                  <w:divBdr>
                    <w:top w:val="none" w:sz="0" w:space="0" w:color="auto"/>
                    <w:left w:val="none" w:sz="0" w:space="0" w:color="auto"/>
                    <w:bottom w:val="none" w:sz="0" w:space="0" w:color="auto"/>
                    <w:right w:val="none" w:sz="0" w:space="0" w:color="auto"/>
                  </w:divBdr>
                </w:div>
                <w:div w:id="1669483219">
                  <w:marLeft w:val="0"/>
                  <w:marRight w:val="0"/>
                  <w:marTop w:val="0"/>
                  <w:marBottom w:val="0"/>
                  <w:divBdr>
                    <w:top w:val="none" w:sz="0" w:space="0" w:color="auto"/>
                    <w:left w:val="none" w:sz="0" w:space="0" w:color="auto"/>
                    <w:bottom w:val="none" w:sz="0" w:space="0" w:color="auto"/>
                    <w:right w:val="none" w:sz="0" w:space="0" w:color="auto"/>
                  </w:divBdr>
                </w:div>
                <w:div w:id="1671256487">
                  <w:marLeft w:val="0"/>
                  <w:marRight w:val="0"/>
                  <w:marTop w:val="0"/>
                  <w:marBottom w:val="0"/>
                  <w:divBdr>
                    <w:top w:val="none" w:sz="0" w:space="0" w:color="auto"/>
                    <w:left w:val="none" w:sz="0" w:space="0" w:color="auto"/>
                    <w:bottom w:val="none" w:sz="0" w:space="0" w:color="auto"/>
                    <w:right w:val="none" w:sz="0" w:space="0" w:color="auto"/>
                  </w:divBdr>
                </w:div>
                <w:div w:id="1674799868">
                  <w:marLeft w:val="0"/>
                  <w:marRight w:val="0"/>
                  <w:marTop w:val="0"/>
                  <w:marBottom w:val="0"/>
                  <w:divBdr>
                    <w:top w:val="none" w:sz="0" w:space="0" w:color="auto"/>
                    <w:left w:val="none" w:sz="0" w:space="0" w:color="auto"/>
                    <w:bottom w:val="none" w:sz="0" w:space="0" w:color="auto"/>
                    <w:right w:val="none" w:sz="0" w:space="0" w:color="auto"/>
                  </w:divBdr>
                </w:div>
                <w:div w:id="1680423676">
                  <w:marLeft w:val="0"/>
                  <w:marRight w:val="0"/>
                  <w:marTop w:val="0"/>
                  <w:marBottom w:val="0"/>
                  <w:divBdr>
                    <w:top w:val="none" w:sz="0" w:space="0" w:color="auto"/>
                    <w:left w:val="none" w:sz="0" w:space="0" w:color="auto"/>
                    <w:bottom w:val="none" w:sz="0" w:space="0" w:color="auto"/>
                    <w:right w:val="none" w:sz="0" w:space="0" w:color="auto"/>
                  </w:divBdr>
                </w:div>
                <w:div w:id="1695643707">
                  <w:marLeft w:val="0"/>
                  <w:marRight w:val="0"/>
                  <w:marTop w:val="0"/>
                  <w:marBottom w:val="0"/>
                  <w:divBdr>
                    <w:top w:val="none" w:sz="0" w:space="0" w:color="auto"/>
                    <w:left w:val="none" w:sz="0" w:space="0" w:color="auto"/>
                    <w:bottom w:val="none" w:sz="0" w:space="0" w:color="auto"/>
                    <w:right w:val="none" w:sz="0" w:space="0" w:color="auto"/>
                  </w:divBdr>
                </w:div>
                <w:div w:id="1702243134">
                  <w:marLeft w:val="0"/>
                  <w:marRight w:val="0"/>
                  <w:marTop w:val="0"/>
                  <w:marBottom w:val="0"/>
                  <w:divBdr>
                    <w:top w:val="none" w:sz="0" w:space="0" w:color="auto"/>
                    <w:left w:val="none" w:sz="0" w:space="0" w:color="auto"/>
                    <w:bottom w:val="none" w:sz="0" w:space="0" w:color="auto"/>
                    <w:right w:val="none" w:sz="0" w:space="0" w:color="auto"/>
                  </w:divBdr>
                </w:div>
                <w:div w:id="1704284569">
                  <w:marLeft w:val="0"/>
                  <w:marRight w:val="0"/>
                  <w:marTop w:val="0"/>
                  <w:marBottom w:val="0"/>
                  <w:divBdr>
                    <w:top w:val="none" w:sz="0" w:space="0" w:color="auto"/>
                    <w:left w:val="none" w:sz="0" w:space="0" w:color="auto"/>
                    <w:bottom w:val="none" w:sz="0" w:space="0" w:color="auto"/>
                    <w:right w:val="none" w:sz="0" w:space="0" w:color="auto"/>
                  </w:divBdr>
                </w:div>
                <w:div w:id="1714773395">
                  <w:marLeft w:val="0"/>
                  <w:marRight w:val="0"/>
                  <w:marTop w:val="0"/>
                  <w:marBottom w:val="0"/>
                  <w:divBdr>
                    <w:top w:val="none" w:sz="0" w:space="0" w:color="auto"/>
                    <w:left w:val="none" w:sz="0" w:space="0" w:color="auto"/>
                    <w:bottom w:val="none" w:sz="0" w:space="0" w:color="auto"/>
                    <w:right w:val="none" w:sz="0" w:space="0" w:color="auto"/>
                  </w:divBdr>
                </w:div>
                <w:div w:id="1719551531">
                  <w:marLeft w:val="0"/>
                  <w:marRight w:val="0"/>
                  <w:marTop w:val="0"/>
                  <w:marBottom w:val="0"/>
                  <w:divBdr>
                    <w:top w:val="none" w:sz="0" w:space="0" w:color="auto"/>
                    <w:left w:val="none" w:sz="0" w:space="0" w:color="auto"/>
                    <w:bottom w:val="none" w:sz="0" w:space="0" w:color="auto"/>
                    <w:right w:val="none" w:sz="0" w:space="0" w:color="auto"/>
                  </w:divBdr>
                </w:div>
                <w:div w:id="1732728308">
                  <w:marLeft w:val="0"/>
                  <w:marRight w:val="0"/>
                  <w:marTop w:val="0"/>
                  <w:marBottom w:val="0"/>
                  <w:divBdr>
                    <w:top w:val="none" w:sz="0" w:space="0" w:color="auto"/>
                    <w:left w:val="none" w:sz="0" w:space="0" w:color="auto"/>
                    <w:bottom w:val="none" w:sz="0" w:space="0" w:color="auto"/>
                    <w:right w:val="none" w:sz="0" w:space="0" w:color="auto"/>
                  </w:divBdr>
                </w:div>
                <w:div w:id="1748571322">
                  <w:marLeft w:val="0"/>
                  <w:marRight w:val="0"/>
                  <w:marTop w:val="0"/>
                  <w:marBottom w:val="0"/>
                  <w:divBdr>
                    <w:top w:val="none" w:sz="0" w:space="0" w:color="auto"/>
                    <w:left w:val="none" w:sz="0" w:space="0" w:color="auto"/>
                    <w:bottom w:val="none" w:sz="0" w:space="0" w:color="auto"/>
                    <w:right w:val="none" w:sz="0" w:space="0" w:color="auto"/>
                  </w:divBdr>
                </w:div>
                <w:div w:id="1754470763">
                  <w:marLeft w:val="0"/>
                  <w:marRight w:val="0"/>
                  <w:marTop w:val="0"/>
                  <w:marBottom w:val="0"/>
                  <w:divBdr>
                    <w:top w:val="none" w:sz="0" w:space="0" w:color="auto"/>
                    <w:left w:val="none" w:sz="0" w:space="0" w:color="auto"/>
                    <w:bottom w:val="none" w:sz="0" w:space="0" w:color="auto"/>
                    <w:right w:val="none" w:sz="0" w:space="0" w:color="auto"/>
                  </w:divBdr>
                </w:div>
                <w:div w:id="1769503273">
                  <w:marLeft w:val="0"/>
                  <w:marRight w:val="0"/>
                  <w:marTop w:val="0"/>
                  <w:marBottom w:val="0"/>
                  <w:divBdr>
                    <w:top w:val="none" w:sz="0" w:space="0" w:color="auto"/>
                    <w:left w:val="none" w:sz="0" w:space="0" w:color="auto"/>
                    <w:bottom w:val="none" w:sz="0" w:space="0" w:color="auto"/>
                    <w:right w:val="none" w:sz="0" w:space="0" w:color="auto"/>
                  </w:divBdr>
                </w:div>
                <w:div w:id="1777403509">
                  <w:marLeft w:val="0"/>
                  <w:marRight w:val="0"/>
                  <w:marTop w:val="0"/>
                  <w:marBottom w:val="0"/>
                  <w:divBdr>
                    <w:top w:val="none" w:sz="0" w:space="0" w:color="auto"/>
                    <w:left w:val="none" w:sz="0" w:space="0" w:color="auto"/>
                    <w:bottom w:val="none" w:sz="0" w:space="0" w:color="auto"/>
                    <w:right w:val="none" w:sz="0" w:space="0" w:color="auto"/>
                  </w:divBdr>
                </w:div>
                <w:div w:id="1779761382">
                  <w:marLeft w:val="0"/>
                  <w:marRight w:val="0"/>
                  <w:marTop w:val="0"/>
                  <w:marBottom w:val="0"/>
                  <w:divBdr>
                    <w:top w:val="none" w:sz="0" w:space="0" w:color="auto"/>
                    <w:left w:val="none" w:sz="0" w:space="0" w:color="auto"/>
                    <w:bottom w:val="none" w:sz="0" w:space="0" w:color="auto"/>
                    <w:right w:val="none" w:sz="0" w:space="0" w:color="auto"/>
                  </w:divBdr>
                </w:div>
                <w:div w:id="1782872477">
                  <w:marLeft w:val="0"/>
                  <w:marRight w:val="0"/>
                  <w:marTop w:val="0"/>
                  <w:marBottom w:val="0"/>
                  <w:divBdr>
                    <w:top w:val="none" w:sz="0" w:space="0" w:color="auto"/>
                    <w:left w:val="none" w:sz="0" w:space="0" w:color="auto"/>
                    <w:bottom w:val="none" w:sz="0" w:space="0" w:color="auto"/>
                    <w:right w:val="none" w:sz="0" w:space="0" w:color="auto"/>
                  </w:divBdr>
                </w:div>
                <w:div w:id="1790588987">
                  <w:marLeft w:val="0"/>
                  <w:marRight w:val="0"/>
                  <w:marTop w:val="0"/>
                  <w:marBottom w:val="0"/>
                  <w:divBdr>
                    <w:top w:val="none" w:sz="0" w:space="0" w:color="auto"/>
                    <w:left w:val="none" w:sz="0" w:space="0" w:color="auto"/>
                    <w:bottom w:val="none" w:sz="0" w:space="0" w:color="auto"/>
                    <w:right w:val="none" w:sz="0" w:space="0" w:color="auto"/>
                  </w:divBdr>
                </w:div>
                <w:div w:id="1791239159">
                  <w:marLeft w:val="0"/>
                  <w:marRight w:val="0"/>
                  <w:marTop w:val="0"/>
                  <w:marBottom w:val="0"/>
                  <w:divBdr>
                    <w:top w:val="none" w:sz="0" w:space="0" w:color="auto"/>
                    <w:left w:val="none" w:sz="0" w:space="0" w:color="auto"/>
                    <w:bottom w:val="none" w:sz="0" w:space="0" w:color="auto"/>
                    <w:right w:val="none" w:sz="0" w:space="0" w:color="auto"/>
                  </w:divBdr>
                </w:div>
                <w:div w:id="1791628798">
                  <w:marLeft w:val="0"/>
                  <w:marRight w:val="0"/>
                  <w:marTop w:val="0"/>
                  <w:marBottom w:val="0"/>
                  <w:divBdr>
                    <w:top w:val="none" w:sz="0" w:space="0" w:color="auto"/>
                    <w:left w:val="none" w:sz="0" w:space="0" w:color="auto"/>
                    <w:bottom w:val="none" w:sz="0" w:space="0" w:color="auto"/>
                    <w:right w:val="none" w:sz="0" w:space="0" w:color="auto"/>
                  </w:divBdr>
                </w:div>
                <w:div w:id="1792825178">
                  <w:marLeft w:val="0"/>
                  <w:marRight w:val="0"/>
                  <w:marTop w:val="0"/>
                  <w:marBottom w:val="0"/>
                  <w:divBdr>
                    <w:top w:val="none" w:sz="0" w:space="0" w:color="auto"/>
                    <w:left w:val="none" w:sz="0" w:space="0" w:color="auto"/>
                    <w:bottom w:val="none" w:sz="0" w:space="0" w:color="auto"/>
                    <w:right w:val="none" w:sz="0" w:space="0" w:color="auto"/>
                  </w:divBdr>
                </w:div>
                <w:div w:id="1803617956">
                  <w:marLeft w:val="0"/>
                  <w:marRight w:val="0"/>
                  <w:marTop w:val="0"/>
                  <w:marBottom w:val="0"/>
                  <w:divBdr>
                    <w:top w:val="none" w:sz="0" w:space="0" w:color="auto"/>
                    <w:left w:val="none" w:sz="0" w:space="0" w:color="auto"/>
                    <w:bottom w:val="none" w:sz="0" w:space="0" w:color="auto"/>
                    <w:right w:val="none" w:sz="0" w:space="0" w:color="auto"/>
                  </w:divBdr>
                </w:div>
                <w:div w:id="1807776303">
                  <w:marLeft w:val="0"/>
                  <w:marRight w:val="0"/>
                  <w:marTop w:val="0"/>
                  <w:marBottom w:val="0"/>
                  <w:divBdr>
                    <w:top w:val="none" w:sz="0" w:space="0" w:color="auto"/>
                    <w:left w:val="none" w:sz="0" w:space="0" w:color="auto"/>
                    <w:bottom w:val="none" w:sz="0" w:space="0" w:color="auto"/>
                    <w:right w:val="none" w:sz="0" w:space="0" w:color="auto"/>
                  </w:divBdr>
                </w:div>
                <w:div w:id="1808159777">
                  <w:marLeft w:val="0"/>
                  <w:marRight w:val="0"/>
                  <w:marTop w:val="0"/>
                  <w:marBottom w:val="0"/>
                  <w:divBdr>
                    <w:top w:val="none" w:sz="0" w:space="0" w:color="auto"/>
                    <w:left w:val="none" w:sz="0" w:space="0" w:color="auto"/>
                    <w:bottom w:val="none" w:sz="0" w:space="0" w:color="auto"/>
                    <w:right w:val="none" w:sz="0" w:space="0" w:color="auto"/>
                  </w:divBdr>
                </w:div>
                <w:div w:id="1810123001">
                  <w:marLeft w:val="0"/>
                  <w:marRight w:val="0"/>
                  <w:marTop w:val="0"/>
                  <w:marBottom w:val="0"/>
                  <w:divBdr>
                    <w:top w:val="none" w:sz="0" w:space="0" w:color="auto"/>
                    <w:left w:val="none" w:sz="0" w:space="0" w:color="auto"/>
                    <w:bottom w:val="none" w:sz="0" w:space="0" w:color="auto"/>
                    <w:right w:val="none" w:sz="0" w:space="0" w:color="auto"/>
                  </w:divBdr>
                </w:div>
                <w:div w:id="1813016798">
                  <w:marLeft w:val="0"/>
                  <w:marRight w:val="0"/>
                  <w:marTop w:val="0"/>
                  <w:marBottom w:val="0"/>
                  <w:divBdr>
                    <w:top w:val="none" w:sz="0" w:space="0" w:color="auto"/>
                    <w:left w:val="none" w:sz="0" w:space="0" w:color="auto"/>
                    <w:bottom w:val="none" w:sz="0" w:space="0" w:color="auto"/>
                    <w:right w:val="none" w:sz="0" w:space="0" w:color="auto"/>
                  </w:divBdr>
                </w:div>
                <w:div w:id="1814444797">
                  <w:marLeft w:val="0"/>
                  <w:marRight w:val="0"/>
                  <w:marTop w:val="0"/>
                  <w:marBottom w:val="0"/>
                  <w:divBdr>
                    <w:top w:val="none" w:sz="0" w:space="0" w:color="auto"/>
                    <w:left w:val="none" w:sz="0" w:space="0" w:color="auto"/>
                    <w:bottom w:val="none" w:sz="0" w:space="0" w:color="auto"/>
                    <w:right w:val="none" w:sz="0" w:space="0" w:color="auto"/>
                  </w:divBdr>
                </w:div>
                <w:div w:id="1822574277">
                  <w:marLeft w:val="0"/>
                  <w:marRight w:val="0"/>
                  <w:marTop w:val="0"/>
                  <w:marBottom w:val="0"/>
                  <w:divBdr>
                    <w:top w:val="none" w:sz="0" w:space="0" w:color="auto"/>
                    <w:left w:val="none" w:sz="0" w:space="0" w:color="auto"/>
                    <w:bottom w:val="none" w:sz="0" w:space="0" w:color="auto"/>
                    <w:right w:val="none" w:sz="0" w:space="0" w:color="auto"/>
                  </w:divBdr>
                </w:div>
                <w:div w:id="1837652891">
                  <w:marLeft w:val="0"/>
                  <w:marRight w:val="0"/>
                  <w:marTop w:val="0"/>
                  <w:marBottom w:val="0"/>
                  <w:divBdr>
                    <w:top w:val="none" w:sz="0" w:space="0" w:color="auto"/>
                    <w:left w:val="none" w:sz="0" w:space="0" w:color="auto"/>
                    <w:bottom w:val="none" w:sz="0" w:space="0" w:color="auto"/>
                    <w:right w:val="none" w:sz="0" w:space="0" w:color="auto"/>
                  </w:divBdr>
                </w:div>
                <w:div w:id="1856994221">
                  <w:marLeft w:val="0"/>
                  <w:marRight w:val="0"/>
                  <w:marTop w:val="0"/>
                  <w:marBottom w:val="0"/>
                  <w:divBdr>
                    <w:top w:val="none" w:sz="0" w:space="0" w:color="auto"/>
                    <w:left w:val="none" w:sz="0" w:space="0" w:color="auto"/>
                    <w:bottom w:val="none" w:sz="0" w:space="0" w:color="auto"/>
                    <w:right w:val="none" w:sz="0" w:space="0" w:color="auto"/>
                  </w:divBdr>
                </w:div>
                <w:div w:id="1861434012">
                  <w:marLeft w:val="0"/>
                  <w:marRight w:val="0"/>
                  <w:marTop w:val="0"/>
                  <w:marBottom w:val="0"/>
                  <w:divBdr>
                    <w:top w:val="none" w:sz="0" w:space="0" w:color="auto"/>
                    <w:left w:val="none" w:sz="0" w:space="0" w:color="auto"/>
                    <w:bottom w:val="none" w:sz="0" w:space="0" w:color="auto"/>
                    <w:right w:val="none" w:sz="0" w:space="0" w:color="auto"/>
                  </w:divBdr>
                </w:div>
                <w:div w:id="1863324359">
                  <w:marLeft w:val="0"/>
                  <w:marRight w:val="0"/>
                  <w:marTop w:val="0"/>
                  <w:marBottom w:val="0"/>
                  <w:divBdr>
                    <w:top w:val="none" w:sz="0" w:space="0" w:color="auto"/>
                    <w:left w:val="none" w:sz="0" w:space="0" w:color="auto"/>
                    <w:bottom w:val="none" w:sz="0" w:space="0" w:color="auto"/>
                    <w:right w:val="none" w:sz="0" w:space="0" w:color="auto"/>
                  </w:divBdr>
                </w:div>
                <w:div w:id="1869291163">
                  <w:marLeft w:val="0"/>
                  <w:marRight w:val="0"/>
                  <w:marTop w:val="0"/>
                  <w:marBottom w:val="0"/>
                  <w:divBdr>
                    <w:top w:val="none" w:sz="0" w:space="0" w:color="auto"/>
                    <w:left w:val="none" w:sz="0" w:space="0" w:color="auto"/>
                    <w:bottom w:val="none" w:sz="0" w:space="0" w:color="auto"/>
                    <w:right w:val="none" w:sz="0" w:space="0" w:color="auto"/>
                  </w:divBdr>
                </w:div>
                <w:div w:id="1889994488">
                  <w:marLeft w:val="0"/>
                  <w:marRight w:val="0"/>
                  <w:marTop w:val="0"/>
                  <w:marBottom w:val="0"/>
                  <w:divBdr>
                    <w:top w:val="none" w:sz="0" w:space="0" w:color="auto"/>
                    <w:left w:val="none" w:sz="0" w:space="0" w:color="auto"/>
                    <w:bottom w:val="none" w:sz="0" w:space="0" w:color="auto"/>
                    <w:right w:val="none" w:sz="0" w:space="0" w:color="auto"/>
                  </w:divBdr>
                </w:div>
                <w:div w:id="1915309999">
                  <w:marLeft w:val="0"/>
                  <w:marRight w:val="0"/>
                  <w:marTop w:val="0"/>
                  <w:marBottom w:val="0"/>
                  <w:divBdr>
                    <w:top w:val="none" w:sz="0" w:space="0" w:color="auto"/>
                    <w:left w:val="none" w:sz="0" w:space="0" w:color="auto"/>
                    <w:bottom w:val="none" w:sz="0" w:space="0" w:color="auto"/>
                    <w:right w:val="none" w:sz="0" w:space="0" w:color="auto"/>
                  </w:divBdr>
                </w:div>
                <w:div w:id="1918857071">
                  <w:marLeft w:val="0"/>
                  <w:marRight w:val="0"/>
                  <w:marTop w:val="0"/>
                  <w:marBottom w:val="0"/>
                  <w:divBdr>
                    <w:top w:val="none" w:sz="0" w:space="0" w:color="auto"/>
                    <w:left w:val="none" w:sz="0" w:space="0" w:color="auto"/>
                    <w:bottom w:val="none" w:sz="0" w:space="0" w:color="auto"/>
                    <w:right w:val="none" w:sz="0" w:space="0" w:color="auto"/>
                  </w:divBdr>
                </w:div>
                <w:div w:id="1919249911">
                  <w:marLeft w:val="0"/>
                  <w:marRight w:val="0"/>
                  <w:marTop w:val="0"/>
                  <w:marBottom w:val="0"/>
                  <w:divBdr>
                    <w:top w:val="none" w:sz="0" w:space="0" w:color="auto"/>
                    <w:left w:val="none" w:sz="0" w:space="0" w:color="auto"/>
                    <w:bottom w:val="none" w:sz="0" w:space="0" w:color="auto"/>
                    <w:right w:val="none" w:sz="0" w:space="0" w:color="auto"/>
                  </w:divBdr>
                </w:div>
                <w:div w:id="1923760198">
                  <w:marLeft w:val="0"/>
                  <w:marRight w:val="0"/>
                  <w:marTop w:val="0"/>
                  <w:marBottom w:val="0"/>
                  <w:divBdr>
                    <w:top w:val="none" w:sz="0" w:space="0" w:color="auto"/>
                    <w:left w:val="none" w:sz="0" w:space="0" w:color="auto"/>
                    <w:bottom w:val="none" w:sz="0" w:space="0" w:color="auto"/>
                    <w:right w:val="none" w:sz="0" w:space="0" w:color="auto"/>
                  </w:divBdr>
                </w:div>
                <w:div w:id="1925800877">
                  <w:marLeft w:val="0"/>
                  <w:marRight w:val="0"/>
                  <w:marTop w:val="0"/>
                  <w:marBottom w:val="0"/>
                  <w:divBdr>
                    <w:top w:val="none" w:sz="0" w:space="0" w:color="auto"/>
                    <w:left w:val="none" w:sz="0" w:space="0" w:color="auto"/>
                    <w:bottom w:val="none" w:sz="0" w:space="0" w:color="auto"/>
                    <w:right w:val="none" w:sz="0" w:space="0" w:color="auto"/>
                  </w:divBdr>
                </w:div>
                <w:div w:id="1928148416">
                  <w:marLeft w:val="0"/>
                  <w:marRight w:val="0"/>
                  <w:marTop w:val="0"/>
                  <w:marBottom w:val="0"/>
                  <w:divBdr>
                    <w:top w:val="none" w:sz="0" w:space="0" w:color="auto"/>
                    <w:left w:val="none" w:sz="0" w:space="0" w:color="auto"/>
                    <w:bottom w:val="none" w:sz="0" w:space="0" w:color="auto"/>
                    <w:right w:val="none" w:sz="0" w:space="0" w:color="auto"/>
                  </w:divBdr>
                </w:div>
                <w:div w:id="1933589408">
                  <w:marLeft w:val="0"/>
                  <w:marRight w:val="0"/>
                  <w:marTop w:val="0"/>
                  <w:marBottom w:val="0"/>
                  <w:divBdr>
                    <w:top w:val="none" w:sz="0" w:space="0" w:color="auto"/>
                    <w:left w:val="none" w:sz="0" w:space="0" w:color="auto"/>
                    <w:bottom w:val="none" w:sz="0" w:space="0" w:color="auto"/>
                    <w:right w:val="none" w:sz="0" w:space="0" w:color="auto"/>
                  </w:divBdr>
                </w:div>
                <w:div w:id="1934317012">
                  <w:marLeft w:val="0"/>
                  <w:marRight w:val="0"/>
                  <w:marTop w:val="0"/>
                  <w:marBottom w:val="0"/>
                  <w:divBdr>
                    <w:top w:val="none" w:sz="0" w:space="0" w:color="auto"/>
                    <w:left w:val="none" w:sz="0" w:space="0" w:color="auto"/>
                    <w:bottom w:val="none" w:sz="0" w:space="0" w:color="auto"/>
                    <w:right w:val="none" w:sz="0" w:space="0" w:color="auto"/>
                  </w:divBdr>
                </w:div>
                <w:div w:id="1947500203">
                  <w:marLeft w:val="0"/>
                  <w:marRight w:val="0"/>
                  <w:marTop w:val="0"/>
                  <w:marBottom w:val="0"/>
                  <w:divBdr>
                    <w:top w:val="none" w:sz="0" w:space="0" w:color="auto"/>
                    <w:left w:val="none" w:sz="0" w:space="0" w:color="auto"/>
                    <w:bottom w:val="none" w:sz="0" w:space="0" w:color="auto"/>
                    <w:right w:val="none" w:sz="0" w:space="0" w:color="auto"/>
                  </w:divBdr>
                </w:div>
                <w:div w:id="1952398769">
                  <w:marLeft w:val="0"/>
                  <w:marRight w:val="0"/>
                  <w:marTop w:val="0"/>
                  <w:marBottom w:val="0"/>
                  <w:divBdr>
                    <w:top w:val="none" w:sz="0" w:space="0" w:color="auto"/>
                    <w:left w:val="none" w:sz="0" w:space="0" w:color="auto"/>
                    <w:bottom w:val="none" w:sz="0" w:space="0" w:color="auto"/>
                    <w:right w:val="none" w:sz="0" w:space="0" w:color="auto"/>
                  </w:divBdr>
                </w:div>
                <w:div w:id="1965765313">
                  <w:marLeft w:val="0"/>
                  <w:marRight w:val="0"/>
                  <w:marTop w:val="0"/>
                  <w:marBottom w:val="0"/>
                  <w:divBdr>
                    <w:top w:val="none" w:sz="0" w:space="0" w:color="auto"/>
                    <w:left w:val="none" w:sz="0" w:space="0" w:color="auto"/>
                    <w:bottom w:val="none" w:sz="0" w:space="0" w:color="auto"/>
                    <w:right w:val="none" w:sz="0" w:space="0" w:color="auto"/>
                  </w:divBdr>
                </w:div>
                <w:div w:id="1970014447">
                  <w:marLeft w:val="0"/>
                  <w:marRight w:val="0"/>
                  <w:marTop w:val="0"/>
                  <w:marBottom w:val="0"/>
                  <w:divBdr>
                    <w:top w:val="none" w:sz="0" w:space="0" w:color="auto"/>
                    <w:left w:val="none" w:sz="0" w:space="0" w:color="auto"/>
                    <w:bottom w:val="none" w:sz="0" w:space="0" w:color="auto"/>
                    <w:right w:val="none" w:sz="0" w:space="0" w:color="auto"/>
                  </w:divBdr>
                </w:div>
                <w:div w:id="1975329021">
                  <w:marLeft w:val="0"/>
                  <w:marRight w:val="0"/>
                  <w:marTop w:val="0"/>
                  <w:marBottom w:val="0"/>
                  <w:divBdr>
                    <w:top w:val="none" w:sz="0" w:space="0" w:color="auto"/>
                    <w:left w:val="none" w:sz="0" w:space="0" w:color="auto"/>
                    <w:bottom w:val="none" w:sz="0" w:space="0" w:color="auto"/>
                    <w:right w:val="none" w:sz="0" w:space="0" w:color="auto"/>
                  </w:divBdr>
                </w:div>
                <w:div w:id="1986665204">
                  <w:marLeft w:val="0"/>
                  <w:marRight w:val="0"/>
                  <w:marTop w:val="0"/>
                  <w:marBottom w:val="0"/>
                  <w:divBdr>
                    <w:top w:val="none" w:sz="0" w:space="0" w:color="auto"/>
                    <w:left w:val="none" w:sz="0" w:space="0" w:color="auto"/>
                    <w:bottom w:val="none" w:sz="0" w:space="0" w:color="auto"/>
                    <w:right w:val="none" w:sz="0" w:space="0" w:color="auto"/>
                  </w:divBdr>
                </w:div>
                <w:div w:id="1987388707">
                  <w:marLeft w:val="0"/>
                  <w:marRight w:val="0"/>
                  <w:marTop w:val="0"/>
                  <w:marBottom w:val="0"/>
                  <w:divBdr>
                    <w:top w:val="none" w:sz="0" w:space="0" w:color="auto"/>
                    <w:left w:val="none" w:sz="0" w:space="0" w:color="auto"/>
                    <w:bottom w:val="none" w:sz="0" w:space="0" w:color="auto"/>
                    <w:right w:val="none" w:sz="0" w:space="0" w:color="auto"/>
                  </w:divBdr>
                </w:div>
                <w:div w:id="1993292794">
                  <w:marLeft w:val="0"/>
                  <w:marRight w:val="0"/>
                  <w:marTop w:val="0"/>
                  <w:marBottom w:val="0"/>
                  <w:divBdr>
                    <w:top w:val="none" w:sz="0" w:space="0" w:color="auto"/>
                    <w:left w:val="none" w:sz="0" w:space="0" w:color="auto"/>
                    <w:bottom w:val="none" w:sz="0" w:space="0" w:color="auto"/>
                    <w:right w:val="none" w:sz="0" w:space="0" w:color="auto"/>
                  </w:divBdr>
                </w:div>
                <w:div w:id="1993560827">
                  <w:marLeft w:val="0"/>
                  <w:marRight w:val="0"/>
                  <w:marTop w:val="0"/>
                  <w:marBottom w:val="0"/>
                  <w:divBdr>
                    <w:top w:val="none" w:sz="0" w:space="0" w:color="auto"/>
                    <w:left w:val="none" w:sz="0" w:space="0" w:color="auto"/>
                    <w:bottom w:val="none" w:sz="0" w:space="0" w:color="auto"/>
                    <w:right w:val="none" w:sz="0" w:space="0" w:color="auto"/>
                  </w:divBdr>
                </w:div>
                <w:div w:id="2015642160">
                  <w:marLeft w:val="0"/>
                  <w:marRight w:val="0"/>
                  <w:marTop w:val="0"/>
                  <w:marBottom w:val="0"/>
                  <w:divBdr>
                    <w:top w:val="none" w:sz="0" w:space="0" w:color="auto"/>
                    <w:left w:val="none" w:sz="0" w:space="0" w:color="auto"/>
                    <w:bottom w:val="none" w:sz="0" w:space="0" w:color="auto"/>
                    <w:right w:val="none" w:sz="0" w:space="0" w:color="auto"/>
                  </w:divBdr>
                </w:div>
                <w:div w:id="2019968184">
                  <w:marLeft w:val="0"/>
                  <w:marRight w:val="0"/>
                  <w:marTop w:val="0"/>
                  <w:marBottom w:val="0"/>
                  <w:divBdr>
                    <w:top w:val="none" w:sz="0" w:space="0" w:color="auto"/>
                    <w:left w:val="none" w:sz="0" w:space="0" w:color="auto"/>
                    <w:bottom w:val="none" w:sz="0" w:space="0" w:color="auto"/>
                    <w:right w:val="none" w:sz="0" w:space="0" w:color="auto"/>
                  </w:divBdr>
                </w:div>
                <w:div w:id="2021201097">
                  <w:marLeft w:val="0"/>
                  <w:marRight w:val="0"/>
                  <w:marTop w:val="0"/>
                  <w:marBottom w:val="0"/>
                  <w:divBdr>
                    <w:top w:val="none" w:sz="0" w:space="0" w:color="auto"/>
                    <w:left w:val="none" w:sz="0" w:space="0" w:color="auto"/>
                    <w:bottom w:val="none" w:sz="0" w:space="0" w:color="auto"/>
                    <w:right w:val="none" w:sz="0" w:space="0" w:color="auto"/>
                  </w:divBdr>
                </w:div>
                <w:div w:id="2022468193">
                  <w:marLeft w:val="0"/>
                  <w:marRight w:val="0"/>
                  <w:marTop w:val="0"/>
                  <w:marBottom w:val="0"/>
                  <w:divBdr>
                    <w:top w:val="none" w:sz="0" w:space="0" w:color="auto"/>
                    <w:left w:val="none" w:sz="0" w:space="0" w:color="auto"/>
                    <w:bottom w:val="none" w:sz="0" w:space="0" w:color="auto"/>
                    <w:right w:val="none" w:sz="0" w:space="0" w:color="auto"/>
                  </w:divBdr>
                </w:div>
                <w:div w:id="2024820208">
                  <w:marLeft w:val="0"/>
                  <w:marRight w:val="0"/>
                  <w:marTop w:val="0"/>
                  <w:marBottom w:val="0"/>
                  <w:divBdr>
                    <w:top w:val="none" w:sz="0" w:space="0" w:color="auto"/>
                    <w:left w:val="none" w:sz="0" w:space="0" w:color="auto"/>
                    <w:bottom w:val="none" w:sz="0" w:space="0" w:color="auto"/>
                    <w:right w:val="none" w:sz="0" w:space="0" w:color="auto"/>
                  </w:divBdr>
                </w:div>
                <w:div w:id="2035226590">
                  <w:marLeft w:val="0"/>
                  <w:marRight w:val="0"/>
                  <w:marTop w:val="0"/>
                  <w:marBottom w:val="0"/>
                  <w:divBdr>
                    <w:top w:val="none" w:sz="0" w:space="0" w:color="auto"/>
                    <w:left w:val="none" w:sz="0" w:space="0" w:color="auto"/>
                    <w:bottom w:val="none" w:sz="0" w:space="0" w:color="auto"/>
                    <w:right w:val="none" w:sz="0" w:space="0" w:color="auto"/>
                  </w:divBdr>
                </w:div>
                <w:div w:id="2035693658">
                  <w:marLeft w:val="0"/>
                  <w:marRight w:val="0"/>
                  <w:marTop w:val="0"/>
                  <w:marBottom w:val="0"/>
                  <w:divBdr>
                    <w:top w:val="none" w:sz="0" w:space="0" w:color="auto"/>
                    <w:left w:val="none" w:sz="0" w:space="0" w:color="auto"/>
                    <w:bottom w:val="none" w:sz="0" w:space="0" w:color="auto"/>
                    <w:right w:val="none" w:sz="0" w:space="0" w:color="auto"/>
                  </w:divBdr>
                </w:div>
                <w:div w:id="2037077045">
                  <w:marLeft w:val="0"/>
                  <w:marRight w:val="0"/>
                  <w:marTop w:val="0"/>
                  <w:marBottom w:val="0"/>
                  <w:divBdr>
                    <w:top w:val="none" w:sz="0" w:space="0" w:color="auto"/>
                    <w:left w:val="none" w:sz="0" w:space="0" w:color="auto"/>
                    <w:bottom w:val="none" w:sz="0" w:space="0" w:color="auto"/>
                    <w:right w:val="none" w:sz="0" w:space="0" w:color="auto"/>
                  </w:divBdr>
                </w:div>
                <w:div w:id="2037609394">
                  <w:marLeft w:val="0"/>
                  <w:marRight w:val="0"/>
                  <w:marTop w:val="0"/>
                  <w:marBottom w:val="0"/>
                  <w:divBdr>
                    <w:top w:val="none" w:sz="0" w:space="0" w:color="auto"/>
                    <w:left w:val="none" w:sz="0" w:space="0" w:color="auto"/>
                    <w:bottom w:val="none" w:sz="0" w:space="0" w:color="auto"/>
                    <w:right w:val="none" w:sz="0" w:space="0" w:color="auto"/>
                  </w:divBdr>
                </w:div>
                <w:div w:id="2038197487">
                  <w:marLeft w:val="0"/>
                  <w:marRight w:val="0"/>
                  <w:marTop w:val="0"/>
                  <w:marBottom w:val="0"/>
                  <w:divBdr>
                    <w:top w:val="none" w:sz="0" w:space="0" w:color="auto"/>
                    <w:left w:val="none" w:sz="0" w:space="0" w:color="auto"/>
                    <w:bottom w:val="none" w:sz="0" w:space="0" w:color="auto"/>
                    <w:right w:val="none" w:sz="0" w:space="0" w:color="auto"/>
                  </w:divBdr>
                </w:div>
                <w:div w:id="2041973652">
                  <w:marLeft w:val="0"/>
                  <w:marRight w:val="0"/>
                  <w:marTop w:val="0"/>
                  <w:marBottom w:val="0"/>
                  <w:divBdr>
                    <w:top w:val="none" w:sz="0" w:space="0" w:color="auto"/>
                    <w:left w:val="none" w:sz="0" w:space="0" w:color="auto"/>
                    <w:bottom w:val="none" w:sz="0" w:space="0" w:color="auto"/>
                    <w:right w:val="none" w:sz="0" w:space="0" w:color="auto"/>
                  </w:divBdr>
                </w:div>
                <w:div w:id="2052991699">
                  <w:marLeft w:val="0"/>
                  <w:marRight w:val="0"/>
                  <w:marTop w:val="0"/>
                  <w:marBottom w:val="0"/>
                  <w:divBdr>
                    <w:top w:val="none" w:sz="0" w:space="0" w:color="auto"/>
                    <w:left w:val="none" w:sz="0" w:space="0" w:color="auto"/>
                    <w:bottom w:val="none" w:sz="0" w:space="0" w:color="auto"/>
                    <w:right w:val="none" w:sz="0" w:space="0" w:color="auto"/>
                  </w:divBdr>
                </w:div>
                <w:div w:id="2057242951">
                  <w:marLeft w:val="0"/>
                  <w:marRight w:val="0"/>
                  <w:marTop w:val="0"/>
                  <w:marBottom w:val="0"/>
                  <w:divBdr>
                    <w:top w:val="none" w:sz="0" w:space="0" w:color="auto"/>
                    <w:left w:val="none" w:sz="0" w:space="0" w:color="auto"/>
                    <w:bottom w:val="none" w:sz="0" w:space="0" w:color="auto"/>
                    <w:right w:val="none" w:sz="0" w:space="0" w:color="auto"/>
                  </w:divBdr>
                </w:div>
                <w:div w:id="2058158531">
                  <w:marLeft w:val="0"/>
                  <w:marRight w:val="0"/>
                  <w:marTop w:val="0"/>
                  <w:marBottom w:val="0"/>
                  <w:divBdr>
                    <w:top w:val="none" w:sz="0" w:space="0" w:color="auto"/>
                    <w:left w:val="none" w:sz="0" w:space="0" w:color="auto"/>
                    <w:bottom w:val="none" w:sz="0" w:space="0" w:color="auto"/>
                    <w:right w:val="none" w:sz="0" w:space="0" w:color="auto"/>
                  </w:divBdr>
                </w:div>
                <w:div w:id="2058309936">
                  <w:marLeft w:val="0"/>
                  <w:marRight w:val="0"/>
                  <w:marTop w:val="0"/>
                  <w:marBottom w:val="0"/>
                  <w:divBdr>
                    <w:top w:val="none" w:sz="0" w:space="0" w:color="auto"/>
                    <w:left w:val="none" w:sz="0" w:space="0" w:color="auto"/>
                    <w:bottom w:val="none" w:sz="0" w:space="0" w:color="auto"/>
                    <w:right w:val="none" w:sz="0" w:space="0" w:color="auto"/>
                  </w:divBdr>
                </w:div>
                <w:div w:id="2060398070">
                  <w:marLeft w:val="0"/>
                  <w:marRight w:val="0"/>
                  <w:marTop w:val="0"/>
                  <w:marBottom w:val="0"/>
                  <w:divBdr>
                    <w:top w:val="none" w:sz="0" w:space="0" w:color="auto"/>
                    <w:left w:val="none" w:sz="0" w:space="0" w:color="auto"/>
                    <w:bottom w:val="none" w:sz="0" w:space="0" w:color="auto"/>
                    <w:right w:val="none" w:sz="0" w:space="0" w:color="auto"/>
                  </w:divBdr>
                </w:div>
                <w:div w:id="2061859977">
                  <w:marLeft w:val="0"/>
                  <w:marRight w:val="0"/>
                  <w:marTop w:val="0"/>
                  <w:marBottom w:val="0"/>
                  <w:divBdr>
                    <w:top w:val="none" w:sz="0" w:space="0" w:color="auto"/>
                    <w:left w:val="none" w:sz="0" w:space="0" w:color="auto"/>
                    <w:bottom w:val="none" w:sz="0" w:space="0" w:color="auto"/>
                    <w:right w:val="none" w:sz="0" w:space="0" w:color="auto"/>
                  </w:divBdr>
                </w:div>
                <w:div w:id="2064018338">
                  <w:marLeft w:val="0"/>
                  <w:marRight w:val="0"/>
                  <w:marTop w:val="0"/>
                  <w:marBottom w:val="0"/>
                  <w:divBdr>
                    <w:top w:val="none" w:sz="0" w:space="0" w:color="auto"/>
                    <w:left w:val="none" w:sz="0" w:space="0" w:color="auto"/>
                    <w:bottom w:val="none" w:sz="0" w:space="0" w:color="auto"/>
                    <w:right w:val="none" w:sz="0" w:space="0" w:color="auto"/>
                  </w:divBdr>
                </w:div>
                <w:div w:id="2064479123">
                  <w:marLeft w:val="0"/>
                  <w:marRight w:val="0"/>
                  <w:marTop w:val="0"/>
                  <w:marBottom w:val="0"/>
                  <w:divBdr>
                    <w:top w:val="none" w:sz="0" w:space="0" w:color="auto"/>
                    <w:left w:val="none" w:sz="0" w:space="0" w:color="auto"/>
                    <w:bottom w:val="none" w:sz="0" w:space="0" w:color="auto"/>
                    <w:right w:val="none" w:sz="0" w:space="0" w:color="auto"/>
                  </w:divBdr>
                </w:div>
                <w:div w:id="2093116400">
                  <w:marLeft w:val="0"/>
                  <w:marRight w:val="0"/>
                  <w:marTop w:val="0"/>
                  <w:marBottom w:val="0"/>
                  <w:divBdr>
                    <w:top w:val="none" w:sz="0" w:space="0" w:color="auto"/>
                    <w:left w:val="none" w:sz="0" w:space="0" w:color="auto"/>
                    <w:bottom w:val="none" w:sz="0" w:space="0" w:color="auto"/>
                    <w:right w:val="none" w:sz="0" w:space="0" w:color="auto"/>
                  </w:divBdr>
                </w:div>
                <w:div w:id="2094423704">
                  <w:marLeft w:val="0"/>
                  <w:marRight w:val="0"/>
                  <w:marTop w:val="0"/>
                  <w:marBottom w:val="0"/>
                  <w:divBdr>
                    <w:top w:val="none" w:sz="0" w:space="0" w:color="auto"/>
                    <w:left w:val="none" w:sz="0" w:space="0" w:color="auto"/>
                    <w:bottom w:val="none" w:sz="0" w:space="0" w:color="auto"/>
                    <w:right w:val="none" w:sz="0" w:space="0" w:color="auto"/>
                  </w:divBdr>
                </w:div>
                <w:div w:id="2115439582">
                  <w:marLeft w:val="0"/>
                  <w:marRight w:val="0"/>
                  <w:marTop w:val="0"/>
                  <w:marBottom w:val="0"/>
                  <w:divBdr>
                    <w:top w:val="none" w:sz="0" w:space="0" w:color="auto"/>
                    <w:left w:val="none" w:sz="0" w:space="0" w:color="auto"/>
                    <w:bottom w:val="none" w:sz="0" w:space="0" w:color="auto"/>
                    <w:right w:val="none" w:sz="0" w:space="0" w:color="auto"/>
                  </w:divBdr>
                </w:div>
                <w:div w:id="2127695709">
                  <w:marLeft w:val="0"/>
                  <w:marRight w:val="0"/>
                  <w:marTop w:val="0"/>
                  <w:marBottom w:val="0"/>
                  <w:divBdr>
                    <w:top w:val="none" w:sz="0" w:space="0" w:color="auto"/>
                    <w:left w:val="none" w:sz="0" w:space="0" w:color="auto"/>
                    <w:bottom w:val="none" w:sz="0" w:space="0" w:color="auto"/>
                    <w:right w:val="none" w:sz="0" w:space="0" w:color="auto"/>
                  </w:divBdr>
                </w:div>
                <w:div w:id="2130853870">
                  <w:marLeft w:val="0"/>
                  <w:marRight w:val="0"/>
                  <w:marTop w:val="0"/>
                  <w:marBottom w:val="0"/>
                  <w:divBdr>
                    <w:top w:val="none" w:sz="0" w:space="0" w:color="auto"/>
                    <w:left w:val="none" w:sz="0" w:space="0" w:color="auto"/>
                    <w:bottom w:val="none" w:sz="0" w:space="0" w:color="auto"/>
                    <w:right w:val="none" w:sz="0" w:space="0" w:color="auto"/>
                  </w:divBdr>
                </w:div>
                <w:div w:id="2141799591">
                  <w:marLeft w:val="0"/>
                  <w:marRight w:val="0"/>
                  <w:marTop w:val="0"/>
                  <w:marBottom w:val="0"/>
                  <w:divBdr>
                    <w:top w:val="none" w:sz="0" w:space="0" w:color="auto"/>
                    <w:left w:val="none" w:sz="0" w:space="0" w:color="auto"/>
                    <w:bottom w:val="none" w:sz="0" w:space="0" w:color="auto"/>
                    <w:right w:val="none" w:sz="0" w:space="0" w:color="auto"/>
                  </w:divBdr>
                </w:div>
              </w:divsChild>
            </w:div>
            <w:div w:id="732892919">
              <w:marLeft w:val="0"/>
              <w:marRight w:val="0"/>
              <w:marTop w:val="0"/>
              <w:marBottom w:val="0"/>
              <w:divBdr>
                <w:top w:val="none" w:sz="0" w:space="0" w:color="auto"/>
                <w:left w:val="none" w:sz="0" w:space="0" w:color="auto"/>
                <w:bottom w:val="none" w:sz="0" w:space="0" w:color="auto"/>
                <w:right w:val="none" w:sz="0" w:space="0" w:color="auto"/>
              </w:divBdr>
            </w:div>
            <w:div w:id="743919503">
              <w:marLeft w:val="0"/>
              <w:marRight w:val="0"/>
              <w:marTop w:val="0"/>
              <w:marBottom w:val="0"/>
              <w:divBdr>
                <w:top w:val="none" w:sz="0" w:space="0" w:color="auto"/>
                <w:left w:val="none" w:sz="0" w:space="0" w:color="auto"/>
                <w:bottom w:val="none" w:sz="0" w:space="0" w:color="auto"/>
                <w:right w:val="none" w:sz="0" w:space="0" w:color="auto"/>
              </w:divBdr>
            </w:div>
            <w:div w:id="744952941">
              <w:marLeft w:val="0"/>
              <w:marRight w:val="0"/>
              <w:marTop w:val="0"/>
              <w:marBottom w:val="0"/>
              <w:divBdr>
                <w:top w:val="none" w:sz="0" w:space="0" w:color="auto"/>
                <w:left w:val="none" w:sz="0" w:space="0" w:color="auto"/>
                <w:bottom w:val="none" w:sz="0" w:space="0" w:color="auto"/>
                <w:right w:val="none" w:sz="0" w:space="0" w:color="auto"/>
              </w:divBdr>
            </w:div>
            <w:div w:id="749078043">
              <w:marLeft w:val="0"/>
              <w:marRight w:val="0"/>
              <w:marTop w:val="0"/>
              <w:marBottom w:val="0"/>
              <w:divBdr>
                <w:top w:val="none" w:sz="0" w:space="0" w:color="auto"/>
                <w:left w:val="none" w:sz="0" w:space="0" w:color="auto"/>
                <w:bottom w:val="none" w:sz="0" w:space="0" w:color="auto"/>
                <w:right w:val="none" w:sz="0" w:space="0" w:color="auto"/>
              </w:divBdr>
            </w:div>
            <w:div w:id="751464972">
              <w:marLeft w:val="0"/>
              <w:marRight w:val="0"/>
              <w:marTop w:val="0"/>
              <w:marBottom w:val="0"/>
              <w:divBdr>
                <w:top w:val="none" w:sz="0" w:space="0" w:color="auto"/>
                <w:left w:val="none" w:sz="0" w:space="0" w:color="auto"/>
                <w:bottom w:val="none" w:sz="0" w:space="0" w:color="auto"/>
                <w:right w:val="none" w:sz="0" w:space="0" w:color="auto"/>
              </w:divBdr>
            </w:div>
            <w:div w:id="755707833">
              <w:marLeft w:val="0"/>
              <w:marRight w:val="0"/>
              <w:marTop w:val="0"/>
              <w:marBottom w:val="0"/>
              <w:divBdr>
                <w:top w:val="none" w:sz="0" w:space="0" w:color="auto"/>
                <w:left w:val="none" w:sz="0" w:space="0" w:color="auto"/>
                <w:bottom w:val="none" w:sz="0" w:space="0" w:color="auto"/>
                <w:right w:val="none" w:sz="0" w:space="0" w:color="auto"/>
              </w:divBdr>
            </w:div>
            <w:div w:id="755904957">
              <w:marLeft w:val="0"/>
              <w:marRight w:val="0"/>
              <w:marTop w:val="0"/>
              <w:marBottom w:val="0"/>
              <w:divBdr>
                <w:top w:val="none" w:sz="0" w:space="0" w:color="auto"/>
                <w:left w:val="none" w:sz="0" w:space="0" w:color="auto"/>
                <w:bottom w:val="none" w:sz="0" w:space="0" w:color="auto"/>
                <w:right w:val="none" w:sz="0" w:space="0" w:color="auto"/>
              </w:divBdr>
            </w:div>
            <w:div w:id="761100636">
              <w:marLeft w:val="0"/>
              <w:marRight w:val="0"/>
              <w:marTop w:val="0"/>
              <w:marBottom w:val="0"/>
              <w:divBdr>
                <w:top w:val="none" w:sz="0" w:space="0" w:color="auto"/>
                <w:left w:val="none" w:sz="0" w:space="0" w:color="auto"/>
                <w:bottom w:val="none" w:sz="0" w:space="0" w:color="auto"/>
                <w:right w:val="none" w:sz="0" w:space="0" w:color="auto"/>
              </w:divBdr>
            </w:div>
            <w:div w:id="767777563">
              <w:marLeft w:val="0"/>
              <w:marRight w:val="0"/>
              <w:marTop w:val="0"/>
              <w:marBottom w:val="0"/>
              <w:divBdr>
                <w:top w:val="none" w:sz="0" w:space="0" w:color="auto"/>
                <w:left w:val="none" w:sz="0" w:space="0" w:color="auto"/>
                <w:bottom w:val="none" w:sz="0" w:space="0" w:color="auto"/>
                <w:right w:val="none" w:sz="0" w:space="0" w:color="auto"/>
              </w:divBdr>
            </w:div>
            <w:div w:id="768236870">
              <w:marLeft w:val="0"/>
              <w:marRight w:val="0"/>
              <w:marTop w:val="0"/>
              <w:marBottom w:val="0"/>
              <w:divBdr>
                <w:top w:val="none" w:sz="0" w:space="0" w:color="auto"/>
                <w:left w:val="none" w:sz="0" w:space="0" w:color="auto"/>
                <w:bottom w:val="none" w:sz="0" w:space="0" w:color="auto"/>
                <w:right w:val="none" w:sz="0" w:space="0" w:color="auto"/>
              </w:divBdr>
            </w:div>
            <w:div w:id="769010119">
              <w:marLeft w:val="0"/>
              <w:marRight w:val="0"/>
              <w:marTop w:val="0"/>
              <w:marBottom w:val="0"/>
              <w:divBdr>
                <w:top w:val="none" w:sz="0" w:space="0" w:color="auto"/>
                <w:left w:val="none" w:sz="0" w:space="0" w:color="auto"/>
                <w:bottom w:val="none" w:sz="0" w:space="0" w:color="auto"/>
                <w:right w:val="none" w:sz="0" w:space="0" w:color="auto"/>
              </w:divBdr>
            </w:div>
            <w:div w:id="776481765">
              <w:marLeft w:val="0"/>
              <w:marRight w:val="0"/>
              <w:marTop w:val="0"/>
              <w:marBottom w:val="0"/>
              <w:divBdr>
                <w:top w:val="none" w:sz="0" w:space="0" w:color="auto"/>
                <w:left w:val="none" w:sz="0" w:space="0" w:color="auto"/>
                <w:bottom w:val="none" w:sz="0" w:space="0" w:color="auto"/>
                <w:right w:val="none" w:sz="0" w:space="0" w:color="auto"/>
              </w:divBdr>
            </w:div>
            <w:div w:id="782186740">
              <w:marLeft w:val="0"/>
              <w:marRight w:val="0"/>
              <w:marTop w:val="0"/>
              <w:marBottom w:val="0"/>
              <w:divBdr>
                <w:top w:val="none" w:sz="0" w:space="0" w:color="auto"/>
                <w:left w:val="none" w:sz="0" w:space="0" w:color="auto"/>
                <w:bottom w:val="none" w:sz="0" w:space="0" w:color="auto"/>
                <w:right w:val="none" w:sz="0" w:space="0" w:color="auto"/>
              </w:divBdr>
            </w:div>
            <w:div w:id="793014926">
              <w:marLeft w:val="0"/>
              <w:marRight w:val="0"/>
              <w:marTop w:val="0"/>
              <w:marBottom w:val="0"/>
              <w:divBdr>
                <w:top w:val="none" w:sz="0" w:space="0" w:color="auto"/>
                <w:left w:val="none" w:sz="0" w:space="0" w:color="auto"/>
                <w:bottom w:val="none" w:sz="0" w:space="0" w:color="auto"/>
                <w:right w:val="none" w:sz="0" w:space="0" w:color="auto"/>
              </w:divBdr>
            </w:div>
            <w:div w:id="794720026">
              <w:marLeft w:val="0"/>
              <w:marRight w:val="0"/>
              <w:marTop w:val="0"/>
              <w:marBottom w:val="0"/>
              <w:divBdr>
                <w:top w:val="none" w:sz="0" w:space="0" w:color="auto"/>
                <w:left w:val="none" w:sz="0" w:space="0" w:color="auto"/>
                <w:bottom w:val="none" w:sz="0" w:space="0" w:color="auto"/>
                <w:right w:val="none" w:sz="0" w:space="0" w:color="auto"/>
              </w:divBdr>
            </w:div>
            <w:div w:id="810680617">
              <w:marLeft w:val="0"/>
              <w:marRight w:val="0"/>
              <w:marTop w:val="0"/>
              <w:marBottom w:val="0"/>
              <w:divBdr>
                <w:top w:val="none" w:sz="0" w:space="0" w:color="auto"/>
                <w:left w:val="none" w:sz="0" w:space="0" w:color="auto"/>
                <w:bottom w:val="none" w:sz="0" w:space="0" w:color="auto"/>
                <w:right w:val="none" w:sz="0" w:space="0" w:color="auto"/>
              </w:divBdr>
            </w:div>
            <w:div w:id="815030740">
              <w:marLeft w:val="0"/>
              <w:marRight w:val="0"/>
              <w:marTop w:val="0"/>
              <w:marBottom w:val="0"/>
              <w:divBdr>
                <w:top w:val="none" w:sz="0" w:space="0" w:color="auto"/>
                <w:left w:val="none" w:sz="0" w:space="0" w:color="auto"/>
                <w:bottom w:val="none" w:sz="0" w:space="0" w:color="auto"/>
                <w:right w:val="none" w:sz="0" w:space="0" w:color="auto"/>
              </w:divBdr>
            </w:div>
            <w:div w:id="819230382">
              <w:marLeft w:val="0"/>
              <w:marRight w:val="0"/>
              <w:marTop w:val="0"/>
              <w:marBottom w:val="0"/>
              <w:divBdr>
                <w:top w:val="none" w:sz="0" w:space="0" w:color="auto"/>
                <w:left w:val="none" w:sz="0" w:space="0" w:color="auto"/>
                <w:bottom w:val="none" w:sz="0" w:space="0" w:color="auto"/>
                <w:right w:val="none" w:sz="0" w:space="0" w:color="auto"/>
              </w:divBdr>
            </w:div>
            <w:div w:id="819542072">
              <w:marLeft w:val="0"/>
              <w:marRight w:val="0"/>
              <w:marTop w:val="0"/>
              <w:marBottom w:val="0"/>
              <w:divBdr>
                <w:top w:val="none" w:sz="0" w:space="0" w:color="auto"/>
                <w:left w:val="none" w:sz="0" w:space="0" w:color="auto"/>
                <w:bottom w:val="none" w:sz="0" w:space="0" w:color="auto"/>
                <w:right w:val="none" w:sz="0" w:space="0" w:color="auto"/>
              </w:divBdr>
            </w:div>
            <w:div w:id="830676195">
              <w:marLeft w:val="0"/>
              <w:marRight w:val="0"/>
              <w:marTop w:val="0"/>
              <w:marBottom w:val="0"/>
              <w:divBdr>
                <w:top w:val="none" w:sz="0" w:space="0" w:color="auto"/>
                <w:left w:val="none" w:sz="0" w:space="0" w:color="auto"/>
                <w:bottom w:val="none" w:sz="0" w:space="0" w:color="auto"/>
                <w:right w:val="none" w:sz="0" w:space="0" w:color="auto"/>
              </w:divBdr>
            </w:div>
            <w:div w:id="832717234">
              <w:marLeft w:val="0"/>
              <w:marRight w:val="0"/>
              <w:marTop w:val="0"/>
              <w:marBottom w:val="0"/>
              <w:divBdr>
                <w:top w:val="none" w:sz="0" w:space="0" w:color="auto"/>
                <w:left w:val="none" w:sz="0" w:space="0" w:color="auto"/>
                <w:bottom w:val="none" w:sz="0" w:space="0" w:color="auto"/>
                <w:right w:val="none" w:sz="0" w:space="0" w:color="auto"/>
              </w:divBdr>
            </w:div>
            <w:div w:id="850920500">
              <w:marLeft w:val="0"/>
              <w:marRight w:val="0"/>
              <w:marTop w:val="0"/>
              <w:marBottom w:val="0"/>
              <w:divBdr>
                <w:top w:val="none" w:sz="0" w:space="0" w:color="auto"/>
                <w:left w:val="none" w:sz="0" w:space="0" w:color="auto"/>
                <w:bottom w:val="none" w:sz="0" w:space="0" w:color="auto"/>
                <w:right w:val="none" w:sz="0" w:space="0" w:color="auto"/>
              </w:divBdr>
            </w:div>
            <w:div w:id="860320141">
              <w:marLeft w:val="0"/>
              <w:marRight w:val="0"/>
              <w:marTop w:val="0"/>
              <w:marBottom w:val="0"/>
              <w:divBdr>
                <w:top w:val="none" w:sz="0" w:space="0" w:color="auto"/>
                <w:left w:val="none" w:sz="0" w:space="0" w:color="auto"/>
                <w:bottom w:val="none" w:sz="0" w:space="0" w:color="auto"/>
                <w:right w:val="none" w:sz="0" w:space="0" w:color="auto"/>
              </w:divBdr>
            </w:div>
            <w:div w:id="866140394">
              <w:marLeft w:val="0"/>
              <w:marRight w:val="0"/>
              <w:marTop w:val="0"/>
              <w:marBottom w:val="0"/>
              <w:divBdr>
                <w:top w:val="none" w:sz="0" w:space="0" w:color="auto"/>
                <w:left w:val="none" w:sz="0" w:space="0" w:color="auto"/>
                <w:bottom w:val="none" w:sz="0" w:space="0" w:color="auto"/>
                <w:right w:val="none" w:sz="0" w:space="0" w:color="auto"/>
              </w:divBdr>
            </w:div>
            <w:div w:id="872309937">
              <w:marLeft w:val="0"/>
              <w:marRight w:val="0"/>
              <w:marTop w:val="0"/>
              <w:marBottom w:val="0"/>
              <w:divBdr>
                <w:top w:val="none" w:sz="0" w:space="0" w:color="auto"/>
                <w:left w:val="none" w:sz="0" w:space="0" w:color="auto"/>
                <w:bottom w:val="none" w:sz="0" w:space="0" w:color="auto"/>
                <w:right w:val="none" w:sz="0" w:space="0" w:color="auto"/>
              </w:divBdr>
            </w:div>
            <w:div w:id="874392435">
              <w:marLeft w:val="0"/>
              <w:marRight w:val="0"/>
              <w:marTop w:val="0"/>
              <w:marBottom w:val="0"/>
              <w:divBdr>
                <w:top w:val="none" w:sz="0" w:space="0" w:color="auto"/>
                <w:left w:val="none" w:sz="0" w:space="0" w:color="auto"/>
                <w:bottom w:val="none" w:sz="0" w:space="0" w:color="auto"/>
                <w:right w:val="none" w:sz="0" w:space="0" w:color="auto"/>
              </w:divBdr>
            </w:div>
            <w:div w:id="883061075">
              <w:marLeft w:val="0"/>
              <w:marRight w:val="0"/>
              <w:marTop w:val="0"/>
              <w:marBottom w:val="0"/>
              <w:divBdr>
                <w:top w:val="none" w:sz="0" w:space="0" w:color="auto"/>
                <w:left w:val="none" w:sz="0" w:space="0" w:color="auto"/>
                <w:bottom w:val="none" w:sz="0" w:space="0" w:color="auto"/>
                <w:right w:val="none" w:sz="0" w:space="0" w:color="auto"/>
              </w:divBdr>
            </w:div>
            <w:div w:id="884487433">
              <w:marLeft w:val="0"/>
              <w:marRight w:val="0"/>
              <w:marTop w:val="0"/>
              <w:marBottom w:val="0"/>
              <w:divBdr>
                <w:top w:val="none" w:sz="0" w:space="0" w:color="auto"/>
                <w:left w:val="none" w:sz="0" w:space="0" w:color="auto"/>
                <w:bottom w:val="none" w:sz="0" w:space="0" w:color="auto"/>
                <w:right w:val="none" w:sz="0" w:space="0" w:color="auto"/>
              </w:divBdr>
            </w:div>
            <w:div w:id="884606448">
              <w:marLeft w:val="0"/>
              <w:marRight w:val="0"/>
              <w:marTop w:val="0"/>
              <w:marBottom w:val="0"/>
              <w:divBdr>
                <w:top w:val="none" w:sz="0" w:space="0" w:color="auto"/>
                <w:left w:val="none" w:sz="0" w:space="0" w:color="auto"/>
                <w:bottom w:val="none" w:sz="0" w:space="0" w:color="auto"/>
                <w:right w:val="none" w:sz="0" w:space="0" w:color="auto"/>
              </w:divBdr>
            </w:div>
            <w:div w:id="885607329">
              <w:marLeft w:val="0"/>
              <w:marRight w:val="0"/>
              <w:marTop w:val="0"/>
              <w:marBottom w:val="0"/>
              <w:divBdr>
                <w:top w:val="none" w:sz="0" w:space="0" w:color="auto"/>
                <w:left w:val="none" w:sz="0" w:space="0" w:color="auto"/>
                <w:bottom w:val="none" w:sz="0" w:space="0" w:color="auto"/>
                <w:right w:val="none" w:sz="0" w:space="0" w:color="auto"/>
              </w:divBdr>
            </w:div>
            <w:div w:id="887448007">
              <w:marLeft w:val="0"/>
              <w:marRight w:val="0"/>
              <w:marTop w:val="0"/>
              <w:marBottom w:val="0"/>
              <w:divBdr>
                <w:top w:val="none" w:sz="0" w:space="0" w:color="auto"/>
                <w:left w:val="none" w:sz="0" w:space="0" w:color="auto"/>
                <w:bottom w:val="none" w:sz="0" w:space="0" w:color="auto"/>
                <w:right w:val="none" w:sz="0" w:space="0" w:color="auto"/>
              </w:divBdr>
            </w:div>
            <w:div w:id="889728586">
              <w:marLeft w:val="0"/>
              <w:marRight w:val="0"/>
              <w:marTop w:val="0"/>
              <w:marBottom w:val="0"/>
              <w:divBdr>
                <w:top w:val="none" w:sz="0" w:space="0" w:color="auto"/>
                <w:left w:val="none" w:sz="0" w:space="0" w:color="auto"/>
                <w:bottom w:val="none" w:sz="0" w:space="0" w:color="auto"/>
                <w:right w:val="none" w:sz="0" w:space="0" w:color="auto"/>
              </w:divBdr>
            </w:div>
            <w:div w:id="889731155">
              <w:marLeft w:val="0"/>
              <w:marRight w:val="0"/>
              <w:marTop w:val="0"/>
              <w:marBottom w:val="0"/>
              <w:divBdr>
                <w:top w:val="none" w:sz="0" w:space="0" w:color="auto"/>
                <w:left w:val="none" w:sz="0" w:space="0" w:color="auto"/>
                <w:bottom w:val="none" w:sz="0" w:space="0" w:color="auto"/>
                <w:right w:val="none" w:sz="0" w:space="0" w:color="auto"/>
              </w:divBdr>
            </w:div>
            <w:div w:id="900679900">
              <w:marLeft w:val="0"/>
              <w:marRight w:val="0"/>
              <w:marTop w:val="0"/>
              <w:marBottom w:val="0"/>
              <w:divBdr>
                <w:top w:val="none" w:sz="0" w:space="0" w:color="auto"/>
                <w:left w:val="none" w:sz="0" w:space="0" w:color="auto"/>
                <w:bottom w:val="none" w:sz="0" w:space="0" w:color="auto"/>
                <w:right w:val="none" w:sz="0" w:space="0" w:color="auto"/>
              </w:divBdr>
            </w:div>
            <w:div w:id="905260671">
              <w:marLeft w:val="0"/>
              <w:marRight w:val="0"/>
              <w:marTop w:val="0"/>
              <w:marBottom w:val="0"/>
              <w:divBdr>
                <w:top w:val="none" w:sz="0" w:space="0" w:color="auto"/>
                <w:left w:val="none" w:sz="0" w:space="0" w:color="auto"/>
                <w:bottom w:val="none" w:sz="0" w:space="0" w:color="auto"/>
                <w:right w:val="none" w:sz="0" w:space="0" w:color="auto"/>
              </w:divBdr>
            </w:div>
            <w:div w:id="905337445">
              <w:marLeft w:val="0"/>
              <w:marRight w:val="0"/>
              <w:marTop w:val="0"/>
              <w:marBottom w:val="0"/>
              <w:divBdr>
                <w:top w:val="none" w:sz="0" w:space="0" w:color="auto"/>
                <w:left w:val="none" w:sz="0" w:space="0" w:color="auto"/>
                <w:bottom w:val="none" w:sz="0" w:space="0" w:color="auto"/>
                <w:right w:val="none" w:sz="0" w:space="0" w:color="auto"/>
              </w:divBdr>
            </w:div>
            <w:div w:id="905532475">
              <w:marLeft w:val="0"/>
              <w:marRight w:val="0"/>
              <w:marTop w:val="0"/>
              <w:marBottom w:val="0"/>
              <w:divBdr>
                <w:top w:val="none" w:sz="0" w:space="0" w:color="auto"/>
                <w:left w:val="none" w:sz="0" w:space="0" w:color="auto"/>
                <w:bottom w:val="none" w:sz="0" w:space="0" w:color="auto"/>
                <w:right w:val="none" w:sz="0" w:space="0" w:color="auto"/>
              </w:divBdr>
            </w:div>
            <w:div w:id="911235604">
              <w:marLeft w:val="0"/>
              <w:marRight w:val="0"/>
              <w:marTop w:val="0"/>
              <w:marBottom w:val="0"/>
              <w:divBdr>
                <w:top w:val="none" w:sz="0" w:space="0" w:color="auto"/>
                <w:left w:val="none" w:sz="0" w:space="0" w:color="auto"/>
                <w:bottom w:val="none" w:sz="0" w:space="0" w:color="auto"/>
                <w:right w:val="none" w:sz="0" w:space="0" w:color="auto"/>
              </w:divBdr>
            </w:div>
            <w:div w:id="914900569">
              <w:marLeft w:val="0"/>
              <w:marRight w:val="0"/>
              <w:marTop w:val="0"/>
              <w:marBottom w:val="0"/>
              <w:divBdr>
                <w:top w:val="none" w:sz="0" w:space="0" w:color="auto"/>
                <w:left w:val="none" w:sz="0" w:space="0" w:color="auto"/>
                <w:bottom w:val="none" w:sz="0" w:space="0" w:color="auto"/>
                <w:right w:val="none" w:sz="0" w:space="0" w:color="auto"/>
              </w:divBdr>
            </w:div>
            <w:div w:id="925041974">
              <w:marLeft w:val="0"/>
              <w:marRight w:val="0"/>
              <w:marTop w:val="0"/>
              <w:marBottom w:val="0"/>
              <w:divBdr>
                <w:top w:val="none" w:sz="0" w:space="0" w:color="auto"/>
                <w:left w:val="none" w:sz="0" w:space="0" w:color="auto"/>
                <w:bottom w:val="none" w:sz="0" w:space="0" w:color="auto"/>
                <w:right w:val="none" w:sz="0" w:space="0" w:color="auto"/>
              </w:divBdr>
            </w:div>
            <w:div w:id="925923656">
              <w:marLeft w:val="0"/>
              <w:marRight w:val="0"/>
              <w:marTop w:val="0"/>
              <w:marBottom w:val="0"/>
              <w:divBdr>
                <w:top w:val="none" w:sz="0" w:space="0" w:color="auto"/>
                <w:left w:val="none" w:sz="0" w:space="0" w:color="auto"/>
                <w:bottom w:val="none" w:sz="0" w:space="0" w:color="auto"/>
                <w:right w:val="none" w:sz="0" w:space="0" w:color="auto"/>
              </w:divBdr>
            </w:div>
            <w:div w:id="928200917">
              <w:marLeft w:val="0"/>
              <w:marRight w:val="0"/>
              <w:marTop w:val="0"/>
              <w:marBottom w:val="0"/>
              <w:divBdr>
                <w:top w:val="none" w:sz="0" w:space="0" w:color="auto"/>
                <w:left w:val="none" w:sz="0" w:space="0" w:color="auto"/>
                <w:bottom w:val="none" w:sz="0" w:space="0" w:color="auto"/>
                <w:right w:val="none" w:sz="0" w:space="0" w:color="auto"/>
              </w:divBdr>
            </w:div>
            <w:div w:id="930578423">
              <w:marLeft w:val="0"/>
              <w:marRight w:val="0"/>
              <w:marTop w:val="0"/>
              <w:marBottom w:val="0"/>
              <w:divBdr>
                <w:top w:val="none" w:sz="0" w:space="0" w:color="auto"/>
                <w:left w:val="none" w:sz="0" w:space="0" w:color="auto"/>
                <w:bottom w:val="none" w:sz="0" w:space="0" w:color="auto"/>
                <w:right w:val="none" w:sz="0" w:space="0" w:color="auto"/>
              </w:divBdr>
            </w:div>
            <w:div w:id="938680732">
              <w:marLeft w:val="0"/>
              <w:marRight w:val="0"/>
              <w:marTop w:val="0"/>
              <w:marBottom w:val="0"/>
              <w:divBdr>
                <w:top w:val="none" w:sz="0" w:space="0" w:color="auto"/>
                <w:left w:val="none" w:sz="0" w:space="0" w:color="auto"/>
                <w:bottom w:val="none" w:sz="0" w:space="0" w:color="auto"/>
                <w:right w:val="none" w:sz="0" w:space="0" w:color="auto"/>
              </w:divBdr>
            </w:div>
            <w:div w:id="944267487">
              <w:marLeft w:val="0"/>
              <w:marRight w:val="0"/>
              <w:marTop w:val="0"/>
              <w:marBottom w:val="0"/>
              <w:divBdr>
                <w:top w:val="none" w:sz="0" w:space="0" w:color="auto"/>
                <w:left w:val="none" w:sz="0" w:space="0" w:color="auto"/>
                <w:bottom w:val="none" w:sz="0" w:space="0" w:color="auto"/>
                <w:right w:val="none" w:sz="0" w:space="0" w:color="auto"/>
              </w:divBdr>
            </w:div>
            <w:div w:id="946347144">
              <w:marLeft w:val="0"/>
              <w:marRight w:val="0"/>
              <w:marTop w:val="0"/>
              <w:marBottom w:val="0"/>
              <w:divBdr>
                <w:top w:val="none" w:sz="0" w:space="0" w:color="auto"/>
                <w:left w:val="none" w:sz="0" w:space="0" w:color="auto"/>
                <w:bottom w:val="none" w:sz="0" w:space="0" w:color="auto"/>
                <w:right w:val="none" w:sz="0" w:space="0" w:color="auto"/>
              </w:divBdr>
            </w:div>
            <w:div w:id="952712799">
              <w:marLeft w:val="0"/>
              <w:marRight w:val="0"/>
              <w:marTop w:val="0"/>
              <w:marBottom w:val="0"/>
              <w:divBdr>
                <w:top w:val="none" w:sz="0" w:space="0" w:color="auto"/>
                <w:left w:val="none" w:sz="0" w:space="0" w:color="auto"/>
                <w:bottom w:val="none" w:sz="0" w:space="0" w:color="auto"/>
                <w:right w:val="none" w:sz="0" w:space="0" w:color="auto"/>
              </w:divBdr>
            </w:div>
            <w:div w:id="953370514">
              <w:marLeft w:val="0"/>
              <w:marRight w:val="0"/>
              <w:marTop w:val="0"/>
              <w:marBottom w:val="0"/>
              <w:divBdr>
                <w:top w:val="none" w:sz="0" w:space="0" w:color="auto"/>
                <w:left w:val="none" w:sz="0" w:space="0" w:color="auto"/>
                <w:bottom w:val="none" w:sz="0" w:space="0" w:color="auto"/>
                <w:right w:val="none" w:sz="0" w:space="0" w:color="auto"/>
              </w:divBdr>
            </w:div>
            <w:div w:id="956987618">
              <w:marLeft w:val="0"/>
              <w:marRight w:val="0"/>
              <w:marTop w:val="0"/>
              <w:marBottom w:val="0"/>
              <w:divBdr>
                <w:top w:val="none" w:sz="0" w:space="0" w:color="auto"/>
                <w:left w:val="none" w:sz="0" w:space="0" w:color="auto"/>
                <w:bottom w:val="none" w:sz="0" w:space="0" w:color="auto"/>
                <w:right w:val="none" w:sz="0" w:space="0" w:color="auto"/>
              </w:divBdr>
            </w:div>
            <w:div w:id="959921223">
              <w:marLeft w:val="0"/>
              <w:marRight w:val="0"/>
              <w:marTop w:val="0"/>
              <w:marBottom w:val="0"/>
              <w:divBdr>
                <w:top w:val="none" w:sz="0" w:space="0" w:color="auto"/>
                <w:left w:val="none" w:sz="0" w:space="0" w:color="auto"/>
                <w:bottom w:val="none" w:sz="0" w:space="0" w:color="auto"/>
                <w:right w:val="none" w:sz="0" w:space="0" w:color="auto"/>
              </w:divBdr>
            </w:div>
            <w:div w:id="962734355">
              <w:marLeft w:val="0"/>
              <w:marRight w:val="0"/>
              <w:marTop w:val="0"/>
              <w:marBottom w:val="0"/>
              <w:divBdr>
                <w:top w:val="none" w:sz="0" w:space="0" w:color="auto"/>
                <w:left w:val="none" w:sz="0" w:space="0" w:color="auto"/>
                <w:bottom w:val="none" w:sz="0" w:space="0" w:color="auto"/>
                <w:right w:val="none" w:sz="0" w:space="0" w:color="auto"/>
              </w:divBdr>
            </w:div>
            <w:div w:id="971599318">
              <w:marLeft w:val="0"/>
              <w:marRight w:val="0"/>
              <w:marTop w:val="0"/>
              <w:marBottom w:val="0"/>
              <w:divBdr>
                <w:top w:val="none" w:sz="0" w:space="0" w:color="auto"/>
                <w:left w:val="none" w:sz="0" w:space="0" w:color="auto"/>
                <w:bottom w:val="none" w:sz="0" w:space="0" w:color="auto"/>
                <w:right w:val="none" w:sz="0" w:space="0" w:color="auto"/>
              </w:divBdr>
            </w:div>
            <w:div w:id="972372981">
              <w:marLeft w:val="0"/>
              <w:marRight w:val="0"/>
              <w:marTop w:val="0"/>
              <w:marBottom w:val="0"/>
              <w:divBdr>
                <w:top w:val="none" w:sz="0" w:space="0" w:color="auto"/>
                <w:left w:val="none" w:sz="0" w:space="0" w:color="auto"/>
                <w:bottom w:val="none" w:sz="0" w:space="0" w:color="auto"/>
                <w:right w:val="none" w:sz="0" w:space="0" w:color="auto"/>
              </w:divBdr>
            </w:div>
            <w:div w:id="974601714">
              <w:marLeft w:val="0"/>
              <w:marRight w:val="0"/>
              <w:marTop w:val="0"/>
              <w:marBottom w:val="0"/>
              <w:divBdr>
                <w:top w:val="none" w:sz="0" w:space="0" w:color="auto"/>
                <w:left w:val="none" w:sz="0" w:space="0" w:color="auto"/>
                <w:bottom w:val="none" w:sz="0" w:space="0" w:color="auto"/>
                <w:right w:val="none" w:sz="0" w:space="0" w:color="auto"/>
              </w:divBdr>
            </w:div>
            <w:div w:id="993991899">
              <w:marLeft w:val="0"/>
              <w:marRight w:val="0"/>
              <w:marTop w:val="0"/>
              <w:marBottom w:val="0"/>
              <w:divBdr>
                <w:top w:val="none" w:sz="0" w:space="0" w:color="auto"/>
                <w:left w:val="none" w:sz="0" w:space="0" w:color="auto"/>
                <w:bottom w:val="none" w:sz="0" w:space="0" w:color="auto"/>
                <w:right w:val="none" w:sz="0" w:space="0" w:color="auto"/>
              </w:divBdr>
            </w:div>
            <w:div w:id="996300316">
              <w:marLeft w:val="0"/>
              <w:marRight w:val="0"/>
              <w:marTop w:val="0"/>
              <w:marBottom w:val="0"/>
              <w:divBdr>
                <w:top w:val="none" w:sz="0" w:space="0" w:color="auto"/>
                <w:left w:val="none" w:sz="0" w:space="0" w:color="auto"/>
                <w:bottom w:val="none" w:sz="0" w:space="0" w:color="auto"/>
                <w:right w:val="none" w:sz="0" w:space="0" w:color="auto"/>
              </w:divBdr>
            </w:div>
            <w:div w:id="1019625520">
              <w:marLeft w:val="0"/>
              <w:marRight w:val="0"/>
              <w:marTop w:val="0"/>
              <w:marBottom w:val="0"/>
              <w:divBdr>
                <w:top w:val="none" w:sz="0" w:space="0" w:color="auto"/>
                <w:left w:val="none" w:sz="0" w:space="0" w:color="auto"/>
                <w:bottom w:val="none" w:sz="0" w:space="0" w:color="auto"/>
                <w:right w:val="none" w:sz="0" w:space="0" w:color="auto"/>
              </w:divBdr>
            </w:div>
            <w:div w:id="1038701508">
              <w:marLeft w:val="0"/>
              <w:marRight w:val="0"/>
              <w:marTop w:val="0"/>
              <w:marBottom w:val="0"/>
              <w:divBdr>
                <w:top w:val="none" w:sz="0" w:space="0" w:color="auto"/>
                <w:left w:val="none" w:sz="0" w:space="0" w:color="auto"/>
                <w:bottom w:val="none" w:sz="0" w:space="0" w:color="auto"/>
                <w:right w:val="none" w:sz="0" w:space="0" w:color="auto"/>
              </w:divBdr>
            </w:div>
            <w:div w:id="1040738231">
              <w:marLeft w:val="0"/>
              <w:marRight w:val="0"/>
              <w:marTop w:val="0"/>
              <w:marBottom w:val="0"/>
              <w:divBdr>
                <w:top w:val="none" w:sz="0" w:space="0" w:color="auto"/>
                <w:left w:val="none" w:sz="0" w:space="0" w:color="auto"/>
                <w:bottom w:val="none" w:sz="0" w:space="0" w:color="auto"/>
                <w:right w:val="none" w:sz="0" w:space="0" w:color="auto"/>
              </w:divBdr>
            </w:div>
            <w:div w:id="1042510717">
              <w:marLeft w:val="0"/>
              <w:marRight w:val="0"/>
              <w:marTop w:val="0"/>
              <w:marBottom w:val="0"/>
              <w:divBdr>
                <w:top w:val="none" w:sz="0" w:space="0" w:color="auto"/>
                <w:left w:val="none" w:sz="0" w:space="0" w:color="auto"/>
                <w:bottom w:val="none" w:sz="0" w:space="0" w:color="auto"/>
                <w:right w:val="none" w:sz="0" w:space="0" w:color="auto"/>
              </w:divBdr>
            </w:div>
            <w:div w:id="1043946448">
              <w:marLeft w:val="0"/>
              <w:marRight w:val="0"/>
              <w:marTop w:val="0"/>
              <w:marBottom w:val="0"/>
              <w:divBdr>
                <w:top w:val="none" w:sz="0" w:space="0" w:color="auto"/>
                <w:left w:val="none" w:sz="0" w:space="0" w:color="auto"/>
                <w:bottom w:val="none" w:sz="0" w:space="0" w:color="auto"/>
                <w:right w:val="none" w:sz="0" w:space="0" w:color="auto"/>
              </w:divBdr>
            </w:div>
            <w:div w:id="1045059698">
              <w:marLeft w:val="0"/>
              <w:marRight w:val="0"/>
              <w:marTop w:val="0"/>
              <w:marBottom w:val="0"/>
              <w:divBdr>
                <w:top w:val="none" w:sz="0" w:space="0" w:color="auto"/>
                <w:left w:val="none" w:sz="0" w:space="0" w:color="auto"/>
                <w:bottom w:val="none" w:sz="0" w:space="0" w:color="auto"/>
                <w:right w:val="none" w:sz="0" w:space="0" w:color="auto"/>
              </w:divBdr>
            </w:div>
            <w:div w:id="1051881738">
              <w:marLeft w:val="0"/>
              <w:marRight w:val="0"/>
              <w:marTop w:val="0"/>
              <w:marBottom w:val="0"/>
              <w:divBdr>
                <w:top w:val="none" w:sz="0" w:space="0" w:color="auto"/>
                <w:left w:val="none" w:sz="0" w:space="0" w:color="auto"/>
                <w:bottom w:val="none" w:sz="0" w:space="0" w:color="auto"/>
                <w:right w:val="none" w:sz="0" w:space="0" w:color="auto"/>
              </w:divBdr>
            </w:div>
            <w:div w:id="1053584060">
              <w:marLeft w:val="0"/>
              <w:marRight w:val="0"/>
              <w:marTop w:val="0"/>
              <w:marBottom w:val="0"/>
              <w:divBdr>
                <w:top w:val="none" w:sz="0" w:space="0" w:color="auto"/>
                <w:left w:val="none" w:sz="0" w:space="0" w:color="auto"/>
                <w:bottom w:val="none" w:sz="0" w:space="0" w:color="auto"/>
                <w:right w:val="none" w:sz="0" w:space="0" w:color="auto"/>
              </w:divBdr>
            </w:div>
            <w:div w:id="1063021510">
              <w:marLeft w:val="0"/>
              <w:marRight w:val="0"/>
              <w:marTop w:val="0"/>
              <w:marBottom w:val="0"/>
              <w:divBdr>
                <w:top w:val="none" w:sz="0" w:space="0" w:color="auto"/>
                <w:left w:val="none" w:sz="0" w:space="0" w:color="auto"/>
                <w:bottom w:val="none" w:sz="0" w:space="0" w:color="auto"/>
                <w:right w:val="none" w:sz="0" w:space="0" w:color="auto"/>
              </w:divBdr>
            </w:div>
            <w:div w:id="1085111165">
              <w:marLeft w:val="0"/>
              <w:marRight w:val="0"/>
              <w:marTop w:val="0"/>
              <w:marBottom w:val="0"/>
              <w:divBdr>
                <w:top w:val="none" w:sz="0" w:space="0" w:color="auto"/>
                <w:left w:val="none" w:sz="0" w:space="0" w:color="auto"/>
                <w:bottom w:val="none" w:sz="0" w:space="0" w:color="auto"/>
                <w:right w:val="none" w:sz="0" w:space="0" w:color="auto"/>
              </w:divBdr>
            </w:div>
            <w:div w:id="1103767104">
              <w:marLeft w:val="0"/>
              <w:marRight w:val="0"/>
              <w:marTop w:val="0"/>
              <w:marBottom w:val="0"/>
              <w:divBdr>
                <w:top w:val="none" w:sz="0" w:space="0" w:color="auto"/>
                <w:left w:val="none" w:sz="0" w:space="0" w:color="auto"/>
                <w:bottom w:val="none" w:sz="0" w:space="0" w:color="auto"/>
                <w:right w:val="none" w:sz="0" w:space="0" w:color="auto"/>
              </w:divBdr>
            </w:div>
            <w:div w:id="1104111389">
              <w:marLeft w:val="0"/>
              <w:marRight w:val="0"/>
              <w:marTop w:val="0"/>
              <w:marBottom w:val="0"/>
              <w:divBdr>
                <w:top w:val="none" w:sz="0" w:space="0" w:color="auto"/>
                <w:left w:val="none" w:sz="0" w:space="0" w:color="auto"/>
                <w:bottom w:val="none" w:sz="0" w:space="0" w:color="auto"/>
                <w:right w:val="none" w:sz="0" w:space="0" w:color="auto"/>
              </w:divBdr>
            </w:div>
            <w:div w:id="1117606812">
              <w:marLeft w:val="0"/>
              <w:marRight w:val="0"/>
              <w:marTop w:val="0"/>
              <w:marBottom w:val="0"/>
              <w:divBdr>
                <w:top w:val="none" w:sz="0" w:space="0" w:color="auto"/>
                <w:left w:val="none" w:sz="0" w:space="0" w:color="auto"/>
                <w:bottom w:val="none" w:sz="0" w:space="0" w:color="auto"/>
                <w:right w:val="none" w:sz="0" w:space="0" w:color="auto"/>
              </w:divBdr>
            </w:div>
            <w:div w:id="1122501284">
              <w:marLeft w:val="0"/>
              <w:marRight w:val="0"/>
              <w:marTop w:val="0"/>
              <w:marBottom w:val="0"/>
              <w:divBdr>
                <w:top w:val="none" w:sz="0" w:space="0" w:color="auto"/>
                <w:left w:val="none" w:sz="0" w:space="0" w:color="auto"/>
                <w:bottom w:val="none" w:sz="0" w:space="0" w:color="auto"/>
                <w:right w:val="none" w:sz="0" w:space="0" w:color="auto"/>
              </w:divBdr>
            </w:div>
            <w:div w:id="1125541272">
              <w:marLeft w:val="0"/>
              <w:marRight w:val="0"/>
              <w:marTop w:val="0"/>
              <w:marBottom w:val="0"/>
              <w:divBdr>
                <w:top w:val="none" w:sz="0" w:space="0" w:color="auto"/>
                <w:left w:val="none" w:sz="0" w:space="0" w:color="auto"/>
                <w:bottom w:val="none" w:sz="0" w:space="0" w:color="auto"/>
                <w:right w:val="none" w:sz="0" w:space="0" w:color="auto"/>
              </w:divBdr>
            </w:div>
            <w:div w:id="1132282653">
              <w:marLeft w:val="0"/>
              <w:marRight w:val="0"/>
              <w:marTop w:val="0"/>
              <w:marBottom w:val="0"/>
              <w:divBdr>
                <w:top w:val="none" w:sz="0" w:space="0" w:color="auto"/>
                <w:left w:val="none" w:sz="0" w:space="0" w:color="auto"/>
                <w:bottom w:val="none" w:sz="0" w:space="0" w:color="auto"/>
                <w:right w:val="none" w:sz="0" w:space="0" w:color="auto"/>
              </w:divBdr>
              <w:divsChild>
                <w:div w:id="455948702">
                  <w:marLeft w:val="0"/>
                  <w:marRight w:val="0"/>
                  <w:marTop w:val="0"/>
                  <w:marBottom w:val="0"/>
                  <w:divBdr>
                    <w:top w:val="none" w:sz="0" w:space="0" w:color="auto"/>
                    <w:left w:val="none" w:sz="0" w:space="0" w:color="auto"/>
                    <w:bottom w:val="none" w:sz="0" w:space="0" w:color="auto"/>
                    <w:right w:val="none" w:sz="0" w:space="0" w:color="auto"/>
                  </w:divBdr>
                </w:div>
                <w:div w:id="713386974">
                  <w:marLeft w:val="0"/>
                  <w:marRight w:val="0"/>
                  <w:marTop w:val="0"/>
                  <w:marBottom w:val="0"/>
                  <w:divBdr>
                    <w:top w:val="none" w:sz="0" w:space="0" w:color="auto"/>
                    <w:left w:val="none" w:sz="0" w:space="0" w:color="auto"/>
                    <w:bottom w:val="none" w:sz="0" w:space="0" w:color="auto"/>
                    <w:right w:val="none" w:sz="0" w:space="0" w:color="auto"/>
                  </w:divBdr>
                </w:div>
                <w:div w:id="1098718449">
                  <w:marLeft w:val="0"/>
                  <w:marRight w:val="0"/>
                  <w:marTop w:val="0"/>
                  <w:marBottom w:val="0"/>
                  <w:divBdr>
                    <w:top w:val="none" w:sz="0" w:space="0" w:color="auto"/>
                    <w:left w:val="none" w:sz="0" w:space="0" w:color="auto"/>
                    <w:bottom w:val="none" w:sz="0" w:space="0" w:color="auto"/>
                    <w:right w:val="none" w:sz="0" w:space="0" w:color="auto"/>
                  </w:divBdr>
                </w:div>
                <w:div w:id="1145782384">
                  <w:marLeft w:val="0"/>
                  <w:marRight w:val="0"/>
                  <w:marTop w:val="0"/>
                  <w:marBottom w:val="0"/>
                  <w:divBdr>
                    <w:top w:val="none" w:sz="0" w:space="0" w:color="auto"/>
                    <w:left w:val="none" w:sz="0" w:space="0" w:color="auto"/>
                    <w:bottom w:val="none" w:sz="0" w:space="0" w:color="auto"/>
                    <w:right w:val="none" w:sz="0" w:space="0" w:color="auto"/>
                  </w:divBdr>
                </w:div>
                <w:div w:id="1177620976">
                  <w:marLeft w:val="0"/>
                  <w:marRight w:val="0"/>
                  <w:marTop w:val="0"/>
                  <w:marBottom w:val="0"/>
                  <w:divBdr>
                    <w:top w:val="none" w:sz="0" w:space="0" w:color="auto"/>
                    <w:left w:val="none" w:sz="0" w:space="0" w:color="auto"/>
                    <w:bottom w:val="none" w:sz="0" w:space="0" w:color="auto"/>
                    <w:right w:val="none" w:sz="0" w:space="0" w:color="auto"/>
                  </w:divBdr>
                </w:div>
                <w:div w:id="1215461570">
                  <w:marLeft w:val="0"/>
                  <w:marRight w:val="0"/>
                  <w:marTop w:val="0"/>
                  <w:marBottom w:val="0"/>
                  <w:divBdr>
                    <w:top w:val="none" w:sz="0" w:space="0" w:color="auto"/>
                    <w:left w:val="none" w:sz="0" w:space="0" w:color="auto"/>
                    <w:bottom w:val="none" w:sz="0" w:space="0" w:color="auto"/>
                    <w:right w:val="none" w:sz="0" w:space="0" w:color="auto"/>
                  </w:divBdr>
                </w:div>
                <w:div w:id="1292858176">
                  <w:marLeft w:val="0"/>
                  <w:marRight w:val="0"/>
                  <w:marTop w:val="0"/>
                  <w:marBottom w:val="0"/>
                  <w:divBdr>
                    <w:top w:val="none" w:sz="0" w:space="0" w:color="auto"/>
                    <w:left w:val="none" w:sz="0" w:space="0" w:color="auto"/>
                    <w:bottom w:val="none" w:sz="0" w:space="0" w:color="auto"/>
                    <w:right w:val="none" w:sz="0" w:space="0" w:color="auto"/>
                  </w:divBdr>
                </w:div>
                <w:div w:id="2028559413">
                  <w:marLeft w:val="0"/>
                  <w:marRight w:val="0"/>
                  <w:marTop w:val="0"/>
                  <w:marBottom w:val="0"/>
                  <w:divBdr>
                    <w:top w:val="none" w:sz="0" w:space="0" w:color="auto"/>
                    <w:left w:val="none" w:sz="0" w:space="0" w:color="auto"/>
                    <w:bottom w:val="none" w:sz="0" w:space="0" w:color="auto"/>
                    <w:right w:val="none" w:sz="0" w:space="0" w:color="auto"/>
                  </w:divBdr>
                </w:div>
                <w:div w:id="2038921553">
                  <w:marLeft w:val="0"/>
                  <w:marRight w:val="0"/>
                  <w:marTop w:val="0"/>
                  <w:marBottom w:val="0"/>
                  <w:divBdr>
                    <w:top w:val="none" w:sz="0" w:space="0" w:color="auto"/>
                    <w:left w:val="none" w:sz="0" w:space="0" w:color="auto"/>
                    <w:bottom w:val="none" w:sz="0" w:space="0" w:color="auto"/>
                    <w:right w:val="none" w:sz="0" w:space="0" w:color="auto"/>
                  </w:divBdr>
                </w:div>
              </w:divsChild>
            </w:div>
            <w:div w:id="1133602544">
              <w:marLeft w:val="0"/>
              <w:marRight w:val="0"/>
              <w:marTop w:val="0"/>
              <w:marBottom w:val="0"/>
              <w:divBdr>
                <w:top w:val="none" w:sz="0" w:space="0" w:color="auto"/>
                <w:left w:val="none" w:sz="0" w:space="0" w:color="auto"/>
                <w:bottom w:val="none" w:sz="0" w:space="0" w:color="auto"/>
                <w:right w:val="none" w:sz="0" w:space="0" w:color="auto"/>
              </w:divBdr>
            </w:div>
            <w:div w:id="1134710723">
              <w:marLeft w:val="0"/>
              <w:marRight w:val="0"/>
              <w:marTop w:val="0"/>
              <w:marBottom w:val="0"/>
              <w:divBdr>
                <w:top w:val="none" w:sz="0" w:space="0" w:color="auto"/>
                <w:left w:val="none" w:sz="0" w:space="0" w:color="auto"/>
                <w:bottom w:val="none" w:sz="0" w:space="0" w:color="auto"/>
                <w:right w:val="none" w:sz="0" w:space="0" w:color="auto"/>
              </w:divBdr>
            </w:div>
            <w:div w:id="1137644861">
              <w:marLeft w:val="0"/>
              <w:marRight w:val="0"/>
              <w:marTop w:val="0"/>
              <w:marBottom w:val="0"/>
              <w:divBdr>
                <w:top w:val="none" w:sz="0" w:space="0" w:color="auto"/>
                <w:left w:val="none" w:sz="0" w:space="0" w:color="auto"/>
                <w:bottom w:val="none" w:sz="0" w:space="0" w:color="auto"/>
                <w:right w:val="none" w:sz="0" w:space="0" w:color="auto"/>
              </w:divBdr>
            </w:div>
            <w:div w:id="1139225623">
              <w:marLeft w:val="0"/>
              <w:marRight w:val="0"/>
              <w:marTop w:val="0"/>
              <w:marBottom w:val="0"/>
              <w:divBdr>
                <w:top w:val="none" w:sz="0" w:space="0" w:color="auto"/>
                <w:left w:val="none" w:sz="0" w:space="0" w:color="auto"/>
                <w:bottom w:val="none" w:sz="0" w:space="0" w:color="auto"/>
                <w:right w:val="none" w:sz="0" w:space="0" w:color="auto"/>
              </w:divBdr>
            </w:div>
            <w:div w:id="1141385139">
              <w:marLeft w:val="0"/>
              <w:marRight w:val="0"/>
              <w:marTop w:val="0"/>
              <w:marBottom w:val="0"/>
              <w:divBdr>
                <w:top w:val="none" w:sz="0" w:space="0" w:color="auto"/>
                <w:left w:val="none" w:sz="0" w:space="0" w:color="auto"/>
                <w:bottom w:val="none" w:sz="0" w:space="0" w:color="auto"/>
                <w:right w:val="none" w:sz="0" w:space="0" w:color="auto"/>
              </w:divBdr>
            </w:div>
            <w:div w:id="1143812870">
              <w:marLeft w:val="0"/>
              <w:marRight w:val="0"/>
              <w:marTop w:val="0"/>
              <w:marBottom w:val="0"/>
              <w:divBdr>
                <w:top w:val="none" w:sz="0" w:space="0" w:color="auto"/>
                <w:left w:val="none" w:sz="0" w:space="0" w:color="auto"/>
                <w:bottom w:val="none" w:sz="0" w:space="0" w:color="auto"/>
                <w:right w:val="none" w:sz="0" w:space="0" w:color="auto"/>
              </w:divBdr>
            </w:div>
            <w:div w:id="1147623845">
              <w:marLeft w:val="0"/>
              <w:marRight w:val="0"/>
              <w:marTop w:val="0"/>
              <w:marBottom w:val="0"/>
              <w:divBdr>
                <w:top w:val="none" w:sz="0" w:space="0" w:color="auto"/>
                <w:left w:val="none" w:sz="0" w:space="0" w:color="auto"/>
                <w:bottom w:val="none" w:sz="0" w:space="0" w:color="auto"/>
                <w:right w:val="none" w:sz="0" w:space="0" w:color="auto"/>
              </w:divBdr>
            </w:div>
            <w:div w:id="1149597194">
              <w:marLeft w:val="0"/>
              <w:marRight w:val="0"/>
              <w:marTop w:val="0"/>
              <w:marBottom w:val="0"/>
              <w:divBdr>
                <w:top w:val="none" w:sz="0" w:space="0" w:color="auto"/>
                <w:left w:val="none" w:sz="0" w:space="0" w:color="auto"/>
                <w:bottom w:val="none" w:sz="0" w:space="0" w:color="auto"/>
                <w:right w:val="none" w:sz="0" w:space="0" w:color="auto"/>
              </w:divBdr>
            </w:div>
            <w:div w:id="1155337077">
              <w:marLeft w:val="0"/>
              <w:marRight w:val="0"/>
              <w:marTop w:val="0"/>
              <w:marBottom w:val="0"/>
              <w:divBdr>
                <w:top w:val="none" w:sz="0" w:space="0" w:color="auto"/>
                <w:left w:val="none" w:sz="0" w:space="0" w:color="auto"/>
                <w:bottom w:val="none" w:sz="0" w:space="0" w:color="auto"/>
                <w:right w:val="none" w:sz="0" w:space="0" w:color="auto"/>
              </w:divBdr>
            </w:div>
            <w:div w:id="1156187223">
              <w:marLeft w:val="0"/>
              <w:marRight w:val="0"/>
              <w:marTop w:val="0"/>
              <w:marBottom w:val="0"/>
              <w:divBdr>
                <w:top w:val="none" w:sz="0" w:space="0" w:color="auto"/>
                <w:left w:val="none" w:sz="0" w:space="0" w:color="auto"/>
                <w:bottom w:val="none" w:sz="0" w:space="0" w:color="auto"/>
                <w:right w:val="none" w:sz="0" w:space="0" w:color="auto"/>
              </w:divBdr>
            </w:div>
            <w:div w:id="1157383775">
              <w:marLeft w:val="0"/>
              <w:marRight w:val="0"/>
              <w:marTop w:val="0"/>
              <w:marBottom w:val="0"/>
              <w:divBdr>
                <w:top w:val="none" w:sz="0" w:space="0" w:color="auto"/>
                <w:left w:val="none" w:sz="0" w:space="0" w:color="auto"/>
                <w:bottom w:val="none" w:sz="0" w:space="0" w:color="auto"/>
                <w:right w:val="none" w:sz="0" w:space="0" w:color="auto"/>
              </w:divBdr>
            </w:div>
            <w:div w:id="1161963949">
              <w:marLeft w:val="0"/>
              <w:marRight w:val="0"/>
              <w:marTop w:val="0"/>
              <w:marBottom w:val="0"/>
              <w:divBdr>
                <w:top w:val="none" w:sz="0" w:space="0" w:color="auto"/>
                <w:left w:val="none" w:sz="0" w:space="0" w:color="auto"/>
                <w:bottom w:val="none" w:sz="0" w:space="0" w:color="auto"/>
                <w:right w:val="none" w:sz="0" w:space="0" w:color="auto"/>
              </w:divBdr>
            </w:div>
            <w:div w:id="1185554713">
              <w:marLeft w:val="0"/>
              <w:marRight w:val="0"/>
              <w:marTop w:val="0"/>
              <w:marBottom w:val="0"/>
              <w:divBdr>
                <w:top w:val="none" w:sz="0" w:space="0" w:color="auto"/>
                <w:left w:val="none" w:sz="0" w:space="0" w:color="auto"/>
                <w:bottom w:val="none" w:sz="0" w:space="0" w:color="auto"/>
                <w:right w:val="none" w:sz="0" w:space="0" w:color="auto"/>
              </w:divBdr>
            </w:div>
            <w:div w:id="1187448462">
              <w:marLeft w:val="0"/>
              <w:marRight w:val="0"/>
              <w:marTop w:val="0"/>
              <w:marBottom w:val="0"/>
              <w:divBdr>
                <w:top w:val="none" w:sz="0" w:space="0" w:color="auto"/>
                <w:left w:val="none" w:sz="0" w:space="0" w:color="auto"/>
                <w:bottom w:val="none" w:sz="0" w:space="0" w:color="auto"/>
                <w:right w:val="none" w:sz="0" w:space="0" w:color="auto"/>
              </w:divBdr>
            </w:div>
            <w:div w:id="1188520864">
              <w:marLeft w:val="0"/>
              <w:marRight w:val="0"/>
              <w:marTop w:val="0"/>
              <w:marBottom w:val="0"/>
              <w:divBdr>
                <w:top w:val="none" w:sz="0" w:space="0" w:color="auto"/>
                <w:left w:val="none" w:sz="0" w:space="0" w:color="auto"/>
                <w:bottom w:val="none" w:sz="0" w:space="0" w:color="auto"/>
                <w:right w:val="none" w:sz="0" w:space="0" w:color="auto"/>
              </w:divBdr>
            </w:div>
            <w:div w:id="1190797260">
              <w:marLeft w:val="0"/>
              <w:marRight w:val="0"/>
              <w:marTop w:val="0"/>
              <w:marBottom w:val="0"/>
              <w:divBdr>
                <w:top w:val="none" w:sz="0" w:space="0" w:color="auto"/>
                <w:left w:val="none" w:sz="0" w:space="0" w:color="auto"/>
                <w:bottom w:val="none" w:sz="0" w:space="0" w:color="auto"/>
                <w:right w:val="none" w:sz="0" w:space="0" w:color="auto"/>
              </w:divBdr>
            </w:div>
            <w:div w:id="1200360225">
              <w:marLeft w:val="0"/>
              <w:marRight w:val="0"/>
              <w:marTop w:val="0"/>
              <w:marBottom w:val="0"/>
              <w:divBdr>
                <w:top w:val="none" w:sz="0" w:space="0" w:color="auto"/>
                <w:left w:val="none" w:sz="0" w:space="0" w:color="auto"/>
                <w:bottom w:val="none" w:sz="0" w:space="0" w:color="auto"/>
                <w:right w:val="none" w:sz="0" w:space="0" w:color="auto"/>
              </w:divBdr>
            </w:div>
            <w:div w:id="1205020780">
              <w:marLeft w:val="0"/>
              <w:marRight w:val="0"/>
              <w:marTop w:val="0"/>
              <w:marBottom w:val="0"/>
              <w:divBdr>
                <w:top w:val="none" w:sz="0" w:space="0" w:color="auto"/>
                <w:left w:val="none" w:sz="0" w:space="0" w:color="auto"/>
                <w:bottom w:val="none" w:sz="0" w:space="0" w:color="auto"/>
                <w:right w:val="none" w:sz="0" w:space="0" w:color="auto"/>
              </w:divBdr>
            </w:div>
            <w:div w:id="1210142415">
              <w:marLeft w:val="0"/>
              <w:marRight w:val="0"/>
              <w:marTop w:val="0"/>
              <w:marBottom w:val="0"/>
              <w:divBdr>
                <w:top w:val="none" w:sz="0" w:space="0" w:color="auto"/>
                <w:left w:val="none" w:sz="0" w:space="0" w:color="auto"/>
                <w:bottom w:val="none" w:sz="0" w:space="0" w:color="auto"/>
                <w:right w:val="none" w:sz="0" w:space="0" w:color="auto"/>
              </w:divBdr>
            </w:div>
            <w:div w:id="1217550869">
              <w:marLeft w:val="0"/>
              <w:marRight w:val="0"/>
              <w:marTop w:val="0"/>
              <w:marBottom w:val="0"/>
              <w:divBdr>
                <w:top w:val="none" w:sz="0" w:space="0" w:color="auto"/>
                <w:left w:val="none" w:sz="0" w:space="0" w:color="auto"/>
                <w:bottom w:val="none" w:sz="0" w:space="0" w:color="auto"/>
                <w:right w:val="none" w:sz="0" w:space="0" w:color="auto"/>
              </w:divBdr>
            </w:div>
            <w:div w:id="1223636752">
              <w:marLeft w:val="0"/>
              <w:marRight w:val="0"/>
              <w:marTop w:val="0"/>
              <w:marBottom w:val="0"/>
              <w:divBdr>
                <w:top w:val="none" w:sz="0" w:space="0" w:color="auto"/>
                <w:left w:val="none" w:sz="0" w:space="0" w:color="auto"/>
                <w:bottom w:val="none" w:sz="0" w:space="0" w:color="auto"/>
                <w:right w:val="none" w:sz="0" w:space="0" w:color="auto"/>
              </w:divBdr>
            </w:div>
            <w:div w:id="1225678063">
              <w:marLeft w:val="0"/>
              <w:marRight w:val="0"/>
              <w:marTop w:val="0"/>
              <w:marBottom w:val="0"/>
              <w:divBdr>
                <w:top w:val="none" w:sz="0" w:space="0" w:color="auto"/>
                <w:left w:val="none" w:sz="0" w:space="0" w:color="auto"/>
                <w:bottom w:val="none" w:sz="0" w:space="0" w:color="auto"/>
                <w:right w:val="none" w:sz="0" w:space="0" w:color="auto"/>
              </w:divBdr>
            </w:div>
            <w:div w:id="1234387341">
              <w:marLeft w:val="0"/>
              <w:marRight w:val="0"/>
              <w:marTop w:val="0"/>
              <w:marBottom w:val="0"/>
              <w:divBdr>
                <w:top w:val="none" w:sz="0" w:space="0" w:color="auto"/>
                <w:left w:val="none" w:sz="0" w:space="0" w:color="auto"/>
                <w:bottom w:val="none" w:sz="0" w:space="0" w:color="auto"/>
                <w:right w:val="none" w:sz="0" w:space="0" w:color="auto"/>
              </w:divBdr>
            </w:div>
            <w:div w:id="1238441497">
              <w:marLeft w:val="0"/>
              <w:marRight w:val="0"/>
              <w:marTop w:val="0"/>
              <w:marBottom w:val="0"/>
              <w:divBdr>
                <w:top w:val="none" w:sz="0" w:space="0" w:color="auto"/>
                <w:left w:val="none" w:sz="0" w:space="0" w:color="auto"/>
                <w:bottom w:val="none" w:sz="0" w:space="0" w:color="auto"/>
                <w:right w:val="none" w:sz="0" w:space="0" w:color="auto"/>
              </w:divBdr>
            </w:div>
            <w:div w:id="1241332154">
              <w:marLeft w:val="0"/>
              <w:marRight w:val="0"/>
              <w:marTop w:val="0"/>
              <w:marBottom w:val="0"/>
              <w:divBdr>
                <w:top w:val="none" w:sz="0" w:space="0" w:color="auto"/>
                <w:left w:val="none" w:sz="0" w:space="0" w:color="auto"/>
                <w:bottom w:val="none" w:sz="0" w:space="0" w:color="auto"/>
                <w:right w:val="none" w:sz="0" w:space="0" w:color="auto"/>
              </w:divBdr>
            </w:div>
            <w:div w:id="1243029742">
              <w:marLeft w:val="0"/>
              <w:marRight w:val="0"/>
              <w:marTop w:val="0"/>
              <w:marBottom w:val="0"/>
              <w:divBdr>
                <w:top w:val="none" w:sz="0" w:space="0" w:color="auto"/>
                <w:left w:val="none" w:sz="0" w:space="0" w:color="auto"/>
                <w:bottom w:val="none" w:sz="0" w:space="0" w:color="auto"/>
                <w:right w:val="none" w:sz="0" w:space="0" w:color="auto"/>
              </w:divBdr>
            </w:div>
            <w:div w:id="1251819460">
              <w:marLeft w:val="0"/>
              <w:marRight w:val="0"/>
              <w:marTop w:val="0"/>
              <w:marBottom w:val="0"/>
              <w:divBdr>
                <w:top w:val="none" w:sz="0" w:space="0" w:color="auto"/>
                <w:left w:val="none" w:sz="0" w:space="0" w:color="auto"/>
                <w:bottom w:val="none" w:sz="0" w:space="0" w:color="auto"/>
                <w:right w:val="none" w:sz="0" w:space="0" w:color="auto"/>
              </w:divBdr>
            </w:div>
            <w:div w:id="1259413521">
              <w:marLeft w:val="0"/>
              <w:marRight w:val="0"/>
              <w:marTop w:val="0"/>
              <w:marBottom w:val="0"/>
              <w:divBdr>
                <w:top w:val="none" w:sz="0" w:space="0" w:color="auto"/>
                <w:left w:val="none" w:sz="0" w:space="0" w:color="auto"/>
                <w:bottom w:val="none" w:sz="0" w:space="0" w:color="auto"/>
                <w:right w:val="none" w:sz="0" w:space="0" w:color="auto"/>
              </w:divBdr>
            </w:div>
            <w:div w:id="1269586499">
              <w:marLeft w:val="0"/>
              <w:marRight w:val="0"/>
              <w:marTop w:val="0"/>
              <w:marBottom w:val="0"/>
              <w:divBdr>
                <w:top w:val="none" w:sz="0" w:space="0" w:color="auto"/>
                <w:left w:val="none" w:sz="0" w:space="0" w:color="auto"/>
                <w:bottom w:val="none" w:sz="0" w:space="0" w:color="auto"/>
                <w:right w:val="none" w:sz="0" w:space="0" w:color="auto"/>
              </w:divBdr>
            </w:div>
            <w:div w:id="1272205048">
              <w:marLeft w:val="0"/>
              <w:marRight w:val="0"/>
              <w:marTop w:val="0"/>
              <w:marBottom w:val="0"/>
              <w:divBdr>
                <w:top w:val="none" w:sz="0" w:space="0" w:color="auto"/>
                <w:left w:val="none" w:sz="0" w:space="0" w:color="auto"/>
                <w:bottom w:val="none" w:sz="0" w:space="0" w:color="auto"/>
                <w:right w:val="none" w:sz="0" w:space="0" w:color="auto"/>
              </w:divBdr>
            </w:div>
            <w:div w:id="1274094137">
              <w:marLeft w:val="0"/>
              <w:marRight w:val="0"/>
              <w:marTop w:val="0"/>
              <w:marBottom w:val="0"/>
              <w:divBdr>
                <w:top w:val="none" w:sz="0" w:space="0" w:color="auto"/>
                <w:left w:val="none" w:sz="0" w:space="0" w:color="auto"/>
                <w:bottom w:val="none" w:sz="0" w:space="0" w:color="auto"/>
                <w:right w:val="none" w:sz="0" w:space="0" w:color="auto"/>
              </w:divBdr>
            </w:div>
            <w:div w:id="1277518713">
              <w:marLeft w:val="0"/>
              <w:marRight w:val="0"/>
              <w:marTop w:val="0"/>
              <w:marBottom w:val="0"/>
              <w:divBdr>
                <w:top w:val="none" w:sz="0" w:space="0" w:color="auto"/>
                <w:left w:val="none" w:sz="0" w:space="0" w:color="auto"/>
                <w:bottom w:val="none" w:sz="0" w:space="0" w:color="auto"/>
                <w:right w:val="none" w:sz="0" w:space="0" w:color="auto"/>
              </w:divBdr>
            </w:div>
            <w:div w:id="1279681568">
              <w:marLeft w:val="0"/>
              <w:marRight w:val="0"/>
              <w:marTop w:val="0"/>
              <w:marBottom w:val="0"/>
              <w:divBdr>
                <w:top w:val="none" w:sz="0" w:space="0" w:color="auto"/>
                <w:left w:val="none" w:sz="0" w:space="0" w:color="auto"/>
                <w:bottom w:val="none" w:sz="0" w:space="0" w:color="auto"/>
                <w:right w:val="none" w:sz="0" w:space="0" w:color="auto"/>
              </w:divBdr>
            </w:div>
            <w:div w:id="1284728932">
              <w:marLeft w:val="0"/>
              <w:marRight w:val="0"/>
              <w:marTop w:val="0"/>
              <w:marBottom w:val="0"/>
              <w:divBdr>
                <w:top w:val="none" w:sz="0" w:space="0" w:color="auto"/>
                <w:left w:val="none" w:sz="0" w:space="0" w:color="auto"/>
                <w:bottom w:val="none" w:sz="0" w:space="0" w:color="auto"/>
                <w:right w:val="none" w:sz="0" w:space="0" w:color="auto"/>
              </w:divBdr>
            </w:div>
            <w:div w:id="1287466439">
              <w:marLeft w:val="0"/>
              <w:marRight w:val="0"/>
              <w:marTop w:val="0"/>
              <w:marBottom w:val="0"/>
              <w:divBdr>
                <w:top w:val="none" w:sz="0" w:space="0" w:color="auto"/>
                <w:left w:val="none" w:sz="0" w:space="0" w:color="auto"/>
                <w:bottom w:val="none" w:sz="0" w:space="0" w:color="auto"/>
                <w:right w:val="none" w:sz="0" w:space="0" w:color="auto"/>
              </w:divBdr>
            </w:div>
            <w:div w:id="1293554190">
              <w:marLeft w:val="0"/>
              <w:marRight w:val="0"/>
              <w:marTop w:val="0"/>
              <w:marBottom w:val="0"/>
              <w:divBdr>
                <w:top w:val="none" w:sz="0" w:space="0" w:color="auto"/>
                <w:left w:val="none" w:sz="0" w:space="0" w:color="auto"/>
                <w:bottom w:val="none" w:sz="0" w:space="0" w:color="auto"/>
                <w:right w:val="none" w:sz="0" w:space="0" w:color="auto"/>
              </w:divBdr>
            </w:div>
            <w:div w:id="1297836336">
              <w:marLeft w:val="0"/>
              <w:marRight w:val="0"/>
              <w:marTop w:val="0"/>
              <w:marBottom w:val="0"/>
              <w:divBdr>
                <w:top w:val="none" w:sz="0" w:space="0" w:color="auto"/>
                <w:left w:val="none" w:sz="0" w:space="0" w:color="auto"/>
                <w:bottom w:val="none" w:sz="0" w:space="0" w:color="auto"/>
                <w:right w:val="none" w:sz="0" w:space="0" w:color="auto"/>
              </w:divBdr>
            </w:div>
            <w:div w:id="1306468726">
              <w:marLeft w:val="0"/>
              <w:marRight w:val="0"/>
              <w:marTop w:val="0"/>
              <w:marBottom w:val="0"/>
              <w:divBdr>
                <w:top w:val="none" w:sz="0" w:space="0" w:color="auto"/>
                <w:left w:val="none" w:sz="0" w:space="0" w:color="auto"/>
                <w:bottom w:val="none" w:sz="0" w:space="0" w:color="auto"/>
                <w:right w:val="none" w:sz="0" w:space="0" w:color="auto"/>
              </w:divBdr>
            </w:div>
            <w:div w:id="1313487114">
              <w:marLeft w:val="0"/>
              <w:marRight w:val="0"/>
              <w:marTop w:val="0"/>
              <w:marBottom w:val="0"/>
              <w:divBdr>
                <w:top w:val="none" w:sz="0" w:space="0" w:color="auto"/>
                <w:left w:val="none" w:sz="0" w:space="0" w:color="auto"/>
                <w:bottom w:val="none" w:sz="0" w:space="0" w:color="auto"/>
                <w:right w:val="none" w:sz="0" w:space="0" w:color="auto"/>
              </w:divBdr>
            </w:div>
            <w:div w:id="1317030884">
              <w:marLeft w:val="0"/>
              <w:marRight w:val="0"/>
              <w:marTop w:val="0"/>
              <w:marBottom w:val="0"/>
              <w:divBdr>
                <w:top w:val="none" w:sz="0" w:space="0" w:color="auto"/>
                <w:left w:val="none" w:sz="0" w:space="0" w:color="auto"/>
                <w:bottom w:val="none" w:sz="0" w:space="0" w:color="auto"/>
                <w:right w:val="none" w:sz="0" w:space="0" w:color="auto"/>
              </w:divBdr>
            </w:div>
            <w:div w:id="1320578381">
              <w:marLeft w:val="0"/>
              <w:marRight w:val="0"/>
              <w:marTop w:val="0"/>
              <w:marBottom w:val="0"/>
              <w:divBdr>
                <w:top w:val="none" w:sz="0" w:space="0" w:color="auto"/>
                <w:left w:val="none" w:sz="0" w:space="0" w:color="auto"/>
                <w:bottom w:val="none" w:sz="0" w:space="0" w:color="auto"/>
                <w:right w:val="none" w:sz="0" w:space="0" w:color="auto"/>
              </w:divBdr>
            </w:div>
            <w:div w:id="1325014340">
              <w:marLeft w:val="0"/>
              <w:marRight w:val="0"/>
              <w:marTop w:val="0"/>
              <w:marBottom w:val="0"/>
              <w:divBdr>
                <w:top w:val="none" w:sz="0" w:space="0" w:color="auto"/>
                <w:left w:val="none" w:sz="0" w:space="0" w:color="auto"/>
                <w:bottom w:val="none" w:sz="0" w:space="0" w:color="auto"/>
                <w:right w:val="none" w:sz="0" w:space="0" w:color="auto"/>
              </w:divBdr>
            </w:div>
            <w:div w:id="1336229557">
              <w:marLeft w:val="0"/>
              <w:marRight w:val="0"/>
              <w:marTop w:val="0"/>
              <w:marBottom w:val="0"/>
              <w:divBdr>
                <w:top w:val="none" w:sz="0" w:space="0" w:color="auto"/>
                <w:left w:val="none" w:sz="0" w:space="0" w:color="auto"/>
                <w:bottom w:val="none" w:sz="0" w:space="0" w:color="auto"/>
                <w:right w:val="none" w:sz="0" w:space="0" w:color="auto"/>
              </w:divBdr>
            </w:div>
            <w:div w:id="1341808891">
              <w:marLeft w:val="0"/>
              <w:marRight w:val="0"/>
              <w:marTop w:val="0"/>
              <w:marBottom w:val="0"/>
              <w:divBdr>
                <w:top w:val="none" w:sz="0" w:space="0" w:color="auto"/>
                <w:left w:val="none" w:sz="0" w:space="0" w:color="auto"/>
                <w:bottom w:val="none" w:sz="0" w:space="0" w:color="auto"/>
                <w:right w:val="none" w:sz="0" w:space="0" w:color="auto"/>
              </w:divBdr>
            </w:div>
            <w:div w:id="1341856732">
              <w:marLeft w:val="0"/>
              <w:marRight w:val="0"/>
              <w:marTop w:val="0"/>
              <w:marBottom w:val="0"/>
              <w:divBdr>
                <w:top w:val="none" w:sz="0" w:space="0" w:color="auto"/>
                <w:left w:val="none" w:sz="0" w:space="0" w:color="auto"/>
                <w:bottom w:val="none" w:sz="0" w:space="0" w:color="auto"/>
                <w:right w:val="none" w:sz="0" w:space="0" w:color="auto"/>
              </w:divBdr>
            </w:div>
            <w:div w:id="1343514491">
              <w:marLeft w:val="0"/>
              <w:marRight w:val="0"/>
              <w:marTop w:val="0"/>
              <w:marBottom w:val="0"/>
              <w:divBdr>
                <w:top w:val="none" w:sz="0" w:space="0" w:color="auto"/>
                <w:left w:val="none" w:sz="0" w:space="0" w:color="auto"/>
                <w:bottom w:val="none" w:sz="0" w:space="0" w:color="auto"/>
                <w:right w:val="none" w:sz="0" w:space="0" w:color="auto"/>
              </w:divBdr>
            </w:div>
            <w:div w:id="1346516580">
              <w:marLeft w:val="0"/>
              <w:marRight w:val="0"/>
              <w:marTop w:val="0"/>
              <w:marBottom w:val="0"/>
              <w:divBdr>
                <w:top w:val="none" w:sz="0" w:space="0" w:color="auto"/>
                <w:left w:val="none" w:sz="0" w:space="0" w:color="auto"/>
                <w:bottom w:val="none" w:sz="0" w:space="0" w:color="auto"/>
                <w:right w:val="none" w:sz="0" w:space="0" w:color="auto"/>
              </w:divBdr>
            </w:div>
            <w:div w:id="1358627066">
              <w:marLeft w:val="0"/>
              <w:marRight w:val="0"/>
              <w:marTop w:val="0"/>
              <w:marBottom w:val="0"/>
              <w:divBdr>
                <w:top w:val="none" w:sz="0" w:space="0" w:color="auto"/>
                <w:left w:val="none" w:sz="0" w:space="0" w:color="auto"/>
                <w:bottom w:val="none" w:sz="0" w:space="0" w:color="auto"/>
                <w:right w:val="none" w:sz="0" w:space="0" w:color="auto"/>
              </w:divBdr>
            </w:div>
            <w:div w:id="1362317746">
              <w:marLeft w:val="0"/>
              <w:marRight w:val="0"/>
              <w:marTop w:val="0"/>
              <w:marBottom w:val="0"/>
              <w:divBdr>
                <w:top w:val="none" w:sz="0" w:space="0" w:color="auto"/>
                <w:left w:val="none" w:sz="0" w:space="0" w:color="auto"/>
                <w:bottom w:val="none" w:sz="0" w:space="0" w:color="auto"/>
                <w:right w:val="none" w:sz="0" w:space="0" w:color="auto"/>
              </w:divBdr>
            </w:div>
            <w:div w:id="1368986065">
              <w:marLeft w:val="0"/>
              <w:marRight w:val="0"/>
              <w:marTop w:val="0"/>
              <w:marBottom w:val="0"/>
              <w:divBdr>
                <w:top w:val="none" w:sz="0" w:space="0" w:color="auto"/>
                <w:left w:val="none" w:sz="0" w:space="0" w:color="auto"/>
                <w:bottom w:val="none" w:sz="0" w:space="0" w:color="auto"/>
                <w:right w:val="none" w:sz="0" w:space="0" w:color="auto"/>
              </w:divBdr>
            </w:div>
            <w:div w:id="1380743004">
              <w:marLeft w:val="0"/>
              <w:marRight w:val="0"/>
              <w:marTop w:val="0"/>
              <w:marBottom w:val="0"/>
              <w:divBdr>
                <w:top w:val="none" w:sz="0" w:space="0" w:color="auto"/>
                <w:left w:val="none" w:sz="0" w:space="0" w:color="auto"/>
                <w:bottom w:val="none" w:sz="0" w:space="0" w:color="auto"/>
                <w:right w:val="none" w:sz="0" w:space="0" w:color="auto"/>
              </w:divBdr>
            </w:div>
            <w:div w:id="1385330152">
              <w:marLeft w:val="0"/>
              <w:marRight w:val="0"/>
              <w:marTop w:val="0"/>
              <w:marBottom w:val="0"/>
              <w:divBdr>
                <w:top w:val="none" w:sz="0" w:space="0" w:color="auto"/>
                <w:left w:val="none" w:sz="0" w:space="0" w:color="auto"/>
                <w:bottom w:val="none" w:sz="0" w:space="0" w:color="auto"/>
                <w:right w:val="none" w:sz="0" w:space="0" w:color="auto"/>
              </w:divBdr>
            </w:div>
            <w:div w:id="1385567605">
              <w:marLeft w:val="0"/>
              <w:marRight w:val="0"/>
              <w:marTop w:val="0"/>
              <w:marBottom w:val="0"/>
              <w:divBdr>
                <w:top w:val="none" w:sz="0" w:space="0" w:color="auto"/>
                <w:left w:val="none" w:sz="0" w:space="0" w:color="auto"/>
                <w:bottom w:val="none" w:sz="0" w:space="0" w:color="auto"/>
                <w:right w:val="none" w:sz="0" w:space="0" w:color="auto"/>
              </w:divBdr>
            </w:div>
            <w:div w:id="1385788410">
              <w:marLeft w:val="0"/>
              <w:marRight w:val="0"/>
              <w:marTop w:val="0"/>
              <w:marBottom w:val="0"/>
              <w:divBdr>
                <w:top w:val="none" w:sz="0" w:space="0" w:color="auto"/>
                <w:left w:val="none" w:sz="0" w:space="0" w:color="auto"/>
                <w:bottom w:val="none" w:sz="0" w:space="0" w:color="auto"/>
                <w:right w:val="none" w:sz="0" w:space="0" w:color="auto"/>
              </w:divBdr>
            </w:div>
            <w:div w:id="1386105575">
              <w:marLeft w:val="0"/>
              <w:marRight w:val="0"/>
              <w:marTop w:val="0"/>
              <w:marBottom w:val="0"/>
              <w:divBdr>
                <w:top w:val="none" w:sz="0" w:space="0" w:color="auto"/>
                <w:left w:val="none" w:sz="0" w:space="0" w:color="auto"/>
                <w:bottom w:val="none" w:sz="0" w:space="0" w:color="auto"/>
                <w:right w:val="none" w:sz="0" w:space="0" w:color="auto"/>
              </w:divBdr>
            </w:div>
            <w:div w:id="1387995628">
              <w:marLeft w:val="0"/>
              <w:marRight w:val="0"/>
              <w:marTop w:val="0"/>
              <w:marBottom w:val="0"/>
              <w:divBdr>
                <w:top w:val="none" w:sz="0" w:space="0" w:color="auto"/>
                <w:left w:val="none" w:sz="0" w:space="0" w:color="auto"/>
                <w:bottom w:val="none" w:sz="0" w:space="0" w:color="auto"/>
                <w:right w:val="none" w:sz="0" w:space="0" w:color="auto"/>
              </w:divBdr>
            </w:div>
            <w:div w:id="1394353611">
              <w:marLeft w:val="0"/>
              <w:marRight w:val="0"/>
              <w:marTop w:val="0"/>
              <w:marBottom w:val="0"/>
              <w:divBdr>
                <w:top w:val="none" w:sz="0" w:space="0" w:color="auto"/>
                <w:left w:val="none" w:sz="0" w:space="0" w:color="auto"/>
                <w:bottom w:val="none" w:sz="0" w:space="0" w:color="auto"/>
                <w:right w:val="none" w:sz="0" w:space="0" w:color="auto"/>
              </w:divBdr>
            </w:div>
            <w:div w:id="1396930934">
              <w:marLeft w:val="0"/>
              <w:marRight w:val="0"/>
              <w:marTop w:val="0"/>
              <w:marBottom w:val="0"/>
              <w:divBdr>
                <w:top w:val="none" w:sz="0" w:space="0" w:color="auto"/>
                <w:left w:val="none" w:sz="0" w:space="0" w:color="auto"/>
                <w:bottom w:val="none" w:sz="0" w:space="0" w:color="auto"/>
                <w:right w:val="none" w:sz="0" w:space="0" w:color="auto"/>
              </w:divBdr>
            </w:div>
            <w:div w:id="1398934494">
              <w:marLeft w:val="0"/>
              <w:marRight w:val="0"/>
              <w:marTop w:val="0"/>
              <w:marBottom w:val="0"/>
              <w:divBdr>
                <w:top w:val="none" w:sz="0" w:space="0" w:color="auto"/>
                <w:left w:val="none" w:sz="0" w:space="0" w:color="auto"/>
                <w:bottom w:val="none" w:sz="0" w:space="0" w:color="auto"/>
                <w:right w:val="none" w:sz="0" w:space="0" w:color="auto"/>
              </w:divBdr>
            </w:div>
            <w:div w:id="1410613814">
              <w:marLeft w:val="0"/>
              <w:marRight w:val="0"/>
              <w:marTop w:val="0"/>
              <w:marBottom w:val="0"/>
              <w:divBdr>
                <w:top w:val="none" w:sz="0" w:space="0" w:color="auto"/>
                <w:left w:val="none" w:sz="0" w:space="0" w:color="auto"/>
                <w:bottom w:val="none" w:sz="0" w:space="0" w:color="auto"/>
                <w:right w:val="none" w:sz="0" w:space="0" w:color="auto"/>
              </w:divBdr>
            </w:div>
            <w:div w:id="1420446200">
              <w:marLeft w:val="0"/>
              <w:marRight w:val="0"/>
              <w:marTop w:val="0"/>
              <w:marBottom w:val="0"/>
              <w:divBdr>
                <w:top w:val="none" w:sz="0" w:space="0" w:color="auto"/>
                <w:left w:val="none" w:sz="0" w:space="0" w:color="auto"/>
                <w:bottom w:val="none" w:sz="0" w:space="0" w:color="auto"/>
                <w:right w:val="none" w:sz="0" w:space="0" w:color="auto"/>
              </w:divBdr>
            </w:div>
            <w:div w:id="1442535126">
              <w:marLeft w:val="0"/>
              <w:marRight w:val="0"/>
              <w:marTop w:val="0"/>
              <w:marBottom w:val="0"/>
              <w:divBdr>
                <w:top w:val="none" w:sz="0" w:space="0" w:color="auto"/>
                <w:left w:val="none" w:sz="0" w:space="0" w:color="auto"/>
                <w:bottom w:val="none" w:sz="0" w:space="0" w:color="auto"/>
                <w:right w:val="none" w:sz="0" w:space="0" w:color="auto"/>
              </w:divBdr>
            </w:div>
            <w:div w:id="1445346684">
              <w:marLeft w:val="0"/>
              <w:marRight w:val="0"/>
              <w:marTop w:val="0"/>
              <w:marBottom w:val="0"/>
              <w:divBdr>
                <w:top w:val="none" w:sz="0" w:space="0" w:color="auto"/>
                <w:left w:val="none" w:sz="0" w:space="0" w:color="auto"/>
                <w:bottom w:val="none" w:sz="0" w:space="0" w:color="auto"/>
                <w:right w:val="none" w:sz="0" w:space="0" w:color="auto"/>
              </w:divBdr>
            </w:div>
            <w:div w:id="1453740986">
              <w:marLeft w:val="0"/>
              <w:marRight w:val="0"/>
              <w:marTop w:val="0"/>
              <w:marBottom w:val="0"/>
              <w:divBdr>
                <w:top w:val="none" w:sz="0" w:space="0" w:color="auto"/>
                <w:left w:val="none" w:sz="0" w:space="0" w:color="auto"/>
                <w:bottom w:val="none" w:sz="0" w:space="0" w:color="auto"/>
                <w:right w:val="none" w:sz="0" w:space="0" w:color="auto"/>
              </w:divBdr>
            </w:div>
            <w:div w:id="1456871214">
              <w:marLeft w:val="0"/>
              <w:marRight w:val="0"/>
              <w:marTop w:val="0"/>
              <w:marBottom w:val="0"/>
              <w:divBdr>
                <w:top w:val="none" w:sz="0" w:space="0" w:color="auto"/>
                <w:left w:val="none" w:sz="0" w:space="0" w:color="auto"/>
                <w:bottom w:val="none" w:sz="0" w:space="0" w:color="auto"/>
                <w:right w:val="none" w:sz="0" w:space="0" w:color="auto"/>
              </w:divBdr>
            </w:div>
            <w:div w:id="1460487174">
              <w:marLeft w:val="0"/>
              <w:marRight w:val="0"/>
              <w:marTop w:val="0"/>
              <w:marBottom w:val="0"/>
              <w:divBdr>
                <w:top w:val="none" w:sz="0" w:space="0" w:color="auto"/>
                <w:left w:val="none" w:sz="0" w:space="0" w:color="auto"/>
                <w:bottom w:val="none" w:sz="0" w:space="0" w:color="auto"/>
                <w:right w:val="none" w:sz="0" w:space="0" w:color="auto"/>
              </w:divBdr>
            </w:div>
            <w:div w:id="1460535632">
              <w:marLeft w:val="0"/>
              <w:marRight w:val="0"/>
              <w:marTop w:val="0"/>
              <w:marBottom w:val="0"/>
              <w:divBdr>
                <w:top w:val="none" w:sz="0" w:space="0" w:color="auto"/>
                <w:left w:val="none" w:sz="0" w:space="0" w:color="auto"/>
                <w:bottom w:val="none" w:sz="0" w:space="0" w:color="auto"/>
                <w:right w:val="none" w:sz="0" w:space="0" w:color="auto"/>
              </w:divBdr>
            </w:div>
            <w:div w:id="1462386654">
              <w:marLeft w:val="0"/>
              <w:marRight w:val="0"/>
              <w:marTop w:val="0"/>
              <w:marBottom w:val="0"/>
              <w:divBdr>
                <w:top w:val="none" w:sz="0" w:space="0" w:color="auto"/>
                <w:left w:val="none" w:sz="0" w:space="0" w:color="auto"/>
                <w:bottom w:val="none" w:sz="0" w:space="0" w:color="auto"/>
                <w:right w:val="none" w:sz="0" w:space="0" w:color="auto"/>
              </w:divBdr>
            </w:div>
            <w:div w:id="1463695176">
              <w:marLeft w:val="0"/>
              <w:marRight w:val="0"/>
              <w:marTop w:val="0"/>
              <w:marBottom w:val="0"/>
              <w:divBdr>
                <w:top w:val="none" w:sz="0" w:space="0" w:color="auto"/>
                <w:left w:val="none" w:sz="0" w:space="0" w:color="auto"/>
                <w:bottom w:val="none" w:sz="0" w:space="0" w:color="auto"/>
                <w:right w:val="none" w:sz="0" w:space="0" w:color="auto"/>
              </w:divBdr>
            </w:div>
            <w:div w:id="1464470635">
              <w:marLeft w:val="0"/>
              <w:marRight w:val="0"/>
              <w:marTop w:val="0"/>
              <w:marBottom w:val="0"/>
              <w:divBdr>
                <w:top w:val="none" w:sz="0" w:space="0" w:color="auto"/>
                <w:left w:val="none" w:sz="0" w:space="0" w:color="auto"/>
                <w:bottom w:val="none" w:sz="0" w:space="0" w:color="auto"/>
                <w:right w:val="none" w:sz="0" w:space="0" w:color="auto"/>
              </w:divBdr>
            </w:div>
            <w:div w:id="1474062398">
              <w:marLeft w:val="0"/>
              <w:marRight w:val="0"/>
              <w:marTop w:val="0"/>
              <w:marBottom w:val="0"/>
              <w:divBdr>
                <w:top w:val="none" w:sz="0" w:space="0" w:color="auto"/>
                <w:left w:val="none" w:sz="0" w:space="0" w:color="auto"/>
                <w:bottom w:val="none" w:sz="0" w:space="0" w:color="auto"/>
                <w:right w:val="none" w:sz="0" w:space="0" w:color="auto"/>
              </w:divBdr>
            </w:div>
            <w:div w:id="1489976049">
              <w:marLeft w:val="0"/>
              <w:marRight w:val="0"/>
              <w:marTop w:val="0"/>
              <w:marBottom w:val="0"/>
              <w:divBdr>
                <w:top w:val="none" w:sz="0" w:space="0" w:color="auto"/>
                <w:left w:val="none" w:sz="0" w:space="0" w:color="auto"/>
                <w:bottom w:val="none" w:sz="0" w:space="0" w:color="auto"/>
                <w:right w:val="none" w:sz="0" w:space="0" w:color="auto"/>
              </w:divBdr>
            </w:div>
            <w:div w:id="1490294223">
              <w:marLeft w:val="0"/>
              <w:marRight w:val="0"/>
              <w:marTop w:val="0"/>
              <w:marBottom w:val="0"/>
              <w:divBdr>
                <w:top w:val="none" w:sz="0" w:space="0" w:color="auto"/>
                <w:left w:val="none" w:sz="0" w:space="0" w:color="auto"/>
                <w:bottom w:val="none" w:sz="0" w:space="0" w:color="auto"/>
                <w:right w:val="none" w:sz="0" w:space="0" w:color="auto"/>
              </w:divBdr>
            </w:div>
            <w:div w:id="1493908024">
              <w:marLeft w:val="0"/>
              <w:marRight w:val="0"/>
              <w:marTop w:val="0"/>
              <w:marBottom w:val="0"/>
              <w:divBdr>
                <w:top w:val="none" w:sz="0" w:space="0" w:color="auto"/>
                <w:left w:val="none" w:sz="0" w:space="0" w:color="auto"/>
                <w:bottom w:val="none" w:sz="0" w:space="0" w:color="auto"/>
                <w:right w:val="none" w:sz="0" w:space="0" w:color="auto"/>
              </w:divBdr>
            </w:div>
            <w:div w:id="1496341390">
              <w:marLeft w:val="0"/>
              <w:marRight w:val="0"/>
              <w:marTop w:val="0"/>
              <w:marBottom w:val="0"/>
              <w:divBdr>
                <w:top w:val="none" w:sz="0" w:space="0" w:color="auto"/>
                <w:left w:val="none" w:sz="0" w:space="0" w:color="auto"/>
                <w:bottom w:val="none" w:sz="0" w:space="0" w:color="auto"/>
                <w:right w:val="none" w:sz="0" w:space="0" w:color="auto"/>
              </w:divBdr>
            </w:div>
            <w:div w:id="1502544257">
              <w:marLeft w:val="0"/>
              <w:marRight w:val="0"/>
              <w:marTop w:val="0"/>
              <w:marBottom w:val="0"/>
              <w:divBdr>
                <w:top w:val="none" w:sz="0" w:space="0" w:color="auto"/>
                <w:left w:val="none" w:sz="0" w:space="0" w:color="auto"/>
                <w:bottom w:val="none" w:sz="0" w:space="0" w:color="auto"/>
                <w:right w:val="none" w:sz="0" w:space="0" w:color="auto"/>
              </w:divBdr>
            </w:div>
            <w:div w:id="1506826563">
              <w:marLeft w:val="0"/>
              <w:marRight w:val="0"/>
              <w:marTop w:val="0"/>
              <w:marBottom w:val="0"/>
              <w:divBdr>
                <w:top w:val="none" w:sz="0" w:space="0" w:color="auto"/>
                <w:left w:val="none" w:sz="0" w:space="0" w:color="auto"/>
                <w:bottom w:val="none" w:sz="0" w:space="0" w:color="auto"/>
                <w:right w:val="none" w:sz="0" w:space="0" w:color="auto"/>
              </w:divBdr>
            </w:div>
            <w:div w:id="1508255524">
              <w:marLeft w:val="0"/>
              <w:marRight w:val="0"/>
              <w:marTop w:val="0"/>
              <w:marBottom w:val="0"/>
              <w:divBdr>
                <w:top w:val="none" w:sz="0" w:space="0" w:color="auto"/>
                <w:left w:val="none" w:sz="0" w:space="0" w:color="auto"/>
                <w:bottom w:val="none" w:sz="0" w:space="0" w:color="auto"/>
                <w:right w:val="none" w:sz="0" w:space="0" w:color="auto"/>
              </w:divBdr>
            </w:div>
            <w:div w:id="1514027639">
              <w:marLeft w:val="0"/>
              <w:marRight w:val="0"/>
              <w:marTop w:val="0"/>
              <w:marBottom w:val="0"/>
              <w:divBdr>
                <w:top w:val="none" w:sz="0" w:space="0" w:color="auto"/>
                <w:left w:val="none" w:sz="0" w:space="0" w:color="auto"/>
                <w:bottom w:val="none" w:sz="0" w:space="0" w:color="auto"/>
                <w:right w:val="none" w:sz="0" w:space="0" w:color="auto"/>
              </w:divBdr>
            </w:div>
            <w:div w:id="1519390576">
              <w:marLeft w:val="0"/>
              <w:marRight w:val="0"/>
              <w:marTop w:val="0"/>
              <w:marBottom w:val="0"/>
              <w:divBdr>
                <w:top w:val="none" w:sz="0" w:space="0" w:color="auto"/>
                <w:left w:val="none" w:sz="0" w:space="0" w:color="auto"/>
                <w:bottom w:val="none" w:sz="0" w:space="0" w:color="auto"/>
                <w:right w:val="none" w:sz="0" w:space="0" w:color="auto"/>
              </w:divBdr>
            </w:div>
            <w:div w:id="1523939269">
              <w:marLeft w:val="0"/>
              <w:marRight w:val="0"/>
              <w:marTop w:val="0"/>
              <w:marBottom w:val="0"/>
              <w:divBdr>
                <w:top w:val="none" w:sz="0" w:space="0" w:color="auto"/>
                <w:left w:val="none" w:sz="0" w:space="0" w:color="auto"/>
                <w:bottom w:val="none" w:sz="0" w:space="0" w:color="auto"/>
                <w:right w:val="none" w:sz="0" w:space="0" w:color="auto"/>
              </w:divBdr>
            </w:div>
            <w:div w:id="1532066444">
              <w:marLeft w:val="0"/>
              <w:marRight w:val="0"/>
              <w:marTop w:val="0"/>
              <w:marBottom w:val="0"/>
              <w:divBdr>
                <w:top w:val="none" w:sz="0" w:space="0" w:color="auto"/>
                <w:left w:val="none" w:sz="0" w:space="0" w:color="auto"/>
                <w:bottom w:val="none" w:sz="0" w:space="0" w:color="auto"/>
                <w:right w:val="none" w:sz="0" w:space="0" w:color="auto"/>
              </w:divBdr>
            </w:div>
            <w:div w:id="1535802439">
              <w:marLeft w:val="0"/>
              <w:marRight w:val="0"/>
              <w:marTop w:val="0"/>
              <w:marBottom w:val="0"/>
              <w:divBdr>
                <w:top w:val="none" w:sz="0" w:space="0" w:color="auto"/>
                <w:left w:val="none" w:sz="0" w:space="0" w:color="auto"/>
                <w:bottom w:val="none" w:sz="0" w:space="0" w:color="auto"/>
                <w:right w:val="none" w:sz="0" w:space="0" w:color="auto"/>
              </w:divBdr>
            </w:div>
            <w:div w:id="1548761444">
              <w:marLeft w:val="0"/>
              <w:marRight w:val="0"/>
              <w:marTop w:val="0"/>
              <w:marBottom w:val="0"/>
              <w:divBdr>
                <w:top w:val="none" w:sz="0" w:space="0" w:color="auto"/>
                <w:left w:val="none" w:sz="0" w:space="0" w:color="auto"/>
                <w:bottom w:val="none" w:sz="0" w:space="0" w:color="auto"/>
                <w:right w:val="none" w:sz="0" w:space="0" w:color="auto"/>
              </w:divBdr>
            </w:div>
            <w:div w:id="1550530163">
              <w:marLeft w:val="0"/>
              <w:marRight w:val="0"/>
              <w:marTop w:val="0"/>
              <w:marBottom w:val="0"/>
              <w:divBdr>
                <w:top w:val="none" w:sz="0" w:space="0" w:color="auto"/>
                <w:left w:val="none" w:sz="0" w:space="0" w:color="auto"/>
                <w:bottom w:val="none" w:sz="0" w:space="0" w:color="auto"/>
                <w:right w:val="none" w:sz="0" w:space="0" w:color="auto"/>
              </w:divBdr>
            </w:div>
            <w:div w:id="1553925823">
              <w:marLeft w:val="0"/>
              <w:marRight w:val="0"/>
              <w:marTop w:val="0"/>
              <w:marBottom w:val="0"/>
              <w:divBdr>
                <w:top w:val="none" w:sz="0" w:space="0" w:color="auto"/>
                <w:left w:val="none" w:sz="0" w:space="0" w:color="auto"/>
                <w:bottom w:val="none" w:sz="0" w:space="0" w:color="auto"/>
                <w:right w:val="none" w:sz="0" w:space="0" w:color="auto"/>
              </w:divBdr>
            </w:div>
            <w:div w:id="1556696592">
              <w:marLeft w:val="0"/>
              <w:marRight w:val="0"/>
              <w:marTop w:val="0"/>
              <w:marBottom w:val="0"/>
              <w:divBdr>
                <w:top w:val="none" w:sz="0" w:space="0" w:color="auto"/>
                <w:left w:val="none" w:sz="0" w:space="0" w:color="auto"/>
                <w:bottom w:val="none" w:sz="0" w:space="0" w:color="auto"/>
                <w:right w:val="none" w:sz="0" w:space="0" w:color="auto"/>
              </w:divBdr>
            </w:div>
            <w:div w:id="1574001204">
              <w:marLeft w:val="0"/>
              <w:marRight w:val="0"/>
              <w:marTop w:val="0"/>
              <w:marBottom w:val="0"/>
              <w:divBdr>
                <w:top w:val="none" w:sz="0" w:space="0" w:color="auto"/>
                <w:left w:val="none" w:sz="0" w:space="0" w:color="auto"/>
                <w:bottom w:val="none" w:sz="0" w:space="0" w:color="auto"/>
                <w:right w:val="none" w:sz="0" w:space="0" w:color="auto"/>
              </w:divBdr>
            </w:div>
            <w:div w:id="1574655681">
              <w:marLeft w:val="0"/>
              <w:marRight w:val="0"/>
              <w:marTop w:val="0"/>
              <w:marBottom w:val="0"/>
              <w:divBdr>
                <w:top w:val="none" w:sz="0" w:space="0" w:color="auto"/>
                <w:left w:val="none" w:sz="0" w:space="0" w:color="auto"/>
                <w:bottom w:val="none" w:sz="0" w:space="0" w:color="auto"/>
                <w:right w:val="none" w:sz="0" w:space="0" w:color="auto"/>
              </w:divBdr>
            </w:div>
            <w:div w:id="1583442852">
              <w:marLeft w:val="0"/>
              <w:marRight w:val="0"/>
              <w:marTop w:val="0"/>
              <w:marBottom w:val="0"/>
              <w:divBdr>
                <w:top w:val="none" w:sz="0" w:space="0" w:color="auto"/>
                <w:left w:val="none" w:sz="0" w:space="0" w:color="auto"/>
                <w:bottom w:val="none" w:sz="0" w:space="0" w:color="auto"/>
                <w:right w:val="none" w:sz="0" w:space="0" w:color="auto"/>
              </w:divBdr>
            </w:div>
            <w:div w:id="1588423647">
              <w:marLeft w:val="0"/>
              <w:marRight w:val="0"/>
              <w:marTop w:val="0"/>
              <w:marBottom w:val="0"/>
              <w:divBdr>
                <w:top w:val="none" w:sz="0" w:space="0" w:color="auto"/>
                <w:left w:val="none" w:sz="0" w:space="0" w:color="auto"/>
                <w:bottom w:val="none" w:sz="0" w:space="0" w:color="auto"/>
                <w:right w:val="none" w:sz="0" w:space="0" w:color="auto"/>
              </w:divBdr>
            </w:div>
            <w:div w:id="1588540447">
              <w:marLeft w:val="0"/>
              <w:marRight w:val="0"/>
              <w:marTop w:val="0"/>
              <w:marBottom w:val="0"/>
              <w:divBdr>
                <w:top w:val="none" w:sz="0" w:space="0" w:color="auto"/>
                <w:left w:val="none" w:sz="0" w:space="0" w:color="auto"/>
                <w:bottom w:val="none" w:sz="0" w:space="0" w:color="auto"/>
                <w:right w:val="none" w:sz="0" w:space="0" w:color="auto"/>
              </w:divBdr>
            </w:div>
            <w:div w:id="1589314692">
              <w:marLeft w:val="0"/>
              <w:marRight w:val="0"/>
              <w:marTop w:val="0"/>
              <w:marBottom w:val="0"/>
              <w:divBdr>
                <w:top w:val="none" w:sz="0" w:space="0" w:color="auto"/>
                <w:left w:val="none" w:sz="0" w:space="0" w:color="auto"/>
                <w:bottom w:val="none" w:sz="0" w:space="0" w:color="auto"/>
                <w:right w:val="none" w:sz="0" w:space="0" w:color="auto"/>
              </w:divBdr>
            </w:div>
            <w:div w:id="1597637306">
              <w:marLeft w:val="0"/>
              <w:marRight w:val="0"/>
              <w:marTop w:val="0"/>
              <w:marBottom w:val="0"/>
              <w:divBdr>
                <w:top w:val="none" w:sz="0" w:space="0" w:color="auto"/>
                <w:left w:val="none" w:sz="0" w:space="0" w:color="auto"/>
                <w:bottom w:val="none" w:sz="0" w:space="0" w:color="auto"/>
                <w:right w:val="none" w:sz="0" w:space="0" w:color="auto"/>
              </w:divBdr>
            </w:div>
            <w:div w:id="1597905502">
              <w:marLeft w:val="0"/>
              <w:marRight w:val="0"/>
              <w:marTop w:val="0"/>
              <w:marBottom w:val="0"/>
              <w:divBdr>
                <w:top w:val="none" w:sz="0" w:space="0" w:color="auto"/>
                <w:left w:val="none" w:sz="0" w:space="0" w:color="auto"/>
                <w:bottom w:val="none" w:sz="0" w:space="0" w:color="auto"/>
                <w:right w:val="none" w:sz="0" w:space="0" w:color="auto"/>
              </w:divBdr>
            </w:div>
            <w:div w:id="1598831931">
              <w:marLeft w:val="0"/>
              <w:marRight w:val="0"/>
              <w:marTop w:val="0"/>
              <w:marBottom w:val="0"/>
              <w:divBdr>
                <w:top w:val="none" w:sz="0" w:space="0" w:color="auto"/>
                <w:left w:val="none" w:sz="0" w:space="0" w:color="auto"/>
                <w:bottom w:val="none" w:sz="0" w:space="0" w:color="auto"/>
                <w:right w:val="none" w:sz="0" w:space="0" w:color="auto"/>
              </w:divBdr>
            </w:div>
            <w:div w:id="1610353600">
              <w:marLeft w:val="0"/>
              <w:marRight w:val="0"/>
              <w:marTop w:val="0"/>
              <w:marBottom w:val="0"/>
              <w:divBdr>
                <w:top w:val="none" w:sz="0" w:space="0" w:color="auto"/>
                <w:left w:val="none" w:sz="0" w:space="0" w:color="auto"/>
                <w:bottom w:val="none" w:sz="0" w:space="0" w:color="auto"/>
                <w:right w:val="none" w:sz="0" w:space="0" w:color="auto"/>
              </w:divBdr>
            </w:div>
            <w:div w:id="1611620853">
              <w:marLeft w:val="0"/>
              <w:marRight w:val="0"/>
              <w:marTop w:val="0"/>
              <w:marBottom w:val="0"/>
              <w:divBdr>
                <w:top w:val="none" w:sz="0" w:space="0" w:color="auto"/>
                <w:left w:val="none" w:sz="0" w:space="0" w:color="auto"/>
                <w:bottom w:val="none" w:sz="0" w:space="0" w:color="auto"/>
                <w:right w:val="none" w:sz="0" w:space="0" w:color="auto"/>
              </w:divBdr>
            </w:div>
            <w:div w:id="1620797011">
              <w:marLeft w:val="0"/>
              <w:marRight w:val="0"/>
              <w:marTop w:val="0"/>
              <w:marBottom w:val="0"/>
              <w:divBdr>
                <w:top w:val="none" w:sz="0" w:space="0" w:color="auto"/>
                <w:left w:val="none" w:sz="0" w:space="0" w:color="auto"/>
                <w:bottom w:val="none" w:sz="0" w:space="0" w:color="auto"/>
                <w:right w:val="none" w:sz="0" w:space="0" w:color="auto"/>
              </w:divBdr>
            </w:div>
            <w:div w:id="1622303574">
              <w:marLeft w:val="0"/>
              <w:marRight w:val="0"/>
              <w:marTop w:val="0"/>
              <w:marBottom w:val="0"/>
              <w:divBdr>
                <w:top w:val="none" w:sz="0" w:space="0" w:color="auto"/>
                <w:left w:val="none" w:sz="0" w:space="0" w:color="auto"/>
                <w:bottom w:val="none" w:sz="0" w:space="0" w:color="auto"/>
                <w:right w:val="none" w:sz="0" w:space="0" w:color="auto"/>
              </w:divBdr>
            </w:div>
            <w:div w:id="1626616600">
              <w:marLeft w:val="0"/>
              <w:marRight w:val="0"/>
              <w:marTop w:val="0"/>
              <w:marBottom w:val="0"/>
              <w:divBdr>
                <w:top w:val="none" w:sz="0" w:space="0" w:color="auto"/>
                <w:left w:val="none" w:sz="0" w:space="0" w:color="auto"/>
                <w:bottom w:val="none" w:sz="0" w:space="0" w:color="auto"/>
                <w:right w:val="none" w:sz="0" w:space="0" w:color="auto"/>
              </w:divBdr>
            </w:div>
            <w:div w:id="1644507538">
              <w:marLeft w:val="0"/>
              <w:marRight w:val="0"/>
              <w:marTop w:val="0"/>
              <w:marBottom w:val="0"/>
              <w:divBdr>
                <w:top w:val="none" w:sz="0" w:space="0" w:color="auto"/>
                <w:left w:val="none" w:sz="0" w:space="0" w:color="auto"/>
                <w:bottom w:val="none" w:sz="0" w:space="0" w:color="auto"/>
                <w:right w:val="none" w:sz="0" w:space="0" w:color="auto"/>
              </w:divBdr>
            </w:div>
            <w:div w:id="1646278098">
              <w:marLeft w:val="0"/>
              <w:marRight w:val="0"/>
              <w:marTop w:val="0"/>
              <w:marBottom w:val="0"/>
              <w:divBdr>
                <w:top w:val="none" w:sz="0" w:space="0" w:color="auto"/>
                <w:left w:val="none" w:sz="0" w:space="0" w:color="auto"/>
                <w:bottom w:val="none" w:sz="0" w:space="0" w:color="auto"/>
                <w:right w:val="none" w:sz="0" w:space="0" w:color="auto"/>
              </w:divBdr>
            </w:div>
            <w:div w:id="1652637621">
              <w:marLeft w:val="0"/>
              <w:marRight w:val="0"/>
              <w:marTop w:val="0"/>
              <w:marBottom w:val="0"/>
              <w:divBdr>
                <w:top w:val="none" w:sz="0" w:space="0" w:color="auto"/>
                <w:left w:val="none" w:sz="0" w:space="0" w:color="auto"/>
                <w:bottom w:val="none" w:sz="0" w:space="0" w:color="auto"/>
                <w:right w:val="none" w:sz="0" w:space="0" w:color="auto"/>
              </w:divBdr>
            </w:div>
            <w:div w:id="1654411916">
              <w:marLeft w:val="0"/>
              <w:marRight w:val="0"/>
              <w:marTop w:val="0"/>
              <w:marBottom w:val="0"/>
              <w:divBdr>
                <w:top w:val="none" w:sz="0" w:space="0" w:color="auto"/>
                <w:left w:val="none" w:sz="0" w:space="0" w:color="auto"/>
                <w:bottom w:val="none" w:sz="0" w:space="0" w:color="auto"/>
                <w:right w:val="none" w:sz="0" w:space="0" w:color="auto"/>
              </w:divBdr>
            </w:div>
            <w:div w:id="1654990305">
              <w:marLeft w:val="0"/>
              <w:marRight w:val="0"/>
              <w:marTop w:val="0"/>
              <w:marBottom w:val="0"/>
              <w:divBdr>
                <w:top w:val="none" w:sz="0" w:space="0" w:color="auto"/>
                <w:left w:val="none" w:sz="0" w:space="0" w:color="auto"/>
                <w:bottom w:val="none" w:sz="0" w:space="0" w:color="auto"/>
                <w:right w:val="none" w:sz="0" w:space="0" w:color="auto"/>
              </w:divBdr>
            </w:div>
            <w:div w:id="1655139892">
              <w:marLeft w:val="0"/>
              <w:marRight w:val="0"/>
              <w:marTop w:val="0"/>
              <w:marBottom w:val="0"/>
              <w:divBdr>
                <w:top w:val="none" w:sz="0" w:space="0" w:color="auto"/>
                <w:left w:val="none" w:sz="0" w:space="0" w:color="auto"/>
                <w:bottom w:val="none" w:sz="0" w:space="0" w:color="auto"/>
                <w:right w:val="none" w:sz="0" w:space="0" w:color="auto"/>
              </w:divBdr>
            </w:div>
            <w:div w:id="1668247387">
              <w:marLeft w:val="0"/>
              <w:marRight w:val="0"/>
              <w:marTop w:val="0"/>
              <w:marBottom w:val="0"/>
              <w:divBdr>
                <w:top w:val="none" w:sz="0" w:space="0" w:color="auto"/>
                <w:left w:val="none" w:sz="0" w:space="0" w:color="auto"/>
                <w:bottom w:val="none" w:sz="0" w:space="0" w:color="auto"/>
                <w:right w:val="none" w:sz="0" w:space="0" w:color="auto"/>
              </w:divBdr>
            </w:div>
            <w:div w:id="1687370398">
              <w:marLeft w:val="0"/>
              <w:marRight w:val="0"/>
              <w:marTop w:val="0"/>
              <w:marBottom w:val="0"/>
              <w:divBdr>
                <w:top w:val="none" w:sz="0" w:space="0" w:color="auto"/>
                <w:left w:val="none" w:sz="0" w:space="0" w:color="auto"/>
                <w:bottom w:val="none" w:sz="0" w:space="0" w:color="auto"/>
                <w:right w:val="none" w:sz="0" w:space="0" w:color="auto"/>
              </w:divBdr>
            </w:div>
            <w:div w:id="1688289970">
              <w:marLeft w:val="0"/>
              <w:marRight w:val="0"/>
              <w:marTop w:val="0"/>
              <w:marBottom w:val="0"/>
              <w:divBdr>
                <w:top w:val="none" w:sz="0" w:space="0" w:color="auto"/>
                <w:left w:val="none" w:sz="0" w:space="0" w:color="auto"/>
                <w:bottom w:val="none" w:sz="0" w:space="0" w:color="auto"/>
                <w:right w:val="none" w:sz="0" w:space="0" w:color="auto"/>
              </w:divBdr>
            </w:div>
            <w:div w:id="1689529288">
              <w:marLeft w:val="0"/>
              <w:marRight w:val="0"/>
              <w:marTop w:val="0"/>
              <w:marBottom w:val="0"/>
              <w:divBdr>
                <w:top w:val="none" w:sz="0" w:space="0" w:color="auto"/>
                <w:left w:val="none" w:sz="0" w:space="0" w:color="auto"/>
                <w:bottom w:val="none" w:sz="0" w:space="0" w:color="auto"/>
                <w:right w:val="none" w:sz="0" w:space="0" w:color="auto"/>
              </w:divBdr>
            </w:div>
            <w:div w:id="1690447031">
              <w:marLeft w:val="0"/>
              <w:marRight w:val="0"/>
              <w:marTop w:val="0"/>
              <w:marBottom w:val="0"/>
              <w:divBdr>
                <w:top w:val="none" w:sz="0" w:space="0" w:color="auto"/>
                <w:left w:val="none" w:sz="0" w:space="0" w:color="auto"/>
                <w:bottom w:val="none" w:sz="0" w:space="0" w:color="auto"/>
                <w:right w:val="none" w:sz="0" w:space="0" w:color="auto"/>
              </w:divBdr>
            </w:div>
            <w:div w:id="1691176624">
              <w:marLeft w:val="0"/>
              <w:marRight w:val="0"/>
              <w:marTop w:val="0"/>
              <w:marBottom w:val="0"/>
              <w:divBdr>
                <w:top w:val="none" w:sz="0" w:space="0" w:color="auto"/>
                <w:left w:val="none" w:sz="0" w:space="0" w:color="auto"/>
                <w:bottom w:val="none" w:sz="0" w:space="0" w:color="auto"/>
                <w:right w:val="none" w:sz="0" w:space="0" w:color="auto"/>
              </w:divBdr>
            </w:div>
            <w:div w:id="1695575058">
              <w:marLeft w:val="0"/>
              <w:marRight w:val="0"/>
              <w:marTop w:val="0"/>
              <w:marBottom w:val="0"/>
              <w:divBdr>
                <w:top w:val="none" w:sz="0" w:space="0" w:color="auto"/>
                <w:left w:val="none" w:sz="0" w:space="0" w:color="auto"/>
                <w:bottom w:val="none" w:sz="0" w:space="0" w:color="auto"/>
                <w:right w:val="none" w:sz="0" w:space="0" w:color="auto"/>
              </w:divBdr>
            </w:div>
            <w:div w:id="1704600579">
              <w:marLeft w:val="0"/>
              <w:marRight w:val="0"/>
              <w:marTop w:val="0"/>
              <w:marBottom w:val="0"/>
              <w:divBdr>
                <w:top w:val="none" w:sz="0" w:space="0" w:color="auto"/>
                <w:left w:val="none" w:sz="0" w:space="0" w:color="auto"/>
                <w:bottom w:val="none" w:sz="0" w:space="0" w:color="auto"/>
                <w:right w:val="none" w:sz="0" w:space="0" w:color="auto"/>
              </w:divBdr>
            </w:div>
            <w:div w:id="1720937116">
              <w:marLeft w:val="0"/>
              <w:marRight w:val="0"/>
              <w:marTop w:val="0"/>
              <w:marBottom w:val="0"/>
              <w:divBdr>
                <w:top w:val="none" w:sz="0" w:space="0" w:color="auto"/>
                <w:left w:val="none" w:sz="0" w:space="0" w:color="auto"/>
                <w:bottom w:val="none" w:sz="0" w:space="0" w:color="auto"/>
                <w:right w:val="none" w:sz="0" w:space="0" w:color="auto"/>
              </w:divBdr>
            </w:div>
            <w:div w:id="1727073079">
              <w:marLeft w:val="0"/>
              <w:marRight w:val="0"/>
              <w:marTop w:val="0"/>
              <w:marBottom w:val="0"/>
              <w:divBdr>
                <w:top w:val="none" w:sz="0" w:space="0" w:color="auto"/>
                <w:left w:val="none" w:sz="0" w:space="0" w:color="auto"/>
                <w:bottom w:val="none" w:sz="0" w:space="0" w:color="auto"/>
                <w:right w:val="none" w:sz="0" w:space="0" w:color="auto"/>
              </w:divBdr>
            </w:div>
            <w:div w:id="1733650413">
              <w:marLeft w:val="0"/>
              <w:marRight w:val="0"/>
              <w:marTop w:val="0"/>
              <w:marBottom w:val="0"/>
              <w:divBdr>
                <w:top w:val="none" w:sz="0" w:space="0" w:color="auto"/>
                <w:left w:val="none" w:sz="0" w:space="0" w:color="auto"/>
                <w:bottom w:val="none" w:sz="0" w:space="0" w:color="auto"/>
                <w:right w:val="none" w:sz="0" w:space="0" w:color="auto"/>
              </w:divBdr>
            </w:div>
            <w:div w:id="1735927855">
              <w:marLeft w:val="0"/>
              <w:marRight w:val="0"/>
              <w:marTop w:val="0"/>
              <w:marBottom w:val="0"/>
              <w:divBdr>
                <w:top w:val="none" w:sz="0" w:space="0" w:color="auto"/>
                <w:left w:val="none" w:sz="0" w:space="0" w:color="auto"/>
                <w:bottom w:val="none" w:sz="0" w:space="0" w:color="auto"/>
                <w:right w:val="none" w:sz="0" w:space="0" w:color="auto"/>
              </w:divBdr>
            </w:div>
            <w:div w:id="1737164082">
              <w:marLeft w:val="0"/>
              <w:marRight w:val="0"/>
              <w:marTop w:val="0"/>
              <w:marBottom w:val="0"/>
              <w:divBdr>
                <w:top w:val="none" w:sz="0" w:space="0" w:color="auto"/>
                <w:left w:val="none" w:sz="0" w:space="0" w:color="auto"/>
                <w:bottom w:val="none" w:sz="0" w:space="0" w:color="auto"/>
                <w:right w:val="none" w:sz="0" w:space="0" w:color="auto"/>
              </w:divBdr>
            </w:div>
            <w:div w:id="1754741425">
              <w:marLeft w:val="0"/>
              <w:marRight w:val="0"/>
              <w:marTop w:val="0"/>
              <w:marBottom w:val="0"/>
              <w:divBdr>
                <w:top w:val="none" w:sz="0" w:space="0" w:color="auto"/>
                <w:left w:val="none" w:sz="0" w:space="0" w:color="auto"/>
                <w:bottom w:val="none" w:sz="0" w:space="0" w:color="auto"/>
                <w:right w:val="none" w:sz="0" w:space="0" w:color="auto"/>
              </w:divBdr>
            </w:div>
            <w:div w:id="1755471859">
              <w:marLeft w:val="0"/>
              <w:marRight w:val="0"/>
              <w:marTop w:val="0"/>
              <w:marBottom w:val="0"/>
              <w:divBdr>
                <w:top w:val="none" w:sz="0" w:space="0" w:color="auto"/>
                <w:left w:val="none" w:sz="0" w:space="0" w:color="auto"/>
                <w:bottom w:val="none" w:sz="0" w:space="0" w:color="auto"/>
                <w:right w:val="none" w:sz="0" w:space="0" w:color="auto"/>
              </w:divBdr>
            </w:div>
            <w:div w:id="1756051478">
              <w:marLeft w:val="0"/>
              <w:marRight w:val="0"/>
              <w:marTop w:val="0"/>
              <w:marBottom w:val="0"/>
              <w:divBdr>
                <w:top w:val="none" w:sz="0" w:space="0" w:color="auto"/>
                <w:left w:val="none" w:sz="0" w:space="0" w:color="auto"/>
                <w:bottom w:val="none" w:sz="0" w:space="0" w:color="auto"/>
                <w:right w:val="none" w:sz="0" w:space="0" w:color="auto"/>
              </w:divBdr>
            </w:div>
            <w:div w:id="1767185874">
              <w:marLeft w:val="0"/>
              <w:marRight w:val="0"/>
              <w:marTop w:val="0"/>
              <w:marBottom w:val="0"/>
              <w:divBdr>
                <w:top w:val="none" w:sz="0" w:space="0" w:color="auto"/>
                <w:left w:val="none" w:sz="0" w:space="0" w:color="auto"/>
                <w:bottom w:val="none" w:sz="0" w:space="0" w:color="auto"/>
                <w:right w:val="none" w:sz="0" w:space="0" w:color="auto"/>
              </w:divBdr>
            </w:div>
            <w:div w:id="1768846659">
              <w:marLeft w:val="0"/>
              <w:marRight w:val="0"/>
              <w:marTop w:val="0"/>
              <w:marBottom w:val="0"/>
              <w:divBdr>
                <w:top w:val="none" w:sz="0" w:space="0" w:color="auto"/>
                <w:left w:val="none" w:sz="0" w:space="0" w:color="auto"/>
                <w:bottom w:val="none" w:sz="0" w:space="0" w:color="auto"/>
                <w:right w:val="none" w:sz="0" w:space="0" w:color="auto"/>
              </w:divBdr>
            </w:div>
            <w:div w:id="1776175306">
              <w:marLeft w:val="0"/>
              <w:marRight w:val="0"/>
              <w:marTop w:val="0"/>
              <w:marBottom w:val="0"/>
              <w:divBdr>
                <w:top w:val="none" w:sz="0" w:space="0" w:color="auto"/>
                <w:left w:val="none" w:sz="0" w:space="0" w:color="auto"/>
                <w:bottom w:val="none" w:sz="0" w:space="0" w:color="auto"/>
                <w:right w:val="none" w:sz="0" w:space="0" w:color="auto"/>
              </w:divBdr>
            </w:div>
            <w:div w:id="1776512020">
              <w:marLeft w:val="0"/>
              <w:marRight w:val="0"/>
              <w:marTop w:val="0"/>
              <w:marBottom w:val="0"/>
              <w:divBdr>
                <w:top w:val="none" w:sz="0" w:space="0" w:color="auto"/>
                <w:left w:val="none" w:sz="0" w:space="0" w:color="auto"/>
                <w:bottom w:val="none" w:sz="0" w:space="0" w:color="auto"/>
                <w:right w:val="none" w:sz="0" w:space="0" w:color="auto"/>
              </w:divBdr>
            </w:div>
            <w:div w:id="1787775217">
              <w:marLeft w:val="0"/>
              <w:marRight w:val="0"/>
              <w:marTop w:val="0"/>
              <w:marBottom w:val="0"/>
              <w:divBdr>
                <w:top w:val="none" w:sz="0" w:space="0" w:color="auto"/>
                <w:left w:val="none" w:sz="0" w:space="0" w:color="auto"/>
                <w:bottom w:val="none" w:sz="0" w:space="0" w:color="auto"/>
                <w:right w:val="none" w:sz="0" w:space="0" w:color="auto"/>
              </w:divBdr>
            </w:div>
            <w:div w:id="1799253181">
              <w:marLeft w:val="0"/>
              <w:marRight w:val="0"/>
              <w:marTop w:val="0"/>
              <w:marBottom w:val="0"/>
              <w:divBdr>
                <w:top w:val="none" w:sz="0" w:space="0" w:color="auto"/>
                <w:left w:val="none" w:sz="0" w:space="0" w:color="auto"/>
                <w:bottom w:val="none" w:sz="0" w:space="0" w:color="auto"/>
                <w:right w:val="none" w:sz="0" w:space="0" w:color="auto"/>
              </w:divBdr>
            </w:div>
            <w:div w:id="1800561698">
              <w:marLeft w:val="0"/>
              <w:marRight w:val="0"/>
              <w:marTop w:val="0"/>
              <w:marBottom w:val="0"/>
              <w:divBdr>
                <w:top w:val="none" w:sz="0" w:space="0" w:color="auto"/>
                <w:left w:val="none" w:sz="0" w:space="0" w:color="auto"/>
                <w:bottom w:val="none" w:sz="0" w:space="0" w:color="auto"/>
                <w:right w:val="none" w:sz="0" w:space="0" w:color="auto"/>
              </w:divBdr>
            </w:div>
            <w:div w:id="1828672085">
              <w:marLeft w:val="0"/>
              <w:marRight w:val="0"/>
              <w:marTop w:val="0"/>
              <w:marBottom w:val="0"/>
              <w:divBdr>
                <w:top w:val="none" w:sz="0" w:space="0" w:color="auto"/>
                <w:left w:val="none" w:sz="0" w:space="0" w:color="auto"/>
                <w:bottom w:val="none" w:sz="0" w:space="0" w:color="auto"/>
                <w:right w:val="none" w:sz="0" w:space="0" w:color="auto"/>
              </w:divBdr>
            </w:div>
            <w:div w:id="1831216007">
              <w:marLeft w:val="0"/>
              <w:marRight w:val="0"/>
              <w:marTop w:val="0"/>
              <w:marBottom w:val="0"/>
              <w:divBdr>
                <w:top w:val="none" w:sz="0" w:space="0" w:color="auto"/>
                <w:left w:val="none" w:sz="0" w:space="0" w:color="auto"/>
                <w:bottom w:val="none" w:sz="0" w:space="0" w:color="auto"/>
                <w:right w:val="none" w:sz="0" w:space="0" w:color="auto"/>
              </w:divBdr>
            </w:div>
            <w:div w:id="1842742893">
              <w:marLeft w:val="0"/>
              <w:marRight w:val="0"/>
              <w:marTop w:val="0"/>
              <w:marBottom w:val="0"/>
              <w:divBdr>
                <w:top w:val="none" w:sz="0" w:space="0" w:color="auto"/>
                <w:left w:val="none" w:sz="0" w:space="0" w:color="auto"/>
                <w:bottom w:val="none" w:sz="0" w:space="0" w:color="auto"/>
                <w:right w:val="none" w:sz="0" w:space="0" w:color="auto"/>
              </w:divBdr>
            </w:div>
            <w:div w:id="1850900075">
              <w:marLeft w:val="0"/>
              <w:marRight w:val="0"/>
              <w:marTop w:val="0"/>
              <w:marBottom w:val="0"/>
              <w:divBdr>
                <w:top w:val="none" w:sz="0" w:space="0" w:color="auto"/>
                <w:left w:val="none" w:sz="0" w:space="0" w:color="auto"/>
                <w:bottom w:val="none" w:sz="0" w:space="0" w:color="auto"/>
                <w:right w:val="none" w:sz="0" w:space="0" w:color="auto"/>
              </w:divBdr>
            </w:div>
            <w:div w:id="1853571151">
              <w:marLeft w:val="0"/>
              <w:marRight w:val="0"/>
              <w:marTop w:val="0"/>
              <w:marBottom w:val="0"/>
              <w:divBdr>
                <w:top w:val="none" w:sz="0" w:space="0" w:color="auto"/>
                <w:left w:val="none" w:sz="0" w:space="0" w:color="auto"/>
                <w:bottom w:val="none" w:sz="0" w:space="0" w:color="auto"/>
                <w:right w:val="none" w:sz="0" w:space="0" w:color="auto"/>
              </w:divBdr>
            </w:div>
            <w:div w:id="1858082645">
              <w:marLeft w:val="0"/>
              <w:marRight w:val="0"/>
              <w:marTop w:val="0"/>
              <w:marBottom w:val="0"/>
              <w:divBdr>
                <w:top w:val="none" w:sz="0" w:space="0" w:color="auto"/>
                <w:left w:val="none" w:sz="0" w:space="0" w:color="auto"/>
                <w:bottom w:val="none" w:sz="0" w:space="0" w:color="auto"/>
                <w:right w:val="none" w:sz="0" w:space="0" w:color="auto"/>
              </w:divBdr>
            </w:div>
            <w:div w:id="1864518062">
              <w:marLeft w:val="0"/>
              <w:marRight w:val="0"/>
              <w:marTop w:val="0"/>
              <w:marBottom w:val="0"/>
              <w:divBdr>
                <w:top w:val="none" w:sz="0" w:space="0" w:color="auto"/>
                <w:left w:val="none" w:sz="0" w:space="0" w:color="auto"/>
                <w:bottom w:val="none" w:sz="0" w:space="0" w:color="auto"/>
                <w:right w:val="none" w:sz="0" w:space="0" w:color="auto"/>
              </w:divBdr>
            </w:div>
            <w:div w:id="1871185712">
              <w:marLeft w:val="0"/>
              <w:marRight w:val="0"/>
              <w:marTop w:val="0"/>
              <w:marBottom w:val="0"/>
              <w:divBdr>
                <w:top w:val="none" w:sz="0" w:space="0" w:color="auto"/>
                <w:left w:val="none" w:sz="0" w:space="0" w:color="auto"/>
                <w:bottom w:val="none" w:sz="0" w:space="0" w:color="auto"/>
                <w:right w:val="none" w:sz="0" w:space="0" w:color="auto"/>
              </w:divBdr>
            </w:div>
            <w:div w:id="1879052920">
              <w:marLeft w:val="0"/>
              <w:marRight w:val="0"/>
              <w:marTop w:val="0"/>
              <w:marBottom w:val="0"/>
              <w:divBdr>
                <w:top w:val="none" w:sz="0" w:space="0" w:color="auto"/>
                <w:left w:val="none" w:sz="0" w:space="0" w:color="auto"/>
                <w:bottom w:val="none" w:sz="0" w:space="0" w:color="auto"/>
                <w:right w:val="none" w:sz="0" w:space="0" w:color="auto"/>
              </w:divBdr>
            </w:div>
            <w:div w:id="1891107260">
              <w:marLeft w:val="0"/>
              <w:marRight w:val="0"/>
              <w:marTop w:val="0"/>
              <w:marBottom w:val="0"/>
              <w:divBdr>
                <w:top w:val="none" w:sz="0" w:space="0" w:color="auto"/>
                <w:left w:val="none" w:sz="0" w:space="0" w:color="auto"/>
                <w:bottom w:val="none" w:sz="0" w:space="0" w:color="auto"/>
                <w:right w:val="none" w:sz="0" w:space="0" w:color="auto"/>
              </w:divBdr>
            </w:div>
            <w:div w:id="1901011325">
              <w:marLeft w:val="0"/>
              <w:marRight w:val="0"/>
              <w:marTop w:val="0"/>
              <w:marBottom w:val="0"/>
              <w:divBdr>
                <w:top w:val="none" w:sz="0" w:space="0" w:color="auto"/>
                <w:left w:val="none" w:sz="0" w:space="0" w:color="auto"/>
                <w:bottom w:val="none" w:sz="0" w:space="0" w:color="auto"/>
                <w:right w:val="none" w:sz="0" w:space="0" w:color="auto"/>
              </w:divBdr>
            </w:div>
            <w:div w:id="1901674041">
              <w:marLeft w:val="0"/>
              <w:marRight w:val="0"/>
              <w:marTop w:val="0"/>
              <w:marBottom w:val="0"/>
              <w:divBdr>
                <w:top w:val="none" w:sz="0" w:space="0" w:color="auto"/>
                <w:left w:val="none" w:sz="0" w:space="0" w:color="auto"/>
                <w:bottom w:val="none" w:sz="0" w:space="0" w:color="auto"/>
                <w:right w:val="none" w:sz="0" w:space="0" w:color="auto"/>
              </w:divBdr>
            </w:div>
            <w:div w:id="1906605785">
              <w:marLeft w:val="0"/>
              <w:marRight w:val="0"/>
              <w:marTop w:val="0"/>
              <w:marBottom w:val="0"/>
              <w:divBdr>
                <w:top w:val="none" w:sz="0" w:space="0" w:color="auto"/>
                <w:left w:val="none" w:sz="0" w:space="0" w:color="auto"/>
                <w:bottom w:val="none" w:sz="0" w:space="0" w:color="auto"/>
                <w:right w:val="none" w:sz="0" w:space="0" w:color="auto"/>
              </w:divBdr>
            </w:div>
            <w:div w:id="1913199653">
              <w:marLeft w:val="0"/>
              <w:marRight w:val="0"/>
              <w:marTop w:val="0"/>
              <w:marBottom w:val="0"/>
              <w:divBdr>
                <w:top w:val="none" w:sz="0" w:space="0" w:color="auto"/>
                <w:left w:val="none" w:sz="0" w:space="0" w:color="auto"/>
                <w:bottom w:val="none" w:sz="0" w:space="0" w:color="auto"/>
                <w:right w:val="none" w:sz="0" w:space="0" w:color="auto"/>
              </w:divBdr>
            </w:div>
            <w:div w:id="1923295008">
              <w:marLeft w:val="0"/>
              <w:marRight w:val="0"/>
              <w:marTop w:val="0"/>
              <w:marBottom w:val="0"/>
              <w:divBdr>
                <w:top w:val="none" w:sz="0" w:space="0" w:color="auto"/>
                <w:left w:val="none" w:sz="0" w:space="0" w:color="auto"/>
                <w:bottom w:val="none" w:sz="0" w:space="0" w:color="auto"/>
                <w:right w:val="none" w:sz="0" w:space="0" w:color="auto"/>
              </w:divBdr>
            </w:div>
            <w:div w:id="1924871724">
              <w:marLeft w:val="0"/>
              <w:marRight w:val="0"/>
              <w:marTop w:val="0"/>
              <w:marBottom w:val="0"/>
              <w:divBdr>
                <w:top w:val="none" w:sz="0" w:space="0" w:color="auto"/>
                <w:left w:val="none" w:sz="0" w:space="0" w:color="auto"/>
                <w:bottom w:val="none" w:sz="0" w:space="0" w:color="auto"/>
                <w:right w:val="none" w:sz="0" w:space="0" w:color="auto"/>
              </w:divBdr>
            </w:div>
            <w:div w:id="1929457320">
              <w:marLeft w:val="0"/>
              <w:marRight w:val="0"/>
              <w:marTop w:val="0"/>
              <w:marBottom w:val="0"/>
              <w:divBdr>
                <w:top w:val="none" w:sz="0" w:space="0" w:color="auto"/>
                <w:left w:val="none" w:sz="0" w:space="0" w:color="auto"/>
                <w:bottom w:val="none" w:sz="0" w:space="0" w:color="auto"/>
                <w:right w:val="none" w:sz="0" w:space="0" w:color="auto"/>
              </w:divBdr>
            </w:div>
            <w:div w:id="1929734748">
              <w:marLeft w:val="0"/>
              <w:marRight w:val="0"/>
              <w:marTop w:val="0"/>
              <w:marBottom w:val="0"/>
              <w:divBdr>
                <w:top w:val="none" w:sz="0" w:space="0" w:color="auto"/>
                <w:left w:val="none" w:sz="0" w:space="0" w:color="auto"/>
                <w:bottom w:val="none" w:sz="0" w:space="0" w:color="auto"/>
                <w:right w:val="none" w:sz="0" w:space="0" w:color="auto"/>
              </w:divBdr>
            </w:div>
            <w:div w:id="1930040939">
              <w:marLeft w:val="0"/>
              <w:marRight w:val="0"/>
              <w:marTop w:val="0"/>
              <w:marBottom w:val="0"/>
              <w:divBdr>
                <w:top w:val="none" w:sz="0" w:space="0" w:color="auto"/>
                <w:left w:val="none" w:sz="0" w:space="0" w:color="auto"/>
                <w:bottom w:val="none" w:sz="0" w:space="0" w:color="auto"/>
                <w:right w:val="none" w:sz="0" w:space="0" w:color="auto"/>
              </w:divBdr>
            </w:div>
            <w:div w:id="1935622779">
              <w:marLeft w:val="0"/>
              <w:marRight w:val="0"/>
              <w:marTop w:val="0"/>
              <w:marBottom w:val="0"/>
              <w:divBdr>
                <w:top w:val="none" w:sz="0" w:space="0" w:color="auto"/>
                <w:left w:val="none" w:sz="0" w:space="0" w:color="auto"/>
                <w:bottom w:val="none" w:sz="0" w:space="0" w:color="auto"/>
                <w:right w:val="none" w:sz="0" w:space="0" w:color="auto"/>
              </w:divBdr>
            </w:div>
            <w:div w:id="1936404786">
              <w:marLeft w:val="0"/>
              <w:marRight w:val="0"/>
              <w:marTop w:val="0"/>
              <w:marBottom w:val="0"/>
              <w:divBdr>
                <w:top w:val="none" w:sz="0" w:space="0" w:color="auto"/>
                <w:left w:val="none" w:sz="0" w:space="0" w:color="auto"/>
                <w:bottom w:val="none" w:sz="0" w:space="0" w:color="auto"/>
                <w:right w:val="none" w:sz="0" w:space="0" w:color="auto"/>
              </w:divBdr>
            </w:div>
            <w:div w:id="1940790412">
              <w:marLeft w:val="0"/>
              <w:marRight w:val="0"/>
              <w:marTop w:val="0"/>
              <w:marBottom w:val="0"/>
              <w:divBdr>
                <w:top w:val="none" w:sz="0" w:space="0" w:color="auto"/>
                <w:left w:val="none" w:sz="0" w:space="0" w:color="auto"/>
                <w:bottom w:val="none" w:sz="0" w:space="0" w:color="auto"/>
                <w:right w:val="none" w:sz="0" w:space="0" w:color="auto"/>
              </w:divBdr>
            </w:div>
            <w:div w:id="1941985417">
              <w:marLeft w:val="0"/>
              <w:marRight w:val="0"/>
              <w:marTop w:val="0"/>
              <w:marBottom w:val="0"/>
              <w:divBdr>
                <w:top w:val="none" w:sz="0" w:space="0" w:color="auto"/>
                <w:left w:val="none" w:sz="0" w:space="0" w:color="auto"/>
                <w:bottom w:val="none" w:sz="0" w:space="0" w:color="auto"/>
                <w:right w:val="none" w:sz="0" w:space="0" w:color="auto"/>
              </w:divBdr>
            </w:div>
            <w:div w:id="1945649100">
              <w:marLeft w:val="0"/>
              <w:marRight w:val="0"/>
              <w:marTop w:val="0"/>
              <w:marBottom w:val="0"/>
              <w:divBdr>
                <w:top w:val="none" w:sz="0" w:space="0" w:color="auto"/>
                <w:left w:val="none" w:sz="0" w:space="0" w:color="auto"/>
                <w:bottom w:val="none" w:sz="0" w:space="0" w:color="auto"/>
                <w:right w:val="none" w:sz="0" w:space="0" w:color="auto"/>
              </w:divBdr>
            </w:div>
            <w:div w:id="1946956109">
              <w:marLeft w:val="0"/>
              <w:marRight w:val="0"/>
              <w:marTop w:val="0"/>
              <w:marBottom w:val="0"/>
              <w:divBdr>
                <w:top w:val="none" w:sz="0" w:space="0" w:color="auto"/>
                <w:left w:val="none" w:sz="0" w:space="0" w:color="auto"/>
                <w:bottom w:val="none" w:sz="0" w:space="0" w:color="auto"/>
                <w:right w:val="none" w:sz="0" w:space="0" w:color="auto"/>
              </w:divBdr>
            </w:div>
            <w:div w:id="1954242662">
              <w:marLeft w:val="0"/>
              <w:marRight w:val="0"/>
              <w:marTop w:val="0"/>
              <w:marBottom w:val="0"/>
              <w:divBdr>
                <w:top w:val="none" w:sz="0" w:space="0" w:color="auto"/>
                <w:left w:val="none" w:sz="0" w:space="0" w:color="auto"/>
                <w:bottom w:val="none" w:sz="0" w:space="0" w:color="auto"/>
                <w:right w:val="none" w:sz="0" w:space="0" w:color="auto"/>
              </w:divBdr>
            </w:div>
            <w:div w:id="1957129324">
              <w:marLeft w:val="0"/>
              <w:marRight w:val="0"/>
              <w:marTop w:val="0"/>
              <w:marBottom w:val="0"/>
              <w:divBdr>
                <w:top w:val="none" w:sz="0" w:space="0" w:color="auto"/>
                <w:left w:val="none" w:sz="0" w:space="0" w:color="auto"/>
                <w:bottom w:val="none" w:sz="0" w:space="0" w:color="auto"/>
                <w:right w:val="none" w:sz="0" w:space="0" w:color="auto"/>
              </w:divBdr>
            </w:div>
            <w:div w:id="1957177763">
              <w:marLeft w:val="0"/>
              <w:marRight w:val="0"/>
              <w:marTop w:val="0"/>
              <w:marBottom w:val="0"/>
              <w:divBdr>
                <w:top w:val="none" w:sz="0" w:space="0" w:color="auto"/>
                <w:left w:val="none" w:sz="0" w:space="0" w:color="auto"/>
                <w:bottom w:val="none" w:sz="0" w:space="0" w:color="auto"/>
                <w:right w:val="none" w:sz="0" w:space="0" w:color="auto"/>
              </w:divBdr>
            </w:div>
            <w:div w:id="1962563943">
              <w:marLeft w:val="0"/>
              <w:marRight w:val="0"/>
              <w:marTop w:val="0"/>
              <w:marBottom w:val="0"/>
              <w:divBdr>
                <w:top w:val="none" w:sz="0" w:space="0" w:color="auto"/>
                <w:left w:val="none" w:sz="0" w:space="0" w:color="auto"/>
                <w:bottom w:val="none" w:sz="0" w:space="0" w:color="auto"/>
                <w:right w:val="none" w:sz="0" w:space="0" w:color="auto"/>
              </w:divBdr>
            </w:div>
            <w:div w:id="1969510264">
              <w:marLeft w:val="0"/>
              <w:marRight w:val="0"/>
              <w:marTop w:val="0"/>
              <w:marBottom w:val="0"/>
              <w:divBdr>
                <w:top w:val="none" w:sz="0" w:space="0" w:color="auto"/>
                <w:left w:val="none" w:sz="0" w:space="0" w:color="auto"/>
                <w:bottom w:val="none" w:sz="0" w:space="0" w:color="auto"/>
                <w:right w:val="none" w:sz="0" w:space="0" w:color="auto"/>
              </w:divBdr>
            </w:div>
            <w:div w:id="1983584233">
              <w:marLeft w:val="0"/>
              <w:marRight w:val="0"/>
              <w:marTop w:val="0"/>
              <w:marBottom w:val="0"/>
              <w:divBdr>
                <w:top w:val="none" w:sz="0" w:space="0" w:color="auto"/>
                <w:left w:val="none" w:sz="0" w:space="0" w:color="auto"/>
                <w:bottom w:val="none" w:sz="0" w:space="0" w:color="auto"/>
                <w:right w:val="none" w:sz="0" w:space="0" w:color="auto"/>
              </w:divBdr>
            </w:div>
            <w:div w:id="2004624474">
              <w:marLeft w:val="0"/>
              <w:marRight w:val="0"/>
              <w:marTop w:val="0"/>
              <w:marBottom w:val="0"/>
              <w:divBdr>
                <w:top w:val="none" w:sz="0" w:space="0" w:color="auto"/>
                <w:left w:val="none" w:sz="0" w:space="0" w:color="auto"/>
                <w:bottom w:val="none" w:sz="0" w:space="0" w:color="auto"/>
                <w:right w:val="none" w:sz="0" w:space="0" w:color="auto"/>
              </w:divBdr>
            </w:div>
            <w:div w:id="2029402389">
              <w:marLeft w:val="0"/>
              <w:marRight w:val="0"/>
              <w:marTop w:val="0"/>
              <w:marBottom w:val="0"/>
              <w:divBdr>
                <w:top w:val="none" w:sz="0" w:space="0" w:color="auto"/>
                <w:left w:val="none" w:sz="0" w:space="0" w:color="auto"/>
                <w:bottom w:val="none" w:sz="0" w:space="0" w:color="auto"/>
                <w:right w:val="none" w:sz="0" w:space="0" w:color="auto"/>
              </w:divBdr>
            </w:div>
            <w:div w:id="2034115572">
              <w:marLeft w:val="0"/>
              <w:marRight w:val="0"/>
              <w:marTop w:val="0"/>
              <w:marBottom w:val="0"/>
              <w:divBdr>
                <w:top w:val="none" w:sz="0" w:space="0" w:color="auto"/>
                <w:left w:val="none" w:sz="0" w:space="0" w:color="auto"/>
                <w:bottom w:val="none" w:sz="0" w:space="0" w:color="auto"/>
                <w:right w:val="none" w:sz="0" w:space="0" w:color="auto"/>
              </w:divBdr>
            </w:div>
            <w:div w:id="2051682953">
              <w:marLeft w:val="0"/>
              <w:marRight w:val="0"/>
              <w:marTop w:val="0"/>
              <w:marBottom w:val="0"/>
              <w:divBdr>
                <w:top w:val="none" w:sz="0" w:space="0" w:color="auto"/>
                <w:left w:val="none" w:sz="0" w:space="0" w:color="auto"/>
                <w:bottom w:val="none" w:sz="0" w:space="0" w:color="auto"/>
                <w:right w:val="none" w:sz="0" w:space="0" w:color="auto"/>
              </w:divBdr>
            </w:div>
            <w:div w:id="2051761905">
              <w:marLeft w:val="0"/>
              <w:marRight w:val="0"/>
              <w:marTop w:val="0"/>
              <w:marBottom w:val="0"/>
              <w:divBdr>
                <w:top w:val="none" w:sz="0" w:space="0" w:color="auto"/>
                <w:left w:val="none" w:sz="0" w:space="0" w:color="auto"/>
                <w:bottom w:val="none" w:sz="0" w:space="0" w:color="auto"/>
                <w:right w:val="none" w:sz="0" w:space="0" w:color="auto"/>
              </w:divBdr>
            </w:div>
            <w:div w:id="2062366730">
              <w:marLeft w:val="0"/>
              <w:marRight w:val="0"/>
              <w:marTop w:val="0"/>
              <w:marBottom w:val="0"/>
              <w:divBdr>
                <w:top w:val="none" w:sz="0" w:space="0" w:color="auto"/>
                <w:left w:val="none" w:sz="0" w:space="0" w:color="auto"/>
                <w:bottom w:val="none" w:sz="0" w:space="0" w:color="auto"/>
                <w:right w:val="none" w:sz="0" w:space="0" w:color="auto"/>
              </w:divBdr>
            </w:div>
            <w:div w:id="2064213659">
              <w:marLeft w:val="0"/>
              <w:marRight w:val="0"/>
              <w:marTop w:val="0"/>
              <w:marBottom w:val="0"/>
              <w:divBdr>
                <w:top w:val="none" w:sz="0" w:space="0" w:color="auto"/>
                <w:left w:val="none" w:sz="0" w:space="0" w:color="auto"/>
                <w:bottom w:val="none" w:sz="0" w:space="0" w:color="auto"/>
                <w:right w:val="none" w:sz="0" w:space="0" w:color="auto"/>
              </w:divBdr>
            </w:div>
            <w:div w:id="2066634453">
              <w:marLeft w:val="0"/>
              <w:marRight w:val="0"/>
              <w:marTop w:val="0"/>
              <w:marBottom w:val="0"/>
              <w:divBdr>
                <w:top w:val="none" w:sz="0" w:space="0" w:color="auto"/>
                <w:left w:val="none" w:sz="0" w:space="0" w:color="auto"/>
                <w:bottom w:val="none" w:sz="0" w:space="0" w:color="auto"/>
                <w:right w:val="none" w:sz="0" w:space="0" w:color="auto"/>
              </w:divBdr>
            </w:div>
            <w:div w:id="2071344573">
              <w:marLeft w:val="0"/>
              <w:marRight w:val="0"/>
              <w:marTop w:val="0"/>
              <w:marBottom w:val="0"/>
              <w:divBdr>
                <w:top w:val="none" w:sz="0" w:space="0" w:color="auto"/>
                <w:left w:val="none" w:sz="0" w:space="0" w:color="auto"/>
                <w:bottom w:val="none" w:sz="0" w:space="0" w:color="auto"/>
                <w:right w:val="none" w:sz="0" w:space="0" w:color="auto"/>
              </w:divBdr>
            </w:div>
            <w:div w:id="2071995434">
              <w:marLeft w:val="0"/>
              <w:marRight w:val="0"/>
              <w:marTop w:val="0"/>
              <w:marBottom w:val="0"/>
              <w:divBdr>
                <w:top w:val="none" w:sz="0" w:space="0" w:color="auto"/>
                <w:left w:val="none" w:sz="0" w:space="0" w:color="auto"/>
                <w:bottom w:val="none" w:sz="0" w:space="0" w:color="auto"/>
                <w:right w:val="none" w:sz="0" w:space="0" w:color="auto"/>
              </w:divBdr>
            </w:div>
            <w:div w:id="2074086047">
              <w:marLeft w:val="0"/>
              <w:marRight w:val="0"/>
              <w:marTop w:val="0"/>
              <w:marBottom w:val="0"/>
              <w:divBdr>
                <w:top w:val="none" w:sz="0" w:space="0" w:color="auto"/>
                <w:left w:val="none" w:sz="0" w:space="0" w:color="auto"/>
                <w:bottom w:val="none" w:sz="0" w:space="0" w:color="auto"/>
                <w:right w:val="none" w:sz="0" w:space="0" w:color="auto"/>
              </w:divBdr>
            </w:div>
            <w:div w:id="2078551218">
              <w:marLeft w:val="0"/>
              <w:marRight w:val="0"/>
              <w:marTop w:val="0"/>
              <w:marBottom w:val="0"/>
              <w:divBdr>
                <w:top w:val="none" w:sz="0" w:space="0" w:color="auto"/>
                <w:left w:val="none" w:sz="0" w:space="0" w:color="auto"/>
                <w:bottom w:val="none" w:sz="0" w:space="0" w:color="auto"/>
                <w:right w:val="none" w:sz="0" w:space="0" w:color="auto"/>
              </w:divBdr>
            </w:div>
            <w:div w:id="2078626343">
              <w:marLeft w:val="0"/>
              <w:marRight w:val="0"/>
              <w:marTop w:val="0"/>
              <w:marBottom w:val="0"/>
              <w:divBdr>
                <w:top w:val="none" w:sz="0" w:space="0" w:color="auto"/>
                <w:left w:val="none" w:sz="0" w:space="0" w:color="auto"/>
                <w:bottom w:val="none" w:sz="0" w:space="0" w:color="auto"/>
                <w:right w:val="none" w:sz="0" w:space="0" w:color="auto"/>
              </w:divBdr>
            </w:div>
            <w:div w:id="2091153235">
              <w:marLeft w:val="0"/>
              <w:marRight w:val="0"/>
              <w:marTop w:val="0"/>
              <w:marBottom w:val="0"/>
              <w:divBdr>
                <w:top w:val="none" w:sz="0" w:space="0" w:color="auto"/>
                <w:left w:val="none" w:sz="0" w:space="0" w:color="auto"/>
                <w:bottom w:val="none" w:sz="0" w:space="0" w:color="auto"/>
                <w:right w:val="none" w:sz="0" w:space="0" w:color="auto"/>
              </w:divBdr>
            </w:div>
            <w:div w:id="2091541028">
              <w:marLeft w:val="0"/>
              <w:marRight w:val="0"/>
              <w:marTop w:val="0"/>
              <w:marBottom w:val="0"/>
              <w:divBdr>
                <w:top w:val="none" w:sz="0" w:space="0" w:color="auto"/>
                <w:left w:val="none" w:sz="0" w:space="0" w:color="auto"/>
                <w:bottom w:val="none" w:sz="0" w:space="0" w:color="auto"/>
                <w:right w:val="none" w:sz="0" w:space="0" w:color="auto"/>
              </w:divBdr>
            </w:div>
            <w:div w:id="2092583298">
              <w:marLeft w:val="0"/>
              <w:marRight w:val="0"/>
              <w:marTop w:val="0"/>
              <w:marBottom w:val="0"/>
              <w:divBdr>
                <w:top w:val="none" w:sz="0" w:space="0" w:color="auto"/>
                <w:left w:val="none" w:sz="0" w:space="0" w:color="auto"/>
                <w:bottom w:val="none" w:sz="0" w:space="0" w:color="auto"/>
                <w:right w:val="none" w:sz="0" w:space="0" w:color="auto"/>
              </w:divBdr>
            </w:div>
            <w:div w:id="2101950739">
              <w:marLeft w:val="0"/>
              <w:marRight w:val="0"/>
              <w:marTop w:val="0"/>
              <w:marBottom w:val="0"/>
              <w:divBdr>
                <w:top w:val="none" w:sz="0" w:space="0" w:color="auto"/>
                <w:left w:val="none" w:sz="0" w:space="0" w:color="auto"/>
                <w:bottom w:val="none" w:sz="0" w:space="0" w:color="auto"/>
                <w:right w:val="none" w:sz="0" w:space="0" w:color="auto"/>
              </w:divBdr>
            </w:div>
            <w:div w:id="2121676508">
              <w:marLeft w:val="0"/>
              <w:marRight w:val="0"/>
              <w:marTop w:val="0"/>
              <w:marBottom w:val="0"/>
              <w:divBdr>
                <w:top w:val="none" w:sz="0" w:space="0" w:color="auto"/>
                <w:left w:val="none" w:sz="0" w:space="0" w:color="auto"/>
                <w:bottom w:val="none" w:sz="0" w:space="0" w:color="auto"/>
                <w:right w:val="none" w:sz="0" w:space="0" w:color="auto"/>
              </w:divBdr>
            </w:div>
            <w:div w:id="2127889734">
              <w:marLeft w:val="0"/>
              <w:marRight w:val="0"/>
              <w:marTop w:val="0"/>
              <w:marBottom w:val="0"/>
              <w:divBdr>
                <w:top w:val="none" w:sz="0" w:space="0" w:color="auto"/>
                <w:left w:val="none" w:sz="0" w:space="0" w:color="auto"/>
                <w:bottom w:val="none" w:sz="0" w:space="0" w:color="auto"/>
                <w:right w:val="none" w:sz="0" w:space="0" w:color="auto"/>
              </w:divBdr>
            </w:div>
            <w:div w:id="2141607149">
              <w:marLeft w:val="0"/>
              <w:marRight w:val="0"/>
              <w:marTop w:val="0"/>
              <w:marBottom w:val="0"/>
              <w:divBdr>
                <w:top w:val="none" w:sz="0" w:space="0" w:color="auto"/>
                <w:left w:val="none" w:sz="0" w:space="0" w:color="auto"/>
                <w:bottom w:val="none" w:sz="0" w:space="0" w:color="auto"/>
                <w:right w:val="none" w:sz="0" w:space="0" w:color="auto"/>
              </w:divBdr>
            </w:div>
          </w:divsChild>
        </w:div>
        <w:div w:id="1602879656">
          <w:marLeft w:val="0"/>
          <w:marRight w:val="0"/>
          <w:marTop w:val="0"/>
          <w:marBottom w:val="0"/>
          <w:divBdr>
            <w:top w:val="none" w:sz="0" w:space="0" w:color="auto"/>
            <w:left w:val="none" w:sz="0" w:space="0" w:color="auto"/>
            <w:bottom w:val="none" w:sz="0" w:space="0" w:color="auto"/>
            <w:right w:val="none" w:sz="0" w:space="0" w:color="auto"/>
          </w:divBdr>
          <w:divsChild>
            <w:div w:id="16540389">
              <w:marLeft w:val="0"/>
              <w:marRight w:val="0"/>
              <w:marTop w:val="0"/>
              <w:marBottom w:val="0"/>
              <w:divBdr>
                <w:top w:val="none" w:sz="0" w:space="0" w:color="auto"/>
                <w:left w:val="none" w:sz="0" w:space="0" w:color="auto"/>
                <w:bottom w:val="none" w:sz="0" w:space="0" w:color="auto"/>
                <w:right w:val="none" w:sz="0" w:space="0" w:color="auto"/>
              </w:divBdr>
            </w:div>
            <w:div w:id="169687768">
              <w:marLeft w:val="0"/>
              <w:marRight w:val="0"/>
              <w:marTop w:val="0"/>
              <w:marBottom w:val="0"/>
              <w:divBdr>
                <w:top w:val="none" w:sz="0" w:space="0" w:color="auto"/>
                <w:left w:val="none" w:sz="0" w:space="0" w:color="auto"/>
                <w:bottom w:val="none" w:sz="0" w:space="0" w:color="auto"/>
                <w:right w:val="none" w:sz="0" w:space="0" w:color="auto"/>
              </w:divBdr>
            </w:div>
            <w:div w:id="172259109">
              <w:marLeft w:val="0"/>
              <w:marRight w:val="0"/>
              <w:marTop w:val="0"/>
              <w:marBottom w:val="0"/>
              <w:divBdr>
                <w:top w:val="none" w:sz="0" w:space="0" w:color="auto"/>
                <w:left w:val="none" w:sz="0" w:space="0" w:color="auto"/>
                <w:bottom w:val="none" w:sz="0" w:space="0" w:color="auto"/>
                <w:right w:val="none" w:sz="0" w:space="0" w:color="auto"/>
              </w:divBdr>
            </w:div>
            <w:div w:id="355158743">
              <w:marLeft w:val="0"/>
              <w:marRight w:val="0"/>
              <w:marTop w:val="0"/>
              <w:marBottom w:val="0"/>
              <w:divBdr>
                <w:top w:val="none" w:sz="0" w:space="0" w:color="auto"/>
                <w:left w:val="none" w:sz="0" w:space="0" w:color="auto"/>
                <w:bottom w:val="none" w:sz="0" w:space="0" w:color="auto"/>
                <w:right w:val="none" w:sz="0" w:space="0" w:color="auto"/>
              </w:divBdr>
            </w:div>
            <w:div w:id="371536611">
              <w:marLeft w:val="0"/>
              <w:marRight w:val="0"/>
              <w:marTop w:val="0"/>
              <w:marBottom w:val="0"/>
              <w:divBdr>
                <w:top w:val="none" w:sz="0" w:space="0" w:color="auto"/>
                <w:left w:val="none" w:sz="0" w:space="0" w:color="auto"/>
                <w:bottom w:val="none" w:sz="0" w:space="0" w:color="auto"/>
                <w:right w:val="none" w:sz="0" w:space="0" w:color="auto"/>
              </w:divBdr>
            </w:div>
            <w:div w:id="496919327">
              <w:marLeft w:val="0"/>
              <w:marRight w:val="0"/>
              <w:marTop w:val="0"/>
              <w:marBottom w:val="0"/>
              <w:divBdr>
                <w:top w:val="none" w:sz="0" w:space="0" w:color="auto"/>
                <w:left w:val="none" w:sz="0" w:space="0" w:color="auto"/>
                <w:bottom w:val="none" w:sz="0" w:space="0" w:color="auto"/>
                <w:right w:val="none" w:sz="0" w:space="0" w:color="auto"/>
              </w:divBdr>
            </w:div>
            <w:div w:id="504829016">
              <w:marLeft w:val="0"/>
              <w:marRight w:val="0"/>
              <w:marTop w:val="0"/>
              <w:marBottom w:val="0"/>
              <w:divBdr>
                <w:top w:val="none" w:sz="0" w:space="0" w:color="auto"/>
                <w:left w:val="none" w:sz="0" w:space="0" w:color="auto"/>
                <w:bottom w:val="none" w:sz="0" w:space="0" w:color="auto"/>
                <w:right w:val="none" w:sz="0" w:space="0" w:color="auto"/>
              </w:divBdr>
            </w:div>
            <w:div w:id="571964202">
              <w:marLeft w:val="0"/>
              <w:marRight w:val="0"/>
              <w:marTop w:val="0"/>
              <w:marBottom w:val="0"/>
              <w:divBdr>
                <w:top w:val="none" w:sz="0" w:space="0" w:color="auto"/>
                <w:left w:val="none" w:sz="0" w:space="0" w:color="auto"/>
                <w:bottom w:val="none" w:sz="0" w:space="0" w:color="auto"/>
                <w:right w:val="none" w:sz="0" w:space="0" w:color="auto"/>
              </w:divBdr>
            </w:div>
            <w:div w:id="628584723">
              <w:marLeft w:val="0"/>
              <w:marRight w:val="0"/>
              <w:marTop w:val="0"/>
              <w:marBottom w:val="0"/>
              <w:divBdr>
                <w:top w:val="none" w:sz="0" w:space="0" w:color="auto"/>
                <w:left w:val="none" w:sz="0" w:space="0" w:color="auto"/>
                <w:bottom w:val="none" w:sz="0" w:space="0" w:color="auto"/>
                <w:right w:val="none" w:sz="0" w:space="0" w:color="auto"/>
              </w:divBdr>
            </w:div>
            <w:div w:id="694117108">
              <w:marLeft w:val="0"/>
              <w:marRight w:val="0"/>
              <w:marTop w:val="0"/>
              <w:marBottom w:val="0"/>
              <w:divBdr>
                <w:top w:val="none" w:sz="0" w:space="0" w:color="auto"/>
                <w:left w:val="none" w:sz="0" w:space="0" w:color="auto"/>
                <w:bottom w:val="none" w:sz="0" w:space="0" w:color="auto"/>
                <w:right w:val="none" w:sz="0" w:space="0" w:color="auto"/>
              </w:divBdr>
            </w:div>
            <w:div w:id="805850569">
              <w:marLeft w:val="0"/>
              <w:marRight w:val="0"/>
              <w:marTop w:val="0"/>
              <w:marBottom w:val="0"/>
              <w:divBdr>
                <w:top w:val="none" w:sz="0" w:space="0" w:color="auto"/>
                <w:left w:val="none" w:sz="0" w:space="0" w:color="auto"/>
                <w:bottom w:val="none" w:sz="0" w:space="0" w:color="auto"/>
                <w:right w:val="none" w:sz="0" w:space="0" w:color="auto"/>
              </w:divBdr>
            </w:div>
            <w:div w:id="949624104">
              <w:marLeft w:val="0"/>
              <w:marRight w:val="0"/>
              <w:marTop w:val="0"/>
              <w:marBottom w:val="0"/>
              <w:divBdr>
                <w:top w:val="none" w:sz="0" w:space="0" w:color="auto"/>
                <w:left w:val="none" w:sz="0" w:space="0" w:color="auto"/>
                <w:bottom w:val="none" w:sz="0" w:space="0" w:color="auto"/>
                <w:right w:val="none" w:sz="0" w:space="0" w:color="auto"/>
              </w:divBdr>
            </w:div>
            <w:div w:id="957182508">
              <w:marLeft w:val="0"/>
              <w:marRight w:val="0"/>
              <w:marTop w:val="0"/>
              <w:marBottom w:val="0"/>
              <w:divBdr>
                <w:top w:val="none" w:sz="0" w:space="0" w:color="auto"/>
                <w:left w:val="none" w:sz="0" w:space="0" w:color="auto"/>
                <w:bottom w:val="none" w:sz="0" w:space="0" w:color="auto"/>
                <w:right w:val="none" w:sz="0" w:space="0" w:color="auto"/>
              </w:divBdr>
            </w:div>
            <w:div w:id="957905890">
              <w:marLeft w:val="0"/>
              <w:marRight w:val="0"/>
              <w:marTop w:val="0"/>
              <w:marBottom w:val="0"/>
              <w:divBdr>
                <w:top w:val="none" w:sz="0" w:space="0" w:color="auto"/>
                <w:left w:val="none" w:sz="0" w:space="0" w:color="auto"/>
                <w:bottom w:val="none" w:sz="0" w:space="0" w:color="auto"/>
                <w:right w:val="none" w:sz="0" w:space="0" w:color="auto"/>
              </w:divBdr>
            </w:div>
            <w:div w:id="970332159">
              <w:marLeft w:val="0"/>
              <w:marRight w:val="0"/>
              <w:marTop w:val="0"/>
              <w:marBottom w:val="0"/>
              <w:divBdr>
                <w:top w:val="none" w:sz="0" w:space="0" w:color="auto"/>
                <w:left w:val="none" w:sz="0" w:space="0" w:color="auto"/>
                <w:bottom w:val="none" w:sz="0" w:space="0" w:color="auto"/>
                <w:right w:val="none" w:sz="0" w:space="0" w:color="auto"/>
              </w:divBdr>
            </w:div>
            <w:div w:id="1000087119">
              <w:marLeft w:val="0"/>
              <w:marRight w:val="0"/>
              <w:marTop w:val="0"/>
              <w:marBottom w:val="0"/>
              <w:divBdr>
                <w:top w:val="none" w:sz="0" w:space="0" w:color="auto"/>
                <w:left w:val="none" w:sz="0" w:space="0" w:color="auto"/>
                <w:bottom w:val="none" w:sz="0" w:space="0" w:color="auto"/>
                <w:right w:val="none" w:sz="0" w:space="0" w:color="auto"/>
              </w:divBdr>
            </w:div>
            <w:div w:id="1019239186">
              <w:marLeft w:val="0"/>
              <w:marRight w:val="0"/>
              <w:marTop w:val="0"/>
              <w:marBottom w:val="0"/>
              <w:divBdr>
                <w:top w:val="none" w:sz="0" w:space="0" w:color="auto"/>
                <w:left w:val="none" w:sz="0" w:space="0" w:color="auto"/>
                <w:bottom w:val="none" w:sz="0" w:space="0" w:color="auto"/>
                <w:right w:val="none" w:sz="0" w:space="0" w:color="auto"/>
              </w:divBdr>
            </w:div>
            <w:div w:id="1111972608">
              <w:marLeft w:val="0"/>
              <w:marRight w:val="0"/>
              <w:marTop w:val="0"/>
              <w:marBottom w:val="0"/>
              <w:divBdr>
                <w:top w:val="none" w:sz="0" w:space="0" w:color="auto"/>
                <w:left w:val="none" w:sz="0" w:space="0" w:color="auto"/>
                <w:bottom w:val="none" w:sz="0" w:space="0" w:color="auto"/>
                <w:right w:val="none" w:sz="0" w:space="0" w:color="auto"/>
              </w:divBdr>
            </w:div>
            <w:div w:id="1134907293">
              <w:marLeft w:val="0"/>
              <w:marRight w:val="0"/>
              <w:marTop w:val="0"/>
              <w:marBottom w:val="0"/>
              <w:divBdr>
                <w:top w:val="none" w:sz="0" w:space="0" w:color="auto"/>
                <w:left w:val="none" w:sz="0" w:space="0" w:color="auto"/>
                <w:bottom w:val="none" w:sz="0" w:space="0" w:color="auto"/>
                <w:right w:val="none" w:sz="0" w:space="0" w:color="auto"/>
              </w:divBdr>
            </w:div>
            <w:div w:id="1142960641">
              <w:marLeft w:val="0"/>
              <w:marRight w:val="0"/>
              <w:marTop w:val="0"/>
              <w:marBottom w:val="0"/>
              <w:divBdr>
                <w:top w:val="none" w:sz="0" w:space="0" w:color="auto"/>
                <w:left w:val="none" w:sz="0" w:space="0" w:color="auto"/>
                <w:bottom w:val="none" w:sz="0" w:space="0" w:color="auto"/>
                <w:right w:val="none" w:sz="0" w:space="0" w:color="auto"/>
              </w:divBdr>
            </w:div>
            <w:div w:id="1208689442">
              <w:marLeft w:val="0"/>
              <w:marRight w:val="0"/>
              <w:marTop w:val="0"/>
              <w:marBottom w:val="0"/>
              <w:divBdr>
                <w:top w:val="none" w:sz="0" w:space="0" w:color="auto"/>
                <w:left w:val="none" w:sz="0" w:space="0" w:color="auto"/>
                <w:bottom w:val="none" w:sz="0" w:space="0" w:color="auto"/>
                <w:right w:val="none" w:sz="0" w:space="0" w:color="auto"/>
              </w:divBdr>
            </w:div>
            <w:div w:id="1274630597">
              <w:marLeft w:val="0"/>
              <w:marRight w:val="0"/>
              <w:marTop w:val="0"/>
              <w:marBottom w:val="0"/>
              <w:divBdr>
                <w:top w:val="none" w:sz="0" w:space="0" w:color="auto"/>
                <w:left w:val="none" w:sz="0" w:space="0" w:color="auto"/>
                <w:bottom w:val="none" w:sz="0" w:space="0" w:color="auto"/>
                <w:right w:val="none" w:sz="0" w:space="0" w:color="auto"/>
              </w:divBdr>
            </w:div>
            <w:div w:id="1375620375">
              <w:marLeft w:val="0"/>
              <w:marRight w:val="0"/>
              <w:marTop w:val="0"/>
              <w:marBottom w:val="0"/>
              <w:divBdr>
                <w:top w:val="none" w:sz="0" w:space="0" w:color="auto"/>
                <w:left w:val="none" w:sz="0" w:space="0" w:color="auto"/>
                <w:bottom w:val="none" w:sz="0" w:space="0" w:color="auto"/>
                <w:right w:val="none" w:sz="0" w:space="0" w:color="auto"/>
              </w:divBdr>
            </w:div>
            <w:div w:id="1469787198">
              <w:marLeft w:val="0"/>
              <w:marRight w:val="0"/>
              <w:marTop w:val="0"/>
              <w:marBottom w:val="0"/>
              <w:divBdr>
                <w:top w:val="none" w:sz="0" w:space="0" w:color="auto"/>
                <w:left w:val="none" w:sz="0" w:space="0" w:color="auto"/>
                <w:bottom w:val="none" w:sz="0" w:space="0" w:color="auto"/>
                <w:right w:val="none" w:sz="0" w:space="0" w:color="auto"/>
              </w:divBdr>
            </w:div>
            <w:div w:id="1483738388">
              <w:marLeft w:val="0"/>
              <w:marRight w:val="0"/>
              <w:marTop w:val="0"/>
              <w:marBottom w:val="0"/>
              <w:divBdr>
                <w:top w:val="none" w:sz="0" w:space="0" w:color="auto"/>
                <w:left w:val="none" w:sz="0" w:space="0" w:color="auto"/>
                <w:bottom w:val="none" w:sz="0" w:space="0" w:color="auto"/>
                <w:right w:val="none" w:sz="0" w:space="0" w:color="auto"/>
              </w:divBdr>
            </w:div>
            <w:div w:id="1564441610">
              <w:marLeft w:val="0"/>
              <w:marRight w:val="0"/>
              <w:marTop w:val="0"/>
              <w:marBottom w:val="0"/>
              <w:divBdr>
                <w:top w:val="none" w:sz="0" w:space="0" w:color="auto"/>
                <w:left w:val="none" w:sz="0" w:space="0" w:color="auto"/>
                <w:bottom w:val="none" w:sz="0" w:space="0" w:color="auto"/>
                <w:right w:val="none" w:sz="0" w:space="0" w:color="auto"/>
              </w:divBdr>
            </w:div>
            <w:div w:id="1718118791">
              <w:marLeft w:val="0"/>
              <w:marRight w:val="0"/>
              <w:marTop w:val="0"/>
              <w:marBottom w:val="0"/>
              <w:divBdr>
                <w:top w:val="none" w:sz="0" w:space="0" w:color="auto"/>
                <w:left w:val="none" w:sz="0" w:space="0" w:color="auto"/>
                <w:bottom w:val="none" w:sz="0" w:space="0" w:color="auto"/>
                <w:right w:val="none" w:sz="0" w:space="0" w:color="auto"/>
              </w:divBdr>
            </w:div>
            <w:div w:id="1782526648">
              <w:marLeft w:val="0"/>
              <w:marRight w:val="0"/>
              <w:marTop w:val="0"/>
              <w:marBottom w:val="0"/>
              <w:divBdr>
                <w:top w:val="none" w:sz="0" w:space="0" w:color="auto"/>
                <w:left w:val="none" w:sz="0" w:space="0" w:color="auto"/>
                <w:bottom w:val="none" w:sz="0" w:space="0" w:color="auto"/>
                <w:right w:val="none" w:sz="0" w:space="0" w:color="auto"/>
              </w:divBdr>
            </w:div>
            <w:div w:id="1800146747">
              <w:marLeft w:val="0"/>
              <w:marRight w:val="0"/>
              <w:marTop w:val="0"/>
              <w:marBottom w:val="0"/>
              <w:divBdr>
                <w:top w:val="none" w:sz="0" w:space="0" w:color="auto"/>
                <w:left w:val="none" w:sz="0" w:space="0" w:color="auto"/>
                <w:bottom w:val="none" w:sz="0" w:space="0" w:color="auto"/>
                <w:right w:val="none" w:sz="0" w:space="0" w:color="auto"/>
              </w:divBdr>
            </w:div>
            <w:div w:id="1823816818">
              <w:marLeft w:val="0"/>
              <w:marRight w:val="0"/>
              <w:marTop w:val="0"/>
              <w:marBottom w:val="0"/>
              <w:divBdr>
                <w:top w:val="none" w:sz="0" w:space="0" w:color="auto"/>
                <w:left w:val="none" w:sz="0" w:space="0" w:color="auto"/>
                <w:bottom w:val="none" w:sz="0" w:space="0" w:color="auto"/>
                <w:right w:val="none" w:sz="0" w:space="0" w:color="auto"/>
              </w:divBdr>
            </w:div>
            <w:div w:id="1842811374">
              <w:marLeft w:val="0"/>
              <w:marRight w:val="0"/>
              <w:marTop w:val="0"/>
              <w:marBottom w:val="0"/>
              <w:divBdr>
                <w:top w:val="none" w:sz="0" w:space="0" w:color="auto"/>
                <w:left w:val="none" w:sz="0" w:space="0" w:color="auto"/>
                <w:bottom w:val="none" w:sz="0" w:space="0" w:color="auto"/>
                <w:right w:val="none" w:sz="0" w:space="0" w:color="auto"/>
              </w:divBdr>
            </w:div>
            <w:div w:id="1941836575">
              <w:marLeft w:val="0"/>
              <w:marRight w:val="0"/>
              <w:marTop w:val="0"/>
              <w:marBottom w:val="0"/>
              <w:divBdr>
                <w:top w:val="none" w:sz="0" w:space="0" w:color="auto"/>
                <w:left w:val="none" w:sz="0" w:space="0" w:color="auto"/>
                <w:bottom w:val="none" w:sz="0" w:space="0" w:color="auto"/>
                <w:right w:val="none" w:sz="0" w:space="0" w:color="auto"/>
              </w:divBdr>
            </w:div>
            <w:div w:id="1949237967">
              <w:marLeft w:val="0"/>
              <w:marRight w:val="0"/>
              <w:marTop w:val="0"/>
              <w:marBottom w:val="0"/>
              <w:divBdr>
                <w:top w:val="none" w:sz="0" w:space="0" w:color="auto"/>
                <w:left w:val="none" w:sz="0" w:space="0" w:color="auto"/>
                <w:bottom w:val="none" w:sz="0" w:space="0" w:color="auto"/>
                <w:right w:val="none" w:sz="0" w:space="0" w:color="auto"/>
              </w:divBdr>
            </w:div>
            <w:div w:id="1981035802">
              <w:marLeft w:val="0"/>
              <w:marRight w:val="0"/>
              <w:marTop w:val="0"/>
              <w:marBottom w:val="0"/>
              <w:divBdr>
                <w:top w:val="none" w:sz="0" w:space="0" w:color="auto"/>
                <w:left w:val="none" w:sz="0" w:space="0" w:color="auto"/>
                <w:bottom w:val="none" w:sz="0" w:space="0" w:color="auto"/>
                <w:right w:val="none" w:sz="0" w:space="0" w:color="auto"/>
              </w:divBdr>
            </w:div>
          </w:divsChild>
        </w:div>
        <w:div w:id="1689528224">
          <w:marLeft w:val="0"/>
          <w:marRight w:val="0"/>
          <w:marTop w:val="0"/>
          <w:marBottom w:val="0"/>
          <w:divBdr>
            <w:top w:val="none" w:sz="0" w:space="0" w:color="auto"/>
            <w:left w:val="none" w:sz="0" w:space="0" w:color="auto"/>
            <w:bottom w:val="none" w:sz="0" w:space="0" w:color="auto"/>
            <w:right w:val="none" w:sz="0" w:space="0" w:color="auto"/>
          </w:divBdr>
          <w:divsChild>
            <w:div w:id="22443024">
              <w:marLeft w:val="0"/>
              <w:marRight w:val="0"/>
              <w:marTop w:val="0"/>
              <w:marBottom w:val="0"/>
              <w:divBdr>
                <w:top w:val="none" w:sz="0" w:space="0" w:color="auto"/>
                <w:left w:val="none" w:sz="0" w:space="0" w:color="auto"/>
                <w:bottom w:val="none" w:sz="0" w:space="0" w:color="auto"/>
                <w:right w:val="none" w:sz="0" w:space="0" w:color="auto"/>
              </w:divBdr>
            </w:div>
            <w:div w:id="31224804">
              <w:marLeft w:val="0"/>
              <w:marRight w:val="0"/>
              <w:marTop w:val="0"/>
              <w:marBottom w:val="0"/>
              <w:divBdr>
                <w:top w:val="none" w:sz="0" w:space="0" w:color="auto"/>
                <w:left w:val="none" w:sz="0" w:space="0" w:color="auto"/>
                <w:bottom w:val="none" w:sz="0" w:space="0" w:color="auto"/>
                <w:right w:val="none" w:sz="0" w:space="0" w:color="auto"/>
              </w:divBdr>
            </w:div>
            <w:div w:id="48001996">
              <w:marLeft w:val="0"/>
              <w:marRight w:val="0"/>
              <w:marTop w:val="0"/>
              <w:marBottom w:val="0"/>
              <w:divBdr>
                <w:top w:val="none" w:sz="0" w:space="0" w:color="auto"/>
                <w:left w:val="none" w:sz="0" w:space="0" w:color="auto"/>
                <w:bottom w:val="none" w:sz="0" w:space="0" w:color="auto"/>
                <w:right w:val="none" w:sz="0" w:space="0" w:color="auto"/>
              </w:divBdr>
            </w:div>
            <w:div w:id="48577565">
              <w:marLeft w:val="0"/>
              <w:marRight w:val="0"/>
              <w:marTop w:val="0"/>
              <w:marBottom w:val="0"/>
              <w:divBdr>
                <w:top w:val="none" w:sz="0" w:space="0" w:color="auto"/>
                <w:left w:val="none" w:sz="0" w:space="0" w:color="auto"/>
                <w:bottom w:val="none" w:sz="0" w:space="0" w:color="auto"/>
                <w:right w:val="none" w:sz="0" w:space="0" w:color="auto"/>
              </w:divBdr>
            </w:div>
            <w:div w:id="48581717">
              <w:marLeft w:val="0"/>
              <w:marRight w:val="0"/>
              <w:marTop w:val="0"/>
              <w:marBottom w:val="0"/>
              <w:divBdr>
                <w:top w:val="none" w:sz="0" w:space="0" w:color="auto"/>
                <w:left w:val="none" w:sz="0" w:space="0" w:color="auto"/>
                <w:bottom w:val="none" w:sz="0" w:space="0" w:color="auto"/>
                <w:right w:val="none" w:sz="0" w:space="0" w:color="auto"/>
              </w:divBdr>
            </w:div>
            <w:div w:id="115873206">
              <w:marLeft w:val="0"/>
              <w:marRight w:val="0"/>
              <w:marTop w:val="0"/>
              <w:marBottom w:val="0"/>
              <w:divBdr>
                <w:top w:val="none" w:sz="0" w:space="0" w:color="auto"/>
                <w:left w:val="none" w:sz="0" w:space="0" w:color="auto"/>
                <w:bottom w:val="none" w:sz="0" w:space="0" w:color="auto"/>
                <w:right w:val="none" w:sz="0" w:space="0" w:color="auto"/>
              </w:divBdr>
            </w:div>
            <w:div w:id="119882239">
              <w:marLeft w:val="0"/>
              <w:marRight w:val="0"/>
              <w:marTop w:val="0"/>
              <w:marBottom w:val="0"/>
              <w:divBdr>
                <w:top w:val="none" w:sz="0" w:space="0" w:color="auto"/>
                <w:left w:val="none" w:sz="0" w:space="0" w:color="auto"/>
                <w:bottom w:val="none" w:sz="0" w:space="0" w:color="auto"/>
                <w:right w:val="none" w:sz="0" w:space="0" w:color="auto"/>
              </w:divBdr>
            </w:div>
            <w:div w:id="135876926">
              <w:marLeft w:val="0"/>
              <w:marRight w:val="0"/>
              <w:marTop w:val="0"/>
              <w:marBottom w:val="0"/>
              <w:divBdr>
                <w:top w:val="none" w:sz="0" w:space="0" w:color="auto"/>
                <w:left w:val="none" w:sz="0" w:space="0" w:color="auto"/>
                <w:bottom w:val="none" w:sz="0" w:space="0" w:color="auto"/>
                <w:right w:val="none" w:sz="0" w:space="0" w:color="auto"/>
              </w:divBdr>
            </w:div>
            <w:div w:id="140779852">
              <w:marLeft w:val="0"/>
              <w:marRight w:val="0"/>
              <w:marTop w:val="0"/>
              <w:marBottom w:val="0"/>
              <w:divBdr>
                <w:top w:val="none" w:sz="0" w:space="0" w:color="auto"/>
                <w:left w:val="none" w:sz="0" w:space="0" w:color="auto"/>
                <w:bottom w:val="none" w:sz="0" w:space="0" w:color="auto"/>
                <w:right w:val="none" w:sz="0" w:space="0" w:color="auto"/>
              </w:divBdr>
            </w:div>
            <w:div w:id="153029321">
              <w:marLeft w:val="0"/>
              <w:marRight w:val="0"/>
              <w:marTop w:val="0"/>
              <w:marBottom w:val="0"/>
              <w:divBdr>
                <w:top w:val="none" w:sz="0" w:space="0" w:color="auto"/>
                <w:left w:val="none" w:sz="0" w:space="0" w:color="auto"/>
                <w:bottom w:val="none" w:sz="0" w:space="0" w:color="auto"/>
                <w:right w:val="none" w:sz="0" w:space="0" w:color="auto"/>
              </w:divBdr>
            </w:div>
            <w:div w:id="163516836">
              <w:marLeft w:val="0"/>
              <w:marRight w:val="0"/>
              <w:marTop w:val="0"/>
              <w:marBottom w:val="0"/>
              <w:divBdr>
                <w:top w:val="none" w:sz="0" w:space="0" w:color="auto"/>
                <w:left w:val="none" w:sz="0" w:space="0" w:color="auto"/>
                <w:bottom w:val="none" w:sz="0" w:space="0" w:color="auto"/>
                <w:right w:val="none" w:sz="0" w:space="0" w:color="auto"/>
              </w:divBdr>
            </w:div>
            <w:div w:id="226765586">
              <w:marLeft w:val="0"/>
              <w:marRight w:val="0"/>
              <w:marTop w:val="0"/>
              <w:marBottom w:val="0"/>
              <w:divBdr>
                <w:top w:val="none" w:sz="0" w:space="0" w:color="auto"/>
                <w:left w:val="none" w:sz="0" w:space="0" w:color="auto"/>
                <w:bottom w:val="none" w:sz="0" w:space="0" w:color="auto"/>
                <w:right w:val="none" w:sz="0" w:space="0" w:color="auto"/>
              </w:divBdr>
            </w:div>
            <w:div w:id="233053465">
              <w:marLeft w:val="0"/>
              <w:marRight w:val="0"/>
              <w:marTop w:val="0"/>
              <w:marBottom w:val="0"/>
              <w:divBdr>
                <w:top w:val="none" w:sz="0" w:space="0" w:color="auto"/>
                <w:left w:val="none" w:sz="0" w:space="0" w:color="auto"/>
                <w:bottom w:val="none" w:sz="0" w:space="0" w:color="auto"/>
                <w:right w:val="none" w:sz="0" w:space="0" w:color="auto"/>
              </w:divBdr>
            </w:div>
            <w:div w:id="234315679">
              <w:marLeft w:val="0"/>
              <w:marRight w:val="0"/>
              <w:marTop w:val="0"/>
              <w:marBottom w:val="0"/>
              <w:divBdr>
                <w:top w:val="none" w:sz="0" w:space="0" w:color="auto"/>
                <w:left w:val="none" w:sz="0" w:space="0" w:color="auto"/>
                <w:bottom w:val="none" w:sz="0" w:space="0" w:color="auto"/>
                <w:right w:val="none" w:sz="0" w:space="0" w:color="auto"/>
              </w:divBdr>
            </w:div>
            <w:div w:id="234780546">
              <w:marLeft w:val="0"/>
              <w:marRight w:val="0"/>
              <w:marTop w:val="480"/>
              <w:marBottom w:val="0"/>
              <w:divBdr>
                <w:top w:val="single" w:sz="6" w:space="0" w:color="auto"/>
                <w:left w:val="single" w:sz="6" w:space="0" w:color="auto"/>
                <w:bottom w:val="single" w:sz="6" w:space="0" w:color="auto"/>
                <w:right w:val="single" w:sz="6" w:space="0" w:color="auto"/>
              </w:divBdr>
            </w:div>
            <w:div w:id="243029035">
              <w:marLeft w:val="0"/>
              <w:marRight w:val="0"/>
              <w:marTop w:val="0"/>
              <w:marBottom w:val="0"/>
              <w:divBdr>
                <w:top w:val="none" w:sz="0" w:space="0" w:color="auto"/>
                <w:left w:val="none" w:sz="0" w:space="0" w:color="auto"/>
                <w:bottom w:val="none" w:sz="0" w:space="0" w:color="auto"/>
                <w:right w:val="none" w:sz="0" w:space="0" w:color="auto"/>
              </w:divBdr>
            </w:div>
            <w:div w:id="261425897">
              <w:marLeft w:val="0"/>
              <w:marRight w:val="0"/>
              <w:marTop w:val="0"/>
              <w:marBottom w:val="0"/>
              <w:divBdr>
                <w:top w:val="none" w:sz="0" w:space="0" w:color="auto"/>
                <w:left w:val="none" w:sz="0" w:space="0" w:color="auto"/>
                <w:bottom w:val="none" w:sz="0" w:space="0" w:color="auto"/>
                <w:right w:val="none" w:sz="0" w:space="0" w:color="auto"/>
              </w:divBdr>
            </w:div>
            <w:div w:id="268663014">
              <w:marLeft w:val="0"/>
              <w:marRight w:val="0"/>
              <w:marTop w:val="0"/>
              <w:marBottom w:val="0"/>
              <w:divBdr>
                <w:top w:val="none" w:sz="0" w:space="0" w:color="auto"/>
                <w:left w:val="none" w:sz="0" w:space="0" w:color="auto"/>
                <w:bottom w:val="none" w:sz="0" w:space="0" w:color="auto"/>
                <w:right w:val="none" w:sz="0" w:space="0" w:color="auto"/>
              </w:divBdr>
            </w:div>
            <w:div w:id="271671429">
              <w:marLeft w:val="0"/>
              <w:marRight w:val="0"/>
              <w:marTop w:val="0"/>
              <w:marBottom w:val="0"/>
              <w:divBdr>
                <w:top w:val="none" w:sz="0" w:space="0" w:color="auto"/>
                <w:left w:val="none" w:sz="0" w:space="0" w:color="auto"/>
                <w:bottom w:val="none" w:sz="0" w:space="0" w:color="auto"/>
                <w:right w:val="none" w:sz="0" w:space="0" w:color="auto"/>
              </w:divBdr>
            </w:div>
            <w:div w:id="300887454">
              <w:marLeft w:val="0"/>
              <w:marRight w:val="0"/>
              <w:marTop w:val="0"/>
              <w:marBottom w:val="0"/>
              <w:divBdr>
                <w:top w:val="none" w:sz="0" w:space="0" w:color="auto"/>
                <w:left w:val="none" w:sz="0" w:space="0" w:color="auto"/>
                <w:bottom w:val="none" w:sz="0" w:space="0" w:color="auto"/>
                <w:right w:val="none" w:sz="0" w:space="0" w:color="auto"/>
              </w:divBdr>
            </w:div>
            <w:div w:id="388112691">
              <w:marLeft w:val="0"/>
              <w:marRight w:val="0"/>
              <w:marTop w:val="0"/>
              <w:marBottom w:val="0"/>
              <w:divBdr>
                <w:top w:val="none" w:sz="0" w:space="0" w:color="auto"/>
                <w:left w:val="none" w:sz="0" w:space="0" w:color="auto"/>
                <w:bottom w:val="none" w:sz="0" w:space="0" w:color="auto"/>
                <w:right w:val="none" w:sz="0" w:space="0" w:color="auto"/>
              </w:divBdr>
            </w:div>
            <w:div w:id="410736614">
              <w:marLeft w:val="0"/>
              <w:marRight w:val="0"/>
              <w:marTop w:val="0"/>
              <w:marBottom w:val="0"/>
              <w:divBdr>
                <w:top w:val="none" w:sz="0" w:space="0" w:color="auto"/>
                <w:left w:val="none" w:sz="0" w:space="0" w:color="auto"/>
                <w:bottom w:val="none" w:sz="0" w:space="0" w:color="auto"/>
                <w:right w:val="none" w:sz="0" w:space="0" w:color="auto"/>
              </w:divBdr>
            </w:div>
            <w:div w:id="432359195">
              <w:marLeft w:val="0"/>
              <w:marRight w:val="0"/>
              <w:marTop w:val="0"/>
              <w:marBottom w:val="0"/>
              <w:divBdr>
                <w:top w:val="none" w:sz="0" w:space="0" w:color="auto"/>
                <w:left w:val="none" w:sz="0" w:space="0" w:color="auto"/>
                <w:bottom w:val="none" w:sz="0" w:space="0" w:color="auto"/>
                <w:right w:val="none" w:sz="0" w:space="0" w:color="auto"/>
              </w:divBdr>
            </w:div>
            <w:div w:id="445122178">
              <w:marLeft w:val="0"/>
              <w:marRight w:val="0"/>
              <w:marTop w:val="0"/>
              <w:marBottom w:val="0"/>
              <w:divBdr>
                <w:top w:val="none" w:sz="0" w:space="0" w:color="auto"/>
                <w:left w:val="none" w:sz="0" w:space="0" w:color="auto"/>
                <w:bottom w:val="none" w:sz="0" w:space="0" w:color="auto"/>
                <w:right w:val="none" w:sz="0" w:space="0" w:color="auto"/>
              </w:divBdr>
            </w:div>
            <w:div w:id="462499568">
              <w:marLeft w:val="0"/>
              <w:marRight w:val="0"/>
              <w:marTop w:val="0"/>
              <w:marBottom w:val="0"/>
              <w:divBdr>
                <w:top w:val="none" w:sz="0" w:space="0" w:color="auto"/>
                <w:left w:val="none" w:sz="0" w:space="0" w:color="auto"/>
                <w:bottom w:val="none" w:sz="0" w:space="0" w:color="auto"/>
                <w:right w:val="none" w:sz="0" w:space="0" w:color="auto"/>
              </w:divBdr>
            </w:div>
            <w:div w:id="506363029">
              <w:marLeft w:val="0"/>
              <w:marRight w:val="0"/>
              <w:marTop w:val="0"/>
              <w:marBottom w:val="0"/>
              <w:divBdr>
                <w:top w:val="none" w:sz="0" w:space="0" w:color="auto"/>
                <w:left w:val="none" w:sz="0" w:space="0" w:color="auto"/>
                <w:bottom w:val="none" w:sz="0" w:space="0" w:color="auto"/>
                <w:right w:val="none" w:sz="0" w:space="0" w:color="auto"/>
              </w:divBdr>
            </w:div>
            <w:div w:id="558176801">
              <w:marLeft w:val="0"/>
              <w:marRight w:val="0"/>
              <w:marTop w:val="0"/>
              <w:marBottom w:val="0"/>
              <w:divBdr>
                <w:top w:val="none" w:sz="0" w:space="0" w:color="auto"/>
                <w:left w:val="none" w:sz="0" w:space="0" w:color="auto"/>
                <w:bottom w:val="none" w:sz="0" w:space="0" w:color="auto"/>
                <w:right w:val="none" w:sz="0" w:space="0" w:color="auto"/>
              </w:divBdr>
            </w:div>
            <w:div w:id="667296260">
              <w:marLeft w:val="0"/>
              <w:marRight w:val="0"/>
              <w:marTop w:val="0"/>
              <w:marBottom w:val="0"/>
              <w:divBdr>
                <w:top w:val="none" w:sz="0" w:space="0" w:color="auto"/>
                <w:left w:val="none" w:sz="0" w:space="0" w:color="auto"/>
                <w:bottom w:val="none" w:sz="0" w:space="0" w:color="auto"/>
                <w:right w:val="none" w:sz="0" w:space="0" w:color="auto"/>
              </w:divBdr>
            </w:div>
            <w:div w:id="691807584">
              <w:marLeft w:val="0"/>
              <w:marRight w:val="0"/>
              <w:marTop w:val="0"/>
              <w:marBottom w:val="0"/>
              <w:divBdr>
                <w:top w:val="none" w:sz="0" w:space="0" w:color="auto"/>
                <w:left w:val="none" w:sz="0" w:space="0" w:color="auto"/>
                <w:bottom w:val="none" w:sz="0" w:space="0" w:color="auto"/>
                <w:right w:val="none" w:sz="0" w:space="0" w:color="auto"/>
              </w:divBdr>
            </w:div>
            <w:div w:id="714543900">
              <w:marLeft w:val="0"/>
              <w:marRight w:val="0"/>
              <w:marTop w:val="0"/>
              <w:marBottom w:val="0"/>
              <w:divBdr>
                <w:top w:val="none" w:sz="0" w:space="0" w:color="auto"/>
                <w:left w:val="none" w:sz="0" w:space="0" w:color="auto"/>
                <w:bottom w:val="none" w:sz="0" w:space="0" w:color="auto"/>
                <w:right w:val="none" w:sz="0" w:space="0" w:color="auto"/>
              </w:divBdr>
            </w:div>
            <w:div w:id="739062158">
              <w:marLeft w:val="0"/>
              <w:marRight w:val="0"/>
              <w:marTop w:val="0"/>
              <w:marBottom w:val="0"/>
              <w:divBdr>
                <w:top w:val="none" w:sz="0" w:space="0" w:color="auto"/>
                <w:left w:val="none" w:sz="0" w:space="0" w:color="auto"/>
                <w:bottom w:val="none" w:sz="0" w:space="0" w:color="auto"/>
                <w:right w:val="none" w:sz="0" w:space="0" w:color="auto"/>
              </w:divBdr>
            </w:div>
            <w:div w:id="758209839">
              <w:marLeft w:val="0"/>
              <w:marRight w:val="0"/>
              <w:marTop w:val="0"/>
              <w:marBottom w:val="0"/>
              <w:divBdr>
                <w:top w:val="none" w:sz="0" w:space="0" w:color="auto"/>
                <w:left w:val="none" w:sz="0" w:space="0" w:color="auto"/>
                <w:bottom w:val="none" w:sz="0" w:space="0" w:color="auto"/>
                <w:right w:val="none" w:sz="0" w:space="0" w:color="auto"/>
              </w:divBdr>
            </w:div>
            <w:div w:id="776095626">
              <w:marLeft w:val="0"/>
              <w:marRight w:val="0"/>
              <w:marTop w:val="0"/>
              <w:marBottom w:val="0"/>
              <w:divBdr>
                <w:top w:val="none" w:sz="0" w:space="0" w:color="auto"/>
                <w:left w:val="none" w:sz="0" w:space="0" w:color="auto"/>
                <w:bottom w:val="none" w:sz="0" w:space="0" w:color="auto"/>
                <w:right w:val="none" w:sz="0" w:space="0" w:color="auto"/>
              </w:divBdr>
            </w:div>
            <w:div w:id="807668606">
              <w:marLeft w:val="0"/>
              <w:marRight w:val="0"/>
              <w:marTop w:val="0"/>
              <w:marBottom w:val="0"/>
              <w:divBdr>
                <w:top w:val="none" w:sz="0" w:space="0" w:color="auto"/>
                <w:left w:val="none" w:sz="0" w:space="0" w:color="auto"/>
                <w:bottom w:val="none" w:sz="0" w:space="0" w:color="auto"/>
                <w:right w:val="none" w:sz="0" w:space="0" w:color="auto"/>
              </w:divBdr>
            </w:div>
            <w:div w:id="824052871">
              <w:marLeft w:val="0"/>
              <w:marRight w:val="0"/>
              <w:marTop w:val="0"/>
              <w:marBottom w:val="0"/>
              <w:divBdr>
                <w:top w:val="none" w:sz="0" w:space="0" w:color="auto"/>
                <w:left w:val="none" w:sz="0" w:space="0" w:color="auto"/>
                <w:bottom w:val="none" w:sz="0" w:space="0" w:color="auto"/>
                <w:right w:val="none" w:sz="0" w:space="0" w:color="auto"/>
              </w:divBdr>
            </w:div>
            <w:div w:id="829760368">
              <w:marLeft w:val="0"/>
              <w:marRight w:val="0"/>
              <w:marTop w:val="0"/>
              <w:marBottom w:val="0"/>
              <w:divBdr>
                <w:top w:val="none" w:sz="0" w:space="0" w:color="auto"/>
                <w:left w:val="none" w:sz="0" w:space="0" w:color="auto"/>
                <w:bottom w:val="none" w:sz="0" w:space="0" w:color="auto"/>
                <w:right w:val="none" w:sz="0" w:space="0" w:color="auto"/>
              </w:divBdr>
            </w:div>
            <w:div w:id="842936373">
              <w:marLeft w:val="0"/>
              <w:marRight w:val="0"/>
              <w:marTop w:val="0"/>
              <w:marBottom w:val="0"/>
              <w:divBdr>
                <w:top w:val="none" w:sz="0" w:space="0" w:color="auto"/>
                <w:left w:val="none" w:sz="0" w:space="0" w:color="auto"/>
                <w:bottom w:val="none" w:sz="0" w:space="0" w:color="auto"/>
                <w:right w:val="none" w:sz="0" w:space="0" w:color="auto"/>
              </w:divBdr>
            </w:div>
            <w:div w:id="860706965">
              <w:marLeft w:val="0"/>
              <w:marRight w:val="0"/>
              <w:marTop w:val="0"/>
              <w:marBottom w:val="0"/>
              <w:divBdr>
                <w:top w:val="none" w:sz="0" w:space="0" w:color="auto"/>
                <w:left w:val="none" w:sz="0" w:space="0" w:color="auto"/>
                <w:bottom w:val="none" w:sz="0" w:space="0" w:color="auto"/>
                <w:right w:val="none" w:sz="0" w:space="0" w:color="auto"/>
              </w:divBdr>
            </w:div>
            <w:div w:id="887913620">
              <w:marLeft w:val="0"/>
              <w:marRight w:val="0"/>
              <w:marTop w:val="0"/>
              <w:marBottom w:val="0"/>
              <w:divBdr>
                <w:top w:val="none" w:sz="0" w:space="0" w:color="auto"/>
                <w:left w:val="none" w:sz="0" w:space="0" w:color="auto"/>
                <w:bottom w:val="none" w:sz="0" w:space="0" w:color="auto"/>
                <w:right w:val="none" w:sz="0" w:space="0" w:color="auto"/>
              </w:divBdr>
            </w:div>
            <w:div w:id="889077408">
              <w:marLeft w:val="0"/>
              <w:marRight w:val="0"/>
              <w:marTop w:val="0"/>
              <w:marBottom w:val="0"/>
              <w:divBdr>
                <w:top w:val="none" w:sz="0" w:space="0" w:color="auto"/>
                <w:left w:val="none" w:sz="0" w:space="0" w:color="auto"/>
                <w:bottom w:val="none" w:sz="0" w:space="0" w:color="auto"/>
                <w:right w:val="none" w:sz="0" w:space="0" w:color="auto"/>
              </w:divBdr>
            </w:div>
            <w:div w:id="910585023">
              <w:marLeft w:val="0"/>
              <w:marRight w:val="0"/>
              <w:marTop w:val="0"/>
              <w:marBottom w:val="0"/>
              <w:divBdr>
                <w:top w:val="none" w:sz="0" w:space="0" w:color="auto"/>
                <w:left w:val="none" w:sz="0" w:space="0" w:color="auto"/>
                <w:bottom w:val="none" w:sz="0" w:space="0" w:color="auto"/>
                <w:right w:val="none" w:sz="0" w:space="0" w:color="auto"/>
              </w:divBdr>
            </w:div>
            <w:div w:id="920722326">
              <w:marLeft w:val="0"/>
              <w:marRight w:val="0"/>
              <w:marTop w:val="0"/>
              <w:marBottom w:val="0"/>
              <w:divBdr>
                <w:top w:val="none" w:sz="0" w:space="0" w:color="auto"/>
                <w:left w:val="none" w:sz="0" w:space="0" w:color="auto"/>
                <w:bottom w:val="none" w:sz="0" w:space="0" w:color="auto"/>
                <w:right w:val="none" w:sz="0" w:space="0" w:color="auto"/>
              </w:divBdr>
            </w:div>
            <w:div w:id="953712547">
              <w:marLeft w:val="0"/>
              <w:marRight w:val="0"/>
              <w:marTop w:val="0"/>
              <w:marBottom w:val="0"/>
              <w:divBdr>
                <w:top w:val="none" w:sz="0" w:space="0" w:color="auto"/>
                <w:left w:val="none" w:sz="0" w:space="0" w:color="auto"/>
                <w:bottom w:val="none" w:sz="0" w:space="0" w:color="auto"/>
                <w:right w:val="none" w:sz="0" w:space="0" w:color="auto"/>
              </w:divBdr>
            </w:div>
            <w:div w:id="956982608">
              <w:marLeft w:val="0"/>
              <w:marRight w:val="0"/>
              <w:marTop w:val="0"/>
              <w:marBottom w:val="0"/>
              <w:divBdr>
                <w:top w:val="none" w:sz="0" w:space="0" w:color="auto"/>
                <w:left w:val="none" w:sz="0" w:space="0" w:color="auto"/>
                <w:bottom w:val="none" w:sz="0" w:space="0" w:color="auto"/>
                <w:right w:val="none" w:sz="0" w:space="0" w:color="auto"/>
              </w:divBdr>
            </w:div>
            <w:div w:id="1036202397">
              <w:marLeft w:val="0"/>
              <w:marRight w:val="0"/>
              <w:marTop w:val="0"/>
              <w:marBottom w:val="0"/>
              <w:divBdr>
                <w:top w:val="none" w:sz="0" w:space="0" w:color="auto"/>
                <w:left w:val="none" w:sz="0" w:space="0" w:color="auto"/>
                <w:bottom w:val="none" w:sz="0" w:space="0" w:color="auto"/>
                <w:right w:val="none" w:sz="0" w:space="0" w:color="auto"/>
              </w:divBdr>
            </w:div>
            <w:div w:id="1130123383">
              <w:marLeft w:val="0"/>
              <w:marRight w:val="0"/>
              <w:marTop w:val="0"/>
              <w:marBottom w:val="0"/>
              <w:divBdr>
                <w:top w:val="none" w:sz="0" w:space="0" w:color="auto"/>
                <w:left w:val="none" w:sz="0" w:space="0" w:color="auto"/>
                <w:bottom w:val="none" w:sz="0" w:space="0" w:color="auto"/>
                <w:right w:val="none" w:sz="0" w:space="0" w:color="auto"/>
              </w:divBdr>
            </w:div>
            <w:div w:id="1174107679">
              <w:marLeft w:val="0"/>
              <w:marRight w:val="0"/>
              <w:marTop w:val="0"/>
              <w:marBottom w:val="0"/>
              <w:divBdr>
                <w:top w:val="none" w:sz="0" w:space="0" w:color="auto"/>
                <w:left w:val="none" w:sz="0" w:space="0" w:color="auto"/>
                <w:bottom w:val="none" w:sz="0" w:space="0" w:color="auto"/>
                <w:right w:val="none" w:sz="0" w:space="0" w:color="auto"/>
              </w:divBdr>
            </w:div>
            <w:div w:id="1201556631">
              <w:marLeft w:val="0"/>
              <w:marRight w:val="0"/>
              <w:marTop w:val="0"/>
              <w:marBottom w:val="0"/>
              <w:divBdr>
                <w:top w:val="none" w:sz="0" w:space="0" w:color="auto"/>
                <w:left w:val="none" w:sz="0" w:space="0" w:color="auto"/>
                <w:bottom w:val="none" w:sz="0" w:space="0" w:color="auto"/>
                <w:right w:val="none" w:sz="0" w:space="0" w:color="auto"/>
              </w:divBdr>
            </w:div>
            <w:div w:id="1205946804">
              <w:marLeft w:val="0"/>
              <w:marRight w:val="0"/>
              <w:marTop w:val="0"/>
              <w:marBottom w:val="0"/>
              <w:divBdr>
                <w:top w:val="none" w:sz="0" w:space="0" w:color="auto"/>
                <w:left w:val="none" w:sz="0" w:space="0" w:color="auto"/>
                <w:bottom w:val="none" w:sz="0" w:space="0" w:color="auto"/>
                <w:right w:val="none" w:sz="0" w:space="0" w:color="auto"/>
              </w:divBdr>
            </w:div>
            <w:div w:id="1217207625">
              <w:marLeft w:val="0"/>
              <w:marRight w:val="0"/>
              <w:marTop w:val="0"/>
              <w:marBottom w:val="0"/>
              <w:divBdr>
                <w:top w:val="none" w:sz="0" w:space="0" w:color="auto"/>
                <w:left w:val="none" w:sz="0" w:space="0" w:color="auto"/>
                <w:bottom w:val="none" w:sz="0" w:space="0" w:color="auto"/>
                <w:right w:val="none" w:sz="0" w:space="0" w:color="auto"/>
              </w:divBdr>
            </w:div>
            <w:div w:id="1227298804">
              <w:marLeft w:val="0"/>
              <w:marRight w:val="0"/>
              <w:marTop w:val="0"/>
              <w:marBottom w:val="0"/>
              <w:divBdr>
                <w:top w:val="none" w:sz="0" w:space="0" w:color="auto"/>
                <w:left w:val="none" w:sz="0" w:space="0" w:color="auto"/>
                <w:bottom w:val="none" w:sz="0" w:space="0" w:color="auto"/>
                <w:right w:val="none" w:sz="0" w:space="0" w:color="auto"/>
              </w:divBdr>
            </w:div>
            <w:div w:id="1247424013">
              <w:marLeft w:val="0"/>
              <w:marRight w:val="0"/>
              <w:marTop w:val="0"/>
              <w:marBottom w:val="0"/>
              <w:divBdr>
                <w:top w:val="none" w:sz="0" w:space="0" w:color="auto"/>
                <w:left w:val="none" w:sz="0" w:space="0" w:color="auto"/>
                <w:bottom w:val="none" w:sz="0" w:space="0" w:color="auto"/>
                <w:right w:val="none" w:sz="0" w:space="0" w:color="auto"/>
              </w:divBdr>
            </w:div>
            <w:div w:id="1253507696">
              <w:marLeft w:val="0"/>
              <w:marRight w:val="0"/>
              <w:marTop w:val="0"/>
              <w:marBottom w:val="0"/>
              <w:divBdr>
                <w:top w:val="none" w:sz="0" w:space="0" w:color="auto"/>
                <w:left w:val="none" w:sz="0" w:space="0" w:color="auto"/>
                <w:bottom w:val="none" w:sz="0" w:space="0" w:color="auto"/>
                <w:right w:val="none" w:sz="0" w:space="0" w:color="auto"/>
              </w:divBdr>
            </w:div>
            <w:div w:id="1288007223">
              <w:marLeft w:val="0"/>
              <w:marRight w:val="0"/>
              <w:marTop w:val="0"/>
              <w:marBottom w:val="0"/>
              <w:divBdr>
                <w:top w:val="none" w:sz="0" w:space="0" w:color="auto"/>
                <w:left w:val="none" w:sz="0" w:space="0" w:color="auto"/>
                <w:bottom w:val="none" w:sz="0" w:space="0" w:color="auto"/>
                <w:right w:val="none" w:sz="0" w:space="0" w:color="auto"/>
              </w:divBdr>
            </w:div>
            <w:div w:id="1295062920">
              <w:marLeft w:val="0"/>
              <w:marRight w:val="0"/>
              <w:marTop w:val="0"/>
              <w:marBottom w:val="0"/>
              <w:divBdr>
                <w:top w:val="none" w:sz="0" w:space="0" w:color="auto"/>
                <w:left w:val="none" w:sz="0" w:space="0" w:color="auto"/>
                <w:bottom w:val="none" w:sz="0" w:space="0" w:color="auto"/>
                <w:right w:val="none" w:sz="0" w:space="0" w:color="auto"/>
              </w:divBdr>
            </w:div>
            <w:div w:id="1368408332">
              <w:marLeft w:val="0"/>
              <w:marRight w:val="0"/>
              <w:marTop w:val="0"/>
              <w:marBottom w:val="0"/>
              <w:divBdr>
                <w:top w:val="none" w:sz="0" w:space="0" w:color="auto"/>
                <w:left w:val="none" w:sz="0" w:space="0" w:color="auto"/>
                <w:bottom w:val="none" w:sz="0" w:space="0" w:color="auto"/>
                <w:right w:val="none" w:sz="0" w:space="0" w:color="auto"/>
              </w:divBdr>
            </w:div>
            <w:div w:id="1370494193">
              <w:marLeft w:val="0"/>
              <w:marRight w:val="0"/>
              <w:marTop w:val="0"/>
              <w:marBottom w:val="0"/>
              <w:divBdr>
                <w:top w:val="none" w:sz="0" w:space="0" w:color="auto"/>
                <w:left w:val="none" w:sz="0" w:space="0" w:color="auto"/>
                <w:bottom w:val="none" w:sz="0" w:space="0" w:color="auto"/>
                <w:right w:val="none" w:sz="0" w:space="0" w:color="auto"/>
              </w:divBdr>
            </w:div>
            <w:div w:id="1430617734">
              <w:marLeft w:val="0"/>
              <w:marRight w:val="0"/>
              <w:marTop w:val="0"/>
              <w:marBottom w:val="0"/>
              <w:divBdr>
                <w:top w:val="none" w:sz="0" w:space="0" w:color="auto"/>
                <w:left w:val="none" w:sz="0" w:space="0" w:color="auto"/>
                <w:bottom w:val="none" w:sz="0" w:space="0" w:color="auto"/>
                <w:right w:val="none" w:sz="0" w:space="0" w:color="auto"/>
              </w:divBdr>
            </w:div>
            <w:div w:id="1442527605">
              <w:marLeft w:val="0"/>
              <w:marRight w:val="0"/>
              <w:marTop w:val="0"/>
              <w:marBottom w:val="0"/>
              <w:divBdr>
                <w:top w:val="none" w:sz="0" w:space="0" w:color="auto"/>
                <w:left w:val="none" w:sz="0" w:space="0" w:color="auto"/>
                <w:bottom w:val="none" w:sz="0" w:space="0" w:color="auto"/>
                <w:right w:val="none" w:sz="0" w:space="0" w:color="auto"/>
              </w:divBdr>
            </w:div>
            <w:div w:id="1558467136">
              <w:marLeft w:val="0"/>
              <w:marRight w:val="0"/>
              <w:marTop w:val="0"/>
              <w:marBottom w:val="0"/>
              <w:divBdr>
                <w:top w:val="none" w:sz="0" w:space="0" w:color="auto"/>
                <w:left w:val="none" w:sz="0" w:space="0" w:color="auto"/>
                <w:bottom w:val="none" w:sz="0" w:space="0" w:color="auto"/>
                <w:right w:val="none" w:sz="0" w:space="0" w:color="auto"/>
              </w:divBdr>
            </w:div>
            <w:div w:id="1572815683">
              <w:marLeft w:val="0"/>
              <w:marRight w:val="0"/>
              <w:marTop w:val="0"/>
              <w:marBottom w:val="0"/>
              <w:divBdr>
                <w:top w:val="none" w:sz="0" w:space="0" w:color="auto"/>
                <w:left w:val="none" w:sz="0" w:space="0" w:color="auto"/>
                <w:bottom w:val="none" w:sz="0" w:space="0" w:color="auto"/>
                <w:right w:val="none" w:sz="0" w:space="0" w:color="auto"/>
              </w:divBdr>
            </w:div>
            <w:div w:id="1590701153">
              <w:marLeft w:val="0"/>
              <w:marRight w:val="0"/>
              <w:marTop w:val="0"/>
              <w:marBottom w:val="0"/>
              <w:divBdr>
                <w:top w:val="none" w:sz="0" w:space="0" w:color="auto"/>
                <w:left w:val="none" w:sz="0" w:space="0" w:color="auto"/>
                <w:bottom w:val="none" w:sz="0" w:space="0" w:color="auto"/>
                <w:right w:val="none" w:sz="0" w:space="0" w:color="auto"/>
              </w:divBdr>
            </w:div>
            <w:div w:id="1593659121">
              <w:marLeft w:val="0"/>
              <w:marRight w:val="0"/>
              <w:marTop w:val="0"/>
              <w:marBottom w:val="0"/>
              <w:divBdr>
                <w:top w:val="none" w:sz="0" w:space="0" w:color="auto"/>
                <w:left w:val="none" w:sz="0" w:space="0" w:color="auto"/>
                <w:bottom w:val="none" w:sz="0" w:space="0" w:color="auto"/>
                <w:right w:val="none" w:sz="0" w:space="0" w:color="auto"/>
              </w:divBdr>
            </w:div>
            <w:div w:id="1655990271">
              <w:marLeft w:val="0"/>
              <w:marRight w:val="0"/>
              <w:marTop w:val="0"/>
              <w:marBottom w:val="0"/>
              <w:divBdr>
                <w:top w:val="none" w:sz="0" w:space="0" w:color="auto"/>
                <w:left w:val="none" w:sz="0" w:space="0" w:color="auto"/>
                <w:bottom w:val="none" w:sz="0" w:space="0" w:color="auto"/>
                <w:right w:val="none" w:sz="0" w:space="0" w:color="auto"/>
              </w:divBdr>
            </w:div>
            <w:div w:id="1676882191">
              <w:marLeft w:val="0"/>
              <w:marRight w:val="0"/>
              <w:marTop w:val="0"/>
              <w:marBottom w:val="0"/>
              <w:divBdr>
                <w:top w:val="none" w:sz="0" w:space="0" w:color="auto"/>
                <w:left w:val="none" w:sz="0" w:space="0" w:color="auto"/>
                <w:bottom w:val="none" w:sz="0" w:space="0" w:color="auto"/>
                <w:right w:val="none" w:sz="0" w:space="0" w:color="auto"/>
              </w:divBdr>
            </w:div>
            <w:div w:id="1691371893">
              <w:marLeft w:val="0"/>
              <w:marRight w:val="0"/>
              <w:marTop w:val="0"/>
              <w:marBottom w:val="0"/>
              <w:divBdr>
                <w:top w:val="none" w:sz="0" w:space="0" w:color="auto"/>
                <w:left w:val="none" w:sz="0" w:space="0" w:color="auto"/>
                <w:bottom w:val="none" w:sz="0" w:space="0" w:color="auto"/>
                <w:right w:val="none" w:sz="0" w:space="0" w:color="auto"/>
              </w:divBdr>
            </w:div>
            <w:div w:id="1700931520">
              <w:marLeft w:val="0"/>
              <w:marRight w:val="0"/>
              <w:marTop w:val="0"/>
              <w:marBottom w:val="0"/>
              <w:divBdr>
                <w:top w:val="none" w:sz="0" w:space="0" w:color="auto"/>
                <w:left w:val="none" w:sz="0" w:space="0" w:color="auto"/>
                <w:bottom w:val="none" w:sz="0" w:space="0" w:color="auto"/>
                <w:right w:val="none" w:sz="0" w:space="0" w:color="auto"/>
              </w:divBdr>
            </w:div>
            <w:div w:id="1746605862">
              <w:marLeft w:val="0"/>
              <w:marRight w:val="0"/>
              <w:marTop w:val="0"/>
              <w:marBottom w:val="0"/>
              <w:divBdr>
                <w:top w:val="none" w:sz="0" w:space="0" w:color="auto"/>
                <w:left w:val="none" w:sz="0" w:space="0" w:color="auto"/>
                <w:bottom w:val="none" w:sz="0" w:space="0" w:color="auto"/>
                <w:right w:val="none" w:sz="0" w:space="0" w:color="auto"/>
              </w:divBdr>
            </w:div>
            <w:div w:id="1844930130">
              <w:marLeft w:val="0"/>
              <w:marRight w:val="0"/>
              <w:marTop w:val="0"/>
              <w:marBottom w:val="0"/>
              <w:divBdr>
                <w:top w:val="none" w:sz="0" w:space="0" w:color="auto"/>
                <w:left w:val="none" w:sz="0" w:space="0" w:color="auto"/>
                <w:bottom w:val="none" w:sz="0" w:space="0" w:color="auto"/>
                <w:right w:val="none" w:sz="0" w:space="0" w:color="auto"/>
              </w:divBdr>
            </w:div>
            <w:div w:id="1856648504">
              <w:marLeft w:val="0"/>
              <w:marRight w:val="0"/>
              <w:marTop w:val="0"/>
              <w:marBottom w:val="0"/>
              <w:divBdr>
                <w:top w:val="none" w:sz="0" w:space="0" w:color="auto"/>
                <w:left w:val="none" w:sz="0" w:space="0" w:color="auto"/>
                <w:bottom w:val="none" w:sz="0" w:space="0" w:color="auto"/>
                <w:right w:val="none" w:sz="0" w:space="0" w:color="auto"/>
              </w:divBdr>
            </w:div>
            <w:div w:id="1868982708">
              <w:marLeft w:val="0"/>
              <w:marRight w:val="0"/>
              <w:marTop w:val="0"/>
              <w:marBottom w:val="0"/>
              <w:divBdr>
                <w:top w:val="none" w:sz="0" w:space="0" w:color="auto"/>
                <w:left w:val="none" w:sz="0" w:space="0" w:color="auto"/>
                <w:bottom w:val="none" w:sz="0" w:space="0" w:color="auto"/>
                <w:right w:val="none" w:sz="0" w:space="0" w:color="auto"/>
              </w:divBdr>
            </w:div>
            <w:div w:id="1886913320">
              <w:marLeft w:val="0"/>
              <w:marRight w:val="0"/>
              <w:marTop w:val="0"/>
              <w:marBottom w:val="0"/>
              <w:divBdr>
                <w:top w:val="none" w:sz="0" w:space="0" w:color="auto"/>
                <w:left w:val="none" w:sz="0" w:space="0" w:color="auto"/>
                <w:bottom w:val="none" w:sz="0" w:space="0" w:color="auto"/>
                <w:right w:val="none" w:sz="0" w:space="0" w:color="auto"/>
              </w:divBdr>
            </w:div>
            <w:div w:id="1904216625">
              <w:marLeft w:val="0"/>
              <w:marRight w:val="0"/>
              <w:marTop w:val="0"/>
              <w:marBottom w:val="0"/>
              <w:divBdr>
                <w:top w:val="none" w:sz="0" w:space="0" w:color="auto"/>
                <w:left w:val="none" w:sz="0" w:space="0" w:color="auto"/>
                <w:bottom w:val="none" w:sz="0" w:space="0" w:color="auto"/>
                <w:right w:val="none" w:sz="0" w:space="0" w:color="auto"/>
              </w:divBdr>
            </w:div>
            <w:div w:id="1919974152">
              <w:marLeft w:val="0"/>
              <w:marRight w:val="0"/>
              <w:marTop w:val="0"/>
              <w:marBottom w:val="0"/>
              <w:divBdr>
                <w:top w:val="none" w:sz="0" w:space="0" w:color="auto"/>
                <w:left w:val="none" w:sz="0" w:space="0" w:color="auto"/>
                <w:bottom w:val="none" w:sz="0" w:space="0" w:color="auto"/>
                <w:right w:val="none" w:sz="0" w:space="0" w:color="auto"/>
              </w:divBdr>
            </w:div>
            <w:div w:id="1950355852">
              <w:marLeft w:val="0"/>
              <w:marRight w:val="0"/>
              <w:marTop w:val="0"/>
              <w:marBottom w:val="0"/>
              <w:divBdr>
                <w:top w:val="none" w:sz="0" w:space="0" w:color="auto"/>
                <w:left w:val="none" w:sz="0" w:space="0" w:color="auto"/>
                <w:bottom w:val="none" w:sz="0" w:space="0" w:color="auto"/>
                <w:right w:val="none" w:sz="0" w:space="0" w:color="auto"/>
              </w:divBdr>
            </w:div>
            <w:div w:id="1959484481">
              <w:marLeft w:val="0"/>
              <w:marRight w:val="0"/>
              <w:marTop w:val="0"/>
              <w:marBottom w:val="0"/>
              <w:divBdr>
                <w:top w:val="none" w:sz="0" w:space="0" w:color="auto"/>
                <w:left w:val="none" w:sz="0" w:space="0" w:color="auto"/>
                <w:bottom w:val="none" w:sz="0" w:space="0" w:color="auto"/>
                <w:right w:val="none" w:sz="0" w:space="0" w:color="auto"/>
              </w:divBdr>
            </w:div>
            <w:div w:id="1965234766">
              <w:marLeft w:val="0"/>
              <w:marRight w:val="0"/>
              <w:marTop w:val="0"/>
              <w:marBottom w:val="0"/>
              <w:divBdr>
                <w:top w:val="none" w:sz="0" w:space="0" w:color="auto"/>
                <w:left w:val="none" w:sz="0" w:space="0" w:color="auto"/>
                <w:bottom w:val="none" w:sz="0" w:space="0" w:color="auto"/>
                <w:right w:val="none" w:sz="0" w:space="0" w:color="auto"/>
              </w:divBdr>
            </w:div>
            <w:div w:id="1973318629">
              <w:marLeft w:val="0"/>
              <w:marRight w:val="0"/>
              <w:marTop w:val="0"/>
              <w:marBottom w:val="0"/>
              <w:divBdr>
                <w:top w:val="none" w:sz="0" w:space="0" w:color="auto"/>
                <w:left w:val="none" w:sz="0" w:space="0" w:color="auto"/>
                <w:bottom w:val="none" w:sz="0" w:space="0" w:color="auto"/>
                <w:right w:val="none" w:sz="0" w:space="0" w:color="auto"/>
              </w:divBdr>
            </w:div>
            <w:div w:id="1988437754">
              <w:marLeft w:val="0"/>
              <w:marRight w:val="0"/>
              <w:marTop w:val="0"/>
              <w:marBottom w:val="0"/>
              <w:divBdr>
                <w:top w:val="none" w:sz="0" w:space="0" w:color="auto"/>
                <w:left w:val="none" w:sz="0" w:space="0" w:color="auto"/>
                <w:bottom w:val="none" w:sz="0" w:space="0" w:color="auto"/>
                <w:right w:val="none" w:sz="0" w:space="0" w:color="auto"/>
              </w:divBdr>
            </w:div>
            <w:div w:id="1990818142">
              <w:marLeft w:val="0"/>
              <w:marRight w:val="0"/>
              <w:marTop w:val="0"/>
              <w:marBottom w:val="0"/>
              <w:divBdr>
                <w:top w:val="none" w:sz="0" w:space="0" w:color="auto"/>
                <w:left w:val="none" w:sz="0" w:space="0" w:color="auto"/>
                <w:bottom w:val="none" w:sz="0" w:space="0" w:color="auto"/>
                <w:right w:val="none" w:sz="0" w:space="0" w:color="auto"/>
              </w:divBdr>
            </w:div>
            <w:div w:id="1994142996">
              <w:marLeft w:val="0"/>
              <w:marRight w:val="0"/>
              <w:marTop w:val="0"/>
              <w:marBottom w:val="0"/>
              <w:divBdr>
                <w:top w:val="none" w:sz="0" w:space="0" w:color="auto"/>
                <w:left w:val="none" w:sz="0" w:space="0" w:color="auto"/>
                <w:bottom w:val="none" w:sz="0" w:space="0" w:color="auto"/>
                <w:right w:val="none" w:sz="0" w:space="0" w:color="auto"/>
              </w:divBdr>
            </w:div>
            <w:div w:id="2008745253">
              <w:marLeft w:val="0"/>
              <w:marRight w:val="0"/>
              <w:marTop w:val="0"/>
              <w:marBottom w:val="0"/>
              <w:divBdr>
                <w:top w:val="none" w:sz="0" w:space="0" w:color="auto"/>
                <w:left w:val="none" w:sz="0" w:space="0" w:color="auto"/>
                <w:bottom w:val="none" w:sz="0" w:space="0" w:color="auto"/>
                <w:right w:val="none" w:sz="0" w:space="0" w:color="auto"/>
              </w:divBdr>
            </w:div>
            <w:div w:id="2028870557">
              <w:marLeft w:val="0"/>
              <w:marRight w:val="0"/>
              <w:marTop w:val="0"/>
              <w:marBottom w:val="0"/>
              <w:divBdr>
                <w:top w:val="none" w:sz="0" w:space="0" w:color="auto"/>
                <w:left w:val="none" w:sz="0" w:space="0" w:color="auto"/>
                <w:bottom w:val="none" w:sz="0" w:space="0" w:color="auto"/>
                <w:right w:val="none" w:sz="0" w:space="0" w:color="auto"/>
              </w:divBdr>
            </w:div>
            <w:div w:id="2052457221">
              <w:marLeft w:val="0"/>
              <w:marRight w:val="0"/>
              <w:marTop w:val="0"/>
              <w:marBottom w:val="0"/>
              <w:divBdr>
                <w:top w:val="none" w:sz="0" w:space="0" w:color="auto"/>
                <w:left w:val="none" w:sz="0" w:space="0" w:color="auto"/>
                <w:bottom w:val="none" w:sz="0" w:space="0" w:color="auto"/>
                <w:right w:val="none" w:sz="0" w:space="0" w:color="auto"/>
              </w:divBdr>
            </w:div>
            <w:div w:id="2060744116">
              <w:marLeft w:val="0"/>
              <w:marRight w:val="0"/>
              <w:marTop w:val="0"/>
              <w:marBottom w:val="0"/>
              <w:divBdr>
                <w:top w:val="none" w:sz="0" w:space="0" w:color="auto"/>
                <w:left w:val="none" w:sz="0" w:space="0" w:color="auto"/>
                <w:bottom w:val="none" w:sz="0" w:space="0" w:color="auto"/>
                <w:right w:val="none" w:sz="0" w:space="0" w:color="auto"/>
              </w:divBdr>
            </w:div>
            <w:div w:id="2072188248">
              <w:marLeft w:val="0"/>
              <w:marRight w:val="0"/>
              <w:marTop w:val="0"/>
              <w:marBottom w:val="0"/>
              <w:divBdr>
                <w:top w:val="none" w:sz="0" w:space="0" w:color="auto"/>
                <w:left w:val="none" w:sz="0" w:space="0" w:color="auto"/>
                <w:bottom w:val="none" w:sz="0" w:space="0" w:color="auto"/>
                <w:right w:val="none" w:sz="0" w:space="0" w:color="auto"/>
              </w:divBdr>
            </w:div>
            <w:div w:id="2083795151">
              <w:marLeft w:val="0"/>
              <w:marRight w:val="0"/>
              <w:marTop w:val="0"/>
              <w:marBottom w:val="0"/>
              <w:divBdr>
                <w:top w:val="none" w:sz="0" w:space="0" w:color="auto"/>
                <w:left w:val="none" w:sz="0" w:space="0" w:color="auto"/>
                <w:bottom w:val="none" w:sz="0" w:space="0" w:color="auto"/>
                <w:right w:val="none" w:sz="0" w:space="0" w:color="auto"/>
              </w:divBdr>
            </w:div>
            <w:div w:id="21417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9528">
      <w:bodyDiv w:val="1"/>
      <w:marLeft w:val="0"/>
      <w:marRight w:val="0"/>
      <w:marTop w:val="0"/>
      <w:marBottom w:val="0"/>
      <w:divBdr>
        <w:top w:val="none" w:sz="0" w:space="0" w:color="auto"/>
        <w:left w:val="none" w:sz="0" w:space="0" w:color="auto"/>
        <w:bottom w:val="none" w:sz="0" w:space="0" w:color="auto"/>
        <w:right w:val="none" w:sz="0" w:space="0" w:color="auto"/>
      </w:divBdr>
      <w:divsChild>
        <w:div w:id="85077767">
          <w:marLeft w:val="0"/>
          <w:marRight w:val="0"/>
          <w:marTop w:val="0"/>
          <w:marBottom w:val="0"/>
          <w:divBdr>
            <w:top w:val="none" w:sz="0" w:space="0" w:color="auto"/>
            <w:left w:val="none" w:sz="0" w:space="0" w:color="auto"/>
            <w:bottom w:val="none" w:sz="0" w:space="0" w:color="auto"/>
            <w:right w:val="none" w:sz="0" w:space="0" w:color="auto"/>
          </w:divBdr>
          <w:divsChild>
            <w:div w:id="1275834">
              <w:marLeft w:val="0"/>
              <w:marRight w:val="0"/>
              <w:marTop w:val="0"/>
              <w:marBottom w:val="0"/>
              <w:divBdr>
                <w:top w:val="none" w:sz="0" w:space="0" w:color="auto"/>
                <w:left w:val="none" w:sz="0" w:space="0" w:color="auto"/>
                <w:bottom w:val="none" w:sz="0" w:space="0" w:color="auto"/>
                <w:right w:val="none" w:sz="0" w:space="0" w:color="auto"/>
              </w:divBdr>
            </w:div>
            <w:div w:id="4021107">
              <w:marLeft w:val="0"/>
              <w:marRight w:val="0"/>
              <w:marTop w:val="0"/>
              <w:marBottom w:val="0"/>
              <w:divBdr>
                <w:top w:val="none" w:sz="0" w:space="0" w:color="auto"/>
                <w:left w:val="none" w:sz="0" w:space="0" w:color="auto"/>
                <w:bottom w:val="none" w:sz="0" w:space="0" w:color="auto"/>
                <w:right w:val="none" w:sz="0" w:space="0" w:color="auto"/>
              </w:divBdr>
            </w:div>
            <w:div w:id="21594073">
              <w:marLeft w:val="0"/>
              <w:marRight w:val="0"/>
              <w:marTop w:val="0"/>
              <w:marBottom w:val="0"/>
              <w:divBdr>
                <w:top w:val="none" w:sz="0" w:space="0" w:color="auto"/>
                <w:left w:val="none" w:sz="0" w:space="0" w:color="auto"/>
                <w:bottom w:val="none" w:sz="0" w:space="0" w:color="auto"/>
                <w:right w:val="none" w:sz="0" w:space="0" w:color="auto"/>
              </w:divBdr>
            </w:div>
            <w:div w:id="33501646">
              <w:marLeft w:val="0"/>
              <w:marRight w:val="0"/>
              <w:marTop w:val="0"/>
              <w:marBottom w:val="0"/>
              <w:divBdr>
                <w:top w:val="none" w:sz="0" w:space="0" w:color="auto"/>
                <w:left w:val="none" w:sz="0" w:space="0" w:color="auto"/>
                <w:bottom w:val="none" w:sz="0" w:space="0" w:color="auto"/>
                <w:right w:val="none" w:sz="0" w:space="0" w:color="auto"/>
              </w:divBdr>
            </w:div>
            <w:div w:id="39744480">
              <w:marLeft w:val="0"/>
              <w:marRight w:val="0"/>
              <w:marTop w:val="0"/>
              <w:marBottom w:val="0"/>
              <w:divBdr>
                <w:top w:val="none" w:sz="0" w:space="0" w:color="auto"/>
                <w:left w:val="none" w:sz="0" w:space="0" w:color="auto"/>
                <w:bottom w:val="none" w:sz="0" w:space="0" w:color="auto"/>
                <w:right w:val="none" w:sz="0" w:space="0" w:color="auto"/>
              </w:divBdr>
            </w:div>
            <w:div w:id="47918652">
              <w:marLeft w:val="0"/>
              <w:marRight w:val="0"/>
              <w:marTop w:val="0"/>
              <w:marBottom w:val="0"/>
              <w:divBdr>
                <w:top w:val="none" w:sz="0" w:space="0" w:color="auto"/>
                <w:left w:val="none" w:sz="0" w:space="0" w:color="auto"/>
                <w:bottom w:val="none" w:sz="0" w:space="0" w:color="auto"/>
                <w:right w:val="none" w:sz="0" w:space="0" w:color="auto"/>
              </w:divBdr>
            </w:div>
            <w:div w:id="94987548">
              <w:marLeft w:val="0"/>
              <w:marRight w:val="0"/>
              <w:marTop w:val="0"/>
              <w:marBottom w:val="0"/>
              <w:divBdr>
                <w:top w:val="none" w:sz="0" w:space="0" w:color="auto"/>
                <w:left w:val="none" w:sz="0" w:space="0" w:color="auto"/>
                <w:bottom w:val="none" w:sz="0" w:space="0" w:color="auto"/>
                <w:right w:val="none" w:sz="0" w:space="0" w:color="auto"/>
              </w:divBdr>
            </w:div>
            <w:div w:id="97795066">
              <w:marLeft w:val="0"/>
              <w:marRight w:val="0"/>
              <w:marTop w:val="0"/>
              <w:marBottom w:val="0"/>
              <w:divBdr>
                <w:top w:val="none" w:sz="0" w:space="0" w:color="auto"/>
                <w:left w:val="none" w:sz="0" w:space="0" w:color="auto"/>
                <w:bottom w:val="none" w:sz="0" w:space="0" w:color="auto"/>
                <w:right w:val="none" w:sz="0" w:space="0" w:color="auto"/>
              </w:divBdr>
            </w:div>
            <w:div w:id="125702334">
              <w:marLeft w:val="0"/>
              <w:marRight w:val="0"/>
              <w:marTop w:val="0"/>
              <w:marBottom w:val="0"/>
              <w:divBdr>
                <w:top w:val="none" w:sz="0" w:space="0" w:color="auto"/>
                <w:left w:val="none" w:sz="0" w:space="0" w:color="auto"/>
                <w:bottom w:val="none" w:sz="0" w:space="0" w:color="auto"/>
                <w:right w:val="none" w:sz="0" w:space="0" w:color="auto"/>
              </w:divBdr>
            </w:div>
            <w:div w:id="126170008">
              <w:marLeft w:val="0"/>
              <w:marRight w:val="0"/>
              <w:marTop w:val="0"/>
              <w:marBottom w:val="0"/>
              <w:divBdr>
                <w:top w:val="none" w:sz="0" w:space="0" w:color="auto"/>
                <w:left w:val="none" w:sz="0" w:space="0" w:color="auto"/>
                <w:bottom w:val="none" w:sz="0" w:space="0" w:color="auto"/>
                <w:right w:val="none" w:sz="0" w:space="0" w:color="auto"/>
              </w:divBdr>
            </w:div>
            <w:div w:id="135725115">
              <w:marLeft w:val="0"/>
              <w:marRight w:val="0"/>
              <w:marTop w:val="0"/>
              <w:marBottom w:val="0"/>
              <w:divBdr>
                <w:top w:val="none" w:sz="0" w:space="0" w:color="auto"/>
                <w:left w:val="none" w:sz="0" w:space="0" w:color="auto"/>
                <w:bottom w:val="none" w:sz="0" w:space="0" w:color="auto"/>
                <w:right w:val="none" w:sz="0" w:space="0" w:color="auto"/>
              </w:divBdr>
            </w:div>
            <w:div w:id="154150104">
              <w:marLeft w:val="0"/>
              <w:marRight w:val="0"/>
              <w:marTop w:val="0"/>
              <w:marBottom w:val="0"/>
              <w:divBdr>
                <w:top w:val="none" w:sz="0" w:space="0" w:color="auto"/>
                <w:left w:val="none" w:sz="0" w:space="0" w:color="auto"/>
                <w:bottom w:val="none" w:sz="0" w:space="0" w:color="auto"/>
                <w:right w:val="none" w:sz="0" w:space="0" w:color="auto"/>
              </w:divBdr>
            </w:div>
            <w:div w:id="161507284">
              <w:marLeft w:val="0"/>
              <w:marRight w:val="0"/>
              <w:marTop w:val="0"/>
              <w:marBottom w:val="0"/>
              <w:divBdr>
                <w:top w:val="none" w:sz="0" w:space="0" w:color="auto"/>
                <w:left w:val="none" w:sz="0" w:space="0" w:color="auto"/>
                <w:bottom w:val="none" w:sz="0" w:space="0" w:color="auto"/>
                <w:right w:val="none" w:sz="0" w:space="0" w:color="auto"/>
              </w:divBdr>
            </w:div>
            <w:div w:id="198125496">
              <w:marLeft w:val="0"/>
              <w:marRight w:val="0"/>
              <w:marTop w:val="0"/>
              <w:marBottom w:val="0"/>
              <w:divBdr>
                <w:top w:val="none" w:sz="0" w:space="0" w:color="auto"/>
                <w:left w:val="none" w:sz="0" w:space="0" w:color="auto"/>
                <w:bottom w:val="none" w:sz="0" w:space="0" w:color="auto"/>
                <w:right w:val="none" w:sz="0" w:space="0" w:color="auto"/>
              </w:divBdr>
            </w:div>
            <w:div w:id="198199693">
              <w:marLeft w:val="0"/>
              <w:marRight w:val="0"/>
              <w:marTop w:val="0"/>
              <w:marBottom w:val="0"/>
              <w:divBdr>
                <w:top w:val="none" w:sz="0" w:space="0" w:color="auto"/>
                <w:left w:val="none" w:sz="0" w:space="0" w:color="auto"/>
                <w:bottom w:val="none" w:sz="0" w:space="0" w:color="auto"/>
                <w:right w:val="none" w:sz="0" w:space="0" w:color="auto"/>
              </w:divBdr>
            </w:div>
            <w:div w:id="199364536">
              <w:marLeft w:val="0"/>
              <w:marRight w:val="0"/>
              <w:marTop w:val="0"/>
              <w:marBottom w:val="0"/>
              <w:divBdr>
                <w:top w:val="none" w:sz="0" w:space="0" w:color="auto"/>
                <w:left w:val="none" w:sz="0" w:space="0" w:color="auto"/>
                <w:bottom w:val="none" w:sz="0" w:space="0" w:color="auto"/>
                <w:right w:val="none" w:sz="0" w:space="0" w:color="auto"/>
              </w:divBdr>
            </w:div>
            <w:div w:id="203687411">
              <w:marLeft w:val="0"/>
              <w:marRight w:val="0"/>
              <w:marTop w:val="0"/>
              <w:marBottom w:val="0"/>
              <w:divBdr>
                <w:top w:val="none" w:sz="0" w:space="0" w:color="auto"/>
                <w:left w:val="none" w:sz="0" w:space="0" w:color="auto"/>
                <w:bottom w:val="none" w:sz="0" w:space="0" w:color="auto"/>
                <w:right w:val="none" w:sz="0" w:space="0" w:color="auto"/>
              </w:divBdr>
            </w:div>
            <w:div w:id="207691090">
              <w:marLeft w:val="0"/>
              <w:marRight w:val="0"/>
              <w:marTop w:val="0"/>
              <w:marBottom w:val="0"/>
              <w:divBdr>
                <w:top w:val="none" w:sz="0" w:space="0" w:color="auto"/>
                <w:left w:val="none" w:sz="0" w:space="0" w:color="auto"/>
                <w:bottom w:val="none" w:sz="0" w:space="0" w:color="auto"/>
                <w:right w:val="none" w:sz="0" w:space="0" w:color="auto"/>
              </w:divBdr>
            </w:div>
            <w:div w:id="217478861">
              <w:marLeft w:val="0"/>
              <w:marRight w:val="0"/>
              <w:marTop w:val="0"/>
              <w:marBottom w:val="0"/>
              <w:divBdr>
                <w:top w:val="none" w:sz="0" w:space="0" w:color="auto"/>
                <w:left w:val="none" w:sz="0" w:space="0" w:color="auto"/>
                <w:bottom w:val="none" w:sz="0" w:space="0" w:color="auto"/>
                <w:right w:val="none" w:sz="0" w:space="0" w:color="auto"/>
              </w:divBdr>
            </w:div>
            <w:div w:id="245916421">
              <w:marLeft w:val="0"/>
              <w:marRight w:val="0"/>
              <w:marTop w:val="0"/>
              <w:marBottom w:val="0"/>
              <w:divBdr>
                <w:top w:val="none" w:sz="0" w:space="0" w:color="auto"/>
                <w:left w:val="none" w:sz="0" w:space="0" w:color="auto"/>
                <w:bottom w:val="none" w:sz="0" w:space="0" w:color="auto"/>
                <w:right w:val="none" w:sz="0" w:space="0" w:color="auto"/>
              </w:divBdr>
            </w:div>
            <w:div w:id="250820782">
              <w:marLeft w:val="0"/>
              <w:marRight w:val="0"/>
              <w:marTop w:val="0"/>
              <w:marBottom w:val="0"/>
              <w:divBdr>
                <w:top w:val="none" w:sz="0" w:space="0" w:color="auto"/>
                <w:left w:val="none" w:sz="0" w:space="0" w:color="auto"/>
                <w:bottom w:val="none" w:sz="0" w:space="0" w:color="auto"/>
                <w:right w:val="none" w:sz="0" w:space="0" w:color="auto"/>
              </w:divBdr>
            </w:div>
            <w:div w:id="272128980">
              <w:marLeft w:val="0"/>
              <w:marRight w:val="0"/>
              <w:marTop w:val="0"/>
              <w:marBottom w:val="0"/>
              <w:divBdr>
                <w:top w:val="none" w:sz="0" w:space="0" w:color="auto"/>
                <w:left w:val="none" w:sz="0" w:space="0" w:color="auto"/>
                <w:bottom w:val="none" w:sz="0" w:space="0" w:color="auto"/>
                <w:right w:val="none" w:sz="0" w:space="0" w:color="auto"/>
              </w:divBdr>
            </w:div>
            <w:div w:id="301270406">
              <w:marLeft w:val="0"/>
              <w:marRight w:val="0"/>
              <w:marTop w:val="0"/>
              <w:marBottom w:val="0"/>
              <w:divBdr>
                <w:top w:val="none" w:sz="0" w:space="0" w:color="auto"/>
                <w:left w:val="none" w:sz="0" w:space="0" w:color="auto"/>
                <w:bottom w:val="none" w:sz="0" w:space="0" w:color="auto"/>
                <w:right w:val="none" w:sz="0" w:space="0" w:color="auto"/>
              </w:divBdr>
            </w:div>
            <w:div w:id="310906569">
              <w:marLeft w:val="0"/>
              <w:marRight w:val="0"/>
              <w:marTop w:val="0"/>
              <w:marBottom w:val="0"/>
              <w:divBdr>
                <w:top w:val="none" w:sz="0" w:space="0" w:color="auto"/>
                <w:left w:val="none" w:sz="0" w:space="0" w:color="auto"/>
                <w:bottom w:val="none" w:sz="0" w:space="0" w:color="auto"/>
                <w:right w:val="none" w:sz="0" w:space="0" w:color="auto"/>
              </w:divBdr>
            </w:div>
            <w:div w:id="311562177">
              <w:marLeft w:val="0"/>
              <w:marRight w:val="0"/>
              <w:marTop w:val="0"/>
              <w:marBottom w:val="0"/>
              <w:divBdr>
                <w:top w:val="none" w:sz="0" w:space="0" w:color="auto"/>
                <w:left w:val="none" w:sz="0" w:space="0" w:color="auto"/>
                <w:bottom w:val="none" w:sz="0" w:space="0" w:color="auto"/>
                <w:right w:val="none" w:sz="0" w:space="0" w:color="auto"/>
              </w:divBdr>
            </w:div>
            <w:div w:id="313418434">
              <w:marLeft w:val="0"/>
              <w:marRight w:val="0"/>
              <w:marTop w:val="0"/>
              <w:marBottom w:val="0"/>
              <w:divBdr>
                <w:top w:val="none" w:sz="0" w:space="0" w:color="auto"/>
                <w:left w:val="none" w:sz="0" w:space="0" w:color="auto"/>
                <w:bottom w:val="none" w:sz="0" w:space="0" w:color="auto"/>
                <w:right w:val="none" w:sz="0" w:space="0" w:color="auto"/>
              </w:divBdr>
            </w:div>
            <w:div w:id="315770199">
              <w:marLeft w:val="0"/>
              <w:marRight w:val="0"/>
              <w:marTop w:val="0"/>
              <w:marBottom w:val="0"/>
              <w:divBdr>
                <w:top w:val="none" w:sz="0" w:space="0" w:color="auto"/>
                <w:left w:val="none" w:sz="0" w:space="0" w:color="auto"/>
                <w:bottom w:val="none" w:sz="0" w:space="0" w:color="auto"/>
                <w:right w:val="none" w:sz="0" w:space="0" w:color="auto"/>
              </w:divBdr>
            </w:div>
            <w:div w:id="329213978">
              <w:marLeft w:val="0"/>
              <w:marRight w:val="0"/>
              <w:marTop w:val="0"/>
              <w:marBottom w:val="0"/>
              <w:divBdr>
                <w:top w:val="none" w:sz="0" w:space="0" w:color="auto"/>
                <w:left w:val="none" w:sz="0" w:space="0" w:color="auto"/>
                <w:bottom w:val="none" w:sz="0" w:space="0" w:color="auto"/>
                <w:right w:val="none" w:sz="0" w:space="0" w:color="auto"/>
              </w:divBdr>
            </w:div>
            <w:div w:id="344210878">
              <w:marLeft w:val="0"/>
              <w:marRight w:val="0"/>
              <w:marTop w:val="0"/>
              <w:marBottom w:val="0"/>
              <w:divBdr>
                <w:top w:val="none" w:sz="0" w:space="0" w:color="auto"/>
                <w:left w:val="none" w:sz="0" w:space="0" w:color="auto"/>
                <w:bottom w:val="none" w:sz="0" w:space="0" w:color="auto"/>
                <w:right w:val="none" w:sz="0" w:space="0" w:color="auto"/>
              </w:divBdr>
            </w:div>
            <w:div w:id="350183350">
              <w:marLeft w:val="0"/>
              <w:marRight w:val="0"/>
              <w:marTop w:val="480"/>
              <w:marBottom w:val="0"/>
              <w:divBdr>
                <w:top w:val="single" w:sz="6" w:space="0" w:color="auto"/>
                <w:left w:val="single" w:sz="6" w:space="0" w:color="auto"/>
                <w:bottom w:val="single" w:sz="6" w:space="0" w:color="auto"/>
                <w:right w:val="single" w:sz="6" w:space="0" w:color="auto"/>
              </w:divBdr>
            </w:div>
            <w:div w:id="363752642">
              <w:marLeft w:val="0"/>
              <w:marRight w:val="0"/>
              <w:marTop w:val="0"/>
              <w:marBottom w:val="0"/>
              <w:divBdr>
                <w:top w:val="none" w:sz="0" w:space="0" w:color="auto"/>
                <w:left w:val="none" w:sz="0" w:space="0" w:color="auto"/>
                <w:bottom w:val="none" w:sz="0" w:space="0" w:color="auto"/>
                <w:right w:val="none" w:sz="0" w:space="0" w:color="auto"/>
              </w:divBdr>
            </w:div>
            <w:div w:id="366218328">
              <w:marLeft w:val="0"/>
              <w:marRight w:val="0"/>
              <w:marTop w:val="0"/>
              <w:marBottom w:val="0"/>
              <w:divBdr>
                <w:top w:val="none" w:sz="0" w:space="0" w:color="auto"/>
                <w:left w:val="none" w:sz="0" w:space="0" w:color="auto"/>
                <w:bottom w:val="none" w:sz="0" w:space="0" w:color="auto"/>
                <w:right w:val="none" w:sz="0" w:space="0" w:color="auto"/>
              </w:divBdr>
            </w:div>
            <w:div w:id="377513284">
              <w:marLeft w:val="0"/>
              <w:marRight w:val="0"/>
              <w:marTop w:val="0"/>
              <w:marBottom w:val="0"/>
              <w:divBdr>
                <w:top w:val="none" w:sz="0" w:space="0" w:color="auto"/>
                <w:left w:val="none" w:sz="0" w:space="0" w:color="auto"/>
                <w:bottom w:val="none" w:sz="0" w:space="0" w:color="auto"/>
                <w:right w:val="none" w:sz="0" w:space="0" w:color="auto"/>
              </w:divBdr>
            </w:div>
            <w:div w:id="379978992">
              <w:marLeft w:val="0"/>
              <w:marRight w:val="0"/>
              <w:marTop w:val="0"/>
              <w:marBottom w:val="0"/>
              <w:divBdr>
                <w:top w:val="none" w:sz="0" w:space="0" w:color="auto"/>
                <w:left w:val="none" w:sz="0" w:space="0" w:color="auto"/>
                <w:bottom w:val="none" w:sz="0" w:space="0" w:color="auto"/>
                <w:right w:val="none" w:sz="0" w:space="0" w:color="auto"/>
              </w:divBdr>
            </w:div>
            <w:div w:id="387610597">
              <w:marLeft w:val="0"/>
              <w:marRight w:val="0"/>
              <w:marTop w:val="0"/>
              <w:marBottom w:val="0"/>
              <w:divBdr>
                <w:top w:val="none" w:sz="0" w:space="0" w:color="auto"/>
                <w:left w:val="none" w:sz="0" w:space="0" w:color="auto"/>
                <w:bottom w:val="none" w:sz="0" w:space="0" w:color="auto"/>
                <w:right w:val="none" w:sz="0" w:space="0" w:color="auto"/>
              </w:divBdr>
            </w:div>
            <w:div w:id="390736631">
              <w:marLeft w:val="0"/>
              <w:marRight w:val="0"/>
              <w:marTop w:val="0"/>
              <w:marBottom w:val="0"/>
              <w:divBdr>
                <w:top w:val="none" w:sz="0" w:space="0" w:color="auto"/>
                <w:left w:val="none" w:sz="0" w:space="0" w:color="auto"/>
                <w:bottom w:val="none" w:sz="0" w:space="0" w:color="auto"/>
                <w:right w:val="none" w:sz="0" w:space="0" w:color="auto"/>
              </w:divBdr>
            </w:div>
            <w:div w:id="414130707">
              <w:marLeft w:val="0"/>
              <w:marRight w:val="0"/>
              <w:marTop w:val="0"/>
              <w:marBottom w:val="0"/>
              <w:divBdr>
                <w:top w:val="none" w:sz="0" w:space="0" w:color="auto"/>
                <w:left w:val="none" w:sz="0" w:space="0" w:color="auto"/>
                <w:bottom w:val="none" w:sz="0" w:space="0" w:color="auto"/>
                <w:right w:val="none" w:sz="0" w:space="0" w:color="auto"/>
              </w:divBdr>
            </w:div>
            <w:div w:id="418715007">
              <w:marLeft w:val="0"/>
              <w:marRight w:val="0"/>
              <w:marTop w:val="0"/>
              <w:marBottom w:val="0"/>
              <w:divBdr>
                <w:top w:val="none" w:sz="0" w:space="0" w:color="auto"/>
                <w:left w:val="none" w:sz="0" w:space="0" w:color="auto"/>
                <w:bottom w:val="none" w:sz="0" w:space="0" w:color="auto"/>
                <w:right w:val="none" w:sz="0" w:space="0" w:color="auto"/>
              </w:divBdr>
            </w:div>
            <w:div w:id="432751342">
              <w:marLeft w:val="0"/>
              <w:marRight w:val="0"/>
              <w:marTop w:val="0"/>
              <w:marBottom w:val="0"/>
              <w:divBdr>
                <w:top w:val="none" w:sz="0" w:space="0" w:color="auto"/>
                <w:left w:val="none" w:sz="0" w:space="0" w:color="auto"/>
                <w:bottom w:val="none" w:sz="0" w:space="0" w:color="auto"/>
                <w:right w:val="none" w:sz="0" w:space="0" w:color="auto"/>
              </w:divBdr>
            </w:div>
            <w:div w:id="441999650">
              <w:marLeft w:val="0"/>
              <w:marRight w:val="0"/>
              <w:marTop w:val="0"/>
              <w:marBottom w:val="0"/>
              <w:divBdr>
                <w:top w:val="none" w:sz="0" w:space="0" w:color="auto"/>
                <w:left w:val="none" w:sz="0" w:space="0" w:color="auto"/>
                <w:bottom w:val="none" w:sz="0" w:space="0" w:color="auto"/>
                <w:right w:val="none" w:sz="0" w:space="0" w:color="auto"/>
              </w:divBdr>
            </w:div>
            <w:div w:id="456800356">
              <w:marLeft w:val="0"/>
              <w:marRight w:val="0"/>
              <w:marTop w:val="0"/>
              <w:marBottom w:val="0"/>
              <w:divBdr>
                <w:top w:val="none" w:sz="0" w:space="0" w:color="auto"/>
                <w:left w:val="none" w:sz="0" w:space="0" w:color="auto"/>
                <w:bottom w:val="none" w:sz="0" w:space="0" w:color="auto"/>
                <w:right w:val="none" w:sz="0" w:space="0" w:color="auto"/>
              </w:divBdr>
            </w:div>
            <w:div w:id="463548393">
              <w:marLeft w:val="0"/>
              <w:marRight w:val="0"/>
              <w:marTop w:val="0"/>
              <w:marBottom w:val="0"/>
              <w:divBdr>
                <w:top w:val="none" w:sz="0" w:space="0" w:color="auto"/>
                <w:left w:val="none" w:sz="0" w:space="0" w:color="auto"/>
                <w:bottom w:val="none" w:sz="0" w:space="0" w:color="auto"/>
                <w:right w:val="none" w:sz="0" w:space="0" w:color="auto"/>
              </w:divBdr>
            </w:div>
            <w:div w:id="465126360">
              <w:marLeft w:val="0"/>
              <w:marRight w:val="0"/>
              <w:marTop w:val="0"/>
              <w:marBottom w:val="0"/>
              <w:divBdr>
                <w:top w:val="none" w:sz="0" w:space="0" w:color="auto"/>
                <w:left w:val="none" w:sz="0" w:space="0" w:color="auto"/>
                <w:bottom w:val="none" w:sz="0" w:space="0" w:color="auto"/>
                <w:right w:val="none" w:sz="0" w:space="0" w:color="auto"/>
              </w:divBdr>
            </w:div>
            <w:div w:id="494762726">
              <w:marLeft w:val="0"/>
              <w:marRight w:val="0"/>
              <w:marTop w:val="0"/>
              <w:marBottom w:val="0"/>
              <w:divBdr>
                <w:top w:val="none" w:sz="0" w:space="0" w:color="auto"/>
                <w:left w:val="none" w:sz="0" w:space="0" w:color="auto"/>
                <w:bottom w:val="none" w:sz="0" w:space="0" w:color="auto"/>
                <w:right w:val="none" w:sz="0" w:space="0" w:color="auto"/>
              </w:divBdr>
            </w:div>
            <w:div w:id="496000954">
              <w:marLeft w:val="0"/>
              <w:marRight w:val="0"/>
              <w:marTop w:val="0"/>
              <w:marBottom w:val="0"/>
              <w:divBdr>
                <w:top w:val="none" w:sz="0" w:space="0" w:color="auto"/>
                <w:left w:val="none" w:sz="0" w:space="0" w:color="auto"/>
                <w:bottom w:val="none" w:sz="0" w:space="0" w:color="auto"/>
                <w:right w:val="none" w:sz="0" w:space="0" w:color="auto"/>
              </w:divBdr>
            </w:div>
            <w:div w:id="509874517">
              <w:marLeft w:val="0"/>
              <w:marRight w:val="0"/>
              <w:marTop w:val="0"/>
              <w:marBottom w:val="0"/>
              <w:divBdr>
                <w:top w:val="none" w:sz="0" w:space="0" w:color="auto"/>
                <w:left w:val="none" w:sz="0" w:space="0" w:color="auto"/>
                <w:bottom w:val="none" w:sz="0" w:space="0" w:color="auto"/>
                <w:right w:val="none" w:sz="0" w:space="0" w:color="auto"/>
              </w:divBdr>
            </w:div>
            <w:div w:id="515118373">
              <w:marLeft w:val="0"/>
              <w:marRight w:val="0"/>
              <w:marTop w:val="0"/>
              <w:marBottom w:val="0"/>
              <w:divBdr>
                <w:top w:val="none" w:sz="0" w:space="0" w:color="auto"/>
                <w:left w:val="none" w:sz="0" w:space="0" w:color="auto"/>
                <w:bottom w:val="none" w:sz="0" w:space="0" w:color="auto"/>
                <w:right w:val="none" w:sz="0" w:space="0" w:color="auto"/>
              </w:divBdr>
            </w:div>
            <w:div w:id="531378605">
              <w:marLeft w:val="0"/>
              <w:marRight w:val="0"/>
              <w:marTop w:val="0"/>
              <w:marBottom w:val="0"/>
              <w:divBdr>
                <w:top w:val="none" w:sz="0" w:space="0" w:color="auto"/>
                <w:left w:val="none" w:sz="0" w:space="0" w:color="auto"/>
                <w:bottom w:val="none" w:sz="0" w:space="0" w:color="auto"/>
                <w:right w:val="none" w:sz="0" w:space="0" w:color="auto"/>
              </w:divBdr>
            </w:div>
            <w:div w:id="533688838">
              <w:marLeft w:val="0"/>
              <w:marRight w:val="0"/>
              <w:marTop w:val="480"/>
              <w:marBottom w:val="0"/>
              <w:divBdr>
                <w:top w:val="single" w:sz="6" w:space="0" w:color="auto"/>
                <w:left w:val="single" w:sz="6" w:space="0" w:color="auto"/>
                <w:bottom w:val="single" w:sz="6" w:space="0" w:color="auto"/>
                <w:right w:val="single" w:sz="6" w:space="0" w:color="auto"/>
              </w:divBdr>
            </w:div>
            <w:div w:id="534932167">
              <w:marLeft w:val="0"/>
              <w:marRight w:val="0"/>
              <w:marTop w:val="0"/>
              <w:marBottom w:val="0"/>
              <w:divBdr>
                <w:top w:val="none" w:sz="0" w:space="0" w:color="auto"/>
                <w:left w:val="none" w:sz="0" w:space="0" w:color="auto"/>
                <w:bottom w:val="none" w:sz="0" w:space="0" w:color="auto"/>
                <w:right w:val="none" w:sz="0" w:space="0" w:color="auto"/>
              </w:divBdr>
            </w:div>
            <w:div w:id="536042194">
              <w:marLeft w:val="0"/>
              <w:marRight w:val="0"/>
              <w:marTop w:val="0"/>
              <w:marBottom w:val="0"/>
              <w:divBdr>
                <w:top w:val="none" w:sz="0" w:space="0" w:color="auto"/>
                <w:left w:val="none" w:sz="0" w:space="0" w:color="auto"/>
                <w:bottom w:val="none" w:sz="0" w:space="0" w:color="auto"/>
                <w:right w:val="none" w:sz="0" w:space="0" w:color="auto"/>
              </w:divBdr>
            </w:div>
            <w:div w:id="562642237">
              <w:marLeft w:val="0"/>
              <w:marRight w:val="0"/>
              <w:marTop w:val="0"/>
              <w:marBottom w:val="0"/>
              <w:divBdr>
                <w:top w:val="none" w:sz="0" w:space="0" w:color="auto"/>
                <w:left w:val="none" w:sz="0" w:space="0" w:color="auto"/>
                <w:bottom w:val="none" w:sz="0" w:space="0" w:color="auto"/>
                <w:right w:val="none" w:sz="0" w:space="0" w:color="auto"/>
              </w:divBdr>
            </w:div>
            <w:div w:id="566182413">
              <w:marLeft w:val="0"/>
              <w:marRight w:val="0"/>
              <w:marTop w:val="0"/>
              <w:marBottom w:val="0"/>
              <w:divBdr>
                <w:top w:val="none" w:sz="0" w:space="0" w:color="auto"/>
                <w:left w:val="none" w:sz="0" w:space="0" w:color="auto"/>
                <w:bottom w:val="none" w:sz="0" w:space="0" w:color="auto"/>
                <w:right w:val="none" w:sz="0" w:space="0" w:color="auto"/>
              </w:divBdr>
            </w:div>
            <w:div w:id="567883893">
              <w:marLeft w:val="0"/>
              <w:marRight w:val="0"/>
              <w:marTop w:val="480"/>
              <w:marBottom w:val="0"/>
              <w:divBdr>
                <w:top w:val="single" w:sz="6" w:space="0" w:color="auto"/>
                <w:left w:val="single" w:sz="6" w:space="0" w:color="auto"/>
                <w:bottom w:val="single" w:sz="6" w:space="0" w:color="auto"/>
                <w:right w:val="single" w:sz="6" w:space="0" w:color="auto"/>
              </w:divBdr>
            </w:div>
            <w:div w:id="585773394">
              <w:marLeft w:val="0"/>
              <w:marRight w:val="0"/>
              <w:marTop w:val="0"/>
              <w:marBottom w:val="0"/>
              <w:divBdr>
                <w:top w:val="none" w:sz="0" w:space="0" w:color="auto"/>
                <w:left w:val="none" w:sz="0" w:space="0" w:color="auto"/>
                <w:bottom w:val="none" w:sz="0" w:space="0" w:color="auto"/>
                <w:right w:val="none" w:sz="0" w:space="0" w:color="auto"/>
              </w:divBdr>
            </w:div>
            <w:div w:id="594245264">
              <w:marLeft w:val="0"/>
              <w:marRight w:val="0"/>
              <w:marTop w:val="0"/>
              <w:marBottom w:val="0"/>
              <w:divBdr>
                <w:top w:val="none" w:sz="0" w:space="0" w:color="auto"/>
                <w:left w:val="none" w:sz="0" w:space="0" w:color="auto"/>
                <w:bottom w:val="none" w:sz="0" w:space="0" w:color="auto"/>
                <w:right w:val="none" w:sz="0" w:space="0" w:color="auto"/>
              </w:divBdr>
            </w:div>
            <w:div w:id="625938457">
              <w:marLeft w:val="0"/>
              <w:marRight w:val="0"/>
              <w:marTop w:val="0"/>
              <w:marBottom w:val="0"/>
              <w:divBdr>
                <w:top w:val="none" w:sz="0" w:space="0" w:color="auto"/>
                <w:left w:val="none" w:sz="0" w:space="0" w:color="auto"/>
                <w:bottom w:val="none" w:sz="0" w:space="0" w:color="auto"/>
                <w:right w:val="none" w:sz="0" w:space="0" w:color="auto"/>
              </w:divBdr>
            </w:div>
            <w:div w:id="639842682">
              <w:marLeft w:val="0"/>
              <w:marRight w:val="0"/>
              <w:marTop w:val="0"/>
              <w:marBottom w:val="0"/>
              <w:divBdr>
                <w:top w:val="none" w:sz="0" w:space="0" w:color="auto"/>
                <w:left w:val="none" w:sz="0" w:space="0" w:color="auto"/>
                <w:bottom w:val="none" w:sz="0" w:space="0" w:color="auto"/>
                <w:right w:val="none" w:sz="0" w:space="0" w:color="auto"/>
              </w:divBdr>
            </w:div>
            <w:div w:id="642777198">
              <w:marLeft w:val="0"/>
              <w:marRight w:val="0"/>
              <w:marTop w:val="0"/>
              <w:marBottom w:val="0"/>
              <w:divBdr>
                <w:top w:val="none" w:sz="0" w:space="0" w:color="auto"/>
                <w:left w:val="none" w:sz="0" w:space="0" w:color="auto"/>
                <w:bottom w:val="none" w:sz="0" w:space="0" w:color="auto"/>
                <w:right w:val="none" w:sz="0" w:space="0" w:color="auto"/>
              </w:divBdr>
            </w:div>
            <w:div w:id="645741766">
              <w:marLeft w:val="0"/>
              <w:marRight w:val="0"/>
              <w:marTop w:val="0"/>
              <w:marBottom w:val="0"/>
              <w:divBdr>
                <w:top w:val="none" w:sz="0" w:space="0" w:color="auto"/>
                <w:left w:val="none" w:sz="0" w:space="0" w:color="auto"/>
                <w:bottom w:val="none" w:sz="0" w:space="0" w:color="auto"/>
                <w:right w:val="none" w:sz="0" w:space="0" w:color="auto"/>
              </w:divBdr>
            </w:div>
            <w:div w:id="646521069">
              <w:marLeft w:val="0"/>
              <w:marRight w:val="0"/>
              <w:marTop w:val="0"/>
              <w:marBottom w:val="0"/>
              <w:divBdr>
                <w:top w:val="none" w:sz="0" w:space="0" w:color="auto"/>
                <w:left w:val="none" w:sz="0" w:space="0" w:color="auto"/>
                <w:bottom w:val="none" w:sz="0" w:space="0" w:color="auto"/>
                <w:right w:val="none" w:sz="0" w:space="0" w:color="auto"/>
              </w:divBdr>
            </w:div>
            <w:div w:id="648677250">
              <w:marLeft w:val="0"/>
              <w:marRight w:val="0"/>
              <w:marTop w:val="0"/>
              <w:marBottom w:val="0"/>
              <w:divBdr>
                <w:top w:val="none" w:sz="0" w:space="0" w:color="auto"/>
                <w:left w:val="none" w:sz="0" w:space="0" w:color="auto"/>
                <w:bottom w:val="none" w:sz="0" w:space="0" w:color="auto"/>
                <w:right w:val="none" w:sz="0" w:space="0" w:color="auto"/>
              </w:divBdr>
            </w:div>
            <w:div w:id="671642434">
              <w:marLeft w:val="0"/>
              <w:marRight w:val="0"/>
              <w:marTop w:val="0"/>
              <w:marBottom w:val="0"/>
              <w:divBdr>
                <w:top w:val="none" w:sz="0" w:space="0" w:color="auto"/>
                <w:left w:val="none" w:sz="0" w:space="0" w:color="auto"/>
                <w:bottom w:val="none" w:sz="0" w:space="0" w:color="auto"/>
                <w:right w:val="none" w:sz="0" w:space="0" w:color="auto"/>
              </w:divBdr>
            </w:div>
            <w:div w:id="682559331">
              <w:marLeft w:val="0"/>
              <w:marRight w:val="0"/>
              <w:marTop w:val="0"/>
              <w:marBottom w:val="0"/>
              <w:divBdr>
                <w:top w:val="none" w:sz="0" w:space="0" w:color="auto"/>
                <w:left w:val="none" w:sz="0" w:space="0" w:color="auto"/>
                <w:bottom w:val="none" w:sz="0" w:space="0" w:color="auto"/>
                <w:right w:val="none" w:sz="0" w:space="0" w:color="auto"/>
              </w:divBdr>
            </w:div>
            <w:div w:id="690106602">
              <w:marLeft w:val="0"/>
              <w:marRight w:val="0"/>
              <w:marTop w:val="0"/>
              <w:marBottom w:val="0"/>
              <w:divBdr>
                <w:top w:val="none" w:sz="0" w:space="0" w:color="auto"/>
                <w:left w:val="none" w:sz="0" w:space="0" w:color="auto"/>
                <w:bottom w:val="none" w:sz="0" w:space="0" w:color="auto"/>
                <w:right w:val="none" w:sz="0" w:space="0" w:color="auto"/>
              </w:divBdr>
            </w:div>
            <w:div w:id="707989309">
              <w:marLeft w:val="0"/>
              <w:marRight w:val="0"/>
              <w:marTop w:val="0"/>
              <w:marBottom w:val="0"/>
              <w:divBdr>
                <w:top w:val="none" w:sz="0" w:space="0" w:color="auto"/>
                <w:left w:val="none" w:sz="0" w:space="0" w:color="auto"/>
                <w:bottom w:val="none" w:sz="0" w:space="0" w:color="auto"/>
                <w:right w:val="none" w:sz="0" w:space="0" w:color="auto"/>
              </w:divBdr>
            </w:div>
            <w:div w:id="722410914">
              <w:marLeft w:val="0"/>
              <w:marRight w:val="0"/>
              <w:marTop w:val="0"/>
              <w:marBottom w:val="0"/>
              <w:divBdr>
                <w:top w:val="none" w:sz="0" w:space="0" w:color="auto"/>
                <w:left w:val="none" w:sz="0" w:space="0" w:color="auto"/>
                <w:bottom w:val="none" w:sz="0" w:space="0" w:color="auto"/>
                <w:right w:val="none" w:sz="0" w:space="0" w:color="auto"/>
              </w:divBdr>
            </w:div>
            <w:div w:id="754979043">
              <w:marLeft w:val="0"/>
              <w:marRight w:val="0"/>
              <w:marTop w:val="0"/>
              <w:marBottom w:val="0"/>
              <w:divBdr>
                <w:top w:val="none" w:sz="0" w:space="0" w:color="auto"/>
                <w:left w:val="none" w:sz="0" w:space="0" w:color="auto"/>
                <w:bottom w:val="none" w:sz="0" w:space="0" w:color="auto"/>
                <w:right w:val="none" w:sz="0" w:space="0" w:color="auto"/>
              </w:divBdr>
            </w:div>
            <w:div w:id="792748668">
              <w:marLeft w:val="0"/>
              <w:marRight w:val="0"/>
              <w:marTop w:val="0"/>
              <w:marBottom w:val="0"/>
              <w:divBdr>
                <w:top w:val="none" w:sz="0" w:space="0" w:color="auto"/>
                <w:left w:val="none" w:sz="0" w:space="0" w:color="auto"/>
                <w:bottom w:val="none" w:sz="0" w:space="0" w:color="auto"/>
                <w:right w:val="none" w:sz="0" w:space="0" w:color="auto"/>
              </w:divBdr>
            </w:div>
            <w:div w:id="816068888">
              <w:marLeft w:val="0"/>
              <w:marRight w:val="0"/>
              <w:marTop w:val="0"/>
              <w:marBottom w:val="0"/>
              <w:divBdr>
                <w:top w:val="none" w:sz="0" w:space="0" w:color="auto"/>
                <w:left w:val="none" w:sz="0" w:space="0" w:color="auto"/>
                <w:bottom w:val="none" w:sz="0" w:space="0" w:color="auto"/>
                <w:right w:val="none" w:sz="0" w:space="0" w:color="auto"/>
              </w:divBdr>
            </w:div>
            <w:div w:id="847526148">
              <w:marLeft w:val="0"/>
              <w:marRight w:val="0"/>
              <w:marTop w:val="0"/>
              <w:marBottom w:val="0"/>
              <w:divBdr>
                <w:top w:val="none" w:sz="0" w:space="0" w:color="auto"/>
                <w:left w:val="none" w:sz="0" w:space="0" w:color="auto"/>
                <w:bottom w:val="none" w:sz="0" w:space="0" w:color="auto"/>
                <w:right w:val="none" w:sz="0" w:space="0" w:color="auto"/>
              </w:divBdr>
            </w:div>
            <w:div w:id="847675238">
              <w:marLeft w:val="0"/>
              <w:marRight w:val="0"/>
              <w:marTop w:val="480"/>
              <w:marBottom w:val="0"/>
              <w:divBdr>
                <w:top w:val="single" w:sz="6" w:space="0" w:color="auto"/>
                <w:left w:val="single" w:sz="6" w:space="0" w:color="auto"/>
                <w:bottom w:val="single" w:sz="6" w:space="0" w:color="auto"/>
                <w:right w:val="single" w:sz="6" w:space="0" w:color="auto"/>
              </w:divBdr>
            </w:div>
            <w:div w:id="869300569">
              <w:marLeft w:val="0"/>
              <w:marRight w:val="0"/>
              <w:marTop w:val="0"/>
              <w:marBottom w:val="0"/>
              <w:divBdr>
                <w:top w:val="none" w:sz="0" w:space="0" w:color="auto"/>
                <w:left w:val="none" w:sz="0" w:space="0" w:color="auto"/>
                <w:bottom w:val="none" w:sz="0" w:space="0" w:color="auto"/>
                <w:right w:val="none" w:sz="0" w:space="0" w:color="auto"/>
              </w:divBdr>
            </w:div>
            <w:div w:id="873008697">
              <w:marLeft w:val="0"/>
              <w:marRight w:val="0"/>
              <w:marTop w:val="480"/>
              <w:marBottom w:val="0"/>
              <w:divBdr>
                <w:top w:val="single" w:sz="6" w:space="0" w:color="auto"/>
                <w:left w:val="single" w:sz="6" w:space="0" w:color="auto"/>
                <w:bottom w:val="single" w:sz="6" w:space="0" w:color="auto"/>
                <w:right w:val="single" w:sz="6" w:space="0" w:color="auto"/>
              </w:divBdr>
            </w:div>
            <w:div w:id="875392260">
              <w:marLeft w:val="0"/>
              <w:marRight w:val="0"/>
              <w:marTop w:val="0"/>
              <w:marBottom w:val="0"/>
              <w:divBdr>
                <w:top w:val="none" w:sz="0" w:space="0" w:color="auto"/>
                <w:left w:val="none" w:sz="0" w:space="0" w:color="auto"/>
                <w:bottom w:val="none" w:sz="0" w:space="0" w:color="auto"/>
                <w:right w:val="none" w:sz="0" w:space="0" w:color="auto"/>
              </w:divBdr>
            </w:div>
            <w:div w:id="899250837">
              <w:marLeft w:val="0"/>
              <w:marRight w:val="0"/>
              <w:marTop w:val="0"/>
              <w:marBottom w:val="0"/>
              <w:divBdr>
                <w:top w:val="none" w:sz="0" w:space="0" w:color="auto"/>
                <w:left w:val="none" w:sz="0" w:space="0" w:color="auto"/>
                <w:bottom w:val="none" w:sz="0" w:space="0" w:color="auto"/>
                <w:right w:val="none" w:sz="0" w:space="0" w:color="auto"/>
              </w:divBdr>
            </w:div>
            <w:div w:id="901057570">
              <w:marLeft w:val="0"/>
              <w:marRight w:val="0"/>
              <w:marTop w:val="0"/>
              <w:marBottom w:val="0"/>
              <w:divBdr>
                <w:top w:val="none" w:sz="0" w:space="0" w:color="auto"/>
                <w:left w:val="none" w:sz="0" w:space="0" w:color="auto"/>
                <w:bottom w:val="none" w:sz="0" w:space="0" w:color="auto"/>
                <w:right w:val="none" w:sz="0" w:space="0" w:color="auto"/>
              </w:divBdr>
            </w:div>
            <w:div w:id="915479675">
              <w:marLeft w:val="0"/>
              <w:marRight w:val="0"/>
              <w:marTop w:val="0"/>
              <w:marBottom w:val="0"/>
              <w:divBdr>
                <w:top w:val="none" w:sz="0" w:space="0" w:color="auto"/>
                <w:left w:val="none" w:sz="0" w:space="0" w:color="auto"/>
                <w:bottom w:val="none" w:sz="0" w:space="0" w:color="auto"/>
                <w:right w:val="none" w:sz="0" w:space="0" w:color="auto"/>
              </w:divBdr>
            </w:div>
            <w:div w:id="942692069">
              <w:marLeft w:val="0"/>
              <w:marRight w:val="0"/>
              <w:marTop w:val="0"/>
              <w:marBottom w:val="0"/>
              <w:divBdr>
                <w:top w:val="none" w:sz="0" w:space="0" w:color="auto"/>
                <w:left w:val="none" w:sz="0" w:space="0" w:color="auto"/>
                <w:bottom w:val="none" w:sz="0" w:space="0" w:color="auto"/>
                <w:right w:val="none" w:sz="0" w:space="0" w:color="auto"/>
              </w:divBdr>
            </w:div>
            <w:div w:id="943391094">
              <w:marLeft w:val="0"/>
              <w:marRight w:val="0"/>
              <w:marTop w:val="0"/>
              <w:marBottom w:val="0"/>
              <w:divBdr>
                <w:top w:val="none" w:sz="0" w:space="0" w:color="auto"/>
                <w:left w:val="none" w:sz="0" w:space="0" w:color="auto"/>
                <w:bottom w:val="none" w:sz="0" w:space="0" w:color="auto"/>
                <w:right w:val="none" w:sz="0" w:space="0" w:color="auto"/>
              </w:divBdr>
            </w:div>
            <w:div w:id="949048002">
              <w:marLeft w:val="0"/>
              <w:marRight w:val="0"/>
              <w:marTop w:val="0"/>
              <w:marBottom w:val="0"/>
              <w:divBdr>
                <w:top w:val="none" w:sz="0" w:space="0" w:color="auto"/>
                <w:left w:val="none" w:sz="0" w:space="0" w:color="auto"/>
                <w:bottom w:val="none" w:sz="0" w:space="0" w:color="auto"/>
                <w:right w:val="none" w:sz="0" w:space="0" w:color="auto"/>
              </w:divBdr>
            </w:div>
            <w:div w:id="966350331">
              <w:marLeft w:val="0"/>
              <w:marRight w:val="0"/>
              <w:marTop w:val="0"/>
              <w:marBottom w:val="0"/>
              <w:divBdr>
                <w:top w:val="none" w:sz="0" w:space="0" w:color="auto"/>
                <w:left w:val="none" w:sz="0" w:space="0" w:color="auto"/>
                <w:bottom w:val="none" w:sz="0" w:space="0" w:color="auto"/>
                <w:right w:val="none" w:sz="0" w:space="0" w:color="auto"/>
              </w:divBdr>
            </w:div>
            <w:div w:id="1002198768">
              <w:marLeft w:val="0"/>
              <w:marRight w:val="0"/>
              <w:marTop w:val="480"/>
              <w:marBottom w:val="0"/>
              <w:divBdr>
                <w:top w:val="single" w:sz="6" w:space="0" w:color="auto"/>
                <w:left w:val="single" w:sz="6" w:space="0" w:color="auto"/>
                <w:bottom w:val="single" w:sz="6" w:space="0" w:color="auto"/>
                <w:right w:val="single" w:sz="6" w:space="0" w:color="auto"/>
              </w:divBdr>
            </w:div>
            <w:div w:id="1013188983">
              <w:marLeft w:val="0"/>
              <w:marRight w:val="0"/>
              <w:marTop w:val="0"/>
              <w:marBottom w:val="0"/>
              <w:divBdr>
                <w:top w:val="none" w:sz="0" w:space="0" w:color="auto"/>
                <w:left w:val="none" w:sz="0" w:space="0" w:color="auto"/>
                <w:bottom w:val="none" w:sz="0" w:space="0" w:color="auto"/>
                <w:right w:val="none" w:sz="0" w:space="0" w:color="auto"/>
              </w:divBdr>
            </w:div>
            <w:div w:id="1032456495">
              <w:marLeft w:val="0"/>
              <w:marRight w:val="0"/>
              <w:marTop w:val="0"/>
              <w:marBottom w:val="0"/>
              <w:divBdr>
                <w:top w:val="none" w:sz="0" w:space="0" w:color="auto"/>
                <w:left w:val="none" w:sz="0" w:space="0" w:color="auto"/>
                <w:bottom w:val="none" w:sz="0" w:space="0" w:color="auto"/>
                <w:right w:val="none" w:sz="0" w:space="0" w:color="auto"/>
              </w:divBdr>
            </w:div>
            <w:div w:id="1036388990">
              <w:marLeft w:val="0"/>
              <w:marRight w:val="0"/>
              <w:marTop w:val="0"/>
              <w:marBottom w:val="0"/>
              <w:divBdr>
                <w:top w:val="none" w:sz="0" w:space="0" w:color="auto"/>
                <w:left w:val="none" w:sz="0" w:space="0" w:color="auto"/>
                <w:bottom w:val="none" w:sz="0" w:space="0" w:color="auto"/>
                <w:right w:val="none" w:sz="0" w:space="0" w:color="auto"/>
              </w:divBdr>
            </w:div>
            <w:div w:id="1036808324">
              <w:marLeft w:val="0"/>
              <w:marRight w:val="0"/>
              <w:marTop w:val="0"/>
              <w:marBottom w:val="0"/>
              <w:divBdr>
                <w:top w:val="none" w:sz="0" w:space="0" w:color="auto"/>
                <w:left w:val="none" w:sz="0" w:space="0" w:color="auto"/>
                <w:bottom w:val="none" w:sz="0" w:space="0" w:color="auto"/>
                <w:right w:val="none" w:sz="0" w:space="0" w:color="auto"/>
              </w:divBdr>
            </w:div>
            <w:div w:id="1042561221">
              <w:marLeft w:val="0"/>
              <w:marRight w:val="0"/>
              <w:marTop w:val="0"/>
              <w:marBottom w:val="0"/>
              <w:divBdr>
                <w:top w:val="none" w:sz="0" w:space="0" w:color="auto"/>
                <w:left w:val="none" w:sz="0" w:space="0" w:color="auto"/>
                <w:bottom w:val="none" w:sz="0" w:space="0" w:color="auto"/>
                <w:right w:val="none" w:sz="0" w:space="0" w:color="auto"/>
              </w:divBdr>
            </w:div>
            <w:div w:id="1043867327">
              <w:marLeft w:val="0"/>
              <w:marRight w:val="0"/>
              <w:marTop w:val="0"/>
              <w:marBottom w:val="0"/>
              <w:divBdr>
                <w:top w:val="none" w:sz="0" w:space="0" w:color="auto"/>
                <w:left w:val="none" w:sz="0" w:space="0" w:color="auto"/>
                <w:bottom w:val="none" w:sz="0" w:space="0" w:color="auto"/>
                <w:right w:val="none" w:sz="0" w:space="0" w:color="auto"/>
              </w:divBdr>
            </w:div>
            <w:div w:id="1046103228">
              <w:marLeft w:val="0"/>
              <w:marRight w:val="0"/>
              <w:marTop w:val="0"/>
              <w:marBottom w:val="0"/>
              <w:divBdr>
                <w:top w:val="none" w:sz="0" w:space="0" w:color="auto"/>
                <w:left w:val="none" w:sz="0" w:space="0" w:color="auto"/>
                <w:bottom w:val="none" w:sz="0" w:space="0" w:color="auto"/>
                <w:right w:val="none" w:sz="0" w:space="0" w:color="auto"/>
              </w:divBdr>
            </w:div>
            <w:div w:id="1060059306">
              <w:marLeft w:val="0"/>
              <w:marRight w:val="0"/>
              <w:marTop w:val="0"/>
              <w:marBottom w:val="0"/>
              <w:divBdr>
                <w:top w:val="none" w:sz="0" w:space="0" w:color="auto"/>
                <w:left w:val="none" w:sz="0" w:space="0" w:color="auto"/>
                <w:bottom w:val="none" w:sz="0" w:space="0" w:color="auto"/>
                <w:right w:val="none" w:sz="0" w:space="0" w:color="auto"/>
              </w:divBdr>
            </w:div>
            <w:div w:id="1063141641">
              <w:marLeft w:val="0"/>
              <w:marRight w:val="0"/>
              <w:marTop w:val="0"/>
              <w:marBottom w:val="0"/>
              <w:divBdr>
                <w:top w:val="none" w:sz="0" w:space="0" w:color="auto"/>
                <w:left w:val="none" w:sz="0" w:space="0" w:color="auto"/>
                <w:bottom w:val="none" w:sz="0" w:space="0" w:color="auto"/>
                <w:right w:val="none" w:sz="0" w:space="0" w:color="auto"/>
              </w:divBdr>
            </w:div>
            <w:div w:id="1072240245">
              <w:marLeft w:val="0"/>
              <w:marRight w:val="0"/>
              <w:marTop w:val="0"/>
              <w:marBottom w:val="0"/>
              <w:divBdr>
                <w:top w:val="none" w:sz="0" w:space="0" w:color="auto"/>
                <w:left w:val="none" w:sz="0" w:space="0" w:color="auto"/>
                <w:bottom w:val="none" w:sz="0" w:space="0" w:color="auto"/>
                <w:right w:val="none" w:sz="0" w:space="0" w:color="auto"/>
              </w:divBdr>
            </w:div>
            <w:div w:id="1078400626">
              <w:marLeft w:val="0"/>
              <w:marRight w:val="0"/>
              <w:marTop w:val="0"/>
              <w:marBottom w:val="0"/>
              <w:divBdr>
                <w:top w:val="none" w:sz="0" w:space="0" w:color="auto"/>
                <w:left w:val="none" w:sz="0" w:space="0" w:color="auto"/>
                <w:bottom w:val="none" w:sz="0" w:space="0" w:color="auto"/>
                <w:right w:val="none" w:sz="0" w:space="0" w:color="auto"/>
              </w:divBdr>
            </w:div>
            <w:div w:id="1085570593">
              <w:marLeft w:val="0"/>
              <w:marRight w:val="0"/>
              <w:marTop w:val="0"/>
              <w:marBottom w:val="0"/>
              <w:divBdr>
                <w:top w:val="none" w:sz="0" w:space="0" w:color="auto"/>
                <w:left w:val="none" w:sz="0" w:space="0" w:color="auto"/>
                <w:bottom w:val="none" w:sz="0" w:space="0" w:color="auto"/>
                <w:right w:val="none" w:sz="0" w:space="0" w:color="auto"/>
              </w:divBdr>
            </w:div>
            <w:div w:id="1088774818">
              <w:marLeft w:val="0"/>
              <w:marRight w:val="0"/>
              <w:marTop w:val="0"/>
              <w:marBottom w:val="0"/>
              <w:divBdr>
                <w:top w:val="none" w:sz="0" w:space="0" w:color="auto"/>
                <w:left w:val="none" w:sz="0" w:space="0" w:color="auto"/>
                <w:bottom w:val="none" w:sz="0" w:space="0" w:color="auto"/>
                <w:right w:val="none" w:sz="0" w:space="0" w:color="auto"/>
              </w:divBdr>
            </w:div>
            <w:div w:id="1088844372">
              <w:marLeft w:val="0"/>
              <w:marRight w:val="0"/>
              <w:marTop w:val="0"/>
              <w:marBottom w:val="0"/>
              <w:divBdr>
                <w:top w:val="none" w:sz="0" w:space="0" w:color="auto"/>
                <w:left w:val="none" w:sz="0" w:space="0" w:color="auto"/>
                <w:bottom w:val="none" w:sz="0" w:space="0" w:color="auto"/>
                <w:right w:val="none" w:sz="0" w:space="0" w:color="auto"/>
              </w:divBdr>
            </w:div>
            <w:div w:id="1121530697">
              <w:marLeft w:val="0"/>
              <w:marRight w:val="0"/>
              <w:marTop w:val="480"/>
              <w:marBottom w:val="0"/>
              <w:divBdr>
                <w:top w:val="single" w:sz="6" w:space="0" w:color="auto"/>
                <w:left w:val="single" w:sz="6" w:space="0" w:color="auto"/>
                <w:bottom w:val="single" w:sz="6" w:space="0" w:color="auto"/>
                <w:right w:val="single" w:sz="6" w:space="0" w:color="auto"/>
              </w:divBdr>
            </w:div>
            <w:div w:id="1124884737">
              <w:marLeft w:val="0"/>
              <w:marRight w:val="0"/>
              <w:marTop w:val="0"/>
              <w:marBottom w:val="0"/>
              <w:divBdr>
                <w:top w:val="none" w:sz="0" w:space="0" w:color="auto"/>
                <w:left w:val="none" w:sz="0" w:space="0" w:color="auto"/>
                <w:bottom w:val="none" w:sz="0" w:space="0" w:color="auto"/>
                <w:right w:val="none" w:sz="0" w:space="0" w:color="auto"/>
              </w:divBdr>
            </w:div>
            <w:div w:id="1133527046">
              <w:marLeft w:val="0"/>
              <w:marRight w:val="0"/>
              <w:marTop w:val="0"/>
              <w:marBottom w:val="0"/>
              <w:divBdr>
                <w:top w:val="none" w:sz="0" w:space="0" w:color="auto"/>
                <w:left w:val="none" w:sz="0" w:space="0" w:color="auto"/>
                <w:bottom w:val="none" w:sz="0" w:space="0" w:color="auto"/>
                <w:right w:val="none" w:sz="0" w:space="0" w:color="auto"/>
              </w:divBdr>
            </w:div>
            <w:div w:id="1138913359">
              <w:marLeft w:val="0"/>
              <w:marRight w:val="0"/>
              <w:marTop w:val="0"/>
              <w:marBottom w:val="0"/>
              <w:divBdr>
                <w:top w:val="none" w:sz="0" w:space="0" w:color="auto"/>
                <w:left w:val="none" w:sz="0" w:space="0" w:color="auto"/>
                <w:bottom w:val="none" w:sz="0" w:space="0" w:color="auto"/>
                <w:right w:val="none" w:sz="0" w:space="0" w:color="auto"/>
              </w:divBdr>
            </w:div>
            <w:div w:id="1143963508">
              <w:marLeft w:val="0"/>
              <w:marRight w:val="0"/>
              <w:marTop w:val="0"/>
              <w:marBottom w:val="0"/>
              <w:divBdr>
                <w:top w:val="none" w:sz="0" w:space="0" w:color="auto"/>
                <w:left w:val="none" w:sz="0" w:space="0" w:color="auto"/>
                <w:bottom w:val="none" w:sz="0" w:space="0" w:color="auto"/>
                <w:right w:val="none" w:sz="0" w:space="0" w:color="auto"/>
              </w:divBdr>
            </w:div>
            <w:div w:id="1154490810">
              <w:marLeft w:val="0"/>
              <w:marRight w:val="0"/>
              <w:marTop w:val="0"/>
              <w:marBottom w:val="0"/>
              <w:divBdr>
                <w:top w:val="none" w:sz="0" w:space="0" w:color="auto"/>
                <w:left w:val="none" w:sz="0" w:space="0" w:color="auto"/>
                <w:bottom w:val="none" w:sz="0" w:space="0" w:color="auto"/>
                <w:right w:val="none" w:sz="0" w:space="0" w:color="auto"/>
              </w:divBdr>
            </w:div>
            <w:div w:id="1156384933">
              <w:marLeft w:val="0"/>
              <w:marRight w:val="0"/>
              <w:marTop w:val="0"/>
              <w:marBottom w:val="0"/>
              <w:divBdr>
                <w:top w:val="none" w:sz="0" w:space="0" w:color="auto"/>
                <w:left w:val="none" w:sz="0" w:space="0" w:color="auto"/>
                <w:bottom w:val="none" w:sz="0" w:space="0" w:color="auto"/>
                <w:right w:val="none" w:sz="0" w:space="0" w:color="auto"/>
              </w:divBdr>
            </w:div>
            <w:div w:id="1161390974">
              <w:marLeft w:val="0"/>
              <w:marRight w:val="0"/>
              <w:marTop w:val="0"/>
              <w:marBottom w:val="0"/>
              <w:divBdr>
                <w:top w:val="none" w:sz="0" w:space="0" w:color="auto"/>
                <w:left w:val="none" w:sz="0" w:space="0" w:color="auto"/>
                <w:bottom w:val="none" w:sz="0" w:space="0" w:color="auto"/>
                <w:right w:val="none" w:sz="0" w:space="0" w:color="auto"/>
              </w:divBdr>
            </w:div>
            <w:div w:id="1164324765">
              <w:marLeft w:val="0"/>
              <w:marRight w:val="0"/>
              <w:marTop w:val="0"/>
              <w:marBottom w:val="0"/>
              <w:divBdr>
                <w:top w:val="none" w:sz="0" w:space="0" w:color="auto"/>
                <w:left w:val="none" w:sz="0" w:space="0" w:color="auto"/>
                <w:bottom w:val="none" w:sz="0" w:space="0" w:color="auto"/>
                <w:right w:val="none" w:sz="0" w:space="0" w:color="auto"/>
              </w:divBdr>
            </w:div>
            <w:div w:id="1165784031">
              <w:marLeft w:val="0"/>
              <w:marRight w:val="0"/>
              <w:marTop w:val="0"/>
              <w:marBottom w:val="0"/>
              <w:divBdr>
                <w:top w:val="none" w:sz="0" w:space="0" w:color="auto"/>
                <w:left w:val="none" w:sz="0" w:space="0" w:color="auto"/>
                <w:bottom w:val="none" w:sz="0" w:space="0" w:color="auto"/>
                <w:right w:val="none" w:sz="0" w:space="0" w:color="auto"/>
              </w:divBdr>
            </w:div>
            <w:div w:id="1177766024">
              <w:marLeft w:val="0"/>
              <w:marRight w:val="0"/>
              <w:marTop w:val="0"/>
              <w:marBottom w:val="0"/>
              <w:divBdr>
                <w:top w:val="none" w:sz="0" w:space="0" w:color="auto"/>
                <w:left w:val="none" w:sz="0" w:space="0" w:color="auto"/>
                <w:bottom w:val="none" w:sz="0" w:space="0" w:color="auto"/>
                <w:right w:val="none" w:sz="0" w:space="0" w:color="auto"/>
              </w:divBdr>
            </w:div>
            <w:div w:id="1197887091">
              <w:marLeft w:val="0"/>
              <w:marRight w:val="0"/>
              <w:marTop w:val="0"/>
              <w:marBottom w:val="0"/>
              <w:divBdr>
                <w:top w:val="none" w:sz="0" w:space="0" w:color="auto"/>
                <w:left w:val="none" w:sz="0" w:space="0" w:color="auto"/>
                <w:bottom w:val="none" w:sz="0" w:space="0" w:color="auto"/>
                <w:right w:val="none" w:sz="0" w:space="0" w:color="auto"/>
              </w:divBdr>
            </w:div>
            <w:div w:id="1206720541">
              <w:marLeft w:val="0"/>
              <w:marRight w:val="0"/>
              <w:marTop w:val="0"/>
              <w:marBottom w:val="0"/>
              <w:divBdr>
                <w:top w:val="none" w:sz="0" w:space="0" w:color="auto"/>
                <w:left w:val="none" w:sz="0" w:space="0" w:color="auto"/>
                <w:bottom w:val="none" w:sz="0" w:space="0" w:color="auto"/>
                <w:right w:val="none" w:sz="0" w:space="0" w:color="auto"/>
              </w:divBdr>
            </w:div>
            <w:div w:id="1210534878">
              <w:marLeft w:val="0"/>
              <w:marRight w:val="0"/>
              <w:marTop w:val="0"/>
              <w:marBottom w:val="0"/>
              <w:divBdr>
                <w:top w:val="none" w:sz="0" w:space="0" w:color="auto"/>
                <w:left w:val="none" w:sz="0" w:space="0" w:color="auto"/>
                <w:bottom w:val="none" w:sz="0" w:space="0" w:color="auto"/>
                <w:right w:val="none" w:sz="0" w:space="0" w:color="auto"/>
              </w:divBdr>
            </w:div>
            <w:div w:id="1244532429">
              <w:marLeft w:val="0"/>
              <w:marRight w:val="0"/>
              <w:marTop w:val="0"/>
              <w:marBottom w:val="0"/>
              <w:divBdr>
                <w:top w:val="none" w:sz="0" w:space="0" w:color="auto"/>
                <w:left w:val="none" w:sz="0" w:space="0" w:color="auto"/>
                <w:bottom w:val="none" w:sz="0" w:space="0" w:color="auto"/>
                <w:right w:val="none" w:sz="0" w:space="0" w:color="auto"/>
              </w:divBdr>
            </w:div>
            <w:div w:id="1253078535">
              <w:marLeft w:val="0"/>
              <w:marRight w:val="0"/>
              <w:marTop w:val="0"/>
              <w:marBottom w:val="0"/>
              <w:divBdr>
                <w:top w:val="none" w:sz="0" w:space="0" w:color="auto"/>
                <w:left w:val="none" w:sz="0" w:space="0" w:color="auto"/>
                <w:bottom w:val="none" w:sz="0" w:space="0" w:color="auto"/>
                <w:right w:val="none" w:sz="0" w:space="0" w:color="auto"/>
              </w:divBdr>
            </w:div>
            <w:div w:id="1255700875">
              <w:marLeft w:val="0"/>
              <w:marRight w:val="0"/>
              <w:marTop w:val="0"/>
              <w:marBottom w:val="0"/>
              <w:divBdr>
                <w:top w:val="none" w:sz="0" w:space="0" w:color="auto"/>
                <w:left w:val="none" w:sz="0" w:space="0" w:color="auto"/>
                <w:bottom w:val="none" w:sz="0" w:space="0" w:color="auto"/>
                <w:right w:val="none" w:sz="0" w:space="0" w:color="auto"/>
              </w:divBdr>
            </w:div>
            <w:div w:id="1261648000">
              <w:marLeft w:val="0"/>
              <w:marRight w:val="0"/>
              <w:marTop w:val="0"/>
              <w:marBottom w:val="0"/>
              <w:divBdr>
                <w:top w:val="none" w:sz="0" w:space="0" w:color="auto"/>
                <w:left w:val="none" w:sz="0" w:space="0" w:color="auto"/>
                <w:bottom w:val="none" w:sz="0" w:space="0" w:color="auto"/>
                <w:right w:val="none" w:sz="0" w:space="0" w:color="auto"/>
              </w:divBdr>
            </w:div>
            <w:div w:id="1330327771">
              <w:marLeft w:val="0"/>
              <w:marRight w:val="0"/>
              <w:marTop w:val="0"/>
              <w:marBottom w:val="0"/>
              <w:divBdr>
                <w:top w:val="none" w:sz="0" w:space="0" w:color="auto"/>
                <w:left w:val="none" w:sz="0" w:space="0" w:color="auto"/>
                <w:bottom w:val="none" w:sz="0" w:space="0" w:color="auto"/>
                <w:right w:val="none" w:sz="0" w:space="0" w:color="auto"/>
              </w:divBdr>
            </w:div>
            <w:div w:id="1343048876">
              <w:marLeft w:val="0"/>
              <w:marRight w:val="0"/>
              <w:marTop w:val="0"/>
              <w:marBottom w:val="0"/>
              <w:divBdr>
                <w:top w:val="none" w:sz="0" w:space="0" w:color="auto"/>
                <w:left w:val="none" w:sz="0" w:space="0" w:color="auto"/>
                <w:bottom w:val="none" w:sz="0" w:space="0" w:color="auto"/>
                <w:right w:val="none" w:sz="0" w:space="0" w:color="auto"/>
              </w:divBdr>
            </w:div>
            <w:div w:id="1348631848">
              <w:marLeft w:val="0"/>
              <w:marRight w:val="0"/>
              <w:marTop w:val="0"/>
              <w:marBottom w:val="0"/>
              <w:divBdr>
                <w:top w:val="none" w:sz="0" w:space="0" w:color="auto"/>
                <w:left w:val="none" w:sz="0" w:space="0" w:color="auto"/>
                <w:bottom w:val="none" w:sz="0" w:space="0" w:color="auto"/>
                <w:right w:val="none" w:sz="0" w:space="0" w:color="auto"/>
              </w:divBdr>
            </w:div>
            <w:div w:id="1354114990">
              <w:marLeft w:val="0"/>
              <w:marRight w:val="0"/>
              <w:marTop w:val="0"/>
              <w:marBottom w:val="0"/>
              <w:divBdr>
                <w:top w:val="none" w:sz="0" w:space="0" w:color="auto"/>
                <w:left w:val="none" w:sz="0" w:space="0" w:color="auto"/>
                <w:bottom w:val="none" w:sz="0" w:space="0" w:color="auto"/>
                <w:right w:val="none" w:sz="0" w:space="0" w:color="auto"/>
              </w:divBdr>
            </w:div>
            <w:div w:id="1365138560">
              <w:marLeft w:val="0"/>
              <w:marRight w:val="0"/>
              <w:marTop w:val="0"/>
              <w:marBottom w:val="0"/>
              <w:divBdr>
                <w:top w:val="none" w:sz="0" w:space="0" w:color="auto"/>
                <w:left w:val="none" w:sz="0" w:space="0" w:color="auto"/>
                <w:bottom w:val="none" w:sz="0" w:space="0" w:color="auto"/>
                <w:right w:val="none" w:sz="0" w:space="0" w:color="auto"/>
              </w:divBdr>
            </w:div>
            <w:div w:id="1376126828">
              <w:marLeft w:val="0"/>
              <w:marRight w:val="0"/>
              <w:marTop w:val="0"/>
              <w:marBottom w:val="0"/>
              <w:divBdr>
                <w:top w:val="none" w:sz="0" w:space="0" w:color="auto"/>
                <w:left w:val="none" w:sz="0" w:space="0" w:color="auto"/>
                <w:bottom w:val="none" w:sz="0" w:space="0" w:color="auto"/>
                <w:right w:val="none" w:sz="0" w:space="0" w:color="auto"/>
              </w:divBdr>
            </w:div>
            <w:div w:id="1385637675">
              <w:marLeft w:val="0"/>
              <w:marRight w:val="0"/>
              <w:marTop w:val="0"/>
              <w:marBottom w:val="0"/>
              <w:divBdr>
                <w:top w:val="none" w:sz="0" w:space="0" w:color="auto"/>
                <w:left w:val="none" w:sz="0" w:space="0" w:color="auto"/>
                <w:bottom w:val="none" w:sz="0" w:space="0" w:color="auto"/>
                <w:right w:val="none" w:sz="0" w:space="0" w:color="auto"/>
              </w:divBdr>
            </w:div>
            <w:div w:id="1391882692">
              <w:marLeft w:val="0"/>
              <w:marRight w:val="0"/>
              <w:marTop w:val="0"/>
              <w:marBottom w:val="0"/>
              <w:divBdr>
                <w:top w:val="none" w:sz="0" w:space="0" w:color="auto"/>
                <w:left w:val="none" w:sz="0" w:space="0" w:color="auto"/>
                <w:bottom w:val="none" w:sz="0" w:space="0" w:color="auto"/>
                <w:right w:val="none" w:sz="0" w:space="0" w:color="auto"/>
              </w:divBdr>
            </w:div>
            <w:div w:id="1396124634">
              <w:marLeft w:val="0"/>
              <w:marRight w:val="0"/>
              <w:marTop w:val="0"/>
              <w:marBottom w:val="0"/>
              <w:divBdr>
                <w:top w:val="none" w:sz="0" w:space="0" w:color="auto"/>
                <w:left w:val="none" w:sz="0" w:space="0" w:color="auto"/>
                <w:bottom w:val="none" w:sz="0" w:space="0" w:color="auto"/>
                <w:right w:val="none" w:sz="0" w:space="0" w:color="auto"/>
              </w:divBdr>
            </w:div>
            <w:div w:id="1397506004">
              <w:marLeft w:val="0"/>
              <w:marRight w:val="0"/>
              <w:marTop w:val="0"/>
              <w:marBottom w:val="0"/>
              <w:divBdr>
                <w:top w:val="none" w:sz="0" w:space="0" w:color="auto"/>
                <w:left w:val="none" w:sz="0" w:space="0" w:color="auto"/>
                <w:bottom w:val="none" w:sz="0" w:space="0" w:color="auto"/>
                <w:right w:val="none" w:sz="0" w:space="0" w:color="auto"/>
              </w:divBdr>
            </w:div>
            <w:div w:id="1401751938">
              <w:marLeft w:val="0"/>
              <w:marRight w:val="0"/>
              <w:marTop w:val="0"/>
              <w:marBottom w:val="0"/>
              <w:divBdr>
                <w:top w:val="none" w:sz="0" w:space="0" w:color="auto"/>
                <w:left w:val="none" w:sz="0" w:space="0" w:color="auto"/>
                <w:bottom w:val="none" w:sz="0" w:space="0" w:color="auto"/>
                <w:right w:val="none" w:sz="0" w:space="0" w:color="auto"/>
              </w:divBdr>
            </w:div>
            <w:div w:id="1407339047">
              <w:marLeft w:val="0"/>
              <w:marRight w:val="0"/>
              <w:marTop w:val="0"/>
              <w:marBottom w:val="0"/>
              <w:divBdr>
                <w:top w:val="none" w:sz="0" w:space="0" w:color="auto"/>
                <w:left w:val="none" w:sz="0" w:space="0" w:color="auto"/>
                <w:bottom w:val="none" w:sz="0" w:space="0" w:color="auto"/>
                <w:right w:val="none" w:sz="0" w:space="0" w:color="auto"/>
              </w:divBdr>
            </w:div>
            <w:div w:id="1417438067">
              <w:marLeft w:val="0"/>
              <w:marRight w:val="0"/>
              <w:marTop w:val="0"/>
              <w:marBottom w:val="0"/>
              <w:divBdr>
                <w:top w:val="none" w:sz="0" w:space="0" w:color="auto"/>
                <w:left w:val="none" w:sz="0" w:space="0" w:color="auto"/>
                <w:bottom w:val="none" w:sz="0" w:space="0" w:color="auto"/>
                <w:right w:val="none" w:sz="0" w:space="0" w:color="auto"/>
              </w:divBdr>
            </w:div>
            <w:div w:id="1441603448">
              <w:marLeft w:val="0"/>
              <w:marRight w:val="0"/>
              <w:marTop w:val="0"/>
              <w:marBottom w:val="0"/>
              <w:divBdr>
                <w:top w:val="none" w:sz="0" w:space="0" w:color="auto"/>
                <w:left w:val="none" w:sz="0" w:space="0" w:color="auto"/>
                <w:bottom w:val="none" w:sz="0" w:space="0" w:color="auto"/>
                <w:right w:val="none" w:sz="0" w:space="0" w:color="auto"/>
              </w:divBdr>
            </w:div>
            <w:div w:id="1456290365">
              <w:marLeft w:val="0"/>
              <w:marRight w:val="0"/>
              <w:marTop w:val="0"/>
              <w:marBottom w:val="0"/>
              <w:divBdr>
                <w:top w:val="none" w:sz="0" w:space="0" w:color="auto"/>
                <w:left w:val="none" w:sz="0" w:space="0" w:color="auto"/>
                <w:bottom w:val="none" w:sz="0" w:space="0" w:color="auto"/>
                <w:right w:val="none" w:sz="0" w:space="0" w:color="auto"/>
              </w:divBdr>
            </w:div>
            <w:div w:id="1459688151">
              <w:marLeft w:val="0"/>
              <w:marRight w:val="0"/>
              <w:marTop w:val="0"/>
              <w:marBottom w:val="0"/>
              <w:divBdr>
                <w:top w:val="none" w:sz="0" w:space="0" w:color="auto"/>
                <w:left w:val="none" w:sz="0" w:space="0" w:color="auto"/>
                <w:bottom w:val="none" w:sz="0" w:space="0" w:color="auto"/>
                <w:right w:val="none" w:sz="0" w:space="0" w:color="auto"/>
              </w:divBdr>
            </w:div>
            <w:div w:id="1465737339">
              <w:marLeft w:val="0"/>
              <w:marRight w:val="0"/>
              <w:marTop w:val="0"/>
              <w:marBottom w:val="0"/>
              <w:divBdr>
                <w:top w:val="none" w:sz="0" w:space="0" w:color="auto"/>
                <w:left w:val="none" w:sz="0" w:space="0" w:color="auto"/>
                <w:bottom w:val="none" w:sz="0" w:space="0" w:color="auto"/>
                <w:right w:val="none" w:sz="0" w:space="0" w:color="auto"/>
              </w:divBdr>
            </w:div>
            <w:div w:id="1499541763">
              <w:marLeft w:val="0"/>
              <w:marRight w:val="0"/>
              <w:marTop w:val="0"/>
              <w:marBottom w:val="0"/>
              <w:divBdr>
                <w:top w:val="none" w:sz="0" w:space="0" w:color="auto"/>
                <w:left w:val="none" w:sz="0" w:space="0" w:color="auto"/>
                <w:bottom w:val="none" w:sz="0" w:space="0" w:color="auto"/>
                <w:right w:val="none" w:sz="0" w:space="0" w:color="auto"/>
              </w:divBdr>
            </w:div>
            <w:div w:id="1506701475">
              <w:marLeft w:val="0"/>
              <w:marRight w:val="0"/>
              <w:marTop w:val="0"/>
              <w:marBottom w:val="0"/>
              <w:divBdr>
                <w:top w:val="none" w:sz="0" w:space="0" w:color="auto"/>
                <w:left w:val="none" w:sz="0" w:space="0" w:color="auto"/>
                <w:bottom w:val="none" w:sz="0" w:space="0" w:color="auto"/>
                <w:right w:val="none" w:sz="0" w:space="0" w:color="auto"/>
              </w:divBdr>
            </w:div>
            <w:div w:id="1514563808">
              <w:marLeft w:val="0"/>
              <w:marRight w:val="0"/>
              <w:marTop w:val="0"/>
              <w:marBottom w:val="0"/>
              <w:divBdr>
                <w:top w:val="none" w:sz="0" w:space="0" w:color="auto"/>
                <w:left w:val="none" w:sz="0" w:space="0" w:color="auto"/>
                <w:bottom w:val="none" w:sz="0" w:space="0" w:color="auto"/>
                <w:right w:val="none" w:sz="0" w:space="0" w:color="auto"/>
              </w:divBdr>
            </w:div>
            <w:div w:id="1515025688">
              <w:marLeft w:val="0"/>
              <w:marRight w:val="0"/>
              <w:marTop w:val="480"/>
              <w:marBottom w:val="0"/>
              <w:divBdr>
                <w:top w:val="single" w:sz="6" w:space="0" w:color="auto"/>
                <w:left w:val="single" w:sz="6" w:space="0" w:color="auto"/>
                <w:bottom w:val="single" w:sz="6" w:space="0" w:color="auto"/>
                <w:right w:val="single" w:sz="6" w:space="0" w:color="auto"/>
              </w:divBdr>
            </w:div>
            <w:div w:id="1519125183">
              <w:marLeft w:val="0"/>
              <w:marRight w:val="0"/>
              <w:marTop w:val="0"/>
              <w:marBottom w:val="0"/>
              <w:divBdr>
                <w:top w:val="none" w:sz="0" w:space="0" w:color="auto"/>
                <w:left w:val="none" w:sz="0" w:space="0" w:color="auto"/>
                <w:bottom w:val="none" w:sz="0" w:space="0" w:color="auto"/>
                <w:right w:val="none" w:sz="0" w:space="0" w:color="auto"/>
              </w:divBdr>
            </w:div>
            <w:div w:id="1554999079">
              <w:marLeft w:val="0"/>
              <w:marRight w:val="0"/>
              <w:marTop w:val="0"/>
              <w:marBottom w:val="0"/>
              <w:divBdr>
                <w:top w:val="none" w:sz="0" w:space="0" w:color="auto"/>
                <w:left w:val="none" w:sz="0" w:space="0" w:color="auto"/>
                <w:bottom w:val="none" w:sz="0" w:space="0" w:color="auto"/>
                <w:right w:val="none" w:sz="0" w:space="0" w:color="auto"/>
              </w:divBdr>
            </w:div>
            <w:div w:id="1559316832">
              <w:marLeft w:val="0"/>
              <w:marRight w:val="0"/>
              <w:marTop w:val="0"/>
              <w:marBottom w:val="0"/>
              <w:divBdr>
                <w:top w:val="none" w:sz="0" w:space="0" w:color="auto"/>
                <w:left w:val="none" w:sz="0" w:space="0" w:color="auto"/>
                <w:bottom w:val="none" w:sz="0" w:space="0" w:color="auto"/>
                <w:right w:val="none" w:sz="0" w:space="0" w:color="auto"/>
              </w:divBdr>
            </w:div>
            <w:div w:id="1565293238">
              <w:marLeft w:val="0"/>
              <w:marRight w:val="0"/>
              <w:marTop w:val="0"/>
              <w:marBottom w:val="0"/>
              <w:divBdr>
                <w:top w:val="none" w:sz="0" w:space="0" w:color="auto"/>
                <w:left w:val="none" w:sz="0" w:space="0" w:color="auto"/>
                <w:bottom w:val="none" w:sz="0" w:space="0" w:color="auto"/>
                <w:right w:val="none" w:sz="0" w:space="0" w:color="auto"/>
              </w:divBdr>
            </w:div>
            <w:div w:id="1569531544">
              <w:marLeft w:val="0"/>
              <w:marRight w:val="0"/>
              <w:marTop w:val="0"/>
              <w:marBottom w:val="0"/>
              <w:divBdr>
                <w:top w:val="none" w:sz="0" w:space="0" w:color="auto"/>
                <w:left w:val="none" w:sz="0" w:space="0" w:color="auto"/>
                <w:bottom w:val="none" w:sz="0" w:space="0" w:color="auto"/>
                <w:right w:val="none" w:sz="0" w:space="0" w:color="auto"/>
              </w:divBdr>
            </w:div>
            <w:div w:id="1580215622">
              <w:marLeft w:val="0"/>
              <w:marRight w:val="0"/>
              <w:marTop w:val="0"/>
              <w:marBottom w:val="0"/>
              <w:divBdr>
                <w:top w:val="none" w:sz="0" w:space="0" w:color="auto"/>
                <w:left w:val="none" w:sz="0" w:space="0" w:color="auto"/>
                <w:bottom w:val="none" w:sz="0" w:space="0" w:color="auto"/>
                <w:right w:val="none" w:sz="0" w:space="0" w:color="auto"/>
              </w:divBdr>
            </w:div>
            <w:div w:id="1587376626">
              <w:marLeft w:val="0"/>
              <w:marRight w:val="0"/>
              <w:marTop w:val="0"/>
              <w:marBottom w:val="0"/>
              <w:divBdr>
                <w:top w:val="none" w:sz="0" w:space="0" w:color="auto"/>
                <w:left w:val="none" w:sz="0" w:space="0" w:color="auto"/>
                <w:bottom w:val="none" w:sz="0" w:space="0" w:color="auto"/>
                <w:right w:val="none" w:sz="0" w:space="0" w:color="auto"/>
              </w:divBdr>
            </w:div>
            <w:div w:id="1588613472">
              <w:marLeft w:val="0"/>
              <w:marRight w:val="0"/>
              <w:marTop w:val="0"/>
              <w:marBottom w:val="0"/>
              <w:divBdr>
                <w:top w:val="none" w:sz="0" w:space="0" w:color="auto"/>
                <w:left w:val="none" w:sz="0" w:space="0" w:color="auto"/>
                <w:bottom w:val="none" w:sz="0" w:space="0" w:color="auto"/>
                <w:right w:val="none" w:sz="0" w:space="0" w:color="auto"/>
              </w:divBdr>
            </w:div>
            <w:div w:id="1590429110">
              <w:marLeft w:val="0"/>
              <w:marRight w:val="0"/>
              <w:marTop w:val="0"/>
              <w:marBottom w:val="0"/>
              <w:divBdr>
                <w:top w:val="none" w:sz="0" w:space="0" w:color="auto"/>
                <w:left w:val="none" w:sz="0" w:space="0" w:color="auto"/>
                <w:bottom w:val="none" w:sz="0" w:space="0" w:color="auto"/>
                <w:right w:val="none" w:sz="0" w:space="0" w:color="auto"/>
              </w:divBdr>
            </w:div>
            <w:div w:id="1593854736">
              <w:marLeft w:val="0"/>
              <w:marRight w:val="0"/>
              <w:marTop w:val="0"/>
              <w:marBottom w:val="0"/>
              <w:divBdr>
                <w:top w:val="none" w:sz="0" w:space="0" w:color="auto"/>
                <w:left w:val="none" w:sz="0" w:space="0" w:color="auto"/>
                <w:bottom w:val="none" w:sz="0" w:space="0" w:color="auto"/>
                <w:right w:val="none" w:sz="0" w:space="0" w:color="auto"/>
              </w:divBdr>
            </w:div>
            <w:div w:id="1613243133">
              <w:marLeft w:val="0"/>
              <w:marRight w:val="0"/>
              <w:marTop w:val="0"/>
              <w:marBottom w:val="0"/>
              <w:divBdr>
                <w:top w:val="none" w:sz="0" w:space="0" w:color="auto"/>
                <w:left w:val="none" w:sz="0" w:space="0" w:color="auto"/>
                <w:bottom w:val="none" w:sz="0" w:space="0" w:color="auto"/>
                <w:right w:val="none" w:sz="0" w:space="0" w:color="auto"/>
              </w:divBdr>
            </w:div>
            <w:div w:id="1629899980">
              <w:marLeft w:val="0"/>
              <w:marRight w:val="0"/>
              <w:marTop w:val="0"/>
              <w:marBottom w:val="0"/>
              <w:divBdr>
                <w:top w:val="none" w:sz="0" w:space="0" w:color="auto"/>
                <w:left w:val="none" w:sz="0" w:space="0" w:color="auto"/>
                <w:bottom w:val="none" w:sz="0" w:space="0" w:color="auto"/>
                <w:right w:val="none" w:sz="0" w:space="0" w:color="auto"/>
              </w:divBdr>
            </w:div>
            <w:div w:id="1646812513">
              <w:marLeft w:val="0"/>
              <w:marRight w:val="0"/>
              <w:marTop w:val="0"/>
              <w:marBottom w:val="0"/>
              <w:divBdr>
                <w:top w:val="none" w:sz="0" w:space="0" w:color="auto"/>
                <w:left w:val="none" w:sz="0" w:space="0" w:color="auto"/>
                <w:bottom w:val="none" w:sz="0" w:space="0" w:color="auto"/>
                <w:right w:val="none" w:sz="0" w:space="0" w:color="auto"/>
              </w:divBdr>
            </w:div>
            <w:div w:id="1657102089">
              <w:marLeft w:val="0"/>
              <w:marRight w:val="0"/>
              <w:marTop w:val="0"/>
              <w:marBottom w:val="0"/>
              <w:divBdr>
                <w:top w:val="none" w:sz="0" w:space="0" w:color="auto"/>
                <w:left w:val="none" w:sz="0" w:space="0" w:color="auto"/>
                <w:bottom w:val="none" w:sz="0" w:space="0" w:color="auto"/>
                <w:right w:val="none" w:sz="0" w:space="0" w:color="auto"/>
              </w:divBdr>
            </w:div>
            <w:div w:id="1659116165">
              <w:marLeft w:val="0"/>
              <w:marRight w:val="0"/>
              <w:marTop w:val="0"/>
              <w:marBottom w:val="0"/>
              <w:divBdr>
                <w:top w:val="none" w:sz="0" w:space="0" w:color="auto"/>
                <w:left w:val="none" w:sz="0" w:space="0" w:color="auto"/>
                <w:bottom w:val="none" w:sz="0" w:space="0" w:color="auto"/>
                <w:right w:val="none" w:sz="0" w:space="0" w:color="auto"/>
              </w:divBdr>
            </w:div>
            <w:div w:id="1673485591">
              <w:marLeft w:val="0"/>
              <w:marRight w:val="0"/>
              <w:marTop w:val="0"/>
              <w:marBottom w:val="0"/>
              <w:divBdr>
                <w:top w:val="none" w:sz="0" w:space="0" w:color="auto"/>
                <w:left w:val="none" w:sz="0" w:space="0" w:color="auto"/>
                <w:bottom w:val="none" w:sz="0" w:space="0" w:color="auto"/>
                <w:right w:val="none" w:sz="0" w:space="0" w:color="auto"/>
              </w:divBdr>
            </w:div>
            <w:div w:id="1697583786">
              <w:marLeft w:val="0"/>
              <w:marRight w:val="0"/>
              <w:marTop w:val="0"/>
              <w:marBottom w:val="0"/>
              <w:divBdr>
                <w:top w:val="none" w:sz="0" w:space="0" w:color="auto"/>
                <w:left w:val="none" w:sz="0" w:space="0" w:color="auto"/>
                <w:bottom w:val="none" w:sz="0" w:space="0" w:color="auto"/>
                <w:right w:val="none" w:sz="0" w:space="0" w:color="auto"/>
              </w:divBdr>
            </w:div>
            <w:div w:id="1712455964">
              <w:marLeft w:val="0"/>
              <w:marRight w:val="0"/>
              <w:marTop w:val="0"/>
              <w:marBottom w:val="0"/>
              <w:divBdr>
                <w:top w:val="none" w:sz="0" w:space="0" w:color="auto"/>
                <w:left w:val="none" w:sz="0" w:space="0" w:color="auto"/>
                <w:bottom w:val="none" w:sz="0" w:space="0" w:color="auto"/>
                <w:right w:val="none" w:sz="0" w:space="0" w:color="auto"/>
              </w:divBdr>
            </w:div>
            <w:div w:id="1718773129">
              <w:marLeft w:val="0"/>
              <w:marRight w:val="0"/>
              <w:marTop w:val="0"/>
              <w:marBottom w:val="0"/>
              <w:divBdr>
                <w:top w:val="none" w:sz="0" w:space="0" w:color="auto"/>
                <w:left w:val="none" w:sz="0" w:space="0" w:color="auto"/>
                <w:bottom w:val="none" w:sz="0" w:space="0" w:color="auto"/>
                <w:right w:val="none" w:sz="0" w:space="0" w:color="auto"/>
              </w:divBdr>
            </w:div>
            <w:div w:id="1747073852">
              <w:marLeft w:val="0"/>
              <w:marRight w:val="0"/>
              <w:marTop w:val="0"/>
              <w:marBottom w:val="0"/>
              <w:divBdr>
                <w:top w:val="none" w:sz="0" w:space="0" w:color="auto"/>
                <w:left w:val="none" w:sz="0" w:space="0" w:color="auto"/>
                <w:bottom w:val="none" w:sz="0" w:space="0" w:color="auto"/>
                <w:right w:val="none" w:sz="0" w:space="0" w:color="auto"/>
              </w:divBdr>
            </w:div>
            <w:div w:id="1764573114">
              <w:marLeft w:val="0"/>
              <w:marRight w:val="0"/>
              <w:marTop w:val="0"/>
              <w:marBottom w:val="0"/>
              <w:divBdr>
                <w:top w:val="none" w:sz="0" w:space="0" w:color="auto"/>
                <w:left w:val="none" w:sz="0" w:space="0" w:color="auto"/>
                <w:bottom w:val="none" w:sz="0" w:space="0" w:color="auto"/>
                <w:right w:val="none" w:sz="0" w:space="0" w:color="auto"/>
              </w:divBdr>
            </w:div>
            <w:div w:id="1786466766">
              <w:marLeft w:val="0"/>
              <w:marRight w:val="0"/>
              <w:marTop w:val="0"/>
              <w:marBottom w:val="0"/>
              <w:divBdr>
                <w:top w:val="none" w:sz="0" w:space="0" w:color="auto"/>
                <w:left w:val="none" w:sz="0" w:space="0" w:color="auto"/>
                <w:bottom w:val="none" w:sz="0" w:space="0" w:color="auto"/>
                <w:right w:val="none" w:sz="0" w:space="0" w:color="auto"/>
              </w:divBdr>
            </w:div>
            <w:div w:id="1803494747">
              <w:marLeft w:val="0"/>
              <w:marRight w:val="0"/>
              <w:marTop w:val="0"/>
              <w:marBottom w:val="0"/>
              <w:divBdr>
                <w:top w:val="none" w:sz="0" w:space="0" w:color="auto"/>
                <w:left w:val="none" w:sz="0" w:space="0" w:color="auto"/>
                <w:bottom w:val="none" w:sz="0" w:space="0" w:color="auto"/>
                <w:right w:val="none" w:sz="0" w:space="0" w:color="auto"/>
              </w:divBdr>
            </w:div>
            <w:div w:id="1810131367">
              <w:marLeft w:val="0"/>
              <w:marRight w:val="0"/>
              <w:marTop w:val="0"/>
              <w:marBottom w:val="0"/>
              <w:divBdr>
                <w:top w:val="none" w:sz="0" w:space="0" w:color="auto"/>
                <w:left w:val="none" w:sz="0" w:space="0" w:color="auto"/>
                <w:bottom w:val="none" w:sz="0" w:space="0" w:color="auto"/>
                <w:right w:val="none" w:sz="0" w:space="0" w:color="auto"/>
              </w:divBdr>
            </w:div>
            <w:div w:id="1814912018">
              <w:marLeft w:val="0"/>
              <w:marRight w:val="0"/>
              <w:marTop w:val="0"/>
              <w:marBottom w:val="0"/>
              <w:divBdr>
                <w:top w:val="none" w:sz="0" w:space="0" w:color="auto"/>
                <w:left w:val="none" w:sz="0" w:space="0" w:color="auto"/>
                <w:bottom w:val="none" w:sz="0" w:space="0" w:color="auto"/>
                <w:right w:val="none" w:sz="0" w:space="0" w:color="auto"/>
              </w:divBdr>
            </w:div>
            <w:div w:id="1819148677">
              <w:marLeft w:val="0"/>
              <w:marRight w:val="0"/>
              <w:marTop w:val="0"/>
              <w:marBottom w:val="0"/>
              <w:divBdr>
                <w:top w:val="none" w:sz="0" w:space="0" w:color="auto"/>
                <w:left w:val="none" w:sz="0" w:space="0" w:color="auto"/>
                <w:bottom w:val="none" w:sz="0" w:space="0" w:color="auto"/>
                <w:right w:val="none" w:sz="0" w:space="0" w:color="auto"/>
              </w:divBdr>
            </w:div>
            <w:div w:id="1820994152">
              <w:marLeft w:val="0"/>
              <w:marRight w:val="0"/>
              <w:marTop w:val="0"/>
              <w:marBottom w:val="0"/>
              <w:divBdr>
                <w:top w:val="none" w:sz="0" w:space="0" w:color="auto"/>
                <w:left w:val="none" w:sz="0" w:space="0" w:color="auto"/>
                <w:bottom w:val="none" w:sz="0" w:space="0" w:color="auto"/>
                <w:right w:val="none" w:sz="0" w:space="0" w:color="auto"/>
              </w:divBdr>
            </w:div>
            <w:div w:id="1837920999">
              <w:marLeft w:val="0"/>
              <w:marRight w:val="0"/>
              <w:marTop w:val="0"/>
              <w:marBottom w:val="0"/>
              <w:divBdr>
                <w:top w:val="none" w:sz="0" w:space="0" w:color="auto"/>
                <w:left w:val="none" w:sz="0" w:space="0" w:color="auto"/>
                <w:bottom w:val="none" w:sz="0" w:space="0" w:color="auto"/>
                <w:right w:val="none" w:sz="0" w:space="0" w:color="auto"/>
              </w:divBdr>
            </w:div>
            <w:div w:id="1852720852">
              <w:marLeft w:val="0"/>
              <w:marRight w:val="0"/>
              <w:marTop w:val="0"/>
              <w:marBottom w:val="0"/>
              <w:divBdr>
                <w:top w:val="none" w:sz="0" w:space="0" w:color="auto"/>
                <w:left w:val="none" w:sz="0" w:space="0" w:color="auto"/>
                <w:bottom w:val="none" w:sz="0" w:space="0" w:color="auto"/>
                <w:right w:val="none" w:sz="0" w:space="0" w:color="auto"/>
              </w:divBdr>
            </w:div>
            <w:div w:id="1857110537">
              <w:marLeft w:val="0"/>
              <w:marRight w:val="0"/>
              <w:marTop w:val="0"/>
              <w:marBottom w:val="0"/>
              <w:divBdr>
                <w:top w:val="none" w:sz="0" w:space="0" w:color="auto"/>
                <w:left w:val="none" w:sz="0" w:space="0" w:color="auto"/>
                <w:bottom w:val="none" w:sz="0" w:space="0" w:color="auto"/>
                <w:right w:val="none" w:sz="0" w:space="0" w:color="auto"/>
              </w:divBdr>
            </w:div>
            <w:div w:id="1870028634">
              <w:marLeft w:val="0"/>
              <w:marRight w:val="0"/>
              <w:marTop w:val="0"/>
              <w:marBottom w:val="0"/>
              <w:divBdr>
                <w:top w:val="none" w:sz="0" w:space="0" w:color="auto"/>
                <w:left w:val="none" w:sz="0" w:space="0" w:color="auto"/>
                <w:bottom w:val="none" w:sz="0" w:space="0" w:color="auto"/>
                <w:right w:val="none" w:sz="0" w:space="0" w:color="auto"/>
              </w:divBdr>
            </w:div>
            <w:div w:id="1870407465">
              <w:marLeft w:val="0"/>
              <w:marRight w:val="0"/>
              <w:marTop w:val="0"/>
              <w:marBottom w:val="0"/>
              <w:divBdr>
                <w:top w:val="none" w:sz="0" w:space="0" w:color="auto"/>
                <w:left w:val="none" w:sz="0" w:space="0" w:color="auto"/>
                <w:bottom w:val="none" w:sz="0" w:space="0" w:color="auto"/>
                <w:right w:val="none" w:sz="0" w:space="0" w:color="auto"/>
              </w:divBdr>
            </w:div>
            <w:div w:id="1870609352">
              <w:marLeft w:val="0"/>
              <w:marRight w:val="0"/>
              <w:marTop w:val="0"/>
              <w:marBottom w:val="0"/>
              <w:divBdr>
                <w:top w:val="none" w:sz="0" w:space="0" w:color="auto"/>
                <w:left w:val="none" w:sz="0" w:space="0" w:color="auto"/>
                <w:bottom w:val="none" w:sz="0" w:space="0" w:color="auto"/>
                <w:right w:val="none" w:sz="0" w:space="0" w:color="auto"/>
              </w:divBdr>
            </w:div>
            <w:div w:id="1872374044">
              <w:marLeft w:val="0"/>
              <w:marRight w:val="0"/>
              <w:marTop w:val="0"/>
              <w:marBottom w:val="0"/>
              <w:divBdr>
                <w:top w:val="none" w:sz="0" w:space="0" w:color="auto"/>
                <w:left w:val="none" w:sz="0" w:space="0" w:color="auto"/>
                <w:bottom w:val="none" w:sz="0" w:space="0" w:color="auto"/>
                <w:right w:val="none" w:sz="0" w:space="0" w:color="auto"/>
              </w:divBdr>
            </w:div>
            <w:div w:id="1878001814">
              <w:marLeft w:val="0"/>
              <w:marRight w:val="0"/>
              <w:marTop w:val="0"/>
              <w:marBottom w:val="0"/>
              <w:divBdr>
                <w:top w:val="none" w:sz="0" w:space="0" w:color="auto"/>
                <w:left w:val="none" w:sz="0" w:space="0" w:color="auto"/>
                <w:bottom w:val="none" w:sz="0" w:space="0" w:color="auto"/>
                <w:right w:val="none" w:sz="0" w:space="0" w:color="auto"/>
              </w:divBdr>
            </w:div>
            <w:div w:id="1883592217">
              <w:marLeft w:val="0"/>
              <w:marRight w:val="0"/>
              <w:marTop w:val="0"/>
              <w:marBottom w:val="0"/>
              <w:divBdr>
                <w:top w:val="none" w:sz="0" w:space="0" w:color="auto"/>
                <w:left w:val="none" w:sz="0" w:space="0" w:color="auto"/>
                <w:bottom w:val="none" w:sz="0" w:space="0" w:color="auto"/>
                <w:right w:val="none" w:sz="0" w:space="0" w:color="auto"/>
              </w:divBdr>
            </w:div>
            <w:div w:id="1884637920">
              <w:marLeft w:val="0"/>
              <w:marRight w:val="0"/>
              <w:marTop w:val="0"/>
              <w:marBottom w:val="0"/>
              <w:divBdr>
                <w:top w:val="none" w:sz="0" w:space="0" w:color="auto"/>
                <w:left w:val="none" w:sz="0" w:space="0" w:color="auto"/>
                <w:bottom w:val="none" w:sz="0" w:space="0" w:color="auto"/>
                <w:right w:val="none" w:sz="0" w:space="0" w:color="auto"/>
              </w:divBdr>
            </w:div>
            <w:div w:id="1888105577">
              <w:marLeft w:val="0"/>
              <w:marRight w:val="0"/>
              <w:marTop w:val="0"/>
              <w:marBottom w:val="0"/>
              <w:divBdr>
                <w:top w:val="none" w:sz="0" w:space="0" w:color="auto"/>
                <w:left w:val="none" w:sz="0" w:space="0" w:color="auto"/>
                <w:bottom w:val="none" w:sz="0" w:space="0" w:color="auto"/>
                <w:right w:val="none" w:sz="0" w:space="0" w:color="auto"/>
              </w:divBdr>
            </w:div>
            <w:div w:id="1889608382">
              <w:marLeft w:val="0"/>
              <w:marRight w:val="0"/>
              <w:marTop w:val="0"/>
              <w:marBottom w:val="0"/>
              <w:divBdr>
                <w:top w:val="none" w:sz="0" w:space="0" w:color="auto"/>
                <w:left w:val="none" w:sz="0" w:space="0" w:color="auto"/>
                <w:bottom w:val="none" w:sz="0" w:space="0" w:color="auto"/>
                <w:right w:val="none" w:sz="0" w:space="0" w:color="auto"/>
              </w:divBdr>
            </w:div>
            <w:div w:id="1891912746">
              <w:marLeft w:val="0"/>
              <w:marRight w:val="0"/>
              <w:marTop w:val="480"/>
              <w:marBottom w:val="0"/>
              <w:divBdr>
                <w:top w:val="single" w:sz="6" w:space="0" w:color="auto"/>
                <w:left w:val="single" w:sz="6" w:space="0" w:color="auto"/>
                <w:bottom w:val="single" w:sz="6" w:space="0" w:color="auto"/>
                <w:right w:val="single" w:sz="6" w:space="0" w:color="auto"/>
              </w:divBdr>
            </w:div>
            <w:div w:id="1893688017">
              <w:marLeft w:val="0"/>
              <w:marRight w:val="0"/>
              <w:marTop w:val="480"/>
              <w:marBottom w:val="0"/>
              <w:divBdr>
                <w:top w:val="single" w:sz="6" w:space="0" w:color="auto"/>
                <w:left w:val="single" w:sz="6" w:space="0" w:color="auto"/>
                <w:bottom w:val="single" w:sz="6" w:space="0" w:color="auto"/>
                <w:right w:val="single" w:sz="6" w:space="0" w:color="auto"/>
              </w:divBdr>
            </w:div>
            <w:div w:id="1899626830">
              <w:marLeft w:val="0"/>
              <w:marRight w:val="0"/>
              <w:marTop w:val="0"/>
              <w:marBottom w:val="0"/>
              <w:divBdr>
                <w:top w:val="none" w:sz="0" w:space="0" w:color="auto"/>
                <w:left w:val="none" w:sz="0" w:space="0" w:color="auto"/>
                <w:bottom w:val="none" w:sz="0" w:space="0" w:color="auto"/>
                <w:right w:val="none" w:sz="0" w:space="0" w:color="auto"/>
              </w:divBdr>
            </w:div>
            <w:div w:id="1909265634">
              <w:marLeft w:val="0"/>
              <w:marRight w:val="0"/>
              <w:marTop w:val="0"/>
              <w:marBottom w:val="0"/>
              <w:divBdr>
                <w:top w:val="none" w:sz="0" w:space="0" w:color="auto"/>
                <w:left w:val="none" w:sz="0" w:space="0" w:color="auto"/>
                <w:bottom w:val="none" w:sz="0" w:space="0" w:color="auto"/>
                <w:right w:val="none" w:sz="0" w:space="0" w:color="auto"/>
              </w:divBdr>
            </w:div>
            <w:div w:id="1910577793">
              <w:marLeft w:val="0"/>
              <w:marRight w:val="0"/>
              <w:marTop w:val="0"/>
              <w:marBottom w:val="0"/>
              <w:divBdr>
                <w:top w:val="none" w:sz="0" w:space="0" w:color="auto"/>
                <w:left w:val="none" w:sz="0" w:space="0" w:color="auto"/>
                <w:bottom w:val="none" w:sz="0" w:space="0" w:color="auto"/>
                <w:right w:val="none" w:sz="0" w:space="0" w:color="auto"/>
              </w:divBdr>
            </w:div>
            <w:div w:id="1912807259">
              <w:marLeft w:val="0"/>
              <w:marRight w:val="0"/>
              <w:marTop w:val="0"/>
              <w:marBottom w:val="0"/>
              <w:divBdr>
                <w:top w:val="none" w:sz="0" w:space="0" w:color="auto"/>
                <w:left w:val="none" w:sz="0" w:space="0" w:color="auto"/>
                <w:bottom w:val="none" w:sz="0" w:space="0" w:color="auto"/>
                <w:right w:val="none" w:sz="0" w:space="0" w:color="auto"/>
              </w:divBdr>
            </w:div>
            <w:div w:id="1924098963">
              <w:marLeft w:val="0"/>
              <w:marRight w:val="0"/>
              <w:marTop w:val="0"/>
              <w:marBottom w:val="0"/>
              <w:divBdr>
                <w:top w:val="none" w:sz="0" w:space="0" w:color="auto"/>
                <w:left w:val="none" w:sz="0" w:space="0" w:color="auto"/>
                <w:bottom w:val="none" w:sz="0" w:space="0" w:color="auto"/>
                <w:right w:val="none" w:sz="0" w:space="0" w:color="auto"/>
              </w:divBdr>
            </w:div>
            <w:div w:id="1925801414">
              <w:marLeft w:val="0"/>
              <w:marRight w:val="0"/>
              <w:marTop w:val="0"/>
              <w:marBottom w:val="0"/>
              <w:divBdr>
                <w:top w:val="none" w:sz="0" w:space="0" w:color="auto"/>
                <w:left w:val="none" w:sz="0" w:space="0" w:color="auto"/>
                <w:bottom w:val="none" w:sz="0" w:space="0" w:color="auto"/>
                <w:right w:val="none" w:sz="0" w:space="0" w:color="auto"/>
              </w:divBdr>
            </w:div>
            <w:div w:id="1959217404">
              <w:marLeft w:val="0"/>
              <w:marRight w:val="0"/>
              <w:marTop w:val="0"/>
              <w:marBottom w:val="0"/>
              <w:divBdr>
                <w:top w:val="none" w:sz="0" w:space="0" w:color="auto"/>
                <w:left w:val="none" w:sz="0" w:space="0" w:color="auto"/>
                <w:bottom w:val="none" w:sz="0" w:space="0" w:color="auto"/>
                <w:right w:val="none" w:sz="0" w:space="0" w:color="auto"/>
              </w:divBdr>
            </w:div>
            <w:div w:id="1968243431">
              <w:marLeft w:val="0"/>
              <w:marRight w:val="0"/>
              <w:marTop w:val="0"/>
              <w:marBottom w:val="0"/>
              <w:divBdr>
                <w:top w:val="none" w:sz="0" w:space="0" w:color="auto"/>
                <w:left w:val="none" w:sz="0" w:space="0" w:color="auto"/>
                <w:bottom w:val="none" w:sz="0" w:space="0" w:color="auto"/>
                <w:right w:val="none" w:sz="0" w:space="0" w:color="auto"/>
              </w:divBdr>
            </w:div>
            <w:div w:id="1969624220">
              <w:marLeft w:val="0"/>
              <w:marRight w:val="0"/>
              <w:marTop w:val="0"/>
              <w:marBottom w:val="0"/>
              <w:divBdr>
                <w:top w:val="none" w:sz="0" w:space="0" w:color="auto"/>
                <w:left w:val="none" w:sz="0" w:space="0" w:color="auto"/>
                <w:bottom w:val="none" w:sz="0" w:space="0" w:color="auto"/>
                <w:right w:val="none" w:sz="0" w:space="0" w:color="auto"/>
              </w:divBdr>
            </w:div>
            <w:div w:id="1971009711">
              <w:marLeft w:val="0"/>
              <w:marRight w:val="0"/>
              <w:marTop w:val="0"/>
              <w:marBottom w:val="0"/>
              <w:divBdr>
                <w:top w:val="none" w:sz="0" w:space="0" w:color="auto"/>
                <w:left w:val="none" w:sz="0" w:space="0" w:color="auto"/>
                <w:bottom w:val="none" w:sz="0" w:space="0" w:color="auto"/>
                <w:right w:val="none" w:sz="0" w:space="0" w:color="auto"/>
              </w:divBdr>
            </w:div>
            <w:div w:id="1979526431">
              <w:marLeft w:val="0"/>
              <w:marRight w:val="0"/>
              <w:marTop w:val="0"/>
              <w:marBottom w:val="0"/>
              <w:divBdr>
                <w:top w:val="none" w:sz="0" w:space="0" w:color="auto"/>
                <w:left w:val="none" w:sz="0" w:space="0" w:color="auto"/>
                <w:bottom w:val="none" w:sz="0" w:space="0" w:color="auto"/>
                <w:right w:val="none" w:sz="0" w:space="0" w:color="auto"/>
              </w:divBdr>
            </w:div>
            <w:div w:id="1981229355">
              <w:marLeft w:val="0"/>
              <w:marRight w:val="0"/>
              <w:marTop w:val="0"/>
              <w:marBottom w:val="0"/>
              <w:divBdr>
                <w:top w:val="none" w:sz="0" w:space="0" w:color="auto"/>
                <w:left w:val="none" w:sz="0" w:space="0" w:color="auto"/>
                <w:bottom w:val="none" w:sz="0" w:space="0" w:color="auto"/>
                <w:right w:val="none" w:sz="0" w:space="0" w:color="auto"/>
              </w:divBdr>
            </w:div>
            <w:div w:id="1984656699">
              <w:marLeft w:val="0"/>
              <w:marRight w:val="0"/>
              <w:marTop w:val="0"/>
              <w:marBottom w:val="0"/>
              <w:divBdr>
                <w:top w:val="none" w:sz="0" w:space="0" w:color="auto"/>
                <w:left w:val="none" w:sz="0" w:space="0" w:color="auto"/>
                <w:bottom w:val="none" w:sz="0" w:space="0" w:color="auto"/>
                <w:right w:val="none" w:sz="0" w:space="0" w:color="auto"/>
              </w:divBdr>
            </w:div>
            <w:div w:id="1989749436">
              <w:marLeft w:val="0"/>
              <w:marRight w:val="0"/>
              <w:marTop w:val="0"/>
              <w:marBottom w:val="0"/>
              <w:divBdr>
                <w:top w:val="none" w:sz="0" w:space="0" w:color="auto"/>
                <w:left w:val="none" w:sz="0" w:space="0" w:color="auto"/>
                <w:bottom w:val="none" w:sz="0" w:space="0" w:color="auto"/>
                <w:right w:val="none" w:sz="0" w:space="0" w:color="auto"/>
              </w:divBdr>
            </w:div>
            <w:div w:id="1996647244">
              <w:marLeft w:val="0"/>
              <w:marRight w:val="0"/>
              <w:marTop w:val="0"/>
              <w:marBottom w:val="0"/>
              <w:divBdr>
                <w:top w:val="none" w:sz="0" w:space="0" w:color="auto"/>
                <w:left w:val="none" w:sz="0" w:space="0" w:color="auto"/>
                <w:bottom w:val="none" w:sz="0" w:space="0" w:color="auto"/>
                <w:right w:val="none" w:sz="0" w:space="0" w:color="auto"/>
              </w:divBdr>
            </w:div>
            <w:div w:id="1998806530">
              <w:marLeft w:val="0"/>
              <w:marRight w:val="0"/>
              <w:marTop w:val="0"/>
              <w:marBottom w:val="0"/>
              <w:divBdr>
                <w:top w:val="none" w:sz="0" w:space="0" w:color="auto"/>
                <w:left w:val="none" w:sz="0" w:space="0" w:color="auto"/>
                <w:bottom w:val="none" w:sz="0" w:space="0" w:color="auto"/>
                <w:right w:val="none" w:sz="0" w:space="0" w:color="auto"/>
              </w:divBdr>
            </w:div>
            <w:div w:id="2003855011">
              <w:marLeft w:val="0"/>
              <w:marRight w:val="0"/>
              <w:marTop w:val="0"/>
              <w:marBottom w:val="0"/>
              <w:divBdr>
                <w:top w:val="none" w:sz="0" w:space="0" w:color="auto"/>
                <w:left w:val="none" w:sz="0" w:space="0" w:color="auto"/>
                <w:bottom w:val="none" w:sz="0" w:space="0" w:color="auto"/>
                <w:right w:val="none" w:sz="0" w:space="0" w:color="auto"/>
              </w:divBdr>
            </w:div>
            <w:div w:id="2010327718">
              <w:marLeft w:val="0"/>
              <w:marRight w:val="0"/>
              <w:marTop w:val="0"/>
              <w:marBottom w:val="0"/>
              <w:divBdr>
                <w:top w:val="none" w:sz="0" w:space="0" w:color="auto"/>
                <w:left w:val="none" w:sz="0" w:space="0" w:color="auto"/>
                <w:bottom w:val="none" w:sz="0" w:space="0" w:color="auto"/>
                <w:right w:val="none" w:sz="0" w:space="0" w:color="auto"/>
              </w:divBdr>
            </w:div>
            <w:div w:id="2022587532">
              <w:marLeft w:val="0"/>
              <w:marRight w:val="0"/>
              <w:marTop w:val="0"/>
              <w:marBottom w:val="0"/>
              <w:divBdr>
                <w:top w:val="none" w:sz="0" w:space="0" w:color="auto"/>
                <w:left w:val="none" w:sz="0" w:space="0" w:color="auto"/>
                <w:bottom w:val="none" w:sz="0" w:space="0" w:color="auto"/>
                <w:right w:val="none" w:sz="0" w:space="0" w:color="auto"/>
              </w:divBdr>
            </w:div>
            <w:div w:id="2042197016">
              <w:marLeft w:val="0"/>
              <w:marRight w:val="0"/>
              <w:marTop w:val="0"/>
              <w:marBottom w:val="0"/>
              <w:divBdr>
                <w:top w:val="none" w:sz="0" w:space="0" w:color="auto"/>
                <w:left w:val="none" w:sz="0" w:space="0" w:color="auto"/>
                <w:bottom w:val="none" w:sz="0" w:space="0" w:color="auto"/>
                <w:right w:val="none" w:sz="0" w:space="0" w:color="auto"/>
              </w:divBdr>
            </w:div>
            <w:div w:id="2054424823">
              <w:marLeft w:val="0"/>
              <w:marRight w:val="0"/>
              <w:marTop w:val="0"/>
              <w:marBottom w:val="0"/>
              <w:divBdr>
                <w:top w:val="none" w:sz="0" w:space="0" w:color="auto"/>
                <w:left w:val="none" w:sz="0" w:space="0" w:color="auto"/>
                <w:bottom w:val="none" w:sz="0" w:space="0" w:color="auto"/>
                <w:right w:val="none" w:sz="0" w:space="0" w:color="auto"/>
              </w:divBdr>
            </w:div>
            <w:div w:id="2069986900">
              <w:marLeft w:val="0"/>
              <w:marRight w:val="0"/>
              <w:marTop w:val="0"/>
              <w:marBottom w:val="0"/>
              <w:divBdr>
                <w:top w:val="none" w:sz="0" w:space="0" w:color="auto"/>
                <w:left w:val="none" w:sz="0" w:space="0" w:color="auto"/>
                <w:bottom w:val="none" w:sz="0" w:space="0" w:color="auto"/>
                <w:right w:val="none" w:sz="0" w:space="0" w:color="auto"/>
              </w:divBdr>
            </w:div>
            <w:div w:id="2100564434">
              <w:marLeft w:val="0"/>
              <w:marRight w:val="0"/>
              <w:marTop w:val="0"/>
              <w:marBottom w:val="0"/>
              <w:divBdr>
                <w:top w:val="none" w:sz="0" w:space="0" w:color="auto"/>
                <w:left w:val="none" w:sz="0" w:space="0" w:color="auto"/>
                <w:bottom w:val="none" w:sz="0" w:space="0" w:color="auto"/>
                <w:right w:val="none" w:sz="0" w:space="0" w:color="auto"/>
              </w:divBdr>
            </w:div>
            <w:div w:id="2101367627">
              <w:marLeft w:val="0"/>
              <w:marRight w:val="0"/>
              <w:marTop w:val="0"/>
              <w:marBottom w:val="0"/>
              <w:divBdr>
                <w:top w:val="none" w:sz="0" w:space="0" w:color="auto"/>
                <w:left w:val="none" w:sz="0" w:space="0" w:color="auto"/>
                <w:bottom w:val="none" w:sz="0" w:space="0" w:color="auto"/>
                <w:right w:val="none" w:sz="0" w:space="0" w:color="auto"/>
              </w:divBdr>
            </w:div>
            <w:div w:id="2103453499">
              <w:marLeft w:val="0"/>
              <w:marRight w:val="0"/>
              <w:marTop w:val="0"/>
              <w:marBottom w:val="0"/>
              <w:divBdr>
                <w:top w:val="none" w:sz="0" w:space="0" w:color="auto"/>
                <w:left w:val="none" w:sz="0" w:space="0" w:color="auto"/>
                <w:bottom w:val="none" w:sz="0" w:space="0" w:color="auto"/>
                <w:right w:val="none" w:sz="0" w:space="0" w:color="auto"/>
              </w:divBdr>
            </w:div>
            <w:div w:id="2107261390">
              <w:marLeft w:val="0"/>
              <w:marRight w:val="0"/>
              <w:marTop w:val="0"/>
              <w:marBottom w:val="0"/>
              <w:divBdr>
                <w:top w:val="none" w:sz="0" w:space="0" w:color="auto"/>
                <w:left w:val="none" w:sz="0" w:space="0" w:color="auto"/>
                <w:bottom w:val="none" w:sz="0" w:space="0" w:color="auto"/>
                <w:right w:val="none" w:sz="0" w:space="0" w:color="auto"/>
              </w:divBdr>
            </w:div>
            <w:div w:id="2112432759">
              <w:marLeft w:val="0"/>
              <w:marRight w:val="0"/>
              <w:marTop w:val="0"/>
              <w:marBottom w:val="0"/>
              <w:divBdr>
                <w:top w:val="none" w:sz="0" w:space="0" w:color="auto"/>
                <w:left w:val="none" w:sz="0" w:space="0" w:color="auto"/>
                <w:bottom w:val="none" w:sz="0" w:space="0" w:color="auto"/>
                <w:right w:val="none" w:sz="0" w:space="0" w:color="auto"/>
              </w:divBdr>
            </w:div>
            <w:div w:id="2113360721">
              <w:marLeft w:val="0"/>
              <w:marRight w:val="0"/>
              <w:marTop w:val="0"/>
              <w:marBottom w:val="0"/>
              <w:divBdr>
                <w:top w:val="none" w:sz="0" w:space="0" w:color="auto"/>
                <w:left w:val="none" w:sz="0" w:space="0" w:color="auto"/>
                <w:bottom w:val="none" w:sz="0" w:space="0" w:color="auto"/>
                <w:right w:val="none" w:sz="0" w:space="0" w:color="auto"/>
              </w:divBdr>
            </w:div>
            <w:div w:id="2131167468">
              <w:marLeft w:val="0"/>
              <w:marRight w:val="0"/>
              <w:marTop w:val="0"/>
              <w:marBottom w:val="0"/>
              <w:divBdr>
                <w:top w:val="none" w:sz="0" w:space="0" w:color="auto"/>
                <w:left w:val="none" w:sz="0" w:space="0" w:color="auto"/>
                <w:bottom w:val="none" w:sz="0" w:space="0" w:color="auto"/>
                <w:right w:val="none" w:sz="0" w:space="0" w:color="auto"/>
              </w:divBdr>
            </w:div>
            <w:div w:id="2138141862">
              <w:marLeft w:val="0"/>
              <w:marRight w:val="0"/>
              <w:marTop w:val="0"/>
              <w:marBottom w:val="0"/>
              <w:divBdr>
                <w:top w:val="none" w:sz="0" w:space="0" w:color="auto"/>
                <w:left w:val="none" w:sz="0" w:space="0" w:color="auto"/>
                <w:bottom w:val="none" w:sz="0" w:space="0" w:color="auto"/>
                <w:right w:val="none" w:sz="0" w:space="0" w:color="auto"/>
              </w:divBdr>
            </w:div>
          </w:divsChild>
        </w:div>
        <w:div w:id="1696223832">
          <w:marLeft w:val="0"/>
          <w:marRight w:val="0"/>
          <w:marTop w:val="0"/>
          <w:marBottom w:val="0"/>
          <w:divBdr>
            <w:top w:val="none" w:sz="0" w:space="0" w:color="auto"/>
            <w:left w:val="none" w:sz="0" w:space="0" w:color="auto"/>
            <w:bottom w:val="none" w:sz="0" w:space="0" w:color="auto"/>
            <w:right w:val="none" w:sz="0" w:space="0" w:color="auto"/>
          </w:divBdr>
          <w:divsChild>
            <w:div w:id="668956">
              <w:marLeft w:val="0"/>
              <w:marRight w:val="0"/>
              <w:marTop w:val="0"/>
              <w:marBottom w:val="0"/>
              <w:divBdr>
                <w:top w:val="none" w:sz="0" w:space="0" w:color="auto"/>
                <w:left w:val="none" w:sz="0" w:space="0" w:color="auto"/>
                <w:bottom w:val="none" w:sz="0" w:space="0" w:color="auto"/>
                <w:right w:val="none" w:sz="0" w:space="0" w:color="auto"/>
              </w:divBdr>
            </w:div>
            <w:div w:id="1011348">
              <w:marLeft w:val="0"/>
              <w:marRight w:val="0"/>
              <w:marTop w:val="0"/>
              <w:marBottom w:val="0"/>
              <w:divBdr>
                <w:top w:val="none" w:sz="0" w:space="0" w:color="auto"/>
                <w:left w:val="none" w:sz="0" w:space="0" w:color="auto"/>
                <w:bottom w:val="none" w:sz="0" w:space="0" w:color="auto"/>
                <w:right w:val="none" w:sz="0" w:space="0" w:color="auto"/>
              </w:divBdr>
            </w:div>
            <w:div w:id="1320183">
              <w:marLeft w:val="0"/>
              <w:marRight w:val="0"/>
              <w:marTop w:val="360"/>
              <w:marBottom w:val="0"/>
              <w:divBdr>
                <w:top w:val="single" w:sz="6" w:space="0" w:color="auto"/>
                <w:left w:val="single" w:sz="6" w:space="0" w:color="auto"/>
                <w:bottom w:val="single" w:sz="6" w:space="0" w:color="auto"/>
                <w:right w:val="single" w:sz="6" w:space="0" w:color="auto"/>
              </w:divBdr>
            </w:div>
            <w:div w:id="1859792">
              <w:marLeft w:val="0"/>
              <w:marRight w:val="0"/>
              <w:marTop w:val="0"/>
              <w:marBottom w:val="0"/>
              <w:divBdr>
                <w:top w:val="none" w:sz="0" w:space="0" w:color="auto"/>
                <w:left w:val="none" w:sz="0" w:space="0" w:color="auto"/>
                <w:bottom w:val="none" w:sz="0" w:space="0" w:color="auto"/>
                <w:right w:val="none" w:sz="0" w:space="0" w:color="auto"/>
              </w:divBdr>
            </w:div>
            <w:div w:id="4524144">
              <w:marLeft w:val="0"/>
              <w:marRight w:val="0"/>
              <w:marTop w:val="0"/>
              <w:marBottom w:val="0"/>
              <w:divBdr>
                <w:top w:val="none" w:sz="0" w:space="0" w:color="auto"/>
                <w:left w:val="none" w:sz="0" w:space="0" w:color="auto"/>
                <w:bottom w:val="none" w:sz="0" w:space="0" w:color="auto"/>
                <w:right w:val="none" w:sz="0" w:space="0" w:color="auto"/>
              </w:divBdr>
            </w:div>
            <w:div w:id="6560506">
              <w:marLeft w:val="0"/>
              <w:marRight w:val="0"/>
              <w:marTop w:val="0"/>
              <w:marBottom w:val="0"/>
              <w:divBdr>
                <w:top w:val="none" w:sz="0" w:space="0" w:color="auto"/>
                <w:left w:val="none" w:sz="0" w:space="0" w:color="auto"/>
                <w:bottom w:val="none" w:sz="0" w:space="0" w:color="auto"/>
                <w:right w:val="none" w:sz="0" w:space="0" w:color="auto"/>
              </w:divBdr>
            </w:div>
            <w:div w:id="8408614">
              <w:marLeft w:val="0"/>
              <w:marRight w:val="0"/>
              <w:marTop w:val="0"/>
              <w:marBottom w:val="0"/>
              <w:divBdr>
                <w:top w:val="none" w:sz="0" w:space="0" w:color="auto"/>
                <w:left w:val="none" w:sz="0" w:space="0" w:color="auto"/>
                <w:bottom w:val="none" w:sz="0" w:space="0" w:color="auto"/>
                <w:right w:val="none" w:sz="0" w:space="0" w:color="auto"/>
              </w:divBdr>
            </w:div>
            <w:div w:id="9264060">
              <w:marLeft w:val="0"/>
              <w:marRight w:val="0"/>
              <w:marTop w:val="0"/>
              <w:marBottom w:val="0"/>
              <w:divBdr>
                <w:top w:val="none" w:sz="0" w:space="0" w:color="auto"/>
                <w:left w:val="none" w:sz="0" w:space="0" w:color="auto"/>
                <w:bottom w:val="none" w:sz="0" w:space="0" w:color="auto"/>
                <w:right w:val="none" w:sz="0" w:space="0" w:color="auto"/>
              </w:divBdr>
            </w:div>
            <w:div w:id="9726497">
              <w:marLeft w:val="0"/>
              <w:marRight w:val="0"/>
              <w:marTop w:val="0"/>
              <w:marBottom w:val="0"/>
              <w:divBdr>
                <w:top w:val="none" w:sz="0" w:space="0" w:color="auto"/>
                <w:left w:val="none" w:sz="0" w:space="0" w:color="auto"/>
                <w:bottom w:val="none" w:sz="0" w:space="0" w:color="auto"/>
                <w:right w:val="none" w:sz="0" w:space="0" w:color="auto"/>
              </w:divBdr>
              <w:divsChild>
                <w:div w:id="887298462">
                  <w:marLeft w:val="0"/>
                  <w:marRight w:val="0"/>
                  <w:marTop w:val="0"/>
                  <w:marBottom w:val="0"/>
                  <w:divBdr>
                    <w:top w:val="none" w:sz="0" w:space="0" w:color="auto"/>
                    <w:left w:val="none" w:sz="0" w:space="0" w:color="auto"/>
                    <w:bottom w:val="none" w:sz="0" w:space="0" w:color="auto"/>
                    <w:right w:val="none" w:sz="0" w:space="0" w:color="auto"/>
                  </w:divBdr>
                </w:div>
                <w:div w:id="995114611">
                  <w:marLeft w:val="0"/>
                  <w:marRight w:val="0"/>
                  <w:marTop w:val="0"/>
                  <w:marBottom w:val="0"/>
                  <w:divBdr>
                    <w:top w:val="none" w:sz="0" w:space="0" w:color="auto"/>
                    <w:left w:val="none" w:sz="0" w:space="0" w:color="auto"/>
                    <w:bottom w:val="none" w:sz="0" w:space="0" w:color="auto"/>
                    <w:right w:val="none" w:sz="0" w:space="0" w:color="auto"/>
                  </w:divBdr>
                </w:div>
                <w:div w:id="1328704000">
                  <w:marLeft w:val="0"/>
                  <w:marRight w:val="0"/>
                  <w:marTop w:val="0"/>
                  <w:marBottom w:val="0"/>
                  <w:divBdr>
                    <w:top w:val="none" w:sz="0" w:space="0" w:color="auto"/>
                    <w:left w:val="none" w:sz="0" w:space="0" w:color="auto"/>
                    <w:bottom w:val="none" w:sz="0" w:space="0" w:color="auto"/>
                    <w:right w:val="none" w:sz="0" w:space="0" w:color="auto"/>
                  </w:divBdr>
                </w:div>
                <w:div w:id="1548493710">
                  <w:marLeft w:val="0"/>
                  <w:marRight w:val="0"/>
                  <w:marTop w:val="0"/>
                  <w:marBottom w:val="0"/>
                  <w:divBdr>
                    <w:top w:val="none" w:sz="0" w:space="0" w:color="auto"/>
                    <w:left w:val="none" w:sz="0" w:space="0" w:color="auto"/>
                    <w:bottom w:val="none" w:sz="0" w:space="0" w:color="auto"/>
                    <w:right w:val="none" w:sz="0" w:space="0" w:color="auto"/>
                  </w:divBdr>
                </w:div>
              </w:divsChild>
            </w:div>
            <w:div w:id="9840319">
              <w:marLeft w:val="0"/>
              <w:marRight w:val="0"/>
              <w:marTop w:val="0"/>
              <w:marBottom w:val="0"/>
              <w:divBdr>
                <w:top w:val="none" w:sz="0" w:space="0" w:color="auto"/>
                <w:left w:val="none" w:sz="0" w:space="0" w:color="auto"/>
                <w:bottom w:val="none" w:sz="0" w:space="0" w:color="auto"/>
                <w:right w:val="none" w:sz="0" w:space="0" w:color="auto"/>
              </w:divBdr>
            </w:div>
            <w:div w:id="10566732">
              <w:marLeft w:val="0"/>
              <w:marRight w:val="0"/>
              <w:marTop w:val="0"/>
              <w:marBottom w:val="0"/>
              <w:divBdr>
                <w:top w:val="none" w:sz="0" w:space="0" w:color="auto"/>
                <w:left w:val="none" w:sz="0" w:space="0" w:color="auto"/>
                <w:bottom w:val="none" w:sz="0" w:space="0" w:color="auto"/>
                <w:right w:val="none" w:sz="0" w:space="0" w:color="auto"/>
              </w:divBdr>
            </w:div>
            <w:div w:id="11733799">
              <w:marLeft w:val="0"/>
              <w:marRight w:val="0"/>
              <w:marTop w:val="0"/>
              <w:marBottom w:val="0"/>
              <w:divBdr>
                <w:top w:val="none" w:sz="0" w:space="0" w:color="auto"/>
                <w:left w:val="none" w:sz="0" w:space="0" w:color="auto"/>
                <w:bottom w:val="none" w:sz="0" w:space="0" w:color="auto"/>
                <w:right w:val="none" w:sz="0" w:space="0" w:color="auto"/>
              </w:divBdr>
            </w:div>
            <w:div w:id="12852959">
              <w:marLeft w:val="0"/>
              <w:marRight w:val="0"/>
              <w:marTop w:val="0"/>
              <w:marBottom w:val="0"/>
              <w:divBdr>
                <w:top w:val="none" w:sz="0" w:space="0" w:color="auto"/>
                <w:left w:val="none" w:sz="0" w:space="0" w:color="auto"/>
                <w:bottom w:val="none" w:sz="0" w:space="0" w:color="auto"/>
                <w:right w:val="none" w:sz="0" w:space="0" w:color="auto"/>
              </w:divBdr>
            </w:div>
            <w:div w:id="12921015">
              <w:marLeft w:val="0"/>
              <w:marRight w:val="0"/>
              <w:marTop w:val="0"/>
              <w:marBottom w:val="0"/>
              <w:divBdr>
                <w:top w:val="none" w:sz="0" w:space="0" w:color="auto"/>
                <w:left w:val="none" w:sz="0" w:space="0" w:color="auto"/>
                <w:bottom w:val="none" w:sz="0" w:space="0" w:color="auto"/>
                <w:right w:val="none" w:sz="0" w:space="0" w:color="auto"/>
              </w:divBdr>
            </w:div>
            <w:div w:id="15935623">
              <w:marLeft w:val="0"/>
              <w:marRight w:val="0"/>
              <w:marTop w:val="0"/>
              <w:marBottom w:val="0"/>
              <w:divBdr>
                <w:top w:val="none" w:sz="0" w:space="0" w:color="auto"/>
                <w:left w:val="none" w:sz="0" w:space="0" w:color="auto"/>
                <w:bottom w:val="none" w:sz="0" w:space="0" w:color="auto"/>
                <w:right w:val="none" w:sz="0" w:space="0" w:color="auto"/>
              </w:divBdr>
            </w:div>
            <w:div w:id="16784990">
              <w:marLeft w:val="0"/>
              <w:marRight w:val="0"/>
              <w:marTop w:val="0"/>
              <w:marBottom w:val="0"/>
              <w:divBdr>
                <w:top w:val="none" w:sz="0" w:space="0" w:color="auto"/>
                <w:left w:val="none" w:sz="0" w:space="0" w:color="auto"/>
                <w:bottom w:val="none" w:sz="0" w:space="0" w:color="auto"/>
                <w:right w:val="none" w:sz="0" w:space="0" w:color="auto"/>
              </w:divBdr>
            </w:div>
            <w:div w:id="18775271">
              <w:marLeft w:val="0"/>
              <w:marRight w:val="0"/>
              <w:marTop w:val="0"/>
              <w:marBottom w:val="0"/>
              <w:divBdr>
                <w:top w:val="none" w:sz="0" w:space="0" w:color="auto"/>
                <w:left w:val="none" w:sz="0" w:space="0" w:color="auto"/>
                <w:bottom w:val="none" w:sz="0" w:space="0" w:color="auto"/>
                <w:right w:val="none" w:sz="0" w:space="0" w:color="auto"/>
              </w:divBdr>
            </w:div>
            <w:div w:id="21900793">
              <w:marLeft w:val="0"/>
              <w:marRight w:val="0"/>
              <w:marTop w:val="0"/>
              <w:marBottom w:val="0"/>
              <w:divBdr>
                <w:top w:val="none" w:sz="0" w:space="0" w:color="auto"/>
                <w:left w:val="none" w:sz="0" w:space="0" w:color="auto"/>
                <w:bottom w:val="none" w:sz="0" w:space="0" w:color="auto"/>
                <w:right w:val="none" w:sz="0" w:space="0" w:color="auto"/>
              </w:divBdr>
            </w:div>
            <w:div w:id="25180434">
              <w:marLeft w:val="0"/>
              <w:marRight w:val="0"/>
              <w:marTop w:val="0"/>
              <w:marBottom w:val="0"/>
              <w:divBdr>
                <w:top w:val="none" w:sz="0" w:space="0" w:color="auto"/>
                <w:left w:val="none" w:sz="0" w:space="0" w:color="auto"/>
                <w:bottom w:val="none" w:sz="0" w:space="0" w:color="auto"/>
                <w:right w:val="none" w:sz="0" w:space="0" w:color="auto"/>
              </w:divBdr>
            </w:div>
            <w:div w:id="28453209">
              <w:marLeft w:val="0"/>
              <w:marRight w:val="0"/>
              <w:marTop w:val="0"/>
              <w:marBottom w:val="0"/>
              <w:divBdr>
                <w:top w:val="none" w:sz="0" w:space="0" w:color="auto"/>
                <w:left w:val="none" w:sz="0" w:space="0" w:color="auto"/>
                <w:bottom w:val="none" w:sz="0" w:space="0" w:color="auto"/>
                <w:right w:val="none" w:sz="0" w:space="0" w:color="auto"/>
              </w:divBdr>
            </w:div>
            <w:div w:id="30229499">
              <w:marLeft w:val="0"/>
              <w:marRight w:val="0"/>
              <w:marTop w:val="0"/>
              <w:marBottom w:val="0"/>
              <w:divBdr>
                <w:top w:val="none" w:sz="0" w:space="0" w:color="auto"/>
                <w:left w:val="none" w:sz="0" w:space="0" w:color="auto"/>
                <w:bottom w:val="none" w:sz="0" w:space="0" w:color="auto"/>
                <w:right w:val="none" w:sz="0" w:space="0" w:color="auto"/>
              </w:divBdr>
            </w:div>
            <w:div w:id="32275381">
              <w:marLeft w:val="0"/>
              <w:marRight w:val="0"/>
              <w:marTop w:val="0"/>
              <w:marBottom w:val="0"/>
              <w:divBdr>
                <w:top w:val="none" w:sz="0" w:space="0" w:color="auto"/>
                <w:left w:val="none" w:sz="0" w:space="0" w:color="auto"/>
                <w:bottom w:val="none" w:sz="0" w:space="0" w:color="auto"/>
                <w:right w:val="none" w:sz="0" w:space="0" w:color="auto"/>
              </w:divBdr>
            </w:div>
            <w:div w:id="33190885">
              <w:marLeft w:val="0"/>
              <w:marRight w:val="0"/>
              <w:marTop w:val="0"/>
              <w:marBottom w:val="0"/>
              <w:divBdr>
                <w:top w:val="none" w:sz="0" w:space="0" w:color="auto"/>
                <w:left w:val="none" w:sz="0" w:space="0" w:color="auto"/>
                <w:bottom w:val="none" w:sz="0" w:space="0" w:color="auto"/>
                <w:right w:val="none" w:sz="0" w:space="0" w:color="auto"/>
              </w:divBdr>
            </w:div>
            <w:div w:id="33623734">
              <w:marLeft w:val="0"/>
              <w:marRight w:val="0"/>
              <w:marTop w:val="0"/>
              <w:marBottom w:val="0"/>
              <w:divBdr>
                <w:top w:val="none" w:sz="0" w:space="0" w:color="auto"/>
                <w:left w:val="none" w:sz="0" w:space="0" w:color="auto"/>
                <w:bottom w:val="none" w:sz="0" w:space="0" w:color="auto"/>
                <w:right w:val="none" w:sz="0" w:space="0" w:color="auto"/>
              </w:divBdr>
            </w:div>
            <w:div w:id="38751841">
              <w:marLeft w:val="0"/>
              <w:marRight w:val="0"/>
              <w:marTop w:val="0"/>
              <w:marBottom w:val="0"/>
              <w:divBdr>
                <w:top w:val="none" w:sz="0" w:space="0" w:color="auto"/>
                <w:left w:val="none" w:sz="0" w:space="0" w:color="auto"/>
                <w:bottom w:val="none" w:sz="0" w:space="0" w:color="auto"/>
                <w:right w:val="none" w:sz="0" w:space="0" w:color="auto"/>
              </w:divBdr>
            </w:div>
            <w:div w:id="39059576">
              <w:marLeft w:val="0"/>
              <w:marRight w:val="0"/>
              <w:marTop w:val="0"/>
              <w:marBottom w:val="0"/>
              <w:divBdr>
                <w:top w:val="none" w:sz="0" w:space="0" w:color="auto"/>
                <w:left w:val="none" w:sz="0" w:space="0" w:color="auto"/>
                <w:bottom w:val="none" w:sz="0" w:space="0" w:color="auto"/>
                <w:right w:val="none" w:sz="0" w:space="0" w:color="auto"/>
              </w:divBdr>
            </w:div>
            <w:div w:id="39867629">
              <w:marLeft w:val="0"/>
              <w:marRight w:val="0"/>
              <w:marTop w:val="0"/>
              <w:marBottom w:val="0"/>
              <w:divBdr>
                <w:top w:val="none" w:sz="0" w:space="0" w:color="auto"/>
                <w:left w:val="none" w:sz="0" w:space="0" w:color="auto"/>
                <w:bottom w:val="none" w:sz="0" w:space="0" w:color="auto"/>
                <w:right w:val="none" w:sz="0" w:space="0" w:color="auto"/>
              </w:divBdr>
            </w:div>
            <w:div w:id="40829618">
              <w:marLeft w:val="0"/>
              <w:marRight w:val="0"/>
              <w:marTop w:val="0"/>
              <w:marBottom w:val="0"/>
              <w:divBdr>
                <w:top w:val="none" w:sz="0" w:space="0" w:color="auto"/>
                <w:left w:val="none" w:sz="0" w:space="0" w:color="auto"/>
                <w:bottom w:val="none" w:sz="0" w:space="0" w:color="auto"/>
                <w:right w:val="none" w:sz="0" w:space="0" w:color="auto"/>
              </w:divBdr>
            </w:div>
            <w:div w:id="42219431">
              <w:marLeft w:val="0"/>
              <w:marRight w:val="0"/>
              <w:marTop w:val="0"/>
              <w:marBottom w:val="0"/>
              <w:divBdr>
                <w:top w:val="none" w:sz="0" w:space="0" w:color="auto"/>
                <w:left w:val="none" w:sz="0" w:space="0" w:color="auto"/>
                <w:bottom w:val="none" w:sz="0" w:space="0" w:color="auto"/>
                <w:right w:val="none" w:sz="0" w:space="0" w:color="auto"/>
              </w:divBdr>
            </w:div>
            <w:div w:id="43142353">
              <w:marLeft w:val="0"/>
              <w:marRight w:val="0"/>
              <w:marTop w:val="0"/>
              <w:marBottom w:val="0"/>
              <w:divBdr>
                <w:top w:val="none" w:sz="0" w:space="0" w:color="auto"/>
                <w:left w:val="none" w:sz="0" w:space="0" w:color="auto"/>
                <w:bottom w:val="none" w:sz="0" w:space="0" w:color="auto"/>
                <w:right w:val="none" w:sz="0" w:space="0" w:color="auto"/>
              </w:divBdr>
            </w:div>
            <w:div w:id="44961223">
              <w:marLeft w:val="0"/>
              <w:marRight w:val="0"/>
              <w:marTop w:val="0"/>
              <w:marBottom w:val="0"/>
              <w:divBdr>
                <w:top w:val="none" w:sz="0" w:space="0" w:color="auto"/>
                <w:left w:val="none" w:sz="0" w:space="0" w:color="auto"/>
                <w:bottom w:val="none" w:sz="0" w:space="0" w:color="auto"/>
                <w:right w:val="none" w:sz="0" w:space="0" w:color="auto"/>
              </w:divBdr>
            </w:div>
            <w:div w:id="45835704">
              <w:marLeft w:val="0"/>
              <w:marRight w:val="0"/>
              <w:marTop w:val="0"/>
              <w:marBottom w:val="0"/>
              <w:divBdr>
                <w:top w:val="none" w:sz="0" w:space="0" w:color="auto"/>
                <w:left w:val="none" w:sz="0" w:space="0" w:color="auto"/>
                <w:bottom w:val="none" w:sz="0" w:space="0" w:color="auto"/>
                <w:right w:val="none" w:sz="0" w:space="0" w:color="auto"/>
              </w:divBdr>
            </w:div>
            <w:div w:id="46924765">
              <w:marLeft w:val="0"/>
              <w:marRight w:val="0"/>
              <w:marTop w:val="0"/>
              <w:marBottom w:val="0"/>
              <w:divBdr>
                <w:top w:val="none" w:sz="0" w:space="0" w:color="auto"/>
                <w:left w:val="none" w:sz="0" w:space="0" w:color="auto"/>
                <w:bottom w:val="none" w:sz="0" w:space="0" w:color="auto"/>
                <w:right w:val="none" w:sz="0" w:space="0" w:color="auto"/>
              </w:divBdr>
            </w:div>
            <w:div w:id="48505267">
              <w:marLeft w:val="0"/>
              <w:marRight w:val="0"/>
              <w:marTop w:val="0"/>
              <w:marBottom w:val="0"/>
              <w:divBdr>
                <w:top w:val="none" w:sz="0" w:space="0" w:color="auto"/>
                <w:left w:val="none" w:sz="0" w:space="0" w:color="auto"/>
                <w:bottom w:val="none" w:sz="0" w:space="0" w:color="auto"/>
                <w:right w:val="none" w:sz="0" w:space="0" w:color="auto"/>
              </w:divBdr>
              <w:divsChild>
                <w:div w:id="342778246">
                  <w:marLeft w:val="0"/>
                  <w:marRight w:val="0"/>
                  <w:marTop w:val="0"/>
                  <w:marBottom w:val="0"/>
                  <w:divBdr>
                    <w:top w:val="none" w:sz="0" w:space="0" w:color="auto"/>
                    <w:left w:val="none" w:sz="0" w:space="0" w:color="auto"/>
                    <w:bottom w:val="none" w:sz="0" w:space="0" w:color="auto"/>
                    <w:right w:val="none" w:sz="0" w:space="0" w:color="auto"/>
                  </w:divBdr>
                </w:div>
                <w:div w:id="785274514">
                  <w:marLeft w:val="0"/>
                  <w:marRight w:val="0"/>
                  <w:marTop w:val="0"/>
                  <w:marBottom w:val="0"/>
                  <w:divBdr>
                    <w:top w:val="none" w:sz="0" w:space="0" w:color="auto"/>
                    <w:left w:val="none" w:sz="0" w:space="0" w:color="auto"/>
                    <w:bottom w:val="none" w:sz="0" w:space="0" w:color="auto"/>
                    <w:right w:val="none" w:sz="0" w:space="0" w:color="auto"/>
                  </w:divBdr>
                </w:div>
                <w:div w:id="1071270087">
                  <w:marLeft w:val="0"/>
                  <w:marRight w:val="0"/>
                  <w:marTop w:val="0"/>
                  <w:marBottom w:val="0"/>
                  <w:divBdr>
                    <w:top w:val="none" w:sz="0" w:space="0" w:color="auto"/>
                    <w:left w:val="none" w:sz="0" w:space="0" w:color="auto"/>
                    <w:bottom w:val="none" w:sz="0" w:space="0" w:color="auto"/>
                    <w:right w:val="none" w:sz="0" w:space="0" w:color="auto"/>
                  </w:divBdr>
                </w:div>
                <w:div w:id="1746494656">
                  <w:marLeft w:val="0"/>
                  <w:marRight w:val="0"/>
                  <w:marTop w:val="0"/>
                  <w:marBottom w:val="0"/>
                  <w:divBdr>
                    <w:top w:val="none" w:sz="0" w:space="0" w:color="auto"/>
                    <w:left w:val="none" w:sz="0" w:space="0" w:color="auto"/>
                    <w:bottom w:val="none" w:sz="0" w:space="0" w:color="auto"/>
                    <w:right w:val="none" w:sz="0" w:space="0" w:color="auto"/>
                  </w:divBdr>
                </w:div>
              </w:divsChild>
            </w:div>
            <w:div w:id="50155026">
              <w:marLeft w:val="0"/>
              <w:marRight w:val="0"/>
              <w:marTop w:val="0"/>
              <w:marBottom w:val="0"/>
              <w:divBdr>
                <w:top w:val="none" w:sz="0" w:space="0" w:color="auto"/>
                <w:left w:val="none" w:sz="0" w:space="0" w:color="auto"/>
                <w:bottom w:val="none" w:sz="0" w:space="0" w:color="auto"/>
                <w:right w:val="none" w:sz="0" w:space="0" w:color="auto"/>
              </w:divBdr>
            </w:div>
            <w:div w:id="55279133">
              <w:marLeft w:val="0"/>
              <w:marRight w:val="0"/>
              <w:marTop w:val="0"/>
              <w:marBottom w:val="0"/>
              <w:divBdr>
                <w:top w:val="none" w:sz="0" w:space="0" w:color="auto"/>
                <w:left w:val="none" w:sz="0" w:space="0" w:color="auto"/>
                <w:bottom w:val="none" w:sz="0" w:space="0" w:color="auto"/>
                <w:right w:val="none" w:sz="0" w:space="0" w:color="auto"/>
              </w:divBdr>
            </w:div>
            <w:div w:id="56244352">
              <w:marLeft w:val="0"/>
              <w:marRight w:val="0"/>
              <w:marTop w:val="0"/>
              <w:marBottom w:val="0"/>
              <w:divBdr>
                <w:top w:val="none" w:sz="0" w:space="0" w:color="auto"/>
                <w:left w:val="none" w:sz="0" w:space="0" w:color="auto"/>
                <w:bottom w:val="none" w:sz="0" w:space="0" w:color="auto"/>
                <w:right w:val="none" w:sz="0" w:space="0" w:color="auto"/>
              </w:divBdr>
            </w:div>
            <w:div w:id="56365232">
              <w:marLeft w:val="0"/>
              <w:marRight w:val="0"/>
              <w:marTop w:val="0"/>
              <w:marBottom w:val="0"/>
              <w:divBdr>
                <w:top w:val="none" w:sz="0" w:space="0" w:color="auto"/>
                <w:left w:val="none" w:sz="0" w:space="0" w:color="auto"/>
                <w:bottom w:val="none" w:sz="0" w:space="0" w:color="auto"/>
                <w:right w:val="none" w:sz="0" w:space="0" w:color="auto"/>
              </w:divBdr>
            </w:div>
            <w:div w:id="56975768">
              <w:marLeft w:val="0"/>
              <w:marRight w:val="0"/>
              <w:marTop w:val="0"/>
              <w:marBottom w:val="0"/>
              <w:divBdr>
                <w:top w:val="none" w:sz="0" w:space="0" w:color="auto"/>
                <w:left w:val="none" w:sz="0" w:space="0" w:color="auto"/>
                <w:bottom w:val="none" w:sz="0" w:space="0" w:color="auto"/>
                <w:right w:val="none" w:sz="0" w:space="0" w:color="auto"/>
              </w:divBdr>
            </w:div>
            <w:div w:id="59062216">
              <w:marLeft w:val="0"/>
              <w:marRight w:val="0"/>
              <w:marTop w:val="0"/>
              <w:marBottom w:val="0"/>
              <w:divBdr>
                <w:top w:val="none" w:sz="0" w:space="0" w:color="auto"/>
                <w:left w:val="none" w:sz="0" w:space="0" w:color="auto"/>
                <w:bottom w:val="none" w:sz="0" w:space="0" w:color="auto"/>
                <w:right w:val="none" w:sz="0" w:space="0" w:color="auto"/>
              </w:divBdr>
            </w:div>
            <w:div w:id="64112150">
              <w:marLeft w:val="0"/>
              <w:marRight w:val="0"/>
              <w:marTop w:val="0"/>
              <w:marBottom w:val="0"/>
              <w:divBdr>
                <w:top w:val="none" w:sz="0" w:space="0" w:color="auto"/>
                <w:left w:val="none" w:sz="0" w:space="0" w:color="auto"/>
                <w:bottom w:val="none" w:sz="0" w:space="0" w:color="auto"/>
                <w:right w:val="none" w:sz="0" w:space="0" w:color="auto"/>
              </w:divBdr>
            </w:div>
            <w:div w:id="64691859">
              <w:marLeft w:val="0"/>
              <w:marRight w:val="0"/>
              <w:marTop w:val="0"/>
              <w:marBottom w:val="0"/>
              <w:divBdr>
                <w:top w:val="none" w:sz="0" w:space="0" w:color="auto"/>
                <w:left w:val="none" w:sz="0" w:space="0" w:color="auto"/>
                <w:bottom w:val="none" w:sz="0" w:space="0" w:color="auto"/>
                <w:right w:val="none" w:sz="0" w:space="0" w:color="auto"/>
              </w:divBdr>
            </w:div>
            <w:div w:id="67963994">
              <w:marLeft w:val="0"/>
              <w:marRight w:val="0"/>
              <w:marTop w:val="0"/>
              <w:marBottom w:val="0"/>
              <w:divBdr>
                <w:top w:val="none" w:sz="0" w:space="0" w:color="auto"/>
                <w:left w:val="none" w:sz="0" w:space="0" w:color="auto"/>
                <w:bottom w:val="none" w:sz="0" w:space="0" w:color="auto"/>
                <w:right w:val="none" w:sz="0" w:space="0" w:color="auto"/>
              </w:divBdr>
            </w:div>
            <w:div w:id="69470472">
              <w:marLeft w:val="0"/>
              <w:marRight w:val="0"/>
              <w:marTop w:val="0"/>
              <w:marBottom w:val="0"/>
              <w:divBdr>
                <w:top w:val="none" w:sz="0" w:space="0" w:color="auto"/>
                <w:left w:val="none" w:sz="0" w:space="0" w:color="auto"/>
                <w:bottom w:val="none" w:sz="0" w:space="0" w:color="auto"/>
                <w:right w:val="none" w:sz="0" w:space="0" w:color="auto"/>
              </w:divBdr>
            </w:div>
            <w:div w:id="70857415">
              <w:marLeft w:val="0"/>
              <w:marRight w:val="0"/>
              <w:marTop w:val="0"/>
              <w:marBottom w:val="0"/>
              <w:divBdr>
                <w:top w:val="none" w:sz="0" w:space="0" w:color="auto"/>
                <w:left w:val="none" w:sz="0" w:space="0" w:color="auto"/>
                <w:bottom w:val="none" w:sz="0" w:space="0" w:color="auto"/>
                <w:right w:val="none" w:sz="0" w:space="0" w:color="auto"/>
              </w:divBdr>
            </w:div>
            <w:div w:id="71583825">
              <w:marLeft w:val="0"/>
              <w:marRight w:val="0"/>
              <w:marTop w:val="0"/>
              <w:marBottom w:val="0"/>
              <w:divBdr>
                <w:top w:val="none" w:sz="0" w:space="0" w:color="auto"/>
                <w:left w:val="none" w:sz="0" w:space="0" w:color="auto"/>
                <w:bottom w:val="none" w:sz="0" w:space="0" w:color="auto"/>
                <w:right w:val="none" w:sz="0" w:space="0" w:color="auto"/>
              </w:divBdr>
            </w:div>
            <w:div w:id="74859508">
              <w:marLeft w:val="0"/>
              <w:marRight w:val="0"/>
              <w:marTop w:val="0"/>
              <w:marBottom w:val="0"/>
              <w:divBdr>
                <w:top w:val="none" w:sz="0" w:space="0" w:color="auto"/>
                <w:left w:val="none" w:sz="0" w:space="0" w:color="auto"/>
                <w:bottom w:val="none" w:sz="0" w:space="0" w:color="auto"/>
                <w:right w:val="none" w:sz="0" w:space="0" w:color="auto"/>
              </w:divBdr>
            </w:div>
            <w:div w:id="75321755">
              <w:marLeft w:val="0"/>
              <w:marRight w:val="0"/>
              <w:marTop w:val="0"/>
              <w:marBottom w:val="0"/>
              <w:divBdr>
                <w:top w:val="none" w:sz="0" w:space="0" w:color="auto"/>
                <w:left w:val="none" w:sz="0" w:space="0" w:color="auto"/>
                <w:bottom w:val="none" w:sz="0" w:space="0" w:color="auto"/>
                <w:right w:val="none" w:sz="0" w:space="0" w:color="auto"/>
              </w:divBdr>
            </w:div>
            <w:div w:id="78602506">
              <w:marLeft w:val="0"/>
              <w:marRight w:val="0"/>
              <w:marTop w:val="0"/>
              <w:marBottom w:val="0"/>
              <w:divBdr>
                <w:top w:val="none" w:sz="0" w:space="0" w:color="auto"/>
                <w:left w:val="none" w:sz="0" w:space="0" w:color="auto"/>
                <w:bottom w:val="none" w:sz="0" w:space="0" w:color="auto"/>
                <w:right w:val="none" w:sz="0" w:space="0" w:color="auto"/>
              </w:divBdr>
            </w:div>
            <w:div w:id="79839996">
              <w:marLeft w:val="0"/>
              <w:marRight w:val="0"/>
              <w:marTop w:val="0"/>
              <w:marBottom w:val="0"/>
              <w:divBdr>
                <w:top w:val="none" w:sz="0" w:space="0" w:color="auto"/>
                <w:left w:val="none" w:sz="0" w:space="0" w:color="auto"/>
                <w:bottom w:val="none" w:sz="0" w:space="0" w:color="auto"/>
                <w:right w:val="none" w:sz="0" w:space="0" w:color="auto"/>
              </w:divBdr>
            </w:div>
            <w:div w:id="80807371">
              <w:marLeft w:val="0"/>
              <w:marRight w:val="0"/>
              <w:marTop w:val="0"/>
              <w:marBottom w:val="0"/>
              <w:divBdr>
                <w:top w:val="none" w:sz="0" w:space="0" w:color="auto"/>
                <w:left w:val="none" w:sz="0" w:space="0" w:color="auto"/>
                <w:bottom w:val="none" w:sz="0" w:space="0" w:color="auto"/>
                <w:right w:val="none" w:sz="0" w:space="0" w:color="auto"/>
              </w:divBdr>
            </w:div>
            <w:div w:id="85078979">
              <w:marLeft w:val="0"/>
              <w:marRight w:val="0"/>
              <w:marTop w:val="0"/>
              <w:marBottom w:val="0"/>
              <w:divBdr>
                <w:top w:val="none" w:sz="0" w:space="0" w:color="auto"/>
                <w:left w:val="none" w:sz="0" w:space="0" w:color="auto"/>
                <w:bottom w:val="none" w:sz="0" w:space="0" w:color="auto"/>
                <w:right w:val="none" w:sz="0" w:space="0" w:color="auto"/>
              </w:divBdr>
            </w:div>
            <w:div w:id="89937848">
              <w:marLeft w:val="0"/>
              <w:marRight w:val="0"/>
              <w:marTop w:val="0"/>
              <w:marBottom w:val="0"/>
              <w:divBdr>
                <w:top w:val="none" w:sz="0" w:space="0" w:color="auto"/>
                <w:left w:val="none" w:sz="0" w:space="0" w:color="auto"/>
                <w:bottom w:val="none" w:sz="0" w:space="0" w:color="auto"/>
                <w:right w:val="none" w:sz="0" w:space="0" w:color="auto"/>
              </w:divBdr>
            </w:div>
            <w:div w:id="96217294">
              <w:marLeft w:val="0"/>
              <w:marRight w:val="0"/>
              <w:marTop w:val="0"/>
              <w:marBottom w:val="0"/>
              <w:divBdr>
                <w:top w:val="none" w:sz="0" w:space="0" w:color="auto"/>
                <w:left w:val="none" w:sz="0" w:space="0" w:color="auto"/>
                <w:bottom w:val="none" w:sz="0" w:space="0" w:color="auto"/>
                <w:right w:val="none" w:sz="0" w:space="0" w:color="auto"/>
              </w:divBdr>
            </w:div>
            <w:div w:id="96413528">
              <w:marLeft w:val="0"/>
              <w:marRight w:val="0"/>
              <w:marTop w:val="0"/>
              <w:marBottom w:val="0"/>
              <w:divBdr>
                <w:top w:val="none" w:sz="0" w:space="0" w:color="auto"/>
                <w:left w:val="none" w:sz="0" w:space="0" w:color="auto"/>
                <w:bottom w:val="none" w:sz="0" w:space="0" w:color="auto"/>
                <w:right w:val="none" w:sz="0" w:space="0" w:color="auto"/>
              </w:divBdr>
            </w:div>
            <w:div w:id="99106943">
              <w:marLeft w:val="0"/>
              <w:marRight w:val="0"/>
              <w:marTop w:val="0"/>
              <w:marBottom w:val="0"/>
              <w:divBdr>
                <w:top w:val="none" w:sz="0" w:space="0" w:color="auto"/>
                <w:left w:val="none" w:sz="0" w:space="0" w:color="auto"/>
                <w:bottom w:val="none" w:sz="0" w:space="0" w:color="auto"/>
                <w:right w:val="none" w:sz="0" w:space="0" w:color="auto"/>
              </w:divBdr>
            </w:div>
            <w:div w:id="102848041">
              <w:marLeft w:val="0"/>
              <w:marRight w:val="0"/>
              <w:marTop w:val="0"/>
              <w:marBottom w:val="0"/>
              <w:divBdr>
                <w:top w:val="none" w:sz="0" w:space="0" w:color="auto"/>
                <w:left w:val="none" w:sz="0" w:space="0" w:color="auto"/>
                <w:bottom w:val="none" w:sz="0" w:space="0" w:color="auto"/>
                <w:right w:val="none" w:sz="0" w:space="0" w:color="auto"/>
              </w:divBdr>
            </w:div>
            <w:div w:id="102960864">
              <w:marLeft w:val="0"/>
              <w:marRight w:val="0"/>
              <w:marTop w:val="0"/>
              <w:marBottom w:val="0"/>
              <w:divBdr>
                <w:top w:val="none" w:sz="0" w:space="0" w:color="auto"/>
                <w:left w:val="none" w:sz="0" w:space="0" w:color="auto"/>
                <w:bottom w:val="none" w:sz="0" w:space="0" w:color="auto"/>
                <w:right w:val="none" w:sz="0" w:space="0" w:color="auto"/>
              </w:divBdr>
            </w:div>
            <w:div w:id="107161650">
              <w:marLeft w:val="0"/>
              <w:marRight w:val="0"/>
              <w:marTop w:val="0"/>
              <w:marBottom w:val="0"/>
              <w:divBdr>
                <w:top w:val="none" w:sz="0" w:space="0" w:color="auto"/>
                <w:left w:val="none" w:sz="0" w:space="0" w:color="auto"/>
                <w:bottom w:val="none" w:sz="0" w:space="0" w:color="auto"/>
                <w:right w:val="none" w:sz="0" w:space="0" w:color="auto"/>
              </w:divBdr>
            </w:div>
            <w:div w:id="107244809">
              <w:marLeft w:val="0"/>
              <w:marRight w:val="0"/>
              <w:marTop w:val="0"/>
              <w:marBottom w:val="0"/>
              <w:divBdr>
                <w:top w:val="none" w:sz="0" w:space="0" w:color="auto"/>
                <w:left w:val="none" w:sz="0" w:space="0" w:color="auto"/>
                <w:bottom w:val="none" w:sz="0" w:space="0" w:color="auto"/>
                <w:right w:val="none" w:sz="0" w:space="0" w:color="auto"/>
              </w:divBdr>
            </w:div>
            <w:div w:id="108281200">
              <w:marLeft w:val="0"/>
              <w:marRight w:val="0"/>
              <w:marTop w:val="0"/>
              <w:marBottom w:val="0"/>
              <w:divBdr>
                <w:top w:val="none" w:sz="0" w:space="0" w:color="auto"/>
                <w:left w:val="none" w:sz="0" w:space="0" w:color="auto"/>
                <w:bottom w:val="none" w:sz="0" w:space="0" w:color="auto"/>
                <w:right w:val="none" w:sz="0" w:space="0" w:color="auto"/>
              </w:divBdr>
            </w:div>
            <w:div w:id="109323476">
              <w:marLeft w:val="0"/>
              <w:marRight w:val="0"/>
              <w:marTop w:val="0"/>
              <w:marBottom w:val="0"/>
              <w:divBdr>
                <w:top w:val="none" w:sz="0" w:space="0" w:color="auto"/>
                <w:left w:val="none" w:sz="0" w:space="0" w:color="auto"/>
                <w:bottom w:val="none" w:sz="0" w:space="0" w:color="auto"/>
                <w:right w:val="none" w:sz="0" w:space="0" w:color="auto"/>
              </w:divBdr>
            </w:div>
            <w:div w:id="112331196">
              <w:marLeft w:val="0"/>
              <w:marRight w:val="0"/>
              <w:marTop w:val="0"/>
              <w:marBottom w:val="0"/>
              <w:divBdr>
                <w:top w:val="none" w:sz="0" w:space="0" w:color="auto"/>
                <w:left w:val="none" w:sz="0" w:space="0" w:color="auto"/>
                <w:bottom w:val="none" w:sz="0" w:space="0" w:color="auto"/>
                <w:right w:val="none" w:sz="0" w:space="0" w:color="auto"/>
              </w:divBdr>
            </w:div>
            <w:div w:id="114713885">
              <w:marLeft w:val="0"/>
              <w:marRight w:val="0"/>
              <w:marTop w:val="0"/>
              <w:marBottom w:val="0"/>
              <w:divBdr>
                <w:top w:val="none" w:sz="0" w:space="0" w:color="auto"/>
                <w:left w:val="none" w:sz="0" w:space="0" w:color="auto"/>
                <w:bottom w:val="none" w:sz="0" w:space="0" w:color="auto"/>
                <w:right w:val="none" w:sz="0" w:space="0" w:color="auto"/>
              </w:divBdr>
            </w:div>
            <w:div w:id="119034424">
              <w:marLeft w:val="0"/>
              <w:marRight w:val="0"/>
              <w:marTop w:val="0"/>
              <w:marBottom w:val="0"/>
              <w:divBdr>
                <w:top w:val="none" w:sz="0" w:space="0" w:color="auto"/>
                <w:left w:val="none" w:sz="0" w:space="0" w:color="auto"/>
                <w:bottom w:val="none" w:sz="0" w:space="0" w:color="auto"/>
                <w:right w:val="none" w:sz="0" w:space="0" w:color="auto"/>
              </w:divBdr>
            </w:div>
            <w:div w:id="119150847">
              <w:marLeft w:val="0"/>
              <w:marRight w:val="0"/>
              <w:marTop w:val="0"/>
              <w:marBottom w:val="0"/>
              <w:divBdr>
                <w:top w:val="none" w:sz="0" w:space="0" w:color="auto"/>
                <w:left w:val="none" w:sz="0" w:space="0" w:color="auto"/>
                <w:bottom w:val="none" w:sz="0" w:space="0" w:color="auto"/>
                <w:right w:val="none" w:sz="0" w:space="0" w:color="auto"/>
              </w:divBdr>
            </w:div>
            <w:div w:id="120000991">
              <w:marLeft w:val="0"/>
              <w:marRight w:val="0"/>
              <w:marTop w:val="0"/>
              <w:marBottom w:val="0"/>
              <w:divBdr>
                <w:top w:val="none" w:sz="0" w:space="0" w:color="auto"/>
                <w:left w:val="none" w:sz="0" w:space="0" w:color="auto"/>
                <w:bottom w:val="none" w:sz="0" w:space="0" w:color="auto"/>
                <w:right w:val="none" w:sz="0" w:space="0" w:color="auto"/>
              </w:divBdr>
            </w:div>
            <w:div w:id="122509195">
              <w:marLeft w:val="0"/>
              <w:marRight w:val="0"/>
              <w:marTop w:val="0"/>
              <w:marBottom w:val="0"/>
              <w:divBdr>
                <w:top w:val="none" w:sz="0" w:space="0" w:color="auto"/>
                <w:left w:val="none" w:sz="0" w:space="0" w:color="auto"/>
                <w:bottom w:val="none" w:sz="0" w:space="0" w:color="auto"/>
                <w:right w:val="none" w:sz="0" w:space="0" w:color="auto"/>
              </w:divBdr>
            </w:div>
            <w:div w:id="122891440">
              <w:marLeft w:val="0"/>
              <w:marRight w:val="0"/>
              <w:marTop w:val="0"/>
              <w:marBottom w:val="0"/>
              <w:divBdr>
                <w:top w:val="none" w:sz="0" w:space="0" w:color="auto"/>
                <w:left w:val="none" w:sz="0" w:space="0" w:color="auto"/>
                <w:bottom w:val="none" w:sz="0" w:space="0" w:color="auto"/>
                <w:right w:val="none" w:sz="0" w:space="0" w:color="auto"/>
              </w:divBdr>
            </w:div>
            <w:div w:id="123929121">
              <w:marLeft w:val="0"/>
              <w:marRight w:val="0"/>
              <w:marTop w:val="0"/>
              <w:marBottom w:val="0"/>
              <w:divBdr>
                <w:top w:val="none" w:sz="0" w:space="0" w:color="auto"/>
                <w:left w:val="none" w:sz="0" w:space="0" w:color="auto"/>
                <w:bottom w:val="none" w:sz="0" w:space="0" w:color="auto"/>
                <w:right w:val="none" w:sz="0" w:space="0" w:color="auto"/>
              </w:divBdr>
            </w:div>
            <w:div w:id="127478662">
              <w:marLeft w:val="0"/>
              <w:marRight w:val="0"/>
              <w:marTop w:val="0"/>
              <w:marBottom w:val="0"/>
              <w:divBdr>
                <w:top w:val="none" w:sz="0" w:space="0" w:color="auto"/>
                <w:left w:val="none" w:sz="0" w:space="0" w:color="auto"/>
                <w:bottom w:val="none" w:sz="0" w:space="0" w:color="auto"/>
                <w:right w:val="none" w:sz="0" w:space="0" w:color="auto"/>
              </w:divBdr>
            </w:div>
            <w:div w:id="129832975">
              <w:marLeft w:val="0"/>
              <w:marRight w:val="0"/>
              <w:marTop w:val="0"/>
              <w:marBottom w:val="0"/>
              <w:divBdr>
                <w:top w:val="none" w:sz="0" w:space="0" w:color="auto"/>
                <w:left w:val="none" w:sz="0" w:space="0" w:color="auto"/>
                <w:bottom w:val="none" w:sz="0" w:space="0" w:color="auto"/>
                <w:right w:val="none" w:sz="0" w:space="0" w:color="auto"/>
              </w:divBdr>
            </w:div>
            <w:div w:id="130557807">
              <w:marLeft w:val="0"/>
              <w:marRight w:val="0"/>
              <w:marTop w:val="0"/>
              <w:marBottom w:val="0"/>
              <w:divBdr>
                <w:top w:val="none" w:sz="0" w:space="0" w:color="auto"/>
                <w:left w:val="none" w:sz="0" w:space="0" w:color="auto"/>
                <w:bottom w:val="none" w:sz="0" w:space="0" w:color="auto"/>
                <w:right w:val="none" w:sz="0" w:space="0" w:color="auto"/>
              </w:divBdr>
            </w:div>
            <w:div w:id="131750795">
              <w:marLeft w:val="0"/>
              <w:marRight w:val="0"/>
              <w:marTop w:val="0"/>
              <w:marBottom w:val="0"/>
              <w:divBdr>
                <w:top w:val="none" w:sz="0" w:space="0" w:color="auto"/>
                <w:left w:val="none" w:sz="0" w:space="0" w:color="auto"/>
                <w:bottom w:val="none" w:sz="0" w:space="0" w:color="auto"/>
                <w:right w:val="none" w:sz="0" w:space="0" w:color="auto"/>
              </w:divBdr>
            </w:div>
            <w:div w:id="133184941">
              <w:marLeft w:val="0"/>
              <w:marRight w:val="0"/>
              <w:marTop w:val="0"/>
              <w:marBottom w:val="0"/>
              <w:divBdr>
                <w:top w:val="none" w:sz="0" w:space="0" w:color="auto"/>
                <w:left w:val="none" w:sz="0" w:space="0" w:color="auto"/>
                <w:bottom w:val="none" w:sz="0" w:space="0" w:color="auto"/>
                <w:right w:val="none" w:sz="0" w:space="0" w:color="auto"/>
              </w:divBdr>
            </w:div>
            <w:div w:id="133722512">
              <w:marLeft w:val="0"/>
              <w:marRight w:val="0"/>
              <w:marTop w:val="0"/>
              <w:marBottom w:val="0"/>
              <w:divBdr>
                <w:top w:val="none" w:sz="0" w:space="0" w:color="auto"/>
                <w:left w:val="none" w:sz="0" w:space="0" w:color="auto"/>
                <w:bottom w:val="none" w:sz="0" w:space="0" w:color="auto"/>
                <w:right w:val="none" w:sz="0" w:space="0" w:color="auto"/>
              </w:divBdr>
            </w:div>
            <w:div w:id="134378825">
              <w:marLeft w:val="0"/>
              <w:marRight w:val="0"/>
              <w:marTop w:val="0"/>
              <w:marBottom w:val="0"/>
              <w:divBdr>
                <w:top w:val="none" w:sz="0" w:space="0" w:color="auto"/>
                <w:left w:val="none" w:sz="0" w:space="0" w:color="auto"/>
                <w:bottom w:val="none" w:sz="0" w:space="0" w:color="auto"/>
                <w:right w:val="none" w:sz="0" w:space="0" w:color="auto"/>
              </w:divBdr>
            </w:div>
            <w:div w:id="134688548">
              <w:marLeft w:val="0"/>
              <w:marRight w:val="0"/>
              <w:marTop w:val="0"/>
              <w:marBottom w:val="0"/>
              <w:divBdr>
                <w:top w:val="none" w:sz="0" w:space="0" w:color="auto"/>
                <w:left w:val="none" w:sz="0" w:space="0" w:color="auto"/>
                <w:bottom w:val="none" w:sz="0" w:space="0" w:color="auto"/>
                <w:right w:val="none" w:sz="0" w:space="0" w:color="auto"/>
              </w:divBdr>
            </w:div>
            <w:div w:id="135075234">
              <w:marLeft w:val="0"/>
              <w:marRight w:val="0"/>
              <w:marTop w:val="0"/>
              <w:marBottom w:val="0"/>
              <w:divBdr>
                <w:top w:val="none" w:sz="0" w:space="0" w:color="auto"/>
                <w:left w:val="none" w:sz="0" w:space="0" w:color="auto"/>
                <w:bottom w:val="none" w:sz="0" w:space="0" w:color="auto"/>
                <w:right w:val="none" w:sz="0" w:space="0" w:color="auto"/>
              </w:divBdr>
            </w:div>
            <w:div w:id="136387156">
              <w:marLeft w:val="0"/>
              <w:marRight w:val="0"/>
              <w:marTop w:val="0"/>
              <w:marBottom w:val="0"/>
              <w:divBdr>
                <w:top w:val="none" w:sz="0" w:space="0" w:color="auto"/>
                <w:left w:val="none" w:sz="0" w:space="0" w:color="auto"/>
                <w:bottom w:val="none" w:sz="0" w:space="0" w:color="auto"/>
                <w:right w:val="none" w:sz="0" w:space="0" w:color="auto"/>
              </w:divBdr>
            </w:div>
            <w:div w:id="136802295">
              <w:marLeft w:val="0"/>
              <w:marRight w:val="0"/>
              <w:marTop w:val="0"/>
              <w:marBottom w:val="0"/>
              <w:divBdr>
                <w:top w:val="none" w:sz="0" w:space="0" w:color="auto"/>
                <w:left w:val="none" w:sz="0" w:space="0" w:color="auto"/>
                <w:bottom w:val="none" w:sz="0" w:space="0" w:color="auto"/>
                <w:right w:val="none" w:sz="0" w:space="0" w:color="auto"/>
              </w:divBdr>
            </w:div>
            <w:div w:id="138959737">
              <w:marLeft w:val="0"/>
              <w:marRight w:val="0"/>
              <w:marTop w:val="0"/>
              <w:marBottom w:val="0"/>
              <w:divBdr>
                <w:top w:val="none" w:sz="0" w:space="0" w:color="auto"/>
                <w:left w:val="none" w:sz="0" w:space="0" w:color="auto"/>
                <w:bottom w:val="none" w:sz="0" w:space="0" w:color="auto"/>
                <w:right w:val="none" w:sz="0" w:space="0" w:color="auto"/>
              </w:divBdr>
            </w:div>
            <w:div w:id="139083329">
              <w:marLeft w:val="0"/>
              <w:marRight w:val="0"/>
              <w:marTop w:val="0"/>
              <w:marBottom w:val="0"/>
              <w:divBdr>
                <w:top w:val="none" w:sz="0" w:space="0" w:color="auto"/>
                <w:left w:val="none" w:sz="0" w:space="0" w:color="auto"/>
                <w:bottom w:val="none" w:sz="0" w:space="0" w:color="auto"/>
                <w:right w:val="none" w:sz="0" w:space="0" w:color="auto"/>
              </w:divBdr>
            </w:div>
            <w:div w:id="140314705">
              <w:marLeft w:val="0"/>
              <w:marRight w:val="0"/>
              <w:marTop w:val="0"/>
              <w:marBottom w:val="0"/>
              <w:divBdr>
                <w:top w:val="none" w:sz="0" w:space="0" w:color="auto"/>
                <w:left w:val="none" w:sz="0" w:space="0" w:color="auto"/>
                <w:bottom w:val="none" w:sz="0" w:space="0" w:color="auto"/>
                <w:right w:val="none" w:sz="0" w:space="0" w:color="auto"/>
              </w:divBdr>
            </w:div>
            <w:div w:id="144057708">
              <w:marLeft w:val="0"/>
              <w:marRight w:val="0"/>
              <w:marTop w:val="0"/>
              <w:marBottom w:val="0"/>
              <w:divBdr>
                <w:top w:val="none" w:sz="0" w:space="0" w:color="auto"/>
                <w:left w:val="none" w:sz="0" w:space="0" w:color="auto"/>
                <w:bottom w:val="none" w:sz="0" w:space="0" w:color="auto"/>
                <w:right w:val="none" w:sz="0" w:space="0" w:color="auto"/>
              </w:divBdr>
            </w:div>
            <w:div w:id="144467586">
              <w:marLeft w:val="0"/>
              <w:marRight w:val="0"/>
              <w:marTop w:val="0"/>
              <w:marBottom w:val="0"/>
              <w:divBdr>
                <w:top w:val="none" w:sz="0" w:space="0" w:color="auto"/>
                <w:left w:val="none" w:sz="0" w:space="0" w:color="auto"/>
                <w:bottom w:val="none" w:sz="0" w:space="0" w:color="auto"/>
                <w:right w:val="none" w:sz="0" w:space="0" w:color="auto"/>
              </w:divBdr>
            </w:div>
            <w:div w:id="147329771">
              <w:marLeft w:val="0"/>
              <w:marRight w:val="0"/>
              <w:marTop w:val="0"/>
              <w:marBottom w:val="0"/>
              <w:divBdr>
                <w:top w:val="none" w:sz="0" w:space="0" w:color="auto"/>
                <w:left w:val="none" w:sz="0" w:space="0" w:color="auto"/>
                <w:bottom w:val="none" w:sz="0" w:space="0" w:color="auto"/>
                <w:right w:val="none" w:sz="0" w:space="0" w:color="auto"/>
              </w:divBdr>
            </w:div>
            <w:div w:id="149256367">
              <w:marLeft w:val="0"/>
              <w:marRight w:val="0"/>
              <w:marTop w:val="0"/>
              <w:marBottom w:val="0"/>
              <w:divBdr>
                <w:top w:val="none" w:sz="0" w:space="0" w:color="auto"/>
                <w:left w:val="none" w:sz="0" w:space="0" w:color="auto"/>
                <w:bottom w:val="none" w:sz="0" w:space="0" w:color="auto"/>
                <w:right w:val="none" w:sz="0" w:space="0" w:color="auto"/>
              </w:divBdr>
            </w:div>
            <w:div w:id="149950711">
              <w:marLeft w:val="0"/>
              <w:marRight w:val="0"/>
              <w:marTop w:val="0"/>
              <w:marBottom w:val="0"/>
              <w:divBdr>
                <w:top w:val="none" w:sz="0" w:space="0" w:color="auto"/>
                <w:left w:val="none" w:sz="0" w:space="0" w:color="auto"/>
                <w:bottom w:val="none" w:sz="0" w:space="0" w:color="auto"/>
                <w:right w:val="none" w:sz="0" w:space="0" w:color="auto"/>
              </w:divBdr>
            </w:div>
            <w:div w:id="152793723">
              <w:marLeft w:val="0"/>
              <w:marRight w:val="0"/>
              <w:marTop w:val="0"/>
              <w:marBottom w:val="0"/>
              <w:divBdr>
                <w:top w:val="none" w:sz="0" w:space="0" w:color="auto"/>
                <w:left w:val="none" w:sz="0" w:space="0" w:color="auto"/>
                <w:bottom w:val="none" w:sz="0" w:space="0" w:color="auto"/>
                <w:right w:val="none" w:sz="0" w:space="0" w:color="auto"/>
              </w:divBdr>
            </w:div>
            <w:div w:id="155536026">
              <w:marLeft w:val="0"/>
              <w:marRight w:val="0"/>
              <w:marTop w:val="0"/>
              <w:marBottom w:val="0"/>
              <w:divBdr>
                <w:top w:val="none" w:sz="0" w:space="0" w:color="auto"/>
                <w:left w:val="none" w:sz="0" w:space="0" w:color="auto"/>
                <w:bottom w:val="none" w:sz="0" w:space="0" w:color="auto"/>
                <w:right w:val="none" w:sz="0" w:space="0" w:color="auto"/>
              </w:divBdr>
            </w:div>
            <w:div w:id="157041824">
              <w:marLeft w:val="0"/>
              <w:marRight w:val="0"/>
              <w:marTop w:val="0"/>
              <w:marBottom w:val="0"/>
              <w:divBdr>
                <w:top w:val="none" w:sz="0" w:space="0" w:color="auto"/>
                <w:left w:val="none" w:sz="0" w:space="0" w:color="auto"/>
                <w:bottom w:val="none" w:sz="0" w:space="0" w:color="auto"/>
                <w:right w:val="none" w:sz="0" w:space="0" w:color="auto"/>
              </w:divBdr>
            </w:div>
            <w:div w:id="157892531">
              <w:marLeft w:val="0"/>
              <w:marRight w:val="0"/>
              <w:marTop w:val="0"/>
              <w:marBottom w:val="0"/>
              <w:divBdr>
                <w:top w:val="none" w:sz="0" w:space="0" w:color="auto"/>
                <w:left w:val="none" w:sz="0" w:space="0" w:color="auto"/>
                <w:bottom w:val="none" w:sz="0" w:space="0" w:color="auto"/>
                <w:right w:val="none" w:sz="0" w:space="0" w:color="auto"/>
              </w:divBdr>
            </w:div>
            <w:div w:id="158279755">
              <w:marLeft w:val="0"/>
              <w:marRight w:val="0"/>
              <w:marTop w:val="0"/>
              <w:marBottom w:val="0"/>
              <w:divBdr>
                <w:top w:val="none" w:sz="0" w:space="0" w:color="auto"/>
                <w:left w:val="none" w:sz="0" w:space="0" w:color="auto"/>
                <w:bottom w:val="none" w:sz="0" w:space="0" w:color="auto"/>
                <w:right w:val="none" w:sz="0" w:space="0" w:color="auto"/>
              </w:divBdr>
            </w:div>
            <w:div w:id="158619476">
              <w:marLeft w:val="0"/>
              <w:marRight w:val="0"/>
              <w:marTop w:val="0"/>
              <w:marBottom w:val="0"/>
              <w:divBdr>
                <w:top w:val="none" w:sz="0" w:space="0" w:color="auto"/>
                <w:left w:val="none" w:sz="0" w:space="0" w:color="auto"/>
                <w:bottom w:val="none" w:sz="0" w:space="0" w:color="auto"/>
                <w:right w:val="none" w:sz="0" w:space="0" w:color="auto"/>
              </w:divBdr>
            </w:div>
            <w:div w:id="162087284">
              <w:marLeft w:val="0"/>
              <w:marRight w:val="0"/>
              <w:marTop w:val="0"/>
              <w:marBottom w:val="0"/>
              <w:divBdr>
                <w:top w:val="none" w:sz="0" w:space="0" w:color="auto"/>
                <w:left w:val="none" w:sz="0" w:space="0" w:color="auto"/>
                <w:bottom w:val="none" w:sz="0" w:space="0" w:color="auto"/>
                <w:right w:val="none" w:sz="0" w:space="0" w:color="auto"/>
              </w:divBdr>
            </w:div>
            <w:div w:id="162556104">
              <w:marLeft w:val="0"/>
              <w:marRight w:val="0"/>
              <w:marTop w:val="0"/>
              <w:marBottom w:val="0"/>
              <w:divBdr>
                <w:top w:val="none" w:sz="0" w:space="0" w:color="auto"/>
                <w:left w:val="none" w:sz="0" w:space="0" w:color="auto"/>
                <w:bottom w:val="none" w:sz="0" w:space="0" w:color="auto"/>
                <w:right w:val="none" w:sz="0" w:space="0" w:color="auto"/>
              </w:divBdr>
            </w:div>
            <w:div w:id="168565986">
              <w:marLeft w:val="0"/>
              <w:marRight w:val="0"/>
              <w:marTop w:val="0"/>
              <w:marBottom w:val="0"/>
              <w:divBdr>
                <w:top w:val="none" w:sz="0" w:space="0" w:color="auto"/>
                <w:left w:val="none" w:sz="0" w:space="0" w:color="auto"/>
                <w:bottom w:val="none" w:sz="0" w:space="0" w:color="auto"/>
                <w:right w:val="none" w:sz="0" w:space="0" w:color="auto"/>
              </w:divBdr>
            </w:div>
            <w:div w:id="169025566">
              <w:marLeft w:val="0"/>
              <w:marRight w:val="0"/>
              <w:marTop w:val="0"/>
              <w:marBottom w:val="0"/>
              <w:divBdr>
                <w:top w:val="none" w:sz="0" w:space="0" w:color="auto"/>
                <w:left w:val="none" w:sz="0" w:space="0" w:color="auto"/>
                <w:bottom w:val="none" w:sz="0" w:space="0" w:color="auto"/>
                <w:right w:val="none" w:sz="0" w:space="0" w:color="auto"/>
              </w:divBdr>
            </w:div>
            <w:div w:id="172450963">
              <w:marLeft w:val="0"/>
              <w:marRight w:val="0"/>
              <w:marTop w:val="0"/>
              <w:marBottom w:val="0"/>
              <w:divBdr>
                <w:top w:val="none" w:sz="0" w:space="0" w:color="auto"/>
                <w:left w:val="none" w:sz="0" w:space="0" w:color="auto"/>
                <w:bottom w:val="none" w:sz="0" w:space="0" w:color="auto"/>
                <w:right w:val="none" w:sz="0" w:space="0" w:color="auto"/>
              </w:divBdr>
            </w:div>
            <w:div w:id="174082121">
              <w:marLeft w:val="0"/>
              <w:marRight w:val="0"/>
              <w:marTop w:val="0"/>
              <w:marBottom w:val="0"/>
              <w:divBdr>
                <w:top w:val="none" w:sz="0" w:space="0" w:color="auto"/>
                <w:left w:val="none" w:sz="0" w:space="0" w:color="auto"/>
                <w:bottom w:val="none" w:sz="0" w:space="0" w:color="auto"/>
                <w:right w:val="none" w:sz="0" w:space="0" w:color="auto"/>
              </w:divBdr>
            </w:div>
            <w:div w:id="174272051">
              <w:marLeft w:val="0"/>
              <w:marRight w:val="0"/>
              <w:marTop w:val="0"/>
              <w:marBottom w:val="0"/>
              <w:divBdr>
                <w:top w:val="none" w:sz="0" w:space="0" w:color="auto"/>
                <w:left w:val="none" w:sz="0" w:space="0" w:color="auto"/>
                <w:bottom w:val="none" w:sz="0" w:space="0" w:color="auto"/>
                <w:right w:val="none" w:sz="0" w:space="0" w:color="auto"/>
              </w:divBdr>
            </w:div>
            <w:div w:id="175536893">
              <w:marLeft w:val="0"/>
              <w:marRight w:val="0"/>
              <w:marTop w:val="0"/>
              <w:marBottom w:val="0"/>
              <w:divBdr>
                <w:top w:val="none" w:sz="0" w:space="0" w:color="auto"/>
                <w:left w:val="none" w:sz="0" w:space="0" w:color="auto"/>
                <w:bottom w:val="none" w:sz="0" w:space="0" w:color="auto"/>
                <w:right w:val="none" w:sz="0" w:space="0" w:color="auto"/>
              </w:divBdr>
            </w:div>
            <w:div w:id="175927402">
              <w:marLeft w:val="0"/>
              <w:marRight w:val="0"/>
              <w:marTop w:val="0"/>
              <w:marBottom w:val="0"/>
              <w:divBdr>
                <w:top w:val="none" w:sz="0" w:space="0" w:color="auto"/>
                <w:left w:val="none" w:sz="0" w:space="0" w:color="auto"/>
                <w:bottom w:val="none" w:sz="0" w:space="0" w:color="auto"/>
                <w:right w:val="none" w:sz="0" w:space="0" w:color="auto"/>
              </w:divBdr>
            </w:div>
            <w:div w:id="176240136">
              <w:marLeft w:val="0"/>
              <w:marRight w:val="0"/>
              <w:marTop w:val="0"/>
              <w:marBottom w:val="0"/>
              <w:divBdr>
                <w:top w:val="none" w:sz="0" w:space="0" w:color="auto"/>
                <w:left w:val="none" w:sz="0" w:space="0" w:color="auto"/>
                <w:bottom w:val="none" w:sz="0" w:space="0" w:color="auto"/>
                <w:right w:val="none" w:sz="0" w:space="0" w:color="auto"/>
              </w:divBdr>
            </w:div>
            <w:div w:id="177473807">
              <w:marLeft w:val="0"/>
              <w:marRight w:val="0"/>
              <w:marTop w:val="0"/>
              <w:marBottom w:val="0"/>
              <w:divBdr>
                <w:top w:val="none" w:sz="0" w:space="0" w:color="auto"/>
                <w:left w:val="none" w:sz="0" w:space="0" w:color="auto"/>
                <w:bottom w:val="none" w:sz="0" w:space="0" w:color="auto"/>
                <w:right w:val="none" w:sz="0" w:space="0" w:color="auto"/>
              </w:divBdr>
            </w:div>
            <w:div w:id="179903709">
              <w:marLeft w:val="0"/>
              <w:marRight w:val="0"/>
              <w:marTop w:val="0"/>
              <w:marBottom w:val="0"/>
              <w:divBdr>
                <w:top w:val="none" w:sz="0" w:space="0" w:color="auto"/>
                <w:left w:val="none" w:sz="0" w:space="0" w:color="auto"/>
                <w:bottom w:val="none" w:sz="0" w:space="0" w:color="auto"/>
                <w:right w:val="none" w:sz="0" w:space="0" w:color="auto"/>
              </w:divBdr>
            </w:div>
            <w:div w:id="180241341">
              <w:marLeft w:val="0"/>
              <w:marRight w:val="0"/>
              <w:marTop w:val="0"/>
              <w:marBottom w:val="0"/>
              <w:divBdr>
                <w:top w:val="none" w:sz="0" w:space="0" w:color="auto"/>
                <w:left w:val="none" w:sz="0" w:space="0" w:color="auto"/>
                <w:bottom w:val="none" w:sz="0" w:space="0" w:color="auto"/>
                <w:right w:val="none" w:sz="0" w:space="0" w:color="auto"/>
              </w:divBdr>
            </w:div>
            <w:div w:id="186335393">
              <w:marLeft w:val="0"/>
              <w:marRight w:val="0"/>
              <w:marTop w:val="0"/>
              <w:marBottom w:val="0"/>
              <w:divBdr>
                <w:top w:val="none" w:sz="0" w:space="0" w:color="auto"/>
                <w:left w:val="none" w:sz="0" w:space="0" w:color="auto"/>
                <w:bottom w:val="none" w:sz="0" w:space="0" w:color="auto"/>
                <w:right w:val="none" w:sz="0" w:space="0" w:color="auto"/>
              </w:divBdr>
            </w:div>
            <w:div w:id="186919091">
              <w:marLeft w:val="0"/>
              <w:marRight w:val="0"/>
              <w:marTop w:val="0"/>
              <w:marBottom w:val="0"/>
              <w:divBdr>
                <w:top w:val="none" w:sz="0" w:space="0" w:color="auto"/>
                <w:left w:val="none" w:sz="0" w:space="0" w:color="auto"/>
                <w:bottom w:val="none" w:sz="0" w:space="0" w:color="auto"/>
                <w:right w:val="none" w:sz="0" w:space="0" w:color="auto"/>
              </w:divBdr>
            </w:div>
            <w:div w:id="187375510">
              <w:marLeft w:val="0"/>
              <w:marRight w:val="0"/>
              <w:marTop w:val="0"/>
              <w:marBottom w:val="0"/>
              <w:divBdr>
                <w:top w:val="none" w:sz="0" w:space="0" w:color="auto"/>
                <w:left w:val="none" w:sz="0" w:space="0" w:color="auto"/>
                <w:bottom w:val="none" w:sz="0" w:space="0" w:color="auto"/>
                <w:right w:val="none" w:sz="0" w:space="0" w:color="auto"/>
              </w:divBdr>
            </w:div>
            <w:div w:id="187837324">
              <w:marLeft w:val="0"/>
              <w:marRight w:val="0"/>
              <w:marTop w:val="0"/>
              <w:marBottom w:val="0"/>
              <w:divBdr>
                <w:top w:val="none" w:sz="0" w:space="0" w:color="auto"/>
                <w:left w:val="none" w:sz="0" w:space="0" w:color="auto"/>
                <w:bottom w:val="none" w:sz="0" w:space="0" w:color="auto"/>
                <w:right w:val="none" w:sz="0" w:space="0" w:color="auto"/>
              </w:divBdr>
            </w:div>
            <w:div w:id="187909709">
              <w:marLeft w:val="0"/>
              <w:marRight w:val="0"/>
              <w:marTop w:val="0"/>
              <w:marBottom w:val="0"/>
              <w:divBdr>
                <w:top w:val="none" w:sz="0" w:space="0" w:color="auto"/>
                <w:left w:val="none" w:sz="0" w:space="0" w:color="auto"/>
                <w:bottom w:val="none" w:sz="0" w:space="0" w:color="auto"/>
                <w:right w:val="none" w:sz="0" w:space="0" w:color="auto"/>
              </w:divBdr>
            </w:div>
            <w:div w:id="189026985">
              <w:marLeft w:val="0"/>
              <w:marRight w:val="0"/>
              <w:marTop w:val="0"/>
              <w:marBottom w:val="0"/>
              <w:divBdr>
                <w:top w:val="none" w:sz="0" w:space="0" w:color="auto"/>
                <w:left w:val="none" w:sz="0" w:space="0" w:color="auto"/>
                <w:bottom w:val="none" w:sz="0" w:space="0" w:color="auto"/>
                <w:right w:val="none" w:sz="0" w:space="0" w:color="auto"/>
              </w:divBdr>
            </w:div>
            <w:div w:id="190342077">
              <w:marLeft w:val="0"/>
              <w:marRight w:val="0"/>
              <w:marTop w:val="0"/>
              <w:marBottom w:val="0"/>
              <w:divBdr>
                <w:top w:val="none" w:sz="0" w:space="0" w:color="auto"/>
                <w:left w:val="none" w:sz="0" w:space="0" w:color="auto"/>
                <w:bottom w:val="none" w:sz="0" w:space="0" w:color="auto"/>
                <w:right w:val="none" w:sz="0" w:space="0" w:color="auto"/>
              </w:divBdr>
            </w:div>
            <w:div w:id="191649387">
              <w:marLeft w:val="0"/>
              <w:marRight w:val="0"/>
              <w:marTop w:val="0"/>
              <w:marBottom w:val="0"/>
              <w:divBdr>
                <w:top w:val="none" w:sz="0" w:space="0" w:color="auto"/>
                <w:left w:val="none" w:sz="0" w:space="0" w:color="auto"/>
                <w:bottom w:val="none" w:sz="0" w:space="0" w:color="auto"/>
                <w:right w:val="none" w:sz="0" w:space="0" w:color="auto"/>
              </w:divBdr>
            </w:div>
            <w:div w:id="197548324">
              <w:marLeft w:val="0"/>
              <w:marRight w:val="0"/>
              <w:marTop w:val="0"/>
              <w:marBottom w:val="0"/>
              <w:divBdr>
                <w:top w:val="none" w:sz="0" w:space="0" w:color="auto"/>
                <w:left w:val="none" w:sz="0" w:space="0" w:color="auto"/>
                <w:bottom w:val="none" w:sz="0" w:space="0" w:color="auto"/>
                <w:right w:val="none" w:sz="0" w:space="0" w:color="auto"/>
              </w:divBdr>
            </w:div>
            <w:div w:id="197596201">
              <w:marLeft w:val="0"/>
              <w:marRight w:val="0"/>
              <w:marTop w:val="0"/>
              <w:marBottom w:val="0"/>
              <w:divBdr>
                <w:top w:val="none" w:sz="0" w:space="0" w:color="auto"/>
                <w:left w:val="none" w:sz="0" w:space="0" w:color="auto"/>
                <w:bottom w:val="none" w:sz="0" w:space="0" w:color="auto"/>
                <w:right w:val="none" w:sz="0" w:space="0" w:color="auto"/>
              </w:divBdr>
            </w:div>
            <w:div w:id="198592673">
              <w:marLeft w:val="0"/>
              <w:marRight w:val="0"/>
              <w:marTop w:val="0"/>
              <w:marBottom w:val="0"/>
              <w:divBdr>
                <w:top w:val="none" w:sz="0" w:space="0" w:color="auto"/>
                <w:left w:val="none" w:sz="0" w:space="0" w:color="auto"/>
                <w:bottom w:val="none" w:sz="0" w:space="0" w:color="auto"/>
                <w:right w:val="none" w:sz="0" w:space="0" w:color="auto"/>
              </w:divBdr>
            </w:div>
            <w:div w:id="198861349">
              <w:marLeft w:val="0"/>
              <w:marRight w:val="0"/>
              <w:marTop w:val="0"/>
              <w:marBottom w:val="0"/>
              <w:divBdr>
                <w:top w:val="none" w:sz="0" w:space="0" w:color="auto"/>
                <w:left w:val="none" w:sz="0" w:space="0" w:color="auto"/>
                <w:bottom w:val="none" w:sz="0" w:space="0" w:color="auto"/>
                <w:right w:val="none" w:sz="0" w:space="0" w:color="auto"/>
              </w:divBdr>
            </w:div>
            <w:div w:id="199707530">
              <w:marLeft w:val="0"/>
              <w:marRight w:val="0"/>
              <w:marTop w:val="0"/>
              <w:marBottom w:val="0"/>
              <w:divBdr>
                <w:top w:val="none" w:sz="0" w:space="0" w:color="auto"/>
                <w:left w:val="none" w:sz="0" w:space="0" w:color="auto"/>
                <w:bottom w:val="none" w:sz="0" w:space="0" w:color="auto"/>
                <w:right w:val="none" w:sz="0" w:space="0" w:color="auto"/>
              </w:divBdr>
            </w:div>
            <w:div w:id="200948414">
              <w:marLeft w:val="0"/>
              <w:marRight w:val="0"/>
              <w:marTop w:val="0"/>
              <w:marBottom w:val="0"/>
              <w:divBdr>
                <w:top w:val="none" w:sz="0" w:space="0" w:color="auto"/>
                <w:left w:val="none" w:sz="0" w:space="0" w:color="auto"/>
                <w:bottom w:val="none" w:sz="0" w:space="0" w:color="auto"/>
                <w:right w:val="none" w:sz="0" w:space="0" w:color="auto"/>
              </w:divBdr>
            </w:div>
            <w:div w:id="203444581">
              <w:marLeft w:val="0"/>
              <w:marRight w:val="0"/>
              <w:marTop w:val="0"/>
              <w:marBottom w:val="0"/>
              <w:divBdr>
                <w:top w:val="none" w:sz="0" w:space="0" w:color="auto"/>
                <w:left w:val="none" w:sz="0" w:space="0" w:color="auto"/>
                <w:bottom w:val="none" w:sz="0" w:space="0" w:color="auto"/>
                <w:right w:val="none" w:sz="0" w:space="0" w:color="auto"/>
              </w:divBdr>
            </w:div>
            <w:div w:id="203761367">
              <w:marLeft w:val="0"/>
              <w:marRight w:val="0"/>
              <w:marTop w:val="0"/>
              <w:marBottom w:val="0"/>
              <w:divBdr>
                <w:top w:val="none" w:sz="0" w:space="0" w:color="auto"/>
                <w:left w:val="none" w:sz="0" w:space="0" w:color="auto"/>
                <w:bottom w:val="none" w:sz="0" w:space="0" w:color="auto"/>
                <w:right w:val="none" w:sz="0" w:space="0" w:color="auto"/>
              </w:divBdr>
            </w:div>
            <w:div w:id="203904354">
              <w:marLeft w:val="0"/>
              <w:marRight w:val="0"/>
              <w:marTop w:val="0"/>
              <w:marBottom w:val="0"/>
              <w:divBdr>
                <w:top w:val="none" w:sz="0" w:space="0" w:color="auto"/>
                <w:left w:val="none" w:sz="0" w:space="0" w:color="auto"/>
                <w:bottom w:val="none" w:sz="0" w:space="0" w:color="auto"/>
                <w:right w:val="none" w:sz="0" w:space="0" w:color="auto"/>
              </w:divBdr>
            </w:div>
            <w:div w:id="204026704">
              <w:marLeft w:val="0"/>
              <w:marRight w:val="0"/>
              <w:marTop w:val="0"/>
              <w:marBottom w:val="0"/>
              <w:divBdr>
                <w:top w:val="none" w:sz="0" w:space="0" w:color="auto"/>
                <w:left w:val="none" w:sz="0" w:space="0" w:color="auto"/>
                <w:bottom w:val="none" w:sz="0" w:space="0" w:color="auto"/>
                <w:right w:val="none" w:sz="0" w:space="0" w:color="auto"/>
              </w:divBdr>
            </w:div>
            <w:div w:id="206140981">
              <w:marLeft w:val="0"/>
              <w:marRight w:val="0"/>
              <w:marTop w:val="0"/>
              <w:marBottom w:val="0"/>
              <w:divBdr>
                <w:top w:val="none" w:sz="0" w:space="0" w:color="auto"/>
                <w:left w:val="none" w:sz="0" w:space="0" w:color="auto"/>
                <w:bottom w:val="none" w:sz="0" w:space="0" w:color="auto"/>
                <w:right w:val="none" w:sz="0" w:space="0" w:color="auto"/>
              </w:divBdr>
            </w:div>
            <w:div w:id="207381596">
              <w:marLeft w:val="0"/>
              <w:marRight w:val="0"/>
              <w:marTop w:val="0"/>
              <w:marBottom w:val="0"/>
              <w:divBdr>
                <w:top w:val="none" w:sz="0" w:space="0" w:color="auto"/>
                <w:left w:val="none" w:sz="0" w:space="0" w:color="auto"/>
                <w:bottom w:val="none" w:sz="0" w:space="0" w:color="auto"/>
                <w:right w:val="none" w:sz="0" w:space="0" w:color="auto"/>
              </w:divBdr>
            </w:div>
            <w:div w:id="213976464">
              <w:marLeft w:val="0"/>
              <w:marRight w:val="0"/>
              <w:marTop w:val="0"/>
              <w:marBottom w:val="0"/>
              <w:divBdr>
                <w:top w:val="none" w:sz="0" w:space="0" w:color="auto"/>
                <w:left w:val="none" w:sz="0" w:space="0" w:color="auto"/>
                <w:bottom w:val="none" w:sz="0" w:space="0" w:color="auto"/>
                <w:right w:val="none" w:sz="0" w:space="0" w:color="auto"/>
              </w:divBdr>
            </w:div>
            <w:div w:id="215433478">
              <w:marLeft w:val="0"/>
              <w:marRight w:val="0"/>
              <w:marTop w:val="0"/>
              <w:marBottom w:val="0"/>
              <w:divBdr>
                <w:top w:val="none" w:sz="0" w:space="0" w:color="auto"/>
                <w:left w:val="none" w:sz="0" w:space="0" w:color="auto"/>
                <w:bottom w:val="none" w:sz="0" w:space="0" w:color="auto"/>
                <w:right w:val="none" w:sz="0" w:space="0" w:color="auto"/>
              </w:divBdr>
            </w:div>
            <w:div w:id="215703780">
              <w:marLeft w:val="0"/>
              <w:marRight w:val="0"/>
              <w:marTop w:val="0"/>
              <w:marBottom w:val="0"/>
              <w:divBdr>
                <w:top w:val="none" w:sz="0" w:space="0" w:color="auto"/>
                <w:left w:val="none" w:sz="0" w:space="0" w:color="auto"/>
                <w:bottom w:val="none" w:sz="0" w:space="0" w:color="auto"/>
                <w:right w:val="none" w:sz="0" w:space="0" w:color="auto"/>
              </w:divBdr>
            </w:div>
            <w:div w:id="219443562">
              <w:marLeft w:val="0"/>
              <w:marRight w:val="0"/>
              <w:marTop w:val="0"/>
              <w:marBottom w:val="0"/>
              <w:divBdr>
                <w:top w:val="none" w:sz="0" w:space="0" w:color="auto"/>
                <w:left w:val="none" w:sz="0" w:space="0" w:color="auto"/>
                <w:bottom w:val="none" w:sz="0" w:space="0" w:color="auto"/>
                <w:right w:val="none" w:sz="0" w:space="0" w:color="auto"/>
              </w:divBdr>
            </w:div>
            <w:div w:id="219444137">
              <w:marLeft w:val="0"/>
              <w:marRight w:val="0"/>
              <w:marTop w:val="0"/>
              <w:marBottom w:val="0"/>
              <w:divBdr>
                <w:top w:val="none" w:sz="0" w:space="0" w:color="auto"/>
                <w:left w:val="none" w:sz="0" w:space="0" w:color="auto"/>
                <w:bottom w:val="none" w:sz="0" w:space="0" w:color="auto"/>
                <w:right w:val="none" w:sz="0" w:space="0" w:color="auto"/>
              </w:divBdr>
            </w:div>
            <w:div w:id="219563963">
              <w:marLeft w:val="0"/>
              <w:marRight w:val="0"/>
              <w:marTop w:val="0"/>
              <w:marBottom w:val="0"/>
              <w:divBdr>
                <w:top w:val="none" w:sz="0" w:space="0" w:color="auto"/>
                <w:left w:val="none" w:sz="0" w:space="0" w:color="auto"/>
                <w:bottom w:val="none" w:sz="0" w:space="0" w:color="auto"/>
                <w:right w:val="none" w:sz="0" w:space="0" w:color="auto"/>
              </w:divBdr>
            </w:div>
            <w:div w:id="219677926">
              <w:marLeft w:val="0"/>
              <w:marRight w:val="0"/>
              <w:marTop w:val="0"/>
              <w:marBottom w:val="0"/>
              <w:divBdr>
                <w:top w:val="none" w:sz="0" w:space="0" w:color="auto"/>
                <w:left w:val="none" w:sz="0" w:space="0" w:color="auto"/>
                <w:bottom w:val="none" w:sz="0" w:space="0" w:color="auto"/>
                <w:right w:val="none" w:sz="0" w:space="0" w:color="auto"/>
              </w:divBdr>
            </w:div>
            <w:div w:id="220289986">
              <w:marLeft w:val="0"/>
              <w:marRight w:val="0"/>
              <w:marTop w:val="0"/>
              <w:marBottom w:val="0"/>
              <w:divBdr>
                <w:top w:val="none" w:sz="0" w:space="0" w:color="auto"/>
                <w:left w:val="none" w:sz="0" w:space="0" w:color="auto"/>
                <w:bottom w:val="none" w:sz="0" w:space="0" w:color="auto"/>
                <w:right w:val="none" w:sz="0" w:space="0" w:color="auto"/>
              </w:divBdr>
            </w:div>
            <w:div w:id="222496307">
              <w:marLeft w:val="0"/>
              <w:marRight w:val="0"/>
              <w:marTop w:val="0"/>
              <w:marBottom w:val="0"/>
              <w:divBdr>
                <w:top w:val="none" w:sz="0" w:space="0" w:color="auto"/>
                <w:left w:val="none" w:sz="0" w:space="0" w:color="auto"/>
                <w:bottom w:val="none" w:sz="0" w:space="0" w:color="auto"/>
                <w:right w:val="none" w:sz="0" w:space="0" w:color="auto"/>
              </w:divBdr>
            </w:div>
            <w:div w:id="224025536">
              <w:marLeft w:val="0"/>
              <w:marRight w:val="0"/>
              <w:marTop w:val="0"/>
              <w:marBottom w:val="0"/>
              <w:divBdr>
                <w:top w:val="none" w:sz="0" w:space="0" w:color="auto"/>
                <w:left w:val="none" w:sz="0" w:space="0" w:color="auto"/>
                <w:bottom w:val="none" w:sz="0" w:space="0" w:color="auto"/>
                <w:right w:val="none" w:sz="0" w:space="0" w:color="auto"/>
              </w:divBdr>
            </w:div>
            <w:div w:id="226843523">
              <w:marLeft w:val="0"/>
              <w:marRight w:val="0"/>
              <w:marTop w:val="0"/>
              <w:marBottom w:val="0"/>
              <w:divBdr>
                <w:top w:val="none" w:sz="0" w:space="0" w:color="auto"/>
                <w:left w:val="none" w:sz="0" w:space="0" w:color="auto"/>
                <w:bottom w:val="none" w:sz="0" w:space="0" w:color="auto"/>
                <w:right w:val="none" w:sz="0" w:space="0" w:color="auto"/>
              </w:divBdr>
            </w:div>
            <w:div w:id="227687112">
              <w:marLeft w:val="0"/>
              <w:marRight w:val="0"/>
              <w:marTop w:val="0"/>
              <w:marBottom w:val="0"/>
              <w:divBdr>
                <w:top w:val="none" w:sz="0" w:space="0" w:color="auto"/>
                <w:left w:val="none" w:sz="0" w:space="0" w:color="auto"/>
                <w:bottom w:val="none" w:sz="0" w:space="0" w:color="auto"/>
                <w:right w:val="none" w:sz="0" w:space="0" w:color="auto"/>
              </w:divBdr>
            </w:div>
            <w:div w:id="233471785">
              <w:marLeft w:val="0"/>
              <w:marRight w:val="0"/>
              <w:marTop w:val="0"/>
              <w:marBottom w:val="0"/>
              <w:divBdr>
                <w:top w:val="none" w:sz="0" w:space="0" w:color="auto"/>
                <w:left w:val="none" w:sz="0" w:space="0" w:color="auto"/>
                <w:bottom w:val="none" w:sz="0" w:space="0" w:color="auto"/>
                <w:right w:val="none" w:sz="0" w:space="0" w:color="auto"/>
              </w:divBdr>
            </w:div>
            <w:div w:id="235668584">
              <w:marLeft w:val="0"/>
              <w:marRight w:val="0"/>
              <w:marTop w:val="0"/>
              <w:marBottom w:val="0"/>
              <w:divBdr>
                <w:top w:val="none" w:sz="0" w:space="0" w:color="auto"/>
                <w:left w:val="none" w:sz="0" w:space="0" w:color="auto"/>
                <w:bottom w:val="none" w:sz="0" w:space="0" w:color="auto"/>
                <w:right w:val="none" w:sz="0" w:space="0" w:color="auto"/>
              </w:divBdr>
            </w:div>
            <w:div w:id="236130120">
              <w:marLeft w:val="0"/>
              <w:marRight w:val="0"/>
              <w:marTop w:val="0"/>
              <w:marBottom w:val="0"/>
              <w:divBdr>
                <w:top w:val="none" w:sz="0" w:space="0" w:color="auto"/>
                <w:left w:val="none" w:sz="0" w:space="0" w:color="auto"/>
                <w:bottom w:val="none" w:sz="0" w:space="0" w:color="auto"/>
                <w:right w:val="none" w:sz="0" w:space="0" w:color="auto"/>
              </w:divBdr>
            </w:div>
            <w:div w:id="236676929">
              <w:marLeft w:val="0"/>
              <w:marRight w:val="0"/>
              <w:marTop w:val="0"/>
              <w:marBottom w:val="0"/>
              <w:divBdr>
                <w:top w:val="none" w:sz="0" w:space="0" w:color="auto"/>
                <w:left w:val="none" w:sz="0" w:space="0" w:color="auto"/>
                <w:bottom w:val="none" w:sz="0" w:space="0" w:color="auto"/>
                <w:right w:val="none" w:sz="0" w:space="0" w:color="auto"/>
              </w:divBdr>
            </w:div>
            <w:div w:id="236793614">
              <w:marLeft w:val="0"/>
              <w:marRight w:val="0"/>
              <w:marTop w:val="0"/>
              <w:marBottom w:val="0"/>
              <w:divBdr>
                <w:top w:val="none" w:sz="0" w:space="0" w:color="auto"/>
                <w:left w:val="none" w:sz="0" w:space="0" w:color="auto"/>
                <w:bottom w:val="none" w:sz="0" w:space="0" w:color="auto"/>
                <w:right w:val="none" w:sz="0" w:space="0" w:color="auto"/>
              </w:divBdr>
            </w:div>
            <w:div w:id="237444829">
              <w:marLeft w:val="0"/>
              <w:marRight w:val="0"/>
              <w:marTop w:val="360"/>
              <w:marBottom w:val="0"/>
              <w:divBdr>
                <w:top w:val="single" w:sz="6" w:space="0" w:color="auto"/>
                <w:left w:val="single" w:sz="6" w:space="0" w:color="auto"/>
                <w:bottom w:val="single" w:sz="6" w:space="0" w:color="auto"/>
                <w:right w:val="single" w:sz="6" w:space="0" w:color="auto"/>
              </w:divBdr>
            </w:div>
            <w:div w:id="239559638">
              <w:marLeft w:val="0"/>
              <w:marRight w:val="0"/>
              <w:marTop w:val="0"/>
              <w:marBottom w:val="0"/>
              <w:divBdr>
                <w:top w:val="none" w:sz="0" w:space="0" w:color="auto"/>
                <w:left w:val="none" w:sz="0" w:space="0" w:color="auto"/>
                <w:bottom w:val="none" w:sz="0" w:space="0" w:color="auto"/>
                <w:right w:val="none" w:sz="0" w:space="0" w:color="auto"/>
              </w:divBdr>
            </w:div>
            <w:div w:id="241185147">
              <w:marLeft w:val="0"/>
              <w:marRight w:val="0"/>
              <w:marTop w:val="0"/>
              <w:marBottom w:val="0"/>
              <w:divBdr>
                <w:top w:val="none" w:sz="0" w:space="0" w:color="auto"/>
                <w:left w:val="none" w:sz="0" w:space="0" w:color="auto"/>
                <w:bottom w:val="none" w:sz="0" w:space="0" w:color="auto"/>
                <w:right w:val="none" w:sz="0" w:space="0" w:color="auto"/>
              </w:divBdr>
            </w:div>
            <w:div w:id="242956405">
              <w:marLeft w:val="0"/>
              <w:marRight w:val="0"/>
              <w:marTop w:val="0"/>
              <w:marBottom w:val="0"/>
              <w:divBdr>
                <w:top w:val="none" w:sz="0" w:space="0" w:color="auto"/>
                <w:left w:val="none" w:sz="0" w:space="0" w:color="auto"/>
                <w:bottom w:val="none" w:sz="0" w:space="0" w:color="auto"/>
                <w:right w:val="none" w:sz="0" w:space="0" w:color="auto"/>
              </w:divBdr>
            </w:div>
            <w:div w:id="245653462">
              <w:marLeft w:val="0"/>
              <w:marRight w:val="0"/>
              <w:marTop w:val="0"/>
              <w:marBottom w:val="0"/>
              <w:divBdr>
                <w:top w:val="none" w:sz="0" w:space="0" w:color="auto"/>
                <w:left w:val="none" w:sz="0" w:space="0" w:color="auto"/>
                <w:bottom w:val="none" w:sz="0" w:space="0" w:color="auto"/>
                <w:right w:val="none" w:sz="0" w:space="0" w:color="auto"/>
              </w:divBdr>
            </w:div>
            <w:div w:id="246888031">
              <w:marLeft w:val="0"/>
              <w:marRight w:val="0"/>
              <w:marTop w:val="0"/>
              <w:marBottom w:val="0"/>
              <w:divBdr>
                <w:top w:val="none" w:sz="0" w:space="0" w:color="auto"/>
                <w:left w:val="none" w:sz="0" w:space="0" w:color="auto"/>
                <w:bottom w:val="none" w:sz="0" w:space="0" w:color="auto"/>
                <w:right w:val="none" w:sz="0" w:space="0" w:color="auto"/>
              </w:divBdr>
            </w:div>
            <w:div w:id="247470958">
              <w:marLeft w:val="0"/>
              <w:marRight w:val="0"/>
              <w:marTop w:val="0"/>
              <w:marBottom w:val="0"/>
              <w:divBdr>
                <w:top w:val="none" w:sz="0" w:space="0" w:color="auto"/>
                <w:left w:val="none" w:sz="0" w:space="0" w:color="auto"/>
                <w:bottom w:val="none" w:sz="0" w:space="0" w:color="auto"/>
                <w:right w:val="none" w:sz="0" w:space="0" w:color="auto"/>
              </w:divBdr>
            </w:div>
            <w:div w:id="250284692">
              <w:marLeft w:val="0"/>
              <w:marRight w:val="0"/>
              <w:marTop w:val="0"/>
              <w:marBottom w:val="0"/>
              <w:divBdr>
                <w:top w:val="none" w:sz="0" w:space="0" w:color="auto"/>
                <w:left w:val="none" w:sz="0" w:space="0" w:color="auto"/>
                <w:bottom w:val="none" w:sz="0" w:space="0" w:color="auto"/>
                <w:right w:val="none" w:sz="0" w:space="0" w:color="auto"/>
              </w:divBdr>
            </w:div>
            <w:div w:id="251010443">
              <w:marLeft w:val="0"/>
              <w:marRight w:val="0"/>
              <w:marTop w:val="0"/>
              <w:marBottom w:val="0"/>
              <w:divBdr>
                <w:top w:val="none" w:sz="0" w:space="0" w:color="auto"/>
                <w:left w:val="none" w:sz="0" w:space="0" w:color="auto"/>
                <w:bottom w:val="none" w:sz="0" w:space="0" w:color="auto"/>
                <w:right w:val="none" w:sz="0" w:space="0" w:color="auto"/>
              </w:divBdr>
            </w:div>
            <w:div w:id="251474167">
              <w:marLeft w:val="0"/>
              <w:marRight w:val="0"/>
              <w:marTop w:val="0"/>
              <w:marBottom w:val="0"/>
              <w:divBdr>
                <w:top w:val="none" w:sz="0" w:space="0" w:color="auto"/>
                <w:left w:val="none" w:sz="0" w:space="0" w:color="auto"/>
                <w:bottom w:val="none" w:sz="0" w:space="0" w:color="auto"/>
                <w:right w:val="none" w:sz="0" w:space="0" w:color="auto"/>
              </w:divBdr>
            </w:div>
            <w:div w:id="251479452">
              <w:marLeft w:val="0"/>
              <w:marRight w:val="0"/>
              <w:marTop w:val="0"/>
              <w:marBottom w:val="0"/>
              <w:divBdr>
                <w:top w:val="none" w:sz="0" w:space="0" w:color="auto"/>
                <w:left w:val="none" w:sz="0" w:space="0" w:color="auto"/>
                <w:bottom w:val="none" w:sz="0" w:space="0" w:color="auto"/>
                <w:right w:val="none" w:sz="0" w:space="0" w:color="auto"/>
              </w:divBdr>
            </w:div>
            <w:div w:id="252052777">
              <w:marLeft w:val="0"/>
              <w:marRight w:val="0"/>
              <w:marTop w:val="0"/>
              <w:marBottom w:val="0"/>
              <w:divBdr>
                <w:top w:val="none" w:sz="0" w:space="0" w:color="auto"/>
                <w:left w:val="none" w:sz="0" w:space="0" w:color="auto"/>
                <w:bottom w:val="none" w:sz="0" w:space="0" w:color="auto"/>
                <w:right w:val="none" w:sz="0" w:space="0" w:color="auto"/>
              </w:divBdr>
            </w:div>
            <w:div w:id="253054131">
              <w:marLeft w:val="0"/>
              <w:marRight w:val="0"/>
              <w:marTop w:val="0"/>
              <w:marBottom w:val="0"/>
              <w:divBdr>
                <w:top w:val="none" w:sz="0" w:space="0" w:color="auto"/>
                <w:left w:val="none" w:sz="0" w:space="0" w:color="auto"/>
                <w:bottom w:val="none" w:sz="0" w:space="0" w:color="auto"/>
                <w:right w:val="none" w:sz="0" w:space="0" w:color="auto"/>
              </w:divBdr>
            </w:div>
            <w:div w:id="255024001">
              <w:marLeft w:val="0"/>
              <w:marRight w:val="0"/>
              <w:marTop w:val="0"/>
              <w:marBottom w:val="0"/>
              <w:divBdr>
                <w:top w:val="none" w:sz="0" w:space="0" w:color="auto"/>
                <w:left w:val="none" w:sz="0" w:space="0" w:color="auto"/>
                <w:bottom w:val="none" w:sz="0" w:space="0" w:color="auto"/>
                <w:right w:val="none" w:sz="0" w:space="0" w:color="auto"/>
              </w:divBdr>
            </w:div>
            <w:div w:id="255526067">
              <w:marLeft w:val="0"/>
              <w:marRight w:val="0"/>
              <w:marTop w:val="0"/>
              <w:marBottom w:val="0"/>
              <w:divBdr>
                <w:top w:val="none" w:sz="0" w:space="0" w:color="auto"/>
                <w:left w:val="none" w:sz="0" w:space="0" w:color="auto"/>
                <w:bottom w:val="none" w:sz="0" w:space="0" w:color="auto"/>
                <w:right w:val="none" w:sz="0" w:space="0" w:color="auto"/>
              </w:divBdr>
            </w:div>
            <w:div w:id="255598354">
              <w:marLeft w:val="0"/>
              <w:marRight w:val="0"/>
              <w:marTop w:val="0"/>
              <w:marBottom w:val="0"/>
              <w:divBdr>
                <w:top w:val="none" w:sz="0" w:space="0" w:color="auto"/>
                <w:left w:val="none" w:sz="0" w:space="0" w:color="auto"/>
                <w:bottom w:val="none" w:sz="0" w:space="0" w:color="auto"/>
                <w:right w:val="none" w:sz="0" w:space="0" w:color="auto"/>
              </w:divBdr>
            </w:div>
            <w:div w:id="261883130">
              <w:marLeft w:val="0"/>
              <w:marRight w:val="0"/>
              <w:marTop w:val="0"/>
              <w:marBottom w:val="0"/>
              <w:divBdr>
                <w:top w:val="none" w:sz="0" w:space="0" w:color="auto"/>
                <w:left w:val="none" w:sz="0" w:space="0" w:color="auto"/>
                <w:bottom w:val="none" w:sz="0" w:space="0" w:color="auto"/>
                <w:right w:val="none" w:sz="0" w:space="0" w:color="auto"/>
              </w:divBdr>
            </w:div>
            <w:div w:id="262423305">
              <w:marLeft w:val="0"/>
              <w:marRight w:val="0"/>
              <w:marTop w:val="0"/>
              <w:marBottom w:val="0"/>
              <w:divBdr>
                <w:top w:val="none" w:sz="0" w:space="0" w:color="auto"/>
                <w:left w:val="none" w:sz="0" w:space="0" w:color="auto"/>
                <w:bottom w:val="none" w:sz="0" w:space="0" w:color="auto"/>
                <w:right w:val="none" w:sz="0" w:space="0" w:color="auto"/>
              </w:divBdr>
            </w:div>
            <w:div w:id="265819588">
              <w:marLeft w:val="0"/>
              <w:marRight w:val="0"/>
              <w:marTop w:val="0"/>
              <w:marBottom w:val="0"/>
              <w:divBdr>
                <w:top w:val="none" w:sz="0" w:space="0" w:color="auto"/>
                <w:left w:val="none" w:sz="0" w:space="0" w:color="auto"/>
                <w:bottom w:val="none" w:sz="0" w:space="0" w:color="auto"/>
                <w:right w:val="none" w:sz="0" w:space="0" w:color="auto"/>
              </w:divBdr>
            </w:div>
            <w:div w:id="266231763">
              <w:marLeft w:val="0"/>
              <w:marRight w:val="0"/>
              <w:marTop w:val="0"/>
              <w:marBottom w:val="0"/>
              <w:divBdr>
                <w:top w:val="none" w:sz="0" w:space="0" w:color="auto"/>
                <w:left w:val="none" w:sz="0" w:space="0" w:color="auto"/>
                <w:bottom w:val="none" w:sz="0" w:space="0" w:color="auto"/>
                <w:right w:val="none" w:sz="0" w:space="0" w:color="auto"/>
              </w:divBdr>
            </w:div>
            <w:div w:id="268052412">
              <w:marLeft w:val="0"/>
              <w:marRight w:val="0"/>
              <w:marTop w:val="0"/>
              <w:marBottom w:val="0"/>
              <w:divBdr>
                <w:top w:val="none" w:sz="0" w:space="0" w:color="auto"/>
                <w:left w:val="none" w:sz="0" w:space="0" w:color="auto"/>
                <w:bottom w:val="none" w:sz="0" w:space="0" w:color="auto"/>
                <w:right w:val="none" w:sz="0" w:space="0" w:color="auto"/>
              </w:divBdr>
            </w:div>
            <w:div w:id="274219132">
              <w:marLeft w:val="0"/>
              <w:marRight w:val="0"/>
              <w:marTop w:val="0"/>
              <w:marBottom w:val="0"/>
              <w:divBdr>
                <w:top w:val="none" w:sz="0" w:space="0" w:color="auto"/>
                <w:left w:val="none" w:sz="0" w:space="0" w:color="auto"/>
                <w:bottom w:val="none" w:sz="0" w:space="0" w:color="auto"/>
                <w:right w:val="none" w:sz="0" w:space="0" w:color="auto"/>
              </w:divBdr>
            </w:div>
            <w:div w:id="275795671">
              <w:marLeft w:val="0"/>
              <w:marRight w:val="0"/>
              <w:marTop w:val="0"/>
              <w:marBottom w:val="0"/>
              <w:divBdr>
                <w:top w:val="none" w:sz="0" w:space="0" w:color="auto"/>
                <w:left w:val="none" w:sz="0" w:space="0" w:color="auto"/>
                <w:bottom w:val="none" w:sz="0" w:space="0" w:color="auto"/>
                <w:right w:val="none" w:sz="0" w:space="0" w:color="auto"/>
              </w:divBdr>
            </w:div>
            <w:div w:id="276644675">
              <w:marLeft w:val="0"/>
              <w:marRight w:val="0"/>
              <w:marTop w:val="0"/>
              <w:marBottom w:val="0"/>
              <w:divBdr>
                <w:top w:val="none" w:sz="0" w:space="0" w:color="auto"/>
                <w:left w:val="none" w:sz="0" w:space="0" w:color="auto"/>
                <w:bottom w:val="none" w:sz="0" w:space="0" w:color="auto"/>
                <w:right w:val="none" w:sz="0" w:space="0" w:color="auto"/>
              </w:divBdr>
            </w:div>
            <w:div w:id="277369391">
              <w:marLeft w:val="0"/>
              <w:marRight w:val="0"/>
              <w:marTop w:val="0"/>
              <w:marBottom w:val="0"/>
              <w:divBdr>
                <w:top w:val="none" w:sz="0" w:space="0" w:color="auto"/>
                <w:left w:val="none" w:sz="0" w:space="0" w:color="auto"/>
                <w:bottom w:val="none" w:sz="0" w:space="0" w:color="auto"/>
                <w:right w:val="none" w:sz="0" w:space="0" w:color="auto"/>
              </w:divBdr>
            </w:div>
            <w:div w:id="279916231">
              <w:marLeft w:val="0"/>
              <w:marRight w:val="0"/>
              <w:marTop w:val="0"/>
              <w:marBottom w:val="0"/>
              <w:divBdr>
                <w:top w:val="none" w:sz="0" w:space="0" w:color="auto"/>
                <w:left w:val="none" w:sz="0" w:space="0" w:color="auto"/>
                <w:bottom w:val="none" w:sz="0" w:space="0" w:color="auto"/>
                <w:right w:val="none" w:sz="0" w:space="0" w:color="auto"/>
              </w:divBdr>
            </w:div>
            <w:div w:id="280233479">
              <w:marLeft w:val="0"/>
              <w:marRight w:val="0"/>
              <w:marTop w:val="0"/>
              <w:marBottom w:val="0"/>
              <w:divBdr>
                <w:top w:val="none" w:sz="0" w:space="0" w:color="auto"/>
                <w:left w:val="none" w:sz="0" w:space="0" w:color="auto"/>
                <w:bottom w:val="none" w:sz="0" w:space="0" w:color="auto"/>
                <w:right w:val="none" w:sz="0" w:space="0" w:color="auto"/>
              </w:divBdr>
            </w:div>
            <w:div w:id="282424920">
              <w:marLeft w:val="0"/>
              <w:marRight w:val="0"/>
              <w:marTop w:val="0"/>
              <w:marBottom w:val="0"/>
              <w:divBdr>
                <w:top w:val="none" w:sz="0" w:space="0" w:color="auto"/>
                <w:left w:val="none" w:sz="0" w:space="0" w:color="auto"/>
                <w:bottom w:val="none" w:sz="0" w:space="0" w:color="auto"/>
                <w:right w:val="none" w:sz="0" w:space="0" w:color="auto"/>
              </w:divBdr>
            </w:div>
            <w:div w:id="282736227">
              <w:marLeft w:val="0"/>
              <w:marRight w:val="0"/>
              <w:marTop w:val="0"/>
              <w:marBottom w:val="0"/>
              <w:divBdr>
                <w:top w:val="none" w:sz="0" w:space="0" w:color="auto"/>
                <w:left w:val="none" w:sz="0" w:space="0" w:color="auto"/>
                <w:bottom w:val="none" w:sz="0" w:space="0" w:color="auto"/>
                <w:right w:val="none" w:sz="0" w:space="0" w:color="auto"/>
              </w:divBdr>
            </w:div>
            <w:div w:id="283077562">
              <w:marLeft w:val="0"/>
              <w:marRight w:val="0"/>
              <w:marTop w:val="0"/>
              <w:marBottom w:val="0"/>
              <w:divBdr>
                <w:top w:val="none" w:sz="0" w:space="0" w:color="auto"/>
                <w:left w:val="none" w:sz="0" w:space="0" w:color="auto"/>
                <w:bottom w:val="none" w:sz="0" w:space="0" w:color="auto"/>
                <w:right w:val="none" w:sz="0" w:space="0" w:color="auto"/>
              </w:divBdr>
            </w:div>
            <w:div w:id="284387169">
              <w:marLeft w:val="0"/>
              <w:marRight w:val="0"/>
              <w:marTop w:val="0"/>
              <w:marBottom w:val="0"/>
              <w:divBdr>
                <w:top w:val="none" w:sz="0" w:space="0" w:color="auto"/>
                <w:left w:val="none" w:sz="0" w:space="0" w:color="auto"/>
                <w:bottom w:val="none" w:sz="0" w:space="0" w:color="auto"/>
                <w:right w:val="none" w:sz="0" w:space="0" w:color="auto"/>
              </w:divBdr>
            </w:div>
            <w:div w:id="284427227">
              <w:marLeft w:val="0"/>
              <w:marRight w:val="0"/>
              <w:marTop w:val="0"/>
              <w:marBottom w:val="0"/>
              <w:divBdr>
                <w:top w:val="none" w:sz="0" w:space="0" w:color="auto"/>
                <w:left w:val="none" w:sz="0" w:space="0" w:color="auto"/>
                <w:bottom w:val="none" w:sz="0" w:space="0" w:color="auto"/>
                <w:right w:val="none" w:sz="0" w:space="0" w:color="auto"/>
              </w:divBdr>
            </w:div>
            <w:div w:id="287855361">
              <w:marLeft w:val="0"/>
              <w:marRight w:val="0"/>
              <w:marTop w:val="0"/>
              <w:marBottom w:val="0"/>
              <w:divBdr>
                <w:top w:val="none" w:sz="0" w:space="0" w:color="auto"/>
                <w:left w:val="none" w:sz="0" w:space="0" w:color="auto"/>
                <w:bottom w:val="none" w:sz="0" w:space="0" w:color="auto"/>
                <w:right w:val="none" w:sz="0" w:space="0" w:color="auto"/>
              </w:divBdr>
            </w:div>
            <w:div w:id="289558186">
              <w:marLeft w:val="0"/>
              <w:marRight w:val="0"/>
              <w:marTop w:val="0"/>
              <w:marBottom w:val="0"/>
              <w:divBdr>
                <w:top w:val="none" w:sz="0" w:space="0" w:color="auto"/>
                <w:left w:val="none" w:sz="0" w:space="0" w:color="auto"/>
                <w:bottom w:val="none" w:sz="0" w:space="0" w:color="auto"/>
                <w:right w:val="none" w:sz="0" w:space="0" w:color="auto"/>
              </w:divBdr>
            </w:div>
            <w:div w:id="289750883">
              <w:marLeft w:val="0"/>
              <w:marRight w:val="0"/>
              <w:marTop w:val="0"/>
              <w:marBottom w:val="0"/>
              <w:divBdr>
                <w:top w:val="none" w:sz="0" w:space="0" w:color="auto"/>
                <w:left w:val="none" w:sz="0" w:space="0" w:color="auto"/>
                <w:bottom w:val="none" w:sz="0" w:space="0" w:color="auto"/>
                <w:right w:val="none" w:sz="0" w:space="0" w:color="auto"/>
              </w:divBdr>
            </w:div>
            <w:div w:id="291063739">
              <w:marLeft w:val="0"/>
              <w:marRight w:val="0"/>
              <w:marTop w:val="0"/>
              <w:marBottom w:val="0"/>
              <w:divBdr>
                <w:top w:val="none" w:sz="0" w:space="0" w:color="auto"/>
                <w:left w:val="none" w:sz="0" w:space="0" w:color="auto"/>
                <w:bottom w:val="none" w:sz="0" w:space="0" w:color="auto"/>
                <w:right w:val="none" w:sz="0" w:space="0" w:color="auto"/>
              </w:divBdr>
            </w:div>
            <w:div w:id="291598240">
              <w:marLeft w:val="0"/>
              <w:marRight w:val="0"/>
              <w:marTop w:val="0"/>
              <w:marBottom w:val="0"/>
              <w:divBdr>
                <w:top w:val="none" w:sz="0" w:space="0" w:color="auto"/>
                <w:left w:val="none" w:sz="0" w:space="0" w:color="auto"/>
                <w:bottom w:val="none" w:sz="0" w:space="0" w:color="auto"/>
                <w:right w:val="none" w:sz="0" w:space="0" w:color="auto"/>
              </w:divBdr>
            </w:div>
            <w:div w:id="291642680">
              <w:marLeft w:val="0"/>
              <w:marRight w:val="0"/>
              <w:marTop w:val="0"/>
              <w:marBottom w:val="0"/>
              <w:divBdr>
                <w:top w:val="none" w:sz="0" w:space="0" w:color="auto"/>
                <w:left w:val="none" w:sz="0" w:space="0" w:color="auto"/>
                <w:bottom w:val="none" w:sz="0" w:space="0" w:color="auto"/>
                <w:right w:val="none" w:sz="0" w:space="0" w:color="auto"/>
              </w:divBdr>
            </w:div>
            <w:div w:id="293827628">
              <w:marLeft w:val="0"/>
              <w:marRight w:val="0"/>
              <w:marTop w:val="0"/>
              <w:marBottom w:val="0"/>
              <w:divBdr>
                <w:top w:val="none" w:sz="0" w:space="0" w:color="auto"/>
                <w:left w:val="none" w:sz="0" w:space="0" w:color="auto"/>
                <w:bottom w:val="none" w:sz="0" w:space="0" w:color="auto"/>
                <w:right w:val="none" w:sz="0" w:space="0" w:color="auto"/>
              </w:divBdr>
            </w:div>
            <w:div w:id="295377393">
              <w:marLeft w:val="0"/>
              <w:marRight w:val="0"/>
              <w:marTop w:val="0"/>
              <w:marBottom w:val="0"/>
              <w:divBdr>
                <w:top w:val="none" w:sz="0" w:space="0" w:color="auto"/>
                <w:left w:val="none" w:sz="0" w:space="0" w:color="auto"/>
                <w:bottom w:val="none" w:sz="0" w:space="0" w:color="auto"/>
                <w:right w:val="none" w:sz="0" w:space="0" w:color="auto"/>
              </w:divBdr>
            </w:div>
            <w:div w:id="296303852">
              <w:marLeft w:val="0"/>
              <w:marRight w:val="0"/>
              <w:marTop w:val="0"/>
              <w:marBottom w:val="0"/>
              <w:divBdr>
                <w:top w:val="none" w:sz="0" w:space="0" w:color="auto"/>
                <w:left w:val="none" w:sz="0" w:space="0" w:color="auto"/>
                <w:bottom w:val="none" w:sz="0" w:space="0" w:color="auto"/>
                <w:right w:val="none" w:sz="0" w:space="0" w:color="auto"/>
              </w:divBdr>
            </w:div>
            <w:div w:id="296375582">
              <w:marLeft w:val="0"/>
              <w:marRight w:val="0"/>
              <w:marTop w:val="0"/>
              <w:marBottom w:val="0"/>
              <w:divBdr>
                <w:top w:val="none" w:sz="0" w:space="0" w:color="auto"/>
                <w:left w:val="none" w:sz="0" w:space="0" w:color="auto"/>
                <w:bottom w:val="none" w:sz="0" w:space="0" w:color="auto"/>
                <w:right w:val="none" w:sz="0" w:space="0" w:color="auto"/>
              </w:divBdr>
            </w:div>
            <w:div w:id="300112498">
              <w:marLeft w:val="0"/>
              <w:marRight w:val="0"/>
              <w:marTop w:val="0"/>
              <w:marBottom w:val="0"/>
              <w:divBdr>
                <w:top w:val="none" w:sz="0" w:space="0" w:color="auto"/>
                <w:left w:val="none" w:sz="0" w:space="0" w:color="auto"/>
                <w:bottom w:val="none" w:sz="0" w:space="0" w:color="auto"/>
                <w:right w:val="none" w:sz="0" w:space="0" w:color="auto"/>
              </w:divBdr>
            </w:div>
            <w:div w:id="301273643">
              <w:marLeft w:val="0"/>
              <w:marRight w:val="0"/>
              <w:marTop w:val="0"/>
              <w:marBottom w:val="0"/>
              <w:divBdr>
                <w:top w:val="none" w:sz="0" w:space="0" w:color="auto"/>
                <w:left w:val="none" w:sz="0" w:space="0" w:color="auto"/>
                <w:bottom w:val="none" w:sz="0" w:space="0" w:color="auto"/>
                <w:right w:val="none" w:sz="0" w:space="0" w:color="auto"/>
              </w:divBdr>
            </w:div>
            <w:div w:id="302001447">
              <w:marLeft w:val="0"/>
              <w:marRight w:val="0"/>
              <w:marTop w:val="0"/>
              <w:marBottom w:val="0"/>
              <w:divBdr>
                <w:top w:val="none" w:sz="0" w:space="0" w:color="auto"/>
                <w:left w:val="none" w:sz="0" w:space="0" w:color="auto"/>
                <w:bottom w:val="none" w:sz="0" w:space="0" w:color="auto"/>
                <w:right w:val="none" w:sz="0" w:space="0" w:color="auto"/>
              </w:divBdr>
            </w:div>
            <w:div w:id="302933432">
              <w:marLeft w:val="0"/>
              <w:marRight w:val="0"/>
              <w:marTop w:val="0"/>
              <w:marBottom w:val="0"/>
              <w:divBdr>
                <w:top w:val="none" w:sz="0" w:space="0" w:color="auto"/>
                <w:left w:val="none" w:sz="0" w:space="0" w:color="auto"/>
                <w:bottom w:val="none" w:sz="0" w:space="0" w:color="auto"/>
                <w:right w:val="none" w:sz="0" w:space="0" w:color="auto"/>
              </w:divBdr>
            </w:div>
            <w:div w:id="303655816">
              <w:marLeft w:val="0"/>
              <w:marRight w:val="0"/>
              <w:marTop w:val="0"/>
              <w:marBottom w:val="0"/>
              <w:divBdr>
                <w:top w:val="none" w:sz="0" w:space="0" w:color="auto"/>
                <w:left w:val="none" w:sz="0" w:space="0" w:color="auto"/>
                <w:bottom w:val="none" w:sz="0" w:space="0" w:color="auto"/>
                <w:right w:val="none" w:sz="0" w:space="0" w:color="auto"/>
              </w:divBdr>
            </w:div>
            <w:div w:id="306252693">
              <w:marLeft w:val="0"/>
              <w:marRight w:val="0"/>
              <w:marTop w:val="0"/>
              <w:marBottom w:val="0"/>
              <w:divBdr>
                <w:top w:val="none" w:sz="0" w:space="0" w:color="auto"/>
                <w:left w:val="none" w:sz="0" w:space="0" w:color="auto"/>
                <w:bottom w:val="none" w:sz="0" w:space="0" w:color="auto"/>
                <w:right w:val="none" w:sz="0" w:space="0" w:color="auto"/>
              </w:divBdr>
            </w:div>
            <w:div w:id="306403196">
              <w:marLeft w:val="0"/>
              <w:marRight w:val="0"/>
              <w:marTop w:val="0"/>
              <w:marBottom w:val="0"/>
              <w:divBdr>
                <w:top w:val="none" w:sz="0" w:space="0" w:color="auto"/>
                <w:left w:val="none" w:sz="0" w:space="0" w:color="auto"/>
                <w:bottom w:val="none" w:sz="0" w:space="0" w:color="auto"/>
                <w:right w:val="none" w:sz="0" w:space="0" w:color="auto"/>
              </w:divBdr>
            </w:div>
            <w:div w:id="307252318">
              <w:marLeft w:val="0"/>
              <w:marRight w:val="0"/>
              <w:marTop w:val="0"/>
              <w:marBottom w:val="0"/>
              <w:divBdr>
                <w:top w:val="none" w:sz="0" w:space="0" w:color="auto"/>
                <w:left w:val="none" w:sz="0" w:space="0" w:color="auto"/>
                <w:bottom w:val="none" w:sz="0" w:space="0" w:color="auto"/>
                <w:right w:val="none" w:sz="0" w:space="0" w:color="auto"/>
              </w:divBdr>
            </w:div>
            <w:div w:id="310408404">
              <w:marLeft w:val="0"/>
              <w:marRight w:val="0"/>
              <w:marTop w:val="0"/>
              <w:marBottom w:val="0"/>
              <w:divBdr>
                <w:top w:val="none" w:sz="0" w:space="0" w:color="auto"/>
                <w:left w:val="none" w:sz="0" w:space="0" w:color="auto"/>
                <w:bottom w:val="none" w:sz="0" w:space="0" w:color="auto"/>
                <w:right w:val="none" w:sz="0" w:space="0" w:color="auto"/>
              </w:divBdr>
            </w:div>
            <w:div w:id="310837340">
              <w:marLeft w:val="0"/>
              <w:marRight w:val="0"/>
              <w:marTop w:val="0"/>
              <w:marBottom w:val="0"/>
              <w:divBdr>
                <w:top w:val="none" w:sz="0" w:space="0" w:color="auto"/>
                <w:left w:val="none" w:sz="0" w:space="0" w:color="auto"/>
                <w:bottom w:val="none" w:sz="0" w:space="0" w:color="auto"/>
                <w:right w:val="none" w:sz="0" w:space="0" w:color="auto"/>
              </w:divBdr>
            </w:div>
            <w:div w:id="310840154">
              <w:marLeft w:val="0"/>
              <w:marRight w:val="0"/>
              <w:marTop w:val="0"/>
              <w:marBottom w:val="0"/>
              <w:divBdr>
                <w:top w:val="none" w:sz="0" w:space="0" w:color="auto"/>
                <w:left w:val="none" w:sz="0" w:space="0" w:color="auto"/>
                <w:bottom w:val="none" w:sz="0" w:space="0" w:color="auto"/>
                <w:right w:val="none" w:sz="0" w:space="0" w:color="auto"/>
              </w:divBdr>
            </w:div>
            <w:div w:id="312148170">
              <w:marLeft w:val="0"/>
              <w:marRight w:val="0"/>
              <w:marTop w:val="0"/>
              <w:marBottom w:val="0"/>
              <w:divBdr>
                <w:top w:val="none" w:sz="0" w:space="0" w:color="auto"/>
                <w:left w:val="none" w:sz="0" w:space="0" w:color="auto"/>
                <w:bottom w:val="none" w:sz="0" w:space="0" w:color="auto"/>
                <w:right w:val="none" w:sz="0" w:space="0" w:color="auto"/>
              </w:divBdr>
              <w:divsChild>
                <w:div w:id="103158966">
                  <w:marLeft w:val="0"/>
                  <w:marRight w:val="0"/>
                  <w:marTop w:val="0"/>
                  <w:marBottom w:val="0"/>
                  <w:divBdr>
                    <w:top w:val="none" w:sz="0" w:space="0" w:color="auto"/>
                    <w:left w:val="none" w:sz="0" w:space="0" w:color="auto"/>
                    <w:bottom w:val="none" w:sz="0" w:space="0" w:color="auto"/>
                    <w:right w:val="none" w:sz="0" w:space="0" w:color="auto"/>
                  </w:divBdr>
                </w:div>
                <w:div w:id="220406851">
                  <w:marLeft w:val="0"/>
                  <w:marRight w:val="0"/>
                  <w:marTop w:val="0"/>
                  <w:marBottom w:val="0"/>
                  <w:divBdr>
                    <w:top w:val="none" w:sz="0" w:space="0" w:color="auto"/>
                    <w:left w:val="none" w:sz="0" w:space="0" w:color="auto"/>
                    <w:bottom w:val="none" w:sz="0" w:space="0" w:color="auto"/>
                    <w:right w:val="none" w:sz="0" w:space="0" w:color="auto"/>
                  </w:divBdr>
                </w:div>
                <w:div w:id="278075381">
                  <w:marLeft w:val="0"/>
                  <w:marRight w:val="0"/>
                  <w:marTop w:val="0"/>
                  <w:marBottom w:val="0"/>
                  <w:divBdr>
                    <w:top w:val="none" w:sz="0" w:space="0" w:color="auto"/>
                    <w:left w:val="none" w:sz="0" w:space="0" w:color="auto"/>
                    <w:bottom w:val="none" w:sz="0" w:space="0" w:color="auto"/>
                    <w:right w:val="none" w:sz="0" w:space="0" w:color="auto"/>
                  </w:divBdr>
                </w:div>
                <w:div w:id="317537079">
                  <w:marLeft w:val="0"/>
                  <w:marRight w:val="0"/>
                  <w:marTop w:val="0"/>
                  <w:marBottom w:val="0"/>
                  <w:divBdr>
                    <w:top w:val="none" w:sz="0" w:space="0" w:color="auto"/>
                    <w:left w:val="none" w:sz="0" w:space="0" w:color="auto"/>
                    <w:bottom w:val="none" w:sz="0" w:space="0" w:color="auto"/>
                    <w:right w:val="none" w:sz="0" w:space="0" w:color="auto"/>
                  </w:divBdr>
                </w:div>
                <w:div w:id="340745378">
                  <w:marLeft w:val="0"/>
                  <w:marRight w:val="0"/>
                  <w:marTop w:val="0"/>
                  <w:marBottom w:val="0"/>
                  <w:divBdr>
                    <w:top w:val="none" w:sz="0" w:space="0" w:color="auto"/>
                    <w:left w:val="none" w:sz="0" w:space="0" w:color="auto"/>
                    <w:bottom w:val="none" w:sz="0" w:space="0" w:color="auto"/>
                    <w:right w:val="none" w:sz="0" w:space="0" w:color="auto"/>
                  </w:divBdr>
                </w:div>
                <w:div w:id="483013237">
                  <w:marLeft w:val="0"/>
                  <w:marRight w:val="0"/>
                  <w:marTop w:val="0"/>
                  <w:marBottom w:val="0"/>
                  <w:divBdr>
                    <w:top w:val="none" w:sz="0" w:space="0" w:color="auto"/>
                    <w:left w:val="none" w:sz="0" w:space="0" w:color="auto"/>
                    <w:bottom w:val="none" w:sz="0" w:space="0" w:color="auto"/>
                    <w:right w:val="none" w:sz="0" w:space="0" w:color="auto"/>
                  </w:divBdr>
                </w:div>
                <w:div w:id="490486639">
                  <w:marLeft w:val="0"/>
                  <w:marRight w:val="0"/>
                  <w:marTop w:val="0"/>
                  <w:marBottom w:val="0"/>
                  <w:divBdr>
                    <w:top w:val="none" w:sz="0" w:space="0" w:color="auto"/>
                    <w:left w:val="none" w:sz="0" w:space="0" w:color="auto"/>
                    <w:bottom w:val="none" w:sz="0" w:space="0" w:color="auto"/>
                    <w:right w:val="none" w:sz="0" w:space="0" w:color="auto"/>
                  </w:divBdr>
                </w:div>
                <w:div w:id="576016466">
                  <w:marLeft w:val="0"/>
                  <w:marRight w:val="0"/>
                  <w:marTop w:val="0"/>
                  <w:marBottom w:val="0"/>
                  <w:divBdr>
                    <w:top w:val="none" w:sz="0" w:space="0" w:color="auto"/>
                    <w:left w:val="none" w:sz="0" w:space="0" w:color="auto"/>
                    <w:bottom w:val="none" w:sz="0" w:space="0" w:color="auto"/>
                    <w:right w:val="none" w:sz="0" w:space="0" w:color="auto"/>
                  </w:divBdr>
                </w:div>
                <w:div w:id="687414920">
                  <w:marLeft w:val="0"/>
                  <w:marRight w:val="0"/>
                  <w:marTop w:val="0"/>
                  <w:marBottom w:val="0"/>
                  <w:divBdr>
                    <w:top w:val="none" w:sz="0" w:space="0" w:color="auto"/>
                    <w:left w:val="none" w:sz="0" w:space="0" w:color="auto"/>
                    <w:bottom w:val="none" w:sz="0" w:space="0" w:color="auto"/>
                    <w:right w:val="none" w:sz="0" w:space="0" w:color="auto"/>
                  </w:divBdr>
                </w:div>
                <w:div w:id="799146932">
                  <w:marLeft w:val="0"/>
                  <w:marRight w:val="0"/>
                  <w:marTop w:val="0"/>
                  <w:marBottom w:val="0"/>
                  <w:divBdr>
                    <w:top w:val="none" w:sz="0" w:space="0" w:color="auto"/>
                    <w:left w:val="none" w:sz="0" w:space="0" w:color="auto"/>
                    <w:bottom w:val="none" w:sz="0" w:space="0" w:color="auto"/>
                    <w:right w:val="none" w:sz="0" w:space="0" w:color="auto"/>
                  </w:divBdr>
                </w:div>
                <w:div w:id="974413120">
                  <w:marLeft w:val="0"/>
                  <w:marRight w:val="0"/>
                  <w:marTop w:val="0"/>
                  <w:marBottom w:val="0"/>
                  <w:divBdr>
                    <w:top w:val="none" w:sz="0" w:space="0" w:color="auto"/>
                    <w:left w:val="none" w:sz="0" w:space="0" w:color="auto"/>
                    <w:bottom w:val="none" w:sz="0" w:space="0" w:color="auto"/>
                    <w:right w:val="none" w:sz="0" w:space="0" w:color="auto"/>
                  </w:divBdr>
                </w:div>
                <w:div w:id="1189686539">
                  <w:marLeft w:val="0"/>
                  <w:marRight w:val="0"/>
                  <w:marTop w:val="0"/>
                  <w:marBottom w:val="0"/>
                  <w:divBdr>
                    <w:top w:val="none" w:sz="0" w:space="0" w:color="auto"/>
                    <w:left w:val="none" w:sz="0" w:space="0" w:color="auto"/>
                    <w:bottom w:val="none" w:sz="0" w:space="0" w:color="auto"/>
                    <w:right w:val="none" w:sz="0" w:space="0" w:color="auto"/>
                  </w:divBdr>
                </w:div>
                <w:div w:id="1394737446">
                  <w:marLeft w:val="0"/>
                  <w:marRight w:val="0"/>
                  <w:marTop w:val="0"/>
                  <w:marBottom w:val="0"/>
                  <w:divBdr>
                    <w:top w:val="none" w:sz="0" w:space="0" w:color="auto"/>
                    <w:left w:val="none" w:sz="0" w:space="0" w:color="auto"/>
                    <w:bottom w:val="none" w:sz="0" w:space="0" w:color="auto"/>
                    <w:right w:val="none" w:sz="0" w:space="0" w:color="auto"/>
                  </w:divBdr>
                </w:div>
                <w:div w:id="1503202945">
                  <w:marLeft w:val="0"/>
                  <w:marRight w:val="0"/>
                  <w:marTop w:val="0"/>
                  <w:marBottom w:val="0"/>
                  <w:divBdr>
                    <w:top w:val="none" w:sz="0" w:space="0" w:color="auto"/>
                    <w:left w:val="none" w:sz="0" w:space="0" w:color="auto"/>
                    <w:bottom w:val="none" w:sz="0" w:space="0" w:color="auto"/>
                    <w:right w:val="none" w:sz="0" w:space="0" w:color="auto"/>
                  </w:divBdr>
                </w:div>
                <w:div w:id="1828861039">
                  <w:marLeft w:val="0"/>
                  <w:marRight w:val="0"/>
                  <w:marTop w:val="0"/>
                  <w:marBottom w:val="0"/>
                  <w:divBdr>
                    <w:top w:val="none" w:sz="0" w:space="0" w:color="auto"/>
                    <w:left w:val="none" w:sz="0" w:space="0" w:color="auto"/>
                    <w:bottom w:val="none" w:sz="0" w:space="0" w:color="auto"/>
                    <w:right w:val="none" w:sz="0" w:space="0" w:color="auto"/>
                  </w:divBdr>
                </w:div>
                <w:div w:id="1879002588">
                  <w:marLeft w:val="0"/>
                  <w:marRight w:val="0"/>
                  <w:marTop w:val="0"/>
                  <w:marBottom w:val="0"/>
                  <w:divBdr>
                    <w:top w:val="none" w:sz="0" w:space="0" w:color="auto"/>
                    <w:left w:val="none" w:sz="0" w:space="0" w:color="auto"/>
                    <w:bottom w:val="none" w:sz="0" w:space="0" w:color="auto"/>
                    <w:right w:val="none" w:sz="0" w:space="0" w:color="auto"/>
                  </w:divBdr>
                </w:div>
                <w:div w:id="1906530136">
                  <w:marLeft w:val="0"/>
                  <w:marRight w:val="0"/>
                  <w:marTop w:val="0"/>
                  <w:marBottom w:val="0"/>
                  <w:divBdr>
                    <w:top w:val="none" w:sz="0" w:space="0" w:color="auto"/>
                    <w:left w:val="none" w:sz="0" w:space="0" w:color="auto"/>
                    <w:bottom w:val="none" w:sz="0" w:space="0" w:color="auto"/>
                    <w:right w:val="none" w:sz="0" w:space="0" w:color="auto"/>
                  </w:divBdr>
                </w:div>
                <w:div w:id="2051803598">
                  <w:marLeft w:val="0"/>
                  <w:marRight w:val="0"/>
                  <w:marTop w:val="0"/>
                  <w:marBottom w:val="0"/>
                  <w:divBdr>
                    <w:top w:val="none" w:sz="0" w:space="0" w:color="auto"/>
                    <w:left w:val="none" w:sz="0" w:space="0" w:color="auto"/>
                    <w:bottom w:val="none" w:sz="0" w:space="0" w:color="auto"/>
                    <w:right w:val="none" w:sz="0" w:space="0" w:color="auto"/>
                  </w:divBdr>
                </w:div>
                <w:div w:id="2053652865">
                  <w:marLeft w:val="0"/>
                  <w:marRight w:val="0"/>
                  <w:marTop w:val="0"/>
                  <w:marBottom w:val="0"/>
                  <w:divBdr>
                    <w:top w:val="none" w:sz="0" w:space="0" w:color="auto"/>
                    <w:left w:val="none" w:sz="0" w:space="0" w:color="auto"/>
                    <w:bottom w:val="none" w:sz="0" w:space="0" w:color="auto"/>
                    <w:right w:val="none" w:sz="0" w:space="0" w:color="auto"/>
                  </w:divBdr>
                </w:div>
              </w:divsChild>
            </w:div>
            <w:div w:id="312804463">
              <w:marLeft w:val="0"/>
              <w:marRight w:val="0"/>
              <w:marTop w:val="0"/>
              <w:marBottom w:val="0"/>
              <w:divBdr>
                <w:top w:val="none" w:sz="0" w:space="0" w:color="auto"/>
                <w:left w:val="none" w:sz="0" w:space="0" w:color="auto"/>
                <w:bottom w:val="none" w:sz="0" w:space="0" w:color="auto"/>
                <w:right w:val="none" w:sz="0" w:space="0" w:color="auto"/>
              </w:divBdr>
            </w:div>
            <w:div w:id="315304588">
              <w:marLeft w:val="0"/>
              <w:marRight w:val="0"/>
              <w:marTop w:val="0"/>
              <w:marBottom w:val="0"/>
              <w:divBdr>
                <w:top w:val="none" w:sz="0" w:space="0" w:color="auto"/>
                <w:left w:val="none" w:sz="0" w:space="0" w:color="auto"/>
                <w:bottom w:val="none" w:sz="0" w:space="0" w:color="auto"/>
                <w:right w:val="none" w:sz="0" w:space="0" w:color="auto"/>
              </w:divBdr>
            </w:div>
            <w:div w:id="317465879">
              <w:marLeft w:val="0"/>
              <w:marRight w:val="0"/>
              <w:marTop w:val="0"/>
              <w:marBottom w:val="0"/>
              <w:divBdr>
                <w:top w:val="none" w:sz="0" w:space="0" w:color="auto"/>
                <w:left w:val="none" w:sz="0" w:space="0" w:color="auto"/>
                <w:bottom w:val="none" w:sz="0" w:space="0" w:color="auto"/>
                <w:right w:val="none" w:sz="0" w:space="0" w:color="auto"/>
              </w:divBdr>
            </w:div>
            <w:div w:id="320500362">
              <w:marLeft w:val="0"/>
              <w:marRight w:val="0"/>
              <w:marTop w:val="0"/>
              <w:marBottom w:val="0"/>
              <w:divBdr>
                <w:top w:val="none" w:sz="0" w:space="0" w:color="auto"/>
                <w:left w:val="none" w:sz="0" w:space="0" w:color="auto"/>
                <w:bottom w:val="none" w:sz="0" w:space="0" w:color="auto"/>
                <w:right w:val="none" w:sz="0" w:space="0" w:color="auto"/>
              </w:divBdr>
            </w:div>
            <w:div w:id="322852829">
              <w:marLeft w:val="0"/>
              <w:marRight w:val="0"/>
              <w:marTop w:val="0"/>
              <w:marBottom w:val="0"/>
              <w:divBdr>
                <w:top w:val="none" w:sz="0" w:space="0" w:color="auto"/>
                <w:left w:val="none" w:sz="0" w:space="0" w:color="auto"/>
                <w:bottom w:val="none" w:sz="0" w:space="0" w:color="auto"/>
                <w:right w:val="none" w:sz="0" w:space="0" w:color="auto"/>
              </w:divBdr>
            </w:div>
            <w:div w:id="325088121">
              <w:marLeft w:val="0"/>
              <w:marRight w:val="0"/>
              <w:marTop w:val="0"/>
              <w:marBottom w:val="0"/>
              <w:divBdr>
                <w:top w:val="none" w:sz="0" w:space="0" w:color="auto"/>
                <w:left w:val="none" w:sz="0" w:space="0" w:color="auto"/>
                <w:bottom w:val="none" w:sz="0" w:space="0" w:color="auto"/>
                <w:right w:val="none" w:sz="0" w:space="0" w:color="auto"/>
              </w:divBdr>
            </w:div>
            <w:div w:id="325208487">
              <w:marLeft w:val="0"/>
              <w:marRight w:val="0"/>
              <w:marTop w:val="0"/>
              <w:marBottom w:val="0"/>
              <w:divBdr>
                <w:top w:val="none" w:sz="0" w:space="0" w:color="auto"/>
                <w:left w:val="none" w:sz="0" w:space="0" w:color="auto"/>
                <w:bottom w:val="none" w:sz="0" w:space="0" w:color="auto"/>
                <w:right w:val="none" w:sz="0" w:space="0" w:color="auto"/>
              </w:divBdr>
            </w:div>
            <w:div w:id="325670100">
              <w:marLeft w:val="0"/>
              <w:marRight w:val="0"/>
              <w:marTop w:val="0"/>
              <w:marBottom w:val="0"/>
              <w:divBdr>
                <w:top w:val="none" w:sz="0" w:space="0" w:color="auto"/>
                <w:left w:val="none" w:sz="0" w:space="0" w:color="auto"/>
                <w:bottom w:val="none" w:sz="0" w:space="0" w:color="auto"/>
                <w:right w:val="none" w:sz="0" w:space="0" w:color="auto"/>
              </w:divBdr>
            </w:div>
            <w:div w:id="325745857">
              <w:marLeft w:val="0"/>
              <w:marRight w:val="0"/>
              <w:marTop w:val="0"/>
              <w:marBottom w:val="0"/>
              <w:divBdr>
                <w:top w:val="none" w:sz="0" w:space="0" w:color="auto"/>
                <w:left w:val="none" w:sz="0" w:space="0" w:color="auto"/>
                <w:bottom w:val="none" w:sz="0" w:space="0" w:color="auto"/>
                <w:right w:val="none" w:sz="0" w:space="0" w:color="auto"/>
              </w:divBdr>
            </w:div>
            <w:div w:id="328824725">
              <w:marLeft w:val="0"/>
              <w:marRight w:val="0"/>
              <w:marTop w:val="0"/>
              <w:marBottom w:val="0"/>
              <w:divBdr>
                <w:top w:val="none" w:sz="0" w:space="0" w:color="auto"/>
                <w:left w:val="none" w:sz="0" w:space="0" w:color="auto"/>
                <w:bottom w:val="none" w:sz="0" w:space="0" w:color="auto"/>
                <w:right w:val="none" w:sz="0" w:space="0" w:color="auto"/>
              </w:divBdr>
            </w:div>
            <w:div w:id="331370008">
              <w:marLeft w:val="0"/>
              <w:marRight w:val="0"/>
              <w:marTop w:val="0"/>
              <w:marBottom w:val="0"/>
              <w:divBdr>
                <w:top w:val="none" w:sz="0" w:space="0" w:color="auto"/>
                <w:left w:val="none" w:sz="0" w:space="0" w:color="auto"/>
                <w:bottom w:val="none" w:sz="0" w:space="0" w:color="auto"/>
                <w:right w:val="none" w:sz="0" w:space="0" w:color="auto"/>
              </w:divBdr>
            </w:div>
            <w:div w:id="331418417">
              <w:marLeft w:val="0"/>
              <w:marRight w:val="0"/>
              <w:marTop w:val="0"/>
              <w:marBottom w:val="0"/>
              <w:divBdr>
                <w:top w:val="none" w:sz="0" w:space="0" w:color="auto"/>
                <w:left w:val="none" w:sz="0" w:space="0" w:color="auto"/>
                <w:bottom w:val="none" w:sz="0" w:space="0" w:color="auto"/>
                <w:right w:val="none" w:sz="0" w:space="0" w:color="auto"/>
              </w:divBdr>
            </w:div>
            <w:div w:id="333341460">
              <w:marLeft w:val="0"/>
              <w:marRight w:val="0"/>
              <w:marTop w:val="0"/>
              <w:marBottom w:val="0"/>
              <w:divBdr>
                <w:top w:val="none" w:sz="0" w:space="0" w:color="auto"/>
                <w:left w:val="none" w:sz="0" w:space="0" w:color="auto"/>
                <w:bottom w:val="none" w:sz="0" w:space="0" w:color="auto"/>
                <w:right w:val="none" w:sz="0" w:space="0" w:color="auto"/>
              </w:divBdr>
            </w:div>
            <w:div w:id="337120226">
              <w:marLeft w:val="0"/>
              <w:marRight w:val="0"/>
              <w:marTop w:val="0"/>
              <w:marBottom w:val="0"/>
              <w:divBdr>
                <w:top w:val="none" w:sz="0" w:space="0" w:color="auto"/>
                <w:left w:val="none" w:sz="0" w:space="0" w:color="auto"/>
                <w:bottom w:val="none" w:sz="0" w:space="0" w:color="auto"/>
                <w:right w:val="none" w:sz="0" w:space="0" w:color="auto"/>
              </w:divBdr>
            </w:div>
            <w:div w:id="337344042">
              <w:marLeft w:val="0"/>
              <w:marRight w:val="0"/>
              <w:marTop w:val="0"/>
              <w:marBottom w:val="0"/>
              <w:divBdr>
                <w:top w:val="none" w:sz="0" w:space="0" w:color="auto"/>
                <w:left w:val="none" w:sz="0" w:space="0" w:color="auto"/>
                <w:bottom w:val="none" w:sz="0" w:space="0" w:color="auto"/>
                <w:right w:val="none" w:sz="0" w:space="0" w:color="auto"/>
              </w:divBdr>
            </w:div>
            <w:div w:id="337781693">
              <w:marLeft w:val="0"/>
              <w:marRight w:val="0"/>
              <w:marTop w:val="0"/>
              <w:marBottom w:val="0"/>
              <w:divBdr>
                <w:top w:val="none" w:sz="0" w:space="0" w:color="auto"/>
                <w:left w:val="none" w:sz="0" w:space="0" w:color="auto"/>
                <w:bottom w:val="none" w:sz="0" w:space="0" w:color="auto"/>
                <w:right w:val="none" w:sz="0" w:space="0" w:color="auto"/>
              </w:divBdr>
            </w:div>
            <w:div w:id="338699479">
              <w:marLeft w:val="0"/>
              <w:marRight w:val="0"/>
              <w:marTop w:val="0"/>
              <w:marBottom w:val="0"/>
              <w:divBdr>
                <w:top w:val="none" w:sz="0" w:space="0" w:color="auto"/>
                <w:left w:val="none" w:sz="0" w:space="0" w:color="auto"/>
                <w:bottom w:val="none" w:sz="0" w:space="0" w:color="auto"/>
                <w:right w:val="none" w:sz="0" w:space="0" w:color="auto"/>
              </w:divBdr>
            </w:div>
            <w:div w:id="339893495">
              <w:marLeft w:val="0"/>
              <w:marRight w:val="0"/>
              <w:marTop w:val="0"/>
              <w:marBottom w:val="0"/>
              <w:divBdr>
                <w:top w:val="none" w:sz="0" w:space="0" w:color="auto"/>
                <w:left w:val="none" w:sz="0" w:space="0" w:color="auto"/>
                <w:bottom w:val="none" w:sz="0" w:space="0" w:color="auto"/>
                <w:right w:val="none" w:sz="0" w:space="0" w:color="auto"/>
              </w:divBdr>
            </w:div>
            <w:div w:id="340395253">
              <w:marLeft w:val="0"/>
              <w:marRight w:val="0"/>
              <w:marTop w:val="0"/>
              <w:marBottom w:val="0"/>
              <w:divBdr>
                <w:top w:val="none" w:sz="0" w:space="0" w:color="auto"/>
                <w:left w:val="none" w:sz="0" w:space="0" w:color="auto"/>
                <w:bottom w:val="none" w:sz="0" w:space="0" w:color="auto"/>
                <w:right w:val="none" w:sz="0" w:space="0" w:color="auto"/>
              </w:divBdr>
            </w:div>
            <w:div w:id="341249539">
              <w:marLeft w:val="0"/>
              <w:marRight w:val="0"/>
              <w:marTop w:val="0"/>
              <w:marBottom w:val="0"/>
              <w:divBdr>
                <w:top w:val="none" w:sz="0" w:space="0" w:color="auto"/>
                <w:left w:val="none" w:sz="0" w:space="0" w:color="auto"/>
                <w:bottom w:val="none" w:sz="0" w:space="0" w:color="auto"/>
                <w:right w:val="none" w:sz="0" w:space="0" w:color="auto"/>
              </w:divBdr>
            </w:div>
            <w:div w:id="342367125">
              <w:marLeft w:val="0"/>
              <w:marRight w:val="0"/>
              <w:marTop w:val="0"/>
              <w:marBottom w:val="0"/>
              <w:divBdr>
                <w:top w:val="none" w:sz="0" w:space="0" w:color="auto"/>
                <w:left w:val="none" w:sz="0" w:space="0" w:color="auto"/>
                <w:bottom w:val="none" w:sz="0" w:space="0" w:color="auto"/>
                <w:right w:val="none" w:sz="0" w:space="0" w:color="auto"/>
              </w:divBdr>
            </w:div>
            <w:div w:id="342754938">
              <w:marLeft w:val="0"/>
              <w:marRight w:val="0"/>
              <w:marTop w:val="0"/>
              <w:marBottom w:val="0"/>
              <w:divBdr>
                <w:top w:val="none" w:sz="0" w:space="0" w:color="auto"/>
                <w:left w:val="none" w:sz="0" w:space="0" w:color="auto"/>
                <w:bottom w:val="none" w:sz="0" w:space="0" w:color="auto"/>
                <w:right w:val="none" w:sz="0" w:space="0" w:color="auto"/>
              </w:divBdr>
            </w:div>
            <w:div w:id="343213600">
              <w:marLeft w:val="0"/>
              <w:marRight w:val="0"/>
              <w:marTop w:val="0"/>
              <w:marBottom w:val="0"/>
              <w:divBdr>
                <w:top w:val="none" w:sz="0" w:space="0" w:color="auto"/>
                <w:left w:val="none" w:sz="0" w:space="0" w:color="auto"/>
                <w:bottom w:val="none" w:sz="0" w:space="0" w:color="auto"/>
                <w:right w:val="none" w:sz="0" w:space="0" w:color="auto"/>
              </w:divBdr>
            </w:div>
            <w:div w:id="345713108">
              <w:marLeft w:val="0"/>
              <w:marRight w:val="0"/>
              <w:marTop w:val="0"/>
              <w:marBottom w:val="0"/>
              <w:divBdr>
                <w:top w:val="none" w:sz="0" w:space="0" w:color="auto"/>
                <w:left w:val="none" w:sz="0" w:space="0" w:color="auto"/>
                <w:bottom w:val="none" w:sz="0" w:space="0" w:color="auto"/>
                <w:right w:val="none" w:sz="0" w:space="0" w:color="auto"/>
              </w:divBdr>
            </w:div>
            <w:div w:id="346056492">
              <w:marLeft w:val="0"/>
              <w:marRight w:val="0"/>
              <w:marTop w:val="0"/>
              <w:marBottom w:val="0"/>
              <w:divBdr>
                <w:top w:val="none" w:sz="0" w:space="0" w:color="auto"/>
                <w:left w:val="none" w:sz="0" w:space="0" w:color="auto"/>
                <w:bottom w:val="none" w:sz="0" w:space="0" w:color="auto"/>
                <w:right w:val="none" w:sz="0" w:space="0" w:color="auto"/>
              </w:divBdr>
            </w:div>
            <w:div w:id="352802542">
              <w:marLeft w:val="0"/>
              <w:marRight w:val="0"/>
              <w:marTop w:val="0"/>
              <w:marBottom w:val="0"/>
              <w:divBdr>
                <w:top w:val="none" w:sz="0" w:space="0" w:color="auto"/>
                <w:left w:val="none" w:sz="0" w:space="0" w:color="auto"/>
                <w:bottom w:val="none" w:sz="0" w:space="0" w:color="auto"/>
                <w:right w:val="none" w:sz="0" w:space="0" w:color="auto"/>
              </w:divBdr>
            </w:div>
            <w:div w:id="353267678">
              <w:marLeft w:val="0"/>
              <w:marRight w:val="0"/>
              <w:marTop w:val="0"/>
              <w:marBottom w:val="0"/>
              <w:divBdr>
                <w:top w:val="none" w:sz="0" w:space="0" w:color="auto"/>
                <w:left w:val="none" w:sz="0" w:space="0" w:color="auto"/>
                <w:bottom w:val="none" w:sz="0" w:space="0" w:color="auto"/>
                <w:right w:val="none" w:sz="0" w:space="0" w:color="auto"/>
              </w:divBdr>
            </w:div>
            <w:div w:id="353573951">
              <w:marLeft w:val="0"/>
              <w:marRight w:val="0"/>
              <w:marTop w:val="0"/>
              <w:marBottom w:val="0"/>
              <w:divBdr>
                <w:top w:val="none" w:sz="0" w:space="0" w:color="auto"/>
                <w:left w:val="none" w:sz="0" w:space="0" w:color="auto"/>
                <w:bottom w:val="none" w:sz="0" w:space="0" w:color="auto"/>
                <w:right w:val="none" w:sz="0" w:space="0" w:color="auto"/>
              </w:divBdr>
            </w:div>
            <w:div w:id="354501584">
              <w:marLeft w:val="0"/>
              <w:marRight w:val="0"/>
              <w:marTop w:val="0"/>
              <w:marBottom w:val="0"/>
              <w:divBdr>
                <w:top w:val="none" w:sz="0" w:space="0" w:color="auto"/>
                <w:left w:val="none" w:sz="0" w:space="0" w:color="auto"/>
                <w:bottom w:val="none" w:sz="0" w:space="0" w:color="auto"/>
                <w:right w:val="none" w:sz="0" w:space="0" w:color="auto"/>
              </w:divBdr>
            </w:div>
            <w:div w:id="359360047">
              <w:marLeft w:val="0"/>
              <w:marRight w:val="0"/>
              <w:marTop w:val="0"/>
              <w:marBottom w:val="0"/>
              <w:divBdr>
                <w:top w:val="none" w:sz="0" w:space="0" w:color="auto"/>
                <w:left w:val="none" w:sz="0" w:space="0" w:color="auto"/>
                <w:bottom w:val="none" w:sz="0" w:space="0" w:color="auto"/>
                <w:right w:val="none" w:sz="0" w:space="0" w:color="auto"/>
              </w:divBdr>
            </w:div>
            <w:div w:id="359480717">
              <w:marLeft w:val="0"/>
              <w:marRight w:val="0"/>
              <w:marTop w:val="0"/>
              <w:marBottom w:val="0"/>
              <w:divBdr>
                <w:top w:val="none" w:sz="0" w:space="0" w:color="auto"/>
                <w:left w:val="none" w:sz="0" w:space="0" w:color="auto"/>
                <w:bottom w:val="none" w:sz="0" w:space="0" w:color="auto"/>
                <w:right w:val="none" w:sz="0" w:space="0" w:color="auto"/>
              </w:divBdr>
            </w:div>
            <w:div w:id="359866607">
              <w:marLeft w:val="0"/>
              <w:marRight w:val="0"/>
              <w:marTop w:val="0"/>
              <w:marBottom w:val="0"/>
              <w:divBdr>
                <w:top w:val="none" w:sz="0" w:space="0" w:color="auto"/>
                <w:left w:val="none" w:sz="0" w:space="0" w:color="auto"/>
                <w:bottom w:val="none" w:sz="0" w:space="0" w:color="auto"/>
                <w:right w:val="none" w:sz="0" w:space="0" w:color="auto"/>
              </w:divBdr>
            </w:div>
            <w:div w:id="360514134">
              <w:marLeft w:val="0"/>
              <w:marRight w:val="0"/>
              <w:marTop w:val="0"/>
              <w:marBottom w:val="0"/>
              <w:divBdr>
                <w:top w:val="none" w:sz="0" w:space="0" w:color="auto"/>
                <w:left w:val="none" w:sz="0" w:space="0" w:color="auto"/>
                <w:bottom w:val="none" w:sz="0" w:space="0" w:color="auto"/>
                <w:right w:val="none" w:sz="0" w:space="0" w:color="auto"/>
              </w:divBdr>
            </w:div>
            <w:div w:id="360517906">
              <w:marLeft w:val="0"/>
              <w:marRight w:val="0"/>
              <w:marTop w:val="0"/>
              <w:marBottom w:val="0"/>
              <w:divBdr>
                <w:top w:val="none" w:sz="0" w:space="0" w:color="auto"/>
                <w:left w:val="none" w:sz="0" w:space="0" w:color="auto"/>
                <w:bottom w:val="none" w:sz="0" w:space="0" w:color="auto"/>
                <w:right w:val="none" w:sz="0" w:space="0" w:color="auto"/>
              </w:divBdr>
            </w:div>
            <w:div w:id="360976563">
              <w:marLeft w:val="0"/>
              <w:marRight w:val="0"/>
              <w:marTop w:val="0"/>
              <w:marBottom w:val="0"/>
              <w:divBdr>
                <w:top w:val="none" w:sz="0" w:space="0" w:color="auto"/>
                <w:left w:val="none" w:sz="0" w:space="0" w:color="auto"/>
                <w:bottom w:val="none" w:sz="0" w:space="0" w:color="auto"/>
                <w:right w:val="none" w:sz="0" w:space="0" w:color="auto"/>
              </w:divBdr>
            </w:div>
            <w:div w:id="362436749">
              <w:marLeft w:val="0"/>
              <w:marRight w:val="0"/>
              <w:marTop w:val="0"/>
              <w:marBottom w:val="0"/>
              <w:divBdr>
                <w:top w:val="none" w:sz="0" w:space="0" w:color="auto"/>
                <w:left w:val="none" w:sz="0" w:space="0" w:color="auto"/>
                <w:bottom w:val="none" w:sz="0" w:space="0" w:color="auto"/>
                <w:right w:val="none" w:sz="0" w:space="0" w:color="auto"/>
              </w:divBdr>
            </w:div>
            <w:div w:id="363286723">
              <w:marLeft w:val="0"/>
              <w:marRight w:val="0"/>
              <w:marTop w:val="0"/>
              <w:marBottom w:val="0"/>
              <w:divBdr>
                <w:top w:val="none" w:sz="0" w:space="0" w:color="auto"/>
                <w:left w:val="none" w:sz="0" w:space="0" w:color="auto"/>
                <w:bottom w:val="none" w:sz="0" w:space="0" w:color="auto"/>
                <w:right w:val="none" w:sz="0" w:space="0" w:color="auto"/>
              </w:divBdr>
            </w:div>
            <w:div w:id="364599172">
              <w:marLeft w:val="0"/>
              <w:marRight w:val="0"/>
              <w:marTop w:val="0"/>
              <w:marBottom w:val="0"/>
              <w:divBdr>
                <w:top w:val="none" w:sz="0" w:space="0" w:color="auto"/>
                <w:left w:val="none" w:sz="0" w:space="0" w:color="auto"/>
                <w:bottom w:val="none" w:sz="0" w:space="0" w:color="auto"/>
                <w:right w:val="none" w:sz="0" w:space="0" w:color="auto"/>
              </w:divBdr>
            </w:div>
            <w:div w:id="365910572">
              <w:marLeft w:val="0"/>
              <w:marRight w:val="0"/>
              <w:marTop w:val="0"/>
              <w:marBottom w:val="0"/>
              <w:divBdr>
                <w:top w:val="none" w:sz="0" w:space="0" w:color="auto"/>
                <w:left w:val="none" w:sz="0" w:space="0" w:color="auto"/>
                <w:bottom w:val="none" w:sz="0" w:space="0" w:color="auto"/>
                <w:right w:val="none" w:sz="0" w:space="0" w:color="auto"/>
              </w:divBdr>
            </w:div>
            <w:div w:id="367489191">
              <w:marLeft w:val="0"/>
              <w:marRight w:val="0"/>
              <w:marTop w:val="0"/>
              <w:marBottom w:val="0"/>
              <w:divBdr>
                <w:top w:val="none" w:sz="0" w:space="0" w:color="auto"/>
                <w:left w:val="none" w:sz="0" w:space="0" w:color="auto"/>
                <w:bottom w:val="none" w:sz="0" w:space="0" w:color="auto"/>
                <w:right w:val="none" w:sz="0" w:space="0" w:color="auto"/>
              </w:divBdr>
            </w:div>
            <w:div w:id="369039364">
              <w:marLeft w:val="0"/>
              <w:marRight w:val="0"/>
              <w:marTop w:val="0"/>
              <w:marBottom w:val="0"/>
              <w:divBdr>
                <w:top w:val="none" w:sz="0" w:space="0" w:color="auto"/>
                <w:left w:val="none" w:sz="0" w:space="0" w:color="auto"/>
                <w:bottom w:val="none" w:sz="0" w:space="0" w:color="auto"/>
                <w:right w:val="none" w:sz="0" w:space="0" w:color="auto"/>
              </w:divBdr>
            </w:div>
            <w:div w:id="373116290">
              <w:marLeft w:val="0"/>
              <w:marRight w:val="0"/>
              <w:marTop w:val="0"/>
              <w:marBottom w:val="0"/>
              <w:divBdr>
                <w:top w:val="none" w:sz="0" w:space="0" w:color="auto"/>
                <w:left w:val="none" w:sz="0" w:space="0" w:color="auto"/>
                <w:bottom w:val="none" w:sz="0" w:space="0" w:color="auto"/>
                <w:right w:val="none" w:sz="0" w:space="0" w:color="auto"/>
              </w:divBdr>
            </w:div>
            <w:div w:id="373774164">
              <w:marLeft w:val="0"/>
              <w:marRight w:val="0"/>
              <w:marTop w:val="0"/>
              <w:marBottom w:val="0"/>
              <w:divBdr>
                <w:top w:val="none" w:sz="0" w:space="0" w:color="auto"/>
                <w:left w:val="none" w:sz="0" w:space="0" w:color="auto"/>
                <w:bottom w:val="none" w:sz="0" w:space="0" w:color="auto"/>
                <w:right w:val="none" w:sz="0" w:space="0" w:color="auto"/>
              </w:divBdr>
            </w:div>
            <w:div w:id="373776386">
              <w:marLeft w:val="0"/>
              <w:marRight w:val="0"/>
              <w:marTop w:val="0"/>
              <w:marBottom w:val="0"/>
              <w:divBdr>
                <w:top w:val="none" w:sz="0" w:space="0" w:color="auto"/>
                <w:left w:val="none" w:sz="0" w:space="0" w:color="auto"/>
                <w:bottom w:val="none" w:sz="0" w:space="0" w:color="auto"/>
                <w:right w:val="none" w:sz="0" w:space="0" w:color="auto"/>
              </w:divBdr>
            </w:div>
            <w:div w:id="374086877">
              <w:marLeft w:val="0"/>
              <w:marRight w:val="0"/>
              <w:marTop w:val="0"/>
              <w:marBottom w:val="0"/>
              <w:divBdr>
                <w:top w:val="none" w:sz="0" w:space="0" w:color="auto"/>
                <w:left w:val="none" w:sz="0" w:space="0" w:color="auto"/>
                <w:bottom w:val="none" w:sz="0" w:space="0" w:color="auto"/>
                <w:right w:val="none" w:sz="0" w:space="0" w:color="auto"/>
              </w:divBdr>
            </w:div>
            <w:div w:id="375668765">
              <w:marLeft w:val="0"/>
              <w:marRight w:val="0"/>
              <w:marTop w:val="0"/>
              <w:marBottom w:val="0"/>
              <w:divBdr>
                <w:top w:val="none" w:sz="0" w:space="0" w:color="auto"/>
                <w:left w:val="none" w:sz="0" w:space="0" w:color="auto"/>
                <w:bottom w:val="none" w:sz="0" w:space="0" w:color="auto"/>
                <w:right w:val="none" w:sz="0" w:space="0" w:color="auto"/>
              </w:divBdr>
            </w:div>
            <w:div w:id="377511670">
              <w:marLeft w:val="0"/>
              <w:marRight w:val="0"/>
              <w:marTop w:val="0"/>
              <w:marBottom w:val="0"/>
              <w:divBdr>
                <w:top w:val="none" w:sz="0" w:space="0" w:color="auto"/>
                <w:left w:val="none" w:sz="0" w:space="0" w:color="auto"/>
                <w:bottom w:val="none" w:sz="0" w:space="0" w:color="auto"/>
                <w:right w:val="none" w:sz="0" w:space="0" w:color="auto"/>
              </w:divBdr>
            </w:div>
            <w:div w:id="378087505">
              <w:marLeft w:val="0"/>
              <w:marRight w:val="0"/>
              <w:marTop w:val="0"/>
              <w:marBottom w:val="0"/>
              <w:divBdr>
                <w:top w:val="none" w:sz="0" w:space="0" w:color="auto"/>
                <w:left w:val="none" w:sz="0" w:space="0" w:color="auto"/>
                <w:bottom w:val="none" w:sz="0" w:space="0" w:color="auto"/>
                <w:right w:val="none" w:sz="0" w:space="0" w:color="auto"/>
              </w:divBdr>
            </w:div>
            <w:div w:id="378554418">
              <w:marLeft w:val="0"/>
              <w:marRight w:val="0"/>
              <w:marTop w:val="0"/>
              <w:marBottom w:val="0"/>
              <w:divBdr>
                <w:top w:val="none" w:sz="0" w:space="0" w:color="auto"/>
                <w:left w:val="none" w:sz="0" w:space="0" w:color="auto"/>
                <w:bottom w:val="none" w:sz="0" w:space="0" w:color="auto"/>
                <w:right w:val="none" w:sz="0" w:space="0" w:color="auto"/>
              </w:divBdr>
            </w:div>
            <w:div w:id="379208389">
              <w:marLeft w:val="0"/>
              <w:marRight w:val="0"/>
              <w:marTop w:val="0"/>
              <w:marBottom w:val="0"/>
              <w:divBdr>
                <w:top w:val="none" w:sz="0" w:space="0" w:color="auto"/>
                <w:left w:val="none" w:sz="0" w:space="0" w:color="auto"/>
                <w:bottom w:val="none" w:sz="0" w:space="0" w:color="auto"/>
                <w:right w:val="none" w:sz="0" w:space="0" w:color="auto"/>
              </w:divBdr>
            </w:div>
            <w:div w:id="380398693">
              <w:marLeft w:val="0"/>
              <w:marRight w:val="0"/>
              <w:marTop w:val="0"/>
              <w:marBottom w:val="0"/>
              <w:divBdr>
                <w:top w:val="none" w:sz="0" w:space="0" w:color="auto"/>
                <w:left w:val="none" w:sz="0" w:space="0" w:color="auto"/>
                <w:bottom w:val="none" w:sz="0" w:space="0" w:color="auto"/>
                <w:right w:val="none" w:sz="0" w:space="0" w:color="auto"/>
              </w:divBdr>
            </w:div>
            <w:div w:id="382095237">
              <w:marLeft w:val="0"/>
              <w:marRight w:val="0"/>
              <w:marTop w:val="0"/>
              <w:marBottom w:val="0"/>
              <w:divBdr>
                <w:top w:val="none" w:sz="0" w:space="0" w:color="auto"/>
                <w:left w:val="none" w:sz="0" w:space="0" w:color="auto"/>
                <w:bottom w:val="none" w:sz="0" w:space="0" w:color="auto"/>
                <w:right w:val="none" w:sz="0" w:space="0" w:color="auto"/>
              </w:divBdr>
            </w:div>
            <w:div w:id="383333527">
              <w:marLeft w:val="0"/>
              <w:marRight w:val="0"/>
              <w:marTop w:val="0"/>
              <w:marBottom w:val="0"/>
              <w:divBdr>
                <w:top w:val="none" w:sz="0" w:space="0" w:color="auto"/>
                <w:left w:val="none" w:sz="0" w:space="0" w:color="auto"/>
                <w:bottom w:val="none" w:sz="0" w:space="0" w:color="auto"/>
                <w:right w:val="none" w:sz="0" w:space="0" w:color="auto"/>
              </w:divBdr>
            </w:div>
            <w:div w:id="384372291">
              <w:marLeft w:val="0"/>
              <w:marRight w:val="0"/>
              <w:marTop w:val="0"/>
              <w:marBottom w:val="0"/>
              <w:divBdr>
                <w:top w:val="none" w:sz="0" w:space="0" w:color="auto"/>
                <w:left w:val="none" w:sz="0" w:space="0" w:color="auto"/>
                <w:bottom w:val="none" w:sz="0" w:space="0" w:color="auto"/>
                <w:right w:val="none" w:sz="0" w:space="0" w:color="auto"/>
              </w:divBdr>
            </w:div>
            <w:div w:id="384374557">
              <w:marLeft w:val="0"/>
              <w:marRight w:val="0"/>
              <w:marTop w:val="0"/>
              <w:marBottom w:val="0"/>
              <w:divBdr>
                <w:top w:val="none" w:sz="0" w:space="0" w:color="auto"/>
                <w:left w:val="none" w:sz="0" w:space="0" w:color="auto"/>
                <w:bottom w:val="none" w:sz="0" w:space="0" w:color="auto"/>
                <w:right w:val="none" w:sz="0" w:space="0" w:color="auto"/>
              </w:divBdr>
            </w:div>
            <w:div w:id="386799699">
              <w:marLeft w:val="0"/>
              <w:marRight w:val="0"/>
              <w:marTop w:val="0"/>
              <w:marBottom w:val="0"/>
              <w:divBdr>
                <w:top w:val="none" w:sz="0" w:space="0" w:color="auto"/>
                <w:left w:val="none" w:sz="0" w:space="0" w:color="auto"/>
                <w:bottom w:val="none" w:sz="0" w:space="0" w:color="auto"/>
                <w:right w:val="none" w:sz="0" w:space="0" w:color="auto"/>
              </w:divBdr>
            </w:div>
            <w:div w:id="390688357">
              <w:marLeft w:val="0"/>
              <w:marRight w:val="0"/>
              <w:marTop w:val="0"/>
              <w:marBottom w:val="0"/>
              <w:divBdr>
                <w:top w:val="none" w:sz="0" w:space="0" w:color="auto"/>
                <w:left w:val="none" w:sz="0" w:space="0" w:color="auto"/>
                <w:bottom w:val="none" w:sz="0" w:space="0" w:color="auto"/>
                <w:right w:val="none" w:sz="0" w:space="0" w:color="auto"/>
              </w:divBdr>
            </w:div>
            <w:div w:id="394743400">
              <w:marLeft w:val="0"/>
              <w:marRight w:val="0"/>
              <w:marTop w:val="0"/>
              <w:marBottom w:val="0"/>
              <w:divBdr>
                <w:top w:val="none" w:sz="0" w:space="0" w:color="auto"/>
                <w:left w:val="none" w:sz="0" w:space="0" w:color="auto"/>
                <w:bottom w:val="none" w:sz="0" w:space="0" w:color="auto"/>
                <w:right w:val="none" w:sz="0" w:space="0" w:color="auto"/>
              </w:divBdr>
            </w:div>
            <w:div w:id="395056490">
              <w:marLeft w:val="0"/>
              <w:marRight w:val="0"/>
              <w:marTop w:val="0"/>
              <w:marBottom w:val="0"/>
              <w:divBdr>
                <w:top w:val="none" w:sz="0" w:space="0" w:color="auto"/>
                <w:left w:val="none" w:sz="0" w:space="0" w:color="auto"/>
                <w:bottom w:val="none" w:sz="0" w:space="0" w:color="auto"/>
                <w:right w:val="none" w:sz="0" w:space="0" w:color="auto"/>
              </w:divBdr>
            </w:div>
            <w:div w:id="397095505">
              <w:marLeft w:val="0"/>
              <w:marRight w:val="0"/>
              <w:marTop w:val="0"/>
              <w:marBottom w:val="0"/>
              <w:divBdr>
                <w:top w:val="none" w:sz="0" w:space="0" w:color="auto"/>
                <w:left w:val="none" w:sz="0" w:space="0" w:color="auto"/>
                <w:bottom w:val="none" w:sz="0" w:space="0" w:color="auto"/>
                <w:right w:val="none" w:sz="0" w:space="0" w:color="auto"/>
              </w:divBdr>
            </w:div>
            <w:div w:id="398670336">
              <w:marLeft w:val="0"/>
              <w:marRight w:val="0"/>
              <w:marTop w:val="0"/>
              <w:marBottom w:val="0"/>
              <w:divBdr>
                <w:top w:val="none" w:sz="0" w:space="0" w:color="auto"/>
                <w:left w:val="none" w:sz="0" w:space="0" w:color="auto"/>
                <w:bottom w:val="none" w:sz="0" w:space="0" w:color="auto"/>
                <w:right w:val="none" w:sz="0" w:space="0" w:color="auto"/>
              </w:divBdr>
            </w:div>
            <w:div w:id="400101192">
              <w:marLeft w:val="0"/>
              <w:marRight w:val="0"/>
              <w:marTop w:val="0"/>
              <w:marBottom w:val="0"/>
              <w:divBdr>
                <w:top w:val="none" w:sz="0" w:space="0" w:color="auto"/>
                <w:left w:val="none" w:sz="0" w:space="0" w:color="auto"/>
                <w:bottom w:val="none" w:sz="0" w:space="0" w:color="auto"/>
                <w:right w:val="none" w:sz="0" w:space="0" w:color="auto"/>
              </w:divBdr>
            </w:div>
            <w:div w:id="400710795">
              <w:marLeft w:val="0"/>
              <w:marRight w:val="0"/>
              <w:marTop w:val="0"/>
              <w:marBottom w:val="0"/>
              <w:divBdr>
                <w:top w:val="none" w:sz="0" w:space="0" w:color="auto"/>
                <w:left w:val="none" w:sz="0" w:space="0" w:color="auto"/>
                <w:bottom w:val="none" w:sz="0" w:space="0" w:color="auto"/>
                <w:right w:val="none" w:sz="0" w:space="0" w:color="auto"/>
              </w:divBdr>
            </w:div>
            <w:div w:id="401683424">
              <w:marLeft w:val="0"/>
              <w:marRight w:val="0"/>
              <w:marTop w:val="0"/>
              <w:marBottom w:val="0"/>
              <w:divBdr>
                <w:top w:val="none" w:sz="0" w:space="0" w:color="auto"/>
                <w:left w:val="none" w:sz="0" w:space="0" w:color="auto"/>
                <w:bottom w:val="none" w:sz="0" w:space="0" w:color="auto"/>
                <w:right w:val="none" w:sz="0" w:space="0" w:color="auto"/>
              </w:divBdr>
            </w:div>
            <w:div w:id="402797663">
              <w:marLeft w:val="0"/>
              <w:marRight w:val="0"/>
              <w:marTop w:val="0"/>
              <w:marBottom w:val="0"/>
              <w:divBdr>
                <w:top w:val="none" w:sz="0" w:space="0" w:color="auto"/>
                <w:left w:val="none" w:sz="0" w:space="0" w:color="auto"/>
                <w:bottom w:val="none" w:sz="0" w:space="0" w:color="auto"/>
                <w:right w:val="none" w:sz="0" w:space="0" w:color="auto"/>
              </w:divBdr>
            </w:div>
            <w:div w:id="403258863">
              <w:marLeft w:val="0"/>
              <w:marRight w:val="0"/>
              <w:marTop w:val="0"/>
              <w:marBottom w:val="0"/>
              <w:divBdr>
                <w:top w:val="none" w:sz="0" w:space="0" w:color="auto"/>
                <w:left w:val="none" w:sz="0" w:space="0" w:color="auto"/>
                <w:bottom w:val="none" w:sz="0" w:space="0" w:color="auto"/>
                <w:right w:val="none" w:sz="0" w:space="0" w:color="auto"/>
              </w:divBdr>
            </w:div>
            <w:div w:id="403533641">
              <w:marLeft w:val="0"/>
              <w:marRight w:val="0"/>
              <w:marTop w:val="0"/>
              <w:marBottom w:val="0"/>
              <w:divBdr>
                <w:top w:val="none" w:sz="0" w:space="0" w:color="auto"/>
                <w:left w:val="none" w:sz="0" w:space="0" w:color="auto"/>
                <w:bottom w:val="none" w:sz="0" w:space="0" w:color="auto"/>
                <w:right w:val="none" w:sz="0" w:space="0" w:color="auto"/>
              </w:divBdr>
            </w:div>
            <w:div w:id="404493571">
              <w:marLeft w:val="0"/>
              <w:marRight w:val="0"/>
              <w:marTop w:val="0"/>
              <w:marBottom w:val="0"/>
              <w:divBdr>
                <w:top w:val="none" w:sz="0" w:space="0" w:color="auto"/>
                <w:left w:val="none" w:sz="0" w:space="0" w:color="auto"/>
                <w:bottom w:val="none" w:sz="0" w:space="0" w:color="auto"/>
                <w:right w:val="none" w:sz="0" w:space="0" w:color="auto"/>
              </w:divBdr>
            </w:div>
            <w:div w:id="404573180">
              <w:marLeft w:val="0"/>
              <w:marRight w:val="0"/>
              <w:marTop w:val="0"/>
              <w:marBottom w:val="0"/>
              <w:divBdr>
                <w:top w:val="none" w:sz="0" w:space="0" w:color="auto"/>
                <w:left w:val="none" w:sz="0" w:space="0" w:color="auto"/>
                <w:bottom w:val="none" w:sz="0" w:space="0" w:color="auto"/>
                <w:right w:val="none" w:sz="0" w:space="0" w:color="auto"/>
              </w:divBdr>
            </w:div>
            <w:div w:id="406193441">
              <w:marLeft w:val="0"/>
              <w:marRight w:val="0"/>
              <w:marTop w:val="0"/>
              <w:marBottom w:val="0"/>
              <w:divBdr>
                <w:top w:val="none" w:sz="0" w:space="0" w:color="auto"/>
                <w:left w:val="none" w:sz="0" w:space="0" w:color="auto"/>
                <w:bottom w:val="none" w:sz="0" w:space="0" w:color="auto"/>
                <w:right w:val="none" w:sz="0" w:space="0" w:color="auto"/>
              </w:divBdr>
            </w:div>
            <w:div w:id="408117723">
              <w:marLeft w:val="0"/>
              <w:marRight w:val="0"/>
              <w:marTop w:val="0"/>
              <w:marBottom w:val="0"/>
              <w:divBdr>
                <w:top w:val="none" w:sz="0" w:space="0" w:color="auto"/>
                <w:left w:val="none" w:sz="0" w:space="0" w:color="auto"/>
                <w:bottom w:val="none" w:sz="0" w:space="0" w:color="auto"/>
                <w:right w:val="none" w:sz="0" w:space="0" w:color="auto"/>
              </w:divBdr>
            </w:div>
            <w:div w:id="408189022">
              <w:marLeft w:val="0"/>
              <w:marRight w:val="0"/>
              <w:marTop w:val="0"/>
              <w:marBottom w:val="0"/>
              <w:divBdr>
                <w:top w:val="none" w:sz="0" w:space="0" w:color="auto"/>
                <w:left w:val="none" w:sz="0" w:space="0" w:color="auto"/>
                <w:bottom w:val="none" w:sz="0" w:space="0" w:color="auto"/>
                <w:right w:val="none" w:sz="0" w:space="0" w:color="auto"/>
              </w:divBdr>
            </w:div>
            <w:div w:id="410540046">
              <w:marLeft w:val="0"/>
              <w:marRight w:val="0"/>
              <w:marTop w:val="0"/>
              <w:marBottom w:val="0"/>
              <w:divBdr>
                <w:top w:val="none" w:sz="0" w:space="0" w:color="auto"/>
                <w:left w:val="none" w:sz="0" w:space="0" w:color="auto"/>
                <w:bottom w:val="none" w:sz="0" w:space="0" w:color="auto"/>
                <w:right w:val="none" w:sz="0" w:space="0" w:color="auto"/>
              </w:divBdr>
            </w:div>
            <w:div w:id="411513151">
              <w:marLeft w:val="0"/>
              <w:marRight w:val="0"/>
              <w:marTop w:val="0"/>
              <w:marBottom w:val="0"/>
              <w:divBdr>
                <w:top w:val="none" w:sz="0" w:space="0" w:color="auto"/>
                <w:left w:val="none" w:sz="0" w:space="0" w:color="auto"/>
                <w:bottom w:val="none" w:sz="0" w:space="0" w:color="auto"/>
                <w:right w:val="none" w:sz="0" w:space="0" w:color="auto"/>
              </w:divBdr>
            </w:div>
            <w:div w:id="412554814">
              <w:marLeft w:val="0"/>
              <w:marRight w:val="0"/>
              <w:marTop w:val="0"/>
              <w:marBottom w:val="0"/>
              <w:divBdr>
                <w:top w:val="none" w:sz="0" w:space="0" w:color="auto"/>
                <w:left w:val="none" w:sz="0" w:space="0" w:color="auto"/>
                <w:bottom w:val="none" w:sz="0" w:space="0" w:color="auto"/>
                <w:right w:val="none" w:sz="0" w:space="0" w:color="auto"/>
              </w:divBdr>
            </w:div>
            <w:div w:id="412896443">
              <w:marLeft w:val="0"/>
              <w:marRight w:val="0"/>
              <w:marTop w:val="0"/>
              <w:marBottom w:val="0"/>
              <w:divBdr>
                <w:top w:val="none" w:sz="0" w:space="0" w:color="auto"/>
                <w:left w:val="none" w:sz="0" w:space="0" w:color="auto"/>
                <w:bottom w:val="none" w:sz="0" w:space="0" w:color="auto"/>
                <w:right w:val="none" w:sz="0" w:space="0" w:color="auto"/>
              </w:divBdr>
            </w:div>
            <w:div w:id="413361229">
              <w:marLeft w:val="0"/>
              <w:marRight w:val="0"/>
              <w:marTop w:val="0"/>
              <w:marBottom w:val="0"/>
              <w:divBdr>
                <w:top w:val="none" w:sz="0" w:space="0" w:color="auto"/>
                <w:left w:val="none" w:sz="0" w:space="0" w:color="auto"/>
                <w:bottom w:val="none" w:sz="0" w:space="0" w:color="auto"/>
                <w:right w:val="none" w:sz="0" w:space="0" w:color="auto"/>
              </w:divBdr>
            </w:div>
            <w:div w:id="415904789">
              <w:marLeft w:val="0"/>
              <w:marRight w:val="0"/>
              <w:marTop w:val="0"/>
              <w:marBottom w:val="0"/>
              <w:divBdr>
                <w:top w:val="none" w:sz="0" w:space="0" w:color="auto"/>
                <w:left w:val="none" w:sz="0" w:space="0" w:color="auto"/>
                <w:bottom w:val="none" w:sz="0" w:space="0" w:color="auto"/>
                <w:right w:val="none" w:sz="0" w:space="0" w:color="auto"/>
              </w:divBdr>
            </w:div>
            <w:div w:id="418648335">
              <w:marLeft w:val="0"/>
              <w:marRight w:val="0"/>
              <w:marTop w:val="0"/>
              <w:marBottom w:val="0"/>
              <w:divBdr>
                <w:top w:val="none" w:sz="0" w:space="0" w:color="auto"/>
                <w:left w:val="none" w:sz="0" w:space="0" w:color="auto"/>
                <w:bottom w:val="none" w:sz="0" w:space="0" w:color="auto"/>
                <w:right w:val="none" w:sz="0" w:space="0" w:color="auto"/>
              </w:divBdr>
            </w:div>
            <w:div w:id="418717354">
              <w:marLeft w:val="0"/>
              <w:marRight w:val="0"/>
              <w:marTop w:val="0"/>
              <w:marBottom w:val="0"/>
              <w:divBdr>
                <w:top w:val="none" w:sz="0" w:space="0" w:color="auto"/>
                <w:left w:val="none" w:sz="0" w:space="0" w:color="auto"/>
                <w:bottom w:val="none" w:sz="0" w:space="0" w:color="auto"/>
                <w:right w:val="none" w:sz="0" w:space="0" w:color="auto"/>
              </w:divBdr>
            </w:div>
            <w:div w:id="419912857">
              <w:marLeft w:val="0"/>
              <w:marRight w:val="0"/>
              <w:marTop w:val="0"/>
              <w:marBottom w:val="0"/>
              <w:divBdr>
                <w:top w:val="none" w:sz="0" w:space="0" w:color="auto"/>
                <w:left w:val="none" w:sz="0" w:space="0" w:color="auto"/>
                <w:bottom w:val="none" w:sz="0" w:space="0" w:color="auto"/>
                <w:right w:val="none" w:sz="0" w:space="0" w:color="auto"/>
              </w:divBdr>
            </w:div>
            <w:div w:id="420033674">
              <w:marLeft w:val="0"/>
              <w:marRight w:val="0"/>
              <w:marTop w:val="0"/>
              <w:marBottom w:val="0"/>
              <w:divBdr>
                <w:top w:val="none" w:sz="0" w:space="0" w:color="auto"/>
                <w:left w:val="none" w:sz="0" w:space="0" w:color="auto"/>
                <w:bottom w:val="none" w:sz="0" w:space="0" w:color="auto"/>
                <w:right w:val="none" w:sz="0" w:space="0" w:color="auto"/>
              </w:divBdr>
            </w:div>
            <w:div w:id="420374798">
              <w:marLeft w:val="0"/>
              <w:marRight w:val="0"/>
              <w:marTop w:val="0"/>
              <w:marBottom w:val="0"/>
              <w:divBdr>
                <w:top w:val="none" w:sz="0" w:space="0" w:color="auto"/>
                <w:left w:val="none" w:sz="0" w:space="0" w:color="auto"/>
                <w:bottom w:val="none" w:sz="0" w:space="0" w:color="auto"/>
                <w:right w:val="none" w:sz="0" w:space="0" w:color="auto"/>
              </w:divBdr>
            </w:div>
            <w:div w:id="422459991">
              <w:marLeft w:val="0"/>
              <w:marRight w:val="0"/>
              <w:marTop w:val="0"/>
              <w:marBottom w:val="0"/>
              <w:divBdr>
                <w:top w:val="none" w:sz="0" w:space="0" w:color="auto"/>
                <w:left w:val="none" w:sz="0" w:space="0" w:color="auto"/>
                <w:bottom w:val="none" w:sz="0" w:space="0" w:color="auto"/>
                <w:right w:val="none" w:sz="0" w:space="0" w:color="auto"/>
              </w:divBdr>
            </w:div>
            <w:div w:id="424621031">
              <w:marLeft w:val="0"/>
              <w:marRight w:val="0"/>
              <w:marTop w:val="0"/>
              <w:marBottom w:val="0"/>
              <w:divBdr>
                <w:top w:val="none" w:sz="0" w:space="0" w:color="auto"/>
                <w:left w:val="none" w:sz="0" w:space="0" w:color="auto"/>
                <w:bottom w:val="none" w:sz="0" w:space="0" w:color="auto"/>
                <w:right w:val="none" w:sz="0" w:space="0" w:color="auto"/>
              </w:divBdr>
            </w:div>
            <w:div w:id="426658779">
              <w:marLeft w:val="0"/>
              <w:marRight w:val="0"/>
              <w:marTop w:val="0"/>
              <w:marBottom w:val="0"/>
              <w:divBdr>
                <w:top w:val="none" w:sz="0" w:space="0" w:color="auto"/>
                <w:left w:val="none" w:sz="0" w:space="0" w:color="auto"/>
                <w:bottom w:val="none" w:sz="0" w:space="0" w:color="auto"/>
                <w:right w:val="none" w:sz="0" w:space="0" w:color="auto"/>
              </w:divBdr>
            </w:div>
            <w:div w:id="428815584">
              <w:marLeft w:val="0"/>
              <w:marRight w:val="0"/>
              <w:marTop w:val="0"/>
              <w:marBottom w:val="0"/>
              <w:divBdr>
                <w:top w:val="none" w:sz="0" w:space="0" w:color="auto"/>
                <w:left w:val="none" w:sz="0" w:space="0" w:color="auto"/>
                <w:bottom w:val="none" w:sz="0" w:space="0" w:color="auto"/>
                <w:right w:val="none" w:sz="0" w:space="0" w:color="auto"/>
              </w:divBdr>
            </w:div>
            <w:div w:id="429856739">
              <w:marLeft w:val="0"/>
              <w:marRight w:val="0"/>
              <w:marTop w:val="0"/>
              <w:marBottom w:val="0"/>
              <w:divBdr>
                <w:top w:val="none" w:sz="0" w:space="0" w:color="auto"/>
                <w:left w:val="none" w:sz="0" w:space="0" w:color="auto"/>
                <w:bottom w:val="none" w:sz="0" w:space="0" w:color="auto"/>
                <w:right w:val="none" w:sz="0" w:space="0" w:color="auto"/>
              </w:divBdr>
            </w:div>
            <w:div w:id="429930577">
              <w:marLeft w:val="0"/>
              <w:marRight w:val="0"/>
              <w:marTop w:val="0"/>
              <w:marBottom w:val="0"/>
              <w:divBdr>
                <w:top w:val="none" w:sz="0" w:space="0" w:color="auto"/>
                <w:left w:val="none" w:sz="0" w:space="0" w:color="auto"/>
                <w:bottom w:val="none" w:sz="0" w:space="0" w:color="auto"/>
                <w:right w:val="none" w:sz="0" w:space="0" w:color="auto"/>
              </w:divBdr>
            </w:div>
            <w:div w:id="430005377">
              <w:marLeft w:val="0"/>
              <w:marRight w:val="0"/>
              <w:marTop w:val="0"/>
              <w:marBottom w:val="0"/>
              <w:divBdr>
                <w:top w:val="none" w:sz="0" w:space="0" w:color="auto"/>
                <w:left w:val="none" w:sz="0" w:space="0" w:color="auto"/>
                <w:bottom w:val="none" w:sz="0" w:space="0" w:color="auto"/>
                <w:right w:val="none" w:sz="0" w:space="0" w:color="auto"/>
              </w:divBdr>
            </w:div>
            <w:div w:id="431172150">
              <w:marLeft w:val="0"/>
              <w:marRight w:val="0"/>
              <w:marTop w:val="0"/>
              <w:marBottom w:val="0"/>
              <w:divBdr>
                <w:top w:val="none" w:sz="0" w:space="0" w:color="auto"/>
                <w:left w:val="none" w:sz="0" w:space="0" w:color="auto"/>
                <w:bottom w:val="none" w:sz="0" w:space="0" w:color="auto"/>
                <w:right w:val="none" w:sz="0" w:space="0" w:color="auto"/>
              </w:divBdr>
            </w:div>
            <w:div w:id="431897805">
              <w:marLeft w:val="0"/>
              <w:marRight w:val="0"/>
              <w:marTop w:val="0"/>
              <w:marBottom w:val="0"/>
              <w:divBdr>
                <w:top w:val="none" w:sz="0" w:space="0" w:color="auto"/>
                <w:left w:val="none" w:sz="0" w:space="0" w:color="auto"/>
                <w:bottom w:val="none" w:sz="0" w:space="0" w:color="auto"/>
                <w:right w:val="none" w:sz="0" w:space="0" w:color="auto"/>
              </w:divBdr>
            </w:div>
            <w:div w:id="431900599">
              <w:marLeft w:val="0"/>
              <w:marRight w:val="0"/>
              <w:marTop w:val="0"/>
              <w:marBottom w:val="0"/>
              <w:divBdr>
                <w:top w:val="none" w:sz="0" w:space="0" w:color="auto"/>
                <w:left w:val="none" w:sz="0" w:space="0" w:color="auto"/>
                <w:bottom w:val="none" w:sz="0" w:space="0" w:color="auto"/>
                <w:right w:val="none" w:sz="0" w:space="0" w:color="auto"/>
              </w:divBdr>
            </w:div>
            <w:div w:id="433015827">
              <w:marLeft w:val="0"/>
              <w:marRight w:val="0"/>
              <w:marTop w:val="0"/>
              <w:marBottom w:val="0"/>
              <w:divBdr>
                <w:top w:val="none" w:sz="0" w:space="0" w:color="auto"/>
                <w:left w:val="none" w:sz="0" w:space="0" w:color="auto"/>
                <w:bottom w:val="none" w:sz="0" w:space="0" w:color="auto"/>
                <w:right w:val="none" w:sz="0" w:space="0" w:color="auto"/>
              </w:divBdr>
            </w:div>
            <w:div w:id="433943012">
              <w:marLeft w:val="0"/>
              <w:marRight w:val="0"/>
              <w:marTop w:val="0"/>
              <w:marBottom w:val="0"/>
              <w:divBdr>
                <w:top w:val="none" w:sz="0" w:space="0" w:color="auto"/>
                <w:left w:val="none" w:sz="0" w:space="0" w:color="auto"/>
                <w:bottom w:val="none" w:sz="0" w:space="0" w:color="auto"/>
                <w:right w:val="none" w:sz="0" w:space="0" w:color="auto"/>
              </w:divBdr>
            </w:div>
            <w:div w:id="434445364">
              <w:marLeft w:val="0"/>
              <w:marRight w:val="0"/>
              <w:marTop w:val="0"/>
              <w:marBottom w:val="0"/>
              <w:divBdr>
                <w:top w:val="none" w:sz="0" w:space="0" w:color="auto"/>
                <w:left w:val="none" w:sz="0" w:space="0" w:color="auto"/>
                <w:bottom w:val="none" w:sz="0" w:space="0" w:color="auto"/>
                <w:right w:val="none" w:sz="0" w:space="0" w:color="auto"/>
              </w:divBdr>
            </w:div>
            <w:div w:id="434784863">
              <w:marLeft w:val="0"/>
              <w:marRight w:val="0"/>
              <w:marTop w:val="0"/>
              <w:marBottom w:val="0"/>
              <w:divBdr>
                <w:top w:val="none" w:sz="0" w:space="0" w:color="auto"/>
                <w:left w:val="none" w:sz="0" w:space="0" w:color="auto"/>
                <w:bottom w:val="none" w:sz="0" w:space="0" w:color="auto"/>
                <w:right w:val="none" w:sz="0" w:space="0" w:color="auto"/>
              </w:divBdr>
            </w:div>
            <w:div w:id="435828556">
              <w:marLeft w:val="0"/>
              <w:marRight w:val="0"/>
              <w:marTop w:val="0"/>
              <w:marBottom w:val="0"/>
              <w:divBdr>
                <w:top w:val="none" w:sz="0" w:space="0" w:color="auto"/>
                <w:left w:val="none" w:sz="0" w:space="0" w:color="auto"/>
                <w:bottom w:val="none" w:sz="0" w:space="0" w:color="auto"/>
                <w:right w:val="none" w:sz="0" w:space="0" w:color="auto"/>
              </w:divBdr>
            </w:div>
            <w:div w:id="439254558">
              <w:marLeft w:val="0"/>
              <w:marRight w:val="0"/>
              <w:marTop w:val="0"/>
              <w:marBottom w:val="0"/>
              <w:divBdr>
                <w:top w:val="none" w:sz="0" w:space="0" w:color="auto"/>
                <w:left w:val="none" w:sz="0" w:space="0" w:color="auto"/>
                <w:bottom w:val="none" w:sz="0" w:space="0" w:color="auto"/>
                <w:right w:val="none" w:sz="0" w:space="0" w:color="auto"/>
              </w:divBdr>
            </w:div>
            <w:div w:id="439954322">
              <w:marLeft w:val="0"/>
              <w:marRight w:val="0"/>
              <w:marTop w:val="0"/>
              <w:marBottom w:val="0"/>
              <w:divBdr>
                <w:top w:val="none" w:sz="0" w:space="0" w:color="auto"/>
                <w:left w:val="none" w:sz="0" w:space="0" w:color="auto"/>
                <w:bottom w:val="none" w:sz="0" w:space="0" w:color="auto"/>
                <w:right w:val="none" w:sz="0" w:space="0" w:color="auto"/>
              </w:divBdr>
            </w:div>
            <w:div w:id="440927451">
              <w:marLeft w:val="0"/>
              <w:marRight w:val="0"/>
              <w:marTop w:val="0"/>
              <w:marBottom w:val="0"/>
              <w:divBdr>
                <w:top w:val="none" w:sz="0" w:space="0" w:color="auto"/>
                <w:left w:val="none" w:sz="0" w:space="0" w:color="auto"/>
                <w:bottom w:val="none" w:sz="0" w:space="0" w:color="auto"/>
                <w:right w:val="none" w:sz="0" w:space="0" w:color="auto"/>
              </w:divBdr>
            </w:div>
            <w:div w:id="443380260">
              <w:marLeft w:val="0"/>
              <w:marRight w:val="0"/>
              <w:marTop w:val="0"/>
              <w:marBottom w:val="0"/>
              <w:divBdr>
                <w:top w:val="none" w:sz="0" w:space="0" w:color="auto"/>
                <w:left w:val="none" w:sz="0" w:space="0" w:color="auto"/>
                <w:bottom w:val="none" w:sz="0" w:space="0" w:color="auto"/>
                <w:right w:val="none" w:sz="0" w:space="0" w:color="auto"/>
              </w:divBdr>
            </w:div>
            <w:div w:id="444547549">
              <w:marLeft w:val="0"/>
              <w:marRight w:val="0"/>
              <w:marTop w:val="0"/>
              <w:marBottom w:val="0"/>
              <w:divBdr>
                <w:top w:val="none" w:sz="0" w:space="0" w:color="auto"/>
                <w:left w:val="none" w:sz="0" w:space="0" w:color="auto"/>
                <w:bottom w:val="none" w:sz="0" w:space="0" w:color="auto"/>
                <w:right w:val="none" w:sz="0" w:space="0" w:color="auto"/>
              </w:divBdr>
            </w:div>
            <w:div w:id="445856911">
              <w:marLeft w:val="0"/>
              <w:marRight w:val="0"/>
              <w:marTop w:val="0"/>
              <w:marBottom w:val="0"/>
              <w:divBdr>
                <w:top w:val="none" w:sz="0" w:space="0" w:color="auto"/>
                <w:left w:val="none" w:sz="0" w:space="0" w:color="auto"/>
                <w:bottom w:val="none" w:sz="0" w:space="0" w:color="auto"/>
                <w:right w:val="none" w:sz="0" w:space="0" w:color="auto"/>
              </w:divBdr>
            </w:div>
            <w:div w:id="446318131">
              <w:marLeft w:val="0"/>
              <w:marRight w:val="0"/>
              <w:marTop w:val="0"/>
              <w:marBottom w:val="0"/>
              <w:divBdr>
                <w:top w:val="none" w:sz="0" w:space="0" w:color="auto"/>
                <w:left w:val="none" w:sz="0" w:space="0" w:color="auto"/>
                <w:bottom w:val="none" w:sz="0" w:space="0" w:color="auto"/>
                <w:right w:val="none" w:sz="0" w:space="0" w:color="auto"/>
              </w:divBdr>
            </w:div>
            <w:div w:id="449476964">
              <w:marLeft w:val="0"/>
              <w:marRight w:val="0"/>
              <w:marTop w:val="0"/>
              <w:marBottom w:val="0"/>
              <w:divBdr>
                <w:top w:val="none" w:sz="0" w:space="0" w:color="auto"/>
                <w:left w:val="none" w:sz="0" w:space="0" w:color="auto"/>
                <w:bottom w:val="none" w:sz="0" w:space="0" w:color="auto"/>
                <w:right w:val="none" w:sz="0" w:space="0" w:color="auto"/>
              </w:divBdr>
            </w:div>
            <w:div w:id="449864664">
              <w:marLeft w:val="0"/>
              <w:marRight w:val="0"/>
              <w:marTop w:val="0"/>
              <w:marBottom w:val="0"/>
              <w:divBdr>
                <w:top w:val="none" w:sz="0" w:space="0" w:color="auto"/>
                <w:left w:val="none" w:sz="0" w:space="0" w:color="auto"/>
                <w:bottom w:val="none" w:sz="0" w:space="0" w:color="auto"/>
                <w:right w:val="none" w:sz="0" w:space="0" w:color="auto"/>
              </w:divBdr>
            </w:div>
            <w:div w:id="451705503">
              <w:marLeft w:val="0"/>
              <w:marRight w:val="0"/>
              <w:marTop w:val="0"/>
              <w:marBottom w:val="0"/>
              <w:divBdr>
                <w:top w:val="none" w:sz="0" w:space="0" w:color="auto"/>
                <w:left w:val="none" w:sz="0" w:space="0" w:color="auto"/>
                <w:bottom w:val="none" w:sz="0" w:space="0" w:color="auto"/>
                <w:right w:val="none" w:sz="0" w:space="0" w:color="auto"/>
              </w:divBdr>
            </w:div>
            <w:div w:id="453527400">
              <w:marLeft w:val="0"/>
              <w:marRight w:val="0"/>
              <w:marTop w:val="0"/>
              <w:marBottom w:val="0"/>
              <w:divBdr>
                <w:top w:val="none" w:sz="0" w:space="0" w:color="auto"/>
                <w:left w:val="none" w:sz="0" w:space="0" w:color="auto"/>
                <w:bottom w:val="none" w:sz="0" w:space="0" w:color="auto"/>
                <w:right w:val="none" w:sz="0" w:space="0" w:color="auto"/>
              </w:divBdr>
            </w:div>
            <w:div w:id="453717185">
              <w:marLeft w:val="0"/>
              <w:marRight w:val="0"/>
              <w:marTop w:val="0"/>
              <w:marBottom w:val="0"/>
              <w:divBdr>
                <w:top w:val="none" w:sz="0" w:space="0" w:color="auto"/>
                <w:left w:val="none" w:sz="0" w:space="0" w:color="auto"/>
                <w:bottom w:val="none" w:sz="0" w:space="0" w:color="auto"/>
                <w:right w:val="none" w:sz="0" w:space="0" w:color="auto"/>
              </w:divBdr>
            </w:div>
            <w:div w:id="453913953">
              <w:marLeft w:val="0"/>
              <w:marRight w:val="0"/>
              <w:marTop w:val="0"/>
              <w:marBottom w:val="0"/>
              <w:divBdr>
                <w:top w:val="none" w:sz="0" w:space="0" w:color="auto"/>
                <w:left w:val="none" w:sz="0" w:space="0" w:color="auto"/>
                <w:bottom w:val="none" w:sz="0" w:space="0" w:color="auto"/>
                <w:right w:val="none" w:sz="0" w:space="0" w:color="auto"/>
              </w:divBdr>
            </w:div>
            <w:div w:id="456727662">
              <w:marLeft w:val="0"/>
              <w:marRight w:val="0"/>
              <w:marTop w:val="0"/>
              <w:marBottom w:val="0"/>
              <w:divBdr>
                <w:top w:val="none" w:sz="0" w:space="0" w:color="auto"/>
                <w:left w:val="none" w:sz="0" w:space="0" w:color="auto"/>
                <w:bottom w:val="none" w:sz="0" w:space="0" w:color="auto"/>
                <w:right w:val="none" w:sz="0" w:space="0" w:color="auto"/>
              </w:divBdr>
            </w:div>
            <w:div w:id="457457998">
              <w:marLeft w:val="0"/>
              <w:marRight w:val="0"/>
              <w:marTop w:val="0"/>
              <w:marBottom w:val="0"/>
              <w:divBdr>
                <w:top w:val="none" w:sz="0" w:space="0" w:color="auto"/>
                <w:left w:val="none" w:sz="0" w:space="0" w:color="auto"/>
                <w:bottom w:val="none" w:sz="0" w:space="0" w:color="auto"/>
                <w:right w:val="none" w:sz="0" w:space="0" w:color="auto"/>
              </w:divBdr>
            </w:div>
            <w:div w:id="458884333">
              <w:marLeft w:val="0"/>
              <w:marRight w:val="0"/>
              <w:marTop w:val="0"/>
              <w:marBottom w:val="0"/>
              <w:divBdr>
                <w:top w:val="none" w:sz="0" w:space="0" w:color="auto"/>
                <w:left w:val="none" w:sz="0" w:space="0" w:color="auto"/>
                <w:bottom w:val="none" w:sz="0" w:space="0" w:color="auto"/>
                <w:right w:val="none" w:sz="0" w:space="0" w:color="auto"/>
              </w:divBdr>
            </w:div>
            <w:div w:id="459345213">
              <w:marLeft w:val="0"/>
              <w:marRight w:val="0"/>
              <w:marTop w:val="0"/>
              <w:marBottom w:val="0"/>
              <w:divBdr>
                <w:top w:val="none" w:sz="0" w:space="0" w:color="auto"/>
                <w:left w:val="none" w:sz="0" w:space="0" w:color="auto"/>
                <w:bottom w:val="none" w:sz="0" w:space="0" w:color="auto"/>
                <w:right w:val="none" w:sz="0" w:space="0" w:color="auto"/>
              </w:divBdr>
            </w:div>
            <w:div w:id="463886163">
              <w:marLeft w:val="0"/>
              <w:marRight w:val="0"/>
              <w:marTop w:val="0"/>
              <w:marBottom w:val="0"/>
              <w:divBdr>
                <w:top w:val="none" w:sz="0" w:space="0" w:color="auto"/>
                <w:left w:val="none" w:sz="0" w:space="0" w:color="auto"/>
                <w:bottom w:val="none" w:sz="0" w:space="0" w:color="auto"/>
                <w:right w:val="none" w:sz="0" w:space="0" w:color="auto"/>
              </w:divBdr>
            </w:div>
            <w:div w:id="469907654">
              <w:marLeft w:val="0"/>
              <w:marRight w:val="0"/>
              <w:marTop w:val="0"/>
              <w:marBottom w:val="0"/>
              <w:divBdr>
                <w:top w:val="none" w:sz="0" w:space="0" w:color="auto"/>
                <w:left w:val="none" w:sz="0" w:space="0" w:color="auto"/>
                <w:bottom w:val="none" w:sz="0" w:space="0" w:color="auto"/>
                <w:right w:val="none" w:sz="0" w:space="0" w:color="auto"/>
              </w:divBdr>
            </w:div>
            <w:div w:id="475269507">
              <w:marLeft w:val="0"/>
              <w:marRight w:val="0"/>
              <w:marTop w:val="0"/>
              <w:marBottom w:val="0"/>
              <w:divBdr>
                <w:top w:val="none" w:sz="0" w:space="0" w:color="auto"/>
                <w:left w:val="none" w:sz="0" w:space="0" w:color="auto"/>
                <w:bottom w:val="none" w:sz="0" w:space="0" w:color="auto"/>
                <w:right w:val="none" w:sz="0" w:space="0" w:color="auto"/>
              </w:divBdr>
            </w:div>
            <w:div w:id="475293890">
              <w:marLeft w:val="0"/>
              <w:marRight w:val="0"/>
              <w:marTop w:val="0"/>
              <w:marBottom w:val="0"/>
              <w:divBdr>
                <w:top w:val="none" w:sz="0" w:space="0" w:color="auto"/>
                <w:left w:val="none" w:sz="0" w:space="0" w:color="auto"/>
                <w:bottom w:val="none" w:sz="0" w:space="0" w:color="auto"/>
                <w:right w:val="none" w:sz="0" w:space="0" w:color="auto"/>
              </w:divBdr>
            </w:div>
            <w:div w:id="475729179">
              <w:marLeft w:val="0"/>
              <w:marRight w:val="0"/>
              <w:marTop w:val="0"/>
              <w:marBottom w:val="0"/>
              <w:divBdr>
                <w:top w:val="none" w:sz="0" w:space="0" w:color="auto"/>
                <w:left w:val="none" w:sz="0" w:space="0" w:color="auto"/>
                <w:bottom w:val="none" w:sz="0" w:space="0" w:color="auto"/>
                <w:right w:val="none" w:sz="0" w:space="0" w:color="auto"/>
              </w:divBdr>
            </w:div>
            <w:div w:id="476726260">
              <w:marLeft w:val="0"/>
              <w:marRight w:val="0"/>
              <w:marTop w:val="0"/>
              <w:marBottom w:val="0"/>
              <w:divBdr>
                <w:top w:val="none" w:sz="0" w:space="0" w:color="auto"/>
                <w:left w:val="none" w:sz="0" w:space="0" w:color="auto"/>
                <w:bottom w:val="none" w:sz="0" w:space="0" w:color="auto"/>
                <w:right w:val="none" w:sz="0" w:space="0" w:color="auto"/>
              </w:divBdr>
            </w:div>
            <w:div w:id="478426295">
              <w:marLeft w:val="0"/>
              <w:marRight w:val="0"/>
              <w:marTop w:val="0"/>
              <w:marBottom w:val="0"/>
              <w:divBdr>
                <w:top w:val="none" w:sz="0" w:space="0" w:color="auto"/>
                <w:left w:val="none" w:sz="0" w:space="0" w:color="auto"/>
                <w:bottom w:val="none" w:sz="0" w:space="0" w:color="auto"/>
                <w:right w:val="none" w:sz="0" w:space="0" w:color="auto"/>
              </w:divBdr>
            </w:div>
            <w:div w:id="478888384">
              <w:marLeft w:val="0"/>
              <w:marRight w:val="0"/>
              <w:marTop w:val="0"/>
              <w:marBottom w:val="0"/>
              <w:divBdr>
                <w:top w:val="none" w:sz="0" w:space="0" w:color="auto"/>
                <w:left w:val="none" w:sz="0" w:space="0" w:color="auto"/>
                <w:bottom w:val="none" w:sz="0" w:space="0" w:color="auto"/>
                <w:right w:val="none" w:sz="0" w:space="0" w:color="auto"/>
              </w:divBdr>
            </w:div>
            <w:div w:id="479075175">
              <w:marLeft w:val="0"/>
              <w:marRight w:val="0"/>
              <w:marTop w:val="0"/>
              <w:marBottom w:val="0"/>
              <w:divBdr>
                <w:top w:val="none" w:sz="0" w:space="0" w:color="auto"/>
                <w:left w:val="none" w:sz="0" w:space="0" w:color="auto"/>
                <w:bottom w:val="none" w:sz="0" w:space="0" w:color="auto"/>
                <w:right w:val="none" w:sz="0" w:space="0" w:color="auto"/>
              </w:divBdr>
            </w:div>
            <w:div w:id="479808938">
              <w:marLeft w:val="0"/>
              <w:marRight w:val="0"/>
              <w:marTop w:val="0"/>
              <w:marBottom w:val="0"/>
              <w:divBdr>
                <w:top w:val="none" w:sz="0" w:space="0" w:color="auto"/>
                <w:left w:val="none" w:sz="0" w:space="0" w:color="auto"/>
                <w:bottom w:val="none" w:sz="0" w:space="0" w:color="auto"/>
                <w:right w:val="none" w:sz="0" w:space="0" w:color="auto"/>
              </w:divBdr>
            </w:div>
            <w:div w:id="484786215">
              <w:marLeft w:val="0"/>
              <w:marRight w:val="0"/>
              <w:marTop w:val="0"/>
              <w:marBottom w:val="0"/>
              <w:divBdr>
                <w:top w:val="none" w:sz="0" w:space="0" w:color="auto"/>
                <w:left w:val="none" w:sz="0" w:space="0" w:color="auto"/>
                <w:bottom w:val="none" w:sz="0" w:space="0" w:color="auto"/>
                <w:right w:val="none" w:sz="0" w:space="0" w:color="auto"/>
              </w:divBdr>
            </w:div>
            <w:div w:id="486635526">
              <w:marLeft w:val="0"/>
              <w:marRight w:val="0"/>
              <w:marTop w:val="0"/>
              <w:marBottom w:val="0"/>
              <w:divBdr>
                <w:top w:val="none" w:sz="0" w:space="0" w:color="auto"/>
                <w:left w:val="none" w:sz="0" w:space="0" w:color="auto"/>
                <w:bottom w:val="none" w:sz="0" w:space="0" w:color="auto"/>
                <w:right w:val="none" w:sz="0" w:space="0" w:color="auto"/>
              </w:divBdr>
            </w:div>
            <w:div w:id="487552030">
              <w:marLeft w:val="0"/>
              <w:marRight w:val="0"/>
              <w:marTop w:val="0"/>
              <w:marBottom w:val="0"/>
              <w:divBdr>
                <w:top w:val="none" w:sz="0" w:space="0" w:color="auto"/>
                <w:left w:val="none" w:sz="0" w:space="0" w:color="auto"/>
                <w:bottom w:val="none" w:sz="0" w:space="0" w:color="auto"/>
                <w:right w:val="none" w:sz="0" w:space="0" w:color="auto"/>
              </w:divBdr>
            </w:div>
            <w:div w:id="488444866">
              <w:marLeft w:val="0"/>
              <w:marRight w:val="0"/>
              <w:marTop w:val="0"/>
              <w:marBottom w:val="0"/>
              <w:divBdr>
                <w:top w:val="none" w:sz="0" w:space="0" w:color="auto"/>
                <w:left w:val="none" w:sz="0" w:space="0" w:color="auto"/>
                <w:bottom w:val="none" w:sz="0" w:space="0" w:color="auto"/>
                <w:right w:val="none" w:sz="0" w:space="0" w:color="auto"/>
              </w:divBdr>
            </w:div>
            <w:div w:id="488912545">
              <w:marLeft w:val="0"/>
              <w:marRight w:val="0"/>
              <w:marTop w:val="0"/>
              <w:marBottom w:val="0"/>
              <w:divBdr>
                <w:top w:val="none" w:sz="0" w:space="0" w:color="auto"/>
                <w:left w:val="none" w:sz="0" w:space="0" w:color="auto"/>
                <w:bottom w:val="none" w:sz="0" w:space="0" w:color="auto"/>
                <w:right w:val="none" w:sz="0" w:space="0" w:color="auto"/>
              </w:divBdr>
            </w:div>
            <w:div w:id="490561928">
              <w:marLeft w:val="0"/>
              <w:marRight w:val="0"/>
              <w:marTop w:val="0"/>
              <w:marBottom w:val="0"/>
              <w:divBdr>
                <w:top w:val="none" w:sz="0" w:space="0" w:color="auto"/>
                <w:left w:val="none" w:sz="0" w:space="0" w:color="auto"/>
                <w:bottom w:val="none" w:sz="0" w:space="0" w:color="auto"/>
                <w:right w:val="none" w:sz="0" w:space="0" w:color="auto"/>
              </w:divBdr>
            </w:div>
            <w:div w:id="491798341">
              <w:marLeft w:val="0"/>
              <w:marRight w:val="0"/>
              <w:marTop w:val="0"/>
              <w:marBottom w:val="0"/>
              <w:divBdr>
                <w:top w:val="none" w:sz="0" w:space="0" w:color="auto"/>
                <w:left w:val="none" w:sz="0" w:space="0" w:color="auto"/>
                <w:bottom w:val="none" w:sz="0" w:space="0" w:color="auto"/>
                <w:right w:val="none" w:sz="0" w:space="0" w:color="auto"/>
              </w:divBdr>
            </w:div>
            <w:div w:id="494348087">
              <w:marLeft w:val="0"/>
              <w:marRight w:val="0"/>
              <w:marTop w:val="0"/>
              <w:marBottom w:val="0"/>
              <w:divBdr>
                <w:top w:val="none" w:sz="0" w:space="0" w:color="auto"/>
                <w:left w:val="none" w:sz="0" w:space="0" w:color="auto"/>
                <w:bottom w:val="none" w:sz="0" w:space="0" w:color="auto"/>
                <w:right w:val="none" w:sz="0" w:space="0" w:color="auto"/>
              </w:divBdr>
            </w:div>
            <w:div w:id="494995186">
              <w:marLeft w:val="0"/>
              <w:marRight w:val="0"/>
              <w:marTop w:val="0"/>
              <w:marBottom w:val="0"/>
              <w:divBdr>
                <w:top w:val="none" w:sz="0" w:space="0" w:color="auto"/>
                <w:left w:val="none" w:sz="0" w:space="0" w:color="auto"/>
                <w:bottom w:val="none" w:sz="0" w:space="0" w:color="auto"/>
                <w:right w:val="none" w:sz="0" w:space="0" w:color="auto"/>
              </w:divBdr>
            </w:div>
            <w:div w:id="499546225">
              <w:marLeft w:val="0"/>
              <w:marRight w:val="0"/>
              <w:marTop w:val="0"/>
              <w:marBottom w:val="0"/>
              <w:divBdr>
                <w:top w:val="none" w:sz="0" w:space="0" w:color="auto"/>
                <w:left w:val="none" w:sz="0" w:space="0" w:color="auto"/>
                <w:bottom w:val="none" w:sz="0" w:space="0" w:color="auto"/>
                <w:right w:val="none" w:sz="0" w:space="0" w:color="auto"/>
              </w:divBdr>
            </w:div>
            <w:div w:id="500197979">
              <w:marLeft w:val="0"/>
              <w:marRight w:val="0"/>
              <w:marTop w:val="0"/>
              <w:marBottom w:val="0"/>
              <w:divBdr>
                <w:top w:val="none" w:sz="0" w:space="0" w:color="auto"/>
                <w:left w:val="none" w:sz="0" w:space="0" w:color="auto"/>
                <w:bottom w:val="none" w:sz="0" w:space="0" w:color="auto"/>
                <w:right w:val="none" w:sz="0" w:space="0" w:color="auto"/>
              </w:divBdr>
            </w:div>
            <w:div w:id="503277779">
              <w:marLeft w:val="0"/>
              <w:marRight w:val="0"/>
              <w:marTop w:val="0"/>
              <w:marBottom w:val="0"/>
              <w:divBdr>
                <w:top w:val="none" w:sz="0" w:space="0" w:color="auto"/>
                <w:left w:val="none" w:sz="0" w:space="0" w:color="auto"/>
                <w:bottom w:val="none" w:sz="0" w:space="0" w:color="auto"/>
                <w:right w:val="none" w:sz="0" w:space="0" w:color="auto"/>
              </w:divBdr>
            </w:div>
            <w:div w:id="503324219">
              <w:marLeft w:val="0"/>
              <w:marRight w:val="0"/>
              <w:marTop w:val="0"/>
              <w:marBottom w:val="0"/>
              <w:divBdr>
                <w:top w:val="none" w:sz="0" w:space="0" w:color="auto"/>
                <w:left w:val="none" w:sz="0" w:space="0" w:color="auto"/>
                <w:bottom w:val="none" w:sz="0" w:space="0" w:color="auto"/>
                <w:right w:val="none" w:sz="0" w:space="0" w:color="auto"/>
              </w:divBdr>
            </w:div>
            <w:div w:id="503477046">
              <w:marLeft w:val="0"/>
              <w:marRight w:val="0"/>
              <w:marTop w:val="0"/>
              <w:marBottom w:val="0"/>
              <w:divBdr>
                <w:top w:val="none" w:sz="0" w:space="0" w:color="auto"/>
                <w:left w:val="none" w:sz="0" w:space="0" w:color="auto"/>
                <w:bottom w:val="none" w:sz="0" w:space="0" w:color="auto"/>
                <w:right w:val="none" w:sz="0" w:space="0" w:color="auto"/>
              </w:divBdr>
            </w:div>
            <w:div w:id="504637882">
              <w:marLeft w:val="0"/>
              <w:marRight w:val="0"/>
              <w:marTop w:val="0"/>
              <w:marBottom w:val="0"/>
              <w:divBdr>
                <w:top w:val="none" w:sz="0" w:space="0" w:color="auto"/>
                <w:left w:val="none" w:sz="0" w:space="0" w:color="auto"/>
                <w:bottom w:val="none" w:sz="0" w:space="0" w:color="auto"/>
                <w:right w:val="none" w:sz="0" w:space="0" w:color="auto"/>
              </w:divBdr>
            </w:div>
            <w:div w:id="505707264">
              <w:marLeft w:val="0"/>
              <w:marRight w:val="0"/>
              <w:marTop w:val="0"/>
              <w:marBottom w:val="0"/>
              <w:divBdr>
                <w:top w:val="none" w:sz="0" w:space="0" w:color="auto"/>
                <w:left w:val="none" w:sz="0" w:space="0" w:color="auto"/>
                <w:bottom w:val="none" w:sz="0" w:space="0" w:color="auto"/>
                <w:right w:val="none" w:sz="0" w:space="0" w:color="auto"/>
              </w:divBdr>
            </w:div>
            <w:div w:id="506795736">
              <w:marLeft w:val="0"/>
              <w:marRight w:val="0"/>
              <w:marTop w:val="0"/>
              <w:marBottom w:val="0"/>
              <w:divBdr>
                <w:top w:val="none" w:sz="0" w:space="0" w:color="auto"/>
                <w:left w:val="none" w:sz="0" w:space="0" w:color="auto"/>
                <w:bottom w:val="none" w:sz="0" w:space="0" w:color="auto"/>
                <w:right w:val="none" w:sz="0" w:space="0" w:color="auto"/>
              </w:divBdr>
            </w:div>
            <w:div w:id="507670428">
              <w:marLeft w:val="0"/>
              <w:marRight w:val="0"/>
              <w:marTop w:val="0"/>
              <w:marBottom w:val="0"/>
              <w:divBdr>
                <w:top w:val="none" w:sz="0" w:space="0" w:color="auto"/>
                <w:left w:val="none" w:sz="0" w:space="0" w:color="auto"/>
                <w:bottom w:val="none" w:sz="0" w:space="0" w:color="auto"/>
                <w:right w:val="none" w:sz="0" w:space="0" w:color="auto"/>
              </w:divBdr>
            </w:div>
            <w:div w:id="509494834">
              <w:marLeft w:val="0"/>
              <w:marRight w:val="0"/>
              <w:marTop w:val="0"/>
              <w:marBottom w:val="0"/>
              <w:divBdr>
                <w:top w:val="none" w:sz="0" w:space="0" w:color="auto"/>
                <w:left w:val="none" w:sz="0" w:space="0" w:color="auto"/>
                <w:bottom w:val="none" w:sz="0" w:space="0" w:color="auto"/>
                <w:right w:val="none" w:sz="0" w:space="0" w:color="auto"/>
              </w:divBdr>
            </w:div>
            <w:div w:id="513153475">
              <w:marLeft w:val="0"/>
              <w:marRight w:val="0"/>
              <w:marTop w:val="0"/>
              <w:marBottom w:val="0"/>
              <w:divBdr>
                <w:top w:val="none" w:sz="0" w:space="0" w:color="auto"/>
                <w:left w:val="none" w:sz="0" w:space="0" w:color="auto"/>
                <w:bottom w:val="none" w:sz="0" w:space="0" w:color="auto"/>
                <w:right w:val="none" w:sz="0" w:space="0" w:color="auto"/>
              </w:divBdr>
            </w:div>
            <w:div w:id="513962861">
              <w:marLeft w:val="0"/>
              <w:marRight w:val="0"/>
              <w:marTop w:val="360"/>
              <w:marBottom w:val="0"/>
              <w:divBdr>
                <w:top w:val="single" w:sz="6" w:space="0" w:color="auto"/>
                <w:left w:val="single" w:sz="6" w:space="0" w:color="auto"/>
                <w:bottom w:val="single" w:sz="6" w:space="0" w:color="auto"/>
                <w:right w:val="single" w:sz="6" w:space="0" w:color="auto"/>
              </w:divBdr>
            </w:div>
            <w:div w:id="514734600">
              <w:marLeft w:val="0"/>
              <w:marRight w:val="0"/>
              <w:marTop w:val="0"/>
              <w:marBottom w:val="0"/>
              <w:divBdr>
                <w:top w:val="none" w:sz="0" w:space="0" w:color="auto"/>
                <w:left w:val="none" w:sz="0" w:space="0" w:color="auto"/>
                <w:bottom w:val="none" w:sz="0" w:space="0" w:color="auto"/>
                <w:right w:val="none" w:sz="0" w:space="0" w:color="auto"/>
              </w:divBdr>
            </w:div>
            <w:div w:id="519702652">
              <w:marLeft w:val="0"/>
              <w:marRight w:val="0"/>
              <w:marTop w:val="0"/>
              <w:marBottom w:val="0"/>
              <w:divBdr>
                <w:top w:val="none" w:sz="0" w:space="0" w:color="auto"/>
                <w:left w:val="none" w:sz="0" w:space="0" w:color="auto"/>
                <w:bottom w:val="none" w:sz="0" w:space="0" w:color="auto"/>
                <w:right w:val="none" w:sz="0" w:space="0" w:color="auto"/>
              </w:divBdr>
            </w:div>
            <w:div w:id="520584445">
              <w:marLeft w:val="0"/>
              <w:marRight w:val="0"/>
              <w:marTop w:val="0"/>
              <w:marBottom w:val="0"/>
              <w:divBdr>
                <w:top w:val="none" w:sz="0" w:space="0" w:color="auto"/>
                <w:left w:val="none" w:sz="0" w:space="0" w:color="auto"/>
                <w:bottom w:val="none" w:sz="0" w:space="0" w:color="auto"/>
                <w:right w:val="none" w:sz="0" w:space="0" w:color="auto"/>
              </w:divBdr>
            </w:div>
            <w:div w:id="521820536">
              <w:marLeft w:val="0"/>
              <w:marRight w:val="0"/>
              <w:marTop w:val="0"/>
              <w:marBottom w:val="0"/>
              <w:divBdr>
                <w:top w:val="none" w:sz="0" w:space="0" w:color="auto"/>
                <w:left w:val="none" w:sz="0" w:space="0" w:color="auto"/>
                <w:bottom w:val="none" w:sz="0" w:space="0" w:color="auto"/>
                <w:right w:val="none" w:sz="0" w:space="0" w:color="auto"/>
              </w:divBdr>
            </w:div>
            <w:div w:id="524634771">
              <w:marLeft w:val="0"/>
              <w:marRight w:val="0"/>
              <w:marTop w:val="0"/>
              <w:marBottom w:val="0"/>
              <w:divBdr>
                <w:top w:val="none" w:sz="0" w:space="0" w:color="auto"/>
                <w:left w:val="none" w:sz="0" w:space="0" w:color="auto"/>
                <w:bottom w:val="none" w:sz="0" w:space="0" w:color="auto"/>
                <w:right w:val="none" w:sz="0" w:space="0" w:color="auto"/>
              </w:divBdr>
            </w:div>
            <w:div w:id="528300852">
              <w:marLeft w:val="0"/>
              <w:marRight w:val="0"/>
              <w:marTop w:val="0"/>
              <w:marBottom w:val="0"/>
              <w:divBdr>
                <w:top w:val="none" w:sz="0" w:space="0" w:color="auto"/>
                <w:left w:val="none" w:sz="0" w:space="0" w:color="auto"/>
                <w:bottom w:val="none" w:sz="0" w:space="0" w:color="auto"/>
                <w:right w:val="none" w:sz="0" w:space="0" w:color="auto"/>
              </w:divBdr>
            </w:div>
            <w:div w:id="528448229">
              <w:marLeft w:val="0"/>
              <w:marRight w:val="0"/>
              <w:marTop w:val="0"/>
              <w:marBottom w:val="0"/>
              <w:divBdr>
                <w:top w:val="none" w:sz="0" w:space="0" w:color="auto"/>
                <w:left w:val="none" w:sz="0" w:space="0" w:color="auto"/>
                <w:bottom w:val="none" w:sz="0" w:space="0" w:color="auto"/>
                <w:right w:val="none" w:sz="0" w:space="0" w:color="auto"/>
              </w:divBdr>
            </w:div>
            <w:div w:id="528837355">
              <w:marLeft w:val="0"/>
              <w:marRight w:val="0"/>
              <w:marTop w:val="0"/>
              <w:marBottom w:val="0"/>
              <w:divBdr>
                <w:top w:val="none" w:sz="0" w:space="0" w:color="auto"/>
                <w:left w:val="none" w:sz="0" w:space="0" w:color="auto"/>
                <w:bottom w:val="none" w:sz="0" w:space="0" w:color="auto"/>
                <w:right w:val="none" w:sz="0" w:space="0" w:color="auto"/>
              </w:divBdr>
            </w:div>
            <w:div w:id="529221054">
              <w:marLeft w:val="0"/>
              <w:marRight w:val="0"/>
              <w:marTop w:val="0"/>
              <w:marBottom w:val="0"/>
              <w:divBdr>
                <w:top w:val="none" w:sz="0" w:space="0" w:color="auto"/>
                <w:left w:val="none" w:sz="0" w:space="0" w:color="auto"/>
                <w:bottom w:val="none" w:sz="0" w:space="0" w:color="auto"/>
                <w:right w:val="none" w:sz="0" w:space="0" w:color="auto"/>
              </w:divBdr>
            </w:div>
            <w:div w:id="529295346">
              <w:marLeft w:val="0"/>
              <w:marRight w:val="0"/>
              <w:marTop w:val="0"/>
              <w:marBottom w:val="0"/>
              <w:divBdr>
                <w:top w:val="none" w:sz="0" w:space="0" w:color="auto"/>
                <w:left w:val="none" w:sz="0" w:space="0" w:color="auto"/>
                <w:bottom w:val="none" w:sz="0" w:space="0" w:color="auto"/>
                <w:right w:val="none" w:sz="0" w:space="0" w:color="auto"/>
              </w:divBdr>
            </w:div>
            <w:div w:id="529759396">
              <w:marLeft w:val="0"/>
              <w:marRight w:val="0"/>
              <w:marTop w:val="0"/>
              <w:marBottom w:val="0"/>
              <w:divBdr>
                <w:top w:val="none" w:sz="0" w:space="0" w:color="auto"/>
                <w:left w:val="none" w:sz="0" w:space="0" w:color="auto"/>
                <w:bottom w:val="none" w:sz="0" w:space="0" w:color="auto"/>
                <w:right w:val="none" w:sz="0" w:space="0" w:color="auto"/>
              </w:divBdr>
            </w:div>
            <w:div w:id="530217946">
              <w:marLeft w:val="0"/>
              <w:marRight w:val="0"/>
              <w:marTop w:val="0"/>
              <w:marBottom w:val="0"/>
              <w:divBdr>
                <w:top w:val="none" w:sz="0" w:space="0" w:color="auto"/>
                <w:left w:val="none" w:sz="0" w:space="0" w:color="auto"/>
                <w:bottom w:val="none" w:sz="0" w:space="0" w:color="auto"/>
                <w:right w:val="none" w:sz="0" w:space="0" w:color="auto"/>
              </w:divBdr>
            </w:div>
            <w:div w:id="530385131">
              <w:marLeft w:val="0"/>
              <w:marRight w:val="0"/>
              <w:marTop w:val="0"/>
              <w:marBottom w:val="0"/>
              <w:divBdr>
                <w:top w:val="none" w:sz="0" w:space="0" w:color="auto"/>
                <w:left w:val="none" w:sz="0" w:space="0" w:color="auto"/>
                <w:bottom w:val="none" w:sz="0" w:space="0" w:color="auto"/>
                <w:right w:val="none" w:sz="0" w:space="0" w:color="auto"/>
              </w:divBdr>
            </w:div>
            <w:div w:id="531918908">
              <w:marLeft w:val="0"/>
              <w:marRight w:val="0"/>
              <w:marTop w:val="0"/>
              <w:marBottom w:val="0"/>
              <w:divBdr>
                <w:top w:val="none" w:sz="0" w:space="0" w:color="auto"/>
                <w:left w:val="none" w:sz="0" w:space="0" w:color="auto"/>
                <w:bottom w:val="none" w:sz="0" w:space="0" w:color="auto"/>
                <w:right w:val="none" w:sz="0" w:space="0" w:color="auto"/>
              </w:divBdr>
            </w:div>
            <w:div w:id="531918924">
              <w:marLeft w:val="0"/>
              <w:marRight w:val="0"/>
              <w:marTop w:val="0"/>
              <w:marBottom w:val="0"/>
              <w:divBdr>
                <w:top w:val="none" w:sz="0" w:space="0" w:color="auto"/>
                <w:left w:val="none" w:sz="0" w:space="0" w:color="auto"/>
                <w:bottom w:val="none" w:sz="0" w:space="0" w:color="auto"/>
                <w:right w:val="none" w:sz="0" w:space="0" w:color="auto"/>
              </w:divBdr>
            </w:div>
            <w:div w:id="532499582">
              <w:marLeft w:val="0"/>
              <w:marRight w:val="0"/>
              <w:marTop w:val="0"/>
              <w:marBottom w:val="0"/>
              <w:divBdr>
                <w:top w:val="none" w:sz="0" w:space="0" w:color="auto"/>
                <w:left w:val="none" w:sz="0" w:space="0" w:color="auto"/>
                <w:bottom w:val="none" w:sz="0" w:space="0" w:color="auto"/>
                <w:right w:val="none" w:sz="0" w:space="0" w:color="auto"/>
              </w:divBdr>
            </w:div>
            <w:div w:id="533924178">
              <w:marLeft w:val="0"/>
              <w:marRight w:val="0"/>
              <w:marTop w:val="0"/>
              <w:marBottom w:val="0"/>
              <w:divBdr>
                <w:top w:val="none" w:sz="0" w:space="0" w:color="auto"/>
                <w:left w:val="none" w:sz="0" w:space="0" w:color="auto"/>
                <w:bottom w:val="none" w:sz="0" w:space="0" w:color="auto"/>
                <w:right w:val="none" w:sz="0" w:space="0" w:color="auto"/>
              </w:divBdr>
            </w:div>
            <w:div w:id="534317724">
              <w:marLeft w:val="0"/>
              <w:marRight w:val="0"/>
              <w:marTop w:val="0"/>
              <w:marBottom w:val="0"/>
              <w:divBdr>
                <w:top w:val="none" w:sz="0" w:space="0" w:color="auto"/>
                <w:left w:val="none" w:sz="0" w:space="0" w:color="auto"/>
                <w:bottom w:val="none" w:sz="0" w:space="0" w:color="auto"/>
                <w:right w:val="none" w:sz="0" w:space="0" w:color="auto"/>
              </w:divBdr>
            </w:div>
            <w:div w:id="535125583">
              <w:marLeft w:val="0"/>
              <w:marRight w:val="0"/>
              <w:marTop w:val="0"/>
              <w:marBottom w:val="0"/>
              <w:divBdr>
                <w:top w:val="none" w:sz="0" w:space="0" w:color="auto"/>
                <w:left w:val="none" w:sz="0" w:space="0" w:color="auto"/>
                <w:bottom w:val="none" w:sz="0" w:space="0" w:color="auto"/>
                <w:right w:val="none" w:sz="0" w:space="0" w:color="auto"/>
              </w:divBdr>
            </w:div>
            <w:div w:id="535703823">
              <w:marLeft w:val="0"/>
              <w:marRight w:val="0"/>
              <w:marTop w:val="0"/>
              <w:marBottom w:val="0"/>
              <w:divBdr>
                <w:top w:val="none" w:sz="0" w:space="0" w:color="auto"/>
                <w:left w:val="none" w:sz="0" w:space="0" w:color="auto"/>
                <w:bottom w:val="none" w:sz="0" w:space="0" w:color="auto"/>
                <w:right w:val="none" w:sz="0" w:space="0" w:color="auto"/>
              </w:divBdr>
            </w:div>
            <w:div w:id="537161632">
              <w:marLeft w:val="0"/>
              <w:marRight w:val="0"/>
              <w:marTop w:val="0"/>
              <w:marBottom w:val="0"/>
              <w:divBdr>
                <w:top w:val="none" w:sz="0" w:space="0" w:color="auto"/>
                <w:left w:val="none" w:sz="0" w:space="0" w:color="auto"/>
                <w:bottom w:val="none" w:sz="0" w:space="0" w:color="auto"/>
                <w:right w:val="none" w:sz="0" w:space="0" w:color="auto"/>
              </w:divBdr>
            </w:div>
            <w:div w:id="537670601">
              <w:marLeft w:val="0"/>
              <w:marRight w:val="0"/>
              <w:marTop w:val="0"/>
              <w:marBottom w:val="0"/>
              <w:divBdr>
                <w:top w:val="none" w:sz="0" w:space="0" w:color="auto"/>
                <w:left w:val="none" w:sz="0" w:space="0" w:color="auto"/>
                <w:bottom w:val="none" w:sz="0" w:space="0" w:color="auto"/>
                <w:right w:val="none" w:sz="0" w:space="0" w:color="auto"/>
              </w:divBdr>
            </w:div>
            <w:div w:id="540559999">
              <w:marLeft w:val="0"/>
              <w:marRight w:val="0"/>
              <w:marTop w:val="0"/>
              <w:marBottom w:val="0"/>
              <w:divBdr>
                <w:top w:val="none" w:sz="0" w:space="0" w:color="auto"/>
                <w:left w:val="none" w:sz="0" w:space="0" w:color="auto"/>
                <w:bottom w:val="none" w:sz="0" w:space="0" w:color="auto"/>
                <w:right w:val="none" w:sz="0" w:space="0" w:color="auto"/>
              </w:divBdr>
            </w:div>
            <w:div w:id="540703141">
              <w:marLeft w:val="0"/>
              <w:marRight w:val="0"/>
              <w:marTop w:val="0"/>
              <w:marBottom w:val="0"/>
              <w:divBdr>
                <w:top w:val="none" w:sz="0" w:space="0" w:color="auto"/>
                <w:left w:val="none" w:sz="0" w:space="0" w:color="auto"/>
                <w:bottom w:val="none" w:sz="0" w:space="0" w:color="auto"/>
                <w:right w:val="none" w:sz="0" w:space="0" w:color="auto"/>
              </w:divBdr>
            </w:div>
            <w:div w:id="540744769">
              <w:marLeft w:val="0"/>
              <w:marRight w:val="0"/>
              <w:marTop w:val="0"/>
              <w:marBottom w:val="0"/>
              <w:divBdr>
                <w:top w:val="none" w:sz="0" w:space="0" w:color="auto"/>
                <w:left w:val="none" w:sz="0" w:space="0" w:color="auto"/>
                <w:bottom w:val="none" w:sz="0" w:space="0" w:color="auto"/>
                <w:right w:val="none" w:sz="0" w:space="0" w:color="auto"/>
              </w:divBdr>
            </w:div>
            <w:div w:id="541208912">
              <w:marLeft w:val="0"/>
              <w:marRight w:val="0"/>
              <w:marTop w:val="0"/>
              <w:marBottom w:val="0"/>
              <w:divBdr>
                <w:top w:val="none" w:sz="0" w:space="0" w:color="auto"/>
                <w:left w:val="none" w:sz="0" w:space="0" w:color="auto"/>
                <w:bottom w:val="none" w:sz="0" w:space="0" w:color="auto"/>
                <w:right w:val="none" w:sz="0" w:space="0" w:color="auto"/>
              </w:divBdr>
            </w:div>
            <w:div w:id="542643652">
              <w:marLeft w:val="0"/>
              <w:marRight w:val="0"/>
              <w:marTop w:val="0"/>
              <w:marBottom w:val="0"/>
              <w:divBdr>
                <w:top w:val="none" w:sz="0" w:space="0" w:color="auto"/>
                <w:left w:val="none" w:sz="0" w:space="0" w:color="auto"/>
                <w:bottom w:val="none" w:sz="0" w:space="0" w:color="auto"/>
                <w:right w:val="none" w:sz="0" w:space="0" w:color="auto"/>
              </w:divBdr>
            </w:div>
            <w:div w:id="544408345">
              <w:marLeft w:val="0"/>
              <w:marRight w:val="0"/>
              <w:marTop w:val="0"/>
              <w:marBottom w:val="0"/>
              <w:divBdr>
                <w:top w:val="none" w:sz="0" w:space="0" w:color="auto"/>
                <w:left w:val="none" w:sz="0" w:space="0" w:color="auto"/>
                <w:bottom w:val="none" w:sz="0" w:space="0" w:color="auto"/>
                <w:right w:val="none" w:sz="0" w:space="0" w:color="auto"/>
              </w:divBdr>
            </w:div>
            <w:div w:id="544949530">
              <w:marLeft w:val="0"/>
              <w:marRight w:val="0"/>
              <w:marTop w:val="0"/>
              <w:marBottom w:val="0"/>
              <w:divBdr>
                <w:top w:val="none" w:sz="0" w:space="0" w:color="auto"/>
                <w:left w:val="none" w:sz="0" w:space="0" w:color="auto"/>
                <w:bottom w:val="none" w:sz="0" w:space="0" w:color="auto"/>
                <w:right w:val="none" w:sz="0" w:space="0" w:color="auto"/>
              </w:divBdr>
            </w:div>
            <w:div w:id="545023753">
              <w:marLeft w:val="0"/>
              <w:marRight w:val="0"/>
              <w:marTop w:val="0"/>
              <w:marBottom w:val="0"/>
              <w:divBdr>
                <w:top w:val="none" w:sz="0" w:space="0" w:color="auto"/>
                <w:left w:val="none" w:sz="0" w:space="0" w:color="auto"/>
                <w:bottom w:val="none" w:sz="0" w:space="0" w:color="auto"/>
                <w:right w:val="none" w:sz="0" w:space="0" w:color="auto"/>
              </w:divBdr>
            </w:div>
            <w:div w:id="548149904">
              <w:marLeft w:val="0"/>
              <w:marRight w:val="0"/>
              <w:marTop w:val="0"/>
              <w:marBottom w:val="0"/>
              <w:divBdr>
                <w:top w:val="none" w:sz="0" w:space="0" w:color="auto"/>
                <w:left w:val="none" w:sz="0" w:space="0" w:color="auto"/>
                <w:bottom w:val="none" w:sz="0" w:space="0" w:color="auto"/>
                <w:right w:val="none" w:sz="0" w:space="0" w:color="auto"/>
              </w:divBdr>
            </w:div>
            <w:div w:id="548684902">
              <w:marLeft w:val="0"/>
              <w:marRight w:val="0"/>
              <w:marTop w:val="0"/>
              <w:marBottom w:val="0"/>
              <w:divBdr>
                <w:top w:val="none" w:sz="0" w:space="0" w:color="auto"/>
                <w:left w:val="none" w:sz="0" w:space="0" w:color="auto"/>
                <w:bottom w:val="none" w:sz="0" w:space="0" w:color="auto"/>
                <w:right w:val="none" w:sz="0" w:space="0" w:color="auto"/>
              </w:divBdr>
            </w:div>
            <w:div w:id="551814727">
              <w:marLeft w:val="0"/>
              <w:marRight w:val="0"/>
              <w:marTop w:val="0"/>
              <w:marBottom w:val="0"/>
              <w:divBdr>
                <w:top w:val="none" w:sz="0" w:space="0" w:color="auto"/>
                <w:left w:val="none" w:sz="0" w:space="0" w:color="auto"/>
                <w:bottom w:val="none" w:sz="0" w:space="0" w:color="auto"/>
                <w:right w:val="none" w:sz="0" w:space="0" w:color="auto"/>
              </w:divBdr>
            </w:div>
            <w:div w:id="553548482">
              <w:marLeft w:val="0"/>
              <w:marRight w:val="0"/>
              <w:marTop w:val="0"/>
              <w:marBottom w:val="0"/>
              <w:divBdr>
                <w:top w:val="none" w:sz="0" w:space="0" w:color="auto"/>
                <w:left w:val="none" w:sz="0" w:space="0" w:color="auto"/>
                <w:bottom w:val="none" w:sz="0" w:space="0" w:color="auto"/>
                <w:right w:val="none" w:sz="0" w:space="0" w:color="auto"/>
              </w:divBdr>
            </w:div>
            <w:div w:id="554242899">
              <w:marLeft w:val="0"/>
              <w:marRight w:val="0"/>
              <w:marTop w:val="0"/>
              <w:marBottom w:val="0"/>
              <w:divBdr>
                <w:top w:val="none" w:sz="0" w:space="0" w:color="auto"/>
                <w:left w:val="none" w:sz="0" w:space="0" w:color="auto"/>
                <w:bottom w:val="none" w:sz="0" w:space="0" w:color="auto"/>
                <w:right w:val="none" w:sz="0" w:space="0" w:color="auto"/>
              </w:divBdr>
            </w:div>
            <w:div w:id="555750282">
              <w:marLeft w:val="0"/>
              <w:marRight w:val="0"/>
              <w:marTop w:val="0"/>
              <w:marBottom w:val="0"/>
              <w:divBdr>
                <w:top w:val="none" w:sz="0" w:space="0" w:color="auto"/>
                <w:left w:val="none" w:sz="0" w:space="0" w:color="auto"/>
                <w:bottom w:val="none" w:sz="0" w:space="0" w:color="auto"/>
                <w:right w:val="none" w:sz="0" w:space="0" w:color="auto"/>
              </w:divBdr>
            </w:div>
            <w:div w:id="556235731">
              <w:marLeft w:val="0"/>
              <w:marRight w:val="0"/>
              <w:marTop w:val="0"/>
              <w:marBottom w:val="0"/>
              <w:divBdr>
                <w:top w:val="none" w:sz="0" w:space="0" w:color="auto"/>
                <w:left w:val="none" w:sz="0" w:space="0" w:color="auto"/>
                <w:bottom w:val="none" w:sz="0" w:space="0" w:color="auto"/>
                <w:right w:val="none" w:sz="0" w:space="0" w:color="auto"/>
              </w:divBdr>
            </w:div>
            <w:div w:id="556866885">
              <w:marLeft w:val="0"/>
              <w:marRight w:val="0"/>
              <w:marTop w:val="0"/>
              <w:marBottom w:val="0"/>
              <w:divBdr>
                <w:top w:val="none" w:sz="0" w:space="0" w:color="auto"/>
                <w:left w:val="none" w:sz="0" w:space="0" w:color="auto"/>
                <w:bottom w:val="none" w:sz="0" w:space="0" w:color="auto"/>
                <w:right w:val="none" w:sz="0" w:space="0" w:color="auto"/>
              </w:divBdr>
            </w:div>
            <w:div w:id="557328893">
              <w:marLeft w:val="0"/>
              <w:marRight w:val="0"/>
              <w:marTop w:val="0"/>
              <w:marBottom w:val="0"/>
              <w:divBdr>
                <w:top w:val="none" w:sz="0" w:space="0" w:color="auto"/>
                <w:left w:val="none" w:sz="0" w:space="0" w:color="auto"/>
                <w:bottom w:val="none" w:sz="0" w:space="0" w:color="auto"/>
                <w:right w:val="none" w:sz="0" w:space="0" w:color="auto"/>
              </w:divBdr>
            </w:div>
            <w:div w:id="561332915">
              <w:marLeft w:val="0"/>
              <w:marRight w:val="0"/>
              <w:marTop w:val="0"/>
              <w:marBottom w:val="0"/>
              <w:divBdr>
                <w:top w:val="none" w:sz="0" w:space="0" w:color="auto"/>
                <w:left w:val="none" w:sz="0" w:space="0" w:color="auto"/>
                <w:bottom w:val="none" w:sz="0" w:space="0" w:color="auto"/>
                <w:right w:val="none" w:sz="0" w:space="0" w:color="auto"/>
              </w:divBdr>
            </w:div>
            <w:div w:id="562719165">
              <w:marLeft w:val="0"/>
              <w:marRight w:val="0"/>
              <w:marTop w:val="0"/>
              <w:marBottom w:val="0"/>
              <w:divBdr>
                <w:top w:val="none" w:sz="0" w:space="0" w:color="auto"/>
                <w:left w:val="none" w:sz="0" w:space="0" w:color="auto"/>
                <w:bottom w:val="none" w:sz="0" w:space="0" w:color="auto"/>
                <w:right w:val="none" w:sz="0" w:space="0" w:color="auto"/>
              </w:divBdr>
            </w:div>
            <w:div w:id="563217502">
              <w:marLeft w:val="0"/>
              <w:marRight w:val="0"/>
              <w:marTop w:val="0"/>
              <w:marBottom w:val="0"/>
              <w:divBdr>
                <w:top w:val="none" w:sz="0" w:space="0" w:color="auto"/>
                <w:left w:val="none" w:sz="0" w:space="0" w:color="auto"/>
                <w:bottom w:val="none" w:sz="0" w:space="0" w:color="auto"/>
                <w:right w:val="none" w:sz="0" w:space="0" w:color="auto"/>
              </w:divBdr>
            </w:div>
            <w:div w:id="563491510">
              <w:marLeft w:val="0"/>
              <w:marRight w:val="0"/>
              <w:marTop w:val="0"/>
              <w:marBottom w:val="0"/>
              <w:divBdr>
                <w:top w:val="none" w:sz="0" w:space="0" w:color="auto"/>
                <w:left w:val="none" w:sz="0" w:space="0" w:color="auto"/>
                <w:bottom w:val="none" w:sz="0" w:space="0" w:color="auto"/>
                <w:right w:val="none" w:sz="0" w:space="0" w:color="auto"/>
              </w:divBdr>
            </w:div>
            <w:div w:id="565918820">
              <w:marLeft w:val="0"/>
              <w:marRight w:val="0"/>
              <w:marTop w:val="0"/>
              <w:marBottom w:val="0"/>
              <w:divBdr>
                <w:top w:val="none" w:sz="0" w:space="0" w:color="auto"/>
                <w:left w:val="none" w:sz="0" w:space="0" w:color="auto"/>
                <w:bottom w:val="none" w:sz="0" w:space="0" w:color="auto"/>
                <w:right w:val="none" w:sz="0" w:space="0" w:color="auto"/>
              </w:divBdr>
            </w:div>
            <w:div w:id="570045539">
              <w:marLeft w:val="0"/>
              <w:marRight w:val="0"/>
              <w:marTop w:val="0"/>
              <w:marBottom w:val="0"/>
              <w:divBdr>
                <w:top w:val="none" w:sz="0" w:space="0" w:color="auto"/>
                <w:left w:val="none" w:sz="0" w:space="0" w:color="auto"/>
                <w:bottom w:val="none" w:sz="0" w:space="0" w:color="auto"/>
                <w:right w:val="none" w:sz="0" w:space="0" w:color="auto"/>
              </w:divBdr>
            </w:div>
            <w:div w:id="570892381">
              <w:marLeft w:val="0"/>
              <w:marRight w:val="0"/>
              <w:marTop w:val="0"/>
              <w:marBottom w:val="0"/>
              <w:divBdr>
                <w:top w:val="none" w:sz="0" w:space="0" w:color="auto"/>
                <w:left w:val="none" w:sz="0" w:space="0" w:color="auto"/>
                <w:bottom w:val="none" w:sz="0" w:space="0" w:color="auto"/>
                <w:right w:val="none" w:sz="0" w:space="0" w:color="auto"/>
              </w:divBdr>
            </w:div>
            <w:div w:id="571429103">
              <w:marLeft w:val="0"/>
              <w:marRight w:val="0"/>
              <w:marTop w:val="0"/>
              <w:marBottom w:val="0"/>
              <w:divBdr>
                <w:top w:val="none" w:sz="0" w:space="0" w:color="auto"/>
                <w:left w:val="none" w:sz="0" w:space="0" w:color="auto"/>
                <w:bottom w:val="none" w:sz="0" w:space="0" w:color="auto"/>
                <w:right w:val="none" w:sz="0" w:space="0" w:color="auto"/>
              </w:divBdr>
            </w:div>
            <w:div w:id="571820675">
              <w:marLeft w:val="0"/>
              <w:marRight w:val="0"/>
              <w:marTop w:val="0"/>
              <w:marBottom w:val="0"/>
              <w:divBdr>
                <w:top w:val="none" w:sz="0" w:space="0" w:color="auto"/>
                <w:left w:val="none" w:sz="0" w:space="0" w:color="auto"/>
                <w:bottom w:val="none" w:sz="0" w:space="0" w:color="auto"/>
                <w:right w:val="none" w:sz="0" w:space="0" w:color="auto"/>
              </w:divBdr>
            </w:div>
            <w:div w:id="573442199">
              <w:marLeft w:val="0"/>
              <w:marRight w:val="0"/>
              <w:marTop w:val="0"/>
              <w:marBottom w:val="0"/>
              <w:divBdr>
                <w:top w:val="none" w:sz="0" w:space="0" w:color="auto"/>
                <w:left w:val="none" w:sz="0" w:space="0" w:color="auto"/>
                <w:bottom w:val="none" w:sz="0" w:space="0" w:color="auto"/>
                <w:right w:val="none" w:sz="0" w:space="0" w:color="auto"/>
              </w:divBdr>
            </w:div>
            <w:div w:id="577403270">
              <w:marLeft w:val="0"/>
              <w:marRight w:val="0"/>
              <w:marTop w:val="0"/>
              <w:marBottom w:val="0"/>
              <w:divBdr>
                <w:top w:val="none" w:sz="0" w:space="0" w:color="auto"/>
                <w:left w:val="none" w:sz="0" w:space="0" w:color="auto"/>
                <w:bottom w:val="none" w:sz="0" w:space="0" w:color="auto"/>
                <w:right w:val="none" w:sz="0" w:space="0" w:color="auto"/>
              </w:divBdr>
            </w:div>
            <w:div w:id="579213794">
              <w:marLeft w:val="0"/>
              <w:marRight w:val="0"/>
              <w:marTop w:val="0"/>
              <w:marBottom w:val="0"/>
              <w:divBdr>
                <w:top w:val="none" w:sz="0" w:space="0" w:color="auto"/>
                <w:left w:val="none" w:sz="0" w:space="0" w:color="auto"/>
                <w:bottom w:val="none" w:sz="0" w:space="0" w:color="auto"/>
                <w:right w:val="none" w:sz="0" w:space="0" w:color="auto"/>
              </w:divBdr>
            </w:div>
            <w:div w:id="579413545">
              <w:marLeft w:val="0"/>
              <w:marRight w:val="0"/>
              <w:marTop w:val="0"/>
              <w:marBottom w:val="0"/>
              <w:divBdr>
                <w:top w:val="none" w:sz="0" w:space="0" w:color="auto"/>
                <w:left w:val="none" w:sz="0" w:space="0" w:color="auto"/>
                <w:bottom w:val="none" w:sz="0" w:space="0" w:color="auto"/>
                <w:right w:val="none" w:sz="0" w:space="0" w:color="auto"/>
              </w:divBdr>
            </w:div>
            <w:div w:id="579608523">
              <w:marLeft w:val="0"/>
              <w:marRight w:val="0"/>
              <w:marTop w:val="0"/>
              <w:marBottom w:val="0"/>
              <w:divBdr>
                <w:top w:val="none" w:sz="0" w:space="0" w:color="auto"/>
                <w:left w:val="none" w:sz="0" w:space="0" w:color="auto"/>
                <w:bottom w:val="none" w:sz="0" w:space="0" w:color="auto"/>
                <w:right w:val="none" w:sz="0" w:space="0" w:color="auto"/>
              </w:divBdr>
            </w:div>
            <w:div w:id="584338111">
              <w:marLeft w:val="0"/>
              <w:marRight w:val="0"/>
              <w:marTop w:val="0"/>
              <w:marBottom w:val="0"/>
              <w:divBdr>
                <w:top w:val="none" w:sz="0" w:space="0" w:color="auto"/>
                <w:left w:val="none" w:sz="0" w:space="0" w:color="auto"/>
                <w:bottom w:val="none" w:sz="0" w:space="0" w:color="auto"/>
                <w:right w:val="none" w:sz="0" w:space="0" w:color="auto"/>
              </w:divBdr>
            </w:div>
            <w:div w:id="584339094">
              <w:marLeft w:val="0"/>
              <w:marRight w:val="0"/>
              <w:marTop w:val="0"/>
              <w:marBottom w:val="0"/>
              <w:divBdr>
                <w:top w:val="none" w:sz="0" w:space="0" w:color="auto"/>
                <w:left w:val="none" w:sz="0" w:space="0" w:color="auto"/>
                <w:bottom w:val="none" w:sz="0" w:space="0" w:color="auto"/>
                <w:right w:val="none" w:sz="0" w:space="0" w:color="auto"/>
              </w:divBdr>
            </w:div>
            <w:div w:id="585113345">
              <w:marLeft w:val="0"/>
              <w:marRight w:val="0"/>
              <w:marTop w:val="0"/>
              <w:marBottom w:val="0"/>
              <w:divBdr>
                <w:top w:val="none" w:sz="0" w:space="0" w:color="auto"/>
                <w:left w:val="none" w:sz="0" w:space="0" w:color="auto"/>
                <w:bottom w:val="none" w:sz="0" w:space="0" w:color="auto"/>
                <w:right w:val="none" w:sz="0" w:space="0" w:color="auto"/>
              </w:divBdr>
            </w:div>
            <w:div w:id="585767527">
              <w:marLeft w:val="0"/>
              <w:marRight w:val="0"/>
              <w:marTop w:val="0"/>
              <w:marBottom w:val="0"/>
              <w:divBdr>
                <w:top w:val="none" w:sz="0" w:space="0" w:color="auto"/>
                <w:left w:val="none" w:sz="0" w:space="0" w:color="auto"/>
                <w:bottom w:val="none" w:sz="0" w:space="0" w:color="auto"/>
                <w:right w:val="none" w:sz="0" w:space="0" w:color="auto"/>
              </w:divBdr>
            </w:div>
            <w:div w:id="586960891">
              <w:marLeft w:val="0"/>
              <w:marRight w:val="0"/>
              <w:marTop w:val="0"/>
              <w:marBottom w:val="0"/>
              <w:divBdr>
                <w:top w:val="none" w:sz="0" w:space="0" w:color="auto"/>
                <w:left w:val="none" w:sz="0" w:space="0" w:color="auto"/>
                <w:bottom w:val="none" w:sz="0" w:space="0" w:color="auto"/>
                <w:right w:val="none" w:sz="0" w:space="0" w:color="auto"/>
              </w:divBdr>
            </w:div>
            <w:div w:id="588471158">
              <w:marLeft w:val="0"/>
              <w:marRight w:val="0"/>
              <w:marTop w:val="0"/>
              <w:marBottom w:val="0"/>
              <w:divBdr>
                <w:top w:val="none" w:sz="0" w:space="0" w:color="auto"/>
                <w:left w:val="none" w:sz="0" w:space="0" w:color="auto"/>
                <w:bottom w:val="none" w:sz="0" w:space="0" w:color="auto"/>
                <w:right w:val="none" w:sz="0" w:space="0" w:color="auto"/>
              </w:divBdr>
            </w:div>
            <w:div w:id="589047841">
              <w:marLeft w:val="0"/>
              <w:marRight w:val="0"/>
              <w:marTop w:val="0"/>
              <w:marBottom w:val="0"/>
              <w:divBdr>
                <w:top w:val="none" w:sz="0" w:space="0" w:color="auto"/>
                <w:left w:val="none" w:sz="0" w:space="0" w:color="auto"/>
                <w:bottom w:val="none" w:sz="0" w:space="0" w:color="auto"/>
                <w:right w:val="none" w:sz="0" w:space="0" w:color="auto"/>
              </w:divBdr>
            </w:div>
            <w:div w:id="595679183">
              <w:marLeft w:val="0"/>
              <w:marRight w:val="0"/>
              <w:marTop w:val="0"/>
              <w:marBottom w:val="0"/>
              <w:divBdr>
                <w:top w:val="none" w:sz="0" w:space="0" w:color="auto"/>
                <w:left w:val="none" w:sz="0" w:space="0" w:color="auto"/>
                <w:bottom w:val="none" w:sz="0" w:space="0" w:color="auto"/>
                <w:right w:val="none" w:sz="0" w:space="0" w:color="auto"/>
              </w:divBdr>
            </w:div>
            <w:div w:id="596982435">
              <w:marLeft w:val="0"/>
              <w:marRight w:val="0"/>
              <w:marTop w:val="0"/>
              <w:marBottom w:val="0"/>
              <w:divBdr>
                <w:top w:val="none" w:sz="0" w:space="0" w:color="auto"/>
                <w:left w:val="none" w:sz="0" w:space="0" w:color="auto"/>
                <w:bottom w:val="none" w:sz="0" w:space="0" w:color="auto"/>
                <w:right w:val="none" w:sz="0" w:space="0" w:color="auto"/>
              </w:divBdr>
            </w:div>
            <w:div w:id="598103433">
              <w:marLeft w:val="0"/>
              <w:marRight w:val="0"/>
              <w:marTop w:val="0"/>
              <w:marBottom w:val="0"/>
              <w:divBdr>
                <w:top w:val="none" w:sz="0" w:space="0" w:color="auto"/>
                <w:left w:val="none" w:sz="0" w:space="0" w:color="auto"/>
                <w:bottom w:val="none" w:sz="0" w:space="0" w:color="auto"/>
                <w:right w:val="none" w:sz="0" w:space="0" w:color="auto"/>
              </w:divBdr>
            </w:div>
            <w:div w:id="602614920">
              <w:marLeft w:val="0"/>
              <w:marRight w:val="0"/>
              <w:marTop w:val="0"/>
              <w:marBottom w:val="0"/>
              <w:divBdr>
                <w:top w:val="none" w:sz="0" w:space="0" w:color="auto"/>
                <w:left w:val="none" w:sz="0" w:space="0" w:color="auto"/>
                <w:bottom w:val="none" w:sz="0" w:space="0" w:color="auto"/>
                <w:right w:val="none" w:sz="0" w:space="0" w:color="auto"/>
              </w:divBdr>
            </w:div>
            <w:div w:id="605624320">
              <w:marLeft w:val="0"/>
              <w:marRight w:val="0"/>
              <w:marTop w:val="0"/>
              <w:marBottom w:val="0"/>
              <w:divBdr>
                <w:top w:val="none" w:sz="0" w:space="0" w:color="auto"/>
                <w:left w:val="none" w:sz="0" w:space="0" w:color="auto"/>
                <w:bottom w:val="none" w:sz="0" w:space="0" w:color="auto"/>
                <w:right w:val="none" w:sz="0" w:space="0" w:color="auto"/>
              </w:divBdr>
            </w:div>
            <w:div w:id="606154807">
              <w:marLeft w:val="0"/>
              <w:marRight w:val="0"/>
              <w:marTop w:val="0"/>
              <w:marBottom w:val="0"/>
              <w:divBdr>
                <w:top w:val="none" w:sz="0" w:space="0" w:color="auto"/>
                <w:left w:val="none" w:sz="0" w:space="0" w:color="auto"/>
                <w:bottom w:val="none" w:sz="0" w:space="0" w:color="auto"/>
                <w:right w:val="none" w:sz="0" w:space="0" w:color="auto"/>
              </w:divBdr>
            </w:div>
            <w:div w:id="606156117">
              <w:marLeft w:val="0"/>
              <w:marRight w:val="0"/>
              <w:marTop w:val="0"/>
              <w:marBottom w:val="0"/>
              <w:divBdr>
                <w:top w:val="none" w:sz="0" w:space="0" w:color="auto"/>
                <w:left w:val="none" w:sz="0" w:space="0" w:color="auto"/>
                <w:bottom w:val="none" w:sz="0" w:space="0" w:color="auto"/>
                <w:right w:val="none" w:sz="0" w:space="0" w:color="auto"/>
              </w:divBdr>
            </w:div>
            <w:div w:id="609555065">
              <w:marLeft w:val="0"/>
              <w:marRight w:val="0"/>
              <w:marTop w:val="0"/>
              <w:marBottom w:val="0"/>
              <w:divBdr>
                <w:top w:val="none" w:sz="0" w:space="0" w:color="auto"/>
                <w:left w:val="none" w:sz="0" w:space="0" w:color="auto"/>
                <w:bottom w:val="none" w:sz="0" w:space="0" w:color="auto"/>
                <w:right w:val="none" w:sz="0" w:space="0" w:color="auto"/>
              </w:divBdr>
            </w:div>
            <w:div w:id="610631650">
              <w:marLeft w:val="0"/>
              <w:marRight w:val="0"/>
              <w:marTop w:val="0"/>
              <w:marBottom w:val="0"/>
              <w:divBdr>
                <w:top w:val="none" w:sz="0" w:space="0" w:color="auto"/>
                <w:left w:val="none" w:sz="0" w:space="0" w:color="auto"/>
                <w:bottom w:val="none" w:sz="0" w:space="0" w:color="auto"/>
                <w:right w:val="none" w:sz="0" w:space="0" w:color="auto"/>
              </w:divBdr>
            </w:div>
            <w:div w:id="611207362">
              <w:marLeft w:val="0"/>
              <w:marRight w:val="0"/>
              <w:marTop w:val="0"/>
              <w:marBottom w:val="0"/>
              <w:divBdr>
                <w:top w:val="none" w:sz="0" w:space="0" w:color="auto"/>
                <w:left w:val="none" w:sz="0" w:space="0" w:color="auto"/>
                <w:bottom w:val="none" w:sz="0" w:space="0" w:color="auto"/>
                <w:right w:val="none" w:sz="0" w:space="0" w:color="auto"/>
              </w:divBdr>
            </w:div>
            <w:div w:id="613483762">
              <w:marLeft w:val="0"/>
              <w:marRight w:val="0"/>
              <w:marTop w:val="0"/>
              <w:marBottom w:val="0"/>
              <w:divBdr>
                <w:top w:val="none" w:sz="0" w:space="0" w:color="auto"/>
                <w:left w:val="none" w:sz="0" w:space="0" w:color="auto"/>
                <w:bottom w:val="none" w:sz="0" w:space="0" w:color="auto"/>
                <w:right w:val="none" w:sz="0" w:space="0" w:color="auto"/>
              </w:divBdr>
            </w:div>
            <w:div w:id="615135185">
              <w:marLeft w:val="0"/>
              <w:marRight w:val="0"/>
              <w:marTop w:val="0"/>
              <w:marBottom w:val="0"/>
              <w:divBdr>
                <w:top w:val="none" w:sz="0" w:space="0" w:color="auto"/>
                <w:left w:val="none" w:sz="0" w:space="0" w:color="auto"/>
                <w:bottom w:val="none" w:sz="0" w:space="0" w:color="auto"/>
                <w:right w:val="none" w:sz="0" w:space="0" w:color="auto"/>
              </w:divBdr>
            </w:div>
            <w:div w:id="616066743">
              <w:marLeft w:val="0"/>
              <w:marRight w:val="0"/>
              <w:marTop w:val="0"/>
              <w:marBottom w:val="0"/>
              <w:divBdr>
                <w:top w:val="none" w:sz="0" w:space="0" w:color="auto"/>
                <w:left w:val="none" w:sz="0" w:space="0" w:color="auto"/>
                <w:bottom w:val="none" w:sz="0" w:space="0" w:color="auto"/>
                <w:right w:val="none" w:sz="0" w:space="0" w:color="auto"/>
              </w:divBdr>
            </w:div>
            <w:div w:id="618681436">
              <w:marLeft w:val="0"/>
              <w:marRight w:val="0"/>
              <w:marTop w:val="0"/>
              <w:marBottom w:val="0"/>
              <w:divBdr>
                <w:top w:val="none" w:sz="0" w:space="0" w:color="auto"/>
                <w:left w:val="none" w:sz="0" w:space="0" w:color="auto"/>
                <w:bottom w:val="none" w:sz="0" w:space="0" w:color="auto"/>
                <w:right w:val="none" w:sz="0" w:space="0" w:color="auto"/>
              </w:divBdr>
            </w:div>
            <w:div w:id="621687138">
              <w:marLeft w:val="0"/>
              <w:marRight w:val="0"/>
              <w:marTop w:val="0"/>
              <w:marBottom w:val="0"/>
              <w:divBdr>
                <w:top w:val="none" w:sz="0" w:space="0" w:color="auto"/>
                <w:left w:val="none" w:sz="0" w:space="0" w:color="auto"/>
                <w:bottom w:val="none" w:sz="0" w:space="0" w:color="auto"/>
                <w:right w:val="none" w:sz="0" w:space="0" w:color="auto"/>
              </w:divBdr>
            </w:div>
            <w:div w:id="622419017">
              <w:marLeft w:val="0"/>
              <w:marRight w:val="0"/>
              <w:marTop w:val="0"/>
              <w:marBottom w:val="0"/>
              <w:divBdr>
                <w:top w:val="none" w:sz="0" w:space="0" w:color="auto"/>
                <w:left w:val="none" w:sz="0" w:space="0" w:color="auto"/>
                <w:bottom w:val="none" w:sz="0" w:space="0" w:color="auto"/>
                <w:right w:val="none" w:sz="0" w:space="0" w:color="auto"/>
              </w:divBdr>
            </w:div>
            <w:div w:id="624316042">
              <w:marLeft w:val="0"/>
              <w:marRight w:val="0"/>
              <w:marTop w:val="0"/>
              <w:marBottom w:val="0"/>
              <w:divBdr>
                <w:top w:val="none" w:sz="0" w:space="0" w:color="auto"/>
                <w:left w:val="none" w:sz="0" w:space="0" w:color="auto"/>
                <w:bottom w:val="none" w:sz="0" w:space="0" w:color="auto"/>
                <w:right w:val="none" w:sz="0" w:space="0" w:color="auto"/>
              </w:divBdr>
            </w:div>
            <w:div w:id="625965548">
              <w:marLeft w:val="0"/>
              <w:marRight w:val="0"/>
              <w:marTop w:val="0"/>
              <w:marBottom w:val="0"/>
              <w:divBdr>
                <w:top w:val="none" w:sz="0" w:space="0" w:color="auto"/>
                <w:left w:val="none" w:sz="0" w:space="0" w:color="auto"/>
                <w:bottom w:val="none" w:sz="0" w:space="0" w:color="auto"/>
                <w:right w:val="none" w:sz="0" w:space="0" w:color="auto"/>
              </w:divBdr>
            </w:div>
            <w:div w:id="628364054">
              <w:marLeft w:val="0"/>
              <w:marRight w:val="0"/>
              <w:marTop w:val="0"/>
              <w:marBottom w:val="0"/>
              <w:divBdr>
                <w:top w:val="none" w:sz="0" w:space="0" w:color="auto"/>
                <w:left w:val="none" w:sz="0" w:space="0" w:color="auto"/>
                <w:bottom w:val="none" w:sz="0" w:space="0" w:color="auto"/>
                <w:right w:val="none" w:sz="0" w:space="0" w:color="auto"/>
              </w:divBdr>
            </w:div>
            <w:div w:id="628970202">
              <w:marLeft w:val="0"/>
              <w:marRight w:val="0"/>
              <w:marTop w:val="0"/>
              <w:marBottom w:val="0"/>
              <w:divBdr>
                <w:top w:val="none" w:sz="0" w:space="0" w:color="auto"/>
                <w:left w:val="none" w:sz="0" w:space="0" w:color="auto"/>
                <w:bottom w:val="none" w:sz="0" w:space="0" w:color="auto"/>
                <w:right w:val="none" w:sz="0" w:space="0" w:color="auto"/>
              </w:divBdr>
            </w:div>
            <w:div w:id="629673640">
              <w:marLeft w:val="0"/>
              <w:marRight w:val="0"/>
              <w:marTop w:val="0"/>
              <w:marBottom w:val="0"/>
              <w:divBdr>
                <w:top w:val="none" w:sz="0" w:space="0" w:color="auto"/>
                <w:left w:val="none" w:sz="0" w:space="0" w:color="auto"/>
                <w:bottom w:val="none" w:sz="0" w:space="0" w:color="auto"/>
                <w:right w:val="none" w:sz="0" w:space="0" w:color="auto"/>
              </w:divBdr>
            </w:div>
            <w:div w:id="637032953">
              <w:marLeft w:val="0"/>
              <w:marRight w:val="0"/>
              <w:marTop w:val="0"/>
              <w:marBottom w:val="0"/>
              <w:divBdr>
                <w:top w:val="none" w:sz="0" w:space="0" w:color="auto"/>
                <w:left w:val="none" w:sz="0" w:space="0" w:color="auto"/>
                <w:bottom w:val="none" w:sz="0" w:space="0" w:color="auto"/>
                <w:right w:val="none" w:sz="0" w:space="0" w:color="auto"/>
              </w:divBdr>
            </w:div>
            <w:div w:id="640186499">
              <w:marLeft w:val="0"/>
              <w:marRight w:val="0"/>
              <w:marTop w:val="0"/>
              <w:marBottom w:val="0"/>
              <w:divBdr>
                <w:top w:val="none" w:sz="0" w:space="0" w:color="auto"/>
                <w:left w:val="none" w:sz="0" w:space="0" w:color="auto"/>
                <w:bottom w:val="none" w:sz="0" w:space="0" w:color="auto"/>
                <w:right w:val="none" w:sz="0" w:space="0" w:color="auto"/>
              </w:divBdr>
            </w:div>
            <w:div w:id="642151319">
              <w:marLeft w:val="0"/>
              <w:marRight w:val="0"/>
              <w:marTop w:val="0"/>
              <w:marBottom w:val="0"/>
              <w:divBdr>
                <w:top w:val="none" w:sz="0" w:space="0" w:color="auto"/>
                <w:left w:val="none" w:sz="0" w:space="0" w:color="auto"/>
                <w:bottom w:val="none" w:sz="0" w:space="0" w:color="auto"/>
                <w:right w:val="none" w:sz="0" w:space="0" w:color="auto"/>
              </w:divBdr>
            </w:div>
            <w:div w:id="643437310">
              <w:marLeft w:val="0"/>
              <w:marRight w:val="0"/>
              <w:marTop w:val="0"/>
              <w:marBottom w:val="0"/>
              <w:divBdr>
                <w:top w:val="none" w:sz="0" w:space="0" w:color="auto"/>
                <w:left w:val="none" w:sz="0" w:space="0" w:color="auto"/>
                <w:bottom w:val="none" w:sz="0" w:space="0" w:color="auto"/>
                <w:right w:val="none" w:sz="0" w:space="0" w:color="auto"/>
              </w:divBdr>
            </w:div>
            <w:div w:id="643704870">
              <w:marLeft w:val="0"/>
              <w:marRight w:val="0"/>
              <w:marTop w:val="0"/>
              <w:marBottom w:val="0"/>
              <w:divBdr>
                <w:top w:val="none" w:sz="0" w:space="0" w:color="auto"/>
                <w:left w:val="none" w:sz="0" w:space="0" w:color="auto"/>
                <w:bottom w:val="none" w:sz="0" w:space="0" w:color="auto"/>
                <w:right w:val="none" w:sz="0" w:space="0" w:color="auto"/>
              </w:divBdr>
            </w:div>
            <w:div w:id="649015314">
              <w:marLeft w:val="0"/>
              <w:marRight w:val="0"/>
              <w:marTop w:val="0"/>
              <w:marBottom w:val="0"/>
              <w:divBdr>
                <w:top w:val="none" w:sz="0" w:space="0" w:color="auto"/>
                <w:left w:val="none" w:sz="0" w:space="0" w:color="auto"/>
                <w:bottom w:val="none" w:sz="0" w:space="0" w:color="auto"/>
                <w:right w:val="none" w:sz="0" w:space="0" w:color="auto"/>
              </w:divBdr>
            </w:div>
            <w:div w:id="649092642">
              <w:marLeft w:val="0"/>
              <w:marRight w:val="0"/>
              <w:marTop w:val="0"/>
              <w:marBottom w:val="0"/>
              <w:divBdr>
                <w:top w:val="none" w:sz="0" w:space="0" w:color="auto"/>
                <w:left w:val="none" w:sz="0" w:space="0" w:color="auto"/>
                <w:bottom w:val="none" w:sz="0" w:space="0" w:color="auto"/>
                <w:right w:val="none" w:sz="0" w:space="0" w:color="auto"/>
              </w:divBdr>
            </w:div>
            <w:div w:id="649870014">
              <w:marLeft w:val="0"/>
              <w:marRight w:val="0"/>
              <w:marTop w:val="0"/>
              <w:marBottom w:val="0"/>
              <w:divBdr>
                <w:top w:val="none" w:sz="0" w:space="0" w:color="auto"/>
                <w:left w:val="none" w:sz="0" w:space="0" w:color="auto"/>
                <w:bottom w:val="none" w:sz="0" w:space="0" w:color="auto"/>
                <w:right w:val="none" w:sz="0" w:space="0" w:color="auto"/>
              </w:divBdr>
            </w:div>
            <w:div w:id="650789852">
              <w:marLeft w:val="0"/>
              <w:marRight w:val="0"/>
              <w:marTop w:val="0"/>
              <w:marBottom w:val="0"/>
              <w:divBdr>
                <w:top w:val="none" w:sz="0" w:space="0" w:color="auto"/>
                <w:left w:val="none" w:sz="0" w:space="0" w:color="auto"/>
                <w:bottom w:val="none" w:sz="0" w:space="0" w:color="auto"/>
                <w:right w:val="none" w:sz="0" w:space="0" w:color="auto"/>
              </w:divBdr>
            </w:div>
            <w:div w:id="651525499">
              <w:marLeft w:val="0"/>
              <w:marRight w:val="0"/>
              <w:marTop w:val="0"/>
              <w:marBottom w:val="0"/>
              <w:divBdr>
                <w:top w:val="none" w:sz="0" w:space="0" w:color="auto"/>
                <w:left w:val="none" w:sz="0" w:space="0" w:color="auto"/>
                <w:bottom w:val="none" w:sz="0" w:space="0" w:color="auto"/>
                <w:right w:val="none" w:sz="0" w:space="0" w:color="auto"/>
              </w:divBdr>
            </w:div>
            <w:div w:id="656496766">
              <w:marLeft w:val="0"/>
              <w:marRight w:val="0"/>
              <w:marTop w:val="0"/>
              <w:marBottom w:val="0"/>
              <w:divBdr>
                <w:top w:val="none" w:sz="0" w:space="0" w:color="auto"/>
                <w:left w:val="none" w:sz="0" w:space="0" w:color="auto"/>
                <w:bottom w:val="none" w:sz="0" w:space="0" w:color="auto"/>
                <w:right w:val="none" w:sz="0" w:space="0" w:color="auto"/>
              </w:divBdr>
            </w:div>
            <w:div w:id="661350140">
              <w:marLeft w:val="0"/>
              <w:marRight w:val="0"/>
              <w:marTop w:val="0"/>
              <w:marBottom w:val="0"/>
              <w:divBdr>
                <w:top w:val="none" w:sz="0" w:space="0" w:color="auto"/>
                <w:left w:val="none" w:sz="0" w:space="0" w:color="auto"/>
                <w:bottom w:val="none" w:sz="0" w:space="0" w:color="auto"/>
                <w:right w:val="none" w:sz="0" w:space="0" w:color="auto"/>
              </w:divBdr>
            </w:div>
            <w:div w:id="662315532">
              <w:marLeft w:val="0"/>
              <w:marRight w:val="0"/>
              <w:marTop w:val="360"/>
              <w:marBottom w:val="0"/>
              <w:divBdr>
                <w:top w:val="single" w:sz="6" w:space="0" w:color="auto"/>
                <w:left w:val="single" w:sz="6" w:space="0" w:color="auto"/>
                <w:bottom w:val="single" w:sz="6" w:space="0" w:color="auto"/>
                <w:right w:val="single" w:sz="6" w:space="0" w:color="auto"/>
              </w:divBdr>
            </w:div>
            <w:div w:id="662928830">
              <w:marLeft w:val="0"/>
              <w:marRight w:val="0"/>
              <w:marTop w:val="0"/>
              <w:marBottom w:val="0"/>
              <w:divBdr>
                <w:top w:val="none" w:sz="0" w:space="0" w:color="auto"/>
                <w:left w:val="none" w:sz="0" w:space="0" w:color="auto"/>
                <w:bottom w:val="none" w:sz="0" w:space="0" w:color="auto"/>
                <w:right w:val="none" w:sz="0" w:space="0" w:color="auto"/>
              </w:divBdr>
            </w:div>
            <w:div w:id="664941193">
              <w:marLeft w:val="0"/>
              <w:marRight w:val="0"/>
              <w:marTop w:val="0"/>
              <w:marBottom w:val="0"/>
              <w:divBdr>
                <w:top w:val="none" w:sz="0" w:space="0" w:color="auto"/>
                <w:left w:val="none" w:sz="0" w:space="0" w:color="auto"/>
                <w:bottom w:val="none" w:sz="0" w:space="0" w:color="auto"/>
                <w:right w:val="none" w:sz="0" w:space="0" w:color="auto"/>
              </w:divBdr>
            </w:div>
            <w:div w:id="665673789">
              <w:marLeft w:val="0"/>
              <w:marRight w:val="0"/>
              <w:marTop w:val="0"/>
              <w:marBottom w:val="0"/>
              <w:divBdr>
                <w:top w:val="none" w:sz="0" w:space="0" w:color="auto"/>
                <w:left w:val="none" w:sz="0" w:space="0" w:color="auto"/>
                <w:bottom w:val="none" w:sz="0" w:space="0" w:color="auto"/>
                <w:right w:val="none" w:sz="0" w:space="0" w:color="auto"/>
              </w:divBdr>
            </w:div>
            <w:div w:id="667899776">
              <w:marLeft w:val="0"/>
              <w:marRight w:val="0"/>
              <w:marTop w:val="0"/>
              <w:marBottom w:val="0"/>
              <w:divBdr>
                <w:top w:val="none" w:sz="0" w:space="0" w:color="auto"/>
                <w:left w:val="none" w:sz="0" w:space="0" w:color="auto"/>
                <w:bottom w:val="none" w:sz="0" w:space="0" w:color="auto"/>
                <w:right w:val="none" w:sz="0" w:space="0" w:color="auto"/>
              </w:divBdr>
            </w:div>
            <w:div w:id="668800592">
              <w:marLeft w:val="0"/>
              <w:marRight w:val="0"/>
              <w:marTop w:val="0"/>
              <w:marBottom w:val="0"/>
              <w:divBdr>
                <w:top w:val="none" w:sz="0" w:space="0" w:color="auto"/>
                <w:left w:val="none" w:sz="0" w:space="0" w:color="auto"/>
                <w:bottom w:val="none" w:sz="0" w:space="0" w:color="auto"/>
                <w:right w:val="none" w:sz="0" w:space="0" w:color="auto"/>
              </w:divBdr>
            </w:div>
            <w:div w:id="677073785">
              <w:marLeft w:val="0"/>
              <w:marRight w:val="0"/>
              <w:marTop w:val="0"/>
              <w:marBottom w:val="0"/>
              <w:divBdr>
                <w:top w:val="none" w:sz="0" w:space="0" w:color="auto"/>
                <w:left w:val="none" w:sz="0" w:space="0" w:color="auto"/>
                <w:bottom w:val="none" w:sz="0" w:space="0" w:color="auto"/>
                <w:right w:val="none" w:sz="0" w:space="0" w:color="auto"/>
              </w:divBdr>
            </w:div>
            <w:div w:id="678387805">
              <w:marLeft w:val="0"/>
              <w:marRight w:val="0"/>
              <w:marTop w:val="0"/>
              <w:marBottom w:val="0"/>
              <w:divBdr>
                <w:top w:val="none" w:sz="0" w:space="0" w:color="auto"/>
                <w:left w:val="none" w:sz="0" w:space="0" w:color="auto"/>
                <w:bottom w:val="none" w:sz="0" w:space="0" w:color="auto"/>
                <w:right w:val="none" w:sz="0" w:space="0" w:color="auto"/>
              </w:divBdr>
            </w:div>
            <w:div w:id="679478198">
              <w:marLeft w:val="0"/>
              <w:marRight w:val="0"/>
              <w:marTop w:val="0"/>
              <w:marBottom w:val="0"/>
              <w:divBdr>
                <w:top w:val="none" w:sz="0" w:space="0" w:color="auto"/>
                <w:left w:val="none" w:sz="0" w:space="0" w:color="auto"/>
                <w:bottom w:val="none" w:sz="0" w:space="0" w:color="auto"/>
                <w:right w:val="none" w:sz="0" w:space="0" w:color="auto"/>
              </w:divBdr>
            </w:div>
            <w:div w:id="681056764">
              <w:marLeft w:val="0"/>
              <w:marRight w:val="0"/>
              <w:marTop w:val="0"/>
              <w:marBottom w:val="0"/>
              <w:divBdr>
                <w:top w:val="none" w:sz="0" w:space="0" w:color="auto"/>
                <w:left w:val="none" w:sz="0" w:space="0" w:color="auto"/>
                <w:bottom w:val="none" w:sz="0" w:space="0" w:color="auto"/>
                <w:right w:val="none" w:sz="0" w:space="0" w:color="auto"/>
              </w:divBdr>
            </w:div>
            <w:div w:id="681668451">
              <w:marLeft w:val="0"/>
              <w:marRight w:val="0"/>
              <w:marTop w:val="0"/>
              <w:marBottom w:val="0"/>
              <w:divBdr>
                <w:top w:val="none" w:sz="0" w:space="0" w:color="auto"/>
                <w:left w:val="none" w:sz="0" w:space="0" w:color="auto"/>
                <w:bottom w:val="none" w:sz="0" w:space="0" w:color="auto"/>
                <w:right w:val="none" w:sz="0" w:space="0" w:color="auto"/>
              </w:divBdr>
            </w:div>
            <w:div w:id="684786613">
              <w:marLeft w:val="0"/>
              <w:marRight w:val="0"/>
              <w:marTop w:val="0"/>
              <w:marBottom w:val="0"/>
              <w:divBdr>
                <w:top w:val="none" w:sz="0" w:space="0" w:color="auto"/>
                <w:left w:val="none" w:sz="0" w:space="0" w:color="auto"/>
                <w:bottom w:val="none" w:sz="0" w:space="0" w:color="auto"/>
                <w:right w:val="none" w:sz="0" w:space="0" w:color="auto"/>
              </w:divBdr>
            </w:div>
            <w:div w:id="685903282">
              <w:marLeft w:val="0"/>
              <w:marRight w:val="0"/>
              <w:marTop w:val="0"/>
              <w:marBottom w:val="0"/>
              <w:divBdr>
                <w:top w:val="none" w:sz="0" w:space="0" w:color="auto"/>
                <w:left w:val="none" w:sz="0" w:space="0" w:color="auto"/>
                <w:bottom w:val="none" w:sz="0" w:space="0" w:color="auto"/>
                <w:right w:val="none" w:sz="0" w:space="0" w:color="auto"/>
              </w:divBdr>
            </w:div>
            <w:div w:id="686443702">
              <w:marLeft w:val="0"/>
              <w:marRight w:val="0"/>
              <w:marTop w:val="0"/>
              <w:marBottom w:val="0"/>
              <w:divBdr>
                <w:top w:val="none" w:sz="0" w:space="0" w:color="auto"/>
                <w:left w:val="none" w:sz="0" w:space="0" w:color="auto"/>
                <w:bottom w:val="none" w:sz="0" w:space="0" w:color="auto"/>
                <w:right w:val="none" w:sz="0" w:space="0" w:color="auto"/>
              </w:divBdr>
            </w:div>
            <w:div w:id="687606734">
              <w:marLeft w:val="0"/>
              <w:marRight w:val="0"/>
              <w:marTop w:val="0"/>
              <w:marBottom w:val="0"/>
              <w:divBdr>
                <w:top w:val="none" w:sz="0" w:space="0" w:color="auto"/>
                <w:left w:val="none" w:sz="0" w:space="0" w:color="auto"/>
                <w:bottom w:val="none" w:sz="0" w:space="0" w:color="auto"/>
                <w:right w:val="none" w:sz="0" w:space="0" w:color="auto"/>
              </w:divBdr>
            </w:div>
            <w:div w:id="692077695">
              <w:marLeft w:val="0"/>
              <w:marRight w:val="0"/>
              <w:marTop w:val="0"/>
              <w:marBottom w:val="0"/>
              <w:divBdr>
                <w:top w:val="none" w:sz="0" w:space="0" w:color="auto"/>
                <w:left w:val="none" w:sz="0" w:space="0" w:color="auto"/>
                <w:bottom w:val="none" w:sz="0" w:space="0" w:color="auto"/>
                <w:right w:val="none" w:sz="0" w:space="0" w:color="auto"/>
              </w:divBdr>
            </w:div>
            <w:div w:id="693573478">
              <w:marLeft w:val="0"/>
              <w:marRight w:val="0"/>
              <w:marTop w:val="0"/>
              <w:marBottom w:val="0"/>
              <w:divBdr>
                <w:top w:val="none" w:sz="0" w:space="0" w:color="auto"/>
                <w:left w:val="none" w:sz="0" w:space="0" w:color="auto"/>
                <w:bottom w:val="none" w:sz="0" w:space="0" w:color="auto"/>
                <w:right w:val="none" w:sz="0" w:space="0" w:color="auto"/>
              </w:divBdr>
            </w:div>
            <w:div w:id="697631008">
              <w:marLeft w:val="0"/>
              <w:marRight w:val="0"/>
              <w:marTop w:val="0"/>
              <w:marBottom w:val="0"/>
              <w:divBdr>
                <w:top w:val="none" w:sz="0" w:space="0" w:color="auto"/>
                <w:left w:val="none" w:sz="0" w:space="0" w:color="auto"/>
                <w:bottom w:val="none" w:sz="0" w:space="0" w:color="auto"/>
                <w:right w:val="none" w:sz="0" w:space="0" w:color="auto"/>
              </w:divBdr>
            </w:div>
            <w:div w:id="698703958">
              <w:marLeft w:val="0"/>
              <w:marRight w:val="0"/>
              <w:marTop w:val="0"/>
              <w:marBottom w:val="0"/>
              <w:divBdr>
                <w:top w:val="none" w:sz="0" w:space="0" w:color="auto"/>
                <w:left w:val="none" w:sz="0" w:space="0" w:color="auto"/>
                <w:bottom w:val="none" w:sz="0" w:space="0" w:color="auto"/>
                <w:right w:val="none" w:sz="0" w:space="0" w:color="auto"/>
              </w:divBdr>
            </w:div>
            <w:div w:id="700083414">
              <w:marLeft w:val="0"/>
              <w:marRight w:val="0"/>
              <w:marTop w:val="0"/>
              <w:marBottom w:val="0"/>
              <w:divBdr>
                <w:top w:val="none" w:sz="0" w:space="0" w:color="auto"/>
                <w:left w:val="none" w:sz="0" w:space="0" w:color="auto"/>
                <w:bottom w:val="none" w:sz="0" w:space="0" w:color="auto"/>
                <w:right w:val="none" w:sz="0" w:space="0" w:color="auto"/>
              </w:divBdr>
            </w:div>
            <w:div w:id="700907901">
              <w:marLeft w:val="0"/>
              <w:marRight w:val="0"/>
              <w:marTop w:val="0"/>
              <w:marBottom w:val="0"/>
              <w:divBdr>
                <w:top w:val="none" w:sz="0" w:space="0" w:color="auto"/>
                <w:left w:val="none" w:sz="0" w:space="0" w:color="auto"/>
                <w:bottom w:val="none" w:sz="0" w:space="0" w:color="auto"/>
                <w:right w:val="none" w:sz="0" w:space="0" w:color="auto"/>
              </w:divBdr>
            </w:div>
            <w:div w:id="702636207">
              <w:marLeft w:val="0"/>
              <w:marRight w:val="0"/>
              <w:marTop w:val="0"/>
              <w:marBottom w:val="0"/>
              <w:divBdr>
                <w:top w:val="none" w:sz="0" w:space="0" w:color="auto"/>
                <w:left w:val="none" w:sz="0" w:space="0" w:color="auto"/>
                <w:bottom w:val="none" w:sz="0" w:space="0" w:color="auto"/>
                <w:right w:val="none" w:sz="0" w:space="0" w:color="auto"/>
              </w:divBdr>
            </w:div>
            <w:div w:id="703362183">
              <w:marLeft w:val="0"/>
              <w:marRight w:val="0"/>
              <w:marTop w:val="0"/>
              <w:marBottom w:val="0"/>
              <w:divBdr>
                <w:top w:val="none" w:sz="0" w:space="0" w:color="auto"/>
                <w:left w:val="none" w:sz="0" w:space="0" w:color="auto"/>
                <w:bottom w:val="none" w:sz="0" w:space="0" w:color="auto"/>
                <w:right w:val="none" w:sz="0" w:space="0" w:color="auto"/>
              </w:divBdr>
            </w:div>
            <w:div w:id="709231996">
              <w:marLeft w:val="0"/>
              <w:marRight w:val="0"/>
              <w:marTop w:val="0"/>
              <w:marBottom w:val="0"/>
              <w:divBdr>
                <w:top w:val="none" w:sz="0" w:space="0" w:color="auto"/>
                <w:left w:val="none" w:sz="0" w:space="0" w:color="auto"/>
                <w:bottom w:val="none" w:sz="0" w:space="0" w:color="auto"/>
                <w:right w:val="none" w:sz="0" w:space="0" w:color="auto"/>
              </w:divBdr>
            </w:div>
            <w:div w:id="709840138">
              <w:marLeft w:val="0"/>
              <w:marRight w:val="0"/>
              <w:marTop w:val="0"/>
              <w:marBottom w:val="0"/>
              <w:divBdr>
                <w:top w:val="none" w:sz="0" w:space="0" w:color="auto"/>
                <w:left w:val="none" w:sz="0" w:space="0" w:color="auto"/>
                <w:bottom w:val="none" w:sz="0" w:space="0" w:color="auto"/>
                <w:right w:val="none" w:sz="0" w:space="0" w:color="auto"/>
              </w:divBdr>
            </w:div>
            <w:div w:id="711350164">
              <w:marLeft w:val="0"/>
              <w:marRight w:val="0"/>
              <w:marTop w:val="0"/>
              <w:marBottom w:val="0"/>
              <w:divBdr>
                <w:top w:val="none" w:sz="0" w:space="0" w:color="auto"/>
                <w:left w:val="none" w:sz="0" w:space="0" w:color="auto"/>
                <w:bottom w:val="none" w:sz="0" w:space="0" w:color="auto"/>
                <w:right w:val="none" w:sz="0" w:space="0" w:color="auto"/>
              </w:divBdr>
            </w:div>
            <w:div w:id="711659925">
              <w:marLeft w:val="0"/>
              <w:marRight w:val="0"/>
              <w:marTop w:val="0"/>
              <w:marBottom w:val="0"/>
              <w:divBdr>
                <w:top w:val="none" w:sz="0" w:space="0" w:color="auto"/>
                <w:left w:val="none" w:sz="0" w:space="0" w:color="auto"/>
                <w:bottom w:val="none" w:sz="0" w:space="0" w:color="auto"/>
                <w:right w:val="none" w:sz="0" w:space="0" w:color="auto"/>
              </w:divBdr>
            </w:div>
            <w:div w:id="712920086">
              <w:marLeft w:val="0"/>
              <w:marRight w:val="0"/>
              <w:marTop w:val="0"/>
              <w:marBottom w:val="0"/>
              <w:divBdr>
                <w:top w:val="none" w:sz="0" w:space="0" w:color="auto"/>
                <w:left w:val="none" w:sz="0" w:space="0" w:color="auto"/>
                <w:bottom w:val="none" w:sz="0" w:space="0" w:color="auto"/>
                <w:right w:val="none" w:sz="0" w:space="0" w:color="auto"/>
              </w:divBdr>
            </w:div>
            <w:div w:id="713624480">
              <w:marLeft w:val="0"/>
              <w:marRight w:val="0"/>
              <w:marTop w:val="0"/>
              <w:marBottom w:val="0"/>
              <w:divBdr>
                <w:top w:val="none" w:sz="0" w:space="0" w:color="auto"/>
                <w:left w:val="none" w:sz="0" w:space="0" w:color="auto"/>
                <w:bottom w:val="none" w:sz="0" w:space="0" w:color="auto"/>
                <w:right w:val="none" w:sz="0" w:space="0" w:color="auto"/>
              </w:divBdr>
            </w:div>
            <w:div w:id="714700160">
              <w:marLeft w:val="0"/>
              <w:marRight w:val="0"/>
              <w:marTop w:val="360"/>
              <w:marBottom w:val="0"/>
              <w:divBdr>
                <w:top w:val="single" w:sz="6" w:space="0" w:color="auto"/>
                <w:left w:val="single" w:sz="6" w:space="0" w:color="auto"/>
                <w:bottom w:val="single" w:sz="6" w:space="0" w:color="auto"/>
                <w:right w:val="single" w:sz="6" w:space="0" w:color="auto"/>
              </w:divBdr>
            </w:div>
            <w:div w:id="717439451">
              <w:marLeft w:val="0"/>
              <w:marRight w:val="0"/>
              <w:marTop w:val="0"/>
              <w:marBottom w:val="0"/>
              <w:divBdr>
                <w:top w:val="none" w:sz="0" w:space="0" w:color="auto"/>
                <w:left w:val="none" w:sz="0" w:space="0" w:color="auto"/>
                <w:bottom w:val="none" w:sz="0" w:space="0" w:color="auto"/>
                <w:right w:val="none" w:sz="0" w:space="0" w:color="auto"/>
              </w:divBdr>
            </w:div>
            <w:div w:id="717819755">
              <w:marLeft w:val="0"/>
              <w:marRight w:val="0"/>
              <w:marTop w:val="0"/>
              <w:marBottom w:val="0"/>
              <w:divBdr>
                <w:top w:val="none" w:sz="0" w:space="0" w:color="auto"/>
                <w:left w:val="none" w:sz="0" w:space="0" w:color="auto"/>
                <w:bottom w:val="none" w:sz="0" w:space="0" w:color="auto"/>
                <w:right w:val="none" w:sz="0" w:space="0" w:color="auto"/>
              </w:divBdr>
            </w:div>
            <w:div w:id="720052914">
              <w:marLeft w:val="0"/>
              <w:marRight w:val="0"/>
              <w:marTop w:val="0"/>
              <w:marBottom w:val="0"/>
              <w:divBdr>
                <w:top w:val="none" w:sz="0" w:space="0" w:color="auto"/>
                <w:left w:val="none" w:sz="0" w:space="0" w:color="auto"/>
                <w:bottom w:val="none" w:sz="0" w:space="0" w:color="auto"/>
                <w:right w:val="none" w:sz="0" w:space="0" w:color="auto"/>
              </w:divBdr>
            </w:div>
            <w:div w:id="720135255">
              <w:marLeft w:val="0"/>
              <w:marRight w:val="0"/>
              <w:marTop w:val="0"/>
              <w:marBottom w:val="0"/>
              <w:divBdr>
                <w:top w:val="none" w:sz="0" w:space="0" w:color="auto"/>
                <w:left w:val="none" w:sz="0" w:space="0" w:color="auto"/>
                <w:bottom w:val="none" w:sz="0" w:space="0" w:color="auto"/>
                <w:right w:val="none" w:sz="0" w:space="0" w:color="auto"/>
              </w:divBdr>
            </w:div>
            <w:div w:id="720860395">
              <w:marLeft w:val="0"/>
              <w:marRight w:val="0"/>
              <w:marTop w:val="0"/>
              <w:marBottom w:val="0"/>
              <w:divBdr>
                <w:top w:val="none" w:sz="0" w:space="0" w:color="auto"/>
                <w:left w:val="none" w:sz="0" w:space="0" w:color="auto"/>
                <w:bottom w:val="none" w:sz="0" w:space="0" w:color="auto"/>
                <w:right w:val="none" w:sz="0" w:space="0" w:color="auto"/>
              </w:divBdr>
            </w:div>
            <w:div w:id="721100654">
              <w:marLeft w:val="0"/>
              <w:marRight w:val="0"/>
              <w:marTop w:val="0"/>
              <w:marBottom w:val="0"/>
              <w:divBdr>
                <w:top w:val="none" w:sz="0" w:space="0" w:color="auto"/>
                <w:left w:val="none" w:sz="0" w:space="0" w:color="auto"/>
                <w:bottom w:val="none" w:sz="0" w:space="0" w:color="auto"/>
                <w:right w:val="none" w:sz="0" w:space="0" w:color="auto"/>
              </w:divBdr>
            </w:div>
            <w:div w:id="721291120">
              <w:marLeft w:val="0"/>
              <w:marRight w:val="0"/>
              <w:marTop w:val="0"/>
              <w:marBottom w:val="0"/>
              <w:divBdr>
                <w:top w:val="none" w:sz="0" w:space="0" w:color="auto"/>
                <w:left w:val="none" w:sz="0" w:space="0" w:color="auto"/>
                <w:bottom w:val="none" w:sz="0" w:space="0" w:color="auto"/>
                <w:right w:val="none" w:sz="0" w:space="0" w:color="auto"/>
              </w:divBdr>
              <w:divsChild>
                <w:div w:id="8455946">
                  <w:marLeft w:val="0"/>
                  <w:marRight w:val="0"/>
                  <w:marTop w:val="0"/>
                  <w:marBottom w:val="0"/>
                  <w:divBdr>
                    <w:top w:val="none" w:sz="0" w:space="0" w:color="auto"/>
                    <w:left w:val="none" w:sz="0" w:space="0" w:color="auto"/>
                    <w:bottom w:val="none" w:sz="0" w:space="0" w:color="auto"/>
                    <w:right w:val="none" w:sz="0" w:space="0" w:color="auto"/>
                  </w:divBdr>
                </w:div>
                <w:div w:id="8458920">
                  <w:marLeft w:val="0"/>
                  <w:marRight w:val="0"/>
                  <w:marTop w:val="0"/>
                  <w:marBottom w:val="0"/>
                  <w:divBdr>
                    <w:top w:val="none" w:sz="0" w:space="0" w:color="auto"/>
                    <w:left w:val="none" w:sz="0" w:space="0" w:color="auto"/>
                    <w:bottom w:val="none" w:sz="0" w:space="0" w:color="auto"/>
                    <w:right w:val="none" w:sz="0" w:space="0" w:color="auto"/>
                  </w:divBdr>
                </w:div>
                <w:div w:id="16662271">
                  <w:marLeft w:val="0"/>
                  <w:marRight w:val="0"/>
                  <w:marTop w:val="0"/>
                  <w:marBottom w:val="0"/>
                  <w:divBdr>
                    <w:top w:val="none" w:sz="0" w:space="0" w:color="auto"/>
                    <w:left w:val="none" w:sz="0" w:space="0" w:color="auto"/>
                    <w:bottom w:val="none" w:sz="0" w:space="0" w:color="auto"/>
                    <w:right w:val="none" w:sz="0" w:space="0" w:color="auto"/>
                  </w:divBdr>
                </w:div>
                <w:div w:id="22245790">
                  <w:marLeft w:val="0"/>
                  <w:marRight w:val="0"/>
                  <w:marTop w:val="0"/>
                  <w:marBottom w:val="0"/>
                  <w:divBdr>
                    <w:top w:val="none" w:sz="0" w:space="0" w:color="auto"/>
                    <w:left w:val="none" w:sz="0" w:space="0" w:color="auto"/>
                    <w:bottom w:val="none" w:sz="0" w:space="0" w:color="auto"/>
                    <w:right w:val="none" w:sz="0" w:space="0" w:color="auto"/>
                  </w:divBdr>
                </w:div>
                <w:div w:id="74211736">
                  <w:marLeft w:val="0"/>
                  <w:marRight w:val="0"/>
                  <w:marTop w:val="0"/>
                  <w:marBottom w:val="0"/>
                  <w:divBdr>
                    <w:top w:val="none" w:sz="0" w:space="0" w:color="auto"/>
                    <w:left w:val="none" w:sz="0" w:space="0" w:color="auto"/>
                    <w:bottom w:val="none" w:sz="0" w:space="0" w:color="auto"/>
                    <w:right w:val="none" w:sz="0" w:space="0" w:color="auto"/>
                  </w:divBdr>
                </w:div>
                <w:div w:id="95251826">
                  <w:marLeft w:val="0"/>
                  <w:marRight w:val="0"/>
                  <w:marTop w:val="0"/>
                  <w:marBottom w:val="0"/>
                  <w:divBdr>
                    <w:top w:val="none" w:sz="0" w:space="0" w:color="auto"/>
                    <w:left w:val="none" w:sz="0" w:space="0" w:color="auto"/>
                    <w:bottom w:val="none" w:sz="0" w:space="0" w:color="auto"/>
                    <w:right w:val="none" w:sz="0" w:space="0" w:color="auto"/>
                  </w:divBdr>
                </w:div>
                <w:div w:id="106851531">
                  <w:marLeft w:val="0"/>
                  <w:marRight w:val="0"/>
                  <w:marTop w:val="0"/>
                  <w:marBottom w:val="0"/>
                  <w:divBdr>
                    <w:top w:val="none" w:sz="0" w:space="0" w:color="auto"/>
                    <w:left w:val="none" w:sz="0" w:space="0" w:color="auto"/>
                    <w:bottom w:val="none" w:sz="0" w:space="0" w:color="auto"/>
                    <w:right w:val="none" w:sz="0" w:space="0" w:color="auto"/>
                  </w:divBdr>
                </w:div>
                <w:div w:id="137188977">
                  <w:marLeft w:val="0"/>
                  <w:marRight w:val="0"/>
                  <w:marTop w:val="0"/>
                  <w:marBottom w:val="0"/>
                  <w:divBdr>
                    <w:top w:val="none" w:sz="0" w:space="0" w:color="auto"/>
                    <w:left w:val="none" w:sz="0" w:space="0" w:color="auto"/>
                    <w:bottom w:val="none" w:sz="0" w:space="0" w:color="auto"/>
                    <w:right w:val="none" w:sz="0" w:space="0" w:color="auto"/>
                  </w:divBdr>
                </w:div>
                <w:div w:id="143547911">
                  <w:marLeft w:val="0"/>
                  <w:marRight w:val="0"/>
                  <w:marTop w:val="0"/>
                  <w:marBottom w:val="0"/>
                  <w:divBdr>
                    <w:top w:val="none" w:sz="0" w:space="0" w:color="auto"/>
                    <w:left w:val="none" w:sz="0" w:space="0" w:color="auto"/>
                    <w:bottom w:val="none" w:sz="0" w:space="0" w:color="auto"/>
                    <w:right w:val="none" w:sz="0" w:space="0" w:color="auto"/>
                  </w:divBdr>
                </w:div>
                <w:div w:id="172577384">
                  <w:marLeft w:val="0"/>
                  <w:marRight w:val="0"/>
                  <w:marTop w:val="0"/>
                  <w:marBottom w:val="0"/>
                  <w:divBdr>
                    <w:top w:val="none" w:sz="0" w:space="0" w:color="auto"/>
                    <w:left w:val="none" w:sz="0" w:space="0" w:color="auto"/>
                    <w:bottom w:val="none" w:sz="0" w:space="0" w:color="auto"/>
                    <w:right w:val="none" w:sz="0" w:space="0" w:color="auto"/>
                  </w:divBdr>
                </w:div>
                <w:div w:id="198786173">
                  <w:marLeft w:val="0"/>
                  <w:marRight w:val="0"/>
                  <w:marTop w:val="0"/>
                  <w:marBottom w:val="0"/>
                  <w:divBdr>
                    <w:top w:val="none" w:sz="0" w:space="0" w:color="auto"/>
                    <w:left w:val="none" w:sz="0" w:space="0" w:color="auto"/>
                    <w:bottom w:val="none" w:sz="0" w:space="0" w:color="auto"/>
                    <w:right w:val="none" w:sz="0" w:space="0" w:color="auto"/>
                  </w:divBdr>
                </w:div>
                <w:div w:id="217595675">
                  <w:marLeft w:val="0"/>
                  <w:marRight w:val="0"/>
                  <w:marTop w:val="0"/>
                  <w:marBottom w:val="0"/>
                  <w:divBdr>
                    <w:top w:val="none" w:sz="0" w:space="0" w:color="auto"/>
                    <w:left w:val="none" w:sz="0" w:space="0" w:color="auto"/>
                    <w:bottom w:val="none" w:sz="0" w:space="0" w:color="auto"/>
                    <w:right w:val="none" w:sz="0" w:space="0" w:color="auto"/>
                  </w:divBdr>
                </w:div>
                <w:div w:id="290671634">
                  <w:marLeft w:val="0"/>
                  <w:marRight w:val="0"/>
                  <w:marTop w:val="0"/>
                  <w:marBottom w:val="0"/>
                  <w:divBdr>
                    <w:top w:val="none" w:sz="0" w:space="0" w:color="auto"/>
                    <w:left w:val="none" w:sz="0" w:space="0" w:color="auto"/>
                    <w:bottom w:val="none" w:sz="0" w:space="0" w:color="auto"/>
                    <w:right w:val="none" w:sz="0" w:space="0" w:color="auto"/>
                  </w:divBdr>
                </w:div>
                <w:div w:id="331759691">
                  <w:marLeft w:val="0"/>
                  <w:marRight w:val="0"/>
                  <w:marTop w:val="0"/>
                  <w:marBottom w:val="0"/>
                  <w:divBdr>
                    <w:top w:val="none" w:sz="0" w:space="0" w:color="auto"/>
                    <w:left w:val="none" w:sz="0" w:space="0" w:color="auto"/>
                    <w:bottom w:val="none" w:sz="0" w:space="0" w:color="auto"/>
                    <w:right w:val="none" w:sz="0" w:space="0" w:color="auto"/>
                  </w:divBdr>
                </w:div>
                <w:div w:id="341663992">
                  <w:marLeft w:val="0"/>
                  <w:marRight w:val="0"/>
                  <w:marTop w:val="0"/>
                  <w:marBottom w:val="0"/>
                  <w:divBdr>
                    <w:top w:val="none" w:sz="0" w:space="0" w:color="auto"/>
                    <w:left w:val="none" w:sz="0" w:space="0" w:color="auto"/>
                    <w:bottom w:val="none" w:sz="0" w:space="0" w:color="auto"/>
                    <w:right w:val="none" w:sz="0" w:space="0" w:color="auto"/>
                  </w:divBdr>
                </w:div>
                <w:div w:id="343214813">
                  <w:marLeft w:val="0"/>
                  <w:marRight w:val="0"/>
                  <w:marTop w:val="0"/>
                  <w:marBottom w:val="0"/>
                  <w:divBdr>
                    <w:top w:val="none" w:sz="0" w:space="0" w:color="auto"/>
                    <w:left w:val="none" w:sz="0" w:space="0" w:color="auto"/>
                    <w:bottom w:val="none" w:sz="0" w:space="0" w:color="auto"/>
                    <w:right w:val="none" w:sz="0" w:space="0" w:color="auto"/>
                  </w:divBdr>
                </w:div>
                <w:div w:id="418409119">
                  <w:marLeft w:val="0"/>
                  <w:marRight w:val="0"/>
                  <w:marTop w:val="0"/>
                  <w:marBottom w:val="0"/>
                  <w:divBdr>
                    <w:top w:val="none" w:sz="0" w:space="0" w:color="auto"/>
                    <w:left w:val="none" w:sz="0" w:space="0" w:color="auto"/>
                    <w:bottom w:val="none" w:sz="0" w:space="0" w:color="auto"/>
                    <w:right w:val="none" w:sz="0" w:space="0" w:color="auto"/>
                  </w:divBdr>
                </w:div>
                <w:div w:id="443966285">
                  <w:marLeft w:val="0"/>
                  <w:marRight w:val="0"/>
                  <w:marTop w:val="0"/>
                  <w:marBottom w:val="0"/>
                  <w:divBdr>
                    <w:top w:val="none" w:sz="0" w:space="0" w:color="auto"/>
                    <w:left w:val="none" w:sz="0" w:space="0" w:color="auto"/>
                    <w:bottom w:val="none" w:sz="0" w:space="0" w:color="auto"/>
                    <w:right w:val="none" w:sz="0" w:space="0" w:color="auto"/>
                  </w:divBdr>
                </w:div>
                <w:div w:id="467627013">
                  <w:marLeft w:val="0"/>
                  <w:marRight w:val="0"/>
                  <w:marTop w:val="0"/>
                  <w:marBottom w:val="0"/>
                  <w:divBdr>
                    <w:top w:val="none" w:sz="0" w:space="0" w:color="auto"/>
                    <w:left w:val="none" w:sz="0" w:space="0" w:color="auto"/>
                    <w:bottom w:val="none" w:sz="0" w:space="0" w:color="auto"/>
                    <w:right w:val="none" w:sz="0" w:space="0" w:color="auto"/>
                  </w:divBdr>
                </w:div>
                <w:div w:id="493571476">
                  <w:marLeft w:val="0"/>
                  <w:marRight w:val="0"/>
                  <w:marTop w:val="0"/>
                  <w:marBottom w:val="0"/>
                  <w:divBdr>
                    <w:top w:val="none" w:sz="0" w:space="0" w:color="auto"/>
                    <w:left w:val="none" w:sz="0" w:space="0" w:color="auto"/>
                    <w:bottom w:val="none" w:sz="0" w:space="0" w:color="auto"/>
                    <w:right w:val="none" w:sz="0" w:space="0" w:color="auto"/>
                  </w:divBdr>
                </w:div>
                <w:div w:id="498929395">
                  <w:marLeft w:val="0"/>
                  <w:marRight w:val="0"/>
                  <w:marTop w:val="0"/>
                  <w:marBottom w:val="0"/>
                  <w:divBdr>
                    <w:top w:val="none" w:sz="0" w:space="0" w:color="auto"/>
                    <w:left w:val="none" w:sz="0" w:space="0" w:color="auto"/>
                    <w:bottom w:val="none" w:sz="0" w:space="0" w:color="auto"/>
                    <w:right w:val="none" w:sz="0" w:space="0" w:color="auto"/>
                  </w:divBdr>
                </w:div>
                <w:div w:id="553004791">
                  <w:marLeft w:val="0"/>
                  <w:marRight w:val="0"/>
                  <w:marTop w:val="0"/>
                  <w:marBottom w:val="0"/>
                  <w:divBdr>
                    <w:top w:val="none" w:sz="0" w:space="0" w:color="auto"/>
                    <w:left w:val="none" w:sz="0" w:space="0" w:color="auto"/>
                    <w:bottom w:val="none" w:sz="0" w:space="0" w:color="auto"/>
                    <w:right w:val="none" w:sz="0" w:space="0" w:color="auto"/>
                  </w:divBdr>
                </w:div>
                <w:div w:id="661197113">
                  <w:marLeft w:val="0"/>
                  <w:marRight w:val="0"/>
                  <w:marTop w:val="0"/>
                  <w:marBottom w:val="0"/>
                  <w:divBdr>
                    <w:top w:val="none" w:sz="0" w:space="0" w:color="auto"/>
                    <w:left w:val="none" w:sz="0" w:space="0" w:color="auto"/>
                    <w:bottom w:val="none" w:sz="0" w:space="0" w:color="auto"/>
                    <w:right w:val="none" w:sz="0" w:space="0" w:color="auto"/>
                  </w:divBdr>
                </w:div>
                <w:div w:id="686759659">
                  <w:marLeft w:val="0"/>
                  <w:marRight w:val="0"/>
                  <w:marTop w:val="0"/>
                  <w:marBottom w:val="0"/>
                  <w:divBdr>
                    <w:top w:val="none" w:sz="0" w:space="0" w:color="auto"/>
                    <w:left w:val="none" w:sz="0" w:space="0" w:color="auto"/>
                    <w:bottom w:val="none" w:sz="0" w:space="0" w:color="auto"/>
                    <w:right w:val="none" w:sz="0" w:space="0" w:color="auto"/>
                  </w:divBdr>
                </w:div>
                <w:div w:id="709501635">
                  <w:marLeft w:val="0"/>
                  <w:marRight w:val="0"/>
                  <w:marTop w:val="0"/>
                  <w:marBottom w:val="0"/>
                  <w:divBdr>
                    <w:top w:val="none" w:sz="0" w:space="0" w:color="auto"/>
                    <w:left w:val="none" w:sz="0" w:space="0" w:color="auto"/>
                    <w:bottom w:val="none" w:sz="0" w:space="0" w:color="auto"/>
                    <w:right w:val="none" w:sz="0" w:space="0" w:color="auto"/>
                  </w:divBdr>
                </w:div>
                <w:div w:id="799424431">
                  <w:marLeft w:val="0"/>
                  <w:marRight w:val="0"/>
                  <w:marTop w:val="0"/>
                  <w:marBottom w:val="0"/>
                  <w:divBdr>
                    <w:top w:val="none" w:sz="0" w:space="0" w:color="auto"/>
                    <w:left w:val="none" w:sz="0" w:space="0" w:color="auto"/>
                    <w:bottom w:val="none" w:sz="0" w:space="0" w:color="auto"/>
                    <w:right w:val="none" w:sz="0" w:space="0" w:color="auto"/>
                  </w:divBdr>
                </w:div>
                <w:div w:id="840968641">
                  <w:marLeft w:val="0"/>
                  <w:marRight w:val="0"/>
                  <w:marTop w:val="0"/>
                  <w:marBottom w:val="0"/>
                  <w:divBdr>
                    <w:top w:val="none" w:sz="0" w:space="0" w:color="auto"/>
                    <w:left w:val="none" w:sz="0" w:space="0" w:color="auto"/>
                    <w:bottom w:val="none" w:sz="0" w:space="0" w:color="auto"/>
                    <w:right w:val="none" w:sz="0" w:space="0" w:color="auto"/>
                  </w:divBdr>
                </w:div>
                <w:div w:id="894583681">
                  <w:marLeft w:val="0"/>
                  <w:marRight w:val="0"/>
                  <w:marTop w:val="0"/>
                  <w:marBottom w:val="0"/>
                  <w:divBdr>
                    <w:top w:val="none" w:sz="0" w:space="0" w:color="auto"/>
                    <w:left w:val="none" w:sz="0" w:space="0" w:color="auto"/>
                    <w:bottom w:val="none" w:sz="0" w:space="0" w:color="auto"/>
                    <w:right w:val="none" w:sz="0" w:space="0" w:color="auto"/>
                  </w:divBdr>
                </w:div>
                <w:div w:id="917327198">
                  <w:marLeft w:val="0"/>
                  <w:marRight w:val="0"/>
                  <w:marTop w:val="0"/>
                  <w:marBottom w:val="0"/>
                  <w:divBdr>
                    <w:top w:val="none" w:sz="0" w:space="0" w:color="auto"/>
                    <w:left w:val="none" w:sz="0" w:space="0" w:color="auto"/>
                    <w:bottom w:val="none" w:sz="0" w:space="0" w:color="auto"/>
                    <w:right w:val="none" w:sz="0" w:space="0" w:color="auto"/>
                  </w:divBdr>
                </w:div>
                <w:div w:id="932587684">
                  <w:marLeft w:val="0"/>
                  <w:marRight w:val="0"/>
                  <w:marTop w:val="0"/>
                  <w:marBottom w:val="0"/>
                  <w:divBdr>
                    <w:top w:val="none" w:sz="0" w:space="0" w:color="auto"/>
                    <w:left w:val="none" w:sz="0" w:space="0" w:color="auto"/>
                    <w:bottom w:val="none" w:sz="0" w:space="0" w:color="auto"/>
                    <w:right w:val="none" w:sz="0" w:space="0" w:color="auto"/>
                  </w:divBdr>
                </w:div>
                <w:div w:id="936595215">
                  <w:marLeft w:val="0"/>
                  <w:marRight w:val="0"/>
                  <w:marTop w:val="0"/>
                  <w:marBottom w:val="0"/>
                  <w:divBdr>
                    <w:top w:val="none" w:sz="0" w:space="0" w:color="auto"/>
                    <w:left w:val="none" w:sz="0" w:space="0" w:color="auto"/>
                    <w:bottom w:val="none" w:sz="0" w:space="0" w:color="auto"/>
                    <w:right w:val="none" w:sz="0" w:space="0" w:color="auto"/>
                  </w:divBdr>
                </w:div>
                <w:div w:id="978801500">
                  <w:marLeft w:val="0"/>
                  <w:marRight w:val="0"/>
                  <w:marTop w:val="0"/>
                  <w:marBottom w:val="0"/>
                  <w:divBdr>
                    <w:top w:val="none" w:sz="0" w:space="0" w:color="auto"/>
                    <w:left w:val="none" w:sz="0" w:space="0" w:color="auto"/>
                    <w:bottom w:val="none" w:sz="0" w:space="0" w:color="auto"/>
                    <w:right w:val="none" w:sz="0" w:space="0" w:color="auto"/>
                  </w:divBdr>
                </w:div>
                <w:div w:id="1013266884">
                  <w:marLeft w:val="0"/>
                  <w:marRight w:val="0"/>
                  <w:marTop w:val="0"/>
                  <w:marBottom w:val="0"/>
                  <w:divBdr>
                    <w:top w:val="none" w:sz="0" w:space="0" w:color="auto"/>
                    <w:left w:val="none" w:sz="0" w:space="0" w:color="auto"/>
                    <w:bottom w:val="none" w:sz="0" w:space="0" w:color="auto"/>
                    <w:right w:val="none" w:sz="0" w:space="0" w:color="auto"/>
                  </w:divBdr>
                </w:div>
                <w:div w:id="1016923856">
                  <w:marLeft w:val="0"/>
                  <w:marRight w:val="0"/>
                  <w:marTop w:val="0"/>
                  <w:marBottom w:val="0"/>
                  <w:divBdr>
                    <w:top w:val="none" w:sz="0" w:space="0" w:color="auto"/>
                    <w:left w:val="none" w:sz="0" w:space="0" w:color="auto"/>
                    <w:bottom w:val="none" w:sz="0" w:space="0" w:color="auto"/>
                    <w:right w:val="none" w:sz="0" w:space="0" w:color="auto"/>
                  </w:divBdr>
                </w:div>
                <w:div w:id="1031758550">
                  <w:marLeft w:val="0"/>
                  <w:marRight w:val="0"/>
                  <w:marTop w:val="0"/>
                  <w:marBottom w:val="0"/>
                  <w:divBdr>
                    <w:top w:val="none" w:sz="0" w:space="0" w:color="auto"/>
                    <w:left w:val="none" w:sz="0" w:space="0" w:color="auto"/>
                    <w:bottom w:val="none" w:sz="0" w:space="0" w:color="auto"/>
                    <w:right w:val="none" w:sz="0" w:space="0" w:color="auto"/>
                  </w:divBdr>
                </w:div>
                <w:div w:id="1035735560">
                  <w:marLeft w:val="0"/>
                  <w:marRight w:val="0"/>
                  <w:marTop w:val="0"/>
                  <w:marBottom w:val="0"/>
                  <w:divBdr>
                    <w:top w:val="none" w:sz="0" w:space="0" w:color="auto"/>
                    <w:left w:val="none" w:sz="0" w:space="0" w:color="auto"/>
                    <w:bottom w:val="none" w:sz="0" w:space="0" w:color="auto"/>
                    <w:right w:val="none" w:sz="0" w:space="0" w:color="auto"/>
                  </w:divBdr>
                </w:div>
                <w:div w:id="1037047598">
                  <w:marLeft w:val="0"/>
                  <w:marRight w:val="0"/>
                  <w:marTop w:val="0"/>
                  <w:marBottom w:val="0"/>
                  <w:divBdr>
                    <w:top w:val="none" w:sz="0" w:space="0" w:color="auto"/>
                    <w:left w:val="none" w:sz="0" w:space="0" w:color="auto"/>
                    <w:bottom w:val="none" w:sz="0" w:space="0" w:color="auto"/>
                    <w:right w:val="none" w:sz="0" w:space="0" w:color="auto"/>
                  </w:divBdr>
                </w:div>
                <w:div w:id="1037974857">
                  <w:marLeft w:val="0"/>
                  <w:marRight w:val="0"/>
                  <w:marTop w:val="0"/>
                  <w:marBottom w:val="0"/>
                  <w:divBdr>
                    <w:top w:val="none" w:sz="0" w:space="0" w:color="auto"/>
                    <w:left w:val="none" w:sz="0" w:space="0" w:color="auto"/>
                    <w:bottom w:val="none" w:sz="0" w:space="0" w:color="auto"/>
                    <w:right w:val="none" w:sz="0" w:space="0" w:color="auto"/>
                  </w:divBdr>
                </w:div>
                <w:div w:id="1071806928">
                  <w:marLeft w:val="0"/>
                  <w:marRight w:val="0"/>
                  <w:marTop w:val="0"/>
                  <w:marBottom w:val="0"/>
                  <w:divBdr>
                    <w:top w:val="none" w:sz="0" w:space="0" w:color="auto"/>
                    <w:left w:val="none" w:sz="0" w:space="0" w:color="auto"/>
                    <w:bottom w:val="none" w:sz="0" w:space="0" w:color="auto"/>
                    <w:right w:val="none" w:sz="0" w:space="0" w:color="auto"/>
                  </w:divBdr>
                </w:div>
                <w:div w:id="1081104884">
                  <w:marLeft w:val="0"/>
                  <w:marRight w:val="0"/>
                  <w:marTop w:val="0"/>
                  <w:marBottom w:val="0"/>
                  <w:divBdr>
                    <w:top w:val="none" w:sz="0" w:space="0" w:color="auto"/>
                    <w:left w:val="none" w:sz="0" w:space="0" w:color="auto"/>
                    <w:bottom w:val="none" w:sz="0" w:space="0" w:color="auto"/>
                    <w:right w:val="none" w:sz="0" w:space="0" w:color="auto"/>
                  </w:divBdr>
                </w:div>
                <w:div w:id="1148136327">
                  <w:marLeft w:val="0"/>
                  <w:marRight w:val="0"/>
                  <w:marTop w:val="0"/>
                  <w:marBottom w:val="0"/>
                  <w:divBdr>
                    <w:top w:val="none" w:sz="0" w:space="0" w:color="auto"/>
                    <w:left w:val="none" w:sz="0" w:space="0" w:color="auto"/>
                    <w:bottom w:val="none" w:sz="0" w:space="0" w:color="auto"/>
                    <w:right w:val="none" w:sz="0" w:space="0" w:color="auto"/>
                  </w:divBdr>
                </w:div>
                <w:div w:id="1163282417">
                  <w:marLeft w:val="0"/>
                  <w:marRight w:val="0"/>
                  <w:marTop w:val="0"/>
                  <w:marBottom w:val="0"/>
                  <w:divBdr>
                    <w:top w:val="none" w:sz="0" w:space="0" w:color="auto"/>
                    <w:left w:val="none" w:sz="0" w:space="0" w:color="auto"/>
                    <w:bottom w:val="none" w:sz="0" w:space="0" w:color="auto"/>
                    <w:right w:val="none" w:sz="0" w:space="0" w:color="auto"/>
                  </w:divBdr>
                </w:div>
                <w:div w:id="1203711458">
                  <w:marLeft w:val="0"/>
                  <w:marRight w:val="0"/>
                  <w:marTop w:val="0"/>
                  <w:marBottom w:val="0"/>
                  <w:divBdr>
                    <w:top w:val="none" w:sz="0" w:space="0" w:color="auto"/>
                    <w:left w:val="none" w:sz="0" w:space="0" w:color="auto"/>
                    <w:bottom w:val="none" w:sz="0" w:space="0" w:color="auto"/>
                    <w:right w:val="none" w:sz="0" w:space="0" w:color="auto"/>
                  </w:divBdr>
                </w:div>
                <w:div w:id="1206722899">
                  <w:marLeft w:val="0"/>
                  <w:marRight w:val="0"/>
                  <w:marTop w:val="0"/>
                  <w:marBottom w:val="0"/>
                  <w:divBdr>
                    <w:top w:val="none" w:sz="0" w:space="0" w:color="auto"/>
                    <w:left w:val="none" w:sz="0" w:space="0" w:color="auto"/>
                    <w:bottom w:val="none" w:sz="0" w:space="0" w:color="auto"/>
                    <w:right w:val="none" w:sz="0" w:space="0" w:color="auto"/>
                  </w:divBdr>
                </w:div>
                <w:div w:id="1222250917">
                  <w:marLeft w:val="0"/>
                  <w:marRight w:val="0"/>
                  <w:marTop w:val="0"/>
                  <w:marBottom w:val="0"/>
                  <w:divBdr>
                    <w:top w:val="none" w:sz="0" w:space="0" w:color="auto"/>
                    <w:left w:val="none" w:sz="0" w:space="0" w:color="auto"/>
                    <w:bottom w:val="none" w:sz="0" w:space="0" w:color="auto"/>
                    <w:right w:val="none" w:sz="0" w:space="0" w:color="auto"/>
                  </w:divBdr>
                </w:div>
                <w:div w:id="1231188244">
                  <w:marLeft w:val="0"/>
                  <w:marRight w:val="0"/>
                  <w:marTop w:val="0"/>
                  <w:marBottom w:val="0"/>
                  <w:divBdr>
                    <w:top w:val="none" w:sz="0" w:space="0" w:color="auto"/>
                    <w:left w:val="none" w:sz="0" w:space="0" w:color="auto"/>
                    <w:bottom w:val="none" w:sz="0" w:space="0" w:color="auto"/>
                    <w:right w:val="none" w:sz="0" w:space="0" w:color="auto"/>
                  </w:divBdr>
                </w:div>
                <w:div w:id="1236010962">
                  <w:marLeft w:val="0"/>
                  <w:marRight w:val="0"/>
                  <w:marTop w:val="0"/>
                  <w:marBottom w:val="0"/>
                  <w:divBdr>
                    <w:top w:val="none" w:sz="0" w:space="0" w:color="auto"/>
                    <w:left w:val="none" w:sz="0" w:space="0" w:color="auto"/>
                    <w:bottom w:val="none" w:sz="0" w:space="0" w:color="auto"/>
                    <w:right w:val="none" w:sz="0" w:space="0" w:color="auto"/>
                  </w:divBdr>
                </w:div>
                <w:div w:id="1257595883">
                  <w:marLeft w:val="0"/>
                  <w:marRight w:val="0"/>
                  <w:marTop w:val="0"/>
                  <w:marBottom w:val="0"/>
                  <w:divBdr>
                    <w:top w:val="none" w:sz="0" w:space="0" w:color="auto"/>
                    <w:left w:val="none" w:sz="0" w:space="0" w:color="auto"/>
                    <w:bottom w:val="none" w:sz="0" w:space="0" w:color="auto"/>
                    <w:right w:val="none" w:sz="0" w:space="0" w:color="auto"/>
                  </w:divBdr>
                </w:div>
                <w:div w:id="1281570778">
                  <w:marLeft w:val="0"/>
                  <w:marRight w:val="0"/>
                  <w:marTop w:val="0"/>
                  <w:marBottom w:val="0"/>
                  <w:divBdr>
                    <w:top w:val="none" w:sz="0" w:space="0" w:color="auto"/>
                    <w:left w:val="none" w:sz="0" w:space="0" w:color="auto"/>
                    <w:bottom w:val="none" w:sz="0" w:space="0" w:color="auto"/>
                    <w:right w:val="none" w:sz="0" w:space="0" w:color="auto"/>
                  </w:divBdr>
                </w:div>
                <w:div w:id="1288389939">
                  <w:marLeft w:val="0"/>
                  <w:marRight w:val="0"/>
                  <w:marTop w:val="0"/>
                  <w:marBottom w:val="0"/>
                  <w:divBdr>
                    <w:top w:val="none" w:sz="0" w:space="0" w:color="auto"/>
                    <w:left w:val="none" w:sz="0" w:space="0" w:color="auto"/>
                    <w:bottom w:val="none" w:sz="0" w:space="0" w:color="auto"/>
                    <w:right w:val="none" w:sz="0" w:space="0" w:color="auto"/>
                  </w:divBdr>
                </w:div>
                <w:div w:id="1300065504">
                  <w:marLeft w:val="0"/>
                  <w:marRight w:val="0"/>
                  <w:marTop w:val="0"/>
                  <w:marBottom w:val="0"/>
                  <w:divBdr>
                    <w:top w:val="none" w:sz="0" w:space="0" w:color="auto"/>
                    <w:left w:val="none" w:sz="0" w:space="0" w:color="auto"/>
                    <w:bottom w:val="none" w:sz="0" w:space="0" w:color="auto"/>
                    <w:right w:val="none" w:sz="0" w:space="0" w:color="auto"/>
                  </w:divBdr>
                </w:div>
                <w:div w:id="1344432426">
                  <w:marLeft w:val="0"/>
                  <w:marRight w:val="0"/>
                  <w:marTop w:val="0"/>
                  <w:marBottom w:val="0"/>
                  <w:divBdr>
                    <w:top w:val="none" w:sz="0" w:space="0" w:color="auto"/>
                    <w:left w:val="none" w:sz="0" w:space="0" w:color="auto"/>
                    <w:bottom w:val="none" w:sz="0" w:space="0" w:color="auto"/>
                    <w:right w:val="none" w:sz="0" w:space="0" w:color="auto"/>
                  </w:divBdr>
                </w:div>
                <w:div w:id="1351950964">
                  <w:marLeft w:val="0"/>
                  <w:marRight w:val="0"/>
                  <w:marTop w:val="0"/>
                  <w:marBottom w:val="0"/>
                  <w:divBdr>
                    <w:top w:val="none" w:sz="0" w:space="0" w:color="auto"/>
                    <w:left w:val="none" w:sz="0" w:space="0" w:color="auto"/>
                    <w:bottom w:val="none" w:sz="0" w:space="0" w:color="auto"/>
                    <w:right w:val="none" w:sz="0" w:space="0" w:color="auto"/>
                  </w:divBdr>
                </w:div>
                <w:div w:id="1376348285">
                  <w:marLeft w:val="0"/>
                  <w:marRight w:val="0"/>
                  <w:marTop w:val="0"/>
                  <w:marBottom w:val="0"/>
                  <w:divBdr>
                    <w:top w:val="none" w:sz="0" w:space="0" w:color="auto"/>
                    <w:left w:val="none" w:sz="0" w:space="0" w:color="auto"/>
                    <w:bottom w:val="none" w:sz="0" w:space="0" w:color="auto"/>
                    <w:right w:val="none" w:sz="0" w:space="0" w:color="auto"/>
                  </w:divBdr>
                </w:div>
                <w:div w:id="1403336517">
                  <w:marLeft w:val="0"/>
                  <w:marRight w:val="0"/>
                  <w:marTop w:val="0"/>
                  <w:marBottom w:val="0"/>
                  <w:divBdr>
                    <w:top w:val="none" w:sz="0" w:space="0" w:color="auto"/>
                    <w:left w:val="none" w:sz="0" w:space="0" w:color="auto"/>
                    <w:bottom w:val="none" w:sz="0" w:space="0" w:color="auto"/>
                    <w:right w:val="none" w:sz="0" w:space="0" w:color="auto"/>
                  </w:divBdr>
                </w:div>
                <w:div w:id="1516307826">
                  <w:marLeft w:val="0"/>
                  <w:marRight w:val="0"/>
                  <w:marTop w:val="0"/>
                  <w:marBottom w:val="0"/>
                  <w:divBdr>
                    <w:top w:val="none" w:sz="0" w:space="0" w:color="auto"/>
                    <w:left w:val="none" w:sz="0" w:space="0" w:color="auto"/>
                    <w:bottom w:val="none" w:sz="0" w:space="0" w:color="auto"/>
                    <w:right w:val="none" w:sz="0" w:space="0" w:color="auto"/>
                  </w:divBdr>
                </w:div>
                <w:div w:id="1525483740">
                  <w:marLeft w:val="0"/>
                  <w:marRight w:val="0"/>
                  <w:marTop w:val="0"/>
                  <w:marBottom w:val="0"/>
                  <w:divBdr>
                    <w:top w:val="none" w:sz="0" w:space="0" w:color="auto"/>
                    <w:left w:val="none" w:sz="0" w:space="0" w:color="auto"/>
                    <w:bottom w:val="none" w:sz="0" w:space="0" w:color="auto"/>
                    <w:right w:val="none" w:sz="0" w:space="0" w:color="auto"/>
                  </w:divBdr>
                </w:div>
                <w:div w:id="1532961953">
                  <w:marLeft w:val="0"/>
                  <w:marRight w:val="0"/>
                  <w:marTop w:val="0"/>
                  <w:marBottom w:val="0"/>
                  <w:divBdr>
                    <w:top w:val="none" w:sz="0" w:space="0" w:color="auto"/>
                    <w:left w:val="none" w:sz="0" w:space="0" w:color="auto"/>
                    <w:bottom w:val="none" w:sz="0" w:space="0" w:color="auto"/>
                    <w:right w:val="none" w:sz="0" w:space="0" w:color="auto"/>
                  </w:divBdr>
                </w:div>
                <w:div w:id="1566338274">
                  <w:marLeft w:val="0"/>
                  <w:marRight w:val="0"/>
                  <w:marTop w:val="0"/>
                  <w:marBottom w:val="0"/>
                  <w:divBdr>
                    <w:top w:val="none" w:sz="0" w:space="0" w:color="auto"/>
                    <w:left w:val="none" w:sz="0" w:space="0" w:color="auto"/>
                    <w:bottom w:val="none" w:sz="0" w:space="0" w:color="auto"/>
                    <w:right w:val="none" w:sz="0" w:space="0" w:color="auto"/>
                  </w:divBdr>
                </w:div>
                <w:div w:id="1661495483">
                  <w:marLeft w:val="0"/>
                  <w:marRight w:val="0"/>
                  <w:marTop w:val="0"/>
                  <w:marBottom w:val="0"/>
                  <w:divBdr>
                    <w:top w:val="none" w:sz="0" w:space="0" w:color="auto"/>
                    <w:left w:val="none" w:sz="0" w:space="0" w:color="auto"/>
                    <w:bottom w:val="none" w:sz="0" w:space="0" w:color="auto"/>
                    <w:right w:val="none" w:sz="0" w:space="0" w:color="auto"/>
                  </w:divBdr>
                </w:div>
                <w:div w:id="1671562200">
                  <w:marLeft w:val="0"/>
                  <w:marRight w:val="0"/>
                  <w:marTop w:val="0"/>
                  <w:marBottom w:val="0"/>
                  <w:divBdr>
                    <w:top w:val="none" w:sz="0" w:space="0" w:color="auto"/>
                    <w:left w:val="none" w:sz="0" w:space="0" w:color="auto"/>
                    <w:bottom w:val="none" w:sz="0" w:space="0" w:color="auto"/>
                    <w:right w:val="none" w:sz="0" w:space="0" w:color="auto"/>
                  </w:divBdr>
                </w:div>
                <w:div w:id="1675916429">
                  <w:marLeft w:val="0"/>
                  <w:marRight w:val="0"/>
                  <w:marTop w:val="0"/>
                  <w:marBottom w:val="0"/>
                  <w:divBdr>
                    <w:top w:val="none" w:sz="0" w:space="0" w:color="auto"/>
                    <w:left w:val="none" w:sz="0" w:space="0" w:color="auto"/>
                    <w:bottom w:val="none" w:sz="0" w:space="0" w:color="auto"/>
                    <w:right w:val="none" w:sz="0" w:space="0" w:color="auto"/>
                  </w:divBdr>
                </w:div>
                <w:div w:id="1725444650">
                  <w:marLeft w:val="0"/>
                  <w:marRight w:val="0"/>
                  <w:marTop w:val="0"/>
                  <w:marBottom w:val="0"/>
                  <w:divBdr>
                    <w:top w:val="none" w:sz="0" w:space="0" w:color="auto"/>
                    <w:left w:val="none" w:sz="0" w:space="0" w:color="auto"/>
                    <w:bottom w:val="none" w:sz="0" w:space="0" w:color="auto"/>
                    <w:right w:val="none" w:sz="0" w:space="0" w:color="auto"/>
                  </w:divBdr>
                </w:div>
                <w:div w:id="1733194913">
                  <w:marLeft w:val="0"/>
                  <w:marRight w:val="0"/>
                  <w:marTop w:val="0"/>
                  <w:marBottom w:val="0"/>
                  <w:divBdr>
                    <w:top w:val="none" w:sz="0" w:space="0" w:color="auto"/>
                    <w:left w:val="none" w:sz="0" w:space="0" w:color="auto"/>
                    <w:bottom w:val="none" w:sz="0" w:space="0" w:color="auto"/>
                    <w:right w:val="none" w:sz="0" w:space="0" w:color="auto"/>
                  </w:divBdr>
                </w:div>
                <w:div w:id="1733967256">
                  <w:marLeft w:val="0"/>
                  <w:marRight w:val="0"/>
                  <w:marTop w:val="0"/>
                  <w:marBottom w:val="0"/>
                  <w:divBdr>
                    <w:top w:val="none" w:sz="0" w:space="0" w:color="auto"/>
                    <w:left w:val="none" w:sz="0" w:space="0" w:color="auto"/>
                    <w:bottom w:val="none" w:sz="0" w:space="0" w:color="auto"/>
                    <w:right w:val="none" w:sz="0" w:space="0" w:color="auto"/>
                  </w:divBdr>
                </w:div>
                <w:div w:id="1755584200">
                  <w:marLeft w:val="0"/>
                  <w:marRight w:val="0"/>
                  <w:marTop w:val="0"/>
                  <w:marBottom w:val="0"/>
                  <w:divBdr>
                    <w:top w:val="none" w:sz="0" w:space="0" w:color="auto"/>
                    <w:left w:val="none" w:sz="0" w:space="0" w:color="auto"/>
                    <w:bottom w:val="none" w:sz="0" w:space="0" w:color="auto"/>
                    <w:right w:val="none" w:sz="0" w:space="0" w:color="auto"/>
                  </w:divBdr>
                </w:div>
                <w:div w:id="1759325274">
                  <w:marLeft w:val="0"/>
                  <w:marRight w:val="0"/>
                  <w:marTop w:val="0"/>
                  <w:marBottom w:val="0"/>
                  <w:divBdr>
                    <w:top w:val="none" w:sz="0" w:space="0" w:color="auto"/>
                    <w:left w:val="none" w:sz="0" w:space="0" w:color="auto"/>
                    <w:bottom w:val="none" w:sz="0" w:space="0" w:color="auto"/>
                    <w:right w:val="none" w:sz="0" w:space="0" w:color="auto"/>
                  </w:divBdr>
                </w:div>
                <w:div w:id="1787966306">
                  <w:marLeft w:val="0"/>
                  <w:marRight w:val="0"/>
                  <w:marTop w:val="0"/>
                  <w:marBottom w:val="0"/>
                  <w:divBdr>
                    <w:top w:val="none" w:sz="0" w:space="0" w:color="auto"/>
                    <w:left w:val="none" w:sz="0" w:space="0" w:color="auto"/>
                    <w:bottom w:val="none" w:sz="0" w:space="0" w:color="auto"/>
                    <w:right w:val="none" w:sz="0" w:space="0" w:color="auto"/>
                  </w:divBdr>
                </w:div>
                <w:div w:id="1797139578">
                  <w:marLeft w:val="0"/>
                  <w:marRight w:val="0"/>
                  <w:marTop w:val="0"/>
                  <w:marBottom w:val="0"/>
                  <w:divBdr>
                    <w:top w:val="none" w:sz="0" w:space="0" w:color="auto"/>
                    <w:left w:val="none" w:sz="0" w:space="0" w:color="auto"/>
                    <w:bottom w:val="none" w:sz="0" w:space="0" w:color="auto"/>
                    <w:right w:val="none" w:sz="0" w:space="0" w:color="auto"/>
                  </w:divBdr>
                </w:div>
                <w:div w:id="1830634226">
                  <w:marLeft w:val="0"/>
                  <w:marRight w:val="0"/>
                  <w:marTop w:val="0"/>
                  <w:marBottom w:val="0"/>
                  <w:divBdr>
                    <w:top w:val="none" w:sz="0" w:space="0" w:color="auto"/>
                    <w:left w:val="none" w:sz="0" w:space="0" w:color="auto"/>
                    <w:bottom w:val="none" w:sz="0" w:space="0" w:color="auto"/>
                    <w:right w:val="none" w:sz="0" w:space="0" w:color="auto"/>
                  </w:divBdr>
                </w:div>
                <w:div w:id="1864593381">
                  <w:marLeft w:val="0"/>
                  <w:marRight w:val="0"/>
                  <w:marTop w:val="0"/>
                  <w:marBottom w:val="0"/>
                  <w:divBdr>
                    <w:top w:val="none" w:sz="0" w:space="0" w:color="auto"/>
                    <w:left w:val="none" w:sz="0" w:space="0" w:color="auto"/>
                    <w:bottom w:val="none" w:sz="0" w:space="0" w:color="auto"/>
                    <w:right w:val="none" w:sz="0" w:space="0" w:color="auto"/>
                  </w:divBdr>
                </w:div>
                <w:div w:id="1895726439">
                  <w:marLeft w:val="0"/>
                  <w:marRight w:val="0"/>
                  <w:marTop w:val="0"/>
                  <w:marBottom w:val="0"/>
                  <w:divBdr>
                    <w:top w:val="none" w:sz="0" w:space="0" w:color="auto"/>
                    <w:left w:val="none" w:sz="0" w:space="0" w:color="auto"/>
                    <w:bottom w:val="none" w:sz="0" w:space="0" w:color="auto"/>
                    <w:right w:val="none" w:sz="0" w:space="0" w:color="auto"/>
                  </w:divBdr>
                </w:div>
                <w:div w:id="1926112907">
                  <w:marLeft w:val="0"/>
                  <w:marRight w:val="0"/>
                  <w:marTop w:val="0"/>
                  <w:marBottom w:val="0"/>
                  <w:divBdr>
                    <w:top w:val="none" w:sz="0" w:space="0" w:color="auto"/>
                    <w:left w:val="none" w:sz="0" w:space="0" w:color="auto"/>
                    <w:bottom w:val="none" w:sz="0" w:space="0" w:color="auto"/>
                    <w:right w:val="none" w:sz="0" w:space="0" w:color="auto"/>
                  </w:divBdr>
                </w:div>
                <w:div w:id="2032610884">
                  <w:marLeft w:val="0"/>
                  <w:marRight w:val="0"/>
                  <w:marTop w:val="0"/>
                  <w:marBottom w:val="0"/>
                  <w:divBdr>
                    <w:top w:val="none" w:sz="0" w:space="0" w:color="auto"/>
                    <w:left w:val="none" w:sz="0" w:space="0" w:color="auto"/>
                    <w:bottom w:val="none" w:sz="0" w:space="0" w:color="auto"/>
                    <w:right w:val="none" w:sz="0" w:space="0" w:color="auto"/>
                  </w:divBdr>
                </w:div>
                <w:div w:id="2055423847">
                  <w:marLeft w:val="0"/>
                  <w:marRight w:val="0"/>
                  <w:marTop w:val="0"/>
                  <w:marBottom w:val="0"/>
                  <w:divBdr>
                    <w:top w:val="none" w:sz="0" w:space="0" w:color="auto"/>
                    <w:left w:val="none" w:sz="0" w:space="0" w:color="auto"/>
                    <w:bottom w:val="none" w:sz="0" w:space="0" w:color="auto"/>
                    <w:right w:val="none" w:sz="0" w:space="0" w:color="auto"/>
                  </w:divBdr>
                </w:div>
                <w:div w:id="2099400110">
                  <w:marLeft w:val="0"/>
                  <w:marRight w:val="0"/>
                  <w:marTop w:val="0"/>
                  <w:marBottom w:val="0"/>
                  <w:divBdr>
                    <w:top w:val="none" w:sz="0" w:space="0" w:color="auto"/>
                    <w:left w:val="none" w:sz="0" w:space="0" w:color="auto"/>
                    <w:bottom w:val="none" w:sz="0" w:space="0" w:color="auto"/>
                    <w:right w:val="none" w:sz="0" w:space="0" w:color="auto"/>
                  </w:divBdr>
                </w:div>
                <w:div w:id="2112968176">
                  <w:marLeft w:val="0"/>
                  <w:marRight w:val="0"/>
                  <w:marTop w:val="0"/>
                  <w:marBottom w:val="0"/>
                  <w:divBdr>
                    <w:top w:val="none" w:sz="0" w:space="0" w:color="auto"/>
                    <w:left w:val="none" w:sz="0" w:space="0" w:color="auto"/>
                    <w:bottom w:val="none" w:sz="0" w:space="0" w:color="auto"/>
                    <w:right w:val="none" w:sz="0" w:space="0" w:color="auto"/>
                  </w:divBdr>
                </w:div>
              </w:divsChild>
            </w:div>
            <w:div w:id="722406184">
              <w:marLeft w:val="0"/>
              <w:marRight w:val="0"/>
              <w:marTop w:val="0"/>
              <w:marBottom w:val="0"/>
              <w:divBdr>
                <w:top w:val="none" w:sz="0" w:space="0" w:color="auto"/>
                <w:left w:val="none" w:sz="0" w:space="0" w:color="auto"/>
                <w:bottom w:val="none" w:sz="0" w:space="0" w:color="auto"/>
                <w:right w:val="none" w:sz="0" w:space="0" w:color="auto"/>
              </w:divBdr>
            </w:div>
            <w:div w:id="723600902">
              <w:marLeft w:val="0"/>
              <w:marRight w:val="0"/>
              <w:marTop w:val="0"/>
              <w:marBottom w:val="0"/>
              <w:divBdr>
                <w:top w:val="none" w:sz="0" w:space="0" w:color="auto"/>
                <w:left w:val="none" w:sz="0" w:space="0" w:color="auto"/>
                <w:bottom w:val="none" w:sz="0" w:space="0" w:color="auto"/>
                <w:right w:val="none" w:sz="0" w:space="0" w:color="auto"/>
              </w:divBdr>
            </w:div>
            <w:div w:id="724378934">
              <w:marLeft w:val="0"/>
              <w:marRight w:val="0"/>
              <w:marTop w:val="0"/>
              <w:marBottom w:val="0"/>
              <w:divBdr>
                <w:top w:val="none" w:sz="0" w:space="0" w:color="auto"/>
                <w:left w:val="none" w:sz="0" w:space="0" w:color="auto"/>
                <w:bottom w:val="none" w:sz="0" w:space="0" w:color="auto"/>
                <w:right w:val="none" w:sz="0" w:space="0" w:color="auto"/>
              </w:divBdr>
            </w:div>
            <w:div w:id="724766508">
              <w:marLeft w:val="0"/>
              <w:marRight w:val="0"/>
              <w:marTop w:val="0"/>
              <w:marBottom w:val="0"/>
              <w:divBdr>
                <w:top w:val="none" w:sz="0" w:space="0" w:color="auto"/>
                <w:left w:val="none" w:sz="0" w:space="0" w:color="auto"/>
                <w:bottom w:val="none" w:sz="0" w:space="0" w:color="auto"/>
                <w:right w:val="none" w:sz="0" w:space="0" w:color="auto"/>
              </w:divBdr>
            </w:div>
            <w:div w:id="726950602">
              <w:marLeft w:val="0"/>
              <w:marRight w:val="0"/>
              <w:marTop w:val="0"/>
              <w:marBottom w:val="0"/>
              <w:divBdr>
                <w:top w:val="none" w:sz="0" w:space="0" w:color="auto"/>
                <w:left w:val="none" w:sz="0" w:space="0" w:color="auto"/>
                <w:bottom w:val="none" w:sz="0" w:space="0" w:color="auto"/>
                <w:right w:val="none" w:sz="0" w:space="0" w:color="auto"/>
              </w:divBdr>
            </w:div>
            <w:div w:id="727189591">
              <w:marLeft w:val="0"/>
              <w:marRight w:val="0"/>
              <w:marTop w:val="0"/>
              <w:marBottom w:val="0"/>
              <w:divBdr>
                <w:top w:val="none" w:sz="0" w:space="0" w:color="auto"/>
                <w:left w:val="none" w:sz="0" w:space="0" w:color="auto"/>
                <w:bottom w:val="none" w:sz="0" w:space="0" w:color="auto"/>
                <w:right w:val="none" w:sz="0" w:space="0" w:color="auto"/>
              </w:divBdr>
            </w:div>
            <w:div w:id="731581923">
              <w:marLeft w:val="0"/>
              <w:marRight w:val="0"/>
              <w:marTop w:val="0"/>
              <w:marBottom w:val="0"/>
              <w:divBdr>
                <w:top w:val="none" w:sz="0" w:space="0" w:color="auto"/>
                <w:left w:val="none" w:sz="0" w:space="0" w:color="auto"/>
                <w:bottom w:val="none" w:sz="0" w:space="0" w:color="auto"/>
                <w:right w:val="none" w:sz="0" w:space="0" w:color="auto"/>
              </w:divBdr>
            </w:div>
            <w:div w:id="732123456">
              <w:marLeft w:val="0"/>
              <w:marRight w:val="0"/>
              <w:marTop w:val="0"/>
              <w:marBottom w:val="0"/>
              <w:divBdr>
                <w:top w:val="none" w:sz="0" w:space="0" w:color="auto"/>
                <w:left w:val="none" w:sz="0" w:space="0" w:color="auto"/>
                <w:bottom w:val="none" w:sz="0" w:space="0" w:color="auto"/>
                <w:right w:val="none" w:sz="0" w:space="0" w:color="auto"/>
              </w:divBdr>
            </w:div>
            <w:div w:id="732582354">
              <w:marLeft w:val="0"/>
              <w:marRight w:val="0"/>
              <w:marTop w:val="0"/>
              <w:marBottom w:val="0"/>
              <w:divBdr>
                <w:top w:val="none" w:sz="0" w:space="0" w:color="auto"/>
                <w:left w:val="none" w:sz="0" w:space="0" w:color="auto"/>
                <w:bottom w:val="none" w:sz="0" w:space="0" w:color="auto"/>
                <w:right w:val="none" w:sz="0" w:space="0" w:color="auto"/>
              </w:divBdr>
            </w:div>
            <w:div w:id="733818136">
              <w:marLeft w:val="0"/>
              <w:marRight w:val="0"/>
              <w:marTop w:val="0"/>
              <w:marBottom w:val="0"/>
              <w:divBdr>
                <w:top w:val="none" w:sz="0" w:space="0" w:color="auto"/>
                <w:left w:val="none" w:sz="0" w:space="0" w:color="auto"/>
                <w:bottom w:val="none" w:sz="0" w:space="0" w:color="auto"/>
                <w:right w:val="none" w:sz="0" w:space="0" w:color="auto"/>
              </w:divBdr>
            </w:div>
            <w:div w:id="740518378">
              <w:marLeft w:val="0"/>
              <w:marRight w:val="0"/>
              <w:marTop w:val="0"/>
              <w:marBottom w:val="0"/>
              <w:divBdr>
                <w:top w:val="none" w:sz="0" w:space="0" w:color="auto"/>
                <w:left w:val="none" w:sz="0" w:space="0" w:color="auto"/>
                <w:bottom w:val="none" w:sz="0" w:space="0" w:color="auto"/>
                <w:right w:val="none" w:sz="0" w:space="0" w:color="auto"/>
              </w:divBdr>
            </w:div>
            <w:div w:id="742801824">
              <w:marLeft w:val="0"/>
              <w:marRight w:val="0"/>
              <w:marTop w:val="0"/>
              <w:marBottom w:val="0"/>
              <w:divBdr>
                <w:top w:val="none" w:sz="0" w:space="0" w:color="auto"/>
                <w:left w:val="none" w:sz="0" w:space="0" w:color="auto"/>
                <w:bottom w:val="none" w:sz="0" w:space="0" w:color="auto"/>
                <w:right w:val="none" w:sz="0" w:space="0" w:color="auto"/>
              </w:divBdr>
            </w:div>
            <w:div w:id="743648460">
              <w:marLeft w:val="0"/>
              <w:marRight w:val="0"/>
              <w:marTop w:val="0"/>
              <w:marBottom w:val="0"/>
              <w:divBdr>
                <w:top w:val="none" w:sz="0" w:space="0" w:color="auto"/>
                <w:left w:val="none" w:sz="0" w:space="0" w:color="auto"/>
                <w:bottom w:val="none" w:sz="0" w:space="0" w:color="auto"/>
                <w:right w:val="none" w:sz="0" w:space="0" w:color="auto"/>
              </w:divBdr>
            </w:div>
            <w:div w:id="745227988">
              <w:marLeft w:val="0"/>
              <w:marRight w:val="0"/>
              <w:marTop w:val="360"/>
              <w:marBottom w:val="0"/>
              <w:divBdr>
                <w:top w:val="single" w:sz="6" w:space="0" w:color="auto"/>
                <w:left w:val="single" w:sz="6" w:space="0" w:color="auto"/>
                <w:bottom w:val="single" w:sz="6" w:space="0" w:color="auto"/>
                <w:right w:val="single" w:sz="6" w:space="0" w:color="auto"/>
              </w:divBdr>
            </w:div>
            <w:div w:id="745300617">
              <w:marLeft w:val="0"/>
              <w:marRight w:val="0"/>
              <w:marTop w:val="0"/>
              <w:marBottom w:val="0"/>
              <w:divBdr>
                <w:top w:val="none" w:sz="0" w:space="0" w:color="auto"/>
                <w:left w:val="none" w:sz="0" w:space="0" w:color="auto"/>
                <w:bottom w:val="none" w:sz="0" w:space="0" w:color="auto"/>
                <w:right w:val="none" w:sz="0" w:space="0" w:color="auto"/>
              </w:divBdr>
            </w:div>
            <w:div w:id="748621123">
              <w:marLeft w:val="0"/>
              <w:marRight w:val="0"/>
              <w:marTop w:val="0"/>
              <w:marBottom w:val="0"/>
              <w:divBdr>
                <w:top w:val="none" w:sz="0" w:space="0" w:color="auto"/>
                <w:left w:val="none" w:sz="0" w:space="0" w:color="auto"/>
                <w:bottom w:val="none" w:sz="0" w:space="0" w:color="auto"/>
                <w:right w:val="none" w:sz="0" w:space="0" w:color="auto"/>
              </w:divBdr>
            </w:div>
            <w:div w:id="750856184">
              <w:marLeft w:val="0"/>
              <w:marRight w:val="0"/>
              <w:marTop w:val="0"/>
              <w:marBottom w:val="0"/>
              <w:divBdr>
                <w:top w:val="none" w:sz="0" w:space="0" w:color="auto"/>
                <w:left w:val="none" w:sz="0" w:space="0" w:color="auto"/>
                <w:bottom w:val="none" w:sz="0" w:space="0" w:color="auto"/>
                <w:right w:val="none" w:sz="0" w:space="0" w:color="auto"/>
              </w:divBdr>
            </w:div>
            <w:div w:id="752319109">
              <w:marLeft w:val="0"/>
              <w:marRight w:val="0"/>
              <w:marTop w:val="0"/>
              <w:marBottom w:val="0"/>
              <w:divBdr>
                <w:top w:val="none" w:sz="0" w:space="0" w:color="auto"/>
                <w:left w:val="none" w:sz="0" w:space="0" w:color="auto"/>
                <w:bottom w:val="none" w:sz="0" w:space="0" w:color="auto"/>
                <w:right w:val="none" w:sz="0" w:space="0" w:color="auto"/>
              </w:divBdr>
            </w:div>
            <w:div w:id="752556756">
              <w:marLeft w:val="0"/>
              <w:marRight w:val="0"/>
              <w:marTop w:val="0"/>
              <w:marBottom w:val="0"/>
              <w:divBdr>
                <w:top w:val="none" w:sz="0" w:space="0" w:color="auto"/>
                <w:left w:val="none" w:sz="0" w:space="0" w:color="auto"/>
                <w:bottom w:val="none" w:sz="0" w:space="0" w:color="auto"/>
                <w:right w:val="none" w:sz="0" w:space="0" w:color="auto"/>
              </w:divBdr>
            </w:div>
            <w:div w:id="753939233">
              <w:marLeft w:val="0"/>
              <w:marRight w:val="0"/>
              <w:marTop w:val="0"/>
              <w:marBottom w:val="0"/>
              <w:divBdr>
                <w:top w:val="none" w:sz="0" w:space="0" w:color="auto"/>
                <w:left w:val="none" w:sz="0" w:space="0" w:color="auto"/>
                <w:bottom w:val="none" w:sz="0" w:space="0" w:color="auto"/>
                <w:right w:val="none" w:sz="0" w:space="0" w:color="auto"/>
              </w:divBdr>
            </w:div>
            <w:div w:id="759762759">
              <w:marLeft w:val="0"/>
              <w:marRight w:val="0"/>
              <w:marTop w:val="0"/>
              <w:marBottom w:val="0"/>
              <w:divBdr>
                <w:top w:val="none" w:sz="0" w:space="0" w:color="auto"/>
                <w:left w:val="none" w:sz="0" w:space="0" w:color="auto"/>
                <w:bottom w:val="none" w:sz="0" w:space="0" w:color="auto"/>
                <w:right w:val="none" w:sz="0" w:space="0" w:color="auto"/>
              </w:divBdr>
            </w:div>
            <w:div w:id="765153289">
              <w:marLeft w:val="0"/>
              <w:marRight w:val="0"/>
              <w:marTop w:val="0"/>
              <w:marBottom w:val="0"/>
              <w:divBdr>
                <w:top w:val="none" w:sz="0" w:space="0" w:color="auto"/>
                <w:left w:val="none" w:sz="0" w:space="0" w:color="auto"/>
                <w:bottom w:val="none" w:sz="0" w:space="0" w:color="auto"/>
                <w:right w:val="none" w:sz="0" w:space="0" w:color="auto"/>
              </w:divBdr>
            </w:div>
            <w:div w:id="766315562">
              <w:marLeft w:val="0"/>
              <w:marRight w:val="0"/>
              <w:marTop w:val="0"/>
              <w:marBottom w:val="0"/>
              <w:divBdr>
                <w:top w:val="none" w:sz="0" w:space="0" w:color="auto"/>
                <w:left w:val="none" w:sz="0" w:space="0" w:color="auto"/>
                <w:bottom w:val="none" w:sz="0" w:space="0" w:color="auto"/>
                <w:right w:val="none" w:sz="0" w:space="0" w:color="auto"/>
              </w:divBdr>
            </w:div>
            <w:div w:id="768888399">
              <w:marLeft w:val="0"/>
              <w:marRight w:val="0"/>
              <w:marTop w:val="0"/>
              <w:marBottom w:val="0"/>
              <w:divBdr>
                <w:top w:val="none" w:sz="0" w:space="0" w:color="auto"/>
                <w:left w:val="none" w:sz="0" w:space="0" w:color="auto"/>
                <w:bottom w:val="none" w:sz="0" w:space="0" w:color="auto"/>
                <w:right w:val="none" w:sz="0" w:space="0" w:color="auto"/>
              </w:divBdr>
            </w:div>
            <w:div w:id="770706524">
              <w:marLeft w:val="0"/>
              <w:marRight w:val="0"/>
              <w:marTop w:val="0"/>
              <w:marBottom w:val="0"/>
              <w:divBdr>
                <w:top w:val="none" w:sz="0" w:space="0" w:color="auto"/>
                <w:left w:val="none" w:sz="0" w:space="0" w:color="auto"/>
                <w:bottom w:val="none" w:sz="0" w:space="0" w:color="auto"/>
                <w:right w:val="none" w:sz="0" w:space="0" w:color="auto"/>
              </w:divBdr>
            </w:div>
            <w:div w:id="775172588">
              <w:marLeft w:val="0"/>
              <w:marRight w:val="0"/>
              <w:marTop w:val="0"/>
              <w:marBottom w:val="0"/>
              <w:divBdr>
                <w:top w:val="none" w:sz="0" w:space="0" w:color="auto"/>
                <w:left w:val="none" w:sz="0" w:space="0" w:color="auto"/>
                <w:bottom w:val="none" w:sz="0" w:space="0" w:color="auto"/>
                <w:right w:val="none" w:sz="0" w:space="0" w:color="auto"/>
              </w:divBdr>
            </w:div>
            <w:div w:id="776944678">
              <w:marLeft w:val="0"/>
              <w:marRight w:val="0"/>
              <w:marTop w:val="0"/>
              <w:marBottom w:val="0"/>
              <w:divBdr>
                <w:top w:val="none" w:sz="0" w:space="0" w:color="auto"/>
                <w:left w:val="none" w:sz="0" w:space="0" w:color="auto"/>
                <w:bottom w:val="none" w:sz="0" w:space="0" w:color="auto"/>
                <w:right w:val="none" w:sz="0" w:space="0" w:color="auto"/>
              </w:divBdr>
            </w:div>
            <w:div w:id="777061168">
              <w:marLeft w:val="0"/>
              <w:marRight w:val="0"/>
              <w:marTop w:val="0"/>
              <w:marBottom w:val="0"/>
              <w:divBdr>
                <w:top w:val="none" w:sz="0" w:space="0" w:color="auto"/>
                <w:left w:val="none" w:sz="0" w:space="0" w:color="auto"/>
                <w:bottom w:val="none" w:sz="0" w:space="0" w:color="auto"/>
                <w:right w:val="none" w:sz="0" w:space="0" w:color="auto"/>
              </w:divBdr>
            </w:div>
            <w:div w:id="777141227">
              <w:marLeft w:val="0"/>
              <w:marRight w:val="0"/>
              <w:marTop w:val="0"/>
              <w:marBottom w:val="0"/>
              <w:divBdr>
                <w:top w:val="none" w:sz="0" w:space="0" w:color="auto"/>
                <w:left w:val="none" w:sz="0" w:space="0" w:color="auto"/>
                <w:bottom w:val="none" w:sz="0" w:space="0" w:color="auto"/>
                <w:right w:val="none" w:sz="0" w:space="0" w:color="auto"/>
              </w:divBdr>
            </w:div>
            <w:div w:id="777142707">
              <w:marLeft w:val="0"/>
              <w:marRight w:val="0"/>
              <w:marTop w:val="0"/>
              <w:marBottom w:val="0"/>
              <w:divBdr>
                <w:top w:val="none" w:sz="0" w:space="0" w:color="auto"/>
                <w:left w:val="none" w:sz="0" w:space="0" w:color="auto"/>
                <w:bottom w:val="none" w:sz="0" w:space="0" w:color="auto"/>
                <w:right w:val="none" w:sz="0" w:space="0" w:color="auto"/>
              </w:divBdr>
            </w:div>
            <w:div w:id="781147451">
              <w:marLeft w:val="0"/>
              <w:marRight w:val="0"/>
              <w:marTop w:val="0"/>
              <w:marBottom w:val="0"/>
              <w:divBdr>
                <w:top w:val="none" w:sz="0" w:space="0" w:color="auto"/>
                <w:left w:val="none" w:sz="0" w:space="0" w:color="auto"/>
                <w:bottom w:val="none" w:sz="0" w:space="0" w:color="auto"/>
                <w:right w:val="none" w:sz="0" w:space="0" w:color="auto"/>
              </w:divBdr>
            </w:div>
            <w:div w:id="781801086">
              <w:marLeft w:val="0"/>
              <w:marRight w:val="0"/>
              <w:marTop w:val="0"/>
              <w:marBottom w:val="0"/>
              <w:divBdr>
                <w:top w:val="none" w:sz="0" w:space="0" w:color="auto"/>
                <w:left w:val="none" w:sz="0" w:space="0" w:color="auto"/>
                <w:bottom w:val="none" w:sz="0" w:space="0" w:color="auto"/>
                <w:right w:val="none" w:sz="0" w:space="0" w:color="auto"/>
              </w:divBdr>
            </w:div>
            <w:div w:id="782261558">
              <w:marLeft w:val="0"/>
              <w:marRight w:val="0"/>
              <w:marTop w:val="0"/>
              <w:marBottom w:val="0"/>
              <w:divBdr>
                <w:top w:val="none" w:sz="0" w:space="0" w:color="auto"/>
                <w:left w:val="none" w:sz="0" w:space="0" w:color="auto"/>
                <w:bottom w:val="none" w:sz="0" w:space="0" w:color="auto"/>
                <w:right w:val="none" w:sz="0" w:space="0" w:color="auto"/>
              </w:divBdr>
            </w:div>
            <w:div w:id="783378662">
              <w:marLeft w:val="0"/>
              <w:marRight w:val="0"/>
              <w:marTop w:val="0"/>
              <w:marBottom w:val="0"/>
              <w:divBdr>
                <w:top w:val="none" w:sz="0" w:space="0" w:color="auto"/>
                <w:left w:val="none" w:sz="0" w:space="0" w:color="auto"/>
                <w:bottom w:val="none" w:sz="0" w:space="0" w:color="auto"/>
                <w:right w:val="none" w:sz="0" w:space="0" w:color="auto"/>
              </w:divBdr>
            </w:div>
            <w:div w:id="783843295">
              <w:marLeft w:val="0"/>
              <w:marRight w:val="0"/>
              <w:marTop w:val="0"/>
              <w:marBottom w:val="0"/>
              <w:divBdr>
                <w:top w:val="none" w:sz="0" w:space="0" w:color="auto"/>
                <w:left w:val="none" w:sz="0" w:space="0" w:color="auto"/>
                <w:bottom w:val="none" w:sz="0" w:space="0" w:color="auto"/>
                <w:right w:val="none" w:sz="0" w:space="0" w:color="auto"/>
              </w:divBdr>
            </w:div>
            <w:div w:id="785193194">
              <w:marLeft w:val="0"/>
              <w:marRight w:val="0"/>
              <w:marTop w:val="0"/>
              <w:marBottom w:val="0"/>
              <w:divBdr>
                <w:top w:val="none" w:sz="0" w:space="0" w:color="auto"/>
                <w:left w:val="none" w:sz="0" w:space="0" w:color="auto"/>
                <w:bottom w:val="none" w:sz="0" w:space="0" w:color="auto"/>
                <w:right w:val="none" w:sz="0" w:space="0" w:color="auto"/>
              </w:divBdr>
            </w:div>
            <w:div w:id="787771529">
              <w:marLeft w:val="0"/>
              <w:marRight w:val="0"/>
              <w:marTop w:val="0"/>
              <w:marBottom w:val="0"/>
              <w:divBdr>
                <w:top w:val="none" w:sz="0" w:space="0" w:color="auto"/>
                <w:left w:val="none" w:sz="0" w:space="0" w:color="auto"/>
                <w:bottom w:val="none" w:sz="0" w:space="0" w:color="auto"/>
                <w:right w:val="none" w:sz="0" w:space="0" w:color="auto"/>
              </w:divBdr>
            </w:div>
            <w:div w:id="788284081">
              <w:marLeft w:val="0"/>
              <w:marRight w:val="0"/>
              <w:marTop w:val="0"/>
              <w:marBottom w:val="0"/>
              <w:divBdr>
                <w:top w:val="none" w:sz="0" w:space="0" w:color="auto"/>
                <w:left w:val="none" w:sz="0" w:space="0" w:color="auto"/>
                <w:bottom w:val="none" w:sz="0" w:space="0" w:color="auto"/>
                <w:right w:val="none" w:sz="0" w:space="0" w:color="auto"/>
              </w:divBdr>
            </w:div>
            <w:div w:id="788669265">
              <w:marLeft w:val="0"/>
              <w:marRight w:val="0"/>
              <w:marTop w:val="0"/>
              <w:marBottom w:val="0"/>
              <w:divBdr>
                <w:top w:val="none" w:sz="0" w:space="0" w:color="auto"/>
                <w:left w:val="none" w:sz="0" w:space="0" w:color="auto"/>
                <w:bottom w:val="none" w:sz="0" w:space="0" w:color="auto"/>
                <w:right w:val="none" w:sz="0" w:space="0" w:color="auto"/>
              </w:divBdr>
            </w:div>
            <w:div w:id="790241708">
              <w:marLeft w:val="0"/>
              <w:marRight w:val="0"/>
              <w:marTop w:val="0"/>
              <w:marBottom w:val="0"/>
              <w:divBdr>
                <w:top w:val="none" w:sz="0" w:space="0" w:color="auto"/>
                <w:left w:val="none" w:sz="0" w:space="0" w:color="auto"/>
                <w:bottom w:val="none" w:sz="0" w:space="0" w:color="auto"/>
                <w:right w:val="none" w:sz="0" w:space="0" w:color="auto"/>
              </w:divBdr>
            </w:div>
            <w:div w:id="790788159">
              <w:marLeft w:val="0"/>
              <w:marRight w:val="0"/>
              <w:marTop w:val="0"/>
              <w:marBottom w:val="0"/>
              <w:divBdr>
                <w:top w:val="none" w:sz="0" w:space="0" w:color="auto"/>
                <w:left w:val="none" w:sz="0" w:space="0" w:color="auto"/>
                <w:bottom w:val="none" w:sz="0" w:space="0" w:color="auto"/>
                <w:right w:val="none" w:sz="0" w:space="0" w:color="auto"/>
              </w:divBdr>
            </w:div>
            <w:div w:id="791023868">
              <w:marLeft w:val="0"/>
              <w:marRight w:val="0"/>
              <w:marTop w:val="0"/>
              <w:marBottom w:val="0"/>
              <w:divBdr>
                <w:top w:val="none" w:sz="0" w:space="0" w:color="auto"/>
                <w:left w:val="none" w:sz="0" w:space="0" w:color="auto"/>
                <w:bottom w:val="none" w:sz="0" w:space="0" w:color="auto"/>
                <w:right w:val="none" w:sz="0" w:space="0" w:color="auto"/>
              </w:divBdr>
            </w:div>
            <w:div w:id="794064569">
              <w:marLeft w:val="0"/>
              <w:marRight w:val="0"/>
              <w:marTop w:val="0"/>
              <w:marBottom w:val="0"/>
              <w:divBdr>
                <w:top w:val="none" w:sz="0" w:space="0" w:color="auto"/>
                <w:left w:val="none" w:sz="0" w:space="0" w:color="auto"/>
                <w:bottom w:val="none" w:sz="0" w:space="0" w:color="auto"/>
                <w:right w:val="none" w:sz="0" w:space="0" w:color="auto"/>
              </w:divBdr>
            </w:div>
            <w:div w:id="798231514">
              <w:marLeft w:val="0"/>
              <w:marRight w:val="0"/>
              <w:marTop w:val="0"/>
              <w:marBottom w:val="0"/>
              <w:divBdr>
                <w:top w:val="none" w:sz="0" w:space="0" w:color="auto"/>
                <w:left w:val="none" w:sz="0" w:space="0" w:color="auto"/>
                <w:bottom w:val="none" w:sz="0" w:space="0" w:color="auto"/>
                <w:right w:val="none" w:sz="0" w:space="0" w:color="auto"/>
              </w:divBdr>
            </w:div>
            <w:div w:id="798258544">
              <w:marLeft w:val="0"/>
              <w:marRight w:val="0"/>
              <w:marTop w:val="0"/>
              <w:marBottom w:val="0"/>
              <w:divBdr>
                <w:top w:val="none" w:sz="0" w:space="0" w:color="auto"/>
                <w:left w:val="none" w:sz="0" w:space="0" w:color="auto"/>
                <w:bottom w:val="none" w:sz="0" w:space="0" w:color="auto"/>
                <w:right w:val="none" w:sz="0" w:space="0" w:color="auto"/>
              </w:divBdr>
            </w:div>
            <w:div w:id="798649341">
              <w:marLeft w:val="0"/>
              <w:marRight w:val="0"/>
              <w:marTop w:val="0"/>
              <w:marBottom w:val="0"/>
              <w:divBdr>
                <w:top w:val="none" w:sz="0" w:space="0" w:color="auto"/>
                <w:left w:val="none" w:sz="0" w:space="0" w:color="auto"/>
                <w:bottom w:val="none" w:sz="0" w:space="0" w:color="auto"/>
                <w:right w:val="none" w:sz="0" w:space="0" w:color="auto"/>
              </w:divBdr>
            </w:div>
            <w:div w:id="798719752">
              <w:marLeft w:val="0"/>
              <w:marRight w:val="0"/>
              <w:marTop w:val="0"/>
              <w:marBottom w:val="0"/>
              <w:divBdr>
                <w:top w:val="none" w:sz="0" w:space="0" w:color="auto"/>
                <w:left w:val="none" w:sz="0" w:space="0" w:color="auto"/>
                <w:bottom w:val="none" w:sz="0" w:space="0" w:color="auto"/>
                <w:right w:val="none" w:sz="0" w:space="0" w:color="auto"/>
              </w:divBdr>
            </w:div>
            <w:div w:id="799688556">
              <w:marLeft w:val="0"/>
              <w:marRight w:val="0"/>
              <w:marTop w:val="0"/>
              <w:marBottom w:val="0"/>
              <w:divBdr>
                <w:top w:val="none" w:sz="0" w:space="0" w:color="auto"/>
                <w:left w:val="none" w:sz="0" w:space="0" w:color="auto"/>
                <w:bottom w:val="none" w:sz="0" w:space="0" w:color="auto"/>
                <w:right w:val="none" w:sz="0" w:space="0" w:color="auto"/>
              </w:divBdr>
            </w:div>
            <w:div w:id="800268599">
              <w:marLeft w:val="0"/>
              <w:marRight w:val="0"/>
              <w:marTop w:val="0"/>
              <w:marBottom w:val="0"/>
              <w:divBdr>
                <w:top w:val="none" w:sz="0" w:space="0" w:color="auto"/>
                <w:left w:val="none" w:sz="0" w:space="0" w:color="auto"/>
                <w:bottom w:val="none" w:sz="0" w:space="0" w:color="auto"/>
                <w:right w:val="none" w:sz="0" w:space="0" w:color="auto"/>
              </w:divBdr>
            </w:div>
            <w:div w:id="802508115">
              <w:marLeft w:val="0"/>
              <w:marRight w:val="0"/>
              <w:marTop w:val="0"/>
              <w:marBottom w:val="0"/>
              <w:divBdr>
                <w:top w:val="none" w:sz="0" w:space="0" w:color="auto"/>
                <w:left w:val="none" w:sz="0" w:space="0" w:color="auto"/>
                <w:bottom w:val="none" w:sz="0" w:space="0" w:color="auto"/>
                <w:right w:val="none" w:sz="0" w:space="0" w:color="auto"/>
              </w:divBdr>
            </w:div>
            <w:div w:id="802576302">
              <w:marLeft w:val="0"/>
              <w:marRight w:val="0"/>
              <w:marTop w:val="0"/>
              <w:marBottom w:val="0"/>
              <w:divBdr>
                <w:top w:val="none" w:sz="0" w:space="0" w:color="auto"/>
                <w:left w:val="none" w:sz="0" w:space="0" w:color="auto"/>
                <w:bottom w:val="none" w:sz="0" w:space="0" w:color="auto"/>
                <w:right w:val="none" w:sz="0" w:space="0" w:color="auto"/>
              </w:divBdr>
            </w:div>
            <w:div w:id="804589044">
              <w:marLeft w:val="0"/>
              <w:marRight w:val="0"/>
              <w:marTop w:val="0"/>
              <w:marBottom w:val="0"/>
              <w:divBdr>
                <w:top w:val="none" w:sz="0" w:space="0" w:color="auto"/>
                <w:left w:val="none" w:sz="0" w:space="0" w:color="auto"/>
                <w:bottom w:val="none" w:sz="0" w:space="0" w:color="auto"/>
                <w:right w:val="none" w:sz="0" w:space="0" w:color="auto"/>
              </w:divBdr>
            </w:div>
            <w:div w:id="814875466">
              <w:marLeft w:val="0"/>
              <w:marRight w:val="0"/>
              <w:marTop w:val="360"/>
              <w:marBottom w:val="0"/>
              <w:divBdr>
                <w:top w:val="single" w:sz="6" w:space="0" w:color="auto"/>
                <w:left w:val="single" w:sz="6" w:space="0" w:color="auto"/>
                <w:bottom w:val="single" w:sz="6" w:space="0" w:color="auto"/>
                <w:right w:val="single" w:sz="6" w:space="0" w:color="auto"/>
              </w:divBdr>
            </w:div>
            <w:div w:id="815416639">
              <w:marLeft w:val="0"/>
              <w:marRight w:val="0"/>
              <w:marTop w:val="0"/>
              <w:marBottom w:val="0"/>
              <w:divBdr>
                <w:top w:val="none" w:sz="0" w:space="0" w:color="auto"/>
                <w:left w:val="none" w:sz="0" w:space="0" w:color="auto"/>
                <w:bottom w:val="none" w:sz="0" w:space="0" w:color="auto"/>
                <w:right w:val="none" w:sz="0" w:space="0" w:color="auto"/>
              </w:divBdr>
            </w:div>
            <w:div w:id="816459580">
              <w:marLeft w:val="0"/>
              <w:marRight w:val="0"/>
              <w:marTop w:val="0"/>
              <w:marBottom w:val="0"/>
              <w:divBdr>
                <w:top w:val="none" w:sz="0" w:space="0" w:color="auto"/>
                <w:left w:val="none" w:sz="0" w:space="0" w:color="auto"/>
                <w:bottom w:val="none" w:sz="0" w:space="0" w:color="auto"/>
                <w:right w:val="none" w:sz="0" w:space="0" w:color="auto"/>
              </w:divBdr>
            </w:div>
            <w:div w:id="817259451">
              <w:marLeft w:val="0"/>
              <w:marRight w:val="0"/>
              <w:marTop w:val="0"/>
              <w:marBottom w:val="0"/>
              <w:divBdr>
                <w:top w:val="none" w:sz="0" w:space="0" w:color="auto"/>
                <w:left w:val="none" w:sz="0" w:space="0" w:color="auto"/>
                <w:bottom w:val="none" w:sz="0" w:space="0" w:color="auto"/>
                <w:right w:val="none" w:sz="0" w:space="0" w:color="auto"/>
              </w:divBdr>
            </w:div>
            <w:div w:id="817502869">
              <w:marLeft w:val="0"/>
              <w:marRight w:val="0"/>
              <w:marTop w:val="0"/>
              <w:marBottom w:val="0"/>
              <w:divBdr>
                <w:top w:val="none" w:sz="0" w:space="0" w:color="auto"/>
                <w:left w:val="none" w:sz="0" w:space="0" w:color="auto"/>
                <w:bottom w:val="none" w:sz="0" w:space="0" w:color="auto"/>
                <w:right w:val="none" w:sz="0" w:space="0" w:color="auto"/>
              </w:divBdr>
            </w:div>
            <w:div w:id="822239772">
              <w:marLeft w:val="0"/>
              <w:marRight w:val="0"/>
              <w:marTop w:val="0"/>
              <w:marBottom w:val="0"/>
              <w:divBdr>
                <w:top w:val="none" w:sz="0" w:space="0" w:color="auto"/>
                <w:left w:val="none" w:sz="0" w:space="0" w:color="auto"/>
                <w:bottom w:val="none" w:sz="0" w:space="0" w:color="auto"/>
                <w:right w:val="none" w:sz="0" w:space="0" w:color="auto"/>
              </w:divBdr>
            </w:div>
            <w:div w:id="824786771">
              <w:marLeft w:val="0"/>
              <w:marRight w:val="0"/>
              <w:marTop w:val="0"/>
              <w:marBottom w:val="0"/>
              <w:divBdr>
                <w:top w:val="none" w:sz="0" w:space="0" w:color="auto"/>
                <w:left w:val="none" w:sz="0" w:space="0" w:color="auto"/>
                <w:bottom w:val="none" w:sz="0" w:space="0" w:color="auto"/>
                <w:right w:val="none" w:sz="0" w:space="0" w:color="auto"/>
              </w:divBdr>
            </w:div>
            <w:div w:id="826017174">
              <w:marLeft w:val="0"/>
              <w:marRight w:val="0"/>
              <w:marTop w:val="0"/>
              <w:marBottom w:val="0"/>
              <w:divBdr>
                <w:top w:val="none" w:sz="0" w:space="0" w:color="auto"/>
                <w:left w:val="none" w:sz="0" w:space="0" w:color="auto"/>
                <w:bottom w:val="none" w:sz="0" w:space="0" w:color="auto"/>
                <w:right w:val="none" w:sz="0" w:space="0" w:color="auto"/>
              </w:divBdr>
            </w:div>
            <w:div w:id="827288695">
              <w:marLeft w:val="0"/>
              <w:marRight w:val="0"/>
              <w:marTop w:val="0"/>
              <w:marBottom w:val="0"/>
              <w:divBdr>
                <w:top w:val="none" w:sz="0" w:space="0" w:color="auto"/>
                <w:left w:val="none" w:sz="0" w:space="0" w:color="auto"/>
                <w:bottom w:val="none" w:sz="0" w:space="0" w:color="auto"/>
                <w:right w:val="none" w:sz="0" w:space="0" w:color="auto"/>
              </w:divBdr>
            </w:div>
            <w:div w:id="828256044">
              <w:marLeft w:val="0"/>
              <w:marRight w:val="0"/>
              <w:marTop w:val="0"/>
              <w:marBottom w:val="0"/>
              <w:divBdr>
                <w:top w:val="none" w:sz="0" w:space="0" w:color="auto"/>
                <w:left w:val="none" w:sz="0" w:space="0" w:color="auto"/>
                <w:bottom w:val="none" w:sz="0" w:space="0" w:color="auto"/>
                <w:right w:val="none" w:sz="0" w:space="0" w:color="auto"/>
              </w:divBdr>
            </w:div>
            <w:div w:id="828711557">
              <w:marLeft w:val="0"/>
              <w:marRight w:val="0"/>
              <w:marTop w:val="0"/>
              <w:marBottom w:val="0"/>
              <w:divBdr>
                <w:top w:val="none" w:sz="0" w:space="0" w:color="auto"/>
                <w:left w:val="none" w:sz="0" w:space="0" w:color="auto"/>
                <w:bottom w:val="none" w:sz="0" w:space="0" w:color="auto"/>
                <w:right w:val="none" w:sz="0" w:space="0" w:color="auto"/>
              </w:divBdr>
            </w:div>
            <w:div w:id="830292292">
              <w:marLeft w:val="0"/>
              <w:marRight w:val="0"/>
              <w:marTop w:val="0"/>
              <w:marBottom w:val="0"/>
              <w:divBdr>
                <w:top w:val="none" w:sz="0" w:space="0" w:color="auto"/>
                <w:left w:val="none" w:sz="0" w:space="0" w:color="auto"/>
                <w:bottom w:val="none" w:sz="0" w:space="0" w:color="auto"/>
                <w:right w:val="none" w:sz="0" w:space="0" w:color="auto"/>
              </w:divBdr>
            </w:div>
            <w:div w:id="832182899">
              <w:marLeft w:val="0"/>
              <w:marRight w:val="0"/>
              <w:marTop w:val="0"/>
              <w:marBottom w:val="0"/>
              <w:divBdr>
                <w:top w:val="none" w:sz="0" w:space="0" w:color="auto"/>
                <w:left w:val="none" w:sz="0" w:space="0" w:color="auto"/>
                <w:bottom w:val="none" w:sz="0" w:space="0" w:color="auto"/>
                <w:right w:val="none" w:sz="0" w:space="0" w:color="auto"/>
              </w:divBdr>
            </w:div>
            <w:div w:id="832793637">
              <w:marLeft w:val="0"/>
              <w:marRight w:val="0"/>
              <w:marTop w:val="0"/>
              <w:marBottom w:val="0"/>
              <w:divBdr>
                <w:top w:val="none" w:sz="0" w:space="0" w:color="auto"/>
                <w:left w:val="none" w:sz="0" w:space="0" w:color="auto"/>
                <w:bottom w:val="none" w:sz="0" w:space="0" w:color="auto"/>
                <w:right w:val="none" w:sz="0" w:space="0" w:color="auto"/>
              </w:divBdr>
            </w:div>
            <w:div w:id="833760168">
              <w:marLeft w:val="0"/>
              <w:marRight w:val="0"/>
              <w:marTop w:val="0"/>
              <w:marBottom w:val="0"/>
              <w:divBdr>
                <w:top w:val="none" w:sz="0" w:space="0" w:color="auto"/>
                <w:left w:val="none" w:sz="0" w:space="0" w:color="auto"/>
                <w:bottom w:val="none" w:sz="0" w:space="0" w:color="auto"/>
                <w:right w:val="none" w:sz="0" w:space="0" w:color="auto"/>
              </w:divBdr>
            </w:div>
            <w:div w:id="837698199">
              <w:marLeft w:val="0"/>
              <w:marRight w:val="0"/>
              <w:marTop w:val="0"/>
              <w:marBottom w:val="0"/>
              <w:divBdr>
                <w:top w:val="none" w:sz="0" w:space="0" w:color="auto"/>
                <w:left w:val="none" w:sz="0" w:space="0" w:color="auto"/>
                <w:bottom w:val="none" w:sz="0" w:space="0" w:color="auto"/>
                <w:right w:val="none" w:sz="0" w:space="0" w:color="auto"/>
              </w:divBdr>
            </w:div>
            <w:div w:id="837962784">
              <w:marLeft w:val="0"/>
              <w:marRight w:val="0"/>
              <w:marTop w:val="0"/>
              <w:marBottom w:val="0"/>
              <w:divBdr>
                <w:top w:val="none" w:sz="0" w:space="0" w:color="auto"/>
                <w:left w:val="none" w:sz="0" w:space="0" w:color="auto"/>
                <w:bottom w:val="none" w:sz="0" w:space="0" w:color="auto"/>
                <w:right w:val="none" w:sz="0" w:space="0" w:color="auto"/>
              </w:divBdr>
            </w:div>
            <w:div w:id="840122395">
              <w:marLeft w:val="0"/>
              <w:marRight w:val="0"/>
              <w:marTop w:val="0"/>
              <w:marBottom w:val="0"/>
              <w:divBdr>
                <w:top w:val="none" w:sz="0" w:space="0" w:color="auto"/>
                <w:left w:val="none" w:sz="0" w:space="0" w:color="auto"/>
                <w:bottom w:val="none" w:sz="0" w:space="0" w:color="auto"/>
                <w:right w:val="none" w:sz="0" w:space="0" w:color="auto"/>
              </w:divBdr>
            </w:div>
            <w:div w:id="842937689">
              <w:marLeft w:val="0"/>
              <w:marRight w:val="0"/>
              <w:marTop w:val="0"/>
              <w:marBottom w:val="0"/>
              <w:divBdr>
                <w:top w:val="none" w:sz="0" w:space="0" w:color="auto"/>
                <w:left w:val="none" w:sz="0" w:space="0" w:color="auto"/>
                <w:bottom w:val="none" w:sz="0" w:space="0" w:color="auto"/>
                <w:right w:val="none" w:sz="0" w:space="0" w:color="auto"/>
              </w:divBdr>
            </w:div>
            <w:div w:id="851341133">
              <w:marLeft w:val="0"/>
              <w:marRight w:val="0"/>
              <w:marTop w:val="0"/>
              <w:marBottom w:val="0"/>
              <w:divBdr>
                <w:top w:val="none" w:sz="0" w:space="0" w:color="auto"/>
                <w:left w:val="none" w:sz="0" w:space="0" w:color="auto"/>
                <w:bottom w:val="none" w:sz="0" w:space="0" w:color="auto"/>
                <w:right w:val="none" w:sz="0" w:space="0" w:color="auto"/>
              </w:divBdr>
            </w:div>
            <w:div w:id="851607253">
              <w:marLeft w:val="0"/>
              <w:marRight w:val="0"/>
              <w:marTop w:val="0"/>
              <w:marBottom w:val="0"/>
              <w:divBdr>
                <w:top w:val="none" w:sz="0" w:space="0" w:color="auto"/>
                <w:left w:val="none" w:sz="0" w:space="0" w:color="auto"/>
                <w:bottom w:val="none" w:sz="0" w:space="0" w:color="auto"/>
                <w:right w:val="none" w:sz="0" w:space="0" w:color="auto"/>
              </w:divBdr>
            </w:div>
            <w:div w:id="852185588">
              <w:marLeft w:val="0"/>
              <w:marRight w:val="0"/>
              <w:marTop w:val="0"/>
              <w:marBottom w:val="0"/>
              <w:divBdr>
                <w:top w:val="none" w:sz="0" w:space="0" w:color="auto"/>
                <w:left w:val="none" w:sz="0" w:space="0" w:color="auto"/>
                <w:bottom w:val="none" w:sz="0" w:space="0" w:color="auto"/>
                <w:right w:val="none" w:sz="0" w:space="0" w:color="auto"/>
              </w:divBdr>
            </w:div>
            <w:div w:id="852306936">
              <w:marLeft w:val="0"/>
              <w:marRight w:val="0"/>
              <w:marTop w:val="0"/>
              <w:marBottom w:val="0"/>
              <w:divBdr>
                <w:top w:val="none" w:sz="0" w:space="0" w:color="auto"/>
                <w:left w:val="none" w:sz="0" w:space="0" w:color="auto"/>
                <w:bottom w:val="none" w:sz="0" w:space="0" w:color="auto"/>
                <w:right w:val="none" w:sz="0" w:space="0" w:color="auto"/>
              </w:divBdr>
            </w:div>
            <w:div w:id="852493660">
              <w:marLeft w:val="0"/>
              <w:marRight w:val="0"/>
              <w:marTop w:val="0"/>
              <w:marBottom w:val="0"/>
              <w:divBdr>
                <w:top w:val="none" w:sz="0" w:space="0" w:color="auto"/>
                <w:left w:val="none" w:sz="0" w:space="0" w:color="auto"/>
                <w:bottom w:val="none" w:sz="0" w:space="0" w:color="auto"/>
                <w:right w:val="none" w:sz="0" w:space="0" w:color="auto"/>
              </w:divBdr>
            </w:div>
            <w:div w:id="852761107">
              <w:marLeft w:val="0"/>
              <w:marRight w:val="0"/>
              <w:marTop w:val="0"/>
              <w:marBottom w:val="0"/>
              <w:divBdr>
                <w:top w:val="none" w:sz="0" w:space="0" w:color="auto"/>
                <w:left w:val="none" w:sz="0" w:space="0" w:color="auto"/>
                <w:bottom w:val="none" w:sz="0" w:space="0" w:color="auto"/>
                <w:right w:val="none" w:sz="0" w:space="0" w:color="auto"/>
              </w:divBdr>
            </w:div>
            <w:div w:id="856844641">
              <w:marLeft w:val="0"/>
              <w:marRight w:val="0"/>
              <w:marTop w:val="0"/>
              <w:marBottom w:val="0"/>
              <w:divBdr>
                <w:top w:val="none" w:sz="0" w:space="0" w:color="auto"/>
                <w:left w:val="none" w:sz="0" w:space="0" w:color="auto"/>
                <w:bottom w:val="none" w:sz="0" w:space="0" w:color="auto"/>
                <w:right w:val="none" w:sz="0" w:space="0" w:color="auto"/>
              </w:divBdr>
            </w:div>
            <w:div w:id="858473077">
              <w:marLeft w:val="0"/>
              <w:marRight w:val="0"/>
              <w:marTop w:val="0"/>
              <w:marBottom w:val="0"/>
              <w:divBdr>
                <w:top w:val="none" w:sz="0" w:space="0" w:color="auto"/>
                <w:left w:val="none" w:sz="0" w:space="0" w:color="auto"/>
                <w:bottom w:val="none" w:sz="0" w:space="0" w:color="auto"/>
                <w:right w:val="none" w:sz="0" w:space="0" w:color="auto"/>
              </w:divBdr>
            </w:div>
            <w:div w:id="861479127">
              <w:marLeft w:val="0"/>
              <w:marRight w:val="0"/>
              <w:marTop w:val="0"/>
              <w:marBottom w:val="0"/>
              <w:divBdr>
                <w:top w:val="none" w:sz="0" w:space="0" w:color="auto"/>
                <w:left w:val="none" w:sz="0" w:space="0" w:color="auto"/>
                <w:bottom w:val="none" w:sz="0" w:space="0" w:color="auto"/>
                <w:right w:val="none" w:sz="0" w:space="0" w:color="auto"/>
              </w:divBdr>
            </w:div>
            <w:div w:id="861552814">
              <w:marLeft w:val="0"/>
              <w:marRight w:val="0"/>
              <w:marTop w:val="0"/>
              <w:marBottom w:val="0"/>
              <w:divBdr>
                <w:top w:val="none" w:sz="0" w:space="0" w:color="auto"/>
                <w:left w:val="none" w:sz="0" w:space="0" w:color="auto"/>
                <w:bottom w:val="none" w:sz="0" w:space="0" w:color="auto"/>
                <w:right w:val="none" w:sz="0" w:space="0" w:color="auto"/>
              </w:divBdr>
            </w:div>
            <w:div w:id="861892307">
              <w:marLeft w:val="0"/>
              <w:marRight w:val="0"/>
              <w:marTop w:val="0"/>
              <w:marBottom w:val="0"/>
              <w:divBdr>
                <w:top w:val="none" w:sz="0" w:space="0" w:color="auto"/>
                <w:left w:val="none" w:sz="0" w:space="0" w:color="auto"/>
                <w:bottom w:val="none" w:sz="0" w:space="0" w:color="auto"/>
                <w:right w:val="none" w:sz="0" w:space="0" w:color="auto"/>
              </w:divBdr>
            </w:div>
            <w:div w:id="864250430">
              <w:marLeft w:val="0"/>
              <w:marRight w:val="0"/>
              <w:marTop w:val="0"/>
              <w:marBottom w:val="0"/>
              <w:divBdr>
                <w:top w:val="none" w:sz="0" w:space="0" w:color="auto"/>
                <w:left w:val="none" w:sz="0" w:space="0" w:color="auto"/>
                <w:bottom w:val="none" w:sz="0" w:space="0" w:color="auto"/>
                <w:right w:val="none" w:sz="0" w:space="0" w:color="auto"/>
              </w:divBdr>
            </w:div>
            <w:div w:id="865756126">
              <w:marLeft w:val="0"/>
              <w:marRight w:val="0"/>
              <w:marTop w:val="0"/>
              <w:marBottom w:val="0"/>
              <w:divBdr>
                <w:top w:val="none" w:sz="0" w:space="0" w:color="auto"/>
                <w:left w:val="none" w:sz="0" w:space="0" w:color="auto"/>
                <w:bottom w:val="none" w:sz="0" w:space="0" w:color="auto"/>
                <w:right w:val="none" w:sz="0" w:space="0" w:color="auto"/>
              </w:divBdr>
            </w:div>
            <w:div w:id="867715607">
              <w:marLeft w:val="0"/>
              <w:marRight w:val="0"/>
              <w:marTop w:val="0"/>
              <w:marBottom w:val="0"/>
              <w:divBdr>
                <w:top w:val="none" w:sz="0" w:space="0" w:color="auto"/>
                <w:left w:val="none" w:sz="0" w:space="0" w:color="auto"/>
                <w:bottom w:val="none" w:sz="0" w:space="0" w:color="auto"/>
                <w:right w:val="none" w:sz="0" w:space="0" w:color="auto"/>
              </w:divBdr>
            </w:div>
            <w:div w:id="870453675">
              <w:marLeft w:val="0"/>
              <w:marRight w:val="0"/>
              <w:marTop w:val="0"/>
              <w:marBottom w:val="0"/>
              <w:divBdr>
                <w:top w:val="none" w:sz="0" w:space="0" w:color="auto"/>
                <w:left w:val="none" w:sz="0" w:space="0" w:color="auto"/>
                <w:bottom w:val="none" w:sz="0" w:space="0" w:color="auto"/>
                <w:right w:val="none" w:sz="0" w:space="0" w:color="auto"/>
              </w:divBdr>
            </w:div>
            <w:div w:id="870462561">
              <w:marLeft w:val="0"/>
              <w:marRight w:val="0"/>
              <w:marTop w:val="0"/>
              <w:marBottom w:val="0"/>
              <w:divBdr>
                <w:top w:val="none" w:sz="0" w:space="0" w:color="auto"/>
                <w:left w:val="none" w:sz="0" w:space="0" w:color="auto"/>
                <w:bottom w:val="none" w:sz="0" w:space="0" w:color="auto"/>
                <w:right w:val="none" w:sz="0" w:space="0" w:color="auto"/>
              </w:divBdr>
            </w:div>
            <w:div w:id="871579448">
              <w:marLeft w:val="0"/>
              <w:marRight w:val="0"/>
              <w:marTop w:val="0"/>
              <w:marBottom w:val="0"/>
              <w:divBdr>
                <w:top w:val="none" w:sz="0" w:space="0" w:color="auto"/>
                <w:left w:val="none" w:sz="0" w:space="0" w:color="auto"/>
                <w:bottom w:val="none" w:sz="0" w:space="0" w:color="auto"/>
                <w:right w:val="none" w:sz="0" w:space="0" w:color="auto"/>
              </w:divBdr>
            </w:div>
            <w:div w:id="872811289">
              <w:marLeft w:val="0"/>
              <w:marRight w:val="0"/>
              <w:marTop w:val="0"/>
              <w:marBottom w:val="0"/>
              <w:divBdr>
                <w:top w:val="none" w:sz="0" w:space="0" w:color="auto"/>
                <w:left w:val="none" w:sz="0" w:space="0" w:color="auto"/>
                <w:bottom w:val="none" w:sz="0" w:space="0" w:color="auto"/>
                <w:right w:val="none" w:sz="0" w:space="0" w:color="auto"/>
              </w:divBdr>
            </w:div>
            <w:div w:id="873075092">
              <w:marLeft w:val="0"/>
              <w:marRight w:val="0"/>
              <w:marTop w:val="0"/>
              <w:marBottom w:val="0"/>
              <w:divBdr>
                <w:top w:val="none" w:sz="0" w:space="0" w:color="auto"/>
                <w:left w:val="none" w:sz="0" w:space="0" w:color="auto"/>
                <w:bottom w:val="none" w:sz="0" w:space="0" w:color="auto"/>
                <w:right w:val="none" w:sz="0" w:space="0" w:color="auto"/>
              </w:divBdr>
            </w:div>
            <w:div w:id="874389414">
              <w:marLeft w:val="0"/>
              <w:marRight w:val="0"/>
              <w:marTop w:val="0"/>
              <w:marBottom w:val="0"/>
              <w:divBdr>
                <w:top w:val="none" w:sz="0" w:space="0" w:color="auto"/>
                <w:left w:val="none" w:sz="0" w:space="0" w:color="auto"/>
                <w:bottom w:val="none" w:sz="0" w:space="0" w:color="auto"/>
                <w:right w:val="none" w:sz="0" w:space="0" w:color="auto"/>
              </w:divBdr>
            </w:div>
            <w:div w:id="877401701">
              <w:marLeft w:val="0"/>
              <w:marRight w:val="0"/>
              <w:marTop w:val="0"/>
              <w:marBottom w:val="0"/>
              <w:divBdr>
                <w:top w:val="none" w:sz="0" w:space="0" w:color="auto"/>
                <w:left w:val="none" w:sz="0" w:space="0" w:color="auto"/>
                <w:bottom w:val="none" w:sz="0" w:space="0" w:color="auto"/>
                <w:right w:val="none" w:sz="0" w:space="0" w:color="auto"/>
              </w:divBdr>
            </w:div>
            <w:div w:id="878669612">
              <w:marLeft w:val="0"/>
              <w:marRight w:val="0"/>
              <w:marTop w:val="0"/>
              <w:marBottom w:val="0"/>
              <w:divBdr>
                <w:top w:val="none" w:sz="0" w:space="0" w:color="auto"/>
                <w:left w:val="none" w:sz="0" w:space="0" w:color="auto"/>
                <w:bottom w:val="none" w:sz="0" w:space="0" w:color="auto"/>
                <w:right w:val="none" w:sz="0" w:space="0" w:color="auto"/>
              </w:divBdr>
            </w:div>
            <w:div w:id="879394362">
              <w:marLeft w:val="0"/>
              <w:marRight w:val="0"/>
              <w:marTop w:val="0"/>
              <w:marBottom w:val="0"/>
              <w:divBdr>
                <w:top w:val="none" w:sz="0" w:space="0" w:color="auto"/>
                <w:left w:val="none" w:sz="0" w:space="0" w:color="auto"/>
                <w:bottom w:val="none" w:sz="0" w:space="0" w:color="auto"/>
                <w:right w:val="none" w:sz="0" w:space="0" w:color="auto"/>
              </w:divBdr>
            </w:div>
            <w:div w:id="879980047">
              <w:marLeft w:val="0"/>
              <w:marRight w:val="0"/>
              <w:marTop w:val="0"/>
              <w:marBottom w:val="0"/>
              <w:divBdr>
                <w:top w:val="none" w:sz="0" w:space="0" w:color="auto"/>
                <w:left w:val="none" w:sz="0" w:space="0" w:color="auto"/>
                <w:bottom w:val="none" w:sz="0" w:space="0" w:color="auto"/>
                <w:right w:val="none" w:sz="0" w:space="0" w:color="auto"/>
              </w:divBdr>
            </w:div>
            <w:div w:id="880631388">
              <w:marLeft w:val="0"/>
              <w:marRight w:val="0"/>
              <w:marTop w:val="0"/>
              <w:marBottom w:val="0"/>
              <w:divBdr>
                <w:top w:val="none" w:sz="0" w:space="0" w:color="auto"/>
                <w:left w:val="none" w:sz="0" w:space="0" w:color="auto"/>
                <w:bottom w:val="none" w:sz="0" w:space="0" w:color="auto"/>
                <w:right w:val="none" w:sz="0" w:space="0" w:color="auto"/>
              </w:divBdr>
            </w:div>
            <w:div w:id="880826250">
              <w:marLeft w:val="0"/>
              <w:marRight w:val="0"/>
              <w:marTop w:val="0"/>
              <w:marBottom w:val="0"/>
              <w:divBdr>
                <w:top w:val="none" w:sz="0" w:space="0" w:color="auto"/>
                <w:left w:val="none" w:sz="0" w:space="0" w:color="auto"/>
                <w:bottom w:val="none" w:sz="0" w:space="0" w:color="auto"/>
                <w:right w:val="none" w:sz="0" w:space="0" w:color="auto"/>
              </w:divBdr>
            </w:div>
            <w:div w:id="883951713">
              <w:marLeft w:val="0"/>
              <w:marRight w:val="0"/>
              <w:marTop w:val="0"/>
              <w:marBottom w:val="0"/>
              <w:divBdr>
                <w:top w:val="none" w:sz="0" w:space="0" w:color="auto"/>
                <w:left w:val="none" w:sz="0" w:space="0" w:color="auto"/>
                <w:bottom w:val="none" w:sz="0" w:space="0" w:color="auto"/>
                <w:right w:val="none" w:sz="0" w:space="0" w:color="auto"/>
              </w:divBdr>
            </w:div>
            <w:div w:id="886066441">
              <w:marLeft w:val="0"/>
              <w:marRight w:val="0"/>
              <w:marTop w:val="0"/>
              <w:marBottom w:val="0"/>
              <w:divBdr>
                <w:top w:val="none" w:sz="0" w:space="0" w:color="auto"/>
                <w:left w:val="none" w:sz="0" w:space="0" w:color="auto"/>
                <w:bottom w:val="none" w:sz="0" w:space="0" w:color="auto"/>
                <w:right w:val="none" w:sz="0" w:space="0" w:color="auto"/>
              </w:divBdr>
            </w:div>
            <w:div w:id="887686106">
              <w:marLeft w:val="0"/>
              <w:marRight w:val="0"/>
              <w:marTop w:val="0"/>
              <w:marBottom w:val="0"/>
              <w:divBdr>
                <w:top w:val="none" w:sz="0" w:space="0" w:color="auto"/>
                <w:left w:val="none" w:sz="0" w:space="0" w:color="auto"/>
                <w:bottom w:val="none" w:sz="0" w:space="0" w:color="auto"/>
                <w:right w:val="none" w:sz="0" w:space="0" w:color="auto"/>
              </w:divBdr>
            </w:div>
            <w:div w:id="891311517">
              <w:marLeft w:val="0"/>
              <w:marRight w:val="0"/>
              <w:marTop w:val="0"/>
              <w:marBottom w:val="0"/>
              <w:divBdr>
                <w:top w:val="none" w:sz="0" w:space="0" w:color="auto"/>
                <w:left w:val="none" w:sz="0" w:space="0" w:color="auto"/>
                <w:bottom w:val="none" w:sz="0" w:space="0" w:color="auto"/>
                <w:right w:val="none" w:sz="0" w:space="0" w:color="auto"/>
              </w:divBdr>
              <w:divsChild>
                <w:div w:id="586422195">
                  <w:marLeft w:val="0"/>
                  <w:marRight w:val="0"/>
                  <w:marTop w:val="0"/>
                  <w:marBottom w:val="0"/>
                  <w:divBdr>
                    <w:top w:val="none" w:sz="0" w:space="0" w:color="auto"/>
                    <w:left w:val="none" w:sz="0" w:space="0" w:color="auto"/>
                    <w:bottom w:val="none" w:sz="0" w:space="0" w:color="auto"/>
                    <w:right w:val="none" w:sz="0" w:space="0" w:color="auto"/>
                  </w:divBdr>
                </w:div>
                <w:div w:id="966205377">
                  <w:marLeft w:val="0"/>
                  <w:marRight w:val="0"/>
                  <w:marTop w:val="0"/>
                  <w:marBottom w:val="0"/>
                  <w:divBdr>
                    <w:top w:val="none" w:sz="0" w:space="0" w:color="auto"/>
                    <w:left w:val="none" w:sz="0" w:space="0" w:color="auto"/>
                    <w:bottom w:val="none" w:sz="0" w:space="0" w:color="auto"/>
                    <w:right w:val="none" w:sz="0" w:space="0" w:color="auto"/>
                  </w:divBdr>
                </w:div>
                <w:div w:id="1137265543">
                  <w:marLeft w:val="0"/>
                  <w:marRight w:val="0"/>
                  <w:marTop w:val="0"/>
                  <w:marBottom w:val="0"/>
                  <w:divBdr>
                    <w:top w:val="none" w:sz="0" w:space="0" w:color="auto"/>
                    <w:left w:val="none" w:sz="0" w:space="0" w:color="auto"/>
                    <w:bottom w:val="none" w:sz="0" w:space="0" w:color="auto"/>
                    <w:right w:val="none" w:sz="0" w:space="0" w:color="auto"/>
                  </w:divBdr>
                </w:div>
              </w:divsChild>
            </w:div>
            <w:div w:id="891772984">
              <w:marLeft w:val="0"/>
              <w:marRight w:val="0"/>
              <w:marTop w:val="0"/>
              <w:marBottom w:val="0"/>
              <w:divBdr>
                <w:top w:val="none" w:sz="0" w:space="0" w:color="auto"/>
                <w:left w:val="none" w:sz="0" w:space="0" w:color="auto"/>
                <w:bottom w:val="none" w:sz="0" w:space="0" w:color="auto"/>
                <w:right w:val="none" w:sz="0" w:space="0" w:color="auto"/>
              </w:divBdr>
            </w:div>
            <w:div w:id="892497924">
              <w:marLeft w:val="0"/>
              <w:marRight w:val="0"/>
              <w:marTop w:val="0"/>
              <w:marBottom w:val="0"/>
              <w:divBdr>
                <w:top w:val="none" w:sz="0" w:space="0" w:color="auto"/>
                <w:left w:val="none" w:sz="0" w:space="0" w:color="auto"/>
                <w:bottom w:val="none" w:sz="0" w:space="0" w:color="auto"/>
                <w:right w:val="none" w:sz="0" w:space="0" w:color="auto"/>
              </w:divBdr>
            </w:div>
            <w:div w:id="897133599">
              <w:marLeft w:val="0"/>
              <w:marRight w:val="0"/>
              <w:marTop w:val="0"/>
              <w:marBottom w:val="0"/>
              <w:divBdr>
                <w:top w:val="none" w:sz="0" w:space="0" w:color="auto"/>
                <w:left w:val="none" w:sz="0" w:space="0" w:color="auto"/>
                <w:bottom w:val="none" w:sz="0" w:space="0" w:color="auto"/>
                <w:right w:val="none" w:sz="0" w:space="0" w:color="auto"/>
              </w:divBdr>
            </w:div>
            <w:div w:id="897208361">
              <w:marLeft w:val="0"/>
              <w:marRight w:val="0"/>
              <w:marTop w:val="0"/>
              <w:marBottom w:val="0"/>
              <w:divBdr>
                <w:top w:val="none" w:sz="0" w:space="0" w:color="auto"/>
                <w:left w:val="none" w:sz="0" w:space="0" w:color="auto"/>
                <w:bottom w:val="none" w:sz="0" w:space="0" w:color="auto"/>
                <w:right w:val="none" w:sz="0" w:space="0" w:color="auto"/>
              </w:divBdr>
            </w:div>
            <w:div w:id="897786959">
              <w:marLeft w:val="0"/>
              <w:marRight w:val="0"/>
              <w:marTop w:val="0"/>
              <w:marBottom w:val="0"/>
              <w:divBdr>
                <w:top w:val="none" w:sz="0" w:space="0" w:color="auto"/>
                <w:left w:val="none" w:sz="0" w:space="0" w:color="auto"/>
                <w:bottom w:val="none" w:sz="0" w:space="0" w:color="auto"/>
                <w:right w:val="none" w:sz="0" w:space="0" w:color="auto"/>
              </w:divBdr>
            </w:div>
            <w:div w:id="898781660">
              <w:marLeft w:val="0"/>
              <w:marRight w:val="0"/>
              <w:marTop w:val="0"/>
              <w:marBottom w:val="0"/>
              <w:divBdr>
                <w:top w:val="none" w:sz="0" w:space="0" w:color="auto"/>
                <w:left w:val="none" w:sz="0" w:space="0" w:color="auto"/>
                <w:bottom w:val="none" w:sz="0" w:space="0" w:color="auto"/>
                <w:right w:val="none" w:sz="0" w:space="0" w:color="auto"/>
              </w:divBdr>
            </w:div>
            <w:div w:id="899901073">
              <w:marLeft w:val="0"/>
              <w:marRight w:val="0"/>
              <w:marTop w:val="0"/>
              <w:marBottom w:val="0"/>
              <w:divBdr>
                <w:top w:val="none" w:sz="0" w:space="0" w:color="auto"/>
                <w:left w:val="none" w:sz="0" w:space="0" w:color="auto"/>
                <w:bottom w:val="none" w:sz="0" w:space="0" w:color="auto"/>
                <w:right w:val="none" w:sz="0" w:space="0" w:color="auto"/>
              </w:divBdr>
            </w:div>
            <w:div w:id="903026161">
              <w:marLeft w:val="0"/>
              <w:marRight w:val="0"/>
              <w:marTop w:val="0"/>
              <w:marBottom w:val="0"/>
              <w:divBdr>
                <w:top w:val="none" w:sz="0" w:space="0" w:color="auto"/>
                <w:left w:val="none" w:sz="0" w:space="0" w:color="auto"/>
                <w:bottom w:val="none" w:sz="0" w:space="0" w:color="auto"/>
                <w:right w:val="none" w:sz="0" w:space="0" w:color="auto"/>
              </w:divBdr>
            </w:div>
            <w:div w:id="906036760">
              <w:marLeft w:val="0"/>
              <w:marRight w:val="0"/>
              <w:marTop w:val="0"/>
              <w:marBottom w:val="0"/>
              <w:divBdr>
                <w:top w:val="none" w:sz="0" w:space="0" w:color="auto"/>
                <w:left w:val="none" w:sz="0" w:space="0" w:color="auto"/>
                <w:bottom w:val="none" w:sz="0" w:space="0" w:color="auto"/>
                <w:right w:val="none" w:sz="0" w:space="0" w:color="auto"/>
              </w:divBdr>
            </w:div>
            <w:div w:id="910239577">
              <w:marLeft w:val="0"/>
              <w:marRight w:val="0"/>
              <w:marTop w:val="0"/>
              <w:marBottom w:val="0"/>
              <w:divBdr>
                <w:top w:val="none" w:sz="0" w:space="0" w:color="auto"/>
                <w:left w:val="none" w:sz="0" w:space="0" w:color="auto"/>
                <w:bottom w:val="none" w:sz="0" w:space="0" w:color="auto"/>
                <w:right w:val="none" w:sz="0" w:space="0" w:color="auto"/>
              </w:divBdr>
            </w:div>
            <w:div w:id="910503814">
              <w:marLeft w:val="0"/>
              <w:marRight w:val="0"/>
              <w:marTop w:val="0"/>
              <w:marBottom w:val="0"/>
              <w:divBdr>
                <w:top w:val="none" w:sz="0" w:space="0" w:color="auto"/>
                <w:left w:val="none" w:sz="0" w:space="0" w:color="auto"/>
                <w:bottom w:val="none" w:sz="0" w:space="0" w:color="auto"/>
                <w:right w:val="none" w:sz="0" w:space="0" w:color="auto"/>
              </w:divBdr>
            </w:div>
            <w:div w:id="910774721">
              <w:marLeft w:val="0"/>
              <w:marRight w:val="0"/>
              <w:marTop w:val="0"/>
              <w:marBottom w:val="0"/>
              <w:divBdr>
                <w:top w:val="none" w:sz="0" w:space="0" w:color="auto"/>
                <w:left w:val="none" w:sz="0" w:space="0" w:color="auto"/>
                <w:bottom w:val="none" w:sz="0" w:space="0" w:color="auto"/>
                <w:right w:val="none" w:sz="0" w:space="0" w:color="auto"/>
              </w:divBdr>
            </w:div>
            <w:div w:id="910893699">
              <w:marLeft w:val="0"/>
              <w:marRight w:val="0"/>
              <w:marTop w:val="360"/>
              <w:marBottom w:val="0"/>
              <w:divBdr>
                <w:top w:val="single" w:sz="6" w:space="0" w:color="auto"/>
                <w:left w:val="single" w:sz="6" w:space="0" w:color="auto"/>
                <w:bottom w:val="single" w:sz="6" w:space="0" w:color="auto"/>
                <w:right w:val="single" w:sz="6" w:space="0" w:color="auto"/>
              </w:divBdr>
            </w:div>
            <w:div w:id="918440559">
              <w:marLeft w:val="0"/>
              <w:marRight w:val="0"/>
              <w:marTop w:val="0"/>
              <w:marBottom w:val="0"/>
              <w:divBdr>
                <w:top w:val="none" w:sz="0" w:space="0" w:color="auto"/>
                <w:left w:val="none" w:sz="0" w:space="0" w:color="auto"/>
                <w:bottom w:val="none" w:sz="0" w:space="0" w:color="auto"/>
                <w:right w:val="none" w:sz="0" w:space="0" w:color="auto"/>
              </w:divBdr>
            </w:div>
            <w:div w:id="919169282">
              <w:marLeft w:val="0"/>
              <w:marRight w:val="0"/>
              <w:marTop w:val="0"/>
              <w:marBottom w:val="0"/>
              <w:divBdr>
                <w:top w:val="none" w:sz="0" w:space="0" w:color="auto"/>
                <w:left w:val="none" w:sz="0" w:space="0" w:color="auto"/>
                <w:bottom w:val="none" w:sz="0" w:space="0" w:color="auto"/>
                <w:right w:val="none" w:sz="0" w:space="0" w:color="auto"/>
              </w:divBdr>
            </w:div>
            <w:div w:id="925335232">
              <w:marLeft w:val="0"/>
              <w:marRight w:val="0"/>
              <w:marTop w:val="0"/>
              <w:marBottom w:val="0"/>
              <w:divBdr>
                <w:top w:val="none" w:sz="0" w:space="0" w:color="auto"/>
                <w:left w:val="none" w:sz="0" w:space="0" w:color="auto"/>
                <w:bottom w:val="none" w:sz="0" w:space="0" w:color="auto"/>
                <w:right w:val="none" w:sz="0" w:space="0" w:color="auto"/>
              </w:divBdr>
            </w:div>
            <w:div w:id="927084183">
              <w:marLeft w:val="0"/>
              <w:marRight w:val="0"/>
              <w:marTop w:val="0"/>
              <w:marBottom w:val="0"/>
              <w:divBdr>
                <w:top w:val="none" w:sz="0" w:space="0" w:color="auto"/>
                <w:left w:val="none" w:sz="0" w:space="0" w:color="auto"/>
                <w:bottom w:val="none" w:sz="0" w:space="0" w:color="auto"/>
                <w:right w:val="none" w:sz="0" w:space="0" w:color="auto"/>
              </w:divBdr>
            </w:div>
            <w:div w:id="927544805">
              <w:marLeft w:val="0"/>
              <w:marRight w:val="0"/>
              <w:marTop w:val="0"/>
              <w:marBottom w:val="0"/>
              <w:divBdr>
                <w:top w:val="none" w:sz="0" w:space="0" w:color="auto"/>
                <w:left w:val="none" w:sz="0" w:space="0" w:color="auto"/>
                <w:bottom w:val="none" w:sz="0" w:space="0" w:color="auto"/>
                <w:right w:val="none" w:sz="0" w:space="0" w:color="auto"/>
              </w:divBdr>
            </w:div>
            <w:div w:id="931006592">
              <w:marLeft w:val="0"/>
              <w:marRight w:val="0"/>
              <w:marTop w:val="0"/>
              <w:marBottom w:val="0"/>
              <w:divBdr>
                <w:top w:val="none" w:sz="0" w:space="0" w:color="auto"/>
                <w:left w:val="none" w:sz="0" w:space="0" w:color="auto"/>
                <w:bottom w:val="none" w:sz="0" w:space="0" w:color="auto"/>
                <w:right w:val="none" w:sz="0" w:space="0" w:color="auto"/>
              </w:divBdr>
            </w:div>
            <w:div w:id="932057407">
              <w:marLeft w:val="0"/>
              <w:marRight w:val="0"/>
              <w:marTop w:val="0"/>
              <w:marBottom w:val="0"/>
              <w:divBdr>
                <w:top w:val="none" w:sz="0" w:space="0" w:color="auto"/>
                <w:left w:val="none" w:sz="0" w:space="0" w:color="auto"/>
                <w:bottom w:val="none" w:sz="0" w:space="0" w:color="auto"/>
                <w:right w:val="none" w:sz="0" w:space="0" w:color="auto"/>
              </w:divBdr>
            </w:div>
            <w:div w:id="933129166">
              <w:marLeft w:val="0"/>
              <w:marRight w:val="0"/>
              <w:marTop w:val="0"/>
              <w:marBottom w:val="0"/>
              <w:divBdr>
                <w:top w:val="none" w:sz="0" w:space="0" w:color="auto"/>
                <w:left w:val="none" w:sz="0" w:space="0" w:color="auto"/>
                <w:bottom w:val="none" w:sz="0" w:space="0" w:color="auto"/>
                <w:right w:val="none" w:sz="0" w:space="0" w:color="auto"/>
              </w:divBdr>
            </w:div>
            <w:div w:id="937255926">
              <w:marLeft w:val="0"/>
              <w:marRight w:val="0"/>
              <w:marTop w:val="0"/>
              <w:marBottom w:val="0"/>
              <w:divBdr>
                <w:top w:val="none" w:sz="0" w:space="0" w:color="auto"/>
                <w:left w:val="none" w:sz="0" w:space="0" w:color="auto"/>
                <w:bottom w:val="none" w:sz="0" w:space="0" w:color="auto"/>
                <w:right w:val="none" w:sz="0" w:space="0" w:color="auto"/>
              </w:divBdr>
            </w:div>
            <w:div w:id="939139651">
              <w:marLeft w:val="0"/>
              <w:marRight w:val="0"/>
              <w:marTop w:val="0"/>
              <w:marBottom w:val="0"/>
              <w:divBdr>
                <w:top w:val="none" w:sz="0" w:space="0" w:color="auto"/>
                <w:left w:val="none" w:sz="0" w:space="0" w:color="auto"/>
                <w:bottom w:val="none" w:sz="0" w:space="0" w:color="auto"/>
                <w:right w:val="none" w:sz="0" w:space="0" w:color="auto"/>
              </w:divBdr>
            </w:div>
            <w:div w:id="939338195">
              <w:marLeft w:val="0"/>
              <w:marRight w:val="0"/>
              <w:marTop w:val="0"/>
              <w:marBottom w:val="0"/>
              <w:divBdr>
                <w:top w:val="none" w:sz="0" w:space="0" w:color="auto"/>
                <w:left w:val="none" w:sz="0" w:space="0" w:color="auto"/>
                <w:bottom w:val="none" w:sz="0" w:space="0" w:color="auto"/>
                <w:right w:val="none" w:sz="0" w:space="0" w:color="auto"/>
              </w:divBdr>
            </w:div>
            <w:div w:id="945312536">
              <w:marLeft w:val="0"/>
              <w:marRight w:val="0"/>
              <w:marTop w:val="0"/>
              <w:marBottom w:val="0"/>
              <w:divBdr>
                <w:top w:val="none" w:sz="0" w:space="0" w:color="auto"/>
                <w:left w:val="none" w:sz="0" w:space="0" w:color="auto"/>
                <w:bottom w:val="none" w:sz="0" w:space="0" w:color="auto"/>
                <w:right w:val="none" w:sz="0" w:space="0" w:color="auto"/>
              </w:divBdr>
            </w:div>
            <w:div w:id="946816878">
              <w:marLeft w:val="0"/>
              <w:marRight w:val="0"/>
              <w:marTop w:val="0"/>
              <w:marBottom w:val="0"/>
              <w:divBdr>
                <w:top w:val="none" w:sz="0" w:space="0" w:color="auto"/>
                <w:left w:val="none" w:sz="0" w:space="0" w:color="auto"/>
                <w:bottom w:val="none" w:sz="0" w:space="0" w:color="auto"/>
                <w:right w:val="none" w:sz="0" w:space="0" w:color="auto"/>
              </w:divBdr>
            </w:div>
            <w:div w:id="947085676">
              <w:marLeft w:val="0"/>
              <w:marRight w:val="0"/>
              <w:marTop w:val="0"/>
              <w:marBottom w:val="0"/>
              <w:divBdr>
                <w:top w:val="none" w:sz="0" w:space="0" w:color="auto"/>
                <w:left w:val="none" w:sz="0" w:space="0" w:color="auto"/>
                <w:bottom w:val="none" w:sz="0" w:space="0" w:color="auto"/>
                <w:right w:val="none" w:sz="0" w:space="0" w:color="auto"/>
              </w:divBdr>
            </w:div>
            <w:div w:id="948856775">
              <w:marLeft w:val="0"/>
              <w:marRight w:val="0"/>
              <w:marTop w:val="0"/>
              <w:marBottom w:val="0"/>
              <w:divBdr>
                <w:top w:val="none" w:sz="0" w:space="0" w:color="auto"/>
                <w:left w:val="none" w:sz="0" w:space="0" w:color="auto"/>
                <w:bottom w:val="none" w:sz="0" w:space="0" w:color="auto"/>
                <w:right w:val="none" w:sz="0" w:space="0" w:color="auto"/>
              </w:divBdr>
            </w:div>
            <w:div w:id="954673368">
              <w:marLeft w:val="0"/>
              <w:marRight w:val="0"/>
              <w:marTop w:val="0"/>
              <w:marBottom w:val="0"/>
              <w:divBdr>
                <w:top w:val="none" w:sz="0" w:space="0" w:color="auto"/>
                <w:left w:val="none" w:sz="0" w:space="0" w:color="auto"/>
                <w:bottom w:val="none" w:sz="0" w:space="0" w:color="auto"/>
                <w:right w:val="none" w:sz="0" w:space="0" w:color="auto"/>
              </w:divBdr>
            </w:div>
            <w:div w:id="956066355">
              <w:marLeft w:val="0"/>
              <w:marRight w:val="0"/>
              <w:marTop w:val="0"/>
              <w:marBottom w:val="0"/>
              <w:divBdr>
                <w:top w:val="none" w:sz="0" w:space="0" w:color="auto"/>
                <w:left w:val="none" w:sz="0" w:space="0" w:color="auto"/>
                <w:bottom w:val="none" w:sz="0" w:space="0" w:color="auto"/>
                <w:right w:val="none" w:sz="0" w:space="0" w:color="auto"/>
              </w:divBdr>
            </w:div>
            <w:div w:id="956377821">
              <w:marLeft w:val="0"/>
              <w:marRight w:val="0"/>
              <w:marTop w:val="0"/>
              <w:marBottom w:val="0"/>
              <w:divBdr>
                <w:top w:val="none" w:sz="0" w:space="0" w:color="auto"/>
                <w:left w:val="none" w:sz="0" w:space="0" w:color="auto"/>
                <w:bottom w:val="none" w:sz="0" w:space="0" w:color="auto"/>
                <w:right w:val="none" w:sz="0" w:space="0" w:color="auto"/>
              </w:divBdr>
            </w:div>
            <w:div w:id="958027637">
              <w:marLeft w:val="0"/>
              <w:marRight w:val="0"/>
              <w:marTop w:val="0"/>
              <w:marBottom w:val="0"/>
              <w:divBdr>
                <w:top w:val="none" w:sz="0" w:space="0" w:color="auto"/>
                <w:left w:val="none" w:sz="0" w:space="0" w:color="auto"/>
                <w:bottom w:val="none" w:sz="0" w:space="0" w:color="auto"/>
                <w:right w:val="none" w:sz="0" w:space="0" w:color="auto"/>
              </w:divBdr>
            </w:div>
            <w:div w:id="959645548">
              <w:marLeft w:val="0"/>
              <w:marRight w:val="0"/>
              <w:marTop w:val="0"/>
              <w:marBottom w:val="0"/>
              <w:divBdr>
                <w:top w:val="none" w:sz="0" w:space="0" w:color="auto"/>
                <w:left w:val="none" w:sz="0" w:space="0" w:color="auto"/>
                <w:bottom w:val="none" w:sz="0" w:space="0" w:color="auto"/>
                <w:right w:val="none" w:sz="0" w:space="0" w:color="auto"/>
              </w:divBdr>
            </w:div>
            <w:div w:id="962148857">
              <w:marLeft w:val="0"/>
              <w:marRight w:val="0"/>
              <w:marTop w:val="0"/>
              <w:marBottom w:val="0"/>
              <w:divBdr>
                <w:top w:val="none" w:sz="0" w:space="0" w:color="auto"/>
                <w:left w:val="none" w:sz="0" w:space="0" w:color="auto"/>
                <w:bottom w:val="none" w:sz="0" w:space="0" w:color="auto"/>
                <w:right w:val="none" w:sz="0" w:space="0" w:color="auto"/>
              </w:divBdr>
            </w:div>
            <w:div w:id="962661565">
              <w:marLeft w:val="0"/>
              <w:marRight w:val="0"/>
              <w:marTop w:val="0"/>
              <w:marBottom w:val="0"/>
              <w:divBdr>
                <w:top w:val="none" w:sz="0" w:space="0" w:color="auto"/>
                <w:left w:val="none" w:sz="0" w:space="0" w:color="auto"/>
                <w:bottom w:val="none" w:sz="0" w:space="0" w:color="auto"/>
                <w:right w:val="none" w:sz="0" w:space="0" w:color="auto"/>
              </w:divBdr>
            </w:div>
            <w:div w:id="964191473">
              <w:marLeft w:val="0"/>
              <w:marRight w:val="0"/>
              <w:marTop w:val="0"/>
              <w:marBottom w:val="0"/>
              <w:divBdr>
                <w:top w:val="none" w:sz="0" w:space="0" w:color="auto"/>
                <w:left w:val="none" w:sz="0" w:space="0" w:color="auto"/>
                <w:bottom w:val="none" w:sz="0" w:space="0" w:color="auto"/>
                <w:right w:val="none" w:sz="0" w:space="0" w:color="auto"/>
              </w:divBdr>
            </w:div>
            <w:div w:id="966131824">
              <w:marLeft w:val="0"/>
              <w:marRight w:val="0"/>
              <w:marTop w:val="0"/>
              <w:marBottom w:val="0"/>
              <w:divBdr>
                <w:top w:val="none" w:sz="0" w:space="0" w:color="auto"/>
                <w:left w:val="none" w:sz="0" w:space="0" w:color="auto"/>
                <w:bottom w:val="none" w:sz="0" w:space="0" w:color="auto"/>
                <w:right w:val="none" w:sz="0" w:space="0" w:color="auto"/>
              </w:divBdr>
            </w:div>
            <w:div w:id="967666359">
              <w:marLeft w:val="0"/>
              <w:marRight w:val="0"/>
              <w:marTop w:val="0"/>
              <w:marBottom w:val="0"/>
              <w:divBdr>
                <w:top w:val="none" w:sz="0" w:space="0" w:color="auto"/>
                <w:left w:val="none" w:sz="0" w:space="0" w:color="auto"/>
                <w:bottom w:val="none" w:sz="0" w:space="0" w:color="auto"/>
                <w:right w:val="none" w:sz="0" w:space="0" w:color="auto"/>
              </w:divBdr>
            </w:div>
            <w:div w:id="976955920">
              <w:marLeft w:val="0"/>
              <w:marRight w:val="0"/>
              <w:marTop w:val="0"/>
              <w:marBottom w:val="0"/>
              <w:divBdr>
                <w:top w:val="none" w:sz="0" w:space="0" w:color="auto"/>
                <w:left w:val="none" w:sz="0" w:space="0" w:color="auto"/>
                <w:bottom w:val="none" w:sz="0" w:space="0" w:color="auto"/>
                <w:right w:val="none" w:sz="0" w:space="0" w:color="auto"/>
              </w:divBdr>
            </w:div>
            <w:div w:id="981422014">
              <w:marLeft w:val="0"/>
              <w:marRight w:val="0"/>
              <w:marTop w:val="0"/>
              <w:marBottom w:val="0"/>
              <w:divBdr>
                <w:top w:val="none" w:sz="0" w:space="0" w:color="auto"/>
                <w:left w:val="none" w:sz="0" w:space="0" w:color="auto"/>
                <w:bottom w:val="none" w:sz="0" w:space="0" w:color="auto"/>
                <w:right w:val="none" w:sz="0" w:space="0" w:color="auto"/>
              </w:divBdr>
            </w:div>
            <w:div w:id="984579233">
              <w:marLeft w:val="0"/>
              <w:marRight w:val="0"/>
              <w:marTop w:val="0"/>
              <w:marBottom w:val="0"/>
              <w:divBdr>
                <w:top w:val="none" w:sz="0" w:space="0" w:color="auto"/>
                <w:left w:val="none" w:sz="0" w:space="0" w:color="auto"/>
                <w:bottom w:val="none" w:sz="0" w:space="0" w:color="auto"/>
                <w:right w:val="none" w:sz="0" w:space="0" w:color="auto"/>
              </w:divBdr>
            </w:div>
            <w:div w:id="986938403">
              <w:marLeft w:val="0"/>
              <w:marRight w:val="0"/>
              <w:marTop w:val="0"/>
              <w:marBottom w:val="0"/>
              <w:divBdr>
                <w:top w:val="none" w:sz="0" w:space="0" w:color="auto"/>
                <w:left w:val="none" w:sz="0" w:space="0" w:color="auto"/>
                <w:bottom w:val="none" w:sz="0" w:space="0" w:color="auto"/>
                <w:right w:val="none" w:sz="0" w:space="0" w:color="auto"/>
              </w:divBdr>
            </w:div>
            <w:div w:id="987516126">
              <w:marLeft w:val="0"/>
              <w:marRight w:val="0"/>
              <w:marTop w:val="0"/>
              <w:marBottom w:val="0"/>
              <w:divBdr>
                <w:top w:val="none" w:sz="0" w:space="0" w:color="auto"/>
                <w:left w:val="none" w:sz="0" w:space="0" w:color="auto"/>
                <w:bottom w:val="none" w:sz="0" w:space="0" w:color="auto"/>
                <w:right w:val="none" w:sz="0" w:space="0" w:color="auto"/>
              </w:divBdr>
            </w:div>
            <w:div w:id="990255018">
              <w:marLeft w:val="0"/>
              <w:marRight w:val="0"/>
              <w:marTop w:val="0"/>
              <w:marBottom w:val="0"/>
              <w:divBdr>
                <w:top w:val="none" w:sz="0" w:space="0" w:color="auto"/>
                <w:left w:val="none" w:sz="0" w:space="0" w:color="auto"/>
                <w:bottom w:val="none" w:sz="0" w:space="0" w:color="auto"/>
                <w:right w:val="none" w:sz="0" w:space="0" w:color="auto"/>
              </w:divBdr>
              <w:divsChild>
                <w:div w:id="12846844">
                  <w:marLeft w:val="0"/>
                  <w:marRight w:val="0"/>
                  <w:marTop w:val="0"/>
                  <w:marBottom w:val="0"/>
                  <w:divBdr>
                    <w:top w:val="none" w:sz="0" w:space="0" w:color="auto"/>
                    <w:left w:val="none" w:sz="0" w:space="0" w:color="auto"/>
                    <w:bottom w:val="none" w:sz="0" w:space="0" w:color="auto"/>
                    <w:right w:val="none" w:sz="0" w:space="0" w:color="auto"/>
                  </w:divBdr>
                </w:div>
                <w:div w:id="48773993">
                  <w:marLeft w:val="0"/>
                  <w:marRight w:val="0"/>
                  <w:marTop w:val="0"/>
                  <w:marBottom w:val="0"/>
                  <w:divBdr>
                    <w:top w:val="none" w:sz="0" w:space="0" w:color="auto"/>
                    <w:left w:val="none" w:sz="0" w:space="0" w:color="auto"/>
                    <w:bottom w:val="none" w:sz="0" w:space="0" w:color="auto"/>
                    <w:right w:val="none" w:sz="0" w:space="0" w:color="auto"/>
                  </w:divBdr>
                </w:div>
                <w:div w:id="61414106">
                  <w:marLeft w:val="0"/>
                  <w:marRight w:val="0"/>
                  <w:marTop w:val="0"/>
                  <w:marBottom w:val="0"/>
                  <w:divBdr>
                    <w:top w:val="none" w:sz="0" w:space="0" w:color="auto"/>
                    <w:left w:val="none" w:sz="0" w:space="0" w:color="auto"/>
                    <w:bottom w:val="none" w:sz="0" w:space="0" w:color="auto"/>
                    <w:right w:val="none" w:sz="0" w:space="0" w:color="auto"/>
                  </w:divBdr>
                </w:div>
                <w:div w:id="86585894">
                  <w:marLeft w:val="0"/>
                  <w:marRight w:val="0"/>
                  <w:marTop w:val="0"/>
                  <w:marBottom w:val="0"/>
                  <w:divBdr>
                    <w:top w:val="none" w:sz="0" w:space="0" w:color="auto"/>
                    <w:left w:val="none" w:sz="0" w:space="0" w:color="auto"/>
                    <w:bottom w:val="none" w:sz="0" w:space="0" w:color="auto"/>
                    <w:right w:val="none" w:sz="0" w:space="0" w:color="auto"/>
                  </w:divBdr>
                </w:div>
                <w:div w:id="87695449">
                  <w:marLeft w:val="0"/>
                  <w:marRight w:val="0"/>
                  <w:marTop w:val="0"/>
                  <w:marBottom w:val="0"/>
                  <w:divBdr>
                    <w:top w:val="none" w:sz="0" w:space="0" w:color="auto"/>
                    <w:left w:val="none" w:sz="0" w:space="0" w:color="auto"/>
                    <w:bottom w:val="none" w:sz="0" w:space="0" w:color="auto"/>
                    <w:right w:val="none" w:sz="0" w:space="0" w:color="auto"/>
                  </w:divBdr>
                </w:div>
                <w:div w:id="116990042">
                  <w:marLeft w:val="0"/>
                  <w:marRight w:val="0"/>
                  <w:marTop w:val="0"/>
                  <w:marBottom w:val="0"/>
                  <w:divBdr>
                    <w:top w:val="none" w:sz="0" w:space="0" w:color="auto"/>
                    <w:left w:val="none" w:sz="0" w:space="0" w:color="auto"/>
                    <w:bottom w:val="none" w:sz="0" w:space="0" w:color="auto"/>
                    <w:right w:val="none" w:sz="0" w:space="0" w:color="auto"/>
                  </w:divBdr>
                </w:div>
                <w:div w:id="133718105">
                  <w:marLeft w:val="0"/>
                  <w:marRight w:val="0"/>
                  <w:marTop w:val="0"/>
                  <w:marBottom w:val="0"/>
                  <w:divBdr>
                    <w:top w:val="none" w:sz="0" w:space="0" w:color="auto"/>
                    <w:left w:val="none" w:sz="0" w:space="0" w:color="auto"/>
                    <w:bottom w:val="none" w:sz="0" w:space="0" w:color="auto"/>
                    <w:right w:val="none" w:sz="0" w:space="0" w:color="auto"/>
                  </w:divBdr>
                </w:div>
                <w:div w:id="144518388">
                  <w:marLeft w:val="0"/>
                  <w:marRight w:val="0"/>
                  <w:marTop w:val="0"/>
                  <w:marBottom w:val="0"/>
                  <w:divBdr>
                    <w:top w:val="none" w:sz="0" w:space="0" w:color="auto"/>
                    <w:left w:val="none" w:sz="0" w:space="0" w:color="auto"/>
                    <w:bottom w:val="none" w:sz="0" w:space="0" w:color="auto"/>
                    <w:right w:val="none" w:sz="0" w:space="0" w:color="auto"/>
                  </w:divBdr>
                </w:div>
                <w:div w:id="146018085">
                  <w:marLeft w:val="0"/>
                  <w:marRight w:val="0"/>
                  <w:marTop w:val="0"/>
                  <w:marBottom w:val="0"/>
                  <w:divBdr>
                    <w:top w:val="none" w:sz="0" w:space="0" w:color="auto"/>
                    <w:left w:val="none" w:sz="0" w:space="0" w:color="auto"/>
                    <w:bottom w:val="none" w:sz="0" w:space="0" w:color="auto"/>
                    <w:right w:val="none" w:sz="0" w:space="0" w:color="auto"/>
                  </w:divBdr>
                </w:div>
                <w:div w:id="217279958">
                  <w:marLeft w:val="0"/>
                  <w:marRight w:val="0"/>
                  <w:marTop w:val="0"/>
                  <w:marBottom w:val="0"/>
                  <w:divBdr>
                    <w:top w:val="none" w:sz="0" w:space="0" w:color="auto"/>
                    <w:left w:val="none" w:sz="0" w:space="0" w:color="auto"/>
                    <w:bottom w:val="none" w:sz="0" w:space="0" w:color="auto"/>
                    <w:right w:val="none" w:sz="0" w:space="0" w:color="auto"/>
                  </w:divBdr>
                </w:div>
                <w:div w:id="282271756">
                  <w:marLeft w:val="0"/>
                  <w:marRight w:val="0"/>
                  <w:marTop w:val="0"/>
                  <w:marBottom w:val="0"/>
                  <w:divBdr>
                    <w:top w:val="none" w:sz="0" w:space="0" w:color="auto"/>
                    <w:left w:val="none" w:sz="0" w:space="0" w:color="auto"/>
                    <w:bottom w:val="none" w:sz="0" w:space="0" w:color="auto"/>
                    <w:right w:val="none" w:sz="0" w:space="0" w:color="auto"/>
                  </w:divBdr>
                </w:div>
                <w:div w:id="293104698">
                  <w:marLeft w:val="0"/>
                  <w:marRight w:val="0"/>
                  <w:marTop w:val="0"/>
                  <w:marBottom w:val="0"/>
                  <w:divBdr>
                    <w:top w:val="none" w:sz="0" w:space="0" w:color="auto"/>
                    <w:left w:val="none" w:sz="0" w:space="0" w:color="auto"/>
                    <w:bottom w:val="none" w:sz="0" w:space="0" w:color="auto"/>
                    <w:right w:val="none" w:sz="0" w:space="0" w:color="auto"/>
                  </w:divBdr>
                </w:div>
                <w:div w:id="392852289">
                  <w:marLeft w:val="0"/>
                  <w:marRight w:val="0"/>
                  <w:marTop w:val="0"/>
                  <w:marBottom w:val="0"/>
                  <w:divBdr>
                    <w:top w:val="none" w:sz="0" w:space="0" w:color="auto"/>
                    <w:left w:val="none" w:sz="0" w:space="0" w:color="auto"/>
                    <w:bottom w:val="none" w:sz="0" w:space="0" w:color="auto"/>
                    <w:right w:val="none" w:sz="0" w:space="0" w:color="auto"/>
                  </w:divBdr>
                </w:div>
                <w:div w:id="463348522">
                  <w:marLeft w:val="0"/>
                  <w:marRight w:val="0"/>
                  <w:marTop w:val="0"/>
                  <w:marBottom w:val="0"/>
                  <w:divBdr>
                    <w:top w:val="none" w:sz="0" w:space="0" w:color="auto"/>
                    <w:left w:val="none" w:sz="0" w:space="0" w:color="auto"/>
                    <w:bottom w:val="none" w:sz="0" w:space="0" w:color="auto"/>
                    <w:right w:val="none" w:sz="0" w:space="0" w:color="auto"/>
                  </w:divBdr>
                </w:div>
                <w:div w:id="466288785">
                  <w:marLeft w:val="0"/>
                  <w:marRight w:val="0"/>
                  <w:marTop w:val="0"/>
                  <w:marBottom w:val="0"/>
                  <w:divBdr>
                    <w:top w:val="none" w:sz="0" w:space="0" w:color="auto"/>
                    <w:left w:val="none" w:sz="0" w:space="0" w:color="auto"/>
                    <w:bottom w:val="none" w:sz="0" w:space="0" w:color="auto"/>
                    <w:right w:val="none" w:sz="0" w:space="0" w:color="auto"/>
                  </w:divBdr>
                </w:div>
                <w:div w:id="549344675">
                  <w:marLeft w:val="0"/>
                  <w:marRight w:val="0"/>
                  <w:marTop w:val="0"/>
                  <w:marBottom w:val="0"/>
                  <w:divBdr>
                    <w:top w:val="none" w:sz="0" w:space="0" w:color="auto"/>
                    <w:left w:val="none" w:sz="0" w:space="0" w:color="auto"/>
                    <w:bottom w:val="none" w:sz="0" w:space="0" w:color="auto"/>
                    <w:right w:val="none" w:sz="0" w:space="0" w:color="auto"/>
                  </w:divBdr>
                </w:div>
                <w:div w:id="618607545">
                  <w:marLeft w:val="0"/>
                  <w:marRight w:val="0"/>
                  <w:marTop w:val="0"/>
                  <w:marBottom w:val="0"/>
                  <w:divBdr>
                    <w:top w:val="none" w:sz="0" w:space="0" w:color="auto"/>
                    <w:left w:val="none" w:sz="0" w:space="0" w:color="auto"/>
                    <w:bottom w:val="none" w:sz="0" w:space="0" w:color="auto"/>
                    <w:right w:val="none" w:sz="0" w:space="0" w:color="auto"/>
                  </w:divBdr>
                </w:div>
                <w:div w:id="621696240">
                  <w:marLeft w:val="0"/>
                  <w:marRight w:val="0"/>
                  <w:marTop w:val="0"/>
                  <w:marBottom w:val="0"/>
                  <w:divBdr>
                    <w:top w:val="none" w:sz="0" w:space="0" w:color="auto"/>
                    <w:left w:val="none" w:sz="0" w:space="0" w:color="auto"/>
                    <w:bottom w:val="none" w:sz="0" w:space="0" w:color="auto"/>
                    <w:right w:val="none" w:sz="0" w:space="0" w:color="auto"/>
                  </w:divBdr>
                </w:div>
                <w:div w:id="661930402">
                  <w:marLeft w:val="0"/>
                  <w:marRight w:val="0"/>
                  <w:marTop w:val="0"/>
                  <w:marBottom w:val="0"/>
                  <w:divBdr>
                    <w:top w:val="none" w:sz="0" w:space="0" w:color="auto"/>
                    <w:left w:val="none" w:sz="0" w:space="0" w:color="auto"/>
                    <w:bottom w:val="none" w:sz="0" w:space="0" w:color="auto"/>
                    <w:right w:val="none" w:sz="0" w:space="0" w:color="auto"/>
                  </w:divBdr>
                </w:div>
                <w:div w:id="727654699">
                  <w:marLeft w:val="0"/>
                  <w:marRight w:val="0"/>
                  <w:marTop w:val="0"/>
                  <w:marBottom w:val="0"/>
                  <w:divBdr>
                    <w:top w:val="none" w:sz="0" w:space="0" w:color="auto"/>
                    <w:left w:val="none" w:sz="0" w:space="0" w:color="auto"/>
                    <w:bottom w:val="none" w:sz="0" w:space="0" w:color="auto"/>
                    <w:right w:val="none" w:sz="0" w:space="0" w:color="auto"/>
                  </w:divBdr>
                </w:div>
                <w:div w:id="740906828">
                  <w:marLeft w:val="0"/>
                  <w:marRight w:val="0"/>
                  <w:marTop w:val="0"/>
                  <w:marBottom w:val="0"/>
                  <w:divBdr>
                    <w:top w:val="none" w:sz="0" w:space="0" w:color="auto"/>
                    <w:left w:val="none" w:sz="0" w:space="0" w:color="auto"/>
                    <w:bottom w:val="none" w:sz="0" w:space="0" w:color="auto"/>
                    <w:right w:val="none" w:sz="0" w:space="0" w:color="auto"/>
                  </w:divBdr>
                </w:div>
                <w:div w:id="741409791">
                  <w:marLeft w:val="0"/>
                  <w:marRight w:val="0"/>
                  <w:marTop w:val="0"/>
                  <w:marBottom w:val="0"/>
                  <w:divBdr>
                    <w:top w:val="none" w:sz="0" w:space="0" w:color="auto"/>
                    <w:left w:val="none" w:sz="0" w:space="0" w:color="auto"/>
                    <w:bottom w:val="none" w:sz="0" w:space="0" w:color="auto"/>
                    <w:right w:val="none" w:sz="0" w:space="0" w:color="auto"/>
                  </w:divBdr>
                </w:div>
                <w:div w:id="783227221">
                  <w:marLeft w:val="0"/>
                  <w:marRight w:val="0"/>
                  <w:marTop w:val="0"/>
                  <w:marBottom w:val="0"/>
                  <w:divBdr>
                    <w:top w:val="none" w:sz="0" w:space="0" w:color="auto"/>
                    <w:left w:val="none" w:sz="0" w:space="0" w:color="auto"/>
                    <w:bottom w:val="none" w:sz="0" w:space="0" w:color="auto"/>
                    <w:right w:val="none" w:sz="0" w:space="0" w:color="auto"/>
                  </w:divBdr>
                </w:div>
                <w:div w:id="791939681">
                  <w:marLeft w:val="0"/>
                  <w:marRight w:val="0"/>
                  <w:marTop w:val="0"/>
                  <w:marBottom w:val="0"/>
                  <w:divBdr>
                    <w:top w:val="none" w:sz="0" w:space="0" w:color="auto"/>
                    <w:left w:val="none" w:sz="0" w:space="0" w:color="auto"/>
                    <w:bottom w:val="none" w:sz="0" w:space="0" w:color="auto"/>
                    <w:right w:val="none" w:sz="0" w:space="0" w:color="auto"/>
                  </w:divBdr>
                </w:div>
                <w:div w:id="834880427">
                  <w:marLeft w:val="0"/>
                  <w:marRight w:val="0"/>
                  <w:marTop w:val="0"/>
                  <w:marBottom w:val="0"/>
                  <w:divBdr>
                    <w:top w:val="none" w:sz="0" w:space="0" w:color="auto"/>
                    <w:left w:val="none" w:sz="0" w:space="0" w:color="auto"/>
                    <w:bottom w:val="none" w:sz="0" w:space="0" w:color="auto"/>
                    <w:right w:val="none" w:sz="0" w:space="0" w:color="auto"/>
                  </w:divBdr>
                </w:div>
                <w:div w:id="837891961">
                  <w:marLeft w:val="0"/>
                  <w:marRight w:val="0"/>
                  <w:marTop w:val="0"/>
                  <w:marBottom w:val="0"/>
                  <w:divBdr>
                    <w:top w:val="none" w:sz="0" w:space="0" w:color="auto"/>
                    <w:left w:val="none" w:sz="0" w:space="0" w:color="auto"/>
                    <w:bottom w:val="none" w:sz="0" w:space="0" w:color="auto"/>
                    <w:right w:val="none" w:sz="0" w:space="0" w:color="auto"/>
                  </w:divBdr>
                </w:div>
                <w:div w:id="868372657">
                  <w:marLeft w:val="0"/>
                  <w:marRight w:val="0"/>
                  <w:marTop w:val="0"/>
                  <w:marBottom w:val="0"/>
                  <w:divBdr>
                    <w:top w:val="none" w:sz="0" w:space="0" w:color="auto"/>
                    <w:left w:val="none" w:sz="0" w:space="0" w:color="auto"/>
                    <w:bottom w:val="none" w:sz="0" w:space="0" w:color="auto"/>
                    <w:right w:val="none" w:sz="0" w:space="0" w:color="auto"/>
                  </w:divBdr>
                </w:div>
                <w:div w:id="879318810">
                  <w:marLeft w:val="0"/>
                  <w:marRight w:val="0"/>
                  <w:marTop w:val="0"/>
                  <w:marBottom w:val="0"/>
                  <w:divBdr>
                    <w:top w:val="none" w:sz="0" w:space="0" w:color="auto"/>
                    <w:left w:val="none" w:sz="0" w:space="0" w:color="auto"/>
                    <w:bottom w:val="none" w:sz="0" w:space="0" w:color="auto"/>
                    <w:right w:val="none" w:sz="0" w:space="0" w:color="auto"/>
                  </w:divBdr>
                </w:div>
                <w:div w:id="913859307">
                  <w:marLeft w:val="0"/>
                  <w:marRight w:val="0"/>
                  <w:marTop w:val="0"/>
                  <w:marBottom w:val="0"/>
                  <w:divBdr>
                    <w:top w:val="none" w:sz="0" w:space="0" w:color="auto"/>
                    <w:left w:val="none" w:sz="0" w:space="0" w:color="auto"/>
                    <w:bottom w:val="none" w:sz="0" w:space="0" w:color="auto"/>
                    <w:right w:val="none" w:sz="0" w:space="0" w:color="auto"/>
                  </w:divBdr>
                </w:div>
                <w:div w:id="914440626">
                  <w:marLeft w:val="0"/>
                  <w:marRight w:val="0"/>
                  <w:marTop w:val="0"/>
                  <w:marBottom w:val="0"/>
                  <w:divBdr>
                    <w:top w:val="none" w:sz="0" w:space="0" w:color="auto"/>
                    <w:left w:val="none" w:sz="0" w:space="0" w:color="auto"/>
                    <w:bottom w:val="none" w:sz="0" w:space="0" w:color="auto"/>
                    <w:right w:val="none" w:sz="0" w:space="0" w:color="auto"/>
                  </w:divBdr>
                </w:div>
                <w:div w:id="971717196">
                  <w:marLeft w:val="0"/>
                  <w:marRight w:val="0"/>
                  <w:marTop w:val="0"/>
                  <w:marBottom w:val="0"/>
                  <w:divBdr>
                    <w:top w:val="none" w:sz="0" w:space="0" w:color="auto"/>
                    <w:left w:val="none" w:sz="0" w:space="0" w:color="auto"/>
                    <w:bottom w:val="none" w:sz="0" w:space="0" w:color="auto"/>
                    <w:right w:val="none" w:sz="0" w:space="0" w:color="auto"/>
                  </w:divBdr>
                </w:div>
                <w:div w:id="972712404">
                  <w:marLeft w:val="0"/>
                  <w:marRight w:val="0"/>
                  <w:marTop w:val="0"/>
                  <w:marBottom w:val="0"/>
                  <w:divBdr>
                    <w:top w:val="none" w:sz="0" w:space="0" w:color="auto"/>
                    <w:left w:val="none" w:sz="0" w:space="0" w:color="auto"/>
                    <w:bottom w:val="none" w:sz="0" w:space="0" w:color="auto"/>
                    <w:right w:val="none" w:sz="0" w:space="0" w:color="auto"/>
                  </w:divBdr>
                </w:div>
                <w:div w:id="1015498650">
                  <w:marLeft w:val="0"/>
                  <w:marRight w:val="0"/>
                  <w:marTop w:val="0"/>
                  <w:marBottom w:val="0"/>
                  <w:divBdr>
                    <w:top w:val="none" w:sz="0" w:space="0" w:color="auto"/>
                    <w:left w:val="none" w:sz="0" w:space="0" w:color="auto"/>
                    <w:bottom w:val="none" w:sz="0" w:space="0" w:color="auto"/>
                    <w:right w:val="none" w:sz="0" w:space="0" w:color="auto"/>
                  </w:divBdr>
                </w:div>
                <w:div w:id="1067338539">
                  <w:marLeft w:val="0"/>
                  <w:marRight w:val="0"/>
                  <w:marTop w:val="0"/>
                  <w:marBottom w:val="0"/>
                  <w:divBdr>
                    <w:top w:val="none" w:sz="0" w:space="0" w:color="auto"/>
                    <w:left w:val="none" w:sz="0" w:space="0" w:color="auto"/>
                    <w:bottom w:val="none" w:sz="0" w:space="0" w:color="auto"/>
                    <w:right w:val="none" w:sz="0" w:space="0" w:color="auto"/>
                  </w:divBdr>
                </w:div>
                <w:div w:id="1148979395">
                  <w:marLeft w:val="0"/>
                  <w:marRight w:val="0"/>
                  <w:marTop w:val="0"/>
                  <w:marBottom w:val="0"/>
                  <w:divBdr>
                    <w:top w:val="none" w:sz="0" w:space="0" w:color="auto"/>
                    <w:left w:val="none" w:sz="0" w:space="0" w:color="auto"/>
                    <w:bottom w:val="none" w:sz="0" w:space="0" w:color="auto"/>
                    <w:right w:val="none" w:sz="0" w:space="0" w:color="auto"/>
                  </w:divBdr>
                </w:div>
                <w:div w:id="1158181911">
                  <w:marLeft w:val="0"/>
                  <w:marRight w:val="0"/>
                  <w:marTop w:val="0"/>
                  <w:marBottom w:val="0"/>
                  <w:divBdr>
                    <w:top w:val="none" w:sz="0" w:space="0" w:color="auto"/>
                    <w:left w:val="none" w:sz="0" w:space="0" w:color="auto"/>
                    <w:bottom w:val="none" w:sz="0" w:space="0" w:color="auto"/>
                    <w:right w:val="none" w:sz="0" w:space="0" w:color="auto"/>
                  </w:divBdr>
                </w:div>
                <w:div w:id="1177892062">
                  <w:marLeft w:val="0"/>
                  <w:marRight w:val="0"/>
                  <w:marTop w:val="0"/>
                  <w:marBottom w:val="0"/>
                  <w:divBdr>
                    <w:top w:val="none" w:sz="0" w:space="0" w:color="auto"/>
                    <w:left w:val="none" w:sz="0" w:space="0" w:color="auto"/>
                    <w:bottom w:val="none" w:sz="0" w:space="0" w:color="auto"/>
                    <w:right w:val="none" w:sz="0" w:space="0" w:color="auto"/>
                  </w:divBdr>
                </w:div>
                <w:div w:id="1214344902">
                  <w:marLeft w:val="0"/>
                  <w:marRight w:val="0"/>
                  <w:marTop w:val="0"/>
                  <w:marBottom w:val="0"/>
                  <w:divBdr>
                    <w:top w:val="none" w:sz="0" w:space="0" w:color="auto"/>
                    <w:left w:val="none" w:sz="0" w:space="0" w:color="auto"/>
                    <w:bottom w:val="none" w:sz="0" w:space="0" w:color="auto"/>
                    <w:right w:val="none" w:sz="0" w:space="0" w:color="auto"/>
                  </w:divBdr>
                </w:div>
                <w:div w:id="1400979745">
                  <w:marLeft w:val="0"/>
                  <w:marRight w:val="0"/>
                  <w:marTop w:val="0"/>
                  <w:marBottom w:val="0"/>
                  <w:divBdr>
                    <w:top w:val="none" w:sz="0" w:space="0" w:color="auto"/>
                    <w:left w:val="none" w:sz="0" w:space="0" w:color="auto"/>
                    <w:bottom w:val="none" w:sz="0" w:space="0" w:color="auto"/>
                    <w:right w:val="none" w:sz="0" w:space="0" w:color="auto"/>
                  </w:divBdr>
                </w:div>
                <w:div w:id="1426413524">
                  <w:marLeft w:val="0"/>
                  <w:marRight w:val="0"/>
                  <w:marTop w:val="0"/>
                  <w:marBottom w:val="0"/>
                  <w:divBdr>
                    <w:top w:val="none" w:sz="0" w:space="0" w:color="auto"/>
                    <w:left w:val="none" w:sz="0" w:space="0" w:color="auto"/>
                    <w:bottom w:val="none" w:sz="0" w:space="0" w:color="auto"/>
                    <w:right w:val="none" w:sz="0" w:space="0" w:color="auto"/>
                  </w:divBdr>
                </w:div>
                <w:div w:id="1536773285">
                  <w:marLeft w:val="0"/>
                  <w:marRight w:val="0"/>
                  <w:marTop w:val="0"/>
                  <w:marBottom w:val="0"/>
                  <w:divBdr>
                    <w:top w:val="none" w:sz="0" w:space="0" w:color="auto"/>
                    <w:left w:val="none" w:sz="0" w:space="0" w:color="auto"/>
                    <w:bottom w:val="none" w:sz="0" w:space="0" w:color="auto"/>
                    <w:right w:val="none" w:sz="0" w:space="0" w:color="auto"/>
                  </w:divBdr>
                </w:div>
                <w:div w:id="1567648893">
                  <w:marLeft w:val="0"/>
                  <w:marRight w:val="0"/>
                  <w:marTop w:val="0"/>
                  <w:marBottom w:val="0"/>
                  <w:divBdr>
                    <w:top w:val="none" w:sz="0" w:space="0" w:color="auto"/>
                    <w:left w:val="none" w:sz="0" w:space="0" w:color="auto"/>
                    <w:bottom w:val="none" w:sz="0" w:space="0" w:color="auto"/>
                    <w:right w:val="none" w:sz="0" w:space="0" w:color="auto"/>
                  </w:divBdr>
                </w:div>
                <w:div w:id="1616716217">
                  <w:marLeft w:val="0"/>
                  <w:marRight w:val="0"/>
                  <w:marTop w:val="0"/>
                  <w:marBottom w:val="0"/>
                  <w:divBdr>
                    <w:top w:val="none" w:sz="0" w:space="0" w:color="auto"/>
                    <w:left w:val="none" w:sz="0" w:space="0" w:color="auto"/>
                    <w:bottom w:val="none" w:sz="0" w:space="0" w:color="auto"/>
                    <w:right w:val="none" w:sz="0" w:space="0" w:color="auto"/>
                  </w:divBdr>
                </w:div>
                <w:div w:id="1625116103">
                  <w:marLeft w:val="0"/>
                  <w:marRight w:val="0"/>
                  <w:marTop w:val="0"/>
                  <w:marBottom w:val="0"/>
                  <w:divBdr>
                    <w:top w:val="none" w:sz="0" w:space="0" w:color="auto"/>
                    <w:left w:val="none" w:sz="0" w:space="0" w:color="auto"/>
                    <w:bottom w:val="none" w:sz="0" w:space="0" w:color="auto"/>
                    <w:right w:val="none" w:sz="0" w:space="0" w:color="auto"/>
                  </w:divBdr>
                </w:div>
                <w:div w:id="1637220938">
                  <w:marLeft w:val="0"/>
                  <w:marRight w:val="0"/>
                  <w:marTop w:val="0"/>
                  <w:marBottom w:val="0"/>
                  <w:divBdr>
                    <w:top w:val="none" w:sz="0" w:space="0" w:color="auto"/>
                    <w:left w:val="none" w:sz="0" w:space="0" w:color="auto"/>
                    <w:bottom w:val="none" w:sz="0" w:space="0" w:color="auto"/>
                    <w:right w:val="none" w:sz="0" w:space="0" w:color="auto"/>
                  </w:divBdr>
                </w:div>
                <w:div w:id="1750617488">
                  <w:marLeft w:val="0"/>
                  <w:marRight w:val="0"/>
                  <w:marTop w:val="0"/>
                  <w:marBottom w:val="0"/>
                  <w:divBdr>
                    <w:top w:val="none" w:sz="0" w:space="0" w:color="auto"/>
                    <w:left w:val="none" w:sz="0" w:space="0" w:color="auto"/>
                    <w:bottom w:val="none" w:sz="0" w:space="0" w:color="auto"/>
                    <w:right w:val="none" w:sz="0" w:space="0" w:color="auto"/>
                  </w:divBdr>
                </w:div>
                <w:div w:id="1877112080">
                  <w:marLeft w:val="0"/>
                  <w:marRight w:val="0"/>
                  <w:marTop w:val="0"/>
                  <w:marBottom w:val="0"/>
                  <w:divBdr>
                    <w:top w:val="none" w:sz="0" w:space="0" w:color="auto"/>
                    <w:left w:val="none" w:sz="0" w:space="0" w:color="auto"/>
                    <w:bottom w:val="none" w:sz="0" w:space="0" w:color="auto"/>
                    <w:right w:val="none" w:sz="0" w:space="0" w:color="auto"/>
                  </w:divBdr>
                </w:div>
                <w:div w:id="1998415272">
                  <w:marLeft w:val="0"/>
                  <w:marRight w:val="0"/>
                  <w:marTop w:val="0"/>
                  <w:marBottom w:val="0"/>
                  <w:divBdr>
                    <w:top w:val="none" w:sz="0" w:space="0" w:color="auto"/>
                    <w:left w:val="none" w:sz="0" w:space="0" w:color="auto"/>
                    <w:bottom w:val="none" w:sz="0" w:space="0" w:color="auto"/>
                    <w:right w:val="none" w:sz="0" w:space="0" w:color="auto"/>
                  </w:divBdr>
                </w:div>
                <w:div w:id="2045523282">
                  <w:marLeft w:val="0"/>
                  <w:marRight w:val="0"/>
                  <w:marTop w:val="0"/>
                  <w:marBottom w:val="0"/>
                  <w:divBdr>
                    <w:top w:val="none" w:sz="0" w:space="0" w:color="auto"/>
                    <w:left w:val="none" w:sz="0" w:space="0" w:color="auto"/>
                    <w:bottom w:val="none" w:sz="0" w:space="0" w:color="auto"/>
                    <w:right w:val="none" w:sz="0" w:space="0" w:color="auto"/>
                  </w:divBdr>
                </w:div>
                <w:div w:id="2047676548">
                  <w:marLeft w:val="0"/>
                  <w:marRight w:val="0"/>
                  <w:marTop w:val="0"/>
                  <w:marBottom w:val="0"/>
                  <w:divBdr>
                    <w:top w:val="none" w:sz="0" w:space="0" w:color="auto"/>
                    <w:left w:val="none" w:sz="0" w:space="0" w:color="auto"/>
                    <w:bottom w:val="none" w:sz="0" w:space="0" w:color="auto"/>
                    <w:right w:val="none" w:sz="0" w:space="0" w:color="auto"/>
                  </w:divBdr>
                </w:div>
                <w:div w:id="2086685978">
                  <w:marLeft w:val="0"/>
                  <w:marRight w:val="0"/>
                  <w:marTop w:val="0"/>
                  <w:marBottom w:val="0"/>
                  <w:divBdr>
                    <w:top w:val="none" w:sz="0" w:space="0" w:color="auto"/>
                    <w:left w:val="none" w:sz="0" w:space="0" w:color="auto"/>
                    <w:bottom w:val="none" w:sz="0" w:space="0" w:color="auto"/>
                    <w:right w:val="none" w:sz="0" w:space="0" w:color="auto"/>
                  </w:divBdr>
                </w:div>
                <w:div w:id="2093351580">
                  <w:marLeft w:val="0"/>
                  <w:marRight w:val="0"/>
                  <w:marTop w:val="0"/>
                  <w:marBottom w:val="0"/>
                  <w:divBdr>
                    <w:top w:val="none" w:sz="0" w:space="0" w:color="auto"/>
                    <w:left w:val="none" w:sz="0" w:space="0" w:color="auto"/>
                    <w:bottom w:val="none" w:sz="0" w:space="0" w:color="auto"/>
                    <w:right w:val="none" w:sz="0" w:space="0" w:color="auto"/>
                  </w:divBdr>
                </w:div>
                <w:div w:id="2114588915">
                  <w:marLeft w:val="0"/>
                  <w:marRight w:val="0"/>
                  <w:marTop w:val="0"/>
                  <w:marBottom w:val="0"/>
                  <w:divBdr>
                    <w:top w:val="none" w:sz="0" w:space="0" w:color="auto"/>
                    <w:left w:val="none" w:sz="0" w:space="0" w:color="auto"/>
                    <w:bottom w:val="none" w:sz="0" w:space="0" w:color="auto"/>
                    <w:right w:val="none" w:sz="0" w:space="0" w:color="auto"/>
                  </w:divBdr>
                </w:div>
                <w:div w:id="2130734123">
                  <w:marLeft w:val="0"/>
                  <w:marRight w:val="0"/>
                  <w:marTop w:val="0"/>
                  <w:marBottom w:val="0"/>
                  <w:divBdr>
                    <w:top w:val="none" w:sz="0" w:space="0" w:color="auto"/>
                    <w:left w:val="none" w:sz="0" w:space="0" w:color="auto"/>
                    <w:bottom w:val="none" w:sz="0" w:space="0" w:color="auto"/>
                    <w:right w:val="none" w:sz="0" w:space="0" w:color="auto"/>
                  </w:divBdr>
                </w:div>
                <w:div w:id="2138254852">
                  <w:marLeft w:val="0"/>
                  <w:marRight w:val="0"/>
                  <w:marTop w:val="0"/>
                  <w:marBottom w:val="0"/>
                  <w:divBdr>
                    <w:top w:val="none" w:sz="0" w:space="0" w:color="auto"/>
                    <w:left w:val="none" w:sz="0" w:space="0" w:color="auto"/>
                    <w:bottom w:val="none" w:sz="0" w:space="0" w:color="auto"/>
                    <w:right w:val="none" w:sz="0" w:space="0" w:color="auto"/>
                  </w:divBdr>
                </w:div>
              </w:divsChild>
            </w:div>
            <w:div w:id="991062598">
              <w:marLeft w:val="0"/>
              <w:marRight w:val="0"/>
              <w:marTop w:val="0"/>
              <w:marBottom w:val="0"/>
              <w:divBdr>
                <w:top w:val="none" w:sz="0" w:space="0" w:color="auto"/>
                <w:left w:val="none" w:sz="0" w:space="0" w:color="auto"/>
                <w:bottom w:val="none" w:sz="0" w:space="0" w:color="auto"/>
                <w:right w:val="none" w:sz="0" w:space="0" w:color="auto"/>
              </w:divBdr>
            </w:div>
            <w:div w:id="991329055">
              <w:marLeft w:val="0"/>
              <w:marRight w:val="0"/>
              <w:marTop w:val="0"/>
              <w:marBottom w:val="0"/>
              <w:divBdr>
                <w:top w:val="none" w:sz="0" w:space="0" w:color="auto"/>
                <w:left w:val="none" w:sz="0" w:space="0" w:color="auto"/>
                <w:bottom w:val="none" w:sz="0" w:space="0" w:color="auto"/>
                <w:right w:val="none" w:sz="0" w:space="0" w:color="auto"/>
              </w:divBdr>
            </w:div>
            <w:div w:id="992416241">
              <w:marLeft w:val="0"/>
              <w:marRight w:val="0"/>
              <w:marTop w:val="0"/>
              <w:marBottom w:val="0"/>
              <w:divBdr>
                <w:top w:val="none" w:sz="0" w:space="0" w:color="auto"/>
                <w:left w:val="none" w:sz="0" w:space="0" w:color="auto"/>
                <w:bottom w:val="none" w:sz="0" w:space="0" w:color="auto"/>
                <w:right w:val="none" w:sz="0" w:space="0" w:color="auto"/>
              </w:divBdr>
            </w:div>
            <w:div w:id="995037792">
              <w:marLeft w:val="0"/>
              <w:marRight w:val="0"/>
              <w:marTop w:val="0"/>
              <w:marBottom w:val="0"/>
              <w:divBdr>
                <w:top w:val="none" w:sz="0" w:space="0" w:color="auto"/>
                <w:left w:val="none" w:sz="0" w:space="0" w:color="auto"/>
                <w:bottom w:val="none" w:sz="0" w:space="0" w:color="auto"/>
                <w:right w:val="none" w:sz="0" w:space="0" w:color="auto"/>
              </w:divBdr>
            </w:div>
            <w:div w:id="995449476">
              <w:marLeft w:val="0"/>
              <w:marRight w:val="0"/>
              <w:marTop w:val="0"/>
              <w:marBottom w:val="0"/>
              <w:divBdr>
                <w:top w:val="none" w:sz="0" w:space="0" w:color="auto"/>
                <w:left w:val="none" w:sz="0" w:space="0" w:color="auto"/>
                <w:bottom w:val="none" w:sz="0" w:space="0" w:color="auto"/>
                <w:right w:val="none" w:sz="0" w:space="0" w:color="auto"/>
              </w:divBdr>
            </w:div>
            <w:div w:id="997155100">
              <w:marLeft w:val="0"/>
              <w:marRight w:val="0"/>
              <w:marTop w:val="0"/>
              <w:marBottom w:val="0"/>
              <w:divBdr>
                <w:top w:val="none" w:sz="0" w:space="0" w:color="auto"/>
                <w:left w:val="none" w:sz="0" w:space="0" w:color="auto"/>
                <w:bottom w:val="none" w:sz="0" w:space="0" w:color="auto"/>
                <w:right w:val="none" w:sz="0" w:space="0" w:color="auto"/>
              </w:divBdr>
              <w:divsChild>
                <w:div w:id="301928407">
                  <w:marLeft w:val="0"/>
                  <w:marRight w:val="0"/>
                  <w:marTop w:val="0"/>
                  <w:marBottom w:val="0"/>
                  <w:divBdr>
                    <w:top w:val="none" w:sz="0" w:space="0" w:color="auto"/>
                    <w:left w:val="none" w:sz="0" w:space="0" w:color="auto"/>
                    <w:bottom w:val="none" w:sz="0" w:space="0" w:color="auto"/>
                    <w:right w:val="none" w:sz="0" w:space="0" w:color="auto"/>
                  </w:divBdr>
                </w:div>
                <w:div w:id="625357628">
                  <w:marLeft w:val="0"/>
                  <w:marRight w:val="0"/>
                  <w:marTop w:val="0"/>
                  <w:marBottom w:val="0"/>
                  <w:divBdr>
                    <w:top w:val="none" w:sz="0" w:space="0" w:color="auto"/>
                    <w:left w:val="none" w:sz="0" w:space="0" w:color="auto"/>
                    <w:bottom w:val="none" w:sz="0" w:space="0" w:color="auto"/>
                    <w:right w:val="none" w:sz="0" w:space="0" w:color="auto"/>
                  </w:divBdr>
                </w:div>
                <w:div w:id="758061649">
                  <w:marLeft w:val="0"/>
                  <w:marRight w:val="0"/>
                  <w:marTop w:val="0"/>
                  <w:marBottom w:val="0"/>
                  <w:divBdr>
                    <w:top w:val="none" w:sz="0" w:space="0" w:color="auto"/>
                    <w:left w:val="none" w:sz="0" w:space="0" w:color="auto"/>
                    <w:bottom w:val="none" w:sz="0" w:space="0" w:color="auto"/>
                    <w:right w:val="none" w:sz="0" w:space="0" w:color="auto"/>
                  </w:divBdr>
                </w:div>
              </w:divsChild>
            </w:div>
            <w:div w:id="998388298">
              <w:marLeft w:val="0"/>
              <w:marRight w:val="0"/>
              <w:marTop w:val="0"/>
              <w:marBottom w:val="0"/>
              <w:divBdr>
                <w:top w:val="none" w:sz="0" w:space="0" w:color="auto"/>
                <w:left w:val="none" w:sz="0" w:space="0" w:color="auto"/>
                <w:bottom w:val="none" w:sz="0" w:space="0" w:color="auto"/>
                <w:right w:val="none" w:sz="0" w:space="0" w:color="auto"/>
              </w:divBdr>
            </w:div>
            <w:div w:id="998654219">
              <w:marLeft w:val="0"/>
              <w:marRight w:val="0"/>
              <w:marTop w:val="0"/>
              <w:marBottom w:val="0"/>
              <w:divBdr>
                <w:top w:val="none" w:sz="0" w:space="0" w:color="auto"/>
                <w:left w:val="none" w:sz="0" w:space="0" w:color="auto"/>
                <w:bottom w:val="none" w:sz="0" w:space="0" w:color="auto"/>
                <w:right w:val="none" w:sz="0" w:space="0" w:color="auto"/>
              </w:divBdr>
            </w:div>
            <w:div w:id="998923795">
              <w:marLeft w:val="0"/>
              <w:marRight w:val="0"/>
              <w:marTop w:val="0"/>
              <w:marBottom w:val="0"/>
              <w:divBdr>
                <w:top w:val="none" w:sz="0" w:space="0" w:color="auto"/>
                <w:left w:val="none" w:sz="0" w:space="0" w:color="auto"/>
                <w:bottom w:val="none" w:sz="0" w:space="0" w:color="auto"/>
                <w:right w:val="none" w:sz="0" w:space="0" w:color="auto"/>
              </w:divBdr>
            </w:div>
            <w:div w:id="1002902163">
              <w:marLeft w:val="0"/>
              <w:marRight w:val="0"/>
              <w:marTop w:val="0"/>
              <w:marBottom w:val="0"/>
              <w:divBdr>
                <w:top w:val="none" w:sz="0" w:space="0" w:color="auto"/>
                <w:left w:val="none" w:sz="0" w:space="0" w:color="auto"/>
                <w:bottom w:val="none" w:sz="0" w:space="0" w:color="auto"/>
                <w:right w:val="none" w:sz="0" w:space="0" w:color="auto"/>
              </w:divBdr>
            </w:div>
            <w:div w:id="1003702575">
              <w:marLeft w:val="0"/>
              <w:marRight w:val="0"/>
              <w:marTop w:val="0"/>
              <w:marBottom w:val="0"/>
              <w:divBdr>
                <w:top w:val="none" w:sz="0" w:space="0" w:color="auto"/>
                <w:left w:val="none" w:sz="0" w:space="0" w:color="auto"/>
                <w:bottom w:val="none" w:sz="0" w:space="0" w:color="auto"/>
                <w:right w:val="none" w:sz="0" w:space="0" w:color="auto"/>
              </w:divBdr>
            </w:div>
            <w:div w:id="1004938974">
              <w:marLeft w:val="0"/>
              <w:marRight w:val="0"/>
              <w:marTop w:val="0"/>
              <w:marBottom w:val="0"/>
              <w:divBdr>
                <w:top w:val="none" w:sz="0" w:space="0" w:color="auto"/>
                <w:left w:val="none" w:sz="0" w:space="0" w:color="auto"/>
                <w:bottom w:val="none" w:sz="0" w:space="0" w:color="auto"/>
                <w:right w:val="none" w:sz="0" w:space="0" w:color="auto"/>
              </w:divBdr>
            </w:div>
            <w:div w:id="1007026230">
              <w:marLeft w:val="0"/>
              <w:marRight w:val="0"/>
              <w:marTop w:val="0"/>
              <w:marBottom w:val="0"/>
              <w:divBdr>
                <w:top w:val="none" w:sz="0" w:space="0" w:color="auto"/>
                <w:left w:val="none" w:sz="0" w:space="0" w:color="auto"/>
                <w:bottom w:val="none" w:sz="0" w:space="0" w:color="auto"/>
                <w:right w:val="none" w:sz="0" w:space="0" w:color="auto"/>
              </w:divBdr>
            </w:div>
            <w:div w:id="1007488449">
              <w:marLeft w:val="0"/>
              <w:marRight w:val="0"/>
              <w:marTop w:val="0"/>
              <w:marBottom w:val="0"/>
              <w:divBdr>
                <w:top w:val="none" w:sz="0" w:space="0" w:color="auto"/>
                <w:left w:val="none" w:sz="0" w:space="0" w:color="auto"/>
                <w:bottom w:val="none" w:sz="0" w:space="0" w:color="auto"/>
                <w:right w:val="none" w:sz="0" w:space="0" w:color="auto"/>
              </w:divBdr>
            </w:div>
            <w:div w:id="1007636438">
              <w:marLeft w:val="0"/>
              <w:marRight w:val="0"/>
              <w:marTop w:val="0"/>
              <w:marBottom w:val="0"/>
              <w:divBdr>
                <w:top w:val="none" w:sz="0" w:space="0" w:color="auto"/>
                <w:left w:val="none" w:sz="0" w:space="0" w:color="auto"/>
                <w:bottom w:val="none" w:sz="0" w:space="0" w:color="auto"/>
                <w:right w:val="none" w:sz="0" w:space="0" w:color="auto"/>
              </w:divBdr>
            </w:div>
            <w:div w:id="1010106468">
              <w:marLeft w:val="0"/>
              <w:marRight w:val="0"/>
              <w:marTop w:val="0"/>
              <w:marBottom w:val="0"/>
              <w:divBdr>
                <w:top w:val="none" w:sz="0" w:space="0" w:color="auto"/>
                <w:left w:val="none" w:sz="0" w:space="0" w:color="auto"/>
                <w:bottom w:val="none" w:sz="0" w:space="0" w:color="auto"/>
                <w:right w:val="none" w:sz="0" w:space="0" w:color="auto"/>
              </w:divBdr>
            </w:div>
            <w:div w:id="1010259576">
              <w:marLeft w:val="0"/>
              <w:marRight w:val="0"/>
              <w:marTop w:val="0"/>
              <w:marBottom w:val="0"/>
              <w:divBdr>
                <w:top w:val="none" w:sz="0" w:space="0" w:color="auto"/>
                <w:left w:val="none" w:sz="0" w:space="0" w:color="auto"/>
                <w:bottom w:val="none" w:sz="0" w:space="0" w:color="auto"/>
                <w:right w:val="none" w:sz="0" w:space="0" w:color="auto"/>
              </w:divBdr>
            </w:div>
            <w:div w:id="1013728345">
              <w:marLeft w:val="0"/>
              <w:marRight w:val="0"/>
              <w:marTop w:val="0"/>
              <w:marBottom w:val="0"/>
              <w:divBdr>
                <w:top w:val="none" w:sz="0" w:space="0" w:color="auto"/>
                <w:left w:val="none" w:sz="0" w:space="0" w:color="auto"/>
                <w:bottom w:val="none" w:sz="0" w:space="0" w:color="auto"/>
                <w:right w:val="none" w:sz="0" w:space="0" w:color="auto"/>
              </w:divBdr>
            </w:div>
            <w:div w:id="1023676175">
              <w:marLeft w:val="0"/>
              <w:marRight w:val="0"/>
              <w:marTop w:val="0"/>
              <w:marBottom w:val="0"/>
              <w:divBdr>
                <w:top w:val="none" w:sz="0" w:space="0" w:color="auto"/>
                <w:left w:val="none" w:sz="0" w:space="0" w:color="auto"/>
                <w:bottom w:val="none" w:sz="0" w:space="0" w:color="auto"/>
                <w:right w:val="none" w:sz="0" w:space="0" w:color="auto"/>
              </w:divBdr>
            </w:div>
            <w:div w:id="1024596531">
              <w:marLeft w:val="0"/>
              <w:marRight w:val="0"/>
              <w:marTop w:val="0"/>
              <w:marBottom w:val="0"/>
              <w:divBdr>
                <w:top w:val="none" w:sz="0" w:space="0" w:color="auto"/>
                <w:left w:val="none" w:sz="0" w:space="0" w:color="auto"/>
                <w:bottom w:val="none" w:sz="0" w:space="0" w:color="auto"/>
                <w:right w:val="none" w:sz="0" w:space="0" w:color="auto"/>
              </w:divBdr>
            </w:div>
            <w:div w:id="1025205392">
              <w:marLeft w:val="0"/>
              <w:marRight w:val="0"/>
              <w:marTop w:val="0"/>
              <w:marBottom w:val="0"/>
              <w:divBdr>
                <w:top w:val="none" w:sz="0" w:space="0" w:color="auto"/>
                <w:left w:val="none" w:sz="0" w:space="0" w:color="auto"/>
                <w:bottom w:val="none" w:sz="0" w:space="0" w:color="auto"/>
                <w:right w:val="none" w:sz="0" w:space="0" w:color="auto"/>
              </w:divBdr>
            </w:div>
            <w:div w:id="1028533278">
              <w:marLeft w:val="0"/>
              <w:marRight w:val="0"/>
              <w:marTop w:val="0"/>
              <w:marBottom w:val="0"/>
              <w:divBdr>
                <w:top w:val="none" w:sz="0" w:space="0" w:color="auto"/>
                <w:left w:val="none" w:sz="0" w:space="0" w:color="auto"/>
                <w:bottom w:val="none" w:sz="0" w:space="0" w:color="auto"/>
                <w:right w:val="none" w:sz="0" w:space="0" w:color="auto"/>
              </w:divBdr>
            </w:div>
            <w:div w:id="1031304402">
              <w:marLeft w:val="0"/>
              <w:marRight w:val="0"/>
              <w:marTop w:val="0"/>
              <w:marBottom w:val="0"/>
              <w:divBdr>
                <w:top w:val="none" w:sz="0" w:space="0" w:color="auto"/>
                <w:left w:val="none" w:sz="0" w:space="0" w:color="auto"/>
                <w:bottom w:val="none" w:sz="0" w:space="0" w:color="auto"/>
                <w:right w:val="none" w:sz="0" w:space="0" w:color="auto"/>
              </w:divBdr>
            </w:div>
            <w:div w:id="1032809084">
              <w:marLeft w:val="0"/>
              <w:marRight w:val="0"/>
              <w:marTop w:val="0"/>
              <w:marBottom w:val="0"/>
              <w:divBdr>
                <w:top w:val="none" w:sz="0" w:space="0" w:color="auto"/>
                <w:left w:val="none" w:sz="0" w:space="0" w:color="auto"/>
                <w:bottom w:val="none" w:sz="0" w:space="0" w:color="auto"/>
                <w:right w:val="none" w:sz="0" w:space="0" w:color="auto"/>
              </w:divBdr>
            </w:div>
            <w:div w:id="1034381062">
              <w:marLeft w:val="0"/>
              <w:marRight w:val="0"/>
              <w:marTop w:val="0"/>
              <w:marBottom w:val="0"/>
              <w:divBdr>
                <w:top w:val="none" w:sz="0" w:space="0" w:color="auto"/>
                <w:left w:val="none" w:sz="0" w:space="0" w:color="auto"/>
                <w:bottom w:val="none" w:sz="0" w:space="0" w:color="auto"/>
                <w:right w:val="none" w:sz="0" w:space="0" w:color="auto"/>
              </w:divBdr>
            </w:div>
            <w:div w:id="1035040503">
              <w:marLeft w:val="0"/>
              <w:marRight w:val="0"/>
              <w:marTop w:val="0"/>
              <w:marBottom w:val="0"/>
              <w:divBdr>
                <w:top w:val="none" w:sz="0" w:space="0" w:color="auto"/>
                <w:left w:val="none" w:sz="0" w:space="0" w:color="auto"/>
                <w:bottom w:val="none" w:sz="0" w:space="0" w:color="auto"/>
                <w:right w:val="none" w:sz="0" w:space="0" w:color="auto"/>
              </w:divBdr>
            </w:div>
            <w:div w:id="1035693609">
              <w:marLeft w:val="0"/>
              <w:marRight w:val="0"/>
              <w:marTop w:val="0"/>
              <w:marBottom w:val="0"/>
              <w:divBdr>
                <w:top w:val="none" w:sz="0" w:space="0" w:color="auto"/>
                <w:left w:val="none" w:sz="0" w:space="0" w:color="auto"/>
                <w:bottom w:val="none" w:sz="0" w:space="0" w:color="auto"/>
                <w:right w:val="none" w:sz="0" w:space="0" w:color="auto"/>
              </w:divBdr>
            </w:div>
            <w:div w:id="1035815404">
              <w:marLeft w:val="0"/>
              <w:marRight w:val="0"/>
              <w:marTop w:val="0"/>
              <w:marBottom w:val="0"/>
              <w:divBdr>
                <w:top w:val="none" w:sz="0" w:space="0" w:color="auto"/>
                <w:left w:val="none" w:sz="0" w:space="0" w:color="auto"/>
                <w:bottom w:val="none" w:sz="0" w:space="0" w:color="auto"/>
                <w:right w:val="none" w:sz="0" w:space="0" w:color="auto"/>
              </w:divBdr>
            </w:div>
            <w:div w:id="1036587014">
              <w:marLeft w:val="0"/>
              <w:marRight w:val="0"/>
              <w:marTop w:val="0"/>
              <w:marBottom w:val="0"/>
              <w:divBdr>
                <w:top w:val="none" w:sz="0" w:space="0" w:color="auto"/>
                <w:left w:val="none" w:sz="0" w:space="0" w:color="auto"/>
                <w:bottom w:val="none" w:sz="0" w:space="0" w:color="auto"/>
                <w:right w:val="none" w:sz="0" w:space="0" w:color="auto"/>
              </w:divBdr>
            </w:div>
            <w:div w:id="1038772419">
              <w:marLeft w:val="0"/>
              <w:marRight w:val="0"/>
              <w:marTop w:val="0"/>
              <w:marBottom w:val="0"/>
              <w:divBdr>
                <w:top w:val="none" w:sz="0" w:space="0" w:color="auto"/>
                <w:left w:val="none" w:sz="0" w:space="0" w:color="auto"/>
                <w:bottom w:val="none" w:sz="0" w:space="0" w:color="auto"/>
                <w:right w:val="none" w:sz="0" w:space="0" w:color="auto"/>
              </w:divBdr>
            </w:div>
            <w:div w:id="1040324437">
              <w:marLeft w:val="0"/>
              <w:marRight w:val="0"/>
              <w:marTop w:val="0"/>
              <w:marBottom w:val="0"/>
              <w:divBdr>
                <w:top w:val="none" w:sz="0" w:space="0" w:color="auto"/>
                <w:left w:val="none" w:sz="0" w:space="0" w:color="auto"/>
                <w:bottom w:val="none" w:sz="0" w:space="0" w:color="auto"/>
                <w:right w:val="none" w:sz="0" w:space="0" w:color="auto"/>
              </w:divBdr>
            </w:div>
            <w:div w:id="1041518367">
              <w:marLeft w:val="0"/>
              <w:marRight w:val="0"/>
              <w:marTop w:val="0"/>
              <w:marBottom w:val="0"/>
              <w:divBdr>
                <w:top w:val="none" w:sz="0" w:space="0" w:color="auto"/>
                <w:left w:val="none" w:sz="0" w:space="0" w:color="auto"/>
                <w:bottom w:val="none" w:sz="0" w:space="0" w:color="auto"/>
                <w:right w:val="none" w:sz="0" w:space="0" w:color="auto"/>
              </w:divBdr>
            </w:div>
            <w:div w:id="1042097859">
              <w:marLeft w:val="0"/>
              <w:marRight w:val="0"/>
              <w:marTop w:val="0"/>
              <w:marBottom w:val="0"/>
              <w:divBdr>
                <w:top w:val="none" w:sz="0" w:space="0" w:color="auto"/>
                <w:left w:val="none" w:sz="0" w:space="0" w:color="auto"/>
                <w:bottom w:val="none" w:sz="0" w:space="0" w:color="auto"/>
                <w:right w:val="none" w:sz="0" w:space="0" w:color="auto"/>
              </w:divBdr>
            </w:div>
            <w:div w:id="1043560718">
              <w:marLeft w:val="0"/>
              <w:marRight w:val="0"/>
              <w:marTop w:val="0"/>
              <w:marBottom w:val="0"/>
              <w:divBdr>
                <w:top w:val="none" w:sz="0" w:space="0" w:color="auto"/>
                <w:left w:val="none" w:sz="0" w:space="0" w:color="auto"/>
                <w:bottom w:val="none" w:sz="0" w:space="0" w:color="auto"/>
                <w:right w:val="none" w:sz="0" w:space="0" w:color="auto"/>
              </w:divBdr>
            </w:div>
            <w:div w:id="1045449572">
              <w:marLeft w:val="0"/>
              <w:marRight w:val="0"/>
              <w:marTop w:val="0"/>
              <w:marBottom w:val="0"/>
              <w:divBdr>
                <w:top w:val="none" w:sz="0" w:space="0" w:color="auto"/>
                <w:left w:val="none" w:sz="0" w:space="0" w:color="auto"/>
                <w:bottom w:val="none" w:sz="0" w:space="0" w:color="auto"/>
                <w:right w:val="none" w:sz="0" w:space="0" w:color="auto"/>
              </w:divBdr>
            </w:div>
            <w:div w:id="1045759142">
              <w:marLeft w:val="0"/>
              <w:marRight w:val="0"/>
              <w:marTop w:val="0"/>
              <w:marBottom w:val="0"/>
              <w:divBdr>
                <w:top w:val="none" w:sz="0" w:space="0" w:color="auto"/>
                <w:left w:val="none" w:sz="0" w:space="0" w:color="auto"/>
                <w:bottom w:val="none" w:sz="0" w:space="0" w:color="auto"/>
                <w:right w:val="none" w:sz="0" w:space="0" w:color="auto"/>
              </w:divBdr>
            </w:div>
            <w:div w:id="1045787941">
              <w:marLeft w:val="0"/>
              <w:marRight w:val="0"/>
              <w:marTop w:val="0"/>
              <w:marBottom w:val="0"/>
              <w:divBdr>
                <w:top w:val="none" w:sz="0" w:space="0" w:color="auto"/>
                <w:left w:val="none" w:sz="0" w:space="0" w:color="auto"/>
                <w:bottom w:val="none" w:sz="0" w:space="0" w:color="auto"/>
                <w:right w:val="none" w:sz="0" w:space="0" w:color="auto"/>
              </w:divBdr>
            </w:div>
            <w:div w:id="1048341205">
              <w:marLeft w:val="0"/>
              <w:marRight w:val="0"/>
              <w:marTop w:val="0"/>
              <w:marBottom w:val="0"/>
              <w:divBdr>
                <w:top w:val="none" w:sz="0" w:space="0" w:color="auto"/>
                <w:left w:val="none" w:sz="0" w:space="0" w:color="auto"/>
                <w:bottom w:val="none" w:sz="0" w:space="0" w:color="auto"/>
                <w:right w:val="none" w:sz="0" w:space="0" w:color="auto"/>
              </w:divBdr>
            </w:div>
            <w:div w:id="1050769661">
              <w:marLeft w:val="0"/>
              <w:marRight w:val="0"/>
              <w:marTop w:val="0"/>
              <w:marBottom w:val="0"/>
              <w:divBdr>
                <w:top w:val="none" w:sz="0" w:space="0" w:color="auto"/>
                <w:left w:val="none" w:sz="0" w:space="0" w:color="auto"/>
                <w:bottom w:val="none" w:sz="0" w:space="0" w:color="auto"/>
                <w:right w:val="none" w:sz="0" w:space="0" w:color="auto"/>
              </w:divBdr>
            </w:div>
            <w:div w:id="1051730521">
              <w:marLeft w:val="0"/>
              <w:marRight w:val="0"/>
              <w:marTop w:val="0"/>
              <w:marBottom w:val="0"/>
              <w:divBdr>
                <w:top w:val="none" w:sz="0" w:space="0" w:color="auto"/>
                <w:left w:val="none" w:sz="0" w:space="0" w:color="auto"/>
                <w:bottom w:val="none" w:sz="0" w:space="0" w:color="auto"/>
                <w:right w:val="none" w:sz="0" w:space="0" w:color="auto"/>
              </w:divBdr>
            </w:div>
            <w:div w:id="1051883081">
              <w:marLeft w:val="0"/>
              <w:marRight w:val="0"/>
              <w:marTop w:val="0"/>
              <w:marBottom w:val="0"/>
              <w:divBdr>
                <w:top w:val="none" w:sz="0" w:space="0" w:color="auto"/>
                <w:left w:val="none" w:sz="0" w:space="0" w:color="auto"/>
                <w:bottom w:val="none" w:sz="0" w:space="0" w:color="auto"/>
                <w:right w:val="none" w:sz="0" w:space="0" w:color="auto"/>
              </w:divBdr>
            </w:div>
            <w:div w:id="1052193646">
              <w:marLeft w:val="0"/>
              <w:marRight w:val="0"/>
              <w:marTop w:val="0"/>
              <w:marBottom w:val="0"/>
              <w:divBdr>
                <w:top w:val="none" w:sz="0" w:space="0" w:color="auto"/>
                <w:left w:val="none" w:sz="0" w:space="0" w:color="auto"/>
                <w:bottom w:val="none" w:sz="0" w:space="0" w:color="auto"/>
                <w:right w:val="none" w:sz="0" w:space="0" w:color="auto"/>
              </w:divBdr>
            </w:div>
            <w:div w:id="1052851655">
              <w:marLeft w:val="0"/>
              <w:marRight w:val="0"/>
              <w:marTop w:val="0"/>
              <w:marBottom w:val="0"/>
              <w:divBdr>
                <w:top w:val="none" w:sz="0" w:space="0" w:color="auto"/>
                <w:left w:val="none" w:sz="0" w:space="0" w:color="auto"/>
                <w:bottom w:val="none" w:sz="0" w:space="0" w:color="auto"/>
                <w:right w:val="none" w:sz="0" w:space="0" w:color="auto"/>
              </w:divBdr>
            </w:div>
            <w:div w:id="1054354373">
              <w:marLeft w:val="0"/>
              <w:marRight w:val="0"/>
              <w:marTop w:val="0"/>
              <w:marBottom w:val="0"/>
              <w:divBdr>
                <w:top w:val="none" w:sz="0" w:space="0" w:color="auto"/>
                <w:left w:val="none" w:sz="0" w:space="0" w:color="auto"/>
                <w:bottom w:val="none" w:sz="0" w:space="0" w:color="auto"/>
                <w:right w:val="none" w:sz="0" w:space="0" w:color="auto"/>
              </w:divBdr>
            </w:div>
            <w:div w:id="1054429913">
              <w:marLeft w:val="0"/>
              <w:marRight w:val="0"/>
              <w:marTop w:val="0"/>
              <w:marBottom w:val="0"/>
              <w:divBdr>
                <w:top w:val="none" w:sz="0" w:space="0" w:color="auto"/>
                <w:left w:val="none" w:sz="0" w:space="0" w:color="auto"/>
                <w:bottom w:val="none" w:sz="0" w:space="0" w:color="auto"/>
                <w:right w:val="none" w:sz="0" w:space="0" w:color="auto"/>
              </w:divBdr>
            </w:div>
            <w:div w:id="1056052231">
              <w:marLeft w:val="0"/>
              <w:marRight w:val="0"/>
              <w:marTop w:val="0"/>
              <w:marBottom w:val="0"/>
              <w:divBdr>
                <w:top w:val="none" w:sz="0" w:space="0" w:color="auto"/>
                <w:left w:val="none" w:sz="0" w:space="0" w:color="auto"/>
                <w:bottom w:val="none" w:sz="0" w:space="0" w:color="auto"/>
                <w:right w:val="none" w:sz="0" w:space="0" w:color="auto"/>
              </w:divBdr>
            </w:div>
            <w:div w:id="1058356191">
              <w:marLeft w:val="0"/>
              <w:marRight w:val="0"/>
              <w:marTop w:val="0"/>
              <w:marBottom w:val="0"/>
              <w:divBdr>
                <w:top w:val="none" w:sz="0" w:space="0" w:color="auto"/>
                <w:left w:val="none" w:sz="0" w:space="0" w:color="auto"/>
                <w:bottom w:val="none" w:sz="0" w:space="0" w:color="auto"/>
                <w:right w:val="none" w:sz="0" w:space="0" w:color="auto"/>
              </w:divBdr>
            </w:div>
            <w:div w:id="1058551319">
              <w:marLeft w:val="0"/>
              <w:marRight w:val="0"/>
              <w:marTop w:val="0"/>
              <w:marBottom w:val="0"/>
              <w:divBdr>
                <w:top w:val="none" w:sz="0" w:space="0" w:color="auto"/>
                <w:left w:val="none" w:sz="0" w:space="0" w:color="auto"/>
                <w:bottom w:val="none" w:sz="0" w:space="0" w:color="auto"/>
                <w:right w:val="none" w:sz="0" w:space="0" w:color="auto"/>
              </w:divBdr>
            </w:div>
            <w:div w:id="1059286171">
              <w:marLeft w:val="0"/>
              <w:marRight w:val="0"/>
              <w:marTop w:val="0"/>
              <w:marBottom w:val="0"/>
              <w:divBdr>
                <w:top w:val="none" w:sz="0" w:space="0" w:color="auto"/>
                <w:left w:val="none" w:sz="0" w:space="0" w:color="auto"/>
                <w:bottom w:val="none" w:sz="0" w:space="0" w:color="auto"/>
                <w:right w:val="none" w:sz="0" w:space="0" w:color="auto"/>
              </w:divBdr>
            </w:div>
            <w:div w:id="1060709396">
              <w:marLeft w:val="0"/>
              <w:marRight w:val="0"/>
              <w:marTop w:val="0"/>
              <w:marBottom w:val="0"/>
              <w:divBdr>
                <w:top w:val="none" w:sz="0" w:space="0" w:color="auto"/>
                <w:left w:val="none" w:sz="0" w:space="0" w:color="auto"/>
                <w:bottom w:val="none" w:sz="0" w:space="0" w:color="auto"/>
                <w:right w:val="none" w:sz="0" w:space="0" w:color="auto"/>
              </w:divBdr>
            </w:div>
            <w:div w:id="1061365261">
              <w:marLeft w:val="0"/>
              <w:marRight w:val="0"/>
              <w:marTop w:val="0"/>
              <w:marBottom w:val="0"/>
              <w:divBdr>
                <w:top w:val="none" w:sz="0" w:space="0" w:color="auto"/>
                <w:left w:val="none" w:sz="0" w:space="0" w:color="auto"/>
                <w:bottom w:val="none" w:sz="0" w:space="0" w:color="auto"/>
                <w:right w:val="none" w:sz="0" w:space="0" w:color="auto"/>
              </w:divBdr>
            </w:div>
            <w:div w:id="1062362226">
              <w:marLeft w:val="0"/>
              <w:marRight w:val="0"/>
              <w:marTop w:val="0"/>
              <w:marBottom w:val="0"/>
              <w:divBdr>
                <w:top w:val="none" w:sz="0" w:space="0" w:color="auto"/>
                <w:left w:val="none" w:sz="0" w:space="0" w:color="auto"/>
                <w:bottom w:val="none" w:sz="0" w:space="0" w:color="auto"/>
                <w:right w:val="none" w:sz="0" w:space="0" w:color="auto"/>
              </w:divBdr>
            </w:div>
            <w:div w:id="1063018164">
              <w:marLeft w:val="0"/>
              <w:marRight w:val="0"/>
              <w:marTop w:val="0"/>
              <w:marBottom w:val="0"/>
              <w:divBdr>
                <w:top w:val="none" w:sz="0" w:space="0" w:color="auto"/>
                <w:left w:val="none" w:sz="0" w:space="0" w:color="auto"/>
                <w:bottom w:val="none" w:sz="0" w:space="0" w:color="auto"/>
                <w:right w:val="none" w:sz="0" w:space="0" w:color="auto"/>
              </w:divBdr>
            </w:div>
            <w:div w:id="1063791643">
              <w:marLeft w:val="0"/>
              <w:marRight w:val="0"/>
              <w:marTop w:val="0"/>
              <w:marBottom w:val="0"/>
              <w:divBdr>
                <w:top w:val="none" w:sz="0" w:space="0" w:color="auto"/>
                <w:left w:val="none" w:sz="0" w:space="0" w:color="auto"/>
                <w:bottom w:val="none" w:sz="0" w:space="0" w:color="auto"/>
                <w:right w:val="none" w:sz="0" w:space="0" w:color="auto"/>
              </w:divBdr>
            </w:div>
            <w:div w:id="1064257144">
              <w:marLeft w:val="0"/>
              <w:marRight w:val="0"/>
              <w:marTop w:val="0"/>
              <w:marBottom w:val="0"/>
              <w:divBdr>
                <w:top w:val="none" w:sz="0" w:space="0" w:color="auto"/>
                <w:left w:val="none" w:sz="0" w:space="0" w:color="auto"/>
                <w:bottom w:val="none" w:sz="0" w:space="0" w:color="auto"/>
                <w:right w:val="none" w:sz="0" w:space="0" w:color="auto"/>
              </w:divBdr>
            </w:div>
            <w:div w:id="1064641795">
              <w:marLeft w:val="0"/>
              <w:marRight w:val="0"/>
              <w:marTop w:val="0"/>
              <w:marBottom w:val="0"/>
              <w:divBdr>
                <w:top w:val="none" w:sz="0" w:space="0" w:color="auto"/>
                <w:left w:val="none" w:sz="0" w:space="0" w:color="auto"/>
                <w:bottom w:val="none" w:sz="0" w:space="0" w:color="auto"/>
                <w:right w:val="none" w:sz="0" w:space="0" w:color="auto"/>
              </w:divBdr>
            </w:div>
            <w:div w:id="1064723790">
              <w:marLeft w:val="0"/>
              <w:marRight w:val="0"/>
              <w:marTop w:val="0"/>
              <w:marBottom w:val="0"/>
              <w:divBdr>
                <w:top w:val="none" w:sz="0" w:space="0" w:color="auto"/>
                <w:left w:val="none" w:sz="0" w:space="0" w:color="auto"/>
                <w:bottom w:val="none" w:sz="0" w:space="0" w:color="auto"/>
                <w:right w:val="none" w:sz="0" w:space="0" w:color="auto"/>
              </w:divBdr>
            </w:div>
            <w:div w:id="1065253915">
              <w:marLeft w:val="0"/>
              <w:marRight w:val="0"/>
              <w:marTop w:val="0"/>
              <w:marBottom w:val="0"/>
              <w:divBdr>
                <w:top w:val="none" w:sz="0" w:space="0" w:color="auto"/>
                <w:left w:val="none" w:sz="0" w:space="0" w:color="auto"/>
                <w:bottom w:val="none" w:sz="0" w:space="0" w:color="auto"/>
                <w:right w:val="none" w:sz="0" w:space="0" w:color="auto"/>
              </w:divBdr>
            </w:div>
            <w:div w:id="1066337749">
              <w:marLeft w:val="0"/>
              <w:marRight w:val="0"/>
              <w:marTop w:val="0"/>
              <w:marBottom w:val="0"/>
              <w:divBdr>
                <w:top w:val="none" w:sz="0" w:space="0" w:color="auto"/>
                <w:left w:val="none" w:sz="0" w:space="0" w:color="auto"/>
                <w:bottom w:val="none" w:sz="0" w:space="0" w:color="auto"/>
                <w:right w:val="none" w:sz="0" w:space="0" w:color="auto"/>
              </w:divBdr>
            </w:div>
            <w:div w:id="1066487202">
              <w:marLeft w:val="0"/>
              <w:marRight w:val="0"/>
              <w:marTop w:val="0"/>
              <w:marBottom w:val="0"/>
              <w:divBdr>
                <w:top w:val="none" w:sz="0" w:space="0" w:color="auto"/>
                <w:left w:val="none" w:sz="0" w:space="0" w:color="auto"/>
                <w:bottom w:val="none" w:sz="0" w:space="0" w:color="auto"/>
                <w:right w:val="none" w:sz="0" w:space="0" w:color="auto"/>
              </w:divBdr>
            </w:div>
            <w:div w:id="1067151175">
              <w:marLeft w:val="0"/>
              <w:marRight w:val="0"/>
              <w:marTop w:val="0"/>
              <w:marBottom w:val="0"/>
              <w:divBdr>
                <w:top w:val="none" w:sz="0" w:space="0" w:color="auto"/>
                <w:left w:val="none" w:sz="0" w:space="0" w:color="auto"/>
                <w:bottom w:val="none" w:sz="0" w:space="0" w:color="auto"/>
                <w:right w:val="none" w:sz="0" w:space="0" w:color="auto"/>
              </w:divBdr>
            </w:div>
            <w:div w:id="1069613370">
              <w:marLeft w:val="0"/>
              <w:marRight w:val="0"/>
              <w:marTop w:val="0"/>
              <w:marBottom w:val="0"/>
              <w:divBdr>
                <w:top w:val="none" w:sz="0" w:space="0" w:color="auto"/>
                <w:left w:val="none" w:sz="0" w:space="0" w:color="auto"/>
                <w:bottom w:val="none" w:sz="0" w:space="0" w:color="auto"/>
                <w:right w:val="none" w:sz="0" w:space="0" w:color="auto"/>
              </w:divBdr>
            </w:div>
            <w:div w:id="1069959897">
              <w:marLeft w:val="0"/>
              <w:marRight w:val="0"/>
              <w:marTop w:val="0"/>
              <w:marBottom w:val="0"/>
              <w:divBdr>
                <w:top w:val="none" w:sz="0" w:space="0" w:color="auto"/>
                <w:left w:val="none" w:sz="0" w:space="0" w:color="auto"/>
                <w:bottom w:val="none" w:sz="0" w:space="0" w:color="auto"/>
                <w:right w:val="none" w:sz="0" w:space="0" w:color="auto"/>
              </w:divBdr>
            </w:div>
            <w:div w:id="1072387165">
              <w:marLeft w:val="0"/>
              <w:marRight w:val="0"/>
              <w:marTop w:val="0"/>
              <w:marBottom w:val="0"/>
              <w:divBdr>
                <w:top w:val="none" w:sz="0" w:space="0" w:color="auto"/>
                <w:left w:val="none" w:sz="0" w:space="0" w:color="auto"/>
                <w:bottom w:val="none" w:sz="0" w:space="0" w:color="auto"/>
                <w:right w:val="none" w:sz="0" w:space="0" w:color="auto"/>
              </w:divBdr>
            </w:div>
            <w:div w:id="1073352079">
              <w:marLeft w:val="0"/>
              <w:marRight w:val="0"/>
              <w:marTop w:val="0"/>
              <w:marBottom w:val="0"/>
              <w:divBdr>
                <w:top w:val="none" w:sz="0" w:space="0" w:color="auto"/>
                <w:left w:val="none" w:sz="0" w:space="0" w:color="auto"/>
                <w:bottom w:val="none" w:sz="0" w:space="0" w:color="auto"/>
                <w:right w:val="none" w:sz="0" w:space="0" w:color="auto"/>
              </w:divBdr>
            </w:div>
            <w:div w:id="1075661297">
              <w:marLeft w:val="0"/>
              <w:marRight w:val="0"/>
              <w:marTop w:val="0"/>
              <w:marBottom w:val="0"/>
              <w:divBdr>
                <w:top w:val="none" w:sz="0" w:space="0" w:color="auto"/>
                <w:left w:val="none" w:sz="0" w:space="0" w:color="auto"/>
                <w:bottom w:val="none" w:sz="0" w:space="0" w:color="auto"/>
                <w:right w:val="none" w:sz="0" w:space="0" w:color="auto"/>
              </w:divBdr>
            </w:div>
            <w:div w:id="1076244336">
              <w:marLeft w:val="0"/>
              <w:marRight w:val="0"/>
              <w:marTop w:val="0"/>
              <w:marBottom w:val="0"/>
              <w:divBdr>
                <w:top w:val="none" w:sz="0" w:space="0" w:color="auto"/>
                <w:left w:val="none" w:sz="0" w:space="0" w:color="auto"/>
                <w:bottom w:val="none" w:sz="0" w:space="0" w:color="auto"/>
                <w:right w:val="none" w:sz="0" w:space="0" w:color="auto"/>
              </w:divBdr>
            </w:div>
            <w:div w:id="1076586250">
              <w:marLeft w:val="0"/>
              <w:marRight w:val="0"/>
              <w:marTop w:val="0"/>
              <w:marBottom w:val="0"/>
              <w:divBdr>
                <w:top w:val="none" w:sz="0" w:space="0" w:color="auto"/>
                <w:left w:val="none" w:sz="0" w:space="0" w:color="auto"/>
                <w:bottom w:val="none" w:sz="0" w:space="0" w:color="auto"/>
                <w:right w:val="none" w:sz="0" w:space="0" w:color="auto"/>
              </w:divBdr>
            </w:div>
            <w:div w:id="1077678073">
              <w:marLeft w:val="0"/>
              <w:marRight w:val="0"/>
              <w:marTop w:val="0"/>
              <w:marBottom w:val="0"/>
              <w:divBdr>
                <w:top w:val="none" w:sz="0" w:space="0" w:color="auto"/>
                <w:left w:val="none" w:sz="0" w:space="0" w:color="auto"/>
                <w:bottom w:val="none" w:sz="0" w:space="0" w:color="auto"/>
                <w:right w:val="none" w:sz="0" w:space="0" w:color="auto"/>
              </w:divBdr>
            </w:div>
            <w:div w:id="1081147866">
              <w:marLeft w:val="0"/>
              <w:marRight w:val="0"/>
              <w:marTop w:val="0"/>
              <w:marBottom w:val="0"/>
              <w:divBdr>
                <w:top w:val="none" w:sz="0" w:space="0" w:color="auto"/>
                <w:left w:val="none" w:sz="0" w:space="0" w:color="auto"/>
                <w:bottom w:val="none" w:sz="0" w:space="0" w:color="auto"/>
                <w:right w:val="none" w:sz="0" w:space="0" w:color="auto"/>
              </w:divBdr>
            </w:div>
            <w:div w:id="1083375623">
              <w:marLeft w:val="0"/>
              <w:marRight w:val="0"/>
              <w:marTop w:val="0"/>
              <w:marBottom w:val="0"/>
              <w:divBdr>
                <w:top w:val="none" w:sz="0" w:space="0" w:color="auto"/>
                <w:left w:val="none" w:sz="0" w:space="0" w:color="auto"/>
                <w:bottom w:val="none" w:sz="0" w:space="0" w:color="auto"/>
                <w:right w:val="none" w:sz="0" w:space="0" w:color="auto"/>
              </w:divBdr>
            </w:div>
            <w:div w:id="1083455009">
              <w:marLeft w:val="0"/>
              <w:marRight w:val="0"/>
              <w:marTop w:val="0"/>
              <w:marBottom w:val="0"/>
              <w:divBdr>
                <w:top w:val="none" w:sz="0" w:space="0" w:color="auto"/>
                <w:left w:val="none" w:sz="0" w:space="0" w:color="auto"/>
                <w:bottom w:val="none" w:sz="0" w:space="0" w:color="auto"/>
                <w:right w:val="none" w:sz="0" w:space="0" w:color="auto"/>
              </w:divBdr>
            </w:div>
            <w:div w:id="1084061604">
              <w:marLeft w:val="0"/>
              <w:marRight w:val="0"/>
              <w:marTop w:val="0"/>
              <w:marBottom w:val="0"/>
              <w:divBdr>
                <w:top w:val="none" w:sz="0" w:space="0" w:color="auto"/>
                <w:left w:val="none" w:sz="0" w:space="0" w:color="auto"/>
                <w:bottom w:val="none" w:sz="0" w:space="0" w:color="auto"/>
                <w:right w:val="none" w:sz="0" w:space="0" w:color="auto"/>
              </w:divBdr>
            </w:div>
            <w:div w:id="1084567191">
              <w:marLeft w:val="0"/>
              <w:marRight w:val="0"/>
              <w:marTop w:val="0"/>
              <w:marBottom w:val="0"/>
              <w:divBdr>
                <w:top w:val="none" w:sz="0" w:space="0" w:color="auto"/>
                <w:left w:val="none" w:sz="0" w:space="0" w:color="auto"/>
                <w:bottom w:val="none" w:sz="0" w:space="0" w:color="auto"/>
                <w:right w:val="none" w:sz="0" w:space="0" w:color="auto"/>
              </w:divBdr>
            </w:div>
            <w:div w:id="1085372471">
              <w:marLeft w:val="0"/>
              <w:marRight w:val="0"/>
              <w:marTop w:val="0"/>
              <w:marBottom w:val="0"/>
              <w:divBdr>
                <w:top w:val="none" w:sz="0" w:space="0" w:color="auto"/>
                <w:left w:val="none" w:sz="0" w:space="0" w:color="auto"/>
                <w:bottom w:val="none" w:sz="0" w:space="0" w:color="auto"/>
                <w:right w:val="none" w:sz="0" w:space="0" w:color="auto"/>
              </w:divBdr>
            </w:div>
            <w:div w:id="1088386147">
              <w:marLeft w:val="0"/>
              <w:marRight w:val="0"/>
              <w:marTop w:val="0"/>
              <w:marBottom w:val="0"/>
              <w:divBdr>
                <w:top w:val="none" w:sz="0" w:space="0" w:color="auto"/>
                <w:left w:val="none" w:sz="0" w:space="0" w:color="auto"/>
                <w:bottom w:val="none" w:sz="0" w:space="0" w:color="auto"/>
                <w:right w:val="none" w:sz="0" w:space="0" w:color="auto"/>
              </w:divBdr>
            </w:div>
            <w:div w:id="1088893124">
              <w:marLeft w:val="0"/>
              <w:marRight w:val="0"/>
              <w:marTop w:val="0"/>
              <w:marBottom w:val="0"/>
              <w:divBdr>
                <w:top w:val="none" w:sz="0" w:space="0" w:color="auto"/>
                <w:left w:val="none" w:sz="0" w:space="0" w:color="auto"/>
                <w:bottom w:val="none" w:sz="0" w:space="0" w:color="auto"/>
                <w:right w:val="none" w:sz="0" w:space="0" w:color="auto"/>
              </w:divBdr>
            </w:div>
            <w:div w:id="1091505234">
              <w:marLeft w:val="0"/>
              <w:marRight w:val="0"/>
              <w:marTop w:val="0"/>
              <w:marBottom w:val="0"/>
              <w:divBdr>
                <w:top w:val="none" w:sz="0" w:space="0" w:color="auto"/>
                <w:left w:val="none" w:sz="0" w:space="0" w:color="auto"/>
                <w:bottom w:val="none" w:sz="0" w:space="0" w:color="auto"/>
                <w:right w:val="none" w:sz="0" w:space="0" w:color="auto"/>
              </w:divBdr>
            </w:div>
            <w:div w:id="1092704579">
              <w:marLeft w:val="0"/>
              <w:marRight w:val="0"/>
              <w:marTop w:val="0"/>
              <w:marBottom w:val="0"/>
              <w:divBdr>
                <w:top w:val="none" w:sz="0" w:space="0" w:color="auto"/>
                <w:left w:val="none" w:sz="0" w:space="0" w:color="auto"/>
                <w:bottom w:val="none" w:sz="0" w:space="0" w:color="auto"/>
                <w:right w:val="none" w:sz="0" w:space="0" w:color="auto"/>
              </w:divBdr>
            </w:div>
            <w:div w:id="1098019743">
              <w:marLeft w:val="0"/>
              <w:marRight w:val="0"/>
              <w:marTop w:val="0"/>
              <w:marBottom w:val="0"/>
              <w:divBdr>
                <w:top w:val="none" w:sz="0" w:space="0" w:color="auto"/>
                <w:left w:val="none" w:sz="0" w:space="0" w:color="auto"/>
                <w:bottom w:val="none" w:sz="0" w:space="0" w:color="auto"/>
                <w:right w:val="none" w:sz="0" w:space="0" w:color="auto"/>
              </w:divBdr>
            </w:div>
            <w:div w:id="1098676571">
              <w:marLeft w:val="0"/>
              <w:marRight w:val="0"/>
              <w:marTop w:val="0"/>
              <w:marBottom w:val="0"/>
              <w:divBdr>
                <w:top w:val="none" w:sz="0" w:space="0" w:color="auto"/>
                <w:left w:val="none" w:sz="0" w:space="0" w:color="auto"/>
                <w:bottom w:val="none" w:sz="0" w:space="0" w:color="auto"/>
                <w:right w:val="none" w:sz="0" w:space="0" w:color="auto"/>
              </w:divBdr>
            </w:div>
            <w:div w:id="1099764175">
              <w:marLeft w:val="0"/>
              <w:marRight w:val="0"/>
              <w:marTop w:val="0"/>
              <w:marBottom w:val="0"/>
              <w:divBdr>
                <w:top w:val="none" w:sz="0" w:space="0" w:color="auto"/>
                <w:left w:val="none" w:sz="0" w:space="0" w:color="auto"/>
                <w:bottom w:val="none" w:sz="0" w:space="0" w:color="auto"/>
                <w:right w:val="none" w:sz="0" w:space="0" w:color="auto"/>
              </w:divBdr>
            </w:div>
            <w:div w:id="1100565147">
              <w:marLeft w:val="0"/>
              <w:marRight w:val="0"/>
              <w:marTop w:val="0"/>
              <w:marBottom w:val="0"/>
              <w:divBdr>
                <w:top w:val="none" w:sz="0" w:space="0" w:color="auto"/>
                <w:left w:val="none" w:sz="0" w:space="0" w:color="auto"/>
                <w:bottom w:val="none" w:sz="0" w:space="0" w:color="auto"/>
                <w:right w:val="none" w:sz="0" w:space="0" w:color="auto"/>
              </w:divBdr>
            </w:div>
            <w:div w:id="1101679353">
              <w:marLeft w:val="0"/>
              <w:marRight w:val="0"/>
              <w:marTop w:val="0"/>
              <w:marBottom w:val="0"/>
              <w:divBdr>
                <w:top w:val="none" w:sz="0" w:space="0" w:color="auto"/>
                <w:left w:val="none" w:sz="0" w:space="0" w:color="auto"/>
                <w:bottom w:val="none" w:sz="0" w:space="0" w:color="auto"/>
                <w:right w:val="none" w:sz="0" w:space="0" w:color="auto"/>
              </w:divBdr>
            </w:div>
            <w:div w:id="1101684485">
              <w:marLeft w:val="0"/>
              <w:marRight w:val="0"/>
              <w:marTop w:val="0"/>
              <w:marBottom w:val="0"/>
              <w:divBdr>
                <w:top w:val="none" w:sz="0" w:space="0" w:color="auto"/>
                <w:left w:val="none" w:sz="0" w:space="0" w:color="auto"/>
                <w:bottom w:val="none" w:sz="0" w:space="0" w:color="auto"/>
                <w:right w:val="none" w:sz="0" w:space="0" w:color="auto"/>
              </w:divBdr>
            </w:div>
            <w:div w:id="1102335991">
              <w:marLeft w:val="0"/>
              <w:marRight w:val="0"/>
              <w:marTop w:val="0"/>
              <w:marBottom w:val="0"/>
              <w:divBdr>
                <w:top w:val="none" w:sz="0" w:space="0" w:color="auto"/>
                <w:left w:val="none" w:sz="0" w:space="0" w:color="auto"/>
                <w:bottom w:val="none" w:sz="0" w:space="0" w:color="auto"/>
                <w:right w:val="none" w:sz="0" w:space="0" w:color="auto"/>
              </w:divBdr>
            </w:div>
            <w:div w:id="1103844857">
              <w:marLeft w:val="0"/>
              <w:marRight w:val="0"/>
              <w:marTop w:val="0"/>
              <w:marBottom w:val="0"/>
              <w:divBdr>
                <w:top w:val="none" w:sz="0" w:space="0" w:color="auto"/>
                <w:left w:val="none" w:sz="0" w:space="0" w:color="auto"/>
                <w:bottom w:val="none" w:sz="0" w:space="0" w:color="auto"/>
                <w:right w:val="none" w:sz="0" w:space="0" w:color="auto"/>
              </w:divBdr>
            </w:div>
            <w:div w:id="1107772704">
              <w:marLeft w:val="0"/>
              <w:marRight w:val="0"/>
              <w:marTop w:val="0"/>
              <w:marBottom w:val="0"/>
              <w:divBdr>
                <w:top w:val="none" w:sz="0" w:space="0" w:color="auto"/>
                <w:left w:val="none" w:sz="0" w:space="0" w:color="auto"/>
                <w:bottom w:val="none" w:sz="0" w:space="0" w:color="auto"/>
                <w:right w:val="none" w:sz="0" w:space="0" w:color="auto"/>
              </w:divBdr>
            </w:div>
            <w:div w:id="1110469199">
              <w:marLeft w:val="0"/>
              <w:marRight w:val="0"/>
              <w:marTop w:val="0"/>
              <w:marBottom w:val="0"/>
              <w:divBdr>
                <w:top w:val="none" w:sz="0" w:space="0" w:color="auto"/>
                <w:left w:val="none" w:sz="0" w:space="0" w:color="auto"/>
                <w:bottom w:val="none" w:sz="0" w:space="0" w:color="auto"/>
                <w:right w:val="none" w:sz="0" w:space="0" w:color="auto"/>
              </w:divBdr>
            </w:div>
            <w:div w:id="1112555434">
              <w:marLeft w:val="0"/>
              <w:marRight w:val="0"/>
              <w:marTop w:val="0"/>
              <w:marBottom w:val="0"/>
              <w:divBdr>
                <w:top w:val="none" w:sz="0" w:space="0" w:color="auto"/>
                <w:left w:val="none" w:sz="0" w:space="0" w:color="auto"/>
                <w:bottom w:val="none" w:sz="0" w:space="0" w:color="auto"/>
                <w:right w:val="none" w:sz="0" w:space="0" w:color="auto"/>
              </w:divBdr>
            </w:div>
            <w:div w:id="1113943407">
              <w:marLeft w:val="0"/>
              <w:marRight w:val="0"/>
              <w:marTop w:val="0"/>
              <w:marBottom w:val="0"/>
              <w:divBdr>
                <w:top w:val="none" w:sz="0" w:space="0" w:color="auto"/>
                <w:left w:val="none" w:sz="0" w:space="0" w:color="auto"/>
                <w:bottom w:val="none" w:sz="0" w:space="0" w:color="auto"/>
                <w:right w:val="none" w:sz="0" w:space="0" w:color="auto"/>
              </w:divBdr>
            </w:div>
            <w:div w:id="1114325290">
              <w:marLeft w:val="0"/>
              <w:marRight w:val="0"/>
              <w:marTop w:val="0"/>
              <w:marBottom w:val="0"/>
              <w:divBdr>
                <w:top w:val="none" w:sz="0" w:space="0" w:color="auto"/>
                <w:left w:val="none" w:sz="0" w:space="0" w:color="auto"/>
                <w:bottom w:val="none" w:sz="0" w:space="0" w:color="auto"/>
                <w:right w:val="none" w:sz="0" w:space="0" w:color="auto"/>
              </w:divBdr>
            </w:div>
            <w:div w:id="1114515296">
              <w:marLeft w:val="0"/>
              <w:marRight w:val="0"/>
              <w:marTop w:val="0"/>
              <w:marBottom w:val="0"/>
              <w:divBdr>
                <w:top w:val="none" w:sz="0" w:space="0" w:color="auto"/>
                <w:left w:val="none" w:sz="0" w:space="0" w:color="auto"/>
                <w:bottom w:val="none" w:sz="0" w:space="0" w:color="auto"/>
                <w:right w:val="none" w:sz="0" w:space="0" w:color="auto"/>
              </w:divBdr>
            </w:div>
            <w:div w:id="1114861657">
              <w:marLeft w:val="0"/>
              <w:marRight w:val="0"/>
              <w:marTop w:val="0"/>
              <w:marBottom w:val="0"/>
              <w:divBdr>
                <w:top w:val="none" w:sz="0" w:space="0" w:color="auto"/>
                <w:left w:val="none" w:sz="0" w:space="0" w:color="auto"/>
                <w:bottom w:val="none" w:sz="0" w:space="0" w:color="auto"/>
                <w:right w:val="none" w:sz="0" w:space="0" w:color="auto"/>
              </w:divBdr>
            </w:div>
            <w:div w:id="1116406090">
              <w:marLeft w:val="0"/>
              <w:marRight w:val="0"/>
              <w:marTop w:val="0"/>
              <w:marBottom w:val="0"/>
              <w:divBdr>
                <w:top w:val="none" w:sz="0" w:space="0" w:color="auto"/>
                <w:left w:val="none" w:sz="0" w:space="0" w:color="auto"/>
                <w:bottom w:val="none" w:sz="0" w:space="0" w:color="auto"/>
                <w:right w:val="none" w:sz="0" w:space="0" w:color="auto"/>
              </w:divBdr>
            </w:div>
            <w:div w:id="1117331391">
              <w:marLeft w:val="0"/>
              <w:marRight w:val="0"/>
              <w:marTop w:val="0"/>
              <w:marBottom w:val="0"/>
              <w:divBdr>
                <w:top w:val="none" w:sz="0" w:space="0" w:color="auto"/>
                <w:left w:val="none" w:sz="0" w:space="0" w:color="auto"/>
                <w:bottom w:val="none" w:sz="0" w:space="0" w:color="auto"/>
                <w:right w:val="none" w:sz="0" w:space="0" w:color="auto"/>
              </w:divBdr>
            </w:div>
            <w:div w:id="1118840765">
              <w:marLeft w:val="0"/>
              <w:marRight w:val="0"/>
              <w:marTop w:val="0"/>
              <w:marBottom w:val="0"/>
              <w:divBdr>
                <w:top w:val="none" w:sz="0" w:space="0" w:color="auto"/>
                <w:left w:val="none" w:sz="0" w:space="0" w:color="auto"/>
                <w:bottom w:val="none" w:sz="0" w:space="0" w:color="auto"/>
                <w:right w:val="none" w:sz="0" w:space="0" w:color="auto"/>
              </w:divBdr>
            </w:div>
            <w:div w:id="1120301773">
              <w:marLeft w:val="0"/>
              <w:marRight w:val="0"/>
              <w:marTop w:val="0"/>
              <w:marBottom w:val="0"/>
              <w:divBdr>
                <w:top w:val="none" w:sz="0" w:space="0" w:color="auto"/>
                <w:left w:val="none" w:sz="0" w:space="0" w:color="auto"/>
                <w:bottom w:val="none" w:sz="0" w:space="0" w:color="auto"/>
                <w:right w:val="none" w:sz="0" w:space="0" w:color="auto"/>
              </w:divBdr>
            </w:div>
            <w:div w:id="1123577902">
              <w:marLeft w:val="0"/>
              <w:marRight w:val="0"/>
              <w:marTop w:val="0"/>
              <w:marBottom w:val="0"/>
              <w:divBdr>
                <w:top w:val="none" w:sz="0" w:space="0" w:color="auto"/>
                <w:left w:val="none" w:sz="0" w:space="0" w:color="auto"/>
                <w:bottom w:val="none" w:sz="0" w:space="0" w:color="auto"/>
                <w:right w:val="none" w:sz="0" w:space="0" w:color="auto"/>
              </w:divBdr>
            </w:div>
            <w:div w:id="1124692174">
              <w:marLeft w:val="0"/>
              <w:marRight w:val="0"/>
              <w:marTop w:val="0"/>
              <w:marBottom w:val="0"/>
              <w:divBdr>
                <w:top w:val="none" w:sz="0" w:space="0" w:color="auto"/>
                <w:left w:val="none" w:sz="0" w:space="0" w:color="auto"/>
                <w:bottom w:val="none" w:sz="0" w:space="0" w:color="auto"/>
                <w:right w:val="none" w:sz="0" w:space="0" w:color="auto"/>
              </w:divBdr>
            </w:div>
            <w:div w:id="1129972677">
              <w:marLeft w:val="0"/>
              <w:marRight w:val="0"/>
              <w:marTop w:val="0"/>
              <w:marBottom w:val="0"/>
              <w:divBdr>
                <w:top w:val="none" w:sz="0" w:space="0" w:color="auto"/>
                <w:left w:val="none" w:sz="0" w:space="0" w:color="auto"/>
                <w:bottom w:val="none" w:sz="0" w:space="0" w:color="auto"/>
                <w:right w:val="none" w:sz="0" w:space="0" w:color="auto"/>
              </w:divBdr>
            </w:div>
            <w:div w:id="1130048896">
              <w:marLeft w:val="0"/>
              <w:marRight w:val="0"/>
              <w:marTop w:val="0"/>
              <w:marBottom w:val="0"/>
              <w:divBdr>
                <w:top w:val="none" w:sz="0" w:space="0" w:color="auto"/>
                <w:left w:val="none" w:sz="0" w:space="0" w:color="auto"/>
                <w:bottom w:val="none" w:sz="0" w:space="0" w:color="auto"/>
                <w:right w:val="none" w:sz="0" w:space="0" w:color="auto"/>
              </w:divBdr>
            </w:div>
            <w:div w:id="1131359784">
              <w:marLeft w:val="0"/>
              <w:marRight w:val="0"/>
              <w:marTop w:val="0"/>
              <w:marBottom w:val="0"/>
              <w:divBdr>
                <w:top w:val="none" w:sz="0" w:space="0" w:color="auto"/>
                <w:left w:val="none" w:sz="0" w:space="0" w:color="auto"/>
                <w:bottom w:val="none" w:sz="0" w:space="0" w:color="auto"/>
                <w:right w:val="none" w:sz="0" w:space="0" w:color="auto"/>
              </w:divBdr>
            </w:div>
            <w:div w:id="1133332099">
              <w:marLeft w:val="0"/>
              <w:marRight w:val="0"/>
              <w:marTop w:val="0"/>
              <w:marBottom w:val="0"/>
              <w:divBdr>
                <w:top w:val="none" w:sz="0" w:space="0" w:color="auto"/>
                <w:left w:val="none" w:sz="0" w:space="0" w:color="auto"/>
                <w:bottom w:val="none" w:sz="0" w:space="0" w:color="auto"/>
                <w:right w:val="none" w:sz="0" w:space="0" w:color="auto"/>
              </w:divBdr>
            </w:div>
            <w:div w:id="1134640620">
              <w:marLeft w:val="0"/>
              <w:marRight w:val="0"/>
              <w:marTop w:val="0"/>
              <w:marBottom w:val="0"/>
              <w:divBdr>
                <w:top w:val="none" w:sz="0" w:space="0" w:color="auto"/>
                <w:left w:val="none" w:sz="0" w:space="0" w:color="auto"/>
                <w:bottom w:val="none" w:sz="0" w:space="0" w:color="auto"/>
                <w:right w:val="none" w:sz="0" w:space="0" w:color="auto"/>
              </w:divBdr>
            </w:div>
            <w:div w:id="1135566133">
              <w:marLeft w:val="0"/>
              <w:marRight w:val="0"/>
              <w:marTop w:val="0"/>
              <w:marBottom w:val="0"/>
              <w:divBdr>
                <w:top w:val="none" w:sz="0" w:space="0" w:color="auto"/>
                <w:left w:val="none" w:sz="0" w:space="0" w:color="auto"/>
                <w:bottom w:val="none" w:sz="0" w:space="0" w:color="auto"/>
                <w:right w:val="none" w:sz="0" w:space="0" w:color="auto"/>
              </w:divBdr>
            </w:div>
            <w:div w:id="1136024449">
              <w:marLeft w:val="0"/>
              <w:marRight w:val="0"/>
              <w:marTop w:val="0"/>
              <w:marBottom w:val="0"/>
              <w:divBdr>
                <w:top w:val="none" w:sz="0" w:space="0" w:color="auto"/>
                <w:left w:val="none" w:sz="0" w:space="0" w:color="auto"/>
                <w:bottom w:val="none" w:sz="0" w:space="0" w:color="auto"/>
                <w:right w:val="none" w:sz="0" w:space="0" w:color="auto"/>
              </w:divBdr>
            </w:div>
            <w:div w:id="1136408795">
              <w:marLeft w:val="0"/>
              <w:marRight w:val="0"/>
              <w:marTop w:val="0"/>
              <w:marBottom w:val="0"/>
              <w:divBdr>
                <w:top w:val="none" w:sz="0" w:space="0" w:color="auto"/>
                <w:left w:val="none" w:sz="0" w:space="0" w:color="auto"/>
                <w:bottom w:val="none" w:sz="0" w:space="0" w:color="auto"/>
                <w:right w:val="none" w:sz="0" w:space="0" w:color="auto"/>
              </w:divBdr>
            </w:div>
            <w:div w:id="1137995819">
              <w:marLeft w:val="0"/>
              <w:marRight w:val="0"/>
              <w:marTop w:val="0"/>
              <w:marBottom w:val="0"/>
              <w:divBdr>
                <w:top w:val="none" w:sz="0" w:space="0" w:color="auto"/>
                <w:left w:val="none" w:sz="0" w:space="0" w:color="auto"/>
                <w:bottom w:val="none" w:sz="0" w:space="0" w:color="auto"/>
                <w:right w:val="none" w:sz="0" w:space="0" w:color="auto"/>
              </w:divBdr>
            </w:div>
            <w:div w:id="1139567751">
              <w:marLeft w:val="0"/>
              <w:marRight w:val="0"/>
              <w:marTop w:val="0"/>
              <w:marBottom w:val="0"/>
              <w:divBdr>
                <w:top w:val="none" w:sz="0" w:space="0" w:color="auto"/>
                <w:left w:val="none" w:sz="0" w:space="0" w:color="auto"/>
                <w:bottom w:val="none" w:sz="0" w:space="0" w:color="auto"/>
                <w:right w:val="none" w:sz="0" w:space="0" w:color="auto"/>
              </w:divBdr>
            </w:div>
            <w:div w:id="1143885515">
              <w:marLeft w:val="0"/>
              <w:marRight w:val="0"/>
              <w:marTop w:val="0"/>
              <w:marBottom w:val="0"/>
              <w:divBdr>
                <w:top w:val="none" w:sz="0" w:space="0" w:color="auto"/>
                <w:left w:val="none" w:sz="0" w:space="0" w:color="auto"/>
                <w:bottom w:val="none" w:sz="0" w:space="0" w:color="auto"/>
                <w:right w:val="none" w:sz="0" w:space="0" w:color="auto"/>
              </w:divBdr>
            </w:div>
            <w:div w:id="1144084065">
              <w:marLeft w:val="0"/>
              <w:marRight w:val="0"/>
              <w:marTop w:val="0"/>
              <w:marBottom w:val="0"/>
              <w:divBdr>
                <w:top w:val="none" w:sz="0" w:space="0" w:color="auto"/>
                <w:left w:val="none" w:sz="0" w:space="0" w:color="auto"/>
                <w:bottom w:val="none" w:sz="0" w:space="0" w:color="auto"/>
                <w:right w:val="none" w:sz="0" w:space="0" w:color="auto"/>
              </w:divBdr>
            </w:div>
            <w:div w:id="1144394681">
              <w:marLeft w:val="0"/>
              <w:marRight w:val="0"/>
              <w:marTop w:val="0"/>
              <w:marBottom w:val="0"/>
              <w:divBdr>
                <w:top w:val="none" w:sz="0" w:space="0" w:color="auto"/>
                <w:left w:val="none" w:sz="0" w:space="0" w:color="auto"/>
                <w:bottom w:val="none" w:sz="0" w:space="0" w:color="auto"/>
                <w:right w:val="none" w:sz="0" w:space="0" w:color="auto"/>
              </w:divBdr>
            </w:div>
            <w:div w:id="1145002502">
              <w:marLeft w:val="0"/>
              <w:marRight w:val="0"/>
              <w:marTop w:val="0"/>
              <w:marBottom w:val="0"/>
              <w:divBdr>
                <w:top w:val="none" w:sz="0" w:space="0" w:color="auto"/>
                <w:left w:val="none" w:sz="0" w:space="0" w:color="auto"/>
                <w:bottom w:val="none" w:sz="0" w:space="0" w:color="auto"/>
                <w:right w:val="none" w:sz="0" w:space="0" w:color="auto"/>
              </w:divBdr>
            </w:div>
            <w:div w:id="1145396486">
              <w:marLeft w:val="0"/>
              <w:marRight w:val="0"/>
              <w:marTop w:val="0"/>
              <w:marBottom w:val="0"/>
              <w:divBdr>
                <w:top w:val="none" w:sz="0" w:space="0" w:color="auto"/>
                <w:left w:val="none" w:sz="0" w:space="0" w:color="auto"/>
                <w:bottom w:val="none" w:sz="0" w:space="0" w:color="auto"/>
                <w:right w:val="none" w:sz="0" w:space="0" w:color="auto"/>
              </w:divBdr>
            </w:div>
            <w:div w:id="1145856235">
              <w:marLeft w:val="0"/>
              <w:marRight w:val="0"/>
              <w:marTop w:val="0"/>
              <w:marBottom w:val="0"/>
              <w:divBdr>
                <w:top w:val="none" w:sz="0" w:space="0" w:color="auto"/>
                <w:left w:val="none" w:sz="0" w:space="0" w:color="auto"/>
                <w:bottom w:val="none" w:sz="0" w:space="0" w:color="auto"/>
                <w:right w:val="none" w:sz="0" w:space="0" w:color="auto"/>
              </w:divBdr>
            </w:div>
            <w:div w:id="1146433486">
              <w:marLeft w:val="0"/>
              <w:marRight w:val="0"/>
              <w:marTop w:val="0"/>
              <w:marBottom w:val="0"/>
              <w:divBdr>
                <w:top w:val="none" w:sz="0" w:space="0" w:color="auto"/>
                <w:left w:val="none" w:sz="0" w:space="0" w:color="auto"/>
                <w:bottom w:val="none" w:sz="0" w:space="0" w:color="auto"/>
                <w:right w:val="none" w:sz="0" w:space="0" w:color="auto"/>
              </w:divBdr>
            </w:div>
            <w:div w:id="1146624597">
              <w:marLeft w:val="0"/>
              <w:marRight w:val="0"/>
              <w:marTop w:val="0"/>
              <w:marBottom w:val="0"/>
              <w:divBdr>
                <w:top w:val="none" w:sz="0" w:space="0" w:color="auto"/>
                <w:left w:val="none" w:sz="0" w:space="0" w:color="auto"/>
                <w:bottom w:val="none" w:sz="0" w:space="0" w:color="auto"/>
                <w:right w:val="none" w:sz="0" w:space="0" w:color="auto"/>
              </w:divBdr>
            </w:div>
            <w:div w:id="1146698829">
              <w:marLeft w:val="0"/>
              <w:marRight w:val="0"/>
              <w:marTop w:val="0"/>
              <w:marBottom w:val="0"/>
              <w:divBdr>
                <w:top w:val="none" w:sz="0" w:space="0" w:color="auto"/>
                <w:left w:val="none" w:sz="0" w:space="0" w:color="auto"/>
                <w:bottom w:val="none" w:sz="0" w:space="0" w:color="auto"/>
                <w:right w:val="none" w:sz="0" w:space="0" w:color="auto"/>
              </w:divBdr>
            </w:div>
            <w:div w:id="1148476654">
              <w:marLeft w:val="0"/>
              <w:marRight w:val="0"/>
              <w:marTop w:val="0"/>
              <w:marBottom w:val="0"/>
              <w:divBdr>
                <w:top w:val="none" w:sz="0" w:space="0" w:color="auto"/>
                <w:left w:val="none" w:sz="0" w:space="0" w:color="auto"/>
                <w:bottom w:val="none" w:sz="0" w:space="0" w:color="auto"/>
                <w:right w:val="none" w:sz="0" w:space="0" w:color="auto"/>
              </w:divBdr>
            </w:div>
            <w:div w:id="1149787747">
              <w:marLeft w:val="0"/>
              <w:marRight w:val="0"/>
              <w:marTop w:val="0"/>
              <w:marBottom w:val="0"/>
              <w:divBdr>
                <w:top w:val="none" w:sz="0" w:space="0" w:color="auto"/>
                <w:left w:val="none" w:sz="0" w:space="0" w:color="auto"/>
                <w:bottom w:val="none" w:sz="0" w:space="0" w:color="auto"/>
                <w:right w:val="none" w:sz="0" w:space="0" w:color="auto"/>
              </w:divBdr>
            </w:div>
            <w:div w:id="1151209873">
              <w:marLeft w:val="0"/>
              <w:marRight w:val="0"/>
              <w:marTop w:val="0"/>
              <w:marBottom w:val="0"/>
              <w:divBdr>
                <w:top w:val="none" w:sz="0" w:space="0" w:color="auto"/>
                <w:left w:val="none" w:sz="0" w:space="0" w:color="auto"/>
                <w:bottom w:val="none" w:sz="0" w:space="0" w:color="auto"/>
                <w:right w:val="none" w:sz="0" w:space="0" w:color="auto"/>
              </w:divBdr>
            </w:div>
            <w:div w:id="1151480270">
              <w:marLeft w:val="0"/>
              <w:marRight w:val="0"/>
              <w:marTop w:val="0"/>
              <w:marBottom w:val="0"/>
              <w:divBdr>
                <w:top w:val="none" w:sz="0" w:space="0" w:color="auto"/>
                <w:left w:val="none" w:sz="0" w:space="0" w:color="auto"/>
                <w:bottom w:val="none" w:sz="0" w:space="0" w:color="auto"/>
                <w:right w:val="none" w:sz="0" w:space="0" w:color="auto"/>
              </w:divBdr>
            </w:div>
            <w:div w:id="1152797330">
              <w:marLeft w:val="0"/>
              <w:marRight w:val="0"/>
              <w:marTop w:val="0"/>
              <w:marBottom w:val="0"/>
              <w:divBdr>
                <w:top w:val="none" w:sz="0" w:space="0" w:color="auto"/>
                <w:left w:val="none" w:sz="0" w:space="0" w:color="auto"/>
                <w:bottom w:val="none" w:sz="0" w:space="0" w:color="auto"/>
                <w:right w:val="none" w:sz="0" w:space="0" w:color="auto"/>
              </w:divBdr>
            </w:div>
            <w:div w:id="1152910585">
              <w:marLeft w:val="0"/>
              <w:marRight w:val="0"/>
              <w:marTop w:val="0"/>
              <w:marBottom w:val="0"/>
              <w:divBdr>
                <w:top w:val="none" w:sz="0" w:space="0" w:color="auto"/>
                <w:left w:val="none" w:sz="0" w:space="0" w:color="auto"/>
                <w:bottom w:val="none" w:sz="0" w:space="0" w:color="auto"/>
                <w:right w:val="none" w:sz="0" w:space="0" w:color="auto"/>
              </w:divBdr>
            </w:div>
            <w:div w:id="1153257431">
              <w:marLeft w:val="0"/>
              <w:marRight w:val="0"/>
              <w:marTop w:val="0"/>
              <w:marBottom w:val="0"/>
              <w:divBdr>
                <w:top w:val="none" w:sz="0" w:space="0" w:color="auto"/>
                <w:left w:val="none" w:sz="0" w:space="0" w:color="auto"/>
                <w:bottom w:val="none" w:sz="0" w:space="0" w:color="auto"/>
                <w:right w:val="none" w:sz="0" w:space="0" w:color="auto"/>
              </w:divBdr>
            </w:div>
            <w:div w:id="1154222190">
              <w:marLeft w:val="0"/>
              <w:marRight w:val="0"/>
              <w:marTop w:val="0"/>
              <w:marBottom w:val="0"/>
              <w:divBdr>
                <w:top w:val="none" w:sz="0" w:space="0" w:color="auto"/>
                <w:left w:val="none" w:sz="0" w:space="0" w:color="auto"/>
                <w:bottom w:val="none" w:sz="0" w:space="0" w:color="auto"/>
                <w:right w:val="none" w:sz="0" w:space="0" w:color="auto"/>
              </w:divBdr>
            </w:div>
            <w:div w:id="1160468220">
              <w:marLeft w:val="0"/>
              <w:marRight w:val="0"/>
              <w:marTop w:val="0"/>
              <w:marBottom w:val="0"/>
              <w:divBdr>
                <w:top w:val="none" w:sz="0" w:space="0" w:color="auto"/>
                <w:left w:val="none" w:sz="0" w:space="0" w:color="auto"/>
                <w:bottom w:val="none" w:sz="0" w:space="0" w:color="auto"/>
                <w:right w:val="none" w:sz="0" w:space="0" w:color="auto"/>
              </w:divBdr>
            </w:div>
            <w:div w:id="1160734799">
              <w:marLeft w:val="0"/>
              <w:marRight w:val="0"/>
              <w:marTop w:val="0"/>
              <w:marBottom w:val="0"/>
              <w:divBdr>
                <w:top w:val="none" w:sz="0" w:space="0" w:color="auto"/>
                <w:left w:val="none" w:sz="0" w:space="0" w:color="auto"/>
                <w:bottom w:val="none" w:sz="0" w:space="0" w:color="auto"/>
                <w:right w:val="none" w:sz="0" w:space="0" w:color="auto"/>
              </w:divBdr>
            </w:div>
            <w:div w:id="1161773785">
              <w:marLeft w:val="0"/>
              <w:marRight w:val="0"/>
              <w:marTop w:val="0"/>
              <w:marBottom w:val="0"/>
              <w:divBdr>
                <w:top w:val="none" w:sz="0" w:space="0" w:color="auto"/>
                <w:left w:val="none" w:sz="0" w:space="0" w:color="auto"/>
                <w:bottom w:val="none" w:sz="0" w:space="0" w:color="auto"/>
                <w:right w:val="none" w:sz="0" w:space="0" w:color="auto"/>
              </w:divBdr>
            </w:div>
            <w:div w:id="1163618202">
              <w:marLeft w:val="0"/>
              <w:marRight w:val="0"/>
              <w:marTop w:val="0"/>
              <w:marBottom w:val="0"/>
              <w:divBdr>
                <w:top w:val="none" w:sz="0" w:space="0" w:color="auto"/>
                <w:left w:val="none" w:sz="0" w:space="0" w:color="auto"/>
                <w:bottom w:val="none" w:sz="0" w:space="0" w:color="auto"/>
                <w:right w:val="none" w:sz="0" w:space="0" w:color="auto"/>
              </w:divBdr>
            </w:div>
            <w:div w:id="1165587186">
              <w:marLeft w:val="0"/>
              <w:marRight w:val="0"/>
              <w:marTop w:val="0"/>
              <w:marBottom w:val="0"/>
              <w:divBdr>
                <w:top w:val="none" w:sz="0" w:space="0" w:color="auto"/>
                <w:left w:val="none" w:sz="0" w:space="0" w:color="auto"/>
                <w:bottom w:val="none" w:sz="0" w:space="0" w:color="auto"/>
                <w:right w:val="none" w:sz="0" w:space="0" w:color="auto"/>
              </w:divBdr>
            </w:div>
            <w:div w:id="1165777084">
              <w:marLeft w:val="0"/>
              <w:marRight w:val="0"/>
              <w:marTop w:val="0"/>
              <w:marBottom w:val="0"/>
              <w:divBdr>
                <w:top w:val="none" w:sz="0" w:space="0" w:color="auto"/>
                <w:left w:val="none" w:sz="0" w:space="0" w:color="auto"/>
                <w:bottom w:val="none" w:sz="0" w:space="0" w:color="auto"/>
                <w:right w:val="none" w:sz="0" w:space="0" w:color="auto"/>
              </w:divBdr>
            </w:div>
            <w:div w:id="1166281010">
              <w:marLeft w:val="0"/>
              <w:marRight w:val="0"/>
              <w:marTop w:val="0"/>
              <w:marBottom w:val="0"/>
              <w:divBdr>
                <w:top w:val="none" w:sz="0" w:space="0" w:color="auto"/>
                <w:left w:val="none" w:sz="0" w:space="0" w:color="auto"/>
                <w:bottom w:val="none" w:sz="0" w:space="0" w:color="auto"/>
                <w:right w:val="none" w:sz="0" w:space="0" w:color="auto"/>
              </w:divBdr>
            </w:div>
            <w:div w:id="1167743129">
              <w:marLeft w:val="0"/>
              <w:marRight w:val="0"/>
              <w:marTop w:val="0"/>
              <w:marBottom w:val="0"/>
              <w:divBdr>
                <w:top w:val="none" w:sz="0" w:space="0" w:color="auto"/>
                <w:left w:val="none" w:sz="0" w:space="0" w:color="auto"/>
                <w:bottom w:val="none" w:sz="0" w:space="0" w:color="auto"/>
                <w:right w:val="none" w:sz="0" w:space="0" w:color="auto"/>
              </w:divBdr>
            </w:div>
            <w:div w:id="1169521691">
              <w:marLeft w:val="0"/>
              <w:marRight w:val="0"/>
              <w:marTop w:val="0"/>
              <w:marBottom w:val="0"/>
              <w:divBdr>
                <w:top w:val="none" w:sz="0" w:space="0" w:color="auto"/>
                <w:left w:val="none" w:sz="0" w:space="0" w:color="auto"/>
                <w:bottom w:val="none" w:sz="0" w:space="0" w:color="auto"/>
                <w:right w:val="none" w:sz="0" w:space="0" w:color="auto"/>
              </w:divBdr>
            </w:div>
            <w:div w:id="1170559851">
              <w:marLeft w:val="0"/>
              <w:marRight w:val="0"/>
              <w:marTop w:val="0"/>
              <w:marBottom w:val="0"/>
              <w:divBdr>
                <w:top w:val="none" w:sz="0" w:space="0" w:color="auto"/>
                <w:left w:val="none" w:sz="0" w:space="0" w:color="auto"/>
                <w:bottom w:val="none" w:sz="0" w:space="0" w:color="auto"/>
                <w:right w:val="none" w:sz="0" w:space="0" w:color="auto"/>
              </w:divBdr>
            </w:div>
            <w:div w:id="1171796566">
              <w:marLeft w:val="0"/>
              <w:marRight w:val="0"/>
              <w:marTop w:val="0"/>
              <w:marBottom w:val="0"/>
              <w:divBdr>
                <w:top w:val="none" w:sz="0" w:space="0" w:color="auto"/>
                <w:left w:val="none" w:sz="0" w:space="0" w:color="auto"/>
                <w:bottom w:val="none" w:sz="0" w:space="0" w:color="auto"/>
                <w:right w:val="none" w:sz="0" w:space="0" w:color="auto"/>
              </w:divBdr>
            </w:div>
            <w:div w:id="1172987168">
              <w:marLeft w:val="0"/>
              <w:marRight w:val="0"/>
              <w:marTop w:val="0"/>
              <w:marBottom w:val="0"/>
              <w:divBdr>
                <w:top w:val="none" w:sz="0" w:space="0" w:color="auto"/>
                <w:left w:val="none" w:sz="0" w:space="0" w:color="auto"/>
                <w:bottom w:val="none" w:sz="0" w:space="0" w:color="auto"/>
                <w:right w:val="none" w:sz="0" w:space="0" w:color="auto"/>
              </w:divBdr>
            </w:div>
            <w:div w:id="1173178726">
              <w:marLeft w:val="0"/>
              <w:marRight w:val="0"/>
              <w:marTop w:val="0"/>
              <w:marBottom w:val="0"/>
              <w:divBdr>
                <w:top w:val="none" w:sz="0" w:space="0" w:color="auto"/>
                <w:left w:val="none" w:sz="0" w:space="0" w:color="auto"/>
                <w:bottom w:val="none" w:sz="0" w:space="0" w:color="auto"/>
                <w:right w:val="none" w:sz="0" w:space="0" w:color="auto"/>
              </w:divBdr>
            </w:div>
            <w:div w:id="1173179813">
              <w:marLeft w:val="0"/>
              <w:marRight w:val="0"/>
              <w:marTop w:val="0"/>
              <w:marBottom w:val="0"/>
              <w:divBdr>
                <w:top w:val="none" w:sz="0" w:space="0" w:color="auto"/>
                <w:left w:val="none" w:sz="0" w:space="0" w:color="auto"/>
                <w:bottom w:val="none" w:sz="0" w:space="0" w:color="auto"/>
                <w:right w:val="none" w:sz="0" w:space="0" w:color="auto"/>
              </w:divBdr>
            </w:div>
            <w:div w:id="1174495188">
              <w:marLeft w:val="0"/>
              <w:marRight w:val="0"/>
              <w:marTop w:val="0"/>
              <w:marBottom w:val="0"/>
              <w:divBdr>
                <w:top w:val="none" w:sz="0" w:space="0" w:color="auto"/>
                <w:left w:val="none" w:sz="0" w:space="0" w:color="auto"/>
                <w:bottom w:val="none" w:sz="0" w:space="0" w:color="auto"/>
                <w:right w:val="none" w:sz="0" w:space="0" w:color="auto"/>
              </w:divBdr>
            </w:div>
            <w:div w:id="1178622512">
              <w:marLeft w:val="0"/>
              <w:marRight w:val="0"/>
              <w:marTop w:val="0"/>
              <w:marBottom w:val="0"/>
              <w:divBdr>
                <w:top w:val="none" w:sz="0" w:space="0" w:color="auto"/>
                <w:left w:val="none" w:sz="0" w:space="0" w:color="auto"/>
                <w:bottom w:val="none" w:sz="0" w:space="0" w:color="auto"/>
                <w:right w:val="none" w:sz="0" w:space="0" w:color="auto"/>
              </w:divBdr>
            </w:div>
            <w:div w:id="1179463402">
              <w:marLeft w:val="0"/>
              <w:marRight w:val="0"/>
              <w:marTop w:val="0"/>
              <w:marBottom w:val="0"/>
              <w:divBdr>
                <w:top w:val="none" w:sz="0" w:space="0" w:color="auto"/>
                <w:left w:val="none" w:sz="0" w:space="0" w:color="auto"/>
                <w:bottom w:val="none" w:sz="0" w:space="0" w:color="auto"/>
                <w:right w:val="none" w:sz="0" w:space="0" w:color="auto"/>
              </w:divBdr>
            </w:div>
            <w:div w:id="1182821673">
              <w:marLeft w:val="0"/>
              <w:marRight w:val="0"/>
              <w:marTop w:val="0"/>
              <w:marBottom w:val="0"/>
              <w:divBdr>
                <w:top w:val="none" w:sz="0" w:space="0" w:color="auto"/>
                <w:left w:val="none" w:sz="0" w:space="0" w:color="auto"/>
                <w:bottom w:val="none" w:sz="0" w:space="0" w:color="auto"/>
                <w:right w:val="none" w:sz="0" w:space="0" w:color="auto"/>
              </w:divBdr>
            </w:div>
            <w:div w:id="1187865636">
              <w:marLeft w:val="0"/>
              <w:marRight w:val="0"/>
              <w:marTop w:val="0"/>
              <w:marBottom w:val="0"/>
              <w:divBdr>
                <w:top w:val="none" w:sz="0" w:space="0" w:color="auto"/>
                <w:left w:val="none" w:sz="0" w:space="0" w:color="auto"/>
                <w:bottom w:val="none" w:sz="0" w:space="0" w:color="auto"/>
                <w:right w:val="none" w:sz="0" w:space="0" w:color="auto"/>
              </w:divBdr>
            </w:div>
            <w:div w:id="1189903811">
              <w:marLeft w:val="0"/>
              <w:marRight w:val="0"/>
              <w:marTop w:val="0"/>
              <w:marBottom w:val="0"/>
              <w:divBdr>
                <w:top w:val="none" w:sz="0" w:space="0" w:color="auto"/>
                <w:left w:val="none" w:sz="0" w:space="0" w:color="auto"/>
                <w:bottom w:val="none" w:sz="0" w:space="0" w:color="auto"/>
                <w:right w:val="none" w:sz="0" w:space="0" w:color="auto"/>
              </w:divBdr>
            </w:div>
            <w:div w:id="1189903961">
              <w:marLeft w:val="0"/>
              <w:marRight w:val="0"/>
              <w:marTop w:val="0"/>
              <w:marBottom w:val="0"/>
              <w:divBdr>
                <w:top w:val="none" w:sz="0" w:space="0" w:color="auto"/>
                <w:left w:val="none" w:sz="0" w:space="0" w:color="auto"/>
                <w:bottom w:val="none" w:sz="0" w:space="0" w:color="auto"/>
                <w:right w:val="none" w:sz="0" w:space="0" w:color="auto"/>
              </w:divBdr>
            </w:div>
            <w:div w:id="1197618069">
              <w:marLeft w:val="0"/>
              <w:marRight w:val="0"/>
              <w:marTop w:val="0"/>
              <w:marBottom w:val="0"/>
              <w:divBdr>
                <w:top w:val="none" w:sz="0" w:space="0" w:color="auto"/>
                <w:left w:val="none" w:sz="0" w:space="0" w:color="auto"/>
                <w:bottom w:val="none" w:sz="0" w:space="0" w:color="auto"/>
                <w:right w:val="none" w:sz="0" w:space="0" w:color="auto"/>
              </w:divBdr>
            </w:div>
            <w:div w:id="1197741702">
              <w:marLeft w:val="0"/>
              <w:marRight w:val="0"/>
              <w:marTop w:val="0"/>
              <w:marBottom w:val="0"/>
              <w:divBdr>
                <w:top w:val="none" w:sz="0" w:space="0" w:color="auto"/>
                <w:left w:val="none" w:sz="0" w:space="0" w:color="auto"/>
                <w:bottom w:val="none" w:sz="0" w:space="0" w:color="auto"/>
                <w:right w:val="none" w:sz="0" w:space="0" w:color="auto"/>
              </w:divBdr>
            </w:div>
            <w:div w:id="1198199038">
              <w:marLeft w:val="0"/>
              <w:marRight w:val="0"/>
              <w:marTop w:val="0"/>
              <w:marBottom w:val="0"/>
              <w:divBdr>
                <w:top w:val="none" w:sz="0" w:space="0" w:color="auto"/>
                <w:left w:val="none" w:sz="0" w:space="0" w:color="auto"/>
                <w:bottom w:val="none" w:sz="0" w:space="0" w:color="auto"/>
                <w:right w:val="none" w:sz="0" w:space="0" w:color="auto"/>
              </w:divBdr>
            </w:div>
            <w:div w:id="1201939953">
              <w:marLeft w:val="0"/>
              <w:marRight w:val="0"/>
              <w:marTop w:val="0"/>
              <w:marBottom w:val="0"/>
              <w:divBdr>
                <w:top w:val="none" w:sz="0" w:space="0" w:color="auto"/>
                <w:left w:val="none" w:sz="0" w:space="0" w:color="auto"/>
                <w:bottom w:val="none" w:sz="0" w:space="0" w:color="auto"/>
                <w:right w:val="none" w:sz="0" w:space="0" w:color="auto"/>
              </w:divBdr>
            </w:div>
            <w:div w:id="1202670053">
              <w:marLeft w:val="0"/>
              <w:marRight w:val="0"/>
              <w:marTop w:val="0"/>
              <w:marBottom w:val="0"/>
              <w:divBdr>
                <w:top w:val="none" w:sz="0" w:space="0" w:color="auto"/>
                <w:left w:val="none" w:sz="0" w:space="0" w:color="auto"/>
                <w:bottom w:val="none" w:sz="0" w:space="0" w:color="auto"/>
                <w:right w:val="none" w:sz="0" w:space="0" w:color="auto"/>
              </w:divBdr>
            </w:div>
            <w:div w:id="1204486313">
              <w:marLeft w:val="0"/>
              <w:marRight w:val="0"/>
              <w:marTop w:val="0"/>
              <w:marBottom w:val="0"/>
              <w:divBdr>
                <w:top w:val="none" w:sz="0" w:space="0" w:color="auto"/>
                <w:left w:val="none" w:sz="0" w:space="0" w:color="auto"/>
                <w:bottom w:val="none" w:sz="0" w:space="0" w:color="auto"/>
                <w:right w:val="none" w:sz="0" w:space="0" w:color="auto"/>
              </w:divBdr>
            </w:div>
            <w:div w:id="1205941322">
              <w:marLeft w:val="0"/>
              <w:marRight w:val="0"/>
              <w:marTop w:val="0"/>
              <w:marBottom w:val="0"/>
              <w:divBdr>
                <w:top w:val="none" w:sz="0" w:space="0" w:color="auto"/>
                <w:left w:val="none" w:sz="0" w:space="0" w:color="auto"/>
                <w:bottom w:val="none" w:sz="0" w:space="0" w:color="auto"/>
                <w:right w:val="none" w:sz="0" w:space="0" w:color="auto"/>
              </w:divBdr>
            </w:div>
            <w:div w:id="1207371838">
              <w:marLeft w:val="0"/>
              <w:marRight w:val="0"/>
              <w:marTop w:val="0"/>
              <w:marBottom w:val="0"/>
              <w:divBdr>
                <w:top w:val="none" w:sz="0" w:space="0" w:color="auto"/>
                <w:left w:val="none" w:sz="0" w:space="0" w:color="auto"/>
                <w:bottom w:val="none" w:sz="0" w:space="0" w:color="auto"/>
                <w:right w:val="none" w:sz="0" w:space="0" w:color="auto"/>
              </w:divBdr>
            </w:div>
            <w:div w:id="1208712990">
              <w:marLeft w:val="0"/>
              <w:marRight w:val="0"/>
              <w:marTop w:val="0"/>
              <w:marBottom w:val="0"/>
              <w:divBdr>
                <w:top w:val="none" w:sz="0" w:space="0" w:color="auto"/>
                <w:left w:val="none" w:sz="0" w:space="0" w:color="auto"/>
                <w:bottom w:val="none" w:sz="0" w:space="0" w:color="auto"/>
                <w:right w:val="none" w:sz="0" w:space="0" w:color="auto"/>
              </w:divBdr>
            </w:div>
            <w:div w:id="1214537373">
              <w:marLeft w:val="0"/>
              <w:marRight w:val="0"/>
              <w:marTop w:val="0"/>
              <w:marBottom w:val="0"/>
              <w:divBdr>
                <w:top w:val="none" w:sz="0" w:space="0" w:color="auto"/>
                <w:left w:val="none" w:sz="0" w:space="0" w:color="auto"/>
                <w:bottom w:val="none" w:sz="0" w:space="0" w:color="auto"/>
                <w:right w:val="none" w:sz="0" w:space="0" w:color="auto"/>
              </w:divBdr>
            </w:div>
            <w:div w:id="1217473500">
              <w:marLeft w:val="0"/>
              <w:marRight w:val="0"/>
              <w:marTop w:val="0"/>
              <w:marBottom w:val="0"/>
              <w:divBdr>
                <w:top w:val="none" w:sz="0" w:space="0" w:color="auto"/>
                <w:left w:val="none" w:sz="0" w:space="0" w:color="auto"/>
                <w:bottom w:val="none" w:sz="0" w:space="0" w:color="auto"/>
                <w:right w:val="none" w:sz="0" w:space="0" w:color="auto"/>
              </w:divBdr>
            </w:div>
            <w:div w:id="1218083897">
              <w:marLeft w:val="0"/>
              <w:marRight w:val="0"/>
              <w:marTop w:val="0"/>
              <w:marBottom w:val="0"/>
              <w:divBdr>
                <w:top w:val="none" w:sz="0" w:space="0" w:color="auto"/>
                <w:left w:val="none" w:sz="0" w:space="0" w:color="auto"/>
                <w:bottom w:val="none" w:sz="0" w:space="0" w:color="auto"/>
                <w:right w:val="none" w:sz="0" w:space="0" w:color="auto"/>
              </w:divBdr>
            </w:div>
            <w:div w:id="1218274094">
              <w:marLeft w:val="0"/>
              <w:marRight w:val="0"/>
              <w:marTop w:val="0"/>
              <w:marBottom w:val="0"/>
              <w:divBdr>
                <w:top w:val="none" w:sz="0" w:space="0" w:color="auto"/>
                <w:left w:val="none" w:sz="0" w:space="0" w:color="auto"/>
                <w:bottom w:val="none" w:sz="0" w:space="0" w:color="auto"/>
                <w:right w:val="none" w:sz="0" w:space="0" w:color="auto"/>
              </w:divBdr>
            </w:div>
            <w:div w:id="1219709123">
              <w:marLeft w:val="0"/>
              <w:marRight w:val="0"/>
              <w:marTop w:val="0"/>
              <w:marBottom w:val="0"/>
              <w:divBdr>
                <w:top w:val="none" w:sz="0" w:space="0" w:color="auto"/>
                <w:left w:val="none" w:sz="0" w:space="0" w:color="auto"/>
                <w:bottom w:val="none" w:sz="0" w:space="0" w:color="auto"/>
                <w:right w:val="none" w:sz="0" w:space="0" w:color="auto"/>
              </w:divBdr>
            </w:div>
            <w:div w:id="1222130571">
              <w:marLeft w:val="0"/>
              <w:marRight w:val="0"/>
              <w:marTop w:val="0"/>
              <w:marBottom w:val="0"/>
              <w:divBdr>
                <w:top w:val="none" w:sz="0" w:space="0" w:color="auto"/>
                <w:left w:val="none" w:sz="0" w:space="0" w:color="auto"/>
                <w:bottom w:val="none" w:sz="0" w:space="0" w:color="auto"/>
                <w:right w:val="none" w:sz="0" w:space="0" w:color="auto"/>
              </w:divBdr>
            </w:div>
            <w:div w:id="1222715876">
              <w:marLeft w:val="0"/>
              <w:marRight w:val="0"/>
              <w:marTop w:val="0"/>
              <w:marBottom w:val="0"/>
              <w:divBdr>
                <w:top w:val="none" w:sz="0" w:space="0" w:color="auto"/>
                <w:left w:val="none" w:sz="0" w:space="0" w:color="auto"/>
                <w:bottom w:val="none" w:sz="0" w:space="0" w:color="auto"/>
                <w:right w:val="none" w:sz="0" w:space="0" w:color="auto"/>
              </w:divBdr>
            </w:div>
            <w:div w:id="1226532531">
              <w:marLeft w:val="0"/>
              <w:marRight w:val="0"/>
              <w:marTop w:val="0"/>
              <w:marBottom w:val="0"/>
              <w:divBdr>
                <w:top w:val="none" w:sz="0" w:space="0" w:color="auto"/>
                <w:left w:val="none" w:sz="0" w:space="0" w:color="auto"/>
                <w:bottom w:val="none" w:sz="0" w:space="0" w:color="auto"/>
                <w:right w:val="none" w:sz="0" w:space="0" w:color="auto"/>
              </w:divBdr>
            </w:div>
            <w:div w:id="1226644105">
              <w:marLeft w:val="0"/>
              <w:marRight w:val="0"/>
              <w:marTop w:val="0"/>
              <w:marBottom w:val="0"/>
              <w:divBdr>
                <w:top w:val="none" w:sz="0" w:space="0" w:color="auto"/>
                <w:left w:val="none" w:sz="0" w:space="0" w:color="auto"/>
                <w:bottom w:val="none" w:sz="0" w:space="0" w:color="auto"/>
                <w:right w:val="none" w:sz="0" w:space="0" w:color="auto"/>
              </w:divBdr>
            </w:div>
            <w:div w:id="1230188608">
              <w:marLeft w:val="0"/>
              <w:marRight w:val="0"/>
              <w:marTop w:val="0"/>
              <w:marBottom w:val="0"/>
              <w:divBdr>
                <w:top w:val="none" w:sz="0" w:space="0" w:color="auto"/>
                <w:left w:val="none" w:sz="0" w:space="0" w:color="auto"/>
                <w:bottom w:val="none" w:sz="0" w:space="0" w:color="auto"/>
                <w:right w:val="none" w:sz="0" w:space="0" w:color="auto"/>
              </w:divBdr>
            </w:div>
            <w:div w:id="1230923125">
              <w:marLeft w:val="0"/>
              <w:marRight w:val="0"/>
              <w:marTop w:val="0"/>
              <w:marBottom w:val="0"/>
              <w:divBdr>
                <w:top w:val="none" w:sz="0" w:space="0" w:color="auto"/>
                <w:left w:val="none" w:sz="0" w:space="0" w:color="auto"/>
                <w:bottom w:val="none" w:sz="0" w:space="0" w:color="auto"/>
                <w:right w:val="none" w:sz="0" w:space="0" w:color="auto"/>
              </w:divBdr>
            </w:div>
            <w:div w:id="1231648403">
              <w:marLeft w:val="0"/>
              <w:marRight w:val="0"/>
              <w:marTop w:val="0"/>
              <w:marBottom w:val="0"/>
              <w:divBdr>
                <w:top w:val="none" w:sz="0" w:space="0" w:color="auto"/>
                <w:left w:val="none" w:sz="0" w:space="0" w:color="auto"/>
                <w:bottom w:val="none" w:sz="0" w:space="0" w:color="auto"/>
                <w:right w:val="none" w:sz="0" w:space="0" w:color="auto"/>
              </w:divBdr>
            </w:div>
            <w:div w:id="1232231610">
              <w:marLeft w:val="0"/>
              <w:marRight w:val="0"/>
              <w:marTop w:val="0"/>
              <w:marBottom w:val="0"/>
              <w:divBdr>
                <w:top w:val="none" w:sz="0" w:space="0" w:color="auto"/>
                <w:left w:val="none" w:sz="0" w:space="0" w:color="auto"/>
                <w:bottom w:val="none" w:sz="0" w:space="0" w:color="auto"/>
                <w:right w:val="none" w:sz="0" w:space="0" w:color="auto"/>
              </w:divBdr>
            </w:div>
            <w:div w:id="1233856064">
              <w:marLeft w:val="0"/>
              <w:marRight w:val="0"/>
              <w:marTop w:val="0"/>
              <w:marBottom w:val="0"/>
              <w:divBdr>
                <w:top w:val="none" w:sz="0" w:space="0" w:color="auto"/>
                <w:left w:val="none" w:sz="0" w:space="0" w:color="auto"/>
                <w:bottom w:val="none" w:sz="0" w:space="0" w:color="auto"/>
                <w:right w:val="none" w:sz="0" w:space="0" w:color="auto"/>
              </w:divBdr>
            </w:div>
            <w:div w:id="1235434068">
              <w:marLeft w:val="0"/>
              <w:marRight w:val="0"/>
              <w:marTop w:val="0"/>
              <w:marBottom w:val="0"/>
              <w:divBdr>
                <w:top w:val="none" w:sz="0" w:space="0" w:color="auto"/>
                <w:left w:val="none" w:sz="0" w:space="0" w:color="auto"/>
                <w:bottom w:val="none" w:sz="0" w:space="0" w:color="auto"/>
                <w:right w:val="none" w:sz="0" w:space="0" w:color="auto"/>
              </w:divBdr>
            </w:div>
            <w:div w:id="1235436949">
              <w:marLeft w:val="0"/>
              <w:marRight w:val="0"/>
              <w:marTop w:val="0"/>
              <w:marBottom w:val="0"/>
              <w:divBdr>
                <w:top w:val="none" w:sz="0" w:space="0" w:color="auto"/>
                <w:left w:val="none" w:sz="0" w:space="0" w:color="auto"/>
                <w:bottom w:val="none" w:sz="0" w:space="0" w:color="auto"/>
                <w:right w:val="none" w:sz="0" w:space="0" w:color="auto"/>
              </w:divBdr>
            </w:div>
            <w:div w:id="1236889498">
              <w:marLeft w:val="0"/>
              <w:marRight w:val="0"/>
              <w:marTop w:val="0"/>
              <w:marBottom w:val="0"/>
              <w:divBdr>
                <w:top w:val="none" w:sz="0" w:space="0" w:color="auto"/>
                <w:left w:val="none" w:sz="0" w:space="0" w:color="auto"/>
                <w:bottom w:val="none" w:sz="0" w:space="0" w:color="auto"/>
                <w:right w:val="none" w:sz="0" w:space="0" w:color="auto"/>
              </w:divBdr>
            </w:div>
            <w:div w:id="1238176739">
              <w:marLeft w:val="0"/>
              <w:marRight w:val="0"/>
              <w:marTop w:val="0"/>
              <w:marBottom w:val="0"/>
              <w:divBdr>
                <w:top w:val="none" w:sz="0" w:space="0" w:color="auto"/>
                <w:left w:val="none" w:sz="0" w:space="0" w:color="auto"/>
                <w:bottom w:val="none" w:sz="0" w:space="0" w:color="auto"/>
                <w:right w:val="none" w:sz="0" w:space="0" w:color="auto"/>
              </w:divBdr>
            </w:div>
            <w:div w:id="1238248793">
              <w:marLeft w:val="0"/>
              <w:marRight w:val="0"/>
              <w:marTop w:val="0"/>
              <w:marBottom w:val="0"/>
              <w:divBdr>
                <w:top w:val="none" w:sz="0" w:space="0" w:color="auto"/>
                <w:left w:val="none" w:sz="0" w:space="0" w:color="auto"/>
                <w:bottom w:val="none" w:sz="0" w:space="0" w:color="auto"/>
                <w:right w:val="none" w:sz="0" w:space="0" w:color="auto"/>
              </w:divBdr>
            </w:div>
            <w:div w:id="1239630116">
              <w:marLeft w:val="0"/>
              <w:marRight w:val="0"/>
              <w:marTop w:val="0"/>
              <w:marBottom w:val="0"/>
              <w:divBdr>
                <w:top w:val="none" w:sz="0" w:space="0" w:color="auto"/>
                <w:left w:val="none" w:sz="0" w:space="0" w:color="auto"/>
                <w:bottom w:val="none" w:sz="0" w:space="0" w:color="auto"/>
                <w:right w:val="none" w:sz="0" w:space="0" w:color="auto"/>
              </w:divBdr>
            </w:div>
            <w:div w:id="1240409504">
              <w:marLeft w:val="0"/>
              <w:marRight w:val="0"/>
              <w:marTop w:val="0"/>
              <w:marBottom w:val="0"/>
              <w:divBdr>
                <w:top w:val="none" w:sz="0" w:space="0" w:color="auto"/>
                <w:left w:val="none" w:sz="0" w:space="0" w:color="auto"/>
                <w:bottom w:val="none" w:sz="0" w:space="0" w:color="auto"/>
                <w:right w:val="none" w:sz="0" w:space="0" w:color="auto"/>
              </w:divBdr>
            </w:div>
            <w:div w:id="1241058287">
              <w:marLeft w:val="0"/>
              <w:marRight w:val="0"/>
              <w:marTop w:val="0"/>
              <w:marBottom w:val="0"/>
              <w:divBdr>
                <w:top w:val="none" w:sz="0" w:space="0" w:color="auto"/>
                <w:left w:val="none" w:sz="0" w:space="0" w:color="auto"/>
                <w:bottom w:val="none" w:sz="0" w:space="0" w:color="auto"/>
                <w:right w:val="none" w:sz="0" w:space="0" w:color="auto"/>
              </w:divBdr>
            </w:div>
            <w:div w:id="1242450693">
              <w:marLeft w:val="0"/>
              <w:marRight w:val="0"/>
              <w:marTop w:val="0"/>
              <w:marBottom w:val="0"/>
              <w:divBdr>
                <w:top w:val="none" w:sz="0" w:space="0" w:color="auto"/>
                <w:left w:val="none" w:sz="0" w:space="0" w:color="auto"/>
                <w:bottom w:val="none" w:sz="0" w:space="0" w:color="auto"/>
                <w:right w:val="none" w:sz="0" w:space="0" w:color="auto"/>
              </w:divBdr>
            </w:div>
            <w:div w:id="1242720299">
              <w:marLeft w:val="0"/>
              <w:marRight w:val="0"/>
              <w:marTop w:val="0"/>
              <w:marBottom w:val="0"/>
              <w:divBdr>
                <w:top w:val="none" w:sz="0" w:space="0" w:color="auto"/>
                <w:left w:val="none" w:sz="0" w:space="0" w:color="auto"/>
                <w:bottom w:val="none" w:sz="0" w:space="0" w:color="auto"/>
                <w:right w:val="none" w:sz="0" w:space="0" w:color="auto"/>
              </w:divBdr>
            </w:div>
            <w:div w:id="1243681519">
              <w:marLeft w:val="0"/>
              <w:marRight w:val="0"/>
              <w:marTop w:val="0"/>
              <w:marBottom w:val="0"/>
              <w:divBdr>
                <w:top w:val="none" w:sz="0" w:space="0" w:color="auto"/>
                <w:left w:val="none" w:sz="0" w:space="0" w:color="auto"/>
                <w:bottom w:val="none" w:sz="0" w:space="0" w:color="auto"/>
                <w:right w:val="none" w:sz="0" w:space="0" w:color="auto"/>
              </w:divBdr>
            </w:div>
            <w:div w:id="1246647734">
              <w:marLeft w:val="0"/>
              <w:marRight w:val="0"/>
              <w:marTop w:val="0"/>
              <w:marBottom w:val="0"/>
              <w:divBdr>
                <w:top w:val="none" w:sz="0" w:space="0" w:color="auto"/>
                <w:left w:val="none" w:sz="0" w:space="0" w:color="auto"/>
                <w:bottom w:val="none" w:sz="0" w:space="0" w:color="auto"/>
                <w:right w:val="none" w:sz="0" w:space="0" w:color="auto"/>
              </w:divBdr>
            </w:div>
            <w:div w:id="1246695374">
              <w:marLeft w:val="0"/>
              <w:marRight w:val="0"/>
              <w:marTop w:val="0"/>
              <w:marBottom w:val="0"/>
              <w:divBdr>
                <w:top w:val="none" w:sz="0" w:space="0" w:color="auto"/>
                <w:left w:val="none" w:sz="0" w:space="0" w:color="auto"/>
                <w:bottom w:val="none" w:sz="0" w:space="0" w:color="auto"/>
                <w:right w:val="none" w:sz="0" w:space="0" w:color="auto"/>
              </w:divBdr>
            </w:div>
            <w:div w:id="1247378058">
              <w:marLeft w:val="0"/>
              <w:marRight w:val="0"/>
              <w:marTop w:val="0"/>
              <w:marBottom w:val="0"/>
              <w:divBdr>
                <w:top w:val="none" w:sz="0" w:space="0" w:color="auto"/>
                <w:left w:val="none" w:sz="0" w:space="0" w:color="auto"/>
                <w:bottom w:val="none" w:sz="0" w:space="0" w:color="auto"/>
                <w:right w:val="none" w:sz="0" w:space="0" w:color="auto"/>
              </w:divBdr>
            </w:div>
            <w:div w:id="1248154052">
              <w:marLeft w:val="0"/>
              <w:marRight w:val="0"/>
              <w:marTop w:val="0"/>
              <w:marBottom w:val="0"/>
              <w:divBdr>
                <w:top w:val="none" w:sz="0" w:space="0" w:color="auto"/>
                <w:left w:val="none" w:sz="0" w:space="0" w:color="auto"/>
                <w:bottom w:val="none" w:sz="0" w:space="0" w:color="auto"/>
                <w:right w:val="none" w:sz="0" w:space="0" w:color="auto"/>
              </w:divBdr>
            </w:div>
            <w:div w:id="1248267001">
              <w:marLeft w:val="0"/>
              <w:marRight w:val="0"/>
              <w:marTop w:val="0"/>
              <w:marBottom w:val="0"/>
              <w:divBdr>
                <w:top w:val="none" w:sz="0" w:space="0" w:color="auto"/>
                <w:left w:val="none" w:sz="0" w:space="0" w:color="auto"/>
                <w:bottom w:val="none" w:sz="0" w:space="0" w:color="auto"/>
                <w:right w:val="none" w:sz="0" w:space="0" w:color="auto"/>
              </w:divBdr>
            </w:div>
            <w:div w:id="1248348570">
              <w:marLeft w:val="0"/>
              <w:marRight w:val="0"/>
              <w:marTop w:val="0"/>
              <w:marBottom w:val="0"/>
              <w:divBdr>
                <w:top w:val="none" w:sz="0" w:space="0" w:color="auto"/>
                <w:left w:val="none" w:sz="0" w:space="0" w:color="auto"/>
                <w:bottom w:val="none" w:sz="0" w:space="0" w:color="auto"/>
                <w:right w:val="none" w:sz="0" w:space="0" w:color="auto"/>
              </w:divBdr>
            </w:div>
            <w:div w:id="1248492192">
              <w:marLeft w:val="0"/>
              <w:marRight w:val="0"/>
              <w:marTop w:val="0"/>
              <w:marBottom w:val="0"/>
              <w:divBdr>
                <w:top w:val="none" w:sz="0" w:space="0" w:color="auto"/>
                <w:left w:val="none" w:sz="0" w:space="0" w:color="auto"/>
                <w:bottom w:val="none" w:sz="0" w:space="0" w:color="auto"/>
                <w:right w:val="none" w:sz="0" w:space="0" w:color="auto"/>
              </w:divBdr>
            </w:div>
            <w:div w:id="1250384240">
              <w:marLeft w:val="0"/>
              <w:marRight w:val="0"/>
              <w:marTop w:val="0"/>
              <w:marBottom w:val="0"/>
              <w:divBdr>
                <w:top w:val="none" w:sz="0" w:space="0" w:color="auto"/>
                <w:left w:val="none" w:sz="0" w:space="0" w:color="auto"/>
                <w:bottom w:val="none" w:sz="0" w:space="0" w:color="auto"/>
                <w:right w:val="none" w:sz="0" w:space="0" w:color="auto"/>
              </w:divBdr>
            </w:div>
            <w:div w:id="1252156866">
              <w:marLeft w:val="0"/>
              <w:marRight w:val="0"/>
              <w:marTop w:val="0"/>
              <w:marBottom w:val="0"/>
              <w:divBdr>
                <w:top w:val="none" w:sz="0" w:space="0" w:color="auto"/>
                <w:left w:val="none" w:sz="0" w:space="0" w:color="auto"/>
                <w:bottom w:val="none" w:sz="0" w:space="0" w:color="auto"/>
                <w:right w:val="none" w:sz="0" w:space="0" w:color="auto"/>
              </w:divBdr>
              <w:divsChild>
                <w:div w:id="1207107">
                  <w:marLeft w:val="0"/>
                  <w:marRight w:val="0"/>
                  <w:marTop w:val="0"/>
                  <w:marBottom w:val="0"/>
                  <w:divBdr>
                    <w:top w:val="none" w:sz="0" w:space="0" w:color="auto"/>
                    <w:left w:val="none" w:sz="0" w:space="0" w:color="auto"/>
                    <w:bottom w:val="none" w:sz="0" w:space="0" w:color="auto"/>
                    <w:right w:val="none" w:sz="0" w:space="0" w:color="auto"/>
                  </w:divBdr>
                </w:div>
                <w:div w:id="1397594">
                  <w:marLeft w:val="0"/>
                  <w:marRight w:val="0"/>
                  <w:marTop w:val="0"/>
                  <w:marBottom w:val="0"/>
                  <w:divBdr>
                    <w:top w:val="none" w:sz="0" w:space="0" w:color="auto"/>
                    <w:left w:val="none" w:sz="0" w:space="0" w:color="auto"/>
                    <w:bottom w:val="none" w:sz="0" w:space="0" w:color="auto"/>
                    <w:right w:val="none" w:sz="0" w:space="0" w:color="auto"/>
                  </w:divBdr>
                </w:div>
                <w:div w:id="8918255">
                  <w:marLeft w:val="0"/>
                  <w:marRight w:val="0"/>
                  <w:marTop w:val="0"/>
                  <w:marBottom w:val="0"/>
                  <w:divBdr>
                    <w:top w:val="none" w:sz="0" w:space="0" w:color="auto"/>
                    <w:left w:val="none" w:sz="0" w:space="0" w:color="auto"/>
                    <w:bottom w:val="none" w:sz="0" w:space="0" w:color="auto"/>
                    <w:right w:val="none" w:sz="0" w:space="0" w:color="auto"/>
                  </w:divBdr>
                </w:div>
                <w:div w:id="11078731">
                  <w:marLeft w:val="0"/>
                  <w:marRight w:val="0"/>
                  <w:marTop w:val="0"/>
                  <w:marBottom w:val="0"/>
                  <w:divBdr>
                    <w:top w:val="none" w:sz="0" w:space="0" w:color="auto"/>
                    <w:left w:val="none" w:sz="0" w:space="0" w:color="auto"/>
                    <w:bottom w:val="none" w:sz="0" w:space="0" w:color="auto"/>
                    <w:right w:val="none" w:sz="0" w:space="0" w:color="auto"/>
                  </w:divBdr>
                </w:div>
                <w:div w:id="12731413">
                  <w:marLeft w:val="0"/>
                  <w:marRight w:val="0"/>
                  <w:marTop w:val="0"/>
                  <w:marBottom w:val="0"/>
                  <w:divBdr>
                    <w:top w:val="none" w:sz="0" w:space="0" w:color="auto"/>
                    <w:left w:val="none" w:sz="0" w:space="0" w:color="auto"/>
                    <w:bottom w:val="none" w:sz="0" w:space="0" w:color="auto"/>
                    <w:right w:val="none" w:sz="0" w:space="0" w:color="auto"/>
                  </w:divBdr>
                </w:div>
                <w:div w:id="15349707">
                  <w:marLeft w:val="0"/>
                  <w:marRight w:val="0"/>
                  <w:marTop w:val="0"/>
                  <w:marBottom w:val="0"/>
                  <w:divBdr>
                    <w:top w:val="none" w:sz="0" w:space="0" w:color="auto"/>
                    <w:left w:val="none" w:sz="0" w:space="0" w:color="auto"/>
                    <w:bottom w:val="none" w:sz="0" w:space="0" w:color="auto"/>
                    <w:right w:val="none" w:sz="0" w:space="0" w:color="auto"/>
                  </w:divBdr>
                </w:div>
                <w:div w:id="16204577">
                  <w:marLeft w:val="0"/>
                  <w:marRight w:val="0"/>
                  <w:marTop w:val="0"/>
                  <w:marBottom w:val="0"/>
                  <w:divBdr>
                    <w:top w:val="none" w:sz="0" w:space="0" w:color="auto"/>
                    <w:left w:val="none" w:sz="0" w:space="0" w:color="auto"/>
                    <w:bottom w:val="none" w:sz="0" w:space="0" w:color="auto"/>
                    <w:right w:val="none" w:sz="0" w:space="0" w:color="auto"/>
                  </w:divBdr>
                </w:div>
                <w:div w:id="16664731">
                  <w:marLeft w:val="0"/>
                  <w:marRight w:val="0"/>
                  <w:marTop w:val="0"/>
                  <w:marBottom w:val="0"/>
                  <w:divBdr>
                    <w:top w:val="none" w:sz="0" w:space="0" w:color="auto"/>
                    <w:left w:val="none" w:sz="0" w:space="0" w:color="auto"/>
                    <w:bottom w:val="none" w:sz="0" w:space="0" w:color="auto"/>
                    <w:right w:val="none" w:sz="0" w:space="0" w:color="auto"/>
                  </w:divBdr>
                </w:div>
                <w:div w:id="16930217">
                  <w:marLeft w:val="0"/>
                  <w:marRight w:val="0"/>
                  <w:marTop w:val="0"/>
                  <w:marBottom w:val="0"/>
                  <w:divBdr>
                    <w:top w:val="none" w:sz="0" w:space="0" w:color="auto"/>
                    <w:left w:val="none" w:sz="0" w:space="0" w:color="auto"/>
                    <w:bottom w:val="none" w:sz="0" w:space="0" w:color="auto"/>
                    <w:right w:val="none" w:sz="0" w:space="0" w:color="auto"/>
                  </w:divBdr>
                </w:div>
                <w:div w:id="17434948">
                  <w:marLeft w:val="0"/>
                  <w:marRight w:val="0"/>
                  <w:marTop w:val="0"/>
                  <w:marBottom w:val="0"/>
                  <w:divBdr>
                    <w:top w:val="none" w:sz="0" w:space="0" w:color="auto"/>
                    <w:left w:val="none" w:sz="0" w:space="0" w:color="auto"/>
                    <w:bottom w:val="none" w:sz="0" w:space="0" w:color="auto"/>
                    <w:right w:val="none" w:sz="0" w:space="0" w:color="auto"/>
                  </w:divBdr>
                </w:div>
                <w:div w:id="17775985">
                  <w:marLeft w:val="0"/>
                  <w:marRight w:val="0"/>
                  <w:marTop w:val="0"/>
                  <w:marBottom w:val="0"/>
                  <w:divBdr>
                    <w:top w:val="none" w:sz="0" w:space="0" w:color="auto"/>
                    <w:left w:val="none" w:sz="0" w:space="0" w:color="auto"/>
                    <w:bottom w:val="none" w:sz="0" w:space="0" w:color="auto"/>
                    <w:right w:val="none" w:sz="0" w:space="0" w:color="auto"/>
                  </w:divBdr>
                </w:div>
                <w:div w:id="22286196">
                  <w:marLeft w:val="0"/>
                  <w:marRight w:val="0"/>
                  <w:marTop w:val="0"/>
                  <w:marBottom w:val="0"/>
                  <w:divBdr>
                    <w:top w:val="none" w:sz="0" w:space="0" w:color="auto"/>
                    <w:left w:val="none" w:sz="0" w:space="0" w:color="auto"/>
                    <w:bottom w:val="none" w:sz="0" w:space="0" w:color="auto"/>
                    <w:right w:val="none" w:sz="0" w:space="0" w:color="auto"/>
                  </w:divBdr>
                </w:div>
                <w:div w:id="23479458">
                  <w:marLeft w:val="0"/>
                  <w:marRight w:val="0"/>
                  <w:marTop w:val="0"/>
                  <w:marBottom w:val="0"/>
                  <w:divBdr>
                    <w:top w:val="none" w:sz="0" w:space="0" w:color="auto"/>
                    <w:left w:val="none" w:sz="0" w:space="0" w:color="auto"/>
                    <w:bottom w:val="none" w:sz="0" w:space="0" w:color="auto"/>
                    <w:right w:val="none" w:sz="0" w:space="0" w:color="auto"/>
                  </w:divBdr>
                </w:div>
                <w:div w:id="24523123">
                  <w:marLeft w:val="0"/>
                  <w:marRight w:val="0"/>
                  <w:marTop w:val="0"/>
                  <w:marBottom w:val="0"/>
                  <w:divBdr>
                    <w:top w:val="none" w:sz="0" w:space="0" w:color="auto"/>
                    <w:left w:val="none" w:sz="0" w:space="0" w:color="auto"/>
                    <w:bottom w:val="none" w:sz="0" w:space="0" w:color="auto"/>
                    <w:right w:val="none" w:sz="0" w:space="0" w:color="auto"/>
                  </w:divBdr>
                </w:div>
                <w:div w:id="29842485">
                  <w:marLeft w:val="0"/>
                  <w:marRight w:val="0"/>
                  <w:marTop w:val="0"/>
                  <w:marBottom w:val="0"/>
                  <w:divBdr>
                    <w:top w:val="none" w:sz="0" w:space="0" w:color="auto"/>
                    <w:left w:val="none" w:sz="0" w:space="0" w:color="auto"/>
                    <w:bottom w:val="none" w:sz="0" w:space="0" w:color="auto"/>
                    <w:right w:val="none" w:sz="0" w:space="0" w:color="auto"/>
                  </w:divBdr>
                </w:div>
                <w:div w:id="32269039">
                  <w:marLeft w:val="0"/>
                  <w:marRight w:val="0"/>
                  <w:marTop w:val="0"/>
                  <w:marBottom w:val="0"/>
                  <w:divBdr>
                    <w:top w:val="none" w:sz="0" w:space="0" w:color="auto"/>
                    <w:left w:val="none" w:sz="0" w:space="0" w:color="auto"/>
                    <w:bottom w:val="none" w:sz="0" w:space="0" w:color="auto"/>
                    <w:right w:val="none" w:sz="0" w:space="0" w:color="auto"/>
                  </w:divBdr>
                </w:div>
                <w:div w:id="34543810">
                  <w:marLeft w:val="0"/>
                  <w:marRight w:val="0"/>
                  <w:marTop w:val="0"/>
                  <w:marBottom w:val="0"/>
                  <w:divBdr>
                    <w:top w:val="none" w:sz="0" w:space="0" w:color="auto"/>
                    <w:left w:val="none" w:sz="0" w:space="0" w:color="auto"/>
                    <w:bottom w:val="none" w:sz="0" w:space="0" w:color="auto"/>
                    <w:right w:val="none" w:sz="0" w:space="0" w:color="auto"/>
                  </w:divBdr>
                </w:div>
                <w:div w:id="35011575">
                  <w:marLeft w:val="0"/>
                  <w:marRight w:val="0"/>
                  <w:marTop w:val="0"/>
                  <w:marBottom w:val="0"/>
                  <w:divBdr>
                    <w:top w:val="none" w:sz="0" w:space="0" w:color="auto"/>
                    <w:left w:val="none" w:sz="0" w:space="0" w:color="auto"/>
                    <w:bottom w:val="none" w:sz="0" w:space="0" w:color="auto"/>
                    <w:right w:val="none" w:sz="0" w:space="0" w:color="auto"/>
                  </w:divBdr>
                </w:div>
                <w:div w:id="35157698">
                  <w:marLeft w:val="0"/>
                  <w:marRight w:val="0"/>
                  <w:marTop w:val="0"/>
                  <w:marBottom w:val="0"/>
                  <w:divBdr>
                    <w:top w:val="none" w:sz="0" w:space="0" w:color="auto"/>
                    <w:left w:val="none" w:sz="0" w:space="0" w:color="auto"/>
                    <w:bottom w:val="none" w:sz="0" w:space="0" w:color="auto"/>
                    <w:right w:val="none" w:sz="0" w:space="0" w:color="auto"/>
                  </w:divBdr>
                </w:div>
                <w:div w:id="36711492">
                  <w:marLeft w:val="0"/>
                  <w:marRight w:val="0"/>
                  <w:marTop w:val="0"/>
                  <w:marBottom w:val="0"/>
                  <w:divBdr>
                    <w:top w:val="none" w:sz="0" w:space="0" w:color="auto"/>
                    <w:left w:val="none" w:sz="0" w:space="0" w:color="auto"/>
                    <w:bottom w:val="none" w:sz="0" w:space="0" w:color="auto"/>
                    <w:right w:val="none" w:sz="0" w:space="0" w:color="auto"/>
                  </w:divBdr>
                </w:div>
                <w:div w:id="39863807">
                  <w:marLeft w:val="0"/>
                  <w:marRight w:val="0"/>
                  <w:marTop w:val="0"/>
                  <w:marBottom w:val="0"/>
                  <w:divBdr>
                    <w:top w:val="none" w:sz="0" w:space="0" w:color="auto"/>
                    <w:left w:val="none" w:sz="0" w:space="0" w:color="auto"/>
                    <w:bottom w:val="none" w:sz="0" w:space="0" w:color="auto"/>
                    <w:right w:val="none" w:sz="0" w:space="0" w:color="auto"/>
                  </w:divBdr>
                </w:div>
                <w:div w:id="40639754">
                  <w:marLeft w:val="0"/>
                  <w:marRight w:val="0"/>
                  <w:marTop w:val="0"/>
                  <w:marBottom w:val="0"/>
                  <w:divBdr>
                    <w:top w:val="none" w:sz="0" w:space="0" w:color="auto"/>
                    <w:left w:val="none" w:sz="0" w:space="0" w:color="auto"/>
                    <w:bottom w:val="none" w:sz="0" w:space="0" w:color="auto"/>
                    <w:right w:val="none" w:sz="0" w:space="0" w:color="auto"/>
                  </w:divBdr>
                </w:div>
                <w:div w:id="41292926">
                  <w:marLeft w:val="0"/>
                  <w:marRight w:val="0"/>
                  <w:marTop w:val="0"/>
                  <w:marBottom w:val="0"/>
                  <w:divBdr>
                    <w:top w:val="none" w:sz="0" w:space="0" w:color="auto"/>
                    <w:left w:val="none" w:sz="0" w:space="0" w:color="auto"/>
                    <w:bottom w:val="none" w:sz="0" w:space="0" w:color="auto"/>
                    <w:right w:val="none" w:sz="0" w:space="0" w:color="auto"/>
                  </w:divBdr>
                </w:div>
                <w:div w:id="43718744">
                  <w:marLeft w:val="0"/>
                  <w:marRight w:val="0"/>
                  <w:marTop w:val="0"/>
                  <w:marBottom w:val="0"/>
                  <w:divBdr>
                    <w:top w:val="none" w:sz="0" w:space="0" w:color="auto"/>
                    <w:left w:val="none" w:sz="0" w:space="0" w:color="auto"/>
                    <w:bottom w:val="none" w:sz="0" w:space="0" w:color="auto"/>
                    <w:right w:val="none" w:sz="0" w:space="0" w:color="auto"/>
                  </w:divBdr>
                </w:div>
                <w:div w:id="43795210">
                  <w:marLeft w:val="0"/>
                  <w:marRight w:val="0"/>
                  <w:marTop w:val="0"/>
                  <w:marBottom w:val="0"/>
                  <w:divBdr>
                    <w:top w:val="none" w:sz="0" w:space="0" w:color="auto"/>
                    <w:left w:val="none" w:sz="0" w:space="0" w:color="auto"/>
                    <w:bottom w:val="none" w:sz="0" w:space="0" w:color="auto"/>
                    <w:right w:val="none" w:sz="0" w:space="0" w:color="auto"/>
                  </w:divBdr>
                </w:div>
                <w:div w:id="44567775">
                  <w:marLeft w:val="0"/>
                  <w:marRight w:val="0"/>
                  <w:marTop w:val="0"/>
                  <w:marBottom w:val="0"/>
                  <w:divBdr>
                    <w:top w:val="none" w:sz="0" w:space="0" w:color="auto"/>
                    <w:left w:val="none" w:sz="0" w:space="0" w:color="auto"/>
                    <w:bottom w:val="none" w:sz="0" w:space="0" w:color="auto"/>
                    <w:right w:val="none" w:sz="0" w:space="0" w:color="auto"/>
                  </w:divBdr>
                </w:div>
                <w:div w:id="45373411">
                  <w:marLeft w:val="0"/>
                  <w:marRight w:val="0"/>
                  <w:marTop w:val="0"/>
                  <w:marBottom w:val="0"/>
                  <w:divBdr>
                    <w:top w:val="none" w:sz="0" w:space="0" w:color="auto"/>
                    <w:left w:val="none" w:sz="0" w:space="0" w:color="auto"/>
                    <w:bottom w:val="none" w:sz="0" w:space="0" w:color="auto"/>
                    <w:right w:val="none" w:sz="0" w:space="0" w:color="auto"/>
                  </w:divBdr>
                </w:div>
                <w:div w:id="48308785">
                  <w:marLeft w:val="0"/>
                  <w:marRight w:val="0"/>
                  <w:marTop w:val="0"/>
                  <w:marBottom w:val="0"/>
                  <w:divBdr>
                    <w:top w:val="none" w:sz="0" w:space="0" w:color="auto"/>
                    <w:left w:val="none" w:sz="0" w:space="0" w:color="auto"/>
                    <w:bottom w:val="none" w:sz="0" w:space="0" w:color="auto"/>
                    <w:right w:val="none" w:sz="0" w:space="0" w:color="auto"/>
                  </w:divBdr>
                </w:div>
                <w:div w:id="51537732">
                  <w:marLeft w:val="0"/>
                  <w:marRight w:val="0"/>
                  <w:marTop w:val="0"/>
                  <w:marBottom w:val="0"/>
                  <w:divBdr>
                    <w:top w:val="none" w:sz="0" w:space="0" w:color="auto"/>
                    <w:left w:val="none" w:sz="0" w:space="0" w:color="auto"/>
                    <w:bottom w:val="none" w:sz="0" w:space="0" w:color="auto"/>
                    <w:right w:val="none" w:sz="0" w:space="0" w:color="auto"/>
                  </w:divBdr>
                </w:div>
                <w:div w:id="51927360">
                  <w:marLeft w:val="0"/>
                  <w:marRight w:val="0"/>
                  <w:marTop w:val="0"/>
                  <w:marBottom w:val="0"/>
                  <w:divBdr>
                    <w:top w:val="none" w:sz="0" w:space="0" w:color="auto"/>
                    <w:left w:val="none" w:sz="0" w:space="0" w:color="auto"/>
                    <w:bottom w:val="none" w:sz="0" w:space="0" w:color="auto"/>
                    <w:right w:val="none" w:sz="0" w:space="0" w:color="auto"/>
                  </w:divBdr>
                </w:div>
                <w:div w:id="52051429">
                  <w:marLeft w:val="0"/>
                  <w:marRight w:val="0"/>
                  <w:marTop w:val="0"/>
                  <w:marBottom w:val="0"/>
                  <w:divBdr>
                    <w:top w:val="none" w:sz="0" w:space="0" w:color="auto"/>
                    <w:left w:val="none" w:sz="0" w:space="0" w:color="auto"/>
                    <w:bottom w:val="none" w:sz="0" w:space="0" w:color="auto"/>
                    <w:right w:val="none" w:sz="0" w:space="0" w:color="auto"/>
                  </w:divBdr>
                </w:div>
                <w:div w:id="52237158">
                  <w:marLeft w:val="0"/>
                  <w:marRight w:val="0"/>
                  <w:marTop w:val="0"/>
                  <w:marBottom w:val="0"/>
                  <w:divBdr>
                    <w:top w:val="none" w:sz="0" w:space="0" w:color="auto"/>
                    <w:left w:val="none" w:sz="0" w:space="0" w:color="auto"/>
                    <w:bottom w:val="none" w:sz="0" w:space="0" w:color="auto"/>
                    <w:right w:val="none" w:sz="0" w:space="0" w:color="auto"/>
                  </w:divBdr>
                </w:div>
                <w:div w:id="52237340">
                  <w:marLeft w:val="0"/>
                  <w:marRight w:val="0"/>
                  <w:marTop w:val="0"/>
                  <w:marBottom w:val="0"/>
                  <w:divBdr>
                    <w:top w:val="none" w:sz="0" w:space="0" w:color="auto"/>
                    <w:left w:val="none" w:sz="0" w:space="0" w:color="auto"/>
                    <w:bottom w:val="none" w:sz="0" w:space="0" w:color="auto"/>
                    <w:right w:val="none" w:sz="0" w:space="0" w:color="auto"/>
                  </w:divBdr>
                </w:div>
                <w:div w:id="53504663">
                  <w:marLeft w:val="0"/>
                  <w:marRight w:val="0"/>
                  <w:marTop w:val="0"/>
                  <w:marBottom w:val="0"/>
                  <w:divBdr>
                    <w:top w:val="none" w:sz="0" w:space="0" w:color="auto"/>
                    <w:left w:val="none" w:sz="0" w:space="0" w:color="auto"/>
                    <w:bottom w:val="none" w:sz="0" w:space="0" w:color="auto"/>
                    <w:right w:val="none" w:sz="0" w:space="0" w:color="auto"/>
                  </w:divBdr>
                </w:div>
                <w:div w:id="54395756">
                  <w:marLeft w:val="0"/>
                  <w:marRight w:val="0"/>
                  <w:marTop w:val="0"/>
                  <w:marBottom w:val="0"/>
                  <w:divBdr>
                    <w:top w:val="none" w:sz="0" w:space="0" w:color="auto"/>
                    <w:left w:val="none" w:sz="0" w:space="0" w:color="auto"/>
                    <w:bottom w:val="none" w:sz="0" w:space="0" w:color="auto"/>
                    <w:right w:val="none" w:sz="0" w:space="0" w:color="auto"/>
                  </w:divBdr>
                </w:div>
                <w:div w:id="59450723">
                  <w:marLeft w:val="0"/>
                  <w:marRight w:val="0"/>
                  <w:marTop w:val="0"/>
                  <w:marBottom w:val="0"/>
                  <w:divBdr>
                    <w:top w:val="none" w:sz="0" w:space="0" w:color="auto"/>
                    <w:left w:val="none" w:sz="0" w:space="0" w:color="auto"/>
                    <w:bottom w:val="none" w:sz="0" w:space="0" w:color="auto"/>
                    <w:right w:val="none" w:sz="0" w:space="0" w:color="auto"/>
                  </w:divBdr>
                </w:div>
                <w:div w:id="61412794">
                  <w:marLeft w:val="0"/>
                  <w:marRight w:val="0"/>
                  <w:marTop w:val="0"/>
                  <w:marBottom w:val="0"/>
                  <w:divBdr>
                    <w:top w:val="none" w:sz="0" w:space="0" w:color="auto"/>
                    <w:left w:val="none" w:sz="0" w:space="0" w:color="auto"/>
                    <w:bottom w:val="none" w:sz="0" w:space="0" w:color="auto"/>
                    <w:right w:val="none" w:sz="0" w:space="0" w:color="auto"/>
                  </w:divBdr>
                </w:div>
                <w:div w:id="62262556">
                  <w:marLeft w:val="0"/>
                  <w:marRight w:val="0"/>
                  <w:marTop w:val="0"/>
                  <w:marBottom w:val="0"/>
                  <w:divBdr>
                    <w:top w:val="none" w:sz="0" w:space="0" w:color="auto"/>
                    <w:left w:val="none" w:sz="0" w:space="0" w:color="auto"/>
                    <w:bottom w:val="none" w:sz="0" w:space="0" w:color="auto"/>
                    <w:right w:val="none" w:sz="0" w:space="0" w:color="auto"/>
                  </w:divBdr>
                </w:div>
                <w:div w:id="64691572">
                  <w:marLeft w:val="0"/>
                  <w:marRight w:val="0"/>
                  <w:marTop w:val="0"/>
                  <w:marBottom w:val="0"/>
                  <w:divBdr>
                    <w:top w:val="none" w:sz="0" w:space="0" w:color="auto"/>
                    <w:left w:val="none" w:sz="0" w:space="0" w:color="auto"/>
                    <w:bottom w:val="none" w:sz="0" w:space="0" w:color="auto"/>
                    <w:right w:val="none" w:sz="0" w:space="0" w:color="auto"/>
                  </w:divBdr>
                </w:div>
                <w:div w:id="66391697">
                  <w:marLeft w:val="0"/>
                  <w:marRight w:val="0"/>
                  <w:marTop w:val="0"/>
                  <w:marBottom w:val="0"/>
                  <w:divBdr>
                    <w:top w:val="none" w:sz="0" w:space="0" w:color="auto"/>
                    <w:left w:val="none" w:sz="0" w:space="0" w:color="auto"/>
                    <w:bottom w:val="none" w:sz="0" w:space="0" w:color="auto"/>
                    <w:right w:val="none" w:sz="0" w:space="0" w:color="auto"/>
                  </w:divBdr>
                </w:div>
                <w:div w:id="76101335">
                  <w:marLeft w:val="0"/>
                  <w:marRight w:val="0"/>
                  <w:marTop w:val="0"/>
                  <w:marBottom w:val="0"/>
                  <w:divBdr>
                    <w:top w:val="none" w:sz="0" w:space="0" w:color="auto"/>
                    <w:left w:val="none" w:sz="0" w:space="0" w:color="auto"/>
                    <w:bottom w:val="none" w:sz="0" w:space="0" w:color="auto"/>
                    <w:right w:val="none" w:sz="0" w:space="0" w:color="auto"/>
                  </w:divBdr>
                </w:div>
                <w:div w:id="81683384">
                  <w:marLeft w:val="0"/>
                  <w:marRight w:val="0"/>
                  <w:marTop w:val="0"/>
                  <w:marBottom w:val="0"/>
                  <w:divBdr>
                    <w:top w:val="none" w:sz="0" w:space="0" w:color="auto"/>
                    <w:left w:val="none" w:sz="0" w:space="0" w:color="auto"/>
                    <w:bottom w:val="none" w:sz="0" w:space="0" w:color="auto"/>
                    <w:right w:val="none" w:sz="0" w:space="0" w:color="auto"/>
                  </w:divBdr>
                </w:div>
                <w:div w:id="81805384">
                  <w:marLeft w:val="0"/>
                  <w:marRight w:val="0"/>
                  <w:marTop w:val="0"/>
                  <w:marBottom w:val="0"/>
                  <w:divBdr>
                    <w:top w:val="none" w:sz="0" w:space="0" w:color="auto"/>
                    <w:left w:val="none" w:sz="0" w:space="0" w:color="auto"/>
                    <w:bottom w:val="none" w:sz="0" w:space="0" w:color="auto"/>
                    <w:right w:val="none" w:sz="0" w:space="0" w:color="auto"/>
                  </w:divBdr>
                </w:div>
                <w:div w:id="81923416">
                  <w:marLeft w:val="0"/>
                  <w:marRight w:val="0"/>
                  <w:marTop w:val="0"/>
                  <w:marBottom w:val="0"/>
                  <w:divBdr>
                    <w:top w:val="none" w:sz="0" w:space="0" w:color="auto"/>
                    <w:left w:val="none" w:sz="0" w:space="0" w:color="auto"/>
                    <w:bottom w:val="none" w:sz="0" w:space="0" w:color="auto"/>
                    <w:right w:val="none" w:sz="0" w:space="0" w:color="auto"/>
                  </w:divBdr>
                </w:div>
                <w:div w:id="82343611">
                  <w:marLeft w:val="0"/>
                  <w:marRight w:val="0"/>
                  <w:marTop w:val="0"/>
                  <w:marBottom w:val="0"/>
                  <w:divBdr>
                    <w:top w:val="none" w:sz="0" w:space="0" w:color="auto"/>
                    <w:left w:val="none" w:sz="0" w:space="0" w:color="auto"/>
                    <w:bottom w:val="none" w:sz="0" w:space="0" w:color="auto"/>
                    <w:right w:val="none" w:sz="0" w:space="0" w:color="auto"/>
                  </w:divBdr>
                </w:div>
                <w:div w:id="84427986">
                  <w:marLeft w:val="0"/>
                  <w:marRight w:val="0"/>
                  <w:marTop w:val="0"/>
                  <w:marBottom w:val="0"/>
                  <w:divBdr>
                    <w:top w:val="none" w:sz="0" w:space="0" w:color="auto"/>
                    <w:left w:val="none" w:sz="0" w:space="0" w:color="auto"/>
                    <w:bottom w:val="none" w:sz="0" w:space="0" w:color="auto"/>
                    <w:right w:val="none" w:sz="0" w:space="0" w:color="auto"/>
                  </w:divBdr>
                </w:div>
                <w:div w:id="88434338">
                  <w:marLeft w:val="0"/>
                  <w:marRight w:val="0"/>
                  <w:marTop w:val="0"/>
                  <w:marBottom w:val="0"/>
                  <w:divBdr>
                    <w:top w:val="none" w:sz="0" w:space="0" w:color="auto"/>
                    <w:left w:val="none" w:sz="0" w:space="0" w:color="auto"/>
                    <w:bottom w:val="none" w:sz="0" w:space="0" w:color="auto"/>
                    <w:right w:val="none" w:sz="0" w:space="0" w:color="auto"/>
                  </w:divBdr>
                </w:div>
                <w:div w:id="95372417">
                  <w:marLeft w:val="0"/>
                  <w:marRight w:val="0"/>
                  <w:marTop w:val="0"/>
                  <w:marBottom w:val="0"/>
                  <w:divBdr>
                    <w:top w:val="none" w:sz="0" w:space="0" w:color="auto"/>
                    <w:left w:val="none" w:sz="0" w:space="0" w:color="auto"/>
                    <w:bottom w:val="none" w:sz="0" w:space="0" w:color="auto"/>
                    <w:right w:val="none" w:sz="0" w:space="0" w:color="auto"/>
                  </w:divBdr>
                </w:div>
                <w:div w:id="96872593">
                  <w:marLeft w:val="0"/>
                  <w:marRight w:val="0"/>
                  <w:marTop w:val="0"/>
                  <w:marBottom w:val="0"/>
                  <w:divBdr>
                    <w:top w:val="none" w:sz="0" w:space="0" w:color="auto"/>
                    <w:left w:val="none" w:sz="0" w:space="0" w:color="auto"/>
                    <w:bottom w:val="none" w:sz="0" w:space="0" w:color="auto"/>
                    <w:right w:val="none" w:sz="0" w:space="0" w:color="auto"/>
                  </w:divBdr>
                </w:div>
                <w:div w:id="99882392">
                  <w:marLeft w:val="0"/>
                  <w:marRight w:val="0"/>
                  <w:marTop w:val="0"/>
                  <w:marBottom w:val="0"/>
                  <w:divBdr>
                    <w:top w:val="none" w:sz="0" w:space="0" w:color="auto"/>
                    <w:left w:val="none" w:sz="0" w:space="0" w:color="auto"/>
                    <w:bottom w:val="none" w:sz="0" w:space="0" w:color="auto"/>
                    <w:right w:val="none" w:sz="0" w:space="0" w:color="auto"/>
                  </w:divBdr>
                </w:div>
                <w:div w:id="101076040">
                  <w:marLeft w:val="0"/>
                  <w:marRight w:val="0"/>
                  <w:marTop w:val="0"/>
                  <w:marBottom w:val="0"/>
                  <w:divBdr>
                    <w:top w:val="none" w:sz="0" w:space="0" w:color="auto"/>
                    <w:left w:val="none" w:sz="0" w:space="0" w:color="auto"/>
                    <w:bottom w:val="none" w:sz="0" w:space="0" w:color="auto"/>
                    <w:right w:val="none" w:sz="0" w:space="0" w:color="auto"/>
                  </w:divBdr>
                </w:div>
                <w:div w:id="101656178">
                  <w:marLeft w:val="0"/>
                  <w:marRight w:val="0"/>
                  <w:marTop w:val="0"/>
                  <w:marBottom w:val="0"/>
                  <w:divBdr>
                    <w:top w:val="none" w:sz="0" w:space="0" w:color="auto"/>
                    <w:left w:val="none" w:sz="0" w:space="0" w:color="auto"/>
                    <w:bottom w:val="none" w:sz="0" w:space="0" w:color="auto"/>
                    <w:right w:val="none" w:sz="0" w:space="0" w:color="auto"/>
                  </w:divBdr>
                </w:div>
                <w:div w:id="107166910">
                  <w:marLeft w:val="0"/>
                  <w:marRight w:val="0"/>
                  <w:marTop w:val="0"/>
                  <w:marBottom w:val="0"/>
                  <w:divBdr>
                    <w:top w:val="none" w:sz="0" w:space="0" w:color="auto"/>
                    <w:left w:val="none" w:sz="0" w:space="0" w:color="auto"/>
                    <w:bottom w:val="none" w:sz="0" w:space="0" w:color="auto"/>
                    <w:right w:val="none" w:sz="0" w:space="0" w:color="auto"/>
                  </w:divBdr>
                </w:div>
                <w:div w:id="107745174">
                  <w:marLeft w:val="0"/>
                  <w:marRight w:val="0"/>
                  <w:marTop w:val="0"/>
                  <w:marBottom w:val="0"/>
                  <w:divBdr>
                    <w:top w:val="none" w:sz="0" w:space="0" w:color="auto"/>
                    <w:left w:val="none" w:sz="0" w:space="0" w:color="auto"/>
                    <w:bottom w:val="none" w:sz="0" w:space="0" w:color="auto"/>
                    <w:right w:val="none" w:sz="0" w:space="0" w:color="auto"/>
                  </w:divBdr>
                </w:div>
                <w:div w:id="108479858">
                  <w:marLeft w:val="0"/>
                  <w:marRight w:val="0"/>
                  <w:marTop w:val="0"/>
                  <w:marBottom w:val="0"/>
                  <w:divBdr>
                    <w:top w:val="none" w:sz="0" w:space="0" w:color="auto"/>
                    <w:left w:val="none" w:sz="0" w:space="0" w:color="auto"/>
                    <w:bottom w:val="none" w:sz="0" w:space="0" w:color="auto"/>
                    <w:right w:val="none" w:sz="0" w:space="0" w:color="auto"/>
                  </w:divBdr>
                </w:div>
                <w:div w:id="114104728">
                  <w:marLeft w:val="0"/>
                  <w:marRight w:val="0"/>
                  <w:marTop w:val="0"/>
                  <w:marBottom w:val="0"/>
                  <w:divBdr>
                    <w:top w:val="none" w:sz="0" w:space="0" w:color="auto"/>
                    <w:left w:val="none" w:sz="0" w:space="0" w:color="auto"/>
                    <w:bottom w:val="none" w:sz="0" w:space="0" w:color="auto"/>
                    <w:right w:val="none" w:sz="0" w:space="0" w:color="auto"/>
                  </w:divBdr>
                </w:div>
                <w:div w:id="115217947">
                  <w:marLeft w:val="0"/>
                  <w:marRight w:val="0"/>
                  <w:marTop w:val="0"/>
                  <w:marBottom w:val="0"/>
                  <w:divBdr>
                    <w:top w:val="none" w:sz="0" w:space="0" w:color="auto"/>
                    <w:left w:val="none" w:sz="0" w:space="0" w:color="auto"/>
                    <w:bottom w:val="none" w:sz="0" w:space="0" w:color="auto"/>
                    <w:right w:val="none" w:sz="0" w:space="0" w:color="auto"/>
                  </w:divBdr>
                </w:div>
                <w:div w:id="115760278">
                  <w:marLeft w:val="0"/>
                  <w:marRight w:val="0"/>
                  <w:marTop w:val="0"/>
                  <w:marBottom w:val="0"/>
                  <w:divBdr>
                    <w:top w:val="none" w:sz="0" w:space="0" w:color="auto"/>
                    <w:left w:val="none" w:sz="0" w:space="0" w:color="auto"/>
                    <w:bottom w:val="none" w:sz="0" w:space="0" w:color="auto"/>
                    <w:right w:val="none" w:sz="0" w:space="0" w:color="auto"/>
                  </w:divBdr>
                </w:div>
                <w:div w:id="116489830">
                  <w:marLeft w:val="0"/>
                  <w:marRight w:val="0"/>
                  <w:marTop w:val="0"/>
                  <w:marBottom w:val="0"/>
                  <w:divBdr>
                    <w:top w:val="none" w:sz="0" w:space="0" w:color="auto"/>
                    <w:left w:val="none" w:sz="0" w:space="0" w:color="auto"/>
                    <w:bottom w:val="none" w:sz="0" w:space="0" w:color="auto"/>
                    <w:right w:val="none" w:sz="0" w:space="0" w:color="auto"/>
                  </w:divBdr>
                </w:div>
                <w:div w:id="118768381">
                  <w:marLeft w:val="0"/>
                  <w:marRight w:val="0"/>
                  <w:marTop w:val="0"/>
                  <w:marBottom w:val="0"/>
                  <w:divBdr>
                    <w:top w:val="none" w:sz="0" w:space="0" w:color="auto"/>
                    <w:left w:val="none" w:sz="0" w:space="0" w:color="auto"/>
                    <w:bottom w:val="none" w:sz="0" w:space="0" w:color="auto"/>
                    <w:right w:val="none" w:sz="0" w:space="0" w:color="auto"/>
                  </w:divBdr>
                </w:div>
                <w:div w:id="119884049">
                  <w:marLeft w:val="0"/>
                  <w:marRight w:val="0"/>
                  <w:marTop w:val="0"/>
                  <w:marBottom w:val="0"/>
                  <w:divBdr>
                    <w:top w:val="none" w:sz="0" w:space="0" w:color="auto"/>
                    <w:left w:val="none" w:sz="0" w:space="0" w:color="auto"/>
                    <w:bottom w:val="none" w:sz="0" w:space="0" w:color="auto"/>
                    <w:right w:val="none" w:sz="0" w:space="0" w:color="auto"/>
                  </w:divBdr>
                </w:div>
                <w:div w:id="121003862">
                  <w:marLeft w:val="0"/>
                  <w:marRight w:val="0"/>
                  <w:marTop w:val="0"/>
                  <w:marBottom w:val="0"/>
                  <w:divBdr>
                    <w:top w:val="none" w:sz="0" w:space="0" w:color="auto"/>
                    <w:left w:val="none" w:sz="0" w:space="0" w:color="auto"/>
                    <w:bottom w:val="none" w:sz="0" w:space="0" w:color="auto"/>
                    <w:right w:val="none" w:sz="0" w:space="0" w:color="auto"/>
                  </w:divBdr>
                </w:div>
                <w:div w:id="121383885">
                  <w:marLeft w:val="0"/>
                  <w:marRight w:val="0"/>
                  <w:marTop w:val="0"/>
                  <w:marBottom w:val="0"/>
                  <w:divBdr>
                    <w:top w:val="none" w:sz="0" w:space="0" w:color="auto"/>
                    <w:left w:val="none" w:sz="0" w:space="0" w:color="auto"/>
                    <w:bottom w:val="none" w:sz="0" w:space="0" w:color="auto"/>
                    <w:right w:val="none" w:sz="0" w:space="0" w:color="auto"/>
                  </w:divBdr>
                </w:div>
                <w:div w:id="121660565">
                  <w:marLeft w:val="0"/>
                  <w:marRight w:val="0"/>
                  <w:marTop w:val="0"/>
                  <w:marBottom w:val="0"/>
                  <w:divBdr>
                    <w:top w:val="none" w:sz="0" w:space="0" w:color="auto"/>
                    <w:left w:val="none" w:sz="0" w:space="0" w:color="auto"/>
                    <w:bottom w:val="none" w:sz="0" w:space="0" w:color="auto"/>
                    <w:right w:val="none" w:sz="0" w:space="0" w:color="auto"/>
                  </w:divBdr>
                </w:div>
                <w:div w:id="127279905">
                  <w:marLeft w:val="0"/>
                  <w:marRight w:val="0"/>
                  <w:marTop w:val="0"/>
                  <w:marBottom w:val="0"/>
                  <w:divBdr>
                    <w:top w:val="none" w:sz="0" w:space="0" w:color="auto"/>
                    <w:left w:val="none" w:sz="0" w:space="0" w:color="auto"/>
                    <w:bottom w:val="none" w:sz="0" w:space="0" w:color="auto"/>
                    <w:right w:val="none" w:sz="0" w:space="0" w:color="auto"/>
                  </w:divBdr>
                </w:div>
                <w:div w:id="127550153">
                  <w:marLeft w:val="0"/>
                  <w:marRight w:val="0"/>
                  <w:marTop w:val="0"/>
                  <w:marBottom w:val="0"/>
                  <w:divBdr>
                    <w:top w:val="none" w:sz="0" w:space="0" w:color="auto"/>
                    <w:left w:val="none" w:sz="0" w:space="0" w:color="auto"/>
                    <w:bottom w:val="none" w:sz="0" w:space="0" w:color="auto"/>
                    <w:right w:val="none" w:sz="0" w:space="0" w:color="auto"/>
                  </w:divBdr>
                </w:div>
                <w:div w:id="128520288">
                  <w:marLeft w:val="0"/>
                  <w:marRight w:val="0"/>
                  <w:marTop w:val="0"/>
                  <w:marBottom w:val="0"/>
                  <w:divBdr>
                    <w:top w:val="none" w:sz="0" w:space="0" w:color="auto"/>
                    <w:left w:val="none" w:sz="0" w:space="0" w:color="auto"/>
                    <w:bottom w:val="none" w:sz="0" w:space="0" w:color="auto"/>
                    <w:right w:val="none" w:sz="0" w:space="0" w:color="auto"/>
                  </w:divBdr>
                </w:div>
                <w:div w:id="131674889">
                  <w:marLeft w:val="0"/>
                  <w:marRight w:val="0"/>
                  <w:marTop w:val="0"/>
                  <w:marBottom w:val="0"/>
                  <w:divBdr>
                    <w:top w:val="none" w:sz="0" w:space="0" w:color="auto"/>
                    <w:left w:val="none" w:sz="0" w:space="0" w:color="auto"/>
                    <w:bottom w:val="none" w:sz="0" w:space="0" w:color="auto"/>
                    <w:right w:val="none" w:sz="0" w:space="0" w:color="auto"/>
                  </w:divBdr>
                </w:div>
                <w:div w:id="131754008">
                  <w:marLeft w:val="0"/>
                  <w:marRight w:val="0"/>
                  <w:marTop w:val="0"/>
                  <w:marBottom w:val="0"/>
                  <w:divBdr>
                    <w:top w:val="none" w:sz="0" w:space="0" w:color="auto"/>
                    <w:left w:val="none" w:sz="0" w:space="0" w:color="auto"/>
                    <w:bottom w:val="none" w:sz="0" w:space="0" w:color="auto"/>
                    <w:right w:val="none" w:sz="0" w:space="0" w:color="auto"/>
                  </w:divBdr>
                </w:div>
                <w:div w:id="134492518">
                  <w:marLeft w:val="0"/>
                  <w:marRight w:val="0"/>
                  <w:marTop w:val="0"/>
                  <w:marBottom w:val="0"/>
                  <w:divBdr>
                    <w:top w:val="none" w:sz="0" w:space="0" w:color="auto"/>
                    <w:left w:val="none" w:sz="0" w:space="0" w:color="auto"/>
                    <w:bottom w:val="none" w:sz="0" w:space="0" w:color="auto"/>
                    <w:right w:val="none" w:sz="0" w:space="0" w:color="auto"/>
                  </w:divBdr>
                </w:div>
                <w:div w:id="135150669">
                  <w:marLeft w:val="0"/>
                  <w:marRight w:val="0"/>
                  <w:marTop w:val="0"/>
                  <w:marBottom w:val="0"/>
                  <w:divBdr>
                    <w:top w:val="none" w:sz="0" w:space="0" w:color="auto"/>
                    <w:left w:val="none" w:sz="0" w:space="0" w:color="auto"/>
                    <w:bottom w:val="none" w:sz="0" w:space="0" w:color="auto"/>
                    <w:right w:val="none" w:sz="0" w:space="0" w:color="auto"/>
                  </w:divBdr>
                </w:div>
                <w:div w:id="140466182">
                  <w:marLeft w:val="0"/>
                  <w:marRight w:val="0"/>
                  <w:marTop w:val="0"/>
                  <w:marBottom w:val="0"/>
                  <w:divBdr>
                    <w:top w:val="none" w:sz="0" w:space="0" w:color="auto"/>
                    <w:left w:val="none" w:sz="0" w:space="0" w:color="auto"/>
                    <w:bottom w:val="none" w:sz="0" w:space="0" w:color="auto"/>
                    <w:right w:val="none" w:sz="0" w:space="0" w:color="auto"/>
                  </w:divBdr>
                </w:div>
                <w:div w:id="141822748">
                  <w:marLeft w:val="0"/>
                  <w:marRight w:val="0"/>
                  <w:marTop w:val="0"/>
                  <w:marBottom w:val="0"/>
                  <w:divBdr>
                    <w:top w:val="none" w:sz="0" w:space="0" w:color="auto"/>
                    <w:left w:val="none" w:sz="0" w:space="0" w:color="auto"/>
                    <w:bottom w:val="none" w:sz="0" w:space="0" w:color="auto"/>
                    <w:right w:val="none" w:sz="0" w:space="0" w:color="auto"/>
                  </w:divBdr>
                </w:div>
                <w:div w:id="143591262">
                  <w:marLeft w:val="0"/>
                  <w:marRight w:val="0"/>
                  <w:marTop w:val="0"/>
                  <w:marBottom w:val="0"/>
                  <w:divBdr>
                    <w:top w:val="none" w:sz="0" w:space="0" w:color="auto"/>
                    <w:left w:val="none" w:sz="0" w:space="0" w:color="auto"/>
                    <w:bottom w:val="none" w:sz="0" w:space="0" w:color="auto"/>
                    <w:right w:val="none" w:sz="0" w:space="0" w:color="auto"/>
                  </w:divBdr>
                </w:div>
                <w:div w:id="144132296">
                  <w:marLeft w:val="0"/>
                  <w:marRight w:val="0"/>
                  <w:marTop w:val="0"/>
                  <w:marBottom w:val="0"/>
                  <w:divBdr>
                    <w:top w:val="none" w:sz="0" w:space="0" w:color="auto"/>
                    <w:left w:val="none" w:sz="0" w:space="0" w:color="auto"/>
                    <w:bottom w:val="none" w:sz="0" w:space="0" w:color="auto"/>
                    <w:right w:val="none" w:sz="0" w:space="0" w:color="auto"/>
                  </w:divBdr>
                </w:div>
                <w:div w:id="144325867">
                  <w:marLeft w:val="0"/>
                  <w:marRight w:val="0"/>
                  <w:marTop w:val="0"/>
                  <w:marBottom w:val="0"/>
                  <w:divBdr>
                    <w:top w:val="none" w:sz="0" w:space="0" w:color="auto"/>
                    <w:left w:val="none" w:sz="0" w:space="0" w:color="auto"/>
                    <w:bottom w:val="none" w:sz="0" w:space="0" w:color="auto"/>
                    <w:right w:val="none" w:sz="0" w:space="0" w:color="auto"/>
                  </w:divBdr>
                </w:div>
                <w:div w:id="149255673">
                  <w:marLeft w:val="0"/>
                  <w:marRight w:val="0"/>
                  <w:marTop w:val="0"/>
                  <w:marBottom w:val="0"/>
                  <w:divBdr>
                    <w:top w:val="none" w:sz="0" w:space="0" w:color="auto"/>
                    <w:left w:val="none" w:sz="0" w:space="0" w:color="auto"/>
                    <w:bottom w:val="none" w:sz="0" w:space="0" w:color="auto"/>
                    <w:right w:val="none" w:sz="0" w:space="0" w:color="auto"/>
                  </w:divBdr>
                </w:div>
                <w:div w:id="150802375">
                  <w:marLeft w:val="0"/>
                  <w:marRight w:val="0"/>
                  <w:marTop w:val="0"/>
                  <w:marBottom w:val="0"/>
                  <w:divBdr>
                    <w:top w:val="none" w:sz="0" w:space="0" w:color="auto"/>
                    <w:left w:val="none" w:sz="0" w:space="0" w:color="auto"/>
                    <w:bottom w:val="none" w:sz="0" w:space="0" w:color="auto"/>
                    <w:right w:val="none" w:sz="0" w:space="0" w:color="auto"/>
                  </w:divBdr>
                </w:div>
                <w:div w:id="151993175">
                  <w:marLeft w:val="0"/>
                  <w:marRight w:val="0"/>
                  <w:marTop w:val="0"/>
                  <w:marBottom w:val="0"/>
                  <w:divBdr>
                    <w:top w:val="none" w:sz="0" w:space="0" w:color="auto"/>
                    <w:left w:val="none" w:sz="0" w:space="0" w:color="auto"/>
                    <w:bottom w:val="none" w:sz="0" w:space="0" w:color="auto"/>
                    <w:right w:val="none" w:sz="0" w:space="0" w:color="auto"/>
                  </w:divBdr>
                </w:div>
                <w:div w:id="152575045">
                  <w:marLeft w:val="0"/>
                  <w:marRight w:val="0"/>
                  <w:marTop w:val="0"/>
                  <w:marBottom w:val="0"/>
                  <w:divBdr>
                    <w:top w:val="none" w:sz="0" w:space="0" w:color="auto"/>
                    <w:left w:val="none" w:sz="0" w:space="0" w:color="auto"/>
                    <w:bottom w:val="none" w:sz="0" w:space="0" w:color="auto"/>
                    <w:right w:val="none" w:sz="0" w:space="0" w:color="auto"/>
                  </w:divBdr>
                </w:div>
                <w:div w:id="152842283">
                  <w:marLeft w:val="0"/>
                  <w:marRight w:val="0"/>
                  <w:marTop w:val="0"/>
                  <w:marBottom w:val="0"/>
                  <w:divBdr>
                    <w:top w:val="none" w:sz="0" w:space="0" w:color="auto"/>
                    <w:left w:val="none" w:sz="0" w:space="0" w:color="auto"/>
                    <w:bottom w:val="none" w:sz="0" w:space="0" w:color="auto"/>
                    <w:right w:val="none" w:sz="0" w:space="0" w:color="auto"/>
                  </w:divBdr>
                </w:div>
                <w:div w:id="153499304">
                  <w:marLeft w:val="0"/>
                  <w:marRight w:val="0"/>
                  <w:marTop w:val="0"/>
                  <w:marBottom w:val="0"/>
                  <w:divBdr>
                    <w:top w:val="none" w:sz="0" w:space="0" w:color="auto"/>
                    <w:left w:val="none" w:sz="0" w:space="0" w:color="auto"/>
                    <w:bottom w:val="none" w:sz="0" w:space="0" w:color="auto"/>
                    <w:right w:val="none" w:sz="0" w:space="0" w:color="auto"/>
                  </w:divBdr>
                </w:div>
                <w:div w:id="153642509">
                  <w:marLeft w:val="0"/>
                  <w:marRight w:val="0"/>
                  <w:marTop w:val="0"/>
                  <w:marBottom w:val="0"/>
                  <w:divBdr>
                    <w:top w:val="none" w:sz="0" w:space="0" w:color="auto"/>
                    <w:left w:val="none" w:sz="0" w:space="0" w:color="auto"/>
                    <w:bottom w:val="none" w:sz="0" w:space="0" w:color="auto"/>
                    <w:right w:val="none" w:sz="0" w:space="0" w:color="auto"/>
                  </w:divBdr>
                </w:div>
                <w:div w:id="155388900">
                  <w:marLeft w:val="0"/>
                  <w:marRight w:val="0"/>
                  <w:marTop w:val="0"/>
                  <w:marBottom w:val="0"/>
                  <w:divBdr>
                    <w:top w:val="none" w:sz="0" w:space="0" w:color="auto"/>
                    <w:left w:val="none" w:sz="0" w:space="0" w:color="auto"/>
                    <w:bottom w:val="none" w:sz="0" w:space="0" w:color="auto"/>
                    <w:right w:val="none" w:sz="0" w:space="0" w:color="auto"/>
                  </w:divBdr>
                </w:div>
                <w:div w:id="155728812">
                  <w:marLeft w:val="0"/>
                  <w:marRight w:val="0"/>
                  <w:marTop w:val="0"/>
                  <w:marBottom w:val="0"/>
                  <w:divBdr>
                    <w:top w:val="none" w:sz="0" w:space="0" w:color="auto"/>
                    <w:left w:val="none" w:sz="0" w:space="0" w:color="auto"/>
                    <w:bottom w:val="none" w:sz="0" w:space="0" w:color="auto"/>
                    <w:right w:val="none" w:sz="0" w:space="0" w:color="auto"/>
                  </w:divBdr>
                </w:div>
                <w:div w:id="155921300">
                  <w:marLeft w:val="0"/>
                  <w:marRight w:val="0"/>
                  <w:marTop w:val="0"/>
                  <w:marBottom w:val="0"/>
                  <w:divBdr>
                    <w:top w:val="none" w:sz="0" w:space="0" w:color="auto"/>
                    <w:left w:val="none" w:sz="0" w:space="0" w:color="auto"/>
                    <w:bottom w:val="none" w:sz="0" w:space="0" w:color="auto"/>
                    <w:right w:val="none" w:sz="0" w:space="0" w:color="auto"/>
                  </w:divBdr>
                </w:div>
                <w:div w:id="156725226">
                  <w:marLeft w:val="0"/>
                  <w:marRight w:val="0"/>
                  <w:marTop w:val="0"/>
                  <w:marBottom w:val="0"/>
                  <w:divBdr>
                    <w:top w:val="none" w:sz="0" w:space="0" w:color="auto"/>
                    <w:left w:val="none" w:sz="0" w:space="0" w:color="auto"/>
                    <w:bottom w:val="none" w:sz="0" w:space="0" w:color="auto"/>
                    <w:right w:val="none" w:sz="0" w:space="0" w:color="auto"/>
                  </w:divBdr>
                </w:div>
                <w:div w:id="157548554">
                  <w:marLeft w:val="0"/>
                  <w:marRight w:val="0"/>
                  <w:marTop w:val="0"/>
                  <w:marBottom w:val="0"/>
                  <w:divBdr>
                    <w:top w:val="none" w:sz="0" w:space="0" w:color="auto"/>
                    <w:left w:val="none" w:sz="0" w:space="0" w:color="auto"/>
                    <w:bottom w:val="none" w:sz="0" w:space="0" w:color="auto"/>
                    <w:right w:val="none" w:sz="0" w:space="0" w:color="auto"/>
                  </w:divBdr>
                </w:div>
                <w:div w:id="159855522">
                  <w:marLeft w:val="0"/>
                  <w:marRight w:val="0"/>
                  <w:marTop w:val="0"/>
                  <w:marBottom w:val="0"/>
                  <w:divBdr>
                    <w:top w:val="none" w:sz="0" w:space="0" w:color="auto"/>
                    <w:left w:val="none" w:sz="0" w:space="0" w:color="auto"/>
                    <w:bottom w:val="none" w:sz="0" w:space="0" w:color="auto"/>
                    <w:right w:val="none" w:sz="0" w:space="0" w:color="auto"/>
                  </w:divBdr>
                </w:div>
                <w:div w:id="159930546">
                  <w:marLeft w:val="0"/>
                  <w:marRight w:val="0"/>
                  <w:marTop w:val="0"/>
                  <w:marBottom w:val="0"/>
                  <w:divBdr>
                    <w:top w:val="none" w:sz="0" w:space="0" w:color="auto"/>
                    <w:left w:val="none" w:sz="0" w:space="0" w:color="auto"/>
                    <w:bottom w:val="none" w:sz="0" w:space="0" w:color="auto"/>
                    <w:right w:val="none" w:sz="0" w:space="0" w:color="auto"/>
                  </w:divBdr>
                </w:div>
                <w:div w:id="161970107">
                  <w:marLeft w:val="0"/>
                  <w:marRight w:val="0"/>
                  <w:marTop w:val="0"/>
                  <w:marBottom w:val="0"/>
                  <w:divBdr>
                    <w:top w:val="none" w:sz="0" w:space="0" w:color="auto"/>
                    <w:left w:val="none" w:sz="0" w:space="0" w:color="auto"/>
                    <w:bottom w:val="none" w:sz="0" w:space="0" w:color="auto"/>
                    <w:right w:val="none" w:sz="0" w:space="0" w:color="auto"/>
                  </w:divBdr>
                </w:div>
                <w:div w:id="162285478">
                  <w:marLeft w:val="0"/>
                  <w:marRight w:val="0"/>
                  <w:marTop w:val="0"/>
                  <w:marBottom w:val="0"/>
                  <w:divBdr>
                    <w:top w:val="none" w:sz="0" w:space="0" w:color="auto"/>
                    <w:left w:val="none" w:sz="0" w:space="0" w:color="auto"/>
                    <w:bottom w:val="none" w:sz="0" w:space="0" w:color="auto"/>
                    <w:right w:val="none" w:sz="0" w:space="0" w:color="auto"/>
                  </w:divBdr>
                </w:div>
                <w:div w:id="162556172">
                  <w:marLeft w:val="0"/>
                  <w:marRight w:val="0"/>
                  <w:marTop w:val="0"/>
                  <w:marBottom w:val="0"/>
                  <w:divBdr>
                    <w:top w:val="none" w:sz="0" w:space="0" w:color="auto"/>
                    <w:left w:val="none" w:sz="0" w:space="0" w:color="auto"/>
                    <w:bottom w:val="none" w:sz="0" w:space="0" w:color="auto"/>
                    <w:right w:val="none" w:sz="0" w:space="0" w:color="auto"/>
                  </w:divBdr>
                </w:div>
                <w:div w:id="164324166">
                  <w:marLeft w:val="0"/>
                  <w:marRight w:val="0"/>
                  <w:marTop w:val="0"/>
                  <w:marBottom w:val="0"/>
                  <w:divBdr>
                    <w:top w:val="none" w:sz="0" w:space="0" w:color="auto"/>
                    <w:left w:val="none" w:sz="0" w:space="0" w:color="auto"/>
                    <w:bottom w:val="none" w:sz="0" w:space="0" w:color="auto"/>
                    <w:right w:val="none" w:sz="0" w:space="0" w:color="auto"/>
                  </w:divBdr>
                </w:div>
                <w:div w:id="166016238">
                  <w:marLeft w:val="0"/>
                  <w:marRight w:val="0"/>
                  <w:marTop w:val="0"/>
                  <w:marBottom w:val="0"/>
                  <w:divBdr>
                    <w:top w:val="none" w:sz="0" w:space="0" w:color="auto"/>
                    <w:left w:val="none" w:sz="0" w:space="0" w:color="auto"/>
                    <w:bottom w:val="none" w:sz="0" w:space="0" w:color="auto"/>
                    <w:right w:val="none" w:sz="0" w:space="0" w:color="auto"/>
                  </w:divBdr>
                </w:div>
                <w:div w:id="168067006">
                  <w:marLeft w:val="0"/>
                  <w:marRight w:val="0"/>
                  <w:marTop w:val="0"/>
                  <w:marBottom w:val="0"/>
                  <w:divBdr>
                    <w:top w:val="none" w:sz="0" w:space="0" w:color="auto"/>
                    <w:left w:val="none" w:sz="0" w:space="0" w:color="auto"/>
                    <w:bottom w:val="none" w:sz="0" w:space="0" w:color="auto"/>
                    <w:right w:val="none" w:sz="0" w:space="0" w:color="auto"/>
                  </w:divBdr>
                </w:div>
                <w:div w:id="168911479">
                  <w:marLeft w:val="0"/>
                  <w:marRight w:val="0"/>
                  <w:marTop w:val="0"/>
                  <w:marBottom w:val="0"/>
                  <w:divBdr>
                    <w:top w:val="none" w:sz="0" w:space="0" w:color="auto"/>
                    <w:left w:val="none" w:sz="0" w:space="0" w:color="auto"/>
                    <w:bottom w:val="none" w:sz="0" w:space="0" w:color="auto"/>
                    <w:right w:val="none" w:sz="0" w:space="0" w:color="auto"/>
                  </w:divBdr>
                </w:div>
                <w:div w:id="170880556">
                  <w:marLeft w:val="0"/>
                  <w:marRight w:val="0"/>
                  <w:marTop w:val="0"/>
                  <w:marBottom w:val="0"/>
                  <w:divBdr>
                    <w:top w:val="none" w:sz="0" w:space="0" w:color="auto"/>
                    <w:left w:val="none" w:sz="0" w:space="0" w:color="auto"/>
                    <w:bottom w:val="none" w:sz="0" w:space="0" w:color="auto"/>
                    <w:right w:val="none" w:sz="0" w:space="0" w:color="auto"/>
                  </w:divBdr>
                </w:div>
                <w:div w:id="172767101">
                  <w:marLeft w:val="0"/>
                  <w:marRight w:val="0"/>
                  <w:marTop w:val="0"/>
                  <w:marBottom w:val="0"/>
                  <w:divBdr>
                    <w:top w:val="none" w:sz="0" w:space="0" w:color="auto"/>
                    <w:left w:val="none" w:sz="0" w:space="0" w:color="auto"/>
                    <w:bottom w:val="none" w:sz="0" w:space="0" w:color="auto"/>
                    <w:right w:val="none" w:sz="0" w:space="0" w:color="auto"/>
                  </w:divBdr>
                </w:div>
                <w:div w:id="174465261">
                  <w:marLeft w:val="0"/>
                  <w:marRight w:val="0"/>
                  <w:marTop w:val="0"/>
                  <w:marBottom w:val="0"/>
                  <w:divBdr>
                    <w:top w:val="none" w:sz="0" w:space="0" w:color="auto"/>
                    <w:left w:val="none" w:sz="0" w:space="0" w:color="auto"/>
                    <w:bottom w:val="none" w:sz="0" w:space="0" w:color="auto"/>
                    <w:right w:val="none" w:sz="0" w:space="0" w:color="auto"/>
                  </w:divBdr>
                </w:div>
                <w:div w:id="176042355">
                  <w:marLeft w:val="0"/>
                  <w:marRight w:val="0"/>
                  <w:marTop w:val="0"/>
                  <w:marBottom w:val="0"/>
                  <w:divBdr>
                    <w:top w:val="none" w:sz="0" w:space="0" w:color="auto"/>
                    <w:left w:val="none" w:sz="0" w:space="0" w:color="auto"/>
                    <w:bottom w:val="none" w:sz="0" w:space="0" w:color="auto"/>
                    <w:right w:val="none" w:sz="0" w:space="0" w:color="auto"/>
                  </w:divBdr>
                </w:div>
                <w:div w:id="177740772">
                  <w:marLeft w:val="0"/>
                  <w:marRight w:val="0"/>
                  <w:marTop w:val="0"/>
                  <w:marBottom w:val="0"/>
                  <w:divBdr>
                    <w:top w:val="none" w:sz="0" w:space="0" w:color="auto"/>
                    <w:left w:val="none" w:sz="0" w:space="0" w:color="auto"/>
                    <w:bottom w:val="none" w:sz="0" w:space="0" w:color="auto"/>
                    <w:right w:val="none" w:sz="0" w:space="0" w:color="auto"/>
                  </w:divBdr>
                </w:div>
                <w:div w:id="179322150">
                  <w:marLeft w:val="0"/>
                  <w:marRight w:val="0"/>
                  <w:marTop w:val="0"/>
                  <w:marBottom w:val="0"/>
                  <w:divBdr>
                    <w:top w:val="none" w:sz="0" w:space="0" w:color="auto"/>
                    <w:left w:val="none" w:sz="0" w:space="0" w:color="auto"/>
                    <w:bottom w:val="none" w:sz="0" w:space="0" w:color="auto"/>
                    <w:right w:val="none" w:sz="0" w:space="0" w:color="auto"/>
                  </w:divBdr>
                </w:div>
                <w:div w:id="179660324">
                  <w:marLeft w:val="0"/>
                  <w:marRight w:val="0"/>
                  <w:marTop w:val="0"/>
                  <w:marBottom w:val="0"/>
                  <w:divBdr>
                    <w:top w:val="none" w:sz="0" w:space="0" w:color="auto"/>
                    <w:left w:val="none" w:sz="0" w:space="0" w:color="auto"/>
                    <w:bottom w:val="none" w:sz="0" w:space="0" w:color="auto"/>
                    <w:right w:val="none" w:sz="0" w:space="0" w:color="auto"/>
                  </w:divBdr>
                </w:div>
                <w:div w:id="180171091">
                  <w:marLeft w:val="0"/>
                  <w:marRight w:val="0"/>
                  <w:marTop w:val="0"/>
                  <w:marBottom w:val="0"/>
                  <w:divBdr>
                    <w:top w:val="none" w:sz="0" w:space="0" w:color="auto"/>
                    <w:left w:val="none" w:sz="0" w:space="0" w:color="auto"/>
                    <w:bottom w:val="none" w:sz="0" w:space="0" w:color="auto"/>
                    <w:right w:val="none" w:sz="0" w:space="0" w:color="auto"/>
                  </w:divBdr>
                </w:div>
                <w:div w:id="180245516">
                  <w:marLeft w:val="0"/>
                  <w:marRight w:val="0"/>
                  <w:marTop w:val="0"/>
                  <w:marBottom w:val="0"/>
                  <w:divBdr>
                    <w:top w:val="none" w:sz="0" w:space="0" w:color="auto"/>
                    <w:left w:val="none" w:sz="0" w:space="0" w:color="auto"/>
                    <w:bottom w:val="none" w:sz="0" w:space="0" w:color="auto"/>
                    <w:right w:val="none" w:sz="0" w:space="0" w:color="auto"/>
                  </w:divBdr>
                </w:div>
                <w:div w:id="182132745">
                  <w:marLeft w:val="0"/>
                  <w:marRight w:val="0"/>
                  <w:marTop w:val="0"/>
                  <w:marBottom w:val="0"/>
                  <w:divBdr>
                    <w:top w:val="none" w:sz="0" w:space="0" w:color="auto"/>
                    <w:left w:val="none" w:sz="0" w:space="0" w:color="auto"/>
                    <w:bottom w:val="none" w:sz="0" w:space="0" w:color="auto"/>
                    <w:right w:val="none" w:sz="0" w:space="0" w:color="auto"/>
                  </w:divBdr>
                </w:div>
                <w:div w:id="184054882">
                  <w:marLeft w:val="0"/>
                  <w:marRight w:val="0"/>
                  <w:marTop w:val="0"/>
                  <w:marBottom w:val="0"/>
                  <w:divBdr>
                    <w:top w:val="none" w:sz="0" w:space="0" w:color="auto"/>
                    <w:left w:val="none" w:sz="0" w:space="0" w:color="auto"/>
                    <w:bottom w:val="none" w:sz="0" w:space="0" w:color="auto"/>
                    <w:right w:val="none" w:sz="0" w:space="0" w:color="auto"/>
                  </w:divBdr>
                </w:div>
                <w:div w:id="185141776">
                  <w:marLeft w:val="0"/>
                  <w:marRight w:val="0"/>
                  <w:marTop w:val="0"/>
                  <w:marBottom w:val="0"/>
                  <w:divBdr>
                    <w:top w:val="none" w:sz="0" w:space="0" w:color="auto"/>
                    <w:left w:val="none" w:sz="0" w:space="0" w:color="auto"/>
                    <w:bottom w:val="none" w:sz="0" w:space="0" w:color="auto"/>
                    <w:right w:val="none" w:sz="0" w:space="0" w:color="auto"/>
                  </w:divBdr>
                </w:div>
                <w:div w:id="185756320">
                  <w:marLeft w:val="0"/>
                  <w:marRight w:val="0"/>
                  <w:marTop w:val="0"/>
                  <w:marBottom w:val="0"/>
                  <w:divBdr>
                    <w:top w:val="none" w:sz="0" w:space="0" w:color="auto"/>
                    <w:left w:val="none" w:sz="0" w:space="0" w:color="auto"/>
                    <w:bottom w:val="none" w:sz="0" w:space="0" w:color="auto"/>
                    <w:right w:val="none" w:sz="0" w:space="0" w:color="auto"/>
                  </w:divBdr>
                </w:div>
                <w:div w:id="187912207">
                  <w:marLeft w:val="0"/>
                  <w:marRight w:val="0"/>
                  <w:marTop w:val="0"/>
                  <w:marBottom w:val="0"/>
                  <w:divBdr>
                    <w:top w:val="none" w:sz="0" w:space="0" w:color="auto"/>
                    <w:left w:val="none" w:sz="0" w:space="0" w:color="auto"/>
                    <w:bottom w:val="none" w:sz="0" w:space="0" w:color="auto"/>
                    <w:right w:val="none" w:sz="0" w:space="0" w:color="auto"/>
                  </w:divBdr>
                </w:div>
                <w:div w:id="188952646">
                  <w:marLeft w:val="0"/>
                  <w:marRight w:val="0"/>
                  <w:marTop w:val="0"/>
                  <w:marBottom w:val="0"/>
                  <w:divBdr>
                    <w:top w:val="none" w:sz="0" w:space="0" w:color="auto"/>
                    <w:left w:val="none" w:sz="0" w:space="0" w:color="auto"/>
                    <w:bottom w:val="none" w:sz="0" w:space="0" w:color="auto"/>
                    <w:right w:val="none" w:sz="0" w:space="0" w:color="auto"/>
                  </w:divBdr>
                </w:div>
                <w:div w:id="189955874">
                  <w:marLeft w:val="0"/>
                  <w:marRight w:val="0"/>
                  <w:marTop w:val="0"/>
                  <w:marBottom w:val="0"/>
                  <w:divBdr>
                    <w:top w:val="none" w:sz="0" w:space="0" w:color="auto"/>
                    <w:left w:val="none" w:sz="0" w:space="0" w:color="auto"/>
                    <w:bottom w:val="none" w:sz="0" w:space="0" w:color="auto"/>
                    <w:right w:val="none" w:sz="0" w:space="0" w:color="auto"/>
                  </w:divBdr>
                </w:div>
                <w:div w:id="191849402">
                  <w:marLeft w:val="0"/>
                  <w:marRight w:val="0"/>
                  <w:marTop w:val="0"/>
                  <w:marBottom w:val="0"/>
                  <w:divBdr>
                    <w:top w:val="none" w:sz="0" w:space="0" w:color="auto"/>
                    <w:left w:val="none" w:sz="0" w:space="0" w:color="auto"/>
                    <w:bottom w:val="none" w:sz="0" w:space="0" w:color="auto"/>
                    <w:right w:val="none" w:sz="0" w:space="0" w:color="auto"/>
                  </w:divBdr>
                </w:div>
                <w:div w:id="192769412">
                  <w:marLeft w:val="0"/>
                  <w:marRight w:val="0"/>
                  <w:marTop w:val="0"/>
                  <w:marBottom w:val="0"/>
                  <w:divBdr>
                    <w:top w:val="none" w:sz="0" w:space="0" w:color="auto"/>
                    <w:left w:val="none" w:sz="0" w:space="0" w:color="auto"/>
                    <w:bottom w:val="none" w:sz="0" w:space="0" w:color="auto"/>
                    <w:right w:val="none" w:sz="0" w:space="0" w:color="auto"/>
                  </w:divBdr>
                </w:div>
                <w:div w:id="193226227">
                  <w:marLeft w:val="0"/>
                  <w:marRight w:val="0"/>
                  <w:marTop w:val="0"/>
                  <w:marBottom w:val="0"/>
                  <w:divBdr>
                    <w:top w:val="none" w:sz="0" w:space="0" w:color="auto"/>
                    <w:left w:val="none" w:sz="0" w:space="0" w:color="auto"/>
                    <w:bottom w:val="none" w:sz="0" w:space="0" w:color="auto"/>
                    <w:right w:val="none" w:sz="0" w:space="0" w:color="auto"/>
                  </w:divBdr>
                </w:div>
                <w:div w:id="196429563">
                  <w:marLeft w:val="0"/>
                  <w:marRight w:val="0"/>
                  <w:marTop w:val="0"/>
                  <w:marBottom w:val="0"/>
                  <w:divBdr>
                    <w:top w:val="none" w:sz="0" w:space="0" w:color="auto"/>
                    <w:left w:val="none" w:sz="0" w:space="0" w:color="auto"/>
                    <w:bottom w:val="none" w:sz="0" w:space="0" w:color="auto"/>
                    <w:right w:val="none" w:sz="0" w:space="0" w:color="auto"/>
                  </w:divBdr>
                </w:div>
                <w:div w:id="198250780">
                  <w:marLeft w:val="0"/>
                  <w:marRight w:val="0"/>
                  <w:marTop w:val="0"/>
                  <w:marBottom w:val="0"/>
                  <w:divBdr>
                    <w:top w:val="none" w:sz="0" w:space="0" w:color="auto"/>
                    <w:left w:val="none" w:sz="0" w:space="0" w:color="auto"/>
                    <w:bottom w:val="none" w:sz="0" w:space="0" w:color="auto"/>
                    <w:right w:val="none" w:sz="0" w:space="0" w:color="auto"/>
                  </w:divBdr>
                </w:div>
                <w:div w:id="204682473">
                  <w:marLeft w:val="0"/>
                  <w:marRight w:val="0"/>
                  <w:marTop w:val="0"/>
                  <w:marBottom w:val="0"/>
                  <w:divBdr>
                    <w:top w:val="none" w:sz="0" w:space="0" w:color="auto"/>
                    <w:left w:val="none" w:sz="0" w:space="0" w:color="auto"/>
                    <w:bottom w:val="none" w:sz="0" w:space="0" w:color="auto"/>
                    <w:right w:val="none" w:sz="0" w:space="0" w:color="auto"/>
                  </w:divBdr>
                </w:div>
                <w:div w:id="206839973">
                  <w:marLeft w:val="0"/>
                  <w:marRight w:val="0"/>
                  <w:marTop w:val="0"/>
                  <w:marBottom w:val="0"/>
                  <w:divBdr>
                    <w:top w:val="none" w:sz="0" w:space="0" w:color="auto"/>
                    <w:left w:val="none" w:sz="0" w:space="0" w:color="auto"/>
                    <w:bottom w:val="none" w:sz="0" w:space="0" w:color="auto"/>
                    <w:right w:val="none" w:sz="0" w:space="0" w:color="auto"/>
                  </w:divBdr>
                </w:div>
                <w:div w:id="211041803">
                  <w:marLeft w:val="0"/>
                  <w:marRight w:val="0"/>
                  <w:marTop w:val="0"/>
                  <w:marBottom w:val="0"/>
                  <w:divBdr>
                    <w:top w:val="none" w:sz="0" w:space="0" w:color="auto"/>
                    <w:left w:val="none" w:sz="0" w:space="0" w:color="auto"/>
                    <w:bottom w:val="none" w:sz="0" w:space="0" w:color="auto"/>
                    <w:right w:val="none" w:sz="0" w:space="0" w:color="auto"/>
                  </w:divBdr>
                </w:div>
                <w:div w:id="212691110">
                  <w:marLeft w:val="0"/>
                  <w:marRight w:val="0"/>
                  <w:marTop w:val="0"/>
                  <w:marBottom w:val="0"/>
                  <w:divBdr>
                    <w:top w:val="none" w:sz="0" w:space="0" w:color="auto"/>
                    <w:left w:val="none" w:sz="0" w:space="0" w:color="auto"/>
                    <w:bottom w:val="none" w:sz="0" w:space="0" w:color="auto"/>
                    <w:right w:val="none" w:sz="0" w:space="0" w:color="auto"/>
                  </w:divBdr>
                </w:div>
                <w:div w:id="212818010">
                  <w:marLeft w:val="0"/>
                  <w:marRight w:val="0"/>
                  <w:marTop w:val="0"/>
                  <w:marBottom w:val="0"/>
                  <w:divBdr>
                    <w:top w:val="none" w:sz="0" w:space="0" w:color="auto"/>
                    <w:left w:val="none" w:sz="0" w:space="0" w:color="auto"/>
                    <w:bottom w:val="none" w:sz="0" w:space="0" w:color="auto"/>
                    <w:right w:val="none" w:sz="0" w:space="0" w:color="auto"/>
                  </w:divBdr>
                </w:div>
                <w:div w:id="213349977">
                  <w:marLeft w:val="0"/>
                  <w:marRight w:val="0"/>
                  <w:marTop w:val="0"/>
                  <w:marBottom w:val="0"/>
                  <w:divBdr>
                    <w:top w:val="none" w:sz="0" w:space="0" w:color="auto"/>
                    <w:left w:val="none" w:sz="0" w:space="0" w:color="auto"/>
                    <w:bottom w:val="none" w:sz="0" w:space="0" w:color="auto"/>
                    <w:right w:val="none" w:sz="0" w:space="0" w:color="auto"/>
                  </w:divBdr>
                </w:div>
                <w:div w:id="214044991">
                  <w:marLeft w:val="0"/>
                  <w:marRight w:val="0"/>
                  <w:marTop w:val="0"/>
                  <w:marBottom w:val="0"/>
                  <w:divBdr>
                    <w:top w:val="none" w:sz="0" w:space="0" w:color="auto"/>
                    <w:left w:val="none" w:sz="0" w:space="0" w:color="auto"/>
                    <w:bottom w:val="none" w:sz="0" w:space="0" w:color="auto"/>
                    <w:right w:val="none" w:sz="0" w:space="0" w:color="auto"/>
                  </w:divBdr>
                </w:div>
                <w:div w:id="214704721">
                  <w:marLeft w:val="0"/>
                  <w:marRight w:val="0"/>
                  <w:marTop w:val="0"/>
                  <w:marBottom w:val="0"/>
                  <w:divBdr>
                    <w:top w:val="none" w:sz="0" w:space="0" w:color="auto"/>
                    <w:left w:val="none" w:sz="0" w:space="0" w:color="auto"/>
                    <w:bottom w:val="none" w:sz="0" w:space="0" w:color="auto"/>
                    <w:right w:val="none" w:sz="0" w:space="0" w:color="auto"/>
                  </w:divBdr>
                </w:div>
                <w:div w:id="215509704">
                  <w:marLeft w:val="0"/>
                  <w:marRight w:val="0"/>
                  <w:marTop w:val="0"/>
                  <w:marBottom w:val="0"/>
                  <w:divBdr>
                    <w:top w:val="none" w:sz="0" w:space="0" w:color="auto"/>
                    <w:left w:val="none" w:sz="0" w:space="0" w:color="auto"/>
                    <w:bottom w:val="none" w:sz="0" w:space="0" w:color="auto"/>
                    <w:right w:val="none" w:sz="0" w:space="0" w:color="auto"/>
                  </w:divBdr>
                </w:div>
                <w:div w:id="215552640">
                  <w:marLeft w:val="0"/>
                  <w:marRight w:val="0"/>
                  <w:marTop w:val="0"/>
                  <w:marBottom w:val="0"/>
                  <w:divBdr>
                    <w:top w:val="none" w:sz="0" w:space="0" w:color="auto"/>
                    <w:left w:val="none" w:sz="0" w:space="0" w:color="auto"/>
                    <w:bottom w:val="none" w:sz="0" w:space="0" w:color="auto"/>
                    <w:right w:val="none" w:sz="0" w:space="0" w:color="auto"/>
                  </w:divBdr>
                </w:div>
                <w:div w:id="216163742">
                  <w:marLeft w:val="0"/>
                  <w:marRight w:val="0"/>
                  <w:marTop w:val="0"/>
                  <w:marBottom w:val="0"/>
                  <w:divBdr>
                    <w:top w:val="none" w:sz="0" w:space="0" w:color="auto"/>
                    <w:left w:val="none" w:sz="0" w:space="0" w:color="auto"/>
                    <w:bottom w:val="none" w:sz="0" w:space="0" w:color="auto"/>
                    <w:right w:val="none" w:sz="0" w:space="0" w:color="auto"/>
                  </w:divBdr>
                </w:div>
                <w:div w:id="216355244">
                  <w:marLeft w:val="0"/>
                  <w:marRight w:val="0"/>
                  <w:marTop w:val="0"/>
                  <w:marBottom w:val="0"/>
                  <w:divBdr>
                    <w:top w:val="none" w:sz="0" w:space="0" w:color="auto"/>
                    <w:left w:val="none" w:sz="0" w:space="0" w:color="auto"/>
                    <w:bottom w:val="none" w:sz="0" w:space="0" w:color="auto"/>
                    <w:right w:val="none" w:sz="0" w:space="0" w:color="auto"/>
                  </w:divBdr>
                </w:div>
                <w:div w:id="219097090">
                  <w:marLeft w:val="0"/>
                  <w:marRight w:val="0"/>
                  <w:marTop w:val="0"/>
                  <w:marBottom w:val="0"/>
                  <w:divBdr>
                    <w:top w:val="none" w:sz="0" w:space="0" w:color="auto"/>
                    <w:left w:val="none" w:sz="0" w:space="0" w:color="auto"/>
                    <w:bottom w:val="none" w:sz="0" w:space="0" w:color="auto"/>
                    <w:right w:val="none" w:sz="0" w:space="0" w:color="auto"/>
                  </w:divBdr>
                </w:div>
                <w:div w:id="220286150">
                  <w:marLeft w:val="0"/>
                  <w:marRight w:val="0"/>
                  <w:marTop w:val="0"/>
                  <w:marBottom w:val="0"/>
                  <w:divBdr>
                    <w:top w:val="none" w:sz="0" w:space="0" w:color="auto"/>
                    <w:left w:val="none" w:sz="0" w:space="0" w:color="auto"/>
                    <w:bottom w:val="none" w:sz="0" w:space="0" w:color="auto"/>
                    <w:right w:val="none" w:sz="0" w:space="0" w:color="auto"/>
                  </w:divBdr>
                </w:div>
                <w:div w:id="221212116">
                  <w:marLeft w:val="0"/>
                  <w:marRight w:val="0"/>
                  <w:marTop w:val="0"/>
                  <w:marBottom w:val="0"/>
                  <w:divBdr>
                    <w:top w:val="none" w:sz="0" w:space="0" w:color="auto"/>
                    <w:left w:val="none" w:sz="0" w:space="0" w:color="auto"/>
                    <w:bottom w:val="none" w:sz="0" w:space="0" w:color="auto"/>
                    <w:right w:val="none" w:sz="0" w:space="0" w:color="auto"/>
                  </w:divBdr>
                </w:div>
                <w:div w:id="229847386">
                  <w:marLeft w:val="0"/>
                  <w:marRight w:val="0"/>
                  <w:marTop w:val="0"/>
                  <w:marBottom w:val="0"/>
                  <w:divBdr>
                    <w:top w:val="none" w:sz="0" w:space="0" w:color="auto"/>
                    <w:left w:val="none" w:sz="0" w:space="0" w:color="auto"/>
                    <w:bottom w:val="none" w:sz="0" w:space="0" w:color="auto"/>
                    <w:right w:val="none" w:sz="0" w:space="0" w:color="auto"/>
                  </w:divBdr>
                </w:div>
                <w:div w:id="230698013">
                  <w:marLeft w:val="0"/>
                  <w:marRight w:val="0"/>
                  <w:marTop w:val="0"/>
                  <w:marBottom w:val="0"/>
                  <w:divBdr>
                    <w:top w:val="none" w:sz="0" w:space="0" w:color="auto"/>
                    <w:left w:val="none" w:sz="0" w:space="0" w:color="auto"/>
                    <w:bottom w:val="none" w:sz="0" w:space="0" w:color="auto"/>
                    <w:right w:val="none" w:sz="0" w:space="0" w:color="auto"/>
                  </w:divBdr>
                </w:div>
                <w:div w:id="236014712">
                  <w:marLeft w:val="0"/>
                  <w:marRight w:val="0"/>
                  <w:marTop w:val="0"/>
                  <w:marBottom w:val="0"/>
                  <w:divBdr>
                    <w:top w:val="none" w:sz="0" w:space="0" w:color="auto"/>
                    <w:left w:val="none" w:sz="0" w:space="0" w:color="auto"/>
                    <w:bottom w:val="none" w:sz="0" w:space="0" w:color="auto"/>
                    <w:right w:val="none" w:sz="0" w:space="0" w:color="auto"/>
                  </w:divBdr>
                </w:div>
                <w:div w:id="236860822">
                  <w:marLeft w:val="0"/>
                  <w:marRight w:val="0"/>
                  <w:marTop w:val="0"/>
                  <w:marBottom w:val="0"/>
                  <w:divBdr>
                    <w:top w:val="none" w:sz="0" w:space="0" w:color="auto"/>
                    <w:left w:val="none" w:sz="0" w:space="0" w:color="auto"/>
                    <w:bottom w:val="none" w:sz="0" w:space="0" w:color="auto"/>
                    <w:right w:val="none" w:sz="0" w:space="0" w:color="auto"/>
                  </w:divBdr>
                </w:div>
                <w:div w:id="239945931">
                  <w:marLeft w:val="0"/>
                  <w:marRight w:val="0"/>
                  <w:marTop w:val="0"/>
                  <w:marBottom w:val="0"/>
                  <w:divBdr>
                    <w:top w:val="none" w:sz="0" w:space="0" w:color="auto"/>
                    <w:left w:val="none" w:sz="0" w:space="0" w:color="auto"/>
                    <w:bottom w:val="none" w:sz="0" w:space="0" w:color="auto"/>
                    <w:right w:val="none" w:sz="0" w:space="0" w:color="auto"/>
                  </w:divBdr>
                </w:div>
                <w:div w:id="241068762">
                  <w:marLeft w:val="0"/>
                  <w:marRight w:val="0"/>
                  <w:marTop w:val="0"/>
                  <w:marBottom w:val="0"/>
                  <w:divBdr>
                    <w:top w:val="none" w:sz="0" w:space="0" w:color="auto"/>
                    <w:left w:val="none" w:sz="0" w:space="0" w:color="auto"/>
                    <w:bottom w:val="none" w:sz="0" w:space="0" w:color="auto"/>
                    <w:right w:val="none" w:sz="0" w:space="0" w:color="auto"/>
                  </w:divBdr>
                </w:div>
                <w:div w:id="242570362">
                  <w:marLeft w:val="0"/>
                  <w:marRight w:val="0"/>
                  <w:marTop w:val="0"/>
                  <w:marBottom w:val="0"/>
                  <w:divBdr>
                    <w:top w:val="none" w:sz="0" w:space="0" w:color="auto"/>
                    <w:left w:val="none" w:sz="0" w:space="0" w:color="auto"/>
                    <w:bottom w:val="none" w:sz="0" w:space="0" w:color="auto"/>
                    <w:right w:val="none" w:sz="0" w:space="0" w:color="auto"/>
                  </w:divBdr>
                </w:div>
                <w:div w:id="242572771">
                  <w:marLeft w:val="0"/>
                  <w:marRight w:val="0"/>
                  <w:marTop w:val="0"/>
                  <w:marBottom w:val="0"/>
                  <w:divBdr>
                    <w:top w:val="none" w:sz="0" w:space="0" w:color="auto"/>
                    <w:left w:val="none" w:sz="0" w:space="0" w:color="auto"/>
                    <w:bottom w:val="none" w:sz="0" w:space="0" w:color="auto"/>
                    <w:right w:val="none" w:sz="0" w:space="0" w:color="auto"/>
                  </w:divBdr>
                </w:div>
                <w:div w:id="243615704">
                  <w:marLeft w:val="0"/>
                  <w:marRight w:val="0"/>
                  <w:marTop w:val="0"/>
                  <w:marBottom w:val="0"/>
                  <w:divBdr>
                    <w:top w:val="none" w:sz="0" w:space="0" w:color="auto"/>
                    <w:left w:val="none" w:sz="0" w:space="0" w:color="auto"/>
                    <w:bottom w:val="none" w:sz="0" w:space="0" w:color="auto"/>
                    <w:right w:val="none" w:sz="0" w:space="0" w:color="auto"/>
                  </w:divBdr>
                </w:div>
                <w:div w:id="247034484">
                  <w:marLeft w:val="0"/>
                  <w:marRight w:val="0"/>
                  <w:marTop w:val="0"/>
                  <w:marBottom w:val="0"/>
                  <w:divBdr>
                    <w:top w:val="none" w:sz="0" w:space="0" w:color="auto"/>
                    <w:left w:val="none" w:sz="0" w:space="0" w:color="auto"/>
                    <w:bottom w:val="none" w:sz="0" w:space="0" w:color="auto"/>
                    <w:right w:val="none" w:sz="0" w:space="0" w:color="auto"/>
                  </w:divBdr>
                </w:div>
                <w:div w:id="247468868">
                  <w:marLeft w:val="0"/>
                  <w:marRight w:val="0"/>
                  <w:marTop w:val="0"/>
                  <w:marBottom w:val="0"/>
                  <w:divBdr>
                    <w:top w:val="none" w:sz="0" w:space="0" w:color="auto"/>
                    <w:left w:val="none" w:sz="0" w:space="0" w:color="auto"/>
                    <w:bottom w:val="none" w:sz="0" w:space="0" w:color="auto"/>
                    <w:right w:val="none" w:sz="0" w:space="0" w:color="auto"/>
                  </w:divBdr>
                </w:div>
                <w:div w:id="247931081">
                  <w:marLeft w:val="0"/>
                  <w:marRight w:val="0"/>
                  <w:marTop w:val="0"/>
                  <w:marBottom w:val="0"/>
                  <w:divBdr>
                    <w:top w:val="none" w:sz="0" w:space="0" w:color="auto"/>
                    <w:left w:val="none" w:sz="0" w:space="0" w:color="auto"/>
                    <w:bottom w:val="none" w:sz="0" w:space="0" w:color="auto"/>
                    <w:right w:val="none" w:sz="0" w:space="0" w:color="auto"/>
                  </w:divBdr>
                </w:div>
                <w:div w:id="248274442">
                  <w:marLeft w:val="0"/>
                  <w:marRight w:val="0"/>
                  <w:marTop w:val="0"/>
                  <w:marBottom w:val="0"/>
                  <w:divBdr>
                    <w:top w:val="none" w:sz="0" w:space="0" w:color="auto"/>
                    <w:left w:val="none" w:sz="0" w:space="0" w:color="auto"/>
                    <w:bottom w:val="none" w:sz="0" w:space="0" w:color="auto"/>
                    <w:right w:val="none" w:sz="0" w:space="0" w:color="auto"/>
                  </w:divBdr>
                </w:div>
                <w:div w:id="250168626">
                  <w:marLeft w:val="0"/>
                  <w:marRight w:val="0"/>
                  <w:marTop w:val="0"/>
                  <w:marBottom w:val="0"/>
                  <w:divBdr>
                    <w:top w:val="none" w:sz="0" w:space="0" w:color="auto"/>
                    <w:left w:val="none" w:sz="0" w:space="0" w:color="auto"/>
                    <w:bottom w:val="none" w:sz="0" w:space="0" w:color="auto"/>
                    <w:right w:val="none" w:sz="0" w:space="0" w:color="auto"/>
                  </w:divBdr>
                </w:div>
                <w:div w:id="251354940">
                  <w:marLeft w:val="0"/>
                  <w:marRight w:val="0"/>
                  <w:marTop w:val="0"/>
                  <w:marBottom w:val="0"/>
                  <w:divBdr>
                    <w:top w:val="none" w:sz="0" w:space="0" w:color="auto"/>
                    <w:left w:val="none" w:sz="0" w:space="0" w:color="auto"/>
                    <w:bottom w:val="none" w:sz="0" w:space="0" w:color="auto"/>
                    <w:right w:val="none" w:sz="0" w:space="0" w:color="auto"/>
                  </w:divBdr>
                </w:div>
                <w:div w:id="252016467">
                  <w:marLeft w:val="0"/>
                  <w:marRight w:val="0"/>
                  <w:marTop w:val="0"/>
                  <w:marBottom w:val="0"/>
                  <w:divBdr>
                    <w:top w:val="none" w:sz="0" w:space="0" w:color="auto"/>
                    <w:left w:val="none" w:sz="0" w:space="0" w:color="auto"/>
                    <w:bottom w:val="none" w:sz="0" w:space="0" w:color="auto"/>
                    <w:right w:val="none" w:sz="0" w:space="0" w:color="auto"/>
                  </w:divBdr>
                </w:div>
                <w:div w:id="252470394">
                  <w:marLeft w:val="0"/>
                  <w:marRight w:val="0"/>
                  <w:marTop w:val="0"/>
                  <w:marBottom w:val="0"/>
                  <w:divBdr>
                    <w:top w:val="none" w:sz="0" w:space="0" w:color="auto"/>
                    <w:left w:val="none" w:sz="0" w:space="0" w:color="auto"/>
                    <w:bottom w:val="none" w:sz="0" w:space="0" w:color="auto"/>
                    <w:right w:val="none" w:sz="0" w:space="0" w:color="auto"/>
                  </w:divBdr>
                </w:div>
                <w:div w:id="252864888">
                  <w:marLeft w:val="0"/>
                  <w:marRight w:val="0"/>
                  <w:marTop w:val="0"/>
                  <w:marBottom w:val="0"/>
                  <w:divBdr>
                    <w:top w:val="none" w:sz="0" w:space="0" w:color="auto"/>
                    <w:left w:val="none" w:sz="0" w:space="0" w:color="auto"/>
                    <w:bottom w:val="none" w:sz="0" w:space="0" w:color="auto"/>
                    <w:right w:val="none" w:sz="0" w:space="0" w:color="auto"/>
                  </w:divBdr>
                </w:div>
                <w:div w:id="257837340">
                  <w:marLeft w:val="0"/>
                  <w:marRight w:val="0"/>
                  <w:marTop w:val="0"/>
                  <w:marBottom w:val="0"/>
                  <w:divBdr>
                    <w:top w:val="none" w:sz="0" w:space="0" w:color="auto"/>
                    <w:left w:val="none" w:sz="0" w:space="0" w:color="auto"/>
                    <w:bottom w:val="none" w:sz="0" w:space="0" w:color="auto"/>
                    <w:right w:val="none" w:sz="0" w:space="0" w:color="auto"/>
                  </w:divBdr>
                </w:div>
                <w:div w:id="272248417">
                  <w:marLeft w:val="0"/>
                  <w:marRight w:val="0"/>
                  <w:marTop w:val="0"/>
                  <w:marBottom w:val="0"/>
                  <w:divBdr>
                    <w:top w:val="none" w:sz="0" w:space="0" w:color="auto"/>
                    <w:left w:val="none" w:sz="0" w:space="0" w:color="auto"/>
                    <w:bottom w:val="none" w:sz="0" w:space="0" w:color="auto"/>
                    <w:right w:val="none" w:sz="0" w:space="0" w:color="auto"/>
                  </w:divBdr>
                </w:div>
                <w:div w:id="274531813">
                  <w:marLeft w:val="0"/>
                  <w:marRight w:val="0"/>
                  <w:marTop w:val="0"/>
                  <w:marBottom w:val="0"/>
                  <w:divBdr>
                    <w:top w:val="none" w:sz="0" w:space="0" w:color="auto"/>
                    <w:left w:val="none" w:sz="0" w:space="0" w:color="auto"/>
                    <w:bottom w:val="none" w:sz="0" w:space="0" w:color="auto"/>
                    <w:right w:val="none" w:sz="0" w:space="0" w:color="auto"/>
                  </w:divBdr>
                </w:div>
                <w:div w:id="275408633">
                  <w:marLeft w:val="0"/>
                  <w:marRight w:val="0"/>
                  <w:marTop w:val="0"/>
                  <w:marBottom w:val="0"/>
                  <w:divBdr>
                    <w:top w:val="none" w:sz="0" w:space="0" w:color="auto"/>
                    <w:left w:val="none" w:sz="0" w:space="0" w:color="auto"/>
                    <w:bottom w:val="none" w:sz="0" w:space="0" w:color="auto"/>
                    <w:right w:val="none" w:sz="0" w:space="0" w:color="auto"/>
                  </w:divBdr>
                </w:div>
                <w:div w:id="277494467">
                  <w:marLeft w:val="0"/>
                  <w:marRight w:val="0"/>
                  <w:marTop w:val="0"/>
                  <w:marBottom w:val="0"/>
                  <w:divBdr>
                    <w:top w:val="none" w:sz="0" w:space="0" w:color="auto"/>
                    <w:left w:val="none" w:sz="0" w:space="0" w:color="auto"/>
                    <w:bottom w:val="none" w:sz="0" w:space="0" w:color="auto"/>
                    <w:right w:val="none" w:sz="0" w:space="0" w:color="auto"/>
                  </w:divBdr>
                </w:div>
                <w:div w:id="279072222">
                  <w:marLeft w:val="0"/>
                  <w:marRight w:val="0"/>
                  <w:marTop w:val="0"/>
                  <w:marBottom w:val="0"/>
                  <w:divBdr>
                    <w:top w:val="none" w:sz="0" w:space="0" w:color="auto"/>
                    <w:left w:val="none" w:sz="0" w:space="0" w:color="auto"/>
                    <w:bottom w:val="none" w:sz="0" w:space="0" w:color="auto"/>
                    <w:right w:val="none" w:sz="0" w:space="0" w:color="auto"/>
                  </w:divBdr>
                </w:div>
                <w:div w:id="279529879">
                  <w:marLeft w:val="0"/>
                  <w:marRight w:val="0"/>
                  <w:marTop w:val="0"/>
                  <w:marBottom w:val="0"/>
                  <w:divBdr>
                    <w:top w:val="none" w:sz="0" w:space="0" w:color="auto"/>
                    <w:left w:val="none" w:sz="0" w:space="0" w:color="auto"/>
                    <w:bottom w:val="none" w:sz="0" w:space="0" w:color="auto"/>
                    <w:right w:val="none" w:sz="0" w:space="0" w:color="auto"/>
                  </w:divBdr>
                </w:div>
                <w:div w:id="279994870">
                  <w:marLeft w:val="0"/>
                  <w:marRight w:val="0"/>
                  <w:marTop w:val="0"/>
                  <w:marBottom w:val="0"/>
                  <w:divBdr>
                    <w:top w:val="none" w:sz="0" w:space="0" w:color="auto"/>
                    <w:left w:val="none" w:sz="0" w:space="0" w:color="auto"/>
                    <w:bottom w:val="none" w:sz="0" w:space="0" w:color="auto"/>
                    <w:right w:val="none" w:sz="0" w:space="0" w:color="auto"/>
                  </w:divBdr>
                </w:div>
                <w:div w:id="280454865">
                  <w:marLeft w:val="0"/>
                  <w:marRight w:val="0"/>
                  <w:marTop w:val="0"/>
                  <w:marBottom w:val="0"/>
                  <w:divBdr>
                    <w:top w:val="none" w:sz="0" w:space="0" w:color="auto"/>
                    <w:left w:val="none" w:sz="0" w:space="0" w:color="auto"/>
                    <w:bottom w:val="none" w:sz="0" w:space="0" w:color="auto"/>
                    <w:right w:val="none" w:sz="0" w:space="0" w:color="auto"/>
                  </w:divBdr>
                </w:div>
                <w:div w:id="285963254">
                  <w:marLeft w:val="0"/>
                  <w:marRight w:val="0"/>
                  <w:marTop w:val="0"/>
                  <w:marBottom w:val="0"/>
                  <w:divBdr>
                    <w:top w:val="none" w:sz="0" w:space="0" w:color="auto"/>
                    <w:left w:val="none" w:sz="0" w:space="0" w:color="auto"/>
                    <w:bottom w:val="none" w:sz="0" w:space="0" w:color="auto"/>
                    <w:right w:val="none" w:sz="0" w:space="0" w:color="auto"/>
                  </w:divBdr>
                </w:div>
                <w:div w:id="286932641">
                  <w:marLeft w:val="0"/>
                  <w:marRight w:val="0"/>
                  <w:marTop w:val="0"/>
                  <w:marBottom w:val="0"/>
                  <w:divBdr>
                    <w:top w:val="none" w:sz="0" w:space="0" w:color="auto"/>
                    <w:left w:val="none" w:sz="0" w:space="0" w:color="auto"/>
                    <w:bottom w:val="none" w:sz="0" w:space="0" w:color="auto"/>
                    <w:right w:val="none" w:sz="0" w:space="0" w:color="auto"/>
                  </w:divBdr>
                </w:div>
                <w:div w:id="288979829">
                  <w:marLeft w:val="0"/>
                  <w:marRight w:val="0"/>
                  <w:marTop w:val="0"/>
                  <w:marBottom w:val="0"/>
                  <w:divBdr>
                    <w:top w:val="none" w:sz="0" w:space="0" w:color="auto"/>
                    <w:left w:val="none" w:sz="0" w:space="0" w:color="auto"/>
                    <w:bottom w:val="none" w:sz="0" w:space="0" w:color="auto"/>
                    <w:right w:val="none" w:sz="0" w:space="0" w:color="auto"/>
                  </w:divBdr>
                </w:div>
                <w:div w:id="293558170">
                  <w:marLeft w:val="0"/>
                  <w:marRight w:val="0"/>
                  <w:marTop w:val="0"/>
                  <w:marBottom w:val="0"/>
                  <w:divBdr>
                    <w:top w:val="none" w:sz="0" w:space="0" w:color="auto"/>
                    <w:left w:val="none" w:sz="0" w:space="0" w:color="auto"/>
                    <w:bottom w:val="none" w:sz="0" w:space="0" w:color="auto"/>
                    <w:right w:val="none" w:sz="0" w:space="0" w:color="auto"/>
                  </w:divBdr>
                </w:div>
                <w:div w:id="293828443">
                  <w:marLeft w:val="0"/>
                  <w:marRight w:val="0"/>
                  <w:marTop w:val="0"/>
                  <w:marBottom w:val="0"/>
                  <w:divBdr>
                    <w:top w:val="none" w:sz="0" w:space="0" w:color="auto"/>
                    <w:left w:val="none" w:sz="0" w:space="0" w:color="auto"/>
                    <w:bottom w:val="none" w:sz="0" w:space="0" w:color="auto"/>
                    <w:right w:val="none" w:sz="0" w:space="0" w:color="auto"/>
                  </w:divBdr>
                </w:div>
                <w:div w:id="294020107">
                  <w:marLeft w:val="0"/>
                  <w:marRight w:val="0"/>
                  <w:marTop w:val="0"/>
                  <w:marBottom w:val="0"/>
                  <w:divBdr>
                    <w:top w:val="none" w:sz="0" w:space="0" w:color="auto"/>
                    <w:left w:val="none" w:sz="0" w:space="0" w:color="auto"/>
                    <w:bottom w:val="none" w:sz="0" w:space="0" w:color="auto"/>
                    <w:right w:val="none" w:sz="0" w:space="0" w:color="auto"/>
                  </w:divBdr>
                </w:div>
                <w:div w:id="296183645">
                  <w:marLeft w:val="0"/>
                  <w:marRight w:val="0"/>
                  <w:marTop w:val="0"/>
                  <w:marBottom w:val="0"/>
                  <w:divBdr>
                    <w:top w:val="none" w:sz="0" w:space="0" w:color="auto"/>
                    <w:left w:val="none" w:sz="0" w:space="0" w:color="auto"/>
                    <w:bottom w:val="none" w:sz="0" w:space="0" w:color="auto"/>
                    <w:right w:val="none" w:sz="0" w:space="0" w:color="auto"/>
                  </w:divBdr>
                </w:div>
                <w:div w:id="297075739">
                  <w:marLeft w:val="0"/>
                  <w:marRight w:val="0"/>
                  <w:marTop w:val="0"/>
                  <w:marBottom w:val="0"/>
                  <w:divBdr>
                    <w:top w:val="none" w:sz="0" w:space="0" w:color="auto"/>
                    <w:left w:val="none" w:sz="0" w:space="0" w:color="auto"/>
                    <w:bottom w:val="none" w:sz="0" w:space="0" w:color="auto"/>
                    <w:right w:val="none" w:sz="0" w:space="0" w:color="auto"/>
                  </w:divBdr>
                </w:div>
                <w:div w:id="297683172">
                  <w:marLeft w:val="0"/>
                  <w:marRight w:val="0"/>
                  <w:marTop w:val="0"/>
                  <w:marBottom w:val="0"/>
                  <w:divBdr>
                    <w:top w:val="none" w:sz="0" w:space="0" w:color="auto"/>
                    <w:left w:val="none" w:sz="0" w:space="0" w:color="auto"/>
                    <w:bottom w:val="none" w:sz="0" w:space="0" w:color="auto"/>
                    <w:right w:val="none" w:sz="0" w:space="0" w:color="auto"/>
                  </w:divBdr>
                </w:div>
                <w:div w:id="298386674">
                  <w:marLeft w:val="0"/>
                  <w:marRight w:val="0"/>
                  <w:marTop w:val="0"/>
                  <w:marBottom w:val="0"/>
                  <w:divBdr>
                    <w:top w:val="none" w:sz="0" w:space="0" w:color="auto"/>
                    <w:left w:val="none" w:sz="0" w:space="0" w:color="auto"/>
                    <w:bottom w:val="none" w:sz="0" w:space="0" w:color="auto"/>
                    <w:right w:val="none" w:sz="0" w:space="0" w:color="auto"/>
                  </w:divBdr>
                </w:div>
                <w:div w:id="299116079">
                  <w:marLeft w:val="0"/>
                  <w:marRight w:val="0"/>
                  <w:marTop w:val="0"/>
                  <w:marBottom w:val="0"/>
                  <w:divBdr>
                    <w:top w:val="none" w:sz="0" w:space="0" w:color="auto"/>
                    <w:left w:val="none" w:sz="0" w:space="0" w:color="auto"/>
                    <w:bottom w:val="none" w:sz="0" w:space="0" w:color="auto"/>
                    <w:right w:val="none" w:sz="0" w:space="0" w:color="auto"/>
                  </w:divBdr>
                </w:div>
                <w:div w:id="299380860">
                  <w:marLeft w:val="0"/>
                  <w:marRight w:val="0"/>
                  <w:marTop w:val="0"/>
                  <w:marBottom w:val="0"/>
                  <w:divBdr>
                    <w:top w:val="none" w:sz="0" w:space="0" w:color="auto"/>
                    <w:left w:val="none" w:sz="0" w:space="0" w:color="auto"/>
                    <w:bottom w:val="none" w:sz="0" w:space="0" w:color="auto"/>
                    <w:right w:val="none" w:sz="0" w:space="0" w:color="auto"/>
                  </w:divBdr>
                </w:div>
                <w:div w:id="303387398">
                  <w:marLeft w:val="0"/>
                  <w:marRight w:val="0"/>
                  <w:marTop w:val="0"/>
                  <w:marBottom w:val="0"/>
                  <w:divBdr>
                    <w:top w:val="none" w:sz="0" w:space="0" w:color="auto"/>
                    <w:left w:val="none" w:sz="0" w:space="0" w:color="auto"/>
                    <w:bottom w:val="none" w:sz="0" w:space="0" w:color="auto"/>
                    <w:right w:val="none" w:sz="0" w:space="0" w:color="auto"/>
                  </w:divBdr>
                </w:div>
                <w:div w:id="303631335">
                  <w:marLeft w:val="0"/>
                  <w:marRight w:val="0"/>
                  <w:marTop w:val="0"/>
                  <w:marBottom w:val="0"/>
                  <w:divBdr>
                    <w:top w:val="none" w:sz="0" w:space="0" w:color="auto"/>
                    <w:left w:val="none" w:sz="0" w:space="0" w:color="auto"/>
                    <w:bottom w:val="none" w:sz="0" w:space="0" w:color="auto"/>
                    <w:right w:val="none" w:sz="0" w:space="0" w:color="auto"/>
                  </w:divBdr>
                </w:div>
                <w:div w:id="305862326">
                  <w:marLeft w:val="0"/>
                  <w:marRight w:val="0"/>
                  <w:marTop w:val="0"/>
                  <w:marBottom w:val="0"/>
                  <w:divBdr>
                    <w:top w:val="none" w:sz="0" w:space="0" w:color="auto"/>
                    <w:left w:val="none" w:sz="0" w:space="0" w:color="auto"/>
                    <w:bottom w:val="none" w:sz="0" w:space="0" w:color="auto"/>
                    <w:right w:val="none" w:sz="0" w:space="0" w:color="auto"/>
                  </w:divBdr>
                </w:div>
                <w:div w:id="306328762">
                  <w:marLeft w:val="0"/>
                  <w:marRight w:val="0"/>
                  <w:marTop w:val="0"/>
                  <w:marBottom w:val="0"/>
                  <w:divBdr>
                    <w:top w:val="none" w:sz="0" w:space="0" w:color="auto"/>
                    <w:left w:val="none" w:sz="0" w:space="0" w:color="auto"/>
                    <w:bottom w:val="none" w:sz="0" w:space="0" w:color="auto"/>
                    <w:right w:val="none" w:sz="0" w:space="0" w:color="auto"/>
                  </w:divBdr>
                </w:div>
                <w:div w:id="310409682">
                  <w:marLeft w:val="0"/>
                  <w:marRight w:val="0"/>
                  <w:marTop w:val="0"/>
                  <w:marBottom w:val="0"/>
                  <w:divBdr>
                    <w:top w:val="none" w:sz="0" w:space="0" w:color="auto"/>
                    <w:left w:val="none" w:sz="0" w:space="0" w:color="auto"/>
                    <w:bottom w:val="none" w:sz="0" w:space="0" w:color="auto"/>
                    <w:right w:val="none" w:sz="0" w:space="0" w:color="auto"/>
                  </w:divBdr>
                </w:div>
                <w:div w:id="316763353">
                  <w:marLeft w:val="0"/>
                  <w:marRight w:val="0"/>
                  <w:marTop w:val="0"/>
                  <w:marBottom w:val="0"/>
                  <w:divBdr>
                    <w:top w:val="none" w:sz="0" w:space="0" w:color="auto"/>
                    <w:left w:val="none" w:sz="0" w:space="0" w:color="auto"/>
                    <w:bottom w:val="none" w:sz="0" w:space="0" w:color="auto"/>
                    <w:right w:val="none" w:sz="0" w:space="0" w:color="auto"/>
                  </w:divBdr>
                </w:div>
                <w:div w:id="318465774">
                  <w:marLeft w:val="0"/>
                  <w:marRight w:val="0"/>
                  <w:marTop w:val="0"/>
                  <w:marBottom w:val="0"/>
                  <w:divBdr>
                    <w:top w:val="none" w:sz="0" w:space="0" w:color="auto"/>
                    <w:left w:val="none" w:sz="0" w:space="0" w:color="auto"/>
                    <w:bottom w:val="none" w:sz="0" w:space="0" w:color="auto"/>
                    <w:right w:val="none" w:sz="0" w:space="0" w:color="auto"/>
                  </w:divBdr>
                </w:div>
                <w:div w:id="318919858">
                  <w:marLeft w:val="0"/>
                  <w:marRight w:val="0"/>
                  <w:marTop w:val="0"/>
                  <w:marBottom w:val="0"/>
                  <w:divBdr>
                    <w:top w:val="none" w:sz="0" w:space="0" w:color="auto"/>
                    <w:left w:val="none" w:sz="0" w:space="0" w:color="auto"/>
                    <w:bottom w:val="none" w:sz="0" w:space="0" w:color="auto"/>
                    <w:right w:val="none" w:sz="0" w:space="0" w:color="auto"/>
                  </w:divBdr>
                </w:div>
                <w:div w:id="319697756">
                  <w:marLeft w:val="0"/>
                  <w:marRight w:val="0"/>
                  <w:marTop w:val="0"/>
                  <w:marBottom w:val="0"/>
                  <w:divBdr>
                    <w:top w:val="none" w:sz="0" w:space="0" w:color="auto"/>
                    <w:left w:val="none" w:sz="0" w:space="0" w:color="auto"/>
                    <w:bottom w:val="none" w:sz="0" w:space="0" w:color="auto"/>
                    <w:right w:val="none" w:sz="0" w:space="0" w:color="auto"/>
                  </w:divBdr>
                </w:div>
                <w:div w:id="330567104">
                  <w:marLeft w:val="0"/>
                  <w:marRight w:val="0"/>
                  <w:marTop w:val="0"/>
                  <w:marBottom w:val="0"/>
                  <w:divBdr>
                    <w:top w:val="none" w:sz="0" w:space="0" w:color="auto"/>
                    <w:left w:val="none" w:sz="0" w:space="0" w:color="auto"/>
                    <w:bottom w:val="none" w:sz="0" w:space="0" w:color="auto"/>
                    <w:right w:val="none" w:sz="0" w:space="0" w:color="auto"/>
                  </w:divBdr>
                </w:div>
                <w:div w:id="331178726">
                  <w:marLeft w:val="0"/>
                  <w:marRight w:val="0"/>
                  <w:marTop w:val="0"/>
                  <w:marBottom w:val="0"/>
                  <w:divBdr>
                    <w:top w:val="none" w:sz="0" w:space="0" w:color="auto"/>
                    <w:left w:val="none" w:sz="0" w:space="0" w:color="auto"/>
                    <w:bottom w:val="none" w:sz="0" w:space="0" w:color="auto"/>
                    <w:right w:val="none" w:sz="0" w:space="0" w:color="auto"/>
                  </w:divBdr>
                </w:div>
                <w:div w:id="332688589">
                  <w:marLeft w:val="0"/>
                  <w:marRight w:val="0"/>
                  <w:marTop w:val="0"/>
                  <w:marBottom w:val="0"/>
                  <w:divBdr>
                    <w:top w:val="none" w:sz="0" w:space="0" w:color="auto"/>
                    <w:left w:val="none" w:sz="0" w:space="0" w:color="auto"/>
                    <w:bottom w:val="none" w:sz="0" w:space="0" w:color="auto"/>
                    <w:right w:val="none" w:sz="0" w:space="0" w:color="auto"/>
                  </w:divBdr>
                </w:div>
                <w:div w:id="333650570">
                  <w:marLeft w:val="0"/>
                  <w:marRight w:val="0"/>
                  <w:marTop w:val="0"/>
                  <w:marBottom w:val="0"/>
                  <w:divBdr>
                    <w:top w:val="none" w:sz="0" w:space="0" w:color="auto"/>
                    <w:left w:val="none" w:sz="0" w:space="0" w:color="auto"/>
                    <w:bottom w:val="none" w:sz="0" w:space="0" w:color="auto"/>
                    <w:right w:val="none" w:sz="0" w:space="0" w:color="auto"/>
                  </w:divBdr>
                </w:div>
                <w:div w:id="335500800">
                  <w:marLeft w:val="0"/>
                  <w:marRight w:val="0"/>
                  <w:marTop w:val="0"/>
                  <w:marBottom w:val="0"/>
                  <w:divBdr>
                    <w:top w:val="none" w:sz="0" w:space="0" w:color="auto"/>
                    <w:left w:val="none" w:sz="0" w:space="0" w:color="auto"/>
                    <w:bottom w:val="none" w:sz="0" w:space="0" w:color="auto"/>
                    <w:right w:val="none" w:sz="0" w:space="0" w:color="auto"/>
                  </w:divBdr>
                </w:div>
                <w:div w:id="336930789">
                  <w:marLeft w:val="0"/>
                  <w:marRight w:val="0"/>
                  <w:marTop w:val="0"/>
                  <w:marBottom w:val="0"/>
                  <w:divBdr>
                    <w:top w:val="none" w:sz="0" w:space="0" w:color="auto"/>
                    <w:left w:val="none" w:sz="0" w:space="0" w:color="auto"/>
                    <w:bottom w:val="none" w:sz="0" w:space="0" w:color="auto"/>
                    <w:right w:val="none" w:sz="0" w:space="0" w:color="auto"/>
                  </w:divBdr>
                </w:div>
                <w:div w:id="337343108">
                  <w:marLeft w:val="0"/>
                  <w:marRight w:val="0"/>
                  <w:marTop w:val="0"/>
                  <w:marBottom w:val="0"/>
                  <w:divBdr>
                    <w:top w:val="none" w:sz="0" w:space="0" w:color="auto"/>
                    <w:left w:val="none" w:sz="0" w:space="0" w:color="auto"/>
                    <w:bottom w:val="none" w:sz="0" w:space="0" w:color="auto"/>
                    <w:right w:val="none" w:sz="0" w:space="0" w:color="auto"/>
                  </w:divBdr>
                </w:div>
                <w:div w:id="338311487">
                  <w:marLeft w:val="0"/>
                  <w:marRight w:val="0"/>
                  <w:marTop w:val="0"/>
                  <w:marBottom w:val="0"/>
                  <w:divBdr>
                    <w:top w:val="none" w:sz="0" w:space="0" w:color="auto"/>
                    <w:left w:val="none" w:sz="0" w:space="0" w:color="auto"/>
                    <w:bottom w:val="none" w:sz="0" w:space="0" w:color="auto"/>
                    <w:right w:val="none" w:sz="0" w:space="0" w:color="auto"/>
                  </w:divBdr>
                </w:div>
                <w:div w:id="342438020">
                  <w:marLeft w:val="0"/>
                  <w:marRight w:val="0"/>
                  <w:marTop w:val="0"/>
                  <w:marBottom w:val="0"/>
                  <w:divBdr>
                    <w:top w:val="none" w:sz="0" w:space="0" w:color="auto"/>
                    <w:left w:val="none" w:sz="0" w:space="0" w:color="auto"/>
                    <w:bottom w:val="none" w:sz="0" w:space="0" w:color="auto"/>
                    <w:right w:val="none" w:sz="0" w:space="0" w:color="auto"/>
                  </w:divBdr>
                </w:div>
                <w:div w:id="344597871">
                  <w:marLeft w:val="0"/>
                  <w:marRight w:val="0"/>
                  <w:marTop w:val="0"/>
                  <w:marBottom w:val="0"/>
                  <w:divBdr>
                    <w:top w:val="none" w:sz="0" w:space="0" w:color="auto"/>
                    <w:left w:val="none" w:sz="0" w:space="0" w:color="auto"/>
                    <w:bottom w:val="none" w:sz="0" w:space="0" w:color="auto"/>
                    <w:right w:val="none" w:sz="0" w:space="0" w:color="auto"/>
                  </w:divBdr>
                </w:div>
                <w:div w:id="345330542">
                  <w:marLeft w:val="0"/>
                  <w:marRight w:val="0"/>
                  <w:marTop w:val="0"/>
                  <w:marBottom w:val="0"/>
                  <w:divBdr>
                    <w:top w:val="none" w:sz="0" w:space="0" w:color="auto"/>
                    <w:left w:val="none" w:sz="0" w:space="0" w:color="auto"/>
                    <w:bottom w:val="none" w:sz="0" w:space="0" w:color="auto"/>
                    <w:right w:val="none" w:sz="0" w:space="0" w:color="auto"/>
                  </w:divBdr>
                </w:div>
                <w:div w:id="349768462">
                  <w:marLeft w:val="0"/>
                  <w:marRight w:val="0"/>
                  <w:marTop w:val="0"/>
                  <w:marBottom w:val="0"/>
                  <w:divBdr>
                    <w:top w:val="none" w:sz="0" w:space="0" w:color="auto"/>
                    <w:left w:val="none" w:sz="0" w:space="0" w:color="auto"/>
                    <w:bottom w:val="none" w:sz="0" w:space="0" w:color="auto"/>
                    <w:right w:val="none" w:sz="0" w:space="0" w:color="auto"/>
                  </w:divBdr>
                </w:div>
                <w:div w:id="353112517">
                  <w:marLeft w:val="0"/>
                  <w:marRight w:val="0"/>
                  <w:marTop w:val="0"/>
                  <w:marBottom w:val="0"/>
                  <w:divBdr>
                    <w:top w:val="none" w:sz="0" w:space="0" w:color="auto"/>
                    <w:left w:val="none" w:sz="0" w:space="0" w:color="auto"/>
                    <w:bottom w:val="none" w:sz="0" w:space="0" w:color="auto"/>
                    <w:right w:val="none" w:sz="0" w:space="0" w:color="auto"/>
                  </w:divBdr>
                </w:div>
                <w:div w:id="356659755">
                  <w:marLeft w:val="0"/>
                  <w:marRight w:val="0"/>
                  <w:marTop w:val="0"/>
                  <w:marBottom w:val="0"/>
                  <w:divBdr>
                    <w:top w:val="none" w:sz="0" w:space="0" w:color="auto"/>
                    <w:left w:val="none" w:sz="0" w:space="0" w:color="auto"/>
                    <w:bottom w:val="none" w:sz="0" w:space="0" w:color="auto"/>
                    <w:right w:val="none" w:sz="0" w:space="0" w:color="auto"/>
                  </w:divBdr>
                </w:div>
                <w:div w:id="364719289">
                  <w:marLeft w:val="0"/>
                  <w:marRight w:val="0"/>
                  <w:marTop w:val="0"/>
                  <w:marBottom w:val="0"/>
                  <w:divBdr>
                    <w:top w:val="none" w:sz="0" w:space="0" w:color="auto"/>
                    <w:left w:val="none" w:sz="0" w:space="0" w:color="auto"/>
                    <w:bottom w:val="none" w:sz="0" w:space="0" w:color="auto"/>
                    <w:right w:val="none" w:sz="0" w:space="0" w:color="auto"/>
                  </w:divBdr>
                </w:div>
                <w:div w:id="368801098">
                  <w:marLeft w:val="0"/>
                  <w:marRight w:val="0"/>
                  <w:marTop w:val="0"/>
                  <w:marBottom w:val="0"/>
                  <w:divBdr>
                    <w:top w:val="none" w:sz="0" w:space="0" w:color="auto"/>
                    <w:left w:val="none" w:sz="0" w:space="0" w:color="auto"/>
                    <w:bottom w:val="none" w:sz="0" w:space="0" w:color="auto"/>
                    <w:right w:val="none" w:sz="0" w:space="0" w:color="auto"/>
                  </w:divBdr>
                </w:div>
                <w:div w:id="369497849">
                  <w:marLeft w:val="0"/>
                  <w:marRight w:val="0"/>
                  <w:marTop w:val="0"/>
                  <w:marBottom w:val="0"/>
                  <w:divBdr>
                    <w:top w:val="none" w:sz="0" w:space="0" w:color="auto"/>
                    <w:left w:val="none" w:sz="0" w:space="0" w:color="auto"/>
                    <w:bottom w:val="none" w:sz="0" w:space="0" w:color="auto"/>
                    <w:right w:val="none" w:sz="0" w:space="0" w:color="auto"/>
                  </w:divBdr>
                </w:div>
                <w:div w:id="370302741">
                  <w:marLeft w:val="0"/>
                  <w:marRight w:val="0"/>
                  <w:marTop w:val="0"/>
                  <w:marBottom w:val="0"/>
                  <w:divBdr>
                    <w:top w:val="none" w:sz="0" w:space="0" w:color="auto"/>
                    <w:left w:val="none" w:sz="0" w:space="0" w:color="auto"/>
                    <w:bottom w:val="none" w:sz="0" w:space="0" w:color="auto"/>
                    <w:right w:val="none" w:sz="0" w:space="0" w:color="auto"/>
                  </w:divBdr>
                </w:div>
                <w:div w:id="374546911">
                  <w:marLeft w:val="0"/>
                  <w:marRight w:val="0"/>
                  <w:marTop w:val="0"/>
                  <w:marBottom w:val="0"/>
                  <w:divBdr>
                    <w:top w:val="none" w:sz="0" w:space="0" w:color="auto"/>
                    <w:left w:val="none" w:sz="0" w:space="0" w:color="auto"/>
                    <w:bottom w:val="none" w:sz="0" w:space="0" w:color="auto"/>
                    <w:right w:val="none" w:sz="0" w:space="0" w:color="auto"/>
                  </w:divBdr>
                </w:div>
                <w:div w:id="374626230">
                  <w:marLeft w:val="0"/>
                  <w:marRight w:val="0"/>
                  <w:marTop w:val="0"/>
                  <w:marBottom w:val="0"/>
                  <w:divBdr>
                    <w:top w:val="none" w:sz="0" w:space="0" w:color="auto"/>
                    <w:left w:val="none" w:sz="0" w:space="0" w:color="auto"/>
                    <w:bottom w:val="none" w:sz="0" w:space="0" w:color="auto"/>
                    <w:right w:val="none" w:sz="0" w:space="0" w:color="auto"/>
                  </w:divBdr>
                </w:div>
                <w:div w:id="382212885">
                  <w:marLeft w:val="0"/>
                  <w:marRight w:val="0"/>
                  <w:marTop w:val="0"/>
                  <w:marBottom w:val="0"/>
                  <w:divBdr>
                    <w:top w:val="none" w:sz="0" w:space="0" w:color="auto"/>
                    <w:left w:val="none" w:sz="0" w:space="0" w:color="auto"/>
                    <w:bottom w:val="none" w:sz="0" w:space="0" w:color="auto"/>
                    <w:right w:val="none" w:sz="0" w:space="0" w:color="auto"/>
                  </w:divBdr>
                </w:div>
                <w:div w:id="382222021">
                  <w:marLeft w:val="0"/>
                  <w:marRight w:val="0"/>
                  <w:marTop w:val="0"/>
                  <w:marBottom w:val="0"/>
                  <w:divBdr>
                    <w:top w:val="none" w:sz="0" w:space="0" w:color="auto"/>
                    <w:left w:val="none" w:sz="0" w:space="0" w:color="auto"/>
                    <w:bottom w:val="none" w:sz="0" w:space="0" w:color="auto"/>
                    <w:right w:val="none" w:sz="0" w:space="0" w:color="auto"/>
                  </w:divBdr>
                </w:div>
                <w:div w:id="382675689">
                  <w:marLeft w:val="0"/>
                  <w:marRight w:val="0"/>
                  <w:marTop w:val="0"/>
                  <w:marBottom w:val="0"/>
                  <w:divBdr>
                    <w:top w:val="none" w:sz="0" w:space="0" w:color="auto"/>
                    <w:left w:val="none" w:sz="0" w:space="0" w:color="auto"/>
                    <w:bottom w:val="none" w:sz="0" w:space="0" w:color="auto"/>
                    <w:right w:val="none" w:sz="0" w:space="0" w:color="auto"/>
                  </w:divBdr>
                </w:div>
                <w:div w:id="383405453">
                  <w:marLeft w:val="0"/>
                  <w:marRight w:val="0"/>
                  <w:marTop w:val="0"/>
                  <w:marBottom w:val="0"/>
                  <w:divBdr>
                    <w:top w:val="none" w:sz="0" w:space="0" w:color="auto"/>
                    <w:left w:val="none" w:sz="0" w:space="0" w:color="auto"/>
                    <w:bottom w:val="none" w:sz="0" w:space="0" w:color="auto"/>
                    <w:right w:val="none" w:sz="0" w:space="0" w:color="auto"/>
                  </w:divBdr>
                </w:div>
                <w:div w:id="390082470">
                  <w:marLeft w:val="0"/>
                  <w:marRight w:val="0"/>
                  <w:marTop w:val="0"/>
                  <w:marBottom w:val="0"/>
                  <w:divBdr>
                    <w:top w:val="none" w:sz="0" w:space="0" w:color="auto"/>
                    <w:left w:val="none" w:sz="0" w:space="0" w:color="auto"/>
                    <w:bottom w:val="none" w:sz="0" w:space="0" w:color="auto"/>
                    <w:right w:val="none" w:sz="0" w:space="0" w:color="auto"/>
                  </w:divBdr>
                </w:div>
                <w:div w:id="391541732">
                  <w:marLeft w:val="0"/>
                  <w:marRight w:val="0"/>
                  <w:marTop w:val="0"/>
                  <w:marBottom w:val="0"/>
                  <w:divBdr>
                    <w:top w:val="none" w:sz="0" w:space="0" w:color="auto"/>
                    <w:left w:val="none" w:sz="0" w:space="0" w:color="auto"/>
                    <w:bottom w:val="none" w:sz="0" w:space="0" w:color="auto"/>
                    <w:right w:val="none" w:sz="0" w:space="0" w:color="auto"/>
                  </w:divBdr>
                </w:div>
                <w:div w:id="392898264">
                  <w:marLeft w:val="0"/>
                  <w:marRight w:val="0"/>
                  <w:marTop w:val="0"/>
                  <w:marBottom w:val="0"/>
                  <w:divBdr>
                    <w:top w:val="none" w:sz="0" w:space="0" w:color="auto"/>
                    <w:left w:val="none" w:sz="0" w:space="0" w:color="auto"/>
                    <w:bottom w:val="none" w:sz="0" w:space="0" w:color="auto"/>
                    <w:right w:val="none" w:sz="0" w:space="0" w:color="auto"/>
                  </w:divBdr>
                </w:div>
                <w:div w:id="393235651">
                  <w:marLeft w:val="0"/>
                  <w:marRight w:val="0"/>
                  <w:marTop w:val="0"/>
                  <w:marBottom w:val="0"/>
                  <w:divBdr>
                    <w:top w:val="none" w:sz="0" w:space="0" w:color="auto"/>
                    <w:left w:val="none" w:sz="0" w:space="0" w:color="auto"/>
                    <w:bottom w:val="none" w:sz="0" w:space="0" w:color="auto"/>
                    <w:right w:val="none" w:sz="0" w:space="0" w:color="auto"/>
                  </w:divBdr>
                </w:div>
                <w:div w:id="395129880">
                  <w:marLeft w:val="0"/>
                  <w:marRight w:val="0"/>
                  <w:marTop w:val="0"/>
                  <w:marBottom w:val="0"/>
                  <w:divBdr>
                    <w:top w:val="none" w:sz="0" w:space="0" w:color="auto"/>
                    <w:left w:val="none" w:sz="0" w:space="0" w:color="auto"/>
                    <w:bottom w:val="none" w:sz="0" w:space="0" w:color="auto"/>
                    <w:right w:val="none" w:sz="0" w:space="0" w:color="auto"/>
                  </w:divBdr>
                </w:div>
                <w:div w:id="396709881">
                  <w:marLeft w:val="0"/>
                  <w:marRight w:val="0"/>
                  <w:marTop w:val="0"/>
                  <w:marBottom w:val="0"/>
                  <w:divBdr>
                    <w:top w:val="none" w:sz="0" w:space="0" w:color="auto"/>
                    <w:left w:val="none" w:sz="0" w:space="0" w:color="auto"/>
                    <w:bottom w:val="none" w:sz="0" w:space="0" w:color="auto"/>
                    <w:right w:val="none" w:sz="0" w:space="0" w:color="auto"/>
                  </w:divBdr>
                </w:div>
                <w:div w:id="397173742">
                  <w:marLeft w:val="0"/>
                  <w:marRight w:val="0"/>
                  <w:marTop w:val="0"/>
                  <w:marBottom w:val="0"/>
                  <w:divBdr>
                    <w:top w:val="none" w:sz="0" w:space="0" w:color="auto"/>
                    <w:left w:val="none" w:sz="0" w:space="0" w:color="auto"/>
                    <w:bottom w:val="none" w:sz="0" w:space="0" w:color="auto"/>
                    <w:right w:val="none" w:sz="0" w:space="0" w:color="auto"/>
                  </w:divBdr>
                </w:div>
                <w:div w:id="397486036">
                  <w:marLeft w:val="0"/>
                  <w:marRight w:val="0"/>
                  <w:marTop w:val="0"/>
                  <w:marBottom w:val="0"/>
                  <w:divBdr>
                    <w:top w:val="none" w:sz="0" w:space="0" w:color="auto"/>
                    <w:left w:val="none" w:sz="0" w:space="0" w:color="auto"/>
                    <w:bottom w:val="none" w:sz="0" w:space="0" w:color="auto"/>
                    <w:right w:val="none" w:sz="0" w:space="0" w:color="auto"/>
                  </w:divBdr>
                </w:div>
                <w:div w:id="397749654">
                  <w:marLeft w:val="0"/>
                  <w:marRight w:val="0"/>
                  <w:marTop w:val="0"/>
                  <w:marBottom w:val="0"/>
                  <w:divBdr>
                    <w:top w:val="none" w:sz="0" w:space="0" w:color="auto"/>
                    <w:left w:val="none" w:sz="0" w:space="0" w:color="auto"/>
                    <w:bottom w:val="none" w:sz="0" w:space="0" w:color="auto"/>
                    <w:right w:val="none" w:sz="0" w:space="0" w:color="auto"/>
                  </w:divBdr>
                </w:div>
                <w:div w:id="403575894">
                  <w:marLeft w:val="0"/>
                  <w:marRight w:val="0"/>
                  <w:marTop w:val="0"/>
                  <w:marBottom w:val="0"/>
                  <w:divBdr>
                    <w:top w:val="none" w:sz="0" w:space="0" w:color="auto"/>
                    <w:left w:val="none" w:sz="0" w:space="0" w:color="auto"/>
                    <w:bottom w:val="none" w:sz="0" w:space="0" w:color="auto"/>
                    <w:right w:val="none" w:sz="0" w:space="0" w:color="auto"/>
                  </w:divBdr>
                </w:div>
                <w:div w:id="405228125">
                  <w:marLeft w:val="0"/>
                  <w:marRight w:val="0"/>
                  <w:marTop w:val="0"/>
                  <w:marBottom w:val="0"/>
                  <w:divBdr>
                    <w:top w:val="none" w:sz="0" w:space="0" w:color="auto"/>
                    <w:left w:val="none" w:sz="0" w:space="0" w:color="auto"/>
                    <w:bottom w:val="none" w:sz="0" w:space="0" w:color="auto"/>
                    <w:right w:val="none" w:sz="0" w:space="0" w:color="auto"/>
                  </w:divBdr>
                </w:div>
                <w:div w:id="407580659">
                  <w:marLeft w:val="0"/>
                  <w:marRight w:val="0"/>
                  <w:marTop w:val="0"/>
                  <w:marBottom w:val="0"/>
                  <w:divBdr>
                    <w:top w:val="none" w:sz="0" w:space="0" w:color="auto"/>
                    <w:left w:val="none" w:sz="0" w:space="0" w:color="auto"/>
                    <w:bottom w:val="none" w:sz="0" w:space="0" w:color="auto"/>
                    <w:right w:val="none" w:sz="0" w:space="0" w:color="auto"/>
                  </w:divBdr>
                </w:div>
                <w:div w:id="413866552">
                  <w:marLeft w:val="0"/>
                  <w:marRight w:val="0"/>
                  <w:marTop w:val="0"/>
                  <w:marBottom w:val="0"/>
                  <w:divBdr>
                    <w:top w:val="none" w:sz="0" w:space="0" w:color="auto"/>
                    <w:left w:val="none" w:sz="0" w:space="0" w:color="auto"/>
                    <w:bottom w:val="none" w:sz="0" w:space="0" w:color="auto"/>
                    <w:right w:val="none" w:sz="0" w:space="0" w:color="auto"/>
                  </w:divBdr>
                </w:div>
                <w:div w:id="419254520">
                  <w:marLeft w:val="0"/>
                  <w:marRight w:val="0"/>
                  <w:marTop w:val="0"/>
                  <w:marBottom w:val="0"/>
                  <w:divBdr>
                    <w:top w:val="none" w:sz="0" w:space="0" w:color="auto"/>
                    <w:left w:val="none" w:sz="0" w:space="0" w:color="auto"/>
                    <w:bottom w:val="none" w:sz="0" w:space="0" w:color="auto"/>
                    <w:right w:val="none" w:sz="0" w:space="0" w:color="auto"/>
                  </w:divBdr>
                </w:div>
                <w:div w:id="421149443">
                  <w:marLeft w:val="0"/>
                  <w:marRight w:val="0"/>
                  <w:marTop w:val="0"/>
                  <w:marBottom w:val="0"/>
                  <w:divBdr>
                    <w:top w:val="none" w:sz="0" w:space="0" w:color="auto"/>
                    <w:left w:val="none" w:sz="0" w:space="0" w:color="auto"/>
                    <w:bottom w:val="none" w:sz="0" w:space="0" w:color="auto"/>
                    <w:right w:val="none" w:sz="0" w:space="0" w:color="auto"/>
                  </w:divBdr>
                </w:div>
                <w:div w:id="424620139">
                  <w:marLeft w:val="0"/>
                  <w:marRight w:val="0"/>
                  <w:marTop w:val="0"/>
                  <w:marBottom w:val="0"/>
                  <w:divBdr>
                    <w:top w:val="none" w:sz="0" w:space="0" w:color="auto"/>
                    <w:left w:val="none" w:sz="0" w:space="0" w:color="auto"/>
                    <w:bottom w:val="none" w:sz="0" w:space="0" w:color="auto"/>
                    <w:right w:val="none" w:sz="0" w:space="0" w:color="auto"/>
                  </w:divBdr>
                </w:div>
                <w:div w:id="426273127">
                  <w:marLeft w:val="0"/>
                  <w:marRight w:val="0"/>
                  <w:marTop w:val="0"/>
                  <w:marBottom w:val="0"/>
                  <w:divBdr>
                    <w:top w:val="none" w:sz="0" w:space="0" w:color="auto"/>
                    <w:left w:val="none" w:sz="0" w:space="0" w:color="auto"/>
                    <w:bottom w:val="none" w:sz="0" w:space="0" w:color="auto"/>
                    <w:right w:val="none" w:sz="0" w:space="0" w:color="auto"/>
                  </w:divBdr>
                </w:div>
                <w:div w:id="426926599">
                  <w:marLeft w:val="0"/>
                  <w:marRight w:val="0"/>
                  <w:marTop w:val="0"/>
                  <w:marBottom w:val="0"/>
                  <w:divBdr>
                    <w:top w:val="none" w:sz="0" w:space="0" w:color="auto"/>
                    <w:left w:val="none" w:sz="0" w:space="0" w:color="auto"/>
                    <w:bottom w:val="none" w:sz="0" w:space="0" w:color="auto"/>
                    <w:right w:val="none" w:sz="0" w:space="0" w:color="auto"/>
                  </w:divBdr>
                </w:div>
                <w:div w:id="428546000">
                  <w:marLeft w:val="0"/>
                  <w:marRight w:val="0"/>
                  <w:marTop w:val="0"/>
                  <w:marBottom w:val="0"/>
                  <w:divBdr>
                    <w:top w:val="none" w:sz="0" w:space="0" w:color="auto"/>
                    <w:left w:val="none" w:sz="0" w:space="0" w:color="auto"/>
                    <w:bottom w:val="none" w:sz="0" w:space="0" w:color="auto"/>
                    <w:right w:val="none" w:sz="0" w:space="0" w:color="auto"/>
                  </w:divBdr>
                </w:div>
                <w:div w:id="430589232">
                  <w:marLeft w:val="0"/>
                  <w:marRight w:val="0"/>
                  <w:marTop w:val="0"/>
                  <w:marBottom w:val="0"/>
                  <w:divBdr>
                    <w:top w:val="none" w:sz="0" w:space="0" w:color="auto"/>
                    <w:left w:val="none" w:sz="0" w:space="0" w:color="auto"/>
                    <w:bottom w:val="none" w:sz="0" w:space="0" w:color="auto"/>
                    <w:right w:val="none" w:sz="0" w:space="0" w:color="auto"/>
                  </w:divBdr>
                </w:div>
                <w:div w:id="432091000">
                  <w:marLeft w:val="0"/>
                  <w:marRight w:val="0"/>
                  <w:marTop w:val="0"/>
                  <w:marBottom w:val="0"/>
                  <w:divBdr>
                    <w:top w:val="none" w:sz="0" w:space="0" w:color="auto"/>
                    <w:left w:val="none" w:sz="0" w:space="0" w:color="auto"/>
                    <w:bottom w:val="none" w:sz="0" w:space="0" w:color="auto"/>
                    <w:right w:val="none" w:sz="0" w:space="0" w:color="auto"/>
                  </w:divBdr>
                </w:div>
                <w:div w:id="432629929">
                  <w:marLeft w:val="0"/>
                  <w:marRight w:val="0"/>
                  <w:marTop w:val="0"/>
                  <w:marBottom w:val="0"/>
                  <w:divBdr>
                    <w:top w:val="none" w:sz="0" w:space="0" w:color="auto"/>
                    <w:left w:val="none" w:sz="0" w:space="0" w:color="auto"/>
                    <w:bottom w:val="none" w:sz="0" w:space="0" w:color="auto"/>
                    <w:right w:val="none" w:sz="0" w:space="0" w:color="auto"/>
                  </w:divBdr>
                </w:div>
                <w:div w:id="434256928">
                  <w:marLeft w:val="0"/>
                  <w:marRight w:val="0"/>
                  <w:marTop w:val="0"/>
                  <w:marBottom w:val="0"/>
                  <w:divBdr>
                    <w:top w:val="none" w:sz="0" w:space="0" w:color="auto"/>
                    <w:left w:val="none" w:sz="0" w:space="0" w:color="auto"/>
                    <w:bottom w:val="none" w:sz="0" w:space="0" w:color="auto"/>
                    <w:right w:val="none" w:sz="0" w:space="0" w:color="auto"/>
                  </w:divBdr>
                </w:div>
                <w:div w:id="436220486">
                  <w:marLeft w:val="0"/>
                  <w:marRight w:val="0"/>
                  <w:marTop w:val="0"/>
                  <w:marBottom w:val="0"/>
                  <w:divBdr>
                    <w:top w:val="none" w:sz="0" w:space="0" w:color="auto"/>
                    <w:left w:val="none" w:sz="0" w:space="0" w:color="auto"/>
                    <w:bottom w:val="none" w:sz="0" w:space="0" w:color="auto"/>
                    <w:right w:val="none" w:sz="0" w:space="0" w:color="auto"/>
                  </w:divBdr>
                </w:div>
                <w:div w:id="438186205">
                  <w:marLeft w:val="0"/>
                  <w:marRight w:val="0"/>
                  <w:marTop w:val="0"/>
                  <w:marBottom w:val="0"/>
                  <w:divBdr>
                    <w:top w:val="none" w:sz="0" w:space="0" w:color="auto"/>
                    <w:left w:val="none" w:sz="0" w:space="0" w:color="auto"/>
                    <w:bottom w:val="none" w:sz="0" w:space="0" w:color="auto"/>
                    <w:right w:val="none" w:sz="0" w:space="0" w:color="auto"/>
                  </w:divBdr>
                </w:div>
                <w:div w:id="440420431">
                  <w:marLeft w:val="0"/>
                  <w:marRight w:val="0"/>
                  <w:marTop w:val="0"/>
                  <w:marBottom w:val="0"/>
                  <w:divBdr>
                    <w:top w:val="none" w:sz="0" w:space="0" w:color="auto"/>
                    <w:left w:val="none" w:sz="0" w:space="0" w:color="auto"/>
                    <w:bottom w:val="none" w:sz="0" w:space="0" w:color="auto"/>
                    <w:right w:val="none" w:sz="0" w:space="0" w:color="auto"/>
                  </w:divBdr>
                </w:div>
                <w:div w:id="442959256">
                  <w:marLeft w:val="0"/>
                  <w:marRight w:val="0"/>
                  <w:marTop w:val="0"/>
                  <w:marBottom w:val="0"/>
                  <w:divBdr>
                    <w:top w:val="none" w:sz="0" w:space="0" w:color="auto"/>
                    <w:left w:val="none" w:sz="0" w:space="0" w:color="auto"/>
                    <w:bottom w:val="none" w:sz="0" w:space="0" w:color="auto"/>
                    <w:right w:val="none" w:sz="0" w:space="0" w:color="auto"/>
                  </w:divBdr>
                </w:div>
                <w:div w:id="443967591">
                  <w:marLeft w:val="0"/>
                  <w:marRight w:val="0"/>
                  <w:marTop w:val="0"/>
                  <w:marBottom w:val="0"/>
                  <w:divBdr>
                    <w:top w:val="none" w:sz="0" w:space="0" w:color="auto"/>
                    <w:left w:val="none" w:sz="0" w:space="0" w:color="auto"/>
                    <w:bottom w:val="none" w:sz="0" w:space="0" w:color="auto"/>
                    <w:right w:val="none" w:sz="0" w:space="0" w:color="auto"/>
                  </w:divBdr>
                </w:div>
                <w:div w:id="444203509">
                  <w:marLeft w:val="0"/>
                  <w:marRight w:val="0"/>
                  <w:marTop w:val="0"/>
                  <w:marBottom w:val="0"/>
                  <w:divBdr>
                    <w:top w:val="none" w:sz="0" w:space="0" w:color="auto"/>
                    <w:left w:val="none" w:sz="0" w:space="0" w:color="auto"/>
                    <w:bottom w:val="none" w:sz="0" w:space="0" w:color="auto"/>
                    <w:right w:val="none" w:sz="0" w:space="0" w:color="auto"/>
                  </w:divBdr>
                </w:div>
                <w:div w:id="444271849">
                  <w:marLeft w:val="0"/>
                  <w:marRight w:val="0"/>
                  <w:marTop w:val="0"/>
                  <w:marBottom w:val="0"/>
                  <w:divBdr>
                    <w:top w:val="none" w:sz="0" w:space="0" w:color="auto"/>
                    <w:left w:val="none" w:sz="0" w:space="0" w:color="auto"/>
                    <w:bottom w:val="none" w:sz="0" w:space="0" w:color="auto"/>
                    <w:right w:val="none" w:sz="0" w:space="0" w:color="auto"/>
                  </w:divBdr>
                </w:div>
                <w:div w:id="448206809">
                  <w:marLeft w:val="0"/>
                  <w:marRight w:val="0"/>
                  <w:marTop w:val="0"/>
                  <w:marBottom w:val="0"/>
                  <w:divBdr>
                    <w:top w:val="none" w:sz="0" w:space="0" w:color="auto"/>
                    <w:left w:val="none" w:sz="0" w:space="0" w:color="auto"/>
                    <w:bottom w:val="none" w:sz="0" w:space="0" w:color="auto"/>
                    <w:right w:val="none" w:sz="0" w:space="0" w:color="auto"/>
                  </w:divBdr>
                </w:div>
                <w:div w:id="453208583">
                  <w:marLeft w:val="0"/>
                  <w:marRight w:val="0"/>
                  <w:marTop w:val="0"/>
                  <w:marBottom w:val="0"/>
                  <w:divBdr>
                    <w:top w:val="none" w:sz="0" w:space="0" w:color="auto"/>
                    <w:left w:val="none" w:sz="0" w:space="0" w:color="auto"/>
                    <w:bottom w:val="none" w:sz="0" w:space="0" w:color="auto"/>
                    <w:right w:val="none" w:sz="0" w:space="0" w:color="auto"/>
                  </w:divBdr>
                </w:div>
                <w:div w:id="457336384">
                  <w:marLeft w:val="0"/>
                  <w:marRight w:val="0"/>
                  <w:marTop w:val="0"/>
                  <w:marBottom w:val="0"/>
                  <w:divBdr>
                    <w:top w:val="none" w:sz="0" w:space="0" w:color="auto"/>
                    <w:left w:val="none" w:sz="0" w:space="0" w:color="auto"/>
                    <w:bottom w:val="none" w:sz="0" w:space="0" w:color="auto"/>
                    <w:right w:val="none" w:sz="0" w:space="0" w:color="auto"/>
                  </w:divBdr>
                </w:div>
                <w:div w:id="462503432">
                  <w:marLeft w:val="0"/>
                  <w:marRight w:val="0"/>
                  <w:marTop w:val="0"/>
                  <w:marBottom w:val="0"/>
                  <w:divBdr>
                    <w:top w:val="none" w:sz="0" w:space="0" w:color="auto"/>
                    <w:left w:val="none" w:sz="0" w:space="0" w:color="auto"/>
                    <w:bottom w:val="none" w:sz="0" w:space="0" w:color="auto"/>
                    <w:right w:val="none" w:sz="0" w:space="0" w:color="auto"/>
                  </w:divBdr>
                </w:div>
                <w:div w:id="467362741">
                  <w:marLeft w:val="0"/>
                  <w:marRight w:val="0"/>
                  <w:marTop w:val="0"/>
                  <w:marBottom w:val="0"/>
                  <w:divBdr>
                    <w:top w:val="none" w:sz="0" w:space="0" w:color="auto"/>
                    <w:left w:val="none" w:sz="0" w:space="0" w:color="auto"/>
                    <w:bottom w:val="none" w:sz="0" w:space="0" w:color="auto"/>
                    <w:right w:val="none" w:sz="0" w:space="0" w:color="auto"/>
                  </w:divBdr>
                </w:div>
                <w:div w:id="467630048">
                  <w:marLeft w:val="0"/>
                  <w:marRight w:val="0"/>
                  <w:marTop w:val="0"/>
                  <w:marBottom w:val="0"/>
                  <w:divBdr>
                    <w:top w:val="none" w:sz="0" w:space="0" w:color="auto"/>
                    <w:left w:val="none" w:sz="0" w:space="0" w:color="auto"/>
                    <w:bottom w:val="none" w:sz="0" w:space="0" w:color="auto"/>
                    <w:right w:val="none" w:sz="0" w:space="0" w:color="auto"/>
                  </w:divBdr>
                </w:div>
                <w:div w:id="468280329">
                  <w:marLeft w:val="0"/>
                  <w:marRight w:val="0"/>
                  <w:marTop w:val="0"/>
                  <w:marBottom w:val="0"/>
                  <w:divBdr>
                    <w:top w:val="none" w:sz="0" w:space="0" w:color="auto"/>
                    <w:left w:val="none" w:sz="0" w:space="0" w:color="auto"/>
                    <w:bottom w:val="none" w:sz="0" w:space="0" w:color="auto"/>
                    <w:right w:val="none" w:sz="0" w:space="0" w:color="auto"/>
                  </w:divBdr>
                </w:div>
                <w:div w:id="468938349">
                  <w:marLeft w:val="0"/>
                  <w:marRight w:val="0"/>
                  <w:marTop w:val="0"/>
                  <w:marBottom w:val="0"/>
                  <w:divBdr>
                    <w:top w:val="none" w:sz="0" w:space="0" w:color="auto"/>
                    <w:left w:val="none" w:sz="0" w:space="0" w:color="auto"/>
                    <w:bottom w:val="none" w:sz="0" w:space="0" w:color="auto"/>
                    <w:right w:val="none" w:sz="0" w:space="0" w:color="auto"/>
                  </w:divBdr>
                </w:div>
                <w:div w:id="479926355">
                  <w:marLeft w:val="0"/>
                  <w:marRight w:val="0"/>
                  <w:marTop w:val="0"/>
                  <w:marBottom w:val="0"/>
                  <w:divBdr>
                    <w:top w:val="none" w:sz="0" w:space="0" w:color="auto"/>
                    <w:left w:val="none" w:sz="0" w:space="0" w:color="auto"/>
                    <w:bottom w:val="none" w:sz="0" w:space="0" w:color="auto"/>
                    <w:right w:val="none" w:sz="0" w:space="0" w:color="auto"/>
                  </w:divBdr>
                </w:div>
                <w:div w:id="480925004">
                  <w:marLeft w:val="0"/>
                  <w:marRight w:val="0"/>
                  <w:marTop w:val="0"/>
                  <w:marBottom w:val="0"/>
                  <w:divBdr>
                    <w:top w:val="none" w:sz="0" w:space="0" w:color="auto"/>
                    <w:left w:val="none" w:sz="0" w:space="0" w:color="auto"/>
                    <w:bottom w:val="none" w:sz="0" w:space="0" w:color="auto"/>
                    <w:right w:val="none" w:sz="0" w:space="0" w:color="auto"/>
                  </w:divBdr>
                </w:div>
                <w:div w:id="481040318">
                  <w:marLeft w:val="0"/>
                  <w:marRight w:val="0"/>
                  <w:marTop w:val="0"/>
                  <w:marBottom w:val="0"/>
                  <w:divBdr>
                    <w:top w:val="none" w:sz="0" w:space="0" w:color="auto"/>
                    <w:left w:val="none" w:sz="0" w:space="0" w:color="auto"/>
                    <w:bottom w:val="none" w:sz="0" w:space="0" w:color="auto"/>
                    <w:right w:val="none" w:sz="0" w:space="0" w:color="auto"/>
                  </w:divBdr>
                </w:div>
                <w:div w:id="485439357">
                  <w:marLeft w:val="0"/>
                  <w:marRight w:val="0"/>
                  <w:marTop w:val="0"/>
                  <w:marBottom w:val="0"/>
                  <w:divBdr>
                    <w:top w:val="none" w:sz="0" w:space="0" w:color="auto"/>
                    <w:left w:val="none" w:sz="0" w:space="0" w:color="auto"/>
                    <w:bottom w:val="none" w:sz="0" w:space="0" w:color="auto"/>
                    <w:right w:val="none" w:sz="0" w:space="0" w:color="auto"/>
                  </w:divBdr>
                </w:div>
                <w:div w:id="489641108">
                  <w:marLeft w:val="0"/>
                  <w:marRight w:val="0"/>
                  <w:marTop w:val="0"/>
                  <w:marBottom w:val="0"/>
                  <w:divBdr>
                    <w:top w:val="none" w:sz="0" w:space="0" w:color="auto"/>
                    <w:left w:val="none" w:sz="0" w:space="0" w:color="auto"/>
                    <w:bottom w:val="none" w:sz="0" w:space="0" w:color="auto"/>
                    <w:right w:val="none" w:sz="0" w:space="0" w:color="auto"/>
                  </w:divBdr>
                </w:div>
                <w:div w:id="495799949">
                  <w:marLeft w:val="0"/>
                  <w:marRight w:val="0"/>
                  <w:marTop w:val="0"/>
                  <w:marBottom w:val="0"/>
                  <w:divBdr>
                    <w:top w:val="none" w:sz="0" w:space="0" w:color="auto"/>
                    <w:left w:val="none" w:sz="0" w:space="0" w:color="auto"/>
                    <w:bottom w:val="none" w:sz="0" w:space="0" w:color="auto"/>
                    <w:right w:val="none" w:sz="0" w:space="0" w:color="auto"/>
                  </w:divBdr>
                </w:div>
                <w:div w:id="496847815">
                  <w:marLeft w:val="0"/>
                  <w:marRight w:val="0"/>
                  <w:marTop w:val="0"/>
                  <w:marBottom w:val="0"/>
                  <w:divBdr>
                    <w:top w:val="none" w:sz="0" w:space="0" w:color="auto"/>
                    <w:left w:val="none" w:sz="0" w:space="0" w:color="auto"/>
                    <w:bottom w:val="none" w:sz="0" w:space="0" w:color="auto"/>
                    <w:right w:val="none" w:sz="0" w:space="0" w:color="auto"/>
                  </w:divBdr>
                </w:div>
                <w:div w:id="497427176">
                  <w:marLeft w:val="0"/>
                  <w:marRight w:val="0"/>
                  <w:marTop w:val="0"/>
                  <w:marBottom w:val="0"/>
                  <w:divBdr>
                    <w:top w:val="none" w:sz="0" w:space="0" w:color="auto"/>
                    <w:left w:val="none" w:sz="0" w:space="0" w:color="auto"/>
                    <w:bottom w:val="none" w:sz="0" w:space="0" w:color="auto"/>
                    <w:right w:val="none" w:sz="0" w:space="0" w:color="auto"/>
                  </w:divBdr>
                </w:div>
                <w:div w:id="498159163">
                  <w:marLeft w:val="0"/>
                  <w:marRight w:val="0"/>
                  <w:marTop w:val="0"/>
                  <w:marBottom w:val="0"/>
                  <w:divBdr>
                    <w:top w:val="none" w:sz="0" w:space="0" w:color="auto"/>
                    <w:left w:val="none" w:sz="0" w:space="0" w:color="auto"/>
                    <w:bottom w:val="none" w:sz="0" w:space="0" w:color="auto"/>
                    <w:right w:val="none" w:sz="0" w:space="0" w:color="auto"/>
                  </w:divBdr>
                </w:div>
                <w:div w:id="502165263">
                  <w:marLeft w:val="0"/>
                  <w:marRight w:val="0"/>
                  <w:marTop w:val="0"/>
                  <w:marBottom w:val="0"/>
                  <w:divBdr>
                    <w:top w:val="none" w:sz="0" w:space="0" w:color="auto"/>
                    <w:left w:val="none" w:sz="0" w:space="0" w:color="auto"/>
                    <w:bottom w:val="none" w:sz="0" w:space="0" w:color="auto"/>
                    <w:right w:val="none" w:sz="0" w:space="0" w:color="auto"/>
                  </w:divBdr>
                </w:div>
                <w:div w:id="502671818">
                  <w:marLeft w:val="0"/>
                  <w:marRight w:val="0"/>
                  <w:marTop w:val="0"/>
                  <w:marBottom w:val="0"/>
                  <w:divBdr>
                    <w:top w:val="none" w:sz="0" w:space="0" w:color="auto"/>
                    <w:left w:val="none" w:sz="0" w:space="0" w:color="auto"/>
                    <w:bottom w:val="none" w:sz="0" w:space="0" w:color="auto"/>
                    <w:right w:val="none" w:sz="0" w:space="0" w:color="auto"/>
                  </w:divBdr>
                </w:div>
                <w:div w:id="503085989">
                  <w:marLeft w:val="0"/>
                  <w:marRight w:val="0"/>
                  <w:marTop w:val="0"/>
                  <w:marBottom w:val="0"/>
                  <w:divBdr>
                    <w:top w:val="none" w:sz="0" w:space="0" w:color="auto"/>
                    <w:left w:val="none" w:sz="0" w:space="0" w:color="auto"/>
                    <w:bottom w:val="none" w:sz="0" w:space="0" w:color="auto"/>
                    <w:right w:val="none" w:sz="0" w:space="0" w:color="auto"/>
                  </w:divBdr>
                </w:div>
                <w:div w:id="504053926">
                  <w:marLeft w:val="0"/>
                  <w:marRight w:val="0"/>
                  <w:marTop w:val="0"/>
                  <w:marBottom w:val="0"/>
                  <w:divBdr>
                    <w:top w:val="none" w:sz="0" w:space="0" w:color="auto"/>
                    <w:left w:val="none" w:sz="0" w:space="0" w:color="auto"/>
                    <w:bottom w:val="none" w:sz="0" w:space="0" w:color="auto"/>
                    <w:right w:val="none" w:sz="0" w:space="0" w:color="auto"/>
                  </w:divBdr>
                </w:div>
                <w:div w:id="505369287">
                  <w:marLeft w:val="0"/>
                  <w:marRight w:val="0"/>
                  <w:marTop w:val="0"/>
                  <w:marBottom w:val="0"/>
                  <w:divBdr>
                    <w:top w:val="none" w:sz="0" w:space="0" w:color="auto"/>
                    <w:left w:val="none" w:sz="0" w:space="0" w:color="auto"/>
                    <w:bottom w:val="none" w:sz="0" w:space="0" w:color="auto"/>
                    <w:right w:val="none" w:sz="0" w:space="0" w:color="auto"/>
                  </w:divBdr>
                </w:div>
                <w:div w:id="505632260">
                  <w:marLeft w:val="0"/>
                  <w:marRight w:val="0"/>
                  <w:marTop w:val="0"/>
                  <w:marBottom w:val="0"/>
                  <w:divBdr>
                    <w:top w:val="none" w:sz="0" w:space="0" w:color="auto"/>
                    <w:left w:val="none" w:sz="0" w:space="0" w:color="auto"/>
                    <w:bottom w:val="none" w:sz="0" w:space="0" w:color="auto"/>
                    <w:right w:val="none" w:sz="0" w:space="0" w:color="auto"/>
                  </w:divBdr>
                </w:div>
                <w:div w:id="507135231">
                  <w:marLeft w:val="0"/>
                  <w:marRight w:val="0"/>
                  <w:marTop w:val="0"/>
                  <w:marBottom w:val="0"/>
                  <w:divBdr>
                    <w:top w:val="none" w:sz="0" w:space="0" w:color="auto"/>
                    <w:left w:val="none" w:sz="0" w:space="0" w:color="auto"/>
                    <w:bottom w:val="none" w:sz="0" w:space="0" w:color="auto"/>
                    <w:right w:val="none" w:sz="0" w:space="0" w:color="auto"/>
                  </w:divBdr>
                </w:div>
                <w:div w:id="509493950">
                  <w:marLeft w:val="0"/>
                  <w:marRight w:val="0"/>
                  <w:marTop w:val="0"/>
                  <w:marBottom w:val="0"/>
                  <w:divBdr>
                    <w:top w:val="none" w:sz="0" w:space="0" w:color="auto"/>
                    <w:left w:val="none" w:sz="0" w:space="0" w:color="auto"/>
                    <w:bottom w:val="none" w:sz="0" w:space="0" w:color="auto"/>
                    <w:right w:val="none" w:sz="0" w:space="0" w:color="auto"/>
                  </w:divBdr>
                </w:div>
                <w:div w:id="509569632">
                  <w:marLeft w:val="0"/>
                  <w:marRight w:val="0"/>
                  <w:marTop w:val="0"/>
                  <w:marBottom w:val="0"/>
                  <w:divBdr>
                    <w:top w:val="none" w:sz="0" w:space="0" w:color="auto"/>
                    <w:left w:val="none" w:sz="0" w:space="0" w:color="auto"/>
                    <w:bottom w:val="none" w:sz="0" w:space="0" w:color="auto"/>
                    <w:right w:val="none" w:sz="0" w:space="0" w:color="auto"/>
                  </w:divBdr>
                </w:div>
                <w:div w:id="509761085">
                  <w:marLeft w:val="0"/>
                  <w:marRight w:val="0"/>
                  <w:marTop w:val="0"/>
                  <w:marBottom w:val="0"/>
                  <w:divBdr>
                    <w:top w:val="none" w:sz="0" w:space="0" w:color="auto"/>
                    <w:left w:val="none" w:sz="0" w:space="0" w:color="auto"/>
                    <w:bottom w:val="none" w:sz="0" w:space="0" w:color="auto"/>
                    <w:right w:val="none" w:sz="0" w:space="0" w:color="auto"/>
                  </w:divBdr>
                </w:div>
                <w:div w:id="516045434">
                  <w:marLeft w:val="0"/>
                  <w:marRight w:val="0"/>
                  <w:marTop w:val="0"/>
                  <w:marBottom w:val="0"/>
                  <w:divBdr>
                    <w:top w:val="none" w:sz="0" w:space="0" w:color="auto"/>
                    <w:left w:val="none" w:sz="0" w:space="0" w:color="auto"/>
                    <w:bottom w:val="none" w:sz="0" w:space="0" w:color="auto"/>
                    <w:right w:val="none" w:sz="0" w:space="0" w:color="auto"/>
                  </w:divBdr>
                </w:div>
                <w:div w:id="516967244">
                  <w:marLeft w:val="0"/>
                  <w:marRight w:val="0"/>
                  <w:marTop w:val="0"/>
                  <w:marBottom w:val="0"/>
                  <w:divBdr>
                    <w:top w:val="none" w:sz="0" w:space="0" w:color="auto"/>
                    <w:left w:val="none" w:sz="0" w:space="0" w:color="auto"/>
                    <w:bottom w:val="none" w:sz="0" w:space="0" w:color="auto"/>
                    <w:right w:val="none" w:sz="0" w:space="0" w:color="auto"/>
                  </w:divBdr>
                </w:div>
                <w:div w:id="518281658">
                  <w:marLeft w:val="0"/>
                  <w:marRight w:val="0"/>
                  <w:marTop w:val="0"/>
                  <w:marBottom w:val="0"/>
                  <w:divBdr>
                    <w:top w:val="none" w:sz="0" w:space="0" w:color="auto"/>
                    <w:left w:val="none" w:sz="0" w:space="0" w:color="auto"/>
                    <w:bottom w:val="none" w:sz="0" w:space="0" w:color="auto"/>
                    <w:right w:val="none" w:sz="0" w:space="0" w:color="auto"/>
                  </w:divBdr>
                </w:div>
                <w:div w:id="518979867">
                  <w:marLeft w:val="0"/>
                  <w:marRight w:val="0"/>
                  <w:marTop w:val="0"/>
                  <w:marBottom w:val="0"/>
                  <w:divBdr>
                    <w:top w:val="none" w:sz="0" w:space="0" w:color="auto"/>
                    <w:left w:val="none" w:sz="0" w:space="0" w:color="auto"/>
                    <w:bottom w:val="none" w:sz="0" w:space="0" w:color="auto"/>
                    <w:right w:val="none" w:sz="0" w:space="0" w:color="auto"/>
                  </w:divBdr>
                </w:div>
                <w:div w:id="522978285">
                  <w:marLeft w:val="0"/>
                  <w:marRight w:val="0"/>
                  <w:marTop w:val="0"/>
                  <w:marBottom w:val="0"/>
                  <w:divBdr>
                    <w:top w:val="none" w:sz="0" w:space="0" w:color="auto"/>
                    <w:left w:val="none" w:sz="0" w:space="0" w:color="auto"/>
                    <w:bottom w:val="none" w:sz="0" w:space="0" w:color="auto"/>
                    <w:right w:val="none" w:sz="0" w:space="0" w:color="auto"/>
                  </w:divBdr>
                </w:div>
                <w:div w:id="528227987">
                  <w:marLeft w:val="0"/>
                  <w:marRight w:val="0"/>
                  <w:marTop w:val="0"/>
                  <w:marBottom w:val="0"/>
                  <w:divBdr>
                    <w:top w:val="none" w:sz="0" w:space="0" w:color="auto"/>
                    <w:left w:val="none" w:sz="0" w:space="0" w:color="auto"/>
                    <w:bottom w:val="none" w:sz="0" w:space="0" w:color="auto"/>
                    <w:right w:val="none" w:sz="0" w:space="0" w:color="auto"/>
                  </w:divBdr>
                </w:div>
                <w:div w:id="529606359">
                  <w:marLeft w:val="0"/>
                  <w:marRight w:val="0"/>
                  <w:marTop w:val="0"/>
                  <w:marBottom w:val="0"/>
                  <w:divBdr>
                    <w:top w:val="none" w:sz="0" w:space="0" w:color="auto"/>
                    <w:left w:val="none" w:sz="0" w:space="0" w:color="auto"/>
                    <w:bottom w:val="none" w:sz="0" w:space="0" w:color="auto"/>
                    <w:right w:val="none" w:sz="0" w:space="0" w:color="auto"/>
                  </w:divBdr>
                </w:div>
                <w:div w:id="531066935">
                  <w:marLeft w:val="0"/>
                  <w:marRight w:val="0"/>
                  <w:marTop w:val="0"/>
                  <w:marBottom w:val="0"/>
                  <w:divBdr>
                    <w:top w:val="none" w:sz="0" w:space="0" w:color="auto"/>
                    <w:left w:val="none" w:sz="0" w:space="0" w:color="auto"/>
                    <w:bottom w:val="none" w:sz="0" w:space="0" w:color="auto"/>
                    <w:right w:val="none" w:sz="0" w:space="0" w:color="auto"/>
                  </w:divBdr>
                </w:div>
                <w:div w:id="533158491">
                  <w:marLeft w:val="0"/>
                  <w:marRight w:val="0"/>
                  <w:marTop w:val="0"/>
                  <w:marBottom w:val="0"/>
                  <w:divBdr>
                    <w:top w:val="none" w:sz="0" w:space="0" w:color="auto"/>
                    <w:left w:val="none" w:sz="0" w:space="0" w:color="auto"/>
                    <w:bottom w:val="none" w:sz="0" w:space="0" w:color="auto"/>
                    <w:right w:val="none" w:sz="0" w:space="0" w:color="auto"/>
                  </w:divBdr>
                </w:div>
                <w:div w:id="533344878">
                  <w:marLeft w:val="0"/>
                  <w:marRight w:val="0"/>
                  <w:marTop w:val="0"/>
                  <w:marBottom w:val="0"/>
                  <w:divBdr>
                    <w:top w:val="none" w:sz="0" w:space="0" w:color="auto"/>
                    <w:left w:val="none" w:sz="0" w:space="0" w:color="auto"/>
                    <w:bottom w:val="none" w:sz="0" w:space="0" w:color="auto"/>
                    <w:right w:val="none" w:sz="0" w:space="0" w:color="auto"/>
                  </w:divBdr>
                </w:div>
                <w:div w:id="540047912">
                  <w:marLeft w:val="0"/>
                  <w:marRight w:val="0"/>
                  <w:marTop w:val="0"/>
                  <w:marBottom w:val="0"/>
                  <w:divBdr>
                    <w:top w:val="none" w:sz="0" w:space="0" w:color="auto"/>
                    <w:left w:val="none" w:sz="0" w:space="0" w:color="auto"/>
                    <w:bottom w:val="none" w:sz="0" w:space="0" w:color="auto"/>
                    <w:right w:val="none" w:sz="0" w:space="0" w:color="auto"/>
                  </w:divBdr>
                </w:div>
                <w:div w:id="542597430">
                  <w:marLeft w:val="0"/>
                  <w:marRight w:val="0"/>
                  <w:marTop w:val="0"/>
                  <w:marBottom w:val="0"/>
                  <w:divBdr>
                    <w:top w:val="none" w:sz="0" w:space="0" w:color="auto"/>
                    <w:left w:val="none" w:sz="0" w:space="0" w:color="auto"/>
                    <w:bottom w:val="none" w:sz="0" w:space="0" w:color="auto"/>
                    <w:right w:val="none" w:sz="0" w:space="0" w:color="auto"/>
                  </w:divBdr>
                </w:div>
                <w:div w:id="542644171">
                  <w:marLeft w:val="0"/>
                  <w:marRight w:val="0"/>
                  <w:marTop w:val="0"/>
                  <w:marBottom w:val="0"/>
                  <w:divBdr>
                    <w:top w:val="none" w:sz="0" w:space="0" w:color="auto"/>
                    <w:left w:val="none" w:sz="0" w:space="0" w:color="auto"/>
                    <w:bottom w:val="none" w:sz="0" w:space="0" w:color="auto"/>
                    <w:right w:val="none" w:sz="0" w:space="0" w:color="auto"/>
                  </w:divBdr>
                </w:div>
                <w:div w:id="553351688">
                  <w:marLeft w:val="0"/>
                  <w:marRight w:val="0"/>
                  <w:marTop w:val="0"/>
                  <w:marBottom w:val="0"/>
                  <w:divBdr>
                    <w:top w:val="none" w:sz="0" w:space="0" w:color="auto"/>
                    <w:left w:val="none" w:sz="0" w:space="0" w:color="auto"/>
                    <w:bottom w:val="none" w:sz="0" w:space="0" w:color="auto"/>
                    <w:right w:val="none" w:sz="0" w:space="0" w:color="auto"/>
                  </w:divBdr>
                </w:div>
                <w:div w:id="554395099">
                  <w:marLeft w:val="0"/>
                  <w:marRight w:val="0"/>
                  <w:marTop w:val="0"/>
                  <w:marBottom w:val="0"/>
                  <w:divBdr>
                    <w:top w:val="none" w:sz="0" w:space="0" w:color="auto"/>
                    <w:left w:val="none" w:sz="0" w:space="0" w:color="auto"/>
                    <w:bottom w:val="none" w:sz="0" w:space="0" w:color="auto"/>
                    <w:right w:val="none" w:sz="0" w:space="0" w:color="auto"/>
                  </w:divBdr>
                </w:div>
                <w:div w:id="555355602">
                  <w:marLeft w:val="0"/>
                  <w:marRight w:val="0"/>
                  <w:marTop w:val="0"/>
                  <w:marBottom w:val="0"/>
                  <w:divBdr>
                    <w:top w:val="none" w:sz="0" w:space="0" w:color="auto"/>
                    <w:left w:val="none" w:sz="0" w:space="0" w:color="auto"/>
                    <w:bottom w:val="none" w:sz="0" w:space="0" w:color="auto"/>
                    <w:right w:val="none" w:sz="0" w:space="0" w:color="auto"/>
                  </w:divBdr>
                </w:div>
                <w:div w:id="557011519">
                  <w:marLeft w:val="0"/>
                  <w:marRight w:val="0"/>
                  <w:marTop w:val="0"/>
                  <w:marBottom w:val="0"/>
                  <w:divBdr>
                    <w:top w:val="none" w:sz="0" w:space="0" w:color="auto"/>
                    <w:left w:val="none" w:sz="0" w:space="0" w:color="auto"/>
                    <w:bottom w:val="none" w:sz="0" w:space="0" w:color="auto"/>
                    <w:right w:val="none" w:sz="0" w:space="0" w:color="auto"/>
                  </w:divBdr>
                </w:div>
                <w:div w:id="558439720">
                  <w:marLeft w:val="0"/>
                  <w:marRight w:val="0"/>
                  <w:marTop w:val="0"/>
                  <w:marBottom w:val="0"/>
                  <w:divBdr>
                    <w:top w:val="none" w:sz="0" w:space="0" w:color="auto"/>
                    <w:left w:val="none" w:sz="0" w:space="0" w:color="auto"/>
                    <w:bottom w:val="none" w:sz="0" w:space="0" w:color="auto"/>
                    <w:right w:val="none" w:sz="0" w:space="0" w:color="auto"/>
                  </w:divBdr>
                </w:div>
                <w:div w:id="562445363">
                  <w:marLeft w:val="0"/>
                  <w:marRight w:val="0"/>
                  <w:marTop w:val="0"/>
                  <w:marBottom w:val="0"/>
                  <w:divBdr>
                    <w:top w:val="none" w:sz="0" w:space="0" w:color="auto"/>
                    <w:left w:val="none" w:sz="0" w:space="0" w:color="auto"/>
                    <w:bottom w:val="none" w:sz="0" w:space="0" w:color="auto"/>
                    <w:right w:val="none" w:sz="0" w:space="0" w:color="auto"/>
                  </w:divBdr>
                </w:div>
                <w:div w:id="562447594">
                  <w:marLeft w:val="0"/>
                  <w:marRight w:val="0"/>
                  <w:marTop w:val="0"/>
                  <w:marBottom w:val="0"/>
                  <w:divBdr>
                    <w:top w:val="none" w:sz="0" w:space="0" w:color="auto"/>
                    <w:left w:val="none" w:sz="0" w:space="0" w:color="auto"/>
                    <w:bottom w:val="none" w:sz="0" w:space="0" w:color="auto"/>
                    <w:right w:val="none" w:sz="0" w:space="0" w:color="auto"/>
                  </w:divBdr>
                </w:div>
                <w:div w:id="571503498">
                  <w:marLeft w:val="0"/>
                  <w:marRight w:val="0"/>
                  <w:marTop w:val="0"/>
                  <w:marBottom w:val="0"/>
                  <w:divBdr>
                    <w:top w:val="none" w:sz="0" w:space="0" w:color="auto"/>
                    <w:left w:val="none" w:sz="0" w:space="0" w:color="auto"/>
                    <w:bottom w:val="none" w:sz="0" w:space="0" w:color="auto"/>
                    <w:right w:val="none" w:sz="0" w:space="0" w:color="auto"/>
                  </w:divBdr>
                </w:div>
                <w:div w:id="571819564">
                  <w:marLeft w:val="0"/>
                  <w:marRight w:val="0"/>
                  <w:marTop w:val="0"/>
                  <w:marBottom w:val="0"/>
                  <w:divBdr>
                    <w:top w:val="none" w:sz="0" w:space="0" w:color="auto"/>
                    <w:left w:val="none" w:sz="0" w:space="0" w:color="auto"/>
                    <w:bottom w:val="none" w:sz="0" w:space="0" w:color="auto"/>
                    <w:right w:val="none" w:sz="0" w:space="0" w:color="auto"/>
                  </w:divBdr>
                </w:div>
                <w:div w:id="572005504">
                  <w:marLeft w:val="0"/>
                  <w:marRight w:val="0"/>
                  <w:marTop w:val="0"/>
                  <w:marBottom w:val="0"/>
                  <w:divBdr>
                    <w:top w:val="none" w:sz="0" w:space="0" w:color="auto"/>
                    <w:left w:val="none" w:sz="0" w:space="0" w:color="auto"/>
                    <w:bottom w:val="none" w:sz="0" w:space="0" w:color="auto"/>
                    <w:right w:val="none" w:sz="0" w:space="0" w:color="auto"/>
                  </w:divBdr>
                </w:div>
                <w:div w:id="572936129">
                  <w:marLeft w:val="0"/>
                  <w:marRight w:val="0"/>
                  <w:marTop w:val="0"/>
                  <w:marBottom w:val="0"/>
                  <w:divBdr>
                    <w:top w:val="none" w:sz="0" w:space="0" w:color="auto"/>
                    <w:left w:val="none" w:sz="0" w:space="0" w:color="auto"/>
                    <w:bottom w:val="none" w:sz="0" w:space="0" w:color="auto"/>
                    <w:right w:val="none" w:sz="0" w:space="0" w:color="auto"/>
                  </w:divBdr>
                </w:div>
                <w:div w:id="573128869">
                  <w:marLeft w:val="0"/>
                  <w:marRight w:val="0"/>
                  <w:marTop w:val="0"/>
                  <w:marBottom w:val="0"/>
                  <w:divBdr>
                    <w:top w:val="none" w:sz="0" w:space="0" w:color="auto"/>
                    <w:left w:val="none" w:sz="0" w:space="0" w:color="auto"/>
                    <w:bottom w:val="none" w:sz="0" w:space="0" w:color="auto"/>
                    <w:right w:val="none" w:sz="0" w:space="0" w:color="auto"/>
                  </w:divBdr>
                </w:div>
                <w:div w:id="573705195">
                  <w:marLeft w:val="0"/>
                  <w:marRight w:val="0"/>
                  <w:marTop w:val="0"/>
                  <w:marBottom w:val="0"/>
                  <w:divBdr>
                    <w:top w:val="none" w:sz="0" w:space="0" w:color="auto"/>
                    <w:left w:val="none" w:sz="0" w:space="0" w:color="auto"/>
                    <w:bottom w:val="none" w:sz="0" w:space="0" w:color="auto"/>
                    <w:right w:val="none" w:sz="0" w:space="0" w:color="auto"/>
                  </w:divBdr>
                </w:div>
                <w:div w:id="575209756">
                  <w:marLeft w:val="0"/>
                  <w:marRight w:val="0"/>
                  <w:marTop w:val="0"/>
                  <w:marBottom w:val="0"/>
                  <w:divBdr>
                    <w:top w:val="none" w:sz="0" w:space="0" w:color="auto"/>
                    <w:left w:val="none" w:sz="0" w:space="0" w:color="auto"/>
                    <w:bottom w:val="none" w:sz="0" w:space="0" w:color="auto"/>
                    <w:right w:val="none" w:sz="0" w:space="0" w:color="auto"/>
                  </w:divBdr>
                </w:div>
                <w:div w:id="576786506">
                  <w:marLeft w:val="0"/>
                  <w:marRight w:val="0"/>
                  <w:marTop w:val="0"/>
                  <w:marBottom w:val="0"/>
                  <w:divBdr>
                    <w:top w:val="none" w:sz="0" w:space="0" w:color="auto"/>
                    <w:left w:val="none" w:sz="0" w:space="0" w:color="auto"/>
                    <w:bottom w:val="none" w:sz="0" w:space="0" w:color="auto"/>
                    <w:right w:val="none" w:sz="0" w:space="0" w:color="auto"/>
                  </w:divBdr>
                </w:div>
                <w:div w:id="581254703">
                  <w:marLeft w:val="0"/>
                  <w:marRight w:val="0"/>
                  <w:marTop w:val="0"/>
                  <w:marBottom w:val="0"/>
                  <w:divBdr>
                    <w:top w:val="none" w:sz="0" w:space="0" w:color="auto"/>
                    <w:left w:val="none" w:sz="0" w:space="0" w:color="auto"/>
                    <w:bottom w:val="none" w:sz="0" w:space="0" w:color="auto"/>
                    <w:right w:val="none" w:sz="0" w:space="0" w:color="auto"/>
                  </w:divBdr>
                </w:div>
                <w:div w:id="581719759">
                  <w:marLeft w:val="0"/>
                  <w:marRight w:val="0"/>
                  <w:marTop w:val="0"/>
                  <w:marBottom w:val="0"/>
                  <w:divBdr>
                    <w:top w:val="none" w:sz="0" w:space="0" w:color="auto"/>
                    <w:left w:val="none" w:sz="0" w:space="0" w:color="auto"/>
                    <w:bottom w:val="none" w:sz="0" w:space="0" w:color="auto"/>
                    <w:right w:val="none" w:sz="0" w:space="0" w:color="auto"/>
                  </w:divBdr>
                </w:div>
                <w:div w:id="583029447">
                  <w:marLeft w:val="0"/>
                  <w:marRight w:val="0"/>
                  <w:marTop w:val="0"/>
                  <w:marBottom w:val="0"/>
                  <w:divBdr>
                    <w:top w:val="none" w:sz="0" w:space="0" w:color="auto"/>
                    <w:left w:val="none" w:sz="0" w:space="0" w:color="auto"/>
                    <w:bottom w:val="none" w:sz="0" w:space="0" w:color="auto"/>
                    <w:right w:val="none" w:sz="0" w:space="0" w:color="auto"/>
                  </w:divBdr>
                </w:div>
                <w:div w:id="585266915">
                  <w:marLeft w:val="0"/>
                  <w:marRight w:val="0"/>
                  <w:marTop w:val="0"/>
                  <w:marBottom w:val="0"/>
                  <w:divBdr>
                    <w:top w:val="none" w:sz="0" w:space="0" w:color="auto"/>
                    <w:left w:val="none" w:sz="0" w:space="0" w:color="auto"/>
                    <w:bottom w:val="none" w:sz="0" w:space="0" w:color="auto"/>
                    <w:right w:val="none" w:sz="0" w:space="0" w:color="auto"/>
                  </w:divBdr>
                </w:div>
                <w:div w:id="585502331">
                  <w:marLeft w:val="0"/>
                  <w:marRight w:val="0"/>
                  <w:marTop w:val="0"/>
                  <w:marBottom w:val="0"/>
                  <w:divBdr>
                    <w:top w:val="none" w:sz="0" w:space="0" w:color="auto"/>
                    <w:left w:val="none" w:sz="0" w:space="0" w:color="auto"/>
                    <w:bottom w:val="none" w:sz="0" w:space="0" w:color="auto"/>
                    <w:right w:val="none" w:sz="0" w:space="0" w:color="auto"/>
                  </w:divBdr>
                </w:div>
                <w:div w:id="587735568">
                  <w:marLeft w:val="0"/>
                  <w:marRight w:val="0"/>
                  <w:marTop w:val="0"/>
                  <w:marBottom w:val="0"/>
                  <w:divBdr>
                    <w:top w:val="none" w:sz="0" w:space="0" w:color="auto"/>
                    <w:left w:val="none" w:sz="0" w:space="0" w:color="auto"/>
                    <w:bottom w:val="none" w:sz="0" w:space="0" w:color="auto"/>
                    <w:right w:val="none" w:sz="0" w:space="0" w:color="auto"/>
                  </w:divBdr>
                </w:div>
                <w:div w:id="588927223">
                  <w:marLeft w:val="0"/>
                  <w:marRight w:val="0"/>
                  <w:marTop w:val="0"/>
                  <w:marBottom w:val="0"/>
                  <w:divBdr>
                    <w:top w:val="none" w:sz="0" w:space="0" w:color="auto"/>
                    <w:left w:val="none" w:sz="0" w:space="0" w:color="auto"/>
                    <w:bottom w:val="none" w:sz="0" w:space="0" w:color="auto"/>
                    <w:right w:val="none" w:sz="0" w:space="0" w:color="auto"/>
                  </w:divBdr>
                </w:div>
                <w:div w:id="590310718">
                  <w:marLeft w:val="0"/>
                  <w:marRight w:val="0"/>
                  <w:marTop w:val="0"/>
                  <w:marBottom w:val="0"/>
                  <w:divBdr>
                    <w:top w:val="none" w:sz="0" w:space="0" w:color="auto"/>
                    <w:left w:val="none" w:sz="0" w:space="0" w:color="auto"/>
                    <w:bottom w:val="none" w:sz="0" w:space="0" w:color="auto"/>
                    <w:right w:val="none" w:sz="0" w:space="0" w:color="auto"/>
                  </w:divBdr>
                </w:div>
                <w:div w:id="590310761">
                  <w:marLeft w:val="0"/>
                  <w:marRight w:val="0"/>
                  <w:marTop w:val="0"/>
                  <w:marBottom w:val="0"/>
                  <w:divBdr>
                    <w:top w:val="none" w:sz="0" w:space="0" w:color="auto"/>
                    <w:left w:val="none" w:sz="0" w:space="0" w:color="auto"/>
                    <w:bottom w:val="none" w:sz="0" w:space="0" w:color="auto"/>
                    <w:right w:val="none" w:sz="0" w:space="0" w:color="auto"/>
                  </w:divBdr>
                </w:div>
                <w:div w:id="595018009">
                  <w:marLeft w:val="0"/>
                  <w:marRight w:val="0"/>
                  <w:marTop w:val="0"/>
                  <w:marBottom w:val="0"/>
                  <w:divBdr>
                    <w:top w:val="none" w:sz="0" w:space="0" w:color="auto"/>
                    <w:left w:val="none" w:sz="0" w:space="0" w:color="auto"/>
                    <w:bottom w:val="none" w:sz="0" w:space="0" w:color="auto"/>
                    <w:right w:val="none" w:sz="0" w:space="0" w:color="auto"/>
                  </w:divBdr>
                </w:div>
                <w:div w:id="595284109">
                  <w:marLeft w:val="0"/>
                  <w:marRight w:val="0"/>
                  <w:marTop w:val="0"/>
                  <w:marBottom w:val="0"/>
                  <w:divBdr>
                    <w:top w:val="none" w:sz="0" w:space="0" w:color="auto"/>
                    <w:left w:val="none" w:sz="0" w:space="0" w:color="auto"/>
                    <w:bottom w:val="none" w:sz="0" w:space="0" w:color="auto"/>
                    <w:right w:val="none" w:sz="0" w:space="0" w:color="auto"/>
                  </w:divBdr>
                </w:div>
                <w:div w:id="595752518">
                  <w:marLeft w:val="0"/>
                  <w:marRight w:val="0"/>
                  <w:marTop w:val="0"/>
                  <w:marBottom w:val="0"/>
                  <w:divBdr>
                    <w:top w:val="none" w:sz="0" w:space="0" w:color="auto"/>
                    <w:left w:val="none" w:sz="0" w:space="0" w:color="auto"/>
                    <w:bottom w:val="none" w:sz="0" w:space="0" w:color="auto"/>
                    <w:right w:val="none" w:sz="0" w:space="0" w:color="auto"/>
                  </w:divBdr>
                </w:div>
                <w:div w:id="598175116">
                  <w:marLeft w:val="0"/>
                  <w:marRight w:val="0"/>
                  <w:marTop w:val="0"/>
                  <w:marBottom w:val="0"/>
                  <w:divBdr>
                    <w:top w:val="none" w:sz="0" w:space="0" w:color="auto"/>
                    <w:left w:val="none" w:sz="0" w:space="0" w:color="auto"/>
                    <w:bottom w:val="none" w:sz="0" w:space="0" w:color="auto"/>
                    <w:right w:val="none" w:sz="0" w:space="0" w:color="auto"/>
                  </w:divBdr>
                </w:div>
                <w:div w:id="600259577">
                  <w:marLeft w:val="0"/>
                  <w:marRight w:val="0"/>
                  <w:marTop w:val="0"/>
                  <w:marBottom w:val="0"/>
                  <w:divBdr>
                    <w:top w:val="none" w:sz="0" w:space="0" w:color="auto"/>
                    <w:left w:val="none" w:sz="0" w:space="0" w:color="auto"/>
                    <w:bottom w:val="none" w:sz="0" w:space="0" w:color="auto"/>
                    <w:right w:val="none" w:sz="0" w:space="0" w:color="auto"/>
                  </w:divBdr>
                </w:div>
                <w:div w:id="601885027">
                  <w:marLeft w:val="0"/>
                  <w:marRight w:val="0"/>
                  <w:marTop w:val="0"/>
                  <w:marBottom w:val="0"/>
                  <w:divBdr>
                    <w:top w:val="none" w:sz="0" w:space="0" w:color="auto"/>
                    <w:left w:val="none" w:sz="0" w:space="0" w:color="auto"/>
                    <w:bottom w:val="none" w:sz="0" w:space="0" w:color="auto"/>
                    <w:right w:val="none" w:sz="0" w:space="0" w:color="auto"/>
                  </w:divBdr>
                </w:div>
                <w:div w:id="603147433">
                  <w:marLeft w:val="0"/>
                  <w:marRight w:val="0"/>
                  <w:marTop w:val="0"/>
                  <w:marBottom w:val="0"/>
                  <w:divBdr>
                    <w:top w:val="none" w:sz="0" w:space="0" w:color="auto"/>
                    <w:left w:val="none" w:sz="0" w:space="0" w:color="auto"/>
                    <w:bottom w:val="none" w:sz="0" w:space="0" w:color="auto"/>
                    <w:right w:val="none" w:sz="0" w:space="0" w:color="auto"/>
                  </w:divBdr>
                </w:div>
                <w:div w:id="603264618">
                  <w:marLeft w:val="0"/>
                  <w:marRight w:val="0"/>
                  <w:marTop w:val="0"/>
                  <w:marBottom w:val="0"/>
                  <w:divBdr>
                    <w:top w:val="none" w:sz="0" w:space="0" w:color="auto"/>
                    <w:left w:val="none" w:sz="0" w:space="0" w:color="auto"/>
                    <w:bottom w:val="none" w:sz="0" w:space="0" w:color="auto"/>
                    <w:right w:val="none" w:sz="0" w:space="0" w:color="auto"/>
                  </w:divBdr>
                </w:div>
                <w:div w:id="608199803">
                  <w:marLeft w:val="0"/>
                  <w:marRight w:val="0"/>
                  <w:marTop w:val="0"/>
                  <w:marBottom w:val="0"/>
                  <w:divBdr>
                    <w:top w:val="none" w:sz="0" w:space="0" w:color="auto"/>
                    <w:left w:val="none" w:sz="0" w:space="0" w:color="auto"/>
                    <w:bottom w:val="none" w:sz="0" w:space="0" w:color="auto"/>
                    <w:right w:val="none" w:sz="0" w:space="0" w:color="auto"/>
                  </w:divBdr>
                </w:div>
                <w:div w:id="608926818">
                  <w:marLeft w:val="0"/>
                  <w:marRight w:val="0"/>
                  <w:marTop w:val="0"/>
                  <w:marBottom w:val="0"/>
                  <w:divBdr>
                    <w:top w:val="none" w:sz="0" w:space="0" w:color="auto"/>
                    <w:left w:val="none" w:sz="0" w:space="0" w:color="auto"/>
                    <w:bottom w:val="none" w:sz="0" w:space="0" w:color="auto"/>
                    <w:right w:val="none" w:sz="0" w:space="0" w:color="auto"/>
                  </w:divBdr>
                </w:div>
                <w:div w:id="610013875">
                  <w:marLeft w:val="0"/>
                  <w:marRight w:val="0"/>
                  <w:marTop w:val="0"/>
                  <w:marBottom w:val="0"/>
                  <w:divBdr>
                    <w:top w:val="none" w:sz="0" w:space="0" w:color="auto"/>
                    <w:left w:val="none" w:sz="0" w:space="0" w:color="auto"/>
                    <w:bottom w:val="none" w:sz="0" w:space="0" w:color="auto"/>
                    <w:right w:val="none" w:sz="0" w:space="0" w:color="auto"/>
                  </w:divBdr>
                </w:div>
                <w:div w:id="610552801">
                  <w:marLeft w:val="0"/>
                  <w:marRight w:val="0"/>
                  <w:marTop w:val="0"/>
                  <w:marBottom w:val="0"/>
                  <w:divBdr>
                    <w:top w:val="none" w:sz="0" w:space="0" w:color="auto"/>
                    <w:left w:val="none" w:sz="0" w:space="0" w:color="auto"/>
                    <w:bottom w:val="none" w:sz="0" w:space="0" w:color="auto"/>
                    <w:right w:val="none" w:sz="0" w:space="0" w:color="auto"/>
                  </w:divBdr>
                </w:div>
                <w:div w:id="612633721">
                  <w:marLeft w:val="0"/>
                  <w:marRight w:val="0"/>
                  <w:marTop w:val="0"/>
                  <w:marBottom w:val="0"/>
                  <w:divBdr>
                    <w:top w:val="none" w:sz="0" w:space="0" w:color="auto"/>
                    <w:left w:val="none" w:sz="0" w:space="0" w:color="auto"/>
                    <w:bottom w:val="none" w:sz="0" w:space="0" w:color="auto"/>
                    <w:right w:val="none" w:sz="0" w:space="0" w:color="auto"/>
                  </w:divBdr>
                </w:div>
                <w:div w:id="612638454">
                  <w:marLeft w:val="0"/>
                  <w:marRight w:val="0"/>
                  <w:marTop w:val="0"/>
                  <w:marBottom w:val="0"/>
                  <w:divBdr>
                    <w:top w:val="none" w:sz="0" w:space="0" w:color="auto"/>
                    <w:left w:val="none" w:sz="0" w:space="0" w:color="auto"/>
                    <w:bottom w:val="none" w:sz="0" w:space="0" w:color="auto"/>
                    <w:right w:val="none" w:sz="0" w:space="0" w:color="auto"/>
                  </w:divBdr>
                </w:div>
                <w:div w:id="615990666">
                  <w:marLeft w:val="0"/>
                  <w:marRight w:val="0"/>
                  <w:marTop w:val="0"/>
                  <w:marBottom w:val="0"/>
                  <w:divBdr>
                    <w:top w:val="none" w:sz="0" w:space="0" w:color="auto"/>
                    <w:left w:val="none" w:sz="0" w:space="0" w:color="auto"/>
                    <w:bottom w:val="none" w:sz="0" w:space="0" w:color="auto"/>
                    <w:right w:val="none" w:sz="0" w:space="0" w:color="auto"/>
                  </w:divBdr>
                </w:div>
                <w:div w:id="623392961">
                  <w:marLeft w:val="0"/>
                  <w:marRight w:val="0"/>
                  <w:marTop w:val="0"/>
                  <w:marBottom w:val="0"/>
                  <w:divBdr>
                    <w:top w:val="none" w:sz="0" w:space="0" w:color="auto"/>
                    <w:left w:val="none" w:sz="0" w:space="0" w:color="auto"/>
                    <w:bottom w:val="none" w:sz="0" w:space="0" w:color="auto"/>
                    <w:right w:val="none" w:sz="0" w:space="0" w:color="auto"/>
                  </w:divBdr>
                </w:div>
                <w:div w:id="623661457">
                  <w:marLeft w:val="0"/>
                  <w:marRight w:val="0"/>
                  <w:marTop w:val="0"/>
                  <w:marBottom w:val="0"/>
                  <w:divBdr>
                    <w:top w:val="none" w:sz="0" w:space="0" w:color="auto"/>
                    <w:left w:val="none" w:sz="0" w:space="0" w:color="auto"/>
                    <w:bottom w:val="none" w:sz="0" w:space="0" w:color="auto"/>
                    <w:right w:val="none" w:sz="0" w:space="0" w:color="auto"/>
                  </w:divBdr>
                </w:div>
                <w:div w:id="625701978">
                  <w:marLeft w:val="0"/>
                  <w:marRight w:val="0"/>
                  <w:marTop w:val="0"/>
                  <w:marBottom w:val="0"/>
                  <w:divBdr>
                    <w:top w:val="none" w:sz="0" w:space="0" w:color="auto"/>
                    <w:left w:val="none" w:sz="0" w:space="0" w:color="auto"/>
                    <w:bottom w:val="none" w:sz="0" w:space="0" w:color="auto"/>
                    <w:right w:val="none" w:sz="0" w:space="0" w:color="auto"/>
                  </w:divBdr>
                </w:div>
                <w:div w:id="627122505">
                  <w:marLeft w:val="0"/>
                  <w:marRight w:val="0"/>
                  <w:marTop w:val="0"/>
                  <w:marBottom w:val="0"/>
                  <w:divBdr>
                    <w:top w:val="none" w:sz="0" w:space="0" w:color="auto"/>
                    <w:left w:val="none" w:sz="0" w:space="0" w:color="auto"/>
                    <w:bottom w:val="none" w:sz="0" w:space="0" w:color="auto"/>
                    <w:right w:val="none" w:sz="0" w:space="0" w:color="auto"/>
                  </w:divBdr>
                </w:div>
                <w:div w:id="631254151">
                  <w:marLeft w:val="0"/>
                  <w:marRight w:val="0"/>
                  <w:marTop w:val="0"/>
                  <w:marBottom w:val="0"/>
                  <w:divBdr>
                    <w:top w:val="none" w:sz="0" w:space="0" w:color="auto"/>
                    <w:left w:val="none" w:sz="0" w:space="0" w:color="auto"/>
                    <w:bottom w:val="none" w:sz="0" w:space="0" w:color="auto"/>
                    <w:right w:val="none" w:sz="0" w:space="0" w:color="auto"/>
                  </w:divBdr>
                </w:div>
                <w:div w:id="631523483">
                  <w:marLeft w:val="0"/>
                  <w:marRight w:val="0"/>
                  <w:marTop w:val="0"/>
                  <w:marBottom w:val="0"/>
                  <w:divBdr>
                    <w:top w:val="none" w:sz="0" w:space="0" w:color="auto"/>
                    <w:left w:val="none" w:sz="0" w:space="0" w:color="auto"/>
                    <w:bottom w:val="none" w:sz="0" w:space="0" w:color="auto"/>
                    <w:right w:val="none" w:sz="0" w:space="0" w:color="auto"/>
                  </w:divBdr>
                </w:div>
                <w:div w:id="632906128">
                  <w:marLeft w:val="0"/>
                  <w:marRight w:val="0"/>
                  <w:marTop w:val="0"/>
                  <w:marBottom w:val="0"/>
                  <w:divBdr>
                    <w:top w:val="none" w:sz="0" w:space="0" w:color="auto"/>
                    <w:left w:val="none" w:sz="0" w:space="0" w:color="auto"/>
                    <w:bottom w:val="none" w:sz="0" w:space="0" w:color="auto"/>
                    <w:right w:val="none" w:sz="0" w:space="0" w:color="auto"/>
                  </w:divBdr>
                </w:div>
                <w:div w:id="633028692">
                  <w:marLeft w:val="0"/>
                  <w:marRight w:val="0"/>
                  <w:marTop w:val="0"/>
                  <w:marBottom w:val="0"/>
                  <w:divBdr>
                    <w:top w:val="none" w:sz="0" w:space="0" w:color="auto"/>
                    <w:left w:val="none" w:sz="0" w:space="0" w:color="auto"/>
                    <w:bottom w:val="none" w:sz="0" w:space="0" w:color="auto"/>
                    <w:right w:val="none" w:sz="0" w:space="0" w:color="auto"/>
                  </w:divBdr>
                </w:div>
                <w:div w:id="633101825">
                  <w:marLeft w:val="0"/>
                  <w:marRight w:val="0"/>
                  <w:marTop w:val="0"/>
                  <w:marBottom w:val="0"/>
                  <w:divBdr>
                    <w:top w:val="none" w:sz="0" w:space="0" w:color="auto"/>
                    <w:left w:val="none" w:sz="0" w:space="0" w:color="auto"/>
                    <w:bottom w:val="none" w:sz="0" w:space="0" w:color="auto"/>
                    <w:right w:val="none" w:sz="0" w:space="0" w:color="auto"/>
                  </w:divBdr>
                </w:div>
                <w:div w:id="637151514">
                  <w:marLeft w:val="0"/>
                  <w:marRight w:val="0"/>
                  <w:marTop w:val="0"/>
                  <w:marBottom w:val="0"/>
                  <w:divBdr>
                    <w:top w:val="none" w:sz="0" w:space="0" w:color="auto"/>
                    <w:left w:val="none" w:sz="0" w:space="0" w:color="auto"/>
                    <w:bottom w:val="none" w:sz="0" w:space="0" w:color="auto"/>
                    <w:right w:val="none" w:sz="0" w:space="0" w:color="auto"/>
                  </w:divBdr>
                </w:div>
                <w:div w:id="638413931">
                  <w:marLeft w:val="0"/>
                  <w:marRight w:val="0"/>
                  <w:marTop w:val="0"/>
                  <w:marBottom w:val="0"/>
                  <w:divBdr>
                    <w:top w:val="none" w:sz="0" w:space="0" w:color="auto"/>
                    <w:left w:val="none" w:sz="0" w:space="0" w:color="auto"/>
                    <w:bottom w:val="none" w:sz="0" w:space="0" w:color="auto"/>
                    <w:right w:val="none" w:sz="0" w:space="0" w:color="auto"/>
                  </w:divBdr>
                </w:div>
                <w:div w:id="639189745">
                  <w:marLeft w:val="0"/>
                  <w:marRight w:val="0"/>
                  <w:marTop w:val="0"/>
                  <w:marBottom w:val="0"/>
                  <w:divBdr>
                    <w:top w:val="none" w:sz="0" w:space="0" w:color="auto"/>
                    <w:left w:val="none" w:sz="0" w:space="0" w:color="auto"/>
                    <w:bottom w:val="none" w:sz="0" w:space="0" w:color="auto"/>
                    <w:right w:val="none" w:sz="0" w:space="0" w:color="auto"/>
                  </w:divBdr>
                </w:div>
                <w:div w:id="644897057">
                  <w:marLeft w:val="0"/>
                  <w:marRight w:val="0"/>
                  <w:marTop w:val="0"/>
                  <w:marBottom w:val="0"/>
                  <w:divBdr>
                    <w:top w:val="none" w:sz="0" w:space="0" w:color="auto"/>
                    <w:left w:val="none" w:sz="0" w:space="0" w:color="auto"/>
                    <w:bottom w:val="none" w:sz="0" w:space="0" w:color="auto"/>
                    <w:right w:val="none" w:sz="0" w:space="0" w:color="auto"/>
                  </w:divBdr>
                </w:div>
                <w:div w:id="646478433">
                  <w:marLeft w:val="0"/>
                  <w:marRight w:val="0"/>
                  <w:marTop w:val="0"/>
                  <w:marBottom w:val="0"/>
                  <w:divBdr>
                    <w:top w:val="none" w:sz="0" w:space="0" w:color="auto"/>
                    <w:left w:val="none" w:sz="0" w:space="0" w:color="auto"/>
                    <w:bottom w:val="none" w:sz="0" w:space="0" w:color="auto"/>
                    <w:right w:val="none" w:sz="0" w:space="0" w:color="auto"/>
                  </w:divBdr>
                </w:div>
                <w:div w:id="648704364">
                  <w:marLeft w:val="0"/>
                  <w:marRight w:val="0"/>
                  <w:marTop w:val="0"/>
                  <w:marBottom w:val="0"/>
                  <w:divBdr>
                    <w:top w:val="none" w:sz="0" w:space="0" w:color="auto"/>
                    <w:left w:val="none" w:sz="0" w:space="0" w:color="auto"/>
                    <w:bottom w:val="none" w:sz="0" w:space="0" w:color="auto"/>
                    <w:right w:val="none" w:sz="0" w:space="0" w:color="auto"/>
                  </w:divBdr>
                </w:div>
                <w:div w:id="650254476">
                  <w:marLeft w:val="0"/>
                  <w:marRight w:val="0"/>
                  <w:marTop w:val="0"/>
                  <w:marBottom w:val="0"/>
                  <w:divBdr>
                    <w:top w:val="none" w:sz="0" w:space="0" w:color="auto"/>
                    <w:left w:val="none" w:sz="0" w:space="0" w:color="auto"/>
                    <w:bottom w:val="none" w:sz="0" w:space="0" w:color="auto"/>
                    <w:right w:val="none" w:sz="0" w:space="0" w:color="auto"/>
                  </w:divBdr>
                </w:div>
                <w:div w:id="651493766">
                  <w:marLeft w:val="0"/>
                  <w:marRight w:val="0"/>
                  <w:marTop w:val="0"/>
                  <w:marBottom w:val="0"/>
                  <w:divBdr>
                    <w:top w:val="none" w:sz="0" w:space="0" w:color="auto"/>
                    <w:left w:val="none" w:sz="0" w:space="0" w:color="auto"/>
                    <w:bottom w:val="none" w:sz="0" w:space="0" w:color="auto"/>
                    <w:right w:val="none" w:sz="0" w:space="0" w:color="auto"/>
                  </w:divBdr>
                </w:div>
                <w:div w:id="653487172">
                  <w:marLeft w:val="0"/>
                  <w:marRight w:val="0"/>
                  <w:marTop w:val="0"/>
                  <w:marBottom w:val="0"/>
                  <w:divBdr>
                    <w:top w:val="none" w:sz="0" w:space="0" w:color="auto"/>
                    <w:left w:val="none" w:sz="0" w:space="0" w:color="auto"/>
                    <w:bottom w:val="none" w:sz="0" w:space="0" w:color="auto"/>
                    <w:right w:val="none" w:sz="0" w:space="0" w:color="auto"/>
                  </w:divBdr>
                </w:div>
                <w:div w:id="657995340">
                  <w:marLeft w:val="0"/>
                  <w:marRight w:val="0"/>
                  <w:marTop w:val="0"/>
                  <w:marBottom w:val="0"/>
                  <w:divBdr>
                    <w:top w:val="none" w:sz="0" w:space="0" w:color="auto"/>
                    <w:left w:val="none" w:sz="0" w:space="0" w:color="auto"/>
                    <w:bottom w:val="none" w:sz="0" w:space="0" w:color="auto"/>
                    <w:right w:val="none" w:sz="0" w:space="0" w:color="auto"/>
                  </w:divBdr>
                </w:div>
                <w:div w:id="662002524">
                  <w:marLeft w:val="0"/>
                  <w:marRight w:val="0"/>
                  <w:marTop w:val="0"/>
                  <w:marBottom w:val="0"/>
                  <w:divBdr>
                    <w:top w:val="none" w:sz="0" w:space="0" w:color="auto"/>
                    <w:left w:val="none" w:sz="0" w:space="0" w:color="auto"/>
                    <w:bottom w:val="none" w:sz="0" w:space="0" w:color="auto"/>
                    <w:right w:val="none" w:sz="0" w:space="0" w:color="auto"/>
                  </w:divBdr>
                </w:div>
                <w:div w:id="662856009">
                  <w:marLeft w:val="0"/>
                  <w:marRight w:val="0"/>
                  <w:marTop w:val="0"/>
                  <w:marBottom w:val="0"/>
                  <w:divBdr>
                    <w:top w:val="none" w:sz="0" w:space="0" w:color="auto"/>
                    <w:left w:val="none" w:sz="0" w:space="0" w:color="auto"/>
                    <w:bottom w:val="none" w:sz="0" w:space="0" w:color="auto"/>
                    <w:right w:val="none" w:sz="0" w:space="0" w:color="auto"/>
                  </w:divBdr>
                </w:div>
                <w:div w:id="666523097">
                  <w:marLeft w:val="0"/>
                  <w:marRight w:val="0"/>
                  <w:marTop w:val="0"/>
                  <w:marBottom w:val="0"/>
                  <w:divBdr>
                    <w:top w:val="none" w:sz="0" w:space="0" w:color="auto"/>
                    <w:left w:val="none" w:sz="0" w:space="0" w:color="auto"/>
                    <w:bottom w:val="none" w:sz="0" w:space="0" w:color="auto"/>
                    <w:right w:val="none" w:sz="0" w:space="0" w:color="auto"/>
                  </w:divBdr>
                </w:div>
                <w:div w:id="667711321">
                  <w:marLeft w:val="0"/>
                  <w:marRight w:val="0"/>
                  <w:marTop w:val="0"/>
                  <w:marBottom w:val="0"/>
                  <w:divBdr>
                    <w:top w:val="none" w:sz="0" w:space="0" w:color="auto"/>
                    <w:left w:val="none" w:sz="0" w:space="0" w:color="auto"/>
                    <w:bottom w:val="none" w:sz="0" w:space="0" w:color="auto"/>
                    <w:right w:val="none" w:sz="0" w:space="0" w:color="auto"/>
                  </w:divBdr>
                </w:div>
                <w:div w:id="668562142">
                  <w:marLeft w:val="0"/>
                  <w:marRight w:val="0"/>
                  <w:marTop w:val="0"/>
                  <w:marBottom w:val="0"/>
                  <w:divBdr>
                    <w:top w:val="none" w:sz="0" w:space="0" w:color="auto"/>
                    <w:left w:val="none" w:sz="0" w:space="0" w:color="auto"/>
                    <w:bottom w:val="none" w:sz="0" w:space="0" w:color="auto"/>
                    <w:right w:val="none" w:sz="0" w:space="0" w:color="auto"/>
                  </w:divBdr>
                </w:div>
                <w:div w:id="670715363">
                  <w:marLeft w:val="0"/>
                  <w:marRight w:val="0"/>
                  <w:marTop w:val="0"/>
                  <w:marBottom w:val="0"/>
                  <w:divBdr>
                    <w:top w:val="none" w:sz="0" w:space="0" w:color="auto"/>
                    <w:left w:val="none" w:sz="0" w:space="0" w:color="auto"/>
                    <w:bottom w:val="none" w:sz="0" w:space="0" w:color="auto"/>
                    <w:right w:val="none" w:sz="0" w:space="0" w:color="auto"/>
                  </w:divBdr>
                </w:div>
                <w:div w:id="673804040">
                  <w:marLeft w:val="0"/>
                  <w:marRight w:val="0"/>
                  <w:marTop w:val="0"/>
                  <w:marBottom w:val="0"/>
                  <w:divBdr>
                    <w:top w:val="none" w:sz="0" w:space="0" w:color="auto"/>
                    <w:left w:val="none" w:sz="0" w:space="0" w:color="auto"/>
                    <w:bottom w:val="none" w:sz="0" w:space="0" w:color="auto"/>
                    <w:right w:val="none" w:sz="0" w:space="0" w:color="auto"/>
                  </w:divBdr>
                </w:div>
                <w:div w:id="675768868">
                  <w:marLeft w:val="0"/>
                  <w:marRight w:val="0"/>
                  <w:marTop w:val="0"/>
                  <w:marBottom w:val="0"/>
                  <w:divBdr>
                    <w:top w:val="none" w:sz="0" w:space="0" w:color="auto"/>
                    <w:left w:val="none" w:sz="0" w:space="0" w:color="auto"/>
                    <w:bottom w:val="none" w:sz="0" w:space="0" w:color="auto"/>
                    <w:right w:val="none" w:sz="0" w:space="0" w:color="auto"/>
                  </w:divBdr>
                </w:div>
                <w:div w:id="675884869">
                  <w:marLeft w:val="0"/>
                  <w:marRight w:val="0"/>
                  <w:marTop w:val="0"/>
                  <w:marBottom w:val="0"/>
                  <w:divBdr>
                    <w:top w:val="none" w:sz="0" w:space="0" w:color="auto"/>
                    <w:left w:val="none" w:sz="0" w:space="0" w:color="auto"/>
                    <w:bottom w:val="none" w:sz="0" w:space="0" w:color="auto"/>
                    <w:right w:val="none" w:sz="0" w:space="0" w:color="auto"/>
                  </w:divBdr>
                </w:div>
                <w:div w:id="676229634">
                  <w:marLeft w:val="0"/>
                  <w:marRight w:val="0"/>
                  <w:marTop w:val="0"/>
                  <w:marBottom w:val="0"/>
                  <w:divBdr>
                    <w:top w:val="none" w:sz="0" w:space="0" w:color="auto"/>
                    <w:left w:val="none" w:sz="0" w:space="0" w:color="auto"/>
                    <w:bottom w:val="none" w:sz="0" w:space="0" w:color="auto"/>
                    <w:right w:val="none" w:sz="0" w:space="0" w:color="auto"/>
                  </w:divBdr>
                </w:div>
                <w:div w:id="677270824">
                  <w:marLeft w:val="0"/>
                  <w:marRight w:val="0"/>
                  <w:marTop w:val="0"/>
                  <w:marBottom w:val="0"/>
                  <w:divBdr>
                    <w:top w:val="none" w:sz="0" w:space="0" w:color="auto"/>
                    <w:left w:val="none" w:sz="0" w:space="0" w:color="auto"/>
                    <w:bottom w:val="none" w:sz="0" w:space="0" w:color="auto"/>
                    <w:right w:val="none" w:sz="0" w:space="0" w:color="auto"/>
                  </w:divBdr>
                </w:div>
                <w:div w:id="678895655">
                  <w:marLeft w:val="0"/>
                  <w:marRight w:val="0"/>
                  <w:marTop w:val="0"/>
                  <w:marBottom w:val="0"/>
                  <w:divBdr>
                    <w:top w:val="none" w:sz="0" w:space="0" w:color="auto"/>
                    <w:left w:val="none" w:sz="0" w:space="0" w:color="auto"/>
                    <w:bottom w:val="none" w:sz="0" w:space="0" w:color="auto"/>
                    <w:right w:val="none" w:sz="0" w:space="0" w:color="auto"/>
                  </w:divBdr>
                </w:div>
                <w:div w:id="686709847">
                  <w:marLeft w:val="0"/>
                  <w:marRight w:val="0"/>
                  <w:marTop w:val="0"/>
                  <w:marBottom w:val="0"/>
                  <w:divBdr>
                    <w:top w:val="none" w:sz="0" w:space="0" w:color="auto"/>
                    <w:left w:val="none" w:sz="0" w:space="0" w:color="auto"/>
                    <w:bottom w:val="none" w:sz="0" w:space="0" w:color="auto"/>
                    <w:right w:val="none" w:sz="0" w:space="0" w:color="auto"/>
                  </w:divBdr>
                </w:div>
                <w:div w:id="687222711">
                  <w:marLeft w:val="0"/>
                  <w:marRight w:val="0"/>
                  <w:marTop w:val="0"/>
                  <w:marBottom w:val="0"/>
                  <w:divBdr>
                    <w:top w:val="none" w:sz="0" w:space="0" w:color="auto"/>
                    <w:left w:val="none" w:sz="0" w:space="0" w:color="auto"/>
                    <w:bottom w:val="none" w:sz="0" w:space="0" w:color="auto"/>
                    <w:right w:val="none" w:sz="0" w:space="0" w:color="auto"/>
                  </w:divBdr>
                </w:div>
                <w:div w:id="687874619">
                  <w:marLeft w:val="0"/>
                  <w:marRight w:val="0"/>
                  <w:marTop w:val="0"/>
                  <w:marBottom w:val="0"/>
                  <w:divBdr>
                    <w:top w:val="none" w:sz="0" w:space="0" w:color="auto"/>
                    <w:left w:val="none" w:sz="0" w:space="0" w:color="auto"/>
                    <w:bottom w:val="none" w:sz="0" w:space="0" w:color="auto"/>
                    <w:right w:val="none" w:sz="0" w:space="0" w:color="auto"/>
                  </w:divBdr>
                </w:div>
                <w:div w:id="688070782">
                  <w:marLeft w:val="0"/>
                  <w:marRight w:val="0"/>
                  <w:marTop w:val="0"/>
                  <w:marBottom w:val="0"/>
                  <w:divBdr>
                    <w:top w:val="none" w:sz="0" w:space="0" w:color="auto"/>
                    <w:left w:val="none" w:sz="0" w:space="0" w:color="auto"/>
                    <w:bottom w:val="none" w:sz="0" w:space="0" w:color="auto"/>
                    <w:right w:val="none" w:sz="0" w:space="0" w:color="auto"/>
                  </w:divBdr>
                </w:div>
                <w:div w:id="691079596">
                  <w:marLeft w:val="0"/>
                  <w:marRight w:val="0"/>
                  <w:marTop w:val="0"/>
                  <w:marBottom w:val="0"/>
                  <w:divBdr>
                    <w:top w:val="none" w:sz="0" w:space="0" w:color="auto"/>
                    <w:left w:val="none" w:sz="0" w:space="0" w:color="auto"/>
                    <w:bottom w:val="none" w:sz="0" w:space="0" w:color="auto"/>
                    <w:right w:val="none" w:sz="0" w:space="0" w:color="auto"/>
                  </w:divBdr>
                </w:div>
                <w:div w:id="691764570">
                  <w:marLeft w:val="0"/>
                  <w:marRight w:val="0"/>
                  <w:marTop w:val="0"/>
                  <w:marBottom w:val="0"/>
                  <w:divBdr>
                    <w:top w:val="none" w:sz="0" w:space="0" w:color="auto"/>
                    <w:left w:val="none" w:sz="0" w:space="0" w:color="auto"/>
                    <w:bottom w:val="none" w:sz="0" w:space="0" w:color="auto"/>
                    <w:right w:val="none" w:sz="0" w:space="0" w:color="auto"/>
                  </w:divBdr>
                </w:div>
                <w:div w:id="691806716">
                  <w:marLeft w:val="0"/>
                  <w:marRight w:val="0"/>
                  <w:marTop w:val="0"/>
                  <w:marBottom w:val="0"/>
                  <w:divBdr>
                    <w:top w:val="none" w:sz="0" w:space="0" w:color="auto"/>
                    <w:left w:val="none" w:sz="0" w:space="0" w:color="auto"/>
                    <w:bottom w:val="none" w:sz="0" w:space="0" w:color="auto"/>
                    <w:right w:val="none" w:sz="0" w:space="0" w:color="auto"/>
                  </w:divBdr>
                </w:div>
                <w:div w:id="694117405">
                  <w:marLeft w:val="0"/>
                  <w:marRight w:val="0"/>
                  <w:marTop w:val="0"/>
                  <w:marBottom w:val="0"/>
                  <w:divBdr>
                    <w:top w:val="none" w:sz="0" w:space="0" w:color="auto"/>
                    <w:left w:val="none" w:sz="0" w:space="0" w:color="auto"/>
                    <w:bottom w:val="none" w:sz="0" w:space="0" w:color="auto"/>
                    <w:right w:val="none" w:sz="0" w:space="0" w:color="auto"/>
                  </w:divBdr>
                </w:div>
                <w:div w:id="697655587">
                  <w:marLeft w:val="0"/>
                  <w:marRight w:val="0"/>
                  <w:marTop w:val="0"/>
                  <w:marBottom w:val="0"/>
                  <w:divBdr>
                    <w:top w:val="none" w:sz="0" w:space="0" w:color="auto"/>
                    <w:left w:val="none" w:sz="0" w:space="0" w:color="auto"/>
                    <w:bottom w:val="none" w:sz="0" w:space="0" w:color="auto"/>
                    <w:right w:val="none" w:sz="0" w:space="0" w:color="auto"/>
                  </w:divBdr>
                </w:div>
                <w:div w:id="698818796">
                  <w:marLeft w:val="0"/>
                  <w:marRight w:val="0"/>
                  <w:marTop w:val="0"/>
                  <w:marBottom w:val="0"/>
                  <w:divBdr>
                    <w:top w:val="none" w:sz="0" w:space="0" w:color="auto"/>
                    <w:left w:val="none" w:sz="0" w:space="0" w:color="auto"/>
                    <w:bottom w:val="none" w:sz="0" w:space="0" w:color="auto"/>
                    <w:right w:val="none" w:sz="0" w:space="0" w:color="auto"/>
                  </w:divBdr>
                </w:div>
                <w:div w:id="699169020">
                  <w:marLeft w:val="0"/>
                  <w:marRight w:val="0"/>
                  <w:marTop w:val="0"/>
                  <w:marBottom w:val="0"/>
                  <w:divBdr>
                    <w:top w:val="none" w:sz="0" w:space="0" w:color="auto"/>
                    <w:left w:val="none" w:sz="0" w:space="0" w:color="auto"/>
                    <w:bottom w:val="none" w:sz="0" w:space="0" w:color="auto"/>
                    <w:right w:val="none" w:sz="0" w:space="0" w:color="auto"/>
                  </w:divBdr>
                </w:div>
                <w:div w:id="702364272">
                  <w:marLeft w:val="0"/>
                  <w:marRight w:val="0"/>
                  <w:marTop w:val="0"/>
                  <w:marBottom w:val="0"/>
                  <w:divBdr>
                    <w:top w:val="none" w:sz="0" w:space="0" w:color="auto"/>
                    <w:left w:val="none" w:sz="0" w:space="0" w:color="auto"/>
                    <w:bottom w:val="none" w:sz="0" w:space="0" w:color="auto"/>
                    <w:right w:val="none" w:sz="0" w:space="0" w:color="auto"/>
                  </w:divBdr>
                </w:div>
                <w:div w:id="707800059">
                  <w:marLeft w:val="0"/>
                  <w:marRight w:val="0"/>
                  <w:marTop w:val="0"/>
                  <w:marBottom w:val="0"/>
                  <w:divBdr>
                    <w:top w:val="none" w:sz="0" w:space="0" w:color="auto"/>
                    <w:left w:val="none" w:sz="0" w:space="0" w:color="auto"/>
                    <w:bottom w:val="none" w:sz="0" w:space="0" w:color="auto"/>
                    <w:right w:val="none" w:sz="0" w:space="0" w:color="auto"/>
                  </w:divBdr>
                </w:div>
                <w:div w:id="709502669">
                  <w:marLeft w:val="0"/>
                  <w:marRight w:val="0"/>
                  <w:marTop w:val="0"/>
                  <w:marBottom w:val="0"/>
                  <w:divBdr>
                    <w:top w:val="none" w:sz="0" w:space="0" w:color="auto"/>
                    <w:left w:val="none" w:sz="0" w:space="0" w:color="auto"/>
                    <w:bottom w:val="none" w:sz="0" w:space="0" w:color="auto"/>
                    <w:right w:val="none" w:sz="0" w:space="0" w:color="auto"/>
                  </w:divBdr>
                </w:div>
                <w:div w:id="714356662">
                  <w:marLeft w:val="0"/>
                  <w:marRight w:val="0"/>
                  <w:marTop w:val="0"/>
                  <w:marBottom w:val="0"/>
                  <w:divBdr>
                    <w:top w:val="none" w:sz="0" w:space="0" w:color="auto"/>
                    <w:left w:val="none" w:sz="0" w:space="0" w:color="auto"/>
                    <w:bottom w:val="none" w:sz="0" w:space="0" w:color="auto"/>
                    <w:right w:val="none" w:sz="0" w:space="0" w:color="auto"/>
                  </w:divBdr>
                </w:div>
                <w:div w:id="714961589">
                  <w:marLeft w:val="0"/>
                  <w:marRight w:val="0"/>
                  <w:marTop w:val="0"/>
                  <w:marBottom w:val="0"/>
                  <w:divBdr>
                    <w:top w:val="none" w:sz="0" w:space="0" w:color="auto"/>
                    <w:left w:val="none" w:sz="0" w:space="0" w:color="auto"/>
                    <w:bottom w:val="none" w:sz="0" w:space="0" w:color="auto"/>
                    <w:right w:val="none" w:sz="0" w:space="0" w:color="auto"/>
                  </w:divBdr>
                </w:div>
                <w:div w:id="715392181">
                  <w:marLeft w:val="0"/>
                  <w:marRight w:val="0"/>
                  <w:marTop w:val="0"/>
                  <w:marBottom w:val="0"/>
                  <w:divBdr>
                    <w:top w:val="none" w:sz="0" w:space="0" w:color="auto"/>
                    <w:left w:val="none" w:sz="0" w:space="0" w:color="auto"/>
                    <w:bottom w:val="none" w:sz="0" w:space="0" w:color="auto"/>
                    <w:right w:val="none" w:sz="0" w:space="0" w:color="auto"/>
                  </w:divBdr>
                </w:div>
                <w:div w:id="715741236">
                  <w:marLeft w:val="0"/>
                  <w:marRight w:val="0"/>
                  <w:marTop w:val="0"/>
                  <w:marBottom w:val="0"/>
                  <w:divBdr>
                    <w:top w:val="none" w:sz="0" w:space="0" w:color="auto"/>
                    <w:left w:val="none" w:sz="0" w:space="0" w:color="auto"/>
                    <w:bottom w:val="none" w:sz="0" w:space="0" w:color="auto"/>
                    <w:right w:val="none" w:sz="0" w:space="0" w:color="auto"/>
                  </w:divBdr>
                </w:div>
                <w:div w:id="715813897">
                  <w:marLeft w:val="0"/>
                  <w:marRight w:val="0"/>
                  <w:marTop w:val="0"/>
                  <w:marBottom w:val="0"/>
                  <w:divBdr>
                    <w:top w:val="none" w:sz="0" w:space="0" w:color="auto"/>
                    <w:left w:val="none" w:sz="0" w:space="0" w:color="auto"/>
                    <w:bottom w:val="none" w:sz="0" w:space="0" w:color="auto"/>
                    <w:right w:val="none" w:sz="0" w:space="0" w:color="auto"/>
                  </w:divBdr>
                </w:div>
                <w:div w:id="717782549">
                  <w:marLeft w:val="0"/>
                  <w:marRight w:val="0"/>
                  <w:marTop w:val="0"/>
                  <w:marBottom w:val="0"/>
                  <w:divBdr>
                    <w:top w:val="none" w:sz="0" w:space="0" w:color="auto"/>
                    <w:left w:val="none" w:sz="0" w:space="0" w:color="auto"/>
                    <w:bottom w:val="none" w:sz="0" w:space="0" w:color="auto"/>
                    <w:right w:val="none" w:sz="0" w:space="0" w:color="auto"/>
                  </w:divBdr>
                </w:div>
                <w:div w:id="717898952">
                  <w:marLeft w:val="0"/>
                  <w:marRight w:val="0"/>
                  <w:marTop w:val="0"/>
                  <w:marBottom w:val="0"/>
                  <w:divBdr>
                    <w:top w:val="none" w:sz="0" w:space="0" w:color="auto"/>
                    <w:left w:val="none" w:sz="0" w:space="0" w:color="auto"/>
                    <w:bottom w:val="none" w:sz="0" w:space="0" w:color="auto"/>
                    <w:right w:val="none" w:sz="0" w:space="0" w:color="auto"/>
                  </w:divBdr>
                </w:div>
                <w:div w:id="718436003">
                  <w:marLeft w:val="0"/>
                  <w:marRight w:val="0"/>
                  <w:marTop w:val="0"/>
                  <w:marBottom w:val="0"/>
                  <w:divBdr>
                    <w:top w:val="none" w:sz="0" w:space="0" w:color="auto"/>
                    <w:left w:val="none" w:sz="0" w:space="0" w:color="auto"/>
                    <w:bottom w:val="none" w:sz="0" w:space="0" w:color="auto"/>
                    <w:right w:val="none" w:sz="0" w:space="0" w:color="auto"/>
                  </w:divBdr>
                </w:div>
                <w:div w:id="719324252">
                  <w:marLeft w:val="0"/>
                  <w:marRight w:val="0"/>
                  <w:marTop w:val="0"/>
                  <w:marBottom w:val="0"/>
                  <w:divBdr>
                    <w:top w:val="none" w:sz="0" w:space="0" w:color="auto"/>
                    <w:left w:val="none" w:sz="0" w:space="0" w:color="auto"/>
                    <w:bottom w:val="none" w:sz="0" w:space="0" w:color="auto"/>
                    <w:right w:val="none" w:sz="0" w:space="0" w:color="auto"/>
                  </w:divBdr>
                </w:div>
                <w:div w:id="719402092">
                  <w:marLeft w:val="0"/>
                  <w:marRight w:val="0"/>
                  <w:marTop w:val="0"/>
                  <w:marBottom w:val="0"/>
                  <w:divBdr>
                    <w:top w:val="none" w:sz="0" w:space="0" w:color="auto"/>
                    <w:left w:val="none" w:sz="0" w:space="0" w:color="auto"/>
                    <w:bottom w:val="none" w:sz="0" w:space="0" w:color="auto"/>
                    <w:right w:val="none" w:sz="0" w:space="0" w:color="auto"/>
                  </w:divBdr>
                </w:div>
                <w:div w:id="723023778">
                  <w:marLeft w:val="0"/>
                  <w:marRight w:val="0"/>
                  <w:marTop w:val="0"/>
                  <w:marBottom w:val="0"/>
                  <w:divBdr>
                    <w:top w:val="none" w:sz="0" w:space="0" w:color="auto"/>
                    <w:left w:val="none" w:sz="0" w:space="0" w:color="auto"/>
                    <w:bottom w:val="none" w:sz="0" w:space="0" w:color="auto"/>
                    <w:right w:val="none" w:sz="0" w:space="0" w:color="auto"/>
                  </w:divBdr>
                </w:div>
                <w:div w:id="723529617">
                  <w:marLeft w:val="0"/>
                  <w:marRight w:val="0"/>
                  <w:marTop w:val="0"/>
                  <w:marBottom w:val="0"/>
                  <w:divBdr>
                    <w:top w:val="none" w:sz="0" w:space="0" w:color="auto"/>
                    <w:left w:val="none" w:sz="0" w:space="0" w:color="auto"/>
                    <w:bottom w:val="none" w:sz="0" w:space="0" w:color="auto"/>
                    <w:right w:val="none" w:sz="0" w:space="0" w:color="auto"/>
                  </w:divBdr>
                </w:div>
                <w:div w:id="726104443">
                  <w:marLeft w:val="0"/>
                  <w:marRight w:val="0"/>
                  <w:marTop w:val="0"/>
                  <w:marBottom w:val="0"/>
                  <w:divBdr>
                    <w:top w:val="none" w:sz="0" w:space="0" w:color="auto"/>
                    <w:left w:val="none" w:sz="0" w:space="0" w:color="auto"/>
                    <w:bottom w:val="none" w:sz="0" w:space="0" w:color="auto"/>
                    <w:right w:val="none" w:sz="0" w:space="0" w:color="auto"/>
                  </w:divBdr>
                </w:div>
                <w:div w:id="726496357">
                  <w:marLeft w:val="0"/>
                  <w:marRight w:val="0"/>
                  <w:marTop w:val="0"/>
                  <w:marBottom w:val="0"/>
                  <w:divBdr>
                    <w:top w:val="none" w:sz="0" w:space="0" w:color="auto"/>
                    <w:left w:val="none" w:sz="0" w:space="0" w:color="auto"/>
                    <w:bottom w:val="none" w:sz="0" w:space="0" w:color="auto"/>
                    <w:right w:val="none" w:sz="0" w:space="0" w:color="auto"/>
                  </w:divBdr>
                </w:div>
                <w:div w:id="730815258">
                  <w:marLeft w:val="0"/>
                  <w:marRight w:val="0"/>
                  <w:marTop w:val="0"/>
                  <w:marBottom w:val="0"/>
                  <w:divBdr>
                    <w:top w:val="none" w:sz="0" w:space="0" w:color="auto"/>
                    <w:left w:val="none" w:sz="0" w:space="0" w:color="auto"/>
                    <w:bottom w:val="none" w:sz="0" w:space="0" w:color="auto"/>
                    <w:right w:val="none" w:sz="0" w:space="0" w:color="auto"/>
                  </w:divBdr>
                </w:div>
                <w:div w:id="730887628">
                  <w:marLeft w:val="0"/>
                  <w:marRight w:val="0"/>
                  <w:marTop w:val="0"/>
                  <w:marBottom w:val="0"/>
                  <w:divBdr>
                    <w:top w:val="none" w:sz="0" w:space="0" w:color="auto"/>
                    <w:left w:val="none" w:sz="0" w:space="0" w:color="auto"/>
                    <w:bottom w:val="none" w:sz="0" w:space="0" w:color="auto"/>
                    <w:right w:val="none" w:sz="0" w:space="0" w:color="auto"/>
                  </w:divBdr>
                </w:div>
                <w:div w:id="731662131">
                  <w:marLeft w:val="0"/>
                  <w:marRight w:val="0"/>
                  <w:marTop w:val="0"/>
                  <w:marBottom w:val="0"/>
                  <w:divBdr>
                    <w:top w:val="none" w:sz="0" w:space="0" w:color="auto"/>
                    <w:left w:val="none" w:sz="0" w:space="0" w:color="auto"/>
                    <w:bottom w:val="none" w:sz="0" w:space="0" w:color="auto"/>
                    <w:right w:val="none" w:sz="0" w:space="0" w:color="auto"/>
                  </w:divBdr>
                </w:div>
                <w:div w:id="734546357">
                  <w:marLeft w:val="0"/>
                  <w:marRight w:val="0"/>
                  <w:marTop w:val="0"/>
                  <w:marBottom w:val="0"/>
                  <w:divBdr>
                    <w:top w:val="none" w:sz="0" w:space="0" w:color="auto"/>
                    <w:left w:val="none" w:sz="0" w:space="0" w:color="auto"/>
                    <w:bottom w:val="none" w:sz="0" w:space="0" w:color="auto"/>
                    <w:right w:val="none" w:sz="0" w:space="0" w:color="auto"/>
                  </w:divBdr>
                </w:div>
                <w:div w:id="736512224">
                  <w:marLeft w:val="0"/>
                  <w:marRight w:val="0"/>
                  <w:marTop w:val="0"/>
                  <w:marBottom w:val="0"/>
                  <w:divBdr>
                    <w:top w:val="none" w:sz="0" w:space="0" w:color="auto"/>
                    <w:left w:val="none" w:sz="0" w:space="0" w:color="auto"/>
                    <w:bottom w:val="none" w:sz="0" w:space="0" w:color="auto"/>
                    <w:right w:val="none" w:sz="0" w:space="0" w:color="auto"/>
                  </w:divBdr>
                </w:div>
                <w:div w:id="739056335">
                  <w:marLeft w:val="0"/>
                  <w:marRight w:val="0"/>
                  <w:marTop w:val="0"/>
                  <w:marBottom w:val="0"/>
                  <w:divBdr>
                    <w:top w:val="none" w:sz="0" w:space="0" w:color="auto"/>
                    <w:left w:val="none" w:sz="0" w:space="0" w:color="auto"/>
                    <w:bottom w:val="none" w:sz="0" w:space="0" w:color="auto"/>
                    <w:right w:val="none" w:sz="0" w:space="0" w:color="auto"/>
                  </w:divBdr>
                </w:div>
                <w:div w:id="740833798">
                  <w:marLeft w:val="0"/>
                  <w:marRight w:val="0"/>
                  <w:marTop w:val="0"/>
                  <w:marBottom w:val="0"/>
                  <w:divBdr>
                    <w:top w:val="none" w:sz="0" w:space="0" w:color="auto"/>
                    <w:left w:val="none" w:sz="0" w:space="0" w:color="auto"/>
                    <w:bottom w:val="none" w:sz="0" w:space="0" w:color="auto"/>
                    <w:right w:val="none" w:sz="0" w:space="0" w:color="auto"/>
                  </w:divBdr>
                </w:div>
                <w:div w:id="746541654">
                  <w:marLeft w:val="0"/>
                  <w:marRight w:val="0"/>
                  <w:marTop w:val="0"/>
                  <w:marBottom w:val="0"/>
                  <w:divBdr>
                    <w:top w:val="none" w:sz="0" w:space="0" w:color="auto"/>
                    <w:left w:val="none" w:sz="0" w:space="0" w:color="auto"/>
                    <w:bottom w:val="none" w:sz="0" w:space="0" w:color="auto"/>
                    <w:right w:val="none" w:sz="0" w:space="0" w:color="auto"/>
                  </w:divBdr>
                </w:div>
                <w:div w:id="747193868">
                  <w:marLeft w:val="0"/>
                  <w:marRight w:val="0"/>
                  <w:marTop w:val="0"/>
                  <w:marBottom w:val="0"/>
                  <w:divBdr>
                    <w:top w:val="none" w:sz="0" w:space="0" w:color="auto"/>
                    <w:left w:val="none" w:sz="0" w:space="0" w:color="auto"/>
                    <w:bottom w:val="none" w:sz="0" w:space="0" w:color="auto"/>
                    <w:right w:val="none" w:sz="0" w:space="0" w:color="auto"/>
                  </w:divBdr>
                </w:div>
                <w:div w:id="747270723">
                  <w:marLeft w:val="0"/>
                  <w:marRight w:val="0"/>
                  <w:marTop w:val="0"/>
                  <w:marBottom w:val="0"/>
                  <w:divBdr>
                    <w:top w:val="none" w:sz="0" w:space="0" w:color="auto"/>
                    <w:left w:val="none" w:sz="0" w:space="0" w:color="auto"/>
                    <w:bottom w:val="none" w:sz="0" w:space="0" w:color="auto"/>
                    <w:right w:val="none" w:sz="0" w:space="0" w:color="auto"/>
                  </w:divBdr>
                </w:div>
                <w:div w:id="747462042">
                  <w:marLeft w:val="0"/>
                  <w:marRight w:val="0"/>
                  <w:marTop w:val="0"/>
                  <w:marBottom w:val="0"/>
                  <w:divBdr>
                    <w:top w:val="none" w:sz="0" w:space="0" w:color="auto"/>
                    <w:left w:val="none" w:sz="0" w:space="0" w:color="auto"/>
                    <w:bottom w:val="none" w:sz="0" w:space="0" w:color="auto"/>
                    <w:right w:val="none" w:sz="0" w:space="0" w:color="auto"/>
                  </w:divBdr>
                </w:div>
                <w:div w:id="751317198">
                  <w:marLeft w:val="0"/>
                  <w:marRight w:val="0"/>
                  <w:marTop w:val="0"/>
                  <w:marBottom w:val="0"/>
                  <w:divBdr>
                    <w:top w:val="none" w:sz="0" w:space="0" w:color="auto"/>
                    <w:left w:val="none" w:sz="0" w:space="0" w:color="auto"/>
                    <w:bottom w:val="none" w:sz="0" w:space="0" w:color="auto"/>
                    <w:right w:val="none" w:sz="0" w:space="0" w:color="auto"/>
                  </w:divBdr>
                </w:div>
                <w:div w:id="755368462">
                  <w:marLeft w:val="0"/>
                  <w:marRight w:val="0"/>
                  <w:marTop w:val="0"/>
                  <w:marBottom w:val="0"/>
                  <w:divBdr>
                    <w:top w:val="none" w:sz="0" w:space="0" w:color="auto"/>
                    <w:left w:val="none" w:sz="0" w:space="0" w:color="auto"/>
                    <w:bottom w:val="none" w:sz="0" w:space="0" w:color="auto"/>
                    <w:right w:val="none" w:sz="0" w:space="0" w:color="auto"/>
                  </w:divBdr>
                </w:div>
                <w:div w:id="758987329">
                  <w:marLeft w:val="0"/>
                  <w:marRight w:val="0"/>
                  <w:marTop w:val="0"/>
                  <w:marBottom w:val="0"/>
                  <w:divBdr>
                    <w:top w:val="none" w:sz="0" w:space="0" w:color="auto"/>
                    <w:left w:val="none" w:sz="0" w:space="0" w:color="auto"/>
                    <w:bottom w:val="none" w:sz="0" w:space="0" w:color="auto"/>
                    <w:right w:val="none" w:sz="0" w:space="0" w:color="auto"/>
                  </w:divBdr>
                </w:div>
                <w:div w:id="759982614">
                  <w:marLeft w:val="0"/>
                  <w:marRight w:val="0"/>
                  <w:marTop w:val="0"/>
                  <w:marBottom w:val="0"/>
                  <w:divBdr>
                    <w:top w:val="none" w:sz="0" w:space="0" w:color="auto"/>
                    <w:left w:val="none" w:sz="0" w:space="0" w:color="auto"/>
                    <w:bottom w:val="none" w:sz="0" w:space="0" w:color="auto"/>
                    <w:right w:val="none" w:sz="0" w:space="0" w:color="auto"/>
                  </w:divBdr>
                </w:div>
                <w:div w:id="760683495">
                  <w:marLeft w:val="0"/>
                  <w:marRight w:val="0"/>
                  <w:marTop w:val="0"/>
                  <w:marBottom w:val="0"/>
                  <w:divBdr>
                    <w:top w:val="none" w:sz="0" w:space="0" w:color="auto"/>
                    <w:left w:val="none" w:sz="0" w:space="0" w:color="auto"/>
                    <w:bottom w:val="none" w:sz="0" w:space="0" w:color="auto"/>
                    <w:right w:val="none" w:sz="0" w:space="0" w:color="auto"/>
                  </w:divBdr>
                </w:div>
                <w:div w:id="762798836">
                  <w:marLeft w:val="0"/>
                  <w:marRight w:val="0"/>
                  <w:marTop w:val="0"/>
                  <w:marBottom w:val="0"/>
                  <w:divBdr>
                    <w:top w:val="none" w:sz="0" w:space="0" w:color="auto"/>
                    <w:left w:val="none" w:sz="0" w:space="0" w:color="auto"/>
                    <w:bottom w:val="none" w:sz="0" w:space="0" w:color="auto"/>
                    <w:right w:val="none" w:sz="0" w:space="0" w:color="auto"/>
                  </w:divBdr>
                </w:div>
                <w:div w:id="767042806">
                  <w:marLeft w:val="0"/>
                  <w:marRight w:val="0"/>
                  <w:marTop w:val="0"/>
                  <w:marBottom w:val="0"/>
                  <w:divBdr>
                    <w:top w:val="none" w:sz="0" w:space="0" w:color="auto"/>
                    <w:left w:val="none" w:sz="0" w:space="0" w:color="auto"/>
                    <w:bottom w:val="none" w:sz="0" w:space="0" w:color="auto"/>
                    <w:right w:val="none" w:sz="0" w:space="0" w:color="auto"/>
                  </w:divBdr>
                </w:div>
                <w:div w:id="769550161">
                  <w:marLeft w:val="0"/>
                  <w:marRight w:val="0"/>
                  <w:marTop w:val="0"/>
                  <w:marBottom w:val="0"/>
                  <w:divBdr>
                    <w:top w:val="none" w:sz="0" w:space="0" w:color="auto"/>
                    <w:left w:val="none" w:sz="0" w:space="0" w:color="auto"/>
                    <w:bottom w:val="none" w:sz="0" w:space="0" w:color="auto"/>
                    <w:right w:val="none" w:sz="0" w:space="0" w:color="auto"/>
                  </w:divBdr>
                </w:div>
                <w:div w:id="770508783">
                  <w:marLeft w:val="0"/>
                  <w:marRight w:val="0"/>
                  <w:marTop w:val="0"/>
                  <w:marBottom w:val="0"/>
                  <w:divBdr>
                    <w:top w:val="none" w:sz="0" w:space="0" w:color="auto"/>
                    <w:left w:val="none" w:sz="0" w:space="0" w:color="auto"/>
                    <w:bottom w:val="none" w:sz="0" w:space="0" w:color="auto"/>
                    <w:right w:val="none" w:sz="0" w:space="0" w:color="auto"/>
                  </w:divBdr>
                </w:div>
                <w:div w:id="771515826">
                  <w:marLeft w:val="0"/>
                  <w:marRight w:val="0"/>
                  <w:marTop w:val="0"/>
                  <w:marBottom w:val="0"/>
                  <w:divBdr>
                    <w:top w:val="none" w:sz="0" w:space="0" w:color="auto"/>
                    <w:left w:val="none" w:sz="0" w:space="0" w:color="auto"/>
                    <w:bottom w:val="none" w:sz="0" w:space="0" w:color="auto"/>
                    <w:right w:val="none" w:sz="0" w:space="0" w:color="auto"/>
                  </w:divBdr>
                </w:div>
                <w:div w:id="771826744">
                  <w:marLeft w:val="0"/>
                  <w:marRight w:val="0"/>
                  <w:marTop w:val="0"/>
                  <w:marBottom w:val="0"/>
                  <w:divBdr>
                    <w:top w:val="none" w:sz="0" w:space="0" w:color="auto"/>
                    <w:left w:val="none" w:sz="0" w:space="0" w:color="auto"/>
                    <w:bottom w:val="none" w:sz="0" w:space="0" w:color="auto"/>
                    <w:right w:val="none" w:sz="0" w:space="0" w:color="auto"/>
                  </w:divBdr>
                </w:div>
                <w:div w:id="772629368">
                  <w:marLeft w:val="0"/>
                  <w:marRight w:val="0"/>
                  <w:marTop w:val="0"/>
                  <w:marBottom w:val="0"/>
                  <w:divBdr>
                    <w:top w:val="none" w:sz="0" w:space="0" w:color="auto"/>
                    <w:left w:val="none" w:sz="0" w:space="0" w:color="auto"/>
                    <w:bottom w:val="none" w:sz="0" w:space="0" w:color="auto"/>
                    <w:right w:val="none" w:sz="0" w:space="0" w:color="auto"/>
                  </w:divBdr>
                </w:div>
                <w:div w:id="775249405">
                  <w:marLeft w:val="0"/>
                  <w:marRight w:val="0"/>
                  <w:marTop w:val="0"/>
                  <w:marBottom w:val="0"/>
                  <w:divBdr>
                    <w:top w:val="none" w:sz="0" w:space="0" w:color="auto"/>
                    <w:left w:val="none" w:sz="0" w:space="0" w:color="auto"/>
                    <w:bottom w:val="none" w:sz="0" w:space="0" w:color="auto"/>
                    <w:right w:val="none" w:sz="0" w:space="0" w:color="auto"/>
                  </w:divBdr>
                </w:div>
                <w:div w:id="777918542">
                  <w:marLeft w:val="0"/>
                  <w:marRight w:val="0"/>
                  <w:marTop w:val="0"/>
                  <w:marBottom w:val="0"/>
                  <w:divBdr>
                    <w:top w:val="none" w:sz="0" w:space="0" w:color="auto"/>
                    <w:left w:val="none" w:sz="0" w:space="0" w:color="auto"/>
                    <w:bottom w:val="none" w:sz="0" w:space="0" w:color="auto"/>
                    <w:right w:val="none" w:sz="0" w:space="0" w:color="auto"/>
                  </w:divBdr>
                </w:div>
                <w:div w:id="779033691">
                  <w:marLeft w:val="0"/>
                  <w:marRight w:val="0"/>
                  <w:marTop w:val="0"/>
                  <w:marBottom w:val="0"/>
                  <w:divBdr>
                    <w:top w:val="none" w:sz="0" w:space="0" w:color="auto"/>
                    <w:left w:val="none" w:sz="0" w:space="0" w:color="auto"/>
                    <w:bottom w:val="none" w:sz="0" w:space="0" w:color="auto"/>
                    <w:right w:val="none" w:sz="0" w:space="0" w:color="auto"/>
                  </w:divBdr>
                </w:div>
                <w:div w:id="780491244">
                  <w:marLeft w:val="0"/>
                  <w:marRight w:val="0"/>
                  <w:marTop w:val="0"/>
                  <w:marBottom w:val="0"/>
                  <w:divBdr>
                    <w:top w:val="none" w:sz="0" w:space="0" w:color="auto"/>
                    <w:left w:val="none" w:sz="0" w:space="0" w:color="auto"/>
                    <w:bottom w:val="none" w:sz="0" w:space="0" w:color="auto"/>
                    <w:right w:val="none" w:sz="0" w:space="0" w:color="auto"/>
                  </w:divBdr>
                </w:div>
                <w:div w:id="780760312">
                  <w:marLeft w:val="0"/>
                  <w:marRight w:val="0"/>
                  <w:marTop w:val="0"/>
                  <w:marBottom w:val="0"/>
                  <w:divBdr>
                    <w:top w:val="none" w:sz="0" w:space="0" w:color="auto"/>
                    <w:left w:val="none" w:sz="0" w:space="0" w:color="auto"/>
                    <w:bottom w:val="none" w:sz="0" w:space="0" w:color="auto"/>
                    <w:right w:val="none" w:sz="0" w:space="0" w:color="auto"/>
                  </w:divBdr>
                </w:div>
                <w:div w:id="781614850">
                  <w:marLeft w:val="0"/>
                  <w:marRight w:val="0"/>
                  <w:marTop w:val="0"/>
                  <w:marBottom w:val="0"/>
                  <w:divBdr>
                    <w:top w:val="none" w:sz="0" w:space="0" w:color="auto"/>
                    <w:left w:val="none" w:sz="0" w:space="0" w:color="auto"/>
                    <w:bottom w:val="none" w:sz="0" w:space="0" w:color="auto"/>
                    <w:right w:val="none" w:sz="0" w:space="0" w:color="auto"/>
                  </w:divBdr>
                </w:div>
                <w:div w:id="783425465">
                  <w:marLeft w:val="0"/>
                  <w:marRight w:val="0"/>
                  <w:marTop w:val="0"/>
                  <w:marBottom w:val="0"/>
                  <w:divBdr>
                    <w:top w:val="none" w:sz="0" w:space="0" w:color="auto"/>
                    <w:left w:val="none" w:sz="0" w:space="0" w:color="auto"/>
                    <w:bottom w:val="none" w:sz="0" w:space="0" w:color="auto"/>
                    <w:right w:val="none" w:sz="0" w:space="0" w:color="auto"/>
                  </w:divBdr>
                </w:div>
                <w:div w:id="783765842">
                  <w:marLeft w:val="0"/>
                  <w:marRight w:val="0"/>
                  <w:marTop w:val="0"/>
                  <w:marBottom w:val="0"/>
                  <w:divBdr>
                    <w:top w:val="none" w:sz="0" w:space="0" w:color="auto"/>
                    <w:left w:val="none" w:sz="0" w:space="0" w:color="auto"/>
                    <w:bottom w:val="none" w:sz="0" w:space="0" w:color="auto"/>
                    <w:right w:val="none" w:sz="0" w:space="0" w:color="auto"/>
                  </w:divBdr>
                </w:div>
                <w:div w:id="784037599">
                  <w:marLeft w:val="0"/>
                  <w:marRight w:val="0"/>
                  <w:marTop w:val="0"/>
                  <w:marBottom w:val="0"/>
                  <w:divBdr>
                    <w:top w:val="none" w:sz="0" w:space="0" w:color="auto"/>
                    <w:left w:val="none" w:sz="0" w:space="0" w:color="auto"/>
                    <w:bottom w:val="none" w:sz="0" w:space="0" w:color="auto"/>
                    <w:right w:val="none" w:sz="0" w:space="0" w:color="auto"/>
                  </w:divBdr>
                </w:div>
                <w:div w:id="787966495">
                  <w:marLeft w:val="0"/>
                  <w:marRight w:val="0"/>
                  <w:marTop w:val="0"/>
                  <w:marBottom w:val="0"/>
                  <w:divBdr>
                    <w:top w:val="none" w:sz="0" w:space="0" w:color="auto"/>
                    <w:left w:val="none" w:sz="0" w:space="0" w:color="auto"/>
                    <w:bottom w:val="none" w:sz="0" w:space="0" w:color="auto"/>
                    <w:right w:val="none" w:sz="0" w:space="0" w:color="auto"/>
                  </w:divBdr>
                </w:div>
                <w:div w:id="788210063">
                  <w:marLeft w:val="0"/>
                  <w:marRight w:val="0"/>
                  <w:marTop w:val="0"/>
                  <w:marBottom w:val="0"/>
                  <w:divBdr>
                    <w:top w:val="none" w:sz="0" w:space="0" w:color="auto"/>
                    <w:left w:val="none" w:sz="0" w:space="0" w:color="auto"/>
                    <w:bottom w:val="none" w:sz="0" w:space="0" w:color="auto"/>
                    <w:right w:val="none" w:sz="0" w:space="0" w:color="auto"/>
                  </w:divBdr>
                </w:div>
                <w:div w:id="788552219">
                  <w:marLeft w:val="0"/>
                  <w:marRight w:val="0"/>
                  <w:marTop w:val="0"/>
                  <w:marBottom w:val="0"/>
                  <w:divBdr>
                    <w:top w:val="none" w:sz="0" w:space="0" w:color="auto"/>
                    <w:left w:val="none" w:sz="0" w:space="0" w:color="auto"/>
                    <w:bottom w:val="none" w:sz="0" w:space="0" w:color="auto"/>
                    <w:right w:val="none" w:sz="0" w:space="0" w:color="auto"/>
                  </w:divBdr>
                </w:div>
                <w:div w:id="793671904">
                  <w:marLeft w:val="0"/>
                  <w:marRight w:val="0"/>
                  <w:marTop w:val="0"/>
                  <w:marBottom w:val="0"/>
                  <w:divBdr>
                    <w:top w:val="none" w:sz="0" w:space="0" w:color="auto"/>
                    <w:left w:val="none" w:sz="0" w:space="0" w:color="auto"/>
                    <w:bottom w:val="none" w:sz="0" w:space="0" w:color="auto"/>
                    <w:right w:val="none" w:sz="0" w:space="0" w:color="auto"/>
                  </w:divBdr>
                </w:div>
                <w:div w:id="794834233">
                  <w:marLeft w:val="0"/>
                  <w:marRight w:val="0"/>
                  <w:marTop w:val="0"/>
                  <w:marBottom w:val="0"/>
                  <w:divBdr>
                    <w:top w:val="none" w:sz="0" w:space="0" w:color="auto"/>
                    <w:left w:val="none" w:sz="0" w:space="0" w:color="auto"/>
                    <w:bottom w:val="none" w:sz="0" w:space="0" w:color="auto"/>
                    <w:right w:val="none" w:sz="0" w:space="0" w:color="auto"/>
                  </w:divBdr>
                </w:div>
                <w:div w:id="795830018">
                  <w:marLeft w:val="0"/>
                  <w:marRight w:val="0"/>
                  <w:marTop w:val="0"/>
                  <w:marBottom w:val="0"/>
                  <w:divBdr>
                    <w:top w:val="none" w:sz="0" w:space="0" w:color="auto"/>
                    <w:left w:val="none" w:sz="0" w:space="0" w:color="auto"/>
                    <w:bottom w:val="none" w:sz="0" w:space="0" w:color="auto"/>
                    <w:right w:val="none" w:sz="0" w:space="0" w:color="auto"/>
                  </w:divBdr>
                </w:div>
                <w:div w:id="797181708">
                  <w:marLeft w:val="0"/>
                  <w:marRight w:val="0"/>
                  <w:marTop w:val="0"/>
                  <w:marBottom w:val="0"/>
                  <w:divBdr>
                    <w:top w:val="none" w:sz="0" w:space="0" w:color="auto"/>
                    <w:left w:val="none" w:sz="0" w:space="0" w:color="auto"/>
                    <w:bottom w:val="none" w:sz="0" w:space="0" w:color="auto"/>
                    <w:right w:val="none" w:sz="0" w:space="0" w:color="auto"/>
                  </w:divBdr>
                </w:div>
                <w:div w:id="799881252">
                  <w:marLeft w:val="0"/>
                  <w:marRight w:val="0"/>
                  <w:marTop w:val="0"/>
                  <w:marBottom w:val="0"/>
                  <w:divBdr>
                    <w:top w:val="none" w:sz="0" w:space="0" w:color="auto"/>
                    <w:left w:val="none" w:sz="0" w:space="0" w:color="auto"/>
                    <w:bottom w:val="none" w:sz="0" w:space="0" w:color="auto"/>
                    <w:right w:val="none" w:sz="0" w:space="0" w:color="auto"/>
                  </w:divBdr>
                </w:div>
                <w:div w:id="800344216">
                  <w:marLeft w:val="0"/>
                  <w:marRight w:val="0"/>
                  <w:marTop w:val="0"/>
                  <w:marBottom w:val="0"/>
                  <w:divBdr>
                    <w:top w:val="none" w:sz="0" w:space="0" w:color="auto"/>
                    <w:left w:val="none" w:sz="0" w:space="0" w:color="auto"/>
                    <w:bottom w:val="none" w:sz="0" w:space="0" w:color="auto"/>
                    <w:right w:val="none" w:sz="0" w:space="0" w:color="auto"/>
                  </w:divBdr>
                </w:div>
                <w:div w:id="805244741">
                  <w:marLeft w:val="0"/>
                  <w:marRight w:val="0"/>
                  <w:marTop w:val="0"/>
                  <w:marBottom w:val="0"/>
                  <w:divBdr>
                    <w:top w:val="none" w:sz="0" w:space="0" w:color="auto"/>
                    <w:left w:val="none" w:sz="0" w:space="0" w:color="auto"/>
                    <w:bottom w:val="none" w:sz="0" w:space="0" w:color="auto"/>
                    <w:right w:val="none" w:sz="0" w:space="0" w:color="auto"/>
                  </w:divBdr>
                </w:div>
                <w:div w:id="806246376">
                  <w:marLeft w:val="0"/>
                  <w:marRight w:val="0"/>
                  <w:marTop w:val="0"/>
                  <w:marBottom w:val="0"/>
                  <w:divBdr>
                    <w:top w:val="none" w:sz="0" w:space="0" w:color="auto"/>
                    <w:left w:val="none" w:sz="0" w:space="0" w:color="auto"/>
                    <w:bottom w:val="none" w:sz="0" w:space="0" w:color="auto"/>
                    <w:right w:val="none" w:sz="0" w:space="0" w:color="auto"/>
                  </w:divBdr>
                </w:div>
                <w:div w:id="808714955">
                  <w:marLeft w:val="0"/>
                  <w:marRight w:val="0"/>
                  <w:marTop w:val="0"/>
                  <w:marBottom w:val="0"/>
                  <w:divBdr>
                    <w:top w:val="none" w:sz="0" w:space="0" w:color="auto"/>
                    <w:left w:val="none" w:sz="0" w:space="0" w:color="auto"/>
                    <w:bottom w:val="none" w:sz="0" w:space="0" w:color="auto"/>
                    <w:right w:val="none" w:sz="0" w:space="0" w:color="auto"/>
                  </w:divBdr>
                </w:div>
                <w:div w:id="809903557">
                  <w:marLeft w:val="0"/>
                  <w:marRight w:val="0"/>
                  <w:marTop w:val="0"/>
                  <w:marBottom w:val="0"/>
                  <w:divBdr>
                    <w:top w:val="none" w:sz="0" w:space="0" w:color="auto"/>
                    <w:left w:val="none" w:sz="0" w:space="0" w:color="auto"/>
                    <w:bottom w:val="none" w:sz="0" w:space="0" w:color="auto"/>
                    <w:right w:val="none" w:sz="0" w:space="0" w:color="auto"/>
                  </w:divBdr>
                </w:div>
                <w:div w:id="810632317">
                  <w:marLeft w:val="0"/>
                  <w:marRight w:val="0"/>
                  <w:marTop w:val="0"/>
                  <w:marBottom w:val="0"/>
                  <w:divBdr>
                    <w:top w:val="none" w:sz="0" w:space="0" w:color="auto"/>
                    <w:left w:val="none" w:sz="0" w:space="0" w:color="auto"/>
                    <w:bottom w:val="none" w:sz="0" w:space="0" w:color="auto"/>
                    <w:right w:val="none" w:sz="0" w:space="0" w:color="auto"/>
                  </w:divBdr>
                </w:div>
                <w:div w:id="814177673">
                  <w:marLeft w:val="0"/>
                  <w:marRight w:val="0"/>
                  <w:marTop w:val="0"/>
                  <w:marBottom w:val="0"/>
                  <w:divBdr>
                    <w:top w:val="none" w:sz="0" w:space="0" w:color="auto"/>
                    <w:left w:val="none" w:sz="0" w:space="0" w:color="auto"/>
                    <w:bottom w:val="none" w:sz="0" w:space="0" w:color="auto"/>
                    <w:right w:val="none" w:sz="0" w:space="0" w:color="auto"/>
                  </w:divBdr>
                </w:div>
                <w:div w:id="818498982">
                  <w:marLeft w:val="0"/>
                  <w:marRight w:val="0"/>
                  <w:marTop w:val="0"/>
                  <w:marBottom w:val="0"/>
                  <w:divBdr>
                    <w:top w:val="none" w:sz="0" w:space="0" w:color="auto"/>
                    <w:left w:val="none" w:sz="0" w:space="0" w:color="auto"/>
                    <w:bottom w:val="none" w:sz="0" w:space="0" w:color="auto"/>
                    <w:right w:val="none" w:sz="0" w:space="0" w:color="auto"/>
                  </w:divBdr>
                </w:div>
                <w:div w:id="820389301">
                  <w:marLeft w:val="0"/>
                  <w:marRight w:val="0"/>
                  <w:marTop w:val="0"/>
                  <w:marBottom w:val="0"/>
                  <w:divBdr>
                    <w:top w:val="none" w:sz="0" w:space="0" w:color="auto"/>
                    <w:left w:val="none" w:sz="0" w:space="0" w:color="auto"/>
                    <w:bottom w:val="none" w:sz="0" w:space="0" w:color="auto"/>
                    <w:right w:val="none" w:sz="0" w:space="0" w:color="auto"/>
                  </w:divBdr>
                </w:div>
                <w:div w:id="824783954">
                  <w:marLeft w:val="0"/>
                  <w:marRight w:val="0"/>
                  <w:marTop w:val="0"/>
                  <w:marBottom w:val="0"/>
                  <w:divBdr>
                    <w:top w:val="none" w:sz="0" w:space="0" w:color="auto"/>
                    <w:left w:val="none" w:sz="0" w:space="0" w:color="auto"/>
                    <w:bottom w:val="none" w:sz="0" w:space="0" w:color="auto"/>
                    <w:right w:val="none" w:sz="0" w:space="0" w:color="auto"/>
                  </w:divBdr>
                </w:div>
                <w:div w:id="826557120">
                  <w:marLeft w:val="0"/>
                  <w:marRight w:val="0"/>
                  <w:marTop w:val="0"/>
                  <w:marBottom w:val="0"/>
                  <w:divBdr>
                    <w:top w:val="none" w:sz="0" w:space="0" w:color="auto"/>
                    <w:left w:val="none" w:sz="0" w:space="0" w:color="auto"/>
                    <w:bottom w:val="none" w:sz="0" w:space="0" w:color="auto"/>
                    <w:right w:val="none" w:sz="0" w:space="0" w:color="auto"/>
                  </w:divBdr>
                </w:div>
                <w:div w:id="827404422">
                  <w:marLeft w:val="0"/>
                  <w:marRight w:val="0"/>
                  <w:marTop w:val="0"/>
                  <w:marBottom w:val="0"/>
                  <w:divBdr>
                    <w:top w:val="none" w:sz="0" w:space="0" w:color="auto"/>
                    <w:left w:val="none" w:sz="0" w:space="0" w:color="auto"/>
                    <w:bottom w:val="none" w:sz="0" w:space="0" w:color="auto"/>
                    <w:right w:val="none" w:sz="0" w:space="0" w:color="auto"/>
                  </w:divBdr>
                </w:div>
                <w:div w:id="828591593">
                  <w:marLeft w:val="0"/>
                  <w:marRight w:val="0"/>
                  <w:marTop w:val="0"/>
                  <w:marBottom w:val="0"/>
                  <w:divBdr>
                    <w:top w:val="none" w:sz="0" w:space="0" w:color="auto"/>
                    <w:left w:val="none" w:sz="0" w:space="0" w:color="auto"/>
                    <w:bottom w:val="none" w:sz="0" w:space="0" w:color="auto"/>
                    <w:right w:val="none" w:sz="0" w:space="0" w:color="auto"/>
                  </w:divBdr>
                </w:div>
                <w:div w:id="829177318">
                  <w:marLeft w:val="0"/>
                  <w:marRight w:val="0"/>
                  <w:marTop w:val="0"/>
                  <w:marBottom w:val="0"/>
                  <w:divBdr>
                    <w:top w:val="none" w:sz="0" w:space="0" w:color="auto"/>
                    <w:left w:val="none" w:sz="0" w:space="0" w:color="auto"/>
                    <w:bottom w:val="none" w:sz="0" w:space="0" w:color="auto"/>
                    <w:right w:val="none" w:sz="0" w:space="0" w:color="auto"/>
                  </w:divBdr>
                </w:div>
                <w:div w:id="831139507">
                  <w:marLeft w:val="0"/>
                  <w:marRight w:val="0"/>
                  <w:marTop w:val="0"/>
                  <w:marBottom w:val="0"/>
                  <w:divBdr>
                    <w:top w:val="none" w:sz="0" w:space="0" w:color="auto"/>
                    <w:left w:val="none" w:sz="0" w:space="0" w:color="auto"/>
                    <w:bottom w:val="none" w:sz="0" w:space="0" w:color="auto"/>
                    <w:right w:val="none" w:sz="0" w:space="0" w:color="auto"/>
                  </w:divBdr>
                </w:div>
                <w:div w:id="833840026">
                  <w:marLeft w:val="0"/>
                  <w:marRight w:val="0"/>
                  <w:marTop w:val="0"/>
                  <w:marBottom w:val="0"/>
                  <w:divBdr>
                    <w:top w:val="none" w:sz="0" w:space="0" w:color="auto"/>
                    <w:left w:val="none" w:sz="0" w:space="0" w:color="auto"/>
                    <w:bottom w:val="none" w:sz="0" w:space="0" w:color="auto"/>
                    <w:right w:val="none" w:sz="0" w:space="0" w:color="auto"/>
                  </w:divBdr>
                </w:div>
                <w:div w:id="834498378">
                  <w:marLeft w:val="0"/>
                  <w:marRight w:val="0"/>
                  <w:marTop w:val="0"/>
                  <w:marBottom w:val="0"/>
                  <w:divBdr>
                    <w:top w:val="none" w:sz="0" w:space="0" w:color="auto"/>
                    <w:left w:val="none" w:sz="0" w:space="0" w:color="auto"/>
                    <w:bottom w:val="none" w:sz="0" w:space="0" w:color="auto"/>
                    <w:right w:val="none" w:sz="0" w:space="0" w:color="auto"/>
                  </w:divBdr>
                </w:div>
                <w:div w:id="836379899">
                  <w:marLeft w:val="0"/>
                  <w:marRight w:val="0"/>
                  <w:marTop w:val="0"/>
                  <w:marBottom w:val="0"/>
                  <w:divBdr>
                    <w:top w:val="none" w:sz="0" w:space="0" w:color="auto"/>
                    <w:left w:val="none" w:sz="0" w:space="0" w:color="auto"/>
                    <w:bottom w:val="none" w:sz="0" w:space="0" w:color="auto"/>
                    <w:right w:val="none" w:sz="0" w:space="0" w:color="auto"/>
                  </w:divBdr>
                </w:div>
                <w:div w:id="838275487">
                  <w:marLeft w:val="0"/>
                  <w:marRight w:val="0"/>
                  <w:marTop w:val="0"/>
                  <w:marBottom w:val="0"/>
                  <w:divBdr>
                    <w:top w:val="none" w:sz="0" w:space="0" w:color="auto"/>
                    <w:left w:val="none" w:sz="0" w:space="0" w:color="auto"/>
                    <w:bottom w:val="none" w:sz="0" w:space="0" w:color="auto"/>
                    <w:right w:val="none" w:sz="0" w:space="0" w:color="auto"/>
                  </w:divBdr>
                </w:div>
                <w:div w:id="838420666">
                  <w:marLeft w:val="0"/>
                  <w:marRight w:val="0"/>
                  <w:marTop w:val="0"/>
                  <w:marBottom w:val="0"/>
                  <w:divBdr>
                    <w:top w:val="none" w:sz="0" w:space="0" w:color="auto"/>
                    <w:left w:val="none" w:sz="0" w:space="0" w:color="auto"/>
                    <w:bottom w:val="none" w:sz="0" w:space="0" w:color="auto"/>
                    <w:right w:val="none" w:sz="0" w:space="0" w:color="auto"/>
                  </w:divBdr>
                </w:div>
                <w:div w:id="839076628">
                  <w:marLeft w:val="0"/>
                  <w:marRight w:val="0"/>
                  <w:marTop w:val="0"/>
                  <w:marBottom w:val="0"/>
                  <w:divBdr>
                    <w:top w:val="none" w:sz="0" w:space="0" w:color="auto"/>
                    <w:left w:val="none" w:sz="0" w:space="0" w:color="auto"/>
                    <w:bottom w:val="none" w:sz="0" w:space="0" w:color="auto"/>
                    <w:right w:val="none" w:sz="0" w:space="0" w:color="auto"/>
                  </w:divBdr>
                </w:div>
                <w:div w:id="839123074">
                  <w:marLeft w:val="0"/>
                  <w:marRight w:val="0"/>
                  <w:marTop w:val="0"/>
                  <w:marBottom w:val="0"/>
                  <w:divBdr>
                    <w:top w:val="none" w:sz="0" w:space="0" w:color="auto"/>
                    <w:left w:val="none" w:sz="0" w:space="0" w:color="auto"/>
                    <w:bottom w:val="none" w:sz="0" w:space="0" w:color="auto"/>
                    <w:right w:val="none" w:sz="0" w:space="0" w:color="auto"/>
                  </w:divBdr>
                </w:div>
                <w:div w:id="840391437">
                  <w:marLeft w:val="0"/>
                  <w:marRight w:val="0"/>
                  <w:marTop w:val="0"/>
                  <w:marBottom w:val="0"/>
                  <w:divBdr>
                    <w:top w:val="none" w:sz="0" w:space="0" w:color="auto"/>
                    <w:left w:val="none" w:sz="0" w:space="0" w:color="auto"/>
                    <w:bottom w:val="none" w:sz="0" w:space="0" w:color="auto"/>
                    <w:right w:val="none" w:sz="0" w:space="0" w:color="auto"/>
                  </w:divBdr>
                </w:div>
                <w:div w:id="841311760">
                  <w:marLeft w:val="0"/>
                  <w:marRight w:val="0"/>
                  <w:marTop w:val="0"/>
                  <w:marBottom w:val="0"/>
                  <w:divBdr>
                    <w:top w:val="none" w:sz="0" w:space="0" w:color="auto"/>
                    <w:left w:val="none" w:sz="0" w:space="0" w:color="auto"/>
                    <w:bottom w:val="none" w:sz="0" w:space="0" w:color="auto"/>
                    <w:right w:val="none" w:sz="0" w:space="0" w:color="auto"/>
                  </w:divBdr>
                </w:div>
                <w:div w:id="841314580">
                  <w:marLeft w:val="0"/>
                  <w:marRight w:val="0"/>
                  <w:marTop w:val="0"/>
                  <w:marBottom w:val="0"/>
                  <w:divBdr>
                    <w:top w:val="none" w:sz="0" w:space="0" w:color="auto"/>
                    <w:left w:val="none" w:sz="0" w:space="0" w:color="auto"/>
                    <w:bottom w:val="none" w:sz="0" w:space="0" w:color="auto"/>
                    <w:right w:val="none" w:sz="0" w:space="0" w:color="auto"/>
                  </w:divBdr>
                </w:div>
                <w:div w:id="851917406">
                  <w:marLeft w:val="0"/>
                  <w:marRight w:val="0"/>
                  <w:marTop w:val="0"/>
                  <w:marBottom w:val="0"/>
                  <w:divBdr>
                    <w:top w:val="none" w:sz="0" w:space="0" w:color="auto"/>
                    <w:left w:val="none" w:sz="0" w:space="0" w:color="auto"/>
                    <w:bottom w:val="none" w:sz="0" w:space="0" w:color="auto"/>
                    <w:right w:val="none" w:sz="0" w:space="0" w:color="auto"/>
                  </w:divBdr>
                </w:div>
                <w:div w:id="854732838">
                  <w:marLeft w:val="0"/>
                  <w:marRight w:val="0"/>
                  <w:marTop w:val="0"/>
                  <w:marBottom w:val="0"/>
                  <w:divBdr>
                    <w:top w:val="none" w:sz="0" w:space="0" w:color="auto"/>
                    <w:left w:val="none" w:sz="0" w:space="0" w:color="auto"/>
                    <w:bottom w:val="none" w:sz="0" w:space="0" w:color="auto"/>
                    <w:right w:val="none" w:sz="0" w:space="0" w:color="auto"/>
                  </w:divBdr>
                </w:div>
                <w:div w:id="855507142">
                  <w:marLeft w:val="0"/>
                  <w:marRight w:val="0"/>
                  <w:marTop w:val="0"/>
                  <w:marBottom w:val="0"/>
                  <w:divBdr>
                    <w:top w:val="none" w:sz="0" w:space="0" w:color="auto"/>
                    <w:left w:val="none" w:sz="0" w:space="0" w:color="auto"/>
                    <w:bottom w:val="none" w:sz="0" w:space="0" w:color="auto"/>
                    <w:right w:val="none" w:sz="0" w:space="0" w:color="auto"/>
                  </w:divBdr>
                </w:div>
                <w:div w:id="857812852">
                  <w:marLeft w:val="0"/>
                  <w:marRight w:val="0"/>
                  <w:marTop w:val="0"/>
                  <w:marBottom w:val="0"/>
                  <w:divBdr>
                    <w:top w:val="none" w:sz="0" w:space="0" w:color="auto"/>
                    <w:left w:val="none" w:sz="0" w:space="0" w:color="auto"/>
                    <w:bottom w:val="none" w:sz="0" w:space="0" w:color="auto"/>
                    <w:right w:val="none" w:sz="0" w:space="0" w:color="auto"/>
                  </w:divBdr>
                </w:div>
                <w:div w:id="861016660">
                  <w:marLeft w:val="0"/>
                  <w:marRight w:val="0"/>
                  <w:marTop w:val="0"/>
                  <w:marBottom w:val="0"/>
                  <w:divBdr>
                    <w:top w:val="none" w:sz="0" w:space="0" w:color="auto"/>
                    <w:left w:val="none" w:sz="0" w:space="0" w:color="auto"/>
                    <w:bottom w:val="none" w:sz="0" w:space="0" w:color="auto"/>
                    <w:right w:val="none" w:sz="0" w:space="0" w:color="auto"/>
                  </w:divBdr>
                </w:div>
                <w:div w:id="861240533">
                  <w:marLeft w:val="0"/>
                  <w:marRight w:val="0"/>
                  <w:marTop w:val="0"/>
                  <w:marBottom w:val="0"/>
                  <w:divBdr>
                    <w:top w:val="none" w:sz="0" w:space="0" w:color="auto"/>
                    <w:left w:val="none" w:sz="0" w:space="0" w:color="auto"/>
                    <w:bottom w:val="none" w:sz="0" w:space="0" w:color="auto"/>
                    <w:right w:val="none" w:sz="0" w:space="0" w:color="auto"/>
                  </w:divBdr>
                </w:div>
                <w:div w:id="861938459">
                  <w:marLeft w:val="0"/>
                  <w:marRight w:val="0"/>
                  <w:marTop w:val="0"/>
                  <w:marBottom w:val="0"/>
                  <w:divBdr>
                    <w:top w:val="none" w:sz="0" w:space="0" w:color="auto"/>
                    <w:left w:val="none" w:sz="0" w:space="0" w:color="auto"/>
                    <w:bottom w:val="none" w:sz="0" w:space="0" w:color="auto"/>
                    <w:right w:val="none" w:sz="0" w:space="0" w:color="auto"/>
                  </w:divBdr>
                </w:div>
                <w:div w:id="862089979">
                  <w:marLeft w:val="0"/>
                  <w:marRight w:val="0"/>
                  <w:marTop w:val="0"/>
                  <w:marBottom w:val="0"/>
                  <w:divBdr>
                    <w:top w:val="none" w:sz="0" w:space="0" w:color="auto"/>
                    <w:left w:val="none" w:sz="0" w:space="0" w:color="auto"/>
                    <w:bottom w:val="none" w:sz="0" w:space="0" w:color="auto"/>
                    <w:right w:val="none" w:sz="0" w:space="0" w:color="auto"/>
                  </w:divBdr>
                </w:div>
                <w:div w:id="863129324">
                  <w:marLeft w:val="0"/>
                  <w:marRight w:val="0"/>
                  <w:marTop w:val="0"/>
                  <w:marBottom w:val="0"/>
                  <w:divBdr>
                    <w:top w:val="none" w:sz="0" w:space="0" w:color="auto"/>
                    <w:left w:val="none" w:sz="0" w:space="0" w:color="auto"/>
                    <w:bottom w:val="none" w:sz="0" w:space="0" w:color="auto"/>
                    <w:right w:val="none" w:sz="0" w:space="0" w:color="auto"/>
                  </w:divBdr>
                </w:div>
                <w:div w:id="864517017">
                  <w:marLeft w:val="0"/>
                  <w:marRight w:val="0"/>
                  <w:marTop w:val="0"/>
                  <w:marBottom w:val="0"/>
                  <w:divBdr>
                    <w:top w:val="none" w:sz="0" w:space="0" w:color="auto"/>
                    <w:left w:val="none" w:sz="0" w:space="0" w:color="auto"/>
                    <w:bottom w:val="none" w:sz="0" w:space="0" w:color="auto"/>
                    <w:right w:val="none" w:sz="0" w:space="0" w:color="auto"/>
                  </w:divBdr>
                </w:div>
                <w:div w:id="866062168">
                  <w:marLeft w:val="0"/>
                  <w:marRight w:val="0"/>
                  <w:marTop w:val="0"/>
                  <w:marBottom w:val="0"/>
                  <w:divBdr>
                    <w:top w:val="none" w:sz="0" w:space="0" w:color="auto"/>
                    <w:left w:val="none" w:sz="0" w:space="0" w:color="auto"/>
                    <w:bottom w:val="none" w:sz="0" w:space="0" w:color="auto"/>
                    <w:right w:val="none" w:sz="0" w:space="0" w:color="auto"/>
                  </w:divBdr>
                </w:div>
                <w:div w:id="868644114">
                  <w:marLeft w:val="0"/>
                  <w:marRight w:val="0"/>
                  <w:marTop w:val="0"/>
                  <w:marBottom w:val="0"/>
                  <w:divBdr>
                    <w:top w:val="none" w:sz="0" w:space="0" w:color="auto"/>
                    <w:left w:val="none" w:sz="0" w:space="0" w:color="auto"/>
                    <w:bottom w:val="none" w:sz="0" w:space="0" w:color="auto"/>
                    <w:right w:val="none" w:sz="0" w:space="0" w:color="auto"/>
                  </w:divBdr>
                </w:div>
                <w:div w:id="870535536">
                  <w:marLeft w:val="0"/>
                  <w:marRight w:val="0"/>
                  <w:marTop w:val="0"/>
                  <w:marBottom w:val="0"/>
                  <w:divBdr>
                    <w:top w:val="none" w:sz="0" w:space="0" w:color="auto"/>
                    <w:left w:val="none" w:sz="0" w:space="0" w:color="auto"/>
                    <w:bottom w:val="none" w:sz="0" w:space="0" w:color="auto"/>
                    <w:right w:val="none" w:sz="0" w:space="0" w:color="auto"/>
                  </w:divBdr>
                </w:div>
                <w:div w:id="872159948">
                  <w:marLeft w:val="0"/>
                  <w:marRight w:val="0"/>
                  <w:marTop w:val="0"/>
                  <w:marBottom w:val="0"/>
                  <w:divBdr>
                    <w:top w:val="none" w:sz="0" w:space="0" w:color="auto"/>
                    <w:left w:val="none" w:sz="0" w:space="0" w:color="auto"/>
                    <w:bottom w:val="none" w:sz="0" w:space="0" w:color="auto"/>
                    <w:right w:val="none" w:sz="0" w:space="0" w:color="auto"/>
                  </w:divBdr>
                </w:div>
                <w:div w:id="874195889">
                  <w:marLeft w:val="0"/>
                  <w:marRight w:val="0"/>
                  <w:marTop w:val="0"/>
                  <w:marBottom w:val="0"/>
                  <w:divBdr>
                    <w:top w:val="none" w:sz="0" w:space="0" w:color="auto"/>
                    <w:left w:val="none" w:sz="0" w:space="0" w:color="auto"/>
                    <w:bottom w:val="none" w:sz="0" w:space="0" w:color="auto"/>
                    <w:right w:val="none" w:sz="0" w:space="0" w:color="auto"/>
                  </w:divBdr>
                </w:div>
                <w:div w:id="874538895">
                  <w:marLeft w:val="0"/>
                  <w:marRight w:val="0"/>
                  <w:marTop w:val="0"/>
                  <w:marBottom w:val="0"/>
                  <w:divBdr>
                    <w:top w:val="none" w:sz="0" w:space="0" w:color="auto"/>
                    <w:left w:val="none" w:sz="0" w:space="0" w:color="auto"/>
                    <w:bottom w:val="none" w:sz="0" w:space="0" w:color="auto"/>
                    <w:right w:val="none" w:sz="0" w:space="0" w:color="auto"/>
                  </w:divBdr>
                </w:div>
                <w:div w:id="874930854">
                  <w:marLeft w:val="0"/>
                  <w:marRight w:val="0"/>
                  <w:marTop w:val="0"/>
                  <w:marBottom w:val="0"/>
                  <w:divBdr>
                    <w:top w:val="none" w:sz="0" w:space="0" w:color="auto"/>
                    <w:left w:val="none" w:sz="0" w:space="0" w:color="auto"/>
                    <w:bottom w:val="none" w:sz="0" w:space="0" w:color="auto"/>
                    <w:right w:val="none" w:sz="0" w:space="0" w:color="auto"/>
                  </w:divBdr>
                </w:div>
                <w:div w:id="875847283">
                  <w:marLeft w:val="0"/>
                  <w:marRight w:val="0"/>
                  <w:marTop w:val="0"/>
                  <w:marBottom w:val="0"/>
                  <w:divBdr>
                    <w:top w:val="none" w:sz="0" w:space="0" w:color="auto"/>
                    <w:left w:val="none" w:sz="0" w:space="0" w:color="auto"/>
                    <w:bottom w:val="none" w:sz="0" w:space="0" w:color="auto"/>
                    <w:right w:val="none" w:sz="0" w:space="0" w:color="auto"/>
                  </w:divBdr>
                </w:div>
                <w:div w:id="876312938">
                  <w:marLeft w:val="0"/>
                  <w:marRight w:val="0"/>
                  <w:marTop w:val="0"/>
                  <w:marBottom w:val="0"/>
                  <w:divBdr>
                    <w:top w:val="none" w:sz="0" w:space="0" w:color="auto"/>
                    <w:left w:val="none" w:sz="0" w:space="0" w:color="auto"/>
                    <w:bottom w:val="none" w:sz="0" w:space="0" w:color="auto"/>
                    <w:right w:val="none" w:sz="0" w:space="0" w:color="auto"/>
                  </w:divBdr>
                </w:div>
                <w:div w:id="876626014">
                  <w:marLeft w:val="0"/>
                  <w:marRight w:val="0"/>
                  <w:marTop w:val="0"/>
                  <w:marBottom w:val="0"/>
                  <w:divBdr>
                    <w:top w:val="none" w:sz="0" w:space="0" w:color="auto"/>
                    <w:left w:val="none" w:sz="0" w:space="0" w:color="auto"/>
                    <w:bottom w:val="none" w:sz="0" w:space="0" w:color="auto"/>
                    <w:right w:val="none" w:sz="0" w:space="0" w:color="auto"/>
                  </w:divBdr>
                </w:div>
                <w:div w:id="877934019">
                  <w:marLeft w:val="0"/>
                  <w:marRight w:val="0"/>
                  <w:marTop w:val="0"/>
                  <w:marBottom w:val="0"/>
                  <w:divBdr>
                    <w:top w:val="none" w:sz="0" w:space="0" w:color="auto"/>
                    <w:left w:val="none" w:sz="0" w:space="0" w:color="auto"/>
                    <w:bottom w:val="none" w:sz="0" w:space="0" w:color="auto"/>
                    <w:right w:val="none" w:sz="0" w:space="0" w:color="auto"/>
                  </w:divBdr>
                </w:div>
                <w:div w:id="878125957">
                  <w:marLeft w:val="0"/>
                  <w:marRight w:val="0"/>
                  <w:marTop w:val="0"/>
                  <w:marBottom w:val="0"/>
                  <w:divBdr>
                    <w:top w:val="none" w:sz="0" w:space="0" w:color="auto"/>
                    <w:left w:val="none" w:sz="0" w:space="0" w:color="auto"/>
                    <w:bottom w:val="none" w:sz="0" w:space="0" w:color="auto"/>
                    <w:right w:val="none" w:sz="0" w:space="0" w:color="auto"/>
                  </w:divBdr>
                </w:div>
                <w:div w:id="878128017">
                  <w:marLeft w:val="0"/>
                  <w:marRight w:val="0"/>
                  <w:marTop w:val="0"/>
                  <w:marBottom w:val="0"/>
                  <w:divBdr>
                    <w:top w:val="none" w:sz="0" w:space="0" w:color="auto"/>
                    <w:left w:val="none" w:sz="0" w:space="0" w:color="auto"/>
                    <w:bottom w:val="none" w:sz="0" w:space="0" w:color="auto"/>
                    <w:right w:val="none" w:sz="0" w:space="0" w:color="auto"/>
                  </w:divBdr>
                </w:div>
                <w:div w:id="878278295">
                  <w:marLeft w:val="0"/>
                  <w:marRight w:val="0"/>
                  <w:marTop w:val="0"/>
                  <w:marBottom w:val="0"/>
                  <w:divBdr>
                    <w:top w:val="none" w:sz="0" w:space="0" w:color="auto"/>
                    <w:left w:val="none" w:sz="0" w:space="0" w:color="auto"/>
                    <w:bottom w:val="none" w:sz="0" w:space="0" w:color="auto"/>
                    <w:right w:val="none" w:sz="0" w:space="0" w:color="auto"/>
                  </w:divBdr>
                </w:div>
                <w:div w:id="878467757">
                  <w:marLeft w:val="0"/>
                  <w:marRight w:val="0"/>
                  <w:marTop w:val="0"/>
                  <w:marBottom w:val="0"/>
                  <w:divBdr>
                    <w:top w:val="none" w:sz="0" w:space="0" w:color="auto"/>
                    <w:left w:val="none" w:sz="0" w:space="0" w:color="auto"/>
                    <w:bottom w:val="none" w:sz="0" w:space="0" w:color="auto"/>
                    <w:right w:val="none" w:sz="0" w:space="0" w:color="auto"/>
                  </w:divBdr>
                </w:div>
                <w:div w:id="878589635">
                  <w:marLeft w:val="0"/>
                  <w:marRight w:val="0"/>
                  <w:marTop w:val="0"/>
                  <w:marBottom w:val="0"/>
                  <w:divBdr>
                    <w:top w:val="none" w:sz="0" w:space="0" w:color="auto"/>
                    <w:left w:val="none" w:sz="0" w:space="0" w:color="auto"/>
                    <w:bottom w:val="none" w:sz="0" w:space="0" w:color="auto"/>
                    <w:right w:val="none" w:sz="0" w:space="0" w:color="auto"/>
                  </w:divBdr>
                </w:div>
                <w:div w:id="878931074">
                  <w:marLeft w:val="0"/>
                  <w:marRight w:val="0"/>
                  <w:marTop w:val="0"/>
                  <w:marBottom w:val="0"/>
                  <w:divBdr>
                    <w:top w:val="none" w:sz="0" w:space="0" w:color="auto"/>
                    <w:left w:val="none" w:sz="0" w:space="0" w:color="auto"/>
                    <w:bottom w:val="none" w:sz="0" w:space="0" w:color="auto"/>
                    <w:right w:val="none" w:sz="0" w:space="0" w:color="auto"/>
                  </w:divBdr>
                </w:div>
                <w:div w:id="880551601">
                  <w:marLeft w:val="0"/>
                  <w:marRight w:val="0"/>
                  <w:marTop w:val="0"/>
                  <w:marBottom w:val="0"/>
                  <w:divBdr>
                    <w:top w:val="none" w:sz="0" w:space="0" w:color="auto"/>
                    <w:left w:val="none" w:sz="0" w:space="0" w:color="auto"/>
                    <w:bottom w:val="none" w:sz="0" w:space="0" w:color="auto"/>
                    <w:right w:val="none" w:sz="0" w:space="0" w:color="auto"/>
                  </w:divBdr>
                </w:div>
                <w:div w:id="880938486">
                  <w:marLeft w:val="0"/>
                  <w:marRight w:val="0"/>
                  <w:marTop w:val="0"/>
                  <w:marBottom w:val="0"/>
                  <w:divBdr>
                    <w:top w:val="none" w:sz="0" w:space="0" w:color="auto"/>
                    <w:left w:val="none" w:sz="0" w:space="0" w:color="auto"/>
                    <w:bottom w:val="none" w:sz="0" w:space="0" w:color="auto"/>
                    <w:right w:val="none" w:sz="0" w:space="0" w:color="auto"/>
                  </w:divBdr>
                </w:div>
                <w:div w:id="884826959">
                  <w:marLeft w:val="0"/>
                  <w:marRight w:val="0"/>
                  <w:marTop w:val="0"/>
                  <w:marBottom w:val="0"/>
                  <w:divBdr>
                    <w:top w:val="none" w:sz="0" w:space="0" w:color="auto"/>
                    <w:left w:val="none" w:sz="0" w:space="0" w:color="auto"/>
                    <w:bottom w:val="none" w:sz="0" w:space="0" w:color="auto"/>
                    <w:right w:val="none" w:sz="0" w:space="0" w:color="auto"/>
                  </w:divBdr>
                </w:div>
                <w:div w:id="885679607">
                  <w:marLeft w:val="0"/>
                  <w:marRight w:val="0"/>
                  <w:marTop w:val="0"/>
                  <w:marBottom w:val="0"/>
                  <w:divBdr>
                    <w:top w:val="none" w:sz="0" w:space="0" w:color="auto"/>
                    <w:left w:val="none" w:sz="0" w:space="0" w:color="auto"/>
                    <w:bottom w:val="none" w:sz="0" w:space="0" w:color="auto"/>
                    <w:right w:val="none" w:sz="0" w:space="0" w:color="auto"/>
                  </w:divBdr>
                </w:div>
                <w:div w:id="886524261">
                  <w:marLeft w:val="0"/>
                  <w:marRight w:val="0"/>
                  <w:marTop w:val="0"/>
                  <w:marBottom w:val="0"/>
                  <w:divBdr>
                    <w:top w:val="none" w:sz="0" w:space="0" w:color="auto"/>
                    <w:left w:val="none" w:sz="0" w:space="0" w:color="auto"/>
                    <w:bottom w:val="none" w:sz="0" w:space="0" w:color="auto"/>
                    <w:right w:val="none" w:sz="0" w:space="0" w:color="auto"/>
                  </w:divBdr>
                </w:div>
                <w:div w:id="887835715">
                  <w:marLeft w:val="0"/>
                  <w:marRight w:val="0"/>
                  <w:marTop w:val="0"/>
                  <w:marBottom w:val="0"/>
                  <w:divBdr>
                    <w:top w:val="none" w:sz="0" w:space="0" w:color="auto"/>
                    <w:left w:val="none" w:sz="0" w:space="0" w:color="auto"/>
                    <w:bottom w:val="none" w:sz="0" w:space="0" w:color="auto"/>
                    <w:right w:val="none" w:sz="0" w:space="0" w:color="auto"/>
                  </w:divBdr>
                </w:div>
                <w:div w:id="888297749">
                  <w:marLeft w:val="0"/>
                  <w:marRight w:val="0"/>
                  <w:marTop w:val="0"/>
                  <w:marBottom w:val="0"/>
                  <w:divBdr>
                    <w:top w:val="none" w:sz="0" w:space="0" w:color="auto"/>
                    <w:left w:val="none" w:sz="0" w:space="0" w:color="auto"/>
                    <w:bottom w:val="none" w:sz="0" w:space="0" w:color="auto"/>
                    <w:right w:val="none" w:sz="0" w:space="0" w:color="auto"/>
                  </w:divBdr>
                </w:div>
                <w:div w:id="890534868">
                  <w:marLeft w:val="0"/>
                  <w:marRight w:val="0"/>
                  <w:marTop w:val="0"/>
                  <w:marBottom w:val="0"/>
                  <w:divBdr>
                    <w:top w:val="none" w:sz="0" w:space="0" w:color="auto"/>
                    <w:left w:val="none" w:sz="0" w:space="0" w:color="auto"/>
                    <w:bottom w:val="none" w:sz="0" w:space="0" w:color="auto"/>
                    <w:right w:val="none" w:sz="0" w:space="0" w:color="auto"/>
                  </w:divBdr>
                </w:div>
                <w:div w:id="892500814">
                  <w:marLeft w:val="0"/>
                  <w:marRight w:val="0"/>
                  <w:marTop w:val="0"/>
                  <w:marBottom w:val="0"/>
                  <w:divBdr>
                    <w:top w:val="none" w:sz="0" w:space="0" w:color="auto"/>
                    <w:left w:val="none" w:sz="0" w:space="0" w:color="auto"/>
                    <w:bottom w:val="none" w:sz="0" w:space="0" w:color="auto"/>
                    <w:right w:val="none" w:sz="0" w:space="0" w:color="auto"/>
                  </w:divBdr>
                </w:div>
                <w:div w:id="894122387">
                  <w:marLeft w:val="0"/>
                  <w:marRight w:val="0"/>
                  <w:marTop w:val="0"/>
                  <w:marBottom w:val="0"/>
                  <w:divBdr>
                    <w:top w:val="none" w:sz="0" w:space="0" w:color="auto"/>
                    <w:left w:val="none" w:sz="0" w:space="0" w:color="auto"/>
                    <w:bottom w:val="none" w:sz="0" w:space="0" w:color="auto"/>
                    <w:right w:val="none" w:sz="0" w:space="0" w:color="auto"/>
                  </w:divBdr>
                </w:div>
                <w:div w:id="895819985">
                  <w:marLeft w:val="0"/>
                  <w:marRight w:val="0"/>
                  <w:marTop w:val="0"/>
                  <w:marBottom w:val="0"/>
                  <w:divBdr>
                    <w:top w:val="none" w:sz="0" w:space="0" w:color="auto"/>
                    <w:left w:val="none" w:sz="0" w:space="0" w:color="auto"/>
                    <w:bottom w:val="none" w:sz="0" w:space="0" w:color="auto"/>
                    <w:right w:val="none" w:sz="0" w:space="0" w:color="auto"/>
                  </w:divBdr>
                </w:div>
                <w:div w:id="897782325">
                  <w:marLeft w:val="0"/>
                  <w:marRight w:val="0"/>
                  <w:marTop w:val="0"/>
                  <w:marBottom w:val="0"/>
                  <w:divBdr>
                    <w:top w:val="none" w:sz="0" w:space="0" w:color="auto"/>
                    <w:left w:val="none" w:sz="0" w:space="0" w:color="auto"/>
                    <w:bottom w:val="none" w:sz="0" w:space="0" w:color="auto"/>
                    <w:right w:val="none" w:sz="0" w:space="0" w:color="auto"/>
                  </w:divBdr>
                </w:div>
                <w:div w:id="901019211">
                  <w:marLeft w:val="0"/>
                  <w:marRight w:val="0"/>
                  <w:marTop w:val="0"/>
                  <w:marBottom w:val="0"/>
                  <w:divBdr>
                    <w:top w:val="none" w:sz="0" w:space="0" w:color="auto"/>
                    <w:left w:val="none" w:sz="0" w:space="0" w:color="auto"/>
                    <w:bottom w:val="none" w:sz="0" w:space="0" w:color="auto"/>
                    <w:right w:val="none" w:sz="0" w:space="0" w:color="auto"/>
                  </w:divBdr>
                </w:div>
                <w:div w:id="903491065">
                  <w:marLeft w:val="0"/>
                  <w:marRight w:val="0"/>
                  <w:marTop w:val="0"/>
                  <w:marBottom w:val="0"/>
                  <w:divBdr>
                    <w:top w:val="none" w:sz="0" w:space="0" w:color="auto"/>
                    <w:left w:val="none" w:sz="0" w:space="0" w:color="auto"/>
                    <w:bottom w:val="none" w:sz="0" w:space="0" w:color="auto"/>
                    <w:right w:val="none" w:sz="0" w:space="0" w:color="auto"/>
                  </w:divBdr>
                </w:div>
                <w:div w:id="904609395">
                  <w:marLeft w:val="0"/>
                  <w:marRight w:val="0"/>
                  <w:marTop w:val="0"/>
                  <w:marBottom w:val="0"/>
                  <w:divBdr>
                    <w:top w:val="none" w:sz="0" w:space="0" w:color="auto"/>
                    <w:left w:val="none" w:sz="0" w:space="0" w:color="auto"/>
                    <w:bottom w:val="none" w:sz="0" w:space="0" w:color="auto"/>
                    <w:right w:val="none" w:sz="0" w:space="0" w:color="auto"/>
                  </w:divBdr>
                </w:div>
                <w:div w:id="905609051">
                  <w:marLeft w:val="0"/>
                  <w:marRight w:val="0"/>
                  <w:marTop w:val="0"/>
                  <w:marBottom w:val="0"/>
                  <w:divBdr>
                    <w:top w:val="none" w:sz="0" w:space="0" w:color="auto"/>
                    <w:left w:val="none" w:sz="0" w:space="0" w:color="auto"/>
                    <w:bottom w:val="none" w:sz="0" w:space="0" w:color="auto"/>
                    <w:right w:val="none" w:sz="0" w:space="0" w:color="auto"/>
                  </w:divBdr>
                </w:div>
                <w:div w:id="908269352">
                  <w:marLeft w:val="0"/>
                  <w:marRight w:val="0"/>
                  <w:marTop w:val="0"/>
                  <w:marBottom w:val="0"/>
                  <w:divBdr>
                    <w:top w:val="none" w:sz="0" w:space="0" w:color="auto"/>
                    <w:left w:val="none" w:sz="0" w:space="0" w:color="auto"/>
                    <w:bottom w:val="none" w:sz="0" w:space="0" w:color="auto"/>
                    <w:right w:val="none" w:sz="0" w:space="0" w:color="auto"/>
                  </w:divBdr>
                </w:div>
                <w:div w:id="909921269">
                  <w:marLeft w:val="0"/>
                  <w:marRight w:val="0"/>
                  <w:marTop w:val="0"/>
                  <w:marBottom w:val="0"/>
                  <w:divBdr>
                    <w:top w:val="none" w:sz="0" w:space="0" w:color="auto"/>
                    <w:left w:val="none" w:sz="0" w:space="0" w:color="auto"/>
                    <w:bottom w:val="none" w:sz="0" w:space="0" w:color="auto"/>
                    <w:right w:val="none" w:sz="0" w:space="0" w:color="auto"/>
                  </w:divBdr>
                </w:div>
                <w:div w:id="913710676">
                  <w:marLeft w:val="0"/>
                  <w:marRight w:val="0"/>
                  <w:marTop w:val="0"/>
                  <w:marBottom w:val="0"/>
                  <w:divBdr>
                    <w:top w:val="none" w:sz="0" w:space="0" w:color="auto"/>
                    <w:left w:val="none" w:sz="0" w:space="0" w:color="auto"/>
                    <w:bottom w:val="none" w:sz="0" w:space="0" w:color="auto"/>
                    <w:right w:val="none" w:sz="0" w:space="0" w:color="auto"/>
                  </w:divBdr>
                </w:div>
                <w:div w:id="916548653">
                  <w:marLeft w:val="0"/>
                  <w:marRight w:val="0"/>
                  <w:marTop w:val="0"/>
                  <w:marBottom w:val="0"/>
                  <w:divBdr>
                    <w:top w:val="none" w:sz="0" w:space="0" w:color="auto"/>
                    <w:left w:val="none" w:sz="0" w:space="0" w:color="auto"/>
                    <w:bottom w:val="none" w:sz="0" w:space="0" w:color="auto"/>
                    <w:right w:val="none" w:sz="0" w:space="0" w:color="auto"/>
                  </w:divBdr>
                </w:div>
                <w:div w:id="918369867">
                  <w:marLeft w:val="0"/>
                  <w:marRight w:val="0"/>
                  <w:marTop w:val="0"/>
                  <w:marBottom w:val="0"/>
                  <w:divBdr>
                    <w:top w:val="none" w:sz="0" w:space="0" w:color="auto"/>
                    <w:left w:val="none" w:sz="0" w:space="0" w:color="auto"/>
                    <w:bottom w:val="none" w:sz="0" w:space="0" w:color="auto"/>
                    <w:right w:val="none" w:sz="0" w:space="0" w:color="auto"/>
                  </w:divBdr>
                </w:div>
                <w:div w:id="921109651">
                  <w:marLeft w:val="0"/>
                  <w:marRight w:val="0"/>
                  <w:marTop w:val="0"/>
                  <w:marBottom w:val="0"/>
                  <w:divBdr>
                    <w:top w:val="none" w:sz="0" w:space="0" w:color="auto"/>
                    <w:left w:val="none" w:sz="0" w:space="0" w:color="auto"/>
                    <w:bottom w:val="none" w:sz="0" w:space="0" w:color="auto"/>
                    <w:right w:val="none" w:sz="0" w:space="0" w:color="auto"/>
                  </w:divBdr>
                </w:div>
                <w:div w:id="926117078">
                  <w:marLeft w:val="0"/>
                  <w:marRight w:val="0"/>
                  <w:marTop w:val="0"/>
                  <w:marBottom w:val="0"/>
                  <w:divBdr>
                    <w:top w:val="none" w:sz="0" w:space="0" w:color="auto"/>
                    <w:left w:val="none" w:sz="0" w:space="0" w:color="auto"/>
                    <w:bottom w:val="none" w:sz="0" w:space="0" w:color="auto"/>
                    <w:right w:val="none" w:sz="0" w:space="0" w:color="auto"/>
                  </w:divBdr>
                </w:div>
                <w:div w:id="926159892">
                  <w:marLeft w:val="0"/>
                  <w:marRight w:val="0"/>
                  <w:marTop w:val="0"/>
                  <w:marBottom w:val="0"/>
                  <w:divBdr>
                    <w:top w:val="none" w:sz="0" w:space="0" w:color="auto"/>
                    <w:left w:val="none" w:sz="0" w:space="0" w:color="auto"/>
                    <w:bottom w:val="none" w:sz="0" w:space="0" w:color="auto"/>
                    <w:right w:val="none" w:sz="0" w:space="0" w:color="auto"/>
                  </w:divBdr>
                </w:div>
                <w:div w:id="927930624">
                  <w:marLeft w:val="0"/>
                  <w:marRight w:val="0"/>
                  <w:marTop w:val="0"/>
                  <w:marBottom w:val="0"/>
                  <w:divBdr>
                    <w:top w:val="none" w:sz="0" w:space="0" w:color="auto"/>
                    <w:left w:val="none" w:sz="0" w:space="0" w:color="auto"/>
                    <w:bottom w:val="none" w:sz="0" w:space="0" w:color="auto"/>
                    <w:right w:val="none" w:sz="0" w:space="0" w:color="auto"/>
                  </w:divBdr>
                </w:div>
                <w:div w:id="928081496">
                  <w:marLeft w:val="0"/>
                  <w:marRight w:val="0"/>
                  <w:marTop w:val="0"/>
                  <w:marBottom w:val="0"/>
                  <w:divBdr>
                    <w:top w:val="none" w:sz="0" w:space="0" w:color="auto"/>
                    <w:left w:val="none" w:sz="0" w:space="0" w:color="auto"/>
                    <w:bottom w:val="none" w:sz="0" w:space="0" w:color="auto"/>
                    <w:right w:val="none" w:sz="0" w:space="0" w:color="auto"/>
                  </w:divBdr>
                </w:div>
                <w:div w:id="930431780">
                  <w:marLeft w:val="0"/>
                  <w:marRight w:val="0"/>
                  <w:marTop w:val="0"/>
                  <w:marBottom w:val="0"/>
                  <w:divBdr>
                    <w:top w:val="none" w:sz="0" w:space="0" w:color="auto"/>
                    <w:left w:val="none" w:sz="0" w:space="0" w:color="auto"/>
                    <w:bottom w:val="none" w:sz="0" w:space="0" w:color="auto"/>
                    <w:right w:val="none" w:sz="0" w:space="0" w:color="auto"/>
                  </w:divBdr>
                </w:div>
                <w:div w:id="933825840">
                  <w:marLeft w:val="0"/>
                  <w:marRight w:val="0"/>
                  <w:marTop w:val="0"/>
                  <w:marBottom w:val="0"/>
                  <w:divBdr>
                    <w:top w:val="none" w:sz="0" w:space="0" w:color="auto"/>
                    <w:left w:val="none" w:sz="0" w:space="0" w:color="auto"/>
                    <w:bottom w:val="none" w:sz="0" w:space="0" w:color="auto"/>
                    <w:right w:val="none" w:sz="0" w:space="0" w:color="auto"/>
                  </w:divBdr>
                </w:div>
                <w:div w:id="934440829">
                  <w:marLeft w:val="0"/>
                  <w:marRight w:val="0"/>
                  <w:marTop w:val="0"/>
                  <w:marBottom w:val="0"/>
                  <w:divBdr>
                    <w:top w:val="none" w:sz="0" w:space="0" w:color="auto"/>
                    <w:left w:val="none" w:sz="0" w:space="0" w:color="auto"/>
                    <w:bottom w:val="none" w:sz="0" w:space="0" w:color="auto"/>
                    <w:right w:val="none" w:sz="0" w:space="0" w:color="auto"/>
                  </w:divBdr>
                </w:div>
                <w:div w:id="934632766">
                  <w:marLeft w:val="0"/>
                  <w:marRight w:val="0"/>
                  <w:marTop w:val="0"/>
                  <w:marBottom w:val="0"/>
                  <w:divBdr>
                    <w:top w:val="none" w:sz="0" w:space="0" w:color="auto"/>
                    <w:left w:val="none" w:sz="0" w:space="0" w:color="auto"/>
                    <w:bottom w:val="none" w:sz="0" w:space="0" w:color="auto"/>
                    <w:right w:val="none" w:sz="0" w:space="0" w:color="auto"/>
                  </w:divBdr>
                </w:div>
                <w:div w:id="935675297">
                  <w:marLeft w:val="0"/>
                  <w:marRight w:val="0"/>
                  <w:marTop w:val="0"/>
                  <w:marBottom w:val="0"/>
                  <w:divBdr>
                    <w:top w:val="none" w:sz="0" w:space="0" w:color="auto"/>
                    <w:left w:val="none" w:sz="0" w:space="0" w:color="auto"/>
                    <w:bottom w:val="none" w:sz="0" w:space="0" w:color="auto"/>
                    <w:right w:val="none" w:sz="0" w:space="0" w:color="auto"/>
                  </w:divBdr>
                </w:div>
                <w:div w:id="940114417">
                  <w:marLeft w:val="0"/>
                  <w:marRight w:val="0"/>
                  <w:marTop w:val="0"/>
                  <w:marBottom w:val="0"/>
                  <w:divBdr>
                    <w:top w:val="none" w:sz="0" w:space="0" w:color="auto"/>
                    <w:left w:val="none" w:sz="0" w:space="0" w:color="auto"/>
                    <w:bottom w:val="none" w:sz="0" w:space="0" w:color="auto"/>
                    <w:right w:val="none" w:sz="0" w:space="0" w:color="auto"/>
                  </w:divBdr>
                </w:div>
                <w:div w:id="941382442">
                  <w:marLeft w:val="0"/>
                  <w:marRight w:val="0"/>
                  <w:marTop w:val="0"/>
                  <w:marBottom w:val="0"/>
                  <w:divBdr>
                    <w:top w:val="none" w:sz="0" w:space="0" w:color="auto"/>
                    <w:left w:val="none" w:sz="0" w:space="0" w:color="auto"/>
                    <w:bottom w:val="none" w:sz="0" w:space="0" w:color="auto"/>
                    <w:right w:val="none" w:sz="0" w:space="0" w:color="auto"/>
                  </w:divBdr>
                </w:div>
                <w:div w:id="944073264">
                  <w:marLeft w:val="0"/>
                  <w:marRight w:val="0"/>
                  <w:marTop w:val="0"/>
                  <w:marBottom w:val="0"/>
                  <w:divBdr>
                    <w:top w:val="none" w:sz="0" w:space="0" w:color="auto"/>
                    <w:left w:val="none" w:sz="0" w:space="0" w:color="auto"/>
                    <w:bottom w:val="none" w:sz="0" w:space="0" w:color="auto"/>
                    <w:right w:val="none" w:sz="0" w:space="0" w:color="auto"/>
                  </w:divBdr>
                </w:div>
                <w:div w:id="944112036">
                  <w:marLeft w:val="0"/>
                  <w:marRight w:val="0"/>
                  <w:marTop w:val="0"/>
                  <w:marBottom w:val="0"/>
                  <w:divBdr>
                    <w:top w:val="none" w:sz="0" w:space="0" w:color="auto"/>
                    <w:left w:val="none" w:sz="0" w:space="0" w:color="auto"/>
                    <w:bottom w:val="none" w:sz="0" w:space="0" w:color="auto"/>
                    <w:right w:val="none" w:sz="0" w:space="0" w:color="auto"/>
                  </w:divBdr>
                </w:div>
                <w:div w:id="945117732">
                  <w:marLeft w:val="0"/>
                  <w:marRight w:val="0"/>
                  <w:marTop w:val="0"/>
                  <w:marBottom w:val="0"/>
                  <w:divBdr>
                    <w:top w:val="none" w:sz="0" w:space="0" w:color="auto"/>
                    <w:left w:val="none" w:sz="0" w:space="0" w:color="auto"/>
                    <w:bottom w:val="none" w:sz="0" w:space="0" w:color="auto"/>
                    <w:right w:val="none" w:sz="0" w:space="0" w:color="auto"/>
                  </w:divBdr>
                </w:div>
                <w:div w:id="945162184">
                  <w:marLeft w:val="0"/>
                  <w:marRight w:val="0"/>
                  <w:marTop w:val="0"/>
                  <w:marBottom w:val="0"/>
                  <w:divBdr>
                    <w:top w:val="none" w:sz="0" w:space="0" w:color="auto"/>
                    <w:left w:val="none" w:sz="0" w:space="0" w:color="auto"/>
                    <w:bottom w:val="none" w:sz="0" w:space="0" w:color="auto"/>
                    <w:right w:val="none" w:sz="0" w:space="0" w:color="auto"/>
                  </w:divBdr>
                </w:div>
                <w:div w:id="947586301">
                  <w:marLeft w:val="0"/>
                  <w:marRight w:val="0"/>
                  <w:marTop w:val="0"/>
                  <w:marBottom w:val="0"/>
                  <w:divBdr>
                    <w:top w:val="none" w:sz="0" w:space="0" w:color="auto"/>
                    <w:left w:val="none" w:sz="0" w:space="0" w:color="auto"/>
                    <w:bottom w:val="none" w:sz="0" w:space="0" w:color="auto"/>
                    <w:right w:val="none" w:sz="0" w:space="0" w:color="auto"/>
                  </w:divBdr>
                </w:div>
                <w:div w:id="949121556">
                  <w:marLeft w:val="0"/>
                  <w:marRight w:val="0"/>
                  <w:marTop w:val="0"/>
                  <w:marBottom w:val="0"/>
                  <w:divBdr>
                    <w:top w:val="none" w:sz="0" w:space="0" w:color="auto"/>
                    <w:left w:val="none" w:sz="0" w:space="0" w:color="auto"/>
                    <w:bottom w:val="none" w:sz="0" w:space="0" w:color="auto"/>
                    <w:right w:val="none" w:sz="0" w:space="0" w:color="auto"/>
                  </w:divBdr>
                </w:div>
                <w:div w:id="950631059">
                  <w:marLeft w:val="0"/>
                  <w:marRight w:val="0"/>
                  <w:marTop w:val="0"/>
                  <w:marBottom w:val="0"/>
                  <w:divBdr>
                    <w:top w:val="none" w:sz="0" w:space="0" w:color="auto"/>
                    <w:left w:val="none" w:sz="0" w:space="0" w:color="auto"/>
                    <w:bottom w:val="none" w:sz="0" w:space="0" w:color="auto"/>
                    <w:right w:val="none" w:sz="0" w:space="0" w:color="auto"/>
                  </w:divBdr>
                </w:div>
                <w:div w:id="951204840">
                  <w:marLeft w:val="0"/>
                  <w:marRight w:val="0"/>
                  <w:marTop w:val="0"/>
                  <w:marBottom w:val="0"/>
                  <w:divBdr>
                    <w:top w:val="none" w:sz="0" w:space="0" w:color="auto"/>
                    <w:left w:val="none" w:sz="0" w:space="0" w:color="auto"/>
                    <w:bottom w:val="none" w:sz="0" w:space="0" w:color="auto"/>
                    <w:right w:val="none" w:sz="0" w:space="0" w:color="auto"/>
                  </w:divBdr>
                </w:div>
                <w:div w:id="951977300">
                  <w:marLeft w:val="0"/>
                  <w:marRight w:val="0"/>
                  <w:marTop w:val="0"/>
                  <w:marBottom w:val="0"/>
                  <w:divBdr>
                    <w:top w:val="none" w:sz="0" w:space="0" w:color="auto"/>
                    <w:left w:val="none" w:sz="0" w:space="0" w:color="auto"/>
                    <w:bottom w:val="none" w:sz="0" w:space="0" w:color="auto"/>
                    <w:right w:val="none" w:sz="0" w:space="0" w:color="auto"/>
                  </w:divBdr>
                </w:div>
                <w:div w:id="953370565">
                  <w:marLeft w:val="0"/>
                  <w:marRight w:val="0"/>
                  <w:marTop w:val="0"/>
                  <w:marBottom w:val="0"/>
                  <w:divBdr>
                    <w:top w:val="none" w:sz="0" w:space="0" w:color="auto"/>
                    <w:left w:val="none" w:sz="0" w:space="0" w:color="auto"/>
                    <w:bottom w:val="none" w:sz="0" w:space="0" w:color="auto"/>
                    <w:right w:val="none" w:sz="0" w:space="0" w:color="auto"/>
                  </w:divBdr>
                </w:div>
                <w:div w:id="961688363">
                  <w:marLeft w:val="0"/>
                  <w:marRight w:val="0"/>
                  <w:marTop w:val="0"/>
                  <w:marBottom w:val="0"/>
                  <w:divBdr>
                    <w:top w:val="none" w:sz="0" w:space="0" w:color="auto"/>
                    <w:left w:val="none" w:sz="0" w:space="0" w:color="auto"/>
                    <w:bottom w:val="none" w:sz="0" w:space="0" w:color="auto"/>
                    <w:right w:val="none" w:sz="0" w:space="0" w:color="auto"/>
                  </w:divBdr>
                </w:div>
                <w:div w:id="964001616">
                  <w:marLeft w:val="0"/>
                  <w:marRight w:val="0"/>
                  <w:marTop w:val="0"/>
                  <w:marBottom w:val="0"/>
                  <w:divBdr>
                    <w:top w:val="none" w:sz="0" w:space="0" w:color="auto"/>
                    <w:left w:val="none" w:sz="0" w:space="0" w:color="auto"/>
                    <w:bottom w:val="none" w:sz="0" w:space="0" w:color="auto"/>
                    <w:right w:val="none" w:sz="0" w:space="0" w:color="auto"/>
                  </w:divBdr>
                </w:div>
                <w:div w:id="965500883">
                  <w:marLeft w:val="0"/>
                  <w:marRight w:val="0"/>
                  <w:marTop w:val="0"/>
                  <w:marBottom w:val="0"/>
                  <w:divBdr>
                    <w:top w:val="none" w:sz="0" w:space="0" w:color="auto"/>
                    <w:left w:val="none" w:sz="0" w:space="0" w:color="auto"/>
                    <w:bottom w:val="none" w:sz="0" w:space="0" w:color="auto"/>
                    <w:right w:val="none" w:sz="0" w:space="0" w:color="auto"/>
                  </w:divBdr>
                </w:div>
                <w:div w:id="966813146">
                  <w:marLeft w:val="0"/>
                  <w:marRight w:val="0"/>
                  <w:marTop w:val="0"/>
                  <w:marBottom w:val="0"/>
                  <w:divBdr>
                    <w:top w:val="none" w:sz="0" w:space="0" w:color="auto"/>
                    <w:left w:val="none" w:sz="0" w:space="0" w:color="auto"/>
                    <w:bottom w:val="none" w:sz="0" w:space="0" w:color="auto"/>
                    <w:right w:val="none" w:sz="0" w:space="0" w:color="auto"/>
                  </w:divBdr>
                </w:div>
                <w:div w:id="967509641">
                  <w:marLeft w:val="0"/>
                  <w:marRight w:val="0"/>
                  <w:marTop w:val="0"/>
                  <w:marBottom w:val="0"/>
                  <w:divBdr>
                    <w:top w:val="none" w:sz="0" w:space="0" w:color="auto"/>
                    <w:left w:val="none" w:sz="0" w:space="0" w:color="auto"/>
                    <w:bottom w:val="none" w:sz="0" w:space="0" w:color="auto"/>
                    <w:right w:val="none" w:sz="0" w:space="0" w:color="auto"/>
                  </w:divBdr>
                </w:div>
                <w:div w:id="969357965">
                  <w:marLeft w:val="0"/>
                  <w:marRight w:val="0"/>
                  <w:marTop w:val="0"/>
                  <w:marBottom w:val="0"/>
                  <w:divBdr>
                    <w:top w:val="none" w:sz="0" w:space="0" w:color="auto"/>
                    <w:left w:val="none" w:sz="0" w:space="0" w:color="auto"/>
                    <w:bottom w:val="none" w:sz="0" w:space="0" w:color="auto"/>
                    <w:right w:val="none" w:sz="0" w:space="0" w:color="auto"/>
                  </w:divBdr>
                </w:div>
                <w:div w:id="970088678">
                  <w:marLeft w:val="0"/>
                  <w:marRight w:val="0"/>
                  <w:marTop w:val="0"/>
                  <w:marBottom w:val="0"/>
                  <w:divBdr>
                    <w:top w:val="none" w:sz="0" w:space="0" w:color="auto"/>
                    <w:left w:val="none" w:sz="0" w:space="0" w:color="auto"/>
                    <w:bottom w:val="none" w:sz="0" w:space="0" w:color="auto"/>
                    <w:right w:val="none" w:sz="0" w:space="0" w:color="auto"/>
                  </w:divBdr>
                </w:div>
                <w:div w:id="970282593">
                  <w:marLeft w:val="0"/>
                  <w:marRight w:val="0"/>
                  <w:marTop w:val="0"/>
                  <w:marBottom w:val="0"/>
                  <w:divBdr>
                    <w:top w:val="none" w:sz="0" w:space="0" w:color="auto"/>
                    <w:left w:val="none" w:sz="0" w:space="0" w:color="auto"/>
                    <w:bottom w:val="none" w:sz="0" w:space="0" w:color="auto"/>
                    <w:right w:val="none" w:sz="0" w:space="0" w:color="auto"/>
                  </w:divBdr>
                </w:div>
                <w:div w:id="970746289">
                  <w:marLeft w:val="0"/>
                  <w:marRight w:val="0"/>
                  <w:marTop w:val="0"/>
                  <w:marBottom w:val="0"/>
                  <w:divBdr>
                    <w:top w:val="none" w:sz="0" w:space="0" w:color="auto"/>
                    <w:left w:val="none" w:sz="0" w:space="0" w:color="auto"/>
                    <w:bottom w:val="none" w:sz="0" w:space="0" w:color="auto"/>
                    <w:right w:val="none" w:sz="0" w:space="0" w:color="auto"/>
                  </w:divBdr>
                </w:div>
                <w:div w:id="972712056">
                  <w:marLeft w:val="0"/>
                  <w:marRight w:val="0"/>
                  <w:marTop w:val="0"/>
                  <w:marBottom w:val="0"/>
                  <w:divBdr>
                    <w:top w:val="none" w:sz="0" w:space="0" w:color="auto"/>
                    <w:left w:val="none" w:sz="0" w:space="0" w:color="auto"/>
                    <w:bottom w:val="none" w:sz="0" w:space="0" w:color="auto"/>
                    <w:right w:val="none" w:sz="0" w:space="0" w:color="auto"/>
                  </w:divBdr>
                </w:div>
                <w:div w:id="978147153">
                  <w:marLeft w:val="0"/>
                  <w:marRight w:val="0"/>
                  <w:marTop w:val="0"/>
                  <w:marBottom w:val="0"/>
                  <w:divBdr>
                    <w:top w:val="none" w:sz="0" w:space="0" w:color="auto"/>
                    <w:left w:val="none" w:sz="0" w:space="0" w:color="auto"/>
                    <w:bottom w:val="none" w:sz="0" w:space="0" w:color="auto"/>
                    <w:right w:val="none" w:sz="0" w:space="0" w:color="auto"/>
                  </w:divBdr>
                </w:div>
                <w:div w:id="981471412">
                  <w:marLeft w:val="0"/>
                  <w:marRight w:val="0"/>
                  <w:marTop w:val="0"/>
                  <w:marBottom w:val="0"/>
                  <w:divBdr>
                    <w:top w:val="none" w:sz="0" w:space="0" w:color="auto"/>
                    <w:left w:val="none" w:sz="0" w:space="0" w:color="auto"/>
                    <w:bottom w:val="none" w:sz="0" w:space="0" w:color="auto"/>
                    <w:right w:val="none" w:sz="0" w:space="0" w:color="auto"/>
                  </w:divBdr>
                </w:div>
                <w:div w:id="981926927">
                  <w:marLeft w:val="0"/>
                  <w:marRight w:val="0"/>
                  <w:marTop w:val="0"/>
                  <w:marBottom w:val="0"/>
                  <w:divBdr>
                    <w:top w:val="none" w:sz="0" w:space="0" w:color="auto"/>
                    <w:left w:val="none" w:sz="0" w:space="0" w:color="auto"/>
                    <w:bottom w:val="none" w:sz="0" w:space="0" w:color="auto"/>
                    <w:right w:val="none" w:sz="0" w:space="0" w:color="auto"/>
                  </w:divBdr>
                </w:div>
                <w:div w:id="988049064">
                  <w:marLeft w:val="0"/>
                  <w:marRight w:val="0"/>
                  <w:marTop w:val="0"/>
                  <w:marBottom w:val="0"/>
                  <w:divBdr>
                    <w:top w:val="none" w:sz="0" w:space="0" w:color="auto"/>
                    <w:left w:val="none" w:sz="0" w:space="0" w:color="auto"/>
                    <w:bottom w:val="none" w:sz="0" w:space="0" w:color="auto"/>
                    <w:right w:val="none" w:sz="0" w:space="0" w:color="auto"/>
                  </w:divBdr>
                </w:div>
                <w:div w:id="994341001">
                  <w:marLeft w:val="0"/>
                  <w:marRight w:val="0"/>
                  <w:marTop w:val="0"/>
                  <w:marBottom w:val="0"/>
                  <w:divBdr>
                    <w:top w:val="none" w:sz="0" w:space="0" w:color="auto"/>
                    <w:left w:val="none" w:sz="0" w:space="0" w:color="auto"/>
                    <w:bottom w:val="none" w:sz="0" w:space="0" w:color="auto"/>
                    <w:right w:val="none" w:sz="0" w:space="0" w:color="auto"/>
                  </w:divBdr>
                </w:div>
                <w:div w:id="996148211">
                  <w:marLeft w:val="0"/>
                  <w:marRight w:val="0"/>
                  <w:marTop w:val="0"/>
                  <w:marBottom w:val="0"/>
                  <w:divBdr>
                    <w:top w:val="none" w:sz="0" w:space="0" w:color="auto"/>
                    <w:left w:val="none" w:sz="0" w:space="0" w:color="auto"/>
                    <w:bottom w:val="none" w:sz="0" w:space="0" w:color="auto"/>
                    <w:right w:val="none" w:sz="0" w:space="0" w:color="auto"/>
                  </w:divBdr>
                </w:div>
                <w:div w:id="996878179">
                  <w:marLeft w:val="0"/>
                  <w:marRight w:val="0"/>
                  <w:marTop w:val="0"/>
                  <w:marBottom w:val="0"/>
                  <w:divBdr>
                    <w:top w:val="none" w:sz="0" w:space="0" w:color="auto"/>
                    <w:left w:val="none" w:sz="0" w:space="0" w:color="auto"/>
                    <w:bottom w:val="none" w:sz="0" w:space="0" w:color="auto"/>
                    <w:right w:val="none" w:sz="0" w:space="0" w:color="auto"/>
                  </w:divBdr>
                </w:div>
                <w:div w:id="997609934">
                  <w:marLeft w:val="0"/>
                  <w:marRight w:val="0"/>
                  <w:marTop w:val="0"/>
                  <w:marBottom w:val="0"/>
                  <w:divBdr>
                    <w:top w:val="none" w:sz="0" w:space="0" w:color="auto"/>
                    <w:left w:val="none" w:sz="0" w:space="0" w:color="auto"/>
                    <w:bottom w:val="none" w:sz="0" w:space="0" w:color="auto"/>
                    <w:right w:val="none" w:sz="0" w:space="0" w:color="auto"/>
                  </w:divBdr>
                </w:div>
                <w:div w:id="998341106">
                  <w:marLeft w:val="0"/>
                  <w:marRight w:val="0"/>
                  <w:marTop w:val="0"/>
                  <w:marBottom w:val="0"/>
                  <w:divBdr>
                    <w:top w:val="none" w:sz="0" w:space="0" w:color="auto"/>
                    <w:left w:val="none" w:sz="0" w:space="0" w:color="auto"/>
                    <w:bottom w:val="none" w:sz="0" w:space="0" w:color="auto"/>
                    <w:right w:val="none" w:sz="0" w:space="0" w:color="auto"/>
                  </w:divBdr>
                </w:div>
                <w:div w:id="1003505649">
                  <w:marLeft w:val="0"/>
                  <w:marRight w:val="0"/>
                  <w:marTop w:val="0"/>
                  <w:marBottom w:val="0"/>
                  <w:divBdr>
                    <w:top w:val="none" w:sz="0" w:space="0" w:color="auto"/>
                    <w:left w:val="none" w:sz="0" w:space="0" w:color="auto"/>
                    <w:bottom w:val="none" w:sz="0" w:space="0" w:color="auto"/>
                    <w:right w:val="none" w:sz="0" w:space="0" w:color="auto"/>
                  </w:divBdr>
                </w:div>
                <w:div w:id="1005208992">
                  <w:marLeft w:val="0"/>
                  <w:marRight w:val="0"/>
                  <w:marTop w:val="0"/>
                  <w:marBottom w:val="0"/>
                  <w:divBdr>
                    <w:top w:val="none" w:sz="0" w:space="0" w:color="auto"/>
                    <w:left w:val="none" w:sz="0" w:space="0" w:color="auto"/>
                    <w:bottom w:val="none" w:sz="0" w:space="0" w:color="auto"/>
                    <w:right w:val="none" w:sz="0" w:space="0" w:color="auto"/>
                  </w:divBdr>
                </w:div>
                <w:div w:id="1006052781">
                  <w:marLeft w:val="0"/>
                  <w:marRight w:val="0"/>
                  <w:marTop w:val="0"/>
                  <w:marBottom w:val="0"/>
                  <w:divBdr>
                    <w:top w:val="none" w:sz="0" w:space="0" w:color="auto"/>
                    <w:left w:val="none" w:sz="0" w:space="0" w:color="auto"/>
                    <w:bottom w:val="none" w:sz="0" w:space="0" w:color="auto"/>
                    <w:right w:val="none" w:sz="0" w:space="0" w:color="auto"/>
                  </w:divBdr>
                </w:div>
                <w:div w:id="1007556079">
                  <w:marLeft w:val="0"/>
                  <w:marRight w:val="0"/>
                  <w:marTop w:val="0"/>
                  <w:marBottom w:val="0"/>
                  <w:divBdr>
                    <w:top w:val="none" w:sz="0" w:space="0" w:color="auto"/>
                    <w:left w:val="none" w:sz="0" w:space="0" w:color="auto"/>
                    <w:bottom w:val="none" w:sz="0" w:space="0" w:color="auto"/>
                    <w:right w:val="none" w:sz="0" w:space="0" w:color="auto"/>
                  </w:divBdr>
                </w:div>
                <w:div w:id="1008017957">
                  <w:marLeft w:val="0"/>
                  <w:marRight w:val="0"/>
                  <w:marTop w:val="0"/>
                  <w:marBottom w:val="0"/>
                  <w:divBdr>
                    <w:top w:val="none" w:sz="0" w:space="0" w:color="auto"/>
                    <w:left w:val="none" w:sz="0" w:space="0" w:color="auto"/>
                    <w:bottom w:val="none" w:sz="0" w:space="0" w:color="auto"/>
                    <w:right w:val="none" w:sz="0" w:space="0" w:color="auto"/>
                  </w:divBdr>
                </w:div>
                <w:div w:id="1009410495">
                  <w:marLeft w:val="0"/>
                  <w:marRight w:val="0"/>
                  <w:marTop w:val="0"/>
                  <w:marBottom w:val="0"/>
                  <w:divBdr>
                    <w:top w:val="none" w:sz="0" w:space="0" w:color="auto"/>
                    <w:left w:val="none" w:sz="0" w:space="0" w:color="auto"/>
                    <w:bottom w:val="none" w:sz="0" w:space="0" w:color="auto"/>
                    <w:right w:val="none" w:sz="0" w:space="0" w:color="auto"/>
                  </w:divBdr>
                </w:div>
                <w:div w:id="1015424839">
                  <w:marLeft w:val="0"/>
                  <w:marRight w:val="0"/>
                  <w:marTop w:val="0"/>
                  <w:marBottom w:val="0"/>
                  <w:divBdr>
                    <w:top w:val="none" w:sz="0" w:space="0" w:color="auto"/>
                    <w:left w:val="none" w:sz="0" w:space="0" w:color="auto"/>
                    <w:bottom w:val="none" w:sz="0" w:space="0" w:color="auto"/>
                    <w:right w:val="none" w:sz="0" w:space="0" w:color="auto"/>
                  </w:divBdr>
                </w:div>
                <w:div w:id="1015885677">
                  <w:marLeft w:val="0"/>
                  <w:marRight w:val="0"/>
                  <w:marTop w:val="0"/>
                  <w:marBottom w:val="0"/>
                  <w:divBdr>
                    <w:top w:val="none" w:sz="0" w:space="0" w:color="auto"/>
                    <w:left w:val="none" w:sz="0" w:space="0" w:color="auto"/>
                    <w:bottom w:val="none" w:sz="0" w:space="0" w:color="auto"/>
                    <w:right w:val="none" w:sz="0" w:space="0" w:color="auto"/>
                  </w:divBdr>
                </w:div>
                <w:div w:id="1018389496">
                  <w:marLeft w:val="0"/>
                  <w:marRight w:val="0"/>
                  <w:marTop w:val="0"/>
                  <w:marBottom w:val="0"/>
                  <w:divBdr>
                    <w:top w:val="none" w:sz="0" w:space="0" w:color="auto"/>
                    <w:left w:val="none" w:sz="0" w:space="0" w:color="auto"/>
                    <w:bottom w:val="none" w:sz="0" w:space="0" w:color="auto"/>
                    <w:right w:val="none" w:sz="0" w:space="0" w:color="auto"/>
                  </w:divBdr>
                </w:div>
                <w:div w:id="1021975198">
                  <w:marLeft w:val="0"/>
                  <w:marRight w:val="0"/>
                  <w:marTop w:val="0"/>
                  <w:marBottom w:val="0"/>
                  <w:divBdr>
                    <w:top w:val="none" w:sz="0" w:space="0" w:color="auto"/>
                    <w:left w:val="none" w:sz="0" w:space="0" w:color="auto"/>
                    <w:bottom w:val="none" w:sz="0" w:space="0" w:color="auto"/>
                    <w:right w:val="none" w:sz="0" w:space="0" w:color="auto"/>
                  </w:divBdr>
                </w:div>
                <w:div w:id="1022390617">
                  <w:marLeft w:val="0"/>
                  <w:marRight w:val="0"/>
                  <w:marTop w:val="0"/>
                  <w:marBottom w:val="0"/>
                  <w:divBdr>
                    <w:top w:val="none" w:sz="0" w:space="0" w:color="auto"/>
                    <w:left w:val="none" w:sz="0" w:space="0" w:color="auto"/>
                    <w:bottom w:val="none" w:sz="0" w:space="0" w:color="auto"/>
                    <w:right w:val="none" w:sz="0" w:space="0" w:color="auto"/>
                  </w:divBdr>
                </w:div>
                <w:div w:id="1022517087">
                  <w:marLeft w:val="0"/>
                  <w:marRight w:val="0"/>
                  <w:marTop w:val="0"/>
                  <w:marBottom w:val="0"/>
                  <w:divBdr>
                    <w:top w:val="none" w:sz="0" w:space="0" w:color="auto"/>
                    <w:left w:val="none" w:sz="0" w:space="0" w:color="auto"/>
                    <w:bottom w:val="none" w:sz="0" w:space="0" w:color="auto"/>
                    <w:right w:val="none" w:sz="0" w:space="0" w:color="auto"/>
                  </w:divBdr>
                </w:div>
                <w:div w:id="1023944980">
                  <w:marLeft w:val="0"/>
                  <w:marRight w:val="0"/>
                  <w:marTop w:val="0"/>
                  <w:marBottom w:val="0"/>
                  <w:divBdr>
                    <w:top w:val="none" w:sz="0" w:space="0" w:color="auto"/>
                    <w:left w:val="none" w:sz="0" w:space="0" w:color="auto"/>
                    <w:bottom w:val="none" w:sz="0" w:space="0" w:color="auto"/>
                    <w:right w:val="none" w:sz="0" w:space="0" w:color="auto"/>
                  </w:divBdr>
                </w:div>
                <w:div w:id="1026835171">
                  <w:marLeft w:val="0"/>
                  <w:marRight w:val="0"/>
                  <w:marTop w:val="0"/>
                  <w:marBottom w:val="0"/>
                  <w:divBdr>
                    <w:top w:val="none" w:sz="0" w:space="0" w:color="auto"/>
                    <w:left w:val="none" w:sz="0" w:space="0" w:color="auto"/>
                    <w:bottom w:val="none" w:sz="0" w:space="0" w:color="auto"/>
                    <w:right w:val="none" w:sz="0" w:space="0" w:color="auto"/>
                  </w:divBdr>
                </w:div>
                <w:div w:id="1029647791">
                  <w:marLeft w:val="0"/>
                  <w:marRight w:val="0"/>
                  <w:marTop w:val="0"/>
                  <w:marBottom w:val="0"/>
                  <w:divBdr>
                    <w:top w:val="none" w:sz="0" w:space="0" w:color="auto"/>
                    <w:left w:val="none" w:sz="0" w:space="0" w:color="auto"/>
                    <w:bottom w:val="none" w:sz="0" w:space="0" w:color="auto"/>
                    <w:right w:val="none" w:sz="0" w:space="0" w:color="auto"/>
                  </w:divBdr>
                </w:div>
                <w:div w:id="1031423169">
                  <w:marLeft w:val="0"/>
                  <w:marRight w:val="0"/>
                  <w:marTop w:val="0"/>
                  <w:marBottom w:val="0"/>
                  <w:divBdr>
                    <w:top w:val="none" w:sz="0" w:space="0" w:color="auto"/>
                    <w:left w:val="none" w:sz="0" w:space="0" w:color="auto"/>
                    <w:bottom w:val="none" w:sz="0" w:space="0" w:color="auto"/>
                    <w:right w:val="none" w:sz="0" w:space="0" w:color="auto"/>
                  </w:divBdr>
                </w:div>
                <w:div w:id="1035808866">
                  <w:marLeft w:val="0"/>
                  <w:marRight w:val="0"/>
                  <w:marTop w:val="0"/>
                  <w:marBottom w:val="0"/>
                  <w:divBdr>
                    <w:top w:val="none" w:sz="0" w:space="0" w:color="auto"/>
                    <w:left w:val="none" w:sz="0" w:space="0" w:color="auto"/>
                    <w:bottom w:val="none" w:sz="0" w:space="0" w:color="auto"/>
                    <w:right w:val="none" w:sz="0" w:space="0" w:color="auto"/>
                  </w:divBdr>
                </w:div>
                <w:div w:id="1038627326">
                  <w:marLeft w:val="0"/>
                  <w:marRight w:val="0"/>
                  <w:marTop w:val="0"/>
                  <w:marBottom w:val="0"/>
                  <w:divBdr>
                    <w:top w:val="none" w:sz="0" w:space="0" w:color="auto"/>
                    <w:left w:val="none" w:sz="0" w:space="0" w:color="auto"/>
                    <w:bottom w:val="none" w:sz="0" w:space="0" w:color="auto"/>
                    <w:right w:val="none" w:sz="0" w:space="0" w:color="auto"/>
                  </w:divBdr>
                </w:div>
                <w:div w:id="1041172458">
                  <w:marLeft w:val="0"/>
                  <w:marRight w:val="0"/>
                  <w:marTop w:val="0"/>
                  <w:marBottom w:val="0"/>
                  <w:divBdr>
                    <w:top w:val="none" w:sz="0" w:space="0" w:color="auto"/>
                    <w:left w:val="none" w:sz="0" w:space="0" w:color="auto"/>
                    <w:bottom w:val="none" w:sz="0" w:space="0" w:color="auto"/>
                    <w:right w:val="none" w:sz="0" w:space="0" w:color="auto"/>
                  </w:divBdr>
                </w:div>
                <w:div w:id="1043092417">
                  <w:marLeft w:val="0"/>
                  <w:marRight w:val="0"/>
                  <w:marTop w:val="0"/>
                  <w:marBottom w:val="0"/>
                  <w:divBdr>
                    <w:top w:val="none" w:sz="0" w:space="0" w:color="auto"/>
                    <w:left w:val="none" w:sz="0" w:space="0" w:color="auto"/>
                    <w:bottom w:val="none" w:sz="0" w:space="0" w:color="auto"/>
                    <w:right w:val="none" w:sz="0" w:space="0" w:color="auto"/>
                  </w:divBdr>
                </w:div>
                <w:div w:id="1044256194">
                  <w:marLeft w:val="0"/>
                  <w:marRight w:val="0"/>
                  <w:marTop w:val="0"/>
                  <w:marBottom w:val="0"/>
                  <w:divBdr>
                    <w:top w:val="none" w:sz="0" w:space="0" w:color="auto"/>
                    <w:left w:val="none" w:sz="0" w:space="0" w:color="auto"/>
                    <w:bottom w:val="none" w:sz="0" w:space="0" w:color="auto"/>
                    <w:right w:val="none" w:sz="0" w:space="0" w:color="auto"/>
                  </w:divBdr>
                </w:div>
                <w:div w:id="1045451594">
                  <w:marLeft w:val="0"/>
                  <w:marRight w:val="0"/>
                  <w:marTop w:val="0"/>
                  <w:marBottom w:val="0"/>
                  <w:divBdr>
                    <w:top w:val="none" w:sz="0" w:space="0" w:color="auto"/>
                    <w:left w:val="none" w:sz="0" w:space="0" w:color="auto"/>
                    <w:bottom w:val="none" w:sz="0" w:space="0" w:color="auto"/>
                    <w:right w:val="none" w:sz="0" w:space="0" w:color="auto"/>
                  </w:divBdr>
                </w:div>
                <w:div w:id="1045570268">
                  <w:marLeft w:val="0"/>
                  <w:marRight w:val="0"/>
                  <w:marTop w:val="0"/>
                  <w:marBottom w:val="0"/>
                  <w:divBdr>
                    <w:top w:val="none" w:sz="0" w:space="0" w:color="auto"/>
                    <w:left w:val="none" w:sz="0" w:space="0" w:color="auto"/>
                    <w:bottom w:val="none" w:sz="0" w:space="0" w:color="auto"/>
                    <w:right w:val="none" w:sz="0" w:space="0" w:color="auto"/>
                  </w:divBdr>
                </w:div>
                <w:div w:id="1046834315">
                  <w:marLeft w:val="0"/>
                  <w:marRight w:val="0"/>
                  <w:marTop w:val="0"/>
                  <w:marBottom w:val="0"/>
                  <w:divBdr>
                    <w:top w:val="none" w:sz="0" w:space="0" w:color="auto"/>
                    <w:left w:val="none" w:sz="0" w:space="0" w:color="auto"/>
                    <w:bottom w:val="none" w:sz="0" w:space="0" w:color="auto"/>
                    <w:right w:val="none" w:sz="0" w:space="0" w:color="auto"/>
                  </w:divBdr>
                </w:div>
                <w:div w:id="1050349278">
                  <w:marLeft w:val="0"/>
                  <w:marRight w:val="0"/>
                  <w:marTop w:val="0"/>
                  <w:marBottom w:val="0"/>
                  <w:divBdr>
                    <w:top w:val="none" w:sz="0" w:space="0" w:color="auto"/>
                    <w:left w:val="none" w:sz="0" w:space="0" w:color="auto"/>
                    <w:bottom w:val="none" w:sz="0" w:space="0" w:color="auto"/>
                    <w:right w:val="none" w:sz="0" w:space="0" w:color="auto"/>
                  </w:divBdr>
                </w:div>
                <w:div w:id="1052844265">
                  <w:marLeft w:val="0"/>
                  <w:marRight w:val="0"/>
                  <w:marTop w:val="0"/>
                  <w:marBottom w:val="0"/>
                  <w:divBdr>
                    <w:top w:val="none" w:sz="0" w:space="0" w:color="auto"/>
                    <w:left w:val="none" w:sz="0" w:space="0" w:color="auto"/>
                    <w:bottom w:val="none" w:sz="0" w:space="0" w:color="auto"/>
                    <w:right w:val="none" w:sz="0" w:space="0" w:color="auto"/>
                  </w:divBdr>
                </w:div>
                <w:div w:id="1059741585">
                  <w:marLeft w:val="0"/>
                  <w:marRight w:val="0"/>
                  <w:marTop w:val="0"/>
                  <w:marBottom w:val="0"/>
                  <w:divBdr>
                    <w:top w:val="none" w:sz="0" w:space="0" w:color="auto"/>
                    <w:left w:val="none" w:sz="0" w:space="0" w:color="auto"/>
                    <w:bottom w:val="none" w:sz="0" w:space="0" w:color="auto"/>
                    <w:right w:val="none" w:sz="0" w:space="0" w:color="auto"/>
                  </w:divBdr>
                </w:div>
                <w:div w:id="1060902391">
                  <w:marLeft w:val="0"/>
                  <w:marRight w:val="0"/>
                  <w:marTop w:val="0"/>
                  <w:marBottom w:val="0"/>
                  <w:divBdr>
                    <w:top w:val="none" w:sz="0" w:space="0" w:color="auto"/>
                    <w:left w:val="none" w:sz="0" w:space="0" w:color="auto"/>
                    <w:bottom w:val="none" w:sz="0" w:space="0" w:color="auto"/>
                    <w:right w:val="none" w:sz="0" w:space="0" w:color="auto"/>
                  </w:divBdr>
                </w:div>
                <w:div w:id="1060984786">
                  <w:marLeft w:val="0"/>
                  <w:marRight w:val="0"/>
                  <w:marTop w:val="0"/>
                  <w:marBottom w:val="0"/>
                  <w:divBdr>
                    <w:top w:val="none" w:sz="0" w:space="0" w:color="auto"/>
                    <w:left w:val="none" w:sz="0" w:space="0" w:color="auto"/>
                    <w:bottom w:val="none" w:sz="0" w:space="0" w:color="auto"/>
                    <w:right w:val="none" w:sz="0" w:space="0" w:color="auto"/>
                  </w:divBdr>
                </w:div>
                <w:div w:id="1061053338">
                  <w:marLeft w:val="0"/>
                  <w:marRight w:val="0"/>
                  <w:marTop w:val="0"/>
                  <w:marBottom w:val="0"/>
                  <w:divBdr>
                    <w:top w:val="none" w:sz="0" w:space="0" w:color="auto"/>
                    <w:left w:val="none" w:sz="0" w:space="0" w:color="auto"/>
                    <w:bottom w:val="none" w:sz="0" w:space="0" w:color="auto"/>
                    <w:right w:val="none" w:sz="0" w:space="0" w:color="auto"/>
                  </w:divBdr>
                </w:div>
                <w:div w:id="1065761716">
                  <w:marLeft w:val="0"/>
                  <w:marRight w:val="0"/>
                  <w:marTop w:val="0"/>
                  <w:marBottom w:val="0"/>
                  <w:divBdr>
                    <w:top w:val="none" w:sz="0" w:space="0" w:color="auto"/>
                    <w:left w:val="none" w:sz="0" w:space="0" w:color="auto"/>
                    <w:bottom w:val="none" w:sz="0" w:space="0" w:color="auto"/>
                    <w:right w:val="none" w:sz="0" w:space="0" w:color="auto"/>
                  </w:divBdr>
                </w:div>
                <w:div w:id="1068185795">
                  <w:marLeft w:val="0"/>
                  <w:marRight w:val="0"/>
                  <w:marTop w:val="0"/>
                  <w:marBottom w:val="0"/>
                  <w:divBdr>
                    <w:top w:val="none" w:sz="0" w:space="0" w:color="auto"/>
                    <w:left w:val="none" w:sz="0" w:space="0" w:color="auto"/>
                    <w:bottom w:val="none" w:sz="0" w:space="0" w:color="auto"/>
                    <w:right w:val="none" w:sz="0" w:space="0" w:color="auto"/>
                  </w:divBdr>
                </w:div>
                <w:div w:id="1068266336">
                  <w:marLeft w:val="0"/>
                  <w:marRight w:val="0"/>
                  <w:marTop w:val="0"/>
                  <w:marBottom w:val="0"/>
                  <w:divBdr>
                    <w:top w:val="none" w:sz="0" w:space="0" w:color="auto"/>
                    <w:left w:val="none" w:sz="0" w:space="0" w:color="auto"/>
                    <w:bottom w:val="none" w:sz="0" w:space="0" w:color="auto"/>
                    <w:right w:val="none" w:sz="0" w:space="0" w:color="auto"/>
                  </w:divBdr>
                </w:div>
                <w:div w:id="1068386547">
                  <w:marLeft w:val="0"/>
                  <w:marRight w:val="0"/>
                  <w:marTop w:val="0"/>
                  <w:marBottom w:val="0"/>
                  <w:divBdr>
                    <w:top w:val="none" w:sz="0" w:space="0" w:color="auto"/>
                    <w:left w:val="none" w:sz="0" w:space="0" w:color="auto"/>
                    <w:bottom w:val="none" w:sz="0" w:space="0" w:color="auto"/>
                    <w:right w:val="none" w:sz="0" w:space="0" w:color="auto"/>
                  </w:divBdr>
                </w:div>
                <w:div w:id="1068456524">
                  <w:marLeft w:val="0"/>
                  <w:marRight w:val="0"/>
                  <w:marTop w:val="0"/>
                  <w:marBottom w:val="0"/>
                  <w:divBdr>
                    <w:top w:val="none" w:sz="0" w:space="0" w:color="auto"/>
                    <w:left w:val="none" w:sz="0" w:space="0" w:color="auto"/>
                    <w:bottom w:val="none" w:sz="0" w:space="0" w:color="auto"/>
                    <w:right w:val="none" w:sz="0" w:space="0" w:color="auto"/>
                  </w:divBdr>
                </w:div>
                <w:div w:id="1072432350">
                  <w:marLeft w:val="0"/>
                  <w:marRight w:val="0"/>
                  <w:marTop w:val="0"/>
                  <w:marBottom w:val="0"/>
                  <w:divBdr>
                    <w:top w:val="none" w:sz="0" w:space="0" w:color="auto"/>
                    <w:left w:val="none" w:sz="0" w:space="0" w:color="auto"/>
                    <w:bottom w:val="none" w:sz="0" w:space="0" w:color="auto"/>
                    <w:right w:val="none" w:sz="0" w:space="0" w:color="auto"/>
                  </w:divBdr>
                </w:div>
                <w:div w:id="1079711186">
                  <w:marLeft w:val="0"/>
                  <w:marRight w:val="0"/>
                  <w:marTop w:val="0"/>
                  <w:marBottom w:val="0"/>
                  <w:divBdr>
                    <w:top w:val="none" w:sz="0" w:space="0" w:color="auto"/>
                    <w:left w:val="none" w:sz="0" w:space="0" w:color="auto"/>
                    <w:bottom w:val="none" w:sz="0" w:space="0" w:color="auto"/>
                    <w:right w:val="none" w:sz="0" w:space="0" w:color="auto"/>
                  </w:divBdr>
                </w:div>
                <w:div w:id="1079980142">
                  <w:marLeft w:val="0"/>
                  <w:marRight w:val="0"/>
                  <w:marTop w:val="0"/>
                  <w:marBottom w:val="0"/>
                  <w:divBdr>
                    <w:top w:val="none" w:sz="0" w:space="0" w:color="auto"/>
                    <w:left w:val="none" w:sz="0" w:space="0" w:color="auto"/>
                    <w:bottom w:val="none" w:sz="0" w:space="0" w:color="auto"/>
                    <w:right w:val="none" w:sz="0" w:space="0" w:color="auto"/>
                  </w:divBdr>
                </w:div>
                <w:div w:id="1080445323">
                  <w:marLeft w:val="0"/>
                  <w:marRight w:val="0"/>
                  <w:marTop w:val="0"/>
                  <w:marBottom w:val="0"/>
                  <w:divBdr>
                    <w:top w:val="none" w:sz="0" w:space="0" w:color="auto"/>
                    <w:left w:val="none" w:sz="0" w:space="0" w:color="auto"/>
                    <w:bottom w:val="none" w:sz="0" w:space="0" w:color="auto"/>
                    <w:right w:val="none" w:sz="0" w:space="0" w:color="auto"/>
                  </w:divBdr>
                </w:div>
                <w:div w:id="1083065235">
                  <w:marLeft w:val="0"/>
                  <w:marRight w:val="0"/>
                  <w:marTop w:val="0"/>
                  <w:marBottom w:val="0"/>
                  <w:divBdr>
                    <w:top w:val="none" w:sz="0" w:space="0" w:color="auto"/>
                    <w:left w:val="none" w:sz="0" w:space="0" w:color="auto"/>
                    <w:bottom w:val="none" w:sz="0" w:space="0" w:color="auto"/>
                    <w:right w:val="none" w:sz="0" w:space="0" w:color="auto"/>
                  </w:divBdr>
                </w:div>
                <w:div w:id="1085805310">
                  <w:marLeft w:val="0"/>
                  <w:marRight w:val="0"/>
                  <w:marTop w:val="0"/>
                  <w:marBottom w:val="0"/>
                  <w:divBdr>
                    <w:top w:val="none" w:sz="0" w:space="0" w:color="auto"/>
                    <w:left w:val="none" w:sz="0" w:space="0" w:color="auto"/>
                    <w:bottom w:val="none" w:sz="0" w:space="0" w:color="auto"/>
                    <w:right w:val="none" w:sz="0" w:space="0" w:color="auto"/>
                  </w:divBdr>
                </w:div>
                <w:div w:id="1090469878">
                  <w:marLeft w:val="0"/>
                  <w:marRight w:val="0"/>
                  <w:marTop w:val="0"/>
                  <w:marBottom w:val="0"/>
                  <w:divBdr>
                    <w:top w:val="none" w:sz="0" w:space="0" w:color="auto"/>
                    <w:left w:val="none" w:sz="0" w:space="0" w:color="auto"/>
                    <w:bottom w:val="none" w:sz="0" w:space="0" w:color="auto"/>
                    <w:right w:val="none" w:sz="0" w:space="0" w:color="auto"/>
                  </w:divBdr>
                </w:div>
                <w:div w:id="1097672430">
                  <w:marLeft w:val="0"/>
                  <w:marRight w:val="0"/>
                  <w:marTop w:val="0"/>
                  <w:marBottom w:val="0"/>
                  <w:divBdr>
                    <w:top w:val="none" w:sz="0" w:space="0" w:color="auto"/>
                    <w:left w:val="none" w:sz="0" w:space="0" w:color="auto"/>
                    <w:bottom w:val="none" w:sz="0" w:space="0" w:color="auto"/>
                    <w:right w:val="none" w:sz="0" w:space="0" w:color="auto"/>
                  </w:divBdr>
                </w:div>
                <w:div w:id="1098330078">
                  <w:marLeft w:val="0"/>
                  <w:marRight w:val="0"/>
                  <w:marTop w:val="0"/>
                  <w:marBottom w:val="0"/>
                  <w:divBdr>
                    <w:top w:val="none" w:sz="0" w:space="0" w:color="auto"/>
                    <w:left w:val="none" w:sz="0" w:space="0" w:color="auto"/>
                    <w:bottom w:val="none" w:sz="0" w:space="0" w:color="auto"/>
                    <w:right w:val="none" w:sz="0" w:space="0" w:color="auto"/>
                  </w:divBdr>
                </w:div>
                <w:div w:id="1098914073">
                  <w:marLeft w:val="0"/>
                  <w:marRight w:val="0"/>
                  <w:marTop w:val="0"/>
                  <w:marBottom w:val="0"/>
                  <w:divBdr>
                    <w:top w:val="none" w:sz="0" w:space="0" w:color="auto"/>
                    <w:left w:val="none" w:sz="0" w:space="0" w:color="auto"/>
                    <w:bottom w:val="none" w:sz="0" w:space="0" w:color="auto"/>
                    <w:right w:val="none" w:sz="0" w:space="0" w:color="auto"/>
                  </w:divBdr>
                </w:div>
                <w:div w:id="1099567799">
                  <w:marLeft w:val="0"/>
                  <w:marRight w:val="0"/>
                  <w:marTop w:val="0"/>
                  <w:marBottom w:val="0"/>
                  <w:divBdr>
                    <w:top w:val="none" w:sz="0" w:space="0" w:color="auto"/>
                    <w:left w:val="none" w:sz="0" w:space="0" w:color="auto"/>
                    <w:bottom w:val="none" w:sz="0" w:space="0" w:color="auto"/>
                    <w:right w:val="none" w:sz="0" w:space="0" w:color="auto"/>
                  </w:divBdr>
                </w:div>
                <w:div w:id="1099712445">
                  <w:marLeft w:val="0"/>
                  <w:marRight w:val="0"/>
                  <w:marTop w:val="0"/>
                  <w:marBottom w:val="0"/>
                  <w:divBdr>
                    <w:top w:val="none" w:sz="0" w:space="0" w:color="auto"/>
                    <w:left w:val="none" w:sz="0" w:space="0" w:color="auto"/>
                    <w:bottom w:val="none" w:sz="0" w:space="0" w:color="auto"/>
                    <w:right w:val="none" w:sz="0" w:space="0" w:color="auto"/>
                  </w:divBdr>
                </w:div>
                <w:div w:id="1101606596">
                  <w:marLeft w:val="0"/>
                  <w:marRight w:val="0"/>
                  <w:marTop w:val="0"/>
                  <w:marBottom w:val="0"/>
                  <w:divBdr>
                    <w:top w:val="none" w:sz="0" w:space="0" w:color="auto"/>
                    <w:left w:val="none" w:sz="0" w:space="0" w:color="auto"/>
                    <w:bottom w:val="none" w:sz="0" w:space="0" w:color="auto"/>
                    <w:right w:val="none" w:sz="0" w:space="0" w:color="auto"/>
                  </w:divBdr>
                </w:div>
                <w:div w:id="1103036775">
                  <w:marLeft w:val="0"/>
                  <w:marRight w:val="0"/>
                  <w:marTop w:val="0"/>
                  <w:marBottom w:val="0"/>
                  <w:divBdr>
                    <w:top w:val="none" w:sz="0" w:space="0" w:color="auto"/>
                    <w:left w:val="none" w:sz="0" w:space="0" w:color="auto"/>
                    <w:bottom w:val="none" w:sz="0" w:space="0" w:color="auto"/>
                    <w:right w:val="none" w:sz="0" w:space="0" w:color="auto"/>
                  </w:divBdr>
                </w:div>
                <w:div w:id="1103459910">
                  <w:marLeft w:val="0"/>
                  <w:marRight w:val="0"/>
                  <w:marTop w:val="0"/>
                  <w:marBottom w:val="0"/>
                  <w:divBdr>
                    <w:top w:val="none" w:sz="0" w:space="0" w:color="auto"/>
                    <w:left w:val="none" w:sz="0" w:space="0" w:color="auto"/>
                    <w:bottom w:val="none" w:sz="0" w:space="0" w:color="auto"/>
                    <w:right w:val="none" w:sz="0" w:space="0" w:color="auto"/>
                  </w:divBdr>
                </w:div>
                <w:div w:id="1104031965">
                  <w:marLeft w:val="0"/>
                  <w:marRight w:val="0"/>
                  <w:marTop w:val="0"/>
                  <w:marBottom w:val="0"/>
                  <w:divBdr>
                    <w:top w:val="none" w:sz="0" w:space="0" w:color="auto"/>
                    <w:left w:val="none" w:sz="0" w:space="0" w:color="auto"/>
                    <w:bottom w:val="none" w:sz="0" w:space="0" w:color="auto"/>
                    <w:right w:val="none" w:sz="0" w:space="0" w:color="auto"/>
                  </w:divBdr>
                </w:div>
                <w:div w:id="1104303680">
                  <w:marLeft w:val="0"/>
                  <w:marRight w:val="0"/>
                  <w:marTop w:val="0"/>
                  <w:marBottom w:val="0"/>
                  <w:divBdr>
                    <w:top w:val="none" w:sz="0" w:space="0" w:color="auto"/>
                    <w:left w:val="none" w:sz="0" w:space="0" w:color="auto"/>
                    <w:bottom w:val="none" w:sz="0" w:space="0" w:color="auto"/>
                    <w:right w:val="none" w:sz="0" w:space="0" w:color="auto"/>
                  </w:divBdr>
                </w:div>
                <w:div w:id="1105075702">
                  <w:marLeft w:val="0"/>
                  <w:marRight w:val="0"/>
                  <w:marTop w:val="0"/>
                  <w:marBottom w:val="0"/>
                  <w:divBdr>
                    <w:top w:val="none" w:sz="0" w:space="0" w:color="auto"/>
                    <w:left w:val="none" w:sz="0" w:space="0" w:color="auto"/>
                    <w:bottom w:val="none" w:sz="0" w:space="0" w:color="auto"/>
                    <w:right w:val="none" w:sz="0" w:space="0" w:color="auto"/>
                  </w:divBdr>
                </w:div>
                <w:div w:id="1107389360">
                  <w:marLeft w:val="0"/>
                  <w:marRight w:val="0"/>
                  <w:marTop w:val="0"/>
                  <w:marBottom w:val="0"/>
                  <w:divBdr>
                    <w:top w:val="none" w:sz="0" w:space="0" w:color="auto"/>
                    <w:left w:val="none" w:sz="0" w:space="0" w:color="auto"/>
                    <w:bottom w:val="none" w:sz="0" w:space="0" w:color="auto"/>
                    <w:right w:val="none" w:sz="0" w:space="0" w:color="auto"/>
                  </w:divBdr>
                </w:div>
                <w:div w:id="1108741682">
                  <w:marLeft w:val="0"/>
                  <w:marRight w:val="0"/>
                  <w:marTop w:val="0"/>
                  <w:marBottom w:val="0"/>
                  <w:divBdr>
                    <w:top w:val="none" w:sz="0" w:space="0" w:color="auto"/>
                    <w:left w:val="none" w:sz="0" w:space="0" w:color="auto"/>
                    <w:bottom w:val="none" w:sz="0" w:space="0" w:color="auto"/>
                    <w:right w:val="none" w:sz="0" w:space="0" w:color="auto"/>
                  </w:divBdr>
                </w:div>
                <w:div w:id="1110508717">
                  <w:marLeft w:val="0"/>
                  <w:marRight w:val="0"/>
                  <w:marTop w:val="0"/>
                  <w:marBottom w:val="0"/>
                  <w:divBdr>
                    <w:top w:val="none" w:sz="0" w:space="0" w:color="auto"/>
                    <w:left w:val="none" w:sz="0" w:space="0" w:color="auto"/>
                    <w:bottom w:val="none" w:sz="0" w:space="0" w:color="auto"/>
                    <w:right w:val="none" w:sz="0" w:space="0" w:color="auto"/>
                  </w:divBdr>
                </w:div>
                <w:div w:id="1110589078">
                  <w:marLeft w:val="0"/>
                  <w:marRight w:val="0"/>
                  <w:marTop w:val="0"/>
                  <w:marBottom w:val="0"/>
                  <w:divBdr>
                    <w:top w:val="none" w:sz="0" w:space="0" w:color="auto"/>
                    <w:left w:val="none" w:sz="0" w:space="0" w:color="auto"/>
                    <w:bottom w:val="none" w:sz="0" w:space="0" w:color="auto"/>
                    <w:right w:val="none" w:sz="0" w:space="0" w:color="auto"/>
                  </w:divBdr>
                </w:div>
                <w:div w:id="1110927925">
                  <w:marLeft w:val="0"/>
                  <w:marRight w:val="0"/>
                  <w:marTop w:val="0"/>
                  <w:marBottom w:val="0"/>
                  <w:divBdr>
                    <w:top w:val="none" w:sz="0" w:space="0" w:color="auto"/>
                    <w:left w:val="none" w:sz="0" w:space="0" w:color="auto"/>
                    <w:bottom w:val="none" w:sz="0" w:space="0" w:color="auto"/>
                    <w:right w:val="none" w:sz="0" w:space="0" w:color="auto"/>
                  </w:divBdr>
                </w:div>
                <w:div w:id="1110974956">
                  <w:marLeft w:val="0"/>
                  <w:marRight w:val="0"/>
                  <w:marTop w:val="0"/>
                  <w:marBottom w:val="0"/>
                  <w:divBdr>
                    <w:top w:val="none" w:sz="0" w:space="0" w:color="auto"/>
                    <w:left w:val="none" w:sz="0" w:space="0" w:color="auto"/>
                    <w:bottom w:val="none" w:sz="0" w:space="0" w:color="auto"/>
                    <w:right w:val="none" w:sz="0" w:space="0" w:color="auto"/>
                  </w:divBdr>
                </w:div>
                <w:div w:id="1112281322">
                  <w:marLeft w:val="0"/>
                  <w:marRight w:val="0"/>
                  <w:marTop w:val="0"/>
                  <w:marBottom w:val="0"/>
                  <w:divBdr>
                    <w:top w:val="none" w:sz="0" w:space="0" w:color="auto"/>
                    <w:left w:val="none" w:sz="0" w:space="0" w:color="auto"/>
                    <w:bottom w:val="none" w:sz="0" w:space="0" w:color="auto"/>
                    <w:right w:val="none" w:sz="0" w:space="0" w:color="auto"/>
                  </w:divBdr>
                </w:div>
                <w:div w:id="1116563860">
                  <w:marLeft w:val="0"/>
                  <w:marRight w:val="0"/>
                  <w:marTop w:val="0"/>
                  <w:marBottom w:val="0"/>
                  <w:divBdr>
                    <w:top w:val="none" w:sz="0" w:space="0" w:color="auto"/>
                    <w:left w:val="none" w:sz="0" w:space="0" w:color="auto"/>
                    <w:bottom w:val="none" w:sz="0" w:space="0" w:color="auto"/>
                    <w:right w:val="none" w:sz="0" w:space="0" w:color="auto"/>
                  </w:divBdr>
                </w:div>
                <w:div w:id="1117027406">
                  <w:marLeft w:val="0"/>
                  <w:marRight w:val="0"/>
                  <w:marTop w:val="0"/>
                  <w:marBottom w:val="0"/>
                  <w:divBdr>
                    <w:top w:val="none" w:sz="0" w:space="0" w:color="auto"/>
                    <w:left w:val="none" w:sz="0" w:space="0" w:color="auto"/>
                    <w:bottom w:val="none" w:sz="0" w:space="0" w:color="auto"/>
                    <w:right w:val="none" w:sz="0" w:space="0" w:color="auto"/>
                  </w:divBdr>
                </w:div>
                <w:div w:id="1121270007">
                  <w:marLeft w:val="0"/>
                  <w:marRight w:val="0"/>
                  <w:marTop w:val="0"/>
                  <w:marBottom w:val="0"/>
                  <w:divBdr>
                    <w:top w:val="none" w:sz="0" w:space="0" w:color="auto"/>
                    <w:left w:val="none" w:sz="0" w:space="0" w:color="auto"/>
                    <w:bottom w:val="none" w:sz="0" w:space="0" w:color="auto"/>
                    <w:right w:val="none" w:sz="0" w:space="0" w:color="auto"/>
                  </w:divBdr>
                </w:div>
                <w:div w:id="1123035867">
                  <w:marLeft w:val="0"/>
                  <w:marRight w:val="0"/>
                  <w:marTop w:val="0"/>
                  <w:marBottom w:val="0"/>
                  <w:divBdr>
                    <w:top w:val="none" w:sz="0" w:space="0" w:color="auto"/>
                    <w:left w:val="none" w:sz="0" w:space="0" w:color="auto"/>
                    <w:bottom w:val="none" w:sz="0" w:space="0" w:color="auto"/>
                    <w:right w:val="none" w:sz="0" w:space="0" w:color="auto"/>
                  </w:divBdr>
                </w:div>
                <w:div w:id="1125612254">
                  <w:marLeft w:val="0"/>
                  <w:marRight w:val="0"/>
                  <w:marTop w:val="0"/>
                  <w:marBottom w:val="0"/>
                  <w:divBdr>
                    <w:top w:val="none" w:sz="0" w:space="0" w:color="auto"/>
                    <w:left w:val="none" w:sz="0" w:space="0" w:color="auto"/>
                    <w:bottom w:val="none" w:sz="0" w:space="0" w:color="auto"/>
                    <w:right w:val="none" w:sz="0" w:space="0" w:color="auto"/>
                  </w:divBdr>
                </w:div>
                <w:div w:id="1125929333">
                  <w:marLeft w:val="0"/>
                  <w:marRight w:val="0"/>
                  <w:marTop w:val="0"/>
                  <w:marBottom w:val="0"/>
                  <w:divBdr>
                    <w:top w:val="none" w:sz="0" w:space="0" w:color="auto"/>
                    <w:left w:val="none" w:sz="0" w:space="0" w:color="auto"/>
                    <w:bottom w:val="none" w:sz="0" w:space="0" w:color="auto"/>
                    <w:right w:val="none" w:sz="0" w:space="0" w:color="auto"/>
                  </w:divBdr>
                </w:div>
                <w:div w:id="1126242087">
                  <w:marLeft w:val="0"/>
                  <w:marRight w:val="0"/>
                  <w:marTop w:val="0"/>
                  <w:marBottom w:val="0"/>
                  <w:divBdr>
                    <w:top w:val="none" w:sz="0" w:space="0" w:color="auto"/>
                    <w:left w:val="none" w:sz="0" w:space="0" w:color="auto"/>
                    <w:bottom w:val="none" w:sz="0" w:space="0" w:color="auto"/>
                    <w:right w:val="none" w:sz="0" w:space="0" w:color="auto"/>
                  </w:divBdr>
                </w:div>
                <w:div w:id="1127890037">
                  <w:marLeft w:val="0"/>
                  <w:marRight w:val="0"/>
                  <w:marTop w:val="0"/>
                  <w:marBottom w:val="0"/>
                  <w:divBdr>
                    <w:top w:val="none" w:sz="0" w:space="0" w:color="auto"/>
                    <w:left w:val="none" w:sz="0" w:space="0" w:color="auto"/>
                    <w:bottom w:val="none" w:sz="0" w:space="0" w:color="auto"/>
                    <w:right w:val="none" w:sz="0" w:space="0" w:color="auto"/>
                  </w:divBdr>
                </w:div>
                <w:div w:id="1131483272">
                  <w:marLeft w:val="0"/>
                  <w:marRight w:val="0"/>
                  <w:marTop w:val="0"/>
                  <w:marBottom w:val="0"/>
                  <w:divBdr>
                    <w:top w:val="none" w:sz="0" w:space="0" w:color="auto"/>
                    <w:left w:val="none" w:sz="0" w:space="0" w:color="auto"/>
                    <w:bottom w:val="none" w:sz="0" w:space="0" w:color="auto"/>
                    <w:right w:val="none" w:sz="0" w:space="0" w:color="auto"/>
                  </w:divBdr>
                </w:div>
                <w:div w:id="1131943669">
                  <w:marLeft w:val="0"/>
                  <w:marRight w:val="0"/>
                  <w:marTop w:val="0"/>
                  <w:marBottom w:val="0"/>
                  <w:divBdr>
                    <w:top w:val="none" w:sz="0" w:space="0" w:color="auto"/>
                    <w:left w:val="none" w:sz="0" w:space="0" w:color="auto"/>
                    <w:bottom w:val="none" w:sz="0" w:space="0" w:color="auto"/>
                    <w:right w:val="none" w:sz="0" w:space="0" w:color="auto"/>
                  </w:divBdr>
                </w:div>
                <w:div w:id="1133013212">
                  <w:marLeft w:val="0"/>
                  <w:marRight w:val="0"/>
                  <w:marTop w:val="0"/>
                  <w:marBottom w:val="0"/>
                  <w:divBdr>
                    <w:top w:val="none" w:sz="0" w:space="0" w:color="auto"/>
                    <w:left w:val="none" w:sz="0" w:space="0" w:color="auto"/>
                    <w:bottom w:val="none" w:sz="0" w:space="0" w:color="auto"/>
                    <w:right w:val="none" w:sz="0" w:space="0" w:color="auto"/>
                  </w:divBdr>
                </w:div>
                <w:div w:id="1135373346">
                  <w:marLeft w:val="0"/>
                  <w:marRight w:val="0"/>
                  <w:marTop w:val="0"/>
                  <w:marBottom w:val="0"/>
                  <w:divBdr>
                    <w:top w:val="none" w:sz="0" w:space="0" w:color="auto"/>
                    <w:left w:val="none" w:sz="0" w:space="0" w:color="auto"/>
                    <w:bottom w:val="none" w:sz="0" w:space="0" w:color="auto"/>
                    <w:right w:val="none" w:sz="0" w:space="0" w:color="auto"/>
                  </w:divBdr>
                </w:div>
                <w:div w:id="1137719964">
                  <w:marLeft w:val="0"/>
                  <w:marRight w:val="0"/>
                  <w:marTop w:val="0"/>
                  <w:marBottom w:val="0"/>
                  <w:divBdr>
                    <w:top w:val="none" w:sz="0" w:space="0" w:color="auto"/>
                    <w:left w:val="none" w:sz="0" w:space="0" w:color="auto"/>
                    <w:bottom w:val="none" w:sz="0" w:space="0" w:color="auto"/>
                    <w:right w:val="none" w:sz="0" w:space="0" w:color="auto"/>
                  </w:divBdr>
                </w:div>
                <w:div w:id="1140000590">
                  <w:marLeft w:val="0"/>
                  <w:marRight w:val="0"/>
                  <w:marTop w:val="0"/>
                  <w:marBottom w:val="0"/>
                  <w:divBdr>
                    <w:top w:val="none" w:sz="0" w:space="0" w:color="auto"/>
                    <w:left w:val="none" w:sz="0" w:space="0" w:color="auto"/>
                    <w:bottom w:val="none" w:sz="0" w:space="0" w:color="auto"/>
                    <w:right w:val="none" w:sz="0" w:space="0" w:color="auto"/>
                  </w:divBdr>
                </w:div>
                <w:div w:id="1145053339">
                  <w:marLeft w:val="0"/>
                  <w:marRight w:val="0"/>
                  <w:marTop w:val="0"/>
                  <w:marBottom w:val="0"/>
                  <w:divBdr>
                    <w:top w:val="none" w:sz="0" w:space="0" w:color="auto"/>
                    <w:left w:val="none" w:sz="0" w:space="0" w:color="auto"/>
                    <w:bottom w:val="none" w:sz="0" w:space="0" w:color="auto"/>
                    <w:right w:val="none" w:sz="0" w:space="0" w:color="auto"/>
                  </w:divBdr>
                </w:div>
                <w:div w:id="1146706382">
                  <w:marLeft w:val="0"/>
                  <w:marRight w:val="0"/>
                  <w:marTop w:val="0"/>
                  <w:marBottom w:val="0"/>
                  <w:divBdr>
                    <w:top w:val="none" w:sz="0" w:space="0" w:color="auto"/>
                    <w:left w:val="none" w:sz="0" w:space="0" w:color="auto"/>
                    <w:bottom w:val="none" w:sz="0" w:space="0" w:color="auto"/>
                    <w:right w:val="none" w:sz="0" w:space="0" w:color="auto"/>
                  </w:divBdr>
                </w:div>
                <w:div w:id="1148471059">
                  <w:marLeft w:val="0"/>
                  <w:marRight w:val="0"/>
                  <w:marTop w:val="0"/>
                  <w:marBottom w:val="0"/>
                  <w:divBdr>
                    <w:top w:val="none" w:sz="0" w:space="0" w:color="auto"/>
                    <w:left w:val="none" w:sz="0" w:space="0" w:color="auto"/>
                    <w:bottom w:val="none" w:sz="0" w:space="0" w:color="auto"/>
                    <w:right w:val="none" w:sz="0" w:space="0" w:color="auto"/>
                  </w:divBdr>
                </w:div>
                <w:div w:id="1150711395">
                  <w:marLeft w:val="0"/>
                  <w:marRight w:val="0"/>
                  <w:marTop w:val="0"/>
                  <w:marBottom w:val="0"/>
                  <w:divBdr>
                    <w:top w:val="none" w:sz="0" w:space="0" w:color="auto"/>
                    <w:left w:val="none" w:sz="0" w:space="0" w:color="auto"/>
                    <w:bottom w:val="none" w:sz="0" w:space="0" w:color="auto"/>
                    <w:right w:val="none" w:sz="0" w:space="0" w:color="auto"/>
                  </w:divBdr>
                </w:div>
                <w:div w:id="1151285328">
                  <w:marLeft w:val="0"/>
                  <w:marRight w:val="0"/>
                  <w:marTop w:val="0"/>
                  <w:marBottom w:val="0"/>
                  <w:divBdr>
                    <w:top w:val="none" w:sz="0" w:space="0" w:color="auto"/>
                    <w:left w:val="none" w:sz="0" w:space="0" w:color="auto"/>
                    <w:bottom w:val="none" w:sz="0" w:space="0" w:color="auto"/>
                    <w:right w:val="none" w:sz="0" w:space="0" w:color="auto"/>
                  </w:divBdr>
                </w:div>
                <w:div w:id="1152794451">
                  <w:marLeft w:val="0"/>
                  <w:marRight w:val="0"/>
                  <w:marTop w:val="0"/>
                  <w:marBottom w:val="0"/>
                  <w:divBdr>
                    <w:top w:val="none" w:sz="0" w:space="0" w:color="auto"/>
                    <w:left w:val="none" w:sz="0" w:space="0" w:color="auto"/>
                    <w:bottom w:val="none" w:sz="0" w:space="0" w:color="auto"/>
                    <w:right w:val="none" w:sz="0" w:space="0" w:color="auto"/>
                  </w:divBdr>
                </w:div>
                <w:div w:id="1155803890">
                  <w:marLeft w:val="0"/>
                  <w:marRight w:val="0"/>
                  <w:marTop w:val="0"/>
                  <w:marBottom w:val="0"/>
                  <w:divBdr>
                    <w:top w:val="none" w:sz="0" w:space="0" w:color="auto"/>
                    <w:left w:val="none" w:sz="0" w:space="0" w:color="auto"/>
                    <w:bottom w:val="none" w:sz="0" w:space="0" w:color="auto"/>
                    <w:right w:val="none" w:sz="0" w:space="0" w:color="auto"/>
                  </w:divBdr>
                </w:div>
                <w:div w:id="1159005109">
                  <w:marLeft w:val="0"/>
                  <w:marRight w:val="0"/>
                  <w:marTop w:val="0"/>
                  <w:marBottom w:val="0"/>
                  <w:divBdr>
                    <w:top w:val="none" w:sz="0" w:space="0" w:color="auto"/>
                    <w:left w:val="none" w:sz="0" w:space="0" w:color="auto"/>
                    <w:bottom w:val="none" w:sz="0" w:space="0" w:color="auto"/>
                    <w:right w:val="none" w:sz="0" w:space="0" w:color="auto"/>
                  </w:divBdr>
                </w:div>
                <w:div w:id="1162627707">
                  <w:marLeft w:val="0"/>
                  <w:marRight w:val="0"/>
                  <w:marTop w:val="0"/>
                  <w:marBottom w:val="0"/>
                  <w:divBdr>
                    <w:top w:val="none" w:sz="0" w:space="0" w:color="auto"/>
                    <w:left w:val="none" w:sz="0" w:space="0" w:color="auto"/>
                    <w:bottom w:val="none" w:sz="0" w:space="0" w:color="auto"/>
                    <w:right w:val="none" w:sz="0" w:space="0" w:color="auto"/>
                  </w:divBdr>
                </w:div>
                <w:div w:id="1166557538">
                  <w:marLeft w:val="0"/>
                  <w:marRight w:val="0"/>
                  <w:marTop w:val="0"/>
                  <w:marBottom w:val="0"/>
                  <w:divBdr>
                    <w:top w:val="none" w:sz="0" w:space="0" w:color="auto"/>
                    <w:left w:val="none" w:sz="0" w:space="0" w:color="auto"/>
                    <w:bottom w:val="none" w:sz="0" w:space="0" w:color="auto"/>
                    <w:right w:val="none" w:sz="0" w:space="0" w:color="auto"/>
                  </w:divBdr>
                </w:div>
                <w:div w:id="1167134766">
                  <w:marLeft w:val="0"/>
                  <w:marRight w:val="0"/>
                  <w:marTop w:val="0"/>
                  <w:marBottom w:val="0"/>
                  <w:divBdr>
                    <w:top w:val="none" w:sz="0" w:space="0" w:color="auto"/>
                    <w:left w:val="none" w:sz="0" w:space="0" w:color="auto"/>
                    <w:bottom w:val="none" w:sz="0" w:space="0" w:color="auto"/>
                    <w:right w:val="none" w:sz="0" w:space="0" w:color="auto"/>
                  </w:divBdr>
                </w:div>
                <w:div w:id="1167748075">
                  <w:marLeft w:val="0"/>
                  <w:marRight w:val="0"/>
                  <w:marTop w:val="0"/>
                  <w:marBottom w:val="0"/>
                  <w:divBdr>
                    <w:top w:val="none" w:sz="0" w:space="0" w:color="auto"/>
                    <w:left w:val="none" w:sz="0" w:space="0" w:color="auto"/>
                    <w:bottom w:val="none" w:sz="0" w:space="0" w:color="auto"/>
                    <w:right w:val="none" w:sz="0" w:space="0" w:color="auto"/>
                  </w:divBdr>
                </w:div>
                <w:div w:id="1167868220">
                  <w:marLeft w:val="0"/>
                  <w:marRight w:val="0"/>
                  <w:marTop w:val="0"/>
                  <w:marBottom w:val="0"/>
                  <w:divBdr>
                    <w:top w:val="none" w:sz="0" w:space="0" w:color="auto"/>
                    <w:left w:val="none" w:sz="0" w:space="0" w:color="auto"/>
                    <w:bottom w:val="none" w:sz="0" w:space="0" w:color="auto"/>
                    <w:right w:val="none" w:sz="0" w:space="0" w:color="auto"/>
                  </w:divBdr>
                </w:div>
                <w:div w:id="1169247159">
                  <w:marLeft w:val="0"/>
                  <w:marRight w:val="0"/>
                  <w:marTop w:val="0"/>
                  <w:marBottom w:val="0"/>
                  <w:divBdr>
                    <w:top w:val="none" w:sz="0" w:space="0" w:color="auto"/>
                    <w:left w:val="none" w:sz="0" w:space="0" w:color="auto"/>
                    <w:bottom w:val="none" w:sz="0" w:space="0" w:color="auto"/>
                    <w:right w:val="none" w:sz="0" w:space="0" w:color="auto"/>
                  </w:divBdr>
                </w:div>
                <w:div w:id="1175456222">
                  <w:marLeft w:val="0"/>
                  <w:marRight w:val="0"/>
                  <w:marTop w:val="0"/>
                  <w:marBottom w:val="0"/>
                  <w:divBdr>
                    <w:top w:val="none" w:sz="0" w:space="0" w:color="auto"/>
                    <w:left w:val="none" w:sz="0" w:space="0" w:color="auto"/>
                    <w:bottom w:val="none" w:sz="0" w:space="0" w:color="auto"/>
                    <w:right w:val="none" w:sz="0" w:space="0" w:color="auto"/>
                  </w:divBdr>
                </w:div>
                <w:div w:id="1182428536">
                  <w:marLeft w:val="0"/>
                  <w:marRight w:val="0"/>
                  <w:marTop w:val="0"/>
                  <w:marBottom w:val="0"/>
                  <w:divBdr>
                    <w:top w:val="none" w:sz="0" w:space="0" w:color="auto"/>
                    <w:left w:val="none" w:sz="0" w:space="0" w:color="auto"/>
                    <w:bottom w:val="none" w:sz="0" w:space="0" w:color="auto"/>
                    <w:right w:val="none" w:sz="0" w:space="0" w:color="auto"/>
                  </w:divBdr>
                </w:div>
                <w:div w:id="1184442799">
                  <w:marLeft w:val="0"/>
                  <w:marRight w:val="0"/>
                  <w:marTop w:val="0"/>
                  <w:marBottom w:val="0"/>
                  <w:divBdr>
                    <w:top w:val="none" w:sz="0" w:space="0" w:color="auto"/>
                    <w:left w:val="none" w:sz="0" w:space="0" w:color="auto"/>
                    <w:bottom w:val="none" w:sz="0" w:space="0" w:color="auto"/>
                    <w:right w:val="none" w:sz="0" w:space="0" w:color="auto"/>
                  </w:divBdr>
                </w:div>
                <w:div w:id="1188982891">
                  <w:marLeft w:val="0"/>
                  <w:marRight w:val="0"/>
                  <w:marTop w:val="0"/>
                  <w:marBottom w:val="0"/>
                  <w:divBdr>
                    <w:top w:val="none" w:sz="0" w:space="0" w:color="auto"/>
                    <w:left w:val="none" w:sz="0" w:space="0" w:color="auto"/>
                    <w:bottom w:val="none" w:sz="0" w:space="0" w:color="auto"/>
                    <w:right w:val="none" w:sz="0" w:space="0" w:color="auto"/>
                  </w:divBdr>
                </w:div>
                <w:div w:id="1189298662">
                  <w:marLeft w:val="0"/>
                  <w:marRight w:val="0"/>
                  <w:marTop w:val="0"/>
                  <w:marBottom w:val="0"/>
                  <w:divBdr>
                    <w:top w:val="none" w:sz="0" w:space="0" w:color="auto"/>
                    <w:left w:val="none" w:sz="0" w:space="0" w:color="auto"/>
                    <w:bottom w:val="none" w:sz="0" w:space="0" w:color="auto"/>
                    <w:right w:val="none" w:sz="0" w:space="0" w:color="auto"/>
                  </w:divBdr>
                </w:div>
                <w:div w:id="1189443297">
                  <w:marLeft w:val="0"/>
                  <w:marRight w:val="0"/>
                  <w:marTop w:val="0"/>
                  <w:marBottom w:val="0"/>
                  <w:divBdr>
                    <w:top w:val="none" w:sz="0" w:space="0" w:color="auto"/>
                    <w:left w:val="none" w:sz="0" w:space="0" w:color="auto"/>
                    <w:bottom w:val="none" w:sz="0" w:space="0" w:color="auto"/>
                    <w:right w:val="none" w:sz="0" w:space="0" w:color="auto"/>
                  </w:divBdr>
                </w:div>
                <w:div w:id="1193879382">
                  <w:marLeft w:val="0"/>
                  <w:marRight w:val="0"/>
                  <w:marTop w:val="0"/>
                  <w:marBottom w:val="0"/>
                  <w:divBdr>
                    <w:top w:val="none" w:sz="0" w:space="0" w:color="auto"/>
                    <w:left w:val="none" w:sz="0" w:space="0" w:color="auto"/>
                    <w:bottom w:val="none" w:sz="0" w:space="0" w:color="auto"/>
                    <w:right w:val="none" w:sz="0" w:space="0" w:color="auto"/>
                  </w:divBdr>
                </w:div>
                <w:div w:id="1194264254">
                  <w:marLeft w:val="0"/>
                  <w:marRight w:val="0"/>
                  <w:marTop w:val="0"/>
                  <w:marBottom w:val="0"/>
                  <w:divBdr>
                    <w:top w:val="none" w:sz="0" w:space="0" w:color="auto"/>
                    <w:left w:val="none" w:sz="0" w:space="0" w:color="auto"/>
                    <w:bottom w:val="none" w:sz="0" w:space="0" w:color="auto"/>
                    <w:right w:val="none" w:sz="0" w:space="0" w:color="auto"/>
                  </w:divBdr>
                </w:div>
                <w:div w:id="1197080684">
                  <w:marLeft w:val="0"/>
                  <w:marRight w:val="0"/>
                  <w:marTop w:val="0"/>
                  <w:marBottom w:val="0"/>
                  <w:divBdr>
                    <w:top w:val="none" w:sz="0" w:space="0" w:color="auto"/>
                    <w:left w:val="none" w:sz="0" w:space="0" w:color="auto"/>
                    <w:bottom w:val="none" w:sz="0" w:space="0" w:color="auto"/>
                    <w:right w:val="none" w:sz="0" w:space="0" w:color="auto"/>
                  </w:divBdr>
                </w:div>
                <w:div w:id="1200510385">
                  <w:marLeft w:val="0"/>
                  <w:marRight w:val="0"/>
                  <w:marTop w:val="0"/>
                  <w:marBottom w:val="0"/>
                  <w:divBdr>
                    <w:top w:val="none" w:sz="0" w:space="0" w:color="auto"/>
                    <w:left w:val="none" w:sz="0" w:space="0" w:color="auto"/>
                    <w:bottom w:val="none" w:sz="0" w:space="0" w:color="auto"/>
                    <w:right w:val="none" w:sz="0" w:space="0" w:color="auto"/>
                  </w:divBdr>
                </w:div>
                <w:div w:id="1202479767">
                  <w:marLeft w:val="0"/>
                  <w:marRight w:val="0"/>
                  <w:marTop w:val="0"/>
                  <w:marBottom w:val="0"/>
                  <w:divBdr>
                    <w:top w:val="none" w:sz="0" w:space="0" w:color="auto"/>
                    <w:left w:val="none" w:sz="0" w:space="0" w:color="auto"/>
                    <w:bottom w:val="none" w:sz="0" w:space="0" w:color="auto"/>
                    <w:right w:val="none" w:sz="0" w:space="0" w:color="auto"/>
                  </w:divBdr>
                </w:div>
                <w:div w:id="1204362155">
                  <w:marLeft w:val="0"/>
                  <w:marRight w:val="0"/>
                  <w:marTop w:val="0"/>
                  <w:marBottom w:val="0"/>
                  <w:divBdr>
                    <w:top w:val="none" w:sz="0" w:space="0" w:color="auto"/>
                    <w:left w:val="none" w:sz="0" w:space="0" w:color="auto"/>
                    <w:bottom w:val="none" w:sz="0" w:space="0" w:color="auto"/>
                    <w:right w:val="none" w:sz="0" w:space="0" w:color="auto"/>
                  </w:divBdr>
                </w:div>
                <w:div w:id="1204636137">
                  <w:marLeft w:val="0"/>
                  <w:marRight w:val="0"/>
                  <w:marTop w:val="0"/>
                  <w:marBottom w:val="0"/>
                  <w:divBdr>
                    <w:top w:val="none" w:sz="0" w:space="0" w:color="auto"/>
                    <w:left w:val="none" w:sz="0" w:space="0" w:color="auto"/>
                    <w:bottom w:val="none" w:sz="0" w:space="0" w:color="auto"/>
                    <w:right w:val="none" w:sz="0" w:space="0" w:color="auto"/>
                  </w:divBdr>
                </w:div>
                <w:div w:id="1205142912">
                  <w:marLeft w:val="0"/>
                  <w:marRight w:val="0"/>
                  <w:marTop w:val="0"/>
                  <w:marBottom w:val="0"/>
                  <w:divBdr>
                    <w:top w:val="none" w:sz="0" w:space="0" w:color="auto"/>
                    <w:left w:val="none" w:sz="0" w:space="0" w:color="auto"/>
                    <w:bottom w:val="none" w:sz="0" w:space="0" w:color="auto"/>
                    <w:right w:val="none" w:sz="0" w:space="0" w:color="auto"/>
                  </w:divBdr>
                </w:div>
                <w:div w:id="1206869979">
                  <w:marLeft w:val="0"/>
                  <w:marRight w:val="0"/>
                  <w:marTop w:val="0"/>
                  <w:marBottom w:val="0"/>
                  <w:divBdr>
                    <w:top w:val="none" w:sz="0" w:space="0" w:color="auto"/>
                    <w:left w:val="none" w:sz="0" w:space="0" w:color="auto"/>
                    <w:bottom w:val="none" w:sz="0" w:space="0" w:color="auto"/>
                    <w:right w:val="none" w:sz="0" w:space="0" w:color="auto"/>
                  </w:divBdr>
                </w:div>
                <w:div w:id="1208878067">
                  <w:marLeft w:val="0"/>
                  <w:marRight w:val="0"/>
                  <w:marTop w:val="0"/>
                  <w:marBottom w:val="0"/>
                  <w:divBdr>
                    <w:top w:val="none" w:sz="0" w:space="0" w:color="auto"/>
                    <w:left w:val="none" w:sz="0" w:space="0" w:color="auto"/>
                    <w:bottom w:val="none" w:sz="0" w:space="0" w:color="auto"/>
                    <w:right w:val="none" w:sz="0" w:space="0" w:color="auto"/>
                  </w:divBdr>
                </w:div>
                <w:div w:id="1209416465">
                  <w:marLeft w:val="0"/>
                  <w:marRight w:val="0"/>
                  <w:marTop w:val="0"/>
                  <w:marBottom w:val="0"/>
                  <w:divBdr>
                    <w:top w:val="none" w:sz="0" w:space="0" w:color="auto"/>
                    <w:left w:val="none" w:sz="0" w:space="0" w:color="auto"/>
                    <w:bottom w:val="none" w:sz="0" w:space="0" w:color="auto"/>
                    <w:right w:val="none" w:sz="0" w:space="0" w:color="auto"/>
                  </w:divBdr>
                </w:div>
                <w:div w:id="1210799941">
                  <w:marLeft w:val="0"/>
                  <w:marRight w:val="0"/>
                  <w:marTop w:val="0"/>
                  <w:marBottom w:val="0"/>
                  <w:divBdr>
                    <w:top w:val="none" w:sz="0" w:space="0" w:color="auto"/>
                    <w:left w:val="none" w:sz="0" w:space="0" w:color="auto"/>
                    <w:bottom w:val="none" w:sz="0" w:space="0" w:color="auto"/>
                    <w:right w:val="none" w:sz="0" w:space="0" w:color="auto"/>
                  </w:divBdr>
                </w:div>
                <w:div w:id="1212183057">
                  <w:marLeft w:val="0"/>
                  <w:marRight w:val="0"/>
                  <w:marTop w:val="0"/>
                  <w:marBottom w:val="0"/>
                  <w:divBdr>
                    <w:top w:val="none" w:sz="0" w:space="0" w:color="auto"/>
                    <w:left w:val="none" w:sz="0" w:space="0" w:color="auto"/>
                    <w:bottom w:val="none" w:sz="0" w:space="0" w:color="auto"/>
                    <w:right w:val="none" w:sz="0" w:space="0" w:color="auto"/>
                  </w:divBdr>
                </w:div>
                <w:div w:id="1213007758">
                  <w:marLeft w:val="0"/>
                  <w:marRight w:val="0"/>
                  <w:marTop w:val="0"/>
                  <w:marBottom w:val="0"/>
                  <w:divBdr>
                    <w:top w:val="none" w:sz="0" w:space="0" w:color="auto"/>
                    <w:left w:val="none" w:sz="0" w:space="0" w:color="auto"/>
                    <w:bottom w:val="none" w:sz="0" w:space="0" w:color="auto"/>
                    <w:right w:val="none" w:sz="0" w:space="0" w:color="auto"/>
                  </w:divBdr>
                </w:div>
                <w:div w:id="1214342944">
                  <w:marLeft w:val="0"/>
                  <w:marRight w:val="0"/>
                  <w:marTop w:val="0"/>
                  <w:marBottom w:val="0"/>
                  <w:divBdr>
                    <w:top w:val="none" w:sz="0" w:space="0" w:color="auto"/>
                    <w:left w:val="none" w:sz="0" w:space="0" w:color="auto"/>
                    <w:bottom w:val="none" w:sz="0" w:space="0" w:color="auto"/>
                    <w:right w:val="none" w:sz="0" w:space="0" w:color="auto"/>
                  </w:divBdr>
                </w:div>
                <w:div w:id="1214997560">
                  <w:marLeft w:val="0"/>
                  <w:marRight w:val="0"/>
                  <w:marTop w:val="0"/>
                  <w:marBottom w:val="0"/>
                  <w:divBdr>
                    <w:top w:val="none" w:sz="0" w:space="0" w:color="auto"/>
                    <w:left w:val="none" w:sz="0" w:space="0" w:color="auto"/>
                    <w:bottom w:val="none" w:sz="0" w:space="0" w:color="auto"/>
                    <w:right w:val="none" w:sz="0" w:space="0" w:color="auto"/>
                  </w:divBdr>
                </w:div>
                <w:div w:id="1220285449">
                  <w:marLeft w:val="0"/>
                  <w:marRight w:val="0"/>
                  <w:marTop w:val="0"/>
                  <w:marBottom w:val="0"/>
                  <w:divBdr>
                    <w:top w:val="none" w:sz="0" w:space="0" w:color="auto"/>
                    <w:left w:val="none" w:sz="0" w:space="0" w:color="auto"/>
                    <w:bottom w:val="none" w:sz="0" w:space="0" w:color="auto"/>
                    <w:right w:val="none" w:sz="0" w:space="0" w:color="auto"/>
                  </w:divBdr>
                </w:div>
                <w:div w:id="1231504279">
                  <w:marLeft w:val="0"/>
                  <w:marRight w:val="0"/>
                  <w:marTop w:val="0"/>
                  <w:marBottom w:val="0"/>
                  <w:divBdr>
                    <w:top w:val="none" w:sz="0" w:space="0" w:color="auto"/>
                    <w:left w:val="none" w:sz="0" w:space="0" w:color="auto"/>
                    <w:bottom w:val="none" w:sz="0" w:space="0" w:color="auto"/>
                    <w:right w:val="none" w:sz="0" w:space="0" w:color="auto"/>
                  </w:divBdr>
                </w:div>
                <w:div w:id="1234656506">
                  <w:marLeft w:val="0"/>
                  <w:marRight w:val="0"/>
                  <w:marTop w:val="0"/>
                  <w:marBottom w:val="0"/>
                  <w:divBdr>
                    <w:top w:val="none" w:sz="0" w:space="0" w:color="auto"/>
                    <w:left w:val="none" w:sz="0" w:space="0" w:color="auto"/>
                    <w:bottom w:val="none" w:sz="0" w:space="0" w:color="auto"/>
                    <w:right w:val="none" w:sz="0" w:space="0" w:color="auto"/>
                  </w:divBdr>
                </w:div>
                <w:div w:id="1235814812">
                  <w:marLeft w:val="0"/>
                  <w:marRight w:val="0"/>
                  <w:marTop w:val="0"/>
                  <w:marBottom w:val="0"/>
                  <w:divBdr>
                    <w:top w:val="none" w:sz="0" w:space="0" w:color="auto"/>
                    <w:left w:val="none" w:sz="0" w:space="0" w:color="auto"/>
                    <w:bottom w:val="none" w:sz="0" w:space="0" w:color="auto"/>
                    <w:right w:val="none" w:sz="0" w:space="0" w:color="auto"/>
                  </w:divBdr>
                </w:div>
                <w:div w:id="1239443253">
                  <w:marLeft w:val="0"/>
                  <w:marRight w:val="0"/>
                  <w:marTop w:val="0"/>
                  <w:marBottom w:val="0"/>
                  <w:divBdr>
                    <w:top w:val="none" w:sz="0" w:space="0" w:color="auto"/>
                    <w:left w:val="none" w:sz="0" w:space="0" w:color="auto"/>
                    <w:bottom w:val="none" w:sz="0" w:space="0" w:color="auto"/>
                    <w:right w:val="none" w:sz="0" w:space="0" w:color="auto"/>
                  </w:divBdr>
                </w:div>
                <w:div w:id="1240749338">
                  <w:marLeft w:val="0"/>
                  <w:marRight w:val="0"/>
                  <w:marTop w:val="0"/>
                  <w:marBottom w:val="0"/>
                  <w:divBdr>
                    <w:top w:val="none" w:sz="0" w:space="0" w:color="auto"/>
                    <w:left w:val="none" w:sz="0" w:space="0" w:color="auto"/>
                    <w:bottom w:val="none" w:sz="0" w:space="0" w:color="auto"/>
                    <w:right w:val="none" w:sz="0" w:space="0" w:color="auto"/>
                  </w:divBdr>
                </w:div>
                <w:div w:id="1240752461">
                  <w:marLeft w:val="0"/>
                  <w:marRight w:val="0"/>
                  <w:marTop w:val="0"/>
                  <w:marBottom w:val="0"/>
                  <w:divBdr>
                    <w:top w:val="none" w:sz="0" w:space="0" w:color="auto"/>
                    <w:left w:val="none" w:sz="0" w:space="0" w:color="auto"/>
                    <w:bottom w:val="none" w:sz="0" w:space="0" w:color="auto"/>
                    <w:right w:val="none" w:sz="0" w:space="0" w:color="auto"/>
                  </w:divBdr>
                </w:div>
                <w:div w:id="1241645770">
                  <w:marLeft w:val="0"/>
                  <w:marRight w:val="0"/>
                  <w:marTop w:val="0"/>
                  <w:marBottom w:val="0"/>
                  <w:divBdr>
                    <w:top w:val="none" w:sz="0" w:space="0" w:color="auto"/>
                    <w:left w:val="none" w:sz="0" w:space="0" w:color="auto"/>
                    <w:bottom w:val="none" w:sz="0" w:space="0" w:color="auto"/>
                    <w:right w:val="none" w:sz="0" w:space="0" w:color="auto"/>
                  </w:divBdr>
                </w:div>
                <w:div w:id="1242525911">
                  <w:marLeft w:val="0"/>
                  <w:marRight w:val="0"/>
                  <w:marTop w:val="0"/>
                  <w:marBottom w:val="0"/>
                  <w:divBdr>
                    <w:top w:val="none" w:sz="0" w:space="0" w:color="auto"/>
                    <w:left w:val="none" w:sz="0" w:space="0" w:color="auto"/>
                    <w:bottom w:val="none" w:sz="0" w:space="0" w:color="auto"/>
                    <w:right w:val="none" w:sz="0" w:space="0" w:color="auto"/>
                  </w:divBdr>
                </w:div>
                <w:div w:id="1244922639">
                  <w:marLeft w:val="0"/>
                  <w:marRight w:val="0"/>
                  <w:marTop w:val="0"/>
                  <w:marBottom w:val="0"/>
                  <w:divBdr>
                    <w:top w:val="none" w:sz="0" w:space="0" w:color="auto"/>
                    <w:left w:val="none" w:sz="0" w:space="0" w:color="auto"/>
                    <w:bottom w:val="none" w:sz="0" w:space="0" w:color="auto"/>
                    <w:right w:val="none" w:sz="0" w:space="0" w:color="auto"/>
                  </w:divBdr>
                </w:div>
                <w:div w:id="1246106892">
                  <w:marLeft w:val="0"/>
                  <w:marRight w:val="0"/>
                  <w:marTop w:val="0"/>
                  <w:marBottom w:val="0"/>
                  <w:divBdr>
                    <w:top w:val="none" w:sz="0" w:space="0" w:color="auto"/>
                    <w:left w:val="none" w:sz="0" w:space="0" w:color="auto"/>
                    <w:bottom w:val="none" w:sz="0" w:space="0" w:color="auto"/>
                    <w:right w:val="none" w:sz="0" w:space="0" w:color="auto"/>
                  </w:divBdr>
                </w:div>
                <w:div w:id="1248079344">
                  <w:marLeft w:val="0"/>
                  <w:marRight w:val="0"/>
                  <w:marTop w:val="0"/>
                  <w:marBottom w:val="0"/>
                  <w:divBdr>
                    <w:top w:val="none" w:sz="0" w:space="0" w:color="auto"/>
                    <w:left w:val="none" w:sz="0" w:space="0" w:color="auto"/>
                    <w:bottom w:val="none" w:sz="0" w:space="0" w:color="auto"/>
                    <w:right w:val="none" w:sz="0" w:space="0" w:color="auto"/>
                  </w:divBdr>
                </w:div>
                <w:div w:id="1248154389">
                  <w:marLeft w:val="0"/>
                  <w:marRight w:val="0"/>
                  <w:marTop w:val="0"/>
                  <w:marBottom w:val="0"/>
                  <w:divBdr>
                    <w:top w:val="none" w:sz="0" w:space="0" w:color="auto"/>
                    <w:left w:val="none" w:sz="0" w:space="0" w:color="auto"/>
                    <w:bottom w:val="none" w:sz="0" w:space="0" w:color="auto"/>
                    <w:right w:val="none" w:sz="0" w:space="0" w:color="auto"/>
                  </w:divBdr>
                </w:div>
                <w:div w:id="1249386031">
                  <w:marLeft w:val="0"/>
                  <w:marRight w:val="0"/>
                  <w:marTop w:val="0"/>
                  <w:marBottom w:val="0"/>
                  <w:divBdr>
                    <w:top w:val="none" w:sz="0" w:space="0" w:color="auto"/>
                    <w:left w:val="none" w:sz="0" w:space="0" w:color="auto"/>
                    <w:bottom w:val="none" w:sz="0" w:space="0" w:color="auto"/>
                    <w:right w:val="none" w:sz="0" w:space="0" w:color="auto"/>
                  </w:divBdr>
                </w:div>
                <w:div w:id="1253587591">
                  <w:marLeft w:val="0"/>
                  <w:marRight w:val="0"/>
                  <w:marTop w:val="0"/>
                  <w:marBottom w:val="0"/>
                  <w:divBdr>
                    <w:top w:val="none" w:sz="0" w:space="0" w:color="auto"/>
                    <w:left w:val="none" w:sz="0" w:space="0" w:color="auto"/>
                    <w:bottom w:val="none" w:sz="0" w:space="0" w:color="auto"/>
                    <w:right w:val="none" w:sz="0" w:space="0" w:color="auto"/>
                  </w:divBdr>
                </w:div>
                <w:div w:id="1255817813">
                  <w:marLeft w:val="0"/>
                  <w:marRight w:val="0"/>
                  <w:marTop w:val="0"/>
                  <w:marBottom w:val="0"/>
                  <w:divBdr>
                    <w:top w:val="none" w:sz="0" w:space="0" w:color="auto"/>
                    <w:left w:val="none" w:sz="0" w:space="0" w:color="auto"/>
                    <w:bottom w:val="none" w:sz="0" w:space="0" w:color="auto"/>
                    <w:right w:val="none" w:sz="0" w:space="0" w:color="auto"/>
                  </w:divBdr>
                </w:div>
                <w:div w:id="1256205280">
                  <w:marLeft w:val="0"/>
                  <w:marRight w:val="0"/>
                  <w:marTop w:val="0"/>
                  <w:marBottom w:val="0"/>
                  <w:divBdr>
                    <w:top w:val="none" w:sz="0" w:space="0" w:color="auto"/>
                    <w:left w:val="none" w:sz="0" w:space="0" w:color="auto"/>
                    <w:bottom w:val="none" w:sz="0" w:space="0" w:color="auto"/>
                    <w:right w:val="none" w:sz="0" w:space="0" w:color="auto"/>
                  </w:divBdr>
                </w:div>
                <w:div w:id="1256480244">
                  <w:marLeft w:val="0"/>
                  <w:marRight w:val="0"/>
                  <w:marTop w:val="0"/>
                  <w:marBottom w:val="0"/>
                  <w:divBdr>
                    <w:top w:val="none" w:sz="0" w:space="0" w:color="auto"/>
                    <w:left w:val="none" w:sz="0" w:space="0" w:color="auto"/>
                    <w:bottom w:val="none" w:sz="0" w:space="0" w:color="auto"/>
                    <w:right w:val="none" w:sz="0" w:space="0" w:color="auto"/>
                  </w:divBdr>
                </w:div>
                <w:div w:id="1256860642">
                  <w:marLeft w:val="0"/>
                  <w:marRight w:val="0"/>
                  <w:marTop w:val="0"/>
                  <w:marBottom w:val="0"/>
                  <w:divBdr>
                    <w:top w:val="none" w:sz="0" w:space="0" w:color="auto"/>
                    <w:left w:val="none" w:sz="0" w:space="0" w:color="auto"/>
                    <w:bottom w:val="none" w:sz="0" w:space="0" w:color="auto"/>
                    <w:right w:val="none" w:sz="0" w:space="0" w:color="auto"/>
                  </w:divBdr>
                </w:div>
                <w:div w:id="1259098496">
                  <w:marLeft w:val="0"/>
                  <w:marRight w:val="0"/>
                  <w:marTop w:val="0"/>
                  <w:marBottom w:val="0"/>
                  <w:divBdr>
                    <w:top w:val="none" w:sz="0" w:space="0" w:color="auto"/>
                    <w:left w:val="none" w:sz="0" w:space="0" w:color="auto"/>
                    <w:bottom w:val="none" w:sz="0" w:space="0" w:color="auto"/>
                    <w:right w:val="none" w:sz="0" w:space="0" w:color="auto"/>
                  </w:divBdr>
                </w:div>
                <w:div w:id="1259947128">
                  <w:marLeft w:val="0"/>
                  <w:marRight w:val="0"/>
                  <w:marTop w:val="0"/>
                  <w:marBottom w:val="0"/>
                  <w:divBdr>
                    <w:top w:val="none" w:sz="0" w:space="0" w:color="auto"/>
                    <w:left w:val="none" w:sz="0" w:space="0" w:color="auto"/>
                    <w:bottom w:val="none" w:sz="0" w:space="0" w:color="auto"/>
                    <w:right w:val="none" w:sz="0" w:space="0" w:color="auto"/>
                  </w:divBdr>
                </w:div>
                <w:div w:id="1261572316">
                  <w:marLeft w:val="0"/>
                  <w:marRight w:val="0"/>
                  <w:marTop w:val="0"/>
                  <w:marBottom w:val="0"/>
                  <w:divBdr>
                    <w:top w:val="none" w:sz="0" w:space="0" w:color="auto"/>
                    <w:left w:val="none" w:sz="0" w:space="0" w:color="auto"/>
                    <w:bottom w:val="none" w:sz="0" w:space="0" w:color="auto"/>
                    <w:right w:val="none" w:sz="0" w:space="0" w:color="auto"/>
                  </w:divBdr>
                </w:div>
                <w:div w:id="1263956059">
                  <w:marLeft w:val="0"/>
                  <w:marRight w:val="0"/>
                  <w:marTop w:val="0"/>
                  <w:marBottom w:val="0"/>
                  <w:divBdr>
                    <w:top w:val="none" w:sz="0" w:space="0" w:color="auto"/>
                    <w:left w:val="none" w:sz="0" w:space="0" w:color="auto"/>
                    <w:bottom w:val="none" w:sz="0" w:space="0" w:color="auto"/>
                    <w:right w:val="none" w:sz="0" w:space="0" w:color="auto"/>
                  </w:divBdr>
                </w:div>
                <w:div w:id="1266159103">
                  <w:marLeft w:val="0"/>
                  <w:marRight w:val="0"/>
                  <w:marTop w:val="0"/>
                  <w:marBottom w:val="0"/>
                  <w:divBdr>
                    <w:top w:val="none" w:sz="0" w:space="0" w:color="auto"/>
                    <w:left w:val="none" w:sz="0" w:space="0" w:color="auto"/>
                    <w:bottom w:val="none" w:sz="0" w:space="0" w:color="auto"/>
                    <w:right w:val="none" w:sz="0" w:space="0" w:color="auto"/>
                  </w:divBdr>
                </w:div>
                <w:div w:id="1267736475">
                  <w:marLeft w:val="0"/>
                  <w:marRight w:val="0"/>
                  <w:marTop w:val="0"/>
                  <w:marBottom w:val="0"/>
                  <w:divBdr>
                    <w:top w:val="none" w:sz="0" w:space="0" w:color="auto"/>
                    <w:left w:val="none" w:sz="0" w:space="0" w:color="auto"/>
                    <w:bottom w:val="none" w:sz="0" w:space="0" w:color="auto"/>
                    <w:right w:val="none" w:sz="0" w:space="0" w:color="auto"/>
                  </w:divBdr>
                </w:div>
                <w:div w:id="1268193203">
                  <w:marLeft w:val="0"/>
                  <w:marRight w:val="0"/>
                  <w:marTop w:val="0"/>
                  <w:marBottom w:val="0"/>
                  <w:divBdr>
                    <w:top w:val="none" w:sz="0" w:space="0" w:color="auto"/>
                    <w:left w:val="none" w:sz="0" w:space="0" w:color="auto"/>
                    <w:bottom w:val="none" w:sz="0" w:space="0" w:color="auto"/>
                    <w:right w:val="none" w:sz="0" w:space="0" w:color="auto"/>
                  </w:divBdr>
                </w:div>
                <w:div w:id="1271399241">
                  <w:marLeft w:val="0"/>
                  <w:marRight w:val="0"/>
                  <w:marTop w:val="0"/>
                  <w:marBottom w:val="0"/>
                  <w:divBdr>
                    <w:top w:val="none" w:sz="0" w:space="0" w:color="auto"/>
                    <w:left w:val="none" w:sz="0" w:space="0" w:color="auto"/>
                    <w:bottom w:val="none" w:sz="0" w:space="0" w:color="auto"/>
                    <w:right w:val="none" w:sz="0" w:space="0" w:color="auto"/>
                  </w:divBdr>
                </w:div>
                <w:div w:id="1271812520">
                  <w:marLeft w:val="0"/>
                  <w:marRight w:val="0"/>
                  <w:marTop w:val="0"/>
                  <w:marBottom w:val="0"/>
                  <w:divBdr>
                    <w:top w:val="none" w:sz="0" w:space="0" w:color="auto"/>
                    <w:left w:val="none" w:sz="0" w:space="0" w:color="auto"/>
                    <w:bottom w:val="none" w:sz="0" w:space="0" w:color="auto"/>
                    <w:right w:val="none" w:sz="0" w:space="0" w:color="auto"/>
                  </w:divBdr>
                </w:div>
                <w:div w:id="1272131981">
                  <w:marLeft w:val="0"/>
                  <w:marRight w:val="0"/>
                  <w:marTop w:val="0"/>
                  <w:marBottom w:val="0"/>
                  <w:divBdr>
                    <w:top w:val="none" w:sz="0" w:space="0" w:color="auto"/>
                    <w:left w:val="none" w:sz="0" w:space="0" w:color="auto"/>
                    <w:bottom w:val="none" w:sz="0" w:space="0" w:color="auto"/>
                    <w:right w:val="none" w:sz="0" w:space="0" w:color="auto"/>
                  </w:divBdr>
                </w:div>
                <w:div w:id="1273324413">
                  <w:marLeft w:val="0"/>
                  <w:marRight w:val="0"/>
                  <w:marTop w:val="0"/>
                  <w:marBottom w:val="0"/>
                  <w:divBdr>
                    <w:top w:val="none" w:sz="0" w:space="0" w:color="auto"/>
                    <w:left w:val="none" w:sz="0" w:space="0" w:color="auto"/>
                    <w:bottom w:val="none" w:sz="0" w:space="0" w:color="auto"/>
                    <w:right w:val="none" w:sz="0" w:space="0" w:color="auto"/>
                  </w:divBdr>
                </w:div>
                <w:div w:id="1280257793">
                  <w:marLeft w:val="0"/>
                  <w:marRight w:val="0"/>
                  <w:marTop w:val="0"/>
                  <w:marBottom w:val="0"/>
                  <w:divBdr>
                    <w:top w:val="none" w:sz="0" w:space="0" w:color="auto"/>
                    <w:left w:val="none" w:sz="0" w:space="0" w:color="auto"/>
                    <w:bottom w:val="none" w:sz="0" w:space="0" w:color="auto"/>
                    <w:right w:val="none" w:sz="0" w:space="0" w:color="auto"/>
                  </w:divBdr>
                </w:div>
                <w:div w:id="1288779502">
                  <w:marLeft w:val="0"/>
                  <w:marRight w:val="0"/>
                  <w:marTop w:val="0"/>
                  <w:marBottom w:val="0"/>
                  <w:divBdr>
                    <w:top w:val="none" w:sz="0" w:space="0" w:color="auto"/>
                    <w:left w:val="none" w:sz="0" w:space="0" w:color="auto"/>
                    <w:bottom w:val="none" w:sz="0" w:space="0" w:color="auto"/>
                    <w:right w:val="none" w:sz="0" w:space="0" w:color="auto"/>
                  </w:divBdr>
                </w:div>
                <w:div w:id="1289777912">
                  <w:marLeft w:val="0"/>
                  <w:marRight w:val="0"/>
                  <w:marTop w:val="0"/>
                  <w:marBottom w:val="0"/>
                  <w:divBdr>
                    <w:top w:val="none" w:sz="0" w:space="0" w:color="auto"/>
                    <w:left w:val="none" w:sz="0" w:space="0" w:color="auto"/>
                    <w:bottom w:val="none" w:sz="0" w:space="0" w:color="auto"/>
                    <w:right w:val="none" w:sz="0" w:space="0" w:color="auto"/>
                  </w:divBdr>
                </w:div>
                <w:div w:id="1290941290">
                  <w:marLeft w:val="0"/>
                  <w:marRight w:val="0"/>
                  <w:marTop w:val="0"/>
                  <w:marBottom w:val="0"/>
                  <w:divBdr>
                    <w:top w:val="none" w:sz="0" w:space="0" w:color="auto"/>
                    <w:left w:val="none" w:sz="0" w:space="0" w:color="auto"/>
                    <w:bottom w:val="none" w:sz="0" w:space="0" w:color="auto"/>
                    <w:right w:val="none" w:sz="0" w:space="0" w:color="auto"/>
                  </w:divBdr>
                </w:div>
                <w:div w:id="1292009294">
                  <w:marLeft w:val="0"/>
                  <w:marRight w:val="0"/>
                  <w:marTop w:val="0"/>
                  <w:marBottom w:val="0"/>
                  <w:divBdr>
                    <w:top w:val="none" w:sz="0" w:space="0" w:color="auto"/>
                    <w:left w:val="none" w:sz="0" w:space="0" w:color="auto"/>
                    <w:bottom w:val="none" w:sz="0" w:space="0" w:color="auto"/>
                    <w:right w:val="none" w:sz="0" w:space="0" w:color="auto"/>
                  </w:divBdr>
                </w:div>
                <w:div w:id="1294094247">
                  <w:marLeft w:val="0"/>
                  <w:marRight w:val="0"/>
                  <w:marTop w:val="0"/>
                  <w:marBottom w:val="0"/>
                  <w:divBdr>
                    <w:top w:val="none" w:sz="0" w:space="0" w:color="auto"/>
                    <w:left w:val="none" w:sz="0" w:space="0" w:color="auto"/>
                    <w:bottom w:val="none" w:sz="0" w:space="0" w:color="auto"/>
                    <w:right w:val="none" w:sz="0" w:space="0" w:color="auto"/>
                  </w:divBdr>
                </w:div>
                <w:div w:id="1296788471">
                  <w:marLeft w:val="0"/>
                  <w:marRight w:val="0"/>
                  <w:marTop w:val="0"/>
                  <w:marBottom w:val="0"/>
                  <w:divBdr>
                    <w:top w:val="none" w:sz="0" w:space="0" w:color="auto"/>
                    <w:left w:val="none" w:sz="0" w:space="0" w:color="auto"/>
                    <w:bottom w:val="none" w:sz="0" w:space="0" w:color="auto"/>
                    <w:right w:val="none" w:sz="0" w:space="0" w:color="auto"/>
                  </w:divBdr>
                </w:div>
                <w:div w:id="1297030170">
                  <w:marLeft w:val="0"/>
                  <w:marRight w:val="0"/>
                  <w:marTop w:val="0"/>
                  <w:marBottom w:val="0"/>
                  <w:divBdr>
                    <w:top w:val="none" w:sz="0" w:space="0" w:color="auto"/>
                    <w:left w:val="none" w:sz="0" w:space="0" w:color="auto"/>
                    <w:bottom w:val="none" w:sz="0" w:space="0" w:color="auto"/>
                    <w:right w:val="none" w:sz="0" w:space="0" w:color="auto"/>
                  </w:divBdr>
                </w:div>
                <w:div w:id="1297032682">
                  <w:marLeft w:val="0"/>
                  <w:marRight w:val="0"/>
                  <w:marTop w:val="0"/>
                  <w:marBottom w:val="0"/>
                  <w:divBdr>
                    <w:top w:val="none" w:sz="0" w:space="0" w:color="auto"/>
                    <w:left w:val="none" w:sz="0" w:space="0" w:color="auto"/>
                    <w:bottom w:val="none" w:sz="0" w:space="0" w:color="auto"/>
                    <w:right w:val="none" w:sz="0" w:space="0" w:color="auto"/>
                  </w:divBdr>
                </w:div>
                <w:div w:id="1299841799">
                  <w:marLeft w:val="0"/>
                  <w:marRight w:val="0"/>
                  <w:marTop w:val="0"/>
                  <w:marBottom w:val="0"/>
                  <w:divBdr>
                    <w:top w:val="none" w:sz="0" w:space="0" w:color="auto"/>
                    <w:left w:val="none" w:sz="0" w:space="0" w:color="auto"/>
                    <w:bottom w:val="none" w:sz="0" w:space="0" w:color="auto"/>
                    <w:right w:val="none" w:sz="0" w:space="0" w:color="auto"/>
                  </w:divBdr>
                </w:div>
                <w:div w:id="1300644921">
                  <w:marLeft w:val="0"/>
                  <w:marRight w:val="0"/>
                  <w:marTop w:val="0"/>
                  <w:marBottom w:val="0"/>
                  <w:divBdr>
                    <w:top w:val="none" w:sz="0" w:space="0" w:color="auto"/>
                    <w:left w:val="none" w:sz="0" w:space="0" w:color="auto"/>
                    <w:bottom w:val="none" w:sz="0" w:space="0" w:color="auto"/>
                    <w:right w:val="none" w:sz="0" w:space="0" w:color="auto"/>
                  </w:divBdr>
                </w:div>
                <w:div w:id="1303727257">
                  <w:marLeft w:val="0"/>
                  <w:marRight w:val="0"/>
                  <w:marTop w:val="0"/>
                  <w:marBottom w:val="0"/>
                  <w:divBdr>
                    <w:top w:val="none" w:sz="0" w:space="0" w:color="auto"/>
                    <w:left w:val="none" w:sz="0" w:space="0" w:color="auto"/>
                    <w:bottom w:val="none" w:sz="0" w:space="0" w:color="auto"/>
                    <w:right w:val="none" w:sz="0" w:space="0" w:color="auto"/>
                  </w:divBdr>
                </w:div>
                <w:div w:id="1303777640">
                  <w:marLeft w:val="0"/>
                  <w:marRight w:val="0"/>
                  <w:marTop w:val="0"/>
                  <w:marBottom w:val="0"/>
                  <w:divBdr>
                    <w:top w:val="none" w:sz="0" w:space="0" w:color="auto"/>
                    <w:left w:val="none" w:sz="0" w:space="0" w:color="auto"/>
                    <w:bottom w:val="none" w:sz="0" w:space="0" w:color="auto"/>
                    <w:right w:val="none" w:sz="0" w:space="0" w:color="auto"/>
                  </w:divBdr>
                </w:div>
                <w:div w:id="1306083175">
                  <w:marLeft w:val="0"/>
                  <w:marRight w:val="0"/>
                  <w:marTop w:val="0"/>
                  <w:marBottom w:val="0"/>
                  <w:divBdr>
                    <w:top w:val="none" w:sz="0" w:space="0" w:color="auto"/>
                    <w:left w:val="none" w:sz="0" w:space="0" w:color="auto"/>
                    <w:bottom w:val="none" w:sz="0" w:space="0" w:color="auto"/>
                    <w:right w:val="none" w:sz="0" w:space="0" w:color="auto"/>
                  </w:divBdr>
                </w:div>
                <w:div w:id="1307852165">
                  <w:marLeft w:val="0"/>
                  <w:marRight w:val="0"/>
                  <w:marTop w:val="0"/>
                  <w:marBottom w:val="0"/>
                  <w:divBdr>
                    <w:top w:val="none" w:sz="0" w:space="0" w:color="auto"/>
                    <w:left w:val="none" w:sz="0" w:space="0" w:color="auto"/>
                    <w:bottom w:val="none" w:sz="0" w:space="0" w:color="auto"/>
                    <w:right w:val="none" w:sz="0" w:space="0" w:color="auto"/>
                  </w:divBdr>
                </w:div>
                <w:div w:id="1309162941">
                  <w:marLeft w:val="0"/>
                  <w:marRight w:val="0"/>
                  <w:marTop w:val="0"/>
                  <w:marBottom w:val="0"/>
                  <w:divBdr>
                    <w:top w:val="none" w:sz="0" w:space="0" w:color="auto"/>
                    <w:left w:val="none" w:sz="0" w:space="0" w:color="auto"/>
                    <w:bottom w:val="none" w:sz="0" w:space="0" w:color="auto"/>
                    <w:right w:val="none" w:sz="0" w:space="0" w:color="auto"/>
                  </w:divBdr>
                </w:div>
                <w:div w:id="1309674349">
                  <w:marLeft w:val="0"/>
                  <w:marRight w:val="0"/>
                  <w:marTop w:val="0"/>
                  <w:marBottom w:val="0"/>
                  <w:divBdr>
                    <w:top w:val="none" w:sz="0" w:space="0" w:color="auto"/>
                    <w:left w:val="none" w:sz="0" w:space="0" w:color="auto"/>
                    <w:bottom w:val="none" w:sz="0" w:space="0" w:color="auto"/>
                    <w:right w:val="none" w:sz="0" w:space="0" w:color="auto"/>
                  </w:divBdr>
                </w:div>
                <w:div w:id="1309893213">
                  <w:marLeft w:val="0"/>
                  <w:marRight w:val="0"/>
                  <w:marTop w:val="0"/>
                  <w:marBottom w:val="0"/>
                  <w:divBdr>
                    <w:top w:val="none" w:sz="0" w:space="0" w:color="auto"/>
                    <w:left w:val="none" w:sz="0" w:space="0" w:color="auto"/>
                    <w:bottom w:val="none" w:sz="0" w:space="0" w:color="auto"/>
                    <w:right w:val="none" w:sz="0" w:space="0" w:color="auto"/>
                  </w:divBdr>
                </w:div>
                <w:div w:id="1311789697">
                  <w:marLeft w:val="0"/>
                  <w:marRight w:val="0"/>
                  <w:marTop w:val="0"/>
                  <w:marBottom w:val="0"/>
                  <w:divBdr>
                    <w:top w:val="none" w:sz="0" w:space="0" w:color="auto"/>
                    <w:left w:val="none" w:sz="0" w:space="0" w:color="auto"/>
                    <w:bottom w:val="none" w:sz="0" w:space="0" w:color="auto"/>
                    <w:right w:val="none" w:sz="0" w:space="0" w:color="auto"/>
                  </w:divBdr>
                </w:div>
                <w:div w:id="1319576061">
                  <w:marLeft w:val="0"/>
                  <w:marRight w:val="0"/>
                  <w:marTop w:val="0"/>
                  <w:marBottom w:val="0"/>
                  <w:divBdr>
                    <w:top w:val="none" w:sz="0" w:space="0" w:color="auto"/>
                    <w:left w:val="none" w:sz="0" w:space="0" w:color="auto"/>
                    <w:bottom w:val="none" w:sz="0" w:space="0" w:color="auto"/>
                    <w:right w:val="none" w:sz="0" w:space="0" w:color="auto"/>
                  </w:divBdr>
                </w:div>
                <w:div w:id="1320378746">
                  <w:marLeft w:val="0"/>
                  <w:marRight w:val="0"/>
                  <w:marTop w:val="0"/>
                  <w:marBottom w:val="0"/>
                  <w:divBdr>
                    <w:top w:val="none" w:sz="0" w:space="0" w:color="auto"/>
                    <w:left w:val="none" w:sz="0" w:space="0" w:color="auto"/>
                    <w:bottom w:val="none" w:sz="0" w:space="0" w:color="auto"/>
                    <w:right w:val="none" w:sz="0" w:space="0" w:color="auto"/>
                  </w:divBdr>
                </w:div>
                <w:div w:id="1321345571">
                  <w:marLeft w:val="0"/>
                  <w:marRight w:val="0"/>
                  <w:marTop w:val="0"/>
                  <w:marBottom w:val="0"/>
                  <w:divBdr>
                    <w:top w:val="none" w:sz="0" w:space="0" w:color="auto"/>
                    <w:left w:val="none" w:sz="0" w:space="0" w:color="auto"/>
                    <w:bottom w:val="none" w:sz="0" w:space="0" w:color="auto"/>
                    <w:right w:val="none" w:sz="0" w:space="0" w:color="auto"/>
                  </w:divBdr>
                </w:div>
                <w:div w:id="1321345891">
                  <w:marLeft w:val="0"/>
                  <w:marRight w:val="0"/>
                  <w:marTop w:val="0"/>
                  <w:marBottom w:val="0"/>
                  <w:divBdr>
                    <w:top w:val="none" w:sz="0" w:space="0" w:color="auto"/>
                    <w:left w:val="none" w:sz="0" w:space="0" w:color="auto"/>
                    <w:bottom w:val="none" w:sz="0" w:space="0" w:color="auto"/>
                    <w:right w:val="none" w:sz="0" w:space="0" w:color="auto"/>
                  </w:divBdr>
                </w:div>
                <w:div w:id="1321428776">
                  <w:marLeft w:val="0"/>
                  <w:marRight w:val="0"/>
                  <w:marTop w:val="0"/>
                  <w:marBottom w:val="0"/>
                  <w:divBdr>
                    <w:top w:val="none" w:sz="0" w:space="0" w:color="auto"/>
                    <w:left w:val="none" w:sz="0" w:space="0" w:color="auto"/>
                    <w:bottom w:val="none" w:sz="0" w:space="0" w:color="auto"/>
                    <w:right w:val="none" w:sz="0" w:space="0" w:color="auto"/>
                  </w:divBdr>
                </w:div>
                <w:div w:id="1323656726">
                  <w:marLeft w:val="0"/>
                  <w:marRight w:val="0"/>
                  <w:marTop w:val="0"/>
                  <w:marBottom w:val="0"/>
                  <w:divBdr>
                    <w:top w:val="none" w:sz="0" w:space="0" w:color="auto"/>
                    <w:left w:val="none" w:sz="0" w:space="0" w:color="auto"/>
                    <w:bottom w:val="none" w:sz="0" w:space="0" w:color="auto"/>
                    <w:right w:val="none" w:sz="0" w:space="0" w:color="auto"/>
                  </w:divBdr>
                </w:div>
                <w:div w:id="1324314687">
                  <w:marLeft w:val="0"/>
                  <w:marRight w:val="0"/>
                  <w:marTop w:val="0"/>
                  <w:marBottom w:val="0"/>
                  <w:divBdr>
                    <w:top w:val="none" w:sz="0" w:space="0" w:color="auto"/>
                    <w:left w:val="none" w:sz="0" w:space="0" w:color="auto"/>
                    <w:bottom w:val="none" w:sz="0" w:space="0" w:color="auto"/>
                    <w:right w:val="none" w:sz="0" w:space="0" w:color="auto"/>
                  </w:divBdr>
                </w:div>
                <w:div w:id="1326663301">
                  <w:marLeft w:val="0"/>
                  <w:marRight w:val="0"/>
                  <w:marTop w:val="0"/>
                  <w:marBottom w:val="0"/>
                  <w:divBdr>
                    <w:top w:val="none" w:sz="0" w:space="0" w:color="auto"/>
                    <w:left w:val="none" w:sz="0" w:space="0" w:color="auto"/>
                    <w:bottom w:val="none" w:sz="0" w:space="0" w:color="auto"/>
                    <w:right w:val="none" w:sz="0" w:space="0" w:color="auto"/>
                  </w:divBdr>
                </w:div>
                <w:div w:id="1327051398">
                  <w:marLeft w:val="0"/>
                  <w:marRight w:val="0"/>
                  <w:marTop w:val="0"/>
                  <w:marBottom w:val="0"/>
                  <w:divBdr>
                    <w:top w:val="none" w:sz="0" w:space="0" w:color="auto"/>
                    <w:left w:val="none" w:sz="0" w:space="0" w:color="auto"/>
                    <w:bottom w:val="none" w:sz="0" w:space="0" w:color="auto"/>
                    <w:right w:val="none" w:sz="0" w:space="0" w:color="auto"/>
                  </w:divBdr>
                </w:div>
                <w:div w:id="1331830112">
                  <w:marLeft w:val="0"/>
                  <w:marRight w:val="0"/>
                  <w:marTop w:val="0"/>
                  <w:marBottom w:val="0"/>
                  <w:divBdr>
                    <w:top w:val="none" w:sz="0" w:space="0" w:color="auto"/>
                    <w:left w:val="none" w:sz="0" w:space="0" w:color="auto"/>
                    <w:bottom w:val="none" w:sz="0" w:space="0" w:color="auto"/>
                    <w:right w:val="none" w:sz="0" w:space="0" w:color="auto"/>
                  </w:divBdr>
                </w:div>
                <w:div w:id="1333682960">
                  <w:marLeft w:val="0"/>
                  <w:marRight w:val="0"/>
                  <w:marTop w:val="0"/>
                  <w:marBottom w:val="0"/>
                  <w:divBdr>
                    <w:top w:val="none" w:sz="0" w:space="0" w:color="auto"/>
                    <w:left w:val="none" w:sz="0" w:space="0" w:color="auto"/>
                    <w:bottom w:val="none" w:sz="0" w:space="0" w:color="auto"/>
                    <w:right w:val="none" w:sz="0" w:space="0" w:color="auto"/>
                  </w:divBdr>
                </w:div>
                <w:div w:id="1333947291">
                  <w:marLeft w:val="0"/>
                  <w:marRight w:val="0"/>
                  <w:marTop w:val="0"/>
                  <w:marBottom w:val="0"/>
                  <w:divBdr>
                    <w:top w:val="none" w:sz="0" w:space="0" w:color="auto"/>
                    <w:left w:val="none" w:sz="0" w:space="0" w:color="auto"/>
                    <w:bottom w:val="none" w:sz="0" w:space="0" w:color="auto"/>
                    <w:right w:val="none" w:sz="0" w:space="0" w:color="auto"/>
                  </w:divBdr>
                </w:div>
                <w:div w:id="1337269342">
                  <w:marLeft w:val="0"/>
                  <w:marRight w:val="0"/>
                  <w:marTop w:val="0"/>
                  <w:marBottom w:val="0"/>
                  <w:divBdr>
                    <w:top w:val="none" w:sz="0" w:space="0" w:color="auto"/>
                    <w:left w:val="none" w:sz="0" w:space="0" w:color="auto"/>
                    <w:bottom w:val="none" w:sz="0" w:space="0" w:color="auto"/>
                    <w:right w:val="none" w:sz="0" w:space="0" w:color="auto"/>
                  </w:divBdr>
                </w:div>
                <w:div w:id="1338918172">
                  <w:marLeft w:val="0"/>
                  <w:marRight w:val="0"/>
                  <w:marTop w:val="0"/>
                  <w:marBottom w:val="0"/>
                  <w:divBdr>
                    <w:top w:val="none" w:sz="0" w:space="0" w:color="auto"/>
                    <w:left w:val="none" w:sz="0" w:space="0" w:color="auto"/>
                    <w:bottom w:val="none" w:sz="0" w:space="0" w:color="auto"/>
                    <w:right w:val="none" w:sz="0" w:space="0" w:color="auto"/>
                  </w:divBdr>
                </w:div>
                <w:div w:id="1338969739">
                  <w:marLeft w:val="0"/>
                  <w:marRight w:val="0"/>
                  <w:marTop w:val="0"/>
                  <w:marBottom w:val="0"/>
                  <w:divBdr>
                    <w:top w:val="none" w:sz="0" w:space="0" w:color="auto"/>
                    <w:left w:val="none" w:sz="0" w:space="0" w:color="auto"/>
                    <w:bottom w:val="none" w:sz="0" w:space="0" w:color="auto"/>
                    <w:right w:val="none" w:sz="0" w:space="0" w:color="auto"/>
                  </w:divBdr>
                </w:div>
                <w:div w:id="1341277655">
                  <w:marLeft w:val="0"/>
                  <w:marRight w:val="0"/>
                  <w:marTop w:val="0"/>
                  <w:marBottom w:val="0"/>
                  <w:divBdr>
                    <w:top w:val="none" w:sz="0" w:space="0" w:color="auto"/>
                    <w:left w:val="none" w:sz="0" w:space="0" w:color="auto"/>
                    <w:bottom w:val="none" w:sz="0" w:space="0" w:color="auto"/>
                    <w:right w:val="none" w:sz="0" w:space="0" w:color="auto"/>
                  </w:divBdr>
                </w:div>
                <w:div w:id="1343314297">
                  <w:marLeft w:val="0"/>
                  <w:marRight w:val="0"/>
                  <w:marTop w:val="0"/>
                  <w:marBottom w:val="0"/>
                  <w:divBdr>
                    <w:top w:val="none" w:sz="0" w:space="0" w:color="auto"/>
                    <w:left w:val="none" w:sz="0" w:space="0" w:color="auto"/>
                    <w:bottom w:val="none" w:sz="0" w:space="0" w:color="auto"/>
                    <w:right w:val="none" w:sz="0" w:space="0" w:color="auto"/>
                  </w:divBdr>
                </w:div>
                <w:div w:id="1351837870">
                  <w:marLeft w:val="0"/>
                  <w:marRight w:val="0"/>
                  <w:marTop w:val="0"/>
                  <w:marBottom w:val="0"/>
                  <w:divBdr>
                    <w:top w:val="none" w:sz="0" w:space="0" w:color="auto"/>
                    <w:left w:val="none" w:sz="0" w:space="0" w:color="auto"/>
                    <w:bottom w:val="none" w:sz="0" w:space="0" w:color="auto"/>
                    <w:right w:val="none" w:sz="0" w:space="0" w:color="auto"/>
                  </w:divBdr>
                </w:div>
                <w:div w:id="1352879064">
                  <w:marLeft w:val="0"/>
                  <w:marRight w:val="0"/>
                  <w:marTop w:val="0"/>
                  <w:marBottom w:val="0"/>
                  <w:divBdr>
                    <w:top w:val="none" w:sz="0" w:space="0" w:color="auto"/>
                    <w:left w:val="none" w:sz="0" w:space="0" w:color="auto"/>
                    <w:bottom w:val="none" w:sz="0" w:space="0" w:color="auto"/>
                    <w:right w:val="none" w:sz="0" w:space="0" w:color="auto"/>
                  </w:divBdr>
                </w:div>
                <w:div w:id="1354845610">
                  <w:marLeft w:val="0"/>
                  <w:marRight w:val="0"/>
                  <w:marTop w:val="0"/>
                  <w:marBottom w:val="0"/>
                  <w:divBdr>
                    <w:top w:val="none" w:sz="0" w:space="0" w:color="auto"/>
                    <w:left w:val="none" w:sz="0" w:space="0" w:color="auto"/>
                    <w:bottom w:val="none" w:sz="0" w:space="0" w:color="auto"/>
                    <w:right w:val="none" w:sz="0" w:space="0" w:color="auto"/>
                  </w:divBdr>
                </w:div>
                <w:div w:id="1357004003">
                  <w:marLeft w:val="0"/>
                  <w:marRight w:val="0"/>
                  <w:marTop w:val="0"/>
                  <w:marBottom w:val="0"/>
                  <w:divBdr>
                    <w:top w:val="none" w:sz="0" w:space="0" w:color="auto"/>
                    <w:left w:val="none" w:sz="0" w:space="0" w:color="auto"/>
                    <w:bottom w:val="none" w:sz="0" w:space="0" w:color="auto"/>
                    <w:right w:val="none" w:sz="0" w:space="0" w:color="auto"/>
                  </w:divBdr>
                </w:div>
                <w:div w:id="1357996791">
                  <w:marLeft w:val="0"/>
                  <w:marRight w:val="0"/>
                  <w:marTop w:val="0"/>
                  <w:marBottom w:val="0"/>
                  <w:divBdr>
                    <w:top w:val="none" w:sz="0" w:space="0" w:color="auto"/>
                    <w:left w:val="none" w:sz="0" w:space="0" w:color="auto"/>
                    <w:bottom w:val="none" w:sz="0" w:space="0" w:color="auto"/>
                    <w:right w:val="none" w:sz="0" w:space="0" w:color="auto"/>
                  </w:divBdr>
                </w:div>
                <w:div w:id="1358777766">
                  <w:marLeft w:val="0"/>
                  <w:marRight w:val="0"/>
                  <w:marTop w:val="0"/>
                  <w:marBottom w:val="0"/>
                  <w:divBdr>
                    <w:top w:val="none" w:sz="0" w:space="0" w:color="auto"/>
                    <w:left w:val="none" w:sz="0" w:space="0" w:color="auto"/>
                    <w:bottom w:val="none" w:sz="0" w:space="0" w:color="auto"/>
                    <w:right w:val="none" w:sz="0" w:space="0" w:color="auto"/>
                  </w:divBdr>
                </w:div>
                <w:div w:id="1359887687">
                  <w:marLeft w:val="0"/>
                  <w:marRight w:val="0"/>
                  <w:marTop w:val="0"/>
                  <w:marBottom w:val="0"/>
                  <w:divBdr>
                    <w:top w:val="none" w:sz="0" w:space="0" w:color="auto"/>
                    <w:left w:val="none" w:sz="0" w:space="0" w:color="auto"/>
                    <w:bottom w:val="none" w:sz="0" w:space="0" w:color="auto"/>
                    <w:right w:val="none" w:sz="0" w:space="0" w:color="auto"/>
                  </w:divBdr>
                </w:div>
                <w:div w:id="1360206341">
                  <w:marLeft w:val="0"/>
                  <w:marRight w:val="0"/>
                  <w:marTop w:val="0"/>
                  <w:marBottom w:val="0"/>
                  <w:divBdr>
                    <w:top w:val="none" w:sz="0" w:space="0" w:color="auto"/>
                    <w:left w:val="none" w:sz="0" w:space="0" w:color="auto"/>
                    <w:bottom w:val="none" w:sz="0" w:space="0" w:color="auto"/>
                    <w:right w:val="none" w:sz="0" w:space="0" w:color="auto"/>
                  </w:divBdr>
                </w:div>
                <w:div w:id="1360812467">
                  <w:marLeft w:val="0"/>
                  <w:marRight w:val="0"/>
                  <w:marTop w:val="0"/>
                  <w:marBottom w:val="0"/>
                  <w:divBdr>
                    <w:top w:val="none" w:sz="0" w:space="0" w:color="auto"/>
                    <w:left w:val="none" w:sz="0" w:space="0" w:color="auto"/>
                    <w:bottom w:val="none" w:sz="0" w:space="0" w:color="auto"/>
                    <w:right w:val="none" w:sz="0" w:space="0" w:color="auto"/>
                  </w:divBdr>
                </w:div>
                <w:div w:id="1361978054">
                  <w:marLeft w:val="0"/>
                  <w:marRight w:val="0"/>
                  <w:marTop w:val="0"/>
                  <w:marBottom w:val="0"/>
                  <w:divBdr>
                    <w:top w:val="none" w:sz="0" w:space="0" w:color="auto"/>
                    <w:left w:val="none" w:sz="0" w:space="0" w:color="auto"/>
                    <w:bottom w:val="none" w:sz="0" w:space="0" w:color="auto"/>
                    <w:right w:val="none" w:sz="0" w:space="0" w:color="auto"/>
                  </w:divBdr>
                </w:div>
                <w:div w:id="1366366183">
                  <w:marLeft w:val="0"/>
                  <w:marRight w:val="0"/>
                  <w:marTop w:val="0"/>
                  <w:marBottom w:val="0"/>
                  <w:divBdr>
                    <w:top w:val="none" w:sz="0" w:space="0" w:color="auto"/>
                    <w:left w:val="none" w:sz="0" w:space="0" w:color="auto"/>
                    <w:bottom w:val="none" w:sz="0" w:space="0" w:color="auto"/>
                    <w:right w:val="none" w:sz="0" w:space="0" w:color="auto"/>
                  </w:divBdr>
                </w:div>
                <w:div w:id="1369797009">
                  <w:marLeft w:val="0"/>
                  <w:marRight w:val="0"/>
                  <w:marTop w:val="0"/>
                  <w:marBottom w:val="0"/>
                  <w:divBdr>
                    <w:top w:val="none" w:sz="0" w:space="0" w:color="auto"/>
                    <w:left w:val="none" w:sz="0" w:space="0" w:color="auto"/>
                    <w:bottom w:val="none" w:sz="0" w:space="0" w:color="auto"/>
                    <w:right w:val="none" w:sz="0" w:space="0" w:color="auto"/>
                  </w:divBdr>
                </w:div>
                <w:div w:id="1369986904">
                  <w:marLeft w:val="0"/>
                  <w:marRight w:val="0"/>
                  <w:marTop w:val="0"/>
                  <w:marBottom w:val="0"/>
                  <w:divBdr>
                    <w:top w:val="none" w:sz="0" w:space="0" w:color="auto"/>
                    <w:left w:val="none" w:sz="0" w:space="0" w:color="auto"/>
                    <w:bottom w:val="none" w:sz="0" w:space="0" w:color="auto"/>
                    <w:right w:val="none" w:sz="0" w:space="0" w:color="auto"/>
                  </w:divBdr>
                </w:div>
                <w:div w:id="1373188232">
                  <w:marLeft w:val="0"/>
                  <w:marRight w:val="0"/>
                  <w:marTop w:val="0"/>
                  <w:marBottom w:val="0"/>
                  <w:divBdr>
                    <w:top w:val="none" w:sz="0" w:space="0" w:color="auto"/>
                    <w:left w:val="none" w:sz="0" w:space="0" w:color="auto"/>
                    <w:bottom w:val="none" w:sz="0" w:space="0" w:color="auto"/>
                    <w:right w:val="none" w:sz="0" w:space="0" w:color="auto"/>
                  </w:divBdr>
                </w:div>
                <w:div w:id="1373579502">
                  <w:marLeft w:val="0"/>
                  <w:marRight w:val="0"/>
                  <w:marTop w:val="0"/>
                  <w:marBottom w:val="0"/>
                  <w:divBdr>
                    <w:top w:val="none" w:sz="0" w:space="0" w:color="auto"/>
                    <w:left w:val="none" w:sz="0" w:space="0" w:color="auto"/>
                    <w:bottom w:val="none" w:sz="0" w:space="0" w:color="auto"/>
                    <w:right w:val="none" w:sz="0" w:space="0" w:color="auto"/>
                  </w:divBdr>
                </w:div>
                <w:div w:id="1374692129">
                  <w:marLeft w:val="0"/>
                  <w:marRight w:val="0"/>
                  <w:marTop w:val="0"/>
                  <w:marBottom w:val="0"/>
                  <w:divBdr>
                    <w:top w:val="none" w:sz="0" w:space="0" w:color="auto"/>
                    <w:left w:val="none" w:sz="0" w:space="0" w:color="auto"/>
                    <w:bottom w:val="none" w:sz="0" w:space="0" w:color="auto"/>
                    <w:right w:val="none" w:sz="0" w:space="0" w:color="auto"/>
                  </w:divBdr>
                </w:div>
                <w:div w:id="1375304942">
                  <w:marLeft w:val="0"/>
                  <w:marRight w:val="0"/>
                  <w:marTop w:val="0"/>
                  <w:marBottom w:val="0"/>
                  <w:divBdr>
                    <w:top w:val="none" w:sz="0" w:space="0" w:color="auto"/>
                    <w:left w:val="none" w:sz="0" w:space="0" w:color="auto"/>
                    <w:bottom w:val="none" w:sz="0" w:space="0" w:color="auto"/>
                    <w:right w:val="none" w:sz="0" w:space="0" w:color="auto"/>
                  </w:divBdr>
                </w:div>
                <w:div w:id="1375733446">
                  <w:marLeft w:val="0"/>
                  <w:marRight w:val="0"/>
                  <w:marTop w:val="0"/>
                  <w:marBottom w:val="0"/>
                  <w:divBdr>
                    <w:top w:val="none" w:sz="0" w:space="0" w:color="auto"/>
                    <w:left w:val="none" w:sz="0" w:space="0" w:color="auto"/>
                    <w:bottom w:val="none" w:sz="0" w:space="0" w:color="auto"/>
                    <w:right w:val="none" w:sz="0" w:space="0" w:color="auto"/>
                  </w:divBdr>
                </w:div>
                <w:div w:id="1376587730">
                  <w:marLeft w:val="0"/>
                  <w:marRight w:val="0"/>
                  <w:marTop w:val="0"/>
                  <w:marBottom w:val="0"/>
                  <w:divBdr>
                    <w:top w:val="none" w:sz="0" w:space="0" w:color="auto"/>
                    <w:left w:val="none" w:sz="0" w:space="0" w:color="auto"/>
                    <w:bottom w:val="none" w:sz="0" w:space="0" w:color="auto"/>
                    <w:right w:val="none" w:sz="0" w:space="0" w:color="auto"/>
                  </w:divBdr>
                </w:div>
                <w:div w:id="1376614732">
                  <w:marLeft w:val="0"/>
                  <w:marRight w:val="0"/>
                  <w:marTop w:val="0"/>
                  <w:marBottom w:val="0"/>
                  <w:divBdr>
                    <w:top w:val="none" w:sz="0" w:space="0" w:color="auto"/>
                    <w:left w:val="none" w:sz="0" w:space="0" w:color="auto"/>
                    <w:bottom w:val="none" w:sz="0" w:space="0" w:color="auto"/>
                    <w:right w:val="none" w:sz="0" w:space="0" w:color="auto"/>
                  </w:divBdr>
                </w:div>
                <w:div w:id="1376660800">
                  <w:marLeft w:val="0"/>
                  <w:marRight w:val="0"/>
                  <w:marTop w:val="0"/>
                  <w:marBottom w:val="0"/>
                  <w:divBdr>
                    <w:top w:val="none" w:sz="0" w:space="0" w:color="auto"/>
                    <w:left w:val="none" w:sz="0" w:space="0" w:color="auto"/>
                    <w:bottom w:val="none" w:sz="0" w:space="0" w:color="auto"/>
                    <w:right w:val="none" w:sz="0" w:space="0" w:color="auto"/>
                  </w:divBdr>
                </w:div>
                <w:div w:id="1379890883">
                  <w:marLeft w:val="0"/>
                  <w:marRight w:val="0"/>
                  <w:marTop w:val="0"/>
                  <w:marBottom w:val="0"/>
                  <w:divBdr>
                    <w:top w:val="none" w:sz="0" w:space="0" w:color="auto"/>
                    <w:left w:val="none" w:sz="0" w:space="0" w:color="auto"/>
                    <w:bottom w:val="none" w:sz="0" w:space="0" w:color="auto"/>
                    <w:right w:val="none" w:sz="0" w:space="0" w:color="auto"/>
                  </w:divBdr>
                </w:div>
                <w:div w:id="1383941852">
                  <w:marLeft w:val="0"/>
                  <w:marRight w:val="0"/>
                  <w:marTop w:val="0"/>
                  <w:marBottom w:val="0"/>
                  <w:divBdr>
                    <w:top w:val="none" w:sz="0" w:space="0" w:color="auto"/>
                    <w:left w:val="none" w:sz="0" w:space="0" w:color="auto"/>
                    <w:bottom w:val="none" w:sz="0" w:space="0" w:color="auto"/>
                    <w:right w:val="none" w:sz="0" w:space="0" w:color="auto"/>
                  </w:divBdr>
                </w:div>
                <w:div w:id="1384788535">
                  <w:marLeft w:val="0"/>
                  <w:marRight w:val="0"/>
                  <w:marTop w:val="0"/>
                  <w:marBottom w:val="0"/>
                  <w:divBdr>
                    <w:top w:val="none" w:sz="0" w:space="0" w:color="auto"/>
                    <w:left w:val="none" w:sz="0" w:space="0" w:color="auto"/>
                    <w:bottom w:val="none" w:sz="0" w:space="0" w:color="auto"/>
                    <w:right w:val="none" w:sz="0" w:space="0" w:color="auto"/>
                  </w:divBdr>
                </w:div>
                <w:div w:id="1387144911">
                  <w:marLeft w:val="0"/>
                  <w:marRight w:val="0"/>
                  <w:marTop w:val="0"/>
                  <w:marBottom w:val="0"/>
                  <w:divBdr>
                    <w:top w:val="none" w:sz="0" w:space="0" w:color="auto"/>
                    <w:left w:val="none" w:sz="0" w:space="0" w:color="auto"/>
                    <w:bottom w:val="none" w:sz="0" w:space="0" w:color="auto"/>
                    <w:right w:val="none" w:sz="0" w:space="0" w:color="auto"/>
                  </w:divBdr>
                </w:div>
                <w:div w:id="1387411060">
                  <w:marLeft w:val="0"/>
                  <w:marRight w:val="0"/>
                  <w:marTop w:val="0"/>
                  <w:marBottom w:val="0"/>
                  <w:divBdr>
                    <w:top w:val="none" w:sz="0" w:space="0" w:color="auto"/>
                    <w:left w:val="none" w:sz="0" w:space="0" w:color="auto"/>
                    <w:bottom w:val="none" w:sz="0" w:space="0" w:color="auto"/>
                    <w:right w:val="none" w:sz="0" w:space="0" w:color="auto"/>
                  </w:divBdr>
                </w:div>
                <w:div w:id="1387492868">
                  <w:marLeft w:val="0"/>
                  <w:marRight w:val="0"/>
                  <w:marTop w:val="0"/>
                  <w:marBottom w:val="0"/>
                  <w:divBdr>
                    <w:top w:val="none" w:sz="0" w:space="0" w:color="auto"/>
                    <w:left w:val="none" w:sz="0" w:space="0" w:color="auto"/>
                    <w:bottom w:val="none" w:sz="0" w:space="0" w:color="auto"/>
                    <w:right w:val="none" w:sz="0" w:space="0" w:color="auto"/>
                  </w:divBdr>
                </w:div>
                <w:div w:id="1388335278">
                  <w:marLeft w:val="0"/>
                  <w:marRight w:val="0"/>
                  <w:marTop w:val="0"/>
                  <w:marBottom w:val="0"/>
                  <w:divBdr>
                    <w:top w:val="none" w:sz="0" w:space="0" w:color="auto"/>
                    <w:left w:val="none" w:sz="0" w:space="0" w:color="auto"/>
                    <w:bottom w:val="none" w:sz="0" w:space="0" w:color="auto"/>
                    <w:right w:val="none" w:sz="0" w:space="0" w:color="auto"/>
                  </w:divBdr>
                </w:div>
                <w:div w:id="1389650010">
                  <w:marLeft w:val="0"/>
                  <w:marRight w:val="0"/>
                  <w:marTop w:val="0"/>
                  <w:marBottom w:val="0"/>
                  <w:divBdr>
                    <w:top w:val="none" w:sz="0" w:space="0" w:color="auto"/>
                    <w:left w:val="none" w:sz="0" w:space="0" w:color="auto"/>
                    <w:bottom w:val="none" w:sz="0" w:space="0" w:color="auto"/>
                    <w:right w:val="none" w:sz="0" w:space="0" w:color="auto"/>
                  </w:divBdr>
                </w:div>
                <w:div w:id="1394112031">
                  <w:marLeft w:val="0"/>
                  <w:marRight w:val="0"/>
                  <w:marTop w:val="0"/>
                  <w:marBottom w:val="0"/>
                  <w:divBdr>
                    <w:top w:val="none" w:sz="0" w:space="0" w:color="auto"/>
                    <w:left w:val="none" w:sz="0" w:space="0" w:color="auto"/>
                    <w:bottom w:val="none" w:sz="0" w:space="0" w:color="auto"/>
                    <w:right w:val="none" w:sz="0" w:space="0" w:color="auto"/>
                  </w:divBdr>
                </w:div>
                <w:div w:id="1399668847">
                  <w:marLeft w:val="0"/>
                  <w:marRight w:val="0"/>
                  <w:marTop w:val="0"/>
                  <w:marBottom w:val="0"/>
                  <w:divBdr>
                    <w:top w:val="none" w:sz="0" w:space="0" w:color="auto"/>
                    <w:left w:val="none" w:sz="0" w:space="0" w:color="auto"/>
                    <w:bottom w:val="none" w:sz="0" w:space="0" w:color="auto"/>
                    <w:right w:val="none" w:sz="0" w:space="0" w:color="auto"/>
                  </w:divBdr>
                </w:div>
                <w:div w:id="1401320735">
                  <w:marLeft w:val="0"/>
                  <w:marRight w:val="0"/>
                  <w:marTop w:val="0"/>
                  <w:marBottom w:val="0"/>
                  <w:divBdr>
                    <w:top w:val="none" w:sz="0" w:space="0" w:color="auto"/>
                    <w:left w:val="none" w:sz="0" w:space="0" w:color="auto"/>
                    <w:bottom w:val="none" w:sz="0" w:space="0" w:color="auto"/>
                    <w:right w:val="none" w:sz="0" w:space="0" w:color="auto"/>
                  </w:divBdr>
                </w:div>
                <w:div w:id="1402210809">
                  <w:marLeft w:val="0"/>
                  <w:marRight w:val="0"/>
                  <w:marTop w:val="0"/>
                  <w:marBottom w:val="0"/>
                  <w:divBdr>
                    <w:top w:val="none" w:sz="0" w:space="0" w:color="auto"/>
                    <w:left w:val="none" w:sz="0" w:space="0" w:color="auto"/>
                    <w:bottom w:val="none" w:sz="0" w:space="0" w:color="auto"/>
                    <w:right w:val="none" w:sz="0" w:space="0" w:color="auto"/>
                  </w:divBdr>
                </w:div>
                <w:div w:id="1402750138">
                  <w:marLeft w:val="0"/>
                  <w:marRight w:val="0"/>
                  <w:marTop w:val="0"/>
                  <w:marBottom w:val="0"/>
                  <w:divBdr>
                    <w:top w:val="none" w:sz="0" w:space="0" w:color="auto"/>
                    <w:left w:val="none" w:sz="0" w:space="0" w:color="auto"/>
                    <w:bottom w:val="none" w:sz="0" w:space="0" w:color="auto"/>
                    <w:right w:val="none" w:sz="0" w:space="0" w:color="auto"/>
                  </w:divBdr>
                </w:div>
                <w:div w:id="1404450592">
                  <w:marLeft w:val="0"/>
                  <w:marRight w:val="0"/>
                  <w:marTop w:val="0"/>
                  <w:marBottom w:val="0"/>
                  <w:divBdr>
                    <w:top w:val="none" w:sz="0" w:space="0" w:color="auto"/>
                    <w:left w:val="none" w:sz="0" w:space="0" w:color="auto"/>
                    <w:bottom w:val="none" w:sz="0" w:space="0" w:color="auto"/>
                    <w:right w:val="none" w:sz="0" w:space="0" w:color="auto"/>
                  </w:divBdr>
                </w:div>
                <w:div w:id="1405567139">
                  <w:marLeft w:val="0"/>
                  <w:marRight w:val="0"/>
                  <w:marTop w:val="0"/>
                  <w:marBottom w:val="0"/>
                  <w:divBdr>
                    <w:top w:val="none" w:sz="0" w:space="0" w:color="auto"/>
                    <w:left w:val="none" w:sz="0" w:space="0" w:color="auto"/>
                    <w:bottom w:val="none" w:sz="0" w:space="0" w:color="auto"/>
                    <w:right w:val="none" w:sz="0" w:space="0" w:color="auto"/>
                  </w:divBdr>
                </w:div>
                <w:div w:id="1407457587">
                  <w:marLeft w:val="0"/>
                  <w:marRight w:val="0"/>
                  <w:marTop w:val="0"/>
                  <w:marBottom w:val="0"/>
                  <w:divBdr>
                    <w:top w:val="none" w:sz="0" w:space="0" w:color="auto"/>
                    <w:left w:val="none" w:sz="0" w:space="0" w:color="auto"/>
                    <w:bottom w:val="none" w:sz="0" w:space="0" w:color="auto"/>
                    <w:right w:val="none" w:sz="0" w:space="0" w:color="auto"/>
                  </w:divBdr>
                </w:div>
                <w:div w:id="1409620476">
                  <w:marLeft w:val="0"/>
                  <w:marRight w:val="0"/>
                  <w:marTop w:val="0"/>
                  <w:marBottom w:val="0"/>
                  <w:divBdr>
                    <w:top w:val="none" w:sz="0" w:space="0" w:color="auto"/>
                    <w:left w:val="none" w:sz="0" w:space="0" w:color="auto"/>
                    <w:bottom w:val="none" w:sz="0" w:space="0" w:color="auto"/>
                    <w:right w:val="none" w:sz="0" w:space="0" w:color="auto"/>
                  </w:divBdr>
                </w:div>
                <w:div w:id="1409841324">
                  <w:marLeft w:val="0"/>
                  <w:marRight w:val="0"/>
                  <w:marTop w:val="0"/>
                  <w:marBottom w:val="0"/>
                  <w:divBdr>
                    <w:top w:val="none" w:sz="0" w:space="0" w:color="auto"/>
                    <w:left w:val="none" w:sz="0" w:space="0" w:color="auto"/>
                    <w:bottom w:val="none" w:sz="0" w:space="0" w:color="auto"/>
                    <w:right w:val="none" w:sz="0" w:space="0" w:color="auto"/>
                  </w:divBdr>
                </w:div>
                <w:div w:id="1412580496">
                  <w:marLeft w:val="0"/>
                  <w:marRight w:val="0"/>
                  <w:marTop w:val="0"/>
                  <w:marBottom w:val="0"/>
                  <w:divBdr>
                    <w:top w:val="none" w:sz="0" w:space="0" w:color="auto"/>
                    <w:left w:val="none" w:sz="0" w:space="0" w:color="auto"/>
                    <w:bottom w:val="none" w:sz="0" w:space="0" w:color="auto"/>
                    <w:right w:val="none" w:sz="0" w:space="0" w:color="auto"/>
                  </w:divBdr>
                </w:div>
                <w:div w:id="1413355990">
                  <w:marLeft w:val="0"/>
                  <w:marRight w:val="0"/>
                  <w:marTop w:val="0"/>
                  <w:marBottom w:val="0"/>
                  <w:divBdr>
                    <w:top w:val="none" w:sz="0" w:space="0" w:color="auto"/>
                    <w:left w:val="none" w:sz="0" w:space="0" w:color="auto"/>
                    <w:bottom w:val="none" w:sz="0" w:space="0" w:color="auto"/>
                    <w:right w:val="none" w:sz="0" w:space="0" w:color="auto"/>
                  </w:divBdr>
                </w:div>
                <w:div w:id="1413744831">
                  <w:marLeft w:val="0"/>
                  <w:marRight w:val="0"/>
                  <w:marTop w:val="0"/>
                  <w:marBottom w:val="0"/>
                  <w:divBdr>
                    <w:top w:val="none" w:sz="0" w:space="0" w:color="auto"/>
                    <w:left w:val="none" w:sz="0" w:space="0" w:color="auto"/>
                    <w:bottom w:val="none" w:sz="0" w:space="0" w:color="auto"/>
                    <w:right w:val="none" w:sz="0" w:space="0" w:color="auto"/>
                  </w:divBdr>
                </w:div>
                <w:div w:id="1418864819">
                  <w:marLeft w:val="0"/>
                  <w:marRight w:val="0"/>
                  <w:marTop w:val="0"/>
                  <w:marBottom w:val="0"/>
                  <w:divBdr>
                    <w:top w:val="none" w:sz="0" w:space="0" w:color="auto"/>
                    <w:left w:val="none" w:sz="0" w:space="0" w:color="auto"/>
                    <w:bottom w:val="none" w:sz="0" w:space="0" w:color="auto"/>
                    <w:right w:val="none" w:sz="0" w:space="0" w:color="auto"/>
                  </w:divBdr>
                </w:div>
                <w:div w:id="1419398846">
                  <w:marLeft w:val="0"/>
                  <w:marRight w:val="0"/>
                  <w:marTop w:val="0"/>
                  <w:marBottom w:val="0"/>
                  <w:divBdr>
                    <w:top w:val="none" w:sz="0" w:space="0" w:color="auto"/>
                    <w:left w:val="none" w:sz="0" w:space="0" w:color="auto"/>
                    <w:bottom w:val="none" w:sz="0" w:space="0" w:color="auto"/>
                    <w:right w:val="none" w:sz="0" w:space="0" w:color="auto"/>
                  </w:divBdr>
                </w:div>
                <w:div w:id="1419863987">
                  <w:marLeft w:val="0"/>
                  <w:marRight w:val="0"/>
                  <w:marTop w:val="0"/>
                  <w:marBottom w:val="0"/>
                  <w:divBdr>
                    <w:top w:val="none" w:sz="0" w:space="0" w:color="auto"/>
                    <w:left w:val="none" w:sz="0" w:space="0" w:color="auto"/>
                    <w:bottom w:val="none" w:sz="0" w:space="0" w:color="auto"/>
                    <w:right w:val="none" w:sz="0" w:space="0" w:color="auto"/>
                  </w:divBdr>
                </w:div>
                <w:div w:id="1421412139">
                  <w:marLeft w:val="0"/>
                  <w:marRight w:val="0"/>
                  <w:marTop w:val="0"/>
                  <w:marBottom w:val="0"/>
                  <w:divBdr>
                    <w:top w:val="none" w:sz="0" w:space="0" w:color="auto"/>
                    <w:left w:val="none" w:sz="0" w:space="0" w:color="auto"/>
                    <w:bottom w:val="none" w:sz="0" w:space="0" w:color="auto"/>
                    <w:right w:val="none" w:sz="0" w:space="0" w:color="auto"/>
                  </w:divBdr>
                </w:div>
                <w:div w:id="1424062516">
                  <w:marLeft w:val="0"/>
                  <w:marRight w:val="0"/>
                  <w:marTop w:val="0"/>
                  <w:marBottom w:val="0"/>
                  <w:divBdr>
                    <w:top w:val="none" w:sz="0" w:space="0" w:color="auto"/>
                    <w:left w:val="none" w:sz="0" w:space="0" w:color="auto"/>
                    <w:bottom w:val="none" w:sz="0" w:space="0" w:color="auto"/>
                    <w:right w:val="none" w:sz="0" w:space="0" w:color="auto"/>
                  </w:divBdr>
                </w:div>
                <w:div w:id="1425151035">
                  <w:marLeft w:val="0"/>
                  <w:marRight w:val="0"/>
                  <w:marTop w:val="0"/>
                  <w:marBottom w:val="0"/>
                  <w:divBdr>
                    <w:top w:val="none" w:sz="0" w:space="0" w:color="auto"/>
                    <w:left w:val="none" w:sz="0" w:space="0" w:color="auto"/>
                    <w:bottom w:val="none" w:sz="0" w:space="0" w:color="auto"/>
                    <w:right w:val="none" w:sz="0" w:space="0" w:color="auto"/>
                  </w:divBdr>
                </w:div>
                <w:div w:id="1426684053">
                  <w:marLeft w:val="0"/>
                  <w:marRight w:val="0"/>
                  <w:marTop w:val="0"/>
                  <w:marBottom w:val="0"/>
                  <w:divBdr>
                    <w:top w:val="none" w:sz="0" w:space="0" w:color="auto"/>
                    <w:left w:val="none" w:sz="0" w:space="0" w:color="auto"/>
                    <w:bottom w:val="none" w:sz="0" w:space="0" w:color="auto"/>
                    <w:right w:val="none" w:sz="0" w:space="0" w:color="auto"/>
                  </w:divBdr>
                </w:div>
                <w:div w:id="1427389204">
                  <w:marLeft w:val="0"/>
                  <w:marRight w:val="0"/>
                  <w:marTop w:val="0"/>
                  <w:marBottom w:val="0"/>
                  <w:divBdr>
                    <w:top w:val="none" w:sz="0" w:space="0" w:color="auto"/>
                    <w:left w:val="none" w:sz="0" w:space="0" w:color="auto"/>
                    <w:bottom w:val="none" w:sz="0" w:space="0" w:color="auto"/>
                    <w:right w:val="none" w:sz="0" w:space="0" w:color="auto"/>
                  </w:divBdr>
                </w:div>
                <w:div w:id="1432164861">
                  <w:marLeft w:val="0"/>
                  <w:marRight w:val="0"/>
                  <w:marTop w:val="0"/>
                  <w:marBottom w:val="0"/>
                  <w:divBdr>
                    <w:top w:val="none" w:sz="0" w:space="0" w:color="auto"/>
                    <w:left w:val="none" w:sz="0" w:space="0" w:color="auto"/>
                    <w:bottom w:val="none" w:sz="0" w:space="0" w:color="auto"/>
                    <w:right w:val="none" w:sz="0" w:space="0" w:color="auto"/>
                  </w:divBdr>
                </w:div>
                <w:div w:id="1435131948">
                  <w:marLeft w:val="0"/>
                  <w:marRight w:val="0"/>
                  <w:marTop w:val="0"/>
                  <w:marBottom w:val="0"/>
                  <w:divBdr>
                    <w:top w:val="none" w:sz="0" w:space="0" w:color="auto"/>
                    <w:left w:val="none" w:sz="0" w:space="0" w:color="auto"/>
                    <w:bottom w:val="none" w:sz="0" w:space="0" w:color="auto"/>
                    <w:right w:val="none" w:sz="0" w:space="0" w:color="auto"/>
                  </w:divBdr>
                </w:div>
                <w:div w:id="1435856046">
                  <w:marLeft w:val="0"/>
                  <w:marRight w:val="0"/>
                  <w:marTop w:val="0"/>
                  <w:marBottom w:val="0"/>
                  <w:divBdr>
                    <w:top w:val="none" w:sz="0" w:space="0" w:color="auto"/>
                    <w:left w:val="none" w:sz="0" w:space="0" w:color="auto"/>
                    <w:bottom w:val="none" w:sz="0" w:space="0" w:color="auto"/>
                    <w:right w:val="none" w:sz="0" w:space="0" w:color="auto"/>
                  </w:divBdr>
                </w:div>
                <w:div w:id="1435975605">
                  <w:marLeft w:val="0"/>
                  <w:marRight w:val="0"/>
                  <w:marTop w:val="0"/>
                  <w:marBottom w:val="0"/>
                  <w:divBdr>
                    <w:top w:val="none" w:sz="0" w:space="0" w:color="auto"/>
                    <w:left w:val="none" w:sz="0" w:space="0" w:color="auto"/>
                    <w:bottom w:val="none" w:sz="0" w:space="0" w:color="auto"/>
                    <w:right w:val="none" w:sz="0" w:space="0" w:color="auto"/>
                  </w:divBdr>
                </w:div>
                <w:div w:id="1436051404">
                  <w:marLeft w:val="0"/>
                  <w:marRight w:val="0"/>
                  <w:marTop w:val="0"/>
                  <w:marBottom w:val="0"/>
                  <w:divBdr>
                    <w:top w:val="none" w:sz="0" w:space="0" w:color="auto"/>
                    <w:left w:val="none" w:sz="0" w:space="0" w:color="auto"/>
                    <w:bottom w:val="none" w:sz="0" w:space="0" w:color="auto"/>
                    <w:right w:val="none" w:sz="0" w:space="0" w:color="auto"/>
                  </w:divBdr>
                </w:div>
                <w:div w:id="1439713398">
                  <w:marLeft w:val="0"/>
                  <w:marRight w:val="0"/>
                  <w:marTop w:val="0"/>
                  <w:marBottom w:val="0"/>
                  <w:divBdr>
                    <w:top w:val="none" w:sz="0" w:space="0" w:color="auto"/>
                    <w:left w:val="none" w:sz="0" w:space="0" w:color="auto"/>
                    <w:bottom w:val="none" w:sz="0" w:space="0" w:color="auto"/>
                    <w:right w:val="none" w:sz="0" w:space="0" w:color="auto"/>
                  </w:divBdr>
                </w:div>
                <w:div w:id="1440026576">
                  <w:marLeft w:val="0"/>
                  <w:marRight w:val="0"/>
                  <w:marTop w:val="0"/>
                  <w:marBottom w:val="0"/>
                  <w:divBdr>
                    <w:top w:val="none" w:sz="0" w:space="0" w:color="auto"/>
                    <w:left w:val="none" w:sz="0" w:space="0" w:color="auto"/>
                    <w:bottom w:val="none" w:sz="0" w:space="0" w:color="auto"/>
                    <w:right w:val="none" w:sz="0" w:space="0" w:color="auto"/>
                  </w:divBdr>
                </w:div>
                <w:div w:id="1440030397">
                  <w:marLeft w:val="0"/>
                  <w:marRight w:val="0"/>
                  <w:marTop w:val="0"/>
                  <w:marBottom w:val="0"/>
                  <w:divBdr>
                    <w:top w:val="none" w:sz="0" w:space="0" w:color="auto"/>
                    <w:left w:val="none" w:sz="0" w:space="0" w:color="auto"/>
                    <w:bottom w:val="none" w:sz="0" w:space="0" w:color="auto"/>
                    <w:right w:val="none" w:sz="0" w:space="0" w:color="auto"/>
                  </w:divBdr>
                </w:div>
                <w:div w:id="1441102574">
                  <w:marLeft w:val="0"/>
                  <w:marRight w:val="0"/>
                  <w:marTop w:val="0"/>
                  <w:marBottom w:val="0"/>
                  <w:divBdr>
                    <w:top w:val="none" w:sz="0" w:space="0" w:color="auto"/>
                    <w:left w:val="none" w:sz="0" w:space="0" w:color="auto"/>
                    <w:bottom w:val="none" w:sz="0" w:space="0" w:color="auto"/>
                    <w:right w:val="none" w:sz="0" w:space="0" w:color="auto"/>
                  </w:divBdr>
                </w:div>
                <w:div w:id="1442534413">
                  <w:marLeft w:val="0"/>
                  <w:marRight w:val="0"/>
                  <w:marTop w:val="0"/>
                  <w:marBottom w:val="0"/>
                  <w:divBdr>
                    <w:top w:val="none" w:sz="0" w:space="0" w:color="auto"/>
                    <w:left w:val="none" w:sz="0" w:space="0" w:color="auto"/>
                    <w:bottom w:val="none" w:sz="0" w:space="0" w:color="auto"/>
                    <w:right w:val="none" w:sz="0" w:space="0" w:color="auto"/>
                  </w:divBdr>
                </w:div>
                <w:div w:id="1444306138">
                  <w:marLeft w:val="0"/>
                  <w:marRight w:val="0"/>
                  <w:marTop w:val="0"/>
                  <w:marBottom w:val="0"/>
                  <w:divBdr>
                    <w:top w:val="none" w:sz="0" w:space="0" w:color="auto"/>
                    <w:left w:val="none" w:sz="0" w:space="0" w:color="auto"/>
                    <w:bottom w:val="none" w:sz="0" w:space="0" w:color="auto"/>
                    <w:right w:val="none" w:sz="0" w:space="0" w:color="auto"/>
                  </w:divBdr>
                </w:div>
                <w:div w:id="1444882580">
                  <w:marLeft w:val="0"/>
                  <w:marRight w:val="0"/>
                  <w:marTop w:val="0"/>
                  <w:marBottom w:val="0"/>
                  <w:divBdr>
                    <w:top w:val="none" w:sz="0" w:space="0" w:color="auto"/>
                    <w:left w:val="none" w:sz="0" w:space="0" w:color="auto"/>
                    <w:bottom w:val="none" w:sz="0" w:space="0" w:color="auto"/>
                    <w:right w:val="none" w:sz="0" w:space="0" w:color="auto"/>
                  </w:divBdr>
                </w:div>
                <w:div w:id="1446385262">
                  <w:marLeft w:val="0"/>
                  <w:marRight w:val="0"/>
                  <w:marTop w:val="0"/>
                  <w:marBottom w:val="0"/>
                  <w:divBdr>
                    <w:top w:val="none" w:sz="0" w:space="0" w:color="auto"/>
                    <w:left w:val="none" w:sz="0" w:space="0" w:color="auto"/>
                    <w:bottom w:val="none" w:sz="0" w:space="0" w:color="auto"/>
                    <w:right w:val="none" w:sz="0" w:space="0" w:color="auto"/>
                  </w:divBdr>
                </w:div>
                <w:div w:id="1446656707">
                  <w:marLeft w:val="0"/>
                  <w:marRight w:val="0"/>
                  <w:marTop w:val="0"/>
                  <w:marBottom w:val="0"/>
                  <w:divBdr>
                    <w:top w:val="none" w:sz="0" w:space="0" w:color="auto"/>
                    <w:left w:val="none" w:sz="0" w:space="0" w:color="auto"/>
                    <w:bottom w:val="none" w:sz="0" w:space="0" w:color="auto"/>
                    <w:right w:val="none" w:sz="0" w:space="0" w:color="auto"/>
                  </w:divBdr>
                </w:div>
                <w:div w:id="1447385679">
                  <w:marLeft w:val="0"/>
                  <w:marRight w:val="0"/>
                  <w:marTop w:val="0"/>
                  <w:marBottom w:val="0"/>
                  <w:divBdr>
                    <w:top w:val="none" w:sz="0" w:space="0" w:color="auto"/>
                    <w:left w:val="none" w:sz="0" w:space="0" w:color="auto"/>
                    <w:bottom w:val="none" w:sz="0" w:space="0" w:color="auto"/>
                    <w:right w:val="none" w:sz="0" w:space="0" w:color="auto"/>
                  </w:divBdr>
                </w:div>
                <w:div w:id="1448037206">
                  <w:marLeft w:val="0"/>
                  <w:marRight w:val="0"/>
                  <w:marTop w:val="0"/>
                  <w:marBottom w:val="0"/>
                  <w:divBdr>
                    <w:top w:val="none" w:sz="0" w:space="0" w:color="auto"/>
                    <w:left w:val="none" w:sz="0" w:space="0" w:color="auto"/>
                    <w:bottom w:val="none" w:sz="0" w:space="0" w:color="auto"/>
                    <w:right w:val="none" w:sz="0" w:space="0" w:color="auto"/>
                  </w:divBdr>
                </w:div>
                <w:div w:id="1452087515">
                  <w:marLeft w:val="0"/>
                  <w:marRight w:val="0"/>
                  <w:marTop w:val="0"/>
                  <w:marBottom w:val="0"/>
                  <w:divBdr>
                    <w:top w:val="none" w:sz="0" w:space="0" w:color="auto"/>
                    <w:left w:val="none" w:sz="0" w:space="0" w:color="auto"/>
                    <w:bottom w:val="none" w:sz="0" w:space="0" w:color="auto"/>
                    <w:right w:val="none" w:sz="0" w:space="0" w:color="auto"/>
                  </w:divBdr>
                </w:div>
                <w:div w:id="1454398599">
                  <w:marLeft w:val="0"/>
                  <w:marRight w:val="0"/>
                  <w:marTop w:val="0"/>
                  <w:marBottom w:val="0"/>
                  <w:divBdr>
                    <w:top w:val="none" w:sz="0" w:space="0" w:color="auto"/>
                    <w:left w:val="none" w:sz="0" w:space="0" w:color="auto"/>
                    <w:bottom w:val="none" w:sz="0" w:space="0" w:color="auto"/>
                    <w:right w:val="none" w:sz="0" w:space="0" w:color="auto"/>
                  </w:divBdr>
                </w:div>
                <w:div w:id="1457485303">
                  <w:marLeft w:val="0"/>
                  <w:marRight w:val="0"/>
                  <w:marTop w:val="0"/>
                  <w:marBottom w:val="0"/>
                  <w:divBdr>
                    <w:top w:val="none" w:sz="0" w:space="0" w:color="auto"/>
                    <w:left w:val="none" w:sz="0" w:space="0" w:color="auto"/>
                    <w:bottom w:val="none" w:sz="0" w:space="0" w:color="auto"/>
                    <w:right w:val="none" w:sz="0" w:space="0" w:color="auto"/>
                  </w:divBdr>
                </w:div>
                <w:div w:id="1463619255">
                  <w:marLeft w:val="0"/>
                  <w:marRight w:val="0"/>
                  <w:marTop w:val="0"/>
                  <w:marBottom w:val="0"/>
                  <w:divBdr>
                    <w:top w:val="none" w:sz="0" w:space="0" w:color="auto"/>
                    <w:left w:val="none" w:sz="0" w:space="0" w:color="auto"/>
                    <w:bottom w:val="none" w:sz="0" w:space="0" w:color="auto"/>
                    <w:right w:val="none" w:sz="0" w:space="0" w:color="auto"/>
                  </w:divBdr>
                </w:div>
                <w:div w:id="1471559768">
                  <w:marLeft w:val="0"/>
                  <w:marRight w:val="0"/>
                  <w:marTop w:val="0"/>
                  <w:marBottom w:val="0"/>
                  <w:divBdr>
                    <w:top w:val="none" w:sz="0" w:space="0" w:color="auto"/>
                    <w:left w:val="none" w:sz="0" w:space="0" w:color="auto"/>
                    <w:bottom w:val="none" w:sz="0" w:space="0" w:color="auto"/>
                    <w:right w:val="none" w:sz="0" w:space="0" w:color="auto"/>
                  </w:divBdr>
                </w:div>
                <w:div w:id="1471746339">
                  <w:marLeft w:val="0"/>
                  <w:marRight w:val="0"/>
                  <w:marTop w:val="0"/>
                  <w:marBottom w:val="0"/>
                  <w:divBdr>
                    <w:top w:val="none" w:sz="0" w:space="0" w:color="auto"/>
                    <w:left w:val="none" w:sz="0" w:space="0" w:color="auto"/>
                    <w:bottom w:val="none" w:sz="0" w:space="0" w:color="auto"/>
                    <w:right w:val="none" w:sz="0" w:space="0" w:color="auto"/>
                  </w:divBdr>
                </w:div>
                <w:div w:id="1474327125">
                  <w:marLeft w:val="0"/>
                  <w:marRight w:val="0"/>
                  <w:marTop w:val="0"/>
                  <w:marBottom w:val="0"/>
                  <w:divBdr>
                    <w:top w:val="none" w:sz="0" w:space="0" w:color="auto"/>
                    <w:left w:val="none" w:sz="0" w:space="0" w:color="auto"/>
                    <w:bottom w:val="none" w:sz="0" w:space="0" w:color="auto"/>
                    <w:right w:val="none" w:sz="0" w:space="0" w:color="auto"/>
                  </w:divBdr>
                </w:div>
                <w:div w:id="1474564785">
                  <w:marLeft w:val="0"/>
                  <w:marRight w:val="0"/>
                  <w:marTop w:val="0"/>
                  <w:marBottom w:val="0"/>
                  <w:divBdr>
                    <w:top w:val="none" w:sz="0" w:space="0" w:color="auto"/>
                    <w:left w:val="none" w:sz="0" w:space="0" w:color="auto"/>
                    <w:bottom w:val="none" w:sz="0" w:space="0" w:color="auto"/>
                    <w:right w:val="none" w:sz="0" w:space="0" w:color="auto"/>
                  </w:divBdr>
                </w:div>
                <w:div w:id="1474836765">
                  <w:marLeft w:val="0"/>
                  <w:marRight w:val="0"/>
                  <w:marTop w:val="0"/>
                  <w:marBottom w:val="0"/>
                  <w:divBdr>
                    <w:top w:val="none" w:sz="0" w:space="0" w:color="auto"/>
                    <w:left w:val="none" w:sz="0" w:space="0" w:color="auto"/>
                    <w:bottom w:val="none" w:sz="0" w:space="0" w:color="auto"/>
                    <w:right w:val="none" w:sz="0" w:space="0" w:color="auto"/>
                  </w:divBdr>
                </w:div>
                <w:div w:id="1478454164">
                  <w:marLeft w:val="0"/>
                  <w:marRight w:val="0"/>
                  <w:marTop w:val="0"/>
                  <w:marBottom w:val="0"/>
                  <w:divBdr>
                    <w:top w:val="none" w:sz="0" w:space="0" w:color="auto"/>
                    <w:left w:val="none" w:sz="0" w:space="0" w:color="auto"/>
                    <w:bottom w:val="none" w:sz="0" w:space="0" w:color="auto"/>
                    <w:right w:val="none" w:sz="0" w:space="0" w:color="auto"/>
                  </w:divBdr>
                </w:div>
                <w:div w:id="1479611380">
                  <w:marLeft w:val="0"/>
                  <w:marRight w:val="0"/>
                  <w:marTop w:val="0"/>
                  <w:marBottom w:val="0"/>
                  <w:divBdr>
                    <w:top w:val="none" w:sz="0" w:space="0" w:color="auto"/>
                    <w:left w:val="none" w:sz="0" w:space="0" w:color="auto"/>
                    <w:bottom w:val="none" w:sz="0" w:space="0" w:color="auto"/>
                    <w:right w:val="none" w:sz="0" w:space="0" w:color="auto"/>
                  </w:divBdr>
                </w:div>
                <w:div w:id="1482233778">
                  <w:marLeft w:val="0"/>
                  <w:marRight w:val="0"/>
                  <w:marTop w:val="0"/>
                  <w:marBottom w:val="0"/>
                  <w:divBdr>
                    <w:top w:val="none" w:sz="0" w:space="0" w:color="auto"/>
                    <w:left w:val="none" w:sz="0" w:space="0" w:color="auto"/>
                    <w:bottom w:val="none" w:sz="0" w:space="0" w:color="auto"/>
                    <w:right w:val="none" w:sz="0" w:space="0" w:color="auto"/>
                  </w:divBdr>
                </w:div>
                <w:div w:id="1483307904">
                  <w:marLeft w:val="0"/>
                  <w:marRight w:val="0"/>
                  <w:marTop w:val="0"/>
                  <w:marBottom w:val="0"/>
                  <w:divBdr>
                    <w:top w:val="none" w:sz="0" w:space="0" w:color="auto"/>
                    <w:left w:val="none" w:sz="0" w:space="0" w:color="auto"/>
                    <w:bottom w:val="none" w:sz="0" w:space="0" w:color="auto"/>
                    <w:right w:val="none" w:sz="0" w:space="0" w:color="auto"/>
                  </w:divBdr>
                </w:div>
                <w:div w:id="1485127534">
                  <w:marLeft w:val="0"/>
                  <w:marRight w:val="0"/>
                  <w:marTop w:val="0"/>
                  <w:marBottom w:val="0"/>
                  <w:divBdr>
                    <w:top w:val="none" w:sz="0" w:space="0" w:color="auto"/>
                    <w:left w:val="none" w:sz="0" w:space="0" w:color="auto"/>
                    <w:bottom w:val="none" w:sz="0" w:space="0" w:color="auto"/>
                    <w:right w:val="none" w:sz="0" w:space="0" w:color="auto"/>
                  </w:divBdr>
                </w:div>
                <w:div w:id="1486775701">
                  <w:marLeft w:val="0"/>
                  <w:marRight w:val="0"/>
                  <w:marTop w:val="0"/>
                  <w:marBottom w:val="0"/>
                  <w:divBdr>
                    <w:top w:val="none" w:sz="0" w:space="0" w:color="auto"/>
                    <w:left w:val="none" w:sz="0" w:space="0" w:color="auto"/>
                    <w:bottom w:val="none" w:sz="0" w:space="0" w:color="auto"/>
                    <w:right w:val="none" w:sz="0" w:space="0" w:color="auto"/>
                  </w:divBdr>
                </w:div>
                <w:div w:id="1487630414">
                  <w:marLeft w:val="0"/>
                  <w:marRight w:val="0"/>
                  <w:marTop w:val="0"/>
                  <w:marBottom w:val="0"/>
                  <w:divBdr>
                    <w:top w:val="none" w:sz="0" w:space="0" w:color="auto"/>
                    <w:left w:val="none" w:sz="0" w:space="0" w:color="auto"/>
                    <w:bottom w:val="none" w:sz="0" w:space="0" w:color="auto"/>
                    <w:right w:val="none" w:sz="0" w:space="0" w:color="auto"/>
                  </w:divBdr>
                </w:div>
                <w:div w:id="1492284410">
                  <w:marLeft w:val="0"/>
                  <w:marRight w:val="0"/>
                  <w:marTop w:val="0"/>
                  <w:marBottom w:val="0"/>
                  <w:divBdr>
                    <w:top w:val="none" w:sz="0" w:space="0" w:color="auto"/>
                    <w:left w:val="none" w:sz="0" w:space="0" w:color="auto"/>
                    <w:bottom w:val="none" w:sz="0" w:space="0" w:color="auto"/>
                    <w:right w:val="none" w:sz="0" w:space="0" w:color="auto"/>
                  </w:divBdr>
                </w:div>
                <w:div w:id="1493521231">
                  <w:marLeft w:val="0"/>
                  <w:marRight w:val="0"/>
                  <w:marTop w:val="0"/>
                  <w:marBottom w:val="0"/>
                  <w:divBdr>
                    <w:top w:val="none" w:sz="0" w:space="0" w:color="auto"/>
                    <w:left w:val="none" w:sz="0" w:space="0" w:color="auto"/>
                    <w:bottom w:val="none" w:sz="0" w:space="0" w:color="auto"/>
                    <w:right w:val="none" w:sz="0" w:space="0" w:color="auto"/>
                  </w:divBdr>
                </w:div>
                <w:div w:id="1494485804">
                  <w:marLeft w:val="0"/>
                  <w:marRight w:val="0"/>
                  <w:marTop w:val="0"/>
                  <w:marBottom w:val="0"/>
                  <w:divBdr>
                    <w:top w:val="none" w:sz="0" w:space="0" w:color="auto"/>
                    <w:left w:val="none" w:sz="0" w:space="0" w:color="auto"/>
                    <w:bottom w:val="none" w:sz="0" w:space="0" w:color="auto"/>
                    <w:right w:val="none" w:sz="0" w:space="0" w:color="auto"/>
                  </w:divBdr>
                </w:div>
                <w:div w:id="1499692903">
                  <w:marLeft w:val="0"/>
                  <w:marRight w:val="0"/>
                  <w:marTop w:val="0"/>
                  <w:marBottom w:val="0"/>
                  <w:divBdr>
                    <w:top w:val="none" w:sz="0" w:space="0" w:color="auto"/>
                    <w:left w:val="none" w:sz="0" w:space="0" w:color="auto"/>
                    <w:bottom w:val="none" w:sz="0" w:space="0" w:color="auto"/>
                    <w:right w:val="none" w:sz="0" w:space="0" w:color="auto"/>
                  </w:divBdr>
                </w:div>
                <w:div w:id="1501233381">
                  <w:marLeft w:val="0"/>
                  <w:marRight w:val="0"/>
                  <w:marTop w:val="0"/>
                  <w:marBottom w:val="0"/>
                  <w:divBdr>
                    <w:top w:val="none" w:sz="0" w:space="0" w:color="auto"/>
                    <w:left w:val="none" w:sz="0" w:space="0" w:color="auto"/>
                    <w:bottom w:val="none" w:sz="0" w:space="0" w:color="auto"/>
                    <w:right w:val="none" w:sz="0" w:space="0" w:color="auto"/>
                  </w:divBdr>
                </w:div>
                <w:div w:id="1502502966">
                  <w:marLeft w:val="0"/>
                  <w:marRight w:val="0"/>
                  <w:marTop w:val="0"/>
                  <w:marBottom w:val="0"/>
                  <w:divBdr>
                    <w:top w:val="none" w:sz="0" w:space="0" w:color="auto"/>
                    <w:left w:val="none" w:sz="0" w:space="0" w:color="auto"/>
                    <w:bottom w:val="none" w:sz="0" w:space="0" w:color="auto"/>
                    <w:right w:val="none" w:sz="0" w:space="0" w:color="auto"/>
                  </w:divBdr>
                </w:div>
                <w:div w:id="1503351907">
                  <w:marLeft w:val="0"/>
                  <w:marRight w:val="0"/>
                  <w:marTop w:val="0"/>
                  <w:marBottom w:val="0"/>
                  <w:divBdr>
                    <w:top w:val="none" w:sz="0" w:space="0" w:color="auto"/>
                    <w:left w:val="none" w:sz="0" w:space="0" w:color="auto"/>
                    <w:bottom w:val="none" w:sz="0" w:space="0" w:color="auto"/>
                    <w:right w:val="none" w:sz="0" w:space="0" w:color="auto"/>
                  </w:divBdr>
                </w:div>
                <w:div w:id="1507131915">
                  <w:marLeft w:val="0"/>
                  <w:marRight w:val="0"/>
                  <w:marTop w:val="0"/>
                  <w:marBottom w:val="0"/>
                  <w:divBdr>
                    <w:top w:val="none" w:sz="0" w:space="0" w:color="auto"/>
                    <w:left w:val="none" w:sz="0" w:space="0" w:color="auto"/>
                    <w:bottom w:val="none" w:sz="0" w:space="0" w:color="auto"/>
                    <w:right w:val="none" w:sz="0" w:space="0" w:color="auto"/>
                  </w:divBdr>
                </w:div>
                <w:div w:id="1507283684">
                  <w:marLeft w:val="0"/>
                  <w:marRight w:val="0"/>
                  <w:marTop w:val="0"/>
                  <w:marBottom w:val="0"/>
                  <w:divBdr>
                    <w:top w:val="none" w:sz="0" w:space="0" w:color="auto"/>
                    <w:left w:val="none" w:sz="0" w:space="0" w:color="auto"/>
                    <w:bottom w:val="none" w:sz="0" w:space="0" w:color="auto"/>
                    <w:right w:val="none" w:sz="0" w:space="0" w:color="auto"/>
                  </w:divBdr>
                </w:div>
                <w:div w:id="1508906449">
                  <w:marLeft w:val="0"/>
                  <w:marRight w:val="0"/>
                  <w:marTop w:val="0"/>
                  <w:marBottom w:val="0"/>
                  <w:divBdr>
                    <w:top w:val="none" w:sz="0" w:space="0" w:color="auto"/>
                    <w:left w:val="none" w:sz="0" w:space="0" w:color="auto"/>
                    <w:bottom w:val="none" w:sz="0" w:space="0" w:color="auto"/>
                    <w:right w:val="none" w:sz="0" w:space="0" w:color="auto"/>
                  </w:divBdr>
                </w:div>
                <w:div w:id="1509633369">
                  <w:marLeft w:val="0"/>
                  <w:marRight w:val="0"/>
                  <w:marTop w:val="0"/>
                  <w:marBottom w:val="0"/>
                  <w:divBdr>
                    <w:top w:val="none" w:sz="0" w:space="0" w:color="auto"/>
                    <w:left w:val="none" w:sz="0" w:space="0" w:color="auto"/>
                    <w:bottom w:val="none" w:sz="0" w:space="0" w:color="auto"/>
                    <w:right w:val="none" w:sz="0" w:space="0" w:color="auto"/>
                  </w:divBdr>
                </w:div>
                <w:div w:id="1511020407">
                  <w:marLeft w:val="0"/>
                  <w:marRight w:val="0"/>
                  <w:marTop w:val="0"/>
                  <w:marBottom w:val="0"/>
                  <w:divBdr>
                    <w:top w:val="none" w:sz="0" w:space="0" w:color="auto"/>
                    <w:left w:val="none" w:sz="0" w:space="0" w:color="auto"/>
                    <w:bottom w:val="none" w:sz="0" w:space="0" w:color="auto"/>
                    <w:right w:val="none" w:sz="0" w:space="0" w:color="auto"/>
                  </w:divBdr>
                </w:div>
                <w:div w:id="1517577215">
                  <w:marLeft w:val="0"/>
                  <w:marRight w:val="0"/>
                  <w:marTop w:val="0"/>
                  <w:marBottom w:val="0"/>
                  <w:divBdr>
                    <w:top w:val="none" w:sz="0" w:space="0" w:color="auto"/>
                    <w:left w:val="none" w:sz="0" w:space="0" w:color="auto"/>
                    <w:bottom w:val="none" w:sz="0" w:space="0" w:color="auto"/>
                    <w:right w:val="none" w:sz="0" w:space="0" w:color="auto"/>
                  </w:divBdr>
                </w:div>
                <w:div w:id="1518428269">
                  <w:marLeft w:val="0"/>
                  <w:marRight w:val="0"/>
                  <w:marTop w:val="0"/>
                  <w:marBottom w:val="0"/>
                  <w:divBdr>
                    <w:top w:val="none" w:sz="0" w:space="0" w:color="auto"/>
                    <w:left w:val="none" w:sz="0" w:space="0" w:color="auto"/>
                    <w:bottom w:val="none" w:sz="0" w:space="0" w:color="auto"/>
                    <w:right w:val="none" w:sz="0" w:space="0" w:color="auto"/>
                  </w:divBdr>
                </w:div>
                <w:div w:id="1520389429">
                  <w:marLeft w:val="0"/>
                  <w:marRight w:val="0"/>
                  <w:marTop w:val="0"/>
                  <w:marBottom w:val="0"/>
                  <w:divBdr>
                    <w:top w:val="none" w:sz="0" w:space="0" w:color="auto"/>
                    <w:left w:val="none" w:sz="0" w:space="0" w:color="auto"/>
                    <w:bottom w:val="none" w:sz="0" w:space="0" w:color="auto"/>
                    <w:right w:val="none" w:sz="0" w:space="0" w:color="auto"/>
                  </w:divBdr>
                </w:div>
                <w:div w:id="1520510890">
                  <w:marLeft w:val="0"/>
                  <w:marRight w:val="0"/>
                  <w:marTop w:val="0"/>
                  <w:marBottom w:val="0"/>
                  <w:divBdr>
                    <w:top w:val="none" w:sz="0" w:space="0" w:color="auto"/>
                    <w:left w:val="none" w:sz="0" w:space="0" w:color="auto"/>
                    <w:bottom w:val="none" w:sz="0" w:space="0" w:color="auto"/>
                    <w:right w:val="none" w:sz="0" w:space="0" w:color="auto"/>
                  </w:divBdr>
                </w:div>
                <w:div w:id="1523276361">
                  <w:marLeft w:val="0"/>
                  <w:marRight w:val="0"/>
                  <w:marTop w:val="0"/>
                  <w:marBottom w:val="0"/>
                  <w:divBdr>
                    <w:top w:val="none" w:sz="0" w:space="0" w:color="auto"/>
                    <w:left w:val="none" w:sz="0" w:space="0" w:color="auto"/>
                    <w:bottom w:val="none" w:sz="0" w:space="0" w:color="auto"/>
                    <w:right w:val="none" w:sz="0" w:space="0" w:color="auto"/>
                  </w:divBdr>
                </w:div>
                <w:div w:id="1523858216">
                  <w:marLeft w:val="0"/>
                  <w:marRight w:val="0"/>
                  <w:marTop w:val="0"/>
                  <w:marBottom w:val="0"/>
                  <w:divBdr>
                    <w:top w:val="none" w:sz="0" w:space="0" w:color="auto"/>
                    <w:left w:val="none" w:sz="0" w:space="0" w:color="auto"/>
                    <w:bottom w:val="none" w:sz="0" w:space="0" w:color="auto"/>
                    <w:right w:val="none" w:sz="0" w:space="0" w:color="auto"/>
                  </w:divBdr>
                </w:div>
                <w:div w:id="1524830080">
                  <w:marLeft w:val="0"/>
                  <w:marRight w:val="0"/>
                  <w:marTop w:val="0"/>
                  <w:marBottom w:val="0"/>
                  <w:divBdr>
                    <w:top w:val="none" w:sz="0" w:space="0" w:color="auto"/>
                    <w:left w:val="none" w:sz="0" w:space="0" w:color="auto"/>
                    <w:bottom w:val="none" w:sz="0" w:space="0" w:color="auto"/>
                    <w:right w:val="none" w:sz="0" w:space="0" w:color="auto"/>
                  </w:divBdr>
                </w:div>
                <w:div w:id="1528788026">
                  <w:marLeft w:val="0"/>
                  <w:marRight w:val="0"/>
                  <w:marTop w:val="0"/>
                  <w:marBottom w:val="0"/>
                  <w:divBdr>
                    <w:top w:val="none" w:sz="0" w:space="0" w:color="auto"/>
                    <w:left w:val="none" w:sz="0" w:space="0" w:color="auto"/>
                    <w:bottom w:val="none" w:sz="0" w:space="0" w:color="auto"/>
                    <w:right w:val="none" w:sz="0" w:space="0" w:color="auto"/>
                  </w:divBdr>
                </w:div>
                <w:div w:id="1529025920">
                  <w:marLeft w:val="0"/>
                  <w:marRight w:val="0"/>
                  <w:marTop w:val="0"/>
                  <w:marBottom w:val="0"/>
                  <w:divBdr>
                    <w:top w:val="none" w:sz="0" w:space="0" w:color="auto"/>
                    <w:left w:val="none" w:sz="0" w:space="0" w:color="auto"/>
                    <w:bottom w:val="none" w:sz="0" w:space="0" w:color="auto"/>
                    <w:right w:val="none" w:sz="0" w:space="0" w:color="auto"/>
                  </w:divBdr>
                </w:div>
                <w:div w:id="1531331852">
                  <w:marLeft w:val="0"/>
                  <w:marRight w:val="0"/>
                  <w:marTop w:val="0"/>
                  <w:marBottom w:val="0"/>
                  <w:divBdr>
                    <w:top w:val="none" w:sz="0" w:space="0" w:color="auto"/>
                    <w:left w:val="none" w:sz="0" w:space="0" w:color="auto"/>
                    <w:bottom w:val="none" w:sz="0" w:space="0" w:color="auto"/>
                    <w:right w:val="none" w:sz="0" w:space="0" w:color="auto"/>
                  </w:divBdr>
                </w:div>
                <w:div w:id="1531911515">
                  <w:marLeft w:val="0"/>
                  <w:marRight w:val="0"/>
                  <w:marTop w:val="0"/>
                  <w:marBottom w:val="0"/>
                  <w:divBdr>
                    <w:top w:val="none" w:sz="0" w:space="0" w:color="auto"/>
                    <w:left w:val="none" w:sz="0" w:space="0" w:color="auto"/>
                    <w:bottom w:val="none" w:sz="0" w:space="0" w:color="auto"/>
                    <w:right w:val="none" w:sz="0" w:space="0" w:color="auto"/>
                  </w:divBdr>
                </w:div>
                <w:div w:id="1532380010">
                  <w:marLeft w:val="0"/>
                  <w:marRight w:val="0"/>
                  <w:marTop w:val="0"/>
                  <w:marBottom w:val="0"/>
                  <w:divBdr>
                    <w:top w:val="none" w:sz="0" w:space="0" w:color="auto"/>
                    <w:left w:val="none" w:sz="0" w:space="0" w:color="auto"/>
                    <w:bottom w:val="none" w:sz="0" w:space="0" w:color="auto"/>
                    <w:right w:val="none" w:sz="0" w:space="0" w:color="auto"/>
                  </w:divBdr>
                </w:div>
                <w:div w:id="1541163802">
                  <w:marLeft w:val="0"/>
                  <w:marRight w:val="0"/>
                  <w:marTop w:val="0"/>
                  <w:marBottom w:val="0"/>
                  <w:divBdr>
                    <w:top w:val="none" w:sz="0" w:space="0" w:color="auto"/>
                    <w:left w:val="none" w:sz="0" w:space="0" w:color="auto"/>
                    <w:bottom w:val="none" w:sz="0" w:space="0" w:color="auto"/>
                    <w:right w:val="none" w:sz="0" w:space="0" w:color="auto"/>
                  </w:divBdr>
                </w:div>
                <w:div w:id="1544636116">
                  <w:marLeft w:val="0"/>
                  <w:marRight w:val="0"/>
                  <w:marTop w:val="0"/>
                  <w:marBottom w:val="0"/>
                  <w:divBdr>
                    <w:top w:val="none" w:sz="0" w:space="0" w:color="auto"/>
                    <w:left w:val="none" w:sz="0" w:space="0" w:color="auto"/>
                    <w:bottom w:val="none" w:sz="0" w:space="0" w:color="auto"/>
                    <w:right w:val="none" w:sz="0" w:space="0" w:color="auto"/>
                  </w:divBdr>
                </w:div>
                <w:div w:id="1546872100">
                  <w:marLeft w:val="0"/>
                  <w:marRight w:val="0"/>
                  <w:marTop w:val="0"/>
                  <w:marBottom w:val="0"/>
                  <w:divBdr>
                    <w:top w:val="none" w:sz="0" w:space="0" w:color="auto"/>
                    <w:left w:val="none" w:sz="0" w:space="0" w:color="auto"/>
                    <w:bottom w:val="none" w:sz="0" w:space="0" w:color="auto"/>
                    <w:right w:val="none" w:sz="0" w:space="0" w:color="auto"/>
                  </w:divBdr>
                </w:div>
                <w:div w:id="1549682856">
                  <w:marLeft w:val="0"/>
                  <w:marRight w:val="0"/>
                  <w:marTop w:val="0"/>
                  <w:marBottom w:val="0"/>
                  <w:divBdr>
                    <w:top w:val="none" w:sz="0" w:space="0" w:color="auto"/>
                    <w:left w:val="none" w:sz="0" w:space="0" w:color="auto"/>
                    <w:bottom w:val="none" w:sz="0" w:space="0" w:color="auto"/>
                    <w:right w:val="none" w:sz="0" w:space="0" w:color="auto"/>
                  </w:divBdr>
                </w:div>
                <w:div w:id="1555582871">
                  <w:marLeft w:val="0"/>
                  <w:marRight w:val="0"/>
                  <w:marTop w:val="0"/>
                  <w:marBottom w:val="0"/>
                  <w:divBdr>
                    <w:top w:val="none" w:sz="0" w:space="0" w:color="auto"/>
                    <w:left w:val="none" w:sz="0" w:space="0" w:color="auto"/>
                    <w:bottom w:val="none" w:sz="0" w:space="0" w:color="auto"/>
                    <w:right w:val="none" w:sz="0" w:space="0" w:color="auto"/>
                  </w:divBdr>
                </w:div>
                <w:div w:id="1556970980">
                  <w:marLeft w:val="0"/>
                  <w:marRight w:val="0"/>
                  <w:marTop w:val="0"/>
                  <w:marBottom w:val="0"/>
                  <w:divBdr>
                    <w:top w:val="none" w:sz="0" w:space="0" w:color="auto"/>
                    <w:left w:val="none" w:sz="0" w:space="0" w:color="auto"/>
                    <w:bottom w:val="none" w:sz="0" w:space="0" w:color="auto"/>
                    <w:right w:val="none" w:sz="0" w:space="0" w:color="auto"/>
                  </w:divBdr>
                </w:div>
                <w:div w:id="1557232113">
                  <w:marLeft w:val="0"/>
                  <w:marRight w:val="0"/>
                  <w:marTop w:val="0"/>
                  <w:marBottom w:val="0"/>
                  <w:divBdr>
                    <w:top w:val="none" w:sz="0" w:space="0" w:color="auto"/>
                    <w:left w:val="none" w:sz="0" w:space="0" w:color="auto"/>
                    <w:bottom w:val="none" w:sz="0" w:space="0" w:color="auto"/>
                    <w:right w:val="none" w:sz="0" w:space="0" w:color="auto"/>
                  </w:divBdr>
                </w:div>
                <w:div w:id="1557858497">
                  <w:marLeft w:val="0"/>
                  <w:marRight w:val="0"/>
                  <w:marTop w:val="0"/>
                  <w:marBottom w:val="0"/>
                  <w:divBdr>
                    <w:top w:val="none" w:sz="0" w:space="0" w:color="auto"/>
                    <w:left w:val="none" w:sz="0" w:space="0" w:color="auto"/>
                    <w:bottom w:val="none" w:sz="0" w:space="0" w:color="auto"/>
                    <w:right w:val="none" w:sz="0" w:space="0" w:color="auto"/>
                  </w:divBdr>
                </w:div>
                <w:div w:id="1561747581">
                  <w:marLeft w:val="0"/>
                  <w:marRight w:val="0"/>
                  <w:marTop w:val="0"/>
                  <w:marBottom w:val="0"/>
                  <w:divBdr>
                    <w:top w:val="none" w:sz="0" w:space="0" w:color="auto"/>
                    <w:left w:val="none" w:sz="0" w:space="0" w:color="auto"/>
                    <w:bottom w:val="none" w:sz="0" w:space="0" w:color="auto"/>
                    <w:right w:val="none" w:sz="0" w:space="0" w:color="auto"/>
                  </w:divBdr>
                </w:div>
                <w:div w:id="1566724013">
                  <w:marLeft w:val="0"/>
                  <w:marRight w:val="0"/>
                  <w:marTop w:val="0"/>
                  <w:marBottom w:val="0"/>
                  <w:divBdr>
                    <w:top w:val="none" w:sz="0" w:space="0" w:color="auto"/>
                    <w:left w:val="none" w:sz="0" w:space="0" w:color="auto"/>
                    <w:bottom w:val="none" w:sz="0" w:space="0" w:color="auto"/>
                    <w:right w:val="none" w:sz="0" w:space="0" w:color="auto"/>
                  </w:divBdr>
                </w:div>
                <w:div w:id="1567187572">
                  <w:marLeft w:val="0"/>
                  <w:marRight w:val="0"/>
                  <w:marTop w:val="0"/>
                  <w:marBottom w:val="0"/>
                  <w:divBdr>
                    <w:top w:val="none" w:sz="0" w:space="0" w:color="auto"/>
                    <w:left w:val="none" w:sz="0" w:space="0" w:color="auto"/>
                    <w:bottom w:val="none" w:sz="0" w:space="0" w:color="auto"/>
                    <w:right w:val="none" w:sz="0" w:space="0" w:color="auto"/>
                  </w:divBdr>
                </w:div>
                <w:div w:id="1568034380">
                  <w:marLeft w:val="0"/>
                  <w:marRight w:val="0"/>
                  <w:marTop w:val="0"/>
                  <w:marBottom w:val="0"/>
                  <w:divBdr>
                    <w:top w:val="none" w:sz="0" w:space="0" w:color="auto"/>
                    <w:left w:val="none" w:sz="0" w:space="0" w:color="auto"/>
                    <w:bottom w:val="none" w:sz="0" w:space="0" w:color="auto"/>
                    <w:right w:val="none" w:sz="0" w:space="0" w:color="auto"/>
                  </w:divBdr>
                </w:div>
                <w:div w:id="1568034811">
                  <w:marLeft w:val="0"/>
                  <w:marRight w:val="0"/>
                  <w:marTop w:val="0"/>
                  <w:marBottom w:val="0"/>
                  <w:divBdr>
                    <w:top w:val="none" w:sz="0" w:space="0" w:color="auto"/>
                    <w:left w:val="none" w:sz="0" w:space="0" w:color="auto"/>
                    <w:bottom w:val="none" w:sz="0" w:space="0" w:color="auto"/>
                    <w:right w:val="none" w:sz="0" w:space="0" w:color="auto"/>
                  </w:divBdr>
                </w:div>
                <w:div w:id="1568539877">
                  <w:marLeft w:val="0"/>
                  <w:marRight w:val="0"/>
                  <w:marTop w:val="0"/>
                  <w:marBottom w:val="0"/>
                  <w:divBdr>
                    <w:top w:val="none" w:sz="0" w:space="0" w:color="auto"/>
                    <w:left w:val="none" w:sz="0" w:space="0" w:color="auto"/>
                    <w:bottom w:val="none" w:sz="0" w:space="0" w:color="auto"/>
                    <w:right w:val="none" w:sz="0" w:space="0" w:color="auto"/>
                  </w:divBdr>
                </w:div>
                <w:div w:id="1574507193">
                  <w:marLeft w:val="0"/>
                  <w:marRight w:val="0"/>
                  <w:marTop w:val="0"/>
                  <w:marBottom w:val="0"/>
                  <w:divBdr>
                    <w:top w:val="none" w:sz="0" w:space="0" w:color="auto"/>
                    <w:left w:val="none" w:sz="0" w:space="0" w:color="auto"/>
                    <w:bottom w:val="none" w:sz="0" w:space="0" w:color="auto"/>
                    <w:right w:val="none" w:sz="0" w:space="0" w:color="auto"/>
                  </w:divBdr>
                </w:div>
                <w:div w:id="1574704436">
                  <w:marLeft w:val="0"/>
                  <w:marRight w:val="0"/>
                  <w:marTop w:val="0"/>
                  <w:marBottom w:val="0"/>
                  <w:divBdr>
                    <w:top w:val="none" w:sz="0" w:space="0" w:color="auto"/>
                    <w:left w:val="none" w:sz="0" w:space="0" w:color="auto"/>
                    <w:bottom w:val="none" w:sz="0" w:space="0" w:color="auto"/>
                    <w:right w:val="none" w:sz="0" w:space="0" w:color="auto"/>
                  </w:divBdr>
                </w:div>
                <w:div w:id="1575504000">
                  <w:marLeft w:val="0"/>
                  <w:marRight w:val="0"/>
                  <w:marTop w:val="0"/>
                  <w:marBottom w:val="0"/>
                  <w:divBdr>
                    <w:top w:val="none" w:sz="0" w:space="0" w:color="auto"/>
                    <w:left w:val="none" w:sz="0" w:space="0" w:color="auto"/>
                    <w:bottom w:val="none" w:sz="0" w:space="0" w:color="auto"/>
                    <w:right w:val="none" w:sz="0" w:space="0" w:color="auto"/>
                  </w:divBdr>
                </w:div>
                <w:div w:id="1578898562">
                  <w:marLeft w:val="0"/>
                  <w:marRight w:val="0"/>
                  <w:marTop w:val="0"/>
                  <w:marBottom w:val="0"/>
                  <w:divBdr>
                    <w:top w:val="none" w:sz="0" w:space="0" w:color="auto"/>
                    <w:left w:val="none" w:sz="0" w:space="0" w:color="auto"/>
                    <w:bottom w:val="none" w:sz="0" w:space="0" w:color="auto"/>
                    <w:right w:val="none" w:sz="0" w:space="0" w:color="auto"/>
                  </w:divBdr>
                </w:div>
                <w:div w:id="1578900599">
                  <w:marLeft w:val="0"/>
                  <w:marRight w:val="0"/>
                  <w:marTop w:val="0"/>
                  <w:marBottom w:val="0"/>
                  <w:divBdr>
                    <w:top w:val="none" w:sz="0" w:space="0" w:color="auto"/>
                    <w:left w:val="none" w:sz="0" w:space="0" w:color="auto"/>
                    <w:bottom w:val="none" w:sz="0" w:space="0" w:color="auto"/>
                    <w:right w:val="none" w:sz="0" w:space="0" w:color="auto"/>
                  </w:divBdr>
                </w:div>
                <w:div w:id="1580292297">
                  <w:marLeft w:val="0"/>
                  <w:marRight w:val="0"/>
                  <w:marTop w:val="0"/>
                  <w:marBottom w:val="0"/>
                  <w:divBdr>
                    <w:top w:val="none" w:sz="0" w:space="0" w:color="auto"/>
                    <w:left w:val="none" w:sz="0" w:space="0" w:color="auto"/>
                    <w:bottom w:val="none" w:sz="0" w:space="0" w:color="auto"/>
                    <w:right w:val="none" w:sz="0" w:space="0" w:color="auto"/>
                  </w:divBdr>
                </w:div>
                <w:div w:id="1581405979">
                  <w:marLeft w:val="0"/>
                  <w:marRight w:val="0"/>
                  <w:marTop w:val="0"/>
                  <w:marBottom w:val="0"/>
                  <w:divBdr>
                    <w:top w:val="none" w:sz="0" w:space="0" w:color="auto"/>
                    <w:left w:val="none" w:sz="0" w:space="0" w:color="auto"/>
                    <w:bottom w:val="none" w:sz="0" w:space="0" w:color="auto"/>
                    <w:right w:val="none" w:sz="0" w:space="0" w:color="auto"/>
                  </w:divBdr>
                </w:div>
                <w:div w:id="1583756281">
                  <w:marLeft w:val="0"/>
                  <w:marRight w:val="0"/>
                  <w:marTop w:val="0"/>
                  <w:marBottom w:val="0"/>
                  <w:divBdr>
                    <w:top w:val="none" w:sz="0" w:space="0" w:color="auto"/>
                    <w:left w:val="none" w:sz="0" w:space="0" w:color="auto"/>
                    <w:bottom w:val="none" w:sz="0" w:space="0" w:color="auto"/>
                    <w:right w:val="none" w:sz="0" w:space="0" w:color="auto"/>
                  </w:divBdr>
                </w:div>
                <w:div w:id="1585647868">
                  <w:marLeft w:val="0"/>
                  <w:marRight w:val="0"/>
                  <w:marTop w:val="0"/>
                  <w:marBottom w:val="0"/>
                  <w:divBdr>
                    <w:top w:val="none" w:sz="0" w:space="0" w:color="auto"/>
                    <w:left w:val="none" w:sz="0" w:space="0" w:color="auto"/>
                    <w:bottom w:val="none" w:sz="0" w:space="0" w:color="auto"/>
                    <w:right w:val="none" w:sz="0" w:space="0" w:color="auto"/>
                  </w:divBdr>
                </w:div>
                <w:div w:id="1587419685">
                  <w:marLeft w:val="0"/>
                  <w:marRight w:val="0"/>
                  <w:marTop w:val="0"/>
                  <w:marBottom w:val="0"/>
                  <w:divBdr>
                    <w:top w:val="none" w:sz="0" w:space="0" w:color="auto"/>
                    <w:left w:val="none" w:sz="0" w:space="0" w:color="auto"/>
                    <w:bottom w:val="none" w:sz="0" w:space="0" w:color="auto"/>
                    <w:right w:val="none" w:sz="0" w:space="0" w:color="auto"/>
                  </w:divBdr>
                </w:div>
                <w:div w:id="1588154850">
                  <w:marLeft w:val="0"/>
                  <w:marRight w:val="0"/>
                  <w:marTop w:val="0"/>
                  <w:marBottom w:val="0"/>
                  <w:divBdr>
                    <w:top w:val="none" w:sz="0" w:space="0" w:color="auto"/>
                    <w:left w:val="none" w:sz="0" w:space="0" w:color="auto"/>
                    <w:bottom w:val="none" w:sz="0" w:space="0" w:color="auto"/>
                    <w:right w:val="none" w:sz="0" w:space="0" w:color="auto"/>
                  </w:divBdr>
                </w:div>
                <w:div w:id="1588659708">
                  <w:marLeft w:val="0"/>
                  <w:marRight w:val="0"/>
                  <w:marTop w:val="0"/>
                  <w:marBottom w:val="0"/>
                  <w:divBdr>
                    <w:top w:val="none" w:sz="0" w:space="0" w:color="auto"/>
                    <w:left w:val="none" w:sz="0" w:space="0" w:color="auto"/>
                    <w:bottom w:val="none" w:sz="0" w:space="0" w:color="auto"/>
                    <w:right w:val="none" w:sz="0" w:space="0" w:color="auto"/>
                  </w:divBdr>
                </w:div>
                <w:div w:id="1591428150">
                  <w:marLeft w:val="0"/>
                  <w:marRight w:val="0"/>
                  <w:marTop w:val="0"/>
                  <w:marBottom w:val="0"/>
                  <w:divBdr>
                    <w:top w:val="none" w:sz="0" w:space="0" w:color="auto"/>
                    <w:left w:val="none" w:sz="0" w:space="0" w:color="auto"/>
                    <w:bottom w:val="none" w:sz="0" w:space="0" w:color="auto"/>
                    <w:right w:val="none" w:sz="0" w:space="0" w:color="auto"/>
                  </w:divBdr>
                </w:div>
                <w:div w:id="1591890782">
                  <w:marLeft w:val="0"/>
                  <w:marRight w:val="0"/>
                  <w:marTop w:val="0"/>
                  <w:marBottom w:val="0"/>
                  <w:divBdr>
                    <w:top w:val="none" w:sz="0" w:space="0" w:color="auto"/>
                    <w:left w:val="none" w:sz="0" w:space="0" w:color="auto"/>
                    <w:bottom w:val="none" w:sz="0" w:space="0" w:color="auto"/>
                    <w:right w:val="none" w:sz="0" w:space="0" w:color="auto"/>
                  </w:divBdr>
                </w:div>
                <w:div w:id="1595356811">
                  <w:marLeft w:val="0"/>
                  <w:marRight w:val="0"/>
                  <w:marTop w:val="0"/>
                  <w:marBottom w:val="0"/>
                  <w:divBdr>
                    <w:top w:val="none" w:sz="0" w:space="0" w:color="auto"/>
                    <w:left w:val="none" w:sz="0" w:space="0" w:color="auto"/>
                    <w:bottom w:val="none" w:sz="0" w:space="0" w:color="auto"/>
                    <w:right w:val="none" w:sz="0" w:space="0" w:color="auto"/>
                  </w:divBdr>
                </w:div>
                <w:div w:id="1596400665">
                  <w:marLeft w:val="0"/>
                  <w:marRight w:val="0"/>
                  <w:marTop w:val="0"/>
                  <w:marBottom w:val="0"/>
                  <w:divBdr>
                    <w:top w:val="none" w:sz="0" w:space="0" w:color="auto"/>
                    <w:left w:val="none" w:sz="0" w:space="0" w:color="auto"/>
                    <w:bottom w:val="none" w:sz="0" w:space="0" w:color="auto"/>
                    <w:right w:val="none" w:sz="0" w:space="0" w:color="auto"/>
                  </w:divBdr>
                </w:div>
                <w:div w:id="1599484173">
                  <w:marLeft w:val="0"/>
                  <w:marRight w:val="0"/>
                  <w:marTop w:val="0"/>
                  <w:marBottom w:val="0"/>
                  <w:divBdr>
                    <w:top w:val="none" w:sz="0" w:space="0" w:color="auto"/>
                    <w:left w:val="none" w:sz="0" w:space="0" w:color="auto"/>
                    <w:bottom w:val="none" w:sz="0" w:space="0" w:color="auto"/>
                    <w:right w:val="none" w:sz="0" w:space="0" w:color="auto"/>
                  </w:divBdr>
                </w:div>
                <w:div w:id="1600989964">
                  <w:marLeft w:val="0"/>
                  <w:marRight w:val="0"/>
                  <w:marTop w:val="0"/>
                  <w:marBottom w:val="0"/>
                  <w:divBdr>
                    <w:top w:val="none" w:sz="0" w:space="0" w:color="auto"/>
                    <w:left w:val="none" w:sz="0" w:space="0" w:color="auto"/>
                    <w:bottom w:val="none" w:sz="0" w:space="0" w:color="auto"/>
                    <w:right w:val="none" w:sz="0" w:space="0" w:color="auto"/>
                  </w:divBdr>
                </w:div>
                <w:div w:id="1601598675">
                  <w:marLeft w:val="0"/>
                  <w:marRight w:val="0"/>
                  <w:marTop w:val="0"/>
                  <w:marBottom w:val="0"/>
                  <w:divBdr>
                    <w:top w:val="none" w:sz="0" w:space="0" w:color="auto"/>
                    <w:left w:val="none" w:sz="0" w:space="0" w:color="auto"/>
                    <w:bottom w:val="none" w:sz="0" w:space="0" w:color="auto"/>
                    <w:right w:val="none" w:sz="0" w:space="0" w:color="auto"/>
                  </w:divBdr>
                </w:div>
                <w:div w:id="1601789108">
                  <w:marLeft w:val="0"/>
                  <w:marRight w:val="0"/>
                  <w:marTop w:val="0"/>
                  <w:marBottom w:val="0"/>
                  <w:divBdr>
                    <w:top w:val="none" w:sz="0" w:space="0" w:color="auto"/>
                    <w:left w:val="none" w:sz="0" w:space="0" w:color="auto"/>
                    <w:bottom w:val="none" w:sz="0" w:space="0" w:color="auto"/>
                    <w:right w:val="none" w:sz="0" w:space="0" w:color="auto"/>
                  </w:divBdr>
                </w:div>
                <w:div w:id="1603033575">
                  <w:marLeft w:val="0"/>
                  <w:marRight w:val="0"/>
                  <w:marTop w:val="0"/>
                  <w:marBottom w:val="0"/>
                  <w:divBdr>
                    <w:top w:val="none" w:sz="0" w:space="0" w:color="auto"/>
                    <w:left w:val="none" w:sz="0" w:space="0" w:color="auto"/>
                    <w:bottom w:val="none" w:sz="0" w:space="0" w:color="auto"/>
                    <w:right w:val="none" w:sz="0" w:space="0" w:color="auto"/>
                  </w:divBdr>
                </w:div>
                <w:div w:id="1603957467">
                  <w:marLeft w:val="0"/>
                  <w:marRight w:val="0"/>
                  <w:marTop w:val="0"/>
                  <w:marBottom w:val="0"/>
                  <w:divBdr>
                    <w:top w:val="none" w:sz="0" w:space="0" w:color="auto"/>
                    <w:left w:val="none" w:sz="0" w:space="0" w:color="auto"/>
                    <w:bottom w:val="none" w:sz="0" w:space="0" w:color="auto"/>
                    <w:right w:val="none" w:sz="0" w:space="0" w:color="auto"/>
                  </w:divBdr>
                </w:div>
                <w:div w:id="1605335254">
                  <w:marLeft w:val="0"/>
                  <w:marRight w:val="0"/>
                  <w:marTop w:val="0"/>
                  <w:marBottom w:val="0"/>
                  <w:divBdr>
                    <w:top w:val="none" w:sz="0" w:space="0" w:color="auto"/>
                    <w:left w:val="none" w:sz="0" w:space="0" w:color="auto"/>
                    <w:bottom w:val="none" w:sz="0" w:space="0" w:color="auto"/>
                    <w:right w:val="none" w:sz="0" w:space="0" w:color="auto"/>
                  </w:divBdr>
                </w:div>
                <w:div w:id="1608384901">
                  <w:marLeft w:val="0"/>
                  <w:marRight w:val="0"/>
                  <w:marTop w:val="0"/>
                  <w:marBottom w:val="0"/>
                  <w:divBdr>
                    <w:top w:val="none" w:sz="0" w:space="0" w:color="auto"/>
                    <w:left w:val="none" w:sz="0" w:space="0" w:color="auto"/>
                    <w:bottom w:val="none" w:sz="0" w:space="0" w:color="auto"/>
                    <w:right w:val="none" w:sz="0" w:space="0" w:color="auto"/>
                  </w:divBdr>
                </w:div>
                <w:div w:id="1614745727">
                  <w:marLeft w:val="0"/>
                  <w:marRight w:val="0"/>
                  <w:marTop w:val="0"/>
                  <w:marBottom w:val="0"/>
                  <w:divBdr>
                    <w:top w:val="none" w:sz="0" w:space="0" w:color="auto"/>
                    <w:left w:val="none" w:sz="0" w:space="0" w:color="auto"/>
                    <w:bottom w:val="none" w:sz="0" w:space="0" w:color="auto"/>
                    <w:right w:val="none" w:sz="0" w:space="0" w:color="auto"/>
                  </w:divBdr>
                </w:div>
                <w:div w:id="1617636945">
                  <w:marLeft w:val="0"/>
                  <w:marRight w:val="0"/>
                  <w:marTop w:val="0"/>
                  <w:marBottom w:val="0"/>
                  <w:divBdr>
                    <w:top w:val="none" w:sz="0" w:space="0" w:color="auto"/>
                    <w:left w:val="none" w:sz="0" w:space="0" w:color="auto"/>
                    <w:bottom w:val="none" w:sz="0" w:space="0" w:color="auto"/>
                    <w:right w:val="none" w:sz="0" w:space="0" w:color="auto"/>
                  </w:divBdr>
                </w:div>
                <w:div w:id="1618834937">
                  <w:marLeft w:val="0"/>
                  <w:marRight w:val="0"/>
                  <w:marTop w:val="0"/>
                  <w:marBottom w:val="0"/>
                  <w:divBdr>
                    <w:top w:val="none" w:sz="0" w:space="0" w:color="auto"/>
                    <w:left w:val="none" w:sz="0" w:space="0" w:color="auto"/>
                    <w:bottom w:val="none" w:sz="0" w:space="0" w:color="auto"/>
                    <w:right w:val="none" w:sz="0" w:space="0" w:color="auto"/>
                  </w:divBdr>
                </w:div>
                <w:div w:id="1621763721">
                  <w:marLeft w:val="0"/>
                  <w:marRight w:val="0"/>
                  <w:marTop w:val="0"/>
                  <w:marBottom w:val="0"/>
                  <w:divBdr>
                    <w:top w:val="none" w:sz="0" w:space="0" w:color="auto"/>
                    <w:left w:val="none" w:sz="0" w:space="0" w:color="auto"/>
                    <w:bottom w:val="none" w:sz="0" w:space="0" w:color="auto"/>
                    <w:right w:val="none" w:sz="0" w:space="0" w:color="auto"/>
                  </w:divBdr>
                </w:div>
                <w:div w:id="1622419138">
                  <w:marLeft w:val="0"/>
                  <w:marRight w:val="0"/>
                  <w:marTop w:val="0"/>
                  <w:marBottom w:val="0"/>
                  <w:divBdr>
                    <w:top w:val="none" w:sz="0" w:space="0" w:color="auto"/>
                    <w:left w:val="none" w:sz="0" w:space="0" w:color="auto"/>
                    <w:bottom w:val="none" w:sz="0" w:space="0" w:color="auto"/>
                    <w:right w:val="none" w:sz="0" w:space="0" w:color="auto"/>
                  </w:divBdr>
                </w:div>
                <w:div w:id="1623464301">
                  <w:marLeft w:val="0"/>
                  <w:marRight w:val="0"/>
                  <w:marTop w:val="0"/>
                  <w:marBottom w:val="0"/>
                  <w:divBdr>
                    <w:top w:val="none" w:sz="0" w:space="0" w:color="auto"/>
                    <w:left w:val="none" w:sz="0" w:space="0" w:color="auto"/>
                    <w:bottom w:val="none" w:sz="0" w:space="0" w:color="auto"/>
                    <w:right w:val="none" w:sz="0" w:space="0" w:color="auto"/>
                  </w:divBdr>
                </w:div>
                <w:div w:id="1635216322">
                  <w:marLeft w:val="0"/>
                  <w:marRight w:val="0"/>
                  <w:marTop w:val="0"/>
                  <w:marBottom w:val="0"/>
                  <w:divBdr>
                    <w:top w:val="none" w:sz="0" w:space="0" w:color="auto"/>
                    <w:left w:val="none" w:sz="0" w:space="0" w:color="auto"/>
                    <w:bottom w:val="none" w:sz="0" w:space="0" w:color="auto"/>
                    <w:right w:val="none" w:sz="0" w:space="0" w:color="auto"/>
                  </w:divBdr>
                </w:div>
                <w:div w:id="1637175409">
                  <w:marLeft w:val="0"/>
                  <w:marRight w:val="0"/>
                  <w:marTop w:val="0"/>
                  <w:marBottom w:val="0"/>
                  <w:divBdr>
                    <w:top w:val="none" w:sz="0" w:space="0" w:color="auto"/>
                    <w:left w:val="none" w:sz="0" w:space="0" w:color="auto"/>
                    <w:bottom w:val="none" w:sz="0" w:space="0" w:color="auto"/>
                    <w:right w:val="none" w:sz="0" w:space="0" w:color="auto"/>
                  </w:divBdr>
                </w:div>
                <w:div w:id="1638609571">
                  <w:marLeft w:val="0"/>
                  <w:marRight w:val="0"/>
                  <w:marTop w:val="0"/>
                  <w:marBottom w:val="0"/>
                  <w:divBdr>
                    <w:top w:val="none" w:sz="0" w:space="0" w:color="auto"/>
                    <w:left w:val="none" w:sz="0" w:space="0" w:color="auto"/>
                    <w:bottom w:val="none" w:sz="0" w:space="0" w:color="auto"/>
                    <w:right w:val="none" w:sz="0" w:space="0" w:color="auto"/>
                  </w:divBdr>
                </w:div>
                <w:div w:id="1638950800">
                  <w:marLeft w:val="0"/>
                  <w:marRight w:val="0"/>
                  <w:marTop w:val="0"/>
                  <w:marBottom w:val="0"/>
                  <w:divBdr>
                    <w:top w:val="none" w:sz="0" w:space="0" w:color="auto"/>
                    <w:left w:val="none" w:sz="0" w:space="0" w:color="auto"/>
                    <w:bottom w:val="none" w:sz="0" w:space="0" w:color="auto"/>
                    <w:right w:val="none" w:sz="0" w:space="0" w:color="auto"/>
                  </w:divBdr>
                </w:div>
                <w:div w:id="1641107193">
                  <w:marLeft w:val="0"/>
                  <w:marRight w:val="0"/>
                  <w:marTop w:val="0"/>
                  <w:marBottom w:val="0"/>
                  <w:divBdr>
                    <w:top w:val="none" w:sz="0" w:space="0" w:color="auto"/>
                    <w:left w:val="none" w:sz="0" w:space="0" w:color="auto"/>
                    <w:bottom w:val="none" w:sz="0" w:space="0" w:color="auto"/>
                    <w:right w:val="none" w:sz="0" w:space="0" w:color="auto"/>
                  </w:divBdr>
                </w:div>
                <w:div w:id="1642540566">
                  <w:marLeft w:val="0"/>
                  <w:marRight w:val="0"/>
                  <w:marTop w:val="0"/>
                  <w:marBottom w:val="0"/>
                  <w:divBdr>
                    <w:top w:val="none" w:sz="0" w:space="0" w:color="auto"/>
                    <w:left w:val="none" w:sz="0" w:space="0" w:color="auto"/>
                    <w:bottom w:val="none" w:sz="0" w:space="0" w:color="auto"/>
                    <w:right w:val="none" w:sz="0" w:space="0" w:color="auto"/>
                  </w:divBdr>
                </w:div>
                <w:div w:id="1644189618">
                  <w:marLeft w:val="0"/>
                  <w:marRight w:val="0"/>
                  <w:marTop w:val="0"/>
                  <w:marBottom w:val="0"/>
                  <w:divBdr>
                    <w:top w:val="none" w:sz="0" w:space="0" w:color="auto"/>
                    <w:left w:val="none" w:sz="0" w:space="0" w:color="auto"/>
                    <w:bottom w:val="none" w:sz="0" w:space="0" w:color="auto"/>
                    <w:right w:val="none" w:sz="0" w:space="0" w:color="auto"/>
                  </w:divBdr>
                </w:div>
                <w:div w:id="1644969941">
                  <w:marLeft w:val="0"/>
                  <w:marRight w:val="0"/>
                  <w:marTop w:val="0"/>
                  <w:marBottom w:val="0"/>
                  <w:divBdr>
                    <w:top w:val="none" w:sz="0" w:space="0" w:color="auto"/>
                    <w:left w:val="none" w:sz="0" w:space="0" w:color="auto"/>
                    <w:bottom w:val="none" w:sz="0" w:space="0" w:color="auto"/>
                    <w:right w:val="none" w:sz="0" w:space="0" w:color="auto"/>
                  </w:divBdr>
                </w:div>
                <w:div w:id="1645424519">
                  <w:marLeft w:val="0"/>
                  <w:marRight w:val="0"/>
                  <w:marTop w:val="0"/>
                  <w:marBottom w:val="0"/>
                  <w:divBdr>
                    <w:top w:val="none" w:sz="0" w:space="0" w:color="auto"/>
                    <w:left w:val="none" w:sz="0" w:space="0" w:color="auto"/>
                    <w:bottom w:val="none" w:sz="0" w:space="0" w:color="auto"/>
                    <w:right w:val="none" w:sz="0" w:space="0" w:color="auto"/>
                  </w:divBdr>
                </w:div>
                <w:div w:id="1647204649">
                  <w:marLeft w:val="0"/>
                  <w:marRight w:val="0"/>
                  <w:marTop w:val="0"/>
                  <w:marBottom w:val="0"/>
                  <w:divBdr>
                    <w:top w:val="none" w:sz="0" w:space="0" w:color="auto"/>
                    <w:left w:val="none" w:sz="0" w:space="0" w:color="auto"/>
                    <w:bottom w:val="none" w:sz="0" w:space="0" w:color="auto"/>
                    <w:right w:val="none" w:sz="0" w:space="0" w:color="auto"/>
                  </w:divBdr>
                </w:div>
                <w:div w:id="1649246108">
                  <w:marLeft w:val="0"/>
                  <w:marRight w:val="0"/>
                  <w:marTop w:val="0"/>
                  <w:marBottom w:val="0"/>
                  <w:divBdr>
                    <w:top w:val="none" w:sz="0" w:space="0" w:color="auto"/>
                    <w:left w:val="none" w:sz="0" w:space="0" w:color="auto"/>
                    <w:bottom w:val="none" w:sz="0" w:space="0" w:color="auto"/>
                    <w:right w:val="none" w:sz="0" w:space="0" w:color="auto"/>
                  </w:divBdr>
                </w:div>
                <w:div w:id="1649751395">
                  <w:marLeft w:val="0"/>
                  <w:marRight w:val="0"/>
                  <w:marTop w:val="0"/>
                  <w:marBottom w:val="0"/>
                  <w:divBdr>
                    <w:top w:val="none" w:sz="0" w:space="0" w:color="auto"/>
                    <w:left w:val="none" w:sz="0" w:space="0" w:color="auto"/>
                    <w:bottom w:val="none" w:sz="0" w:space="0" w:color="auto"/>
                    <w:right w:val="none" w:sz="0" w:space="0" w:color="auto"/>
                  </w:divBdr>
                </w:div>
                <w:div w:id="1650397839">
                  <w:marLeft w:val="0"/>
                  <w:marRight w:val="0"/>
                  <w:marTop w:val="0"/>
                  <w:marBottom w:val="0"/>
                  <w:divBdr>
                    <w:top w:val="none" w:sz="0" w:space="0" w:color="auto"/>
                    <w:left w:val="none" w:sz="0" w:space="0" w:color="auto"/>
                    <w:bottom w:val="none" w:sz="0" w:space="0" w:color="auto"/>
                    <w:right w:val="none" w:sz="0" w:space="0" w:color="auto"/>
                  </w:divBdr>
                </w:div>
                <w:div w:id="1650861071">
                  <w:marLeft w:val="0"/>
                  <w:marRight w:val="0"/>
                  <w:marTop w:val="0"/>
                  <w:marBottom w:val="0"/>
                  <w:divBdr>
                    <w:top w:val="none" w:sz="0" w:space="0" w:color="auto"/>
                    <w:left w:val="none" w:sz="0" w:space="0" w:color="auto"/>
                    <w:bottom w:val="none" w:sz="0" w:space="0" w:color="auto"/>
                    <w:right w:val="none" w:sz="0" w:space="0" w:color="auto"/>
                  </w:divBdr>
                </w:div>
                <w:div w:id="1650941872">
                  <w:marLeft w:val="0"/>
                  <w:marRight w:val="0"/>
                  <w:marTop w:val="0"/>
                  <w:marBottom w:val="0"/>
                  <w:divBdr>
                    <w:top w:val="none" w:sz="0" w:space="0" w:color="auto"/>
                    <w:left w:val="none" w:sz="0" w:space="0" w:color="auto"/>
                    <w:bottom w:val="none" w:sz="0" w:space="0" w:color="auto"/>
                    <w:right w:val="none" w:sz="0" w:space="0" w:color="auto"/>
                  </w:divBdr>
                </w:div>
                <w:div w:id="1653943704">
                  <w:marLeft w:val="0"/>
                  <w:marRight w:val="0"/>
                  <w:marTop w:val="0"/>
                  <w:marBottom w:val="0"/>
                  <w:divBdr>
                    <w:top w:val="none" w:sz="0" w:space="0" w:color="auto"/>
                    <w:left w:val="none" w:sz="0" w:space="0" w:color="auto"/>
                    <w:bottom w:val="none" w:sz="0" w:space="0" w:color="auto"/>
                    <w:right w:val="none" w:sz="0" w:space="0" w:color="auto"/>
                  </w:divBdr>
                </w:div>
                <w:div w:id="1654144588">
                  <w:marLeft w:val="0"/>
                  <w:marRight w:val="0"/>
                  <w:marTop w:val="0"/>
                  <w:marBottom w:val="0"/>
                  <w:divBdr>
                    <w:top w:val="none" w:sz="0" w:space="0" w:color="auto"/>
                    <w:left w:val="none" w:sz="0" w:space="0" w:color="auto"/>
                    <w:bottom w:val="none" w:sz="0" w:space="0" w:color="auto"/>
                    <w:right w:val="none" w:sz="0" w:space="0" w:color="auto"/>
                  </w:divBdr>
                </w:div>
                <w:div w:id="1656841392">
                  <w:marLeft w:val="0"/>
                  <w:marRight w:val="0"/>
                  <w:marTop w:val="0"/>
                  <w:marBottom w:val="0"/>
                  <w:divBdr>
                    <w:top w:val="none" w:sz="0" w:space="0" w:color="auto"/>
                    <w:left w:val="none" w:sz="0" w:space="0" w:color="auto"/>
                    <w:bottom w:val="none" w:sz="0" w:space="0" w:color="auto"/>
                    <w:right w:val="none" w:sz="0" w:space="0" w:color="auto"/>
                  </w:divBdr>
                </w:div>
                <w:div w:id="1658074503">
                  <w:marLeft w:val="0"/>
                  <w:marRight w:val="0"/>
                  <w:marTop w:val="0"/>
                  <w:marBottom w:val="0"/>
                  <w:divBdr>
                    <w:top w:val="none" w:sz="0" w:space="0" w:color="auto"/>
                    <w:left w:val="none" w:sz="0" w:space="0" w:color="auto"/>
                    <w:bottom w:val="none" w:sz="0" w:space="0" w:color="auto"/>
                    <w:right w:val="none" w:sz="0" w:space="0" w:color="auto"/>
                  </w:divBdr>
                </w:div>
                <w:div w:id="1658456968">
                  <w:marLeft w:val="0"/>
                  <w:marRight w:val="0"/>
                  <w:marTop w:val="0"/>
                  <w:marBottom w:val="0"/>
                  <w:divBdr>
                    <w:top w:val="none" w:sz="0" w:space="0" w:color="auto"/>
                    <w:left w:val="none" w:sz="0" w:space="0" w:color="auto"/>
                    <w:bottom w:val="none" w:sz="0" w:space="0" w:color="auto"/>
                    <w:right w:val="none" w:sz="0" w:space="0" w:color="auto"/>
                  </w:divBdr>
                </w:div>
                <w:div w:id="1659768470">
                  <w:marLeft w:val="0"/>
                  <w:marRight w:val="0"/>
                  <w:marTop w:val="0"/>
                  <w:marBottom w:val="0"/>
                  <w:divBdr>
                    <w:top w:val="none" w:sz="0" w:space="0" w:color="auto"/>
                    <w:left w:val="none" w:sz="0" w:space="0" w:color="auto"/>
                    <w:bottom w:val="none" w:sz="0" w:space="0" w:color="auto"/>
                    <w:right w:val="none" w:sz="0" w:space="0" w:color="auto"/>
                  </w:divBdr>
                </w:div>
                <w:div w:id="1663970704">
                  <w:marLeft w:val="0"/>
                  <w:marRight w:val="0"/>
                  <w:marTop w:val="0"/>
                  <w:marBottom w:val="0"/>
                  <w:divBdr>
                    <w:top w:val="none" w:sz="0" w:space="0" w:color="auto"/>
                    <w:left w:val="none" w:sz="0" w:space="0" w:color="auto"/>
                    <w:bottom w:val="none" w:sz="0" w:space="0" w:color="auto"/>
                    <w:right w:val="none" w:sz="0" w:space="0" w:color="auto"/>
                  </w:divBdr>
                </w:div>
                <w:div w:id="1663971139">
                  <w:marLeft w:val="0"/>
                  <w:marRight w:val="0"/>
                  <w:marTop w:val="0"/>
                  <w:marBottom w:val="0"/>
                  <w:divBdr>
                    <w:top w:val="none" w:sz="0" w:space="0" w:color="auto"/>
                    <w:left w:val="none" w:sz="0" w:space="0" w:color="auto"/>
                    <w:bottom w:val="none" w:sz="0" w:space="0" w:color="auto"/>
                    <w:right w:val="none" w:sz="0" w:space="0" w:color="auto"/>
                  </w:divBdr>
                </w:div>
                <w:div w:id="1664813649">
                  <w:marLeft w:val="0"/>
                  <w:marRight w:val="0"/>
                  <w:marTop w:val="0"/>
                  <w:marBottom w:val="0"/>
                  <w:divBdr>
                    <w:top w:val="none" w:sz="0" w:space="0" w:color="auto"/>
                    <w:left w:val="none" w:sz="0" w:space="0" w:color="auto"/>
                    <w:bottom w:val="none" w:sz="0" w:space="0" w:color="auto"/>
                    <w:right w:val="none" w:sz="0" w:space="0" w:color="auto"/>
                  </w:divBdr>
                </w:div>
                <w:div w:id="1665746195">
                  <w:marLeft w:val="0"/>
                  <w:marRight w:val="0"/>
                  <w:marTop w:val="0"/>
                  <w:marBottom w:val="0"/>
                  <w:divBdr>
                    <w:top w:val="none" w:sz="0" w:space="0" w:color="auto"/>
                    <w:left w:val="none" w:sz="0" w:space="0" w:color="auto"/>
                    <w:bottom w:val="none" w:sz="0" w:space="0" w:color="auto"/>
                    <w:right w:val="none" w:sz="0" w:space="0" w:color="auto"/>
                  </w:divBdr>
                </w:div>
                <w:div w:id="1666591432">
                  <w:marLeft w:val="0"/>
                  <w:marRight w:val="0"/>
                  <w:marTop w:val="0"/>
                  <w:marBottom w:val="0"/>
                  <w:divBdr>
                    <w:top w:val="none" w:sz="0" w:space="0" w:color="auto"/>
                    <w:left w:val="none" w:sz="0" w:space="0" w:color="auto"/>
                    <w:bottom w:val="none" w:sz="0" w:space="0" w:color="auto"/>
                    <w:right w:val="none" w:sz="0" w:space="0" w:color="auto"/>
                  </w:divBdr>
                </w:div>
                <w:div w:id="1668826455">
                  <w:marLeft w:val="0"/>
                  <w:marRight w:val="0"/>
                  <w:marTop w:val="0"/>
                  <w:marBottom w:val="0"/>
                  <w:divBdr>
                    <w:top w:val="none" w:sz="0" w:space="0" w:color="auto"/>
                    <w:left w:val="none" w:sz="0" w:space="0" w:color="auto"/>
                    <w:bottom w:val="none" w:sz="0" w:space="0" w:color="auto"/>
                    <w:right w:val="none" w:sz="0" w:space="0" w:color="auto"/>
                  </w:divBdr>
                </w:div>
                <w:div w:id="1670056497">
                  <w:marLeft w:val="0"/>
                  <w:marRight w:val="0"/>
                  <w:marTop w:val="0"/>
                  <w:marBottom w:val="0"/>
                  <w:divBdr>
                    <w:top w:val="none" w:sz="0" w:space="0" w:color="auto"/>
                    <w:left w:val="none" w:sz="0" w:space="0" w:color="auto"/>
                    <w:bottom w:val="none" w:sz="0" w:space="0" w:color="auto"/>
                    <w:right w:val="none" w:sz="0" w:space="0" w:color="auto"/>
                  </w:divBdr>
                </w:div>
                <w:div w:id="1670787759">
                  <w:marLeft w:val="0"/>
                  <w:marRight w:val="0"/>
                  <w:marTop w:val="0"/>
                  <w:marBottom w:val="0"/>
                  <w:divBdr>
                    <w:top w:val="none" w:sz="0" w:space="0" w:color="auto"/>
                    <w:left w:val="none" w:sz="0" w:space="0" w:color="auto"/>
                    <w:bottom w:val="none" w:sz="0" w:space="0" w:color="auto"/>
                    <w:right w:val="none" w:sz="0" w:space="0" w:color="auto"/>
                  </w:divBdr>
                </w:div>
                <w:div w:id="1673750910">
                  <w:marLeft w:val="0"/>
                  <w:marRight w:val="0"/>
                  <w:marTop w:val="0"/>
                  <w:marBottom w:val="0"/>
                  <w:divBdr>
                    <w:top w:val="none" w:sz="0" w:space="0" w:color="auto"/>
                    <w:left w:val="none" w:sz="0" w:space="0" w:color="auto"/>
                    <w:bottom w:val="none" w:sz="0" w:space="0" w:color="auto"/>
                    <w:right w:val="none" w:sz="0" w:space="0" w:color="auto"/>
                  </w:divBdr>
                </w:div>
                <w:div w:id="1675379730">
                  <w:marLeft w:val="0"/>
                  <w:marRight w:val="0"/>
                  <w:marTop w:val="0"/>
                  <w:marBottom w:val="0"/>
                  <w:divBdr>
                    <w:top w:val="none" w:sz="0" w:space="0" w:color="auto"/>
                    <w:left w:val="none" w:sz="0" w:space="0" w:color="auto"/>
                    <w:bottom w:val="none" w:sz="0" w:space="0" w:color="auto"/>
                    <w:right w:val="none" w:sz="0" w:space="0" w:color="auto"/>
                  </w:divBdr>
                </w:div>
                <w:div w:id="1676224384">
                  <w:marLeft w:val="0"/>
                  <w:marRight w:val="0"/>
                  <w:marTop w:val="0"/>
                  <w:marBottom w:val="0"/>
                  <w:divBdr>
                    <w:top w:val="none" w:sz="0" w:space="0" w:color="auto"/>
                    <w:left w:val="none" w:sz="0" w:space="0" w:color="auto"/>
                    <w:bottom w:val="none" w:sz="0" w:space="0" w:color="auto"/>
                    <w:right w:val="none" w:sz="0" w:space="0" w:color="auto"/>
                  </w:divBdr>
                </w:div>
                <w:div w:id="1681279462">
                  <w:marLeft w:val="0"/>
                  <w:marRight w:val="0"/>
                  <w:marTop w:val="0"/>
                  <w:marBottom w:val="0"/>
                  <w:divBdr>
                    <w:top w:val="none" w:sz="0" w:space="0" w:color="auto"/>
                    <w:left w:val="none" w:sz="0" w:space="0" w:color="auto"/>
                    <w:bottom w:val="none" w:sz="0" w:space="0" w:color="auto"/>
                    <w:right w:val="none" w:sz="0" w:space="0" w:color="auto"/>
                  </w:divBdr>
                </w:div>
                <w:div w:id="1685283658">
                  <w:marLeft w:val="0"/>
                  <w:marRight w:val="0"/>
                  <w:marTop w:val="0"/>
                  <w:marBottom w:val="0"/>
                  <w:divBdr>
                    <w:top w:val="none" w:sz="0" w:space="0" w:color="auto"/>
                    <w:left w:val="none" w:sz="0" w:space="0" w:color="auto"/>
                    <w:bottom w:val="none" w:sz="0" w:space="0" w:color="auto"/>
                    <w:right w:val="none" w:sz="0" w:space="0" w:color="auto"/>
                  </w:divBdr>
                </w:div>
                <w:div w:id="1685980016">
                  <w:marLeft w:val="0"/>
                  <w:marRight w:val="0"/>
                  <w:marTop w:val="0"/>
                  <w:marBottom w:val="0"/>
                  <w:divBdr>
                    <w:top w:val="none" w:sz="0" w:space="0" w:color="auto"/>
                    <w:left w:val="none" w:sz="0" w:space="0" w:color="auto"/>
                    <w:bottom w:val="none" w:sz="0" w:space="0" w:color="auto"/>
                    <w:right w:val="none" w:sz="0" w:space="0" w:color="auto"/>
                  </w:divBdr>
                </w:div>
                <w:div w:id="1687057334">
                  <w:marLeft w:val="0"/>
                  <w:marRight w:val="0"/>
                  <w:marTop w:val="0"/>
                  <w:marBottom w:val="0"/>
                  <w:divBdr>
                    <w:top w:val="none" w:sz="0" w:space="0" w:color="auto"/>
                    <w:left w:val="none" w:sz="0" w:space="0" w:color="auto"/>
                    <w:bottom w:val="none" w:sz="0" w:space="0" w:color="auto"/>
                    <w:right w:val="none" w:sz="0" w:space="0" w:color="auto"/>
                  </w:divBdr>
                </w:div>
                <w:div w:id="1687362703">
                  <w:marLeft w:val="0"/>
                  <w:marRight w:val="0"/>
                  <w:marTop w:val="0"/>
                  <w:marBottom w:val="0"/>
                  <w:divBdr>
                    <w:top w:val="none" w:sz="0" w:space="0" w:color="auto"/>
                    <w:left w:val="none" w:sz="0" w:space="0" w:color="auto"/>
                    <w:bottom w:val="none" w:sz="0" w:space="0" w:color="auto"/>
                    <w:right w:val="none" w:sz="0" w:space="0" w:color="auto"/>
                  </w:divBdr>
                </w:div>
                <w:div w:id="1688405248">
                  <w:marLeft w:val="0"/>
                  <w:marRight w:val="0"/>
                  <w:marTop w:val="0"/>
                  <w:marBottom w:val="0"/>
                  <w:divBdr>
                    <w:top w:val="none" w:sz="0" w:space="0" w:color="auto"/>
                    <w:left w:val="none" w:sz="0" w:space="0" w:color="auto"/>
                    <w:bottom w:val="none" w:sz="0" w:space="0" w:color="auto"/>
                    <w:right w:val="none" w:sz="0" w:space="0" w:color="auto"/>
                  </w:divBdr>
                </w:div>
                <w:div w:id="1689213138">
                  <w:marLeft w:val="0"/>
                  <w:marRight w:val="0"/>
                  <w:marTop w:val="0"/>
                  <w:marBottom w:val="0"/>
                  <w:divBdr>
                    <w:top w:val="none" w:sz="0" w:space="0" w:color="auto"/>
                    <w:left w:val="none" w:sz="0" w:space="0" w:color="auto"/>
                    <w:bottom w:val="none" w:sz="0" w:space="0" w:color="auto"/>
                    <w:right w:val="none" w:sz="0" w:space="0" w:color="auto"/>
                  </w:divBdr>
                </w:div>
                <w:div w:id="1693847409">
                  <w:marLeft w:val="0"/>
                  <w:marRight w:val="0"/>
                  <w:marTop w:val="0"/>
                  <w:marBottom w:val="0"/>
                  <w:divBdr>
                    <w:top w:val="none" w:sz="0" w:space="0" w:color="auto"/>
                    <w:left w:val="none" w:sz="0" w:space="0" w:color="auto"/>
                    <w:bottom w:val="none" w:sz="0" w:space="0" w:color="auto"/>
                    <w:right w:val="none" w:sz="0" w:space="0" w:color="auto"/>
                  </w:divBdr>
                </w:div>
                <w:div w:id="1695299496">
                  <w:marLeft w:val="0"/>
                  <w:marRight w:val="0"/>
                  <w:marTop w:val="0"/>
                  <w:marBottom w:val="0"/>
                  <w:divBdr>
                    <w:top w:val="none" w:sz="0" w:space="0" w:color="auto"/>
                    <w:left w:val="none" w:sz="0" w:space="0" w:color="auto"/>
                    <w:bottom w:val="none" w:sz="0" w:space="0" w:color="auto"/>
                    <w:right w:val="none" w:sz="0" w:space="0" w:color="auto"/>
                  </w:divBdr>
                </w:div>
                <w:div w:id="1699769438">
                  <w:marLeft w:val="0"/>
                  <w:marRight w:val="0"/>
                  <w:marTop w:val="0"/>
                  <w:marBottom w:val="0"/>
                  <w:divBdr>
                    <w:top w:val="none" w:sz="0" w:space="0" w:color="auto"/>
                    <w:left w:val="none" w:sz="0" w:space="0" w:color="auto"/>
                    <w:bottom w:val="none" w:sz="0" w:space="0" w:color="auto"/>
                    <w:right w:val="none" w:sz="0" w:space="0" w:color="auto"/>
                  </w:divBdr>
                </w:div>
                <w:div w:id="1702780419">
                  <w:marLeft w:val="0"/>
                  <w:marRight w:val="0"/>
                  <w:marTop w:val="0"/>
                  <w:marBottom w:val="0"/>
                  <w:divBdr>
                    <w:top w:val="none" w:sz="0" w:space="0" w:color="auto"/>
                    <w:left w:val="none" w:sz="0" w:space="0" w:color="auto"/>
                    <w:bottom w:val="none" w:sz="0" w:space="0" w:color="auto"/>
                    <w:right w:val="none" w:sz="0" w:space="0" w:color="auto"/>
                  </w:divBdr>
                </w:div>
                <w:div w:id="1703020482">
                  <w:marLeft w:val="0"/>
                  <w:marRight w:val="0"/>
                  <w:marTop w:val="0"/>
                  <w:marBottom w:val="0"/>
                  <w:divBdr>
                    <w:top w:val="none" w:sz="0" w:space="0" w:color="auto"/>
                    <w:left w:val="none" w:sz="0" w:space="0" w:color="auto"/>
                    <w:bottom w:val="none" w:sz="0" w:space="0" w:color="auto"/>
                    <w:right w:val="none" w:sz="0" w:space="0" w:color="auto"/>
                  </w:divBdr>
                </w:div>
                <w:div w:id="1704480933">
                  <w:marLeft w:val="0"/>
                  <w:marRight w:val="0"/>
                  <w:marTop w:val="0"/>
                  <w:marBottom w:val="0"/>
                  <w:divBdr>
                    <w:top w:val="none" w:sz="0" w:space="0" w:color="auto"/>
                    <w:left w:val="none" w:sz="0" w:space="0" w:color="auto"/>
                    <w:bottom w:val="none" w:sz="0" w:space="0" w:color="auto"/>
                    <w:right w:val="none" w:sz="0" w:space="0" w:color="auto"/>
                  </w:divBdr>
                </w:div>
                <w:div w:id="1704745487">
                  <w:marLeft w:val="0"/>
                  <w:marRight w:val="0"/>
                  <w:marTop w:val="0"/>
                  <w:marBottom w:val="0"/>
                  <w:divBdr>
                    <w:top w:val="none" w:sz="0" w:space="0" w:color="auto"/>
                    <w:left w:val="none" w:sz="0" w:space="0" w:color="auto"/>
                    <w:bottom w:val="none" w:sz="0" w:space="0" w:color="auto"/>
                    <w:right w:val="none" w:sz="0" w:space="0" w:color="auto"/>
                  </w:divBdr>
                </w:div>
                <w:div w:id="1709181929">
                  <w:marLeft w:val="0"/>
                  <w:marRight w:val="0"/>
                  <w:marTop w:val="0"/>
                  <w:marBottom w:val="0"/>
                  <w:divBdr>
                    <w:top w:val="none" w:sz="0" w:space="0" w:color="auto"/>
                    <w:left w:val="none" w:sz="0" w:space="0" w:color="auto"/>
                    <w:bottom w:val="none" w:sz="0" w:space="0" w:color="auto"/>
                    <w:right w:val="none" w:sz="0" w:space="0" w:color="auto"/>
                  </w:divBdr>
                </w:div>
                <w:div w:id="1709454595">
                  <w:marLeft w:val="0"/>
                  <w:marRight w:val="0"/>
                  <w:marTop w:val="0"/>
                  <w:marBottom w:val="0"/>
                  <w:divBdr>
                    <w:top w:val="none" w:sz="0" w:space="0" w:color="auto"/>
                    <w:left w:val="none" w:sz="0" w:space="0" w:color="auto"/>
                    <w:bottom w:val="none" w:sz="0" w:space="0" w:color="auto"/>
                    <w:right w:val="none" w:sz="0" w:space="0" w:color="auto"/>
                  </w:divBdr>
                </w:div>
                <w:div w:id="1712463449">
                  <w:marLeft w:val="0"/>
                  <w:marRight w:val="0"/>
                  <w:marTop w:val="0"/>
                  <w:marBottom w:val="0"/>
                  <w:divBdr>
                    <w:top w:val="none" w:sz="0" w:space="0" w:color="auto"/>
                    <w:left w:val="none" w:sz="0" w:space="0" w:color="auto"/>
                    <w:bottom w:val="none" w:sz="0" w:space="0" w:color="auto"/>
                    <w:right w:val="none" w:sz="0" w:space="0" w:color="auto"/>
                  </w:divBdr>
                </w:div>
                <w:div w:id="1712918066">
                  <w:marLeft w:val="0"/>
                  <w:marRight w:val="0"/>
                  <w:marTop w:val="0"/>
                  <w:marBottom w:val="0"/>
                  <w:divBdr>
                    <w:top w:val="none" w:sz="0" w:space="0" w:color="auto"/>
                    <w:left w:val="none" w:sz="0" w:space="0" w:color="auto"/>
                    <w:bottom w:val="none" w:sz="0" w:space="0" w:color="auto"/>
                    <w:right w:val="none" w:sz="0" w:space="0" w:color="auto"/>
                  </w:divBdr>
                </w:div>
                <w:div w:id="1720083156">
                  <w:marLeft w:val="0"/>
                  <w:marRight w:val="0"/>
                  <w:marTop w:val="0"/>
                  <w:marBottom w:val="0"/>
                  <w:divBdr>
                    <w:top w:val="none" w:sz="0" w:space="0" w:color="auto"/>
                    <w:left w:val="none" w:sz="0" w:space="0" w:color="auto"/>
                    <w:bottom w:val="none" w:sz="0" w:space="0" w:color="auto"/>
                    <w:right w:val="none" w:sz="0" w:space="0" w:color="auto"/>
                  </w:divBdr>
                </w:div>
                <w:div w:id="1722048515">
                  <w:marLeft w:val="0"/>
                  <w:marRight w:val="0"/>
                  <w:marTop w:val="0"/>
                  <w:marBottom w:val="0"/>
                  <w:divBdr>
                    <w:top w:val="none" w:sz="0" w:space="0" w:color="auto"/>
                    <w:left w:val="none" w:sz="0" w:space="0" w:color="auto"/>
                    <w:bottom w:val="none" w:sz="0" w:space="0" w:color="auto"/>
                    <w:right w:val="none" w:sz="0" w:space="0" w:color="auto"/>
                  </w:divBdr>
                </w:div>
                <w:div w:id="1723557626">
                  <w:marLeft w:val="0"/>
                  <w:marRight w:val="0"/>
                  <w:marTop w:val="0"/>
                  <w:marBottom w:val="0"/>
                  <w:divBdr>
                    <w:top w:val="none" w:sz="0" w:space="0" w:color="auto"/>
                    <w:left w:val="none" w:sz="0" w:space="0" w:color="auto"/>
                    <w:bottom w:val="none" w:sz="0" w:space="0" w:color="auto"/>
                    <w:right w:val="none" w:sz="0" w:space="0" w:color="auto"/>
                  </w:divBdr>
                </w:div>
                <w:div w:id="1731466209">
                  <w:marLeft w:val="0"/>
                  <w:marRight w:val="0"/>
                  <w:marTop w:val="0"/>
                  <w:marBottom w:val="0"/>
                  <w:divBdr>
                    <w:top w:val="none" w:sz="0" w:space="0" w:color="auto"/>
                    <w:left w:val="none" w:sz="0" w:space="0" w:color="auto"/>
                    <w:bottom w:val="none" w:sz="0" w:space="0" w:color="auto"/>
                    <w:right w:val="none" w:sz="0" w:space="0" w:color="auto"/>
                  </w:divBdr>
                </w:div>
                <w:div w:id="1731995630">
                  <w:marLeft w:val="0"/>
                  <w:marRight w:val="0"/>
                  <w:marTop w:val="0"/>
                  <w:marBottom w:val="0"/>
                  <w:divBdr>
                    <w:top w:val="none" w:sz="0" w:space="0" w:color="auto"/>
                    <w:left w:val="none" w:sz="0" w:space="0" w:color="auto"/>
                    <w:bottom w:val="none" w:sz="0" w:space="0" w:color="auto"/>
                    <w:right w:val="none" w:sz="0" w:space="0" w:color="auto"/>
                  </w:divBdr>
                </w:div>
                <w:div w:id="1732189784">
                  <w:marLeft w:val="0"/>
                  <w:marRight w:val="0"/>
                  <w:marTop w:val="0"/>
                  <w:marBottom w:val="0"/>
                  <w:divBdr>
                    <w:top w:val="none" w:sz="0" w:space="0" w:color="auto"/>
                    <w:left w:val="none" w:sz="0" w:space="0" w:color="auto"/>
                    <w:bottom w:val="none" w:sz="0" w:space="0" w:color="auto"/>
                    <w:right w:val="none" w:sz="0" w:space="0" w:color="auto"/>
                  </w:divBdr>
                </w:div>
                <w:div w:id="1737703525">
                  <w:marLeft w:val="0"/>
                  <w:marRight w:val="0"/>
                  <w:marTop w:val="0"/>
                  <w:marBottom w:val="0"/>
                  <w:divBdr>
                    <w:top w:val="none" w:sz="0" w:space="0" w:color="auto"/>
                    <w:left w:val="none" w:sz="0" w:space="0" w:color="auto"/>
                    <w:bottom w:val="none" w:sz="0" w:space="0" w:color="auto"/>
                    <w:right w:val="none" w:sz="0" w:space="0" w:color="auto"/>
                  </w:divBdr>
                </w:div>
                <w:div w:id="1740051157">
                  <w:marLeft w:val="0"/>
                  <w:marRight w:val="0"/>
                  <w:marTop w:val="0"/>
                  <w:marBottom w:val="0"/>
                  <w:divBdr>
                    <w:top w:val="none" w:sz="0" w:space="0" w:color="auto"/>
                    <w:left w:val="none" w:sz="0" w:space="0" w:color="auto"/>
                    <w:bottom w:val="none" w:sz="0" w:space="0" w:color="auto"/>
                    <w:right w:val="none" w:sz="0" w:space="0" w:color="auto"/>
                  </w:divBdr>
                </w:div>
                <w:div w:id="1740977090">
                  <w:marLeft w:val="0"/>
                  <w:marRight w:val="0"/>
                  <w:marTop w:val="0"/>
                  <w:marBottom w:val="0"/>
                  <w:divBdr>
                    <w:top w:val="none" w:sz="0" w:space="0" w:color="auto"/>
                    <w:left w:val="none" w:sz="0" w:space="0" w:color="auto"/>
                    <w:bottom w:val="none" w:sz="0" w:space="0" w:color="auto"/>
                    <w:right w:val="none" w:sz="0" w:space="0" w:color="auto"/>
                  </w:divBdr>
                </w:div>
                <w:div w:id="1747653979">
                  <w:marLeft w:val="0"/>
                  <w:marRight w:val="0"/>
                  <w:marTop w:val="0"/>
                  <w:marBottom w:val="0"/>
                  <w:divBdr>
                    <w:top w:val="none" w:sz="0" w:space="0" w:color="auto"/>
                    <w:left w:val="none" w:sz="0" w:space="0" w:color="auto"/>
                    <w:bottom w:val="none" w:sz="0" w:space="0" w:color="auto"/>
                    <w:right w:val="none" w:sz="0" w:space="0" w:color="auto"/>
                  </w:divBdr>
                </w:div>
                <w:div w:id="1748377628">
                  <w:marLeft w:val="0"/>
                  <w:marRight w:val="0"/>
                  <w:marTop w:val="0"/>
                  <w:marBottom w:val="0"/>
                  <w:divBdr>
                    <w:top w:val="none" w:sz="0" w:space="0" w:color="auto"/>
                    <w:left w:val="none" w:sz="0" w:space="0" w:color="auto"/>
                    <w:bottom w:val="none" w:sz="0" w:space="0" w:color="auto"/>
                    <w:right w:val="none" w:sz="0" w:space="0" w:color="auto"/>
                  </w:divBdr>
                </w:div>
                <w:div w:id="1748650646">
                  <w:marLeft w:val="0"/>
                  <w:marRight w:val="0"/>
                  <w:marTop w:val="0"/>
                  <w:marBottom w:val="0"/>
                  <w:divBdr>
                    <w:top w:val="none" w:sz="0" w:space="0" w:color="auto"/>
                    <w:left w:val="none" w:sz="0" w:space="0" w:color="auto"/>
                    <w:bottom w:val="none" w:sz="0" w:space="0" w:color="auto"/>
                    <w:right w:val="none" w:sz="0" w:space="0" w:color="auto"/>
                  </w:divBdr>
                </w:div>
                <w:div w:id="1748961653">
                  <w:marLeft w:val="0"/>
                  <w:marRight w:val="0"/>
                  <w:marTop w:val="0"/>
                  <w:marBottom w:val="0"/>
                  <w:divBdr>
                    <w:top w:val="none" w:sz="0" w:space="0" w:color="auto"/>
                    <w:left w:val="none" w:sz="0" w:space="0" w:color="auto"/>
                    <w:bottom w:val="none" w:sz="0" w:space="0" w:color="auto"/>
                    <w:right w:val="none" w:sz="0" w:space="0" w:color="auto"/>
                  </w:divBdr>
                </w:div>
                <w:div w:id="1754203265">
                  <w:marLeft w:val="0"/>
                  <w:marRight w:val="0"/>
                  <w:marTop w:val="0"/>
                  <w:marBottom w:val="0"/>
                  <w:divBdr>
                    <w:top w:val="none" w:sz="0" w:space="0" w:color="auto"/>
                    <w:left w:val="none" w:sz="0" w:space="0" w:color="auto"/>
                    <w:bottom w:val="none" w:sz="0" w:space="0" w:color="auto"/>
                    <w:right w:val="none" w:sz="0" w:space="0" w:color="auto"/>
                  </w:divBdr>
                </w:div>
                <w:div w:id="1755325050">
                  <w:marLeft w:val="0"/>
                  <w:marRight w:val="0"/>
                  <w:marTop w:val="0"/>
                  <w:marBottom w:val="0"/>
                  <w:divBdr>
                    <w:top w:val="none" w:sz="0" w:space="0" w:color="auto"/>
                    <w:left w:val="none" w:sz="0" w:space="0" w:color="auto"/>
                    <w:bottom w:val="none" w:sz="0" w:space="0" w:color="auto"/>
                    <w:right w:val="none" w:sz="0" w:space="0" w:color="auto"/>
                  </w:divBdr>
                </w:div>
                <w:div w:id="1755929862">
                  <w:marLeft w:val="0"/>
                  <w:marRight w:val="0"/>
                  <w:marTop w:val="0"/>
                  <w:marBottom w:val="0"/>
                  <w:divBdr>
                    <w:top w:val="none" w:sz="0" w:space="0" w:color="auto"/>
                    <w:left w:val="none" w:sz="0" w:space="0" w:color="auto"/>
                    <w:bottom w:val="none" w:sz="0" w:space="0" w:color="auto"/>
                    <w:right w:val="none" w:sz="0" w:space="0" w:color="auto"/>
                  </w:divBdr>
                </w:div>
                <w:div w:id="1757553025">
                  <w:marLeft w:val="0"/>
                  <w:marRight w:val="0"/>
                  <w:marTop w:val="0"/>
                  <w:marBottom w:val="0"/>
                  <w:divBdr>
                    <w:top w:val="none" w:sz="0" w:space="0" w:color="auto"/>
                    <w:left w:val="none" w:sz="0" w:space="0" w:color="auto"/>
                    <w:bottom w:val="none" w:sz="0" w:space="0" w:color="auto"/>
                    <w:right w:val="none" w:sz="0" w:space="0" w:color="auto"/>
                  </w:divBdr>
                </w:div>
                <w:div w:id="1758790357">
                  <w:marLeft w:val="0"/>
                  <w:marRight w:val="0"/>
                  <w:marTop w:val="0"/>
                  <w:marBottom w:val="0"/>
                  <w:divBdr>
                    <w:top w:val="none" w:sz="0" w:space="0" w:color="auto"/>
                    <w:left w:val="none" w:sz="0" w:space="0" w:color="auto"/>
                    <w:bottom w:val="none" w:sz="0" w:space="0" w:color="auto"/>
                    <w:right w:val="none" w:sz="0" w:space="0" w:color="auto"/>
                  </w:divBdr>
                </w:div>
                <w:div w:id="1761633921">
                  <w:marLeft w:val="0"/>
                  <w:marRight w:val="0"/>
                  <w:marTop w:val="0"/>
                  <w:marBottom w:val="0"/>
                  <w:divBdr>
                    <w:top w:val="none" w:sz="0" w:space="0" w:color="auto"/>
                    <w:left w:val="none" w:sz="0" w:space="0" w:color="auto"/>
                    <w:bottom w:val="none" w:sz="0" w:space="0" w:color="auto"/>
                    <w:right w:val="none" w:sz="0" w:space="0" w:color="auto"/>
                  </w:divBdr>
                </w:div>
                <w:div w:id="1763451426">
                  <w:marLeft w:val="0"/>
                  <w:marRight w:val="0"/>
                  <w:marTop w:val="0"/>
                  <w:marBottom w:val="0"/>
                  <w:divBdr>
                    <w:top w:val="none" w:sz="0" w:space="0" w:color="auto"/>
                    <w:left w:val="none" w:sz="0" w:space="0" w:color="auto"/>
                    <w:bottom w:val="none" w:sz="0" w:space="0" w:color="auto"/>
                    <w:right w:val="none" w:sz="0" w:space="0" w:color="auto"/>
                  </w:divBdr>
                </w:div>
                <w:div w:id="1763574175">
                  <w:marLeft w:val="0"/>
                  <w:marRight w:val="0"/>
                  <w:marTop w:val="0"/>
                  <w:marBottom w:val="0"/>
                  <w:divBdr>
                    <w:top w:val="none" w:sz="0" w:space="0" w:color="auto"/>
                    <w:left w:val="none" w:sz="0" w:space="0" w:color="auto"/>
                    <w:bottom w:val="none" w:sz="0" w:space="0" w:color="auto"/>
                    <w:right w:val="none" w:sz="0" w:space="0" w:color="auto"/>
                  </w:divBdr>
                </w:div>
                <w:div w:id="1765104027">
                  <w:marLeft w:val="0"/>
                  <w:marRight w:val="0"/>
                  <w:marTop w:val="0"/>
                  <w:marBottom w:val="0"/>
                  <w:divBdr>
                    <w:top w:val="none" w:sz="0" w:space="0" w:color="auto"/>
                    <w:left w:val="none" w:sz="0" w:space="0" w:color="auto"/>
                    <w:bottom w:val="none" w:sz="0" w:space="0" w:color="auto"/>
                    <w:right w:val="none" w:sz="0" w:space="0" w:color="auto"/>
                  </w:divBdr>
                </w:div>
                <w:div w:id="1767068085">
                  <w:marLeft w:val="0"/>
                  <w:marRight w:val="0"/>
                  <w:marTop w:val="0"/>
                  <w:marBottom w:val="0"/>
                  <w:divBdr>
                    <w:top w:val="none" w:sz="0" w:space="0" w:color="auto"/>
                    <w:left w:val="none" w:sz="0" w:space="0" w:color="auto"/>
                    <w:bottom w:val="none" w:sz="0" w:space="0" w:color="auto"/>
                    <w:right w:val="none" w:sz="0" w:space="0" w:color="auto"/>
                  </w:divBdr>
                </w:div>
                <w:div w:id="1767268237">
                  <w:marLeft w:val="0"/>
                  <w:marRight w:val="0"/>
                  <w:marTop w:val="0"/>
                  <w:marBottom w:val="0"/>
                  <w:divBdr>
                    <w:top w:val="none" w:sz="0" w:space="0" w:color="auto"/>
                    <w:left w:val="none" w:sz="0" w:space="0" w:color="auto"/>
                    <w:bottom w:val="none" w:sz="0" w:space="0" w:color="auto"/>
                    <w:right w:val="none" w:sz="0" w:space="0" w:color="auto"/>
                  </w:divBdr>
                </w:div>
                <w:div w:id="1767579212">
                  <w:marLeft w:val="0"/>
                  <w:marRight w:val="0"/>
                  <w:marTop w:val="0"/>
                  <w:marBottom w:val="0"/>
                  <w:divBdr>
                    <w:top w:val="none" w:sz="0" w:space="0" w:color="auto"/>
                    <w:left w:val="none" w:sz="0" w:space="0" w:color="auto"/>
                    <w:bottom w:val="none" w:sz="0" w:space="0" w:color="auto"/>
                    <w:right w:val="none" w:sz="0" w:space="0" w:color="auto"/>
                  </w:divBdr>
                </w:div>
                <w:div w:id="1768231728">
                  <w:marLeft w:val="0"/>
                  <w:marRight w:val="0"/>
                  <w:marTop w:val="0"/>
                  <w:marBottom w:val="0"/>
                  <w:divBdr>
                    <w:top w:val="none" w:sz="0" w:space="0" w:color="auto"/>
                    <w:left w:val="none" w:sz="0" w:space="0" w:color="auto"/>
                    <w:bottom w:val="none" w:sz="0" w:space="0" w:color="auto"/>
                    <w:right w:val="none" w:sz="0" w:space="0" w:color="auto"/>
                  </w:divBdr>
                </w:div>
                <w:div w:id="1768573422">
                  <w:marLeft w:val="0"/>
                  <w:marRight w:val="0"/>
                  <w:marTop w:val="0"/>
                  <w:marBottom w:val="0"/>
                  <w:divBdr>
                    <w:top w:val="none" w:sz="0" w:space="0" w:color="auto"/>
                    <w:left w:val="none" w:sz="0" w:space="0" w:color="auto"/>
                    <w:bottom w:val="none" w:sz="0" w:space="0" w:color="auto"/>
                    <w:right w:val="none" w:sz="0" w:space="0" w:color="auto"/>
                  </w:divBdr>
                </w:div>
                <w:div w:id="1770809883">
                  <w:marLeft w:val="0"/>
                  <w:marRight w:val="0"/>
                  <w:marTop w:val="0"/>
                  <w:marBottom w:val="0"/>
                  <w:divBdr>
                    <w:top w:val="none" w:sz="0" w:space="0" w:color="auto"/>
                    <w:left w:val="none" w:sz="0" w:space="0" w:color="auto"/>
                    <w:bottom w:val="none" w:sz="0" w:space="0" w:color="auto"/>
                    <w:right w:val="none" w:sz="0" w:space="0" w:color="auto"/>
                  </w:divBdr>
                </w:div>
                <w:div w:id="1778716503">
                  <w:marLeft w:val="0"/>
                  <w:marRight w:val="0"/>
                  <w:marTop w:val="0"/>
                  <w:marBottom w:val="0"/>
                  <w:divBdr>
                    <w:top w:val="none" w:sz="0" w:space="0" w:color="auto"/>
                    <w:left w:val="none" w:sz="0" w:space="0" w:color="auto"/>
                    <w:bottom w:val="none" w:sz="0" w:space="0" w:color="auto"/>
                    <w:right w:val="none" w:sz="0" w:space="0" w:color="auto"/>
                  </w:divBdr>
                </w:div>
                <w:div w:id="1779183269">
                  <w:marLeft w:val="0"/>
                  <w:marRight w:val="0"/>
                  <w:marTop w:val="0"/>
                  <w:marBottom w:val="0"/>
                  <w:divBdr>
                    <w:top w:val="none" w:sz="0" w:space="0" w:color="auto"/>
                    <w:left w:val="none" w:sz="0" w:space="0" w:color="auto"/>
                    <w:bottom w:val="none" w:sz="0" w:space="0" w:color="auto"/>
                    <w:right w:val="none" w:sz="0" w:space="0" w:color="auto"/>
                  </w:divBdr>
                </w:div>
                <w:div w:id="1780445412">
                  <w:marLeft w:val="0"/>
                  <w:marRight w:val="0"/>
                  <w:marTop w:val="0"/>
                  <w:marBottom w:val="0"/>
                  <w:divBdr>
                    <w:top w:val="none" w:sz="0" w:space="0" w:color="auto"/>
                    <w:left w:val="none" w:sz="0" w:space="0" w:color="auto"/>
                    <w:bottom w:val="none" w:sz="0" w:space="0" w:color="auto"/>
                    <w:right w:val="none" w:sz="0" w:space="0" w:color="auto"/>
                  </w:divBdr>
                </w:div>
                <w:div w:id="1781030792">
                  <w:marLeft w:val="0"/>
                  <w:marRight w:val="0"/>
                  <w:marTop w:val="0"/>
                  <w:marBottom w:val="0"/>
                  <w:divBdr>
                    <w:top w:val="none" w:sz="0" w:space="0" w:color="auto"/>
                    <w:left w:val="none" w:sz="0" w:space="0" w:color="auto"/>
                    <w:bottom w:val="none" w:sz="0" w:space="0" w:color="auto"/>
                    <w:right w:val="none" w:sz="0" w:space="0" w:color="auto"/>
                  </w:divBdr>
                </w:div>
                <w:div w:id="1785467438">
                  <w:marLeft w:val="0"/>
                  <w:marRight w:val="0"/>
                  <w:marTop w:val="0"/>
                  <w:marBottom w:val="0"/>
                  <w:divBdr>
                    <w:top w:val="none" w:sz="0" w:space="0" w:color="auto"/>
                    <w:left w:val="none" w:sz="0" w:space="0" w:color="auto"/>
                    <w:bottom w:val="none" w:sz="0" w:space="0" w:color="auto"/>
                    <w:right w:val="none" w:sz="0" w:space="0" w:color="auto"/>
                  </w:divBdr>
                </w:div>
                <w:div w:id="1785885130">
                  <w:marLeft w:val="0"/>
                  <w:marRight w:val="0"/>
                  <w:marTop w:val="0"/>
                  <w:marBottom w:val="0"/>
                  <w:divBdr>
                    <w:top w:val="none" w:sz="0" w:space="0" w:color="auto"/>
                    <w:left w:val="none" w:sz="0" w:space="0" w:color="auto"/>
                    <w:bottom w:val="none" w:sz="0" w:space="0" w:color="auto"/>
                    <w:right w:val="none" w:sz="0" w:space="0" w:color="auto"/>
                  </w:divBdr>
                </w:div>
                <w:div w:id="1786844915">
                  <w:marLeft w:val="0"/>
                  <w:marRight w:val="0"/>
                  <w:marTop w:val="0"/>
                  <w:marBottom w:val="0"/>
                  <w:divBdr>
                    <w:top w:val="none" w:sz="0" w:space="0" w:color="auto"/>
                    <w:left w:val="none" w:sz="0" w:space="0" w:color="auto"/>
                    <w:bottom w:val="none" w:sz="0" w:space="0" w:color="auto"/>
                    <w:right w:val="none" w:sz="0" w:space="0" w:color="auto"/>
                  </w:divBdr>
                </w:div>
                <w:div w:id="1787238680">
                  <w:marLeft w:val="0"/>
                  <w:marRight w:val="0"/>
                  <w:marTop w:val="0"/>
                  <w:marBottom w:val="0"/>
                  <w:divBdr>
                    <w:top w:val="none" w:sz="0" w:space="0" w:color="auto"/>
                    <w:left w:val="none" w:sz="0" w:space="0" w:color="auto"/>
                    <w:bottom w:val="none" w:sz="0" w:space="0" w:color="auto"/>
                    <w:right w:val="none" w:sz="0" w:space="0" w:color="auto"/>
                  </w:divBdr>
                </w:div>
                <w:div w:id="1790582536">
                  <w:marLeft w:val="0"/>
                  <w:marRight w:val="0"/>
                  <w:marTop w:val="0"/>
                  <w:marBottom w:val="0"/>
                  <w:divBdr>
                    <w:top w:val="none" w:sz="0" w:space="0" w:color="auto"/>
                    <w:left w:val="none" w:sz="0" w:space="0" w:color="auto"/>
                    <w:bottom w:val="none" w:sz="0" w:space="0" w:color="auto"/>
                    <w:right w:val="none" w:sz="0" w:space="0" w:color="auto"/>
                  </w:divBdr>
                </w:div>
                <w:div w:id="1790778579">
                  <w:marLeft w:val="0"/>
                  <w:marRight w:val="0"/>
                  <w:marTop w:val="0"/>
                  <w:marBottom w:val="0"/>
                  <w:divBdr>
                    <w:top w:val="none" w:sz="0" w:space="0" w:color="auto"/>
                    <w:left w:val="none" w:sz="0" w:space="0" w:color="auto"/>
                    <w:bottom w:val="none" w:sz="0" w:space="0" w:color="auto"/>
                    <w:right w:val="none" w:sz="0" w:space="0" w:color="auto"/>
                  </w:divBdr>
                </w:div>
                <w:div w:id="1794791151">
                  <w:marLeft w:val="0"/>
                  <w:marRight w:val="0"/>
                  <w:marTop w:val="0"/>
                  <w:marBottom w:val="0"/>
                  <w:divBdr>
                    <w:top w:val="none" w:sz="0" w:space="0" w:color="auto"/>
                    <w:left w:val="none" w:sz="0" w:space="0" w:color="auto"/>
                    <w:bottom w:val="none" w:sz="0" w:space="0" w:color="auto"/>
                    <w:right w:val="none" w:sz="0" w:space="0" w:color="auto"/>
                  </w:divBdr>
                </w:div>
                <w:div w:id="1797026043">
                  <w:marLeft w:val="0"/>
                  <w:marRight w:val="0"/>
                  <w:marTop w:val="0"/>
                  <w:marBottom w:val="0"/>
                  <w:divBdr>
                    <w:top w:val="none" w:sz="0" w:space="0" w:color="auto"/>
                    <w:left w:val="none" w:sz="0" w:space="0" w:color="auto"/>
                    <w:bottom w:val="none" w:sz="0" w:space="0" w:color="auto"/>
                    <w:right w:val="none" w:sz="0" w:space="0" w:color="auto"/>
                  </w:divBdr>
                </w:div>
                <w:div w:id="1800418985">
                  <w:marLeft w:val="0"/>
                  <w:marRight w:val="0"/>
                  <w:marTop w:val="0"/>
                  <w:marBottom w:val="0"/>
                  <w:divBdr>
                    <w:top w:val="none" w:sz="0" w:space="0" w:color="auto"/>
                    <w:left w:val="none" w:sz="0" w:space="0" w:color="auto"/>
                    <w:bottom w:val="none" w:sz="0" w:space="0" w:color="auto"/>
                    <w:right w:val="none" w:sz="0" w:space="0" w:color="auto"/>
                  </w:divBdr>
                </w:div>
                <w:div w:id="1801613113">
                  <w:marLeft w:val="0"/>
                  <w:marRight w:val="0"/>
                  <w:marTop w:val="0"/>
                  <w:marBottom w:val="0"/>
                  <w:divBdr>
                    <w:top w:val="none" w:sz="0" w:space="0" w:color="auto"/>
                    <w:left w:val="none" w:sz="0" w:space="0" w:color="auto"/>
                    <w:bottom w:val="none" w:sz="0" w:space="0" w:color="auto"/>
                    <w:right w:val="none" w:sz="0" w:space="0" w:color="auto"/>
                  </w:divBdr>
                </w:div>
                <w:div w:id="1811971507">
                  <w:marLeft w:val="0"/>
                  <w:marRight w:val="0"/>
                  <w:marTop w:val="0"/>
                  <w:marBottom w:val="0"/>
                  <w:divBdr>
                    <w:top w:val="none" w:sz="0" w:space="0" w:color="auto"/>
                    <w:left w:val="none" w:sz="0" w:space="0" w:color="auto"/>
                    <w:bottom w:val="none" w:sz="0" w:space="0" w:color="auto"/>
                    <w:right w:val="none" w:sz="0" w:space="0" w:color="auto"/>
                  </w:divBdr>
                </w:div>
                <w:div w:id="1813713438">
                  <w:marLeft w:val="0"/>
                  <w:marRight w:val="0"/>
                  <w:marTop w:val="0"/>
                  <w:marBottom w:val="0"/>
                  <w:divBdr>
                    <w:top w:val="none" w:sz="0" w:space="0" w:color="auto"/>
                    <w:left w:val="none" w:sz="0" w:space="0" w:color="auto"/>
                    <w:bottom w:val="none" w:sz="0" w:space="0" w:color="auto"/>
                    <w:right w:val="none" w:sz="0" w:space="0" w:color="auto"/>
                  </w:divBdr>
                </w:div>
                <w:div w:id="1817994775">
                  <w:marLeft w:val="0"/>
                  <w:marRight w:val="0"/>
                  <w:marTop w:val="0"/>
                  <w:marBottom w:val="0"/>
                  <w:divBdr>
                    <w:top w:val="none" w:sz="0" w:space="0" w:color="auto"/>
                    <w:left w:val="none" w:sz="0" w:space="0" w:color="auto"/>
                    <w:bottom w:val="none" w:sz="0" w:space="0" w:color="auto"/>
                    <w:right w:val="none" w:sz="0" w:space="0" w:color="auto"/>
                  </w:divBdr>
                </w:div>
                <w:div w:id="1822039844">
                  <w:marLeft w:val="0"/>
                  <w:marRight w:val="0"/>
                  <w:marTop w:val="0"/>
                  <w:marBottom w:val="0"/>
                  <w:divBdr>
                    <w:top w:val="none" w:sz="0" w:space="0" w:color="auto"/>
                    <w:left w:val="none" w:sz="0" w:space="0" w:color="auto"/>
                    <w:bottom w:val="none" w:sz="0" w:space="0" w:color="auto"/>
                    <w:right w:val="none" w:sz="0" w:space="0" w:color="auto"/>
                  </w:divBdr>
                </w:div>
                <w:div w:id="1822041531">
                  <w:marLeft w:val="0"/>
                  <w:marRight w:val="0"/>
                  <w:marTop w:val="0"/>
                  <w:marBottom w:val="0"/>
                  <w:divBdr>
                    <w:top w:val="none" w:sz="0" w:space="0" w:color="auto"/>
                    <w:left w:val="none" w:sz="0" w:space="0" w:color="auto"/>
                    <w:bottom w:val="none" w:sz="0" w:space="0" w:color="auto"/>
                    <w:right w:val="none" w:sz="0" w:space="0" w:color="auto"/>
                  </w:divBdr>
                </w:div>
                <w:div w:id="1826436284">
                  <w:marLeft w:val="0"/>
                  <w:marRight w:val="0"/>
                  <w:marTop w:val="0"/>
                  <w:marBottom w:val="0"/>
                  <w:divBdr>
                    <w:top w:val="none" w:sz="0" w:space="0" w:color="auto"/>
                    <w:left w:val="none" w:sz="0" w:space="0" w:color="auto"/>
                    <w:bottom w:val="none" w:sz="0" w:space="0" w:color="auto"/>
                    <w:right w:val="none" w:sz="0" w:space="0" w:color="auto"/>
                  </w:divBdr>
                </w:div>
                <w:div w:id="1828401458">
                  <w:marLeft w:val="0"/>
                  <w:marRight w:val="0"/>
                  <w:marTop w:val="0"/>
                  <w:marBottom w:val="0"/>
                  <w:divBdr>
                    <w:top w:val="none" w:sz="0" w:space="0" w:color="auto"/>
                    <w:left w:val="none" w:sz="0" w:space="0" w:color="auto"/>
                    <w:bottom w:val="none" w:sz="0" w:space="0" w:color="auto"/>
                    <w:right w:val="none" w:sz="0" w:space="0" w:color="auto"/>
                  </w:divBdr>
                </w:div>
                <w:div w:id="1831173252">
                  <w:marLeft w:val="0"/>
                  <w:marRight w:val="0"/>
                  <w:marTop w:val="0"/>
                  <w:marBottom w:val="0"/>
                  <w:divBdr>
                    <w:top w:val="none" w:sz="0" w:space="0" w:color="auto"/>
                    <w:left w:val="none" w:sz="0" w:space="0" w:color="auto"/>
                    <w:bottom w:val="none" w:sz="0" w:space="0" w:color="auto"/>
                    <w:right w:val="none" w:sz="0" w:space="0" w:color="auto"/>
                  </w:divBdr>
                </w:div>
                <w:div w:id="1832522923">
                  <w:marLeft w:val="0"/>
                  <w:marRight w:val="0"/>
                  <w:marTop w:val="0"/>
                  <w:marBottom w:val="0"/>
                  <w:divBdr>
                    <w:top w:val="none" w:sz="0" w:space="0" w:color="auto"/>
                    <w:left w:val="none" w:sz="0" w:space="0" w:color="auto"/>
                    <w:bottom w:val="none" w:sz="0" w:space="0" w:color="auto"/>
                    <w:right w:val="none" w:sz="0" w:space="0" w:color="auto"/>
                  </w:divBdr>
                </w:div>
                <w:div w:id="1833641817">
                  <w:marLeft w:val="0"/>
                  <w:marRight w:val="0"/>
                  <w:marTop w:val="0"/>
                  <w:marBottom w:val="0"/>
                  <w:divBdr>
                    <w:top w:val="none" w:sz="0" w:space="0" w:color="auto"/>
                    <w:left w:val="none" w:sz="0" w:space="0" w:color="auto"/>
                    <w:bottom w:val="none" w:sz="0" w:space="0" w:color="auto"/>
                    <w:right w:val="none" w:sz="0" w:space="0" w:color="auto"/>
                  </w:divBdr>
                </w:div>
                <w:div w:id="1834450340">
                  <w:marLeft w:val="0"/>
                  <w:marRight w:val="0"/>
                  <w:marTop w:val="0"/>
                  <w:marBottom w:val="0"/>
                  <w:divBdr>
                    <w:top w:val="none" w:sz="0" w:space="0" w:color="auto"/>
                    <w:left w:val="none" w:sz="0" w:space="0" w:color="auto"/>
                    <w:bottom w:val="none" w:sz="0" w:space="0" w:color="auto"/>
                    <w:right w:val="none" w:sz="0" w:space="0" w:color="auto"/>
                  </w:divBdr>
                </w:div>
                <w:div w:id="1834490489">
                  <w:marLeft w:val="0"/>
                  <w:marRight w:val="0"/>
                  <w:marTop w:val="0"/>
                  <w:marBottom w:val="0"/>
                  <w:divBdr>
                    <w:top w:val="none" w:sz="0" w:space="0" w:color="auto"/>
                    <w:left w:val="none" w:sz="0" w:space="0" w:color="auto"/>
                    <w:bottom w:val="none" w:sz="0" w:space="0" w:color="auto"/>
                    <w:right w:val="none" w:sz="0" w:space="0" w:color="auto"/>
                  </w:divBdr>
                </w:div>
                <w:div w:id="1839080747">
                  <w:marLeft w:val="0"/>
                  <w:marRight w:val="0"/>
                  <w:marTop w:val="0"/>
                  <w:marBottom w:val="0"/>
                  <w:divBdr>
                    <w:top w:val="none" w:sz="0" w:space="0" w:color="auto"/>
                    <w:left w:val="none" w:sz="0" w:space="0" w:color="auto"/>
                    <w:bottom w:val="none" w:sz="0" w:space="0" w:color="auto"/>
                    <w:right w:val="none" w:sz="0" w:space="0" w:color="auto"/>
                  </w:divBdr>
                </w:div>
                <w:div w:id="1846046931">
                  <w:marLeft w:val="0"/>
                  <w:marRight w:val="0"/>
                  <w:marTop w:val="0"/>
                  <w:marBottom w:val="0"/>
                  <w:divBdr>
                    <w:top w:val="none" w:sz="0" w:space="0" w:color="auto"/>
                    <w:left w:val="none" w:sz="0" w:space="0" w:color="auto"/>
                    <w:bottom w:val="none" w:sz="0" w:space="0" w:color="auto"/>
                    <w:right w:val="none" w:sz="0" w:space="0" w:color="auto"/>
                  </w:divBdr>
                </w:div>
                <w:div w:id="1846943494">
                  <w:marLeft w:val="0"/>
                  <w:marRight w:val="0"/>
                  <w:marTop w:val="0"/>
                  <w:marBottom w:val="0"/>
                  <w:divBdr>
                    <w:top w:val="none" w:sz="0" w:space="0" w:color="auto"/>
                    <w:left w:val="none" w:sz="0" w:space="0" w:color="auto"/>
                    <w:bottom w:val="none" w:sz="0" w:space="0" w:color="auto"/>
                    <w:right w:val="none" w:sz="0" w:space="0" w:color="auto"/>
                  </w:divBdr>
                </w:div>
                <w:div w:id="1851871393">
                  <w:marLeft w:val="0"/>
                  <w:marRight w:val="0"/>
                  <w:marTop w:val="0"/>
                  <w:marBottom w:val="0"/>
                  <w:divBdr>
                    <w:top w:val="none" w:sz="0" w:space="0" w:color="auto"/>
                    <w:left w:val="none" w:sz="0" w:space="0" w:color="auto"/>
                    <w:bottom w:val="none" w:sz="0" w:space="0" w:color="auto"/>
                    <w:right w:val="none" w:sz="0" w:space="0" w:color="auto"/>
                  </w:divBdr>
                </w:div>
                <w:div w:id="1852865713">
                  <w:marLeft w:val="0"/>
                  <w:marRight w:val="0"/>
                  <w:marTop w:val="0"/>
                  <w:marBottom w:val="0"/>
                  <w:divBdr>
                    <w:top w:val="none" w:sz="0" w:space="0" w:color="auto"/>
                    <w:left w:val="none" w:sz="0" w:space="0" w:color="auto"/>
                    <w:bottom w:val="none" w:sz="0" w:space="0" w:color="auto"/>
                    <w:right w:val="none" w:sz="0" w:space="0" w:color="auto"/>
                  </w:divBdr>
                </w:div>
                <w:div w:id="1854028393">
                  <w:marLeft w:val="0"/>
                  <w:marRight w:val="0"/>
                  <w:marTop w:val="0"/>
                  <w:marBottom w:val="0"/>
                  <w:divBdr>
                    <w:top w:val="none" w:sz="0" w:space="0" w:color="auto"/>
                    <w:left w:val="none" w:sz="0" w:space="0" w:color="auto"/>
                    <w:bottom w:val="none" w:sz="0" w:space="0" w:color="auto"/>
                    <w:right w:val="none" w:sz="0" w:space="0" w:color="auto"/>
                  </w:divBdr>
                </w:div>
                <w:div w:id="1855143065">
                  <w:marLeft w:val="0"/>
                  <w:marRight w:val="0"/>
                  <w:marTop w:val="0"/>
                  <w:marBottom w:val="0"/>
                  <w:divBdr>
                    <w:top w:val="none" w:sz="0" w:space="0" w:color="auto"/>
                    <w:left w:val="none" w:sz="0" w:space="0" w:color="auto"/>
                    <w:bottom w:val="none" w:sz="0" w:space="0" w:color="auto"/>
                    <w:right w:val="none" w:sz="0" w:space="0" w:color="auto"/>
                  </w:divBdr>
                </w:div>
                <w:div w:id="1856383441">
                  <w:marLeft w:val="0"/>
                  <w:marRight w:val="0"/>
                  <w:marTop w:val="0"/>
                  <w:marBottom w:val="0"/>
                  <w:divBdr>
                    <w:top w:val="none" w:sz="0" w:space="0" w:color="auto"/>
                    <w:left w:val="none" w:sz="0" w:space="0" w:color="auto"/>
                    <w:bottom w:val="none" w:sz="0" w:space="0" w:color="auto"/>
                    <w:right w:val="none" w:sz="0" w:space="0" w:color="auto"/>
                  </w:divBdr>
                </w:div>
                <w:div w:id="1857226614">
                  <w:marLeft w:val="0"/>
                  <w:marRight w:val="0"/>
                  <w:marTop w:val="0"/>
                  <w:marBottom w:val="0"/>
                  <w:divBdr>
                    <w:top w:val="none" w:sz="0" w:space="0" w:color="auto"/>
                    <w:left w:val="none" w:sz="0" w:space="0" w:color="auto"/>
                    <w:bottom w:val="none" w:sz="0" w:space="0" w:color="auto"/>
                    <w:right w:val="none" w:sz="0" w:space="0" w:color="auto"/>
                  </w:divBdr>
                </w:div>
                <w:div w:id="1858545119">
                  <w:marLeft w:val="0"/>
                  <w:marRight w:val="0"/>
                  <w:marTop w:val="0"/>
                  <w:marBottom w:val="0"/>
                  <w:divBdr>
                    <w:top w:val="none" w:sz="0" w:space="0" w:color="auto"/>
                    <w:left w:val="none" w:sz="0" w:space="0" w:color="auto"/>
                    <w:bottom w:val="none" w:sz="0" w:space="0" w:color="auto"/>
                    <w:right w:val="none" w:sz="0" w:space="0" w:color="auto"/>
                  </w:divBdr>
                </w:div>
                <w:div w:id="1860315757">
                  <w:marLeft w:val="0"/>
                  <w:marRight w:val="0"/>
                  <w:marTop w:val="0"/>
                  <w:marBottom w:val="0"/>
                  <w:divBdr>
                    <w:top w:val="none" w:sz="0" w:space="0" w:color="auto"/>
                    <w:left w:val="none" w:sz="0" w:space="0" w:color="auto"/>
                    <w:bottom w:val="none" w:sz="0" w:space="0" w:color="auto"/>
                    <w:right w:val="none" w:sz="0" w:space="0" w:color="auto"/>
                  </w:divBdr>
                </w:div>
                <w:div w:id="1865440698">
                  <w:marLeft w:val="0"/>
                  <w:marRight w:val="0"/>
                  <w:marTop w:val="0"/>
                  <w:marBottom w:val="0"/>
                  <w:divBdr>
                    <w:top w:val="none" w:sz="0" w:space="0" w:color="auto"/>
                    <w:left w:val="none" w:sz="0" w:space="0" w:color="auto"/>
                    <w:bottom w:val="none" w:sz="0" w:space="0" w:color="auto"/>
                    <w:right w:val="none" w:sz="0" w:space="0" w:color="auto"/>
                  </w:divBdr>
                </w:div>
                <w:div w:id="1866407195">
                  <w:marLeft w:val="0"/>
                  <w:marRight w:val="0"/>
                  <w:marTop w:val="0"/>
                  <w:marBottom w:val="0"/>
                  <w:divBdr>
                    <w:top w:val="none" w:sz="0" w:space="0" w:color="auto"/>
                    <w:left w:val="none" w:sz="0" w:space="0" w:color="auto"/>
                    <w:bottom w:val="none" w:sz="0" w:space="0" w:color="auto"/>
                    <w:right w:val="none" w:sz="0" w:space="0" w:color="auto"/>
                  </w:divBdr>
                </w:div>
                <w:div w:id="1867674463">
                  <w:marLeft w:val="0"/>
                  <w:marRight w:val="0"/>
                  <w:marTop w:val="0"/>
                  <w:marBottom w:val="0"/>
                  <w:divBdr>
                    <w:top w:val="none" w:sz="0" w:space="0" w:color="auto"/>
                    <w:left w:val="none" w:sz="0" w:space="0" w:color="auto"/>
                    <w:bottom w:val="none" w:sz="0" w:space="0" w:color="auto"/>
                    <w:right w:val="none" w:sz="0" w:space="0" w:color="auto"/>
                  </w:divBdr>
                </w:div>
                <w:div w:id="1870529092">
                  <w:marLeft w:val="0"/>
                  <w:marRight w:val="0"/>
                  <w:marTop w:val="0"/>
                  <w:marBottom w:val="0"/>
                  <w:divBdr>
                    <w:top w:val="none" w:sz="0" w:space="0" w:color="auto"/>
                    <w:left w:val="none" w:sz="0" w:space="0" w:color="auto"/>
                    <w:bottom w:val="none" w:sz="0" w:space="0" w:color="auto"/>
                    <w:right w:val="none" w:sz="0" w:space="0" w:color="auto"/>
                  </w:divBdr>
                </w:div>
                <w:div w:id="1872062556">
                  <w:marLeft w:val="0"/>
                  <w:marRight w:val="0"/>
                  <w:marTop w:val="0"/>
                  <w:marBottom w:val="0"/>
                  <w:divBdr>
                    <w:top w:val="none" w:sz="0" w:space="0" w:color="auto"/>
                    <w:left w:val="none" w:sz="0" w:space="0" w:color="auto"/>
                    <w:bottom w:val="none" w:sz="0" w:space="0" w:color="auto"/>
                    <w:right w:val="none" w:sz="0" w:space="0" w:color="auto"/>
                  </w:divBdr>
                </w:div>
                <w:div w:id="1872919615">
                  <w:marLeft w:val="0"/>
                  <w:marRight w:val="0"/>
                  <w:marTop w:val="0"/>
                  <w:marBottom w:val="0"/>
                  <w:divBdr>
                    <w:top w:val="none" w:sz="0" w:space="0" w:color="auto"/>
                    <w:left w:val="none" w:sz="0" w:space="0" w:color="auto"/>
                    <w:bottom w:val="none" w:sz="0" w:space="0" w:color="auto"/>
                    <w:right w:val="none" w:sz="0" w:space="0" w:color="auto"/>
                  </w:divBdr>
                </w:div>
                <w:div w:id="1873154973">
                  <w:marLeft w:val="0"/>
                  <w:marRight w:val="0"/>
                  <w:marTop w:val="0"/>
                  <w:marBottom w:val="0"/>
                  <w:divBdr>
                    <w:top w:val="none" w:sz="0" w:space="0" w:color="auto"/>
                    <w:left w:val="none" w:sz="0" w:space="0" w:color="auto"/>
                    <w:bottom w:val="none" w:sz="0" w:space="0" w:color="auto"/>
                    <w:right w:val="none" w:sz="0" w:space="0" w:color="auto"/>
                  </w:divBdr>
                </w:div>
                <w:div w:id="1873686844">
                  <w:marLeft w:val="0"/>
                  <w:marRight w:val="0"/>
                  <w:marTop w:val="0"/>
                  <w:marBottom w:val="0"/>
                  <w:divBdr>
                    <w:top w:val="none" w:sz="0" w:space="0" w:color="auto"/>
                    <w:left w:val="none" w:sz="0" w:space="0" w:color="auto"/>
                    <w:bottom w:val="none" w:sz="0" w:space="0" w:color="auto"/>
                    <w:right w:val="none" w:sz="0" w:space="0" w:color="auto"/>
                  </w:divBdr>
                </w:div>
                <w:div w:id="1874030999">
                  <w:marLeft w:val="0"/>
                  <w:marRight w:val="0"/>
                  <w:marTop w:val="0"/>
                  <w:marBottom w:val="0"/>
                  <w:divBdr>
                    <w:top w:val="none" w:sz="0" w:space="0" w:color="auto"/>
                    <w:left w:val="none" w:sz="0" w:space="0" w:color="auto"/>
                    <w:bottom w:val="none" w:sz="0" w:space="0" w:color="auto"/>
                    <w:right w:val="none" w:sz="0" w:space="0" w:color="auto"/>
                  </w:divBdr>
                </w:div>
                <w:div w:id="1874069990">
                  <w:marLeft w:val="0"/>
                  <w:marRight w:val="0"/>
                  <w:marTop w:val="0"/>
                  <w:marBottom w:val="0"/>
                  <w:divBdr>
                    <w:top w:val="none" w:sz="0" w:space="0" w:color="auto"/>
                    <w:left w:val="none" w:sz="0" w:space="0" w:color="auto"/>
                    <w:bottom w:val="none" w:sz="0" w:space="0" w:color="auto"/>
                    <w:right w:val="none" w:sz="0" w:space="0" w:color="auto"/>
                  </w:divBdr>
                </w:div>
                <w:div w:id="1874489626">
                  <w:marLeft w:val="0"/>
                  <w:marRight w:val="0"/>
                  <w:marTop w:val="0"/>
                  <w:marBottom w:val="0"/>
                  <w:divBdr>
                    <w:top w:val="none" w:sz="0" w:space="0" w:color="auto"/>
                    <w:left w:val="none" w:sz="0" w:space="0" w:color="auto"/>
                    <w:bottom w:val="none" w:sz="0" w:space="0" w:color="auto"/>
                    <w:right w:val="none" w:sz="0" w:space="0" w:color="auto"/>
                  </w:divBdr>
                </w:div>
                <w:div w:id="1879198549">
                  <w:marLeft w:val="0"/>
                  <w:marRight w:val="0"/>
                  <w:marTop w:val="0"/>
                  <w:marBottom w:val="0"/>
                  <w:divBdr>
                    <w:top w:val="none" w:sz="0" w:space="0" w:color="auto"/>
                    <w:left w:val="none" w:sz="0" w:space="0" w:color="auto"/>
                    <w:bottom w:val="none" w:sz="0" w:space="0" w:color="auto"/>
                    <w:right w:val="none" w:sz="0" w:space="0" w:color="auto"/>
                  </w:divBdr>
                </w:div>
                <w:div w:id="1880629746">
                  <w:marLeft w:val="0"/>
                  <w:marRight w:val="0"/>
                  <w:marTop w:val="0"/>
                  <w:marBottom w:val="0"/>
                  <w:divBdr>
                    <w:top w:val="none" w:sz="0" w:space="0" w:color="auto"/>
                    <w:left w:val="none" w:sz="0" w:space="0" w:color="auto"/>
                    <w:bottom w:val="none" w:sz="0" w:space="0" w:color="auto"/>
                    <w:right w:val="none" w:sz="0" w:space="0" w:color="auto"/>
                  </w:divBdr>
                </w:div>
                <w:div w:id="1881091557">
                  <w:marLeft w:val="0"/>
                  <w:marRight w:val="0"/>
                  <w:marTop w:val="0"/>
                  <w:marBottom w:val="0"/>
                  <w:divBdr>
                    <w:top w:val="none" w:sz="0" w:space="0" w:color="auto"/>
                    <w:left w:val="none" w:sz="0" w:space="0" w:color="auto"/>
                    <w:bottom w:val="none" w:sz="0" w:space="0" w:color="auto"/>
                    <w:right w:val="none" w:sz="0" w:space="0" w:color="auto"/>
                  </w:divBdr>
                </w:div>
                <w:div w:id="1881358783">
                  <w:marLeft w:val="0"/>
                  <w:marRight w:val="0"/>
                  <w:marTop w:val="0"/>
                  <w:marBottom w:val="0"/>
                  <w:divBdr>
                    <w:top w:val="none" w:sz="0" w:space="0" w:color="auto"/>
                    <w:left w:val="none" w:sz="0" w:space="0" w:color="auto"/>
                    <w:bottom w:val="none" w:sz="0" w:space="0" w:color="auto"/>
                    <w:right w:val="none" w:sz="0" w:space="0" w:color="auto"/>
                  </w:divBdr>
                </w:div>
                <w:div w:id="1883979103">
                  <w:marLeft w:val="0"/>
                  <w:marRight w:val="0"/>
                  <w:marTop w:val="0"/>
                  <w:marBottom w:val="0"/>
                  <w:divBdr>
                    <w:top w:val="none" w:sz="0" w:space="0" w:color="auto"/>
                    <w:left w:val="none" w:sz="0" w:space="0" w:color="auto"/>
                    <w:bottom w:val="none" w:sz="0" w:space="0" w:color="auto"/>
                    <w:right w:val="none" w:sz="0" w:space="0" w:color="auto"/>
                  </w:divBdr>
                </w:div>
                <w:div w:id="1888756263">
                  <w:marLeft w:val="0"/>
                  <w:marRight w:val="0"/>
                  <w:marTop w:val="0"/>
                  <w:marBottom w:val="0"/>
                  <w:divBdr>
                    <w:top w:val="none" w:sz="0" w:space="0" w:color="auto"/>
                    <w:left w:val="none" w:sz="0" w:space="0" w:color="auto"/>
                    <w:bottom w:val="none" w:sz="0" w:space="0" w:color="auto"/>
                    <w:right w:val="none" w:sz="0" w:space="0" w:color="auto"/>
                  </w:divBdr>
                </w:div>
                <w:div w:id="1889682299">
                  <w:marLeft w:val="0"/>
                  <w:marRight w:val="0"/>
                  <w:marTop w:val="0"/>
                  <w:marBottom w:val="0"/>
                  <w:divBdr>
                    <w:top w:val="none" w:sz="0" w:space="0" w:color="auto"/>
                    <w:left w:val="none" w:sz="0" w:space="0" w:color="auto"/>
                    <w:bottom w:val="none" w:sz="0" w:space="0" w:color="auto"/>
                    <w:right w:val="none" w:sz="0" w:space="0" w:color="auto"/>
                  </w:divBdr>
                </w:div>
                <w:div w:id="1891577467">
                  <w:marLeft w:val="0"/>
                  <w:marRight w:val="0"/>
                  <w:marTop w:val="0"/>
                  <w:marBottom w:val="0"/>
                  <w:divBdr>
                    <w:top w:val="none" w:sz="0" w:space="0" w:color="auto"/>
                    <w:left w:val="none" w:sz="0" w:space="0" w:color="auto"/>
                    <w:bottom w:val="none" w:sz="0" w:space="0" w:color="auto"/>
                    <w:right w:val="none" w:sz="0" w:space="0" w:color="auto"/>
                  </w:divBdr>
                </w:div>
                <w:div w:id="1892226797">
                  <w:marLeft w:val="0"/>
                  <w:marRight w:val="0"/>
                  <w:marTop w:val="0"/>
                  <w:marBottom w:val="0"/>
                  <w:divBdr>
                    <w:top w:val="none" w:sz="0" w:space="0" w:color="auto"/>
                    <w:left w:val="none" w:sz="0" w:space="0" w:color="auto"/>
                    <w:bottom w:val="none" w:sz="0" w:space="0" w:color="auto"/>
                    <w:right w:val="none" w:sz="0" w:space="0" w:color="auto"/>
                  </w:divBdr>
                </w:div>
                <w:div w:id="1892811910">
                  <w:marLeft w:val="0"/>
                  <w:marRight w:val="0"/>
                  <w:marTop w:val="0"/>
                  <w:marBottom w:val="0"/>
                  <w:divBdr>
                    <w:top w:val="none" w:sz="0" w:space="0" w:color="auto"/>
                    <w:left w:val="none" w:sz="0" w:space="0" w:color="auto"/>
                    <w:bottom w:val="none" w:sz="0" w:space="0" w:color="auto"/>
                    <w:right w:val="none" w:sz="0" w:space="0" w:color="auto"/>
                  </w:divBdr>
                </w:div>
                <w:div w:id="1895390746">
                  <w:marLeft w:val="0"/>
                  <w:marRight w:val="0"/>
                  <w:marTop w:val="0"/>
                  <w:marBottom w:val="0"/>
                  <w:divBdr>
                    <w:top w:val="none" w:sz="0" w:space="0" w:color="auto"/>
                    <w:left w:val="none" w:sz="0" w:space="0" w:color="auto"/>
                    <w:bottom w:val="none" w:sz="0" w:space="0" w:color="auto"/>
                    <w:right w:val="none" w:sz="0" w:space="0" w:color="auto"/>
                  </w:divBdr>
                </w:div>
                <w:div w:id="1899897033">
                  <w:marLeft w:val="0"/>
                  <w:marRight w:val="0"/>
                  <w:marTop w:val="0"/>
                  <w:marBottom w:val="0"/>
                  <w:divBdr>
                    <w:top w:val="none" w:sz="0" w:space="0" w:color="auto"/>
                    <w:left w:val="none" w:sz="0" w:space="0" w:color="auto"/>
                    <w:bottom w:val="none" w:sz="0" w:space="0" w:color="auto"/>
                    <w:right w:val="none" w:sz="0" w:space="0" w:color="auto"/>
                  </w:divBdr>
                </w:div>
                <w:div w:id="1900095312">
                  <w:marLeft w:val="0"/>
                  <w:marRight w:val="0"/>
                  <w:marTop w:val="0"/>
                  <w:marBottom w:val="0"/>
                  <w:divBdr>
                    <w:top w:val="none" w:sz="0" w:space="0" w:color="auto"/>
                    <w:left w:val="none" w:sz="0" w:space="0" w:color="auto"/>
                    <w:bottom w:val="none" w:sz="0" w:space="0" w:color="auto"/>
                    <w:right w:val="none" w:sz="0" w:space="0" w:color="auto"/>
                  </w:divBdr>
                </w:div>
                <w:div w:id="1900245301">
                  <w:marLeft w:val="0"/>
                  <w:marRight w:val="0"/>
                  <w:marTop w:val="0"/>
                  <w:marBottom w:val="0"/>
                  <w:divBdr>
                    <w:top w:val="none" w:sz="0" w:space="0" w:color="auto"/>
                    <w:left w:val="none" w:sz="0" w:space="0" w:color="auto"/>
                    <w:bottom w:val="none" w:sz="0" w:space="0" w:color="auto"/>
                    <w:right w:val="none" w:sz="0" w:space="0" w:color="auto"/>
                  </w:divBdr>
                </w:div>
                <w:div w:id="1900824884">
                  <w:marLeft w:val="0"/>
                  <w:marRight w:val="0"/>
                  <w:marTop w:val="0"/>
                  <w:marBottom w:val="0"/>
                  <w:divBdr>
                    <w:top w:val="none" w:sz="0" w:space="0" w:color="auto"/>
                    <w:left w:val="none" w:sz="0" w:space="0" w:color="auto"/>
                    <w:bottom w:val="none" w:sz="0" w:space="0" w:color="auto"/>
                    <w:right w:val="none" w:sz="0" w:space="0" w:color="auto"/>
                  </w:divBdr>
                </w:div>
                <w:div w:id="1901594167">
                  <w:marLeft w:val="0"/>
                  <w:marRight w:val="0"/>
                  <w:marTop w:val="0"/>
                  <w:marBottom w:val="0"/>
                  <w:divBdr>
                    <w:top w:val="none" w:sz="0" w:space="0" w:color="auto"/>
                    <w:left w:val="none" w:sz="0" w:space="0" w:color="auto"/>
                    <w:bottom w:val="none" w:sz="0" w:space="0" w:color="auto"/>
                    <w:right w:val="none" w:sz="0" w:space="0" w:color="auto"/>
                  </w:divBdr>
                </w:div>
                <w:div w:id="1904176661">
                  <w:marLeft w:val="0"/>
                  <w:marRight w:val="0"/>
                  <w:marTop w:val="0"/>
                  <w:marBottom w:val="0"/>
                  <w:divBdr>
                    <w:top w:val="none" w:sz="0" w:space="0" w:color="auto"/>
                    <w:left w:val="none" w:sz="0" w:space="0" w:color="auto"/>
                    <w:bottom w:val="none" w:sz="0" w:space="0" w:color="auto"/>
                    <w:right w:val="none" w:sz="0" w:space="0" w:color="auto"/>
                  </w:divBdr>
                </w:div>
                <w:div w:id="1904757289">
                  <w:marLeft w:val="0"/>
                  <w:marRight w:val="0"/>
                  <w:marTop w:val="0"/>
                  <w:marBottom w:val="0"/>
                  <w:divBdr>
                    <w:top w:val="none" w:sz="0" w:space="0" w:color="auto"/>
                    <w:left w:val="none" w:sz="0" w:space="0" w:color="auto"/>
                    <w:bottom w:val="none" w:sz="0" w:space="0" w:color="auto"/>
                    <w:right w:val="none" w:sz="0" w:space="0" w:color="auto"/>
                  </w:divBdr>
                </w:div>
                <w:div w:id="1905673607">
                  <w:marLeft w:val="0"/>
                  <w:marRight w:val="0"/>
                  <w:marTop w:val="0"/>
                  <w:marBottom w:val="0"/>
                  <w:divBdr>
                    <w:top w:val="none" w:sz="0" w:space="0" w:color="auto"/>
                    <w:left w:val="none" w:sz="0" w:space="0" w:color="auto"/>
                    <w:bottom w:val="none" w:sz="0" w:space="0" w:color="auto"/>
                    <w:right w:val="none" w:sz="0" w:space="0" w:color="auto"/>
                  </w:divBdr>
                </w:div>
                <w:div w:id="1912352736">
                  <w:marLeft w:val="0"/>
                  <w:marRight w:val="0"/>
                  <w:marTop w:val="0"/>
                  <w:marBottom w:val="0"/>
                  <w:divBdr>
                    <w:top w:val="none" w:sz="0" w:space="0" w:color="auto"/>
                    <w:left w:val="none" w:sz="0" w:space="0" w:color="auto"/>
                    <w:bottom w:val="none" w:sz="0" w:space="0" w:color="auto"/>
                    <w:right w:val="none" w:sz="0" w:space="0" w:color="auto"/>
                  </w:divBdr>
                </w:div>
                <w:div w:id="1917787810">
                  <w:marLeft w:val="0"/>
                  <w:marRight w:val="0"/>
                  <w:marTop w:val="0"/>
                  <w:marBottom w:val="0"/>
                  <w:divBdr>
                    <w:top w:val="none" w:sz="0" w:space="0" w:color="auto"/>
                    <w:left w:val="none" w:sz="0" w:space="0" w:color="auto"/>
                    <w:bottom w:val="none" w:sz="0" w:space="0" w:color="auto"/>
                    <w:right w:val="none" w:sz="0" w:space="0" w:color="auto"/>
                  </w:divBdr>
                </w:div>
                <w:div w:id="1917859907">
                  <w:marLeft w:val="0"/>
                  <w:marRight w:val="0"/>
                  <w:marTop w:val="0"/>
                  <w:marBottom w:val="0"/>
                  <w:divBdr>
                    <w:top w:val="none" w:sz="0" w:space="0" w:color="auto"/>
                    <w:left w:val="none" w:sz="0" w:space="0" w:color="auto"/>
                    <w:bottom w:val="none" w:sz="0" w:space="0" w:color="auto"/>
                    <w:right w:val="none" w:sz="0" w:space="0" w:color="auto"/>
                  </w:divBdr>
                </w:div>
                <w:div w:id="1920824796">
                  <w:marLeft w:val="0"/>
                  <w:marRight w:val="0"/>
                  <w:marTop w:val="0"/>
                  <w:marBottom w:val="0"/>
                  <w:divBdr>
                    <w:top w:val="none" w:sz="0" w:space="0" w:color="auto"/>
                    <w:left w:val="none" w:sz="0" w:space="0" w:color="auto"/>
                    <w:bottom w:val="none" w:sz="0" w:space="0" w:color="auto"/>
                    <w:right w:val="none" w:sz="0" w:space="0" w:color="auto"/>
                  </w:divBdr>
                </w:div>
                <w:div w:id="1921984741">
                  <w:marLeft w:val="0"/>
                  <w:marRight w:val="0"/>
                  <w:marTop w:val="0"/>
                  <w:marBottom w:val="0"/>
                  <w:divBdr>
                    <w:top w:val="none" w:sz="0" w:space="0" w:color="auto"/>
                    <w:left w:val="none" w:sz="0" w:space="0" w:color="auto"/>
                    <w:bottom w:val="none" w:sz="0" w:space="0" w:color="auto"/>
                    <w:right w:val="none" w:sz="0" w:space="0" w:color="auto"/>
                  </w:divBdr>
                </w:div>
                <w:div w:id="1924415203">
                  <w:marLeft w:val="0"/>
                  <w:marRight w:val="0"/>
                  <w:marTop w:val="0"/>
                  <w:marBottom w:val="0"/>
                  <w:divBdr>
                    <w:top w:val="none" w:sz="0" w:space="0" w:color="auto"/>
                    <w:left w:val="none" w:sz="0" w:space="0" w:color="auto"/>
                    <w:bottom w:val="none" w:sz="0" w:space="0" w:color="auto"/>
                    <w:right w:val="none" w:sz="0" w:space="0" w:color="auto"/>
                  </w:divBdr>
                </w:div>
                <w:div w:id="1925338821">
                  <w:marLeft w:val="0"/>
                  <w:marRight w:val="0"/>
                  <w:marTop w:val="0"/>
                  <w:marBottom w:val="0"/>
                  <w:divBdr>
                    <w:top w:val="none" w:sz="0" w:space="0" w:color="auto"/>
                    <w:left w:val="none" w:sz="0" w:space="0" w:color="auto"/>
                    <w:bottom w:val="none" w:sz="0" w:space="0" w:color="auto"/>
                    <w:right w:val="none" w:sz="0" w:space="0" w:color="auto"/>
                  </w:divBdr>
                </w:div>
                <w:div w:id="1926109898">
                  <w:marLeft w:val="0"/>
                  <w:marRight w:val="0"/>
                  <w:marTop w:val="0"/>
                  <w:marBottom w:val="0"/>
                  <w:divBdr>
                    <w:top w:val="none" w:sz="0" w:space="0" w:color="auto"/>
                    <w:left w:val="none" w:sz="0" w:space="0" w:color="auto"/>
                    <w:bottom w:val="none" w:sz="0" w:space="0" w:color="auto"/>
                    <w:right w:val="none" w:sz="0" w:space="0" w:color="auto"/>
                  </w:divBdr>
                </w:div>
                <w:div w:id="1928223677">
                  <w:marLeft w:val="0"/>
                  <w:marRight w:val="0"/>
                  <w:marTop w:val="0"/>
                  <w:marBottom w:val="0"/>
                  <w:divBdr>
                    <w:top w:val="none" w:sz="0" w:space="0" w:color="auto"/>
                    <w:left w:val="none" w:sz="0" w:space="0" w:color="auto"/>
                    <w:bottom w:val="none" w:sz="0" w:space="0" w:color="auto"/>
                    <w:right w:val="none" w:sz="0" w:space="0" w:color="auto"/>
                  </w:divBdr>
                </w:div>
                <w:div w:id="1928691095">
                  <w:marLeft w:val="0"/>
                  <w:marRight w:val="0"/>
                  <w:marTop w:val="0"/>
                  <w:marBottom w:val="0"/>
                  <w:divBdr>
                    <w:top w:val="none" w:sz="0" w:space="0" w:color="auto"/>
                    <w:left w:val="none" w:sz="0" w:space="0" w:color="auto"/>
                    <w:bottom w:val="none" w:sz="0" w:space="0" w:color="auto"/>
                    <w:right w:val="none" w:sz="0" w:space="0" w:color="auto"/>
                  </w:divBdr>
                </w:div>
                <w:div w:id="1928804386">
                  <w:marLeft w:val="0"/>
                  <w:marRight w:val="0"/>
                  <w:marTop w:val="0"/>
                  <w:marBottom w:val="0"/>
                  <w:divBdr>
                    <w:top w:val="none" w:sz="0" w:space="0" w:color="auto"/>
                    <w:left w:val="none" w:sz="0" w:space="0" w:color="auto"/>
                    <w:bottom w:val="none" w:sz="0" w:space="0" w:color="auto"/>
                    <w:right w:val="none" w:sz="0" w:space="0" w:color="auto"/>
                  </w:divBdr>
                </w:div>
                <w:div w:id="1929458182">
                  <w:marLeft w:val="0"/>
                  <w:marRight w:val="0"/>
                  <w:marTop w:val="0"/>
                  <w:marBottom w:val="0"/>
                  <w:divBdr>
                    <w:top w:val="none" w:sz="0" w:space="0" w:color="auto"/>
                    <w:left w:val="none" w:sz="0" w:space="0" w:color="auto"/>
                    <w:bottom w:val="none" w:sz="0" w:space="0" w:color="auto"/>
                    <w:right w:val="none" w:sz="0" w:space="0" w:color="auto"/>
                  </w:divBdr>
                </w:div>
                <w:div w:id="1931697318">
                  <w:marLeft w:val="0"/>
                  <w:marRight w:val="0"/>
                  <w:marTop w:val="0"/>
                  <w:marBottom w:val="0"/>
                  <w:divBdr>
                    <w:top w:val="none" w:sz="0" w:space="0" w:color="auto"/>
                    <w:left w:val="none" w:sz="0" w:space="0" w:color="auto"/>
                    <w:bottom w:val="none" w:sz="0" w:space="0" w:color="auto"/>
                    <w:right w:val="none" w:sz="0" w:space="0" w:color="auto"/>
                  </w:divBdr>
                </w:div>
                <w:div w:id="1932813163">
                  <w:marLeft w:val="0"/>
                  <w:marRight w:val="0"/>
                  <w:marTop w:val="0"/>
                  <w:marBottom w:val="0"/>
                  <w:divBdr>
                    <w:top w:val="none" w:sz="0" w:space="0" w:color="auto"/>
                    <w:left w:val="none" w:sz="0" w:space="0" w:color="auto"/>
                    <w:bottom w:val="none" w:sz="0" w:space="0" w:color="auto"/>
                    <w:right w:val="none" w:sz="0" w:space="0" w:color="auto"/>
                  </w:divBdr>
                </w:div>
                <w:div w:id="1937861159">
                  <w:marLeft w:val="0"/>
                  <w:marRight w:val="0"/>
                  <w:marTop w:val="0"/>
                  <w:marBottom w:val="0"/>
                  <w:divBdr>
                    <w:top w:val="none" w:sz="0" w:space="0" w:color="auto"/>
                    <w:left w:val="none" w:sz="0" w:space="0" w:color="auto"/>
                    <w:bottom w:val="none" w:sz="0" w:space="0" w:color="auto"/>
                    <w:right w:val="none" w:sz="0" w:space="0" w:color="auto"/>
                  </w:divBdr>
                </w:div>
                <w:div w:id="1938437945">
                  <w:marLeft w:val="0"/>
                  <w:marRight w:val="0"/>
                  <w:marTop w:val="0"/>
                  <w:marBottom w:val="0"/>
                  <w:divBdr>
                    <w:top w:val="none" w:sz="0" w:space="0" w:color="auto"/>
                    <w:left w:val="none" w:sz="0" w:space="0" w:color="auto"/>
                    <w:bottom w:val="none" w:sz="0" w:space="0" w:color="auto"/>
                    <w:right w:val="none" w:sz="0" w:space="0" w:color="auto"/>
                  </w:divBdr>
                </w:div>
                <w:div w:id="1942835990">
                  <w:marLeft w:val="0"/>
                  <w:marRight w:val="0"/>
                  <w:marTop w:val="0"/>
                  <w:marBottom w:val="0"/>
                  <w:divBdr>
                    <w:top w:val="none" w:sz="0" w:space="0" w:color="auto"/>
                    <w:left w:val="none" w:sz="0" w:space="0" w:color="auto"/>
                    <w:bottom w:val="none" w:sz="0" w:space="0" w:color="auto"/>
                    <w:right w:val="none" w:sz="0" w:space="0" w:color="auto"/>
                  </w:divBdr>
                </w:div>
                <w:div w:id="1945962370">
                  <w:marLeft w:val="0"/>
                  <w:marRight w:val="0"/>
                  <w:marTop w:val="0"/>
                  <w:marBottom w:val="0"/>
                  <w:divBdr>
                    <w:top w:val="none" w:sz="0" w:space="0" w:color="auto"/>
                    <w:left w:val="none" w:sz="0" w:space="0" w:color="auto"/>
                    <w:bottom w:val="none" w:sz="0" w:space="0" w:color="auto"/>
                    <w:right w:val="none" w:sz="0" w:space="0" w:color="auto"/>
                  </w:divBdr>
                </w:div>
                <w:div w:id="1946569192">
                  <w:marLeft w:val="0"/>
                  <w:marRight w:val="0"/>
                  <w:marTop w:val="0"/>
                  <w:marBottom w:val="0"/>
                  <w:divBdr>
                    <w:top w:val="none" w:sz="0" w:space="0" w:color="auto"/>
                    <w:left w:val="none" w:sz="0" w:space="0" w:color="auto"/>
                    <w:bottom w:val="none" w:sz="0" w:space="0" w:color="auto"/>
                    <w:right w:val="none" w:sz="0" w:space="0" w:color="auto"/>
                  </w:divBdr>
                </w:div>
                <w:div w:id="1948155883">
                  <w:marLeft w:val="0"/>
                  <w:marRight w:val="0"/>
                  <w:marTop w:val="0"/>
                  <w:marBottom w:val="0"/>
                  <w:divBdr>
                    <w:top w:val="none" w:sz="0" w:space="0" w:color="auto"/>
                    <w:left w:val="none" w:sz="0" w:space="0" w:color="auto"/>
                    <w:bottom w:val="none" w:sz="0" w:space="0" w:color="auto"/>
                    <w:right w:val="none" w:sz="0" w:space="0" w:color="auto"/>
                  </w:divBdr>
                </w:div>
                <w:div w:id="1950769600">
                  <w:marLeft w:val="0"/>
                  <w:marRight w:val="0"/>
                  <w:marTop w:val="0"/>
                  <w:marBottom w:val="0"/>
                  <w:divBdr>
                    <w:top w:val="none" w:sz="0" w:space="0" w:color="auto"/>
                    <w:left w:val="none" w:sz="0" w:space="0" w:color="auto"/>
                    <w:bottom w:val="none" w:sz="0" w:space="0" w:color="auto"/>
                    <w:right w:val="none" w:sz="0" w:space="0" w:color="auto"/>
                  </w:divBdr>
                </w:div>
                <w:div w:id="1950892742">
                  <w:marLeft w:val="0"/>
                  <w:marRight w:val="0"/>
                  <w:marTop w:val="0"/>
                  <w:marBottom w:val="0"/>
                  <w:divBdr>
                    <w:top w:val="none" w:sz="0" w:space="0" w:color="auto"/>
                    <w:left w:val="none" w:sz="0" w:space="0" w:color="auto"/>
                    <w:bottom w:val="none" w:sz="0" w:space="0" w:color="auto"/>
                    <w:right w:val="none" w:sz="0" w:space="0" w:color="auto"/>
                  </w:divBdr>
                </w:div>
                <w:div w:id="1951009410">
                  <w:marLeft w:val="0"/>
                  <w:marRight w:val="0"/>
                  <w:marTop w:val="0"/>
                  <w:marBottom w:val="0"/>
                  <w:divBdr>
                    <w:top w:val="none" w:sz="0" w:space="0" w:color="auto"/>
                    <w:left w:val="none" w:sz="0" w:space="0" w:color="auto"/>
                    <w:bottom w:val="none" w:sz="0" w:space="0" w:color="auto"/>
                    <w:right w:val="none" w:sz="0" w:space="0" w:color="auto"/>
                  </w:divBdr>
                </w:div>
                <w:div w:id="1956059929">
                  <w:marLeft w:val="0"/>
                  <w:marRight w:val="0"/>
                  <w:marTop w:val="0"/>
                  <w:marBottom w:val="0"/>
                  <w:divBdr>
                    <w:top w:val="none" w:sz="0" w:space="0" w:color="auto"/>
                    <w:left w:val="none" w:sz="0" w:space="0" w:color="auto"/>
                    <w:bottom w:val="none" w:sz="0" w:space="0" w:color="auto"/>
                    <w:right w:val="none" w:sz="0" w:space="0" w:color="auto"/>
                  </w:divBdr>
                </w:div>
                <w:div w:id="1956516631">
                  <w:marLeft w:val="0"/>
                  <w:marRight w:val="0"/>
                  <w:marTop w:val="0"/>
                  <w:marBottom w:val="0"/>
                  <w:divBdr>
                    <w:top w:val="none" w:sz="0" w:space="0" w:color="auto"/>
                    <w:left w:val="none" w:sz="0" w:space="0" w:color="auto"/>
                    <w:bottom w:val="none" w:sz="0" w:space="0" w:color="auto"/>
                    <w:right w:val="none" w:sz="0" w:space="0" w:color="auto"/>
                  </w:divBdr>
                </w:div>
                <w:div w:id="1956786055">
                  <w:marLeft w:val="0"/>
                  <w:marRight w:val="0"/>
                  <w:marTop w:val="0"/>
                  <w:marBottom w:val="0"/>
                  <w:divBdr>
                    <w:top w:val="none" w:sz="0" w:space="0" w:color="auto"/>
                    <w:left w:val="none" w:sz="0" w:space="0" w:color="auto"/>
                    <w:bottom w:val="none" w:sz="0" w:space="0" w:color="auto"/>
                    <w:right w:val="none" w:sz="0" w:space="0" w:color="auto"/>
                  </w:divBdr>
                </w:div>
                <w:div w:id="1959289285">
                  <w:marLeft w:val="0"/>
                  <w:marRight w:val="0"/>
                  <w:marTop w:val="0"/>
                  <w:marBottom w:val="0"/>
                  <w:divBdr>
                    <w:top w:val="none" w:sz="0" w:space="0" w:color="auto"/>
                    <w:left w:val="none" w:sz="0" w:space="0" w:color="auto"/>
                    <w:bottom w:val="none" w:sz="0" w:space="0" w:color="auto"/>
                    <w:right w:val="none" w:sz="0" w:space="0" w:color="auto"/>
                  </w:divBdr>
                </w:div>
                <w:div w:id="1963610324">
                  <w:marLeft w:val="0"/>
                  <w:marRight w:val="0"/>
                  <w:marTop w:val="0"/>
                  <w:marBottom w:val="0"/>
                  <w:divBdr>
                    <w:top w:val="none" w:sz="0" w:space="0" w:color="auto"/>
                    <w:left w:val="none" w:sz="0" w:space="0" w:color="auto"/>
                    <w:bottom w:val="none" w:sz="0" w:space="0" w:color="auto"/>
                    <w:right w:val="none" w:sz="0" w:space="0" w:color="auto"/>
                  </w:divBdr>
                </w:div>
                <w:div w:id="1963998954">
                  <w:marLeft w:val="0"/>
                  <w:marRight w:val="0"/>
                  <w:marTop w:val="0"/>
                  <w:marBottom w:val="0"/>
                  <w:divBdr>
                    <w:top w:val="none" w:sz="0" w:space="0" w:color="auto"/>
                    <w:left w:val="none" w:sz="0" w:space="0" w:color="auto"/>
                    <w:bottom w:val="none" w:sz="0" w:space="0" w:color="auto"/>
                    <w:right w:val="none" w:sz="0" w:space="0" w:color="auto"/>
                  </w:divBdr>
                </w:div>
                <w:div w:id="1964337906">
                  <w:marLeft w:val="0"/>
                  <w:marRight w:val="0"/>
                  <w:marTop w:val="0"/>
                  <w:marBottom w:val="0"/>
                  <w:divBdr>
                    <w:top w:val="none" w:sz="0" w:space="0" w:color="auto"/>
                    <w:left w:val="none" w:sz="0" w:space="0" w:color="auto"/>
                    <w:bottom w:val="none" w:sz="0" w:space="0" w:color="auto"/>
                    <w:right w:val="none" w:sz="0" w:space="0" w:color="auto"/>
                  </w:divBdr>
                </w:div>
                <w:div w:id="1964842763">
                  <w:marLeft w:val="0"/>
                  <w:marRight w:val="0"/>
                  <w:marTop w:val="0"/>
                  <w:marBottom w:val="0"/>
                  <w:divBdr>
                    <w:top w:val="none" w:sz="0" w:space="0" w:color="auto"/>
                    <w:left w:val="none" w:sz="0" w:space="0" w:color="auto"/>
                    <w:bottom w:val="none" w:sz="0" w:space="0" w:color="auto"/>
                    <w:right w:val="none" w:sz="0" w:space="0" w:color="auto"/>
                  </w:divBdr>
                </w:div>
                <w:div w:id="1968199041">
                  <w:marLeft w:val="0"/>
                  <w:marRight w:val="0"/>
                  <w:marTop w:val="0"/>
                  <w:marBottom w:val="0"/>
                  <w:divBdr>
                    <w:top w:val="none" w:sz="0" w:space="0" w:color="auto"/>
                    <w:left w:val="none" w:sz="0" w:space="0" w:color="auto"/>
                    <w:bottom w:val="none" w:sz="0" w:space="0" w:color="auto"/>
                    <w:right w:val="none" w:sz="0" w:space="0" w:color="auto"/>
                  </w:divBdr>
                </w:div>
                <w:div w:id="1968580431">
                  <w:marLeft w:val="0"/>
                  <w:marRight w:val="0"/>
                  <w:marTop w:val="0"/>
                  <w:marBottom w:val="0"/>
                  <w:divBdr>
                    <w:top w:val="none" w:sz="0" w:space="0" w:color="auto"/>
                    <w:left w:val="none" w:sz="0" w:space="0" w:color="auto"/>
                    <w:bottom w:val="none" w:sz="0" w:space="0" w:color="auto"/>
                    <w:right w:val="none" w:sz="0" w:space="0" w:color="auto"/>
                  </w:divBdr>
                </w:div>
                <w:div w:id="1971740106">
                  <w:marLeft w:val="0"/>
                  <w:marRight w:val="0"/>
                  <w:marTop w:val="0"/>
                  <w:marBottom w:val="0"/>
                  <w:divBdr>
                    <w:top w:val="none" w:sz="0" w:space="0" w:color="auto"/>
                    <w:left w:val="none" w:sz="0" w:space="0" w:color="auto"/>
                    <w:bottom w:val="none" w:sz="0" w:space="0" w:color="auto"/>
                    <w:right w:val="none" w:sz="0" w:space="0" w:color="auto"/>
                  </w:divBdr>
                </w:div>
                <w:div w:id="1972323517">
                  <w:marLeft w:val="0"/>
                  <w:marRight w:val="0"/>
                  <w:marTop w:val="0"/>
                  <w:marBottom w:val="0"/>
                  <w:divBdr>
                    <w:top w:val="none" w:sz="0" w:space="0" w:color="auto"/>
                    <w:left w:val="none" w:sz="0" w:space="0" w:color="auto"/>
                    <w:bottom w:val="none" w:sz="0" w:space="0" w:color="auto"/>
                    <w:right w:val="none" w:sz="0" w:space="0" w:color="auto"/>
                  </w:divBdr>
                </w:div>
                <w:div w:id="1972704693">
                  <w:marLeft w:val="0"/>
                  <w:marRight w:val="0"/>
                  <w:marTop w:val="0"/>
                  <w:marBottom w:val="0"/>
                  <w:divBdr>
                    <w:top w:val="none" w:sz="0" w:space="0" w:color="auto"/>
                    <w:left w:val="none" w:sz="0" w:space="0" w:color="auto"/>
                    <w:bottom w:val="none" w:sz="0" w:space="0" w:color="auto"/>
                    <w:right w:val="none" w:sz="0" w:space="0" w:color="auto"/>
                  </w:divBdr>
                </w:div>
                <w:div w:id="1976442887">
                  <w:marLeft w:val="0"/>
                  <w:marRight w:val="0"/>
                  <w:marTop w:val="0"/>
                  <w:marBottom w:val="0"/>
                  <w:divBdr>
                    <w:top w:val="none" w:sz="0" w:space="0" w:color="auto"/>
                    <w:left w:val="none" w:sz="0" w:space="0" w:color="auto"/>
                    <w:bottom w:val="none" w:sz="0" w:space="0" w:color="auto"/>
                    <w:right w:val="none" w:sz="0" w:space="0" w:color="auto"/>
                  </w:divBdr>
                </w:div>
                <w:div w:id="1978605881">
                  <w:marLeft w:val="0"/>
                  <w:marRight w:val="0"/>
                  <w:marTop w:val="0"/>
                  <w:marBottom w:val="0"/>
                  <w:divBdr>
                    <w:top w:val="none" w:sz="0" w:space="0" w:color="auto"/>
                    <w:left w:val="none" w:sz="0" w:space="0" w:color="auto"/>
                    <w:bottom w:val="none" w:sz="0" w:space="0" w:color="auto"/>
                    <w:right w:val="none" w:sz="0" w:space="0" w:color="auto"/>
                  </w:divBdr>
                </w:div>
                <w:div w:id="1981225004">
                  <w:marLeft w:val="0"/>
                  <w:marRight w:val="0"/>
                  <w:marTop w:val="0"/>
                  <w:marBottom w:val="0"/>
                  <w:divBdr>
                    <w:top w:val="none" w:sz="0" w:space="0" w:color="auto"/>
                    <w:left w:val="none" w:sz="0" w:space="0" w:color="auto"/>
                    <w:bottom w:val="none" w:sz="0" w:space="0" w:color="auto"/>
                    <w:right w:val="none" w:sz="0" w:space="0" w:color="auto"/>
                  </w:divBdr>
                </w:div>
                <w:div w:id="1982423990">
                  <w:marLeft w:val="0"/>
                  <w:marRight w:val="0"/>
                  <w:marTop w:val="0"/>
                  <w:marBottom w:val="0"/>
                  <w:divBdr>
                    <w:top w:val="none" w:sz="0" w:space="0" w:color="auto"/>
                    <w:left w:val="none" w:sz="0" w:space="0" w:color="auto"/>
                    <w:bottom w:val="none" w:sz="0" w:space="0" w:color="auto"/>
                    <w:right w:val="none" w:sz="0" w:space="0" w:color="auto"/>
                  </w:divBdr>
                </w:div>
                <w:div w:id="1982807997">
                  <w:marLeft w:val="0"/>
                  <w:marRight w:val="0"/>
                  <w:marTop w:val="0"/>
                  <w:marBottom w:val="0"/>
                  <w:divBdr>
                    <w:top w:val="none" w:sz="0" w:space="0" w:color="auto"/>
                    <w:left w:val="none" w:sz="0" w:space="0" w:color="auto"/>
                    <w:bottom w:val="none" w:sz="0" w:space="0" w:color="auto"/>
                    <w:right w:val="none" w:sz="0" w:space="0" w:color="auto"/>
                  </w:divBdr>
                </w:div>
                <w:div w:id="1982880673">
                  <w:marLeft w:val="0"/>
                  <w:marRight w:val="0"/>
                  <w:marTop w:val="0"/>
                  <w:marBottom w:val="0"/>
                  <w:divBdr>
                    <w:top w:val="none" w:sz="0" w:space="0" w:color="auto"/>
                    <w:left w:val="none" w:sz="0" w:space="0" w:color="auto"/>
                    <w:bottom w:val="none" w:sz="0" w:space="0" w:color="auto"/>
                    <w:right w:val="none" w:sz="0" w:space="0" w:color="auto"/>
                  </w:divBdr>
                </w:div>
                <w:div w:id="1984264220">
                  <w:marLeft w:val="0"/>
                  <w:marRight w:val="0"/>
                  <w:marTop w:val="0"/>
                  <w:marBottom w:val="0"/>
                  <w:divBdr>
                    <w:top w:val="none" w:sz="0" w:space="0" w:color="auto"/>
                    <w:left w:val="none" w:sz="0" w:space="0" w:color="auto"/>
                    <w:bottom w:val="none" w:sz="0" w:space="0" w:color="auto"/>
                    <w:right w:val="none" w:sz="0" w:space="0" w:color="auto"/>
                  </w:divBdr>
                </w:div>
                <w:div w:id="1985769968">
                  <w:marLeft w:val="0"/>
                  <w:marRight w:val="0"/>
                  <w:marTop w:val="0"/>
                  <w:marBottom w:val="0"/>
                  <w:divBdr>
                    <w:top w:val="none" w:sz="0" w:space="0" w:color="auto"/>
                    <w:left w:val="none" w:sz="0" w:space="0" w:color="auto"/>
                    <w:bottom w:val="none" w:sz="0" w:space="0" w:color="auto"/>
                    <w:right w:val="none" w:sz="0" w:space="0" w:color="auto"/>
                  </w:divBdr>
                </w:div>
                <w:div w:id="1986737676">
                  <w:marLeft w:val="0"/>
                  <w:marRight w:val="0"/>
                  <w:marTop w:val="0"/>
                  <w:marBottom w:val="0"/>
                  <w:divBdr>
                    <w:top w:val="none" w:sz="0" w:space="0" w:color="auto"/>
                    <w:left w:val="none" w:sz="0" w:space="0" w:color="auto"/>
                    <w:bottom w:val="none" w:sz="0" w:space="0" w:color="auto"/>
                    <w:right w:val="none" w:sz="0" w:space="0" w:color="auto"/>
                  </w:divBdr>
                </w:div>
                <w:div w:id="1988971974">
                  <w:marLeft w:val="0"/>
                  <w:marRight w:val="0"/>
                  <w:marTop w:val="0"/>
                  <w:marBottom w:val="0"/>
                  <w:divBdr>
                    <w:top w:val="none" w:sz="0" w:space="0" w:color="auto"/>
                    <w:left w:val="none" w:sz="0" w:space="0" w:color="auto"/>
                    <w:bottom w:val="none" w:sz="0" w:space="0" w:color="auto"/>
                    <w:right w:val="none" w:sz="0" w:space="0" w:color="auto"/>
                  </w:divBdr>
                </w:div>
                <w:div w:id="1991446760">
                  <w:marLeft w:val="0"/>
                  <w:marRight w:val="0"/>
                  <w:marTop w:val="0"/>
                  <w:marBottom w:val="0"/>
                  <w:divBdr>
                    <w:top w:val="none" w:sz="0" w:space="0" w:color="auto"/>
                    <w:left w:val="none" w:sz="0" w:space="0" w:color="auto"/>
                    <w:bottom w:val="none" w:sz="0" w:space="0" w:color="auto"/>
                    <w:right w:val="none" w:sz="0" w:space="0" w:color="auto"/>
                  </w:divBdr>
                </w:div>
                <w:div w:id="1991707403">
                  <w:marLeft w:val="0"/>
                  <w:marRight w:val="0"/>
                  <w:marTop w:val="0"/>
                  <w:marBottom w:val="0"/>
                  <w:divBdr>
                    <w:top w:val="none" w:sz="0" w:space="0" w:color="auto"/>
                    <w:left w:val="none" w:sz="0" w:space="0" w:color="auto"/>
                    <w:bottom w:val="none" w:sz="0" w:space="0" w:color="auto"/>
                    <w:right w:val="none" w:sz="0" w:space="0" w:color="auto"/>
                  </w:divBdr>
                </w:div>
                <w:div w:id="1992906820">
                  <w:marLeft w:val="0"/>
                  <w:marRight w:val="0"/>
                  <w:marTop w:val="0"/>
                  <w:marBottom w:val="0"/>
                  <w:divBdr>
                    <w:top w:val="none" w:sz="0" w:space="0" w:color="auto"/>
                    <w:left w:val="none" w:sz="0" w:space="0" w:color="auto"/>
                    <w:bottom w:val="none" w:sz="0" w:space="0" w:color="auto"/>
                    <w:right w:val="none" w:sz="0" w:space="0" w:color="auto"/>
                  </w:divBdr>
                </w:div>
                <w:div w:id="1995061954">
                  <w:marLeft w:val="0"/>
                  <w:marRight w:val="0"/>
                  <w:marTop w:val="0"/>
                  <w:marBottom w:val="0"/>
                  <w:divBdr>
                    <w:top w:val="none" w:sz="0" w:space="0" w:color="auto"/>
                    <w:left w:val="none" w:sz="0" w:space="0" w:color="auto"/>
                    <w:bottom w:val="none" w:sz="0" w:space="0" w:color="auto"/>
                    <w:right w:val="none" w:sz="0" w:space="0" w:color="auto"/>
                  </w:divBdr>
                </w:div>
                <w:div w:id="1995990408">
                  <w:marLeft w:val="0"/>
                  <w:marRight w:val="0"/>
                  <w:marTop w:val="0"/>
                  <w:marBottom w:val="0"/>
                  <w:divBdr>
                    <w:top w:val="none" w:sz="0" w:space="0" w:color="auto"/>
                    <w:left w:val="none" w:sz="0" w:space="0" w:color="auto"/>
                    <w:bottom w:val="none" w:sz="0" w:space="0" w:color="auto"/>
                    <w:right w:val="none" w:sz="0" w:space="0" w:color="auto"/>
                  </w:divBdr>
                </w:div>
                <w:div w:id="1996569244">
                  <w:marLeft w:val="0"/>
                  <w:marRight w:val="0"/>
                  <w:marTop w:val="0"/>
                  <w:marBottom w:val="0"/>
                  <w:divBdr>
                    <w:top w:val="none" w:sz="0" w:space="0" w:color="auto"/>
                    <w:left w:val="none" w:sz="0" w:space="0" w:color="auto"/>
                    <w:bottom w:val="none" w:sz="0" w:space="0" w:color="auto"/>
                    <w:right w:val="none" w:sz="0" w:space="0" w:color="auto"/>
                  </w:divBdr>
                </w:div>
                <w:div w:id="1996835456">
                  <w:marLeft w:val="0"/>
                  <w:marRight w:val="0"/>
                  <w:marTop w:val="0"/>
                  <w:marBottom w:val="0"/>
                  <w:divBdr>
                    <w:top w:val="none" w:sz="0" w:space="0" w:color="auto"/>
                    <w:left w:val="none" w:sz="0" w:space="0" w:color="auto"/>
                    <w:bottom w:val="none" w:sz="0" w:space="0" w:color="auto"/>
                    <w:right w:val="none" w:sz="0" w:space="0" w:color="auto"/>
                  </w:divBdr>
                </w:div>
                <w:div w:id="1997293894">
                  <w:marLeft w:val="0"/>
                  <w:marRight w:val="0"/>
                  <w:marTop w:val="0"/>
                  <w:marBottom w:val="0"/>
                  <w:divBdr>
                    <w:top w:val="none" w:sz="0" w:space="0" w:color="auto"/>
                    <w:left w:val="none" w:sz="0" w:space="0" w:color="auto"/>
                    <w:bottom w:val="none" w:sz="0" w:space="0" w:color="auto"/>
                    <w:right w:val="none" w:sz="0" w:space="0" w:color="auto"/>
                  </w:divBdr>
                </w:div>
                <w:div w:id="1999381980">
                  <w:marLeft w:val="0"/>
                  <w:marRight w:val="0"/>
                  <w:marTop w:val="0"/>
                  <w:marBottom w:val="0"/>
                  <w:divBdr>
                    <w:top w:val="none" w:sz="0" w:space="0" w:color="auto"/>
                    <w:left w:val="none" w:sz="0" w:space="0" w:color="auto"/>
                    <w:bottom w:val="none" w:sz="0" w:space="0" w:color="auto"/>
                    <w:right w:val="none" w:sz="0" w:space="0" w:color="auto"/>
                  </w:divBdr>
                </w:div>
                <w:div w:id="1999847397">
                  <w:marLeft w:val="0"/>
                  <w:marRight w:val="0"/>
                  <w:marTop w:val="0"/>
                  <w:marBottom w:val="0"/>
                  <w:divBdr>
                    <w:top w:val="none" w:sz="0" w:space="0" w:color="auto"/>
                    <w:left w:val="none" w:sz="0" w:space="0" w:color="auto"/>
                    <w:bottom w:val="none" w:sz="0" w:space="0" w:color="auto"/>
                    <w:right w:val="none" w:sz="0" w:space="0" w:color="auto"/>
                  </w:divBdr>
                </w:div>
                <w:div w:id="2001034941">
                  <w:marLeft w:val="0"/>
                  <w:marRight w:val="0"/>
                  <w:marTop w:val="0"/>
                  <w:marBottom w:val="0"/>
                  <w:divBdr>
                    <w:top w:val="none" w:sz="0" w:space="0" w:color="auto"/>
                    <w:left w:val="none" w:sz="0" w:space="0" w:color="auto"/>
                    <w:bottom w:val="none" w:sz="0" w:space="0" w:color="auto"/>
                    <w:right w:val="none" w:sz="0" w:space="0" w:color="auto"/>
                  </w:divBdr>
                </w:div>
                <w:div w:id="2001080545">
                  <w:marLeft w:val="0"/>
                  <w:marRight w:val="0"/>
                  <w:marTop w:val="0"/>
                  <w:marBottom w:val="0"/>
                  <w:divBdr>
                    <w:top w:val="none" w:sz="0" w:space="0" w:color="auto"/>
                    <w:left w:val="none" w:sz="0" w:space="0" w:color="auto"/>
                    <w:bottom w:val="none" w:sz="0" w:space="0" w:color="auto"/>
                    <w:right w:val="none" w:sz="0" w:space="0" w:color="auto"/>
                  </w:divBdr>
                </w:div>
                <w:div w:id="2002851016">
                  <w:marLeft w:val="0"/>
                  <w:marRight w:val="0"/>
                  <w:marTop w:val="0"/>
                  <w:marBottom w:val="0"/>
                  <w:divBdr>
                    <w:top w:val="none" w:sz="0" w:space="0" w:color="auto"/>
                    <w:left w:val="none" w:sz="0" w:space="0" w:color="auto"/>
                    <w:bottom w:val="none" w:sz="0" w:space="0" w:color="auto"/>
                    <w:right w:val="none" w:sz="0" w:space="0" w:color="auto"/>
                  </w:divBdr>
                </w:div>
                <w:div w:id="2004430902">
                  <w:marLeft w:val="0"/>
                  <w:marRight w:val="0"/>
                  <w:marTop w:val="0"/>
                  <w:marBottom w:val="0"/>
                  <w:divBdr>
                    <w:top w:val="none" w:sz="0" w:space="0" w:color="auto"/>
                    <w:left w:val="none" w:sz="0" w:space="0" w:color="auto"/>
                    <w:bottom w:val="none" w:sz="0" w:space="0" w:color="auto"/>
                    <w:right w:val="none" w:sz="0" w:space="0" w:color="auto"/>
                  </w:divBdr>
                </w:div>
                <w:div w:id="2008052702">
                  <w:marLeft w:val="0"/>
                  <w:marRight w:val="0"/>
                  <w:marTop w:val="0"/>
                  <w:marBottom w:val="0"/>
                  <w:divBdr>
                    <w:top w:val="none" w:sz="0" w:space="0" w:color="auto"/>
                    <w:left w:val="none" w:sz="0" w:space="0" w:color="auto"/>
                    <w:bottom w:val="none" w:sz="0" w:space="0" w:color="auto"/>
                    <w:right w:val="none" w:sz="0" w:space="0" w:color="auto"/>
                  </w:divBdr>
                </w:div>
                <w:div w:id="2011061472">
                  <w:marLeft w:val="0"/>
                  <w:marRight w:val="0"/>
                  <w:marTop w:val="0"/>
                  <w:marBottom w:val="0"/>
                  <w:divBdr>
                    <w:top w:val="none" w:sz="0" w:space="0" w:color="auto"/>
                    <w:left w:val="none" w:sz="0" w:space="0" w:color="auto"/>
                    <w:bottom w:val="none" w:sz="0" w:space="0" w:color="auto"/>
                    <w:right w:val="none" w:sz="0" w:space="0" w:color="auto"/>
                  </w:divBdr>
                </w:div>
                <w:div w:id="2014994274">
                  <w:marLeft w:val="0"/>
                  <w:marRight w:val="0"/>
                  <w:marTop w:val="0"/>
                  <w:marBottom w:val="0"/>
                  <w:divBdr>
                    <w:top w:val="none" w:sz="0" w:space="0" w:color="auto"/>
                    <w:left w:val="none" w:sz="0" w:space="0" w:color="auto"/>
                    <w:bottom w:val="none" w:sz="0" w:space="0" w:color="auto"/>
                    <w:right w:val="none" w:sz="0" w:space="0" w:color="auto"/>
                  </w:divBdr>
                </w:div>
                <w:div w:id="2015910807">
                  <w:marLeft w:val="0"/>
                  <w:marRight w:val="0"/>
                  <w:marTop w:val="0"/>
                  <w:marBottom w:val="0"/>
                  <w:divBdr>
                    <w:top w:val="none" w:sz="0" w:space="0" w:color="auto"/>
                    <w:left w:val="none" w:sz="0" w:space="0" w:color="auto"/>
                    <w:bottom w:val="none" w:sz="0" w:space="0" w:color="auto"/>
                    <w:right w:val="none" w:sz="0" w:space="0" w:color="auto"/>
                  </w:divBdr>
                </w:div>
                <w:div w:id="2016877165">
                  <w:marLeft w:val="0"/>
                  <w:marRight w:val="0"/>
                  <w:marTop w:val="0"/>
                  <w:marBottom w:val="0"/>
                  <w:divBdr>
                    <w:top w:val="none" w:sz="0" w:space="0" w:color="auto"/>
                    <w:left w:val="none" w:sz="0" w:space="0" w:color="auto"/>
                    <w:bottom w:val="none" w:sz="0" w:space="0" w:color="auto"/>
                    <w:right w:val="none" w:sz="0" w:space="0" w:color="auto"/>
                  </w:divBdr>
                </w:div>
                <w:div w:id="2021154462">
                  <w:marLeft w:val="0"/>
                  <w:marRight w:val="0"/>
                  <w:marTop w:val="0"/>
                  <w:marBottom w:val="0"/>
                  <w:divBdr>
                    <w:top w:val="none" w:sz="0" w:space="0" w:color="auto"/>
                    <w:left w:val="none" w:sz="0" w:space="0" w:color="auto"/>
                    <w:bottom w:val="none" w:sz="0" w:space="0" w:color="auto"/>
                    <w:right w:val="none" w:sz="0" w:space="0" w:color="auto"/>
                  </w:divBdr>
                </w:div>
                <w:div w:id="2021813307">
                  <w:marLeft w:val="0"/>
                  <w:marRight w:val="0"/>
                  <w:marTop w:val="0"/>
                  <w:marBottom w:val="0"/>
                  <w:divBdr>
                    <w:top w:val="none" w:sz="0" w:space="0" w:color="auto"/>
                    <w:left w:val="none" w:sz="0" w:space="0" w:color="auto"/>
                    <w:bottom w:val="none" w:sz="0" w:space="0" w:color="auto"/>
                    <w:right w:val="none" w:sz="0" w:space="0" w:color="auto"/>
                  </w:divBdr>
                </w:div>
                <w:div w:id="2022848765">
                  <w:marLeft w:val="0"/>
                  <w:marRight w:val="0"/>
                  <w:marTop w:val="0"/>
                  <w:marBottom w:val="0"/>
                  <w:divBdr>
                    <w:top w:val="none" w:sz="0" w:space="0" w:color="auto"/>
                    <w:left w:val="none" w:sz="0" w:space="0" w:color="auto"/>
                    <w:bottom w:val="none" w:sz="0" w:space="0" w:color="auto"/>
                    <w:right w:val="none" w:sz="0" w:space="0" w:color="auto"/>
                  </w:divBdr>
                </w:div>
                <w:div w:id="2023629395">
                  <w:marLeft w:val="0"/>
                  <w:marRight w:val="0"/>
                  <w:marTop w:val="0"/>
                  <w:marBottom w:val="0"/>
                  <w:divBdr>
                    <w:top w:val="none" w:sz="0" w:space="0" w:color="auto"/>
                    <w:left w:val="none" w:sz="0" w:space="0" w:color="auto"/>
                    <w:bottom w:val="none" w:sz="0" w:space="0" w:color="auto"/>
                    <w:right w:val="none" w:sz="0" w:space="0" w:color="auto"/>
                  </w:divBdr>
                </w:div>
                <w:div w:id="2024629204">
                  <w:marLeft w:val="0"/>
                  <w:marRight w:val="0"/>
                  <w:marTop w:val="0"/>
                  <w:marBottom w:val="0"/>
                  <w:divBdr>
                    <w:top w:val="none" w:sz="0" w:space="0" w:color="auto"/>
                    <w:left w:val="none" w:sz="0" w:space="0" w:color="auto"/>
                    <w:bottom w:val="none" w:sz="0" w:space="0" w:color="auto"/>
                    <w:right w:val="none" w:sz="0" w:space="0" w:color="auto"/>
                  </w:divBdr>
                </w:div>
                <w:div w:id="2026590904">
                  <w:marLeft w:val="0"/>
                  <w:marRight w:val="0"/>
                  <w:marTop w:val="0"/>
                  <w:marBottom w:val="0"/>
                  <w:divBdr>
                    <w:top w:val="none" w:sz="0" w:space="0" w:color="auto"/>
                    <w:left w:val="none" w:sz="0" w:space="0" w:color="auto"/>
                    <w:bottom w:val="none" w:sz="0" w:space="0" w:color="auto"/>
                    <w:right w:val="none" w:sz="0" w:space="0" w:color="auto"/>
                  </w:divBdr>
                </w:div>
                <w:div w:id="2029285348">
                  <w:marLeft w:val="0"/>
                  <w:marRight w:val="0"/>
                  <w:marTop w:val="0"/>
                  <w:marBottom w:val="0"/>
                  <w:divBdr>
                    <w:top w:val="none" w:sz="0" w:space="0" w:color="auto"/>
                    <w:left w:val="none" w:sz="0" w:space="0" w:color="auto"/>
                    <w:bottom w:val="none" w:sz="0" w:space="0" w:color="auto"/>
                    <w:right w:val="none" w:sz="0" w:space="0" w:color="auto"/>
                  </w:divBdr>
                </w:div>
                <w:div w:id="2029476772">
                  <w:marLeft w:val="0"/>
                  <w:marRight w:val="0"/>
                  <w:marTop w:val="0"/>
                  <w:marBottom w:val="0"/>
                  <w:divBdr>
                    <w:top w:val="none" w:sz="0" w:space="0" w:color="auto"/>
                    <w:left w:val="none" w:sz="0" w:space="0" w:color="auto"/>
                    <w:bottom w:val="none" w:sz="0" w:space="0" w:color="auto"/>
                    <w:right w:val="none" w:sz="0" w:space="0" w:color="auto"/>
                  </w:divBdr>
                </w:div>
                <w:div w:id="2029520311">
                  <w:marLeft w:val="0"/>
                  <w:marRight w:val="0"/>
                  <w:marTop w:val="0"/>
                  <w:marBottom w:val="0"/>
                  <w:divBdr>
                    <w:top w:val="none" w:sz="0" w:space="0" w:color="auto"/>
                    <w:left w:val="none" w:sz="0" w:space="0" w:color="auto"/>
                    <w:bottom w:val="none" w:sz="0" w:space="0" w:color="auto"/>
                    <w:right w:val="none" w:sz="0" w:space="0" w:color="auto"/>
                  </w:divBdr>
                </w:div>
                <w:div w:id="2030326502">
                  <w:marLeft w:val="0"/>
                  <w:marRight w:val="0"/>
                  <w:marTop w:val="0"/>
                  <w:marBottom w:val="0"/>
                  <w:divBdr>
                    <w:top w:val="none" w:sz="0" w:space="0" w:color="auto"/>
                    <w:left w:val="none" w:sz="0" w:space="0" w:color="auto"/>
                    <w:bottom w:val="none" w:sz="0" w:space="0" w:color="auto"/>
                    <w:right w:val="none" w:sz="0" w:space="0" w:color="auto"/>
                  </w:divBdr>
                </w:div>
                <w:div w:id="2032145481">
                  <w:marLeft w:val="0"/>
                  <w:marRight w:val="0"/>
                  <w:marTop w:val="0"/>
                  <w:marBottom w:val="0"/>
                  <w:divBdr>
                    <w:top w:val="none" w:sz="0" w:space="0" w:color="auto"/>
                    <w:left w:val="none" w:sz="0" w:space="0" w:color="auto"/>
                    <w:bottom w:val="none" w:sz="0" w:space="0" w:color="auto"/>
                    <w:right w:val="none" w:sz="0" w:space="0" w:color="auto"/>
                  </w:divBdr>
                </w:div>
                <w:div w:id="2035114854">
                  <w:marLeft w:val="0"/>
                  <w:marRight w:val="0"/>
                  <w:marTop w:val="0"/>
                  <w:marBottom w:val="0"/>
                  <w:divBdr>
                    <w:top w:val="none" w:sz="0" w:space="0" w:color="auto"/>
                    <w:left w:val="none" w:sz="0" w:space="0" w:color="auto"/>
                    <w:bottom w:val="none" w:sz="0" w:space="0" w:color="auto"/>
                    <w:right w:val="none" w:sz="0" w:space="0" w:color="auto"/>
                  </w:divBdr>
                </w:div>
                <w:div w:id="2035304167">
                  <w:marLeft w:val="0"/>
                  <w:marRight w:val="0"/>
                  <w:marTop w:val="0"/>
                  <w:marBottom w:val="0"/>
                  <w:divBdr>
                    <w:top w:val="none" w:sz="0" w:space="0" w:color="auto"/>
                    <w:left w:val="none" w:sz="0" w:space="0" w:color="auto"/>
                    <w:bottom w:val="none" w:sz="0" w:space="0" w:color="auto"/>
                    <w:right w:val="none" w:sz="0" w:space="0" w:color="auto"/>
                  </w:divBdr>
                </w:div>
                <w:div w:id="2036611127">
                  <w:marLeft w:val="0"/>
                  <w:marRight w:val="0"/>
                  <w:marTop w:val="0"/>
                  <w:marBottom w:val="0"/>
                  <w:divBdr>
                    <w:top w:val="none" w:sz="0" w:space="0" w:color="auto"/>
                    <w:left w:val="none" w:sz="0" w:space="0" w:color="auto"/>
                    <w:bottom w:val="none" w:sz="0" w:space="0" w:color="auto"/>
                    <w:right w:val="none" w:sz="0" w:space="0" w:color="auto"/>
                  </w:divBdr>
                </w:div>
                <w:div w:id="2040157264">
                  <w:marLeft w:val="0"/>
                  <w:marRight w:val="0"/>
                  <w:marTop w:val="0"/>
                  <w:marBottom w:val="0"/>
                  <w:divBdr>
                    <w:top w:val="none" w:sz="0" w:space="0" w:color="auto"/>
                    <w:left w:val="none" w:sz="0" w:space="0" w:color="auto"/>
                    <w:bottom w:val="none" w:sz="0" w:space="0" w:color="auto"/>
                    <w:right w:val="none" w:sz="0" w:space="0" w:color="auto"/>
                  </w:divBdr>
                </w:div>
                <w:div w:id="2043750893">
                  <w:marLeft w:val="0"/>
                  <w:marRight w:val="0"/>
                  <w:marTop w:val="0"/>
                  <w:marBottom w:val="0"/>
                  <w:divBdr>
                    <w:top w:val="none" w:sz="0" w:space="0" w:color="auto"/>
                    <w:left w:val="none" w:sz="0" w:space="0" w:color="auto"/>
                    <w:bottom w:val="none" w:sz="0" w:space="0" w:color="auto"/>
                    <w:right w:val="none" w:sz="0" w:space="0" w:color="auto"/>
                  </w:divBdr>
                </w:div>
                <w:div w:id="2045134489">
                  <w:marLeft w:val="0"/>
                  <w:marRight w:val="0"/>
                  <w:marTop w:val="0"/>
                  <w:marBottom w:val="0"/>
                  <w:divBdr>
                    <w:top w:val="none" w:sz="0" w:space="0" w:color="auto"/>
                    <w:left w:val="none" w:sz="0" w:space="0" w:color="auto"/>
                    <w:bottom w:val="none" w:sz="0" w:space="0" w:color="auto"/>
                    <w:right w:val="none" w:sz="0" w:space="0" w:color="auto"/>
                  </w:divBdr>
                </w:div>
                <w:div w:id="2046711214">
                  <w:marLeft w:val="0"/>
                  <w:marRight w:val="0"/>
                  <w:marTop w:val="0"/>
                  <w:marBottom w:val="0"/>
                  <w:divBdr>
                    <w:top w:val="none" w:sz="0" w:space="0" w:color="auto"/>
                    <w:left w:val="none" w:sz="0" w:space="0" w:color="auto"/>
                    <w:bottom w:val="none" w:sz="0" w:space="0" w:color="auto"/>
                    <w:right w:val="none" w:sz="0" w:space="0" w:color="auto"/>
                  </w:divBdr>
                </w:div>
                <w:div w:id="2048331577">
                  <w:marLeft w:val="0"/>
                  <w:marRight w:val="0"/>
                  <w:marTop w:val="0"/>
                  <w:marBottom w:val="0"/>
                  <w:divBdr>
                    <w:top w:val="none" w:sz="0" w:space="0" w:color="auto"/>
                    <w:left w:val="none" w:sz="0" w:space="0" w:color="auto"/>
                    <w:bottom w:val="none" w:sz="0" w:space="0" w:color="auto"/>
                    <w:right w:val="none" w:sz="0" w:space="0" w:color="auto"/>
                  </w:divBdr>
                </w:div>
                <w:div w:id="2048948380">
                  <w:marLeft w:val="0"/>
                  <w:marRight w:val="0"/>
                  <w:marTop w:val="0"/>
                  <w:marBottom w:val="0"/>
                  <w:divBdr>
                    <w:top w:val="none" w:sz="0" w:space="0" w:color="auto"/>
                    <w:left w:val="none" w:sz="0" w:space="0" w:color="auto"/>
                    <w:bottom w:val="none" w:sz="0" w:space="0" w:color="auto"/>
                    <w:right w:val="none" w:sz="0" w:space="0" w:color="auto"/>
                  </w:divBdr>
                </w:div>
                <w:div w:id="2050912248">
                  <w:marLeft w:val="0"/>
                  <w:marRight w:val="0"/>
                  <w:marTop w:val="0"/>
                  <w:marBottom w:val="0"/>
                  <w:divBdr>
                    <w:top w:val="none" w:sz="0" w:space="0" w:color="auto"/>
                    <w:left w:val="none" w:sz="0" w:space="0" w:color="auto"/>
                    <w:bottom w:val="none" w:sz="0" w:space="0" w:color="auto"/>
                    <w:right w:val="none" w:sz="0" w:space="0" w:color="auto"/>
                  </w:divBdr>
                </w:div>
                <w:div w:id="2051563085">
                  <w:marLeft w:val="0"/>
                  <w:marRight w:val="0"/>
                  <w:marTop w:val="0"/>
                  <w:marBottom w:val="0"/>
                  <w:divBdr>
                    <w:top w:val="none" w:sz="0" w:space="0" w:color="auto"/>
                    <w:left w:val="none" w:sz="0" w:space="0" w:color="auto"/>
                    <w:bottom w:val="none" w:sz="0" w:space="0" w:color="auto"/>
                    <w:right w:val="none" w:sz="0" w:space="0" w:color="auto"/>
                  </w:divBdr>
                </w:div>
                <w:div w:id="2054042259">
                  <w:marLeft w:val="0"/>
                  <w:marRight w:val="0"/>
                  <w:marTop w:val="0"/>
                  <w:marBottom w:val="0"/>
                  <w:divBdr>
                    <w:top w:val="none" w:sz="0" w:space="0" w:color="auto"/>
                    <w:left w:val="none" w:sz="0" w:space="0" w:color="auto"/>
                    <w:bottom w:val="none" w:sz="0" w:space="0" w:color="auto"/>
                    <w:right w:val="none" w:sz="0" w:space="0" w:color="auto"/>
                  </w:divBdr>
                </w:div>
                <w:div w:id="2058621662">
                  <w:marLeft w:val="0"/>
                  <w:marRight w:val="0"/>
                  <w:marTop w:val="0"/>
                  <w:marBottom w:val="0"/>
                  <w:divBdr>
                    <w:top w:val="none" w:sz="0" w:space="0" w:color="auto"/>
                    <w:left w:val="none" w:sz="0" w:space="0" w:color="auto"/>
                    <w:bottom w:val="none" w:sz="0" w:space="0" w:color="auto"/>
                    <w:right w:val="none" w:sz="0" w:space="0" w:color="auto"/>
                  </w:divBdr>
                </w:div>
                <w:div w:id="2061663882">
                  <w:marLeft w:val="0"/>
                  <w:marRight w:val="0"/>
                  <w:marTop w:val="0"/>
                  <w:marBottom w:val="0"/>
                  <w:divBdr>
                    <w:top w:val="none" w:sz="0" w:space="0" w:color="auto"/>
                    <w:left w:val="none" w:sz="0" w:space="0" w:color="auto"/>
                    <w:bottom w:val="none" w:sz="0" w:space="0" w:color="auto"/>
                    <w:right w:val="none" w:sz="0" w:space="0" w:color="auto"/>
                  </w:divBdr>
                </w:div>
                <w:div w:id="2061979280">
                  <w:marLeft w:val="0"/>
                  <w:marRight w:val="0"/>
                  <w:marTop w:val="0"/>
                  <w:marBottom w:val="0"/>
                  <w:divBdr>
                    <w:top w:val="none" w:sz="0" w:space="0" w:color="auto"/>
                    <w:left w:val="none" w:sz="0" w:space="0" w:color="auto"/>
                    <w:bottom w:val="none" w:sz="0" w:space="0" w:color="auto"/>
                    <w:right w:val="none" w:sz="0" w:space="0" w:color="auto"/>
                  </w:divBdr>
                </w:div>
                <w:div w:id="2062899500">
                  <w:marLeft w:val="0"/>
                  <w:marRight w:val="0"/>
                  <w:marTop w:val="0"/>
                  <w:marBottom w:val="0"/>
                  <w:divBdr>
                    <w:top w:val="none" w:sz="0" w:space="0" w:color="auto"/>
                    <w:left w:val="none" w:sz="0" w:space="0" w:color="auto"/>
                    <w:bottom w:val="none" w:sz="0" w:space="0" w:color="auto"/>
                    <w:right w:val="none" w:sz="0" w:space="0" w:color="auto"/>
                  </w:divBdr>
                </w:div>
                <w:div w:id="2064140028">
                  <w:marLeft w:val="0"/>
                  <w:marRight w:val="0"/>
                  <w:marTop w:val="0"/>
                  <w:marBottom w:val="0"/>
                  <w:divBdr>
                    <w:top w:val="none" w:sz="0" w:space="0" w:color="auto"/>
                    <w:left w:val="none" w:sz="0" w:space="0" w:color="auto"/>
                    <w:bottom w:val="none" w:sz="0" w:space="0" w:color="auto"/>
                    <w:right w:val="none" w:sz="0" w:space="0" w:color="auto"/>
                  </w:divBdr>
                </w:div>
                <w:div w:id="2064870859">
                  <w:marLeft w:val="0"/>
                  <w:marRight w:val="0"/>
                  <w:marTop w:val="0"/>
                  <w:marBottom w:val="0"/>
                  <w:divBdr>
                    <w:top w:val="none" w:sz="0" w:space="0" w:color="auto"/>
                    <w:left w:val="none" w:sz="0" w:space="0" w:color="auto"/>
                    <w:bottom w:val="none" w:sz="0" w:space="0" w:color="auto"/>
                    <w:right w:val="none" w:sz="0" w:space="0" w:color="auto"/>
                  </w:divBdr>
                </w:div>
                <w:div w:id="2066830103">
                  <w:marLeft w:val="0"/>
                  <w:marRight w:val="0"/>
                  <w:marTop w:val="0"/>
                  <w:marBottom w:val="0"/>
                  <w:divBdr>
                    <w:top w:val="none" w:sz="0" w:space="0" w:color="auto"/>
                    <w:left w:val="none" w:sz="0" w:space="0" w:color="auto"/>
                    <w:bottom w:val="none" w:sz="0" w:space="0" w:color="auto"/>
                    <w:right w:val="none" w:sz="0" w:space="0" w:color="auto"/>
                  </w:divBdr>
                </w:div>
                <w:div w:id="2066947110">
                  <w:marLeft w:val="0"/>
                  <w:marRight w:val="0"/>
                  <w:marTop w:val="0"/>
                  <w:marBottom w:val="0"/>
                  <w:divBdr>
                    <w:top w:val="none" w:sz="0" w:space="0" w:color="auto"/>
                    <w:left w:val="none" w:sz="0" w:space="0" w:color="auto"/>
                    <w:bottom w:val="none" w:sz="0" w:space="0" w:color="auto"/>
                    <w:right w:val="none" w:sz="0" w:space="0" w:color="auto"/>
                  </w:divBdr>
                </w:div>
                <w:div w:id="2069063238">
                  <w:marLeft w:val="0"/>
                  <w:marRight w:val="0"/>
                  <w:marTop w:val="0"/>
                  <w:marBottom w:val="0"/>
                  <w:divBdr>
                    <w:top w:val="none" w:sz="0" w:space="0" w:color="auto"/>
                    <w:left w:val="none" w:sz="0" w:space="0" w:color="auto"/>
                    <w:bottom w:val="none" w:sz="0" w:space="0" w:color="auto"/>
                    <w:right w:val="none" w:sz="0" w:space="0" w:color="auto"/>
                  </w:divBdr>
                </w:div>
                <w:div w:id="2072266980">
                  <w:marLeft w:val="0"/>
                  <w:marRight w:val="0"/>
                  <w:marTop w:val="0"/>
                  <w:marBottom w:val="0"/>
                  <w:divBdr>
                    <w:top w:val="none" w:sz="0" w:space="0" w:color="auto"/>
                    <w:left w:val="none" w:sz="0" w:space="0" w:color="auto"/>
                    <w:bottom w:val="none" w:sz="0" w:space="0" w:color="auto"/>
                    <w:right w:val="none" w:sz="0" w:space="0" w:color="auto"/>
                  </w:divBdr>
                </w:div>
                <w:div w:id="2072339712">
                  <w:marLeft w:val="0"/>
                  <w:marRight w:val="0"/>
                  <w:marTop w:val="0"/>
                  <w:marBottom w:val="0"/>
                  <w:divBdr>
                    <w:top w:val="none" w:sz="0" w:space="0" w:color="auto"/>
                    <w:left w:val="none" w:sz="0" w:space="0" w:color="auto"/>
                    <w:bottom w:val="none" w:sz="0" w:space="0" w:color="auto"/>
                    <w:right w:val="none" w:sz="0" w:space="0" w:color="auto"/>
                  </w:divBdr>
                </w:div>
                <w:div w:id="2072606954">
                  <w:marLeft w:val="0"/>
                  <w:marRight w:val="0"/>
                  <w:marTop w:val="0"/>
                  <w:marBottom w:val="0"/>
                  <w:divBdr>
                    <w:top w:val="none" w:sz="0" w:space="0" w:color="auto"/>
                    <w:left w:val="none" w:sz="0" w:space="0" w:color="auto"/>
                    <w:bottom w:val="none" w:sz="0" w:space="0" w:color="auto"/>
                    <w:right w:val="none" w:sz="0" w:space="0" w:color="auto"/>
                  </w:divBdr>
                </w:div>
                <w:div w:id="2075620173">
                  <w:marLeft w:val="0"/>
                  <w:marRight w:val="0"/>
                  <w:marTop w:val="0"/>
                  <w:marBottom w:val="0"/>
                  <w:divBdr>
                    <w:top w:val="none" w:sz="0" w:space="0" w:color="auto"/>
                    <w:left w:val="none" w:sz="0" w:space="0" w:color="auto"/>
                    <w:bottom w:val="none" w:sz="0" w:space="0" w:color="auto"/>
                    <w:right w:val="none" w:sz="0" w:space="0" w:color="auto"/>
                  </w:divBdr>
                </w:div>
                <w:div w:id="2076007636">
                  <w:marLeft w:val="0"/>
                  <w:marRight w:val="0"/>
                  <w:marTop w:val="0"/>
                  <w:marBottom w:val="0"/>
                  <w:divBdr>
                    <w:top w:val="none" w:sz="0" w:space="0" w:color="auto"/>
                    <w:left w:val="none" w:sz="0" w:space="0" w:color="auto"/>
                    <w:bottom w:val="none" w:sz="0" w:space="0" w:color="auto"/>
                    <w:right w:val="none" w:sz="0" w:space="0" w:color="auto"/>
                  </w:divBdr>
                </w:div>
                <w:div w:id="2076733481">
                  <w:marLeft w:val="0"/>
                  <w:marRight w:val="0"/>
                  <w:marTop w:val="0"/>
                  <w:marBottom w:val="0"/>
                  <w:divBdr>
                    <w:top w:val="none" w:sz="0" w:space="0" w:color="auto"/>
                    <w:left w:val="none" w:sz="0" w:space="0" w:color="auto"/>
                    <w:bottom w:val="none" w:sz="0" w:space="0" w:color="auto"/>
                    <w:right w:val="none" w:sz="0" w:space="0" w:color="auto"/>
                  </w:divBdr>
                </w:div>
                <w:div w:id="2078820282">
                  <w:marLeft w:val="0"/>
                  <w:marRight w:val="0"/>
                  <w:marTop w:val="0"/>
                  <w:marBottom w:val="0"/>
                  <w:divBdr>
                    <w:top w:val="none" w:sz="0" w:space="0" w:color="auto"/>
                    <w:left w:val="none" w:sz="0" w:space="0" w:color="auto"/>
                    <w:bottom w:val="none" w:sz="0" w:space="0" w:color="auto"/>
                    <w:right w:val="none" w:sz="0" w:space="0" w:color="auto"/>
                  </w:divBdr>
                </w:div>
                <w:div w:id="2080250028">
                  <w:marLeft w:val="0"/>
                  <w:marRight w:val="0"/>
                  <w:marTop w:val="0"/>
                  <w:marBottom w:val="0"/>
                  <w:divBdr>
                    <w:top w:val="none" w:sz="0" w:space="0" w:color="auto"/>
                    <w:left w:val="none" w:sz="0" w:space="0" w:color="auto"/>
                    <w:bottom w:val="none" w:sz="0" w:space="0" w:color="auto"/>
                    <w:right w:val="none" w:sz="0" w:space="0" w:color="auto"/>
                  </w:divBdr>
                </w:div>
                <w:div w:id="2082291705">
                  <w:marLeft w:val="0"/>
                  <w:marRight w:val="0"/>
                  <w:marTop w:val="0"/>
                  <w:marBottom w:val="0"/>
                  <w:divBdr>
                    <w:top w:val="none" w:sz="0" w:space="0" w:color="auto"/>
                    <w:left w:val="none" w:sz="0" w:space="0" w:color="auto"/>
                    <w:bottom w:val="none" w:sz="0" w:space="0" w:color="auto"/>
                    <w:right w:val="none" w:sz="0" w:space="0" w:color="auto"/>
                  </w:divBdr>
                </w:div>
                <w:div w:id="2082410528">
                  <w:marLeft w:val="0"/>
                  <w:marRight w:val="0"/>
                  <w:marTop w:val="0"/>
                  <w:marBottom w:val="0"/>
                  <w:divBdr>
                    <w:top w:val="none" w:sz="0" w:space="0" w:color="auto"/>
                    <w:left w:val="none" w:sz="0" w:space="0" w:color="auto"/>
                    <w:bottom w:val="none" w:sz="0" w:space="0" w:color="auto"/>
                    <w:right w:val="none" w:sz="0" w:space="0" w:color="auto"/>
                  </w:divBdr>
                </w:div>
                <w:div w:id="2082437897">
                  <w:marLeft w:val="0"/>
                  <w:marRight w:val="0"/>
                  <w:marTop w:val="0"/>
                  <w:marBottom w:val="0"/>
                  <w:divBdr>
                    <w:top w:val="none" w:sz="0" w:space="0" w:color="auto"/>
                    <w:left w:val="none" w:sz="0" w:space="0" w:color="auto"/>
                    <w:bottom w:val="none" w:sz="0" w:space="0" w:color="auto"/>
                    <w:right w:val="none" w:sz="0" w:space="0" w:color="auto"/>
                  </w:divBdr>
                </w:div>
                <w:div w:id="2085250187">
                  <w:marLeft w:val="0"/>
                  <w:marRight w:val="0"/>
                  <w:marTop w:val="0"/>
                  <w:marBottom w:val="0"/>
                  <w:divBdr>
                    <w:top w:val="none" w:sz="0" w:space="0" w:color="auto"/>
                    <w:left w:val="none" w:sz="0" w:space="0" w:color="auto"/>
                    <w:bottom w:val="none" w:sz="0" w:space="0" w:color="auto"/>
                    <w:right w:val="none" w:sz="0" w:space="0" w:color="auto"/>
                  </w:divBdr>
                </w:div>
                <w:div w:id="2087218602">
                  <w:marLeft w:val="0"/>
                  <w:marRight w:val="0"/>
                  <w:marTop w:val="0"/>
                  <w:marBottom w:val="0"/>
                  <w:divBdr>
                    <w:top w:val="none" w:sz="0" w:space="0" w:color="auto"/>
                    <w:left w:val="none" w:sz="0" w:space="0" w:color="auto"/>
                    <w:bottom w:val="none" w:sz="0" w:space="0" w:color="auto"/>
                    <w:right w:val="none" w:sz="0" w:space="0" w:color="auto"/>
                  </w:divBdr>
                </w:div>
                <w:div w:id="2088108497">
                  <w:marLeft w:val="0"/>
                  <w:marRight w:val="0"/>
                  <w:marTop w:val="0"/>
                  <w:marBottom w:val="0"/>
                  <w:divBdr>
                    <w:top w:val="none" w:sz="0" w:space="0" w:color="auto"/>
                    <w:left w:val="none" w:sz="0" w:space="0" w:color="auto"/>
                    <w:bottom w:val="none" w:sz="0" w:space="0" w:color="auto"/>
                    <w:right w:val="none" w:sz="0" w:space="0" w:color="auto"/>
                  </w:divBdr>
                </w:div>
                <w:div w:id="2088764562">
                  <w:marLeft w:val="0"/>
                  <w:marRight w:val="0"/>
                  <w:marTop w:val="0"/>
                  <w:marBottom w:val="0"/>
                  <w:divBdr>
                    <w:top w:val="none" w:sz="0" w:space="0" w:color="auto"/>
                    <w:left w:val="none" w:sz="0" w:space="0" w:color="auto"/>
                    <w:bottom w:val="none" w:sz="0" w:space="0" w:color="auto"/>
                    <w:right w:val="none" w:sz="0" w:space="0" w:color="auto"/>
                  </w:divBdr>
                </w:div>
                <w:div w:id="2089695694">
                  <w:marLeft w:val="0"/>
                  <w:marRight w:val="0"/>
                  <w:marTop w:val="0"/>
                  <w:marBottom w:val="0"/>
                  <w:divBdr>
                    <w:top w:val="none" w:sz="0" w:space="0" w:color="auto"/>
                    <w:left w:val="none" w:sz="0" w:space="0" w:color="auto"/>
                    <w:bottom w:val="none" w:sz="0" w:space="0" w:color="auto"/>
                    <w:right w:val="none" w:sz="0" w:space="0" w:color="auto"/>
                  </w:divBdr>
                </w:div>
                <w:div w:id="2095976508">
                  <w:marLeft w:val="0"/>
                  <w:marRight w:val="0"/>
                  <w:marTop w:val="0"/>
                  <w:marBottom w:val="0"/>
                  <w:divBdr>
                    <w:top w:val="none" w:sz="0" w:space="0" w:color="auto"/>
                    <w:left w:val="none" w:sz="0" w:space="0" w:color="auto"/>
                    <w:bottom w:val="none" w:sz="0" w:space="0" w:color="auto"/>
                    <w:right w:val="none" w:sz="0" w:space="0" w:color="auto"/>
                  </w:divBdr>
                </w:div>
                <w:div w:id="2098165461">
                  <w:marLeft w:val="0"/>
                  <w:marRight w:val="0"/>
                  <w:marTop w:val="0"/>
                  <w:marBottom w:val="0"/>
                  <w:divBdr>
                    <w:top w:val="none" w:sz="0" w:space="0" w:color="auto"/>
                    <w:left w:val="none" w:sz="0" w:space="0" w:color="auto"/>
                    <w:bottom w:val="none" w:sz="0" w:space="0" w:color="auto"/>
                    <w:right w:val="none" w:sz="0" w:space="0" w:color="auto"/>
                  </w:divBdr>
                </w:div>
                <w:div w:id="2098672167">
                  <w:marLeft w:val="0"/>
                  <w:marRight w:val="0"/>
                  <w:marTop w:val="0"/>
                  <w:marBottom w:val="0"/>
                  <w:divBdr>
                    <w:top w:val="none" w:sz="0" w:space="0" w:color="auto"/>
                    <w:left w:val="none" w:sz="0" w:space="0" w:color="auto"/>
                    <w:bottom w:val="none" w:sz="0" w:space="0" w:color="auto"/>
                    <w:right w:val="none" w:sz="0" w:space="0" w:color="auto"/>
                  </w:divBdr>
                </w:div>
                <w:div w:id="2098794116">
                  <w:marLeft w:val="0"/>
                  <w:marRight w:val="0"/>
                  <w:marTop w:val="0"/>
                  <w:marBottom w:val="0"/>
                  <w:divBdr>
                    <w:top w:val="none" w:sz="0" w:space="0" w:color="auto"/>
                    <w:left w:val="none" w:sz="0" w:space="0" w:color="auto"/>
                    <w:bottom w:val="none" w:sz="0" w:space="0" w:color="auto"/>
                    <w:right w:val="none" w:sz="0" w:space="0" w:color="auto"/>
                  </w:divBdr>
                </w:div>
                <w:div w:id="2100059967">
                  <w:marLeft w:val="0"/>
                  <w:marRight w:val="0"/>
                  <w:marTop w:val="0"/>
                  <w:marBottom w:val="0"/>
                  <w:divBdr>
                    <w:top w:val="none" w:sz="0" w:space="0" w:color="auto"/>
                    <w:left w:val="none" w:sz="0" w:space="0" w:color="auto"/>
                    <w:bottom w:val="none" w:sz="0" w:space="0" w:color="auto"/>
                    <w:right w:val="none" w:sz="0" w:space="0" w:color="auto"/>
                  </w:divBdr>
                </w:div>
                <w:div w:id="2101489592">
                  <w:marLeft w:val="0"/>
                  <w:marRight w:val="0"/>
                  <w:marTop w:val="0"/>
                  <w:marBottom w:val="0"/>
                  <w:divBdr>
                    <w:top w:val="none" w:sz="0" w:space="0" w:color="auto"/>
                    <w:left w:val="none" w:sz="0" w:space="0" w:color="auto"/>
                    <w:bottom w:val="none" w:sz="0" w:space="0" w:color="auto"/>
                    <w:right w:val="none" w:sz="0" w:space="0" w:color="auto"/>
                  </w:divBdr>
                </w:div>
                <w:div w:id="2103839499">
                  <w:marLeft w:val="0"/>
                  <w:marRight w:val="0"/>
                  <w:marTop w:val="0"/>
                  <w:marBottom w:val="0"/>
                  <w:divBdr>
                    <w:top w:val="none" w:sz="0" w:space="0" w:color="auto"/>
                    <w:left w:val="none" w:sz="0" w:space="0" w:color="auto"/>
                    <w:bottom w:val="none" w:sz="0" w:space="0" w:color="auto"/>
                    <w:right w:val="none" w:sz="0" w:space="0" w:color="auto"/>
                  </w:divBdr>
                </w:div>
                <w:div w:id="2104300023">
                  <w:marLeft w:val="0"/>
                  <w:marRight w:val="0"/>
                  <w:marTop w:val="0"/>
                  <w:marBottom w:val="0"/>
                  <w:divBdr>
                    <w:top w:val="none" w:sz="0" w:space="0" w:color="auto"/>
                    <w:left w:val="none" w:sz="0" w:space="0" w:color="auto"/>
                    <w:bottom w:val="none" w:sz="0" w:space="0" w:color="auto"/>
                    <w:right w:val="none" w:sz="0" w:space="0" w:color="auto"/>
                  </w:divBdr>
                </w:div>
                <w:div w:id="2107068422">
                  <w:marLeft w:val="0"/>
                  <w:marRight w:val="0"/>
                  <w:marTop w:val="0"/>
                  <w:marBottom w:val="0"/>
                  <w:divBdr>
                    <w:top w:val="none" w:sz="0" w:space="0" w:color="auto"/>
                    <w:left w:val="none" w:sz="0" w:space="0" w:color="auto"/>
                    <w:bottom w:val="none" w:sz="0" w:space="0" w:color="auto"/>
                    <w:right w:val="none" w:sz="0" w:space="0" w:color="auto"/>
                  </w:divBdr>
                </w:div>
                <w:div w:id="2111389632">
                  <w:marLeft w:val="0"/>
                  <w:marRight w:val="0"/>
                  <w:marTop w:val="0"/>
                  <w:marBottom w:val="0"/>
                  <w:divBdr>
                    <w:top w:val="none" w:sz="0" w:space="0" w:color="auto"/>
                    <w:left w:val="none" w:sz="0" w:space="0" w:color="auto"/>
                    <w:bottom w:val="none" w:sz="0" w:space="0" w:color="auto"/>
                    <w:right w:val="none" w:sz="0" w:space="0" w:color="auto"/>
                  </w:divBdr>
                </w:div>
                <w:div w:id="2112359298">
                  <w:marLeft w:val="0"/>
                  <w:marRight w:val="0"/>
                  <w:marTop w:val="0"/>
                  <w:marBottom w:val="0"/>
                  <w:divBdr>
                    <w:top w:val="none" w:sz="0" w:space="0" w:color="auto"/>
                    <w:left w:val="none" w:sz="0" w:space="0" w:color="auto"/>
                    <w:bottom w:val="none" w:sz="0" w:space="0" w:color="auto"/>
                    <w:right w:val="none" w:sz="0" w:space="0" w:color="auto"/>
                  </w:divBdr>
                </w:div>
                <w:div w:id="2113938128">
                  <w:marLeft w:val="0"/>
                  <w:marRight w:val="0"/>
                  <w:marTop w:val="0"/>
                  <w:marBottom w:val="0"/>
                  <w:divBdr>
                    <w:top w:val="none" w:sz="0" w:space="0" w:color="auto"/>
                    <w:left w:val="none" w:sz="0" w:space="0" w:color="auto"/>
                    <w:bottom w:val="none" w:sz="0" w:space="0" w:color="auto"/>
                    <w:right w:val="none" w:sz="0" w:space="0" w:color="auto"/>
                  </w:divBdr>
                </w:div>
                <w:div w:id="2114276753">
                  <w:marLeft w:val="0"/>
                  <w:marRight w:val="0"/>
                  <w:marTop w:val="0"/>
                  <w:marBottom w:val="0"/>
                  <w:divBdr>
                    <w:top w:val="none" w:sz="0" w:space="0" w:color="auto"/>
                    <w:left w:val="none" w:sz="0" w:space="0" w:color="auto"/>
                    <w:bottom w:val="none" w:sz="0" w:space="0" w:color="auto"/>
                    <w:right w:val="none" w:sz="0" w:space="0" w:color="auto"/>
                  </w:divBdr>
                </w:div>
                <w:div w:id="2115051750">
                  <w:marLeft w:val="0"/>
                  <w:marRight w:val="0"/>
                  <w:marTop w:val="0"/>
                  <w:marBottom w:val="0"/>
                  <w:divBdr>
                    <w:top w:val="none" w:sz="0" w:space="0" w:color="auto"/>
                    <w:left w:val="none" w:sz="0" w:space="0" w:color="auto"/>
                    <w:bottom w:val="none" w:sz="0" w:space="0" w:color="auto"/>
                    <w:right w:val="none" w:sz="0" w:space="0" w:color="auto"/>
                  </w:divBdr>
                </w:div>
                <w:div w:id="2115054209">
                  <w:marLeft w:val="0"/>
                  <w:marRight w:val="0"/>
                  <w:marTop w:val="0"/>
                  <w:marBottom w:val="0"/>
                  <w:divBdr>
                    <w:top w:val="none" w:sz="0" w:space="0" w:color="auto"/>
                    <w:left w:val="none" w:sz="0" w:space="0" w:color="auto"/>
                    <w:bottom w:val="none" w:sz="0" w:space="0" w:color="auto"/>
                    <w:right w:val="none" w:sz="0" w:space="0" w:color="auto"/>
                  </w:divBdr>
                </w:div>
                <w:div w:id="2116319225">
                  <w:marLeft w:val="0"/>
                  <w:marRight w:val="0"/>
                  <w:marTop w:val="0"/>
                  <w:marBottom w:val="0"/>
                  <w:divBdr>
                    <w:top w:val="none" w:sz="0" w:space="0" w:color="auto"/>
                    <w:left w:val="none" w:sz="0" w:space="0" w:color="auto"/>
                    <w:bottom w:val="none" w:sz="0" w:space="0" w:color="auto"/>
                    <w:right w:val="none" w:sz="0" w:space="0" w:color="auto"/>
                  </w:divBdr>
                </w:div>
                <w:div w:id="2116704396">
                  <w:marLeft w:val="0"/>
                  <w:marRight w:val="0"/>
                  <w:marTop w:val="0"/>
                  <w:marBottom w:val="0"/>
                  <w:divBdr>
                    <w:top w:val="none" w:sz="0" w:space="0" w:color="auto"/>
                    <w:left w:val="none" w:sz="0" w:space="0" w:color="auto"/>
                    <w:bottom w:val="none" w:sz="0" w:space="0" w:color="auto"/>
                    <w:right w:val="none" w:sz="0" w:space="0" w:color="auto"/>
                  </w:divBdr>
                </w:div>
                <w:div w:id="2117171755">
                  <w:marLeft w:val="0"/>
                  <w:marRight w:val="0"/>
                  <w:marTop w:val="0"/>
                  <w:marBottom w:val="0"/>
                  <w:divBdr>
                    <w:top w:val="none" w:sz="0" w:space="0" w:color="auto"/>
                    <w:left w:val="none" w:sz="0" w:space="0" w:color="auto"/>
                    <w:bottom w:val="none" w:sz="0" w:space="0" w:color="auto"/>
                    <w:right w:val="none" w:sz="0" w:space="0" w:color="auto"/>
                  </w:divBdr>
                </w:div>
                <w:div w:id="2119447844">
                  <w:marLeft w:val="0"/>
                  <w:marRight w:val="0"/>
                  <w:marTop w:val="0"/>
                  <w:marBottom w:val="0"/>
                  <w:divBdr>
                    <w:top w:val="none" w:sz="0" w:space="0" w:color="auto"/>
                    <w:left w:val="none" w:sz="0" w:space="0" w:color="auto"/>
                    <w:bottom w:val="none" w:sz="0" w:space="0" w:color="auto"/>
                    <w:right w:val="none" w:sz="0" w:space="0" w:color="auto"/>
                  </w:divBdr>
                </w:div>
                <w:div w:id="2119835351">
                  <w:marLeft w:val="0"/>
                  <w:marRight w:val="0"/>
                  <w:marTop w:val="0"/>
                  <w:marBottom w:val="0"/>
                  <w:divBdr>
                    <w:top w:val="none" w:sz="0" w:space="0" w:color="auto"/>
                    <w:left w:val="none" w:sz="0" w:space="0" w:color="auto"/>
                    <w:bottom w:val="none" w:sz="0" w:space="0" w:color="auto"/>
                    <w:right w:val="none" w:sz="0" w:space="0" w:color="auto"/>
                  </w:divBdr>
                </w:div>
                <w:div w:id="2120055691">
                  <w:marLeft w:val="0"/>
                  <w:marRight w:val="0"/>
                  <w:marTop w:val="0"/>
                  <w:marBottom w:val="0"/>
                  <w:divBdr>
                    <w:top w:val="none" w:sz="0" w:space="0" w:color="auto"/>
                    <w:left w:val="none" w:sz="0" w:space="0" w:color="auto"/>
                    <w:bottom w:val="none" w:sz="0" w:space="0" w:color="auto"/>
                    <w:right w:val="none" w:sz="0" w:space="0" w:color="auto"/>
                  </w:divBdr>
                </w:div>
                <w:div w:id="2120105788">
                  <w:marLeft w:val="0"/>
                  <w:marRight w:val="0"/>
                  <w:marTop w:val="0"/>
                  <w:marBottom w:val="0"/>
                  <w:divBdr>
                    <w:top w:val="none" w:sz="0" w:space="0" w:color="auto"/>
                    <w:left w:val="none" w:sz="0" w:space="0" w:color="auto"/>
                    <w:bottom w:val="none" w:sz="0" w:space="0" w:color="auto"/>
                    <w:right w:val="none" w:sz="0" w:space="0" w:color="auto"/>
                  </w:divBdr>
                </w:div>
                <w:div w:id="2122454761">
                  <w:marLeft w:val="0"/>
                  <w:marRight w:val="0"/>
                  <w:marTop w:val="0"/>
                  <w:marBottom w:val="0"/>
                  <w:divBdr>
                    <w:top w:val="none" w:sz="0" w:space="0" w:color="auto"/>
                    <w:left w:val="none" w:sz="0" w:space="0" w:color="auto"/>
                    <w:bottom w:val="none" w:sz="0" w:space="0" w:color="auto"/>
                    <w:right w:val="none" w:sz="0" w:space="0" w:color="auto"/>
                  </w:divBdr>
                </w:div>
                <w:div w:id="2123066185">
                  <w:marLeft w:val="0"/>
                  <w:marRight w:val="0"/>
                  <w:marTop w:val="0"/>
                  <w:marBottom w:val="0"/>
                  <w:divBdr>
                    <w:top w:val="none" w:sz="0" w:space="0" w:color="auto"/>
                    <w:left w:val="none" w:sz="0" w:space="0" w:color="auto"/>
                    <w:bottom w:val="none" w:sz="0" w:space="0" w:color="auto"/>
                    <w:right w:val="none" w:sz="0" w:space="0" w:color="auto"/>
                  </w:divBdr>
                </w:div>
                <w:div w:id="2125685474">
                  <w:marLeft w:val="0"/>
                  <w:marRight w:val="0"/>
                  <w:marTop w:val="0"/>
                  <w:marBottom w:val="0"/>
                  <w:divBdr>
                    <w:top w:val="none" w:sz="0" w:space="0" w:color="auto"/>
                    <w:left w:val="none" w:sz="0" w:space="0" w:color="auto"/>
                    <w:bottom w:val="none" w:sz="0" w:space="0" w:color="auto"/>
                    <w:right w:val="none" w:sz="0" w:space="0" w:color="auto"/>
                  </w:divBdr>
                </w:div>
                <w:div w:id="2128617221">
                  <w:marLeft w:val="0"/>
                  <w:marRight w:val="0"/>
                  <w:marTop w:val="0"/>
                  <w:marBottom w:val="0"/>
                  <w:divBdr>
                    <w:top w:val="none" w:sz="0" w:space="0" w:color="auto"/>
                    <w:left w:val="none" w:sz="0" w:space="0" w:color="auto"/>
                    <w:bottom w:val="none" w:sz="0" w:space="0" w:color="auto"/>
                    <w:right w:val="none" w:sz="0" w:space="0" w:color="auto"/>
                  </w:divBdr>
                </w:div>
                <w:div w:id="2131391035">
                  <w:marLeft w:val="0"/>
                  <w:marRight w:val="0"/>
                  <w:marTop w:val="0"/>
                  <w:marBottom w:val="0"/>
                  <w:divBdr>
                    <w:top w:val="none" w:sz="0" w:space="0" w:color="auto"/>
                    <w:left w:val="none" w:sz="0" w:space="0" w:color="auto"/>
                    <w:bottom w:val="none" w:sz="0" w:space="0" w:color="auto"/>
                    <w:right w:val="none" w:sz="0" w:space="0" w:color="auto"/>
                  </w:divBdr>
                </w:div>
                <w:div w:id="2132093939">
                  <w:marLeft w:val="0"/>
                  <w:marRight w:val="0"/>
                  <w:marTop w:val="0"/>
                  <w:marBottom w:val="0"/>
                  <w:divBdr>
                    <w:top w:val="none" w:sz="0" w:space="0" w:color="auto"/>
                    <w:left w:val="none" w:sz="0" w:space="0" w:color="auto"/>
                    <w:bottom w:val="none" w:sz="0" w:space="0" w:color="auto"/>
                    <w:right w:val="none" w:sz="0" w:space="0" w:color="auto"/>
                  </w:divBdr>
                </w:div>
                <w:div w:id="2133404667">
                  <w:marLeft w:val="0"/>
                  <w:marRight w:val="0"/>
                  <w:marTop w:val="0"/>
                  <w:marBottom w:val="0"/>
                  <w:divBdr>
                    <w:top w:val="none" w:sz="0" w:space="0" w:color="auto"/>
                    <w:left w:val="none" w:sz="0" w:space="0" w:color="auto"/>
                    <w:bottom w:val="none" w:sz="0" w:space="0" w:color="auto"/>
                    <w:right w:val="none" w:sz="0" w:space="0" w:color="auto"/>
                  </w:divBdr>
                </w:div>
                <w:div w:id="2133861084">
                  <w:marLeft w:val="0"/>
                  <w:marRight w:val="0"/>
                  <w:marTop w:val="0"/>
                  <w:marBottom w:val="0"/>
                  <w:divBdr>
                    <w:top w:val="none" w:sz="0" w:space="0" w:color="auto"/>
                    <w:left w:val="none" w:sz="0" w:space="0" w:color="auto"/>
                    <w:bottom w:val="none" w:sz="0" w:space="0" w:color="auto"/>
                    <w:right w:val="none" w:sz="0" w:space="0" w:color="auto"/>
                  </w:divBdr>
                </w:div>
                <w:div w:id="2135638064">
                  <w:marLeft w:val="0"/>
                  <w:marRight w:val="0"/>
                  <w:marTop w:val="0"/>
                  <w:marBottom w:val="0"/>
                  <w:divBdr>
                    <w:top w:val="none" w:sz="0" w:space="0" w:color="auto"/>
                    <w:left w:val="none" w:sz="0" w:space="0" w:color="auto"/>
                    <w:bottom w:val="none" w:sz="0" w:space="0" w:color="auto"/>
                    <w:right w:val="none" w:sz="0" w:space="0" w:color="auto"/>
                  </w:divBdr>
                </w:div>
                <w:div w:id="2136100982">
                  <w:marLeft w:val="0"/>
                  <w:marRight w:val="0"/>
                  <w:marTop w:val="0"/>
                  <w:marBottom w:val="0"/>
                  <w:divBdr>
                    <w:top w:val="none" w:sz="0" w:space="0" w:color="auto"/>
                    <w:left w:val="none" w:sz="0" w:space="0" w:color="auto"/>
                    <w:bottom w:val="none" w:sz="0" w:space="0" w:color="auto"/>
                    <w:right w:val="none" w:sz="0" w:space="0" w:color="auto"/>
                  </w:divBdr>
                </w:div>
                <w:div w:id="2138913481">
                  <w:marLeft w:val="0"/>
                  <w:marRight w:val="0"/>
                  <w:marTop w:val="0"/>
                  <w:marBottom w:val="0"/>
                  <w:divBdr>
                    <w:top w:val="none" w:sz="0" w:space="0" w:color="auto"/>
                    <w:left w:val="none" w:sz="0" w:space="0" w:color="auto"/>
                    <w:bottom w:val="none" w:sz="0" w:space="0" w:color="auto"/>
                    <w:right w:val="none" w:sz="0" w:space="0" w:color="auto"/>
                  </w:divBdr>
                </w:div>
                <w:div w:id="2139642679">
                  <w:marLeft w:val="0"/>
                  <w:marRight w:val="0"/>
                  <w:marTop w:val="0"/>
                  <w:marBottom w:val="0"/>
                  <w:divBdr>
                    <w:top w:val="none" w:sz="0" w:space="0" w:color="auto"/>
                    <w:left w:val="none" w:sz="0" w:space="0" w:color="auto"/>
                    <w:bottom w:val="none" w:sz="0" w:space="0" w:color="auto"/>
                    <w:right w:val="none" w:sz="0" w:space="0" w:color="auto"/>
                  </w:divBdr>
                </w:div>
                <w:div w:id="2140564769">
                  <w:marLeft w:val="0"/>
                  <w:marRight w:val="0"/>
                  <w:marTop w:val="0"/>
                  <w:marBottom w:val="0"/>
                  <w:divBdr>
                    <w:top w:val="none" w:sz="0" w:space="0" w:color="auto"/>
                    <w:left w:val="none" w:sz="0" w:space="0" w:color="auto"/>
                    <w:bottom w:val="none" w:sz="0" w:space="0" w:color="auto"/>
                    <w:right w:val="none" w:sz="0" w:space="0" w:color="auto"/>
                  </w:divBdr>
                </w:div>
                <w:div w:id="2142377557">
                  <w:marLeft w:val="0"/>
                  <w:marRight w:val="0"/>
                  <w:marTop w:val="0"/>
                  <w:marBottom w:val="0"/>
                  <w:divBdr>
                    <w:top w:val="none" w:sz="0" w:space="0" w:color="auto"/>
                    <w:left w:val="none" w:sz="0" w:space="0" w:color="auto"/>
                    <w:bottom w:val="none" w:sz="0" w:space="0" w:color="auto"/>
                    <w:right w:val="none" w:sz="0" w:space="0" w:color="auto"/>
                  </w:divBdr>
                </w:div>
                <w:div w:id="2147040328">
                  <w:marLeft w:val="0"/>
                  <w:marRight w:val="0"/>
                  <w:marTop w:val="0"/>
                  <w:marBottom w:val="0"/>
                  <w:divBdr>
                    <w:top w:val="none" w:sz="0" w:space="0" w:color="auto"/>
                    <w:left w:val="none" w:sz="0" w:space="0" w:color="auto"/>
                    <w:bottom w:val="none" w:sz="0" w:space="0" w:color="auto"/>
                    <w:right w:val="none" w:sz="0" w:space="0" w:color="auto"/>
                  </w:divBdr>
                </w:div>
              </w:divsChild>
            </w:div>
            <w:div w:id="1253394470">
              <w:marLeft w:val="0"/>
              <w:marRight w:val="0"/>
              <w:marTop w:val="0"/>
              <w:marBottom w:val="0"/>
              <w:divBdr>
                <w:top w:val="none" w:sz="0" w:space="0" w:color="auto"/>
                <w:left w:val="none" w:sz="0" w:space="0" w:color="auto"/>
                <w:bottom w:val="none" w:sz="0" w:space="0" w:color="auto"/>
                <w:right w:val="none" w:sz="0" w:space="0" w:color="auto"/>
              </w:divBdr>
            </w:div>
            <w:div w:id="1253665806">
              <w:marLeft w:val="0"/>
              <w:marRight w:val="0"/>
              <w:marTop w:val="0"/>
              <w:marBottom w:val="0"/>
              <w:divBdr>
                <w:top w:val="none" w:sz="0" w:space="0" w:color="auto"/>
                <w:left w:val="none" w:sz="0" w:space="0" w:color="auto"/>
                <w:bottom w:val="none" w:sz="0" w:space="0" w:color="auto"/>
                <w:right w:val="none" w:sz="0" w:space="0" w:color="auto"/>
              </w:divBdr>
            </w:div>
            <w:div w:id="1256480949">
              <w:marLeft w:val="0"/>
              <w:marRight w:val="0"/>
              <w:marTop w:val="0"/>
              <w:marBottom w:val="0"/>
              <w:divBdr>
                <w:top w:val="none" w:sz="0" w:space="0" w:color="auto"/>
                <w:left w:val="none" w:sz="0" w:space="0" w:color="auto"/>
                <w:bottom w:val="none" w:sz="0" w:space="0" w:color="auto"/>
                <w:right w:val="none" w:sz="0" w:space="0" w:color="auto"/>
              </w:divBdr>
            </w:div>
            <w:div w:id="1258371919">
              <w:marLeft w:val="0"/>
              <w:marRight w:val="0"/>
              <w:marTop w:val="0"/>
              <w:marBottom w:val="0"/>
              <w:divBdr>
                <w:top w:val="none" w:sz="0" w:space="0" w:color="auto"/>
                <w:left w:val="none" w:sz="0" w:space="0" w:color="auto"/>
                <w:bottom w:val="none" w:sz="0" w:space="0" w:color="auto"/>
                <w:right w:val="none" w:sz="0" w:space="0" w:color="auto"/>
              </w:divBdr>
            </w:div>
            <w:div w:id="1258948658">
              <w:marLeft w:val="0"/>
              <w:marRight w:val="0"/>
              <w:marTop w:val="0"/>
              <w:marBottom w:val="0"/>
              <w:divBdr>
                <w:top w:val="none" w:sz="0" w:space="0" w:color="auto"/>
                <w:left w:val="none" w:sz="0" w:space="0" w:color="auto"/>
                <w:bottom w:val="none" w:sz="0" w:space="0" w:color="auto"/>
                <w:right w:val="none" w:sz="0" w:space="0" w:color="auto"/>
              </w:divBdr>
            </w:div>
            <w:div w:id="1259020208">
              <w:marLeft w:val="0"/>
              <w:marRight w:val="0"/>
              <w:marTop w:val="0"/>
              <w:marBottom w:val="0"/>
              <w:divBdr>
                <w:top w:val="none" w:sz="0" w:space="0" w:color="auto"/>
                <w:left w:val="none" w:sz="0" w:space="0" w:color="auto"/>
                <w:bottom w:val="none" w:sz="0" w:space="0" w:color="auto"/>
                <w:right w:val="none" w:sz="0" w:space="0" w:color="auto"/>
              </w:divBdr>
            </w:div>
            <w:div w:id="1260408906">
              <w:marLeft w:val="0"/>
              <w:marRight w:val="0"/>
              <w:marTop w:val="0"/>
              <w:marBottom w:val="0"/>
              <w:divBdr>
                <w:top w:val="none" w:sz="0" w:space="0" w:color="auto"/>
                <w:left w:val="none" w:sz="0" w:space="0" w:color="auto"/>
                <w:bottom w:val="none" w:sz="0" w:space="0" w:color="auto"/>
                <w:right w:val="none" w:sz="0" w:space="0" w:color="auto"/>
              </w:divBdr>
            </w:div>
            <w:div w:id="1262878884">
              <w:marLeft w:val="0"/>
              <w:marRight w:val="0"/>
              <w:marTop w:val="0"/>
              <w:marBottom w:val="0"/>
              <w:divBdr>
                <w:top w:val="none" w:sz="0" w:space="0" w:color="auto"/>
                <w:left w:val="none" w:sz="0" w:space="0" w:color="auto"/>
                <w:bottom w:val="none" w:sz="0" w:space="0" w:color="auto"/>
                <w:right w:val="none" w:sz="0" w:space="0" w:color="auto"/>
              </w:divBdr>
            </w:div>
            <w:div w:id="1264268531">
              <w:marLeft w:val="0"/>
              <w:marRight w:val="0"/>
              <w:marTop w:val="0"/>
              <w:marBottom w:val="0"/>
              <w:divBdr>
                <w:top w:val="none" w:sz="0" w:space="0" w:color="auto"/>
                <w:left w:val="none" w:sz="0" w:space="0" w:color="auto"/>
                <w:bottom w:val="none" w:sz="0" w:space="0" w:color="auto"/>
                <w:right w:val="none" w:sz="0" w:space="0" w:color="auto"/>
              </w:divBdr>
            </w:div>
            <w:div w:id="1266115738">
              <w:marLeft w:val="0"/>
              <w:marRight w:val="0"/>
              <w:marTop w:val="0"/>
              <w:marBottom w:val="0"/>
              <w:divBdr>
                <w:top w:val="none" w:sz="0" w:space="0" w:color="auto"/>
                <w:left w:val="none" w:sz="0" w:space="0" w:color="auto"/>
                <w:bottom w:val="none" w:sz="0" w:space="0" w:color="auto"/>
                <w:right w:val="none" w:sz="0" w:space="0" w:color="auto"/>
              </w:divBdr>
            </w:div>
            <w:div w:id="1267494310">
              <w:marLeft w:val="0"/>
              <w:marRight w:val="0"/>
              <w:marTop w:val="0"/>
              <w:marBottom w:val="0"/>
              <w:divBdr>
                <w:top w:val="none" w:sz="0" w:space="0" w:color="auto"/>
                <w:left w:val="none" w:sz="0" w:space="0" w:color="auto"/>
                <w:bottom w:val="none" w:sz="0" w:space="0" w:color="auto"/>
                <w:right w:val="none" w:sz="0" w:space="0" w:color="auto"/>
              </w:divBdr>
            </w:div>
            <w:div w:id="1267497029">
              <w:marLeft w:val="0"/>
              <w:marRight w:val="0"/>
              <w:marTop w:val="0"/>
              <w:marBottom w:val="0"/>
              <w:divBdr>
                <w:top w:val="none" w:sz="0" w:space="0" w:color="auto"/>
                <w:left w:val="none" w:sz="0" w:space="0" w:color="auto"/>
                <w:bottom w:val="none" w:sz="0" w:space="0" w:color="auto"/>
                <w:right w:val="none" w:sz="0" w:space="0" w:color="auto"/>
              </w:divBdr>
            </w:div>
            <w:div w:id="1270508580">
              <w:marLeft w:val="0"/>
              <w:marRight w:val="0"/>
              <w:marTop w:val="0"/>
              <w:marBottom w:val="0"/>
              <w:divBdr>
                <w:top w:val="none" w:sz="0" w:space="0" w:color="auto"/>
                <w:left w:val="none" w:sz="0" w:space="0" w:color="auto"/>
                <w:bottom w:val="none" w:sz="0" w:space="0" w:color="auto"/>
                <w:right w:val="none" w:sz="0" w:space="0" w:color="auto"/>
              </w:divBdr>
            </w:div>
            <w:div w:id="1270939735">
              <w:marLeft w:val="0"/>
              <w:marRight w:val="0"/>
              <w:marTop w:val="0"/>
              <w:marBottom w:val="0"/>
              <w:divBdr>
                <w:top w:val="none" w:sz="0" w:space="0" w:color="auto"/>
                <w:left w:val="none" w:sz="0" w:space="0" w:color="auto"/>
                <w:bottom w:val="none" w:sz="0" w:space="0" w:color="auto"/>
                <w:right w:val="none" w:sz="0" w:space="0" w:color="auto"/>
              </w:divBdr>
            </w:div>
            <w:div w:id="1272476697">
              <w:marLeft w:val="0"/>
              <w:marRight w:val="0"/>
              <w:marTop w:val="0"/>
              <w:marBottom w:val="0"/>
              <w:divBdr>
                <w:top w:val="none" w:sz="0" w:space="0" w:color="auto"/>
                <w:left w:val="none" w:sz="0" w:space="0" w:color="auto"/>
                <w:bottom w:val="none" w:sz="0" w:space="0" w:color="auto"/>
                <w:right w:val="none" w:sz="0" w:space="0" w:color="auto"/>
              </w:divBdr>
            </w:div>
            <w:div w:id="1274636093">
              <w:marLeft w:val="0"/>
              <w:marRight w:val="0"/>
              <w:marTop w:val="0"/>
              <w:marBottom w:val="0"/>
              <w:divBdr>
                <w:top w:val="none" w:sz="0" w:space="0" w:color="auto"/>
                <w:left w:val="none" w:sz="0" w:space="0" w:color="auto"/>
                <w:bottom w:val="none" w:sz="0" w:space="0" w:color="auto"/>
                <w:right w:val="none" w:sz="0" w:space="0" w:color="auto"/>
              </w:divBdr>
            </w:div>
            <w:div w:id="1277908695">
              <w:marLeft w:val="0"/>
              <w:marRight w:val="0"/>
              <w:marTop w:val="0"/>
              <w:marBottom w:val="0"/>
              <w:divBdr>
                <w:top w:val="none" w:sz="0" w:space="0" w:color="auto"/>
                <w:left w:val="none" w:sz="0" w:space="0" w:color="auto"/>
                <w:bottom w:val="none" w:sz="0" w:space="0" w:color="auto"/>
                <w:right w:val="none" w:sz="0" w:space="0" w:color="auto"/>
              </w:divBdr>
            </w:div>
            <w:div w:id="1281035649">
              <w:marLeft w:val="0"/>
              <w:marRight w:val="0"/>
              <w:marTop w:val="0"/>
              <w:marBottom w:val="0"/>
              <w:divBdr>
                <w:top w:val="none" w:sz="0" w:space="0" w:color="auto"/>
                <w:left w:val="none" w:sz="0" w:space="0" w:color="auto"/>
                <w:bottom w:val="none" w:sz="0" w:space="0" w:color="auto"/>
                <w:right w:val="none" w:sz="0" w:space="0" w:color="auto"/>
              </w:divBdr>
            </w:div>
            <w:div w:id="1281885684">
              <w:marLeft w:val="0"/>
              <w:marRight w:val="0"/>
              <w:marTop w:val="0"/>
              <w:marBottom w:val="0"/>
              <w:divBdr>
                <w:top w:val="none" w:sz="0" w:space="0" w:color="auto"/>
                <w:left w:val="none" w:sz="0" w:space="0" w:color="auto"/>
                <w:bottom w:val="none" w:sz="0" w:space="0" w:color="auto"/>
                <w:right w:val="none" w:sz="0" w:space="0" w:color="auto"/>
              </w:divBdr>
            </w:div>
            <w:div w:id="1289816137">
              <w:marLeft w:val="0"/>
              <w:marRight w:val="0"/>
              <w:marTop w:val="0"/>
              <w:marBottom w:val="0"/>
              <w:divBdr>
                <w:top w:val="none" w:sz="0" w:space="0" w:color="auto"/>
                <w:left w:val="none" w:sz="0" w:space="0" w:color="auto"/>
                <w:bottom w:val="none" w:sz="0" w:space="0" w:color="auto"/>
                <w:right w:val="none" w:sz="0" w:space="0" w:color="auto"/>
              </w:divBdr>
            </w:div>
            <w:div w:id="1296370136">
              <w:marLeft w:val="0"/>
              <w:marRight w:val="0"/>
              <w:marTop w:val="0"/>
              <w:marBottom w:val="0"/>
              <w:divBdr>
                <w:top w:val="none" w:sz="0" w:space="0" w:color="auto"/>
                <w:left w:val="none" w:sz="0" w:space="0" w:color="auto"/>
                <w:bottom w:val="none" w:sz="0" w:space="0" w:color="auto"/>
                <w:right w:val="none" w:sz="0" w:space="0" w:color="auto"/>
              </w:divBdr>
            </w:div>
            <w:div w:id="1297180283">
              <w:marLeft w:val="0"/>
              <w:marRight w:val="0"/>
              <w:marTop w:val="0"/>
              <w:marBottom w:val="0"/>
              <w:divBdr>
                <w:top w:val="none" w:sz="0" w:space="0" w:color="auto"/>
                <w:left w:val="none" w:sz="0" w:space="0" w:color="auto"/>
                <w:bottom w:val="none" w:sz="0" w:space="0" w:color="auto"/>
                <w:right w:val="none" w:sz="0" w:space="0" w:color="auto"/>
              </w:divBdr>
            </w:div>
            <w:div w:id="1298073131">
              <w:marLeft w:val="0"/>
              <w:marRight w:val="0"/>
              <w:marTop w:val="0"/>
              <w:marBottom w:val="0"/>
              <w:divBdr>
                <w:top w:val="none" w:sz="0" w:space="0" w:color="auto"/>
                <w:left w:val="none" w:sz="0" w:space="0" w:color="auto"/>
                <w:bottom w:val="none" w:sz="0" w:space="0" w:color="auto"/>
                <w:right w:val="none" w:sz="0" w:space="0" w:color="auto"/>
              </w:divBdr>
            </w:div>
            <w:div w:id="1298799833">
              <w:marLeft w:val="0"/>
              <w:marRight w:val="0"/>
              <w:marTop w:val="0"/>
              <w:marBottom w:val="0"/>
              <w:divBdr>
                <w:top w:val="none" w:sz="0" w:space="0" w:color="auto"/>
                <w:left w:val="none" w:sz="0" w:space="0" w:color="auto"/>
                <w:bottom w:val="none" w:sz="0" w:space="0" w:color="auto"/>
                <w:right w:val="none" w:sz="0" w:space="0" w:color="auto"/>
              </w:divBdr>
            </w:div>
            <w:div w:id="1301424702">
              <w:marLeft w:val="0"/>
              <w:marRight w:val="0"/>
              <w:marTop w:val="0"/>
              <w:marBottom w:val="0"/>
              <w:divBdr>
                <w:top w:val="none" w:sz="0" w:space="0" w:color="auto"/>
                <w:left w:val="none" w:sz="0" w:space="0" w:color="auto"/>
                <w:bottom w:val="none" w:sz="0" w:space="0" w:color="auto"/>
                <w:right w:val="none" w:sz="0" w:space="0" w:color="auto"/>
              </w:divBdr>
            </w:div>
            <w:div w:id="1301619377">
              <w:marLeft w:val="0"/>
              <w:marRight w:val="0"/>
              <w:marTop w:val="0"/>
              <w:marBottom w:val="0"/>
              <w:divBdr>
                <w:top w:val="none" w:sz="0" w:space="0" w:color="auto"/>
                <w:left w:val="none" w:sz="0" w:space="0" w:color="auto"/>
                <w:bottom w:val="none" w:sz="0" w:space="0" w:color="auto"/>
                <w:right w:val="none" w:sz="0" w:space="0" w:color="auto"/>
              </w:divBdr>
            </w:div>
            <w:div w:id="1307275745">
              <w:marLeft w:val="0"/>
              <w:marRight w:val="0"/>
              <w:marTop w:val="0"/>
              <w:marBottom w:val="0"/>
              <w:divBdr>
                <w:top w:val="none" w:sz="0" w:space="0" w:color="auto"/>
                <w:left w:val="none" w:sz="0" w:space="0" w:color="auto"/>
                <w:bottom w:val="none" w:sz="0" w:space="0" w:color="auto"/>
                <w:right w:val="none" w:sz="0" w:space="0" w:color="auto"/>
              </w:divBdr>
            </w:div>
            <w:div w:id="1307664504">
              <w:marLeft w:val="0"/>
              <w:marRight w:val="0"/>
              <w:marTop w:val="0"/>
              <w:marBottom w:val="0"/>
              <w:divBdr>
                <w:top w:val="none" w:sz="0" w:space="0" w:color="auto"/>
                <w:left w:val="none" w:sz="0" w:space="0" w:color="auto"/>
                <w:bottom w:val="none" w:sz="0" w:space="0" w:color="auto"/>
                <w:right w:val="none" w:sz="0" w:space="0" w:color="auto"/>
              </w:divBdr>
            </w:div>
            <w:div w:id="1309431108">
              <w:marLeft w:val="0"/>
              <w:marRight w:val="0"/>
              <w:marTop w:val="0"/>
              <w:marBottom w:val="0"/>
              <w:divBdr>
                <w:top w:val="none" w:sz="0" w:space="0" w:color="auto"/>
                <w:left w:val="none" w:sz="0" w:space="0" w:color="auto"/>
                <w:bottom w:val="none" w:sz="0" w:space="0" w:color="auto"/>
                <w:right w:val="none" w:sz="0" w:space="0" w:color="auto"/>
              </w:divBdr>
            </w:div>
            <w:div w:id="1310282004">
              <w:marLeft w:val="0"/>
              <w:marRight w:val="0"/>
              <w:marTop w:val="0"/>
              <w:marBottom w:val="0"/>
              <w:divBdr>
                <w:top w:val="none" w:sz="0" w:space="0" w:color="auto"/>
                <w:left w:val="none" w:sz="0" w:space="0" w:color="auto"/>
                <w:bottom w:val="none" w:sz="0" w:space="0" w:color="auto"/>
                <w:right w:val="none" w:sz="0" w:space="0" w:color="auto"/>
              </w:divBdr>
            </w:div>
            <w:div w:id="1311137663">
              <w:marLeft w:val="0"/>
              <w:marRight w:val="0"/>
              <w:marTop w:val="0"/>
              <w:marBottom w:val="0"/>
              <w:divBdr>
                <w:top w:val="none" w:sz="0" w:space="0" w:color="auto"/>
                <w:left w:val="none" w:sz="0" w:space="0" w:color="auto"/>
                <w:bottom w:val="none" w:sz="0" w:space="0" w:color="auto"/>
                <w:right w:val="none" w:sz="0" w:space="0" w:color="auto"/>
              </w:divBdr>
            </w:div>
            <w:div w:id="1312174375">
              <w:marLeft w:val="0"/>
              <w:marRight w:val="0"/>
              <w:marTop w:val="0"/>
              <w:marBottom w:val="0"/>
              <w:divBdr>
                <w:top w:val="none" w:sz="0" w:space="0" w:color="auto"/>
                <w:left w:val="none" w:sz="0" w:space="0" w:color="auto"/>
                <w:bottom w:val="none" w:sz="0" w:space="0" w:color="auto"/>
                <w:right w:val="none" w:sz="0" w:space="0" w:color="auto"/>
              </w:divBdr>
            </w:div>
            <w:div w:id="1312365667">
              <w:marLeft w:val="0"/>
              <w:marRight w:val="0"/>
              <w:marTop w:val="0"/>
              <w:marBottom w:val="0"/>
              <w:divBdr>
                <w:top w:val="none" w:sz="0" w:space="0" w:color="auto"/>
                <w:left w:val="none" w:sz="0" w:space="0" w:color="auto"/>
                <w:bottom w:val="none" w:sz="0" w:space="0" w:color="auto"/>
                <w:right w:val="none" w:sz="0" w:space="0" w:color="auto"/>
              </w:divBdr>
            </w:div>
            <w:div w:id="1314791869">
              <w:marLeft w:val="0"/>
              <w:marRight w:val="0"/>
              <w:marTop w:val="0"/>
              <w:marBottom w:val="0"/>
              <w:divBdr>
                <w:top w:val="none" w:sz="0" w:space="0" w:color="auto"/>
                <w:left w:val="none" w:sz="0" w:space="0" w:color="auto"/>
                <w:bottom w:val="none" w:sz="0" w:space="0" w:color="auto"/>
                <w:right w:val="none" w:sz="0" w:space="0" w:color="auto"/>
              </w:divBdr>
            </w:div>
            <w:div w:id="1314942181">
              <w:marLeft w:val="0"/>
              <w:marRight w:val="0"/>
              <w:marTop w:val="0"/>
              <w:marBottom w:val="0"/>
              <w:divBdr>
                <w:top w:val="none" w:sz="0" w:space="0" w:color="auto"/>
                <w:left w:val="none" w:sz="0" w:space="0" w:color="auto"/>
                <w:bottom w:val="none" w:sz="0" w:space="0" w:color="auto"/>
                <w:right w:val="none" w:sz="0" w:space="0" w:color="auto"/>
              </w:divBdr>
            </w:div>
            <w:div w:id="1317303864">
              <w:marLeft w:val="0"/>
              <w:marRight w:val="0"/>
              <w:marTop w:val="0"/>
              <w:marBottom w:val="0"/>
              <w:divBdr>
                <w:top w:val="none" w:sz="0" w:space="0" w:color="auto"/>
                <w:left w:val="none" w:sz="0" w:space="0" w:color="auto"/>
                <w:bottom w:val="none" w:sz="0" w:space="0" w:color="auto"/>
                <w:right w:val="none" w:sz="0" w:space="0" w:color="auto"/>
              </w:divBdr>
            </w:div>
            <w:div w:id="1318878866">
              <w:marLeft w:val="0"/>
              <w:marRight w:val="0"/>
              <w:marTop w:val="0"/>
              <w:marBottom w:val="0"/>
              <w:divBdr>
                <w:top w:val="none" w:sz="0" w:space="0" w:color="auto"/>
                <w:left w:val="none" w:sz="0" w:space="0" w:color="auto"/>
                <w:bottom w:val="none" w:sz="0" w:space="0" w:color="auto"/>
                <w:right w:val="none" w:sz="0" w:space="0" w:color="auto"/>
              </w:divBdr>
            </w:div>
            <w:div w:id="1320427761">
              <w:marLeft w:val="0"/>
              <w:marRight w:val="0"/>
              <w:marTop w:val="0"/>
              <w:marBottom w:val="0"/>
              <w:divBdr>
                <w:top w:val="none" w:sz="0" w:space="0" w:color="auto"/>
                <w:left w:val="none" w:sz="0" w:space="0" w:color="auto"/>
                <w:bottom w:val="none" w:sz="0" w:space="0" w:color="auto"/>
                <w:right w:val="none" w:sz="0" w:space="0" w:color="auto"/>
              </w:divBdr>
            </w:div>
            <w:div w:id="1327056343">
              <w:marLeft w:val="0"/>
              <w:marRight w:val="0"/>
              <w:marTop w:val="0"/>
              <w:marBottom w:val="0"/>
              <w:divBdr>
                <w:top w:val="none" w:sz="0" w:space="0" w:color="auto"/>
                <w:left w:val="none" w:sz="0" w:space="0" w:color="auto"/>
                <w:bottom w:val="none" w:sz="0" w:space="0" w:color="auto"/>
                <w:right w:val="none" w:sz="0" w:space="0" w:color="auto"/>
              </w:divBdr>
            </w:div>
            <w:div w:id="1329597180">
              <w:marLeft w:val="0"/>
              <w:marRight w:val="0"/>
              <w:marTop w:val="0"/>
              <w:marBottom w:val="0"/>
              <w:divBdr>
                <w:top w:val="none" w:sz="0" w:space="0" w:color="auto"/>
                <w:left w:val="none" w:sz="0" w:space="0" w:color="auto"/>
                <w:bottom w:val="none" w:sz="0" w:space="0" w:color="auto"/>
                <w:right w:val="none" w:sz="0" w:space="0" w:color="auto"/>
              </w:divBdr>
            </w:div>
            <w:div w:id="1334070822">
              <w:marLeft w:val="0"/>
              <w:marRight w:val="0"/>
              <w:marTop w:val="0"/>
              <w:marBottom w:val="0"/>
              <w:divBdr>
                <w:top w:val="none" w:sz="0" w:space="0" w:color="auto"/>
                <w:left w:val="none" w:sz="0" w:space="0" w:color="auto"/>
                <w:bottom w:val="none" w:sz="0" w:space="0" w:color="auto"/>
                <w:right w:val="none" w:sz="0" w:space="0" w:color="auto"/>
              </w:divBdr>
            </w:div>
            <w:div w:id="1334072248">
              <w:marLeft w:val="0"/>
              <w:marRight w:val="0"/>
              <w:marTop w:val="0"/>
              <w:marBottom w:val="0"/>
              <w:divBdr>
                <w:top w:val="none" w:sz="0" w:space="0" w:color="auto"/>
                <w:left w:val="none" w:sz="0" w:space="0" w:color="auto"/>
                <w:bottom w:val="none" w:sz="0" w:space="0" w:color="auto"/>
                <w:right w:val="none" w:sz="0" w:space="0" w:color="auto"/>
              </w:divBdr>
            </w:div>
            <w:div w:id="1340740875">
              <w:marLeft w:val="0"/>
              <w:marRight w:val="0"/>
              <w:marTop w:val="0"/>
              <w:marBottom w:val="0"/>
              <w:divBdr>
                <w:top w:val="none" w:sz="0" w:space="0" w:color="auto"/>
                <w:left w:val="none" w:sz="0" w:space="0" w:color="auto"/>
                <w:bottom w:val="none" w:sz="0" w:space="0" w:color="auto"/>
                <w:right w:val="none" w:sz="0" w:space="0" w:color="auto"/>
              </w:divBdr>
            </w:div>
            <w:div w:id="1342397474">
              <w:marLeft w:val="0"/>
              <w:marRight w:val="0"/>
              <w:marTop w:val="0"/>
              <w:marBottom w:val="0"/>
              <w:divBdr>
                <w:top w:val="none" w:sz="0" w:space="0" w:color="auto"/>
                <w:left w:val="none" w:sz="0" w:space="0" w:color="auto"/>
                <w:bottom w:val="none" w:sz="0" w:space="0" w:color="auto"/>
                <w:right w:val="none" w:sz="0" w:space="0" w:color="auto"/>
              </w:divBdr>
            </w:div>
            <w:div w:id="1344824597">
              <w:marLeft w:val="0"/>
              <w:marRight w:val="0"/>
              <w:marTop w:val="0"/>
              <w:marBottom w:val="0"/>
              <w:divBdr>
                <w:top w:val="none" w:sz="0" w:space="0" w:color="auto"/>
                <w:left w:val="none" w:sz="0" w:space="0" w:color="auto"/>
                <w:bottom w:val="none" w:sz="0" w:space="0" w:color="auto"/>
                <w:right w:val="none" w:sz="0" w:space="0" w:color="auto"/>
              </w:divBdr>
            </w:div>
            <w:div w:id="1345129019">
              <w:marLeft w:val="0"/>
              <w:marRight w:val="0"/>
              <w:marTop w:val="0"/>
              <w:marBottom w:val="0"/>
              <w:divBdr>
                <w:top w:val="none" w:sz="0" w:space="0" w:color="auto"/>
                <w:left w:val="none" w:sz="0" w:space="0" w:color="auto"/>
                <w:bottom w:val="none" w:sz="0" w:space="0" w:color="auto"/>
                <w:right w:val="none" w:sz="0" w:space="0" w:color="auto"/>
              </w:divBdr>
            </w:div>
            <w:div w:id="1348098494">
              <w:marLeft w:val="0"/>
              <w:marRight w:val="0"/>
              <w:marTop w:val="0"/>
              <w:marBottom w:val="0"/>
              <w:divBdr>
                <w:top w:val="none" w:sz="0" w:space="0" w:color="auto"/>
                <w:left w:val="none" w:sz="0" w:space="0" w:color="auto"/>
                <w:bottom w:val="none" w:sz="0" w:space="0" w:color="auto"/>
                <w:right w:val="none" w:sz="0" w:space="0" w:color="auto"/>
              </w:divBdr>
            </w:div>
            <w:div w:id="1351562322">
              <w:marLeft w:val="0"/>
              <w:marRight w:val="0"/>
              <w:marTop w:val="0"/>
              <w:marBottom w:val="0"/>
              <w:divBdr>
                <w:top w:val="none" w:sz="0" w:space="0" w:color="auto"/>
                <w:left w:val="none" w:sz="0" w:space="0" w:color="auto"/>
                <w:bottom w:val="none" w:sz="0" w:space="0" w:color="auto"/>
                <w:right w:val="none" w:sz="0" w:space="0" w:color="auto"/>
              </w:divBdr>
            </w:div>
            <w:div w:id="1353410727">
              <w:marLeft w:val="0"/>
              <w:marRight w:val="0"/>
              <w:marTop w:val="0"/>
              <w:marBottom w:val="0"/>
              <w:divBdr>
                <w:top w:val="none" w:sz="0" w:space="0" w:color="auto"/>
                <w:left w:val="none" w:sz="0" w:space="0" w:color="auto"/>
                <w:bottom w:val="none" w:sz="0" w:space="0" w:color="auto"/>
                <w:right w:val="none" w:sz="0" w:space="0" w:color="auto"/>
              </w:divBdr>
            </w:div>
            <w:div w:id="1354189418">
              <w:marLeft w:val="0"/>
              <w:marRight w:val="0"/>
              <w:marTop w:val="0"/>
              <w:marBottom w:val="0"/>
              <w:divBdr>
                <w:top w:val="none" w:sz="0" w:space="0" w:color="auto"/>
                <w:left w:val="none" w:sz="0" w:space="0" w:color="auto"/>
                <w:bottom w:val="none" w:sz="0" w:space="0" w:color="auto"/>
                <w:right w:val="none" w:sz="0" w:space="0" w:color="auto"/>
              </w:divBdr>
            </w:div>
            <w:div w:id="1356954729">
              <w:marLeft w:val="0"/>
              <w:marRight w:val="0"/>
              <w:marTop w:val="0"/>
              <w:marBottom w:val="0"/>
              <w:divBdr>
                <w:top w:val="none" w:sz="0" w:space="0" w:color="auto"/>
                <w:left w:val="none" w:sz="0" w:space="0" w:color="auto"/>
                <w:bottom w:val="none" w:sz="0" w:space="0" w:color="auto"/>
                <w:right w:val="none" w:sz="0" w:space="0" w:color="auto"/>
              </w:divBdr>
            </w:div>
            <w:div w:id="1357000480">
              <w:marLeft w:val="0"/>
              <w:marRight w:val="0"/>
              <w:marTop w:val="0"/>
              <w:marBottom w:val="0"/>
              <w:divBdr>
                <w:top w:val="none" w:sz="0" w:space="0" w:color="auto"/>
                <w:left w:val="none" w:sz="0" w:space="0" w:color="auto"/>
                <w:bottom w:val="none" w:sz="0" w:space="0" w:color="auto"/>
                <w:right w:val="none" w:sz="0" w:space="0" w:color="auto"/>
              </w:divBdr>
            </w:div>
            <w:div w:id="1357778267">
              <w:marLeft w:val="0"/>
              <w:marRight w:val="0"/>
              <w:marTop w:val="0"/>
              <w:marBottom w:val="0"/>
              <w:divBdr>
                <w:top w:val="none" w:sz="0" w:space="0" w:color="auto"/>
                <w:left w:val="none" w:sz="0" w:space="0" w:color="auto"/>
                <w:bottom w:val="none" w:sz="0" w:space="0" w:color="auto"/>
                <w:right w:val="none" w:sz="0" w:space="0" w:color="auto"/>
              </w:divBdr>
            </w:div>
            <w:div w:id="1358850580">
              <w:marLeft w:val="0"/>
              <w:marRight w:val="0"/>
              <w:marTop w:val="0"/>
              <w:marBottom w:val="0"/>
              <w:divBdr>
                <w:top w:val="none" w:sz="0" w:space="0" w:color="auto"/>
                <w:left w:val="none" w:sz="0" w:space="0" w:color="auto"/>
                <w:bottom w:val="none" w:sz="0" w:space="0" w:color="auto"/>
                <w:right w:val="none" w:sz="0" w:space="0" w:color="auto"/>
              </w:divBdr>
            </w:div>
            <w:div w:id="1359239872">
              <w:marLeft w:val="0"/>
              <w:marRight w:val="0"/>
              <w:marTop w:val="0"/>
              <w:marBottom w:val="0"/>
              <w:divBdr>
                <w:top w:val="none" w:sz="0" w:space="0" w:color="auto"/>
                <w:left w:val="none" w:sz="0" w:space="0" w:color="auto"/>
                <w:bottom w:val="none" w:sz="0" w:space="0" w:color="auto"/>
                <w:right w:val="none" w:sz="0" w:space="0" w:color="auto"/>
              </w:divBdr>
            </w:div>
            <w:div w:id="1360280930">
              <w:marLeft w:val="0"/>
              <w:marRight w:val="0"/>
              <w:marTop w:val="0"/>
              <w:marBottom w:val="0"/>
              <w:divBdr>
                <w:top w:val="none" w:sz="0" w:space="0" w:color="auto"/>
                <w:left w:val="none" w:sz="0" w:space="0" w:color="auto"/>
                <w:bottom w:val="none" w:sz="0" w:space="0" w:color="auto"/>
                <w:right w:val="none" w:sz="0" w:space="0" w:color="auto"/>
              </w:divBdr>
            </w:div>
            <w:div w:id="1361316556">
              <w:marLeft w:val="0"/>
              <w:marRight w:val="0"/>
              <w:marTop w:val="0"/>
              <w:marBottom w:val="0"/>
              <w:divBdr>
                <w:top w:val="none" w:sz="0" w:space="0" w:color="auto"/>
                <w:left w:val="none" w:sz="0" w:space="0" w:color="auto"/>
                <w:bottom w:val="none" w:sz="0" w:space="0" w:color="auto"/>
                <w:right w:val="none" w:sz="0" w:space="0" w:color="auto"/>
              </w:divBdr>
            </w:div>
            <w:div w:id="1362172544">
              <w:marLeft w:val="0"/>
              <w:marRight w:val="0"/>
              <w:marTop w:val="0"/>
              <w:marBottom w:val="0"/>
              <w:divBdr>
                <w:top w:val="none" w:sz="0" w:space="0" w:color="auto"/>
                <w:left w:val="none" w:sz="0" w:space="0" w:color="auto"/>
                <w:bottom w:val="none" w:sz="0" w:space="0" w:color="auto"/>
                <w:right w:val="none" w:sz="0" w:space="0" w:color="auto"/>
              </w:divBdr>
            </w:div>
            <w:div w:id="1362196907">
              <w:marLeft w:val="0"/>
              <w:marRight w:val="0"/>
              <w:marTop w:val="0"/>
              <w:marBottom w:val="0"/>
              <w:divBdr>
                <w:top w:val="none" w:sz="0" w:space="0" w:color="auto"/>
                <w:left w:val="none" w:sz="0" w:space="0" w:color="auto"/>
                <w:bottom w:val="none" w:sz="0" w:space="0" w:color="auto"/>
                <w:right w:val="none" w:sz="0" w:space="0" w:color="auto"/>
              </w:divBdr>
            </w:div>
            <w:div w:id="1363476595">
              <w:marLeft w:val="0"/>
              <w:marRight w:val="0"/>
              <w:marTop w:val="0"/>
              <w:marBottom w:val="0"/>
              <w:divBdr>
                <w:top w:val="none" w:sz="0" w:space="0" w:color="auto"/>
                <w:left w:val="none" w:sz="0" w:space="0" w:color="auto"/>
                <w:bottom w:val="none" w:sz="0" w:space="0" w:color="auto"/>
                <w:right w:val="none" w:sz="0" w:space="0" w:color="auto"/>
              </w:divBdr>
            </w:div>
            <w:div w:id="1363630796">
              <w:marLeft w:val="0"/>
              <w:marRight w:val="0"/>
              <w:marTop w:val="0"/>
              <w:marBottom w:val="0"/>
              <w:divBdr>
                <w:top w:val="none" w:sz="0" w:space="0" w:color="auto"/>
                <w:left w:val="none" w:sz="0" w:space="0" w:color="auto"/>
                <w:bottom w:val="none" w:sz="0" w:space="0" w:color="auto"/>
                <w:right w:val="none" w:sz="0" w:space="0" w:color="auto"/>
              </w:divBdr>
            </w:div>
            <w:div w:id="1364091301">
              <w:marLeft w:val="0"/>
              <w:marRight w:val="0"/>
              <w:marTop w:val="0"/>
              <w:marBottom w:val="0"/>
              <w:divBdr>
                <w:top w:val="none" w:sz="0" w:space="0" w:color="auto"/>
                <w:left w:val="none" w:sz="0" w:space="0" w:color="auto"/>
                <w:bottom w:val="none" w:sz="0" w:space="0" w:color="auto"/>
                <w:right w:val="none" w:sz="0" w:space="0" w:color="auto"/>
              </w:divBdr>
            </w:div>
            <w:div w:id="1364940325">
              <w:marLeft w:val="0"/>
              <w:marRight w:val="0"/>
              <w:marTop w:val="0"/>
              <w:marBottom w:val="0"/>
              <w:divBdr>
                <w:top w:val="none" w:sz="0" w:space="0" w:color="auto"/>
                <w:left w:val="none" w:sz="0" w:space="0" w:color="auto"/>
                <w:bottom w:val="none" w:sz="0" w:space="0" w:color="auto"/>
                <w:right w:val="none" w:sz="0" w:space="0" w:color="auto"/>
              </w:divBdr>
            </w:div>
            <w:div w:id="1368598676">
              <w:marLeft w:val="0"/>
              <w:marRight w:val="0"/>
              <w:marTop w:val="0"/>
              <w:marBottom w:val="0"/>
              <w:divBdr>
                <w:top w:val="none" w:sz="0" w:space="0" w:color="auto"/>
                <w:left w:val="none" w:sz="0" w:space="0" w:color="auto"/>
                <w:bottom w:val="none" w:sz="0" w:space="0" w:color="auto"/>
                <w:right w:val="none" w:sz="0" w:space="0" w:color="auto"/>
              </w:divBdr>
            </w:div>
            <w:div w:id="1369530565">
              <w:marLeft w:val="0"/>
              <w:marRight w:val="0"/>
              <w:marTop w:val="0"/>
              <w:marBottom w:val="0"/>
              <w:divBdr>
                <w:top w:val="none" w:sz="0" w:space="0" w:color="auto"/>
                <w:left w:val="none" w:sz="0" w:space="0" w:color="auto"/>
                <w:bottom w:val="none" w:sz="0" w:space="0" w:color="auto"/>
                <w:right w:val="none" w:sz="0" w:space="0" w:color="auto"/>
              </w:divBdr>
            </w:div>
            <w:div w:id="1369990737">
              <w:marLeft w:val="0"/>
              <w:marRight w:val="0"/>
              <w:marTop w:val="0"/>
              <w:marBottom w:val="0"/>
              <w:divBdr>
                <w:top w:val="none" w:sz="0" w:space="0" w:color="auto"/>
                <w:left w:val="none" w:sz="0" w:space="0" w:color="auto"/>
                <w:bottom w:val="none" w:sz="0" w:space="0" w:color="auto"/>
                <w:right w:val="none" w:sz="0" w:space="0" w:color="auto"/>
              </w:divBdr>
            </w:div>
            <w:div w:id="1370841384">
              <w:marLeft w:val="0"/>
              <w:marRight w:val="0"/>
              <w:marTop w:val="0"/>
              <w:marBottom w:val="0"/>
              <w:divBdr>
                <w:top w:val="none" w:sz="0" w:space="0" w:color="auto"/>
                <w:left w:val="none" w:sz="0" w:space="0" w:color="auto"/>
                <w:bottom w:val="none" w:sz="0" w:space="0" w:color="auto"/>
                <w:right w:val="none" w:sz="0" w:space="0" w:color="auto"/>
              </w:divBdr>
            </w:div>
            <w:div w:id="1371034890">
              <w:marLeft w:val="0"/>
              <w:marRight w:val="0"/>
              <w:marTop w:val="0"/>
              <w:marBottom w:val="0"/>
              <w:divBdr>
                <w:top w:val="none" w:sz="0" w:space="0" w:color="auto"/>
                <w:left w:val="none" w:sz="0" w:space="0" w:color="auto"/>
                <w:bottom w:val="none" w:sz="0" w:space="0" w:color="auto"/>
                <w:right w:val="none" w:sz="0" w:space="0" w:color="auto"/>
              </w:divBdr>
            </w:div>
            <w:div w:id="1376664738">
              <w:marLeft w:val="0"/>
              <w:marRight w:val="0"/>
              <w:marTop w:val="0"/>
              <w:marBottom w:val="0"/>
              <w:divBdr>
                <w:top w:val="none" w:sz="0" w:space="0" w:color="auto"/>
                <w:left w:val="none" w:sz="0" w:space="0" w:color="auto"/>
                <w:bottom w:val="none" w:sz="0" w:space="0" w:color="auto"/>
                <w:right w:val="none" w:sz="0" w:space="0" w:color="auto"/>
              </w:divBdr>
            </w:div>
            <w:div w:id="1377659187">
              <w:marLeft w:val="0"/>
              <w:marRight w:val="0"/>
              <w:marTop w:val="0"/>
              <w:marBottom w:val="0"/>
              <w:divBdr>
                <w:top w:val="none" w:sz="0" w:space="0" w:color="auto"/>
                <w:left w:val="none" w:sz="0" w:space="0" w:color="auto"/>
                <w:bottom w:val="none" w:sz="0" w:space="0" w:color="auto"/>
                <w:right w:val="none" w:sz="0" w:space="0" w:color="auto"/>
              </w:divBdr>
            </w:div>
            <w:div w:id="1378045187">
              <w:marLeft w:val="0"/>
              <w:marRight w:val="0"/>
              <w:marTop w:val="0"/>
              <w:marBottom w:val="0"/>
              <w:divBdr>
                <w:top w:val="none" w:sz="0" w:space="0" w:color="auto"/>
                <w:left w:val="none" w:sz="0" w:space="0" w:color="auto"/>
                <w:bottom w:val="none" w:sz="0" w:space="0" w:color="auto"/>
                <w:right w:val="none" w:sz="0" w:space="0" w:color="auto"/>
              </w:divBdr>
            </w:div>
            <w:div w:id="1378241994">
              <w:marLeft w:val="0"/>
              <w:marRight w:val="0"/>
              <w:marTop w:val="0"/>
              <w:marBottom w:val="0"/>
              <w:divBdr>
                <w:top w:val="none" w:sz="0" w:space="0" w:color="auto"/>
                <w:left w:val="none" w:sz="0" w:space="0" w:color="auto"/>
                <w:bottom w:val="none" w:sz="0" w:space="0" w:color="auto"/>
                <w:right w:val="none" w:sz="0" w:space="0" w:color="auto"/>
              </w:divBdr>
            </w:div>
            <w:div w:id="1382287779">
              <w:marLeft w:val="0"/>
              <w:marRight w:val="0"/>
              <w:marTop w:val="0"/>
              <w:marBottom w:val="0"/>
              <w:divBdr>
                <w:top w:val="none" w:sz="0" w:space="0" w:color="auto"/>
                <w:left w:val="none" w:sz="0" w:space="0" w:color="auto"/>
                <w:bottom w:val="none" w:sz="0" w:space="0" w:color="auto"/>
                <w:right w:val="none" w:sz="0" w:space="0" w:color="auto"/>
              </w:divBdr>
            </w:div>
            <w:div w:id="1382946762">
              <w:marLeft w:val="0"/>
              <w:marRight w:val="0"/>
              <w:marTop w:val="0"/>
              <w:marBottom w:val="0"/>
              <w:divBdr>
                <w:top w:val="none" w:sz="0" w:space="0" w:color="auto"/>
                <w:left w:val="none" w:sz="0" w:space="0" w:color="auto"/>
                <w:bottom w:val="none" w:sz="0" w:space="0" w:color="auto"/>
                <w:right w:val="none" w:sz="0" w:space="0" w:color="auto"/>
              </w:divBdr>
            </w:div>
            <w:div w:id="1384061782">
              <w:marLeft w:val="0"/>
              <w:marRight w:val="0"/>
              <w:marTop w:val="0"/>
              <w:marBottom w:val="0"/>
              <w:divBdr>
                <w:top w:val="none" w:sz="0" w:space="0" w:color="auto"/>
                <w:left w:val="none" w:sz="0" w:space="0" w:color="auto"/>
                <w:bottom w:val="none" w:sz="0" w:space="0" w:color="auto"/>
                <w:right w:val="none" w:sz="0" w:space="0" w:color="auto"/>
              </w:divBdr>
            </w:div>
            <w:div w:id="1390031513">
              <w:marLeft w:val="0"/>
              <w:marRight w:val="0"/>
              <w:marTop w:val="0"/>
              <w:marBottom w:val="0"/>
              <w:divBdr>
                <w:top w:val="none" w:sz="0" w:space="0" w:color="auto"/>
                <w:left w:val="none" w:sz="0" w:space="0" w:color="auto"/>
                <w:bottom w:val="none" w:sz="0" w:space="0" w:color="auto"/>
                <w:right w:val="none" w:sz="0" w:space="0" w:color="auto"/>
              </w:divBdr>
            </w:div>
            <w:div w:id="1390415976">
              <w:marLeft w:val="0"/>
              <w:marRight w:val="0"/>
              <w:marTop w:val="0"/>
              <w:marBottom w:val="0"/>
              <w:divBdr>
                <w:top w:val="none" w:sz="0" w:space="0" w:color="auto"/>
                <w:left w:val="none" w:sz="0" w:space="0" w:color="auto"/>
                <w:bottom w:val="none" w:sz="0" w:space="0" w:color="auto"/>
                <w:right w:val="none" w:sz="0" w:space="0" w:color="auto"/>
              </w:divBdr>
            </w:div>
            <w:div w:id="1392079251">
              <w:marLeft w:val="0"/>
              <w:marRight w:val="0"/>
              <w:marTop w:val="0"/>
              <w:marBottom w:val="0"/>
              <w:divBdr>
                <w:top w:val="none" w:sz="0" w:space="0" w:color="auto"/>
                <w:left w:val="none" w:sz="0" w:space="0" w:color="auto"/>
                <w:bottom w:val="none" w:sz="0" w:space="0" w:color="auto"/>
                <w:right w:val="none" w:sz="0" w:space="0" w:color="auto"/>
              </w:divBdr>
            </w:div>
            <w:div w:id="1392581660">
              <w:marLeft w:val="0"/>
              <w:marRight w:val="0"/>
              <w:marTop w:val="0"/>
              <w:marBottom w:val="0"/>
              <w:divBdr>
                <w:top w:val="none" w:sz="0" w:space="0" w:color="auto"/>
                <w:left w:val="none" w:sz="0" w:space="0" w:color="auto"/>
                <w:bottom w:val="none" w:sz="0" w:space="0" w:color="auto"/>
                <w:right w:val="none" w:sz="0" w:space="0" w:color="auto"/>
              </w:divBdr>
            </w:div>
            <w:div w:id="1393040694">
              <w:marLeft w:val="0"/>
              <w:marRight w:val="0"/>
              <w:marTop w:val="0"/>
              <w:marBottom w:val="0"/>
              <w:divBdr>
                <w:top w:val="none" w:sz="0" w:space="0" w:color="auto"/>
                <w:left w:val="none" w:sz="0" w:space="0" w:color="auto"/>
                <w:bottom w:val="none" w:sz="0" w:space="0" w:color="auto"/>
                <w:right w:val="none" w:sz="0" w:space="0" w:color="auto"/>
              </w:divBdr>
            </w:div>
            <w:div w:id="1395546406">
              <w:marLeft w:val="0"/>
              <w:marRight w:val="0"/>
              <w:marTop w:val="0"/>
              <w:marBottom w:val="0"/>
              <w:divBdr>
                <w:top w:val="none" w:sz="0" w:space="0" w:color="auto"/>
                <w:left w:val="none" w:sz="0" w:space="0" w:color="auto"/>
                <w:bottom w:val="none" w:sz="0" w:space="0" w:color="auto"/>
                <w:right w:val="none" w:sz="0" w:space="0" w:color="auto"/>
              </w:divBdr>
            </w:div>
            <w:div w:id="1403984743">
              <w:marLeft w:val="0"/>
              <w:marRight w:val="0"/>
              <w:marTop w:val="0"/>
              <w:marBottom w:val="0"/>
              <w:divBdr>
                <w:top w:val="none" w:sz="0" w:space="0" w:color="auto"/>
                <w:left w:val="none" w:sz="0" w:space="0" w:color="auto"/>
                <w:bottom w:val="none" w:sz="0" w:space="0" w:color="auto"/>
                <w:right w:val="none" w:sz="0" w:space="0" w:color="auto"/>
              </w:divBdr>
            </w:div>
            <w:div w:id="1404915463">
              <w:marLeft w:val="0"/>
              <w:marRight w:val="0"/>
              <w:marTop w:val="0"/>
              <w:marBottom w:val="0"/>
              <w:divBdr>
                <w:top w:val="none" w:sz="0" w:space="0" w:color="auto"/>
                <w:left w:val="none" w:sz="0" w:space="0" w:color="auto"/>
                <w:bottom w:val="none" w:sz="0" w:space="0" w:color="auto"/>
                <w:right w:val="none" w:sz="0" w:space="0" w:color="auto"/>
              </w:divBdr>
            </w:div>
            <w:div w:id="1407648067">
              <w:marLeft w:val="0"/>
              <w:marRight w:val="0"/>
              <w:marTop w:val="0"/>
              <w:marBottom w:val="0"/>
              <w:divBdr>
                <w:top w:val="none" w:sz="0" w:space="0" w:color="auto"/>
                <w:left w:val="none" w:sz="0" w:space="0" w:color="auto"/>
                <w:bottom w:val="none" w:sz="0" w:space="0" w:color="auto"/>
                <w:right w:val="none" w:sz="0" w:space="0" w:color="auto"/>
              </w:divBdr>
            </w:div>
            <w:div w:id="1407992799">
              <w:marLeft w:val="0"/>
              <w:marRight w:val="0"/>
              <w:marTop w:val="0"/>
              <w:marBottom w:val="0"/>
              <w:divBdr>
                <w:top w:val="none" w:sz="0" w:space="0" w:color="auto"/>
                <w:left w:val="none" w:sz="0" w:space="0" w:color="auto"/>
                <w:bottom w:val="none" w:sz="0" w:space="0" w:color="auto"/>
                <w:right w:val="none" w:sz="0" w:space="0" w:color="auto"/>
              </w:divBdr>
            </w:div>
            <w:div w:id="1409033738">
              <w:marLeft w:val="0"/>
              <w:marRight w:val="0"/>
              <w:marTop w:val="0"/>
              <w:marBottom w:val="0"/>
              <w:divBdr>
                <w:top w:val="none" w:sz="0" w:space="0" w:color="auto"/>
                <w:left w:val="none" w:sz="0" w:space="0" w:color="auto"/>
                <w:bottom w:val="none" w:sz="0" w:space="0" w:color="auto"/>
                <w:right w:val="none" w:sz="0" w:space="0" w:color="auto"/>
              </w:divBdr>
            </w:div>
            <w:div w:id="1409229192">
              <w:marLeft w:val="0"/>
              <w:marRight w:val="0"/>
              <w:marTop w:val="0"/>
              <w:marBottom w:val="0"/>
              <w:divBdr>
                <w:top w:val="none" w:sz="0" w:space="0" w:color="auto"/>
                <w:left w:val="none" w:sz="0" w:space="0" w:color="auto"/>
                <w:bottom w:val="none" w:sz="0" w:space="0" w:color="auto"/>
                <w:right w:val="none" w:sz="0" w:space="0" w:color="auto"/>
              </w:divBdr>
            </w:div>
            <w:div w:id="1409305340">
              <w:marLeft w:val="0"/>
              <w:marRight w:val="0"/>
              <w:marTop w:val="0"/>
              <w:marBottom w:val="0"/>
              <w:divBdr>
                <w:top w:val="none" w:sz="0" w:space="0" w:color="auto"/>
                <w:left w:val="none" w:sz="0" w:space="0" w:color="auto"/>
                <w:bottom w:val="none" w:sz="0" w:space="0" w:color="auto"/>
                <w:right w:val="none" w:sz="0" w:space="0" w:color="auto"/>
              </w:divBdr>
            </w:div>
            <w:div w:id="1411073638">
              <w:marLeft w:val="0"/>
              <w:marRight w:val="0"/>
              <w:marTop w:val="0"/>
              <w:marBottom w:val="0"/>
              <w:divBdr>
                <w:top w:val="none" w:sz="0" w:space="0" w:color="auto"/>
                <w:left w:val="none" w:sz="0" w:space="0" w:color="auto"/>
                <w:bottom w:val="none" w:sz="0" w:space="0" w:color="auto"/>
                <w:right w:val="none" w:sz="0" w:space="0" w:color="auto"/>
              </w:divBdr>
            </w:div>
            <w:div w:id="1411655807">
              <w:marLeft w:val="0"/>
              <w:marRight w:val="0"/>
              <w:marTop w:val="0"/>
              <w:marBottom w:val="0"/>
              <w:divBdr>
                <w:top w:val="none" w:sz="0" w:space="0" w:color="auto"/>
                <w:left w:val="none" w:sz="0" w:space="0" w:color="auto"/>
                <w:bottom w:val="none" w:sz="0" w:space="0" w:color="auto"/>
                <w:right w:val="none" w:sz="0" w:space="0" w:color="auto"/>
              </w:divBdr>
            </w:div>
            <w:div w:id="1411852158">
              <w:marLeft w:val="0"/>
              <w:marRight w:val="0"/>
              <w:marTop w:val="0"/>
              <w:marBottom w:val="0"/>
              <w:divBdr>
                <w:top w:val="none" w:sz="0" w:space="0" w:color="auto"/>
                <w:left w:val="none" w:sz="0" w:space="0" w:color="auto"/>
                <w:bottom w:val="none" w:sz="0" w:space="0" w:color="auto"/>
                <w:right w:val="none" w:sz="0" w:space="0" w:color="auto"/>
              </w:divBdr>
            </w:div>
            <w:div w:id="1412045715">
              <w:marLeft w:val="0"/>
              <w:marRight w:val="0"/>
              <w:marTop w:val="0"/>
              <w:marBottom w:val="0"/>
              <w:divBdr>
                <w:top w:val="none" w:sz="0" w:space="0" w:color="auto"/>
                <w:left w:val="none" w:sz="0" w:space="0" w:color="auto"/>
                <w:bottom w:val="none" w:sz="0" w:space="0" w:color="auto"/>
                <w:right w:val="none" w:sz="0" w:space="0" w:color="auto"/>
              </w:divBdr>
            </w:div>
            <w:div w:id="1412389640">
              <w:marLeft w:val="0"/>
              <w:marRight w:val="0"/>
              <w:marTop w:val="0"/>
              <w:marBottom w:val="0"/>
              <w:divBdr>
                <w:top w:val="none" w:sz="0" w:space="0" w:color="auto"/>
                <w:left w:val="none" w:sz="0" w:space="0" w:color="auto"/>
                <w:bottom w:val="none" w:sz="0" w:space="0" w:color="auto"/>
                <w:right w:val="none" w:sz="0" w:space="0" w:color="auto"/>
              </w:divBdr>
            </w:div>
            <w:div w:id="1412702979">
              <w:marLeft w:val="0"/>
              <w:marRight w:val="0"/>
              <w:marTop w:val="0"/>
              <w:marBottom w:val="0"/>
              <w:divBdr>
                <w:top w:val="none" w:sz="0" w:space="0" w:color="auto"/>
                <w:left w:val="none" w:sz="0" w:space="0" w:color="auto"/>
                <w:bottom w:val="none" w:sz="0" w:space="0" w:color="auto"/>
                <w:right w:val="none" w:sz="0" w:space="0" w:color="auto"/>
              </w:divBdr>
            </w:div>
            <w:div w:id="1418676074">
              <w:marLeft w:val="0"/>
              <w:marRight w:val="0"/>
              <w:marTop w:val="0"/>
              <w:marBottom w:val="0"/>
              <w:divBdr>
                <w:top w:val="none" w:sz="0" w:space="0" w:color="auto"/>
                <w:left w:val="none" w:sz="0" w:space="0" w:color="auto"/>
                <w:bottom w:val="none" w:sz="0" w:space="0" w:color="auto"/>
                <w:right w:val="none" w:sz="0" w:space="0" w:color="auto"/>
              </w:divBdr>
            </w:div>
            <w:div w:id="1418939846">
              <w:marLeft w:val="0"/>
              <w:marRight w:val="0"/>
              <w:marTop w:val="0"/>
              <w:marBottom w:val="0"/>
              <w:divBdr>
                <w:top w:val="none" w:sz="0" w:space="0" w:color="auto"/>
                <w:left w:val="none" w:sz="0" w:space="0" w:color="auto"/>
                <w:bottom w:val="none" w:sz="0" w:space="0" w:color="auto"/>
                <w:right w:val="none" w:sz="0" w:space="0" w:color="auto"/>
              </w:divBdr>
            </w:div>
            <w:div w:id="1420909880">
              <w:marLeft w:val="0"/>
              <w:marRight w:val="0"/>
              <w:marTop w:val="0"/>
              <w:marBottom w:val="0"/>
              <w:divBdr>
                <w:top w:val="none" w:sz="0" w:space="0" w:color="auto"/>
                <w:left w:val="none" w:sz="0" w:space="0" w:color="auto"/>
                <w:bottom w:val="none" w:sz="0" w:space="0" w:color="auto"/>
                <w:right w:val="none" w:sz="0" w:space="0" w:color="auto"/>
              </w:divBdr>
            </w:div>
            <w:div w:id="1421561846">
              <w:marLeft w:val="0"/>
              <w:marRight w:val="0"/>
              <w:marTop w:val="0"/>
              <w:marBottom w:val="0"/>
              <w:divBdr>
                <w:top w:val="none" w:sz="0" w:space="0" w:color="auto"/>
                <w:left w:val="none" w:sz="0" w:space="0" w:color="auto"/>
                <w:bottom w:val="none" w:sz="0" w:space="0" w:color="auto"/>
                <w:right w:val="none" w:sz="0" w:space="0" w:color="auto"/>
              </w:divBdr>
            </w:div>
            <w:div w:id="1421634333">
              <w:marLeft w:val="0"/>
              <w:marRight w:val="0"/>
              <w:marTop w:val="0"/>
              <w:marBottom w:val="0"/>
              <w:divBdr>
                <w:top w:val="none" w:sz="0" w:space="0" w:color="auto"/>
                <w:left w:val="none" w:sz="0" w:space="0" w:color="auto"/>
                <w:bottom w:val="none" w:sz="0" w:space="0" w:color="auto"/>
                <w:right w:val="none" w:sz="0" w:space="0" w:color="auto"/>
              </w:divBdr>
            </w:div>
            <w:div w:id="1423070638">
              <w:marLeft w:val="0"/>
              <w:marRight w:val="0"/>
              <w:marTop w:val="0"/>
              <w:marBottom w:val="0"/>
              <w:divBdr>
                <w:top w:val="none" w:sz="0" w:space="0" w:color="auto"/>
                <w:left w:val="none" w:sz="0" w:space="0" w:color="auto"/>
                <w:bottom w:val="none" w:sz="0" w:space="0" w:color="auto"/>
                <w:right w:val="none" w:sz="0" w:space="0" w:color="auto"/>
              </w:divBdr>
            </w:div>
            <w:div w:id="1425956755">
              <w:marLeft w:val="0"/>
              <w:marRight w:val="0"/>
              <w:marTop w:val="0"/>
              <w:marBottom w:val="0"/>
              <w:divBdr>
                <w:top w:val="none" w:sz="0" w:space="0" w:color="auto"/>
                <w:left w:val="none" w:sz="0" w:space="0" w:color="auto"/>
                <w:bottom w:val="none" w:sz="0" w:space="0" w:color="auto"/>
                <w:right w:val="none" w:sz="0" w:space="0" w:color="auto"/>
              </w:divBdr>
            </w:div>
            <w:div w:id="1427579209">
              <w:marLeft w:val="0"/>
              <w:marRight w:val="0"/>
              <w:marTop w:val="0"/>
              <w:marBottom w:val="0"/>
              <w:divBdr>
                <w:top w:val="none" w:sz="0" w:space="0" w:color="auto"/>
                <w:left w:val="none" w:sz="0" w:space="0" w:color="auto"/>
                <w:bottom w:val="none" w:sz="0" w:space="0" w:color="auto"/>
                <w:right w:val="none" w:sz="0" w:space="0" w:color="auto"/>
              </w:divBdr>
            </w:div>
            <w:div w:id="1428187520">
              <w:marLeft w:val="0"/>
              <w:marRight w:val="0"/>
              <w:marTop w:val="0"/>
              <w:marBottom w:val="0"/>
              <w:divBdr>
                <w:top w:val="none" w:sz="0" w:space="0" w:color="auto"/>
                <w:left w:val="none" w:sz="0" w:space="0" w:color="auto"/>
                <w:bottom w:val="none" w:sz="0" w:space="0" w:color="auto"/>
                <w:right w:val="none" w:sz="0" w:space="0" w:color="auto"/>
              </w:divBdr>
            </w:div>
            <w:div w:id="1429422079">
              <w:marLeft w:val="0"/>
              <w:marRight w:val="0"/>
              <w:marTop w:val="0"/>
              <w:marBottom w:val="0"/>
              <w:divBdr>
                <w:top w:val="none" w:sz="0" w:space="0" w:color="auto"/>
                <w:left w:val="none" w:sz="0" w:space="0" w:color="auto"/>
                <w:bottom w:val="none" w:sz="0" w:space="0" w:color="auto"/>
                <w:right w:val="none" w:sz="0" w:space="0" w:color="auto"/>
              </w:divBdr>
            </w:div>
            <w:div w:id="1430858742">
              <w:marLeft w:val="0"/>
              <w:marRight w:val="0"/>
              <w:marTop w:val="0"/>
              <w:marBottom w:val="0"/>
              <w:divBdr>
                <w:top w:val="none" w:sz="0" w:space="0" w:color="auto"/>
                <w:left w:val="none" w:sz="0" w:space="0" w:color="auto"/>
                <w:bottom w:val="none" w:sz="0" w:space="0" w:color="auto"/>
                <w:right w:val="none" w:sz="0" w:space="0" w:color="auto"/>
              </w:divBdr>
            </w:div>
            <w:div w:id="1433087623">
              <w:marLeft w:val="0"/>
              <w:marRight w:val="0"/>
              <w:marTop w:val="0"/>
              <w:marBottom w:val="0"/>
              <w:divBdr>
                <w:top w:val="none" w:sz="0" w:space="0" w:color="auto"/>
                <w:left w:val="none" w:sz="0" w:space="0" w:color="auto"/>
                <w:bottom w:val="none" w:sz="0" w:space="0" w:color="auto"/>
                <w:right w:val="none" w:sz="0" w:space="0" w:color="auto"/>
              </w:divBdr>
            </w:div>
            <w:div w:id="1434864463">
              <w:marLeft w:val="0"/>
              <w:marRight w:val="0"/>
              <w:marTop w:val="0"/>
              <w:marBottom w:val="0"/>
              <w:divBdr>
                <w:top w:val="none" w:sz="0" w:space="0" w:color="auto"/>
                <w:left w:val="none" w:sz="0" w:space="0" w:color="auto"/>
                <w:bottom w:val="none" w:sz="0" w:space="0" w:color="auto"/>
                <w:right w:val="none" w:sz="0" w:space="0" w:color="auto"/>
              </w:divBdr>
            </w:div>
            <w:div w:id="1436903785">
              <w:marLeft w:val="0"/>
              <w:marRight w:val="0"/>
              <w:marTop w:val="0"/>
              <w:marBottom w:val="0"/>
              <w:divBdr>
                <w:top w:val="none" w:sz="0" w:space="0" w:color="auto"/>
                <w:left w:val="none" w:sz="0" w:space="0" w:color="auto"/>
                <w:bottom w:val="none" w:sz="0" w:space="0" w:color="auto"/>
                <w:right w:val="none" w:sz="0" w:space="0" w:color="auto"/>
              </w:divBdr>
            </w:div>
            <w:div w:id="1437363798">
              <w:marLeft w:val="0"/>
              <w:marRight w:val="0"/>
              <w:marTop w:val="0"/>
              <w:marBottom w:val="0"/>
              <w:divBdr>
                <w:top w:val="none" w:sz="0" w:space="0" w:color="auto"/>
                <w:left w:val="none" w:sz="0" w:space="0" w:color="auto"/>
                <w:bottom w:val="none" w:sz="0" w:space="0" w:color="auto"/>
                <w:right w:val="none" w:sz="0" w:space="0" w:color="auto"/>
              </w:divBdr>
            </w:div>
            <w:div w:id="1440102134">
              <w:marLeft w:val="0"/>
              <w:marRight w:val="0"/>
              <w:marTop w:val="0"/>
              <w:marBottom w:val="0"/>
              <w:divBdr>
                <w:top w:val="none" w:sz="0" w:space="0" w:color="auto"/>
                <w:left w:val="none" w:sz="0" w:space="0" w:color="auto"/>
                <w:bottom w:val="none" w:sz="0" w:space="0" w:color="auto"/>
                <w:right w:val="none" w:sz="0" w:space="0" w:color="auto"/>
              </w:divBdr>
            </w:div>
            <w:div w:id="1441022293">
              <w:marLeft w:val="0"/>
              <w:marRight w:val="0"/>
              <w:marTop w:val="0"/>
              <w:marBottom w:val="0"/>
              <w:divBdr>
                <w:top w:val="none" w:sz="0" w:space="0" w:color="auto"/>
                <w:left w:val="none" w:sz="0" w:space="0" w:color="auto"/>
                <w:bottom w:val="none" w:sz="0" w:space="0" w:color="auto"/>
                <w:right w:val="none" w:sz="0" w:space="0" w:color="auto"/>
              </w:divBdr>
            </w:div>
            <w:div w:id="1441875793">
              <w:marLeft w:val="0"/>
              <w:marRight w:val="0"/>
              <w:marTop w:val="0"/>
              <w:marBottom w:val="0"/>
              <w:divBdr>
                <w:top w:val="none" w:sz="0" w:space="0" w:color="auto"/>
                <w:left w:val="none" w:sz="0" w:space="0" w:color="auto"/>
                <w:bottom w:val="none" w:sz="0" w:space="0" w:color="auto"/>
                <w:right w:val="none" w:sz="0" w:space="0" w:color="auto"/>
              </w:divBdr>
            </w:div>
            <w:div w:id="1443066786">
              <w:marLeft w:val="0"/>
              <w:marRight w:val="0"/>
              <w:marTop w:val="0"/>
              <w:marBottom w:val="0"/>
              <w:divBdr>
                <w:top w:val="none" w:sz="0" w:space="0" w:color="auto"/>
                <w:left w:val="none" w:sz="0" w:space="0" w:color="auto"/>
                <w:bottom w:val="none" w:sz="0" w:space="0" w:color="auto"/>
                <w:right w:val="none" w:sz="0" w:space="0" w:color="auto"/>
              </w:divBdr>
            </w:div>
            <w:div w:id="1443381862">
              <w:marLeft w:val="0"/>
              <w:marRight w:val="0"/>
              <w:marTop w:val="0"/>
              <w:marBottom w:val="0"/>
              <w:divBdr>
                <w:top w:val="none" w:sz="0" w:space="0" w:color="auto"/>
                <w:left w:val="none" w:sz="0" w:space="0" w:color="auto"/>
                <w:bottom w:val="none" w:sz="0" w:space="0" w:color="auto"/>
                <w:right w:val="none" w:sz="0" w:space="0" w:color="auto"/>
              </w:divBdr>
            </w:div>
            <w:div w:id="1446730466">
              <w:marLeft w:val="0"/>
              <w:marRight w:val="0"/>
              <w:marTop w:val="0"/>
              <w:marBottom w:val="0"/>
              <w:divBdr>
                <w:top w:val="none" w:sz="0" w:space="0" w:color="auto"/>
                <w:left w:val="none" w:sz="0" w:space="0" w:color="auto"/>
                <w:bottom w:val="none" w:sz="0" w:space="0" w:color="auto"/>
                <w:right w:val="none" w:sz="0" w:space="0" w:color="auto"/>
              </w:divBdr>
            </w:div>
            <w:div w:id="1447432274">
              <w:marLeft w:val="0"/>
              <w:marRight w:val="0"/>
              <w:marTop w:val="0"/>
              <w:marBottom w:val="0"/>
              <w:divBdr>
                <w:top w:val="none" w:sz="0" w:space="0" w:color="auto"/>
                <w:left w:val="none" w:sz="0" w:space="0" w:color="auto"/>
                <w:bottom w:val="none" w:sz="0" w:space="0" w:color="auto"/>
                <w:right w:val="none" w:sz="0" w:space="0" w:color="auto"/>
              </w:divBdr>
            </w:div>
            <w:div w:id="1447432715">
              <w:marLeft w:val="0"/>
              <w:marRight w:val="0"/>
              <w:marTop w:val="0"/>
              <w:marBottom w:val="0"/>
              <w:divBdr>
                <w:top w:val="none" w:sz="0" w:space="0" w:color="auto"/>
                <w:left w:val="none" w:sz="0" w:space="0" w:color="auto"/>
                <w:bottom w:val="none" w:sz="0" w:space="0" w:color="auto"/>
                <w:right w:val="none" w:sz="0" w:space="0" w:color="auto"/>
              </w:divBdr>
            </w:div>
            <w:div w:id="1449350077">
              <w:marLeft w:val="0"/>
              <w:marRight w:val="0"/>
              <w:marTop w:val="0"/>
              <w:marBottom w:val="0"/>
              <w:divBdr>
                <w:top w:val="none" w:sz="0" w:space="0" w:color="auto"/>
                <w:left w:val="none" w:sz="0" w:space="0" w:color="auto"/>
                <w:bottom w:val="none" w:sz="0" w:space="0" w:color="auto"/>
                <w:right w:val="none" w:sz="0" w:space="0" w:color="auto"/>
              </w:divBdr>
            </w:div>
            <w:div w:id="1452361004">
              <w:marLeft w:val="0"/>
              <w:marRight w:val="0"/>
              <w:marTop w:val="0"/>
              <w:marBottom w:val="0"/>
              <w:divBdr>
                <w:top w:val="none" w:sz="0" w:space="0" w:color="auto"/>
                <w:left w:val="none" w:sz="0" w:space="0" w:color="auto"/>
                <w:bottom w:val="none" w:sz="0" w:space="0" w:color="auto"/>
                <w:right w:val="none" w:sz="0" w:space="0" w:color="auto"/>
              </w:divBdr>
            </w:div>
            <w:div w:id="1452432909">
              <w:marLeft w:val="0"/>
              <w:marRight w:val="0"/>
              <w:marTop w:val="0"/>
              <w:marBottom w:val="0"/>
              <w:divBdr>
                <w:top w:val="none" w:sz="0" w:space="0" w:color="auto"/>
                <w:left w:val="none" w:sz="0" w:space="0" w:color="auto"/>
                <w:bottom w:val="none" w:sz="0" w:space="0" w:color="auto"/>
                <w:right w:val="none" w:sz="0" w:space="0" w:color="auto"/>
              </w:divBdr>
            </w:div>
            <w:div w:id="1453208679">
              <w:marLeft w:val="0"/>
              <w:marRight w:val="0"/>
              <w:marTop w:val="0"/>
              <w:marBottom w:val="0"/>
              <w:divBdr>
                <w:top w:val="none" w:sz="0" w:space="0" w:color="auto"/>
                <w:left w:val="none" w:sz="0" w:space="0" w:color="auto"/>
                <w:bottom w:val="none" w:sz="0" w:space="0" w:color="auto"/>
                <w:right w:val="none" w:sz="0" w:space="0" w:color="auto"/>
              </w:divBdr>
            </w:div>
            <w:div w:id="1453598756">
              <w:marLeft w:val="0"/>
              <w:marRight w:val="0"/>
              <w:marTop w:val="0"/>
              <w:marBottom w:val="0"/>
              <w:divBdr>
                <w:top w:val="none" w:sz="0" w:space="0" w:color="auto"/>
                <w:left w:val="none" w:sz="0" w:space="0" w:color="auto"/>
                <w:bottom w:val="none" w:sz="0" w:space="0" w:color="auto"/>
                <w:right w:val="none" w:sz="0" w:space="0" w:color="auto"/>
              </w:divBdr>
            </w:div>
            <w:div w:id="1457792004">
              <w:marLeft w:val="0"/>
              <w:marRight w:val="0"/>
              <w:marTop w:val="0"/>
              <w:marBottom w:val="0"/>
              <w:divBdr>
                <w:top w:val="none" w:sz="0" w:space="0" w:color="auto"/>
                <w:left w:val="none" w:sz="0" w:space="0" w:color="auto"/>
                <w:bottom w:val="none" w:sz="0" w:space="0" w:color="auto"/>
                <w:right w:val="none" w:sz="0" w:space="0" w:color="auto"/>
              </w:divBdr>
            </w:div>
            <w:div w:id="1458910396">
              <w:marLeft w:val="0"/>
              <w:marRight w:val="0"/>
              <w:marTop w:val="0"/>
              <w:marBottom w:val="0"/>
              <w:divBdr>
                <w:top w:val="none" w:sz="0" w:space="0" w:color="auto"/>
                <w:left w:val="none" w:sz="0" w:space="0" w:color="auto"/>
                <w:bottom w:val="none" w:sz="0" w:space="0" w:color="auto"/>
                <w:right w:val="none" w:sz="0" w:space="0" w:color="auto"/>
              </w:divBdr>
            </w:div>
            <w:div w:id="1459840806">
              <w:marLeft w:val="0"/>
              <w:marRight w:val="0"/>
              <w:marTop w:val="0"/>
              <w:marBottom w:val="0"/>
              <w:divBdr>
                <w:top w:val="none" w:sz="0" w:space="0" w:color="auto"/>
                <w:left w:val="none" w:sz="0" w:space="0" w:color="auto"/>
                <w:bottom w:val="none" w:sz="0" w:space="0" w:color="auto"/>
                <w:right w:val="none" w:sz="0" w:space="0" w:color="auto"/>
              </w:divBdr>
            </w:div>
            <w:div w:id="1461530908">
              <w:marLeft w:val="0"/>
              <w:marRight w:val="0"/>
              <w:marTop w:val="0"/>
              <w:marBottom w:val="0"/>
              <w:divBdr>
                <w:top w:val="none" w:sz="0" w:space="0" w:color="auto"/>
                <w:left w:val="none" w:sz="0" w:space="0" w:color="auto"/>
                <w:bottom w:val="none" w:sz="0" w:space="0" w:color="auto"/>
                <w:right w:val="none" w:sz="0" w:space="0" w:color="auto"/>
              </w:divBdr>
            </w:div>
            <w:div w:id="1462453239">
              <w:marLeft w:val="0"/>
              <w:marRight w:val="0"/>
              <w:marTop w:val="0"/>
              <w:marBottom w:val="0"/>
              <w:divBdr>
                <w:top w:val="none" w:sz="0" w:space="0" w:color="auto"/>
                <w:left w:val="none" w:sz="0" w:space="0" w:color="auto"/>
                <w:bottom w:val="none" w:sz="0" w:space="0" w:color="auto"/>
                <w:right w:val="none" w:sz="0" w:space="0" w:color="auto"/>
              </w:divBdr>
            </w:div>
            <w:div w:id="1462533917">
              <w:marLeft w:val="0"/>
              <w:marRight w:val="0"/>
              <w:marTop w:val="0"/>
              <w:marBottom w:val="0"/>
              <w:divBdr>
                <w:top w:val="none" w:sz="0" w:space="0" w:color="auto"/>
                <w:left w:val="none" w:sz="0" w:space="0" w:color="auto"/>
                <w:bottom w:val="none" w:sz="0" w:space="0" w:color="auto"/>
                <w:right w:val="none" w:sz="0" w:space="0" w:color="auto"/>
              </w:divBdr>
            </w:div>
            <w:div w:id="1463427634">
              <w:marLeft w:val="0"/>
              <w:marRight w:val="0"/>
              <w:marTop w:val="0"/>
              <w:marBottom w:val="0"/>
              <w:divBdr>
                <w:top w:val="none" w:sz="0" w:space="0" w:color="auto"/>
                <w:left w:val="none" w:sz="0" w:space="0" w:color="auto"/>
                <w:bottom w:val="none" w:sz="0" w:space="0" w:color="auto"/>
                <w:right w:val="none" w:sz="0" w:space="0" w:color="auto"/>
              </w:divBdr>
            </w:div>
            <w:div w:id="1464155827">
              <w:marLeft w:val="0"/>
              <w:marRight w:val="0"/>
              <w:marTop w:val="0"/>
              <w:marBottom w:val="0"/>
              <w:divBdr>
                <w:top w:val="none" w:sz="0" w:space="0" w:color="auto"/>
                <w:left w:val="none" w:sz="0" w:space="0" w:color="auto"/>
                <w:bottom w:val="none" w:sz="0" w:space="0" w:color="auto"/>
                <w:right w:val="none" w:sz="0" w:space="0" w:color="auto"/>
              </w:divBdr>
            </w:div>
            <w:div w:id="1464537672">
              <w:marLeft w:val="0"/>
              <w:marRight w:val="0"/>
              <w:marTop w:val="0"/>
              <w:marBottom w:val="0"/>
              <w:divBdr>
                <w:top w:val="none" w:sz="0" w:space="0" w:color="auto"/>
                <w:left w:val="none" w:sz="0" w:space="0" w:color="auto"/>
                <w:bottom w:val="none" w:sz="0" w:space="0" w:color="auto"/>
                <w:right w:val="none" w:sz="0" w:space="0" w:color="auto"/>
              </w:divBdr>
            </w:div>
            <w:div w:id="1465541347">
              <w:marLeft w:val="0"/>
              <w:marRight w:val="0"/>
              <w:marTop w:val="0"/>
              <w:marBottom w:val="0"/>
              <w:divBdr>
                <w:top w:val="none" w:sz="0" w:space="0" w:color="auto"/>
                <w:left w:val="none" w:sz="0" w:space="0" w:color="auto"/>
                <w:bottom w:val="none" w:sz="0" w:space="0" w:color="auto"/>
                <w:right w:val="none" w:sz="0" w:space="0" w:color="auto"/>
              </w:divBdr>
            </w:div>
            <w:div w:id="1466044238">
              <w:marLeft w:val="0"/>
              <w:marRight w:val="0"/>
              <w:marTop w:val="0"/>
              <w:marBottom w:val="0"/>
              <w:divBdr>
                <w:top w:val="none" w:sz="0" w:space="0" w:color="auto"/>
                <w:left w:val="none" w:sz="0" w:space="0" w:color="auto"/>
                <w:bottom w:val="none" w:sz="0" w:space="0" w:color="auto"/>
                <w:right w:val="none" w:sz="0" w:space="0" w:color="auto"/>
              </w:divBdr>
            </w:div>
            <w:div w:id="1468162898">
              <w:marLeft w:val="0"/>
              <w:marRight w:val="0"/>
              <w:marTop w:val="0"/>
              <w:marBottom w:val="0"/>
              <w:divBdr>
                <w:top w:val="none" w:sz="0" w:space="0" w:color="auto"/>
                <w:left w:val="none" w:sz="0" w:space="0" w:color="auto"/>
                <w:bottom w:val="none" w:sz="0" w:space="0" w:color="auto"/>
                <w:right w:val="none" w:sz="0" w:space="0" w:color="auto"/>
              </w:divBdr>
            </w:div>
            <w:div w:id="1468820698">
              <w:marLeft w:val="0"/>
              <w:marRight w:val="0"/>
              <w:marTop w:val="0"/>
              <w:marBottom w:val="0"/>
              <w:divBdr>
                <w:top w:val="none" w:sz="0" w:space="0" w:color="auto"/>
                <w:left w:val="none" w:sz="0" w:space="0" w:color="auto"/>
                <w:bottom w:val="none" w:sz="0" w:space="0" w:color="auto"/>
                <w:right w:val="none" w:sz="0" w:space="0" w:color="auto"/>
              </w:divBdr>
            </w:div>
            <w:div w:id="1469130186">
              <w:marLeft w:val="0"/>
              <w:marRight w:val="0"/>
              <w:marTop w:val="0"/>
              <w:marBottom w:val="0"/>
              <w:divBdr>
                <w:top w:val="none" w:sz="0" w:space="0" w:color="auto"/>
                <w:left w:val="none" w:sz="0" w:space="0" w:color="auto"/>
                <w:bottom w:val="none" w:sz="0" w:space="0" w:color="auto"/>
                <w:right w:val="none" w:sz="0" w:space="0" w:color="auto"/>
              </w:divBdr>
            </w:div>
            <w:div w:id="1469543738">
              <w:marLeft w:val="0"/>
              <w:marRight w:val="0"/>
              <w:marTop w:val="0"/>
              <w:marBottom w:val="0"/>
              <w:divBdr>
                <w:top w:val="none" w:sz="0" w:space="0" w:color="auto"/>
                <w:left w:val="none" w:sz="0" w:space="0" w:color="auto"/>
                <w:bottom w:val="none" w:sz="0" w:space="0" w:color="auto"/>
                <w:right w:val="none" w:sz="0" w:space="0" w:color="auto"/>
              </w:divBdr>
            </w:div>
            <w:div w:id="1469784267">
              <w:marLeft w:val="0"/>
              <w:marRight w:val="0"/>
              <w:marTop w:val="0"/>
              <w:marBottom w:val="0"/>
              <w:divBdr>
                <w:top w:val="none" w:sz="0" w:space="0" w:color="auto"/>
                <w:left w:val="none" w:sz="0" w:space="0" w:color="auto"/>
                <w:bottom w:val="none" w:sz="0" w:space="0" w:color="auto"/>
                <w:right w:val="none" w:sz="0" w:space="0" w:color="auto"/>
              </w:divBdr>
            </w:div>
            <w:div w:id="1470439051">
              <w:marLeft w:val="0"/>
              <w:marRight w:val="0"/>
              <w:marTop w:val="0"/>
              <w:marBottom w:val="0"/>
              <w:divBdr>
                <w:top w:val="none" w:sz="0" w:space="0" w:color="auto"/>
                <w:left w:val="none" w:sz="0" w:space="0" w:color="auto"/>
                <w:bottom w:val="none" w:sz="0" w:space="0" w:color="auto"/>
                <w:right w:val="none" w:sz="0" w:space="0" w:color="auto"/>
              </w:divBdr>
            </w:div>
            <w:div w:id="1470781178">
              <w:marLeft w:val="0"/>
              <w:marRight w:val="0"/>
              <w:marTop w:val="0"/>
              <w:marBottom w:val="0"/>
              <w:divBdr>
                <w:top w:val="none" w:sz="0" w:space="0" w:color="auto"/>
                <w:left w:val="none" w:sz="0" w:space="0" w:color="auto"/>
                <w:bottom w:val="none" w:sz="0" w:space="0" w:color="auto"/>
                <w:right w:val="none" w:sz="0" w:space="0" w:color="auto"/>
              </w:divBdr>
            </w:div>
            <w:div w:id="1474322976">
              <w:marLeft w:val="0"/>
              <w:marRight w:val="0"/>
              <w:marTop w:val="0"/>
              <w:marBottom w:val="0"/>
              <w:divBdr>
                <w:top w:val="none" w:sz="0" w:space="0" w:color="auto"/>
                <w:left w:val="none" w:sz="0" w:space="0" w:color="auto"/>
                <w:bottom w:val="none" w:sz="0" w:space="0" w:color="auto"/>
                <w:right w:val="none" w:sz="0" w:space="0" w:color="auto"/>
              </w:divBdr>
            </w:div>
            <w:div w:id="1478256964">
              <w:marLeft w:val="0"/>
              <w:marRight w:val="0"/>
              <w:marTop w:val="0"/>
              <w:marBottom w:val="0"/>
              <w:divBdr>
                <w:top w:val="none" w:sz="0" w:space="0" w:color="auto"/>
                <w:left w:val="none" w:sz="0" w:space="0" w:color="auto"/>
                <w:bottom w:val="none" w:sz="0" w:space="0" w:color="auto"/>
                <w:right w:val="none" w:sz="0" w:space="0" w:color="auto"/>
              </w:divBdr>
            </w:div>
            <w:div w:id="1478570325">
              <w:marLeft w:val="0"/>
              <w:marRight w:val="0"/>
              <w:marTop w:val="0"/>
              <w:marBottom w:val="0"/>
              <w:divBdr>
                <w:top w:val="none" w:sz="0" w:space="0" w:color="auto"/>
                <w:left w:val="none" w:sz="0" w:space="0" w:color="auto"/>
                <w:bottom w:val="none" w:sz="0" w:space="0" w:color="auto"/>
                <w:right w:val="none" w:sz="0" w:space="0" w:color="auto"/>
              </w:divBdr>
            </w:div>
            <w:div w:id="1482380957">
              <w:marLeft w:val="0"/>
              <w:marRight w:val="0"/>
              <w:marTop w:val="0"/>
              <w:marBottom w:val="0"/>
              <w:divBdr>
                <w:top w:val="none" w:sz="0" w:space="0" w:color="auto"/>
                <w:left w:val="none" w:sz="0" w:space="0" w:color="auto"/>
                <w:bottom w:val="none" w:sz="0" w:space="0" w:color="auto"/>
                <w:right w:val="none" w:sz="0" w:space="0" w:color="auto"/>
              </w:divBdr>
            </w:div>
            <w:div w:id="1485583293">
              <w:marLeft w:val="0"/>
              <w:marRight w:val="0"/>
              <w:marTop w:val="0"/>
              <w:marBottom w:val="0"/>
              <w:divBdr>
                <w:top w:val="none" w:sz="0" w:space="0" w:color="auto"/>
                <w:left w:val="none" w:sz="0" w:space="0" w:color="auto"/>
                <w:bottom w:val="none" w:sz="0" w:space="0" w:color="auto"/>
                <w:right w:val="none" w:sz="0" w:space="0" w:color="auto"/>
              </w:divBdr>
            </w:div>
            <w:div w:id="1485659776">
              <w:marLeft w:val="0"/>
              <w:marRight w:val="0"/>
              <w:marTop w:val="0"/>
              <w:marBottom w:val="0"/>
              <w:divBdr>
                <w:top w:val="none" w:sz="0" w:space="0" w:color="auto"/>
                <w:left w:val="none" w:sz="0" w:space="0" w:color="auto"/>
                <w:bottom w:val="none" w:sz="0" w:space="0" w:color="auto"/>
                <w:right w:val="none" w:sz="0" w:space="0" w:color="auto"/>
              </w:divBdr>
            </w:div>
            <w:div w:id="1487041668">
              <w:marLeft w:val="0"/>
              <w:marRight w:val="0"/>
              <w:marTop w:val="0"/>
              <w:marBottom w:val="0"/>
              <w:divBdr>
                <w:top w:val="none" w:sz="0" w:space="0" w:color="auto"/>
                <w:left w:val="none" w:sz="0" w:space="0" w:color="auto"/>
                <w:bottom w:val="none" w:sz="0" w:space="0" w:color="auto"/>
                <w:right w:val="none" w:sz="0" w:space="0" w:color="auto"/>
              </w:divBdr>
            </w:div>
            <w:div w:id="1487088071">
              <w:marLeft w:val="0"/>
              <w:marRight w:val="0"/>
              <w:marTop w:val="0"/>
              <w:marBottom w:val="0"/>
              <w:divBdr>
                <w:top w:val="none" w:sz="0" w:space="0" w:color="auto"/>
                <w:left w:val="none" w:sz="0" w:space="0" w:color="auto"/>
                <w:bottom w:val="none" w:sz="0" w:space="0" w:color="auto"/>
                <w:right w:val="none" w:sz="0" w:space="0" w:color="auto"/>
              </w:divBdr>
            </w:div>
            <w:div w:id="1487168948">
              <w:marLeft w:val="0"/>
              <w:marRight w:val="0"/>
              <w:marTop w:val="0"/>
              <w:marBottom w:val="0"/>
              <w:divBdr>
                <w:top w:val="none" w:sz="0" w:space="0" w:color="auto"/>
                <w:left w:val="none" w:sz="0" w:space="0" w:color="auto"/>
                <w:bottom w:val="none" w:sz="0" w:space="0" w:color="auto"/>
                <w:right w:val="none" w:sz="0" w:space="0" w:color="auto"/>
              </w:divBdr>
            </w:div>
            <w:div w:id="1488860529">
              <w:marLeft w:val="0"/>
              <w:marRight w:val="0"/>
              <w:marTop w:val="0"/>
              <w:marBottom w:val="0"/>
              <w:divBdr>
                <w:top w:val="none" w:sz="0" w:space="0" w:color="auto"/>
                <w:left w:val="none" w:sz="0" w:space="0" w:color="auto"/>
                <w:bottom w:val="none" w:sz="0" w:space="0" w:color="auto"/>
                <w:right w:val="none" w:sz="0" w:space="0" w:color="auto"/>
              </w:divBdr>
            </w:div>
            <w:div w:id="1488980092">
              <w:marLeft w:val="0"/>
              <w:marRight w:val="0"/>
              <w:marTop w:val="0"/>
              <w:marBottom w:val="0"/>
              <w:divBdr>
                <w:top w:val="none" w:sz="0" w:space="0" w:color="auto"/>
                <w:left w:val="none" w:sz="0" w:space="0" w:color="auto"/>
                <w:bottom w:val="none" w:sz="0" w:space="0" w:color="auto"/>
                <w:right w:val="none" w:sz="0" w:space="0" w:color="auto"/>
              </w:divBdr>
            </w:div>
            <w:div w:id="1489009649">
              <w:marLeft w:val="0"/>
              <w:marRight w:val="0"/>
              <w:marTop w:val="0"/>
              <w:marBottom w:val="0"/>
              <w:divBdr>
                <w:top w:val="none" w:sz="0" w:space="0" w:color="auto"/>
                <w:left w:val="none" w:sz="0" w:space="0" w:color="auto"/>
                <w:bottom w:val="none" w:sz="0" w:space="0" w:color="auto"/>
                <w:right w:val="none" w:sz="0" w:space="0" w:color="auto"/>
              </w:divBdr>
            </w:div>
            <w:div w:id="1491556833">
              <w:marLeft w:val="0"/>
              <w:marRight w:val="0"/>
              <w:marTop w:val="0"/>
              <w:marBottom w:val="0"/>
              <w:divBdr>
                <w:top w:val="none" w:sz="0" w:space="0" w:color="auto"/>
                <w:left w:val="none" w:sz="0" w:space="0" w:color="auto"/>
                <w:bottom w:val="none" w:sz="0" w:space="0" w:color="auto"/>
                <w:right w:val="none" w:sz="0" w:space="0" w:color="auto"/>
              </w:divBdr>
            </w:div>
            <w:div w:id="1493713902">
              <w:marLeft w:val="0"/>
              <w:marRight w:val="0"/>
              <w:marTop w:val="0"/>
              <w:marBottom w:val="0"/>
              <w:divBdr>
                <w:top w:val="none" w:sz="0" w:space="0" w:color="auto"/>
                <w:left w:val="none" w:sz="0" w:space="0" w:color="auto"/>
                <w:bottom w:val="none" w:sz="0" w:space="0" w:color="auto"/>
                <w:right w:val="none" w:sz="0" w:space="0" w:color="auto"/>
              </w:divBdr>
              <w:divsChild>
                <w:div w:id="32314608">
                  <w:marLeft w:val="0"/>
                  <w:marRight w:val="0"/>
                  <w:marTop w:val="0"/>
                  <w:marBottom w:val="0"/>
                  <w:divBdr>
                    <w:top w:val="none" w:sz="0" w:space="0" w:color="auto"/>
                    <w:left w:val="none" w:sz="0" w:space="0" w:color="auto"/>
                    <w:bottom w:val="none" w:sz="0" w:space="0" w:color="auto"/>
                    <w:right w:val="none" w:sz="0" w:space="0" w:color="auto"/>
                  </w:divBdr>
                </w:div>
                <w:div w:id="52973617">
                  <w:marLeft w:val="0"/>
                  <w:marRight w:val="0"/>
                  <w:marTop w:val="0"/>
                  <w:marBottom w:val="0"/>
                  <w:divBdr>
                    <w:top w:val="none" w:sz="0" w:space="0" w:color="auto"/>
                    <w:left w:val="none" w:sz="0" w:space="0" w:color="auto"/>
                    <w:bottom w:val="none" w:sz="0" w:space="0" w:color="auto"/>
                    <w:right w:val="none" w:sz="0" w:space="0" w:color="auto"/>
                  </w:divBdr>
                </w:div>
                <w:div w:id="53436813">
                  <w:marLeft w:val="0"/>
                  <w:marRight w:val="0"/>
                  <w:marTop w:val="0"/>
                  <w:marBottom w:val="0"/>
                  <w:divBdr>
                    <w:top w:val="none" w:sz="0" w:space="0" w:color="auto"/>
                    <w:left w:val="none" w:sz="0" w:space="0" w:color="auto"/>
                    <w:bottom w:val="none" w:sz="0" w:space="0" w:color="auto"/>
                    <w:right w:val="none" w:sz="0" w:space="0" w:color="auto"/>
                  </w:divBdr>
                </w:div>
                <w:div w:id="77291338">
                  <w:marLeft w:val="0"/>
                  <w:marRight w:val="0"/>
                  <w:marTop w:val="0"/>
                  <w:marBottom w:val="0"/>
                  <w:divBdr>
                    <w:top w:val="none" w:sz="0" w:space="0" w:color="auto"/>
                    <w:left w:val="none" w:sz="0" w:space="0" w:color="auto"/>
                    <w:bottom w:val="none" w:sz="0" w:space="0" w:color="auto"/>
                    <w:right w:val="none" w:sz="0" w:space="0" w:color="auto"/>
                  </w:divBdr>
                </w:div>
                <w:div w:id="87890395">
                  <w:marLeft w:val="0"/>
                  <w:marRight w:val="0"/>
                  <w:marTop w:val="0"/>
                  <w:marBottom w:val="0"/>
                  <w:divBdr>
                    <w:top w:val="none" w:sz="0" w:space="0" w:color="auto"/>
                    <w:left w:val="none" w:sz="0" w:space="0" w:color="auto"/>
                    <w:bottom w:val="none" w:sz="0" w:space="0" w:color="auto"/>
                    <w:right w:val="none" w:sz="0" w:space="0" w:color="auto"/>
                  </w:divBdr>
                </w:div>
                <w:div w:id="148644027">
                  <w:marLeft w:val="0"/>
                  <w:marRight w:val="0"/>
                  <w:marTop w:val="0"/>
                  <w:marBottom w:val="0"/>
                  <w:divBdr>
                    <w:top w:val="none" w:sz="0" w:space="0" w:color="auto"/>
                    <w:left w:val="none" w:sz="0" w:space="0" w:color="auto"/>
                    <w:bottom w:val="none" w:sz="0" w:space="0" w:color="auto"/>
                    <w:right w:val="none" w:sz="0" w:space="0" w:color="auto"/>
                  </w:divBdr>
                </w:div>
                <w:div w:id="311831732">
                  <w:marLeft w:val="0"/>
                  <w:marRight w:val="0"/>
                  <w:marTop w:val="0"/>
                  <w:marBottom w:val="0"/>
                  <w:divBdr>
                    <w:top w:val="none" w:sz="0" w:space="0" w:color="auto"/>
                    <w:left w:val="none" w:sz="0" w:space="0" w:color="auto"/>
                    <w:bottom w:val="none" w:sz="0" w:space="0" w:color="auto"/>
                    <w:right w:val="none" w:sz="0" w:space="0" w:color="auto"/>
                  </w:divBdr>
                </w:div>
                <w:div w:id="394936382">
                  <w:marLeft w:val="0"/>
                  <w:marRight w:val="0"/>
                  <w:marTop w:val="0"/>
                  <w:marBottom w:val="0"/>
                  <w:divBdr>
                    <w:top w:val="none" w:sz="0" w:space="0" w:color="auto"/>
                    <w:left w:val="none" w:sz="0" w:space="0" w:color="auto"/>
                    <w:bottom w:val="none" w:sz="0" w:space="0" w:color="auto"/>
                    <w:right w:val="none" w:sz="0" w:space="0" w:color="auto"/>
                  </w:divBdr>
                </w:div>
                <w:div w:id="550381409">
                  <w:marLeft w:val="0"/>
                  <w:marRight w:val="0"/>
                  <w:marTop w:val="0"/>
                  <w:marBottom w:val="0"/>
                  <w:divBdr>
                    <w:top w:val="none" w:sz="0" w:space="0" w:color="auto"/>
                    <w:left w:val="none" w:sz="0" w:space="0" w:color="auto"/>
                    <w:bottom w:val="none" w:sz="0" w:space="0" w:color="auto"/>
                    <w:right w:val="none" w:sz="0" w:space="0" w:color="auto"/>
                  </w:divBdr>
                </w:div>
                <w:div w:id="568423049">
                  <w:marLeft w:val="0"/>
                  <w:marRight w:val="0"/>
                  <w:marTop w:val="0"/>
                  <w:marBottom w:val="0"/>
                  <w:divBdr>
                    <w:top w:val="none" w:sz="0" w:space="0" w:color="auto"/>
                    <w:left w:val="none" w:sz="0" w:space="0" w:color="auto"/>
                    <w:bottom w:val="none" w:sz="0" w:space="0" w:color="auto"/>
                    <w:right w:val="none" w:sz="0" w:space="0" w:color="auto"/>
                  </w:divBdr>
                </w:div>
                <w:div w:id="599799660">
                  <w:marLeft w:val="0"/>
                  <w:marRight w:val="0"/>
                  <w:marTop w:val="0"/>
                  <w:marBottom w:val="0"/>
                  <w:divBdr>
                    <w:top w:val="none" w:sz="0" w:space="0" w:color="auto"/>
                    <w:left w:val="none" w:sz="0" w:space="0" w:color="auto"/>
                    <w:bottom w:val="none" w:sz="0" w:space="0" w:color="auto"/>
                    <w:right w:val="none" w:sz="0" w:space="0" w:color="auto"/>
                  </w:divBdr>
                </w:div>
                <w:div w:id="635915467">
                  <w:marLeft w:val="0"/>
                  <w:marRight w:val="0"/>
                  <w:marTop w:val="0"/>
                  <w:marBottom w:val="0"/>
                  <w:divBdr>
                    <w:top w:val="none" w:sz="0" w:space="0" w:color="auto"/>
                    <w:left w:val="none" w:sz="0" w:space="0" w:color="auto"/>
                    <w:bottom w:val="none" w:sz="0" w:space="0" w:color="auto"/>
                    <w:right w:val="none" w:sz="0" w:space="0" w:color="auto"/>
                  </w:divBdr>
                </w:div>
                <w:div w:id="637540798">
                  <w:marLeft w:val="0"/>
                  <w:marRight w:val="0"/>
                  <w:marTop w:val="0"/>
                  <w:marBottom w:val="0"/>
                  <w:divBdr>
                    <w:top w:val="none" w:sz="0" w:space="0" w:color="auto"/>
                    <w:left w:val="none" w:sz="0" w:space="0" w:color="auto"/>
                    <w:bottom w:val="none" w:sz="0" w:space="0" w:color="auto"/>
                    <w:right w:val="none" w:sz="0" w:space="0" w:color="auto"/>
                  </w:divBdr>
                </w:div>
                <w:div w:id="712077639">
                  <w:marLeft w:val="0"/>
                  <w:marRight w:val="0"/>
                  <w:marTop w:val="0"/>
                  <w:marBottom w:val="0"/>
                  <w:divBdr>
                    <w:top w:val="none" w:sz="0" w:space="0" w:color="auto"/>
                    <w:left w:val="none" w:sz="0" w:space="0" w:color="auto"/>
                    <w:bottom w:val="none" w:sz="0" w:space="0" w:color="auto"/>
                    <w:right w:val="none" w:sz="0" w:space="0" w:color="auto"/>
                  </w:divBdr>
                </w:div>
                <w:div w:id="719283732">
                  <w:marLeft w:val="0"/>
                  <w:marRight w:val="0"/>
                  <w:marTop w:val="0"/>
                  <w:marBottom w:val="0"/>
                  <w:divBdr>
                    <w:top w:val="none" w:sz="0" w:space="0" w:color="auto"/>
                    <w:left w:val="none" w:sz="0" w:space="0" w:color="auto"/>
                    <w:bottom w:val="none" w:sz="0" w:space="0" w:color="auto"/>
                    <w:right w:val="none" w:sz="0" w:space="0" w:color="auto"/>
                  </w:divBdr>
                </w:div>
                <w:div w:id="954822352">
                  <w:marLeft w:val="0"/>
                  <w:marRight w:val="0"/>
                  <w:marTop w:val="0"/>
                  <w:marBottom w:val="0"/>
                  <w:divBdr>
                    <w:top w:val="none" w:sz="0" w:space="0" w:color="auto"/>
                    <w:left w:val="none" w:sz="0" w:space="0" w:color="auto"/>
                    <w:bottom w:val="none" w:sz="0" w:space="0" w:color="auto"/>
                    <w:right w:val="none" w:sz="0" w:space="0" w:color="auto"/>
                  </w:divBdr>
                </w:div>
                <w:div w:id="1090158001">
                  <w:marLeft w:val="0"/>
                  <w:marRight w:val="0"/>
                  <w:marTop w:val="0"/>
                  <w:marBottom w:val="0"/>
                  <w:divBdr>
                    <w:top w:val="none" w:sz="0" w:space="0" w:color="auto"/>
                    <w:left w:val="none" w:sz="0" w:space="0" w:color="auto"/>
                    <w:bottom w:val="none" w:sz="0" w:space="0" w:color="auto"/>
                    <w:right w:val="none" w:sz="0" w:space="0" w:color="auto"/>
                  </w:divBdr>
                </w:div>
                <w:div w:id="1116362674">
                  <w:marLeft w:val="0"/>
                  <w:marRight w:val="0"/>
                  <w:marTop w:val="0"/>
                  <w:marBottom w:val="0"/>
                  <w:divBdr>
                    <w:top w:val="none" w:sz="0" w:space="0" w:color="auto"/>
                    <w:left w:val="none" w:sz="0" w:space="0" w:color="auto"/>
                    <w:bottom w:val="none" w:sz="0" w:space="0" w:color="auto"/>
                    <w:right w:val="none" w:sz="0" w:space="0" w:color="auto"/>
                  </w:divBdr>
                </w:div>
                <w:div w:id="1242182777">
                  <w:marLeft w:val="0"/>
                  <w:marRight w:val="0"/>
                  <w:marTop w:val="0"/>
                  <w:marBottom w:val="0"/>
                  <w:divBdr>
                    <w:top w:val="none" w:sz="0" w:space="0" w:color="auto"/>
                    <w:left w:val="none" w:sz="0" w:space="0" w:color="auto"/>
                    <w:bottom w:val="none" w:sz="0" w:space="0" w:color="auto"/>
                    <w:right w:val="none" w:sz="0" w:space="0" w:color="auto"/>
                  </w:divBdr>
                </w:div>
                <w:div w:id="1269507594">
                  <w:marLeft w:val="0"/>
                  <w:marRight w:val="0"/>
                  <w:marTop w:val="0"/>
                  <w:marBottom w:val="0"/>
                  <w:divBdr>
                    <w:top w:val="none" w:sz="0" w:space="0" w:color="auto"/>
                    <w:left w:val="none" w:sz="0" w:space="0" w:color="auto"/>
                    <w:bottom w:val="none" w:sz="0" w:space="0" w:color="auto"/>
                    <w:right w:val="none" w:sz="0" w:space="0" w:color="auto"/>
                  </w:divBdr>
                </w:div>
                <w:div w:id="1370229020">
                  <w:marLeft w:val="0"/>
                  <w:marRight w:val="0"/>
                  <w:marTop w:val="0"/>
                  <w:marBottom w:val="0"/>
                  <w:divBdr>
                    <w:top w:val="none" w:sz="0" w:space="0" w:color="auto"/>
                    <w:left w:val="none" w:sz="0" w:space="0" w:color="auto"/>
                    <w:bottom w:val="none" w:sz="0" w:space="0" w:color="auto"/>
                    <w:right w:val="none" w:sz="0" w:space="0" w:color="auto"/>
                  </w:divBdr>
                </w:div>
                <w:div w:id="1438938981">
                  <w:marLeft w:val="0"/>
                  <w:marRight w:val="0"/>
                  <w:marTop w:val="0"/>
                  <w:marBottom w:val="0"/>
                  <w:divBdr>
                    <w:top w:val="none" w:sz="0" w:space="0" w:color="auto"/>
                    <w:left w:val="none" w:sz="0" w:space="0" w:color="auto"/>
                    <w:bottom w:val="none" w:sz="0" w:space="0" w:color="auto"/>
                    <w:right w:val="none" w:sz="0" w:space="0" w:color="auto"/>
                  </w:divBdr>
                </w:div>
                <w:div w:id="1587575297">
                  <w:marLeft w:val="0"/>
                  <w:marRight w:val="0"/>
                  <w:marTop w:val="0"/>
                  <w:marBottom w:val="0"/>
                  <w:divBdr>
                    <w:top w:val="none" w:sz="0" w:space="0" w:color="auto"/>
                    <w:left w:val="none" w:sz="0" w:space="0" w:color="auto"/>
                    <w:bottom w:val="none" w:sz="0" w:space="0" w:color="auto"/>
                    <w:right w:val="none" w:sz="0" w:space="0" w:color="auto"/>
                  </w:divBdr>
                </w:div>
                <w:div w:id="1673870734">
                  <w:marLeft w:val="0"/>
                  <w:marRight w:val="0"/>
                  <w:marTop w:val="0"/>
                  <w:marBottom w:val="0"/>
                  <w:divBdr>
                    <w:top w:val="none" w:sz="0" w:space="0" w:color="auto"/>
                    <w:left w:val="none" w:sz="0" w:space="0" w:color="auto"/>
                    <w:bottom w:val="none" w:sz="0" w:space="0" w:color="auto"/>
                    <w:right w:val="none" w:sz="0" w:space="0" w:color="auto"/>
                  </w:divBdr>
                </w:div>
                <w:div w:id="1775325216">
                  <w:marLeft w:val="0"/>
                  <w:marRight w:val="0"/>
                  <w:marTop w:val="0"/>
                  <w:marBottom w:val="0"/>
                  <w:divBdr>
                    <w:top w:val="none" w:sz="0" w:space="0" w:color="auto"/>
                    <w:left w:val="none" w:sz="0" w:space="0" w:color="auto"/>
                    <w:bottom w:val="none" w:sz="0" w:space="0" w:color="auto"/>
                    <w:right w:val="none" w:sz="0" w:space="0" w:color="auto"/>
                  </w:divBdr>
                </w:div>
                <w:div w:id="1965427339">
                  <w:marLeft w:val="0"/>
                  <w:marRight w:val="0"/>
                  <w:marTop w:val="0"/>
                  <w:marBottom w:val="0"/>
                  <w:divBdr>
                    <w:top w:val="none" w:sz="0" w:space="0" w:color="auto"/>
                    <w:left w:val="none" w:sz="0" w:space="0" w:color="auto"/>
                    <w:bottom w:val="none" w:sz="0" w:space="0" w:color="auto"/>
                    <w:right w:val="none" w:sz="0" w:space="0" w:color="auto"/>
                  </w:divBdr>
                </w:div>
                <w:div w:id="2052608032">
                  <w:marLeft w:val="0"/>
                  <w:marRight w:val="0"/>
                  <w:marTop w:val="0"/>
                  <w:marBottom w:val="0"/>
                  <w:divBdr>
                    <w:top w:val="none" w:sz="0" w:space="0" w:color="auto"/>
                    <w:left w:val="none" w:sz="0" w:space="0" w:color="auto"/>
                    <w:bottom w:val="none" w:sz="0" w:space="0" w:color="auto"/>
                    <w:right w:val="none" w:sz="0" w:space="0" w:color="auto"/>
                  </w:divBdr>
                </w:div>
                <w:div w:id="2059350793">
                  <w:marLeft w:val="0"/>
                  <w:marRight w:val="0"/>
                  <w:marTop w:val="0"/>
                  <w:marBottom w:val="0"/>
                  <w:divBdr>
                    <w:top w:val="none" w:sz="0" w:space="0" w:color="auto"/>
                    <w:left w:val="none" w:sz="0" w:space="0" w:color="auto"/>
                    <w:bottom w:val="none" w:sz="0" w:space="0" w:color="auto"/>
                    <w:right w:val="none" w:sz="0" w:space="0" w:color="auto"/>
                  </w:divBdr>
                </w:div>
                <w:div w:id="2069841690">
                  <w:marLeft w:val="0"/>
                  <w:marRight w:val="0"/>
                  <w:marTop w:val="0"/>
                  <w:marBottom w:val="0"/>
                  <w:divBdr>
                    <w:top w:val="none" w:sz="0" w:space="0" w:color="auto"/>
                    <w:left w:val="none" w:sz="0" w:space="0" w:color="auto"/>
                    <w:bottom w:val="none" w:sz="0" w:space="0" w:color="auto"/>
                    <w:right w:val="none" w:sz="0" w:space="0" w:color="auto"/>
                  </w:divBdr>
                </w:div>
                <w:div w:id="2142989884">
                  <w:marLeft w:val="0"/>
                  <w:marRight w:val="0"/>
                  <w:marTop w:val="0"/>
                  <w:marBottom w:val="0"/>
                  <w:divBdr>
                    <w:top w:val="none" w:sz="0" w:space="0" w:color="auto"/>
                    <w:left w:val="none" w:sz="0" w:space="0" w:color="auto"/>
                    <w:bottom w:val="none" w:sz="0" w:space="0" w:color="auto"/>
                    <w:right w:val="none" w:sz="0" w:space="0" w:color="auto"/>
                  </w:divBdr>
                </w:div>
              </w:divsChild>
            </w:div>
            <w:div w:id="1494444469">
              <w:marLeft w:val="0"/>
              <w:marRight w:val="0"/>
              <w:marTop w:val="0"/>
              <w:marBottom w:val="0"/>
              <w:divBdr>
                <w:top w:val="none" w:sz="0" w:space="0" w:color="auto"/>
                <w:left w:val="none" w:sz="0" w:space="0" w:color="auto"/>
                <w:bottom w:val="none" w:sz="0" w:space="0" w:color="auto"/>
                <w:right w:val="none" w:sz="0" w:space="0" w:color="auto"/>
              </w:divBdr>
            </w:div>
            <w:div w:id="1499270354">
              <w:marLeft w:val="0"/>
              <w:marRight w:val="0"/>
              <w:marTop w:val="0"/>
              <w:marBottom w:val="0"/>
              <w:divBdr>
                <w:top w:val="none" w:sz="0" w:space="0" w:color="auto"/>
                <w:left w:val="none" w:sz="0" w:space="0" w:color="auto"/>
                <w:bottom w:val="none" w:sz="0" w:space="0" w:color="auto"/>
                <w:right w:val="none" w:sz="0" w:space="0" w:color="auto"/>
              </w:divBdr>
            </w:div>
            <w:div w:id="1503814847">
              <w:marLeft w:val="0"/>
              <w:marRight w:val="0"/>
              <w:marTop w:val="0"/>
              <w:marBottom w:val="0"/>
              <w:divBdr>
                <w:top w:val="none" w:sz="0" w:space="0" w:color="auto"/>
                <w:left w:val="none" w:sz="0" w:space="0" w:color="auto"/>
                <w:bottom w:val="none" w:sz="0" w:space="0" w:color="auto"/>
                <w:right w:val="none" w:sz="0" w:space="0" w:color="auto"/>
              </w:divBdr>
            </w:div>
            <w:div w:id="1504083564">
              <w:marLeft w:val="0"/>
              <w:marRight w:val="0"/>
              <w:marTop w:val="0"/>
              <w:marBottom w:val="0"/>
              <w:divBdr>
                <w:top w:val="none" w:sz="0" w:space="0" w:color="auto"/>
                <w:left w:val="none" w:sz="0" w:space="0" w:color="auto"/>
                <w:bottom w:val="none" w:sz="0" w:space="0" w:color="auto"/>
                <w:right w:val="none" w:sz="0" w:space="0" w:color="auto"/>
              </w:divBdr>
            </w:div>
            <w:div w:id="1504903906">
              <w:marLeft w:val="0"/>
              <w:marRight w:val="0"/>
              <w:marTop w:val="0"/>
              <w:marBottom w:val="0"/>
              <w:divBdr>
                <w:top w:val="none" w:sz="0" w:space="0" w:color="auto"/>
                <w:left w:val="none" w:sz="0" w:space="0" w:color="auto"/>
                <w:bottom w:val="none" w:sz="0" w:space="0" w:color="auto"/>
                <w:right w:val="none" w:sz="0" w:space="0" w:color="auto"/>
              </w:divBdr>
            </w:div>
            <w:div w:id="1507867420">
              <w:marLeft w:val="0"/>
              <w:marRight w:val="0"/>
              <w:marTop w:val="0"/>
              <w:marBottom w:val="0"/>
              <w:divBdr>
                <w:top w:val="none" w:sz="0" w:space="0" w:color="auto"/>
                <w:left w:val="none" w:sz="0" w:space="0" w:color="auto"/>
                <w:bottom w:val="none" w:sz="0" w:space="0" w:color="auto"/>
                <w:right w:val="none" w:sz="0" w:space="0" w:color="auto"/>
              </w:divBdr>
            </w:div>
            <w:div w:id="1510675708">
              <w:marLeft w:val="0"/>
              <w:marRight w:val="0"/>
              <w:marTop w:val="0"/>
              <w:marBottom w:val="0"/>
              <w:divBdr>
                <w:top w:val="none" w:sz="0" w:space="0" w:color="auto"/>
                <w:left w:val="none" w:sz="0" w:space="0" w:color="auto"/>
                <w:bottom w:val="none" w:sz="0" w:space="0" w:color="auto"/>
                <w:right w:val="none" w:sz="0" w:space="0" w:color="auto"/>
              </w:divBdr>
            </w:div>
            <w:div w:id="1513226483">
              <w:marLeft w:val="0"/>
              <w:marRight w:val="0"/>
              <w:marTop w:val="0"/>
              <w:marBottom w:val="0"/>
              <w:divBdr>
                <w:top w:val="none" w:sz="0" w:space="0" w:color="auto"/>
                <w:left w:val="none" w:sz="0" w:space="0" w:color="auto"/>
                <w:bottom w:val="none" w:sz="0" w:space="0" w:color="auto"/>
                <w:right w:val="none" w:sz="0" w:space="0" w:color="auto"/>
              </w:divBdr>
            </w:div>
            <w:div w:id="1514420699">
              <w:marLeft w:val="0"/>
              <w:marRight w:val="0"/>
              <w:marTop w:val="0"/>
              <w:marBottom w:val="0"/>
              <w:divBdr>
                <w:top w:val="none" w:sz="0" w:space="0" w:color="auto"/>
                <w:left w:val="none" w:sz="0" w:space="0" w:color="auto"/>
                <w:bottom w:val="none" w:sz="0" w:space="0" w:color="auto"/>
                <w:right w:val="none" w:sz="0" w:space="0" w:color="auto"/>
              </w:divBdr>
            </w:div>
            <w:div w:id="1516261000">
              <w:marLeft w:val="0"/>
              <w:marRight w:val="0"/>
              <w:marTop w:val="0"/>
              <w:marBottom w:val="0"/>
              <w:divBdr>
                <w:top w:val="none" w:sz="0" w:space="0" w:color="auto"/>
                <w:left w:val="none" w:sz="0" w:space="0" w:color="auto"/>
                <w:bottom w:val="none" w:sz="0" w:space="0" w:color="auto"/>
                <w:right w:val="none" w:sz="0" w:space="0" w:color="auto"/>
              </w:divBdr>
            </w:div>
            <w:div w:id="1517766843">
              <w:marLeft w:val="0"/>
              <w:marRight w:val="0"/>
              <w:marTop w:val="0"/>
              <w:marBottom w:val="0"/>
              <w:divBdr>
                <w:top w:val="none" w:sz="0" w:space="0" w:color="auto"/>
                <w:left w:val="none" w:sz="0" w:space="0" w:color="auto"/>
                <w:bottom w:val="none" w:sz="0" w:space="0" w:color="auto"/>
                <w:right w:val="none" w:sz="0" w:space="0" w:color="auto"/>
              </w:divBdr>
            </w:div>
            <w:div w:id="1518499137">
              <w:marLeft w:val="0"/>
              <w:marRight w:val="0"/>
              <w:marTop w:val="0"/>
              <w:marBottom w:val="0"/>
              <w:divBdr>
                <w:top w:val="none" w:sz="0" w:space="0" w:color="auto"/>
                <w:left w:val="none" w:sz="0" w:space="0" w:color="auto"/>
                <w:bottom w:val="none" w:sz="0" w:space="0" w:color="auto"/>
                <w:right w:val="none" w:sz="0" w:space="0" w:color="auto"/>
              </w:divBdr>
            </w:div>
            <w:div w:id="1520197484">
              <w:marLeft w:val="0"/>
              <w:marRight w:val="0"/>
              <w:marTop w:val="0"/>
              <w:marBottom w:val="0"/>
              <w:divBdr>
                <w:top w:val="none" w:sz="0" w:space="0" w:color="auto"/>
                <w:left w:val="none" w:sz="0" w:space="0" w:color="auto"/>
                <w:bottom w:val="none" w:sz="0" w:space="0" w:color="auto"/>
                <w:right w:val="none" w:sz="0" w:space="0" w:color="auto"/>
              </w:divBdr>
            </w:div>
            <w:div w:id="1520506235">
              <w:marLeft w:val="0"/>
              <w:marRight w:val="0"/>
              <w:marTop w:val="0"/>
              <w:marBottom w:val="0"/>
              <w:divBdr>
                <w:top w:val="none" w:sz="0" w:space="0" w:color="auto"/>
                <w:left w:val="none" w:sz="0" w:space="0" w:color="auto"/>
                <w:bottom w:val="none" w:sz="0" w:space="0" w:color="auto"/>
                <w:right w:val="none" w:sz="0" w:space="0" w:color="auto"/>
              </w:divBdr>
            </w:div>
            <w:div w:id="1520856736">
              <w:marLeft w:val="0"/>
              <w:marRight w:val="0"/>
              <w:marTop w:val="0"/>
              <w:marBottom w:val="0"/>
              <w:divBdr>
                <w:top w:val="none" w:sz="0" w:space="0" w:color="auto"/>
                <w:left w:val="none" w:sz="0" w:space="0" w:color="auto"/>
                <w:bottom w:val="none" w:sz="0" w:space="0" w:color="auto"/>
                <w:right w:val="none" w:sz="0" w:space="0" w:color="auto"/>
              </w:divBdr>
              <w:divsChild>
                <w:div w:id="32966404">
                  <w:marLeft w:val="0"/>
                  <w:marRight w:val="0"/>
                  <w:marTop w:val="0"/>
                  <w:marBottom w:val="0"/>
                  <w:divBdr>
                    <w:top w:val="none" w:sz="0" w:space="0" w:color="auto"/>
                    <w:left w:val="none" w:sz="0" w:space="0" w:color="auto"/>
                    <w:bottom w:val="none" w:sz="0" w:space="0" w:color="auto"/>
                    <w:right w:val="none" w:sz="0" w:space="0" w:color="auto"/>
                  </w:divBdr>
                </w:div>
                <w:div w:id="184443957">
                  <w:marLeft w:val="0"/>
                  <w:marRight w:val="0"/>
                  <w:marTop w:val="0"/>
                  <w:marBottom w:val="0"/>
                  <w:divBdr>
                    <w:top w:val="none" w:sz="0" w:space="0" w:color="auto"/>
                    <w:left w:val="none" w:sz="0" w:space="0" w:color="auto"/>
                    <w:bottom w:val="none" w:sz="0" w:space="0" w:color="auto"/>
                    <w:right w:val="none" w:sz="0" w:space="0" w:color="auto"/>
                  </w:divBdr>
                </w:div>
                <w:div w:id="426459678">
                  <w:marLeft w:val="0"/>
                  <w:marRight w:val="0"/>
                  <w:marTop w:val="0"/>
                  <w:marBottom w:val="0"/>
                  <w:divBdr>
                    <w:top w:val="none" w:sz="0" w:space="0" w:color="auto"/>
                    <w:left w:val="none" w:sz="0" w:space="0" w:color="auto"/>
                    <w:bottom w:val="none" w:sz="0" w:space="0" w:color="auto"/>
                    <w:right w:val="none" w:sz="0" w:space="0" w:color="auto"/>
                  </w:divBdr>
                </w:div>
                <w:div w:id="630131549">
                  <w:marLeft w:val="0"/>
                  <w:marRight w:val="0"/>
                  <w:marTop w:val="0"/>
                  <w:marBottom w:val="0"/>
                  <w:divBdr>
                    <w:top w:val="none" w:sz="0" w:space="0" w:color="auto"/>
                    <w:left w:val="none" w:sz="0" w:space="0" w:color="auto"/>
                    <w:bottom w:val="none" w:sz="0" w:space="0" w:color="auto"/>
                    <w:right w:val="none" w:sz="0" w:space="0" w:color="auto"/>
                  </w:divBdr>
                </w:div>
                <w:div w:id="675497753">
                  <w:marLeft w:val="0"/>
                  <w:marRight w:val="0"/>
                  <w:marTop w:val="0"/>
                  <w:marBottom w:val="0"/>
                  <w:divBdr>
                    <w:top w:val="none" w:sz="0" w:space="0" w:color="auto"/>
                    <w:left w:val="none" w:sz="0" w:space="0" w:color="auto"/>
                    <w:bottom w:val="none" w:sz="0" w:space="0" w:color="auto"/>
                    <w:right w:val="none" w:sz="0" w:space="0" w:color="auto"/>
                  </w:divBdr>
                </w:div>
                <w:div w:id="713581187">
                  <w:marLeft w:val="0"/>
                  <w:marRight w:val="0"/>
                  <w:marTop w:val="0"/>
                  <w:marBottom w:val="0"/>
                  <w:divBdr>
                    <w:top w:val="none" w:sz="0" w:space="0" w:color="auto"/>
                    <w:left w:val="none" w:sz="0" w:space="0" w:color="auto"/>
                    <w:bottom w:val="none" w:sz="0" w:space="0" w:color="auto"/>
                    <w:right w:val="none" w:sz="0" w:space="0" w:color="auto"/>
                  </w:divBdr>
                </w:div>
                <w:div w:id="735932829">
                  <w:marLeft w:val="0"/>
                  <w:marRight w:val="0"/>
                  <w:marTop w:val="0"/>
                  <w:marBottom w:val="0"/>
                  <w:divBdr>
                    <w:top w:val="none" w:sz="0" w:space="0" w:color="auto"/>
                    <w:left w:val="none" w:sz="0" w:space="0" w:color="auto"/>
                    <w:bottom w:val="none" w:sz="0" w:space="0" w:color="auto"/>
                    <w:right w:val="none" w:sz="0" w:space="0" w:color="auto"/>
                  </w:divBdr>
                </w:div>
                <w:div w:id="867136468">
                  <w:marLeft w:val="0"/>
                  <w:marRight w:val="0"/>
                  <w:marTop w:val="0"/>
                  <w:marBottom w:val="0"/>
                  <w:divBdr>
                    <w:top w:val="none" w:sz="0" w:space="0" w:color="auto"/>
                    <w:left w:val="none" w:sz="0" w:space="0" w:color="auto"/>
                    <w:bottom w:val="none" w:sz="0" w:space="0" w:color="auto"/>
                    <w:right w:val="none" w:sz="0" w:space="0" w:color="auto"/>
                  </w:divBdr>
                </w:div>
                <w:div w:id="1343706368">
                  <w:marLeft w:val="0"/>
                  <w:marRight w:val="0"/>
                  <w:marTop w:val="0"/>
                  <w:marBottom w:val="0"/>
                  <w:divBdr>
                    <w:top w:val="none" w:sz="0" w:space="0" w:color="auto"/>
                    <w:left w:val="none" w:sz="0" w:space="0" w:color="auto"/>
                    <w:bottom w:val="none" w:sz="0" w:space="0" w:color="auto"/>
                    <w:right w:val="none" w:sz="0" w:space="0" w:color="auto"/>
                  </w:divBdr>
                </w:div>
                <w:div w:id="1716005807">
                  <w:marLeft w:val="0"/>
                  <w:marRight w:val="0"/>
                  <w:marTop w:val="0"/>
                  <w:marBottom w:val="0"/>
                  <w:divBdr>
                    <w:top w:val="none" w:sz="0" w:space="0" w:color="auto"/>
                    <w:left w:val="none" w:sz="0" w:space="0" w:color="auto"/>
                    <w:bottom w:val="none" w:sz="0" w:space="0" w:color="auto"/>
                    <w:right w:val="none" w:sz="0" w:space="0" w:color="auto"/>
                  </w:divBdr>
                </w:div>
                <w:div w:id="1906573886">
                  <w:marLeft w:val="0"/>
                  <w:marRight w:val="0"/>
                  <w:marTop w:val="0"/>
                  <w:marBottom w:val="0"/>
                  <w:divBdr>
                    <w:top w:val="none" w:sz="0" w:space="0" w:color="auto"/>
                    <w:left w:val="none" w:sz="0" w:space="0" w:color="auto"/>
                    <w:bottom w:val="none" w:sz="0" w:space="0" w:color="auto"/>
                    <w:right w:val="none" w:sz="0" w:space="0" w:color="auto"/>
                  </w:divBdr>
                </w:div>
                <w:div w:id="2140343746">
                  <w:marLeft w:val="0"/>
                  <w:marRight w:val="0"/>
                  <w:marTop w:val="0"/>
                  <w:marBottom w:val="0"/>
                  <w:divBdr>
                    <w:top w:val="none" w:sz="0" w:space="0" w:color="auto"/>
                    <w:left w:val="none" w:sz="0" w:space="0" w:color="auto"/>
                    <w:bottom w:val="none" w:sz="0" w:space="0" w:color="auto"/>
                    <w:right w:val="none" w:sz="0" w:space="0" w:color="auto"/>
                  </w:divBdr>
                </w:div>
              </w:divsChild>
            </w:div>
            <w:div w:id="1522553788">
              <w:marLeft w:val="0"/>
              <w:marRight w:val="0"/>
              <w:marTop w:val="0"/>
              <w:marBottom w:val="0"/>
              <w:divBdr>
                <w:top w:val="none" w:sz="0" w:space="0" w:color="auto"/>
                <w:left w:val="none" w:sz="0" w:space="0" w:color="auto"/>
                <w:bottom w:val="none" w:sz="0" w:space="0" w:color="auto"/>
                <w:right w:val="none" w:sz="0" w:space="0" w:color="auto"/>
              </w:divBdr>
            </w:div>
            <w:div w:id="1523394502">
              <w:marLeft w:val="0"/>
              <w:marRight w:val="0"/>
              <w:marTop w:val="0"/>
              <w:marBottom w:val="0"/>
              <w:divBdr>
                <w:top w:val="none" w:sz="0" w:space="0" w:color="auto"/>
                <w:left w:val="none" w:sz="0" w:space="0" w:color="auto"/>
                <w:bottom w:val="none" w:sz="0" w:space="0" w:color="auto"/>
                <w:right w:val="none" w:sz="0" w:space="0" w:color="auto"/>
              </w:divBdr>
            </w:div>
            <w:div w:id="1523783722">
              <w:marLeft w:val="0"/>
              <w:marRight w:val="0"/>
              <w:marTop w:val="0"/>
              <w:marBottom w:val="0"/>
              <w:divBdr>
                <w:top w:val="none" w:sz="0" w:space="0" w:color="auto"/>
                <w:left w:val="none" w:sz="0" w:space="0" w:color="auto"/>
                <w:bottom w:val="none" w:sz="0" w:space="0" w:color="auto"/>
                <w:right w:val="none" w:sz="0" w:space="0" w:color="auto"/>
              </w:divBdr>
            </w:div>
            <w:div w:id="1525241667">
              <w:marLeft w:val="0"/>
              <w:marRight w:val="0"/>
              <w:marTop w:val="0"/>
              <w:marBottom w:val="0"/>
              <w:divBdr>
                <w:top w:val="none" w:sz="0" w:space="0" w:color="auto"/>
                <w:left w:val="none" w:sz="0" w:space="0" w:color="auto"/>
                <w:bottom w:val="none" w:sz="0" w:space="0" w:color="auto"/>
                <w:right w:val="none" w:sz="0" w:space="0" w:color="auto"/>
              </w:divBdr>
            </w:div>
            <w:div w:id="1529174452">
              <w:marLeft w:val="0"/>
              <w:marRight w:val="0"/>
              <w:marTop w:val="0"/>
              <w:marBottom w:val="0"/>
              <w:divBdr>
                <w:top w:val="none" w:sz="0" w:space="0" w:color="auto"/>
                <w:left w:val="none" w:sz="0" w:space="0" w:color="auto"/>
                <w:bottom w:val="none" w:sz="0" w:space="0" w:color="auto"/>
                <w:right w:val="none" w:sz="0" w:space="0" w:color="auto"/>
              </w:divBdr>
            </w:div>
            <w:div w:id="1530294005">
              <w:marLeft w:val="0"/>
              <w:marRight w:val="0"/>
              <w:marTop w:val="0"/>
              <w:marBottom w:val="0"/>
              <w:divBdr>
                <w:top w:val="none" w:sz="0" w:space="0" w:color="auto"/>
                <w:left w:val="none" w:sz="0" w:space="0" w:color="auto"/>
                <w:bottom w:val="none" w:sz="0" w:space="0" w:color="auto"/>
                <w:right w:val="none" w:sz="0" w:space="0" w:color="auto"/>
              </w:divBdr>
            </w:div>
            <w:div w:id="1530603037">
              <w:marLeft w:val="0"/>
              <w:marRight w:val="0"/>
              <w:marTop w:val="0"/>
              <w:marBottom w:val="0"/>
              <w:divBdr>
                <w:top w:val="none" w:sz="0" w:space="0" w:color="auto"/>
                <w:left w:val="none" w:sz="0" w:space="0" w:color="auto"/>
                <w:bottom w:val="none" w:sz="0" w:space="0" w:color="auto"/>
                <w:right w:val="none" w:sz="0" w:space="0" w:color="auto"/>
              </w:divBdr>
            </w:div>
            <w:div w:id="1532064397">
              <w:marLeft w:val="0"/>
              <w:marRight w:val="0"/>
              <w:marTop w:val="0"/>
              <w:marBottom w:val="0"/>
              <w:divBdr>
                <w:top w:val="none" w:sz="0" w:space="0" w:color="auto"/>
                <w:left w:val="none" w:sz="0" w:space="0" w:color="auto"/>
                <w:bottom w:val="none" w:sz="0" w:space="0" w:color="auto"/>
                <w:right w:val="none" w:sz="0" w:space="0" w:color="auto"/>
              </w:divBdr>
            </w:div>
            <w:div w:id="1534657974">
              <w:marLeft w:val="0"/>
              <w:marRight w:val="0"/>
              <w:marTop w:val="0"/>
              <w:marBottom w:val="0"/>
              <w:divBdr>
                <w:top w:val="none" w:sz="0" w:space="0" w:color="auto"/>
                <w:left w:val="none" w:sz="0" w:space="0" w:color="auto"/>
                <w:bottom w:val="none" w:sz="0" w:space="0" w:color="auto"/>
                <w:right w:val="none" w:sz="0" w:space="0" w:color="auto"/>
              </w:divBdr>
            </w:div>
            <w:div w:id="1536039118">
              <w:marLeft w:val="0"/>
              <w:marRight w:val="0"/>
              <w:marTop w:val="0"/>
              <w:marBottom w:val="0"/>
              <w:divBdr>
                <w:top w:val="none" w:sz="0" w:space="0" w:color="auto"/>
                <w:left w:val="none" w:sz="0" w:space="0" w:color="auto"/>
                <w:bottom w:val="none" w:sz="0" w:space="0" w:color="auto"/>
                <w:right w:val="none" w:sz="0" w:space="0" w:color="auto"/>
              </w:divBdr>
            </w:div>
            <w:div w:id="1536887532">
              <w:marLeft w:val="0"/>
              <w:marRight w:val="0"/>
              <w:marTop w:val="0"/>
              <w:marBottom w:val="0"/>
              <w:divBdr>
                <w:top w:val="none" w:sz="0" w:space="0" w:color="auto"/>
                <w:left w:val="none" w:sz="0" w:space="0" w:color="auto"/>
                <w:bottom w:val="none" w:sz="0" w:space="0" w:color="auto"/>
                <w:right w:val="none" w:sz="0" w:space="0" w:color="auto"/>
              </w:divBdr>
            </w:div>
            <w:div w:id="1543594841">
              <w:marLeft w:val="0"/>
              <w:marRight w:val="0"/>
              <w:marTop w:val="0"/>
              <w:marBottom w:val="0"/>
              <w:divBdr>
                <w:top w:val="none" w:sz="0" w:space="0" w:color="auto"/>
                <w:left w:val="none" w:sz="0" w:space="0" w:color="auto"/>
                <w:bottom w:val="none" w:sz="0" w:space="0" w:color="auto"/>
                <w:right w:val="none" w:sz="0" w:space="0" w:color="auto"/>
              </w:divBdr>
            </w:div>
            <w:div w:id="1543640324">
              <w:marLeft w:val="0"/>
              <w:marRight w:val="0"/>
              <w:marTop w:val="0"/>
              <w:marBottom w:val="0"/>
              <w:divBdr>
                <w:top w:val="none" w:sz="0" w:space="0" w:color="auto"/>
                <w:left w:val="none" w:sz="0" w:space="0" w:color="auto"/>
                <w:bottom w:val="none" w:sz="0" w:space="0" w:color="auto"/>
                <w:right w:val="none" w:sz="0" w:space="0" w:color="auto"/>
              </w:divBdr>
            </w:div>
            <w:div w:id="1545872243">
              <w:marLeft w:val="0"/>
              <w:marRight w:val="0"/>
              <w:marTop w:val="0"/>
              <w:marBottom w:val="0"/>
              <w:divBdr>
                <w:top w:val="none" w:sz="0" w:space="0" w:color="auto"/>
                <w:left w:val="none" w:sz="0" w:space="0" w:color="auto"/>
                <w:bottom w:val="none" w:sz="0" w:space="0" w:color="auto"/>
                <w:right w:val="none" w:sz="0" w:space="0" w:color="auto"/>
              </w:divBdr>
            </w:div>
            <w:div w:id="1545947553">
              <w:marLeft w:val="0"/>
              <w:marRight w:val="0"/>
              <w:marTop w:val="0"/>
              <w:marBottom w:val="0"/>
              <w:divBdr>
                <w:top w:val="none" w:sz="0" w:space="0" w:color="auto"/>
                <w:left w:val="none" w:sz="0" w:space="0" w:color="auto"/>
                <w:bottom w:val="none" w:sz="0" w:space="0" w:color="auto"/>
                <w:right w:val="none" w:sz="0" w:space="0" w:color="auto"/>
              </w:divBdr>
            </w:div>
            <w:div w:id="1546596292">
              <w:marLeft w:val="0"/>
              <w:marRight w:val="0"/>
              <w:marTop w:val="0"/>
              <w:marBottom w:val="0"/>
              <w:divBdr>
                <w:top w:val="none" w:sz="0" w:space="0" w:color="auto"/>
                <w:left w:val="none" w:sz="0" w:space="0" w:color="auto"/>
                <w:bottom w:val="none" w:sz="0" w:space="0" w:color="auto"/>
                <w:right w:val="none" w:sz="0" w:space="0" w:color="auto"/>
              </w:divBdr>
            </w:div>
            <w:div w:id="1548298272">
              <w:marLeft w:val="0"/>
              <w:marRight w:val="0"/>
              <w:marTop w:val="0"/>
              <w:marBottom w:val="0"/>
              <w:divBdr>
                <w:top w:val="none" w:sz="0" w:space="0" w:color="auto"/>
                <w:left w:val="none" w:sz="0" w:space="0" w:color="auto"/>
                <w:bottom w:val="none" w:sz="0" w:space="0" w:color="auto"/>
                <w:right w:val="none" w:sz="0" w:space="0" w:color="auto"/>
              </w:divBdr>
            </w:div>
            <w:div w:id="1548682216">
              <w:marLeft w:val="0"/>
              <w:marRight w:val="0"/>
              <w:marTop w:val="0"/>
              <w:marBottom w:val="0"/>
              <w:divBdr>
                <w:top w:val="none" w:sz="0" w:space="0" w:color="auto"/>
                <w:left w:val="none" w:sz="0" w:space="0" w:color="auto"/>
                <w:bottom w:val="none" w:sz="0" w:space="0" w:color="auto"/>
                <w:right w:val="none" w:sz="0" w:space="0" w:color="auto"/>
              </w:divBdr>
            </w:div>
            <w:div w:id="1555458834">
              <w:marLeft w:val="0"/>
              <w:marRight w:val="0"/>
              <w:marTop w:val="0"/>
              <w:marBottom w:val="0"/>
              <w:divBdr>
                <w:top w:val="none" w:sz="0" w:space="0" w:color="auto"/>
                <w:left w:val="none" w:sz="0" w:space="0" w:color="auto"/>
                <w:bottom w:val="none" w:sz="0" w:space="0" w:color="auto"/>
                <w:right w:val="none" w:sz="0" w:space="0" w:color="auto"/>
              </w:divBdr>
            </w:div>
            <w:div w:id="1557349189">
              <w:marLeft w:val="0"/>
              <w:marRight w:val="0"/>
              <w:marTop w:val="0"/>
              <w:marBottom w:val="0"/>
              <w:divBdr>
                <w:top w:val="none" w:sz="0" w:space="0" w:color="auto"/>
                <w:left w:val="none" w:sz="0" w:space="0" w:color="auto"/>
                <w:bottom w:val="none" w:sz="0" w:space="0" w:color="auto"/>
                <w:right w:val="none" w:sz="0" w:space="0" w:color="auto"/>
              </w:divBdr>
            </w:div>
            <w:div w:id="1560282163">
              <w:marLeft w:val="0"/>
              <w:marRight w:val="0"/>
              <w:marTop w:val="0"/>
              <w:marBottom w:val="0"/>
              <w:divBdr>
                <w:top w:val="none" w:sz="0" w:space="0" w:color="auto"/>
                <w:left w:val="none" w:sz="0" w:space="0" w:color="auto"/>
                <w:bottom w:val="none" w:sz="0" w:space="0" w:color="auto"/>
                <w:right w:val="none" w:sz="0" w:space="0" w:color="auto"/>
              </w:divBdr>
            </w:div>
            <w:div w:id="1562063001">
              <w:marLeft w:val="0"/>
              <w:marRight w:val="0"/>
              <w:marTop w:val="0"/>
              <w:marBottom w:val="0"/>
              <w:divBdr>
                <w:top w:val="none" w:sz="0" w:space="0" w:color="auto"/>
                <w:left w:val="none" w:sz="0" w:space="0" w:color="auto"/>
                <w:bottom w:val="none" w:sz="0" w:space="0" w:color="auto"/>
                <w:right w:val="none" w:sz="0" w:space="0" w:color="auto"/>
              </w:divBdr>
            </w:div>
            <w:div w:id="1562789422">
              <w:marLeft w:val="0"/>
              <w:marRight w:val="0"/>
              <w:marTop w:val="0"/>
              <w:marBottom w:val="0"/>
              <w:divBdr>
                <w:top w:val="none" w:sz="0" w:space="0" w:color="auto"/>
                <w:left w:val="none" w:sz="0" w:space="0" w:color="auto"/>
                <w:bottom w:val="none" w:sz="0" w:space="0" w:color="auto"/>
                <w:right w:val="none" w:sz="0" w:space="0" w:color="auto"/>
              </w:divBdr>
            </w:div>
            <w:div w:id="1563953617">
              <w:marLeft w:val="0"/>
              <w:marRight w:val="0"/>
              <w:marTop w:val="0"/>
              <w:marBottom w:val="0"/>
              <w:divBdr>
                <w:top w:val="none" w:sz="0" w:space="0" w:color="auto"/>
                <w:left w:val="none" w:sz="0" w:space="0" w:color="auto"/>
                <w:bottom w:val="none" w:sz="0" w:space="0" w:color="auto"/>
                <w:right w:val="none" w:sz="0" w:space="0" w:color="auto"/>
              </w:divBdr>
            </w:div>
            <w:div w:id="1567909171">
              <w:marLeft w:val="0"/>
              <w:marRight w:val="0"/>
              <w:marTop w:val="0"/>
              <w:marBottom w:val="0"/>
              <w:divBdr>
                <w:top w:val="none" w:sz="0" w:space="0" w:color="auto"/>
                <w:left w:val="none" w:sz="0" w:space="0" w:color="auto"/>
                <w:bottom w:val="none" w:sz="0" w:space="0" w:color="auto"/>
                <w:right w:val="none" w:sz="0" w:space="0" w:color="auto"/>
              </w:divBdr>
            </w:div>
            <w:div w:id="1570457323">
              <w:marLeft w:val="0"/>
              <w:marRight w:val="0"/>
              <w:marTop w:val="0"/>
              <w:marBottom w:val="0"/>
              <w:divBdr>
                <w:top w:val="none" w:sz="0" w:space="0" w:color="auto"/>
                <w:left w:val="none" w:sz="0" w:space="0" w:color="auto"/>
                <w:bottom w:val="none" w:sz="0" w:space="0" w:color="auto"/>
                <w:right w:val="none" w:sz="0" w:space="0" w:color="auto"/>
              </w:divBdr>
            </w:div>
            <w:div w:id="1570849748">
              <w:marLeft w:val="0"/>
              <w:marRight w:val="0"/>
              <w:marTop w:val="0"/>
              <w:marBottom w:val="0"/>
              <w:divBdr>
                <w:top w:val="none" w:sz="0" w:space="0" w:color="auto"/>
                <w:left w:val="none" w:sz="0" w:space="0" w:color="auto"/>
                <w:bottom w:val="none" w:sz="0" w:space="0" w:color="auto"/>
                <w:right w:val="none" w:sz="0" w:space="0" w:color="auto"/>
              </w:divBdr>
            </w:div>
            <w:div w:id="1572957797">
              <w:marLeft w:val="0"/>
              <w:marRight w:val="0"/>
              <w:marTop w:val="0"/>
              <w:marBottom w:val="0"/>
              <w:divBdr>
                <w:top w:val="none" w:sz="0" w:space="0" w:color="auto"/>
                <w:left w:val="none" w:sz="0" w:space="0" w:color="auto"/>
                <w:bottom w:val="none" w:sz="0" w:space="0" w:color="auto"/>
                <w:right w:val="none" w:sz="0" w:space="0" w:color="auto"/>
              </w:divBdr>
            </w:div>
            <w:div w:id="1576089591">
              <w:marLeft w:val="0"/>
              <w:marRight w:val="0"/>
              <w:marTop w:val="0"/>
              <w:marBottom w:val="0"/>
              <w:divBdr>
                <w:top w:val="none" w:sz="0" w:space="0" w:color="auto"/>
                <w:left w:val="none" w:sz="0" w:space="0" w:color="auto"/>
                <w:bottom w:val="none" w:sz="0" w:space="0" w:color="auto"/>
                <w:right w:val="none" w:sz="0" w:space="0" w:color="auto"/>
              </w:divBdr>
            </w:div>
            <w:div w:id="1576548247">
              <w:marLeft w:val="0"/>
              <w:marRight w:val="0"/>
              <w:marTop w:val="0"/>
              <w:marBottom w:val="0"/>
              <w:divBdr>
                <w:top w:val="none" w:sz="0" w:space="0" w:color="auto"/>
                <w:left w:val="none" w:sz="0" w:space="0" w:color="auto"/>
                <w:bottom w:val="none" w:sz="0" w:space="0" w:color="auto"/>
                <w:right w:val="none" w:sz="0" w:space="0" w:color="auto"/>
              </w:divBdr>
            </w:div>
            <w:div w:id="1576667019">
              <w:marLeft w:val="0"/>
              <w:marRight w:val="0"/>
              <w:marTop w:val="0"/>
              <w:marBottom w:val="0"/>
              <w:divBdr>
                <w:top w:val="none" w:sz="0" w:space="0" w:color="auto"/>
                <w:left w:val="none" w:sz="0" w:space="0" w:color="auto"/>
                <w:bottom w:val="none" w:sz="0" w:space="0" w:color="auto"/>
                <w:right w:val="none" w:sz="0" w:space="0" w:color="auto"/>
              </w:divBdr>
            </w:div>
            <w:div w:id="1576669880">
              <w:marLeft w:val="0"/>
              <w:marRight w:val="0"/>
              <w:marTop w:val="0"/>
              <w:marBottom w:val="0"/>
              <w:divBdr>
                <w:top w:val="none" w:sz="0" w:space="0" w:color="auto"/>
                <w:left w:val="none" w:sz="0" w:space="0" w:color="auto"/>
                <w:bottom w:val="none" w:sz="0" w:space="0" w:color="auto"/>
                <w:right w:val="none" w:sz="0" w:space="0" w:color="auto"/>
              </w:divBdr>
            </w:div>
            <w:div w:id="1576816548">
              <w:marLeft w:val="0"/>
              <w:marRight w:val="0"/>
              <w:marTop w:val="0"/>
              <w:marBottom w:val="0"/>
              <w:divBdr>
                <w:top w:val="none" w:sz="0" w:space="0" w:color="auto"/>
                <w:left w:val="none" w:sz="0" w:space="0" w:color="auto"/>
                <w:bottom w:val="none" w:sz="0" w:space="0" w:color="auto"/>
                <w:right w:val="none" w:sz="0" w:space="0" w:color="auto"/>
              </w:divBdr>
            </w:div>
            <w:div w:id="1577855683">
              <w:marLeft w:val="0"/>
              <w:marRight w:val="0"/>
              <w:marTop w:val="0"/>
              <w:marBottom w:val="0"/>
              <w:divBdr>
                <w:top w:val="none" w:sz="0" w:space="0" w:color="auto"/>
                <w:left w:val="none" w:sz="0" w:space="0" w:color="auto"/>
                <w:bottom w:val="none" w:sz="0" w:space="0" w:color="auto"/>
                <w:right w:val="none" w:sz="0" w:space="0" w:color="auto"/>
              </w:divBdr>
            </w:div>
            <w:div w:id="1578204645">
              <w:marLeft w:val="0"/>
              <w:marRight w:val="0"/>
              <w:marTop w:val="0"/>
              <w:marBottom w:val="0"/>
              <w:divBdr>
                <w:top w:val="none" w:sz="0" w:space="0" w:color="auto"/>
                <w:left w:val="none" w:sz="0" w:space="0" w:color="auto"/>
                <w:bottom w:val="none" w:sz="0" w:space="0" w:color="auto"/>
                <w:right w:val="none" w:sz="0" w:space="0" w:color="auto"/>
              </w:divBdr>
            </w:div>
            <w:div w:id="1578708195">
              <w:marLeft w:val="0"/>
              <w:marRight w:val="0"/>
              <w:marTop w:val="0"/>
              <w:marBottom w:val="0"/>
              <w:divBdr>
                <w:top w:val="none" w:sz="0" w:space="0" w:color="auto"/>
                <w:left w:val="none" w:sz="0" w:space="0" w:color="auto"/>
                <w:bottom w:val="none" w:sz="0" w:space="0" w:color="auto"/>
                <w:right w:val="none" w:sz="0" w:space="0" w:color="auto"/>
              </w:divBdr>
            </w:div>
            <w:div w:id="1578858187">
              <w:marLeft w:val="0"/>
              <w:marRight w:val="0"/>
              <w:marTop w:val="0"/>
              <w:marBottom w:val="0"/>
              <w:divBdr>
                <w:top w:val="none" w:sz="0" w:space="0" w:color="auto"/>
                <w:left w:val="none" w:sz="0" w:space="0" w:color="auto"/>
                <w:bottom w:val="none" w:sz="0" w:space="0" w:color="auto"/>
                <w:right w:val="none" w:sz="0" w:space="0" w:color="auto"/>
              </w:divBdr>
            </w:div>
            <w:div w:id="1579629016">
              <w:marLeft w:val="0"/>
              <w:marRight w:val="0"/>
              <w:marTop w:val="0"/>
              <w:marBottom w:val="0"/>
              <w:divBdr>
                <w:top w:val="none" w:sz="0" w:space="0" w:color="auto"/>
                <w:left w:val="none" w:sz="0" w:space="0" w:color="auto"/>
                <w:bottom w:val="none" w:sz="0" w:space="0" w:color="auto"/>
                <w:right w:val="none" w:sz="0" w:space="0" w:color="auto"/>
              </w:divBdr>
            </w:div>
            <w:div w:id="1580213215">
              <w:marLeft w:val="0"/>
              <w:marRight w:val="0"/>
              <w:marTop w:val="0"/>
              <w:marBottom w:val="0"/>
              <w:divBdr>
                <w:top w:val="none" w:sz="0" w:space="0" w:color="auto"/>
                <w:left w:val="none" w:sz="0" w:space="0" w:color="auto"/>
                <w:bottom w:val="none" w:sz="0" w:space="0" w:color="auto"/>
                <w:right w:val="none" w:sz="0" w:space="0" w:color="auto"/>
              </w:divBdr>
            </w:div>
            <w:div w:id="1580292824">
              <w:marLeft w:val="0"/>
              <w:marRight w:val="0"/>
              <w:marTop w:val="0"/>
              <w:marBottom w:val="0"/>
              <w:divBdr>
                <w:top w:val="none" w:sz="0" w:space="0" w:color="auto"/>
                <w:left w:val="none" w:sz="0" w:space="0" w:color="auto"/>
                <w:bottom w:val="none" w:sz="0" w:space="0" w:color="auto"/>
                <w:right w:val="none" w:sz="0" w:space="0" w:color="auto"/>
              </w:divBdr>
            </w:div>
            <w:div w:id="1587227308">
              <w:marLeft w:val="0"/>
              <w:marRight w:val="0"/>
              <w:marTop w:val="0"/>
              <w:marBottom w:val="0"/>
              <w:divBdr>
                <w:top w:val="none" w:sz="0" w:space="0" w:color="auto"/>
                <w:left w:val="none" w:sz="0" w:space="0" w:color="auto"/>
                <w:bottom w:val="none" w:sz="0" w:space="0" w:color="auto"/>
                <w:right w:val="none" w:sz="0" w:space="0" w:color="auto"/>
              </w:divBdr>
            </w:div>
            <w:div w:id="1588416640">
              <w:marLeft w:val="0"/>
              <w:marRight w:val="0"/>
              <w:marTop w:val="0"/>
              <w:marBottom w:val="0"/>
              <w:divBdr>
                <w:top w:val="none" w:sz="0" w:space="0" w:color="auto"/>
                <w:left w:val="none" w:sz="0" w:space="0" w:color="auto"/>
                <w:bottom w:val="none" w:sz="0" w:space="0" w:color="auto"/>
                <w:right w:val="none" w:sz="0" w:space="0" w:color="auto"/>
              </w:divBdr>
            </w:div>
            <w:div w:id="1588617656">
              <w:marLeft w:val="0"/>
              <w:marRight w:val="0"/>
              <w:marTop w:val="0"/>
              <w:marBottom w:val="0"/>
              <w:divBdr>
                <w:top w:val="none" w:sz="0" w:space="0" w:color="auto"/>
                <w:left w:val="none" w:sz="0" w:space="0" w:color="auto"/>
                <w:bottom w:val="none" w:sz="0" w:space="0" w:color="auto"/>
                <w:right w:val="none" w:sz="0" w:space="0" w:color="auto"/>
              </w:divBdr>
            </w:div>
            <w:div w:id="1588809681">
              <w:marLeft w:val="0"/>
              <w:marRight w:val="0"/>
              <w:marTop w:val="0"/>
              <w:marBottom w:val="0"/>
              <w:divBdr>
                <w:top w:val="none" w:sz="0" w:space="0" w:color="auto"/>
                <w:left w:val="none" w:sz="0" w:space="0" w:color="auto"/>
                <w:bottom w:val="none" w:sz="0" w:space="0" w:color="auto"/>
                <w:right w:val="none" w:sz="0" w:space="0" w:color="auto"/>
              </w:divBdr>
            </w:div>
            <w:div w:id="1589314529">
              <w:marLeft w:val="0"/>
              <w:marRight w:val="0"/>
              <w:marTop w:val="0"/>
              <w:marBottom w:val="0"/>
              <w:divBdr>
                <w:top w:val="none" w:sz="0" w:space="0" w:color="auto"/>
                <w:left w:val="none" w:sz="0" w:space="0" w:color="auto"/>
                <w:bottom w:val="none" w:sz="0" w:space="0" w:color="auto"/>
                <w:right w:val="none" w:sz="0" w:space="0" w:color="auto"/>
              </w:divBdr>
            </w:div>
            <w:div w:id="1590577288">
              <w:marLeft w:val="0"/>
              <w:marRight w:val="0"/>
              <w:marTop w:val="0"/>
              <w:marBottom w:val="0"/>
              <w:divBdr>
                <w:top w:val="none" w:sz="0" w:space="0" w:color="auto"/>
                <w:left w:val="none" w:sz="0" w:space="0" w:color="auto"/>
                <w:bottom w:val="none" w:sz="0" w:space="0" w:color="auto"/>
                <w:right w:val="none" w:sz="0" w:space="0" w:color="auto"/>
              </w:divBdr>
            </w:div>
            <w:div w:id="1590650556">
              <w:marLeft w:val="0"/>
              <w:marRight w:val="0"/>
              <w:marTop w:val="0"/>
              <w:marBottom w:val="0"/>
              <w:divBdr>
                <w:top w:val="none" w:sz="0" w:space="0" w:color="auto"/>
                <w:left w:val="none" w:sz="0" w:space="0" w:color="auto"/>
                <w:bottom w:val="none" w:sz="0" w:space="0" w:color="auto"/>
                <w:right w:val="none" w:sz="0" w:space="0" w:color="auto"/>
              </w:divBdr>
            </w:div>
            <w:div w:id="1591967129">
              <w:marLeft w:val="0"/>
              <w:marRight w:val="0"/>
              <w:marTop w:val="0"/>
              <w:marBottom w:val="0"/>
              <w:divBdr>
                <w:top w:val="none" w:sz="0" w:space="0" w:color="auto"/>
                <w:left w:val="none" w:sz="0" w:space="0" w:color="auto"/>
                <w:bottom w:val="none" w:sz="0" w:space="0" w:color="auto"/>
                <w:right w:val="none" w:sz="0" w:space="0" w:color="auto"/>
              </w:divBdr>
            </w:div>
            <w:div w:id="1592010253">
              <w:marLeft w:val="0"/>
              <w:marRight w:val="0"/>
              <w:marTop w:val="0"/>
              <w:marBottom w:val="0"/>
              <w:divBdr>
                <w:top w:val="none" w:sz="0" w:space="0" w:color="auto"/>
                <w:left w:val="none" w:sz="0" w:space="0" w:color="auto"/>
                <w:bottom w:val="none" w:sz="0" w:space="0" w:color="auto"/>
                <w:right w:val="none" w:sz="0" w:space="0" w:color="auto"/>
              </w:divBdr>
            </w:div>
            <w:div w:id="1592854714">
              <w:marLeft w:val="0"/>
              <w:marRight w:val="0"/>
              <w:marTop w:val="0"/>
              <w:marBottom w:val="0"/>
              <w:divBdr>
                <w:top w:val="none" w:sz="0" w:space="0" w:color="auto"/>
                <w:left w:val="none" w:sz="0" w:space="0" w:color="auto"/>
                <w:bottom w:val="none" w:sz="0" w:space="0" w:color="auto"/>
                <w:right w:val="none" w:sz="0" w:space="0" w:color="auto"/>
              </w:divBdr>
            </w:div>
            <w:div w:id="1593469945">
              <w:marLeft w:val="0"/>
              <w:marRight w:val="0"/>
              <w:marTop w:val="0"/>
              <w:marBottom w:val="0"/>
              <w:divBdr>
                <w:top w:val="none" w:sz="0" w:space="0" w:color="auto"/>
                <w:left w:val="none" w:sz="0" w:space="0" w:color="auto"/>
                <w:bottom w:val="none" w:sz="0" w:space="0" w:color="auto"/>
                <w:right w:val="none" w:sz="0" w:space="0" w:color="auto"/>
              </w:divBdr>
            </w:div>
            <w:div w:id="1596590050">
              <w:marLeft w:val="0"/>
              <w:marRight w:val="0"/>
              <w:marTop w:val="0"/>
              <w:marBottom w:val="0"/>
              <w:divBdr>
                <w:top w:val="none" w:sz="0" w:space="0" w:color="auto"/>
                <w:left w:val="none" w:sz="0" w:space="0" w:color="auto"/>
                <w:bottom w:val="none" w:sz="0" w:space="0" w:color="auto"/>
                <w:right w:val="none" w:sz="0" w:space="0" w:color="auto"/>
              </w:divBdr>
            </w:div>
            <w:div w:id="1604460560">
              <w:marLeft w:val="0"/>
              <w:marRight w:val="0"/>
              <w:marTop w:val="0"/>
              <w:marBottom w:val="0"/>
              <w:divBdr>
                <w:top w:val="none" w:sz="0" w:space="0" w:color="auto"/>
                <w:left w:val="none" w:sz="0" w:space="0" w:color="auto"/>
                <w:bottom w:val="none" w:sz="0" w:space="0" w:color="auto"/>
                <w:right w:val="none" w:sz="0" w:space="0" w:color="auto"/>
              </w:divBdr>
            </w:div>
            <w:div w:id="1605960772">
              <w:marLeft w:val="0"/>
              <w:marRight w:val="0"/>
              <w:marTop w:val="0"/>
              <w:marBottom w:val="0"/>
              <w:divBdr>
                <w:top w:val="none" w:sz="0" w:space="0" w:color="auto"/>
                <w:left w:val="none" w:sz="0" w:space="0" w:color="auto"/>
                <w:bottom w:val="none" w:sz="0" w:space="0" w:color="auto"/>
                <w:right w:val="none" w:sz="0" w:space="0" w:color="auto"/>
              </w:divBdr>
            </w:div>
            <w:div w:id="1606957398">
              <w:marLeft w:val="0"/>
              <w:marRight w:val="0"/>
              <w:marTop w:val="0"/>
              <w:marBottom w:val="0"/>
              <w:divBdr>
                <w:top w:val="none" w:sz="0" w:space="0" w:color="auto"/>
                <w:left w:val="none" w:sz="0" w:space="0" w:color="auto"/>
                <w:bottom w:val="none" w:sz="0" w:space="0" w:color="auto"/>
                <w:right w:val="none" w:sz="0" w:space="0" w:color="auto"/>
              </w:divBdr>
            </w:div>
            <w:div w:id="1607804974">
              <w:marLeft w:val="0"/>
              <w:marRight w:val="0"/>
              <w:marTop w:val="0"/>
              <w:marBottom w:val="0"/>
              <w:divBdr>
                <w:top w:val="none" w:sz="0" w:space="0" w:color="auto"/>
                <w:left w:val="none" w:sz="0" w:space="0" w:color="auto"/>
                <w:bottom w:val="none" w:sz="0" w:space="0" w:color="auto"/>
                <w:right w:val="none" w:sz="0" w:space="0" w:color="auto"/>
              </w:divBdr>
            </w:div>
            <w:div w:id="1608587067">
              <w:marLeft w:val="0"/>
              <w:marRight w:val="0"/>
              <w:marTop w:val="0"/>
              <w:marBottom w:val="0"/>
              <w:divBdr>
                <w:top w:val="none" w:sz="0" w:space="0" w:color="auto"/>
                <w:left w:val="none" w:sz="0" w:space="0" w:color="auto"/>
                <w:bottom w:val="none" w:sz="0" w:space="0" w:color="auto"/>
                <w:right w:val="none" w:sz="0" w:space="0" w:color="auto"/>
              </w:divBdr>
            </w:div>
            <w:div w:id="1608997877">
              <w:marLeft w:val="0"/>
              <w:marRight w:val="0"/>
              <w:marTop w:val="0"/>
              <w:marBottom w:val="0"/>
              <w:divBdr>
                <w:top w:val="none" w:sz="0" w:space="0" w:color="auto"/>
                <w:left w:val="none" w:sz="0" w:space="0" w:color="auto"/>
                <w:bottom w:val="none" w:sz="0" w:space="0" w:color="auto"/>
                <w:right w:val="none" w:sz="0" w:space="0" w:color="auto"/>
              </w:divBdr>
            </w:div>
            <w:div w:id="1612466749">
              <w:marLeft w:val="0"/>
              <w:marRight w:val="0"/>
              <w:marTop w:val="0"/>
              <w:marBottom w:val="0"/>
              <w:divBdr>
                <w:top w:val="none" w:sz="0" w:space="0" w:color="auto"/>
                <w:left w:val="none" w:sz="0" w:space="0" w:color="auto"/>
                <w:bottom w:val="none" w:sz="0" w:space="0" w:color="auto"/>
                <w:right w:val="none" w:sz="0" w:space="0" w:color="auto"/>
              </w:divBdr>
            </w:div>
            <w:div w:id="1612517032">
              <w:marLeft w:val="0"/>
              <w:marRight w:val="0"/>
              <w:marTop w:val="0"/>
              <w:marBottom w:val="0"/>
              <w:divBdr>
                <w:top w:val="none" w:sz="0" w:space="0" w:color="auto"/>
                <w:left w:val="none" w:sz="0" w:space="0" w:color="auto"/>
                <w:bottom w:val="none" w:sz="0" w:space="0" w:color="auto"/>
                <w:right w:val="none" w:sz="0" w:space="0" w:color="auto"/>
              </w:divBdr>
            </w:div>
            <w:div w:id="1613394056">
              <w:marLeft w:val="0"/>
              <w:marRight w:val="0"/>
              <w:marTop w:val="0"/>
              <w:marBottom w:val="0"/>
              <w:divBdr>
                <w:top w:val="none" w:sz="0" w:space="0" w:color="auto"/>
                <w:left w:val="none" w:sz="0" w:space="0" w:color="auto"/>
                <w:bottom w:val="none" w:sz="0" w:space="0" w:color="auto"/>
                <w:right w:val="none" w:sz="0" w:space="0" w:color="auto"/>
              </w:divBdr>
            </w:div>
            <w:div w:id="1614169586">
              <w:marLeft w:val="0"/>
              <w:marRight w:val="0"/>
              <w:marTop w:val="0"/>
              <w:marBottom w:val="0"/>
              <w:divBdr>
                <w:top w:val="none" w:sz="0" w:space="0" w:color="auto"/>
                <w:left w:val="none" w:sz="0" w:space="0" w:color="auto"/>
                <w:bottom w:val="none" w:sz="0" w:space="0" w:color="auto"/>
                <w:right w:val="none" w:sz="0" w:space="0" w:color="auto"/>
              </w:divBdr>
            </w:div>
            <w:div w:id="1614248348">
              <w:marLeft w:val="0"/>
              <w:marRight w:val="0"/>
              <w:marTop w:val="0"/>
              <w:marBottom w:val="0"/>
              <w:divBdr>
                <w:top w:val="none" w:sz="0" w:space="0" w:color="auto"/>
                <w:left w:val="none" w:sz="0" w:space="0" w:color="auto"/>
                <w:bottom w:val="none" w:sz="0" w:space="0" w:color="auto"/>
                <w:right w:val="none" w:sz="0" w:space="0" w:color="auto"/>
              </w:divBdr>
            </w:div>
            <w:div w:id="1615282010">
              <w:marLeft w:val="0"/>
              <w:marRight w:val="0"/>
              <w:marTop w:val="0"/>
              <w:marBottom w:val="0"/>
              <w:divBdr>
                <w:top w:val="none" w:sz="0" w:space="0" w:color="auto"/>
                <w:left w:val="none" w:sz="0" w:space="0" w:color="auto"/>
                <w:bottom w:val="none" w:sz="0" w:space="0" w:color="auto"/>
                <w:right w:val="none" w:sz="0" w:space="0" w:color="auto"/>
              </w:divBdr>
            </w:div>
            <w:div w:id="1615361154">
              <w:marLeft w:val="0"/>
              <w:marRight w:val="0"/>
              <w:marTop w:val="0"/>
              <w:marBottom w:val="0"/>
              <w:divBdr>
                <w:top w:val="none" w:sz="0" w:space="0" w:color="auto"/>
                <w:left w:val="none" w:sz="0" w:space="0" w:color="auto"/>
                <w:bottom w:val="none" w:sz="0" w:space="0" w:color="auto"/>
                <w:right w:val="none" w:sz="0" w:space="0" w:color="auto"/>
              </w:divBdr>
            </w:div>
            <w:div w:id="1616325138">
              <w:marLeft w:val="0"/>
              <w:marRight w:val="0"/>
              <w:marTop w:val="0"/>
              <w:marBottom w:val="0"/>
              <w:divBdr>
                <w:top w:val="none" w:sz="0" w:space="0" w:color="auto"/>
                <w:left w:val="none" w:sz="0" w:space="0" w:color="auto"/>
                <w:bottom w:val="none" w:sz="0" w:space="0" w:color="auto"/>
                <w:right w:val="none" w:sz="0" w:space="0" w:color="auto"/>
              </w:divBdr>
            </w:div>
            <w:div w:id="1617054077">
              <w:marLeft w:val="0"/>
              <w:marRight w:val="0"/>
              <w:marTop w:val="0"/>
              <w:marBottom w:val="0"/>
              <w:divBdr>
                <w:top w:val="none" w:sz="0" w:space="0" w:color="auto"/>
                <w:left w:val="none" w:sz="0" w:space="0" w:color="auto"/>
                <w:bottom w:val="none" w:sz="0" w:space="0" w:color="auto"/>
                <w:right w:val="none" w:sz="0" w:space="0" w:color="auto"/>
              </w:divBdr>
            </w:div>
            <w:div w:id="1619482674">
              <w:marLeft w:val="0"/>
              <w:marRight w:val="0"/>
              <w:marTop w:val="0"/>
              <w:marBottom w:val="0"/>
              <w:divBdr>
                <w:top w:val="none" w:sz="0" w:space="0" w:color="auto"/>
                <w:left w:val="none" w:sz="0" w:space="0" w:color="auto"/>
                <w:bottom w:val="none" w:sz="0" w:space="0" w:color="auto"/>
                <w:right w:val="none" w:sz="0" w:space="0" w:color="auto"/>
              </w:divBdr>
            </w:div>
            <w:div w:id="1620181896">
              <w:marLeft w:val="0"/>
              <w:marRight w:val="0"/>
              <w:marTop w:val="0"/>
              <w:marBottom w:val="0"/>
              <w:divBdr>
                <w:top w:val="none" w:sz="0" w:space="0" w:color="auto"/>
                <w:left w:val="none" w:sz="0" w:space="0" w:color="auto"/>
                <w:bottom w:val="none" w:sz="0" w:space="0" w:color="auto"/>
                <w:right w:val="none" w:sz="0" w:space="0" w:color="auto"/>
              </w:divBdr>
            </w:div>
            <w:div w:id="1622567575">
              <w:marLeft w:val="0"/>
              <w:marRight w:val="0"/>
              <w:marTop w:val="0"/>
              <w:marBottom w:val="0"/>
              <w:divBdr>
                <w:top w:val="none" w:sz="0" w:space="0" w:color="auto"/>
                <w:left w:val="none" w:sz="0" w:space="0" w:color="auto"/>
                <w:bottom w:val="none" w:sz="0" w:space="0" w:color="auto"/>
                <w:right w:val="none" w:sz="0" w:space="0" w:color="auto"/>
              </w:divBdr>
            </w:div>
            <w:div w:id="1622763577">
              <w:marLeft w:val="0"/>
              <w:marRight w:val="0"/>
              <w:marTop w:val="0"/>
              <w:marBottom w:val="0"/>
              <w:divBdr>
                <w:top w:val="none" w:sz="0" w:space="0" w:color="auto"/>
                <w:left w:val="none" w:sz="0" w:space="0" w:color="auto"/>
                <w:bottom w:val="none" w:sz="0" w:space="0" w:color="auto"/>
                <w:right w:val="none" w:sz="0" w:space="0" w:color="auto"/>
              </w:divBdr>
            </w:div>
            <w:div w:id="1628858212">
              <w:marLeft w:val="0"/>
              <w:marRight w:val="0"/>
              <w:marTop w:val="0"/>
              <w:marBottom w:val="0"/>
              <w:divBdr>
                <w:top w:val="none" w:sz="0" w:space="0" w:color="auto"/>
                <w:left w:val="none" w:sz="0" w:space="0" w:color="auto"/>
                <w:bottom w:val="none" w:sz="0" w:space="0" w:color="auto"/>
                <w:right w:val="none" w:sz="0" w:space="0" w:color="auto"/>
              </w:divBdr>
            </w:div>
            <w:div w:id="1630938413">
              <w:marLeft w:val="0"/>
              <w:marRight w:val="0"/>
              <w:marTop w:val="0"/>
              <w:marBottom w:val="0"/>
              <w:divBdr>
                <w:top w:val="none" w:sz="0" w:space="0" w:color="auto"/>
                <w:left w:val="none" w:sz="0" w:space="0" w:color="auto"/>
                <w:bottom w:val="none" w:sz="0" w:space="0" w:color="auto"/>
                <w:right w:val="none" w:sz="0" w:space="0" w:color="auto"/>
              </w:divBdr>
            </w:div>
            <w:div w:id="1632205759">
              <w:marLeft w:val="0"/>
              <w:marRight w:val="0"/>
              <w:marTop w:val="0"/>
              <w:marBottom w:val="0"/>
              <w:divBdr>
                <w:top w:val="none" w:sz="0" w:space="0" w:color="auto"/>
                <w:left w:val="none" w:sz="0" w:space="0" w:color="auto"/>
                <w:bottom w:val="none" w:sz="0" w:space="0" w:color="auto"/>
                <w:right w:val="none" w:sz="0" w:space="0" w:color="auto"/>
              </w:divBdr>
            </w:div>
            <w:div w:id="1633707876">
              <w:marLeft w:val="0"/>
              <w:marRight w:val="0"/>
              <w:marTop w:val="0"/>
              <w:marBottom w:val="0"/>
              <w:divBdr>
                <w:top w:val="none" w:sz="0" w:space="0" w:color="auto"/>
                <w:left w:val="none" w:sz="0" w:space="0" w:color="auto"/>
                <w:bottom w:val="none" w:sz="0" w:space="0" w:color="auto"/>
                <w:right w:val="none" w:sz="0" w:space="0" w:color="auto"/>
              </w:divBdr>
            </w:div>
            <w:div w:id="1634217310">
              <w:marLeft w:val="0"/>
              <w:marRight w:val="0"/>
              <w:marTop w:val="0"/>
              <w:marBottom w:val="0"/>
              <w:divBdr>
                <w:top w:val="none" w:sz="0" w:space="0" w:color="auto"/>
                <w:left w:val="none" w:sz="0" w:space="0" w:color="auto"/>
                <w:bottom w:val="none" w:sz="0" w:space="0" w:color="auto"/>
                <w:right w:val="none" w:sz="0" w:space="0" w:color="auto"/>
              </w:divBdr>
            </w:div>
            <w:div w:id="1636443328">
              <w:marLeft w:val="0"/>
              <w:marRight w:val="0"/>
              <w:marTop w:val="0"/>
              <w:marBottom w:val="0"/>
              <w:divBdr>
                <w:top w:val="none" w:sz="0" w:space="0" w:color="auto"/>
                <w:left w:val="none" w:sz="0" w:space="0" w:color="auto"/>
                <w:bottom w:val="none" w:sz="0" w:space="0" w:color="auto"/>
                <w:right w:val="none" w:sz="0" w:space="0" w:color="auto"/>
              </w:divBdr>
            </w:div>
            <w:div w:id="1637183261">
              <w:marLeft w:val="0"/>
              <w:marRight w:val="0"/>
              <w:marTop w:val="0"/>
              <w:marBottom w:val="0"/>
              <w:divBdr>
                <w:top w:val="none" w:sz="0" w:space="0" w:color="auto"/>
                <w:left w:val="none" w:sz="0" w:space="0" w:color="auto"/>
                <w:bottom w:val="none" w:sz="0" w:space="0" w:color="auto"/>
                <w:right w:val="none" w:sz="0" w:space="0" w:color="auto"/>
              </w:divBdr>
            </w:div>
            <w:div w:id="1637828904">
              <w:marLeft w:val="0"/>
              <w:marRight w:val="0"/>
              <w:marTop w:val="0"/>
              <w:marBottom w:val="0"/>
              <w:divBdr>
                <w:top w:val="none" w:sz="0" w:space="0" w:color="auto"/>
                <w:left w:val="none" w:sz="0" w:space="0" w:color="auto"/>
                <w:bottom w:val="none" w:sz="0" w:space="0" w:color="auto"/>
                <w:right w:val="none" w:sz="0" w:space="0" w:color="auto"/>
              </w:divBdr>
            </w:div>
            <w:div w:id="1639992791">
              <w:marLeft w:val="0"/>
              <w:marRight w:val="0"/>
              <w:marTop w:val="0"/>
              <w:marBottom w:val="0"/>
              <w:divBdr>
                <w:top w:val="none" w:sz="0" w:space="0" w:color="auto"/>
                <w:left w:val="none" w:sz="0" w:space="0" w:color="auto"/>
                <w:bottom w:val="none" w:sz="0" w:space="0" w:color="auto"/>
                <w:right w:val="none" w:sz="0" w:space="0" w:color="auto"/>
              </w:divBdr>
            </w:div>
            <w:div w:id="1640258734">
              <w:marLeft w:val="0"/>
              <w:marRight w:val="0"/>
              <w:marTop w:val="0"/>
              <w:marBottom w:val="0"/>
              <w:divBdr>
                <w:top w:val="none" w:sz="0" w:space="0" w:color="auto"/>
                <w:left w:val="none" w:sz="0" w:space="0" w:color="auto"/>
                <w:bottom w:val="none" w:sz="0" w:space="0" w:color="auto"/>
                <w:right w:val="none" w:sz="0" w:space="0" w:color="auto"/>
              </w:divBdr>
            </w:div>
            <w:div w:id="1640529092">
              <w:marLeft w:val="0"/>
              <w:marRight w:val="0"/>
              <w:marTop w:val="0"/>
              <w:marBottom w:val="0"/>
              <w:divBdr>
                <w:top w:val="none" w:sz="0" w:space="0" w:color="auto"/>
                <w:left w:val="none" w:sz="0" w:space="0" w:color="auto"/>
                <w:bottom w:val="none" w:sz="0" w:space="0" w:color="auto"/>
                <w:right w:val="none" w:sz="0" w:space="0" w:color="auto"/>
              </w:divBdr>
            </w:div>
            <w:div w:id="1641955144">
              <w:marLeft w:val="0"/>
              <w:marRight w:val="0"/>
              <w:marTop w:val="360"/>
              <w:marBottom w:val="0"/>
              <w:divBdr>
                <w:top w:val="single" w:sz="6" w:space="0" w:color="auto"/>
                <w:left w:val="single" w:sz="6" w:space="0" w:color="auto"/>
                <w:bottom w:val="single" w:sz="6" w:space="0" w:color="auto"/>
                <w:right w:val="single" w:sz="6" w:space="0" w:color="auto"/>
              </w:divBdr>
            </w:div>
            <w:div w:id="1642150247">
              <w:marLeft w:val="0"/>
              <w:marRight w:val="0"/>
              <w:marTop w:val="0"/>
              <w:marBottom w:val="0"/>
              <w:divBdr>
                <w:top w:val="none" w:sz="0" w:space="0" w:color="auto"/>
                <w:left w:val="none" w:sz="0" w:space="0" w:color="auto"/>
                <w:bottom w:val="none" w:sz="0" w:space="0" w:color="auto"/>
                <w:right w:val="none" w:sz="0" w:space="0" w:color="auto"/>
              </w:divBdr>
            </w:div>
            <w:div w:id="1643079885">
              <w:marLeft w:val="0"/>
              <w:marRight w:val="0"/>
              <w:marTop w:val="0"/>
              <w:marBottom w:val="0"/>
              <w:divBdr>
                <w:top w:val="none" w:sz="0" w:space="0" w:color="auto"/>
                <w:left w:val="none" w:sz="0" w:space="0" w:color="auto"/>
                <w:bottom w:val="none" w:sz="0" w:space="0" w:color="auto"/>
                <w:right w:val="none" w:sz="0" w:space="0" w:color="auto"/>
              </w:divBdr>
            </w:div>
            <w:div w:id="1646230696">
              <w:marLeft w:val="0"/>
              <w:marRight w:val="0"/>
              <w:marTop w:val="0"/>
              <w:marBottom w:val="0"/>
              <w:divBdr>
                <w:top w:val="none" w:sz="0" w:space="0" w:color="auto"/>
                <w:left w:val="none" w:sz="0" w:space="0" w:color="auto"/>
                <w:bottom w:val="none" w:sz="0" w:space="0" w:color="auto"/>
                <w:right w:val="none" w:sz="0" w:space="0" w:color="auto"/>
              </w:divBdr>
            </w:div>
            <w:div w:id="1647203900">
              <w:marLeft w:val="0"/>
              <w:marRight w:val="0"/>
              <w:marTop w:val="0"/>
              <w:marBottom w:val="0"/>
              <w:divBdr>
                <w:top w:val="none" w:sz="0" w:space="0" w:color="auto"/>
                <w:left w:val="none" w:sz="0" w:space="0" w:color="auto"/>
                <w:bottom w:val="none" w:sz="0" w:space="0" w:color="auto"/>
                <w:right w:val="none" w:sz="0" w:space="0" w:color="auto"/>
              </w:divBdr>
            </w:div>
            <w:div w:id="1647857774">
              <w:marLeft w:val="0"/>
              <w:marRight w:val="0"/>
              <w:marTop w:val="0"/>
              <w:marBottom w:val="0"/>
              <w:divBdr>
                <w:top w:val="none" w:sz="0" w:space="0" w:color="auto"/>
                <w:left w:val="none" w:sz="0" w:space="0" w:color="auto"/>
                <w:bottom w:val="none" w:sz="0" w:space="0" w:color="auto"/>
                <w:right w:val="none" w:sz="0" w:space="0" w:color="auto"/>
              </w:divBdr>
            </w:div>
            <w:div w:id="1649240558">
              <w:marLeft w:val="0"/>
              <w:marRight w:val="0"/>
              <w:marTop w:val="0"/>
              <w:marBottom w:val="0"/>
              <w:divBdr>
                <w:top w:val="none" w:sz="0" w:space="0" w:color="auto"/>
                <w:left w:val="none" w:sz="0" w:space="0" w:color="auto"/>
                <w:bottom w:val="none" w:sz="0" w:space="0" w:color="auto"/>
                <w:right w:val="none" w:sz="0" w:space="0" w:color="auto"/>
              </w:divBdr>
            </w:div>
            <w:div w:id="1650093971">
              <w:marLeft w:val="0"/>
              <w:marRight w:val="0"/>
              <w:marTop w:val="0"/>
              <w:marBottom w:val="0"/>
              <w:divBdr>
                <w:top w:val="none" w:sz="0" w:space="0" w:color="auto"/>
                <w:left w:val="none" w:sz="0" w:space="0" w:color="auto"/>
                <w:bottom w:val="none" w:sz="0" w:space="0" w:color="auto"/>
                <w:right w:val="none" w:sz="0" w:space="0" w:color="auto"/>
              </w:divBdr>
            </w:div>
            <w:div w:id="1650554803">
              <w:marLeft w:val="0"/>
              <w:marRight w:val="0"/>
              <w:marTop w:val="0"/>
              <w:marBottom w:val="0"/>
              <w:divBdr>
                <w:top w:val="none" w:sz="0" w:space="0" w:color="auto"/>
                <w:left w:val="none" w:sz="0" w:space="0" w:color="auto"/>
                <w:bottom w:val="none" w:sz="0" w:space="0" w:color="auto"/>
                <w:right w:val="none" w:sz="0" w:space="0" w:color="auto"/>
              </w:divBdr>
            </w:div>
            <w:div w:id="1654017852">
              <w:marLeft w:val="0"/>
              <w:marRight w:val="0"/>
              <w:marTop w:val="0"/>
              <w:marBottom w:val="0"/>
              <w:divBdr>
                <w:top w:val="none" w:sz="0" w:space="0" w:color="auto"/>
                <w:left w:val="none" w:sz="0" w:space="0" w:color="auto"/>
                <w:bottom w:val="none" w:sz="0" w:space="0" w:color="auto"/>
                <w:right w:val="none" w:sz="0" w:space="0" w:color="auto"/>
              </w:divBdr>
            </w:div>
            <w:div w:id="1654794723">
              <w:marLeft w:val="0"/>
              <w:marRight w:val="0"/>
              <w:marTop w:val="0"/>
              <w:marBottom w:val="0"/>
              <w:divBdr>
                <w:top w:val="none" w:sz="0" w:space="0" w:color="auto"/>
                <w:left w:val="none" w:sz="0" w:space="0" w:color="auto"/>
                <w:bottom w:val="none" w:sz="0" w:space="0" w:color="auto"/>
                <w:right w:val="none" w:sz="0" w:space="0" w:color="auto"/>
              </w:divBdr>
            </w:div>
            <w:div w:id="1661496969">
              <w:marLeft w:val="0"/>
              <w:marRight w:val="0"/>
              <w:marTop w:val="0"/>
              <w:marBottom w:val="0"/>
              <w:divBdr>
                <w:top w:val="none" w:sz="0" w:space="0" w:color="auto"/>
                <w:left w:val="none" w:sz="0" w:space="0" w:color="auto"/>
                <w:bottom w:val="none" w:sz="0" w:space="0" w:color="auto"/>
                <w:right w:val="none" w:sz="0" w:space="0" w:color="auto"/>
              </w:divBdr>
            </w:div>
            <w:div w:id="1663317207">
              <w:marLeft w:val="0"/>
              <w:marRight w:val="0"/>
              <w:marTop w:val="0"/>
              <w:marBottom w:val="0"/>
              <w:divBdr>
                <w:top w:val="none" w:sz="0" w:space="0" w:color="auto"/>
                <w:left w:val="none" w:sz="0" w:space="0" w:color="auto"/>
                <w:bottom w:val="none" w:sz="0" w:space="0" w:color="auto"/>
                <w:right w:val="none" w:sz="0" w:space="0" w:color="auto"/>
              </w:divBdr>
            </w:div>
            <w:div w:id="1664121100">
              <w:marLeft w:val="0"/>
              <w:marRight w:val="0"/>
              <w:marTop w:val="0"/>
              <w:marBottom w:val="0"/>
              <w:divBdr>
                <w:top w:val="none" w:sz="0" w:space="0" w:color="auto"/>
                <w:left w:val="none" w:sz="0" w:space="0" w:color="auto"/>
                <w:bottom w:val="none" w:sz="0" w:space="0" w:color="auto"/>
                <w:right w:val="none" w:sz="0" w:space="0" w:color="auto"/>
              </w:divBdr>
            </w:div>
            <w:div w:id="1664430936">
              <w:marLeft w:val="0"/>
              <w:marRight w:val="0"/>
              <w:marTop w:val="0"/>
              <w:marBottom w:val="0"/>
              <w:divBdr>
                <w:top w:val="none" w:sz="0" w:space="0" w:color="auto"/>
                <w:left w:val="none" w:sz="0" w:space="0" w:color="auto"/>
                <w:bottom w:val="none" w:sz="0" w:space="0" w:color="auto"/>
                <w:right w:val="none" w:sz="0" w:space="0" w:color="auto"/>
              </w:divBdr>
            </w:div>
            <w:div w:id="1667130390">
              <w:marLeft w:val="0"/>
              <w:marRight w:val="0"/>
              <w:marTop w:val="0"/>
              <w:marBottom w:val="0"/>
              <w:divBdr>
                <w:top w:val="none" w:sz="0" w:space="0" w:color="auto"/>
                <w:left w:val="none" w:sz="0" w:space="0" w:color="auto"/>
                <w:bottom w:val="none" w:sz="0" w:space="0" w:color="auto"/>
                <w:right w:val="none" w:sz="0" w:space="0" w:color="auto"/>
              </w:divBdr>
            </w:div>
            <w:div w:id="1669212211">
              <w:marLeft w:val="0"/>
              <w:marRight w:val="0"/>
              <w:marTop w:val="0"/>
              <w:marBottom w:val="0"/>
              <w:divBdr>
                <w:top w:val="none" w:sz="0" w:space="0" w:color="auto"/>
                <w:left w:val="none" w:sz="0" w:space="0" w:color="auto"/>
                <w:bottom w:val="none" w:sz="0" w:space="0" w:color="auto"/>
                <w:right w:val="none" w:sz="0" w:space="0" w:color="auto"/>
              </w:divBdr>
            </w:div>
            <w:div w:id="1669750240">
              <w:marLeft w:val="0"/>
              <w:marRight w:val="0"/>
              <w:marTop w:val="0"/>
              <w:marBottom w:val="0"/>
              <w:divBdr>
                <w:top w:val="none" w:sz="0" w:space="0" w:color="auto"/>
                <w:left w:val="none" w:sz="0" w:space="0" w:color="auto"/>
                <w:bottom w:val="none" w:sz="0" w:space="0" w:color="auto"/>
                <w:right w:val="none" w:sz="0" w:space="0" w:color="auto"/>
              </w:divBdr>
            </w:div>
            <w:div w:id="1670252591">
              <w:marLeft w:val="0"/>
              <w:marRight w:val="0"/>
              <w:marTop w:val="0"/>
              <w:marBottom w:val="0"/>
              <w:divBdr>
                <w:top w:val="none" w:sz="0" w:space="0" w:color="auto"/>
                <w:left w:val="none" w:sz="0" w:space="0" w:color="auto"/>
                <w:bottom w:val="none" w:sz="0" w:space="0" w:color="auto"/>
                <w:right w:val="none" w:sz="0" w:space="0" w:color="auto"/>
              </w:divBdr>
            </w:div>
            <w:div w:id="1670406595">
              <w:marLeft w:val="0"/>
              <w:marRight w:val="0"/>
              <w:marTop w:val="0"/>
              <w:marBottom w:val="0"/>
              <w:divBdr>
                <w:top w:val="none" w:sz="0" w:space="0" w:color="auto"/>
                <w:left w:val="none" w:sz="0" w:space="0" w:color="auto"/>
                <w:bottom w:val="none" w:sz="0" w:space="0" w:color="auto"/>
                <w:right w:val="none" w:sz="0" w:space="0" w:color="auto"/>
              </w:divBdr>
            </w:div>
            <w:div w:id="1670644423">
              <w:marLeft w:val="0"/>
              <w:marRight w:val="0"/>
              <w:marTop w:val="0"/>
              <w:marBottom w:val="0"/>
              <w:divBdr>
                <w:top w:val="none" w:sz="0" w:space="0" w:color="auto"/>
                <w:left w:val="none" w:sz="0" w:space="0" w:color="auto"/>
                <w:bottom w:val="none" w:sz="0" w:space="0" w:color="auto"/>
                <w:right w:val="none" w:sz="0" w:space="0" w:color="auto"/>
              </w:divBdr>
            </w:div>
            <w:div w:id="1671903432">
              <w:marLeft w:val="0"/>
              <w:marRight w:val="0"/>
              <w:marTop w:val="0"/>
              <w:marBottom w:val="0"/>
              <w:divBdr>
                <w:top w:val="none" w:sz="0" w:space="0" w:color="auto"/>
                <w:left w:val="none" w:sz="0" w:space="0" w:color="auto"/>
                <w:bottom w:val="none" w:sz="0" w:space="0" w:color="auto"/>
                <w:right w:val="none" w:sz="0" w:space="0" w:color="auto"/>
              </w:divBdr>
            </w:div>
            <w:div w:id="1675498776">
              <w:marLeft w:val="0"/>
              <w:marRight w:val="0"/>
              <w:marTop w:val="0"/>
              <w:marBottom w:val="0"/>
              <w:divBdr>
                <w:top w:val="none" w:sz="0" w:space="0" w:color="auto"/>
                <w:left w:val="none" w:sz="0" w:space="0" w:color="auto"/>
                <w:bottom w:val="none" w:sz="0" w:space="0" w:color="auto"/>
                <w:right w:val="none" w:sz="0" w:space="0" w:color="auto"/>
              </w:divBdr>
            </w:div>
            <w:div w:id="1675913594">
              <w:marLeft w:val="0"/>
              <w:marRight w:val="0"/>
              <w:marTop w:val="0"/>
              <w:marBottom w:val="0"/>
              <w:divBdr>
                <w:top w:val="none" w:sz="0" w:space="0" w:color="auto"/>
                <w:left w:val="none" w:sz="0" w:space="0" w:color="auto"/>
                <w:bottom w:val="none" w:sz="0" w:space="0" w:color="auto"/>
                <w:right w:val="none" w:sz="0" w:space="0" w:color="auto"/>
              </w:divBdr>
            </w:div>
            <w:div w:id="1676108493">
              <w:marLeft w:val="0"/>
              <w:marRight w:val="0"/>
              <w:marTop w:val="0"/>
              <w:marBottom w:val="0"/>
              <w:divBdr>
                <w:top w:val="none" w:sz="0" w:space="0" w:color="auto"/>
                <w:left w:val="none" w:sz="0" w:space="0" w:color="auto"/>
                <w:bottom w:val="none" w:sz="0" w:space="0" w:color="auto"/>
                <w:right w:val="none" w:sz="0" w:space="0" w:color="auto"/>
              </w:divBdr>
            </w:div>
            <w:div w:id="1676684228">
              <w:marLeft w:val="0"/>
              <w:marRight w:val="0"/>
              <w:marTop w:val="0"/>
              <w:marBottom w:val="0"/>
              <w:divBdr>
                <w:top w:val="none" w:sz="0" w:space="0" w:color="auto"/>
                <w:left w:val="none" w:sz="0" w:space="0" w:color="auto"/>
                <w:bottom w:val="none" w:sz="0" w:space="0" w:color="auto"/>
                <w:right w:val="none" w:sz="0" w:space="0" w:color="auto"/>
              </w:divBdr>
            </w:div>
            <w:div w:id="1676807528">
              <w:marLeft w:val="0"/>
              <w:marRight w:val="0"/>
              <w:marTop w:val="0"/>
              <w:marBottom w:val="0"/>
              <w:divBdr>
                <w:top w:val="none" w:sz="0" w:space="0" w:color="auto"/>
                <w:left w:val="none" w:sz="0" w:space="0" w:color="auto"/>
                <w:bottom w:val="none" w:sz="0" w:space="0" w:color="auto"/>
                <w:right w:val="none" w:sz="0" w:space="0" w:color="auto"/>
              </w:divBdr>
            </w:div>
            <w:div w:id="1677688327">
              <w:marLeft w:val="0"/>
              <w:marRight w:val="0"/>
              <w:marTop w:val="0"/>
              <w:marBottom w:val="0"/>
              <w:divBdr>
                <w:top w:val="none" w:sz="0" w:space="0" w:color="auto"/>
                <w:left w:val="none" w:sz="0" w:space="0" w:color="auto"/>
                <w:bottom w:val="none" w:sz="0" w:space="0" w:color="auto"/>
                <w:right w:val="none" w:sz="0" w:space="0" w:color="auto"/>
              </w:divBdr>
            </w:div>
            <w:div w:id="1678730541">
              <w:marLeft w:val="0"/>
              <w:marRight w:val="0"/>
              <w:marTop w:val="0"/>
              <w:marBottom w:val="0"/>
              <w:divBdr>
                <w:top w:val="none" w:sz="0" w:space="0" w:color="auto"/>
                <w:left w:val="none" w:sz="0" w:space="0" w:color="auto"/>
                <w:bottom w:val="none" w:sz="0" w:space="0" w:color="auto"/>
                <w:right w:val="none" w:sz="0" w:space="0" w:color="auto"/>
              </w:divBdr>
            </w:div>
            <w:div w:id="1679386491">
              <w:marLeft w:val="0"/>
              <w:marRight w:val="0"/>
              <w:marTop w:val="0"/>
              <w:marBottom w:val="0"/>
              <w:divBdr>
                <w:top w:val="none" w:sz="0" w:space="0" w:color="auto"/>
                <w:left w:val="none" w:sz="0" w:space="0" w:color="auto"/>
                <w:bottom w:val="none" w:sz="0" w:space="0" w:color="auto"/>
                <w:right w:val="none" w:sz="0" w:space="0" w:color="auto"/>
              </w:divBdr>
            </w:div>
            <w:div w:id="1680036180">
              <w:marLeft w:val="0"/>
              <w:marRight w:val="0"/>
              <w:marTop w:val="0"/>
              <w:marBottom w:val="0"/>
              <w:divBdr>
                <w:top w:val="none" w:sz="0" w:space="0" w:color="auto"/>
                <w:left w:val="none" w:sz="0" w:space="0" w:color="auto"/>
                <w:bottom w:val="none" w:sz="0" w:space="0" w:color="auto"/>
                <w:right w:val="none" w:sz="0" w:space="0" w:color="auto"/>
              </w:divBdr>
            </w:div>
            <w:div w:id="1680158246">
              <w:marLeft w:val="0"/>
              <w:marRight w:val="0"/>
              <w:marTop w:val="0"/>
              <w:marBottom w:val="0"/>
              <w:divBdr>
                <w:top w:val="none" w:sz="0" w:space="0" w:color="auto"/>
                <w:left w:val="none" w:sz="0" w:space="0" w:color="auto"/>
                <w:bottom w:val="none" w:sz="0" w:space="0" w:color="auto"/>
                <w:right w:val="none" w:sz="0" w:space="0" w:color="auto"/>
              </w:divBdr>
            </w:div>
            <w:div w:id="1681348324">
              <w:marLeft w:val="0"/>
              <w:marRight w:val="0"/>
              <w:marTop w:val="0"/>
              <w:marBottom w:val="0"/>
              <w:divBdr>
                <w:top w:val="none" w:sz="0" w:space="0" w:color="auto"/>
                <w:left w:val="none" w:sz="0" w:space="0" w:color="auto"/>
                <w:bottom w:val="none" w:sz="0" w:space="0" w:color="auto"/>
                <w:right w:val="none" w:sz="0" w:space="0" w:color="auto"/>
              </w:divBdr>
            </w:div>
            <w:div w:id="1682511174">
              <w:marLeft w:val="0"/>
              <w:marRight w:val="0"/>
              <w:marTop w:val="0"/>
              <w:marBottom w:val="0"/>
              <w:divBdr>
                <w:top w:val="none" w:sz="0" w:space="0" w:color="auto"/>
                <w:left w:val="none" w:sz="0" w:space="0" w:color="auto"/>
                <w:bottom w:val="none" w:sz="0" w:space="0" w:color="auto"/>
                <w:right w:val="none" w:sz="0" w:space="0" w:color="auto"/>
              </w:divBdr>
            </w:div>
            <w:div w:id="1683582841">
              <w:marLeft w:val="0"/>
              <w:marRight w:val="0"/>
              <w:marTop w:val="0"/>
              <w:marBottom w:val="0"/>
              <w:divBdr>
                <w:top w:val="none" w:sz="0" w:space="0" w:color="auto"/>
                <w:left w:val="none" w:sz="0" w:space="0" w:color="auto"/>
                <w:bottom w:val="none" w:sz="0" w:space="0" w:color="auto"/>
                <w:right w:val="none" w:sz="0" w:space="0" w:color="auto"/>
              </w:divBdr>
            </w:div>
            <w:div w:id="1685324815">
              <w:marLeft w:val="0"/>
              <w:marRight w:val="0"/>
              <w:marTop w:val="0"/>
              <w:marBottom w:val="0"/>
              <w:divBdr>
                <w:top w:val="none" w:sz="0" w:space="0" w:color="auto"/>
                <w:left w:val="none" w:sz="0" w:space="0" w:color="auto"/>
                <w:bottom w:val="none" w:sz="0" w:space="0" w:color="auto"/>
                <w:right w:val="none" w:sz="0" w:space="0" w:color="auto"/>
              </w:divBdr>
            </w:div>
            <w:div w:id="1685937209">
              <w:marLeft w:val="0"/>
              <w:marRight w:val="0"/>
              <w:marTop w:val="0"/>
              <w:marBottom w:val="0"/>
              <w:divBdr>
                <w:top w:val="none" w:sz="0" w:space="0" w:color="auto"/>
                <w:left w:val="none" w:sz="0" w:space="0" w:color="auto"/>
                <w:bottom w:val="none" w:sz="0" w:space="0" w:color="auto"/>
                <w:right w:val="none" w:sz="0" w:space="0" w:color="auto"/>
              </w:divBdr>
            </w:div>
            <w:div w:id="1686328022">
              <w:marLeft w:val="0"/>
              <w:marRight w:val="0"/>
              <w:marTop w:val="0"/>
              <w:marBottom w:val="0"/>
              <w:divBdr>
                <w:top w:val="none" w:sz="0" w:space="0" w:color="auto"/>
                <w:left w:val="none" w:sz="0" w:space="0" w:color="auto"/>
                <w:bottom w:val="none" w:sz="0" w:space="0" w:color="auto"/>
                <w:right w:val="none" w:sz="0" w:space="0" w:color="auto"/>
              </w:divBdr>
            </w:div>
            <w:div w:id="1689671979">
              <w:marLeft w:val="0"/>
              <w:marRight w:val="0"/>
              <w:marTop w:val="0"/>
              <w:marBottom w:val="0"/>
              <w:divBdr>
                <w:top w:val="none" w:sz="0" w:space="0" w:color="auto"/>
                <w:left w:val="none" w:sz="0" w:space="0" w:color="auto"/>
                <w:bottom w:val="none" w:sz="0" w:space="0" w:color="auto"/>
                <w:right w:val="none" w:sz="0" w:space="0" w:color="auto"/>
              </w:divBdr>
            </w:div>
            <w:div w:id="1689719913">
              <w:marLeft w:val="0"/>
              <w:marRight w:val="0"/>
              <w:marTop w:val="0"/>
              <w:marBottom w:val="0"/>
              <w:divBdr>
                <w:top w:val="none" w:sz="0" w:space="0" w:color="auto"/>
                <w:left w:val="none" w:sz="0" w:space="0" w:color="auto"/>
                <w:bottom w:val="none" w:sz="0" w:space="0" w:color="auto"/>
                <w:right w:val="none" w:sz="0" w:space="0" w:color="auto"/>
              </w:divBdr>
            </w:div>
            <w:div w:id="1693069492">
              <w:marLeft w:val="0"/>
              <w:marRight w:val="0"/>
              <w:marTop w:val="0"/>
              <w:marBottom w:val="0"/>
              <w:divBdr>
                <w:top w:val="none" w:sz="0" w:space="0" w:color="auto"/>
                <w:left w:val="none" w:sz="0" w:space="0" w:color="auto"/>
                <w:bottom w:val="none" w:sz="0" w:space="0" w:color="auto"/>
                <w:right w:val="none" w:sz="0" w:space="0" w:color="auto"/>
              </w:divBdr>
            </w:div>
            <w:div w:id="1694114529">
              <w:marLeft w:val="0"/>
              <w:marRight w:val="0"/>
              <w:marTop w:val="0"/>
              <w:marBottom w:val="0"/>
              <w:divBdr>
                <w:top w:val="none" w:sz="0" w:space="0" w:color="auto"/>
                <w:left w:val="none" w:sz="0" w:space="0" w:color="auto"/>
                <w:bottom w:val="none" w:sz="0" w:space="0" w:color="auto"/>
                <w:right w:val="none" w:sz="0" w:space="0" w:color="auto"/>
              </w:divBdr>
            </w:div>
            <w:div w:id="1695964191">
              <w:marLeft w:val="0"/>
              <w:marRight w:val="0"/>
              <w:marTop w:val="0"/>
              <w:marBottom w:val="0"/>
              <w:divBdr>
                <w:top w:val="none" w:sz="0" w:space="0" w:color="auto"/>
                <w:left w:val="none" w:sz="0" w:space="0" w:color="auto"/>
                <w:bottom w:val="none" w:sz="0" w:space="0" w:color="auto"/>
                <w:right w:val="none" w:sz="0" w:space="0" w:color="auto"/>
              </w:divBdr>
            </w:div>
            <w:div w:id="1696079238">
              <w:marLeft w:val="0"/>
              <w:marRight w:val="0"/>
              <w:marTop w:val="0"/>
              <w:marBottom w:val="0"/>
              <w:divBdr>
                <w:top w:val="none" w:sz="0" w:space="0" w:color="auto"/>
                <w:left w:val="none" w:sz="0" w:space="0" w:color="auto"/>
                <w:bottom w:val="none" w:sz="0" w:space="0" w:color="auto"/>
                <w:right w:val="none" w:sz="0" w:space="0" w:color="auto"/>
              </w:divBdr>
            </w:div>
            <w:div w:id="1698043288">
              <w:marLeft w:val="0"/>
              <w:marRight w:val="0"/>
              <w:marTop w:val="0"/>
              <w:marBottom w:val="0"/>
              <w:divBdr>
                <w:top w:val="none" w:sz="0" w:space="0" w:color="auto"/>
                <w:left w:val="none" w:sz="0" w:space="0" w:color="auto"/>
                <w:bottom w:val="none" w:sz="0" w:space="0" w:color="auto"/>
                <w:right w:val="none" w:sz="0" w:space="0" w:color="auto"/>
              </w:divBdr>
            </w:div>
            <w:div w:id="1698047836">
              <w:marLeft w:val="0"/>
              <w:marRight w:val="0"/>
              <w:marTop w:val="0"/>
              <w:marBottom w:val="0"/>
              <w:divBdr>
                <w:top w:val="none" w:sz="0" w:space="0" w:color="auto"/>
                <w:left w:val="none" w:sz="0" w:space="0" w:color="auto"/>
                <w:bottom w:val="none" w:sz="0" w:space="0" w:color="auto"/>
                <w:right w:val="none" w:sz="0" w:space="0" w:color="auto"/>
              </w:divBdr>
            </w:div>
            <w:div w:id="1701009709">
              <w:marLeft w:val="0"/>
              <w:marRight w:val="0"/>
              <w:marTop w:val="0"/>
              <w:marBottom w:val="0"/>
              <w:divBdr>
                <w:top w:val="none" w:sz="0" w:space="0" w:color="auto"/>
                <w:left w:val="none" w:sz="0" w:space="0" w:color="auto"/>
                <w:bottom w:val="none" w:sz="0" w:space="0" w:color="auto"/>
                <w:right w:val="none" w:sz="0" w:space="0" w:color="auto"/>
              </w:divBdr>
            </w:div>
            <w:div w:id="1701079051">
              <w:marLeft w:val="0"/>
              <w:marRight w:val="0"/>
              <w:marTop w:val="0"/>
              <w:marBottom w:val="0"/>
              <w:divBdr>
                <w:top w:val="none" w:sz="0" w:space="0" w:color="auto"/>
                <w:left w:val="none" w:sz="0" w:space="0" w:color="auto"/>
                <w:bottom w:val="none" w:sz="0" w:space="0" w:color="auto"/>
                <w:right w:val="none" w:sz="0" w:space="0" w:color="auto"/>
              </w:divBdr>
            </w:div>
            <w:div w:id="1706441451">
              <w:marLeft w:val="0"/>
              <w:marRight w:val="0"/>
              <w:marTop w:val="0"/>
              <w:marBottom w:val="0"/>
              <w:divBdr>
                <w:top w:val="none" w:sz="0" w:space="0" w:color="auto"/>
                <w:left w:val="none" w:sz="0" w:space="0" w:color="auto"/>
                <w:bottom w:val="none" w:sz="0" w:space="0" w:color="auto"/>
                <w:right w:val="none" w:sz="0" w:space="0" w:color="auto"/>
              </w:divBdr>
            </w:div>
            <w:div w:id="1706515159">
              <w:marLeft w:val="0"/>
              <w:marRight w:val="0"/>
              <w:marTop w:val="0"/>
              <w:marBottom w:val="0"/>
              <w:divBdr>
                <w:top w:val="none" w:sz="0" w:space="0" w:color="auto"/>
                <w:left w:val="none" w:sz="0" w:space="0" w:color="auto"/>
                <w:bottom w:val="none" w:sz="0" w:space="0" w:color="auto"/>
                <w:right w:val="none" w:sz="0" w:space="0" w:color="auto"/>
              </w:divBdr>
            </w:div>
            <w:div w:id="1707099796">
              <w:marLeft w:val="0"/>
              <w:marRight w:val="0"/>
              <w:marTop w:val="0"/>
              <w:marBottom w:val="0"/>
              <w:divBdr>
                <w:top w:val="none" w:sz="0" w:space="0" w:color="auto"/>
                <w:left w:val="none" w:sz="0" w:space="0" w:color="auto"/>
                <w:bottom w:val="none" w:sz="0" w:space="0" w:color="auto"/>
                <w:right w:val="none" w:sz="0" w:space="0" w:color="auto"/>
              </w:divBdr>
            </w:div>
            <w:div w:id="1707170872">
              <w:marLeft w:val="0"/>
              <w:marRight w:val="0"/>
              <w:marTop w:val="0"/>
              <w:marBottom w:val="0"/>
              <w:divBdr>
                <w:top w:val="none" w:sz="0" w:space="0" w:color="auto"/>
                <w:left w:val="none" w:sz="0" w:space="0" w:color="auto"/>
                <w:bottom w:val="none" w:sz="0" w:space="0" w:color="auto"/>
                <w:right w:val="none" w:sz="0" w:space="0" w:color="auto"/>
              </w:divBdr>
            </w:div>
            <w:div w:id="1709337748">
              <w:marLeft w:val="0"/>
              <w:marRight w:val="0"/>
              <w:marTop w:val="0"/>
              <w:marBottom w:val="0"/>
              <w:divBdr>
                <w:top w:val="none" w:sz="0" w:space="0" w:color="auto"/>
                <w:left w:val="none" w:sz="0" w:space="0" w:color="auto"/>
                <w:bottom w:val="none" w:sz="0" w:space="0" w:color="auto"/>
                <w:right w:val="none" w:sz="0" w:space="0" w:color="auto"/>
              </w:divBdr>
            </w:div>
            <w:div w:id="1710689449">
              <w:marLeft w:val="0"/>
              <w:marRight w:val="0"/>
              <w:marTop w:val="0"/>
              <w:marBottom w:val="0"/>
              <w:divBdr>
                <w:top w:val="none" w:sz="0" w:space="0" w:color="auto"/>
                <w:left w:val="none" w:sz="0" w:space="0" w:color="auto"/>
                <w:bottom w:val="none" w:sz="0" w:space="0" w:color="auto"/>
                <w:right w:val="none" w:sz="0" w:space="0" w:color="auto"/>
              </w:divBdr>
            </w:div>
            <w:div w:id="1717586933">
              <w:marLeft w:val="0"/>
              <w:marRight w:val="0"/>
              <w:marTop w:val="0"/>
              <w:marBottom w:val="0"/>
              <w:divBdr>
                <w:top w:val="none" w:sz="0" w:space="0" w:color="auto"/>
                <w:left w:val="none" w:sz="0" w:space="0" w:color="auto"/>
                <w:bottom w:val="none" w:sz="0" w:space="0" w:color="auto"/>
                <w:right w:val="none" w:sz="0" w:space="0" w:color="auto"/>
              </w:divBdr>
            </w:div>
            <w:div w:id="1721126091">
              <w:marLeft w:val="0"/>
              <w:marRight w:val="0"/>
              <w:marTop w:val="0"/>
              <w:marBottom w:val="0"/>
              <w:divBdr>
                <w:top w:val="none" w:sz="0" w:space="0" w:color="auto"/>
                <w:left w:val="none" w:sz="0" w:space="0" w:color="auto"/>
                <w:bottom w:val="none" w:sz="0" w:space="0" w:color="auto"/>
                <w:right w:val="none" w:sz="0" w:space="0" w:color="auto"/>
              </w:divBdr>
            </w:div>
            <w:div w:id="1724671522">
              <w:marLeft w:val="0"/>
              <w:marRight w:val="0"/>
              <w:marTop w:val="0"/>
              <w:marBottom w:val="0"/>
              <w:divBdr>
                <w:top w:val="none" w:sz="0" w:space="0" w:color="auto"/>
                <w:left w:val="none" w:sz="0" w:space="0" w:color="auto"/>
                <w:bottom w:val="none" w:sz="0" w:space="0" w:color="auto"/>
                <w:right w:val="none" w:sz="0" w:space="0" w:color="auto"/>
              </w:divBdr>
            </w:div>
            <w:div w:id="1725055805">
              <w:marLeft w:val="0"/>
              <w:marRight w:val="0"/>
              <w:marTop w:val="0"/>
              <w:marBottom w:val="0"/>
              <w:divBdr>
                <w:top w:val="none" w:sz="0" w:space="0" w:color="auto"/>
                <w:left w:val="none" w:sz="0" w:space="0" w:color="auto"/>
                <w:bottom w:val="none" w:sz="0" w:space="0" w:color="auto"/>
                <w:right w:val="none" w:sz="0" w:space="0" w:color="auto"/>
              </w:divBdr>
            </w:div>
            <w:div w:id="1725130378">
              <w:marLeft w:val="0"/>
              <w:marRight w:val="0"/>
              <w:marTop w:val="0"/>
              <w:marBottom w:val="0"/>
              <w:divBdr>
                <w:top w:val="none" w:sz="0" w:space="0" w:color="auto"/>
                <w:left w:val="none" w:sz="0" w:space="0" w:color="auto"/>
                <w:bottom w:val="none" w:sz="0" w:space="0" w:color="auto"/>
                <w:right w:val="none" w:sz="0" w:space="0" w:color="auto"/>
              </w:divBdr>
            </w:div>
            <w:div w:id="1726218382">
              <w:marLeft w:val="0"/>
              <w:marRight w:val="0"/>
              <w:marTop w:val="0"/>
              <w:marBottom w:val="0"/>
              <w:divBdr>
                <w:top w:val="none" w:sz="0" w:space="0" w:color="auto"/>
                <w:left w:val="none" w:sz="0" w:space="0" w:color="auto"/>
                <w:bottom w:val="none" w:sz="0" w:space="0" w:color="auto"/>
                <w:right w:val="none" w:sz="0" w:space="0" w:color="auto"/>
              </w:divBdr>
            </w:div>
            <w:div w:id="1726218933">
              <w:marLeft w:val="0"/>
              <w:marRight w:val="0"/>
              <w:marTop w:val="0"/>
              <w:marBottom w:val="0"/>
              <w:divBdr>
                <w:top w:val="none" w:sz="0" w:space="0" w:color="auto"/>
                <w:left w:val="none" w:sz="0" w:space="0" w:color="auto"/>
                <w:bottom w:val="none" w:sz="0" w:space="0" w:color="auto"/>
                <w:right w:val="none" w:sz="0" w:space="0" w:color="auto"/>
              </w:divBdr>
            </w:div>
            <w:div w:id="1727139125">
              <w:marLeft w:val="0"/>
              <w:marRight w:val="0"/>
              <w:marTop w:val="0"/>
              <w:marBottom w:val="0"/>
              <w:divBdr>
                <w:top w:val="none" w:sz="0" w:space="0" w:color="auto"/>
                <w:left w:val="none" w:sz="0" w:space="0" w:color="auto"/>
                <w:bottom w:val="none" w:sz="0" w:space="0" w:color="auto"/>
                <w:right w:val="none" w:sz="0" w:space="0" w:color="auto"/>
              </w:divBdr>
            </w:div>
            <w:div w:id="1728844034">
              <w:marLeft w:val="0"/>
              <w:marRight w:val="0"/>
              <w:marTop w:val="0"/>
              <w:marBottom w:val="0"/>
              <w:divBdr>
                <w:top w:val="none" w:sz="0" w:space="0" w:color="auto"/>
                <w:left w:val="none" w:sz="0" w:space="0" w:color="auto"/>
                <w:bottom w:val="none" w:sz="0" w:space="0" w:color="auto"/>
                <w:right w:val="none" w:sz="0" w:space="0" w:color="auto"/>
              </w:divBdr>
            </w:div>
            <w:div w:id="1729647741">
              <w:marLeft w:val="0"/>
              <w:marRight w:val="0"/>
              <w:marTop w:val="0"/>
              <w:marBottom w:val="0"/>
              <w:divBdr>
                <w:top w:val="none" w:sz="0" w:space="0" w:color="auto"/>
                <w:left w:val="none" w:sz="0" w:space="0" w:color="auto"/>
                <w:bottom w:val="none" w:sz="0" w:space="0" w:color="auto"/>
                <w:right w:val="none" w:sz="0" w:space="0" w:color="auto"/>
              </w:divBdr>
            </w:div>
            <w:div w:id="1730179617">
              <w:marLeft w:val="0"/>
              <w:marRight w:val="0"/>
              <w:marTop w:val="0"/>
              <w:marBottom w:val="0"/>
              <w:divBdr>
                <w:top w:val="none" w:sz="0" w:space="0" w:color="auto"/>
                <w:left w:val="none" w:sz="0" w:space="0" w:color="auto"/>
                <w:bottom w:val="none" w:sz="0" w:space="0" w:color="auto"/>
                <w:right w:val="none" w:sz="0" w:space="0" w:color="auto"/>
              </w:divBdr>
            </w:div>
            <w:div w:id="1735087079">
              <w:marLeft w:val="0"/>
              <w:marRight w:val="0"/>
              <w:marTop w:val="0"/>
              <w:marBottom w:val="0"/>
              <w:divBdr>
                <w:top w:val="none" w:sz="0" w:space="0" w:color="auto"/>
                <w:left w:val="none" w:sz="0" w:space="0" w:color="auto"/>
                <w:bottom w:val="none" w:sz="0" w:space="0" w:color="auto"/>
                <w:right w:val="none" w:sz="0" w:space="0" w:color="auto"/>
              </w:divBdr>
            </w:div>
            <w:div w:id="1737818182">
              <w:marLeft w:val="0"/>
              <w:marRight w:val="0"/>
              <w:marTop w:val="0"/>
              <w:marBottom w:val="0"/>
              <w:divBdr>
                <w:top w:val="none" w:sz="0" w:space="0" w:color="auto"/>
                <w:left w:val="none" w:sz="0" w:space="0" w:color="auto"/>
                <w:bottom w:val="none" w:sz="0" w:space="0" w:color="auto"/>
                <w:right w:val="none" w:sz="0" w:space="0" w:color="auto"/>
              </w:divBdr>
            </w:div>
            <w:div w:id="1740249973">
              <w:marLeft w:val="0"/>
              <w:marRight w:val="0"/>
              <w:marTop w:val="0"/>
              <w:marBottom w:val="0"/>
              <w:divBdr>
                <w:top w:val="none" w:sz="0" w:space="0" w:color="auto"/>
                <w:left w:val="none" w:sz="0" w:space="0" w:color="auto"/>
                <w:bottom w:val="none" w:sz="0" w:space="0" w:color="auto"/>
                <w:right w:val="none" w:sz="0" w:space="0" w:color="auto"/>
              </w:divBdr>
            </w:div>
            <w:div w:id="1741054823">
              <w:marLeft w:val="0"/>
              <w:marRight w:val="0"/>
              <w:marTop w:val="0"/>
              <w:marBottom w:val="0"/>
              <w:divBdr>
                <w:top w:val="none" w:sz="0" w:space="0" w:color="auto"/>
                <w:left w:val="none" w:sz="0" w:space="0" w:color="auto"/>
                <w:bottom w:val="none" w:sz="0" w:space="0" w:color="auto"/>
                <w:right w:val="none" w:sz="0" w:space="0" w:color="auto"/>
              </w:divBdr>
            </w:div>
            <w:div w:id="1741756154">
              <w:marLeft w:val="0"/>
              <w:marRight w:val="0"/>
              <w:marTop w:val="0"/>
              <w:marBottom w:val="0"/>
              <w:divBdr>
                <w:top w:val="none" w:sz="0" w:space="0" w:color="auto"/>
                <w:left w:val="none" w:sz="0" w:space="0" w:color="auto"/>
                <w:bottom w:val="none" w:sz="0" w:space="0" w:color="auto"/>
                <w:right w:val="none" w:sz="0" w:space="0" w:color="auto"/>
              </w:divBdr>
            </w:div>
            <w:div w:id="1744176252">
              <w:marLeft w:val="0"/>
              <w:marRight w:val="0"/>
              <w:marTop w:val="0"/>
              <w:marBottom w:val="0"/>
              <w:divBdr>
                <w:top w:val="none" w:sz="0" w:space="0" w:color="auto"/>
                <w:left w:val="none" w:sz="0" w:space="0" w:color="auto"/>
                <w:bottom w:val="none" w:sz="0" w:space="0" w:color="auto"/>
                <w:right w:val="none" w:sz="0" w:space="0" w:color="auto"/>
              </w:divBdr>
            </w:div>
            <w:div w:id="1744450790">
              <w:marLeft w:val="0"/>
              <w:marRight w:val="0"/>
              <w:marTop w:val="0"/>
              <w:marBottom w:val="0"/>
              <w:divBdr>
                <w:top w:val="none" w:sz="0" w:space="0" w:color="auto"/>
                <w:left w:val="none" w:sz="0" w:space="0" w:color="auto"/>
                <w:bottom w:val="none" w:sz="0" w:space="0" w:color="auto"/>
                <w:right w:val="none" w:sz="0" w:space="0" w:color="auto"/>
              </w:divBdr>
            </w:div>
            <w:div w:id="1747797366">
              <w:marLeft w:val="0"/>
              <w:marRight w:val="0"/>
              <w:marTop w:val="0"/>
              <w:marBottom w:val="0"/>
              <w:divBdr>
                <w:top w:val="none" w:sz="0" w:space="0" w:color="auto"/>
                <w:left w:val="none" w:sz="0" w:space="0" w:color="auto"/>
                <w:bottom w:val="none" w:sz="0" w:space="0" w:color="auto"/>
                <w:right w:val="none" w:sz="0" w:space="0" w:color="auto"/>
              </w:divBdr>
            </w:div>
            <w:div w:id="1750620252">
              <w:marLeft w:val="0"/>
              <w:marRight w:val="0"/>
              <w:marTop w:val="0"/>
              <w:marBottom w:val="0"/>
              <w:divBdr>
                <w:top w:val="none" w:sz="0" w:space="0" w:color="auto"/>
                <w:left w:val="none" w:sz="0" w:space="0" w:color="auto"/>
                <w:bottom w:val="none" w:sz="0" w:space="0" w:color="auto"/>
                <w:right w:val="none" w:sz="0" w:space="0" w:color="auto"/>
              </w:divBdr>
              <w:divsChild>
                <w:div w:id="10035337">
                  <w:marLeft w:val="0"/>
                  <w:marRight w:val="0"/>
                  <w:marTop w:val="0"/>
                  <w:marBottom w:val="0"/>
                  <w:divBdr>
                    <w:top w:val="none" w:sz="0" w:space="0" w:color="auto"/>
                    <w:left w:val="none" w:sz="0" w:space="0" w:color="auto"/>
                    <w:bottom w:val="none" w:sz="0" w:space="0" w:color="auto"/>
                    <w:right w:val="none" w:sz="0" w:space="0" w:color="auto"/>
                  </w:divBdr>
                </w:div>
                <w:div w:id="264576683">
                  <w:marLeft w:val="0"/>
                  <w:marRight w:val="0"/>
                  <w:marTop w:val="0"/>
                  <w:marBottom w:val="0"/>
                  <w:divBdr>
                    <w:top w:val="none" w:sz="0" w:space="0" w:color="auto"/>
                    <w:left w:val="none" w:sz="0" w:space="0" w:color="auto"/>
                    <w:bottom w:val="none" w:sz="0" w:space="0" w:color="auto"/>
                    <w:right w:val="none" w:sz="0" w:space="0" w:color="auto"/>
                  </w:divBdr>
                </w:div>
                <w:div w:id="590628208">
                  <w:marLeft w:val="0"/>
                  <w:marRight w:val="0"/>
                  <w:marTop w:val="0"/>
                  <w:marBottom w:val="0"/>
                  <w:divBdr>
                    <w:top w:val="none" w:sz="0" w:space="0" w:color="auto"/>
                    <w:left w:val="none" w:sz="0" w:space="0" w:color="auto"/>
                    <w:bottom w:val="none" w:sz="0" w:space="0" w:color="auto"/>
                    <w:right w:val="none" w:sz="0" w:space="0" w:color="auto"/>
                  </w:divBdr>
                </w:div>
                <w:div w:id="613097848">
                  <w:marLeft w:val="0"/>
                  <w:marRight w:val="0"/>
                  <w:marTop w:val="0"/>
                  <w:marBottom w:val="0"/>
                  <w:divBdr>
                    <w:top w:val="none" w:sz="0" w:space="0" w:color="auto"/>
                    <w:left w:val="none" w:sz="0" w:space="0" w:color="auto"/>
                    <w:bottom w:val="none" w:sz="0" w:space="0" w:color="auto"/>
                    <w:right w:val="none" w:sz="0" w:space="0" w:color="auto"/>
                  </w:divBdr>
                </w:div>
                <w:div w:id="620259491">
                  <w:marLeft w:val="0"/>
                  <w:marRight w:val="0"/>
                  <w:marTop w:val="0"/>
                  <w:marBottom w:val="0"/>
                  <w:divBdr>
                    <w:top w:val="none" w:sz="0" w:space="0" w:color="auto"/>
                    <w:left w:val="none" w:sz="0" w:space="0" w:color="auto"/>
                    <w:bottom w:val="none" w:sz="0" w:space="0" w:color="auto"/>
                    <w:right w:val="none" w:sz="0" w:space="0" w:color="auto"/>
                  </w:divBdr>
                </w:div>
                <w:div w:id="690573602">
                  <w:marLeft w:val="0"/>
                  <w:marRight w:val="0"/>
                  <w:marTop w:val="0"/>
                  <w:marBottom w:val="0"/>
                  <w:divBdr>
                    <w:top w:val="none" w:sz="0" w:space="0" w:color="auto"/>
                    <w:left w:val="none" w:sz="0" w:space="0" w:color="auto"/>
                    <w:bottom w:val="none" w:sz="0" w:space="0" w:color="auto"/>
                    <w:right w:val="none" w:sz="0" w:space="0" w:color="auto"/>
                  </w:divBdr>
                </w:div>
                <w:div w:id="809056619">
                  <w:marLeft w:val="0"/>
                  <w:marRight w:val="0"/>
                  <w:marTop w:val="0"/>
                  <w:marBottom w:val="0"/>
                  <w:divBdr>
                    <w:top w:val="none" w:sz="0" w:space="0" w:color="auto"/>
                    <w:left w:val="none" w:sz="0" w:space="0" w:color="auto"/>
                    <w:bottom w:val="none" w:sz="0" w:space="0" w:color="auto"/>
                    <w:right w:val="none" w:sz="0" w:space="0" w:color="auto"/>
                  </w:divBdr>
                </w:div>
                <w:div w:id="1403679956">
                  <w:marLeft w:val="0"/>
                  <w:marRight w:val="0"/>
                  <w:marTop w:val="0"/>
                  <w:marBottom w:val="0"/>
                  <w:divBdr>
                    <w:top w:val="none" w:sz="0" w:space="0" w:color="auto"/>
                    <w:left w:val="none" w:sz="0" w:space="0" w:color="auto"/>
                    <w:bottom w:val="none" w:sz="0" w:space="0" w:color="auto"/>
                    <w:right w:val="none" w:sz="0" w:space="0" w:color="auto"/>
                  </w:divBdr>
                </w:div>
                <w:div w:id="1737587435">
                  <w:marLeft w:val="0"/>
                  <w:marRight w:val="0"/>
                  <w:marTop w:val="0"/>
                  <w:marBottom w:val="0"/>
                  <w:divBdr>
                    <w:top w:val="none" w:sz="0" w:space="0" w:color="auto"/>
                    <w:left w:val="none" w:sz="0" w:space="0" w:color="auto"/>
                    <w:bottom w:val="none" w:sz="0" w:space="0" w:color="auto"/>
                    <w:right w:val="none" w:sz="0" w:space="0" w:color="auto"/>
                  </w:divBdr>
                </w:div>
                <w:div w:id="1812601156">
                  <w:marLeft w:val="0"/>
                  <w:marRight w:val="0"/>
                  <w:marTop w:val="0"/>
                  <w:marBottom w:val="0"/>
                  <w:divBdr>
                    <w:top w:val="none" w:sz="0" w:space="0" w:color="auto"/>
                    <w:left w:val="none" w:sz="0" w:space="0" w:color="auto"/>
                    <w:bottom w:val="none" w:sz="0" w:space="0" w:color="auto"/>
                    <w:right w:val="none" w:sz="0" w:space="0" w:color="auto"/>
                  </w:divBdr>
                </w:div>
              </w:divsChild>
            </w:div>
            <w:div w:id="1752657200">
              <w:marLeft w:val="0"/>
              <w:marRight w:val="0"/>
              <w:marTop w:val="0"/>
              <w:marBottom w:val="0"/>
              <w:divBdr>
                <w:top w:val="none" w:sz="0" w:space="0" w:color="auto"/>
                <w:left w:val="none" w:sz="0" w:space="0" w:color="auto"/>
                <w:bottom w:val="none" w:sz="0" w:space="0" w:color="auto"/>
                <w:right w:val="none" w:sz="0" w:space="0" w:color="auto"/>
              </w:divBdr>
            </w:div>
            <w:div w:id="1753814153">
              <w:marLeft w:val="0"/>
              <w:marRight w:val="0"/>
              <w:marTop w:val="0"/>
              <w:marBottom w:val="0"/>
              <w:divBdr>
                <w:top w:val="none" w:sz="0" w:space="0" w:color="auto"/>
                <w:left w:val="none" w:sz="0" w:space="0" w:color="auto"/>
                <w:bottom w:val="none" w:sz="0" w:space="0" w:color="auto"/>
                <w:right w:val="none" w:sz="0" w:space="0" w:color="auto"/>
              </w:divBdr>
            </w:div>
            <w:div w:id="1754736614">
              <w:marLeft w:val="0"/>
              <w:marRight w:val="0"/>
              <w:marTop w:val="0"/>
              <w:marBottom w:val="0"/>
              <w:divBdr>
                <w:top w:val="none" w:sz="0" w:space="0" w:color="auto"/>
                <w:left w:val="none" w:sz="0" w:space="0" w:color="auto"/>
                <w:bottom w:val="none" w:sz="0" w:space="0" w:color="auto"/>
                <w:right w:val="none" w:sz="0" w:space="0" w:color="auto"/>
              </w:divBdr>
            </w:div>
            <w:div w:id="1755282247">
              <w:marLeft w:val="0"/>
              <w:marRight w:val="0"/>
              <w:marTop w:val="0"/>
              <w:marBottom w:val="0"/>
              <w:divBdr>
                <w:top w:val="none" w:sz="0" w:space="0" w:color="auto"/>
                <w:left w:val="none" w:sz="0" w:space="0" w:color="auto"/>
                <w:bottom w:val="none" w:sz="0" w:space="0" w:color="auto"/>
                <w:right w:val="none" w:sz="0" w:space="0" w:color="auto"/>
              </w:divBdr>
            </w:div>
            <w:div w:id="1756245779">
              <w:marLeft w:val="0"/>
              <w:marRight w:val="0"/>
              <w:marTop w:val="0"/>
              <w:marBottom w:val="0"/>
              <w:divBdr>
                <w:top w:val="none" w:sz="0" w:space="0" w:color="auto"/>
                <w:left w:val="none" w:sz="0" w:space="0" w:color="auto"/>
                <w:bottom w:val="none" w:sz="0" w:space="0" w:color="auto"/>
                <w:right w:val="none" w:sz="0" w:space="0" w:color="auto"/>
              </w:divBdr>
            </w:div>
            <w:div w:id="1758550407">
              <w:marLeft w:val="0"/>
              <w:marRight w:val="0"/>
              <w:marTop w:val="0"/>
              <w:marBottom w:val="0"/>
              <w:divBdr>
                <w:top w:val="none" w:sz="0" w:space="0" w:color="auto"/>
                <w:left w:val="none" w:sz="0" w:space="0" w:color="auto"/>
                <w:bottom w:val="none" w:sz="0" w:space="0" w:color="auto"/>
                <w:right w:val="none" w:sz="0" w:space="0" w:color="auto"/>
              </w:divBdr>
            </w:div>
            <w:div w:id="1758747553">
              <w:marLeft w:val="0"/>
              <w:marRight w:val="0"/>
              <w:marTop w:val="0"/>
              <w:marBottom w:val="0"/>
              <w:divBdr>
                <w:top w:val="none" w:sz="0" w:space="0" w:color="auto"/>
                <w:left w:val="none" w:sz="0" w:space="0" w:color="auto"/>
                <w:bottom w:val="none" w:sz="0" w:space="0" w:color="auto"/>
                <w:right w:val="none" w:sz="0" w:space="0" w:color="auto"/>
              </w:divBdr>
            </w:div>
            <w:div w:id="1758944736">
              <w:marLeft w:val="0"/>
              <w:marRight w:val="0"/>
              <w:marTop w:val="0"/>
              <w:marBottom w:val="0"/>
              <w:divBdr>
                <w:top w:val="none" w:sz="0" w:space="0" w:color="auto"/>
                <w:left w:val="none" w:sz="0" w:space="0" w:color="auto"/>
                <w:bottom w:val="none" w:sz="0" w:space="0" w:color="auto"/>
                <w:right w:val="none" w:sz="0" w:space="0" w:color="auto"/>
              </w:divBdr>
            </w:div>
            <w:div w:id="1760784655">
              <w:marLeft w:val="0"/>
              <w:marRight w:val="0"/>
              <w:marTop w:val="0"/>
              <w:marBottom w:val="0"/>
              <w:divBdr>
                <w:top w:val="none" w:sz="0" w:space="0" w:color="auto"/>
                <w:left w:val="none" w:sz="0" w:space="0" w:color="auto"/>
                <w:bottom w:val="none" w:sz="0" w:space="0" w:color="auto"/>
                <w:right w:val="none" w:sz="0" w:space="0" w:color="auto"/>
              </w:divBdr>
            </w:div>
            <w:div w:id="1761366984">
              <w:marLeft w:val="0"/>
              <w:marRight w:val="0"/>
              <w:marTop w:val="0"/>
              <w:marBottom w:val="0"/>
              <w:divBdr>
                <w:top w:val="none" w:sz="0" w:space="0" w:color="auto"/>
                <w:left w:val="none" w:sz="0" w:space="0" w:color="auto"/>
                <w:bottom w:val="none" w:sz="0" w:space="0" w:color="auto"/>
                <w:right w:val="none" w:sz="0" w:space="0" w:color="auto"/>
              </w:divBdr>
            </w:div>
            <w:div w:id="1761415426">
              <w:marLeft w:val="0"/>
              <w:marRight w:val="0"/>
              <w:marTop w:val="0"/>
              <w:marBottom w:val="0"/>
              <w:divBdr>
                <w:top w:val="none" w:sz="0" w:space="0" w:color="auto"/>
                <w:left w:val="none" w:sz="0" w:space="0" w:color="auto"/>
                <w:bottom w:val="none" w:sz="0" w:space="0" w:color="auto"/>
                <w:right w:val="none" w:sz="0" w:space="0" w:color="auto"/>
              </w:divBdr>
            </w:div>
            <w:div w:id="1762330413">
              <w:marLeft w:val="0"/>
              <w:marRight w:val="0"/>
              <w:marTop w:val="0"/>
              <w:marBottom w:val="0"/>
              <w:divBdr>
                <w:top w:val="none" w:sz="0" w:space="0" w:color="auto"/>
                <w:left w:val="none" w:sz="0" w:space="0" w:color="auto"/>
                <w:bottom w:val="none" w:sz="0" w:space="0" w:color="auto"/>
                <w:right w:val="none" w:sz="0" w:space="0" w:color="auto"/>
              </w:divBdr>
            </w:div>
            <w:div w:id="1762408782">
              <w:marLeft w:val="0"/>
              <w:marRight w:val="0"/>
              <w:marTop w:val="0"/>
              <w:marBottom w:val="0"/>
              <w:divBdr>
                <w:top w:val="none" w:sz="0" w:space="0" w:color="auto"/>
                <w:left w:val="none" w:sz="0" w:space="0" w:color="auto"/>
                <w:bottom w:val="none" w:sz="0" w:space="0" w:color="auto"/>
                <w:right w:val="none" w:sz="0" w:space="0" w:color="auto"/>
              </w:divBdr>
            </w:div>
            <w:div w:id="1763601445">
              <w:marLeft w:val="0"/>
              <w:marRight w:val="0"/>
              <w:marTop w:val="0"/>
              <w:marBottom w:val="0"/>
              <w:divBdr>
                <w:top w:val="none" w:sz="0" w:space="0" w:color="auto"/>
                <w:left w:val="none" w:sz="0" w:space="0" w:color="auto"/>
                <w:bottom w:val="none" w:sz="0" w:space="0" w:color="auto"/>
                <w:right w:val="none" w:sz="0" w:space="0" w:color="auto"/>
              </w:divBdr>
            </w:div>
            <w:div w:id="1763993264">
              <w:marLeft w:val="0"/>
              <w:marRight w:val="0"/>
              <w:marTop w:val="0"/>
              <w:marBottom w:val="0"/>
              <w:divBdr>
                <w:top w:val="none" w:sz="0" w:space="0" w:color="auto"/>
                <w:left w:val="none" w:sz="0" w:space="0" w:color="auto"/>
                <w:bottom w:val="none" w:sz="0" w:space="0" w:color="auto"/>
                <w:right w:val="none" w:sz="0" w:space="0" w:color="auto"/>
              </w:divBdr>
            </w:div>
            <w:div w:id="1765346660">
              <w:marLeft w:val="0"/>
              <w:marRight w:val="0"/>
              <w:marTop w:val="0"/>
              <w:marBottom w:val="0"/>
              <w:divBdr>
                <w:top w:val="none" w:sz="0" w:space="0" w:color="auto"/>
                <w:left w:val="none" w:sz="0" w:space="0" w:color="auto"/>
                <w:bottom w:val="none" w:sz="0" w:space="0" w:color="auto"/>
                <w:right w:val="none" w:sz="0" w:space="0" w:color="auto"/>
              </w:divBdr>
            </w:div>
            <w:div w:id="1770855071">
              <w:marLeft w:val="0"/>
              <w:marRight w:val="0"/>
              <w:marTop w:val="0"/>
              <w:marBottom w:val="0"/>
              <w:divBdr>
                <w:top w:val="none" w:sz="0" w:space="0" w:color="auto"/>
                <w:left w:val="none" w:sz="0" w:space="0" w:color="auto"/>
                <w:bottom w:val="none" w:sz="0" w:space="0" w:color="auto"/>
                <w:right w:val="none" w:sz="0" w:space="0" w:color="auto"/>
              </w:divBdr>
            </w:div>
            <w:div w:id="1771705984">
              <w:marLeft w:val="0"/>
              <w:marRight w:val="0"/>
              <w:marTop w:val="0"/>
              <w:marBottom w:val="0"/>
              <w:divBdr>
                <w:top w:val="none" w:sz="0" w:space="0" w:color="auto"/>
                <w:left w:val="none" w:sz="0" w:space="0" w:color="auto"/>
                <w:bottom w:val="none" w:sz="0" w:space="0" w:color="auto"/>
                <w:right w:val="none" w:sz="0" w:space="0" w:color="auto"/>
              </w:divBdr>
            </w:div>
            <w:div w:id="1773472690">
              <w:marLeft w:val="0"/>
              <w:marRight w:val="0"/>
              <w:marTop w:val="0"/>
              <w:marBottom w:val="0"/>
              <w:divBdr>
                <w:top w:val="none" w:sz="0" w:space="0" w:color="auto"/>
                <w:left w:val="none" w:sz="0" w:space="0" w:color="auto"/>
                <w:bottom w:val="none" w:sz="0" w:space="0" w:color="auto"/>
                <w:right w:val="none" w:sz="0" w:space="0" w:color="auto"/>
              </w:divBdr>
            </w:div>
            <w:div w:id="1773554631">
              <w:marLeft w:val="0"/>
              <w:marRight w:val="0"/>
              <w:marTop w:val="0"/>
              <w:marBottom w:val="0"/>
              <w:divBdr>
                <w:top w:val="none" w:sz="0" w:space="0" w:color="auto"/>
                <w:left w:val="none" w:sz="0" w:space="0" w:color="auto"/>
                <w:bottom w:val="none" w:sz="0" w:space="0" w:color="auto"/>
                <w:right w:val="none" w:sz="0" w:space="0" w:color="auto"/>
              </w:divBdr>
            </w:div>
            <w:div w:id="1774784516">
              <w:marLeft w:val="0"/>
              <w:marRight w:val="0"/>
              <w:marTop w:val="0"/>
              <w:marBottom w:val="0"/>
              <w:divBdr>
                <w:top w:val="none" w:sz="0" w:space="0" w:color="auto"/>
                <w:left w:val="none" w:sz="0" w:space="0" w:color="auto"/>
                <w:bottom w:val="none" w:sz="0" w:space="0" w:color="auto"/>
                <w:right w:val="none" w:sz="0" w:space="0" w:color="auto"/>
              </w:divBdr>
            </w:div>
            <w:div w:id="1775132913">
              <w:marLeft w:val="0"/>
              <w:marRight w:val="0"/>
              <w:marTop w:val="0"/>
              <w:marBottom w:val="0"/>
              <w:divBdr>
                <w:top w:val="none" w:sz="0" w:space="0" w:color="auto"/>
                <w:left w:val="none" w:sz="0" w:space="0" w:color="auto"/>
                <w:bottom w:val="none" w:sz="0" w:space="0" w:color="auto"/>
                <w:right w:val="none" w:sz="0" w:space="0" w:color="auto"/>
              </w:divBdr>
            </w:div>
            <w:div w:id="1775441522">
              <w:marLeft w:val="0"/>
              <w:marRight w:val="0"/>
              <w:marTop w:val="0"/>
              <w:marBottom w:val="0"/>
              <w:divBdr>
                <w:top w:val="none" w:sz="0" w:space="0" w:color="auto"/>
                <w:left w:val="none" w:sz="0" w:space="0" w:color="auto"/>
                <w:bottom w:val="none" w:sz="0" w:space="0" w:color="auto"/>
                <w:right w:val="none" w:sz="0" w:space="0" w:color="auto"/>
              </w:divBdr>
            </w:div>
            <w:div w:id="1775444728">
              <w:marLeft w:val="0"/>
              <w:marRight w:val="0"/>
              <w:marTop w:val="0"/>
              <w:marBottom w:val="0"/>
              <w:divBdr>
                <w:top w:val="none" w:sz="0" w:space="0" w:color="auto"/>
                <w:left w:val="none" w:sz="0" w:space="0" w:color="auto"/>
                <w:bottom w:val="none" w:sz="0" w:space="0" w:color="auto"/>
                <w:right w:val="none" w:sz="0" w:space="0" w:color="auto"/>
              </w:divBdr>
            </w:div>
            <w:div w:id="1776555842">
              <w:marLeft w:val="0"/>
              <w:marRight w:val="0"/>
              <w:marTop w:val="0"/>
              <w:marBottom w:val="0"/>
              <w:divBdr>
                <w:top w:val="none" w:sz="0" w:space="0" w:color="auto"/>
                <w:left w:val="none" w:sz="0" w:space="0" w:color="auto"/>
                <w:bottom w:val="none" w:sz="0" w:space="0" w:color="auto"/>
                <w:right w:val="none" w:sz="0" w:space="0" w:color="auto"/>
              </w:divBdr>
            </w:div>
            <w:div w:id="1776749647">
              <w:marLeft w:val="0"/>
              <w:marRight w:val="0"/>
              <w:marTop w:val="0"/>
              <w:marBottom w:val="0"/>
              <w:divBdr>
                <w:top w:val="none" w:sz="0" w:space="0" w:color="auto"/>
                <w:left w:val="none" w:sz="0" w:space="0" w:color="auto"/>
                <w:bottom w:val="none" w:sz="0" w:space="0" w:color="auto"/>
                <w:right w:val="none" w:sz="0" w:space="0" w:color="auto"/>
              </w:divBdr>
            </w:div>
            <w:div w:id="1776825865">
              <w:marLeft w:val="0"/>
              <w:marRight w:val="0"/>
              <w:marTop w:val="0"/>
              <w:marBottom w:val="0"/>
              <w:divBdr>
                <w:top w:val="none" w:sz="0" w:space="0" w:color="auto"/>
                <w:left w:val="none" w:sz="0" w:space="0" w:color="auto"/>
                <w:bottom w:val="none" w:sz="0" w:space="0" w:color="auto"/>
                <w:right w:val="none" w:sz="0" w:space="0" w:color="auto"/>
              </w:divBdr>
            </w:div>
            <w:div w:id="1777287163">
              <w:marLeft w:val="0"/>
              <w:marRight w:val="0"/>
              <w:marTop w:val="0"/>
              <w:marBottom w:val="0"/>
              <w:divBdr>
                <w:top w:val="none" w:sz="0" w:space="0" w:color="auto"/>
                <w:left w:val="none" w:sz="0" w:space="0" w:color="auto"/>
                <w:bottom w:val="none" w:sz="0" w:space="0" w:color="auto"/>
                <w:right w:val="none" w:sz="0" w:space="0" w:color="auto"/>
              </w:divBdr>
            </w:div>
            <w:div w:id="1779643894">
              <w:marLeft w:val="0"/>
              <w:marRight w:val="0"/>
              <w:marTop w:val="0"/>
              <w:marBottom w:val="0"/>
              <w:divBdr>
                <w:top w:val="none" w:sz="0" w:space="0" w:color="auto"/>
                <w:left w:val="none" w:sz="0" w:space="0" w:color="auto"/>
                <w:bottom w:val="none" w:sz="0" w:space="0" w:color="auto"/>
                <w:right w:val="none" w:sz="0" w:space="0" w:color="auto"/>
              </w:divBdr>
            </w:div>
            <w:div w:id="1782719954">
              <w:marLeft w:val="0"/>
              <w:marRight w:val="0"/>
              <w:marTop w:val="0"/>
              <w:marBottom w:val="0"/>
              <w:divBdr>
                <w:top w:val="none" w:sz="0" w:space="0" w:color="auto"/>
                <w:left w:val="none" w:sz="0" w:space="0" w:color="auto"/>
                <w:bottom w:val="none" w:sz="0" w:space="0" w:color="auto"/>
                <w:right w:val="none" w:sz="0" w:space="0" w:color="auto"/>
              </w:divBdr>
            </w:div>
            <w:div w:id="1782801234">
              <w:marLeft w:val="0"/>
              <w:marRight w:val="0"/>
              <w:marTop w:val="0"/>
              <w:marBottom w:val="0"/>
              <w:divBdr>
                <w:top w:val="none" w:sz="0" w:space="0" w:color="auto"/>
                <w:left w:val="none" w:sz="0" w:space="0" w:color="auto"/>
                <w:bottom w:val="none" w:sz="0" w:space="0" w:color="auto"/>
                <w:right w:val="none" w:sz="0" w:space="0" w:color="auto"/>
              </w:divBdr>
            </w:div>
            <w:div w:id="1784424371">
              <w:marLeft w:val="0"/>
              <w:marRight w:val="0"/>
              <w:marTop w:val="0"/>
              <w:marBottom w:val="0"/>
              <w:divBdr>
                <w:top w:val="none" w:sz="0" w:space="0" w:color="auto"/>
                <w:left w:val="none" w:sz="0" w:space="0" w:color="auto"/>
                <w:bottom w:val="none" w:sz="0" w:space="0" w:color="auto"/>
                <w:right w:val="none" w:sz="0" w:space="0" w:color="auto"/>
              </w:divBdr>
            </w:div>
            <w:div w:id="1785617671">
              <w:marLeft w:val="0"/>
              <w:marRight w:val="0"/>
              <w:marTop w:val="0"/>
              <w:marBottom w:val="0"/>
              <w:divBdr>
                <w:top w:val="none" w:sz="0" w:space="0" w:color="auto"/>
                <w:left w:val="none" w:sz="0" w:space="0" w:color="auto"/>
                <w:bottom w:val="none" w:sz="0" w:space="0" w:color="auto"/>
                <w:right w:val="none" w:sz="0" w:space="0" w:color="auto"/>
              </w:divBdr>
            </w:div>
            <w:div w:id="1788039996">
              <w:marLeft w:val="0"/>
              <w:marRight w:val="0"/>
              <w:marTop w:val="0"/>
              <w:marBottom w:val="0"/>
              <w:divBdr>
                <w:top w:val="none" w:sz="0" w:space="0" w:color="auto"/>
                <w:left w:val="none" w:sz="0" w:space="0" w:color="auto"/>
                <w:bottom w:val="none" w:sz="0" w:space="0" w:color="auto"/>
                <w:right w:val="none" w:sz="0" w:space="0" w:color="auto"/>
              </w:divBdr>
            </w:div>
            <w:div w:id="1791169409">
              <w:marLeft w:val="0"/>
              <w:marRight w:val="0"/>
              <w:marTop w:val="0"/>
              <w:marBottom w:val="0"/>
              <w:divBdr>
                <w:top w:val="none" w:sz="0" w:space="0" w:color="auto"/>
                <w:left w:val="none" w:sz="0" w:space="0" w:color="auto"/>
                <w:bottom w:val="none" w:sz="0" w:space="0" w:color="auto"/>
                <w:right w:val="none" w:sz="0" w:space="0" w:color="auto"/>
              </w:divBdr>
            </w:div>
            <w:div w:id="1791242179">
              <w:marLeft w:val="0"/>
              <w:marRight w:val="0"/>
              <w:marTop w:val="360"/>
              <w:marBottom w:val="0"/>
              <w:divBdr>
                <w:top w:val="single" w:sz="6" w:space="0" w:color="auto"/>
                <w:left w:val="single" w:sz="6" w:space="0" w:color="auto"/>
                <w:bottom w:val="single" w:sz="6" w:space="0" w:color="auto"/>
                <w:right w:val="single" w:sz="6" w:space="0" w:color="auto"/>
              </w:divBdr>
            </w:div>
            <w:div w:id="1791318719">
              <w:marLeft w:val="0"/>
              <w:marRight w:val="0"/>
              <w:marTop w:val="360"/>
              <w:marBottom w:val="0"/>
              <w:divBdr>
                <w:top w:val="single" w:sz="6" w:space="0" w:color="auto"/>
                <w:left w:val="single" w:sz="6" w:space="0" w:color="auto"/>
                <w:bottom w:val="single" w:sz="6" w:space="0" w:color="auto"/>
                <w:right w:val="single" w:sz="6" w:space="0" w:color="auto"/>
              </w:divBdr>
            </w:div>
            <w:div w:id="1791439510">
              <w:marLeft w:val="0"/>
              <w:marRight w:val="0"/>
              <w:marTop w:val="0"/>
              <w:marBottom w:val="0"/>
              <w:divBdr>
                <w:top w:val="none" w:sz="0" w:space="0" w:color="auto"/>
                <w:left w:val="none" w:sz="0" w:space="0" w:color="auto"/>
                <w:bottom w:val="none" w:sz="0" w:space="0" w:color="auto"/>
                <w:right w:val="none" w:sz="0" w:space="0" w:color="auto"/>
              </w:divBdr>
            </w:div>
            <w:div w:id="1792944017">
              <w:marLeft w:val="0"/>
              <w:marRight w:val="0"/>
              <w:marTop w:val="0"/>
              <w:marBottom w:val="0"/>
              <w:divBdr>
                <w:top w:val="none" w:sz="0" w:space="0" w:color="auto"/>
                <w:left w:val="none" w:sz="0" w:space="0" w:color="auto"/>
                <w:bottom w:val="none" w:sz="0" w:space="0" w:color="auto"/>
                <w:right w:val="none" w:sz="0" w:space="0" w:color="auto"/>
              </w:divBdr>
            </w:div>
            <w:div w:id="1794061272">
              <w:marLeft w:val="0"/>
              <w:marRight w:val="0"/>
              <w:marTop w:val="0"/>
              <w:marBottom w:val="0"/>
              <w:divBdr>
                <w:top w:val="none" w:sz="0" w:space="0" w:color="auto"/>
                <w:left w:val="none" w:sz="0" w:space="0" w:color="auto"/>
                <w:bottom w:val="none" w:sz="0" w:space="0" w:color="auto"/>
                <w:right w:val="none" w:sz="0" w:space="0" w:color="auto"/>
              </w:divBdr>
            </w:div>
            <w:div w:id="1795245663">
              <w:marLeft w:val="0"/>
              <w:marRight w:val="0"/>
              <w:marTop w:val="0"/>
              <w:marBottom w:val="0"/>
              <w:divBdr>
                <w:top w:val="none" w:sz="0" w:space="0" w:color="auto"/>
                <w:left w:val="none" w:sz="0" w:space="0" w:color="auto"/>
                <w:bottom w:val="none" w:sz="0" w:space="0" w:color="auto"/>
                <w:right w:val="none" w:sz="0" w:space="0" w:color="auto"/>
              </w:divBdr>
            </w:div>
            <w:div w:id="1796366440">
              <w:marLeft w:val="0"/>
              <w:marRight w:val="0"/>
              <w:marTop w:val="0"/>
              <w:marBottom w:val="0"/>
              <w:divBdr>
                <w:top w:val="none" w:sz="0" w:space="0" w:color="auto"/>
                <w:left w:val="none" w:sz="0" w:space="0" w:color="auto"/>
                <w:bottom w:val="none" w:sz="0" w:space="0" w:color="auto"/>
                <w:right w:val="none" w:sz="0" w:space="0" w:color="auto"/>
              </w:divBdr>
            </w:div>
            <w:div w:id="1797527952">
              <w:marLeft w:val="0"/>
              <w:marRight w:val="0"/>
              <w:marTop w:val="0"/>
              <w:marBottom w:val="0"/>
              <w:divBdr>
                <w:top w:val="none" w:sz="0" w:space="0" w:color="auto"/>
                <w:left w:val="none" w:sz="0" w:space="0" w:color="auto"/>
                <w:bottom w:val="none" w:sz="0" w:space="0" w:color="auto"/>
                <w:right w:val="none" w:sz="0" w:space="0" w:color="auto"/>
              </w:divBdr>
            </w:div>
            <w:div w:id="1801145950">
              <w:marLeft w:val="0"/>
              <w:marRight w:val="0"/>
              <w:marTop w:val="0"/>
              <w:marBottom w:val="0"/>
              <w:divBdr>
                <w:top w:val="none" w:sz="0" w:space="0" w:color="auto"/>
                <w:left w:val="none" w:sz="0" w:space="0" w:color="auto"/>
                <w:bottom w:val="none" w:sz="0" w:space="0" w:color="auto"/>
                <w:right w:val="none" w:sz="0" w:space="0" w:color="auto"/>
              </w:divBdr>
            </w:div>
            <w:div w:id="1801530250">
              <w:marLeft w:val="0"/>
              <w:marRight w:val="0"/>
              <w:marTop w:val="0"/>
              <w:marBottom w:val="0"/>
              <w:divBdr>
                <w:top w:val="none" w:sz="0" w:space="0" w:color="auto"/>
                <w:left w:val="none" w:sz="0" w:space="0" w:color="auto"/>
                <w:bottom w:val="none" w:sz="0" w:space="0" w:color="auto"/>
                <w:right w:val="none" w:sz="0" w:space="0" w:color="auto"/>
              </w:divBdr>
            </w:div>
            <w:div w:id="1801654626">
              <w:marLeft w:val="0"/>
              <w:marRight w:val="0"/>
              <w:marTop w:val="0"/>
              <w:marBottom w:val="0"/>
              <w:divBdr>
                <w:top w:val="none" w:sz="0" w:space="0" w:color="auto"/>
                <w:left w:val="none" w:sz="0" w:space="0" w:color="auto"/>
                <w:bottom w:val="none" w:sz="0" w:space="0" w:color="auto"/>
                <w:right w:val="none" w:sz="0" w:space="0" w:color="auto"/>
              </w:divBdr>
            </w:div>
            <w:div w:id="1805081213">
              <w:marLeft w:val="0"/>
              <w:marRight w:val="0"/>
              <w:marTop w:val="0"/>
              <w:marBottom w:val="0"/>
              <w:divBdr>
                <w:top w:val="none" w:sz="0" w:space="0" w:color="auto"/>
                <w:left w:val="none" w:sz="0" w:space="0" w:color="auto"/>
                <w:bottom w:val="none" w:sz="0" w:space="0" w:color="auto"/>
                <w:right w:val="none" w:sz="0" w:space="0" w:color="auto"/>
              </w:divBdr>
            </w:div>
            <w:div w:id="1807232708">
              <w:marLeft w:val="0"/>
              <w:marRight w:val="0"/>
              <w:marTop w:val="0"/>
              <w:marBottom w:val="0"/>
              <w:divBdr>
                <w:top w:val="none" w:sz="0" w:space="0" w:color="auto"/>
                <w:left w:val="none" w:sz="0" w:space="0" w:color="auto"/>
                <w:bottom w:val="none" w:sz="0" w:space="0" w:color="auto"/>
                <w:right w:val="none" w:sz="0" w:space="0" w:color="auto"/>
              </w:divBdr>
            </w:div>
            <w:div w:id="1808624250">
              <w:marLeft w:val="0"/>
              <w:marRight w:val="0"/>
              <w:marTop w:val="0"/>
              <w:marBottom w:val="0"/>
              <w:divBdr>
                <w:top w:val="none" w:sz="0" w:space="0" w:color="auto"/>
                <w:left w:val="none" w:sz="0" w:space="0" w:color="auto"/>
                <w:bottom w:val="none" w:sz="0" w:space="0" w:color="auto"/>
                <w:right w:val="none" w:sz="0" w:space="0" w:color="auto"/>
              </w:divBdr>
            </w:div>
            <w:div w:id="1809056618">
              <w:marLeft w:val="0"/>
              <w:marRight w:val="0"/>
              <w:marTop w:val="0"/>
              <w:marBottom w:val="0"/>
              <w:divBdr>
                <w:top w:val="none" w:sz="0" w:space="0" w:color="auto"/>
                <w:left w:val="none" w:sz="0" w:space="0" w:color="auto"/>
                <w:bottom w:val="none" w:sz="0" w:space="0" w:color="auto"/>
                <w:right w:val="none" w:sz="0" w:space="0" w:color="auto"/>
              </w:divBdr>
            </w:div>
            <w:div w:id="1809592800">
              <w:marLeft w:val="0"/>
              <w:marRight w:val="0"/>
              <w:marTop w:val="0"/>
              <w:marBottom w:val="0"/>
              <w:divBdr>
                <w:top w:val="none" w:sz="0" w:space="0" w:color="auto"/>
                <w:left w:val="none" w:sz="0" w:space="0" w:color="auto"/>
                <w:bottom w:val="none" w:sz="0" w:space="0" w:color="auto"/>
                <w:right w:val="none" w:sz="0" w:space="0" w:color="auto"/>
              </w:divBdr>
            </w:div>
            <w:div w:id="1812206917">
              <w:marLeft w:val="0"/>
              <w:marRight w:val="0"/>
              <w:marTop w:val="0"/>
              <w:marBottom w:val="0"/>
              <w:divBdr>
                <w:top w:val="none" w:sz="0" w:space="0" w:color="auto"/>
                <w:left w:val="none" w:sz="0" w:space="0" w:color="auto"/>
                <w:bottom w:val="none" w:sz="0" w:space="0" w:color="auto"/>
                <w:right w:val="none" w:sz="0" w:space="0" w:color="auto"/>
              </w:divBdr>
            </w:div>
            <w:div w:id="1814712169">
              <w:marLeft w:val="0"/>
              <w:marRight w:val="0"/>
              <w:marTop w:val="0"/>
              <w:marBottom w:val="0"/>
              <w:divBdr>
                <w:top w:val="none" w:sz="0" w:space="0" w:color="auto"/>
                <w:left w:val="none" w:sz="0" w:space="0" w:color="auto"/>
                <w:bottom w:val="none" w:sz="0" w:space="0" w:color="auto"/>
                <w:right w:val="none" w:sz="0" w:space="0" w:color="auto"/>
              </w:divBdr>
            </w:div>
            <w:div w:id="1815172390">
              <w:marLeft w:val="0"/>
              <w:marRight w:val="0"/>
              <w:marTop w:val="0"/>
              <w:marBottom w:val="0"/>
              <w:divBdr>
                <w:top w:val="none" w:sz="0" w:space="0" w:color="auto"/>
                <w:left w:val="none" w:sz="0" w:space="0" w:color="auto"/>
                <w:bottom w:val="none" w:sz="0" w:space="0" w:color="auto"/>
                <w:right w:val="none" w:sz="0" w:space="0" w:color="auto"/>
              </w:divBdr>
            </w:div>
            <w:div w:id="1816413610">
              <w:marLeft w:val="0"/>
              <w:marRight w:val="0"/>
              <w:marTop w:val="0"/>
              <w:marBottom w:val="0"/>
              <w:divBdr>
                <w:top w:val="none" w:sz="0" w:space="0" w:color="auto"/>
                <w:left w:val="none" w:sz="0" w:space="0" w:color="auto"/>
                <w:bottom w:val="none" w:sz="0" w:space="0" w:color="auto"/>
                <w:right w:val="none" w:sz="0" w:space="0" w:color="auto"/>
              </w:divBdr>
            </w:div>
            <w:div w:id="1816415798">
              <w:marLeft w:val="0"/>
              <w:marRight w:val="0"/>
              <w:marTop w:val="0"/>
              <w:marBottom w:val="0"/>
              <w:divBdr>
                <w:top w:val="none" w:sz="0" w:space="0" w:color="auto"/>
                <w:left w:val="none" w:sz="0" w:space="0" w:color="auto"/>
                <w:bottom w:val="none" w:sz="0" w:space="0" w:color="auto"/>
                <w:right w:val="none" w:sz="0" w:space="0" w:color="auto"/>
              </w:divBdr>
            </w:div>
            <w:div w:id="1818839237">
              <w:marLeft w:val="0"/>
              <w:marRight w:val="0"/>
              <w:marTop w:val="0"/>
              <w:marBottom w:val="0"/>
              <w:divBdr>
                <w:top w:val="none" w:sz="0" w:space="0" w:color="auto"/>
                <w:left w:val="none" w:sz="0" w:space="0" w:color="auto"/>
                <w:bottom w:val="none" w:sz="0" w:space="0" w:color="auto"/>
                <w:right w:val="none" w:sz="0" w:space="0" w:color="auto"/>
              </w:divBdr>
            </w:div>
            <w:div w:id="1819027385">
              <w:marLeft w:val="0"/>
              <w:marRight w:val="0"/>
              <w:marTop w:val="0"/>
              <w:marBottom w:val="0"/>
              <w:divBdr>
                <w:top w:val="none" w:sz="0" w:space="0" w:color="auto"/>
                <w:left w:val="none" w:sz="0" w:space="0" w:color="auto"/>
                <w:bottom w:val="none" w:sz="0" w:space="0" w:color="auto"/>
                <w:right w:val="none" w:sz="0" w:space="0" w:color="auto"/>
              </w:divBdr>
            </w:div>
            <w:div w:id="1819836103">
              <w:marLeft w:val="0"/>
              <w:marRight w:val="0"/>
              <w:marTop w:val="0"/>
              <w:marBottom w:val="0"/>
              <w:divBdr>
                <w:top w:val="none" w:sz="0" w:space="0" w:color="auto"/>
                <w:left w:val="none" w:sz="0" w:space="0" w:color="auto"/>
                <w:bottom w:val="none" w:sz="0" w:space="0" w:color="auto"/>
                <w:right w:val="none" w:sz="0" w:space="0" w:color="auto"/>
              </w:divBdr>
            </w:div>
            <w:div w:id="1820731476">
              <w:marLeft w:val="0"/>
              <w:marRight w:val="0"/>
              <w:marTop w:val="0"/>
              <w:marBottom w:val="0"/>
              <w:divBdr>
                <w:top w:val="none" w:sz="0" w:space="0" w:color="auto"/>
                <w:left w:val="none" w:sz="0" w:space="0" w:color="auto"/>
                <w:bottom w:val="none" w:sz="0" w:space="0" w:color="auto"/>
                <w:right w:val="none" w:sz="0" w:space="0" w:color="auto"/>
              </w:divBdr>
            </w:div>
            <w:div w:id="1823694234">
              <w:marLeft w:val="0"/>
              <w:marRight w:val="0"/>
              <w:marTop w:val="0"/>
              <w:marBottom w:val="0"/>
              <w:divBdr>
                <w:top w:val="none" w:sz="0" w:space="0" w:color="auto"/>
                <w:left w:val="none" w:sz="0" w:space="0" w:color="auto"/>
                <w:bottom w:val="none" w:sz="0" w:space="0" w:color="auto"/>
                <w:right w:val="none" w:sz="0" w:space="0" w:color="auto"/>
              </w:divBdr>
            </w:div>
            <w:div w:id="1827472989">
              <w:marLeft w:val="0"/>
              <w:marRight w:val="0"/>
              <w:marTop w:val="0"/>
              <w:marBottom w:val="0"/>
              <w:divBdr>
                <w:top w:val="none" w:sz="0" w:space="0" w:color="auto"/>
                <w:left w:val="none" w:sz="0" w:space="0" w:color="auto"/>
                <w:bottom w:val="none" w:sz="0" w:space="0" w:color="auto"/>
                <w:right w:val="none" w:sz="0" w:space="0" w:color="auto"/>
              </w:divBdr>
            </w:div>
            <w:div w:id="1827553154">
              <w:marLeft w:val="0"/>
              <w:marRight w:val="0"/>
              <w:marTop w:val="360"/>
              <w:marBottom w:val="0"/>
              <w:divBdr>
                <w:top w:val="single" w:sz="6" w:space="0" w:color="auto"/>
                <w:left w:val="single" w:sz="6" w:space="0" w:color="auto"/>
                <w:bottom w:val="single" w:sz="6" w:space="0" w:color="auto"/>
                <w:right w:val="single" w:sz="6" w:space="0" w:color="auto"/>
              </w:divBdr>
            </w:div>
            <w:div w:id="1831750477">
              <w:marLeft w:val="0"/>
              <w:marRight w:val="0"/>
              <w:marTop w:val="0"/>
              <w:marBottom w:val="0"/>
              <w:divBdr>
                <w:top w:val="none" w:sz="0" w:space="0" w:color="auto"/>
                <w:left w:val="none" w:sz="0" w:space="0" w:color="auto"/>
                <w:bottom w:val="none" w:sz="0" w:space="0" w:color="auto"/>
                <w:right w:val="none" w:sz="0" w:space="0" w:color="auto"/>
              </w:divBdr>
            </w:div>
            <w:div w:id="1831828735">
              <w:marLeft w:val="0"/>
              <w:marRight w:val="0"/>
              <w:marTop w:val="0"/>
              <w:marBottom w:val="0"/>
              <w:divBdr>
                <w:top w:val="none" w:sz="0" w:space="0" w:color="auto"/>
                <w:left w:val="none" w:sz="0" w:space="0" w:color="auto"/>
                <w:bottom w:val="none" w:sz="0" w:space="0" w:color="auto"/>
                <w:right w:val="none" w:sz="0" w:space="0" w:color="auto"/>
              </w:divBdr>
            </w:div>
            <w:div w:id="1838226032">
              <w:marLeft w:val="0"/>
              <w:marRight w:val="0"/>
              <w:marTop w:val="0"/>
              <w:marBottom w:val="0"/>
              <w:divBdr>
                <w:top w:val="none" w:sz="0" w:space="0" w:color="auto"/>
                <w:left w:val="none" w:sz="0" w:space="0" w:color="auto"/>
                <w:bottom w:val="none" w:sz="0" w:space="0" w:color="auto"/>
                <w:right w:val="none" w:sz="0" w:space="0" w:color="auto"/>
              </w:divBdr>
            </w:div>
            <w:div w:id="1838765256">
              <w:marLeft w:val="0"/>
              <w:marRight w:val="0"/>
              <w:marTop w:val="0"/>
              <w:marBottom w:val="0"/>
              <w:divBdr>
                <w:top w:val="none" w:sz="0" w:space="0" w:color="auto"/>
                <w:left w:val="none" w:sz="0" w:space="0" w:color="auto"/>
                <w:bottom w:val="none" w:sz="0" w:space="0" w:color="auto"/>
                <w:right w:val="none" w:sz="0" w:space="0" w:color="auto"/>
              </w:divBdr>
            </w:div>
            <w:div w:id="1841238316">
              <w:marLeft w:val="0"/>
              <w:marRight w:val="0"/>
              <w:marTop w:val="0"/>
              <w:marBottom w:val="0"/>
              <w:divBdr>
                <w:top w:val="none" w:sz="0" w:space="0" w:color="auto"/>
                <w:left w:val="none" w:sz="0" w:space="0" w:color="auto"/>
                <w:bottom w:val="none" w:sz="0" w:space="0" w:color="auto"/>
                <w:right w:val="none" w:sz="0" w:space="0" w:color="auto"/>
              </w:divBdr>
            </w:div>
            <w:div w:id="1841578918">
              <w:marLeft w:val="0"/>
              <w:marRight w:val="0"/>
              <w:marTop w:val="0"/>
              <w:marBottom w:val="0"/>
              <w:divBdr>
                <w:top w:val="none" w:sz="0" w:space="0" w:color="auto"/>
                <w:left w:val="none" w:sz="0" w:space="0" w:color="auto"/>
                <w:bottom w:val="none" w:sz="0" w:space="0" w:color="auto"/>
                <w:right w:val="none" w:sz="0" w:space="0" w:color="auto"/>
              </w:divBdr>
            </w:div>
            <w:div w:id="1841655124">
              <w:marLeft w:val="0"/>
              <w:marRight w:val="0"/>
              <w:marTop w:val="0"/>
              <w:marBottom w:val="0"/>
              <w:divBdr>
                <w:top w:val="none" w:sz="0" w:space="0" w:color="auto"/>
                <w:left w:val="none" w:sz="0" w:space="0" w:color="auto"/>
                <w:bottom w:val="none" w:sz="0" w:space="0" w:color="auto"/>
                <w:right w:val="none" w:sz="0" w:space="0" w:color="auto"/>
              </w:divBdr>
            </w:div>
            <w:div w:id="1841699061">
              <w:marLeft w:val="0"/>
              <w:marRight w:val="0"/>
              <w:marTop w:val="0"/>
              <w:marBottom w:val="0"/>
              <w:divBdr>
                <w:top w:val="none" w:sz="0" w:space="0" w:color="auto"/>
                <w:left w:val="none" w:sz="0" w:space="0" w:color="auto"/>
                <w:bottom w:val="none" w:sz="0" w:space="0" w:color="auto"/>
                <w:right w:val="none" w:sz="0" w:space="0" w:color="auto"/>
              </w:divBdr>
            </w:div>
            <w:div w:id="1845123101">
              <w:marLeft w:val="0"/>
              <w:marRight w:val="0"/>
              <w:marTop w:val="0"/>
              <w:marBottom w:val="0"/>
              <w:divBdr>
                <w:top w:val="none" w:sz="0" w:space="0" w:color="auto"/>
                <w:left w:val="none" w:sz="0" w:space="0" w:color="auto"/>
                <w:bottom w:val="none" w:sz="0" w:space="0" w:color="auto"/>
                <w:right w:val="none" w:sz="0" w:space="0" w:color="auto"/>
              </w:divBdr>
            </w:div>
            <w:div w:id="1845195423">
              <w:marLeft w:val="0"/>
              <w:marRight w:val="0"/>
              <w:marTop w:val="0"/>
              <w:marBottom w:val="0"/>
              <w:divBdr>
                <w:top w:val="none" w:sz="0" w:space="0" w:color="auto"/>
                <w:left w:val="none" w:sz="0" w:space="0" w:color="auto"/>
                <w:bottom w:val="none" w:sz="0" w:space="0" w:color="auto"/>
                <w:right w:val="none" w:sz="0" w:space="0" w:color="auto"/>
              </w:divBdr>
            </w:div>
            <w:div w:id="1845897244">
              <w:marLeft w:val="0"/>
              <w:marRight w:val="0"/>
              <w:marTop w:val="0"/>
              <w:marBottom w:val="0"/>
              <w:divBdr>
                <w:top w:val="none" w:sz="0" w:space="0" w:color="auto"/>
                <w:left w:val="none" w:sz="0" w:space="0" w:color="auto"/>
                <w:bottom w:val="none" w:sz="0" w:space="0" w:color="auto"/>
                <w:right w:val="none" w:sz="0" w:space="0" w:color="auto"/>
              </w:divBdr>
            </w:div>
            <w:div w:id="1847862852">
              <w:marLeft w:val="0"/>
              <w:marRight w:val="0"/>
              <w:marTop w:val="0"/>
              <w:marBottom w:val="0"/>
              <w:divBdr>
                <w:top w:val="none" w:sz="0" w:space="0" w:color="auto"/>
                <w:left w:val="none" w:sz="0" w:space="0" w:color="auto"/>
                <w:bottom w:val="none" w:sz="0" w:space="0" w:color="auto"/>
                <w:right w:val="none" w:sz="0" w:space="0" w:color="auto"/>
              </w:divBdr>
            </w:div>
            <w:div w:id="1848253617">
              <w:marLeft w:val="0"/>
              <w:marRight w:val="0"/>
              <w:marTop w:val="0"/>
              <w:marBottom w:val="0"/>
              <w:divBdr>
                <w:top w:val="none" w:sz="0" w:space="0" w:color="auto"/>
                <w:left w:val="none" w:sz="0" w:space="0" w:color="auto"/>
                <w:bottom w:val="none" w:sz="0" w:space="0" w:color="auto"/>
                <w:right w:val="none" w:sz="0" w:space="0" w:color="auto"/>
              </w:divBdr>
              <w:divsChild>
                <w:div w:id="348220153">
                  <w:marLeft w:val="0"/>
                  <w:marRight w:val="0"/>
                  <w:marTop w:val="0"/>
                  <w:marBottom w:val="0"/>
                  <w:divBdr>
                    <w:top w:val="none" w:sz="0" w:space="0" w:color="auto"/>
                    <w:left w:val="none" w:sz="0" w:space="0" w:color="auto"/>
                    <w:bottom w:val="none" w:sz="0" w:space="0" w:color="auto"/>
                    <w:right w:val="none" w:sz="0" w:space="0" w:color="auto"/>
                  </w:divBdr>
                </w:div>
                <w:div w:id="1608848623">
                  <w:marLeft w:val="0"/>
                  <w:marRight w:val="0"/>
                  <w:marTop w:val="0"/>
                  <w:marBottom w:val="0"/>
                  <w:divBdr>
                    <w:top w:val="none" w:sz="0" w:space="0" w:color="auto"/>
                    <w:left w:val="none" w:sz="0" w:space="0" w:color="auto"/>
                    <w:bottom w:val="none" w:sz="0" w:space="0" w:color="auto"/>
                    <w:right w:val="none" w:sz="0" w:space="0" w:color="auto"/>
                  </w:divBdr>
                </w:div>
                <w:div w:id="2063288065">
                  <w:marLeft w:val="0"/>
                  <w:marRight w:val="0"/>
                  <w:marTop w:val="0"/>
                  <w:marBottom w:val="0"/>
                  <w:divBdr>
                    <w:top w:val="none" w:sz="0" w:space="0" w:color="auto"/>
                    <w:left w:val="none" w:sz="0" w:space="0" w:color="auto"/>
                    <w:bottom w:val="none" w:sz="0" w:space="0" w:color="auto"/>
                    <w:right w:val="none" w:sz="0" w:space="0" w:color="auto"/>
                  </w:divBdr>
                </w:div>
                <w:div w:id="2091929431">
                  <w:marLeft w:val="0"/>
                  <w:marRight w:val="0"/>
                  <w:marTop w:val="0"/>
                  <w:marBottom w:val="0"/>
                  <w:divBdr>
                    <w:top w:val="none" w:sz="0" w:space="0" w:color="auto"/>
                    <w:left w:val="none" w:sz="0" w:space="0" w:color="auto"/>
                    <w:bottom w:val="none" w:sz="0" w:space="0" w:color="auto"/>
                    <w:right w:val="none" w:sz="0" w:space="0" w:color="auto"/>
                  </w:divBdr>
                </w:div>
              </w:divsChild>
            </w:div>
            <w:div w:id="1848321333">
              <w:marLeft w:val="0"/>
              <w:marRight w:val="0"/>
              <w:marTop w:val="0"/>
              <w:marBottom w:val="0"/>
              <w:divBdr>
                <w:top w:val="none" w:sz="0" w:space="0" w:color="auto"/>
                <w:left w:val="none" w:sz="0" w:space="0" w:color="auto"/>
                <w:bottom w:val="none" w:sz="0" w:space="0" w:color="auto"/>
                <w:right w:val="none" w:sz="0" w:space="0" w:color="auto"/>
              </w:divBdr>
            </w:div>
            <w:div w:id="1849060859">
              <w:marLeft w:val="0"/>
              <w:marRight w:val="0"/>
              <w:marTop w:val="0"/>
              <w:marBottom w:val="0"/>
              <w:divBdr>
                <w:top w:val="none" w:sz="0" w:space="0" w:color="auto"/>
                <w:left w:val="none" w:sz="0" w:space="0" w:color="auto"/>
                <w:bottom w:val="none" w:sz="0" w:space="0" w:color="auto"/>
                <w:right w:val="none" w:sz="0" w:space="0" w:color="auto"/>
              </w:divBdr>
            </w:div>
            <w:div w:id="1849516181">
              <w:marLeft w:val="0"/>
              <w:marRight w:val="0"/>
              <w:marTop w:val="0"/>
              <w:marBottom w:val="0"/>
              <w:divBdr>
                <w:top w:val="none" w:sz="0" w:space="0" w:color="auto"/>
                <w:left w:val="none" w:sz="0" w:space="0" w:color="auto"/>
                <w:bottom w:val="none" w:sz="0" w:space="0" w:color="auto"/>
                <w:right w:val="none" w:sz="0" w:space="0" w:color="auto"/>
              </w:divBdr>
            </w:div>
            <w:div w:id="1849562381">
              <w:marLeft w:val="0"/>
              <w:marRight w:val="0"/>
              <w:marTop w:val="0"/>
              <w:marBottom w:val="0"/>
              <w:divBdr>
                <w:top w:val="none" w:sz="0" w:space="0" w:color="auto"/>
                <w:left w:val="none" w:sz="0" w:space="0" w:color="auto"/>
                <w:bottom w:val="none" w:sz="0" w:space="0" w:color="auto"/>
                <w:right w:val="none" w:sz="0" w:space="0" w:color="auto"/>
              </w:divBdr>
            </w:div>
            <w:div w:id="1850758396">
              <w:marLeft w:val="0"/>
              <w:marRight w:val="0"/>
              <w:marTop w:val="0"/>
              <w:marBottom w:val="0"/>
              <w:divBdr>
                <w:top w:val="none" w:sz="0" w:space="0" w:color="auto"/>
                <w:left w:val="none" w:sz="0" w:space="0" w:color="auto"/>
                <w:bottom w:val="none" w:sz="0" w:space="0" w:color="auto"/>
                <w:right w:val="none" w:sz="0" w:space="0" w:color="auto"/>
              </w:divBdr>
            </w:div>
            <w:div w:id="1851408637">
              <w:marLeft w:val="0"/>
              <w:marRight w:val="0"/>
              <w:marTop w:val="0"/>
              <w:marBottom w:val="0"/>
              <w:divBdr>
                <w:top w:val="none" w:sz="0" w:space="0" w:color="auto"/>
                <w:left w:val="none" w:sz="0" w:space="0" w:color="auto"/>
                <w:bottom w:val="none" w:sz="0" w:space="0" w:color="auto"/>
                <w:right w:val="none" w:sz="0" w:space="0" w:color="auto"/>
              </w:divBdr>
            </w:div>
            <w:div w:id="1852331554">
              <w:marLeft w:val="0"/>
              <w:marRight w:val="0"/>
              <w:marTop w:val="0"/>
              <w:marBottom w:val="0"/>
              <w:divBdr>
                <w:top w:val="none" w:sz="0" w:space="0" w:color="auto"/>
                <w:left w:val="none" w:sz="0" w:space="0" w:color="auto"/>
                <w:bottom w:val="none" w:sz="0" w:space="0" w:color="auto"/>
                <w:right w:val="none" w:sz="0" w:space="0" w:color="auto"/>
              </w:divBdr>
            </w:div>
            <w:div w:id="1855609712">
              <w:marLeft w:val="0"/>
              <w:marRight w:val="0"/>
              <w:marTop w:val="0"/>
              <w:marBottom w:val="0"/>
              <w:divBdr>
                <w:top w:val="none" w:sz="0" w:space="0" w:color="auto"/>
                <w:left w:val="none" w:sz="0" w:space="0" w:color="auto"/>
                <w:bottom w:val="none" w:sz="0" w:space="0" w:color="auto"/>
                <w:right w:val="none" w:sz="0" w:space="0" w:color="auto"/>
              </w:divBdr>
            </w:div>
            <w:div w:id="1856456244">
              <w:marLeft w:val="0"/>
              <w:marRight w:val="0"/>
              <w:marTop w:val="0"/>
              <w:marBottom w:val="0"/>
              <w:divBdr>
                <w:top w:val="none" w:sz="0" w:space="0" w:color="auto"/>
                <w:left w:val="none" w:sz="0" w:space="0" w:color="auto"/>
                <w:bottom w:val="none" w:sz="0" w:space="0" w:color="auto"/>
                <w:right w:val="none" w:sz="0" w:space="0" w:color="auto"/>
              </w:divBdr>
            </w:div>
            <w:div w:id="1856798090">
              <w:marLeft w:val="0"/>
              <w:marRight w:val="0"/>
              <w:marTop w:val="0"/>
              <w:marBottom w:val="0"/>
              <w:divBdr>
                <w:top w:val="none" w:sz="0" w:space="0" w:color="auto"/>
                <w:left w:val="none" w:sz="0" w:space="0" w:color="auto"/>
                <w:bottom w:val="none" w:sz="0" w:space="0" w:color="auto"/>
                <w:right w:val="none" w:sz="0" w:space="0" w:color="auto"/>
              </w:divBdr>
            </w:div>
            <w:div w:id="1862475860">
              <w:marLeft w:val="0"/>
              <w:marRight w:val="0"/>
              <w:marTop w:val="0"/>
              <w:marBottom w:val="0"/>
              <w:divBdr>
                <w:top w:val="none" w:sz="0" w:space="0" w:color="auto"/>
                <w:left w:val="none" w:sz="0" w:space="0" w:color="auto"/>
                <w:bottom w:val="none" w:sz="0" w:space="0" w:color="auto"/>
                <w:right w:val="none" w:sz="0" w:space="0" w:color="auto"/>
              </w:divBdr>
            </w:div>
            <w:div w:id="1863594673">
              <w:marLeft w:val="0"/>
              <w:marRight w:val="0"/>
              <w:marTop w:val="0"/>
              <w:marBottom w:val="0"/>
              <w:divBdr>
                <w:top w:val="none" w:sz="0" w:space="0" w:color="auto"/>
                <w:left w:val="none" w:sz="0" w:space="0" w:color="auto"/>
                <w:bottom w:val="none" w:sz="0" w:space="0" w:color="auto"/>
                <w:right w:val="none" w:sz="0" w:space="0" w:color="auto"/>
              </w:divBdr>
            </w:div>
            <w:div w:id="1864247102">
              <w:marLeft w:val="0"/>
              <w:marRight w:val="0"/>
              <w:marTop w:val="0"/>
              <w:marBottom w:val="0"/>
              <w:divBdr>
                <w:top w:val="none" w:sz="0" w:space="0" w:color="auto"/>
                <w:left w:val="none" w:sz="0" w:space="0" w:color="auto"/>
                <w:bottom w:val="none" w:sz="0" w:space="0" w:color="auto"/>
                <w:right w:val="none" w:sz="0" w:space="0" w:color="auto"/>
              </w:divBdr>
            </w:div>
            <w:div w:id="1865171094">
              <w:marLeft w:val="0"/>
              <w:marRight w:val="0"/>
              <w:marTop w:val="0"/>
              <w:marBottom w:val="0"/>
              <w:divBdr>
                <w:top w:val="none" w:sz="0" w:space="0" w:color="auto"/>
                <w:left w:val="none" w:sz="0" w:space="0" w:color="auto"/>
                <w:bottom w:val="none" w:sz="0" w:space="0" w:color="auto"/>
                <w:right w:val="none" w:sz="0" w:space="0" w:color="auto"/>
              </w:divBdr>
            </w:div>
            <w:div w:id="1867594968">
              <w:marLeft w:val="0"/>
              <w:marRight w:val="0"/>
              <w:marTop w:val="0"/>
              <w:marBottom w:val="0"/>
              <w:divBdr>
                <w:top w:val="none" w:sz="0" w:space="0" w:color="auto"/>
                <w:left w:val="none" w:sz="0" w:space="0" w:color="auto"/>
                <w:bottom w:val="none" w:sz="0" w:space="0" w:color="auto"/>
                <w:right w:val="none" w:sz="0" w:space="0" w:color="auto"/>
              </w:divBdr>
            </w:div>
            <w:div w:id="1868057831">
              <w:marLeft w:val="0"/>
              <w:marRight w:val="0"/>
              <w:marTop w:val="0"/>
              <w:marBottom w:val="0"/>
              <w:divBdr>
                <w:top w:val="none" w:sz="0" w:space="0" w:color="auto"/>
                <w:left w:val="none" w:sz="0" w:space="0" w:color="auto"/>
                <w:bottom w:val="none" w:sz="0" w:space="0" w:color="auto"/>
                <w:right w:val="none" w:sz="0" w:space="0" w:color="auto"/>
              </w:divBdr>
              <w:divsChild>
                <w:div w:id="191380925">
                  <w:marLeft w:val="0"/>
                  <w:marRight w:val="0"/>
                  <w:marTop w:val="0"/>
                  <w:marBottom w:val="0"/>
                  <w:divBdr>
                    <w:top w:val="none" w:sz="0" w:space="0" w:color="auto"/>
                    <w:left w:val="none" w:sz="0" w:space="0" w:color="auto"/>
                    <w:bottom w:val="none" w:sz="0" w:space="0" w:color="auto"/>
                    <w:right w:val="none" w:sz="0" w:space="0" w:color="auto"/>
                  </w:divBdr>
                </w:div>
                <w:div w:id="459231022">
                  <w:marLeft w:val="0"/>
                  <w:marRight w:val="0"/>
                  <w:marTop w:val="0"/>
                  <w:marBottom w:val="0"/>
                  <w:divBdr>
                    <w:top w:val="none" w:sz="0" w:space="0" w:color="auto"/>
                    <w:left w:val="none" w:sz="0" w:space="0" w:color="auto"/>
                    <w:bottom w:val="none" w:sz="0" w:space="0" w:color="auto"/>
                    <w:right w:val="none" w:sz="0" w:space="0" w:color="auto"/>
                  </w:divBdr>
                </w:div>
                <w:div w:id="655375735">
                  <w:marLeft w:val="0"/>
                  <w:marRight w:val="0"/>
                  <w:marTop w:val="0"/>
                  <w:marBottom w:val="0"/>
                  <w:divBdr>
                    <w:top w:val="none" w:sz="0" w:space="0" w:color="auto"/>
                    <w:left w:val="none" w:sz="0" w:space="0" w:color="auto"/>
                    <w:bottom w:val="none" w:sz="0" w:space="0" w:color="auto"/>
                    <w:right w:val="none" w:sz="0" w:space="0" w:color="auto"/>
                  </w:divBdr>
                </w:div>
                <w:div w:id="783236533">
                  <w:marLeft w:val="0"/>
                  <w:marRight w:val="0"/>
                  <w:marTop w:val="0"/>
                  <w:marBottom w:val="0"/>
                  <w:divBdr>
                    <w:top w:val="none" w:sz="0" w:space="0" w:color="auto"/>
                    <w:left w:val="none" w:sz="0" w:space="0" w:color="auto"/>
                    <w:bottom w:val="none" w:sz="0" w:space="0" w:color="auto"/>
                    <w:right w:val="none" w:sz="0" w:space="0" w:color="auto"/>
                  </w:divBdr>
                </w:div>
                <w:div w:id="859470886">
                  <w:marLeft w:val="0"/>
                  <w:marRight w:val="0"/>
                  <w:marTop w:val="0"/>
                  <w:marBottom w:val="0"/>
                  <w:divBdr>
                    <w:top w:val="none" w:sz="0" w:space="0" w:color="auto"/>
                    <w:left w:val="none" w:sz="0" w:space="0" w:color="auto"/>
                    <w:bottom w:val="none" w:sz="0" w:space="0" w:color="auto"/>
                    <w:right w:val="none" w:sz="0" w:space="0" w:color="auto"/>
                  </w:divBdr>
                </w:div>
                <w:div w:id="1094858331">
                  <w:marLeft w:val="0"/>
                  <w:marRight w:val="0"/>
                  <w:marTop w:val="0"/>
                  <w:marBottom w:val="0"/>
                  <w:divBdr>
                    <w:top w:val="none" w:sz="0" w:space="0" w:color="auto"/>
                    <w:left w:val="none" w:sz="0" w:space="0" w:color="auto"/>
                    <w:bottom w:val="none" w:sz="0" w:space="0" w:color="auto"/>
                    <w:right w:val="none" w:sz="0" w:space="0" w:color="auto"/>
                  </w:divBdr>
                </w:div>
                <w:div w:id="1098213505">
                  <w:marLeft w:val="0"/>
                  <w:marRight w:val="0"/>
                  <w:marTop w:val="0"/>
                  <w:marBottom w:val="0"/>
                  <w:divBdr>
                    <w:top w:val="none" w:sz="0" w:space="0" w:color="auto"/>
                    <w:left w:val="none" w:sz="0" w:space="0" w:color="auto"/>
                    <w:bottom w:val="none" w:sz="0" w:space="0" w:color="auto"/>
                    <w:right w:val="none" w:sz="0" w:space="0" w:color="auto"/>
                  </w:divBdr>
                </w:div>
                <w:div w:id="1375420492">
                  <w:marLeft w:val="0"/>
                  <w:marRight w:val="0"/>
                  <w:marTop w:val="0"/>
                  <w:marBottom w:val="0"/>
                  <w:divBdr>
                    <w:top w:val="none" w:sz="0" w:space="0" w:color="auto"/>
                    <w:left w:val="none" w:sz="0" w:space="0" w:color="auto"/>
                    <w:bottom w:val="none" w:sz="0" w:space="0" w:color="auto"/>
                    <w:right w:val="none" w:sz="0" w:space="0" w:color="auto"/>
                  </w:divBdr>
                </w:div>
                <w:div w:id="1484472287">
                  <w:marLeft w:val="0"/>
                  <w:marRight w:val="0"/>
                  <w:marTop w:val="0"/>
                  <w:marBottom w:val="0"/>
                  <w:divBdr>
                    <w:top w:val="none" w:sz="0" w:space="0" w:color="auto"/>
                    <w:left w:val="none" w:sz="0" w:space="0" w:color="auto"/>
                    <w:bottom w:val="none" w:sz="0" w:space="0" w:color="auto"/>
                    <w:right w:val="none" w:sz="0" w:space="0" w:color="auto"/>
                  </w:divBdr>
                </w:div>
                <w:div w:id="1517842836">
                  <w:marLeft w:val="0"/>
                  <w:marRight w:val="0"/>
                  <w:marTop w:val="0"/>
                  <w:marBottom w:val="0"/>
                  <w:divBdr>
                    <w:top w:val="none" w:sz="0" w:space="0" w:color="auto"/>
                    <w:left w:val="none" w:sz="0" w:space="0" w:color="auto"/>
                    <w:bottom w:val="none" w:sz="0" w:space="0" w:color="auto"/>
                    <w:right w:val="none" w:sz="0" w:space="0" w:color="auto"/>
                  </w:divBdr>
                </w:div>
                <w:div w:id="1533497573">
                  <w:marLeft w:val="0"/>
                  <w:marRight w:val="0"/>
                  <w:marTop w:val="0"/>
                  <w:marBottom w:val="0"/>
                  <w:divBdr>
                    <w:top w:val="none" w:sz="0" w:space="0" w:color="auto"/>
                    <w:left w:val="none" w:sz="0" w:space="0" w:color="auto"/>
                    <w:bottom w:val="none" w:sz="0" w:space="0" w:color="auto"/>
                    <w:right w:val="none" w:sz="0" w:space="0" w:color="auto"/>
                  </w:divBdr>
                </w:div>
                <w:div w:id="1551569662">
                  <w:marLeft w:val="0"/>
                  <w:marRight w:val="0"/>
                  <w:marTop w:val="0"/>
                  <w:marBottom w:val="0"/>
                  <w:divBdr>
                    <w:top w:val="none" w:sz="0" w:space="0" w:color="auto"/>
                    <w:left w:val="none" w:sz="0" w:space="0" w:color="auto"/>
                    <w:bottom w:val="none" w:sz="0" w:space="0" w:color="auto"/>
                    <w:right w:val="none" w:sz="0" w:space="0" w:color="auto"/>
                  </w:divBdr>
                </w:div>
                <w:div w:id="1603370403">
                  <w:marLeft w:val="0"/>
                  <w:marRight w:val="0"/>
                  <w:marTop w:val="0"/>
                  <w:marBottom w:val="0"/>
                  <w:divBdr>
                    <w:top w:val="none" w:sz="0" w:space="0" w:color="auto"/>
                    <w:left w:val="none" w:sz="0" w:space="0" w:color="auto"/>
                    <w:bottom w:val="none" w:sz="0" w:space="0" w:color="auto"/>
                    <w:right w:val="none" w:sz="0" w:space="0" w:color="auto"/>
                  </w:divBdr>
                </w:div>
                <w:div w:id="1875116805">
                  <w:marLeft w:val="0"/>
                  <w:marRight w:val="0"/>
                  <w:marTop w:val="0"/>
                  <w:marBottom w:val="0"/>
                  <w:divBdr>
                    <w:top w:val="none" w:sz="0" w:space="0" w:color="auto"/>
                    <w:left w:val="none" w:sz="0" w:space="0" w:color="auto"/>
                    <w:bottom w:val="none" w:sz="0" w:space="0" w:color="auto"/>
                    <w:right w:val="none" w:sz="0" w:space="0" w:color="auto"/>
                  </w:divBdr>
                </w:div>
                <w:div w:id="1942839082">
                  <w:marLeft w:val="0"/>
                  <w:marRight w:val="0"/>
                  <w:marTop w:val="0"/>
                  <w:marBottom w:val="0"/>
                  <w:divBdr>
                    <w:top w:val="none" w:sz="0" w:space="0" w:color="auto"/>
                    <w:left w:val="none" w:sz="0" w:space="0" w:color="auto"/>
                    <w:bottom w:val="none" w:sz="0" w:space="0" w:color="auto"/>
                    <w:right w:val="none" w:sz="0" w:space="0" w:color="auto"/>
                  </w:divBdr>
                </w:div>
                <w:div w:id="1942881284">
                  <w:marLeft w:val="0"/>
                  <w:marRight w:val="0"/>
                  <w:marTop w:val="0"/>
                  <w:marBottom w:val="0"/>
                  <w:divBdr>
                    <w:top w:val="none" w:sz="0" w:space="0" w:color="auto"/>
                    <w:left w:val="none" w:sz="0" w:space="0" w:color="auto"/>
                    <w:bottom w:val="none" w:sz="0" w:space="0" w:color="auto"/>
                    <w:right w:val="none" w:sz="0" w:space="0" w:color="auto"/>
                  </w:divBdr>
                </w:div>
                <w:div w:id="1988125735">
                  <w:marLeft w:val="0"/>
                  <w:marRight w:val="0"/>
                  <w:marTop w:val="0"/>
                  <w:marBottom w:val="0"/>
                  <w:divBdr>
                    <w:top w:val="none" w:sz="0" w:space="0" w:color="auto"/>
                    <w:left w:val="none" w:sz="0" w:space="0" w:color="auto"/>
                    <w:bottom w:val="none" w:sz="0" w:space="0" w:color="auto"/>
                    <w:right w:val="none" w:sz="0" w:space="0" w:color="auto"/>
                  </w:divBdr>
                </w:div>
                <w:div w:id="2054881653">
                  <w:marLeft w:val="0"/>
                  <w:marRight w:val="0"/>
                  <w:marTop w:val="0"/>
                  <w:marBottom w:val="0"/>
                  <w:divBdr>
                    <w:top w:val="none" w:sz="0" w:space="0" w:color="auto"/>
                    <w:left w:val="none" w:sz="0" w:space="0" w:color="auto"/>
                    <w:bottom w:val="none" w:sz="0" w:space="0" w:color="auto"/>
                    <w:right w:val="none" w:sz="0" w:space="0" w:color="auto"/>
                  </w:divBdr>
                </w:div>
              </w:divsChild>
            </w:div>
            <w:div w:id="1872374173">
              <w:marLeft w:val="0"/>
              <w:marRight w:val="0"/>
              <w:marTop w:val="0"/>
              <w:marBottom w:val="0"/>
              <w:divBdr>
                <w:top w:val="none" w:sz="0" w:space="0" w:color="auto"/>
                <w:left w:val="none" w:sz="0" w:space="0" w:color="auto"/>
                <w:bottom w:val="none" w:sz="0" w:space="0" w:color="auto"/>
                <w:right w:val="none" w:sz="0" w:space="0" w:color="auto"/>
              </w:divBdr>
            </w:div>
            <w:div w:id="1872961040">
              <w:marLeft w:val="0"/>
              <w:marRight w:val="0"/>
              <w:marTop w:val="0"/>
              <w:marBottom w:val="0"/>
              <w:divBdr>
                <w:top w:val="none" w:sz="0" w:space="0" w:color="auto"/>
                <w:left w:val="none" w:sz="0" w:space="0" w:color="auto"/>
                <w:bottom w:val="none" w:sz="0" w:space="0" w:color="auto"/>
                <w:right w:val="none" w:sz="0" w:space="0" w:color="auto"/>
              </w:divBdr>
            </w:div>
            <w:div w:id="1873035725">
              <w:marLeft w:val="0"/>
              <w:marRight w:val="0"/>
              <w:marTop w:val="0"/>
              <w:marBottom w:val="0"/>
              <w:divBdr>
                <w:top w:val="none" w:sz="0" w:space="0" w:color="auto"/>
                <w:left w:val="none" w:sz="0" w:space="0" w:color="auto"/>
                <w:bottom w:val="none" w:sz="0" w:space="0" w:color="auto"/>
                <w:right w:val="none" w:sz="0" w:space="0" w:color="auto"/>
              </w:divBdr>
            </w:div>
            <w:div w:id="1873224969">
              <w:marLeft w:val="0"/>
              <w:marRight w:val="0"/>
              <w:marTop w:val="0"/>
              <w:marBottom w:val="0"/>
              <w:divBdr>
                <w:top w:val="none" w:sz="0" w:space="0" w:color="auto"/>
                <w:left w:val="none" w:sz="0" w:space="0" w:color="auto"/>
                <w:bottom w:val="none" w:sz="0" w:space="0" w:color="auto"/>
                <w:right w:val="none" w:sz="0" w:space="0" w:color="auto"/>
              </w:divBdr>
            </w:div>
            <w:div w:id="1873954509">
              <w:marLeft w:val="0"/>
              <w:marRight w:val="0"/>
              <w:marTop w:val="0"/>
              <w:marBottom w:val="0"/>
              <w:divBdr>
                <w:top w:val="none" w:sz="0" w:space="0" w:color="auto"/>
                <w:left w:val="none" w:sz="0" w:space="0" w:color="auto"/>
                <w:bottom w:val="none" w:sz="0" w:space="0" w:color="auto"/>
                <w:right w:val="none" w:sz="0" w:space="0" w:color="auto"/>
              </w:divBdr>
            </w:div>
            <w:div w:id="1874683728">
              <w:marLeft w:val="0"/>
              <w:marRight w:val="0"/>
              <w:marTop w:val="0"/>
              <w:marBottom w:val="0"/>
              <w:divBdr>
                <w:top w:val="none" w:sz="0" w:space="0" w:color="auto"/>
                <w:left w:val="none" w:sz="0" w:space="0" w:color="auto"/>
                <w:bottom w:val="none" w:sz="0" w:space="0" w:color="auto"/>
                <w:right w:val="none" w:sz="0" w:space="0" w:color="auto"/>
              </w:divBdr>
            </w:div>
            <w:div w:id="1876311449">
              <w:marLeft w:val="0"/>
              <w:marRight w:val="0"/>
              <w:marTop w:val="0"/>
              <w:marBottom w:val="0"/>
              <w:divBdr>
                <w:top w:val="none" w:sz="0" w:space="0" w:color="auto"/>
                <w:left w:val="none" w:sz="0" w:space="0" w:color="auto"/>
                <w:bottom w:val="none" w:sz="0" w:space="0" w:color="auto"/>
                <w:right w:val="none" w:sz="0" w:space="0" w:color="auto"/>
              </w:divBdr>
            </w:div>
            <w:div w:id="1877161739">
              <w:marLeft w:val="0"/>
              <w:marRight w:val="0"/>
              <w:marTop w:val="0"/>
              <w:marBottom w:val="0"/>
              <w:divBdr>
                <w:top w:val="none" w:sz="0" w:space="0" w:color="auto"/>
                <w:left w:val="none" w:sz="0" w:space="0" w:color="auto"/>
                <w:bottom w:val="none" w:sz="0" w:space="0" w:color="auto"/>
                <w:right w:val="none" w:sz="0" w:space="0" w:color="auto"/>
              </w:divBdr>
            </w:div>
            <w:div w:id="1878202984">
              <w:marLeft w:val="0"/>
              <w:marRight w:val="0"/>
              <w:marTop w:val="0"/>
              <w:marBottom w:val="0"/>
              <w:divBdr>
                <w:top w:val="none" w:sz="0" w:space="0" w:color="auto"/>
                <w:left w:val="none" w:sz="0" w:space="0" w:color="auto"/>
                <w:bottom w:val="none" w:sz="0" w:space="0" w:color="auto"/>
                <w:right w:val="none" w:sz="0" w:space="0" w:color="auto"/>
              </w:divBdr>
            </w:div>
            <w:div w:id="1878658799">
              <w:marLeft w:val="0"/>
              <w:marRight w:val="0"/>
              <w:marTop w:val="0"/>
              <w:marBottom w:val="0"/>
              <w:divBdr>
                <w:top w:val="none" w:sz="0" w:space="0" w:color="auto"/>
                <w:left w:val="none" w:sz="0" w:space="0" w:color="auto"/>
                <w:bottom w:val="none" w:sz="0" w:space="0" w:color="auto"/>
                <w:right w:val="none" w:sz="0" w:space="0" w:color="auto"/>
              </w:divBdr>
            </w:div>
            <w:div w:id="1880436982">
              <w:marLeft w:val="0"/>
              <w:marRight w:val="0"/>
              <w:marTop w:val="0"/>
              <w:marBottom w:val="0"/>
              <w:divBdr>
                <w:top w:val="none" w:sz="0" w:space="0" w:color="auto"/>
                <w:left w:val="none" w:sz="0" w:space="0" w:color="auto"/>
                <w:bottom w:val="none" w:sz="0" w:space="0" w:color="auto"/>
                <w:right w:val="none" w:sz="0" w:space="0" w:color="auto"/>
              </w:divBdr>
            </w:div>
            <w:div w:id="1882284453">
              <w:marLeft w:val="0"/>
              <w:marRight w:val="0"/>
              <w:marTop w:val="0"/>
              <w:marBottom w:val="0"/>
              <w:divBdr>
                <w:top w:val="none" w:sz="0" w:space="0" w:color="auto"/>
                <w:left w:val="none" w:sz="0" w:space="0" w:color="auto"/>
                <w:bottom w:val="none" w:sz="0" w:space="0" w:color="auto"/>
                <w:right w:val="none" w:sz="0" w:space="0" w:color="auto"/>
              </w:divBdr>
            </w:div>
            <w:div w:id="1882861645">
              <w:marLeft w:val="0"/>
              <w:marRight w:val="0"/>
              <w:marTop w:val="0"/>
              <w:marBottom w:val="0"/>
              <w:divBdr>
                <w:top w:val="none" w:sz="0" w:space="0" w:color="auto"/>
                <w:left w:val="none" w:sz="0" w:space="0" w:color="auto"/>
                <w:bottom w:val="none" w:sz="0" w:space="0" w:color="auto"/>
                <w:right w:val="none" w:sz="0" w:space="0" w:color="auto"/>
              </w:divBdr>
            </w:div>
            <w:div w:id="1883320224">
              <w:marLeft w:val="0"/>
              <w:marRight w:val="0"/>
              <w:marTop w:val="0"/>
              <w:marBottom w:val="0"/>
              <w:divBdr>
                <w:top w:val="none" w:sz="0" w:space="0" w:color="auto"/>
                <w:left w:val="none" w:sz="0" w:space="0" w:color="auto"/>
                <w:bottom w:val="none" w:sz="0" w:space="0" w:color="auto"/>
                <w:right w:val="none" w:sz="0" w:space="0" w:color="auto"/>
              </w:divBdr>
            </w:div>
            <w:div w:id="1883978763">
              <w:marLeft w:val="0"/>
              <w:marRight w:val="0"/>
              <w:marTop w:val="0"/>
              <w:marBottom w:val="0"/>
              <w:divBdr>
                <w:top w:val="none" w:sz="0" w:space="0" w:color="auto"/>
                <w:left w:val="none" w:sz="0" w:space="0" w:color="auto"/>
                <w:bottom w:val="none" w:sz="0" w:space="0" w:color="auto"/>
                <w:right w:val="none" w:sz="0" w:space="0" w:color="auto"/>
              </w:divBdr>
            </w:div>
            <w:div w:id="1886984069">
              <w:marLeft w:val="0"/>
              <w:marRight w:val="0"/>
              <w:marTop w:val="0"/>
              <w:marBottom w:val="0"/>
              <w:divBdr>
                <w:top w:val="none" w:sz="0" w:space="0" w:color="auto"/>
                <w:left w:val="none" w:sz="0" w:space="0" w:color="auto"/>
                <w:bottom w:val="none" w:sz="0" w:space="0" w:color="auto"/>
                <w:right w:val="none" w:sz="0" w:space="0" w:color="auto"/>
              </w:divBdr>
            </w:div>
            <w:div w:id="1889537210">
              <w:marLeft w:val="0"/>
              <w:marRight w:val="0"/>
              <w:marTop w:val="0"/>
              <w:marBottom w:val="0"/>
              <w:divBdr>
                <w:top w:val="none" w:sz="0" w:space="0" w:color="auto"/>
                <w:left w:val="none" w:sz="0" w:space="0" w:color="auto"/>
                <w:bottom w:val="none" w:sz="0" w:space="0" w:color="auto"/>
                <w:right w:val="none" w:sz="0" w:space="0" w:color="auto"/>
              </w:divBdr>
            </w:div>
            <w:div w:id="1889611263">
              <w:marLeft w:val="0"/>
              <w:marRight w:val="0"/>
              <w:marTop w:val="0"/>
              <w:marBottom w:val="0"/>
              <w:divBdr>
                <w:top w:val="none" w:sz="0" w:space="0" w:color="auto"/>
                <w:left w:val="none" w:sz="0" w:space="0" w:color="auto"/>
                <w:bottom w:val="none" w:sz="0" w:space="0" w:color="auto"/>
                <w:right w:val="none" w:sz="0" w:space="0" w:color="auto"/>
              </w:divBdr>
            </w:div>
            <w:div w:id="1891258136">
              <w:marLeft w:val="0"/>
              <w:marRight w:val="0"/>
              <w:marTop w:val="0"/>
              <w:marBottom w:val="0"/>
              <w:divBdr>
                <w:top w:val="none" w:sz="0" w:space="0" w:color="auto"/>
                <w:left w:val="none" w:sz="0" w:space="0" w:color="auto"/>
                <w:bottom w:val="none" w:sz="0" w:space="0" w:color="auto"/>
                <w:right w:val="none" w:sz="0" w:space="0" w:color="auto"/>
              </w:divBdr>
            </w:div>
            <w:div w:id="1894802828">
              <w:marLeft w:val="0"/>
              <w:marRight w:val="0"/>
              <w:marTop w:val="0"/>
              <w:marBottom w:val="0"/>
              <w:divBdr>
                <w:top w:val="none" w:sz="0" w:space="0" w:color="auto"/>
                <w:left w:val="none" w:sz="0" w:space="0" w:color="auto"/>
                <w:bottom w:val="none" w:sz="0" w:space="0" w:color="auto"/>
                <w:right w:val="none" w:sz="0" w:space="0" w:color="auto"/>
              </w:divBdr>
            </w:div>
            <w:div w:id="1894929192">
              <w:marLeft w:val="0"/>
              <w:marRight w:val="0"/>
              <w:marTop w:val="0"/>
              <w:marBottom w:val="0"/>
              <w:divBdr>
                <w:top w:val="none" w:sz="0" w:space="0" w:color="auto"/>
                <w:left w:val="none" w:sz="0" w:space="0" w:color="auto"/>
                <w:bottom w:val="none" w:sz="0" w:space="0" w:color="auto"/>
                <w:right w:val="none" w:sz="0" w:space="0" w:color="auto"/>
              </w:divBdr>
            </w:div>
            <w:div w:id="1897280187">
              <w:marLeft w:val="0"/>
              <w:marRight w:val="0"/>
              <w:marTop w:val="0"/>
              <w:marBottom w:val="0"/>
              <w:divBdr>
                <w:top w:val="none" w:sz="0" w:space="0" w:color="auto"/>
                <w:left w:val="none" w:sz="0" w:space="0" w:color="auto"/>
                <w:bottom w:val="none" w:sz="0" w:space="0" w:color="auto"/>
                <w:right w:val="none" w:sz="0" w:space="0" w:color="auto"/>
              </w:divBdr>
            </w:div>
            <w:div w:id="1897471566">
              <w:marLeft w:val="0"/>
              <w:marRight w:val="0"/>
              <w:marTop w:val="0"/>
              <w:marBottom w:val="0"/>
              <w:divBdr>
                <w:top w:val="none" w:sz="0" w:space="0" w:color="auto"/>
                <w:left w:val="none" w:sz="0" w:space="0" w:color="auto"/>
                <w:bottom w:val="none" w:sz="0" w:space="0" w:color="auto"/>
                <w:right w:val="none" w:sz="0" w:space="0" w:color="auto"/>
              </w:divBdr>
            </w:div>
            <w:div w:id="1897622220">
              <w:marLeft w:val="0"/>
              <w:marRight w:val="0"/>
              <w:marTop w:val="0"/>
              <w:marBottom w:val="0"/>
              <w:divBdr>
                <w:top w:val="none" w:sz="0" w:space="0" w:color="auto"/>
                <w:left w:val="none" w:sz="0" w:space="0" w:color="auto"/>
                <w:bottom w:val="none" w:sz="0" w:space="0" w:color="auto"/>
                <w:right w:val="none" w:sz="0" w:space="0" w:color="auto"/>
              </w:divBdr>
            </w:div>
            <w:div w:id="1899969265">
              <w:marLeft w:val="0"/>
              <w:marRight w:val="0"/>
              <w:marTop w:val="0"/>
              <w:marBottom w:val="0"/>
              <w:divBdr>
                <w:top w:val="none" w:sz="0" w:space="0" w:color="auto"/>
                <w:left w:val="none" w:sz="0" w:space="0" w:color="auto"/>
                <w:bottom w:val="none" w:sz="0" w:space="0" w:color="auto"/>
                <w:right w:val="none" w:sz="0" w:space="0" w:color="auto"/>
              </w:divBdr>
            </w:div>
            <w:div w:id="1900746430">
              <w:marLeft w:val="0"/>
              <w:marRight w:val="0"/>
              <w:marTop w:val="0"/>
              <w:marBottom w:val="0"/>
              <w:divBdr>
                <w:top w:val="none" w:sz="0" w:space="0" w:color="auto"/>
                <w:left w:val="none" w:sz="0" w:space="0" w:color="auto"/>
                <w:bottom w:val="none" w:sz="0" w:space="0" w:color="auto"/>
                <w:right w:val="none" w:sz="0" w:space="0" w:color="auto"/>
              </w:divBdr>
            </w:div>
            <w:div w:id="1901357237">
              <w:marLeft w:val="0"/>
              <w:marRight w:val="0"/>
              <w:marTop w:val="0"/>
              <w:marBottom w:val="0"/>
              <w:divBdr>
                <w:top w:val="none" w:sz="0" w:space="0" w:color="auto"/>
                <w:left w:val="none" w:sz="0" w:space="0" w:color="auto"/>
                <w:bottom w:val="none" w:sz="0" w:space="0" w:color="auto"/>
                <w:right w:val="none" w:sz="0" w:space="0" w:color="auto"/>
              </w:divBdr>
            </w:div>
            <w:div w:id="1901599907">
              <w:marLeft w:val="0"/>
              <w:marRight w:val="0"/>
              <w:marTop w:val="0"/>
              <w:marBottom w:val="0"/>
              <w:divBdr>
                <w:top w:val="none" w:sz="0" w:space="0" w:color="auto"/>
                <w:left w:val="none" w:sz="0" w:space="0" w:color="auto"/>
                <w:bottom w:val="none" w:sz="0" w:space="0" w:color="auto"/>
                <w:right w:val="none" w:sz="0" w:space="0" w:color="auto"/>
              </w:divBdr>
              <w:divsChild>
                <w:div w:id="235743940">
                  <w:marLeft w:val="0"/>
                  <w:marRight w:val="0"/>
                  <w:marTop w:val="0"/>
                  <w:marBottom w:val="0"/>
                  <w:divBdr>
                    <w:top w:val="none" w:sz="0" w:space="0" w:color="auto"/>
                    <w:left w:val="none" w:sz="0" w:space="0" w:color="auto"/>
                    <w:bottom w:val="none" w:sz="0" w:space="0" w:color="auto"/>
                    <w:right w:val="none" w:sz="0" w:space="0" w:color="auto"/>
                  </w:divBdr>
                </w:div>
                <w:div w:id="628901804">
                  <w:marLeft w:val="0"/>
                  <w:marRight w:val="0"/>
                  <w:marTop w:val="0"/>
                  <w:marBottom w:val="0"/>
                  <w:divBdr>
                    <w:top w:val="none" w:sz="0" w:space="0" w:color="auto"/>
                    <w:left w:val="none" w:sz="0" w:space="0" w:color="auto"/>
                    <w:bottom w:val="none" w:sz="0" w:space="0" w:color="auto"/>
                    <w:right w:val="none" w:sz="0" w:space="0" w:color="auto"/>
                  </w:divBdr>
                </w:div>
                <w:div w:id="713775110">
                  <w:marLeft w:val="0"/>
                  <w:marRight w:val="0"/>
                  <w:marTop w:val="0"/>
                  <w:marBottom w:val="0"/>
                  <w:divBdr>
                    <w:top w:val="none" w:sz="0" w:space="0" w:color="auto"/>
                    <w:left w:val="none" w:sz="0" w:space="0" w:color="auto"/>
                    <w:bottom w:val="none" w:sz="0" w:space="0" w:color="auto"/>
                    <w:right w:val="none" w:sz="0" w:space="0" w:color="auto"/>
                  </w:divBdr>
                </w:div>
                <w:div w:id="715393077">
                  <w:marLeft w:val="0"/>
                  <w:marRight w:val="0"/>
                  <w:marTop w:val="0"/>
                  <w:marBottom w:val="0"/>
                  <w:divBdr>
                    <w:top w:val="none" w:sz="0" w:space="0" w:color="auto"/>
                    <w:left w:val="none" w:sz="0" w:space="0" w:color="auto"/>
                    <w:bottom w:val="none" w:sz="0" w:space="0" w:color="auto"/>
                    <w:right w:val="none" w:sz="0" w:space="0" w:color="auto"/>
                  </w:divBdr>
                </w:div>
                <w:div w:id="1014303265">
                  <w:marLeft w:val="0"/>
                  <w:marRight w:val="0"/>
                  <w:marTop w:val="0"/>
                  <w:marBottom w:val="0"/>
                  <w:divBdr>
                    <w:top w:val="none" w:sz="0" w:space="0" w:color="auto"/>
                    <w:left w:val="none" w:sz="0" w:space="0" w:color="auto"/>
                    <w:bottom w:val="none" w:sz="0" w:space="0" w:color="auto"/>
                    <w:right w:val="none" w:sz="0" w:space="0" w:color="auto"/>
                  </w:divBdr>
                </w:div>
                <w:div w:id="1563711233">
                  <w:marLeft w:val="0"/>
                  <w:marRight w:val="0"/>
                  <w:marTop w:val="0"/>
                  <w:marBottom w:val="0"/>
                  <w:divBdr>
                    <w:top w:val="none" w:sz="0" w:space="0" w:color="auto"/>
                    <w:left w:val="none" w:sz="0" w:space="0" w:color="auto"/>
                    <w:bottom w:val="none" w:sz="0" w:space="0" w:color="auto"/>
                    <w:right w:val="none" w:sz="0" w:space="0" w:color="auto"/>
                  </w:divBdr>
                </w:div>
                <w:div w:id="1853953413">
                  <w:marLeft w:val="0"/>
                  <w:marRight w:val="0"/>
                  <w:marTop w:val="0"/>
                  <w:marBottom w:val="0"/>
                  <w:divBdr>
                    <w:top w:val="none" w:sz="0" w:space="0" w:color="auto"/>
                    <w:left w:val="none" w:sz="0" w:space="0" w:color="auto"/>
                    <w:bottom w:val="none" w:sz="0" w:space="0" w:color="auto"/>
                    <w:right w:val="none" w:sz="0" w:space="0" w:color="auto"/>
                  </w:divBdr>
                </w:div>
              </w:divsChild>
            </w:div>
            <w:div w:id="1902057926">
              <w:marLeft w:val="0"/>
              <w:marRight w:val="0"/>
              <w:marTop w:val="0"/>
              <w:marBottom w:val="0"/>
              <w:divBdr>
                <w:top w:val="none" w:sz="0" w:space="0" w:color="auto"/>
                <w:left w:val="none" w:sz="0" w:space="0" w:color="auto"/>
                <w:bottom w:val="none" w:sz="0" w:space="0" w:color="auto"/>
                <w:right w:val="none" w:sz="0" w:space="0" w:color="auto"/>
              </w:divBdr>
            </w:div>
            <w:div w:id="1903250369">
              <w:marLeft w:val="0"/>
              <w:marRight w:val="0"/>
              <w:marTop w:val="0"/>
              <w:marBottom w:val="0"/>
              <w:divBdr>
                <w:top w:val="none" w:sz="0" w:space="0" w:color="auto"/>
                <w:left w:val="none" w:sz="0" w:space="0" w:color="auto"/>
                <w:bottom w:val="none" w:sz="0" w:space="0" w:color="auto"/>
                <w:right w:val="none" w:sz="0" w:space="0" w:color="auto"/>
              </w:divBdr>
            </w:div>
            <w:div w:id="1903447598">
              <w:marLeft w:val="0"/>
              <w:marRight w:val="0"/>
              <w:marTop w:val="0"/>
              <w:marBottom w:val="0"/>
              <w:divBdr>
                <w:top w:val="none" w:sz="0" w:space="0" w:color="auto"/>
                <w:left w:val="none" w:sz="0" w:space="0" w:color="auto"/>
                <w:bottom w:val="none" w:sz="0" w:space="0" w:color="auto"/>
                <w:right w:val="none" w:sz="0" w:space="0" w:color="auto"/>
              </w:divBdr>
            </w:div>
            <w:div w:id="1905026325">
              <w:marLeft w:val="0"/>
              <w:marRight w:val="0"/>
              <w:marTop w:val="0"/>
              <w:marBottom w:val="0"/>
              <w:divBdr>
                <w:top w:val="none" w:sz="0" w:space="0" w:color="auto"/>
                <w:left w:val="none" w:sz="0" w:space="0" w:color="auto"/>
                <w:bottom w:val="none" w:sz="0" w:space="0" w:color="auto"/>
                <w:right w:val="none" w:sz="0" w:space="0" w:color="auto"/>
              </w:divBdr>
            </w:div>
            <w:div w:id="1906719174">
              <w:marLeft w:val="0"/>
              <w:marRight w:val="0"/>
              <w:marTop w:val="0"/>
              <w:marBottom w:val="0"/>
              <w:divBdr>
                <w:top w:val="none" w:sz="0" w:space="0" w:color="auto"/>
                <w:left w:val="none" w:sz="0" w:space="0" w:color="auto"/>
                <w:bottom w:val="none" w:sz="0" w:space="0" w:color="auto"/>
                <w:right w:val="none" w:sz="0" w:space="0" w:color="auto"/>
              </w:divBdr>
            </w:div>
            <w:div w:id="1906911523">
              <w:marLeft w:val="0"/>
              <w:marRight w:val="0"/>
              <w:marTop w:val="0"/>
              <w:marBottom w:val="0"/>
              <w:divBdr>
                <w:top w:val="none" w:sz="0" w:space="0" w:color="auto"/>
                <w:left w:val="none" w:sz="0" w:space="0" w:color="auto"/>
                <w:bottom w:val="none" w:sz="0" w:space="0" w:color="auto"/>
                <w:right w:val="none" w:sz="0" w:space="0" w:color="auto"/>
              </w:divBdr>
            </w:div>
            <w:div w:id="1907107212">
              <w:marLeft w:val="0"/>
              <w:marRight w:val="0"/>
              <w:marTop w:val="0"/>
              <w:marBottom w:val="0"/>
              <w:divBdr>
                <w:top w:val="none" w:sz="0" w:space="0" w:color="auto"/>
                <w:left w:val="none" w:sz="0" w:space="0" w:color="auto"/>
                <w:bottom w:val="none" w:sz="0" w:space="0" w:color="auto"/>
                <w:right w:val="none" w:sz="0" w:space="0" w:color="auto"/>
              </w:divBdr>
            </w:div>
            <w:div w:id="1908030276">
              <w:marLeft w:val="0"/>
              <w:marRight w:val="0"/>
              <w:marTop w:val="0"/>
              <w:marBottom w:val="0"/>
              <w:divBdr>
                <w:top w:val="none" w:sz="0" w:space="0" w:color="auto"/>
                <w:left w:val="none" w:sz="0" w:space="0" w:color="auto"/>
                <w:bottom w:val="none" w:sz="0" w:space="0" w:color="auto"/>
                <w:right w:val="none" w:sz="0" w:space="0" w:color="auto"/>
              </w:divBdr>
            </w:div>
            <w:div w:id="1911305966">
              <w:marLeft w:val="0"/>
              <w:marRight w:val="0"/>
              <w:marTop w:val="360"/>
              <w:marBottom w:val="0"/>
              <w:divBdr>
                <w:top w:val="single" w:sz="6" w:space="0" w:color="auto"/>
                <w:left w:val="single" w:sz="6" w:space="0" w:color="auto"/>
                <w:bottom w:val="single" w:sz="6" w:space="0" w:color="auto"/>
                <w:right w:val="single" w:sz="6" w:space="0" w:color="auto"/>
              </w:divBdr>
            </w:div>
            <w:div w:id="1911690817">
              <w:marLeft w:val="0"/>
              <w:marRight w:val="0"/>
              <w:marTop w:val="0"/>
              <w:marBottom w:val="0"/>
              <w:divBdr>
                <w:top w:val="none" w:sz="0" w:space="0" w:color="auto"/>
                <w:left w:val="none" w:sz="0" w:space="0" w:color="auto"/>
                <w:bottom w:val="none" w:sz="0" w:space="0" w:color="auto"/>
                <w:right w:val="none" w:sz="0" w:space="0" w:color="auto"/>
              </w:divBdr>
            </w:div>
            <w:div w:id="1911966496">
              <w:marLeft w:val="0"/>
              <w:marRight w:val="0"/>
              <w:marTop w:val="0"/>
              <w:marBottom w:val="0"/>
              <w:divBdr>
                <w:top w:val="none" w:sz="0" w:space="0" w:color="auto"/>
                <w:left w:val="none" w:sz="0" w:space="0" w:color="auto"/>
                <w:bottom w:val="none" w:sz="0" w:space="0" w:color="auto"/>
                <w:right w:val="none" w:sz="0" w:space="0" w:color="auto"/>
              </w:divBdr>
            </w:div>
            <w:div w:id="1914700311">
              <w:marLeft w:val="0"/>
              <w:marRight w:val="0"/>
              <w:marTop w:val="0"/>
              <w:marBottom w:val="0"/>
              <w:divBdr>
                <w:top w:val="none" w:sz="0" w:space="0" w:color="auto"/>
                <w:left w:val="none" w:sz="0" w:space="0" w:color="auto"/>
                <w:bottom w:val="none" w:sz="0" w:space="0" w:color="auto"/>
                <w:right w:val="none" w:sz="0" w:space="0" w:color="auto"/>
              </w:divBdr>
            </w:div>
            <w:div w:id="1914927604">
              <w:marLeft w:val="0"/>
              <w:marRight w:val="0"/>
              <w:marTop w:val="0"/>
              <w:marBottom w:val="0"/>
              <w:divBdr>
                <w:top w:val="none" w:sz="0" w:space="0" w:color="auto"/>
                <w:left w:val="none" w:sz="0" w:space="0" w:color="auto"/>
                <w:bottom w:val="none" w:sz="0" w:space="0" w:color="auto"/>
                <w:right w:val="none" w:sz="0" w:space="0" w:color="auto"/>
              </w:divBdr>
            </w:div>
            <w:div w:id="1917938765">
              <w:marLeft w:val="0"/>
              <w:marRight w:val="0"/>
              <w:marTop w:val="0"/>
              <w:marBottom w:val="0"/>
              <w:divBdr>
                <w:top w:val="none" w:sz="0" w:space="0" w:color="auto"/>
                <w:left w:val="none" w:sz="0" w:space="0" w:color="auto"/>
                <w:bottom w:val="none" w:sz="0" w:space="0" w:color="auto"/>
                <w:right w:val="none" w:sz="0" w:space="0" w:color="auto"/>
              </w:divBdr>
            </w:div>
            <w:div w:id="1921138960">
              <w:marLeft w:val="0"/>
              <w:marRight w:val="0"/>
              <w:marTop w:val="0"/>
              <w:marBottom w:val="0"/>
              <w:divBdr>
                <w:top w:val="none" w:sz="0" w:space="0" w:color="auto"/>
                <w:left w:val="none" w:sz="0" w:space="0" w:color="auto"/>
                <w:bottom w:val="none" w:sz="0" w:space="0" w:color="auto"/>
                <w:right w:val="none" w:sz="0" w:space="0" w:color="auto"/>
              </w:divBdr>
            </w:div>
            <w:div w:id="1922595722">
              <w:marLeft w:val="0"/>
              <w:marRight w:val="0"/>
              <w:marTop w:val="0"/>
              <w:marBottom w:val="0"/>
              <w:divBdr>
                <w:top w:val="none" w:sz="0" w:space="0" w:color="auto"/>
                <w:left w:val="none" w:sz="0" w:space="0" w:color="auto"/>
                <w:bottom w:val="none" w:sz="0" w:space="0" w:color="auto"/>
                <w:right w:val="none" w:sz="0" w:space="0" w:color="auto"/>
              </w:divBdr>
            </w:div>
            <w:div w:id="1922716463">
              <w:marLeft w:val="0"/>
              <w:marRight w:val="0"/>
              <w:marTop w:val="0"/>
              <w:marBottom w:val="0"/>
              <w:divBdr>
                <w:top w:val="none" w:sz="0" w:space="0" w:color="auto"/>
                <w:left w:val="none" w:sz="0" w:space="0" w:color="auto"/>
                <w:bottom w:val="none" w:sz="0" w:space="0" w:color="auto"/>
                <w:right w:val="none" w:sz="0" w:space="0" w:color="auto"/>
              </w:divBdr>
            </w:div>
            <w:div w:id="1924339241">
              <w:marLeft w:val="0"/>
              <w:marRight w:val="0"/>
              <w:marTop w:val="0"/>
              <w:marBottom w:val="0"/>
              <w:divBdr>
                <w:top w:val="none" w:sz="0" w:space="0" w:color="auto"/>
                <w:left w:val="none" w:sz="0" w:space="0" w:color="auto"/>
                <w:bottom w:val="none" w:sz="0" w:space="0" w:color="auto"/>
                <w:right w:val="none" w:sz="0" w:space="0" w:color="auto"/>
              </w:divBdr>
            </w:div>
            <w:div w:id="1926720646">
              <w:marLeft w:val="0"/>
              <w:marRight w:val="0"/>
              <w:marTop w:val="0"/>
              <w:marBottom w:val="0"/>
              <w:divBdr>
                <w:top w:val="none" w:sz="0" w:space="0" w:color="auto"/>
                <w:left w:val="none" w:sz="0" w:space="0" w:color="auto"/>
                <w:bottom w:val="none" w:sz="0" w:space="0" w:color="auto"/>
                <w:right w:val="none" w:sz="0" w:space="0" w:color="auto"/>
              </w:divBdr>
            </w:div>
            <w:div w:id="1927302926">
              <w:marLeft w:val="0"/>
              <w:marRight w:val="0"/>
              <w:marTop w:val="0"/>
              <w:marBottom w:val="0"/>
              <w:divBdr>
                <w:top w:val="none" w:sz="0" w:space="0" w:color="auto"/>
                <w:left w:val="none" w:sz="0" w:space="0" w:color="auto"/>
                <w:bottom w:val="none" w:sz="0" w:space="0" w:color="auto"/>
                <w:right w:val="none" w:sz="0" w:space="0" w:color="auto"/>
              </w:divBdr>
            </w:div>
            <w:div w:id="1928465941">
              <w:marLeft w:val="0"/>
              <w:marRight w:val="0"/>
              <w:marTop w:val="0"/>
              <w:marBottom w:val="0"/>
              <w:divBdr>
                <w:top w:val="none" w:sz="0" w:space="0" w:color="auto"/>
                <w:left w:val="none" w:sz="0" w:space="0" w:color="auto"/>
                <w:bottom w:val="none" w:sz="0" w:space="0" w:color="auto"/>
                <w:right w:val="none" w:sz="0" w:space="0" w:color="auto"/>
              </w:divBdr>
            </w:div>
            <w:div w:id="1929535452">
              <w:marLeft w:val="0"/>
              <w:marRight w:val="0"/>
              <w:marTop w:val="0"/>
              <w:marBottom w:val="0"/>
              <w:divBdr>
                <w:top w:val="none" w:sz="0" w:space="0" w:color="auto"/>
                <w:left w:val="none" w:sz="0" w:space="0" w:color="auto"/>
                <w:bottom w:val="none" w:sz="0" w:space="0" w:color="auto"/>
                <w:right w:val="none" w:sz="0" w:space="0" w:color="auto"/>
              </w:divBdr>
            </w:div>
            <w:div w:id="1931041588">
              <w:marLeft w:val="0"/>
              <w:marRight w:val="0"/>
              <w:marTop w:val="0"/>
              <w:marBottom w:val="0"/>
              <w:divBdr>
                <w:top w:val="none" w:sz="0" w:space="0" w:color="auto"/>
                <w:left w:val="none" w:sz="0" w:space="0" w:color="auto"/>
                <w:bottom w:val="none" w:sz="0" w:space="0" w:color="auto"/>
                <w:right w:val="none" w:sz="0" w:space="0" w:color="auto"/>
              </w:divBdr>
              <w:divsChild>
                <w:div w:id="1120494489">
                  <w:marLeft w:val="0"/>
                  <w:marRight w:val="0"/>
                  <w:marTop w:val="0"/>
                  <w:marBottom w:val="0"/>
                  <w:divBdr>
                    <w:top w:val="none" w:sz="0" w:space="0" w:color="auto"/>
                    <w:left w:val="none" w:sz="0" w:space="0" w:color="auto"/>
                    <w:bottom w:val="none" w:sz="0" w:space="0" w:color="auto"/>
                    <w:right w:val="none" w:sz="0" w:space="0" w:color="auto"/>
                  </w:divBdr>
                </w:div>
                <w:div w:id="1285307982">
                  <w:marLeft w:val="0"/>
                  <w:marRight w:val="0"/>
                  <w:marTop w:val="0"/>
                  <w:marBottom w:val="0"/>
                  <w:divBdr>
                    <w:top w:val="none" w:sz="0" w:space="0" w:color="auto"/>
                    <w:left w:val="none" w:sz="0" w:space="0" w:color="auto"/>
                    <w:bottom w:val="none" w:sz="0" w:space="0" w:color="auto"/>
                    <w:right w:val="none" w:sz="0" w:space="0" w:color="auto"/>
                  </w:divBdr>
                </w:div>
                <w:div w:id="1985699658">
                  <w:marLeft w:val="0"/>
                  <w:marRight w:val="0"/>
                  <w:marTop w:val="0"/>
                  <w:marBottom w:val="0"/>
                  <w:divBdr>
                    <w:top w:val="none" w:sz="0" w:space="0" w:color="auto"/>
                    <w:left w:val="none" w:sz="0" w:space="0" w:color="auto"/>
                    <w:bottom w:val="none" w:sz="0" w:space="0" w:color="auto"/>
                    <w:right w:val="none" w:sz="0" w:space="0" w:color="auto"/>
                  </w:divBdr>
                </w:div>
                <w:div w:id="2138065978">
                  <w:marLeft w:val="0"/>
                  <w:marRight w:val="0"/>
                  <w:marTop w:val="0"/>
                  <w:marBottom w:val="0"/>
                  <w:divBdr>
                    <w:top w:val="none" w:sz="0" w:space="0" w:color="auto"/>
                    <w:left w:val="none" w:sz="0" w:space="0" w:color="auto"/>
                    <w:bottom w:val="none" w:sz="0" w:space="0" w:color="auto"/>
                    <w:right w:val="none" w:sz="0" w:space="0" w:color="auto"/>
                  </w:divBdr>
                </w:div>
              </w:divsChild>
            </w:div>
            <w:div w:id="1931891716">
              <w:marLeft w:val="0"/>
              <w:marRight w:val="0"/>
              <w:marTop w:val="0"/>
              <w:marBottom w:val="0"/>
              <w:divBdr>
                <w:top w:val="none" w:sz="0" w:space="0" w:color="auto"/>
                <w:left w:val="none" w:sz="0" w:space="0" w:color="auto"/>
                <w:bottom w:val="none" w:sz="0" w:space="0" w:color="auto"/>
                <w:right w:val="none" w:sz="0" w:space="0" w:color="auto"/>
              </w:divBdr>
            </w:div>
            <w:div w:id="1932544645">
              <w:marLeft w:val="0"/>
              <w:marRight w:val="0"/>
              <w:marTop w:val="0"/>
              <w:marBottom w:val="0"/>
              <w:divBdr>
                <w:top w:val="none" w:sz="0" w:space="0" w:color="auto"/>
                <w:left w:val="none" w:sz="0" w:space="0" w:color="auto"/>
                <w:bottom w:val="none" w:sz="0" w:space="0" w:color="auto"/>
                <w:right w:val="none" w:sz="0" w:space="0" w:color="auto"/>
              </w:divBdr>
            </w:div>
            <w:div w:id="1935243240">
              <w:marLeft w:val="0"/>
              <w:marRight w:val="0"/>
              <w:marTop w:val="0"/>
              <w:marBottom w:val="0"/>
              <w:divBdr>
                <w:top w:val="none" w:sz="0" w:space="0" w:color="auto"/>
                <w:left w:val="none" w:sz="0" w:space="0" w:color="auto"/>
                <w:bottom w:val="none" w:sz="0" w:space="0" w:color="auto"/>
                <w:right w:val="none" w:sz="0" w:space="0" w:color="auto"/>
              </w:divBdr>
            </w:div>
            <w:div w:id="1936745914">
              <w:marLeft w:val="0"/>
              <w:marRight w:val="0"/>
              <w:marTop w:val="0"/>
              <w:marBottom w:val="0"/>
              <w:divBdr>
                <w:top w:val="none" w:sz="0" w:space="0" w:color="auto"/>
                <w:left w:val="none" w:sz="0" w:space="0" w:color="auto"/>
                <w:bottom w:val="none" w:sz="0" w:space="0" w:color="auto"/>
                <w:right w:val="none" w:sz="0" w:space="0" w:color="auto"/>
              </w:divBdr>
            </w:div>
            <w:div w:id="1937400833">
              <w:marLeft w:val="0"/>
              <w:marRight w:val="0"/>
              <w:marTop w:val="0"/>
              <w:marBottom w:val="0"/>
              <w:divBdr>
                <w:top w:val="none" w:sz="0" w:space="0" w:color="auto"/>
                <w:left w:val="none" w:sz="0" w:space="0" w:color="auto"/>
                <w:bottom w:val="none" w:sz="0" w:space="0" w:color="auto"/>
                <w:right w:val="none" w:sz="0" w:space="0" w:color="auto"/>
              </w:divBdr>
            </w:div>
            <w:div w:id="1937665598">
              <w:marLeft w:val="0"/>
              <w:marRight w:val="0"/>
              <w:marTop w:val="0"/>
              <w:marBottom w:val="0"/>
              <w:divBdr>
                <w:top w:val="none" w:sz="0" w:space="0" w:color="auto"/>
                <w:left w:val="none" w:sz="0" w:space="0" w:color="auto"/>
                <w:bottom w:val="none" w:sz="0" w:space="0" w:color="auto"/>
                <w:right w:val="none" w:sz="0" w:space="0" w:color="auto"/>
              </w:divBdr>
            </w:div>
            <w:div w:id="1941331687">
              <w:marLeft w:val="0"/>
              <w:marRight w:val="0"/>
              <w:marTop w:val="0"/>
              <w:marBottom w:val="0"/>
              <w:divBdr>
                <w:top w:val="none" w:sz="0" w:space="0" w:color="auto"/>
                <w:left w:val="none" w:sz="0" w:space="0" w:color="auto"/>
                <w:bottom w:val="none" w:sz="0" w:space="0" w:color="auto"/>
                <w:right w:val="none" w:sz="0" w:space="0" w:color="auto"/>
              </w:divBdr>
            </w:div>
            <w:div w:id="1942031038">
              <w:marLeft w:val="0"/>
              <w:marRight w:val="0"/>
              <w:marTop w:val="0"/>
              <w:marBottom w:val="0"/>
              <w:divBdr>
                <w:top w:val="none" w:sz="0" w:space="0" w:color="auto"/>
                <w:left w:val="none" w:sz="0" w:space="0" w:color="auto"/>
                <w:bottom w:val="none" w:sz="0" w:space="0" w:color="auto"/>
                <w:right w:val="none" w:sz="0" w:space="0" w:color="auto"/>
              </w:divBdr>
            </w:div>
            <w:div w:id="1944066115">
              <w:marLeft w:val="0"/>
              <w:marRight w:val="0"/>
              <w:marTop w:val="0"/>
              <w:marBottom w:val="0"/>
              <w:divBdr>
                <w:top w:val="none" w:sz="0" w:space="0" w:color="auto"/>
                <w:left w:val="none" w:sz="0" w:space="0" w:color="auto"/>
                <w:bottom w:val="none" w:sz="0" w:space="0" w:color="auto"/>
                <w:right w:val="none" w:sz="0" w:space="0" w:color="auto"/>
              </w:divBdr>
            </w:div>
            <w:div w:id="1944653389">
              <w:marLeft w:val="0"/>
              <w:marRight w:val="0"/>
              <w:marTop w:val="0"/>
              <w:marBottom w:val="0"/>
              <w:divBdr>
                <w:top w:val="none" w:sz="0" w:space="0" w:color="auto"/>
                <w:left w:val="none" w:sz="0" w:space="0" w:color="auto"/>
                <w:bottom w:val="none" w:sz="0" w:space="0" w:color="auto"/>
                <w:right w:val="none" w:sz="0" w:space="0" w:color="auto"/>
              </w:divBdr>
            </w:div>
            <w:div w:id="1944678915">
              <w:marLeft w:val="0"/>
              <w:marRight w:val="0"/>
              <w:marTop w:val="0"/>
              <w:marBottom w:val="0"/>
              <w:divBdr>
                <w:top w:val="none" w:sz="0" w:space="0" w:color="auto"/>
                <w:left w:val="none" w:sz="0" w:space="0" w:color="auto"/>
                <w:bottom w:val="none" w:sz="0" w:space="0" w:color="auto"/>
                <w:right w:val="none" w:sz="0" w:space="0" w:color="auto"/>
              </w:divBdr>
            </w:div>
            <w:div w:id="1945961406">
              <w:marLeft w:val="0"/>
              <w:marRight w:val="0"/>
              <w:marTop w:val="0"/>
              <w:marBottom w:val="0"/>
              <w:divBdr>
                <w:top w:val="none" w:sz="0" w:space="0" w:color="auto"/>
                <w:left w:val="none" w:sz="0" w:space="0" w:color="auto"/>
                <w:bottom w:val="none" w:sz="0" w:space="0" w:color="auto"/>
                <w:right w:val="none" w:sz="0" w:space="0" w:color="auto"/>
              </w:divBdr>
            </w:div>
            <w:div w:id="1947276091">
              <w:marLeft w:val="0"/>
              <w:marRight w:val="0"/>
              <w:marTop w:val="0"/>
              <w:marBottom w:val="0"/>
              <w:divBdr>
                <w:top w:val="none" w:sz="0" w:space="0" w:color="auto"/>
                <w:left w:val="none" w:sz="0" w:space="0" w:color="auto"/>
                <w:bottom w:val="none" w:sz="0" w:space="0" w:color="auto"/>
                <w:right w:val="none" w:sz="0" w:space="0" w:color="auto"/>
              </w:divBdr>
            </w:div>
            <w:div w:id="1947694326">
              <w:marLeft w:val="0"/>
              <w:marRight w:val="0"/>
              <w:marTop w:val="0"/>
              <w:marBottom w:val="0"/>
              <w:divBdr>
                <w:top w:val="none" w:sz="0" w:space="0" w:color="auto"/>
                <w:left w:val="none" w:sz="0" w:space="0" w:color="auto"/>
                <w:bottom w:val="none" w:sz="0" w:space="0" w:color="auto"/>
                <w:right w:val="none" w:sz="0" w:space="0" w:color="auto"/>
              </w:divBdr>
            </w:div>
            <w:div w:id="1948542812">
              <w:marLeft w:val="0"/>
              <w:marRight w:val="0"/>
              <w:marTop w:val="0"/>
              <w:marBottom w:val="0"/>
              <w:divBdr>
                <w:top w:val="none" w:sz="0" w:space="0" w:color="auto"/>
                <w:left w:val="none" w:sz="0" w:space="0" w:color="auto"/>
                <w:bottom w:val="none" w:sz="0" w:space="0" w:color="auto"/>
                <w:right w:val="none" w:sz="0" w:space="0" w:color="auto"/>
              </w:divBdr>
            </w:div>
            <w:div w:id="1949388137">
              <w:marLeft w:val="0"/>
              <w:marRight w:val="0"/>
              <w:marTop w:val="0"/>
              <w:marBottom w:val="0"/>
              <w:divBdr>
                <w:top w:val="none" w:sz="0" w:space="0" w:color="auto"/>
                <w:left w:val="none" w:sz="0" w:space="0" w:color="auto"/>
                <w:bottom w:val="none" w:sz="0" w:space="0" w:color="auto"/>
                <w:right w:val="none" w:sz="0" w:space="0" w:color="auto"/>
              </w:divBdr>
            </w:div>
            <w:div w:id="1949584050">
              <w:marLeft w:val="0"/>
              <w:marRight w:val="0"/>
              <w:marTop w:val="0"/>
              <w:marBottom w:val="0"/>
              <w:divBdr>
                <w:top w:val="none" w:sz="0" w:space="0" w:color="auto"/>
                <w:left w:val="none" w:sz="0" w:space="0" w:color="auto"/>
                <w:bottom w:val="none" w:sz="0" w:space="0" w:color="auto"/>
                <w:right w:val="none" w:sz="0" w:space="0" w:color="auto"/>
              </w:divBdr>
            </w:div>
            <w:div w:id="1950504960">
              <w:marLeft w:val="0"/>
              <w:marRight w:val="0"/>
              <w:marTop w:val="0"/>
              <w:marBottom w:val="0"/>
              <w:divBdr>
                <w:top w:val="none" w:sz="0" w:space="0" w:color="auto"/>
                <w:left w:val="none" w:sz="0" w:space="0" w:color="auto"/>
                <w:bottom w:val="none" w:sz="0" w:space="0" w:color="auto"/>
                <w:right w:val="none" w:sz="0" w:space="0" w:color="auto"/>
              </w:divBdr>
            </w:div>
            <w:div w:id="1953128377">
              <w:marLeft w:val="0"/>
              <w:marRight w:val="0"/>
              <w:marTop w:val="0"/>
              <w:marBottom w:val="0"/>
              <w:divBdr>
                <w:top w:val="none" w:sz="0" w:space="0" w:color="auto"/>
                <w:left w:val="none" w:sz="0" w:space="0" w:color="auto"/>
                <w:bottom w:val="none" w:sz="0" w:space="0" w:color="auto"/>
                <w:right w:val="none" w:sz="0" w:space="0" w:color="auto"/>
              </w:divBdr>
            </w:div>
            <w:div w:id="1953398150">
              <w:marLeft w:val="0"/>
              <w:marRight w:val="0"/>
              <w:marTop w:val="0"/>
              <w:marBottom w:val="0"/>
              <w:divBdr>
                <w:top w:val="none" w:sz="0" w:space="0" w:color="auto"/>
                <w:left w:val="none" w:sz="0" w:space="0" w:color="auto"/>
                <w:bottom w:val="none" w:sz="0" w:space="0" w:color="auto"/>
                <w:right w:val="none" w:sz="0" w:space="0" w:color="auto"/>
              </w:divBdr>
            </w:div>
            <w:div w:id="1953439343">
              <w:marLeft w:val="0"/>
              <w:marRight w:val="0"/>
              <w:marTop w:val="0"/>
              <w:marBottom w:val="0"/>
              <w:divBdr>
                <w:top w:val="none" w:sz="0" w:space="0" w:color="auto"/>
                <w:left w:val="none" w:sz="0" w:space="0" w:color="auto"/>
                <w:bottom w:val="none" w:sz="0" w:space="0" w:color="auto"/>
                <w:right w:val="none" w:sz="0" w:space="0" w:color="auto"/>
              </w:divBdr>
            </w:div>
            <w:div w:id="1953589474">
              <w:marLeft w:val="0"/>
              <w:marRight w:val="0"/>
              <w:marTop w:val="0"/>
              <w:marBottom w:val="0"/>
              <w:divBdr>
                <w:top w:val="none" w:sz="0" w:space="0" w:color="auto"/>
                <w:left w:val="none" w:sz="0" w:space="0" w:color="auto"/>
                <w:bottom w:val="none" w:sz="0" w:space="0" w:color="auto"/>
                <w:right w:val="none" w:sz="0" w:space="0" w:color="auto"/>
              </w:divBdr>
            </w:div>
            <w:div w:id="1953591630">
              <w:marLeft w:val="0"/>
              <w:marRight w:val="0"/>
              <w:marTop w:val="0"/>
              <w:marBottom w:val="0"/>
              <w:divBdr>
                <w:top w:val="none" w:sz="0" w:space="0" w:color="auto"/>
                <w:left w:val="none" w:sz="0" w:space="0" w:color="auto"/>
                <w:bottom w:val="none" w:sz="0" w:space="0" w:color="auto"/>
                <w:right w:val="none" w:sz="0" w:space="0" w:color="auto"/>
              </w:divBdr>
            </w:div>
            <w:div w:id="1956714285">
              <w:marLeft w:val="0"/>
              <w:marRight w:val="0"/>
              <w:marTop w:val="0"/>
              <w:marBottom w:val="0"/>
              <w:divBdr>
                <w:top w:val="none" w:sz="0" w:space="0" w:color="auto"/>
                <w:left w:val="none" w:sz="0" w:space="0" w:color="auto"/>
                <w:bottom w:val="none" w:sz="0" w:space="0" w:color="auto"/>
                <w:right w:val="none" w:sz="0" w:space="0" w:color="auto"/>
              </w:divBdr>
            </w:div>
            <w:div w:id="1958566547">
              <w:marLeft w:val="0"/>
              <w:marRight w:val="0"/>
              <w:marTop w:val="0"/>
              <w:marBottom w:val="0"/>
              <w:divBdr>
                <w:top w:val="none" w:sz="0" w:space="0" w:color="auto"/>
                <w:left w:val="none" w:sz="0" w:space="0" w:color="auto"/>
                <w:bottom w:val="none" w:sz="0" w:space="0" w:color="auto"/>
                <w:right w:val="none" w:sz="0" w:space="0" w:color="auto"/>
              </w:divBdr>
            </w:div>
            <w:div w:id="1959019202">
              <w:marLeft w:val="0"/>
              <w:marRight w:val="0"/>
              <w:marTop w:val="0"/>
              <w:marBottom w:val="0"/>
              <w:divBdr>
                <w:top w:val="none" w:sz="0" w:space="0" w:color="auto"/>
                <w:left w:val="none" w:sz="0" w:space="0" w:color="auto"/>
                <w:bottom w:val="none" w:sz="0" w:space="0" w:color="auto"/>
                <w:right w:val="none" w:sz="0" w:space="0" w:color="auto"/>
              </w:divBdr>
            </w:div>
            <w:div w:id="1960868506">
              <w:marLeft w:val="0"/>
              <w:marRight w:val="0"/>
              <w:marTop w:val="0"/>
              <w:marBottom w:val="0"/>
              <w:divBdr>
                <w:top w:val="none" w:sz="0" w:space="0" w:color="auto"/>
                <w:left w:val="none" w:sz="0" w:space="0" w:color="auto"/>
                <w:bottom w:val="none" w:sz="0" w:space="0" w:color="auto"/>
                <w:right w:val="none" w:sz="0" w:space="0" w:color="auto"/>
              </w:divBdr>
            </w:div>
            <w:div w:id="1961302347">
              <w:marLeft w:val="0"/>
              <w:marRight w:val="0"/>
              <w:marTop w:val="0"/>
              <w:marBottom w:val="0"/>
              <w:divBdr>
                <w:top w:val="none" w:sz="0" w:space="0" w:color="auto"/>
                <w:left w:val="none" w:sz="0" w:space="0" w:color="auto"/>
                <w:bottom w:val="none" w:sz="0" w:space="0" w:color="auto"/>
                <w:right w:val="none" w:sz="0" w:space="0" w:color="auto"/>
              </w:divBdr>
            </w:div>
            <w:div w:id="1963338417">
              <w:marLeft w:val="0"/>
              <w:marRight w:val="0"/>
              <w:marTop w:val="0"/>
              <w:marBottom w:val="0"/>
              <w:divBdr>
                <w:top w:val="none" w:sz="0" w:space="0" w:color="auto"/>
                <w:left w:val="none" w:sz="0" w:space="0" w:color="auto"/>
                <w:bottom w:val="none" w:sz="0" w:space="0" w:color="auto"/>
                <w:right w:val="none" w:sz="0" w:space="0" w:color="auto"/>
              </w:divBdr>
            </w:div>
            <w:div w:id="1964918601">
              <w:marLeft w:val="0"/>
              <w:marRight w:val="0"/>
              <w:marTop w:val="0"/>
              <w:marBottom w:val="0"/>
              <w:divBdr>
                <w:top w:val="none" w:sz="0" w:space="0" w:color="auto"/>
                <w:left w:val="none" w:sz="0" w:space="0" w:color="auto"/>
                <w:bottom w:val="none" w:sz="0" w:space="0" w:color="auto"/>
                <w:right w:val="none" w:sz="0" w:space="0" w:color="auto"/>
              </w:divBdr>
            </w:div>
            <w:div w:id="1967277789">
              <w:marLeft w:val="0"/>
              <w:marRight w:val="0"/>
              <w:marTop w:val="0"/>
              <w:marBottom w:val="0"/>
              <w:divBdr>
                <w:top w:val="none" w:sz="0" w:space="0" w:color="auto"/>
                <w:left w:val="none" w:sz="0" w:space="0" w:color="auto"/>
                <w:bottom w:val="none" w:sz="0" w:space="0" w:color="auto"/>
                <w:right w:val="none" w:sz="0" w:space="0" w:color="auto"/>
              </w:divBdr>
            </w:div>
            <w:div w:id="1967850542">
              <w:marLeft w:val="0"/>
              <w:marRight w:val="0"/>
              <w:marTop w:val="0"/>
              <w:marBottom w:val="0"/>
              <w:divBdr>
                <w:top w:val="none" w:sz="0" w:space="0" w:color="auto"/>
                <w:left w:val="none" w:sz="0" w:space="0" w:color="auto"/>
                <w:bottom w:val="none" w:sz="0" w:space="0" w:color="auto"/>
                <w:right w:val="none" w:sz="0" w:space="0" w:color="auto"/>
              </w:divBdr>
            </w:div>
            <w:div w:id="1969779916">
              <w:marLeft w:val="0"/>
              <w:marRight w:val="0"/>
              <w:marTop w:val="0"/>
              <w:marBottom w:val="0"/>
              <w:divBdr>
                <w:top w:val="none" w:sz="0" w:space="0" w:color="auto"/>
                <w:left w:val="none" w:sz="0" w:space="0" w:color="auto"/>
                <w:bottom w:val="none" w:sz="0" w:space="0" w:color="auto"/>
                <w:right w:val="none" w:sz="0" w:space="0" w:color="auto"/>
              </w:divBdr>
            </w:div>
            <w:div w:id="1971519859">
              <w:marLeft w:val="0"/>
              <w:marRight w:val="0"/>
              <w:marTop w:val="0"/>
              <w:marBottom w:val="0"/>
              <w:divBdr>
                <w:top w:val="none" w:sz="0" w:space="0" w:color="auto"/>
                <w:left w:val="none" w:sz="0" w:space="0" w:color="auto"/>
                <w:bottom w:val="none" w:sz="0" w:space="0" w:color="auto"/>
                <w:right w:val="none" w:sz="0" w:space="0" w:color="auto"/>
              </w:divBdr>
            </w:div>
            <w:div w:id="1971739203">
              <w:marLeft w:val="0"/>
              <w:marRight w:val="0"/>
              <w:marTop w:val="0"/>
              <w:marBottom w:val="0"/>
              <w:divBdr>
                <w:top w:val="none" w:sz="0" w:space="0" w:color="auto"/>
                <w:left w:val="none" w:sz="0" w:space="0" w:color="auto"/>
                <w:bottom w:val="none" w:sz="0" w:space="0" w:color="auto"/>
                <w:right w:val="none" w:sz="0" w:space="0" w:color="auto"/>
              </w:divBdr>
            </w:div>
            <w:div w:id="1971865108">
              <w:marLeft w:val="0"/>
              <w:marRight w:val="0"/>
              <w:marTop w:val="0"/>
              <w:marBottom w:val="0"/>
              <w:divBdr>
                <w:top w:val="none" w:sz="0" w:space="0" w:color="auto"/>
                <w:left w:val="none" w:sz="0" w:space="0" w:color="auto"/>
                <w:bottom w:val="none" w:sz="0" w:space="0" w:color="auto"/>
                <w:right w:val="none" w:sz="0" w:space="0" w:color="auto"/>
              </w:divBdr>
            </w:div>
            <w:div w:id="1972706417">
              <w:marLeft w:val="0"/>
              <w:marRight w:val="0"/>
              <w:marTop w:val="0"/>
              <w:marBottom w:val="0"/>
              <w:divBdr>
                <w:top w:val="none" w:sz="0" w:space="0" w:color="auto"/>
                <w:left w:val="none" w:sz="0" w:space="0" w:color="auto"/>
                <w:bottom w:val="none" w:sz="0" w:space="0" w:color="auto"/>
                <w:right w:val="none" w:sz="0" w:space="0" w:color="auto"/>
              </w:divBdr>
            </w:div>
            <w:div w:id="1973049842">
              <w:marLeft w:val="0"/>
              <w:marRight w:val="0"/>
              <w:marTop w:val="0"/>
              <w:marBottom w:val="0"/>
              <w:divBdr>
                <w:top w:val="none" w:sz="0" w:space="0" w:color="auto"/>
                <w:left w:val="none" w:sz="0" w:space="0" w:color="auto"/>
                <w:bottom w:val="none" w:sz="0" w:space="0" w:color="auto"/>
                <w:right w:val="none" w:sz="0" w:space="0" w:color="auto"/>
              </w:divBdr>
            </w:div>
            <w:div w:id="1973562141">
              <w:marLeft w:val="0"/>
              <w:marRight w:val="0"/>
              <w:marTop w:val="0"/>
              <w:marBottom w:val="0"/>
              <w:divBdr>
                <w:top w:val="none" w:sz="0" w:space="0" w:color="auto"/>
                <w:left w:val="none" w:sz="0" w:space="0" w:color="auto"/>
                <w:bottom w:val="none" w:sz="0" w:space="0" w:color="auto"/>
                <w:right w:val="none" w:sz="0" w:space="0" w:color="auto"/>
              </w:divBdr>
            </w:div>
            <w:div w:id="1976522797">
              <w:marLeft w:val="0"/>
              <w:marRight w:val="0"/>
              <w:marTop w:val="0"/>
              <w:marBottom w:val="0"/>
              <w:divBdr>
                <w:top w:val="none" w:sz="0" w:space="0" w:color="auto"/>
                <w:left w:val="none" w:sz="0" w:space="0" w:color="auto"/>
                <w:bottom w:val="none" w:sz="0" w:space="0" w:color="auto"/>
                <w:right w:val="none" w:sz="0" w:space="0" w:color="auto"/>
              </w:divBdr>
            </w:div>
            <w:div w:id="1977952625">
              <w:marLeft w:val="0"/>
              <w:marRight w:val="0"/>
              <w:marTop w:val="0"/>
              <w:marBottom w:val="0"/>
              <w:divBdr>
                <w:top w:val="none" w:sz="0" w:space="0" w:color="auto"/>
                <w:left w:val="none" w:sz="0" w:space="0" w:color="auto"/>
                <w:bottom w:val="none" w:sz="0" w:space="0" w:color="auto"/>
                <w:right w:val="none" w:sz="0" w:space="0" w:color="auto"/>
              </w:divBdr>
            </w:div>
            <w:div w:id="1978022052">
              <w:marLeft w:val="0"/>
              <w:marRight w:val="0"/>
              <w:marTop w:val="0"/>
              <w:marBottom w:val="0"/>
              <w:divBdr>
                <w:top w:val="none" w:sz="0" w:space="0" w:color="auto"/>
                <w:left w:val="none" w:sz="0" w:space="0" w:color="auto"/>
                <w:bottom w:val="none" w:sz="0" w:space="0" w:color="auto"/>
                <w:right w:val="none" w:sz="0" w:space="0" w:color="auto"/>
              </w:divBdr>
            </w:div>
            <w:div w:id="1978411353">
              <w:marLeft w:val="0"/>
              <w:marRight w:val="0"/>
              <w:marTop w:val="0"/>
              <w:marBottom w:val="0"/>
              <w:divBdr>
                <w:top w:val="none" w:sz="0" w:space="0" w:color="auto"/>
                <w:left w:val="none" w:sz="0" w:space="0" w:color="auto"/>
                <w:bottom w:val="none" w:sz="0" w:space="0" w:color="auto"/>
                <w:right w:val="none" w:sz="0" w:space="0" w:color="auto"/>
              </w:divBdr>
            </w:div>
            <w:div w:id="1980920903">
              <w:marLeft w:val="0"/>
              <w:marRight w:val="0"/>
              <w:marTop w:val="0"/>
              <w:marBottom w:val="0"/>
              <w:divBdr>
                <w:top w:val="none" w:sz="0" w:space="0" w:color="auto"/>
                <w:left w:val="none" w:sz="0" w:space="0" w:color="auto"/>
                <w:bottom w:val="none" w:sz="0" w:space="0" w:color="auto"/>
                <w:right w:val="none" w:sz="0" w:space="0" w:color="auto"/>
              </w:divBdr>
            </w:div>
            <w:div w:id="1981422234">
              <w:marLeft w:val="0"/>
              <w:marRight w:val="0"/>
              <w:marTop w:val="0"/>
              <w:marBottom w:val="0"/>
              <w:divBdr>
                <w:top w:val="none" w:sz="0" w:space="0" w:color="auto"/>
                <w:left w:val="none" w:sz="0" w:space="0" w:color="auto"/>
                <w:bottom w:val="none" w:sz="0" w:space="0" w:color="auto"/>
                <w:right w:val="none" w:sz="0" w:space="0" w:color="auto"/>
              </w:divBdr>
            </w:div>
            <w:div w:id="1986734584">
              <w:marLeft w:val="0"/>
              <w:marRight w:val="0"/>
              <w:marTop w:val="0"/>
              <w:marBottom w:val="0"/>
              <w:divBdr>
                <w:top w:val="none" w:sz="0" w:space="0" w:color="auto"/>
                <w:left w:val="none" w:sz="0" w:space="0" w:color="auto"/>
                <w:bottom w:val="none" w:sz="0" w:space="0" w:color="auto"/>
                <w:right w:val="none" w:sz="0" w:space="0" w:color="auto"/>
              </w:divBdr>
            </w:div>
            <w:div w:id="1987081593">
              <w:marLeft w:val="0"/>
              <w:marRight w:val="0"/>
              <w:marTop w:val="0"/>
              <w:marBottom w:val="0"/>
              <w:divBdr>
                <w:top w:val="none" w:sz="0" w:space="0" w:color="auto"/>
                <w:left w:val="none" w:sz="0" w:space="0" w:color="auto"/>
                <w:bottom w:val="none" w:sz="0" w:space="0" w:color="auto"/>
                <w:right w:val="none" w:sz="0" w:space="0" w:color="auto"/>
              </w:divBdr>
              <w:divsChild>
                <w:div w:id="7297202">
                  <w:marLeft w:val="0"/>
                  <w:marRight w:val="0"/>
                  <w:marTop w:val="0"/>
                  <w:marBottom w:val="0"/>
                  <w:divBdr>
                    <w:top w:val="none" w:sz="0" w:space="0" w:color="auto"/>
                    <w:left w:val="none" w:sz="0" w:space="0" w:color="auto"/>
                    <w:bottom w:val="none" w:sz="0" w:space="0" w:color="auto"/>
                    <w:right w:val="none" w:sz="0" w:space="0" w:color="auto"/>
                  </w:divBdr>
                </w:div>
                <w:div w:id="322005175">
                  <w:marLeft w:val="0"/>
                  <w:marRight w:val="0"/>
                  <w:marTop w:val="0"/>
                  <w:marBottom w:val="0"/>
                  <w:divBdr>
                    <w:top w:val="none" w:sz="0" w:space="0" w:color="auto"/>
                    <w:left w:val="none" w:sz="0" w:space="0" w:color="auto"/>
                    <w:bottom w:val="none" w:sz="0" w:space="0" w:color="auto"/>
                    <w:right w:val="none" w:sz="0" w:space="0" w:color="auto"/>
                  </w:divBdr>
                </w:div>
                <w:div w:id="1140267434">
                  <w:marLeft w:val="0"/>
                  <w:marRight w:val="0"/>
                  <w:marTop w:val="0"/>
                  <w:marBottom w:val="0"/>
                  <w:divBdr>
                    <w:top w:val="none" w:sz="0" w:space="0" w:color="auto"/>
                    <w:left w:val="none" w:sz="0" w:space="0" w:color="auto"/>
                    <w:bottom w:val="none" w:sz="0" w:space="0" w:color="auto"/>
                    <w:right w:val="none" w:sz="0" w:space="0" w:color="auto"/>
                  </w:divBdr>
                </w:div>
                <w:div w:id="1207840908">
                  <w:marLeft w:val="0"/>
                  <w:marRight w:val="0"/>
                  <w:marTop w:val="0"/>
                  <w:marBottom w:val="0"/>
                  <w:divBdr>
                    <w:top w:val="none" w:sz="0" w:space="0" w:color="auto"/>
                    <w:left w:val="none" w:sz="0" w:space="0" w:color="auto"/>
                    <w:bottom w:val="none" w:sz="0" w:space="0" w:color="auto"/>
                    <w:right w:val="none" w:sz="0" w:space="0" w:color="auto"/>
                  </w:divBdr>
                </w:div>
                <w:div w:id="1226183179">
                  <w:marLeft w:val="0"/>
                  <w:marRight w:val="0"/>
                  <w:marTop w:val="0"/>
                  <w:marBottom w:val="0"/>
                  <w:divBdr>
                    <w:top w:val="none" w:sz="0" w:space="0" w:color="auto"/>
                    <w:left w:val="none" w:sz="0" w:space="0" w:color="auto"/>
                    <w:bottom w:val="none" w:sz="0" w:space="0" w:color="auto"/>
                    <w:right w:val="none" w:sz="0" w:space="0" w:color="auto"/>
                  </w:divBdr>
                </w:div>
                <w:div w:id="1813986685">
                  <w:marLeft w:val="0"/>
                  <w:marRight w:val="0"/>
                  <w:marTop w:val="0"/>
                  <w:marBottom w:val="0"/>
                  <w:divBdr>
                    <w:top w:val="none" w:sz="0" w:space="0" w:color="auto"/>
                    <w:left w:val="none" w:sz="0" w:space="0" w:color="auto"/>
                    <w:bottom w:val="none" w:sz="0" w:space="0" w:color="auto"/>
                    <w:right w:val="none" w:sz="0" w:space="0" w:color="auto"/>
                  </w:divBdr>
                </w:div>
              </w:divsChild>
            </w:div>
            <w:div w:id="1989437389">
              <w:marLeft w:val="0"/>
              <w:marRight w:val="0"/>
              <w:marTop w:val="0"/>
              <w:marBottom w:val="0"/>
              <w:divBdr>
                <w:top w:val="none" w:sz="0" w:space="0" w:color="auto"/>
                <w:left w:val="none" w:sz="0" w:space="0" w:color="auto"/>
                <w:bottom w:val="none" w:sz="0" w:space="0" w:color="auto"/>
                <w:right w:val="none" w:sz="0" w:space="0" w:color="auto"/>
              </w:divBdr>
            </w:div>
            <w:div w:id="1991670022">
              <w:marLeft w:val="0"/>
              <w:marRight w:val="0"/>
              <w:marTop w:val="0"/>
              <w:marBottom w:val="0"/>
              <w:divBdr>
                <w:top w:val="none" w:sz="0" w:space="0" w:color="auto"/>
                <w:left w:val="none" w:sz="0" w:space="0" w:color="auto"/>
                <w:bottom w:val="none" w:sz="0" w:space="0" w:color="auto"/>
                <w:right w:val="none" w:sz="0" w:space="0" w:color="auto"/>
              </w:divBdr>
            </w:div>
            <w:div w:id="1999534923">
              <w:marLeft w:val="0"/>
              <w:marRight w:val="0"/>
              <w:marTop w:val="0"/>
              <w:marBottom w:val="0"/>
              <w:divBdr>
                <w:top w:val="none" w:sz="0" w:space="0" w:color="auto"/>
                <w:left w:val="none" w:sz="0" w:space="0" w:color="auto"/>
                <w:bottom w:val="none" w:sz="0" w:space="0" w:color="auto"/>
                <w:right w:val="none" w:sz="0" w:space="0" w:color="auto"/>
              </w:divBdr>
            </w:div>
            <w:div w:id="1999965852">
              <w:marLeft w:val="0"/>
              <w:marRight w:val="0"/>
              <w:marTop w:val="0"/>
              <w:marBottom w:val="0"/>
              <w:divBdr>
                <w:top w:val="none" w:sz="0" w:space="0" w:color="auto"/>
                <w:left w:val="none" w:sz="0" w:space="0" w:color="auto"/>
                <w:bottom w:val="none" w:sz="0" w:space="0" w:color="auto"/>
                <w:right w:val="none" w:sz="0" w:space="0" w:color="auto"/>
              </w:divBdr>
            </w:div>
            <w:div w:id="2002926736">
              <w:marLeft w:val="0"/>
              <w:marRight w:val="0"/>
              <w:marTop w:val="0"/>
              <w:marBottom w:val="0"/>
              <w:divBdr>
                <w:top w:val="none" w:sz="0" w:space="0" w:color="auto"/>
                <w:left w:val="none" w:sz="0" w:space="0" w:color="auto"/>
                <w:bottom w:val="none" w:sz="0" w:space="0" w:color="auto"/>
                <w:right w:val="none" w:sz="0" w:space="0" w:color="auto"/>
              </w:divBdr>
            </w:div>
            <w:div w:id="2010018390">
              <w:marLeft w:val="0"/>
              <w:marRight w:val="0"/>
              <w:marTop w:val="0"/>
              <w:marBottom w:val="0"/>
              <w:divBdr>
                <w:top w:val="none" w:sz="0" w:space="0" w:color="auto"/>
                <w:left w:val="none" w:sz="0" w:space="0" w:color="auto"/>
                <w:bottom w:val="none" w:sz="0" w:space="0" w:color="auto"/>
                <w:right w:val="none" w:sz="0" w:space="0" w:color="auto"/>
              </w:divBdr>
            </w:div>
            <w:div w:id="2010794710">
              <w:marLeft w:val="0"/>
              <w:marRight w:val="0"/>
              <w:marTop w:val="0"/>
              <w:marBottom w:val="0"/>
              <w:divBdr>
                <w:top w:val="none" w:sz="0" w:space="0" w:color="auto"/>
                <w:left w:val="none" w:sz="0" w:space="0" w:color="auto"/>
                <w:bottom w:val="none" w:sz="0" w:space="0" w:color="auto"/>
                <w:right w:val="none" w:sz="0" w:space="0" w:color="auto"/>
              </w:divBdr>
            </w:div>
            <w:div w:id="2012247615">
              <w:marLeft w:val="0"/>
              <w:marRight w:val="0"/>
              <w:marTop w:val="0"/>
              <w:marBottom w:val="0"/>
              <w:divBdr>
                <w:top w:val="none" w:sz="0" w:space="0" w:color="auto"/>
                <w:left w:val="none" w:sz="0" w:space="0" w:color="auto"/>
                <w:bottom w:val="none" w:sz="0" w:space="0" w:color="auto"/>
                <w:right w:val="none" w:sz="0" w:space="0" w:color="auto"/>
              </w:divBdr>
            </w:div>
            <w:div w:id="2012753224">
              <w:marLeft w:val="0"/>
              <w:marRight w:val="0"/>
              <w:marTop w:val="0"/>
              <w:marBottom w:val="0"/>
              <w:divBdr>
                <w:top w:val="none" w:sz="0" w:space="0" w:color="auto"/>
                <w:left w:val="none" w:sz="0" w:space="0" w:color="auto"/>
                <w:bottom w:val="none" w:sz="0" w:space="0" w:color="auto"/>
                <w:right w:val="none" w:sz="0" w:space="0" w:color="auto"/>
              </w:divBdr>
            </w:div>
            <w:div w:id="2014910251">
              <w:marLeft w:val="0"/>
              <w:marRight w:val="0"/>
              <w:marTop w:val="0"/>
              <w:marBottom w:val="0"/>
              <w:divBdr>
                <w:top w:val="none" w:sz="0" w:space="0" w:color="auto"/>
                <w:left w:val="none" w:sz="0" w:space="0" w:color="auto"/>
                <w:bottom w:val="none" w:sz="0" w:space="0" w:color="auto"/>
                <w:right w:val="none" w:sz="0" w:space="0" w:color="auto"/>
              </w:divBdr>
            </w:div>
            <w:div w:id="2016951241">
              <w:marLeft w:val="0"/>
              <w:marRight w:val="0"/>
              <w:marTop w:val="0"/>
              <w:marBottom w:val="0"/>
              <w:divBdr>
                <w:top w:val="none" w:sz="0" w:space="0" w:color="auto"/>
                <w:left w:val="none" w:sz="0" w:space="0" w:color="auto"/>
                <w:bottom w:val="none" w:sz="0" w:space="0" w:color="auto"/>
                <w:right w:val="none" w:sz="0" w:space="0" w:color="auto"/>
              </w:divBdr>
            </w:div>
            <w:div w:id="2017147774">
              <w:marLeft w:val="0"/>
              <w:marRight w:val="0"/>
              <w:marTop w:val="0"/>
              <w:marBottom w:val="0"/>
              <w:divBdr>
                <w:top w:val="none" w:sz="0" w:space="0" w:color="auto"/>
                <w:left w:val="none" w:sz="0" w:space="0" w:color="auto"/>
                <w:bottom w:val="none" w:sz="0" w:space="0" w:color="auto"/>
                <w:right w:val="none" w:sz="0" w:space="0" w:color="auto"/>
              </w:divBdr>
            </w:div>
            <w:div w:id="2017464924">
              <w:marLeft w:val="0"/>
              <w:marRight w:val="0"/>
              <w:marTop w:val="0"/>
              <w:marBottom w:val="0"/>
              <w:divBdr>
                <w:top w:val="none" w:sz="0" w:space="0" w:color="auto"/>
                <w:left w:val="none" w:sz="0" w:space="0" w:color="auto"/>
                <w:bottom w:val="none" w:sz="0" w:space="0" w:color="auto"/>
                <w:right w:val="none" w:sz="0" w:space="0" w:color="auto"/>
              </w:divBdr>
            </w:div>
            <w:div w:id="2017724424">
              <w:marLeft w:val="0"/>
              <w:marRight w:val="0"/>
              <w:marTop w:val="0"/>
              <w:marBottom w:val="0"/>
              <w:divBdr>
                <w:top w:val="none" w:sz="0" w:space="0" w:color="auto"/>
                <w:left w:val="none" w:sz="0" w:space="0" w:color="auto"/>
                <w:bottom w:val="none" w:sz="0" w:space="0" w:color="auto"/>
                <w:right w:val="none" w:sz="0" w:space="0" w:color="auto"/>
              </w:divBdr>
            </w:div>
            <w:div w:id="2018460766">
              <w:marLeft w:val="0"/>
              <w:marRight w:val="0"/>
              <w:marTop w:val="0"/>
              <w:marBottom w:val="0"/>
              <w:divBdr>
                <w:top w:val="none" w:sz="0" w:space="0" w:color="auto"/>
                <w:left w:val="none" w:sz="0" w:space="0" w:color="auto"/>
                <w:bottom w:val="none" w:sz="0" w:space="0" w:color="auto"/>
                <w:right w:val="none" w:sz="0" w:space="0" w:color="auto"/>
              </w:divBdr>
            </w:div>
            <w:div w:id="2020157929">
              <w:marLeft w:val="0"/>
              <w:marRight w:val="0"/>
              <w:marTop w:val="0"/>
              <w:marBottom w:val="0"/>
              <w:divBdr>
                <w:top w:val="none" w:sz="0" w:space="0" w:color="auto"/>
                <w:left w:val="none" w:sz="0" w:space="0" w:color="auto"/>
                <w:bottom w:val="none" w:sz="0" w:space="0" w:color="auto"/>
                <w:right w:val="none" w:sz="0" w:space="0" w:color="auto"/>
              </w:divBdr>
            </w:div>
            <w:div w:id="2021852849">
              <w:marLeft w:val="0"/>
              <w:marRight w:val="0"/>
              <w:marTop w:val="0"/>
              <w:marBottom w:val="0"/>
              <w:divBdr>
                <w:top w:val="none" w:sz="0" w:space="0" w:color="auto"/>
                <w:left w:val="none" w:sz="0" w:space="0" w:color="auto"/>
                <w:bottom w:val="none" w:sz="0" w:space="0" w:color="auto"/>
                <w:right w:val="none" w:sz="0" w:space="0" w:color="auto"/>
              </w:divBdr>
            </w:div>
            <w:div w:id="2021925449">
              <w:marLeft w:val="0"/>
              <w:marRight w:val="0"/>
              <w:marTop w:val="0"/>
              <w:marBottom w:val="0"/>
              <w:divBdr>
                <w:top w:val="none" w:sz="0" w:space="0" w:color="auto"/>
                <w:left w:val="none" w:sz="0" w:space="0" w:color="auto"/>
                <w:bottom w:val="none" w:sz="0" w:space="0" w:color="auto"/>
                <w:right w:val="none" w:sz="0" w:space="0" w:color="auto"/>
              </w:divBdr>
            </w:div>
            <w:div w:id="2024479437">
              <w:marLeft w:val="0"/>
              <w:marRight w:val="0"/>
              <w:marTop w:val="0"/>
              <w:marBottom w:val="0"/>
              <w:divBdr>
                <w:top w:val="none" w:sz="0" w:space="0" w:color="auto"/>
                <w:left w:val="none" w:sz="0" w:space="0" w:color="auto"/>
                <w:bottom w:val="none" w:sz="0" w:space="0" w:color="auto"/>
                <w:right w:val="none" w:sz="0" w:space="0" w:color="auto"/>
              </w:divBdr>
            </w:div>
            <w:div w:id="2025814683">
              <w:marLeft w:val="0"/>
              <w:marRight w:val="0"/>
              <w:marTop w:val="0"/>
              <w:marBottom w:val="0"/>
              <w:divBdr>
                <w:top w:val="none" w:sz="0" w:space="0" w:color="auto"/>
                <w:left w:val="none" w:sz="0" w:space="0" w:color="auto"/>
                <w:bottom w:val="none" w:sz="0" w:space="0" w:color="auto"/>
                <w:right w:val="none" w:sz="0" w:space="0" w:color="auto"/>
              </w:divBdr>
            </w:div>
            <w:div w:id="2026207342">
              <w:marLeft w:val="0"/>
              <w:marRight w:val="0"/>
              <w:marTop w:val="360"/>
              <w:marBottom w:val="0"/>
              <w:divBdr>
                <w:top w:val="single" w:sz="6" w:space="0" w:color="auto"/>
                <w:left w:val="single" w:sz="6" w:space="0" w:color="auto"/>
                <w:bottom w:val="single" w:sz="6" w:space="0" w:color="auto"/>
                <w:right w:val="single" w:sz="6" w:space="0" w:color="auto"/>
              </w:divBdr>
            </w:div>
            <w:div w:id="2026780925">
              <w:marLeft w:val="0"/>
              <w:marRight w:val="0"/>
              <w:marTop w:val="0"/>
              <w:marBottom w:val="0"/>
              <w:divBdr>
                <w:top w:val="none" w:sz="0" w:space="0" w:color="auto"/>
                <w:left w:val="none" w:sz="0" w:space="0" w:color="auto"/>
                <w:bottom w:val="none" w:sz="0" w:space="0" w:color="auto"/>
                <w:right w:val="none" w:sz="0" w:space="0" w:color="auto"/>
              </w:divBdr>
            </w:div>
            <w:div w:id="2027511886">
              <w:marLeft w:val="0"/>
              <w:marRight w:val="0"/>
              <w:marTop w:val="0"/>
              <w:marBottom w:val="0"/>
              <w:divBdr>
                <w:top w:val="none" w:sz="0" w:space="0" w:color="auto"/>
                <w:left w:val="none" w:sz="0" w:space="0" w:color="auto"/>
                <w:bottom w:val="none" w:sz="0" w:space="0" w:color="auto"/>
                <w:right w:val="none" w:sz="0" w:space="0" w:color="auto"/>
              </w:divBdr>
            </w:div>
            <w:div w:id="2027751196">
              <w:marLeft w:val="0"/>
              <w:marRight w:val="0"/>
              <w:marTop w:val="0"/>
              <w:marBottom w:val="0"/>
              <w:divBdr>
                <w:top w:val="none" w:sz="0" w:space="0" w:color="auto"/>
                <w:left w:val="none" w:sz="0" w:space="0" w:color="auto"/>
                <w:bottom w:val="none" w:sz="0" w:space="0" w:color="auto"/>
                <w:right w:val="none" w:sz="0" w:space="0" w:color="auto"/>
              </w:divBdr>
            </w:div>
            <w:div w:id="2028945154">
              <w:marLeft w:val="0"/>
              <w:marRight w:val="0"/>
              <w:marTop w:val="0"/>
              <w:marBottom w:val="0"/>
              <w:divBdr>
                <w:top w:val="none" w:sz="0" w:space="0" w:color="auto"/>
                <w:left w:val="none" w:sz="0" w:space="0" w:color="auto"/>
                <w:bottom w:val="none" w:sz="0" w:space="0" w:color="auto"/>
                <w:right w:val="none" w:sz="0" w:space="0" w:color="auto"/>
              </w:divBdr>
            </w:div>
            <w:div w:id="2030525951">
              <w:marLeft w:val="0"/>
              <w:marRight w:val="0"/>
              <w:marTop w:val="0"/>
              <w:marBottom w:val="0"/>
              <w:divBdr>
                <w:top w:val="none" w:sz="0" w:space="0" w:color="auto"/>
                <w:left w:val="none" w:sz="0" w:space="0" w:color="auto"/>
                <w:bottom w:val="none" w:sz="0" w:space="0" w:color="auto"/>
                <w:right w:val="none" w:sz="0" w:space="0" w:color="auto"/>
              </w:divBdr>
            </w:div>
            <w:div w:id="2031374184">
              <w:marLeft w:val="0"/>
              <w:marRight w:val="0"/>
              <w:marTop w:val="0"/>
              <w:marBottom w:val="0"/>
              <w:divBdr>
                <w:top w:val="none" w:sz="0" w:space="0" w:color="auto"/>
                <w:left w:val="none" w:sz="0" w:space="0" w:color="auto"/>
                <w:bottom w:val="none" w:sz="0" w:space="0" w:color="auto"/>
                <w:right w:val="none" w:sz="0" w:space="0" w:color="auto"/>
              </w:divBdr>
            </w:div>
            <w:div w:id="2031910228">
              <w:marLeft w:val="0"/>
              <w:marRight w:val="0"/>
              <w:marTop w:val="0"/>
              <w:marBottom w:val="0"/>
              <w:divBdr>
                <w:top w:val="none" w:sz="0" w:space="0" w:color="auto"/>
                <w:left w:val="none" w:sz="0" w:space="0" w:color="auto"/>
                <w:bottom w:val="none" w:sz="0" w:space="0" w:color="auto"/>
                <w:right w:val="none" w:sz="0" w:space="0" w:color="auto"/>
              </w:divBdr>
            </w:div>
            <w:div w:id="2032490651">
              <w:marLeft w:val="0"/>
              <w:marRight w:val="0"/>
              <w:marTop w:val="360"/>
              <w:marBottom w:val="0"/>
              <w:divBdr>
                <w:top w:val="single" w:sz="6" w:space="0" w:color="auto"/>
                <w:left w:val="single" w:sz="6" w:space="0" w:color="auto"/>
                <w:bottom w:val="single" w:sz="6" w:space="0" w:color="auto"/>
                <w:right w:val="single" w:sz="6" w:space="0" w:color="auto"/>
              </w:divBdr>
            </w:div>
            <w:div w:id="2034307031">
              <w:marLeft w:val="0"/>
              <w:marRight w:val="0"/>
              <w:marTop w:val="0"/>
              <w:marBottom w:val="0"/>
              <w:divBdr>
                <w:top w:val="none" w:sz="0" w:space="0" w:color="auto"/>
                <w:left w:val="none" w:sz="0" w:space="0" w:color="auto"/>
                <w:bottom w:val="none" w:sz="0" w:space="0" w:color="auto"/>
                <w:right w:val="none" w:sz="0" w:space="0" w:color="auto"/>
              </w:divBdr>
            </w:div>
            <w:div w:id="2036076654">
              <w:marLeft w:val="0"/>
              <w:marRight w:val="0"/>
              <w:marTop w:val="0"/>
              <w:marBottom w:val="0"/>
              <w:divBdr>
                <w:top w:val="none" w:sz="0" w:space="0" w:color="auto"/>
                <w:left w:val="none" w:sz="0" w:space="0" w:color="auto"/>
                <w:bottom w:val="none" w:sz="0" w:space="0" w:color="auto"/>
                <w:right w:val="none" w:sz="0" w:space="0" w:color="auto"/>
              </w:divBdr>
            </w:div>
            <w:div w:id="2037349495">
              <w:marLeft w:val="0"/>
              <w:marRight w:val="0"/>
              <w:marTop w:val="0"/>
              <w:marBottom w:val="0"/>
              <w:divBdr>
                <w:top w:val="none" w:sz="0" w:space="0" w:color="auto"/>
                <w:left w:val="none" w:sz="0" w:space="0" w:color="auto"/>
                <w:bottom w:val="none" w:sz="0" w:space="0" w:color="auto"/>
                <w:right w:val="none" w:sz="0" w:space="0" w:color="auto"/>
              </w:divBdr>
            </w:div>
            <w:div w:id="2040858700">
              <w:marLeft w:val="0"/>
              <w:marRight w:val="0"/>
              <w:marTop w:val="0"/>
              <w:marBottom w:val="0"/>
              <w:divBdr>
                <w:top w:val="none" w:sz="0" w:space="0" w:color="auto"/>
                <w:left w:val="none" w:sz="0" w:space="0" w:color="auto"/>
                <w:bottom w:val="none" w:sz="0" w:space="0" w:color="auto"/>
                <w:right w:val="none" w:sz="0" w:space="0" w:color="auto"/>
              </w:divBdr>
            </w:div>
            <w:div w:id="2044859175">
              <w:marLeft w:val="0"/>
              <w:marRight w:val="0"/>
              <w:marTop w:val="0"/>
              <w:marBottom w:val="0"/>
              <w:divBdr>
                <w:top w:val="none" w:sz="0" w:space="0" w:color="auto"/>
                <w:left w:val="none" w:sz="0" w:space="0" w:color="auto"/>
                <w:bottom w:val="none" w:sz="0" w:space="0" w:color="auto"/>
                <w:right w:val="none" w:sz="0" w:space="0" w:color="auto"/>
              </w:divBdr>
            </w:div>
            <w:div w:id="2050060501">
              <w:marLeft w:val="0"/>
              <w:marRight w:val="0"/>
              <w:marTop w:val="0"/>
              <w:marBottom w:val="0"/>
              <w:divBdr>
                <w:top w:val="none" w:sz="0" w:space="0" w:color="auto"/>
                <w:left w:val="none" w:sz="0" w:space="0" w:color="auto"/>
                <w:bottom w:val="none" w:sz="0" w:space="0" w:color="auto"/>
                <w:right w:val="none" w:sz="0" w:space="0" w:color="auto"/>
              </w:divBdr>
            </w:div>
            <w:div w:id="2050833671">
              <w:marLeft w:val="0"/>
              <w:marRight w:val="0"/>
              <w:marTop w:val="0"/>
              <w:marBottom w:val="0"/>
              <w:divBdr>
                <w:top w:val="none" w:sz="0" w:space="0" w:color="auto"/>
                <w:left w:val="none" w:sz="0" w:space="0" w:color="auto"/>
                <w:bottom w:val="none" w:sz="0" w:space="0" w:color="auto"/>
                <w:right w:val="none" w:sz="0" w:space="0" w:color="auto"/>
              </w:divBdr>
            </w:div>
            <w:div w:id="2050838279">
              <w:marLeft w:val="0"/>
              <w:marRight w:val="0"/>
              <w:marTop w:val="0"/>
              <w:marBottom w:val="0"/>
              <w:divBdr>
                <w:top w:val="none" w:sz="0" w:space="0" w:color="auto"/>
                <w:left w:val="none" w:sz="0" w:space="0" w:color="auto"/>
                <w:bottom w:val="none" w:sz="0" w:space="0" w:color="auto"/>
                <w:right w:val="none" w:sz="0" w:space="0" w:color="auto"/>
              </w:divBdr>
            </w:div>
            <w:div w:id="2051294990">
              <w:marLeft w:val="0"/>
              <w:marRight w:val="0"/>
              <w:marTop w:val="0"/>
              <w:marBottom w:val="0"/>
              <w:divBdr>
                <w:top w:val="none" w:sz="0" w:space="0" w:color="auto"/>
                <w:left w:val="none" w:sz="0" w:space="0" w:color="auto"/>
                <w:bottom w:val="none" w:sz="0" w:space="0" w:color="auto"/>
                <w:right w:val="none" w:sz="0" w:space="0" w:color="auto"/>
              </w:divBdr>
            </w:div>
            <w:div w:id="2052460163">
              <w:marLeft w:val="0"/>
              <w:marRight w:val="0"/>
              <w:marTop w:val="0"/>
              <w:marBottom w:val="0"/>
              <w:divBdr>
                <w:top w:val="none" w:sz="0" w:space="0" w:color="auto"/>
                <w:left w:val="none" w:sz="0" w:space="0" w:color="auto"/>
                <w:bottom w:val="none" w:sz="0" w:space="0" w:color="auto"/>
                <w:right w:val="none" w:sz="0" w:space="0" w:color="auto"/>
              </w:divBdr>
            </w:div>
            <w:div w:id="2053915019">
              <w:marLeft w:val="0"/>
              <w:marRight w:val="0"/>
              <w:marTop w:val="0"/>
              <w:marBottom w:val="0"/>
              <w:divBdr>
                <w:top w:val="none" w:sz="0" w:space="0" w:color="auto"/>
                <w:left w:val="none" w:sz="0" w:space="0" w:color="auto"/>
                <w:bottom w:val="none" w:sz="0" w:space="0" w:color="auto"/>
                <w:right w:val="none" w:sz="0" w:space="0" w:color="auto"/>
              </w:divBdr>
            </w:div>
            <w:div w:id="2053915147">
              <w:marLeft w:val="0"/>
              <w:marRight w:val="0"/>
              <w:marTop w:val="0"/>
              <w:marBottom w:val="0"/>
              <w:divBdr>
                <w:top w:val="none" w:sz="0" w:space="0" w:color="auto"/>
                <w:left w:val="none" w:sz="0" w:space="0" w:color="auto"/>
                <w:bottom w:val="none" w:sz="0" w:space="0" w:color="auto"/>
                <w:right w:val="none" w:sz="0" w:space="0" w:color="auto"/>
              </w:divBdr>
            </w:div>
            <w:div w:id="2055353127">
              <w:marLeft w:val="0"/>
              <w:marRight w:val="0"/>
              <w:marTop w:val="0"/>
              <w:marBottom w:val="0"/>
              <w:divBdr>
                <w:top w:val="none" w:sz="0" w:space="0" w:color="auto"/>
                <w:left w:val="none" w:sz="0" w:space="0" w:color="auto"/>
                <w:bottom w:val="none" w:sz="0" w:space="0" w:color="auto"/>
                <w:right w:val="none" w:sz="0" w:space="0" w:color="auto"/>
              </w:divBdr>
            </w:div>
            <w:div w:id="2055691029">
              <w:marLeft w:val="0"/>
              <w:marRight w:val="0"/>
              <w:marTop w:val="0"/>
              <w:marBottom w:val="0"/>
              <w:divBdr>
                <w:top w:val="none" w:sz="0" w:space="0" w:color="auto"/>
                <w:left w:val="none" w:sz="0" w:space="0" w:color="auto"/>
                <w:bottom w:val="none" w:sz="0" w:space="0" w:color="auto"/>
                <w:right w:val="none" w:sz="0" w:space="0" w:color="auto"/>
              </w:divBdr>
            </w:div>
            <w:div w:id="2057897044">
              <w:marLeft w:val="0"/>
              <w:marRight w:val="0"/>
              <w:marTop w:val="0"/>
              <w:marBottom w:val="0"/>
              <w:divBdr>
                <w:top w:val="none" w:sz="0" w:space="0" w:color="auto"/>
                <w:left w:val="none" w:sz="0" w:space="0" w:color="auto"/>
                <w:bottom w:val="none" w:sz="0" w:space="0" w:color="auto"/>
                <w:right w:val="none" w:sz="0" w:space="0" w:color="auto"/>
              </w:divBdr>
            </w:div>
            <w:div w:id="2058505832">
              <w:marLeft w:val="0"/>
              <w:marRight w:val="0"/>
              <w:marTop w:val="0"/>
              <w:marBottom w:val="0"/>
              <w:divBdr>
                <w:top w:val="none" w:sz="0" w:space="0" w:color="auto"/>
                <w:left w:val="none" w:sz="0" w:space="0" w:color="auto"/>
                <w:bottom w:val="none" w:sz="0" w:space="0" w:color="auto"/>
                <w:right w:val="none" w:sz="0" w:space="0" w:color="auto"/>
              </w:divBdr>
            </w:div>
            <w:div w:id="2058578310">
              <w:marLeft w:val="0"/>
              <w:marRight w:val="0"/>
              <w:marTop w:val="0"/>
              <w:marBottom w:val="0"/>
              <w:divBdr>
                <w:top w:val="none" w:sz="0" w:space="0" w:color="auto"/>
                <w:left w:val="none" w:sz="0" w:space="0" w:color="auto"/>
                <w:bottom w:val="none" w:sz="0" w:space="0" w:color="auto"/>
                <w:right w:val="none" w:sz="0" w:space="0" w:color="auto"/>
              </w:divBdr>
            </w:div>
            <w:div w:id="2059890516">
              <w:marLeft w:val="0"/>
              <w:marRight w:val="0"/>
              <w:marTop w:val="0"/>
              <w:marBottom w:val="0"/>
              <w:divBdr>
                <w:top w:val="none" w:sz="0" w:space="0" w:color="auto"/>
                <w:left w:val="none" w:sz="0" w:space="0" w:color="auto"/>
                <w:bottom w:val="none" w:sz="0" w:space="0" w:color="auto"/>
                <w:right w:val="none" w:sz="0" w:space="0" w:color="auto"/>
              </w:divBdr>
            </w:div>
            <w:div w:id="2060670682">
              <w:marLeft w:val="0"/>
              <w:marRight w:val="0"/>
              <w:marTop w:val="0"/>
              <w:marBottom w:val="0"/>
              <w:divBdr>
                <w:top w:val="none" w:sz="0" w:space="0" w:color="auto"/>
                <w:left w:val="none" w:sz="0" w:space="0" w:color="auto"/>
                <w:bottom w:val="none" w:sz="0" w:space="0" w:color="auto"/>
                <w:right w:val="none" w:sz="0" w:space="0" w:color="auto"/>
              </w:divBdr>
            </w:div>
            <w:div w:id="2061588369">
              <w:marLeft w:val="0"/>
              <w:marRight w:val="0"/>
              <w:marTop w:val="0"/>
              <w:marBottom w:val="0"/>
              <w:divBdr>
                <w:top w:val="none" w:sz="0" w:space="0" w:color="auto"/>
                <w:left w:val="none" w:sz="0" w:space="0" w:color="auto"/>
                <w:bottom w:val="none" w:sz="0" w:space="0" w:color="auto"/>
                <w:right w:val="none" w:sz="0" w:space="0" w:color="auto"/>
              </w:divBdr>
            </w:div>
            <w:div w:id="2061860004">
              <w:marLeft w:val="0"/>
              <w:marRight w:val="0"/>
              <w:marTop w:val="0"/>
              <w:marBottom w:val="0"/>
              <w:divBdr>
                <w:top w:val="none" w:sz="0" w:space="0" w:color="auto"/>
                <w:left w:val="none" w:sz="0" w:space="0" w:color="auto"/>
                <w:bottom w:val="none" w:sz="0" w:space="0" w:color="auto"/>
                <w:right w:val="none" w:sz="0" w:space="0" w:color="auto"/>
              </w:divBdr>
            </w:div>
            <w:div w:id="2062316737">
              <w:marLeft w:val="0"/>
              <w:marRight w:val="0"/>
              <w:marTop w:val="0"/>
              <w:marBottom w:val="0"/>
              <w:divBdr>
                <w:top w:val="none" w:sz="0" w:space="0" w:color="auto"/>
                <w:left w:val="none" w:sz="0" w:space="0" w:color="auto"/>
                <w:bottom w:val="none" w:sz="0" w:space="0" w:color="auto"/>
                <w:right w:val="none" w:sz="0" w:space="0" w:color="auto"/>
              </w:divBdr>
            </w:div>
            <w:div w:id="2063021423">
              <w:marLeft w:val="0"/>
              <w:marRight w:val="0"/>
              <w:marTop w:val="0"/>
              <w:marBottom w:val="0"/>
              <w:divBdr>
                <w:top w:val="none" w:sz="0" w:space="0" w:color="auto"/>
                <w:left w:val="none" w:sz="0" w:space="0" w:color="auto"/>
                <w:bottom w:val="none" w:sz="0" w:space="0" w:color="auto"/>
                <w:right w:val="none" w:sz="0" w:space="0" w:color="auto"/>
              </w:divBdr>
            </w:div>
            <w:div w:id="2064405946">
              <w:marLeft w:val="0"/>
              <w:marRight w:val="0"/>
              <w:marTop w:val="0"/>
              <w:marBottom w:val="0"/>
              <w:divBdr>
                <w:top w:val="none" w:sz="0" w:space="0" w:color="auto"/>
                <w:left w:val="none" w:sz="0" w:space="0" w:color="auto"/>
                <w:bottom w:val="none" w:sz="0" w:space="0" w:color="auto"/>
                <w:right w:val="none" w:sz="0" w:space="0" w:color="auto"/>
              </w:divBdr>
            </w:div>
            <w:div w:id="2064863642">
              <w:marLeft w:val="0"/>
              <w:marRight w:val="0"/>
              <w:marTop w:val="0"/>
              <w:marBottom w:val="0"/>
              <w:divBdr>
                <w:top w:val="none" w:sz="0" w:space="0" w:color="auto"/>
                <w:left w:val="none" w:sz="0" w:space="0" w:color="auto"/>
                <w:bottom w:val="none" w:sz="0" w:space="0" w:color="auto"/>
                <w:right w:val="none" w:sz="0" w:space="0" w:color="auto"/>
              </w:divBdr>
            </w:div>
            <w:div w:id="2065055165">
              <w:marLeft w:val="0"/>
              <w:marRight w:val="0"/>
              <w:marTop w:val="0"/>
              <w:marBottom w:val="0"/>
              <w:divBdr>
                <w:top w:val="none" w:sz="0" w:space="0" w:color="auto"/>
                <w:left w:val="none" w:sz="0" w:space="0" w:color="auto"/>
                <w:bottom w:val="none" w:sz="0" w:space="0" w:color="auto"/>
                <w:right w:val="none" w:sz="0" w:space="0" w:color="auto"/>
              </w:divBdr>
            </w:div>
            <w:div w:id="2066836670">
              <w:marLeft w:val="0"/>
              <w:marRight w:val="0"/>
              <w:marTop w:val="0"/>
              <w:marBottom w:val="0"/>
              <w:divBdr>
                <w:top w:val="none" w:sz="0" w:space="0" w:color="auto"/>
                <w:left w:val="none" w:sz="0" w:space="0" w:color="auto"/>
                <w:bottom w:val="none" w:sz="0" w:space="0" w:color="auto"/>
                <w:right w:val="none" w:sz="0" w:space="0" w:color="auto"/>
              </w:divBdr>
            </w:div>
            <w:div w:id="2067874354">
              <w:marLeft w:val="0"/>
              <w:marRight w:val="0"/>
              <w:marTop w:val="0"/>
              <w:marBottom w:val="0"/>
              <w:divBdr>
                <w:top w:val="none" w:sz="0" w:space="0" w:color="auto"/>
                <w:left w:val="none" w:sz="0" w:space="0" w:color="auto"/>
                <w:bottom w:val="none" w:sz="0" w:space="0" w:color="auto"/>
                <w:right w:val="none" w:sz="0" w:space="0" w:color="auto"/>
              </w:divBdr>
            </w:div>
            <w:div w:id="2069985551">
              <w:marLeft w:val="0"/>
              <w:marRight w:val="0"/>
              <w:marTop w:val="0"/>
              <w:marBottom w:val="0"/>
              <w:divBdr>
                <w:top w:val="none" w:sz="0" w:space="0" w:color="auto"/>
                <w:left w:val="none" w:sz="0" w:space="0" w:color="auto"/>
                <w:bottom w:val="none" w:sz="0" w:space="0" w:color="auto"/>
                <w:right w:val="none" w:sz="0" w:space="0" w:color="auto"/>
              </w:divBdr>
            </w:div>
            <w:div w:id="2070642627">
              <w:marLeft w:val="0"/>
              <w:marRight w:val="0"/>
              <w:marTop w:val="0"/>
              <w:marBottom w:val="0"/>
              <w:divBdr>
                <w:top w:val="none" w:sz="0" w:space="0" w:color="auto"/>
                <w:left w:val="none" w:sz="0" w:space="0" w:color="auto"/>
                <w:bottom w:val="none" w:sz="0" w:space="0" w:color="auto"/>
                <w:right w:val="none" w:sz="0" w:space="0" w:color="auto"/>
              </w:divBdr>
            </w:div>
            <w:div w:id="2073774119">
              <w:marLeft w:val="0"/>
              <w:marRight w:val="0"/>
              <w:marTop w:val="0"/>
              <w:marBottom w:val="0"/>
              <w:divBdr>
                <w:top w:val="none" w:sz="0" w:space="0" w:color="auto"/>
                <w:left w:val="none" w:sz="0" w:space="0" w:color="auto"/>
                <w:bottom w:val="none" w:sz="0" w:space="0" w:color="auto"/>
                <w:right w:val="none" w:sz="0" w:space="0" w:color="auto"/>
              </w:divBdr>
              <w:divsChild>
                <w:div w:id="1043484376">
                  <w:marLeft w:val="0"/>
                  <w:marRight w:val="0"/>
                  <w:marTop w:val="0"/>
                  <w:marBottom w:val="0"/>
                  <w:divBdr>
                    <w:top w:val="none" w:sz="0" w:space="0" w:color="auto"/>
                    <w:left w:val="none" w:sz="0" w:space="0" w:color="auto"/>
                    <w:bottom w:val="none" w:sz="0" w:space="0" w:color="auto"/>
                    <w:right w:val="none" w:sz="0" w:space="0" w:color="auto"/>
                  </w:divBdr>
                </w:div>
                <w:div w:id="1295210125">
                  <w:marLeft w:val="0"/>
                  <w:marRight w:val="0"/>
                  <w:marTop w:val="0"/>
                  <w:marBottom w:val="0"/>
                  <w:divBdr>
                    <w:top w:val="none" w:sz="0" w:space="0" w:color="auto"/>
                    <w:left w:val="none" w:sz="0" w:space="0" w:color="auto"/>
                    <w:bottom w:val="none" w:sz="0" w:space="0" w:color="auto"/>
                    <w:right w:val="none" w:sz="0" w:space="0" w:color="auto"/>
                  </w:divBdr>
                </w:div>
                <w:div w:id="1420172056">
                  <w:marLeft w:val="0"/>
                  <w:marRight w:val="0"/>
                  <w:marTop w:val="0"/>
                  <w:marBottom w:val="0"/>
                  <w:divBdr>
                    <w:top w:val="none" w:sz="0" w:space="0" w:color="auto"/>
                    <w:left w:val="none" w:sz="0" w:space="0" w:color="auto"/>
                    <w:bottom w:val="none" w:sz="0" w:space="0" w:color="auto"/>
                    <w:right w:val="none" w:sz="0" w:space="0" w:color="auto"/>
                  </w:divBdr>
                </w:div>
                <w:div w:id="1894076400">
                  <w:marLeft w:val="0"/>
                  <w:marRight w:val="0"/>
                  <w:marTop w:val="0"/>
                  <w:marBottom w:val="0"/>
                  <w:divBdr>
                    <w:top w:val="none" w:sz="0" w:space="0" w:color="auto"/>
                    <w:left w:val="none" w:sz="0" w:space="0" w:color="auto"/>
                    <w:bottom w:val="none" w:sz="0" w:space="0" w:color="auto"/>
                    <w:right w:val="none" w:sz="0" w:space="0" w:color="auto"/>
                  </w:divBdr>
                </w:div>
              </w:divsChild>
            </w:div>
            <w:div w:id="2074155859">
              <w:marLeft w:val="0"/>
              <w:marRight w:val="0"/>
              <w:marTop w:val="0"/>
              <w:marBottom w:val="0"/>
              <w:divBdr>
                <w:top w:val="none" w:sz="0" w:space="0" w:color="auto"/>
                <w:left w:val="none" w:sz="0" w:space="0" w:color="auto"/>
                <w:bottom w:val="none" w:sz="0" w:space="0" w:color="auto"/>
                <w:right w:val="none" w:sz="0" w:space="0" w:color="auto"/>
              </w:divBdr>
            </w:div>
            <w:div w:id="2074350434">
              <w:marLeft w:val="0"/>
              <w:marRight w:val="0"/>
              <w:marTop w:val="0"/>
              <w:marBottom w:val="0"/>
              <w:divBdr>
                <w:top w:val="none" w:sz="0" w:space="0" w:color="auto"/>
                <w:left w:val="none" w:sz="0" w:space="0" w:color="auto"/>
                <w:bottom w:val="none" w:sz="0" w:space="0" w:color="auto"/>
                <w:right w:val="none" w:sz="0" w:space="0" w:color="auto"/>
              </w:divBdr>
            </w:div>
            <w:div w:id="2075351272">
              <w:marLeft w:val="0"/>
              <w:marRight w:val="0"/>
              <w:marTop w:val="0"/>
              <w:marBottom w:val="0"/>
              <w:divBdr>
                <w:top w:val="none" w:sz="0" w:space="0" w:color="auto"/>
                <w:left w:val="none" w:sz="0" w:space="0" w:color="auto"/>
                <w:bottom w:val="none" w:sz="0" w:space="0" w:color="auto"/>
                <w:right w:val="none" w:sz="0" w:space="0" w:color="auto"/>
              </w:divBdr>
            </w:div>
            <w:div w:id="2075617388">
              <w:marLeft w:val="0"/>
              <w:marRight w:val="0"/>
              <w:marTop w:val="0"/>
              <w:marBottom w:val="0"/>
              <w:divBdr>
                <w:top w:val="none" w:sz="0" w:space="0" w:color="auto"/>
                <w:left w:val="none" w:sz="0" w:space="0" w:color="auto"/>
                <w:bottom w:val="none" w:sz="0" w:space="0" w:color="auto"/>
                <w:right w:val="none" w:sz="0" w:space="0" w:color="auto"/>
              </w:divBdr>
            </w:div>
            <w:div w:id="2076387673">
              <w:marLeft w:val="0"/>
              <w:marRight w:val="0"/>
              <w:marTop w:val="0"/>
              <w:marBottom w:val="0"/>
              <w:divBdr>
                <w:top w:val="none" w:sz="0" w:space="0" w:color="auto"/>
                <w:left w:val="none" w:sz="0" w:space="0" w:color="auto"/>
                <w:bottom w:val="none" w:sz="0" w:space="0" w:color="auto"/>
                <w:right w:val="none" w:sz="0" w:space="0" w:color="auto"/>
              </w:divBdr>
            </w:div>
            <w:div w:id="2083604067">
              <w:marLeft w:val="0"/>
              <w:marRight w:val="0"/>
              <w:marTop w:val="0"/>
              <w:marBottom w:val="0"/>
              <w:divBdr>
                <w:top w:val="none" w:sz="0" w:space="0" w:color="auto"/>
                <w:left w:val="none" w:sz="0" w:space="0" w:color="auto"/>
                <w:bottom w:val="none" w:sz="0" w:space="0" w:color="auto"/>
                <w:right w:val="none" w:sz="0" w:space="0" w:color="auto"/>
              </w:divBdr>
            </w:div>
            <w:div w:id="2085563136">
              <w:marLeft w:val="0"/>
              <w:marRight w:val="0"/>
              <w:marTop w:val="360"/>
              <w:marBottom w:val="0"/>
              <w:divBdr>
                <w:top w:val="single" w:sz="6" w:space="0" w:color="auto"/>
                <w:left w:val="single" w:sz="6" w:space="0" w:color="auto"/>
                <w:bottom w:val="single" w:sz="6" w:space="0" w:color="auto"/>
                <w:right w:val="single" w:sz="6" w:space="0" w:color="auto"/>
              </w:divBdr>
            </w:div>
            <w:div w:id="2085835261">
              <w:marLeft w:val="0"/>
              <w:marRight w:val="0"/>
              <w:marTop w:val="0"/>
              <w:marBottom w:val="0"/>
              <w:divBdr>
                <w:top w:val="none" w:sz="0" w:space="0" w:color="auto"/>
                <w:left w:val="none" w:sz="0" w:space="0" w:color="auto"/>
                <w:bottom w:val="none" w:sz="0" w:space="0" w:color="auto"/>
                <w:right w:val="none" w:sz="0" w:space="0" w:color="auto"/>
              </w:divBdr>
            </w:div>
            <w:div w:id="2088964922">
              <w:marLeft w:val="0"/>
              <w:marRight w:val="0"/>
              <w:marTop w:val="0"/>
              <w:marBottom w:val="0"/>
              <w:divBdr>
                <w:top w:val="none" w:sz="0" w:space="0" w:color="auto"/>
                <w:left w:val="none" w:sz="0" w:space="0" w:color="auto"/>
                <w:bottom w:val="none" w:sz="0" w:space="0" w:color="auto"/>
                <w:right w:val="none" w:sz="0" w:space="0" w:color="auto"/>
              </w:divBdr>
            </w:div>
            <w:div w:id="2089185026">
              <w:marLeft w:val="0"/>
              <w:marRight w:val="0"/>
              <w:marTop w:val="0"/>
              <w:marBottom w:val="0"/>
              <w:divBdr>
                <w:top w:val="none" w:sz="0" w:space="0" w:color="auto"/>
                <w:left w:val="none" w:sz="0" w:space="0" w:color="auto"/>
                <w:bottom w:val="none" w:sz="0" w:space="0" w:color="auto"/>
                <w:right w:val="none" w:sz="0" w:space="0" w:color="auto"/>
              </w:divBdr>
            </w:div>
            <w:div w:id="2091581525">
              <w:marLeft w:val="0"/>
              <w:marRight w:val="0"/>
              <w:marTop w:val="0"/>
              <w:marBottom w:val="0"/>
              <w:divBdr>
                <w:top w:val="none" w:sz="0" w:space="0" w:color="auto"/>
                <w:left w:val="none" w:sz="0" w:space="0" w:color="auto"/>
                <w:bottom w:val="none" w:sz="0" w:space="0" w:color="auto"/>
                <w:right w:val="none" w:sz="0" w:space="0" w:color="auto"/>
              </w:divBdr>
            </w:div>
            <w:div w:id="2091585839">
              <w:marLeft w:val="0"/>
              <w:marRight w:val="0"/>
              <w:marTop w:val="0"/>
              <w:marBottom w:val="0"/>
              <w:divBdr>
                <w:top w:val="none" w:sz="0" w:space="0" w:color="auto"/>
                <w:left w:val="none" w:sz="0" w:space="0" w:color="auto"/>
                <w:bottom w:val="none" w:sz="0" w:space="0" w:color="auto"/>
                <w:right w:val="none" w:sz="0" w:space="0" w:color="auto"/>
              </w:divBdr>
            </w:div>
            <w:div w:id="2092190511">
              <w:marLeft w:val="0"/>
              <w:marRight w:val="0"/>
              <w:marTop w:val="0"/>
              <w:marBottom w:val="0"/>
              <w:divBdr>
                <w:top w:val="none" w:sz="0" w:space="0" w:color="auto"/>
                <w:left w:val="none" w:sz="0" w:space="0" w:color="auto"/>
                <w:bottom w:val="none" w:sz="0" w:space="0" w:color="auto"/>
                <w:right w:val="none" w:sz="0" w:space="0" w:color="auto"/>
              </w:divBdr>
            </w:div>
            <w:div w:id="2092654444">
              <w:marLeft w:val="0"/>
              <w:marRight w:val="0"/>
              <w:marTop w:val="0"/>
              <w:marBottom w:val="0"/>
              <w:divBdr>
                <w:top w:val="none" w:sz="0" w:space="0" w:color="auto"/>
                <w:left w:val="none" w:sz="0" w:space="0" w:color="auto"/>
                <w:bottom w:val="none" w:sz="0" w:space="0" w:color="auto"/>
                <w:right w:val="none" w:sz="0" w:space="0" w:color="auto"/>
              </w:divBdr>
            </w:div>
            <w:div w:id="2098287660">
              <w:marLeft w:val="0"/>
              <w:marRight w:val="0"/>
              <w:marTop w:val="0"/>
              <w:marBottom w:val="0"/>
              <w:divBdr>
                <w:top w:val="none" w:sz="0" w:space="0" w:color="auto"/>
                <w:left w:val="none" w:sz="0" w:space="0" w:color="auto"/>
                <w:bottom w:val="none" w:sz="0" w:space="0" w:color="auto"/>
                <w:right w:val="none" w:sz="0" w:space="0" w:color="auto"/>
              </w:divBdr>
            </w:div>
            <w:div w:id="2098600167">
              <w:marLeft w:val="0"/>
              <w:marRight w:val="0"/>
              <w:marTop w:val="0"/>
              <w:marBottom w:val="0"/>
              <w:divBdr>
                <w:top w:val="none" w:sz="0" w:space="0" w:color="auto"/>
                <w:left w:val="none" w:sz="0" w:space="0" w:color="auto"/>
                <w:bottom w:val="none" w:sz="0" w:space="0" w:color="auto"/>
                <w:right w:val="none" w:sz="0" w:space="0" w:color="auto"/>
              </w:divBdr>
            </w:div>
            <w:div w:id="2098863808">
              <w:marLeft w:val="0"/>
              <w:marRight w:val="0"/>
              <w:marTop w:val="0"/>
              <w:marBottom w:val="0"/>
              <w:divBdr>
                <w:top w:val="none" w:sz="0" w:space="0" w:color="auto"/>
                <w:left w:val="none" w:sz="0" w:space="0" w:color="auto"/>
                <w:bottom w:val="none" w:sz="0" w:space="0" w:color="auto"/>
                <w:right w:val="none" w:sz="0" w:space="0" w:color="auto"/>
              </w:divBdr>
            </w:div>
            <w:div w:id="2100564596">
              <w:marLeft w:val="0"/>
              <w:marRight w:val="0"/>
              <w:marTop w:val="0"/>
              <w:marBottom w:val="0"/>
              <w:divBdr>
                <w:top w:val="none" w:sz="0" w:space="0" w:color="auto"/>
                <w:left w:val="none" w:sz="0" w:space="0" w:color="auto"/>
                <w:bottom w:val="none" w:sz="0" w:space="0" w:color="auto"/>
                <w:right w:val="none" w:sz="0" w:space="0" w:color="auto"/>
              </w:divBdr>
            </w:div>
            <w:div w:id="2100640205">
              <w:marLeft w:val="0"/>
              <w:marRight w:val="0"/>
              <w:marTop w:val="0"/>
              <w:marBottom w:val="0"/>
              <w:divBdr>
                <w:top w:val="none" w:sz="0" w:space="0" w:color="auto"/>
                <w:left w:val="none" w:sz="0" w:space="0" w:color="auto"/>
                <w:bottom w:val="none" w:sz="0" w:space="0" w:color="auto"/>
                <w:right w:val="none" w:sz="0" w:space="0" w:color="auto"/>
              </w:divBdr>
            </w:div>
            <w:div w:id="2101023574">
              <w:marLeft w:val="0"/>
              <w:marRight w:val="0"/>
              <w:marTop w:val="0"/>
              <w:marBottom w:val="0"/>
              <w:divBdr>
                <w:top w:val="none" w:sz="0" w:space="0" w:color="auto"/>
                <w:left w:val="none" w:sz="0" w:space="0" w:color="auto"/>
                <w:bottom w:val="none" w:sz="0" w:space="0" w:color="auto"/>
                <w:right w:val="none" w:sz="0" w:space="0" w:color="auto"/>
              </w:divBdr>
            </w:div>
            <w:div w:id="2103069360">
              <w:marLeft w:val="0"/>
              <w:marRight w:val="0"/>
              <w:marTop w:val="0"/>
              <w:marBottom w:val="0"/>
              <w:divBdr>
                <w:top w:val="none" w:sz="0" w:space="0" w:color="auto"/>
                <w:left w:val="none" w:sz="0" w:space="0" w:color="auto"/>
                <w:bottom w:val="none" w:sz="0" w:space="0" w:color="auto"/>
                <w:right w:val="none" w:sz="0" w:space="0" w:color="auto"/>
              </w:divBdr>
            </w:div>
            <w:div w:id="2103406167">
              <w:marLeft w:val="0"/>
              <w:marRight w:val="0"/>
              <w:marTop w:val="0"/>
              <w:marBottom w:val="0"/>
              <w:divBdr>
                <w:top w:val="none" w:sz="0" w:space="0" w:color="auto"/>
                <w:left w:val="none" w:sz="0" w:space="0" w:color="auto"/>
                <w:bottom w:val="none" w:sz="0" w:space="0" w:color="auto"/>
                <w:right w:val="none" w:sz="0" w:space="0" w:color="auto"/>
              </w:divBdr>
            </w:div>
            <w:div w:id="2105346259">
              <w:marLeft w:val="0"/>
              <w:marRight w:val="0"/>
              <w:marTop w:val="0"/>
              <w:marBottom w:val="0"/>
              <w:divBdr>
                <w:top w:val="none" w:sz="0" w:space="0" w:color="auto"/>
                <w:left w:val="none" w:sz="0" w:space="0" w:color="auto"/>
                <w:bottom w:val="none" w:sz="0" w:space="0" w:color="auto"/>
                <w:right w:val="none" w:sz="0" w:space="0" w:color="auto"/>
              </w:divBdr>
            </w:div>
            <w:div w:id="2106151729">
              <w:marLeft w:val="0"/>
              <w:marRight w:val="0"/>
              <w:marTop w:val="0"/>
              <w:marBottom w:val="0"/>
              <w:divBdr>
                <w:top w:val="none" w:sz="0" w:space="0" w:color="auto"/>
                <w:left w:val="none" w:sz="0" w:space="0" w:color="auto"/>
                <w:bottom w:val="none" w:sz="0" w:space="0" w:color="auto"/>
                <w:right w:val="none" w:sz="0" w:space="0" w:color="auto"/>
              </w:divBdr>
            </w:div>
            <w:div w:id="2107067323">
              <w:marLeft w:val="0"/>
              <w:marRight w:val="0"/>
              <w:marTop w:val="0"/>
              <w:marBottom w:val="0"/>
              <w:divBdr>
                <w:top w:val="none" w:sz="0" w:space="0" w:color="auto"/>
                <w:left w:val="none" w:sz="0" w:space="0" w:color="auto"/>
                <w:bottom w:val="none" w:sz="0" w:space="0" w:color="auto"/>
                <w:right w:val="none" w:sz="0" w:space="0" w:color="auto"/>
              </w:divBdr>
            </w:div>
            <w:div w:id="2108112532">
              <w:marLeft w:val="0"/>
              <w:marRight w:val="0"/>
              <w:marTop w:val="0"/>
              <w:marBottom w:val="0"/>
              <w:divBdr>
                <w:top w:val="none" w:sz="0" w:space="0" w:color="auto"/>
                <w:left w:val="none" w:sz="0" w:space="0" w:color="auto"/>
                <w:bottom w:val="none" w:sz="0" w:space="0" w:color="auto"/>
                <w:right w:val="none" w:sz="0" w:space="0" w:color="auto"/>
              </w:divBdr>
            </w:div>
            <w:div w:id="2109081192">
              <w:marLeft w:val="0"/>
              <w:marRight w:val="0"/>
              <w:marTop w:val="0"/>
              <w:marBottom w:val="0"/>
              <w:divBdr>
                <w:top w:val="none" w:sz="0" w:space="0" w:color="auto"/>
                <w:left w:val="none" w:sz="0" w:space="0" w:color="auto"/>
                <w:bottom w:val="none" w:sz="0" w:space="0" w:color="auto"/>
                <w:right w:val="none" w:sz="0" w:space="0" w:color="auto"/>
              </w:divBdr>
            </w:div>
            <w:div w:id="2110078782">
              <w:marLeft w:val="0"/>
              <w:marRight w:val="0"/>
              <w:marTop w:val="0"/>
              <w:marBottom w:val="0"/>
              <w:divBdr>
                <w:top w:val="none" w:sz="0" w:space="0" w:color="auto"/>
                <w:left w:val="none" w:sz="0" w:space="0" w:color="auto"/>
                <w:bottom w:val="none" w:sz="0" w:space="0" w:color="auto"/>
                <w:right w:val="none" w:sz="0" w:space="0" w:color="auto"/>
              </w:divBdr>
            </w:div>
            <w:div w:id="2110811652">
              <w:marLeft w:val="0"/>
              <w:marRight w:val="0"/>
              <w:marTop w:val="0"/>
              <w:marBottom w:val="0"/>
              <w:divBdr>
                <w:top w:val="none" w:sz="0" w:space="0" w:color="auto"/>
                <w:left w:val="none" w:sz="0" w:space="0" w:color="auto"/>
                <w:bottom w:val="none" w:sz="0" w:space="0" w:color="auto"/>
                <w:right w:val="none" w:sz="0" w:space="0" w:color="auto"/>
              </w:divBdr>
            </w:div>
            <w:div w:id="2114784447">
              <w:marLeft w:val="0"/>
              <w:marRight w:val="0"/>
              <w:marTop w:val="0"/>
              <w:marBottom w:val="0"/>
              <w:divBdr>
                <w:top w:val="none" w:sz="0" w:space="0" w:color="auto"/>
                <w:left w:val="none" w:sz="0" w:space="0" w:color="auto"/>
                <w:bottom w:val="none" w:sz="0" w:space="0" w:color="auto"/>
                <w:right w:val="none" w:sz="0" w:space="0" w:color="auto"/>
              </w:divBdr>
            </w:div>
            <w:div w:id="2117091260">
              <w:marLeft w:val="0"/>
              <w:marRight w:val="0"/>
              <w:marTop w:val="0"/>
              <w:marBottom w:val="0"/>
              <w:divBdr>
                <w:top w:val="none" w:sz="0" w:space="0" w:color="auto"/>
                <w:left w:val="none" w:sz="0" w:space="0" w:color="auto"/>
                <w:bottom w:val="none" w:sz="0" w:space="0" w:color="auto"/>
                <w:right w:val="none" w:sz="0" w:space="0" w:color="auto"/>
              </w:divBdr>
            </w:div>
            <w:div w:id="2117091565">
              <w:marLeft w:val="0"/>
              <w:marRight w:val="0"/>
              <w:marTop w:val="0"/>
              <w:marBottom w:val="0"/>
              <w:divBdr>
                <w:top w:val="none" w:sz="0" w:space="0" w:color="auto"/>
                <w:left w:val="none" w:sz="0" w:space="0" w:color="auto"/>
                <w:bottom w:val="none" w:sz="0" w:space="0" w:color="auto"/>
                <w:right w:val="none" w:sz="0" w:space="0" w:color="auto"/>
              </w:divBdr>
            </w:div>
            <w:div w:id="2123183748">
              <w:marLeft w:val="0"/>
              <w:marRight w:val="0"/>
              <w:marTop w:val="0"/>
              <w:marBottom w:val="0"/>
              <w:divBdr>
                <w:top w:val="none" w:sz="0" w:space="0" w:color="auto"/>
                <w:left w:val="none" w:sz="0" w:space="0" w:color="auto"/>
                <w:bottom w:val="none" w:sz="0" w:space="0" w:color="auto"/>
                <w:right w:val="none" w:sz="0" w:space="0" w:color="auto"/>
              </w:divBdr>
            </w:div>
            <w:div w:id="2123721718">
              <w:marLeft w:val="0"/>
              <w:marRight w:val="0"/>
              <w:marTop w:val="0"/>
              <w:marBottom w:val="0"/>
              <w:divBdr>
                <w:top w:val="none" w:sz="0" w:space="0" w:color="auto"/>
                <w:left w:val="none" w:sz="0" w:space="0" w:color="auto"/>
                <w:bottom w:val="none" w:sz="0" w:space="0" w:color="auto"/>
                <w:right w:val="none" w:sz="0" w:space="0" w:color="auto"/>
              </w:divBdr>
            </w:div>
            <w:div w:id="2125423378">
              <w:marLeft w:val="0"/>
              <w:marRight w:val="0"/>
              <w:marTop w:val="360"/>
              <w:marBottom w:val="0"/>
              <w:divBdr>
                <w:top w:val="single" w:sz="6" w:space="0" w:color="auto"/>
                <w:left w:val="single" w:sz="6" w:space="0" w:color="auto"/>
                <w:bottom w:val="single" w:sz="6" w:space="0" w:color="auto"/>
                <w:right w:val="single" w:sz="6" w:space="0" w:color="auto"/>
              </w:divBdr>
            </w:div>
            <w:div w:id="2127382448">
              <w:marLeft w:val="0"/>
              <w:marRight w:val="0"/>
              <w:marTop w:val="0"/>
              <w:marBottom w:val="0"/>
              <w:divBdr>
                <w:top w:val="none" w:sz="0" w:space="0" w:color="auto"/>
                <w:left w:val="none" w:sz="0" w:space="0" w:color="auto"/>
                <w:bottom w:val="none" w:sz="0" w:space="0" w:color="auto"/>
                <w:right w:val="none" w:sz="0" w:space="0" w:color="auto"/>
              </w:divBdr>
            </w:div>
            <w:div w:id="2129273517">
              <w:marLeft w:val="0"/>
              <w:marRight w:val="0"/>
              <w:marTop w:val="0"/>
              <w:marBottom w:val="0"/>
              <w:divBdr>
                <w:top w:val="none" w:sz="0" w:space="0" w:color="auto"/>
                <w:left w:val="none" w:sz="0" w:space="0" w:color="auto"/>
                <w:bottom w:val="none" w:sz="0" w:space="0" w:color="auto"/>
                <w:right w:val="none" w:sz="0" w:space="0" w:color="auto"/>
              </w:divBdr>
            </w:div>
            <w:div w:id="2130007098">
              <w:marLeft w:val="0"/>
              <w:marRight w:val="0"/>
              <w:marTop w:val="0"/>
              <w:marBottom w:val="0"/>
              <w:divBdr>
                <w:top w:val="none" w:sz="0" w:space="0" w:color="auto"/>
                <w:left w:val="none" w:sz="0" w:space="0" w:color="auto"/>
                <w:bottom w:val="none" w:sz="0" w:space="0" w:color="auto"/>
                <w:right w:val="none" w:sz="0" w:space="0" w:color="auto"/>
              </w:divBdr>
            </w:div>
            <w:div w:id="2130201061">
              <w:marLeft w:val="0"/>
              <w:marRight w:val="0"/>
              <w:marTop w:val="0"/>
              <w:marBottom w:val="0"/>
              <w:divBdr>
                <w:top w:val="none" w:sz="0" w:space="0" w:color="auto"/>
                <w:left w:val="none" w:sz="0" w:space="0" w:color="auto"/>
                <w:bottom w:val="none" w:sz="0" w:space="0" w:color="auto"/>
                <w:right w:val="none" w:sz="0" w:space="0" w:color="auto"/>
              </w:divBdr>
            </w:div>
            <w:div w:id="2132702235">
              <w:marLeft w:val="0"/>
              <w:marRight w:val="0"/>
              <w:marTop w:val="0"/>
              <w:marBottom w:val="0"/>
              <w:divBdr>
                <w:top w:val="none" w:sz="0" w:space="0" w:color="auto"/>
                <w:left w:val="none" w:sz="0" w:space="0" w:color="auto"/>
                <w:bottom w:val="none" w:sz="0" w:space="0" w:color="auto"/>
                <w:right w:val="none" w:sz="0" w:space="0" w:color="auto"/>
              </w:divBdr>
            </w:div>
            <w:div w:id="2138454235">
              <w:marLeft w:val="0"/>
              <w:marRight w:val="0"/>
              <w:marTop w:val="0"/>
              <w:marBottom w:val="0"/>
              <w:divBdr>
                <w:top w:val="none" w:sz="0" w:space="0" w:color="auto"/>
                <w:left w:val="none" w:sz="0" w:space="0" w:color="auto"/>
                <w:bottom w:val="none" w:sz="0" w:space="0" w:color="auto"/>
                <w:right w:val="none" w:sz="0" w:space="0" w:color="auto"/>
              </w:divBdr>
            </w:div>
            <w:div w:id="2138797744">
              <w:marLeft w:val="0"/>
              <w:marRight w:val="0"/>
              <w:marTop w:val="0"/>
              <w:marBottom w:val="0"/>
              <w:divBdr>
                <w:top w:val="none" w:sz="0" w:space="0" w:color="auto"/>
                <w:left w:val="none" w:sz="0" w:space="0" w:color="auto"/>
                <w:bottom w:val="none" w:sz="0" w:space="0" w:color="auto"/>
                <w:right w:val="none" w:sz="0" w:space="0" w:color="auto"/>
              </w:divBdr>
            </w:div>
            <w:div w:id="2139295626">
              <w:marLeft w:val="0"/>
              <w:marRight w:val="0"/>
              <w:marTop w:val="0"/>
              <w:marBottom w:val="0"/>
              <w:divBdr>
                <w:top w:val="none" w:sz="0" w:space="0" w:color="auto"/>
                <w:left w:val="none" w:sz="0" w:space="0" w:color="auto"/>
                <w:bottom w:val="none" w:sz="0" w:space="0" w:color="auto"/>
                <w:right w:val="none" w:sz="0" w:space="0" w:color="auto"/>
              </w:divBdr>
            </w:div>
            <w:div w:id="2141410789">
              <w:marLeft w:val="0"/>
              <w:marRight w:val="0"/>
              <w:marTop w:val="0"/>
              <w:marBottom w:val="0"/>
              <w:divBdr>
                <w:top w:val="none" w:sz="0" w:space="0" w:color="auto"/>
                <w:left w:val="none" w:sz="0" w:space="0" w:color="auto"/>
                <w:bottom w:val="none" w:sz="0" w:space="0" w:color="auto"/>
                <w:right w:val="none" w:sz="0" w:space="0" w:color="auto"/>
              </w:divBdr>
            </w:div>
            <w:div w:id="2142918208">
              <w:marLeft w:val="0"/>
              <w:marRight w:val="0"/>
              <w:marTop w:val="0"/>
              <w:marBottom w:val="0"/>
              <w:divBdr>
                <w:top w:val="none" w:sz="0" w:space="0" w:color="auto"/>
                <w:left w:val="none" w:sz="0" w:space="0" w:color="auto"/>
                <w:bottom w:val="none" w:sz="0" w:space="0" w:color="auto"/>
                <w:right w:val="none" w:sz="0" w:space="0" w:color="auto"/>
              </w:divBdr>
            </w:div>
            <w:div w:id="2143115433">
              <w:marLeft w:val="0"/>
              <w:marRight w:val="0"/>
              <w:marTop w:val="360"/>
              <w:marBottom w:val="0"/>
              <w:divBdr>
                <w:top w:val="single" w:sz="6" w:space="0" w:color="auto"/>
                <w:left w:val="single" w:sz="6" w:space="0" w:color="auto"/>
                <w:bottom w:val="single" w:sz="6" w:space="0" w:color="auto"/>
                <w:right w:val="single" w:sz="6" w:space="0" w:color="auto"/>
              </w:divBdr>
            </w:div>
            <w:div w:id="2143376415">
              <w:marLeft w:val="0"/>
              <w:marRight w:val="0"/>
              <w:marTop w:val="0"/>
              <w:marBottom w:val="0"/>
              <w:divBdr>
                <w:top w:val="none" w:sz="0" w:space="0" w:color="auto"/>
                <w:left w:val="none" w:sz="0" w:space="0" w:color="auto"/>
                <w:bottom w:val="none" w:sz="0" w:space="0" w:color="auto"/>
                <w:right w:val="none" w:sz="0" w:space="0" w:color="auto"/>
              </w:divBdr>
            </w:div>
            <w:div w:id="2143844229">
              <w:marLeft w:val="0"/>
              <w:marRight w:val="0"/>
              <w:marTop w:val="0"/>
              <w:marBottom w:val="0"/>
              <w:divBdr>
                <w:top w:val="none" w:sz="0" w:space="0" w:color="auto"/>
                <w:left w:val="none" w:sz="0" w:space="0" w:color="auto"/>
                <w:bottom w:val="none" w:sz="0" w:space="0" w:color="auto"/>
                <w:right w:val="none" w:sz="0" w:space="0" w:color="auto"/>
              </w:divBdr>
            </w:div>
            <w:div w:id="2143880665">
              <w:marLeft w:val="0"/>
              <w:marRight w:val="0"/>
              <w:marTop w:val="0"/>
              <w:marBottom w:val="0"/>
              <w:divBdr>
                <w:top w:val="none" w:sz="0" w:space="0" w:color="auto"/>
                <w:left w:val="none" w:sz="0" w:space="0" w:color="auto"/>
                <w:bottom w:val="none" w:sz="0" w:space="0" w:color="auto"/>
                <w:right w:val="none" w:sz="0" w:space="0" w:color="auto"/>
              </w:divBdr>
            </w:div>
            <w:div w:id="2145002888">
              <w:marLeft w:val="0"/>
              <w:marRight w:val="0"/>
              <w:marTop w:val="0"/>
              <w:marBottom w:val="0"/>
              <w:divBdr>
                <w:top w:val="none" w:sz="0" w:space="0" w:color="auto"/>
                <w:left w:val="none" w:sz="0" w:space="0" w:color="auto"/>
                <w:bottom w:val="none" w:sz="0" w:space="0" w:color="auto"/>
                <w:right w:val="none" w:sz="0" w:space="0" w:color="auto"/>
              </w:divBdr>
            </w:div>
            <w:div w:id="2146584117">
              <w:marLeft w:val="0"/>
              <w:marRight w:val="0"/>
              <w:marTop w:val="0"/>
              <w:marBottom w:val="0"/>
              <w:divBdr>
                <w:top w:val="none" w:sz="0" w:space="0" w:color="auto"/>
                <w:left w:val="none" w:sz="0" w:space="0" w:color="auto"/>
                <w:bottom w:val="none" w:sz="0" w:space="0" w:color="auto"/>
                <w:right w:val="none" w:sz="0" w:space="0" w:color="auto"/>
              </w:divBdr>
            </w:div>
            <w:div w:id="21468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5347">
      <w:bodyDiv w:val="1"/>
      <w:marLeft w:val="0"/>
      <w:marRight w:val="0"/>
      <w:marTop w:val="0"/>
      <w:marBottom w:val="0"/>
      <w:divBdr>
        <w:top w:val="none" w:sz="0" w:space="0" w:color="auto"/>
        <w:left w:val="none" w:sz="0" w:space="0" w:color="auto"/>
        <w:bottom w:val="none" w:sz="0" w:space="0" w:color="auto"/>
        <w:right w:val="none" w:sz="0" w:space="0" w:color="auto"/>
      </w:divBdr>
      <w:divsChild>
        <w:div w:id="1657105154">
          <w:marLeft w:val="0"/>
          <w:marRight w:val="0"/>
          <w:marTop w:val="0"/>
          <w:marBottom w:val="0"/>
          <w:divBdr>
            <w:top w:val="none" w:sz="0" w:space="0" w:color="auto"/>
            <w:left w:val="none" w:sz="0" w:space="0" w:color="auto"/>
            <w:bottom w:val="none" w:sz="0" w:space="0" w:color="auto"/>
            <w:right w:val="none" w:sz="0" w:space="0" w:color="auto"/>
          </w:divBdr>
        </w:div>
        <w:div w:id="341082109">
          <w:marLeft w:val="0"/>
          <w:marRight w:val="0"/>
          <w:marTop w:val="0"/>
          <w:marBottom w:val="0"/>
          <w:divBdr>
            <w:top w:val="none" w:sz="0" w:space="0" w:color="auto"/>
            <w:left w:val="none" w:sz="0" w:space="0" w:color="auto"/>
            <w:bottom w:val="none" w:sz="0" w:space="0" w:color="auto"/>
            <w:right w:val="none" w:sz="0" w:space="0" w:color="auto"/>
          </w:divBdr>
          <w:divsChild>
            <w:div w:id="1268854743">
              <w:marLeft w:val="0"/>
              <w:marRight w:val="0"/>
              <w:marTop w:val="0"/>
              <w:marBottom w:val="0"/>
              <w:divBdr>
                <w:top w:val="none" w:sz="0" w:space="0" w:color="auto"/>
                <w:left w:val="none" w:sz="0" w:space="0" w:color="auto"/>
                <w:bottom w:val="none" w:sz="0" w:space="0" w:color="auto"/>
                <w:right w:val="none" w:sz="0" w:space="0" w:color="auto"/>
              </w:divBdr>
            </w:div>
            <w:div w:id="1893344087">
              <w:marLeft w:val="0"/>
              <w:marRight w:val="0"/>
              <w:marTop w:val="0"/>
              <w:marBottom w:val="0"/>
              <w:divBdr>
                <w:top w:val="none" w:sz="0" w:space="0" w:color="auto"/>
                <w:left w:val="none" w:sz="0" w:space="0" w:color="auto"/>
                <w:bottom w:val="none" w:sz="0" w:space="0" w:color="auto"/>
                <w:right w:val="none" w:sz="0" w:space="0" w:color="auto"/>
              </w:divBdr>
            </w:div>
            <w:div w:id="1334262212">
              <w:marLeft w:val="0"/>
              <w:marRight w:val="0"/>
              <w:marTop w:val="0"/>
              <w:marBottom w:val="0"/>
              <w:divBdr>
                <w:top w:val="none" w:sz="0" w:space="0" w:color="auto"/>
                <w:left w:val="none" w:sz="0" w:space="0" w:color="auto"/>
                <w:bottom w:val="none" w:sz="0" w:space="0" w:color="auto"/>
                <w:right w:val="none" w:sz="0" w:space="0" w:color="auto"/>
              </w:divBdr>
            </w:div>
            <w:div w:id="881938594">
              <w:marLeft w:val="0"/>
              <w:marRight w:val="0"/>
              <w:marTop w:val="0"/>
              <w:marBottom w:val="0"/>
              <w:divBdr>
                <w:top w:val="none" w:sz="0" w:space="0" w:color="auto"/>
                <w:left w:val="none" w:sz="0" w:space="0" w:color="auto"/>
                <w:bottom w:val="none" w:sz="0" w:space="0" w:color="auto"/>
                <w:right w:val="none" w:sz="0" w:space="0" w:color="auto"/>
              </w:divBdr>
            </w:div>
            <w:div w:id="71510453">
              <w:marLeft w:val="0"/>
              <w:marRight w:val="0"/>
              <w:marTop w:val="0"/>
              <w:marBottom w:val="0"/>
              <w:divBdr>
                <w:top w:val="none" w:sz="0" w:space="0" w:color="auto"/>
                <w:left w:val="none" w:sz="0" w:space="0" w:color="auto"/>
                <w:bottom w:val="none" w:sz="0" w:space="0" w:color="auto"/>
                <w:right w:val="none" w:sz="0" w:space="0" w:color="auto"/>
              </w:divBdr>
            </w:div>
          </w:divsChild>
        </w:div>
        <w:div w:id="761296130">
          <w:marLeft w:val="0"/>
          <w:marRight w:val="0"/>
          <w:marTop w:val="0"/>
          <w:marBottom w:val="0"/>
          <w:divBdr>
            <w:top w:val="none" w:sz="0" w:space="0" w:color="auto"/>
            <w:left w:val="none" w:sz="0" w:space="0" w:color="auto"/>
            <w:bottom w:val="none" w:sz="0" w:space="0" w:color="auto"/>
            <w:right w:val="none" w:sz="0" w:space="0" w:color="auto"/>
          </w:divBdr>
          <w:divsChild>
            <w:div w:id="1229078241">
              <w:marLeft w:val="0"/>
              <w:marRight w:val="0"/>
              <w:marTop w:val="0"/>
              <w:marBottom w:val="0"/>
              <w:divBdr>
                <w:top w:val="none" w:sz="0" w:space="0" w:color="auto"/>
                <w:left w:val="none" w:sz="0" w:space="0" w:color="auto"/>
                <w:bottom w:val="none" w:sz="0" w:space="0" w:color="auto"/>
                <w:right w:val="none" w:sz="0" w:space="0" w:color="auto"/>
              </w:divBdr>
            </w:div>
            <w:div w:id="1541867108">
              <w:marLeft w:val="0"/>
              <w:marRight w:val="0"/>
              <w:marTop w:val="0"/>
              <w:marBottom w:val="0"/>
              <w:divBdr>
                <w:top w:val="none" w:sz="0" w:space="0" w:color="auto"/>
                <w:left w:val="none" w:sz="0" w:space="0" w:color="auto"/>
                <w:bottom w:val="none" w:sz="0" w:space="0" w:color="auto"/>
                <w:right w:val="none" w:sz="0" w:space="0" w:color="auto"/>
              </w:divBdr>
            </w:div>
            <w:div w:id="1042442916">
              <w:marLeft w:val="0"/>
              <w:marRight w:val="0"/>
              <w:marTop w:val="0"/>
              <w:marBottom w:val="0"/>
              <w:divBdr>
                <w:top w:val="none" w:sz="0" w:space="0" w:color="auto"/>
                <w:left w:val="none" w:sz="0" w:space="0" w:color="auto"/>
                <w:bottom w:val="none" w:sz="0" w:space="0" w:color="auto"/>
                <w:right w:val="none" w:sz="0" w:space="0" w:color="auto"/>
              </w:divBdr>
            </w:div>
            <w:div w:id="1133673699">
              <w:marLeft w:val="0"/>
              <w:marRight w:val="0"/>
              <w:marTop w:val="0"/>
              <w:marBottom w:val="0"/>
              <w:divBdr>
                <w:top w:val="none" w:sz="0" w:space="0" w:color="auto"/>
                <w:left w:val="none" w:sz="0" w:space="0" w:color="auto"/>
                <w:bottom w:val="none" w:sz="0" w:space="0" w:color="auto"/>
                <w:right w:val="none" w:sz="0" w:space="0" w:color="auto"/>
              </w:divBdr>
            </w:div>
            <w:div w:id="1055737180">
              <w:marLeft w:val="0"/>
              <w:marRight w:val="0"/>
              <w:marTop w:val="0"/>
              <w:marBottom w:val="0"/>
              <w:divBdr>
                <w:top w:val="none" w:sz="0" w:space="0" w:color="auto"/>
                <w:left w:val="none" w:sz="0" w:space="0" w:color="auto"/>
                <w:bottom w:val="none" w:sz="0" w:space="0" w:color="auto"/>
                <w:right w:val="none" w:sz="0" w:space="0" w:color="auto"/>
              </w:divBdr>
            </w:div>
            <w:div w:id="1692796247">
              <w:marLeft w:val="0"/>
              <w:marRight w:val="0"/>
              <w:marTop w:val="0"/>
              <w:marBottom w:val="0"/>
              <w:divBdr>
                <w:top w:val="none" w:sz="0" w:space="0" w:color="auto"/>
                <w:left w:val="none" w:sz="0" w:space="0" w:color="auto"/>
                <w:bottom w:val="none" w:sz="0" w:space="0" w:color="auto"/>
                <w:right w:val="none" w:sz="0" w:space="0" w:color="auto"/>
              </w:divBdr>
            </w:div>
            <w:div w:id="1493333786">
              <w:marLeft w:val="0"/>
              <w:marRight w:val="0"/>
              <w:marTop w:val="0"/>
              <w:marBottom w:val="0"/>
              <w:divBdr>
                <w:top w:val="none" w:sz="0" w:space="0" w:color="auto"/>
                <w:left w:val="none" w:sz="0" w:space="0" w:color="auto"/>
                <w:bottom w:val="none" w:sz="0" w:space="0" w:color="auto"/>
                <w:right w:val="none" w:sz="0" w:space="0" w:color="auto"/>
              </w:divBdr>
            </w:div>
            <w:div w:id="1521621813">
              <w:marLeft w:val="0"/>
              <w:marRight w:val="0"/>
              <w:marTop w:val="0"/>
              <w:marBottom w:val="0"/>
              <w:divBdr>
                <w:top w:val="none" w:sz="0" w:space="0" w:color="auto"/>
                <w:left w:val="none" w:sz="0" w:space="0" w:color="auto"/>
                <w:bottom w:val="none" w:sz="0" w:space="0" w:color="auto"/>
                <w:right w:val="none" w:sz="0" w:space="0" w:color="auto"/>
              </w:divBdr>
            </w:div>
            <w:div w:id="1343244262">
              <w:marLeft w:val="0"/>
              <w:marRight w:val="0"/>
              <w:marTop w:val="0"/>
              <w:marBottom w:val="0"/>
              <w:divBdr>
                <w:top w:val="none" w:sz="0" w:space="0" w:color="auto"/>
                <w:left w:val="none" w:sz="0" w:space="0" w:color="auto"/>
                <w:bottom w:val="none" w:sz="0" w:space="0" w:color="auto"/>
                <w:right w:val="none" w:sz="0" w:space="0" w:color="auto"/>
              </w:divBdr>
            </w:div>
            <w:div w:id="1683822794">
              <w:marLeft w:val="0"/>
              <w:marRight w:val="0"/>
              <w:marTop w:val="0"/>
              <w:marBottom w:val="0"/>
              <w:divBdr>
                <w:top w:val="none" w:sz="0" w:space="0" w:color="auto"/>
                <w:left w:val="none" w:sz="0" w:space="0" w:color="auto"/>
                <w:bottom w:val="none" w:sz="0" w:space="0" w:color="auto"/>
                <w:right w:val="none" w:sz="0" w:space="0" w:color="auto"/>
              </w:divBdr>
            </w:div>
            <w:div w:id="29378570">
              <w:marLeft w:val="0"/>
              <w:marRight w:val="0"/>
              <w:marTop w:val="0"/>
              <w:marBottom w:val="0"/>
              <w:divBdr>
                <w:top w:val="none" w:sz="0" w:space="0" w:color="auto"/>
                <w:left w:val="none" w:sz="0" w:space="0" w:color="auto"/>
                <w:bottom w:val="none" w:sz="0" w:space="0" w:color="auto"/>
                <w:right w:val="none" w:sz="0" w:space="0" w:color="auto"/>
              </w:divBdr>
            </w:div>
            <w:div w:id="1203708974">
              <w:marLeft w:val="0"/>
              <w:marRight w:val="0"/>
              <w:marTop w:val="0"/>
              <w:marBottom w:val="0"/>
              <w:divBdr>
                <w:top w:val="none" w:sz="0" w:space="0" w:color="auto"/>
                <w:left w:val="none" w:sz="0" w:space="0" w:color="auto"/>
                <w:bottom w:val="none" w:sz="0" w:space="0" w:color="auto"/>
                <w:right w:val="none" w:sz="0" w:space="0" w:color="auto"/>
              </w:divBdr>
            </w:div>
            <w:div w:id="2031493937">
              <w:marLeft w:val="0"/>
              <w:marRight w:val="0"/>
              <w:marTop w:val="0"/>
              <w:marBottom w:val="0"/>
              <w:divBdr>
                <w:top w:val="none" w:sz="0" w:space="0" w:color="auto"/>
                <w:left w:val="none" w:sz="0" w:space="0" w:color="auto"/>
                <w:bottom w:val="none" w:sz="0" w:space="0" w:color="auto"/>
                <w:right w:val="none" w:sz="0" w:space="0" w:color="auto"/>
              </w:divBdr>
            </w:div>
            <w:div w:id="691762114">
              <w:marLeft w:val="0"/>
              <w:marRight w:val="0"/>
              <w:marTop w:val="0"/>
              <w:marBottom w:val="0"/>
              <w:divBdr>
                <w:top w:val="none" w:sz="0" w:space="0" w:color="auto"/>
                <w:left w:val="none" w:sz="0" w:space="0" w:color="auto"/>
                <w:bottom w:val="none" w:sz="0" w:space="0" w:color="auto"/>
                <w:right w:val="none" w:sz="0" w:space="0" w:color="auto"/>
              </w:divBdr>
            </w:div>
            <w:div w:id="2131317063">
              <w:marLeft w:val="0"/>
              <w:marRight w:val="0"/>
              <w:marTop w:val="0"/>
              <w:marBottom w:val="0"/>
              <w:divBdr>
                <w:top w:val="none" w:sz="0" w:space="0" w:color="auto"/>
                <w:left w:val="none" w:sz="0" w:space="0" w:color="auto"/>
                <w:bottom w:val="none" w:sz="0" w:space="0" w:color="auto"/>
                <w:right w:val="none" w:sz="0" w:space="0" w:color="auto"/>
              </w:divBdr>
            </w:div>
            <w:div w:id="946740534">
              <w:marLeft w:val="0"/>
              <w:marRight w:val="0"/>
              <w:marTop w:val="0"/>
              <w:marBottom w:val="0"/>
              <w:divBdr>
                <w:top w:val="none" w:sz="0" w:space="0" w:color="auto"/>
                <w:left w:val="none" w:sz="0" w:space="0" w:color="auto"/>
                <w:bottom w:val="none" w:sz="0" w:space="0" w:color="auto"/>
                <w:right w:val="none" w:sz="0" w:space="0" w:color="auto"/>
              </w:divBdr>
            </w:div>
          </w:divsChild>
        </w:div>
        <w:div w:id="667053507">
          <w:marLeft w:val="0"/>
          <w:marRight w:val="0"/>
          <w:marTop w:val="0"/>
          <w:marBottom w:val="0"/>
          <w:divBdr>
            <w:top w:val="none" w:sz="0" w:space="0" w:color="auto"/>
            <w:left w:val="none" w:sz="0" w:space="0" w:color="auto"/>
            <w:bottom w:val="none" w:sz="0" w:space="0" w:color="auto"/>
            <w:right w:val="none" w:sz="0" w:space="0" w:color="auto"/>
          </w:divBdr>
          <w:divsChild>
            <w:div w:id="45641428">
              <w:marLeft w:val="0"/>
              <w:marRight w:val="0"/>
              <w:marTop w:val="0"/>
              <w:marBottom w:val="0"/>
              <w:divBdr>
                <w:top w:val="none" w:sz="0" w:space="0" w:color="auto"/>
                <w:left w:val="none" w:sz="0" w:space="0" w:color="auto"/>
                <w:bottom w:val="none" w:sz="0" w:space="0" w:color="auto"/>
                <w:right w:val="none" w:sz="0" w:space="0" w:color="auto"/>
              </w:divBdr>
            </w:div>
            <w:div w:id="1904901112">
              <w:marLeft w:val="0"/>
              <w:marRight w:val="0"/>
              <w:marTop w:val="0"/>
              <w:marBottom w:val="0"/>
              <w:divBdr>
                <w:top w:val="none" w:sz="0" w:space="0" w:color="auto"/>
                <w:left w:val="none" w:sz="0" w:space="0" w:color="auto"/>
                <w:bottom w:val="none" w:sz="0" w:space="0" w:color="auto"/>
                <w:right w:val="none" w:sz="0" w:space="0" w:color="auto"/>
              </w:divBdr>
            </w:div>
            <w:div w:id="414327514">
              <w:marLeft w:val="0"/>
              <w:marRight w:val="0"/>
              <w:marTop w:val="0"/>
              <w:marBottom w:val="0"/>
              <w:divBdr>
                <w:top w:val="none" w:sz="0" w:space="0" w:color="auto"/>
                <w:left w:val="none" w:sz="0" w:space="0" w:color="auto"/>
                <w:bottom w:val="none" w:sz="0" w:space="0" w:color="auto"/>
                <w:right w:val="none" w:sz="0" w:space="0" w:color="auto"/>
              </w:divBdr>
            </w:div>
            <w:div w:id="472872767">
              <w:marLeft w:val="0"/>
              <w:marRight w:val="0"/>
              <w:marTop w:val="0"/>
              <w:marBottom w:val="0"/>
              <w:divBdr>
                <w:top w:val="none" w:sz="0" w:space="0" w:color="auto"/>
                <w:left w:val="none" w:sz="0" w:space="0" w:color="auto"/>
                <w:bottom w:val="none" w:sz="0" w:space="0" w:color="auto"/>
                <w:right w:val="none" w:sz="0" w:space="0" w:color="auto"/>
              </w:divBdr>
            </w:div>
            <w:div w:id="1256288338">
              <w:marLeft w:val="0"/>
              <w:marRight w:val="0"/>
              <w:marTop w:val="0"/>
              <w:marBottom w:val="0"/>
              <w:divBdr>
                <w:top w:val="none" w:sz="0" w:space="0" w:color="auto"/>
                <w:left w:val="none" w:sz="0" w:space="0" w:color="auto"/>
                <w:bottom w:val="none" w:sz="0" w:space="0" w:color="auto"/>
                <w:right w:val="none" w:sz="0" w:space="0" w:color="auto"/>
              </w:divBdr>
            </w:div>
            <w:div w:id="529956197">
              <w:marLeft w:val="0"/>
              <w:marRight w:val="0"/>
              <w:marTop w:val="0"/>
              <w:marBottom w:val="0"/>
              <w:divBdr>
                <w:top w:val="none" w:sz="0" w:space="0" w:color="auto"/>
                <w:left w:val="none" w:sz="0" w:space="0" w:color="auto"/>
                <w:bottom w:val="none" w:sz="0" w:space="0" w:color="auto"/>
                <w:right w:val="none" w:sz="0" w:space="0" w:color="auto"/>
              </w:divBdr>
            </w:div>
            <w:div w:id="886405958">
              <w:marLeft w:val="0"/>
              <w:marRight w:val="0"/>
              <w:marTop w:val="0"/>
              <w:marBottom w:val="0"/>
              <w:divBdr>
                <w:top w:val="none" w:sz="0" w:space="0" w:color="auto"/>
                <w:left w:val="none" w:sz="0" w:space="0" w:color="auto"/>
                <w:bottom w:val="none" w:sz="0" w:space="0" w:color="auto"/>
                <w:right w:val="none" w:sz="0" w:space="0" w:color="auto"/>
              </w:divBdr>
            </w:div>
            <w:div w:id="1402219596">
              <w:marLeft w:val="0"/>
              <w:marRight w:val="0"/>
              <w:marTop w:val="0"/>
              <w:marBottom w:val="0"/>
              <w:divBdr>
                <w:top w:val="none" w:sz="0" w:space="0" w:color="auto"/>
                <w:left w:val="none" w:sz="0" w:space="0" w:color="auto"/>
                <w:bottom w:val="none" w:sz="0" w:space="0" w:color="auto"/>
                <w:right w:val="none" w:sz="0" w:space="0" w:color="auto"/>
              </w:divBdr>
            </w:div>
            <w:div w:id="2128576353">
              <w:marLeft w:val="0"/>
              <w:marRight w:val="0"/>
              <w:marTop w:val="0"/>
              <w:marBottom w:val="0"/>
              <w:divBdr>
                <w:top w:val="none" w:sz="0" w:space="0" w:color="auto"/>
                <w:left w:val="none" w:sz="0" w:space="0" w:color="auto"/>
                <w:bottom w:val="none" w:sz="0" w:space="0" w:color="auto"/>
                <w:right w:val="none" w:sz="0" w:space="0" w:color="auto"/>
              </w:divBdr>
            </w:div>
            <w:div w:id="1714766697">
              <w:marLeft w:val="0"/>
              <w:marRight w:val="0"/>
              <w:marTop w:val="0"/>
              <w:marBottom w:val="0"/>
              <w:divBdr>
                <w:top w:val="none" w:sz="0" w:space="0" w:color="auto"/>
                <w:left w:val="none" w:sz="0" w:space="0" w:color="auto"/>
                <w:bottom w:val="none" w:sz="0" w:space="0" w:color="auto"/>
                <w:right w:val="none" w:sz="0" w:space="0" w:color="auto"/>
              </w:divBdr>
            </w:div>
            <w:div w:id="942879971">
              <w:marLeft w:val="0"/>
              <w:marRight w:val="0"/>
              <w:marTop w:val="0"/>
              <w:marBottom w:val="0"/>
              <w:divBdr>
                <w:top w:val="none" w:sz="0" w:space="0" w:color="auto"/>
                <w:left w:val="none" w:sz="0" w:space="0" w:color="auto"/>
                <w:bottom w:val="none" w:sz="0" w:space="0" w:color="auto"/>
                <w:right w:val="none" w:sz="0" w:space="0" w:color="auto"/>
              </w:divBdr>
            </w:div>
            <w:div w:id="2138988327">
              <w:marLeft w:val="0"/>
              <w:marRight w:val="0"/>
              <w:marTop w:val="0"/>
              <w:marBottom w:val="0"/>
              <w:divBdr>
                <w:top w:val="none" w:sz="0" w:space="0" w:color="auto"/>
                <w:left w:val="none" w:sz="0" w:space="0" w:color="auto"/>
                <w:bottom w:val="none" w:sz="0" w:space="0" w:color="auto"/>
                <w:right w:val="none" w:sz="0" w:space="0" w:color="auto"/>
              </w:divBdr>
            </w:div>
            <w:div w:id="2088764746">
              <w:marLeft w:val="0"/>
              <w:marRight w:val="0"/>
              <w:marTop w:val="0"/>
              <w:marBottom w:val="0"/>
              <w:divBdr>
                <w:top w:val="none" w:sz="0" w:space="0" w:color="auto"/>
                <w:left w:val="none" w:sz="0" w:space="0" w:color="auto"/>
                <w:bottom w:val="none" w:sz="0" w:space="0" w:color="auto"/>
                <w:right w:val="none" w:sz="0" w:space="0" w:color="auto"/>
              </w:divBdr>
            </w:div>
            <w:div w:id="1755588558">
              <w:marLeft w:val="0"/>
              <w:marRight w:val="0"/>
              <w:marTop w:val="0"/>
              <w:marBottom w:val="0"/>
              <w:divBdr>
                <w:top w:val="none" w:sz="0" w:space="0" w:color="auto"/>
                <w:left w:val="none" w:sz="0" w:space="0" w:color="auto"/>
                <w:bottom w:val="none" w:sz="0" w:space="0" w:color="auto"/>
                <w:right w:val="none" w:sz="0" w:space="0" w:color="auto"/>
              </w:divBdr>
            </w:div>
          </w:divsChild>
        </w:div>
        <w:div w:id="2129934687">
          <w:marLeft w:val="0"/>
          <w:marRight w:val="0"/>
          <w:marTop w:val="0"/>
          <w:marBottom w:val="0"/>
          <w:divBdr>
            <w:top w:val="none" w:sz="0" w:space="0" w:color="auto"/>
            <w:left w:val="none" w:sz="0" w:space="0" w:color="auto"/>
            <w:bottom w:val="none" w:sz="0" w:space="0" w:color="auto"/>
            <w:right w:val="none" w:sz="0" w:space="0" w:color="auto"/>
          </w:divBdr>
          <w:divsChild>
            <w:div w:id="194847932">
              <w:marLeft w:val="0"/>
              <w:marRight w:val="0"/>
              <w:marTop w:val="0"/>
              <w:marBottom w:val="0"/>
              <w:divBdr>
                <w:top w:val="none" w:sz="0" w:space="0" w:color="auto"/>
                <w:left w:val="none" w:sz="0" w:space="0" w:color="auto"/>
                <w:bottom w:val="none" w:sz="0" w:space="0" w:color="auto"/>
                <w:right w:val="none" w:sz="0" w:space="0" w:color="auto"/>
              </w:divBdr>
            </w:div>
            <w:div w:id="1529835576">
              <w:marLeft w:val="0"/>
              <w:marRight w:val="0"/>
              <w:marTop w:val="0"/>
              <w:marBottom w:val="0"/>
              <w:divBdr>
                <w:top w:val="none" w:sz="0" w:space="0" w:color="auto"/>
                <w:left w:val="none" w:sz="0" w:space="0" w:color="auto"/>
                <w:bottom w:val="none" w:sz="0" w:space="0" w:color="auto"/>
                <w:right w:val="none" w:sz="0" w:space="0" w:color="auto"/>
              </w:divBdr>
            </w:div>
            <w:div w:id="840782502">
              <w:marLeft w:val="0"/>
              <w:marRight w:val="0"/>
              <w:marTop w:val="0"/>
              <w:marBottom w:val="0"/>
              <w:divBdr>
                <w:top w:val="none" w:sz="0" w:space="0" w:color="auto"/>
                <w:left w:val="none" w:sz="0" w:space="0" w:color="auto"/>
                <w:bottom w:val="none" w:sz="0" w:space="0" w:color="auto"/>
                <w:right w:val="none" w:sz="0" w:space="0" w:color="auto"/>
              </w:divBdr>
            </w:div>
            <w:div w:id="1361659473">
              <w:marLeft w:val="0"/>
              <w:marRight w:val="0"/>
              <w:marTop w:val="0"/>
              <w:marBottom w:val="0"/>
              <w:divBdr>
                <w:top w:val="none" w:sz="0" w:space="0" w:color="auto"/>
                <w:left w:val="none" w:sz="0" w:space="0" w:color="auto"/>
                <w:bottom w:val="none" w:sz="0" w:space="0" w:color="auto"/>
                <w:right w:val="none" w:sz="0" w:space="0" w:color="auto"/>
              </w:divBdr>
            </w:div>
            <w:div w:id="513543610">
              <w:marLeft w:val="0"/>
              <w:marRight w:val="0"/>
              <w:marTop w:val="0"/>
              <w:marBottom w:val="0"/>
              <w:divBdr>
                <w:top w:val="none" w:sz="0" w:space="0" w:color="auto"/>
                <w:left w:val="none" w:sz="0" w:space="0" w:color="auto"/>
                <w:bottom w:val="none" w:sz="0" w:space="0" w:color="auto"/>
                <w:right w:val="none" w:sz="0" w:space="0" w:color="auto"/>
              </w:divBdr>
            </w:div>
            <w:div w:id="731850289">
              <w:marLeft w:val="0"/>
              <w:marRight w:val="0"/>
              <w:marTop w:val="0"/>
              <w:marBottom w:val="0"/>
              <w:divBdr>
                <w:top w:val="none" w:sz="0" w:space="0" w:color="auto"/>
                <w:left w:val="none" w:sz="0" w:space="0" w:color="auto"/>
                <w:bottom w:val="none" w:sz="0" w:space="0" w:color="auto"/>
                <w:right w:val="none" w:sz="0" w:space="0" w:color="auto"/>
              </w:divBdr>
            </w:div>
            <w:div w:id="1074746002">
              <w:marLeft w:val="0"/>
              <w:marRight w:val="0"/>
              <w:marTop w:val="0"/>
              <w:marBottom w:val="0"/>
              <w:divBdr>
                <w:top w:val="none" w:sz="0" w:space="0" w:color="auto"/>
                <w:left w:val="none" w:sz="0" w:space="0" w:color="auto"/>
                <w:bottom w:val="none" w:sz="0" w:space="0" w:color="auto"/>
                <w:right w:val="none" w:sz="0" w:space="0" w:color="auto"/>
              </w:divBdr>
            </w:div>
            <w:div w:id="1074359265">
              <w:marLeft w:val="0"/>
              <w:marRight w:val="0"/>
              <w:marTop w:val="0"/>
              <w:marBottom w:val="0"/>
              <w:divBdr>
                <w:top w:val="none" w:sz="0" w:space="0" w:color="auto"/>
                <w:left w:val="none" w:sz="0" w:space="0" w:color="auto"/>
                <w:bottom w:val="none" w:sz="0" w:space="0" w:color="auto"/>
                <w:right w:val="none" w:sz="0" w:space="0" w:color="auto"/>
              </w:divBdr>
            </w:div>
            <w:div w:id="1176964096">
              <w:marLeft w:val="0"/>
              <w:marRight w:val="0"/>
              <w:marTop w:val="0"/>
              <w:marBottom w:val="0"/>
              <w:divBdr>
                <w:top w:val="none" w:sz="0" w:space="0" w:color="auto"/>
                <w:left w:val="none" w:sz="0" w:space="0" w:color="auto"/>
                <w:bottom w:val="none" w:sz="0" w:space="0" w:color="auto"/>
                <w:right w:val="none" w:sz="0" w:space="0" w:color="auto"/>
              </w:divBdr>
            </w:div>
            <w:div w:id="1964772244">
              <w:marLeft w:val="0"/>
              <w:marRight w:val="0"/>
              <w:marTop w:val="0"/>
              <w:marBottom w:val="0"/>
              <w:divBdr>
                <w:top w:val="none" w:sz="0" w:space="0" w:color="auto"/>
                <w:left w:val="none" w:sz="0" w:space="0" w:color="auto"/>
                <w:bottom w:val="none" w:sz="0" w:space="0" w:color="auto"/>
                <w:right w:val="none" w:sz="0" w:space="0" w:color="auto"/>
              </w:divBdr>
            </w:div>
            <w:div w:id="752580279">
              <w:marLeft w:val="0"/>
              <w:marRight w:val="0"/>
              <w:marTop w:val="0"/>
              <w:marBottom w:val="0"/>
              <w:divBdr>
                <w:top w:val="none" w:sz="0" w:space="0" w:color="auto"/>
                <w:left w:val="none" w:sz="0" w:space="0" w:color="auto"/>
                <w:bottom w:val="none" w:sz="0" w:space="0" w:color="auto"/>
                <w:right w:val="none" w:sz="0" w:space="0" w:color="auto"/>
              </w:divBdr>
            </w:div>
            <w:div w:id="1734229062">
              <w:marLeft w:val="0"/>
              <w:marRight w:val="0"/>
              <w:marTop w:val="0"/>
              <w:marBottom w:val="0"/>
              <w:divBdr>
                <w:top w:val="none" w:sz="0" w:space="0" w:color="auto"/>
                <w:left w:val="none" w:sz="0" w:space="0" w:color="auto"/>
                <w:bottom w:val="none" w:sz="0" w:space="0" w:color="auto"/>
                <w:right w:val="none" w:sz="0" w:space="0" w:color="auto"/>
              </w:divBdr>
            </w:div>
            <w:div w:id="1655061899">
              <w:marLeft w:val="0"/>
              <w:marRight w:val="0"/>
              <w:marTop w:val="0"/>
              <w:marBottom w:val="0"/>
              <w:divBdr>
                <w:top w:val="none" w:sz="0" w:space="0" w:color="auto"/>
                <w:left w:val="none" w:sz="0" w:space="0" w:color="auto"/>
                <w:bottom w:val="none" w:sz="0" w:space="0" w:color="auto"/>
                <w:right w:val="none" w:sz="0" w:space="0" w:color="auto"/>
              </w:divBdr>
            </w:div>
            <w:div w:id="683096463">
              <w:marLeft w:val="0"/>
              <w:marRight w:val="0"/>
              <w:marTop w:val="0"/>
              <w:marBottom w:val="0"/>
              <w:divBdr>
                <w:top w:val="none" w:sz="0" w:space="0" w:color="auto"/>
                <w:left w:val="none" w:sz="0" w:space="0" w:color="auto"/>
                <w:bottom w:val="none" w:sz="0" w:space="0" w:color="auto"/>
                <w:right w:val="none" w:sz="0" w:space="0" w:color="auto"/>
              </w:divBdr>
            </w:div>
            <w:div w:id="848643333">
              <w:marLeft w:val="0"/>
              <w:marRight w:val="0"/>
              <w:marTop w:val="0"/>
              <w:marBottom w:val="0"/>
              <w:divBdr>
                <w:top w:val="none" w:sz="0" w:space="0" w:color="auto"/>
                <w:left w:val="none" w:sz="0" w:space="0" w:color="auto"/>
                <w:bottom w:val="none" w:sz="0" w:space="0" w:color="auto"/>
                <w:right w:val="none" w:sz="0" w:space="0" w:color="auto"/>
              </w:divBdr>
            </w:div>
            <w:div w:id="2034728259">
              <w:marLeft w:val="0"/>
              <w:marRight w:val="0"/>
              <w:marTop w:val="0"/>
              <w:marBottom w:val="0"/>
              <w:divBdr>
                <w:top w:val="none" w:sz="0" w:space="0" w:color="auto"/>
                <w:left w:val="none" w:sz="0" w:space="0" w:color="auto"/>
                <w:bottom w:val="none" w:sz="0" w:space="0" w:color="auto"/>
                <w:right w:val="none" w:sz="0" w:space="0" w:color="auto"/>
              </w:divBdr>
            </w:div>
            <w:div w:id="462039308">
              <w:marLeft w:val="0"/>
              <w:marRight w:val="0"/>
              <w:marTop w:val="0"/>
              <w:marBottom w:val="0"/>
              <w:divBdr>
                <w:top w:val="none" w:sz="0" w:space="0" w:color="auto"/>
                <w:left w:val="none" w:sz="0" w:space="0" w:color="auto"/>
                <w:bottom w:val="none" w:sz="0" w:space="0" w:color="auto"/>
                <w:right w:val="none" w:sz="0" w:space="0" w:color="auto"/>
              </w:divBdr>
            </w:div>
            <w:div w:id="1381200131">
              <w:marLeft w:val="0"/>
              <w:marRight w:val="0"/>
              <w:marTop w:val="0"/>
              <w:marBottom w:val="0"/>
              <w:divBdr>
                <w:top w:val="none" w:sz="0" w:space="0" w:color="auto"/>
                <w:left w:val="none" w:sz="0" w:space="0" w:color="auto"/>
                <w:bottom w:val="none" w:sz="0" w:space="0" w:color="auto"/>
                <w:right w:val="none" w:sz="0" w:space="0" w:color="auto"/>
              </w:divBdr>
            </w:div>
            <w:div w:id="667561786">
              <w:marLeft w:val="0"/>
              <w:marRight w:val="0"/>
              <w:marTop w:val="0"/>
              <w:marBottom w:val="0"/>
              <w:divBdr>
                <w:top w:val="none" w:sz="0" w:space="0" w:color="auto"/>
                <w:left w:val="none" w:sz="0" w:space="0" w:color="auto"/>
                <w:bottom w:val="none" w:sz="0" w:space="0" w:color="auto"/>
                <w:right w:val="none" w:sz="0" w:space="0" w:color="auto"/>
              </w:divBdr>
            </w:div>
            <w:div w:id="1663194631">
              <w:marLeft w:val="0"/>
              <w:marRight w:val="0"/>
              <w:marTop w:val="0"/>
              <w:marBottom w:val="0"/>
              <w:divBdr>
                <w:top w:val="none" w:sz="0" w:space="0" w:color="auto"/>
                <w:left w:val="none" w:sz="0" w:space="0" w:color="auto"/>
                <w:bottom w:val="none" w:sz="0" w:space="0" w:color="auto"/>
                <w:right w:val="none" w:sz="0" w:space="0" w:color="auto"/>
              </w:divBdr>
            </w:div>
            <w:div w:id="1497184944">
              <w:marLeft w:val="0"/>
              <w:marRight w:val="0"/>
              <w:marTop w:val="0"/>
              <w:marBottom w:val="0"/>
              <w:divBdr>
                <w:top w:val="none" w:sz="0" w:space="0" w:color="auto"/>
                <w:left w:val="none" w:sz="0" w:space="0" w:color="auto"/>
                <w:bottom w:val="none" w:sz="0" w:space="0" w:color="auto"/>
                <w:right w:val="none" w:sz="0" w:space="0" w:color="auto"/>
              </w:divBdr>
            </w:div>
            <w:div w:id="2095011455">
              <w:marLeft w:val="0"/>
              <w:marRight w:val="0"/>
              <w:marTop w:val="0"/>
              <w:marBottom w:val="0"/>
              <w:divBdr>
                <w:top w:val="none" w:sz="0" w:space="0" w:color="auto"/>
                <w:left w:val="none" w:sz="0" w:space="0" w:color="auto"/>
                <w:bottom w:val="none" w:sz="0" w:space="0" w:color="auto"/>
                <w:right w:val="none" w:sz="0" w:space="0" w:color="auto"/>
              </w:divBdr>
            </w:div>
            <w:div w:id="1704936530">
              <w:marLeft w:val="0"/>
              <w:marRight w:val="0"/>
              <w:marTop w:val="0"/>
              <w:marBottom w:val="0"/>
              <w:divBdr>
                <w:top w:val="none" w:sz="0" w:space="0" w:color="auto"/>
                <w:left w:val="none" w:sz="0" w:space="0" w:color="auto"/>
                <w:bottom w:val="none" w:sz="0" w:space="0" w:color="auto"/>
                <w:right w:val="none" w:sz="0" w:space="0" w:color="auto"/>
              </w:divBdr>
            </w:div>
            <w:div w:id="233779557">
              <w:marLeft w:val="0"/>
              <w:marRight w:val="0"/>
              <w:marTop w:val="0"/>
              <w:marBottom w:val="0"/>
              <w:divBdr>
                <w:top w:val="none" w:sz="0" w:space="0" w:color="auto"/>
                <w:left w:val="none" w:sz="0" w:space="0" w:color="auto"/>
                <w:bottom w:val="none" w:sz="0" w:space="0" w:color="auto"/>
                <w:right w:val="none" w:sz="0" w:space="0" w:color="auto"/>
              </w:divBdr>
            </w:div>
            <w:div w:id="2024242261">
              <w:marLeft w:val="0"/>
              <w:marRight w:val="0"/>
              <w:marTop w:val="0"/>
              <w:marBottom w:val="0"/>
              <w:divBdr>
                <w:top w:val="none" w:sz="0" w:space="0" w:color="auto"/>
                <w:left w:val="none" w:sz="0" w:space="0" w:color="auto"/>
                <w:bottom w:val="none" w:sz="0" w:space="0" w:color="auto"/>
                <w:right w:val="none" w:sz="0" w:space="0" w:color="auto"/>
              </w:divBdr>
            </w:div>
            <w:div w:id="140539696">
              <w:marLeft w:val="0"/>
              <w:marRight w:val="0"/>
              <w:marTop w:val="0"/>
              <w:marBottom w:val="0"/>
              <w:divBdr>
                <w:top w:val="none" w:sz="0" w:space="0" w:color="auto"/>
                <w:left w:val="none" w:sz="0" w:space="0" w:color="auto"/>
                <w:bottom w:val="none" w:sz="0" w:space="0" w:color="auto"/>
                <w:right w:val="none" w:sz="0" w:space="0" w:color="auto"/>
              </w:divBdr>
            </w:div>
            <w:div w:id="318847125">
              <w:marLeft w:val="0"/>
              <w:marRight w:val="0"/>
              <w:marTop w:val="0"/>
              <w:marBottom w:val="0"/>
              <w:divBdr>
                <w:top w:val="none" w:sz="0" w:space="0" w:color="auto"/>
                <w:left w:val="none" w:sz="0" w:space="0" w:color="auto"/>
                <w:bottom w:val="none" w:sz="0" w:space="0" w:color="auto"/>
                <w:right w:val="none" w:sz="0" w:space="0" w:color="auto"/>
              </w:divBdr>
            </w:div>
            <w:div w:id="1050572998">
              <w:marLeft w:val="0"/>
              <w:marRight w:val="0"/>
              <w:marTop w:val="0"/>
              <w:marBottom w:val="0"/>
              <w:divBdr>
                <w:top w:val="none" w:sz="0" w:space="0" w:color="auto"/>
                <w:left w:val="none" w:sz="0" w:space="0" w:color="auto"/>
                <w:bottom w:val="none" w:sz="0" w:space="0" w:color="auto"/>
                <w:right w:val="none" w:sz="0" w:space="0" w:color="auto"/>
              </w:divBdr>
            </w:div>
            <w:div w:id="2053839641">
              <w:marLeft w:val="0"/>
              <w:marRight w:val="0"/>
              <w:marTop w:val="0"/>
              <w:marBottom w:val="0"/>
              <w:divBdr>
                <w:top w:val="none" w:sz="0" w:space="0" w:color="auto"/>
                <w:left w:val="none" w:sz="0" w:space="0" w:color="auto"/>
                <w:bottom w:val="none" w:sz="0" w:space="0" w:color="auto"/>
                <w:right w:val="none" w:sz="0" w:space="0" w:color="auto"/>
              </w:divBdr>
            </w:div>
            <w:div w:id="641275922">
              <w:marLeft w:val="0"/>
              <w:marRight w:val="0"/>
              <w:marTop w:val="0"/>
              <w:marBottom w:val="0"/>
              <w:divBdr>
                <w:top w:val="none" w:sz="0" w:space="0" w:color="auto"/>
                <w:left w:val="none" w:sz="0" w:space="0" w:color="auto"/>
                <w:bottom w:val="none" w:sz="0" w:space="0" w:color="auto"/>
                <w:right w:val="none" w:sz="0" w:space="0" w:color="auto"/>
              </w:divBdr>
            </w:div>
            <w:div w:id="2141878060">
              <w:marLeft w:val="0"/>
              <w:marRight w:val="0"/>
              <w:marTop w:val="0"/>
              <w:marBottom w:val="0"/>
              <w:divBdr>
                <w:top w:val="none" w:sz="0" w:space="0" w:color="auto"/>
                <w:left w:val="none" w:sz="0" w:space="0" w:color="auto"/>
                <w:bottom w:val="none" w:sz="0" w:space="0" w:color="auto"/>
                <w:right w:val="none" w:sz="0" w:space="0" w:color="auto"/>
              </w:divBdr>
            </w:div>
            <w:div w:id="243682233">
              <w:marLeft w:val="0"/>
              <w:marRight w:val="0"/>
              <w:marTop w:val="0"/>
              <w:marBottom w:val="0"/>
              <w:divBdr>
                <w:top w:val="none" w:sz="0" w:space="0" w:color="auto"/>
                <w:left w:val="none" w:sz="0" w:space="0" w:color="auto"/>
                <w:bottom w:val="none" w:sz="0" w:space="0" w:color="auto"/>
                <w:right w:val="none" w:sz="0" w:space="0" w:color="auto"/>
              </w:divBdr>
            </w:div>
            <w:div w:id="156114717">
              <w:marLeft w:val="0"/>
              <w:marRight w:val="0"/>
              <w:marTop w:val="0"/>
              <w:marBottom w:val="0"/>
              <w:divBdr>
                <w:top w:val="none" w:sz="0" w:space="0" w:color="auto"/>
                <w:left w:val="none" w:sz="0" w:space="0" w:color="auto"/>
                <w:bottom w:val="none" w:sz="0" w:space="0" w:color="auto"/>
                <w:right w:val="none" w:sz="0" w:space="0" w:color="auto"/>
              </w:divBdr>
            </w:div>
            <w:div w:id="537007671">
              <w:marLeft w:val="0"/>
              <w:marRight w:val="0"/>
              <w:marTop w:val="0"/>
              <w:marBottom w:val="0"/>
              <w:divBdr>
                <w:top w:val="none" w:sz="0" w:space="0" w:color="auto"/>
                <w:left w:val="none" w:sz="0" w:space="0" w:color="auto"/>
                <w:bottom w:val="none" w:sz="0" w:space="0" w:color="auto"/>
                <w:right w:val="none" w:sz="0" w:space="0" w:color="auto"/>
              </w:divBdr>
            </w:div>
            <w:div w:id="1197045618">
              <w:marLeft w:val="0"/>
              <w:marRight w:val="0"/>
              <w:marTop w:val="0"/>
              <w:marBottom w:val="0"/>
              <w:divBdr>
                <w:top w:val="none" w:sz="0" w:space="0" w:color="auto"/>
                <w:left w:val="none" w:sz="0" w:space="0" w:color="auto"/>
                <w:bottom w:val="none" w:sz="0" w:space="0" w:color="auto"/>
                <w:right w:val="none" w:sz="0" w:space="0" w:color="auto"/>
              </w:divBdr>
            </w:div>
            <w:div w:id="1771923838">
              <w:marLeft w:val="0"/>
              <w:marRight w:val="0"/>
              <w:marTop w:val="0"/>
              <w:marBottom w:val="0"/>
              <w:divBdr>
                <w:top w:val="none" w:sz="0" w:space="0" w:color="auto"/>
                <w:left w:val="none" w:sz="0" w:space="0" w:color="auto"/>
                <w:bottom w:val="none" w:sz="0" w:space="0" w:color="auto"/>
                <w:right w:val="none" w:sz="0" w:space="0" w:color="auto"/>
              </w:divBdr>
            </w:div>
            <w:div w:id="607126666">
              <w:marLeft w:val="0"/>
              <w:marRight w:val="0"/>
              <w:marTop w:val="0"/>
              <w:marBottom w:val="0"/>
              <w:divBdr>
                <w:top w:val="none" w:sz="0" w:space="0" w:color="auto"/>
                <w:left w:val="none" w:sz="0" w:space="0" w:color="auto"/>
                <w:bottom w:val="none" w:sz="0" w:space="0" w:color="auto"/>
                <w:right w:val="none" w:sz="0" w:space="0" w:color="auto"/>
              </w:divBdr>
            </w:div>
            <w:div w:id="633104038">
              <w:marLeft w:val="0"/>
              <w:marRight w:val="0"/>
              <w:marTop w:val="0"/>
              <w:marBottom w:val="0"/>
              <w:divBdr>
                <w:top w:val="none" w:sz="0" w:space="0" w:color="auto"/>
                <w:left w:val="none" w:sz="0" w:space="0" w:color="auto"/>
                <w:bottom w:val="none" w:sz="0" w:space="0" w:color="auto"/>
                <w:right w:val="none" w:sz="0" w:space="0" w:color="auto"/>
              </w:divBdr>
            </w:div>
            <w:div w:id="192115806">
              <w:marLeft w:val="0"/>
              <w:marRight w:val="0"/>
              <w:marTop w:val="0"/>
              <w:marBottom w:val="0"/>
              <w:divBdr>
                <w:top w:val="none" w:sz="0" w:space="0" w:color="auto"/>
                <w:left w:val="none" w:sz="0" w:space="0" w:color="auto"/>
                <w:bottom w:val="none" w:sz="0" w:space="0" w:color="auto"/>
                <w:right w:val="none" w:sz="0" w:space="0" w:color="auto"/>
              </w:divBdr>
            </w:div>
            <w:div w:id="1577595555">
              <w:marLeft w:val="0"/>
              <w:marRight w:val="0"/>
              <w:marTop w:val="0"/>
              <w:marBottom w:val="0"/>
              <w:divBdr>
                <w:top w:val="none" w:sz="0" w:space="0" w:color="auto"/>
                <w:left w:val="none" w:sz="0" w:space="0" w:color="auto"/>
                <w:bottom w:val="none" w:sz="0" w:space="0" w:color="auto"/>
                <w:right w:val="none" w:sz="0" w:space="0" w:color="auto"/>
              </w:divBdr>
            </w:div>
            <w:div w:id="967126737">
              <w:marLeft w:val="0"/>
              <w:marRight w:val="0"/>
              <w:marTop w:val="0"/>
              <w:marBottom w:val="0"/>
              <w:divBdr>
                <w:top w:val="none" w:sz="0" w:space="0" w:color="auto"/>
                <w:left w:val="none" w:sz="0" w:space="0" w:color="auto"/>
                <w:bottom w:val="none" w:sz="0" w:space="0" w:color="auto"/>
                <w:right w:val="none" w:sz="0" w:space="0" w:color="auto"/>
              </w:divBdr>
            </w:div>
            <w:div w:id="700015490">
              <w:marLeft w:val="0"/>
              <w:marRight w:val="0"/>
              <w:marTop w:val="0"/>
              <w:marBottom w:val="0"/>
              <w:divBdr>
                <w:top w:val="none" w:sz="0" w:space="0" w:color="auto"/>
                <w:left w:val="none" w:sz="0" w:space="0" w:color="auto"/>
                <w:bottom w:val="none" w:sz="0" w:space="0" w:color="auto"/>
                <w:right w:val="none" w:sz="0" w:space="0" w:color="auto"/>
              </w:divBdr>
            </w:div>
            <w:div w:id="411388580">
              <w:marLeft w:val="0"/>
              <w:marRight w:val="0"/>
              <w:marTop w:val="0"/>
              <w:marBottom w:val="0"/>
              <w:divBdr>
                <w:top w:val="none" w:sz="0" w:space="0" w:color="auto"/>
                <w:left w:val="none" w:sz="0" w:space="0" w:color="auto"/>
                <w:bottom w:val="none" w:sz="0" w:space="0" w:color="auto"/>
                <w:right w:val="none" w:sz="0" w:space="0" w:color="auto"/>
              </w:divBdr>
            </w:div>
            <w:div w:id="218592316">
              <w:marLeft w:val="0"/>
              <w:marRight w:val="0"/>
              <w:marTop w:val="0"/>
              <w:marBottom w:val="0"/>
              <w:divBdr>
                <w:top w:val="none" w:sz="0" w:space="0" w:color="auto"/>
                <w:left w:val="none" w:sz="0" w:space="0" w:color="auto"/>
                <w:bottom w:val="none" w:sz="0" w:space="0" w:color="auto"/>
                <w:right w:val="none" w:sz="0" w:space="0" w:color="auto"/>
              </w:divBdr>
            </w:div>
            <w:div w:id="1002708303">
              <w:marLeft w:val="0"/>
              <w:marRight w:val="0"/>
              <w:marTop w:val="0"/>
              <w:marBottom w:val="0"/>
              <w:divBdr>
                <w:top w:val="none" w:sz="0" w:space="0" w:color="auto"/>
                <w:left w:val="none" w:sz="0" w:space="0" w:color="auto"/>
                <w:bottom w:val="none" w:sz="0" w:space="0" w:color="auto"/>
                <w:right w:val="none" w:sz="0" w:space="0" w:color="auto"/>
              </w:divBdr>
            </w:div>
            <w:div w:id="2057507833">
              <w:marLeft w:val="0"/>
              <w:marRight w:val="0"/>
              <w:marTop w:val="0"/>
              <w:marBottom w:val="0"/>
              <w:divBdr>
                <w:top w:val="none" w:sz="0" w:space="0" w:color="auto"/>
                <w:left w:val="none" w:sz="0" w:space="0" w:color="auto"/>
                <w:bottom w:val="none" w:sz="0" w:space="0" w:color="auto"/>
                <w:right w:val="none" w:sz="0" w:space="0" w:color="auto"/>
              </w:divBdr>
            </w:div>
            <w:div w:id="866453265">
              <w:marLeft w:val="0"/>
              <w:marRight w:val="0"/>
              <w:marTop w:val="0"/>
              <w:marBottom w:val="0"/>
              <w:divBdr>
                <w:top w:val="none" w:sz="0" w:space="0" w:color="auto"/>
                <w:left w:val="none" w:sz="0" w:space="0" w:color="auto"/>
                <w:bottom w:val="none" w:sz="0" w:space="0" w:color="auto"/>
                <w:right w:val="none" w:sz="0" w:space="0" w:color="auto"/>
              </w:divBdr>
            </w:div>
            <w:div w:id="529874120">
              <w:marLeft w:val="0"/>
              <w:marRight w:val="0"/>
              <w:marTop w:val="0"/>
              <w:marBottom w:val="0"/>
              <w:divBdr>
                <w:top w:val="none" w:sz="0" w:space="0" w:color="auto"/>
                <w:left w:val="none" w:sz="0" w:space="0" w:color="auto"/>
                <w:bottom w:val="none" w:sz="0" w:space="0" w:color="auto"/>
                <w:right w:val="none" w:sz="0" w:space="0" w:color="auto"/>
              </w:divBdr>
            </w:div>
            <w:div w:id="1484420781">
              <w:marLeft w:val="0"/>
              <w:marRight w:val="0"/>
              <w:marTop w:val="0"/>
              <w:marBottom w:val="0"/>
              <w:divBdr>
                <w:top w:val="none" w:sz="0" w:space="0" w:color="auto"/>
                <w:left w:val="none" w:sz="0" w:space="0" w:color="auto"/>
                <w:bottom w:val="none" w:sz="0" w:space="0" w:color="auto"/>
                <w:right w:val="none" w:sz="0" w:space="0" w:color="auto"/>
              </w:divBdr>
            </w:div>
            <w:div w:id="2000226090">
              <w:marLeft w:val="0"/>
              <w:marRight w:val="0"/>
              <w:marTop w:val="0"/>
              <w:marBottom w:val="0"/>
              <w:divBdr>
                <w:top w:val="none" w:sz="0" w:space="0" w:color="auto"/>
                <w:left w:val="none" w:sz="0" w:space="0" w:color="auto"/>
                <w:bottom w:val="none" w:sz="0" w:space="0" w:color="auto"/>
                <w:right w:val="none" w:sz="0" w:space="0" w:color="auto"/>
              </w:divBdr>
            </w:div>
            <w:div w:id="1319260740">
              <w:marLeft w:val="0"/>
              <w:marRight w:val="0"/>
              <w:marTop w:val="0"/>
              <w:marBottom w:val="0"/>
              <w:divBdr>
                <w:top w:val="none" w:sz="0" w:space="0" w:color="auto"/>
                <w:left w:val="none" w:sz="0" w:space="0" w:color="auto"/>
                <w:bottom w:val="none" w:sz="0" w:space="0" w:color="auto"/>
                <w:right w:val="none" w:sz="0" w:space="0" w:color="auto"/>
              </w:divBdr>
            </w:div>
            <w:div w:id="421100638">
              <w:marLeft w:val="0"/>
              <w:marRight w:val="0"/>
              <w:marTop w:val="0"/>
              <w:marBottom w:val="0"/>
              <w:divBdr>
                <w:top w:val="none" w:sz="0" w:space="0" w:color="auto"/>
                <w:left w:val="none" w:sz="0" w:space="0" w:color="auto"/>
                <w:bottom w:val="none" w:sz="0" w:space="0" w:color="auto"/>
                <w:right w:val="none" w:sz="0" w:space="0" w:color="auto"/>
              </w:divBdr>
            </w:div>
            <w:div w:id="1229726017">
              <w:marLeft w:val="0"/>
              <w:marRight w:val="0"/>
              <w:marTop w:val="0"/>
              <w:marBottom w:val="0"/>
              <w:divBdr>
                <w:top w:val="none" w:sz="0" w:space="0" w:color="auto"/>
                <w:left w:val="none" w:sz="0" w:space="0" w:color="auto"/>
                <w:bottom w:val="none" w:sz="0" w:space="0" w:color="auto"/>
                <w:right w:val="none" w:sz="0" w:space="0" w:color="auto"/>
              </w:divBdr>
            </w:div>
            <w:div w:id="1034497186">
              <w:marLeft w:val="0"/>
              <w:marRight w:val="0"/>
              <w:marTop w:val="0"/>
              <w:marBottom w:val="0"/>
              <w:divBdr>
                <w:top w:val="none" w:sz="0" w:space="0" w:color="auto"/>
                <w:left w:val="none" w:sz="0" w:space="0" w:color="auto"/>
                <w:bottom w:val="none" w:sz="0" w:space="0" w:color="auto"/>
                <w:right w:val="none" w:sz="0" w:space="0" w:color="auto"/>
              </w:divBdr>
            </w:div>
            <w:div w:id="1270240564">
              <w:marLeft w:val="0"/>
              <w:marRight w:val="0"/>
              <w:marTop w:val="0"/>
              <w:marBottom w:val="0"/>
              <w:divBdr>
                <w:top w:val="none" w:sz="0" w:space="0" w:color="auto"/>
                <w:left w:val="none" w:sz="0" w:space="0" w:color="auto"/>
                <w:bottom w:val="none" w:sz="0" w:space="0" w:color="auto"/>
                <w:right w:val="none" w:sz="0" w:space="0" w:color="auto"/>
              </w:divBdr>
            </w:div>
            <w:div w:id="1551768288">
              <w:marLeft w:val="0"/>
              <w:marRight w:val="0"/>
              <w:marTop w:val="0"/>
              <w:marBottom w:val="0"/>
              <w:divBdr>
                <w:top w:val="none" w:sz="0" w:space="0" w:color="auto"/>
                <w:left w:val="none" w:sz="0" w:space="0" w:color="auto"/>
                <w:bottom w:val="none" w:sz="0" w:space="0" w:color="auto"/>
                <w:right w:val="none" w:sz="0" w:space="0" w:color="auto"/>
              </w:divBdr>
            </w:div>
            <w:div w:id="619797409">
              <w:marLeft w:val="0"/>
              <w:marRight w:val="0"/>
              <w:marTop w:val="0"/>
              <w:marBottom w:val="0"/>
              <w:divBdr>
                <w:top w:val="none" w:sz="0" w:space="0" w:color="auto"/>
                <w:left w:val="none" w:sz="0" w:space="0" w:color="auto"/>
                <w:bottom w:val="none" w:sz="0" w:space="0" w:color="auto"/>
                <w:right w:val="none" w:sz="0" w:space="0" w:color="auto"/>
              </w:divBdr>
            </w:div>
            <w:div w:id="1155027594">
              <w:marLeft w:val="0"/>
              <w:marRight w:val="0"/>
              <w:marTop w:val="0"/>
              <w:marBottom w:val="0"/>
              <w:divBdr>
                <w:top w:val="none" w:sz="0" w:space="0" w:color="auto"/>
                <w:left w:val="none" w:sz="0" w:space="0" w:color="auto"/>
                <w:bottom w:val="none" w:sz="0" w:space="0" w:color="auto"/>
                <w:right w:val="none" w:sz="0" w:space="0" w:color="auto"/>
              </w:divBdr>
            </w:div>
            <w:div w:id="369114774">
              <w:marLeft w:val="0"/>
              <w:marRight w:val="0"/>
              <w:marTop w:val="0"/>
              <w:marBottom w:val="0"/>
              <w:divBdr>
                <w:top w:val="none" w:sz="0" w:space="0" w:color="auto"/>
                <w:left w:val="none" w:sz="0" w:space="0" w:color="auto"/>
                <w:bottom w:val="none" w:sz="0" w:space="0" w:color="auto"/>
                <w:right w:val="none" w:sz="0" w:space="0" w:color="auto"/>
              </w:divBdr>
            </w:div>
            <w:div w:id="369763097">
              <w:marLeft w:val="0"/>
              <w:marRight w:val="0"/>
              <w:marTop w:val="0"/>
              <w:marBottom w:val="0"/>
              <w:divBdr>
                <w:top w:val="none" w:sz="0" w:space="0" w:color="auto"/>
                <w:left w:val="none" w:sz="0" w:space="0" w:color="auto"/>
                <w:bottom w:val="none" w:sz="0" w:space="0" w:color="auto"/>
                <w:right w:val="none" w:sz="0" w:space="0" w:color="auto"/>
              </w:divBdr>
            </w:div>
            <w:div w:id="414017286">
              <w:marLeft w:val="0"/>
              <w:marRight w:val="0"/>
              <w:marTop w:val="0"/>
              <w:marBottom w:val="0"/>
              <w:divBdr>
                <w:top w:val="none" w:sz="0" w:space="0" w:color="auto"/>
                <w:left w:val="none" w:sz="0" w:space="0" w:color="auto"/>
                <w:bottom w:val="none" w:sz="0" w:space="0" w:color="auto"/>
                <w:right w:val="none" w:sz="0" w:space="0" w:color="auto"/>
              </w:divBdr>
            </w:div>
            <w:div w:id="1706755389">
              <w:marLeft w:val="0"/>
              <w:marRight w:val="0"/>
              <w:marTop w:val="0"/>
              <w:marBottom w:val="0"/>
              <w:divBdr>
                <w:top w:val="none" w:sz="0" w:space="0" w:color="auto"/>
                <w:left w:val="none" w:sz="0" w:space="0" w:color="auto"/>
                <w:bottom w:val="none" w:sz="0" w:space="0" w:color="auto"/>
                <w:right w:val="none" w:sz="0" w:space="0" w:color="auto"/>
              </w:divBdr>
            </w:div>
            <w:div w:id="264311075">
              <w:marLeft w:val="0"/>
              <w:marRight w:val="0"/>
              <w:marTop w:val="0"/>
              <w:marBottom w:val="0"/>
              <w:divBdr>
                <w:top w:val="none" w:sz="0" w:space="0" w:color="auto"/>
                <w:left w:val="none" w:sz="0" w:space="0" w:color="auto"/>
                <w:bottom w:val="none" w:sz="0" w:space="0" w:color="auto"/>
                <w:right w:val="none" w:sz="0" w:space="0" w:color="auto"/>
              </w:divBdr>
            </w:div>
            <w:div w:id="46419880">
              <w:marLeft w:val="0"/>
              <w:marRight w:val="0"/>
              <w:marTop w:val="0"/>
              <w:marBottom w:val="0"/>
              <w:divBdr>
                <w:top w:val="none" w:sz="0" w:space="0" w:color="auto"/>
                <w:left w:val="none" w:sz="0" w:space="0" w:color="auto"/>
                <w:bottom w:val="none" w:sz="0" w:space="0" w:color="auto"/>
                <w:right w:val="none" w:sz="0" w:space="0" w:color="auto"/>
              </w:divBdr>
            </w:div>
            <w:div w:id="2016179874">
              <w:marLeft w:val="0"/>
              <w:marRight w:val="0"/>
              <w:marTop w:val="0"/>
              <w:marBottom w:val="0"/>
              <w:divBdr>
                <w:top w:val="none" w:sz="0" w:space="0" w:color="auto"/>
                <w:left w:val="none" w:sz="0" w:space="0" w:color="auto"/>
                <w:bottom w:val="none" w:sz="0" w:space="0" w:color="auto"/>
                <w:right w:val="none" w:sz="0" w:space="0" w:color="auto"/>
              </w:divBdr>
            </w:div>
            <w:div w:id="1382679514">
              <w:marLeft w:val="0"/>
              <w:marRight w:val="0"/>
              <w:marTop w:val="0"/>
              <w:marBottom w:val="0"/>
              <w:divBdr>
                <w:top w:val="none" w:sz="0" w:space="0" w:color="auto"/>
                <w:left w:val="none" w:sz="0" w:space="0" w:color="auto"/>
                <w:bottom w:val="none" w:sz="0" w:space="0" w:color="auto"/>
                <w:right w:val="none" w:sz="0" w:space="0" w:color="auto"/>
              </w:divBdr>
            </w:div>
            <w:div w:id="1505628337">
              <w:marLeft w:val="0"/>
              <w:marRight w:val="0"/>
              <w:marTop w:val="0"/>
              <w:marBottom w:val="0"/>
              <w:divBdr>
                <w:top w:val="none" w:sz="0" w:space="0" w:color="auto"/>
                <w:left w:val="none" w:sz="0" w:space="0" w:color="auto"/>
                <w:bottom w:val="none" w:sz="0" w:space="0" w:color="auto"/>
                <w:right w:val="none" w:sz="0" w:space="0" w:color="auto"/>
              </w:divBdr>
            </w:div>
            <w:div w:id="1691443922">
              <w:marLeft w:val="0"/>
              <w:marRight w:val="0"/>
              <w:marTop w:val="0"/>
              <w:marBottom w:val="0"/>
              <w:divBdr>
                <w:top w:val="none" w:sz="0" w:space="0" w:color="auto"/>
                <w:left w:val="none" w:sz="0" w:space="0" w:color="auto"/>
                <w:bottom w:val="none" w:sz="0" w:space="0" w:color="auto"/>
                <w:right w:val="none" w:sz="0" w:space="0" w:color="auto"/>
              </w:divBdr>
            </w:div>
            <w:div w:id="879168530">
              <w:marLeft w:val="0"/>
              <w:marRight w:val="0"/>
              <w:marTop w:val="0"/>
              <w:marBottom w:val="0"/>
              <w:divBdr>
                <w:top w:val="none" w:sz="0" w:space="0" w:color="auto"/>
                <w:left w:val="none" w:sz="0" w:space="0" w:color="auto"/>
                <w:bottom w:val="none" w:sz="0" w:space="0" w:color="auto"/>
                <w:right w:val="none" w:sz="0" w:space="0" w:color="auto"/>
              </w:divBdr>
            </w:div>
            <w:div w:id="573275609">
              <w:marLeft w:val="0"/>
              <w:marRight w:val="0"/>
              <w:marTop w:val="0"/>
              <w:marBottom w:val="0"/>
              <w:divBdr>
                <w:top w:val="none" w:sz="0" w:space="0" w:color="auto"/>
                <w:left w:val="none" w:sz="0" w:space="0" w:color="auto"/>
                <w:bottom w:val="none" w:sz="0" w:space="0" w:color="auto"/>
                <w:right w:val="none" w:sz="0" w:space="0" w:color="auto"/>
              </w:divBdr>
            </w:div>
            <w:div w:id="687176258">
              <w:marLeft w:val="0"/>
              <w:marRight w:val="0"/>
              <w:marTop w:val="0"/>
              <w:marBottom w:val="0"/>
              <w:divBdr>
                <w:top w:val="none" w:sz="0" w:space="0" w:color="auto"/>
                <w:left w:val="none" w:sz="0" w:space="0" w:color="auto"/>
                <w:bottom w:val="none" w:sz="0" w:space="0" w:color="auto"/>
                <w:right w:val="none" w:sz="0" w:space="0" w:color="auto"/>
              </w:divBdr>
            </w:div>
            <w:div w:id="1772579129">
              <w:marLeft w:val="0"/>
              <w:marRight w:val="0"/>
              <w:marTop w:val="0"/>
              <w:marBottom w:val="0"/>
              <w:divBdr>
                <w:top w:val="none" w:sz="0" w:space="0" w:color="auto"/>
                <w:left w:val="none" w:sz="0" w:space="0" w:color="auto"/>
                <w:bottom w:val="none" w:sz="0" w:space="0" w:color="auto"/>
                <w:right w:val="none" w:sz="0" w:space="0" w:color="auto"/>
              </w:divBdr>
            </w:div>
            <w:div w:id="1583444265">
              <w:marLeft w:val="0"/>
              <w:marRight w:val="0"/>
              <w:marTop w:val="0"/>
              <w:marBottom w:val="0"/>
              <w:divBdr>
                <w:top w:val="none" w:sz="0" w:space="0" w:color="auto"/>
                <w:left w:val="none" w:sz="0" w:space="0" w:color="auto"/>
                <w:bottom w:val="none" w:sz="0" w:space="0" w:color="auto"/>
                <w:right w:val="none" w:sz="0" w:space="0" w:color="auto"/>
              </w:divBdr>
            </w:div>
            <w:div w:id="1815027368">
              <w:marLeft w:val="0"/>
              <w:marRight w:val="0"/>
              <w:marTop w:val="0"/>
              <w:marBottom w:val="0"/>
              <w:divBdr>
                <w:top w:val="none" w:sz="0" w:space="0" w:color="auto"/>
                <w:left w:val="none" w:sz="0" w:space="0" w:color="auto"/>
                <w:bottom w:val="none" w:sz="0" w:space="0" w:color="auto"/>
                <w:right w:val="none" w:sz="0" w:space="0" w:color="auto"/>
              </w:divBdr>
            </w:div>
            <w:div w:id="438455109">
              <w:marLeft w:val="0"/>
              <w:marRight w:val="0"/>
              <w:marTop w:val="0"/>
              <w:marBottom w:val="0"/>
              <w:divBdr>
                <w:top w:val="none" w:sz="0" w:space="0" w:color="auto"/>
                <w:left w:val="none" w:sz="0" w:space="0" w:color="auto"/>
                <w:bottom w:val="none" w:sz="0" w:space="0" w:color="auto"/>
                <w:right w:val="none" w:sz="0" w:space="0" w:color="auto"/>
              </w:divBdr>
            </w:div>
            <w:div w:id="1189030934">
              <w:marLeft w:val="0"/>
              <w:marRight w:val="0"/>
              <w:marTop w:val="0"/>
              <w:marBottom w:val="0"/>
              <w:divBdr>
                <w:top w:val="none" w:sz="0" w:space="0" w:color="auto"/>
                <w:left w:val="none" w:sz="0" w:space="0" w:color="auto"/>
                <w:bottom w:val="none" w:sz="0" w:space="0" w:color="auto"/>
                <w:right w:val="none" w:sz="0" w:space="0" w:color="auto"/>
              </w:divBdr>
            </w:div>
            <w:div w:id="1516457785">
              <w:marLeft w:val="0"/>
              <w:marRight w:val="0"/>
              <w:marTop w:val="0"/>
              <w:marBottom w:val="0"/>
              <w:divBdr>
                <w:top w:val="none" w:sz="0" w:space="0" w:color="auto"/>
                <w:left w:val="none" w:sz="0" w:space="0" w:color="auto"/>
                <w:bottom w:val="none" w:sz="0" w:space="0" w:color="auto"/>
                <w:right w:val="none" w:sz="0" w:space="0" w:color="auto"/>
              </w:divBdr>
            </w:div>
            <w:div w:id="1443762097">
              <w:marLeft w:val="0"/>
              <w:marRight w:val="0"/>
              <w:marTop w:val="0"/>
              <w:marBottom w:val="0"/>
              <w:divBdr>
                <w:top w:val="none" w:sz="0" w:space="0" w:color="auto"/>
                <w:left w:val="none" w:sz="0" w:space="0" w:color="auto"/>
                <w:bottom w:val="none" w:sz="0" w:space="0" w:color="auto"/>
                <w:right w:val="none" w:sz="0" w:space="0" w:color="auto"/>
              </w:divBdr>
            </w:div>
            <w:div w:id="291178388">
              <w:marLeft w:val="0"/>
              <w:marRight w:val="0"/>
              <w:marTop w:val="0"/>
              <w:marBottom w:val="0"/>
              <w:divBdr>
                <w:top w:val="none" w:sz="0" w:space="0" w:color="auto"/>
                <w:left w:val="none" w:sz="0" w:space="0" w:color="auto"/>
                <w:bottom w:val="none" w:sz="0" w:space="0" w:color="auto"/>
                <w:right w:val="none" w:sz="0" w:space="0" w:color="auto"/>
              </w:divBdr>
            </w:div>
            <w:div w:id="872378445">
              <w:marLeft w:val="0"/>
              <w:marRight w:val="0"/>
              <w:marTop w:val="0"/>
              <w:marBottom w:val="0"/>
              <w:divBdr>
                <w:top w:val="none" w:sz="0" w:space="0" w:color="auto"/>
                <w:left w:val="none" w:sz="0" w:space="0" w:color="auto"/>
                <w:bottom w:val="none" w:sz="0" w:space="0" w:color="auto"/>
                <w:right w:val="none" w:sz="0" w:space="0" w:color="auto"/>
              </w:divBdr>
            </w:div>
            <w:div w:id="1592659470">
              <w:marLeft w:val="0"/>
              <w:marRight w:val="0"/>
              <w:marTop w:val="0"/>
              <w:marBottom w:val="0"/>
              <w:divBdr>
                <w:top w:val="none" w:sz="0" w:space="0" w:color="auto"/>
                <w:left w:val="none" w:sz="0" w:space="0" w:color="auto"/>
                <w:bottom w:val="none" w:sz="0" w:space="0" w:color="auto"/>
                <w:right w:val="none" w:sz="0" w:space="0" w:color="auto"/>
              </w:divBdr>
            </w:div>
            <w:div w:id="880166240">
              <w:marLeft w:val="0"/>
              <w:marRight w:val="0"/>
              <w:marTop w:val="0"/>
              <w:marBottom w:val="0"/>
              <w:divBdr>
                <w:top w:val="none" w:sz="0" w:space="0" w:color="auto"/>
                <w:left w:val="none" w:sz="0" w:space="0" w:color="auto"/>
                <w:bottom w:val="none" w:sz="0" w:space="0" w:color="auto"/>
                <w:right w:val="none" w:sz="0" w:space="0" w:color="auto"/>
              </w:divBdr>
            </w:div>
            <w:div w:id="77019284">
              <w:marLeft w:val="0"/>
              <w:marRight w:val="0"/>
              <w:marTop w:val="0"/>
              <w:marBottom w:val="0"/>
              <w:divBdr>
                <w:top w:val="none" w:sz="0" w:space="0" w:color="auto"/>
                <w:left w:val="none" w:sz="0" w:space="0" w:color="auto"/>
                <w:bottom w:val="none" w:sz="0" w:space="0" w:color="auto"/>
                <w:right w:val="none" w:sz="0" w:space="0" w:color="auto"/>
              </w:divBdr>
            </w:div>
            <w:div w:id="281084507">
              <w:marLeft w:val="0"/>
              <w:marRight w:val="0"/>
              <w:marTop w:val="0"/>
              <w:marBottom w:val="0"/>
              <w:divBdr>
                <w:top w:val="none" w:sz="0" w:space="0" w:color="auto"/>
                <w:left w:val="none" w:sz="0" w:space="0" w:color="auto"/>
                <w:bottom w:val="none" w:sz="0" w:space="0" w:color="auto"/>
                <w:right w:val="none" w:sz="0" w:space="0" w:color="auto"/>
              </w:divBdr>
            </w:div>
            <w:div w:id="1427770364">
              <w:marLeft w:val="0"/>
              <w:marRight w:val="0"/>
              <w:marTop w:val="0"/>
              <w:marBottom w:val="0"/>
              <w:divBdr>
                <w:top w:val="none" w:sz="0" w:space="0" w:color="auto"/>
                <w:left w:val="none" w:sz="0" w:space="0" w:color="auto"/>
                <w:bottom w:val="none" w:sz="0" w:space="0" w:color="auto"/>
                <w:right w:val="none" w:sz="0" w:space="0" w:color="auto"/>
              </w:divBdr>
            </w:div>
            <w:div w:id="1535729080">
              <w:marLeft w:val="0"/>
              <w:marRight w:val="0"/>
              <w:marTop w:val="0"/>
              <w:marBottom w:val="0"/>
              <w:divBdr>
                <w:top w:val="none" w:sz="0" w:space="0" w:color="auto"/>
                <w:left w:val="none" w:sz="0" w:space="0" w:color="auto"/>
                <w:bottom w:val="none" w:sz="0" w:space="0" w:color="auto"/>
                <w:right w:val="none" w:sz="0" w:space="0" w:color="auto"/>
              </w:divBdr>
            </w:div>
            <w:div w:id="2131971087">
              <w:marLeft w:val="0"/>
              <w:marRight w:val="0"/>
              <w:marTop w:val="0"/>
              <w:marBottom w:val="0"/>
              <w:divBdr>
                <w:top w:val="none" w:sz="0" w:space="0" w:color="auto"/>
                <w:left w:val="none" w:sz="0" w:space="0" w:color="auto"/>
                <w:bottom w:val="none" w:sz="0" w:space="0" w:color="auto"/>
                <w:right w:val="none" w:sz="0" w:space="0" w:color="auto"/>
              </w:divBdr>
            </w:div>
            <w:div w:id="1981226806">
              <w:marLeft w:val="0"/>
              <w:marRight w:val="0"/>
              <w:marTop w:val="0"/>
              <w:marBottom w:val="0"/>
              <w:divBdr>
                <w:top w:val="none" w:sz="0" w:space="0" w:color="auto"/>
                <w:left w:val="none" w:sz="0" w:space="0" w:color="auto"/>
                <w:bottom w:val="none" w:sz="0" w:space="0" w:color="auto"/>
                <w:right w:val="none" w:sz="0" w:space="0" w:color="auto"/>
              </w:divBdr>
            </w:div>
            <w:div w:id="1981572965">
              <w:marLeft w:val="0"/>
              <w:marRight w:val="0"/>
              <w:marTop w:val="0"/>
              <w:marBottom w:val="0"/>
              <w:divBdr>
                <w:top w:val="none" w:sz="0" w:space="0" w:color="auto"/>
                <w:left w:val="none" w:sz="0" w:space="0" w:color="auto"/>
                <w:bottom w:val="none" w:sz="0" w:space="0" w:color="auto"/>
                <w:right w:val="none" w:sz="0" w:space="0" w:color="auto"/>
              </w:divBdr>
            </w:div>
            <w:div w:id="598686455">
              <w:marLeft w:val="0"/>
              <w:marRight w:val="0"/>
              <w:marTop w:val="0"/>
              <w:marBottom w:val="0"/>
              <w:divBdr>
                <w:top w:val="none" w:sz="0" w:space="0" w:color="auto"/>
                <w:left w:val="none" w:sz="0" w:space="0" w:color="auto"/>
                <w:bottom w:val="none" w:sz="0" w:space="0" w:color="auto"/>
                <w:right w:val="none" w:sz="0" w:space="0" w:color="auto"/>
              </w:divBdr>
            </w:div>
            <w:div w:id="912934800">
              <w:marLeft w:val="0"/>
              <w:marRight w:val="0"/>
              <w:marTop w:val="0"/>
              <w:marBottom w:val="0"/>
              <w:divBdr>
                <w:top w:val="none" w:sz="0" w:space="0" w:color="auto"/>
                <w:left w:val="none" w:sz="0" w:space="0" w:color="auto"/>
                <w:bottom w:val="none" w:sz="0" w:space="0" w:color="auto"/>
                <w:right w:val="none" w:sz="0" w:space="0" w:color="auto"/>
              </w:divBdr>
            </w:div>
            <w:div w:id="2051489057">
              <w:marLeft w:val="0"/>
              <w:marRight w:val="0"/>
              <w:marTop w:val="0"/>
              <w:marBottom w:val="0"/>
              <w:divBdr>
                <w:top w:val="none" w:sz="0" w:space="0" w:color="auto"/>
                <w:left w:val="none" w:sz="0" w:space="0" w:color="auto"/>
                <w:bottom w:val="none" w:sz="0" w:space="0" w:color="auto"/>
                <w:right w:val="none" w:sz="0" w:space="0" w:color="auto"/>
              </w:divBdr>
            </w:div>
            <w:div w:id="644310334">
              <w:marLeft w:val="0"/>
              <w:marRight w:val="0"/>
              <w:marTop w:val="0"/>
              <w:marBottom w:val="0"/>
              <w:divBdr>
                <w:top w:val="none" w:sz="0" w:space="0" w:color="auto"/>
                <w:left w:val="none" w:sz="0" w:space="0" w:color="auto"/>
                <w:bottom w:val="none" w:sz="0" w:space="0" w:color="auto"/>
                <w:right w:val="none" w:sz="0" w:space="0" w:color="auto"/>
              </w:divBdr>
            </w:div>
            <w:div w:id="827550853">
              <w:marLeft w:val="0"/>
              <w:marRight w:val="0"/>
              <w:marTop w:val="0"/>
              <w:marBottom w:val="0"/>
              <w:divBdr>
                <w:top w:val="none" w:sz="0" w:space="0" w:color="auto"/>
                <w:left w:val="none" w:sz="0" w:space="0" w:color="auto"/>
                <w:bottom w:val="none" w:sz="0" w:space="0" w:color="auto"/>
                <w:right w:val="none" w:sz="0" w:space="0" w:color="auto"/>
              </w:divBdr>
            </w:div>
            <w:div w:id="1377969208">
              <w:marLeft w:val="0"/>
              <w:marRight w:val="0"/>
              <w:marTop w:val="0"/>
              <w:marBottom w:val="0"/>
              <w:divBdr>
                <w:top w:val="none" w:sz="0" w:space="0" w:color="auto"/>
                <w:left w:val="none" w:sz="0" w:space="0" w:color="auto"/>
                <w:bottom w:val="none" w:sz="0" w:space="0" w:color="auto"/>
                <w:right w:val="none" w:sz="0" w:space="0" w:color="auto"/>
              </w:divBdr>
            </w:div>
            <w:div w:id="2031443751">
              <w:marLeft w:val="0"/>
              <w:marRight w:val="0"/>
              <w:marTop w:val="0"/>
              <w:marBottom w:val="0"/>
              <w:divBdr>
                <w:top w:val="none" w:sz="0" w:space="0" w:color="auto"/>
                <w:left w:val="none" w:sz="0" w:space="0" w:color="auto"/>
                <w:bottom w:val="none" w:sz="0" w:space="0" w:color="auto"/>
                <w:right w:val="none" w:sz="0" w:space="0" w:color="auto"/>
              </w:divBdr>
            </w:div>
            <w:div w:id="2096825386">
              <w:marLeft w:val="0"/>
              <w:marRight w:val="0"/>
              <w:marTop w:val="0"/>
              <w:marBottom w:val="0"/>
              <w:divBdr>
                <w:top w:val="none" w:sz="0" w:space="0" w:color="auto"/>
                <w:left w:val="none" w:sz="0" w:space="0" w:color="auto"/>
                <w:bottom w:val="none" w:sz="0" w:space="0" w:color="auto"/>
                <w:right w:val="none" w:sz="0" w:space="0" w:color="auto"/>
              </w:divBdr>
            </w:div>
            <w:div w:id="1379158860">
              <w:marLeft w:val="0"/>
              <w:marRight w:val="0"/>
              <w:marTop w:val="0"/>
              <w:marBottom w:val="0"/>
              <w:divBdr>
                <w:top w:val="none" w:sz="0" w:space="0" w:color="auto"/>
                <w:left w:val="none" w:sz="0" w:space="0" w:color="auto"/>
                <w:bottom w:val="none" w:sz="0" w:space="0" w:color="auto"/>
                <w:right w:val="none" w:sz="0" w:space="0" w:color="auto"/>
              </w:divBdr>
            </w:div>
            <w:div w:id="1241910013">
              <w:marLeft w:val="0"/>
              <w:marRight w:val="0"/>
              <w:marTop w:val="0"/>
              <w:marBottom w:val="0"/>
              <w:divBdr>
                <w:top w:val="none" w:sz="0" w:space="0" w:color="auto"/>
                <w:left w:val="none" w:sz="0" w:space="0" w:color="auto"/>
                <w:bottom w:val="none" w:sz="0" w:space="0" w:color="auto"/>
                <w:right w:val="none" w:sz="0" w:space="0" w:color="auto"/>
              </w:divBdr>
            </w:div>
            <w:div w:id="202521967">
              <w:marLeft w:val="0"/>
              <w:marRight w:val="0"/>
              <w:marTop w:val="0"/>
              <w:marBottom w:val="0"/>
              <w:divBdr>
                <w:top w:val="none" w:sz="0" w:space="0" w:color="auto"/>
                <w:left w:val="none" w:sz="0" w:space="0" w:color="auto"/>
                <w:bottom w:val="none" w:sz="0" w:space="0" w:color="auto"/>
                <w:right w:val="none" w:sz="0" w:space="0" w:color="auto"/>
              </w:divBdr>
            </w:div>
            <w:div w:id="2021155610">
              <w:marLeft w:val="0"/>
              <w:marRight w:val="0"/>
              <w:marTop w:val="0"/>
              <w:marBottom w:val="0"/>
              <w:divBdr>
                <w:top w:val="none" w:sz="0" w:space="0" w:color="auto"/>
                <w:left w:val="none" w:sz="0" w:space="0" w:color="auto"/>
                <w:bottom w:val="none" w:sz="0" w:space="0" w:color="auto"/>
                <w:right w:val="none" w:sz="0" w:space="0" w:color="auto"/>
              </w:divBdr>
            </w:div>
            <w:div w:id="2128618225">
              <w:marLeft w:val="0"/>
              <w:marRight w:val="0"/>
              <w:marTop w:val="0"/>
              <w:marBottom w:val="0"/>
              <w:divBdr>
                <w:top w:val="none" w:sz="0" w:space="0" w:color="auto"/>
                <w:left w:val="none" w:sz="0" w:space="0" w:color="auto"/>
                <w:bottom w:val="none" w:sz="0" w:space="0" w:color="auto"/>
                <w:right w:val="none" w:sz="0" w:space="0" w:color="auto"/>
              </w:divBdr>
            </w:div>
            <w:div w:id="6373121">
              <w:marLeft w:val="0"/>
              <w:marRight w:val="0"/>
              <w:marTop w:val="0"/>
              <w:marBottom w:val="0"/>
              <w:divBdr>
                <w:top w:val="none" w:sz="0" w:space="0" w:color="auto"/>
                <w:left w:val="none" w:sz="0" w:space="0" w:color="auto"/>
                <w:bottom w:val="none" w:sz="0" w:space="0" w:color="auto"/>
                <w:right w:val="none" w:sz="0" w:space="0" w:color="auto"/>
              </w:divBdr>
            </w:div>
            <w:div w:id="726148274">
              <w:marLeft w:val="0"/>
              <w:marRight w:val="0"/>
              <w:marTop w:val="0"/>
              <w:marBottom w:val="0"/>
              <w:divBdr>
                <w:top w:val="none" w:sz="0" w:space="0" w:color="auto"/>
                <w:left w:val="none" w:sz="0" w:space="0" w:color="auto"/>
                <w:bottom w:val="none" w:sz="0" w:space="0" w:color="auto"/>
                <w:right w:val="none" w:sz="0" w:space="0" w:color="auto"/>
              </w:divBdr>
            </w:div>
            <w:div w:id="1318344557">
              <w:marLeft w:val="0"/>
              <w:marRight w:val="0"/>
              <w:marTop w:val="0"/>
              <w:marBottom w:val="0"/>
              <w:divBdr>
                <w:top w:val="none" w:sz="0" w:space="0" w:color="auto"/>
                <w:left w:val="none" w:sz="0" w:space="0" w:color="auto"/>
                <w:bottom w:val="none" w:sz="0" w:space="0" w:color="auto"/>
                <w:right w:val="none" w:sz="0" w:space="0" w:color="auto"/>
              </w:divBdr>
            </w:div>
            <w:div w:id="252203689">
              <w:marLeft w:val="0"/>
              <w:marRight w:val="0"/>
              <w:marTop w:val="0"/>
              <w:marBottom w:val="0"/>
              <w:divBdr>
                <w:top w:val="none" w:sz="0" w:space="0" w:color="auto"/>
                <w:left w:val="none" w:sz="0" w:space="0" w:color="auto"/>
                <w:bottom w:val="none" w:sz="0" w:space="0" w:color="auto"/>
                <w:right w:val="none" w:sz="0" w:space="0" w:color="auto"/>
              </w:divBdr>
            </w:div>
            <w:div w:id="1175069238">
              <w:marLeft w:val="0"/>
              <w:marRight w:val="0"/>
              <w:marTop w:val="0"/>
              <w:marBottom w:val="0"/>
              <w:divBdr>
                <w:top w:val="none" w:sz="0" w:space="0" w:color="auto"/>
                <w:left w:val="none" w:sz="0" w:space="0" w:color="auto"/>
                <w:bottom w:val="none" w:sz="0" w:space="0" w:color="auto"/>
                <w:right w:val="none" w:sz="0" w:space="0" w:color="auto"/>
              </w:divBdr>
            </w:div>
            <w:div w:id="212934206">
              <w:marLeft w:val="0"/>
              <w:marRight w:val="0"/>
              <w:marTop w:val="0"/>
              <w:marBottom w:val="0"/>
              <w:divBdr>
                <w:top w:val="none" w:sz="0" w:space="0" w:color="auto"/>
                <w:left w:val="none" w:sz="0" w:space="0" w:color="auto"/>
                <w:bottom w:val="none" w:sz="0" w:space="0" w:color="auto"/>
                <w:right w:val="none" w:sz="0" w:space="0" w:color="auto"/>
              </w:divBdr>
            </w:div>
            <w:div w:id="963581388">
              <w:marLeft w:val="0"/>
              <w:marRight w:val="0"/>
              <w:marTop w:val="0"/>
              <w:marBottom w:val="0"/>
              <w:divBdr>
                <w:top w:val="none" w:sz="0" w:space="0" w:color="auto"/>
                <w:left w:val="none" w:sz="0" w:space="0" w:color="auto"/>
                <w:bottom w:val="none" w:sz="0" w:space="0" w:color="auto"/>
                <w:right w:val="none" w:sz="0" w:space="0" w:color="auto"/>
              </w:divBdr>
            </w:div>
            <w:div w:id="1337925856">
              <w:marLeft w:val="0"/>
              <w:marRight w:val="0"/>
              <w:marTop w:val="0"/>
              <w:marBottom w:val="0"/>
              <w:divBdr>
                <w:top w:val="none" w:sz="0" w:space="0" w:color="auto"/>
                <w:left w:val="none" w:sz="0" w:space="0" w:color="auto"/>
                <w:bottom w:val="none" w:sz="0" w:space="0" w:color="auto"/>
                <w:right w:val="none" w:sz="0" w:space="0" w:color="auto"/>
              </w:divBdr>
            </w:div>
            <w:div w:id="1149978485">
              <w:marLeft w:val="0"/>
              <w:marRight w:val="0"/>
              <w:marTop w:val="0"/>
              <w:marBottom w:val="0"/>
              <w:divBdr>
                <w:top w:val="none" w:sz="0" w:space="0" w:color="auto"/>
                <w:left w:val="none" w:sz="0" w:space="0" w:color="auto"/>
                <w:bottom w:val="none" w:sz="0" w:space="0" w:color="auto"/>
                <w:right w:val="none" w:sz="0" w:space="0" w:color="auto"/>
              </w:divBdr>
            </w:div>
            <w:div w:id="1890679365">
              <w:marLeft w:val="0"/>
              <w:marRight w:val="0"/>
              <w:marTop w:val="0"/>
              <w:marBottom w:val="0"/>
              <w:divBdr>
                <w:top w:val="none" w:sz="0" w:space="0" w:color="auto"/>
                <w:left w:val="none" w:sz="0" w:space="0" w:color="auto"/>
                <w:bottom w:val="none" w:sz="0" w:space="0" w:color="auto"/>
                <w:right w:val="none" w:sz="0" w:space="0" w:color="auto"/>
              </w:divBdr>
            </w:div>
            <w:div w:id="1401756806">
              <w:marLeft w:val="0"/>
              <w:marRight w:val="0"/>
              <w:marTop w:val="0"/>
              <w:marBottom w:val="0"/>
              <w:divBdr>
                <w:top w:val="none" w:sz="0" w:space="0" w:color="auto"/>
                <w:left w:val="none" w:sz="0" w:space="0" w:color="auto"/>
                <w:bottom w:val="none" w:sz="0" w:space="0" w:color="auto"/>
                <w:right w:val="none" w:sz="0" w:space="0" w:color="auto"/>
              </w:divBdr>
            </w:div>
            <w:div w:id="1622568768">
              <w:marLeft w:val="0"/>
              <w:marRight w:val="0"/>
              <w:marTop w:val="0"/>
              <w:marBottom w:val="0"/>
              <w:divBdr>
                <w:top w:val="none" w:sz="0" w:space="0" w:color="auto"/>
                <w:left w:val="none" w:sz="0" w:space="0" w:color="auto"/>
                <w:bottom w:val="none" w:sz="0" w:space="0" w:color="auto"/>
                <w:right w:val="none" w:sz="0" w:space="0" w:color="auto"/>
              </w:divBdr>
            </w:div>
            <w:div w:id="423887666">
              <w:marLeft w:val="0"/>
              <w:marRight w:val="0"/>
              <w:marTop w:val="0"/>
              <w:marBottom w:val="0"/>
              <w:divBdr>
                <w:top w:val="none" w:sz="0" w:space="0" w:color="auto"/>
                <w:left w:val="none" w:sz="0" w:space="0" w:color="auto"/>
                <w:bottom w:val="none" w:sz="0" w:space="0" w:color="auto"/>
                <w:right w:val="none" w:sz="0" w:space="0" w:color="auto"/>
              </w:divBdr>
            </w:div>
            <w:div w:id="729235021">
              <w:marLeft w:val="0"/>
              <w:marRight w:val="0"/>
              <w:marTop w:val="0"/>
              <w:marBottom w:val="0"/>
              <w:divBdr>
                <w:top w:val="none" w:sz="0" w:space="0" w:color="auto"/>
                <w:left w:val="none" w:sz="0" w:space="0" w:color="auto"/>
                <w:bottom w:val="none" w:sz="0" w:space="0" w:color="auto"/>
                <w:right w:val="none" w:sz="0" w:space="0" w:color="auto"/>
              </w:divBdr>
            </w:div>
            <w:div w:id="1000238379">
              <w:marLeft w:val="0"/>
              <w:marRight w:val="0"/>
              <w:marTop w:val="0"/>
              <w:marBottom w:val="0"/>
              <w:divBdr>
                <w:top w:val="none" w:sz="0" w:space="0" w:color="auto"/>
                <w:left w:val="none" w:sz="0" w:space="0" w:color="auto"/>
                <w:bottom w:val="none" w:sz="0" w:space="0" w:color="auto"/>
                <w:right w:val="none" w:sz="0" w:space="0" w:color="auto"/>
              </w:divBdr>
            </w:div>
            <w:div w:id="1061826483">
              <w:marLeft w:val="0"/>
              <w:marRight w:val="0"/>
              <w:marTop w:val="0"/>
              <w:marBottom w:val="0"/>
              <w:divBdr>
                <w:top w:val="none" w:sz="0" w:space="0" w:color="auto"/>
                <w:left w:val="none" w:sz="0" w:space="0" w:color="auto"/>
                <w:bottom w:val="none" w:sz="0" w:space="0" w:color="auto"/>
                <w:right w:val="none" w:sz="0" w:space="0" w:color="auto"/>
              </w:divBdr>
            </w:div>
            <w:div w:id="1896312992">
              <w:marLeft w:val="0"/>
              <w:marRight w:val="0"/>
              <w:marTop w:val="0"/>
              <w:marBottom w:val="0"/>
              <w:divBdr>
                <w:top w:val="none" w:sz="0" w:space="0" w:color="auto"/>
                <w:left w:val="none" w:sz="0" w:space="0" w:color="auto"/>
                <w:bottom w:val="none" w:sz="0" w:space="0" w:color="auto"/>
                <w:right w:val="none" w:sz="0" w:space="0" w:color="auto"/>
              </w:divBdr>
            </w:div>
            <w:div w:id="1419060727">
              <w:marLeft w:val="0"/>
              <w:marRight w:val="0"/>
              <w:marTop w:val="0"/>
              <w:marBottom w:val="0"/>
              <w:divBdr>
                <w:top w:val="none" w:sz="0" w:space="0" w:color="auto"/>
                <w:left w:val="none" w:sz="0" w:space="0" w:color="auto"/>
                <w:bottom w:val="none" w:sz="0" w:space="0" w:color="auto"/>
                <w:right w:val="none" w:sz="0" w:space="0" w:color="auto"/>
              </w:divBdr>
            </w:div>
            <w:div w:id="266544003">
              <w:marLeft w:val="0"/>
              <w:marRight w:val="0"/>
              <w:marTop w:val="0"/>
              <w:marBottom w:val="0"/>
              <w:divBdr>
                <w:top w:val="none" w:sz="0" w:space="0" w:color="auto"/>
                <w:left w:val="none" w:sz="0" w:space="0" w:color="auto"/>
                <w:bottom w:val="none" w:sz="0" w:space="0" w:color="auto"/>
                <w:right w:val="none" w:sz="0" w:space="0" w:color="auto"/>
              </w:divBdr>
            </w:div>
            <w:div w:id="1535535755">
              <w:marLeft w:val="0"/>
              <w:marRight w:val="0"/>
              <w:marTop w:val="0"/>
              <w:marBottom w:val="0"/>
              <w:divBdr>
                <w:top w:val="none" w:sz="0" w:space="0" w:color="auto"/>
                <w:left w:val="none" w:sz="0" w:space="0" w:color="auto"/>
                <w:bottom w:val="none" w:sz="0" w:space="0" w:color="auto"/>
                <w:right w:val="none" w:sz="0" w:space="0" w:color="auto"/>
              </w:divBdr>
            </w:div>
            <w:div w:id="279918037">
              <w:marLeft w:val="0"/>
              <w:marRight w:val="0"/>
              <w:marTop w:val="0"/>
              <w:marBottom w:val="0"/>
              <w:divBdr>
                <w:top w:val="none" w:sz="0" w:space="0" w:color="auto"/>
                <w:left w:val="none" w:sz="0" w:space="0" w:color="auto"/>
                <w:bottom w:val="none" w:sz="0" w:space="0" w:color="auto"/>
                <w:right w:val="none" w:sz="0" w:space="0" w:color="auto"/>
              </w:divBdr>
            </w:div>
            <w:div w:id="912010622">
              <w:marLeft w:val="0"/>
              <w:marRight w:val="0"/>
              <w:marTop w:val="0"/>
              <w:marBottom w:val="0"/>
              <w:divBdr>
                <w:top w:val="none" w:sz="0" w:space="0" w:color="auto"/>
                <w:left w:val="none" w:sz="0" w:space="0" w:color="auto"/>
                <w:bottom w:val="none" w:sz="0" w:space="0" w:color="auto"/>
                <w:right w:val="none" w:sz="0" w:space="0" w:color="auto"/>
              </w:divBdr>
            </w:div>
            <w:div w:id="1215852942">
              <w:marLeft w:val="0"/>
              <w:marRight w:val="0"/>
              <w:marTop w:val="0"/>
              <w:marBottom w:val="0"/>
              <w:divBdr>
                <w:top w:val="none" w:sz="0" w:space="0" w:color="auto"/>
                <w:left w:val="none" w:sz="0" w:space="0" w:color="auto"/>
                <w:bottom w:val="none" w:sz="0" w:space="0" w:color="auto"/>
                <w:right w:val="none" w:sz="0" w:space="0" w:color="auto"/>
              </w:divBdr>
            </w:div>
            <w:div w:id="127867861">
              <w:marLeft w:val="0"/>
              <w:marRight w:val="0"/>
              <w:marTop w:val="0"/>
              <w:marBottom w:val="0"/>
              <w:divBdr>
                <w:top w:val="none" w:sz="0" w:space="0" w:color="auto"/>
                <w:left w:val="none" w:sz="0" w:space="0" w:color="auto"/>
                <w:bottom w:val="none" w:sz="0" w:space="0" w:color="auto"/>
                <w:right w:val="none" w:sz="0" w:space="0" w:color="auto"/>
              </w:divBdr>
            </w:div>
            <w:div w:id="1012416315">
              <w:marLeft w:val="0"/>
              <w:marRight w:val="0"/>
              <w:marTop w:val="0"/>
              <w:marBottom w:val="0"/>
              <w:divBdr>
                <w:top w:val="none" w:sz="0" w:space="0" w:color="auto"/>
                <w:left w:val="none" w:sz="0" w:space="0" w:color="auto"/>
                <w:bottom w:val="none" w:sz="0" w:space="0" w:color="auto"/>
                <w:right w:val="none" w:sz="0" w:space="0" w:color="auto"/>
              </w:divBdr>
            </w:div>
            <w:div w:id="1286546665">
              <w:marLeft w:val="0"/>
              <w:marRight w:val="0"/>
              <w:marTop w:val="0"/>
              <w:marBottom w:val="0"/>
              <w:divBdr>
                <w:top w:val="none" w:sz="0" w:space="0" w:color="auto"/>
                <w:left w:val="none" w:sz="0" w:space="0" w:color="auto"/>
                <w:bottom w:val="none" w:sz="0" w:space="0" w:color="auto"/>
                <w:right w:val="none" w:sz="0" w:space="0" w:color="auto"/>
              </w:divBdr>
            </w:div>
          </w:divsChild>
        </w:div>
        <w:div w:id="508373161">
          <w:marLeft w:val="0"/>
          <w:marRight w:val="0"/>
          <w:marTop w:val="0"/>
          <w:marBottom w:val="0"/>
          <w:divBdr>
            <w:top w:val="none" w:sz="0" w:space="0" w:color="auto"/>
            <w:left w:val="none" w:sz="0" w:space="0" w:color="auto"/>
            <w:bottom w:val="none" w:sz="0" w:space="0" w:color="auto"/>
            <w:right w:val="none" w:sz="0" w:space="0" w:color="auto"/>
          </w:divBdr>
          <w:divsChild>
            <w:div w:id="2825287">
              <w:marLeft w:val="0"/>
              <w:marRight w:val="0"/>
              <w:marTop w:val="0"/>
              <w:marBottom w:val="0"/>
              <w:divBdr>
                <w:top w:val="none" w:sz="0" w:space="0" w:color="auto"/>
                <w:left w:val="none" w:sz="0" w:space="0" w:color="auto"/>
                <w:bottom w:val="none" w:sz="0" w:space="0" w:color="auto"/>
                <w:right w:val="none" w:sz="0" w:space="0" w:color="auto"/>
              </w:divBdr>
            </w:div>
            <w:div w:id="1305964613">
              <w:marLeft w:val="0"/>
              <w:marRight w:val="0"/>
              <w:marTop w:val="0"/>
              <w:marBottom w:val="0"/>
              <w:divBdr>
                <w:top w:val="none" w:sz="0" w:space="0" w:color="auto"/>
                <w:left w:val="none" w:sz="0" w:space="0" w:color="auto"/>
                <w:bottom w:val="none" w:sz="0" w:space="0" w:color="auto"/>
                <w:right w:val="none" w:sz="0" w:space="0" w:color="auto"/>
              </w:divBdr>
            </w:div>
            <w:div w:id="610670367">
              <w:marLeft w:val="0"/>
              <w:marRight w:val="0"/>
              <w:marTop w:val="0"/>
              <w:marBottom w:val="0"/>
              <w:divBdr>
                <w:top w:val="none" w:sz="0" w:space="0" w:color="auto"/>
                <w:left w:val="none" w:sz="0" w:space="0" w:color="auto"/>
                <w:bottom w:val="none" w:sz="0" w:space="0" w:color="auto"/>
                <w:right w:val="none" w:sz="0" w:space="0" w:color="auto"/>
              </w:divBdr>
            </w:div>
            <w:div w:id="127749517">
              <w:marLeft w:val="0"/>
              <w:marRight w:val="0"/>
              <w:marTop w:val="0"/>
              <w:marBottom w:val="0"/>
              <w:divBdr>
                <w:top w:val="none" w:sz="0" w:space="0" w:color="auto"/>
                <w:left w:val="none" w:sz="0" w:space="0" w:color="auto"/>
                <w:bottom w:val="none" w:sz="0" w:space="0" w:color="auto"/>
                <w:right w:val="none" w:sz="0" w:space="0" w:color="auto"/>
              </w:divBdr>
            </w:div>
            <w:div w:id="714622139">
              <w:marLeft w:val="0"/>
              <w:marRight w:val="0"/>
              <w:marTop w:val="0"/>
              <w:marBottom w:val="0"/>
              <w:divBdr>
                <w:top w:val="none" w:sz="0" w:space="0" w:color="auto"/>
                <w:left w:val="none" w:sz="0" w:space="0" w:color="auto"/>
                <w:bottom w:val="none" w:sz="0" w:space="0" w:color="auto"/>
                <w:right w:val="none" w:sz="0" w:space="0" w:color="auto"/>
              </w:divBdr>
            </w:div>
            <w:div w:id="1521360149">
              <w:marLeft w:val="0"/>
              <w:marRight w:val="0"/>
              <w:marTop w:val="0"/>
              <w:marBottom w:val="0"/>
              <w:divBdr>
                <w:top w:val="none" w:sz="0" w:space="0" w:color="auto"/>
                <w:left w:val="none" w:sz="0" w:space="0" w:color="auto"/>
                <w:bottom w:val="none" w:sz="0" w:space="0" w:color="auto"/>
                <w:right w:val="none" w:sz="0" w:space="0" w:color="auto"/>
              </w:divBdr>
            </w:div>
            <w:div w:id="753672516">
              <w:marLeft w:val="0"/>
              <w:marRight w:val="0"/>
              <w:marTop w:val="0"/>
              <w:marBottom w:val="0"/>
              <w:divBdr>
                <w:top w:val="none" w:sz="0" w:space="0" w:color="auto"/>
                <w:left w:val="none" w:sz="0" w:space="0" w:color="auto"/>
                <w:bottom w:val="none" w:sz="0" w:space="0" w:color="auto"/>
                <w:right w:val="none" w:sz="0" w:space="0" w:color="auto"/>
              </w:divBdr>
            </w:div>
            <w:div w:id="1229657126">
              <w:marLeft w:val="0"/>
              <w:marRight w:val="0"/>
              <w:marTop w:val="0"/>
              <w:marBottom w:val="0"/>
              <w:divBdr>
                <w:top w:val="none" w:sz="0" w:space="0" w:color="auto"/>
                <w:left w:val="none" w:sz="0" w:space="0" w:color="auto"/>
                <w:bottom w:val="none" w:sz="0" w:space="0" w:color="auto"/>
                <w:right w:val="none" w:sz="0" w:space="0" w:color="auto"/>
              </w:divBdr>
            </w:div>
            <w:div w:id="2000771631">
              <w:marLeft w:val="0"/>
              <w:marRight w:val="0"/>
              <w:marTop w:val="0"/>
              <w:marBottom w:val="0"/>
              <w:divBdr>
                <w:top w:val="none" w:sz="0" w:space="0" w:color="auto"/>
                <w:left w:val="none" w:sz="0" w:space="0" w:color="auto"/>
                <w:bottom w:val="none" w:sz="0" w:space="0" w:color="auto"/>
                <w:right w:val="none" w:sz="0" w:space="0" w:color="auto"/>
              </w:divBdr>
            </w:div>
            <w:div w:id="1310131902">
              <w:marLeft w:val="0"/>
              <w:marRight w:val="0"/>
              <w:marTop w:val="0"/>
              <w:marBottom w:val="0"/>
              <w:divBdr>
                <w:top w:val="none" w:sz="0" w:space="0" w:color="auto"/>
                <w:left w:val="none" w:sz="0" w:space="0" w:color="auto"/>
                <w:bottom w:val="none" w:sz="0" w:space="0" w:color="auto"/>
                <w:right w:val="none" w:sz="0" w:space="0" w:color="auto"/>
              </w:divBdr>
            </w:div>
            <w:div w:id="1015229074">
              <w:marLeft w:val="0"/>
              <w:marRight w:val="0"/>
              <w:marTop w:val="0"/>
              <w:marBottom w:val="0"/>
              <w:divBdr>
                <w:top w:val="none" w:sz="0" w:space="0" w:color="auto"/>
                <w:left w:val="none" w:sz="0" w:space="0" w:color="auto"/>
                <w:bottom w:val="none" w:sz="0" w:space="0" w:color="auto"/>
                <w:right w:val="none" w:sz="0" w:space="0" w:color="auto"/>
              </w:divBdr>
            </w:div>
            <w:div w:id="657924514">
              <w:marLeft w:val="0"/>
              <w:marRight w:val="0"/>
              <w:marTop w:val="0"/>
              <w:marBottom w:val="0"/>
              <w:divBdr>
                <w:top w:val="none" w:sz="0" w:space="0" w:color="auto"/>
                <w:left w:val="none" w:sz="0" w:space="0" w:color="auto"/>
                <w:bottom w:val="none" w:sz="0" w:space="0" w:color="auto"/>
                <w:right w:val="none" w:sz="0" w:space="0" w:color="auto"/>
              </w:divBdr>
            </w:div>
            <w:div w:id="1566180805">
              <w:marLeft w:val="0"/>
              <w:marRight w:val="0"/>
              <w:marTop w:val="0"/>
              <w:marBottom w:val="0"/>
              <w:divBdr>
                <w:top w:val="none" w:sz="0" w:space="0" w:color="auto"/>
                <w:left w:val="none" w:sz="0" w:space="0" w:color="auto"/>
                <w:bottom w:val="none" w:sz="0" w:space="0" w:color="auto"/>
                <w:right w:val="none" w:sz="0" w:space="0" w:color="auto"/>
              </w:divBdr>
            </w:div>
            <w:div w:id="1370296171">
              <w:marLeft w:val="0"/>
              <w:marRight w:val="0"/>
              <w:marTop w:val="0"/>
              <w:marBottom w:val="0"/>
              <w:divBdr>
                <w:top w:val="none" w:sz="0" w:space="0" w:color="auto"/>
                <w:left w:val="none" w:sz="0" w:space="0" w:color="auto"/>
                <w:bottom w:val="none" w:sz="0" w:space="0" w:color="auto"/>
                <w:right w:val="none" w:sz="0" w:space="0" w:color="auto"/>
              </w:divBdr>
            </w:div>
            <w:div w:id="148642594">
              <w:marLeft w:val="0"/>
              <w:marRight w:val="0"/>
              <w:marTop w:val="0"/>
              <w:marBottom w:val="0"/>
              <w:divBdr>
                <w:top w:val="none" w:sz="0" w:space="0" w:color="auto"/>
                <w:left w:val="none" w:sz="0" w:space="0" w:color="auto"/>
                <w:bottom w:val="none" w:sz="0" w:space="0" w:color="auto"/>
                <w:right w:val="none" w:sz="0" w:space="0" w:color="auto"/>
              </w:divBdr>
            </w:div>
            <w:div w:id="1704549557">
              <w:marLeft w:val="0"/>
              <w:marRight w:val="0"/>
              <w:marTop w:val="0"/>
              <w:marBottom w:val="0"/>
              <w:divBdr>
                <w:top w:val="none" w:sz="0" w:space="0" w:color="auto"/>
                <w:left w:val="none" w:sz="0" w:space="0" w:color="auto"/>
                <w:bottom w:val="none" w:sz="0" w:space="0" w:color="auto"/>
                <w:right w:val="none" w:sz="0" w:space="0" w:color="auto"/>
              </w:divBdr>
            </w:div>
            <w:div w:id="505755955">
              <w:marLeft w:val="0"/>
              <w:marRight w:val="0"/>
              <w:marTop w:val="0"/>
              <w:marBottom w:val="0"/>
              <w:divBdr>
                <w:top w:val="none" w:sz="0" w:space="0" w:color="auto"/>
                <w:left w:val="none" w:sz="0" w:space="0" w:color="auto"/>
                <w:bottom w:val="none" w:sz="0" w:space="0" w:color="auto"/>
                <w:right w:val="none" w:sz="0" w:space="0" w:color="auto"/>
              </w:divBdr>
            </w:div>
            <w:div w:id="2041465167">
              <w:marLeft w:val="0"/>
              <w:marRight w:val="0"/>
              <w:marTop w:val="0"/>
              <w:marBottom w:val="0"/>
              <w:divBdr>
                <w:top w:val="none" w:sz="0" w:space="0" w:color="auto"/>
                <w:left w:val="none" w:sz="0" w:space="0" w:color="auto"/>
                <w:bottom w:val="none" w:sz="0" w:space="0" w:color="auto"/>
                <w:right w:val="none" w:sz="0" w:space="0" w:color="auto"/>
              </w:divBdr>
            </w:div>
            <w:div w:id="167334945">
              <w:marLeft w:val="0"/>
              <w:marRight w:val="0"/>
              <w:marTop w:val="0"/>
              <w:marBottom w:val="0"/>
              <w:divBdr>
                <w:top w:val="none" w:sz="0" w:space="0" w:color="auto"/>
                <w:left w:val="none" w:sz="0" w:space="0" w:color="auto"/>
                <w:bottom w:val="none" w:sz="0" w:space="0" w:color="auto"/>
                <w:right w:val="none" w:sz="0" w:space="0" w:color="auto"/>
              </w:divBdr>
            </w:div>
            <w:div w:id="213350866">
              <w:marLeft w:val="0"/>
              <w:marRight w:val="0"/>
              <w:marTop w:val="0"/>
              <w:marBottom w:val="0"/>
              <w:divBdr>
                <w:top w:val="none" w:sz="0" w:space="0" w:color="auto"/>
                <w:left w:val="none" w:sz="0" w:space="0" w:color="auto"/>
                <w:bottom w:val="none" w:sz="0" w:space="0" w:color="auto"/>
                <w:right w:val="none" w:sz="0" w:space="0" w:color="auto"/>
              </w:divBdr>
            </w:div>
            <w:div w:id="485366043">
              <w:marLeft w:val="0"/>
              <w:marRight w:val="0"/>
              <w:marTop w:val="0"/>
              <w:marBottom w:val="0"/>
              <w:divBdr>
                <w:top w:val="none" w:sz="0" w:space="0" w:color="auto"/>
                <w:left w:val="none" w:sz="0" w:space="0" w:color="auto"/>
                <w:bottom w:val="none" w:sz="0" w:space="0" w:color="auto"/>
                <w:right w:val="none" w:sz="0" w:space="0" w:color="auto"/>
              </w:divBdr>
            </w:div>
            <w:div w:id="1075323673">
              <w:marLeft w:val="0"/>
              <w:marRight w:val="0"/>
              <w:marTop w:val="0"/>
              <w:marBottom w:val="0"/>
              <w:divBdr>
                <w:top w:val="none" w:sz="0" w:space="0" w:color="auto"/>
                <w:left w:val="none" w:sz="0" w:space="0" w:color="auto"/>
                <w:bottom w:val="none" w:sz="0" w:space="0" w:color="auto"/>
                <w:right w:val="none" w:sz="0" w:space="0" w:color="auto"/>
              </w:divBdr>
            </w:div>
            <w:div w:id="49112652">
              <w:marLeft w:val="0"/>
              <w:marRight w:val="0"/>
              <w:marTop w:val="0"/>
              <w:marBottom w:val="0"/>
              <w:divBdr>
                <w:top w:val="none" w:sz="0" w:space="0" w:color="auto"/>
                <w:left w:val="none" w:sz="0" w:space="0" w:color="auto"/>
                <w:bottom w:val="none" w:sz="0" w:space="0" w:color="auto"/>
                <w:right w:val="none" w:sz="0" w:space="0" w:color="auto"/>
              </w:divBdr>
            </w:div>
            <w:div w:id="432013880">
              <w:marLeft w:val="0"/>
              <w:marRight w:val="0"/>
              <w:marTop w:val="0"/>
              <w:marBottom w:val="0"/>
              <w:divBdr>
                <w:top w:val="none" w:sz="0" w:space="0" w:color="auto"/>
                <w:left w:val="none" w:sz="0" w:space="0" w:color="auto"/>
                <w:bottom w:val="none" w:sz="0" w:space="0" w:color="auto"/>
                <w:right w:val="none" w:sz="0" w:space="0" w:color="auto"/>
              </w:divBdr>
            </w:div>
            <w:div w:id="1734039209">
              <w:marLeft w:val="0"/>
              <w:marRight w:val="0"/>
              <w:marTop w:val="0"/>
              <w:marBottom w:val="0"/>
              <w:divBdr>
                <w:top w:val="none" w:sz="0" w:space="0" w:color="auto"/>
                <w:left w:val="none" w:sz="0" w:space="0" w:color="auto"/>
                <w:bottom w:val="none" w:sz="0" w:space="0" w:color="auto"/>
                <w:right w:val="none" w:sz="0" w:space="0" w:color="auto"/>
              </w:divBdr>
            </w:div>
            <w:div w:id="960764873">
              <w:marLeft w:val="0"/>
              <w:marRight w:val="0"/>
              <w:marTop w:val="0"/>
              <w:marBottom w:val="0"/>
              <w:divBdr>
                <w:top w:val="none" w:sz="0" w:space="0" w:color="auto"/>
                <w:left w:val="none" w:sz="0" w:space="0" w:color="auto"/>
                <w:bottom w:val="none" w:sz="0" w:space="0" w:color="auto"/>
                <w:right w:val="none" w:sz="0" w:space="0" w:color="auto"/>
              </w:divBdr>
            </w:div>
            <w:div w:id="26757945">
              <w:marLeft w:val="0"/>
              <w:marRight w:val="0"/>
              <w:marTop w:val="0"/>
              <w:marBottom w:val="0"/>
              <w:divBdr>
                <w:top w:val="none" w:sz="0" w:space="0" w:color="auto"/>
                <w:left w:val="none" w:sz="0" w:space="0" w:color="auto"/>
                <w:bottom w:val="none" w:sz="0" w:space="0" w:color="auto"/>
                <w:right w:val="none" w:sz="0" w:space="0" w:color="auto"/>
              </w:divBdr>
            </w:div>
            <w:div w:id="2015449831">
              <w:marLeft w:val="0"/>
              <w:marRight w:val="0"/>
              <w:marTop w:val="0"/>
              <w:marBottom w:val="0"/>
              <w:divBdr>
                <w:top w:val="none" w:sz="0" w:space="0" w:color="auto"/>
                <w:left w:val="none" w:sz="0" w:space="0" w:color="auto"/>
                <w:bottom w:val="none" w:sz="0" w:space="0" w:color="auto"/>
                <w:right w:val="none" w:sz="0" w:space="0" w:color="auto"/>
              </w:divBdr>
            </w:div>
            <w:div w:id="55278412">
              <w:marLeft w:val="0"/>
              <w:marRight w:val="0"/>
              <w:marTop w:val="0"/>
              <w:marBottom w:val="0"/>
              <w:divBdr>
                <w:top w:val="none" w:sz="0" w:space="0" w:color="auto"/>
                <w:left w:val="none" w:sz="0" w:space="0" w:color="auto"/>
                <w:bottom w:val="none" w:sz="0" w:space="0" w:color="auto"/>
                <w:right w:val="none" w:sz="0" w:space="0" w:color="auto"/>
              </w:divBdr>
            </w:div>
            <w:div w:id="968974354">
              <w:marLeft w:val="0"/>
              <w:marRight w:val="0"/>
              <w:marTop w:val="0"/>
              <w:marBottom w:val="0"/>
              <w:divBdr>
                <w:top w:val="none" w:sz="0" w:space="0" w:color="auto"/>
                <w:left w:val="none" w:sz="0" w:space="0" w:color="auto"/>
                <w:bottom w:val="none" w:sz="0" w:space="0" w:color="auto"/>
                <w:right w:val="none" w:sz="0" w:space="0" w:color="auto"/>
              </w:divBdr>
            </w:div>
            <w:div w:id="1186863700">
              <w:marLeft w:val="0"/>
              <w:marRight w:val="0"/>
              <w:marTop w:val="0"/>
              <w:marBottom w:val="0"/>
              <w:divBdr>
                <w:top w:val="none" w:sz="0" w:space="0" w:color="auto"/>
                <w:left w:val="none" w:sz="0" w:space="0" w:color="auto"/>
                <w:bottom w:val="none" w:sz="0" w:space="0" w:color="auto"/>
                <w:right w:val="none" w:sz="0" w:space="0" w:color="auto"/>
              </w:divBdr>
            </w:div>
            <w:div w:id="572744358">
              <w:marLeft w:val="0"/>
              <w:marRight w:val="0"/>
              <w:marTop w:val="0"/>
              <w:marBottom w:val="0"/>
              <w:divBdr>
                <w:top w:val="none" w:sz="0" w:space="0" w:color="auto"/>
                <w:left w:val="none" w:sz="0" w:space="0" w:color="auto"/>
                <w:bottom w:val="none" w:sz="0" w:space="0" w:color="auto"/>
                <w:right w:val="none" w:sz="0" w:space="0" w:color="auto"/>
              </w:divBdr>
            </w:div>
            <w:div w:id="417991834">
              <w:marLeft w:val="0"/>
              <w:marRight w:val="0"/>
              <w:marTop w:val="0"/>
              <w:marBottom w:val="0"/>
              <w:divBdr>
                <w:top w:val="none" w:sz="0" w:space="0" w:color="auto"/>
                <w:left w:val="none" w:sz="0" w:space="0" w:color="auto"/>
                <w:bottom w:val="none" w:sz="0" w:space="0" w:color="auto"/>
                <w:right w:val="none" w:sz="0" w:space="0" w:color="auto"/>
              </w:divBdr>
            </w:div>
            <w:div w:id="205139936">
              <w:marLeft w:val="0"/>
              <w:marRight w:val="0"/>
              <w:marTop w:val="0"/>
              <w:marBottom w:val="0"/>
              <w:divBdr>
                <w:top w:val="none" w:sz="0" w:space="0" w:color="auto"/>
                <w:left w:val="none" w:sz="0" w:space="0" w:color="auto"/>
                <w:bottom w:val="none" w:sz="0" w:space="0" w:color="auto"/>
                <w:right w:val="none" w:sz="0" w:space="0" w:color="auto"/>
              </w:divBdr>
            </w:div>
            <w:div w:id="1032192727">
              <w:marLeft w:val="0"/>
              <w:marRight w:val="0"/>
              <w:marTop w:val="0"/>
              <w:marBottom w:val="0"/>
              <w:divBdr>
                <w:top w:val="none" w:sz="0" w:space="0" w:color="auto"/>
                <w:left w:val="none" w:sz="0" w:space="0" w:color="auto"/>
                <w:bottom w:val="none" w:sz="0" w:space="0" w:color="auto"/>
                <w:right w:val="none" w:sz="0" w:space="0" w:color="auto"/>
              </w:divBdr>
            </w:div>
            <w:div w:id="1984001659">
              <w:marLeft w:val="0"/>
              <w:marRight w:val="0"/>
              <w:marTop w:val="0"/>
              <w:marBottom w:val="0"/>
              <w:divBdr>
                <w:top w:val="none" w:sz="0" w:space="0" w:color="auto"/>
                <w:left w:val="none" w:sz="0" w:space="0" w:color="auto"/>
                <w:bottom w:val="none" w:sz="0" w:space="0" w:color="auto"/>
                <w:right w:val="none" w:sz="0" w:space="0" w:color="auto"/>
              </w:divBdr>
            </w:div>
            <w:div w:id="182222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7914">
      <w:bodyDiv w:val="1"/>
      <w:marLeft w:val="0"/>
      <w:marRight w:val="0"/>
      <w:marTop w:val="0"/>
      <w:marBottom w:val="0"/>
      <w:divBdr>
        <w:top w:val="none" w:sz="0" w:space="0" w:color="auto"/>
        <w:left w:val="none" w:sz="0" w:space="0" w:color="auto"/>
        <w:bottom w:val="none" w:sz="0" w:space="0" w:color="auto"/>
        <w:right w:val="none" w:sz="0" w:space="0" w:color="auto"/>
      </w:divBdr>
      <w:divsChild>
        <w:div w:id="4792748">
          <w:marLeft w:val="0"/>
          <w:marRight w:val="0"/>
          <w:marTop w:val="0"/>
          <w:marBottom w:val="0"/>
          <w:divBdr>
            <w:top w:val="none" w:sz="0" w:space="0" w:color="auto"/>
            <w:left w:val="none" w:sz="0" w:space="0" w:color="auto"/>
            <w:bottom w:val="none" w:sz="0" w:space="0" w:color="auto"/>
            <w:right w:val="none" w:sz="0" w:space="0" w:color="auto"/>
          </w:divBdr>
        </w:div>
        <w:div w:id="4871949">
          <w:marLeft w:val="0"/>
          <w:marRight w:val="0"/>
          <w:marTop w:val="0"/>
          <w:marBottom w:val="0"/>
          <w:divBdr>
            <w:top w:val="none" w:sz="0" w:space="0" w:color="auto"/>
            <w:left w:val="none" w:sz="0" w:space="0" w:color="auto"/>
            <w:bottom w:val="none" w:sz="0" w:space="0" w:color="auto"/>
            <w:right w:val="none" w:sz="0" w:space="0" w:color="auto"/>
          </w:divBdr>
        </w:div>
        <w:div w:id="7830215">
          <w:marLeft w:val="0"/>
          <w:marRight w:val="0"/>
          <w:marTop w:val="0"/>
          <w:marBottom w:val="0"/>
          <w:divBdr>
            <w:top w:val="none" w:sz="0" w:space="0" w:color="auto"/>
            <w:left w:val="none" w:sz="0" w:space="0" w:color="auto"/>
            <w:bottom w:val="none" w:sz="0" w:space="0" w:color="auto"/>
            <w:right w:val="none" w:sz="0" w:space="0" w:color="auto"/>
          </w:divBdr>
        </w:div>
        <w:div w:id="7878065">
          <w:marLeft w:val="0"/>
          <w:marRight w:val="0"/>
          <w:marTop w:val="0"/>
          <w:marBottom w:val="0"/>
          <w:divBdr>
            <w:top w:val="none" w:sz="0" w:space="0" w:color="auto"/>
            <w:left w:val="none" w:sz="0" w:space="0" w:color="auto"/>
            <w:bottom w:val="none" w:sz="0" w:space="0" w:color="auto"/>
            <w:right w:val="none" w:sz="0" w:space="0" w:color="auto"/>
          </w:divBdr>
        </w:div>
        <w:div w:id="12194956">
          <w:marLeft w:val="0"/>
          <w:marRight w:val="0"/>
          <w:marTop w:val="0"/>
          <w:marBottom w:val="0"/>
          <w:divBdr>
            <w:top w:val="none" w:sz="0" w:space="0" w:color="auto"/>
            <w:left w:val="none" w:sz="0" w:space="0" w:color="auto"/>
            <w:bottom w:val="none" w:sz="0" w:space="0" w:color="auto"/>
            <w:right w:val="none" w:sz="0" w:space="0" w:color="auto"/>
          </w:divBdr>
        </w:div>
        <w:div w:id="17630009">
          <w:marLeft w:val="0"/>
          <w:marRight w:val="0"/>
          <w:marTop w:val="0"/>
          <w:marBottom w:val="0"/>
          <w:divBdr>
            <w:top w:val="none" w:sz="0" w:space="0" w:color="auto"/>
            <w:left w:val="none" w:sz="0" w:space="0" w:color="auto"/>
            <w:bottom w:val="none" w:sz="0" w:space="0" w:color="auto"/>
            <w:right w:val="none" w:sz="0" w:space="0" w:color="auto"/>
          </w:divBdr>
        </w:div>
        <w:div w:id="19818347">
          <w:marLeft w:val="0"/>
          <w:marRight w:val="0"/>
          <w:marTop w:val="0"/>
          <w:marBottom w:val="0"/>
          <w:divBdr>
            <w:top w:val="none" w:sz="0" w:space="0" w:color="auto"/>
            <w:left w:val="none" w:sz="0" w:space="0" w:color="auto"/>
            <w:bottom w:val="none" w:sz="0" w:space="0" w:color="auto"/>
            <w:right w:val="none" w:sz="0" w:space="0" w:color="auto"/>
          </w:divBdr>
        </w:div>
        <w:div w:id="20134004">
          <w:marLeft w:val="0"/>
          <w:marRight w:val="0"/>
          <w:marTop w:val="0"/>
          <w:marBottom w:val="0"/>
          <w:divBdr>
            <w:top w:val="none" w:sz="0" w:space="0" w:color="auto"/>
            <w:left w:val="none" w:sz="0" w:space="0" w:color="auto"/>
            <w:bottom w:val="none" w:sz="0" w:space="0" w:color="auto"/>
            <w:right w:val="none" w:sz="0" w:space="0" w:color="auto"/>
          </w:divBdr>
        </w:div>
        <w:div w:id="30807042">
          <w:marLeft w:val="0"/>
          <w:marRight w:val="0"/>
          <w:marTop w:val="0"/>
          <w:marBottom w:val="0"/>
          <w:divBdr>
            <w:top w:val="none" w:sz="0" w:space="0" w:color="auto"/>
            <w:left w:val="none" w:sz="0" w:space="0" w:color="auto"/>
            <w:bottom w:val="none" w:sz="0" w:space="0" w:color="auto"/>
            <w:right w:val="none" w:sz="0" w:space="0" w:color="auto"/>
          </w:divBdr>
        </w:div>
        <w:div w:id="31464335">
          <w:marLeft w:val="0"/>
          <w:marRight w:val="0"/>
          <w:marTop w:val="0"/>
          <w:marBottom w:val="0"/>
          <w:divBdr>
            <w:top w:val="none" w:sz="0" w:space="0" w:color="auto"/>
            <w:left w:val="none" w:sz="0" w:space="0" w:color="auto"/>
            <w:bottom w:val="none" w:sz="0" w:space="0" w:color="auto"/>
            <w:right w:val="none" w:sz="0" w:space="0" w:color="auto"/>
          </w:divBdr>
        </w:div>
        <w:div w:id="35395064">
          <w:marLeft w:val="0"/>
          <w:marRight w:val="0"/>
          <w:marTop w:val="0"/>
          <w:marBottom w:val="0"/>
          <w:divBdr>
            <w:top w:val="none" w:sz="0" w:space="0" w:color="auto"/>
            <w:left w:val="none" w:sz="0" w:space="0" w:color="auto"/>
            <w:bottom w:val="none" w:sz="0" w:space="0" w:color="auto"/>
            <w:right w:val="none" w:sz="0" w:space="0" w:color="auto"/>
          </w:divBdr>
        </w:div>
        <w:div w:id="39404503">
          <w:marLeft w:val="0"/>
          <w:marRight w:val="0"/>
          <w:marTop w:val="0"/>
          <w:marBottom w:val="0"/>
          <w:divBdr>
            <w:top w:val="none" w:sz="0" w:space="0" w:color="auto"/>
            <w:left w:val="none" w:sz="0" w:space="0" w:color="auto"/>
            <w:bottom w:val="none" w:sz="0" w:space="0" w:color="auto"/>
            <w:right w:val="none" w:sz="0" w:space="0" w:color="auto"/>
          </w:divBdr>
        </w:div>
        <w:div w:id="42558969">
          <w:marLeft w:val="0"/>
          <w:marRight w:val="0"/>
          <w:marTop w:val="0"/>
          <w:marBottom w:val="0"/>
          <w:divBdr>
            <w:top w:val="none" w:sz="0" w:space="0" w:color="auto"/>
            <w:left w:val="none" w:sz="0" w:space="0" w:color="auto"/>
            <w:bottom w:val="none" w:sz="0" w:space="0" w:color="auto"/>
            <w:right w:val="none" w:sz="0" w:space="0" w:color="auto"/>
          </w:divBdr>
        </w:div>
        <w:div w:id="48188847">
          <w:marLeft w:val="0"/>
          <w:marRight w:val="0"/>
          <w:marTop w:val="0"/>
          <w:marBottom w:val="0"/>
          <w:divBdr>
            <w:top w:val="none" w:sz="0" w:space="0" w:color="auto"/>
            <w:left w:val="none" w:sz="0" w:space="0" w:color="auto"/>
            <w:bottom w:val="none" w:sz="0" w:space="0" w:color="auto"/>
            <w:right w:val="none" w:sz="0" w:space="0" w:color="auto"/>
          </w:divBdr>
        </w:div>
        <w:div w:id="54672590">
          <w:marLeft w:val="0"/>
          <w:marRight w:val="0"/>
          <w:marTop w:val="0"/>
          <w:marBottom w:val="0"/>
          <w:divBdr>
            <w:top w:val="none" w:sz="0" w:space="0" w:color="auto"/>
            <w:left w:val="none" w:sz="0" w:space="0" w:color="auto"/>
            <w:bottom w:val="none" w:sz="0" w:space="0" w:color="auto"/>
            <w:right w:val="none" w:sz="0" w:space="0" w:color="auto"/>
          </w:divBdr>
        </w:div>
        <w:div w:id="54860212">
          <w:marLeft w:val="0"/>
          <w:marRight w:val="0"/>
          <w:marTop w:val="0"/>
          <w:marBottom w:val="0"/>
          <w:divBdr>
            <w:top w:val="none" w:sz="0" w:space="0" w:color="auto"/>
            <w:left w:val="none" w:sz="0" w:space="0" w:color="auto"/>
            <w:bottom w:val="none" w:sz="0" w:space="0" w:color="auto"/>
            <w:right w:val="none" w:sz="0" w:space="0" w:color="auto"/>
          </w:divBdr>
        </w:div>
        <w:div w:id="57871311">
          <w:marLeft w:val="0"/>
          <w:marRight w:val="0"/>
          <w:marTop w:val="0"/>
          <w:marBottom w:val="0"/>
          <w:divBdr>
            <w:top w:val="none" w:sz="0" w:space="0" w:color="auto"/>
            <w:left w:val="none" w:sz="0" w:space="0" w:color="auto"/>
            <w:bottom w:val="none" w:sz="0" w:space="0" w:color="auto"/>
            <w:right w:val="none" w:sz="0" w:space="0" w:color="auto"/>
          </w:divBdr>
        </w:div>
        <w:div w:id="65953340">
          <w:marLeft w:val="0"/>
          <w:marRight w:val="0"/>
          <w:marTop w:val="0"/>
          <w:marBottom w:val="0"/>
          <w:divBdr>
            <w:top w:val="none" w:sz="0" w:space="0" w:color="auto"/>
            <w:left w:val="none" w:sz="0" w:space="0" w:color="auto"/>
            <w:bottom w:val="none" w:sz="0" w:space="0" w:color="auto"/>
            <w:right w:val="none" w:sz="0" w:space="0" w:color="auto"/>
          </w:divBdr>
        </w:div>
        <w:div w:id="70809006">
          <w:marLeft w:val="0"/>
          <w:marRight w:val="0"/>
          <w:marTop w:val="0"/>
          <w:marBottom w:val="0"/>
          <w:divBdr>
            <w:top w:val="none" w:sz="0" w:space="0" w:color="auto"/>
            <w:left w:val="none" w:sz="0" w:space="0" w:color="auto"/>
            <w:bottom w:val="none" w:sz="0" w:space="0" w:color="auto"/>
            <w:right w:val="none" w:sz="0" w:space="0" w:color="auto"/>
          </w:divBdr>
        </w:div>
        <w:div w:id="79068073">
          <w:marLeft w:val="0"/>
          <w:marRight w:val="0"/>
          <w:marTop w:val="0"/>
          <w:marBottom w:val="0"/>
          <w:divBdr>
            <w:top w:val="none" w:sz="0" w:space="0" w:color="auto"/>
            <w:left w:val="none" w:sz="0" w:space="0" w:color="auto"/>
            <w:bottom w:val="none" w:sz="0" w:space="0" w:color="auto"/>
            <w:right w:val="none" w:sz="0" w:space="0" w:color="auto"/>
          </w:divBdr>
        </w:div>
        <w:div w:id="81531195">
          <w:marLeft w:val="0"/>
          <w:marRight w:val="0"/>
          <w:marTop w:val="0"/>
          <w:marBottom w:val="0"/>
          <w:divBdr>
            <w:top w:val="none" w:sz="0" w:space="0" w:color="auto"/>
            <w:left w:val="none" w:sz="0" w:space="0" w:color="auto"/>
            <w:bottom w:val="none" w:sz="0" w:space="0" w:color="auto"/>
            <w:right w:val="none" w:sz="0" w:space="0" w:color="auto"/>
          </w:divBdr>
        </w:div>
        <w:div w:id="86585361">
          <w:marLeft w:val="0"/>
          <w:marRight w:val="0"/>
          <w:marTop w:val="0"/>
          <w:marBottom w:val="0"/>
          <w:divBdr>
            <w:top w:val="none" w:sz="0" w:space="0" w:color="auto"/>
            <w:left w:val="none" w:sz="0" w:space="0" w:color="auto"/>
            <w:bottom w:val="none" w:sz="0" w:space="0" w:color="auto"/>
            <w:right w:val="none" w:sz="0" w:space="0" w:color="auto"/>
          </w:divBdr>
        </w:div>
        <w:div w:id="90320713">
          <w:marLeft w:val="0"/>
          <w:marRight w:val="0"/>
          <w:marTop w:val="0"/>
          <w:marBottom w:val="0"/>
          <w:divBdr>
            <w:top w:val="none" w:sz="0" w:space="0" w:color="auto"/>
            <w:left w:val="none" w:sz="0" w:space="0" w:color="auto"/>
            <w:bottom w:val="none" w:sz="0" w:space="0" w:color="auto"/>
            <w:right w:val="none" w:sz="0" w:space="0" w:color="auto"/>
          </w:divBdr>
        </w:div>
        <w:div w:id="94643628">
          <w:marLeft w:val="0"/>
          <w:marRight w:val="0"/>
          <w:marTop w:val="0"/>
          <w:marBottom w:val="0"/>
          <w:divBdr>
            <w:top w:val="none" w:sz="0" w:space="0" w:color="auto"/>
            <w:left w:val="none" w:sz="0" w:space="0" w:color="auto"/>
            <w:bottom w:val="none" w:sz="0" w:space="0" w:color="auto"/>
            <w:right w:val="none" w:sz="0" w:space="0" w:color="auto"/>
          </w:divBdr>
        </w:div>
        <w:div w:id="96410387">
          <w:marLeft w:val="0"/>
          <w:marRight w:val="0"/>
          <w:marTop w:val="0"/>
          <w:marBottom w:val="0"/>
          <w:divBdr>
            <w:top w:val="none" w:sz="0" w:space="0" w:color="auto"/>
            <w:left w:val="none" w:sz="0" w:space="0" w:color="auto"/>
            <w:bottom w:val="none" w:sz="0" w:space="0" w:color="auto"/>
            <w:right w:val="none" w:sz="0" w:space="0" w:color="auto"/>
          </w:divBdr>
        </w:div>
        <w:div w:id="100152844">
          <w:marLeft w:val="0"/>
          <w:marRight w:val="0"/>
          <w:marTop w:val="0"/>
          <w:marBottom w:val="0"/>
          <w:divBdr>
            <w:top w:val="none" w:sz="0" w:space="0" w:color="auto"/>
            <w:left w:val="none" w:sz="0" w:space="0" w:color="auto"/>
            <w:bottom w:val="none" w:sz="0" w:space="0" w:color="auto"/>
            <w:right w:val="none" w:sz="0" w:space="0" w:color="auto"/>
          </w:divBdr>
        </w:div>
        <w:div w:id="102191374">
          <w:marLeft w:val="0"/>
          <w:marRight w:val="0"/>
          <w:marTop w:val="0"/>
          <w:marBottom w:val="0"/>
          <w:divBdr>
            <w:top w:val="none" w:sz="0" w:space="0" w:color="auto"/>
            <w:left w:val="none" w:sz="0" w:space="0" w:color="auto"/>
            <w:bottom w:val="none" w:sz="0" w:space="0" w:color="auto"/>
            <w:right w:val="none" w:sz="0" w:space="0" w:color="auto"/>
          </w:divBdr>
        </w:div>
        <w:div w:id="105582024">
          <w:marLeft w:val="0"/>
          <w:marRight w:val="0"/>
          <w:marTop w:val="0"/>
          <w:marBottom w:val="0"/>
          <w:divBdr>
            <w:top w:val="none" w:sz="0" w:space="0" w:color="auto"/>
            <w:left w:val="none" w:sz="0" w:space="0" w:color="auto"/>
            <w:bottom w:val="none" w:sz="0" w:space="0" w:color="auto"/>
            <w:right w:val="none" w:sz="0" w:space="0" w:color="auto"/>
          </w:divBdr>
        </w:div>
        <w:div w:id="106896096">
          <w:marLeft w:val="0"/>
          <w:marRight w:val="0"/>
          <w:marTop w:val="0"/>
          <w:marBottom w:val="0"/>
          <w:divBdr>
            <w:top w:val="none" w:sz="0" w:space="0" w:color="auto"/>
            <w:left w:val="none" w:sz="0" w:space="0" w:color="auto"/>
            <w:bottom w:val="none" w:sz="0" w:space="0" w:color="auto"/>
            <w:right w:val="none" w:sz="0" w:space="0" w:color="auto"/>
          </w:divBdr>
        </w:div>
        <w:div w:id="107434152">
          <w:marLeft w:val="0"/>
          <w:marRight w:val="0"/>
          <w:marTop w:val="0"/>
          <w:marBottom w:val="0"/>
          <w:divBdr>
            <w:top w:val="none" w:sz="0" w:space="0" w:color="auto"/>
            <w:left w:val="none" w:sz="0" w:space="0" w:color="auto"/>
            <w:bottom w:val="none" w:sz="0" w:space="0" w:color="auto"/>
            <w:right w:val="none" w:sz="0" w:space="0" w:color="auto"/>
          </w:divBdr>
        </w:div>
        <w:div w:id="108397103">
          <w:marLeft w:val="0"/>
          <w:marRight w:val="0"/>
          <w:marTop w:val="0"/>
          <w:marBottom w:val="0"/>
          <w:divBdr>
            <w:top w:val="none" w:sz="0" w:space="0" w:color="auto"/>
            <w:left w:val="none" w:sz="0" w:space="0" w:color="auto"/>
            <w:bottom w:val="none" w:sz="0" w:space="0" w:color="auto"/>
            <w:right w:val="none" w:sz="0" w:space="0" w:color="auto"/>
          </w:divBdr>
        </w:div>
        <w:div w:id="109858574">
          <w:marLeft w:val="0"/>
          <w:marRight w:val="0"/>
          <w:marTop w:val="0"/>
          <w:marBottom w:val="0"/>
          <w:divBdr>
            <w:top w:val="none" w:sz="0" w:space="0" w:color="auto"/>
            <w:left w:val="none" w:sz="0" w:space="0" w:color="auto"/>
            <w:bottom w:val="none" w:sz="0" w:space="0" w:color="auto"/>
            <w:right w:val="none" w:sz="0" w:space="0" w:color="auto"/>
          </w:divBdr>
        </w:div>
        <w:div w:id="111633249">
          <w:marLeft w:val="0"/>
          <w:marRight w:val="0"/>
          <w:marTop w:val="0"/>
          <w:marBottom w:val="0"/>
          <w:divBdr>
            <w:top w:val="none" w:sz="0" w:space="0" w:color="auto"/>
            <w:left w:val="none" w:sz="0" w:space="0" w:color="auto"/>
            <w:bottom w:val="none" w:sz="0" w:space="0" w:color="auto"/>
            <w:right w:val="none" w:sz="0" w:space="0" w:color="auto"/>
          </w:divBdr>
        </w:div>
        <w:div w:id="124859731">
          <w:marLeft w:val="0"/>
          <w:marRight w:val="0"/>
          <w:marTop w:val="0"/>
          <w:marBottom w:val="0"/>
          <w:divBdr>
            <w:top w:val="none" w:sz="0" w:space="0" w:color="auto"/>
            <w:left w:val="none" w:sz="0" w:space="0" w:color="auto"/>
            <w:bottom w:val="none" w:sz="0" w:space="0" w:color="auto"/>
            <w:right w:val="none" w:sz="0" w:space="0" w:color="auto"/>
          </w:divBdr>
        </w:div>
        <w:div w:id="131219834">
          <w:marLeft w:val="0"/>
          <w:marRight w:val="0"/>
          <w:marTop w:val="0"/>
          <w:marBottom w:val="0"/>
          <w:divBdr>
            <w:top w:val="none" w:sz="0" w:space="0" w:color="auto"/>
            <w:left w:val="none" w:sz="0" w:space="0" w:color="auto"/>
            <w:bottom w:val="none" w:sz="0" w:space="0" w:color="auto"/>
            <w:right w:val="none" w:sz="0" w:space="0" w:color="auto"/>
          </w:divBdr>
        </w:div>
        <w:div w:id="136342584">
          <w:marLeft w:val="0"/>
          <w:marRight w:val="0"/>
          <w:marTop w:val="0"/>
          <w:marBottom w:val="0"/>
          <w:divBdr>
            <w:top w:val="none" w:sz="0" w:space="0" w:color="auto"/>
            <w:left w:val="none" w:sz="0" w:space="0" w:color="auto"/>
            <w:bottom w:val="none" w:sz="0" w:space="0" w:color="auto"/>
            <w:right w:val="none" w:sz="0" w:space="0" w:color="auto"/>
          </w:divBdr>
        </w:div>
        <w:div w:id="136456902">
          <w:marLeft w:val="0"/>
          <w:marRight w:val="0"/>
          <w:marTop w:val="0"/>
          <w:marBottom w:val="0"/>
          <w:divBdr>
            <w:top w:val="none" w:sz="0" w:space="0" w:color="auto"/>
            <w:left w:val="none" w:sz="0" w:space="0" w:color="auto"/>
            <w:bottom w:val="none" w:sz="0" w:space="0" w:color="auto"/>
            <w:right w:val="none" w:sz="0" w:space="0" w:color="auto"/>
          </w:divBdr>
        </w:div>
        <w:div w:id="137067039">
          <w:marLeft w:val="0"/>
          <w:marRight w:val="0"/>
          <w:marTop w:val="0"/>
          <w:marBottom w:val="0"/>
          <w:divBdr>
            <w:top w:val="none" w:sz="0" w:space="0" w:color="auto"/>
            <w:left w:val="none" w:sz="0" w:space="0" w:color="auto"/>
            <w:bottom w:val="none" w:sz="0" w:space="0" w:color="auto"/>
            <w:right w:val="none" w:sz="0" w:space="0" w:color="auto"/>
          </w:divBdr>
        </w:div>
        <w:div w:id="139084162">
          <w:marLeft w:val="0"/>
          <w:marRight w:val="0"/>
          <w:marTop w:val="0"/>
          <w:marBottom w:val="0"/>
          <w:divBdr>
            <w:top w:val="none" w:sz="0" w:space="0" w:color="auto"/>
            <w:left w:val="none" w:sz="0" w:space="0" w:color="auto"/>
            <w:bottom w:val="none" w:sz="0" w:space="0" w:color="auto"/>
            <w:right w:val="none" w:sz="0" w:space="0" w:color="auto"/>
          </w:divBdr>
        </w:div>
        <w:div w:id="139736601">
          <w:marLeft w:val="0"/>
          <w:marRight w:val="0"/>
          <w:marTop w:val="0"/>
          <w:marBottom w:val="0"/>
          <w:divBdr>
            <w:top w:val="none" w:sz="0" w:space="0" w:color="auto"/>
            <w:left w:val="none" w:sz="0" w:space="0" w:color="auto"/>
            <w:bottom w:val="none" w:sz="0" w:space="0" w:color="auto"/>
            <w:right w:val="none" w:sz="0" w:space="0" w:color="auto"/>
          </w:divBdr>
        </w:div>
        <w:div w:id="140656519">
          <w:marLeft w:val="0"/>
          <w:marRight w:val="0"/>
          <w:marTop w:val="0"/>
          <w:marBottom w:val="0"/>
          <w:divBdr>
            <w:top w:val="none" w:sz="0" w:space="0" w:color="auto"/>
            <w:left w:val="none" w:sz="0" w:space="0" w:color="auto"/>
            <w:bottom w:val="none" w:sz="0" w:space="0" w:color="auto"/>
            <w:right w:val="none" w:sz="0" w:space="0" w:color="auto"/>
          </w:divBdr>
        </w:div>
        <w:div w:id="144050826">
          <w:marLeft w:val="0"/>
          <w:marRight w:val="0"/>
          <w:marTop w:val="0"/>
          <w:marBottom w:val="0"/>
          <w:divBdr>
            <w:top w:val="none" w:sz="0" w:space="0" w:color="auto"/>
            <w:left w:val="none" w:sz="0" w:space="0" w:color="auto"/>
            <w:bottom w:val="none" w:sz="0" w:space="0" w:color="auto"/>
            <w:right w:val="none" w:sz="0" w:space="0" w:color="auto"/>
          </w:divBdr>
        </w:div>
        <w:div w:id="152375488">
          <w:marLeft w:val="0"/>
          <w:marRight w:val="0"/>
          <w:marTop w:val="0"/>
          <w:marBottom w:val="0"/>
          <w:divBdr>
            <w:top w:val="none" w:sz="0" w:space="0" w:color="auto"/>
            <w:left w:val="none" w:sz="0" w:space="0" w:color="auto"/>
            <w:bottom w:val="none" w:sz="0" w:space="0" w:color="auto"/>
            <w:right w:val="none" w:sz="0" w:space="0" w:color="auto"/>
          </w:divBdr>
        </w:div>
        <w:div w:id="162359098">
          <w:marLeft w:val="0"/>
          <w:marRight w:val="0"/>
          <w:marTop w:val="0"/>
          <w:marBottom w:val="0"/>
          <w:divBdr>
            <w:top w:val="none" w:sz="0" w:space="0" w:color="auto"/>
            <w:left w:val="none" w:sz="0" w:space="0" w:color="auto"/>
            <w:bottom w:val="none" w:sz="0" w:space="0" w:color="auto"/>
            <w:right w:val="none" w:sz="0" w:space="0" w:color="auto"/>
          </w:divBdr>
        </w:div>
        <w:div w:id="163714799">
          <w:marLeft w:val="0"/>
          <w:marRight w:val="0"/>
          <w:marTop w:val="0"/>
          <w:marBottom w:val="0"/>
          <w:divBdr>
            <w:top w:val="none" w:sz="0" w:space="0" w:color="auto"/>
            <w:left w:val="none" w:sz="0" w:space="0" w:color="auto"/>
            <w:bottom w:val="none" w:sz="0" w:space="0" w:color="auto"/>
            <w:right w:val="none" w:sz="0" w:space="0" w:color="auto"/>
          </w:divBdr>
        </w:div>
        <w:div w:id="164395650">
          <w:marLeft w:val="0"/>
          <w:marRight w:val="0"/>
          <w:marTop w:val="0"/>
          <w:marBottom w:val="0"/>
          <w:divBdr>
            <w:top w:val="none" w:sz="0" w:space="0" w:color="auto"/>
            <w:left w:val="none" w:sz="0" w:space="0" w:color="auto"/>
            <w:bottom w:val="none" w:sz="0" w:space="0" w:color="auto"/>
            <w:right w:val="none" w:sz="0" w:space="0" w:color="auto"/>
          </w:divBdr>
        </w:div>
        <w:div w:id="166411268">
          <w:marLeft w:val="0"/>
          <w:marRight w:val="0"/>
          <w:marTop w:val="0"/>
          <w:marBottom w:val="0"/>
          <w:divBdr>
            <w:top w:val="none" w:sz="0" w:space="0" w:color="auto"/>
            <w:left w:val="none" w:sz="0" w:space="0" w:color="auto"/>
            <w:bottom w:val="none" w:sz="0" w:space="0" w:color="auto"/>
            <w:right w:val="none" w:sz="0" w:space="0" w:color="auto"/>
          </w:divBdr>
        </w:div>
        <w:div w:id="175845286">
          <w:marLeft w:val="0"/>
          <w:marRight w:val="0"/>
          <w:marTop w:val="0"/>
          <w:marBottom w:val="0"/>
          <w:divBdr>
            <w:top w:val="none" w:sz="0" w:space="0" w:color="auto"/>
            <w:left w:val="none" w:sz="0" w:space="0" w:color="auto"/>
            <w:bottom w:val="none" w:sz="0" w:space="0" w:color="auto"/>
            <w:right w:val="none" w:sz="0" w:space="0" w:color="auto"/>
          </w:divBdr>
        </w:div>
        <w:div w:id="182983451">
          <w:marLeft w:val="0"/>
          <w:marRight w:val="0"/>
          <w:marTop w:val="0"/>
          <w:marBottom w:val="0"/>
          <w:divBdr>
            <w:top w:val="none" w:sz="0" w:space="0" w:color="auto"/>
            <w:left w:val="none" w:sz="0" w:space="0" w:color="auto"/>
            <w:bottom w:val="none" w:sz="0" w:space="0" w:color="auto"/>
            <w:right w:val="none" w:sz="0" w:space="0" w:color="auto"/>
          </w:divBdr>
        </w:div>
        <w:div w:id="183640833">
          <w:marLeft w:val="0"/>
          <w:marRight w:val="0"/>
          <w:marTop w:val="0"/>
          <w:marBottom w:val="0"/>
          <w:divBdr>
            <w:top w:val="none" w:sz="0" w:space="0" w:color="auto"/>
            <w:left w:val="none" w:sz="0" w:space="0" w:color="auto"/>
            <w:bottom w:val="none" w:sz="0" w:space="0" w:color="auto"/>
            <w:right w:val="none" w:sz="0" w:space="0" w:color="auto"/>
          </w:divBdr>
        </w:div>
        <w:div w:id="185945813">
          <w:marLeft w:val="0"/>
          <w:marRight w:val="0"/>
          <w:marTop w:val="0"/>
          <w:marBottom w:val="0"/>
          <w:divBdr>
            <w:top w:val="none" w:sz="0" w:space="0" w:color="auto"/>
            <w:left w:val="none" w:sz="0" w:space="0" w:color="auto"/>
            <w:bottom w:val="none" w:sz="0" w:space="0" w:color="auto"/>
            <w:right w:val="none" w:sz="0" w:space="0" w:color="auto"/>
          </w:divBdr>
        </w:div>
        <w:div w:id="193664270">
          <w:marLeft w:val="0"/>
          <w:marRight w:val="0"/>
          <w:marTop w:val="0"/>
          <w:marBottom w:val="0"/>
          <w:divBdr>
            <w:top w:val="none" w:sz="0" w:space="0" w:color="auto"/>
            <w:left w:val="none" w:sz="0" w:space="0" w:color="auto"/>
            <w:bottom w:val="none" w:sz="0" w:space="0" w:color="auto"/>
            <w:right w:val="none" w:sz="0" w:space="0" w:color="auto"/>
          </w:divBdr>
        </w:div>
        <w:div w:id="195774835">
          <w:marLeft w:val="0"/>
          <w:marRight w:val="0"/>
          <w:marTop w:val="0"/>
          <w:marBottom w:val="0"/>
          <w:divBdr>
            <w:top w:val="none" w:sz="0" w:space="0" w:color="auto"/>
            <w:left w:val="none" w:sz="0" w:space="0" w:color="auto"/>
            <w:bottom w:val="none" w:sz="0" w:space="0" w:color="auto"/>
            <w:right w:val="none" w:sz="0" w:space="0" w:color="auto"/>
          </w:divBdr>
        </w:div>
        <w:div w:id="210045327">
          <w:marLeft w:val="0"/>
          <w:marRight w:val="0"/>
          <w:marTop w:val="0"/>
          <w:marBottom w:val="0"/>
          <w:divBdr>
            <w:top w:val="none" w:sz="0" w:space="0" w:color="auto"/>
            <w:left w:val="none" w:sz="0" w:space="0" w:color="auto"/>
            <w:bottom w:val="none" w:sz="0" w:space="0" w:color="auto"/>
            <w:right w:val="none" w:sz="0" w:space="0" w:color="auto"/>
          </w:divBdr>
        </w:div>
        <w:div w:id="210265059">
          <w:marLeft w:val="0"/>
          <w:marRight w:val="0"/>
          <w:marTop w:val="0"/>
          <w:marBottom w:val="0"/>
          <w:divBdr>
            <w:top w:val="none" w:sz="0" w:space="0" w:color="auto"/>
            <w:left w:val="none" w:sz="0" w:space="0" w:color="auto"/>
            <w:bottom w:val="none" w:sz="0" w:space="0" w:color="auto"/>
            <w:right w:val="none" w:sz="0" w:space="0" w:color="auto"/>
          </w:divBdr>
        </w:div>
        <w:div w:id="212498924">
          <w:marLeft w:val="0"/>
          <w:marRight w:val="0"/>
          <w:marTop w:val="0"/>
          <w:marBottom w:val="0"/>
          <w:divBdr>
            <w:top w:val="none" w:sz="0" w:space="0" w:color="auto"/>
            <w:left w:val="none" w:sz="0" w:space="0" w:color="auto"/>
            <w:bottom w:val="none" w:sz="0" w:space="0" w:color="auto"/>
            <w:right w:val="none" w:sz="0" w:space="0" w:color="auto"/>
          </w:divBdr>
        </w:div>
        <w:div w:id="217017584">
          <w:marLeft w:val="0"/>
          <w:marRight w:val="0"/>
          <w:marTop w:val="0"/>
          <w:marBottom w:val="0"/>
          <w:divBdr>
            <w:top w:val="none" w:sz="0" w:space="0" w:color="auto"/>
            <w:left w:val="none" w:sz="0" w:space="0" w:color="auto"/>
            <w:bottom w:val="none" w:sz="0" w:space="0" w:color="auto"/>
            <w:right w:val="none" w:sz="0" w:space="0" w:color="auto"/>
          </w:divBdr>
        </w:div>
        <w:div w:id="226454982">
          <w:marLeft w:val="0"/>
          <w:marRight w:val="0"/>
          <w:marTop w:val="0"/>
          <w:marBottom w:val="0"/>
          <w:divBdr>
            <w:top w:val="none" w:sz="0" w:space="0" w:color="auto"/>
            <w:left w:val="none" w:sz="0" w:space="0" w:color="auto"/>
            <w:bottom w:val="none" w:sz="0" w:space="0" w:color="auto"/>
            <w:right w:val="none" w:sz="0" w:space="0" w:color="auto"/>
          </w:divBdr>
        </w:div>
        <w:div w:id="227035963">
          <w:marLeft w:val="0"/>
          <w:marRight w:val="0"/>
          <w:marTop w:val="0"/>
          <w:marBottom w:val="0"/>
          <w:divBdr>
            <w:top w:val="none" w:sz="0" w:space="0" w:color="auto"/>
            <w:left w:val="none" w:sz="0" w:space="0" w:color="auto"/>
            <w:bottom w:val="none" w:sz="0" w:space="0" w:color="auto"/>
            <w:right w:val="none" w:sz="0" w:space="0" w:color="auto"/>
          </w:divBdr>
        </w:div>
        <w:div w:id="231430383">
          <w:marLeft w:val="0"/>
          <w:marRight w:val="0"/>
          <w:marTop w:val="0"/>
          <w:marBottom w:val="0"/>
          <w:divBdr>
            <w:top w:val="none" w:sz="0" w:space="0" w:color="auto"/>
            <w:left w:val="none" w:sz="0" w:space="0" w:color="auto"/>
            <w:bottom w:val="none" w:sz="0" w:space="0" w:color="auto"/>
            <w:right w:val="none" w:sz="0" w:space="0" w:color="auto"/>
          </w:divBdr>
        </w:div>
        <w:div w:id="234166799">
          <w:marLeft w:val="0"/>
          <w:marRight w:val="0"/>
          <w:marTop w:val="0"/>
          <w:marBottom w:val="0"/>
          <w:divBdr>
            <w:top w:val="none" w:sz="0" w:space="0" w:color="auto"/>
            <w:left w:val="none" w:sz="0" w:space="0" w:color="auto"/>
            <w:bottom w:val="none" w:sz="0" w:space="0" w:color="auto"/>
            <w:right w:val="none" w:sz="0" w:space="0" w:color="auto"/>
          </w:divBdr>
        </w:div>
        <w:div w:id="236550224">
          <w:marLeft w:val="0"/>
          <w:marRight w:val="0"/>
          <w:marTop w:val="0"/>
          <w:marBottom w:val="0"/>
          <w:divBdr>
            <w:top w:val="none" w:sz="0" w:space="0" w:color="auto"/>
            <w:left w:val="none" w:sz="0" w:space="0" w:color="auto"/>
            <w:bottom w:val="none" w:sz="0" w:space="0" w:color="auto"/>
            <w:right w:val="none" w:sz="0" w:space="0" w:color="auto"/>
          </w:divBdr>
        </w:div>
        <w:div w:id="238560927">
          <w:marLeft w:val="0"/>
          <w:marRight w:val="0"/>
          <w:marTop w:val="0"/>
          <w:marBottom w:val="0"/>
          <w:divBdr>
            <w:top w:val="none" w:sz="0" w:space="0" w:color="auto"/>
            <w:left w:val="none" w:sz="0" w:space="0" w:color="auto"/>
            <w:bottom w:val="none" w:sz="0" w:space="0" w:color="auto"/>
            <w:right w:val="none" w:sz="0" w:space="0" w:color="auto"/>
          </w:divBdr>
        </w:div>
        <w:div w:id="239145551">
          <w:marLeft w:val="0"/>
          <w:marRight w:val="0"/>
          <w:marTop w:val="0"/>
          <w:marBottom w:val="0"/>
          <w:divBdr>
            <w:top w:val="none" w:sz="0" w:space="0" w:color="auto"/>
            <w:left w:val="none" w:sz="0" w:space="0" w:color="auto"/>
            <w:bottom w:val="none" w:sz="0" w:space="0" w:color="auto"/>
            <w:right w:val="none" w:sz="0" w:space="0" w:color="auto"/>
          </w:divBdr>
        </w:div>
        <w:div w:id="240257532">
          <w:marLeft w:val="0"/>
          <w:marRight w:val="0"/>
          <w:marTop w:val="0"/>
          <w:marBottom w:val="0"/>
          <w:divBdr>
            <w:top w:val="none" w:sz="0" w:space="0" w:color="auto"/>
            <w:left w:val="none" w:sz="0" w:space="0" w:color="auto"/>
            <w:bottom w:val="none" w:sz="0" w:space="0" w:color="auto"/>
            <w:right w:val="none" w:sz="0" w:space="0" w:color="auto"/>
          </w:divBdr>
        </w:div>
        <w:div w:id="244920062">
          <w:marLeft w:val="0"/>
          <w:marRight w:val="0"/>
          <w:marTop w:val="0"/>
          <w:marBottom w:val="0"/>
          <w:divBdr>
            <w:top w:val="none" w:sz="0" w:space="0" w:color="auto"/>
            <w:left w:val="none" w:sz="0" w:space="0" w:color="auto"/>
            <w:bottom w:val="none" w:sz="0" w:space="0" w:color="auto"/>
            <w:right w:val="none" w:sz="0" w:space="0" w:color="auto"/>
          </w:divBdr>
        </w:div>
        <w:div w:id="250089862">
          <w:marLeft w:val="0"/>
          <w:marRight w:val="0"/>
          <w:marTop w:val="0"/>
          <w:marBottom w:val="0"/>
          <w:divBdr>
            <w:top w:val="none" w:sz="0" w:space="0" w:color="auto"/>
            <w:left w:val="none" w:sz="0" w:space="0" w:color="auto"/>
            <w:bottom w:val="none" w:sz="0" w:space="0" w:color="auto"/>
            <w:right w:val="none" w:sz="0" w:space="0" w:color="auto"/>
          </w:divBdr>
        </w:div>
        <w:div w:id="250160430">
          <w:marLeft w:val="0"/>
          <w:marRight w:val="0"/>
          <w:marTop w:val="0"/>
          <w:marBottom w:val="0"/>
          <w:divBdr>
            <w:top w:val="none" w:sz="0" w:space="0" w:color="auto"/>
            <w:left w:val="none" w:sz="0" w:space="0" w:color="auto"/>
            <w:bottom w:val="none" w:sz="0" w:space="0" w:color="auto"/>
            <w:right w:val="none" w:sz="0" w:space="0" w:color="auto"/>
          </w:divBdr>
        </w:div>
        <w:div w:id="251276558">
          <w:marLeft w:val="0"/>
          <w:marRight w:val="0"/>
          <w:marTop w:val="0"/>
          <w:marBottom w:val="0"/>
          <w:divBdr>
            <w:top w:val="none" w:sz="0" w:space="0" w:color="auto"/>
            <w:left w:val="none" w:sz="0" w:space="0" w:color="auto"/>
            <w:bottom w:val="none" w:sz="0" w:space="0" w:color="auto"/>
            <w:right w:val="none" w:sz="0" w:space="0" w:color="auto"/>
          </w:divBdr>
        </w:div>
        <w:div w:id="256057134">
          <w:marLeft w:val="0"/>
          <w:marRight w:val="0"/>
          <w:marTop w:val="0"/>
          <w:marBottom w:val="0"/>
          <w:divBdr>
            <w:top w:val="none" w:sz="0" w:space="0" w:color="auto"/>
            <w:left w:val="none" w:sz="0" w:space="0" w:color="auto"/>
            <w:bottom w:val="none" w:sz="0" w:space="0" w:color="auto"/>
            <w:right w:val="none" w:sz="0" w:space="0" w:color="auto"/>
          </w:divBdr>
        </w:div>
        <w:div w:id="260338641">
          <w:marLeft w:val="0"/>
          <w:marRight w:val="0"/>
          <w:marTop w:val="0"/>
          <w:marBottom w:val="0"/>
          <w:divBdr>
            <w:top w:val="none" w:sz="0" w:space="0" w:color="auto"/>
            <w:left w:val="none" w:sz="0" w:space="0" w:color="auto"/>
            <w:bottom w:val="none" w:sz="0" w:space="0" w:color="auto"/>
            <w:right w:val="none" w:sz="0" w:space="0" w:color="auto"/>
          </w:divBdr>
        </w:div>
        <w:div w:id="267472440">
          <w:marLeft w:val="0"/>
          <w:marRight w:val="0"/>
          <w:marTop w:val="0"/>
          <w:marBottom w:val="0"/>
          <w:divBdr>
            <w:top w:val="none" w:sz="0" w:space="0" w:color="auto"/>
            <w:left w:val="none" w:sz="0" w:space="0" w:color="auto"/>
            <w:bottom w:val="none" w:sz="0" w:space="0" w:color="auto"/>
            <w:right w:val="none" w:sz="0" w:space="0" w:color="auto"/>
          </w:divBdr>
        </w:div>
        <w:div w:id="268204242">
          <w:marLeft w:val="0"/>
          <w:marRight w:val="0"/>
          <w:marTop w:val="0"/>
          <w:marBottom w:val="0"/>
          <w:divBdr>
            <w:top w:val="none" w:sz="0" w:space="0" w:color="auto"/>
            <w:left w:val="none" w:sz="0" w:space="0" w:color="auto"/>
            <w:bottom w:val="none" w:sz="0" w:space="0" w:color="auto"/>
            <w:right w:val="none" w:sz="0" w:space="0" w:color="auto"/>
          </w:divBdr>
        </w:div>
        <w:div w:id="270627804">
          <w:marLeft w:val="0"/>
          <w:marRight w:val="0"/>
          <w:marTop w:val="0"/>
          <w:marBottom w:val="0"/>
          <w:divBdr>
            <w:top w:val="none" w:sz="0" w:space="0" w:color="auto"/>
            <w:left w:val="none" w:sz="0" w:space="0" w:color="auto"/>
            <w:bottom w:val="none" w:sz="0" w:space="0" w:color="auto"/>
            <w:right w:val="none" w:sz="0" w:space="0" w:color="auto"/>
          </w:divBdr>
        </w:div>
        <w:div w:id="275067011">
          <w:marLeft w:val="0"/>
          <w:marRight w:val="0"/>
          <w:marTop w:val="0"/>
          <w:marBottom w:val="0"/>
          <w:divBdr>
            <w:top w:val="none" w:sz="0" w:space="0" w:color="auto"/>
            <w:left w:val="none" w:sz="0" w:space="0" w:color="auto"/>
            <w:bottom w:val="none" w:sz="0" w:space="0" w:color="auto"/>
            <w:right w:val="none" w:sz="0" w:space="0" w:color="auto"/>
          </w:divBdr>
        </w:div>
        <w:div w:id="275673452">
          <w:marLeft w:val="0"/>
          <w:marRight w:val="0"/>
          <w:marTop w:val="0"/>
          <w:marBottom w:val="0"/>
          <w:divBdr>
            <w:top w:val="none" w:sz="0" w:space="0" w:color="auto"/>
            <w:left w:val="none" w:sz="0" w:space="0" w:color="auto"/>
            <w:bottom w:val="none" w:sz="0" w:space="0" w:color="auto"/>
            <w:right w:val="none" w:sz="0" w:space="0" w:color="auto"/>
          </w:divBdr>
        </w:div>
        <w:div w:id="284848815">
          <w:marLeft w:val="0"/>
          <w:marRight w:val="0"/>
          <w:marTop w:val="0"/>
          <w:marBottom w:val="0"/>
          <w:divBdr>
            <w:top w:val="none" w:sz="0" w:space="0" w:color="auto"/>
            <w:left w:val="none" w:sz="0" w:space="0" w:color="auto"/>
            <w:bottom w:val="none" w:sz="0" w:space="0" w:color="auto"/>
            <w:right w:val="none" w:sz="0" w:space="0" w:color="auto"/>
          </w:divBdr>
        </w:div>
        <w:div w:id="290326211">
          <w:marLeft w:val="0"/>
          <w:marRight w:val="0"/>
          <w:marTop w:val="0"/>
          <w:marBottom w:val="0"/>
          <w:divBdr>
            <w:top w:val="none" w:sz="0" w:space="0" w:color="auto"/>
            <w:left w:val="none" w:sz="0" w:space="0" w:color="auto"/>
            <w:bottom w:val="none" w:sz="0" w:space="0" w:color="auto"/>
            <w:right w:val="none" w:sz="0" w:space="0" w:color="auto"/>
          </w:divBdr>
        </w:div>
        <w:div w:id="292372221">
          <w:marLeft w:val="0"/>
          <w:marRight w:val="0"/>
          <w:marTop w:val="0"/>
          <w:marBottom w:val="0"/>
          <w:divBdr>
            <w:top w:val="none" w:sz="0" w:space="0" w:color="auto"/>
            <w:left w:val="none" w:sz="0" w:space="0" w:color="auto"/>
            <w:bottom w:val="none" w:sz="0" w:space="0" w:color="auto"/>
            <w:right w:val="none" w:sz="0" w:space="0" w:color="auto"/>
          </w:divBdr>
        </w:div>
        <w:div w:id="298650254">
          <w:marLeft w:val="0"/>
          <w:marRight w:val="0"/>
          <w:marTop w:val="0"/>
          <w:marBottom w:val="0"/>
          <w:divBdr>
            <w:top w:val="none" w:sz="0" w:space="0" w:color="auto"/>
            <w:left w:val="none" w:sz="0" w:space="0" w:color="auto"/>
            <w:bottom w:val="none" w:sz="0" w:space="0" w:color="auto"/>
            <w:right w:val="none" w:sz="0" w:space="0" w:color="auto"/>
          </w:divBdr>
        </w:div>
        <w:div w:id="303657453">
          <w:marLeft w:val="0"/>
          <w:marRight w:val="0"/>
          <w:marTop w:val="0"/>
          <w:marBottom w:val="0"/>
          <w:divBdr>
            <w:top w:val="none" w:sz="0" w:space="0" w:color="auto"/>
            <w:left w:val="none" w:sz="0" w:space="0" w:color="auto"/>
            <w:bottom w:val="none" w:sz="0" w:space="0" w:color="auto"/>
            <w:right w:val="none" w:sz="0" w:space="0" w:color="auto"/>
          </w:divBdr>
        </w:div>
        <w:div w:id="304164922">
          <w:marLeft w:val="0"/>
          <w:marRight w:val="0"/>
          <w:marTop w:val="0"/>
          <w:marBottom w:val="0"/>
          <w:divBdr>
            <w:top w:val="none" w:sz="0" w:space="0" w:color="auto"/>
            <w:left w:val="none" w:sz="0" w:space="0" w:color="auto"/>
            <w:bottom w:val="none" w:sz="0" w:space="0" w:color="auto"/>
            <w:right w:val="none" w:sz="0" w:space="0" w:color="auto"/>
          </w:divBdr>
        </w:div>
        <w:div w:id="311906899">
          <w:marLeft w:val="0"/>
          <w:marRight w:val="0"/>
          <w:marTop w:val="0"/>
          <w:marBottom w:val="0"/>
          <w:divBdr>
            <w:top w:val="none" w:sz="0" w:space="0" w:color="auto"/>
            <w:left w:val="none" w:sz="0" w:space="0" w:color="auto"/>
            <w:bottom w:val="none" w:sz="0" w:space="0" w:color="auto"/>
            <w:right w:val="none" w:sz="0" w:space="0" w:color="auto"/>
          </w:divBdr>
        </w:div>
        <w:div w:id="313338728">
          <w:marLeft w:val="0"/>
          <w:marRight w:val="0"/>
          <w:marTop w:val="0"/>
          <w:marBottom w:val="0"/>
          <w:divBdr>
            <w:top w:val="none" w:sz="0" w:space="0" w:color="auto"/>
            <w:left w:val="none" w:sz="0" w:space="0" w:color="auto"/>
            <w:bottom w:val="none" w:sz="0" w:space="0" w:color="auto"/>
            <w:right w:val="none" w:sz="0" w:space="0" w:color="auto"/>
          </w:divBdr>
        </w:div>
        <w:div w:id="317422252">
          <w:marLeft w:val="0"/>
          <w:marRight w:val="0"/>
          <w:marTop w:val="0"/>
          <w:marBottom w:val="0"/>
          <w:divBdr>
            <w:top w:val="none" w:sz="0" w:space="0" w:color="auto"/>
            <w:left w:val="none" w:sz="0" w:space="0" w:color="auto"/>
            <w:bottom w:val="none" w:sz="0" w:space="0" w:color="auto"/>
            <w:right w:val="none" w:sz="0" w:space="0" w:color="auto"/>
          </w:divBdr>
        </w:div>
        <w:div w:id="323362250">
          <w:marLeft w:val="0"/>
          <w:marRight w:val="0"/>
          <w:marTop w:val="0"/>
          <w:marBottom w:val="0"/>
          <w:divBdr>
            <w:top w:val="none" w:sz="0" w:space="0" w:color="auto"/>
            <w:left w:val="none" w:sz="0" w:space="0" w:color="auto"/>
            <w:bottom w:val="none" w:sz="0" w:space="0" w:color="auto"/>
            <w:right w:val="none" w:sz="0" w:space="0" w:color="auto"/>
          </w:divBdr>
        </w:div>
        <w:div w:id="327053279">
          <w:marLeft w:val="0"/>
          <w:marRight w:val="0"/>
          <w:marTop w:val="0"/>
          <w:marBottom w:val="0"/>
          <w:divBdr>
            <w:top w:val="none" w:sz="0" w:space="0" w:color="auto"/>
            <w:left w:val="none" w:sz="0" w:space="0" w:color="auto"/>
            <w:bottom w:val="none" w:sz="0" w:space="0" w:color="auto"/>
            <w:right w:val="none" w:sz="0" w:space="0" w:color="auto"/>
          </w:divBdr>
        </w:div>
        <w:div w:id="332102303">
          <w:marLeft w:val="0"/>
          <w:marRight w:val="0"/>
          <w:marTop w:val="0"/>
          <w:marBottom w:val="0"/>
          <w:divBdr>
            <w:top w:val="none" w:sz="0" w:space="0" w:color="auto"/>
            <w:left w:val="none" w:sz="0" w:space="0" w:color="auto"/>
            <w:bottom w:val="none" w:sz="0" w:space="0" w:color="auto"/>
            <w:right w:val="none" w:sz="0" w:space="0" w:color="auto"/>
          </w:divBdr>
        </w:div>
        <w:div w:id="341202703">
          <w:marLeft w:val="0"/>
          <w:marRight w:val="0"/>
          <w:marTop w:val="0"/>
          <w:marBottom w:val="0"/>
          <w:divBdr>
            <w:top w:val="none" w:sz="0" w:space="0" w:color="auto"/>
            <w:left w:val="none" w:sz="0" w:space="0" w:color="auto"/>
            <w:bottom w:val="none" w:sz="0" w:space="0" w:color="auto"/>
            <w:right w:val="none" w:sz="0" w:space="0" w:color="auto"/>
          </w:divBdr>
        </w:div>
        <w:div w:id="346709815">
          <w:marLeft w:val="0"/>
          <w:marRight w:val="0"/>
          <w:marTop w:val="0"/>
          <w:marBottom w:val="0"/>
          <w:divBdr>
            <w:top w:val="none" w:sz="0" w:space="0" w:color="auto"/>
            <w:left w:val="none" w:sz="0" w:space="0" w:color="auto"/>
            <w:bottom w:val="none" w:sz="0" w:space="0" w:color="auto"/>
            <w:right w:val="none" w:sz="0" w:space="0" w:color="auto"/>
          </w:divBdr>
        </w:div>
        <w:div w:id="350181314">
          <w:marLeft w:val="0"/>
          <w:marRight w:val="0"/>
          <w:marTop w:val="0"/>
          <w:marBottom w:val="0"/>
          <w:divBdr>
            <w:top w:val="none" w:sz="0" w:space="0" w:color="auto"/>
            <w:left w:val="none" w:sz="0" w:space="0" w:color="auto"/>
            <w:bottom w:val="none" w:sz="0" w:space="0" w:color="auto"/>
            <w:right w:val="none" w:sz="0" w:space="0" w:color="auto"/>
          </w:divBdr>
        </w:div>
        <w:div w:id="353305906">
          <w:marLeft w:val="0"/>
          <w:marRight w:val="0"/>
          <w:marTop w:val="0"/>
          <w:marBottom w:val="0"/>
          <w:divBdr>
            <w:top w:val="none" w:sz="0" w:space="0" w:color="auto"/>
            <w:left w:val="none" w:sz="0" w:space="0" w:color="auto"/>
            <w:bottom w:val="none" w:sz="0" w:space="0" w:color="auto"/>
            <w:right w:val="none" w:sz="0" w:space="0" w:color="auto"/>
          </w:divBdr>
        </w:div>
        <w:div w:id="361636951">
          <w:marLeft w:val="0"/>
          <w:marRight w:val="0"/>
          <w:marTop w:val="0"/>
          <w:marBottom w:val="0"/>
          <w:divBdr>
            <w:top w:val="none" w:sz="0" w:space="0" w:color="auto"/>
            <w:left w:val="none" w:sz="0" w:space="0" w:color="auto"/>
            <w:bottom w:val="none" w:sz="0" w:space="0" w:color="auto"/>
            <w:right w:val="none" w:sz="0" w:space="0" w:color="auto"/>
          </w:divBdr>
        </w:div>
        <w:div w:id="366293734">
          <w:marLeft w:val="0"/>
          <w:marRight w:val="0"/>
          <w:marTop w:val="0"/>
          <w:marBottom w:val="0"/>
          <w:divBdr>
            <w:top w:val="none" w:sz="0" w:space="0" w:color="auto"/>
            <w:left w:val="none" w:sz="0" w:space="0" w:color="auto"/>
            <w:bottom w:val="none" w:sz="0" w:space="0" w:color="auto"/>
            <w:right w:val="none" w:sz="0" w:space="0" w:color="auto"/>
          </w:divBdr>
        </w:div>
        <w:div w:id="367753782">
          <w:marLeft w:val="0"/>
          <w:marRight w:val="0"/>
          <w:marTop w:val="0"/>
          <w:marBottom w:val="0"/>
          <w:divBdr>
            <w:top w:val="none" w:sz="0" w:space="0" w:color="auto"/>
            <w:left w:val="none" w:sz="0" w:space="0" w:color="auto"/>
            <w:bottom w:val="none" w:sz="0" w:space="0" w:color="auto"/>
            <w:right w:val="none" w:sz="0" w:space="0" w:color="auto"/>
          </w:divBdr>
        </w:div>
        <w:div w:id="370499141">
          <w:marLeft w:val="0"/>
          <w:marRight w:val="0"/>
          <w:marTop w:val="0"/>
          <w:marBottom w:val="0"/>
          <w:divBdr>
            <w:top w:val="none" w:sz="0" w:space="0" w:color="auto"/>
            <w:left w:val="none" w:sz="0" w:space="0" w:color="auto"/>
            <w:bottom w:val="none" w:sz="0" w:space="0" w:color="auto"/>
            <w:right w:val="none" w:sz="0" w:space="0" w:color="auto"/>
          </w:divBdr>
        </w:div>
        <w:div w:id="375928774">
          <w:marLeft w:val="0"/>
          <w:marRight w:val="0"/>
          <w:marTop w:val="0"/>
          <w:marBottom w:val="0"/>
          <w:divBdr>
            <w:top w:val="none" w:sz="0" w:space="0" w:color="auto"/>
            <w:left w:val="none" w:sz="0" w:space="0" w:color="auto"/>
            <w:bottom w:val="none" w:sz="0" w:space="0" w:color="auto"/>
            <w:right w:val="none" w:sz="0" w:space="0" w:color="auto"/>
          </w:divBdr>
        </w:div>
        <w:div w:id="384839387">
          <w:marLeft w:val="0"/>
          <w:marRight w:val="0"/>
          <w:marTop w:val="0"/>
          <w:marBottom w:val="0"/>
          <w:divBdr>
            <w:top w:val="none" w:sz="0" w:space="0" w:color="auto"/>
            <w:left w:val="none" w:sz="0" w:space="0" w:color="auto"/>
            <w:bottom w:val="none" w:sz="0" w:space="0" w:color="auto"/>
            <w:right w:val="none" w:sz="0" w:space="0" w:color="auto"/>
          </w:divBdr>
        </w:div>
        <w:div w:id="386297828">
          <w:marLeft w:val="0"/>
          <w:marRight w:val="0"/>
          <w:marTop w:val="0"/>
          <w:marBottom w:val="0"/>
          <w:divBdr>
            <w:top w:val="none" w:sz="0" w:space="0" w:color="auto"/>
            <w:left w:val="none" w:sz="0" w:space="0" w:color="auto"/>
            <w:bottom w:val="none" w:sz="0" w:space="0" w:color="auto"/>
            <w:right w:val="none" w:sz="0" w:space="0" w:color="auto"/>
          </w:divBdr>
        </w:div>
        <w:div w:id="389883727">
          <w:marLeft w:val="0"/>
          <w:marRight w:val="0"/>
          <w:marTop w:val="0"/>
          <w:marBottom w:val="0"/>
          <w:divBdr>
            <w:top w:val="none" w:sz="0" w:space="0" w:color="auto"/>
            <w:left w:val="none" w:sz="0" w:space="0" w:color="auto"/>
            <w:bottom w:val="none" w:sz="0" w:space="0" w:color="auto"/>
            <w:right w:val="none" w:sz="0" w:space="0" w:color="auto"/>
          </w:divBdr>
        </w:div>
        <w:div w:id="390614540">
          <w:marLeft w:val="0"/>
          <w:marRight w:val="0"/>
          <w:marTop w:val="0"/>
          <w:marBottom w:val="0"/>
          <w:divBdr>
            <w:top w:val="none" w:sz="0" w:space="0" w:color="auto"/>
            <w:left w:val="none" w:sz="0" w:space="0" w:color="auto"/>
            <w:bottom w:val="none" w:sz="0" w:space="0" w:color="auto"/>
            <w:right w:val="none" w:sz="0" w:space="0" w:color="auto"/>
          </w:divBdr>
        </w:div>
        <w:div w:id="391735498">
          <w:marLeft w:val="0"/>
          <w:marRight w:val="0"/>
          <w:marTop w:val="0"/>
          <w:marBottom w:val="0"/>
          <w:divBdr>
            <w:top w:val="none" w:sz="0" w:space="0" w:color="auto"/>
            <w:left w:val="none" w:sz="0" w:space="0" w:color="auto"/>
            <w:bottom w:val="none" w:sz="0" w:space="0" w:color="auto"/>
            <w:right w:val="none" w:sz="0" w:space="0" w:color="auto"/>
          </w:divBdr>
          <w:divsChild>
            <w:div w:id="23099126">
              <w:marLeft w:val="0"/>
              <w:marRight w:val="0"/>
              <w:marTop w:val="0"/>
              <w:marBottom w:val="0"/>
              <w:divBdr>
                <w:top w:val="none" w:sz="0" w:space="0" w:color="auto"/>
                <w:left w:val="none" w:sz="0" w:space="0" w:color="auto"/>
                <w:bottom w:val="none" w:sz="0" w:space="0" w:color="auto"/>
                <w:right w:val="none" w:sz="0" w:space="0" w:color="auto"/>
              </w:divBdr>
            </w:div>
            <w:div w:id="57633802">
              <w:marLeft w:val="0"/>
              <w:marRight w:val="0"/>
              <w:marTop w:val="0"/>
              <w:marBottom w:val="0"/>
              <w:divBdr>
                <w:top w:val="none" w:sz="0" w:space="0" w:color="auto"/>
                <w:left w:val="none" w:sz="0" w:space="0" w:color="auto"/>
                <w:bottom w:val="none" w:sz="0" w:space="0" w:color="auto"/>
                <w:right w:val="none" w:sz="0" w:space="0" w:color="auto"/>
              </w:divBdr>
            </w:div>
            <w:div w:id="141584171">
              <w:marLeft w:val="0"/>
              <w:marRight w:val="0"/>
              <w:marTop w:val="0"/>
              <w:marBottom w:val="0"/>
              <w:divBdr>
                <w:top w:val="none" w:sz="0" w:space="0" w:color="auto"/>
                <w:left w:val="none" w:sz="0" w:space="0" w:color="auto"/>
                <w:bottom w:val="none" w:sz="0" w:space="0" w:color="auto"/>
                <w:right w:val="none" w:sz="0" w:space="0" w:color="auto"/>
              </w:divBdr>
            </w:div>
            <w:div w:id="148861726">
              <w:marLeft w:val="0"/>
              <w:marRight w:val="0"/>
              <w:marTop w:val="0"/>
              <w:marBottom w:val="0"/>
              <w:divBdr>
                <w:top w:val="none" w:sz="0" w:space="0" w:color="auto"/>
                <w:left w:val="none" w:sz="0" w:space="0" w:color="auto"/>
                <w:bottom w:val="none" w:sz="0" w:space="0" w:color="auto"/>
                <w:right w:val="none" w:sz="0" w:space="0" w:color="auto"/>
              </w:divBdr>
            </w:div>
            <w:div w:id="165749808">
              <w:marLeft w:val="0"/>
              <w:marRight w:val="0"/>
              <w:marTop w:val="0"/>
              <w:marBottom w:val="0"/>
              <w:divBdr>
                <w:top w:val="none" w:sz="0" w:space="0" w:color="auto"/>
                <w:left w:val="none" w:sz="0" w:space="0" w:color="auto"/>
                <w:bottom w:val="none" w:sz="0" w:space="0" w:color="auto"/>
                <w:right w:val="none" w:sz="0" w:space="0" w:color="auto"/>
              </w:divBdr>
            </w:div>
            <w:div w:id="173888895">
              <w:marLeft w:val="0"/>
              <w:marRight w:val="0"/>
              <w:marTop w:val="0"/>
              <w:marBottom w:val="0"/>
              <w:divBdr>
                <w:top w:val="none" w:sz="0" w:space="0" w:color="auto"/>
                <w:left w:val="none" w:sz="0" w:space="0" w:color="auto"/>
                <w:bottom w:val="none" w:sz="0" w:space="0" w:color="auto"/>
                <w:right w:val="none" w:sz="0" w:space="0" w:color="auto"/>
              </w:divBdr>
            </w:div>
            <w:div w:id="205801426">
              <w:marLeft w:val="0"/>
              <w:marRight w:val="0"/>
              <w:marTop w:val="0"/>
              <w:marBottom w:val="0"/>
              <w:divBdr>
                <w:top w:val="none" w:sz="0" w:space="0" w:color="auto"/>
                <w:left w:val="none" w:sz="0" w:space="0" w:color="auto"/>
                <w:bottom w:val="none" w:sz="0" w:space="0" w:color="auto"/>
                <w:right w:val="none" w:sz="0" w:space="0" w:color="auto"/>
              </w:divBdr>
            </w:div>
            <w:div w:id="210843448">
              <w:marLeft w:val="0"/>
              <w:marRight w:val="0"/>
              <w:marTop w:val="0"/>
              <w:marBottom w:val="0"/>
              <w:divBdr>
                <w:top w:val="none" w:sz="0" w:space="0" w:color="auto"/>
                <w:left w:val="none" w:sz="0" w:space="0" w:color="auto"/>
                <w:bottom w:val="none" w:sz="0" w:space="0" w:color="auto"/>
                <w:right w:val="none" w:sz="0" w:space="0" w:color="auto"/>
              </w:divBdr>
            </w:div>
            <w:div w:id="225264369">
              <w:marLeft w:val="0"/>
              <w:marRight w:val="0"/>
              <w:marTop w:val="0"/>
              <w:marBottom w:val="0"/>
              <w:divBdr>
                <w:top w:val="none" w:sz="0" w:space="0" w:color="auto"/>
                <w:left w:val="none" w:sz="0" w:space="0" w:color="auto"/>
                <w:bottom w:val="none" w:sz="0" w:space="0" w:color="auto"/>
                <w:right w:val="none" w:sz="0" w:space="0" w:color="auto"/>
              </w:divBdr>
            </w:div>
            <w:div w:id="273368985">
              <w:marLeft w:val="0"/>
              <w:marRight w:val="0"/>
              <w:marTop w:val="0"/>
              <w:marBottom w:val="0"/>
              <w:divBdr>
                <w:top w:val="none" w:sz="0" w:space="0" w:color="auto"/>
                <w:left w:val="none" w:sz="0" w:space="0" w:color="auto"/>
                <w:bottom w:val="none" w:sz="0" w:space="0" w:color="auto"/>
                <w:right w:val="none" w:sz="0" w:space="0" w:color="auto"/>
              </w:divBdr>
            </w:div>
            <w:div w:id="273945772">
              <w:marLeft w:val="0"/>
              <w:marRight w:val="0"/>
              <w:marTop w:val="0"/>
              <w:marBottom w:val="0"/>
              <w:divBdr>
                <w:top w:val="none" w:sz="0" w:space="0" w:color="auto"/>
                <w:left w:val="none" w:sz="0" w:space="0" w:color="auto"/>
                <w:bottom w:val="none" w:sz="0" w:space="0" w:color="auto"/>
                <w:right w:val="none" w:sz="0" w:space="0" w:color="auto"/>
              </w:divBdr>
            </w:div>
            <w:div w:id="303051684">
              <w:marLeft w:val="0"/>
              <w:marRight w:val="0"/>
              <w:marTop w:val="0"/>
              <w:marBottom w:val="0"/>
              <w:divBdr>
                <w:top w:val="none" w:sz="0" w:space="0" w:color="auto"/>
                <w:left w:val="none" w:sz="0" w:space="0" w:color="auto"/>
                <w:bottom w:val="none" w:sz="0" w:space="0" w:color="auto"/>
                <w:right w:val="none" w:sz="0" w:space="0" w:color="auto"/>
              </w:divBdr>
            </w:div>
            <w:div w:id="332996806">
              <w:marLeft w:val="0"/>
              <w:marRight w:val="0"/>
              <w:marTop w:val="0"/>
              <w:marBottom w:val="0"/>
              <w:divBdr>
                <w:top w:val="none" w:sz="0" w:space="0" w:color="auto"/>
                <w:left w:val="none" w:sz="0" w:space="0" w:color="auto"/>
                <w:bottom w:val="none" w:sz="0" w:space="0" w:color="auto"/>
                <w:right w:val="none" w:sz="0" w:space="0" w:color="auto"/>
              </w:divBdr>
            </w:div>
            <w:div w:id="359863054">
              <w:marLeft w:val="0"/>
              <w:marRight w:val="0"/>
              <w:marTop w:val="0"/>
              <w:marBottom w:val="0"/>
              <w:divBdr>
                <w:top w:val="none" w:sz="0" w:space="0" w:color="auto"/>
                <w:left w:val="none" w:sz="0" w:space="0" w:color="auto"/>
                <w:bottom w:val="none" w:sz="0" w:space="0" w:color="auto"/>
                <w:right w:val="none" w:sz="0" w:space="0" w:color="auto"/>
              </w:divBdr>
            </w:div>
            <w:div w:id="532111541">
              <w:marLeft w:val="0"/>
              <w:marRight w:val="0"/>
              <w:marTop w:val="0"/>
              <w:marBottom w:val="0"/>
              <w:divBdr>
                <w:top w:val="none" w:sz="0" w:space="0" w:color="auto"/>
                <w:left w:val="none" w:sz="0" w:space="0" w:color="auto"/>
                <w:bottom w:val="none" w:sz="0" w:space="0" w:color="auto"/>
                <w:right w:val="none" w:sz="0" w:space="0" w:color="auto"/>
              </w:divBdr>
            </w:div>
            <w:div w:id="614798826">
              <w:marLeft w:val="0"/>
              <w:marRight w:val="0"/>
              <w:marTop w:val="0"/>
              <w:marBottom w:val="0"/>
              <w:divBdr>
                <w:top w:val="none" w:sz="0" w:space="0" w:color="auto"/>
                <w:left w:val="none" w:sz="0" w:space="0" w:color="auto"/>
                <w:bottom w:val="none" w:sz="0" w:space="0" w:color="auto"/>
                <w:right w:val="none" w:sz="0" w:space="0" w:color="auto"/>
              </w:divBdr>
            </w:div>
            <w:div w:id="673529165">
              <w:marLeft w:val="0"/>
              <w:marRight w:val="0"/>
              <w:marTop w:val="0"/>
              <w:marBottom w:val="0"/>
              <w:divBdr>
                <w:top w:val="none" w:sz="0" w:space="0" w:color="auto"/>
                <w:left w:val="none" w:sz="0" w:space="0" w:color="auto"/>
                <w:bottom w:val="none" w:sz="0" w:space="0" w:color="auto"/>
                <w:right w:val="none" w:sz="0" w:space="0" w:color="auto"/>
              </w:divBdr>
            </w:div>
            <w:div w:id="727384655">
              <w:marLeft w:val="0"/>
              <w:marRight w:val="0"/>
              <w:marTop w:val="0"/>
              <w:marBottom w:val="0"/>
              <w:divBdr>
                <w:top w:val="none" w:sz="0" w:space="0" w:color="auto"/>
                <w:left w:val="none" w:sz="0" w:space="0" w:color="auto"/>
                <w:bottom w:val="none" w:sz="0" w:space="0" w:color="auto"/>
                <w:right w:val="none" w:sz="0" w:space="0" w:color="auto"/>
              </w:divBdr>
            </w:div>
            <w:div w:id="747462202">
              <w:marLeft w:val="0"/>
              <w:marRight w:val="0"/>
              <w:marTop w:val="0"/>
              <w:marBottom w:val="0"/>
              <w:divBdr>
                <w:top w:val="none" w:sz="0" w:space="0" w:color="auto"/>
                <w:left w:val="none" w:sz="0" w:space="0" w:color="auto"/>
                <w:bottom w:val="none" w:sz="0" w:space="0" w:color="auto"/>
                <w:right w:val="none" w:sz="0" w:space="0" w:color="auto"/>
              </w:divBdr>
            </w:div>
            <w:div w:id="829827173">
              <w:marLeft w:val="0"/>
              <w:marRight w:val="0"/>
              <w:marTop w:val="0"/>
              <w:marBottom w:val="0"/>
              <w:divBdr>
                <w:top w:val="none" w:sz="0" w:space="0" w:color="auto"/>
                <w:left w:val="none" w:sz="0" w:space="0" w:color="auto"/>
                <w:bottom w:val="none" w:sz="0" w:space="0" w:color="auto"/>
                <w:right w:val="none" w:sz="0" w:space="0" w:color="auto"/>
              </w:divBdr>
            </w:div>
            <w:div w:id="841972164">
              <w:marLeft w:val="0"/>
              <w:marRight w:val="0"/>
              <w:marTop w:val="0"/>
              <w:marBottom w:val="0"/>
              <w:divBdr>
                <w:top w:val="none" w:sz="0" w:space="0" w:color="auto"/>
                <w:left w:val="none" w:sz="0" w:space="0" w:color="auto"/>
                <w:bottom w:val="none" w:sz="0" w:space="0" w:color="auto"/>
                <w:right w:val="none" w:sz="0" w:space="0" w:color="auto"/>
              </w:divBdr>
            </w:div>
            <w:div w:id="851381701">
              <w:marLeft w:val="0"/>
              <w:marRight w:val="0"/>
              <w:marTop w:val="0"/>
              <w:marBottom w:val="0"/>
              <w:divBdr>
                <w:top w:val="none" w:sz="0" w:space="0" w:color="auto"/>
                <w:left w:val="none" w:sz="0" w:space="0" w:color="auto"/>
                <w:bottom w:val="none" w:sz="0" w:space="0" w:color="auto"/>
                <w:right w:val="none" w:sz="0" w:space="0" w:color="auto"/>
              </w:divBdr>
            </w:div>
            <w:div w:id="905070196">
              <w:marLeft w:val="0"/>
              <w:marRight w:val="0"/>
              <w:marTop w:val="0"/>
              <w:marBottom w:val="0"/>
              <w:divBdr>
                <w:top w:val="none" w:sz="0" w:space="0" w:color="auto"/>
                <w:left w:val="none" w:sz="0" w:space="0" w:color="auto"/>
                <w:bottom w:val="none" w:sz="0" w:space="0" w:color="auto"/>
                <w:right w:val="none" w:sz="0" w:space="0" w:color="auto"/>
              </w:divBdr>
            </w:div>
            <w:div w:id="964775228">
              <w:marLeft w:val="0"/>
              <w:marRight w:val="0"/>
              <w:marTop w:val="0"/>
              <w:marBottom w:val="0"/>
              <w:divBdr>
                <w:top w:val="none" w:sz="0" w:space="0" w:color="auto"/>
                <w:left w:val="none" w:sz="0" w:space="0" w:color="auto"/>
                <w:bottom w:val="none" w:sz="0" w:space="0" w:color="auto"/>
                <w:right w:val="none" w:sz="0" w:space="0" w:color="auto"/>
              </w:divBdr>
            </w:div>
            <w:div w:id="1153571180">
              <w:marLeft w:val="0"/>
              <w:marRight w:val="0"/>
              <w:marTop w:val="0"/>
              <w:marBottom w:val="0"/>
              <w:divBdr>
                <w:top w:val="none" w:sz="0" w:space="0" w:color="auto"/>
                <w:left w:val="none" w:sz="0" w:space="0" w:color="auto"/>
                <w:bottom w:val="none" w:sz="0" w:space="0" w:color="auto"/>
                <w:right w:val="none" w:sz="0" w:space="0" w:color="auto"/>
              </w:divBdr>
            </w:div>
            <w:div w:id="1189098765">
              <w:marLeft w:val="0"/>
              <w:marRight w:val="0"/>
              <w:marTop w:val="0"/>
              <w:marBottom w:val="0"/>
              <w:divBdr>
                <w:top w:val="none" w:sz="0" w:space="0" w:color="auto"/>
                <w:left w:val="none" w:sz="0" w:space="0" w:color="auto"/>
                <w:bottom w:val="none" w:sz="0" w:space="0" w:color="auto"/>
                <w:right w:val="none" w:sz="0" w:space="0" w:color="auto"/>
              </w:divBdr>
            </w:div>
            <w:div w:id="1259368463">
              <w:marLeft w:val="0"/>
              <w:marRight w:val="0"/>
              <w:marTop w:val="0"/>
              <w:marBottom w:val="0"/>
              <w:divBdr>
                <w:top w:val="none" w:sz="0" w:space="0" w:color="auto"/>
                <w:left w:val="none" w:sz="0" w:space="0" w:color="auto"/>
                <w:bottom w:val="none" w:sz="0" w:space="0" w:color="auto"/>
                <w:right w:val="none" w:sz="0" w:space="0" w:color="auto"/>
              </w:divBdr>
            </w:div>
            <w:div w:id="1303123933">
              <w:marLeft w:val="0"/>
              <w:marRight w:val="0"/>
              <w:marTop w:val="0"/>
              <w:marBottom w:val="0"/>
              <w:divBdr>
                <w:top w:val="none" w:sz="0" w:space="0" w:color="auto"/>
                <w:left w:val="none" w:sz="0" w:space="0" w:color="auto"/>
                <w:bottom w:val="none" w:sz="0" w:space="0" w:color="auto"/>
                <w:right w:val="none" w:sz="0" w:space="0" w:color="auto"/>
              </w:divBdr>
            </w:div>
            <w:div w:id="1337072093">
              <w:marLeft w:val="0"/>
              <w:marRight w:val="0"/>
              <w:marTop w:val="0"/>
              <w:marBottom w:val="0"/>
              <w:divBdr>
                <w:top w:val="none" w:sz="0" w:space="0" w:color="auto"/>
                <w:left w:val="none" w:sz="0" w:space="0" w:color="auto"/>
                <w:bottom w:val="none" w:sz="0" w:space="0" w:color="auto"/>
                <w:right w:val="none" w:sz="0" w:space="0" w:color="auto"/>
              </w:divBdr>
            </w:div>
            <w:div w:id="1343896918">
              <w:marLeft w:val="0"/>
              <w:marRight w:val="0"/>
              <w:marTop w:val="0"/>
              <w:marBottom w:val="0"/>
              <w:divBdr>
                <w:top w:val="none" w:sz="0" w:space="0" w:color="auto"/>
                <w:left w:val="none" w:sz="0" w:space="0" w:color="auto"/>
                <w:bottom w:val="none" w:sz="0" w:space="0" w:color="auto"/>
                <w:right w:val="none" w:sz="0" w:space="0" w:color="auto"/>
              </w:divBdr>
            </w:div>
            <w:div w:id="1367102735">
              <w:marLeft w:val="0"/>
              <w:marRight w:val="0"/>
              <w:marTop w:val="0"/>
              <w:marBottom w:val="0"/>
              <w:divBdr>
                <w:top w:val="none" w:sz="0" w:space="0" w:color="auto"/>
                <w:left w:val="none" w:sz="0" w:space="0" w:color="auto"/>
                <w:bottom w:val="none" w:sz="0" w:space="0" w:color="auto"/>
                <w:right w:val="none" w:sz="0" w:space="0" w:color="auto"/>
              </w:divBdr>
            </w:div>
            <w:div w:id="1388606255">
              <w:marLeft w:val="0"/>
              <w:marRight w:val="0"/>
              <w:marTop w:val="0"/>
              <w:marBottom w:val="0"/>
              <w:divBdr>
                <w:top w:val="none" w:sz="0" w:space="0" w:color="auto"/>
                <w:left w:val="none" w:sz="0" w:space="0" w:color="auto"/>
                <w:bottom w:val="none" w:sz="0" w:space="0" w:color="auto"/>
                <w:right w:val="none" w:sz="0" w:space="0" w:color="auto"/>
              </w:divBdr>
            </w:div>
            <w:div w:id="1410273864">
              <w:marLeft w:val="0"/>
              <w:marRight w:val="0"/>
              <w:marTop w:val="0"/>
              <w:marBottom w:val="0"/>
              <w:divBdr>
                <w:top w:val="none" w:sz="0" w:space="0" w:color="auto"/>
                <w:left w:val="none" w:sz="0" w:space="0" w:color="auto"/>
                <w:bottom w:val="none" w:sz="0" w:space="0" w:color="auto"/>
                <w:right w:val="none" w:sz="0" w:space="0" w:color="auto"/>
              </w:divBdr>
            </w:div>
            <w:div w:id="1487237312">
              <w:marLeft w:val="0"/>
              <w:marRight w:val="0"/>
              <w:marTop w:val="0"/>
              <w:marBottom w:val="0"/>
              <w:divBdr>
                <w:top w:val="none" w:sz="0" w:space="0" w:color="auto"/>
                <w:left w:val="none" w:sz="0" w:space="0" w:color="auto"/>
                <w:bottom w:val="none" w:sz="0" w:space="0" w:color="auto"/>
                <w:right w:val="none" w:sz="0" w:space="0" w:color="auto"/>
              </w:divBdr>
            </w:div>
            <w:div w:id="1487473735">
              <w:marLeft w:val="0"/>
              <w:marRight w:val="0"/>
              <w:marTop w:val="0"/>
              <w:marBottom w:val="0"/>
              <w:divBdr>
                <w:top w:val="none" w:sz="0" w:space="0" w:color="auto"/>
                <w:left w:val="none" w:sz="0" w:space="0" w:color="auto"/>
                <w:bottom w:val="none" w:sz="0" w:space="0" w:color="auto"/>
                <w:right w:val="none" w:sz="0" w:space="0" w:color="auto"/>
              </w:divBdr>
            </w:div>
            <w:div w:id="1525905554">
              <w:marLeft w:val="0"/>
              <w:marRight w:val="0"/>
              <w:marTop w:val="0"/>
              <w:marBottom w:val="0"/>
              <w:divBdr>
                <w:top w:val="none" w:sz="0" w:space="0" w:color="auto"/>
                <w:left w:val="none" w:sz="0" w:space="0" w:color="auto"/>
                <w:bottom w:val="none" w:sz="0" w:space="0" w:color="auto"/>
                <w:right w:val="none" w:sz="0" w:space="0" w:color="auto"/>
              </w:divBdr>
            </w:div>
            <w:div w:id="1542937263">
              <w:marLeft w:val="0"/>
              <w:marRight w:val="0"/>
              <w:marTop w:val="0"/>
              <w:marBottom w:val="0"/>
              <w:divBdr>
                <w:top w:val="none" w:sz="0" w:space="0" w:color="auto"/>
                <w:left w:val="none" w:sz="0" w:space="0" w:color="auto"/>
                <w:bottom w:val="none" w:sz="0" w:space="0" w:color="auto"/>
                <w:right w:val="none" w:sz="0" w:space="0" w:color="auto"/>
              </w:divBdr>
            </w:div>
            <w:div w:id="1721981205">
              <w:marLeft w:val="0"/>
              <w:marRight w:val="0"/>
              <w:marTop w:val="0"/>
              <w:marBottom w:val="0"/>
              <w:divBdr>
                <w:top w:val="none" w:sz="0" w:space="0" w:color="auto"/>
                <w:left w:val="none" w:sz="0" w:space="0" w:color="auto"/>
                <w:bottom w:val="none" w:sz="0" w:space="0" w:color="auto"/>
                <w:right w:val="none" w:sz="0" w:space="0" w:color="auto"/>
              </w:divBdr>
            </w:div>
            <w:div w:id="1730299246">
              <w:marLeft w:val="0"/>
              <w:marRight w:val="0"/>
              <w:marTop w:val="0"/>
              <w:marBottom w:val="0"/>
              <w:divBdr>
                <w:top w:val="none" w:sz="0" w:space="0" w:color="auto"/>
                <w:left w:val="none" w:sz="0" w:space="0" w:color="auto"/>
                <w:bottom w:val="none" w:sz="0" w:space="0" w:color="auto"/>
                <w:right w:val="none" w:sz="0" w:space="0" w:color="auto"/>
              </w:divBdr>
            </w:div>
            <w:div w:id="1751416730">
              <w:marLeft w:val="0"/>
              <w:marRight w:val="0"/>
              <w:marTop w:val="0"/>
              <w:marBottom w:val="0"/>
              <w:divBdr>
                <w:top w:val="none" w:sz="0" w:space="0" w:color="auto"/>
                <w:left w:val="none" w:sz="0" w:space="0" w:color="auto"/>
                <w:bottom w:val="none" w:sz="0" w:space="0" w:color="auto"/>
                <w:right w:val="none" w:sz="0" w:space="0" w:color="auto"/>
              </w:divBdr>
            </w:div>
            <w:div w:id="1759642587">
              <w:marLeft w:val="0"/>
              <w:marRight w:val="0"/>
              <w:marTop w:val="0"/>
              <w:marBottom w:val="0"/>
              <w:divBdr>
                <w:top w:val="none" w:sz="0" w:space="0" w:color="auto"/>
                <w:left w:val="none" w:sz="0" w:space="0" w:color="auto"/>
                <w:bottom w:val="none" w:sz="0" w:space="0" w:color="auto"/>
                <w:right w:val="none" w:sz="0" w:space="0" w:color="auto"/>
              </w:divBdr>
            </w:div>
            <w:div w:id="1811366946">
              <w:marLeft w:val="0"/>
              <w:marRight w:val="0"/>
              <w:marTop w:val="0"/>
              <w:marBottom w:val="0"/>
              <w:divBdr>
                <w:top w:val="none" w:sz="0" w:space="0" w:color="auto"/>
                <w:left w:val="none" w:sz="0" w:space="0" w:color="auto"/>
                <w:bottom w:val="none" w:sz="0" w:space="0" w:color="auto"/>
                <w:right w:val="none" w:sz="0" w:space="0" w:color="auto"/>
              </w:divBdr>
            </w:div>
            <w:div w:id="1829058781">
              <w:marLeft w:val="0"/>
              <w:marRight w:val="0"/>
              <w:marTop w:val="0"/>
              <w:marBottom w:val="0"/>
              <w:divBdr>
                <w:top w:val="none" w:sz="0" w:space="0" w:color="auto"/>
                <w:left w:val="none" w:sz="0" w:space="0" w:color="auto"/>
                <w:bottom w:val="none" w:sz="0" w:space="0" w:color="auto"/>
                <w:right w:val="none" w:sz="0" w:space="0" w:color="auto"/>
              </w:divBdr>
            </w:div>
            <w:div w:id="1847860269">
              <w:marLeft w:val="0"/>
              <w:marRight w:val="0"/>
              <w:marTop w:val="0"/>
              <w:marBottom w:val="0"/>
              <w:divBdr>
                <w:top w:val="none" w:sz="0" w:space="0" w:color="auto"/>
                <w:left w:val="none" w:sz="0" w:space="0" w:color="auto"/>
                <w:bottom w:val="none" w:sz="0" w:space="0" w:color="auto"/>
                <w:right w:val="none" w:sz="0" w:space="0" w:color="auto"/>
              </w:divBdr>
            </w:div>
            <w:div w:id="1852139286">
              <w:marLeft w:val="0"/>
              <w:marRight w:val="0"/>
              <w:marTop w:val="0"/>
              <w:marBottom w:val="0"/>
              <w:divBdr>
                <w:top w:val="none" w:sz="0" w:space="0" w:color="auto"/>
                <w:left w:val="none" w:sz="0" w:space="0" w:color="auto"/>
                <w:bottom w:val="none" w:sz="0" w:space="0" w:color="auto"/>
                <w:right w:val="none" w:sz="0" w:space="0" w:color="auto"/>
              </w:divBdr>
            </w:div>
            <w:div w:id="1862819448">
              <w:marLeft w:val="0"/>
              <w:marRight w:val="0"/>
              <w:marTop w:val="0"/>
              <w:marBottom w:val="0"/>
              <w:divBdr>
                <w:top w:val="none" w:sz="0" w:space="0" w:color="auto"/>
                <w:left w:val="none" w:sz="0" w:space="0" w:color="auto"/>
                <w:bottom w:val="none" w:sz="0" w:space="0" w:color="auto"/>
                <w:right w:val="none" w:sz="0" w:space="0" w:color="auto"/>
              </w:divBdr>
            </w:div>
            <w:div w:id="1865484285">
              <w:marLeft w:val="0"/>
              <w:marRight w:val="0"/>
              <w:marTop w:val="0"/>
              <w:marBottom w:val="0"/>
              <w:divBdr>
                <w:top w:val="none" w:sz="0" w:space="0" w:color="auto"/>
                <w:left w:val="none" w:sz="0" w:space="0" w:color="auto"/>
                <w:bottom w:val="none" w:sz="0" w:space="0" w:color="auto"/>
                <w:right w:val="none" w:sz="0" w:space="0" w:color="auto"/>
              </w:divBdr>
            </w:div>
            <w:div w:id="1915628306">
              <w:marLeft w:val="0"/>
              <w:marRight w:val="0"/>
              <w:marTop w:val="0"/>
              <w:marBottom w:val="0"/>
              <w:divBdr>
                <w:top w:val="none" w:sz="0" w:space="0" w:color="auto"/>
                <w:left w:val="none" w:sz="0" w:space="0" w:color="auto"/>
                <w:bottom w:val="none" w:sz="0" w:space="0" w:color="auto"/>
                <w:right w:val="none" w:sz="0" w:space="0" w:color="auto"/>
              </w:divBdr>
            </w:div>
            <w:div w:id="1926527038">
              <w:marLeft w:val="0"/>
              <w:marRight w:val="0"/>
              <w:marTop w:val="0"/>
              <w:marBottom w:val="0"/>
              <w:divBdr>
                <w:top w:val="none" w:sz="0" w:space="0" w:color="auto"/>
                <w:left w:val="none" w:sz="0" w:space="0" w:color="auto"/>
                <w:bottom w:val="none" w:sz="0" w:space="0" w:color="auto"/>
                <w:right w:val="none" w:sz="0" w:space="0" w:color="auto"/>
              </w:divBdr>
            </w:div>
            <w:div w:id="1938564206">
              <w:marLeft w:val="0"/>
              <w:marRight w:val="0"/>
              <w:marTop w:val="0"/>
              <w:marBottom w:val="0"/>
              <w:divBdr>
                <w:top w:val="none" w:sz="0" w:space="0" w:color="auto"/>
                <w:left w:val="none" w:sz="0" w:space="0" w:color="auto"/>
                <w:bottom w:val="none" w:sz="0" w:space="0" w:color="auto"/>
                <w:right w:val="none" w:sz="0" w:space="0" w:color="auto"/>
              </w:divBdr>
            </w:div>
            <w:div w:id="2038967715">
              <w:marLeft w:val="0"/>
              <w:marRight w:val="0"/>
              <w:marTop w:val="0"/>
              <w:marBottom w:val="0"/>
              <w:divBdr>
                <w:top w:val="none" w:sz="0" w:space="0" w:color="auto"/>
                <w:left w:val="none" w:sz="0" w:space="0" w:color="auto"/>
                <w:bottom w:val="none" w:sz="0" w:space="0" w:color="auto"/>
                <w:right w:val="none" w:sz="0" w:space="0" w:color="auto"/>
              </w:divBdr>
            </w:div>
            <w:div w:id="2048218727">
              <w:marLeft w:val="0"/>
              <w:marRight w:val="0"/>
              <w:marTop w:val="0"/>
              <w:marBottom w:val="0"/>
              <w:divBdr>
                <w:top w:val="none" w:sz="0" w:space="0" w:color="auto"/>
                <w:left w:val="none" w:sz="0" w:space="0" w:color="auto"/>
                <w:bottom w:val="none" w:sz="0" w:space="0" w:color="auto"/>
                <w:right w:val="none" w:sz="0" w:space="0" w:color="auto"/>
              </w:divBdr>
            </w:div>
            <w:div w:id="2069957980">
              <w:marLeft w:val="0"/>
              <w:marRight w:val="0"/>
              <w:marTop w:val="0"/>
              <w:marBottom w:val="0"/>
              <w:divBdr>
                <w:top w:val="none" w:sz="0" w:space="0" w:color="auto"/>
                <w:left w:val="none" w:sz="0" w:space="0" w:color="auto"/>
                <w:bottom w:val="none" w:sz="0" w:space="0" w:color="auto"/>
                <w:right w:val="none" w:sz="0" w:space="0" w:color="auto"/>
              </w:divBdr>
            </w:div>
            <w:div w:id="2099129973">
              <w:marLeft w:val="0"/>
              <w:marRight w:val="0"/>
              <w:marTop w:val="0"/>
              <w:marBottom w:val="0"/>
              <w:divBdr>
                <w:top w:val="none" w:sz="0" w:space="0" w:color="auto"/>
                <w:left w:val="none" w:sz="0" w:space="0" w:color="auto"/>
                <w:bottom w:val="none" w:sz="0" w:space="0" w:color="auto"/>
                <w:right w:val="none" w:sz="0" w:space="0" w:color="auto"/>
              </w:divBdr>
            </w:div>
            <w:div w:id="2120100706">
              <w:marLeft w:val="0"/>
              <w:marRight w:val="0"/>
              <w:marTop w:val="0"/>
              <w:marBottom w:val="0"/>
              <w:divBdr>
                <w:top w:val="none" w:sz="0" w:space="0" w:color="auto"/>
                <w:left w:val="none" w:sz="0" w:space="0" w:color="auto"/>
                <w:bottom w:val="none" w:sz="0" w:space="0" w:color="auto"/>
                <w:right w:val="none" w:sz="0" w:space="0" w:color="auto"/>
              </w:divBdr>
            </w:div>
          </w:divsChild>
        </w:div>
        <w:div w:id="400837863">
          <w:marLeft w:val="0"/>
          <w:marRight w:val="0"/>
          <w:marTop w:val="0"/>
          <w:marBottom w:val="0"/>
          <w:divBdr>
            <w:top w:val="none" w:sz="0" w:space="0" w:color="auto"/>
            <w:left w:val="none" w:sz="0" w:space="0" w:color="auto"/>
            <w:bottom w:val="none" w:sz="0" w:space="0" w:color="auto"/>
            <w:right w:val="none" w:sz="0" w:space="0" w:color="auto"/>
          </w:divBdr>
        </w:div>
        <w:div w:id="402262266">
          <w:marLeft w:val="0"/>
          <w:marRight w:val="0"/>
          <w:marTop w:val="0"/>
          <w:marBottom w:val="0"/>
          <w:divBdr>
            <w:top w:val="none" w:sz="0" w:space="0" w:color="auto"/>
            <w:left w:val="none" w:sz="0" w:space="0" w:color="auto"/>
            <w:bottom w:val="none" w:sz="0" w:space="0" w:color="auto"/>
            <w:right w:val="none" w:sz="0" w:space="0" w:color="auto"/>
          </w:divBdr>
        </w:div>
        <w:div w:id="405228138">
          <w:marLeft w:val="0"/>
          <w:marRight w:val="0"/>
          <w:marTop w:val="0"/>
          <w:marBottom w:val="0"/>
          <w:divBdr>
            <w:top w:val="none" w:sz="0" w:space="0" w:color="auto"/>
            <w:left w:val="none" w:sz="0" w:space="0" w:color="auto"/>
            <w:bottom w:val="none" w:sz="0" w:space="0" w:color="auto"/>
            <w:right w:val="none" w:sz="0" w:space="0" w:color="auto"/>
          </w:divBdr>
        </w:div>
        <w:div w:id="413362098">
          <w:marLeft w:val="0"/>
          <w:marRight w:val="0"/>
          <w:marTop w:val="0"/>
          <w:marBottom w:val="0"/>
          <w:divBdr>
            <w:top w:val="none" w:sz="0" w:space="0" w:color="auto"/>
            <w:left w:val="none" w:sz="0" w:space="0" w:color="auto"/>
            <w:bottom w:val="none" w:sz="0" w:space="0" w:color="auto"/>
            <w:right w:val="none" w:sz="0" w:space="0" w:color="auto"/>
          </w:divBdr>
        </w:div>
        <w:div w:id="421071440">
          <w:marLeft w:val="0"/>
          <w:marRight w:val="0"/>
          <w:marTop w:val="0"/>
          <w:marBottom w:val="0"/>
          <w:divBdr>
            <w:top w:val="none" w:sz="0" w:space="0" w:color="auto"/>
            <w:left w:val="none" w:sz="0" w:space="0" w:color="auto"/>
            <w:bottom w:val="none" w:sz="0" w:space="0" w:color="auto"/>
            <w:right w:val="none" w:sz="0" w:space="0" w:color="auto"/>
          </w:divBdr>
        </w:div>
        <w:div w:id="428895229">
          <w:marLeft w:val="0"/>
          <w:marRight w:val="0"/>
          <w:marTop w:val="0"/>
          <w:marBottom w:val="0"/>
          <w:divBdr>
            <w:top w:val="none" w:sz="0" w:space="0" w:color="auto"/>
            <w:left w:val="none" w:sz="0" w:space="0" w:color="auto"/>
            <w:bottom w:val="none" w:sz="0" w:space="0" w:color="auto"/>
            <w:right w:val="none" w:sz="0" w:space="0" w:color="auto"/>
          </w:divBdr>
        </w:div>
        <w:div w:id="434180137">
          <w:marLeft w:val="0"/>
          <w:marRight w:val="0"/>
          <w:marTop w:val="0"/>
          <w:marBottom w:val="0"/>
          <w:divBdr>
            <w:top w:val="none" w:sz="0" w:space="0" w:color="auto"/>
            <w:left w:val="none" w:sz="0" w:space="0" w:color="auto"/>
            <w:bottom w:val="none" w:sz="0" w:space="0" w:color="auto"/>
            <w:right w:val="none" w:sz="0" w:space="0" w:color="auto"/>
          </w:divBdr>
        </w:div>
        <w:div w:id="441192829">
          <w:marLeft w:val="0"/>
          <w:marRight w:val="0"/>
          <w:marTop w:val="0"/>
          <w:marBottom w:val="0"/>
          <w:divBdr>
            <w:top w:val="none" w:sz="0" w:space="0" w:color="auto"/>
            <w:left w:val="none" w:sz="0" w:space="0" w:color="auto"/>
            <w:bottom w:val="none" w:sz="0" w:space="0" w:color="auto"/>
            <w:right w:val="none" w:sz="0" w:space="0" w:color="auto"/>
          </w:divBdr>
        </w:div>
        <w:div w:id="442192734">
          <w:marLeft w:val="0"/>
          <w:marRight w:val="0"/>
          <w:marTop w:val="0"/>
          <w:marBottom w:val="0"/>
          <w:divBdr>
            <w:top w:val="none" w:sz="0" w:space="0" w:color="auto"/>
            <w:left w:val="none" w:sz="0" w:space="0" w:color="auto"/>
            <w:bottom w:val="none" w:sz="0" w:space="0" w:color="auto"/>
            <w:right w:val="none" w:sz="0" w:space="0" w:color="auto"/>
          </w:divBdr>
        </w:div>
        <w:div w:id="442575503">
          <w:marLeft w:val="0"/>
          <w:marRight w:val="0"/>
          <w:marTop w:val="0"/>
          <w:marBottom w:val="0"/>
          <w:divBdr>
            <w:top w:val="none" w:sz="0" w:space="0" w:color="auto"/>
            <w:left w:val="none" w:sz="0" w:space="0" w:color="auto"/>
            <w:bottom w:val="none" w:sz="0" w:space="0" w:color="auto"/>
            <w:right w:val="none" w:sz="0" w:space="0" w:color="auto"/>
          </w:divBdr>
        </w:div>
        <w:div w:id="442724250">
          <w:marLeft w:val="0"/>
          <w:marRight w:val="0"/>
          <w:marTop w:val="0"/>
          <w:marBottom w:val="0"/>
          <w:divBdr>
            <w:top w:val="none" w:sz="0" w:space="0" w:color="auto"/>
            <w:left w:val="none" w:sz="0" w:space="0" w:color="auto"/>
            <w:bottom w:val="none" w:sz="0" w:space="0" w:color="auto"/>
            <w:right w:val="none" w:sz="0" w:space="0" w:color="auto"/>
          </w:divBdr>
        </w:div>
        <w:div w:id="443813724">
          <w:marLeft w:val="0"/>
          <w:marRight w:val="0"/>
          <w:marTop w:val="0"/>
          <w:marBottom w:val="0"/>
          <w:divBdr>
            <w:top w:val="none" w:sz="0" w:space="0" w:color="auto"/>
            <w:left w:val="none" w:sz="0" w:space="0" w:color="auto"/>
            <w:bottom w:val="none" w:sz="0" w:space="0" w:color="auto"/>
            <w:right w:val="none" w:sz="0" w:space="0" w:color="auto"/>
          </w:divBdr>
        </w:div>
        <w:div w:id="452675090">
          <w:marLeft w:val="0"/>
          <w:marRight w:val="0"/>
          <w:marTop w:val="0"/>
          <w:marBottom w:val="0"/>
          <w:divBdr>
            <w:top w:val="none" w:sz="0" w:space="0" w:color="auto"/>
            <w:left w:val="none" w:sz="0" w:space="0" w:color="auto"/>
            <w:bottom w:val="none" w:sz="0" w:space="0" w:color="auto"/>
            <w:right w:val="none" w:sz="0" w:space="0" w:color="auto"/>
          </w:divBdr>
        </w:div>
        <w:div w:id="464351219">
          <w:marLeft w:val="0"/>
          <w:marRight w:val="0"/>
          <w:marTop w:val="0"/>
          <w:marBottom w:val="0"/>
          <w:divBdr>
            <w:top w:val="none" w:sz="0" w:space="0" w:color="auto"/>
            <w:left w:val="none" w:sz="0" w:space="0" w:color="auto"/>
            <w:bottom w:val="none" w:sz="0" w:space="0" w:color="auto"/>
            <w:right w:val="none" w:sz="0" w:space="0" w:color="auto"/>
          </w:divBdr>
        </w:div>
        <w:div w:id="464666846">
          <w:marLeft w:val="0"/>
          <w:marRight w:val="0"/>
          <w:marTop w:val="0"/>
          <w:marBottom w:val="0"/>
          <w:divBdr>
            <w:top w:val="none" w:sz="0" w:space="0" w:color="auto"/>
            <w:left w:val="none" w:sz="0" w:space="0" w:color="auto"/>
            <w:bottom w:val="none" w:sz="0" w:space="0" w:color="auto"/>
            <w:right w:val="none" w:sz="0" w:space="0" w:color="auto"/>
          </w:divBdr>
        </w:div>
        <w:div w:id="466707839">
          <w:marLeft w:val="0"/>
          <w:marRight w:val="0"/>
          <w:marTop w:val="0"/>
          <w:marBottom w:val="0"/>
          <w:divBdr>
            <w:top w:val="none" w:sz="0" w:space="0" w:color="auto"/>
            <w:left w:val="none" w:sz="0" w:space="0" w:color="auto"/>
            <w:bottom w:val="none" w:sz="0" w:space="0" w:color="auto"/>
            <w:right w:val="none" w:sz="0" w:space="0" w:color="auto"/>
          </w:divBdr>
        </w:div>
        <w:div w:id="467086428">
          <w:marLeft w:val="0"/>
          <w:marRight w:val="0"/>
          <w:marTop w:val="0"/>
          <w:marBottom w:val="0"/>
          <w:divBdr>
            <w:top w:val="none" w:sz="0" w:space="0" w:color="auto"/>
            <w:left w:val="none" w:sz="0" w:space="0" w:color="auto"/>
            <w:bottom w:val="none" w:sz="0" w:space="0" w:color="auto"/>
            <w:right w:val="none" w:sz="0" w:space="0" w:color="auto"/>
          </w:divBdr>
        </w:div>
        <w:div w:id="474758676">
          <w:marLeft w:val="0"/>
          <w:marRight w:val="0"/>
          <w:marTop w:val="0"/>
          <w:marBottom w:val="0"/>
          <w:divBdr>
            <w:top w:val="none" w:sz="0" w:space="0" w:color="auto"/>
            <w:left w:val="none" w:sz="0" w:space="0" w:color="auto"/>
            <w:bottom w:val="none" w:sz="0" w:space="0" w:color="auto"/>
            <w:right w:val="none" w:sz="0" w:space="0" w:color="auto"/>
          </w:divBdr>
        </w:div>
        <w:div w:id="475882308">
          <w:marLeft w:val="0"/>
          <w:marRight w:val="0"/>
          <w:marTop w:val="0"/>
          <w:marBottom w:val="0"/>
          <w:divBdr>
            <w:top w:val="none" w:sz="0" w:space="0" w:color="auto"/>
            <w:left w:val="none" w:sz="0" w:space="0" w:color="auto"/>
            <w:bottom w:val="none" w:sz="0" w:space="0" w:color="auto"/>
            <w:right w:val="none" w:sz="0" w:space="0" w:color="auto"/>
          </w:divBdr>
        </w:div>
        <w:div w:id="481387120">
          <w:marLeft w:val="0"/>
          <w:marRight w:val="0"/>
          <w:marTop w:val="0"/>
          <w:marBottom w:val="0"/>
          <w:divBdr>
            <w:top w:val="none" w:sz="0" w:space="0" w:color="auto"/>
            <w:left w:val="none" w:sz="0" w:space="0" w:color="auto"/>
            <w:bottom w:val="none" w:sz="0" w:space="0" w:color="auto"/>
            <w:right w:val="none" w:sz="0" w:space="0" w:color="auto"/>
          </w:divBdr>
        </w:div>
        <w:div w:id="481433370">
          <w:marLeft w:val="0"/>
          <w:marRight w:val="0"/>
          <w:marTop w:val="0"/>
          <w:marBottom w:val="0"/>
          <w:divBdr>
            <w:top w:val="none" w:sz="0" w:space="0" w:color="auto"/>
            <w:left w:val="none" w:sz="0" w:space="0" w:color="auto"/>
            <w:bottom w:val="none" w:sz="0" w:space="0" w:color="auto"/>
            <w:right w:val="none" w:sz="0" w:space="0" w:color="auto"/>
          </w:divBdr>
        </w:div>
        <w:div w:id="489564594">
          <w:marLeft w:val="0"/>
          <w:marRight w:val="0"/>
          <w:marTop w:val="0"/>
          <w:marBottom w:val="0"/>
          <w:divBdr>
            <w:top w:val="none" w:sz="0" w:space="0" w:color="auto"/>
            <w:left w:val="none" w:sz="0" w:space="0" w:color="auto"/>
            <w:bottom w:val="none" w:sz="0" w:space="0" w:color="auto"/>
            <w:right w:val="none" w:sz="0" w:space="0" w:color="auto"/>
          </w:divBdr>
        </w:div>
        <w:div w:id="490876711">
          <w:marLeft w:val="0"/>
          <w:marRight w:val="0"/>
          <w:marTop w:val="0"/>
          <w:marBottom w:val="0"/>
          <w:divBdr>
            <w:top w:val="none" w:sz="0" w:space="0" w:color="auto"/>
            <w:left w:val="none" w:sz="0" w:space="0" w:color="auto"/>
            <w:bottom w:val="none" w:sz="0" w:space="0" w:color="auto"/>
            <w:right w:val="none" w:sz="0" w:space="0" w:color="auto"/>
          </w:divBdr>
        </w:div>
        <w:div w:id="491144907">
          <w:marLeft w:val="0"/>
          <w:marRight w:val="0"/>
          <w:marTop w:val="0"/>
          <w:marBottom w:val="0"/>
          <w:divBdr>
            <w:top w:val="none" w:sz="0" w:space="0" w:color="auto"/>
            <w:left w:val="none" w:sz="0" w:space="0" w:color="auto"/>
            <w:bottom w:val="none" w:sz="0" w:space="0" w:color="auto"/>
            <w:right w:val="none" w:sz="0" w:space="0" w:color="auto"/>
          </w:divBdr>
        </w:div>
        <w:div w:id="496459659">
          <w:marLeft w:val="0"/>
          <w:marRight w:val="0"/>
          <w:marTop w:val="0"/>
          <w:marBottom w:val="0"/>
          <w:divBdr>
            <w:top w:val="none" w:sz="0" w:space="0" w:color="auto"/>
            <w:left w:val="none" w:sz="0" w:space="0" w:color="auto"/>
            <w:bottom w:val="none" w:sz="0" w:space="0" w:color="auto"/>
            <w:right w:val="none" w:sz="0" w:space="0" w:color="auto"/>
          </w:divBdr>
        </w:div>
        <w:div w:id="504127554">
          <w:marLeft w:val="0"/>
          <w:marRight w:val="0"/>
          <w:marTop w:val="0"/>
          <w:marBottom w:val="0"/>
          <w:divBdr>
            <w:top w:val="none" w:sz="0" w:space="0" w:color="auto"/>
            <w:left w:val="none" w:sz="0" w:space="0" w:color="auto"/>
            <w:bottom w:val="none" w:sz="0" w:space="0" w:color="auto"/>
            <w:right w:val="none" w:sz="0" w:space="0" w:color="auto"/>
          </w:divBdr>
        </w:div>
        <w:div w:id="510410402">
          <w:marLeft w:val="0"/>
          <w:marRight w:val="0"/>
          <w:marTop w:val="0"/>
          <w:marBottom w:val="0"/>
          <w:divBdr>
            <w:top w:val="none" w:sz="0" w:space="0" w:color="auto"/>
            <w:left w:val="none" w:sz="0" w:space="0" w:color="auto"/>
            <w:bottom w:val="none" w:sz="0" w:space="0" w:color="auto"/>
            <w:right w:val="none" w:sz="0" w:space="0" w:color="auto"/>
          </w:divBdr>
        </w:div>
        <w:div w:id="518860442">
          <w:marLeft w:val="0"/>
          <w:marRight w:val="0"/>
          <w:marTop w:val="0"/>
          <w:marBottom w:val="0"/>
          <w:divBdr>
            <w:top w:val="none" w:sz="0" w:space="0" w:color="auto"/>
            <w:left w:val="none" w:sz="0" w:space="0" w:color="auto"/>
            <w:bottom w:val="none" w:sz="0" w:space="0" w:color="auto"/>
            <w:right w:val="none" w:sz="0" w:space="0" w:color="auto"/>
          </w:divBdr>
        </w:div>
        <w:div w:id="519859440">
          <w:marLeft w:val="0"/>
          <w:marRight w:val="0"/>
          <w:marTop w:val="0"/>
          <w:marBottom w:val="0"/>
          <w:divBdr>
            <w:top w:val="none" w:sz="0" w:space="0" w:color="auto"/>
            <w:left w:val="none" w:sz="0" w:space="0" w:color="auto"/>
            <w:bottom w:val="none" w:sz="0" w:space="0" w:color="auto"/>
            <w:right w:val="none" w:sz="0" w:space="0" w:color="auto"/>
          </w:divBdr>
        </w:div>
        <w:div w:id="525675042">
          <w:marLeft w:val="0"/>
          <w:marRight w:val="0"/>
          <w:marTop w:val="0"/>
          <w:marBottom w:val="0"/>
          <w:divBdr>
            <w:top w:val="none" w:sz="0" w:space="0" w:color="auto"/>
            <w:left w:val="none" w:sz="0" w:space="0" w:color="auto"/>
            <w:bottom w:val="none" w:sz="0" w:space="0" w:color="auto"/>
            <w:right w:val="none" w:sz="0" w:space="0" w:color="auto"/>
          </w:divBdr>
        </w:div>
        <w:div w:id="528372371">
          <w:marLeft w:val="0"/>
          <w:marRight w:val="0"/>
          <w:marTop w:val="0"/>
          <w:marBottom w:val="0"/>
          <w:divBdr>
            <w:top w:val="none" w:sz="0" w:space="0" w:color="auto"/>
            <w:left w:val="none" w:sz="0" w:space="0" w:color="auto"/>
            <w:bottom w:val="none" w:sz="0" w:space="0" w:color="auto"/>
            <w:right w:val="none" w:sz="0" w:space="0" w:color="auto"/>
          </w:divBdr>
        </w:div>
        <w:div w:id="533080322">
          <w:marLeft w:val="0"/>
          <w:marRight w:val="0"/>
          <w:marTop w:val="0"/>
          <w:marBottom w:val="0"/>
          <w:divBdr>
            <w:top w:val="none" w:sz="0" w:space="0" w:color="auto"/>
            <w:left w:val="none" w:sz="0" w:space="0" w:color="auto"/>
            <w:bottom w:val="none" w:sz="0" w:space="0" w:color="auto"/>
            <w:right w:val="none" w:sz="0" w:space="0" w:color="auto"/>
          </w:divBdr>
        </w:div>
        <w:div w:id="533463233">
          <w:marLeft w:val="0"/>
          <w:marRight w:val="0"/>
          <w:marTop w:val="0"/>
          <w:marBottom w:val="0"/>
          <w:divBdr>
            <w:top w:val="none" w:sz="0" w:space="0" w:color="auto"/>
            <w:left w:val="none" w:sz="0" w:space="0" w:color="auto"/>
            <w:bottom w:val="none" w:sz="0" w:space="0" w:color="auto"/>
            <w:right w:val="none" w:sz="0" w:space="0" w:color="auto"/>
          </w:divBdr>
        </w:div>
        <w:div w:id="538713228">
          <w:marLeft w:val="0"/>
          <w:marRight w:val="0"/>
          <w:marTop w:val="0"/>
          <w:marBottom w:val="0"/>
          <w:divBdr>
            <w:top w:val="none" w:sz="0" w:space="0" w:color="auto"/>
            <w:left w:val="none" w:sz="0" w:space="0" w:color="auto"/>
            <w:bottom w:val="none" w:sz="0" w:space="0" w:color="auto"/>
            <w:right w:val="none" w:sz="0" w:space="0" w:color="auto"/>
          </w:divBdr>
        </w:div>
        <w:div w:id="543062477">
          <w:marLeft w:val="0"/>
          <w:marRight w:val="0"/>
          <w:marTop w:val="0"/>
          <w:marBottom w:val="0"/>
          <w:divBdr>
            <w:top w:val="none" w:sz="0" w:space="0" w:color="auto"/>
            <w:left w:val="none" w:sz="0" w:space="0" w:color="auto"/>
            <w:bottom w:val="none" w:sz="0" w:space="0" w:color="auto"/>
            <w:right w:val="none" w:sz="0" w:space="0" w:color="auto"/>
          </w:divBdr>
        </w:div>
        <w:div w:id="545600835">
          <w:marLeft w:val="0"/>
          <w:marRight w:val="0"/>
          <w:marTop w:val="0"/>
          <w:marBottom w:val="0"/>
          <w:divBdr>
            <w:top w:val="none" w:sz="0" w:space="0" w:color="auto"/>
            <w:left w:val="none" w:sz="0" w:space="0" w:color="auto"/>
            <w:bottom w:val="none" w:sz="0" w:space="0" w:color="auto"/>
            <w:right w:val="none" w:sz="0" w:space="0" w:color="auto"/>
          </w:divBdr>
        </w:div>
        <w:div w:id="562103743">
          <w:marLeft w:val="0"/>
          <w:marRight w:val="0"/>
          <w:marTop w:val="0"/>
          <w:marBottom w:val="0"/>
          <w:divBdr>
            <w:top w:val="none" w:sz="0" w:space="0" w:color="auto"/>
            <w:left w:val="none" w:sz="0" w:space="0" w:color="auto"/>
            <w:bottom w:val="none" w:sz="0" w:space="0" w:color="auto"/>
            <w:right w:val="none" w:sz="0" w:space="0" w:color="auto"/>
          </w:divBdr>
        </w:div>
        <w:div w:id="564802520">
          <w:marLeft w:val="0"/>
          <w:marRight w:val="0"/>
          <w:marTop w:val="0"/>
          <w:marBottom w:val="0"/>
          <w:divBdr>
            <w:top w:val="none" w:sz="0" w:space="0" w:color="auto"/>
            <w:left w:val="none" w:sz="0" w:space="0" w:color="auto"/>
            <w:bottom w:val="none" w:sz="0" w:space="0" w:color="auto"/>
            <w:right w:val="none" w:sz="0" w:space="0" w:color="auto"/>
          </w:divBdr>
        </w:div>
        <w:div w:id="569728466">
          <w:marLeft w:val="0"/>
          <w:marRight w:val="0"/>
          <w:marTop w:val="0"/>
          <w:marBottom w:val="0"/>
          <w:divBdr>
            <w:top w:val="none" w:sz="0" w:space="0" w:color="auto"/>
            <w:left w:val="none" w:sz="0" w:space="0" w:color="auto"/>
            <w:bottom w:val="none" w:sz="0" w:space="0" w:color="auto"/>
            <w:right w:val="none" w:sz="0" w:space="0" w:color="auto"/>
          </w:divBdr>
        </w:div>
        <w:div w:id="572470879">
          <w:marLeft w:val="0"/>
          <w:marRight w:val="0"/>
          <w:marTop w:val="0"/>
          <w:marBottom w:val="0"/>
          <w:divBdr>
            <w:top w:val="none" w:sz="0" w:space="0" w:color="auto"/>
            <w:left w:val="none" w:sz="0" w:space="0" w:color="auto"/>
            <w:bottom w:val="none" w:sz="0" w:space="0" w:color="auto"/>
            <w:right w:val="none" w:sz="0" w:space="0" w:color="auto"/>
          </w:divBdr>
        </w:div>
        <w:div w:id="573584420">
          <w:marLeft w:val="0"/>
          <w:marRight w:val="0"/>
          <w:marTop w:val="0"/>
          <w:marBottom w:val="0"/>
          <w:divBdr>
            <w:top w:val="none" w:sz="0" w:space="0" w:color="auto"/>
            <w:left w:val="none" w:sz="0" w:space="0" w:color="auto"/>
            <w:bottom w:val="none" w:sz="0" w:space="0" w:color="auto"/>
            <w:right w:val="none" w:sz="0" w:space="0" w:color="auto"/>
          </w:divBdr>
        </w:div>
        <w:div w:id="577986806">
          <w:marLeft w:val="0"/>
          <w:marRight w:val="0"/>
          <w:marTop w:val="0"/>
          <w:marBottom w:val="0"/>
          <w:divBdr>
            <w:top w:val="none" w:sz="0" w:space="0" w:color="auto"/>
            <w:left w:val="none" w:sz="0" w:space="0" w:color="auto"/>
            <w:bottom w:val="none" w:sz="0" w:space="0" w:color="auto"/>
            <w:right w:val="none" w:sz="0" w:space="0" w:color="auto"/>
          </w:divBdr>
        </w:div>
        <w:div w:id="579799299">
          <w:marLeft w:val="0"/>
          <w:marRight w:val="0"/>
          <w:marTop w:val="0"/>
          <w:marBottom w:val="0"/>
          <w:divBdr>
            <w:top w:val="none" w:sz="0" w:space="0" w:color="auto"/>
            <w:left w:val="none" w:sz="0" w:space="0" w:color="auto"/>
            <w:bottom w:val="none" w:sz="0" w:space="0" w:color="auto"/>
            <w:right w:val="none" w:sz="0" w:space="0" w:color="auto"/>
          </w:divBdr>
        </w:div>
        <w:div w:id="580482256">
          <w:marLeft w:val="0"/>
          <w:marRight w:val="0"/>
          <w:marTop w:val="0"/>
          <w:marBottom w:val="0"/>
          <w:divBdr>
            <w:top w:val="none" w:sz="0" w:space="0" w:color="auto"/>
            <w:left w:val="none" w:sz="0" w:space="0" w:color="auto"/>
            <w:bottom w:val="none" w:sz="0" w:space="0" w:color="auto"/>
            <w:right w:val="none" w:sz="0" w:space="0" w:color="auto"/>
          </w:divBdr>
        </w:div>
        <w:div w:id="583535460">
          <w:marLeft w:val="0"/>
          <w:marRight w:val="0"/>
          <w:marTop w:val="0"/>
          <w:marBottom w:val="0"/>
          <w:divBdr>
            <w:top w:val="none" w:sz="0" w:space="0" w:color="auto"/>
            <w:left w:val="none" w:sz="0" w:space="0" w:color="auto"/>
            <w:bottom w:val="none" w:sz="0" w:space="0" w:color="auto"/>
            <w:right w:val="none" w:sz="0" w:space="0" w:color="auto"/>
          </w:divBdr>
        </w:div>
        <w:div w:id="591939590">
          <w:marLeft w:val="0"/>
          <w:marRight w:val="0"/>
          <w:marTop w:val="0"/>
          <w:marBottom w:val="0"/>
          <w:divBdr>
            <w:top w:val="none" w:sz="0" w:space="0" w:color="auto"/>
            <w:left w:val="none" w:sz="0" w:space="0" w:color="auto"/>
            <w:bottom w:val="none" w:sz="0" w:space="0" w:color="auto"/>
            <w:right w:val="none" w:sz="0" w:space="0" w:color="auto"/>
          </w:divBdr>
        </w:div>
        <w:div w:id="594871223">
          <w:marLeft w:val="0"/>
          <w:marRight w:val="0"/>
          <w:marTop w:val="0"/>
          <w:marBottom w:val="0"/>
          <w:divBdr>
            <w:top w:val="none" w:sz="0" w:space="0" w:color="auto"/>
            <w:left w:val="none" w:sz="0" w:space="0" w:color="auto"/>
            <w:bottom w:val="none" w:sz="0" w:space="0" w:color="auto"/>
            <w:right w:val="none" w:sz="0" w:space="0" w:color="auto"/>
          </w:divBdr>
        </w:div>
        <w:div w:id="595405255">
          <w:marLeft w:val="0"/>
          <w:marRight w:val="0"/>
          <w:marTop w:val="0"/>
          <w:marBottom w:val="0"/>
          <w:divBdr>
            <w:top w:val="none" w:sz="0" w:space="0" w:color="auto"/>
            <w:left w:val="none" w:sz="0" w:space="0" w:color="auto"/>
            <w:bottom w:val="none" w:sz="0" w:space="0" w:color="auto"/>
            <w:right w:val="none" w:sz="0" w:space="0" w:color="auto"/>
          </w:divBdr>
        </w:div>
        <w:div w:id="602343474">
          <w:marLeft w:val="0"/>
          <w:marRight w:val="0"/>
          <w:marTop w:val="0"/>
          <w:marBottom w:val="0"/>
          <w:divBdr>
            <w:top w:val="none" w:sz="0" w:space="0" w:color="auto"/>
            <w:left w:val="none" w:sz="0" w:space="0" w:color="auto"/>
            <w:bottom w:val="none" w:sz="0" w:space="0" w:color="auto"/>
            <w:right w:val="none" w:sz="0" w:space="0" w:color="auto"/>
          </w:divBdr>
        </w:div>
        <w:div w:id="606741011">
          <w:marLeft w:val="0"/>
          <w:marRight w:val="0"/>
          <w:marTop w:val="0"/>
          <w:marBottom w:val="0"/>
          <w:divBdr>
            <w:top w:val="none" w:sz="0" w:space="0" w:color="auto"/>
            <w:left w:val="none" w:sz="0" w:space="0" w:color="auto"/>
            <w:bottom w:val="none" w:sz="0" w:space="0" w:color="auto"/>
            <w:right w:val="none" w:sz="0" w:space="0" w:color="auto"/>
          </w:divBdr>
        </w:div>
        <w:div w:id="610942726">
          <w:marLeft w:val="0"/>
          <w:marRight w:val="0"/>
          <w:marTop w:val="0"/>
          <w:marBottom w:val="0"/>
          <w:divBdr>
            <w:top w:val="none" w:sz="0" w:space="0" w:color="auto"/>
            <w:left w:val="none" w:sz="0" w:space="0" w:color="auto"/>
            <w:bottom w:val="none" w:sz="0" w:space="0" w:color="auto"/>
            <w:right w:val="none" w:sz="0" w:space="0" w:color="auto"/>
          </w:divBdr>
        </w:div>
        <w:div w:id="615984641">
          <w:marLeft w:val="0"/>
          <w:marRight w:val="0"/>
          <w:marTop w:val="0"/>
          <w:marBottom w:val="0"/>
          <w:divBdr>
            <w:top w:val="none" w:sz="0" w:space="0" w:color="auto"/>
            <w:left w:val="none" w:sz="0" w:space="0" w:color="auto"/>
            <w:bottom w:val="none" w:sz="0" w:space="0" w:color="auto"/>
            <w:right w:val="none" w:sz="0" w:space="0" w:color="auto"/>
          </w:divBdr>
        </w:div>
        <w:div w:id="627708662">
          <w:marLeft w:val="0"/>
          <w:marRight w:val="0"/>
          <w:marTop w:val="0"/>
          <w:marBottom w:val="0"/>
          <w:divBdr>
            <w:top w:val="none" w:sz="0" w:space="0" w:color="auto"/>
            <w:left w:val="none" w:sz="0" w:space="0" w:color="auto"/>
            <w:bottom w:val="none" w:sz="0" w:space="0" w:color="auto"/>
            <w:right w:val="none" w:sz="0" w:space="0" w:color="auto"/>
          </w:divBdr>
        </w:div>
        <w:div w:id="655452095">
          <w:marLeft w:val="0"/>
          <w:marRight w:val="0"/>
          <w:marTop w:val="0"/>
          <w:marBottom w:val="0"/>
          <w:divBdr>
            <w:top w:val="none" w:sz="0" w:space="0" w:color="auto"/>
            <w:left w:val="none" w:sz="0" w:space="0" w:color="auto"/>
            <w:bottom w:val="none" w:sz="0" w:space="0" w:color="auto"/>
            <w:right w:val="none" w:sz="0" w:space="0" w:color="auto"/>
          </w:divBdr>
        </w:div>
        <w:div w:id="661086082">
          <w:marLeft w:val="0"/>
          <w:marRight w:val="0"/>
          <w:marTop w:val="0"/>
          <w:marBottom w:val="0"/>
          <w:divBdr>
            <w:top w:val="none" w:sz="0" w:space="0" w:color="auto"/>
            <w:left w:val="none" w:sz="0" w:space="0" w:color="auto"/>
            <w:bottom w:val="none" w:sz="0" w:space="0" w:color="auto"/>
            <w:right w:val="none" w:sz="0" w:space="0" w:color="auto"/>
          </w:divBdr>
        </w:div>
        <w:div w:id="662010125">
          <w:marLeft w:val="0"/>
          <w:marRight w:val="0"/>
          <w:marTop w:val="0"/>
          <w:marBottom w:val="0"/>
          <w:divBdr>
            <w:top w:val="none" w:sz="0" w:space="0" w:color="auto"/>
            <w:left w:val="none" w:sz="0" w:space="0" w:color="auto"/>
            <w:bottom w:val="none" w:sz="0" w:space="0" w:color="auto"/>
            <w:right w:val="none" w:sz="0" w:space="0" w:color="auto"/>
          </w:divBdr>
        </w:div>
        <w:div w:id="666371391">
          <w:marLeft w:val="0"/>
          <w:marRight w:val="0"/>
          <w:marTop w:val="0"/>
          <w:marBottom w:val="0"/>
          <w:divBdr>
            <w:top w:val="none" w:sz="0" w:space="0" w:color="auto"/>
            <w:left w:val="none" w:sz="0" w:space="0" w:color="auto"/>
            <w:bottom w:val="none" w:sz="0" w:space="0" w:color="auto"/>
            <w:right w:val="none" w:sz="0" w:space="0" w:color="auto"/>
          </w:divBdr>
        </w:div>
        <w:div w:id="666711345">
          <w:marLeft w:val="0"/>
          <w:marRight w:val="0"/>
          <w:marTop w:val="0"/>
          <w:marBottom w:val="0"/>
          <w:divBdr>
            <w:top w:val="none" w:sz="0" w:space="0" w:color="auto"/>
            <w:left w:val="none" w:sz="0" w:space="0" w:color="auto"/>
            <w:bottom w:val="none" w:sz="0" w:space="0" w:color="auto"/>
            <w:right w:val="none" w:sz="0" w:space="0" w:color="auto"/>
          </w:divBdr>
        </w:div>
        <w:div w:id="671374604">
          <w:marLeft w:val="0"/>
          <w:marRight w:val="0"/>
          <w:marTop w:val="0"/>
          <w:marBottom w:val="0"/>
          <w:divBdr>
            <w:top w:val="none" w:sz="0" w:space="0" w:color="auto"/>
            <w:left w:val="none" w:sz="0" w:space="0" w:color="auto"/>
            <w:bottom w:val="none" w:sz="0" w:space="0" w:color="auto"/>
            <w:right w:val="none" w:sz="0" w:space="0" w:color="auto"/>
          </w:divBdr>
        </w:div>
        <w:div w:id="673652420">
          <w:marLeft w:val="0"/>
          <w:marRight w:val="0"/>
          <w:marTop w:val="0"/>
          <w:marBottom w:val="0"/>
          <w:divBdr>
            <w:top w:val="none" w:sz="0" w:space="0" w:color="auto"/>
            <w:left w:val="none" w:sz="0" w:space="0" w:color="auto"/>
            <w:bottom w:val="none" w:sz="0" w:space="0" w:color="auto"/>
            <w:right w:val="none" w:sz="0" w:space="0" w:color="auto"/>
          </w:divBdr>
        </w:div>
        <w:div w:id="681589955">
          <w:marLeft w:val="0"/>
          <w:marRight w:val="0"/>
          <w:marTop w:val="0"/>
          <w:marBottom w:val="0"/>
          <w:divBdr>
            <w:top w:val="none" w:sz="0" w:space="0" w:color="auto"/>
            <w:left w:val="none" w:sz="0" w:space="0" w:color="auto"/>
            <w:bottom w:val="none" w:sz="0" w:space="0" w:color="auto"/>
            <w:right w:val="none" w:sz="0" w:space="0" w:color="auto"/>
          </w:divBdr>
        </w:div>
        <w:div w:id="682782436">
          <w:marLeft w:val="0"/>
          <w:marRight w:val="0"/>
          <w:marTop w:val="0"/>
          <w:marBottom w:val="0"/>
          <w:divBdr>
            <w:top w:val="none" w:sz="0" w:space="0" w:color="auto"/>
            <w:left w:val="none" w:sz="0" w:space="0" w:color="auto"/>
            <w:bottom w:val="none" w:sz="0" w:space="0" w:color="auto"/>
            <w:right w:val="none" w:sz="0" w:space="0" w:color="auto"/>
          </w:divBdr>
        </w:div>
        <w:div w:id="685789512">
          <w:marLeft w:val="0"/>
          <w:marRight w:val="0"/>
          <w:marTop w:val="0"/>
          <w:marBottom w:val="0"/>
          <w:divBdr>
            <w:top w:val="none" w:sz="0" w:space="0" w:color="auto"/>
            <w:left w:val="none" w:sz="0" w:space="0" w:color="auto"/>
            <w:bottom w:val="none" w:sz="0" w:space="0" w:color="auto"/>
            <w:right w:val="none" w:sz="0" w:space="0" w:color="auto"/>
          </w:divBdr>
        </w:div>
        <w:div w:id="692413991">
          <w:marLeft w:val="0"/>
          <w:marRight w:val="0"/>
          <w:marTop w:val="0"/>
          <w:marBottom w:val="0"/>
          <w:divBdr>
            <w:top w:val="none" w:sz="0" w:space="0" w:color="auto"/>
            <w:left w:val="none" w:sz="0" w:space="0" w:color="auto"/>
            <w:bottom w:val="none" w:sz="0" w:space="0" w:color="auto"/>
            <w:right w:val="none" w:sz="0" w:space="0" w:color="auto"/>
          </w:divBdr>
        </w:div>
        <w:div w:id="700862466">
          <w:marLeft w:val="0"/>
          <w:marRight w:val="0"/>
          <w:marTop w:val="0"/>
          <w:marBottom w:val="0"/>
          <w:divBdr>
            <w:top w:val="none" w:sz="0" w:space="0" w:color="auto"/>
            <w:left w:val="none" w:sz="0" w:space="0" w:color="auto"/>
            <w:bottom w:val="none" w:sz="0" w:space="0" w:color="auto"/>
            <w:right w:val="none" w:sz="0" w:space="0" w:color="auto"/>
          </w:divBdr>
        </w:div>
        <w:div w:id="700933315">
          <w:marLeft w:val="0"/>
          <w:marRight w:val="0"/>
          <w:marTop w:val="0"/>
          <w:marBottom w:val="0"/>
          <w:divBdr>
            <w:top w:val="none" w:sz="0" w:space="0" w:color="auto"/>
            <w:left w:val="none" w:sz="0" w:space="0" w:color="auto"/>
            <w:bottom w:val="none" w:sz="0" w:space="0" w:color="auto"/>
            <w:right w:val="none" w:sz="0" w:space="0" w:color="auto"/>
          </w:divBdr>
        </w:div>
        <w:div w:id="701515065">
          <w:marLeft w:val="0"/>
          <w:marRight w:val="0"/>
          <w:marTop w:val="0"/>
          <w:marBottom w:val="0"/>
          <w:divBdr>
            <w:top w:val="none" w:sz="0" w:space="0" w:color="auto"/>
            <w:left w:val="none" w:sz="0" w:space="0" w:color="auto"/>
            <w:bottom w:val="none" w:sz="0" w:space="0" w:color="auto"/>
            <w:right w:val="none" w:sz="0" w:space="0" w:color="auto"/>
          </w:divBdr>
        </w:div>
        <w:div w:id="704409453">
          <w:marLeft w:val="0"/>
          <w:marRight w:val="0"/>
          <w:marTop w:val="0"/>
          <w:marBottom w:val="0"/>
          <w:divBdr>
            <w:top w:val="none" w:sz="0" w:space="0" w:color="auto"/>
            <w:left w:val="none" w:sz="0" w:space="0" w:color="auto"/>
            <w:bottom w:val="none" w:sz="0" w:space="0" w:color="auto"/>
            <w:right w:val="none" w:sz="0" w:space="0" w:color="auto"/>
          </w:divBdr>
        </w:div>
        <w:div w:id="705955314">
          <w:marLeft w:val="0"/>
          <w:marRight w:val="0"/>
          <w:marTop w:val="0"/>
          <w:marBottom w:val="0"/>
          <w:divBdr>
            <w:top w:val="none" w:sz="0" w:space="0" w:color="auto"/>
            <w:left w:val="none" w:sz="0" w:space="0" w:color="auto"/>
            <w:bottom w:val="none" w:sz="0" w:space="0" w:color="auto"/>
            <w:right w:val="none" w:sz="0" w:space="0" w:color="auto"/>
          </w:divBdr>
        </w:div>
        <w:div w:id="712652328">
          <w:marLeft w:val="0"/>
          <w:marRight w:val="0"/>
          <w:marTop w:val="0"/>
          <w:marBottom w:val="0"/>
          <w:divBdr>
            <w:top w:val="none" w:sz="0" w:space="0" w:color="auto"/>
            <w:left w:val="none" w:sz="0" w:space="0" w:color="auto"/>
            <w:bottom w:val="none" w:sz="0" w:space="0" w:color="auto"/>
            <w:right w:val="none" w:sz="0" w:space="0" w:color="auto"/>
          </w:divBdr>
        </w:div>
        <w:div w:id="715936956">
          <w:marLeft w:val="0"/>
          <w:marRight w:val="0"/>
          <w:marTop w:val="0"/>
          <w:marBottom w:val="0"/>
          <w:divBdr>
            <w:top w:val="none" w:sz="0" w:space="0" w:color="auto"/>
            <w:left w:val="none" w:sz="0" w:space="0" w:color="auto"/>
            <w:bottom w:val="none" w:sz="0" w:space="0" w:color="auto"/>
            <w:right w:val="none" w:sz="0" w:space="0" w:color="auto"/>
          </w:divBdr>
        </w:div>
        <w:div w:id="718937107">
          <w:marLeft w:val="0"/>
          <w:marRight w:val="0"/>
          <w:marTop w:val="0"/>
          <w:marBottom w:val="0"/>
          <w:divBdr>
            <w:top w:val="none" w:sz="0" w:space="0" w:color="auto"/>
            <w:left w:val="none" w:sz="0" w:space="0" w:color="auto"/>
            <w:bottom w:val="none" w:sz="0" w:space="0" w:color="auto"/>
            <w:right w:val="none" w:sz="0" w:space="0" w:color="auto"/>
          </w:divBdr>
        </w:div>
        <w:div w:id="719406187">
          <w:marLeft w:val="0"/>
          <w:marRight w:val="0"/>
          <w:marTop w:val="0"/>
          <w:marBottom w:val="0"/>
          <w:divBdr>
            <w:top w:val="none" w:sz="0" w:space="0" w:color="auto"/>
            <w:left w:val="none" w:sz="0" w:space="0" w:color="auto"/>
            <w:bottom w:val="none" w:sz="0" w:space="0" w:color="auto"/>
            <w:right w:val="none" w:sz="0" w:space="0" w:color="auto"/>
          </w:divBdr>
        </w:div>
        <w:div w:id="727455418">
          <w:marLeft w:val="0"/>
          <w:marRight w:val="0"/>
          <w:marTop w:val="0"/>
          <w:marBottom w:val="0"/>
          <w:divBdr>
            <w:top w:val="none" w:sz="0" w:space="0" w:color="auto"/>
            <w:left w:val="none" w:sz="0" w:space="0" w:color="auto"/>
            <w:bottom w:val="none" w:sz="0" w:space="0" w:color="auto"/>
            <w:right w:val="none" w:sz="0" w:space="0" w:color="auto"/>
          </w:divBdr>
        </w:div>
        <w:div w:id="733313457">
          <w:marLeft w:val="0"/>
          <w:marRight w:val="0"/>
          <w:marTop w:val="0"/>
          <w:marBottom w:val="0"/>
          <w:divBdr>
            <w:top w:val="none" w:sz="0" w:space="0" w:color="auto"/>
            <w:left w:val="none" w:sz="0" w:space="0" w:color="auto"/>
            <w:bottom w:val="none" w:sz="0" w:space="0" w:color="auto"/>
            <w:right w:val="none" w:sz="0" w:space="0" w:color="auto"/>
          </w:divBdr>
        </w:div>
        <w:div w:id="736901872">
          <w:marLeft w:val="0"/>
          <w:marRight w:val="0"/>
          <w:marTop w:val="0"/>
          <w:marBottom w:val="0"/>
          <w:divBdr>
            <w:top w:val="none" w:sz="0" w:space="0" w:color="auto"/>
            <w:left w:val="none" w:sz="0" w:space="0" w:color="auto"/>
            <w:bottom w:val="none" w:sz="0" w:space="0" w:color="auto"/>
            <w:right w:val="none" w:sz="0" w:space="0" w:color="auto"/>
          </w:divBdr>
          <w:divsChild>
            <w:div w:id="211700133">
              <w:marLeft w:val="0"/>
              <w:marRight w:val="0"/>
              <w:marTop w:val="0"/>
              <w:marBottom w:val="0"/>
              <w:divBdr>
                <w:top w:val="none" w:sz="0" w:space="0" w:color="auto"/>
                <w:left w:val="none" w:sz="0" w:space="0" w:color="auto"/>
                <w:bottom w:val="none" w:sz="0" w:space="0" w:color="auto"/>
                <w:right w:val="none" w:sz="0" w:space="0" w:color="auto"/>
              </w:divBdr>
            </w:div>
            <w:div w:id="213084223">
              <w:marLeft w:val="0"/>
              <w:marRight w:val="0"/>
              <w:marTop w:val="0"/>
              <w:marBottom w:val="0"/>
              <w:divBdr>
                <w:top w:val="none" w:sz="0" w:space="0" w:color="auto"/>
                <w:left w:val="none" w:sz="0" w:space="0" w:color="auto"/>
                <w:bottom w:val="none" w:sz="0" w:space="0" w:color="auto"/>
                <w:right w:val="none" w:sz="0" w:space="0" w:color="auto"/>
              </w:divBdr>
            </w:div>
            <w:div w:id="274751254">
              <w:marLeft w:val="0"/>
              <w:marRight w:val="0"/>
              <w:marTop w:val="0"/>
              <w:marBottom w:val="0"/>
              <w:divBdr>
                <w:top w:val="none" w:sz="0" w:space="0" w:color="auto"/>
                <w:left w:val="none" w:sz="0" w:space="0" w:color="auto"/>
                <w:bottom w:val="none" w:sz="0" w:space="0" w:color="auto"/>
                <w:right w:val="none" w:sz="0" w:space="0" w:color="auto"/>
              </w:divBdr>
            </w:div>
            <w:div w:id="276178723">
              <w:marLeft w:val="0"/>
              <w:marRight w:val="0"/>
              <w:marTop w:val="0"/>
              <w:marBottom w:val="0"/>
              <w:divBdr>
                <w:top w:val="none" w:sz="0" w:space="0" w:color="auto"/>
                <w:left w:val="none" w:sz="0" w:space="0" w:color="auto"/>
                <w:bottom w:val="none" w:sz="0" w:space="0" w:color="auto"/>
                <w:right w:val="none" w:sz="0" w:space="0" w:color="auto"/>
              </w:divBdr>
            </w:div>
            <w:div w:id="281763446">
              <w:marLeft w:val="0"/>
              <w:marRight w:val="0"/>
              <w:marTop w:val="0"/>
              <w:marBottom w:val="0"/>
              <w:divBdr>
                <w:top w:val="none" w:sz="0" w:space="0" w:color="auto"/>
                <w:left w:val="none" w:sz="0" w:space="0" w:color="auto"/>
                <w:bottom w:val="none" w:sz="0" w:space="0" w:color="auto"/>
                <w:right w:val="none" w:sz="0" w:space="0" w:color="auto"/>
              </w:divBdr>
            </w:div>
            <w:div w:id="293370033">
              <w:marLeft w:val="0"/>
              <w:marRight w:val="0"/>
              <w:marTop w:val="0"/>
              <w:marBottom w:val="0"/>
              <w:divBdr>
                <w:top w:val="none" w:sz="0" w:space="0" w:color="auto"/>
                <w:left w:val="none" w:sz="0" w:space="0" w:color="auto"/>
                <w:bottom w:val="none" w:sz="0" w:space="0" w:color="auto"/>
                <w:right w:val="none" w:sz="0" w:space="0" w:color="auto"/>
              </w:divBdr>
            </w:div>
            <w:div w:id="370158013">
              <w:marLeft w:val="0"/>
              <w:marRight w:val="0"/>
              <w:marTop w:val="0"/>
              <w:marBottom w:val="0"/>
              <w:divBdr>
                <w:top w:val="none" w:sz="0" w:space="0" w:color="auto"/>
                <w:left w:val="none" w:sz="0" w:space="0" w:color="auto"/>
                <w:bottom w:val="none" w:sz="0" w:space="0" w:color="auto"/>
                <w:right w:val="none" w:sz="0" w:space="0" w:color="auto"/>
              </w:divBdr>
            </w:div>
            <w:div w:id="441412785">
              <w:marLeft w:val="0"/>
              <w:marRight w:val="0"/>
              <w:marTop w:val="0"/>
              <w:marBottom w:val="0"/>
              <w:divBdr>
                <w:top w:val="none" w:sz="0" w:space="0" w:color="auto"/>
                <w:left w:val="none" w:sz="0" w:space="0" w:color="auto"/>
                <w:bottom w:val="none" w:sz="0" w:space="0" w:color="auto"/>
                <w:right w:val="none" w:sz="0" w:space="0" w:color="auto"/>
              </w:divBdr>
            </w:div>
            <w:div w:id="483860650">
              <w:marLeft w:val="0"/>
              <w:marRight w:val="0"/>
              <w:marTop w:val="0"/>
              <w:marBottom w:val="0"/>
              <w:divBdr>
                <w:top w:val="none" w:sz="0" w:space="0" w:color="auto"/>
                <w:left w:val="none" w:sz="0" w:space="0" w:color="auto"/>
                <w:bottom w:val="none" w:sz="0" w:space="0" w:color="auto"/>
                <w:right w:val="none" w:sz="0" w:space="0" w:color="auto"/>
              </w:divBdr>
            </w:div>
            <w:div w:id="494031992">
              <w:marLeft w:val="0"/>
              <w:marRight w:val="0"/>
              <w:marTop w:val="0"/>
              <w:marBottom w:val="0"/>
              <w:divBdr>
                <w:top w:val="none" w:sz="0" w:space="0" w:color="auto"/>
                <w:left w:val="none" w:sz="0" w:space="0" w:color="auto"/>
                <w:bottom w:val="none" w:sz="0" w:space="0" w:color="auto"/>
                <w:right w:val="none" w:sz="0" w:space="0" w:color="auto"/>
              </w:divBdr>
            </w:div>
            <w:div w:id="498039761">
              <w:marLeft w:val="0"/>
              <w:marRight w:val="0"/>
              <w:marTop w:val="0"/>
              <w:marBottom w:val="0"/>
              <w:divBdr>
                <w:top w:val="none" w:sz="0" w:space="0" w:color="auto"/>
                <w:left w:val="none" w:sz="0" w:space="0" w:color="auto"/>
                <w:bottom w:val="none" w:sz="0" w:space="0" w:color="auto"/>
                <w:right w:val="none" w:sz="0" w:space="0" w:color="auto"/>
              </w:divBdr>
            </w:div>
            <w:div w:id="584068511">
              <w:marLeft w:val="0"/>
              <w:marRight w:val="0"/>
              <w:marTop w:val="0"/>
              <w:marBottom w:val="0"/>
              <w:divBdr>
                <w:top w:val="none" w:sz="0" w:space="0" w:color="auto"/>
                <w:left w:val="none" w:sz="0" w:space="0" w:color="auto"/>
                <w:bottom w:val="none" w:sz="0" w:space="0" w:color="auto"/>
                <w:right w:val="none" w:sz="0" w:space="0" w:color="auto"/>
              </w:divBdr>
            </w:div>
            <w:div w:id="667834043">
              <w:marLeft w:val="0"/>
              <w:marRight w:val="0"/>
              <w:marTop w:val="0"/>
              <w:marBottom w:val="0"/>
              <w:divBdr>
                <w:top w:val="none" w:sz="0" w:space="0" w:color="auto"/>
                <w:left w:val="none" w:sz="0" w:space="0" w:color="auto"/>
                <w:bottom w:val="none" w:sz="0" w:space="0" w:color="auto"/>
                <w:right w:val="none" w:sz="0" w:space="0" w:color="auto"/>
              </w:divBdr>
            </w:div>
            <w:div w:id="744228861">
              <w:marLeft w:val="0"/>
              <w:marRight w:val="0"/>
              <w:marTop w:val="0"/>
              <w:marBottom w:val="0"/>
              <w:divBdr>
                <w:top w:val="none" w:sz="0" w:space="0" w:color="auto"/>
                <w:left w:val="none" w:sz="0" w:space="0" w:color="auto"/>
                <w:bottom w:val="none" w:sz="0" w:space="0" w:color="auto"/>
                <w:right w:val="none" w:sz="0" w:space="0" w:color="auto"/>
              </w:divBdr>
            </w:div>
            <w:div w:id="889001793">
              <w:marLeft w:val="0"/>
              <w:marRight w:val="0"/>
              <w:marTop w:val="0"/>
              <w:marBottom w:val="0"/>
              <w:divBdr>
                <w:top w:val="none" w:sz="0" w:space="0" w:color="auto"/>
                <w:left w:val="none" w:sz="0" w:space="0" w:color="auto"/>
                <w:bottom w:val="none" w:sz="0" w:space="0" w:color="auto"/>
                <w:right w:val="none" w:sz="0" w:space="0" w:color="auto"/>
              </w:divBdr>
            </w:div>
            <w:div w:id="933510439">
              <w:marLeft w:val="0"/>
              <w:marRight w:val="0"/>
              <w:marTop w:val="0"/>
              <w:marBottom w:val="0"/>
              <w:divBdr>
                <w:top w:val="none" w:sz="0" w:space="0" w:color="auto"/>
                <w:left w:val="none" w:sz="0" w:space="0" w:color="auto"/>
                <w:bottom w:val="none" w:sz="0" w:space="0" w:color="auto"/>
                <w:right w:val="none" w:sz="0" w:space="0" w:color="auto"/>
              </w:divBdr>
            </w:div>
            <w:div w:id="966424975">
              <w:marLeft w:val="0"/>
              <w:marRight w:val="0"/>
              <w:marTop w:val="0"/>
              <w:marBottom w:val="0"/>
              <w:divBdr>
                <w:top w:val="none" w:sz="0" w:space="0" w:color="auto"/>
                <w:left w:val="none" w:sz="0" w:space="0" w:color="auto"/>
                <w:bottom w:val="none" w:sz="0" w:space="0" w:color="auto"/>
                <w:right w:val="none" w:sz="0" w:space="0" w:color="auto"/>
              </w:divBdr>
            </w:div>
            <w:div w:id="1011108390">
              <w:marLeft w:val="0"/>
              <w:marRight w:val="0"/>
              <w:marTop w:val="0"/>
              <w:marBottom w:val="0"/>
              <w:divBdr>
                <w:top w:val="none" w:sz="0" w:space="0" w:color="auto"/>
                <w:left w:val="none" w:sz="0" w:space="0" w:color="auto"/>
                <w:bottom w:val="none" w:sz="0" w:space="0" w:color="auto"/>
                <w:right w:val="none" w:sz="0" w:space="0" w:color="auto"/>
              </w:divBdr>
            </w:div>
            <w:div w:id="1119103466">
              <w:marLeft w:val="0"/>
              <w:marRight w:val="0"/>
              <w:marTop w:val="0"/>
              <w:marBottom w:val="0"/>
              <w:divBdr>
                <w:top w:val="none" w:sz="0" w:space="0" w:color="auto"/>
                <w:left w:val="none" w:sz="0" w:space="0" w:color="auto"/>
                <w:bottom w:val="none" w:sz="0" w:space="0" w:color="auto"/>
                <w:right w:val="none" w:sz="0" w:space="0" w:color="auto"/>
              </w:divBdr>
            </w:div>
            <w:div w:id="1262765465">
              <w:marLeft w:val="0"/>
              <w:marRight w:val="0"/>
              <w:marTop w:val="0"/>
              <w:marBottom w:val="0"/>
              <w:divBdr>
                <w:top w:val="none" w:sz="0" w:space="0" w:color="auto"/>
                <w:left w:val="none" w:sz="0" w:space="0" w:color="auto"/>
                <w:bottom w:val="none" w:sz="0" w:space="0" w:color="auto"/>
                <w:right w:val="none" w:sz="0" w:space="0" w:color="auto"/>
              </w:divBdr>
            </w:div>
            <w:div w:id="1298873207">
              <w:marLeft w:val="0"/>
              <w:marRight w:val="0"/>
              <w:marTop w:val="0"/>
              <w:marBottom w:val="0"/>
              <w:divBdr>
                <w:top w:val="none" w:sz="0" w:space="0" w:color="auto"/>
                <w:left w:val="none" w:sz="0" w:space="0" w:color="auto"/>
                <w:bottom w:val="none" w:sz="0" w:space="0" w:color="auto"/>
                <w:right w:val="none" w:sz="0" w:space="0" w:color="auto"/>
              </w:divBdr>
            </w:div>
            <w:div w:id="1377117984">
              <w:marLeft w:val="0"/>
              <w:marRight w:val="0"/>
              <w:marTop w:val="0"/>
              <w:marBottom w:val="0"/>
              <w:divBdr>
                <w:top w:val="none" w:sz="0" w:space="0" w:color="auto"/>
                <w:left w:val="none" w:sz="0" w:space="0" w:color="auto"/>
                <w:bottom w:val="none" w:sz="0" w:space="0" w:color="auto"/>
                <w:right w:val="none" w:sz="0" w:space="0" w:color="auto"/>
              </w:divBdr>
            </w:div>
            <w:div w:id="1439908092">
              <w:marLeft w:val="0"/>
              <w:marRight w:val="0"/>
              <w:marTop w:val="0"/>
              <w:marBottom w:val="0"/>
              <w:divBdr>
                <w:top w:val="none" w:sz="0" w:space="0" w:color="auto"/>
                <w:left w:val="none" w:sz="0" w:space="0" w:color="auto"/>
                <w:bottom w:val="none" w:sz="0" w:space="0" w:color="auto"/>
                <w:right w:val="none" w:sz="0" w:space="0" w:color="auto"/>
              </w:divBdr>
            </w:div>
            <w:div w:id="1575506100">
              <w:marLeft w:val="0"/>
              <w:marRight w:val="0"/>
              <w:marTop w:val="0"/>
              <w:marBottom w:val="0"/>
              <w:divBdr>
                <w:top w:val="none" w:sz="0" w:space="0" w:color="auto"/>
                <w:left w:val="none" w:sz="0" w:space="0" w:color="auto"/>
                <w:bottom w:val="none" w:sz="0" w:space="0" w:color="auto"/>
                <w:right w:val="none" w:sz="0" w:space="0" w:color="auto"/>
              </w:divBdr>
            </w:div>
            <w:div w:id="1596204510">
              <w:marLeft w:val="0"/>
              <w:marRight w:val="0"/>
              <w:marTop w:val="0"/>
              <w:marBottom w:val="0"/>
              <w:divBdr>
                <w:top w:val="none" w:sz="0" w:space="0" w:color="auto"/>
                <w:left w:val="none" w:sz="0" w:space="0" w:color="auto"/>
                <w:bottom w:val="none" w:sz="0" w:space="0" w:color="auto"/>
                <w:right w:val="none" w:sz="0" w:space="0" w:color="auto"/>
              </w:divBdr>
            </w:div>
            <w:div w:id="1637376136">
              <w:marLeft w:val="0"/>
              <w:marRight w:val="0"/>
              <w:marTop w:val="0"/>
              <w:marBottom w:val="0"/>
              <w:divBdr>
                <w:top w:val="none" w:sz="0" w:space="0" w:color="auto"/>
                <w:left w:val="none" w:sz="0" w:space="0" w:color="auto"/>
                <w:bottom w:val="none" w:sz="0" w:space="0" w:color="auto"/>
                <w:right w:val="none" w:sz="0" w:space="0" w:color="auto"/>
              </w:divBdr>
            </w:div>
            <w:div w:id="1720012603">
              <w:marLeft w:val="0"/>
              <w:marRight w:val="0"/>
              <w:marTop w:val="0"/>
              <w:marBottom w:val="0"/>
              <w:divBdr>
                <w:top w:val="none" w:sz="0" w:space="0" w:color="auto"/>
                <w:left w:val="none" w:sz="0" w:space="0" w:color="auto"/>
                <w:bottom w:val="none" w:sz="0" w:space="0" w:color="auto"/>
                <w:right w:val="none" w:sz="0" w:space="0" w:color="auto"/>
              </w:divBdr>
            </w:div>
            <w:div w:id="1723669811">
              <w:marLeft w:val="0"/>
              <w:marRight w:val="0"/>
              <w:marTop w:val="0"/>
              <w:marBottom w:val="0"/>
              <w:divBdr>
                <w:top w:val="none" w:sz="0" w:space="0" w:color="auto"/>
                <w:left w:val="none" w:sz="0" w:space="0" w:color="auto"/>
                <w:bottom w:val="none" w:sz="0" w:space="0" w:color="auto"/>
                <w:right w:val="none" w:sz="0" w:space="0" w:color="auto"/>
              </w:divBdr>
            </w:div>
            <w:div w:id="1901548691">
              <w:marLeft w:val="0"/>
              <w:marRight w:val="0"/>
              <w:marTop w:val="0"/>
              <w:marBottom w:val="0"/>
              <w:divBdr>
                <w:top w:val="none" w:sz="0" w:space="0" w:color="auto"/>
                <w:left w:val="none" w:sz="0" w:space="0" w:color="auto"/>
                <w:bottom w:val="none" w:sz="0" w:space="0" w:color="auto"/>
                <w:right w:val="none" w:sz="0" w:space="0" w:color="auto"/>
              </w:divBdr>
            </w:div>
            <w:div w:id="2057507238">
              <w:marLeft w:val="0"/>
              <w:marRight w:val="0"/>
              <w:marTop w:val="0"/>
              <w:marBottom w:val="0"/>
              <w:divBdr>
                <w:top w:val="none" w:sz="0" w:space="0" w:color="auto"/>
                <w:left w:val="none" w:sz="0" w:space="0" w:color="auto"/>
                <w:bottom w:val="none" w:sz="0" w:space="0" w:color="auto"/>
                <w:right w:val="none" w:sz="0" w:space="0" w:color="auto"/>
              </w:divBdr>
            </w:div>
          </w:divsChild>
        </w:div>
        <w:div w:id="743913297">
          <w:marLeft w:val="0"/>
          <w:marRight w:val="0"/>
          <w:marTop w:val="0"/>
          <w:marBottom w:val="0"/>
          <w:divBdr>
            <w:top w:val="none" w:sz="0" w:space="0" w:color="auto"/>
            <w:left w:val="none" w:sz="0" w:space="0" w:color="auto"/>
            <w:bottom w:val="none" w:sz="0" w:space="0" w:color="auto"/>
            <w:right w:val="none" w:sz="0" w:space="0" w:color="auto"/>
          </w:divBdr>
        </w:div>
        <w:div w:id="747118773">
          <w:marLeft w:val="0"/>
          <w:marRight w:val="0"/>
          <w:marTop w:val="0"/>
          <w:marBottom w:val="0"/>
          <w:divBdr>
            <w:top w:val="none" w:sz="0" w:space="0" w:color="auto"/>
            <w:left w:val="none" w:sz="0" w:space="0" w:color="auto"/>
            <w:bottom w:val="none" w:sz="0" w:space="0" w:color="auto"/>
            <w:right w:val="none" w:sz="0" w:space="0" w:color="auto"/>
          </w:divBdr>
        </w:div>
        <w:div w:id="754087253">
          <w:marLeft w:val="0"/>
          <w:marRight w:val="0"/>
          <w:marTop w:val="0"/>
          <w:marBottom w:val="0"/>
          <w:divBdr>
            <w:top w:val="none" w:sz="0" w:space="0" w:color="auto"/>
            <w:left w:val="none" w:sz="0" w:space="0" w:color="auto"/>
            <w:bottom w:val="none" w:sz="0" w:space="0" w:color="auto"/>
            <w:right w:val="none" w:sz="0" w:space="0" w:color="auto"/>
          </w:divBdr>
        </w:div>
        <w:div w:id="756945452">
          <w:marLeft w:val="0"/>
          <w:marRight w:val="0"/>
          <w:marTop w:val="0"/>
          <w:marBottom w:val="0"/>
          <w:divBdr>
            <w:top w:val="none" w:sz="0" w:space="0" w:color="auto"/>
            <w:left w:val="none" w:sz="0" w:space="0" w:color="auto"/>
            <w:bottom w:val="none" w:sz="0" w:space="0" w:color="auto"/>
            <w:right w:val="none" w:sz="0" w:space="0" w:color="auto"/>
          </w:divBdr>
        </w:div>
        <w:div w:id="772089504">
          <w:marLeft w:val="0"/>
          <w:marRight w:val="0"/>
          <w:marTop w:val="0"/>
          <w:marBottom w:val="0"/>
          <w:divBdr>
            <w:top w:val="none" w:sz="0" w:space="0" w:color="auto"/>
            <w:left w:val="none" w:sz="0" w:space="0" w:color="auto"/>
            <w:bottom w:val="none" w:sz="0" w:space="0" w:color="auto"/>
            <w:right w:val="none" w:sz="0" w:space="0" w:color="auto"/>
          </w:divBdr>
        </w:div>
        <w:div w:id="775751633">
          <w:marLeft w:val="0"/>
          <w:marRight w:val="0"/>
          <w:marTop w:val="0"/>
          <w:marBottom w:val="0"/>
          <w:divBdr>
            <w:top w:val="none" w:sz="0" w:space="0" w:color="auto"/>
            <w:left w:val="none" w:sz="0" w:space="0" w:color="auto"/>
            <w:bottom w:val="none" w:sz="0" w:space="0" w:color="auto"/>
            <w:right w:val="none" w:sz="0" w:space="0" w:color="auto"/>
          </w:divBdr>
        </w:div>
        <w:div w:id="785808484">
          <w:marLeft w:val="0"/>
          <w:marRight w:val="0"/>
          <w:marTop w:val="0"/>
          <w:marBottom w:val="0"/>
          <w:divBdr>
            <w:top w:val="none" w:sz="0" w:space="0" w:color="auto"/>
            <w:left w:val="none" w:sz="0" w:space="0" w:color="auto"/>
            <w:bottom w:val="none" w:sz="0" w:space="0" w:color="auto"/>
            <w:right w:val="none" w:sz="0" w:space="0" w:color="auto"/>
          </w:divBdr>
        </w:div>
        <w:div w:id="788207575">
          <w:marLeft w:val="0"/>
          <w:marRight w:val="0"/>
          <w:marTop w:val="0"/>
          <w:marBottom w:val="0"/>
          <w:divBdr>
            <w:top w:val="none" w:sz="0" w:space="0" w:color="auto"/>
            <w:left w:val="none" w:sz="0" w:space="0" w:color="auto"/>
            <w:bottom w:val="none" w:sz="0" w:space="0" w:color="auto"/>
            <w:right w:val="none" w:sz="0" w:space="0" w:color="auto"/>
          </w:divBdr>
        </w:div>
        <w:div w:id="791368639">
          <w:marLeft w:val="0"/>
          <w:marRight w:val="0"/>
          <w:marTop w:val="0"/>
          <w:marBottom w:val="0"/>
          <w:divBdr>
            <w:top w:val="none" w:sz="0" w:space="0" w:color="auto"/>
            <w:left w:val="none" w:sz="0" w:space="0" w:color="auto"/>
            <w:bottom w:val="none" w:sz="0" w:space="0" w:color="auto"/>
            <w:right w:val="none" w:sz="0" w:space="0" w:color="auto"/>
          </w:divBdr>
        </w:div>
        <w:div w:id="792863754">
          <w:marLeft w:val="0"/>
          <w:marRight w:val="0"/>
          <w:marTop w:val="0"/>
          <w:marBottom w:val="0"/>
          <w:divBdr>
            <w:top w:val="none" w:sz="0" w:space="0" w:color="auto"/>
            <w:left w:val="none" w:sz="0" w:space="0" w:color="auto"/>
            <w:bottom w:val="none" w:sz="0" w:space="0" w:color="auto"/>
            <w:right w:val="none" w:sz="0" w:space="0" w:color="auto"/>
          </w:divBdr>
        </w:div>
        <w:div w:id="797912377">
          <w:marLeft w:val="0"/>
          <w:marRight w:val="0"/>
          <w:marTop w:val="0"/>
          <w:marBottom w:val="0"/>
          <w:divBdr>
            <w:top w:val="none" w:sz="0" w:space="0" w:color="auto"/>
            <w:left w:val="none" w:sz="0" w:space="0" w:color="auto"/>
            <w:bottom w:val="none" w:sz="0" w:space="0" w:color="auto"/>
            <w:right w:val="none" w:sz="0" w:space="0" w:color="auto"/>
          </w:divBdr>
        </w:div>
        <w:div w:id="801731667">
          <w:marLeft w:val="0"/>
          <w:marRight w:val="0"/>
          <w:marTop w:val="0"/>
          <w:marBottom w:val="0"/>
          <w:divBdr>
            <w:top w:val="none" w:sz="0" w:space="0" w:color="auto"/>
            <w:left w:val="none" w:sz="0" w:space="0" w:color="auto"/>
            <w:bottom w:val="none" w:sz="0" w:space="0" w:color="auto"/>
            <w:right w:val="none" w:sz="0" w:space="0" w:color="auto"/>
          </w:divBdr>
        </w:div>
        <w:div w:id="801965496">
          <w:marLeft w:val="0"/>
          <w:marRight w:val="0"/>
          <w:marTop w:val="0"/>
          <w:marBottom w:val="0"/>
          <w:divBdr>
            <w:top w:val="none" w:sz="0" w:space="0" w:color="auto"/>
            <w:left w:val="none" w:sz="0" w:space="0" w:color="auto"/>
            <w:bottom w:val="none" w:sz="0" w:space="0" w:color="auto"/>
            <w:right w:val="none" w:sz="0" w:space="0" w:color="auto"/>
          </w:divBdr>
        </w:div>
        <w:div w:id="807623629">
          <w:marLeft w:val="0"/>
          <w:marRight w:val="0"/>
          <w:marTop w:val="0"/>
          <w:marBottom w:val="0"/>
          <w:divBdr>
            <w:top w:val="none" w:sz="0" w:space="0" w:color="auto"/>
            <w:left w:val="none" w:sz="0" w:space="0" w:color="auto"/>
            <w:bottom w:val="none" w:sz="0" w:space="0" w:color="auto"/>
            <w:right w:val="none" w:sz="0" w:space="0" w:color="auto"/>
          </w:divBdr>
        </w:div>
        <w:div w:id="812017807">
          <w:marLeft w:val="0"/>
          <w:marRight w:val="0"/>
          <w:marTop w:val="0"/>
          <w:marBottom w:val="0"/>
          <w:divBdr>
            <w:top w:val="none" w:sz="0" w:space="0" w:color="auto"/>
            <w:left w:val="none" w:sz="0" w:space="0" w:color="auto"/>
            <w:bottom w:val="none" w:sz="0" w:space="0" w:color="auto"/>
            <w:right w:val="none" w:sz="0" w:space="0" w:color="auto"/>
          </w:divBdr>
        </w:div>
        <w:div w:id="815033677">
          <w:marLeft w:val="0"/>
          <w:marRight w:val="0"/>
          <w:marTop w:val="0"/>
          <w:marBottom w:val="0"/>
          <w:divBdr>
            <w:top w:val="none" w:sz="0" w:space="0" w:color="auto"/>
            <w:left w:val="none" w:sz="0" w:space="0" w:color="auto"/>
            <w:bottom w:val="none" w:sz="0" w:space="0" w:color="auto"/>
            <w:right w:val="none" w:sz="0" w:space="0" w:color="auto"/>
          </w:divBdr>
        </w:div>
        <w:div w:id="816606214">
          <w:marLeft w:val="0"/>
          <w:marRight w:val="0"/>
          <w:marTop w:val="0"/>
          <w:marBottom w:val="0"/>
          <w:divBdr>
            <w:top w:val="none" w:sz="0" w:space="0" w:color="auto"/>
            <w:left w:val="none" w:sz="0" w:space="0" w:color="auto"/>
            <w:bottom w:val="none" w:sz="0" w:space="0" w:color="auto"/>
            <w:right w:val="none" w:sz="0" w:space="0" w:color="auto"/>
          </w:divBdr>
        </w:div>
        <w:div w:id="822695104">
          <w:marLeft w:val="0"/>
          <w:marRight w:val="0"/>
          <w:marTop w:val="0"/>
          <w:marBottom w:val="0"/>
          <w:divBdr>
            <w:top w:val="none" w:sz="0" w:space="0" w:color="auto"/>
            <w:left w:val="none" w:sz="0" w:space="0" w:color="auto"/>
            <w:bottom w:val="none" w:sz="0" w:space="0" w:color="auto"/>
            <w:right w:val="none" w:sz="0" w:space="0" w:color="auto"/>
          </w:divBdr>
        </w:div>
        <w:div w:id="837842703">
          <w:marLeft w:val="0"/>
          <w:marRight w:val="0"/>
          <w:marTop w:val="0"/>
          <w:marBottom w:val="0"/>
          <w:divBdr>
            <w:top w:val="none" w:sz="0" w:space="0" w:color="auto"/>
            <w:left w:val="none" w:sz="0" w:space="0" w:color="auto"/>
            <w:bottom w:val="none" w:sz="0" w:space="0" w:color="auto"/>
            <w:right w:val="none" w:sz="0" w:space="0" w:color="auto"/>
          </w:divBdr>
        </w:div>
        <w:div w:id="846098106">
          <w:marLeft w:val="0"/>
          <w:marRight w:val="0"/>
          <w:marTop w:val="0"/>
          <w:marBottom w:val="0"/>
          <w:divBdr>
            <w:top w:val="none" w:sz="0" w:space="0" w:color="auto"/>
            <w:left w:val="none" w:sz="0" w:space="0" w:color="auto"/>
            <w:bottom w:val="none" w:sz="0" w:space="0" w:color="auto"/>
            <w:right w:val="none" w:sz="0" w:space="0" w:color="auto"/>
          </w:divBdr>
        </w:div>
        <w:div w:id="846405547">
          <w:marLeft w:val="0"/>
          <w:marRight w:val="0"/>
          <w:marTop w:val="0"/>
          <w:marBottom w:val="0"/>
          <w:divBdr>
            <w:top w:val="none" w:sz="0" w:space="0" w:color="auto"/>
            <w:left w:val="none" w:sz="0" w:space="0" w:color="auto"/>
            <w:bottom w:val="none" w:sz="0" w:space="0" w:color="auto"/>
            <w:right w:val="none" w:sz="0" w:space="0" w:color="auto"/>
          </w:divBdr>
        </w:div>
        <w:div w:id="854267562">
          <w:marLeft w:val="0"/>
          <w:marRight w:val="0"/>
          <w:marTop w:val="0"/>
          <w:marBottom w:val="0"/>
          <w:divBdr>
            <w:top w:val="none" w:sz="0" w:space="0" w:color="auto"/>
            <w:left w:val="none" w:sz="0" w:space="0" w:color="auto"/>
            <w:bottom w:val="none" w:sz="0" w:space="0" w:color="auto"/>
            <w:right w:val="none" w:sz="0" w:space="0" w:color="auto"/>
          </w:divBdr>
        </w:div>
        <w:div w:id="855268937">
          <w:marLeft w:val="0"/>
          <w:marRight w:val="0"/>
          <w:marTop w:val="0"/>
          <w:marBottom w:val="0"/>
          <w:divBdr>
            <w:top w:val="none" w:sz="0" w:space="0" w:color="auto"/>
            <w:left w:val="none" w:sz="0" w:space="0" w:color="auto"/>
            <w:bottom w:val="none" w:sz="0" w:space="0" w:color="auto"/>
            <w:right w:val="none" w:sz="0" w:space="0" w:color="auto"/>
          </w:divBdr>
        </w:div>
        <w:div w:id="855733089">
          <w:marLeft w:val="0"/>
          <w:marRight w:val="0"/>
          <w:marTop w:val="0"/>
          <w:marBottom w:val="0"/>
          <w:divBdr>
            <w:top w:val="none" w:sz="0" w:space="0" w:color="auto"/>
            <w:left w:val="none" w:sz="0" w:space="0" w:color="auto"/>
            <w:bottom w:val="none" w:sz="0" w:space="0" w:color="auto"/>
            <w:right w:val="none" w:sz="0" w:space="0" w:color="auto"/>
          </w:divBdr>
        </w:div>
        <w:div w:id="865022175">
          <w:marLeft w:val="0"/>
          <w:marRight w:val="0"/>
          <w:marTop w:val="0"/>
          <w:marBottom w:val="0"/>
          <w:divBdr>
            <w:top w:val="none" w:sz="0" w:space="0" w:color="auto"/>
            <w:left w:val="none" w:sz="0" w:space="0" w:color="auto"/>
            <w:bottom w:val="none" w:sz="0" w:space="0" w:color="auto"/>
            <w:right w:val="none" w:sz="0" w:space="0" w:color="auto"/>
          </w:divBdr>
        </w:div>
        <w:div w:id="866331789">
          <w:marLeft w:val="0"/>
          <w:marRight w:val="0"/>
          <w:marTop w:val="0"/>
          <w:marBottom w:val="0"/>
          <w:divBdr>
            <w:top w:val="none" w:sz="0" w:space="0" w:color="auto"/>
            <w:left w:val="none" w:sz="0" w:space="0" w:color="auto"/>
            <w:bottom w:val="none" w:sz="0" w:space="0" w:color="auto"/>
            <w:right w:val="none" w:sz="0" w:space="0" w:color="auto"/>
          </w:divBdr>
        </w:div>
        <w:div w:id="878279580">
          <w:marLeft w:val="0"/>
          <w:marRight w:val="0"/>
          <w:marTop w:val="0"/>
          <w:marBottom w:val="0"/>
          <w:divBdr>
            <w:top w:val="none" w:sz="0" w:space="0" w:color="auto"/>
            <w:left w:val="none" w:sz="0" w:space="0" w:color="auto"/>
            <w:bottom w:val="none" w:sz="0" w:space="0" w:color="auto"/>
            <w:right w:val="none" w:sz="0" w:space="0" w:color="auto"/>
          </w:divBdr>
        </w:div>
        <w:div w:id="878323841">
          <w:marLeft w:val="0"/>
          <w:marRight w:val="0"/>
          <w:marTop w:val="0"/>
          <w:marBottom w:val="0"/>
          <w:divBdr>
            <w:top w:val="none" w:sz="0" w:space="0" w:color="auto"/>
            <w:left w:val="none" w:sz="0" w:space="0" w:color="auto"/>
            <w:bottom w:val="none" w:sz="0" w:space="0" w:color="auto"/>
            <w:right w:val="none" w:sz="0" w:space="0" w:color="auto"/>
          </w:divBdr>
        </w:div>
        <w:div w:id="881401679">
          <w:marLeft w:val="0"/>
          <w:marRight w:val="0"/>
          <w:marTop w:val="0"/>
          <w:marBottom w:val="0"/>
          <w:divBdr>
            <w:top w:val="none" w:sz="0" w:space="0" w:color="auto"/>
            <w:left w:val="none" w:sz="0" w:space="0" w:color="auto"/>
            <w:bottom w:val="none" w:sz="0" w:space="0" w:color="auto"/>
            <w:right w:val="none" w:sz="0" w:space="0" w:color="auto"/>
          </w:divBdr>
        </w:div>
        <w:div w:id="881554150">
          <w:marLeft w:val="0"/>
          <w:marRight w:val="0"/>
          <w:marTop w:val="0"/>
          <w:marBottom w:val="0"/>
          <w:divBdr>
            <w:top w:val="none" w:sz="0" w:space="0" w:color="auto"/>
            <w:left w:val="none" w:sz="0" w:space="0" w:color="auto"/>
            <w:bottom w:val="none" w:sz="0" w:space="0" w:color="auto"/>
            <w:right w:val="none" w:sz="0" w:space="0" w:color="auto"/>
          </w:divBdr>
        </w:div>
        <w:div w:id="882985808">
          <w:marLeft w:val="0"/>
          <w:marRight w:val="0"/>
          <w:marTop w:val="0"/>
          <w:marBottom w:val="0"/>
          <w:divBdr>
            <w:top w:val="none" w:sz="0" w:space="0" w:color="auto"/>
            <w:left w:val="none" w:sz="0" w:space="0" w:color="auto"/>
            <w:bottom w:val="none" w:sz="0" w:space="0" w:color="auto"/>
            <w:right w:val="none" w:sz="0" w:space="0" w:color="auto"/>
          </w:divBdr>
        </w:div>
        <w:div w:id="883560588">
          <w:marLeft w:val="0"/>
          <w:marRight w:val="0"/>
          <w:marTop w:val="0"/>
          <w:marBottom w:val="0"/>
          <w:divBdr>
            <w:top w:val="none" w:sz="0" w:space="0" w:color="auto"/>
            <w:left w:val="none" w:sz="0" w:space="0" w:color="auto"/>
            <w:bottom w:val="none" w:sz="0" w:space="0" w:color="auto"/>
            <w:right w:val="none" w:sz="0" w:space="0" w:color="auto"/>
          </w:divBdr>
        </w:div>
        <w:div w:id="888034397">
          <w:marLeft w:val="0"/>
          <w:marRight w:val="0"/>
          <w:marTop w:val="0"/>
          <w:marBottom w:val="0"/>
          <w:divBdr>
            <w:top w:val="none" w:sz="0" w:space="0" w:color="auto"/>
            <w:left w:val="none" w:sz="0" w:space="0" w:color="auto"/>
            <w:bottom w:val="none" w:sz="0" w:space="0" w:color="auto"/>
            <w:right w:val="none" w:sz="0" w:space="0" w:color="auto"/>
          </w:divBdr>
        </w:div>
        <w:div w:id="889270723">
          <w:marLeft w:val="0"/>
          <w:marRight w:val="0"/>
          <w:marTop w:val="0"/>
          <w:marBottom w:val="0"/>
          <w:divBdr>
            <w:top w:val="none" w:sz="0" w:space="0" w:color="auto"/>
            <w:left w:val="none" w:sz="0" w:space="0" w:color="auto"/>
            <w:bottom w:val="none" w:sz="0" w:space="0" w:color="auto"/>
            <w:right w:val="none" w:sz="0" w:space="0" w:color="auto"/>
          </w:divBdr>
        </w:div>
        <w:div w:id="890923939">
          <w:marLeft w:val="0"/>
          <w:marRight w:val="0"/>
          <w:marTop w:val="0"/>
          <w:marBottom w:val="0"/>
          <w:divBdr>
            <w:top w:val="none" w:sz="0" w:space="0" w:color="auto"/>
            <w:left w:val="none" w:sz="0" w:space="0" w:color="auto"/>
            <w:bottom w:val="none" w:sz="0" w:space="0" w:color="auto"/>
            <w:right w:val="none" w:sz="0" w:space="0" w:color="auto"/>
          </w:divBdr>
        </w:div>
        <w:div w:id="891306129">
          <w:marLeft w:val="0"/>
          <w:marRight w:val="0"/>
          <w:marTop w:val="0"/>
          <w:marBottom w:val="0"/>
          <w:divBdr>
            <w:top w:val="none" w:sz="0" w:space="0" w:color="auto"/>
            <w:left w:val="none" w:sz="0" w:space="0" w:color="auto"/>
            <w:bottom w:val="none" w:sz="0" w:space="0" w:color="auto"/>
            <w:right w:val="none" w:sz="0" w:space="0" w:color="auto"/>
          </w:divBdr>
        </w:div>
        <w:div w:id="893933378">
          <w:marLeft w:val="0"/>
          <w:marRight w:val="0"/>
          <w:marTop w:val="0"/>
          <w:marBottom w:val="0"/>
          <w:divBdr>
            <w:top w:val="none" w:sz="0" w:space="0" w:color="auto"/>
            <w:left w:val="none" w:sz="0" w:space="0" w:color="auto"/>
            <w:bottom w:val="none" w:sz="0" w:space="0" w:color="auto"/>
            <w:right w:val="none" w:sz="0" w:space="0" w:color="auto"/>
          </w:divBdr>
        </w:div>
        <w:div w:id="896009863">
          <w:marLeft w:val="0"/>
          <w:marRight w:val="0"/>
          <w:marTop w:val="0"/>
          <w:marBottom w:val="0"/>
          <w:divBdr>
            <w:top w:val="none" w:sz="0" w:space="0" w:color="auto"/>
            <w:left w:val="none" w:sz="0" w:space="0" w:color="auto"/>
            <w:bottom w:val="none" w:sz="0" w:space="0" w:color="auto"/>
            <w:right w:val="none" w:sz="0" w:space="0" w:color="auto"/>
          </w:divBdr>
        </w:div>
        <w:div w:id="900479267">
          <w:marLeft w:val="0"/>
          <w:marRight w:val="0"/>
          <w:marTop w:val="0"/>
          <w:marBottom w:val="0"/>
          <w:divBdr>
            <w:top w:val="none" w:sz="0" w:space="0" w:color="auto"/>
            <w:left w:val="none" w:sz="0" w:space="0" w:color="auto"/>
            <w:bottom w:val="none" w:sz="0" w:space="0" w:color="auto"/>
            <w:right w:val="none" w:sz="0" w:space="0" w:color="auto"/>
          </w:divBdr>
        </w:div>
        <w:div w:id="901599832">
          <w:marLeft w:val="0"/>
          <w:marRight w:val="0"/>
          <w:marTop w:val="0"/>
          <w:marBottom w:val="0"/>
          <w:divBdr>
            <w:top w:val="none" w:sz="0" w:space="0" w:color="auto"/>
            <w:left w:val="none" w:sz="0" w:space="0" w:color="auto"/>
            <w:bottom w:val="none" w:sz="0" w:space="0" w:color="auto"/>
            <w:right w:val="none" w:sz="0" w:space="0" w:color="auto"/>
          </w:divBdr>
        </w:div>
        <w:div w:id="907347198">
          <w:marLeft w:val="0"/>
          <w:marRight w:val="0"/>
          <w:marTop w:val="0"/>
          <w:marBottom w:val="0"/>
          <w:divBdr>
            <w:top w:val="none" w:sz="0" w:space="0" w:color="auto"/>
            <w:left w:val="none" w:sz="0" w:space="0" w:color="auto"/>
            <w:bottom w:val="none" w:sz="0" w:space="0" w:color="auto"/>
            <w:right w:val="none" w:sz="0" w:space="0" w:color="auto"/>
          </w:divBdr>
        </w:div>
        <w:div w:id="911426489">
          <w:marLeft w:val="0"/>
          <w:marRight w:val="0"/>
          <w:marTop w:val="0"/>
          <w:marBottom w:val="0"/>
          <w:divBdr>
            <w:top w:val="none" w:sz="0" w:space="0" w:color="auto"/>
            <w:left w:val="none" w:sz="0" w:space="0" w:color="auto"/>
            <w:bottom w:val="none" w:sz="0" w:space="0" w:color="auto"/>
            <w:right w:val="none" w:sz="0" w:space="0" w:color="auto"/>
          </w:divBdr>
        </w:div>
        <w:div w:id="911504240">
          <w:marLeft w:val="0"/>
          <w:marRight w:val="0"/>
          <w:marTop w:val="0"/>
          <w:marBottom w:val="0"/>
          <w:divBdr>
            <w:top w:val="none" w:sz="0" w:space="0" w:color="auto"/>
            <w:left w:val="none" w:sz="0" w:space="0" w:color="auto"/>
            <w:bottom w:val="none" w:sz="0" w:space="0" w:color="auto"/>
            <w:right w:val="none" w:sz="0" w:space="0" w:color="auto"/>
          </w:divBdr>
        </w:div>
        <w:div w:id="917592808">
          <w:marLeft w:val="0"/>
          <w:marRight w:val="0"/>
          <w:marTop w:val="0"/>
          <w:marBottom w:val="0"/>
          <w:divBdr>
            <w:top w:val="none" w:sz="0" w:space="0" w:color="auto"/>
            <w:left w:val="none" w:sz="0" w:space="0" w:color="auto"/>
            <w:bottom w:val="none" w:sz="0" w:space="0" w:color="auto"/>
            <w:right w:val="none" w:sz="0" w:space="0" w:color="auto"/>
          </w:divBdr>
        </w:div>
        <w:div w:id="924724791">
          <w:marLeft w:val="0"/>
          <w:marRight w:val="0"/>
          <w:marTop w:val="0"/>
          <w:marBottom w:val="0"/>
          <w:divBdr>
            <w:top w:val="none" w:sz="0" w:space="0" w:color="auto"/>
            <w:left w:val="none" w:sz="0" w:space="0" w:color="auto"/>
            <w:bottom w:val="none" w:sz="0" w:space="0" w:color="auto"/>
            <w:right w:val="none" w:sz="0" w:space="0" w:color="auto"/>
          </w:divBdr>
        </w:div>
        <w:div w:id="924726273">
          <w:marLeft w:val="0"/>
          <w:marRight w:val="0"/>
          <w:marTop w:val="0"/>
          <w:marBottom w:val="0"/>
          <w:divBdr>
            <w:top w:val="none" w:sz="0" w:space="0" w:color="auto"/>
            <w:left w:val="none" w:sz="0" w:space="0" w:color="auto"/>
            <w:bottom w:val="none" w:sz="0" w:space="0" w:color="auto"/>
            <w:right w:val="none" w:sz="0" w:space="0" w:color="auto"/>
          </w:divBdr>
        </w:div>
        <w:div w:id="928005584">
          <w:marLeft w:val="0"/>
          <w:marRight w:val="0"/>
          <w:marTop w:val="0"/>
          <w:marBottom w:val="0"/>
          <w:divBdr>
            <w:top w:val="none" w:sz="0" w:space="0" w:color="auto"/>
            <w:left w:val="none" w:sz="0" w:space="0" w:color="auto"/>
            <w:bottom w:val="none" w:sz="0" w:space="0" w:color="auto"/>
            <w:right w:val="none" w:sz="0" w:space="0" w:color="auto"/>
          </w:divBdr>
        </w:div>
        <w:div w:id="928932480">
          <w:marLeft w:val="0"/>
          <w:marRight w:val="0"/>
          <w:marTop w:val="0"/>
          <w:marBottom w:val="0"/>
          <w:divBdr>
            <w:top w:val="none" w:sz="0" w:space="0" w:color="auto"/>
            <w:left w:val="none" w:sz="0" w:space="0" w:color="auto"/>
            <w:bottom w:val="none" w:sz="0" w:space="0" w:color="auto"/>
            <w:right w:val="none" w:sz="0" w:space="0" w:color="auto"/>
          </w:divBdr>
        </w:div>
        <w:div w:id="930310178">
          <w:marLeft w:val="0"/>
          <w:marRight w:val="0"/>
          <w:marTop w:val="0"/>
          <w:marBottom w:val="0"/>
          <w:divBdr>
            <w:top w:val="none" w:sz="0" w:space="0" w:color="auto"/>
            <w:left w:val="none" w:sz="0" w:space="0" w:color="auto"/>
            <w:bottom w:val="none" w:sz="0" w:space="0" w:color="auto"/>
            <w:right w:val="none" w:sz="0" w:space="0" w:color="auto"/>
          </w:divBdr>
        </w:div>
        <w:div w:id="930968475">
          <w:marLeft w:val="0"/>
          <w:marRight w:val="0"/>
          <w:marTop w:val="0"/>
          <w:marBottom w:val="0"/>
          <w:divBdr>
            <w:top w:val="none" w:sz="0" w:space="0" w:color="auto"/>
            <w:left w:val="none" w:sz="0" w:space="0" w:color="auto"/>
            <w:bottom w:val="none" w:sz="0" w:space="0" w:color="auto"/>
            <w:right w:val="none" w:sz="0" w:space="0" w:color="auto"/>
          </w:divBdr>
        </w:div>
        <w:div w:id="936640922">
          <w:marLeft w:val="0"/>
          <w:marRight w:val="0"/>
          <w:marTop w:val="0"/>
          <w:marBottom w:val="0"/>
          <w:divBdr>
            <w:top w:val="none" w:sz="0" w:space="0" w:color="auto"/>
            <w:left w:val="none" w:sz="0" w:space="0" w:color="auto"/>
            <w:bottom w:val="none" w:sz="0" w:space="0" w:color="auto"/>
            <w:right w:val="none" w:sz="0" w:space="0" w:color="auto"/>
          </w:divBdr>
        </w:div>
        <w:div w:id="940601017">
          <w:marLeft w:val="0"/>
          <w:marRight w:val="0"/>
          <w:marTop w:val="0"/>
          <w:marBottom w:val="0"/>
          <w:divBdr>
            <w:top w:val="none" w:sz="0" w:space="0" w:color="auto"/>
            <w:left w:val="none" w:sz="0" w:space="0" w:color="auto"/>
            <w:bottom w:val="none" w:sz="0" w:space="0" w:color="auto"/>
            <w:right w:val="none" w:sz="0" w:space="0" w:color="auto"/>
          </w:divBdr>
        </w:div>
        <w:div w:id="951088577">
          <w:marLeft w:val="0"/>
          <w:marRight w:val="0"/>
          <w:marTop w:val="0"/>
          <w:marBottom w:val="0"/>
          <w:divBdr>
            <w:top w:val="none" w:sz="0" w:space="0" w:color="auto"/>
            <w:left w:val="none" w:sz="0" w:space="0" w:color="auto"/>
            <w:bottom w:val="none" w:sz="0" w:space="0" w:color="auto"/>
            <w:right w:val="none" w:sz="0" w:space="0" w:color="auto"/>
          </w:divBdr>
        </w:div>
        <w:div w:id="954098767">
          <w:marLeft w:val="0"/>
          <w:marRight w:val="0"/>
          <w:marTop w:val="0"/>
          <w:marBottom w:val="0"/>
          <w:divBdr>
            <w:top w:val="none" w:sz="0" w:space="0" w:color="auto"/>
            <w:left w:val="none" w:sz="0" w:space="0" w:color="auto"/>
            <w:bottom w:val="none" w:sz="0" w:space="0" w:color="auto"/>
            <w:right w:val="none" w:sz="0" w:space="0" w:color="auto"/>
          </w:divBdr>
        </w:div>
        <w:div w:id="956791670">
          <w:marLeft w:val="0"/>
          <w:marRight w:val="0"/>
          <w:marTop w:val="0"/>
          <w:marBottom w:val="0"/>
          <w:divBdr>
            <w:top w:val="none" w:sz="0" w:space="0" w:color="auto"/>
            <w:left w:val="none" w:sz="0" w:space="0" w:color="auto"/>
            <w:bottom w:val="none" w:sz="0" w:space="0" w:color="auto"/>
            <w:right w:val="none" w:sz="0" w:space="0" w:color="auto"/>
          </w:divBdr>
        </w:div>
        <w:div w:id="961575799">
          <w:marLeft w:val="0"/>
          <w:marRight w:val="0"/>
          <w:marTop w:val="0"/>
          <w:marBottom w:val="0"/>
          <w:divBdr>
            <w:top w:val="none" w:sz="0" w:space="0" w:color="auto"/>
            <w:left w:val="none" w:sz="0" w:space="0" w:color="auto"/>
            <w:bottom w:val="none" w:sz="0" w:space="0" w:color="auto"/>
            <w:right w:val="none" w:sz="0" w:space="0" w:color="auto"/>
          </w:divBdr>
        </w:div>
        <w:div w:id="964853641">
          <w:marLeft w:val="0"/>
          <w:marRight w:val="0"/>
          <w:marTop w:val="0"/>
          <w:marBottom w:val="0"/>
          <w:divBdr>
            <w:top w:val="none" w:sz="0" w:space="0" w:color="auto"/>
            <w:left w:val="none" w:sz="0" w:space="0" w:color="auto"/>
            <w:bottom w:val="none" w:sz="0" w:space="0" w:color="auto"/>
            <w:right w:val="none" w:sz="0" w:space="0" w:color="auto"/>
          </w:divBdr>
        </w:div>
        <w:div w:id="968701100">
          <w:marLeft w:val="0"/>
          <w:marRight w:val="0"/>
          <w:marTop w:val="0"/>
          <w:marBottom w:val="0"/>
          <w:divBdr>
            <w:top w:val="none" w:sz="0" w:space="0" w:color="auto"/>
            <w:left w:val="none" w:sz="0" w:space="0" w:color="auto"/>
            <w:bottom w:val="none" w:sz="0" w:space="0" w:color="auto"/>
            <w:right w:val="none" w:sz="0" w:space="0" w:color="auto"/>
          </w:divBdr>
        </w:div>
        <w:div w:id="970986310">
          <w:marLeft w:val="0"/>
          <w:marRight w:val="0"/>
          <w:marTop w:val="0"/>
          <w:marBottom w:val="0"/>
          <w:divBdr>
            <w:top w:val="none" w:sz="0" w:space="0" w:color="auto"/>
            <w:left w:val="none" w:sz="0" w:space="0" w:color="auto"/>
            <w:bottom w:val="none" w:sz="0" w:space="0" w:color="auto"/>
            <w:right w:val="none" w:sz="0" w:space="0" w:color="auto"/>
          </w:divBdr>
        </w:div>
        <w:div w:id="972252142">
          <w:marLeft w:val="0"/>
          <w:marRight w:val="0"/>
          <w:marTop w:val="0"/>
          <w:marBottom w:val="0"/>
          <w:divBdr>
            <w:top w:val="none" w:sz="0" w:space="0" w:color="auto"/>
            <w:left w:val="none" w:sz="0" w:space="0" w:color="auto"/>
            <w:bottom w:val="none" w:sz="0" w:space="0" w:color="auto"/>
            <w:right w:val="none" w:sz="0" w:space="0" w:color="auto"/>
          </w:divBdr>
        </w:div>
        <w:div w:id="974942989">
          <w:marLeft w:val="0"/>
          <w:marRight w:val="0"/>
          <w:marTop w:val="0"/>
          <w:marBottom w:val="0"/>
          <w:divBdr>
            <w:top w:val="none" w:sz="0" w:space="0" w:color="auto"/>
            <w:left w:val="none" w:sz="0" w:space="0" w:color="auto"/>
            <w:bottom w:val="none" w:sz="0" w:space="0" w:color="auto"/>
            <w:right w:val="none" w:sz="0" w:space="0" w:color="auto"/>
          </w:divBdr>
        </w:div>
        <w:div w:id="977340640">
          <w:marLeft w:val="0"/>
          <w:marRight w:val="0"/>
          <w:marTop w:val="0"/>
          <w:marBottom w:val="0"/>
          <w:divBdr>
            <w:top w:val="none" w:sz="0" w:space="0" w:color="auto"/>
            <w:left w:val="none" w:sz="0" w:space="0" w:color="auto"/>
            <w:bottom w:val="none" w:sz="0" w:space="0" w:color="auto"/>
            <w:right w:val="none" w:sz="0" w:space="0" w:color="auto"/>
          </w:divBdr>
        </w:div>
        <w:div w:id="982079976">
          <w:marLeft w:val="0"/>
          <w:marRight w:val="0"/>
          <w:marTop w:val="0"/>
          <w:marBottom w:val="0"/>
          <w:divBdr>
            <w:top w:val="none" w:sz="0" w:space="0" w:color="auto"/>
            <w:left w:val="none" w:sz="0" w:space="0" w:color="auto"/>
            <w:bottom w:val="none" w:sz="0" w:space="0" w:color="auto"/>
            <w:right w:val="none" w:sz="0" w:space="0" w:color="auto"/>
          </w:divBdr>
        </w:div>
        <w:div w:id="985670486">
          <w:marLeft w:val="0"/>
          <w:marRight w:val="0"/>
          <w:marTop w:val="0"/>
          <w:marBottom w:val="0"/>
          <w:divBdr>
            <w:top w:val="none" w:sz="0" w:space="0" w:color="auto"/>
            <w:left w:val="none" w:sz="0" w:space="0" w:color="auto"/>
            <w:bottom w:val="none" w:sz="0" w:space="0" w:color="auto"/>
            <w:right w:val="none" w:sz="0" w:space="0" w:color="auto"/>
          </w:divBdr>
        </w:div>
        <w:div w:id="990863566">
          <w:marLeft w:val="0"/>
          <w:marRight w:val="0"/>
          <w:marTop w:val="0"/>
          <w:marBottom w:val="0"/>
          <w:divBdr>
            <w:top w:val="none" w:sz="0" w:space="0" w:color="auto"/>
            <w:left w:val="none" w:sz="0" w:space="0" w:color="auto"/>
            <w:bottom w:val="none" w:sz="0" w:space="0" w:color="auto"/>
            <w:right w:val="none" w:sz="0" w:space="0" w:color="auto"/>
          </w:divBdr>
        </w:div>
        <w:div w:id="997734552">
          <w:marLeft w:val="0"/>
          <w:marRight w:val="0"/>
          <w:marTop w:val="0"/>
          <w:marBottom w:val="0"/>
          <w:divBdr>
            <w:top w:val="none" w:sz="0" w:space="0" w:color="auto"/>
            <w:left w:val="none" w:sz="0" w:space="0" w:color="auto"/>
            <w:bottom w:val="none" w:sz="0" w:space="0" w:color="auto"/>
            <w:right w:val="none" w:sz="0" w:space="0" w:color="auto"/>
          </w:divBdr>
        </w:div>
        <w:div w:id="1002469083">
          <w:marLeft w:val="0"/>
          <w:marRight w:val="0"/>
          <w:marTop w:val="0"/>
          <w:marBottom w:val="0"/>
          <w:divBdr>
            <w:top w:val="none" w:sz="0" w:space="0" w:color="auto"/>
            <w:left w:val="none" w:sz="0" w:space="0" w:color="auto"/>
            <w:bottom w:val="none" w:sz="0" w:space="0" w:color="auto"/>
            <w:right w:val="none" w:sz="0" w:space="0" w:color="auto"/>
          </w:divBdr>
        </w:div>
        <w:div w:id="1009285346">
          <w:marLeft w:val="0"/>
          <w:marRight w:val="0"/>
          <w:marTop w:val="0"/>
          <w:marBottom w:val="0"/>
          <w:divBdr>
            <w:top w:val="none" w:sz="0" w:space="0" w:color="auto"/>
            <w:left w:val="none" w:sz="0" w:space="0" w:color="auto"/>
            <w:bottom w:val="none" w:sz="0" w:space="0" w:color="auto"/>
            <w:right w:val="none" w:sz="0" w:space="0" w:color="auto"/>
          </w:divBdr>
        </w:div>
        <w:div w:id="1010257392">
          <w:marLeft w:val="0"/>
          <w:marRight w:val="0"/>
          <w:marTop w:val="0"/>
          <w:marBottom w:val="0"/>
          <w:divBdr>
            <w:top w:val="none" w:sz="0" w:space="0" w:color="auto"/>
            <w:left w:val="none" w:sz="0" w:space="0" w:color="auto"/>
            <w:bottom w:val="none" w:sz="0" w:space="0" w:color="auto"/>
            <w:right w:val="none" w:sz="0" w:space="0" w:color="auto"/>
          </w:divBdr>
        </w:div>
        <w:div w:id="1013073359">
          <w:marLeft w:val="0"/>
          <w:marRight w:val="0"/>
          <w:marTop w:val="0"/>
          <w:marBottom w:val="0"/>
          <w:divBdr>
            <w:top w:val="none" w:sz="0" w:space="0" w:color="auto"/>
            <w:left w:val="none" w:sz="0" w:space="0" w:color="auto"/>
            <w:bottom w:val="none" w:sz="0" w:space="0" w:color="auto"/>
            <w:right w:val="none" w:sz="0" w:space="0" w:color="auto"/>
          </w:divBdr>
        </w:div>
        <w:div w:id="1013608373">
          <w:marLeft w:val="0"/>
          <w:marRight w:val="0"/>
          <w:marTop w:val="0"/>
          <w:marBottom w:val="0"/>
          <w:divBdr>
            <w:top w:val="none" w:sz="0" w:space="0" w:color="auto"/>
            <w:left w:val="none" w:sz="0" w:space="0" w:color="auto"/>
            <w:bottom w:val="none" w:sz="0" w:space="0" w:color="auto"/>
            <w:right w:val="none" w:sz="0" w:space="0" w:color="auto"/>
          </w:divBdr>
        </w:div>
        <w:div w:id="1018889501">
          <w:marLeft w:val="0"/>
          <w:marRight w:val="0"/>
          <w:marTop w:val="0"/>
          <w:marBottom w:val="0"/>
          <w:divBdr>
            <w:top w:val="none" w:sz="0" w:space="0" w:color="auto"/>
            <w:left w:val="none" w:sz="0" w:space="0" w:color="auto"/>
            <w:bottom w:val="none" w:sz="0" w:space="0" w:color="auto"/>
            <w:right w:val="none" w:sz="0" w:space="0" w:color="auto"/>
          </w:divBdr>
        </w:div>
        <w:div w:id="1019239870">
          <w:marLeft w:val="0"/>
          <w:marRight w:val="0"/>
          <w:marTop w:val="0"/>
          <w:marBottom w:val="0"/>
          <w:divBdr>
            <w:top w:val="none" w:sz="0" w:space="0" w:color="auto"/>
            <w:left w:val="none" w:sz="0" w:space="0" w:color="auto"/>
            <w:bottom w:val="none" w:sz="0" w:space="0" w:color="auto"/>
            <w:right w:val="none" w:sz="0" w:space="0" w:color="auto"/>
          </w:divBdr>
        </w:div>
        <w:div w:id="1020202749">
          <w:marLeft w:val="0"/>
          <w:marRight w:val="0"/>
          <w:marTop w:val="0"/>
          <w:marBottom w:val="0"/>
          <w:divBdr>
            <w:top w:val="none" w:sz="0" w:space="0" w:color="auto"/>
            <w:left w:val="none" w:sz="0" w:space="0" w:color="auto"/>
            <w:bottom w:val="none" w:sz="0" w:space="0" w:color="auto"/>
            <w:right w:val="none" w:sz="0" w:space="0" w:color="auto"/>
          </w:divBdr>
        </w:div>
        <w:div w:id="1026445611">
          <w:marLeft w:val="0"/>
          <w:marRight w:val="0"/>
          <w:marTop w:val="0"/>
          <w:marBottom w:val="0"/>
          <w:divBdr>
            <w:top w:val="none" w:sz="0" w:space="0" w:color="auto"/>
            <w:left w:val="none" w:sz="0" w:space="0" w:color="auto"/>
            <w:bottom w:val="none" w:sz="0" w:space="0" w:color="auto"/>
            <w:right w:val="none" w:sz="0" w:space="0" w:color="auto"/>
          </w:divBdr>
        </w:div>
        <w:div w:id="1027102553">
          <w:marLeft w:val="0"/>
          <w:marRight w:val="0"/>
          <w:marTop w:val="0"/>
          <w:marBottom w:val="0"/>
          <w:divBdr>
            <w:top w:val="none" w:sz="0" w:space="0" w:color="auto"/>
            <w:left w:val="none" w:sz="0" w:space="0" w:color="auto"/>
            <w:bottom w:val="none" w:sz="0" w:space="0" w:color="auto"/>
            <w:right w:val="none" w:sz="0" w:space="0" w:color="auto"/>
          </w:divBdr>
        </w:div>
        <w:div w:id="1031418854">
          <w:marLeft w:val="0"/>
          <w:marRight w:val="0"/>
          <w:marTop w:val="0"/>
          <w:marBottom w:val="0"/>
          <w:divBdr>
            <w:top w:val="none" w:sz="0" w:space="0" w:color="auto"/>
            <w:left w:val="none" w:sz="0" w:space="0" w:color="auto"/>
            <w:bottom w:val="none" w:sz="0" w:space="0" w:color="auto"/>
            <w:right w:val="none" w:sz="0" w:space="0" w:color="auto"/>
          </w:divBdr>
        </w:div>
        <w:div w:id="1032270984">
          <w:marLeft w:val="0"/>
          <w:marRight w:val="0"/>
          <w:marTop w:val="0"/>
          <w:marBottom w:val="0"/>
          <w:divBdr>
            <w:top w:val="none" w:sz="0" w:space="0" w:color="auto"/>
            <w:left w:val="none" w:sz="0" w:space="0" w:color="auto"/>
            <w:bottom w:val="none" w:sz="0" w:space="0" w:color="auto"/>
            <w:right w:val="none" w:sz="0" w:space="0" w:color="auto"/>
          </w:divBdr>
        </w:div>
        <w:div w:id="1036930119">
          <w:marLeft w:val="0"/>
          <w:marRight w:val="0"/>
          <w:marTop w:val="0"/>
          <w:marBottom w:val="0"/>
          <w:divBdr>
            <w:top w:val="none" w:sz="0" w:space="0" w:color="auto"/>
            <w:left w:val="none" w:sz="0" w:space="0" w:color="auto"/>
            <w:bottom w:val="none" w:sz="0" w:space="0" w:color="auto"/>
            <w:right w:val="none" w:sz="0" w:space="0" w:color="auto"/>
          </w:divBdr>
        </w:div>
        <w:div w:id="1038312293">
          <w:marLeft w:val="0"/>
          <w:marRight w:val="0"/>
          <w:marTop w:val="0"/>
          <w:marBottom w:val="0"/>
          <w:divBdr>
            <w:top w:val="none" w:sz="0" w:space="0" w:color="auto"/>
            <w:left w:val="none" w:sz="0" w:space="0" w:color="auto"/>
            <w:bottom w:val="none" w:sz="0" w:space="0" w:color="auto"/>
            <w:right w:val="none" w:sz="0" w:space="0" w:color="auto"/>
          </w:divBdr>
        </w:div>
        <w:div w:id="1040665497">
          <w:marLeft w:val="0"/>
          <w:marRight w:val="0"/>
          <w:marTop w:val="0"/>
          <w:marBottom w:val="0"/>
          <w:divBdr>
            <w:top w:val="none" w:sz="0" w:space="0" w:color="auto"/>
            <w:left w:val="none" w:sz="0" w:space="0" w:color="auto"/>
            <w:bottom w:val="none" w:sz="0" w:space="0" w:color="auto"/>
            <w:right w:val="none" w:sz="0" w:space="0" w:color="auto"/>
          </w:divBdr>
        </w:div>
        <w:div w:id="1043677179">
          <w:marLeft w:val="0"/>
          <w:marRight w:val="0"/>
          <w:marTop w:val="0"/>
          <w:marBottom w:val="0"/>
          <w:divBdr>
            <w:top w:val="none" w:sz="0" w:space="0" w:color="auto"/>
            <w:left w:val="none" w:sz="0" w:space="0" w:color="auto"/>
            <w:bottom w:val="none" w:sz="0" w:space="0" w:color="auto"/>
            <w:right w:val="none" w:sz="0" w:space="0" w:color="auto"/>
          </w:divBdr>
        </w:div>
        <w:div w:id="1046029642">
          <w:marLeft w:val="0"/>
          <w:marRight w:val="0"/>
          <w:marTop w:val="0"/>
          <w:marBottom w:val="0"/>
          <w:divBdr>
            <w:top w:val="none" w:sz="0" w:space="0" w:color="auto"/>
            <w:left w:val="none" w:sz="0" w:space="0" w:color="auto"/>
            <w:bottom w:val="none" w:sz="0" w:space="0" w:color="auto"/>
            <w:right w:val="none" w:sz="0" w:space="0" w:color="auto"/>
          </w:divBdr>
        </w:div>
        <w:div w:id="1053389151">
          <w:marLeft w:val="0"/>
          <w:marRight w:val="0"/>
          <w:marTop w:val="0"/>
          <w:marBottom w:val="0"/>
          <w:divBdr>
            <w:top w:val="none" w:sz="0" w:space="0" w:color="auto"/>
            <w:left w:val="none" w:sz="0" w:space="0" w:color="auto"/>
            <w:bottom w:val="none" w:sz="0" w:space="0" w:color="auto"/>
            <w:right w:val="none" w:sz="0" w:space="0" w:color="auto"/>
          </w:divBdr>
        </w:div>
        <w:div w:id="1060204646">
          <w:marLeft w:val="0"/>
          <w:marRight w:val="0"/>
          <w:marTop w:val="0"/>
          <w:marBottom w:val="0"/>
          <w:divBdr>
            <w:top w:val="none" w:sz="0" w:space="0" w:color="auto"/>
            <w:left w:val="none" w:sz="0" w:space="0" w:color="auto"/>
            <w:bottom w:val="none" w:sz="0" w:space="0" w:color="auto"/>
            <w:right w:val="none" w:sz="0" w:space="0" w:color="auto"/>
          </w:divBdr>
        </w:div>
        <w:div w:id="1060521341">
          <w:marLeft w:val="0"/>
          <w:marRight w:val="0"/>
          <w:marTop w:val="0"/>
          <w:marBottom w:val="0"/>
          <w:divBdr>
            <w:top w:val="none" w:sz="0" w:space="0" w:color="auto"/>
            <w:left w:val="none" w:sz="0" w:space="0" w:color="auto"/>
            <w:bottom w:val="none" w:sz="0" w:space="0" w:color="auto"/>
            <w:right w:val="none" w:sz="0" w:space="0" w:color="auto"/>
          </w:divBdr>
        </w:div>
        <w:div w:id="1063911605">
          <w:marLeft w:val="0"/>
          <w:marRight w:val="0"/>
          <w:marTop w:val="0"/>
          <w:marBottom w:val="0"/>
          <w:divBdr>
            <w:top w:val="none" w:sz="0" w:space="0" w:color="auto"/>
            <w:left w:val="none" w:sz="0" w:space="0" w:color="auto"/>
            <w:bottom w:val="none" w:sz="0" w:space="0" w:color="auto"/>
            <w:right w:val="none" w:sz="0" w:space="0" w:color="auto"/>
          </w:divBdr>
        </w:div>
        <w:div w:id="1066338209">
          <w:marLeft w:val="0"/>
          <w:marRight w:val="0"/>
          <w:marTop w:val="0"/>
          <w:marBottom w:val="0"/>
          <w:divBdr>
            <w:top w:val="none" w:sz="0" w:space="0" w:color="auto"/>
            <w:left w:val="none" w:sz="0" w:space="0" w:color="auto"/>
            <w:bottom w:val="none" w:sz="0" w:space="0" w:color="auto"/>
            <w:right w:val="none" w:sz="0" w:space="0" w:color="auto"/>
          </w:divBdr>
        </w:div>
        <w:div w:id="1069184979">
          <w:marLeft w:val="0"/>
          <w:marRight w:val="0"/>
          <w:marTop w:val="0"/>
          <w:marBottom w:val="0"/>
          <w:divBdr>
            <w:top w:val="none" w:sz="0" w:space="0" w:color="auto"/>
            <w:left w:val="none" w:sz="0" w:space="0" w:color="auto"/>
            <w:bottom w:val="none" w:sz="0" w:space="0" w:color="auto"/>
            <w:right w:val="none" w:sz="0" w:space="0" w:color="auto"/>
          </w:divBdr>
        </w:div>
        <w:div w:id="1079248837">
          <w:marLeft w:val="0"/>
          <w:marRight w:val="0"/>
          <w:marTop w:val="0"/>
          <w:marBottom w:val="0"/>
          <w:divBdr>
            <w:top w:val="none" w:sz="0" w:space="0" w:color="auto"/>
            <w:left w:val="none" w:sz="0" w:space="0" w:color="auto"/>
            <w:bottom w:val="none" w:sz="0" w:space="0" w:color="auto"/>
            <w:right w:val="none" w:sz="0" w:space="0" w:color="auto"/>
          </w:divBdr>
        </w:div>
        <w:div w:id="1086532557">
          <w:marLeft w:val="0"/>
          <w:marRight w:val="0"/>
          <w:marTop w:val="0"/>
          <w:marBottom w:val="0"/>
          <w:divBdr>
            <w:top w:val="none" w:sz="0" w:space="0" w:color="auto"/>
            <w:left w:val="none" w:sz="0" w:space="0" w:color="auto"/>
            <w:bottom w:val="none" w:sz="0" w:space="0" w:color="auto"/>
            <w:right w:val="none" w:sz="0" w:space="0" w:color="auto"/>
          </w:divBdr>
        </w:div>
        <w:div w:id="1088313064">
          <w:marLeft w:val="0"/>
          <w:marRight w:val="0"/>
          <w:marTop w:val="0"/>
          <w:marBottom w:val="0"/>
          <w:divBdr>
            <w:top w:val="none" w:sz="0" w:space="0" w:color="auto"/>
            <w:left w:val="none" w:sz="0" w:space="0" w:color="auto"/>
            <w:bottom w:val="none" w:sz="0" w:space="0" w:color="auto"/>
            <w:right w:val="none" w:sz="0" w:space="0" w:color="auto"/>
          </w:divBdr>
        </w:div>
        <w:div w:id="1094205216">
          <w:marLeft w:val="0"/>
          <w:marRight w:val="0"/>
          <w:marTop w:val="0"/>
          <w:marBottom w:val="0"/>
          <w:divBdr>
            <w:top w:val="none" w:sz="0" w:space="0" w:color="auto"/>
            <w:left w:val="none" w:sz="0" w:space="0" w:color="auto"/>
            <w:bottom w:val="none" w:sz="0" w:space="0" w:color="auto"/>
            <w:right w:val="none" w:sz="0" w:space="0" w:color="auto"/>
          </w:divBdr>
        </w:div>
        <w:div w:id="1096369320">
          <w:marLeft w:val="0"/>
          <w:marRight w:val="0"/>
          <w:marTop w:val="0"/>
          <w:marBottom w:val="0"/>
          <w:divBdr>
            <w:top w:val="none" w:sz="0" w:space="0" w:color="auto"/>
            <w:left w:val="none" w:sz="0" w:space="0" w:color="auto"/>
            <w:bottom w:val="none" w:sz="0" w:space="0" w:color="auto"/>
            <w:right w:val="none" w:sz="0" w:space="0" w:color="auto"/>
          </w:divBdr>
        </w:div>
        <w:div w:id="1096633020">
          <w:marLeft w:val="0"/>
          <w:marRight w:val="0"/>
          <w:marTop w:val="0"/>
          <w:marBottom w:val="0"/>
          <w:divBdr>
            <w:top w:val="none" w:sz="0" w:space="0" w:color="auto"/>
            <w:left w:val="none" w:sz="0" w:space="0" w:color="auto"/>
            <w:bottom w:val="none" w:sz="0" w:space="0" w:color="auto"/>
            <w:right w:val="none" w:sz="0" w:space="0" w:color="auto"/>
          </w:divBdr>
        </w:div>
        <w:div w:id="1101757577">
          <w:marLeft w:val="0"/>
          <w:marRight w:val="0"/>
          <w:marTop w:val="0"/>
          <w:marBottom w:val="0"/>
          <w:divBdr>
            <w:top w:val="none" w:sz="0" w:space="0" w:color="auto"/>
            <w:left w:val="none" w:sz="0" w:space="0" w:color="auto"/>
            <w:bottom w:val="none" w:sz="0" w:space="0" w:color="auto"/>
            <w:right w:val="none" w:sz="0" w:space="0" w:color="auto"/>
          </w:divBdr>
        </w:div>
        <w:div w:id="1109544710">
          <w:marLeft w:val="0"/>
          <w:marRight w:val="0"/>
          <w:marTop w:val="0"/>
          <w:marBottom w:val="0"/>
          <w:divBdr>
            <w:top w:val="none" w:sz="0" w:space="0" w:color="auto"/>
            <w:left w:val="none" w:sz="0" w:space="0" w:color="auto"/>
            <w:bottom w:val="none" w:sz="0" w:space="0" w:color="auto"/>
            <w:right w:val="none" w:sz="0" w:space="0" w:color="auto"/>
          </w:divBdr>
        </w:div>
        <w:div w:id="1109856614">
          <w:marLeft w:val="0"/>
          <w:marRight w:val="0"/>
          <w:marTop w:val="0"/>
          <w:marBottom w:val="0"/>
          <w:divBdr>
            <w:top w:val="none" w:sz="0" w:space="0" w:color="auto"/>
            <w:left w:val="none" w:sz="0" w:space="0" w:color="auto"/>
            <w:bottom w:val="none" w:sz="0" w:space="0" w:color="auto"/>
            <w:right w:val="none" w:sz="0" w:space="0" w:color="auto"/>
          </w:divBdr>
        </w:div>
        <w:div w:id="1120370170">
          <w:marLeft w:val="0"/>
          <w:marRight w:val="0"/>
          <w:marTop w:val="0"/>
          <w:marBottom w:val="0"/>
          <w:divBdr>
            <w:top w:val="none" w:sz="0" w:space="0" w:color="auto"/>
            <w:left w:val="none" w:sz="0" w:space="0" w:color="auto"/>
            <w:bottom w:val="none" w:sz="0" w:space="0" w:color="auto"/>
            <w:right w:val="none" w:sz="0" w:space="0" w:color="auto"/>
          </w:divBdr>
          <w:divsChild>
            <w:div w:id="566382019">
              <w:marLeft w:val="0"/>
              <w:marRight w:val="0"/>
              <w:marTop w:val="0"/>
              <w:marBottom w:val="0"/>
              <w:divBdr>
                <w:top w:val="none" w:sz="0" w:space="0" w:color="auto"/>
                <w:left w:val="none" w:sz="0" w:space="0" w:color="auto"/>
                <w:bottom w:val="none" w:sz="0" w:space="0" w:color="auto"/>
                <w:right w:val="none" w:sz="0" w:space="0" w:color="auto"/>
              </w:divBdr>
            </w:div>
            <w:div w:id="731737533">
              <w:marLeft w:val="0"/>
              <w:marRight w:val="0"/>
              <w:marTop w:val="0"/>
              <w:marBottom w:val="0"/>
              <w:divBdr>
                <w:top w:val="none" w:sz="0" w:space="0" w:color="auto"/>
                <w:left w:val="none" w:sz="0" w:space="0" w:color="auto"/>
                <w:bottom w:val="none" w:sz="0" w:space="0" w:color="auto"/>
                <w:right w:val="none" w:sz="0" w:space="0" w:color="auto"/>
              </w:divBdr>
            </w:div>
            <w:div w:id="1086224242">
              <w:marLeft w:val="0"/>
              <w:marRight w:val="0"/>
              <w:marTop w:val="0"/>
              <w:marBottom w:val="0"/>
              <w:divBdr>
                <w:top w:val="none" w:sz="0" w:space="0" w:color="auto"/>
                <w:left w:val="none" w:sz="0" w:space="0" w:color="auto"/>
                <w:bottom w:val="none" w:sz="0" w:space="0" w:color="auto"/>
                <w:right w:val="none" w:sz="0" w:space="0" w:color="auto"/>
              </w:divBdr>
            </w:div>
            <w:div w:id="2134710845">
              <w:marLeft w:val="0"/>
              <w:marRight w:val="0"/>
              <w:marTop w:val="0"/>
              <w:marBottom w:val="0"/>
              <w:divBdr>
                <w:top w:val="none" w:sz="0" w:space="0" w:color="auto"/>
                <w:left w:val="none" w:sz="0" w:space="0" w:color="auto"/>
                <w:bottom w:val="none" w:sz="0" w:space="0" w:color="auto"/>
                <w:right w:val="none" w:sz="0" w:space="0" w:color="auto"/>
              </w:divBdr>
            </w:div>
          </w:divsChild>
        </w:div>
        <w:div w:id="1120798911">
          <w:marLeft w:val="0"/>
          <w:marRight w:val="0"/>
          <w:marTop w:val="0"/>
          <w:marBottom w:val="0"/>
          <w:divBdr>
            <w:top w:val="none" w:sz="0" w:space="0" w:color="auto"/>
            <w:left w:val="none" w:sz="0" w:space="0" w:color="auto"/>
            <w:bottom w:val="none" w:sz="0" w:space="0" w:color="auto"/>
            <w:right w:val="none" w:sz="0" w:space="0" w:color="auto"/>
          </w:divBdr>
        </w:div>
        <w:div w:id="1121268755">
          <w:marLeft w:val="0"/>
          <w:marRight w:val="0"/>
          <w:marTop w:val="0"/>
          <w:marBottom w:val="0"/>
          <w:divBdr>
            <w:top w:val="none" w:sz="0" w:space="0" w:color="auto"/>
            <w:left w:val="none" w:sz="0" w:space="0" w:color="auto"/>
            <w:bottom w:val="none" w:sz="0" w:space="0" w:color="auto"/>
            <w:right w:val="none" w:sz="0" w:space="0" w:color="auto"/>
          </w:divBdr>
        </w:div>
        <w:div w:id="1122959965">
          <w:marLeft w:val="0"/>
          <w:marRight w:val="0"/>
          <w:marTop w:val="0"/>
          <w:marBottom w:val="0"/>
          <w:divBdr>
            <w:top w:val="none" w:sz="0" w:space="0" w:color="auto"/>
            <w:left w:val="none" w:sz="0" w:space="0" w:color="auto"/>
            <w:bottom w:val="none" w:sz="0" w:space="0" w:color="auto"/>
            <w:right w:val="none" w:sz="0" w:space="0" w:color="auto"/>
          </w:divBdr>
        </w:div>
        <w:div w:id="1131249456">
          <w:marLeft w:val="0"/>
          <w:marRight w:val="0"/>
          <w:marTop w:val="0"/>
          <w:marBottom w:val="0"/>
          <w:divBdr>
            <w:top w:val="none" w:sz="0" w:space="0" w:color="auto"/>
            <w:left w:val="none" w:sz="0" w:space="0" w:color="auto"/>
            <w:bottom w:val="none" w:sz="0" w:space="0" w:color="auto"/>
            <w:right w:val="none" w:sz="0" w:space="0" w:color="auto"/>
          </w:divBdr>
        </w:div>
        <w:div w:id="1141196177">
          <w:marLeft w:val="0"/>
          <w:marRight w:val="0"/>
          <w:marTop w:val="0"/>
          <w:marBottom w:val="0"/>
          <w:divBdr>
            <w:top w:val="none" w:sz="0" w:space="0" w:color="auto"/>
            <w:left w:val="none" w:sz="0" w:space="0" w:color="auto"/>
            <w:bottom w:val="none" w:sz="0" w:space="0" w:color="auto"/>
            <w:right w:val="none" w:sz="0" w:space="0" w:color="auto"/>
          </w:divBdr>
        </w:div>
        <w:div w:id="1143228886">
          <w:marLeft w:val="0"/>
          <w:marRight w:val="0"/>
          <w:marTop w:val="0"/>
          <w:marBottom w:val="0"/>
          <w:divBdr>
            <w:top w:val="none" w:sz="0" w:space="0" w:color="auto"/>
            <w:left w:val="none" w:sz="0" w:space="0" w:color="auto"/>
            <w:bottom w:val="none" w:sz="0" w:space="0" w:color="auto"/>
            <w:right w:val="none" w:sz="0" w:space="0" w:color="auto"/>
          </w:divBdr>
        </w:div>
        <w:div w:id="1145008465">
          <w:marLeft w:val="0"/>
          <w:marRight w:val="0"/>
          <w:marTop w:val="0"/>
          <w:marBottom w:val="0"/>
          <w:divBdr>
            <w:top w:val="none" w:sz="0" w:space="0" w:color="auto"/>
            <w:left w:val="none" w:sz="0" w:space="0" w:color="auto"/>
            <w:bottom w:val="none" w:sz="0" w:space="0" w:color="auto"/>
            <w:right w:val="none" w:sz="0" w:space="0" w:color="auto"/>
          </w:divBdr>
        </w:div>
        <w:div w:id="1146781337">
          <w:marLeft w:val="0"/>
          <w:marRight w:val="0"/>
          <w:marTop w:val="0"/>
          <w:marBottom w:val="0"/>
          <w:divBdr>
            <w:top w:val="none" w:sz="0" w:space="0" w:color="auto"/>
            <w:left w:val="none" w:sz="0" w:space="0" w:color="auto"/>
            <w:bottom w:val="none" w:sz="0" w:space="0" w:color="auto"/>
            <w:right w:val="none" w:sz="0" w:space="0" w:color="auto"/>
          </w:divBdr>
        </w:div>
        <w:div w:id="1153716797">
          <w:marLeft w:val="0"/>
          <w:marRight w:val="0"/>
          <w:marTop w:val="0"/>
          <w:marBottom w:val="0"/>
          <w:divBdr>
            <w:top w:val="none" w:sz="0" w:space="0" w:color="auto"/>
            <w:left w:val="none" w:sz="0" w:space="0" w:color="auto"/>
            <w:bottom w:val="none" w:sz="0" w:space="0" w:color="auto"/>
            <w:right w:val="none" w:sz="0" w:space="0" w:color="auto"/>
          </w:divBdr>
        </w:div>
        <w:div w:id="1157574516">
          <w:marLeft w:val="0"/>
          <w:marRight w:val="0"/>
          <w:marTop w:val="0"/>
          <w:marBottom w:val="0"/>
          <w:divBdr>
            <w:top w:val="none" w:sz="0" w:space="0" w:color="auto"/>
            <w:left w:val="none" w:sz="0" w:space="0" w:color="auto"/>
            <w:bottom w:val="none" w:sz="0" w:space="0" w:color="auto"/>
            <w:right w:val="none" w:sz="0" w:space="0" w:color="auto"/>
          </w:divBdr>
        </w:div>
        <w:div w:id="1158033770">
          <w:marLeft w:val="0"/>
          <w:marRight w:val="0"/>
          <w:marTop w:val="0"/>
          <w:marBottom w:val="0"/>
          <w:divBdr>
            <w:top w:val="none" w:sz="0" w:space="0" w:color="auto"/>
            <w:left w:val="none" w:sz="0" w:space="0" w:color="auto"/>
            <w:bottom w:val="none" w:sz="0" w:space="0" w:color="auto"/>
            <w:right w:val="none" w:sz="0" w:space="0" w:color="auto"/>
          </w:divBdr>
        </w:div>
        <w:div w:id="1158839070">
          <w:marLeft w:val="0"/>
          <w:marRight w:val="0"/>
          <w:marTop w:val="0"/>
          <w:marBottom w:val="0"/>
          <w:divBdr>
            <w:top w:val="none" w:sz="0" w:space="0" w:color="auto"/>
            <w:left w:val="none" w:sz="0" w:space="0" w:color="auto"/>
            <w:bottom w:val="none" w:sz="0" w:space="0" w:color="auto"/>
            <w:right w:val="none" w:sz="0" w:space="0" w:color="auto"/>
          </w:divBdr>
        </w:div>
        <w:div w:id="1164660194">
          <w:marLeft w:val="0"/>
          <w:marRight w:val="0"/>
          <w:marTop w:val="0"/>
          <w:marBottom w:val="0"/>
          <w:divBdr>
            <w:top w:val="none" w:sz="0" w:space="0" w:color="auto"/>
            <w:left w:val="none" w:sz="0" w:space="0" w:color="auto"/>
            <w:bottom w:val="none" w:sz="0" w:space="0" w:color="auto"/>
            <w:right w:val="none" w:sz="0" w:space="0" w:color="auto"/>
          </w:divBdr>
        </w:div>
        <w:div w:id="1165165817">
          <w:marLeft w:val="0"/>
          <w:marRight w:val="0"/>
          <w:marTop w:val="0"/>
          <w:marBottom w:val="0"/>
          <w:divBdr>
            <w:top w:val="none" w:sz="0" w:space="0" w:color="auto"/>
            <w:left w:val="none" w:sz="0" w:space="0" w:color="auto"/>
            <w:bottom w:val="none" w:sz="0" w:space="0" w:color="auto"/>
            <w:right w:val="none" w:sz="0" w:space="0" w:color="auto"/>
          </w:divBdr>
        </w:div>
        <w:div w:id="1167555716">
          <w:marLeft w:val="0"/>
          <w:marRight w:val="0"/>
          <w:marTop w:val="0"/>
          <w:marBottom w:val="0"/>
          <w:divBdr>
            <w:top w:val="none" w:sz="0" w:space="0" w:color="auto"/>
            <w:left w:val="none" w:sz="0" w:space="0" w:color="auto"/>
            <w:bottom w:val="none" w:sz="0" w:space="0" w:color="auto"/>
            <w:right w:val="none" w:sz="0" w:space="0" w:color="auto"/>
          </w:divBdr>
        </w:div>
        <w:div w:id="1168986205">
          <w:marLeft w:val="0"/>
          <w:marRight w:val="0"/>
          <w:marTop w:val="0"/>
          <w:marBottom w:val="0"/>
          <w:divBdr>
            <w:top w:val="none" w:sz="0" w:space="0" w:color="auto"/>
            <w:left w:val="none" w:sz="0" w:space="0" w:color="auto"/>
            <w:bottom w:val="none" w:sz="0" w:space="0" w:color="auto"/>
            <w:right w:val="none" w:sz="0" w:space="0" w:color="auto"/>
          </w:divBdr>
        </w:div>
        <w:div w:id="1173685915">
          <w:marLeft w:val="0"/>
          <w:marRight w:val="0"/>
          <w:marTop w:val="0"/>
          <w:marBottom w:val="0"/>
          <w:divBdr>
            <w:top w:val="none" w:sz="0" w:space="0" w:color="auto"/>
            <w:left w:val="none" w:sz="0" w:space="0" w:color="auto"/>
            <w:bottom w:val="none" w:sz="0" w:space="0" w:color="auto"/>
            <w:right w:val="none" w:sz="0" w:space="0" w:color="auto"/>
          </w:divBdr>
        </w:div>
        <w:div w:id="1178470984">
          <w:marLeft w:val="0"/>
          <w:marRight w:val="0"/>
          <w:marTop w:val="0"/>
          <w:marBottom w:val="0"/>
          <w:divBdr>
            <w:top w:val="none" w:sz="0" w:space="0" w:color="auto"/>
            <w:left w:val="none" w:sz="0" w:space="0" w:color="auto"/>
            <w:bottom w:val="none" w:sz="0" w:space="0" w:color="auto"/>
            <w:right w:val="none" w:sz="0" w:space="0" w:color="auto"/>
          </w:divBdr>
        </w:div>
        <w:div w:id="1190609941">
          <w:marLeft w:val="0"/>
          <w:marRight w:val="0"/>
          <w:marTop w:val="0"/>
          <w:marBottom w:val="0"/>
          <w:divBdr>
            <w:top w:val="none" w:sz="0" w:space="0" w:color="auto"/>
            <w:left w:val="none" w:sz="0" w:space="0" w:color="auto"/>
            <w:bottom w:val="none" w:sz="0" w:space="0" w:color="auto"/>
            <w:right w:val="none" w:sz="0" w:space="0" w:color="auto"/>
          </w:divBdr>
        </w:div>
        <w:div w:id="1193878615">
          <w:marLeft w:val="0"/>
          <w:marRight w:val="0"/>
          <w:marTop w:val="0"/>
          <w:marBottom w:val="0"/>
          <w:divBdr>
            <w:top w:val="none" w:sz="0" w:space="0" w:color="auto"/>
            <w:left w:val="none" w:sz="0" w:space="0" w:color="auto"/>
            <w:bottom w:val="none" w:sz="0" w:space="0" w:color="auto"/>
            <w:right w:val="none" w:sz="0" w:space="0" w:color="auto"/>
          </w:divBdr>
        </w:div>
        <w:div w:id="1197502313">
          <w:marLeft w:val="0"/>
          <w:marRight w:val="0"/>
          <w:marTop w:val="0"/>
          <w:marBottom w:val="0"/>
          <w:divBdr>
            <w:top w:val="none" w:sz="0" w:space="0" w:color="auto"/>
            <w:left w:val="none" w:sz="0" w:space="0" w:color="auto"/>
            <w:bottom w:val="none" w:sz="0" w:space="0" w:color="auto"/>
            <w:right w:val="none" w:sz="0" w:space="0" w:color="auto"/>
          </w:divBdr>
        </w:div>
        <w:div w:id="1199121420">
          <w:marLeft w:val="0"/>
          <w:marRight w:val="0"/>
          <w:marTop w:val="0"/>
          <w:marBottom w:val="0"/>
          <w:divBdr>
            <w:top w:val="none" w:sz="0" w:space="0" w:color="auto"/>
            <w:left w:val="none" w:sz="0" w:space="0" w:color="auto"/>
            <w:bottom w:val="none" w:sz="0" w:space="0" w:color="auto"/>
            <w:right w:val="none" w:sz="0" w:space="0" w:color="auto"/>
          </w:divBdr>
        </w:div>
        <w:div w:id="1200514681">
          <w:marLeft w:val="0"/>
          <w:marRight w:val="0"/>
          <w:marTop w:val="0"/>
          <w:marBottom w:val="0"/>
          <w:divBdr>
            <w:top w:val="none" w:sz="0" w:space="0" w:color="auto"/>
            <w:left w:val="none" w:sz="0" w:space="0" w:color="auto"/>
            <w:bottom w:val="none" w:sz="0" w:space="0" w:color="auto"/>
            <w:right w:val="none" w:sz="0" w:space="0" w:color="auto"/>
          </w:divBdr>
        </w:div>
        <w:div w:id="1207065930">
          <w:marLeft w:val="0"/>
          <w:marRight w:val="0"/>
          <w:marTop w:val="0"/>
          <w:marBottom w:val="0"/>
          <w:divBdr>
            <w:top w:val="none" w:sz="0" w:space="0" w:color="auto"/>
            <w:left w:val="none" w:sz="0" w:space="0" w:color="auto"/>
            <w:bottom w:val="none" w:sz="0" w:space="0" w:color="auto"/>
            <w:right w:val="none" w:sz="0" w:space="0" w:color="auto"/>
          </w:divBdr>
        </w:div>
        <w:div w:id="1209563576">
          <w:marLeft w:val="0"/>
          <w:marRight w:val="0"/>
          <w:marTop w:val="0"/>
          <w:marBottom w:val="0"/>
          <w:divBdr>
            <w:top w:val="none" w:sz="0" w:space="0" w:color="auto"/>
            <w:left w:val="none" w:sz="0" w:space="0" w:color="auto"/>
            <w:bottom w:val="none" w:sz="0" w:space="0" w:color="auto"/>
            <w:right w:val="none" w:sz="0" w:space="0" w:color="auto"/>
          </w:divBdr>
        </w:div>
        <w:div w:id="1212111647">
          <w:marLeft w:val="0"/>
          <w:marRight w:val="0"/>
          <w:marTop w:val="0"/>
          <w:marBottom w:val="0"/>
          <w:divBdr>
            <w:top w:val="none" w:sz="0" w:space="0" w:color="auto"/>
            <w:left w:val="none" w:sz="0" w:space="0" w:color="auto"/>
            <w:bottom w:val="none" w:sz="0" w:space="0" w:color="auto"/>
            <w:right w:val="none" w:sz="0" w:space="0" w:color="auto"/>
          </w:divBdr>
        </w:div>
        <w:div w:id="1214846404">
          <w:marLeft w:val="0"/>
          <w:marRight w:val="0"/>
          <w:marTop w:val="0"/>
          <w:marBottom w:val="0"/>
          <w:divBdr>
            <w:top w:val="none" w:sz="0" w:space="0" w:color="auto"/>
            <w:left w:val="none" w:sz="0" w:space="0" w:color="auto"/>
            <w:bottom w:val="none" w:sz="0" w:space="0" w:color="auto"/>
            <w:right w:val="none" w:sz="0" w:space="0" w:color="auto"/>
          </w:divBdr>
        </w:div>
        <w:div w:id="1217357575">
          <w:marLeft w:val="0"/>
          <w:marRight w:val="0"/>
          <w:marTop w:val="0"/>
          <w:marBottom w:val="0"/>
          <w:divBdr>
            <w:top w:val="none" w:sz="0" w:space="0" w:color="auto"/>
            <w:left w:val="none" w:sz="0" w:space="0" w:color="auto"/>
            <w:bottom w:val="none" w:sz="0" w:space="0" w:color="auto"/>
            <w:right w:val="none" w:sz="0" w:space="0" w:color="auto"/>
          </w:divBdr>
        </w:div>
        <w:div w:id="1218006430">
          <w:marLeft w:val="0"/>
          <w:marRight w:val="0"/>
          <w:marTop w:val="0"/>
          <w:marBottom w:val="0"/>
          <w:divBdr>
            <w:top w:val="none" w:sz="0" w:space="0" w:color="auto"/>
            <w:left w:val="none" w:sz="0" w:space="0" w:color="auto"/>
            <w:bottom w:val="none" w:sz="0" w:space="0" w:color="auto"/>
            <w:right w:val="none" w:sz="0" w:space="0" w:color="auto"/>
          </w:divBdr>
        </w:div>
        <w:div w:id="1222400741">
          <w:marLeft w:val="0"/>
          <w:marRight w:val="0"/>
          <w:marTop w:val="0"/>
          <w:marBottom w:val="0"/>
          <w:divBdr>
            <w:top w:val="none" w:sz="0" w:space="0" w:color="auto"/>
            <w:left w:val="none" w:sz="0" w:space="0" w:color="auto"/>
            <w:bottom w:val="none" w:sz="0" w:space="0" w:color="auto"/>
            <w:right w:val="none" w:sz="0" w:space="0" w:color="auto"/>
          </w:divBdr>
        </w:div>
        <w:div w:id="1223368799">
          <w:marLeft w:val="0"/>
          <w:marRight w:val="0"/>
          <w:marTop w:val="0"/>
          <w:marBottom w:val="0"/>
          <w:divBdr>
            <w:top w:val="none" w:sz="0" w:space="0" w:color="auto"/>
            <w:left w:val="none" w:sz="0" w:space="0" w:color="auto"/>
            <w:bottom w:val="none" w:sz="0" w:space="0" w:color="auto"/>
            <w:right w:val="none" w:sz="0" w:space="0" w:color="auto"/>
          </w:divBdr>
        </w:div>
        <w:div w:id="1229266458">
          <w:marLeft w:val="0"/>
          <w:marRight w:val="0"/>
          <w:marTop w:val="0"/>
          <w:marBottom w:val="0"/>
          <w:divBdr>
            <w:top w:val="none" w:sz="0" w:space="0" w:color="auto"/>
            <w:left w:val="none" w:sz="0" w:space="0" w:color="auto"/>
            <w:bottom w:val="none" w:sz="0" w:space="0" w:color="auto"/>
            <w:right w:val="none" w:sz="0" w:space="0" w:color="auto"/>
          </w:divBdr>
        </w:div>
        <w:div w:id="1230070868">
          <w:marLeft w:val="0"/>
          <w:marRight w:val="0"/>
          <w:marTop w:val="0"/>
          <w:marBottom w:val="0"/>
          <w:divBdr>
            <w:top w:val="none" w:sz="0" w:space="0" w:color="auto"/>
            <w:left w:val="none" w:sz="0" w:space="0" w:color="auto"/>
            <w:bottom w:val="none" w:sz="0" w:space="0" w:color="auto"/>
            <w:right w:val="none" w:sz="0" w:space="0" w:color="auto"/>
          </w:divBdr>
        </w:div>
        <w:div w:id="1234924312">
          <w:marLeft w:val="0"/>
          <w:marRight w:val="0"/>
          <w:marTop w:val="0"/>
          <w:marBottom w:val="0"/>
          <w:divBdr>
            <w:top w:val="none" w:sz="0" w:space="0" w:color="auto"/>
            <w:left w:val="none" w:sz="0" w:space="0" w:color="auto"/>
            <w:bottom w:val="none" w:sz="0" w:space="0" w:color="auto"/>
            <w:right w:val="none" w:sz="0" w:space="0" w:color="auto"/>
          </w:divBdr>
        </w:div>
        <w:div w:id="1238513384">
          <w:marLeft w:val="0"/>
          <w:marRight w:val="0"/>
          <w:marTop w:val="0"/>
          <w:marBottom w:val="0"/>
          <w:divBdr>
            <w:top w:val="none" w:sz="0" w:space="0" w:color="auto"/>
            <w:left w:val="none" w:sz="0" w:space="0" w:color="auto"/>
            <w:bottom w:val="none" w:sz="0" w:space="0" w:color="auto"/>
            <w:right w:val="none" w:sz="0" w:space="0" w:color="auto"/>
          </w:divBdr>
        </w:div>
        <w:div w:id="1244530238">
          <w:marLeft w:val="0"/>
          <w:marRight w:val="0"/>
          <w:marTop w:val="0"/>
          <w:marBottom w:val="0"/>
          <w:divBdr>
            <w:top w:val="none" w:sz="0" w:space="0" w:color="auto"/>
            <w:left w:val="none" w:sz="0" w:space="0" w:color="auto"/>
            <w:bottom w:val="none" w:sz="0" w:space="0" w:color="auto"/>
            <w:right w:val="none" w:sz="0" w:space="0" w:color="auto"/>
          </w:divBdr>
        </w:div>
        <w:div w:id="1244990551">
          <w:marLeft w:val="0"/>
          <w:marRight w:val="0"/>
          <w:marTop w:val="0"/>
          <w:marBottom w:val="0"/>
          <w:divBdr>
            <w:top w:val="none" w:sz="0" w:space="0" w:color="auto"/>
            <w:left w:val="none" w:sz="0" w:space="0" w:color="auto"/>
            <w:bottom w:val="none" w:sz="0" w:space="0" w:color="auto"/>
            <w:right w:val="none" w:sz="0" w:space="0" w:color="auto"/>
          </w:divBdr>
        </w:div>
        <w:div w:id="1249190865">
          <w:marLeft w:val="0"/>
          <w:marRight w:val="0"/>
          <w:marTop w:val="0"/>
          <w:marBottom w:val="0"/>
          <w:divBdr>
            <w:top w:val="none" w:sz="0" w:space="0" w:color="auto"/>
            <w:left w:val="none" w:sz="0" w:space="0" w:color="auto"/>
            <w:bottom w:val="none" w:sz="0" w:space="0" w:color="auto"/>
            <w:right w:val="none" w:sz="0" w:space="0" w:color="auto"/>
          </w:divBdr>
        </w:div>
        <w:div w:id="1253509098">
          <w:marLeft w:val="0"/>
          <w:marRight w:val="0"/>
          <w:marTop w:val="0"/>
          <w:marBottom w:val="0"/>
          <w:divBdr>
            <w:top w:val="none" w:sz="0" w:space="0" w:color="auto"/>
            <w:left w:val="none" w:sz="0" w:space="0" w:color="auto"/>
            <w:bottom w:val="none" w:sz="0" w:space="0" w:color="auto"/>
            <w:right w:val="none" w:sz="0" w:space="0" w:color="auto"/>
          </w:divBdr>
        </w:div>
        <w:div w:id="1255481002">
          <w:marLeft w:val="0"/>
          <w:marRight w:val="0"/>
          <w:marTop w:val="0"/>
          <w:marBottom w:val="0"/>
          <w:divBdr>
            <w:top w:val="none" w:sz="0" w:space="0" w:color="auto"/>
            <w:left w:val="none" w:sz="0" w:space="0" w:color="auto"/>
            <w:bottom w:val="none" w:sz="0" w:space="0" w:color="auto"/>
            <w:right w:val="none" w:sz="0" w:space="0" w:color="auto"/>
          </w:divBdr>
        </w:div>
        <w:div w:id="1260136922">
          <w:marLeft w:val="0"/>
          <w:marRight w:val="0"/>
          <w:marTop w:val="0"/>
          <w:marBottom w:val="0"/>
          <w:divBdr>
            <w:top w:val="none" w:sz="0" w:space="0" w:color="auto"/>
            <w:left w:val="none" w:sz="0" w:space="0" w:color="auto"/>
            <w:bottom w:val="none" w:sz="0" w:space="0" w:color="auto"/>
            <w:right w:val="none" w:sz="0" w:space="0" w:color="auto"/>
          </w:divBdr>
        </w:div>
        <w:div w:id="1260987922">
          <w:marLeft w:val="0"/>
          <w:marRight w:val="0"/>
          <w:marTop w:val="0"/>
          <w:marBottom w:val="0"/>
          <w:divBdr>
            <w:top w:val="none" w:sz="0" w:space="0" w:color="auto"/>
            <w:left w:val="none" w:sz="0" w:space="0" w:color="auto"/>
            <w:bottom w:val="none" w:sz="0" w:space="0" w:color="auto"/>
            <w:right w:val="none" w:sz="0" w:space="0" w:color="auto"/>
          </w:divBdr>
        </w:div>
        <w:div w:id="1266882516">
          <w:marLeft w:val="0"/>
          <w:marRight w:val="0"/>
          <w:marTop w:val="0"/>
          <w:marBottom w:val="0"/>
          <w:divBdr>
            <w:top w:val="none" w:sz="0" w:space="0" w:color="auto"/>
            <w:left w:val="none" w:sz="0" w:space="0" w:color="auto"/>
            <w:bottom w:val="none" w:sz="0" w:space="0" w:color="auto"/>
            <w:right w:val="none" w:sz="0" w:space="0" w:color="auto"/>
          </w:divBdr>
        </w:div>
        <w:div w:id="1268385761">
          <w:marLeft w:val="0"/>
          <w:marRight w:val="0"/>
          <w:marTop w:val="0"/>
          <w:marBottom w:val="0"/>
          <w:divBdr>
            <w:top w:val="none" w:sz="0" w:space="0" w:color="auto"/>
            <w:left w:val="none" w:sz="0" w:space="0" w:color="auto"/>
            <w:bottom w:val="none" w:sz="0" w:space="0" w:color="auto"/>
            <w:right w:val="none" w:sz="0" w:space="0" w:color="auto"/>
          </w:divBdr>
        </w:div>
        <w:div w:id="1278488435">
          <w:marLeft w:val="0"/>
          <w:marRight w:val="0"/>
          <w:marTop w:val="0"/>
          <w:marBottom w:val="0"/>
          <w:divBdr>
            <w:top w:val="none" w:sz="0" w:space="0" w:color="auto"/>
            <w:left w:val="none" w:sz="0" w:space="0" w:color="auto"/>
            <w:bottom w:val="none" w:sz="0" w:space="0" w:color="auto"/>
            <w:right w:val="none" w:sz="0" w:space="0" w:color="auto"/>
          </w:divBdr>
        </w:div>
        <w:div w:id="1281761826">
          <w:marLeft w:val="0"/>
          <w:marRight w:val="0"/>
          <w:marTop w:val="0"/>
          <w:marBottom w:val="0"/>
          <w:divBdr>
            <w:top w:val="none" w:sz="0" w:space="0" w:color="auto"/>
            <w:left w:val="none" w:sz="0" w:space="0" w:color="auto"/>
            <w:bottom w:val="none" w:sz="0" w:space="0" w:color="auto"/>
            <w:right w:val="none" w:sz="0" w:space="0" w:color="auto"/>
          </w:divBdr>
        </w:div>
        <w:div w:id="1283923122">
          <w:marLeft w:val="0"/>
          <w:marRight w:val="0"/>
          <w:marTop w:val="0"/>
          <w:marBottom w:val="0"/>
          <w:divBdr>
            <w:top w:val="none" w:sz="0" w:space="0" w:color="auto"/>
            <w:left w:val="none" w:sz="0" w:space="0" w:color="auto"/>
            <w:bottom w:val="none" w:sz="0" w:space="0" w:color="auto"/>
            <w:right w:val="none" w:sz="0" w:space="0" w:color="auto"/>
          </w:divBdr>
        </w:div>
        <w:div w:id="1286738962">
          <w:marLeft w:val="0"/>
          <w:marRight w:val="0"/>
          <w:marTop w:val="0"/>
          <w:marBottom w:val="0"/>
          <w:divBdr>
            <w:top w:val="none" w:sz="0" w:space="0" w:color="auto"/>
            <w:left w:val="none" w:sz="0" w:space="0" w:color="auto"/>
            <w:bottom w:val="none" w:sz="0" w:space="0" w:color="auto"/>
            <w:right w:val="none" w:sz="0" w:space="0" w:color="auto"/>
          </w:divBdr>
        </w:div>
        <w:div w:id="1286887490">
          <w:marLeft w:val="0"/>
          <w:marRight w:val="0"/>
          <w:marTop w:val="0"/>
          <w:marBottom w:val="0"/>
          <w:divBdr>
            <w:top w:val="none" w:sz="0" w:space="0" w:color="auto"/>
            <w:left w:val="none" w:sz="0" w:space="0" w:color="auto"/>
            <w:bottom w:val="none" w:sz="0" w:space="0" w:color="auto"/>
            <w:right w:val="none" w:sz="0" w:space="0" w:color="auto"/>
          </w:divBdr>
        </w:div>
        <w:div w:id="1288776709">
          <w:marLeft w:val="0"/>
          <w:marRight w:val="0"/>
          <w:marTop w:val="0"/>
          <w:marBottom w:val="0"/>
          <w:divBdr>
            <w:top w:val="none" w:sz="0" w:space="0" w:color="auto"/>
            <w:left w:val="none" w:sz="0" w:space="0" w:color="auto"/>
            <w:bottom w:val="none" w:sz="0" w:space="0" w:color="auto"/>
            <w:right w:val="none" w:sz="0" w:space="0" w:color="auto"/>
          </w:divBdr>
        </w:div>
        <w:div w:id="1291858115">
          <w:marLeft w:val="0"/>
          <w:marRight w:val="0"/>
          <w:marTop w:val="0"/>
          <w:marBottom w:val="0"/>
          <w:divBdr>
            <w:top w:val="none" w:sz="0" w:space="0" w:color="auto"/>
            <w:left w:val="none" w:sz="0" w:space="0" w:color="auto"/>
            <w:bottom w:val="none" w:sz="0" w:space="0" w:color="auto"/>
            <w:right w:val="none" w:sz="0" w:space="0" w:color="auto"/>
          </w:divBdr>
        </w:div>
        <w:div w:id="1303922421">
          <w:marLeft w:val="0"/>
          <w:marRight w:val="0"/>
          <w:marTop w:val="0"/>
          <w:marBottom w:val="0"/>
          <w:divBdr>
            <w:top w:val="none" w:sz="0" w:space="0" w:color="auto"/>
            <w:left w:val="none" w:sz="0" w:space="0" w:color="auto"/>
            <w:bottom w:val="none" w:sz="0" w:space="0" w:color="auto"/>
            <w:right w:val="none" w:sz="0" w:space="0" w:color="auto"/>
          </w:divBdr>
        </w:div>
        <w:div w:id="1312521612">
          <w:marLeft w:val="0"/>
          <w:marRight w:val="0"/>
          <w:marTop w:val="0"/>
          <w:marBottom w:val="0"/>
          <w:divBdr>
            <w:top w:val="none" w:sz="0" w:space="0" w:color="auto"/>
            <w:left w:val="none" w:sz="0" w:space="0" w:color="auto"/>
            <w:bottom w:val="none" w:sz="0" w:space="0" w:color="auto"/>
            <w:right w:val="none" w:sz="0" w:space="0" w:color="auto"/>
          </w:divBdr>
        </w:div>
        <w:div w:id="1324432169">
          <w:marLeft w:val="0"/>
          <w:marRight w:val="0"/>
          <w:marTop w:val="0"/>
          <w:marBottom w:val="0"/>
          <w:divBdr>
            <w:top w:val="none" w:sz="0" w:space="0" w:color="auto"/>
            <w:left w:val="none" w:sz="0" w:space="0" w:color="auto"/>
            <w:bottom w:val="none" w:sz="0" w:space="0" w:color="auto"/>
            <w:right w:val="none" w:sz="0" w:space="0" w:color="auto"/>
          </w:divBdr>
        </w:div>
        <w:div w:id="1326670801">
          <w:marLeft w:val="0"/>
          <w:marRight w:val="0"/>
          <w:marTop w:val="0"/>
          <w:marBottom w:val="0"/>
          <w:divBdr>
            <w:top w:val="none" w:sz="0" w:space="0" w:color="auto"/>
            <w:left w:val="none" w:sz="0" w:space="0" w:color="auto"/>
            <w:bottom w:val="none" w:sz="0" w:space="0" w:color="auto"/>
            <w:right w:val="none" w:sz="0" w:space="0" w:color="auto"/>
          </w:divBdr>
        </w:div>
        <w:div w:id="1338077879">
          <w:marLeft w:val="0"/>
          <w:marRight w:val="0"/>
          <w:marTop w:val="0"/>
          <w:marBottom w:val="0"/>
          <w:divBdr>
            <w:top w:val="none" w:sz="0" w:space="0" w:color="auto"/>
            <w:left w:val="none" w:sz="0" w:space="0" w:color="auto"/>
            <w:bottom w:val="none" w:sz="0" w:space="0" w:color="auto"/>
            <w:right w:val="none" w:sz="0" w:space="0" w:color="auto"/>
          </w:divBdr>
        </w:div>
        <w:div w:id="1342076880">
          <w:marLeft w:val="0"/>
          <w:marRight w:val="0"/>
          <w:marTop w:val="0"/>
          <w:marBottom w:val="0"/>
          <w:divBdr>
            <w:top w:val="none" w:sz="0" w:space="0" w:color="auto"/>
            <w:left w:val="none" w:sz="0" w:space="0" w:color="auto"/>
            <w:bottom w:val="none" w:sz="0" w:space="0" w:color="auto"/>
            <w:right w:val="none" w:sz="0" w:space="0" w:color="auto"/>
          </w:divBdr>
        </w:div>
        <w:div w:id="1344434474">
          <w:marLeft w:val="0"/>
          <w:marRight w:val="0"/>
          <w:marTop w:val="0"/>
          <w:marBottom w:val="0"/>
          <w:divBdr>
            <w:top w:val="none" w:sz="0" w:space="0" w:color="auto"/>
            <w:left w:val="none" w:sz="0" w:space="0" w:color="auto"/>
            <w:bottom w:val="none" w:sz="0" w:space="0" w:color="auto"/>
            <w:right w:val="none" w:sz="0" w:space="0" w:color="auto"/>
          </w:divBdr>
        </w:div>
        <w:div w:id="1352684561">
          <w:marLeft w:val="0"/>
          <w:marRight w:val="0"/>
          <w:marTop w:val="0"/>
          <w:marBottom w:val="0"/>
          <w:divBdr>
            <w:top w:val="none" w:sz="0" w:space="0" w:color="auto"/>
            <w:left w:val="none" w:sz="0" w:space="0" w:color="auto"/>
            <w:bottom w:val="none" w:sz="0" w:space="0" w:color="auto"/>
            <w:right w:val="none" w:sz="0" w:space="0" w:color="auto"/>
          </w:divBdr>
        </w:div>
        <w:div w:id="1356081677">
          <w:marLeft w:val="0"/>
          <w:marRight w:val="0"/>
          <w:marTop w:val="0"/>
          <w:marBottom w:val="0"/>
          <w:divBdr>
            <w:top w:val="none" w:sz="0" w:space="0" w:color="auto"/>
            <w:left w:val="none" w:sz="0" w:space="0" w:color="auto"/>
            <w:bottom w:val="none" w:sz="0" w:space="0" w:color="auto"/>
            <w:right w:val="none" w:sz="0" w:space="0" w:color="auto"/>
          </w:divBdr>
        </w:div>
        <w:div w:id="1363700911">
          <w:marLeft w:val="0"/>
          <w:marRight w:val="0"/>
          <w:marTop w:val="0"/>
          <w:marBottom w:val="0"/>
          <w:divBdr>
            <w:top w:val="none" w:sz="0" w:space="0" w:color="auto"/>
            <w:left w:val="none" w:sz="0" w:space="0" w:color="auto"/>
            <w:bottom w:val="none" w:sz="0" w:space="0" w:color="auto"/>
            <w:right w:val="none" w:sz="0" w:space="0" w:color="auto"/>
          </w:divBdr>
        </w:div>
        <w:div w:id="1364669102">
          <w:marLeft w:val="0"/>
          <w:marRight w:val="0"/>
          <w:marTop w:val="0"/>
          <w:marBottom w:val="0"/>
          <w:divBdr>
            <w:top w:val="none" w:sz="0" w:space="0" w:color="auto"/>
            <w:left w:val="none" w:sz="0" w:space="0" w:color="auto"/>
            <w:bottom w:val="none" w:sz="0" w:space="0" w:color="auto"/>
            <w:right w:val="none" w:sz="0" w:space="0" w:color="auto"/>
          </w:divBdr>
        </w:div>
        <w:div w:id="1368989635">
          <w:marLeft w:val="0"/>
          <w:marRight w:val="0"/>
          <w:marTop w:val="0"/>
          <w:marBottom w:val="0"/>
          <w:divBdr>
            <w:top w:val="none" w:sz="0" w:space="0" w:color="auto"/>
            <w:left w:val="none" w:sz="0" w:space="0" w:color="auto"/>
            <w:bottom w:val="none" w:sz="0" w:space="0" w:color="auto"/>
            <w:right w:val="none" w:sz="0" w:space="0" w:color="auto"/>
          </w:divBdr>
        </w:div>
        <w:div w:id="1372152577">
          <w:marLeft w:val="0"/>
          <w:marRight w:val="0"/>
          <w:marTop w:val="0"/>
          <w:marBottom w:val="0"/>
          <w:divBdr>
            <w:top w:val="none" w:sz="0" w:space="0" w:color="auto"/>
            <w:left w:val="none" w:sz="0" w:space="0" w:color="auto"/>
            <w:bottom w:val="none" w:sz="0" w:space="0" w:color="auto"/>
            <w:right w:val="none" w:sz="0" w:space="0" w:color="auto"/>
          </w:divBdr>
        </w:div>
        <w:div w:id="1375498827">
          <w:marLeft w:val="0"/>
          <w:marRight w:val="0"/>
          <w:marTop w:val="0"/>
          <w:marBottom w:val="0"/>
          <w:divBdr>
            <w:top w:val="none" w:sz="0" w:space="0" w:color="auto"/>
            <w:left w:val="none" w:sz="0" w:space="0" w:color="auto"/>
            <w:bottom w:val="none" w:sz="0" w:space="0" w:color="auto"/>
            <w:right w:val="none" w:sz="0" w:space="0" w:color="auto"/>
          </w:divBdr>
        </w:div>
        <w:div w:id="1381515112">
          <w:marLeft w:val="0"/>
          <w:marRight w:val="0"/>
          <w:marTop w:val="0"/>
          <w:marBottom w:val="0"/>
          <w:divBdr>
            <w:top w:val="none" w:sz="0" w:space="0" w:color="auto"/>
            <w:left w:val="none" w:sz="0" w:space="0" w:color="auto"/>
            <w:bottom w:val="none" w:sz="0" w:space="0" w:color="auto"/>
            <w:right w:val="none" w:sz="0" w:space="0" w:color="auto"/>
          </w:divBdr>
        </w:div>
        <w:div w:id="1382942072">
          <w:marLeft w:val="0"/>
          <w:marRight w:val="0"/>
          <w:marTop w:val="0"/>
          <w:marBottom w:val="0"/>
          <w:divBdr>
            <w:top w:val="none" w:sz="0" w:space="0" w:color="auto"/>
            <w:left w:val="none" w:sz="0" w:space="0" w:color="auto"/>
            <w:bottom w:val="none" w:sz="0" w:space="0" w:color="auto"/>
            <w:right w:val="none" w:sz="0" w:space="0" w:color="auto"/>
          </w:divBdr>
        </w:div>
        <w:div w:id="1385451393">
          <w:marLeft w:val="0"/>
          <w:marRight w:val="0"/>
          <w:marTop w:val="0"/>
          <w:marBottom w:val="0"/>
          <w:divBdr>
            <w:top w:val="none" w:sz="0" w:space="0" w:color="auto"/>
            <w:left w:val="none" w:sz="0" w:space="0" w:color="auto"/>
            <w:bottom w:val="none" w:sz="0" w:space="0" w:color="auto"/>
            <w:right w:val="none" w:sz="0" w:space="0" w:color="auto"/>
          </w:divBdr>
        </w:div>
        <w:div w:id="1386370522">
          <w:marLeft w:val="0"/>
          <w:marRight w:val="0"/>
          <w:marTop w:val="0"/>
          <w:marBottom w:val="0"/>
          <w:divBdr>
            <w:top w:val="none" w:sz="0" w:space="0" w:color="auto"/>
            <w:left w:val="none" w:sz="0" w:space="0" w:color="auto"/>
            <w:bottom w:val="none" w:sz="0" w:space="0" w:color="auto"/>
            <w:right w:val="none" w:sz="0" w:space="0" w:color="auto"/>
          </w:divBdr>
        </w:div>
        <w:div w:id="1399552231">
          <w:marLeft w:val="0"/>
          <w:marRight w:val="0"/>
          <w:marTop w:val="0"/>
          <w:marBottom w:val="0"/>
          <w:divBdr>
            <w:top w:val="none" w:sz="0" w:space="0" w:color="auto"/>
            <w:left w:val="none" w:sz="0" w:space="0" w:color="auto"/>
            <w:bottom w:val="none" w:sz="0" w:space="0" w:color="auto"/>
            <w:right w:val="none" w:sz="0" w:space="0" w:color="auto"/>
          </w:divBdr>
        </w:div>
        <w:div w:id="1404058683">
          <w:marLeft w:val="0"/>
          <w:marRight w:val="0"/>
          <w:marTop w:val="0"/>
          <w:marBottom w:val="0"/>
          <w:divBdr>
            <w:top w:val="none" w:sz="0" w:space="0" w:color="auto"/>
            <w:left w:val="none" w:sz="0" w:space="0" w:color="auto"/>
            <w:bottom w:val="none" w:sz="0" w:space="0" w:color="auto"/>
            <w:right w:val="none" w:sz="0" w:space="0" w:color="auto"/>
          </w:divBdr>
        </w:div>
        <w:div w:id="1411199397">
          <w:marLeft w:val="0"/>
          <w:marRight w:val="0"/>
          <w:marTop w:val="0"/>
          <w:marBottom w:val="0"/>
          <w:divBdr>
            <w:top w:val="none" w:sz="0" w:space="0" w:color="auto"/>
            <w:left w:val="none" w:sz="0" w:space="0" w:color="auto"/>
            <w:bottom w:val="none" w:sz="0" w:space="0" w:color="auto"/>
            <w:right w:val="none" w:sz="0" w:space="0" w:color="auto"/>
          </w:divBdr>
        </w:div>
        <w:div w:id="1413963811">
          <w:marLeft w:val="0"/>
          <w:marRight w:val="0"/>
          <w:marTop w:val="0"/>
          <w:marBottom w:val="0"/>
          <w:divBdr>
            <w:top w:val="none" w:sz="0" w:space="0" w:color="auto"/>
            <w:left w:val="none" w:sz="0" w:space="0" w:color="auto"/>
            <w:bottom w:val="none" w:sz="0" w:space="0" w:color="auto"/>
            <w:right w:val="none" w:sz="0" w:space="0" w:color="auto"/>
          </w:divBdr>
        </w:div>
        <w:div w:id="1431386916">
          <w:marLeft w:val="0"/>
          <w:marRight w:val="0"/>
          <w:marTop w:val="0"/>
          <w:marBottom w:val="0"/>
          <w:divBdr>
            <w:top w:val="none" w:sz="0" w:space="0" w:color="auto"/>
            <w:left w:val="none" w:sz="0" w:space="0" w:color="auto"/>
            <w:bottom w:val="none" w:sz="0" w:space="0" w:color="auto"/>
            <w:right w:val="none" w:sz="0" w:space="0" w:color="auto"/>
          </w:divBdr>
        </w:div>
        <w:div w:id="1438523674">
          <w:marLeft w:val="0"/>
          <w:marRight w:val="0"/>
          <w:marTop w:val="0"/>
          <w:marBottom w:val="0"/>
          <w:divBdr>
            <w:top w:val="none" w:sz="0" w:space="0" w:color="auto"/>
            <w:left w:val="none" w:sz="0" w:space="0" w:color="auto"/>
            <w:bottom w:val="none" w:sz="0" w:space="0" w:color="auto"/>
            <w:right w:val="none" w:sz="0" w:space="0" w:color="auto"/>
          </w:divBdr>
        </w:div>
        <w:div w:id="1445691347">
          <w:marLeft w:val="0"/>
          <w:marRight w:val="0"/>
          <w:marTop w:val="0"/>
          <w:marBottom w:val="0"/>
          <w:divBdr>
            <w:top w:val="none" w:sz="0" w:space="0" w:color="auto"/>
            <w:left w:val="none" w:sz="0" w:space="0" w:color="auto"/>
            <w:bottom w:val="none" w:sz="0" w:space="0" w:color="auto"/>
            <w:right w:val="none" w:sz="0" w:space="0" w:color="auto"/>
          </w:divBdr>
        </w:div>
        <w:div w:id="1451241690">
          <w:marLeft w:val="0"/>
          <w:marRight w:val="0"/>
          <w:marTop w:val="0"/>
          <w:marBottom w:val="0"/>
          <w:divBdr>
            <w:top w:val="none" w:sz="0" w:space="0" w:color="auto"/>
            <w:left w:val="none" w:sz="0" w:space="0" w:color="auto"/>
            <w:bottom w:val="none" w:sz="0" w:space="0" w:color="auto"/>
            <w:right w:val="none" w:sz="0" w:space="0" w:color="auto"/>
          </w:divBdr>
        </w:div>
        <w:div w:id="1455978472">
          <w:marLeft w:val="0"/>
          <w:marRight w:val="0"/>
          <w:marTop w:val="0"/>
          <w:marBottom w:val="0"/>
          <w:divBdr>
            <w:top w:val="none" w:sz="0" w:space="0" w:color="auto"/>
            <w:left w:val="none" w:sz="0" w:space="0" w:color="auto"/>
            <w:bottom w:val="none" w:sz="0" w:space="0" w:color="auto"/>
            <w:right w:val="none" w:sz="0" w:space="0" w:color="auto"/>
          </w:divBdr>
        </w:div>
        <w:div w:id="1468161860">
          <w:marLeft w:val="0"/>
          <w:marRight w:val="0"/>
          <w:marTop w:val="0"/>
          <w:marBottom w:val="0"/>
          <w:divBdr>
            <w:top w:val="none" w:sz="0" w:space="0" w:color="auto"/>
            <w:left w:val="none" w:sz="0" w:space="0" w:color="auto"/>
            <w:bottom w:val="none" w:sz="0" w:space="0" w:color="auto"/>
            <w:right w:val="none" w:sz="0" w:space="0" w:color="auto"/>
          </w:divBdr>
        </w:div>
        <w:div w:id="1475561134">
          <w:marLeft w:val="0"/>
          <w:marRight w:val="0"/>
          <w:marTop w:val="0"/>
          <w:marBottom w:val="0"/>
          <w:divBdr>
            <w:top w:val="none" w:sz="0" w:space="0" w:color="auto"/>
            <w:left w:val="none" w:sz="0" w:space="0" w:color="auto"/>
            <w:bottom w:val="none" w:sz="0" w:space="0" w:color="auto"/>
            <w:right w:val="none" w:sz="0" w:space="0" w:color="auto"/>
          </w:divBdr>
        </w:div>
        <w:div w:id="1476488832">
          <w:marLeft w:val="0"/>
          <w:marRight w:val="0"/>
          <w:marTop w:val="0"/>
          <w:marBottom w:val="0"/>
          <w:divBdr>
            <w:top w:val="none" w:sz="0" w:space="0" w:color="auto"/>
            <w:left w:val="none" w:sz="0" w:space="0" w:color="auto"/>
            <w:bottom w:val="none" w:sz="0" w:space="0" w:color="auto"/>
            <w:right w:val="none" w:sz="0" w:space="0" w:color="auto"/>
          </w:divBdr>
        </w:div>
        <w:div w:id="1476801749">
          <w:marLeft w:val="0"/>
          <w:marRight w:val="0"/>
          <w:marTop w:val="0"/>
          <w:marBottom w:val="0"/>
          <w:divBdr>
            <w:top w:val="none" w:sz="0" w:space="0" w:color="auto"/>
            <w:left w:val="none" w:sz="0" w:space="0" w:color="auto"/>
            <w:bottom w:val="none" w:sz="0" w:space="0" w:color="auto"/>
            <w:right w:val="none" w:sz="0" w:space="0" w:color="auto"/>
          </w:divBdr>
        </w:div>
        <w:div w:id="1486437163">
          <w:marLeft w:val="0"/>
          <w:marRight w:val="0"/>
          <w:marTop w:val="0"/>
          <w:marBottom w:val="0"/>
          <w:divBdr>
            <w:top w:val="none" w:sz="0" w:space="0" w:color="auto"/>
            <w:left w:val="none" w:sz="0" w:space="0" w:color="auto"/>
            <w:bottom w:val="none" w:sz="0" w:space="0" w:color="auto"/>
            <w:right w:val="none" w:sz="0" w:space="0" w:color="auto"/>
          </w:divBdr>
        </w:div>
        <w:div w:id="1491361837">
          <w:marLeft w:val="0"/>
          <w:marRight w:val="0"/>
          <w:marTop w:val="0"/>
          <w:marBottom w:val="0"/>
          <w:divBdr>
            <w:top w:val="none" w:sz="0" w:space="0" w:color="auto"/>
            <w:left w:val="none" w:sz="0" w:space="0" w:color="auto"/>
            <w:bottom w:val="none" w:sz="0" w:space="0" w:color="auto"/>
            <w:right w:val="none" w:sz="0" w:space="0" w:color="auto"/>
          </w:divBdr>
        </w:div>
        <w:div w:id="1491411563">
          <w:marLeft w:val="0"/>
          <w:marRight w:val="0"/>
          <w:marTop w:val="0"/>
          <w:marBottom w:val="0"/>
          <w:divBdr>
            <w:top w:val="none" w:sz="0" w:space="0" w:color="auto"/>
            <w:left w:val="none" w:sz="0" w:space="0" w:color="auto"/>
            <w:bottom w:val="none" w:sz="0" w:space="0" w:color="auto"/>
            <w:right w:val="none" w:sz="0" w:space="0" w:color="auto"/>
          </w:divBdr>
        </w:div>
        <w:div w:id="1492213499">
          <w:marLeft w:val="0"/>
          <w:marRight w:val="0"/>
          <w:marTop w:val="0"/>
          <w:marBottom w:val="0"/>
          <w:divBdr>
            <w:top w:val="none" w:sz="0" w:space="0" w:color="auto"/>
            <w:left w:val="none" w:sz="0" w:space="0" w:color="auto"/>
            <w:bottom w:val="none" w:sz="0" w:space="0" w:color="auto"/>
            <w:right w:val="none" w:sz="0" w:space="0" w:color="auto"/>
          </w:divBdr>
        </w:div>
        <w:div w:id="1496457203">
          <w:marLeft w:val="0"/>
          <w:marRight w:val="0"/>
          <w:marTop w:val="0"/>
          <w:marBottom w:val="0"/>
          <w:divBdr>
            <w:top w:val="none" w:sz="0" w:space="0" w:color="auto"/>
            <w:left w:val="none" w:sz="0" w:space="0" w:color="auto"/>
            <w:bottom w:val="none" w:sz="0" w:space="0" w:color="auto"/>
            <w:right w:val="none" w:sz="0" w:space="0" w:color="auto"/>
          </w:divBdr>
        </w:div>
        <w:div w:id="1503349962">
          <w:marLeft w:val="0"/>
          <w:marRight w:val="0"/>
          <w:marTop w:val="0"/>
          <w:marBottom w:val="0"/>
          <w:divBdr>
            <w:top w:val="none" w:sz="0" w:space="0" w:color="auto"/>
            <w:left w:val="none" w:sz="0" w:space="0" w:color="auto"/>
            <w:bottom w:val="none" w:sz="0" w:space="0" w:color="auto"/>
            <w:right w:val="none" w:sz="0" w:space="0" w:color="auto"/>
          </w:divBdr>
        </w:div>
        <w:div w:id="1507213182">
          <w:marLeft w:val="0"/>
          <w:marRight w:val="0"/>
          <w:marTop w:val="0"/>
          <w:marBottom w:val="0"/>
          <w:divBdr>
            <w:top w:val="none" w:sz="0" w:space="0" w:color="auto"/>
            <w:left w:val="none" w:sz="0" w:space="0" w:color="auto"/>
            <w:bottom w:val="none" w:sz="0" w:space="0" w:color="auto"/>
            <w:right w:val="none" w:sz="0" w:space="0" w:color="auto"/>
          </w:divBdr>
        </w:div>
        <w:div w:id="1510673931">
          <w:marLeft w:val="0"/>
          <w:marRight w:val="0"/>
          <w:marTop w:val="0"/>
          <w:marBottom w:val="0"/>
          <w:divBdr>
            <w:top w:val="none" w:sz="0" w:space="0" w:color="auto"/>
            <w:left w:val="none" w:sz="0" w:space="0" w:color="auto"/>
            <w:bottom w:val="none" w:sz="0" w:space="0" w:color="auto"/>
            <w:right w:val="none" w:sz="0" w:space="0" w:color="auto"/>
          </w:divBdr>
        </w:div>
        <w:div w:id="1516262466">
          <w:marLeft w:val="0"/>
          <w:marRight w:val="0"/>
          <w:marTop w:val="0"/>
          <w:marBottom w:val="0"/>
          <w:divBdr>
            <w:top w:val="none" w:sz="0" w:space="0" w:color="auto"/>
            <w:left w:val="none" w:sz="0" w:space="0" w:color="auto"/>
            <w:bottom w:val="none" w:sz="0" w:space="0" w:color="auto"/>
            <w:right w:val="none" w:sz="0" w:space="0" w:color="auto"/>
          </w:divBdr>
        </w:div>
        <w:div w:id="1520654753">
          <w:marLeft w:val="0"/>
          <w:marRight w:val="0"/>
          <w:marTop w:val="0"/>
          <w:marBottom w:val="0"/>
          <w:divBdr>
            <w:top w:val="none" w:sz="0" w:space="0" w:color="auto"/>
            <w:left w:val="none" w:sz="0" w:space="0" w:color="auto"/>
            <w:bottom w:val="none" w:sz="0" w:space="0" w:color="auto"/>
            <w:right w:val="none" w:sz="0" w:space="0" w:color="auto"/>
          </w:divBdr>
        </w:div>
        <w:div w:id="1529372976">
          <w:marLeft w:val="0"/>
          <w:marRight w:val="0"/>
          <w:marTop w:val="0"/>
          <w:marBottom w:val="0"/>
          <w:divBdr>
            <w:top w:val="none" w:sz="0" w:space="0" w:color="auto"/>
            <w:left w:val="none" w:sz="0" w:space="0" w:color="auto"/>
            <w:bottom w:val="none" w:sz="0" w:space="0" w:color="auto"/>
            <w:right w:val="none" w:sz="0" w:space="0" w:color="auto"/>
          </w:divBdr>
        </w:div>
        <w:div w:id="1530532291">
          <w:marLeft w:val="0"/>
          <w:marRight w:val="0"/>
          <w:marTop w:val="0"/>
          <w:marBottom w:val="0"/>
          <w:divBdr>
            <w:top w:val="none" w:sz="0" w:space="0" w:color="auto"/>
            <w:left w:val="none" w:sz="0" w:space="0" w:color="auto"/>
            <w:bottom w:val="none" w:sz="0" w:space="0" w:color="auto"/>
            <w:right w:val="none" w:sz="0" w:space="0" w:color="auto"/>
          </w:divBdr>
        </w:div>
        <w:div w:id="1530754887">
          <w:marLeft w:val="0"/>
          <w:marRight w:val="0"/>
          <w:marTop w:val="0"/>
          <w:marBottom w:val="0"/>
          <w:divBdr>
            <w:top w:val="none" w:sz="0" w:space="0" w:color="auto"/>
            <w:left w:val="none" w:sz="0" w:space="0" w:color="auto"/>
            <w:bottom w:val="none" w:sz="0" w:space="0" w:color="auto"/>
            <w:right w:val="none" w:sz="0" w:space="0" w:color="auto"/>
          </w:divBdr>
        </w:div>
        <w:div w:id="1535852547">
          <w:marLeft w:val="0"/>
          <w:marRight w:val="0"/>
          <w:marTop w:val="0"/>
          <w:marBottom w:val="0"/>
          <w:divBdr>
            <w:top w:val="none" w:sz="0" w:space="0" w:color="auto"/>
            <w:left w:val="none" w:sz="0" w:space="0" w:color="auto"/>
            <w:bottom w:val="none" w:sz="0" w:space="0" w:color="auto"/>
            <w:right w:val="none" w:sz="0" w:space="0" w:color="auto"/>
          </w:divBdr>
        </w:div>
        <w:div w:id="1539781450">
          <w:marLeft w:val="0"/>
          <w:marRight w:val="0"/>
          <w:marTop w:val="0"/>
          <w:marBottom w:val="0"/>
          <w:divBdr>
            <w:top w:val="none" w:sz="0" w:space="0" w:color="auto"/>
            <w:left w:val="none" w:sz="0" w:space="0" w:color="auto"/>
            <w:bottom w:val="none" w:sz="0" w:space="0" w:color="auto"/>
            <w:right w:val="none" w:sz="0" w:space="0" w:color="auto"/>
          </w:divBdr>
        </w:div>
        <w:div w:id="1540169585">
          <w:marLeft w:val="0"/>
          <w:marRight w:val="0"/>
          <w:marTop w:val="0"/>
          <w:marBottom w:val="0"/>
          <w:divBdr>
            <w:top w:val="none" w:sz="0" w:space="0" w:color="auto"/>
            <w:left w:val="none" w:sz="0" w:space="0" w:color="auto"/>
            <w:bottom w:val="none" w:sz="0" w:space="0" w:color="auto"/>
            <w:right w:val="none" w:sz="0" w:space="0" w:color="auto"/>
          </w:divBdr>
        </w:div>
        <w:div w:id="1540585282">
          <w:marLeft w:val="0"/>
          <w:marRight w:val="0"/>
          <w:marTop w:val="0"/>
          <w:marBottom w:val="0"/>
          <w:divBdr>
            <w:top w:val="none" w:sz="0" w:space="0" w:color="auto"/>
            <w:left w:val="none" w:sz="0" w:space="0" w:color="auto"/>
            <w:bottom w:val="none" w:sz="0" w:space="0" w:color="auto"/>
            <w:right w:val="none" w:sz="0" w:space="0" w:color="auto"/>
          </w:divBdr>
        </w:div>
        <w:div w:id="1545170461">
          <w:marLeft w:val="0"/>
          <w:marRight w:val="0"/>
          <w:marTop w:val="0"/>
          <w:marBottom w:val="0"/>
          <w:divBdr>
            <w:top w:val="none" w:sz="0" w:space="0" w:color="auto"/>
            <w:left w:val="none" w:sz="0" w:space="0" w:color="auto"/>
            <w:bottom w:val="none" w:sz="0" w:space="0" w:color="auto"/>
            <w:right w:val="none" w:sz="0" w:space="0" w:color="auto"/>
          </w:divBdr>
        </w:div>
        <w:div w:id="1546481363">
          <w:marLeft w:val="0"/>
          <w:marRight w:val="0"/>
          <w:marTop w:val="0"/>
          <w:marBottom w:val="0"/>
          <w:divBdr>
            <w:top w:val="none" w:sz="0" w:space="0" w:color="auto"/>
            <w:left w:val="none" w:sz="0" w:space="0" w:color="auto"/>
            <w:bottom w:val="none" w:sz="0" w:space="0" w:color="auto"/>
            <w:right w:val="none" w:sz="0" w:space="0" w:color="auto"/>
          </w:divBdr>
        </w:div>
        <w:div w:id="1553276072">
          <w:marLeft w:val="0"/>
          <w:marRight w:val="0"/>
          <w:marTop w:val="0"/>
          <w:marBottom w:val="0"/>
          <w:divBdr>
            <w:top w:val="none" w:sz="0" w:space="0" w:color="auto"/>
            <w:left w:val="none" w:sz="0" w:space="0" w:color="auto"/>
            <w:bottom w:val="none" w:sz="0" w:space="0" w:color="auto"/>
            <w:right w:val="none" w:sz="0" w:space="0" w:color="auto"/>
          </w:divBdr>
        </w:div>
        <w:div w:id="1553881859">
          <w:marLeft w:val="0"/>
          <w:marRight w:val="0"/>
          <w:marTop w:val="0"/>
          <w:marBottom w:val="0"/>
          <w:divBdr>
            <w:top w:val="none" w:sz="0" w:space="0" w:color="auto"/>
            <w:left w:val="none" w:sz="0" w:space="0" w:color="auto"/>
            <w:bottom w:val="none" w:sz="0" w:space="0" w:color="auto"/>
            <w:right w:val="none" w:sz="0" w:space="0" w:color="auto"/>
          </w:divBdr>
        </w:div>
        <w:div w:id="1557860927">
          <w:marLeft w:val="0"/>
          <w:marRight w:val="0"/>
          <w:marTop w:val="0"/>
          <w:marBottom w:val="0"/>
          <w:divBdr>
            <w:top w:val="none" w:sz="0" w:space="0" w:color="auto"/>
            <w:left w:val="none" w:sz="0" w:space="0" w:color="auto"/>
            <w:bottom w:val="none" w:sz="0" w:space="0" w:color="auto"/>
            <w:right w:val="none" w:sz="0" w:space="0" w:color="auto"/>
          </w:divBdr>
        </w:div>
        <w:div w:id="1565287583">
          <w:marLeft w:val="0"/>
          <w:marRight w:val="0"/>
          <w:marTop w:val="0"/>
          <w:marBottom w:val="0"/>
          <w:divBdr>
            <w:top w:val="none" w:sz="0" w:space="0" w:color="auto"/>
            <w:left w:val="none" w:sz="0" w:space="0" w:color="auto"/>
            <w:bottom w:val="none" w:sz="0" w:space="0" w:color="auto"/>
            <w:right w:val="none" w:sz="0" w:space="0" w:color="auto"/>
          </w:divBdr>
        </w:div>
        <w:div w:id="1566448328">
          <w:marLeft w:val="0"/>
          <w:marRight w:val="0"/>
          <w:marTop w:val="0"/>
          <w:marBottom w:val="0"/>
          <w:divBdr>
            <w:top w:val="none" w:sz="0" w:space="0" w:color="auto"/>
            <w:left w:val="none" w:sz="0" w:space="0" w:color="auto"/>
            <w:bottom w:val="none" w:sz="0" w:space="0" w:color="auto"/>
            <w:right w:val="none" w:sz="0" w:space="0" w:color="auto"/>
          </w:divBdr>
          <w:divsChild>
            <w:div w:id="933780579">
              <w:marLeft w:val="0"/>
              <w:marRight w:val="0"/>
              <w:marTop w:val="0"/>
              <w:marBottom w:val="0"/>
              <w:divBdr>
                <w:top w:val="none" w:sz="0" w:space="0" w:color="auto"/>
                <w:left w:val="none" w:sz="0" w:space="0" w:color="auto"/>
                <w:bottom w:val="none" w:sz="0" w:space="0" w:color="auto"/>
                <w:right w:val="none" w:sz="0" w:space="0" w:color="auto"/>
              </w:divBdr>
            </w:div>
            <w:div w:id="1070927409">
              <w:marLeft w:val="0"/>
              <w:marRight w:val="0"/>
              <w:marTop w:val="0"/>
              <w:marBottom w:val="0"/>
              <w:divBdr>
                <w:top w:val="none" w:sz="0" w:space="0" w:color="auto"/>
                <w:left w:val="none" w:sz="0" w:space="0" w:color="auto"/>
                <w:bottom w:val="none" w:sz="0" w:space="0" w:color="auto"/>
                <w:right w:val="none" w:sz="0" w:space="0" w:color="auto"/>
              </w:divBdr>
            </w:div>
            <w:div w:id="1739815710">
              <w:marLeft w:val="0"/>
              <w:marRight w:val="0"/>
              <w:marTop w:val="0"/>
              <w:marBottom w:val="0"/>
              <w:divBdr>
                <w:top w:val="none" w:sz="0" w:space="0" w:color="auto"/>
                <w:left w:val="none" w:sz="0" w:space="0" w:color="auto"/>
                <w:bottom w:val="none" w:sz="0" w:space="0" w:color="auto"/>
                <w:right w:val="none" w:sz="0" w:space="0" w:color="auto"/>
              </w:divBdr>
            </w:div>
            <w:div w:id="1773166817">
              <w:marLeft w:val="0"/>
              <w:marRight w:val="0"/>
              <w:marTop w:val="0"/>
              <w:marBottom w:val="0"/>
              <w:divBdr>
                <w:top w:val="none" w:sz="0" w:space="0" w:color="auto"/>
                <w:left w:val="none" w:sz="0" w:space="0" w:color="auto"/>
                <w:bottom w:val="none" w:sz="0" w:space="0" w:color="auto"/>
                <w:right w:val="none" w:sz="0" w:space="0" w:color="auto"/>
              </w:divBdr>
            </w:div>
          </w:divsChild>
        </w:div>
        <w:div w:id="1566523365">
          <w:marLeft w:val="0"/>
          <w:marRight w:val="0"/>
          <w:marTop w:val="0"/>
          <w:marBottom w:val="0"/>
          <w:divBdr>
            <w:top w:val="none" w:sz="0" w:space="0" w:color="auto"/>
            <w:left w:val="none" w:sz="0" w:space="0" w:color="auto"/>
            <w:bottom w:val="none" w:sz="0" w:space="0" w:color="auto"/>
            <w:right w:val="none" w:sz="0" w:space="0" w:color="auto"/>
          </w:divBdr>
        </w:div>
        <w:div w:id="1572502616">
          <w:marLeft w:val="0"/>
          <w:marRight w:val="0"/>
          <w:marTop w:val="0"/>
          <w:marBottom w:val="0"/>
          <w:divBdr>
            <w:top w:val="none" w:sz="0" w:space="0" w:color="auto"/>
            <w:left w:val="none" w:sz="0" w:space="0" w:color="auto"/>
            <w:bottom w:val="none" w:sz="0" w:space="0" w:color="auto"/>
            <w:right w:val="none" w:sz="0" w:space="0" w:color="auto"/>
          </w:divBdr>
        </w:div>
        <w:div w:id="1572933140">
          <w:marLeft w:val="0"/>
          <w:marRight w:val="0"/>
          <w:marTop w:val="0"/>
          <w:marBottom w:val="0"/>
          <w:divBdr>
            <w:top w:val="none" w:sz="0" w:space="0" w:color="auto"/>
            <w:left w:val="none" w:sz="0" w:space="0" w:color="auto"/>
            <w:bottom w:val="none" w:sz="0" w:space="0" w:color="auto"/>
            <w:right w:val="none" w:sz="0" w:space="0" w:color="auto"/>
          </w:divBdr>
        </w:div>
        <w:div w:id="1576552547">
          <w:marLeft w:val="0"/>
          <w:marRight w:val="0"/>
          <w:marTop w:val="0"/>
          <w:marBottom w:val="0"/>
          <w:divBdr>
            <w:top w:val="none" w:sz="0" w:space="0" w:color="auto"/>
            <w:left w:val="none" w:sz="0" w:space="0" w:color="auto"/>
            <w:bottom w:val="none" w:sz="0" w:space="0" w:color="auto"/>
            <w:right w:val="none" w:sz="0" w:space="0" w:color="auto"/>
          </w:divBdr>
        </w:div>
        <w:div w:id="1577474842">
          <w:marLeft w:val="0"/>
          <w:marRight w:val="0"/>
          <w:marTop w:val="0"/>
          <w:marBottom w:val="0"/>
          <w:divBdr>
            <w:top w:val="none" w:sz="0" w:space="0" w:color="auto"/>
            <w:left w:val="none" w:sz="0" w:space="0" w:color="auto"/>
            <w:bottom w:val="none" w:sz="0" w:space="0" w:color="auto"/>
            <w:right w:val="none" w:sz="0" w:space="0" w:color="auto"/>
          </w:divBdr>
        </w:div>
        <w:div w:id="1578054380">
          <w:marLeft w:val="0"/>
          <w:marRight w:val="0"/>
          <w:marTop w:val="0"/>
          <w:marBottom w:val="0"/>
          <w:divBdr>
            <w:top w:val="none" w:sz="0" w:space="0" w:color="auto"/>
            <w:left w:val="none" w:sz="0" w:space="0" w:color="auto"/>
            <w:bottom w:val="none" w:sz="0" w:space="0" w:color="auto"/>
            <w:right w:val="none" w:sz="0" w:space="0" w:color="auto"/>
          </w:divBdr>
        </w:div>
        <w:div w:id="1582833980">
          <w:marLeft w:val="0"/>
          <w:marRight w:val="0"/>
          <w:marTop w:val="0"/>
          <w:marBottom w:val="0"/>
          <w:divBdr>
            <w:top w:val="none" w:sz="0" w:space="0" w:color="auto"/>
            <w:left w:val="none" w:sz="0" w:space="0" w:color="auto"/>
            <w:bottom w:val="none" w:sz="0" w:space="0" w:color="auto"/>
            <w:right w:val="none" w:sz="0" w:space="0" w:color="auto"/>
          </w:divBdr>
        </w:div>
        <w:div w:id="1586760634">
          <w:marLeft w:val="0"/>
          <w:marRight w:val="0"/>
          <w:marTop w:val="0"/>
          <w:marBottom w:val="0"/>
          <w:divBdr>
            <w:top w:val="none" w:sz="0" w:space="0" w:color="auto"/>
            <w:left w:val="none" w:sz="0" w:space="0" w:color="auto"/>
            <w:bottom w:val="none" w:sz="0" w:space="0" w:color="auto"/>
            <w:right w:val="none" w:sz="0" w:space="0" w:color="auto"/>
          </w:divBdr>
        </w:div>
        <w:div w:id="1588493750">
          <w:marLeft w:val="0"/>
          <w:marRight w:val="0"/>
          <w:marTop w:val="0"/>
          <w:marBottom w:val="0"/>
          <w:divBdr>
            <w:top w:val="none" w:sz="0" w:space="0" w:color="auto"/>
            <w:left w:val="none" w:sz="0" w:space="0" w:color="auto"/>
            <w:bottom w:val="none" w:sz="0" w:space="0" w:color="auto"/>
            <w:right w:val="none" w:sz="0" w:space="0" w:color="auto"/>
          </w:divBdr>
        </w:div>
        <w:div w:id="1590894455">
          <w:marLeft w:val="0"/>
          <w:marRight w:val="0"/>
          <w:marTop w:val="0"/>
          <w:marBottom w:val="0"/>
          <w:divBdr>
            <w:top w:val="none" w:sz="0" w:space="0" w:color="auto"/>
            <w:left w:val="none" w:sz="0" w:space="0" w:color="auto"/>
            <w:bottom w:val="none" w:sz="0" w:space="0" w:color="auto"/>
            <w:right w:val="none" w:sz="0" w:space="0" w:color="auto"/>
          </w:divBdr>
        </w:div>
        <w:div w:id="1593006833">
          <w:marLeft w:val="0"/>
          <w:marRight w:val="0"/>
          <w:marTop w:val="0"/>
          <w:marBottom w:val="0"/>
          <w:divBdr>
            <w:top w:val="none" w:sz="0" w:space="0" w:color="auto"/>
            <w:left w:val="none" w:sz="0" w:space="0" w:color="auto"/>
            <w:bottom w:val="none" w:sz="0" w:space="0" w:color="auto"/>
            <w:right w:val="none" w:sz="0" w:space="0" w:color="auto"/>
          </w:divBdr>
        </w:div>
        <w:div w:id="1593053667">
          <w:marLeft w:val="0"/>
          <w:marRight w:val="0"/>
          <w:marTop w:val="0"/>
          <w:marBottom w:val="0"/>
          <w:divBdr>
            <w:top w:val="none" w:sz="0" w:space="0" w:color="auto"/>
            <w:left w:val="none" w:sz="0" w:space="0" w:color="auto"/>
            <w:bottom w:val="none" w:sz="0" w:space="0" w:color="auto"/>
            <w:right w:val="none" w:sz="0" w:space="0" w:color="auto"/>
          </w:divBdr>
        </w:div>
        <w:div w:id="1595282881">
          <w:marLeft w:val="0"/>
          <w:marRight w:val="0"/>
          <w:marTop w:val="0"/>
          <w:marBottom w:val="0"/>
          <w:divBdr>
            <w:top w:val="none" w:sz="0" w:space="0" w:color="auto"/>
            <w:left w:val="none" w:sz="0" w:space="0" w:color="auto"/>
            <w:bottom w:val="none" w:sz="0" w:space="0" w:color="auto"/>
            <w:right w:val="none" w:sz="0" w:space="0" w:color="auto"/>
          </w:divBdr>
        </w:div>
        <w:div w:id="1605846273">
          <w:marLeft w:val="0"/>
          <w:marRight w:val="0"/>
          <w:marTop w:val="0"/>
          <w:marBottom w:val="0"/>
          <w:divBdr>
            <w:top w:val="none" w:sz="0" w:space="0" w:color="auto"/>
            <w:left w:val="none" w:sz="0" w:space="0" w:color="auto"/>
            <w:bottom w:val="none" w:sz="0" w:space="0" w:color="auto"/>
            <w:right w:val="none" w:sz="0" w:space="0" w:color="auto"/>
          </w:divBdr>
        </w:div>
        <w:div w:id="1605918271">
          <w:marLeft w:val="0"/>
          <w:marRight w:val="0"/>
          <w:marTop w:val="0"/>
          <w:marBottom w:val="0"/>
          <w:divBdr>
            <w:top w:val="none" w:sz="0" w:space="0" w:color="auto"/>
            <w:left w:val="none" w:sz="0" w:space="0" w:color="auto"/>
            <w:bottom w:val="none" w:sz="0" w:space="0" w:color="auto"/>
            <w:right w:val="none" w:sz="0" w:space="0" w:color="auto"/>
          </w:divBdr>
        </w:div>
        <w:div w:id="1606883583">
          <w:marLeft w:val="0"/>
          <w:marRight w:val="0"/>
          <w:marTop w:val="0"/>
          <w:marBottom w:val="0"/>
          <w:divBdr>
            <w:top w:val="none" w:sz="0" w:space="0" w:color="auto"/>
            <w:left w:val="none" w:sz="0" w:space="0" w:color="auto"/>
            <w:bottom w:val="none" w:sz="0" w:space="0" w:color="auto"/>
            <w:right w:val="none" w:sz="0" w:space="0" w:color="auto"/>
          </w:divBdr>
        </w:div>
        <w:div w:id="1609779316">
          <w:marLeft w:val="0"/>
          <w:marRight w:val="0"/>
          <w:marTop w:val="0"/>
          <w:marBottom w:val="0"/>
          <w:divBdr>
            <w:top w:val="none" w:sz="0" w:space="0" w:color="auto"/>
            <w:left w:val="none" w:sz="0" w:space="0" w:color="auto"/>
            <w:bottom w:val="none" w:sz="0" w:space="0" w:color="auto"/>
            <w:right w:val="none" w:sz="0" w:space="0" w:color="auto"/>
          </w:divBdr>
        </w:div>
        <w:div w:id="1615481982">
          <w:marLeft w:val="0"/>
          <w:marRight w:val="0"/>
          <w:marTop w:val="0"/>
          <w:marBottom w:val="0"/>
          <w:divBdr>
            <w:top w:val="none" w:sz="0" w:space="0" w:color="auto"/>
            <w:left w:val="none" w:sz="0" w:space="0" w:color="auto"/>
            <w:bottom w:val="none" w:sz="0" w:space="0" w:color="auto"/>
            <w:right w:val="none" w:sz="0" w:space="0" w:color="auto"/>
          </w:divBdr>
        </w:div>
        <w:div w:id="1615988122">
          <w:marLeft w:val="0"/>
          <w:marRight w:val="0"/>
          <w:marTop w:val="0"/>
          <w:marBottom w:val="0"/>
          <w:divBdr>
            <w:top w:val="none" w:sz="0" w:space="0" w:color="auto"/>
            <w:left w:val="none" w:sz="0" w:space="0" w:color="auto"/>
            <w:bottom w:val="none" w:sz="0" w:space="0" w:color="auto"/>
            <w:right w:val="none" w:sz="0" w:space="0" w:color="auto"/>
          </w:divBdr>
        </w:div>
        <w:div w:id="1616450162">
          <w:marLeft w:val="0"/>
          <w:marRight w:val="0"/>
          <w:marTop w:val="0"/>
          <w:marBottom w:val="0"/>
          <w:divBdr>
            <w:top w:val="none" w:sz="0" w:space="0" w:color="auto"/>
            <w:left w:val="none" w:sz="0" w:space="0" w:color="auto"/>
            <w:bottom w:val="none" w:sz="0" w:space="0" w:color="auto"/>
            <w:right w:val="none" w:sz="0" w:space="0" w:color="auto"/>
          </w:divBdr>
        </w:div>
        <w:div w:id="1617104781">
          <w:marLeft w:val="0"/>
          <w:marRight w:val="0"/>
          <w:marTop w:val="0"/>
          <w:marBottom w:val="0"/>
          <w:divBdr>
            <w:top w:val="none" w:sz="0" w:space="0" w:color="auto"/>
            <w:left w:val="none" w:sz="0" w:space="0" w:color="auto"/>
            <w:bottom w:val="none" w:sz="0" w:space="0" w:color="auto"/>
            <w:right w:val="none" w:sz="0" w:space="0" w:color="auto"/>
          </w:divBdr>
        </w:div>
        <w:div w:id="1624967267">
          <w:marLeft w:val="0"/>
          <w:marRight w:val="0"/>
          <w:marTop w:val="0"/>
          <w:marBottom w:val="0"/>
          <w:divBdr>
            <w:top w:val="none" w:sz="0" w:space="0" w:color="auto"/>
            <w:left w:val="none" w:sz="0" w:space="0" w:color="auto"/>
            <w:bottom w:val="none" w:sz="0" w:space="0" w:color="auto"/>
            <w:right w:val="none" w:sz="0" w:space="0" w:color="auto"/>
          </w:divBdr>
        </w:div>
        <w:div w:id="1627471270">
          <w:marLeft w:val="0"/>
          <w:marRight w:val="0"/>
          <w:marTop w:val="0"/>
          <w:marBottom w:val="0"/>
          <w:divBdr>
            <w:top w:val="none" w:sz="0" w:space="0" w:color="auto"/>
            <w:left w:val="none" w:sz="0" w:space="0" w:color="auto"/>
            <w:bottom w:val="none" w:sz="0" w:space="0" w:color="auto"/>
            <w:right w:val="none" w:sz="0" w:space="0" w:color="auto"/>
          </w:divBdr>
        </w:div>
        <w:div w:id="1633095450">
          <w:marLeft w:val="0"/>
          <w:marRight w:val="0"/>
          <w:marTop w:val="0"/>
          <w:marBottom w:val="0"/>
          <w:divBdr>
            <w:top w:val="none" w:sz="0" w:space="0" w:color="auto"/>
            <w:left w:val="none" w:sz="0" w:space="0" w:color="auto"/>
            <w:bottom w:val="none" w:sz="0" w:space="0" w:color="auto"/>
            <w:right w:val="none" w:sz="0" w:space="0" w:color="auto"/>
          </w:divBdr>
        </w:div>
        <w:div w:id="1634477955">
          <w:marLeft w:val="0"/>
          <w:marRight w:val="0"/>
          <w:marTop w:val="0"/>
          <w:marBottom w:val="0"/>
          <w:divBdr>
            <w:top w:val="none" w:sz="0" w:space="0" w:color="auto"/>
            <w:left w:val="none" w:sz="0" w:space="0" w:color="auto"/>
            <w:bottom w:val="none" w:sz="0" w:space="0" w:color="auto"/>
            <w:right w:val="none" w:sz="0" w:space="0" w:color="auto"/>
          </w:divBdr>
        </w:div>
        <w:div w:id="1635258087">
          <w:marLeft w:val="0"/>
          <w:marRight w:val="0"/>
          <w:marTop w:val="0"/>
          <w:marBottom w:val="0"/>
          <w:divBdr>
            <w:top w:val="none" w:sz="0" w:space="0" w:color="auto"/>
            <w:left w:val="none" w:sz="0" w:space="0" w:color="auto"/>
            <w:bottom w:val="none" w:sz="0" w:space="0" w:color="auto"/>
            <w:right w:val="none" w:sz="0" w:space="0" w:color="auto"/>
          </w:divBdr>
        </w:div>
        <w:div w:id="1636376082">
          <w:marLeft w:val="0"/>
          <w:marRight w:val="0"/>
          <w:marTop w:val="0"/>
          <w:marBottom w:val="0"/>
          <w:divBdr>
            <w:top w:val="none" w:sz="0" w:space="0" w:color="auto"/>
            <w:left w:val="none" w:sz="0" w:space="0" w:color="auto"/>
            <w:bottom w:val="none" w:sz="0" w:space="0" w:color="auto"/>
            <w:right w:val="none" w:sz="0" w:space="0" w:color="auto"/>
          </w:divBdr>
        </w:div>
        <w:div w:id="1637759260">
          <w:marLeft w:val="0"/>
          <w:marRight w:val="0"/>
          <w:marTop w:val="0"/>
          <w:marBottom w:val="0"/>
          <w:divBdr>
            <w:top w:val="none" w:sz="0" w:space="0" w:color="auto"/>
            <w:left w:val="none" w:sz="0" w:space="0" w:color="auto"/>
            <w:bottom w:val="none" w:sz="0" w:space="0" w:color="auto"/>
            <w:right w:val="none" w:sz="0" w:space="0" w:color="auto"/>
          </w:divBdr>
        </w:div>
        <w:div w:id="1639991948">
          <w:marLeft w:val="0"/>
          <w:marRight w:val="0"/>
          <w:marTop w:val="0"/>
          <w:marBottom w:val="0"/>
          <w:divBdr>
            <w:top w:val="none" w:sz="0" w:space="0" w:color="auto"/>
            <w:left w:val="none" w:sz="0" w:space="0" w:color="auto"/>
            <w:bottom w:val="none" w:sz="0" w:space="0" w:color="auto"/>
            <w:right w:val="none" w:sz="0" w:space="0" w:color="auto"/>
          </w:divBdr>
        </w:div>
        <w:div w:id="1647590417">
          <w:marLeft w:val="0"/>
          <w:marRight w:val="0"/>
          <w:marTop w:val="0"/>
          <w:marBottom w:val="0"/>
          <w:divBdr>
            <w:top w:val="none" w:sz="0" w:space="0" w:color="auto"/>
            <w:left w:val="none" w:sz="0" w:space="0" w:color="auto"/>
            <w:bottom w:val="none" w:sz="0" w:space="0" w:color="auto"/>
            <w:right w:val="none" w:sz="0" w:space="0" w:color="auto"/>
          </w:divBdr>
        </w:div>
        <w:div w:id="1648586716">
          <w:marLeft w:val="0"/>
          <w:marRight w:val="0"/>
          <w:marTop w:val="0"/>
          <w:marBottom w:val="0"/>
          <w:divBdr>
            <w:top w:val="none" w:sz="0" w:space="0" w:color="auto"/>
            <w:left w:val="none" w:sz="0" w:space="0" w:color="auto"/>
            <w:bottom w:val="none" w:sz="0" w:space="0" w:color="auto"/>
            <w:right w:val="none" w:sz="0" w:space="0" w:color="auto"/>
          </w:divBdr>
        </w:div>
        <w:div w:id="1651592195">
          <w:marLeft w:val="0"/>
          <w:marRight w:val="0"/>
          <w:marTop w:val="0"/>
          <w:marBottom w:val="0"/>
          <w:divBdr>
            <w:top w:val="none" w:sz="0" w:space="0" w:color="auto"/>
            <w:left w:val="none" w:sz="0" w:space="0" w:color="auto"/>
            <w:bottom w:val="none" w:sz="0" w:space="0" w:color="auto"/>
            <w:right w:val="none" w:sz="0" w:space="0" w:color="auto"/>
          </w:divBdr>
        </w:div>
        <w:div w:id="1651665451">
          <w:marLeft w:val="0"/>
          <w:marRight w:val="0"/>
          <w:marTop w:val="0"/>
          <w:marBottom w:val="0"/>
          <w:divBdr>
            <w:top w:val="none" w:sz="0" w:space="0" w:color="auto"/>
            <w:left w:val="none" w:sz="0" w:space="0" w:color="auto"/>
            <w:bottom w:val="none" w:sz="0" w:space="0" w:color="auto"/>
            <w:right w:val="none" w:sz="0" w:space="0" w:color="auto"/>
          </w:divBdr>
        </w:div>
        <w:div w:id="1654018519">
          <w:marLeft w:val="0"/>
          <w:marRight w:val="0"/>
          <w:marTop w:val="0"/>
          <w:marBottom w:val="0"/>
          <w:divBdr>
            <w:top w:val="none" w:sz="0" w:space="0" w:color="auto"/>
            <w:left w:val="none" w:sz="0" w:space="0" w:color="auto"/>
            <w:bottom w:val="none" w:sz="0" w:space="0" w:color="auto"/>
            <w:right w:val="none" w:sz="0" w:space="0" w:color="auto"/>
          </w:divBdr>
        </w:div>
        <w:div w:id="1656646388">
          <w:marLeft w:val="0"/>
          <w:marRight w:val="0"/>
          <w:marTop w:val="0"/>
          <w:marBottom w:val="0"/>
          <w:divBdr>
            <w:top w:val="none" w:sz="0" w:space="0" w:color="auto"/>
            <w:left w:val="none" w:sz="0" w:space="0" w:color="auto"/>
            <w:bottom w:val="none" w:sz="0" w:space="0" w:color="auto"/>
            <w:right w:val="none" w:sz="0" w:space="0" w:color="auto"/>
          </w:divBdr>
        </w:div>
        <w:div w:id="1660618799">
          <w:marLeft w:val="0"/>
          <w:marRight w:val="0"/>
          <w:marTop w:val="0"/>
          <w:marBottom w:val="0"/>
          <w:divBdr>
            <w:top w:val="none" w:sz="0" w:space="0" w:color="auto"/>
            <w:left w:val="none" w:sz="0" w:space="0" w:color="auto"/>
            <w:bottom w:val="none" w:sz="0" w:space="0" w:color="auto"/>
            <w:right w:val="none" w:sz="0" w:space="0" w:color="auto"/>
          </w:divBdr>
        </w:div>
        <w:div w:id="1660770186">
          <w:marLeft w:val="0"/>
          <w:marRight w:val="0"/>
          <w:marTop w:val="0"/>
          <w:marBottom w:val="0"/>
          <w:divBdr>
            <w:top w:val="none" w:sz="0" w:space="0" w:color="auto"/>
            <w:left w:val="none" w:sz="0" w:space="0" w:color="auto"/>
            <w:bottom w:val="none" w:sz="0" w:space="0" w:color="auto"/>
            <w:right w:val="none" w:sz="0" w:space="0" w:color="auto"/>
          </w:divBdr>
        </w:div>
        <w:div w:id="1661303920">
          <w:marLeft w:val="0"/>
          <w:marRight w:val="0"/>
          <w:marTop w:val="0"/>
          <w:marBottom w:val="0"/>
          <w:divBdr>
            <w:top w:val="none" w:sz="0" w:space="0" w:color="auto"/>
            <w:left w:val="none" w:sz="0" w:space="0" w:color="auto"/>
            <w:bottom w:val="none" w:sz="0" w:space="0" w:color="auto"/>
            <w:right w:val="none" w:sz="0" w:space="0" w:color="auto"/>
          </w:divBdr>
        </w:div>
        <w:div w:id="1669595951">
          <w:marLeft w:val="0"/>
          <w:marRight w:val="0"/>
          <w:marTop w:val="0"/>
          <w:marBottom w:val="0"/>
          <w:divBdr>
            <w:top w:val="none" w:sz="0" w:space="0" w:color="auto"/>
            <w:left w:val="none" w:sz="0" w:space="0" w:color="auto"/>
            <w:bottom w:val="none" w:sz="0" w:space="0" w:color="auto"/>
            <w:right w:val="none" w:sz="0" w:space="0" w:color="auto"/>
          </w:divBdr>
        </w:div>
        <w:div w:id="1671062900">
          <w:marLeft w:val="0"/>
          <w:marRight w:val="0"/>
          <w:marTop w:val="0"/>
          <w:marBottom w:val="0"/>
          <w:divBdr>
            <w:top w:val="none" w:sz="0" w:space="0" w:color="auto"/>
            <w:left w:val="none" w:sz="0" w:space="0" w:color="auto"/>
            <w:bottom w:val="none" w:sz="0" w:space="0" w:color="auto"/>
            <w:right w:val="none" w:sz="0" w:space="0" w:color="auto"/>
          </w:divBdr>
        </w:div>
        <w:div w:id="1675496127">
          <w:marLeft w:val="0"/>
          <w:marRight w:val="0"/>
          <w:marTop w:val="0"/>
          <w:marBottom w:val="0"/>
          <w:divBdr>
            <w:top w:val="none" w:sz="0" w:space="0" w:color="auto"/>
            <w:left w:val="none" w:sz="0" w:space="0" w:color="auto"/>
            <w:bottom w:val="none" w:sz="0" w:space="0" w:color="auto"/>
            <w:right w:val="none" w:sz="0" w:space="0" w:color="auto"/>
          </w:divBdr>
        </w:div>
        <w:div w:id="1680110864">
          <w:marLeft w:val="0"/>
          <w:marRight w:val="0"/>
          <w:marTop w:val="0"/>
          <w:marBottom w:val="0"/>
          <w:divBdr>
            <w:top w:val="none" w:sz="0" w:space="0" w:color="auto"/>
            <w:left w:val="none" w:sz="0" w:space="0" w:color="auto"/>
            <w:bottom w:val="none" w:sz="0" w:space="0" w:color="auto"/>
            <w:right w:val="none" w:sz="0" w:space="0" w:color="auto"/>
          </w:divBdr>
        </w:div>
        <w:div w:id="1694459235">
          <w:marLeft w:val="0"/>
          <w:marRight w:val="0"/>
          <w:marTop w:val="0"/>
          <w:marBottom w:val="0"/>
          <w:divBdr>
            <w:top w:val="none" w:sz="0" w:space="0" w:color="auto"/>
            <w:left w:val="none" w:sz="0" w:space="0" w:color="auto"/>
            <w:bottom w:val="none" w:sz="0" w:space="0" w:color="auto"/>
            <w:right w:val="none" w:sz="0" w:space="0" w:color="auto"/>
          </w:divBdr>
        </w:div>
        <w:div w:id="1697929656">
          <w:marLeft w:val="0"/>
          <w:marRight w:val="0"/>
          <w:marTop w:val="0"/>
          <w:marBottom w:val="0"/>
          <w:divBdr>
            <w:top w:val="none" w:sz="0" w:space="0" w:color="auto"/>
            <w:left w:val="none" w:sz="0" w:space="0" w:color="auto"/>
            <w:bottom w:val="none" w:sz="0" w:space="0" w:color="auto"/>
            <w:right w:val="none" w:sz="0" w:space="0" w:color="auto"/>
          </w:divBdr>
        </w:div>
        <w:div w:id="1701971228">
          <w:marLeft w:val="0"/>
          <w:marRight w:val="0"/>
          <w:marTop w:val="0"/>
          <w:marBottom w:val="0"/>
          <w:divBdr>
            <w:top w:val="none" w:sz="0" w:space="0" w:color="auto"/>
            <w:left w:val="none" w:sz="0" w:space="0" w:color="auto"/>
            <w:bottom w:val="none" w:sz="0" w:space="0" w:color="auto"/>
            <w:right w:val="none" w:sz="0" w:space="0" w:color="auto"/>
          </w:divBdr>
        </w:div>
        <w:div w:id="1708944446">
          <w:marLeft w:val="0"/>
          <w:marRight w:val="0"/>
          <w:marTop w:val="0"/>
          <w:marBottom w:val="0"/>
          <w:divBdr>
            <w:top w:val="none" w:sz="0" w:space="0" w:color="auto"/>
            <w:left w:val="none" w:sz="0" w:space="0" w:color="auto"/>
            <w:bottom w:val="none" w:sz="0" w:space="0" w:color="auto"/>
            <w:right w:val="none" w:sz="0" w:space="0" w:color="auto"/>
          </w:divBdr>
        </w:div>
        <w:div w:id="1710062800">
          <w:marLeft w:val="0"/>
          <w:marRight w:val="0"/>
          <w:marTop w:val="0"/>
          <w:marBottom w:val="0"/>
          <w:divBdr>
            <w:top w:val="none" w:sz="0" w:space="0" w:color="auto"/>
            <w:left w:val="none" w:sz="0" w:space="0" w:color="auto"/>
            <w:bottom w:val="none" w:sz="0" w:space="0" w:color="auto"/>
            <w:right w:val="none" w:sz="0" w:space="0" w:color="auto"/>
          </w:divBdr>
        </w:div>
        <w:div w:id="1716394614">
          <w:marLeft w:val="0"/>
          <w:marRight w:val="0"/>
          <w:marTop w:val="0"/>
          <w:marBottom w:val="0"/>
          <w:divBdr>
            <w:top w:val="none" w:sz="0" w:space="0" w:color="auto"/>
            <w:left w:val="none" w:sz="0" w:space="0" w:color="auto"/>
            <w:bottom w:val="none" w:sz="0" w:space="0" w:color="auto"/>
            <w:right w:val="none" w:sz="0" w:space="0" w:color="auto"/>
          </w:divBdr>
        </w:div>
        <w:div w:id="1717512118">
          <w:marLeft w:val="0"/>
          <w:marRight w:val="0"/>
          <w:marTop w:val="0"/>
          <w:marBottom w:val="0"/>
          <w:divBdr>
            <w:top w:val="none" w:sz="0" w:space="0" w:color="auto"/>
            <w:left w:val="none" w:sz="0" w:space="0" w:color="auto"/>
            <w:bottom w:val="none" w:sz="0" w:space="0" w:color="auto"/>
            <w:right w:val="none" w:sz="0" w:space="0" w:color="auto"/>
          </w:divBdr>
        </w:div>
        <w:div w:id="1721636402">
          <w:marLeft w:val="0"/>
          <w:marRight w:val="0"/>
          <w:marTop w:val="0"/>
          <w:marBottom w:val="0"/>
          <w:divBdr>
            <w:top w:val="none" w:sz="0" w:space="0" w:color="auto"/>
            <w:left w:val="none" w:sz="0" w:space="0" w:color="auto"/>
            <w:bottom w:val="none" w:sz="0" w:space="0" w:color="auto"/>
            <w:right w:val="none" w:sz="0" w:space="0" w:color="auto"/>
          </w:divBdr>
        </w:div>
        <w:div w:id="1730885919">
          <w:marLeft w:val="0"/>
          <w:marRight w:val="0"/>
          <w:marTop w:val="0"/>
          <w:marBottom w:val="0"/>
          <w:divBdr>
            <w:top w:val="none" w:sz="0" w:space="0" w:color="auto"/>
            <w:left w:val="none" w:sz="0" w:space="0" w:color="auto"/>
            <w:bottom w:val="none" w:sz="0" w:space="0" w:color="auto"/>
            <w:right w:val="none" w:sz="0" w:space="0" w:color="auto"/>
          </w:divBdr>
        </w:div>
        <w:div w:id="1737893362">
          <w:marLeft w:val="0"/>
          <w:marRight w:val="0"/>
          <w:marTop w:val="0"/>
          <w:marBottom w:val="0"/>
          <w:divBdr>
            <w:top w:val="none" w:sz="0" w:space="0" w:color="auto"/>
            <w:left w:val="none" w:sz="0" w:space="0" w:color="auto"/>
            <w:bottom w:val="none" w:sz="0" w:space="0" w:color="auto"/>
            <w:right w:val="none" w:sz="0" w:space="0" w:color="auto"/>
          </w:divBdr>
        </w:div>
        <w:div w:id="1742672549">
          <w:marLeft w:val="0"/>
          <w:marRight w:val="0"/>
          <w:marTop w:val="0"/>
          <w:marBottom w:val="0"/>
          <w:divBdr>
            <w:top w:val="none" w:sz="0" w:space="0" w:color="auto"/>
            <w:left w:val="none" w:sz="0" w:space="0" w:color="auto"/>
            <w:bottom w:val="none" w:sz="0" w:space="0" w:color="auto"/>
            <w:right w:val="none" w:sz="0" w:space="0" w:color="auto"/>
          </w:divBdr>
        </w:div>
        <w:div w:id="1745494484">
          <w:marLeft w:val="0"/>
          <w:marRight w:val="0"/>
          <w:marTop w:val="0"/>
          <w:marBottom w:val="0"/>
          <w:divBdr>
            <w:top w:val="none" w:sz="0" w:space="0" w:color="auto"/>
            <w:left w:val="none" w:sz="0" w:space="0" w:color="auto"/>
            <w:bottom w:val="none" w:sz="0" w:space="0" w:color="auto"/>
            <w:right w:val="none" w:sz="0" w:space="0" w:color="auto"/>
          </w:divBdr>
        </w:div>
        <w:div w:id="1747606408">
          <w:marLeft w:val="0"/>
          <w:marRight w:val="0"/>
          <w:marTop w:val="0"/>
          <w:marBottom w:val="0"/>
          <w:divBdr>
            <w:top w:val="none" w:sz="0" w:space="0" w:color="auto"/>
            <w:left w:val="none" w:sz="0" w:space="0" w:color="auto"/>
            <w:bottom w:val="none" w:sz="0" w:space="0" w:color="auto"/>
            <w:right w:val="none" w:sz="0" w:space="0" w:color="auto"/>
          </w:divBdr>
        </w:div>
        <w:div w:id="1756053151">
          <w:marLeft w:val="0"/>
          <w:marRight w:val="0"/>
          <w:marTop w:val="0"/>
          <w:marBottom w:val="0"/>
          <w:divBdr>
            <w:top w:val="none" w:sz="0" w:space="0" w:color="auto"/>
            <w:left w:val="none" w:sz="0" w:space="0" w:color="auto"/>
            <w:bottom w:val="none" w:sz="0" w:space="0" w:color="auto"/>
            <w:right w:val="none" w:sz="0" w:space="0" w:color="auto"/>
          </w:divBdr>
        </w:div>
        <w:div w:id="1765030500">
          <w:marLeft w:val="0"/>
          <w:marRight w:val="0"/>
          <w:marTop w:val="0"/>
          <w:marBottom w:val="0"/>
          <w:divBdr>
            <w:top w:val="none" w:sz="0" w:space="0" w:color="auto"/>
            <w:left w:val="none" w:sz="0" w:space="0" w:color="auto"/>
            <w:bottom w:val="none" w:sz="0" w:space="0" w:color="auto"/>
            <w:right w:val="none" w:sz="0" w:space="0" w:color="auto"/>
          </w:divBdr>
        </w:div>
        <w:div w:id="1774284016">
          <w:marLeft w:val="0"/>
          <w:marRight w:val="0"/>
          <w:marTop w:val="0"/>
          <w:marBottom w:val="0"/>
          <w:divBdr>
            <w:top w:val="none" w:sz="0" w:space="0" w:color="auto"/>
            <w:left w:val="none" w:sz="0" w:space="0" w:color="auto"/>
            <w:bottom w:val="none" w:sz="0" w:space="0" w:color="auto"/>
            <w:right w:val="none" w:sz="0" w:space="0" w:color="auto"/>
          </w:divBdr>
        </w:div>
        <w:div w:id="1776512157">
          <w:marLeft w:val="0"/>
          <w:marRight w:val="0"/>
          <w:marTop w:val="0"/>
          <w:marBottom w:val="0"/>
          <w:divBdr>
            <w:top w:val="none" w:sz="0" w:space="0" w:color="auto"/>
            <w:left w:val="none" w:sz="0" w:space="0" w:color="auto"/>
            <w:bottom w:val="none" w:sz="0" w:space="0" w:color="auto"/>
            <w:right w:val="none" w:sz="0" w:space="0" w:color="auto"/>
          </w:divBdr>
        </w:div>
        <w:div w:id="1776707214">
          <w:marLeft w:val="0"/>
          <w:marRight w:val="0"/>
          <w:marTop w:val="0"/>
          <w:marBottom w:val="0"/>
          <w:divBdr>
            <w:top w:val="none" w:sz="0" w:space="0" w:color="auto"/>
            <w:left w:val="none" w:sz="0" w:space="0" w:color="auto"/>
            <w:bottom w:val="none" w:sz="0" w:space="0" w:color="auto"/>
            <w:right w:val="none" w:sz="0" w:space="0" w:color="auto"/>
          </w:divBdr>
        </w:div>
        <w:div w:id="1776827124">
          <w:marLeft w:val="0"/>
          <w:marRight w:val="0"/>
          <w:marTop w:val="0"/>
          <w:marBottom w:val="0"/>
          <w:divBdr>
            <w:top w:val="none" w:sz="0" w:space="0" w:color="auto"/>
            <w:left w:val="none" w:sz="0" w:space="0" w:color="auto"/>
            <w:bottom w:val="none" w:sz="0" w:space="0" w:color="auto"/>
            <w:right w:val="none" w:sz="0" w:space="0" w:color="auto"/>
          </w:divBdr>
        </w:div>
        <w:div w:id="1779830408">
          <w:marLeft w:val="0"/>
          <w:marRight w:val="0"/>
          <w:marTop w:val="0"/>
          <w:marBottom w:val="0"/>
          <w:divBdr>
            <w:top w:val="none" w:sz="0" w:space="0" w:color="auto"/>
            <w:left w:val="none" w:sz="0" w:space="0" w:color="auto"/>
            <w:bottom w:val="none" w:sz="0" w:space="0" w:color="auto"/>
            <w:right w:val="none" w:sz="0" w:space="0" w:color="auto"/>
          </w:divBdr>
        </w:div>
        <w:div w:id="1781875121">
          <w:marLeft w:val="0"/>
          <w:marRight w:val="0"/>
          <w:marTop w:val="0"/>
          <w:marBottom w:val="0"/>
          <w:divBdr>
            <w:top w:val="none" w:sz="0" w:space="0" w:color="auto"/>
            <w:left w:val="none" w:sz="0" w:space="0" w:color="auto"/>
            <w:bottom w:val="none" w:sz="0" w:space="0" w:color="auto"/>
            <w:right w:val="none" w:sz="0" w:space="0" w:color="auto"/>
          </w:divBdr>
        </w:div>
        <w:div w:id="1791971633">
          <w:marLeft w:val="0"/>
          <w:marRight w:val="0"/>
          <w:marTop w:val="0"/>
          <w:marBottom w:val="0"/>
          <w:divBdr>
            <w:top w:val="none" w:sz="0" w:space="0" w:color="auto"/>
            <w:left w:val="none" w:sz="0" w:space="0" w:color="auto"/>
            <w:bottom w:val="none" w:sz="0" w:space="0" w:color="auto"/>
            <w:right w:val="none" w:sz="0" w:space="0" w:color="auto"/>
          </w:divBdr>
        </w:div>
        <w:div w:id="1799302350">
          <w:marLeft w:val="0"/>
          <w:marRight w:val="0"/>
          <w:marTop w:val="0"/>
          <w:marBottom w:val="0"/>
          <w:divBdr>
            <w:top w:val="none" w:sz="0" w:space="0" w:color="auto"/>
            <w:left w:val="none" w:sz="0" w:space="0" w:color="auto"/>
            <w:bottom w:val="none" w:sz="0" w:space="0" w:color="auto"/>
            <w:right w:val="none" w:sz="0" w:space="0" w:color="auto"/>
          </w:divBdr>
        </w:div>
        <w:div w:id="1799757364">
          <w:marLeft w:val="0"/>
          <w:marRight w:val="0"/>
          <w:marTop w:val="0"/>
          <w:marBottom w:val="0"/>
          <w:divBdr>
            <w:top w:val="none" w:sz="0" w:space="0" w:color="auto"/>
            <w:left w:val="none" w:sz="0" w:space="0" w:color="auto"/>
            <w:bottom w:val="none" w:sz="0" w:space="0" w:color="auto"/>
            <w:right w:val="none" w:sz="0" w:space="0" w:color="auto"/>
          </w:divBdr>
        </w:div>
        <w:div w:id="1799882450">
          <w:marLeft w:val="0"/>
          <w:marRight w:val="0"/>
          <w:marTop w:val="0"/>
          <w:marBottom w:val="0"/>
          <w:divBdr>
            <w:top w:val="none" w:sz="0" w:space="0" w:color="auto"/>
            <w:left w:val="none" w:sz="0" w:space="0" w:color="auto"/>
            <w:bottom w:val="none" w:sz="0" w:space="0" w:color="auto"/>
            <w:right w:val="none" w:sz="0" w:space="0" w:color="auto"/>
          </w:divBdr>
        </w:div>
        <w:div w:id="1808274819">
          <w:marLeft w:val="0"/>
          <w:marRight w:val="0"/>
          <w:marTop w:val="0"/>
          <w:marBottom w:val="0"/>
          <w:divBdr>
            <w:top w:val="none" w:sz="0" w:space="0" w:color="auto"/>
            <w:left w:val="none" w:sz="0" w:space="0" w:color="auto"/>
            <w:bottom w:val="none" w:sz="0" w:space="0" w:color="auto"/>
            <w:right w:val="none" w:sz="0" w:space="0" w:color="auto"/>
          </w:divBdr>
        </w:div>
        <w:div w:id="1811290286">
          <w:marLeft w:val="0"/>
          <w:marRight w:val="0"/>
          <w:marTop w:val="0"/>
          <w:marBottom w:val="0"/>
          <w:divBdr>
            <w:top w:val="none" w:sz="0" w:space="0" w:color="auto"/>
            <w:left w:val="none" w:sz="0" w:space="0" w:color="auto"/>
            <w:bottom w:val="none" w:sz="0" w:space="0" w:color="auto"/>
            <w:right w:val="none" w:sz="0" w:space="0" w:color="auto"/>
          </w:divBdr>
        </w:div>
        <w:div w:id="1812359131">
          <w:marLeft w:val="0"/>
          <w:marRight w:val="0"/>
          <w:marTop w:val="0"/>
          <w:marBottom w:val="0"/>
          <w:divBdr>
            <w:top w:val="none" w:sz="0" w:space="0" w:color="auto"/>
            <w:left w:val="none" w:sz="0" w:space="0" w:color="auto"/>
            <w:bottom w:val="none" w:sz="0" w:space="0" w:color="auto"/>
            <w:right w:val="none" w:sz="0" w:space="0" w:color="auto"/>
          </w:divBdr>
        </w:div>
        <w:div w:id="1817143415">
          <w:marLeft w:val="0"/>
          <w:marRight w:val="0"/>
          <w:marTop w:val="0"/>
          <w:marBottom w:val="0"/>
          <w:divBdr>
            <w:top w:val="none" w:sz="0" w:space="0" w:color="auto"/>
            <w:left w:val="none" w:sz="0" w:space="0" w:color="auto"/>
            <w:bottom w:val="none" w:sz="0" w:space="0" w:color="auto"/>
            <w:right w:val="none" w:sz="0" w:space="0" w:color="auto"/>
          </w:divBdr>
        </w:div>
        <w:div w:id="1818262928">
          <w:marLeft w:val="0"/>
          <w:marRight w:val="0"/>
          <w:marTop w:val="0"/>
          <w:marBottom w:val="0"/>
          <w:divBdr>
            <w:top w:val="none" w:sz="0" w:space="0" w:color="auto"/>
            <w:left w:val="none" w:sz="0" w:space="0" w:color="auto"/>
            <w:bottom w:val="none" w:sz="0" w:space="0" w:color="auto"/>
            <w:right w:val="none" w:sz="0" w:space="0" w:color="auto"/>
          </w:divBdr>
        </w:div>
        <w:div w:id="1825655943">
          <w:marLeft w:val="0"/>
          <w:marRight w:val="0"/>
          <w:marTop w:val="0"/>
          <w:marBottom w:val="0"/>
          <w:divBdr>
            <w:top w:val="none" w:sz="0" w:space="0" w:color="auto"/>
            <w:left w:val="none" w:sz="0" w:space="0" w:color="auto"/>
            <w:bottom w:val="none" w:sz="0" w:space="0" w:color="auto"/>
            <w:right w:val="none" w:sz="0" w:space="0" w:color="auto"/>
          </w:divBdr>
        </w:div>
        <w:div w:id="1838111329">
          <w:marLeft w:val="0"/>
          <w:marRight w:val="0"/>
          <w:marTop w:val="0"/>
          <w:marBottom w:val="0"/>
          <w:divBdr>
            <w:top w:val="none" w:sz="0" w:space="0" w:color="auto"/>
            <w:left w:val="none" w:sz="0" w:space="0" w:color="auto"/>
            <w:bottom w:val="none" w:sz="0" w:space="0" w:color="auto"/>
            <w:right w:val="none" w:sz="0" w:space="0" w:color="auto"/>
          </w:divBdr>
        </w:div>
        <w:div w:id="1839810657">
          <w:marLeft w:val="0"/>
          <w:marRight w:val="0"/>
          <w:marTop w:val="0"/>
          <w:marBottom w:val="0"/>
          <w:divBdr>
            <w:top w:val="none" w:sz="0" w:space="0" w:color="auto"/>
            <w:left w:val="none" w:sz="0" w:space="0" w:color="auto"/>
            <w:bottom w:val="none" w:sz="0" w:space="0" w:color="auto"/>
            <w:right w:val="none" w:sz="0" w:space="0" w:color="auto"/>
          </w:divBdr>
        </w:div>
        <w:div w:id="1847476487">
          <w:marLeft w:val="0"/>
          <w:marRight w:val="0"/>
          <w:marTop w:val="0"/>
          <w:marBottom w:val="0"/>
          <w:divBdr>
            <w:top w:val="none" w:sz="0" w:space="0" w:color="auto"/>
            <w:left w:val="none" w:sz="0" w:space="0" w:color="auto"/>
            <w:bottom w:val="none" w:sz="0" w:space="0" w:color="auto"/>
            <w:right w:val="none" w:sz="0" w:space="0" w:color="auto"/>
          </w:divBdr>
        </w:div>
        <w:div w:id="1850480677">
          <w:marLeft w:val="0"/>
          <w:marRight w:val="0"/>
          <w:marTop w:val="0"/>
          <w:marBottom w:val="0"/>
          <w:divBdr>
            <w:top w:val="none" w:sz="0" w:space="0" w:color="auto"/>
            <w:left w:val="none" w:sz="0" w:space="0" w:color="auto"/>
            <w:bottom w:val="none" w:sz="0" w:space="0" w:color="auto"/>
            <w:right w:val="none" w:sz="0" w:space="0" w:color="auto"/>
          </w:divBdr>
        </w:div>
        <w:div w:id="1850832778">
          <w:marLeft w:val="0"/>
          <w:marRight w:val="0"/>
          <w:marTop w:val="0"/>
          <w:marBottom w:val="0"/>
          <w:divBdr>
            <w:top w:val="none" w:sz="0" w:space="0" w:color="auto"/>
            <w:left w:val="none" w:sz="0" w:space="0" w:color="auto"/>
            <w:bottom w:val="none" w:sz="0" w:space="0" w:color="auto"/>
            <w:right w:val="none" w:sz="0" w:space="0" w:color="auto"/>
          </w:divBdr>
        </w:div>
        <w:div w:id="1855916925">
          <w:marLeft w:val="0"/>
          <w:marRight w:val="0"/>
          <w:marTop w:val="0"/>
          <w:marBottom w:val="0"/>
          <w:divBdr>
            <w:top w:val="none" w:sz="0" w:space="0" w:color="auto"/>
            <w:left w:val="none" w:sz="0" w:space="0" w:color="auto"/>
            <w:bottom w:val="none" w:sz="0" w:space="0" w:color="auto"/>
            <w:right w:val="none" w:sz="0" w:space="0" w:color="auto"/>
          </w:divBdr>
        </w:div>
        <w:div w:id="1856655756">
          <w:marLeft w:val="0"/>
          <w:marRight w:val="0"/>
          <w:marTop w:val="0"/>
          <w:marBottom w:val="0"/>
          <w:divBdr>
            <w:top w:val="none" w:sz="0" w:space="0" w:color="auto"/>
            <w:left w:val="none" w:sz="0" w:space="0" w:color="auto"/>
            <w:bottom w:val="none" w:sz="0" w:space="0" w:color="auto"/>
            <w:right w:val="none" w:sz="0" w:space="0" w:color="auto"/>
          </w:divBdr>
        </w:div>
        <w:div w:id="1865169428">
          <w:marLeft w:val="0"/>
          <w:marRight w:val="0"/>
          <w:marTop w:val="0"/>
          <w:marBottom w:val="0"/>
          <w:divBdr>
            <w:top w:val="none" w:sz="0" w:space="0" w:color="auto"/>
            <w:left w:val="none" w:sz="0" w:space="0" w:color="auto"/>
            <w:bottom w:val="none" w:sz="0" w:space="0" w:color="auto"/>
            <w:right w:val="none" w:sz="0" w:space="0" w:color="auto"/>
          </w:divBdr>
        </w:div>
        <w:div w:id="1867327224">
          <w:marLeft w:val="0"/>
          <w:marRight w:val="0"/>
          <w:marTop w:val="0"/>
          <w:marBottom w:val="0"/>
          <w:divBdr>
            <w:top w:val="none" w:sz="0" w:space="0" w:color="auto"/>
            <w:left w:val="none" w:sz="0" w:space="0" w:color="auto"/>
            <w:bottom w:val="none" w:sz="0" w:space="0" w:color="auto"/>
            <w:right w:val="none" w:sz="0" w:space="0" w:color="auto"/>
          </w:divBdr>
        </w:div>
        <w:div w:id="1873109660">
          <w:marLeft w:val="0"/>
          <w:marRight w:val="0"/>
          <w:marTop w:val="0"/>
          <w:marBottom w:val="0"/>
          <w:divBdr>
            <w:top w:val="none" w:sz="0" w:space="0" w:color="auto"/>
            <w:left w:val="none" w:sz="0" w:space="0" w:color="auto"/>
            <w:bottom w:val="none" w:sz="0" w:space="0" w:color="auto"/>
            <w:right w:val="none" w:sz="0" w:space="0" w:color="auto"/>
          </w:divBdr>
        </w:div>
        <w:div w:id="1877619198">
          <w:marLeft w:val="0"/>
          <w:marRight w:val="0"/>
          <w:marTop w:val="0"/>
          <w:marBottom w:val="0"/>
          <w:divBdr>
            <w:top w:val="none" w:sz="0" w:space="0" w:color="auto"/>
            <w:left w:val="none" w:sz="0" w:space="0" w:color="auto"/>
            <w:bottom w:val="none" w:sz="0" w:space="0" w:color="auto"/>
            <w:right w:val="none" w:sz="0" w:space="0" w:color="auto"/>
          </w:divBdr>
        </w:div>
        <w:div w:id="1879120572">
          <w:marLeft w:val="0"/>
          <w:marRight w:val="0"/>
          <w:marTop w:val="0"/>
          <w:marBottom w:val="0"/>
          <w:divBdr>
            <w:top w:val="none" w:sz="0" w:space="0" w:color="auto"/>
            <w:left w:val="none" w:sz="0" w:space="0" w:color="auto"/>
            <w:bottom w:val="none" w:sz="0" w:space="0" w:color="auto"/>
            <w:right w:val="none" w:sz="0" w:space="0" w:color="auto"/>
          </w:divBdr>
        </w:div>
        <w:div w:id="1890651524">
          <w:marLeft w:val="0"/>
          <w:marRight w:val="0"/>
          <w:marTop w:val="0"/>
          <w:marBottom w:val="0"/>
          <w:divBdr>
            <w:top w:val="none" w:sz="0" w:space="0" w:color="auto"/>
            <w:left w:val="none" w:sz="0" w:space="0" w:color="auto"/>
            <w:bottom w:val="none" w:sz="0" w:space="0" w:color="auto"/>
            <w:right w:val="none" w:sz="0" w:space="0" w:color="auto"/>
          </w:divBdr>
        </w:div>
        <w:div w:id="1892110182">
          <w:marLeft w:val="0"/>
          <w:marRight w:val="0"/>
          <w:marTop w:val="0"/>
          <w:marBottom w:val="0"/>
          <w:divBdr>
            <w:top w:val="none" w:sz="0" w:space="0" w:color="auto"/>
            <w:left w:val="none" w:sz="0" w:space="0" w:color="auto"/>
            <w:bottom w:val="none" w:sz="0" w:space="0" w:color="auto"/>
            <w:right w:val="none" w:sz="0" w:space="0" w:color="auto"/>
          </w:divBdr>
        </w:div>
        <w:div w:id="1892184068">
          <w:marLeft w:val="0"/>
          <w:marRight w:val="0"/>
          <w:marTop w:val="0"/>
          <w:marBottom w:val="0"/>
          <w:divBdr>
            <w:top w:val="none" w:sz="0" w:space="0" w:color="auto"/>
            <w:left w:val="none" w:sz="0" w:space="0" w:color="auto"/>
            <w:bottom w:val="none" w:sz="0" w:space="0" w:color="auto"/>
            <w:right w:val="none" w:sz="0" w:space="0" w:color="auto"/>
          </w:divBdr>
          <w:divsChild>
            <w:div w:id="192157815">
              <w:marLeft w:val="0"/>
              <w:marRight w:val="0"/>
              <w:marTop w:val="0"/>
              <w:marBottom w:val="0"/>
              <w:divBdr>
                <w:top w:val="none" w:sz="0" w:space="0" w:color="auto"/>
                <w:left w:val="none" w:sz="0" w:space="0" w:color="auto"/>
                <w:bottom w:val="none" w:sz="0" w:space="0" w:color="auto"/>
                <w:right w:val="none" w:sz="0" w:space="0" w:color="auto"/>
              </w:divBdr>
            </w:div>
            <w:div w:id="403995013">
              <w:marLeft w:val="0"/>
              <w:marRight w:val="0"/>
              <w:marTop w:val="0"/>
              <w:marBottom w:val="0"/>
              <w:divBdr>
                <w:top w:val="none" w:sz="0" w:space="0" w:color="auto"/>
                <w:left w:val="none" w:sz="0" w:space="0" w:color="auto"/>
                <w:bottom w:val="none" w:sz="0" w:space="0" w:color="auto"/>
                <w:right w:val="none" w:sz="0" w:space="0" w:color="auto"/>
              </w:divBdr>
            </w:div>
            <w:div w:id="465782338">
              <w:marLeft w:val="0"/>
              <w:marRight w:val="0"/>
              <w:marTop w:val="0"/>
              <w:marBottom w:val="0"/>
              <w:divBdr>
                <w:top w:val="none" w:sz="0" w:space="0" w:color="auto"/>
                <w:left w:val="none" w:sz="0" w:space="0" w:color="auto"/>
                <w:bottom w:val="none" w:sz="0" w:space="0" w:color="auto"/>
                <w:right w:val="none" w:sz="0" w:space="0" w:color="auto"/>
              </w:divBdr>
            </w:div>
            <w:div w:id="466245991">
              <w:marLeft w:val="0"/>
              <w:marRight w:val="0"/>
              <w:marTop w:val="0"/>
              <w:marBottom w:val="0"/>
              <w:divBdr>
                <w:top w:val="none" w:sz="0" w:space="0" w:color="auto"/>
                <w:left w:val="none" w:sz="0" w:space="0" w:color="auto"/>
                <w:bottom w:val="none" w:sz="0" w:space="0" w:color="auto"/>
                <w:right w:val="none" w:sz="0" w:space="0" w:color="auto"/>
              </w:divBdr>
            </w:div>
            <w:div w:id="516816973">
              <w:marLeft w:val="0"/>
              <w:marRight w:val="0"/>
              <w:marTop w:val="0"/>
              <w:marBottom w:val="0"/>
              <w:divBdr>
                <w:top w:val="none" w:sz="0" w:space="0" w:color="auto"/>
                <w:left w:val="none" w:sz="0" w:space="0" w:color="auto"/>
                <w:bottom w:val="none" w:sz="0" w:space="0" w:color="auto"/>
                <w:right w:val="none" w:sz="0" w:space="0" w:color="auto"/>
              </w:divBdr>
            </w:div>
            <w:div w:id="557403190">
              <w:marLeft w:val="0"/>
              <w:marRight w:val="0"/>
              <w:marTop w:val="0"/>
              <w:marBottom w:val="0"/>
              <w:divBdr>
                <w:top w:val="none" w:sz="0" w:space="0" w:color="auto"/>
                <w:left w:val="none" w:sz="0" w:space="0" w:color="auto"/>
                <w:bottom w:val="none" w:sz="0" w:space="0" w:color="auto"/>
                <w:right w:val="none" w:sz="0" w:space="0" w:color="auto"/>
              </w:divBdr>
            </w:div>
            <w:div w:id="582227392">
              <w:marLeft w:val="0"/>
              <w:marRight w:val="0"/>
              <w:marTop w:val="0"/>
              <w:marBottom w:val="0"/>
              <w:divBdr>
                <w:top w:val="none" w:sz="0" w:space="0" w:color="auto"/>
                <w:left w:val="none" w:sz="0" w:space="0" w:color="auto"/>
                <w:bottom w:val="none" w:sz="0" w:space="0" w:color="auto"/>
                <w:right w:val="none" w:sz="0" w:space="0" w:color="auto"/>
              </w:divBdr>
            </w:div>
            <w:div w:id="654265322">
              <w:marLeft w:val="0"/>
              <w:marRight w:val="0"/>
              <w:marTop w:val="0"/>
              <w:marBottom w:val="0"/>
              <w:divBdr>
                <w:top w:val="none" w:sz="0" w:space="0" w:color="auto"/>
                <w:left w:val="none" w:sz="0" w:space="0" w:color="auto"/>
                <w:bottom w:val="none" w:sz="0" w:space="0" w:color="auto"/>
                <w:right w:val="none" w:sz="0" w:space="0" w:color="auto"/>
              </w:divBdr>
            </w:div>
            <w:div w:id="1042175246">
              <w:marLeft w:val="0"/>
              <w:marRight w:val="0"/>
              <w:marTop w:val="0"/>
              <w:marBottom w:val="0"/>
              <w:divBdr>
                <w:top w:val="none" w:sz="0" w:space="0" w:color="auto"/>
                <w:left w:val="none" w:sz="0" w:space="0" w:color="auto"/>
                <w:bottom w:val="none" w:sz="0" w:space="0" w:color="auto"/>
                <w:right w:val="none" w:sz="0" w:space="0" w:color="auto"/>
              </w:divBdr>
            </w:div>
            <w:div w:id="1061565033">
              <w:marLeft w:val="0"/>
              <w:marRight w:val="0"/>
              <w:marTop w:val="0"/>
              <w:marBottom w:val="0"/>
              <w:divBdr>
                <w:top w:val="none" w:sz="0" w:space="0" w:color="auto"/>
                <w:left w:val="none" w:sz="0" w:space="0" w:color="auto"/>
                <w:bottom w:val="none" w:sz="0" w:space="0" w:color="auto"/>
                <w:right w:val="none" w:sz="0" w:space="0" w:color="auto"/>
              </w:divBdr>
            </w:div>
            <w:div w:id="1282420174">
              <w:marLeft w:val="0"/>
              <w:marRight w:val="0"/>
              <w:marTop w:val="0"/>
              <w:marBottom w:val="0"/>
              <w:divBdr>
                <w:top w:val="none" w:sz="0" w:space="0" w:color="auto"/>
                <w:left w:val="none" w:sz="0" w:space="0" w:color="auto"/>
                <w:bottom w:val="none" w:sz="0" w:space="0" w:color="auto"/>
                <w:right w:val="none" w:sz="0" w:space="0" w:color="auto"/>
              </w:divBdr>
            </w:div>
            <w:div w:id="1660034263">
              <w:marLeft w:val="0"/>
              <w:marRight w:val="0"/>
              <w:marTop w:val="0"/>
              <w:marBottom w:val="0"/>
              <w:divBdr>
                <w:top w:val="none" w:sz="0" w:space="0" w:color="auto"/>
                <w:left w:val="none" w:sz="0" w:space="0" w:color="auto"/>
                <w:bottom w:val="none" w:sz="0" w:space="0" w:color="auto"/>
                <w:right w:val="none" w:sz="0" w:space="0" w:color="auto"/>
              </w:divBdr>
            </w:div>
            <w:div w:id="1738016531">
              <w:marLeft w:val="0"/>
              <w:marRight w:val="0"/>
              <w:marTop w:val="0"/>
              <w:marBottom w:val="0"/>
              <w:divBdr>
                <w:top w:val="none" w:sz="0" w:space="0" w:color="auto"/>
                <w:left w:val="none" w:sz="0" w:space="0" w:color="auto"/>
                <w:bottom w:val="none" w:sz="0" w:space="0" w:color="auto"/>
                <w:right w:val="none" w:sz="0" w:space="0" w:color="auto"/>
              </w:divBdr>
            </w:div>
            <w:div w:id="1804427028">
              <w:marLeft w:val="0"/>
              <w:marRight w:val="0"/>
              <w:marTop w:val="0"/>
              <w:marBottom w:val="0"/>
              <w:divBdr>
                <w:top w:val="none" w:sz="0" w:space="0" w:color="auto"/>
                <w:left w:val="none" w:sz="0" w:space="0" w:color="auto"/>
                <w:bottom w:val="none" w:sz="0" w:space="0" w:color="auto"/>
                <w:right w:val="none" w:sz="0" w:space="0" w:color="auto"/>
              </w:divBdr>
            </w:div>
            <w:div w:id="1908959407">
              <w:marLeft w:val="0"/>
              <w:marRight w:val="0"/>
              <w:marTop w:val="0"/>
              <w:marBottom w:val="0"/>
              <w:divBdr>
                <w:top w:val="none" w:sz="0" w:space="0" w:color="auto"/>
                <w:left w:val="none" w:sz="0" w:space="0" w:color="auto"/>
                <w:bottom w:val="none" w:sz="0" w:space="0" w:color="auto"/>
                <w:right w:val="none" w:sz="0" w:space="0" w:color="auto"/>
              </w:divBdr>
            </w:div>
            <w:div w:id="1944023383">
              <w:marLeft w:val="0"/>
              <w:marRight w:val="0"/>
              <w:marTop w:val="0"/>
              <w:marBottom w:val="0"/>
              <w:divBdr>
                <w:top w:val="none" w:sz="0" w:space="0" w:color="auto"/>
                <w:left w:val="none" w:sz="0" w:space="0" w:color="auto"/>
                <w:bottom w:val="none" w:sz="0" w:space="0" w:color="auto"/>
                <w:right w:val="none" w:sz="0" w:space="0" w:color="auto"/>
              </w:divBdr>
            </w:div>
            <w:div w:id="1947106446">
              <w:marLeft w:val="0"/>
              <w:marRight w:val="0"/>
              <w:marTop w:val="0"/>
              <w:marBottom w:val="0"/>
              <w:divBdr>
                <w:top w:val="none" w:sz="0" w:space="0" w:color="auto"/>
                <w:left w:val="none" w:sz="0" w:space="0" w:color="auto"/>
                <w:bottom w:val="none" w:sz="0" w:space="0" w:color="auto"/>
                <w:right w:val="none" w:sz="0" w:space="0" w:color="auto"/>
              </w:divBdr>
            </w:div>
            <w:div w:id="1955361326">
              <w:marLeft w:val="0"/>
              <w:marRight w:val="0"/>
              <w:marTop w:val="0"/>
              <w:marBottom w:val="0"/>
              <w:divBdr>
                <w:top w:val="none" w:sz="0" w:space="0" w:color="auto"/>
                <w:left w:val="none" w:sz="0" w:space="0" w:color="auto"/>
                <w:bottom w:val="none" w:sz="0" w:space="0" w:color="auto"/>
                <w:right w:val="none" w:sz="0" w:space="0" w:color="auto"/>
              </w:divBdr>
            </w:div>
          </w:divsChild>
        </w:div>
        <w:div w:id="1892230931">
          <w:marLeft w:val="0"/>
          <w:marRight w:val="0"/>
          <w:marTop w:val="0"/>
          <w:marBottom w:val="0"/>
          <w:divBdr>
            <w:top w:val="none" w:sz="0" w:space="0" w:color="auto"/>
            <w:left w:val="none" w:sz="0" w:space="0" w:color="auto"/>
            <w:bottom w:val="none" w:sz="0" w:space="0" w:color="auto"/>
            <w:right w:val="none" w:sz="0" w:space="0" w:color="auto"/>
          </w:divBdr>
        </w:div>
        <w:div w:id="1892959389">
          <w:marLeft w:val="0"/>
          <w:marRight w:val="0"/>
          <w:marTop w:val="0"/>
          <w:marBottom w:val="0"/>
          <w:divBdr>
            <w:top w:val="none" w:sz="0" w:space="0" w:color="auto"/>
            <w:left w:val="none" w:sz="0" w:space="0" w:color="auto"/>
            <w:bottom w:val="none" w:sz="0" w:space="0" w:color="auto"/>
            <w:right w:val="none" w:sz="0" w:space="0" w:color="auto"/>
          </w:divBdr>
        </w:div>
        <w:div w:id="1895195690">
          <w:marLeft w:val="0"/>
          <w:marRight w:val="0"/>
          <w:marTop w:val="0"/>
          <w:marBottom w:val="0"/>
          <w:divBdr>
            <w:top w:val="none" w:sz="0" w:space="0" w:color="auto"/>
            <w:left w:val="none" w:sz="0" w:space="0" w:color="auto"/>
            <w:bottom w:val="none" w:sz="0" w:space="0" w:color="auto"/>
            <w:right w:val="none" w:sz="0" w:space="0" w:color="auto"/>
          </w:divBdr>
        </w:div>
        <w:div w:id="1901749378">
          <w:marLeft w:val="0"/>
          <w:marRight w:val="0"/>
          <w:marTop w:val="0"/>
          <w:marBottom w:val="0"/>
          <w:divBdr>
            <w:top w:val="none" w:sz="0" w:space="0" w:color="auto"/>
            <w:left w:val="none" w:sz="0" w:space="0" w:color="auto"/>
            <w:bottom w:val="none" w:sz="0" w:space="0" w:color="auto"/>
            <w:right w:val="none" w:sz="0" w:space="0" w:color="auto"/>
          </w:divBdr>
        </w:div>
        <w:div w:id="1907110661">
          <w:marLeft w:val="0"/>
          <w:marRight w:val="0"/>
          <w:marTop w:val="0"/>
          <w:marBottom w:val="0"/>
          <w:divBdr>
            <w:top w:val="none" w:sz="0" w:space="0" w:color="auto"/>
            <w:left w:val="none" w:sz="0" w:space="0" w:color="auto"/>
            <w:bottom w:val="none" w:sz="0" w:space="0" w:color="auto"/>
            <w:right w:val="none" w:sz="0" w:space="0" w:color="auto"/>
          </w:divBdr>
        </w:div>
        <w:div w:id="1907450718">
          <w:marLeft w:val="0"/>
          <w:marRight w:val="0"/>
          <w:marTop w:val="0"/>
          <w:marBottom w:val="0"/>
          <w:divBdr>
            <w:top w:val="none" w:sz="0" w:space="0" w:color="auto"/>
            <w:left w:val="none" w:sz="0" w:space="0" w:color="auto"/>
            <w:bottom w:val="none" w:sz="0" w:space="0" w:color="auto"/>
            <w:right w:val="none" w:sz="0" w:space="0" w:color="auto"/>
          </w:divBdr>
        </w:div>
        <w:div w:id="1909682199">
          <w:marLeft w:val="0"/>
          <w:marRight w:val="0"/>
          <w:marTop w:val="0"/>
          <w:marBottom w:val="0"/>
          <w:divBdr>
            <w:top w:val="none" w:sz="0" w:space="0" w:color="auto"/>
            <w:left w:val="none" w:sz="0" w:space="0" w:color="auto"/>
            <w:bottom w:val="none" w:sz="0" w:space="0" w:color="auto"/>
            <w:right w:val="none" w:sz="0" w:space="0" w:color="auto"/>
          </w:divBdr>
        </w:div>
        <w:div w:id="1913202218">
          <w:marLeft w:val="0"/>
          <w:marRight w:val="0"/>
          <w:marTop w:val="0"/>
          <w:marBottom w:val="0"/>
          <w:divBdr>
            <w:top w:val="none" w:sz="0" w:space="0" w:color="auto"/>
            <w:left w:val="none" w:sz="0" w:space="0" w:color="auto"/>
            <w:bottom w:val="none" w:sz="0" w:space="0" w:color="auto"/>
            <w:right w:val="none" w:sz="0" w:space="0" w:color="auto"/>
          </w:divBdr>
        </w:div>
        <w:div w:id="1923879000">
          <w:marLeft w:val="0"/>
          <w:marRight w:val="0"/>
          <w:marTop w:val="0"/>
          <w:marBottom w:val="0"/>
          <w:divBdr>
            <w:top w:val="none" w:sz="0" w:space="0" w:color="auto"/>
            <w:left w:val="none" w:sz="0" w:space="0" w:color="auto"/>
            <w:bottom w:val="none" w:sz="0" w:space="0" w:color="auto"/>
            <w:right w:val="none" w:sz="0" w:space="0" w:color="auto"/>
          </w:divBdr>
        </w:div>
        <w:div w:id="1924341492">
          <w:marLeft w:val="0"/>
          <w:marRight w:val="0"/>
          <w:marTop w:val="0"/>
          <w:marBottom w:val="0"/>
          <w:divBdr>
            <w:top w:val="none" w:sz="0" w:space="0" w:color="auto"/>
            <w:left w:val="none" w:sz="0" w:space="0" w:color="auto"/>
            <w:bottom w:val="none" w:sz="0" w:space="0" w:color="auto"/>
            <w:right w:val="none" w:sz="0" w:space="0" w:color="auto"/>
          </w:divBdr>
        </w:div>
        <w:div w:id="1924994255">
          <w:marLeft w:val="0"/>
          <w:marRight w:val="0"/>
          <w:marTop w:val="0"/>
          <w:marBottom w:val="0"/>
          <w:divBdr>
            <w:top w:val="none" w:sz="0" w:space="0" w:color="auto"/>
            <w:left w:val="none" w:sz="0" w:space="0" w:color="auto"/>
            <w:bottom w:val="none" w:sz="0" w:space="0" w:color="auto"/>
            <w:right w:val="none" w:sz="0" w:space="0" w:color="auto"/>
          </w:divBdr>
        </w:div>
        <w:div w:id="1930962855">
          <w:marLeft w:val="0"/>
          <w:marRight w:val="0"/>
          <w:marTop w:val="0"/>
          <w:marBottom w:val="0"/>
          <w:divBdr>
            <w:top w:val="none" w:sz="0" w:space="0" w:color="auto"/>
            <w:left w:val="none" w:sz="0" w:space="0" w:color="auto"/>
            <w:bottom w:val="none" w:sz="0" w:space="0" w:color="auto"/>
            <w:right w:val="none" w:sz="0" w:space="0" w:color="auto"/>
          </w:divBdr>
        </w:div>
        <w:div w:id="1931817700">
          <w:marLeft w:val="0"/>
          <w:marRight w:val="0"/>
          <w:marTop w:val="0"/>
          <w:marBottom w:val="0"/>
          <w:divBdr>
            <w:top w:val="none" w:sz="0" w:space="0" w:color="auto"/>
            <w:left w:val="none" w:sz="0" w:space="0" w:color="auto"/>
            <w:bottom w:val="none" w:sz="0" w:space="0" w:color="auto"/>
            <w:right w:val="none" w:sz="0" w:space="0" w:color="auto"/>
          </w:divBdr>
        </w:div>
        <w:div w:id="1932003406">
          <w:marLeft w:val="0"/>
          <w:marRight w:val="0"/>
          <w:marTop w:val="0"/>
          <w:marBottom w:val="0"/>
          <w:divBdr>
            <w:top w:val="none" w:sz="0" w:space="0" w:color="auto"/>
            <w:left w:val="none" w:sz="0" w:space="0" w:color="auto"/>
            <w:bottom w:val="none" w:sz="0" w:space="0" w:color="auto"/>
            <w:right w:val="none" w:sz="0" w:space="0" w:color="auto"/>
          </w:divBdr>
        </w:div>
        <w:div w:id="1934629886">
          <w:marLeft w:val="0"/>
          <w:marRight w:val="0"/>
          <w:marTop w:val="0"/>
          <w:marBottom w:val="0"/>
          <w:divBdr>
            <w:top w:val="none" w:sz="0" w:space="0" w:color="auto"/>
            <w:left w:val="none" w:sz="0" w:space="0" w:color="auto"/>
            <w:bottom w:val="none" w:sz="0" w:space="0" w:color="auto"/>
            <w:right w:val="none" w:sz="0" w:space="0" w:color="auto"/>
          </w:divBdr>
        </w:div>
        <w:div w:id="1935942115">
          <w:marLeft w:val="0"/>
          <w:marRight w:val="0"/>
          <w:marTop w:val="0"/>
          <w:marBottom w:val="0"/>
          <w:divBdr>
            <w:top w:val="none" w:sz="0" w:space="0" w:color="auto"/>
            <w:left w:val="none" w:sz="0" w:space="0" w:color="auto"/>
            <w:bottom w:val="none" w:sz="0" w:space="0" w:color="auto"/>
            <w:right w:val="none" w:sz="0" w:space="0" w:color="auto"/>
          </w:divBdr>
        </w:div>
        <w:div w:id="1938564496">
          <w:marLeft w:val="0"/>
          <w:marRight w:val="0"/>
          <w:marTop w:val="0"/>
          <w:marBottom w:val="0"/>
          <w:divBdr>
            <w:top w:val="none" w:sz="0" w:space="0" w:color="auto"/>
            <w:left w:val="none" w:sz="0" w:space="0" w:color="auto"/>
            <w:bottom w:val="none" w:sz="0" w:space="0" w:color="auto"/>
            <w:right w:val="none" w:sz="0" w:space="0" w:color="auto"/>
          </w:divBdr>
        </w:div>
        <w:div w:id="1940261639">
          <w:marLeft w:val="0"/>
          <w:marRight w:val="0"/>
          <w:marTop w:val="0"/>
          <w:marBottom w:val="0"/>
          <w:divBdr>
            <w:top w:val="none" w:sz="0" w:space="0" w:color="auto"/>
            <w:left w:val="none" w:sz="0" w:space="0" w:color="auto"/>
            <w:bottom w:val="none" w:sz="0" w:space="0" w:color="auto"/>
            <w:right w:val="none" w:sz="0" w:space="0" w:color="auto"/>
          </w:divBdr>
        </w:div>
        <w:div w:id="1943761036">
          <w:marLeft w:val="0"/>
          <w:marRight w:val="0"/>
          <w:marTop w:val="0"/>
          <w:marBottom w:val="0"/>
          <w:divBdr>
            <w:top w:val="none" w:sz="0" w:space="0" w:color="auto"/>
            <w:left w:val="none" w:sz="0" w:space="0" w:color="auto"/>
            <w:bottom w:val="none" w:sz="0" w:space="0" w:color="auto"/>
            <w:right w:val="none" w:sz="0" w:space="0" w:color="auto"/>
          </w:divBdr>
        </w:div>
        <w:div w:id="1946108552">
          <w:marLeft w:val="0"/>
          <w:marRight w:val="0"/>
          <w:marTop w:val="0"/>
          <w:marBottom w:val="0"/>
          <w:divBdr>
            <w:top w:val="none" w:sz="0" w:space="0" w:color="auto"/>
            <w:left w:val="none" w:sz="0" w:space="0" w:color="auto"/>
            <w:bottom w:val="none" w:sz="0" w:space="0" w:color="auto"/>
            <w:right w:val="none" w:sz="0" w:space="0" w:color="auto"/>
          </w:divBdr>
        </w:div>
        <w:div w:id="1953856889">
          <w:marLeft w:val="0"/>
          <w:marRight w:val="0"/>
          <w:marTop w:val="0"/>
          <w:marBottom w:val="0"/>
          <w:divBdr>
            <w:top w:val="none" w:sz="0" w:space="0" w:color="auto"/>
            <w:left w:val="none" w:sz="0" w:space="0" w:color="auto"/>
            <w:bottom w:val="none" w:sz="0" w:space="0" w:color="auto"/>
            <w:right w:val="none" w:sz="0" w:space="0" w:color="auto"/>
          </w:divBdr>
        </w:div>
        <w:div w:id="1955362827">
          <w:marLeft w:val="0"/>
          <w:marRight w:val="0"/>
          <w:marTop w:val="0"/>
          <w:marBottom w:val="0"/>
          <w:divBdr>
            <w:top w:val="none" w:sz="0" w:space="0" w:color="auto"/>
            <w:left w:val="none" w:sz="0" w:space="0" w:color="auto"/>
            <w:bottom w:val="none" w:sz="0" w:space="0" w:color="auto"/>
            <w:right w:val="none" w:sz="0" w:space="0" w:color="auto"/>
          </w:divBdr>
        </w:div>
        <w:div w:id="1955594680">
          <w:marLeft w:val="0"/>
          <w:marRight w:val="0"/>
          <w:marTop w:val="0"/>
          <w:marBottom w:val="0"/>
          <w:divBdr>
            <w:top w:val="none" w:sz="0" w:space="0" w:color="auto"/>
            <w:left w:val="none" w:sz="0" w:space="0" w:color="auto"/>
            <w:bottom w:val="none" w:sz="0" w:space="0" w:color="auto"/>
            <w:right w:val="none" w:sz="0" w:space="0" w:color="auto"/>
          </w:divBdr>
        </w:div>
        <w:div w:id="1966039388">
          <w:marLeft w:val="0"/>
          <w:marRight w:val="0"/>
          <w:marTop w:val="0"/>
          <w:marBottom w:val="0"/>
          <w:divBdr>
            <w:top w:val="none" w:sz="0" w:space="0" w:color="auto"/>
            <w:left w:val="none" w:sz="0" w:space="0" w:color="auto"/>
            <w:bottom w:val="none" w:sz="0" w:space="0" w:color="auto"/>
            <w:right w:val="none" w:sz="0" w:space="0" w:color="auto"/>
          </w:divBdr>
        </w:div>
        <w:div w:id="1970471548">
          <w:marLeft w:val="0"/>
          <w:marRight w:val="0"/>
          <w:marTop w:val="0"/>
          <w:marBottom w:val="0"/>
          <w:divBdr>
            <w:top w:val="none" w:sz="0" w:space="0" w:color="auto"/>
            <w:left w:val="none" w:sz="0" w:space="0" w:color="auto"/>
            <w:bottom w:val="none" w:sz="0" w:space="0" w:color="auto"/>
            <w:right w:val="none" w:sz="0" w:space="0" w:color="auto"/>
          </w:divBdr>
        </w:div>
        <w:div w:id="1971323971">
          <w:marLeft w:val="0"/>
          <w:marRight w:val="0"/>
          <w:marTop w:val="0"/>
          <w:marBottom w:val="0"/>
          <w:divBdr>
            <w:top w:val="none" w:sz="0" w:space="0" w:color="auto"/>
            <w:left w:val="none" w:sz="0" w:space="0" w:color="auto"/>
            <w:bottom w:val="none" w:sz="0" w:space="0" w:color="auto"/>
            <w:right w:val="none" w:sz="0" w:space="0" w:color="auto"/>
          </w:divBdr>
        </w:div>
        <w:div w:id="1974554169">
          <w:marLeft w:val="0"/>
          <w:marRight w:val="0"/>
          <w:marTop w:val="0"/>
          <w:marBottom w:val="0"/>
          <w:divBdr>
            <w:top w:val="none" w:sz="0" w:space="0" w:color="auto"/>
            <w:left w:val="none" w:sz="0" w:space="0" w:color="auto"/>
            <w:bottom w:val="none" w:sz="0" w:space="0" w:color="auto"/>
            <w:right w:val="none" w:sz="0" w:space="0" w:color="auto"/>
          </w:divBdr>
        </w:div>
        <w:div w:id="1978560656">
          <w:marLeft w:val="0"/>
          <w:marRight w:val="0"/>
          <w:marTop w:val="0"/>
          <w:marBottom w:val="0"/>
          <w:divBdr>
            <w:top w:val="none" w:sz="0" w:space="0" w:color="auto"/>
            <w:left w:val="none" w:sz="0" w:space="0" w:color="auto"/>
            <w:bottom w:val="none" w:sz="0" w:space="0" w:color="auto"/>
            <w:right w:val="none" w:sz="0" w:space="0" w:color="auto"/>
          </w:divBdr>
        </w:div>
        <w:div w:id="1978996757">
          <w:marLeft w:val="0"/>
          <w:marRight w:val="0"/>
          <w:marTop w:val="0"/>
          <w:marBottom w:val="0"/>
          <w:divBdr>
            <w:top w:val="none" w:sz="0" w:space="0" w:color="auto"/>
            <w:left w:val="none" w:sz="0" w:space="0" w:color="auto"/>
            <w:bottom w:val="none" w:sz="0" w:space="0" w:color="auto"/>
            <w:right w:val="none" w:sz="0" w:space="0" w:color="auto"/>
          </w:divBdr>
        </w:div>
        <w:div w:id="1979801942">
          <w:marLeft w:val="0"/>
          <w:marRight w:val="0"/>
          <w:marTop w:val="0"/>
          <w:marBottom w:val="0"/>
          <w:divBdr>
            <w:top w:val="none" w:sz="0" w:space="0" w:color="auto"/>
            <w:left w:val="none" w:sz="0" w:space="0" w:color="auto"/>
            <w:bottom w:val="none" w:sz="0" w:space="0" w:color="auto"/>
            <w:right w:val="none" w:sz="0" w:space="0" w:color="auto"/>
          </w:divBdr>
        </w:div>
        <w:div w:id="1988777738">
          <w:marLeft w:val="0"/>
          <w:marRight w:val="0"/>
          <w:marTop w:val="0"/>
          <w:marBottom w:val="0"/>
          <w:divBdr>
            <w:top w:val="none" w:sz="0" w:space="0" w:color="auto"/>
            <w:left w:val="none" w:sz="0" w:space="0" w:color="auto"/>
            <w:bottom w:val="none" w:sz="0" w:space="0" w:color="auto"/>
            <w:right w:val="none" w:sz="0" w:space="0" w:color="auto"/>
          </w:divBdr>
        </w:div>
        <w:div w:id="1989630341">
          <w:marLeft w:val="0"/>
          <w:marRight w:val="0"/>
          <w:marTop w:val="0"/>
          <w:marBottom w:val="0"/>
          <w:divBdr>
            <w:top w:val="none" w:sz="0" w:space="0" w:color="auto"/>
            <w:left w:val="none" w:sz="0" w:space="0" w:color="auto"/>
            <w:bottom w:val="none" w:sz="0" w:space="0" w:color="auto"/>
            <w:right w:val="none" w:sz="0" w:space="0" w:color="auto"/>
          </w:divBdr>
        </w:div>
        <w:div w:id="1991711666">
          <w:marLeft w:val="0"/>
          <w:marRight w:val="0"/>
          <w:marTop w:val="0"/>
          <w:marBottom w:val="0"/>
          <w:divBdr>
            <w:top w:val="none" w:sz="0" w:space="0" w:color="auto"/>
            <w:left w:val="none" w:sz="0" w:space="0" w:color="auto"/>
            <w:bottom w:val="none" w:sz="0" w:space="0" w:color="auto"/>
            <w:right w:val="none" w:sz="0" w:space="0" w:color="auto"/>
          </w:divBdr>
        </w:div>
        <w:div w:id="2001955486">
          <w:marLeft w:val="0"/>
          <w:marRight w:val="0"/>
          <w:marTop w:val="0"/>
          <w:marBottom w:val="0"/>
          <w:divBdr>
            <w:top w:val="none" w:sz="0" w:space="0" w:color="auto"/>
            <w:left w:val="none" w:sz="0" w:space="0" w:color="auto"/>
            <w:bottom w:val="none" w:sz="0" w:space="0" w:color="auto"/>
            <w:right w:val="none" w:sz="0" w:space="0" w:color="auto"/>
          </w:divBdr>
        </w:div>
        <w:div w:id="2009214569">
          <w:marLeft w:val="0"/>
          <w:marRight w:val="0"/>
          <w:marTop w:val="0"/>
          <w:marBottom w:val="0"/>
          <w:divBdr>
            <w:top w:val="none" w:sz="0" w:space="0" w:color="auto"/>
            <w:left w:val="none" w:sz="0" w:space="0" w:color="auto"/>
            <w:bottom w:val="none" w:sz="0" w:space="0" w:color="auto"/>
            <w:right w:val="none" w:sz="0" w:space="0" w:color="auto"/>
          </w:divBdr>
        </w:div>
        <w:div w:id="2009819507">
          <w:marLeft w:val="0"/>
          <w:marRight w:val="0"/>
          <w:marTop w:val="0"/>
          <w:marBottom w:val="0"/>
          <w:divBdr>
            <w:top w:val="none" w:sz="0" w:space="0" w:color="auto"/>
            <w:left w:val="none" w:sz="0" w:space="0" w:color="auto"/>
            <w:bottom w:val="none" w:sz="0" w:space="0" w:color="auto"/>
            <w:right w:val="none" w:sz="0" w:space="0" w:color="auto"/>
          </w:divBdr>
        </w:div>
        <w:div w:id="2011984989">
          <w:marLeft w:val="0"/>
          <w:marRight w:val="0"/>
          <w:marTop w:val="0"/>
          <w:marBottom w:val="0"/>
          <w:divBdr>
            <w:top w:val="none" w:sz="0" w:space="0" w:color="auto"/>
            <w:left w:val="none" w:sz="0" w:space="0" w:color="auto"/>
            <w:bottom w:val="none" w:sz="0" w:space="0" w:color="auto"/>
            <w:right w:val="none" w:sz="0" w:space="0" w:color="auto"/>
          </w:divBdr>
        </w:div>
        <w:div w:id="2015448159">
          <w:marLeft w:val="0"/>
          <w:marRight w:val="0"/>
          <w:marTop w:val="0"/>
          <w:marBottom w:val="0"/>
          <w:divBdr>
            <w:top w:val="none" w:sz="0" w:space="0" w:color="auto"/>
            <w:left w:val="none" w:sz="0" w:space="0" w:color="auto"/>
            <w:bottom w:val="none" w:sz="0" w:space="0" w:color="auto"/>
            <w:right w:val="none" w:sz="0" w:space="0" w:color="auto"/>
          </w:divBdr>
        </w:div>
        <w:div w:id="2020883258">
          <w:marLeft w:val="0"/>
          <w:marRight w:val="0"/>
          <w:marTop w:val="0"/>
          <w:marBottom w:val="0"/>
          <w:divBdr>
            <w:top w:val="none" w:sz="0" w:space="0" w:color="auto"/>
            <w:left w:val="none" w:sz="0" w:space="0" w:color="auto"/>
            <w:bottom w:val="none" w:sz="0" w:space="0" w:color="auto"/>
            <w:right w:val="none" w:sz="0" w:space="0" w:color="auto"/>
          </w:divBdr>
        </w:div>
        <w:div w:id="2021397018">
          <w:marLeft w:val="0"/>
          <w:marRight w:val="0"/>
          <w:marTop w:val="0"/>
          <w:marBottom w:val="0"/>
          <w:divBdr>
            <w:top w:val="none" w:sz="0" w:space="0" w:color="auto"/>
            <w:left w:val="none" w:sz="0" w:space="0" w:color="auto"/>
            <w:bottom w:val="none" w:sz="0" w:space="0" w:color="auto"/>
            <w:right w:val="none" w:sz="0" w:space="0" w:color="auto"/>
          </w:divBdr>
        </w:div>
        <w:div w:id="2029215600">
          <w:marLeft w:val="0"/>
          <w:marRight w:val="0"/>
          <w:marTop w:val="0"/>
          <w:marBottom w:val="0"/>
          <w:divBdr>
            <w:top w:val="none" w:sz="0" w:space="0" w:color="auto"/>
            <w:left w:val="none" w:sz="0" w:space="0" w:color="auto"/>
            <w:bottom w:val="none" w:sz="0" w:space="0" w:color="auto"/>
            <w:right w:val="none" w:sz="0" w:space="0" w:color="auto"/>
          </w:divBdr>
        </w:div>
        <w:div w:id="2029987249">
          <w:marLeft w:val="0"/>
          <w:marRight w:val="0"/>
          <w:marTop w:val="0"/>
          <w:marBottom w:val="0"/>
          <w:divBdr>
            <w:top w:val="none" w:sz="0" w:space="0" w:color="auto"/>
            <w:left w:val="none" w:sz="0" w:space="0" w:color="auto"/>
            <w:bottom w:val="none" w:sz="0" w:space="0" w:color="auto"/>
            <w:right w:val="none" w:sz="0" w:space="0" w:color="auto"/>
          </w:divBdr>
        </w:div>
        <w:div w:id="2038775054">
          <w:marLeft w:val="0"/>
          <w:marRight w:val="0"/>
          <w:marTop w:val="0"/>
          <w:marBottom w:val="0"/>
          <w:divBdr>
            <w:top w:val="none" w:sz="0" w:space="0" w:color="auto"/>
            <w:left w:val="none" w:sz="0" w:space="0" w:color="auto"/>
            <w:bottom w:val="none" w:sz="0" w:space="0" w:color="auto"/>
            <w:right w:val="none" w:sz="0" w:space="0" w:color="auto"/>
          </w:divBdr>
        </w:div>
        <w:div w:id="2040663309">
          <w:marLeft w:val="0"/>
          <w:marRight w:val="0"/>
          <w:marTop w:val="0"/>
          <w:marBottom w:val="0"/>
          <w:divBdr>
            <w:top w:val="none" w:sz="0" w:space="0" w:color="auto"/>
            <w:left w:val="none" w:sz="0" w:space="0" w:color="auto"/>
            <w:bottom w:val="none" w:sz="0" w:space="0" w:color="auto"/>
            <w:right w:val="none" w:sz="0" w:space="0" w:color="auto"/>
          </w:divBdr>
        </w:div>
        <w:div w:id="2041055207">
          <w:marLeft w:val="0"/>
          <w:marRight w:val="0"/>
          <w:marTop w:val="0"/>
          <w:marBottom w:val="0"/>
          <w:divBdr>
            <w:top w:val="none" w:sz="0" w:space="0" w:color="auto"/>
            <w:left w:val="none" w:sz="0" w:space="0" w:color="auto"/>
            <w:bottom w:val="none" w:sz="0" w:space="0" w:color="auto"/>
            <w:right w:val="none" w:sz="0" w:space="0" w:color="auto"/>
          </w:divBdr>
        </w:div>
        <w:div w:id="2041197830">
          <w:marLeft w:val="0"/>
          <w:marRight w:val="0"/>
          <w:marTop w:val="0"/>
          <w:marBottom w:val="0"/>
          <w:divBdr>
            <w:top w:val="none" w:sz="0" w:space="0" w:color="auto"/>
            <w:left w:val="none" w:sz="0" w:space="0" w:color="auto"/>
            <w:bottom w:val="none" w:sz="0" w:space="0" w:color="auto"/>
            <w:right w:val="none" w:sz="0" w:space="0" w:color="auto"/>
          </w:divBdr>
        </w:div>
        <w:div w:id="2041272316">
          <w:marLeft w:val="0"/>
          <w:marRight w:val="0"/>
          <w:marTop w:val="0"/>
          <w:marBottom w:val="0"/>
          <w:divBdr>
            <w:top w:val="none" w:sz="0" w:space="0" w:color="auto"/>
            <w:left w:val="none" w:sz="0" w:space="0" w:color="auto"/>
            <w:bottom w:val="none" w:sz="0" w:space="0" w:color="auto"/>
            <w:right w:val="none" w:sz="0" w:space="0" w:color="auto"/>
          </w:divBdr>
        </w:div>
        <w:div w:id="2047368651">
          <w:marLeft w:val="0"/>
          <w:marRight w:val="0"/>
          <w:marTop w:val="0"/>
          <w:marBottom w:val="0"/>
          <w:divBdr>
            <w:top w:val="none" w:sz="0" w:space="0" w:color="auto"/>
            <w:left w:val="none" w:sz="0" w:space="0" w:color="auto"/>
            <w:bottom w:val="none" w:sz="0" w:space="0" w:color="auto"/>
            <w:right w:val="none" w:sz="0" w:space="0" w:color="auto"/>
          </w:divBdr>
        </w:div>
        <w:div w:id="2053067188">
          <w:marLeft w:val="0"/>
          <w:marRight w:val="0"/>
          <w:marTop w:val="0"/>
          <w:marBottom w:val="0"/>
          <w:divBdr>
            <w:top w:val="none" w:sz="0" w:space="0" w:color="auto"/>
            <w:left w:val="none" w:sz="0" w:space="0" w:color="auto"/>
            <w:bottom w:val="none" w:sz="0" w:space="0" w:color="auto"/>
            <w:right w:val="none" w:sz="0" w:space="0" w:color="auto"/>
          </w:divBdr>
        </w:div>
        <w:div w:id="2053383855">
          <w:marLeft w:val="0"/>
          <w:marRight w:val="0"/>
          <w:marTop w:val="0"/>
          <w:marBottom w:val="0"/>
          <w:divBdr>
            <w:top w:val="none" w:sz="0" w:space="0" w:color="auto"/>
            <w:left w:val="none" w:sz="0" w:space="0" w:color="auto"/>
            <w:bottom w:val="none" w:sz="0" w:space="0" w:color="auto"/>
            <w:right w:val="none" w:sz="0" w:space="0" w:color="auto"/>
          </w:divBdr>
        </w:div>
        <w:div w:id="2054767675">
          <w:marLeft w:val="0"/>
          <w:marRight w:val="0"/>
          <w:marTop w:val="0"/>
          <w:marBottom w:val="0"/>
          <w:divBdr>
            <w:top w:val="none" w:sz="0" w:space="0" w:color="auto"/>
            <w:left w:val="none" w:sz="0" w:space="0" w:color="auto"/>
            <w:bottom w:val="none" w:sz="0" w:space="0" w:color="auto"/>
            <w:right w:val="none" w:sz="0" w:space="0" w:color="auto"/>
          </w:divBdr>
        </w:div>
        <w:div w:id="2056653981">
          <w:marLeft w:val="0"/>
          <w:marRight w:val="0"/>
          <w:marTop w:val="0"/>
          <w:marBottom w:val="0"/>
          <w:divBdr>
            <w:top w:val="none" w:sz="0" w:space="0" w:color="auto"/>
            <w:left w:val="none" w:sz="0" w:space="0" w:color="auto"/>
            <w:bottom w:val="none" w:sz="0" w:space="0" w:color="auto"/>
            <w:right w:val="none" w:sz="0" w:space="0" w:color="auto"/>
          </w:divBdr>
        </w:div>
        <w:div w:id="2057659548">
          <w:marLeft w:val="0"/>
          <w:marRight w:val="0"/>
          <w:marTop w:val="0"/>
          <w:marBottom w:val="0"/>
          <w:divBdr>
            <w:top w:val="none" w:sz="0" w:space="0" w:color="auto"/>
            <w:left w:val="none" w:sz="0" w:space="0" w:color="auto"/>
            <w:bottom w:val="none" w:sz="0" w:space="0" w:color="auto"/>
            <w:right w:val="none" w:sz="0" w:space="0" w:color="auto"/>
          </w:divBdr>
        </w:div>
        <w:div w:id="2059893593">
          <w:marLeft w:val="0"/>
          <w:marRight w:val="0"/>
          <w:marTop w:val="0"/>
          <w:marBottom w:val="0"/>
          <w:divBdr>
            <w:top w:val="none" w:sz="0" w:space="0" w:color="auto"/>
            <w:left w:val="none" w:sz="0" w:space="0" w:color="auto"/>
            <w:bottom w:val="none" w:sz="0" w:space="0" w:color="auto"/>
            <w:right w:val="none" w:sz="0" w:space="0" w:color="auto"/>
          </w:divBdr>
        </w:div>
        <w:div w:id="2060082973">
          <w:marLeft w:val="0"/>
          <w:marRight w:val="0"/>
          <w:marTop w:val="0"/>
          <w:marBottom w:val="0"/>
          <w:divBdr>
            <w:top w:val="none" w:sz="0" w:space="0" w:color="auto"/>
            <w:left w:val="none" w:sz="0" w:space="0" w:color="auto"/>
            <w:bottom w:val="none" w:sz="0" w:space="0" w:color="auto"/>
            <w:right w:val="none" w:sz="0" w:space="0" w:color="auto"/>
          </w:divBdr>
        </w:div>
        <w:div w:id="2069717327">
          <w:marLeft w:val="0"/>
          <w:marRight w:val="0"/>
          <w:marTop w:val="0"/>
          <w:marBottom w:val="0"/>
          <w:divBdr>
            <w:top w:val="none" w:sz="0" w:space="0" w:color="auto"/>
            <w:left w:val="none" w:sz="0" w:space="0" w:color="auto"/>
            <w:bottom w:val="none" w:sz="0" w:space="0" w:color="auto"/>
            <w:right w:val="none" w:sz="0" w:space="0" w:color="auto"/>
          </w:divBdr>
        </w:div>
        <w:div w:id="2069835045">
          <w:marLeft w:val="0"/>
          <w:marRight w:val="0"/>
          <w:marTop w:val="0"/>
          <w:marBottom w:val="0"/>
          <w:divBdr>
            <w:top w:val="none" w:sz="0" w:space="0" w:color="auto"/>
            <w:left w:val="none" w:sz="0" w:space="0" w:color="auto"/>
            <w:bottom w:val="none" w:sz="0" w:space="0" w:color="auto"/>
            <w:right w:val="none" w:sz="0" w:space="0" w:color="auto"/>
          </w:divBdr>
        </w:div>
        <w:div w:id="2071683369">
          <w:marLeft w:val="0"/>
          <w:marRight w:val="0"/>
          <w:marTop w:val="0"/>
          <w:marBottom w:val="0"/>
          <w:divBdr>
            <w:top w:val="none" w:sz="0" w:space="0" w:color="auto"/>
            <w:left w:val="none" w:sz="0" w:space="0" w:color="auto"/>
            <w:bottom w:val="none" w:sz="0" w:space="0" w:color="auto"/>
            <w:right w:val="none" w:sz="0" w:space="0" w:color="auto"/>
          </w:divBdr>
        </w:div>
        <w:div w:id="2073313166">
          <w:marLeft w:val="0"/>
          <w:marRight w:val="0"/>
          <w:marTop w:val="0"/>
          <w:marBottom w:val="0"/>
          <w:divBdr>
            <w:top w:val="none" w:sz="0" w:space="0" w:color="auto"/>
            <w:left w:val="none" w:sz="0" w:space="0" w:color="auto"/>
            <w:bottom w:val="none" w:sz="0" w:space="0" w:color="auto"/>
            <w:right w:val="none" w:sz="0" w:space="0" w:color="auto"/>
          </w:divBdr>
        </w:div>
        <w:div w:id="2076393586">
          <w:marLeft w:val="0"/>
          <w:marRight w:val="0"/>
          <w:marTop w:val="0"/>
          <w:marBottom w:val="0"/>
          <w:divBdr>
            <w:top w:val="none" w:sz="0" w:space="0" w:color="auto"/>
            <w:left w:val="none" w:sz="0" w:space="0" w:color="auto"/>
            <w:bottom w:val="none" w:sz="0" w:space="0" w:color="auto"/>
            <w:right w:val="none" w:sz="0" w:space="0" w:color="auto"/>
          </w:divBdr>
        </w:div>
        <w:div w:id="2080908114">
          <w:marLeft w:val="0"/>
          <w:marRight w:val="0"/>
          <w:marTop w:val="0"/>
          <w:marBottom w:val="0"/>
          <w:divBdr>
            <w:top w:val="none" w:sz="0" w:space="0" w:color="auto"/>
            <w:left w:val="none" w:sz="0" w:space="0" w:color="auto"/>
            <w:bottom w:val="none" w:sz="0" w:space="0" w:color="auto"/>
            <w:right w:val="none" w:sz="0" w:space="0" w:color="auto"/>
          </w:divBdr>
        </w:div>
        <w:div w:id="2082216805">
          <w:marLeft w:val="0"/>
          <w:marRight w:val="0"/>
          <w:marTop w:val="0"/>
          <w:marBottom w:val="0"/>
          <w:divBdr>
            <w:top w:val="none" w:sz="0" w:space="0" w:color="auto"/>
            <w:left w:val="none" w:sz="0" w:space="0" w:color="auto"/>
            <w:bottom w:val="none" w:sz="0" w:space="0" w:color="auto"/>
            <w:right w:val="none" w:sz="0" w:space="0" w:color="auto"/>
          </w:divBdr>
        </w:div>
        <w:div w:id="2085298293">
          <w:marLeft w:val="0"/>
          <w:marRight w:val="0"/>
          <w:marTop w:val="0"/>
          <w:marBottom w:val="0"/>
          <w:divBdr>
            <w:top w:val="none" w:sz="0" w:space="0" w:color="auto"/>
            <w:left w:val="none" w:sz="0" w:space="0" w:color="auto"/>
            <w:bottom w:val="none" w:sz="0" w:space="0" w:color="auto"/>
            <w:right w:val="none" w:sz="0" w:space="0" w:color="auto"/>
          </w:divBdr>
        </w:div>
        <w:div w:id="2089451035">
          <w:marLeft w:val="0"/>
          <w:marRight w:val="0"/>
          <w:marTop w:val="0"/>
          <w:marBottom w:val="0"/>
          <w:divBdr>
            <w:top w:val="none" w:sz="0" w:space="0" w:color="auto"/>
            <w:left w:val="none" w:sz="0" w:space="0" w:color="auto"/>
            <w:bottom w:val="none" w:sz="0" w:space="0" w:color="auto"/>
            <w:right w:val="none" w:sz="0" w:space="0" w:color="auto"/>
          </w:divBdr>
        </w:div>
        <w:div w:id="2091199095">
          <w:marLeft w:val="0"/>
          <w:marRight w:val="0"/>
          <w:marTop w:val="0"/>
          <w:marBottom w:val="0"/>
          <w:divBdr>
            <w:top w:val="none" w:sz="0" w:space="0" w:color="auto"/>
            <w:left w:val="none" w:sz="0" w:space="0" w:color="auto"/>
            <w:bottom w:val="none" w:sz="0" w:space="0" w:color="auto"/>
            <w:right w:val="none" w:sz="0" w:space="0" w:color="auto"/>
          </w:divBdr>
        </w:div>
        <w:div w:id="2091809645">
          <w:marLeft w:val="0"/>
          <w:marRight w:val="0"/>
          <w:marTop w:val="0"/>
          <w:marBottom w:val="0"/>
          <w:divBdr>
            <w:top w:val="none" w:sz="0" w:space="0" w:color="auto"/>
            <w:left w:val="none" w:sz="0" w:space="0" w:color="auto"/>
            <w:bottom w:val="none" w:sz="0" w:space="0" w:color="auto"/>
            <w:right w:val="none" w:sz="0" w:space="0" w:color="auto"/>
          </w:divBdr>
        </w:div>
        <w:div w:id="2093159856">
          <w:marLeft w:val="0"/>
          <w:marRight w:val="0"/>
          <w:marTop w:val="0"/>
          <w:marBottom w:val="0"/>
          <w:divBdr>
            <w:top w:val="none" w:sz="0" w:space="0" w:color="auto"/>
            <w:left w:val="none" w:sz="0" w:space="0" w:color="auto"/>
            <w:bottom w:val="none" w:sz="0" w:space="0" w:color="auto"/>
            <w:right w:val="none" w:sz="0" w:space="0" w:color="auto"/>
          </w:divBdr>
        </w:div>
        <w:div w:id="2096630775">
          <w:marLeft w:val="0"/>
          <w:marRight w:val="0"/>
          <w:marTop w:val="0"/>
          <w:marBottom w:val="0"/>
          <w:divBdr>
            <w:top w:val="none" w:sz="0" w:space="0" w:color="auto"/>
            <w:left w:val="none" w:sz="0" w:space="0" w:color="auto"/>
            <w:bottom w:val="none" w:sz="0" w:space="0" w:color="auto"/>
            <w:right w:val="none" w:sz="0" w:space="0" w:color="auto"/>
          </w:divBdr>
        </w:div>
        <w:div w:id="2104328178">
          <w:marLeft w:val="0"/>
          <w:marRight w:val="0"/>
          <w:marTop w:val="0"/>
          <w:marBottom w:val="0"/>
          <w:divBdr>
            <w:top w:val="none" w:sz="0" w:space="0" w:color="auto"/>
            <w:left w:val="none" w:sz="0" w:space="0" w:color="auto"/>
            <w:bottom w:val="none" w:sz="0" w:space="0" w:color="auto"/>
            <w:right w:val="none" w:sz="0" w:space="0" w:color="auto"/>
          </w:divBdr>
        </w:div>
        <w:div w:id="2105569324">
          <w:marLeft w:val="0"/>
          <w:marRight w:val="0"/>
          <w:marTop w:val="0"/>
          <w:marBottom w:val="0"/>
          <w:divBdr>
            <w:top w:val="none" w:sz="0" w:space="0" w:color="auto"/>
            <w:left w:val="none" w:sz="0" w:space="0" w:color="auto"/>
            <w:bottom w:val="none" w:sz="0" w:space="0" w:color="auto"/>
            <w:right w:val="none" w:sz="0" w:space="0" w:color="auto"/>
          </w:divBdr>
        </w:div>
        <w:div w:id="2107382471">
          <w:marLeft w:val="0"/>
          <w:marRight w:val="0"/>
          <w:marTop w:val="0"/>
          <w:marBottom w:val="0"/>
          <w:divBdr>
            <w:top w:val="none" w:sz="0" w:space="0" w:color="auto"/>
            <w:left w:val="none" w:sz="0" w:space="0" w:color="auto"/>
            <w:bottom w:val="none" w:sz="0" w:space="0" w:color="auto"/>
            <w:right w:val="none" w:sz="0" w:space="0" w:color="auto"/>
          </w:divBdr>
        </w:div>
        <w:div w:id="2109697023">
          <w:marLeft w:val="0"/>
          <w:marRight w:val="0"/>
          <w:marTop w:val="0"/>
          <w:marBottom w:val="0"/>
          <w:divBdr>
            <w:top w:val="none" w:sz="0" w:space="0" w:color="auto"/>
            <w:left w:val="none" w:sz="0" w:space="0" w:color="auto"/>
            <w:bottom w:val="none" w:sz="0" w:space="0" w:color="auto"/>
            <w:right w:val="none" w:sz="0" w:space="0" w:color="auto"/>
          </w:divBdr>
        </w:div>
        <w:div w:id="2117291839">
          <w:marLeft w:val="0"/>
          <w:marRight w:val="0"/>
          <w:marTop w:val="0"/>
          <w:marBottom w:val="0"/>
          <w:divBdr>
            <w:top w:val="none" w:sz="0" w:space="0" w:color="auto"/>
            <w:left w:val="none" w:sz="0" w:space="0" w:color="auto"/>
            <w:bottom w:val="none" w:sz="0" w:space="0" w:color="auto"/>
            <w:right w:val="none" w:sz="0" w:space="0" w:color="auto"/>
          </w:divBdr>
        </w:div>
        <w:div w:id="2122992716">
          <w:marLeft w:val="0"/>
          <w:marRight w:val="0"/>
          <w:marTop w:val="0"/>
          <w:marBottom w:val="0"/>
          <w:divBdr>
            <w:top w:val="none" w:sz="0" w:space="0" w:color="auto"/>
            <w:left w:val="none" w:sz="0" w:space="0" w:color="auto"/>
            <w:bottom w:val="none" w:sz="0" w:space="0" w:color="auto"/>
            <w:right w:val="none" w:sz="0" w:space="0" w:color="auto"/>
          </w:divBdr>
        </w:div>
        <w:div w:id="2127381833">
          <w:marLeft w:val="0"/>
          <w:marRight w:val="0"/>
          <w:marTop w:val="0"/>
          <w:marBottom w:val="0"/>
          <w:divBdr>
            <w:top w:val="none" w:sz="0" w:space="0" w:color="auto"/>
            <w:left w:val="none" w:sz="0" w:space="0" w:color="auto"/>
            <w:bottom w:val="none" w:sz="0" w:space="0" w:color="auto"/>
            <w:right w:val="none" w:sz="0" w:space="0" w:color="auto"/>
          </w:divBdr>
        </w:div>
      </w:divsChild>
    </w:div>
    <w:div w:id="1944339676">
      <w:bodyDiv w:val="1"/>
      <w:marLeft w:val="0"/>
      <w:marRight w:val="0"/>
      <w:marTop w:val="0"/>
      <w:marBottom w:val="0"/>
      <w:divBdr>
        <w:top w:val="none" w:sz="0" w:space="0" w:color="auto"/>
        <w:left w:val="none" w:sz="0" w:space="0" w:color="auto"/>
        <w:bottom w:val="none" w:sz="0" w:space="0" w:color="auto"/>
        <w:right w:val="none" w:sz="0" w:space="0" w:color="auto"/>
      </w:divBdr>
      <w:divsChild>
        <w:div w:id="71395048">
          <w:marLeft w:val="0"/>
          <w:marRight w:val="0"/>
          <w:marTop w:val="0"/>
          <w:marBottom w:val="0"/>
          <w:divBdr>
            <w:top w:val="none" w:sz="0" w:space="0" w:color="auto"/>
            <w:left w:val="none" w:sz="0" w:space="0" w:color="auto"/>
            <w:bottom w:val="none" w:sz="0" w:space="0" w:color="auto"/>
            <w:right w:val="none" w:sz="0" w:space="0" w:color="auto"/>
          </w:divBdr>
          <w:divsChild>
            <w:div w:id="967198408">
              <w:marLeft w:val="0"/>
              <w:marRight w:val="0"/>
              <w:marTop w:val="0"/>
              <w:marBottom w:val="0"/>
              <w:divBdr>
                <w:top w:val="none" w:sz="0" w:space="0" w:color="auto"/>
                <w:left w:val="none" w:sz="0" w:space="0" w:color="auto"/>
                <w:bottom w:val="none" w:sz="0" w:space="0" w:color="auto"/>
                <w:right w:val="none" w:sz="0" w:space="0" w:color="auto"/>
              </w:divBdr>
            </w:div>
            <w:div w:id="1322543320">
              <w:marLeft w:val="0"/>
              <w:marRight w:val="0"/>
              <w:marTop w:val="0"/>
              <w:marBottom w:val="0"/>
              <w:divBdr>
                <w:top w:val="none" w:sz="0" w:space="0" w:color="auto"/>
                <w:left w:val="none" w:sz="0" w:space="0" w:color="auto"/>
                <w:bottom w:val="none" w:sz="0" w:space="0" w:color="auto"/>
                <w:right w:val="none" w:sz="0" w:space="0" w:color="auto"/>
              </w:divBdr>
            </w:div>
            <w:div w:id="1616407000">
              <w:marLeft w:val="0"/>
              <w:marRight w:val="0"/>
              <w:marTop w:val="0"/>
              <w:marBottom w:val="0"/>
              <w:divBdr>
                <w:top w:val="none" w:sz="0" w:space="0" w:color="auto"/>
                <w:left w:val="none" w:sz="0" w:space="0" w:color="auto"/>
                <w:bottom w:val="none" w:sz="0" w:space="0" w:color="auto"/>
                <w:right w:val="none" w:sz="0" w:space="0" w:color="auto"/>
              </w:divBdr>
            </w:div>
            <w:div w:id="1797674420">
              <w:marLeft w:val="0"/>
              <w:marRight w:val="0"/>
              <w:marTop w:val="0"/>
              <w:marBottom w:val="0"/>
              <w:divBdr>
                <w:top w:val="none" w:sz="0" w:space="0" w:color="auto"/>
                <w:left w:val="none" w:sz="0" w:space="0" w:color="auto"/>
                <w:bottom w:val="none" w:sz="0" w:space="0" w:color="auto"/>
                <w:right w:val="none" w:sz="0" w:space="0" w:color="auto"/>
              </w:divBdr>
            </w:div>
            <w:div w:id="1892496093">
              <w:marLeft w:val="0"/>
              <w:marRight w:val="0"/>
              <w:marTop w:val="0"/>
              <w:marBottom w:val="0"/>
              <w:divBdr>
                <w:top w:val="none" w:sz="0" w:space="0" w:color="auto"/>
                <w:left w:val="none" w:sz="0" w:space="0" w:color="auto"/>
                <w:bottom w:val="none" w:sz="0" w:space="0" w:color="auto"/>
                <w:right w:val="none" w:sz="0" w:space="0" w:color="auto"/>
              </w:divBdr>
            </w:div>
          </w:divsChild>
        </w:div>
        <w:div w:id="126818455">
          <w:marLeft w:val="0"/>
          <w:marRight w:val="0"/>
          <w:marTop w:val="0"/>
          <w:marBottom w:val="0"/>
          <w:divBdr>
            <w:top w:val="none" w:sz="0" w:space="0" w:color="auto"/>
            <w:left w:val="none" w:sz="0" w:space="0" w:color="auto"/>
            <w:bottom w:val="none" w:sz="0" w:space="0" w:color="auto"/>
            <w:right w:val="none" w:sz="0" w:space="0" w:color="auto"/>
          </w:divBdr>
          <w:divsChild>
            <w:div w:id="30348013">
              <w:marLeft w:val="0"/>
              <w:marRight w:val="0"/>
              <w:marTop w:val="0"/>
              <w:marBottom w:val="0"/>
              <w:divBdr>
                <w:top w:val="none" w:sz="0" w:space="0" w:color="auto"/>
                <w:left w:val="none" w:sz="0" w:space="0" w:color="auto"/>
                <w:bottom w:val="none" w:sz="0" w:space="0" w:color="auto"/>
                <w:right w:val="none" w:sz="0" w:space="0" w:color="auto"/>
              </w:divBdr>
            </w:div>
            <w:div w:id="395131426">
              <w:marLeft w:val="0"/>
              <w:marRight w:val="0"/>
              <w:marTop w:val="0"/>
              <w:marBottom w:val="0"/>
              <w:divBdr>
                <w:top w:val="none" w:sz="0" w:space="0" w:color="auto"/>
                <w:left w:val="none" w:sz="0" w:space="0" w:color="auto"/>
                <w:bottom w:val="none" w:sz="0" w:space="0" w:color="auto"/>
                <w:right w:val="none" w:sz="0" w:space="0" w:color="auto"/>
              </w:divBdr>
            </w:div>
            <w:div w:id="561717260">
              <w:marLeft w:val="0"/>
              <w:marRight w:val="0"/>
              <w:marTop w:val="0"/>
              <w:marBottom w:val="0"/>
              <w:divBdr>
                <w:top w:val="none" w:sz="0" w:space="0" w:color="auto"/>
                <w:left w:val="none" w:sz="0" w:space="0" w:color="auto"/>
                <w:bottom w:val="none" w:sz="0" w:space="0" w:color="auto"/>
                <w:right w:val="none" w:sz="0" w:space="0" w:color="auto"/>
              </w:divBdr>
            </w:div>
            <w:div w:id="1399281136">
              <w:marLeft w:val="0"/>
              <w:marRight w:val="0"/>
              <w:marTop w:val="0"/>
              <w:marBottom w:val="0"/>
              <w:divBdr>
                <w:top w:val="none" w:sz="0" w:space="0" w:color="auto"/>
                <w:left w:val="none" w:sz="0" w:space="0" w:color="auto"/>
                <w:bottom w:val="none" w:sz="0" w:space="0" w:color="auto"/>
                <w:right w:val="none" w:sz="0" w:space="0" w:color="auto"/>
              </w:divBdr>
            </w:div>
            <w:div w:id="1579747589">
              <w:marLeft w:val="0"/>
              <w:marRight w:val="0"/>
              <w:marTop w:val="0"/>
              <w:marBottom w:val="0"/>
              <w:divBdr>
                <w:top w:val="none" w:sz="0" w:space="0" w:color="auto"/>
                <w:left w:val="none" w:sz="0" w:space="0" w:color="auto"/>
                <w:bottom w:val="none" w:sz="0" w:space="0" w:color="auto"/>
                <w:right w:val="none" w:sz="0" w:space="0" w:color="auto"/>
              </w:divBdr>
            </w:div>
            <w:div w:id="1993560719">
              <w:marLeft w:val="0"/>
              <w:marRight w:val="0"/>
              <w:marTop w:val="0"/>
              <w:marBottom w:val="0"/>
              <w:divBdr>
                <w:top w:val="none" w:sz="0" w:space="0" w:color="auto"/>
                <w:left w:val="none" w:sz="0" w:space="0" w:color="auto"/>
                <w:bottom w:val="none" w:sz="0" w:space="0" w:color="auto"/>
                <w:right w:val="none" w:sz="0" w:space="0" w:color="auto"/>
              </w:divBdr>
            </w:div>
          </w:divsChild>
        </w:div>
        <w:div w:id="181944572">
          <w:marLeft w:val="0"/>
          <w:marRight w:val="0"/>
          <w:marTop w:val="0"/>
          <w:marBottom w:val="0"/>
          <w:divBdr>
            <w:top w:val="none" w:sz="0" w:space="0" w:color="auto"/>
            <w:left w:val="none" w:sz="0" w:space="0" w:color="auto"/>
            <w:bottom w:val="none" w:sz="0" w:space="0" w:color="auto"/>
            <w:right w:val="none" w:sz="0" w:space="0" w:color="auto"/>
          </w:divBdr>
          <w:divsChild>
            <w:div w:id="20009813">
              <w:marLeft w:val="0"/>
              <w:marRight w:val="0"/>
              <w:marTop w:val="0"/>
              <w:marBottom w:val="0"/>
              <w:divBdr>
                <w:top w:val="none" w:sz="0" w:space="0" w:color="auto"/>
                <w:left w:val="none" w:sz="0" w:space="0" w:color="auto"/>
                <w:bottom w:val="none" w:sz="0" w:space="0" w:color="auto"/>
                <w:right w:val="none" w:sz="0" w:space="0" w:color="auto"/>
              </w:divBdr>
            </w:div>
            <w:div w:id="23600423">
              <w:marLeft w:val="0"/>
              <w:marRight w:val="0"/>
              <w:marTop w:val="0"/>
              <w:marBottom w:val="0"/>
              <w:divBdr>
                <w:top w:val="none" w:sz="0" w:space="0" w:color="auto"/>
                <w:left w:val="none" w:sz="0" w:space="0" w:color="auto"/>
                <w:bottom w:val="none" w:sz="0" w:space="0" w:color="auto"/>
                <w:right w:val="none" w:sz="0" w:space="0" w:color="auto"/>
              </w:divBdr>
            </w:div>
            <w:div w:id="64911766">
              <w:marLeft w:val="0"/>
              <w:marRight w:val="0"/>
              <w:marTop w:val="0"/>
              <w:marBottom w:val="0"/>
              <w:divBdr>
                <w:top w:val="none" w:sz="0" w:space="0" w:color="auto"/>
                <w:left w:val="none" w:sz="0" w:space="0" w:color="auto"/>
                <w:bottom w:val="none" w:sz="0" w:space="0" w:color="auto"/>
                <w:right w:val="none" w:sz="0" w:space="0" w:color="auto"/>
              </w:divBdr>
            </w:div>
            <w:div w:id="74743409">
              <w:marLeft w:val="0"/>
              <w:marRight w:val="0"/>
              <w:marTop w:val="0"/>
              <w:marBottom w:val="0"/>
              <w:divBdr>
                <w:top w:val="none" w:sz="0" w:space="0" w:color="auto"/>
                <w:left w:val="none" w:sz="0" w:space="0" w:color="auto"/>
                <w:bottom w:val="none" w:sz="0" w:space="0" w:color="auto"/>
                <w:right w:val="none" w:sz="0" w:space="0" w:color="auto"/>
              </w:divBdr>
            </w:div>
            <w:div w:id="81068919">
              <w:marLeft w:val="0"/>
              <w:marRight w:val="0"/>
              <w:marTop w:val="0"/>
              <w:marBottom w:val="0"/>
              <w:divBdr>
                <w:top w:val="none" w:sz="0" w:space="0" w:color="auto"/>
                <w:left w:val="none" w:sz="0" w:space="0" w:color="auto"/>
                <w:bottom w:val="none" w:sz="0" w:space="0" w:color="auto"/>
                <w:right w:val="none" w:sz="0" w:space="0" w:color="auto"/>
              </w:divBdr>
            </w:div>
            <w:div w:id="89011512">
              <w:marLeft w:val="0"/>
              <w:marRight w:val="0"/>
              <w:marTop w:val="0"/>
              <w:marBottom w:val="0"/>
              <w:divBdr>
                <w:top w:val="none" w:sz="0" w:space="0" w:color="auto"/>
                <w:left w:val="none" w:sz="0" w:space="0" w:color="auto"/>
                <w:bottom w:val="none" w:sz="0" w:space="0" w:color="auto"/>
                <w:right w:val="none" w:sz="0" w:space="0" w:color="auto"/>
              </w:divBdr>
            </w:div>
            <w:div w:id="121458357">
              <w:marLeft w:val="0"/>
              <w:marRight w:val="0"/>
              <w:marTop w:val="0"/>
              <w:marBottom w:val="0"/>
              <w:divBdr>
                <w:top w:val="none" w:sz="0" w:space="0" w:color="auto"/>
                <w:left w:val="none" w:sz="0" w:space="0" w:color="auto"/>
                <w:bottom w:val="none" w:sz="0" w:space="0" w:color="auto"/>
                <w:right w:val="none" w:sz="0" w:space="0" w:color="auto"/>
              </w:divBdr>
            </w:div>
            <w:div w:id="132604734">
              <w:marLeft w:val="0"/>
              <w:marRight w:val="0"/>
              <w:marTop w:val="0"/>
              <w:marBottom w:val="0"/>
              <w:divBdr>
                <w:top w:val="none" w:sz="0" w:space="0" w:color="auto"/>
                <w:left w:val="none" w:sz="0" w:space="0" w:color="auto"/>
                <w:bottom w:val="none" w:sz="0" w:space="0" w:color="auto"/>
                <w:right w:val="none" w:sz="0" w:space="0" w:color="auto"/>
              </w:divBdr>
            </w:div>
            <w:div w:id="160826148">
              <w:marLeft w:val="0"/>
              <w:marRight w:val="0"/>
              <w:marTop w:val="0"/>
              <w:marBottom w:val="0"/>
              <w:divBdr>
                <w:top w:val="none" w:sz="0" w:space="0" w:color="auto"/>
                <w:left w:val="none" w:sz="0" w:space="0" w:color="auto"/>
                <w:bottom w:val="none" w:sz="0" w:space="0" w:color="auto"/>
                <w:right w:val="none" w:sz="0" w:space="0" w:color="auto"/>
              </w:divBdr>
            </w:div>
            <w:div w:id="198977861">
              <w:marLeft w:val="0"/>
              <w:marRight w:val="0"/>
              <w:marTop w:val="0"/>
              <w:marBottom w:val="0"/>
              <w:divBdr>
                <w:top w:val="none" w:sz="0" w:space="0" w:color="auto"/>
                <w:left w:val="none" w:sz="0" w:space="0" w:color="auto"/>
                <w:bottom w:val="none" w:sz="0" w:space="0" w:color="auto"/>
                <w:right w:val="none" w:sz="0" w:space="0" w:color="auto"/>
              </w:divBdr>
            </w:div>
            <w:div w:id="219288608">
              <w:marLeft w:val="0"/>
              <w:marRight w:val="0"/>
              <w:marTop w:val="0"/>
              <w:marBottom w:val="0"/>
              <w:divBdr>
                <w:top w:val="none" w:sz="0" w:space="0" w:color="auto"/>
                <w:left w:val="none" w:sz="0" w:space="0" w:color="auto"/>
                <w:bottom w:val="none" w:sz="0" w:space="0" w:color="auto"/>
                <w:right w:val="none" w:sz="0" w:space="0" w:color="auto"/>
              </w:divBdr>
            </w:div>
            <w:div w:id="227106970">
              <w:marLeft w:val="0"/>
              <w:marRight w:val="0"/>
              <w:marTop w:val="0"/>
              <w:marBottom w:val="0"/>
              <w:divBdr>
                <w:top w:val="none" w:sz="0" w:space="0" w:color="auto"/>
                <w:left w:val="none" w:sz="0" w:space="0" w:color="auto"/>
                <w:bottom w:val="none" w:sz="0" w:space="0" w:color="auto"/>
                <w:right w:val="none" w:sz="0" w:space="0" w:color="auto"/>
              </w:divBdr>
            </w:div>
            <w:div w:id="236980995">
              <w:marLeft w:val="0"/>
              <w:marRight w:val="0"/>
              <w:marTop w:val="0"/>
              <w:marBottom w:val="0"/>
              <w:divBdr>
                <w:top w:val="none" w:sz="0" w:space="0" w:color="auto"/>
                <w:left w:val="none" w:sz="0" w:space="0" w:color="auto"/>
                <w:bottom w:val="none" w:sz="0" w:space="0" w:color="auto"/>
                <w:right w:val="none" w:sz="0" w:space="0" w:color="auto"/>
              </w:divBdr>
            </w:div>
            <w:div w:id="281032423">
              <w:marLeft w:val="0"/>
              <w:marRight w:val="0"/>
              <w:marTop w:val="0"/>
              <w:marBottom w:val="0"/>
              <w:divBdr>
                <w:top w:val="none" w:sz="0" w:space="0" w:color="auto"/>
                <w:left w:val="none" w:sz="0" w:space="0" w:color="auto"/>
                <w:bottom w:val="none" w:sz="0" w:space="0" w:color="auto"/>
                <w:right w:val="none" w:sz="0" w:space="0" w:color="auto"/>
              </w:divBdr>
            </w:div>
            <w:div w:id="301086067">
              <w:marLeft w:val="0"/>
              <w:marRight w:val="0"/>
              <w:marTop w:val="0"/>
              <w:marBottom w:val="0"/>
              <w:divBdr>
                <w:top w:val="none" w:sz="0" w:space="0" w:color="auto"/>
                <w:left w:val="none" w:sz="0" w:space="0" w:color="auto"/>
                <w:bottom w:val="none" w:sz="0" w:space="0" w:color="auto"/>
                <w:right w:val="none" w:sz="0" w:space="0" w:color="auto"/>
              </w:divBdr>
            </w:div>
            <w:div w:id="308095030">
              <w:marLeft w:val="0"/>
              <w:marRight w:val="0"/>
              <w:marTop w:val="0"/>
              <w:marBottom w:val="0"/>
              <w:divBdr>
                <w:top w:val="none" w:sz="0" w:space="0" w:color="auto"/>
                <w:left w:val="none" w:sz="0" w:space="0" w:color="auto"/>
                <w:bottom w:val="none" w:sz="0" w:space="0" w:color="auto"/>
                <w:right w:val="none" w:sz="0" w:space="0" w:color="auto"/>
              </w:divBdr>
            </w:div>
            <w:div w:id="332150375">
              <w:marLeft w:val="0"/>
              <w:marRight w:val="0"/>
              <w:marTop w:val="0"/>
              <w:marBottom w:val="0"/>
              <w:divBdr>
                <w:top w:val="none" w:sz="0" w:space="0" w:color="auto"/>
                <w:left w:val="none" w:sz="0" w:space="0" w:color="auto"/>
                <w:bottom w:val="none" w:sz="0" w:space="0" w:color="auto"/>
                <w:right w:val="none" w:sz="0" w:space="0" w:color="auto"/>
              </w:divBdr>
            </w:div>
            <w:div w:id="345639957">
              <w:marLeft w:val="0"/>
              <w:marRight w:val="0"/>
              <w:marTop w:val="0"/>
              <w:marBottom w:val="0"/>
              <w:divBdr>
                <w:top w:val="none" w:sz="0" w:space="0" w:color="auto"/>
                <w:left w:val="none" w:sz="0" w:space="0" w:color="auto"/>
                <w:bottom w:val="none" w:sz="0" w:space="0" w:color="auto"/>
                <w:right w:val="none" w:sz="0" w:space="0" w:color="auto"/>
              </w:divBdr>
            </w:div>
            <w:div w:id="385959903">
              <w:marLeft w:val="0"/>
              <w:marRight w:val="0"/>
              <w:marTop w:val="0"/>
              <w:marBottom w:val="0"/>
              <w:divBdr>
                <w:top w:val="none" w:sz="0" w:space="0" w:color="auto"/>
                <w:left w:val="none" w:sz="0" w:space="0" w:color="auto"/>
                <w:bottom w:val="none" w:sz="0" w:space="0" w:color="auto"/>
                <w:right w:val="none" w:sz="0" w:space="0" w:color="auto"/>
              </w:divBdr>
              <w:divsChild>
                <w:div w:id="1781435">
                  <w:marLeft w:val="0"/>
                  <w:marRight w:val="0"/>
                  <w:marTop w:val="0"/>
                  <w:marBottom w:val="0"/>
                  <w:divBdr>
                    <w:top w:val="none" w:sz="0" w:space="0" w:color="auto"/>
                    <w:left w:val="none" w:sz="0" w:space="0" w:color="auto"/>
                    <w:bottom w:val="none" w:sz="0" w:space="0" w:color="auto"/>
                    <w:right w:val="none" w:sz="0" w:space="0" w:color="auto"/>
                  </w:divBdr>
                </w:div>
                <w:div w:id="2365239">
                  <w:marLeft w:val="0"/>
                  <w:marRight w:val="0"/>
                  <w:marTop w:val="0"/>
                  <w:marBottom w:val="0"/>
                  <w:divBdr>
                    <w:top w:val="none" w:sz="0" w:space="0" w:color="auto"/>
                    <w:left w:val="none" w:sz="0" w:space="0" w:color="auto"/>
                    <w:bottom w:val="none" w:sz="0" w:space="0" w:color="auto"/>
                    <w:right w:val="none" w:sz="0" w:space="0" w:color="auto"/>
                  </w:divBdr>
                </w:div>
                <w:div w:id="3560110">
                  <w:marLeft w:val="0"/>
                  <w:marRight w:val="0"/>
                  <w:marTop w:val="0"/>
                  <w:marBottom w:val="0"/>
                  <w:divBdr>
                    <w:top w:val="none" w:sz="0" w:space="0" w:color="auto"/>
                    <w:left w:val="none" w:sz="0" w:space="0" w:color="auto"/>
                    <w:bottom w:val="none" w:sz="0" w:space="0" w:color="auto"/>
                    <w:right w:val="none" w:sz="0" w:space="0" w:color="auto"/>
                  </w:divBdr>
                </w:div>
                <w:div w:id="4941244">
                  <w:marLeft w:val="0"/>
                  <w:marRight w:val="0"/>
                  <w:marTop w:val="0"/>
                  <w:marBottom w:val="0"/>
                  <w:divBdr>
                    <w:top w:val="none" w:sz="0" w:space="0" w:color="auto"/>
                    <w:left w:val="none" w:sz="0" w:space="0" w:color="auto"/>
                    <w:bottom w:val="none" w:sz="0" w:space="0" w:color="auto"/>
                    <w:right w:val="none" w:sz="0" w:space="0" w:color="auto"/>
                  </w:divBdr>
                </w:div>
                <w:div w:id="5447407">
                  <w:marLeft w:val="0"/>
                  <w:marRight w:val="0"/>
                  <w:marTop w:val="0"/>
                  <w:marBottom w:val="0"/>
                  <w:divBdr>
                    <w:top w:val="none" w:sz="0" w:space="0" w:color="auto"/>
                    <w:left w:val="none" w:sz="0" w:space="0" w:color="auto"/>
                    <w:bottom w:val="none" w:sz="0" w:space="0" w:color="auto"/>
                    <w:right w:val="none" w:sz="0" w:space="0" w:color="auto"/>
                  </w:divBdr>
                </w:div>
                <w:div w:id="7567204">
                  <w:marLeft w:val="0"/>
                  <w:marRight w:val="0"/>
                  <w:marTop w:val="0"/>
                  <w:marBottom w:val="0"/>
                  <w:divBdr>
                    <w:top w:val="none" w:sz="0" w:space="0" w:color="auto"/>
                    <w:left w:val="none" w:sz="0" w:space="0" w:color="auto"/>
                    <w:bottom w:val="none" w:sz="0" w:space="0" w:color="auto"/>
                    <w:right w:val="none" w:sz="0" w:space="0" w:color="auto"/>
                  </w:divBdr>
                </w:div>
                <w:div w:id="7678261">
                  <w:marLeft w:val="0"/>
                  <w:marRight w:val="0"/>
                  <w:marTop w:val="0"/>
                  <w:marBottom w:val="0"/>
                  <w:divBdr>
                    <w:top w:val="none" w:sz="0" w:space="0" w:color="auto"/>
                    <w:left w:val="none" w:sz="0" w:space="0" w:color="auto"/>
                    <w:bottom w:val="none" w:sz="0" w:space="0" w:color="auto"/>
                    <w:right w:val="none" w:sz="0" w:space="0" w:color="auto"/>
                  </w:divBdr>
                </w:div>
                <w:div w:id="8064921">
                  <w:marLeft w:val="0"/>
                  <w:marRight w:val="0"/>
                  <w:marTop w:val="0"/>
                  <w:marBottom w:val="0"/>
                  <w:divBdr>
                    <w:top w:val="none" w:sz="0" w:space="0" w:color="auto"/>
                    <w:left w:val="none" w:sz="0" w:space="0" w:color="auto"/>
                    <w:bottom w:val="none" w:sz="0" w:space="0" w:color="auto"/>
                    <w:right w:val="none" w:sz="0" w:space="0" w:color="auto"/>
                  </w:divBdr>
                </w:div>
                <w:div w:id="9334392">
                  <w:marLeft w:val="0"/>
                  <w:marRight w:val="0"/>
                  <w:marTop w:val="0"/>
                  <w:marBottom w:val="0"/>
                  <w:divBdr>
                    <w:top w:val="none" w:sz="0" w:space="0" w:color="auto"/>
                    <w:left w:val="none" w:sz="0" w:space="0" w:color="auto"/>
                    <w:bottom w:val="none" w:sz="0" w:space="0" w:color="auto"/>
                    <w:right w:val="none" w:sz="0" w:space="0" w:color="auto"/>
                  </w:divBdr>
                </w:div>
                <w:div w:id="9456962">
                  <w:marLeft w:val="0"/>
                  <w:marRight w:val="0"/>
                  <w:marTop w:val="0"/>
                  <w:marBottom w:val="0"/>
                  <w:divBdr>
                    <w:top w:val="none" w:sz="0" w:space="0" w:color="auto"/>
                    <w:left w:val="none" w:sz="0" w:space="0" w:color="auto"/>
                    <w:bottom w:val="none" w:sz="0" w:space="0" w:color="auto"/>
                    <w:right w:val="none" w:sz="0" w:space="0" w:color="auto"/>
                  </w:divBdr>
                </w:div>
                <w:div w:id="9651633">
                  <w:marLeft w:val="0"/>
                  <w:marRight w:val="0"/>
                  <w:marTop w:val="0"/>
                  <w:marBottom w:val="0"/>
                  <w:divBdr>
                    <w:top w:val="none" w:sz="0" w:space="0" w:color="auto"/>
                    <w:left w:val="none" w:sz="0" w:space="0" w:color="auto"/>
                    <w:bottom w:val="none" w:sz="0" w:space="0" w:color="auto"/>
                    <w:right w:val="none" w:sz="0" w:space="0" w:color="auto"/>
                  </w:divBdr>
                </w:div>
                <w:div w:id="10766373">
                  <w:marLeft w:val="0"/>
                  <w:marRight w:val="0"/>
                  <w:marTop w:val="0"/>
                  <w:marBottom w:val="0"/>
                  <w:divBdr>
                    <w:top w:val="none" w:sz="0" w:space="0" w:color="auto"/>
                    <w:left w:val="none" w:sz="0" w:space="0" w:color="auto"/>
                    <w:bottom w:val="none" w:sz="0" w:space="0" w:color="auto"/>
                    <w:right w:val="none" w:sz="0" w:space="0" w:color="auto"/>
                  </w:divBdr>
                </w:div>
                <w:div w:id="10838296">
                  <w:marLeft w:val="0"/>
                  <w:marRight w:val="0"/>
                  <w:marTop w:val="0"/>
                  <w:marBottom w:val="0"/>
                  <w:divBdr>
                    <w:top w:val="none" w:sz="0" w:space="0" w:color="auto"/>
                    <w:left w:val="none" w:sz="0" w:space="0" w:color="auto"/>
                    <w:bottom w:val="none" w:sz="0" w:space="0" w:color="auto"/>
                    <w:right w:val="none" w:sz="0" w:space="0" w:color="auto"/>
                  </w:divBdr>
                </w:div>
                <w:div w:id="11225485">
                  <w:marLeft w:val="0"/>
                  <w:marRight w:val="0"/>
                  <w:marTop w:val="0"/>
                  <w:marBottom w:val="0"/>
                  <w:divBdr>
                    <w:top w:val="none" w:sz="0" w:space="0" w:color="auto"/>
                    <w:left w:val="none" w:sz="0" w:space="0" w:color="auto"/>
                    <w:bottom w:val="none" w:sz="0" w:space="0" w:color="auto"/>
                    <w:right w:val="none" w:sz="0" w:space="0" w:color="auto"/>
                  </w:divBdr>
                </w:div>
                <w:div w:id="13072001">
                  <w:marLeft w:val="0"/>
                  <w:marRight w:val="0"/>
                  <w:marTop w:val="0"/>
                  <w:marBottom w:val="0"/>
                  <w:divBdr>
                    <w:top w:val="none" w:sz="0" w:space="0" w:color="auto"/>
                    <w:left w:val="none" w:sz="0" w:space="0" w:color="auto"/>
                    <w:bottom w:val="none" w:sz="0" w:space="0" w:color="auto"/>
                    <w:right w:val="none" w:sz="0" w:space="0" w:color="auto"/>
                  </w:divBdr>
                </w:div>
                <w:div w:id="19015268">
                  <w:marLeft w:val="0"/>
                  <w:marRight w:val="0"/>
                  <w:marTop w:val="0"/>
                  <w:marBottom w:val="0"/>
                  <w:divBdr>
                    <w:top w:val="none" w:sz="0" w:space="0" w:color="auto"/>
                    <w:left w:val="none" w:sz="0" w:space="0" w:color="auto"/>
                    <w:bottom w:val="none" w:sz="0" w:space="0" w:color="auto"/>
                    <w:right w:val="none" w:sz="0" w:space="0" w:color="auto"/>
                  </w:divBdr>
                </w:div>
                <w:div w:id="19597331">
                  <w:marLeft w:val="0"/>
                  <w:marRight w:val="0"/>
                  <w:marTop w:val="0"/>
                  <w:marBottom w:val="0"/>
                  <w:divBdr>
                    <w:top w:val="none" w:sz="0" w:space="0" w:color="auto"/>
                    <w:left w:val="none" w:sz="0" w:space="0" w:color="auto"/>
                    <w:bottom w:val="none" w:sz="0" w:space="0" w:color="auto"/>
                    <w:right w:val="none" w:sz="0" w:space="0" w:color="auto"/>
                  </w:divBdr>
                </w:div>
                <w:div w:id="19939826">
                  <w:marLeft w:val="0"/>
                  <w:marRight w:val="0"/>
                  <w:marTop w:val="0"/>
                  <w:marBottom w:val="0"/>
                  <w:divBdr>
                    <w:top w:val="none" w:sz="0" w:space="0" w:color="auto"/>
                    <w:left w:val="none" w:sz="0" w:space="0" w:color="auto"/>
                    <w:bottom w:val="none" w:sz="0" w:space="0" w:color="auto"/>
                    <w:right w:val="none" w:sz="0" w:space="0" w:color="auto"/>
                  </w:divBdr>
                </w:div>
                <w:div w:id="20398704">
                  <w:marLeft w:val="0"/>
                  <w:marRight w:val="0"/>
                  <w:marTop w:val="0"/>
                  <w:marBottom w:val="0"/>
                  <w:divBdr>
                    <w:top w:val="none" w:sz="0" w:space="0" w:color="auto"/>
                    <w:left w:val="none" w:sz="0" w:space="0" w:color="auto"/>
                    <w:bottom w:val="none" w:sz="0" w:space="0" w:color="auto"/>
                    <w:right w:val="none" w:sz="0" w:space="0" w:color="auto"/>
                  </w:divBdr>
                </w:div>
                <w:div w:id="22676476">
                  <w:marLeft w:val="0"/>
                  <w:marRight w:val="0"/>
                  <w:marTop w:val="0"/>
                  <w:marBottom w:val="0"/>
                  <w:divBdr>
                    <w:top w:val="none" w:sz="0" w:space="0" w:color="auto"/>
                    <w:left w:val="none" w:sz="0" w:space="0" w:color="auto"/>
                    <w:bottom w:val="none" w:sz="0" w:space="0" w:color="auto"/>
                    <w:right w:val="none" w:sz="0" w:space="0" w:color="auto"/>
                  </w:divBdr>
                </w:div>
                <w:div w:id="23337115">
                  <w:marLeft w:val="0"/>
                  <w:marRight w:val="0"/>
                  <w:marTop w:val="0"/>
                  <w:marBottom w:val="0"/>
                  <w:divBdr>
                    <w:top w:val="none" w:sz="0" w:space="0" w:color="auto"/>
                    <w:left w:val="none" w:sz="0" w:space="0" w:color="auto"/>
                    <w:bottom w:val="none" w:sz="0" w:space="0" w:color="auto"/>
                    <w:right w:val="none" w:sz="0" w:space="0" w:color="auto"/>
                  </w:divBdr>
                </w:div>
                <w:div w:id="26175434">
                  <w:marLeft w:val="0"/>
                  <w:marRight w:val="0"/>
                  <w:marTop w:val="0"/>
                  <w:marBottom w:val="0"/>
                  <w:divBdr>
                    <w:top w:val="none" w:sz="0" w:space="0" w:color="auto"/>
                    <w:left w:val="none" w:sz="0" w:space="0" w:color="auto"/>
                    <w:bottom w:val="none" w:sz="0" w:space="0" w:color="auto"/>
                    <w:right w:val="none" w:sz="0" w:space="0" w:color="auto"/>
                  </w:divBdr>
                </w:div>
                <w:div w:id="28190405">
                  <w:marLeft w:val="0"/>
                  <w:marRight w:val="0"/>
                  <w:marTop w:val="0"/>
                  <w:marBottom w:val="0"/>
                  <w:divBdr>
                    <w:top w:val="none" w:sz="0" w:space="0" w:color="auto"/>
                    <w:left w:val="none" w:sz="0" w:space="0" w:color="auto"/>
                    <w:bottom w:val="none" w:sz="0" w:space="0" w:color="auto"/>
                    <w:right w:val="none" w:sz="0" w:space="0" w:color="auto"/>
                  </w:divBdr>
                </w:div>
                <w:div w:id="28453482">
                  <w:marLeft w:val="0"/>
                  <w:marRight w:val="0"/>
                  <w:marTop w:val="0"/>
                  <w:marBottom w:val="0"/>
                  <w:divBdr>
                    <w:top w:val="none" w:sz="0" w:space="0" w:color="auto"/>
                    <w:left w:val="none" w:sz="0" w:space="0" w:color="auto"/>
                    <w:bottom w:val="none" w:sz="0" w:space="0" w:color="auto"/>
                    <w:right w:val="none" w:sz="0" w:space="0" w:color="auto"/>
                  </w:divBdr>
                </w:div>
                <w:div w:id="28990601">
                  <w:marLeft w:val="0"/>
                  <w:marRight w:val="0"/>
                  <w:marTop w:val="0"/>
                  <w:marBottom w:val="0"/>
                  <w:divBdr>
                    <w:top w:val="none" w:sz="0" w:space="0" w:color="auto"/>
                    <w:left w:val="none" w:sz="0" w:space="0" w:color="auto"/>
                    <w:bottom w:val="none" w:sz="0" w:space="0" w:color="auto"/>
                    <w:right w:val="none" w:sz="0" w:space="0" w:color="auto"/>
                  </w:divBdr>
                </w:div>
                <w:div w:id="31854486">
                  <w:marLeft w:val="0"/>
                  <w:marRight w:val="0"/>
                  <w:marTop w:val="0"/>
                  <w:marBottom w:val="0"/>
                  <w:divBdr>
                    <w:top w:val="none" w:sz="0" w:space="0" w:color="auto"/>
                    <w:left w:val="none" w:sz="0" w:space="0" w:color="auto"/>
                    <w:bottom w:val="none" w:sz="0" w:space="0" w:color="auto"/>
                    <w:right w:val="none" w:sz="0" w:space="0" w:color="auto"/>
                  </w:divBdr>
                </w:div>
                <w:div w:id="33969983">
                  <w:marLeft w:val="0"/>
                  <w:marRight w:val="0"/>
                  <w:marTop w:val="0"/>
                  <w:marBottom w:val="0"/>
                  <w:divBdr>
                    <w:top w:val="none" w:sz="0" w:space="0" w:color="auto"/>
                    <w:left w:val="none" w:sz="0" w:space="0" w:color="auto"/>
                    <w:bottom w:val="none" w:sz="0" w:space="0" w:color="auto"/>
                    <w:right w:val="none" w:sz="0" w:space="0" w:color="auto"/>
                  </w:divBdr>
                </w:div>
                <w:div w:id="36394835">
                  <w:marLeft w:val="0"/>
                  <w:marRight w:val="0"/>
                  <w:marTop w:val="0"/>
                  <w:marBottom w:val="0"/>
                  <w:divBdr>
                    <w:top w:val="none" w:sz="0" w:space="0" w:color="auto"/>
                    <w:left w:val="none" w:sz="0" w:space="0" w:color="auto"/>
                    <w:bottom w:val="none" w:sz="0" w:space="0" w:color="auto"/>
                    <w:right w:val="none" w:sz="0" w:space="0" w:color="auto"/>
                  </w:divBdr>
                </w:div>
                <w:div w:id="37171426">
                  <w:marLeft w:val="0"/>
                  <w:marRight w:val="0"/>
                  <w:marTop w:val="0"/>
                  <w:marBottom w:val="0"/>
                  <w:divBdr>
                    <w:top w:val="none" w:sz="0" w:space="0" w:color="auto"/>
                    <w:left w:val="none" w:sz="0" w:space="0" w:color="auto"/>
                    <w:bottom w:val="none" w:sz="0" w:space="0" w:color="auto"/>
                    <w:right w:val="none" w:sz="0" w:space="0" w:color="auto"/>
                  </w:divBdr>
                </w:div>
                <w:div w:id="38945787">
                  <w:marLeft w:val="0"/>
                  <w:marRight w:val="0"/>
                  <w:marTop w:val="0"/>
                  <w:marBottom w:val="0"/>
                  <w:divBdr>
                    <w:top w:val="none" w:sz="0" w:space="0" w:color="auto"/>
                    <w:left w:val="none" w:sz="0" w:space="0" w:color="auto"/>
                    <w:bottom w:val="none" w:sz="0" w:space="0" w:color="auto"/>
                    <w:right w:val="none" w:sz="0" w:space="0" w:color="auto"/>
                  </w:divBdr>
                </w:div>
                <w:div w:id="39089249">
                  <w:marLeft w:val="0"/>
                  <w:marRight w:val="0"/>
                  <w:marTop w:val="0"/>
                  <w:marBottom w:val="0"/>
                  <w:divBdr>
                    <w:top w:val="none" w:sz="0" w:space="0" w:color="auto"/>
                    <w:left w:val="none" w:sz="0" w:space="0" w:color="auto"/>
                    <w:bottom w:val="none" w:sz="0" w:space="0" w:color="auto"/>
                    <w:right w:val="none" w:sz="0" w:space="0" w:color="auto"/>
                  </w:divBdr>
                </w:div>
                <w:div w:id="41097402">
                  <w:marLeft w:val="0"/>
                  <w:marRight w:val="0"/>
                  <w:marTop w:val="0"/>
                  <w:marBottom w:val="0"/>
                  <w:divBdr>
                    <w:top w:val="none" w:sz="0" w:space="0" w:color="auto"/>
                    <w:left w:val="none" w:sz="0" w:space="0" w:color="auto"/>
                    <w:bottom w:val="none" w:sz="0" w:space="0" w:color="auto"/>
                    <w:right w:val="none" w:sz="0" w:space="0" w:color="auto"/>
                  </w:divBdr>
                </w:div>
                <w:div w:id="41558871">
                  <w:marLeft w:val="0"/>
                  <w:marRight w:val="0"/>
                  <w:marTop w:val="0"/>
                  <w:marBottom w:val="0"/>
                  <w:divBdr>
                    <w:top w:val="none" w:sz="0" w:space="0" w:color="auto"/>
                    <w:left w:val="none" w:sz="0" w:space="0" w:color="auto"/>
                    <w:bottom w:val="none" w:sz="0" w:space="0" w:color="auto"/>
                    <w:right w:val="none" w:sz="0" w:space="0" w:color="auto"/>
                  </w:divBdr>
                </w:div>
                <w:div w:id="43146337">
                  <w:marLeft w:val="0"/>
                  <w:marRight w:val="0"/>
                  <w:marTop w:val="0"/>
                  <w:marBottom w:val="0"/>
                  <w:divBdr>
                    <w:top w:val="none" w:sz="0" w:space="0" w:color="auto"/>
                    <w:left w:val="none" w:sz="0" w:space="0" w:color="auto"/>
                    <w:bottom w:val="none" w:sz="0" w:space="0" w:color="auto"/>
                    <w:right w:val="none" w:sz="0" w:space="0" w:color="auto"/>
                  </w:divBdr>
                </w:div>
                <w:div w:id="43531726">
                  <w:marLeft w:val="0"/>
                  <w:marRight w:val="0"/>
                  <w:marTop w:val="0"/>
                  <w:marBottom w:val="0"/>
                  <w:divBdr>
                    <w:top w:val="none" w:sz="0" w:space="0" w:color="auto"/>
                    <w:left w:val="none" w:sz="0" w:space="0" w:color="auto"/>
                    <w:bottom w:val="none" w:sz="0" w:space="0" w:color="auto"/>
                    <w:right w:val="none" w:sz="0" w:space="0" w:color="auto"/>
                  </w:divBdr>
                </w:div>
                <w:div w:id="44261324">
                  <w:marLeft w:val="0"/>
                  <w:marRight w:val="0"/>
                  <w:marTop w:val="0"/>
                  <w:marBottom w:val="0"/>
                  <w:divBdr>
                    <w:top w:val="none" w:sz="0" w:space="0" w:color="auto"/>
                    <w:left w:val="none" w:sz="0" w:space="0" w:color="auto"/>
                    <w:bottom w:val="none" w:sz="0" w:space="0" w:color="auto"/>
                    <w:right w:val="none" w:sz="0" w:space="0" w:color="auto"/>
                  </w:divBdr>
                </w:div>
                <w:div w:id="44915149">
                  <w:marLeft w:val="0"/>
                  <w:marRight w:val="0"/>
                  <w:marTop w:val="0"/>
                  <w:marBottom w:val="0"/>
                  <w:divBdr>
                    <w:top w:val="none" w:sz="0" w:space="0" w:color="auto"/>
                    <w:left w:val="none" w:sz="0" w:space="0" w:color="auto"/>
                    <w:bottom w:val="none" w:sz="0" w:space="0" w:color="auto"/>
                    <w:right w:val="none" w:sz="0" w:space="0" w:color="auto"/>
                  </w:divBdr>
                </w:div>
                <w:div w:id="45225052">
                  <w:marLeft w:val="0"/>
                  <w:marRight w:val="0"/>
                  <w:marTop w:val="0"/>
                  <w:marBottom w:val="0"/>
                  <w:divBdr>
                    <w:top w:val="none" w:sz="0" w:space="0" w:color="auto"/>
                    <w:left w:val="none" w:sz="0" w:space="0" w:color="auto"/>
                    <w:bottom w:val="none" w:sz="0" w:space="0" w:color="auto"/>
                    <w:right w:val="none" w:sz="0" w:space="0" w:color="auto"/>
                  </w:divBdr>
                </w:div>
                <w:div w:id="46950470">
                  <w:marLeft w:val="0"/>
                  <w:marRight w:val="0"/>
                  <w:marTop w:val="0"/>
                  <w:marBottom w:val="0"/>
                  <w:divBdr>
                    <w:top w:val="none" w:sz="0" w:space="0" w:color="auto"/>
                    <w:left w:val="none" w:sz="0" w:space="0" w:color="auto"/>
                    <w:bottom w:val="none" w:sz="0" w:space="0" w:color="auto"/>
                    <w:right w:val="none" w:sz="0" w:space="0" w:color="auto"/>
                  </w:divBdr>
                </w:div>
                <w:div w:id="47074212">
                  <w:marLeft w:val="0"/>
                  <w:marRight w:val="0"/>
                  <w:marTop w:val="0"/>
                  <w:marBottom w:val="0"/>
                  <w:divBdr>
                    <w:top w:val="none" w:sz="0" w:space="0" w:color="auto"/>
                    <w:left w:val="none" w:sz="0" w:space="0" w:color="auto"/>
                    <w:bottom w:val="none" w:sz="0" w:space="0" w:color="auto"/>
                    <w:right w:val="none" w:sz="0" w:space="0" w:color="auto"/>
                  </w:divBdr>
                </w:div>
                <w:div w:id="47458267">
                  <w:marLeft w:val="0"/>
                  <w:marRight w:val="0"/>
                  <w:marTop w:val="0"/>
                  <w:marBottom w:val="0"/>
                  <w:divBdr>
                    <w:top w:val="none" w:sz="0" w:space="0" w:color="auto"/>
                    <w:left w:val="none" w:sz="0" w:space="0" w:color="auto"/>
                    <w:bottom w:val="none" w:sz="0" w:space="0" w:color="auto"/>
                    <w:right w:val="none" w:sz="0" w:space="0" w:color="auto"/>
                  </w:divBdr>
                </w:div>
                <w:div w:id="49422464">
                  <w:marLeft w:val="0"/>
                  <w:marRight w:val="0"/>
                  <w:marTop w:val="0"/>
                  <w:marBottom w:val="0"/>
                  <w:divBdr>
                    <w:top w:val="none" w:sz="0" w:space="0" w:color="auto"/>
                    <w:left w:val="none" w:sz="0" w:space="0" w:color="auto"/>
                    <w:bottom w:val="none" w:sz="0" w:space="0" w:color="auto"/>
                    <w:right w:val="none" w:sz="0" w:space="0" w:color="auto"/>
                  </w:divBdr>
                </w:div>
                <w:div w:id="51390858">
                  <w:marLeft w:val="0"/>
                  <w:marRight w:val="0"/>
                  <w:marTop w:val="0"/>
                  <w:marBottom w:val="0"/>
                  <w:divBdr>
                    <w:top w:val="none" w:sz="0" w:space="0" w:color="auto"/>
                    <w:left w:val="none" w:sz="0" w:space="0" w:color="auto"/>
                    <w:bottom w:val="none" w:sz="0" w:space="0" w:color="auto"/>
                    <w:right w:val="none" w:sz="0" w:space="0" w:color="auto"/>
                  </w:divBdr>
                </w:div>
                <w:div w:id="51779169">
                  <w:marLeft w:val="0"/>
                  <w:marRight w:val="0"/>
                  <w:marTop w:val="0"/>
                  <w:marBottom w:val="0"/>
                  <w:divBdr>
                    <w:top w:val="none" w:sz="0" w:space="0" w:color="auto"/>
                    <w:left w:val="none" w:sz="0" w:space="0" w:color="auto"/>
                    <w:bottom w:val="none" w:sz="0" w:space="0" w:color="auto"/>
                    <w:right w:val="none" w:sz="0" w:space="0" w:color="auto"/>
                  </w:divBdr>
                </w:div>
                <w:div w:id="53160548">
                  <w:marLeft w:val="0"/>
                  <w:marRight w:val="0"/>
                  <w:marTop w:val="0"/>
                  <w:marBottom w:val="0"/>
                  <w:divBdr>
                    <w:top w:val="none" w:sz="0" w:space="0" w:color="auto"/>
                    <w:left w:val="none" w:sz="0" w:space="0" w:color="auto"/>
                    <w:bottom w:val="none" w:sz="0" w:space="0" w:color="auto"/>
                    <w:right w:val="none" w:sz="0" w:space="0" w:color="auto"/>
                  </w:divBdr>
                </w:div>
                <w:div w:id="53742624">
                  <w:marLeft w:val="0"/>
                  <w:marRight w:val="0"/>
                  <w:marTop w:val="0"/>
                  <w:marBottom w:val="0"/>
                  <w:divBdr>
                    <w:top w:val="none" w:sz="0" w:space="0" w:color="auto"/>
                    <w:left w:val="none" w:sz="0" w:space="0" w:color="auto"/>
                    <w:bottom w:val="none" w:sz="0" w:space="0" w:color="auto"/>
                    <w:right w:val="none" w:sz="0" w:space="0" w:color="auto"/>
                  </w:divBdr>
                </w:div>
                <w:div w:id="54200969">
                  <w:marLeft w:val="0"/>
                  <w:marRight w:val="0"/>
                  <w:marTop w:val="0"/>
                  <w:marBottom w:val="0"/>
                  <w:divBdr>
                    <w:top w:val="none" w:sz="0" w:space="0" w:color="auto"/>
                    <w:left w:val="none" w:sz="0" w:space="0" w:color="auto"/>
                    <w:bottom w:val="none" w:sz="0" w:space="0" w:color="auto"/>
                    <w:right w:val="none" w:sz="0" w:space="0" w:color="auto"/>
                  </w:divBdr>
                </w:div>
                <w:div w:id="57024061">
                  <w:marLeft w:val="0"/>
                  <w:marRight w:val="0"/>
                  <w:marTop w:val="0"/>
                  <w:marBottom w:val="0"/>
                  <w:divBdr>
                    <w:top w:val="none" w:sz="0" w:space="0" w:color="auto"/>
                    <w:left w:val="none" w:sz="0" w:space="0" w:color="auto"/>
                    <w:bottom w:val="none" w:sz="0" w:space="0" w:color="auto"/>
                    <w:right w:val="none" w:sz="0" w:space="0" w:color="auto"/>
                  </w:divBdr>
                </w:div>
                <w:div w:id="57940610">
                  <w:marLeft w:val="0"/>
                  <w:marRight w:val="0"/>
                  <w:marTop w:val="0"/>
                  <w:marBottom w:val="0"/>
                  <w:divBdr>
                    <w:top w:val="none" w:sz="0" w:space="0" w:color="auto"/>
                    <w:left w:val="none" w:sz="0" w:space="0" w:color="auto"/>
                    <w:bottom w:val="none" w:sz="0" w:space="0" w:color="auto"/>
                    <w:right w:val="none" w:sz="0" w:space="0" w:color="auto"/>
                  </w:divBdr>
                </w:div>
                <w:div w:id="58528739">
                  <w:marLeft w:val="0"/>
                  <w:marRight w:val="0"/>
                  <w:marTop w:val="0"/>
                  <w:marBottom w:val="0"/>
                  <w:divBdr>
                    <w:top w:val="none" w:sz="0" w:space="0" w:color="auto"/>
                    <w:left w:val="none" w:sz="0" w:space="0" w:color="auto"/>
                    <w:bottom w:val="none" w:sz="0" w:space="0" w:color="auto"/>
                    <w:right w:val="none" w:sz="0" w:space="0" w:color="auto"/>
                  </w:divBdr>
                </w:div>
                <w:div w:id="63451530">
                  <w:marLeft w:val="0"/>
                  <w:marRight w:val="0"/>
                  <w:marTop w:val="0"/>
                  <w:marBottom w:val="0"/>
                  <w:divBdr>
                    <w:top w:val="none" w:sz="0" w:space="0" w:color="auto"/>
                    <w:left w:val="none" w:sz="0" w:space="0" w:color="auto"/>
                    <w:bottom w:val="none" w:sz="0" w:space="0" w:color="auto"/>
                    <w:right w:val="none" w:sz="0" w:space="0" w:color="auto"/>
                  </w:divBdr>
                </w:div>
                <w:div w:id="64033542">
                  <w:marLeft w:val="0"/>
                  <w:marRight w:val="0"/>
                  <w:marTop w:val="0"/>
                  <w:marBottom w:val="0"/>
                  <w:divBdr>
                    <w:top w:val="none" w:sz="0" w:space="0" w:color="auto"/>
                    <w:left w:val="none" w:sz="0" w:space="0" w:color="auto"/>
                    <w:bottom w:val="none" w:sz="0" w:space="0" w:color="auto"/>
                    <w:right w:val="none" w:sz="0" w:space="0" w:color="auto"/>
                  </w:divBdr>
                </w:div>
                <w:div w:id="65029716">
                  <w:marLeft w:val="0"/>
                  <w:marRight w:val="0"/>
                  <w:marTop w:val="0"/>
                  <w:marBottom w:val="0"/>
                  <w:divBdr>
                    <w:top w:val="none" w:sz="0" w:space="0" w:color="auto"/>
                    <w:left w:val="none" w:sz="0" w:space="0" w:color="auto"/>
                    <w:bottom w:val="none" w:sz="0" w:space="0" w:color="auto"/>
                    <w:right w:val="none" w:sz="0" w:space="0" w:color="auto"/>
                  </w:divBdr>
                </w:div>
                <w:div w:id="65032954">
                  <w:marLeft w:val="0"/>
                  <w:marRight w:val="0"/>
                  <w:marTop w:val="0"/>
                  <w:marBottom w:val="0"/>
                  <w:divBdr>
                    <w:top w:val="none" w:sz="0" w:space="0" w:color="auto"/>
                    <w:left w:val="none" w:sz="0" w:space="0" w:color="auto"/>
                    <w:bottom w:val="none" w:sz="0" w:space="0" w:color="auto"/>
                    <w:right w:val="none" w:sz="0" w:space="0" w:color="auto"/>
                  </w:divBdr>
                </w:div>
                <w:div w:id="65341403">
                  <w:marLeft w:val="0"/>
                  <w:marRight w:val="0"/>
                  <w:marTop w:val="0"/>
                  <w:marBottom w:val="0"/>
                  <w:divBdr>
                    <w:top w:val="none" w:sz="0" w:space="0" w:color="auto"/>
                    <w:left w:val="none" w:sz="0" w:space="0" w:color="auto"/>
                    <w:bottom w:val="none" w:sz="0" w:space="0" w:color="auto"/>
                    <w:right w:val="none" w:sz="0" w:space="0" w:color="auto"/>
                  </w:divBdr>
                </w:div>
                <w:div w:id="65420513">
                  <w:marLeft w:val="0"/>
                  <w:marRight w:val="0"/>
                  <w:marTop w:val="0"/>
                  <w:marBottom w:val="0"/>
                  <w:divBdr>
                    <w:top w:val="none" w:sz="0" w:space="0" w:color="auto"/>
                    <w:left w:val="none" w:sz="0" w:space="0" w:color="auto"/>
                    <w:bottom w:val="none" w:sz="0" w:space="0" w:color="auto"/>
                    <w:right w:val="none" w:sz="0" w:space="0" w:color="auto"/>
                  </w:divBdr>
                </w:div>
                <w:div w:id="67307913">
                  <w:marLeft w:val="0"/>
                  <w:marRight w:val="0"/>
                  <w:marTop w:val="0"/>
                  <w:marBottom w:val="0"/>
                  <w:divBdr>
                    <w:top w:val="none" w:sz="0" w:space="0" w:color="auto"/>
                    <w:left w:val="none" w:sz="0" w:space="0" w:color="auto"/>
                    <w:bottom w:val="none" w:sz="0" w:space="0" w:color="auto"/>
                    <w:right w:val="none" w:sz="0" w:space="0" w:color="auto"/>
                  </w:divBdr>
                </w:div>
                <w:div w:id="68238995">
                  <w:marLeft w:val="0"/>
                  <w:marRight w:val="0"/>
                  <w:marTop w:val="0"/>
                  <w:marBottom w:val="0"/>
                  <w:divBdr>
                    <w:top w:val="none" w:sz="0" w:space="0" w:color="auto"/>
                    <w:left w:val="none" w:sz="0" w:space="0" w:color="auto"/>
                    <w:bottom w:val="none" w:sz="0" w:space="0" w:color="auto"/>
                    <w:right w:val="none" w:sz="0" w:space="0" w:color="auto"/>
                  </w:divBdr>
                </w:div>
                <w:div w:id="68354050">
                  <w:marLeft w:val="0"/>
                  <w:marRight w:val="0"/>
                  <w:marTop w:val="0"/>
                  <w:marBottom w:val="0"/>
                  <w:divBdr>
                    <w:top w:val="none" w:sz="0" w:space="0" w:color="auto"/>
                    <w:left w:val="none" w:sz="0" w:space="0" w:color="auto"/>
                    <w:bottom w:val="none" w:sz="0" w:space="0" w:color="auto"/>
                    <w:right w:val="none" w:sz="0" w:space="0" w:color="auto"/>
                  </w:divBdr>
                </w:div>
                <w:div w:id="71046404">
                  <w:marLeft w:val="0"/>
                  <w:marRight w:val="0"/>
                  <w:marTop w:val="0"/>
                  <w:marBottom w:val="0"/>
                  <w:divBdr>
                    <w:top w:val="none" w:sz="0" w:space="0" w:color="auto"/>
                    <w:left w:val="none" w:sz="0" w:space="0" w:color="auto"/>
                    <w:bottom w:val="none" w:sz="0" w:space="0" w:color="auto"/>
                    <w:right w:val="none" w:sz="0" w:space="0" w:color="auto"/>
                  </w:divBdr>
                </w:div>
                <w:div w:id="71393544">
                  <w:marLeft w:val="0"/>
                  <w:marRight w:val="0"/>
                  <w:marTop w:val="0"/>
                  <w:marBottom w:val="0"/>
                  <w:divBdr>
                    <w:top w:val="none" w:sz="0" w:space="0" w:color="auto"/>
                    <w:left w:val="none" w:sz="0" w:space="0" w:color="auto"/>
                    <w:bottom w:val="none" w:sz="0" w:space="0" w:color="auto"/>
                    <w:right w:val="none" w:sz="0" w:space="0" w:color="auto"/>
                  </w:divBdr>
                </w:div>
                <w:div w:id="72091874">
                  <w:marLeft w:val="0"/>
                  <w:marRight w:val="0"/>
                  <w:marTop w:val="0"/>
                  <w:marBottom w:val="0"/>
                  <w:divBdr>
                    <w:top w:val="none" w:sz="0" w:space="0" w:color="auto"/>
                    <w:left w:val="none" w:sz="0" w:space="0" w:color="auto"/>
                    <w:bottom w:val="none" w:sz="0" w:space="0" w:color="auto"/>
                    <w:right w:val="none" w:sz="0" w:space="0" w:color="auto"/>
                  </w:divBdr>
                </w:div>
                <w:div w:id="72289089">
                  <w:marLeft w:val="0"/>
                  <w:marRight w:val="0"/>
                  <w:marTop w:val="0"/>
                  <w:marBottom w:val="0"/>
                  <w:divBdr>
                    <w:top w:val="none" w:sz="0" w:space="0" w:color="auto"/>
                    <w:left w:val="none" w:sz="0" w:space="0" w:color="auto"/>
                    <w:bottom w:val="none" w:sz="0" w:space="0" w:color="auto"/>
                    <w:right w:val="none" w:sz="0" w:space="0" w:color="auto"/>
                  </w:divBdr>
                </w:div>
                <w:div w:id="72435796">
                  <w:marLeft w:val="0"/>
                  <w:marRight w:val="0"/>
                  <w:marTop w:val="0"/>
                  <w:marBottom w:val="0"/>
                  <w:divBdr>
                    <w:top w:val="none" w:sz="0" w:space="0" w:color="auto"/>
                    <w:left w:val="none" w:sz="0" w:space="0" w:color="auto"/>
                    <w:bottom w:val="none" w:sz="0" w:space="0" w:color="auto"/>
                    <w:right w:val="none" w:sz="0" w:space="0" w:color="auto"/>
                  </w:divBdr>
                </w:div>
                <w:div w:id="74669308">
                  <w:marLeft w:val="0"/>
                  <w:marRight w:val="0"/>
                  <w:marTop w:val="0"/>
                  <w:marBottom w:val="0"/>
                  <w:divBdr>
                    <w:top w:val="none" w:sz="0" w:space="0" w:color="auto"/>
                    <w:left w:val="none" w:sz="0" w:space="0" w:color="auto"/>
                    <w:bottom w:val="none" w:sz="0" w:space="0" w:color="auto"/>
                    <w:right w:val="none" w:sz="0" w:space="0" w:color="auto"/>
                  </w:divBdr>
                </w:div>
                <w:div w:id="74715316">
                  <w:marLeft w:val="0"/>
                  <w:marRight w:val="0"/>
                  <w:marTop w:val="0"/>
                  <w:marBottom w:val="0"/>
                  <w:divBdr>
                    <w:top w:val="none" w:sz="0" w:space="0" w:color="auto"/>
                    <w:left w:val="none" w:sz="0" w:space="0" w:color="auto"/>
                    <w:bottom w:val="none" w:sz="0" w:space="0" w:color="auto"/>
                    <w:right w:val="none" w:sz="0" w:space="0" w:color="auto"/>
                  </w:divBdr>
                </w:div>
                <w:div w:id="74908742">
                  <w:marLeft w:val="0"/>
                  <w:marRight w:val="0"/>
                  <w:marTop w:val="0"/>
                  <w:marBottom w:val="0"/>
                  <w:divBdr>
                    <w:top w:val="none" w:sz="0" w:space="0" w:color="auto"/>
                    <w:left w:val="none" w:sz="0" w:space="0" w:color="auto"/>
                    <w:bottom w:val="none" w:sz="0" w:space="0" w:color="auto"/>
                    <w:right w:val="none" w:sz="0" w:space="0" w:color="auto"/>
                  </w:divBdr>
                </w:div>
                <w:div w:id="75397520">
                  <w:marLeft w:val="0"/>
                  <w:marRight w:val="0"/>
                  <w:marTop w:val="0"/>
                  <w:marBottom w:val="0"/>
                  <w:divBdr>
                    <w:top w:val="none" w:sz="0" w:space="0" w:color="auto"/>
                    <w:left w:val="none" w:sz="0" w:space="0" w:color="auto"/>
                    <w:bottom w:val="none" w:sz="0" w:space="0" w:color="auto"/>
                    <w:right w:val="none" w:sz="0" w:space="0" w:color="auto"/>
                  </w:divBdr>
                </w:div>
                <w:div w:id="76446177">
                  <w:marLeft w:val="0"/>
                  <w:marRight w:val="0"/>
                  <w:marTop w:val="0"/>
                  <w:marBottom w:val="0"/>
                  <w:divBdr>
                    <w:top w:val="none" w:sz="0" w:space="0" w:color="auto"/>
                    <w:left w:val="none" w:sz="0" w:space="0" w:color="auto"/>
                    <w:bottom w:val="none" w:sz="0" w:space="0" w:color="auto"/>
                    <w:right w:val="none" w:sz="0" w:space="0" w:color="auto"/>
                  </w:divBdr>
                </w:div>
                <w:div w:id="79375294">
                  <w:marLeft w:val="0"/>
                  <w:marRight w:val="0"/>
                  <w:marTop w:val="0"/>
                  <w:marBottom w:val="0"/>
                  <w:divBdr>
                    <w:top w:val="none" w:sz="0" w:space="0" w:color="auto"/>
                    <w:left w:val="none" w:sz="0" w:space="0" w:color="auto"/>
                    <w:bottom w:val="none" w:sz="0" w:space="0" w:color="auto"/>
                    <w:right w:val="none" w:sz="0" w:space="0" w:color="auto"/>
                  </w:divBdr>
                </w:div>
                <w:div w:id="80493781">
                  <w:marLeft w:val="0"/>
                  <w:marRight w:val="0"/>
                  <w:marTop w:val="0"/>
                  <w:marBottom w:val="0"/>
                  <w:divBdr>
                    <w:top w:val="none" w:sz="0" w:space="0" w:color="auto"/>
                    <w:left w:val="none" w:sz="0" w:space="0" w:color="auto"/>
                    <w:bottom w:val="none" w:sz="0" w:space="0" w:color="auto"/>
                    <w:right w:val="none" w:sz="0" w:space="0" w:color="auto"/>
                  </w:divBdr>
                </w:div>
                <w:div w:id="81075268">
                  <w:marLeft w:val="0"/>
                  <w:marRight w:val="0"/>
                  <w:marTop w:val="0"/>
                  <w:marBottom w:val="0"/>
                  <w:divBdr>
                    <w:top w:val="none" w:sz="0" w:space="0" w:color="auto"/>
                    <w:left w:val="none" w:sz="0" w:space="0" w:color="auto"/>
                    <w:bottom w:val="none" w:sz="0" w:space="0" w:color="auto"/>
                    <w:right w:val="none" w:sz="0" w:space="0" w:color="auto"/>
                  </w:divBdr>
                </w:div>
                <w:div w:id="82118674">
                  <w:marLeft w:val="0"/>
                  <w:marRight w:val="0"/>
                  <w:marTop w:val="0"/>
                  <w:marBottom w:val="0"/>
                  <w:divBdr>
                    <w:top w:val="none" w:sz="0" w:space="0" w:color="auto"/>
                    <w:left w:val="none" w:sz="0" w:space="0" w:color="auto"/>
                    <w:bottom w:val="none" w:sz="0" w:space="0" w:color="auto"/>
                    <w:right w:val="none" w:sz="0" w:space="0" w:color="auto"/>
                  </w:divBdr>
                </w:div>
                <w:div w:id="82730559">
                  <w:marLeft w:val="0"/>
                  <w:marRight w:val="0"/>
                  <w:marTop w:val="0"/>
                  <w:marBottom w:val="0"/>
                  <w:divBdr>
                    <w:top w:val="none" w:sz="0" w:space="0" w:color="auto"/>
                    <w:left w:val="none" w:sz="0" w:space="0" w:color="auto"/>
                    <w:bottom w:val="none" w:sz="0" w:space="0" w:color="auto"/>
                    <w:right w:val="none" w:sz="0" w:space="0" w:color="auto"/>
                  </w:divBdr>
                </w:div>
                <w:div w:id="82731062">
                  <w:marLeft w:val="0"/>
                  <w:marRight w:val="0"/>
                  <w:marTop w:val="0"/>
                  <w:marBottom w:val="0"/>
                  <w:divBdr>
                    <w:top w:val="none" w:sz="0" w:space="0" w:color="auto"/>
                    <w:left w:val="none" w:sz="0" w:space="0" w:color="auto"/>
                    <w:bottom w:val="none" w:sz="0" w:space="0" w:color="auto"/>
                    <w:right w:val="none" w:sz="0" w:space="0" w:color="auto"/>
                  </w:divBdr>
                </w:div>
                <w:div w:id="82997129">
                  <w:marLeft w:val="0"/>
                  <w:marRight w:val="0"/>
                  <w:marTop w:val="0"/>
                  <w:marBottom w:val="0"/>
                  <w:divBdr>
                    <w:top w:val="none" w:sz="0" w:space="0" w:color="auto"/>
                    <w:left w:val="none" w:sz="0" w:space="0" w:color="auto"/>
                    <w:bottom w:val="none" w:sz="0" w:space="0" w:color="auto"/>
                    <w:right w:val="none" w:sz="0" w:space="0" w:color="auto"/>
                  </w:divBdr>
                </w:div>
                <w:div w:id="83965663">
                  <w:marLeft w:val="0"/>
                  <w:marRight w:val="0"/>
                  <w:marTop w:val="0"/>
                  <w:marBottom w:val="0"/>
                  <w:divBdr>
                    <w:top w:val="none" w:sz="0" w:space="0" w:color="auto"/>
                    <w:left w:val="none" w:sz="0" w:space="0" w:color="auto"/>
                    <w:bottom w:val="none" w:sz="0" w:space="0" w:color="auto"/>
                    <w:right w:val="none" w:sz="0" w:space="0" w:color="auto"/>
                  </w:divBdr>
                </w:div>
                <w:div w:id="87507328">
                  <w:marLeft w:val="0"/>
                  <w:marRight w:val="0"/>
                  <w:marTop w:val="0"/>
                  <w:marBottom w:val="0"/>
                  <w:divBdr>
                    <w:top w:val="none" w:sz="0" w:space="0" w:color="auto"/>
                    <w:left w:val="none" w:sz="0" w:space="0" w:color="auto"/>
                    <w:bottom w:val="none" w:sz="0" w:space="0" w:color="auto"/>
                    <w:right w:val="none" w:sz="0" w:space="0" w:color="auto"/>
                  </w:divBdr>
                </w:div>
                <w:div w:id="89157062">
                  <w:marLeft w:val="0"/>
                  <w:marRight w:val="0"/>
                  <w:marTop w:val="0"/>
                  <w:marBottom w:val="0"/>
                  <w:divBdr>
                    <w:top w:val="none" w:sz="0" w:space="0" w:color="auto"/>
                    <w:left w:val="none" w:sz="0" w:space="0" w:color="auto"/>
                    <w:bottom w:val="none" w:sz="0" w:space="0" w:color="auto"/>
                    <w:right w:val="none" w:sz="0" w:space="0" w:color="auto"/>
                  </w:divBdr>
                </w:div>
                <w:div w:id="89548839">
                  <w:marLeft w:val="0"/>
                  <w:marRight w:val="0"/>
                  <w:marTop w:val="0"/>
                  <w:marBottom w:val="0"/>
                  <w:divBdr>
                    <w:top w:val="none" w:sz="0" w:space="0" w:color="auto"/>
                    <w:left w:val="none" w:sz="0" w:space="0" w:color="auto"/>
                    <w:bottom w:val="none" w:sz="0" w:space="0" w:color="auto"/>
                    <w:right w:val="none" w:sz="0" w:space="0" w:color="auto"/>
                  </w:divBdr>
                </w:div>
                <w:div w:id="90131092">
                  <w:marLeft w:val="0"/>
                  <w:marRight w:val="0"/>
                  <w:marTop w:val="0"/>
                  <w:marBottom w:val="0"/>
                  <w:divBdr>
                    <w:top w:val="none" w:sz="0" w:space="0" w:color="auto"/>
                    <w:left w:val="none" w:sz="0" w:space="0" w:color="auto"/>
                    <w:bottom w:val="none" w:sz="0" w:space="0" w:color="auto"/>
                    <w:right w:val="none" w:sz="0" w:space="0" w:color="auto"/>
                  </w:divBdr>
                </w:div>
                <w:div w:id="90244072">
                  <w:marLeft w:val="0"/>
                  <w:marRight w:val="0"/>
                  <w:marTop w:val="0"/>
                  <w:marBottom w:val="0"/>
                  <w:divBdr>
                    <w:top w:val="none" w:sz="0" w:space="0" w:color="auto"/>
                    <w:left w:val="none" w:sz="0" w:space="0" w:color="auto"/>
                    <w:bottom w:val="none" w:sz="0" w:space="0" w:color="auto"/>
                    <w:right w:val="none" w:sz="0" w:space="0" w:color="auto"/>
                  </w:divBdr>
                </w:div>
                <w:div w:id="90860760">
                  <w:marLeft w:val="0"/>
                  <w:marRight w:val="0"/>
                  <w:marTop w:val="0"/>
                  <w:marBottom w:val="0"/>
                  <w:divBdr>
                    <w:top w:val="none" w:sz="0" w:space="0" w:color="auto"/>
                    <w:left w:val="none" w:sz="0" w:space="0" w:color="auto"/>
                    <w:bottom w:val="none" w:sz="0" w:space="0" w:color="auto"/>
                    <w:right w:val="none" w:sz="0" w:space="0" w:color="auto"/>
                  </w:divBdr>
                </w:div>
                <w:div w:id="92215485">
                  <w:marLeft w:val="0"/>
                  <w:marRight w:val="0"/>
                  <w:marTop w:val="0"/>
                  <w:marBottom w:val="0"/>
                  <w:divBdr>
                    <w:top w:val="none" w:sz="0" w:space="0" w:color="auto"/>
                    <w:left w:val="none" w:sz="0" w:space="0" w:color="auto"/>
                    <w:bottom w:val="none" w:sz="0" w:space="0" w:color="auto"/>
                    <w:right w:val="none" w:sz="0" w:space="0" w:color="auto"/>
                  </w:divBdr>
                </w:div>
                <w:div w:id="93290118">
                  <w:marLeft w:val="0"/>
                  <w:marRight w:val="0"/>
                  <w:marTop w:val="0"/>
                  <w:marBottom w:val="0"/>
                  <w:divBdr>
                    <w:top w:val="none" w:sz="0" w:space="0" w:color="auto"/>
                    <w:left w:val="none" w:sz="0" w:space="0" w:color="auto"/>
                    <w:bottom w:val="none" w:sz="0" w:space="0" w:color="auto"/>
                    <w:right w:val="none" w:sz="0" w:space="0" w:color="auto"/>
                  </w:divBdr>
                </w:div>
                <w:div w:id="94596922">
                  <w:marLeft w:val="0"/>
                  <w:marRight w:val="0"/>
                  <w:marTop w:val="0"/>
                  <w:marBottom w:val="0"/>
                  <w:divBdr>
                    <w:top w:val="none" w:sz="0" w:space="0" w:color="auto"/>
                    <w:left w:val="none" w:sz="0" w:space="0" w:color="auto"/>
                    <w:bottom w:val="none" w:sz="0" w:space="0" w:color="auto"/>
                    <w:right w:val="none" w:sz="0" w:space="0" w:color="auto"/>
                  </w:divBdr>
                </w:div>
                <w:div w:id="100806696">
                  <w:marLeft w:val="0"/>
                  <w:marRight w:val="0"/>
                  <w:marTop w:val="0"/>
                  <w:marBottom w:val="0"/>
                  <w:divBdr>
                    <w:top w:val="none" w:sz="0" w:space="0" w:color="auto"/>
                    <w:left w:val="none" w:sz="0" w:space="0" w:color="auto"/>
                    <w:bottom w:val="none" w:sz="0" w:space="0" w:color="auto"/>
                    <w:right w:val="none" w:sz="0" w:space="0" w:color="auto"/>
                  </w:divBdr>
                </w:div>
                <w:div w:id="102188354">
                  <w:marLeft w:val="0"/>
                  <w:marRight w:val="0"/>
                  <w:marTop w:val="0"/>
                  <w:marBottom w:val="0"/>
                  <w:divBdr>
                    <w:top w:val="none" w:sz="0" w:space="0" w:color="auto"/>
                    <w:left w:val="none" w:sz="0" w:space="0" w:color="auto"/>
                    <w:bottom w:val="none" w:sz="0" w:space="0" w:color="auto"/>
                    <w:right w:val="none" w:sz="0" w:space="0" w:color="auto"/>
                  </w:divBdr>
                </w:div>
                <w:div w:id="105085113">
                  <w:marLeft w:val="0"/>
                  <w:marRight w:val="0"/>
                  <w:marTop w:val="0"/>
                  <w:marBottom w:val="0"/>
                  <w:divBdr>
                    <w:top w:val="none" w:sz="0" w:space="0" w:color="auto"/>
                    <w:left w:val="none" w:sz="0" w:space="0" w:color="auto"/>
                    <w:bottom w:val="none" w:sz="0" w:space="0" w:color="auto"/>
                    <w:right w:val="none" w:sz="0" w:space="0" w:color="auto"/>
                  </w:divBdr>
                </w:div>
                <w:div w:id="105275304">
                  <w:marLeft w:val="0"/>
                  <w:marRight w:val="0"/>
                  <w:marTop w:val="0"/>
                  <w:marBottom w:val="0"/>
                  <w:divBdr>
                    <w:top w:val="none" w:sz="0" w:space="0" w:color="auto"/>
                    <w:left w:val="none" w:sz="0" w:space="0" w:color="auto"/>
                    <w:bottom w:val="none" w:sz="0" w:space="0" w:color="auto"/>
                    <w:right w:val="none" w:sz="0" w:space="0" w:color="auto"/>
                  </w:divBdr>
                </w:div>
                <w:div w:id="108356106">
                  <w:marLeft w:val="0"/>
                  <w:marRight w:val="0"/>
                  <w:marTop w:val="0"/>
                  <w:marBottom w:val="0"/>
                  <w:divBdr>
                    <w:top w:val="none" w:sz="0" w:space="0" w:color="auto"/>
                    <w:left w:val="none" w:sz="0" w:space="0" w:color="auto"/>
                    <w:bottom w:val="none" w:sz="0" w:space="0" w:color="auto"/>
                    <w:right w:val="none" w:sz="0" w:space="0" w:color="auto"/>
                  </w:divBdr>
                </w:div>
                <w:div w:id="108857917">
                  <w:marLeft w:val="0"/>
                  <w:marRight w:val="0"/>
                  <w:marTop w:val="0"/>
                  <w:marBottom w:val="0"/>
                  <w:divBdr>
                    <w:top w:val="none" w:sz="0" w:space="0" w:color="auto"/>
                    <w:left w:val="none" w:sz="0" w:space="0" w:color="auto"/>
                    <w:bottom w:val="none" w:sz="0" w:space="0" w:color="auto"/>
                    <w:right w:val="none" w:sz="0" w:space="0" w:color="auto"/>
                  </w:divBdr>
                </w:div>
                <w:div w:id="109057940">
                  <w:marLeft w:val="0"/>
                  <w:marRight w:val="0"/>
                  <w:marTop w:val="0"/>
                  <w:marBottom w:val="0"/>
                  <w:divBdr>
                    <w:top w:val="none" w:sz="0" w:space="0" w:color="auto"/>
                    <w:left w:val="none" w:sz="0" w:space="0" w:color="auto"/>
                    <w:bottom w:val="none" w:sz="0" w:space="0" w:color="auto"/>
                    <w:right w:val="none" w:sz="0" w:space="0" w:color="auto"/>
                  </w:divBdr>
                </w:div>
                <w:div w:id="110518421">
                  <w:marLeft w:val="0"/>
                  <w:marRight w:val="0"/>
                  <w:marTop w:val="0"/>
                  <w:marBottom w:val="0"/>
                  <w:divBdr>
                    <w:top w:val="none" w:sz="0" w:space="0" w:color="auto"/>
                    <w:left w:val="none" w:sz="0" w:space="0" w:color="auto"/>
                    <w:bottom w:val="none" w:sz="0" w:space="0" w:color="auto"/>
                    <w:right w:val="none" w:sz="0" w:space="0" w:color="auto"/>
                  </w:divBdr>
                </w:div>
                <w:div w:id="110714298">
                  <w:marLeft w:val="0"/>
                  <w:marRight w:val="0"/>
                  <w:marTop w:val="0"/>
                  <w:marBottom w:val="0"/>
                  <w:divBdr>
                    <w:top w:val="none" w:sz="0" w:space="0" w:color="auto"/>
                    <w:left w:val="none" w:sz="0" w:space="0" w:color="auto"/>
                    <w:bottom w:val="none" w:sz="0" w:space="0" w:color="auto"/>
                    <w:right w:val="none" w:sz="0" w:space="0" w:color="auto"/>
                  </w:divBdr>
                </w:div>
                <w:div w:id="111750005">
                  <w:marLeft w:val="0"/>
                  <w:marRight w:val="0"/>
                  <w:marTop w:val="0"/>
                  <w:marBottom w:val="0"/>
                  <w:divBdr>
                    <w:top w:val="none" w:sz="0" w:space="0" w:color="auto"/>
                    <w:left w:val="none" w:sz="0" w:space="0" w:color="auto"/>
                    <w:bottom w:val="none" w:sz="0" w:space="0" w:color="auto"/>
                    <w:right w:val="none" w:sz="0" w:space="0" w:color="auto"/>
                  </w:divBdr>
                </w:div>
                <w:div w:id="115685982">
                  <w:marLeft w:val="0"/>
                  <w:marRight w:val="0"/>
                  <w:marTop w:val="0"/>
                  <w:marBottom w:val="0"/>
                  <w:divBdr>
                    <w:top w:val="none" w:sz="0" w:space="0" w:color="auto"/>
                    <w:left w:val="none" w:sz="0" w:space="0" w:color="auto"/>
                    <w:bottom w:val="none" w:sz="0" w:space="0" w:color="auto"/>
                    <w:right w:val="none" w:sz="0" w:space="0" w:color="auto"/>
                  </w:divBdr>
                </w:div>
                <w:div w:id="115949537">
                  <w:marLeft w:val="0"/>
                  <w:marRight w:val="0"/>
                  <w:marTop w:val="0"/>
                  <w:marBottom w:val="0"/>
                  <w:divBdr>
                    <w:top w:val="none" w:sz="0" w:space="0" w:color="auto"/>
                    <w:left w:val="none" w:sz="0" w:space="0" w:color="auto"/>
                    <w:bottom w:val="none" w:sz="0" w:space="0" w:color="auto"/>
                    <w:right w:val="none" w:sz="0" w:space="0" w:color="auto"/>
                  </w:divBdr>
                </w:div>
                <w:div w:id="117071962">
                  <w:marLeft w:val="0"/>
                  <w:marRight w:val="0"/>
                  <w:marTop w:val="0"/>
                  <w:marBottom w:val="0"/>
                  <w:divBdr>
                    <w:top w:val="none" w:sz="0" w:space="0" w:color="auto"/>
                    <w:left w:val="none" w:sz="0" w:space="0" w:color="auto"/>
                    <w:bottom w:val="none" w:sz="0" w:space="0" w:color="auto"/>
                    <w:right w:val="none" w:sz="0" w:space="0" w:color="auto"/>
                  </w:divBdr>
                </w:div>
                <w:div w:id="117376900">
                  <w:marLeft w:val="0"/>
                  <w:marRight w:val="0"/>
                  <w:marTop w:val="0"/>
                  <w:marBottom w:val="0"/>
                  <w:divBdr>
                    <w:top w:val="none" w:sz="0" w:space="0" w:color="auto"/>
                    <w:left w:val="none" w:sz="0" w:space="0" w:color="auto"/>
                    <w:bottom w:val="none" w:sz="0" w:space="0" w:color="auto"/>
                    <w:right w:val="none" w:sz="0" w:space="0" w:color="auto"/>
                  </w:divBdr>
                </w:div>
                <w:div w:id="118573972">
                  <w:marLeft w:val="0"/>
                  <w:marRight w:val="0"/>
                  <w:marTop w:val="0"/>
                  <w:marBottom w:val="0"/>
                  <w:divBdr>
                    <w:top w:val="none" w:sz="0" w:space="0" w:color="auto"/>
                    <w:left w:val="none" w:sz="0" w:space="0" w:color="auto"/>
                    <w:bottom w:val="none" w:sz="0" w:space="0" w:color="auto"/>
                    <w:right w:val="none" w:sz="0" w:space="0" w:color="auto"/>
                  </w:divBdr>
                </w:div>
                <w:div w:id="120268005">
                  <w:marLeft w:val="0"/>
                  <w:marRight w:val="0"/>
                  <w:marTop w:val="0"/>
                  <w:marBottom w:val="0"/>
                  <w:divBdr>
                    <w:top w:val="none" w:sz="0" w:space="0" w:color="auto"/>
                    <w:left w:val="none" w:sz="0" w:space="0" w:color="auto"/>
                    <w:bottom w:val="none" w:sz="0" w:space="0" w:color="auto"/>
                    <w:right w:val="none" w:sz="0" w:space="0" w:color="auto"/>
                  </w:divBdr>
                </w:div>
                <w:div w:id="120658720">
                  <w:marLeft w:val="0"/>
                  <w:marRight w:val="0"/>
                  <w:marTop w:val="0"/>
                  <w:marBottom w:val="0"/>
                  <w:divBdr>
                    <w:top w:val="none" w:sz="0" w:space="0" w:color="auto"/>
                    <w:left w:val="none" w:sz="0" w:space="0" w:color="auto"/>
                    <w:bottom w:val="none" w:sz="0" w:space="0" w:color="auto"/>
                    <w:right w:val="none" w:sz="0" w:space="0" w:color="auto"/>
                  </w:divBdr>
                </w:div>
                <w:div w:id="121927715">
                  <w:marLeft w:val="0"/>
                  <w:marRight w:val="0"/>
                  <w:marTop w:val="0"/>
                  <w:marBottom w:val="0"/>
                  <w:divBdr>
                    <w:top w:val="none" w:sz="0" w:space="0" w:color="auto"/>
                    <w:left w:val="none" w:sz="0" w:space="0" w:color="auto"/>
                    <w:bottom w:val="none" w:sz="0" w:space="0" w:color="auto"/>
                    <w:right w:val="none" w:sz="0" w:space="0" w:color="auto"/>
                  </w:divBdr>
                </w:div>
                <w:div w:id="123890719">
                  <w:marLeft w:val="0"/>
                  <w:marRight w:val="0"/>
                  <w:marTop w:val="0"/>
                  <w:marBottom w:val="0"/>
                  <w:divBdr>
                    <w:top w:val="none" w:sz="0" w:space="0" w:color="auto"/>
                    <w:left w:val="none" w:sz="0" w:space="0" w:color="auto"/>
                    <w:bottom w:val="none" w:sz="0" w:space="0" w:color="auto"/>
                    <w:right w:val="none" w:sz="0" w:space="0" w:color="auto"/>
                  </w:divBdr>
                </w:div>
                <w:div w:id="129328928">
                  <w:marLeft w:val="0"/>
                  <w:marRight w:val="0"/>
                  <w:marTop w:val="0"/>
                  <w:marBottom w:val="0"/>
                  <w:divBdr>
                    <w:top w:val="none" w:sz="0" w:space="0" w:color="auto"/>
                    <w:left w:val="none" w:sz="0" w:space="0" w:color="auto"/>
                    <w:bottom w:val="none" w:sz="0" w:space="0" w:color="auto"/>
                    <w:right w:val="none" w:sz="0" w:space="0" w:color="auto"/>
                  </w:divBdr>
                </w:div>
                <w:div w:id="129637271">
                  <w:marLeft w:val="0"/>
                  <w:marRight w:val="0"/>
                  <w:marTop w:val="0"/>
                  <w:marBottom w:val="0"/>
                  <w:divBdr>
                    <w:top w:val="none" w:sz="0" w:space="0" w:color="auto"/>
                    <w:left w:val="none" w:sz="0" w:space="0" w:color="auto"/>
                    <w:bottom w:val="none" w:sz="0" w:space="0" w:color="auto"/>
                    <w:right w:val="none" w:sz="0" w:space="0" w:color="auto"/>
                  </w:divBdr>
                </w:div>
                <w:div w:id="129977306">
                  <w:marLeft w:val="0"/>
                  <w:marRight w:val="0"/>
                  <w:marTop w:val="0"/>
                  <w:marBottom w:val="0"/>
                  <w:divBdr>
                    <w:top w:val="none" w:sz="0" w:space="0" w:color="auto"/>
                    <w:left w:val="none" w:sz="0" w:space="0" w:color="auto"/>
                    <w:bottom w:val="none" w:sz="0" w:space="0" w:color="auto"/>
                    <w:right w:val="none" w:sz="0" w:space="0" w:color="auto"/>
                  </w:divBdr>
                </w:div>
                <w:div w:id="130024881">
                  <w:marLeft w:val="0"/>
                  <w:marRight w:val="0"/>
                  <w:marTop w:val="0"/>
                  <w:marBottom w:val="0"/>
                  <w:divBdr>
                    <w:top w:val="none" w:sz="0" w:space="0" w:color="auto"/>
                    <w:left w:val="none" w:sz="0" w:space="0" w:color="auto"/>
                    <w:bottom w:val="none" w:sz="0" w:space="0" w:color="auto"/>
                    <w:right w:val="none" w:sz="0" w:space="0" w:color="auto"/>
                  </w:divBdr>
                </w:div>
                <w:div w:id="131601021">
                  <w:marLeft w:val="0"/>
                  <w:marRight w:val="0"/>
                  <w:marTop w:val="0"/>
                  <w:marBottom w:val="0"/>
                  <w:divBdr>
                    <w:top w:val="none" w:sz="0" w:space="0" w:color="auto"/>
                    <w:left w:val="none" w:sz="0" w:space="0" w:color="auto"/>
                    <w:bottom w:val="none" w:sz="0" w:space="0" w:color="auto"/>
                    <w:right w:val="none" w:sz="0" w:space="0" w:color="auto"/>
                  </w:divBdr>
                </w:div>
                <w:div w:id="131946299">
                  <w:marLeft w:val="0"/>
                  <w:marRight w:val="0"/>
                  <w:marTop w:val="0"/>
                  <w:marBottom w:val="0"/>
                  <w:divBdr>
                    <w:top w:val="none" w:sz="0" w:space="0" w:color="auto"/>
                    <w:left w:val="none" w:sz="0" w:space="0" w:color="auto"/>
                    <w:bottom w:val="none" w:sz="0" w:space="0" w:color="auto"/>
                    <w:right w:val="none" w:sz="0" w:space="0" w:color="auto"/>
                  </w:divBdr>
                </w:div>
                <w:div w:id="131951420">
                  <w:marLeft w:val="0"/>
                  <w:marRight w:val="0"/>
                  <w:marTop w:val="0"/>
                  <w:marBottom w:val="0"/>
                  <w:divBdr>
                    <w:top w:val="none" w:sz="0" w:space="0" w:color="auto"/>
                    <w:left w:val="none" w:sz="0" w:space="0" w:color="auto"/>
                    <w:bottom w:val="none" w:sz="0" w:space="0" w:color="auto"/>
                    <w:right w:val="none" w:sz="0" w:space="0" w:color="auto"/>
                  </w:divBdr>
                </w:div>
                <w:div w:id="132332632">
                  <w:marLeft w:val="0"/>
                  <w:marRight w:val="0"/>
                  <w:marTop w:val="0"/>
                  <w:marBottom w:val="0"/>
                  <w:divBdr>
                    <w:top w:val="none" w:sz="0" w:space="0" w:color="auto"/>
                    <w:left w:val="none" w:sz="0" w:space="0" w:color="auto"/>
                    <w:bottom w:val="none" w:sz="0" w:space="0" w:color="auto"/>
                    <w:right w:val="none" w:sz="0" w:space="0" w:color="auto"/>
                  </w:divBdr>
                </w:div>
                <w:div w:id="133105631">
                  <w:marLeft w:val="0"/>
                  <w:marRight w:val="0"/>
                  <w:marTop w:val="0"/>
                  <w:marBottom w:val="0"/>
                  <w:divBdr>
                    <w:top w:val="none" w:sz="0" w:space="0" w:color="auto"/>
                    <w:left w:val="none" w:sz="0" w:space="0" w:color="auto"/>
                    <w:bottom w:val="none" w:sz="0" w:space="0" w:color="auto"/>
                    <w:right w:val="none" w:sz="0" w:space="0" w:color="auto"/>
                  </w:divBdr>
                </w:div>
                <w:div w:id="134571101">
                  <w:marLeft w:val="0"/>
                  <w:marRight w:val="0"/>
                  <w:marTop w:val="0"/>
                  <w:marBottom w:val="0"/>
                  <w:divBdr>
                    <w:top w:val="none" w:sz="0" w:space="0" w:color="auto"/>
                    <w:left w:val="none" w:sz="0" w:space="0" w:color="auto"/>
                    <w:bottom w:val="none" w:sz="0" w:space="0" w:color="auto"/>
                    <w:right w:val="none" w:sz="0" w:space="0" w:color="auto"/>
                  </w:divBdr>
                </w:div>
                <w:div w:id="136149320">
                  <w:marLeft w:val="0"/>
                  <w:marRight w:val="0"/>
                  <w:marTop w:val="0"/>
                  <w:marBottom w:val="0"/>
                  <w:divBdr>
                    <w:top w:val="none" w:sz="0" w:space="0" w:color="auto"/>
                    <w:left w:val="none" w:sz="0" w:space="0" w:color="auto"/>
                    <w:bottom w:val="none" w:sz="0" w:space="0" w:color="auto"/>
                    <w:right w:val="none" w:sz="0" w:space="0" w:color="auto"/>
                  </w:divBdr>
                </w:div>
                <w:div w:id="136653909">
                  <w:marLeft w:val="0"/>
                  <w:marRight w:val="0"/>
                  <w:marTop w:val="0"/>
                  <w:marBottom w:val="0"/>
                  <w:divBdr>
                    <w:top w:val="none" w:sz="0" w:space="0" w:color="auto"/>
                    <w:left w:val="none" w:sz="0" w:space="0" w:color="auto"/>
                    <w:bottom w:val="none" w:sz="0" w:space="0" w:color="auto"/>
                    <w:right w:val="none" w:sz="0" w:space="0" w:color="auto"/>
                  </w:divBdr>
                </w:div>
                <w:div w:id="139076212">
                  <w:marLeft w:val="0"/>
                  <w:marRight w:val="0"/>
                  <w:marTop w:val="0"/>
                  <w:marBottom w:val="0"/>
                  <w:divBdr>
                    <w:top w:val="none" w:sz="0" w:space="0" w:color="auto"/>
                    <w:left w:val="none" w:sz="0" w:space="0" w:color="auto"/>
                    <w:bottom w:val="none" w:sz="0" w:space="0" w:color="auto"/>
                    <w:right w:val="none" w:sz="0" w:space="0" w:color="auto"/>
                  </w:divBdr>
                </w:div>
                <w:div w:id="139200404">
                  <w:marLeft w:val="0"/>
                  <w:marRight w:val="0"/>
                  <w:marTop w:val="0"/>
                  <w:marBottom w:val="0"/>
                  <w:divBdr>
                    <w:top w:val="none" w:sz="0" w:space="0" w:color="auto"/>
                    <w:left w:val="none" w:sz="0" w:space="0" w:color="auto"/>
                    <w:bottom w:val="none" w:sz="0" w:space="0" w:color="auto"/>
                    <w:right w:val="none" w:sz="0" w:space="0" w:color="auto"/>
                  </w:divBdr>
                </w:div>
                <w:div w:id="140390776">
                  <w:marLeft w:val="0"/>
                  <w:marRight w:val="0"/>
                  <w:marTop w:val="0"/>
                  <w:marBottom w:val="0"/>
                  <w:divBdr>
                    <w:top w:val="none" w:sz="0" w:space="0" w:color="auto"/>
                    <w:left w:val="none" w:sz="0" w:space="0" w:color="auto"/>
                    <w:bottom w:val="none" w:sz="0" w:space="0" w:color="auto"/>
                    <w:right w:val="none" w:sz="0" w:space="0" w:color="auto"/>
                  </w:divBdr>
                </w:div>
                <w:div w:id="142281283">
                  <w:marLeft w:val="0"/>
                  <w:marRight w:val="0"/>
                  <w:marTop w:val="0"/>
                  <w:marBottom w:val="0"/>
                  <w:divBdr>
                    <w:top w:val="none" w:sz="0" w:space="0" w:color="auto"/>
                    <w:left w:val="none" w:sz="0" w:space="0" w:color="auto"/>
                    <w:bottom w:val="none" w:sz="0" w:space="0" w:color="auto"/>
                    <w:right w:val="none" w:sz="0" w:space="0" w:color="auto"/>
                  </w:divBdr>
                </w:div>
                <w:div w:id="144055693">
                  <w:marLeft w:val="0"/>
                  <w:marRight w:val="0"/>
                  <w:marTop w:val="0"/>
                  <w:marBottom w:val="0"/>
                  <w:divBdr>
                    <w:top w:val="none" w:sz="0" w:space="0" w:color="auto"/>
                    <w:left w:val="none" w:sz="0" w:space="0" w:color="auto"/>
                    <w:bottom w:val="none" w:sz="0" w:space="0" w:color="auto"/>
                    <w:right w:val="none" w:sz="0" w:space="0" w:color="auto"/>
                  </w:divBdr>
                </w:div>
                <w:div w:id="145703757">
                  <w:marLeft w:val="0"/>
                  <w:marRight w:val="0"/>
                  <w:marTop w:val="0"/>
                  <w:marBottom w:val="0"/>
                  <w:divBdr>
                    <w:top w:val="none" w:sz="0" w:space="0" w:color="auto"/>
                    <w:left w:val="none" w:sz="0" w:space="0" w:color="auto"/>
                    <w:bottom w:val="none" w:sz="0" w:space="0" w:color="auto"/>
                    <w:right w:val="none" w:sz="0" w:space="0" w:color="auto"/>
                  </w:divBdr>
                </w:div>
                <w:div w:id="147982653">
                  <w:marLeft w:val="0"/>
                  <w:marRight w:val="0"/>
                  <w:marTop w:val="0"/>
                  <w:marBottom w:val="0"/>
                  <w:divBdr>
                    <w:top w:val="none" w:sz="0" w:space="0" w:color="auto"/>
                    <w:left w:val="none" w:sz="0" w:space="0" w:color="auto"/>
                    <w:bottom w:val="none" w:sz="0" w:space="0" w:color="auto"/>
                    <w:right w:val="none" w:sz="0" w:space="0" w:color="auto"/>
                  </w:divBdr>
                </w:div>
                <w:div w:id="148598408">
                  <w:marLeft w:val="0"/>
                  <w:marRight w:val="0"/>
                  <w:marTop w:val="0"/>
                  <w:marBottom w:val="0"/>
                  <w:divBdr>
                    <w:top w:val="none" w:sz="0" w:space="0" w:color="auto"/>
                    <w:left w:val="none" w:sz="0" w:space="0" w:color="auto"/>
                    <w:bottom w:val="none" w:sz="0" w:space="0" w:color="auto"/>
                    <w:right w:val="none" w:sz="0" w:space="0" w:color="auto"/>
                  </w:divBdr>
                </w:div>
                <w:div w:id="148864891">
                  <w:marLeft w:val="0"/>
                  <w:marRight w:val="0"/>
                  <w:marTop w:val="0"/>
                  <w:marBottom w:val="0"/>
                  <w:divBdr>
                    <w:top w:val="none" w:sz="0" w:space="0" w:color="auto"/>
                    <w:left w:val="none" w:sz="0" w:space="0" w:color="auto"/>
                    <w:bottom w:val="none" w:sz="0" w:space="0" w:color="auto"/>
                    <w:right w:val="none" w:sz="0" w:space="0" w:color="auto"/>
                  </w:divBdr>
                </w:div>
                <w:div w:id="149375415">
                  <w:marLeft w:val="0"/>
                  <w:marRight w:val="0"/>
                  <w:marTop w:val="0"/>
                  <w:marBottom w:val="0"/>
                  <w:divBdr>
                    <w:top w:val="none" w:sz="0" w:space="0" w:color="auto"/>
                    <w:left w:val="none" w:sz="0" w:space="0" w:color="auto"/>
                    <w:bottom w:val="none" w:sz="0" w:space="0" w:color="auto"/>
                    <w:right w:val="none" w:sz="0" w:space="0" w:color="auto"/>
                  </w:divBdr>
                </w:div>
                <w:div w:id="151144532">
                  <w:marLeft w:val="0"/>
                  <w:marRight w:val="0"/>
                  <w:marTop w:val="0"/>
                  <w:marBottom w:val="0"/>
                  <w:divBdr>
                    <w:top w:val="none" w:sz="0" w:space="0" w:color="auto"/>
                    <w:left w:val="none" w:sz="0" w:space="0" w:color="auto"/>
                    <w:bottom w:val="none" w:sz="0" w:space="0" w:color="auto"/>
                    <w:right w:val="none" w:sz="0" w:space="0" w:color="auto"/>
                  </w:divBdr>
                </w:div>
                <w:div w:id="151456754">
                  <w:marLeft w:val="0"/>
                  <w:marRight w:val="0"/>
                  <w:marTop w:val="0"/>
                  <w:marBottom w:val="0"/>
                  <w:divBdr>
                    <w:top w:val="none" w:sz="0" w:space="0" w:color="auto"/>
                    <w:left w:val="none" w:sz="0" w:space="0" w:color="auto"/>
                    <w:bottom w:val="none" w:sz="0" w:space="0" w:color="auto"/>
                    <w:right w:val="none" w:sz="0" w:space="0" w:color="auto"/>
                  </w:divBdr>
                </w:div>
                <w:div w:id="153840305">
                  <w:marLeft w:val="0"/>
                  <w:marRight w:val="0"/>
                  <w:marTop w:val="0"/>
                  <w:marBottom w:val="0"/>
                  <w:divBdr>
                    <w:top w:val="none" w:sz="0" w:space="0" w:color="auto"/>
                    <w:left w:val="none" w:sz="0" w:space="0" w:color="auto"/>
                    <w:bottom w:val="none" w:sz="0" w:space="0" w:color="auto"/>
                    <w:right w:val="none" w:sz="0" w:space="0" w:color="auto"/>
                  </w:divBdr>
                </w:div>
                <w:div w:id="154493722">
                  <w:marLeft w:val="0"/>
                  <w:marRight w:val="0"/>
                  <w:marTop w:val="0"/>
                  <w:marBottom w:val="0"/>
                  <w:divBdr>
                    <w:top w:val="none" w:sz="0" w:space="0" w:color="auto"/>
                    <w:left w:val="none" w:sz="0" w:space="0" w:color="auto"/>
                    <w:bottom w:val="none" w:sz="0" w:space="0" w:color="auto"/>
                    <w:right w:val="none" w:sz="0" w:space="0" w:color="auto"/>
                  </w:divBdr>
                </w:div>
                <w:div w:id="154998978">
                  <w:marLeft w:val="0"/>
                  <w:marRight w:val="0"/>
                  <w:marTop w:val="0"/>
                  <w:marBottom w:val="0"/>
                  <w:divBdr>
                    <w:top w:val="none" w:sz="0" w:space="0" w:color="auto"/>
                    <w:left w:val="none" w:sz="0" w:space="0" w:color="auto"/>
                    <w:bottom w:val="none" w:sz="0" w:space="0" w:color="auto"/>
                    <w:right w:val="none" w:sz="0" w:space="0" w:color="auto"/>
                  </w:divBdr>
                </w:div>
                <w:div w:id="156506531">
                  <w:marLeft w:val="0"/>
                  <w:marRight w:val="0"/>
                  <w:marTop w:val="0"/>
                  <w:marBottom w:val="0"/>
                  <w:divBdr>
                    <w:top w:val="none" w:sz="0" w:space="0" w:color="auto"/>
                    <w:left w:val="none" w:sz="0" w:space="0" w:color="auto"/>
                    <w:bottom w:val="none" w:sz="0" w:space="0" w:color="auto"/>
                    <w:right w:val="none" w:sz="0" w:space="0" w:color="auto"/>
                  </w:divBdr>
                </w:div>
                <w:div w:id="157622059">
                  <w:marLeft w:val="0"/>
                  <w:marRight w:val="0"/>
                  <w:marTop w:val="0"/>
                  <w:marBottom w:val="0"/>
                  <w:divBdr>
                    <w:top w:val="none" w:sz="0" w:space="0" w:color="auto"/>
                    <w:left w:val="none" w:sz="0" w:space="0" w:color="auto"/>
                    <w:bottom w:val="none" w:sz="0" w:space="0" w:color="auto"/>
                    <w:right w:val="none" w:sz="0" w:space="0" w:color="auto"/>
                  </w:divBdr>
                </w:div>
                <w:div w:id="158205043">
                  <w:marLeft w:val="0"/>
                  <w:marRight w:val="0"/>
                  <w:marTop w:val="0"/>
                  <w:marBottom w:val="0"/>
                  <w:divBdr>
                    <w:top w:val="none" w:sz="0" w:space="0" w:color="auto"/>
                    <w:left w:val="none" w:sz="0" w:space="0" w:color="auto"/>
                    <w:bottom w:val="none" w:sz="0" w:space="0" w:color="auto"/>
                    <w:right w:val="none" w:sz="0" w:space="0" w:color="auto"/>
                  </w:divBdr>
                </w:div>
                <w:div w:id="158424861">
                  <w:marLeft w:val="0"/>
                  <w:marRight w:val="0"/>
                  <w:marTop w:val="0"/>
                  <w:marBottom w:val="0"/>
                  <w:divBdr>
                    <w:top w:val="none" w:sz="0" w:space="0" w:color="auto"/>
                    <w:left w:val="none" w:sz="0" w:space="0" w:color="auto"/>
                    <w:bottom w:val="none" w:sz="0" w:space="0" w:color="auto"/>
                    <w:right w:val="none" w:sz="0" w:space="0" w:color="auto"/>
                  </w:divBdr>
                </w:div>
                <w:div w:id="158546546">
                  <w:marLeft w:val="0"/>
                  <w:marRight w:val="0"/>
                  <w:marTop w:val="0"/>
                  <w:marBottom w:val="0"/>
                  <w:divBdr>
                    <w:top w:val="none" w:sz="0" w:space="0" w:color="auto"/>
                    <w:left w:val="none" w:sz="0" w:space="0" w:color="auto"/>
                    <w:bottom w:val="none" w:sz="0" w:space="0" w:color="auto"/>
                    <w:right w:val="none" w:sz="0" w:space="0" w:color="auto"/>
                  </w:divBdr>
                </w:div>
                <w:div w:id="159546426">
                  <w:marLeft w:val="0"/>
                  <w:marRight w:val="0"/>
                  <w:marTop w:val="0"/>
                  <w:marBottom w:val="0"/>
                  <w:divBdr>
                    <w:top w:val="none" w:sz="0" w:space="0" w:color="auto"/>
                    <w:left w:val="none" w:sz="0" w:space="0" w:color="auto"/>
                    <w:bottom w:val="none" w:sz="0" w:space="0" w:color="auto"/>
                    <w:right w:val="none" w:sz="0" w:space="0" w:color="auto"/>
                  </w:divBdr>
                </w:div>
                <w:div w:id="160119272">
                  <w:marLeft w:val="0"/>
                  <w:marRight w:val="0"/>
                  <w:marTop w:val="0"/>
                  <w:marBottom w:val="0"/>
                  <w:divBdr>
                    <w:top w:val="none" w:sz="0" w:space="0" w:color="auto"/>
                    <w:left w:val="none" w:sz="0" w:space="0" w:color="auto"/>
                    <w:bottom w:val="none" w:sz="0" w:space="0" w:color="auto"/>
                    <w:right w:val="none" w:sz="0" w:space="0" w:color="auto"/>
                  </w:divBdr>
                </w:div>
                <w:div w:id="161698605">
                  <w:marLeft w:val="0"/>
                  <w:marRight w:val="0"/>
                  <w:marTop w:val="0"/>
                  <w:marBottom w:val="0"/>
                  <w:divBdr>
                    <w:top w:val="none" w:sz="0" w:space="0" w:color="auto"/>
                    <w:left w:val="none" w:sz="0" w:space="0" w:color="auto"/>
                    <w:bottom w:val="none" w:sz="0" w:space="0" w:color="auto"/>
                    <w:right w:val="none" w:sz="0" w:space="0" w:color="auto"/>
                  </w:divBdr>
                </w:div>
                <w:div w:id="163319958">
                  <w:marLeft w:val="0"/>
                  <w:marRight w:val="0"/>
                  <w:marTop w:val="0"/>
                  <w:marBottom w:val="0"/>
                  <w:divBdr>
                    <w:top w:val="none" w:sz="0" w:space="0" w:color="auto"/>
                    <w:left w:val="none" w:sz="0" w:space="0" w:color="auto"/>
                    <w:bottom w:val="none" w:sz="0" w:space="0" w:color="auto"/>
                    <w:right w:val="none" w:sz="0" w:space="0" w:color="auto"/>
                  </w:divBdr>
                </w:div>
                <w:div w:id="163668066">
                  <w:marLeft w:val="0"/>
                  <w:marRight w:val="0"/>
                  <w:marTop w:val="0"/>
                  <w:marBottom w:val="0"/>
                  <w:divBdr>
                    <w:top w:val="none" w:sz="0" w:space="0" w:color="auto"/>
                    <w:left w:val="none" w:sz="0" w:space="0" w:color="auto"/>
                    <w:bottom w:val="none" w:sz="0" w:space="0" w:color="auto"/>
                    <w:right w:val="none" w:sz="0" w:space="0" w:color="auto"/>
                  </w:divBdr>
                </w:div>
                <w:div w:id="164177002">
                  <w:marLeft w:val="0"/>
                  <w:marRight w:val="0"/>
                  <w:marTop w:val="0"/>
                  <w:marBottom w:val="0"/>
                  <w:divBdr>
                    <w:top w:val="none" w:sz="0" w:space="0" w:color="auto"/>
                    <w:left w:val="none" w:sz="0" w:space="0" w:color="auto"/>
                    <w:bottom w:val="none" w:sz="0" w:space="0" w:color="auto"/>
                    <w:right w:val="none" w:sz="0" w:space="0" w:color="auto"/>
                  </w:divBdr>
                </w:div>
                <w:div w:id="164245042">
                  <w:marLeft w:val="0"/>
                  <w:marRight w:val="0"/>
                  <w:marTop w:val="0"/>
                  <w:marBottom w:val="0"/>
                  <w:divBdr>
                    <w:top w:val="none" w:sz="0" w:space="0" w:color="auto"/>
                    <w:left w:val="none" w:sz="0" w:space="0" w:color="auto"/>
                    <w:bottom w:val="none" w:sz="0" w:space="0" w:color="auto"/>
                    <w:right w:val="none" w:sz="0" w:space="0" w:color="auto"/>
                  </w:divBdr>
                </w:div>
                <w:div w:id="166486936">
                  <w:marLeft w:val="0"/>
                  <w:marRight w:val="0"/>
                  <w:marTop w:val="0"/>
                  <w:marBottom w:val="0"/>
                  <w:divBdr>
                    <w:top w:val="none" w:sz="0" w:space="0" w:color="auto"/>
                    <w:left w:val="none" w:sz="0" w:space="0" w:color="auto"/>
                    <w:bottom w:val="none" w:sz="0" w:space="0" w:color="auto"/>
                    <w:right w:val="none" w:sz="0" w:space="0" w:color="auto"/>
                  </w:divBdr>
                </w:div>
                <w:div w:id="167142295">
                  <w:marLeft w:val="0"/>
                  <w:marRight w:val="0"/>
                  <w:marTop w:val="0"/>
                  <w:marBottom w:val="0"/>
                  <w:divBdr>
                    <w:top w:val="none" w:sz="0" w:space="0" w:color="auto"/>
                    <w:left w:val="none" w:sz="0" w:space="0" w:color="auto"/>
                    <w:bottom w:val="none" w:sz="0" w:space="0" w:color="auto"/>
                    <w:right w:val="none" w:sz="0" w:space="0" w:color="auto"/>
                  </w:divBdr>
                </w:div>
                <w:div w:id="169032169">
                  <w:marLeft w:val="0"/>
                  <w:marRight w:val="0"/>
                  <w:marTop w:val="0"/>
                  <w:marBottom w:val="0"/>
                  <w:divBdr>
                    <w:top w:val="none" w:sz="0" w:space="0" w:color="auto"/>
                    <w:left w:val="none" w:sz="0" w:space="0" w:color="auto"/>
                    <w:bottom w:val="none" w:sz="0" w:space="0" w:color="auto"/>
                    <w:right w:val="none" w:sz="0" w:space="0" w:color="auto"/>
                  </w:divBdr>
                </w:div>
                <w:div w:id="170220284">
                  <w:marLeft w:val="0"/>
                  <w:marRight w:val="0"/>
                  <w:marTop w:val="0"/>
                  <w:marBottom w:val="0"/>
                  <w:divBdr>
                    <w:top w:val="none" w:sz="0" w:space="0" w:color="auto"/>
                    <w:left w:val="none" w:sz="0" w:space="0" w:color="auto"/>
                    <w:bottom w:val="none" w:sz="0" w:space="0" w:color="auto"/>
                    <w:right w:val="none" w:sz="0" w:space="0" w:color="auto"/>
                  </w:divBdr>
                </w:div>
                <w:div w:id="173883090">
                  <w:marLeft w:val="0"/>
                  <w:marRight w:val="0"/>
                  <w:marTop w:val="0"/>
                  <w:marBottom w:val="0"/>
                  <w:divBdr>
                    <w:top w:val="none" w:sz="0" w:space="0" w:color="auto"/>
                    <w:left w:val="none" w:sz="0" w:space="0" w:color="auto"/>
                    <w:bottom w:val="none" w:sz="0" w:space="0" w:color="auto"/>
                    <w:right w:val="none" w:sz="0" w:space="0" w:color="auto"/>
                  </w:divBdr>
                </w:div>
                <w:div w:id="175047087">
                  <w:marLeft w:val="0"/>
                  <w:marRight w:val="0"/>
                  <w:marTop w:val="0"/>
                  <w:marBottom w:val="0"/>
                  <w:divBdr>
                    <w:top w:val="none" w:sz="0" w:space="0" w:color="auto"/>
                    <w:left w:val="none" w:sz="0" w:space="0" w:color="auto"/>
                    <w:bottom w:val="none" w:sz="0" w:space="0" w:color="auto"/>
                    <w:right w:val="none" w:sz="0" w:space="0" w:color="auto"/>
                  </w:divBdr>
                </w:div>
                <w:div w:id="176504720">
                  <w:marLeft w:val="0"/>
                  <w:marRight w:val="0"/>
                  <w:marTop w:val="0"/>
                  <w:marBottom w:val="0"/>
                  <w:divBdr>
                    <w:top w:val="none" w:sz="0" w:space="0" w:color="auto"/>
                    <w:left w:val="none" w:sz="0" w:space="0" w:color="auto"/>
                    <w:bottom w:val="none" w:sz="0" w:space="0" w:color="auto"/>
                    <w:right w:val="none" w:sz="0" w:space="0" w:color="auto"/>
                  </w:divBdr>
                </w:div>
                <w:div w:id="179124595">
                  <w:marLeft w:val="0"/>
                  <w:marRight w:val="0"/>
                  <w:marTop w:val="0"/>
                  <w:marBottom w:val="0"/>
                  <w:divBdr>
                    <w:top w:val="none" w:sz="0" w:space="0" w:color="auto"/>
                    <w:left w:val="none" w:sz="0" w:space="0" w:color="auto"/>
                    <w:bottom w:val="none" w:sz="0" w:space="0" w:color="auto"/>
                    <w:right w:val="none" w:sz="0" w:space="0" w:color="auto"/>
                  </w:divBdr>
                </w:div>
                <w:div w:id="179508634">
                  <w:marLeft w:val="0"/>
                  <w:marRight w:val="0"/>
                  <w:marTop w:val="0"/>
                  <w:marBottom w:val="0"/>
                  <w:divBdr>
                    <w:top w:val="none" w:sz="0" w:space="0" w:color="auto"/>
                    <w:left w:val="none" w:sz="0" w:space="0" w:color="auto"/>
                    <w:bottom w:val="none" w:sz="0" w:space="0" w:color="auto"/>
                    <w:right w:val="none" w:sz="0" w:space="0" w:color="auto"/>
                  </w:divBdr>
                </w:div>
                <w:div w:id="180513139">
                  <w:marLeft w:val="0"/>
                  <w:marRight w:val="0"/>
                  <w:marTop w:val="0"/>
                  <w:marBottom w:val="0"/>
                  <w:divBdr>
                    <w:top w:val="none" w:sz="0" w:space="0" w:color="auto"/>
                    <w:left w:val="none" w:sz="0" w:space="0" w:color="auto"/>
                    <w:bottom w:val="none" w:sz="0" w:space="0" w:color="auto"/>
                    <w:right w:val="none" w:sz="0" w:space="0" w:color="auto"/>
                  </w:divBdr>
                </w:div>
                <w:div w:id="181210894">
                  <w:marLeft w:val="0"/>
                  <w:marRight w:val="0"/>
                  <w:marTop w:val="0"/>
                  <w:marBottom w:val="0"/>
                  <w:divBdr>
                    <w:top w:val="none" w:sz="0" w:space="0" w:color="auto"/>
                    <w:left w:val="none" w:sz="0" w:space="0" w:color="auto"/>
                    <w:bottom w:val="none" w:sz="0" w:space="0" w:color="auto"/>
                    <w:right w:val="none" w:sz="0" w:space="0" w:color="auto"/>
                  </w:divBdr>
                </w:div>
                <w:div w:id="183593336">
                  <w:marLeft w:val="0"/>
                  <w:marRight w:val="0"/>
                  <w:marTop w:val="0"/>
                  <w:marBottom w:val="0"/>
                  <w:divBdr>
                    <w:top w:val="none" w:sz="0" w:space="0" w:color="auto"/>
                    <w:left w:val="none" w:sz="0" w:space="0" w:color="auto"/>
                    <w:bottom w:val="none" w:sz="0" w:space="0" w:color="auto"/>
                    <w:right w:val="none" w:sz="0" w:space="0" w:color="auto"/>
                  </w:divBdr>
                </w:div>
                <w:div w:id="184905024">
                  <w:marLeft w:val="0"/>
                  <w:marRight w:val="0"/>
                  <w:marTop w:val="0"/>
                  <w:marBottom w:val="0"/>
                  <w:divBdr>
                    <w:top w:val="none" w:sz="0" w:space="0" w:color="auto"/>
                    <w:left w:val="none" w:sz="0" w:space="0" w:color="auto"/>
                    <w:bottom w:val="none" w:sz="0" w:space="0" w:color="auto"/>
                    <w:right w:val="none" w:sz="0" w:space="0" w:color="auto"/>
                  </w:divBdr>
                </w:div>
                <w:div w:id="185483946">
                  <w:marLeft w:val="0"/>
                  <w:marRight w:val="0"/>
                  <w:marTop w:val="0"/>
                  <w:marBottom w:val="0"/>
                  <w:divBdr>
                    <w:top w:val="none" w:sz="0" w:space="0" w:color="auto"/>
                    <w:left w:val="none" w:sz="0" w:space="0" w:color="auto"/>
                    <w:bottom w:val="none" w:sz="0" w:space="0" w:color="auto"/>
                    <w:right w:val="none" w:sz="0" w:space="0" w:color="auto"/>
                  </w:divBdr>
                </w:div>
                <w:div w:id="188832763">
                  <w:marLeft w:val="0"/>
                  <w:marRight w:val="0"/>
                  <w:marTop w:val="0"/>
                  <w:marBottom w:val="0"/>
                  <w:divBdr>
                    <w:top w:val="none" w:sz="0" w:space="0" w:color="auto"/>
                    <w:left w:val="none" w:sz="0" w:space="0" w:color="auto"/>
                    <w:bottom w:val="none" w:sz="0" w:space="0" w:color="auto"/>
                    <w:right w:val="none" w:sz="0" w:space="0" w:color="auto"/>
                  </w:divBdr>
                </w:div>
                <w:div w:id="189537214">
                  <w:marLeft w:val="0"/>
                  <w:marRight w:val="0"/>
                  <w:marTop w:val="0"/>
                  <w:marBottom w:val="0"/>
                  <w:divBdr>
                    <w:top w:val="none" w:sz="0" w:space="0" w:color="auto"/>
                    <w:left w:val="none" w:sz="0" w:space="0" w:color="auto"/>
                    <w:bottom w:val="none" w:sz="0" w:space="0" w:color="auto"/>
                    <w:right w:val="none" w:sz="0" w:space="0" w:color="auto"/>
                  </w:divBdr>
                </w:div>
                <w:div w:id="190192585">
                  <w:marLeft w:val="0"/>
                  <w:marRight w:val="0"/>
                  <w:marTop w:val="0"/>
                  <w:marBottom w:val="0"/>
                  <w:divBdr>
                    <w:top w:val="none" w:sz="0" w:space="0" w:color="auto"/>
                    <w:left w:val="none" w:sz="0" w:space="0" w:color="auto"/>
                    <w:bottom w:val="none" w:sz="0" w:space="0" w:color="auto"/>
                    <w:right w:val="none" w:sz="0" w:space="0" w:color="auto"/>
                  </w:divBdr>
                </w:div>
                <w:div w:id="190342099">
                  <w:marLeft w:val="0"/>
                  <w:marRight w:val="0"/>
                  <w:marTop w:val="0"/>
                  <w:marBottom w:val="0"/>
                  <w:divBdr>
                    <w:top w:val="none" w:sz="0" w:space="0" w:color="auto"/>
                    <w:left w:val="none" w:sz="0" w:space="0" w:color="auto"/>
                    <w:bottom w:val="none" w:sz="0" w:space="0" w:color="auto"/>
                    <w:right w:val="none" w:sz="0" w:space="0" w:color="auto"/>
                  </w:divBdr>
                </w:div>
                <w:div w:id="190732661">
                  <w:marLeft w:val="0"/>
                  <w:marRight w:val="0"/>
                  <w:marTop w:val="0"/>
                  <w:marBottom w:val="0"/>
                  <w:divBdr>
                    <w:top w:val="none" w:sz="0" w:space="0" w:color="auto"/>
                    <w:left w:val="none" w:sz="0" w:space="0" w:color="auto"/>
                    <w:bottom w:val="none" w:sz="0" w:space="0" w:color="auto"/>
                    <w:right w:val="none" w:sz="0" w:space="0" w:color="auto"/>
                  </w:divBdr>
                </w:div>
                <w:div w:id="191001195">
                  <w:marLeft w:val="0"/>
                  <w:marRight w:val="0"/>
                  <w:marTop w:val="0"/>
                  <w:marBottom w:val="0"/>
                  <w:divBdr>
                    <w:top w:val="none" w:sz="0" w:space="0" w:color="auto"/>
                    <w:left w:val="none" w:sz="0" w:space="0" w:color="auto"/>
                    <w:bottom w:val="none" w:sz="0" w:space="0" w:color="auto"/>
                    <w:right w:val="none" w:sz="0" w:space="0" w:color="auto"/>
                  </w:divBdr>
                </w:div>
                <w:div w:id="191303985">
                  <w:marLeft w:val="0"/>
                  <w:marRight w:val="0"/>
                  <w:marTop w:val="0"/>
                  <w:marBottom w:val="0"/>
                  <w:divBdr>
                    <w:top w:val="none" w:sz="0" w:space="0" w:color="auto"/>
                    <w:left w:val="none" w:sz="0" w:space="0" w:color="auto"/>
                    <w:bottom w:val="none" w:sz="0" w:space="0" w:color="auto"/>
                    <w:right w:val="none" w:sz="0" w:space="0" w:color="auto"/>
                  </w:divBdr>
                </w:div>
                <w:div w:id="191505287">
                  <w:marLeft w:val="0"/>
                  <w:marRight w:val="0"/>
                  <w:marTop w:val="0"/>
                  <w:marBottom w:val="0"/>
                  <w:divBdr>
                    <w:top w:val="none" w:sz="0" w:space="0" w:color="auto"/>
                    <w:left w:val="none" w:sz="0" w:space="0" w:color="auto"/>
                    <w:bottom w:val="none" w:sz="0" w:space="0" w:color="auto"/>
                    <w:right w:val="none" w:sz="0" w:space="0" w:color="auto"/>
                  </w:divBdr>
                </w:div>
                <w:div w:id="201479470">
                  <w:marLeft w:val="0"/>
                  <w:marRight w:val="0"/>
                  <w:marTop w:val="0"/>
                  <w:marBottom w:val="0"/>
                  <w:divBdr>
                    <w:top w:val="none" w:sz="0" w:space="0" w:color="auto"/>
                    <w:left w:val="none" w:sz="0" w:space="0" w:color="auto"/>
                    <w:bottom w:val="none" w:sz="0" w:space="0" w:color="auto"/>
                    <w:right w:val="none" w:sz="0" w:space="0" w:color="auto"/>
                  </w:divBdr>
                </w:div>
                <w:div w:id="201984359">
                  <w:marLeft w:val="0"/>
                  <w:marRight w:val="0"/>
                  <w:marTop w:val="0"/>
                  <w:marBottom w:val="0"/>
                  <w:divBdr>
                    <w:top w:val="none" w:sz="0" w:space="0" w:color="auto"/>
                    <w:left w:val="none" w:sz="0" w:space="0" w:color="auto"/>
                    <w:bottom w:val="none" w:sz="0" w:space="0" w:color="auto"/>
                    <w:right w:val="none" w:sz="0" w:space="0" w:color="auto"/>
                  </w:divBdr>
                </w:div>
                <w:div w:id="205143948">
                  <w:marLeft w:val="0"/>
                  <w:marRight w:val="0"/>
                  <w:marTop w:val="0"/>
                  <w:marBottom w:val="0"/>
                  <w:divBdr>
                    <w:top w:val="none" w:sz="0" w:space="0" w:color="auto"/>
                    <w:left w:val="none" w:sz="0" w:space="0" w:color="auto"/>
                    <w:bottom w:val="none" w:sz="0" w:space="0" w:color="auto"/>
                    <w:right w:val="none" w:sz="0" w:space="0" w:color="auto"/>
                  </w:divBdr>
                </w:div>
                <w:div w:id="205653075">
                  <w:marLeft w:val="0"/>
                  <w:marRight w:val="0"/>
                  <w:marTop w:val="0"/>
                  <w:marBottom w:val="0"/>
                  <w:divBdr>
                    <w:top w:val="none" w:sz="0" w:space="0" w:color="auto"/>
                    <w:left w:val="none" w:sz="0" w:space="0" w:color="auto"/>
                    <w:bottom w:val="none" w:sz="0" w:space="0" w:color="auto"/>
                    <w:right w:val="none" w:sz="0" w:space="0" w:color="auto"/>
                  </w:divBdr>
                </w:div>
                <w:div w:id="206454975">
                  <w:marLeft w:val="0"/>
                  <w:marRight w:val="0"/>
                  <w:marTop w:val="0"/>
                  <w:marBottom w:val="0"/>
                  <w:divBdr>
                    <w:top w:val="none" w:sz="0" w:space="0" w:color="auto"/>
                    <w:left w:val="none" w:sz="0" w:space="0" w:color="auto"/>
                    <w:bottom w:val="none" w:sz="0" w:space="0" w:color="auto"/>
                    <w:right w:val="none" w:sz="0" w:space="0" w:color="auto"/>
                  </w:divBdr>
                </w:div>
                <w:div w:id="206646479">
                  <w:marLeft w:val="0"/>
                  <w:marRight w:val="0"/>
                  <w:marTop w:val="0"/>
                  <w:marBottom w:val="0"/>
                  <w:divBdr>
                    <w:top w:val="none" w:sz="0" w:space="0" w:color="auto"/>
                    <w:left w:val="none" w:sz="0" w:space="0" w:color="auto"/>
                    <w:bottom w:val="none" w:sz="0" w:space="0" w:color="auto"/>
                    <w:right w:val="none" w:sz="0" w:space="0" w:color="auto"/>
                  </w:divBdr>
                </w:div>
                <w:div w:id="207109951">
                  <w:marLeft w:val="0"/>
                  <w:marRight w:val="0"/>
                  <w:marTop w:val="0"/>
                  <w:marBottom w:val="0"/>
                  <w:divBdr>
                    <w:top w:val="none" w:sz="0" w:space="0" w:color="auto"/>
                    <w:left w:val="none" w:sz="0" w:space="0" w:color="auto"/>
                    <w:bottom w:val="none" w:sz="0" w:space="0" w:color="auto"/>
                    <w:right w:val="none" w:sz="0" w:space="0" w:color="auto"/>
                  </w:divBdr>
                </w:div>
                <w:div w:id="208956343">
                  <w:marLeft w:val="0"/>
                  <w:marRight w:val="0"/>
                  <w:marTop w:val="0"/>
                  <w:marBottom w:val="0"/>
                  <w:divBdr>
                    <w:top w:val="none" w:sz="0" w:space="0" w:color="auto"/>
                    <w:left w:val="none" w:sz="0" w:space="0" w:color="auto"/>
                    <w:bottom w:val="none" w:sz="0" w:space="0" w:color="auto"/>
                    <w:right w:val="none" w:sz="0" w:space="0" w:color="auto"/>
                  </w:divBdr>
                </w:div>
                <w:div w:id="209853514">
                  <w:marLeft w:val="0"/>
                  <w:marRight w:val="0"/>
                  <w:marTop w:val="0"/>
                  <w:marBottom w:val="0"/>
                  <w:divBdr>
                    <w:top w:val="none" w:sz="0" w:space="0" w:color="auto"/>
                    <w:left w:val="none" w:sz="0" w:space="0" w:color="auto"/>
                    <w:bottom w:val="none" w:sz="0" w:space="0" w:color="auto"/>
                    <w:right w:val="none" w:sz="0" w:space="0" w:color="auto"/>
                  </w:divBdr>
                </w:div>
                <w:div w:id="210002375">
                  <w:marLeft w:val="0"/>
                  <w:marRight w:val="0"/>
                  <w:marTop w:val="0"/>
                  <w:marBottom w:val="0"/>
                  <w:divBdr>
                    <w:top w:val="none" w:sz="0" w:space="0" w:color="auto"/>
                    <w:left w:val="none" w:sz="0" w:space="0" w:color="auto"/>
                    <w:bottom w:val="none" w:sz="0" w:space="0" w:color="auto"/>
                    <w:right w:val="none" w:sz="0" w:space="0" w:color="auto"/>
                  </w:divBdr>
                </w:div>
                <w:div w:id="211692160">
                  <w:marLeft w:val="0"/>
                  <w:marRight w:val="0"/>
                  <w:marTop w:val="0"/>
                  <w:marBottom w:val="0"/>
                  <w:divBdr>
                    <w:top w:val="none" w:sz="0" w:space="0" w:color="auto"/>
                    <w:left w:val="none" w:sz="0" w:space="0" w:color="auto"/>
                    <w:bottom w:val="none" w:sz="0" w:space="0" w:color="auto"/>
                    <w:right w:val="none" w:sz="0" w:space="0" w:color="auto"/>
                  </w:divBdr>
                </w:div>
                <w:div w:id="213123147">
                  <w:marLeft w:val="0"/>
                  <w:marRight w:val="0"/>
                  <w:marTop w:val="0"/>
                  <w:marBottom w:val="0"/>
                  <w:divBdr>
                    <w:top w:val="none" w:sz="0" w:space="0" w:color="auto"/>
                    <w:left w:val="none" w:sz="0" w:space="0" w:color="auto"/>
                    <w:bottom w:val="none" w:sz="0" w:space="0" w:color="auto"/>
                    <w:right w:val="none" w:sz="0" w:space="0" w:color="auto"/>
                  </w:divBdr>
                </w:div>
                <w:div w:id="213125903">
                  <w:marLeft w:val="0"/>
                  <w:marRight w:val="0"/>
                  <w:marTop w:val="0"/>
                  <w:marBottom w:val="0"/>
                  <w:divBdr>
                    <w:top w:val="none" w:sz="0" w:space="0" w:color="auto"/>
                    <w:left w:val="none" w:sz="0" w:space="0" w:color="auto"/>
                    <w:bottom w:val="none" w:sz="0" w:space="0" w:color="auto"/>
                    <w:right w:val="none" w:sz="0" w:space="0" w:color="auto"/>
                  </w:divBdr>
                </w:div>
                <w:div w:id="213733232">
                  <w:marLeft w:val="0"/>
                  <w:marRight w:val="0"/>
                  <w:marTop w:val="0"/>
                  <w:marBottom w:val="0"/>
                  <w:divBdr>
                    <w:top w:val="none" w:sz="0" w:space="0" w:color="auto"/>
                    <w:left w:val="none" w:sz="0" w:space="0" w:color="auto"/>
                    <w:bottom w:val="none" w:sz="0" w:space="0" w:color="auto"/>
                    <w:right w:val="none" w:sz="0" w:space="0" w:color="auto"/>
                  </w:divBdr>
                </w:div>
                <w:div w:id="213933788">
                  <w:marLeft w:val="0"/>
                  <w:marRight w:val="0"/>
                  <w:marTop w:val="0"/>
                  <w:marBottom w:val="0"/>
                  <w:divBdr>
                    <w:top w:val="none" w:sz="0" w:space="0" w:color="auto"/>
                    <w:left w:val="none" w:sz="0" w:space="0" w:color="auto"/>
                    <w:bottom w:val="none" w:sz="0" w:space="0" w:color="auto"/>
                    <w:right w:val="none" w:sz="0" w:space="0" w:color="auto"/>
                  </w:divBdr>
                </w:div>
                <w:div w:id="214051148">
                  <w:marLeft w:val="0"/>
                  <w:marRight w:val="0"/>
                  <w:marTop w:val="0"/>
                  <w:marBottom w:val="0"/>
                  <w:divBdr>
                    <w:top w:val="none" w:sz="0" w:space="0" w:color="auto"/>
                    <w:left w:val="none" w:sz="0" w:space="0" w:color="auto"/>
                    <w:bottom w:val="none" w:sz="0" w:space="0" w:color="auto"/>
                    <w:right w:val="none" w:sz="0" w:space="0" w:color="auto"/>
                  </w:divBdr>
                </w:div>
                <w:div w:id="215507969">
                  <w:marLeft w:val="0"/>
                  <w:marRight w:val="0"/>
                  <w:marTop w:val="0"/>
                  <w:marBottom w:val="0"/>
                  <w:divBdr>
                    <w:top w:val="none" w:sz="0" w:space="0" w:color="auto"/>
                    <w:left w:val="none" w:sz="0" w:space="0" w:color="auto"/>
                    <w:bottom w:val="none" w:sz="0" w:space="0" w:color="auto"/>
                    <w:right w:val="none" w:sz="0" w:space="0" w:color="auto"/>
                  </w:divBdr>
                </w:div>
                <w:div w:id="217907593">
                  <w:marLeft w:val="0"/>
                  <w:marRight w:val="0"/>
                  <w:marTop w:val="0"/>
                  <w:marBottom w:val="0"/>
                  <w:divBdr>
                    <w:top w:val="none" w:sz="0" w:space="0" w:color="auto"/>
                    <w:left w:val="none" w:sz="0" w:space="0" w:color="auto"/>
                    <w:bottom w:val="none" w:sz="0" w:space="0" w:color="auto"/>
                    <w:right w:val="none" w:sz="0" w:space="0" w:color="auto"/>
                  </w:divBdr>
                </w:div>
                <w:div w:id="218564207">
                  <w:marLeft w:val="0"/>
                  <w:marRight w:val="0"/>
                  <w:marTop w:val="0"/>
                  <w:marBottom w:val="0"/>
                  <w:divBdr>
                    <w:top w:val="none" w:sz="0" w:space="0" w:color="auto"/>
                    <w:left w:val="none" w:sz="0" w:space="0" w:color="auto"/>
                    <w:bottom w:val="none" w:sz="0" w:space="0" w:color="auto"/>
                    <w:right w:val="none" w:sz="0" w:space="0" w:color="auto"/>
                  </w:divBdr>
                </w:div>
                <w:div w:id="219832663">
                  <w:marLeft w:val="0"/>
                  <w:marRight w:val="0"/>
                  <w:marTop w:val="0"/>
                  <w:marBottom w:val="0"/>
                  <w:divBdr>
                    <w:top w:val="none" w:sz="0" w:space="0" w:color="auto"/>
                    <w:left w:val="none" w:sz="0" w:space="0" w:color="auto"/>
                    <w:bottom w:val="none" w:sz="0" w:space="0" w:color="auto"/>
                    <w:right w:val="none" w:sz="0" w:space="0" w:color="auto"/>
                  </w:divBdr>
                </w:div>
                <w:div w:id="221913051">
                  <w:marLeft w:val="0"/>
                  <w:marRight w:val="0"/>
                  <w:marTop w:val="0"/>
                  <w:marBottom w:val="0"/>
                  <w:divBdr>
                    <w:top w:val="none" w:sz="0" w:space="0" w:color="auto"/>
                    <w:left w:val="none" w:sz="0" w:space="0" w:color="auto"/>
                    <w:bottom w:val="none" w:sz="0" w:space="0" w:color="auto"/>
                    <w:right w:val="none" w:sz="0" w:space="0" w:color="auto"/>
                  </w:divBdr>
                </w:div>
                <w:div w:id="222327032">
                  <w:marLeft w:val="0"/>
                  <w:marRight w:val="0"/>
                  <w:marTop w:val="0"/>
                  <w:marBottom w:val="0"/>
                  <w:divBdr>
                    <w:top w:val="none" w:sz="0" w:space="0" w:color="auto"/>
                    <w:left w:val="none" w:sz="0" w:space="0" w:color="auto"/>
                    <w:bottom w:val="none" w:sz="0" w:space="0" w:color="auto"/>
                    <w:right w:val="none" w:sz="0" w:space="0" w:color="auto"/>
                  </w:divBdr>
                </w:div>
                <w:div w:id="222445807">
                  <w:marLeft w:val="0"/>
                  <w:marRight w:val="0"/>
                  <w:marTop w:val="0"/>
                  <w:marBottom w:val="0"/>
                  <w:divBdr>
                    <w:top w:val="none" w:sz="0" w:space="0" w:color="auto"/>
                    <w:left w:val="none" w:sz="0" w:space="0" w:color="auto"/>
                    <w:bottom w:val="none" w:sz="0" w:space="0" w:color="auto"/>
                    <w:right w:val="none" w:sz="0" w:space="0" w:color="auto"/>
                  </w:divBdr>
                </w:div>
                <w:div w:id="223178405">
                  <w:marLeft w:val="0"/>
                  <w:marRight w:val="0"/>
                  <w:marTop w:val="0"/>
                  <w:marBottom w:val="0"/>
                  <w:divBdr>
                    <w:top w:val="none" w:sz="0" w:space="0" w:color="auto"/>
                    <w:left w:val="none" w:sz="0" w:space="0" w:color="auto"/>
                    <w:bottom w:val="none" w:sz="0" w:space="0" w:color="auto"/>
                    <w:right w:val="none" w:sz="0" w:space="0" w:color="auto"/>
                  </w:divBdr>
                </w:div>
                <w:div w:id="223873587">
                  <w:marLeft w:val="0"/>
                  <w:marRight w:val="0"/>
                  <w:marTop w:val="0"/>
                  <w:marBottom w:val="0"/>
                  <w:divBdr>
                    <w:top w:val="none" w:sz="0" w:space="0" w:color="auto"/>
                    <w:left w:val="none" w:sz="0" w:space="0" w:color="auto"/>
                    <w:bottom w:val="none" w:sz="0" w:space="0" w:color="auto"/>
                    <w:right w:val="none" w:sz="0" w:space="0" w:color="auto"/>
                  </w:divBdr>
                </w:div>
                <w:div w:id="223952183">
                  <w:marLeft w:val="0"/>
                  <w:marRight w:val="0"/>
                  <w:marTop w:val="0"/>
                  <w:marBottom w:val="0"/>
                  <w:divBdr>
                    <w:top w:val="none" w:sz="0" w:space="0" w:color="auto"/>
                    <w:left w:val="none" w:sz="0" w:space="0" w:color="auto"/>
                    <w:bottom w:val="none" w:sz="0" w:space="0" w:color="auto"/>
                    <w:right w:val="none" w:sz="0" w:space="0" w:color="auto"/>
                  </w:divBdr>
                </w:div>
                <w:div w:id="224070268">
                  <w:marLeft w:val="0"/>
                  <w:marRight w:val="0"/>
                  <w:marTop w:val="0"/>
                  <w:marBottom w:val="0"/>
                  <w:divBdr>
                    <w:top w:val="none" w:sz="0" w:space="0" w:color="auto"/>
                    <w:left w:val="none" w:sz="0" w:space="0" w:color="auto"/>
                    <w:bottom w:val="none" w:sz="0" w:space="0" w:color="auto"/>
                    <w:right w:val="none" w:sz="0" w:space="0" w:color="auto"/>
                  </w:divBdr>
                </w:div>
                <w:div w:id="224798997">
                  <w:marLeft w:val="0"/>
                  <w:marRight w:val="0"/>
                  <w:marTop w:val="0"/>
                  <w:marBottom w:val="0"/>
                  <w:divBdr>
                    <w:top w:val="none" w:sz="0" w:space="0" w:color="auto"/>
                    <w:left w:val="none" w:sz="0" w:space="0" w:color="auto"/>
                    <w:bottom w:val="none" w:sz="0" w:space="0" w:color="auto"/>
                    <w:right w:val="none" w:sz="0" w:space="0" w:color="auto"/>
                  </w:divBdr>
                </w:div>
                <w:div w:id="225800395">
                  <w:marLeft w:val="0"/>
                  <w:marRight w:val="0"/>
                  <w:marTop w:val="0"/>
                  <w:marBottom w:val="0"/>
                  <w:divBdr>
                    <w:top w:val="none" w:sz="0" w:space="0" w:color="auto"/>
                    <w:left w:val="none" w:sz="0" w:space="0" w:color="auto"/>
                    <w:bottom w:val="none" w:sz="0" w:space="0" w:color="auto"/>
                    <w:right w:val="none" w:sz="0" w:space="0" w:color="auto"/>
                  </w:divBdr>
                </w:div>
                <w:div w:id="226233707">
                  <w:marLeft w:val="0"/>
                  <w:marRight w:val="0"/>
                  <w:marTop w:val="0"/>
                  <w:marBottom w:val="0"/>
                  <w:divBdr>
                    <w:top w:val="none" w:sz="0" w:space="0" w:color="auto"/>
                    <w:left w:val="none" w:sz="0" w:space="0" w:color="auto"/>
                    <w:bottom w:val="none" w:sz="0" w:space="0" w:color="auto"/>
                    <w:right w:val="none" w:sz="0" w:space="0" w:color="auto"/>
                  </w:divBdr>
                </w:div>
                <w:div w:id="228883574">
                  <w:marLeft w:val="0"/>
                  <w:marRight w:val="0"/>
                  <w:marTop w:val="0"/>
                  <w:marBottom w:val="0"/>
                  <w:divBdr>
                    <w:top w:val="none" w:sz="0" w:space="0" w:color="auto"/>
                    <w:left w:val="none" w:sz="0" w:space="0" w:color="auto"/>
                    <w:bottom w:val="none" w:sz="0" w:space="0" w:color="auto"/>
                    <w:right w:val="none" w:sz="0" w:space="0" w:color="auto"/>
                  </w:divBdr>
                </w:div>
                <w:div w:id="229316162">
                  <w:marLeft w:val="0"/>
                  <w:marRight w:val="0"/>
                  <w:marTop w:val="0"/>
                  <w:marBottom w:val="0"/>
                  <w:divBdr>
                    <w:top w:val="none" w:sz="0" w:space="0" w:color="auto"/>
                    <w:left w:val="none" w:sz="0" w:space="0" w:color="auto"/>
                    <w:bottom w:val="none" w:sz="0" w:space="0" w:color="auto"/>
                    <w:right w:val="none" w:sz="0" w:space="0" w:color="auto"/>
                  </w:divBdr>
                </w:div>
                <w:div w:id="230694705">
                  <w:marLeft w:val="0"/>
                  <w:marRight w:val="0"/>
                  <w:marTop w:val="0"/>
                  <w:marBottom w:val="0"/>
                  <w:divBdr>
                    <w:top w:val="none" w:sz="0" w:space="0" w:color="auto"/>
                    <w:left w:val="none" w:sz="0" w:space="0" w:color="auto"/>
                    <w:bottom w:val="none" w:sz="0" w:space="0" w:color="auto"/>
                    <w:right w:val="none" w:sz="0" w:space="0" w:color="auto"/>
                  </w:divBdr>
                </w:div>
                <w:div w:id="231355707">
                  <w:marLeft w:val="0"/>
                  <w:marRight w:val="0"/>
                  <w:marTop w:val="0"/>
                  <w:marBottom w:val="0"/>
                  <w:divBdr>
                    <w:top w:val="none" w:sz="0" w:space="0" w:color="auto"/>
                    <w:left w:val="none" w:sz="0" w:space="0" w:color="auto"/>
                    <w:bottom w:val="none" w:sz="0" w:space="0" w:color="auto"/>
                    <w:right w:val="none" w:sz="0" w:space="0" w:color="auto"/>
                  </w:divBdr>
                </w:div>
                <w:div w:id="233392416">
                  <w:marLeft w:val="0"/>
                  <w:marRight w:val="0"/>
                  <w:marTop w:val="0"/>
                  <w:marBottom w:val="0"/>
                  <w:divBdr>
                    <w:top w:val="none" w:sz="0" w:space="0" w:color="auto"/>
                    <w:left w:val="none" w:sz="0" w:space="0" w:color="auto"/>
                    <w:bottom w:val="none" w:sz="0" w:space="0" w:color="auto"/>
                    <w:right w:val="none" w:sz="0" w:space="0" w:color="auto"/>
                  </w:divBdr>
                </w:div>
                <w:div w:id="234171542">
                  <w:marLeft w:val="0"/>
                  <w:marRight w:val="0"/>
                  <w:marTop w:val="0"/>
                  <w:marBottom w:val="0"/>
                  <w:divBdr>
                    <w:top w:val="none" w:sz="0" w:space="0" w:color="auto"/>
                    <w:left w:val="none" w:sz="0" w:space="0" w:color="auto"/>
                    <w:bottom w:val="none" w:sz="0" w:space="0" w:color="auto"/>
                    <w:right w:val="none" w:sz="0" w:space="0" w:color="auto"/>
                  </w:divBdr>
                </w:div>
                <w:div w:id="235552798">
                  <w:marLeft w:val="0"/>
                  <w:marRight w:val="0"/>
                  <w:marTop w:val="0"/>
                  <w:marBottom w:val="0"/>
                  <w:divBdr>
                    <w:top w:val="none" w:sz="0" w:space="0" w:color="auto"/>
                    <w:left w:val="none" w:sz="0" w:space="0" w:color="auto"/>
                    <w:bottom w:val="none" w:sz="0" w:space="0" w:color="auto"/>
                    <w:right w:val="none" w:sz="0" w:space="0" w:color="auto"/>
                  </w:divBdr>
                </w:div>
                <w:div w:id="236869718">
                  <w:marLeft w:val="0"/>
                  <w:marRight w:val="0"/>
                  <w:marTop w:val="0"/>
                  <w:marBottom w:val="0"/>
                  <w:divBdr>
                    <w:top w:val="none" w:sz="0" w:space="0" w:color="auto"/>
                    <w:left w:val="none" w:sz="0" w:space="0" w:color="auto"/>
                    <w:bottom w:val="none" w:sz="0" w:space="0" w:color="auto"/>
                    <w:right w:val="none" w:sz="0" w:space="0" w:color="auto"/>
                  </w:divBdr>
                </w:div>
                <w:div w:id="236981461">
                  <w:marLeft w:val="0"/>
                  <w:marRight w:val="0"/>
                  <w:marTop w:val="0"/>
                  <w:marBottom w:val="0"/>
                  <w:divBdr>
                    <w:top w:val="none" w:sz="0" w:space="0" w:color="auto"/>
                    <w:left w:val="none" w:sz="0" w:space="0" w:color="auto"/>
                    <w:bottom w:val="none" w:sz="0" w:space="0" w:color="auto"/>
                    <w:right w:val="none" w:sz="0" w:space="0" w:color="auto"/>
                  </w:divBdr>
                </w:div>
                <w:div w:id="237181411">
                  <w:marLeft w:val="0"/>
                  <w:marRight w:val="0"/>
                  <w:marTop w:val="0"/>
                  <w:marBottom w:val="0"/>
                  <w:divBdr>
                    <w:top w:val="none" w:sz="0" w:space="0" w:color="auto"/>
                    <w:left w:val="none" w:sz="0" w:space="0" w:color="auto"/>
                    <w:bottom w:val="none" w:sz="0" w:space="0" w:color="auto"/>
                    <w:right w:val="none" w:sz="0" w:space="0" w:color="auto"/>
                  </w:divBdr>
                </w:div>
                <w:div w:id="239566612">
                  <w:marLeft w:val="0"/>
                  <w:marRight w:val="0"/>
                  <w:marTop w:val="0"/>
                  <w:marBottom w:val="0"/>
                  <w:divBdr>
                    <w:top w:val="none" w:sz="0" w:space="0" w:color="auto"/>
                    <w:left w:val="none" w:sz="0" w:space="0" w:color="auto"/>
                    <w:bottom w:val="none" w:sz="0" w:space="0" w:color="auto"/>
                    <w:right w:val="none" w:sz="0" w:space="0" w:color="auto"/>
                  </w:divBdr>
                </w:div>
                <w:div w:id="242033149">
                  <w:marLeft w:val="0"/>
                  <w:marRight w:val="0"/>
                  <w:marTop w:val="0"/>
                  <w:marBottom w:val="0"/>
                  <w:divBdr>
                    <w:top w:val="none" w:sz="0" w:space="0" w:color="auto"/>
                    <w:left w:val="none" w:sz="0" w:space="0" w:color="auto"/>
                    <w:bottom w:val="none" w:sz="0" w:space="0" w:color="auto"/>
                    <w:right w:val="none" w:sz="0" w:space="0" w:color="auto"/>
                  </w:divBdr>
                </w:div>
                <w:div w:id="244807656">
                  <w:marLeft w:val="0"/>
                  <w:marRight w:val="0"/>
                  <w:marTop w:val="0"/>
                  <w:marBottom w:val="0"/>
                  <w:divBdr>
                    <w:top w:val="none" w:sz="0" w:space="0" w:color="auto"/>
                    <w:left w:val="none" w:sz="0" w:space="0" w:color="auto"/>
                    <w:bottom w:val="none" w:sz="0" w:space="0" w:color="auto"/>
                    <w:right w:val="none" w:sz="0" w:space="0" w:color="auto"/>
                  </w:divBdr>
                </w:div>
                <w:div w:id="247008914">
                  <w:marLeft w:val="0"/>
                  <w:marRight w:val="0"/>
                  <w:marTop w:val="0"/>
                  <w:marBottom w:val="0"/>
                  <w:divBdr>
                    <w:top w:val="none" w:sz="0" w:space="0" w:color="auto"/>
                    <w:left w:val="none" w:sz="0" w:space="0" w:color="auto"/>
                    <w:bottom w:val="none" w:sz="0" w:space="0" w:color="auto"/>
                    <w:right w:val="none" w:sz="0" w:space="0" w:color="auto"/>
                  </w:divBdr>
                </w:div>
                <w:div w:id="249003440">
                  <w:marLeft w:val="0"/>
                  <w:marRight w:val="0"/>
                  <w:marTop w:val="0"/>
                  <w:marBottom w:val="0"/>
                  <w:divBdr>
                    <w:top w:val="none" w:sz="0" w:space="0" w:color="auto"/>
                    <w:left w:val="none" w:sz="0" w:space="0" w:color="auto"/>
                    <w:bottom w:val="none" w:sz="0" w:space="0" w:color="auto"/>
                    <w:right w:val="none" w:sz="0" w:space="0" w:color="auto"/>
                  </w:divBdr>
                </w:div>
                <w:div w:id="249049596">
                  <w:marLeft w:val="0"/>
                  <w:marRight w:val="0"/>
                  <w:marTop w:val="0"/>
                  <w:marBottom w:val="0"/>
                  <w:divBdr>
                    <w:top w:val="none" w:sz="0" w:space="0" w:color="auto"/>
                    <w:left w:val="none" w:sz="0" w:space="0" w:color="auto"/>
                    <w:bottom w:val="none" w:sz="0" w:space="0" w:color="auto"/>
                    <w:right w:val="none" w:sz="0" w:space="0" w:color="auto"/>
                  </w:divBdr>
                </w:div>
                <w:div w:id="250817059">
                  <w:marLeft w:val="0"/>
                  <w:marRight w:val="0"/>
                  <w:marTop w:val="0"/>
                  <w:marBottom w:val="0"/>
                  <w:divBdr>
                    <w:top w:val="none" w:sz="0" w:space="0" w:color="auto"/>
                    <w:left w:val="none" w:sz="0" w:space="0" w:color="auto"/>
                    <w:bottom w:val="none" w:sz="0" w:space="0" w:color="auto"/>
                    <w:right w:val="none" w:sz="0" w:space="0" w:color="auto"/>
                  </w:divBdr>
                </w:div>
                <w:div w:id="251283824">
                  <w:marLeft w:val="0"/>
                  <w:marRight w:val="0"/>
                  <w:marTop w:val="0"/>
                  <w:marBottom w:val="0"/>
                  <w:divBdr>
                    <w:top w:val="none" w:sz="0" w:space="0" w:color="auto"/>
                    <w:left w:val="none" w:sz="0" w:space="0" w:color="auto"/>
                    <w:bottom w:val="none" w:sz="0" w:space="0" w:color="auto"/>
                    <w:right w:val="none" w:sz="0" w:space="0" w:color="auto"/>
                  </w:divBdr>
                </w:div>
                <w:div w:id="251358478">
                  <w:marLeft w:val="0"/>
                  <w:marRight w:val="0"/>
                  <w:marTop w:val="0"/>
                  <w:marBottom w:val="0"/>
                  <w:divBdr>
                    <w:top w:val="none" w:sz="0" w:space="0" w:color="auto"/>
                    <w:left w:val="none" w:sz="0" w:space="0" w:color="auto"/>
                    <w:bottom w:val="none" w:sz="0" w:space="0" w:color="auto"/>
                    <w:right w:val="none" w:sz="0" w:space="0" w:color="auto"/>
                  </w:divBdr>
                </w:div>
                <w:div w:id="252512717">
                  <w:marLeft w:val="0"/>
                  <w:marRight w:val="0"/>
                  <w:marTop w:val="0"/>
                  <w:marBottom w:val="0"/>
                  <w:divBdr>
                    <w:top w:val="none" w:sz="0" w:space="0" w:color="auto"/>
                    <w:left w:val="none" w:sz="0" w:space="0" w:color="auto"/>
                    <w:bottom w:val="none" w:sz="0" w:space="0" w:color="auto"/>
                    <w:right w:val="none" w:sz="0" w:space="0" w:color="auto"/>
                  </w:divBdr>
                </w:div>
                <w:div w:id="253057915">
                  <w:marLeft w:val="0"/>
                  <w:marRight w:val="0"/>
                  <w:marTop w:val="0"/>
                  <w:marBottom w:val="0"/>
                  <w:divBdr>
                    <w:top w:val="none" w:sz="0" w:space="0" w:color="auto"/>
                    <w:left w:val="none" w:sz="0" w:space="0" w:color="auto"/>
                    <w:bottom w:val="none" w:sz="0" w:space="0" w:color="auto"/>
                    <w:right w:val="none" w:sz="0" w:space="0" w:color="auto"/>
                  </w:divBdr>
                </w:div>
                <w:div w:id="254753151">
                  <w:marLeft w:val="0"/>
                  <w:marRight w:val="0"/>
                  <w:marTop w:val="0"/>
                  <w:marBottom w:val="0"/>
                  <w:divBdr>
                    <w:top w:val="none" w:sz="0" w:space="0" w:color="auto"/>
                    <w:left w:val="none" w:sz="0" w:space="0" w:color="auto"/>
                    <w:bottom w:val="none" w:sz="0" w:space="0" w:color="auto"/>
                    <w:right w:val="none" w:sz="0" w:space="0" w:color="auto"/>
                  </w:divBdr>
                </w:div>
                <w:div w:id="254940388">
                  <w:marLeft w:val="0"/>
                  <w:marRight w:val="0"/>
                  <w:marTop w:val="0"/>
                  <w:marBottom w:val="0"/>
                  <w:divBdr>
                    <w:top w:val="none" w:sz="0" w:space="0" w:color="auto"/>
                    <w:left w:val="none" w:sz="0" w:space="0" w:color="auto"/>
                    <w:bottom w:val="none" w:sz="0" w:space="0" w:color="auto"/>
                    <w:right w:val="none" w:sz="0" w:space="0" w:color="auto"/>
                  </w:divBdr>
                </w:div>
                <w:div w:id="256913663">
                  <w:marLeft w:val="0"/>
                  <w:marRight w:val="0"/>
                  <w:marTop w:val="0"/>
                  <w:marBottom w:val="0"/>
                  <w:divBdr>
                    <w:top w:val="none" w:sz="0" w:space="0" w:color="auto"/>
                    <w:left w:val="none" w:sz="0" w:space="0" w:color="auto"/>
                    <w:bottom w:val="none" w:sz="0" w:space="0" w:color="auto"/>
                    <w:right w:val="none" w:sz="0" w:space="0" w:color="auto"/>
                  </w:divBdr>
                </w:div>
                <w:div w:id="257059761">
                  <w:marLeft w:val="0"/>
                  <w:marRight w:val="0"/>
                  <w:marTop w:val="0"/>
                  <w:marBottom w:val="0"/>
                  <w:divBdr>
                    <w:top w:val="none" w:sz="0" w:space="0" w:color="auto"/>
                    <w:left w:val="none" w:sz="0" w:space="0" w:color="auto"/>
                    <w:bottom w:val="none" w:sz="0" w:space="0" w:color="auto"/>
                    <w:right w:val="none" w:sz="0" w:space="0" w:color="auto"/>
                  </w:divBdr>
                </w:div>
                <w:div w:id="257252713">
                  <w:marLeft w:val="0"/>
                  <w:marRight w:val="0"/>
                  <w:marTop w:val="0"/>
                  <w:marBottom w:val="0"/>
                  <w:divBdr>
                    <w:top w:val="none" w:sz="0" w:space="0" w:color="auto"/>
                    <w:left w:val="none" w:sz="0" w:space="0" w:color="auto"/>
                    <w:bottom w:val="none" w:sz="0" w:space="0" w:color="auto"/>
                    <w:right w:val="none" w:sz="0" w:space="0" w:color="auto"/>
                  </w:divBdr>
                </w:div>
                <w:div w:id="257297987">
                  <w:marLeft w:val="0"/>
                  <w:marRight w:val="0"/>
                  <w:marTop w:val="0"/>
                  <w:marBottom w:val="0"/>
                  <w:divBdr>
                    <w:top w:val="none" w:sz="0" w:space="0" w:color="auto"/>
                    <w:left w:val="none" w:sz="0" w:space="0" w:color="auto"/>
                    <w:bottom w:val="none" w:sz="0" w:space="0" w:color="auto"/>
                    <w:right w:val="none" w:sz="0" w:space="0" w:color="auto"/>
                  </w:divBdr>
                </w:div>
                <w:div w:id="257956353">
                  <w:marLeft w:val="0"/>
                  <w:marRight w:val="0"/>
                  <w:marTop w:val="0"/>
                  <w:marBottom w:val="0"/>
                  <w:divBdr>
                    <w:top w:val="none" w:sz="0" w:space="0" w:color="auto"/>
                    <w:left w:val="none" w:sz="0" w:space="0" w:color="auto"/>
                    <w:bottom w:val="none" w:sz="0" w:space="0" w:color="auto"/>
                    <w:right w:val="none" w:sz="0" w:space="0" w:color="auto"/>
                  </w:divBdr>
                </w:div>
                <w:div w:id="258022740">
                  <w:marLeft w:val="0"/>
                  <w:marRight w:val="0"/>
                  <w:marTop w:val="0"/>
                  <w:marBottom w:val="0"/>
                  <w:divBdr>
                    <w:top w:val="none" w:sz="0" w:space="0" w:color="auto"/>
                    <w:left w:val="none" w:sz="0" w:space="0" w:color="auto"/>
                    <w:bottom w:val="none" w:sz="0" w:space="0" w:color="auto"/>
                    <w:right w:val="none" w:sz="0" w:space="0" w:color="auto"/>
                  </w:divBdr>
                </w:div>
                <w:div w:id="258371047">
                  <w:marLeft w:val="0"/>
                  <w:marRight w:val="0"/>
                  <w:marTop w:val="0"/>
                  <w:marBottom w:val="0"/>
                  <w:divBdr>
                    <w:top w:val="none" w:sz="0" w:space="0" w:color="auto"/>
                    <w:left w:val="none" w:sz="0" w:space="0" w:color="auto"/>
                    <w:bottom w:val="none" w:sz="0" w:space="0" w:color="auto"/>
                    <w:right w:val="none" w:sz="0" w:space="0" w:color="auto"/>
                  </w:divBdr>
                </w:div>
                <w:div w:id="259141010">
                  <w:marLeft w:val="0"/>
                  <w:marRight w:val="0"/>
                  <w:marTop w:val="0"/>
                  <w:marBottom w:val="0"/>
                  <w:divBdr>
                    <w:top w:val="none" w:sz="0" w:space="0" w:color="auto"/>
                    <w:left w:val="none" w:sz="0" w:space="0" w:color="auto"/>
                    <w:bottom w:val="none" w:sz="0" w:space="0" w:color="auto"/>
                    <w:right w:val="none" w:sz="0" w:space="0" w:color="auto"/>
                  </w:divBdr>
                </w:div>
                <w:div w:id="262885831">
                  <w:marLeft w:val="0"/>
                  <w:marRight w:val="0"/>
                  <w:marTop w:val="0"/>
                  <w:marBottom w:val="0"/>
                  <w:divBdr>
                    <w:top w:val="none" w:sz="0" w:space="0" w:color="auto"/>
                    <w:left w:val="none" w:sz="0" w:space="0" w:color="auto"/>
                    <w:bottom w:val="none" w:sz="0" w:space="0" w:color="auto"/>
                    <w:right w:val="none" w:sz="0" w:space="0" w:color="auto"/>
                  </w:divBdr>
                </w:div>
                <w:div w:id="263735133">
                  <w:marLeft w:val="0"/>
                  <w:marRight w:val="0"/>
                  <w:marTop w:val="0"/>
                  <w:marBottom w:val="0"/>
                  <w:divBdr>
                    <w:top w:val="none" w:sz="0" w:space="0" w:color="auto"/>
                    <w:left w:val="none" w:sz="0" w:space="0" w:color="auto"/>
                    <w:bottom w:val="none" w:sz="0" w:space="0" w:color="auto"/>
                    <w:right w:val="none" w:sz="0" w:space="0" w:color="auto"/>
                  </w:divBdr>
                </w:div>
                <w:div w:id="266040794">
                  <w:marLeft w:val="0"/>
                  <w:marRight w:val="0"/>
                  <w:marTop w:val="0"/>
                  <w:marBottom w:val="0"/>
                  <w:divBdr>
                    <w:top w:val="none" w:sz="0" w:space="0" w:color="auto"/>
                    <w:left w:val="none" w:sz="0" w:space="0" w:color="auto"/>
                    <w:bottom w:val="none" w:sz="0" w:space="0" w:color="auto"/>
                    <w:right w:val="none" w:sz="0" w:space="0" w:color="auto"/>
                  </w:divBdr>
                </w:div>
                <w:div w:id="266088280">
                  <w:marLeft w:val="0"/>
                  <w:marRight w:val="0"/>
                  <w:marTop w:val="0"/>
                  <w:marBottom w:val="0"/>
                  <w:divBdr>
                    <w:top w:val="none" w:sz="0" w:space="0" w:color="auto"/>
                    <w:left w:val="none" w:sz="0" w:space="0" w:color="auto"/>
                    <w:bottom w:val="none" w:sz="0" w:space="0" w:color="auto"/>
                    <w:right w:val="none" w:sz="0" w:space="0" w:color="auto"/>
                  </w:divBdr>
                </w:div>
                <w:div w:id="266471575">
                  <w:marLeft w:val="0"/>
                  <w:marRight w:val="0"/>
                  <w:marTop w:val="0"/>
                  <w:marBottom w:val="0"/>
                  <w:divBdr>
                    <w:top w:val="none" w:sz="0" w:space="0" w:color="auto"/>
                    <w:left w:val="none" w:sz="0" w:space="0" w:color="auto"/>
                    <w:bottom w:val="none" w:sz="0" w:space="0" w:color="auto"/>
                    <w:right w:val="none" w:sz="0" w:space="0" w:color="auto"/>
                  </w:divBdr>
                </w:div>
                <w:div w:id="266885264">
                  <w:marLeft w:val="0"/>
                  <w:marRight w:val="0"/>
                  <w:marTop w:val="0"/>
                  <w:marBottom w:val="0"/>
                  <w:divBdr>
                    <w:top w:val="none" w:sz="0" w:space="0" w:color="auto"/>
                    <w:left w:val="none" w:sz="0" w:space="0" w:color="auto"/>
                    <w:bottom w:val="none" w:sz="0" w:space="0" w:color="auto"/>
                    <w:right w:val="none" w:sz="0" w:space="0" w:color="auto"/>
                  </w:divBdr>
                </w:div>
                <w:div w:id="267542776">
                  <w:marLeft w:val="0"/>
                  <w:marRight w:val="0"/>
                  <w:marTop w:val="0"/>
                  <w:marBottom w:val="0"/>
                  <w:divBdr>
                    <w:top w:val="none" w:sz="0" w:space="0" w:color="auto"/>
                    <w:left w:val="none" w:sz="0" w:space="0" w:color="auto"/>
                    <w:bottom w:val="none" w:sz="0" w:space="0" w:color="auto"/>
                    <w:right w:val="none" w:sz="0" w:space="0" w:color="auto"/>
                  </w:divBdr>
                </w:div>
                <w:div w:id="268661986">
                  <w:marLeft w:val="0"/>
                  <w:marRight w:val="0"/>
                  <w:marTop w:val="0"/>
                  <w:marBottom w:val="0"/>
                  <w:divBdr>
                    <w:top w:val="none" w:sz="0" w:space="0" w:color="auto"/>
                    <w:left w:val="none" w:sz="0" w:space="0" w:color="auto"/>
                    <w:bottom w:val="none" w:sz="0" w:space="0" w:color="auto"/>
                    <w:right w:val="none" w:sz="0" w:space="0" w:color="auto"/>
                  </w:divBdr>
                </w:div>
                <w:div w:id="269944619">
                  <w:marLeft w:val="0"/>
                  <w:marRight w:val="0"/>
                  <w:marTop w:val="0"/>
                  <w:marBottom w:val="0"/>
                  <w:divBdr>
                    <w:top w:val="none" w:sz="0" w:space="0" w:color="auto"/>
                    <w:left w:val="none" w:sz="0" w:space="0" w:color="auto"/>
                    <w:bottom w:val="none" w:sz="0" w:space="0" w:color="auto"/>
                    <w:right w:val="none" w:sz="0" w:space="0" w:color="auto"/>
                  </w:divBdr>
                </w:div>
                <w:div w:id="271134765">
                  <w:marLeft w:val="0"/>
                  <w:marRight w:val="0"/>
                  <w:marTop w:val="0"/>
                  <w:marBottom w:val="0"/>
                  <w:divBdr>
                    <w:top w:val="none" w:sz="0" w:space="0" w:color="auto"/>
                    <w:left w:val="none" w:sz="0" w:space="0" w:color="auto"/>
                    <w:bottom w:val="none" w:sz="0" w:space="0" w:color="auto"/>
                    <w:right w:val="none" w:sz="0" w:space="0" w:color="auto"/>
                  </w:divBdr>
                </w:div>
                <w:div w:id="272248203">
                  <w:marLeft w:val="0"/>
                  <w:marRight w:val="0"/>
                  <w:marTop w:val="0"/>
                  <w:marBottom w:val="0"/>
                  <w:divBdr>
                    <w:top w:val="none" w:sz="0" w:space="0" w:color="auto"/>
                    <w:left w:val="none" w:sz="0" w:space="0" w:color="auto"/>
                    <w:bottom w:val="none" w:sz="0" w:space="0" w:color="auto"/>
                    <w:right w:val="none" w:sz="0" w:space="0" w:color="auto"/>
                  </w:divBdr>
                </w:div>
                <w:div w:id="275523584">
                  <w:marLeft w:val="0"/>
                  <w:marRight w:val="0"/>
                  <w:marTop w:val="0"/>
                  <w:marBottom w:val="0"/>
                  <w:divBdr>
                    <w:top w:val="none" w:sz="0" w:space="0" w:color="auto"/>
                    <w:left w:val="none" w:sz="0" w:space="0" w:color="auto"/>
                    <w:bottom w:val="none" w:sz="0" w:space="0" w:color="auto"/>
                    <w:right w:val="none" w:sz="0" w:space="0" w:color="auto"/>
                  </w:divBdr>
                </w:div>
                <w:div w:id="278606379">
                  <w:marLeft w:val="0"/>
                  <w:marRight w:val="0"/>
                  <w:marTop w:val="0"/>
                  <w:marBottom w:val="0"/>
                  <w:divBdr>
                    <w:top w:val="none" w:sz="0" w:space="0" w:color="auto"/>
                    <w:left w:val="none" w:sz="0" w:space="0" w:color="auto"/>
                    <w:bottom w:val="none" w:sz="0" w:space="0" w:color="auto"/>
                    <w:right w:val="none" w:sz="0" w:space="0" w:color="auto"/>
                  </w:divBdr>
                </w:div>
                <w:div w:id="280310201">
                  <w:marLeft w:val="0"/>
                  <w:marRight w:val="0"/>
                  <w:marTop w:val="0"/>
                  <w:marBottom w:val="0"/>
                  <w:divBdr>
                    <w:top w:val="none" w:sz="0" w:space="0" w:color="auto"/>
                    <w:left w:val="none" w:sz="0" w:space="0" w:color="auto"/>
                    <w:bottom w:val="none" w:sz="0" w:space="0" w:color="auto"/>
                    <w:right w:val="none" w:sz="0" w:space="0" w:color="auto"/>
                  </w:divBdr>
                </w:div>
                <w:div w:id="281768054">
                  <w:marLeft w:val="0"/>
                  <w:marRight w:val="0"/>
                  <w:marTop w:val="0"/>
                  <w:marBottom w:val="0"/>
                  <w:divBdr>
                    <w:top w:val="none" w:sz="0" w:space="0" w:color="auto"/>
                    <w:left w:val="none" w:sz="0" w:space="0" w:color="auto"/>
                    <w:bottom w:val="none" w:sz="0" w:space="0" w:color="auto"/>
                    <w:right w:val="none" w:sz="0" w:space="0" w:color="auto"/>
                  </w:divBdr>
                </w:div>
                <w:div w:id="282394781">
                  <w:marLeft w:val="0"/>
                  <w:marRight w:val="0"/>
                  <w:marTop w:val="0"/>
                  <w:marBottom w:val="0"/>
                  <w:divBdr>
                    <w:top w:val="none" w:sz="0" w:space="0" w:color="auto"/>
                    <w:left w:val="none" w:sz="0" w:space="0" w:color="auto"/>
                    <w:bottom w:val="none" w:sz="0" w:space="0" w:color="auto"/>
                    <w:right w:val="none" w:sz="0" w:space="0" w:color="auto"/>
                  </w:divBdr>
                </w:div>
                <w:div w:id="282545379">
                  <w:marLeft w:val="0"/>
                  <w:marRight w:val="0"/>
                  <w:marTop w:val="0"/>
                  <w:marBottom w:val="0"/>
                  <w:divBdr>
                    <w:top w:val="none" w:sz="0" w:space="0" w:color="auto"/>
                    <w:left w:val="none" w:sz="0" w:space="0" w:color="auto"/>
                    <w:bottom w:val="none" w:sz="0" w:space="0" w:color="auto"/>
                    <w:right w:val="none" w:sz="0" w:space="0" w:color="auto"/>
                  </w:divBdr>
                </w:div>
                <w:div w:id="283580654">
                  <w:marLeft w:val="0"/>
                  <w:marRight w:val="0"/>
                  <w:marTop w:val="0"/>
                  <w:marBottom w:val="0"/>
                  <w:divBdr>
                    <w:top w:val="none" w:sz="0" w:space="0" w:color="auto"/>
                    <w:left w:val="none" w:sz="0" w:space="0" w:color="auto"/>
                    <w:bottom w:val="none" w:sz="0" w:space="0" w:color="auto"/>
                    <w:right w:val="none" w:sz="0" w:space="0" w:color="auto"/>
                  </w:divBdr>
                </w:div>
                <w:div w:id="283732144">
                  <w:marLeft w:val="0"/>
                  <w:marRight w:val="0"/>
                  <w:marTop w:val="0"/>
                  <w:marBottom w:val="0"/>
                  <w:divBdr>
                    <w:top w:val="none" w:sz="0" w:space="0" w:color="auto"/>
                    <w:left w:val="none" w:sz="0" w:space="0" w:color="auto"/>
                    <w:bottom w:val="none" w:sz="0" w:space="0" w:color="auto"/>
                    <w:right w:val="none" w:sz="0" w:space="0" w:color="auto"/>
                  </w:divBdr>
                </w:div>
                <w:div w:id="283776451">
                  <w:marLeft w:val="0"/>
                  <w:marRight w:val="0"/>
                  <w:marTop w:val="0"/>
                  <w:marBottom w:val="0"/>
                  <w:divBdr>
                    <w:top w:val="none" w:sz="0" w:space="0" w:color="auto"/>
                    <w:left w:val="none" w:sz="0" w:space="0" w:color="auto"/>
                    <w:bottom w:val="none" w:sz="0" w:space="0" w:color="auto"/>
                    <w:right w:val="none" w:sz="0" w:space="0" w:color="auto"/>
                  </w:divBdr>
                </w:div>
                <w:div w:id="284164400">
                  <w:marLeft w:val="0"/>
                  <w:marRight w:val="0"/>
                  <w:marTop w:val="0"/>
                  <w:marBottom w:val="0"/>
                  <w:divBdr>
                    <w:top w:val="none" w:sz="0" w:space="0" w:color="auto"/>
                    <w:left w:val="none" w:sz="0" w:space="0" w:color="auto"/>
                    <w:bottom w:val="none" w:sz="0" w:space="0" w:color="auto"/>
                    <w:right w:val="none" w:sz="0" w:space="0" w:color="auto"/>
                  </w:divBdr>
                </w:div>
                <w:div w:id="285160434">
                  <w:marLeft w:val="0"/>
                  <w:marRight w:val="0"/>
                  <w:marTop w:val="0"/>
                  <w:marBottom w:val="0"/>
                  <w:divBdr>
                    <w:top w:val="none" w:sz="0" w:space="0" w:color="auto"/>
                    <w:left w:val="none" w:sz="0" w:space="0" w:color="auto"/>
                    <w:bottom w:val="none" w:sz="0" w:space="0" w:color="auto"/>
                    <w:right w:val="none" w:sz="0" w:space="0" w:color="auto"/>
                  </w:divBdr>
                </w:div>
                <w:div w:id="288976103">
                  <w:marLeft w:val="0"/>
                  <w:marRight w:val="0"/>
                  <w:marTop w:val="0"/>
                  <w:marBottom w:val="0"/>
                  <w:divBdr>
                    <w:top w:val="none" w:sz="0" w:space="0" w:color="auto"/>
                    <w:left w:val="none" w:sz="0" w:space="0" w:color="auto"/>
                    <w:bottom w:val="none" w:sz="0" w:space="0" w:color="auto"/>
                    <w:right w:val="none" w:sz="0" w:space="0" w:color="auto"/>
                  </w:divBdr>
                </w:div>
                <w:div w:id="289019638">
                  <w:marLeft w:val="0"/>
                  <w:marRight w:val="0"/>
                  <w:marTop w:val="0"/>
                  <w:marBottom w:val="0"/>
                  <w:divBdr>
                    <w:top w:val="none" w:sz="0" w:space="0" w:color="auto"/>
                    <w:left w:val="none" w:sz="0" w:space="0" w:color="auto"/>
                    <w:bottom w:val="none" w:sz="0" w:space="0" w:color="auto"/>
                    <w:right w:val="none" w:sz="0" w:space="0" w:color="auto"/>
                  </w:divBdr>
                </w:div>
                <w:div w:id="291323994">
                  <w:marLeft w:val="0"/>
                  <w:marRight w:val="0"/>
                  <w:marTop w:val="0"/>
                  <w:marBottom w:val="0"/>
                  <w:divBdr>
                    <w:top w:val="none" w:sz="0" w:space="0" w:color="auto"/>
                    <w:left w:val="none" w:sz="0" w:space="0" w:color="auto"/>
                    <w:bottom w:val="none" w:sz="0" w:space="0" w:color="auto"/>
                    <w:right w:val="none" w:sz="0" w:space="0" w:color="auto"/>
                  </w:divBdr>
                </w:div>
                <w:div w:id="291713243">
                  <w:marLeft w:val="0"/>
                  <w:marRight w:val="0"/>
                  <w:marTop w:val="0"/>
                  <w:marBottom w:val="0"/>
                  <w:divBdr>
                    <w:top w:val="none" w:sz="0" w:space="0" w:color="auto"/>
                    <w:left w:val="none" w:sz="0" w:space="0" w:color="auto"/>
                    <w:bottom w:val="none" w:sz="0" w:space="0" w:color="auto"/>
                    <w:right w:val="none" w:sz="0" w:space="0" w:color="auto"/>
                  </w:divBdr>
                </w:div>
                <w:div w:id="294257861">
                  <w:marLeft w:val="0"/>
                  <w:marRight w:val="0"/>
                  <w:marTop w:val="0"/>
                  <w:marBottom w:val="0"/>
                  <w:divBdr>
                    <w:top w:val="none" w:sz="0" w:space="0" w:color="auto"/>
                    <w:left w:val="none" w:sz="0" w:space="0" w:color="auto"/>
                    <w:bottom w:val="none" w:sz="0" w:space="0" w:color="auto"/>
                    <w:right w:val="none" w:sz="0" w:space="0" w:color="auto"/>
                  </w:divBdr>
                </w:div>
                <w:div w:id="295070323">
                  <w:marLeft w:val="0"/>
                  <w:marRight w:val="0"/>
                  <w:marTop w:val="0"/>
                  <w:marBottom w:val="0"/>
                  <w:divBdr>
                    <w:top w:val="none" w:sz="0" w:space="0" w:color="auto"/>
                    <w:left w:val="none" w:sz="0" w:space="0" w:color="auto"/>
                    <w:bottom w:val="none" w:sz="0" w:space="0" w:color="auto"/>
                    <w:right w:val="none" w:sz="0" w:space="0" w:color="auto"/>
                  </w:divBdr>
                </w:div>
                <w:div w:id="297731978">
                  <w:marLeft w:val="0"/>
                  <w:marRight w:val="0"/>
                  <w:marTop w:val="0"/>
                  <w:marBottom w:val="0"/>
                  <w:divBdr>
                    <w:top w:val="none" w:sz="0" w:space="0" w:color="auto"/>
                    <w:left w:val="none" w:sz="0" w:space="0" w:color="auto"/>
                    <w:bottom w:val="none" w:sz="0" w:space="0" w:color="auto"/>
                    <w:right w:val="none" w:sz="0" w:space="0" w:color="auto"/>
                  </w:divBdr>
                </w:div>
                <w:div w:id="299389025">
                  <w:marLeft w:val="0"/>
                  <w:marRight w:val="0"/>
                  <w:marTop w:val="0"/>
                  <w:marBottom w:val="0"/>
                  <w:divBdr>
                    <w:top w:val="none" w:sz="0" w:space="0" w:color="auto"/>
                    <w:left w:val="none" w:sz="0" w:space="0" w:color="auto"/>
                    <w:bottom w:val="none" w:sz="0" w:space="0" w:color="auto"/>
                    <w:right w:val="none" w:sz="0" w:space="0" w:color="auto"/>
                  </w:divBdr>
                </w:div>
                <w:div w:id="299654363">
                  <w:marLeft w:val="0"/>
                  <w:marRight w:val="0"/>
                  <w:marTop w:val="0"/>
                  <w:marBottom w:val="0"/>
                  <w:divBdr>
                    <w:top w:val="none" w:sz="0" w:space="0" w:color="auto"/>
                    <w:left w:val="none" w:sz="0" w:space="0" w:color="auto"/>
                    <w:bottom w:val="none" w:sz="0" w:space="0" w:color="auto"/>
                    <w:right w:val="none" w:sz="0" w:space="0" w:color="auto"/>
                  </w:divBdr>
                </w:div>
                <w:div w:id="303392480">
                  <w:marLeft w:val="0"/>
                  <w:marRight w:val="0"/>
                  <w:marTop w:val="0"/>
                  <w:marBottom w:val="0"/>
                  <w:divBdr>
                    <w:top w:val="none" w:sz="0" w:space="0" w:color="auto"/>
                    <w:left w:val="none" w:sz="0" w:space="0" w:color="auto"/>
                    <w:bottom w:val="none" w:sz="0" w:space="0" w:color="auto"/>
                    <w:right w:val="none" w:sz="0" w:space="0" w:color="auto"/>
                  </w:divBdr>
                </w:div>
                <w:div w:id="303509590">
                  <w:marLeft w:val="0"/>
                  <w:marRight w:val="0"/>
                  <w:marTop w:val="0"/>
                  <w:marBottom w:val="0"/>
                  <w:divBdr>
                    <w:top w:val="none" w:sz="0" w:space="0" w:color="auto"/>
                    <w:left w:val="none" w:sz="0" w:space="0" w:color="auto"/>
                    <w:bottom w:val="none" w:sz="0" w:space="0" w:color="auto"/>
                    <w:right w:val="none" w:sz="0" w:space="0" w:color="auto"/>
                  </w:divBdr>
                </w:div>
                <w:div w:id="303852245">
                  <w:marLeft w:val="0"/>
                  <w:marRight w:val="0"/>
                  <w:marTop w:val="0"/>
                  <w:marBottom w:val="0"/>
                  <w:divBdr>
                    <w:top w:val="none" w:sz="0" w:space="0" w:color="auto"/>
                    <w:left w:val="none" w:sz="0" w:space="0" w:color="auto"/>
                    <w:bottom w:val="none" w:sz="0" w:space="0" w:color="auto"/>
                    <w:right w:val="none" w:sz="0" w:space="0" w:color="auto"/>
                  </w:divBdr>
                </w:div>
                <w:div w:id="305860249">
                  <w:marLeft w:val="0"/>
                  <w:marRight w:val="0"/>
                  <w:marTop w:val="0"/>
                  <w:marBottom w:val="0"/>
                  <w:divBdr>
                    <w:top w:val="none" w:sz="0" w:space="0" w:color="auto"/>
                    <w:left w:val="none" w:sz="0" w:space="0" w:color="auto"/>
                    <w:bottom w:val="none" w:sz="0" w:space="0" w:color="auto"/>
                    <w:right w:val="none" w:sz="0" w:space="0" w:color="auto"/>
                  </w:divBdr>
                </w:div>
                <w:div w:id="306512676">
                  <w:marLeft w:val="0"/>
                  <w:marRight w:val="0"/>
                  <w:marTop w:val="0"/>
                  <w:marBottom w:val="0"/>
                  <w:divBdr>
                    <w:top w:val="none" w:sz="0" w:space="0" w:color="auto"/>
                    <w:left w:val="none" w:sz="0" w:space="0" w:color="auto"/>
                    <w:bottom w:val="none" w:sz="0" w:space="0" w:color="auto"/>
                    <w:right w:val="none" w:sz="0" w:space="0" w:color="auto"/>
                  </w:divBdr>
                </w:div>
                <w:div w:id="306975242">
                  <w:marLeft w:val="0"/>
                  <w:marRight w:val="0"/>
                  <w:marTop w:val="0"/>
                  <w:marBottom w:val="0"/>
                  <w:divBdr>
                    <w:top w:val="none" w:sz="0" w:space="0" w:color="auto"/>
                    <w:left w:val="none" w:sz="0" w:space="0" w:color="auto"/>
                    <w:bottom w:val="none" w:sz="0" w:space="0" w:color="auto"/>
                    <w:right w:val="none" w:sz="0" w:space="0" w:color="auto"/>
                  </w:divBdr>
                </w:div>
                <w:div w:id="307170405">
                  <w:marLeft w:val="0"/>
                  <w:marRight w:val="0"/>
                  <w:marTop w:val="0"/>
                  <w:marBottom w:val="0"/>
                  <w:divBdr>
                    <w:top w:val="none" w:sz="0" w:space="0" w:color="auto"/>
                    <w:left w:val="none" w:sz="0" w:space="0" w:color="auto"/>
                    <w:bottom w:val="none" w:sz="0" w:space="0" w:color="auto"/>
                    <w:right w:val="none" w:sz="0" w:space="0" w:color="auto"/>
                  </w:divBdr>
                </w:div>
                <w:div w:id="308487632">
                  <w:marLeft w:val="0"/>
                  <w:marRight w:val="0"/>
                  <w:marTop w:val="0"/>
                  <w:marBottom w:val="0"/>
                  <w:divBdr>
                    <w:top w:val="none" w:sz="0" w:space="0" w:color="auto"/>
                    <w:left w:val="none" w:sz="0" w:space="0" w:color="auto"/>
                    <w:bottom w:val="none" w:sz="0" w:space="0" w:color="auto"/>
                    <w:right w:val="none" w:sz="0" w:space="0" w:color="auto"/>
                  </w:divBdr>
                </w:div>
                <w:div w:id="310452235">
                  <w:marLeft w:val="0"/>
                  <w:marRight w:val="0"/>
                  <w:marTop w:val="0"/>
                  <w:marBottom w:val="0"/>
                  <w:divBdr>
                    <w:top w:val="none" w:sz="0" w:space="0" w:color="auto"/>
                    <w:left w:val="none" w:sz="0" w:space="0" w:color="auto"/>
                    <w:bottom w:val="none" w:sz="0" w:space="0" w:color="auto"/>
                    <w:right w:val="none" w:sz="0" w:space="0" w:color="auto"/>
                  </w:divBdr>
                </w:div>
                <w:div w:id="310716091">
                  <w:marLeft w:val="0"/>
                  <w:marRight w:val="0"/>
                  <w:marTop w:val="0"/>
                  <w:marBottom w:val="0"/>
                  <w:divBdr>
                    <w:top w:val="none" w:sz="0" w:space="0" w:color="auto"/>
                    <w:left w:val="none" w:sz="0" w:space="0" w:color="auto"/>
                    <w:bottom w:val="none" w:sz="0" w:space="0" w:color="auto"/>
                    <w:right w:val="none" w:sz="0" w:space="0" w:color="auto"/>
                  </w:divBdr>
                </w:div>
                <w:div w:id="311183798">
                  <w:marLeft w:val="0"/>
                  <w:marRight w:val="0"/>
                  <w:marTop w:val="0"/>
                  <w:marBottom w:val="0"/>
                  <w:divBdr>
                    <w:top w:val="none" w:sz="0" w:space="0" w:color="auto"/>
                    <w:left w:val="none" w:sz="0" w:space="0" w:color="auto"/>
                    <w:bottom w:val="none" w:sz="0" w:space="0" w:color="auto"/>
                    <w:right w:val="none" w:sz="0" w:space="0" w:color="auto"/>
                  </w:divBdr>
                </w:div>
                <w:div w:id="311259067">
                  <w:marLeft w:val="0"/>
                  <w:marRight w:val="0"/>
                  <w:marTop w:val="0"/>
                  <w:marBottom w:val="0"/>
                  <w:divBdr>
                    <w:top w:val="none" w:sz="0" w:space="0" w:color="auto"/>
                    <w:left w:val="none" w:sz="0" w:space="0" w:color="auto"/>
                    <w:bottom w:val="none" w:sz="0" w:space="0" w:color="auto"/>
                    <w:right w:val="none" w:sz="0" w:space="0" w:color="auto"/>
                  </w:divBdr>
                </w:div>
                <w:div w:id="311762682">
                  <w:marLeft w:val="0"/>
                  <w:marRight w:val="0"/>
                  <w:marTop w:val="0"/>
                  <w:marBottom w:val="0"/>
                  <w:divBdr>
                    <w:top w:val="none" w:sz="0" w:space="0" w:color="auto"/>
                    <w:left w:val="none" w:sz="0" w:space="0" w:color="auto"/>
                    <w:bottom w:val="none" w:sz="0" w:space="0" w:color="auto"/>
                    <w:right w:val="none" w:sz="0" w:space="0" w:color="auto"/>
                  </w:divBdr>
                </w:div>
                <w:div w:id="312218596">
                  <w:marLeft w:val="0"/>
                  <w:marRight w:val="0"/>
                  <w:marTop w:val="0"/>
                  <w:marBottom w:val="0"/>
                  <w:divBdr>
                    <w:top w:val="none" w:sz="0" w:space="0" w:color="auto"/>
                    <w:left w:val="none" w:sz="0" w:space="0" w:color="auto"/>
                    <w:bottom w:val="none" w:sz="0" w:space="0" w:color="auto"/>
                    <w:right w:val="none" w:sz="0" w:space="0" w:color="auto"/>
                  </w:divBdr>
                </w:div>
                <w:div w:id="315573289">
                  <w:marLeft w:val="0"/>
                  <w:marRight w:val="0"/>
                  <w:marTop w:val="0"/>
                  <w:marBottom w:val="0"/>
                  <w:divBdr>
                    <w:top w:val="none" w:sz="0" w:space="0" w:color="auto"/>
                    <w:left w:val="none" w:sz="0" w:space="0" w:color="auto"/>
                    <w:bottom w:val="none" w:sz="0" w:space="0" w:color="auto"/>
                    <w:right w:val="none" w:sz="0" w:space="0" w:color="auto"/>
                  </w:divBdr>
                </w:div>
                <w:div w:id="317416387">
                  <w:marLeft w:val="0"/>
                  <w:marRight w:val="0"/>
                  <w:marTop w:val="0"/>
                  <w:marBottom w:val="0"/>
                  <w:divBdr>
                    <w:top w:val="none" w:sz="0" w:space="0" w:color="auto"/>
                    <w:left w:val="none" w:sz="0" w:space="0" w:color="auto"/>
                    <w:bottom w:val="none" w:sz="0" w:space="0" w:color="auto"/>
                    <w:right w:val="none" w:sz="0" w:space="0" w:color="auto"/>
                  </w:divBdr>
                </w:div>
                <w:div w:id="317463321">
                  <w:marLeft w:val="0"/>
                  <w:marRight w:val="0"/>
                  <w:marTop w:val="0"/>
                  <w:marBottom w:val="0"/>
                  <w:divBdr>
                    <w:top w:val="none" w:sz="0" w:space="0" w:color="auto"/>
                    <w:left w:val="none" w:sz="0" w:space="0" w:color="auto"/>
                    <w:bottom w:val="none" w:sz="0" w:space="0" w:color="auto"/>
                    <w:right w:val="none" w:sz="0" w:space="0" w:color="auto"/>
                  </w:divBdr>
                </w:div>
                <w:div w:id="317660627">
                  <w:marLeft w:val="0"/>
                  <w:marRight w:val="0"/>
                  <w:marTop w:val="0"/>
                  <w:marBottom w:val="0"/>
                  <w:divBdr>
                    <w:top w:val="none" w:sz="0" w:space="0" w:color="auto"/>
                    <w:left w:val="none" w:sz="0" w:space="0" w:color="auto"/>
                    <w:bottom w:val="none" w:sz="0" w:space="0" w:color="auto"/>
                    <w:right w:val="none" w:sz="0" w:space="0" w:color="auto"/>
                  </w:divBdr>
                </w:div>
                <w:div w:id="317805086">
                  <w:marLeft w:val="0"/>
                  <w:marRight w:val="0"/>
                  <w:marTop w:val="0"/>
                  <w:marBottom w:val="0"/>
                  <w:divBdr>
                    <w:top w:val="none" w:sz="0" w:space="0" w:color="auto"/>
                    <w:left w:val="none" w:sz="0" w:space="0" w:color="auto"/>
                    <w:bottom w:val="none" w:sz="0" w:space="0" w:color="auto"/>
                    <w:right w:val="none" w:sz="0" w:space="0" w:color="auto"/>
                  </w:divBdr>
                </w:div>
                <w:div w:id="318968399">
                  <w:marLeft w:val="0"/>
                  <w:marRight w:val="0"/>
                  <w:marTop w:val="0"/>
                  <w:marBottom w:val="0"/>
                  <w:divBdr>
                    <w:top w:val="none" w:sz="0" w:space="0" w:color="auto"/>
                    <w:left w:val="none" w:sz="0" w:space="0" w:color="auto"/>
                    <w:bottom w:val="none" w:sz="0" w:space="0" w:color="auto"/>
                    <w:right w:val="none" w:sz="0" w:space="0" w:color="auto"/>
                  </w:divBdr>
                </w:div>
                <w:div w:id="319114366">
                  <w:marLeft w:val="0"/>
                  <w:marRight w:val="0"/>
                  <w:marTop w:val="0"/>
                  <w:marBottom w:val="0"/>
                  <w:divBdr>
                    <w:top w:val="none" w:sz="0" w:space="0" w:color="auto"/>
                    <w:left w:val="none" w:sz="0" w:space="0" w:color="auto"/>
                    <w:bottom w:val="none" w:sz="0" w:space="0" w:color="auto"/>
                    <w:right w:val="none" w:sz="0" w:space="0" w:color="auto"/>
                  </w:divBdr>
                </w:div>
                <w:div w:id="320279750">
                  <w:marLeft w:val="0"/>
                  <w:marRight w:val="0"/>
                  <w:marTop w:val="0"/>
                  <w:marBottom w:val="0"/>
                  <w:divBdr>
                    <w:top w:val="none" w:sz="0" w:space="0" w:color="auto"/>
                    <w:left w:val="none" w:sz="0" w:space="0" w:color="auto"/>
                    <w:bottom w:val="none" w:sz="0" w:space="0" w:color="auto"/>
                    <w:right w:val="none" w:sz="0" w:space="0" w:color="auto"/>
                  </w:divBdr>
                </w:div>
                <w:div w:id="320890862">
                  <w:marLeft w:val="0"/>
                  <w:marRight w:val="0"/>
                  <w:marTop w:val="0"/>
                  <w:marBottom w:val="0"/>
                  <w:divBdr>
                    <w:top w:val="none" w:sz="0" w:space="0" w:color="auto"/>
                    <w:left w:val="none" w:sz="0" w:space="0" w:color="auto"/>
                    <w:bottom w:val="none" w:sz="0" w:space="0" w:color="auto"/>
                    <w:right w:val="none" w:sz="0" w:space="0" w:color="auto"/>
                  </w:divBdr>
                </w:div>
                <w:div w:id="325322716">
                  <w:marLeft w:val="0"/>
                  <w:marRight w:val="0"/>
                  <w:marTop w:val="0"/>
                  <w:marBottom w:val="0"/>
                  <w:divBdr>
                    <w:top w:val="none" w:sz="0" w:space="0" w:color="auto"/>
                    <w:left w:val="none" w:sz="0" w:space="0" w:color="auto"/>
                    <w:bottom w:val="none" w:sz="0" w:space="0" w:color="auto"/>
                    <w:right w:val="none" w:sz="0" w:space="0" w:color="auto"/>
                  </w:divBdr>
                </w:div>
                <w:div w:id="326829218">
                  <w:marLeft w:val="0"/>
                  <w:marRight w:val="0"/>
                  <w:marTop w:val="0"/>
                  <w:marBottom w:val="0"/>
                  <w:divBdr>
                    <w:top w:val="none" w:sz="0" w:space="0" w:color="auto"/>
                    <w:left w:val="none" w:sz="0" w:space="0" w:color="auto"/>
                    <w:bottom w:val="none" w:sz="0" w:space="0" w:color="auto"/>
                    <w:right w:val="none" w:sz="0" w:space="0" w:color="auto"/>
                  </w:divBdr>
                </w:div>
                <w:div w:id="327365658">
                  <w:marLeft w:val="0"/>
                  <w:marRight w:val="0"/>
                  <w:marTop w:val="0"/>
                  <w:marBottom w:val="0"/>
                  <w:divBdr>
                    <w:top w:val="none" w:sz="0" w:space="0" w:color="auto"/>
                    <w:left w:val="none" w:sz="0" w:space="0" w:color="auto"/>
                    <w:bottom w:val="none" w:sz="0" w:space="0" w:color="auto"/>
                    <w:right w:val="none" w:sz="0" w:space="0" w:color="auto"/>
                  </w:divBdr>
                </w:div>
                <w:div w:id="330064754">
                  <w:marLeft w:val="0"/>
                  <w:marRight w:val="0"/>
                  <w:marTop w:val="0"/>
                  <w:marBottom w:val="0"/>
                  <w:divBdr>
                    <w:top w:val="none" w:sz="0" w:space="0" w:color="auto"/>
                    <w:left w:val="none" w:sz="0" w:space="0" w:color="auto"/>
                    <w:bottom w:val="none" w:sz="0" w:space="0" w:color="auto"/>
                    <w:right w:val="none" w:sz="0" w:space="0" w:color="auto"/>
                  </w:divBdr>
                </w:div>
                <w:div w:id="330721751">
                  <w:marLeft w:val="0"/>
                  <w:marRight w:val="0"/>
                  <w:marTop w:val="0"/>
                  <w:marBottom w:val="0"/>
                  <w:divBdr>
                    <w:top w:val="none" w:sz="0" w:space="0" w:color="auto"/>
                    <w:left w:val="none" w:sz="0" w:space="0" w:color="auto"/>
                    <w:bottom w:val="none" w:sz="0" w:space="0" w:color="auto"/>
                    <w:right w:val="none" w:sz="0" w:space="0" w:color="auto"/>
                  </w:divBdr>
                </w:div>
                <w:div w:id="331564828">
                  <w:marLeft w:val="0"/>
                  <w:marRight w:val="0"/>
                  <w:marTop w:val="0"/>
                  <w:marBottom w:val="0"/>
                  <w:divBdr>
                    <w:top w:val="none" w:sz="0" w:space="0" w:color="auto"/>
                    <w:left w:val="none" w:sz="0" w:space="0" w:color="auto"/>
                    <w:bottom w:val="none" w:sz="0" w:space="0" w:color="auto"/>
                    <w:right w:val="none" w:sz="0" w:space="0" w:color="auto"/>
                  </w:divBdr>
                </w:div>
                <w:div w:id="333387162">
                  <w:marLeft w:val="0"/>
                  <w:marRight w:val="0"/>
                  <w:marTop w:val="0"/>
                  <w:marBottom w:val="0"/>
                  <w:divBdr>
                    <w:top w:val="none" w:sz="0" w:space="0" w:color="auto"/>
                    <w:left w:val="none" w:sz="0" w:space="0" w:color="auto"/>
                    <w:bottom w:val="none" w:sz="0" w:space="0" w:color="auto"/>
                    <w:right w:val="none" w:sz="0" w:space="0" w:color="auto"/>
                  </w:divBdr>
                </w:div>
                <w:div w:id="338384891">
                  <w:marLeft w:val="0"/>
                  <w:marRight w:val="0"/>
                  <w:marTop w:val="0"/>
                  <w:marBottom w:val="0"/>
                  <w:divBdr>
                    <w:top w:val="none" w:sz="0" w:space="0" w:color="auto"/>
                    <w:left w:val="none" w:sz="0" w:space="0" w:color="auto"/>
                    <w:bottom w:val="none" w:sz="0" w:space="0" w:color="auto"/>
                    <w:right w:val="none" w:sz="0" w:space="0" w:color="auto"/>
                  </w:divBdr>
                </w:div>
                <w:div w:id="338848019">
                  <w:marLeft w:val="0"/>
                  <w:marRight w:val="0"/>
                  <w:marTop w:val="0"/>
                  <w:marBottom w:val="0"/>
                  <w:divBdr>
                    <w:top w:val="none" w:sz="0" w:space="0" w:color="auto"/>
                    <w:left w:val="none" w:sz="0" w:space="0" w:color="auto"/>
                    <w:bottom w:val="none" w:sz="0" w:space="0" w:color="auto"/>
                    <w:right w:val="none" w:sz="0" w:space="0" w:color="auto"/>
                  </w:divBdr>
                </w:div>
                <w:div w:id="342172389">
                  <w:marLeft w:val="0"/>
                  <w:marRight w:val="0"/>
                  <w:marTop w:val="0"/>
                  <w:marBottom w:val="0"/>
                  <w:divBdr>
                    <w:top w:val="none" w:sz="0" w:space="0" w:color="auto"/>
                    <w:left w:val="none" w:sz="0" w:space="0" w:color="auto"/>
                    <w:bottom w:val="none" w:sz="0" w:space="0" w:color="auto"/>
                    <w:right w:val="none" w:sz="0" w:space="0" w:color="auto"/>
                  </w:divBdr>
                </w:div>
                <w:div w:id="342175247">
                  <w:marLeft w:val="0"/>
                  <w:marRight w:val="0"/>
                  <w:marTop w:val="0"/>
                  <w:marBottom w:val="0"/>
                  <w:divBdr>
                    <w:top w:val="none" w:sz="0" w:space="0" w:color="auto"/>
                    <w:left w:val="none" w:sz="0" w:space="0" w:color="auto"/>
                    <w:bottom w:val="none" w:sz="0" w:space="0" w:color="auto"/>
                    <w:right w:val="none" w:sz="0" w:space="0" w:color="auto"/>
                  </w:divBdr>
                </w:div>
                <w:div w:id="344475499">
                  <w:marLeft w:val="0"/>
                  <w:marRight w:val="0"/>
                  <w:marTop w:val="0"/>
                  <w:marBottom w:val="0"/>
                  <w:divBdr>
                    <w:top w:val="none" w:sz="0" w:space="0" w:color="auto"/>
                    <w:left w:val="none" w:sz="0" w:space="0" w:color="auto"/>
                    <w:bottom w:val="none" w:sz="0" w:space="0" w:color="auto"/>
                    <w:right w:val="none" w:sz="0" w:space="0" w:color="auto"/>
                  </w:divBdr>
                </w:div>
                <w:div w:id="345790714">
                  <w:marLeft w:val="0"/>
                  <w:marRight w:val="0"/>
                  <w:marTop w:val="0"/>
                  <w:marBottom w:val="0"/>
                  <w:divBdr>
                    <w:top w:val="none" w:sz="0" w:space="0" w:color="auto"/>
                    <w:left w:val="none" w:sz="0" w:space="0" w:color="auto"/>
                    <w:bottom w:val="none" w:sz="0" w:space="0" w:color="auto"/>
                    <w:right w:val="none" w:sz="0" w:space="0" w:color="auto"/>
                  </w:divBdr>
                </w:div>
                <w:div w:id="346181206">
                  <w:marLeft w:val="0"/>
                  <w:marRight w:val="0"/>
                  <w:marTop w:val="0"/>
                  <w:marBottom w:val="0"/>
                  <w:divBdr>
                    <w:top w:val="none" w:sz="0" w:space="0" w:color="auto"/>
                    <w:left w:val="none" w:sz="0" w:space="0" w:color="auto"/>
                    <w:bottom w:val="none" w:sz="0" w:space="0" w:color="auto"/>
                    <w:right w:val="none" w:sz="0" w:space="0" w:color="auto"/>
                  </w:divBdr>
                </w:div>
                <w:div w:id="348144307">
                  <w:marLeft w:val="0"/>
                  <w:marRight w:val="0"/>
                  <w:marTop w:val="0"/>
                  <w:marBottom w:val="0"/>
                  <w:divBdr>
                    <w:top w:val="none" w:sz="0" w:space="0" w:color="auto"/>
                    <w:left w:val="none" w:sz="0" w:space="0" w:color="auto"/>
                    <w:bottom w:val="none" w:sz="0" w:space="0" w:color="auto"/>
                    <w:right w:val="none" w:sz="0" w:space="0" w:color="auto"/>
                  </w:divBdr>
                </w:div>
                <w:div w:id="348335726">
                  <w:marLeft w:val="0"/>
                  <w:marRight w:val="0"/>
                  <w:marTop w:val="0"/>
                  <w:marBottom w:val="0"/>
                  <w:divBdr>
                    <w:top w:val="none" w:sz="0" w:space="0" w:color="auto"/>
                    <w:left w:val="none" w:sz="0" w:space="0" w:color="auto"/>
                    <w:bottom w:val="none" w:sz="0" w:space="0" w:color="auto"/>
                    <w:right w:val="none" w:sz="0" w:space="0" w:color="auto"/>
                  </w:divBdr>
                </w:div>
                <w:div w:id="348407528">
                  <w:marLeft w:val="0"/>
                  <w:marRight w:val="0"/>
                  <w:marTop w:val="0"/>
                  <w:marBottom w:val="0"/>
                  <w:divBdr>
                    <w:top w:val="none" w:sz="0" w:space="0" w:color="auto"/>
                    <w:left w:val="none" w:sz="0" w:space="0" w:color="auto"/>
                    <w:bottom w:val="none" w:sz="0" w:space="0" w:color="auto"/>
                    <w:right w:val="none" w:sz="0" w:space="0" w:color="auto"/>
                  </w:divBdr>
                </w:div>
                <w:div w:id="349572107">
                  <w:marLeft w:val="0"/>
                  <w:marRight w:val="0"/>
                  <w:marTop w:val="0"/>
                  <w:marBottom w:val="0"/>
                  <w:divBdr>
                    <w:top w:val="none" w:sz="0" w:space="0" w:color="auto"/>
                    <w:left w:val="none" w:sz="0" w:space="0" w:color="auto"/>
                    <w:bottom w:val="none" w:sz="0" w:space="0" w:color="auto"/>
                    <w:right w:val="none" w:sz="0" w:space="0" w:color="auto"/>
                  </w:divBdr>
                </w:div>
                <w:div w:id="350766598">
                  <w:marLeft w:val="0"/>
                  <w:marRight w:val="0"/>
                  <w:marTop w:val="0"/>
                  <w:marBottom w:val="0"/>
                  <w:divBdr>
                    <w:top w:val="none" w:sz="0" w:space="0" w:color="auto"/>
                    <w:left w:val="none" w:sz="0" w:space="0" w:color="auto"/>
                    <w:bottom w:val="none" w:sz="0" w:space="0" w:color="auto"/>
                    <w:right w:val="none" w:sz="0" w:space="0" w:color="auto"/>
                  </w:divBdr>
                </w:div>
                <w:div w:id="351151569">
                  <w:marLeft w:val="0"/>
                  <w:marRight w:val="0"/>
                  <w:marTop w:val="0"/>
                  <w:marBottom w:val="0"/>
                  <w:divBdr>
                    <w:top w:val="none" w:sz="0" w:space="0" w:color="auto"/>
                    <w:left w:val="none" w:sz="0" w:space="0" w:color="auto"/>
                    <w:bottom w:val="none" w:sz="0" w:space="0" w:color="auto"/>
                    <w:right w:val="none" w:sz="0" w:space="0" w:color="auto"/>
                  </w:divBdr>
                </w:div>
                <w:div w:id="353960720">
                  <w:marLeft w:val="0"/>
                  <w:marRight w:val="0"/>
                  <w:marTop w:val="0"/>
                  <w:marBottom w:val="0"/>
                  <w:divBdr>
                    <w:top w:val="none" w:sz="0" w:space="0" w:color="auto"/>
                    <w:left w:val="none" w:sz="0" w:space="0" w:color="auto"/>
                    <w:bottom w:val="none" w:sz="0" w:space="0" w:color="auto"/>
                    <w:right w:val="none" w:sz="0" w:space="0" w:color="auto"/>
                  </w:divBdr>
                </w:div>
                <w:div w:id="356926024">
                  <w:marLeft w:val="0"/>
                  <w:marRight w:val="0"/>
                  <w:marTop w:val="0"/>
                  <w:marBottom w:val="0"/>
                  <w:divBdr>
                    <w:top w:val="none" w:sz="0" w:space="0" w:color="auto"/>
                    <w:left w:val="none" w:sz="0" w:space="0" w:color="auto"/>
                    <w:bottom w:val="none" w:sz="0" w:space="0" w:color="auto"/>
                    <w:right w:val="none" w:sz="0" w:space="0" w:color="auto"/>
                  </w:divBdr>
                </w:div>
                <w:div w:id="358316115">
                  <w:marLeft w:val="0"/>
                  <w:marRight w:val="0"/>
                  <w:marTop w:val="0"/>
                  <w:marBottom w:val="0"/>
                  <w:divBdr>
                    <w:top w:val="none" w:sz="0" w:space="0" w:color="auto"/>
                    <w:left w:val="none" w:sz="0" w:space="0" w:color="auto"/>
                    <w:bottom w:val="none" w:sz="0" w:space="0" w:color="auto"/>
                    <w:right w:val="none" w:sz="0" w:space="0" w:color="auto"/>
                  </w:divBdr>
                </w:div>
                <w:div w:id="358625805">
                  <w:marLeft w:val="0"/>
                  <w:marRight w:val="0"/>
                  <w:marTop w:val="0"/>
                  <w:marBottom w:val="0"/>
                  <w:divBdr>
                    <w:top w:val="none" w:sz="0" w:space="0" w:color="auto"/>
                    <w:left w:val="none" w:sz="0" w:space="0" w:color="auto"/>
                    <w:bottom w:val="none" w:sz="0" w:space="0" w:color="auto"/>
                    <w:right w:val="none" w:sz="0" w:space="0" w:color="auto"/>
                  </w:divBdr>
                </w:div>
                <w:div w:id="359205093">
                  <w:marLeft w:val="0"/>
                  <w:marRight w:val="0"/>
                  <w:marTop w:val="0"/>
                  <w:marBottom w:val="0"/>
                  <w:divBdr>
                    <w:top w:val="none" w:sz="0" w:space="0" w:color="auto"/>
                    <w:left w:val="none" w:sz="0" w:space="0" w:color="auto"/>
                    <w:bottom w:val="none" w:sz="0" w:space="0" w:color="auto"/>
                    <w:right w:val="none" w:sz="0" w:space="0" w:color="auto"/>
                  </w:divBdr>
                </w:div>
                <w:div w:id="361712375">
                  <w:marLeft w:val="0"/>
                  <w:marRight w:val="0"/>
                  <w:marTop w:val="0"/>
                  <w:marBottom w:val="0"/>
                  <w:divBdr>
                    <w:top w:val="none" w:sz="0" w:space="0" w:color="auto"/>
                    <w:left w:val="none" w:sz="0" w:space="0" w:color="auto"/>
                    <w:bottom w:val="none" w:sz="0" w:space="0" w:color="auto"/>
                    <w:right w:val="none" w:sz="0" w:space="0" w:color="auto"/>
                  </w:divBdr>
                </w:div>
                <w:div w:id="361832237">
                  <w:marLeft w:val="0"/>
                  <w:marRight w:val="0"/>
                  <w:marTop w:val="0"/>
                  <w:marBottom w:val="0"/>
                  <w:divBdr>
                    <w:top w:val="none" w:sz="0" w:space="0" w:color="auto"/>
                    <w:left w:val="none" w:sz="0" w:space="0" w:color="auto"/>
                    <w:bottom w:val="none" w:sz="0" w:space="0" w:color="auto"/>
                    <w:right w:val="none" w:sz="0" w:space="0" w:color="auto"/>
                  </w:divBdr>
                </w:div>
                <w:div w:id="362481302">
                  <w:marLeft w:val="0"/>
                  <w:marRight w:val="0"/>
                  <w:marTop w:val="0"/>
                  <w:marBottom w:val="0"/>
                  <w:divBdr>
                    <w:top w:val="none" w:sz="0" w:space="0" w:color="auto"/>
                    <w:left w:val="none" w:sz="0" w:space="0" w:color="auto"/>
                    <w:bottom w:val="none" w:sz="0" w:space="0" w:color="auto"/>
                    <w:right w:val="none" w:sz="0" w:space="0" w:color="auto"/>
                  </w:divBdr>
                </w:div>
                <w:div w:id="364446360">
                  <w:marLeft w:val="0"/>
                  <w:marRight w:val="0"/>
                  <w:marTop w:val="0"/>
                  <w:marBottom w:val="0"/>
                  <w:divBdr>
                    <w:top w:val="none" w:sz="0" w:space="0" w:color="auto"/>
                    <w:left w:val="none" w:sz="0" w:space="0" w:color="auto"/>
                    <w:bottom w:val="none" w:sz="0" w:space="0" w:color="auto"/>
                    <w:right w:val="none" w:sz="0" w:space="0" w:color="auto"/>
                  </w:divBdr>
                </w:div>
                <w:div w:id="365103321">
                  <w:marLeft w:val="0"/>
                  <w:marRight w:val="0"/>
                  <w:marTop w:val="0"/>
                  <w:marBottom w:val="0"/>
                  <w:divBdr>
                    <w:top w:val="none" w:sz="0" w:space="0" w:color="auto"/>
                    <w:left w:val="none" w:sz="0" w:space="0" w:color="auto"/>
                    <w:bottom w:val="none" w:sz="0" w:space="0" w:color="auto"/>
                    <w:right w:val="none" w:sz="0" w:space="0" w:color="auto"/>
                  </w:divBdr>
                </w:div>
                <w:div w:id="366106913">
                  <w:marLeft w:val="0"/>
                  <w:marRight w:val="0"/>
                  <w:marTop w:val="0"/>
                  <w:marBottom w:val="0"/>
                  <w:divBdr>
                    <w:top w:val="none" w:sz="0" w:space="0" w:color="auto"/>
                    <w:left w:val="none" w:sz="0" w:space="0" w:color="auto"/>
                    <w:bottom w:val="none" w:sz="0" w:space="0" w:color="auto"/>
                    <w:right w:val="none" w:sz="0" w:space="0" w:color="auto"/>
                  </w:divBdr>
                </w:div>
                <w:div w:id="366495586">
                  <w:marLeft w:val="0"/>
                  <w:marRight w:val="0"/>
                  <w:marTop w:val="0"/>
                  <w:marBottom w:val="0"/>
                  <w:divBdr>
                    <w:top w:val="none" w:sz="0" w:space="0" w:color="auto"/>
                    <w:left w:val="none" w:sz="0" w:space="0" w:color="auto"/>
                    <w:bottom w:val="none" w:sz="0" w:space="0" w:color="auto"/>
                    <w:right w:val="none" w:sz="0" w:space="0" w:color="auto"/>
                  </w:divBdr>
                </w:div>
                <w:div w:id="373045984">
                  <w:marLeft w:val="0"/>
                  <w:marRight w:val="0"/>
                  <w:marTop w:val="0"/>
                  <w:marBottom w:val="0"/>
                  <w:divBdr>
                    <w:top w:val="none" w:sz="0" w:space="0" w:color="auto"/>
                    <w:left w:val="none" w:sz="0" w:space="0" w:color="auto"/>
                    <w:bottom w:val="none" w:sz="0" w:space="0" w:color="auto"/>
                    <w:right w:val="none" w:sz="0" w:space="0" w:color="auto"/>
                  </w:divBdr>
                </w:div>
                <w:div w:id="374501738">
                  <w:marLeft w:val="0"/>
                  <w:marRight w:val="0"/>
                  <w:marTop w:val="0"/>
                  <w:marBottom w:val="0"/>
                  <w:divBdr>
                    <w:top w:val="none" w:sz="0" w:space="0" w:color="auto"/>
                    <w:left w:val="none" w:sz="0" w:space="0" w:color="auto"/>
                    <w:bottom w:val="none" w:sz="0" w:space="0" w:color="auto"/>
                    <w:right w:val="none" w:sz="0" w:space="0" w:color="auto"/>
                  </w:divBdr>
                </w:div>
                <w:div w:id="375549921">
                  <w:marLeft w:val="0"/>
                  <w:marRight w:val="0"/>
                  <w:marTop w:val="0"/>
                  <w:marBottom w:val="0"/>
                  <w:divBdr>
                    <w:top w:val="none" w:sz="0" w:space="0" w:color="auto"/>
                    <w:left w:val="none" w:sz="0" w:space="0" w:color="auto"/>
                    <w:bottom w:val="none" w:sz="0" w:space="0" w:color="auto"/>
                    <w:right w:val="none" w:sz="0" w:space="0" w:color="auto"/>
                  </w:divBdr>
                </w:div>
                <w:div w:id="376664985">
                  <w:marLeft w:val="0"/>
                  <w:marRight w:val="0"/>
                  <w:marTop w:val="0"/>
                  <w:marBottom w:val="0"/>
                  <w:divBdr>
                    <w:top w:val="none" w:sz="0" w:space="0" w:color="auto"/>
                    <w:left w:val="none" w:sz="0" w:space="0" w:color="auto"/>
                    <w:bottom w:val="none" w:sz="0" w:space="0" w:color="auto"/>
                    <w:right w:val="none" w:sz="0" w:space="0" w:color="auto"/>
                  </w:divBdr>
                </w:div>
                <w:div w:id="377123099">
                  <w:marLeft w:val="0"/>
                  <w:marRight w:val="0"/>
                  <w:marTop w:val="0"/>
                  <w:marBottom w:val="0"/>
                  <w:divBdr>
                    <w:top w:val="none" w:sz="0" w:space="0" w:color="auto"/>
                    <w:left w:val="none" w:sz="0" w:space="0" w:color="auto"/>
                    <w:bottom w:val="none" w:sz="0" w:space="0" w:color="auto"/>
                    <w:right w:val="none" w:sz="0" w:space="0" w:color="auto"/>
                  </w:divBdr>
                </w:div>
                <w:div w:id="377751547">
                  <w:marLeft w:val="0"/>
                  <w:marRight w:val="0"/>
                  <w:marTop w:val="0"/>
                  <w:marBottom w:val="0"/>
                  <w:divBdr>
                    <w:top w:val="none" w:sz="0" w:space="0" w:color="auto"/>
                    <w:left w:val="none" w:sz="0" w:space="0" w:color="auto"/>
                    <w:bottom w:val="none" w:sz="0" w:space="0" w:color="auto"/>
                    <w:right w:val="none" w:sz="0" w:space="0" w:color="auto"/>
                  </w:divBdr>
                </w:div>
                <w:div w:id="380204066">
                  <w:marLeft w:val="0"/>
                  <w:marRight w:val="0"/>
                  <w:marTop w:val="0"/>
                  <w:marBottom w:val="0"/>
                  <w:divBdr>
                    <w:top w:val="none" w:sz="0" w:space="0" w:color="auto"/>
                    <w:left w:val="none" w:sz="0" w:space="0" w:color="auto"/>
                    <w:bottom w:val="none" w:sz="0" w:space="0" w:color="auto"/>
                    <w:right w:val="none" w:sz="0" w:space="0" w:color="auto"/>
                  </w:divBdr>
                </w:div>
                <w:div w:id="381952636">
                  <w:marLeft w:val="0"/>
                  <w:marRight w:val="0"/>
                  <w:marTop w:val="0"/>
                  <w:marBottom w:val="0"/>
                  <w:divBdr>
                    <w:top w:val="none" w:sz="0" w:space="0" w:color="auto"/>
                    <w:left w:val="none" w:sz="0" w:space="0" w:color="auto"/>
                    <w:bottom w:val="none" w:sz="0" w:space="0" w:color="auto"/>
                    <w:right w:val="none" w:sz="0" w:space="0" w:color="auto"/>
                  </w:divBdr>
                </w:div>
                <w:div w:id="383068110">
                  <w:marLeft w:val="0"/>
                  <w:marRight w:val="0"/>
                  <w:marTop w:val="0"/>
                  <w:marBottom w:val="0"/>
                  <w:divBdr>
                    <w:top w:val="none" w:sz="0" w:space="0" w:color="auto"/>
                    <w:left w:val="none" w:sz="0" w:space="0" w:color="auto"/>
                    <w:bottom w:val="none" w:sz="0" w:space="0" w:color="auto"/>
                    <w:right w:val="none" w:sz="0" w:space="0" w:color="auto"/>
                  </w:divBdr>
                </w:div>
                <w:div w:id="384109104">
                  <w:marLeft w:val="0"/>
                  <w:marRight w:val="0"/>
                  <w:marTop w:val="0"/>
                  <w:marBottom w:val="0"/>
                  <w:divBdr>
                    <w:top w:val="none" w:sz="0" w:space="0" w:color="auto"/>
                    <w:left w:val="none" w:sz="0" w:space="0" w:color="auto"/>
                    <w:bottom w:val="none" w:sz="0" w:space="0" w:color="auto"/>
                    <w:right w:val="none" w:sz="0" w:space="0" w:color="auto"/>
                  </w:divBdr>
                </w:div>
                <w:div w:id="384524214">
                  <w:marLeft w:val="0"/>
                  <w:marRight w:val="0"/>
                  <w:marTop w:val="0"/>
                  <w:marBottom w:val="0"/>
                  <w:divBdr>
                    <w:top w:val="none" w:sz="0" w:space="0" w:color="auto"/>
                    <w:left w:val="none" w:sz="0" w:space="0" w:color="auto"/>
                    <w:bottom w:val="none" w:sz="0" w:space="0" w:color="auto"/>
                    <w:right w:val="none" w:sz="0" w:space="0" w:color="auto"/>
                  </w:divBdr>
                </w:div>
                <w:div w:id="384841911">
                  <w:marLeft w:val="0"/>
                  <w:marRight w:val="0"/>
                  <w:marTop w:val="0"/>
                  <w:marBottom w:val="0"/>
                  <w:divBdr>
                    <w:top w:val="none" w:sz="0" w:space="0" w:color="auto"/>
                    <w:left w:val="none" w:sz="0" w:space="0" w:color="auto"/>
                    <w:bottom w:val="none" w:sz="0" w:space="0" w:color="auto"/>
                    <w:right w:val="none" w:sz="0" w:space="0" w:color="auto"/>
                  </w:divBdr>
                </w:div>
                <w:div w:id="385761853">
                  <w:marLeft w:val="0"/>
                  <w:marRight w:val="0"/>
                  <w:marTop w:val="0"/>
                  <w:marBottom w:val="0"/>
                  <w:divBdr>
                    <w:top w:val="none" w:sz="0" w:space="0" w:color="auto"/>
                    <w:left w:val="none" w:sz="0" w:space="0" w:color="auto"/>
                    <w:bottom w:val="none" w:sz="0" w:space="0" w:color="auto"/>
                    <w:right w:val="none" w:sz="0" w:space="0" w:color="auto"/>
                  </w:divBdr>
                </w:div>
                <w:div w:id="388070750">
                  <w:marLeft w:val="0"/>
                  <w:marRight w:val="0"/>
                  <w:marTop w:val="0"/>
                  <w:marBottom w:val="0"/>
                  <w:divBdr>
                    <w:top w:val="none" w:sz="0" w:space="0" w:color="auto"/>
                    <w:left w:val="none" w:sz="0" w:space="0" w:color="auto"/>
                    <w:bottom w:val="none" w:sz="0" w:space="0" w:color="auto"/>
                    <w:right w:val="none" w:sz="0" w:space="0" w:color="auto"/>
                  </w:divBdr>
                </w:div>
                <w:div w:id="388959367">
                  <w:marLeft w:val="0"/>
                  <w:marRight w:val="0"/>
                  <w:marTop w:val="0"/>
                  <w:marBottom w:val="0"/>
                  <w:divBdr>
                    <w:top w:val="none" w:sz="0" w:space="0" w:color="auto"/>
                    <w:left w:val="none" w:sz="0" w:space="0" w:color="auto"/>
                    <w:bottom w:val="none" w:sz="0" w:space="0" w:color="auto"/>
                    <w:right w:val="none" w:sz="0" w:space="0" w:color="auto"/>
                  </w:divBdr>
                </w:div>
                <w:div w:id="390353351">
                  <w:marLeft w:val="0"/>
                  <w:marRight w:val="0"/>
                  <w:marTop w:val="0"/>
                  <w:marBottom w:val="0"/>
                  <w:divBdr>
                    <w:top w:val="none" w:sz="0" w:space="0" w:color="auto"/>
                    <w:left w:val="none" w:sz="0" w:space="0" w:color="auto"/>
                    <w:bottom w:val="none" w:sz="0" w:space="0" w:color="auto"/>
                    <w:right w:val="none" w:sz="0" w:space="0" w:color="auto"/>
                  </w:divBdr>
                </w:div>
                <w:div w:id="391777910">
                  <w:marLeft w:val="0"/>
                  <w:marRight w:val="0"/>
                  <w:marTop w:val="0"/>
                  <w:marBottom w:val="0"/>
                  <w:divBdr>
                    <w:top w:val="none" w:sz="0" w:space="0" w:color="auto"/>
                    <w:left w:val="none" w:sz="0" w:space="0" w:color="auto"/>
                    <w:bottom w:val="none" w:sz="0" w:space="0" w:color="auto"/>
                    <w:right w:val="none" w:sz="0" w:space="0" w:color="auto"/>
                  </w:divBdr>
                </w:div>
                <w:div w:id="394091185">
                  <w:marLeft w:val="0"/>
                  <w:marRight w:val="0"/>
                  <w:marTop w:val="0"/>
                  <w:marBottom w:val="0"/>
                  <w:divBdr>
                    <w:top w:val="none" w:sz="0" w:space="0" w:color="auto"/>
                    <w:left w:val="none" w:sz="0" w:space="0" w:color="auto"/>
                    <w:bottom w:val="none" w:sz="0" w:space="0" w:color="auto"/>
                    <w:right w:val="none" w:sz="0" w:space="0" w:color="auto"/>
                  </w:divBdr>
                </w:div>
                <w:div w:id="395015260">
                  <w:marLeft w:val="0"/>
                  <w:marRight w:val="0"/>
                  <w:marTop w:val="0"/>
                  <w:marBottom w:val="0"/>
                  <w:divBdr>
                    <w:top w:val="none" w:sz="0" w:space="0" w:color="auto"/>
                    <w:left w:val="none" w:sz="0" w:space="0" w:color="auto"/>
                    <w:bottom w:val="none" w:sz="0" w:space="0" w:color="auto"/>
                    <w:right w:val="none" w:sz="0" w:space="0" w:color="auto"/>
                  </w:divBdr>
                </w:div>
                <w:div w:id="395473936">
                  <w:marLeft w:val="0"/>
                  <w:marRight w:val="0"/>
                  <w:marTop w:val="0"/>
                  <w:marBottom w:val="0"/>
                  <w:divBdr>
                    <w:top w:val="none" w:sz="0" w:space="0" w:color="auto"/>
                    <w:left w:val="none" w:sz="0" w:space="0" w:color="auto"/>
                    <w:bottom w:val="none" w:sz="0" w:space="0" w:color="auto"/>
                    <w:right w:val="none" w:sz="0" w:space="0" w:color="auto"/>
                  </w:divBdr>
                </w:div>
                <w:div w:id="398988920">
                  <w:marLeft w:val="0"/>
                  <w:marRight w:val="0"/>
                  <w:marTop w:val="0"/>
                  <w:marBottom w:val="0"/>
                  <w:divBdr>
                    <w:top w:val="none" w:sz="0" w:space="0" w:color="auto"/>
                    <w:left w:val="none" w:sz="0" w:space="0" w:color="auto"/>
                    <w:bottom w:val="none" w:sz="0" w:space="0" w:color="auto"/>
                    <w:right w:val="none" w:sz="0" w:space="0" w:color="auto"/>
                  </w:divBdr>
                </w:div>
                <w:div w:id="402339332">
                  <w:marLeft w:val="0"/>
                  <w:marRight w:val="0"/>
                  <w:marTop w:val="0"/>
                  <w:marBottom w:val="0"/>
                  <w:divBdr>
                    <w:top w:val="none" w:sz="0" w:space="0" w:color="auto"/>
                    <w:left w:val="none" w:sz="0" w:space="0" w:color="auto"/>
                    <w:bottom w:val="none" w:sz="0" w:space="0" w:color="auto"/>
                    <w:right w:val="none" w:sz="0" w:space="0" w:color="auto"/>
                  </w:divBdr>
                </w:div>
                <w:div w:id="403769986">
                  <w:marLeft w:val="0"/>
                  <w:marRight w:val="0"/>
                  <w:marTop w:val="0"/>
                  <w:marBottom w:val="0"/>
                  <w:divBdr>
                    <w:top w:val="none" w:sz="0" w:space="0" w:color="auto"/>
                    <w:left w:val="none" w:sz="0" w:space="0" w:color="auto"/>
                    <w:bottom w:val="none" w:sz="0" w:space="0" w:color="auto"/>
                    <w:right w:val="none" w:sz="0" w:space="0" w:color="auto"/>
                  </w:divBdr>
                </w:div>
                <w:div w:id="405226398">
                  <w:marLeft w:val="0"/>
                  <w:marRight w:val="0"/>
                  <w:marTop w:val="0"/>
                  <w:marBottom w:val="0"/>
                  <w:divBdr>
                    <w:top w:val="none" w:sz="0" w:space="0" w:color="auto"/>
                    <w:left w:val="none" w:sz="0" w:space="0" w:color="auto"/>
                    <w:bottom w:val="none" w:sz="0" w:space="0" w:color="auto"/>
                    <w:right w:val="none" w:sz="0" w:space="0" w:color="auto"/>
                  </w:divBdr>
                </w:div>
                <w:div w:id="406003779">
                  <w:marLeft w:val="0"/>
                  <w:marRight w:val="0"/>
                  <w:marTop w:val="0"/>
                  <w:marBottom w:val="0"/>
                  <w:divBdr>
                    <w:top w:val="none" w:sz="0" w:space="0" w:color="auto"/>
                    <w:left w:val="none" w:sz="0" w:space="0" w:color="auto"/>
                    <w:bottom w:val="none" w:sz="0" w:space="0" w:color="auto"/>
                    <w:right w:val="none" w:sz="0" w:space="0" w:color="auto"/>
                  </w:divBdr>
                </w:div>
                <w:div w:id="406074749">
                  <w:marLeft w:val="0"/>
                  <w:marRight w:val="0"/>
                  <w:marTop w:val="0"/>
                  <w:marBottom w:val="0"/>
                  <w:divBdr>
                    <w:top w:val="none" w:sz="0" w:space="0" w:color="auto"/>
                    <w:left w:val="none" w:sz="0" w:space="0" w:color="auto"/>
                    <w:bottom w:val="none" w:sz="0" w:space="0" w:color="auto"/>
                    <w:right w:val="none" w:sz="0" w:space="0" w:color="auto"/>
                  </w:divBdr>
                </w:div>
                <w:div w:id="407119285">
                  <w:marLeft w:val="0"/>
                  <w:marRight w:val="0"/>
                  <w:marTop w:val="0"/>
                  <w:marBottom w:val="0"/>
                  <w:divBdr>
                    <w:top w:val="none" w:sz="0" w:space="0" w:color="auto"/>
                    <w:left w:val="none" w:sz="0" w:space="0" w:color="auto"/>
                    <w:bottom w:val="none" w:sz="0" w:space="0" w:color="auto"/>
                    <w:right w:val="none" w:sz="0" w:space="0" w:color="auto"/>
                  </w:divBdr>
                </w:div>
                <w:div w:id="407196776">
                  <w:marLeft w:val="0"/>
                  <w:marRight w:val="0"/>
                  <w:marTop w:val="0"/>
                  <w:marBottom w:val="0"/>
                  <w:divBdr>
                    <w:top w:val="none" w:sz="0" w:space="0" w:color="auto"/>
                    <w:left w:val="none" w:sz="0" w:space="0" w:color="auto"/>
                    <w:bottom w:val="none" w:sz="0" w:space="0" w:color="auto"/>
                    <w:right w:val="none" w:sz="0" w:space="0" w:color="auto"/>
                  </w:divBdr>
                </w:div>
                <w:div w:id="407577439">
                  <w:marLeft w:val="0"/>
                  <w:marRight w:val="0"/>
                  <w:marTop w:val="0"/>
                  <w:marBottom w:val="0"/>
                  <w:divBdr>
                    <w:top w:val="none" w:sz="0" w:space="0" w:color="auto"/>
                    <w:left w:val="none" w:sz="0" w:space="0" w:color="auto"/>
                    <w:bottom w:val="none" w:sz="0" w:space="0" w:color="auto"/>
                    <w:right w:val="none" w:sz="0" w:space="0" w:color="auto"/>
                  </w:divBdr>
                </w:div>
                <w:div w:id="408190771">
                  <w:marLeft w:val="0"/>
                  <w:marRight w:val="0"/>
                  <w:marTop w:val="0"/>
                  <w:marBottom w:val="0"/>
                  <w:divBdr>
                    <w:top w:val="none" w:sz="0" w:space="0" w:color="auto"/>
                    <w:left w:val="none" w:sz="0" w:space="0" w:color="auto"/>
                    <w:bottom w:val="none" w:sz="0" w:space="0" w:color="auto"/>
                    <w:right w:val="none" w:sz="0" w:space="0" w:color="auto"/>
                  </w:divBdr>
                </w:div>
                <w:div w:id="409933326">
                  <w:marLeft w:val="0"/>
                  <w:marRight w:val="0"/>
                  <w:marTop w:val="0"/>
                  <w:marBottom w:val="0"/>
                  <w:divBdr>
                    <w:top w:val="none" w:sz="0" w:space="0" w:color="auto"/>
                    <w:left w:val="none" w:sz="0" w:space="0" w:color="auto"/>
                    <w:bottom w:val="none" w:sz="0" w:space="0" w:color="auto"/>
                    <w:right w:val="none" w:sz="0" w:space="0" w:color="auto"/>
                  </w:divBdr>
                </w:div>
                <w:div w:id="411197951">
                  <w:marLeft w:val="0"/>
                  <w:marRight w:val="0"/>
                  <w:marTop w:val="0"/>
                  <w:marBottom w:val="0"/>
                  <w:divBdr>
                    <w:top w:val="none" w:sz="0" w:space="0" w:color="auto"/>
                    <w:left w:val="none" w:sz="0" w:space="0" w:color="auto"/>
                    <w:bottom w:val="none" w:sz="0" w:space="0" w:color="auto"/>
                    <w:right w:val="none" w:sz="0" w:space="0" w:color="auto"/>
                  </w:divBdr>
                </w:div>
                <w:div w:id="412048597">
                  <w:marLeft w:val="0"/>
                  <w:marRight w:val="0"/>
                  <w:marTop w:val="0"/>
                  <w:marBottom w:val="0"/>
                  <w:divBdr>
                    <w:top w:val="none" w:sz="0" w:space="0" w:color="auto"/>
                    <w:left w:val="none" w:sz="0" w:space="0" w:color="auto"/>
                    <w:bottom w:val="none" w:sz="0" w:space="0" w:color="auto"/>
                    <w:right w:val="none" w:sz="0" w:space="0" w:color="auto"/>
                  </w:divBdr>
                </w:div>
                <w:div w:id="412509816">
                  <w:marLeft w:val="0"/>
                  <w:marRight w:val="0"/>
                  <w:marTop w:val="0"/>
                  <w:marBottom w:val="0"/>
                  <w:divBdr>
                    <w:top w:val="none" w:sz="0" w:space="0" w:color="auto"/>
                    <w:left w:val="none" w:sz="0" w:space="0" w:color="auto"/>
                    <w:bottom w:val="none" w:sz="0" w:space="0" w:color="auto"/>
                    <w:right w:val="none" w:sz="0" w:space="0" w:color="auto"/>
                  </w:divBdr>
                </w:div>
                <w:div w:id="413942985">
                  <w:marLeft w:val="0"/>
                  <w:marRight w:val="0"/>
                  <w:marTop w:val="0"/>
                  <w:marBottom w:val="0"/>
                  <w:divBdr>
                    <w:top w:val="none" w:sz="0" w:space="0" w:color="auto"/>
                    <w:left w:val="none" w:sz="0" w:space="0" w:color="auto"/>
                    <w:bottom w:val="none" w:sz="0" w:space="0" w:color="auto"/>
                    <w:right w:val="none" w:sz="0" w:space="0" w:color="auto"/>
                  </w:divBdr>
                </w:div>
                <w:div w:id="420029640">
                  <w:marLeft w:val="0"/>
                  <w:marRight w:val="0"/>
                  <w:marTop w:val="0"/>
                  <w:marBottom w:val="0"/>
                  <w:divBdr>
                    <w:top w:val="none" w:sz="0" w:space="0" w:color="auto"/>
                    <w:left w:val="none" w:sz="0" w:space="0" w:color="auto"/>
                    <w:bottom w:val="none" w:sz="0" w:space="0" w:color="auto"/>
                    <w:right w:val="none" w:sz="0" w:space="0" w:color="auto"/>
                  </w:divBdr>
                </w:div>
                <w:div w:id="420756758">
                  <w:marLeft w:val="0"/>
                  <w:marRight w:val="0"/>
                  <w:marTop w:val="0"/>
                  <w:marBottom w:val="0"/>
                  <w:divBdr>
                    <w:top w:val="none" w:sz="0" w:space="0" w:color="auto"/>
                    <w:left w:val="none" w:sz="0" w:space="0" w:color="auto"/>
                    <w:bottom w:val="none" w:sz="0" w:space="0" w:color="auto"/>
                    <w:right w:val="none" w:sz="0" w:space="0" w:color="auto"/>
                  </w:divBdr>
                </w:div>
                <w:div w:id="421606144">
                  <w:marLeft w:val="0"/>
                  <w:marRight w:val="0"/>
                  <w:marTop w:val="0"/>
                  <w:marBottom w:val="0"/>
                  <w:divBdr>
                    <w:top w:val="none" w:sz="0" w:space="0" w:color="auto"/>
                    <w:left w:val="none" w:sz="0" w:space="0" w:color="auto"/>
                    <w:bottom w:val="none" w:sz="0" w:space="0" w:color="auto"/>
                    <w:right w:val="none" w:sz="0" w:space="0" w:color="auto"/>
                  </w:divBdr>
                </w:div>
                <w:div w:id="421806068">
                  <w:marLeft w:val="0"/>
                  <w:marRight w:val="0"/>
                  <w:marTop w:val="0"/>
                  <w:marBottom w:val="0"/>
                  <w:divBdr>
                    <w:top w:val="none" w:sz="0" w:space="0" w:color="auto"/>
                    <w:left w:val="none" w:sz="0" w:space="0" w:color="auto"/>
                    <w:bottom w:val="none" w:sz="0" w:space="0" w:color="auto"/>
                    <w:right w:val="none" w:sz="0" w:space="0" w:color="auto"/>
                  </w:divBdr>
                </w:div>
                <w:div w:id="422263445">
                  <w:marLeft w:val="0"/>
                  <w:marRight w:val="0"/>
                  <w:marTop w:val="0"/>
                  <w:marBottom w:val="0"/>
                  <w:divBdr>
                    <w:top w:val="none" w:sz="0" w:space="0" w:color="auto"/>
                    <w:left w:val="none" w:sz="0" w:space="0" w:color="auto"/>
                    <w:bottom w:val="none" w:sz="0" w:space="0" w:color="auto"/>
                    <w:right w:val="none" w:sz="0" w:space="0" w:color="auto"/>
                  </w:divBdr>
                </w:div>
                <w:div w:id="422453503">
                  <w:marLeft w:val="0"/>
                  <w:marRight w:val="0"/>
                  <w:marTop w:val="0"/>
                  <w:marBottom w:val="0"/>
                  <w:divBdr>
                    <w:top w:val="none" w:sz="0" w:space="0" w:color="auto"/>
                    <w:left w:val="none" w:sz="0" w:space="0" w:color="auto"/>
                    <w:bottom w:val="none" w:sz="0" w:space="0" w:color="auto"/>
                    <w:right w:val="none" w:sz="0" w:space="0" w:color="auto"/>
                  </w:divBdr>
                </w:div>
                <w:div w:id="422772927">
                  <w:marLeft w:val="0"/>
                  <w:marRight w:val="0"/>
                  <w:marTop w:val="0"/>
                  <w:marBottom w:val="0"/>
                  <w:divBdr>
                    <w:top w:val="none" w:sz="0" w:space="0" w:color="auto"/>
                    <w:left w:val="none" w:sz="0" w:space="0" w:color="auto"/>
                    <w:bottom w:val="none" w:sz="0" w:space="0" w:color="auto"/>
                    <w:right w:val="none" w:sz="0" w:space="0" w:color="auto"/>
                  </w:divBdr>
                </w:div>
                <w:div w:id="423191323">
                  <w:marLeft w:val="0"/>
                  <w:marRight w:val="0"/>
                  <w:marTop w:val="0"/>
                  <w:marBottom w:val="0"/>
                  <w:divBdr>
                    <w:top w:val="none" w:sz="0" w:space="0" w:color="auto"/>
                    <w:left w:val="none" w:sz="0" w:space="0" w:color="auto"/>
                    <w:bottom w:val="none" w:sz="0" w:space="0" w:color="auto"/>
                    <w:right w:val="none" w:sz="0" w:space="0" w:color="auto"/>
                  </w:divBdr>
                </w:div>
                <w:div w:id="424154370">
                  <w:marLeft w:val="0"/>
                  <w:marRight w:val="0"/>
                  <w:marTop w:val="0"/>
                  <w:marBottom w:val="0"/>
                  <w:divBdr>
                    <w:top w:val="none" w:sz="0" w:space="0" w:color="auto"/>
                    <w:left w:val="none" w:sz="0" w:space="0" w:color="auto"/>
                    <w:bottom w:val="none" w:sz="0" w:space="0" w:color="auto"/>
                    <w:right w:val="none" w:sz="0" w:space="0" w:color="auto"/>
                  </w:divBdr>
                </w:div>
                <w:div w:id="424306738">
                  <w:marLeft w:val="0"/>
                  <w:marRight w:val="0"/>
                  <w:marTop w:val="0"/>
                  <w:marBottom w:val="0"/>
                  <w:divBdr>
                    <w:top w:val="none" w:sz="0" w:space="0" w:color="auto"/>
                    <w:left w:val="none" w:sz="0" w:space="0" w:color="auto"/>
                    <w:bottom w:val="none" w:sz="0" w:space="0" w:color="auto"/>
                    <w:right w:val="none" w:sz="0" w:space="0" w:color="auto"/>
                  </w:divBdr>
                </w:div>
                <w:div w:id="424544021">
                  <w:marLeft w:val="0"/>
                  <w:marRight w:val="0"/>
                  <w:marTop w:val="0"/>
                  <w:marBottom w:val="0"/>
                  <w:divBdr>
                    <w:top w:val="none" w:sz="0" w:space="0" w:color="auto"/>
                    <w:left w:val="none" w:sz="0" w:space="0" w:color="auto"/>
                    <w:bottom w:val="none" w:sz="0" w:space="0" w:color="auto"/>
                    <w:right w:val="none" w:sz="0" w:space="0" w:color="auto"/>
                  </w:divBdr>
                </w:div>
                <w:div w:id="425351546">
                  <w:marLeft w:val="0"/>
                  <w:marRight w:val="0"/>
                  <w:marTop w:val="0"/>
                  <w:marBottom w:val="0"/>
                  <w:divBdr>
                    <w:top w:val="none" w:sz="0" w:space="0" w:color="auto"/>
                    <w:left w:val="none" w:sz="0" w:space="0" w:color="auto"/>
                    <w:bottom w:val="none" w:sz="0" w:space="0" w:color="auto"/>
                    <w:right w:val="none" w:sz="0" w:space="0" w:color="auto"/>
                  </w:divBdr>
                </w:div>
                <w:div w:id="425619552">
                  <w:marLeft w:val="0"/>
                  <w:marRight w:val="0"/>
                  <w:marTop w:val="0"/>
                  <w:marBottom w:val="0"/>
                  <w:divBdr>
                    <w:top w:val="none" w:sz="0" w:space="0" w:color="auto"/>
                    <w:left w:val="none" w:sz="0" w:space="0" w:color="auto"/>
                    <w:bottom w:val="none" w:sz="0" w:space="0" w:color="auto"/>
                    <w:right w:val="none" w:sz="0" w:space="0" w:color="auto"/>
                  </w:divBdr>
                </w:div>
                <w:div w:id="430275251">
                  <w:marLeft w:val="0"/>
                  <w:marRight w:val="0"/>
                  <w:marTop w:val="0"/>
                  <w:marBottom w:val="0"/>
                  <w:divBdr>
                    <w:top w:val="none" w:sz="0" w:space="0" w:color="auto"/>
                    <w:left w:val="none" w:sz="0" w:space="0" w:color="auto"/>
                    <w:bottom w:val="none" w:sz="0" w:space="0" w:color="auto"/>
                    <w:right w:val="none" w:sz="0" w:space="0" w:color="auto"/>
                  </w:divBdr>
                </w:div>
                <w:div w:id="431314898">
                  <w:marLeft w:val="0"/>
                  <w:marRight w:val="0"/>
                  <w:marTop w:val="0"/>
                  <w:marBottom w:val="0"/>
                  <w:divBdr>
                    <w:top w:val="none" w:sz="0" w:space="0" w:color="auto"/>
                    <w:left w:val="none" w:sz="0" w:space="0" w:color="auto"/>
                    <w:bottom w:val="none" w:sz="0" w:space="0" w:color="auto"/>
                    <w:right w:val="none" w:sz="0" w:space="0" w:color="auto"/>
                  </w:divBdr>
                </w:div>
                <w:div w:id="432089363">
                  <w:marLeft w:val="0"/>
                  <w:marRight w:val="0"/>
                  <w:marTop w:val="0"/>
                  <w:marBottom w:val="0"/>
                  <w:divBdr>
                    <w:top w:val="none" w:sz="0" w:space="0" w:color="auto"/>
                    <w:left w:val="none" w:sz="0" w:space="0" w:color="auto"/>
                    <w:bottom w:val="none" w:sz="0" w:space="0" w:color="auto"/>
                    <w:right w:val="none" w:sz="0" w:space="0" w:color="auto"/>
                  </w:divBdr>
                </w:div>
                <w:div w:id="432941880">
                  <w:marLeft w:val="0"/>
                  <w:marRight w:val="0"/>
                  <w:marTop w:val="0"/>
                  <w:marBottom w:val="0"/>
                  <w:divBdr>
                    <w:top w:val="none" w:sz="0" w:space="0" w:color="auto"/>
                    <w:left w:val="none" w:sz="0" w:space="0" w:color="auto"/>
                    <w:bottom w:val="none" w:sz="0" w:space="0" w:color="auto"/>
                    <w:right w:val="none" w:sz="0" w:space="0" w:color="auto"/>
                  </w:divBdr>
                </w:div>
                <w:div w:id="433788895">
                  <w:marLeft w:val="0"/>
                  <w:marRight w:val="0"/>
                  <w:marTop w:val="0"/>
                  <w:marBottom w:val="0"/>
                  <w:divBdr>
                    <w:top w:val="none" w:sz="0" w:space="0" w:color="auto"/>
                    <w:left w:val="none" w:sz="0" w:space="0" w:color="auto"/>
                    <w:bottom w:val="none" w:sz="0" w:space="0" w:color="auto"/>
                    <w:right w:val="none" w:sz="0" w:space="0" w:color="auto"/>
                  </w:divBdr>
                </w:div>
                <w:div w:id="435104790">
                  <w:marLeft w:val="0"/>
                  <w:marRight w:val="0"/>
                  <w:marTop w:val="0"/>
                  <w:marBottom w:val="0"/>
                  <w:divBdr>
                    <w:top w:val="none" w:sz="0" w:space="0" w:color="auto"/>
                    <w:left w:val="none" w:sz="0" w:space="0" w:color="auto"/>
                    <w:bottom w:val="none" w:sz="0" w:space="0" w:color="auto"/>
                    <w:right w:val="none" w:sz="0" w:space="0" w:color="auto"/>
                  </w:divBdr>
                </w:div>
                <w:div w:id="435564172">
                  <w:marLeft w:val="0"/>
                  <w:marRight w:val="0"/>
                  <w:marTop w:val="0"/>
                  <w:marBottom w:val="0"/>
                  <w:divBdr>
                    <w:top w:val="none" w:sz="0" w:space="0" w:color="auto"/>
                    <w:left w:val="none" w:sz="0" w:space="0" w:color="auto"/>
                    <w:bottom w:val="none" w:sz="0" w:space="0" w:color="auto"/>
                    <w:right w:val="none" w:sz="0" w:space="0" w:color="auto"/>
                  </w:divBdr>
                </w:div>
                <w:div w:id="436213647">
                  <w:marLeft w:val="0"/>
                  <w:marRight w:val="0"/>
                  <w:marTop w:val="0"/>
                  <w:marBottom w:val="0"/>
                  <w:divBdr>
                    <w:top w:val="none" w:sz="0" w:space="0" w:color="auto"/>
                    <w:left w:val="none" w:sz="0" w:space="0" w:color="auto"/>
                    <w:bottom w:val="none" w:sz="0" w:space="0" w:color="auto"/>
                    <w:right w:val="none" w:sz="0" w:space="0" w:color="auto"/>
                  </w:divBdr>
                </w:div>
                <w:div w:id="436872599">
                  <w:marLeft w:val="0"/>
                  <w:marRight w:val="0"/>
                  <w:marTop w:val="0"/>
                  <w:marBottom w:val="0"/>
                  <w:divBdr>
                    <w:top w:val="none" w:sz="0" w:space="0" w:color="auto"/>
                    <w:left w:val="none" w:sz="0" w:space="0" w:color="auto"/>
                    <w:bottom w:val="none" w:sz="0" w:space="0" w:color="auto"/>
                    <w:right w:val="none" w:sz="0" w:space="0" w:color="auto"/>
                  </w:divBdr>
                </w:div>
                <w:div w:id="438842653">
                  <w:marLeft w:val="0"/>
                  <w:marRight w:val="0"/>
                  <w:marTop w:val="0"/>
                  <w:marBottom w:val="0"/>
                  <w:divBdr>
                    <w:top w:val="none" w:sz="0" w:space="0" w:color="auto"/>
                    <w:left w:val="none" w:sz="0" w:space="0" w:color="auto"/>
                    <w:bottom w:val="none" w:sz="0" w:space="0" w:color="auto"/>
                    <w:right w:val="none" w:sz="0" w:space="0" w:color="auto"/>
                  </w:divBdr>
                </w:div>
                <w:div w:id="440882362">
                  <w:marLeft w:val="0"/>
                  <w:marRight w:val="0"/>
                  <w:marTop w:val="0"/>
                  <w:marBottom w:val="0"/>
                  <w:divBdr>
                    <w:top w:val="none" w:sz="0" w:space="0" w:color="auto"/>
                    <w:left w:val="none" w:sz="0" w:space="0" w:color="auto"/>
                    <w:bottom w:val="none" w:sz="0" w:space="0" w:color="auto"/>
                    <w:right w:val="none" w:sz="0" w:space="0" w:color="auto"/>
                  </w:divBdr>
                </w:div>
                <w:div w:id="441190817">
                  <w:marLeft w:val="0"/>
                  <w:marRight w:val="0"/>
                  <w:marTop w:val="0"/>
                  <w:marBottom w:val="0"/>
                  <w:divBdr>
                    <w:top w:val="none" w:sz="0" w:space="0" w:color="auto"/>
                    <w:left w:val="none" w:sz="0" w:space="0" w:color="auto"/>
                    <w:bottom w:val="none" w:sz="0" w:space="0" w:color="auto"/>
                    <w:right w:val="none" w:sz="0" w:space="0" w:color="auto"/>
                  </w:divBdr>
                </w:div>
                <w:div w:id="443306623">
                  <w:marLeft w:val="0"/>
                  <w:marRight w:val="0"/>
                  <w:marTop w:val="0"/>
                  <w:marBottom w:val="0"/>
                  <w:divBdr>
                    <w:top w:val="none" w:sz="0" w:space="0" w:color="auto"/>
                    <w:left w:val="none" w:sz="0" w:space="0" w:color="auto"/>
                    <w:bottom w:val="none" w:sz="0" w:space="0" w:color="auto"/>
                    <w:right w:val="none" w:sz="0" w:space="0" w:color="auto"/>
                  </w:divBdr>
                </w:div>
                <w:div w:id="443353863">
                  <w:marLeft w:val="0"/>
                  <w:marRight w:val="0"/>
                  <w:marTop w:val="0"/>
                  <w:marBottom w:val="0"/>
                  <w:divBdr>
                    <w:top w:val="none" w:sz="0" w:space="0" w:color="auto"/>
                    <w:left w:val="none" w:sz="0" w:space="0" w:color="auto"/>
                    <w:bottom w:val="none" w:sz="0" w:space="0" w:color="auto"/>
                    <w:right w:val="none" w:sz="0" w:space="0" w:color="auto"/>
                  </w:divBdr>
                </w:div>
                <w:div w:id="444620952">
                  <w:marLeft w:val="0"/>
                  <w:marRight w:val="0"/>
                  <w:marTop w:val="0"/>
                  <w:marBottom w:val="0"/>
                  <w:divBdr>
                    <w:top w:val="none" w:sz="0" w:space="0" w:color="auto"/>
                    <w:left w:val="none" w:sz="0" w:space="0" w:color="auto"/>
                    <w:bottom w:val="none" w:sz="0" w:space="0" w:color="auto"/>
                    <w:right w:val="none" w:sz="0" w:space="0" w:color="auto"/>
                  </w:divBdr>
                </w:div>
                <w:div w:id="445346682">
                  <w:marLeft w:val="0"/>
                  <w:marRight w:val="0"/>
                  <w:marTop w:val="0"/>
                  <w:marBottom w:val="0"/>
                  <w:divBdr>
                    <w:top w:val="none" w:sz="0" w:space="0" w:color="auto"/>
                    <w:left w:val="none" w:sz="0" w:space="0" w:color="auto"/>
                    <w:bottom w:val="none" w:sz="0" w:space="0" w:color="auto"/>
                    <w:right w:val="none" w:sz="0" w:space="0" w:color="auto"/>
                  </w:divBdr>
                </w:div>
                <w:div w:id="448203128">
                  <w:marLeft w:val="0"/>
                  <w:marRight w:val="0"/>
                  <w:marTop w:val="0"/>
                  <w:marBottom w:val="0"/>
                  <w:divBdr>
                    <w:top w:val="none" w:sz="0" w:space="0" w:color="auto"/>
                    <w:left w:val="none" w:sz="0" w:space="0" w:color="auto"/>
                    <w:bottom w:val="none" w:sz="0" w:space="0" w:color="auto"/>
                    <w:right w:val="none" w:sz="0" w:space="0" w:color="auto"/>
                  </w:divBdr>
                </w:div>
                <w:div w:id="448817116">
                  <w:marLeft w:val="0"/>
                  <w:marRight w:val="0"/>
                  <w:marTop w:val="0"/>
                  <w:marBottom w:val="0"/>
                  <w:divBdr>
                    <w:top w:val="none" w:sz="0" w:space="0" w:color="auto"/>
                    <w:left w:val="none" w:sz="0" w:space="0" w:color="auto"/>
                    <w:bottom w:val="none" w:sz="0" w:space="0" w:color="auto"/>
                    <w:right w:val="none" w:sz="0" w:space="0" w:color="auto"/>
                  </w:divBdr>
                </w:div>
                <w:div w:id="449786836">
                  <w:marLeft w:val="0"/>
                  <w:marRight w:val="0"/>
                  <w:marTop w:val="0"/>
                  <w:marBottom w:val="0"/>
                  <w:divBdr>
                    <w:top w:val="none" w:sz="0" w:space="0" w:color="auto"/>
                    <w:left w:val="none" w:sz="0" w:space="0" w:color="auto"/>
                    <w:bottom w:val="none" w:sz="0" w:space="0" w:color="auto"/>
                    <w:right w:val="none" w:sz="0" w:space="0" w:color="auto"/>
                  </w:divBdr>
                </w:div>
                <w:div w:id="449855752">
                  <w:marLeft w:val="0"/>
                  <w:marRight w:val="0"/>
                  <w:marTop w:val="0"/>
                  <w:marBottom w:val="0"/>
                  <w:divBdr>
                    <w:top w:val="none" w:sz="0" w:space="0" w:color="auto"/>
                    <w:left w:val="none" w:sz="0" w:space="0" w:color="auto"/>
                    <w:bottom w:val="none" w:sz="0" w:space="0" w:color="auto"/>
                    <w:right w:val="none" w:sz="0" w:space="0" w:color="auto"/>
                  </w:divBdr>
                </w:div>
                <w:div w:id="449975600">
                  <w:marLeft w:val="0"/>
                  <w:marRight w:val="0"/>
                  <w:marTop w:val="0"/>
                  <w:marBottom w:val="0"/>
                  <w:divBdr>
                    <w:top w:val="none" w:sz="0" w:space="0" w:color="auto"/>
                    <w:left w:val="none" w:sz="0" w:space="0" w:color="auto"/>
                    <w:bottom w:val="none" w:sz="0" w:space="0" w:color="auto"/>
                    <w:right w:val="none" w:sz="0" w:space="0" w:color="auto"/>
                  </w:divBdr>
                </w:div>
                <w:div w:id="450436670">
                  <w:marLeft w:val="0"/>
                  <w:marRight w:val="0"/>
                  <w:marTop w:val="0"/>
                  <w:marBottom w:val="0"/>
                  <w:divBdr>
                    <w:top w:val="none" w:sz="0" w:space="0" w:color="auto"/>
                    <w:left w:val="none" w:sz="0" w:space="0" w:color="auto"/>
                    <w:bottom w:val="none" w:sz="0" w:space="0" w:color="auto"/>
                    <w:right w:val="none" w:sz="0" w:space="0" w:color="auto"/>
                  </w:divBdr>
                </w:div>
                <w:div w:id="452021796">
                  <w:marLeft w:val="0"/>
                  <w:marRight w:val="0"/>
                  <w:marTop w:val="0"/>
                  <w:marBottom w:val="0"/>
                  <w:divBdr>
                    <w:top w:val="none" w:sz="0" w:space="0" w:color="auto"/>
                    <w:left w:val="none" w:sz="0" w:space="0" w:color="auto"/>
                    <w:bottom w:val="none" w:sz="0" w:space="0" w:color="auto"/>
                    <w:right w:val="none" w:sz="0" w:space="0" w:color="auto"/>
                  </w:divBdr>
                </w:div>
                <w:div w:id="453405248">
                  <w:marLeft w:val="0"/>
                  <w:marRight w:val="0"/>
                  <w:marTop w:val="0"/>
                  <w:marBottom w:val="0"/>
                  <w:divBdr>
                    <w:top w:val="none" w:sz="0" w:space="0" w:color="auto"/>
                    <w:left w:val="none" w:sz="0" w:space="0" w:color="auto"/>
                    <w:bottom w:val="none" w:sz="0" w:space="0" w:color="auto"/>
                    <w:right w:val="none" w:sz="0" w:space="0" w:color="auto"/>
                  </w:divBdr>
                </w:div>
                <w:div w:id="454178662">
                  <w:marLeft w:val="0"/>
                  <w:marRight w:val="0"/>
                  <w:marTop w:val="0"/>
                  <w:marBottom w:val="0"/>
                  <w:divBdr>
                    <w:top w:val="none" w:sz="0" w:space="0" w:color="auto"/>
                    <w:left w:val="none" w:sz="0" w:space="0" w:color="auto"/>
                    <w:bottom w:val="none" w:sz="0" w:space="0" w:color="auto"/>
                    <w:right w:val="none" w:sz="0" w:space="0" w:color="auto"/>
                  </w:divBdr>
                </w:div>
                <w:div w:id="455685178">
                  <w:marLeft w:val="0"/>
                  <w:marRight w:val="0"/>
                  <w:marTop w:val="0"/>
                  <w:marBottom w:val="0"/>
                  <w:divBdr>
                    <w:top w:val="none" w:sz="0" w:space="0" w:color="auto"/>
                    <w:left w:val="none" w:sz="0" w:space="0" w:color="auto"/>
                    <w:bottom w:val="none" w:sz="0" w:space="0" w:color="auto"/>
                    <w:right w:val="none" w:sz="0" w:space="0" w:color="auto"/>
                  </w:divBdr>
                </w:div>
                <w:div w:id="457340692">
                  <w:marLeft w:val="0"/>
                  <w:marRight w:val="0"/>
                  <w:marTop w:val="0"/>
                  <w:marBottom w:val="0"/>
                  <w:divBdr>
                    <w:top w:val="none" w:sz="0" w:space="0" w:color="auto"/>
                    <w:left w:val="none" w:sz="0" w:space="0" w:color="auto"/>
                    <w:bottom w:val="none" w:sz="0" w:space="0" w:color="auto"/>
                    <w:right w:val="none" w:sz="0" w:space="0" w:color="auto"/>
                  </w:divBdr>
                </w:div>
                <w:div w:id="457720135">
                  <w:marLeft w:val="0"/>
                  <w:marRight w:val="0"/>
                  <w:marTop w:val="0"/>
                  <w:marBottom w:val="0"/>
                  <w:divBdr>
                    <w:top w:val="none" w:sz="0" w:space="0" w:color="auto"/>
                    <w:left w:val="none" w:sz="0" w:space="0" w:color="auto"/>
                    <w:bottom w:val="none" w:sz="0" w:space="0" w:color="auto"/>
                    <w:right w:val="none" w:sz="0" w:space="0" w:color="auto"/>
                  </w:divBdr>
                </w:div>
                <w:div w:id="458185645">
                  <w:marLeft w:val="0"/>
                  <w:marRight w:val="0"/>
                  <w:marTop w:val="0"/>
                  <w:marBottom w:val="0"/>
                  <w:divBdr>
                    <w:top w:val="none" w:sz="0" w:space="0" w:color="auto"/>
                    <w:left w:val="none" w:sz="0" w:space="0" w:color="auto"/>
                    <w:bottom w:val="none" w:sz="0" w:space="0" w:color="auto"/>
                    <w:right w:val="none" w:sz="0" w:space="0" w:color="auto"/>
                  </w:divBdr>
                </w:div>
                <w:div w:id="460734398">
                  <w:marLeft w:val="0"/>
                  <w:marRight w:val="0"/>
                  <w:marTop w:val="0"/>
                  <w:marBottom w:val="0"/>
                  <w:divBdr>
                    <w:top w:val="none" w:sz="0" w:space="0" w:color="auto"/>
                    <w:left w:val="none" w:sz="0" w:space="0" w:color="auto"/>
                    <w:bottom w:val="none" w:sz="0" w:space="0" w:color="auto"/>
                    <w:right w:val="none" w:sz="0" w:space="0" w:color="auto"/>
                  </w:divBdr>
                </w:div>
                <w:div w:id="463696344">
                  <w:marLeft w:val="0"/>
                  <w:marRight w:val="0"/>
                  <w:marTop w:val="0"/>
                  <w:marBottom w:val="0"/>
                  <w:divBdr>
                    <w:top w:val="none" w:sz="0" w:space="0" w:color="auto"/>
                    <w:left w:val="none" w:sz="0" w:space="0" w:color="auto"/>
                    <w:bottom w:val="none" w:sz="0" w:space="0" w:color="auto"/>
                    <w:right w:val="none" w:sz="0" w:space="0" w:color="auto"/>
                  </w:divBdr>
                </w:div>
                <w:div w:id="465006265">
                  <w:marLeft w:val="0"/>
                  <w:marRight w:val="0"/>
                  <w:marTop w:val="0"/>
                  <w:marBottom w:val="0"/>
                  <w:divBdr>
                    <w:top w:val="none" w:sz="0" w:space="0" w:color="auto"/>
                    <w:left w:val="none" w:sz="0" w:space="0" w:color="auto"/>
                    <w:bottom w:val="none" w:sz="0" w:space="0" w:color="auto"/>
                    <w:right w:val="none" w:sz="0" w:space="0" w:color="auto"/>
                  </w:divBdr>
                </w:div>
                <w:div w:id="465313941">
                  <w:marLeft w:val="0"/>
                  <w:marRight w:val="0"/>
                  <w:marTop w:val="0"/>
                  <w:marBottom w:val="0"/>
                  <w:divBdr>
                    <w:top w:val="none" w:sz="0" w:space="0" w:color="auto"/>
                    <w:left w:val="none" w:sz="0" w:space="0" w:color="auto"/>
                    <w:bottom w:val="none" w:sz="0" w:space="0" w:color="auto"/>
                    <w:right w:val="none" w:sz="0" w:space="0" w:color="auto"/>
                  </w:divBdr>
                </w:div>
                <w:div w:id="466631439">
                  <w:marLeft w:val="0"/>
                  <w:marRight w:val="0"/>
                  <w:marTop w:val="0"/>
                  <w:marBottom w:val="0"/>
                  <w:divBdr>
                    <w:top w:val="none" w:sz="0" w:space="0" w:color="auto"/>
                    <w:left w:val="none" w:sz="0" w:space="0" w:color="auto"/>
                    <w:bottom w:val="none" w:sz="0" w:space="0" w:color="auto"/>
                    <w:right w:val="none" w:sz="0" w:space="0" w:color="auto"/>
                  </w:divBdr>
                </w:div>
                <w:div w:id="466751684">
                  <w:marLeft w:val="0"/>
                  <w:marRight w:val="0"/>
                  <w:marTop w:val="0"/>
                  <w:marBottom w:val="0"/>
                  <w:divBdr>
                    <w:top w:val="none" w:sz="0" w:space="0" w:color="auto"/>
                    <w:left w:val="none" w:sz="0" w:space="0" w:color="auto"/>
                    <w:bottom w:val="none" w:sz="0" w:space="0" w:color="auto"/>
                    <w:right w:val="none" w:sz="0" w:space="0" w:color="auto"/>
                  </w:divBdr>
                </w:div>
                <w:div w:id="467476087">
                  <w:marLeft w:val="0"/>
                  <w:marRight w:val="0"/>
                  <w:marTop w:val="0"/>
                  <w:marBottom w:val="0"/>
                  <w:divBdr>
                    <w:top w:val="none" w:sz="0" w:space="0" w:color="auto"/>
                    <w:left w:val="none" w:sz="0" w:space="0" w:color="auto"/>
                    <w:bottom w:val="none" w:sz="0" w:space="0" w:color="auto"/>
                    <w:right w:val="none" w:sz="0" w:space="0" w:color="auto"/>
                  </w:divBdr>
                </w:div>
                <w:div w:id="467818508">
                  <w:marLeft w:val="0"/>
                  <w:marRight w:val="0"/>
                  <w:marTop w:val="0"/>
                  <w:marBottom w:val="0"/>
                  <w:divBdr>
                    <w:top w:val="none" w:sz="0" w:space="0" w:color="auto"/>
                    <w:left w:val="none" w:sz="0" w:space="0" w:color="auto"/>
                    <w:bottom w:val="none" w:sz="0" w:space="0" w:color="auto"/>
                    <w:right w:val="none" w:sz="0" w:space="0" w:color="auto"/>
                  </w:divBdr>
                </w:div>
                <w:div w:id="472331012">
                  <w:marLeft w:val="0"/>
                  <w:marRight w:val="0"/>
                  <w:marTop w:val="0"/>
                  <w:marBottom w:val="0"/>
                  <w:divBdr>
                    <w:top w:val="none" w:sz="0" w:space="0" w:color="auto"/>
                    <w:left w:val="none" w:sz="0" w:space="0" w:color="auto"/>
                    <w:bottom w:val="none" w:sz="0" w:space="0" w:color="auto"/>
                    <w:right w:val="none" w:sz="0" w:space="0" w:color="auto"/>
                  </w:divBdr>
                </w:div>
                <w:div w:id="473178736">
                  <w:marLeft w:val="0"/>
                  <w:marRight w:val="0"/>
                  <w:marTop w:val="0"/>
                  <w:marBottom w:val="0"/>
                  <w:divBdr>
                    <w:top w:val="none" w:sz="0" w:space="0" w:color="auto"/>
                    <w:left w:val="none" w:sz="0" w:space="0" w:color="auto"/>
                    <w:bottom w:val="none" w:sz="0" w:space="0" w:color="auto"/>
                    <w:right w:val="none" w:sz="0" w:space="0" w:color="auto"/>
                  </w:divBdr>
                </w:div>
                <w:div w:id="475226020">
                  <w:marLeft w:val="0"/>
                  <w:marRight w:val="0"/>
                  <w:marTop w:val="0"/>
                  <w:marBottom w:val="0"/>
                  <w:divBdr>
                    <w:top w:val="none" w:sz="0" w:space="0" w:color="auto"/>
                    <w:left w:val="none" w:sz="0" w:space="0" w:color="auto"/>
                    <w:bottom w:val="none" w:sz="0" w:space="0" w:color="auto"/>
                    <w:right w:val="none" w:sz="0" w:space="0" w:color="auto"/>
                  </w:divBdr>
                </w:div>
                <w:div w:id="475416130">
                  <w:marLeft w:val="0"/>
                  <w:marRight w:val="0"/>
                  <w:marTop w:val="0"/>
                  <w:marBottom w:val="0"/>
                  <w:divBdr>
                    <w:top w:val="none" w:sz="0" w:space="0" w:color="auto"/>
                    <w:left w:val="none" w:sz="0" w:space="0" w:color="auto"/>
                    <w:bottom w:val="none" w:sz="0" w:space="0" w:color="auto"/>
                    <w:right w:val="none" w:sz="0" w:space="0" w:color="auto"/>
                  </w:divBdr>
                </w:div>
                <w:div w:id="477958549">
                  <w:marLeft w:val="0"/>
                  <w:marRight w:val="0"/>
                  <w:marTop w:val="0"/>
                  <w:marBottom w:val="0"/>
                  <w:divBdr>
                    <w:top w:val="none" w:sz="0" w:space="0" w:color="auto"/>
                    <w:left w:val="none" w:sz="0" w:space="0" w:color="auto"/>
                    <w:bottom w:val="none" w:sz="0" w:space="0" w:color="auto"/>
                    <w:right w:val="none" w:sz="0" w:space="0" w:color="auto"/>
                  </w:divBdr>
                </w:div>
                <w:div w:id="478501672">
                  <w:marLeft w:val="0"/>
                  <w:marRight w:val="0"/>
                  <w:marTop w:val="0"/>
                  <w:marBottom w:val="0"/>
                  <w:divBdr>
                    <w:top w:val="none" w:sz="0" w:space="0" w:color="auto"/>
                    <w:left w:val="none" w:sz="0" w:space="0" w:color="auto"/>
                    <w:bottom w:val="none" w:sz="0" w:space="0" w:color="auto"/>
                    <w:right w:val="none" w:sz="0" w:space="0" w:color="auto"/>
                  </w:divBdr>
                </w:div>
                <w:div w:id="478616095">
                  <w:marLeft w:val="0"/>
                  <w:marRight w:val="0"/>
                  <w:marTop w:val="0"/>
                  <w:marBottom w:val="0"/>
                  <w:divBdr>
                    <w:top w:val="none" w:sz="0" w:space="0" w:color="auto"/>
                    <w:left w:val="none" w:sz="0" w:space="0" w:color="auto"/>
                    <w:bottom w:val="none" w:sz="0" w:space="0" w:color="auto"/>
                    <w:right w:val="none" w:sz="0" w:space="0" w:color="auto"/>
                  </w:divBdr>
                </w:div>
                <w:div w:id="480270624">
                  <w:marLeft w:val="0"/>
                  <w:marRight w:val="0"/>
                  <w:marTop w:val="0"/>
                  <w:marBottom w:val="0"/>
                  <w:divBdr>
                    <w:top w:val="none" w:sz="0" w:space="0" w:color="auto"/>
                    <w:left w:val="none" w:sz="0" w:space="0" w:color="auto"/>
                    <w:bottom w:val="none" w:sz="0" w:space="0" w:color="auto"/>
                    <w:right w:val="none" w:sz="0" w:space="0" w:color="auto"/>
                  </w:divBdr>
                </w:div>
                <w:div w:id="480849474">
                  <w:marLeft w:val="0"/>
                  <w:marRight w:val="0"/>
                  <w:marTop w:val="0"/>
                  <w:marBottom w:val="0"/>
                  <w:divBdr>
                    <w:top w:val="none" w:sz="0" w:space="0" w:color="auto"/>
                    <w:left w:val="none" w:sz="0" w:space="0" w:color="auto"/>
                    <w:bottom w:val="none" w:sz="0" w:space="0" w:color="auto"/>
                    <w:right w:val="none" w:sz="0" w:space="0" w:color="auto"/>
                  </w:divBdr>
                </w:div>
                <w:div w:id="484590829">
                  <w:marLeft w:val="0"/>
                  <w:marRight w:val="0"/>
                  <w:marTop w:val="0"/>
                  <w:marBottom w:val="0"/>
                  <w:divBdr>
                    <w:top w:val="none" w:sz="0" w:space="0" w:color="auto"/>
                    <w:left w:val="none" w:sz="0" w:space="0" w:color="auto"/>
                    <w:bottom w:val="none" w:sz="0" w:space="0" w:color="auto"/>
                    <w:right w:val="none" w:sz="0" w:space="0" w:color="auto"/>
                  </w:divBdr>
                </w:div>
                <w:div w:id="484930629">
                  <w:marLeft w:val="0"/>
                  <w:marRight w:val="0"/>
                  <w:marTop w:val="0"/>
                  <w:marBottom w:val="0"/>
                  <w:divBdr>
                    <w:top w:val="none" w:sz="0" w:space="0" w:color="auto"/>
                    <w:left w:val="none" w:sz="0" w:space="0" w:color="auto"/>
                    <w:bottom w:val="none" w:sz="0" w:space="0" w:color="auto"/>
                    <w:right w:val="none" w:sz="0" w:space="0" w:color="auto"/>
                  </w:divBdr>
                </w:div>
                <w:div w:id="485706482">
                  <w:marLeft w:val="0"/>
                  <w:marRight w:val="0"/>
                  <w:marTop w:val="0"/>
                  <w:marBottom w:val="0"/>
                  <w:divBdr>
                    <w:top w:val="none" w:sz="0" w:space="0" w:color="auto"/>
                    <w:left w:val="none" w:sz="0" w:space="0" w:color="auto"/>
                    <w:bottom w:val="none" w:sz="0" w:space="0" w:color="auto"/>
                    <w:right w:val="none" w:sz="0" w:space="0" w:color="auto"/>
                  </w:divBdr>
                </w:div>
                <w:div w:id="489444588">
                  <w:marLeft w:val="0"/>
                  <w:marRight w:val="0"/>
                  <w:marTop w:val="0"/>
                  <w:marBottom w:val="0"/>
                  <w:divBdr>
                    <w:top w:val="none" w:sz="0" w:space="0" w:color="auto"/>
                    <w:left w:val="none" w:sz="0" w:space="0" w:color="auto"/>
                    <w:bottom w:val="none" w:sz="0" w:space="0" w:color="auto"/>
                    <w:right w:val="none" w:sz="0" w:space="0" w:color="auto"/>
                  </w:divBdr>
                </w:div>
                <w:div w:id="490102629">
                  <w:marLeft w:val="0"/>
                  <w:marRight w:val="0"/>
                  <w:marTop w:val="0"/>
                  <w:marBottom w:val="0"/>
                  <w:divBdr>
                    <w:top w:val="none" w:sz="0" w:space="0" w:color="auto"/>
                    <w:left w:val="none" w:sz="0" w:space="0" w:color="auto"/>
                    <w:bottom w:val="none" w:sz="0" w:space="0" w:color="auto"/>
                    <w:right w:val="none" w:sz="0" w:space="0" w:color="auto"/>
                  </w:divBdr>
                </w:div>
                <w:div w:id="491725280">
                  <w:marLeft w:val="0"/>
                  <w:marRight w:val="0"/>
                  <w:marTop w:val="0"/>
                  <w:marBottom w:val="0"/>
                  <w:divBdr>
                    <w:top w:val="none" w:sz="0" w:space="0" w:color="auto"/>
                    <w:left w:val="none" w:sz="0" w:space="0" w:color="auto"/>
                    <w:bottom w:val="none" w:sz="0" w:space="0" w:color="auto"/>
                    <w:right w:val="none" w:sz="0" w:space="0" w:color="auto"/>
                  </w:divBdr>
                </w:div>
                <w:div w:id="492330891">
                  <w:marLeft w:val="0"/>
                  <w:marRight w:val="0"/>
                  <w:marTop w:val="0"/>
                  <w:marBottom w:val="0"/>
                  <w:divBdr>
                    <w:top w:val="none" w:sz="0" w:space="0" w:color="auto"/>
                    <w:left w:val="none" w:sz="0" w:space="0" w:color="auto"/>
                    <w:bottom w:val="none" w:sz="0" w:space="0" w:color="auto"/>
                    <w:right w:val="none" w:sz="0" w:space="0" w:color="auto"/>
                  </w:divBdr>
                </w:div>
                <w:div w:id="493030967">
                  <w:marLeft w:val="0"/>
                  <w:marRight w:val="0"/>
                  <w:marTop w:val="0"/>
                  <w:marBottom w:val="0"/>
                  <w:divBdr>
                    <w:top w:val="none" w:sz="0" w:space="0" w:color="auto"/>
                    <w:left w:val="none" w:sz="0" w:space="0" w:color="auto"/>
                    <w:bottom w:val="none" w:sz="0" w:space="0" w:color="auto"/>
                    <w:right w:val="none" w:sz="0" w:space="0" w:color="auto"/>
                  </w:divBdr>
                </w:div>
                <w:div w:id="493842381">
                  <w:marLeft w:val="0"/>
                  <w:marRight w:val="0"/>
                  <w:marTop w:val="0"/>
                  <w:marBottom w:val="0"/>
                  <w:divBdr>
                    <w:top w:val="none" w:sz="0" w:space="0" w:color="auto"/>
                    <w:left w:val="none" w:sz="0" w:space="0" w:color="auto"/>
                    <w:bottom w:val="none" w:sz="0" w:space="0" w:color="auto"/>
                    <w:right w:val="none" w:sz="0" w:space="0" w:color="auto"/>
                  </w:divBdr>
                </w:div>
                <w:div w:id="494030635">
                  <w:marLeft w:val="0"/>
                  <w:marRight w:val="0"/>
                  <w:marTop w:val="0"/>
                  <w:marBottom w:val="0"/>
                  <w:divBdr>
                    <w:top w:val="none" w:sz="0" w:space="0" w:color="auto"/>
                    <w:left w:val="none" w:sz="0" w:space="0" w:color="auto"/>
                    <w:bottom w:val="none" w:sz="0" w:space="0" w:color="auto"/>
                    <w:right w:val="none" w:sz="0" w:space="0" w:color="auto"/>
                  </w:divBdr>
                </w:div>
                <w:div w:id="496001390">
                  <w:marLeft w:val="0"/>
                  <w:marRight w:val="0"/>
                  <w:marTop w:val="0"/>
                  <w:marBottom w:val="0"/>
                  <w:divBdr>
                    <w:top w:val="none" w:sz="0" w:space="0" w:color="auto"/>
                    <w:left w:val="none" w:sz="0" w:space="0" w:color="auto"/>
                    <w:bottom w:val="none" w:sz="0" w:space="0" w:color="auto"/>
                    <w:right w:val="none" w:sz="0" w:space="0" w:color="auto"/>
                  </w:divBdr>
                </w:div>
                <w:div w:id="497842144">
                  <w:marLeft w:val="0"/>
                  <w:marRight w:val="0"/>
                  <w:marTop w:val="0"/>
                  <w:marBottom w:val="0"/>
                  <w:divBdr>
                    <w:top w:val="none" w:sz="0" w:space="0" w:color="auto"/>
                    <w:left w:val="none" w:sz="0" w:space="0" w:color="auto"/>
                    <w:bottom w:val="none" w:sz="0" w:space="0" w:color="auto"/>
                    <w:right w:val="none" w:sz="0" w:space="0" w:color="auto"/>
                  </w:divBdr>
                </w:div>
                <w:div w:id="498038262">
                  <w:marLeft w:val="0"/>
                  <w:marRight w:val="0"/>
                  <w:marTop w:val="0"/>
                  <w:marBottom w:val="0"/>
                  <w:divBdr>
                    <w:top w:val="none" w:sz="0" w:space="0" w:color="auto"/>
                    <w:left w:val="none" w:sz="0" w:space="0" w:color="auto"/>
                    <w:bottom w:val="none" w:sz="0" w:space="0" w:color="auto"/>
                    <w:right w:val="none" w:sz="0" w:space="0" w:color="auto"/>
                  </w:divBdr>
                </w:div>
                <w:div w:id="498084993">
                  <w:marLeft w:val="0"/>
                  <w:marRight w:val="0"/>
                  <w:marTop w:val="0"/>
                  <w:marBottom w:val="0"/>
                  <w:divBdr>
                    <w:top w:val="none" w:sz="0" w:space="0" w:color="auto"/>
                    <w:left w:val="none" w:sz="0" w:space="0" w:color="auto"/>
                    <w:bottom w:val="none" w:sz="0" w:space="0" w:color="auto"/>
                    <w:right w:val="none" w:sz="0" w:space="0" w:color="auto"/>
                  </w:divBdr>
                </w:div>
                <w:div w:id="501236818">
                  <w:marLeft w:val="0"/>
                  <w:marRight w:val="0"/>
                  <w:marTop w:val="0"/>
                  <w:marBottom w:val="0"/>
                  <w:divBdr>
                    <w:top w:val="none" w:sz="0" w:space="0" w:color="auto"/>
                    <w:left w:val="none" w:sz="0" w:space="0" w:color="auto"/>
                    <w:bottom w:val="none" w:sz="0" w:space="0" w:color="auto"/>
                    <w:right w:val="none" w:sz="0" w:space="0" w:color="auto"/>
                  </w:divBdr>
                </w:div>
                <w:div w:id="501506255">
                  <w:marLeft w:val="0"/>
                  <w:marRight w:val="0"/>
                  <w:marTop w:val="0"/>
                  <w:marBottom w:val="0"/>
                  <w:divBdr>
                    <w:top w:val="none" w:sz="0" w:space="0" w:color="auto"/>
                    <w:left w:val="none" w:sz="0" w:space="0" w:color="auto"/>
                    <w:bottom w:val="none" w:sz="0" w:space="0" w:color="auto"/>
                    <w:right w:val="none" w:sz="0" w:space="0" w:color="auto"/>
                  </w:divBdr>
                </w:div>
                <w:div w:id="501895029">
                  <w:marLeft w:val="0"/>
                  <w:marRight w:val="0"/>
                  <w:marTop w:val="0"/>
                  <w:marBottom w:val="0"/>
                  <w:divBdr>
                    <w:top w:val="none" w:sz="0" w:space="0" w:color="auto"/>
                    <w:left w:val="none" w:sz="0" w:space="0" w:color="auto"/>
                    <w:bottom w:val="none" w:sz="0" w:space="0" w:color="auto"/>
                    <w:right w:val="none" w:sz="0" w:space="0" w:color="auto"/>
                  </w:divBdr>
                </w:div>
                <w:div w:id="504200495">
                  <w:marLeft w:val="0"/>
                  <w:marRight w:val="0"/>
                  <w:marTop w:val="0"/>
                  <w:marBottom w:val="0"/>
                  <w:divBdr>
                    <w:top w:val="none" w:sz="0" w:space="0" w:color="auto"/>
                    <w:left w:val="none" w:sz="0" w:space="0" w:color="auto"/>
                    <w:bottom w:val="none" w:sz="0" w:space="0" w:color="auto"/>
                    <w:right w:val="none" w:sz="0" w:space="0" w:color="auto"/>
                  </w:divBdr>
                </w:div>
                <w:div w:id="504983237">
                  <w:marLeft w:val="0"/>
                  <w:marRight w:val="0"/>
                  <w:marTop w:val="0"/>
                  <w:marBottom w:val="0"/>
                  <w:divBdr>
                    <w:top w:val="none" w:sz="0" w:space="0" w:color="auto"/>
                    <w:left w:val="none" w:sz="0" w:space="0" w:color="auto"/>
                    <w:bottom w:val="none" w:sz="0" w:space="0" w:color="auto"/>
                    <w:right w:val="none" w:sz="0" w:space="0" w:color="auto"/>
                  </w:divBdr>
                </w:div>
                <w:div w:id="505444927">
                  <w:marLeft w:val="0"/>
                  <w:marRight w:val="0"/>
                  <w:marTop w:val="0"/>
                  <w:marBottom w:val="0"/>
                  <w:divBdr>
                    <w:top w:val="none" w:sz="0" w:space="0" w:color="auto"/>
                    <w:left w:val="none" w:sz="0" w:space="0" w:color="auto"/>
                    <w:bottom w:val="none" w:sz="0" w:space="0" w:color="auto"/>
                    <w:right w:val="none" w:sz="0" w:space="0" w:color="auto"/>
                  </w:divBdr>
                </w:div>
                <w:div w:id="505942238">
                  <w:marLeft w:val="0"/>
                  <w:marRight w:val="0"/>
                  <w:marTop w:val="0"/>
                  <w:marBottom w:val="0"/>
                  <w:divBdr>
                    <w:top w:val="none" w:sz="0" w:space="0" w:color="auto"/>
                    <w:left w:val="none" w:sz="0" w:space="0" w:color="auto"/>
                    <w:bottom w:val="none" w:sz="0" w:space="0" w:color="auto"/>
                    <w:right w:val="none" w:sz="0" w:space="0" w:color="auto"/>
                  </w:divBdr>
                </w:div>
                <w:div w:id="506217335">
                  <w:marLeft w:val="0"/>
                  <w:marRight w:val="0"/>
                  <w:marTop w:val="0"/>
                  <w:marBottom w:val="0"/>
                  <w:divBdr>
                    <w:top w:val="none" w:sz="0" w:space="0" w:color="auto"/>
                    <w:left w:val="none" w:sz="0" w:space="0" w:color="auto"/>
                    <w:bottom w:val="none" w:sz="0" w:space="0" w:color="auto"/>
                    <w:right w:val="none" w:sz="0" w:space="0" w:color="auto"/>
                  </w:divBdr>
                </w:div>
                <w:div w:id="506676156">
                  <w:marLeft w:val="0"/>
                  <w:marRight w:val="0"/>
                  <w:marTop w:val="0"/>
                  <w:marBottom w:val="0"/>
                  <w:divBdr>
                    <w:top w:val="none" w:sz="0" w:space="0" w:color="auto"/>
                    <w:left w:val="none" w:sz="0" w:space="0" w:color="auto"/>
                    <w:bottom w:val="none" w:sz="0" w:space="0" w:color="auto"/>
                    <w:right w:val="none" w:sz="0" w:space="0" w:color="auto"/>
                  </w:divBdr>
                </w:div>
                <w:div w:id="508181815">
                  <w:marLeft w:val="0"/>
                  <w:marRight w:val="0"/>
                  <w:marTop w:val="0"/>
                  <w:marBottom w:val="0"/>
                  <w:divBdr>
                    <w:top w:val="none" w:sz="0" w:space="0" w:color="auto"/>
                    <w:left w:val="none" w:sz="0" w:space="0" w:color="auto"/>
                    <w:bottom w:val="none" w:sz="0" w:space="0" w:color="auto"/>
                    <w:right w:val="none" w:sz="0" w:space="0" w:color="auto"/>
                  </w:divBdr>
                </w:div>
                <w:div w:id="508639860">
                  <w:marLeft w:val="0"/>
                  <w:marRight w:val="0"/>
                  <w:marTop w:val="0"/>
                  <w:marBottom w:val="0"/>
                  <w:divBdr>
                    <w:top w:val="none" w:sz="0" w:space="0" w:color="auto"/>
                    <w:left w:val="none" w:sz="0" w:space="0" w:color="auto"/>
                    <w:bottom w:val="none" w:sz="0" w:space="0" w:color="auto"/>
                    <w:right w:val="none" w:sz="0" w:space="0" w:color="auto"/>
                  </w:divBdr>
                </w:div>
                <w:div w:id="508837975">
                  <w:marLeft w:val="0"/>
                  <w:marRight w:val="0"/>
                  <w:marTop w:val="0"/>
                  <w:marBottom w:val="0"/>
                  <w:divBdr>
                    <w:top w:val="none" w:sz="0" w:space="0" w:color="auto"/>
                    <w:left w:val="none" w:sz="0" w:space="0" w:color="auto"/>
                    <w:bottom w:val="none" w:sz="0" w:space="0" w:color="auto"/>
                    <w:right w:val="none" w:sz="0" w:space="0" w:color="auto"/>
                  </w:divBdr>
                </w:div>
                <w:div w:id="509104742">
                  <w:marLeft w:val="0"/>
                  <w:marRight w:val="0"/>
                  <w:marTop w:val="0"/>
                  <w:marBottom w:val="0"/>
                  <w:divBdr>
                    <w:top w:val="none" w:sz="0" w:space="0" w:color="auto"/>
                    <w:left w:val="none" w:sz="0" w:space="0" w:color="auto"/>
                    <w:bottom w:val="none" w:sz="0" w:space="0" w:color="auto"/>
                    <w:right w:val="none" w:sz="0" w:space="0" w:color="auto"/>
                  </w:divBdr>
                </w:div>
                <w:div w:id="509150853">
                  <w:marLeft w:val="0"/>
                  <w:marRight w:val="0"/>
                  <w:marTop w:val="0"/>
                  <w:marBottom w:val="0"/>
                  <w:divBdr>
                    <w:top w:val="none" w:sz="0" w:space="0" w:color="auto"/>
                    <w:left w:val="none" w:sz="0" w:space="0" w:color="auto"/>
                    <w:bottom w:val="none" w:sz="0" w:space="0" w:color="auto"/>
                    <w:right w:val="none" w:sz="0" w:space="0" w:color="auto"/>
                  </w:divBdr>
                </w:div>
                <w:div w:id="509180749">
                  <w:marLeft w:val="0"/>
                  <w:marRight w:val="0"/>
                  <w:marTop w:val="0"/>
                  <w:marBottom w:val="0"/>
                  <w:divBdr>
                    <w:top w:val="none" w:sz="0" w:space="0" w:color="auto"/>
                    <w:left w:val="none" w:sz="0" w:space="0" w:color="auto"/>
                    <w:bottom w:val="none" w:sz="0" w:space="0" w:color="auto"/>
                    <w:right w:val="none" w:sz="0" w:space="0" w:color="auto"/>
                  </w:divBdr>
                </w:div>
                <w:div w:id="509754862">
                  <w:marLeft w:val="0"/>
                  <w:marRight w:val="0"/>
                  <w:marTop w:val="0"/>
                  <w:marBottom w:val="0"/>
                  <w:divBdr>
                    <w:top w:val="none" w:sz="0" w:space="0" w:color="auto"/>
                    <w:left w:val="none" w:sz="0" w:space="0" w:color="auto"/>
                    <w:bottom w:val="none" w:sz="0" w:space="0" w:color="auto"/>
                    <w:right w:val="none" w:sz="0" w:space="0" w:color="auto"/>
                  </w:divBdr>
                </w:div>
                <w:div w:id="512845384">
                  <w:marLeft w:val="0"/>
                  <w:marRight w:val="0"/>
                  <w:marTop w:val="0"/>
                  <w:marBottom w:val="0"/>
                  <w:divBdr>
                    <w:top w:val="none" w:sz="0" w:space="0" w:color="auto"/>
                    <w:left w:val="none" w:sz="0" w:space="0" w:color="auto"/>
                    <w:bottom w:val="none" w:sz="0" w:space="0" w:color="auto"/>
                    <w:right w:val="none" w:sz="0" w:space="0" w:color="auto"/>
                  </w:divBdr>
                </w:div>
                <w:div w:id="513612625">
                  <w:marLeft w:val="0"/>
                  <w:marRight w:val="0"/>
                  <w:marTop w:val="0"/>
                  <w:marBottom w:val="0"/>
                  <w:divBdr>
                    <w:top w:val="none" w:sz="0" w:space="0" w:color="auto"/>
                    <w:left w:val="none" w:sz="0" w:space="0" w:color="auto"/>
                    <w:bottom w:val="none" w:sz="0" w:space="0" w:color="auto"/>
                    <w:right w:val="none" w:sz="0" w:space="0" w:color="auto"/>
                  </w:divBdr>
                </w:div>
                <w:div w:id="513883824">
                  <w:marLeft w:val="0"/>
                  <w:marRight w:val="0"/>
                  <w:marTop w:val="0"/>
                  <w:marBottom w:val="0"/>
                  <w:divBdr>
                    <w:top w:val="none" w:sz="0" w:space="0" w:color="auto"/>
                    <w:left w:val="none" w:sz="0" w:space="0" w:color="auto"/>
                    <w:bottom w:val="none" w:sz="0" w:space="0" w:color="auto"/>
                    <w:right w:val="none" w:sz="0" w:space="0" w:color="auto"/>
                  </w:divBdr>
                </w:div>
                <w:div w:id="514463971">
                  <w:marLeft w:val="0"/>
                  <w:marRight w:val="0"/>
                  <w:marTop w:val="0"/>
                  <w:marBottom w:val="0"/>
                  <w:divBdr>
                    <w:top w:val="none" w:sz="0" w:space="0" w:color="auto"/>
                    <w:left w:val="none" w:sz="0" w:space="0" w:color="auto"/>
                    <w:bottom w:val="none" w:sz="0" w:space="0" w:color="auto"/>
                    <w:right w:val="none" w:sz="0" w:space="0" w:color="auto"/>
                  </w:divBdr>
                </w:div>
                <w:div w:id="516233059">
                  <w:marLeft w:val="0"/>
                  <w:marRight w:val="0"/>
                  <w:marTop w:val="0"/>
                  <w:marBottom w:val="0"/>
                  <w:divBdr>
                    <w:top w:val="none" w:sz="0" w:space="0" w:color="auto"/>
                    <w:left w:val="none" w:sz="0" w:space="0" w:color="auto"/>
                    <w:bottom w:val="none" w:sz="0" w:space="0" w:color="auto"/>
                    <w:right w:val="none" w:sz="0" w:space="0" w:color="auto"/>
                  </w:divBdr>
                </w:div>
                <w:div w:id="516965776">
                  <w:marLeft w:val="0"/>
                  <w:marRight w:val="0"/>
                  <w:marTop w:val="0"/>
                  <w:marBottom w:val="0"/>
                  <w:divBdr>
                    <w:top w:val="none" w:sz="0" w:space="0" w:color="auto"/>
                    <w:left w:val="none" w:sz="0" w:space="0" w:color="auto"/>
                    <w:bottom w:val="none" w:sz="0" w:space="0" w:color="auto"/>
                    <w:right w:val="none" w:sz="0" w:space="0" w:color="auto"/>
                  </w:divBdr>
                </w:div>
                <w:div w:id="519205609">
                  <w:marLeft w:val="0"/>
                  <w:marRight w:val="0"/>
                  <w:marTop w:val="0"/>
                  <w:marBottom w:val="0"/>
                  <w:divBdr>
                    <w:top w:val="none" w:sz="0" w:space="0" w:color="auto"/>
                    <w:left w:val="none" w:sz="0" w:space="0" w:color="auto"/>
                    <w:bottom w:val="none" w:sz="0" w:space="0" w:color="auto"/>
                    <w:right w:val="none" w:sz="0" w:space="0" w:color="auto"/>
                  </w:divBdr>
                </w:div>
                <w:div w:id="519439830">
                  <w:marLeft w:val="0"/>
                  <w:marRight w:val="0"/>
                  <w:marTop w:val="0"/>
                  <w:marBottom w:val="0"/>
                  <w:divBdr>
                    <w:top w:val="none" w:sz="0" w:space="0" w:color="auto"/>
                    <w:left w:val="none" w:sz="0" w:space="0" w:color="auto"/>
                    <w:bottom w:val="none" w:sz="0" w:space="0" w:color="auto"/>
                    <w:right w:val="none" w:sz="0" w:space="0" w:color="auto"/>
                  </w:divBdr>
                </w:div>
                <w:div w:id="520632919">
                  <w:marLeft w:val="0"/>
                  <w:marRight w:val="0"/>
                  <w:marTop w:val="0"/>
                  <w:marBottom w:val="0"/>
                  <w:divBdr>
                    <w:top w:val="none" w:sz="0" w:space="0" w:color="auto"/>
                    <w:left w:val="none" w:sz="0" w:space="0" w:color="auto"/>
                    <w:bottom w:val="none" w:sz="0" w:space="0" w:color="auto"/>
                    <w:right w:val="none" w:sz="0" w:space="0" w:color="auto"/>
                  </w:divBdr>
                </w:div>
                <w:div w:id="521628153">
                  <w:marLeft w:val="0"/>
                  <w:marRight w:val="0"/>
                  <w:marTop w:val="0"/>
                  <w:marBottom w:val="0"/>
                  <w:divBdr>
                    <w:top w:val="none" w:sz="0" w:space="0" w:color="auto"/>
                    <w:left w:val="none" w:sz="0" w:space="0" w:color="auto"/>
                    <w:bottom w:val="none" w:sz="0" w:space="0" w:color="auto"/>
                    <w:right w:val="none" w:sz="0" w:space="0" w:color="auto"/>
                  </w:divBdr>
                </w:div>
                <w:div w:id="521630994">
                  <w:marLeft w:val="0"/>
                  <w:marRight w:val="0"/>
                  <w:marTop w:val="0"/>
                  <w:marBottom w:val="0"/>
                  <w:divBdr>
                    <w:top w:val="none" w:sz="0" w:space="0" w:color="auto"/>
                    <w:left w:val="none" w:sz="0" w:space="0" w:color="auto"/>
                    <w:bottom w:val="none" w:sz="0" w:space="0" w:color="auto"/>
                    <w:right w:val="none" w:sz="0" w:space="0" w:color="auto"/>
                  </w:divBdr>
                </w:div>
                <w:div w:id="522011560">
                  <w:marLeft w:val="0"/>
                  <w:marRight w:val="0"/>
                  <w:marTop w:val="0"/>
                  <w:marBottom w:val="0"/>
                  <w:divBdr>
                    <w:top w:val="none" w:sz="0" w:space="0" w:color="auto"/>
                    <w:left w:val="none" w:sz="0" w:space="0" w:color="auto"/>
                    <w:bottom w:val="none" w:sz="0" w:space="0" w:color="auto"/>
                    <w:right w:val="none" w:sz="0" w:space="0" w:color="auto"/>
                  </w:divBdr>
                </w:div>
                <w:div w:id="522793208">
                  <w:marLeft w:val="0"/>
                  <w:marRight w:val="0"/>
                  <w:marTop w:val="0"/>
                  <w:marBottom w:val="0"/>
                  <w:divBdr>
                    <w:top w:val="none" w:sz="0" w:space="0" w:color="auto"/>
                    <w:left w:val="none" w:sz="0" w:space="0" w:color="auto"/>
                    <w:bottom w:val="none" w:sz="0" w:space="0" w:color="auto"/>
                    <w:right w:val="none" w:sz="0" w:space="0" w:color="auto"/>
                  </w:divBdr>
                </w:div>
                <w:div w:id="523134927">
                  <w:marLeft w:val="0"/>
                  <w:marRight w:val="0"/>
                  <w:marTop w:val="0"/>
                  <w:marBottom w:val="0"/>
                  <w:divBdr>
                    <w:top w:val="none" w:sz="0" w:space="0" w:color="auto"/>
                    <w:left w:val="none" w:sz="0" w:space="0" w:color="auto"/>
                    <w:bottom w:val="none" w:sz="0" w:space="0" w:color="auto"/>
                    <w:right w:val="none" w:sz="0" w:space="0" w:color="auto"/>
                  </w:divBdr>
                </w:div>
                <w:div w:id="528301581">
                  <w:marLeft w:val="0"/>
                  <w:marRight w:val="0"/>
                  <w:marTop w:val="0"/>
                  <w:marBottom w:val="0"/>
                  <w:divBdr>
                    <w:top w:val="none" w:sz="0" w:space="0" w:color="auto"/>
                    <w:left w:val="none" w:sz="0" w:space="0" w:color="auto"/>
                    <w:bottom w:val="none" w:sz="0" w:space="0" w:color="auto"/>
                    <w:right w:val="none" w:sz="0" w:space="0" w:color="auto"/>
                  </w:divBdr>
                </w:div>
                <w:div w:id="528613608">
                  <w:marLeft w:val="0"/>
                  <w:marRight w:val="0"/>
                  <w:marTop w:val="0"/>
                  <w:marBottom w:val="0"/>
                  <w:divBdr>
                    <w:top w:val="none" w:sz="0" w:space="0" w:color="auto"/>
                    <w:left w:val="none" w:sz="0" w:space="0" w:color="auto"/>
                    <w:bottom w:val="none" w:sz="0" w:space="0" w:color="auto"/>
                    <w:right w:val="none" w:sz="0" w:space="0" w:color="auto"/>
                  </w:divBdr>
                </w:div>
                <w:div w:id="530384782">
                  <w:marLeft w:val="0"/>
                  <w:marRight w:val="0"/>
                  <w:marTop w:val="0"/>
                  <w:marBottom w:val="0"/>
                  <w:divBdr>
                    <w:top w:val="none" w:sz="0" w:space="0" w:color="auto"/>
                    <w:left w:val="none" w:sz="0" w:space="0" w:color="auto"/>
                    <w:bottom w:val="none" w:sz="0" w:space="0" w:color="auto"/>
                    <w:right w:val="none" w:sz="0" w:space="0" w:color="auto"/>
                  </w:divBdr>
                </w:div>
                <w:div w:id="532615405">
                  <w:marLeft w:val="0"/>
                  <w:marRight w:val="0"/>
                  <w:marTop w:val="0"/>
                  <w:marBottom w:val="0"/>
                  <w:divBdr>
                    <w:top w:val="none" w:sz="0" w:space="0" w:color="auto"/>
                    <w:left w:val="none" w:sz="0" w:space="0" w:color="auto"/>
                    <w:bottom w:val="none" w:sz="0" w:space="0" w:color="auto"/>
                    <w:right w:val="none" w:sz="0" w:space="0" w:color="auto"/>
                  </w:divBdr>
                </w:div>
                <w:div w:id="532957264">
                  <w:marLeft w:val="0"/>
                  <w:marRight w:val="0"/>
                  <w:marTop w:val="0"/>
                  <w:marBottom w:val="0"/>
                  <w:divBdr>
                    <w:top w:val="none" w:sz="0" w:space="0" w:color="auto"/>
                    <w:left w:val="none" w:sz="0" w:space="0" w:color="auto"/>
                    <w:bottom w:val="none" w:sz="0" w:space="0" w:color="auto"/>
                    <w:right w:val="none" w:sz="0" w:space="0" w:color="auto"/>
                  </w:divBdr>
                </w:div>
                <w:div w:id="536432902">
                  <w:marLeft w:val="0"/>
                  <w:marRight w:val="0"/>
                  <w:marTop w:val="0"/>
                  <w:marBottom w:val="0"/>
                  <w:divBdr>
                    <w:top w:val="none" w:sz="0" w:space="0" w:color="auto"/>
                    <w:left w:val="none" w:sz="0" w:space="0" w:color="auto"/>
                    <w:bottom w:val="none" w:sz="0" w:space="0" w:color="auto"/>
                    <w:right w:val="none" w:sz="0" w:space="0" w:color="auto"/>
                  </w:divBdr>
                </w:div>
                <w:div w:id="537084275">
                  <w:marLeft w:val="0"/>
                  <w:marRight w:val="0"/>
                  <w:marTop w:val="0"/>
                  <w:marBottom w:val="0"/>
                  <w:divBdr>
                    <w:top w:val="none" w:sz="0" w:space="0" w:color="auto"/>
                    <w:left w:val="none" w:sz="0" w:space="0" w:color="auto"/>
                    <w:bottom w:val="none" w:sz="0" w:space="0" w:color="auto"/>
                    <w:right w:val="none" w:sz="0" w:space="0" w:color="auto"/>
                  </w:divBdr>
                </w:div>
                <w:div w:id="538321158">
                  <w:marLeft w:val="0"/>
                  <w:marRight w:val="0"/>
                  <w:marTop w:val="0"/>
                  <w:marBottom w:val="0"/>
                  <w:divBdr>
                    <w:top w:val="none" w:sz="0" w:space="0" w:color="auto"/>
                    <w:left w:val="none" w:sz="0" w:space="0" w:color="auto"/>
                    <w:bottom w:val="none" w:sz="0" w:space="0" w:color="auto"/>
                    <w:right w:val="none" w:sz="0" w:space="0" w:color="auto"/>
                  </w:divBdr>
                </w:div>
                <w:div w:id="539166173">
                  <w:marLeft w:val="0"/>
                  <w:marRight w:val="0"/>
                  <w:marTop w:val="0"/>
                  <w:marBottom w:val="0"/>
                  <w:divBdr>
                    <w:top w:val="none" w:sz="0" w:space="0" w:color="auto"/>
                    <w:left w:val="none" w:sz="0" w:space="0" w:color="auto"/>
                    <w:bottom w:val="none" w:sz="0" w:space="0" w:color="auto"/>
                    <w:right w:val="none" w:sz="0" w:space="0" w:color="auto"/>
                  </w:divBdr>
                </w:div>
                <w:div w:id="540367562">
                  <w:marLeft w:val="0"/>
                  <w:marRight w:val="0"/>
                  <w:marTop w:val="0"/>
                  <w:marBottom w:val="0"/>
                  <w:divBdr>
                    <w:top w:val="none" w:sz="0" w:space="0" w:color="auto"/>
                    <w:left w:val="none" w:sz="0" w:space="0" w:color="auto"/>
                    <w:bottom w:val="none" w:sz="0" w:space="0" w:color="auto"/>
                    <w:right w:val="none" w:sz="0" w:space="0" w:color="auto"/>
                  </w:divBdr>
                </w:div>
                <w:div w:id="541871778">
                  <w:marLeft w:val="0"/>
                  <w:marRight w:val="0"/>
                  <w:marTop w:val="0"/>
                  <w:marBottom w:val="0"/>
                  <w:divBdr>
                    <w:top w:val="none" w:sz="0" w:space="0" w:color="auto"/>
                    <w:left w:val="none" w:sz="0" w:space="0" w:color="auto"/>
                    <w:bottom w:val="none" w:sz="0" w:space="0" w:color="auto"/>
                    <w:right w:val="none" w:sz="0" w:space="0" w:color="auto"/>
                  </w:divBdr>
                </w:div>
                <w:div w:id="542063767">
                  <w:marLeft w:val="0"/>
                  <w:marRight w:val="0"/>
                  <w:marTop w:val="0"/>
                  <w:marBottom w:val="0"/>
                  <w:divBdr>
                    <w:top w:val="none" w:sz="0" w:space="0" w:color="auto"/>
                    <w:left w:val="none" w:sz="0" w:space="0" w:color="auto"/>
                    <w:bottom w:val="none" w:sz="0" w:space="0" w:color="auto"/>
                    <w:right w:val="none" w:sz="0" w:space="0" w:color="auto"/>
                  </w:divBdr>
                </w:div>
                <w:div w:id="542863457">
                  <w:marLeft w:val="0"/>
                  <w:marRight w:val="0"/>
                  <w:marTop w:val="0"/>
                  <w:marBottom w:val="0"/>
                  <w:divBdr>
                    <w:top w:val="none" w:sz="0" w:space="0" w:color="auto"/>
                    <w:left w:val="none" w:sz="0" w:space="0" w:color="auto"/>
                    <w:bottom w:val="none" w:sz="0" w:space="0" w:color="auto"/>
                    <w:right w:val="none" w:sz="0" w:space="0" w:color="auto"/>
                  </w:divBdr>
                </w:div>
                <w:div w:id="543714756">
                  <w:marLeft w:val="0"/>
                  <w:marRight w:val="0"/>
                  <w:marTop w:val="0"/>
                  <w:marBottom w:val="0"/>
                  <w:divBdr>
                    <w:top w:val="none" w:sz="0" w:space="0" w:color="auto"/>
                    <w:left w:val="none" w:sz="0" w:space="0" w:color="auto"/>
                    <w:bottom w:val="none" w:sz="0" w:space="0" w:color="auto"/>
                    <w:right w:val="none" w:sz="0" w:space="0" w:color="auto"/>
                  </w:divBdr>
                </w:div>
                <w:div w:id="545794395">
                  <w:marLeft w:val="0"/>
                  <w:marRight w:val="0"/>
                  <w:marTop w:val="0"/>
                  <w:marBottom w:val="0"/>
                  <w:divBdr>
                    <w:top w:val="none" w:sz="0" w:space="0" w:color="auto"/>
                    <w:left w:val="none" w:sz="0" w:space="0" w:color="auto"/>
                    <w:bottom w:val="none" w:sz="0" w:space="0" w:color="auto"/>
                    <w:right w:val="none" w:sz="0" w:space="0" w:color="auto"/>
                  </w:divBdr>
                </w:div>
                <w:div w:id="545918166">
                  <w:marLeft w:val="0"/>
                  <w:marRight w:val="0"/>
                  <w:marTop w:val="0"/>
                  <w:marBottom w:val="0"/>
                  <w:divBdr>
                    <w:top w:val="none" w:sz="0" w:space="0" w:color="auto"/>
                    <w:left w:val="none" w:sz="0" w:space="0" w:color="auto"/>
                    <w:bottom w:val="none" w:sz="0" w:space="0" w:color="auto"/>
                    <w:right w:val="none" w:sz="0" w:space="0" w:color="auto"/>
                  </w:divBdr>
                </w:div>
                <w:div w:id="545987383">
                  <w:marLeft w:val="0"/>
                  <w:marRight w:val="0"/>
                  <w:marTop w:val="0"/>
                  <w:marBottom w:val="0"/>
                  <w:divBdr>
                    <w:top w:val="none" w:sz="0" w:space="0" w:color="auto"/>
                    <w:left w:val="none" w:sz="0" w:space="0" w:color="auto"/>
                    <w:bottom w:val="none" w:sz="0" w:space="0" w:color="auto"/>
                    <w:right w:val="none" w:sz="0" w:space="0" w:color="auto"/>
                  </w:divBdr>
                </w:div>
                <w:div w:id="546373746">
                  <w:marLeft w:val="0"/>
                  <w:marRight w:val="0"/>
                  <w:marTop w:val="0"/>
                  <w:marBottom w:val="0"/>
                  <w:divBdr>
                    <w:top w:val="none" w:sz="0" w:space="0" w:color="auto"/>
                    <w:left w:val="none" w:sz="0" w:space="0" w:color="auto"/>
                    <w:bottom w:val="none" w:sz="0" w:space="0" w:color="auto"/>
                    <w:right w:val="none" w:sz="0" w:space="0" w:color="auto"/>
                  </w:divBdr>
                </w:div>
                <w:div w:id="547643280">
                  <w:marLeft w:val="0"/>
                  <w:marRight w:val="0"/>
                  <w:marTop w:val="0"/>
                  <w:marBottom w:val="0"/>
                  <w:divBdr>
                    <w:top w:val="none" w:sz="0" w:space="0" w:color="auto"/>
                    <w:left w:val="none" w:sz="0" w:space="0" w:color="auto"/>
                    <w:bottom w:val="none" w:sz="0" w:space="0" w:color="auto"/>
                    <w:right w:val="none" w:sz="0" w:space="0" w:color="auto"/>
                  </w:divBdr>
                </w:div>
                <w:div w:id="549002255">
                  <w:marLeft w:val="0"/>
                  <w:marRight w:val="0"/>
                  <w:marTop w:val="0"/>
                  <w:marBottom w:val="0"/>
                  <w:divBdr>
                    <w:top w:val="none" w:sz="0" w:space="0" w:color="auto"/>
                    <w:left w:val="none" w:sz="0" w:space="0" w:color="auto"/>
                    <w:bottom w:val="none" w:sz="0" w:space="0" w:color="auto"/>
                    <w:right w:val="none" w:sz="0" w:space="0" w:color="auto"/>
                  </w:divBdr>
                </w:div>
                <w:div w:id="549538894">
                  <w:marLeft w:val="0"/>
                  <w:marRight w:val="0"/>
                  <w:marTop w:val="0"/>
                  <w:marBottom w:val="0"/>
                  <w:divBdr>
                    <w:top w:val="none" w:sz="0" w:space="0" w:color="auto"/>
                    <w:left w:val="none" w:sz="0" w:space="0" w:color="auto"/>
                    <w:bottom w:val="none" w:sz="0" w:space="0" w:color="auto"/>
                    <w:right w:val="none" w:sz="0" w:space="0" w:color="auto"/>
                  </w:divBdr>
                </w:div>
                <w:div w:id="551577158">
                  <w:marLeft w:val="0"/>
                  <w:marRight w:val="0"/>
                  <w:marTop w:val="0"/>
                  <w:marBottom w:val="0"/>
                  <w:divBdr>
                    <w:top w:val="none" w:sz="0" w:space="0" w:color="auto"/>
                    <w:left w:val="none" w:sz="0" w:space="0" w:color="auto"/>
                    <w:bottom w:val="none" w:sz="0" w:space="0" w:color="auto"/>
                    <w:right w:val="none" w:sz="0" w:space="0" w:color="auto"/>
                  </w:divBdr>
                </w:div>
                <w:div w:id="551698310">
                  <w:marLeft w:val="0"/>
                  <w:marRight w:val="0"/>
                  <w:marTop w:val="0"/>
                  <w:marBottom w:val="0"/>
                  <w:divBdr>
                    <w:top w:val="none" w:sz="0" w:space="0" w:color="auto"/>
                    <w:left w:val="none" w:sz="0" w:space="0" w:color="auto"/>
                    <w:bottom w:val="none" w:sz="0" w:space="0" w:color="auto"/>
                    <w:right w:val="none" w:sz="0" w:space="0" w:color="auto"/>
                  </w:divBdr>
                </w:div>
                <w:div w:id="552277165">
                  <w:marLeft w:val="0"/>
                  <w:marRight w:val="0"/>
                  <w:marTop w:val="0"/>
                  <w:marBottom w:val="0"/>
                  <w:divBdr>
                    <w:top w:val="none" w:sz="0" w:space="0" w:color="auto"/>
                    <w:left w:val="none" w:sz="0" w:space="0" w:color="auto"/>
                    <w:bottom w:val="none" w:sz="0" w:space="0" w:color="auto"/>
                    <w:right w:val="none" w:sz="0" w:space="0" w:color="auto"/>
                  </w:divBdr>
                </w:div>
                <w:div w:id="552813270">
                  <w:marLeft w:val="0"/>
                  <w:marRight w:val="0"/>
                  <w:marTop w:val="0"/>
                  <w:marBottom w:val="0"/>
                  <w:divBdr>
                    <w:top w:val="none" w:sz="0" w:space="0" w:color="auto"/>
                    <w:left w:val="none" w:sz="0" w:space="0" w:color="auto"/>
                    <w:bottom w:val="none" w:sz="0" w:space="0" w:color="auto"/>
                    <w:right w:val="none" w:sz="0" w:space="0" w:color="auto"/>
                  </w:divBdr>
                </w:div>
                <w:div w:id="557015892">
                  <w:marLeft w:val="0"/>
                  <w:marRight w:val="0"/>
                  <w:marTop w:val="0"/>
                  <w:marBottom w:val="0"/>
                  <w:divBdr>
                    <w:top w:val="none" w:sz="0" w:space="0" w:color="auto"/>
                    <w:left w:val="none" w:sz="0" w:space="0" w:color="auto"/>
                    <w:bottom w:val="none" w:sz="0" w:space="0" w:color="auto"/>
                    <w:right w:val="none" w:sz="0" w:space="0" w:color="auto"/>
                  </w:divBdr>
                </w:div>
                <w:div w:id="557208626">
                  <w:marLeft w:val="0"/>
                  <w:marRight w:val="0"/>
                  <w:marTop w:val="0"/>
                  <w:marBottom w:val="0"/>
                  <w:divBdr>
                    <w:top w:val="none" w:sz="0" w:space="0" w:color="auto"/>
                    <w:left w:val="none" w:sz="0" w:space="0" w:color="auto"/>
                    <w:bottom w:val="none" w:sz="0" w:space="0" w:color="auto"/>
                    <w:right w:val="none" w:sz="0" w:space="0" w:color="auto"/>
                  </w:divBdr>
                </w:div>
                <w:div w:id="558394435">
                  <w:marLeft w:val="0"/>
                  <w:marRight w:val="0"/>
                  <w:marTop w:val="0"/>
                  <w:marBottom w:val="0"/>
                  <w:divBdr>
                    <w:top w:val="none" w:sz="0" w:space="0" w:color="auto"/>
                    <w:left w:val="none" w:sz="0" w:space="0" w:color="auto"/>
                    <w:bottom w:val="none" w:sz="0" w:space="0" w:color="auto"/>
                    <w:right w:val="none" w:sz="0" w:space="0" w:color="auto"/>
                  </w:divBdr>
                </w:div>
                <w:div w:id="558906774">
                  <w:marLeft w:val="0"/>
                  <w:marRight w:val="0"/>
                  <w:marTop w:val="0"/>
                  <w:marBottom w:val="0"/>
                  <w:divBdr>
                    <w:top w:val="none" w:sz="0" w:space="0" w:color="auto"/>
                    <w:left w:val="none" w:sz="0" w:space="0" w:color="auto"/>
                    <w:bottom w:val="none" w:sz="0" w:space="0" w:color="auto"/>
                    <w:right w:val="none" w:sz="0" w:space="0" w:color="auto"/>
                  </w:divBdr>
                </w:div>
                <w:div w:id="560143600">
                  <w:marLeft w:val="0"/>
                  <w:marRight w:val="0"/>
                  <w:marTop w:val="0"/>
                  <w:marBottom w:val="0"/>
                  <w:divBdr>
                    <w:top w:val="none" w:sz="0" w:space="0" w:color="auto"/>
                    <w:left w:val="none" w:sz="0" w:space="0" w:color="auto"/>
                    <w:bottom w:val="none" w:sz="0" w:space="0" w:color="auto"/>
                    <w:right w:val="none" w:sz="0" w:space="0" w:color="auto"/>
                  </w:divBdr>
                </w:div>
                <w:div w:id="560604020">
                  <w:marLeft w:val="0"/>
                  <w:marRight w:val="0"/>
                  <w:marTop w:val="0"/>
                  <w:marBottom w:val="0"/>
                  <w:divBdr>
                    <w:top w:val="none" w:sz="0" w:space="0" w:color="auto"/>
                    <w:left w:val="none" w:sz="0" w:space="0" w:color="auto"/>
                    <w:bottom w:val="none" w:sz="0" w:space="0" w:color="auto"/>
                    <w:right w:val="none" w:sz="0" w:space="0" w:color="auto"/>
                  </w:divBdr>
                </w:div>
                <w:div w:id="564218689">
                  <w:marLeft w:val="0"/>
                  <w:marRight w:val="0"/>
                  <w:marTop w:val="0"/>
                  <w:marBottom w:val="0"/>
                  <w:divBdr>
                    <w:top w:val="none" w:sz="0" w:space="0" w:color="auto"/>
                    <w:left w:val="none" w:sz="0" w:space="0" w:color="auto"/>
                    <w:bottom w:val="none" w:sz="0" w:space="0" w:color="auto"/>
                    <w:right w:val="none" w:sz="0" w:space="0" w:color="auto"/>
                  </w:divBdr>
                </w:div>
                <w:div w:id="564489717">
                  <w:marLeft w:val="0"/>
                  <w:marRight w:val="0"/>
                  <w:marTop w:val="0"/>
                  <w:marBottom w:val="0"/>
                  <w:divBdr>
                    <w:top w:val="none" w:sz="0" w:space="0" w:color="auto"/>
                    <w:left w:val="none" w:sz="0" w:space="0" w:color="auto"/>
                    <w:bottom w:val="none" w:sz="0" w:space="0" w:color="auto"/>
                    <w:right w:val="none" w:sz="0" w:space="0" w:color="auto"/>
                  </w:divBdr>
                </w:div>
                <w:div w:id="564923788">
                  <w:marLeft w:val="0"/>
                  <w:marRight w:val="0"/>
                  <w:marTop w:val="0"/>
                  <w:marBottom w:val="0"/>
                  <w:divBdr>
                    <w:top w:val="none" w:sz="0" w:space="0" w:color="auto"/>
                    <w:left w:val="none" w:sz="0" w:space="0" w:color="auto"/>
                    <w:bottom w:val="none" w:sz="0" w:space="0" w:color="auto"/>
                    <w:right w:val="none" w:sz="0" w:space="0" w:color="auto"/>
                  </w:divBdr>
                </w:div>
                <w:div w:id="567616098">
                  <w:marLeft w:val="0"/>
                  <w:marRight w:val="0"/>
                  <w:marTop w:val="0"/>
                  <w:marBottom w:val="0"/>
                  <w:divBdr>
                    <w:top w:val="none" w:sz="0" w:space="0" w:color="auto"/>
                    <w:left w:val="none" w:sz="0" w:space="0" w:color="auto"/>
                    <w:bottom w:val="none" w:sz="0" w:space="0" w:color="auto"/>
                    <w:right w:val="none" w:sz="0" w:space="0" w:color="auto"/>
                  </w:divBdr>
                </w:div>
                <w:div w:id="568273880">
                  <w:marLeft w:val="0"/>
                  <w:marRight w:val="0"/>
                  <w:marTop w:val="0"/>
                  <w:marBottom w:val="0"/>
                  <w:divBdr>
                    <w:top w:val="none" w:sz="0" w:space="0" w:color="auto"/>
                    <w:left w:val="none" w:sz="0" w:space="0" w:color="auto"/>
                    <w:bottom w:val="none" w:sz="0" w:space="0" w:color="auto"/>
                    <w:right w:val="none" w:sz="0" w:space="0" w:color="auto"/>
                  </w:divBdr>
                </w:div>
                <w:div w:id="568465602">
                  <w:marLeft w:val="0"/>
                  <w:marRight w:val="0"/>
                  <w:marTop w:val="0"/>
                  <w:marBottom w:val="0"/>
                  <w:divBdr>
                    <w:top w:val="none" w:sz="0" w:space="0" w:color="auto"/>
                    <w:left w:val="none" w:sz="0" w:space="0" w:color="auto"/>
                    <w:bottom w:val="none" w:sz="0" w:space="0" w:color="auto"/>
                    <w:right w:val="none" w:sz="0" w:space="0" w:color="auto"/>
                  </w:divBdr>
                </w:div>
                <w:div w:id="574316824">
                  <w:marLeft w:val="0"/>
                  <w:marRight w:val="0"/>
                  <w:marTop w:val="0"/>
                  <w:marBottom w:val="0"/>
                  <w:divBdr>
                    <w:top w:val="none" w:sz="0" w:space="0" w:color="auto"/>
                    <w:left w:val="none" w:sz="0" w:space="0" w:color="auto"/>
                    <w:bottom w:val="none" w:sz="0" w:space="0" w:color="auto"/>
                    <w:right w:val="none" w:sz="0" w:space="0" w:color="auto"/>
                  </w:divBdr>
                </w:div>
                <w:div w:id="575286751">
                  <w:marLeft w:val="0"/>
                  <w:marRight w:val="0"/>
                  <w:marTop w:val="0"/>
                  <w:marBottom w:val="0"/>
                  <w:divBdr>
                    <w:top w:val="none" w:sz="0" w:space="0" w:color="auto"/>
                    <w:left w:val="none" w:sz="0" w:space="0" w:color="auto"/>
                    <w:bottom w:val="none" w:sz="0" w:space="0" w:color="auto"/>
                    <w:right w:val="none" w:sz="0" w:space="0" w:color="auto"/>
                  </w:divBdr>
                </w:div>
                <w:div w:id="576672227">
                  <w:marLeft w:val="0"/>
                  <w:marRight w:val="0"/>
                  <w:marTop w:val="0"/>
                  <w:marBottom w:val="0"/>
                  <w:divBdr>
                    <w:top w:val="none" w:sz="0" w:space="0" w:color="auto"/>
                    <w:left w:val="none" w:sz="0" w:space="0" w:color="auto"/>
                    <w:bottom w:val="none" w:sz="0" w:space="0" w:color="auto"/>
                    <w:right w:val="none" w:sz="0" w:space="0" w:color="auto"/>
                  </w:divBdr>
                </w:div>
                <w:div w:id="579407992">
                  <w:marLeft w:val="0"/>
                  <w:marRight w:val="0"/>
                  <w:marTop w:val="0"/>
                  <w:marBottom w:val="0"/>
                  <w:divBdr>
                    <w:top w:val="none" w:sz="0" w:space="0" w:color="auto"/>
                    <w:left w:val="none" w:sz="0" w:space="0" w:color="auto"/>
                    <w:bottom w:val="none" w:sz="0" w:space="0" w:color="auto"/>
                    <w:right w:val="none" w:sz="0" w:space="0" w:color="auto"/>
                  </w:divBdr>
                </w:div>
                <w:div w:id="580599378">
                  <w:marLeft w:val="0"/>
                  <w:marRight w:val="0"/>
                  <w:marTop w:val="0"/>
                  <w:marBottom w:val="0"/>
                  <w:divBdr>
                    <w:top w:val="none" w:sz="0" w:space="0" w:color="auto"/>
                    <w:left w:val="none" w:sz="0" w:space="0" w:color="auto"/>
                    <w:bottom w:val="none" w:sz="0" w:space="0" w:color="auto"/>
                    <w:right w:val="none" w:sz="0" w:space="0" w:color="auto"/>
                  </w:divBdr>
                </w:div>
                <w:div w:id="580986963">
                  <w:marLeft w:val="0"/>
                  <w:marRight w:val="0"/>
                  <w:marTop w:val="0"/>
                  <w:marBottom w:val="0"/>
                  <w:divBdr>
                    <w:top w:val="none" w:sz="0" w:space="0" w:color="auto"/>
                    <w:left w:val="none" w:sz="0" w:space="0" w:color="auto"/>
                    <w:bottom w:val="none" w:sz="0" w:space="0" w:color="auto"/>
                    <w:right w:val="none" w:sz="0" w:space="0" w:color="auto"/>
                  </w:divBdr>
                </w:div>
                <w:div w:id="583074990">
                  <w:marLeft w:val="0"/>
                  <w:marRight w:val="0"/>
                  <w:marTop w:val="0"/>
                  <w:marBottom w:val="0"/>
                  <w:divBdr>
                    <w:top w:val="none" w:sz="0" w:space="0" w:color="auto"/>
                    <w:left w:val="none" w:sz="0" w:space="0" w:color="auto"/>
                    <w:bottom w:val="none" w:sz="0" w:space="0" w:color="auto"/>
                    <w:right w:val="none" w:sz="0" w:space="0" w:color="auto"/>
                  </w:divBdr>
                </w:div>
                <w:div w:id="584194730">
                  <w:marLeft w:val="0"/>
                  <w:marRight w:val="0"/>
                  <w:marTop w:val="0"/>
                  <w:marBottom w:val="0"/>
                  <w:divBdr>
                    <w:top w:val="none" w:sz="0" w:space="0" w:color="auto"/>
                    <w:left w:val="none" w:sz="0" w:space="0" w:color="auto"/>
                    <w:bottom w:val="none" w:sz="0" w:space="0" w:color="auto"/>
                    <w:right w:val="none" w:sz="0" w:space="0" w:color="auto"/>
                  </w:divBdr>
                </w:div>
                <w:div w:id="585770525">
                  <w:marLeft w:val="0"/>
                  <w:marRight w:val="0"/>
                  <w:marTop w:val="0"/>
                  <w:marBottom w:val="0"/>
                  <w:divBdr>
                    <w:top w:val="none" w:sz="0" w:space="0" w:color="auto"/>
                    <w:left w:val="none" w:sz="0" w:space="0" w:color="auto"/>
                    <w:bottom w:val="none" w:sz="0" w:space="0" w:color="auto"/>
                    <w:right w:val="none" w:sz="0" w:space="0" w:color="auto"/>
                  </w:divBdr>
                </w:div>
                <w:div w:id="585772129">
                  <w:marLeft w:val="0"/>
                  <w:marRight w:val="0"/>
                  <w:marTop w:val="0"/>
                  <w:marBottom w:val="0"/>
                  <w:divBdr>
                    <w:top w:val="none" w:sz="0" w:space="0" w:color="auto"/>
                    <w:left w:val="none" w:sz="0" w:space="0" w:color="auto"/>
                    <w:bottom w:val="none" w:sz="0" w:space="0" w:color="auto"/>
                    <w:right w:val="none" w:sz="0" w:space="0" w:color="auto"/>
                  </w:divBdr>
                </w:div>
                <w:div w:id="586185724">
                  <w:marLeft w:val="0"/>
                  <w:marRight w:val="0"/>
                  <w:marTop w:val="0"/>
                  <w:marBottom w:val="0"/>
                  <w:divBdr>
                    <w:top w:val="none" w:sz="0" w:space="0" w:color="auto"/>
                    <w:left w:val="none" w:sz="0" w:space="0" w:color="auto"/>
                    <w:bottom w:val="none" w:sz="0" w:space="0" w:color="auto"/>
                    <w:right w:val="none" w:sz="0" w:space="0" w:color="auto"/>
                  </w:divBdr>
                </w:div>
                <w:div w:id="588196659">
                  <w:marLeft w:val="0"/>
                  <w:marRight w:val="0"/>
                  <w:marTop w:val="0"/>
                  <w:marBottom w:val="0"/>
                  <w:divBdr>
                    <w:top w:val="none" w:sz="0" w:space="0" w:color="auto"/>
                    <w:left w:val="none" w:sz="0" w:space="0" w:color="auto"/>
                    <w:bottom w:val="none" w:sz="0" w:space="0" w:color="auto"/>
                    <w:right w:val="none" w:sz="0" w:space="0" w:color="auto"/>
                  </w:divBdr>
                </w:div>
                <w:div w:id="591280960">
                  <w:marLeft w:val="0"/>
                  <w:marRight w:val="0"/>
                  <w:marTop w:val="0"/>
                  <w:marBottom w:val="0"/>
                  <w:divBdr>
                    <w:top w:val="none" w:sz="0" w:space="0" w:color="auto"/>
                    <w:left w:val="none" w:sz="0" w:space="0" w:color="auto"/>
                    <w:bottom w:val="none" w:sz="0" w:space="0" w:color="auto"/>
                    <w:right w:val="none" w:sz="0" w:space="0" w:color="auto"/>
                  </w:divBdr>
                </w:div>
                <w:div w:id="593436392">
                  <w:marLeft w:val="0"/>
                  <w:marRight w:val="0"/>
                  <w:marTop w:val="0"/>
                  <w:marBottom w:val="0"/>
                  <w:divBdr>
                    <w:top w:val="none" w:sz="0" w:space="0" w:color="auto"/>
                    <w:left w:val="none" w:sz="0" w:space="0" w:color="auto"/>
                    <w:bottom w:val="none" w:sz="0" w:space="0" w:color="auto"/>
                    <w:right w:val="none" w:sz="0" w:space="0" w:color="auto"/>
                  </w:divBdr>
                </w:div>
                <w:div w:id="593707486">
                  <w:marLeft w:val="0"/>
                  <w:marRight w:val="0"/>
                  <w:marTop w:val="0"/>
                  <w:marBottom w:val="0"/>
                  <w:divBdr>
                    <w:top w:val="none" w:sz="0" w:space="0" w:color="auto"/>
                    <w:left w:val="none" w:sz="0" w:space="0" w:color="auto"/>
                    <w:bottom w:val="none" w:sz="0" w:space="0" w:color="auto"/>
                    <w:right w:val="none" w:sz="0" w:space="0" w:color="auto"/>
                  </w:divBdr>
                </w:div>
                <w:div w:id="594823345">
                  <w:marLeft w:val="0"/>
                  <w:marRight w:val="0"/>
                  <w:marTop w:val="0"/>
                  <w:marBottom w:val="0"/>
                  <w:divBdr>
                    <w:top w:val="none" w:sz="0" w:space="0" w:color="auto"/>
                    <w:left w:val="none" w:sz="0" w:space="0" w:color="auto"/>
                    <w:bottom w:val="none" w:sz="0" w:space="0" w:color="auto"/>
                    <w:right w:val="none" w:sz="0" w:space="0" w:color="auto"/>
                  </w:divBdr>
                </w:div>
                <w:div w:id="595096801">
                  <w:marLeft w:val="0"/>
                  <w:marRight w:val="0"/>
                  <w:marTop w:val="0"/>
                  <w:marBottom w:val="0"/>
                  <w:divBdr>
                    <w:top w:val="none" w:sz="0" w:space="0" w:color="auto"/>
                    <w:left w:val="none" w:sz="0" w:space="0" w:color="auto"/>
                    <w:bottom w:val="none" w:sz="0" w:space="0" w:color="auto"/>
                    <w:right w:val="none" w:sz="0" w:space="0" w:color="auto"/>
                  </w:divBdr>
                </w:div>
                <w:div w:id="596444781">
                  <w:marLeft w:val="0"/>
                  <w:marRight w:val="0"/>
                  <w:marTop w:val="0"/>
                  <w:marBottom w:val="0"/>
                  <w:divBdr>
                    <w:top w:val="none" w:sz="0" w:space="0" w:color="auto"/>
                    <w:left w:val="none" w:sz="0" w:space="0" w:color="auto"/>
                    <w:bottom w:val="none" w:sz="0" w:space="0" w:color="auto"/>
                    <w:right w:val="none" w:sz="0" w:space="0" w:color="auto"/>
                  </w:divBdr>
                </w:div>
                <w:div w:id="597326914">
                  <w:marLeft w:val="0"/>
                  <w:marRight w:val="0"/>
                  <w:marTop w:val="0"/>
                  <w:marBottom w:val="0"/>
                  <w:divBdr>
                    <w:top w:val="none" w:sz="0" w:space="0" w:color="auto"/>
                    <w:left w:val="none" w:sz="0" w:space="0" w:color="auto"/>
                    <w:bottom w:val="none" w:sz="0" w:space="0" w:color="auto"/>
                    <w:right w:val="none" w:sz="0" w:space="0" w:color="auto"/>
                  </w:divBdr>
                </w:div>
                <w:div w:id="597522606">
                  <w:marLeft w:val="0"/>
                  <w:marRight w:val="0"/>
                  <w:marTop w:val="0"/>
                  <w:marBottom w:val="0"/>
                  <w:divBdr>
                    <w:top w:val="none" w:sz="0" w:space="0" w:color="auto"/>
                    <w:left w:val="none" w:sz="0" w:space="0" w:color="auto"/>
                    <w:bottom w:val="none" w:sz="0" w:space="0" w:color="auto"/>
                    <w:right w:val="none" w:sz="0" w:space="0" w:color="auto"/>
                  </w:divBdr>
                </w:div>
                <w:div w:id="598102564">
                  <w:marLeft w:val="0"/>
                  <w:marRight w:val="0"/>
                  <w:marTop w:val="0"/>
                  <w:marBottom w:val="0"/>
                  <w:divBdr>
                    <w:top w:val="none" w:sz="0" w:space="0" w:color="auto"/>
                    <w:left w:val="none" w:sz="0" w:space="0" w:color="auto"/>
                    <w:bottom w:val="none" w:sz="0" w:space="0" w:color="auto"/>
                    <w:right w:val="none" w:sz="0" w:space="0" w:color="auto"/>
                  </w:divBdr>
                </w:div>
                <w:div w:id="598486963">
                  <w:marLeft w:val="0"/>
                  <w:marRight w:val="0"/>
                  <w:marTop w:val="0"/>
                  <w:marBottom w:val="0"/>
                  <w:divBdr>
                    <w:top w:val="none" w:sz="0" w:space="0" w:color="auto"/>
                    <w:left w:val="none" w:sz="0" w:space="0" w:color="auto"/>
                    <w:bottom w:val="none" w:sz="0" w:space="0" w:color="auto"/>
                    <w:right w:val="none" w:sz="0" w:space="0" w:color="auto"/>
                  </w:divBdr>
                </w:div>
                <w:div w:id="599143242">
                  <w:marLeft w:val="0"/>
                  <w:marRight w:val="0"/>
                  <w:marTop w:val="0"/>
                  <w:marBottom w:val="0"/>
                  <w:divBdr>
                    <w:top w:val="none" w:sz="0" w:space="0" w:color="auto"/>
                    <w:left w:val="none" w:sz="0" w:space="0" w:color="auto"/>
                    <w:bottom w:val="none" w:sz="0" w:space="0" w:color="auto"/>
                    <w:right w:val="none" w:sz="0" w:space="0" w:color="auto"/>
                  </w:divBdr>
                </w:div>
                <w:div w:id="599801345">
                  <w:marLeft w:val="0"/>
                  <w:marRight w:val="0"/>
                  <w:marTop w:val="0"/>
                  <w:marBottom w:val="0"/>
                  <w:divBdr>
                    <w:top w:val="none" w:sz="0" w:space="0" w:color="auto"/>
                    <w:left w:val="none" w:sz="0" w:space="0" w:color="auto"/>
                    <w:bottom w:val="none" w:sz="0" w:space="0" w:color="auto"/>
                    <w:right w:val="none" w:sz="0" w:space="0" w:color="auto"/>
                  </w:divBdr>
                </w:div>
                <w:div w:id="601376843">
                  <w:marLeft w:val="0"/>
                  <w:marRight w:val="0"/>
                  <w:marTop w:val="0"/>
                  <w:marBottom w:val="0"/>
                  <w:divBdr>
                    <w:top w:val="none" w:sz="0" w:space="0" w:color="auto"/>
                    <w:left w:val="none" w:sz="0" w:space="0" w:color="auto"/>
                    <w:bottom w:val="none" w:sz="0" w:space="0" w:color="auto"/>
                    <w:right w:val="none" w:sz="0" w:space="0" w:color="auto"/>
                  </w:divBdr>
                </w:div>
                <w:div w:id="601498644">
                  <w:marLeft w:val="0"/>
                  <w:marRight w:val="0"/>
                  <w:marTop w:val="0"/>
                  <w:marBottom w:val="0"/>
                  <w:divBdr>
                    <w:top w:val="none" w:sz="0" w:space="0" w:color="auto"/>
                    <w:left w:val="none" w:sz="0" w:space="0" w:color="auto"/>
                    <w:bottom w:val="none" w:sz="0" w:space="0" w:color="auto"/>
                    <w:right w:val="none" w:sz="0" w:space="0" w:color="auto"/>
                  </w:divBdr>
                </w:div>
                <w:div w:id="602032584">
                  <w:marLeft w:val="0"/>
                  <w:marRight w:val="0"/>
                  <w:marTop w:val="0"/>
                  <w:marBottom w:val="0"/>
                  <w:divBdr>
                    <w:top w:val="none" w:sz="0" w:space="0" w:color="auto"/>
                    <w:left w:val="none" w:sz="0" w:space="0" w:color="auto"/>
                    <w:bottom w:val="none" w:sz="0" w:space="0" w:color="auto"/>
                    <w:right w:val="none" w:sz="0" w:space="0" w:color="auto"/>
                  </w:divBdr>
                </w:div>
                <w:div w:id="603878206">
                  <w:marLeft w:val="0"/>
                  <w:marRight w:val="0"/>
                  <w:marTop w:val="0"/>
                  <w:marBottom w:val="0"/>
                  <w:divBdr>
                    <w:top w:val="none" w:sz="0" w:space="0" w:color="auto"/>
                    <w:left w:val="none" w:sz="0" w:space="0" w:color="auto"/>
                    <w:bottom w:val="none" w:sz="0" w:space="0" w:color="auto"/>
                    <w:right w:val="none" w:sz="0" w:space="0" w:color="auto"/>
                  </w:divBdr>
                </w:div>
                <w:div w:id="606428951">
                  <w:marLeft w:val="0"/>
                  <w:marRight w:val="0"/>
                  <w:marTop w:val="0"/>
                  <w:marBottom w:val="0"/>
                  <w:divBdr>
                    <w:top w:val="none" w:sz="0" w:space="0" w:color="auto"/>
                    <w:left w:val="none" w:sz="0" w:space="0" w:color="auto"/>
                    <w:bottom w:val="none" w:sz="0" w:space="0" w:color="auto"/>
                    <w:right w:val="none" w:sz="0" w:space="0" w:color="auto"/>
                  </w:divBdr>
                </w:div>
                <w:div w:id="607658516">
                  <w:marLeft w:val="0"/>
                  <w:marRight w:val="0"/>
                  <w:marTop w:val="0"/>
                  <w:marBottom w:val="0"/>
                  <w:divBdr>
                    <w:top w:val="none" w:sz="0" w:space="0" w:color="auto"/>
                    <w:left w:val="none" w:sz="0" w:space="0" w:color="auto"/>
                    <w:bottom w:val="none" w:sz="0" w:space="0" w:color="auto"/>
                    <w:right w:val="none" w:sz="0" w:space="0" w:color="auto"/>
                  </w:divBdr>
                </w:div>
                <w:div w:id="609749582">
                  <w:marLeft w:val="0"/>
                  <w:marRight w:val="0"/>
                  <w:marTop w:val="0"/>
                  <w:marBottom w:val="0"/>
                  <w:divBdr>
                    <w:top w:val="none" w:sz="0" w:space="0" w:color="auto"/>
                    <w:left w:val="none" w:sz="0" w:space="0" w:color="auto"/>
                    <w:bottom w:val="none" w:sz="0" w:space="0" w:color="auto"/>
                    <w:right w:val="none" w:sz="0" w:space="0" w:color="auto"/>
                  </w:divBdr>
                </w:div>
                <w:div w:id="610553061">
                  <w:marLeft w:val="0"/>
                  <w:marRight w:val="0"/>
                  <w:marTop w:val="0"/>
                  <w:marBottom w:val="0"/>
                  <w:divBdr>
                    <w:top w:val="none" w:sz="0" w:space="0" w:color="auto"/>
                    <w:left w:val="none" w:sz="0" w:space="0" w:color="auto"/>
                    <w:bottom w:val="none" w:sz="0" w:space="0" w:color="auto"/>
                    <w:right w:val="none" w:sz="0" w:space="0" w:color="auto"/>
                  </w:divBdr>
                </w:div>
                <w:div w:id="611016348">
                  <w:marLeft w:val="0"/>
                  <w:marRight w:val="0"/>
                  <w:marTop w:val="0"/>
                  <w:marBottom w:val="0"/>
                  <w:divBdr>
                    <w:top w:val="none" w:sz="0" w:space="0" w:color="auto"/>
                    <w:left w:val="none" w:sz="0" w:space="0" w:color="auto"/>
                    <w:bottom w:val="none" w:sz="0" w:space="0" w:color="auto"/>
                    <w:right w:val="none" w:sz="0" w:space="0" w:color="auto"/>
                  </w:divBdr>
                </w:div>
                <w:div w:id="611058252">
                  <w:marLeft w:val="0"/>
                  <w:marRight w:val="0"/>
                  <w:marTop w:val="0"/>
                  <w:marBottom w:val="0"/>
                  <w:divBdr>
                    <w:top w:val="none" w:sz="0" w:space="0" w:color="auto"/>
                    <w:left w:val="none" w:sz="0" w:space="0" w:color="auto"/>
                    <w:bottom w:val="none" w:sz="0" w:space="0" w:color="auto"/>
                    <w:right w:val="none" w:sz="0" w:space="0" w:color="auto"/>
                  </w:divBdr>
                </w:div>
                <w:div w:id="611088690">
                  <w:marLeft w:val="0"/>
                  <w:marRight w:val="0"/>
                  <w:marTop w:val="0"/>
                  <w:marBottom w:val="0"/>
                  <w:divBdr>
                    <w:top w:val="none" w:sz="0" w:space="0" w:color="auto"/>
                    <w:left w:val="none" w:sz="0" w:space="0" w:color="auto"/>
                    <w:bottom w:val="none" w:sz="0" w:space="0" w:color="auto"/>
                    <w:right w:val="none" w:sz="0" w:space="0" w:color="auto"/>
                  </w:divBdr>
                </w:div>
                <w:div w:id="611519654">
                  <w:marLeft w:val="0"/>
                  <w:marRight w:val="0"/>
                  <w:marTop w:val="0"/>
                  <w:marBottom w:val="0"/>
                  <w:divBdr>
                    <w:top w:val="none" w:sz="0" w:space="0" w:color="auto"/>
                    <w:left w:val="none" w:sz="0" w:space="0" w:color="auto"/>
                    <w:bottom w:val="none" w:sz="0" w:space="0" w:color="auto"/>
                    <w:right w:val="none" w:sz="0" w:space="0" w:color="auto"/>
                  </w:divBdr>
                </w:div>
                <w:div w:id="611976920">
                  <w:marLeft w:val="0"/>
                  <w:marRight w:val="0"/>
                  <w:marTop w:val="0"/>
                  <w:marBottom w:val="0"/>
                  <w:divBdr>
                    <w:top w:val="none" w:sz="0" w:space="0" w:color="auto"/>
                    <w:left w:val="none" w:sz="0" w:space="0" w:color="auto"/>
                    <w:bottom w:val="none" w:sz="0" w:space="0" w:color="auto"/>
                    <w:right w:val="none" w:sz="0" w:space="0" w:color="auto"/>
                  </w:divBdr>
                </w:div>
                <w:div w:id="612833843">
                  <w:marLeft w:val="0"/>
                  <w:marRight w:val="0"/>
                  <w:marTop w:val="0"/>
                  <w:marBottom w:val="0"/>
                  <w:divBdr>
                    <w:top w:val="none" w:sz="0" w:space="0" w:color="auto"/>
                    <w:left w:val="none" w:sz="0" w:space="0" w:color="auto"/>
                    <w:bottom w:val="none" w:sz="0" w:space="0" w:color="auto"/>
                    <w:right w:val="none" w:sz="0" w:space="0" w:color="auto"/>
                  </w:divBdr>
                </w:div>
                <w:div w:id="612981733">
                  <w:marLeft w:val="0"/>
                  <w:marRight w:val="0"/>
                  <w:marTop w:val="0"/>
                  <w:marBottom w:val="0"/>
                  <w:divBdr>
                    <w:top w:val="none" w:sz="0" w:space="0" w:color="auto"/>
                    <w:left w:val="none" w:sz="0" w:space="0" w:color="auto"/>
                    <w:bottom w:val="none" w:sz="0" w:space="0" w:color="auto"/>
                    <w:right w:val="none" w:sz="0" w:space="0" w:color="auto"/>
                  </w:divBdr>
                </w:div>
                <w:div w:id="613176427">
                  <w:marLeft w:val="0"/>
                  <w:marRight w:val="0"/>
                  <w:marTop w:val="0"/>
                  <w:marBottom w:val="0"/>
                  <w:divBdr>
                    <w:top w:val="none" w:sz="0" w:space="0" w:color="auto"/>
                    <w:left w:val="none" w:sz="0" w:space="0" w:color="auto"/>
                    <w:bottom w:val="none" w:sz="0" w:space="0" w:color="auto"/>
                    <w:right w:val="none" w:sz="0" w:space="0" w:color="auto"/>
                  </w:divBdr>
                </w:div>
                <w:div w:id="615331223">
                  <w:marLeft w:val="0"/>
                  <w:marRight w:val="0"/>
                  <w:marTop w:val="0"/>
                  <w:marBottom w:val="0"/>
                  <w:divBdr>
                    <w:top w:val="none" w:sz="0" w:space="0" w:color="auto"/>
                    <w:left w:val="none" w:sz="0" w:space="0" w:color="auto"/>
                    <w:bottom w:val="none" w:sz="0" w:space="0" w:color="auto"/>
                    <w:right w:val="none" w:sz="0" w:space="0" w:color="auto"/>
                  </w:divBdr>
                </w:div>
                <w:div w:id="615451852">
                  <w:marLeft w:val="0"/>
                  <w:marRight w:val="0"/>
                  <w:marTop w:val="0"/>
                  <w:marBottom w:val="0"/>
                  <w:divBdr>
                    <w:top w:val="none" w:sz="0" w:space="0" w:color="auto"/>
                    <w:left w:val="none" w:sz="0" w:space="0" w:color="auto"/>
                    <w:bottom w:val="none" w:sz="0" w:space="0" w:color="auto"/>
                    <w:right w:val="none" w:sz="0" w:space="0" w:color="auto"/>
                  </w:divBdr>
                </w:div>
                <w:div w:id="615524115">
                  <w:marLeft w:val="0"/>
                  <w:marRight w:val="0"/>
                  <w:marTop w:val="0"/>
                  <w:marBottom w:val="0"/>
                  <w:divBdr>
                    <w:top w:val="none" w:sz="0" w:space="0" w:color="auto"/>
                    <w:left w:val="none" w:sz="0" w:space="0" w:color="auto"/>
                    <w:bottom w:val="none" w:sz="0" w:space="0" w:color="auto"/>
                    <w:right w:val="none" w:sz="0" w:space="0" w:color="auto"/>
                  </w:divBdr>
                </w:div>
                <w:div w:id="618495207">
                  <w:marLeft w:val="0"/>
                  <w:marRight w:val="0"/>
                  <w:marTop w:val="0"/>
                  <w:marBottom w:val="0"/>
                  <w:divBdr>
                    <w:top w:val="none" w:sz="0" w:space="0" w:color="auto"/>
                    <w:left w:val="none" w:sz="0" w:space="0" w:color="auto"/>
                    <w:bottom w:val="none" w:sz="0" w:space="0" w:color="auto"/>
                    <w:right w:val="none" w:sz="0" w:space="0" w:color="auto"/>
                  </w:divBdr>
                </w:div>
                <w:div w:id="618531489">
                  <w:marLeft w:val="0"/>
                  <w:marRight w:val="0"/>
                  <w:marTop w:val="0"/>
                  <w:marBottom w:val="0"/>
                  <w:divBdr>
                    <w:top w:val="none" w:sz="0" w:space="0" w:color="auto"/>
                    <w:left w:val="none" w:sz="0" w:space="0" w:color="auto"/>
                    <w:bottom w:val="none" w:sz="0" w:space="0" w:color="auto"/>
                    <w:right w:val="none" w:sz="0" w:space="0" w:color="auto"/>
                  </w:divBdr>
                </w:div>
                <w:div w:id="618536108">
                  <w:marLeft w:val="0"/>
                  <w:marRight w:val="0"/>
                  <w:marTop w:val="0"/>
                  <w:marBottom w:val="0"/>
                  <w:divBdr>
                    <w:top w:val="none" w:sz="0" w:space="0" w:color="auto"/>
                    <w:left w:val="none" w:sz="0" w:space="0" w:color="auto"/>
                    <w:bottom w:val="none" w:sz="0" w:space="0" w:color="auto"/>
                    <w:right w:val="none" w:sz="0" w:space="0" w:color="auto"/>
                  </w:divBdr>
                </w:div>
                <w:div w:id="618805505">
                  <w:marLeft w:val="0"/>
                  <w:marRight w:val="0"/>
                  <w:marTop w:val="0"/>
                  <w:marBottom w:val="0"/>
                  <w:divBdr>
                    <w:top w:val="none" w:sz="0" w:space="0" w:color="auto"/>
                    <w:left w:val="none" w:sz="0" w:space="0" w:color="auto"/>
                    <w:bottom w:val="none" w:sz="0" w:space="0" w:color="auto"/>
                    <w:right w:val="none" w:sz="0" w:space="0" w:color="auto"/>
                  </w:divBdr>
                </w:div>
                <w:div w:id="620111561">
                  <w:marLeft w:val="0"/>
                  <w:marRight w:val="0"/>
                  <w:marTop w:val="0"/>
                  <w:marBottom w:val="0"/>
                  <w:divBdr>
                    <w:top w:val="none" w:sz="0" w:space="0" w:color="auto"/>
                    <w:left w:val="none" w:sz="0" w:space="0" w:color="auto"/>
                    <w:bottom w:val="none" w:sz="0" w:space="0" w:color="auto"/>
                    <w:right w:val="none" w:sz="0" w:space="0" w:color="auto"/>
                  </w:divBdr>
                </w:div>
                <w:div w:id="620385358">
                  <w:marLeft w:val="0"/>
                  <w:marRight w:val="0"/>
                  <w:marTop w:val="0"/>
                  <w:marBottom w:val="0"/>
                  <w:divBdr>
                    <w:top w:val="none" w:sz="0" w:space="0" w:color="auto"/>
                    <w:left w:val="none" w:sz="0" w:space="0" w:color="auto"/>
                    <w:bottom w:val="none" w:sz="0" w:space="0" w:color="auto"/>
                    <w:right w:val="none" w:sz="0" w:space="0" w:color="auto"/>
                  </w:divBdr>
                </w:div>
                <w:div w:id="620451922">
                  <w:marLeft w:val="0"/>
                  <w:marRight w:val="0"/>
                  <w:marTop w:val="0"/>
                  <w:marBottom w:val="0"/>
                  <w:divBdr>
                    <w:top w:val="none" w:sz="0" w:space="0" w:color="auto"/>
                    <w:left w:val="none" w:sz="0" w:space="0" w:color="auto"/>
                    <w:bottom w:val="none" w:sz="0" w:space="0" w:color="auto"/>
                    <w:right w:val="none" w:sz="0" w:space="0" w:color="auto"/>
                  </w:divBdr>
                </w:div>
                <w:div w:id="621110321">
                  <w:marLeft w:val="0"/>
                  <w:marRight w:val="0"/>
                  <w:marTop w:val="0"/>
                  <w:marBottom w:val="0"/>
                  <w:divBdr>
                    <w:top w:val="none" w:sz="0" w:space="0" w:color="auto"/>
                    <w:left w:val="none" w:sz="0" w:space="0" w:color="auto"/>
                    <w:bottom w:val="none" w:sz="0" w:space="0" w:color="auto"/>
                    <w:right w:val="none" w:sz="0" w:space="0" w:color="auto"/>
                  </w:divBdr>
                </w:div>
                <w:div w:id="621349511">
                  <w:marLeft w:val="0"/>
                  <w:marRight w:val="0"/>
                  <w:marTop w:val="0"/>
                  <w:marBottom w:val="0"/>
                  <w:divBdr>
                    <w:top w:val="none" w:sz="0" w:space="0" w:color="auto"/>
                    <w:left w:val="none" w:sz="0" w:space="0" w:color="auto"/>
                    <w:bottom w:val="none" w:sz="0" w:space="0" w:color="auto"/>
                    <w:right w:val="none" w:sz="0" w:space="0" w:color="auto"/>
                  </w:divBdr>
                </w:div>
                <w:div w:id="623464459">
                  <w:marLeft w:val="0"/>
                  <w:marRight w:val="0"/>
                  <w:marTop w:val="0"/>
                  <w:marBottom w:val="0"/>
                  <w:divBdr>
                    <w:top w:val="none" w:sz="0" w:space="0" w:color="auto"/>
                    <w:left w:val="none" w:sz="0" w:space="0" w:color="auto"/>
                    <w:bottom w:val="none" w:sz="0" w:space="0" w:color="auto"/>
                    <w:right w:val="none" w:sz="0" w:space="0" w:color="auto"/>
                  </w:divBdr>
                </w:div>
                <w:div w:id="625694757">
                  <w:marLeft w:val="0"/>
                  <w:marRight w:val="0"/>
                  <w:marTop w:val="0"/>
                  <w:marBottom w:val="0"/>
                  <w:divBdr>
                    <w:top w:val="none" w:sz="0" w:space="0" w:color="auto"/>
                    <w:left w:val="none" w:sz="0" w:space="0" w:color="auto"/>
                    <w:bottom w:val="none" w:sz="0" w:space="0" w:color="auto"/>
                    <w:right w:val="none" w:sz="0" w:space="0" w:color="auto"/>
                  </w:divBdr>
                </w:div>
                <w:div w:id="630139269">
                  <w:marLeft w:val="0"/>
                  <w:marRight w:val="0"/>
                  <w:marTop w:val="0"/>
                  <w:marBottom w:val="0"/>
                  <w:divBdr>
                    <w:top w:val="none" w:sz="0" w:space="0" w:color="auto"/>
                    <w:left w:val="none" w:sz="0" w:space="0" w:color="auto"/>
                    <w:bottom w:val="none" w:sz="0" w:space="0" w:color="auto"/>
                    <w:right w:val="none" w:sz="0" w:space="0" w:color="auto"/>
                  </w:divBdr>
                </w:div>
                <w:div w:id="633217071">
                  <w:marLeft w:val="0"/>
                  <w:marRight w:val="0"/>
                  <w:marTop w:val="0"/>
                  <w:marBottom w:val="0"/>
                  <w:divBdr>
                    <w:top w:val="none" w:sz="0" w:space="0" w:color="auto"/>
                    <w:left w:val="none" w:sz="0" w:space="0" w:color="auto"/>
                    <w:bottom w:val="none" w:sz="0" w:space="0" w:color="auto"/>
                    <w:right w:val="none" w:sz="0" w:space="0" w:color="auto"/>
                  </w:divBdr>
                </w:div>
                <w:div w:id="633755249">
                  <w:marLeft w:val="0"/>
                  <w:marRight w:val="0"/>
                  <w:marTop w:val="0"/>
                  <w:marBottom w:val="0"/>
                  <w:divBdr>
                    <w:top w:val="none" w:sz="0" w:space="0" w:color="auto"/>
                    <w:left w:val="none" w:sz="0" w:space="0" w:color="auto"/>
                    <w:bottom w:val="none" w:sz="0" w:space="0" w:color="auto"/>
                    <w:right w:val="none" w:sz="0" w:space="0" w:color="auto"/>
                  </w:divBdr>
                </w:div>
                <w:div w:id="634800039">
                  <w:marLeft w:val="0"/>
                  <w:marRight w:val="0"/>
                  <w:marTop w:val="0"/>
                  <w:marBottom w:val="0"/>
                  <w:divBdr>
                    <w:top w:val="none" w:sz="0" w:space="0" w:color="auto"/>
                    <w:left w:val="none" w:sz="0" w:space="0" w:color="auto"/>
                    <w:bottom w:val="none" w:sz="0" w:space="0" w:color="auto"/>
                    <w:right w:val="none" w:sz="0" w:space="0" w:color="auto"/>
                  </w:divBdr>
                </w:div>
                <w:div w:id="635331923">
                  <w:marLeft w:val="0"/>
                  <w:marRight w:val="0"/>
                  <w:marTop w:val="0"/>
                  <w:marBottom w:val="0"/>
                  <w:divBdr>
                    <w:top w:val="none" w:sz="0" w:space="0" w:color="auto"/>
                    <w:left w:val="none" w:sz="0" w:space="0" w:color="auto"/>
                    <w:bottom w:val="none" w:sz="0" w:space="0" w:color="auto"/>
                    <w:right w:val="none" w:sz="0" w:space="0" w:color="auto"/>
                  </w:divBdr>
                </w:div>
                <w:div w:id="635450977">
                  <w:marLeft w:val="0"/>
                  <w:marRight w:val="0"/>
                  <w:marTop w:val="0"/>
                  <w:marBottom w:val="0"/>
                  <w:divBdr>
                    <w:top w:val="none" w:sz="0" w:space="0" w:color="auto"/>
                    <w:left w:val="none" w:sz="0" w:space="0" w:color="auto"/>
                    <w:bottom w:val="none" w:sz="0" w:space="0" w:color="auto"/>
                    <w:right w:val="none" w:sz="0" w:space="0" w:color="auto"/>
                  </w:divBdr>
                </w:div>
                <w:div w:id="637028772">
                  <w:marLeft w:val="0"/>
                  <w:marRight w:val="0"/>
                  <w:marTop w:val="0"/>
                  <w:marBottom w:val="0"/>
                  <w:divBdr>
                    <w:top w:val="none" w:sz="0" w:space="0" w:color="auto"/>
                    <w:left w:val="none" w:sz="0" w:space="0" w:color="auto"/>
                    <w:bottom w:val="none" w:sz="0" w:space="0" w:color="auto"/>
                    <w:right w:val="none" w:sz="0" w:space="0" w:color="auto"/>
                  </w:divBdr>
                </w:div>
                <w:div w:id="637682309">
                  <w:marLeft w:val="0"/>
                  <w:marRight w:val="0"/>
                  <w:marTop w:val="0"/>
                  <w:marBottom w:val="0"/>
                  <w:divBdr>
                    <w:top w:val="none" w:sz="0" w:space="0" w:color="auto"/>
                    <w:left w:val="none" w:sz="0" w:space="0" w:color="auto"/>
                    <w:bottom w:val="none" w:sz="0" w:space="0" w:color="auto"/>
                    <w:right w:val="none" w:sz="0" w:space="0" w:color="auto"/>
                  </w:divBdr>
                </w:div>
                <w:div w:id="640422502">
                  <w:marLeft w:val="0"/>
                  <w:marRight w:val="0"/>
                  <w:marTop w:val="0"/>
                  <w:marBottom w:val="0"/>
                  <w:divBdr>
                    <w:top w:val="none" w:sz="0" w:space="0" w:color="auto"/>
                    <w:left w:val="none" w:sz="0" w:space="0" w:color="auto"/>
                    <w:bottom w:val="none" w:sz="0" w:space="0" w:color="auto"/>
                    <w:right w:val="none" w:sz="0" w:space="0" w:color="auto"/>
                  </w:divBdr>
                </w:div>
                <w:div w:id="640577745">
                  <w:marLeft w:val="0"/>
                  <w:marRight w:val="0"/>
                  <w:marTop w:val="0"/>
                  <w:marBottom w:val="0"/>
                  <w:divBdr>
                    <w:top w:val="none" w:sz="0" w:space="0" w:color="auto"/>
                    <w:left w:val="none" w:sz="0" w:space="0" w:color="auto"/>
                    <w:bottom w:val="none" w:sz="0" w:space="0" w:color="auto"/>
                    <w:right w:val="none" w:sz="0" w:space="0" w:color="auto"/>
                  </w:divBdr>
                </w:div>
                <w:div w:id="641350608">
                  <w:marLeft w:val="0"/>
                  <w:marRight w:val="0"/>
                  <w:marTop w:val="0"/>
                  <w:marBottom w:val="0"/>
                  <w:divBdr>
                    <w:top w:val="none" w:sz="0" w:space="0" w:color="auto"/>
                    <w:left w:val="none" w:sz="0" w:space="0" w:color="auto"/>
                    <w:bottom w:val="none" w:sz="0" w:space="0" w:color="auto"/>
                    <w:right w:val="none" w:sz="0" w:space="0" w:color="auto"/>
                  </w:divBdr>
                </w:div>
                <w:div w:id="643464851">
                  <w:marLeft w:val="0"/>
                  <w:marRight w:val="0"/>
                  <w:marTop w:val="0"/>
                  <w:marBottom w:val="0"/>
                  <w:divBdr>
                    <w:top w:val="none" w:sz="0" w:space="0" w:color="auto"/>
                    <w:left w:val="none" w:sz="0" w:space="0" w:color="auto"/>
                    <w:bottom w:val="none" w:sz="0" w:space="0" w:color="auto"/>
                    <w:right w:val="none" w:sz="0" w:space="0" w:color="auto"/>
                  </w:divBdr>
                </w:div>
                <w:div w:id="644554918">
                  <w:marLeft w:val="0"/>
                  <w:marRight w:val="0"/>
                  <w:marTop w:val="0"/>
                  <w:marBottom w:val="0"/>
                  <w:divBdr>
                    <w:top w:val="none" w:sz="0" w:space="0" w:color="auto"/>
                    <w:left w:val="none" w:sz="0" w:space="0" w:color="auto"/>
                    <w:bottom w:val="none" w:sz="0" w:space="0" w:color="auto"/>
                    <w:right w:val="none" w:sz="0" w:space="0" w:color="auto"/>
                  </w:divBdr>
                </w:div>
                <w:div w:id="645207844">
                  <w:marLeft w:val="0"/>
                  <w:marRight w:val="0"/>
                  <w:marTop w:val="0"/>
                  <w:marBottom w:val="0"/>
                  <w:divBdr>
                    <w:top w:val="none" w:sz="0" w:space="0" w:color="auto"/>
                    <w:left w:val="none" w:sz="0" w:space="0" w:color="auto"/>
                    <w:bottom w:val="none" w:sz="0" w:space="0" w:color="auto"/>
                    <w:right w:val="none" w:sz="0" w:space="0" w:color="auto"/>
                  </w:divBdr>
                </w:div>
                <w:div w:id="645550526">
                  <w:marLeft w:val="0"/>
                  <w:marRight w:val="0"/>
                  <w:marTop w:val="0"/>
                  <w:marBottom w:val="0"/>
                  <w:divBdr>
                    <w:top w:val="none" w:sz="0" w:space="0" w:color="auto"/>
                    <w:left w:val="none" w:sz="0" w:space="0" w:color="auto"/>
                    <w:bottom w:val="none" w:sz="0" w:space="0" w:color="auto"/>
                    <w:right w:val="none" w:sz="0" w:space="0" w:color="auto"/>
                  </w:divBdr>
                </w:div>
                <w:div w:id="646742009">
                  <w:marLeft w:val="0"/>
                  <w:marRight w:val="0"/>
                  <w:marTop w:val="0"/>
                  <w:marBottom w:val="0"/>
                  <w:divBdr>
                    <w:top w:val="none" w:sz="0" w:space="0" w:color="auto"/>
                    <w:left w:val="none" w:sz="0" w:space="0" w:color="auto"/>
                    <w:bottom w:val="none" w:sz="0" w:space="0" w:color="auto"/>
                    <w:right w:val="none" w:sz="0" w:space="0" w:color="auto"/>
                  </w:divBdr>
                </w:div>
                <w:div w:id="647367625">
                  <w:marLeft w:val="0"/>
                  <w:marRight w:val="0"/>
                  <w:marTop w:val="0"/>
                  <w:marBottom w:val="0"/>
                  <w:divBdr>
                    <w:top w:val="none" w:sz="0" w:space="0" w:color="auto"/>
                    <w:left w:val="none" w:sz="0" w:space="0" w:color="auto"/>
                    <w:bottom w:val="none" w:sz="0" w:space="0" w:color="auto"/>
                    <w:right w:val="none" w:sz="0" w:space="0" w:color="auto"/>
                  </w:divBdr>
                </w:div>
                <w:div w:id="650527171">
                  <w:marLeft w:val="0"/>
                  <w:marRight w:val="0"/>
                  <w:marTop w:val="0"/>
                  <w:marBottom w:val="0"/>
                  <w:divBdr>
                    <w:top w:val="none" w:sz="0" w:space="0" w:color="auto"/>
                    <w:left w:val="none" w:sz="0" w:space="0" w:color="auto"/>
                    <w:bottom w:val="none" w:sz="0" w:space="0" w:color="auto"/>
                    <w:right w:val="none" w:sz="0" w:space="0" w:color="auto"/>
                  </w:divBdr>
                </w:div>
                <w:div w:id="651060873">
                  <w:marLeft w:val="0"/>
                  <w:marRight w:val="0"/>
                  <w:marTop w:val="0"/>
                  <w:marBottom w:val="0"/>
                  <w:divBdr>
                    <w:top w:val="none" w:sz="0" w:space="0" w:color="auto"/>
                    <w:left w:val="none" w:sz="0" w:space="0" w:color="auto"/>
                    <w:bottom w:val="none" w:sz="0" w:space="0" w:color="auto"/>
                    <w:right w:val="none" w:sz="0" w:space="0" w:color="auto"/>
                  </w:divBdr>
                </w:div>
                <w:div w:id="656812186">
                  <w:marLeft w:val="0"/>
                  <w:marRight w:val="0"/>
                  <w:marTop w:val="0"/>
                  <w:marBottom w:val="0"/>
                  <w:divBdr>
                    <w:top w:val="none" w:sz="0" w:space="0" w:color="auto"/>
                    <w:left w:val="none" w:sz="0" w:space="0" w:color="auto"/>
                    <w:bottom w:val="none" w:sz="0" w:space="0" w:color="auto"/>
                    <w:right w:val="none" w:sz="0" w:space="0" w:color="auto"/>
                  </w:divBdr>
                </w:div>
                <w:div w:id="657924619">
                  <w:marLeft w:val="0"/>
                  <w:marRight w:val="0"/>
                  <w:marTop w:val="0"/>
                  <w:marBottom w:val="0"/>
                  <w:divBdr>
                    <w:top w:val="none" w:sz="0" w:space="0" w:color="auto"/>
                    <w:left w:val="none" w:sz="0" w:space="0" w:color="auto"/>
                    <w:bottom w:val="none" w:sz="0" w:space="0" w:color="auto"/>
                    <w:right w:val="none" w:sz="0" w:space="0" w:color="auto"/>
                  </w:divBdr>
                </w:div>
                <w:div w:id="658460103">
                  <w:marLeft w:val="0"/>
                  <w:marRight w:val="0"/>
                  <w:marTop w:val="0"/>
                  <w:marBottom w:val="0"/>
                  <w:divBdr>
                    <w:top w:val="none" w:sz="0" w:space="0" w:color="auto"/>
                    <w:left w:val="none" w:sz="0" w:space="0" w:color="auto"/>
                    <w:bottom w:val="none" w:sz="0" w:space="0" w:color="auto"/>
                    <w:right w:val="none" w:sz="0" w:space="0" w:color="auto"/>
                  </w:divBdr>
                </w:div>
                <w:div w:id="658921220">
                  <w:marLeft w:val="0"/>
                  <w:marRight w:val="0"/>
                  <w:marTop w:val="0"/>
                  <w:marBottom w:val="0"/>
                  <w:divBdr>
                    <w:top w:val="none" w:sz="0" w:space="0" w:color="auto"/>
                    <w:left w:val="none" w:sz="0" w:space="0" w:color="auto"/>
                    <w:bottom w:val="none" w:sz="0" w:space="0" w:color="auto"/>
                    <w:right w:val="none" w:sz="0" w:space="0" w:color="auto"/>
                  </w:divBdr>
                </w:div>
                <w:div w:id="660237286">
                  <w:marLeft w:val="0"/>
                  <w:marRight w:val="0"/>
                  <w:marTop w:val="0"/>
                  <w:marBottom w:val="0"/>
                  <w:divBdr>
                    <w:top w:val="none" w:sz="0" w:space="0" w:color="auto"/>
                    <w:left w:val="none" w:sz="0" w:space="0" w:color="auto"/>
                    <w:bottom w:val="none" w:sz="0" w:space="0" w:color="auto"/>
                    <w:right w:val="none" w:sz="0" w:space="0" w:color="auto"/>
                  </w:divBdr>
                </w:div>
                <w:div w:id="660430273">
                  <w:marLeft w:val="0"/>
                  <w:marRight w:val="0"/>
                  <w:marTop w:val="0"/>
                  <w:marBottom w:val="0"/>
                  <w:divBdr>
                    <w:top w:val="none" w:sz="0" w:space="0" w:color="auto"/>
                    <w:left w:val="none" w:sz="0" w:space="0" w:color="auto"/>
                    <w:bottom w:val="none" w:sz="0" w:space="0" w:color="auto"/>
                    <w:right w:val="none" w:sz="0" w:space="0" w:color="auto"/>
                  </w:divBdr>
                </w:div>
                <w:div w:id="660691803">
                  <w:marLeft w:val="0"/>
                  <w:marRight w:val="0"/>
                  <w:marTop w:val="0"/>
                  <w:marBottom w:val="0"/>
                  <w:divBdr>
                    <w:top w:val="none" w:sz="0" w:space="0" w:color="auto"/>
                    <w:left w:val="none" w:sz="0" w:space="0" w:color="auto"/>
                    <w:bottom w:val="none" w:sz="0" w:space="0" w:color="auto"/>
                    <w:right w:val="none" w:sz="0" w:space="0" w:color="auto"/>
                  </w:divBdr>
                </w:div>
                <w:div w:id="661471727">
                  <w:marLeft w:val="0"/>
                  <w:marRight w:val="0"/>
                  <w:marTop w:val="0"/>
                  <w:marBottom w:val="0"/>
                  <w:divBdr>
                    <w:top w:val="none" w:sz="0" w:space="0" w:color="auto"/>
                    <w:left w:val="none" w:sz="0" w:space="0" w:color="auto"/>
                    <w:bottom w:val="none" w:sz="0" w:space="0" w:color="auto"/>
                    <w:right w:val="none" w:sz="0" w:space="0" w:color="auto"/>
                  </w:divBdr>
                </w:div>
                <w:div w:id="661735709">
                  <w:marLeft w:val="0"/>
                  <w:marRight w:val="0"/>
                  <w:marTop w:val="0"/>
                  <w:marBottom w:val="0"/>
                  <w:divBdr>
                    <w:top w:val="none" w:sz="0" w:space="0" w:color="auto"/>
                    <w:left w:val="none" w:sz="0" w:space="0" w:color="auto"/>
                    <w:bottom w:val="none" w:sz="0" w:space="0" w:color="auto"/>
                    <w:right w:val="none" w:sz="0" w:space="0" w:color="auto"/>
                  </w:divBdr>
                </w:div>
                <w:div w:id="662927377">
                  <w:marLeft w:val="0"/>
                  <w:marRight w:val="0"/>
                  <w:marTop w:val="0"/>
                  <w:marBottom w:val="0"/>
                  <w:divBdr>
                    <w:top w:val="none" w:sz="0" w:space="0" w:color="auto"/>
                    <w:left w:val="none" w:sz="0" w:space="0" w:color="auto"/>
                    <w:bottom w:val="none" w:sz="0" w:space="0" w:color="auto"/>
                    <w:right w:val="none" w:sz="0" w:space="0" w:color="auto"/>
                  </w:divBdr>
                </w:div>
                <w:div w:id="663049651">
                  <w:marLeft w:val="0"/>
                  <w:marRight w:val="0"/>
                  <w:marTop w:val="0"/>
                  <w:marBottom w:val="0"/>
                  <w:divBdr>
                    <w:top w:val="none" w:sz="0" w:space="0" w:color="auto"/>
                    <w:left w:val="none" w:sz="0" w:space="0" w:color="auto"/>
                    <w:bottom w:val="none" w:sz="0" w:space="0" w:color="auto"/>
                    <w:right w:val="none" w:sz="0" w:space="0" w:color="auto"/>
                  </w:divBdr>
                </w:div>
                <w:div w:id="665328444">
                  <w:marLeft w:val="0"/>
                  <w:marRight w:val="0"/>
                  <w:marTop w:val="0"/>
                  <w:marBottom w:val="0"/>
                  <w:divBdr>
                    <w:top w:val="none" w:sz="0" w:space="0" w:color="auto"/>
                    <w:left w:val="none" w:sz="0" w:space="0" w:color="auto"/>
                    <w:bottom w:val="none" w:sz="0" w:space="0" w:color="auto"/>
                    <w:right w:val="none" w:sz="0" w:space="0" w:color="auto"/>
                  </w:divBdr>
                </w:div>
                <w:div w:id="666711888">
                  <w:marLeft w:val="0"/>
                  <w:marRight w:val="0"/>
                  <w:marTop w:val="0"/>
                  <w:marBottom w:val="0"/>
                  <w:divBdr>
                    <w:top w:val="none" w:sz="0" w:space="0" w:color="auto"/>
                    <w:left w:val="none" w:sz="0" w:space="0" w:color="auto"/>
                    <w:bottom w:val="none" w:sz="0" w:space="0" w:color="auto"/>
                    <w:right w:val="none" w:sz="0" w:space="0" w:color="auto"/>
                  </w:divBdr>
                </w:div>
                <w:div w:id="667444337">
                  <w:marLeft w:val="0"/>
                  <w:marRight w:val="0"/>
                  <w:marTop w:val="0"/>
                  <w:marBottom w:val="0"/>
                  <w:divBdr>
                    <w:top w:val="none" w:sz="0" w:space="0" w:color="auto"/>
                    <w:left w:val="none" w:sz="0" w:space="0" w:color="auto"/>
                    <w:bottom w:val="none" w:sz="0" w:space="0" w:color="auto"/>
                    <w:right w:val="none" w:sz="0" w:space="0" w:color="auto"/>
                  </w:divBdr>
                </w:div>
                <w:div w:id="668406341">
                  <w:marLeft w:val="0"/>
                  <w:marRight w:val="0"/>
                  <w:marTop w:val="0"/>
                  <w:marBottom w:val="0"/>
                  <w:divBdr>
                    <w:top w:val="none" w:sz="0" w:space="0" w:color="auto"/>
                    <w:left w:val="none" w:sz="0" w:space="0" w:color="auto"/>
                    <w:bottom w:val="none" w:sz="0" w:space="0" w:color="auto"/>
                    <w:right w:val="none" w:sz="0" w:space="0" w:color="auto"/>
                  </w:divBdr>
                </w:div>
                <w:div w:id="671496950">
                  <w:marLeft w:val="0"/>
                  <w:marRight w:val="0"/>
                  <w:marTop w:val="0"/>
                  <w:marBottom w:val="0"/>
                  <w:divBdr>
                    <w:top w:val="none" w:sz="0" w:space="0" w:color="auto"/>
                    <w:left w:val="none" w:sz="0" w:space="0" w:color="auto"/>
                    <w:bottom w:val="none" w:sz="0" w:space="0" w:color="auto"/>
                    <w:right w:val="none" w:sz="0" w:space="0" w:color="auto"/>
                  </w:divBdr>
                </w:div>
                <w:div w:id="671570195">
                  <w:marLeft w:val="0"/>
                  <w:marRight w:val="0"/>
                  <w:marTop w:val="0"/>
                  <w:marBottom w:val="0"/>
                  <w:divBdr>
                    <w:top w:val="none" w:sz="0" w:space="0" w:color="auto"/>
                    <w:left w:val="none" w:sz="0" w:space="0" w:color="auto"/>
                    <w:bottom w:val="none" w:sz="0" w:space="0" w:color="auto"/>
                    <w:right w:val="none" w:sz="0" w:space="0" w:color="auto"/>
                  </w:divBdr>
                </w:div>
                <w:div w:id="674192717">
                  <w:marLeft w:val="0"/>
                  <w:marRight w:val="0"/>
                  <w:marTop w:val="0"/>
                  <w:marBottom w:val="0"/>
                  <w:divBdr>
                    <w:top w:val="none" w:sz="0" w:space="0" w:color="auto"/>
                    <w:left w:val="none" w:sz="0" w:space="0" w:color="auto"/>
                    <w:bottom w:val="none" w:sz="0" w:space="0" w:color="auto"/>
                    <w:right w:val="none" w:sz="0" w:space="0" w:color="auto"/>
                  </w:divBdr>
                </w:div>
                <w:div w:id="675110101">
                  <w:marLeft w:val="0"/>
                  <w:marRight w:val="0"/>
                  <w:marTop w:val="0"/>
                  <w:marBottom w:val="0"/>
                  <w:divBdr>
                    <w:top w:val="none" w:sz="0" w:space="0" w:color="auto"/>
                    <w:left w:val="none" w:sz="0" w:space="0" w:color="auto"/>
                    <w:bottom w:val="none" w:sz="0" w:space="0" w:color="auto"/>
                    <w:right w:val="none" w:sz="0" w:space="0" w:color="auto"/>
                  </w:divBdr>
                </w:div>
                <w:div w:id="675839269">
                  <w:marLeft w:val="0"/>
                  <w:marRight w:val="0"/>
                  <w:marTop w:val="0"/>
                  <w:marBottom w:val="0"/>
                  <w:divBdr>
                    <w:top w:val="none" w:sz="0" w:space="0" w:color="auto"/>
                    <w:left w:val="none" w:sz="0" w:space="0" w:color="auto"/>
                    <w:bottom w:val="none" w:sz="0" w:space="0" w:color="auto"/>
                    <w:right w:val="none" w:sz="0" w:space="0" w:color="auto"/>
                  </w:divBdr>
                </w:div>
                <w:div w:id="676542062">
                  <w:marLeft w:val="0"/>
                  <w:marRight w:val="0"/>
                  <w:marTop w:val="0"/>
                  <w:marBottom w:val="0"/>
                  <w:divBdr>
                    <w:top w:val="none" w:sz="0" w:space="0" w:color="auto"/>
                    <w:left w:val="none" w:sz="0" w:space="0" w:color="auto"/>
                    <w:bottom w:val="none" w:sz="0" w:space="0" w:color="auto"/>
                    <w:right w:val="none" w:sz="0" w:space="0" w:color="auto"/>
                  </w:divBdr>
                </w:div>
                <w:div w:id="676923626">
                  <w:marLeft w:val="0"/>
                  <w:marRight w:val="0"/>
                  <w:marTop w:val="0"/>
                  <w:marBottom w:val="0"/>
                  <w:divBdr>
                    <w:top w:val="none" w:sz="0" w:space="0" w:color="auto"/>
                    <w:left w:val="none" w:sz="0" w:space="0" w:color="auto"/>
                    <w:bottom w:val="none" w:sz="0" w:space="0" w:color="auto"/>
                    <w:right w:val="none" w:sz="0" w:space="0" w:color="auto"/>
                  </w:divBdr>
                </w:div>
                <w:div w:id="677267478">
                  <w:marLeft w:val="0"/>
                  <w:marRight w:val="0"/>
                  <w:marTop w:val="0"/>
                  <w:marBottom w:val="0"/>
                  <w:divBdr>
                    <w:top w:val="none" w:sz="0" w:space="0" w:color="auto"/>
                    <w:left w:val="none" w:sz="0" w:space="0" w:color="auto"/>
                    <w:bottom w:val="none" w:sz="0" w:space="0" w:color="auto"/>
                    <w:right w:val="none" w:sz="0" w:space="0" w:color="auto"/>
                  </w:divBdr>
                </w:div>
                <w:div w:id="678702745">
                  <w:marLeft w:val="0"/>
                  <w:marRight w:val="0"/>
                  <w:marTop w:val="0"/>
                  <w:marBottom w:val="0"/>
                  <w:divBdr>
                    <w:top w:val="none" w:sz="0" w:space="0" w:color="auto"/>
                    <w:left w:val="none" w:sz="0" w:space="0" w:color="auto"/>
                    <w:bottom w:val="none" w:sz="0" w:space="0" w:color="auto"/>
                    <w:right w:val="none" w:sz="0" w:space="0" w:color="auto"/>
                  </w:divBdr>
                </w:div>
                <w:div w:id="680083487">
                  <w:marLeft w:val="0"/>
                  <w:marRight w:val="0"/>
                  <w:marTop w:val="0"/>
                  <w:marBottom w:val="0"/>
                  <w:divBdr>
                    <w:top w:val="none" w:sz="0" w:space="0" w:color="auto"/>
                    <w:left w:val="none" w:sz="0" w:space="0" w:color="auto"/>
                    <w:bottom w:val="none" w:sz="0" w:space="0" w:color="auto"/>
                    <w:right w:val="none" w:sz="0" w:space="0" w:color="auto"/>
                  </w:divBdr>
                </w:div>
                <w:div w:id="680812313">
                  <w:marLeft w:val="0"/>
                  <w:marRight w:val="0"/>
                  <w:marTop w:val="0"/>
                  <w:marBottom w:val="0"/>
                  <w:divBdr>
                    <w:top w:val="none" w:sz="0" w:space="0" w:color="auto"/>
                    <w:left w:val="none" w:sz="0" w:space="0" w:color="auto"/>
                    <w:bottom w:val="none" w:sz="0" w:space="0" w:color="auto"/>
                    <w:right w:val="none" w:sz="0" w:space="0" w:color="auto"/>
                  </w:divBdr>
                </w:div>
                <w:div w:id="681126193">
                  <w:marLeft w:val="0"/>
                  <w:marRight w:val="0"/>
                  <w:marTop w:val="0"/>
                  <w:marBottom w:val="0"/>
                  <w:divBdr>
                    <w:top w:val="none" w:sz="0" w:space="0" w:color="auto"/>
                    <w:left w:val="none" w:sz="0" w:space="0" w:color="auto"/>
                    <w:bottom w:val="none" w:sz="0" w:space="0" w:color="auto"/>
                    <w:right w:val="none" w:sz="0" w:space="0" w:color="auto"/>
                  </w:divBdr>
                </w:div>
                <w:div w:id="681710339">
                  <w:marLeft w:val="0"/>
                  <w:marRight w:val="0"/>
                  <w:marTop w:val="0"/>
                  <w:marBottom w:val="0"/>
                  <w:divBdr>
                    <w:top w:val="none" w:sz="0" w:space="0" w:color="auto"/>
                    <w:left w:val="none" w:sz="0" w:space="0" w:color="auto"/>
                    <w:bottom w:val="none" w:sz="0" w:space="0" w:color="auto"/>
                    <w:right w:val="none" w:sz="0" w:space="0" w:color="auto"/>
                  </w:divBdr>
                </w:div>
                <w:div w:id="683436906">
                  <w:marLeft w:val="0"/>
                  <w:marRight w:val="0"/>
                  <w:marTop w:val="0"/>
                  <w:marBottom w:val="0"/>
                  <w:divBdr>
                    <w:top w:val="none" w:sz="0" w:space="0" w:color="auto"/>
                    <w:left w:val="none" w:sz="0" w:space="0" w:color="auto"/>
                    <w:bottom w:val="none" w:sz="0" w:space="0" w:color="auto"/>
                    <w:right w:val="none" w:sz="0" w:space="0" w:color="auto"/>
                  </w:divBdr>
                </w:div>
                <w:div w:id="684789736">
                  <w:marLeft w:val="0"/>
                  <w:marRight w:val="0"/>
                  <w:marTop w:val="0"/>
                  <w:marBottom w:val="0"/>
                  <w:divBdr>
                    <w:top w:val="none" w:sz="0" w:space="0" w:color="auto"/>
                    <w:left w:val="none" w:sz="0" w:space="0" w:color="auto"/>
                    <w:bottom w:val="none" w:sz="0" w:space="0" w:color="auto"/>
                    <w:right w:val="none" w:sz="0" w:space="0" w:color="auto"/>
                  </w:divBdr>
                </w:div>
                <w:div w:id="685912627">
                  <w:marLeft w:val="0"/>
                  <w:marRight w:val="0"/>
                  <w:marTop w:val="0"/>
                  <w:marBottom w:val="0"/>
                  <w:divBdr>
                    <w:top w:val="none" w:sz="0" w:space="0" w:color="auto"/>
                    <w:left w:val="none" w:sz="0" w:space="0" w:color="auto"/>
                    <w:bottom w:val="none" w:sz="0" w:space="0" w:color="auto"/>
                    <w:right w:val="none" w:sz="0" w:space="0" w:color="auto"/>
                  </w:divBdr>
                </w:div>
                <w:div w:id="686979612">
                  <w:marLeft w:val="0"/>
                  <w:marRight w:val="0"/>
                  <w:marTop w:val="0"/>
                  <w:marBottom w:val="0"/>
                  <w:divBdr>
                    <w:top w:val="none" w:sz="0" w:space="0" w:color="auto"/>
                    <w:left w:val="none" w:sz="0" w:space="0" w:color="auto"/>
                    <w:bottom w:val="none" w:sz="0" w:space="0" w:color="auto"/>
                    <w:right w:val="none" w:sz="0" w:space="0" w:color="auto"/>
                  </w:divBdr>
                </w:div>
                <w:div w:id="687876894">
                  <w:marLeft w:val="0"/>
                  <w:marRight w:val="0"/>
                  <w:marTop w:val="0"/>
                  <w:marBottom w:val="0"/>
                  <w:divBdr>
                    <w:top w:val="none" w:sz="0" w:space="0" w:color="auto"/>
                    <w:left w:val="none" w:sz="0" w:space="0" w:color="auto"/>
                    <w:bottom w:val="none" w:sz="0" w:space="0" w:color="auto"/>
                    <w:right w:val="none" w:sz="0" w:space="0" w:color="auto"/>
                  </w:divBdr>
                </w:div>
                <w:div w:id="688916428">
                  <w:marLeft w:val="0"/>
                  <w:marRight w:val="0"/>
                  <w:marTop w:val="0"/>
                  <w:marBottom w:val="0"/>
                  <w:divBdr>
                    <w:top w:val="none" w:sz="0" w:space="0" w:color="auto"/>
                    <w:left w:val="none" w:sz="0" w:space="0" w:color="auto"/>
                    <w:bottom w:val="none" w:sz="0" w:space="0" w:color="auto"/>
                    <w:right w:val="none" w:sz="0" w:space="0" w:color="auto"/>
                  </w:divBdr>
                </w:div>
                <w:div w:id="689071044">
                  <w:marLeft w:val="0"/>
                  <w:marRight w:val="0"/>
                  <w:marTop w:val="0"/>
                  <w:marBottom w:val="0"/>
                  <w:divBdr>
                    <w:top w:val="none" w:sz="0" w:space="0" w:color="auto"/>
                    <w:left w:val="none" w:sz="0" w:space="0" w:color="auto"/>
                    <w:bottom w:val="none" w:sz="0" w:space="0" w:color="auto"/>
                    <w:right w:val="none" w:sz="0" w:space="0" w:color="auto"/>
                  </w:divBdr>
                </w:div>
                <w:div w:id="689186239">
                  <w:marLeft w:val="0"/>
                  <w:marRight w:val="0"/>
                  <w:marTop w:val="0"/>
                  <w:marBottom w:val="0"/>
                  <w:divBdr>
                    <w:top w:val="none" w:sz="0" w:space="0" w:color="auto"/>
                    <w:left w:val="none" w:sz="0" w:space="0" w:color="auto"/>
                    <w:bottom w:val="none" w:sz="0" w:space="0" w:color="auto"/>
                    <w:right w:val="none" w:sz="0" w:space="0" w:color="auto"/>
                  </w:divBdr>
                </w:div>
                <w:div w:id="689256492">
                  <w:marLeft w:val="0"/>
                  <w:marRight w:val="0"/>
                  <w:marTop w:val="0"/>
                  <w:marBottom w:val="0"/>
                  <w:divBdr>
                    <w:top w:val="none" w:sz="0" w:space="0" w:color="auto"/>
                    <w:left w:val="none" w:sz="0" w:space="0" w:color="auto"/>
                    <w:bottom w:val="none" w:sz="0" w:space="0" w:color="auto"/>
                    <w:right w:val="none" w:sz="0" w:space="0" w:color="auto"/>
                  </w:divBdr>
                </w:div>
                <w:div w:id="690571496">
                  <w:marLeft w:val="0"/>
                  <w:marRight w:val="0"/>
                  <w:marTop w:val="0"/>
                  <w:marBottom w:val="0"/>
                  <w:divBdr>
                    <w:top w:val="none" w:sz="0" w:space="0" w:color="auto"/>
                    <w:left w:val="none" w:sz="0" w:space="0" w:color="auto"/>
                    <w:bottom w:val="none" w:sz="0" w:space="0" w:color="auto"/>
                    <w:right w:val="none" w:sz="0" w:space="0" w:color="auto"/>
                  </w:divBdr>
                </w:div>
                <w:div w:id="690909789">
                  <w:marLeft w:val="0"/>
                  <w:marRight w:val="0"/>
                  <w:marTop w:val="0"/>
                  <w:marBottom w:val="0"/>
                  <w:divBdr>
                    <w:top w:val="none" w:sz="0" w:space="0" w:color="auto"/>
                    <w:left w:val="none" w:sz="0" w:space="0" w:color="auto"/>
                    <w:bottom w:val="none" w:sz="0" w:space="0" w:color="auto"/>
                    <w:right w:val="none" w:sz="0" w:space="0" w:color="auto"/>
                  </w:divBdr>
                </w:div>
                <w:div w:id="691565283">
                  <w:marLeft w:val="0"/>
                  <w:marRight w:val="0"/>
                  <w:marTop w:val="0"/>
                  <w:marBottom w:val="0"/>
                  <w:divBdr>
                    <w:top w:val="none" w:sz="0" w:space="0" w:color="auto"/>
                    <w:left w:val="none" w:sz="0" w:space="0" w:color="auto"/>
                    <w:bottom w:val="none" w:sz="0" w:space="0" w:color="auto"/>
                    <w:right w:val="none" w:sz="0" w:space="0" w:color="auto"/>
                  </w:divBdr>
                </w:div>
                <w:div w:id="692340976">
                  <w:marLeft w:val="0"/>
                  <w:marRight w:val="0"/>
                  <w:marTop w:val="0"/>
                  <w:marBottom w:val="0"/>
                  <w:divBdr>
                    <w:top w:val="none" w:sz="0" w:space="0" w:color="auto"/>
                    <w:left w:val="none" w:sz="0" w:space="0" w:color="auto"/>
                    <w:bottom w:val="none" w:sz="0" w:space="0" w:color="auto"/>
                    <w:right w:val="none" w:sz="0" w:space="0" w:color="auto"/>
                  </w:divBdr>
                </w:div>
                <w:div w:id="692459383">
                  <w:marLeft w:val="0"/>
                  <w:marRight w:val="0"/>
                  <w:marTop w:val="0"/>
                  <w:marBottom w:val="0"/>
                  <w:divBdr>
                    <w:top w:val="none" w:sz="0" w:space="0" w:color="auto"/>
                    <w:left w:val="none" w:sz="0" w:space="0" w:color="auto"/>
                    <w:bottom w:val="none" w:sz="0" w:space="0" w:color="auto"/>
                    <w:right w:val="none" w:sz="0" w:space="0" w:color="auto"/>
                  </w:divBdr>
                </w:div>
                <w:div w:id="692610554">
                  <w:marLeft w:val="0"/>
                  <w:marRight w:val="0"/>
                  <w:marTop w:val="0"/>
                  <w:marBottom w:val="0"/>
                  <w:divBdr>
                    <w:top w:val="none" w:sz="0" w:space="0" w:color="auto"/>
                    <w:left w:val="none" w:sz="0" w:space="0" w:color="auto"/>
                    <w:bottom w:val="none" w:sz="0" w:space="0" w:color="auto"/>
                    <w:right w:val="none" w:sz="0" w:space="0" w:color="auto"/>
                  </w:divBdr>
                </w:div>
                <w:div w:id="693922674">
                  <w:marLeft w:val="0"/>
                  <w:marRight w:val="0"/>
                  <w:marTop w:val="0"/>
                  <w:marBottom w:val="0"/>
                  <w:divBdr>
                    <w:top w:val="none" w:sz="0" w:space="0" w:color="auto"/>
                    <w:left w:val="none" w:sz="0" w:space="0" w:color="auto"/>
                    <w:bottom w:val="none" w:sz="0" w:space="0" w:color="auto"/>
                    <w:right w:val="none" w:sz="0" w:space="0" w:color="auto"/>
                  </w:divBdr>
                </w:div>
                <w:div w:id="694040123">
                  <w:marLeft w:val="0"/>
                  <w:marRight w:val="0"/>
                  <w:marTop w:val="0"/>
                  <w:marBottom w:val="0"/>
                  <w:divBdr>
                    <w:top w:val="none" w:sz="0" w:space="0" w:color="auto"/>
                    <w:left w:val="none" w:sz="0" w:space="0" w:color="auto"/>
                    <w:bottom w:val="none" w:sz="0" w:space="0" w:color="auto"/>
                    <w:right w:val="none" w:sz="0" w:space="0" w:color="auto"/>
                  </w:divBdr>
                </w:div>
                <w:div w:id="695228880">
                  <w:marLeft w:val="0"/>
                  <w:marRight w:val="0"/>
                  <w:marTop w:val="0"/>
                  <w:marBottom w:val="0"/>
                  <w:divBdr>
                    <w:top w:val="none" w:sz="0" w:space="0" w:color="auto"/>
                    <w:left w:val="none" w:sz="0" w:space="0" w:color="auto"/>
                    <w:bottom w:val="none" w:sz="0" w:space="0" w:color="auto"/>
                    <w:right w:val="none" w:sz="0" w:space="0" w:color="auto"/>
                  </w:divBdr>
                </w:div>
                <w:div w:id="696541033">
                  <w:marLeft w:val="0"/>
                  <w:marRight w:val="0"/>
                  <w:marTop w:val="0"/>
                  <w:marBottom w:val="0"/>
                  <w:divBdr>
                    <w:top w:val="none" w:sz="0" w:space="0" w:color="auto"/>
                    <w:left w:val="none" w:sz="0" w:space="0" w:color="auto"/>
                    <w:bottom w:val="none" w:sz="0" w:space="0" w:color="auto"/>
                    <w:right w:val="none" w:sz="0" w:space="0" w:color="auto"/>
                  </w:divBdr>
                </w:div>
                <w:div w:id="701826353">
                  <w:marLeft w:val="0"/>
                  <w:marRight w:val="0"/>
                  <w:marTop w:val="0"/>
                  <w:marBottom w:val="0"/>
                  <w:divBdr>
                    <w:top w:val="none" w:sz="0" w:space="0" w:color="auto"/>
                    <w:left w:val="none" w:sz="0" w:space="0" w:color="auto"/>
                    <w:bottom w:val="none" w:sz="0" w:space="0" w:color="auto"/>
                    <w:right w:val="none" w:sz="0" w:space="0" w:color="auto"/>
                  </w:divBdr>
                </w:div>
                <w:div w:id="703138306">
                  <w:marLeft w:val="0"/>
                  <w:marRight w:val="0"/>
                  <w:marTop w:val="0"/>
                  <w:marBottom w:val="0"/>
                  <w:divBdr>
                    <w:top w:val="none" w:sz="0" w:space="0" w:color="auto"/>
                    <w:left w:val="none" w:sz="0" w:space="0" w:color="auto"/>
                    <w:bottom w:val="none" w:sz="0" w:space="0" w:color="auto"/>
                    <w:right w:val="none" w:sz="0" w:space="0" w:color="auto"/>
                  </w:divBdr>
                </w:div>
                <w:div w:id="706367927">
                  <w:marLeft w:val="0"/>
                  <w:marRight w:val="0"/>
                  <w:marTop w:val="0"/>
                  <w:marBottom w:val="0"/>
                  <w:divBdr>
                    <w:top w:val="none" w:sz="0" w:space="0" w:color="auto"/>
                    <w:left w:val="none" w:sz="0" w:space="0" w:color="auto"/>
                    <w:bottom w:val="none" w:sz="0" w:space="0" w:color="auto"/>
                    <w:right w:val="none" w:sz="0" w:space="0" w:color="auto"/>
                  </w:divBdr>
                </w:div>
                <w:div w:id="707493739">
                  <w:marLeft w:val="0"/>
                  <w:marRight w:val="0"/>
                  <w:marTop w:val="0"/>
                  <w:marBottom w:val="0"/>
                  <w:divBdr>
                    <w:top w:val="none" w:sz="0" w:space="0" w:color="auto"/>
                    <w:left w:val="none" w:sz="0" w:space="0" w:color="auto"/>
                    <w:bottom w:val="none" w:sz="0" w:space="0" w:color="auto"/>
                    <w:right w:val="none" w:sz="0" w:space="0" w:color="auto"/>
                  </w:divBdr>
                </w:div>
                <w:div w:id="709501780">
                  <w:marLeft w:val="0"/>
                  <w:marRight w:val="0"/>
                  <w:marTop w:val="0"/>
                  <w:marBottom w:val="0"/>
                  <w:divBdr>
                    <w:top w:val="none" w:sz="0" w:space="0" w:color="auto"/>
                    <w:left w:val="none" w:sz="0" w:space="0" w:color="auto"/>
                    <w:bottom w:val="none" w:sz="0" w:space="0" w:color="auto"/>
                    <w:right w:val="none" w:sz="0" w:space="0" w:color="auto"/>
                  </w:divBdr>
                </w:div>
                <w:div w:id="711223120">
                  <w:marLeft w:val="0"/>
                  <w:marRight w:val="0"/>
                  <w:marTop w:val="0"/>
                  <w:marBottom w:val="0"/>
                  <w:divBdr>
                    <w:top w:val="none" w:sz="0" w:space="0" w:color="auto"/>
                    <w:left w:val="none" w:sz="0" w:space="0" w:color="auto"/>
                    <w:bottom w:val="none" w:sz="0" w:space="0" w:color="auto"/>
                    <w:right w:val="none" w:sz="0" w:space="0" w:color="auto"/>
                  </w:divBdr>
                </w:div>
                <w:div w:id="711733735">
                  <w:marLeft w:val="0"/>
                  <w:marRight w:val="0"/>
                  <w:marTop w:val="0"/>
                  <w:marBottom w:val="0"/>
                  <w:divBdr>
                    <w:top w:val="none" w:sz="0" w:space="0" w:color="auto"/>
                    <w:left w:val="none" w:sz="0" w:space="0" w:color="auto"/>
                    <w:bottom w:val="none" w:sz="0" w:space="0" w:color="auto"/>
                    <w:right w:val="none" w:sz="0" w:space="0" w:color="auto"/>
                  </w:divBdr>
                </w:div>
                <w:div w:id="714811556">
                  <w:marLeft w:val="0"/>
                  <w:marRight w:val="0"/>
                  <w:marTop w:val="0"/>
                  <w:marBottom w:val="0"/>
                  <w:divBdr>
                    <w:top w:val="none" w:sz="0" w:space="0" w:color="auto"/>
                    <w:left w:val="none" w:sz="0" w:space="0" w:color="auto"/>
                    <w:bottom w:val="none" w:sz="0" w:space="0" w:color="auto"/>
                    <w:right w:val="none" w:sz="0" w:space="0" w:color="auto"/>
                  </w:divBdr>
                </w:div>
                <w:div w:id="715084635">
                  <w:marLeft w:val="0"/>
                  <w:marRight w:val="0"/>
                  <w:marTop w:val="0"/>
                  <w:marBottom w:val="0"/>
                  <w:divBdr>
                    <w:top w:val="none" w:sz="0" w:space="0" w:color="auto"/>
                    <w:left w:val="none" w:sz="0" w:space="0" w:color="auto"/>
                    <w:bottom w:val="none" w:sz="0" w:space="0" w:color="auto"/>
                    <w:right w:val="none" w:sz="0" w:space="0" w:color="auto"/>
                  </w:divBdr>
                </w:div>
                <w:div w:id="717558842">
                  <w:marLeft w:val="0"/>
                  <w:marRight w:val="0"/>
                  <w:marTop w:val="0"/>
                  <w:marBottom w:val="0"/>
                  <w:divBdr>
                    <w:top w:val="none" w:sz="0" w:space="0" w:color="auto"/>
                    <w:left w:val="none" w:sz="0" w:space="0" w:color="auto"/>
                    <w:bottom w:val="none" w:sz="0" w:space="0" w:color="auto"/>
                    <w:right w:val="none" w:sz="0" w:space="0" w:color="auto"/>
                  </w:divBdr>
                </w:div>
                <w:div w:id="720204971">
                  <w:marLeft w:val="0"/>
                  <w:marRight w:val="0"/>
                  <w:marTop w:val="0"/>
                  <w:marBottom w:val="0"/>
                  <w:divBdr>
                    <w:top w:val="none" w:sz="0" w:space="0" w:color="auto"/>
                    <w:left w:val="none" w:sz="0" w:space="0" w:color="auto"/>
                    <w:bottom w:val="none" w:sz="0" w:space="0" w:color="auto"/>
                    <w:right w:val="none" w:sz="0" w:space="0" w:color="auto"/>
                  </w:divBdr>
                </w:div>
                <w:div w:id="722993430">
                  <w:marLeft w:val="0"/>
                  <w:marRight w:val="0"/>
                  <w:marTop w:val="0"/>
                  <w:marBottom w:val="0"/>
                  <w:divBdr>
                    <w:top w:val="none" w:sz="0" w:space="0" w:color="auto"/>
                    <w:left w:val="none" w:sz="0" w:space="0" w:color="auto"/>
                    <w:bottom w:val="none" w:sz="0" w:space="0" w:color="auto"/>
                    <w:right w:val="none" w:sz="0" w:space="0" w:color="auto"/>
                  </w:divBdr>
                </w:div>
                <w:div w:id="723648729">
                  <w:marLeft w:val="0"/>
                  <w:marRight w:val="0"/>
                  <w:marTop w:val="0"/>
                  <w:marBottom w:val="0"/>
                  <w:divBdr>
                    <w:top w:val="none" w:sz="0" w:space="0" w:color="auto"/>
                    <w:left w:val="none" w:sz="0" w:space="0" w:color="auto"/>
                    <w:bottom w:val="none" w:sz="0" w:space="0" w:color="auto"/>
                    <w:right w:val="none" w:sz="0" w:space="0" w:color="auto"/>
                  </w:divBdr>
                </w:div>
                <w:div w:id="723872395">
                  <w:marLeft w:val="0"/>
                  <w:marRight w:val="0"/>
                  <w:marTop w:val="0"/>
                  <w:marBottom w:val="0"/>
                  <w:divBdr>
                    <w:top w:val="none" w:sz="0" w:space="0" w:color="auto"/>
                    <w:left w:val="none" w:sz="0" w:space="0" w:color="auto"/>
                    <w:bottom w:val="none" w:sz="0" w:space="0" w:color="auto"/>
                    <w:right w:val="none" w:sz="0" w:space="0" w:color="auto"/>
                  </w:divBdr>
                </w:div>
                <w:div w:id="727341994">
                  <w:marLeft w:val="0"/>
                  <w:marRight w:val="0"/>
                  <w:marTop w:val="0"/>
                  <w:marBottom w:val="0"/>
                  <w:divBdr>
                    <w:top w:val="none" w:sz="0" w:space="0" w:color="auto"/>
                    <w:left w:val="none" w:sz="0" w:space="0" w:color="auto"/>
                    <w:bottom w:val="none" w:sz="0" w:space="0" w:color="auto"/>
                    <w:right w:val="none" w:sz="0" w:space="0" w:color="auto"/>
                  </w:divBdr>
                </w:div>
                <w:div w:id="727531151">
                  <w:marLeft w:val="0"/>
                  <w:marRight w:val="0"/>
                  <w:marTop w:val="0"/>
                  <w:marBottom w:val="0"/>
                  <w:divBdr>
                    <w:top w:val="none" w:sz="0" w:space="0" w:color="auto"/>
                    <w:left w:val="none" w:sz="0" w:space="0" w:color="auto"/>
                    <w:bottom w:val="none" w:sz="0" w:space="0" w:color="auto"/>
                    <w:right w:val="none" w:sz="0" w:space="0" w:color="auto"/>
                  </w:divBdr>
                </w:div>
                <w:div w:id="728186655">
                  <w:marLeft w:val="0"/>
                  <w:marRight w:val="0"/>
                  <w:marTop w:val="0"/>
                  <w:marBottom w:val="0"/>
                  <w:divBdr>
                    <w:top w:val="none" w:sz="0" w:space="0" w:color="auto"/>
                    <w:left w:val="none" w:sz="0" w:space="0" w:color="auto"/>
                    <w:bottom w:val="none" w:sz="0" w:space="0" w:color="auto"/>
                    <w:right w:val="none" w:sz="0" w:space="0" w:color="auto"/>
                  </w:divBdr>
                </w:div>
                <w:div w:id="729116521">
                  <w:marLeft w:val="0"/>
                  <w:marRight w:val="0"/>
                  <w:marTop w:val="0"/>
                  <w:marBottom w:val="0"/>
                  <w:divBdr>
                    <w:top w:val="none" w:sz="0" w:space="0" w:color="auto"/>
                    <w:left w:val="none" w:sz="0" w:space="0" w:color="auto"/>
                    <w:bottom w:val="none" w:sz="0" w:space="0" w:color="auto"/>
                    <w:right w:val="none" w:sz="0" w:space="0" w:color="auto"/>
                  </w:divBdr>
                </w:div>
                <w:div w:id="732386795">
                  <w:marLeft w:val="0"/>
                  <w:marRight w:val="0"/>
                  <w:marTop w:val="0"/>
                  <w:marBottom w:val="0"/>
                  <w:divBdr>
                    <w:top w:val="none" w:sz="0" w:space="0" w:color="auto"/>
                    <w:left w:val="none" w:sz="0" w:space="0" w:color="auto"/>
                    <w:bottom w:val="none" w:sz="0" w:space="0" w:color="auto"/>
                    <w:right w:val="none" w:sz="0" w:space="0" w:color="auto"/>
                  </w:divBdr>
                </w:div>
                <w:div w:id="732511381">
                  <w:marLeft w:val="0"/>
                  <w:marRight w:val="0"/>
                  <w:marTop w:val="0"/>
                  <w:marBottom w:val="0"/>
                  <w:divBdr>
                    <w:top w:val="none" w:sz="0" w:space="0" w:color="auto"/>
                    <w:left w:val="none" w:sz="0" w:space="0" w:color="auto"/>
                    <w:bottom w:val="none" w:sz="0" w:space="0" w:color="auto"/>
                    <w:right w:val="none" w:sz="0" w:space="0" w:color="auto"/>
                  </w:divBdr>
                </w:div>
                <w:div w:id="732771950">
                  <w:marLeft w:val="0"/>
                  <w:marRight w:val="0"/>
                  <w:marTop w:val="0"/>
                  <w:marBottom w:val="0"/>
                  <w:divBdr>
                    <w:top w:val="none" w:sz="0" w:space="0" w:color="auto"/>
                    <w:left w:val="none" w:sz="0" w:space="0" w:color="auto"/>
                    <w:bottom w:val="none" w:sz="0" w:space="0" w:color="auto"/>
                    <w:right w:val="none" w:sz="0" w:space="0" w:color="auto"/>
                  </w:divBdr>
                </w:div>
                <w:div w:id="733048010">
                  <w:marLeft w:val="0"/>
                  <w:marRight w:val="0"/>
                  <w:marTop w:val="0"/>
                  <w:marBottom w:val="0"/>
                  <w:divBdr>
                    <w:top w:val="none" w:sz="0" w:space="0" w:color="auto"/>
                    <w:left w:val="none" w:sz="0" w:space="0" w:color="auto"/>
                    <w:bottom w:val="none" w:sz="0" w:space="0" w:color="auto"/>
                    <w:right w:val="none" w:sz="0" w:space="0" w:color="auto"/>
                  </w:divBdr>
                </w:div>
                <w:div w:id="736787190">
                  <w:marLeft w:val="0"/>
                  <w:marRight w:val="0"/>
                  <w:marTop w:val="0"/>
                  <w:marBottom w:val="0"/>
                  <w:divBdr>
                    <w:top w:val="none" w:sz="0" w:space="0" w:color="auto"/>
                    <w:left w:val="none" w:sz="0" w:space="0" w:color="auto"/>
                    <w:bottom w:val="none" w:sz="0" w:space="0" w:color="auto"/>
                    <w:right w:val="none" w:sz="0" w:space="0" w:color="auto"/>
                  </w:divBdr>
                </w:div>
                <w:div w:id="736827384">
                  <w:marLeft w:val="0"/>
                  <w:marRight w:val="0"/>
                  <w:marTop w:val="0"/>
                  <w:marBottom w:val="0"/>
                  <w:divBdr>
                    <w:top w:val="none" w:sz="0" w:space="0" w:color="auto"/>
                    <w:left w:val="none" w:sz="0" w:space="0" w:color="auto"/>
                    <w:bottom w:val="none" w:sz="0" w:space="0" w:color="auto"/>
                    <w:right w:val="none" w:sz="0" w:space="0" w:color="auto"/>
                  </w:divBdr>
                </w:div>
                <w:div w:id="737825897">
                  <w:marLeft w:val="0"/>
                  <w:marRight w:val="0"/>
                  <w:marTop w:val="0"/>
                  <w:marBottom w:val="0"/>
                  <w:divBdr>
                    <w:top w:val="none" w:sz="0" w:space="0" w:color="auto"/>
                    <w:left w:val="none" w:sz="0" w:space="0" w:color="auto"/>
                    <w:bottom w:val="none" w:sz="0" w:space="0" w:color="auto"/>
                    <w:right w:val="none" w:sz="0" w:space="0" w:color="auto"/>
                  </w:divBdr>
                </w:div>
                <w:div w:id="738483425">
                  <w:marLeft w:val="0"/>
                  <w:marRight w:val="0"/>
                  <w:marTop w:val="0"/>
                  <w:marBottom w:val="0"/>
                  <w:divBdr>
                    <w:top w:val="none" w:sz="0" w:space="0" w:color="auto"/>
                    <w:left w:val="none" w:sz="0" w:space="0" w:color="auto"/>
                    <w:bottom w:val="none" w:sz="0" w:space="0" w:color="auto"/>
                    <w:right w:val="none" w:sz="0" w:space="0" w:color="auto"/>
                  </w:divBdr>
                </w:div>
                <w:div w:id="739793238">
                  <w:marLeft w:val="0"/>
                  <w:marRight w:val="0"/>
                  <w:marTop w:val="0"/>
                  <w:marBottom w:val="0"/>
                  <w:divBdr>
                    <w:top w:val="none" w:sz="0" w:space="0" w:color="auto"/>
                    <w:left w:val="none" w:sz="0" w:space="0" w:color="auto"/>
                    <w:bottom w:val="none" w:sz="0" w:space="0" w:color="auto"/>
                    <w:right w:val="none" w:sz="0" w:space="0" w:color="auto"/>
                  </w:divBdr>
                </w:div>
                <w:div w:id="739908462">
                  <w:marLeft w:val="0"/>
                  <w:marRight w:val="0"/>
                  <w:marTop w:val="0"/>
                  <w:marBottom w:val="0"/>
                  <w:divBdr>
                    <w:top w:val="none" w:sz="0" w:space="0" w:color="auto"/>
                    <w:left w:val="none" w:sz="0" w:space="0" w:color="auto"/>
                    <w:bottom w:val="none" w:sz="0" w:space="0" w:color="auto"/>
                    <w:right w:val="none" w:sz="0" w:space="0" w:color="auto"/>
                  </w:divBdr>
                </w:div>
                <w:div w:id="739981395">
                  <w:marLeft w:val="0"/>
                  <w:marRight w:val="0"/>
                  <w:marTop w:val="0"/>
                  <w:marBottom w:val="0"/>
                  <w:divBdr>
                    <w:top w:val="none" w:sz="0" w:space="0" w:color="auto"/>
                    <w:left w:val="none" w:sz="0" w:space="0" w:color="auto"/>
                    <w:bottom w:val="none" w:sz="0" w:space="0" w:color="auto"/>
                    <w:right w:val="none" w:sz="0" w:space="0" w:color="auto"/>
                  </w:divBdr>
                </w:div>
                <w:div w:id="740912642">
                  <w:marLeft w:val="0"/>
                  <w:marRight w:val="0"/>
                  <w:marTop w:val="0"/>
                  <w:marBottom w:val="0"/>
                  <w:divBdr>
                    <w:top w:val="none" w:sz="0" w:space="0" w:color="auto"/>
                    <w:left w:val="none" w:sz="0" w:space="0" w:color="auto"/>
                    <w:bottom w:val="none" w:sz="0" w:space="0" w:color="auto"/>
                    <w:right w:val="none" w:sz="0" w:space="0" w:color="auto"/>
                  </w:divBdr>
                </w:div>
                <w:div w:id="742072760">
                  <w:marLeft w:val="0"/>
                  <w:marRight w:val="0"/>
                  <w:marTop w:val="0"/>
                  <w:marBottom w:val="0"/>
                  <w:divBdr>
                    <w:top w:val="none" w:sz="0" w:space="0" w:color="auto"/>
                    <w:left w:val="none" w:sz="0" w:space="0" w:color="auto"/>
                    <w:bottom w:val="none" w:sz="0" w:space="0" w:color="auto"/>
                    <w:right w:val="none" w:sz="0" w:space="0" w:color="auto"/>
                  </w:divBdr>
                </w:div>
                <w:div w:id="742919170">
                  <w:marLeft w:val="0"/>
                  <w:marRight w:val="0"/>
                  <w:marTop w:val="0"/>
                  <w:marBottom w:val="0"/>
                  <w:divBdr>
                    <w:top w:val="none" w:sz="0" w:space="0" w:color="auto"/>
                    <w:left w:val="none" w:sz="0" w:space="0" w:color="auto"/>
                    <w:bottom w:val="none" w:sz="0" w:space="0" w:color="auto"/>
                    <w:right w:val="none" w:sz="0" w:space="0" w:color="auto"/>
                  </w:divBdr>
                </w:div>
                <w:div w:id="744767697">
                  <w:marLeft w:val="0"/>
                  <w:marRight w:val="0"/>
                  <w:marTop w:val="0"/>
                  <w:marBottom w:val="0"/>
                  <w:divBdr>
                    <w:top w:val="none" w:sz="0" w:space="0" w:color="auto"/>
                    <w:left w:val="none" w:sz="0" w:space="0" w:color="auto"/>
                    <w:bottom w:val="none" w:sz="0" w:space="0" w:color="auto"/>
                    <w:right w:val="none" w:sz="0" w:space="0" w:color="auto"/>
                  </w:divBdr>
                </w:div>
                <w:div w:id="745616683">
                  <w:marLeft w:val="0"/>
                  <w:marRight w:val="0"/>
                  <w:marTop w:val="0"/>
                  <w:marBottom w:val="0"/>
                  <w:divBdr>
                    <w:top w:val="none" w:sz="0" w:space="0" w:color="auto"/>
                    <w:left w:val="none" w:sz="0" w:space="0" w:color="auto"/>
                    <w:bottom w:val="none" w:sz="0" w:space="0" w:color="auto"/>
                    <w:right w:val="none" w:sz="0" w:space="0" w:color="auto"/>
                  </w:divBdr>
                </w:div>
                <w:div w:id="746419654">
                  <w:marLeft w:val="0"/>
                  <w:marRight w:val="0"/>
                  <w:marTop w:val="0"/>
                  <w:marBottom w:val="0"/>
                  <w:divBdr>
                    <w:top w:val="none" w:sz="0" w:space="0" w:color="auto"/>
                    <w:left w:val="none" w:sz="0" w:space="0" w:color="auto"/>
                    <w:bottom w:val="none" w:sz="0" w:space="0" w:color="auto"/>
                    <w:right w:val="none" w:sz="0" w:space="0" w:color="auto"/>
                  </w:divBdr>
                </w:div>
                <w:div w:id="747192663">
                  <w:marLeft w:val="0"/>
                  <w:marRight w:val="0"/>
                  <w:marTop w:val="0"/>
                  <w:marBottom w:val="0"/>
                  <w:divBdr>
                    <w:top w:val="none" w:sz="0" w:space="0" w:color="auto"/>
                    <w:left w:val="none" w:sz="0" w:space="0" w:color="auto"/>
                    <w:bottom w:val="none" w:sz="0" w:space="0" w:color="auto"/>
                    <w:right w:val="none" w:sz="0" w:space="0" w:color="auto"/>
                  </w:divBdr>
                </w:div>
                <w:div w:id="748843264">
                  <w:marLeft w:val="0"/>
                  <w:marRight w:val="0"/>
                  <w:marTop w:val="0"/>
                  <w:marBottom w:val="0"/>
                  <w:divBdr>
                    <w:top w:val="none" w:sz="0" w:space="0" w:color="auto"/>
                    <w:left w:val="none" w:sz="0" w:space="0" w:color="auto"/>
                    <w:bottom w:val="none" w:sz="0" w:space="0" w:color="auto"/>
                    <w:right w:val="none" w:sz="0" w:space="0" w:color="auto"/>
                  </w:divBdr>
                </w:div>
                <w:div w:id="751927235">
                  <w:marLeft w:val="0"/>
                  <w:marRight w:val="0"/>
                  <w:marTop w:val="0"/>
                  <w:marBottom w:val="0"/>
                  <w:divBdr>
                    <w:top w:val="none" w:sz="0" w:space="0" w:color="auto"/>
                    <w:left w:val="none" w:sz="0" w:space="0" w:color="auto"/>
                    <w:bottom w:val="none" w:sz="0" w:space="0" w:color="auto"/>
                    <w:right w:val="none" w:sz="0" w:space="0" w:color="auto"/>
                  </w:divBdr>
                </w:div>
                <w:div w:id="753668319">
                  <w:marLeft w:val="0"/>
                  <w:marRight w:val="0"/>
                  <w:marTop w:val="0"/>
                  <w:marBottom w:val="0"/>
                  <w:divBdr>
                    <w:top w:val="none" w:sz="0" w:space="0" w:color="auto"/>
                    <w:left w:val="none" w:sz="0" w:space="0" w:color="auto"/>
                    <w:bottom w:val="none" w:sz="0" w:space="0" w:color="auto"/>
                    <w:right w:val="none" w:sz="0" w:space="0" w:color="auto"/>
                  </w:divBdr>
                </w:div>
                <w:div w:id="753824381">
                  <w:marLeft w:val="0"/>
                  <w:marRight w:val="0"/>
                  <w:marTop w:val="0"/>
                  <w:marBottom w:val="0"/>
                  <w:divBdr>
                    <w:top w:val="none" w:sz="0" w:space="0" w:color="auto"/>
                    <w:left w:val="none" w:sz="0" w:space="0" w:color="auto"/>
                    <w:bottom w:val="none" w:sz="0" w:space="0" w:color="auto"/>
                    <w:right w:val="none" w:sz="0" w:space="0" w:color="auto"/>
                  </w:divBdr>
                </w:div>
                <w:div w:id="756439130">
                  <w:marLeft w:val="0"/>
                  <w:marRight w:val="0"/>
                  <w:marTop w:val="0"/>
                  <w:marBottom w:val="0"/>
                  <w:divBdr>
                    <w:top w:val="none" w:sz="0" w:space="0" w:color="auto"/>
                    <w:left w:val="none" w:sz="0" w:space="0" w:color="auto"/>
                    <w:bottom w:val="none" w:sz="0" w:space="0" w:color="auto"/>
                    <w:right w:val="none" w:sz="0" w:space="0" w:color="auto"/>
                  </w:divBdr>
                </w:div>
                <w:div w:id="757825261">
                  <w:marLeft w:val="0"/>
                  <w:marRight w:val="0"/>
                  <w:marTop w:val="0"/>
                  <w:marBottom w:val="0"/>
                  <w:divBdr>
                    <w:top w:val="none" w:sz="0" w:space="0" w:color="auto"/>
                    <w:left w:val="none" w:sz="0" w:space="0" w:color="auto"/>
                    <w:bottom w:val="none" w:sz="0" w:space="0" w:color="auto"/>
                    <w:right w:val="none" w:sz="0" w:space="0" w:color="auto"/>
                  </w:divBdr>
                </w:div>
                <w:div w:id="758645673">
                  <w:marLeft w:val="0"/>
                  <w:marRight w:val="0"/>
                  <w:marTop w:val="0"/>
                  <w:marBottom w:val="0"/>
                  <w:divBdr>
                    <w:top w:val="none" w:sz="0" w:space="0" w:color="auto"/>
                    <w:left w:val="none" w:sz="0" w:space="0" w:color="auto"/>
                    <w:bottom w:val="none" w:sz="0" w:space="0" w:color="auto"/>
                    <w:right w:val="none" w:sz="0" w:space="0" w:color="auto"/>
                  </w:divBdr>
                </w:div>
                <w:div w:id="758914381">
                  <w:marLeft w:val="0"/>
                  <w:marRight w:val="0"/>
                  <w:marTop w:val="0"/>
                  <w:marBottom w:val="0"/>
                  <w:divBdr>
                    <w:top w:val="none" w:sz="0" w:space="0" w:color="auto"/>
                    <w:left w:val="none" w:sz="0" w:space="0" w:color="auto"/>
                    <w:bottom w:val="none" w:sz="0" w:space="0" w:color="auto"/>
                    <w:right w:val="none" w:sz="0" w:space="0" w:color="auto"/>
                  </w:divBdr>
                </w:div>
                <w:div w:id="759371194">
                  <w:marLeft w:val="0"/>
                  <w:marRight w:val="0"/>
                  <w:marTop w:val="0"/>
                  <w:marBottom w:val="0"/>
                  <w:divBdr>
                    <w:top w:val="none" w:sz="0" w:space="0" w:color="auto"/>
                    <w:left w:val="none" w:sz="0" w:space="0" w:color="auto"/>
                    <w:bottom w:val="none" w:sz="0" w:space="0" w:color="auto"/>
                    <w:right w:val="none" w:sz="0" w:space="0" w:color="auto"/>
                  </w:divBdr>
                </w:div>
                <w:div w:id="760831224">
                  <w:marLeft w:val="0"/>
                  <w:marRight w:val="0"/>
                  <w:marTop w:val="0"/>
                  <w:marBottom w:val="0"/>
                  <w:divBdr>
                    <w:top w:val="none" w:sz="0" w:space="0" w:color="auto"/>
                    <w:left w:val="none" w:sz="0" w:space="0" w:color="auto"/>
                    <w:bottom w:val="none" w:sz="0" w:space="0" w:color="auto"/>
                    <w:right w:val="none" w:sz="0" w:space="0" w:color="auto"/>
                  </w:divBdr>
                </w:div>
                <w:div w:id="762149076">
                  <w:marLeft w:val="0"/>
                  <w:marRight w:val="0"/>
                  <w:marTop w:val="0"/>
                  <w:marBottom w:val="0"/>
                  <w:divBdr>
                    <w:top w:val="none" w:sz="0" w:space="0" w:color="auto"/>
                    <w:left w:val="none" w:sz="0" w:space="0" w:color="auto"/>
                    <w:bottom w:val="none" w:sz="0" w:space="0" w:color="auto"/>
                    <w:right w:val="none" w:sz="0" w:space="0" w:color="auto"/>
                  </w:divBdr>
                </w:div>
                <w:div w:id="762261949">
                  <w:marLeft w:val="0"/>
                  <w:marRight w:val="0"/>
                  <w:marTop w:val="0"/>
                  <w:marBottom w:val="0"/>
                  <w:divBdr>
                    <w:top w:val="none" w:sz="0" w:space="0" w:color="auto"/>
                    <w:left w:val="none" w:sz="0" w:space="0" w:color="auto"/>
                    <w:bottom w:val="none" w:sz="0" w:space="0" w:color="auto"/>
                    <w:right w:val="none" w:sz="0" w:space="0" w:color="auto"/>
                  </w:divBdr>
                </w:div>
                <w:div w:id="763111248">
                  <w:marLeft w:val="0"/>
                  <w:marRight w:val="0"/>
                  <w:marTop w:val="0"/>
                  <w:marBottom w:val="0"/>
                  <w:divBdr>
                    <w:top w:val="none" w:sz="0" w:space="0" w:color="auto"/>
                    <w:left w:val="none" w:sz="0" w:space="0" w:color="auto"/>
                    <w:bottom w:val="none" w:sz="0" w:space="0" w:color="auto"/>
                    <w:right w:val="none" w:sz="0" w:space="0" w:color="auto"/>
                  </w:divBdr>
                </w:div>
                <w:div w:id="764108270">
                  <w:marLeft w:val="0"/>
                  <w:marRight w:val="0"/>
                  <w:marTop w:val="0"/>
                  <w:marBottom w:val="0"/>
                  <w:divBdr>
                    <w:top w:val="none" w:sz="0" w:space="0" w:color="auto"/>
                    <w:left w:val="none" w:sz="0" w:space="0" w:color="auto"/>
                    <w:bottom w:val="none" w:sz="0" w:space="0" w:color="auto"/>
                    <w:right w:val="none" w:sz="0" w:space="0" w:color="auto"/>
                  </w:divBdr>
                </w:div>
                <w:div w:id="768232004">
                  <w:marLeft w:val="0"/>
                  <w:marRight w:val="0"/>
                  <w:marTop w:val="0"/>
                  <w:marBottom w:val="0"/>
                  <w:divBdr>
                    <w:top w:val="none" w:sz="0" w:space="0" w:color="auto"/>
                    <w:left w:val="none" w:sz="0" w:space="0" w:color="auto"/>
                    <w:bottom w:val="none" w:sz="0" w:space="0" w:color="auto"/>
                    <w:right w:val="none" w:sz="0" w:space="0" w:color="auto"/>
                  </w:divBdr>
                </w:div>
                <w:div w:id="768543207">
                  <w:marLeft w:val="0"/>
                  <w:marRight w:val="0"/>
                  <w:marTop w:val="0"/>
                  <w:marBottom w:val="0"/>
                  <w:divBdr>
                    <w:top w:val="none" w:sz="0" w:space="0" w:color="auto"/>
                    <w:left w:val="none" w:sz="0" w:space="0" w:color="auto"/>
                    <w:bottom w:val="none" w:sz="0" w:space="0" w:color="auto"/>
                    <w:right w:val="none" w:sz="0" w:space="0" w:color="auto"/>
                  </w:divBdr>
                </w:div>
                <w:div w:id="770902374">
                  <w:marLeft w:val="0"/>
                  <w:marRight w:val="0"/>
                  <w:marTop w:val="0"/>
                  <w:marBottom w:val="0"/>
                  <w:divBdr>
                    <w:top w:val="none" w:sz="0" w:space="0" w:color="auto"/>
                    <w:left w:val="none" w:sz="0" w:space="0" w:color="auto"/>
                    <w:bottom w:val="none" w:sz="0" w:space="0" w:color="auto"/>
                    <w:right w:val="none" w:sz="0" w:space="0" w:color="auto"/>
                  </w:divBdr>
                </w:div>
                <w:div w:id="771096860">
                  <w:marLeft w:val="0"/>
                  <w:marRight w:val="0"/>
                  <w:marTop w:val="0"/>
                  <w:marBottom w:val="0"/>
                  <w:divBdr>
                    <w:top w:val="none" w:sz="0" w:space="0" w:color="auto"/>
                    <w:left w:val="none" w:sz="0" w:space="0" w:color="auto"/>
                    <w:bottom w:val="none" w:sz="0" w:space="0" w:color="auto"/>
                    <w:right w:val="none" w:sz="0" w:space="0" w:color="auto"/>
                  </w:divBdr>
                </w:div>
                <w:div w:id="775248437">
                  <w:marLeft w:val="0"/>
                  <w:marRight w:val="0"/>
                  <w:marTop w:val="0"/>
                  <w:marBottom w:val="0"/>
                  <w:divBdr>
                    <w:top w:val="none" w:sz="0" w:space="0" w:color="auto"/>
                    <w:left w:val="none" w:sz="0" w:space="0" w:color="auto"/>
                    <w:bottom w:val="none" w:sz="0" w:space="0" w:color="auto"/>
                    <w:right w:val="none" w:sz="0" w:space="0" w:color="auto"/>
                  </w:divBdr>
                </w:div>
                <w:div w:id="775441513">
                  <w:marLeft w:val="0"/>
                  <w:marRight w:val="0"/>
                  <w:marTop w:val="0"/>
                  <w:marBottom w:val="0"/>
                  <w:divBdr>
                    <w:top w:val="none" w:sz="0" w:space="0" w:color="auto"/>
                    <w:left w:val="none" w:sz="0" w:space="0" w:color="auto"/>
                    <w:bottom w:val="none" w:sz="0" w:space="0" w:color="auto"/>
                    <w:right w:val="none" w:sz="0" w:space="0" w:color="auto"/>
                  </w:divBdr>
                </w:div>
                <w:div w:id="775636812">
                  <w:marLeft w:val="0"/>
                  <w:marRight w:val="0"/>
                  <w:marTop w:val="0"/>
                  <w:marBottom w:val="0"/>
                  <w:divBdr>
                    <w:top w:val="none" w:sz="0" w:space="0" w:color="auto"/>
                    <w:left w:val="none" w:sz="0" w:space="0" w:color="auto"/>
                    <w:bottom w:val="none" w:sz="0" w:space="0" w:color="auto"/>
                    <w:right w:val="none" w:sz="0" w:space="0" w:color="auto"/>
                  </w:divBdr>
                </w:div>
                <w:div w:id="778717085">
                  <w:marLeft w:val="0"/>
                  <w:marRight w:val="0"/>
                  <w:marTop w:val="0"/>
                  <w:marBottom w:val="0"/>
                  <w:divBdr>
                    <w:top w:val="none" w:sz="0" w:space="0" w:color="auto"/>
                    <w:left w:val="none" w:sz="0" w:space="0" w:color="auto"/>
                    <w:bottom w:val="none" w:sz="0" w:space="0" w:color="auto"/>
                    <w:right w:val="none" w:sz="0" w:space="0" w:color="auto"/>
                  </w:divBdr>
                </w:div>
                <w:div w:id="779108575">
                  <w:marLeft w:val="0"/>
                  <w:marRight w:val="0"/>
                  <w:marTop w:val="0"/>
                  <w:marBottom w:val="0"/>
                  <w:divBdr>
                    <w:top w:val="none" w:sz="0" w:space="0" w:color="auto"/>
                    <w:left w:val="none" w:sz="0" w:space="0" w:color="auto"/>
                    <w:bottom w:val="none" w:sz="0" w:space="0" w:color="auto"/>
                    <w:right w:val="none" w:sz="0" w:space="0" w:color="auto"/>
                  </w:divBdr>
                </w:div>
                <w:div w:id="781531179">
                  <w:marLeft w:val="0"/>
                  <w:marRight w:val="0"/>
                  <w:marTop w:val="0"/>
                  <w:marBottom w:val="0"/>
                  <w:divBdr>
                    <w:top w:val="none" w:sz="0" w:space="0" w:color="auto"/>
                    <w:left w:val="none" w:sz="0" w:space="0" w:color="auto"/>
                    <w:bottom w:val="none" w:sz="0" w:space="0" w:color="auto"/>
                    <w:right w:val="none" w:sz="0" w:space="0" w:color="auto"/>
                  </w:divBdr>
                </w:div>
                <w:div w:id="790444161">
                  <w:marLeft w:val="0"/>
                  <w:marRight w:val="0"/>
                  <w:marTop w:val="0"/>
                  <w:marBottom w:val="0"/>
                  <w:divBdr>
                    <w:top w:val="none" w:sz="0" w:space="0" w:color="auto"/>
                    <w:left w:val="none" w:sz="0" w:space="0" w:color="auto"/>
                    <w:bottom w:val="none" w:sz="0" w:space="0" w:color="auto"/>
                    <w:right w:val="none" w:sz="0" w:space="0" w:color="auto"/>
                  </w:divBdr>
                </w:div>
                <w:div w:id="790519817">
                  <w:marLeft w:val="0"/>
                  <w:marRight w:val="0"/>
                  <w:marTop w:val="0"/>
                  <w:marBottom w:val="0"/>
                  <w:divBdr>
                    <w:top w:val="none" w:sz="0" w:space="0" w:color="auto"/>
                    <w:left w:val="none" w:sz="0" w:space="0" w:color="auto"/>
                    <w:bottom w:val="none" w:sz="0" w:space="0" w:color="auto"/>
                    <w:right w:val="none" w:sz="0" w:space="0" w:color="auto"/>
                  </w:divBdr>
                </w:div>
                <w:div w:id="790586207">
                  <w:marLeft w:val="0"/>
                  <w:marRight w:val="0"/>
                  <w:marTop w:val="0"/>
                  <w:marBottom w:val="0"/>
                  <w:divBdr>
                    <w:top w:val="none" w:sz="0" w:space="0" w:color="auto"/>
                    <w:left w:val="none" w:sz="0" w:space="0" w:color="auto"/>
                    <w:bottom w:val="none" w:sz="0" w:space="0" w:color="auto"/>
                    <w:right w:val="none" w:sz="0" w:space="0" w:color="auto"/>
                  </w:divBdr>
                </w:div>
                <w:div w:id="791830287">
                  <w:marLeft w:val="0"/>
                  <w:marRight w:val="0"/>
                  <w:marTop w:val="0"/>
                  <w:marBottom w:val="0"/>
                  <w:divBdr>
                    <w:top w:val="none" w:sz="0" w:space="0" w:color="auto"/>
                    <w:left w:val="none" w:sz="0" w:space="0" w:color="auto"/>
                    <w:bottom w:val="none" w:sz="0" w:space="0" w:color="auto"/>
                    <w:right w:val="none" w:sz="0" w:space="0" w:color="auto"/>
                  </w:divBdr>
                </w:div>
                <w:div w:id="794368008">
                  <w:marLeft w:val="0"/>
                  <w:marRight w:val="0"/>
                  <w:marTop w:val="0"/>
                  <w:marBottom w:val="0"/>
                  <w:divBdr>
                    <w:top w:val="none" w:sz="0" w:space="0" w:color="auto"/>
                    <w:left w:val="none" w:sz="0" w:space="0" w:color="auto"/>
                    <w:bottom w:val="none" w:sz="0" w:space="0" w:color="auto"/>
                    <w:right w:val="none" w:sz="0" w:space="0" w:color="auto"/>
                  </w:divBdr>
                </w:div>
                <w:div w:id="794979439">
                  <w:marLeft w:val="0"/>
                  <w:marRight w:val="0"/>
                  <w:marTop w:val="0"/>
                  <w:marBottom w:val="0"/>
                  <w:divBdr>
                    <w:top w:val="none" w:sz="0" w:space="0" w:color="auto"/>
                    <w:left w:val="none" w:sz="0" w:space="0" w:color="auto"/>
                    <w:bottom w:val="none" w:sz="0" w:space="0" w:color="auto"/>
                    <w:right w:val="none" w:sz="0" w:space="0" w:color="auto"/>
                  </w:divBdr>
                </w:div>
                <w:div w:id="795098231">
                  <w:marLeft w:val="0"/>
                  <w:marRight w:val="0"/>
                  <w:marTop w:val="0"/>
                  <w:marBottom w:val="0"/>
                  <w:divBdr>
                    <w:top w:val="none" w:sz="0" w:space="0" w:color="auto"/>
                    <w:left w:val="none" w:sz="0" w:space="0" w:color="auto"/>
                    <w:bottom w:val="none" w:sz="0" w:space="0" w:color="auto"/>
                    <w:right w:val="none" w:sz="0" w:space="0" w:color="auto"/>
                  </w:divBdr>
                </w:div>
                <w:div w:id="795639474">
                  <w:marLeft w:val="0"/>
                  <w:marRight w:val="0"/>
                  <w:marTop w:val="0"/>
                  <w:marBottom w:val="0"/>
                  <w:divBdr>
                    <w:top w:val="none" w:sz="0" w:space="0" w:color="auto"/>
                    <w:left w:val="none" w:sz="0" w:space="0" w:color="auto"/>
                    <w:bottom w:val="none" w:sz="0" w:space="0" w:color="auto"/>
                    <w:right w:val="none" w:sz="0" w:space="0" w:color="auto"/>
                  </w:divBdr>
                </w:div>
                <w:div w:id="796066490">
                  <w:marLeft w:val="0"/>
                  <w:marRight w:val="0"/>
                  <w:marTop w:val="0"/>
                  <w:marBottom w:val="0"/>
                  <w:divBdr>
                    <w:top w:val="none" w:sz="0" w:space="0" w:color="auto"/>
                    <w:left w:val="none" w:sz="0" w:space="0" w:color="auto"/>
                    <w:bottom w:val="none" w:sz="0" w:space="0" w:color="auto"/>
                    <w:right w:val="none" w:sz="0" w:space="0" w:color="auto"/>
                  </w:divBdr>
                </w:div>
                <w:div w:id="796486428">
                  <w:marLeft w:val="0"/>
                  <w:marRight w:val="0"/>
                  <w:marTop w:val="0"/>
                  <w:marBottom w:val="0"/>
                  <w:divBdr>
                    <w:top w:val="none" w:sz="0" w:space="0" w:color="auto"/>
                    <w:left w:val="none" w:sz="0" w:space="0" w:color="auto"/>
                    <w:bottom w:val="none" w:sz="0" w:space="0" w:color="auto"/>
                    <w:right w:val="none" w:sz="0" w:space="0" w:color="auto"/>
                  </w:divBdr>
                </w:div>
                <w:div w:id="796601876">
                  <w:marLeft w:val="0"/>
                  <w:marRight w:val="0"/>
                  <w:marTop w:val="0"/>
                  <w:marBottom w:val="0"/>
                  <w:divBdr>
                    <w:top w:val="none" w:sz="0" w:space="0" w:color="auto"/>
                    <w:left w:val="none" w:sz="0" w:space="0" w:color="auto"/>
                    <w:bottom w:val="none" w:sz="0" w:space="0" w:color="auto"/>
                    <w:right w:val="none" w:sz="0" w:space="0" w:color="auto"/>
                  </w:divBdr>
                </w:div>
                <w:div w:id="798646978">
                  <w:marLeft w:val="0"/>
                  <w:marRight w:val="0"/>
                  <w:marTop w:val="0"/>
                  <w:marBottom w:val="0"/>
                  <w:divBdr>
                    <w:top w:val="none" w:sz="0" w:space="0" w:color="auto"/>
                    <w:left w:val="none" w:sz="0" w:space="0" w:color="auto"/>
                    <w:bottom w:val="none" w:sz="0" w:space="0" w:color="auto"/>
                    <w:right w:val="none" w:sz="0" w:space="0" w:color="auto"/>
                  </w:divBdr>
                </w:div>
                <w:div w:id="799956727">
                  <w:marLeft w:val="0"/>
                  <w:marRight w:val="0"/>
                  <w:marTop w:val="0"/>
                  <w:marBottom w:val="0"/>
                  <w:divBdr>
                    <w:top w:val="none" w:sz="0" w:space="0" w:color="auto"/>
                    <w:left w:val="none" w:sz="0" w:space="0" w:color="auto"/>
                    <w:bottom w:val="none" w:sz="0" w:space="0" w:color="auto"/>
                    <w:right w:val="none" w:sz="0" w:space="0" w:color="auto"/>
                  </w:divBdr>
                </w:div>
                <w:div w:id="800344371">
                  <w:marLeft w:val="0"/>
                  <w:marRight w:val="0"/>
                  <w:marTop w:val="0"/>
                  <w:marBottom w:val="0"/>
                  <w:divBdr>
                    <w:top w:val="none" w:sz="0" w:space="0" w:color="auto"/>
                    <w:left w:val="none" w:sz="0" w:space="0" w:color="auto"/>
                    <w:bottom w:val="none" w:sz="0" w:space="0" w:color="auto"/>
                    <w:right w:val="none" w:sz="0" w:space="0" w:color="auto"/>
                  </w:divBdr>
                </w:div>
                <w:div w:id="801267900">
                  <w:marLeft w:val="0"/>
                  <w:marRight w:val="0"/>
                  <w:marTop w:val="0"/>
                  <w:marBottom w:val="0"/>
                  <w:divBdr>
                    <w:top w:val="none" w:sz="0" w:space="0" w:color="auto"/>
                    <w:left w:val="none" w:sz="0" w:space="0" w:color="auto"/>
                    <w:bottom w:val="none" w:sz="0" w:space="0" w:color="auto"/>
                    <w:right w:val="none" w:sz="0" w:space="0" w:color="auto"/>
                  </w:divBdr>
                </w:div>
                <w:div w:id="804080273">
                  <w:marLeft w:val="0"/>
                  <w:marRight w:val="0"/>
                  <w:marTop w:val="0"/>
                  <w:marBottom w:val="0"/>
                  <w:divBdr>
                    <w:top w:val="none" w:sz="0" w:space="0" w:color="auto"/>
                    <w:left w:val="none" w:sz="0" w:space="0" w:color="auto"/>
                    <w:bottom w:val="none" w:sz="0" w:space="0" w:color="auto"/>
                    <w:right w:val="none" w:sz="0" w:space="0" w:color="auto"/>
                  </w:divBdr>
                </w:div>
                <w:div w:id="806169357">
                  <w:marLeft w:val="0"/>
                  <w:marRight w:val="0"/>
                  <w:marTop w:val="0"/>
                  <w:marBottom w:val="0"/>
                  <w:divBdr>
                    <w:top w:val="none" w:sz="0" w:space="0" w:color="auto"/>
                    <w:left w:val="none" w:sz="0" w:space="0" w:color="auto"/>
                    <w:bottom w:val="none" w:sz="0" w:space="0" w:color="auto"/>
                    <w:right w:val="none" w:sz="0" w:space="0" w:color="auto"/>
                  </w:divBdr>
                </w:div>
                <w:div w:id="806243062">
                  <w:marLeft w:val="0"/>
                  <w:marRight w:val="0"/>
                  <w:marTop w:val="0"/>
                  <w:marBottom w:val="0"/>
                  <w:divBdr>
                    <w:top w:val="none" w:sz="0" w:space="0" w:color="auto"/>
                    <w:left w:val="none" w:sz="0" w:space="0" w:color="auto"/>
                    <w:bottom w:val="none" w:sz="0" w:space="0" w:color="auto"/>
                    <w:right w:val="none" w:sz="0" w:space="0" w:color="auto"/>
                  </w:divBdr>
                </w:div>
                <w:div w:id="807821984">
                  <w:marLeft w:val="0"/>
                  <w:marRight w:val="0"/>
                  <w:marTop w:val="0"/>
                  <w:marBottom w:val="0"/>
                  <w:divBdr>
                    <w:top w:val="none" w:sz="0" w:space="0" w:color="auto"/>
                    <w:left w:val="none" w:sz="0" w:space="0" w:color="auto"/>
                    <w:bottom w:val="none" w:sz="0" w:space="0" w:color="auto"/>
                    <w:right w:val="none" w:sz="0" w:space="0" w:color="auto"/>
                  </w:divBdr>
                </w:div>
                <w:div w:id="808088185">
                  <w:marLeft w:val="0"/>
                  <w:marRight w:val="0"/>
                  <w:marTop w:val="0"/>
                  <w:marBottom w:val="0"/>
                  <w:divBdr>
                    <w:top w:val="none" w:sz="0" w:space="0" w:color="auto"/>
                    <w:left w:val="none" w:sz="0" w:space="0" w:color="auto"/>
                    <w:bottom w:val="none" w:sz="0" w:space="0" w:color="auto"/>
                    <w:right w:val="none" w:sz="0" w:space="0" w:color="auto"/>
                  </w:divBdr>
                </w:div>
                <w:div w:id="808206224">
                  <w:marLeft w:val="0"/>
                  <w:marRight w:val="0"/>
                  <w:marTop w:val="0"/>
                  <w:marBottom w:val="0"/>
                  <w:divBdr>
                    <w:top w:val="none" w:sz="0" w:space="0" w:color="auto"/>
                    <w:left w:val="none" w:sz="0" w:space="0" w:color="auto"/>
                    <w:bottom w:val="none" w:sz="0" w:space="0" w:color="auto"/>
                    <w:right w:val="none" w:sz="0" w:space="0" w:color="auto"/>
                  </w:divBdr>
                </w:div>
                <w:div w:id="809437960">
                  <w:marLeft w:val="0"/>
                  <w:marRight w:val="0"/>
                  <w:marTop w:val="0"/>
                  <w:marBottom w:val="0"/>
                  <w:divBdr>
                    <w:top w:val="none" w:sz="0" w:space="0" w:color="auto"/>
                    <w:left w:val="none" w:sz="0" w:space="0" w:color="auto"/>
                    <w:bottom w:val="none" w:sz="0" w:space="0" w:color="auto"/>
                    <w:right w:val="none" w:sz="0" w:space="0" w:color="auto"/>
                  </w:divBdr>
                </w:div>
                <w:div w:id="809443297">
                  <w:marLeft w:val="0"/>
                  <w:marRight w:val="0"/>
                  <w:marTop w:val="0"/>
                  <w:marBottom w:val="0"/>
                  <w:divBdr>
                    <w:top w:val="none" w:sz="0" w:space="0" w:color="auto"/>
                    <w:left w:val="none" w:sz="0" w:space="0" w:color="auto"/>
                    <w:bottom w:val="none" w:sz="0" w:space="0" w:color="auto"/>
                    <w:right w:val="none" w:sz="0" w:space="0" w:color="auto"/>
                  </w:divBdr>
                </w:div>
                <w:div w:id="810057677">
                  <w:marLeft w:val="0"/>
                  <w:marRight w:val="0"/>
                  <w:marTop w:val="0"/>
                  <w:marBottom w:val="0"/>
                  <w:divBdr>
                    <w:top w:val="none" w:sz="0" w:space="0" w:color="auto"/>
                    <w:left w:val="none" w:sz="0" w:space="0" w:color="auto"/>
                    <w:bottom w:val="none" w:sz="0" w:space="0" w:color="auto"/>
                    <w:right w:val="none" w:sz="0" w:space="0" w:color="auto"/>
                  </w:divBdr>
                </w:div>
                <w:div w:id="810173447">
                  <w:marLeft w:val="0"/>
                  <w:marRight w:val="0"/>
                  <w:marTop w:val="0"/>
                  <w:marBottom w:val="0"/>
                  <w:divBdr>
                    <w:top w:val="none" w:sz="0" w:space="0" w:color="auto"/>
                    <w:left w:val="none" w:sz="0" w:space="0" w:color="auto"/>
                    <w:bottom w:val="none" w:sz="0" w:space="0" w:color="auto"/>
                    <w:right w:val="none" w:sz="0" w:space="0" w:color="auto"/>
                  </w:divBdr>
                </w:div>
                <w:div w:id="810250037">
                  <w:marLeft w:val="0"/>
                  <w:marRight w:val="0"/>
                  <w:marTop w:val="0"/>
                  <w:marBottom w:val="0"/>
                  <w:divBdr>
                    <w:top w:val="none" w:sz="0" w:space="0" w:color="auto"/>
                    <w:left w:val="none" w:sz="0" w:space="0" w:color="auto"/>
                    <w:bottom w:val="none" w:sz="0" w:space="0" w:color="auto"/>
                    <w:right w:val="none" w:sz="0" w:space="0" w:color="auto"/>
                  </w:divBdr>
                </w:div>
                <w:div w:id="812410964">
                  <w:marLeft w:val="0"/>
                  <w:marRight w:val="0"/>
                  <w:marTop w:val="0"/>
                  <w:marBottom w:val="0"/>
                  <w:divBdr>
                    <w:top w:val="none" w:sz="0" w:space="0" w:color="auto"/>
                    <w:left w:val="none" w:sz="0" w:space="0" w:color="auto"/>
                    <w:bottom w:val="none" w:sz="0" w:space="0" w:color="auto"/>
                    <w:right w:val="none" w:sz="0" w:space="0" w:color="auto"/>
                  </w:divBdr>
                </w:div>
                <w:div w:id="812675090">
                  <w:marLeft w:val="0"/>
                  <w:marRight w:val="0"/>
                  <w:marTop w:val="0"/>
                  <w:marBottom w:val="0"/>
                  <w:divBdr>
                    <w:top w:val="none" w:sz="0" w:space="0" w:color="auto"/>
                    <w:left w:val="none" w:sz="0" w:space="0" w:color="auto"/>
                    <w:bottom w:val="none" w:sz="0" w:space="0" w:color="auto"/>
                    <w:right w:val="none" w:sz="0" w:space="0" w:color="auto"/>
                  </w:divBdr>
                </w:div>
                <w:div w:id="815026625">
                  <w:marLeft w:val="0"/>
                  <w:marRight w:val="0"/>
                  <w:marTop w:val="0"/>
                  <w:marBottom w:val="0"/>
                  <w:divBdr>
                    <w:top w:val="none" w:sz="0" w:space="0" w:color="auto"/>
                    <w:left w:val="none" w:sz="0" w:space="0" w:color="auto"/>
                    <w:bottom w:val="none" w:sz="0" w:space="0" w:color="auto"/>
                    <w:right w:val="none" w:sz="0" w:space="0" w:color="auto"/>
                  </w:divBdr>
                </w:div>
                <w:div w:id="817920183">
                  <w:marLeft w:val="0"/>
                  <w:marRight w:val="0"/>
                  <w:marTop w:val="0"/>
                  <w:marBottom w:val="0"/>
                  <w:divBdr>
                    <w:top w:val="none" w:sz="0" w:space="0" w:color="auto"/>
                    <w:left w:val="none" w:sz="0" w:space="0" w:color="auto"/>
                    <w:bottom w:val="none" w:sz="0" w:space="0" w:color="auto"/>
                    <w:right w:val="none" w:sz="0" w:space="0" w:color="auto"/>
                  </w:divBdr>
                </w:div>
                <w:div w:id="817956767">
                  <w:marLeft w:val="0"/>
                  <w:marRight w:val="0"/>
                  <w:marTop w:val="0"/>
                  <w:marBottom w:val="0"/>
                  <w:divBdr>
                    <w:top w:val="none" w:sz="0" w:space="0" w:color="auto"/>
                    <w:left w:val="none" w:sz="0" w:space="0" w:color="auto"/>
                    <w:bottom w:val="none" w:sz="0" w:space="0" w:color="auto"/>
                    <w:right w:val="none" w:sz="0" w:space="0" w:color="auto"/>
                  </w:divBdr>
                </w:div>
                <w:div w:id="817961169">
                  <w:marLeft w:val="0"/>
                  <w:marRight w:val="0"/>
                  <w:marTop w:val="0"/>
                  <w:marBottom w:val="0"/>
                  <w:divBdr>
                    <w:top w:val="none" w:sz="0" w:space="0" w:color="auto"/>
                    <w:left w:val="none" w:sz="0" w:space="0" w:color="auto"/>
                    <w:bottom w:val="none" w:sz="0" w:space="0" w:color="auto"/>
                    <w:right w:val="none" w:sz="0" w:space="0" w:color="auto"/>
                  </w:divBdr>
                </w:div>
                <w:div w:id="819231337">
                  <w:marLeft w:val="0"/>
                  <w:marRight w:val="0"/>
                  <w:marTop w:val="0"/>
                  <w:marBottom w:val="0"/>
                  <w:divBdr>
                    <w:top w:val="none" w:sz="0" w:space="0" w:color="auto"/>
                    <w:left w:val="none" w:sz="0" w:space="0" w:color="auto"/>
                    <w:bottom w:val="none" w:sz="0" w:space="0" w:color="auto"/>
                    <w:right w:val="none" w:sz="0" w:space="0" w:color="auto"/>
                  </w:divBdr>
                </w:div>
                <w:div w:id="820272214">
                  <w:marLeft w:val="0"/>
                  <w:marRight w:val="0"/>
                  <w:marTop w:val="0"/>
                  <w:marBottom w:val="0"/>
                  <w:divBdr>
                    <w:top w:val="none" w:sz="0" w:space="0" w:color="auto"/>
                    <w:left w:val="none" w:sz="0" w:space="0" w:color="auto"/>
                    <w:bottom w:val="none" w:sz="0" w:space="0" w:color="auto"/>
                    <w:right w:val="none" w:sz="0" w:space="0" w:color="auto"/>
                  </w:divBdr>
                </w:div>
                <w:div w:id="822089797">
                  <w:marLeft w:val="0"/>
                  <w:marRight w:val="0"/>
                  <w:marTop w:val="0"/>
                  <w:marBottom w:val="0"/>
                  <w:divBdr>
                    <w:top w:val="none" w:sz="0" w:space="0" w:color="auto"/>
                    <w:left w:val="none" w:sz="0" w:space="0" w:color="auto"/>
                    <w:bottom w:val="none" w:sz="0" w:space="0" w:color="auto"/>
                    <w:right w:val="none" w:sz="0" w:space="0" w:color="auto"/>
                  </w:divBdr>
                </w:div>
                <w:div w:id="822815712">
                  <w:marLeft w:val="0"/>
                  <w:marRight w:val="0"/>
                  <w:marTop w:val="0"/>
                  <w:marBottom w:val="0"/>
                  <w:divBdr>
                    <w:top w:val="none" w:sz="0" w:space="0" w:color="auto"/>
                    <w:left w:val="none" w:sz="0" w:space="0" w:color="auto"/>
                    <w:bottom w:val="none" w:sz="0" w:space="0" w:color="auto"/>
                    <w:right w:val="none" w:sz="0" w:space="0" w:color="auto"/>
                  </w:divBdr>
                </w:div>
                <w:div w:id="825322459">
                  <w:marLeft w:val="0"/>
                  <w:marRight w:val="0"/>
                  <w:marTop w:val="0"/>
                  <w:marBottom w:val="0"/>
                  <w:divBdr>
                    <w:top w:val="none" w:sz="0" w:space="0" w:color="auto"/>
                    <w:left w:val="none" w:sz="0" w:space="0" w:color="auto"/>
                    <w:bottom w:val="none" w:sz="0" w:space="0" w:color="auto"/>
                    <w:right w:val="none" w:sz="0" w:space="0" w:color="auto"/>
                  </w:divBdr>
                </w:div>
                <w:div w:id="826481985">
                  <w:marLeft w:val="0"/>
                  <w:marRight w:val="0"/>
                  <w:marTop w:val="0"/>
                  <w:marBottom w:val="0"/>
                  <w:divBdr>
                    <w:top w:val="none" w:sz="0" w:space="0" w:color="auto"/>
                    <w:left w:val="none" w:sz="0" w:space="0" w:color="auto"/>
                    <w:bottom w:val="none" w:sz="0" w:space="0" w:color="auto"/>
                    <w:right w:val="none" w:sz="0" w:space="0" w:color="auto"/>
                  </w:divBdr>
                </w:div>
                <w:div w:id="827402541">
                  <w:marLeft w:val="0"/>
                  <w:marRight w:val="0"/>
                  <w:marTop w:val="0"/>
                  <w:marBottom w:val="0"/>
                  <w:divBdr>
                    <w:top w:val="none" w:sz="0" w:space="0" w:color="auto"/>
                    <w:left w:val="none" w:sz="0" w:space="0" w:color="auto"/>
                    <w:bottom w:val="none" w:sz="0" w:space="0" w:color="auto"/>
                    <w:right w:val="none" w:sz="0" w:space="0" w:color="auto"/>
                  </w:divBdr>
                </w:div>
                <w:div w:id="829448827">
                  <w:marLeft w:val="0"/>
                  <w:marRight w:val="0"/>
                  <w:marTop w:val="0"/>
                  <w:marBottom w:val="0"/>
                  <w:divBdr>
                    <w:top w:val="none" w:sz="0" w:space="0" w:color="auto"/>
                    <w:left w:val="none" w:sz="0" w:space="0" w:color="auto"/>
                    <w:bottom w:val="none" w:sz="0" w:space="0" w:color="auto"/>
                    <w:right w:val="none" w:sz="0" w:space="0" w:color="auto"/>
                  </w:divBdr>
                </w:div>
                <w:div w:id="830876582">
                  <w:marLeft w:val="0"/>
                  <w:marRight w:val="0"/>
                  <w:marTop w:val="0"/>
                  <w:marBottom w:val="0"/>
                  <w:divBdr>
                    <w:top w:val="none" w:sz="0" w:space="0" w:color="auto"/>
                    <w:left w:val="none" w:sz="0" w:space="0" w:color="auto"/>
                    <w:bottom w:val="none" w:sz="0" w:space="0" w:color="auto"/>
                    <w:right w:val="none" w:sz="0" w:space="0" w:color="auto"/>
                  </w:divBdr>
                </w:div>
                <w:div w:id="831530781">
                  <w:marLeft w:val="0"/>
                  <w:marRight w:val="0"/>
                  <w:marTop w:val="0"/>
                  <w:marBottom w:val="0"/>
                  <w:divBdr>
                    <w:top w:val="none" w:sz="0" w:space="0" w:color="auto"/>
                    <w:left w:val="none" w:sz="0" w:space="0" w:color="auto"/>
                    <w:bottom w:val="none" w:sz="0" w:space="0" w:color="auto"/>
                    <w:right w:val="none" w:sz="0" w:space="0" w:color="auto"/>
                  </w:divBdr>
                </w:div>
                <w:div w:id="831681225">
                  <w:marLeft w:val="0"/>
                  <w:marRight w:val="0"/>
                  <w:marTop w:val="0"/>
                  <w:marBottom w:val="0"/>
                  <w:divBdr>
                    <w:top w:val="none" w:sz="0" w:space="0" w:color="auto"/>
                    <w:left w:val="none" w:sz="0" w:space="0" w:color="auto"/>
                    <w:bottom w:val="none" w:sz="0" w:space="0" w:color="auto"/>
                    <w:right w:val="none" w:sz="0" w:space="0" w:color="auto"/>
                  </w:divBdr>
                </w:div>
                <w:div w:id="831872726">
                  <w:marLeft w:val="0"/>
                  <w:marRight w:val="0"/>
                  <w:marTop w:val="0"/>
                  <w:marBottom w:val="0"/>
                  <w:divBdr>
                    <w:top w:val="none" w:sz="0" w:space="0" w:color="auto"/>
                    <w:left w:val="none" w:sz="0" w:space="0" w:color="auto"/>
                    <w:bottom w:val="none" w:sz="0" w:space="0" w:color="auto"/>
                    <w:right w:val="none" w:sz="0" w:space="0" w:color="auto"/>
                  </w:divBdr>
                </w:div>
                <w:div w:id="832570612">
                  <w:marLeft w:val="0"/>
                  <w:marRight w:val="0"/>
                  <w:marTop w:val="0"/>
                  <w:marBottom w:val="0"/>
                  <w:divBdr>
                    <w:top w:val="none" w:sz="0" w:space="0" w:color="auto"/>
                    <w:left w:val="none" w:sz="0" w:space="0" w:color="auto"/>
                    <w:bottom w:val="none" w:sz="0" w:space="0" w:color="auto"/>
                    <w:right w:val="none" w:sz="0" w:space="0" w:color="auto"/>
                  </w:divBdr>
                </w:div>
                <w:div w:id="833229911">
                  <w:marLeft w:val="0"/>
                  <w:marRight w:val="0"/>
                  <w:marTop w:val="0"/>
                  <w:marBottom w:val="0"/>
                  <w:divBdr>
                    <w:top w:val="none" w:sz="0" w:space="0" w:color="auto"/>
                    <w:left w:val="none" w:sz="0" w:space="0" w:color="auto"/>
                    <w:bottom w:val="none" w:sz="0" w:space="0" w:color="auto"/>
                    <w:right w:val="none" w:sz="0" w:space="0" w:color="auto"/>
                  </w:divBdr>
                </w:div>
                <w:div w:id="833763624">
                  <w:marLeft w:val="0"/>
                  <w:marRight w:val="0"/>
                  <w:marTop w:val="0"/>
                  <w:marBottom w:val="0"/>
                  <w:divBdr>
                    <w:top w:val="none" w:sz="0" w:space="0" w:color="auto"/>
                    <w:left w:val="none" w:sz="0" w:space="0" w:color="auto"/>
                    <w:bottom w:val="none" w:sz="0" w:space="0" w:color="auto"/>
                    <w:right w:val="none" w:sz="0" w:space="0" w:color="auto"/>
                  </w:divBdr>
                </w:div>
                <w:div w:id="834226356">
                  <w:marLeft w:val="0"/>
                  <w:marRight w:val="0"/>
                  <w:marTop w:val="0"/>
                  <w:marBottom w:val="0"/>
                  <w:divBdr>
                    <w:top w:val="none" w:sz="0" w:space="0" w:color="auto"/>
                    <w:left w:val="none" w:sz="0" w:space="0" w:color="auto"/>
                    <w:bottom w:val="none" w:sz="0" w:space="0" w:color="auto"/>
                    <w:right w:val="none" w:sz="0" w:space="0" w:color="auto"/>
                  </w:divBdr>
                </w:div>
                <w:div w:id="835807101">
                  <w:marLeft w:val="0"/>
                  <w:marRight w:val="0"/>
                  <w:marTop w:val="0"/>
                  <w:marBottom w:val="0"/>
                  <w:divBdr>
                    <w:top w:val="none" w:sz="0" w:space="0" w:color="auto"/>
                    <w:left w:val="none" w:sz="0" w:space="0" w:color="auto"/>
                    <w:bottom w:val="none" w:sz="0" w:space="0" w:color="auto"/>
                    <w:right w:val="none" w:sz="0" w:space="0" w:color="auto"/>
                  </w:divBdr>
                </w:div>
                <w:div w:id="836924324">
                  <w:marLeft w:val="0"/>
                  <w:marRight w:val="0"/>
                  <w:marTop w:val="0"/>
                  <w:marBottom w:val="0"/>
                  <w:divBdr>
                    <w:top w:val="none" w:sz="0" w:space="0" w:color="auto"/>
                    <w:left w:val="none" w:sz="0" w:space="0" w:color="auto"/>
                    <w:bottom w:val="none" w:sz="0" w:space="0" w:color="auto"/>
                    <w:right w:val="none" w:sz="0" w:space="0" w:color="auto"/>
                  </w:divBdr>
                </w:div>
                <w:div w:id="836924564">
                  <w:marLeft w:val="0"/>
                  <w:marRight w:val="0"/>
                  <w:marTop w:val="0"/>
                  <w:marBottom w:val="0"/>
                  <w:divBdr>
                    <w:top w:val="none" w:sz="0" w:space="0" w:color="auto"/>
                    <w:left w:val="none" w:sz="0" w:space="0" w:color="auto"/>
                    <w:bottom w:val="none" w:sz="0" w:space="0" w:color="auto"/>
                    <w:right w:val="none" w:sz="0" w:space="0" w:color="auto"/>
                  </w:divBdr>
                </w:div>
                <w:div w:id="840196185">
                  <w:marLeft w:val="0"/>
                  <w:marRight w:val="0"/>
                  <w:marTop w:val="0"/>
                  <w:marBottom w:val="0"/>
                  <w:divBdr>
                    <w:top w:val="none" w:sz="0" w:space="0" w:color="auto"/>
                    <w:left w:val="none" w:sz="0" w:space="0" w:color="auto"/>
                    <w:bottom w:val="none" w:sz="0" w:space="0" w:color="auto"/>
                    <w:right w:val="none" w:sz="0" w:space="0" w:color="auto"/>
                  </w:divBdr>
                </w:div>
                <w:div w:id="840583597">
                  <w:marLeft w:val="0"/>
                  <w:marRight w:val="0"/>
                  <w:marTop w:val="0"/>
                  <w:marBottom w:val="0"/>
                  <w:divBdr>
                    <w:top w:val="none" w:sz="0" w:space="0" w:color="auto"/>
                    <w:left w:val="none" w:sz="0" w:space="0" w:color="auto"/>
                    <w:bottom w:val="none" w:sz="0" w:space="0" w:color="auto"/>
                    <w:right w:val="none" w:sz="0" w:space="0" w:color="auto"/>
                  </w:divBdr>
                </w:div>
                <w:div w:id="841243987">
                  <w:marLeft w:val="0"/>
                  <w:marRight w:val="0"/>
                  <w:marTop w:val="0"/>
                  <w:marBottom w:val="0"/>
                  <w:divBdr>
                    <w:top w:val="none" w:sz="0" w:space="0" w:color="auto"/>
                    <w:left w:val="none" w:sz="0" w:space="0" w:color="auto"/>
                    <w:bottom w:val="none" w:sz="0" w:space="0" w:color="auto"/>
                    <w:right w:val="none" w:sz="0" w:space="0" w:color="auto"/>
                  </w:divBdr>
                </w:div>
                <w:div w:id="841357307">
                  <w:marLeft w:val="0"/>
                  <w:marRight w:val="0"/>
                  <w:marTop w:val="0"/>
                  <w:marBottom w:val="0"/>
                  <w:divBdr>
                    <w:top w:val="none" w:sz="0" w:space="0" w:color="auto"/>
                    <w:left w:val="none" w:sz="0" w:space="0" w:color="auto"/>
                    <w:bottom w:val="none" w:sz="0" w:space="0" w:color="auto"/>
                    <w:right w:val="none" w:sz="0" w:space="0" w:color="auto"/>
                  </w:divBdr>
                </w:div>
                <w:div w:id="841899308">
                  <w:marLeft w:val="0"/>
                  <w:marRight w:val="0"/>
                  <w:marTop w:val="0"/>
                  <w:marBottom w:val="0"/>
                  <w:divBdr>
                    <w:top w:val="none" w:sz="0" w:space="0" w:color="auto"/>
                    <w:left w:val="none" w:sz="0" w:space="0" w:color="auto"/>
                    <w:bottom w:val="none" w:sz="0" w:space="0" w:color="auto"/>
                    <w:right w:val="none" w:sz="0" w:space="0" w:color="auto"/>
                  </w:divBdr>
                </w:div>
                <w:div w:id="842547655">
                  <w:marLeft w:val="0"/>
                  <w:marRight w:val="0"/>
                  <w:marTop w:val="0"/>
                  <w:marBottom w:val="0"/>
                  <w:divBdr>
                    <w:top w:val="none" w:sz="0" w:space="0" w:color="auto"/>
                    <w:left w:val="none" w:sz="0" w:space="0" w:color="auto"/>
                    <w:bottom w:val="none" w:sz="0" w:space="0" w:color="auto"/>
                    <w:right w:val="none" w:sz="0" w:space="0" w:color="auto"/>
                  </w:divBdr>
                </w:div>
                <w:div w:id="842627105">
                  <w:marLeft w:val="0"/>
                  <w:marRight w:val="0"/>
                  <w:marTop w:val="0"/>
                  <w:marBottom w:val="0"/>
                  <w:divBdr>
                    <w:top w:val="none" w:sz="0" w:space="0" w:color="auto"/>
                    <w:left w:val="none" w:sz="0" w:space="0" w:color="auto"/>
                    <w:bottom w:val="none" w:sz="0" w:space="0" w:color="auto"/>
                    <w:right w:val="none" w:sz="0" w:space="0" w:color="auto"/>
                  </w:divBdr>
                </w:div>
                <w:div w:id="843281078">
                  <w:marLeft w:val="0"/>
                  <w:marRight w:val="0"/>
                  <w:marTop w:val="0"/>
                  <w:marBottom w:val="0"/>
                  <w:divBdr>
                    <w:top w:val="none" w:sz="0" w:space="0" w:color="auto"/>
                    <w:left w:val="none" w:sz="0" w:space="0" w:color="auto"/>
                    <w:bottom w:val="none" w:sz="0" w:space="0" w:color="auto"/>
                    <w:right w:val="none" w:sz="0" w:space="0" w:color="auto"/>
                  </w:divBdr>
                </w:div>
                <w:div w:id="843980275">
                  <w:marLeft w:val="0"/>
                  <w:marRight w:val="0"/>
                  <w:marTop w:val="0"/>
                  <w:marBottom w:val="0"/>
                  <w:divBdr>
                    <w:top w:val="none" w:sz="0" w:space="0" w:color="auto"/>
                    <w:left w:val="none" w:sz="0" w:space="0" w:color="auto"/>
                    <w:bottom w:val="none" w:sz="0" w:space="0" w:color="auto"/>
                    <w:right w:val="none" w:sz="0" w:space="0" w:color="auto"/>
                  </w:divBdr>
                </w:div>
                <w:div w:id="844247133">
                  <w:marLeft w:val="0"/>
                  <w:marRight w:val="0"/>
                  <w:marTop w:val="0"/>
                  <w:marBottom w:val="0"/>
                  <w:divBdr>
                    <w:top w:val="none" w:sz="0" w:space="0" w:color="auto"/>
                    <w:left w:val="none" w:sz="0" w:space="0" w:color="auto"/>
                    <w:bottom w:val="none" w:sz="0" w:space="0" w:color="auto"/>
                    <w:right w:val="none" w:sz="0" w:space="0" w:color="auto"/>
                  </w:divBdr>
                </w:div>
                <w:div w:id="844705265">
                  <w:marLeft w:val="0"/>
                  <w:marRight w:val="0"/>
                  <w:marTop w:val="0"/>
                  <w:marBottom w:val="0"/>
                  <w:divBdr>
                    <w:top w:val="none" w:sz="0" w:space="0" w:color="auto"/>
                    <w:left w:val="none" w:sz="0" w:space="0" w:color="auto"/>
                    <w:bottom w:val="none" w:sz="0" w:space="0" w:color="auto"/>
                    <w:right w:val="none" w:sz="0" w:space="0" w:color="auto"/>
                  </w:divBdr>
                </w:div>
                <w:div w:id="845095442">
                  <w:marLeft w:val="0"/>
                  <w:marRight w:val="0"/>
                  <w:marTop w:val="0"/>
                  <w:marBottom w:val="0"/>
                  <w:divBdr>
                    <w:top w:val="none" w:sz="0" w:space="0" w:color="auto"/>
                    <w:left w:val="none" w:sz="0" w:space="0" w:color="auto"/>
                    <w:bottom w:val="none" w:sz="0" w:space="0" w:color="auto"/>
                    <w:right w:val="none" w:sz="0" w:space="0" w:color="auto"/>
                  </w:divBdr>
                </w:div>
                <w:div w:id="846095795">
                  <w:marLeft w:val="0"/>
                  <w:marRight w:val="0"/>
                  <w:marTop w:val="0"/>
                  <w:marBottom w:val="0"/>
                  <w:divBdr>
                    <w:top w:val="none" w:sz="0" w:space="0" w:color="auto"/>
                    <w:left w:val="none" w:sz="0" w:space="0" w:color="auto"/>
                    <w:bottom w:val="none" w:sz="0" w:space="0" w:color="auto"/>
                    <w:right w:val="none" w:sz="0" w:space="0" w:color="auto"/>
                  </w:divBdr>
                </w:div>
                <w:div w:id="847594289">
                  <w:marLeft w:val="0"/>
                  <w:marRight w:val="0"/>
                  <w:marTop w:val="0"/>
                  <w:marBottom w:val="0"/>
                  <w:divBdr>
                    <w:top w:val="none" w:sz="0" w:space="0" w:color="auto"/>
                    <w:left w:val="none" w:sz="0" w:space="0" w:color="auto"/>
                    <w:bottom w:val="none" w:sz="0" w:space="0" w:color="auto"/>
                    <w:right w:val="none" w:sz="0" w:space="0" w:color="auto"/>
                  </w:divBdr>
                </w:div>
                <w:div w:id="847601870">
                  <w:marLeft w:val="0"/>
                  <w:marRight w:val="0"/>
                  <w:marTop w:val="0"/>
                  <w:marBottom w:val="0"/>
                  <w:divBdr>
                    <w:top w:val="none" w:sz="0" w:space="0" w:color="auto"/>
                    <w:left w:val="none" w:sz="0" w:space="0" w:color="auto"/>
                    <w:bottom w:val="none" w:sz="0" w:space="0" w:color="auto"/>
                    <w:right w:val="none" w:sz="0" w:space="0" w:color="auto"/>
                  </w:divBdr>
                </w:div>
                <w:div w:id="850294208">
                  <w:marLeft w:val="0"/>
                  <w:marRight w:val="0"/>
                  <w:marTop w:val="0"/>
                  <w:marBottom w:val="0"/>
                  <w:divBdr>
                    <w:top w:val="none" w:sz="0" w:space="0" w:color="auto"/>
                    <w:left w:val="none" w:sz="0" w:space="0" w:color="auto"/>
                    <w:bottom w:val="none" w:sz="0" w:space="0" w:color="auto"/>
                    <w:right w:val="none" w:sz="0" w:space="0" w:color="auto"/>
                  </w:divBdr>
                </w:div>
                <w:div w:id="850753445">
                  <w:marLeft w:val="0"/>
                  <w:marRight w:val="0"/>
                  <w:marTop w:val="0"/>
                  <w:marBottom w:val="0"/>
                  <w:divBdr>
                    <w:top w:val="none" w:sz="0" w:space="0" w:color="auto"/>
                    <w:left w:val="none" w:sz="0" w:space="0" w:color="auto"/>
                    <w:bottom w:val="none" w:sz="0" w:space="0" w:color="auto"/>
                    <w:right w:val="none" w:sz="0" w:space="0" w:color="auto"/>
                  </w:divBdr>
                </w:div>
                <w:div w:id="852377808">
                  <w:marLeft w:val="0"/>
                  <w:marRight w:val="0"/>
                  <w:marTop w:val="0"/>
                  <w:marBottom w:val="0"/>
                  <w:divBdr>
                    <w:top w:val="none" w:sz="0" w:space="0" w:color="auto"/>
                    <w:left w:val="none" w:sz="0" w:space="0" w:color="auto"/>
                    <w:bottom w:val="none" w:sz="0" w:space="0" w:color="auto"/>
                    <w:right w:val="none" w:sz="0" w:space="0" w:color="auto"/>
                  </w:divBdr>
                </w:div>
                <w:div w:id="853150268">
                  <w:marLeft w:val="0"/>
                  <w:marRight w:val="0"/>
                  <w:marTop w:val="0"/>
                  <w:marBottom w:val="0"/>
                  <w:divBdr>
                    <w:top w:val="none" w:sz="0" w:space="0" w:color="auto"/>
                    <w:left w:val="none" w:sz="0" w:space="0" w:color="auto"/>
                    <w:bottom w:val="none" w:sz="0" w:space="0" w:color="auto"/>
                    <w:right w:val="none" w:sz="0" w:space="0" w:color="auto"/>
                  </w:divBdr>
                </w:div>
                <w:div w:id="855194101">
                  <w:marLeft w:val="0"/>
                  <w:marRight w:val="0"/>
                  <w:marTop w:val="0"/>
                  <w:marBottom w:val="0"/>
                  <w:divBdr>
                    <w:top w:val="none" w:sz="0" w:space="0" w:color="auto"/>
                    <w:left w:val="none" w:sz="0" w:space="0" w:color="auto"/>
                    <w:bottom w:val="none" w:sz="0" w:space="0" w:color="auto"/>
                    <w:right w:val="none" w:sz="0" w:space="0" w:color="auto"/>
                  </w:divBdr>
                </w:div>
                <w:div w:id="855458794">
                  <w:marLeft w:val="0"/>
                  <w:marRight w:val="0"/>
                  <w:marTop w:val="0"/>
                  <w:marBottom w:val="0"/>
                  <w:divBdr>
                    <w:top w:val="none" w:sz="0" w:space="0" w:color="auto"/>
                    <w:left w:val="none" w:sz="0" w:space="0" w:color="auto"/>
                    <w:bottom w:val="none" w:sz="0" w:space="0" w:color="auto"/>
                    <w:right w:val="none" w:sz="0" w:space="0" w:color="auto"/>
                  </w:divBdr>
                </w:div>
                <w:div w:id="855801777">
                  <w:marLeft w:val="0"/>
                  <w:marRight w:val="0"/>
                  <w:marTop w:val="0"/>
                  <w:marBottom w:val="0"/>
                  <w:divBdr>
                    <w:top w:val="none" w:sz="0" w:space="0" w:color="auto"/>
                    <w:left w:val="none" w:sz="0" w:space="0" w:color="auto"/>
                    <w:bottom w:val="none" w:sz="0" w:space="0" w:color="auto"/>
                    <w:right w:val="none" w:sz="0" w:space="0" w:color="auto"/>
                  </w:divBdr>
                </w:div>
                <w:div w:id="855995363">
                  <w:marLeft w:val="0"/>
                  <w:marRight w:val="0"/>
                  <w:marTop w:val="0"/>
                  <w:marBottom w:val="0"/>
                  <w:divBdr>
                    <w:top w:val="none" w:sz="0" w:space="0" w:color="auto"/>
                    <w:left w:val="none" w:sz="0" w:space="0" w:color="auto"/>
                    <w:bottom w:val="none" w:sz="0" w:space="0" w:color="auto"/>
                    <w:right w:val="none" w:sz="0" w:space="0" w:color="auto"/>
                  </w:divBdr>
                </w:div>
                <w:div w:id="857505083">
                  <w:marLeft w:val="0"/>
                  <w:marRight w:val="0"/>
                  <w:marTop w:val="0"/>
                  <w:marBottom w:val="0"/>
                  <w:divBdr>
                    <w:top w:val="none" w:sz="0" w:space="0" w:color="auto"/>
                    <w:left w:val="none" w:sz="0" w:space="0" w:color="auto"/>
                    <w:bottom w:val="none" w:sz="0" w:space="0" w:color="auto"/>
                    <w:right w:val="none" w:sz="0" w:space="0" w:color="auto"/>
                  </w:divBdr>
                </w:div>
                <w:div w:id="857740344">
                  <w:marLeft w:val="0"/>
                  <w:marRight w:val="0"/>
                  <w:marTop w:val="0"/>
                  <w:marBottom w:val="0"/>
                  <w:divBdr>
                    <w:top w:val="none" w:sz="0" w:space="0" w:color="auto"/>
                    <w:left w:val="none" w:sz="0" w:space="0" w:color="auto"/>
                    <w:bottom w:val="none" w:sz="0" w:space="0" w:color="auto"/>
                    <w:right w:val="none" w:sz="0" w:space="0" w:color="auto"/>
                  </w:divBdr>
                </w:div>
                <w:div w:id="858859929">
                  <w:marLeft w:val="0"/>
                  <w:marRight w:val="0"/>
                  <w:marTop w:val="0"/>
                  <w:marBottom w:val="0"/>
                  <w:divBdr>
                    <w:top w:val="none" w:sz="0" w:space="0" w:color="auto"/>
                    <w:left w:val="none" w:sz="0" w:space="0" w:color="auto"/>
                    <w:bottom w:val="none" w:sz="0" w:space="0" w:color="auto"/>
                    <w:right w:val="none" w:sz="0" w:space="0" w:color="auto"/>
                  </w:divBdr>
                </w:div>
                <w:div w:id="860388665">
                  <w:marLeft w:val="0"/>
                  <w:marRight w:val="0"/>
                  <w:marTop w:val="0"/>
                  <w:marBottom w:val="0"/>
                  <w:divBdr>
                    <w:top w:val="none" w:sz="0" w:space="0" w:color="auto"/>
                    <w:left w:val="none" w:sz="0" w:space="0" w:color="auto"/>
                    <w:bottom w:val="none" w:sz="0" w:space="0" w:color="auto"/>
                    <w:right w:val="none" w:sz="0" w:space="0" w:color="auto"/>
                  </w:divBdr>
                </w:div>
                <w:div w:id="860555465">
                  <w:marLeft w:val="0"/>
                  <w:marRight w:val="0"/>
                  <w:marTop w:val="0"/>
                  <w:marBottom w:val="0"/>
                  <w:divBdr>
                    <w:top w:val="none" w:sz="0" w:space="0" w:color="auto"/>
                    <w:left w:val="none" w:sz="0" w:space="0" w:color="auto"/>
                    <w:bottom w:val="none" w:sz="0" w:space="0" w:color="auto"/>
                    <w:right w:val="none" w:sz="0" w:space="0" w:color="auto"/>
                  </w:divBdr>
                </w:div>
                <w:div w:id="860900573">
                  <w:marLeft w:val="0"/>
                  <w:marRight w:val="0"/>
                  <w:marTop w:val="0"/>
                  <w:marBottom w:val="0"/>
                  <w:divBdr>
                    <w:top w:val="none" w:sz="0" w:space="0" w:color="auto"/>
                    <w:left w:val="none" w:sz="0" w:space="0" w:color="auto"/>
                    <w:bottom w:val="none" w:sz="0" w:space="0" w:color="auto"/>
                    <w:right w:val="none" w:sz="0" w:space="0" w:color="auto"/>
                  </w:divBdr>
                </w:div>
                <w:div w:id="861240554">
                  <w:marLeft w:val="0"/>
                  <w:marRight w:val="0"/>
                  <w:marTop w:val="0"/>
                  <w:marBottom w:val="0"/>
                  <w:divBdr>
                    <w:top w:val="none" w:sz="0" w:space="0" w:color="auto"/>
                    <w:left w:val="none" w:sz="0" w:space="0" w:color="auto"/>
                    <w:bottom w:val="none" w:sz="0" w:space="0" w:color="auto"/>
                    <w:right w:val="none" w:sz="0" w:space="0" w:color="auto"/>
                  </w:divBdr>
                </w:div>
                <w:div w:id="862522474">
                  <w:marLeft w:val="0"/>
                  <w:marRight w:val="0"/>
                  <w:marTop w:val="0"/>
                  <w:marBottom w:val="0"/>
                  <w:divBdr>
                    <w:top w:val="none" w:sz="0" w:space="0" w:color="auto"/>
                    <w:left w:val="none" w:sz="0" w:space="0" w:color="auto"/>
                    <w:bottom w:val="none" w:sz="0" w:space="0" w:color="auto"/>
                    <w:right w:val="none" w:sz="0" w:space="0" w:color="auto"/>
                  </w:divBdr>
                </w:div>
                <w:div w:id="863397509">
                  <w:marLeft w:val="0"/>
                  <w:marRight w:val="0"/>
                  <w:marTop w:val="0"/>
                  <w:marBottom w:val="0"/>
                  <w:divBdr>
                    <w:top w:val="none" w:sz="0" w:space="0" w:color="auto"/>
                    <w:left w:val="none" w:sz="0" w:space="0" w:color="auto"/>
                    <w:bottom w:val="none" w:sz="0" w:space="0" w:color="auto"/>
                    <w:right w:val="none" w:sz="0" w:space="0" w:color="auto"/>
                  </w:divBdr>
                </w:div>
                <w:div w:id="864054513">
                  <w:marLeft w:val="0"/>
                  <w:marRight w:val="0"/>
                  <w:marTop w:val="0"/>
                  <w:marBottom w:val="0"/>
                  <w:divBdr>
                    <w:top w:val="none" w:sz="0" w:space="0" w:color="auto"/>
                    <w:left w:val="none" w:sz="0" w:space="0" w:color="auto"/>
                    <w:bottom w:val="none" w:sz="0" w:space="0" w:color="auto"/>
                    <w:right w:val="none" w:sz="0" w:space="0" w:color="auto"/>
                  </w:divBdr>
                </w:div>
                <w:div w:id="865216959">
                  <w:marLeft w:val="0"/>
                  <w:marRight w:val="0"/>
                  <w:marTop w:val="0"/>
                  <w:marBottom w:val="0"/>
                  <w:divBdr>
                    <w:top w:val="none" w:sz="0" w:space="0" w:color="auto"/>
                    <w:left w:val="none" w:sz="0" w:space="0" w:color="auto"/>
                    <w:bottom w:val="none" w:sz="0" w:space="0" w:color="auto"/>
                    <w:right w:val="none" w:sz="0" w:space="0" w:color="auto"/>
                  </w:divBdr>
                </w:div>
                <w:div w:id="869758207">
                  <w:marLeft w:val="0"/>
                  <w:marRight w:val="0"/>
                  <w:marTop w:val="0"/>
                  <w:marBottom w:val="0"/>
                  <w:divBdr>
                    <w:top w:val="none" w:sz="0" w:space="0" w:color="auto"/>
                    <w:left w:val="none" w:sz="0" w:space="0" w:color="auto"/>
                    <w:bottom w:val="none" w:sz="0" w:space="0" w:color="auto"/>
                    <w:right w:val="none" w:sz="0" w:space="0" w:color="auto"/>
                  </w:divBdr>
                </w:div>
                <w:div w:id="870150666">
                  <w:marLeft w:val="0"/>
                  <w:marRight w:val="0"/>
                  <w:marTop w:val="0"/>
                  <w:marBottom w:val="0"/>
                  <w:divBdr>
                    <w:top w:val="none" w:sz="0" w:space="0" w:color="auto"/>
                    <w:left w:val="none" w:sz="0" w:space="0" w:color="auto"/>
                    <w:bottom w:val="none" w:sz="0" w:space="0" w:color="auto"/>
                    <w:right w:val="none" w:sz="0" w:space="0" w:color="auto"/>
                  </w:divBdr>
                </w:div>
                <w:div w:id="871304980">
                  <w:marLeft w:val="0"/>
                  <w:marRight w:val="0"/>
                  <w:marTop w:val="0"/>
                  <w:marBottom w:val="0"/>
                  <w:divBdr>
                    <w:top w:val="none" w:sz="0" w:space="0" w:color="auto"/>
                    <w:left w:val="none" w:sz="0" w:space="0" w:color="auto"/>
                    <w:bottom w:val="none" w:sz="0" w:space="0" w:color="auto"/>
                    <w:right w:val="none" w:sz="0" w:space="0" w:color="auto"/>
                  </w:divBdr>
                </w:div>
                <w:div w:id="872379262">
                  <w:marLeft w:val="0"/>
                  <w:marRight w:val="0"/>
                  <w:marTop w:val="0"/>
                  <w:marBottom w:val="0"/>
                  <w:divBdr>
                    <w:top w:val="none" w:sz="0" w:space="0" w:color="auto"/>
                    <w:left w:val="none" w:sz="0" w:space="0" w:color="auto"/>
                    <w:bottom w:val="none" w:sz="0" w:space="0" w:color="auto"/>
                    <w:right w:val="none" w:sz="0" w:space="0" w:color="auto"/>
                  </w:divBdr>
                </w:div>
                <w:div w:id="872500783">
                  <w:marLeft w:val="0"/>
                  <w:marRight w:val="0"/>
                  <w:marTop w:val="0"/>
                  <w:marBottom w:val="0"/>
                  <w:divBdr>
                    <w:top w:val="none" w:sz="0" w:space="0" w:color="auto"/>
                    <w:left w:val="none" w:sz="0" w:space="0" w:color="auto"/>
                    <w:bottom w:val="none" w:sz="0" w:space="0" w:color="auto"/>
                    <w:right w:val="none" w:sz="0" w:space="0" w:color="auto"/>
                  </w:divBdr>
                </w:div>
                <w:div w:id="874200312">
                  <w:marLeft w:val="0"/>
                  <w:marRight w:val="0"/>
                  <w:marTop w:val="0"/>
                  <w:marBottom w:val="0"/>
                  <w:divBdr>
                    <w:top w:val="none" w:sz="0" w:space="0" w:color="auto"/>
                    <w:left w:val="none" w:sz="0" w:space="0" w:color="auto"/>
                    <w:bottom w:val="none" w:sz="0" w:space="0" w:color="auto"/>
                    <w:right w:val="none" w:sz="0" w:space="0" w:color="auto"/>
                  </w:divBdr>
                </w:div>
                <w:div w:id="874925926">
                  <w:marLeft w:val="0"/>
                  <w:marRight w:val="0"/>
                  <w:marTop w:val="0"/>
                  <w:marBottom w:val="0"/>
                  <w:divBdr>
                    <w:top w:val="none" w:sz="0" w:space="0" w:color="auto"/>
                    <w:left w:val="none" w:sz="0" w:space="0" w:color="auto"/>
                    <w:bottom w:val="none" w:sz="0" w:space="0" w:color="auto"/>
                    <w:right w:val="none" w:sz="0" w:space="0" w:color="auto"/>
                  </w:divBdr>
                </w:div>
                <w:div w:id="876353453">
                  <w:marLeft w:val="0"/>
                  <w:marRight w:val="0"/>
                  <w:marTop w:val="0"/>
                  <w:marBottom w:val="0"/>
                  <w:divBdr>
                    <w:top w:val="none" w:sz="0" w:space="0" w:color="auto"/>
                    <w:left w:val="none" w:sz="0" w:space="0" w:color="auto"/>
                    <w:bottom w:val="none" w:sz="0" w:space="0" w:color="auto"/>
                    <w:right w:val="none" w:sz="0" w:space="0" w:color="auto"/>
                  </w:divBdr>
                </w:div>
                <w:div w:id="876770523">
                  <w:marLeft w:val="0"/>
                  <w:marRight w:val="0"/>
                  <w:marTop w:val="0"/>
                  <w:marBottom w:val="0"/>
                  <w:divBdr>
                    <w:top w:val="none" w:sz="0" w:space="0" w:color="auto"/>
                    <w:left w:val="none" w:sz="0" w:space="0" w:color="auto"/>
                    <w:bottom w:val="none" w:sz="0" w:space="0" w:color="auto"/>
                    <w:right w:val="none" w:sz="0" w:space="0" w:color="auto"/>
                  </w:divBdr>
                </w:div>
                <w:div w:id="877472119">
                  <w:marLeft w:val="0"/>
                  <w:marRight w:val="0"/>
                  <w:marTop w:val="0"/>
                  <w:marBottom w:val="0"/>
                  <w:divBdr>
                    <w:top w:val="none" w:sz="0" w:space="0" w:color="auto"/>
                    <w:left w:val="none" w:sz="0" w:space="0" w:color="auto"/>
                    <w:bottom w:val="none" w:sz="0" w:space="0" w:color="auto"/>
                    <w:right w:val="none" w:sz="0" w:space="0" w:color="auto"/>
                  </w:divBdr>
                </w:div>
                <w:div w:id="878591041">
                  <w:marLeft w:val="0"/>
                  <w:marRight w:val="0"/>
                  <w:marTop w:val="0"/>
                  <w:marBottom w:val="0"/>
                  <w:divBdr>
                    <w:top w:val="none" w:sz="0" w:space="0" w:color="auto"/>
                    <w:left w:val="none" w:sz="0" w:space="0" w:color="auto"/>
                    <w:bottom w:val="none" w:sz="0" w:space="0" w:color="auto"/>
                    <w:right w:val="none" w:sz="0" w:space="0" w:color="auto"/>
                  </w:divBdr>
                </w:div>
                <w:div w:id="878905224">
                  <w:marLeft w:val="0"/>
                  <w:marRight w:val="0"/>
                  <w:marTop w:val="0"/>
                  <w:marBottom w:val="0"/>
                  <w:divBdr>
                    <w:top w:val="none" w:sz="0" w:space="0" w:color="auto"/>
                    <w:left w:val="none" w:sz="0" w:space="0" w:color="auto"/>
                    <w:bottom w:val="none" w:sz="0" w:space="0" w:color="auto"/>
                    <w:right w:val="none" w:sz="0" w:space="0" w:color="auto"/>
                  </w:divBdr>
                </w:div>
                <w:div w:id="879248192">
                  <w:marLeft w:val="0"/>
                  <w:marRight w:val="0"/>
                  <w:marTop w:val="0"/>
                  <w:marBottom w:val="0"/>
                  <w:divBdr>
                    <w:top w:val="none" w:sz="0" w:space="0" w:color="auto"/>
                    <w:left w:val="none" w:sz="0" w:space="0" w:color="auto"/>
                    <w:bottom w:val="none" w:sz="0" w:space="0" w:color="auto"/>
                    <w:right w:val="none" w:sz="0" w:space="0" w:color="auto"/>
                  </w:divBdr>
                </w:div>
                <w:div w:id="879509137">
                  <w:marLeft w:val="0"/>
                  <w:marRight w:val="0"/>
                  <w:marTop w:val="0"/>
                  <w:marBottom w:val="0"/>
                  <w:divBdr>
                    <w:top w:val="none" w:sz="0" w:space="0" w:color="auto"/>
                    <w:left w:val="none" w:sz="0" w:space="0" w:color="auto"/>
                    <w:bottom w:val="none" w:sz="0" w:space="0" w:color="auto"/>
                    <w:right w:val="none" w:sz="0" w:space="0" w:color="auto"/>
                  </w:divBdr>
                </w:div>
                <w:div w:id="879972837">
                  <w:marLeft w:val="0"/>
                  <w:marRight w:val="0"/>
                  <w:marTop w:val="0"/>
                  <w:marBottom w:val="0"/>
                  <w:divBdr>
                    <w:top w:val="none" w:sz="0" w:space="0" w:color="auto"/>
                    <w:left w:val="none" w:sz="0" w:space="0" w:color="auto"/>
                    <w:bottom w:val="none" w:sz="0" w:space="0" w:color="auto"/>
                    <w:right w:val="none" w:sz="0" w:space="0" w:color="auto"/>
                  </w:divBdr>
                </w:div>
                <w:div w:id="880945948">
                  <w:marLeft w:val="0"/>
                  <w:marRight w:val="0"/>
                  <w:marTop w:val="0"/>
                  <w:marBottom w:val="0"/>
                  <w:divBdr>
                    <w:top w:val="none" w:sz="0" w:space="0" w:color="auto"/>
                    <w:left w:val="none" w:sz="0" w:space="0" w:color="auto"/>
                    <w:bottom w:val="none" w:sz="0" w:space="0" w:color="auto"/>
                    <w:right w:val="none" w:sz="0" w:space="0" w:color="auto"/>
                  </w:divBdr>
                </w:div>
                <w:div w:id="881673137">
                  <w:marLeft w:val="0"/>
                  <w:marRight w:val="0"/>
                  <w:marTop w:val="0"/>
                  <w:marBottom w:val="0"/>
                  <w:divBdr>
                    <w:top w:val="none" w:sz="0" w:space="0" w:color="auto"/>
                    <w:left w:val="none" w:sz="0" w:space="0" w:color="auto"/>
                    <w:bottom w:val="none" w:sz="0" w:space="0" w:color="auto"/>
                    <w:right w:val="none" w:sz="0" w:space="0" w:color="auto"/>
                  </w:divBdr>
                </w:div>
                <w:div w:id="885607858">
                  <w:marLeft w:val="0"/>
                  <w:marRight w:val="0"/>
                  <w:marTop w:val="0"/>
                  <w:marBottom w:val="0"/>
                  <w:divBdr>
                    <w:top w:val="none" w:sz="0" w:space="0" w:color="auto"/>
                    <w:left w:val="none" w:sz="0" w:space="0" w:color="auto"/>
                    <w:bottom w:val="none" w:sz="0" w:space="0" w:color="auto"/>
                    <w:right w:val="none" w:sz="0" w:space="0" w:color="auto"/>
                  </w:divBdr>
                </w:div>
                <w:div w:id="886722783">
                  <w:marLeft w:val="0"/>
                  <w:marRight w:val="0"/>
                  <w:marTop w:val="0"/>
                  <w:marBottom w:val="0"/>
                  <w:divBdr>
                    <w:top w:val="none" w:sz="0" w:space="0" w:color="auto"/>
                    <w:left w:val="none" w:sz="0" w:space="0" w:color="auto"/>
                    <w:bottom w:val="none" w:sz="0" w:space="0" w:color="auto"/>
                    <w:right w:val="none" w:sz="0" w:space="0" w:color="auto"/>
                  </w:divBdr>
                </w:div>
                <w:div w:id="886722848">
                  <w:marLeft w:val="0"/>
                  <w:marRight w:val="0"/>
                  <w:marTop w:val="0"/>
                  <w:marBottom w:val="0"/>
                  <w:divBdr>
                    <w:top w:val="none" w:sz="0" w:space="0" w:color="auto"/>
                    <w:left w:val="none" w:sz="0" w:space="0" w:color="auto"/>
                    <w:bottom w:val="none" w:sz="0" w:space="0" w:color="auto"/>
                    <w:right w:val="none" w:sz="0" w:space="0" w:color="auto"/>
                  </w:divBdr>
                </w:div>
                <w:div w:id="888615563">
                  <w:marLeft w:val="0"/>
                  <w:marRight w:val="0"/>
                  <w:marTop w:val="0"/>
                  <w:marBottom w:val="0"/>
                  <w:divBdr>
                    <w:top w:val="none" w:sz="0" w:space="0" w:color="auto"/>
                    <w:left w:val="none" w:sz="0" w:space="0" w:color="auto"/>
                    <w:bottom w:val="none" w:sz="0" w:space="0" w:color="auto"/>
                    <w:right w:val="none" w:sz="0" w:space="0" w:color="auto"/>
                  </w:divBdr>
                </w:div>
                <w:div w:id="892237542">
                  <w:marLeft w:val="0"/>
                  <w:marRight w:val="0"/>
                  <w:marTop w:val="0"/>
                  <w:marBottom w:val="0"/>
                  <w:divBdr>
                    <w:top w:val="none" w:sz="0" w:space="0" w:color="auto"/>
                    <w:left w:val="none" w:sz="0" w:space="0" w:color="auto"/>
                    <w:bottom w:val="none" w:sz="0" w:space="0" w:color="auto"/>
                    <w:right w:val="none" w:sz="0" w:space="0" w:color="auto"/>
                  </w:divBdr>
                </w:div>
                <w:div w:id="893733007">
                  <w:marLeft w:val="0"/>
                  <w:marRight w:val="0"/>
                  <w:marTop w:val="0"/>
                  <w:marBottom w:val="0"/>
                  <w:divBdr>
                    <w:top w:val="none" w:sz="0" w:space="0" w:color="auto"/>
                    <w:left w:val="none" w:sz="0" w:space="0" w:color="auto"/>
                    <w:bottom w:val="none" w:sz="0" w:space="0" w:color="auto"/>
                    <w:right w:val="none" w:sz="0" w:space="0" w:color="auto"/>
                  </w:divBdr>
                </w:div>
                <w:div w:id="893856309">
                  <w:marLeft w:val="0"/>
                  <w:marRight w:val="0"/>
                  <w:marTop w:val="0"/>
                  <w:marBottom w:val="0"/>
                  <w:divBdr>
                    <w:top w:val="none" w:sz="0" w:space="0" w:color="auto"/>
                    <w:left w:val="none" w:sz="0" w:space="0" w:color="auto"/>
                    <w:bottom w:val="none" w:sz="0" w:space="0" w:color="auto"/>
                    <w:right w:val="none" w:sz="0" w:space="0" w:color="auto"/>
                  </w:divBdr>
                </w:div>
                <w:div w:id="894002087">
                  <w:marLeft w:val="0"/>
                  <w:marRight w:val="0"/>
                  <w:marTop w:val="0"/>
                  <w:marBottom w:val="0"/>
                  <w:divBdr>
                    <w:top w:val="none" w:sz="0" w:space="0" w:color="auto"/>
                    <w:left w:val="none" w:sz="0" w:space="0" w:color="auto"/>
                    <w:bottom w:val="none" w:sz="0" w:space="0" w:color="auto"/>
                    <w:right w:val="none" w:sz="0" w:space="0" w:color="auto"/>
                  </w:divBdr>
                </w:div>
                <w:div w:id="894509989">
                  <w:marLeft w:val="0"/>
                  <w:marRight w:val="0"/>
                  <w:marTop w:val="0"/>
                  <w:marBottom w:val="0"/>
                  <w:divBdr>
                    <w:top w:val="none" w:sz="0" w:space="0" w:color="auto"/>
                    <w:left w:val="none" w:sz="0" w:space="0" w:color="auto"/>
                    <w:bottom w:val="none" w:sz="0" w:space="0" w:color="auto"/>
                    <w:right w:val="none" w:sz="0" w:space="0" w:color="auto"/>
                  </w:divBdr>
                </w:div>
                <w:div w:id="896167539">
                  <w:marLeft w:val="0"/>
                  <w:marRight w:val="0"/>
                  <w:marTop w:val="0"/>
                  <w:marBottom w:val="0"/>
                  <w:divBdr>
                    <w:top w:val="none" w:sz="0" w:space="0" w:color="auto"/>
                    <w:left w:val="none" w:sz="0" w:space="0" w:color="auto"/>
                    <w:bottom w:val="none" w:sz="0" w:space="0" w:color="auto"/>
                    <w:right w:val="none" w:sz="0" w:space="0" w:color="auto"/>
                  </w:divBdr>
                </w:div>
                <w:div w:id="896555255">
                  <w:marLeft w:val="0"/>
                  <w:marRight w:val="0"/>
                  <w:marTop w:val="0"/>
                  <w:marBottom w:val="0"/>
                  <w:divBdr>
                    <w:top w:val="none" w:sz="0" w:space="0" w:color="auto"/>
                    <w:left w:val="none" w:sz="0" w:space="0" w:color="auto"/>
                    <w:bottom w:val="none" w:sz="0" w:space="0" w:color="auto"/>
                    <w:right w:val="none" w:sz="0" w:space="0" w:color="auto"/>
                  </w:divBdr>
                </w:div>
                <w:div w:id="896818446">
                  <w:marLeft w:val="0"/>
                  <w:marRight w:val="0"/>
                  <w:marTop w:val="0"/>
                  <w:marBottom w:val="0"/>
                  <w:divBdr>
                    <w:top w:val="none" w:sz="0" w:space="0" w:color="auto"/>
                    <w:left w:val="none" w:sz="0" w:space="0" w:color="auto"/>
                    <w:bottom w:val="none" w:sz="0" w:space="0" w:color="auto"/>
                    <w:right w:val="none" w:sz="0" w:space="0" w:color="auto"/>
                  </w:divBdr>
                </w:div>
                <w:div w:id="903679405">
                  <w:marLeft w:val="0"/>
                  <w:marRight w:val="0"/>
                  <w:marTop w:val="0"/>
                  <w:marBottom w:val="0"/>
                  <w:divBdr>
                    <w:top w:val="none" w:sz="0" w:space="0" w:color="auto"/>
                    <w:left w:val="none" w:sz="0" w:space="0" w:color="auto"/>
                    <w:bottom w:val="none" w:sz="0" w:space="0" w:color="auto"/>
                    <w:right w:val="none" w:sz="0" w:space="0" w:color="auto"/>
                  </w:divBdr>
                </w:div>
                <w:div w:id="905451633">
                  <w:marLeft w:val="0"/>
                  <w:marRight w:val="0"/>
                  <w:marTop w:val="0"/>
                  <w:marBottom w:val="0"/>
                  <w:divBdr>
                    <w:top w:val="none" w:sz="0" w:space="0" w:color="auto"/>
                    <w:left w:val="none" w:sz="0" w:space="0" w:color="auto"/>
                    <w:bottom w:val="none" w:sz="0" w:space="0" w:color="auto"/>
                    <w:right w:val="none" w:sz="0" w:space="0" w:color="auto"/>
                  </w:divBdr>
                </w:div>
                <w:div w:id="906842844">
                  <w:marLeft w:val="0"/>
                  <w:marRight w:val="0"/>
                  <w:marTop w:val="0"/>
                  <w:marBottom w:val="0"/>
                  <w:divBdr>
                    <w:top w:val="none" w:sz="0" w:space="0" w:color="auto"/>
                    <w:left w:val="none" w:sz="0" w:space="0" w:color="auto"/>
                    <w:bottom w:val="none" w:sz="0" w:space="0" w:color="auto"/>
                    <w:right w:val="none" w:sz="0" w:space="0" w:color="auto"/>
                  </w:divBdr>
                </w:div>
                <w:div w:id="909343617">
                  <w:marLeft w:val="0"/>
                  <w:marRight w:val="0"/>
                  <w:marTop w:val="0"/>
                  <w:marBottom w:val="0"/>
                  <w:divBdr>
                    <w:top w:val="none" w:sz="0" w:space="0" w:color="auto"/>
                    <w:left w:val="none" w:sz="0" w:space="0" w:color="auto"/>
                    <w:bottom w:val="none" w:sz="0" w:space="0" w:color="auto"/>
                    <w:right w:val="none" w:sz="0" w:space="0" w:color="auto"/>
                  </w:divBdr>
                </w:div>
                <w:div w:id="909653192">
                  <w:marLeft w:val="0"/>
                  <w:marRight w:val="0"/>
                  <w:marTop w:val="0"/>
                  <w:marBottom w:val="0"/>
                  <w:divBdr>
                    <w:top w:val="none" w:sz="0" w:space="0" w:color="auto"/>
                    <w:left w:val="none" w:sz="0" w:space="0" w:color="auto"/>
                    <w:bottom w:val="none" w:sz="0" w:space="0" w:color="auto"/>
                    <w:right w:val="none" w:sz="0" w:space="0" w:color="auto"/>
                  </w:divBdr>
                </w:div>
                <w:div w:id="911618303">
                  <w:marLeft w:val="0"/>
                  <w:marRight w:val="0"/>
                  <w:marTop w:val="0"/>
                  <w:marBottom w:val="0"/>
                  <w:divBdr>
                    <w:top w:val="none" w:sz="0" w:space="0" w:color="auto"/>
                    <w:left w:val="none" w:sz="0" w:space="0" w:color="auto"/>
                    <w:bottom w:val="none" w:sz="0" w:space="0" w:color="auto"/>
                    <w:right w:val="none" w:sz="0" w:space="0" w:color="auto"/>
                  </w:divBdr>
                </w:div>
                <w:div w:id="911741740">
                  <w:marLeft w:val="0"/>
                  <w:marRight w:val="0"/>
                  <w:marTop w:val="0"/>
                  <w:marBottom w:val="0"/>
                  <w:divBdr>
                    <w:top w:val="none" w:sz="0" w:space="0" w:color="auto"/>
                    <w:left w:val="none" w:sz="0" w:space="0" w:color="auto"/>
                    <w:bottom w:val="none" w:sz="0" w:space="0" w:color="auto"/>
                    <w:right w:val="none" w:sz="0" w:space="0" w:color="auto"/>
                  </w:divBdr>
                </w:div>
                <w:div w:id="911893787">
                  <w:marLeft w:val="0"/>
                  <w:marRight w:val="0"/>
                  <w:marTop w:val="0"/>
                  <w:marBottom w:val="0"/>
                  <w:divBdr>
                    <w:top w:val="none" w:sz="0" w:space="0" w:color="auto"/>
                    <w:left w:val="none" w:sz="0" w:space="0" w:color="auto"/>
                    <w:bottom w:val="none" w:sz="0" w:space="0" w:color="auto"/>
                    <w:right w:val="none" w:sz="0" w:space="0" w:color="auto"/>
                  </w:divBdr>
                </w:div>
                <w:div w:id="912815482">
                  <w:marLeft w:val="0"/>
                  <w:marRight w:val="0"/>
                  <w:marTop w:val="0"/>
                  <w:marBottom w:val="0"/>
                  <w:divBdr>
                    <w:top w:val="none" w:sz="0" w:space="0" w:color="auto"/>
                    <w:left w:val="none" w:sz="0" w:space="0" w:color="auto"/>
                    <w:bottom w:val="none" w:sz="0" w:space="0" w:color="auto"/>
                    <w:right w:val="none" w:sz="0" w:space="0" w:color="auto"/>
                  </w:divBdr>
                </w:div>
                <w:div w:id="915240163">
                  <w:marLeft w:val="0"/>
                  <w:marRight w:val="0"/>
                  <w:marTop w:val="0"/>
                  <w:marBottom w:val="0"/>
                  <w:divBdr>
                    <w:top w:val="none" w:sz="0" w:space="0" w:color="auto"/>
                    <w:left w:val="none" w:sz="0" w:space="0" w:color="auto"/>
                    <w:bottom w:val="none" w:sz="0" w:space="0" w:color="auto"/>
                    <w:right w:val="none" w:sz="0" w:space="0" w:color="auto"/>
                  </w:divBdr>
                </w:div>
                <w:div w:id="918445089">
                  <w:marLeft w:val="0"/>
                  <w:marRight w:val="0"/>
                  <w:marTop w:val="0"/>
                  <w:marBottom w:val="0"/>
                  <w:divBdr>
                    <w:top w:val="none" w:sz="0" w:space="0" w:color="auto"/>
                    <w:left w:val="none" w:sz="0" w:space="0" w:color="auto"/>
                    <w:bottom w:val="none" w:sz="0" w:space="0" w:color="auto"/>
                    <w:right w:val="none" w:sz="0" w:space="0" w:color="auto"/>
                  </w:divBdr>
                </w:div>
                <w:div w:id="919801140">
                  <w:marLeft w:val="0"/>
                  <w:marRight w:val="0"/>
                  <w:marTop w:val="0"/>
                  <w:marBottom w:val="0"/>
                  <w:divBdr>
                    <w:top w:val="none" w:sz="0" w:space="0" w:color="auto"/>
                    <w:left w:val="none" w:sz="0" w:space="0" w:color="auto"/>
                    <w:bottom w:val="none" w:sz="0" w:space="0" w:color="auto"/>
                    <w:right w:val="none" w:sz="0" w:space="0" w:color="auto"/>
                  </w:divBdr>
                </w:div>
                <w:div w:id="919869402">
                  <w:marLeft w:val="0"/>
                  <w:marRight w:val="0"/>
                  <w:marTop w:val="0"/>
                  <w:marBottom w:val="0"/>
                  <w:divBdr>
                    <w:top w:val="none" w:sz="0" w:space="0" w:color="auto"/>
                    <w:left w:val="none" w:sz="0" w:space="0" w:color="auto"/>
                    <w:bottom w:val="none" w:sz="0" w:space="0" w:color="auto"/>
                    <w:right w:val="none" w:sz="0" w:space="0" w:color="auto"/>
                  </w:divBdr>
                </w:div>
                <w:div w:id="921838622">
                  <w:marLeft w:val="0"/>
                  <w:marRight w:val="0"/>
                  <w:marTop w:val="0"/>
                  <w:marBottom w:val="0"/>
                  <w:divBdr>
                    <w:top w:val="none" w:sz="0" w:space="0" w:color="auto"/>
                    <w:left w:val="none" w:sz="0" w:space="0" w:color="auto"/>
                    <w:bottom w:val="none" w:sz="0" w:space="0" w:color="auto"/>
                    <w:right w:val="none" w:sz="0" w:space="0" w:color="auto"/>
                  </w:divBdr>
                </w:div>
                <w:div w:id="922882774">
                  <w:marLeft w:val="0"/>
                  <w:marRight w:val="0"/>
                  <w:marTop w:val="0"/>
                  <w:marBottom w:val="0"/>
                  <w:divBdr>
                    <w:top w:val="none" w:sz="0" w:space="0" w:color="auto"/>
                    <w:left w:val="none" w:sz="0" w:space="0" w:color="auto"/>
                    <w:bottom w:val="none" w:sz="0" w:space="0" w:color="auto"/>
                    <w:right w:val="none" w:sz="0" w:space="0" w:color="auto"/>
                  </w:divBdr>
                </w:div>
                <w:div w:id="924412514">
                  <w:marLeft w:val="0"/>
                  <w:marRight w:val="0"/>
                  <w:marTop w:val="0"/>
                  <w:marBottom w:val="0"/>
                  <w:divBdr>
                    <w:top w:val="none" w:sz="0" w:space="0" w:color="auto"/>
                    <w:left w:val="none" w:sz="0" w:space="0" w:color="auto"/>
                    <w:bottom w:val="none" w:sz="0" w:space="0" w:color="auto"/>
                    <w:right w:val="none" w:sz="0" w:space="0" w:color="auto"/>
                  </w:divBdr>
                </w:div>
                <w:div w:id="924917445">
                  <w:marLeft w:val="0"/>
                  <w:marRight w:val="0"/>
                  <w:marTop w:val="0"/>
                  <w:marBottom w:val="0"/>
                  <w:divBdr>
                    <w:top w:val="none" w:sz="0" w:space="0" w:color="auto"/>
                    <w:left w:val="none" w:sz="0" w:space="0" w:color="auto"/>
                    <w:bottom w:val="none" w:sz="0" w:space="0" w:color="auto"/>
                    <w:right w:val="none" w:sz="0" w:space="0" w:color="auto"/>
                  </w:divBdr>
                </w:div>
                <w:div w:id="926306096">
                  <w:marLeft w:val="0"/>
                  <w:marRight w:val="0"/>
                  <w:marTop w:val="0"/>
                  <w:marBottom w:val="0"/>
                  <w:divBdr>
                    <w:top w:val="none" w:sz="0" w:space="0" w:color="auto"/>
                    <w:left w:val="none" w:sz="0" w:space="0" w:color="auto"/>
                    <w:bottom w:val="none" w:sz="0" w:space="0" w:color="auto"/>
                    <w:right w:val="none" w:sz="0" w:space="0" w:color="auto"/>
                  </w:divBdr>
                </w:div>
                <w:div w:id="926379085">
                  <w:marLeft w:val="0"/>
                  <w:marRight w:val="0"/>
                  <w:marTop w:val="0"/>
                  <w:marBottom w:val="0"/>
                  <w:divBdr>
                    <w:top w:val="none" w:sz="0" w:space="0" w:color="auto"/>
                    <w:left w:val="none" w:sz="0" w:space="0" w:color="auto"/>
                    <w:bottom w:val="none" w:sz="0" w:space="0" w:color="auto"/>
                    <w:right w:val="none" w:sz="0" w:space="0" w:color="auto"/>
                  </w:divBdr>
                </w:div>
                <w:div w:id="928192772">
                  <w:marLeft w:val="0"/>
                  <w:marRight w:val="0"/>
                  <w:marTop w:val="0"/>
                  <w:marBottom w:val="0"/>
                  <w:divBdr>
                    <w:top w:val="none" w:sz="0" w:space="0" w:color="auto"/>
                    <w:left w:val="none" w:sz="0" w:space="0" w:color="auto"/>
                    <w:bottom w:val="none" w:sz="0" w:space="0" w:color="auto"/>
                    <w:right w:val="none" w:sz="0" w:space="0" w:color="auto"/>
                  </w:divBdr>
                </w:div>
                <w:div w:id="928588559">
                  <w:marLeft w:val="0"/>
                  <w:marRight w:val="0"/>
                  <w:marTop w:val="0"/>
                  <w:marBottom w:val="0"/>
                  <w:divBdr>
                    <w:top w:val="none" w:sz="0" w:space="0" w:color="auto"/>
                    <w:left w:val="none" w:sz="0" w:space="0" w:color="auto"/>
                    <w:bottom w:val="none" w:sz="0" w:space="0" w:color="auto"/>
                    <w:right w:val="none" w:sz="0" w:space="0" w:color="auto"/>
                  </w:divBdr>
                </w:div>
                <w:div w:id="928660682">
                  <w:marLeft w:val="0"/>
                  <w:marRight w:val="0"/>
                  <w:marTop w:val="0"/>
                  <w:marBottom w:val="0"/>
                  <w:divBdr>
                    <w:top w:val="none" w:sz="0" w:space="0" w:color="auto"/>
                    <w:left w:val="none" w:sz="0" w:space="0" w:color="auto"/>
                    <w:bottom w:val="none" w:sz="0" w:space="0" w:color="auto"/>
                    <w:right w:val="none" w:sz="0" w:space="0" w:color="auto"/>
                  </w:divBdr>
                </w:div>
                <w:div w:id="929043374">
                  <w:marLeft w:val="0"/>
                  <w:marRight w:val="0"/>
                  <w:marTop w:val="0"/>
                  <w:marBottom w:val="0"/>
                  <w:divBdr>
                    <w:top w:val="none" w:sz="0" w:space="0" w:color="auto"/>
                    <w:left w:val="none" w:sz="0" w:space="0" w:color="auto"/>
                    <w:bottom w:val="none" w:sz="0" w:space="0" w:color="auto"/>
                    <w:right w:val="none" w:sz="0" w:space="0" w:color="auto"/>
                  </w:divBdr>
                </w:div>
                <w:div w:id="929629626">
                  <w:marLeft w:val="0"/>
                  <w:marRight w:val="0"/>
                  <w:marTop w:val="0"/>
                  <w:marBottom w:val="0"/>
                  <w:divBdr>
                    <w:top w:val="none" w:sz="0" w:space="0" w:color="auto"/>
                    <w:left w:val="none" w:sz="0" w:space="0" w:color="auto"/>
                    <w:bottom w:val="none" w:sz="0" w:space="0" w:color="auto"/>
                    <w:right w:val="none" w:sz="0" w:space="0" w:color="auto"/>
                  </w:divBdr>
                </w:div>
                <w:div w:id="930353796">
                  <w:marLeft w:val="0"/>
                  <w:marRight w:val="0"/>
                  <w:marTop w:val="0"/>
                  <w:marBottom w:val="0"/>
                  <w:divBdr>
                    <w:top w:val="none" w:sz="0" w:space="0" w:color="auto"/>
                    <w:left w:val="none" w:sz="0" w:space="0" w:color="auto"/>
                    <w:bottom w:val="none" w:sz="0" w:space="0" w:color="auto"/>
                    <w:right w:val="none" w:sz="0" w:space="0" w:color="auto"/>
                  </w:divBdr>
                </w:div>
                <w:div w:id="930939044">
                  <w:marLeft w:val="0"/>
                  <w:marRight w:val="0"/>
                  <w:marTop w:val="0"/>
                  <w:marBottom w:val="0"/>
                  <w:divBdr>
                    <w:top w:val="none" w:sz="0" w:space="0" w:color="auto"/>
                    <w:left w:val="none" w:sz="0" w:space="0" w:color="auto"/>
                    <w:bottom w:val="none" w:sz="0" w:space="0" w:color="auto"/>
                    <w:right w:val="none" w:sz="0" w:space="0" w:color="auto"/>
                  </w:divBdr>
                </w:div>
                <w:div w:id="931203661">
                  <w:marLeft w:val="0"/>
                  <w:marRight w:val="0"/>
                  <w:marTop w:val="0"/>
                  <w:marBottom w:val="0"/>
                  <w:divBdr>
                    <w:top w:val="none" w:sz="0" w:space="0" w:color="auto"/>
                    <w:left w:val="none" w:sz="0" w:space="0" w:color="auto"/>
                    <w:bottom w:val="none" w:sz="0" w:space="0" w:color="auto"/>
                    <w:right w:val="none" w:sz="0" w:space="0" w:color="auto"/>
                  </w:divBdr>
                </w:div>
                <w:div w:id="932082278">
                  <w:marLeft w:val="0"/>
                  <w:marRight w:val="0"/>
                  <w:marTop w:val="0"/>
                  <w:marBottom w:val="0"/>
                  <w:divBdr>
                    <w:top w:val="none" w:sz="0" w:space="0" w:color="auto"/>
                    <w:left w:val="none" w:sz="0" w:space="0" w:color="auto"/>
                    <w:bottom w:val="none" w:sz="0" w:space="0" w:color="auto"/>
                    <w:right w:val="none" w:sz="0" w:space="0" w:color="auto"/>
                  </w:divBdr>
                </w:div>
                <w:div w:id="932738078">
                  <w:marLeft w:val="0"/>
                  <w:marRight w:val="0"/>
                  <w:marTop w:val="0"/>
                  <w:marBottom w:val="0"/>
                  <w:divBdr>
                    <w:top w:val="none" w:sz="0" w:space="0" w:color="auto"/>
                    <w:left w:val="none" w:sz="0" w:space="0" w:color="auto"/>
                    <w:bottom w:val="none" w:sz="0" w:space="0" w:color="auto"/>
                    <w:right w:val="none" w:sz="0" w:space="0" w:color="auto"/>
                  </w:divBdr>
                </w:div>
                <w:div w:id="933828880">
                  <w:marLeft w:val="0"/>
                  <w:marRight w:val="0"/>
                  <w:marTop w:val="0"/>
                  <w:marBottom w:val="0"/>
                  <w:divBdr>
                    <w:top w:val="none" w:sz="0" w:space="0" w:color="auto"/>
                    <w:left w:val="none" w:sz="0" w:space="0" w:color="auto"/>
                    <w:bottom w:val="none" w:sz="0" w:space="0" w:color="auto"/>
                    <w:right w:val="none" w:sz="0" w:space="0" w:color="auto"/>
                  </w:divBdr>
                </w:div>
                <w:div w:id="934558843">
                  <w:marLeft w:val="0"/>
                  <w:marRight w:val="0"/>
                  <w:marTop w:val="0"/>
                  <w:marBottom w:val="0"/>
                  <w:divBdr>
                    <w:top w:val="none" w:sz="0" w:space="0" w:color="auto"/>
                    <w:left w:val="none" w:sz="0" w:space="0" w:color="auto"/>
                    <w:bottom w:val="none" w:sz="0" w:space="0" w:color="auto"/>
                    <w:right w:val="none" w:sz="0" w:space="0" w:color="auto"/>
                  </w:divBdr>
                </w:div>
                <w:div w:id="935672521">
                  <w:marLeft w:val="0"/>
                  <w:marRight w:val="0"/>
                  <w:marTop w:val="0"/>
                  <w:marBottom w:val="0"/>
                  <w:divBdr>
                    <w:top w:val="none" w:sz="0" w:space="0" w:color="auto"/>
                    <w:left w:val="none" w:sz="0" w:space="0" w:color="auto"/>
                    <w:bottom w:val="none" w:sz="0" w:space="0" w:color="auto"/>
                    <w:right w:val="none" w:sz="0" w:space="0" w:color="auto"/>
                  </w:divBdr>
                </w:div>
                <w:div w:id="936600657">
                  <w:marLeft w:val="0"/>
                  <w:marRight w:val="0"/>
                  <w:marTop w:val="0"/>
                  <w:marBottom w:val="0"/>
                  <w:divBdr>
                    <w:top w:val="none" w:sz="0" w:space="0" w:color="auto"/>
                    <w:left w:val="none" w:sz="0" w:space="0" w:color="auto"/>
                    <w:bottom w:val="none" w:sz="0" w:space="0" w:color="auto"/>
                    <w:right w:val="none" w:sz="0" w:space="0" w:color="auto"/>
                  </w:divBdr>
                </w:div>
                <w:div w:id="936669087">
                  <w:marLeft w:val="0"/>
                  <w:marRight w:val="0"/>
                  <w:marTop w:val="0"/>
                  <w:marBottom w:val="0"/>
                  <w:divBdr>
                    <w:top w:val="none" w:sz="0" w:space="0" w:color="auto"/>
                    <w:left w:val="none" w:sz="0" w:space="0" w:color="auto"/>
                    <w:bottom w:val="none" w:sz="0" w:space="0" w:color="auto"/>
                    <w:right w:val="none" w:sz="0" w:space="0" w:color="auto"/>
                  </w:divBdr>
                </w:div>
                <w:div w:id="939139825">
                  <w:marLeft w:val="0"/>
                  <w:marRight w:val="0"/>
                  <w:marTop w:val="0"/>
                  <w:marBottom w:val="0"/>
                  <w:divBdr>
                    <w:top w:val="none" w:sz="0" w:space="0" w:color="auto"/>
                    <w:left w:val="none" w:sz="0" w:space="0" w:color="auto"/>
                    <w:bottom w:val="none" w:sz="0" w:space="0" w:color="auto"/>
                    <w:right w:val="none" w:sz="0" w:space="0" w:color="auto"/>
                  </w:divBdr>
                </w:div>
                <w:div w:id="940797869">
                  <w:marLeft w:val="0"/>
                  <w:marRight w:val="0"/>
                  <w:marTop w:val="0"/>
                  <w:marBottom w:val="0"/>
                  <w:divBdr>
                    <w:top w:val="none" w:sz="0" w:space="0" w:color="auto"/>
                    <w:left w:val="none" w:sz="0" w:space="0" w:color="auto"/>
                    <w:bottom w:val="none" w:sz="0" w:space="0" w:color="auto"/>
                    <w:right w:val="none" w:sz="0" w:space="0" w:color="auto"/>
                  </w:divBdr>
                </w:div>
                <w:div w:id="940801449">
                  <w:marLeft w:val="0"/>
                  <w:marRight w:val="0"/>
                  <w:marTop w:val="0"/>
                  <w:marBottom w:val="0"/>
                  <w:divBdr>
                    <w:top w:val="none" w:sz="0" w:space="0" w:color="auto"/>
                    <w:left w:val="none" w:sz="0" w:space="0" w:color="auto"/>
                    <w:bottom w:val="none" w:sz="0" w:space="0" w:color="auto"/>
                    <w:right w:val="none" w:sz="0" w:space="0" w:color="auto"/>
                  </w:divBdr>
                </w:div>
                <w:div w:id="942347383">
                  <w:marLeft w:val="0"/>
                  <w:marRight w:val="0"/>
                  <w:marTop w:val="0"/>
                  <w:marBottom w:val="0"/>
                  <w:divBdr>
                    <w:top w:val="none" w:sz="0" w:space="0" w:color="auto"/>
                    <w:left w:val="none" w:sz="0" w:space="0" w:color="auto"/>
                    <w:bottom w:val="none" w:sz="0" w:space="0" w:color="auto"/>
                    <w:right w:val="none" w:sz="0" w:space="0" w:color="auto"/>
                  </w:divBdr>
                </w:div>
                <w:div w:id="945775954">
                  <w:marLeft w:val="0"/>
                  <w:marRight w:val="0"/>
                  <w:marTop w:val="0"/>
                  <w:marBottom w:val="0"/>
                  <w:divBdr>
                    <w:top w:val="none" w:sz="0" w:space="0" w:color="auto"/>
                    <w:left w:val="none" w:sz="0" w:space="0" w:color="auto"/>
                    <w:bottom w:val="none" w:sz="0" w:space="0" w:color="auto"/>
                    <w:right w:val="none" w:sz="0" w:space="0" w:color="auto"/>
                  </w:divBdr>
                </w:div>
                <w:div w:id="947664325">
                  <w:marLeft w:val="0"/>
                  <w:marRight w:val="0"/>
                  <w:marTop w:val="0"/>
                  <w:marBottom w:val="0"/>
                  <w:divBdr>
                    <w:top w:val="none" w:sz="0" w:space="0" w:color="auto"/>
                    <w:left w:val="none" w:sz="0" w:space="0" w:color="auto"/>
                    <w:bottom w:val="none" w:sz="0" w:space="0" w:color="auto"/>
                    <w:right w:val="none" w:sz="0" w:space="0" w:color="auto"/>
                  </w:divBdr>
                </w:div>
                <w:div w:id="949120549">
                  <w:marLeft w:val="0"/>
                  <w:marRight w:val="0"/>
                  <w:marTop w:val="0"/>
                  <w:marBottom w:val="0"/>
                  <w:divBdr>
                    <w:top w:val="none" w:sz="0" w:space="0" w:color="auto"/>
                    <w:left w:val="none" w:sz="0" w:space="0" w:color="auto"/>
                    <w:bottom w:val="none" w:sz="0" w:space="0" w:color="auto"/>
                    <w:right w:val="none" w:sz="0" w:space="0" w:color="auto"/>
                  </w:divBdr>
                </w:div>
                <w:div w:id="951517840">
                  <w:marLeft w:val="0"/>
                  <w:marRight w:val="0"/>
                  <w:marTop w:val="0"/>
                  <w:marBottom w:val="0"/>
                  <w:divBdr>
                    <w:top w:val="none" w:sz="0" w:space="0" w:color="auto"/>
                    <w:left w:val="none" w:sz="0" w:space="0" w:color="auto"/>
                    <w:bottom w:val="none" w:sz="0" w:space="0" w:color="auto"/>
                    <w:right w:val="none" w:sz="0" w:space="0" w:color="auto"/>
                  </w:divBdr>
                </w:div>
                <w:div w:id="951790611">
                  <w:marLeft w:val="0"/>
                  <w:marRight w:val="0"/>
                  <w:marTop w:val="0"/>
                  <w:marBottom w:val="0"/>
                  <w:divBdr>
                    <w:top w:val="none" w:sz="0" w:space="0" w:color="auto"/>
                    <w:left w:val="none" w:sz="0" w:space="0" w:color="auto"/>
                    <w:bottom w:val="none" w:sz="0" w:space="0" w:color="auto"/>
                    <w:right w:val="none" w:sz="0" w:space="0" w:color="auto"/>
                  </w:divBdr>
                </w:div>
                <w:div w:id="953055882">
                  <w:marLeft w:val="0"/>
                  <w:marRight w:val="0"/>
                  <w:marTop w:val="0"/>
                  <w:marBottom w:val="0"/>
                  <w:divBdr>
                    <w:top w:val="none" w:sz="0" w:space="0" w:color="auto"/>
                    <w:left w:val="none" w:sz="0" w:space="0" w:color="auto"/>
                    <w:bottom w:val="none" w:sz="0" w:space="0" w:color="auto"/>
                    <w:right w:val="none" w:sz="0" w:space="0" w:color="auto"/>
                  </w:divBdr>
                </w:div>
                <w:div w:id="953170608">
                  <w:marLeft w:val="0"/>
                  <w:marRight w:val="0"/>
                  <w:marTop w:val="0"/>
                  <w:marBottom w:val="0"/>
                  <w:divBdr>
                    <w:top w:val="none" w:sz="0" w:space="0" w:color="auto"/>
                    <w:left w:val="none" w:sz="0" w:space="0" w:color="auto"/>
                    <w:bottom w:val="none" w:sz="0" w:space="0" w:color="auto"/>
                    <w:right w:val="none" w:sz="0" w:space="0" w:color="auto"/>
                  </w:divBdr>
                </w:div>
                <w:div w:id="953827836">
                  <w:marLeft w:val="0"/>
                  <w:marRight w:val="0"/>
                  <w:marTop w:val="0"/>
                  <w:marBottom w:val="0"/>
                  <w:divBdr>
                    <w:top w:val="none" w:sz="0" w:space="0" w:color="auto"/>
                    <w:left w:val="none" w:sz="0" w:space="0" w:color="auto"/>
                    <w:bottom w:val="none" w:sz="0" w:space="0" w:color="auto"/>
                    <w:right w:val="none" w:sz="0" w:space="0" w:color="auto"/>
                  </w:divBdr>
                </w:div>
                <w:div w:id="954286109">
                  <w:marLeft w:val="0"/>
                  <w:marRight w:val="0"/>
                  <w:marTop w:val="0"/>
                  <w:marBottom w:val="0"/>
                  <w:divBdr>
                    <w:top w:val="none" w:sz="0" w:space="0" w:color="auto"/>
                    <w:left w:val="none" w:sz="0" w:space="0" w:color="auto"/>
                    <w:bottom w:val="none" w:sz="0" w:space="0" w:color="auto"/>
                    <w:right w:val="none" w:sz="0" w:space="0" w:color="auto"/>
                  </w:divBdr>
                </w:div>
                <w:div w:id="954335576">
                  <w:marLeft w:val="0"/>
                  <w:marRight w:val="0"/>
                  <w:marTop w:val="0"/>
                  <w:marBottom w:val="0"/>
                  <w:divBdr>
                    <w:top w:val="none" w:sz="0" w:space="0" w:color="auto"/>
                    <w:left w:val="none" w:sz="0" w:space="0" w:color="auto"/>
                    <w:bottom w:val="none" w:sz="0" w:space="0" w:color="auto"/>
                    <w:right w:val="none" w:sz="0" w:space="0" w:color="auto"/>
                  </w:divBdr>
                </w:div>
                <w:div w:id="954364327">
                  <w:marLeft w:val="0"/>
                  <w:marRight w:val="0"/>
                  <w:marTop w:val="0"/>
                  <w:marBottom w:val="0"/>
                  <w:divBdr>
                    <w:top w:val="none" w:sz="0" w:space="0" w:color="auto"/>
                    <w:left w:val="none" w:sz="0" w:space="0" w:color="auto"/>
                    <w:bottom w:val="none" w:sz="0" w:space="0" w:color="auto"/>
                    <w:right w:val="none" w:sz="0" w:space="0" w:color="auto"/>
                  </w:divBdr>
                </w:div>
                <w:div w:id="954826086">
                  <w:marLeft w:val="0"/>
                  <w:marRight w:val="0"/>
                  <w:marTop w:val="0"/>
                  <w:marBottom w:val="0"/>
                  <w:divBdr>
                    <w:top w:val="none" w:sz="0" w:space="0" w:color="auto"/>
                    <w:left w:val="none" w:sz="0" w:space="0" w:color="auto"/>
                    <w:bottom w:val="none" w:sz="0" w:space="0" w:color="auto"/>
                    <w:right w:val="none" w:sz="0" w:space="0" w:color="auto"/>
                  </w:divBdr>
                </w:div>
                <w:div w:id="956762953">
                  <w:marLeft w:val="0"/>
                  <w:marRight w:val="0"/>
                  <w:marTop w:val="0"/>
                  <w:marBottom w:val="0"/>
                  <w:divBdr>
                    <w:top w:val="none" w:sz="0" w:space="0" w:color="auto"/>
                    <w:left w:val="none" w:sz="0" w:space="0" w:color="auto"/>
                    <w:bottom w:val="none" w:sz="0" w:space="0" w:color="auto"/>
                    <w:right w:val="none" w:sz="0" w:space="0" w:color="auto"/>
                  </w:divBdr>
                </w:div>
                <w:div w:id="957219073">
                  <w:marLeft w:val="0"/>
                  <w:marRight w:val="0"/>
                  <w:marTop w:val="0"/>
                  <w:marBottom w:val="0"/>
                  <w:divBdr>
                    <w:top w:val="none" w:sz="0" w:space="0" w:color="auto"/>
                    <w:left w:val="none" w:sz="0" w:space="0" w:color="auto"/>
                    <w:bottom w:val="none" w:sz="0" w:space="0" w:color="auto"/>
                    <w:right w:val="none" w:sz="0" w:space="0" w:color="auto"/>
                  </w:divBdr>
                </w:div>
                <w:div w:id="957875929">
                  <w:marLeft w:val="0"/>
                  <w:marRight w:val="0"/>
                  <w:marTop w:val="0"/>
                  <w:marBottom w:val="0"/>
                  <w:divBdr>
                    <w:top w:val="none" w:sz="0" w:space="0" w:color="auto"/>
                    <w:left w:val="none" w:sz="0" w:space="0" w:color="auto"/>
                    <w:bottom w:val="none" w:sz="0" w:space="0" w:color="auto"/>
                    <w:right w:val="none" w:sz="0" w:space="0" w:color="auto"/>
                  </w:divBdr>
                </w:div>
                <w:div w:id="957948474">
                  <w:marLeft w:val="0"/>
                  <w:marRight w:val="0"/>
                  <w:marTop w:val="0"/>
                  <w:marBottom w:val="0"/>
                  <w:divBdr>
                    <w:top w:val="none" w:sz="0" w:space="0" w:color="auto"/>
                    <w:left w:val="none" w:sz="0" w:space="0" w:color="auto"/>
                    <w:bottom w:val="none" w:sz="0" w:space="0" w:color="auto"/>
                    <w:right w:val="none" w:sz="0" w:space="0" w:color="auto"/>
                  </w:divBdr>
                </w:div>
                <w:div w:id="958102037">
                  <w:marLeft w:val="0"/>
                  <w:marRight w:val="0"/>
                  <w:marTop w:val="0"/>
                  <w:marBottom w:val="0"/>
                  <w:divBdr>
                    <w:top w:val="none" w:sz="0" w:space="0" w:color="auto"/>
                    <w:left w:val="none" w:sz="0" w:space="0" w:color="auto"/>
                    <w:bottom w:val="none" w:sz="0" w:space="0" w:color="auto"/>
                    <w:right w:val="none" w:sz="0" w:space="0" w:color="auto"/>
                  </w:divBdr>
                </w:div>
                <w:div w:id="961884001">
                  <w:marLeft w:val="0"/>
                  <w:marRight w:val="0"/>
                  <w:marTop w:val="0"/>
                  <w:marBottom w:val="0"/>
                  <w:divBdr>
                    <w:top w:val="none" w:sz="0" w:space="0" w:color="auto"/>
                    <w:left w:val="none" w:sz="0" w:space="0" w:color="auto"/>
                    <w:bottom w:val="none" w:sz="0" w:space="0" w:color="auto"/>
                    <w:right w:val="none" w:sz="0" w:space="0" w:color="auto"/>
                  </w:divBdr>
                </w:div>
                <w:div w:id="966592045">
                  <w:marLeft w:val="0"/>
                  <w:marRight w:val="0"/>
                  <w:marTop w:val="0"/>
                  <w:marBottom w:val="0"/>
                  <w:divBdr>
                    <w:top w:val="none" w:sz="0" w:space="0" w:color="auto"/>
                    <w:left w:val="none" w:sz="0" w:space="0" w:color="auto"/>
                    <w:bottom w:val="none" w:sz="0" w:space="0" w:color="auto"/>
                    <w:right w:val="none" w:sz="0" w:space="0" w:color="auto"/>
                  </w:divBdr>
                </w:div>
                <w:div w:id="966815723">
                  <w:marLeft w:val="0"/>
                  <w:marRight w:val="0"/>
                  <w:marTop w:val="0"/>
                  <w:marBottom w:val="0"/>
                  <w:divBdr>
                    <w:top w:val="none" w:sz="0" w:space="0" w:color="auto"/>
                    <w:left w:val="none" w:sz="0" w:space="0" w:color="auto"/>
                    <w:bottom w:val="none" w:sz="0" w:space="0" w:color="auto"/>
                    <w:right w:val="none" w:sz="0" w:space="0" w:color="auto"/>
                  </w:divBdr>
                </w:div>
                <w:div w:id="966860912">
                  <w:marLeft w:val="0"/>
                  <w:marRight w:val="0"/>
                  <w:marTop w:val="0"/>
                  <w:marBottom w:val="0"/>
                  <w:divBdr>
                    <w:top w:val="none" w:sz="0" w:space="0" w:color="auto"/>
                    <w:left w:val="none" w:sz="0" w:space="0" w:color="auto"/>
                    <w:bottom w:val="none" w:sz="0" w:space="0" w:color="auto"/>
                    <w:right w:val="none" w:sz="0" w:space="0" w:color="auto"/>
                  </w:divBdr>
                </w:div>
                <w:div w:id="967206526">
                  <w:marLeft w:val="0"/>
                  <w:marRight w:val="0"/>
                  <w:marTop w:val="0"/>
                  <w:marBottom w:val="0"/>
                  <w:divBdr>
                    <w:top w:val="none" w:sz="0" w:space="0" w:color="auto"/>
                    <w:left w:val="none" w:sz="0" w:space="0" w:color="auto"/>
                    <w:bottom w:val="none" w:sz="0" w:space="0" w:color="auto"/>
                    <w:right w:val="none" w:sz="0" w:space="0" w:color="auto"/>
                  </w:divBdr>
                </w:div>
                <w:div w:id="967783559">
                  <w:marLeft w:val="0"/>
                  <w:marRight w:val="0"/>
                  <w:marTop w:val="0"/>
                  <w:marBottom w:val="0"/>
                  <w:divBdr>
                    <w:top w:val="none" w:sz="0" w:space="0" w:color="auto"/>
                    <w:left w:val="none" w:sz="0" w:space="0" w:color="auto"/>
                    <w:bottom w:val="none" w:sz="0" w:space="0" w:color="auto"/>
                    <w:right w:val="none" w:sz="0" w:space="0" w:color="auto"/>
                  </w:divBdr>
                </w:div>
                <w:div w:id="971833803">
                  <w:marLeft w:val="0"/>
                  <w:marRight w:val="0"/>
                  <w:marTop w:val="0"/>
                  <w:marBottom w:val="0"/>
                  <w:divBdr>
                    <w:top w:val="none" w:sz="0" w:space="0" w:color="auto"/>
                    <w:left w:val="none" w:sz="0" w:space="0" w:color="auto"/>
                    <w:bottom w:val="none" w:sz="0" w:space="0" w:color="auto"/>
                    <w:right w:val="none" w:sz="0" w:space="0" w:color="auto"/>
                  </w:divBdr>
                </w:div>
                <w:div w:id="972174978">
                  <w:marLeft w:val="0"/>
                  <w:marRight w:val="0"/>
                  <w:marTop w:val="0"/>
                  <w:marBottom w:val="0"/>
                  <w:divBdr>
                    <w:top w:val="none" w:sz="0" w:space="0" w:color="auto"/>
                    <w:left w:val="none" w:sz="0" w:space="0" w:color="auto"/>
                    <w:bottom w:val="none" w:sz="0" w:space="0" w:color="auto"/>
                    <w:right w:val="none" w:sz="0" w:space="0" w:color="auto"/>
                  </w:divBdr>
                </w:div>
                <w:div w:id="974069220">
                  <w:marLeft w:val="0"/>
                  <w:marRight w:val="0"/>
                  <w:marTop w:val="0"/>
                  <w:marBottom w:val="0"/>
                  <w:divBdr>
                    <w:top w:val="none" w:sz="0" w:space="0" w:color="auto"/>
                    <w:left w:val="none" w:sz="0" w:space="0" w:color="auto"/>
                    <w:bottom w:val="none" w:sz="0" w:space="0" w:color="auto"/>
                    <w:right w:val="none" w:sz="0" w:space="0" w:color="auto"/>
                  </w:divBdr>
                </w:div>
                <w:div w:id="977805272">
                  <w:marLeft w:val="0"/>
                  <w:marRight w:val="0"/>
                  <w:marTop w:val="0"/>
                  <w:marBottom w:val="0"/>
                  <w:divBdr>
                    <w:top w:val="none" w:sz="0" w:space="0" w:color="auto"/>
                    <w:left w:val="none" w:sz="0" w:space="0" w:color="auto"/>
                    <w:bottom w:val="none" w:sz="0" w:space="0" w:color="auto"/>
                    <w:right w:val="none" w:sz="0" w:space="0" w:color="auto"/>
                  </w:divBdr>
                </w:div>
                <w:div w:id="978455421">
                  <w:marLeft w:val="0"/>
                  <w:marRight w:val="0"/>
                  <w:marTop w:val="0"/>
                  <w:marBottom w:val="0"/>
                  <w:divBdr>
                    <w:top w:val="none" w:sz="0" w:space="0" w:color="auto"/>
                    <w:left w:val="none" w:sz="0" w:space="0" w:color="auto"/>
                    <w:bottom w:val="none" w:sz="0" w:space="0" w:color="auto"/>
                    <w:right w:val="none" w:sz="0" w:space="0" w:color="auto"/>
                  </w:divBdr>
                </w:div>
                <w:div w:id="979266314">
                  <w:marLeft w:val="0"/>
                  <w:marRight w:val="0"/>
                  <w:marTop w:val="0"/>
                  <w:marBottom w:val="0"/>
                  <w:divBdr>
                    <w:top w:val="none" w:sz="0" w:space="0" w:color="auto"/>
                    <w:left w:val="none" w:sz="0" w:space="0" w:color="auto"/>
                    <w:bottom w:val="none" w:sz="0" w:space="0" w:color="auto"/>
                    <w:right w:val="none" w:sz="0" w:space="0" w:color="auto"/>
                  </w:divBdr>
                </w:div>
                <w:div w:id="979767236">
                  <w:marLeft w:val="0"/>
                  <w:marRight w:val="0"/>
                  <w:marTop w:val="0"/>
                  <w:marBottom w:val="0"/>
                  <w:divBdr>
                    <w:top w:val="none" w:sz="0" w:space="0" w:color="auto"/>
                    <w:left w:val="none" w:sz="0" w:space="0" w:color="auto"/>
                    <w:bottom w:val="none" w:sz="0" w:space="0" w:color="auto"/>
                    <w:right w:val="none" w:sz="0" w:space="0" w:color="auto"/>
                  </w:divBdr>
                </w:div>
                <w:div w:id="981157919">
                  <w:marLeft w:val="0"/>
                  <w:marRight w:val="0"/>
                  <w:marTop w:val="0"/>
                  <w:marBottom w:val="0"/>
                  <w:divBdr>
                    <w:top w:val="none" w:sz="0" w:space="0" w:color="auto"/>
                    <w:left w:val="none" w:sz="0" w:space="0" w:color="auto"/>
                    <w:bottom w:val="none" w:sz="0" w:space="0" w:color="auto"/>
                    <w:right w:val="none" w:sz="0" w:space="0" w:color="auto"/>
                  </w:divBdr>
                </w:div>
                <w:div w:id="981350125">
                  <w:marLeft w:val="0"/>
                  <w:marRight w:val="0"/>
                  <w:marTop w:val="0"/>
                  <w:marBottom w:val="0"/>
                  <w:divBdr>
                    <w:top w:val="none" w:sz="0" w:space="0" w:color="auto"/>
                    <w:left w:val="none" w:sz="0" w:space="0" w:color="auto"/>
                    <w:bottom w:val="none" w:sz="0" w:space="0" w:color="auto"/>
                    <w:right w:val="none" w:sz="0" w:space="0" w:color="auto"/>
                  </w:divBdr>
                </w:div>
                <w:div w:id="982350970">
                  <w:marLeft w:val="0"/>
                  <w:marRight w:val="0"/>
                  <w:marTop w:val="0"/>
                  <w:marBottom w:val="0"/>
                  <w:divBdr>
                    <w:top w:val="none" w:sz="0" w:space="0" w:color="auto"/>
                    <w:left w:val="none" w:sz="0" w:space="0" w:color="auto"/>
                    <w:bottom w:val="none" w:sz="0" w:space="0" w:color="auto"/>
                    <w:right w:val="none" w:sz="0" w:space="0" w:color="auto"/>
                  </w:divBdr>
                </w:div>
                <w:div w:id="982613851">
                  <w:marLeft w:val="0"/>
                  <w:marRight w:val="0"/>
                  <w:marTop w:val="0"/>
                  <w:marBottom w:val="0"/>
                  <w:divBdr>
                    <w:top w:val="none" w:sz="0" w:space="0" w:color="auto"/>
                    <w:left w:val="none" w:sz="0" w:space="0" w:color="auto"/>
                    <w:bottom w:val="none" w:sz="0" w:space="0" w:color="auto"/>
                    <w:right w:val="none" w:sz="0" w:space="0" w:color="auto"/>
                  </w:divBdr>
                </w:div>
                <w:div w:id="983241006">
                  <w:marLeft w:val="0"/>
                  <w:marRight w:val="0"/>
                  <w:marTop w:val="0"/>
                  <w:marBottom w:val="0"/>
                  <w:divBdr>
                    <w:top w:val="none" w:sz="0" w:space="0" w:color="auto"/>
                    <w:left w:val="none" w:sz="0" w:space="0" w:color="auto"/>
                    <w:bottom w:val="none" w:sz="0" w:space="0" w:color="auto"/>
                    <w:right w:val="none" w:sz="0" w:space="0" w:color="auto"/>
                  </w:divBdr>
                </w:div>
                <w:div w:id="983579447">
                  <w:marLeft w:val="0"/>
                  <w:marRight w:val="0"/>
                  <w:marTop w:val="0"/>
                  <w:marBottom w:val="0"/>
                  <w:divBdr>
                    <w:top w:val="none" w:sz="0" w:space="0" w:color="auto"/>
                    <w:left w:val="none" w:sz="0" w:space="0" w:color="auto"/>
                    <w:bottom w:val="none" w:sz="0" w:space="0" w:color="auto"/>
                    <w:right w:val="none" w:sz="0" w:space="0" w:color="auto"/>
                  </w:divBdr>
                </w:div>
                <w:div w:id="984889847">
                  <w:marLeft w:val="0"/>
                  <w:marRight w:val="0"/>
                  <w:marTop w:val="0"/>
                  <w:marBottom w:val="0"/>
                  <w:divBdr>
                    <w:top w:val="none" w:sz="0" w:space="0" w:color="auto"/>
                    <w:left w:val="none" w:sz="0" w:space="0" w:color="auto"/>
                    <w:bottom w:val="none" w:sz="0" w:space="0" w:color="auto"/>
                    <w:right w:val="none" w:sz="0" w:space="0" w:color="auto"/>
                  </w:divBdr>
                </w:div>
                <w:div w:id="985160869">
                  <w:marLeft w:val="0"/>
                  <w:marRight w:val="0"/>
                  <w:marTop w:val="0"/>
                  <w:marBottom w:val="0"/>
                  <w:divBdr>
                    <w:top w:val="none" w:sz="0" w:space="0" w:color="auto"/>
                    <w:left w:val="none" w:sz="0" w:space="0" w:color="auto"/>
                    <w:bottom w:val="none" w:sz="0" w:space="0" w:color="auto"/>
                    <w:right w:val="none" w:sz="0" w:space="0" w:color="auto"/>
                  </w:divBdr>
                </w:div>
                <w:div w:id="986323040">
                  <w:marLeft w:val="0"/>
                  <w:marRight w:val="0"/>
                  <w:marTop w:val="0"/>
                  <w:marBottom w:val="0"/>
                  <w:divBdr>
                    <w:top w:val="none" w:sz="0" w:space="0" w:color="auto"/>
                    <w:left w:val="none" w:sz="0" w:space="0" w:color="auto"/>
                    <w:bottom w:val="none" w:sz="0" w:space="0" w:color="auto"/>
                    <w:right w:val="none" w:sz="0" w:space="0" w:color="auto"/>
                  </w:divBdr>
                </w:div>
                <w:div w:id="986520213">
                  <w:marLeft w:val="0"/>
                  <w:marRight w:val="0"/>
                  <w:marTop w:val="0"/>
                  <w:marBottom w:val="0"/>
                  <w:divBdr>
                    <w:top w:val="none" w:sz="0" w:space="0" w:color="auto"/>
                    <w:left w:val="none" w:sz="0" w:space="0" w:color="auto"/>
                    <w:bottom w:val="none" w:sz="0" w:space="0" w:color="auto"/>
                    <w:right w:val="none" w:sz="0" w:space="0" w:color="auto"/>
                  </w:divBdr>
                </w:div>
                <w:div w:id="986711345">
                  <w:marLeft w:val="0"/>
                  <w:marRight w:val="0"/>
                  <w:marTop w:val="0"/>
                  <w:marBottom w:val="0"/>
                  <w:divBdr>
                    <w:top w:val="none" w:sz="0" w:space="0" w:color="auto"/>
                    <w:left w:val="none" w:sz="0" w:space="0" w:color="auto"/>
                    <w:bottom w:val="none" w:sz="0" w:space="0" w:color="auto"/>
                    <w:right w:val="none" w:sz="0" w:space="0" w:color="auto"/>
                  </w:divBdr>
                </w:div>
                <w:div w:id="986938885">
                  <w:marLeft w:val="0"/>
                  <w:marRight w:val="0"/>
                  <w:marTop w:val="0"/>
                  <w:marBottom w:val="0"/>
                  <w:divBdr>
                    <w:top w:val="none" w:sz="0" w:space="0" w:color="auto"/>
                    <w:left w:val="none" w:sz="0" w:space="0" w:color="auto"/>
                    <w:bottom w:val="none" w:sz="0" w:space="0" w:color="auto"/>
                    <w:right w:val="none" w:sz="0" w:space="0" w:color="auto"/>
                  </w:divBdr>
                </w:div>
                <w:div w:id="986975087">
                  <w:marLeft w:val="0"/>
                  <w:marRight w:val="0"/>
                  <w:marTop w:val="0"/>
                  <w:marBottom w:val="0"/>
                  <w:divBdr>
                    <w:top w:val="none" w:sz="0" w:space="0" w:color="auto"/>
                    <w:left w:val="none" w:sz="0" w:space="0" w:color="auto"/>
                    <w:bottom w:val="none" w:sz="0" w:space="0" w:color="auto"/>
                    <w:right w:val="none" w:sz="0" w:space="0" w:color="auto"/>
                  </w:divBdr>
                </w:div>
                <w:div w:id="987903845">
                  <w:marLeft w:val="0"/>
                  <w:marRight w:val="0"/>
                  <w:marTop w:val="0"/>
                  <w:marBottom w:val="0"/>
                  <w:divBdr>
                    <w:top w:val="none" w:sz="0" w:space="0" w:color="auto"/>
                    <w:left w:val="none" w:sz="0" w:space="0" w:color="auto"/>
                    <w:bottom w:val="none" w:sz="0" w:space="0" w:color="auto"/>
                    <w:right w:val="none" w:sz="0" w:space="0" w:color="auto"/>
                  </w:divBdr>
                </w:div>
                <w:div w:id="988903837">
                  <w:marLeft w:val="0"/>
                  <w:marRight w:val="0"/>
                  <w:marTop w:val="0"/>
                  <w:marBottom w:val="0"/>
                  <w:divBdr>
                    <w:top w:val="none" w:sz="0" w:space="0" w:color="auto"/>
                    <w:left w:val="none" w:sz="0" w:space="0" w:color="auto"/>
                    <w:bottom w:val="none" w:sz="0" w:space="0" w:color="auto"/>
                    <w:right w:val="none" w:sz="0" w:space="0" w:color="auto"/>
                  </w:divBdr>
                </w:div>
                <w:div w:id="990598457">
                  <w:marLeft w:val="0"/>
                  <w:marRight w:val="0"/>
                  <w:marTop w:val="0"/>
                  <w:marBottom w:val="0"/>
                  <w:divBdr>
                    <w:top w:val="none" w:sz="0" w:space="0" w:color="auto"/>
                    <w:left w:val="none" w:sz="0" w:space="0" w:color="auto"/>
                    <w:bottom w:val="none" w:sz="0" w:space="0" w:color="auto"/>
                    <w:right w:val="none" w:sz="0" w:space="0" w:color="auto"/>
                  </w:divBdr>
                </w:div>
                <w:div w:id="991062364">
                  <w:marLeft w:val="0"/>
                  <w:marRight w:val="0"/>
                  <w:marTop w:val="0"/>
                  <w:marBottom w:val="0"/>
                  <w:divBdr>
                    <w:top w:val="none" w:sz="0" w:space="0" w:color="auto"/>
                    <w:left w:val="none" w:sz="0" w:space="0" w:color="auto"/>
                    <w:bottom w:val="none" w:sz="0" w:space="0" w:color="auto"/>
                    <w:right w:val="none" w:sz="0" w:space="0" w:color="auto"/>
                  </w:divBdr>
                </w:div>
                <w:div w:id="991568708">
                  <w:marLeft w:val="0"/>
                  <w:marRight w:val="0"/>
                  <w:marTop w:val="0"/>
                  <w:marBottom w:val="0"/>
                  <w:divBdr>
                    <w:top w:val="none" w:sz="0" w:space="0" w:color="auto"/>
                    <w:left w:val="none" w:sz="0" w:space="0" w:color="auto"/>
                    <w:bottom w:val="none" w:sz="0" w:space="0" w:color="auto"/>
                    <w:right w:val="none" w:sz="0" w:space="0" w:color="auto"/>
                  </w:divBdr>
                </w:div>
                <w:div w:id="992027531">
                  <w:marLeft w:val="0"/>
                  <w:marRight w:val="0"/>
                  <w:marTop w:val="0"/>
                  <w:marBottom w:val="0"/>
                  <w:divBdr>
                    <w:top w:val="none" w:sz="0" w:space="0" w:color="auto"/>
                    <w:left w:val="none" w:sz="0" w:space="0" w:color="auto"/>
                    <w:bottom w:val="none" w:sz="0" w:space="0" w:color="auto"/>
                    <w:right w:val="none" w:sz="0" w:space="0" w:color="auto"/>
                  </w:divBdr>
                </w:div>
                <w:div w:id="997997240">
                  <w:marLeft w:val="0"/>
                  <w:marRight w:val="0"/>
                  <w:marTop w:val="0"/>
                  <w:marBottom w:val="0"/>
                  <w:divBdr>
                    <w:top w:val="none" w:sz="0" w:space="0" w:color="auto"/>
                    <w:left w:val="none" w:sz="0" w:space="0" w:color="auto"/>
                    <w:bottom w:val="none" w:sz="0" w:space="0" w:color="auto"/>
                    <w:right w:val="none" w:sz="0" w:space="0" w:color="auto"/>
                  </w:divBdr>
                </w:div>
                <w:div w:id="1000893379">
                  <w:marLeft w:val="0"/>
                  <w:marRight w:val="0"/>
                  <w:marTop w:val="0"/>
                  <w:marBottom w:val="0"/>
                  <w:divBdr>
                    <w:top w:val="none" w:sz="0" w:space="0" w:color="auto"/>
                    <w:left w:val="none" w:sz="0" w:space="0" w:color="auto"/>
                    <w:bottom w:val="none" w:sz="0" w:space="0" w:color="auto"/>
                    <w:right w:val="none" w:sz="0" w:space="0" w:color="auto"/>
                  </w:divBdr>
                </w:div>
                <w:div w:id="1001812523">
                  <w:marLeft w:val="0"/>
                  <w:marRight w:val="0"/>
                  <w:marTop w:val="0"/>
                  <w:marBottom w:val="0"/>
                  <w:divBdr>
                    <w:top w:val="none" w:sz="0" w:space="0" w:color="auto"/>
                    <w:left w:val="none" w:sz="0" w:space="0" w:color="auto"/>
                    <w:bottom w:val="none" w:sz="0" w:space="0" w:color="auto"/>
                    <w:right w:val="none" w:sz="0" w:space="0" w:color="auto"/>
                  </w:divBdr>
                </w:div>
                <w:div w:id="1002123472">
                  <w:marLeft w:val="0"/>
                  <w:marRight w:val="0"/>
                  <w:marTop w:val="0"/>
                  <w:marBottom w:val="0"/>
                  <w:divBdr>
                    <w:top w:val="none" w:sz="0" w:space="0" w:color="auto"/>
                    <w:left w:val="none" w:sz="0" w:space="0" w:color="auto"/>
                    <w:bottom w:val="none" w:sz="0" w:space="0" w:color="auto"/>
                    <w:right w:val="none" w:sz="0" w:space="0" w:color="auto"/>
                  </w:divBdr>
                </w:div>
                <w:div w:id="1003898851">
                  <w:marLeft w:val="0"/>
                  <w:marRight w:val="0"/>
                  <w:marTop w:val="0"/>
                  <w:marBottom w:val="0"/>
                  <w:divBdr>
                    <w:top w:val="none" w:sz="0" w:space="0" w:color="auto"/>
                    <w:left w:val="none" w:sz="0" w:space="0" w:color="auto"/>
                    <w:bottom w:val="none" w:sz="0" w:space="0" w:color="auto"/>
                    <w:right w:val="none" w:sz="0" w:space="0" w:color="auto"/>
                  </w:divBdr>
                </w:div>
                <w:div w:id="1004212379">
                  <w:marLeft w:val="0"/>
                  <w:marRight w:val="0"/>
                  <w:marTop w:val="0"/>
                  <w:marBottom w:val="0"/>
                  <w:divBdr>
                    <w:top w:val="none" w:sz="0" w:space="0" w:color="auto"/>
                    <w:left w:val="none" w:sz="0" w:space="0" w:color="auto"/>
                    <w:bottom w:val="none" w:sz="0" w:space="0" w:color="auto"/>
                    <w:right w:val="none" w:sz="0" w:space="0" w:color="auto"/>
                  </w:divBdr>
                </w:div>
                <w:div w:id="1005785471">
                  <w:marLeft w:val="0"/>
                  <w:marRight w:val="0"/>
                  <w:marTop w:val="0"/>
                  <w:marBottom w:val="0"/>
                  <w:divBdr>
                    <w:top w:val="none" w:sz="0" w:space="0" w:color="auto"/>
                    <w:left w:val="none" w:sz="0" w:space="0" w:color="auto"/>
                    <w:bottom w:val="none" w:sz="0" w:space="0" w:color="auto"/>
                    <w:right w:val="none" w:sz="0" w:space="0" w:color="auto"/>
                  </w:divBdr>
                </w:div>
                <w:div w:id="1006442032">
                  <w:marLeft w:val="0"/>
                  <w:marRight w:val="0"/>
                  <w:marTop w:val="0"/>
                  <w:marBottom w:val="0"/>
                  <w:divBdr>
                    <w:top w:val="none" w:sz="0" w:space="0" w:color="auto"/>
                    <w:left w:val="none" w:sz="0" w:space="0" w:color="auto"/>
                    <w:bottom w:val="none" w:sz="0" w:space="0" w:color="auto"/>
                    <w:right w:val="none" w:sz="0" w:space="0" w:color="auto"/>
                  </w:divBdr>
                </w:div>
                <w:div w:id="1007555752">
                  <w:marLeft w:val="0"/>
                  <w:marRight w:val="0"/>
                  <w:marTop w:val="0"/>
                  <w:marBottom w:val="0"/>
                  <w:divBdr>
                    <w:top w:val="none" w:sz="0" w:space="0" w:color="auto"/>
                    <w:left w:val="none" w:sz="0" w:space="0" w:color="auto"/>
                    <w:bottom w:val="none" w:sz="0" w:space="0" w:color="auto"/>
                    <w:right w:val="none" w:sz="0" w:space="0" w:color="auto"/>
                  </w:divBdr>
                </w:div>
                <w:div w:id="1008601480">
                  <w:marLeft w:val="0"/>
                  <w:marRight w:val="0"/>
                  <w:marTop w:val="0"/>
                  <w:marBottom w:val="0"/>
                  <w:divBdr>
                    <w:top w:val="none" w:sz="0" w:space="0" w:color="auto"/>
                    <w:left w:val="none" w:sz="0" w:space="0" w:color="auto"/>
                    <w:bottom w:val="none" w:sz="0" w:space="0" w:color="auto"/>
                    <w:right w:val="none" w:sz="0" w:space="0" w:color="auto"/>
                  </w:divBdr>
                </w:div>
                <w:div w:id="1012954226">
                  <w:marLeft w:val="0"/>
                  <w:marRight w:val="0"/>
                  <w:marTop w:val="0"/>
                  <w:marBottom w:val="0"/>
                  <w:divBdr>
                    <w:top w:val="none" w:sz="0" w:space="0" w:color="auto"/>
                    <w:left w:val="none" w:sz="0" w:space="0" w:color="auto"/>
                    <w:bottom w:val="none" w:sz="0" w:space="0" w:color="auto"/>
                    <w:right w:val="none" w:sz="0" w:space="0" w:color="auto"/>
                  </w:divBdr>
                </w:div>
                <w:div w:id="1012993867">
                  <w:marLeft w:val="0"/>
                  <w:marRight w:val="0"/>
                  <w:marTop w:val="0"/>
                  <w:marBottom w:val="0"/>
                  <w:divBdr>
                    <w:top w:val="none" w:sz="0" w:space="0" w:color="auto"/>
                    <w:left w:val="none" w:sz="0" w:space="0" w:color="auto"/>
                    <w:bottom w:val="none" w:sz="0" w:space="0" w:color="auto"/>
                    <w:right w:val="none" w:sz="0" w:space="0" w:color="auto"/>
                  </w:divBdr>
                </w:div>
                <w:div w:id="1018582198">
                  <w:marLeft w:val="0"/>
                  <w:marRight w:val="0"/>
                  <w:marTop w:val="0"/>
                  <w:marBottom w:val="0"/>
                  <w:divBdr>
                    <w:top w:val="none" w:sz="0" w:space="0" w:color="auto"/>
                    <w:left w:val="none" w:sz="0" w:space="0" w:color="auto"/>
                    <w:bottom w:val="none" w:sz="0" w:space="0" w:color="auto"/>
                    <w:right w:val="none" w:sz="0" w:space="0" w:color="auto"/>
                  </w:divBdr>
                </w:div>
                <w:div w:id="1025711030">
                  <w:marLeft w:val="0"/>
                  <w:marRight w:val="0"/>
                  <w:marTop w:val="0"/>
                  <w:marBottom w:val="0"/>
                  <w:divBdr>
                    <w:top w:val="none" w:sz="0" w:space="0" w:color="auto"/>
                    <w:left w:val="none" w:sz="0" w:space="0" w:color="auto"/>
                    <w:bottom w:val="none" w:sz="0" w:space="0" w:color="auto"/>
                    <w:right w:val="none" w:sz="0" w:space="0" w:color="auto"/>
                  </w:divBdr>
                </w:div>
                <w:div w:id="1026756753">
                  <w:marLeft w:val="0"/>
                  <w:marRight w:val="0"/>
                  <w:marTop w:val="0"/>
                  <w:marBottom w:val="0"/>
                  <w:divBdr>
                    <w:top w:val="none" w:sz="0" w:space="0" w:color="auto"/>
                    <w:left w:val="none" w:sz="0" w:space="0" w:color="auto"/>
                    <w:bottom w:val="none" w:sz="0" w:space="0" w:color="auto"/>
                    <w:right w:val="none" w:sz="0" w:space="0" w:color="auto"/>
                  </w:divBdr>
                </w:div>
                <w:div w:id="1027098033">
                  <w:marLeft w:val="0"/>
                  <w:marRight w:val="0"/>
                  <w:marTop w:val="0"/>
                  <w:marBottom w:val="0"/>
                  <w:divBdr>
                    <w:top w:val="none" w:sz="0" w:space="0" w:color="auto"/>
                    <w:left w:val="none" w:sz="0" w:space="0" w:color="auto"/>
                    <w:bottom w:val="none" w:sz="0" w:space="0" w:color="auto"/>
                    <w:right w:val="none" w:sz="0" w:space="0" w:color="auto"/>
                  </w:divBdr>
                </w:div>
                <w:div w:id="1028605560">
                  <w:marLeft w:val="0"/>
                  <w:marRight w:val="0"/>
                  <w:marTop w:val="0"/>
                  <w:marBottom w:val="0"/>
                  <w:divBdr>
                    <w:top w:val="none" w:sz="0" w:space="0" w:color="auto"/>
                    <w:left w:val="none" w:sz="0" w:space="0" w:color="auto"/>
                    <w:bottom w:val="none" w:sz="0" w:space="0" w:color="auto"/>
                    <w:right w:val="none" w:sz="0" w:space="0" w:color="auto"/>
                  </w:divBdr>
                </w:div>
                <w:div w:id="1028796893">
                  <w:marLeft w:val="0"/>
                  <w:marRight w:val="0"/>
                  <w:marTop w:val="0"/>
                  <w:marBottom w:val="0"/>
                  <w:divBdr>
                    <w:top w:val="none" w:sz="0" w:space="0" w:color="auto"/>
                    <w:left w:val="none" w:sz="0" w:space="0" w:color="auto"/>
                    <w:bottom w:val="none" w:sz="0" w:space="0" w:color="auto"/>
                    <w:right w:val="none" w:sz="0" w:space="0" w:color="auto"/>
                  </w:divBdr>
                </w:div>
                <w:div w:id="1029061684">
                  <w:marLeft w:val="0"/>
                  <w:marRight w:val="0"/>
                  <w:marTop w:val="0"/>
                  <w:marBottom w:val="0"/>
                  <w:divBdr>
                    <w:top w:val="none" w:sz="0" w:space="0" w:color="auto"/>
                    <w:left w:val="none" w:sz="0" w:space="0" w:color="auto"/>
                    <w:bottom w:val="none" w:sz="0" w:space="0" w:color="auto"/>
                    <w:right w:val="none" w:sz="0" w:space="0" w:color="auto"/>
                  </w:divBdr>
                </w:div>
                <w:div w:id="1030180273">
                  <w:marLeft w:val="0"/>
                  <w:marRight w:val="0"/>
                  <w:marTop w:val="0"/>
                  <w:marBottom w:val="0"/>
                  <w:divBdr>
                    <w:top w:val="none" w:sz="0" w:space="0" w:color="auto"/>
                    <w:left w:val="none" w:sz="0" w:space="0" w:color="auto"/>
                    <w:bottom w:val="none" w:sz="0" w:space="0" w:color="auto"/>
                    <w:right w:val="none" w:sz="0" w:space="0" w:color="auto"/>
                  </w:divBdr>
                </w:div>
                <w:div w:id="1030305051">
                  <w:marLeft w:val="0"/>
                  <w:marRight w:val="0"/>
                  <w:marTop w:val="0"/>
                  <w:marBottom w:val="0"/>
                  <w:divBdr>
                    <w:top w:val="none" w:sz="0" w:space="0" w:color="auto"/>
                    <w:left w:val="none" w:sz="0" w:space="0" w:color="auto"/>
                    <w:bottom w:val="none" w:sz="0" w:space="0" w:color="auto"/>
                    <w:right w:val="none" w:sz="0" w:space="0" w:color="auto"/>
                  </w:divBdr>
                </w:div>
                <w:div w:id="1031298483">
                  <w:marLeft w:val="0"/>
                  <w:marRight w:val="0"/>
                  <w:marTop w:val="0"/>
                  <w:marBottom w:val="0"/>
                  <w:divBdr>
                    <w:top w:val="none" w:sz="0" w:space="0" w:color="auto"/>
                    <w:left w:val="none" w:sz="0" w:space="0" w:color="auto"/>
                    <w:bottom w:val="none" w:sz="0" w:space="0" w:color="auto"/>
                    <w:right w:val="none" w:sz="0" w:space="0" w:color="auto"/>
                  </w:divBdr>
                </w:div>
                <w:div w:id="1033074732">
                  <w:marLeft w:val="0"/>
                  <w:marRight w:val="0"/>
                  <w:marTop w:val="0"/>
                  <w:marBottom w:val="0"/>
                  <w:divBdr>
                    <w:top w:val="none" w:sz="0" w:space="0" w:color="auto"/>
                    <w:left w:val="none" w:sz="0" w:space="0" w:color="auto"/>
                    <w:bottom w:val="none" w:sz="0" w:space="0" w:color="auto"/>
                    <w:right w:val="none" w:sz="0" w:space="0" w:color="auto"/>
                  </w:divBdr>
                </w:div>
                <w:div w:id="1034888029">
                  <w:marLeft w:val="0"/>
                  <w:marRight w:val="0"/>
                  <w:marTop w:val="0"/>
                  <w:marBottom w:val="0"/>
                  <w:divBdr>
                    <w:top w:val="none" w:sz="0" w:space="0" w:color="auto"/>
                    <w:left w:val="none" w:sz="0" w:space="0" w:color="auto"/>
                    <w:bottom w:val="none" w:sz="0" w:space="0" w:color="auto"/>
                    <w:right w:val="none" w:sz="0" w:space="0" w:color="auto"/>
                  </w:divBdr>
                </w:div>
                <w:div w:id="1035542894">
                  <w:marLeft w:val="0"/>
                  <w:marRight w:val="0"/>
                  <w:marTop w:val="0"/>
                  <w:marBottom w:val="0"/>
                  <w:divBdr>
                    <w:top w:val="none" w:sz="0" w:space="0" w:color="auto"/>
                    <w:left w:val="none" w:sz="0" w:space="0" w:color="auto"/>
                    <w:bottom w:val="none" w:sz="0" w:space="0" w:color="auto"/>
                    <w:right w:val="none" w:sz="0" w:space="0" w:color="auto"/>
                  </w:divBdr>
                </w:div>
                <w:div w:id="1035614319">
                  <w:marLeft w:val="0"/>
                  <w:marRight w:val="0"/>
                  <w:marTop w:val="0"/>
                  <w:marBottom w:val="0"/>
                  <w:divBdr>
                    <w:top w:val="none" w:sz="0" w:space="0" w:color="auto"/>
                    <w:left w:val="none" w:sz="0" w:space="0" w:color="auto"/>
                    <w:bottom w:val="none" w:sz="0" w:space="0" w:color="auto"/>
                    <w:right w:val="none" w:sz="0" w:space="0" w:color="auto"/>
                  </w:divBdr>
                </w:div>
                <w:div w:id="1036270818">
                  <w:marLeft w:val="0"/>
                  <w:marRight w:val="0"/>
                  <w:marTop w:val="0"/>
                  <w:marBottom w:val="0"/>
                  <w:divBdr>
                    <w:top w:val="none" w:sz="0" w:space="0" w:color="auto"/>
                    <w:left w:val="none" w:sz="0" w:space="0" w:color="auto"/>
                    <w:bottom w:val="none" w:sz="0" w:space="0" w:color="auto"/>
                    <w:right w:val="none" w:sz="0" w:space="0" w:color="auto"/>
                  </w:divBdr>
                </w:div>
                <w:div w:id="1037196377">
                  <w:marLeft w:val="0"/>
                  <w:marRight w:val="0"/>
                  <w:marTop w:val="0"/>
                  <w:marBottom w:val="0"/>
                  <w:divBdr>
                    <w:top w:val="none" w:sz="0" w:space="0" w:color="auto"/>
                    <w:left w:val="none" w:sz="0" w:space="0" w:color="auto"/>
                    <w:bottom w:val="none" w:sz="0" w:space="0" w:color="auto"/>
                    <w:right w:val="none" w:sz="0" w:space="0" w:color="auto"/>
                  </w:divBdr>
                </w:div>
                <w:div w:id="1037850117">
                  <w:marLeft w:val="0"/>
                  <w:marRight w:val="0"/>
                  <w:marTop w:val="0"/>
                  <w:marBottom w:val="0"/>
                  <w:divBdr>
                    <w:top w:val="none" w:sz="0" w:space="0" w:color="auto"/>
                    <w:left w:val="none" w:sz="0" w:space="0" w:color="auto"/>
                    <w:bottom w:val="none" w:sz="0" w:space="0" w:color="auto"/>
                    <w:right w:val="none" w:sz="0" w:space="0" w:color="auto"/>
                  </w:divBdr>
                </w:div>
                <w:div w:id="1037897568">
                  <w:marLeft w:val="0"/>
                  <w:marRight w:val="0"/>
                  <w:marTop w:val="0"/>
                  <w:marBottom w:val="0"/>
                  <w:divBdr>
                    <w:top w:val="none" w:sz="0" w:space="0" w:color="auto"/>
                    <w:left w:val="none" w:sz="0" w:space="0" w:color="auto"/>
                    <w:bottom w:val="none" w:sz="0" w:space="0" w:color="auto"/>
                    <w:right w:val="none" w:sz="0" w:space="0" w:color="auto"/>
                  </w:divBdr>
                </w:div>
                <w:div w:id="1038509334">
                  <w:marLeft w:val="0"/>
                  <w:marRight w:val="0"/>
                  <w:marTop w:val="0"/>
                  <w:marBottom w:val="0"/>
                  <w:divBdr>
                    <w:top w:val="none" w:sz="0" w:space="0" w:color="auto"/>
                    <w:left w:val="none" w:sz="0" w:space="0" w:color="auto"/>
                    <w:bottom w:val="none" w:sz="0" w:space="0" w:color="auto"/>
                    <w:right w:val="none" w:sz="0" w:space="0" w:color="auto"/>
                  </w:divBdr>
                </w:div>
                <w:div w:id="1039280851">
                  <w:marLeft w:val="0"/>
                  <w:marRight w:val="0"/>
                  <w:marTop w:val="0"/>
                  <w:marBottom w:val="0"/>
                  <w:divBdr>
                    <w:top w:val="none" w:sz="0" w:space="0" w:color="auto"/>
                    <w:left w:val="none" w:sz="0" w:space="0" w:color="auto"/>
                    <w:bottom w:val="none" w:sz="0" w:space="0" w:color="auto"/>
                    <w:right w:val="none" w:sz="0" w:space="0" w:color="auto"/>
                  </w:divBdr>
                </w:div>
                <w:div w:id="1039627470">
                  <w:marLeft w:val="0"/>
                  <w:marRight w:val="0"/>
                  <w:marTop w:val="0"/>
                  <w:marBottom w:val="0"/>
                  <w:divBdr>
                    <w:top w:val="none" w:sz="0" w:space="0" w:color="auto"/>
                    <w:left w:val="none" w:sz="0" w:space="0" w:color="auto"/>
                    <w:bottom w:val="none" w:sz="0" w:space="0" w:color="auto"/>
                    <w:right w:val="none" w:sz="0" w:space="0" w:color="auto"/>
                  </w:divBdr>
                </w:div>
                <w:div w:id="1042678116">
                  <w:marLeft w:val="0"/>
                  <w:marRight w:val="0"/>
                  <w:marTop w:val="0"/>
                  <w:marBottom w:val="0"/>
                  <w:divBdr>
                    <w:top w:val="none" w:sz="0" w:space="0" w:color="auto"/>
                    <w:left w:val="none" w:sz="0" w:space="0" w:color="auto"/>
                    <w:bottom w:val="none" w:sz="0" w:space="0" w:color="auto"/>
                    <w:right w:val="none" w:sz="0" w:space="0" w:color="auto"/>
                  </w:divBdr>
                </w:div>
                <w:div w:id="1042678775">
                  <w:marLeft w:val="0"/>
                  <w:marRight w:val="0"/>
                  <w:marTop w:val="0"/>
                  <w:marBottom w:val="0"/>
                  <w:divBdr>
                    <w:top w:val="none" w:sz="0" w:space="0" w:color="auto"/>
                    <w:left w:val="none" w:sz="0" w:space="0" w:color="auto"/>
                    <w:bottom w:val="none" w:sz="0" w:space="0" w:color="auto"/>
                    <w:right w:val="none" w:sz="0" w:space="0" w:color="auto"/>
                  </w:divBdr>
                </w:div>
                <w:div w:id="1043603431">
                  <w:marLeft w:val="0"/>
                  <w:marRight w:val="0"/>
                  <w:marTop w:val="0"/>
                  <w:marBottom w:val="0"/>
                  <w:divBdr>
                    <w:top w:val="none" w:sz="0" w:space="0" w:color="auto"/>
                    <w:left w:val="none" w:sz="0" w:space="0" w:color="auto"/>
                    <w:bottom w:val="none" w:sz="0" w:space="0" w:color="auto"/>
                    <w:right w:val="none" w:sz="0" w:space="0" w:color="auto"/>
                  </w:divBdr>
                </w:div>
                <w:div w:id="1044329786">
                  <w:marLeft w:val="0"/>
                  <w:marRight w:val="0"/>
                  <w:marTop w:val="0"/>
                  <w:marBottom w:val="0"/>
                  <w:divBdr>
                    <w:top w:val="none" w:sz="0" w:space="0" w:color="auto"/>
                    <w:left w:val="none" w:sz="0" w:space="0" w:color="auto"/>
                    <w:bottom w:val="none" w:sz="0" w:space="0" w:color="auto"/>
                    <w:right w:val="none" w:sz="0" w:space="0" w:color="auto"/>
                  </w:divBdr>
                </w:div>
                <w:div w:id="1044404610">
                  <w:marLeft w:val="0"/>
                  <w:marRight w:val="0"/>
                  <w:marTop w:val="0"/>
                  <w:marBottom w:val="0"/>
                  <w:divBdr>
                    <w:top w:val="none" w:sz="0" w:space="0" w:color="auto"/>
                    <w:left w:val="none" w:sz="0" w:space="0" w:color="auto"/>
                    <w:bottom w:val="none" w:sz="0" w:space="0" w:color="auto"/>
                    <w:right w:val="none" w:sz="0" w:space="0" w:color="auto"/>
                  </w:divBdr>
                </w:div>
                <w:div w:id="1045838046">
                  <w:marLeft w:val="0"/>
                  <w:marRight w:val="0"/>
                  <w:marTop w:val="0"/>
                  <w:marBottom w:val="0"/>
                  <w:divBdr>
                    <w:top w:val="none" w:sz="0" w:space="0" w:color="auto"/>
                    <w:left w:val="none" w:sz="0" w:space="0" w:color="auto"/>
                    <w:bottom w:val="none" w:sz="0" w:space="0" w:color="auto"/>
                    <w:right w:val="none" w:sz="0" w:space="0" w:color="auto"/>
                  </w:divBdr>
                </w:div>
                <w:div w:id="1046562654">
                  <w:marLeft w:val="0"/>
                  <w:marRight w:val="0"/>
                  <w:marTop w:val="0"/>
                  <w:marBottom w:val="0"/>
                  <w:divBdr>
                    <w:top w:val="none" w:sz="0" w:space="0" w:color="auto"/>
                    <w:left w:val="none" w:sz="0" w:space="0" w:color="auto"/>
                    <w:bottom w:val="none" w:sz="0" w:space="0" w:color="auto"/>
                    <w:right w:val="none" w:sz="0" w:space="0" w:color="auto"/>
                  </w:divBdr>
                </w:div>
                <w:div w:id="1047677292">
                  <w:marLeft w:val="0"/>
                  <w:marRight w:val="0"/>
                  <w:marTop w:val="0"/>
                  <w:marBottom w:val="0"/>
                  <w:divBdr>
                    <w:top w:val="none" w:sz="0" w:space="0" w:color="auto"/>
                    <w:left w:val="none" w:sz="0" w:space="0" w:color="auto"/>
                    <w:bottom w:val="none" w:sz="0" w:space="0" w:color="auto"/>
                    <w:right w:val="none" w:sz="0" w:space="0" w:color="auto"/>
                  </w:divBdr>
                </w:div>
                <w:div w:id="1048334580">
                  <w:marLeft w:val="0"/>
                  <w:marRight w:val="0"/>
                  <w:marTop w:val="0"/>
                  <w:marBottom w:val="0"/>
                  <w:divBdr>
                    <w:top w:val="none" w:sz="0" w:space="0" w:color="auto"/>
                    <w:left w:val="none" w:sz="0" w:space="0" w:color="auto"/>
                    <w:bottom w:val="none" w:sz="0" w:space="0" w:color="auto"/>
                    <w:right w:val="none" w:sz="0" w:space="0" w:color="auto"/>
                  </w:divBdr>
                </w:div>
                <w:div w:id="1049380450">
                  <w:marLeft w:val="0"/>
                  <w:marRight w:val="0"/>
                  <w:marTop w:val="0"/>
                  <w:marBottom w:val="0"/>
                  <w:divBdr>
                    <w:top w:val="none" w:sz="0" w:space="0" w:color="auto"/>
                    <w:left w:val="none" w:sz="0" w:space="0" w:color="auto"/>
                    <w:bottom w:val="none" w:sz="0" w:space="0" w:color="auto"/>
                    <w:right w:val="none" w:sz="0" w:space="0" w:color="auto"/>
                  </w:divBdr>
                </w:div>
                <w:div w:id="1049691813">
                  <w:marLeft w:val="0"/>
                  <w:marRight w:val="0"/>
                  <w:marTop w:val="0"/>
                  <w:marBottom w:val="0"/>
                  <w:divBdr>
                    <w:top w:val="none" w:sz="0" w:space="0" w:color="auto"/>
                    <w:left w:val="none" w:sz="0" w:space="0" w:color="auto"/>
                    <w:bottom w:val="none" w:sz="0" w:space="0" w:color="auto"/>
                    <w:right w:val="none" w:sz="0" w:space="0" w:color="auto"/>
                  </w:divBdr>
                </w:div>
                <w:div w:id="1050222959">
                  <w:marLeft w:val="0"/>
                  <w:marRight w:val="0"/>
                  <w:marTop w:val="0"/>
                  <w:marBottom w:val="0"/>
                  <w:divBdr>
                    <w:top w:val="none" w:sz="0" w:space="0" w:color="auto"/>
                    <w:left w:val="none" w:sz="0" w:space="0" w:color="auto"/>
                    <w:bottom w:val="none" w:sz="0" w:space="0" w:color="auto"/>
                    <w:right w:val="none" w:sz="0" w:space="0" w:color="auto"/>
                  </w:divBdr>
                </w:div>
                <w:div w:id="1051536507">
                  <w:marLeft w:val="0"/>
                  <w:marRight w:val="0"/>
                  <w:marTop w:val="0"/>
                  <w:marBottom w:val="0"/>
                  <w:divBdr>
                    <w:top w:val="none" w:sz="0" w:space="0" w:color="auto"/>
                    <w:left w:val="none" w:sz="0" w:space="0" w:color="auto"/>
                    <w:bottom w:val="none" w:sz="0" w:space="0" w:color="auto"/>
                    <w:right w:val="none" w:sz="0" w:space="0" w:color="auto"/>
                  </w:divBdr>
                </w:div>
                <w:div w:id="1052382479">
                  <w:marLeft w:val="0"/>
                  <w:marRight w:val="0"/>
                  <w:marTop w:val="0"/>
                  <w:marBottom w:val="0"/>
                  <w:divBdr>
                    <w:top w:val="none" w:sz="0" w:space="0" w:color="auto"/>
                    <w:left w:val="none" w:sz="0" w:space="0" w:color="auto"/>
                    <w:bottom w:val="none" w:sz="0" w:space="0" w:color="auto"/>
                    <w:right w:val="none" w:sz="0" w:space="0" w:color="auto"/>
                  </w:divBdr>
                </w:div>
                <w:div w:id="1052577444">
                  <w:marLeft w:val="0"/>
                  <w:marRight w:val="0"/>
                  <w:marTop w:val="0"/>
                  <w:marBottom w:val="0"/>
                  <w:divBdr>
                    <w:top w:val="none" w:sz="0" w:space="0" w:color="auto"/>
                    <w:left w:val="none" w:sz="0" w:space="0" w:color="auto"/>
                    <w:bottom w:val="none" w:sz="0" w:space="0" w:color="auto"/>
                    <w:right w:val="none" w:sz="0" w:space="0" w:color="auto"/>
                  </w:divBdr>
                </w:div>
                <w:div w:id="1052653049">
                  <w:marLeft w:val="0"/>
                  <w:marRight w:val="0"/>
                  <w:marTop w:val="0"/>
                  <w:marBottom w:val="0"/>
                  <w:divBdr>
                    <w:top w:val="none" w:sz="0" w:space="0" w:color="auto"/>
                    <w:left w:val="none" w:sz="0" w:space="0" w:color="auto"/>
                    <w:bottom w:val="none" w:sz="0" w:space="0" w:color="auto"/>
                    <w:right w:val="none" w:sz="0" w:space="0" w:color="auto"/>
                  </w:divBdr>
                </w:div>
                <w:div w:id="1053311351">
                  <w:marLeft w:val="0"/>
                  <w:marRight w:val="0"/>
                  <w:marTop w:val="0"/>
                  <w:marBottom w:val="0"/>
                  <w:divBdr>
                    <w:top w:val="none" w:sz="0" w:space="0" w:color="auto"/>
                    <w:left w:val="none" w:sz="0" w:space="0" w:color="auto"/>
                    <w:bottom w:val="none" w:sz="0" w:space="0" w:color="auto"/>
                    <w:right w:val="none" w:sz="0" w:space="0" w:color="auto"/>
                  </w:divBdr>
                </w:div>
                <w:div w:id="1054700030">
                  <w:marLeft w:val="0"/>
                  <w:marRight w:val="0"/>
                  <w:marTop w:val="0"/>
                  <w:marBottom w:val="0"/>
                  <w:divBdr>
                    <w:top w:val="none" w:sz="0" w:space="0" w:color="auto"/>
                    <w:left w:val="none" w:sz="0" w:space="0" w:color="auto"/>
                    <w:bottom w:val="none" w:sz="0" w:space="0" w:color="auto"/>
                    <w:right w:val="none" w:sz="0" w:space="0" w:color="auto"/>
                  </w:divBdr>
                </w:div>
                <w:div w:id="1055004181">
                  <w:marLeft w:val="0"/>
                  <w:marRight w:val="0"/>
                  <w:marTop w:val="0"/>
                  <w:marBottom w:val="0"/>
                  <w:divBdr>
                    <w:top w:val="none" w:sz="0" w:space="0" w:color="auto"/>
                    <w:left w:val="none" w:sz="0" w:space="0" w:color="auto"/>
                    <w:bottom w:val="none" w:sz="0" w:space="0" w:color="auto"/>
                    <w:right w:val="none" w:sz="0" w:space="0" w:color="auto"/>
                  </w:divBdr>
                </w:div>
                <w:div w:id="1056273099">
                  <w:marLeft w:val="0"/>
                  <w:marRight w:val="0"/>
                  <w:marTop w:val="0"/>
                  <w:marBottom w:val="0"/>
                  <w:divBdr>
                    <w:top w:val="none" w:sz="0" w:space="0" w:color="auto"/>
                    <w:left w:val="none" w:sz="0" w:space="0" w:color="auto"/>
                    <w:bottom w:val="none" w:sz="0" w:space="0" w:color="auto"/>
                    <w:right w:val="none" w:sz="0" w:space="0" w:color="auto"/>
                  </w:divBdr>
                </w:div>
                <w:div w:id="1056468985">
                  <w:marLeft w:val="0"/>
                  <w:marRight w:val="0"/>
                  <w:marTop w:val="0"/>
                  <w:marBottom w:val="0"/>
                  <w:divBdr>
                    <w:top w:val="none" w:sz="0" w:space="0" w:color="auto"/>
                    <w:left w:val="none" w:sz="0" w:space="0" w:color="auto"/>
                    <w:bottom w:val="none" w:sz="0" w:space="0" w:color="auto"/>
                    <w:right w:val="none" w:sz="0" w:space="0" w:color="auto"/>
                  </w:divBdr>
                </w:div>
                <w:div w:id="1056588293">
                  <w:marLeft w:val="0"/>
                  <w:marRight w:val="0"/>
                  <w:marTop w:val="0"/>
                  <w:marBottom w:val="0"/>
                  <w:divBdr>
                    <w:top w:val="none" w:sz="0" w:space="0" w:color="auto"/>
                    <w:left w:val="none" w:sz="0" w:space="0" w:color="auto"/>
                    <w:bottom w:val="none" w:sz="0" w:space="0" w:color="auto"/>
                    <w:right w:val="none" w:sz="0" w:space="0" w:color="auto"/>
                  </w:divBdr>
                </w:div>
                <w:div w:id="1057168209">
                  <w:marLeft w:val="0"/>
                  <w:marRight w:val="0"/>
                  <w:marTop w:val="0"/>
                  <w:marBottom w:val="0"/>
                  <w:divBdr>
                    <w:top w:val="none" w:sz="0" w:space="0" w:color="auto"/>
                    <w:left w:val="none" w:sz="0" w:space="0" w:color="auto"/>
                    <w:bottom w:val="none" w:sz="0" w:space="0" w:color="auto"/>
                    <w:right w:val="none" w:sz="0" w:space="0" w:color="auto"/>
                  </w:divBdr>
                </w:div>
                <w:div w:id="1058362219">
                  <w:marLeft w:val="0"/>
                  <w:marRight w:val="0"/>
                  <w:marTop w:val="0"/>
                  <w:marBottom w:val="0"/>
                  <w:divBdr>
                    <w:top w:val="none" w:sz="0" w:space="0" w:color="auto"/>
                    <w:left w:val="none" w:sz="0" w:space="0" w:color="auto"/>
                    <w:bottom w:val="none" w:sz="0" w:space="0" w:color="auto"/>
                    <w:right w:val="none" w:sz="0" w:space="0" w:color="auto"/>
                  </w:divBdr>
                </w:div>
                <w:div w:id="1060326492">
                  <w:marLeft w:val="0"/>
                  <w:marRight w:val="0"/>
                  <w:marTop w:val="0"/>
                  <w:marBottom w:val="0"/>
                  <w:divBdr>
                    <w:top w:val="none" w:sz="0" w:space="0" w:color="auto"/>
                    <w:left w:val="none" w:sz="0" w:space="0" w:color="auto"/>
                    <w:bottom w:val="none" w:sz="0" w:space="0" w:color="auto"/>
                    <w:right w:val="none" w:sz="0" w:space="0" w:color="auto"/>
                  </w:divBdr>
                </w:div>
                <w:div w:id="1060832502">
                  <w:marLeft w:val="0"/>
                  <w:marRight w:val="0"/>
                  <w:marTop w:val="0"/>
                  <w:marBottom w:val="0"/>
                  <w:divBdr>
                    <w:top w:val="none" w:sz="0" w:space="0" w:color="auto"/>
                    <w:left w:val="none" w:sz="0" w:space="0" w:color="auto"/>
                    <w:bottom w:val="none" w:sz="0" w:space="0" w:color="auto"/>
                    <w:right w:val="none" w:sz="0" w:space="0" w:color="auto"/>
                  </w:divBdr>
                </w:div>
                <w:div w:id="1060983710">
                  <w:marLeft w:val="0"/>
                  <w:marRight w:val="0"/>
                  <w:marTop w:val="0"/>
                  <w:marBottom w:val="0"/>
                  <w:divBdr>
                    <w:top w:val="none" w:sz="0" w:space="0" w:color="auto"/>
                    <w:left w:val="none" w:sz="0" w:space="0" w:color="auto"/>
                    <w:bottom w:val="none" w:sz="0" w:space="0" w:color="auto"/>
                    <w:right w:val="none" w:sz="0" w:space="0" w:color="auto"/>
                  </w:divBdr>
                </w:div>
                <w:div w:id="1061252761">
                  <w:marLeft w:val="0"/>
                  <w:marRight w:val="0"/>
                  <w:marTop w:val="0"/>
                  <w:marBottom w:val="0"/>
                  <w:divBdr>
                    <w:top w:val="none" w:sz="0" w:space="0" w:color="auto"/>
                    <w:left w:val="none" w:sz="0" w:space="0" w:color="auto"/>
                    <w:bottom w:val="none" w:sz="0" w:space="0" w:color="auto"/>
                    <w:right w:val="none" w:sz="0" w:space="0" w:color="auto"/>
                  </w:divBdr>
                </w:div>
                <w:div w:id="1065027438">
                  <w:marLeft w:val="0"/>
                  <w:marRight w:val="0"/>
                  <w:marTop w:val="0"/>
                  <w:marBottom w:val="0"/>
                  <w:divBdr>
                    <w:top w:val="none" w:sz="0" w:space="0" w:color="auto"/>
                    <w:left w:val="none" w:sz="0" w:space="0" w:color="auto"/>
                    <w:bottom w:val="none" w:sz="0" w:space="0" w:color="auto"/>
                    <w:right w:val="none" w:sz="0" w:space="0" w:color="auto"/>
                  </w:divBdr>
                </w:div>
                <w:div w:id="1066948736">
                  <w:marLeft w:val="0"/>
                  <w:marRight w:val="0"/>
                  <w:marTop w:val="0"/>
                  <w:marBottom w:val="0"/>
                  <w:divBdr>
                    <w:top w:val="none" w:sz="0" w:space="0" w:color="auto"/>
                    <w:left w:val="none" w:sz="0" w:space="0" w:color="auto"/>
                    <w:bottom w:val="none" w:sz="0" w:space="0" w:color="auto"/>
                    <w:right w:val="none" w:sz="0" w:space="0" w:color="auto"/>
                  </w:divBdr>
                </w:div>
                <w:div w:id="1068502114">
                  <w:marLeft w:val="0"/>
                  <w:marRight w:val="0"/>
                  <w:marTop w:val="0"/>
                  <w:marBottom w:val="0"/>
                  <w:divBdr>
                    <w:top w:val="none" w:sz="0" w:space="0" w:color="auto"/>
                    <w:left w:val="none" w:sz="0" w:space="0" w:color="auto"/>
                    <w:bottom w:val="none" w:sz="0" w:space="0" w:color="auto"/>
                    <w:right w:val="none" w:sz="0" w:space="0" w:color="auto"/>
                  </w:divBdr>
                </w:div>
                <w:div w:id="1069574317">
                  <w:marLeft w:val="0"/>
                  <w:marRight w:val="0"/>
                  <w:marTop w:val="0"/>
                  <w:marBottom w:val="0"/>
                  <w:divBdr>
                    <w:top w:val="none" w:sz="0" w:space="0" w:color="auto"/>
                    <w:left w:val="none" w:sz="0" w:space="0" w:color="auto"/>
                    <w:bottom w:val="none" w:sz="0" w:space="0" w:color="auto"/>
                    <w:right w:val="none" w:sz="0" w:space="0" w:color="auto"/>
                  </w:divBdr>
                </w:div>
                <w:div w:id="1070234233">
                  <w:marLeft w:val="0"/>
                  <w:marRight w:val="0"/>
                  <w:marTop w:val="0"/>
                  <w:marBottom w:val="0"/>
                  <w:divBdr>
                    <w:top w:val="none" w:sz="0" w:space="0" w:color="auto"/>
                    <w:left w:val="none" w:sz="0" w:space="0" w:color="auto"/>
                    <w:bottom w:val="none" w:sz="0" w:space="0" w:color="auto"/>
                    <w:right w:val="none" w:sz="0" w:space="0" w:color="auto"/>
                  </w:divBdr>
                </w:div>
                <w:div w:id="1071346737">
                  <w:marLeft w:val="0"/>
                  <w:marRight w:val="0"/>
                  <w:marTop w:val="0"/>
                  <w:marBottom w:val="0"/>
                  <w:divBdr>
                    <w:top w:val="none" w:sz="0" w:space="0" w:color="auto"/>
                    <w:left w:val="none" w:sz="0" w:space="0" w:color="auto"/>
                    <w:bottom w:val="none" w:sz="0" w:space="0" w:color="auto"/>
                    <w:right w:val="none" w:sz="0" w:space="0" w:color="auto"/>
                  </w:divBdr>
                </w:div>
                <w:div w:id="1075979908">
                  <w:marLeft w:val="0"/>
                  <w:marRight w:val="0"/>
                  <w:marTop w:val="0"/>
                  <w:marBottom w:val="0"/>
                  <w:divBdr>
                    <w:top w:val="none" w:sz="0" w:space="0" w:color="auto"/>
                    <w:left w:val="none" w:sz="0" w:space="0" w:color="auto"/>
                    <w:bottom w:val="none" w:sz="0" w:space="0" w:color="auto"/>
                    <w:right w:val="none" w:sz="0" w:space="0" w:color="auto"/>
                  </w:divBdr>
                </w:div>
                <w:div w:id="1077676054">
                  <w:marLeft w:val="0"/>
                  <w:marRight w:val="0"/>
                  <w:marTop w:val="0"/>
                  <w:marBottom w:val="0"/>
                  <w:divBdr>
                    <w:top w:val="none" w:sz="0" w:space="0" w:color="auto"/>
                    <w:left w:val="none" w:sz="0" w:space="0" w:color="auto"/>
                    <w:bottom w:val="none" w:sz="0" w:space="0" w:color="auto"/>
                    <w:right w:val="none" w:sz="0" w:space="0" w:color="auto"/>
                  </w:divBdr>
                </w:div>
                <w:div w:id="1079447269">
                  <w:marLeft w:val="0"/>
                  <w:marRight w:val="0"/>
                  <w:marTop w:val="0"/>
                  <w:marBottom w:val="0"/>
                  <w:divBdr>
                    <w:top w:val="none" w:sz="0" w:space="0" w:color="auto"/>
                    <w:left w:val="none" w:sz="0" w:space="0" w:color="auto"/>
                    <w:bottom w:val="none" w:sz="0" w:space="0" w:color="auto"/>
                    <w:right w:val="none" w:sz="0" w:space="0" w:color="auto"/>
                  </w:divBdr>
                </w:div>
                <w:div w:id="1079597398">
                  <w:marLeft w:val="0"/>
                  <w:marRight w:val="0"/>
                  <w:marTop w:val="0"/>
                  <w:marBottom w:val="0"/>
                  <w:divBdr>
                    <w:top w:val="none" w:sz="0" w:space="0" w:color="auto"/>
                    <w:left w:val="none" w:sz="0" w:space="0" w:color="auto"/>
                    <w:bottom w:val="none" w:sz="0" w:space="0" w:color="auto"/>
                    <w:right w:val="none" w:sz="0" w:space="0" w:color="auto"/>
                  </w:divBdr>
                </w:div>
                <w:div w:id="1079908514">
                  <w:marLeft w:val="0"/>
                  <w:marRight w:val="0"/>
                  <w:marTop w:val="0"/>
                  <w:marBottom w:val="0"/>
                  <w:divBdr>
                    <w:top w:val="none" w:sz="0" w:space="0" w:color="auto"/>
                    <w:left w:val="none" w:sz="0" w:space="0" w:color="auto"/>
                    <w:bottom w:val="none" w:sz="0" w:space="0" w:color="auto"/>
                    <w:right w:val="none" w:sz="0" w:space="0" w:color="auto"/>
                  </w:divBdr>
                </w:div>
                <w:div w:id="1083526885">
                  <w:marLeft w:val="0"/>
                  <w:marRight w:val="0"/>
                  <w:marTop w:val="0"/>
                  <w:marBottom w:val="0"/>
                  <w:divBdr>
                    <w:top w:val="none" w:sz="0" w:space="0" w:color="auto"/>
                    <w:left w:val="none" w:sz="0" w:space="0" w:color="auto"/>
                    <w:bottom w:val="none" w:sz="0" w:space="0" w:color="auto"/>
                    <w:right w:val="none" w:sz="0" w:space="0" w:color="auto"/>
                  </w:divBdr>
                </w:div>
                <w:div w:id="1083604552">
                  <w:marLeft w:val="0"/>
                  <w:marRight w:val="0"/>
                  <w:marTop w:val="0"/>
                  <w:marBottom w:val="0"/>
                  <w:divBdr>
                    <w:top w:val="none" w:sz="0" w:space="0" w:color="auto"/>
                    <w:left w:val="none" w:sz="0" w:space="0" w:color="auto"/>
                    <w:bottom w:val="none" w:sz="0" w:space="0" w:color="auto"/>
                    <w:right w:val="none" w:sz="0" w:space="0" w:color="auto"/>
                  </w:divBdr>
                </w:div>
                <w:div w:id="1084111141">
                  <w:marLeft w:val="0"/>
                  <w:marRight w:val="0"/>
                  <w:marTop w:val="0"/>
                  <w:marBottom w:val="0"/>
                  <w:divBdr>
                    <w:top w:val="none" w:sz="0" w:space="0" w:color="auto"/>
                    <w:left w:val="none" w:sz="0" w:space="0" w:color="auto"/>
                    <w:bottom w:val="none" w:sz="0" w:space="0" w:color="auto"/>
                    <w:right w:val="none" w:sz="0" w:space="0" w:color="auto"/>
                  </w:divBdr>
                </w:div>
                <w:div w:id="1087464007">
                  <w:marLeft w:val="0"/>
                  <w:marRight w:val="0"/>
                  <w:marTop w:val="0"/>
                  <w:marBottom w:val="0"/>
                  <w:divBdr>
                    <w:top w:val="none" w:sz="0" w:space="0" w:color="auto"/>
                    <w:left w:val="none" w:sz="0" w:space="0" w:color="auto"/>
                    <w:bottom w:val="none" w:sz="0" w:space="0" w:color="auto"/>
                    <w:right w:val="none" w:sz="0" w:space="0" w:color="auto"/>
                  </w:divBdr>
                </w:div>
                <w:div w:id="1093207482">
                  <w:marLeft w:val="0"/>
                  <w:marRight w:val="0"/>
                  <w:marTop w:val="0"/>
                  <w:marBottom w:val="0"/>
                  <w:divBdr>
                    <w:top w:val="none" w:sz="0" w:space="0" w:color="auto"/>
                    <w:left w:val="none" w:sz="0" w:space="0" w:color="auto"/>
                    <w:bottom w:val="none" w:sz="0" w:space="0" w:color="auto"/>
                    <w:right w:val="none" w:sz="0" w:space="0" w:color="auto"/>
                  </w:divBdr>
                </w:div>
                <w:div w:id="1094857247">
                  <w:marLeft w:val="0"/>
                  <w:marRight w:val="0"/>
                  <w:marTop w:val="0"/>
                  <w:marBottom w:val="0"/>
                  <w:divBdr>
                    <w:top w:val="none" w:sz="0" w:space="0" w:color="auto"/>
                    <w:left w:val="none" w:sz="0" w:space="0" w:color="auto"/>
                    <w:bottom w:val="none" w:sz="0" w:space="0" w:color="auto"/>
                    <w:right w:val="none" w:sz="0" w:space="0" w:color="auto"/>
                  </w:divBdr>
                </w:div>
                <w:div w:id="1097100454">
                  <w:marLeft w:val="0"/>
                  <w:marRight w:val="0"/>
                  <w:marTop w:val="0"/>
                  <w:marBottom w:val="0"/>
                  <w:divBdr>
                    <w:top w:val="none" w:sz="0" w:space="0" w:color="auto"/>
                    <w:left w:val="none" w:sz="0" w:space="0" w:color="auto"/>
                    <w:bottom w:val="none" w:sz="0" w:space="0" w:color="auto"/>
                    <w:right w:val="none" w:sz="0" w:space="0" w:color="auto"/>
                  </w:divBdr>
                </w:div>
                <w:div w:id="1101876321">
                  <w:marLeft w:val="0"/>
                  <w:marRight w:val="0"/>
                  <w:marTop w:val="0"/>
                  <w:marBottom w:val="0"/>
                  <w:divBdr>
                    <w:top w:val="none" w:sz="0" w:space="0" w:color="auto"/>
                    <w:left w:val="none" w:sz="0" w:space="0" w:color="auto"/>
                    <w:bottom w:val="none" w:sz="0" w:space="0" w:color="auto"/>
                    <w:right w:val="none" w:sz="0" w:space="0" w:color="auto"/>
                  </w:divBdr>
                </w:div>
                <w:div w:id="1104225662">
                  <w:marLeft w:val="0"/>
                  <w:marRight w:val="0"/>
                  <w:marTop w:val="0"/>
                  <w:marBottom w:val="0"/>
                  <w:divBdr>
                    <w:top w:val="none" w:sz="0" w:space="0" w:color="auto"/>
                    <w:left w:val="none" w:sz="0" w:space="0" w:color="auto"/>
                    <w:bottom w:val="none" w:sz="0" w:space="0" w:color="auto"/>
                    <w:right w:val="none" w:sz="0" w:space="0" w:color="auto"/>
                  </w:divBdr>
                </w:div>
                <w:div w:id="1104375214">
                  <w:marLeft w:val="0"/>
                  <w:marRight w:val="0"/>
                  <w:marTop w:val="0"/>
                  <w:marBottom w:val="0"/>
                  <w:divBdr>
                    <w:top w:val="none" w:sz="0" w:space="0" w:color="auto"/>
                    <w:left w:val="none" w:sz="0" w:space="0" w:color="auto"/>
                    <w:bottom w:val="none" w:sz="0" w:space="0" w:color="auto"/>
                    <w:right w:val="none" w:sz="0" w:space="0" w:color="auto"/>
                  </w:divBdr>
                </w:div>
                <w:div w:id="1107000944">
                  <w:marLeft w:val="0"/>
                  <w:marRight w:val="0"/>
                  <w:marTop w:val="0"/>
                  <w:marBottom w:val="0"/>
                  <w:divBdr>
                    <w:top w:val="none" w:sz="0" w:space="0" w:color="auto"/>
                    <w:left w:val="none" w:sz="0" w:space="0" w:color="auto"/>
                    <w:bottom w:val="none" w:sz="0" w:space="0" w:color="auto"/>
                    <w:right w:val="none" w:sz="0" w:space="0" w:color="auto"/>
                  </w:divBdr>
                </w:div>
                <w:div w:id="1108935433">
                  <w:marLeft w:val="0"/>
                  <w:marRight w:val="0"/>
                  <w:marTop w:val="0"/>
                  <w:marBottom w:val="0"/>
                  <w:divBdr>
                    <w:top w:val="none" w:sz="0" w:space="0" w:color="auto"/>
                    <w:left w:val="none" w:sz="0" w:space="0" w:color="auto"/>
                    <w:bottom w:val="none" w:sz="0" w:space="0" w:color="auto"/>
                    <w:right w:val="none" w:sz="0" w:space="0" w:color="auto"/>
                  </w:divBdr>
                </w:div>
                <w:div w:id="1111585698">
                  <w:marLeft w:val="0"/>
                  <w:marRight w:val="0"/>
                  <w:marTop w:val="0"/>
                  <w:marBottom w:val="0"/>
                  <w:divBdr>
                    <w:top w:val="none" w:sz="0" w:space="0" w:color="auto"/>
                    <w:left w:val="none" w:sz="0" w:space="0" w:color="auto"/>
                    <w:bottom w:val="none" w:sz="0" w:space="0" w:color="auto"/>
                    <w:right w:val="none" w:sz="0" w:space="0" w:color="auto"/>
                  </w:divBdr>
                </w:div>
                <w:div w:id="1111625846">
                  <w:marLeft w:val="0"/>
                  <w:marRight w:val="0"/>
                  <w:marTop w:val="0"/>
                  <w:marBottom w:val="0"/>
                  <w:divBdr>
                    <w:top w:val="none" w:sz="0" w:space="0" w:color="auto"/>
                    <w:left w:val="none" w:sz="0" w:space="0" w:color="auto"/>
                    <w:bottom w:val="none" w:sz="0" w:space="0" w:color="auto"/>
                    <w:right w:val="none" w:sz="0" w:space="0" w:color="auto"/>
                  </w:divBdr>
                </w:div>
                <w:div w:id="1113088986">
                  <w:marLeft w:val="0"/>
                  <w:marRight w:val="0"/>
                  <w:marTop w:val="0"/>
                  <w:marBottom w:val="0"/>
                  <w:divBdr>
                    <w:top w:val="none" w:sz="0" w:space="0" w:color="auto"/>
                    <w:left w:val="none" w:sz="0" w:space="0" w:color="auto"/>
                    <w:bottom w:val="none" w:sz="0" w:space="0" w:color="auto"/>
                    <w:right w:val="none" w:sz="0" w:space="0" w:color="auto"/>
                  </w:divBdr>
                </w:div>
                <w:div w:id="1117407874">
                  <w:marLeft w:val="0"/>
                  <w:marRight w:val="0"/>
                  <w:marTop w:val="0"/>
                  <w:marBottom w:val="0"/>
                  <w:divBdr>
                    <w:top w:val="none" w:sz="0" w:space="0" w:color="auto"/>
                    <w:left w:val="none" w:sz="0" w:space="0" w:color="auto"/>
                    <w:bottom w:val="none" w:sz="0" w:space="0" w:color="auto"/>
                    <w:right w:val="none" w:sz="0" w:space="0" w:color="auto"/>
                  </w:divBdr>
                </w:div>
                <w:div w:id="1118791071">
                  <w:marLeft w:val="0"/>
                  <w:marRight w:val="0"/>
                  <w:marTop w:val="0"/>
                  <w:marBottom w:val="0"/>
                  <w:divBdr>
                    <w:top w:val="none" w:sz="0" w:space="0" w:color="auto"/>
                    <w:left w:val="none" w:sz="0" w:space="0" w:color="auto"/>
                    <w:bottom w:val="none" w:sz="0" w:space="0" w:color="auto"/>
                    <w:right w:val="none" w:sz="0" w:space="0" w:color="auto"/>
                  </w:divBdr>
                </w:div>
                <w:div w:id="1118917907">
                  <w:marLeft w:val="0"/>
                  <w:marRight w:val="0"/>
                  <w:marTop w:val="0"/>
                  <w:marBottom w:val="0"/>
                  <w:divBdr>
                    <w:top w:val="none" w:sz="0" w:space="0" w:color="auto"/>
                    <w:left w:val="none" w:sz="0" w:space="0" w:color="auto"/>
                    <w:bottom w:val="none" w:sz="0" w:space="0" w:color="auto"/>
                    <w:right w:val="none" w:sz="0" w:space="0" w:color="auto"/>
                  </w:divBdr>
                </w:div>
                <w:div w:id="1119228895">
                  <w:marLeft w:val="0"/>
                  <w:marRight w:val="0"/>
                  <w:marTop w:val="0"/>
                  <w:marBottom w:val="0"/>
                  <w:divBdr>
                    <w:top w:val="none" w:sz="0" w:space="0" w:color="auto"/>
                    <w:left w:val="none" w:sz="0" w:space="0" w:color="auto"/>
                    <w:bottom w:val="none" w:sz="0" w:space="0" w:color="auto"/>
                    <w:right w:val="none" w:sz="0" w:space="0" w:color="auto"/>
                  </w:divBdr>
                </w:div>
                <w:div w:id="1120102667">
                  <w:marLeft w:val="0"/>
                  <w:marRight w:val="0"/>
                  <w:marTop w:val="0"/>
                  <w:marBottom w:val="0"/>
                  <w:divBdr>
                    <w:top w:val="none" w:sz="0" w:space="0" w:color="auto"/>
                    <w:left w:val="none" w:sz="0" w:space="0" w:color="auto"/>
                    <w:bottom w:val="none" w:sz="0" w:space="0" w:color="auto"/>
                    <w:right w:val="none" w:sz="0" w:space="0" w:color="auto"/>
                  </w:divBdr>
                </w:div>
                <w:div w:id="1120681010">
                  <w:marLeft w:val="0"/>
                  <w:marRight w:val="0"/>
                  <w:marTop w:val="0"/>
                  <w:marBottom w:val="0"/>
                  <w:divBdr>
                    <w:top w:val="none" w:sz="0" w:space="0" w:color="auto"/>
                    <w:left w:val="none" w:sz="0" w:space="0" w:color="auto"/>
                    <w:bottom w:val="none" w:sz="0" w:space="0" w:color="auto"/>
                    <w:right w:val="none" w:sz="0" w:space="0" w:color="auto"/>
                  </w:divBdr>
                </w:div>
                <w:div w:id="1120686225">
                  <w:marLeft w:val="0"/>
                  <w:marRight w:val="0"/>
                  <w:marTop w:val="0"/>
                  <w:marBottom w:val="0"/>
                  <w:divBdr>
                    <w:top w:val="none" w:sz="0" w:space="0" w:color="auto"/>
                    <w:left w:val="none" w:sz="0" w:space="0" w:color="auto"/>
                    <w:bottom w:val="none" w:sz="0" w:space="0" w:color="auto"/>
                    <w:right w:val="none" w:sz="0" w:space="0" w:color="auto"/>
                  </w:divBdr>
                </w:div>
                <w:div w:id="1125468936">
                  <w:marLeft w:val="0"/>
                  <w:marRight w:val="0"/>
                  <w:marTop w:val="0"/>
                  <w:marBottom w:val="0"/>
                  <w:divBdr>
                    <w:top w:val="none" w:sz="0" w:space="0" w:color="auto"/>
                    <w:left w:val="none" w:sz="0" w:space="0" w:color="auto"/>
                    <w:bottom w:val="none" w:sz="0" w:space="0" w:color="auto"/>
                    <w:right w:val="none" w:sz="0" w:space="0" w:color="auto"/>
                  </w:divBdr>
                </w:div>
                <w:div w:id="1125660162">
                  <w:marLeft w:val="0"/>
                  <w:marRight w:val="0"/>
                  <w:marTop w:val="0"/>
                  <w:marBottom w:val="0"/>
                  <w:divBdr>
                    <w:top w:val="none" w:sz="0" w:space="0" w:color="auto"/>
                    <w:left w:val="none" w:sz="0" w:space="0" w:color="auto"/>
                    <w:bottom w:val="none" w:sz="0" w:space="0" w:color="auto"/>
                    <w:right w:val="none" w:sz="0" w:space="0" w:color="auto"/>
                  </w:divBdr>
                </w:div>
                <w:div w:id="1127308830">
                  <w:marLeft w:val="0"/>
                  <w:marRight w:val="0"/>
                  <w:marTop w:val="0"/>
                  <w:marBottom w:val="0"/>
                  <w:divBdr>
                    <w:top w:val="none" w:sz="0" w:space="0" w:color="auto"/>
                    <w:left w:val="none" w:sz="0" w:space="0" w:color="auto"/>
                    <w:bottom w:val="none" w:sz="0" w:space="0" w:color="auto"/>
                    <w:right w:val="none" w:sz="0" w:space="0" w:color="auto"/>
                  </w:divBdr>
                </w:div>
                <w:div w:id="1131561462">
                  <w:marLeft w:val="0"/>
                  <w:marRight w:val="0"/>
                  <w:marTop w:val="0"/>
                  <w:marBottom w:val="0"/>
                  <w:divBdr>
                    <w:top w:val="none" w:sz="0" w:space="0" w:color="auto"/>
                    <w:left w:val="none" w:sz="0" w:space="0" w:color="auto"/>
                    <w:bottom w:val="none" w:sz="0" w:space="0" w:color="auto"/>
                    <w:right w:val="none" w:sz="0" w:space="0" w:color="auto"/>
                  </w:divBdr>
                </w:div>
                <w:div w:id="1132753999">
                  <w:marLeft w:val="0"/>
                  <w:marRight w:val="0"/>
                  <w:marTop w:val="0"/>
                  <w:marBottom w:val="0"/>
                  <w:divBdr>
                    <w:top w:val="none" w:sz="0" w:space="0" w:color="auto"/>
                    <w:left w:val="none" w:sz="0" w:space="0" w:color="auto"/>
                    <w:bottom w:val="none" w:sz="0" w:space="0" w:color="auto"/>
                    <w:right w:val="none" w:sz="0" w:space="0" w:color="auto"/>
                  </w:divBdr>
                </w:div>
                <w:div w:id="1134761083">
                  <w:marLeft w:val="0"/>
                  <w:marRight w:val="0"/>
                  <w:marTop w:val="0"/>
                  <w:marBottom w:val="0"/>
                  <w:divBdr>
                    <w:top w:val="none" w:sz="0" w:space="0" w:color="auto"/>
                    <w:left w:val="none" w:sz="0" w:space="0" w:color="auto"/>
                    <w:bottom w:val="none" w:sz="0" w:space="0" w:color="auto"/>
                    <w:right w:val="none" w:sz="0" w:space="0" w:color="auto"/>
                  </w:divBdr>
                </w:div>
                <w:div w:id="1137642619">
                  <w:marLeft w:val="0"/>
                  <w:marRight w:val="0"/>
                  <w:marTop w:val="0"/>
                  <w:marBottom w:val="0"/>
                  <w:divBdr>
                    <w:top w:val="none" w:sz="0" w:space="0" w:color="auto"/>
                    <w:left w:val="none" w:sz="0" w:space="0" w:color="auto"/>
                    <w:bottom w:val="none" w:sz="0" w:space="0" w:color="auto"/>
                    <w:right w:val="none" w:sz="0" w:space="0" w:color="auto"/>
                  </w:divBdr>
                </w:div>
                <w:div w:id="1138573335">
                  <w:marLeft w:val="0"/>
                  <w:marRight w:val="0"/>
                  <w:marTop w:val="0"/>
                  <w:marBottom w:val="0"/>
                  <w:divBdr>
                    <w:top w:val="none" w:sz="0" w:space="0" w:color="auto"/>
                    <w:left w:val="none" w:sz="0" w:space="0" w:color="auto"/>
                    <w:bottom w:val="none" w:sz="0" w:space="0" w:color="auto"/>
                    <w:right w:val="none" w:sz="0" w:space="0" w:color="auto"/>
                  </w:divBdr>
                </w:div>
                <w:div w:id="1139227755">
                  <w:marLeft w:val="0"/>
                  <w:marRight w:val="0"/>
                  <w:marTop w:val="0"/>
                  <w:marBottom w:val="0"/>
                  <w:divBdr>
                    <w:top w:val="none" w:sz="0" w:space="0" w:color="auto"/>
                    <w:left w:val="none" w:sz="0" w:space="0" w:color="auto"/>
                    <w:bottom w:val="none" w:sz="0" w:space="0" w:color="auto"/>
                    <w:right w:val="none" w:sz="0" w:space="0" w:color="auto"/>
                  </w:divBdr>
                </w:div>
                <w:div w:id="1140340127">
                  <w:marLeft w:val="0"/>
                  <w:marRight w:val="0"/>
                  <w:marTop w:val="0"/>
                  <w:marBottom w:val="0"/>
                  <w:divBdr>
                    <w:top w:val="none" w:sz="0" w:space="0" w:color="auto"/>
                    <w:left w:val="none" w:sz="0" w:space="0" w:color="auto"/>
                    <w:bottom w:val="none" w:sz="0" w:space="0" w:color="auto"/>
                    <w:right w:val="none" w:sz="0" w:space="0" w:color="auto"/>
                  </w:divBdr>
                </w:div>
                <w:div w:id="1140463391">
                  <w:marLeft w:val="0"/>
                  <w:marRight w:val="0"/>
                  <w:marTop w:val="0"/>
                  <w:marBottom w:val="0"/>
                  <w:divBdr>
                    <w:top w:val="none" w:sz="0" w:space="0" w:color="auto"/>
                    <w:left w:val="none" w:sz="0" w:space="0" w:color="auto"/>
                    <w:bottom w:val="none" w:sz="0" w:space="0" w:color="auto"/>
                    <w:right w:val="none" w:sz="0" w:space="0" w:color="auto"/>
                  </w:divBdr>
                </w:div>
                <w:div w:id="1143959333">
                  <w:marLeft w:val="0"/>
                  <w:marRight w:val="0"/>
                  <w:marTop w:val="0"/>
                  <w:marBottom w:val="0"/>
                  <w:divBdr>
                    <w:top w:val="none" w:sz="0" w:space="0" w:color="auto"/>
                    <w:left w:val="none" w:sz="0" w:space="0" w:color="auto"/>
                    <w:bottom w:val="none" w:sz="0" w:space="0" w:color="auto"/>
                    <w:right w:val="none" w:sz="0" w:space="0" w:color="auto"/>
                  </w:divBdr>
                </w:div>
                <w:div w:id="1150052756">
                  <w:marLeft w:val="0"/>
                  <w:marRight w:val="0"/>
                  <w:marTop w:val="0"/>
                  <w:marBottom w:val="0"/>
                  <w:divBdr>
                    <w:top w:val="none" w:sz="0" w:space="0" w:color="auto"/>
                    <w:left w:val="none" w:sz="0" w:space="0" w:color="auto"/>
                    <w:bottom w:val="none" w:sz="0" w:space="0" w:color="auto"/>
                    <w:right w:val="none" w:sz="0" w:space="0" w:color="auto"/>
                  </w:divBdr>
                </w:div>
                <w:div w:id="1155030006">
                  <w:marLeft w:val="0"/>
                  <w:marRight w:val="0"/>
                  <w:marTop w:val="0"/>
                  <w:marBottom w:val="0"/>
                  <w:divBdr>
                    <w:top w:val="none" w:sz="0" w:space="0" w:color="auto"/>
                    <w:left w:val="none" w:sz="0" w:space="0" w:color="auto"/>
                    <w:bottom w:val="none" w:sz="0" w:space="0" w:color="auto"/>
                    <w:right w:val="none" w:sz="0" w:space="0" w:color="auto"/>
                  </w:divBdr>
                </w:div>
                <w:div w:id="1156341479">
                  <w:marLeft w:val="0"/>
                  <w:marRight w:val="0"/>
                  <w:marTop w:val="0"/>
                  <w:marBottom w:val="0"/>
                  <w:divBdr>
                    <w:top w:val="none" w:sz="0" w:space="0" w:color="auto"/>
                    <w:left w:val="none" w:sz="0" w:space="0" w:color="auto"/>
                    <w:bottom w:val="none" w:sz="0" w:space="0" w:color="auto"/>
                    <w:right w:val="none" w:sz="0" w:space="0" w:color="auto"/>
                  </w:divBdr>
                </w:div>
                <w:div w:id="1157724494">
                  <w:marLeft w:val="0"/>
                  <w:marRight w:val="0"/>
                  <w:marTop w:val="0"/>
                  <w:marBottom w:val="0"/>
                  <w:divBdr>
                    <w:top w:val="none" w:sz="0" w:space="0" w:color="auto"/>
                    <w:left w:val="none" w:sz="0" w:space="0" w:color="auto"/>
                    <w:bottom w:val="none" w:sz="0" w:space="0" w:color="auto"/>
                    <w:right w:val="none" w:sz="0" w:space="0" w:color="auto"/>
                  </w:divBdr>
                </w:div>
                <w:div w:id="1157725615">
                  <w:marLeft w:val="0"/>
                  <w:marRight w:val="0"/>
                  <w:marTop w:val="0"/>
                  <w:marBottom w:val="0"/>
                  <w:divBdr>
                    <w:top w:val="none" w:sz="0" w:space="0" w:color="auto"/>
                    <w:left w:val="none" w:sz="0" w:space="0" w:color="auto"/>
                    <w:bottom w:val="none" w:sz="0" w:space="0" w:color="auto"/>
                    <w:right w:val="none" w:sz="0" w:space="0" w:color="auto"/>
                  </w:divBdr>
                </w:div>
                <w:div w:id="1158039211">
                  <w:marLeft w:val="0"/>
                  <w:marRight w:val="0"/>
                  <w:marTop w:val="0"/>
                  <w:marBottom w:val="0"/>
                  <w:divBdr>
                    <w:top w:val="none" w:sz="0" w:space="0" w:color="auto"/>
                    <w:left w:val="none" w:sz="0" w:space="0" w:color="auto"/>
                    <w:bottom w:val="none" w:sz="0" w:space="0" w:color="auto"/>
                    <w:right w:val="none" w:sz="0" w:space="0" w:color="auto"/>
                  </w:divBdr>
                </w:div>
                <w:div w:id="1160535634">
                  <w:marLeft w:val="0"/>
                  <w:marRight w:val="0"/>
                  <w:marTop w:val="0"/>
                  <w:marBottom w:val="0"/>
                  <w:divBdr>
                    <w:top w:val="none" w:sz="0" w:space="0" w:color="auto"/>
                    <w:left w:val="none" w:sz="0" w:space="0" w:color="auto"/>
                    <w:bottom w:val="none" w:sz="0" w:space="0" w:color="auto"/>
                    <w:right w:val="none" w:sz="0" w:space="0" w:color="auto"/>
                  </w:divBdr>
                </w:div>
                <w:div w:id="1163813808">
                  <w:marLeft w:val="0"/>
                  <w:marRight w:val="0"/>
                  <w:marTop w:val="0"/>
                  <w:marBottom w:val="0"/>
                  <w:divBdr>
                    <w:top w:val="none" w:sz="0" w:space="0" w:color="auto"/>
                    <w:left w:val="none" w:sz="0" w:space="0" w:color="auto"/>
                    <w:bottom w:val="none" w:sz="0" w:space="0" w:color="auto"/>
                    <w:right w:val="none" w:sz="0" w:space="0" w:color="auto"/>
                  </w:divBdr>
                </w:div>
                <w:div w:id="1164317855">
                  <w:marLeft w:val="0"/>
                  <w:marRight w:val="0"/>
                  <w:marTop w:val="0"/>
                  <w:marBottom w:val="0"/>
                  <w:divBdr>
                    <w:top w:val="none" w:sz="0" w:space="0" w:color="auto"/>
                    <w:left w:val="none" w:sz="0" w:space="0" w:color="auto"/>
                    <w:bottom w:val="none" w:sz="0" w:space="0" w:color="auto"/>
                    <w:right w:val="none" w:sz="0" w:space="0" w:color="auto"/>
                  </w:divBdr>
                </w:div>
                <w:div w:id="1165825647">
                  <w:marLeft w:val="0"/>
                  <w:marRight w:val="0"/>
                  <w:marTop w:val="0"/>
                  <w:marBottom w:val="0"/>
                  <w:divBdr>
                    <w:top w:val="none" w:sz="0" w:space="0" w:color="auto"/>
                    <w:left w:val="none" w:sz="0" w:space="0" w:color="auto"/>
                    <w:bottom w:val="none" w:sz="0" w:space="0" w:color="auto"/>
                    <w:right w:val="none" w:sz="0" w:space="0" w:color="auto"/>
                  </w:divBdr>
                </w:div>
                <w:div w:id="1169710397">
                  <w:marLeft w:val="0"/>
                  <w:marRight w:val="0"/>
                  <w:marTop w:val="0"/>
                  <w:marBottom w:val="0"/>
                  <w:divBdr>
                    <w:top w:val="none" w:sz="0" w:space="0" w:color="auto"/>
                    <w:left w:val="none" w:sz="0" w:space="0" w:color="auto"/>
                    <w:bottom w:val="none" w:sz="0" w:space="0" w:color="auto"/>
                    <w:right w:val="none" w:sz="0" w:space="0" w:color="auto"/>
                  </w:divBdr>
                </w:div>
                <w:div w:id="1169783347">
                  <w:marLeft w:val="0"/>
                  <w:marRight w:val="0"/>
                  <w:marTop w:val="0"/>
                  <w:marBottom w:val="0"/>
                  <w:divBdr>
                    <w:top w:val="none" w:sz="0" w:space="0" w:color="auto"/>
                    <w:left w:val="none" w:sz="0" w:space="0" w:color="auto"/>
                    <w:bottom w:val="none" w:sz="0" w:space="0" w:color="auto"/>
                    <w:right w:val="none" w:sz="0" w:space="0" w:color="auto"/>
                  </w:divBdr>
                </w:div>
                <w:div w:id="1169902103">
                  <w:marLeft w:val="0"/>
                  <w:marRight w:val="0"/>
                  <w:marTop w:val="0"/>
                  <w:marBottom w:val="0"/>
                  <w:divBdr>
                    <w:top w:val="none" w:sz="0" w:space="0" w:color="auto"/>
                    <w:left w:val="none" w:sz="0" w:space="0" w:color="auto"/>
                    <w:bottom w:val="none" w:sz="0" w:space="0" w:color="auto"/>
                    <w:right w:val="none" w:sz="0" w:space="0" w:color="auto"/>
                  </w:divBdr>
                </w:div>
                <w:div w:id="1172259270">
                  <w:marLeft w:val="0"/>
                  <w:marRight w:val="0"/>
                  <w:marTop w:val="0"/>
                  <w:marBottom w:val="0"/>
                  <w:divBdr>
                    <w:top w:val="none" w:sz="0" w:space="0" w:color="auto"/>
                    <w:left w:val="none" w:sz="0" w:space="0" w:color="auto"/>
                    <w:bottom w:val="none" w:sz="0" w:space="0" w:color="auto"/>
                    <w:right w:val="none" w:sz="0" w:space="0" w:color="auto"/>
                  </w:divBdr>
                </w:div>
                <w:div w:id="1173491928">
                  <w:marLeft w:val="0"/>
                  <w:marRight w:val="0"/>
                  <w:marTop w:val="0"/>
                  <w:marBottom w:val="0"/>
                  <w:divBdr>
                    <w:top w:val="none" w:sz="0" w:space="0" w:color="auto"/>
                    <w:left w:val="none" w:sz="0" w:space="0" w:color="auto"/>
                    <w:bottom w:val="none" w:sz="0" w:space="0" w:color="auto"/>
                    <w:right w:val="none" w:sz="0" w:space="0" w:color="auto"/>
                  </w:divBdr>
                </w:div>
                <w:div w:id="1175265281">
                  <w:marLeft w:val="0"/>
                  <w:marRight w:val="0"/>
                  <w:marTop w:val="0"/>
                  <w:marBottom w:val="0"/>
                  <w:divBdr>
                    <w:top w:val="none" w:sz="0" w:space="0" w:color="auto"/>
                    <w:left w:val="none" w:sz="0" w:space="0" w:color="auto"/>
                    <w:bottom w:val="none" w:sz="0" w:space="0" w:color="auto"/>
                    <w:right w:val="none" w:sz="0" w:space="0" w:color="auto"/>
                  </w:divBdr>
                </w:div>
                <w:div w:id="1176992382">
                  <w:marLeft w:val="0"/>
                  <w:marRight w:val="0"/>
                  <w:marTop w:val="0"/>
                  <w:marBottom w:val="0"/>
                  <w:divBdr>
                    <w:top w:val="none" w:sz="0" w:space="0" w:color="auto"/>
                    <w:left w:val="none" w:sz="0" w:space="0" w:color="auto"/>
                    <w:bottom w:val="none" w:sz="0" w:space="0" w:color="auto"/>
                    <w:right w:val="none" w:sz="0" w:space="0" w:color="auto"/>
                  </w:divBdr>
                </w:div>
                <w:div w:id="1178233823">
                  <w:marLeft w:val="0"/>
                  <w:marRight w:val="0"/>
                  <w:marTop w:val="0"/>
                  <w:marBottom w:val="0"/>
                  <w:divBdr>
                    <w:top w:val="none" w:sz="0" w:space="0" w:color="auto"/>
                    <w:left w:val="none" w:sz="0" w:space="0" w:color="auto"/>
                    <w:bottom w:val="none" w:sz="0" w:space="0" w:color="auto"/>
                    <w:right w:val="none" w:sz="0" w:space="0" w:color="auto"/>
                  </w:divBdr>
                </w:div>
                <w:div w:id="1178348075">
                  <w:marLeft w:val="0"/>
                  <w:marRight w:val="0"/>
                  <w:marTop w:val="0"/>
                  <w:marBottom w:val="0"/>
                  <w:divBdr>
                    <w:top w:val="none" w:sz="0" w:space="0" w:color="auto"/>
                    <w:left w:val="none" w:sz="0" w:space="0" w:color="auto"/>
                    <w:bottom w:val="none" w:sz="0" w:space="0" w:color="auto"/>
                    <w:right w:val="none" w:sz="0" w:space="0" w:color="auto"/>
                  </w:divBdr>
                </w:div>
                <w:div w:id="1178349795">
                  <w:marLeft w:val="0"/>
                  <w:marRight w:val="0"/>
                  <w:marTop w:val="0"/>
                  <w:marBottom w:val="0"/>
                  <w:divBdr>
                    <w:top w:val="none" w:sz="0" w:space="0" w:color="auto"/>
                    <w:left w:val="none" w:sz="0" w:space="0" w:color="auto"/>
                    <w:bottom w:val="none" w:sz="0" w:space="0" w:color="auto"/>
                    <w:right w:val="none" w:sz="0" w:space="0" w:color="auto"/>
                  </w:divBdr>
                </w:div>
                <w:div w:id="1179078597">
                  <w:marLeft w:val="0"/>
                  <w:marRight w:val="0"/>
                  <w:marTop w:val="0"/>
                  <w:marBottom w:val="0"/>
                  <w:divBdr>
                    <w:top w:val="none" w:sz="0" w:space="0" w:color="auto"/>
                    <w:left w:val="none" w:sz="0" w:space="0" w:color="auto"/>
                    <w:bottom w:val="none" w:sz="0" w:space="0" w:color="auto"/>
                    <w:right w:val="none" w:sz="0" w:space="0" w:color="auto"/>
                  </w:divBdr>
                </w:div>
                <w:div w:id="1179270611">
                  <w:marLeft w:val="0"/>
                  <w:marRight w:val="0"/>
                  <w:marTop w:val="0"/>
                  <w:marBottom w:val="0"/>
                  <w:divBdr>
                    <w:top w:val="none" w:sz="0" w:space="0" w:color="auto"/>
                    <w:left w:val="none" w:sz="0" w:space="0" w:color="auto"/>
                    <w:bottom w:val="none" w:sz="0" w:space="0" w:color="auto"/>
                    <w:right w:val="none" w:sz="0" w:space="0" w:color="auto"/>
                  </w:divBdr>
                </w:div>
                <w:div w:id="1179387307">
                  <w:marLeft w:val="0"/>
                  <w:marRight w:val="0"/>
                  <w:marTop w:val="0"/>
                  <w:marBottom w:val="0"/>
                  <w:divBdr>
                    <w:top w:val="none" w:sz="0" w:space="0" w:color="auto"/>
                    <w:left w:val="none" w:sz="0" w:space="0" w:color="auto"/>
                    <w:bottom w:val="none" w:sz="0" w:space="0" w:color="auto"/>
                    <w:right w:val="none" w:sz="0" w:space="0" w:color="auto"/>
                  </w:divBdr>
                </w:div>
                <w:div w:id="1179739250">
                  <w:marLeft w:val="0"/>
                  <w:marRight w:val="0"/>
                  <w:marTop w:val="0"/>
                  <w:marBottom w:val="0"/>
                  <w:divBdr>
                    <w:top w:val="none" w:sz="0" w:space="0" w:color="auto"/>
                    <w:left w:val="none" w:sz="0" w:space="0" w:color="auto"/>
                    <w:bottom w:val="none" w:sz="0" w:space="0" w:color="auto"/>
                    <w:right w:val="none" w:sz="0" w:space="0" w:color="auto"/>
                  </w:divBdr>
                </w:div>
                <w:div w:id="1180049630">
                  <w:marLeft w:val="0"/>
                  <w:marRight w:val="0"/>
                  <w:marTop w:val="0"/>
                  <w:marBottom w:val="0"/>
                  <w:divBdr>
                    <w:top w:val="none" w:sz="0" w:space="0" w:color="auto"/>
                    <w:left w:val="none" w:sz="0" w:space="0" w:color="auto"/>
                    <w:bottom w:val="none" w:sz="0" w:space="0" w:color="auto"/>
                    <w:right w:val="none" w:sz="0" w:space="0" w:color="auto"/>
                  </w:divBdr>
                </w:div>
                <w:div w:id="1180311841">
                  <w:marLeft w:val="0"/>
                  <w:marRight w:val="0"/>
                  <w:marTop w:val="0"/>
                  <w:marBottom w:val="0"/>
                  <w:divBdr>
                    <w:top w:val="none" w:sz="0" w:space="0" w:color="auto"/>
                    <w:left w:val="none" w:sz="0" w:space="0" w:color="auto"/>
                    <w:bottom w:val="none" w:sz="0" w:space="0" w:color="auto"/>
                    <w:right w:val="none" w:sz="0" w:space="0" w:color="auto"/>
                  </w:divBdr>
                </w:div>
                <w:div w:id="1180779299">
                  <w:marLeft w:val="0"/>
                  <w:marRight w:val="0"/>
                  <w:marTop w:val="0"/>
                  <w:marBottom w:val="0"/>
                  <w:divBdr>
                    <w:top w:val="none" w:sz="0" w:space="0" w:color="auto"/>
                    <w:left w:val="none" w:sz="0" w:space="0" w:color="auto"/>
                    <w:bottom w:val="none" w:sz="0" w:space="0" w:color="auto"/>
                    <w:right w:val="none" w:sz="0" w:space="0" w:color="auto"/>
                  </w:divBdr>
                </w:div>
                <w:div w:id="1182013781">
                  <w:marLeft w:val="0"/>
                  <w:marRight w:val="0"/>
                  <w:marTop w:val="0"/>
                  <w:marBottom w:val="0"/>
                  <w:divBdr>
                    <w:top w:val="none" w:sz="0" w:space="0" w:color="auto"/>
                    <w:left w:val="none" w:sz="0" w:space="0" w:color="auto"/>
                    <w:bottom w:val="none" w:sz="0" w:space="0" w:color="auto"/>
                    <w:right w:val="none" w:sz="0" w:space="0" w:color="auto"/>
                  </w:divBdr>
                </w:div>
                <w:div w:id="1182814811">
                  <w:marLeft w:val="0"/>
                  <w:marRight w:val="0"/>
                  <w:marTop w:val="0"/>
                  <w:marBottom w:val="0"/>
                  <w:divBdr>
                    <w:top w:val="none" w:sz="0" w:space="0" w:color="auto"/>
                    <w:left w:val="none" w:sz="0" w:space="0" w:color="auto"/>
                    <w:bottom w:val="none" w:sz="0" w:space="0" w:color="auto"/>
                    <w:right w:val="none" w:sz="0" w:space="0" w:color="auto"/>
                  </w:divBdr>
                </w:div>
                <w:div w:id="1184437259">
                  <w:marLeft w:val="0"/>
                  <w:marRight w:val="0"/>
                  <w:marTop w:val="0"/>
                  <w:marBottom w:val="0"/>
                  <w:divBdr>
                    <w:top w:val="none" w:sz="0" w:space="0" w:color="auto"/>
                    <w:left w:val="none" w:sz="0" w:space="0" w:color="auto"/>
                    <w:bottom w:val="none" w:sz="0" w:space="0" w:color="auto"/>
                    <w:right w:val="none" w:sz="0" w:space="0" w:color="auto"/>
                  </w:divBdr>
                </w:div>
                <w:div w:id="1185480787">
                  <w:marLeft w:val="0"/>
                  <w:marRight w:val="0"/>
                  <w:marTop w:val="0"/>
                  <w:marBottom w:val="0"/>
                  <w:divBdr>
                    <w:top w:val="none" w:sz="0" w:space="0" w:color="auto"/>
                    <w:left w:val="none" w:sz="0" w:space="0" w:color="auto"/>
                    <w:bottom w:val="none" w:sz="0" w:space="0" w:color="auto"/>
                    <w:right w:val="none" w:sz="0" w:space="0" w:color="auto"/>
                  </w:divBdr>
                </w:div>
                <w:div w:id="1188712046">
                  <w:marLeft w:val="0"/>
                  <w:marRight w:val="0"/>
                  <w:marTop w:val="0"/>
                  <w:marBottom w:val="0"/>
                  <w:divBdr>
                    <w:top w:val="none" w:sz="0" w:space="0" w:color="auto"/>
                    <w:left w:val="none" w:sz="0" w:space="0" w:color="auto"/>
                    <w:bottom w:val="none" w:sz="0" w:space="0" w:color="auto"/>
                    <w:right w:val="none" w:sz="0" w:space="0" w:color="auto"/>
                  </w:divBdr>
                </w:div>
                <w:div w:id="1190223381">
                  <w:marLeft w:val="0"/>
                  <w:marRight w:val="0"/>
                  <w:marTop w:val="0"/>
                  <w:marBottom w:val="0"/>
                  <w:divBdr>
                    <w:top w:val="none" w:sz="0" w:space="0" w:color="auto"/>
                    <w:left w:val="none" w:sz="0" w:space="0" w:color="auto"/>
                    <w:bottom w:val="none" w:sz="0" w:space="0" w:color="auto"/>
                    <w:right w:val="none" w:sz="0" w:space="0" w:color="auto"/>
                  </w:divBdr>
                </w:div>
                <w:div w:id="1192064043">
                  <w:marLeft w:val="0"/>
                  <w:marRight w:val="0"/>
                  <w:marTop w:val="0"/>
                  <w:marBottom w:val="0"/>
                  <w:divBdr>
                    <w:top w:val="none" w:sz="0" w:space="0" w:color="auto"/>
                    <w:left w:val="none" w:sz="0" w:space="0" w:color="auto"/>
                    <w:bottom w:val="none" w:sz="0" w:space="0" w:color="auto"/>
                    <w:right w:val="none" w:sz="0" w:space="0" w:color="auto"/>
                  </w:divBdr>
                </w:div>
                <w:div w:id="1192501204">
                  <w:marLeft w:val="0"/>
                  <w:marRight w:val="0"/>
                  <w:marTop w:val="0"/>
                  <w:marBottom w:val="0"/>
                  <w:divBdr>
                    <w:top w:val="none" w:sz="0" w:space="0" w:color="auto"/>
                    <w:left w:val="none" w:sz="0" w:space="0" w:color="auto"/>
                    <w:bottom w:val="none" w:sz="0" w:space="0" w:color="auto"/>
                    <w:right w:val="none" w:sz="0" w:space="0" w:color="auto"/>
                  </w:divBdr>
                </w:div>
                <w:div w:id="1192917192">
                  <w:marLeft w:val="0"/>
                  <w:marRight w:val="0"/>
                  <w:marTop w:val="0"/>
                  <w:marBottom w:val="0"/>
                  <w:divBdr>
                    <w:top w:val="none" w:sz="0" w:space="0" w:color="auto"/>
                    <w:left w:val="none" w:sz="0" w:space="0" w:color="auto"/>
                    <w:bottom w:val="none" w:sz="0" w:space="0" w:color="auto"/>
                    <w:right w:val="none" w:sz="0" w:space="0" w:color="auto"/>
                  </w:divBdr>
                </w:div>
                <w:div w:id="1193156005">
                  <w:marLeft w:val="0"/>
                  <w:marRight w:val="0"/>
                  <w:marTop w:val="0"/>
                  <w:marBottom w:val="0"/>
                  <w:divBdr>
                    <w:top w:val="none" w:sz="0" w:space="0" w:color="auto"/>
                    <w:left w:val="none" w:sz="0" w:space="0" w:color="auto"/>
                    <w:bottom w:val="none" w:sz="0" w:space="0" w:color="auto"/>
                    <w:right w:val="none" w:sz="0" w:space="0" w:color="auto"/>
                  </w:divBdr>
                </w:div>
                <w:div w:id="1195924416">
                  <w:marLeft w:val="0"/>
                  <w:marRight w:val="0"/>
                  <w:marTop w:val="0"/>
                  <w:marBottom w:val="0"/>
                  <w:divBdr>
                    <w:top w:val="none" w:sz="0" w:space="0" w:color="auto"/>
                    <w:left w:val="none" w:sz="0" w:space="0" w:color="auto"/>
                    <w:bottom w:val="none" w:sz="0" w:space="0" w:color="auto"/>
                    <w:right w:val="none" w:sz="0" w:space="0" w:color="auto"/>
                  </w:divBdr>
                </w:div>
                <w:div w:id="1196429320">
                  <w:marLeft w:val="0"/>
                  <w:marRight w:val="0"/>
                  <w:marTop w:val="0"/>
                  <w:marBottom w:val="0"/>
                  <w:divBdr>
                    <w:top w:val="none" w:sz="0" w:space="0" w:color="auto"/>
                    <w:left w:val="none" w:sz="0" w:space="0" w:color="auto"/>
                    <w:bottom w:val="none" w:sz="0" w:space="0" w:color="auto"/>
                    <w:right w:val="none" w:sz="0" w:space="0" w:color="auto"/>
                  </w:divBdr>
                </w:div>
                <w:div w:id="1198348494">
                  <w:marLeft w:val="0"/>
                  <w:marRight w:val="0"/>
                  <w:marTop w:val="0"/>
                  <w:marBottom w:val="0"/>
                  <w:divBdr>
                    <w:top w:val="none" w:sz="0" w:space="0" w:color="auto"/>
                    <w:left w:val="none" w:sz="0" w:space="0" w:color="auto"/>
                    <w:bottom w:val="none" w:sz="0" w:space="0" w:color="auto"/>
                    <w:right w:val="none" w:sz="0" w:space="0" w:color="auto"/>
                  </w:divBdr>
                </w:div>
                <w:div w:id="1202355067">
                  <w:marLeft w:val="0"/>
                  <w:marRight w:val="0"/>
                  <w:marTop w:val="0"/>
                  <w:marBottom w:val="0"/>
                  <w:divBdr>
                    <w:top w:val="none" w:sz="0" w:space="0" w:color="auto"/>
                    <w:left w:val="none" w:sz="0" w:space="0" w:color="auto"/>
                    <w:bottom w:val="none" w:sz="0" w:space="0" w:color="auto"/>
                    <w:right w:val="none" w:sz="0" w:space="0" w:color="auto"/>
                  </w:divBdr>
                </w:div>
                <w:div w:id="1203975372">
                  <w:marLeft w:val="0"/>
                  <w:marRight w:val="0"/>
                  <w:marTop w:val="0"/>
                  <w:marBottom w:val="0"/>
                  <w:divBdr>
                    <w:top w:val="none" w:sz="0" w:space="0" w:color="auto"/>
                    <w:left w:val="none" w:sz="0" w:space="0" w:color="auto"/>
                    <w:bottom w:val="none" w:sz="0" w:space="0" w:color="auto"/>
                    <w:right w:val="none" w:sz="0" w:space="0" w:color="auto"/>
                  </w:divBdr>
                </w:div>
                <w:div w:id="1204244414">
                  <w:marLeft w:val="0"/>
                  <w:marRight w:val="0"/>
                  <w:marTop w:val="0"/>
                  <w:marBottom w:val="0"/>
                  <w:divBdr>
                    <w:top w:val="none" w:sz="0" w:space="0" w:color="auto"/>
                    <w:left w:val="none" w:sz="0" w:space="0" w:color="auto"/>
                    <w:bottom w:val="none" w:sz="0" w:space="0" w:color="auto"/>
                    <w:right w:val="none" w:sz="0" w:space="0" w:color="auto"/>
                  </w:divBdr>
                </w:div>
                <w:div w:id="1204899440">
                  <w:marLeft w:val="0"/>
                  <w:marRight w:val="0"/>
                  <w:marTop w:val="0"/>
                  <w:marBottom w:val="0"/>
                  <w:divBdr>
                    <w:top w:val="none" w:sz="0" w:space="0" w:color="auto"/>
                    <w:left w:val="none" w:sz="0" w:space="0" w:color="auto"/>
                    <w:bottom w:val="none" w:sz="0" w:space="0" w:color="auto"/>
                    <w:right w:val="none" w:sz="0" w:space="0" w:color="auto"/>
                  </w:divBdr>
                </w:div>
                <w:div w:id="1204948206">
                  <w:marLeft w:val="0"/>
                  <w:marRight w:val="0"/>
                  <w:marTop w:val="0"/>
                  <w:marBottom w:val="0"/>
                  <w:divBdr>
                    <w:top w:val="none" w:sz="0" w:space="0" w:color="auto"/>
                    <w:left w:val="none" w:sz="0" w:space="0" w:color="auto"/>
                    <w:bottom w:val="none" w:sz="0" w:space="0" w:color="auto"/>
                    <w:right w:val="none" w:sz="0" w:space="0" w:color="auto"/>
                  </w:divBdr>
                </w:div>
                <w:div w:id="1207336560">
                  <w:marLeft w:val="0"/>
                  <w:marRight w:val="0"/>
                  <w:marTop w:val="0"/>
                  <w:marBottom w:val="0"/>
                  <w:divBdr>
                    <w:top w:val="none" w:sz="0" w:space="0" w:color="auto"/>
                    <w:left w:val="none" w:sz="0" w:space="0" w:color="auto"/>
                    <w:bottom w:val="none" w:sz="0" w:space="0" w:color="auto"/>
                    <w:right w:val="none" w:sz="0" w:space="0" w:color="auto"/>
                  </w:divBdr>
                </w:div>
                <w:div w:id="1211378961">
                  <w:marLeft w:val="0"/>
                  <w:marRight w:val="0"/>
                  <w:marTop w:val="0"/>
                  <w:marBottom w:val="0"/>
                  <w:divBdr>
                    <w:top w:val="none" w:sz="0" w:space="0" w:color="auto"/>
                    <w:left w:val="none" w:sz="0" w:space="0" w:color="auto"/>
                    <w:bottom w:val="none" w:sz="0" w:space="0" w:color="auto"/>
                    <w:right w:val="none" w:sz="0" w:space="0" w:color="auto"/>
                  </w:divBdr>
                </w:div>
                <w:div w:id="1212110915">
                  <w:marLeft w:val="0"/>
                  <w:marRight w:val="0"/>
                  <w:marTop w:val="0"/>
                  <w:marBottom w:val="0"/>
                  <w:divBdr>
                    <w:top w:val="none" w:sz="0" w:space="0" w:color="auto"/>
                    <w:left w:val="none" w:sz="0" w:space="0" w:color="auto"/>
                    <w:bottom w:val="none" w:sz="0" w:space="0" w:color="auto"/>
                    <w:right w:val="none" w:sz="0" w:space="0" w:color="auto"/>
                  </w:divBdr>
                </w:div>
                <w:div w:id="1214384996">
                  <w:marLeft w:val="0"/>
                  <w:marRight w:val="0"/>
                  <w:marTop w:val="0"/>
                  <w:marBottom w:val="0"/>
                  <w:divBdr>
                    <w:top w:val="none" w:sz="0" w:space="0" w:color="auto"/>
                    <w:left w:val="none" w:sz="0" w:space="0" w:color="auto"/>
                    <w:bottom w:val="none" w:sz="0" w:space="0" w:color="auto"/>
                    <w:right w:val="none" w:sz="0" w:space="0" w:color="auto"/>
                  </w:divBdr>
                </w:div>
                <w:div w:id="1214537064">
                  <w:marLeft w:val="0"/>
                  <w:marRight w:val="0"/>
                  <w:marTop w:val="0"/>
                  <w:marBottom w:val="0"/>
                  <w:divBdr>
                    <w:top w:val="none" w:sz="0" w:space="0" w:color="auto"/>
                    <w:left w:val="none" w:sz="0" w:space="0" w:color="auto"/>
                    <w:bottom w:val="none" w:sz="0" w:space="0" w:color="auto"/>
                    <w:right w:val="none" w:sz="0" w:space="0" w:color="auto"/>
                  </w:divBdr>
                </w:div>
                <w:div w:id="1215696714">
                  <w:marLeft w:val="0"/>
                  <w:marRight w:val="0"/>
                  <w:marTop w:val="0"/>
                  <w:marBottom w:val="0"/>
                  <w:divBdr>
                    <w:top w:val="none" w:sz="0" w:space="0" w:color="auto"/>
                    <w:left w:val="none" w:sz="0" w:space="0" w:color="auto"/>
                    <w:bottom w:val="none" w:sz="0" w:space="0" w:color="auto"/>
                    <w:right w:val="none" w:sz="0" w:space="0" w:color="auto"/>
                  </w:divBdr>
                </w:div>
                <w:div w:id="1216044172">
                  <w:marLeft w:val="0"/>
                  <w:marRight w:val="0"/>
                  <w:marTop w:val="0"/>
                  <w:marBottom w:val="0"/>
                  <w:divBdr>
                    <w:top w:val="none" w:sz="0" w:space="0" w:color="auto"/>
                    <w:left w:val="none" w:sz="0" w:space="0" w:color="auto"/>
                    <w:bottom w:val="none" w:sz="0" w:space="0" w:color="auto"/>
                    <w:right w:val="none" w:sz="0" w:space="0" w:color="auto"/>
                  </w:divBdr>
                </w:div>
                <w:div w:id="1216895291">
                  <w:marLeft w:val="0"/>
                  <w:marRight w:val="0"/>
                  <w:marTop w:val="0"/>
                  <w:marBottom w:val="0"/>
                  <w:divBdr>
                    <w:top w:val="none" w:sz="0" w:space="0" w:color="auto"/>
                    <w:left w:val="none" w:sz="0" w:space="0" w:color="auto"/>
                    <w:bottom w:val="none" w:sz="0" w:space="0" w:color="auto"/>
                    <w:right w:val="none" w:sz="0" w:space="0" w:color="auto"/>
                  </w:divBdr>
                </w:div>
                <w:div w:id="1217469939">
                  <w:marLeft w:val="0"/>
                  <w:marRight w:val="0"/>
                  <w:marTop w:val="0"/>
                  <w:marBottom w:val="0"/>
                  <w:divBdr>
                    <w:top w:val="none" w:sz="0" w:space="0" w:color="auto"/>
                    <w:left w:val="none" w:sz="0" w:space="0" w:color="auto"/>
                    <w:bottom w:val="none" w:sz="0" w:space="0" w:color="auto"/>
                    <w:right w:val="none" w:sz="0" w:space="0" w:color="auto"/>
                  </w:divBdr>
                </w:div>
                <w:div w:id="1219244126">
                  <w:marLeft w:val="0"/>
                  <w:marRight w:val="0"/>
                  <w:marTop w:val="0"/>
                  <w:marBottom w:val="0"/>
                  <w:divBdr>
                    <w:top w:val="none" w:sz="0" w:space="0" w:color="auto"/>
                    <w:left w:val="none" w:sz="0" w:space="0" w:color="auto"/>
                    <w:bottom w:val="none" w:sz="0" w:space="0" w:color="auto"/>
                    <w:right w:val="none" w:sz="0" w:space="0" w:color="auto"/>
                  </w:divBdr>
                </w:div>
                <w:div w:id="1220436387">
                  <w:marLeft w:val="0"/>
                  <w:marRight w:val="0"/>
                  <w:marTop w:val="0"/>
                  <w:marBottom w:val="0"/>
                  <w:divBdr>
                    <w:top w:val="none" w:sz="0" w:space="0" w:color="auto"/>
                    <w:left w:val="none" w:sz="0" w:space="0" w:color="auto"/>
                    <w:bottom w:val="none" w:sz="0" w:space="0" w:color="auto"/>
                    <w:right w:val="none" w:sz="0" w:space="0" w:color="auto"/>
                  </w:divBdr>
                </w:div>
                <w:div w:id="1221869743">
                  <w:marLeft w:val="0"/>
                  <w:marRight w:val="0"/>
                  <w:marTop w:val="0"/>
                  <w:marBottom w:val="0"/>
                  <w:divBdr>
                    <w:top w:val="none" w:sz="0" w:space="0" w:color="auto"/>
                    <w:left w:val="none" w:sz="0" w:space="0" w:color="auto"/>
                    <w:bottom w:val="none" w:sz="0" w:space="0" w:color="auto"/>
                    <w:right w:val="none" w:sz="0" w:space="0" w:color="auto"/>
                  </w:divBdr>
                </w:div>
                <w:div w:id="1223102504">
                  <w:marLeft w:val="0"/>
                  <w:marRight w:val="0"/>
                  <w:marTop w:val="0"/>
                  <w:marBottom w:val="0"/>
                  <w:divBdr>
                    <w:top w:val="none" w:sz="0" w:space="0" w:color="auto"/>
                    <w:left w:val="none" w:sz="0" w:space="0" w:color="auto"/>
                    <w:bottom w:val="none" w:sz="0" w:space="0" w:color="auto"/>
                    <w:right w:val="none" w:sz="0" w:space="0" w:color="auto"/>
                  </w:divBdr>
                </w:div>
                <w:div w:id="1225487343">
                  <w:marLeft w:val="0"/>
                  <w:marRight w:val="0"/>
                  <w:marTop w:val="0"/>
                  <w:marBottom w:val="0"/>
                  <w:divBdr>
                    <w:top w:val="none" w:sz="0" w:space="0" w:color="auto"/>
                    <w:left w:val="none" w:sz="0" w:space="0" w:color="auto"/>
                    <w:bottom w:val="none" w:sz="0" w:space="0" w:color="auto"/>
                    <w:right w:val="none" w:sz="0" w:space="0" w:color="auto"/>
                  </w:divBdr>
                </w:div>
                <w:div w:id="1226839653">
                  <w:marLeft w:val="0"/>
                  <w:marRight w:val="0"/>
                  <w:marTop w:val="0"/>
                  <w:marBottom w:val="0"/>
                  <w:divBdr>
                    <w:top w:val="none" w:sz="0" w:space="0" w:color="auto"/>
                    <w:left w:val="none" w:sz="0" w:space="0" w:color="auto"/>
                    <w:bottom w:val="none" w:sz="0" w:space="0" w:color="auto"/>
                    <w:right w:val="none" w:sz="0" w:space="0" w:color="auto"/>
                  </w:divBdr>
                </w:div>
                <w:div w:id="1227763773">
                  <w:marLeft w:val="0"/>
                  <w:marRight w:val="0"/>
                  <w:marTop w:val="0"/>
                  <w:marBottom w:val="0"/>
                  <w:divBdr>
                    <w:top w:val="none" w:sz="0" w:space="0" w:color="auto"/>
                    <w:left w:val="none" w:sz="0" w:space="0" w:color="auto"/>
                    <w:bottom w:val="none" w:sz="0" w:space="0" w:color="auto"/>
                    <w:right w:val="none" w:sz="0" w:space="0" w:color="auto"/>
                  </w:divBdr>
                </w:div>
                <w:div w:id="1228419709">
                  <w:marLeft w:val="0"/>
                  <w:marRight w:val="0"/>
                  <w:marTop w:val="0"/>
                  <w:marBottom w:val="0"/>
                  <w:divBdr>
                    <w:top w:val="none" w:sz="0" w:space="0" w:color="auto"/>
                    <w:left w:val="none" w:sz="0" w:space="0" w:color="auto"/>
                    <w:bottom w:val="none" w:sz="0" w:space="0" w:color="auto"/>
                    <w:right w:val="none" w:sz="0" w:space="0" w:color="auto"/>
                  </w:divBdr>
                </w:div>
                <w:div w:id="1232733591">
                  <w:marLeft w:val="0"/>
                  <w:marRight w:val="0"/>
                  <w:marTop w:val="0"/>
                  <w:marBottom w:val="0"/>
                  <w:divBdr>
                    <w:top w:val="none" w:sz="0" w:space="0" w:color="auto"/>
                    <w:left w:val="none" w:sz="0" w:space="0" w:color="auto"/>
                    <w:bottom w:val="none" w:sz="0" w:space="0" w:color="auto"/>
                    <w:right w:val="none" w:sz="0" w:space="0" w:color="auto"/>
                  </w:divBdr>
                </w:div>
                <w:div w:id="1233854182">
                  <w:marLeft w:val="0"/>
                  <w:marRight w:val="0"/>
                  <w:marTop w:val="0"/>
                  <w:marBottom w:val="0"/>
                  <w:divBdr>
                    <w:top w:val="none" w:sz="0" w:space="0" w:color="auto"/>
                    <w:left w:val="none" w:sz="0" w:space="0" w:color="auto"/>
                    <w:bottom w:val="none" w:sz="0" w:space="0" w:color="auto"/>
                    <w:right w:val="none" w:sz="0" w:space="0" w:color="auto"/>
                  </w:divBdr>
                </w:div>
                <w:div w:id="1234000067">
                  <w:marLeft w:val="0"/>
                  <w:marRight w:val="0"/>
                  <w:marTop w:val="0"/>
                  <w:marBottom w:val="0"/>
                  <w:divBdr>
                    <w:top w:val="none" w:sz="0" w:space="0" w:color="auto"/>
                    <w:left w:val="none" w:sz="0" w:space="0" w:color="auto"/>
                    <w:bottom w:val="none" w:sz="0" w:space="0" w:color="auto"/>
                    <w:right w:val="none" w:sz="0" w:space="0" w:color="auto"/>
                  </w:divBdr>
                </w:div>
                <w:div w:id="1235238002">
                  <w:marLeft w:val="0"/>
                  <w:marRight w:val="0"/>
                  <w:marTop w:val="0"/>
                  <w:marBottom w:val="0"/>
                  <w:divBdr>
                    <w:top w:val="none" w:sz="0" w:space="0" w:color="auto"/>
                    <w:left w:val="none" w:sz="0" w:space="0" w:color="auto"/>
                    <w:bottom w:val="none" w:sz="0" w:space="0" w:color="auto"/>
                    <w:right w:val="none" w:sz="0" w:space="0" w:color="auto"/>
                  </w:divBdr>
                </w:div>
                <w:div w:id="1238982473">
                  <w:marLeft w:val="0"/>
                  <w:marRight w:val="0"/>
                  <w:marTop w:val="0"/>
                  <w:marBottom w:val="0"/>
                  <w:divBdr>
                    <w:top w:val="none" w:sz="0" w:space="0" w:color="auto"/>
                    <w:left w:val="none" w:sz="0" w:space="0" w:color="auto"/>
                    <w:bottom w:val="none" w:sz="0" w:space="0" w:color="auto"/>
                    <w:right w:val="none" w:sz="0" w:space="0" w:color="auto"/>
                  </w:divBdr>
                </w:div>
                <w:div w:id="1239561267">
                  <w:marLeft w:val="0"/>
                  <w:marRight w:val="0"/>
                  <w:marTop w:val="0"/>
                  <w:marBottom w:val="0"/>
                  <w:divBdr>
                    <w:top w:val="none" w:sz="0" w:space="0" w:color="auto"/>
                    <w:left w:val="none" w:sz="0" w:space="0" w:color="auto"/>
                    <w:bottom w:val="none" w:sz="0" w:space="0" w:color="auto"/>
                    <w:right w:val="none" w:sz="0" w:space="0" w:color="auto"/>
                  </w:divBdr>
                </w:div>
                <w:div w:id="1239943513">
                  <w:marLeft w:val="0"/>
                  <w:marRight w:val="0"/>
                  <w:marTop w:val="0"/>
                  <w:marBottom w:val="0"/>
                  <w:divBdr>
                    <w:top w:val="none" w:sz="0" w:space="0" w:color="auto"/>
                    <w:left w:val="none" w:sz="0" w:space="0" w:color="auto"/>
                    <w:bottom w:val="none" w:sz="0" w:space="0" w:color="auto"/>
                    <w:right w:val="none" w:sz="0" w:space="0" w:color="auto"/>
                  </w:divBdr>
                </w:div>
                <w:div w:id="1240214475">
                  <w:marLeft w:val="0"/>
                  <w:marRight w:val="0"/>
                  <w:marTop w:val="0"/>
                  <w:marBottom w:val="0"/>
                  <w:divBdr>
                    <w:top w:val="none" w:sz="0" w:space="0" w:color="auto"/>
                    <w:left w:val="none" w:sz="0" w:space="0" w:color="auto"/>
                    <w:bottom w:val="none" w:sz="0" w:space="0" w:color="auto"/>
                    <w:right w:val="none" w:sz="0" w:space="0" w:color="auto"/>
                  </w:divBdr>
                </w:div>
                <w:div w:id="1240366257">
                  <w:marLeft w:val="0"/>
                  <w:marRight w:val="0"/>
                  <w:marTop w:val="0"/>
                  <w:marBottom w:val="0"/>
                  <w:divBdr>
                    <w:top w:val="none" w:sz="0" w:space="0" w:color="auto"/>
                    <w:left w:val="none" w:sz="0" w:space="0" w:color="auto"/>
                    <w:bottom w:val="none" w:sz="0" w:space="0" w:color="auto"/>
                    <w:right w:val="none" w:sz="0" w:space="0" w:color="auto"/>
                  </w:divBdr>
                </w:div>
                <w:div w:id="1242105440">
                  <w:marLeft w:val="0"/>
                  <w:marRight w:val="0"/>
                  <w:marTop w:val="0"/>
                  <w:marBottom w:val="0"/>
                  <w:divBdr>
                    <w:top w:val="none" w:sz="0" w:space="0" w:color="auto"/>
                    <w:left w:val="none" w:sz="0" w:space="0" w:color="auto"/>
                    <w:bottom w:val="none" w:sz="0" w:space="0" w:color="auto"/>
                    <w:right w:val="none" w:sz="0" w:space="0" w:color="auto"/>
                  </w:divBdr>
                </w:div>
                <w:div w:id="1242368411">
                  <w:marLeft w:val="0"/>
                  <w:marRight w:val="0"/>
                  <w:marTop w:val="0"/>
                  <w:marBottom w:val="0"/>
                  <w:divBdr>
                    <w:top w:val="none" w:sz="0" w:space="0" w:color="auto"/>
                    <w:left w:val="none" w:sz="0" w:space="0" w:color="auto"/>
                    <w:bottom w:val="none" w:sz="0" w:space="0" w:color="auto"/>
                    <w:right w:val="none" w:sz="0" w:space="0" w:color="auto"/>
                  </w:divBdr>
                </w:div>
                <w:div w:id="1245069029">
                  <w:marLeft w:val="0"/>
                  <w:marRight w:val="0"/>
                  <w:marTop w:val="0"/>
                  <w:marBottom w:val="0"/>
                  <w:divBdr>
                    <w:top w:val="none" w:sz="0" w:space="0" w:color="auto"/>
                    <w:left w:val="none" w:sz="0" w:space="0" w:color="auto"/>
                    <w:bottom w:val="none" w:sz="0" w:space="0" w:color="auto"/>
                    <w:right w:val="none" w:sz="0" w:space="0" w:color="auto"/>
                  </w:divBdr>
                </w:div>
                <w:div w:id="1245994095">
                  <w:marLeft w:val="0"/>
                  <w:marRight w:val="0"/>
                  <w:marTop w:val="0"/>
                  <w:marBottom w:val="0"/>
                  <w:divBdr>
                    <w:top w:val="none" w:sz="0" w:space="0" w:color="auto"/>
                    <w:left w:val="none" w:sz="0" w:space="0" w:color="auto"/>
                    <w:bottom w:val="none" w:sz="0" w:space="0" w:color="auto"/>
                    <w:right w:val="none" w:sz="0" w:space="0" w:color="auto"/>
                  </w:divBdr>
                </w:div>
                <w:div w:id="1246037857">
                  <w:marLeft w:val="0"/>
                  <w:marRight w:val="0"/>
                  <w:marTop w:val="0"/>
                  <w:marBottom w:val="0"/>
                  <w:divBdr>
                    <w:top w:val="none" w:sz="0" w:space="0" w:color="auto"/>
                    <w:left w:val="none" w:sz="0" w:space="0" w:color="auto"/>
                    <w:bottom w:val="none" w:sz="0" w:space="0" w:color="auto"/>
                    <w:right w:val="none" w:sz="0" w:space="0" w:color="auto"/>
                  </w:divBdr>
                </w:div>
                <w:div w:id="1246379274">
                  <w:marLeft w:val="0"/>
                  <w:marRight w:val="0"/>
                  <w:marTop w:val="0"/>
                  <w:marBottom w:val="0"/>
                  <w:divBdr>
                    <w:top w:val="none" w:sz="0" w:space="0" w:color="auto"/>
                    <w:left w:val="none" w:sz="0" w:space="0" w:color="auto"/>
                    <w:bottom w:val="none" w:sz="0" w:space="0" w:color="auto"/>
                    <w:right w:val="none" w:sz="0" w:space="0" w:color="auto"/>
                  </w:divBdr>
                </w:div>
                <w:div w:id="1248156123">
                  <w:marLeft w:val="0"/>
                  <w:marRight w:val="0"/>
                  <w:marTop w:val="0"/>
                  <w:marBottom w:val="0"/>
                  <w:divBdr>
                    <w:top w:val="none" w:sz="0" w:space="0" w:color="auto"/>
                    <w:left w:val="none" w:sz="0" w:space="0" w:color="auto"/>
                    <w:bottom w:val="none" w:sz="0" w:space="0" w:color="auto"/>
                    <w:right w:val="none" w:sz="0" w:space="0" w:color="auto"/>
                  </w:divBdr>
                </w:div>
                <w:div w:id="1248343372">
                  <w:marLeft w:val="0"/>
                  <w:marRight w:val="0"/>
                  <w:marTop w:val="0"/>
                  <w:marBottom w:val="0"/>
                  <w:divBdr>
                    <w:top w:val="none" w:sz="0" w:space="0" w:color="auto"/>
                    <w:left w:val="none" w:sz="0" w:space="0" w:color="auto"/>
                    <w:bottom w:val="none" w:sz="0" w:space="0" w:color="auto"/>
                    <w:right w:val="none" w:sz="0" w:space="0" w:color="auto"/>
                  </w:divBdr>
                </w:div>
                <w:div w:id="1248346977">
                  <w:marLeft w:val="0"/>
                  <w:marRight w:val="0"/>
                  <w:marTop w:val="0"/>
                  <w:marBottom w:val="0"/>
                  <w:divBdr>
                    <w:top w:val="none" w:sz="0" w:space="0" w:color="auto"/>
                    <w:left w:val="none" w:sz="0" w:space="0" w:color="auto"/>
                    <w:bottom w:val="none" w:sz="0" w:space="0" w:color="auto"/>
                    <w:right w:val="none" w:sz="0" w:space="0" w:color="auto"/>
                  </w:divBdr>
                </w:div>
                <w:div w:id="1249802014">
                  <w:marLeft w:val="0"/>
                  <w:marRight w:val="0"/>
                  <w:marTop w:val="0"/>
                  <w:marBottom w:val="0"/>
                  <w:divBdr>
                    <w:top w:val="none" w:sz="0" w:space="0" w:color="auto"/>
                    <w:left w:val="none" w:sz="0" w:space="0" w:color="auto"/>
                    <w:bottom w:val="none" w:sz="0" w:space="0" w:color="auto"/>
                    <w:right w:val="none" w:sz="0" w:space="0" w:color="auto"/>
                  </w:divBdr>
                </w:div>
                <w:div w:id="1250386106">
                  <w:marLeft w:val="0"/>
                  <w:marRight w:val="0"/>
                  <w:marTop w:val="0"/>
                  <w:marBottom w:val="0"/>
                  <w:divBdr>
                    <w:top w:val="none" w:sz="0" w:space="0" w:color="auto"/>
                    <w:left w:val="none" w:sz="0" w:space="0" w:color="auto"/>
                    <w:bottom w:val="none" w:sz="0" w:space="0" w:color="auto"/>
                    <w:right w:val="none" w:sz="0" w:space="0" w:color="auto"/>
                  </w:divBdr>
                </w:div>
                <w:div w:id="1251888450">
                  <w:marLeft w:val="0"/>
                  <w:marRight w:val="0"/>
                  <w:marTop w:val="0"/>
                  <w:marBottom w:val="0"/>
                  <w:divBdr>
                    <w:top w:val="none" w:sz="0" w:space="0" w:color="auto"/>
                    <w:left w:val="none" w:sz="0" w:space="0" w:color="auto"/>
                    <w:bottom w:val="none" w:sz="0" w:space="0" w:color="auto"/>
                    <w:right w:val="none" w:sz="0" w:space="0" w:color="auto"/>
                  </w:divBdr>
                </w:div>
                <w:div w:id="1253931931">
                  <w:marLeft w:val="0"/>
                  <w:marRight w:val="0"/>
                  <w:marTop w:val="0"/>
                  <w:marBottom w:val="0"/>
                  <w:divBdr>
                    <w:top w:val="none" w:sz="0" w:space="0" w:color="auto"/>
                    <w:left w:val="none" w:sz="0" w:space="0" w:color="auto"/>
                    <w:bottom w:val="none" w:sz="0" w:space="0" w:color="auto"/>
                    <w:right w:val="none" w:sz="0" w:space="0" w:color="auto"/>
                  </w:divBdr>
                </w:div>
                <w:div w:id="1256399752">
                  <w:marLeft w:val="0"/>
                  <w:marRight w:val="0"/>
                  <w:marTop w:val="0"/>
                  <w:marBottom w:val="0"/>
                  <w:divBdr>
                    <w:top w:val="none" w:sz="0" w:space="0" w:color="auto"/>
                    <w:left w:val="none" w:sz="0" w:space="0" w:color="auto"/>
                    <w:bottom w:val="none" w:sz="0" w:space="0" w:color="auto"/>
                    <w:right w:val="none" w:sz="0" w:space="0" w:color="auto"/>
                  </w:divBdr>
                </w:div>
                <w:div w:id="1256985170">
                  <w:marLeft w:val="0"/>
                  <w:marRight w:val="0"/>
                  <w:marTop w:val="0"/>
                  <w:marBottom w:val="0"/>
                  <w:divBdr>
                    <w:top w:val="none" w:sz="0" w:space="0" w:color="auto"/>
                    <w:left w:val="none" w:sz="0" w:space="0" w:color="auto"/>
                    <w:bottom w:val="none" w:sz="0" w:space="0" w:color="auto"/>
                    <w:right w:val="none" w:sz="0" w:space="0" w:color="auto"/>
                  </w:divBdr>
                </w:div>
                <w:div w:id="1258248720">
                  <w:marLeft w:val="0"/>
                  <w:marRight w:val="0"/>
                  <w:marTop w:val="0"/>
                  <w:marBottom w:val="0"/>
                  <w:divBdr>
                    <w:top w:val="none" w:sz="0" w:space="0" w:color="auto"/>
                    <w:left w:val="none" w:sz="0" w:space="0" w:color="auto"/>
                    <w:bottom w:val="none" w:sz="0" w:space="0" w:color="auto"/>
                    <w:right w:val="none" w:sz="0" w:space="0" w:color="auto"/>
                  </w:divBdr>
                </w:div>
                <w:div w:id="1259411328">
                  <w:marLeft w:val="0"/>
                  <w:marRight w:val="0"/>
                  <w:marTop w:val="0"/>
                  <w:marBottom w:val="0"/>
                  <w:divBdr>
                    <w:top w:val="none" w:sz="0" w:space="0" w:color="auto"/>
                    <w:left w:val="none" w:sz="0" w:space="0" w:color="auto"/>
                    <w:bottom w:val="none" w:sz="0" w:space="0" w:color="auto"/>
                    <w:right w:val="none" w:sz="0" w:space="0" w:color="auto"/>
                  </w:divBdr>
                </w:div>
                <w:div w:id="1261059166">
                  <w:marLeft w:val="0"/>
                  <w:marRight w:val="0"/>
                  <w:marTop w:val="0"/>
                  <w:marBottom w:val="0"/>
                  <w:divBdr>
                    <w:top w:val="none" w:sz="0" w:space="0" w:color="auto"/>
                    <w:left w:val="none" w:sz="0" w:space="0" w:color="auto"/>
                    <w:bottom w:val="none" w:sz="0" w:space="0" w:color="auto"/>
                    <w:right w:val="none" w:sz="0" w:space="0" w:color="auto"/>
                  </w:divBdr>
                </w:div>
                <w:div w:id="1262759573">
                  <w:marLeft w:val="0"/>
                  <w:marRight w:val="0"/>
                  <w:marTop w:val="0"/>
                  <w:marBottom w:val="0"/>
                  <w:divBdr>
                    <w:top w:val="none" w:sz="0" w:space="0" w:color="auto"/>
                    <w:left w:val="none" w:sz="0" w:space="0" w:color="auto"/>
                    <w:bottom w:val="none" w:sz="0" w:space="0" w:color="auto"/>
                    <w:right w:val="none" w:sz="0" w:space="0" w:color="auto"/>
                  </w:divBdr>
                </w:div>
                <w:div w:id="1263416800">
                  <w:marLeft w:val="0"/>
                  <w:marRight w:val="0"/>
                  <w:marTop w:val="0"/>
                  <w:marBottom w:val="0"/>
                  <w:divBdr>
                    <w:top w:val="none" w:sz="0" w:space="0" w:color="auto"/>
                    <w:left w:val="none" w:sz="0" w:space="0" w:color="auto"/>
                    <w:bottom w:val="none" w:sz="0" w:space="0" w:color="auto"/>
                    <w:right w:val="none" w:sz="0" w:space="0" w:color="auto"/>
                  </w:divBdr>
                </w:div>
                <w:div w:id="1267032505">
                  <w:marLeft w:val="0"/>
                  <w:marRight w:val="0"/>
                  <w:marTop w:val="0"/>
                  <w:marBottom w:val="0"/>
                  <w:divBdr>
                    <w:top w:val="none" w:sz="0" w:space="0" w:color="auto"/>
                    <w:left w:val="none" w:sz="0" w:space="0" w:color="auto"/>
                    <w:bottom w:val="none" w:sz="0" w:space="0" w:color="auto"/>
                    <w:right w:val="none" w:sz="0" w:space="0" w:color="auto"/>
                  </w:divBdr>
                </w:div>
                <w:div w:id="1271813280">
                  <w:marLeft w:val="0"/>
                  <w:marRight w:val="0"/>
                  <w:marTop w:val="0"/>
                  <w:marBottom w:val="0"/>
                  <w:divBdr>
                    <w:top w:val="none" w:sz="0" w:space="0" w:color="auto"/>
                    <w:left w:val="none" w:sz="0" w:space="0" w:color="auto"/>
                    <w:bottom w:val="none" w:sz="0" w:space="0" w:color="auto"/>
                    <w:right w:val="none" w:sz="0" w:space="0" w:color="auto"/>
                  </w:divBdr>
                </w:div>
                <w:div w:id="1273706468">
                  <w:marLeft w:val="0"/>
                  <w:marRight w:val="0"/>
                  <w:marTop w:val="0"/>
                  <w:marBottom w:val="0"/>
                  <w:divBdr>
                    <w:top w:val="none" w:sz="0" w:space="0" w:color="auto"/>
                    <w:left w:val="none" w:sz="0" w:space="0" w:color="auto"/>
                    <w:bottom w:val="none" w:sz="0" w:space="0" w:color="auto"/>
                    <w:right w:val="none" w:sz="0" w:space="0" w:color="auto"/>
                  </w:divBdr>
                </w:div>
                <w:div w:id="1278366744">
                  <w:marLeft w:val="0"/>
                  <w:marRight w:val="0"/>
                  <w:marTop w:val="0"/>
                  <w:marBottom w:val="0"/>
                  <w:divBdr>
                    <w:top w:val="none" w:sz="0" w:space="0" w:color="auto"/>
                    <w:left w:val="none" w:sz="0" w:space="0" w:color="auto"/>
                    <w:bottom w:val="none" w:sz="0" w:space="0" w:color="auto"/>
                    <w:right w:val="none" w:sz="0" w:space="0" w:color="auto"/>
                  </w:divBdr>
                </w:div>
                <w:div w:id="1279145954">
                  <w:marLeft w:val="0"/>
                  <w:marRight w:val="0"/>
                  <w:marTop w:val="0"/>
                  <w:marBottom w:val="0"/>
                  <w:divBdr>
                    <w:top w:val="none" w:sz="0" w:space="0" w:color="auto"/>
                    <w:left w:val="none" w:sz="0" w:space="0" w:color="auto"/>
                    <w:bottom w:val="none" w:sz="0" w:space="0" w:color="auto"/>
                    <w:right w:val="none" w:sz="0" w:space="0" w:color="auto"/>
                  </w:divBdr>
                </w:div>
                <w:div w:id="1280796747">
                  <w:marLeft w:val="0"/>
                  <w:marRight w:val="0"/>
                  <w:marTop w:val="0"/>
                  <w:marBottom w:val="0"/>
                  <w:divBdr>
                    <w:top w:val="none" w:sz="0" w:space="0" w:color="auto"/>
                    <w:left w:val="none" w:sz="0" w:space="0" w:color="auto"/>
                    <w:bottom w:val="none" w:sz="0" w:space="0" w:color="auto"/>
                    <w:right w:val="none" w:sz="0" w:space="0" w:color="auto"/>
                  </w:divBdr>
                </w:div>
                <w:div w:id="1282566851">
                  <w:marLeft w:val="0"/>
                  <w:marRight w:val="0"/>
                  <w:marTop w:val="0"/>
                  <w:marBottom w:val="0"/>
                  <w:divBdr>
                    <w:top w:val="none" w:sz="0" w:space="0" w:color="auto"/>
                    <w:left w:val="none" w:sz="0" w:space="0" w:color="auto"/>
                    <w:bottom w:val="none" w:sz="0" w:space="0" w:color="auto"/>
                    <w:right w:val="none" w:sz="0" w:space="0" w:color="auto"/>
                  </w:divBdr>
                </w:div>
                <w:div w:id="1282691794">
                  <w:marLeft w:val="0"/>
                  <w:marRight w:val="0"/>
                  <w:marTop w:val="0"/>
                  <w:marBottom w:val="0"/>
                  <w:divBdr>
                    <w:top w:val="none" w:sz="0" w:space="0" w:color="auto"/>
                    <w:left w:val="none" w:sz="0" w:space="0" w:color="auto"/>
                    <w:bottom w:val="none" w:sz="0" w:space="0" w:color="auto"/>
                    <w:right w:val="none" w:sz="0" w:space="0" w:color="auto"/>
                  </w:divBdr>
                </w:div>
                <w:div w:id="1284923945">
                  <w:marLeft w:val="0"/>
                  <w:marRight w:val="0"/>
                  <w:marTop w:val="0"/>
                  <w:marBottom w:val="0"/>
                  <w:divBdr>
                    <w:top w:val="none" w:sz="0" w:space="0" w:color="auto"/>
                    <w:left w:val="none" w:sz="0" w:space="0" w:color="auto"/>
                    <w:bottom w:val="none" w:sz="0" w:space="0" w:color="auto"/>
                    <w:right w:val="none" w:sz="0" w:space="0" w:color="auto"/>
                  </w:divBdr>
                </w:div>
                <w:div w:id="1285889290">
                  <w:marLeft w:val="0"/>
                  <w:marRight w:val="0"/>
                  <w:marTop w:val="0"/>
                  <w:marBottom w:val="0"/>
                  <w:divBdr>
                    <w:top w:val="none" w:sz="0" w:space="0" w:color="auto"/>
                    <w:left w:val="none" w:sz="0" w:space="0" w:color="auto"/>
                    <w:bottom w:val="none" w:sz="0" w:space="0" w:color="auto"/>
                    <w:right w:val="none" w:sz="0" w:space="0" w:color="auto"/>
                  </w:divBdr>
                </w:div>
                <w:div w:id="1286473592">
                  <w:marLeft w:val="0"/>
                  <w:marRight w:val="0"/>
                  <w:marTop w:val="0"/>
                  <w:marBottom w:val="0"/>
                  <w:divBdr>
                    <w:top w:val="none" w:sz="0" w:space="0" w:color="auto"/>
                    <w:left w:val="none" w:sz="0" w:space="0" w:color="auto"/>
                    <w:bottom w:val="none" w:sz="0" w:space="0" w:color="auto"/>
                    <w:right w:val="none" w:sz="0" w:space="0" w:color="auto"/>
                  </w:divBdr>
                </w:div>
                <w:div w:id="1287547388">
                  <w:marLeft w:val="0"/>
                  <w:marRight w:val="0"/>
                  <w:marTop w:val="0"/>
                  <w:marBottom w:val="0"/>
                  <w:divBdr>
                    <w:top w:val="none" w:sz="0" w:space="0" w:color="auto"/>
                    <w:left w:val="none" w:sz="0" w:space="0" w:color="auto"/>
                    <w:bottom w:val="none" w:sz="0" w:space="0" w:color="auto"/>
                    <w:right w:val="none" w:sz="0" w:space="0" w:color="auto"/>
                  </w:divBdr>
                </w:div>
                <w:div w:id="1288704929">
                  <w:marLeft w:val="0"/>
                  <w:marRight w:val="0"/>
                  <w:marTop w:val="0"/>
                  <w:marBottom w:val="0"/>
                  <w:divBdr>
                    <w:top w:val="none" w:sz="0" w:space="0" w:color="auto"/>
                    <w:left w:val="none" w:sz="0" w:space="0" w:color="auto"/>
                    <w:bottom w:val="none" w:sz="0" w:space="0" w:color="auto"/>
                    <w:right w:val="none" w:sz="0" w:space="0" w:color="auto"/>
                  </w:divBdr>
                </w:div>
                <w:div w:id="1290279437">
                  <w:marLeft w:val="0"/>
                  <w:marRight w:val="0"/>
                  <w:marTop w:val="0"/>
                  <w:marBottom w:val="0"/>
                  <w:divBdr>
                    <w:top w:val="none" w:sz="0" w:space="0" w:color="auto"/>
                    <w:left w:val="none" w:sz="0" w:space="0" w:color="auto"/>
                    <w:bottom w:val="none" w:sz="0" w:space="0" w:color="auto"/>
                    <w:right w:val="none" w:sz="0" w:space="0" w:color="auto"/>
                  </w:divBdr>
                </w:div>
                <w:div w:id="1290472280">
                  <w:marLeft w:val="0"/>
                  <w:marRight w:val="0"/>
                  <w:marTop w:val="0"/>
                  <w:marBottom w:val="0"/>
                  <w:divBdr>
                    <w:top w:val="none" w:sz="0" w:space="0" w:color="auto"/>
                    <w:left w:val="none" w:sz="0" w:space="0" w:color="auto"/>
                    <w:bottom w:val="none" w:sz="0" w:space="0" w:color="auto"/>
                    <w:right w:val="none" w:sz="0" w:space="0" w:color="auto"/>
                  </w:divBdr>
                </w:div>
                <w:div w:id="1294948198">
                  <w:marLeft w:val="0"/>
                  <w:marRight w:val="0"/>
                  <w:marTop w:val="0"/>
                  <w:marBottom w:val="0"/>
                  <w:divBdr>
                    <w:top w:val="none" w:sz="0" w:space="0" w:color="auto"/>
                    <w:left w:val="none" w:sz="0" w:space="0" w:color="auto"/>
                    <w:bottom w:val="none" w:sz="0" w:space="0" w:color="auto"/>
                    <w:right w:val="none" w:sz="0" w:space="0" w:color="auto"/>
                  </w:divBdr>
                </w:div>
                <w:div w:id="1296907951">
                  <w:marLeft w:val="0"/>
                  <w:marRight w:val="0"/>
                  <w:marTop w:val="0"/>
                  <w:marBottom w:val="0"/>
                  <w:divBdr>
                    <w:top w:val="none" w:sz="0" w:space="0" w:color="auto"/>
                    <w:left w:val="none" w:sz="0" w:space="0" w:color="auto"/>
                    <w:bottom w:val="none" w:sz="0" w:space="0" w:color="auto"/>
                    <w:right w:val="none" w:sz="0" w:space="0" w:color="auto"/>
                  </w:divBdr>
                </w:div>
                <w:div w:id="1296910138">
                  <w:marLeft w:val="0"/>
                  <w:marRight w:val="0"/>
                  <w:marTop w:val="0"/>
                  <w:marBottom w:val="0"/>
                  <w:divBdr>
                    <w:top w:val="none" w:sz="0" w:space="0" w:color="auto"/>
                    <w:left w:val="none" w:sz="0" w:space="0" w:color="auto"/>
                    <w:bottom w:val="none" w:sz="0" w:space="0" w:color="auto"/>
                    <w:right w:val="none" w:sz="0" w:space="0" w:color="auto"/>
                  </w:divBdr>
                </w:div>
                <w:div w:id="1296982886">
                  <w:marLeft w:val="0"/>
                  <w:marRight w:val="0"/>
                  <w:marTop w:val="0"/>
                  <w:marBottom w:val="0"/>
                  <w:divBdr>
                    <w:top w:val="none" w:sz="0" w:space="0" w:color="auto"/>
                    <w:left w:val="none" w:sz="0" w:space="0" w:color="auto"/>
                    <w:bottom w:val="none" w:sz="0" w:space="0" w:color="auto"/>
                    <w:right w:val="none" w:sz="0" w:space="0" w:color="auto"/>
                  </w:divBdr>
                </w:div>
                <w:div w:id="1297295633">
                  <w:marLeft w:val="0"/>
                  <w:marRight w:val="0"/>
                  <w:marTop w:val="0"/>
                  <w:marBottom w:val="0"/>
                  <w:divBdr>
                    <w:top w:val="none" w:sz="0" w:space="0" w:color="auto"/>
                    <w:left w:val="none" w:sz="0" w:space="0" w:color="auto"/>
                    <w:bottom w:val="none" w:sz="0" w:space="0" w:color="auto"/>
                    <w:right w:val="none" w:sz="0" w:space="0" w:color="auto"/>
                  </w:divBdr>
                </w:div>
                <w:div w:id="1299414009">
                  <w:marLeft w:val="0"/>
                  <w:marRight w:val="0"/>
                  <w:marTop w:val="0"/>
                  <w:marBottom w:val="0"/>
                  <w:divBdr>
                    <w:top w:val="none" w:sz="0" w:space="0" w:color="auto"/>
                    <w:left w:val="none" w:sz="0" w:space="0" w:color="auto"/>
                    <w:bottom w:val="none" w:sz="0" w:space="0" w:color="auto"/>
                    <w:right w:val="none" w:sz="0" w:space="0" w:color="auto"/>
                  </w:divBdr>
                </w:div>
                <w:div w:id="1300384529">
                  <w:marLeft w:val="0"/>
                  <w:marRight w:val="0"/>
                  <w:marTop w:val="0"/>
                  <w:marBottom w:val="0"/>
                  <w:divBdr>
                    <w:top w:val="none" w:sz="0" w:space="0" w:color="auto"/>
                    <w:left w:val="none" w:sz="0" w:space="0" w:color="auto"/>
                    <w:bottom w:val="none" w:sz="0" w:space="0" w:color="auto"/>
                    <w:right w:val="none" w:sz="0" w:space="0" w:color="auto"/>
                  </w:divBdr>
                </w:div>
                <w:div w:id="1300764927">
                  <w:marLeft w:val="0"/>
                  <w:marRight w:val="0"/>
                  <w:marTop w:val="0"/>
                  <w:marBottom w:val="0"/>
                  <w:divBdr>
                    <w:top w:val="none" w:sz="0" w:space="0" w:color="auto"/>
                    <w:left w:val="none" w:sz="0" w:space="0" w:color="auto"/>
                    <w:bottom w:val="none" w:sz="0" w:space="0" w:color="auto"/>
                    <w:right w:val="none" w:sz="0" w:space="0" w:color="auto"/>
                  </w:divBdr>
                </w:div>
                <w:div w:id="1301038863">
                  <w:marLeft w:val="0"/>
                  <w:marRight w:val="0"/>
                  <w:marTop w:val="0"/>
                  <w:marBottom w:val="0"/>
                  <w:divBdr>
                    <w:top w:val="none" w:sz="0" w:space="0" w:color="auto"/>
                    <w:left w:val="none" w:sz="0" w:space="0" w:color="auto"/>
                    <w:bottom w:val="none" w:sz="0" w:space="0" w:color="auto"/>
                    <w:right w:val="none" w:sz="0" w:space="0" w:color="auto"/>
                  </w:divBdr>
                </w:div>
                <w:div w:id="1301426537">
                  <w:marLeft w:val="0"/>
                  <w:marRight w:val="0"/>
                  <w:marTop w:val="0"/>
                  <w:marBottom w:val="0"/>
                  <w:divBdr>
                    <w:top w:val="none" w:sz="0" w:space="0" w:color="auto"/>
                    <w:left w:val="none" w:sz="0" w:space="0" w:color="auto"/>
                    <w:bottom w:val="none" w:sz="0" w:space="0" w:color="auto"/>
                    <w:right w:val="none" w:sz="0" w:space="0" w:color="auto"/>
                  </w:divBdr>
                </w:div>
                <w:div w:id="1302609711">
                  <w:marLeft w:val="0"/>
                  <w:marRight w:val="0"/>
                  <w:marTop w:val="0"/>
                  <w:marBottom w:val="0"/>
                  <w:divBdr>
                    <w:top w:val="none" w:sz="0" w:space="0" w:color="auto"/>
                    <w:left w:val="none" w:sz="0" w:space="0" w:color="auto"/>
                    <w:bottom w:val="none" w:sz="0" w:space="0" w:color="auto"/>
                    <w:right w:val="none" w:sz="0" w:space="0" w:color="auto"/>
                  </w:divBdr>
                </w:div>
                <w:div w:id="1303191641">
                  <w:marLeft w:val="0"/>
                  <w:marRight w:val="0"/>
                  <w:marTop w:val="0"/>
                  <w:marBottom w:val="0"/>
                  <w:divBdr>
                    <w:top w:val="none" w:sz="0" w:space="0" w:color="auto"/>
                    <w:left w:val="none" w:sz="0" w:space="0" w:color="auto"/>
                    <w:bottom w:val="none" w:sz="0" w:space="0" w:color="auto"/>
                    <w:right w:val="none" w:sz="0" w:space="0" w:color="auto"/>
                  </w:divBdr>
                </w:div>
                <w:div w:id="1306004570">
                  <w:marLeft w:val="0"/>
                  <w:marRight w:val="0"/>
                  <w:marTop w:val="0"/>
                  <w:marBottom w:val="0"/>
                  <w:divBdr>
                    <w:top w:val="none" w:sz="0" w:space="0" w:color="auto"/>
                    <w:left w:val="none" w:sz="0" w:space="0" w:color="auto"/>
                    <w:bottom w:val="none" w:sz="0" w:space="0" w:color="auto"/>
                    <w:right w:val="none" w:sz="0" w:space="0" w:color="auto"/>
                  </w:divBdr>
                </w:div>
                <w:div w:id="1308437838">
                  <w:marLeft w:val="0"/>
                  <w:marRight w:val="0"/>
                  <w:marTop w:val="0"/>
                  <w:marBottom w:val="0"/>
                  <w:divBdr>
                    <w:top w:val="none" w:sz="0" w:space="0" w:color="auto"/>
                    <w:left w:val="none" w:sz="0" w:space="0" w:color="auto"/>
                    <w:bottom w:val="none" w:sz="0" w:space="0" w:color="auto"/>
                    <w:right w:val="none" w:sz="0" w:space="0" w:color="auto"/>
                  </w:divBdr>
                </w:div>
                <w:div w:id="1308820693">
                  <w:marLeft w:val="0"/>
                  <w:marRight w:val="0"/>
                  <w:marTop w:val="0"/>
                  <w:marBottom w:val="0"/>
                  <w:divBdr>
                    <w:top w:val="none" w:sz="0" w:space="0" w:color="auto"/>
                    <w:left w:val="none" w:sz="0" w:space="0" w:color="auto"/>
                    <w:bottom w:val="none" w:sz="0" w:space="0" w:color="auto"/>
                    <w:right w:val="none" w:sz="0" w:space="0" w:color="auto"/>
                  </w:divBdr>
                </w:div>
                <w:div w:id="1311210964">
                  <w:marLeft w:val="0"/>
                  <w:marRight w:val="0"/>
                  <w:marTop w:val="0"/>
                  <w:marBottom w:val="0"/>
                  <w:divBdr>
                    <w:top w:val="none" w:sz="0" w:space="0" w:color="auto"/>
                    <w:left w:val="none" w:sz="0" w:space="0" w:color="auto"/>
                    <w:bottom w:val="none" w:sz="0" w:space="0" w:color="auto"/>
                    <w:right w:val="none" w:sz="0" w:space="0" w:color="auto"/>
                  </w:divBdr>
                </w:div>
                <w:div w:id="1311523008">
                  <w:marLeft w:val="0"/>
                  <w:marRight w:val="0"/>
                  <w:marTop w:val="0"/>
                  <w:marBottom w:val="0"/>
                  <w:divBdr>
                    <w:top w:val="none" w:sz="0" w:space="0" w:color="auto"/>
                    <w:left w:val="none" w:sz="0" w:space="0" w:color="auto"/>
                    <w:bottom w:val="none" w:sz="0" w:space="0" w:color="auto"/>
                    <w:right w:val="none" w:sz="0" w:space="0" w:color="auto"/>
                  </w:divBdr>
                </w:div>
                <w:div w:id="1312489717">
                  <w:marLeft w:val="0"/>
                  <w:marRight w:val="0"/>
                  <w:marTop w:val="0"/>
                  <w:marBottom w:val="0"/>
                  <w:divBdr>
                    <w:top w:val="none" w:sz="0" w:space="0" w:color="auto"/>
                    <w:left w:val="none" w:sz="0" w:space="0" w:color="auto"/>
                    <w:bottom w:val="none" w:sz="0" w:space="0" w:color="auto"/>
                    <w:right w:val="none" w:sz="0" w:space="0" w:color="auto"/>
                  </w:divBdr>
                </w:div>
                <w:div w:id="1313370283">
                  <w:marLeft w:val="0"/>
                  <w:marRight w:val="0"/>
                  <w:marTop w:val="0"/>
                  <w:marBottom w:val="0"/>
                  <w:divBdr>
                    <w:top w:val="none" w:sz="0" w:space="0" w:color="auto"/>
                    <w:left w:val="none" w:sz="0" w:space="0" w:color="auto"/>
                    <w:bottom w:val="none" w:sz="0" w:space="0" w:color="auto"/>
                    <w:right w:val="none" w:sz="0" w:space="0" w:color="auto"/>
                  </w:divBdr>
                </w:div>
                <w:div w:id="1313752032">
                  <w:marLeft w:val="0"/>
                  <w:marRight w:val="0"/>
                  <w:marTop w:val="0"/>
                  <w:marBottom w:val="0"/>
                  <w:divBdr>
                    <w:top w:val="none" w:sz="0" w:space="0" w:color="auto"/>
                    <w:left w:val="none" w:sz="0" w:space="0" w:color="auto"/>
                    <w:bottom w:val="none" w:sz="0" w:space="0" w:color="auto"/>
                    <w:right w:val="none" w:sz="0" w:space="0" w:color="auto"/>
                  </w:divBdr>
                </w:div>
                <w:div w:id="1313874290">
                  <w:marLeft w:val="0"/>
                  <w:marRight w:val="0"/>
                  <w:marTop w:val="0"/>
                  <w:marBottom w:val="0"/>
                  <w:divBdr>
                    <w:top w:val="none" w:sz="0" w:space="0" w:color="auto"/>
                    <w:left w:val="none" w:sz="0" w:space="0" w:color="auto"/>
                    <w:bottom w:val="none" w:sz="0" w:space="0" w:color="auto"/>
                    <w:right w:val="none" w:sz="0" w:space="0" w:color="auto"/>
                  </w:divBdr>
                </w:div>
                <w:div w:id="1314020028">
                  <w:marLeft w:val="0"/>
                  <w:marRight w:val="0"/>
                  <w:marTop w:val="0"/>
                  <w:marBottom w:val="0"/>
                  <w:divBdr>
                    <w:top w:val="none" w:sz="0" w:space="0" w:color="auto"/>
                    <w:left w:val="none" w:sz="0" w:space="0" w:color="auto"/>
                    <w:bottom w:val="none" w:sz="0" w:space="0" w:color="auto"/>
                    <w:right w:val="none" w:sz="0" w:space="0" w:color="auto"/>
                  </w:divBdr>
                </w:div>
                <w:div w:id="1314332971">
                  <w:marLeft w:val="0"/>
                  <w:marRight w:val="0"/>
                  <w:marTop w:val="0"/>
                  <w:marBottom w:val="0"/>
                  <w:divBdr>
                    <w:top w:val="none" w:sz="0" w:space="0" w:color="auto"/>
                    <w:left w:val="none" w:sz="0" w:space="0" w:color="auto"/>
                    <w:bottom w:val="none" w:sz="0" w:space="0" w:color="auto"/>
                    <w:right w:val="none" w:sz="0" w:space="0" w:color="auto"/>
                  </w:divBdr>
                </w:div>
                <w:div w:id="1315179642">
                  <w:marLeft w:val="0"/>
                  <w:marRight w:val="0"/>
                  <w:marTop w:val="0"/>
                  <w:marBottom w:val="0"/>
                  <w:divBdr>
                    <w:top w:val="none" w:sz="0" w:space="0" w:color="auto"/>
                    <w:left w:val="none" w:sz="0" w:space="0" w:color="auto"/>
                    <w:bottom w:val="none" w:sz="0" w:space="0" w:color="auto"/>
                    <w:right w:val="none" w:sz="0" w:space="0" w:color="auto"/>
                  </w:divBdr>
                </w:div>
                <w:div w:id="1316060145">
                  <w:marLeft w:val="0"/>
                  <w:marRight w:val="0"/>
                  <w:marTop w:val="0"/>
                  <w:marBottom w:val="0"/>
                  <w:divBdr>
                    <w:top w:val="none" w:sz="0" w:space="0" w:color="auto"/>
                    <w:left w:val="none" w:sz="0" w:space="0" w:color="auto"/>
                    <w:bottom w:val="none" w:sz="0" w:space="0" w:color="auto"/>
                    <w:right w:val="none" w:sz="0" w:space="0" w:color="auto"/>
                  </w:divBdr>
                </w:div>
                <w:div w:id="1317219145">
                  <w:marLeft w:val="0"/>
                  <w:marRight w:val="0"/>
                  <w:marTop w:val="0"/>
                  <w:marBottom w:val="0"/>
                  <w:divBdr>
                    <w:top w:val="none" w:sz="0" w:space="0" w:color="auto"/>
                    <w:left w:val="none" w:sz="0" w:space="0" w:color="auto"/>
                    <w:bottom w:val="none" w:sz="0" w:space="0" w:color="auto"/>
                    <w:right w:val="none" w:sz="0" w:space="0" w:color="auto"/>
                  </w:divBdr>
                </w:div>
                <w:div w:id="1317686092">
                  <w:marLeft w:val="0"/>
                  <w:marRight w:val="0"/>
                  <w:marTop w:val="0"/>
                  <w:marBottom w:val="0"/>
                  <w:divBdr>
                    <w:top w:val="none" w:sz="0" w:space="0" w:color="auto"/>
                    <w:left w:val="none" w:sz="0" w:space="0" w:color="auto"/>
                    <w:bottom w:val="none" w:sz="0" w:space="0" w:color="auto"/>
                    <w:right w:val="none" w:sz="0" w:space="0" w:color="auto"/>
                  </w:divBdr>
                </w:div>
                <w:div w:id="1319529899">
                  <w:marLeft w:val="0"/>
                  <w:marRight w:val="0"/>
                  <w:marTop w:val="0"/>
                  <w:marBottom w:val="0"/>
                  <w:divBdr>
                    <w:top w:val="none" w:sz="0" w:space="0" w:color="auto"/>
                    <w:left w:val="none" w:sz="0" w:space="0" w:color="auto"/>
                    <w:bottom w:val="none" w:sz="0" w:space="0" w:color="auto"/>
                    <w:right w:val="none" w:sz="0" w:space="0" w:color="auto"/>
                  </w:divBdr>
                </w:div>
                <w:div w:id="1320307867">
                  <w:marLeft w:val="0"/>
                  <w:marRight w:val="0"/>
                  <w:marTop w:val="0"/>
                  <w:marBottom w:val="0"/>
                  <w:divBdr>
                    <w:top w:val="none" w:sz="0" w:space="0" w:color="auto"/>
                    <w:left w:val="none" w:sz="0" w:space="0" w:color="auto"/>
                    <w:bottom w:val="none" w:sz="0" w:space="0" w:color="auto"/>
                    <w:right w:val="none" w:sz="0" w:space="0" w:color="auto"/>
                  </w:divBdr>
                </w:div>
                <w:div w:id="1321227918">
                  <w:marLeft w:val="0"/>
                  <w:marRight w:val="0"/>
                  <w:marTop w:val="0"/>
                  <w:marBottom w:val="0"/>
                  <w:divBdr>
                    <w:top w:val="none" w:sz="0" w:space="0" w:color="auto"/>
                    <w:left w:val="none" w:sz="0" w:space="0" w:color="auto"/>
                    <w:bottom w:val="none" w:sz="0" w:space="0" w:color="auto"/>
                    <w:right w:val="none" w:sz="0" w:space="0" w:color="auto"/>
                  </w:divBdr>
                </w:div>
                <w:div w:id="1323000376">
                  <w:marLeft w:val="0"/>
                  <w:marRight w:val="0"/>
                  <w:marTop w:val="0"/>
                  <w:marBottom w:val="0"/>
                  <w:divBdr>
                    <w:top w:val="none" w:sz="0" w:space="0" w:color="auto"/>
                    <w:left w:val="none" w:sz="0" w:space="0" w:color="auto"/>
                    <w:bottom w:val="none" w:sz="0" w:space="0" w:color="auto"/>
                    <w:right w:val="none" w:sz="0" w:space="0" w:color="auto"/>
                  </w:divBdr>
                </w:div>
                <w:div w:id="1323318364">
                  <w:marLeft w:val="0"/>
                  <w:marRight w:val="0"/>
                  <w:marTop w:val="0"/>
                  <w:marBottom w:val="0"/>
                  <w:divBdr>
                    <w:top w:val="none" w:sz="0" w:space="0" w:color="auto"/>
                    <w:left w:val="none" w:sz="0" w:space="0" w:color="auto"/>
                    <w:bottom w:val="none" w:sz="0" w:space="0" w:color="auto"/>
                    <w:right w:val="none" w:sz="0" w:space="0" w:color="auto"/>
                  </w:divBdr>
                </w:div>
                <w:div w:id="1324772544">
                  <w:marLeft w:val="0"/>
                  <w:marRight w:val="0"/>
                  <w:marTop w:val="0"/>
                  <w:marBottom w:val="0"/>
                  <w:divBdr>
                    <w:top w:val="none" w:sz="0" w:space="0" w:color="auto"/>
                    <w:left w:val="none" w:sz="0" w:space="0" w:color="auto"/>
                    <w:bottom w:val="none" w:sz="0" w:space="0" w:color="auto"/>
                    <w:right w:val="none" w:sz="0" w:space="0" w:color="auto"/>
                  </w:divBdr>
                </w:div>
                <w:div w:id="1325891301">
                  <w:marLeft w:val="0"/>
                  <w:marRight w:val="0"/>
                  <w:marTop w:val="0"/>
                  <w:marBottom w:val="0"/>
                  <w:divBdr>
                    <w:top w:val="none" w:sz="0" w:space="0" w:color="auto"/>
                    <w:left w:val="none" w:sz="0" w:space="0" w:color="auto"/>
                    <w:bottom w:val="none" w:sz="0" w:space="0" w:color="auto"/>
                    <w:right w:val="none" w:sz="0" w:space="0" w:color="auto"/>
                  </w:divBdr>
                </w:div>
                <w:div w:id="1327248629">
                  <w:marLeft w:val="0"/>
                  <w:marRight w:val="0"/>
                  <w:marTop w:val="0"/>
                  <w:marBottom w:val="0"/>
                  <w:divBdr>
                    <w:top w:val="none" w:sz="0" w:space="0" w:color="auto"/>
                    <w:left w:val="none" w:sz="0" w:space="0" w:color="auto"/>
                    <w:bottom w:val="none" w:sz="0" w:space="0" w:color="auto"/>
                    <w:right w:val="none" w:sz="0" w:space="0" w:color="auto"/>
                  </w:divBdr>
                </w:div>
                <w:div w:id="1327511645">
                  <w:marLeft w:val="0"/>
                  <w:marRight w:val="0"/>
                  <w:marTop w:val="0"/>
                  <w:marBottom w:val="0"/>
                  <w:divBdr>
                    <w:top w:val="none" w:sz="0" w:space="0" w:color="auto"/>
                    <w:left w:val="none" w:sz="0" w:space="0" w:color="auto"/>
                    <w:bottom w:val="none" w:sz="0" w:space="0" w:color="auto"/>
                    <w:right w:val="none" w:sz="0" w:space="0" w:color="auto"/>
                  </w:divBdr>
                </w:div>
                <w:div w:id="1329943468">
                  <w:marLeft w:val="0"/>
                  <w:marRight w:val="0"/>
                  <w:marTop w:val="0"/>
                  <w:marBottom w:val="0"/>
                  <w:divBdr>
                    <w:top w:val="none" w:sz="0" w:space="0" w:color="auto"/>
                    <w:left w:val="none" w:sz="0" w:space="0" w:color="auto"/>
                    <w:bottom w:val="none" w:sz="0" w:space="0" w:color="auto"/>
                    <w:right w:val="none" w:sz="0" w:space="0" w:color="auto"/>
                  </w:divBdr>
                </w:div>
                <w:div w:id="1332296372">
                  <w:marLeft w:val="0"/>
                  <w:marRight w:val="0"/>
                  <w:marTop w:val="0"/>
                  <w:marBottom w:val="0"/>
                  <w:divBdr>
                    <w:top w:val="none" w:sz="0" w:space="0" w:color="auto"/>
                    <w:left w:val="none" w:sz="0" w:space="0" w:color="auto"/>
                    <w:bottom w:val="none" w:sz="0" w:space="0" w:color="auto"/>
                    <w:right w:val="none" w:sz="0" w:space="0" w:color="auto"/>
                  </w:divBdr>
                </w:div>
                <w:div w:id="1333340438">
                  <w:marLeft w:val="0"/>
                  <w:marRight w:val="0"/>
                  <w:marTop w:val="0"/>
                  <w:marBottom w:val="0"/>
                  <w:divBdr>
                    <w:top w:val="none" w:sz="0" w:space="0" w:color="auto"/>
                    <w:left w:val="none" w:sz="0" w:space="0" w:color="auto"/>
                    <w:bottom w:val="none" w:sz="0" w:space="0" w:color="auto"/>
                    <w:right w:val="none" w:sz="0" w:space="0" w:color="auto"/>
                  </w:divBdr>
                </w:div>
                <w:div w:id="1334339475">
                  <w:marLeft w:val="0"/>
                  <w:marRight w:val="0"/>
                  <w:marTop w:val="0"/>
                  <w:marBottom w:val="0"/>
                  <w:divBdr>
                    <w:top w:val="none" w:sz="0" w:space="0" w:color="auto"/>
                    <w:left w:val="none" w:sz="0" w:space="0" w:color="auto"/>
                    <w:bottom w:val="none" w:sz="0" w:space="0" w:color="auto"/>
                    <w:right w:val="none" w:sz="0" w:space="0" w:color="auto"/>
                  </w:divBdr>
                </w:div>
                <w:div w:id="1334526886">
                  <w:marLeft w:val="0"/>
                  <w:marRight w:val="0"/>
                  <w:marTop w:val="0"/>
                  <w:marBottom w:val="0"/>
                  <w:divBdr>
                    <w:top w:val="none" w:sz="0" w:space="0" w:color="auto"/>
                    <w:left w:val="none" w:sz="0" w:space="0" w:color="auto"/>
                    <w:bottom w:val="none" w:sz="0" w:space="0" w:color="auto"/>
                    <w:right w:val="none" w:sz="0" w:space="0" w:color="auto"/>
                  </w:divBdr>
                </w:div>
                <w:div w:id="1335568114">
                  <w:marLeft w:val="0"/>
                  <w:marRight w:val="0"/>
                  <w:marTop w:val="0"/>
                  <w:marBottom w:val="0"/>
                  <w:divBdr>
                    <w:top w:val="none" w:sz="0" w:space="0" w:color="auto"/>
                    <w:left w:val="none" w:sz="0" w:space="0" w:color="auto"/>
                    <w:bottom w:val="none" w:sz="0" w:space="0" w:color="auto"/>
                    <w:right w:val="none" w:sz="0" w:space="0" w:color="auto"/>
                  </w:divBdr>
                </w:div>
                <w:div w:id="1338195648">
                  <w:marLeft w:val="0"/>
                  <w:marRight w:val="0"/>
                  <w:marTop w:val="0"/>
                  <w:marBottom w:val="0"/>
                  <w:divBdr>
                    <w:top w:val="none" w:sz="0" w:space="0" w:color="auto"/>
                    <w:left w:val="none" w:sz="0" w:space="0" w:color="auto"/>
                    <w:bottom w:val="none" w:sz="0" w:space="0" w:color="auto"/>
                    <w:right w:val="none" w:sz="0" w:space="0" w:color="auto"/>
                  </w:divBdr>
                </w:div>
                <w:div w:id="1339574306">
                  <w:marLeft w:val="0"/>
                  <w:marRight w:val="0"/>
                  <w:marTop w:val="0"/>
                  <w:marBottom w:val="0"/>
                  <w:divBdr>
                    <w:top w:val="none" w:sz="0" w:space="0" w:color="auto"/>
                    <w:left w:val="none" w:sz="0" w:space="0" w:color="auto"/>
                    <w:bottom w:val="none" w:sz="0" w:space="0" w:color="auto"/>
                    <w:right w:val="none" w:sz="0" w:space="0" w:color="auto"/>
                  </w:divBdr>
                </w:div>
                <w:div w:id="1341353580">
                  <w:marLeft w:val="0"/>
                  <w:marRight w:val="0"/>
                  <w:marTop w:val="0"/>
                  <w:marBottom w:val="0"/>
                  <w:divBdr>
                    <w:top w:val="none" w:sz="0" w:space="0" w:color="auto"/>
                    <w:left w:val="none" w:sz="0" w:space="0" w:color="auto"/>
                    <w:bottom w:val="none" w:sz="0" w:space="0" w:color="auto"/>
                    <w:right w:val="none" w:sz="0" w:space="0" w:color="auto"/>
                  </w:divBdr>
                </w:div>
                <w:div w:id="1343313097">
                  <w:marLeft w:val="0"/>
                  <w:marRight w:val="0"/>
                  <w:marTop w:val="0"/>
                  <w:marBottom w:val="0"/>
                  <w:divBdr>
                    <w:top w:val="none" w:sz="0" w:space="0" w:color="auto"/>
                    <w:left w:val="none" w:sz="0" w:space="0" w:color="auto"/>
                    <w:bottom w:val="none" w:sz="0" w:space="0" w:color="auto"/>
                    <w:right w:val="none" w:sz="0" w:space="0" w:color="auto"/>
                  </w:divBdr>
                </w:div>
                <w:div w:id="1345589472">
                  <w:marLeft w:val="0"/>
                  <w:marRight w:val="0"/>
                  <w:marTop w:val="0"/>
                  <w:marBottom w:val="0"/>
                  <w:divBdr>
                    <w:top w:val="none" w:sz="0" w:space="0" w:color="auto"/>
                    <w:left w:val="none" w:sz="0" w:space="0" w:color="auto"/>
                    <w:bottom w:val="none" w:sz="0" w:space="0" w:color="auto"/>
                    <w:right w:val="none" w:sz="0" w:space="0" w:color="auto"/>
                  </w:divBdr>
                </w:div>
                <w:div w:id="1346710258">
                  <w:marLeft w:val="0"/>
                  <w:marRight w:val="0"/>
                  <w:marTop w:val="0"/>
                  <w:marBottom w:val="0"/>
                  <w:divBdr>
                    <w:top w:val="none" w:sz="0" w:space="0" w:color="auto"/>
                    <w:left w:val="none" w:sz="0" w:space="0" w:color="auto"/>
                    <w:bottom w:val="none" w:sz="0" w:space="0" w:color="auto"/>
                    <w:right w:val="none" w:sz="0" w:space="0" w:color="auto"/>
                  </w:divBdr>
                </w:div>
                <w:div w:id="1348016592">
                  <w:marLeft w:val="0"/>
                  <w:marRight w:val="0"/>
                  <w:marTop w:val="0"/>
                  <w:marBottom w:val="0"/>
                  <w:divBdr>
                    <w:top w:val="none" w:sz="0" w:space="0" w:color="auto"/>
                    <w:left w:val="none" w:sz="0" w:space="0" w:color="auto"/>
                    <w:bottom w:val="none" w:sz="0" w:space="0" w:color="auto"/>
                    <w:right w:val="none" w:sz="0" w:space="0" w:color="auto"/>
                  </w:divBdr>
                </w:div>
                <w:div w:id="1349598819">
                  <w:marLeft w:val="0"/>
                  <w:marRight w:val="0"/>
                  <w:marTop w:val="0"/>
                  <w:marBottom w:val="0"/>
                  <w:divBdr>
                    <w:top w:val="none" w:sz="0" w:space="0" w:color="auto"/>
                    <w:left w:val="none" w:sz="0" w:space="0" w:color="auto"/>
                    <w:bottom w:val="none" w:sz="0" w:space="0" w:color="auto"/>
                    <w:right w:val="none" w:sz="0" w:space="0" w:color="auto"/>
                  </w:divBdr>
                </w:div>
                <w:div w:id="1349867545">
                  <w:marLeft w:val="0"/>
                  <w:marRight w:val="0"/>
                  <w:marTop w:val="0"/>
                  <w:marBottom w:val="0"/>
                  <w:divBdr>
                    <w:top w:val="none" w:sz="0" w:space="0" w:color="auto"/>
                    <w:left w:val="none" w:sz="0" w:space="0" w:color="auto"/>
                    <w:bottom w:val="none" w:sz="0" w:space="0" w:color="auto"/>
                    <w:right w:val="none" w:sz="0" w:space="0" w:color="auto"/>
                  </w:divBdr>
                </w:div>
                <w:div w:id="1349869515">
                  <w:marLeft w:val="0"/>
                  <w:marRight w:val="0"/>
                  <w:marTop w:val="0"/>
                  <w:marBottom w:val="0"/>
                  <w:divBdr>
                    <w:top w:val="none" w:sz="0" w:space="0" w:color="auto"/>
                    <w:left w:val="none" w:sz="0" w:space="0" w:color="auto"/>
                    <w:bottom w:val="none" w:sz="0" w:space="0" w:color="auto"/>
                    <w:right w:val="none" w:sz="0" w:space="0" w:color="auto"/>
                  </w:divBdr>
                </w:div>
                <w:div w:id="1351684241">
                  <w:marLeft w:val="0"/>
                  <w:marRight w:val="0"/>
                  <w:marTop w:val="0"/>
                  <w:marBottom w:val="0"/>
                  <w:divBdr>
                    <w:top w:val="none" w:sz="0" w:space="0" w:color="auto"/>
                    <w:left w:val="none" w:sz="0" w:space="0" w:color="auto"/>
                    <w:bottom w:val="none" w:sz="0" w:space="0" w:color="auto"/>
                    <w:right w:val="none" w:sz="0" w:space="0" w:color="auto"/>
                  </w:divBdr>
                </w:div>
                <w:div w:id="1353384315">
                  <w:marLeft w:val="0"/>
                  <w:marRight w:val="0"/>
                  <w:marTop w:val="0"/>
                  <w:marBottom w:val="0"/>
                  <w:divBdr>
                    <w:top w:val="none" w:sz="0" w:space="0" w:color="auto"/>
                    <w:left w:val="none" w:sz="0" w:space="0" w:color="auto"/>
                    <w:bottom w:val="none" w:sz="0" w:space="0" w:color="auto"/>
                    <w:right w:val="none" w:sz="0" w:space="0" w:color="auto"/>
                  </w:divBdr>
                </w:div>
                <w:div w:id="1354108873">
                  <w:marLeft w:val="0"/>
                  <w:marRight w:val="0"/>
                  <w:marTop w:val="0"/>
                  <w:marBottom w:val="0"/>
                  <w:divBdr>
                    <w:top w:val="none" w:sz="0" w:space="0" w:color="auto"/>
                    <w:left w:val="none" w:sz="0" w:space="0" w:color="auto"/>
                    <w:bottom w:val="none" w:sz="0" w:space="0" w:color="auto"/>
                    <w:right w:val="none" w:sz="0" w:space="0" w:color="auto"/>
                  </w:divBdr>
                </w:div>
                <w:div w:id="1354111313">
                  <w:marLeft w:val="0"/>
                  <w:marRight w:val="0"/>
                  <w:marTop w:val="0"/>
                  <w:marBottom w:val="0"/>
                  <w:divBdr>
                    <w:top w:val="none" w:sz="0" w:space="0" w:color="auto"/>
                    <w:left w:val="none" w:sz="0" w:space="0" w:color="auto"/>
                    <w:bottom w:val="none" w:sz="0" w:space="0" w:color="auto"/>
                    <w:right w:val="none" w:sz="0" w:space="0" w:color="auto"/>
                  </w:divBdr>
                </w:div>
                <w:div w:id="1355376444">
                  <w:marLeft w:val="0"/>
                  <w:marRight w:val="0"/>
                  <w:marTop w:val="0"/>
                  <w:marBottom w:val="0"/>
                  <w:divBdr>
                    <w:top w:val="none" w:sz="0" w:space="0" w:color="auto"/>
                    <w:left w:val="none" w:sz="0" w:space="0" w:color="auto"/>
                    <w:bottom w:val="none" w:sz="0" w:space="0" w:color="auto"/>
                    <w:right w:val="none" w:sz="0" w:space="0" w:color="auto"/>
                  </w:divBdr>
                </w:div>
                <w:div w:id="1356492567">
                  <w:marLeft w:val="0"/>
                  <w:marRight w:val="0"/>
                  <w:marTop w:val="0"/>
                  <w:marBottom w:val="0"/>
                  <w:divBdr>
                    <w:top w:val="none" w:sz="0" w:space="0" w:color="auto"/>
                    <w:left w:val="none" w:sz="0" w:space="0" w:color="auto"/>
                    <w:bottom w:val="none" w:sz="0" w:space="0" w:color="auto"/>
                    <w:right w:val="none" w:sz="0" w:space="0" w:color="auto"/>
                  </w:divBdr>
                </w:div>
                <w:div w:id="1357120995">
                  <w:marLeft w:val="0"/>
                  <w:marRight w:val="0"/>
                  <w:marTop w:val="0"/>
                  <w:marBottom w:val="0"/>
                  <w:divBdr>
                    <w:top w:val="none" w:sz="0" w:space="0" w:color="auto"/>
                    <w:left w:val="none" w:sz="0" w:space="0" w:color="auto"/>
                    <w:bottom w:val="none" w:sz="0" w:space="0" w:color="auto"/>
                    <w:right w:val="none" w:sz="0" w:space="0" w:color="auto"/>
                  </w:divBdr>
                </w:div>
                <w:div w:id="1358189765">
                  <w:marLeft w:val="0"/>
                  <w:marRight w:val="0"/>
                  <w:marTop w:val="0"/>
                  <w:marBottom w:val="0"/>
                  <w:divBdr>
                    <w:top w:val="none" w:sz="0" w:space="0" w:color="auto"/>
                    <w:left w:val="none" w:sz="0" w:space="0" w:color="auto"/>
                    <w:bottom w:val="none" w:sz="0" w:space="0" w:color="auto"/>
                    <w:right w:val="none" w:sz="0" w:space="0" w:color="auto"/>
                  </w:divBdr>
                </w:div>
                <w:div w:id="1358458617">
                  <w:marLeft w:val="0"/>
                  <w:marRight w:val="0"/>
                  <w:marTop w:val="0"/>
                  <w:marBottom w:val="0"/>
                  <w:divBdr>
                    <w:top w:val="none" w:sz="0" w:space="0" w:color="auto"/>
                    <w:left w:val="none" w:sz="0" w:space="0" w:color="auto"/>
                    <w:bottom w:val="none" w:sz="0" w:space="0" w:color="auto"/>
                    <w:right w:val="none" w:sz="0" w:space="0" w:color="auto"/>
                  </w:divBdr>
                </w:div>
                <w:div w:id="1358847755">
                  <w:marLeft w:val="0"/>
                  <w:marRight w:val="0"/>
                  <w:marTop w:val="0"/>
                  <w:marBottom w:val="0"/>
                  <w:divBdr>
                    <w:top w:val="none" w:sz="0" w:space="0" w:color="auto"/>
                    <w:left w:val="none" w:sz="0" w:space="0" w:color="auto"/>
                    <w:bottom w:val="none" w:sz="0" w:space="0" w:color="auto"/>
                    <w:right w:val="none" w:sz="0" w:space="0" w:color="auto"/>
                  </w:divBdr>
                </w:div>
                <w:div w:id="1360548404">
                  <w:marLeft w:val="0"/>
                  <w:marRight w:val="0"/>
                  <w:marTop w:val="0"/>
                  <w:marBottom w:val="0"/>
                  <w:divBdr>
                    <w:top w:val="none" w:sz="0" w:space="0" w:color="auto"/>
                    <w:left w:val="none" w:sz="0" w:space="0" w:color="auto"/>
                    <w:bottom w:val="none" w:sz="0" w:space="0" w:color="auto"/>
                    <w:right w:val="none" w:sz="0" w:space="0" w:color="auto"/>
                  </w:divBdr>
                </w:div>
                <w:div w:id="1363089938">
                  <w:marLeft w:val="0"/>
                  <w:marRight w:val="0"/>
                  <w:marTop w:val="0"/>
                  <w:marBottom w:val="0"/>
                  <w:divBdr>
                    <w:top w:val="none" w:sz="0" w:space="0" w:color="auto"/>
                    <w:left w:val="none" w:sz="0" w:space="0" w:color="auto"/>
                    <w:bottom w:val="none" w:sz="0" w:space="0" w:color="auto"/>
                    <w:right w:val="none" w:sz="0" w:space="0" w:color="auto"/>
                  </w:divBdr>
                </w:div>
                <w:div w:id="1363246944">
                  <w:marLeft w:val="0"/>
                  <w:marRight w:val="0"/>
                  <w:marTop w:val="0"/>
                  <w:marBottom w:val="0"/>
                  <w:divBdr>
                    <w:top w:val="none" w:sz="0" w:space="0" w:color="auto"/>
                    <w:left w:val="none" w:sz="0" w:space="0" w:color="auto"/>
                    <w:bottom w:val="none" w:sz="0" w:space="0" w:color="auto"/>
                    <w:right w:val="none" w:sz="0" w:space="0" w:color="auto"/>
                  </w:divBdr>
                </w:div>
                <w:div w:id="1365057022">
                  <w:marLeft w:val="0"/>
                  <w:marRight w:val="0"/>
                  <w:marTop w:val="0"/>
                  <w:marBottom w:val="0"/>
                  <w:divBdr>
                    <w:top w:val="none" w:sz="0" w:space="0" w:color="auto"/>
                    <w:left w:val="none" w:sz="0" w:space="0" w:color="auto"/>
                    <w:bottom w:val="none" w:sz="0" w:space="0" w:color="auto"/>
                    <w:right w:val="none" w:sz="0" w:space="0" w:color="auto"/>
                  </w:divBdr>
                </w:div>
                <w:div w:id="1365445712">
                  <w:marLeft w:val="0"/>
                  <w:marRight w:val="0"/>
                  <w:marTop w:val="0"/>
                  <w:marBottom w:val="0"/>
                  <w:divBdr>
                    <w:top w:val="none" w:sz="0" w:space="0" w:color="auto"/>
                    <w:left w:val="none" w:sz="0" w:space="0" w:color="auto"/>
                    <w:bottom w:val="none" w:sz="0" w:space="0" w:color="auto"/>
                    <w:right w:val="none" w:sz="0" w:space="0" w:color="auto"/>
                  </w:divBdr>
                </w:div>
                <w:div w:id="1365598482">
                  <w:marLeft w:val="0"/>
                  <w:marRight w:val="0"/>
                  <w:marTop w:val="0"/>
                  <w:marBottom w:val="0"/>
                  <w:divBdr>
                    <w:top w:val="none" w:sz="0" w:space="0" w:color="auto"/>
                    <w:left w:val="none" w:sz="0" w:space="0" w:color="auto"/>
                    <w:bottom w:val="none" w:sz="0" w:space="0" w:color="auto"/>
                    <w:right w:val="none" w:sz="0" w:space="0" w:color="auto"/>
                  </w:divBdr>
                </w:div>
                <w:div w:id="1366104153">
                  <w:marLeft w:val="0"/>
                  <w:marRight w:val="0"/>
                  <w:marTop w:val="0"/>
                  <w:marBottom w:val="0"/>
                  <w:divBdr>
                    <w:top w:val="none" w:sz="0" w:space="0" w:color="auto"/>
                    <w:left w:val="none" w:sz="0" w:space="0" w:color="auto"/>
                    <w:bottom w:val="none" w:sz="0" w:space="0" w:color="auto"/>
                    <w:right w:val="none" w:sz="0" w:space="0" w:color="auto"/>
                  </w:divBdr>
                </w:div>
                <w:div w:id="1366565053">
                  <w:marLeft w:val="0"/>
                  <w:marRight w:val="0"/>
                  <w:marTop w:val="0"/>
                  <w:marBottom w:val="0"/>
                  <w:divBdr>
                    <w:top w:val="none" w:sz="0" w:space="0" w:color="auto"/>
                    <w:left w:val="none" w:sz="0" w:space="0" w:color="auto"/>
                    <w:bottom w:val="none" w:sz="0" w:space="0" w:color="auto"/>
                    <w:right w:val="none" w:sz="0" w:space="0" w:color="auto"/>
                  </w:divBdr>
                </w:div>
                <w:div w:id="1366714554">
                  <w:marLeft w:val="0"/>
                  <w:marRight w:val="0"/>
                  <w:marTop w:val="0"/>
                  <w:marBottom w:val="0"/>
                  <w:divBdr>
                    <w:top w:val="none" w:sz="0" w:space="0" w:color="auto"/>
                    <w:left w:val="none" w:sz="0" w:space="0" w:color="auto"/>
                    <w:bottom w:val="none" w:sz="0" w:space="0" w:color="auto"/>
                    <w:right w:val="none" w:sz="0" w:space="0" w:color="auto"/>
                  </w:divBdr>
                </w:div>
                <w:div w:id="1366979858">
                  <w:marLeft w:val="0"/>
                  <w:marRight w:val="0"/>
                  <w:marTop w:val="0"/>
                  <w:marBottom w:val="0"/>
                  <w:divBdr>
                    <w:top w:val="none" w:sz="0" w:space="0" w:color="auto"/>
                    <w:left w:val="none" w:sz="0" w:space="0" w:color="auto"/>
                    <w:bottom w:val="none" w:sz="0" w:space="0" w:color="auto"/>
                    <w:right w:val="none" w:sz="0" w:space="0" w:color="auto"/>
                  </w:divBdr>
                </w:div>
                <w:div w:id="1369180037">
                  <w:marLeft w:val="0"/>
                  <w:marRight w:val="0"/>
                  <w:marTop w:val="0"/>
                  <w:marBottom w:val="0"/>
                  <w:divBdr>
                    <w:top w:val="none" w:sz="0" w:space="0" w:color="auto"/>
                    <w:left w:val="none" w:sz="0" w:space="0" w:color="auto"/>
                    <w:bottom w:val="none" w:sz="0" w:space="0" w:color="auto"/>
                    <w:right w:val="none" w:sz="0" w:space="0" w:color="auto"/>
                  </w:divBdr>
                </w:div>
                <w:div w:id="1369379025">
                  <w:marLeft w:val="0"/>
                  <w:marRight w:val="0"/>
                  <w:marTop w:val="0"/>
                  <w:marBottom w:val="0"/>
                  <w:divBdr>
                    <w:top w:val="none" w:sz="0" w:space="0" w:color="auto"/>
                    <w:left w:val="none" w:sz="0" w:space="0" w:color="auto"/>
                    <w:bottom w:val="none" w:sz="0" w:space="0" w:color="auto"/>
                    <w:right w:val="none" w:sz="0" w:space="0" w:color="auto"/>
                  </w:divBdr>
                </w:div>
                <w:div w:id="1370106666">
                  <w:marLeft w:val="0"/>
                  <w:marRight w:val="0"/>
                  <w:marTop w:val="0"/>
                  <w:marBottom w:val="0"/>
                  <w:divBdr>
                    <w:top w:val="none" w:sz="0" w:space="0" w:color="auto"/>
                    <w:left w:val="none" w:sz="0" w:space="0" w:color="auto"/>
                    <w:bottom w:val="none" w:sz="0" w:space="0" w:color="auto"/>
                    <w:right w:val="none" w:sz="0" w:space="0" w:color="auto"/>
                  </w:divBdr>
                </w:div>
                <w:div w:id="1370837035">
                  <w:marLeft w:val="0"/>
                  <w:marRight w:val="0"/>
                  <w:marTop w:val="0"/>
                  <w:marBottom w:val="0"/>
                  <w:divBdr>
                    <w:top w:val="none" w:sz="0" w:space="0" w:color="auto"/>
                    <w:left w:val="none" w:sz="0" w:space="0" w:color="auto"/>
                    <w:bottom w:val="none" w:sz="0" w:space="0" w:color="auto"/>
                    <w:right w:val="none" w:sz="0" w:space="0" w:color="auto"/>
                  </w:divBdr>
                </w:div>
                <w:div w:id="1370955198">
                  <w:marLeft w:val="0"/>
                  <w:marRight w:val="0"/>
                  <w:marTop w:val="0"/>
                  <w:marBottom w:val="0"/>
                  <w:divBdr>
                    <w:top w:val="none" w:sz="0" w:space="0" w:color="auto"/>
                    <w:left w:val="none" w:sz="0" w:space="0" w:color="auto"/>
                    <w:bottom w:val="none" w:sz="0" w:space="0" w:color="auto"/>
                    <w:right w:val="none" w:sz="0" w:space="0" w:color="auto"/>
                  </w:divBdr>
                </w:div>
                <w:div w:id="1372654175">
                  <w:marLeft w:val="0"/>
                  <w:marRight w:val="0"/>
                  <w:marTop w:val="0"/>
                  <w:marBottom w:val="0"/>
                  <w:divBdr>
                    <w:top w:val="none" w:sz="0" w:space="0" w:color="auto"/>
                    <w:left w:val="none" w:sz="0" w:space="0" w:color="auto"/>
                    <w:bottom w:val="none" w:sz="0" w:space="0" w:color="auto"/>
                    <w:right w:val="none" w:sz="0" w:space="0" w:color="auto"/>
                  </w:divBdr>
                </w:div>
                <w:div w:id="1373573272">
                  <w:marLeft w:val="0"/>
                  <w:marRight w:val="0"/>
                  <w:marTop w:val="0"/>
                  <w:marBottom w:val="0"/>
                  <w:divBdr>
                    <w:top w:val="none" w:sz="0" w:space="0" w:color="auto"/>
                    <w:left w:val="none" w:sz="0" w:space="0" w:color="auto"/>
                    <w:bottom w:val="none" w:sz="0" w:space="0" w:color="auto"/>
                    <w:right w:val="none" w:sz="0" w:space="0" w:color="auto"/>
                  </w:divBdr>
                </w:div>
                <w:div w:id="1374037871">
                  <w:marLeft w:val="0"/>
                  <w:marRight w:val="0"/>
                  <w:marTop w:val="0"/>
                  <w:marBottom w:val="0"/>
                  <w:divBdr>
                    <w:top w:val="none" w:sz="0" w:space="0" w:color="auto"/>
                    <w:left w:val="none" w:sz="0" w:space="0" w:color="auto"/>
                    <w:bottom w:val="none" w:sz="0" w:space="0" w:color="auto"/>
                    <w:right w:val="none" w:sz="0" w:space="0" w:color="auto"/>
                  </w:divBdr>
                </w:div>
                <w:div w:id="1374500987">
                  <w:marLeft w:val="0"/>
                  <w:marRight w:val="0"/>
                  <w:marTop w:val="0"/>
                  <w:marBottom w:val="0"/>
                  <w:divBdr>
                    <w:top w:val="none" w:sz="0" w:space="0" w:color="auto"/>
                    <w:left w:val="none" w:sz="0" w:space="0" w:color="auto"/>
                    <w:bottom w:val="none" w:sz="0" w:space="0" w:color="auto"/>
                    <w:right w:val="none" w:sz="0" w:space="0" w:color="auto"/>
                  </w:divBdr>
                </w:div>
                <w:div w:id="1375426351">
                  <w:marLeft w:val="0"/>
                  <w:marRight w:val="0"/>
                  <w:marTop w:val="0"/>
                  <w:marBottom w:val="0"/>
                  <w:divBdr>
                    <w:top w:val="none" w:sz="0" w:space="0" w:color="auto"/>
                    <w:left w:val="none" w:sz="0" w:space="0" w:color="auto"/>
                    <w:bottom w:val="none" w:sz="0" w:space="0" w:color="auto"/>
                    <w:right w:val="none" w:sz="0" w:space="0" w:color="auto"/>
                  </w:divBdr>
                </w:div>
                <w:div w:id="1376464416">
                  <w:marLeft w:val="0"/>
                  <w:marRight w:val="0"/>
                  <w:marTop w:val="0"/>
                  <w:marBottom w:val="0"/>
                  <w:divBdr>
                    <w:top w:val="none" w:sz="0" w:space="0" w:color="auto"/>
                    <w:left w:val="none" w:sz="0" w:space="0" w:color="auto"/>
                    <w:bottom w:val="none" w:sz="0" w:space="0" w:color="auto"/>
                    <w:right w:val="none" w:sz="0" w:space="0" w:color="auto"/>
                  </w:divBdr>
                </w:div>
                <w:div w:id="1378704923">
                  <w:marLeft w:val="0"/>
                  <w:marRight w:val="0"/>
                  <w:marTop w:val="0"/>
                  <w:marBottom w:val="0"/>
                  <w:divBdr>
                    <w:top w:val="none" w:sz="0" w:space="0" w:color="auto"/>
                    <w:left w:val="none" w:sz="0" w:space="0" w:color="auto"/>
                    <w:bottom w:val="none" w:sz="0" w:space="0" w:color="auto"/>
                    <w:right w:val="none" w:sz="0" w:space="0" w:color="auto"/>
                  </w:divBdr>
                </w:div>
                <w:div w:id="1379280342">
                  <w:marLeft w:val="0"/>
                  <w:marRight w:val="0"/>
                  <w:marTop w:val="0"/>
                  <w:marBottom w:val="0"/>
                  <w:divBdr>
                    <w:top w:val="none" w:sz="0" w:space="0" w:color="auto"/>
                    <w:left w:val="none" w:sz="0" w:space="0" w:color="auto"/>
                    <w:bottom w:val="none" w:sz="0" w:space="0" w:color="auto"/>
                    <w:right w:val="none" w:sz="0" w:space="0" w:color="auto"/>
                  </w:divBdr>
                </w:div>
                <w:div w:id="1382094140">
                  <w:marLeft w:val="0"/>
                  <w:marRight w:val="0"/>
                  <w:marTop w:val="0"/>
                  <w:marBottom w:val="0"/>
                  <w:divBdr>
                    <w:top w:val="none" w:sz="0" w:space="0" w:color="auto"/>
                    <w:left w:val="none" w:sz="0" w:space="0" w:color="auto"/>
                    <w:bottom w:val="none" w:sz="0" w:space="0" w:color="auto"/>
                    <w:right w:val="none" w:sz="0" w:space="0" w:color="auto"/>
                  </w:divBdr>
                </w:div>
                <w:div w:id="1382367757">
                  <w:marLeft w:val="0"/>
                  <w:marRight w:val="0"/>
                  <w:marTop w:val="0"/>
                  <w:marBottom w:val="0"/>
                  <w:divBdr>
                    <w:top w:val="none" w:sz="0" w:space="0" w:color="auto"/>
                    <w:left w:val="none" w:sz="0" w:space="0" w:color="auto"/>
                    <w:bottom w:val="none" w:sz="0" w:space="0" w:color="auto"/>
                    <w:right w:val="none" w:sz="0" w:space="0" w:color="auto"/>
                  </w:divBdr>
                </w:div>
                <w:div w:id="1382753631">
                  <w:marLeft w:val="0"/>
                  <w:marRight w:val="0"/>
                  <w:marTop w:val="0"/>
                  <w:marBottom w:val="0"/>
                  <w:divBdr>
                    <w:top w:val="none" w:sz="0" w:space="0" w:color="auto"/>
                    <w:left w:val="none" w:sz="0" w:space="0" w:color="auto"/>
                    <w:bottom w:val="none" w:sz="0" w:space="0" w:color="auto"/>
                    <w:right w:val="none" w:sz="0" w:space="0" w:color="auto"/>
                  </w:divBdr>
                </w:div>
                <w:div w:id="1383596318">
                  <w:marLeft w:val="0"/>
                  <w:marRight w:val="0"/>
                  <w:marTop w:val="0"/>
                  <w:marBottom w:val="0"/>
                  <w:divBdr>
                    <w:top w:val="none" w:sz="0" w:space="0" w:color="auto"/>
                    <w:left w:val="none" w:sz="0" w:space="0" w:color="auto"/>
                    <w:bottom w:val="none" w:sz="0" w:space="0" w:color="auto"/>
                    <w:right w:val="none" w:sz="0" w:space="0" w:color="auto"/>
                  </w:divBdr>
                </w:div>
                <w:div w:id="1384597364">
                  <w:marLeft w:val="0"/>
                  <w:marRight w:val="0"/>
                  <w:marTop w:val="0"/>
                  <w:marBottom w:val="0"/>
                  <w:divBdr>
                    <w:top w:val="none" w:sz="0" w:space="0" w:color="auto"/>
                    <w:left w:val="none" w:sz="0" w:space="0" w:color="auto"/>
                    <w:bottom w:val="none" w:sz="0" w:space="0" w:color="auto"/>
                    <w:right w:val="none" w:sz="0" w:space="0" w:color="auto"/>
                  </w:divBdr>
                </w:div>
                <w:div w:id="1388066166">
                  <w:marLeft w:val="0"/>
                  <w:marRight w:val="0"/>
                  <w:marTop w:val="0"/>
                  <w:marBottom w:val="0"/>
                  <w:divBdr>
                    <w:top w:val="none" w:sz="0" w:space="0" w:color="auto"/>
                    <w:left w:val="none" w:sz="0" w:space="0" w:color="auto"/>
                    <w:bottom w:val="none" w:sz="0" w:space="0" w:color="auto"/>
                    <w:right w:val="none" w:sz="0" w:space="0" w:color="auto"/>
                  </w:divBdr>
                </w:div>
                <w:div w:id="1389256349">
                  <w:marLeft w:val="0"/>
                  <w:marRight w:val="0"/>
                  <w:marTop w:val="0"/>
                  <w:marBottom w:val="0"/>
                  <w:divBdr>
                    <w:top w:val="none" w:sz="0" w:space="0" w:color="auto"/>
                    <w:left w:val="none" w:sz="0" w:space="0" w:color="auto"/>
                    <w:bottom w:val="none" w:sz="0" w:space="0" w:color="auto"/>
                    <w:right w:val="none" w:sz="0" w:space="0" w:color="auto"/>
                  </w:divBdr>
                </w:div>
                <w:div w:id="1390153996">
                  <w:marLeft w:val="0"/>
                  <w:marRight w:val="0"/>
                  <w:marTop w:val="0"/>
                  <w:marBottom w:val="0"/>
                  <w:divBdr>
                    <w:top w:val="none" w:sz="0" w:space="0" w:color="auto"/>
                    <w:left w:val="none" w:sz="0" w:space="0" w:color="auto"/>
                    <w:bottom w:val="none" w:sz="0" w:space="0" w:color="auto"/>
                    <w:right w:val="none" w:sz="0" w:space="0" w:color="auto"/>
                  </w:divBdr>
                </w:div>
                <w:div w:id="1391687461">
                  <w:marLeft w:val="0"/>
                  <w:marRight w:val="0"/>
                  <w:marTop w:val="0"/>
                  <w:marBottom w:val="0"/>
                  <w:divBdr>
                    <w:top w:val="none" w:sz="0" w:space="0" w:color="auto"/>
                    <w:left w:val="none" w:sz="0" w:space="0" w:color="auto"/>
                    <w:bottom w:val="none" w:sz="0" w:space="0" w:color="auto"/>
                    <w:right w:val="none" w:sz="0" w:space="0" w:color="auto"/>
                  </w:divBdr>
                </w:div>
                <w:div w:id="1392079611">
                  <w:marLeft w:val="0"/>
                  <w:marRight w:val="0"/>
                  <w:marTop w:val="0"/>
                  <w:marBottom w:val="0"/>
                  <w:divBdr>
                    <w:top w:val="none" w:sz="0" w:space="0" w:color="auto"/>
                    <w:left w:val="none" w:sz="0" w:space="0" w:color="auto"/>
                    <w:bottom w:val="none" w:sz="0" w:space="0" w:color="auto"/>
                    <w:right w:val="none" w:sz="0" w:space="0" w:color="auto"/>
                  </w:divBdr>
                </w:div>
                <w:div w:id="1392265934">
                  <w:marLeft w:val="0"/>
                  <w:marRight w:val="0"/>
                  <w:marTop w:val="0"/>
                  <w:marBottom w:val="0"/>
                  <w:divBdr>
                    <w:top w:val="none" w:sz="0" w:space="0" w:color="auto"/>
                    <w:left w:val="none" w:sz="0" w:space="0" w:color="auto"/>
                    <w:bottom w:val="none" w:sz="0" w:space="0" w:color="auto"/>
                    <w:right w:val="none" w:sz="0" w:space="0" w:color="auto"/>
                  </w:divBdr>
                </w:div>
                <w:div w:id="1393117065">
                  <w:marLeft w:val="0"/>
                  <w:marRight w:val="0"/>
                  <w:marTop w:val="0"/>
                  <w:marBottom w:val="0"/>
                  <w:divBdr>
                    <w:top w:val="none" w:sz="0" w:space="0" w:color="auto"/>
                    <w:left w:val="none" w:sz="0" w:space="0" w:color="auto"/>
                    <w:bottom w:val="none" w:sz="0" w:space="0" w:color="auto"/>
                    <w:right w:val="none" w:sz="0" w:space="0" w:color="auto"/>
                  </w:divBdr>
                </w:div>
                <w:div w:id="1393894357">
                  <w:marLeft w:val="0"/>
                  <w:marRight w:val="0"/>
                  <w:marTop w:val="0"/>
                  <w:marBottom w:val="0"/>
                  <w:divBdr>
                    <w:top w:val="none" w:sz="0" w:space="0" w:color="auto"/>
                    <w:left w:val="none" w:sz="0" w:space="0" w:color="auto"/>
                    <w:bottom w:val="none" w:sz="0" w:space="0" w:color="auto"/>
                    <w:right w:val="none" w:sz="0" w:space="0" w:color="auto"/>
                  </w:divBdr>
                </w:div>
                <w:div w:id="1394507568">
                  <w:marLeft w:val="0"/>
                  <w:marRight w:val="0"/>
                  <w:marTop w:val="0"/>
                  <w:marBottom w:val="0"/>
                  <w:divBdr>
                    <w:top w:val="none" w:sz="0" w:space="0" w:color="auto"/>
                    <w:left w:val="none" w:sz="0" w:space="0" w:color="auto"/>
                    <w:bottom w:val="none" w:sz="0" w:space="0" w:color="auto"/>
                    <w:right w:val="none" w:sz="0" w:space="0" w:color="auto"/>
                  </w:divBdr>
                </w:div>
                <w:div w:id="1394624242">
                  <w:marLeft w:val="0"/>
                  <w:marRight w:val="0"/>
                  <w:marTop w:val="0"/>
                  <w:marBottom w:val="0"/>
                  <w:divBdr>
                    <w:top w:val="none" w:sz="0" w:space="0" w:color="auto"/>
                    <w:left w:val="none" w:sz="0" w:space="0" w:color="auto"/>
                    <w:bottom w:val="none" w:sz="0" w:space="0" w:color="auto"/>
                    <w:right w:val="none" w:sz="0" w:space="0" w:color="auto"/>
                  </w:divBdr>
                </w:div>
                <w:div w:id="1395470159">
                  <w:marLeft w:val="0"/>
                  <w:marRight w:val="0"/>
                  <w:marTop w:val="0"/>
                  <w:marBottom w:val="0"/>
                  <w:divBdr>
                    <w:top w:val="none" w:sz="0" w:space="0" w:color="auto"/>
                    <w:left w:val="none" w:sz="0" w:space="0" w:color="auto"/>
                    <w:bottom w:val="none" w:sz="0" w:space="0" w:color="auto"/>
                    <w:right w:val="none" w:sz="0" w:space="0" w:color="auto"/>
                  </w:divBdr>
                </w:div>
                <w:div w:id="1395662526">
                  <w:marLeft w:val="0"/>
                  <w:marRight w:val="0"/>
                  <w:marTop w:val="0"/>
                  <w:marBottom w:val="0"/>
                  <w:divBdr>
                    <w:top w:val="none" w:sz="0" w:space="0" w:color="auto"/>
                    <w:left w:val="none" w:sz="0" w:space="0" w:color="auto"/>
                    <w:bottom w:val="none" w:sz="0" w:space="0" w:color="auto"/>
                    <w:right w:val="none" w:sz="0" w:space="0" w:color="auto"/>
                  </w:divBdr>
                </w:div>
                <w:div w:id="1396049236">
                  <w:marLeft w:val="0"/>
                  <w:marRight w:val="0"/>
                  <w:marTop w:val="0"/>
                  <w:marBottom w:val="0"/>
                  <w:divBdr>
                    <w:top w:val="none" w:sz="0" w:space="0" w:color="auto"/>
                    <w:left w:val="none" w:sz="0" w:space="0" w:color="auto"/>
                    <w:bottom w:val="none" w:sz="0" w:space="0" w:color="auto"/>
                    <w:right w:val="none" w:sz="0" w:space="0" w:color="auto"/>
                  </w:divBdr>
                </w:div>
                <w:div w:id="1396858106">
                  <w:marLeft w:val="0"/>
                  <w:marRight w:val="0"/>
                  <w:marTop w:val="0"/>
                  <w:marBottom w:val="0"/>
                  <w:divBdr>
                    <w:top w:val="none" w:sz="0" w:space="0" w:color="auto"/>
                    <w:left w:val="none" w:sz="0" w:space="0" w:color="auto"/>
                    <w:bottom w:val="none" w:sz="0" w:space="0" w:color="auto"/>
                    <w:right w:val="none" w:sz="0" w:space="0" w:color="auto"/>
                  </w:divBdr>
                </w:div>
                <w:div w:id="1396926714">
                  <w:marLeft w:val="0"/>
                  <w:marRight w:val="0"/>
                  <w:marTop w:val="0"/>
                  <w:marBottom w:val="0"/>
                  <w:divBdr>
                    <w:top w:val="none" w:sz="0" w:space="0" w:color="auto"/>
                    <w:left w:val="none" w:sz="0" w:space="0" w:color="auto"/>
                    <w:bottom w:val="none" w:sz="0" w:space="0" w:color="auto"/>
                    <w:right w:val="none" w:sz="0" w:space="0" w:color="auto"/>
                  </w:divBdr>
                </w:div>
                <w:div w:id="1400979254">
                  <w:marLeft w:val="0"/>
                  <w:marRight w:val="0"/>
                  <w:marTop w:val="0"/>
                  <w:marBottom w:val="0"/>
                  <w:divBdr>
                    <w:top w:val="none" w:sz="0" w:space="0" w:color="auto"/>
                    <w:left w:val="none" w:sz="0" w:space="0" w:color="auto"/>
                    <w:bottom w:val="none" w:sz="0" w:space="0" w:color="auto"/>
                    <w:right w:val="none" w:sz="0" w:space="0" w:color="auto"/>
                  </w:divBdr>
                </w:div>
                <w:div w:id="1404065992">
                  <w:marLeft w:val="0"/>
                  <w:marRight w:val="0"/>
                  <w:marTop w:val="0"/>
                  <w:marBottom w:val="0"/>
                  <w:divBdr>
                    <w:top w:val="none" w:sz="0" w:space="0" w:color="auto"/>
                    <w:left w:val="none" w:sz="0" w:space="0" w:color="auto"/>
                    <w:bottom w:val="none" w:sz="0" w:space="0" w:color="auto"/>
                    <w:right w:val="none" w:sz="0" w:space="0" w:color="auto"/>
                  </w:divBdr>
                </w:div>
                <w:div w:id="1407603793">
                  <w:marLeft w:val="0"/>
                  <w:marRight w:val="0"/>
                  <w:marTop w:val="0"/>
                  <w:marBottom w:val="0"/>
                  <w:divBdr>
                    <w:top w:val="none" w:sz="0" w:space="0" w:color="auto"/>
                    <w:left w:val="none" w:sz="0" w:space="0" w:color="auto"/>
                    <w:bottom w:val="none" w:sz="0" w:space="0" w:color="auto"/>
                    <w:right w:val="none" w:sz="0" w:space="0" w:color="auto"/>
                  </w:divBdr>
                </w:div>
                <w:div w:id="1407804886">
                  <w:marLeft w:val="0"/>
                  <w:marRight w:val="0"/>
                  <w:marTop w:val="0"/>
                  <w:marBottom w:val="0"/>
                  <w:divBdr>
                    <w:top w:val="none" w:sz="0" w:space="0" w:color="auto"/>
                    <w:left w:val="none" w:sz="0" w:space="0" w:color="auto"/>
                    <w:bottom w:val="none" w:sz="0" w:space="0" w:color="auto"/>
                    <w:right w:val="none" w:sz="0" w:space="0" w:color="auto"/>
                  </w:divBdr>
                </w:div>
                <w:div w:id="1409881075">
                  <w:marLeft w:val="0"/>
                  <w:marRight w:val="0"/>
                  <w:marTop w:val="0"/>
                  <w:marBottom w:val="0"/>
                  <w:divBdr>
                    <w:top w:val="none" w:sz="0" w:space="0" w:color="auto"/>
                    <w:left w:val="none" w:sz="0" w:space="0" w:color="auto"/>
                    <w:bottom w:val="none" w:sz="0" w:space="0" w:color="auto"/>
                    <w:right w:val="none" w:sz="0" w:space="0" w:color="auto"/>
                  </w:divBdr>
                </w:div>
                <w:div w:id="1412043365">
                  <w:marLeft w:val="0"/>
                  <w:marRight w:val="0"/>
                  <w:marTop w:val="0"/>
                  <w:marBottom w:val="0"/>
                  <w:divBdr>
                    <w:top w:val="none" w:sz="0" w:space="0" w:color="auto"/>
                    <w:left w:val="none" w:sz="0" w:space="0" w:color="auto"/>
                    <w:bottom w:val="none" w:sz="0" w:space="0" w:color="auto"/>
                    <w:right w:val="none" w:sz="0" w:space="0" w:color="auto"/>
                  </w:divBdr>
                </w:div>
                <w:div w:id="1413627129">
                  <w:marLeft w:val="0"/>
                  <w:marRight w:val="0"/>
                  <w:marTop w:val="0"/>
                  <w:marBottom w:val="0"/>
                  <w:divBdr>
                    <w:top w:val="none" w:sz="0" w:space="0" w:color="auto"/>
                    <w:left w:val="none" w:sz="0" w:space="0" w:color="auto"/>
                    <w:bottom w:val="none" w:sz="0" w:space="0" w:color="auto"/>
                    <w:right w:val="none" w:sz="0" w:space="0" w:color="auto"/>
                  </w:divBdr>
                </w:div>
                <w:div w:id="1413821551">
                  <w:marLeft w:val="0"/>
                  <w:marRight w:val="0"/>
                  <w:marTop w:val="0"/>
                  <w:marBottom w:val="0"/>
                  <w:divBdr>
                    <w:top w:val="none" w:sz="0" w:space="0" w:color="auto"/>
                    <w:left w:val="none" w:sz="0" w:space="0" w:color="auto"/>
                    <w:bottom w:val="none" w:sz="0" w:space="0" w:color="auto"/>
                    <w:right w:val="none" w:sz="0" w:space="0" w:color="auto"/>
                  </w:divBdr>
                </w:div>
                <w:div w:id="1414204542">
                  <w:marLeft w:val="0"/>
                  <w:marRight w:val="0"/>
                  <w:marTop w:val="0"/>
                  <w:marBottom w:val="0"/>
                  <w:divBdr>
                    <w:top w:val="none" w:sz="0" w:space="0" w:color="auto"/>
                    <w:left w:val="none" w:sz="0" w:space="0" w:color="auto"/>
                    <w:bottom w:val="none" w:sz="0" w:space="0" w:color="auto"/>
                    <w:right w:val="none" w:sz="0" w:space="0" w:color="auto"/>
                  </w:divBdr>
                </w:div>
                <w:div w:id="1415469427">
                  <w:marLeft w:val="0"/>
                  <w:marRight w:val="0"/>
                  <w:marTop w:val="0"/>
                  <w:marBottom w:val="0"/>
                  <w:divBdr>
                    <w:top w:val="none" w:sz="0" w:space="0" w:color="auto"/>
                    <w:left w:val="none" w:sz="0" w:space="0" w:color="auto"/>
                    <w:bottom w:val="none" w:sz="0" w:space="0" w:color="auto"/>
                    <w:right w:val="none" w:sz="0" w:space="0" w:color="auto"/>
                  </w:divBdr>
                </w:div>
                <w:div w:id="1416248790">
                  <w:marLeft w:val="0"/>
                  <w:marRight w:val="0"/>
                  <w:marTop w:val="0"/>
                  <w:marBottom w:val="0"/>
                  <w:divBdr>
                    <w:top w:val="none" w:sz="0" w:space="0" w:color="auto"/>
                    <w:left w:val="none" w:sz="0" w:space="0" w:color="auto"/>
                    <w:bottom w:val="none" w:sz="0" w:space="0" w:color="auto"/>
                    <w:right w:val="none" w:sz="0" w:space="0" w:color="auto"/>
                  </w:divBdr>
                </w:div>
                <w:div w:id="1418554392">
                  <w:marLeft w:val="0"/>
                  <w:marRight w:val="0"/>
                  <w:marTop w:val="0"/>
                  <w:marBottom w:val="0"/>
                  <w:divBdr>
                    <w:top w:val="none" w:sz="0" w:space="0" w:color="auto"/>
                    <w:left w:val="none" w:sz="0" w:space="0" w:color="auto"/>
                    <w:bottom w:val="none" w:sz="0" w:space="0" w:color="auto"/>
                    <w:right w:val="none" w:sz="0" w:space="0" w:color="auto"/>
                  </w:divBdr>
                </w:div>
                <w:div w:id="1423530581">
                  <w:marLeft w:val="0"/>
                  <w:marRight w:val="0"/>
                  <w:marTop w:val="0"/>
                  <w:marBottom w:val="0"/>
                  <w:divBdr>
                    <w:top w:val="none" w:sz="0" w:space="0" w:color="auto"/>
                    <w:left w:val="none" w:sz="0" w:space="0" w:color="auto"/>
                    <w:bottom w:val="none" w:sz="0" w:space="0" w:color="auto"/>
                    <w:right w:val="none" w:sz="0" w:space="0" w:color="auto"/>
                  </w:divBdr>
                </w:div>
                <w:div w:id="1423993618">
                  <w:marLeft w:val="0"/>
                  <w:marRight w:val="0"/>
                  <w:marTop w:val="0"/>
                  <w:marBottom w:val="0"/>
                  <w:divBdr>
                    <w:top w:val="none" w:sz="0" w:space="0" w:color="auto"/>
                    <w:left w:val="none" w:sz="0" w:space="0" w:color="auto"/>
                    <w:bottom w:val="none" w:sz="0" w:space="0" w:color="auto"/>
                    <w:right w:val="none" w:sz="0" w:space="0" w:color="auto"/>
                  </w:divBdr>
                </w:div>
                <w:div w:id="1424302300">
                  <w:marLeft w:val="0"/>
                  <w:marRight w:val="0"/>
                  <w:marTop w:val="0"/>
                  <w:marBottom w:val="0"/>
                  <w:divBdr>
                    <w:top w:val="none" w:sz="0" w:space="0" w:color="auto"/>
                    <w:left w:val="none" w:sz="0" w:space="0" w:color="auto"/>
                    <w:bottom w:val="none" w:sz="0" w:space="0" w:color="auto"/>
                    <w:right w:val="none" w:sz="0" w:space="0" w:color="auto"/>
                  </w:divBdr>
                </w:div>
                <w:div w:id="1424454861">
                  <w:marLeft w:val="0"/>
                  <w:marRight w:val="0"/>
                  <w:marTop w:val="0"/>
                  <w:marBottom w:val="0"/>
                  <w:divBdr>
                    <w:top w:val="none" w:sz="0" w:space="0" w:color="auto"/>
                    <w:left w:val="none" w:sz="0" w:space="0" w:color="auto"/>
                    <w:bottom w:val="none" w:sz="0" w:space="0" w:color="auto"/>
                    <w:right w:val="none" w:sz="0" w:space="0" w:color="auto"/>
                  </w:divBdr>
                </w:div>
                <w:div w:id="1425297630">
                  <w:marLeft w:val="0"/>
                  <w:marRight w:val="0"/>
                  <w:marTop w:val="0"/>
                  <w:marBottom w:val="0"/>
                  <w:divBdr>
                    <w:top w:val="none" w:sz="0" w:space="0" w:color="auto"/>
                    <w:left w:val="none" w:sz="0" w:space="0" w:color="auto"/>
                    <w:bottom w:val="none" w:sz="0" w:space="0" w:color="auto"/>
                    <w:right w:val="none" w:sz="0" w:space="0" w:color="auto"/>
                  </w:divBdr>
                </w:div>
                <w:div w:id="1433042470">
                  <w:marLeft w:val="0"/>
                  <w:marRight w:val="0"/>
                  <w:marTop w:val="0"/>
                  <w:marBottom w:val="0"/>
                  <w:divBdr>
                    <w:top w:val="none" w:sz="0" w:space="0" w:color="auto"/>
                    <w:left w:val="none" w:sz="0" w:space="0" w:color="auto"/>
                    <w:bottom w:val="none" w:sz="0" w:space="0" w:color="auto"/>
                    <w:right w:val="none" w:sz="0" w:space="0" w:color="auto"/>
                  </w:divBdr>
                </w:div>
                <w:div w:id="1433160420">
                  <w:marLeft w:val="0"/>
                  <w:marRight w:val="0"/>
                  <w:marTop w:val="0"/>
                  <w:marBottom w:val="0"/>
                  <w:divBdr>
                    <w:top w:val="none" w:sz="0" w:space="0" w:color="auto"/>
                    <w:left w:val="none" w:sz="0" w:space="0" w:color="auto"/>
                    <w:bottom w:val="none" w:sz="0" w:space="0" w:color="auto"/>
                    <w:right w:val="none" w:sz="0" w:space="0" w:color="auto"/>
                  </w:divBdr>
                </w:div>
                <w:div w:id="1433207111">
                  <w:marLeft w:val="0"/>
                  <w:marRight w:val="0"/>
                  <w:marTop w:val="0"/>
                  <w:marBottom w:val="0"/>
                  <w:divBdr>
                    <w:top w:val="none" w:sz="0" w:space="0" w:color="auto"/>
                    <w:left w:val="none" w:sz="0" w:space="0" w:color="auto"/>
                    <w:bottom w:val="none" w:sz="0" w:space="0" w:color="auto"/>
                    <w:right w:val="none" w:sz="0" w:space="0" w:color="auto"/>
                  </w:divBdr>
                </w:div>
                <w:div w:id="1433818154">
                  <w:marLeft w:val="0"/>
                  <w:marRight w:val="0"/>
                  <w:marTop w:val="0"/>
                  <w:marBottom w:val="0"/>
                  <w:divBdr>
                    <w:top w:val="none" w:sz="0" w:space="0" w:color="auto"/>
                    <w:left w:val="none" w:sz="0" w:space="0" w:color="auto"/>
                    <w:bottom w:val="none" w:sz="0" w:space="0" w:color="auto"/>
                    <w:right w:val="none" w:sz="0" w:space="0" w:color="auto"/>
                  </w:divBdr>
                </w:div>
                <w:div w:id="1438020646">
                  <w:marLeft w:val="0"/>
                  <w:marRight w:val="0"/>
                  <w:marTop w:val="0"/>
                  <w:marBottom w:val="0"/>
                  <w:divBdr>
                    <w:top w:val="none" w:sz="0" w:space="0" w:color="auto"/>
                    <w:left w:val="none" w:sz="0" w:space="0" w:color="auto"/>
                    <w:bottom w:val="none" w:sz="0" w:space="0" w:color="auto"/>
                    <w:right w:val="none" w:sz="0" w:space="0" w:color="auto"/>
                  </w:divBdr>
                </w:div>
                <w:div w:id="1438481317">
                  <w:marLeft w:val="0"/>
                  <w:marRight w:val="0"/>
                  <w:marTop w:val="0"/>
                  <w:marBottom w:val="0"/>
                  <w:divBdr>
                    <w:top w:val="none" w:sz="0" w:space="0" w:color="auto"/>
                    <w:left w:val="none" w:sz="0" w:space="0" w:color="auto"/>
                    <w:bottom w:val="none" w:sz="0" w:space="0" w:color="auto"/>
                    <w:right w:val="none" w:sz="0" w:space="0" w:color="auto"/>
                  </w:divBdr>
                </w:div>
                <w:div w:id="1441030711">
                  <w:marLeft w:val="0"/>
                  <w:marRight w:val="0"/>
                  <w:marTop w:val="0"/>
                  <w:marBottom w:val="0"/>
                  <w:divBdr>
                    <w:top w:val="none" w:sz="0" w:space="0" w:color="auto"/>
                    <w:left w:val="none" w:sz="0" w:space="0" w:color="auto"/>
                    <w:bottom w:val="none" w:sz="0" w:space="0" w:color="auto"/>
                    <w:right w:val="none" w:sz="0" w:space="0" w:color="auto"/>
                  </w:divBdr>
                </w:div>
                <w:div w:id="1442069585">
                  <w:marLeft w:val="0"/>
                  <w:marRight w:val="0"/>
                  <w:marTop w:val="0"/>
                  <w:marBottom w:val="0"/>
                  <w:divBdr>
                    <w:top w:val="none" w:sz="0" w:space="0" w:color="auto"/>
                    <w:left w:val="none" w:sz="0" w:space="0" w:color="auto"/>
                    <w:bottom w:val="none" w:sz="0" w:space="0" w:color="auto"/>
                    <w:right w:val="none" w:sz="0" w:space="0" w:color="auto"/>
                  </w:divBdr>
                </w:div>
                <w:div w:id="1444108113">
                  <w:marLeft w:val="0"/>
                  <w:marRight w:val="0"/>
                  <w:marTop w:val="0"/>
                  <w:marBottom w:val="0"/>
                  <w:divBdr>
                    <w:top w:val="none" w:sz="0" w:space="0" w:color="auto"/>
                    <w:left w:val="none" w:sz="0" w:space="0" w:color="auto"/>
                    <w:bottom w:val="none" w:sz="0" w:space="0" w:color="auto"/>
                    <w:right w:val="none" w:sz="0" w:space="0" w:color="auto"/>
                  </w:divBdr>
                </w:div>
                <w:div w:id="1444618225">
                  <w:marLeft w:val="0"/>
                  <w:marRight w:val="0"/>
                  <w:marTop w:val="0"/>
                  <w:marBottom w:val="0"/>
                  <w:divBdr>
                    <w:top w:val="none" w:sz="0" w:space="0" w:color="auto"/>
                    <w:left w:val="none" w:sz="0" w:space="0" w:color="auto"/>
                    <w:bottom w:val="none" w:sz="0" w:space="0" w:color="auto"/>
                    <w:right w:val="none" w:sz="0" w:space="0" w:color="auto"/>
                  </w:divBdr>
                </w:div>
                <w:div w:id="1445266185">
                  <w:marLeft w:val="0"/>
                  <w:marRight w:val="0"/>
                  <w:marTop w:val="0"/>
                  <w:marBottom w:val="0"/>
                  <w:divBdr>
                    <w:top w:val="none" w:sz="0" w:space="0" w:color="auto"/>
                    <w:left w:val="none" w:sz="0" w:space="0" w:color="auto"/>
                    <w:bottom w:val="none" w:sz="0" w:space="0" w:color="auto"/>
                    <w:right w:val="none" w:sz="0" w:space="0" w:color="auto"/>
                  </w:divBdr>
                </w:div>
                <w:div w:id="1445419907">
                  <w:marLeft w:val="0"/>
                  <w:marRight w:val="0"/>
                  <w:marTop w:val="0"/>
                  <w:marBottom w:val="0"/>
                  <w:divBdr>
                    <w:top w:val="none" w:sz="0" w:space="0" w:color="auto"/>
                    <w:left w:val="none" w:sz="0" w:space="0" w:color="auto"/>
                    <w:bottom w:val="none" w:sz="0" w:space="0" w:color="auto"/>
                    <w:right w:val="none" w:sz="0" w:space="0" w:color="auto"/>
                  </w:divBdr>
                </w:div>
                <w:div w:id="1446778037">
                  <w:marLeft w:val="0"/>
                  <w:marRight w:val="0"/>
                  <w:marTop w:val="0"/>
                  <w:marBottom w:val="0"/>
                  <w:divBdr>
                    <w:top w:val="none" w:sz="0" w:space="0" w:color="auto"/>
                    <w:left w:val="none" w:sz="0" w:space="0" w:color="auto"/>
                    <w:bottom w:val="none" w:sz="0" w:space="0" w:color="auto"/>
                    <w:right w:val="none" w:sz="0" w:space="0" w:color="auto"/>
                  </w:divBdr>
                </w:div>
                <w:div w:id="1448236243">
                  <w:marLeft w:val="0"/>
                  <w:marRight w:val="0"/>
                  <w:marTop w:val="0"/>
                  <w:marBottom w:val="0"/>
                  <w:divBdr>
                    <w:top w:val="none" w:sz="0" w:space="0" w:color="auto"/>
                    <w:left w:val="none" w:sz="0" w:space="0" w:color="auto"/>
                    <w:bottom w:val="none" w:sz="0" w:space="0" w:color="auto"/>
                    <w:right w:val="none" w:sz="0" w:space="0" w:color="auto"/>
                  </w:divBdr>
                </w:div>
                <w:div w:id="1448280491">
                  <w:marLeft w:val="0"/>
                  <w:marRight w:val="0"/>
                  <w:marTop w:val="0"/>
                  <w:marBottom w:val="0"/>
                  <w:divBdr>
                    <w:top w:val="none" w:sz="0" w:space="0" w:color="auto"/>
                    <w:left w:val="none" w:sz="0" w:space="0" w:color="auto"/>
                    <w:bottom w:val="none" w:sz="0" w:space="0" w:color="auto"/>
                    <w:right w:val="none" w:sz="0" w:space="0" w:color="auto"/>
                  </w:divBdr>
                </w:div>
                <w:div w:id="1448812199">
                  <w:marLeft w:val="0"/>
                  <w:marRight w:val="0"/>
                  <w:marTop w:val="0"/>
                  <w:marBottom w:val="0"/>
                  <w:divBdr>
                    <w:top w:val="none" w:sz="0" w:space="0" w:color="auto"/>
                    <w:left w:val="none" w:sz="0" w:space="0" w:color="auto"/>
                    <w:bottom w:val="none" w:sz="0" w:space="0" w:color="auto"/>
                    <w:right w:val="none" w:sz="0" w:space="0" w:color="auto"/>
                  </w:divBdr>
                </w:div>
                <w:div w:id="1449156628">
                  <w:marLeft w:val="0"/>
                  <w:marRight w:val="0"/>
                  <w:marTop w:val="0"/>
                  <w:marBottom w:val="0"/>
                  <w:divBdr>
                    <w:top w:val="none" w:sz="0" w:space="0" w:color="auto"/>
                    <w:left w:val="none" w:sz="0" w:space="0" w:color="auto"/>
                    <w:bottom w:val="none" w:sz="0" w:space="0" w:color="auto"/>
                    <w:right w:val="none" w:sz="0" w:space="0" w:color="auto"/>
                  </w:divBdr>
                </w:div>
                <w:div w:id="1449814494">
                  <w:marLeft w:val="0"/>
                  <w:marRight w:val="0"/>
                  <w:marTop w:val="0"/>
                  <w:marBottom w:val="0"/>
                  <w:divBdr>
                    <w:top w:val="none" w:sz="0" w:space="0" w:color="auto"/>
                    <w:left w:val="none" w:sz="0" w:space="0" w:color="auto"/>
                    <w:bottom w:val="none" w:sz="0" w:space="0" w:color="auto"/>
                    <w:right w:val="none" w:sz="0" w:space="0" w:color="auto"/>
                  </w:divBdr>
                </w:div>
                <w:div w:id="1451434155">
                  <w:marLeft w:val="0"/>
                  <w:marRight w:val="0"/>
                  <w:marTop w:val="0"/>
                  <w:marBottom w:val="0"/>
                  <w:divBdr>
                    <w:top w:val="none" w:sz="0" w:space="0" w:color="auto"/>
                    <w:left w:val="none" w:sz="0" w:space="0" w:color="auto"/>
                    <w:bottom w:val="none" w:sz="0" w:space="0" w:color="auto"/>
                    <w:right w:val="none" w:sz="0" w:space="0" w:color="auto"/>
                  </w:divBdr>
                </w:div>
                <w:div w:id="1451514249">
                  <w:marLeft w:val="0"/>
                  <w:marRight w:val="0"/>
                  <w:marTop w:val="0"/>
                  <w:marBottom w:val="0"/>
                  <w:divBdr>
                    <w:top w:val="none" w:sz="0" w:space="0" w:color="auto"/>
                    <w:left w:val="none" w:sz="0" w:space="0" w:color="auto"/>
                    <w:bottom w:val="none" w:sz="0" w:space="0" w:color="auto"/>
                    <w:right w:val="none" w:sz="0" w:space="0" w:color="auto"/>
                  </w:divBdr>
                </w:div>
                <w:div w:id="1451778873">
                  <w:marLeft w:val="0"/>
                  <w:marRight w:val="0"/>
                  <w:marTop w:val="0"/>
                  <w:marBottom w:val="0"/>
                  <w:divBdr>
                    <w:top w:val="none" w:sz="0" w:space="0" w:color="auto"/>
                    <w:left w:val="none" w:sz="0" w:space="0" w:color="auto"/>
                    <w:bottom w:val="none" w:sz="0" w:space="0" w:color="auto"/>
                    <w:right w:val="none" w:sz="0" w:space="0" w:color="auto"/>
                  </w:divBdr>
                </w:div>
                <w:div w:id="1453018158">
                  <w:marLeft w:val="0"/>
                  <w:marRight w:val="0"/>
                  <w:marTop w:val="0"/>
                  <w:marBottom w:val="0"/>
                  <w:divBdr>
                    <w:top w:val="none" w:sz="0" w:space="0" w:color="auto"/>
                    <w:left w:val="none" w:sz="0" w:space="0" w:color="auto"/>
                    <w:bottom w:val="none" w:sz="0" w:space="0" w:color="auto"/>
                    <w:right w:val="none" w:sz="0" w:space="0" w:color="auto"/>
                  </w:divBdr>
                </w:div>
                <w:div w:id="1454210764">
                  <w:marLeft w:val="0"/>
                  <w:marRight w:val="0"/>
                  <w:marTop w:val="0"/>
                  <w:marBottom w:val="0"/>
                  <w:divBdr>
                    <w:top w:val="none" w:sz="0" w:space="0" w:color="auto"/>
                    <w:left w:val="none" w:sz="0" w:space="0" w:color="auto"/>
                    <w:bottom w:val="none" w:sz="0" w:space="0" w:color="auto"/>
                    <w:right w:val="none" w:sz="0" w:space="0" w:color="auto"/>
                  </w:divBdr>
                </w:div>
                <w:div w:id="1455321781">
                  <w:marLeft w:val="0"/>
                  <w:marRight w:val="0"/>
                  <w:marTop w:val="0"/>
                  <w:marBottom w:val="0"/>
                  <w:divBdr>
                    <w:top w:val="none" w:sz="0" w:space="0" w:color="auto"/>
                    <w:left w:val="none" w:sz="0" w:space="0" w:color="auto"/>
                    <w:bottom w:val="none" w:sz="0" w:space="0" w:color="auto"/>
                    <w:right w:val="none" w:sz="0" w:space="0" w:color="auto"/>
                  </w:divBdr>
                </w:div>
                <w:div w:id="1458454652">
                  <w:marLeft w:val="0"/>
                  <w:marRight w:val="0"/>
                  <w:marTop w:val="0"/>
                  <w:marBottom w:val="0"/>
                  <w:divBdr>
                    <w:top w:val="none" w:sz="0" w:space="0" w:color="auto"/>
                    <w:left w:val="none" w:sz="0" w:space="0" w:color="auto"/>
                    <w:bottom w:val="none" w:sz="0" w:space="0" w:color="auto"/>
                    <w:right w:val="none" w:sz="0" w:space="0" w:color="auto"/>
                  </w:divBdr>
                </w:div>
                <w:div w:id="1458571750">
                  <w:marLeft w:val="0"/>
                  <w:marRight w:val="0"/>
                  <w:marTop w:val="0"/>
                  <w:marBottom w:val="0"/>
                  <w:divBdr>
                    <w:top w:val="none" w:sz="0" w:space="0" w:color="auto"/>
                    <w:left w:val="none" w:sz="0" w:space="0" w:color="auto"/>
                    <w:bottom w:val="none" w:sz="0" w:space="0" w:color="auto"/>
                    <w:right w:val="none" w:sz="0" w:space="0" w:color="auto"/>
                  </w:divBdr>
                </w:div>
                <w:div w:id="1461222811">
                  <w:marLeft w:val="0"/>
                  <w:marRight w:val="0"/>
                  <w:marTop w:val="0"/>
                  <w:marBottom w:val="0"/>
                  <w:divBdr>
                    <w:top w:val="none" w:sz="0" w:space="0" w:color="auto"/>
                    <w:left w:val="none" w:sz="0" w:space="0" w:color="auto"/>
                    <w:bottom w:val="none" w:sz="0" w:space="0" w:color="auto"/>
                    <w:right w:val="none" w:sz="0" w:space="0" w:color="auto"/>
                  </w:divBdr>
                </w:div>
                <w:div w:id="1461532541">
                  <w:marLeft w:val="0"/>
                  <w:marRight w:val="0"/>
                  <w:marTop w:val="0"/>
                  <w:marBottom w:val="0"/>
                  <w:divBdr>
                    <w:top w:val="none" w:sz="0" w:space="0" w:color="auto"/>
                    <w:left w:val="none" w:sz="0" w:space="0" w:color="auto"/>
                    <w:bottom w:val="none" w:sz="0" w:space="0" w:color="auto"/>
                    <w:right w:val="none" w:sz="0" w:space="0" w:color="auto"/>
                  </w:divBdr>
                </w:div>
                <w:div w:id="1462726989">
                  <w:marLeft w:val="0"/>
                  <w:marRight w:val="0"/>
                  <w:marTop w:val="0"/>
                  <w:marBottom w:val="0"/>
                  <w:divBdr>
                    <w:top w:val="none" w:sz="0" w:space="0" w:color="auto"/>
                    <w:left w:val="none" w:sz="0" w:space="0" w:color="auto"/>
                    <w:bottom w:val="none" w:sz="0" w:space="0" w:color="auto"/>
                    <w:right w:val="none" w:sz="0" w:space="0" w:color="auto"/>
                  </w:divBdr>
                </w:div>
                <w:div w:id="1463038663">
                  <w:marLeft w:val="0"/>
                  <w:marRight w:val="0"/>
                  <w:marTop w:val="0"/>
                  <w:marBottom w:val="0"/>
                  <w:divBdr>
                    <w:top w:val="none" w:sz="0" w:space="0" w:color="auto"/>
                    <w:left w:val="none" w:sz="0" w:space="0" w:color="auto"/>
                    <w:bottom w:val="none" w:sz="0" w:space="0" w:color="auto"/>
                    <w:right w:val="none" w:sz="0" w:space="0" w:color="auto"/>
                  </w:divBdr>
                </w:div>
                <w:div w:id="1463188166">
                  <w:marLeft w:val="0"/>
                  <w:marRight w:val="0"/>
                  <w:marTop w:val="0"/>
                  <w:marBottom w:val="0"/>
                  <w:divBdr>
                    <w:top w:val="none" w:sz="0" w:space="0" w:color="auto"/>
                    <w:left w:val="none" w:sz="0" w:space="0" w:color="auto"/>
                    <w:bottom w:val="none" w:sz="0" w:space="0" w:color="auto"/>
                    <w:right w:val="none" w:sz="0" w:space="0" w:color="auto"/>
                  </w:divBdr>
                </w:div>
                <w:div w:id="1463304942">
                  <w:marLeft w:val="0"/>
                  <w:marRight w:val="0"/>
                  <w:marTop w:val="0"/>
                  <w:marBottom w:val="0"/>
                  <w:divBdr>
                    <w:top w:val="none" w:sz="0" w:space="0" w:color="auto"/>
                    <w:left w:val="none" w:sz="0" w:space="0" w:color="auto"/>
                    <w:bottom w:val="none" w:sz="0" w:space="0" w:color="auto"/>
                    <w:right w:val="none" w:sz="0" w:space="0" w:color="auto"/>
                  </w:divBdr>
                </w:div>
                <w:div w:id="1464348032">
                  <w:marLeft w:val="0"/>
                  <w:marRight w:val="0"/>
                  <w:marTop w:val="0"/>
                  <w:marBottom w:val="0"/>
                  <w:divBdr>
                    <w:top w:val="none" w:sz="0" w:space="0" w:color="auto"/>
                    <w:left w:val="none" w:sz="0" w:space="0" w:color="auto"/>
                    <w:bottom w:val="none" w:sz="0" w:space="0" w:color="auto"/>
                    <w:right w:val="none" w:sz="0" w:space="0" w:color="auto"/>
                  </w:divBdr>
                </w:div>
                <w:div w:id="1468425709">
                  <w:marLeft w:val="0"/>
                  <w:marRight w:val="0"/>
                  <w:marTop w:val="0"/>
                  <w:marBottom w:val="0"/>
                  <w:divBdr>
                    <w:top w:val="none" w:sz="0" w:space="0" w:color="auto"/>
                    <w:left w:val="none" w:sz="0" w:space="0" w:color="auto"/>
                    <w:bottom w:val="none" w:sz="0" w:space="0" w:color="auto"/>
                    <w:right w:val="none" w:sz="0" w:space="0" w:color="auto"/>
                  </w:divBdr>
                </w:div>
                <w:div w:id="1472095439">
                  <w:marLeft w:val="0"/>
                  <w:marRight w:val="0"/>
                  <w:marTop w:val="0"/>
                  <w:marBottom w:val="0"/>
                  <w:divBdr>
                    <w:top w:val="none" w:sz="0" w:space="0" w:color="auto"/>
                    <w:left w:val="none" w:sz="0" w:space="0" w:color="auto"/>
                    <w:bottom w:val="none" w:sz="0" w:space="0" w:color="auto"/>
                    <w:right w:val="none" w:sz="0" w:space="0" w:color="auto"/>
                  </w:divBdr>
                </w:div>
                <w:div w:id="1472363292">
                  <w:marLeft w:val="0"/>
                  <w:marRight w:val="0"/>
                  <w:marTop w:val="0"/>
                  <w:marBottom w:val="0"/>
                  <w:divBdr>
                    <w:top w:val="none" w:sz="0" w:space="0" w:color="auto"/>
                    <w:left w:val="none" w:sz="0" w:space="0" w:color="auto"/>
                    <w:bottom w:val="none" w:sz="0" w:space="0" w:color="auto"/>
                    <w:right w:val="none" w:sz="0" w:space="0" w:color="auto"/>
                  </w:divBdr>
                </w:div>
                <w:div w:id="1473860973">
                  <w:marLeft w:val="0"/>
                  <w:marRight w:val="0"/>
                  <w:marTop w:val="0"/>
                  <w:marBottom w:val="0"/>
                  <w:divBdr>
                    <w:top w:val="none" w:sz="0" w:space="0" w:color="auto"/>
                    <w:left w:val="none" w:sz="0" w:space="0" w:color="auto"/>
                    <w:bottom w:val="none" w:sz="0" w:space="0" w:color="auto"/>
                    <w:right w:val="none" w:sz="0" w:space="0" w:color="auto"/>
                  </w:divBdr>
                </w:div>
                <w:div w:id="1473982789">
                  <w:marLeft w:val="0"/>
                  <w:marRight w:val="0"/>
                  <w:marTop w:val="0"/>
                  <w:marBottom w:val="0"/>
                  <w:divBdr>
                    <w:top w:val="none" w:sz="0" w:space="0" w:color="auto"/>
                    <w:left w:val="none" w:sz="0" w:space="0" w:color="auto"/>
                    <w:bottom w:val="none" w:sz="0" w:space="0" w:color="auto"/>
                    <w:right w:val="none" w:sz="0" w:space="0" w:color="auto"/>
                  </w:divBdr>
                </w:div>
                <w:div w:id="1475024457">
                  <w:marLeft w:val="0"/>
                  <w:marRight w:val="0"/>
                  <w:marTop w:val="0"/>
                  <w:marBottom w:val="0"/>
                  <w:divBdr>
                    <w:top w:val="none" w:sz="0" w:space="0" w:color="auto"/>
                    <w:left w:val="none" w:sz="0" w:space="0" w:color="auto"/>
                    <w:bottom w:val="none" w:sz="0" w:space="0" w:color="auto"/>
                    <w:right w:val="none" w:sz="0" w:space="0" w:color="auto"/>
                  </w:divBdr>
                </w:div>
                <w:div w:id="1477336953">
                  <w:marLeft w:val="0"/>
                  <w:marRight w:val="0"/>
                  <w:marTop w:val="0"/>
                  <w:marBottom w:val="0"/>
                  <w:divBdr>
                    <w:top w:val="none" w:sz="0" w:space="0" w:color="auto"/>
                    <w:left w:val="none" w:sz="0" w:space="0" w:color="auto"/>
                    <w:bottom w:val="none" w:sz="0" w:space="0" w:color="auto"/>
                    <w:right w:val="none" w:sz="0" w:space="0" w:color="auto"/>
                  </w:divBdr>
                </w:div>
                <w:div w:id="1477995185">
                  <w:marLeft w:val="0"/>
                  <w:marRight w:val="0"/>
                  <w:marTop w:val="0"/>
                  <w:marBottom w:val="0"/>
                  <w:divBdr>
                    <w:top w:val="none" w:sz="0" w:space="0" w:color="auto"/>
                    <w:left w:val="none" w:sz="0" w:space="0" w:color="auto"/>
                    <w:bottom w:val="none" w:sz="0" w:space="0" w:color="auto"/>
                    <w:right w:val="none" w:sz="0" w:space="0" w:color="auto"/>
                  </w:divBdr>
                </w:div>
                <w:div w:id="1478302632">
                  <w:marLeft w:val="0"/>
                  <w:marRight w:val="0"/>
                  <w:marTop w:val="0"/>
                  <w:marBottom w:val="0"/>
                  <w:divBdr>
                    <w:top w:val="none" w:sz="0" w:space="0" w:color="auto"/>
                    <w:left w:val="none" w:sz="0" w:space="0" w:color="auto"/>
                    <w:bottom w:val="none" w:sz="0" w:space="0" w:color="auto"/>
                    <w:right w:val="none" w:sz="0" w:space="0" w:color="auto"/>
                  </w:divBdr>
                </w:div>
                <w:div w:id="1479495928">
                  <w:marLeft w:val="0"/>
                  <w:marRight w:val="0"/>
                  <w:marTop w:val="0"/>
                  <w:marBottom w:val="0"/>
                  <w:divBdr>
                    <w:top w:val="none" w:sz="0" w:space="0" w:color="auto"/>
                    <w:left w:val="none" w:sz="0" w:space="0" w:color="auto"/>
                    <w:bottom w:val="none" w:sz="0" w:space="0" w:color="auto"/>
                    <w:right w:val="none" w:sz="0" w:space="0" w:color="auto"/>
                  </w:divBdr>
                </w:div>
                <w:div w:id="1480730806">
                  <w:marLeft w:val="0"/>
                  <w:marRight w:val="0"/>
                  <w:marTop w:val="0"/>
                  <w:marBottom w:val="0"/>
                  <w:divBdr>
                    <w:top w:val="none" w:sz="0" w:space="0" w:color="auto"/>
                    <w:left w:val="none" w:sz="0" w:space="0" w:color="auto"/>
                    <w:bottom w:val="none" w:sz="0" w:space="0" w:color="auto"/>
                    <w:right w:val="none" w:sz="0" w:space="0" w:color="auto"/>
                  </w:divBdr>
                </w:div>
                <w:div w:id="1481773758">
                  <w:marLeft w:val="0"/>
                  <w:marRight w:val="0"/>
                  <w:marTop w:val="0"/>
                  <w:marBottom w:val="0"/>
                  <w:divBdr>
                    <w:top w:val="none" w:sz="0" w:space="0" w:color="auto"/>
                    <w:left w:val="none" w:sz="0" w:space="0" w:color="auto"/>
                    <w:bottom w:val="none" w:sz="0" w:space="0" w:color="auto"/>
                    <w:right w:val="none" w:sz="0" w:space="0" w:color="auto"/>
                  </w:divBdr>
                </w:div>
                <w:div w:id="1482037900">
                  <w:marLeft w:val="0"/>
                  <w:marRight w:val="0"/>
                  <w:marTop w:val="0"/>
                  <w:marBottom w:val="0"/>
                  <w:divBdr>
                    <w:top w:val="none" w:sz="0" w:space="0" w:color="auto"/>
                    <w:left w:val="none" w:sz="0" w:space="0" w:color="auto"/>
                    <w:bottom w:val="none" w:sz="0" w:space="0" w:color="auto"/>
                    <w:right w:val="none" w:sz="0" w:space="0" w:color="auto"/>
                  </w:divBdr>
                </w:div>
                <w:div w:id="1482966426">
                  <w:marLeft w:val="0"/>
                  <w:marRight w:val="0"/>
                  <w:marTop w:val="0"/>
                  <w:marBottom w:val="0"/>
                  <w:divBdr>
                    <w:top w:val="none" w:sz="0" w:space="0" w:color="auto"/>
                    <w:left w:val="none" w:sz="0" w:space="0" w:color="auto"/>
                    <w:bottom w:val="none" w:sz="0" w:space="0" w:color="auto"/>
                    <w:right w:val="none" w:sz="0" w:space="0" w:color="auto"/>
                  </w:divBdr>
                </w:div>
                <w:div w:id="1483039475">
                  <w:marLeft w:val="0"/>
                  <w:marRight w:val="0"/>
                  <w:marTop w:val="0"/>
                  <w:marBottom w:val="0"/>
                  <w:divBdr>
                    <w:top w:val="none" w:sz="0" w:space="0" w:color="auto"/>
                    <w:left w:val="none" w:sz="0" w:space="0" w:color="auto"/>
                    <w:bottom w:val="none" w:sz="0" w:space="0" w:color="auto"/>
                    <w:right w:val="none" w:sz="0" w:space="0" w:color="auto"/>
                  </w:divBdr>
                </w:div>
                <w:div w:id="1483111097">
                  <w:marLeft w:val="0"/>
                  <w:marRight w:val="0"/>
                  <w:marTop w:val="0"/>
                  <w:marBottom w:val="0"/>
                  <w:divBdr>
                    <w:top w:val="none" w:sz="0" w:space="0" w:color="auto"/>
                    <w:left w:val="none" w:sz="0" w:space="0" w:color="auto"/>
                    <w:bottom w:val="none" w:sz="0" w:space="0" w:color="auto"/>
                    <w:right w:val="none" w:sz="0" w:space="0" w:color="auto"/>
                  </w:divBdr>
                </w:div>
                <w:div w:id="1483811838">
                  <w:marLeft w:val="0"/>
                  <w:marRight w:val="0"/>
                  <w:marTop w:val="0"/>
                  <w:marBottom w:val="0"/>
                  <w:divBdr>
                    <w:top w:val="none" w:sz="0" w:space="0" w:color="auto"/>
                    <w:left w:val="none" w:sz="0" w:space="0" w:color="auto"/>
                    <w:bottom w:val="none" w:sz="0" w:space="0" w:color="auto"/>
                    <w:right w:val="none" w:sz="0" w:space="0" w:color="auto"/>
                  </w:divBdr>
                </w:div>
                <w:div w:id="1485858130">
                  <w:marLeft w:val="0"/>
                  <w:marRight w:val="0"/>
                  <w:marTop w:val="0"/>
                  <w:marBottom w:val="0"/>
                  <w:divBdr>
                    <w:top w:val="none" w:sz="0" w:space="0" w:color="auto"/>
                    <w:left w:val="none" w:sz="0" w:space="0" w:color="auto"/>
                    <w:bottom w:val="none" w:sz="0" w:space="0" w:color="auto"/>
                    <w:right w:val="none" w:sz="0" w:space="0" w:color="auto"/>
                  </w:divBdr>
                </w:div>
                <w:div w:id="1489126057">
                  <w:marLeft w:val="0"/>
                  <w:marRight w:val="0"/>
                  <w:marTop w:val="0"/>
                  <w:marBottom w:val="0"/>
                  <w:divBdr>
                    <w:top w:val="none" w:sz="0" w:space="0" w:color="auto"/>
                    <w:left w:val="none" w:sz="0" w:space="0" w:color="auto"/>
                    <w:bottom w:val="none" w:sz="0" w:space="0" w:color="auto"/>
                    <w:right w:val="none" w:sz="0" w:space="0" w:color="auto"/>
                  </w:divBdr>
                </w:div>
                <w:div w:id="1490169396">
                  <w:marLeft w:val="0"/>
                  <w:marRight w:val="0"/>
                  <w:marTop w:val="0"/>
                  <w:marBottom w:val="0"/>
                  <w:divBdr>
                    <w:top w:val="none" w:sz="0" w:space="0" w:color="auto"/>
                    <w:left w:val="none" w:sz="0" w:space="0" w:color="auto"/>
                    <w:bottom w:val="none" w:sz="0" w:space="0" w:color="auto"/>
                    <w:right w:val="none" w:sz="0" w:space="0" w:color="auto"/>
                  </w:divBdr>
                </w:div>
                <w:div w:id="1490176282">
                  <w:marLeft w:val="0"/>
                  <w:marRight w:val="0"/>
                  <w:marTop w:val="0"/>
                  <w:marBottom w:val="0"/>
                  <w:divBdr>
                    <w:top w:val="none" w:sz="0" w:space="0" w:color="auto"/>
                    <w:left w:val="none" w:sz="0" w:space="0" w:color="auto"/>
                    <w:bottom w:val="none" w:sz="0" w:space="0" w:color="auto"/>
                    <w:right w:val="none" w:sz="0" w:space="0" w:color="auto"/>
                  </w:divBdr>
                </w:div>
                <w:div w:id="1491750829">
                  <w:marLeft w:val="0"/>
                  <w:marRight w:val="0"/>
                  <w:marTop w:val="0"/>
                  <w:marBottom w:val="0"/>
                  <w:divBdr>
                    <w:top w:val="none" w:sz="0" w:space="0" w:color="auto"/>
                    <w:left w:val="none" w:sz="0" w:space="0" w:color="auto"/>
                    <w:bottom w:val="none" w:sz="0" w:space="0" w:color="auto"/>
                    <w:right w:val="none" w:sz="0" w:space="0" w:color="auto"/>
                  </w:divBdr>
                </w:div>
                <w:div w:id="1494182519">
                  <w:marLeft w:val="0"/>
                  <w:marRight w:val="0"/>
                  <w:marTop w:val="0"/>
                  <w:marBottom w:val="0"/>
                  <w:divBdr>
                    <w:top w:val="none" w:sz="0" w:space="0" w:color="auto"/>
                    <w:left w:val="none" w:sz="0" w:space="0" w:color="auto"/>
                    <w:bottom w:val="none" w:sz="0" w:space="0" w:color="auto"/>
                    <w:right w:val="none" w:sz="0" w:space="0" w:color="auto"/>
                  </w:divBdr>
                </w:div>
                <w:div w:id="1494880552">
                  <w:marLeft w:val="0"/>
                  <w:marRight w:val="0"/>
                  <w:marTop w:val="0"/>
                  <w:marBottom w:val="0"/>
                  <w:divBdr>
                    <w:top w:val="none" w:sz="0" w:space="0" w:color="auto"/>
                    <w:left w:val="none" w:sz="0" w:space="0" w:color="auto"/>
                    <w:bottom w:val="none" w:sz="0" w:space="0" w:color="auto"/>
                    <w:right w:val="none" w:sz="0" w:space="0" w:color="auto"/>
                  </w:divBdr>
                </w:div>
                <w:div w:id="1495220341">
                  <w:marLeft w:val="0"/>
                  <w:marRight w:val="0"/>
                  <w:marTop w:val="0"/>
                  <w:marBottom w:val="0"/>
                  <w:divBdr>
                    <w:top w:val="none" w:sz="0" w:space="0" w:color="auto"/>
                    <w:left w:val="none" w:sz="0" w:space="0" w:color="auto"/>
                    <w:bottom w:val="none" w:sz="0" w:space="0" w:color="auto"/>
                    <w:right w:val="none" w:sz="0" w:space="0" w:color="auto"/>
                  </w:divBdr>
                </w:div>
                <w:div w:id="1495730146">
                  <w:marLeft w:val="0"/>
                  <w:marRight w:val="0"/>
                  <w:marTop w:val="0"/>
                  <w:marBottom w:val="0"/>
                  <w:divBdr>
                    <w:top w:val="none" w:sz="0" w:space="0" w:color="auto"/>
                    <w:left w:val="none" w:sz="0" w:space="0" w:color="auto"/>
                    <w:bottom w:val="none" w:sz="0" w:space="0" w:color="auto"/>
                    <w:right w:val="none" w:sz="0" w:space="0" w:color="auto"/>
                  </w:divBdr>
                </w:div>
                <w:div w:id="1495754090">
                  <w:marLeft w:val="0"/>
                  <w:marRight w:val="0"/>
                  <w:marTop w:val="0"/>
                  <w:marBottom w:val="0"/>
                  <w:divBdr>
                    <w:top w:val="none" w:sz="0" w:space="0" w:color="auto"/>
                    <w:left w:val="none" w:sz="0" w:space="0" w:color="auto"/>
                    <w:bottom w:val="none" w:sz="0" w:space="0" w:color="auto"/>
                    <w:right w:val="none" w:sz="0" w:space="0" w:color="auto"/>
                  </w:divBdr>
                </w:div>
                <w:div w:id="1497526557">
                  <w:marLeft w:val="0"/>
                  <w:marRight w:val="0"/>
                  <w:marTop w:val="0"/>
                  <w:marBottom w:val="0"/>
                  <w:divBdr>
                    <w:top w:val="none" w:sz="0" w:space="0" w:color="auto"/>
                    <w:left w:val="none" w:sz="0" w:space="0" w:color="auto"/>
                    <w:bottom w:val="none" w:sz="0" w:space="0" w:color="auto"/>
                    <w:right w:val="none" w:sz="0" w:space="0" w:color="auto"/>
                  </w:divBdr>
                </w:div>
                <w:div w:id="1498836943">
                  <w:marLeft w:val="0"/>
                  <w:marRight w:val="0"/>
                  <w:marTop w:val="0"/>
                  <w:marBottom w:val="0"/>
                  <w:divBdr>
                    <w:top w:val="none" w:sz="0" w:space="0" w:color="auto"/>
                    <w:left w:val="none" w:sz="0" w:space="0" w:color="auto"/>
                    <w:bottom w:val="none" w:sz="0" w:space="0" w:color="auto"/>
                    <w:right w:val="none" w:sz="0" w:space="0" w:color="auto"/>
                  </w:divBdr>
                </w:div>
                <w:div w:id="1499346683">
                  <w:marLeft w:val="0"/>
                  <w:marRight w:val="0"/>
                  <w:marTop w:val="0"/>
                  <w:marBottom w:val="0"/>
                  <w:divBdr>
                    <w:top w:val="none" w:sz="0" w:space="0" w:color="auto"/>
                    <w:left w:val="none" w:sz="0" w:space="0" w:color="auto"/>
                    <w:bottom w:val="none" w:sz="0" w:space="0" w:color="auto"/>
                    <w:right w:val="none" w:sz="0" w:space="0" w:color="auto"/>
                  </w:divBdr>
                </w:div>
                <w:div w:id="1500149438">
                  <w:marLeft w:val="0"/>
                  <w:marRight w:val="0"/>
                  <w:marTop w:val="0"/>
                  <w:marBottom w:val="0"/>
                  <w:divBdr>
                    <w:top w:val="none" w:sz="0" w:space="0" w:color="auto"/>
                    <w:left w:val="none" w:sz="0" w:space="0" w:color="auto"/>
                    <w:bottom w:val="none" w:sz="0" w:space="0" w:color="auto"/>
                    <w:right w:val="none" w:sz="0" w:space="0" w:color="auto"/>
                  </w:divBdr>
                </w:div>
                <w:div w:id="1500341478">
                  <w:marLeft w:val="0"/>
                  <w:marRight w:val="0"/>
                  <w:marTop w:val="0"/>
                  <w:marBottom w:val="0"/>
                  <w:divBdr>
                    <w:top w:val="none" w:sz="0" w:space="0" w:color="auto"/>
                    <w:left w:val="none" w:sz="0" w:space="0" w:color="auto"/>
                    <w:bottom w:val="none" w:sz="0" w:space="0" w:color="auto"/>
                    <w:right w:val="none" w:sz="0" w:space="0" w:color="auto"/>
                  </w:divBdr>
                </w:div>
                <w:div w:id="1501385542">
                  <w:marLeft w:val="0"/>
                  <w:marRight w:val="0"/>
                  <w:marTop w:val="0"/>
                  <w:marBottom w:val="0"/>
                  <w:divBdr>
                    <w:top w:val="none" w:sz="0" w:space="0" w:color="auto"/>
                    <w:left w:val="none" w:sz="0" w:space="0" w:color="auto"/>
                    <w:bottom w:val="none" w:sz="0" w:space="0" w:color="auto"/>
                    <w:right w:val="none" w:sz="0" w:space="0" w:color="auto"/>
                  </w:divBdr>
                </w:div>
                <w:div w:id="1502236233">
                  <w:marLeft w:val="0"/>
                  <w:marRight w:val="0"/>
                  <w:marTop w:val="0"/>
                  <w:marBottom w:val="0"/>
                  <w:divBdr>
                    <w:top w:val="none" w:sz="0" w:space="0" w:color="auto"/>
                    <w:left w:val="none" w:sz="0" w:space="0" w:color="auto"/>
                    <w:bottom w:val="none" w:sz="0" w:space="0" w:color="auto"/>
                    <w:right w:val="none" w:sz="0" w:space="0" w:color="auto"/>
                  </w:divBdr>
                </w:div>
                <w:div w:id="1503398244">
                  <w:marLeft w:val="0"/>
                  <w:marRight w:val="0"/>
                  <w:marTop w:val="0"/>
                  <w:marBottom w:val="0"/>
                  <w:divBdr>
                    <w:top w:val="none" w:sz="0" w:space="0" w:color="auto"/>
                    <w:left w:val="none" w:sz="0" w:space="0" w:color="auto"/>
                    <w:bottom w:val="none" w:sz="0" w:space="0" w:color="auto"/>
                    <w:right w:val="none" w:sz="0" w:space="0" w:color="auto"/>
                  </w:divBdr>
                </w:div>
                <w:div w:id="1506238542">
                  <w:marLeft w:val="0"/>
                  <w:marRight w:val="0"/>
                  <w:marTop w:val="0"/>
                  <w:marBottom w:val="0"/>
                  <w:divBdr>
                    <w:top w:val="none" w:sz="0" w:space="0" w:color="auto"/>
                    <w:left w:val="none" w:sz="0" w:space="0" w:color="auto"/>
                    <w:bottom w:val="none" w:sz="0" w:space="0" w:color="auto"/>
                    <w:right w:val="none" w:sz="0" w:space="0" w:color="auto"/>
                  </w:divBdr>
                </w:div>
                <w:div w:id="1506286695">
                  <w:marLeft w:val="0"/>
                  <w:marRight w:val="0"/>
                  <w:marTop w:val="0"/>
                  <w:marBottom w:val="0"/>
                  <w:divBdr>
                    <w:top w:val="none" w:sz="0" w:space="0" w:color="auto"/>
                    <w:left w:val="none" w:sz="0" w:space="0" w:color="auto"/>
                    <w:bottom w:val="none" w:sz="0" w:space="0" w:color="auto"/>
                    <w:right w:val="none" w:sz="0" w:space="0" w:color="auto"/>
                  </w:divBdr>
                </w:div>
                <w:div w:id="1506751095">
                  <w:marLeft w:val="0"/>
                  <w:marRight w:val="0"/>
                  <w:marTop w:val="0"/>
                  <w:marBottom w:val="0"/>
                  <w:divBdr>
                    <w:top w:val="none" w:sz="0" w:space="0" w:color="auto"/>
                    <w:left w:val="none" w:sz="0" w:space="0" w:color="auto"/>
                    <w:bottom w:val="none" w:sz="0" w:space="0" w:color="auto"/>
                    <w:right w:val="none" w:sz="0" w:space="0" w:color="auto"/>
                  </w:divBdr>
                </w:div>
                <w:div w:id="1507553606">
                  <w:marLeft w:val="0"/>
                  <w:marRight w:val="0"/>
                  <w:marTop w:val="0"/>
                  <w:marBottom w:val="0"/>
                  <w:divBdr>
                    <w:top w:val="none" w:sz="0" w:space="0" w:color="auto"/>
                    <w:left w:val="none" w:sz="0" w:space="0" w:color="auto"/>
                    <w:bottom w:val="none" w:sz="0" w:space="0" w:color="auto"/>
                    <w:right w:val="none" w:sz="0" w:space="0" w:color="auto"/>
                  </w:divBdr>
                </w:div>
                <w:div w:id="1507743756">
                  <w:marLeft w:val="0"/>
                  <w:marRight w:val="0"/>
                  <w:marTop w:val="0"/>
                  <w:marBottom w:val="0"/>
                  <w:divBdr>
                    <w:top w:val="none" w:sz="0" w:space="0" w:color="auto"/>
                    <w:left w:val="none" w:sz="0" w:space="0" w:color="auto"/>
                    <w:bottom w:val="none" w:sz="0" w:space="0" w:color="auto"/>
                    <w:right w:val="none" w:sz="0" w:space="0" w:color="auto"/>
                  </w:divBdr>
                </w:div>
                <w:div w:id="1508133508">
                  <w:marLeft w:val="0"/>
                  <w:marRight w:val="0"/>
                  <w:marTop w:val="0"/>
                  <w:marBottom w:val="0"/>
                  <w:divBdr>
                    <w:top w:val="none" w:sz="0" w:space="0" w:color="auto"/>
                    <w:left w:val="none" w:sz="0" w:space="0" w:color="auto"/>
                    <w:bottom w:val="none" w:sz="0" w:space="0" w:color="auto"/>
                    <w:right w:val="none" w:sz="0" w:space="0" w:color="auto"/>
                  </w:divBdr>
                </w:div>
                <w:div w:id="1509103621">
                  <w:marLeft w:val="0"/>
                  <w:marRight w:val="0"/>
                  <w:marTop w:val="0"/>
                  <w:marBottom w:val="0"/>
                  <w:divBdr>
                    <w:top w:val="none" w:sz="0" w:space="0" w:color="auto"/>
                    <w:left w:val="none" w:sz="0" w:space="0" w:color="auto"/>
                    <w:bottom w:val="none" w:sz="0" w:space="0" w:color="auto"/>
                    <w:right w:val="none" w:sz="0" w:space="0" w:color="auto"/>
                  </w:divBdr>
                </w:div>
                <w:div w:id="1510943521">
                  <w:marLeft w:val="0"/>
                  <w:marRight w:val="0"/>
                  <w:marTop w:val="0"/>
                  <w:marBottom w:val="0"/>
                  <w:divBdr>
                    <w:top w:val="none" w:sz="0" w:space="0" w:color="auto"/>
                    <w:left w:val="none" w:sz="0" w:space="0" w:color="auto"/>
                    <w:bottom w:val="none" w:sz="0" w:space="0" w:color="auto"/>
                    <w:right w:val="none" w:sz="0" w:space="0" w:color="auto"/>
                  </w:divBdr>
                </w:div>
                <w:div w:id="1511484133">
                  <w:marLeft w:val="0"/>
                  <w:marRight w:val="0"/>
                  <w:marTop w:val="0"/>
                  <w:marBottom w:val="0"/>
                  <w:divBdr>
                    <w:top w:val="none" w:sz="0" w:space="0" w:color="auto"/>
                    <w:left w:val="none" w:sz="0" w:space="0" w:color="auto"/>
                    <w:bottom w:val="none" w:sz="0" w:space="0" w:color="auto"/>
                    <w:right w:val="none" w:sz="0" w:space="0" w:color="auto"/>
                  </w:divBdr>
                </w:div>
                <w:div w:id="1511679657">
                  <w:marLeft w:val="0"/>
                  <w:marRight w:val="0"/>
                  <w:marTop w:val="0"/>
                  <w:marBottom w:val="0"/>
                  <w:divBdr>
                    <w:top w:val="none" w:sz="0" w:space="0" w:color="auto"/>
                    <w:left w:val="none" w:sz="0" w:space="0" w:color="auto"/>
                    <w:bottom w:val="none" w:sz="0" w:space="0" w:color="auto"/>
                    <w:right w:val="none" w:sz="0" w:space="0" w:color="auto"/>
                  </w:divBdr>
                </w:div>
                <w:div w:id="1512183520">
                  <w:marLeft w:val="0"/>
                  <w:marRight w:val="0"/>
                  <w:marTop w:val="0"/>
                  <w:marBottom w:val="0"/>
                  <w:divBdr>
                    <w:top w:val="none" w:sz="0" w:space="0" w:color="auto"/>
                    <w:left w:val="none" w:sz="0" w:space="0" w:color="auto"/>
                    <w:bottom w:val="none" w:sz="0" w:space="0" w:color="auto"/>
                    <w:right w:val="none" w:sz="0" w:space="0" w:color="auto"/>
                  </w:divBdr>
                </w:div>
                <w:div w:id="1514110289">
                  <w:marLeft w:val="0"/>
                  <w:marRight w:val="0"/>
                  <w:marTop w:val="0"/>
                  <w:marBottom w:val="0"/>
                  <w:divBdr>
                    <w:top w:val="none" w:sz="0" w:space="0" w:color="auto"/>
                    <w:left w:val="none" w:sz="0" w:space="0" w:color="auto"/>
                    <w:bottom w:val="none" w:sz="0" w:space="0" w:color="auto"/>
                    <w:right w:val="none" w:sz="0" w:space="0" w:color="auto"/>
                  </w:divBdr>
                </w:div>
                <w:div w:id="1514955774">
                  <w:marLeft w:val="0"/>
                  <w:marRight w:val="0"/>
                  <w:marTop w:val="0"/>
                  <w:marBottom w:val="0"/>
                  <w:divBdr>
                    <w:top w:val="none" w:sz="0" w:space="0" w:color="auto"/>
                    <w:left w:val="none" w:sz="0" w:space="0" w:color="auto"/>
                    <w:bottom w:val="none" w:sz="0" w:space="0" w:color="auto"/>
                    <w:right w:val="none" w:sz="0" w:space="0" w:color="auto"/>
                  </w:divBdr>
                </w:div>
                <w:div w:id="1516578227">
                  <w:marLeft w:val="0"/>
                  <w:marRight w:val="0"/>
                  <w:marTop w:val="0"/>
                  <w:marBottom w:val="0"/>
                  <w:divBdr>
                    <w:top w:val="none" w:sz="0" w:space="0" w:color="auto"/>
                    <w:left w:val="none" w:sz="0" w:space="0" w:color="auto"/>
                    <w:bottom w:val="none" w:sz="0" w:space="0" w:color="auto"/>
                    <w:right w:val="none" w:sz="0" w:space="0" w:color="auto"/>
                  </w:divBdr>
                </w:div>
                <w:div w:id="1516845028">
                  <w:marLeft w:val="0"/>
                  <w:marRight w:val="0"/>
                  <w:marTop w:val="0"/>
                  <w:marBottom w:val="0"/>
                  <w:divBdr>
                    <w:top w:val="none" w:sz="0" w:space="0" w:color="auto"/>
                    <w:left w:val="none" w:sz="0" w:space="0" w:color="auto"/>
                    <w:bottom w:val="none" w:sz="0" w:space="0" w:color="auto"/>
                    <w:right w:val="none" w:sz="0" w:space="0" w:color="auto"/>
                  </w:divBdr>
                </w:div>
                <w:div w:id="1517573718">
                  <w:marLeft w:val="0"/>
                  <w:marRight w:val="0"/>
                  <w:marTop w:val="0"/>
                  <w:marBottom w:val="0"/>
                  <w:divBdr>
                    <w:top w:val="none" w:sz="0" w:space="0" w:color="auto"/>
                    <w:left w:val="none" w:sz="0" w:space="0" w:color="auto"/>
                    <w:bottom w:val="none" w:sz="0" w:space="0" w:color="auto"/>
                    <w:right w:val="none" w:sz="0" w:space="0" w:color="auto"/>
                  </w:divBdr>
                </w:div>
                <w:div w:id="1518419575">
                  <w:marLeft w:val="0"/>
                  <w:marRight w:val="0"/>
                  <w:marTop w:val="0"/>
                  <w:marBottom w:val="0"/>
                  <w:divBdr>
                    <w:top w:val="none" w:sz="0" w:space="0" w:color="auto"/>
                    <w:left w:val="none" w:sz="0" w:space="0" w:color="auto"/>
                    <w:bottom w:val="none" w:sz="0" w:space="0" w:color="auto"/>
                    <w:right w:val="none" w:sz="0" w:space="0" w:color="auto"/>
                  </w:divBdr>
                </w:div>
                <w:div w:id="1519350596">
                  <w:marLeft w:val="0"/>
                  <w:marRight w:val="0"/>
                  <w:marTop w:val="0"/>
                  <w:marBottom w:val="0"/>
                  <w:divBdr>
                    <w:top w:val="none" w:sz="0" w:space="0" w:color="auto"/>
                    <w:left w:val="none" w:sz="0" w:space="0" w:color="auto"/>
                    <w:bottom w:val="none" w:sz="0" w:space="0" w:color="auto"/>
                    <w:right w:val="none" w:sz="0" w:space="0" w:color="auto"/>
                  </w:divBdr>
                </w:div>
                <w:div w:id="1521894561">
                  <w:marLeft w:val="0"/>
                  <w:marRight w:val="0"/>
                  <w:marTop w:val="0"/>
                  <w:marBottom w:val="0"/>
                  <w:divBdr>
                    <w:top w:val="none" w:sz="0" w:space="0" w:color="auto"/>
                    <w:left w:val="none" w:sz="0" w:space="0" w:color="auto"/>
                    <w:bottom w:val="none" w:sz="0" w:space="0" w:color="auto"/>
                    <w:right w:val="none" w:sz="0" w:space="0" w:color="auto"/>
                  </w:divBdr>
                </w:div>
                <w:div w:id="1521967720">
                  <w:marLeft w:val="0"/>
                  <w:marRight w:val="0"/>
                  <w:marTop w:val="0"/>
                  <w:marBottom w:val="0"/>
                  <w:divBdr>
                    <w:top w:val="none" w:sz="0" w:space="0" w:color="auto"/>
                    <w:left w:val="none" w:sz="0" w:space="0" w:color="auto"/>
                    <w:bottom w:val="none" w:sz="0" w:space="0" w:color="auto"/>
                    <w:right w:val="none" w:sz="0" w:space="0" w:color="auto"/>
                  </w:divBdr>
                </w:div>
                <w:div w:id="1522008070">
                  <w:marLeft w:val="0"/>
                  <w:marRight w:val="0"/>
                  <w:marTop w:val="0"/>
                  <w:marBottom w:val="0"/>
                  <w:divBdr>
                    <w:top w:val="none" w:sz="0" w:space="0" w:color="auto"/>
                    <w:left w:val="none" w:sz="0" w:space="0" w:color="auto"/>
                    <w:bottom w:val="none" w:sz="0" w:space="0" w:color="auto"/>
                    <w:right w:val="none" w:sz="0" w:space="0" w:color="auto"/>
                  </w:divBdr>
                </w:div>
                <w:div w:id="1522359222">
                  <w:marLeft w:val="0"/>
                  <w:marRight w:val="0"/>
                  <w:marTop w:val="0"/>
                  <w:marBottom w:val="0"/>
                  <w:divBdr>
                    <w:top w:val="none" w:sz="0" w:space="0" w:color="auto"/>
                    <w:left w:val="none" w:sz="0" w:space="0" w:color="auto"/>
                    <w:bottom w:val="none" w:sz="0" w:space="0" w:color="auto"/>
                    <w:right w:val="none" w:sz="0" w:space="0" w:color="auto"/>
                  </w:divBdr>
                </w:div>
                <w:div w:id="1522547052">
                  <w:marLeft w:val="0"/>
                  <w:marRight w:val="0"/>
                  <w:marTop w:val="0"/>
                  <w:marBottom w:val="0"/>
                  <w:divBdr>
                    <w:top w:val="none" w:sz="0" w:space="0" w:color="auto"/>
                    <w:left w:val="none" w:sz="0" w:space="0" w:color="auto"/>
                    <w:bottom w:val="none" w:sz="0" w:space="0" w:color="auto"/>
                    <w:right w:val="none" w:sz="0" w:space="0" w:color="auto"/>
                  </w:divBdr>
                </w:div>
                <w:div w:id="1525559255">
                  <w:marLeft w:val="0"/>
                  <w:marRight w:val="0"/>
                  <w:marTop w:val="0"/>
                  <w:marBottom w:val="0"/>
                  <w:divBdr>
                    <w:top w:val="none" w:sz="0" w:space="0" w:color="auto"/>
                    <w:left w:val="none" w:sz="0" w:space="0" w:color="auto"/>
                    <w:bottom w:val="none" w:sz="0" w:space="0" w:color="auto"/>
                    <w:right w:val="none" w:sz="0" w:space="0" w:color="auto"/>
                  </w:divBdr>
                </w:div>
                <w:div w:id="1527477088">
                  <w:marLeft w:val="0"/>
                  <w:marRight w:val="0"/>
                  <w:marTop w:val="0"/>
                  <w:marBottom w:val="0"/>
                  <w:divBdr>
                    <w:top w:val="none" w:sz="0" w:space="0" w:color="auto"/>
                    <w:left w:val="none" w:sz="0" w:space="0" w:color="auto"/>
                    <w:bottom w:val="none" w:sz="0" w:space="0" w:color="auto"/>
                    <w:right w:val="none" w:sz="0" w:space="0" w:color="auto"/>
                  </w:divBdr>
                </w:div>
                <w:div w:id="1527790601">
                  <w:marLeft w:val="0"/>
                  <w:marRight w:val="0"/>
                  <w:marTop w:val="0"/>
                  <w:marBottom w:val="0"/>
                  <w:divBdr>
                    <w:top w:val="none" w:sz="0" w:space="0" w:color="auto"/>
                    <w:left w:val="none" w:sz="0" w:space="0" w:color="auto"/>
                    <w:bottom w:val="none" w:sz="0" w:space="0" w:color="auto"/>
                    <w:right w:val="none" w:sz="0" w:space="0" w:color="auto"/>
                  </w:divBdr>
                </w:div>
                <w:div w:id="1528829630">
                  <w:marLeft w:val="0"/>
                  <w:marRight w:val="0"/>
                  <w:marTop w:val="0"/>
                  <w:marBottom w:val="0"/>
                  <w:divBdr>
                    <w:top w:val="none" w:sz="0" w:space="0" w:color="auto"/>
                    <w:left w:val="none" w:sz="0" w:space="0" w:color="auto"/>
                    <w:bottom w:val="none" w:sz="0" w:space="0" w:color="auto"/>
                    <w:right w:val="none" w:sz="0" w:space="0" w:color="auto"/>
                  </w:divBdr>
                </w:div>
                <w:div w:id="1530530864">
                  <w:marLeft w:val="0"/>
                  <w:marRight w:val="0"/>
                  <w:marTop w:val="0"/>
                  <w:marBottom w:val="0"/>
                  <w:divBdr>
                    <w:top w:val="none" w:sz="0" w:space="0" w:color="auto"/>
                    <w:left w:val="none" w:sz="0" w:space="0" w:color="auto"/>
                    <w:bottom w:val="none" w:sz="0" w:space="0" w:color="auto"/>
                    <w:right w:val="none" w:sz="0" w:space="0" w:color="auto"/>
                  </w:divBdr>
                </w:div>
                <w:div w:id="1531458015">
                  <w:marLeft w:val="0"/>
                  <w:marRight w:val="0"/>
                  <w:marTop w:val="0"/>
                  <w:marBottom w:val="0"/>
                  <w:divBdr>
                    <w:top w:val="none" w:sz="0" w:space="0" w:color="auto"/>
                    <w:left w:val="none" w:sz="0" w:space="0" w:color="auto"/>
                    <w:bottom w:val="none" w:sz="0" w:space="0" w:color="auto"/>
                    <w:right w:val="none" w:sz="0" w:space="0" w:color="auto"/>
                  </w:divBdr>
                </w:div>
                <w:div w:id="1534154908">
                  <w:marLeft w:val="0"/>
                  <w:marRight w:val="0"/>
                  <w:marTop w:val="0"/>
                  <w:marBottom w:val="0"/>
                  <w:divBdr>
                    <w:top w:val="none" w:sz="0" w:space="0" w:color="auto"/>
                    <w:left w:val="none" w:sz="0" w:space="0" w:color="auto"/>
                    <w:bottom w:val="none" w:sz="0" w:space="0" w:color="auto"/>
                    <w:right w:val="none" w:sz="0" w:space="0" w:color="auto"/>
                  </w:divBdr>
                </w:div>
                <w:div w:id="1536846553">
                  <w:marLeft w:val="0"/>
                  <w:marRight w:val="0"/>
                  <w:marTop w:val="0"/>
                  <w:marBottom w:val="0"/>
                  <w:divBdr>
                    <w:top w:val="none" w:sz="0" w:space="0" w:color="auto"/>
                    <w:left w:val="none" w:sz="0" w:space="0" w:color="auto"/>
                    <w:bottom w:val="none" w:sz="0" w:space="0" w:color="auto"/>
                    <w:right w:val="none" w:sz="0" w:space="0" w:color="auto"/>
                  </w:divBdr>
                </w:div>
                <w:div w:id="1538003956">
                  <w:marLeft w:val="0"/>
                  <w:marRight w:val="0"/>
                  <w:marTop w:val="0"/>
                  <w:marBottom w:val="0"/>
                  <w:divBdr>
                    <w:top w:val="none" w:sz="0" w:space="0" w:color="auto"/>
                    <w:left w:val="none" w:sz="0" w:space="0" w:color="auto"/>
                    <w:bottom w:val="none" w:sz="0" w:space="0" w:color="auto"/>
                    <w:right w:val="none" w:sz="0" w:space="0" w:color="auto"/>
                  </w:divBdr>
                </w:div>
                <w:div w:id="1539203619">
                  <w:marLeft w:val="0"/>
                  <w:marRight w:val="0"/>
                  <w:marTop w:val="0"/>
                  <w:marBottom w:val="0"/>
                  <w:divBdr>
                    <w:top w:val="none" w:sz="0" w:space="0" w:color="auto"/>
                    <w:left w:val="none" w:sz="0" w:space="0" w:color="auto"/>
                    <w:bottom w:val="none" w:sz="0" w:space="0" w:color="auto"/>
                    <w:right w:val="none" w:sz="0" w:space="0" w:color="auto"/>
                  </w:divBdr>
                </w:div>
                <w:div w:id="1539926159">
                  <w:marLeft w:val="0"/>
                  <w:marRight w:val="0"/>
                  <w:marTop w:val="0"/>
                  <w:marBottom w:val="0"/>
                  <w:divBdr>
                    <w:top w:val="none" w:sz="0" w:space="0" w:color="auto"/>
                    <w:left w:val="none" w:sz="0" w:space="0" w:color="auto"/>
                    <w:bottom w:val="none" w:sz="0" w:space="0" w:color="auto"/>
                    <w:right w:val="none" w:sz="0" w:space="0" w:color="auto"/>
                  </w:divBdr>
                </w:div>
                <w:div w:id="1540044329">
                  <w:marLeft w:val="0"/>
                  <w:marRight w:val="0"/>
                  <w:marTop w:val="0"/>
                  <w:marBottom w:val="0"/>
                  <w:divBdr>
                    <w:top w:val="none" w:sz="0" w:space="0" w:color="auto"/>
                    <w:left w:val="none" w:sz="0" w:space="0" w:color="auto"/>
                    <w:bottom w:val="none" w:sz="0" w:space="0" w:color="auto"/>
                    <w:right w:val="none" w:sz="0" w:space="0" w:color="auto"/>
                  </w:divBdr>
                </w:div>
                <w:div w:id="1542934935">
                  <w:marLeft w:val="0"/>
                  <w:marRight w:val="0"/>
                  <w:marTop w:val="0"/>
                  <w:marBottom w:val="0"/>
                  <w:divBdr>
                    <w:top w:val="none" w:sz="0" w:space="0" w:color="auto"/>
                    <w:left w:val="none" w:sz="0" w:space="0" w:color="auto"/>
                    <w:bottom w:val="none" w:sz="0" w:space="0" w:color="auto"/>
                    <w:right w:val="none" w:sz="0" w:space="0" w:color="auto"/>
                  </w:divBdr>
                </w:div>
                <w:div w:id="1545751171">
                  <w:marLeft w:val="0"/>
                  <w:marRight w:val="0"/>
                  <w:marTop w:val="0"/>
                  <w:marBottom w:val="0"/>
                  <w:divBdr>
                    <w:top w:val="none" w:sz="0" w:space="0" w:color="auto"/>
                    <w:left w:val="none" w:sz="0" w:space="0" w:color="auto"/>
                    <w:bottom w:val="none" w:sz="0" w:space="0" w:color="auto"/>
                    <w:right w:val="none" w:sz="0" w:space="0" w:color="auto"/>
                  </w:divBdr>
                </w:div>
                <w:div w:id="1546140611">
                  <w:marLeft w:val="0"/>
                  <w:marRight w:val="0"/>
                  <w:marTop w:val="0"/>
                  <w:marBottom w:val="0"/>
                  <w:divBdr>
                    <w:top w:val="none" w:sz="0" w:space="0" w:color="auto"/>
                    <w:left w:val="none" w:sz="0" w:space="0" w:color="auto"/>
                    <w:bottom w:val="none" w:sz="0" w:space="0" w:color="auto"/>
                    <w:right w:val="none" w:sz="0" w:space="0" w:color="auto"/>
                  </w:divBdr>
                </w:div>
                <w:div w:id="1546403653">
                  <w:marLeft w:val="0"/>
                  <w:marRight w:val="0"/>
                  <w:marTop w:val="0"/>
                  <w:marBottom w:val="0"/>
                  <w:divBdr>
                    <w:top w:val="none" w:sz="0" w:space="0" w:color="auto"/>
                    <w:left w:val="none" w:sz="0" w:space="0" w:color="auto"/>
                    <w:bottom w:val="none" w:sz="0" w:space="0" w:color="auto"/>
                    <w:right w:val="none" w:sz="0" w:space="0" w:color="auto"/>
                  </w:divBdr>
                </w:div>
                <w:div w:id="1547135431">
                  <w:marLeft w:val="0"/>
                  <w:marRight w:val="0"/>
                  <w:marTop w:val="0"/>
                  <w:marBottom w:val="0"/>
                  <w:divBdr>
                    <w:top w:val="none" w:sz="0" w:space="0" w:color="auto"/>
                    <w:left w:val="none" w:sz="0" w:space="0" w:color="auto"/>
                    <w:bottom w:val="none" w:sz="0" w:space="0" w:color="auto"/>
                    <w:right w:val="none" w:sz="0" w:space="0" w:color="auto"/>
                  </w:divBdr>
                </w:div>
                <w:div w:id="1547831679">
                  <w:marLeft w:val="0"/>
                  <w:marRight w:val="0"/>
                  <w:marTop w:val="0"/>
                  <w:marBottom w:val="0"/>
                  <w:divBdr>
                    <w:top w:val="none" w:sz="0" w:space="0" w:color="auto"/>
                    <w:left w:val="none" w:sz="0" w:space="0" w:color="auto"/>
                    <w:bottom w:val="none" w:sz="0" w:space="0" w:color="auto"/>
                    <w:right w:val="none" w:sz="0" w:space="0" w:color="auto"/>
                  </w:divBdr>
                </w:div>
                <w:div w:id="1547913983">
                  <w:marLeft w:val="0"/>
                  <w:marRight w:val="0"/>
                  <w:marTop w:val="0"/>
                  <w:marBottom w:val="0"/>
                  <w:divBdr>
                    <w:top w:val="none" w:sz="0" w:space="0" w:color="auto"/>
                    <w:left w:val="none" w:sz="0" w:space="0" w:color="auto"/>
                    <w:bottom w:val="none" w:sz="0" w:space="0" w:color="auto"/>
                    <w:right w:val="none" w:sz="0" w:space="0" w:color="auto"/>
                  </w:divBdr>
                </w:div>
                <w:div w:id="1549218559">
                  <w:marLeft w:val="0"/>
                  <w:marRight w:val="0"/>
                  <w:marTop w:val="0"/>
                  <w:marBottom w:val="0"/>
                  <w:divBdr>
                    <w:top w:val="none" w:sz="0" w:space="0" w:color="auto"/>
                    <w:left w:val="none" w:sz="0" w:space="0" w:color="auto"/>
                    <w:bottom w:val="none" w:sz="0" w:space="0" w:color="auto"/>
                    <w:right w:val="none" w:sz="0" w:space="0" w:color="auto"/>
                  </w:divBdr>
                </w:div>
                <w:div w:id="1549682019">
                  <w:marLeft w:val="0"/>
                  <w:marRight w:val="0"/>
                  <w:marTop w:val="0"/>
                  <w:marBottom w:val="0"/>
                  <w:divBdr>
                    <w:top w:val="none" w:sz="0" w:space="0" w:color="auto"/>
                    <w:left w:val="none" w:sz="0" w:space="0" w:color="auto"/>
                    <w:bottom w:val="none" w:sz="0" w:space="0" w:color="auto"/>
                    <w:right w:val="none" w:sz="0" w:space="0" w:color="auto"/>
                  </w:divBdr>
                </w:div>
                <w:div w:id="1551383812">
                  <w:marLeft w:val="0"/>
                  <w:marRight w:val="0"/>
                  <w:marTop w:val="0"/>
                  <w:marBottom w:val="0"/>
                  <w:divBdr>
                    <w:top w:val="none" w:sz="0" w:space="0" w:color="auto"/>
                    <w:left w:val="none" w:sz="0" w:space="0" w:color="auto"/>
                    <w:bottom w:val="none" w:sz="0" w:space="0" w:color="auto"/>
                    <w:right w:val="none" w:sz="0" w:space="0" w:color="auto"/>
                  </w:divBdr>
                </w:div>
                <w:div w:id="1552304754">
                  <w:marLeft w:val="0"/>
                  <w:marRight w:val="0"/>
                  <w:marTop w:val="0"/>
                  <w:marBottom w:val="0"/>
                  <w:divBdr>
                    <w:top w:val="none" w:sz="0" w:space="0" w:color="auto"/>
                    <w:left w:val="none" w:sz="0" w:space="0" w:color="auto"/>
                    <w:bottom w:val="none" w:sz="0" w:space="0" w:color="auto"/>
                    <w:right w:val="none" w:sz="0" w:space="0" w:color="auto"/>
                  </w:divBdr>
                </w:div>
                <w:div w:id="1554124041">
                  <w:marLeft w:val="0"/>
                  <w:marRight w:val="0"/>
                  <w:marTop w:val="0"/>
                  <w:marBottom w:val="0"/>
                  <w:divBdr>
                    <w:top w:val="none" w:sz="0" w:space="0" w:color="auto"/>
                    <w:left w:val="none" w:sz="0" w:space="0" w:color="auto"/>
                    <w:bottom w:val="none" w:sz="0" w:space="0" w:color="auto"/>
                    <w:right w:val="none" w:sz="0" w:space="0" w:color="auto"/>
                  </w:divBdr>
                </w:div>
                <w:div w:id="1556431347">
                  <w:marLeft w:val="0"/>
                  <w:marRight w:val="0"/>
                  <w:marTop w:val="0"/>
                  <w:marBottom w:val="0"/>
                  <w:divBdr>
                    <w:top w:val="none" w:sz="0" w:space="0" w:color="auto"/>
                    <w:left w:val="none" w:sz="0" w:space="0" w:color="auto"/>
                    <w:bottom w:val="none" w:sz="0" w:space="0" w:color="auto"/>
                    <w:right w:val="none" w:sz="0" w:space="0" w:color="auto"/>
                  </w:divBdr>
                </w:div>
                <w:div w:id="1557085138">
                  <w:marLeft w:val="0"/>
                  <w:marRight w:val="0"/>
                  <w:marTop w:val="0"/>
                  <w:marBottom w:val="0"/>
                  <w:divBdr>
                    <w:top w:val="none" w:sz="0" w:space="0" w:color="auto"/>
                    <w:left w:val="none" w:sz="0" w:space="0" w:color="auto"/>
                    <w:bottom w:val="none" w:sz="0" w:space="0" w:color="auto"/>
                    <w:right w:val="none" w:sz="0" w:space="0" w:color="auto"/>
                  </w:divBdr>
                </w:div>
                <w:div w:id="1558131001">
                  <w:marLeft w:val="0"/>
                  <w:marRight w:val="0"/>
                  <w:marTop w:val="0"/>
                  <w:marBottom w:val="0"/>
                  <w:divBdr>
                    <w:top w:val="none" w:sz="0" w:space="0" w:color="auto"/>
                    <w:left w:val="none" w:sz="0" w:space="0" w:color="auto"/>
                    <w:bottom w:val="none" w:sz="0" w:space="0" w:color="auto"/>
                    <w:right w:val="none" w:sz="0" w:space="0" w:color="auto"/>
                  </w:divBdr>
                </w:div>
                <w:div w:id="1558391257">
                  <w:marLeft w:val="0"/>
                  <w:marRight w:val="0"/>
                  <w:marTop w:val="0"/>
                  <w:marBottom w:val="0"/>
                  <w:divBdr>
                    <w:top w:val="none" w:sz="0" w:space="0" w:color="auto"/>
                    <w:left w:val="none" w:sz="0" w:space="0" w:color="auto"/>
                    <w:bottom w:val="none" w:sz="0" w:space="0" w:color="auto"/>
                    <w:right w:val="none" w:sz="0" w:space="0" w:color="auto"/>
                  </w:divBdr>
                </w:div>
                <w:div w:id="1558400429">
                  <w:marLeft w:val="0"/>
                  <w:marRight w:val="0"/>
                  <w:marTop w:val="0"/>
                  <w:marBottom w:val="0"/>
                  <w:divBdr>
                    <w:top w:val="none" w:sz="0" w:space="0" w:color="auto"/>
                    <w:left w:val="none" w:sz="0" w:space="0" w:color="auto"/>
                    <w:bottom w:val="none" w:sz="0" w:space="0" w:color="auto"/>
                    <w:right w:val="none" w:sz="0" w:space="0" w:color="auto"/>
                  </w:divBdr>
                </w:div>
                <w:div w:id="1558665971">
                  <w:marLeft w:val="0"/>
                  <w:marRight w:val="0"/>
                  <w:marTop w:val="0"/>
                  <w:marBottom w:val="0"/>
                  <w:divBdr>
                    <w:top w:val="none" w:sz="0" w:space="0" w:color="auto"/>
                    <w:left w:val="none" w:sz="0" w:space="0" w:color="auto"/>
                    <w:bottom w:val="none" w:sz="0" w:space="0" w:color="auto"/>
                    <w:right w:val="none" w:sz="0" w:space="0" w:color="auto"/>
                  </w:divBdr>
                </w:div>
                <w:div w:id="1559046651">
                  <w:marLeft w:val="0"/>
                  <w:marRight w:val="0"/>
                  <w:marTop w:val="0"/>
                  <w:marBottom w:val="0"/>
                  <w:divBdr>
                    <w:top w:val="none" w:sz="0" w:space="0" w:color="auto"/>
                    <w:left w:val="none" w:sz="0" w:space="0" w:color="auto"/>
                    <w:bottom w:val="none" w:sz="0" w:space="0" w:color="auto"/>
                    <w:right w:val="none" w:sz="0" w:space="0" w:color="auto"/>
                  </w:divBdr>
                </w:div>
                <w:div w:id="1559440415">
                  <w:marLeft w:val="0"/>
                  <w:marRight w:val="0"/>
                  <w:marTop w:val="0"/>
                  <w:marBottom w:val="0"/>
                  <w:divBdr>
                    <w:top w:val="none" w:sz="0" w:space="0" w:color="auto"/>
                    <w:left w:val="none" w:sz="0" w:space="0" w:color="auto"/>
                    <w:bottom w:val="none" w:sz="0" w:space="0" w:color="auto"/>
                    <w:right w:val="none" w:sz="0" w:space="0" w:color="auto"/>
                  </w:divBdr>
                </w:div>
                <w:div w:id="1559976153">
                  <w:marLeft w:val="0"/>
                  <w:marRight w:val="0"/>
                  <w:marTop w:val="0"/>
                  <w:marBottom w:val="0"/>
                  <w:divBdr>
                    <w:top w:val="none" w:sz="0" w:space="0" w:color="auto"/>
                    <w:left w:val="none" w:sz="0" w:space="0" w:color="auto"/>
                    <w:bottom w:val="none" w:sz="0" w:space="0" w:color="auto"/>
                    <w:right w:val="none" w:sz="0" w:space="0" w:color="auto"/>
                  </w:divBdr>
                </w:div>
                <w:div w:id="1560356793">
                  <w:marLeft w:val="0"/>
                  <w:marRight w:val="0"/>
                  <w:marTop w:val="0"/>
                  <w:marBottom w:val="0"/>
                  <w:divBdr>
                    <w:top w:val="none" w:sz="0" w:space="0" w:color="auto"/>
                    <w:left w:val="none" w:sz="0" w:space="0" w:color="auto"/>
                    <w:bottom w:val="none" w:sz="0" w:space="0" w:color="auto"/>
                    <w:right w:val="none" w:sz="0" w:space="0" w:color="auto"/>
                  </w:divBdr>
                </w:div>
                <w:div w:id="1560746147">
                  <w:marLeft w:val="0"/>
                  <w:marRight w:val="0"/>
                  <w:marTop w:val="0"/>
                  <w:marBottom w:val="0"/>
                  <w:divBdr>
                    <w:top w:val="none" w:sz="0" w:space="0" w:color="auto"/>
                    <w:left w:val="none" w:sz="0" w:space="0" w:color="auto"/>
                    <w:bottom w:val="none" w:sz="0" w:space="0" w:color="auto"/>
                    <w:right w:val="none" w:sz="0" w:space="0" w:color="auto"/>
                  </w:divBdr>
                </w:div>
                <w:div w:id="1564834632">
                  <w:marLeft w:val="0"/>
                  <w:marRight w:val="0"/>
                  <w:marTop w:val="0"/>
                  <w:marBottom w:val="0"/>
                  <w:divBdr>
                    <w:top w:val="none" w:sz="0" w:space="0" w:color="auto"/>
                    <w:left w:val="none" w:sz="0" w:space="0" w:color="auto"/>
                    <w:bottom w:val="none" w:sz="0" w:space="0" w:color="auto"/>
                    <w:right w:val="none" w:sz="0" w:space="0" w:color="auto"/>
                  </w:divBdr>
                </w:div>
                <w:div w:id="1566061250">
                  <w:marLeft w:val="0"/>
                  <w:marRight w:val="0"/>
                  <w:marTop w:val="0"/>
                  <w:marBottom w:val="0"/>
                  <w:divBdr>
                    <w:top w:val="none" w:sz="0" w:space="0" w:color="auto"/>
                    <w:left w:val="none" w:sz="0" w:space="0" w:color="auto"/>
                    <w:bottom w:val="none" w:sz="0" w:space="0" w:color="auto"/>
                    <w:right w:val="none" w:sz="0" w:space="0" w:color="auto"/>
                  </w:divBdr>
                </w:div>
                <w:div w:id="1566642731">
                  <w:marLeft w:val="0"/>
                  <w:marRight w:val="0"/>
                  <w:marTop w:val="0"/>
                  <w:marBottom w:val="0"/>
                  <w:divBdr>
                    <w:top w:val="none" w:sz="0" w:space="0" w:color="auto"/>
                    <w:left w:val="none" w:sz="0" w:space="0" w:color="auto"/>
                    <w:bottom w:val="none" w:sz="0" w:space="0" w:color="auto"/>
                    <w:right w:val="none" w:sz="0" w:space="0" w:color="auto"/>
                  </w:divBdr>
                </w:div>
                <w:div w:id="1567908835">
                  <w:marLeft w:val="0"/>
                  <w:marRight w:val="0"/>
                  <w:marTop w:val="0"/>
                  <w:marBottom w:val="0"/>
                  <w:divBdr>
                    <w:top w:val="none" w:sz="0" w:space="0" w:color="auto"/>
                    <w:left w:val="none" w:sz="0" w:space="0" w:color="auto"/>
                    <w:bottom w:val="none" w:sz="0" w:space="0" w:color="auto"/>
                    <w:right w:val="none" w:sz="0" w:space="0" w:color="auto"/>
                  </w:divBdr>
                </w:div>
                <w:div w:id="1568027397">
                  <w:marLeft w:val="0"/>
                  <w:marRight w:val="0"/>
                  <w:marTop w:val="0"/>
                  <w:marBottom w:val="0"/>
                  <w:divBdr>
                    <w:top w:val="none" w:sz="0" w:space="0" w:color="auto"/>
                    <w:left w:val="none" w:sz="0" w:space="0" w:color="auto"/>
                    <w:bottom w:val="none" w:sz="0" w:space="0" w:color="auto"/>
                    <w:right w:val="none" w:sz="0" w:space="0" w:color="auto"/>
                  </w:divBdr>
                </w:div>
                <w:div w:id="1570143136">
                  <w:marLeft w:val="0"/>
                  <w:marRight w:val="0"/>
                  <w:marTop w:val="0"/>
                  <w:marBottom w:val="0"/>
                  <w:divBdr>
                    <w:top w:val="none" w:sz="0" w:space="0" w:color="auto"/>
                    <w:left w:val="none" w:sz="0" w:space="0" w:color="auto"/>
                    <w:bottom w:val="none" w:sz="0" w:space="0" w:color="auto"/>
                    <w:right w:val="none" w:sz="0" w:space="0" w:color="auto"/>
                  </w:divBdr>
                </w:div>
                <w:div w:id="1570769758">
                  <w:marLeft w:val="0"/>
                  <w:marRight w:val="0"/>
                  <w:marTop w:val="0"/>
                  <w:marBottom w:val="0"/>
                  <w:divBdr>
                    <w:top w:val="none" w:sz="0" w:space="0" w:color="auto"/>
                    <w:left w:val="none" w:sz="0" w:space="0" w:color="auto"/>
                    <w:bottom w:val="none" w:sz="0" w:space="0" w:color="auto"/>
                    <w:right w:val="none" w:sz="0" w:space="0" w:color="auto"/>
                  </w:divBdr>
                </w:div>
                <w:div w:id="1572160654">
                  <w:marLeft w:val="0"/>
                  <w:marRight w:val="0"/>
                  <w:marTop w:val="0"/>
                  <w:marBottom w:val="0"/>
                  <w:divBdr>
                    <w:top w:val="none" w:sz="0" w:space="0" w:color="auto"/>
                    <w:left w:val="none" w:sz="0" w:space="0" w:color="auto"/>
                    <w:bottom w:val="none" w:sz="0" w:space="0" w:color="auto"/>
                    <w:right w:val="none" w:sz="0" w:space="0" w:color="auto"/>
                  </w:divBdr>
                </w:div>
                <w:div w:id="1574314384">
                  <w:marLeft w:val="0"/>
                  <w:marRight w:val="0"/>
                  <w:marTop w:val="0"/>
                  <w:marBottom w:val="0"/>
                  <w:divBdr>
                    <w:top w:val="none" w:sz="0" w:space="0" w:color="auto"/>
                    <w:left w:val="none" w:sz="0" w:space="0" w:color="auto"/>
                    <w:bottom w:val="none" w:sz="0" w:space="0" w:color="auto"/>
                    <w:right w:val="none" w:sz="0" w:space="0" w:color="auto"/>
                  </w:divBdr>
                </w:div>
                <w:div w:id="1574463179">
                  <w:marLeft w:val="0"/>
                  <w:marRight w:val="0"/>
                  <w:marTop w:val="0"/>
                  <w:marBottom w:val="0"/>
                  <w:divBdr>
                    <w:top w:val="none" w:sz="0" w:space="0" w:color="auto"/>
                    <w:left w:val="none" w:sz="0" w:space="0" w:color="auto"/>
                    <w:bottom w:val="none" w:sz="0" w:space="0" w:color="auto"/>
                    <w:right w:val="none" w:sz="0" w:space="0" w:color="auto"/>
                  </w:divBdr>
                </w:div>
                <w:div w:id="1575361224">
                  <w:marLeft w:val="0"/>
                  <w:marRight w:val="0"/>
                  <w:marTop w:val="0"/>
                  <w:marBottom w:val="0"/>
                  <w:divBdr>
                    <w:top w:val="none" w:sz="0" w:space="0" w:color="auto"/>
                    <w:left w:val="none" w:sz="0" w:space="0" w:color="auto"/>
                    <w:bottom w:val="none" w:sz="0" w:space="0" w:color="auto"/>
                    <w:right w:val="none" w:sz="0" w:space="0" w:color="auto"/>
                  </w:divBdr>
                </w:div>
                <w:div w:id="1575552330">
                  <w:marLeft w:val="0"/>
                  <w:marRight w:val="0"/>
                  <w:marTop w:val="0"/>
                  <w:marBottom w:val="0"/>
                  <w:divBdr>
                    <w:top w:val="none" w:sz="0" w:space="0" w:color="auto"/>
                    <w:left w:val="none" w:sz="0" w:space="0" w:color="auto"/>
                    <w:bottom w:val="none" w:sz="0" w:space="0" w:color="auto"/>
                    <w:right w:val="none" w:sz="0" w:space="0" w:color="auto"/>
                  </w:divBdr>
                </w:div>
                <w:div w:id="1575890558">
                  <w:marLeft w:val="0"/>
                  <w:marRight w:val="0"/>
                  <w:marTop w:val="0"/>
                  <w:marBottom w:val="0"/>
                  <w:divBdr>
                    <w:top w:val="none" w:sz="0" w:space="0" w:color="auto"/>
                    <w:left w:val="none" w:sz="0" w:space="0" w:color="auto"/>
                    <w:bottom w:val="none" w:sz="0" w:space="0" w:color="auto"/>
                    <w:right w:val="none" w:sz="0" w:space="0" w:color="auto"/>
                  </w:divBdr>
                </w:div>
                <w:div w:id="1577015983">
                  <w:marLeft w:val="0"/>
                  <w:marRight w:val="0"/>
                  <w:marTop w:val="0"/>
                  <w:marBottom w:val="0"/>
                  <w:divBdr>
                    <w:top w:val="none" w:sz="0" w:space="0" w:color="auto"/>
                    <w:left w:val="none" w:sz="0" w:space="0" w:color="auto"/>
                    <w:bottom w:val="none" w:sz="0" w:space="0" w:color="auto"/>
                    <w:right w:val="none" w:sz="0" w:space="0" w:color="auto"/>
                  </w:divBdr>
                </w:div>
                <w:div w:id="1579906104">
                  <w:marLeft w:val="0"/>
                  <w:marRight w:val="0"/>
                  <w:marTop w:val="0"/>
                  <w:marBottom w:val="0"/>
                  <w:divBdr>
                    <w:top w:val="none" w:sz="0" w:space="0" w:color="auto"/>
                    <w:left w:val="none" w:sz="0" w:space="0" w:color="auto"/>
                    <w:bottom w:val="none" w:sz="0" w:space="0" w:color="auto"/>
                    <w:right w:val="none" w:sz="0" w:space="0" w:color="auto"/>
                  </w:divBdr>
                </w:div>
                <w:div w:id="1579943376">
                  <w:marLeft w:val="0"/>
                  <w:marRight w:val="0"/>
                  <w:marTop w:val="0"/>
                  <w:marBottom w:val="0"/>
                  <w:divBdr>
                    <w:top w:val="none" w:sz="0" w:space="0" w:color="auto"/>
                    <w:left w:val="none" w:sz="0" w:space="0" w:color="auto"/>
                    <w:bottom w:val="none" w:sz="0" w:space="0" w:color="auto"/>
                    <w:right w:val="none" w:sz="0" w:space="0" w:color="auto"/>
                  </w:divBdr>
                </w:div>
                <w:div w:id="1580673047">
                  <w:marLeft w:val="0"/>
                  <w:marRight w:val="0"/>
                  <w:marTop w:val="0"/>
                  <w:marBottom w:val="0"/>
                  <w:divBdr>
                    <w:top w:val="none" w:sz="0" w:space="0" w:color="auto"/>
                    <w:left w:val="none" w:sz="0" w:space="0" w:color="auto"/>
                    <w:bottom w:val="none" w:sz="0" w:space="0" w:color="auto"/>
                    <w:right w:val="none" w:sz="0" w:space="0" w:color="auto"/>
                  </w:divBdr>
                </w:div>
                <w:div w:id="1584681361">
                  <w:marLeft w:val="0"/>
                  <w:marRight w:val="0"/>
                  <w:marTop w:val="0"/>
                  <w:marBottom w:val="0"/>
                  <w:divBdr>
                    <w:top w:val="none" w:sz="0" w:space="0" w:color="auto"/>
                    <w:left w:val="none" w:sz="0" w:space="0" w:color="auto"/>
                    <w:bottom w:val="none" w:sz="0" w:space="0" w:color="auto"/>
                    <w:right w:val="none" w:sz="0" w:space="0" w:color="auto"/>
                  </w:divBdr>
                </w:div>
                <w:div w:id="1586261253">
                  <w:marLeft w:val="0"/>
                  <w:marRight w:val="0"/>
                  <w:marTop w:val="0"/>
                  <w:marBottom w:val="0"/>
                  <w:divBdr>
                    <w:top w:val="none" w:sz="0" w:space="0" w:color="auto"/>
                    <w:left w:val="none" w:sz="0" w:space="0" w:color="auto"/>
                    <w:bottom w:val="none" w:sz="0" w:space="0" w:color="auto"/>
                    <w:right w:val="none" w:sz="0" w:space="0" w:color="auto"/>
                  </w:divBdr>
                </w:div>
                <w:div w:id="1586570636">
                  <w:marLeft w:val="0"/>
                  <w:marRight w:val="0"/>
                  <w:marTop w:val="0"/>
                  <w:marBottom w:val="0"/>
                  <w:divBdr>
                    <w:top w:val="none" w:sz="0" w:space="0" w:color="auto"/>
                    <w:left w:val="none" w:sz="0" w:space="0" w:color="auto"/>
                    <w:bottom w:val="none" w:sz="0" w:space="0" w:color="auto"/>
                    <w:right w:val="none" w:sz="0" w:space="0" w:color="auto"/>
                  </w:divBdr>
                </w:div>
                <w:div w:id="1587768172">
                  <w:marLeft w:val="0"/>
                  <w:marRight w:val="0"/>
                  <w:marTop w:val="0"/>
                  <w:marBottom w:val="0"/>
                  <w:divBdr>
                    <w:top w:val="none" w:sz="0" w:space="0" w:color="auto"/>
                    <w:left w:val="none" w:sz="0" w:space="0" w:color="auto"/>
                    <w:bottom w:val="none" w:sz="0" w:space="0" w:color="auto"/>
                    <w:right w:val="none" w:sz="0" w:space="0" w:color="auto"/>
                  </w:divBdr>
                </w:div>
                <w:div w:id="1588154720">
                  <w:marLeft w:val="0"/>
                  <w:marRight w:val="0"/>
                  <w:marTop w:val="0"/>
                  <w:marBottom w:val="0"/>
                  <w:divBdr>
                    <w:top w:val="none" w:sz="0" w:space="0" w:color="auto"/>
                    <w:left w:val="none" w:sz="0" w:space="0" w:color="auto"/>
                    <w:bottom w:val="none" w:sz="0" w:space="0" w:color="auto"/>
                    <w:right w:val="none" w:sz="0" w:space="0" w:color="auto"/>
                  </w:divBdr>
                </w:div>
                <w:div w:id="1588346106">
                  <w:marLeft w:val="0"/>
                  <w:marRight w:val="0"/>
                  <w:marTop w:val="0"/>
                  <w:marBottom w:val="0"/>
                  <w:divBdr>
                    <w:top w:val="none" w:sz="0" w:space="0" w:color="auto"/>
                    <w:left w:val="none" w:sz="0" w:space="0" w:color="auto"/>
                    <w:bottom w:val="none" w:sz="0" w:space="0" w:color="auto"/>
                    <w:right w:val="none" w:sz="0" w:space="0" w:color="auto"/>
                  </w:divBdr>
                </w:div>
                <w:div w:id="1591620743">
                  <w:marLeft w:val="0"/>
                  <w:marRight w:val="0"/>
                  <w:marTop w:val="0"/>
                  <w:marBottom w:val="0"/>
                  <w:divBdr>
                    <w:top w:val="none" w:sz="0" w:space="0" w:color="auto"/>
                    <w:left w:val="none" w:sz="0" w:space="0" w:color="auto"/>
                    <w:bottom w:val="none" w:sz="0" w:space="0" w:color="auto"/>
                    <w:right w:val="none" w:sz="0" w:space="0" w:color="auto"/>
                  </w:divBdr>
                </w:div>
                <w:div w:id="1593316168">
                  <w:marLeft w:val="0"/>
                  <w:marRight w:val="0"/>
                  <w:marTop w:val="0"/>
                  <w:marBottom w:val="0"/>
                  <w:divBdr>
                    <w:top w:val="none" w:sz="0" w:space="0" w:color="auto"/>
                    <w:left w:val="none" w:sz="0" w:space="0" w:color="auto"/>
                    <w:bottom w:val="none" w:sz="0" w:space="0" w:color="auto"/>
                    <w:right w:val="none" w:sz="0" w:space="0" w:color="auto"/>
                  </w:divBdr>
                </w:div>
                <w:div w:id="1594122130">
                  <w:marLeft w:val="0"/>
                  <w:marRight w:val="0"/>
                  <w:marTop w:val="0"/>
                  <w:marBottom w:val="0"/>
                  <w:divBdr>
                    <w:top w:val="none" w:sz="0" w:space="0" w:color="auto"/>
                    <w:left w:val="none" w:sz="0" w:space="0" w:color="auto"/>
                    <w:bottom w:val="none" w:sz="0" w:space="0" w:color="auto"/>
                    <w:right w:val="none" w:sz="0" w:space="0" w:color="auto"/>
                  </w:divBdr>
                </w:div>
                <w:div w:id="1595552505">
                  <w:marLeft w:val="0"/>
                  <w:marRight w:val="0"/>
                  <w:marTop w:val="0"/>
                  <w:marBottom w:val="0"/>
                  <w:divBdr>
                    <w:top w:val="none" w:sz="0" w:space="0" w:color="auto"/>
                    <w:left w:val="none" w:sz="0" w:space="0" w:color="auto"/>
                    <w:bottom w:val="none" w:sz="0" w:space="0" w:color="auto"/>
                    <w:right w:val="none" w:sz="0" w:space="0" w:color="auto"/>
                  </w:divBdr>
                </w:div>
                <w:div w:id="1596089302">
                  <w:marLeft w:val="0"/>
                  <w:marRight w:val="0"/>
                  <w:marTop w:val="0"/>
                  <w:marBottom w:val="0"/>
                  <w:divBdr>
                    <w:top w:val="none" w:sz="0" w:space="0" w:color="auto"/>
                    <w:left w:val="none" w:sz="0" w:space="0" w:color="auto"/>
                    <w:bottom w:val="none" w:sz="0" w:space="0" w:color="auto"/>
                    <w:right w:val="none" w:sz="0" w:space="0" w:color="auto"/>
                  </w:divBdr>
                </w:div>
                <w:div w:id="1596523949">
                  <w:marLeft w:val="0"/>
                  <w:marRight w:val="0"/>
                  <w:marTop w:val="0"/>
                  <w:marBottom w:val="0"/>
                  <w:divBdr>
                    <w:top w:val="none" w:sz="0" w:space="0" w:color="auto"/>
                    <w:left w:val="none" w:sz="0" w:space="0" w:color="auto"/>
                    <w:bottom w:val="none" w:sz="0" w:space="0" w:color="auto"/>
                    <w:right w:val="none" w:sz="0" w:space="0" w:color="auto"/>
                  </w:divBdr>
                </w:div>
                <w:div w:id="1597709386">
                  <w:marLeft w:val="0"/>
                  <w:marRight w:val="0"/>
                  <w:marTop w:val="0"/>
                  <w:marBottom w:val="0"/>
                  <w:divBdr>
                    <w:top w:val="none" w:sz="0" w:space="0" w:color="auto"/>
                    <w:left w:val="none" w:sz="0" w:space="0" w:color="auto"/>
                    <w:bottom w:val="none" w:sz="0" w:space="0" w:color="auto"/>
                    <w:right w:val="none" w:sz="0" w:space="0" w:color="auto"/>
                  </w:divBdr>
                </w:div>
                <w:div w:id="1599874282">
                  <w:marLeft w:val="0"/>
                  <w:marRight w:val="0"/>
                  <w:marTop w:val="0"/>
                  <w:marBottom w:val="0"/>
                  <w:divBdr>
                    <w:top w:val="none" w:sz="0" w:space="0" w:color="auto"/>
                    <w:left w:val="none" w:sz="0" w:space="0" w:color="auto"/>
                    <w:bottom w:val="none" w:sz="0" w:space="0" w:color="auto"/>
                    <w:right w:val="none" w:sz="0" w:space="0" w:color="auto"/>
                  </w:divBdr>
                </w:div>
                <w:div w:id="1603757227">
                  <w:marLeft w:val="0"/>
                  <w:marRight w:val="0"/>
                  <w:marTop w:val="0"/>
                  <w:marBottom w:val="0"/>
                  <w:divBdr>
                    <w:top w:val="none" w:sz="0" w:space="0" w:color="auto"/>
                    <w:left w:val="none" w:sz="0" w:space="0" w:color="auto"/>
                    <w:bottom w:val="none" w:sz="0" w:space="0" w:color="auto"/>
                    <w:right w:val="none" w:sz="0" w:space="0" w:color="auto"/>
                  </w:divBdr>
                </w:div>
                <w:div w:id="1606842662">
                  <w:marLeft w:val="0"/>
                  <w:marRight w:val="0"/>
                  <w:marTop w:val="0"/>
                  <w:marBottom w:val="0"/>
                  <w:divBdr>
                    <w:top w:val="none" w:sz="0" w:space="0" w:color="auto"/>
                    <w:left w:val="none" w:sz="0" w:space="0" w:color="auto"/>
                    <w:bottom w:val="none" w:sz="0" w:space="0" w:color="auto"/>
                    <w:right w:val="none" w:sz="0" w:space="0" w:color="auto"/>
                  </w:divBdr>
                </w:div>
                <w:div w:id="1607344944">
                  <w:marLeft w:val="0"/>
                  <w:marRight w:val="0"/>
                  <w:marTop w:val="0"/>
                  <w:marBottom w:val="0"/>
                  <w:divBdr>
                    <w:top w:val="none" w:sz="0" w:space="0" w:color="auto"/>
                    <w:left w:val="none" w:sz="0" w:space="0" w:color="auto"/>
                    <w:bottom w:val="none" w:sz="0" w:space="0" w:color="auto"/>
                    <w:right w:val="none" w:sz="0" w:space="0" w:color="auto"/>
                  </w:divBdr>
                </w:div>
                <w:div w:id="1607424988">
                  <w:marLeft w:val="0"/>
                  <w:marRight w:val="0"/>
                  <w:marTop w:val="0"/>
                  <w:marBottom w:val="0"/>
                  <w:divBdr>
                    <w:top w:val="none" w:sz="0" w:space="0" w:color="auto"/>
                    <w:left w:val="none" w:sz="0" w:space="0" w:color="auto"/>
                    <w:bottom w:val="none" w:sz="0" w:space="0" w:color="auto"/>
                    <w:right w:val="none" w:sz="0" w:space="0" w:color="auto"/>
                  </w:divBdr>
                </w:div>
                <w:div w:id="1607997862">
                  <w:marLeft w:val="0"/>
                  <w:marRight w:val="0"/>
                  <w:marTop w:val="0"/>
                  <w:marBottom w:val="0"/>
                  <w:divBdr>
                    <w:top w:val="none" w:sz="0" w:space="0" w:color="auto"/>
                    <w:left w:val="none" w:sz="0" w:space="0" w:color="auto"/>
                    <w:bottom w:val="none" w:sz="0" w:space="0" w:color="auto"/>
                    <w:right w:val="none" w:sz="0" w:space="0" w:color="auto"/>
                  </w:divBdr>
                </w:div>
                <w:div w:id="1609122184">
                  <w:marLeft w:val="0"/>
                  <w:marRight w:val="0"/>
                  <w:marTop w:val="0"/>
                  <w:marBottom w:val="0"/>
                  <w:divBdr>
                    <w:top w:val="none" w:sz="0" w:space="0" w:color="auto"/>
                    <w:left w:val="none" w:sz="0" w:space="0" w:color="auto"/>
                    <w:bottom w:val="none" w:sz="0" w:space="0" w:color="auto"/>
                    <w:right w:val="none" w:sz="0" w:space="0" w:color="auto"/>
                  </w:divBdr>
                </w:div>
                <w:div w:id="1609317582">
                  <w:marLeft w:val="0"/>
                  <w:marRight w:val="0"/>
                  <w:marTop w:val="0"/>
                  <w:marBottom w:val="0"/>
                  <w:divBdr>
                    <w:top w:val="none" w:sz="0" w:space="0" w:color="auto"/>
                    <w:left w:val="none" w:sz="0" w:space="0" w:color="auto"/>
                    <w:bottom w:val="none" w:sz="0" w:space="0" w:color="auto"/>
                    <w:right w:val="none" w:sz="0" w:space="0" w:color="auto"/>
                  </w:divBdr>
                </w:div>
                <w:div w:id="1611428572">
                  <w:marLeft w:val="0"/>
                  <w:marRight w:val="0"/>
                  <w:marTop w:val="0"/>
                  <w:marBottom w:val="0"/>
                  <w:divBdr>
                    <w:top w:val="none" w:sz="0" w:space="0" w:color="auto"/>
                    <w:left w:val="none" w:sz="0" w:space="0" w:color="auto"/>
                    <w:bottom w:val="none" w:sz="0" w:space="0" w:color="auto"/>
                    <w:right w:val="none" w:sz="0" w:space="0" w:color="auto"/>
                  </w:divBdr>
                </w:div>
                <w:div w:id="1611858769">
                  <w:marLeft w:val="0"/>
                  <w:marRight w:val="0"/>
                  <w:marTop w:val="0"/>
                  <w:marBottom w:val="0"/>
                  <w:divBdr>
                    <w:top w:val="none" w:sz="0" w:space="0" w:color="auto"/>
                    <w:left w:val="none" w:sz="0" w:space="0" w:color="auto"/>
                    <w:bottom w:val="none" w:sz="0" w:space="0" w:color="auto"/>
                    <w:right w:val="none" w:sz="0" w:space="0" w:color="auto"/>
                  </w:divBdr>
                </w:div>
                <w:div w:id="1611889887">
                  <w:marLeft w:val="0"/>
                  <w:marRight w:val="0"/>
                  <w:marTop w:val="0"/>
                  <w:marBottom w:val="0"/>
                  <w:divBdr>
                    <w:top w:val="none" w:sz="0" w:space="0" w:color="auto"/>
                    <w:left w:val="none" w:sz="0" w:space="0" w:color="auto"/>
                    <w:bottom w:val="none" w:sz="0" w:space="0" w:color="auto"/>
                    <w:right w:val="none" w:sz="0" w:space="0" w:color="auto"/>
                  </w:divBdr>
                </w:div>
                <w:div w:id="1612857358">
                  <w:marLeft w:val="0"/>
                  <w:marRight w:val="0"/>
                  <w:marTop w:val="0"/>
                  <w:marBottom w:val="0"/>
                  <w:divBdr>
                    <w:top w:val="none" w:sz="0" w:space="0" w:color="auto"/>
                    <w:left w:val="none" w:sz="0" w:space="0" w:color="auto"/>
                    <w:bottom w:val="none" w:sz="0" w:space="0" w:color="auto"/>
                    <w:right w:val="none" w:sz="0" w:space="0" w:color="auto"/>
                  </w:divBdr>
                </w:div>
                <w:div w:id="1616324609">
                  <w:marLeft w:val="0"/>
                  <w:marRight w:val="0"/>
                  <w:marTop w:val="0"/>
                  <w:marBottom w:val="0"/>
                  <w:divBdr>
                    <w:top w:val="none" w:sz="0" w:space="0" w:color="auto"/>
                    <w:left w:val="none" w:sz="0" w:space="0" w:color="auto"/>
                    <w:bottom w:val="none" w:sz="0" w:space="0" w:color="auto"/>
                    <w:right w:val="none" w:sz="0" w:space="0" w:color="auto"/>
                  </w:divBdr>
                </w:div>
                <w:div w:id="1616911615">
                  <w:marLeft w:val="0"/>
                  <w:marRight w:val="0"/>
                  <w:marTop w:val="0"/>
                  <w:marBottom w:val="0"/>
                  <w:divBdr>
                    <w:top w:val="none" w:sz="0" w:space="0" w:color="auto"/>
                    <w:left w:val="none" w:sz="0" w:space="0" w:color="auto"/>
                    <w:bottom w:val="none" w:sz="0" w:space="0" w:color="auto"/>
                    <w:right w:val="none" w:sz="0" w:space="0" w:color="auto"/>
                  </w:divBdr>
                </w:div>
                <w:div w:id="1616982179">
                  <w:marLeft w:val="0"/>
                  <w:marRight w:val="0"/>
                  <w:marTop w:val="0"/>
                  <w:marBottom w:val="0"/>
                  <w:divBdr>
                    <w:top w:val="none" w:sz="0" w:space="0" w:color="auto"/>
                    <w:left w:val="none" w:sz="0" w:space="0" w:color="auto"/>
                    <w:bottom w:val="none" w:sz="0" w:space="0" w:color="auto"/>
                    <w:right w:val="none" w:sz="0" w:space="0" w:color="auto"/>
                  </w:divBdr>
                </w:div>
                <w:div w:id="1617638862">
                  <w:marLeft w:val="0"/>
                  <w:marRight w:val="0"/>
                  <w:marTop w:val="0"/>
                  <w:marBottom w:val="0"/>
                  <w:divBdr>
                    <w:top w:val="none" w:sz="0" w:space="0" w:color="auto"/>
                    <w:left w:val="none" w:sz="0" w:space="0" w:color="auto"/>
                    <w:bottom w:val="none" w:sz="0" w:space="0" w:color="auto"/>
                    <w:right w:val="none" w:sz="0" w:space="0" w:color="auto"/>
                  </w:divBdr>
                </w:div>
                <w:div w:id="1619020265">
                  <w:marLeft w:val="0"/>
                  <w:marRight w:val="0"/>
                  <w:marTop w:val="0"/>
                  <w:marBottom w:val="0"/>
                  <w:divBdr>
                    <w:top w:val="none" w:sz="0" w:space="0" w:color="auto"/>
                    <w:left w:val="none" w:sz="0" w:space="0" w:color="auto"/>
                    <w:bottom w:val="none" w:sz="0" w:space="0" w:color="auto"/>
                    <w:right w:val="none" w:sz="0" w:space="0" w:color="auto"/>
                  </w:divBdr>
                </w:div>
                <w:div w:id="1619677277">
                  <w:marLeft w:val="0"/>
                  <w:marRight w:val="0"/>
                  <w:marTop w:val="0"/>
                  <w:marBottom w:val="0"/>
                  <w:divBdr>
                    <w:top w:val="none" w:sz="0" w:space="0" w:color="auto"/>
                    <w:left w:val="none" w:sz="0" w:space="0" w:color="auto"/>
                    <w:bottom w:val="none" w:sz="0" w:space="0" w:color="auto"/>
                    <w:right w:val="none" w:sz="0" w:space="0" w:color="auto"/>
                  </w:divBdr>
                </w:div>
                <w:div w:id="1620139400">
                  <w:marLeft w:val="0"/>
                  <w:marRight w:val="0"/>
                  <w:marTop w:val="0"/>
                  <w:marBottom w:val="0"/>
                  <w:divBdr>
                    <w:top w:val="none" w:sz="0" w:space="0" w:color="auto"/>
                    <w:left w:val="none" w:sz="0" w:space="0" w:color="auto"/>
                    <w:bottom w:val="none" w:sz="0" w:space="0" w:color="auto"/>
                    <w:right w:val="none" w:sz="0" w:space="0" w:color="auto"/>
                  </w:divBdr>
                </w:div>
                <w:div w:id="1622228124">
                  <w:marLeft w:val="0"/>
                  <w:marRight w:val="0"/>
                  <w:marTop w:val="0"/>
                  <w:marBottom w:val="0"/>
                  <w:divBdr>
                    <w:top w:val="none" w:sz="0" w:space="0" w:color="auto"/>
                    <w:left w:val="none" w:sz="0" w:space="0" w:color="auto"/>
                    <w:bottom w:val="none" w:sz="0" w:space="0" w:color="auto"/>
                    <w:right w:val="none" w:sz="0" w:space="0" w:color="auto"/>
                  </w:divBdr>
                </w:div>
                <w:div w:id="1623029349">
                  <w:marLeft w:val="0"/>
                  <w:marRight w:val="0"/>
                  <w:marTop w:val="0"/>
                  <w:marBottom w:val="0"/>
                  <w:divBdr>
                    <w:top w:val="none" w:sz="0" w:space="0" w:color="auto"/>
                    <w:left w:val="none" w:sz="0" w:space="0" w:color="auto"/>
                    <w:bottom w:val="none" w:sz="0" w:space="0" w:color="auto"/>
                    <w:right w:val="none" w:sz="0" w:space="0" w:color="auto"/>
                  </w:divBdr>
                </w:div>
                <w:div w:id="1623878514">
                  <w:marLeft w:val="0"/>
                  <w:marRight w:val="0"/>
                  <w:marTop w:val="0"/>
                  <w:marBottom w:val="0"/>
                  <w:divBdr>
                    <w:top w:val="none" w:sz="0" w:space="0" w:color="auto"/>
                    <w:left w:val="none" w:sz="0" w:space="0" w:color="auto"/>
                    <w:bottom w:val="none" w:sz="0" w:space="0" w:color="auto"/>
                    <w:right w:val="none" w:sz="0" w:space="0" w:color="auto"/>
                  </w:divBdr>
                </w:div>
                <w:div w:id="1625303668">
                  <w:marLeft w:val="0"/>
                  <w:marRight w:val="0"/>
                  <w:marTop w:val="0"/>
                  <w:marBottom w:val="0"/>
                  <w:divBdr>
                    <w:top w:val="none" w:sz="0" w:space="0" w:color="auto"/>
                    <w:left w:val="none" w:sz="0" w:space="0" w:color="auto"/>
                    <w:bottom w:val="none" w:sz="0" w:space="0" w:color="auto"/>
                    <w:right w:val="none" w:sz="0" w:space="0" w:color="auto"/>
                  </w:divBdr>
                </w:div>
                <w:div w:id="1627466091">
                  <w:marLeft w:val="0"/>
                  <w:marRight w:val="0"/>
                  <w:marTop w:val="0"/>
                  <w:marBottom w:val="0"/>
                  <w:divBdr>
                    <w:top w:val="none" w:sz="0" w:space="0" w:color="auto"/>
                    <w:left w:val="none" w:sz="0" w:space="0" w:color="auto"/>
                    <w:bottom w:val="none" w:sz="0" w:space="0" w:color="auto"/>
                    <w:right w:val="none" w:sz="0" w:space="0" w:color="auto"/>
                  </w:divBdr>
                </w:div>
                <w:div w:id="1627586980">
                  <w:marLeft w:val="0"/>
                  <w:marRight w:val="0"/>
                  <w:marTop w:val="0"/>
                  <w:marBottom w:val="0"/>
                  <w:divBdr>
                    <w:top w:val="none" w:sz="0" w:space="0" w:color="auto"/>
                    <w:left w:val="none" w:sz="0" w:space="0" w:color="auto"/>
                    <w:bottom w:val="none" w:sz="0" w:space="0" w:color="auto"/>
                    <w:right w:val="none" w:sz="0" w:space="0" w:color="auto"/>
                  </w:divBdr>
                </w:div>
                <w:div w:id="1628319210">
                  <w:marLeft w:val="0"/>
                  <w:marRight w:val="0"/>
                  <w:marTop w:val="0"/>
                  <w:marBottom w:val="0"/>
                  <w:divBdr>
                    <w:top w:val="none" w:sz="0" w:space="0" w:color="auto"/>
                    <w:left w:val="none" w:sz="0" w:space="0" w:color="auto"/>
                    <w:bottom w:val="none" w:sz="0" w:space="0" w:color="auto"/>
                    <w:right w:val="none" w:sz="0" w:space="0" w:color="auto"/>
                  </w:divBdr>
                </w:div>
                <w:div w:id="1628972520">
                  <w:marLeft w:val="0"/>
                  <w:marRight w:val="0"/>
                  <w:marTop w:val="0"/>
                  <w:marBottom w:val="0"/>
                  <w:divBdr>
                    <w:top w:val="none" w:sz="0" w:space="0" w:color="auto"/>
                    <w:left w:val="none" w:sz="0" w:space="0" w:color="auto"/>
                    <w:bottom w:val="none" w:sz="0" w:space="0" w:color="auto"/>
                    <w:right w:val="none" w:sz="0" w:space="0" w:color="auto"/>
                  </w:divBdr>
                </w:div>
                <w:div w:id="1629552704">
                  <w:marLeft w:val="0"/>
                  <w:marRight w:val="0"/>
                  <w:marTop w:val="0"/>
                  <w:marBottom w:val="0"/>
                  <w:divBdr>
                    <w:top w:val="none" w:sz="0" w:space="0" w:color="auto"/>
                    <w:left w:val="none" w:sz="0" w:space="0" w:color="auto"/>
                    <w:bottom w:val="none" w:sz="0" w:space="0" w:color="auto"/>
                    <w:right w:val="none" w:sz="0" w:space="0" w:color="auto"/>
                  </w:divBdr>
                </w:div>
                <w:div w:id="1630552516">
                  <w:marLeft w:val="0"/>
                  <w:marRight w:val="0"/>
                  <w:marTop w:val="0"/>
                  <w:marBottom w:val="0"/>
                  <w:divBdr>
                    <w:top w:val="none" w:sz="0" w:space="0" w:color="auto"/>
                    <w:left w:val="none" w:sz="0" w:space="0" w:color="auto"/>
                    <w:bottom w:val="none" w:sz="0" w:space="0" w:color="auto"/>
                    <w:right w:val="none" w:sz="0" w:space="0" w:color="auto"/>
                  </w:divBdr>
                </w:div>
                <w:div w:id="1631282964">
                  <w:marLeft w:val="0"/>
                  <w:marRight w:val="0"/>
                  <w:marTop w:val="0"/>
                  <w:marBottom w:val="0"/>
                  <w:divBdr>
                    <w:top w:val="none" w:sz="0" w:space="0" w:color="auto"/>
                    <w:left w:val="none" w:sz="0" w:space="0" w:color="auto"/>
                    <w:bottom w:val="none" w:sz="0" w:space="0" w:color="auto"/>
                    <w:right w:val="none" w:sz="0" w:space="0" w:color="auto"/>
                  </w:divBdr>
                </w:div>
                <w:div w:id="1631788147">
                  <w:marLeft w:val="0"/>
                  <w:marRight w:val="0"/>
                  <w:marTop w:val="0"/>
                  <w:marBottom w:val="0"/>
                  <w:divBdr>
                    <w:top w:val="none" w:sz="0" w:space="0" w:color="auto"/>
                    <w:left w:val="none" w:sz="0" w:space="0" w:color="auto"/>
                    <w:bottom w:val="none" w:sz="0" w:space="0" w:color="auto"/>
                    <w:right w:val="none" w:sz="0" w:space="0" w:color="auto"/>
                  </w:divBdr>
                </w:div>
                <w:div w:id="1635914747">
                  <w:marLeft w:val="0"/>
                  <w:marRight w:val="0"/>
                  <w:marTop w:val="0"/>
                  <w:marBottom w:val="0"/>
                  <w:divBdr>
                    <w:top w:val="none" w:sz="0" w:space="0" w:color="auto"/>
                    <w:left w:val="none" w:sz="0" w:space="0" w:color="auto"/>
                    <w:bottom w:val="none" w:sz="0" w:space="0" w:color="auto"/>
                    <w:right w:val="none" w:sz="0" w:space="0" w:color="auto"/>
                  </w:divBdr>
                </w:div>
                <w:div w:id="1636639799">
                  <w:marLeft w:val="0"/>
                  <w:marRight w:val="0"/>
                  <w:marTop w:val="0"/>
                  <w:marBottom w:val="0"/>
                  <w:divBdr>
                    <w:top w:val="none" w:sz="0" w:space="0" w:color="auto"/>
                    <w:left w:val="none" w:sz="0" w:space="0" w:color="auto"/>
                    <w:bottom w:val="none" w:sz="0" w:space="0" w:color="auto"/>
                    <w:right w:val="none" w:sz="0" w:space="0" w:color="auto"/>
                  </w:divBdr>
                </w:div>
                <w:div w:id="1643074643">
                  <w:marLeft w:val="0"/>
                  <w:marRight w:val="0"/>
                  <w:marTop w:val="0"/>
                  <w:marBottom w:val="0"/>
                  <w:divBdr>
                    <w:top w:val="none" w:sz="0" w:space="0" w:color="auto"/>
                    <w:left w:val="none" w:sz="0" w:space="0" w:color="auto"/>
                    <w:bottom w:val="none" w:sz="0" w:space="0" w:color="auto"/>
                    <w:right w:val="none" w:sz="0" w:space="0" w:color="auto"/>
                  </w:divBdr>
                </w:div>
                <w:div w:id="1643734895">
                  <w:marLeft w:val="0"/>
                  <w:marRight w:val="0"/>
                  <w:marTop w:val="0"/>
                  <w:marBottom w:val="0"/>
                  <w:divBdr>
                    <w:top w:val="none" w:sz="0" w:space="0" w:color="auto"/>
                    <w:left w:val="none" w:sz="0" w:space="0" w:color="auto"/>
                    <w:bottom w:val="none" w:sz="0" w:space="0" w:color="auto"/>
                    <w:right w:val="none" w:sz="0" w:space="0" w:color="auto"/>
                  </w:divBdr>
                </w:div>
                <w:div w:id="1645621003">
                  <w:marLeft w:val="0"/>
                  <w:marRight w:val="0"/>
                  <w:marTop w:val="0"/>
                  <w:marBottom w:val="0"/>
                  <w:divBdr>
                    <w:top w:val="none" w:sz="0" w:space="0" w:color="auto"/>
                    <w:left w:val="none" w:sz="0" w:space="0" w:color="auto"/>
                    <w:bottom w:val="none" w:sz="0" w:space="0" w:color="auto"/>
                    <w:right w:val="none" w:sz="0" w:space="0" w:color="auto"/>
                  </w:divBdr>
                </w:div>
                <w:div w:id="1649550900">
                  <w:marLeft w:val="0"/>
                  <w:marRight w:val="0"/>
                  <w:marTop w:val="0"/>
                  <w:marBottom w:val="0"/>
                  <w:divBdr>
                    <w:top w:val="none" w:sz="0" w:space="0" w:color="auto"/>
                    <w:left w:val="none" w:sz="0" w:space="0" w:color="auto"/>
                    <w:bottom w:val="none" w:sz="0" w:space="0" w:color="auto"/>
                    <w:right w:val="none" w:sz="0" w:space="0" w:color="auto"/>
                  </w:divBdr>
                </w:div>
                <w:div w:id="1650791898">
                  <w:marLeft w:val="0"/>
                  <w:marRight w:val="0"/>
                  <w:marTop w:val="0"/>
                  <w:marBottom w:val="0"/>
                  <w:divBdr>
                    <w:top w:val="none" w:sz="0" w:space="0" w:color="auto"/>
                    <w:left w:val="none" w:sz="0" w:space="0" w:color="auto"/>
                    <w:bottom w:val="none" w:sz="0" w:space="0" w:color="auto"/>
                    <w:right w:val="none" w:sz="0" w:space="0" w:color="auto"/>
                  </w:divBdr>
                </w:div>
                <w:div w:id="1652951840">
                  <w:marLeft w:val="0"/>
                  <w:marRight w:val="0"/>
                  <w:marTop w:val="0"/>
                  <w:marBottom w:val="0"/>
                  <w:divBdr>
                    <w:top w:val="none" w:sz="0" w:space="0" w:color="auto"/>
                    <w:left w:val="none" w:sz="0" w:space="0" w:color="auto"/>
                    <w:bottom w:val="none" w:sz="0" w:space="0" w:color="auto"/>
                    <w:right w:val="none" w:sz="0" w:space="0" w:color="auto"/>
                  </w:divBdr>
                </w:div>
                <w:div w:id="1652979996">
                  <w:marLeft w:val="0"/>
                  <w:marRight w:val="0"/>
                  <w:marTop w:val="0"/>
                  <w:marBottom w:val="0"/>
                  <w:divBdr>
                    <w:top w:val="none" w:sz="0" w:space="0" w:color="auto"/>
                    <w:left w:val="none" w:sz="0" w:space="0" w:color="auto"/>
                    <w:bottom w:val="none" w:sz="0" w:space="0" w:color="auto"/>
                    <w:right w:val="none" w:sz="0" w:space="0" w:color="auto"/>
                  </w:divBdr>
                </w:div>
                <w:div w:id="1653947425">
                  <w:marLeft w:val="0"/>
                  <w:marRight w:val="0"/>
                  <w:marTop w:val="0"/>
                  <w:marBottom w:val="0"/>
                  <w:divBdr>
                    <w:top w:val="none" w:sz="0" w:space="0" w:color="auto"/>
                    <w:left w:val="none" w:sz="0" w:space="0" w:color="auto"/>
                    <w:bottom w:val="none" w:sz="0" w:space="0" w:color="auto"/>
                    <w:right w:val="none" w:sz="0" w:space="0" w:color="auto"/>
                  </w:divBdr>
                </w:div>
                <w:div w:id="1655989357">
                  <w:marLeft w:val="0"/>
                  <w:marRight w:val="0"/>
                  <w:marTop w:val="0"/>
                  <w:marBottom w:val="0"/>
                  <w:divBdr>
                    <w:top w:val="none" w:sz="0" w:space="0" w:color="auto"/>
                    <w:left w:val="none" w:sz="0" w:space="0" w:color="auto"/>
                    <w:bottom w:val="none" w:sz="0" w:space="0" w:color="auto"/>
                    <w:right w:val="none" w:sz="0" w:space="0" w:color="auto"/>
                  </w:divBdr>
                </w:div>
                <w:div w:id="1657762120">
                  <w:marLeft w:val="0"/>
                  <w:marRight w:val="0"/>
                  <w:marTop w:val="0"/>
                  <w:marBottom w:val="0"/>
                  <w:divBdr>
                    <w:top w:val="none" w:sz="0" w:space="0" w:color="auto"/>
                    <w:left w:val="none" w:sz="0" w:space="0" w:color="auto"/>
                    <w:bottom w:val="none" w:sz="0" w:space="0" w:color="auto"/>
                    <w:right w:val="none" w:sz="0" w:space="0" w:color="auto"/>
                  </w:divBdr>
                </w:div>
                <w:div w:id="1657805123">
                  <w:marLeft w:val="0"/>
                  <w:marRight w:val="0"/>
                  <w:marTop w:val="0"/>
                  <w:marBottom w:val="0"/>
                  <w:divBdr>
                    <w:top w:val="none" w:sz="0" w:space="0" w:color="auto"/>
                    <w:left w:val="none" w:sz="0" w:space="0" w:color="auto"/>
                    <w:bottom w:val="none" w:sz="0" w:space="0" w:color="auto"/>
                    <w:right w:val="none" w:sz="0" w:space="0" w:color="auto"/>
                  </w:divBdr>
                </w:div>
                <w:div w:id="1658335591">
                  <w:marLeft w:val="0"/>
                  <w:marRight w:val="0"/>
                  <w:marTop w:val="0"/>
                  <w:marBottom w:val="0"/>
                  <w:divBdr>
                    <w:top w:val="none" w:sz="0" w:space="0" w:color="auto"/>
                    <w:left w:val="none" w:sz="0" w:space="0" w:color="auto"/>
                    <w:bottom w:val="none" w:sz="0" w:space="0" w:color="auto"/>
                    <w:right w:val="none" w:sz="0" w:space="0" w:color="auto"/>
                  </w:divBdr>
                </w:div>
                <w:div w:id="1659531371">
                  <w:marLeft w:val="0"/>
                  <w:marRight w:val="0"/>
                  <w:marTop w:val="0"/>
                  <w:marBottom w:val="0"/>
                  <w:divBdr>
                    <w:top w:val="none" w:sz="0" w:space="0" w:color="auto"/>
                    <w:left w:val="none" w:sz="0" w:space="0" w:color="auto"/>
                    <w:bottom w:val="none" w:sz="0" w:space="0" w:color="auto"/>
                    <w:right w:val="none" w:sz="0" w:space="0" w:color="auto"/>
                  </w:divBdr>
                </w:div>
                <w:div w:id="1661084291">
                  <w:marLeft w:val="0"/>
                  <w:marRight w:val="0"/>
                  <w:marTop w:val="0"/>
                  <w:marBottom w:val="0"/>
                  <w:divBdr>
                    <w:top w:val="none" w:sz="0" w:space="0" w:color="auto"/>
                    <w:left w:val="none" w:sz="0" w:space="0" w:color="auto"/>
                    <w:bottom w:val="none" w:sz="0" w:space="0" w:color="auto"/>
                    <w:right w:val="none" w:sz="0" w:space="0" w:color="auto"/>
                  </w:divBdr>
                </w:div>
                <w:div w:id="1662155379">
                  <w:marLeft w:val="0"/>
                  <w:marRight w:val="0"/>
                  <w:marTop w:val="0"/>
                  <w:marBottom w:val="0"/>
                  <w:divBdr>
                    <w:top w:val="none" w:sz="0" w:space="0" w:color="auto"/>
                    <w:left w:val="none" w:sz="0" w:space="0" w:color="auto"/>
                    <w:bottom w:val="none" w:sz="0" w:space="0" w:color="auto"/>
                    <w:right w:val="none" w:sz="0" w:space="0" w:color="auto"/>
                  </w:divBdr>
                </w:div>
                <w:div w:id="1667586778">
                  <w:marLeft w:val="0"/>
                  <w:marRight w:val="0"/>
                  <w:marTop w:val="0"/>
                  <w:marBottom w:val="0"/>
                  <w:divBdr>
                    <w:top w:val="none" w:sz="0" w:space="0" w:color="auto"/>
                    <w:left w:val="none" w:sz="0" w:space="0" w:color="auto"/>
                    <w:bottom w:val="none" w:sz="0" w:space="0" w:color="auto"/>
                    <w:right w:val="none" w:sz="0" w:space="0" w:color="auto"/>
                  </w:divBdr>
                </w:div>
                <w:div w:id="1672174199">
                  <w:marLeft w:val="0"/>
                  <w:marRight w:val="0"/>
                  <w:marTop w:val="0"/>
                  <w:marBottom w:val="0"/>
                  <w:divBdr>
                    <w:top w:val="none" w:sz="0" w:space="0" w:color="auto"/>
                    <w:left w:val="none" w:sz="0" w:space="0" w:color="auto"/>
                    <w:bottom w:val="none" w:sz="0" w:space="0" w:color="auto"/>
                    <w:right w:val="none" w:sz="0" w:space="0" w:color="auto"/>
                  </w:divBdr>
                </w:div>
                <w:div w:id="1672639998">
                  <w:marLeft w:val="0"/>
                  <w:marRight w:val="0"/>
                  <w:marTop w:val="0"/>
                  <w:marBottom w:val="0"/>
                  <w:divBdr>
                    <w:top w:val="none" w:sz="0" w:space="0" w:color="auto"/>
                    <w:left w:val="none" w:sz="0" w:space="0" w:color="auto"/>
                    <w:bottom w:val="none" w:sz="0" w:space="0" w:color="auto"/>
                    <w:right w:val="none" w:sz="0" w:space="0" w:color="auto"/>
                  </w:divBdr>
                </w:div>
                <w:div w:id="1672877841">
                  <w:marLeft w:val="0"/>
                  <w:marRight w:val="0"/>
                  <w:marTop w:val="0"/>
                  <w:marBottom w:val="0"/>
                  <w:divBdr>
                    <w:top w:val="none" w:sz="0" w:space="0" w:color="auto"/>
                    <w:left w:val="none" w:sz="0" w:space="0" w:color="auto"/>
                    <w:bottom w:val="none" w:sz="0" w:space="0" w:color="auto"/>
                    <w:right w:val="none" w:sz="0" w:space="0" w:color="auto"/>
                  </w:divBdr>
                </w:div>
                <w:div w:id="1675761896">
                  <w:marLeft w:val="0"/>
                  <w:marRight w:val="0"/>
                  <w:marTop w:val="0"/>
                  <w:marBottom w:val="0"/>
                  <w:divBdr>
                    <w:top w:val="none" w:sz="0" w:space="0" w:color="auto"/>
                    <w:left w:val="none" w:sz="0" w:space="0" w:color="auto"/>
                    <w:bottom w:val="none" w:sz="0" w:space="0" w:color="auto"/>
                    <w:right w:val="none" w:sz="0" w:space="0" w:color="auto"/>
                  </w:divBdr>
                </w:div>
                <w:div w:id="1676376508">
                  <w:marLeft w:val="0"/>
                  <w:marRight w:val="0"/>
                  <w:marTop w:val="0"/>
                  <w:marBottom w:val="0"/>
                  <w:divBdr>
                    <w:top w:val="none" w:sz="0" w:space="0" w:color="auto"/>
                    <w:left w:val="none" w:sz="0" w:space="0" w:color="auto"/>
                    <w:bottom w:val="none" w:sz="0" w:space="0" w:color="auto"/>
                    <w:right w:val="none" w:sz="0" w:space="0" w:color="auto"/>
                  </w:divBdr>
                </w:div>
                <w:div w:id="1676953907">
                  <w:marLeft w:val="0"/>
                  <w:marRight w:val="0"/>
                  <w:marTop w:val="0"/>
                  <w:marBottom w:val="0"/>
                  <w:divBdr>
                    <w:top w:val="none" w:sz="0" w:space="0" w:color="auto"/>
                    <w:left w:val="none" w:sz="0" w:space="0" w:color="auto"/>
                    <w:bottom w:val="none" w:sz="0" w:space="0" w:color="auto"/>
                    <w:right w:val="none" w:sz="0" w:space="0" w:color="auto"/>
                  </w:divBdr>
                </w:div>
                <w:div w:id="1677414737">
                  <w:marLeft w:val="0"/>
                  <w:marRight w:val="0"/>
                  <w:marTop w:val="0"/>
                  <w:marBottom w:val="0"/>
                  <w:divBdr>
                    <w:top w:val="none" w:sz="0" w:space="0" w:color="auto"/>
                    <w:left w:val="none" w:sz="0" w:space="0" w:color="auto"/>
                    <w:bottom w:val="none" w:sz="0" w:space="0" w:color="auto"/>
                    <w:right w:val="none" w:sz="0" w:space="0" w:color="auto"/>
                  </w:divBdr>
                </w:div>
                <w:div w:id="1681160245">
                  <w:marLeft w:val="0"/>
                  <w:marRight w:val="0"/>
                  <w:marTop w:val="0"/>
                  <w:marBottom w:val="0"/>
                  <w:divBdr>
                    <w:top w:val="none" w:sz="0" w:space="0" w:color="auto"/>
                    <w:left w:val="none" w:sz="0" w:space="0" w:color="auto"/>
                    <w:bottom w:val="none" w:sz="0" w:space="0" w:color="auto"/>
                    <w:right w:val="none" w:sz="0" w:space="0" w:color="auto"/>
                  </w:divBdr>
                </w:div>
                <w:div w:id="1682512582">
                  <w:marLeft w:val="0"/>
                  <w:marRight w:val="0"/>
                  <w:marTop w:val="0"/>
                  <w:marBottom w:val="0"/>
                  <w:divBdr>
                    <w:top w:val="none" w:sz="0" w:space="0" w:color="auto"/>
                    <w:left w:val="none" w:sz="0" w:space="0" w:color="auto"/>
                    <w:bottom w:val="none" w:sz="0" w:space="0" w:color="auto"/>
                    <w:right w:val="none" w:sz="0" w:space="0" w:color="auto"/>
                  </w:divBdr>
                </w:div>
                <w:div w:id="1683127220">
                  <w:marLeft w:val="0"/>
                  <w:marRight w:val="0"/>
                  <w:marTop w:val="0"/>
                  <w:marBottom w:val="0"/>
                  <w:divBdr>
                    <w:top w:val="none" w:sz="0" w:space="0" w:color="auto"/>
                    <w:left w:val="none" w:sz="0" w:space="0" w:color="auto"/>
                    <w:bottom w:val="none" w:sz="0" w:space="0" w:color="auto"/>
                    <w:right w:val="none" w:sz="0" w:space="0" w:color="auto"/>
                  </w:divBdr>
                </w:div>
                <w:div w:id="1687169316">
                  <w:marLeft w:val="0"/>
                  <w:marRight w:val="0"/>
                  <w:marTop w:val="0"/>
                  <w:marBottom w:val="0"/>
                  <w:divBdr>
                    <w:top w:val="none" w:sz="0" w:space="0" w:color="auto"/>
                    <w:left w:val="none" w:sz="0" w:space="0" w:color="auto"/>
                    <w:bottom w:val="none" w:sz="0" w:space="0" w:color="auto"/>
                    <w:right w:val="none" w:sz="0" w:space="0" w:color="auto"/>
                  </w:divBdr>
                </w:div>
                <w:div w:id="1688945999">
                  <w:marLeft w:val="0"/>
                  <w:marRight w:val="0"/>
                  <w:marTop w:val="0"/>
                  <w:marBottom w:val="0"/>
                  <w:divBdr>
                    <w:top w:val="none" w:sz="0" w:space="0" w:color="auto"/>
                    <w:left w:val="none" w:sz="0" w:space="0" w:color="auto"/>
                    <w:bottom w:val="none" w:sz="0" w:space="0" w:color="auto"/>
                    <w:right w:val="none" w:sz="0" w:space="0" w:color="auto"/>
                  </w:divBdr>
                </w:div>
                <w:div w:id="1691837316">
                  <w:marLeft w:val="0"/>
                  <w:marRight w:val="0"/>
                  <w:marTop w:val="0"/>
                  <w:marBottom w:val="0"/>
                  <w:divBdr>
                    <w:top w:val="none" w:sz="0" w:space="0" w:color="auto"/>
                    <w:left w:val="none" w:sz="0" w:space="0" w:color="auto"/>
                    <w:bottom w:val="none" w:sz="0" w:space="0" w:color="auto"/>
                    <w:right w:val="none" w:sz="0" w:space="0" w:color="auto"/>
                  </w:divBdr>
                </w:div>
                <w:div w:id="1691837532">
                  <w:marLeft w:val="0"/>
                  <w:marRight w:val="0"/>
                  <w:marTop w:val="0"/>
                  <w:marBottom w:val="0"/>
                  <w:divBdr>
                    <w:top w:val="none" w:sz="0" w:space="0" w:color="auto"/>
                    <w:left w:val="none" w:sz="0" w:space="0" w:color="auto"/>
                    <w:bottom w:val="none" w:sz="0" w:space="0" w:color="auto"/>
                    <w:right w:val="none" w:sz="0" w:space="0" w:color="auto"/>
                  </w:divBdr>
                </w:div>
                <w:div w:id="1693803573">
                  <w:marLeft w:val="0"/>
                  <w:marRight w:val="0"/>
                  <w:marTop w:val="0"/>
                  <w:marBottom w:val="0"/>
                  <w:divBdr>
                    <w:top w:val="none" w:sz="0" w:space="0" w:color="auto"/>
                    <w:left w:val="none" w:sz="0" w:space="0" w:color="auto"/>
                    <w:bottom w:val="none" w:sz="0" w:space="0" w:color="auto"/>
                    <w:right w:val="none" w:sz="0" w:space="0" w:color="auto"/>
                  </w:divBdr>
                </w:div>
                <w:div w:id="1694107871">
                  <w:marLeft w:val="0"/>
                  <w:marRight w:val="0"/>
                  <w:marTop w:val="0"/>
                  <w:marBottom w:val="0"/>
                  <w:divBdr>
                    <w:top w:val="none" w:sz="0" w:space="0" w:color="auto"/>
                    <w:left w:val="none" w:sz="0" w:space="0" w:color="auto"/>
                    <w:bottom w:val="none" w:sz="0" w:space="0" w:color="auto"/>
                    <w:right w:val="none" w:sz="0" w:space="0" w:color="auto"/>
                  </w:divBdr>
                </w:div>
                <w:div w:id="1694721403">
                  <w:marLeft w:val="0"/>
                  <w:marRight w:val="0"/>
                  <w:marTop w:val="0"/>
                  <w:marBottom w:val="0"/>
                  <w:divBdr>
                    <w:top w:val="none" w:sz="0" w:space="0" w:color="auto"/>
                    <w:left w:val="none" w:sz="0" w:space="0" w:color="auto"/>
                    <w:bottom w:val="none" w:sz="0" w:space="0" w:color="auto"/>
                    <w:right w:val="none" w:sz="0" w:space="0" w:color="auto"/>
                  </w:divBdr>
                </w:div>
                <w:div w:id="1697390992">
                  <w:marLeft w:val="0"/>
                  <w:marRight w:val="0"/>
                  <w:marTop w:val="0"/>
                  <w:marBottom w:val="0"/>
                  <w:divBdr>
                    <w:top w:val="none" w:sz="0" w:space="0" w:color="auto"/>
                    <w:left w:val="none" w:sz="0" w:space="0" w:color="auto"/>
                    <w:bottom w:val="none" w:sz="0" w:space="0" w:color="auto"/>
                    <w:right w:val="none" w:sz="0" w:space="0" w:color="auto"/>
                  </w:divBdr>
                </w:div>
                <w:div w:id="1700619703">
                  <w:marLeft w:val="0"/>
                  <w:marRight w:val="0"/>
                  <w:marTop w:val="0"/>
                  <w:marBottom w:val="0"/>
                  <w:divBdr>
                    <w:top w:val="none" w:sz="0" w:space="0" w:color="auto"/>
                    <w:left w:val="none" w:sz="0" w:space="0" w:color="auto"/>
                    <w:bottom w:val="none" w:sz="0" w:space="0" w:color="auto"/>
                    <w:right w:val="none" w:sz="0" w:space="0" w:color="auto"/>
                  </w:divBdr>
                </w:div>
                <w:div w:id="1701391563">
                  <w:marLeft w:val="0"/>
                  <w:marRight w:val="0"/>
                  <w:marTop w:val="0"/>
                  <w:marBottom w:val="0"/>
                  <w:divBdr>
                    <w:top w:val="none" w:sz="0" w:space="0" w:color="auto"/>
                    <w:left w:val="none" w:sz="0" w:space="0" w:color="auto"/>
                    <w:bottom w:val="none" w:sz="0" w:space="0" w:color="auto"/>
                    <w:right w:val="none" w:sz="0" w:space="0" w:color="auto"/>
                  </w:divBdr>
                </w:div>
                <w:div w:id="1704287048">
                  <w:marLeft w:val="0"/>
                  <w:marRight w:val="0"/>
                  <w:marTop w:val="0"/>
                  <w:marBottom w:val="0"/>
                  <w:divBdr>
                    <w:top w:val="none" w:sz="0" w:space="0" w:color="auto"/>
                    <w:left w:val="none" w:sz="0" w:space="0" w:color="auto"/>
                    <w:bottom w:val="none" w:sz="0" w:space="0" w:color="auto"/>
                    <w:right w:val="none" w:sz="0" w:space="0" w:color="auto"/>
                  </w:divBdr>
                </w:div>
                <w:div w:id="1704551041">
                  <w:marLeft w:val="0"/>
                  <w:marRight w:val="0"/>
                  <w:marTop w:val="0"/>
                  <w:marBottom w:val="0"/>
                  <w:divBdr>
                    <w:top w:val="none" w:sz="0" w:space="0" w:color="auto"/>
                    <w:left w:val="none" w:sz="0" w:space="0" w:color="auto"/>
                    <w:bottom w:val="none" w:sz="0" w:space="0" w:color="auto"/>
                    <w:right w:val="none" w:sz="0" w:space="0" w:color="auto"/>
                  </w:divBdr>
                </w:div>
                <w:div w:id="1705867735">
                  <w:marLeft w:val="0"/>
                  <w:marRight w:val="0"/>
                  <w:marTop w:val="0"/>
                  <w:marBottom w:val="0"/>
                  <w:divBdr>
                    <w:top w:val="none" w:sz="0" w:space="0" w:color="auto"/>
                    <w:left w:val="none" w:sz="0" w:space="0" w:color="auto"/>
                    <w:bottom w:val="none" w:sz="0" w:space="0" w:color="auto"/>
                    <w:right w:val="none" w:sz="0" w:space="0" w:color="auto"/>
                  </w:divBdr>
                </w:div>
                <w:div w:id="1706176234">
                  <w:marLeft w:val="0"/>
                  <w:marRight w:val="0"/>
                  <w:marTop w:val="0"/>
                  <w:marBottom w:val="0"/>
                  <w:divBdr>
                    <w:top w:val="none" w:sz="0" w:space="0" w:color="auto"/>
                    <w:left w:val="none" w:sz="0" w:space="0" w:color="auto"/>
                    <w:bottom w:val="none" w:sz="0" w:space="0" w:color="auto"/>
                    <w:right w:val="none" w:sz="0" w:space="0" w:color="auto"/>
                  </w:divBdr>
                </w:div>
                <w:div w:id="1706323284">
                  <w:marLeft w:val="0"/>
                  <w:marRight w:val="0"/>
                  <w:marTop w:val="0"/>
                  <w:marBottom w:val="0"/>
                  <w:divBdr>
                    <w:top w:val="none" w:sz="0" w:space="0" w:color="auto"/>
                    <w:left w:val="none" w:sz="0" w:space="0" w:color="auto"/>
                    <w:bottom w:val="none" w:sz="0" w:space="0" w:color="auto"/>
                    <w:right w:val="none" w:sz="0" w:space="0" w:color="auto"/>
                  </w:divBdr>
                </w:div>
                <w:div w:id="1708984803">
                  <w:marLeft w:val="0"/>
                  <w:marRight w:val="0"/>
                  <w:marTop w:val="0"/>
                  <w:marBottom w:val="0"/>
                  <w:divBdr>
                    <w:top w:val="none" w:sz="0" w:space="0" w:color="auto"/>
                    <w:left w:val="none" w:sz="0" w:space="0" w:color="auto"/>
                    <w:bottom w:val="none" w:sz="0" w:space="0" w:color="auto"/>
                    <w:right w:val="none" w:sz="0" w:space="0" w:color="auto"/>
                  </w:divBdr>
                </w:div>
                <w:div w:id="1710302030">
                  <w:marLeft w:val="0"/>
                  <w:marRight w:val="0"/>
                  <w:marTop w:val="0"/>
                  <w:marBottom w:val="0"/>
                  <w:divBdr>
                    <w:top w:val="none" w:sz="0" w:space="0" w:color="auto"/>
                    <w:left w:val="none" w:sz="0" w:space="0" w:color="auto"/>
                    <w:bottom w:val="none" w:sz="0" w:space="0" w:color="auto"/>
                    <w:right w:val="none" w:sz="0" w:space="0" w:color="auto"/>
                  </w:divBdr>
                </w:div>
                <w:div w:id="1712801290">
                  <w:marLeft w:val="0"/>
                  <w:marRight w:val="0"/>
                  <w:marTop w:val="0"/>
                  <w:marBottom w:val="0"/>
                  <w:divBdr>
                    <w:top w:val="none" w:sz="0" w:space="0" w:color="auto"/>
                    <w:left w:val="none" w:sz="0" w:space="0" w:color="auto"/>
                    <w:bottom w:val="none" w:sz="0" w:space="0" w:color="auto"/>
                    <w:right w:val="none" w:sz="0" w:space="0" w:color="auto"/>
                  </w:divBdr>
                </w:div>
                <w:div w:id="1712925364">
                  <w:marLeft w:val="0"/>
                  <w:marRight w:val="0"/>
                  <w:marTop w:val="0"/>
                  <w:marBottom w:val="0"/>
                  <w:divBdr>
                    <w:top w:val="none" w:sz="0" w:space="0" w:color="auto"/>
                    <w:left w:val="none" w:sz="0" w:space="0" w:color="auto"/>
                    <w:bottom w:val="none" w:sz="0" w:space="0" w:color="auto"/>
                    <w:right w:val="none" w:sz="0" w:space="0" w:color="auto"/>
                  </w:divBdr>
                </w:div>
                <w:div w:id="1713383390">
                  <w:marLeft w:val="0"/>
                  <w:marRight w:val="0"/>
                  <w:marTop w:val="0"/>
                  <w:marBottom w:val="0"/>
                  <w:divBdr>
                    <w:top w:val="none" w:sz="0" w:space="0" w:color="auto"/>
                    <w:left w:val="none" w:sz="0" w:space="0" w:color="auto"/>
                    <w:bottom w:val="none" w:sz="0" w:space="0" w:color="auto"/>
                    <w:right w:val="none" w:sz="0" w:space="0" w:color="auto"/>
                  </w:divBdr>
                </w:div>
                <w:div w:id="1713504759">
                  <w:marLeft w:val="0"/>
                  <w:marRight w:val="0"/>
                  <w:marTop w:val="0"/>
                  <w:marBottom w:val="0"/>
                  <w:divBdr>
                    <w:top w:val="none" w:sz="0" w:space="0" w:color="auto"/>
                    <w:left w:val="none" w:sz="0" w:space="0" w:color="auto"/>
                    <w:bottom w:val="none" w:sz="0" w:space="0" w:color="auto"/>
                    <w:right w:val="none" w:sz="0" w:space="0" w:color="auto"/>
                  </w:divBdr>
                </w:div>
                <w:div w:id="1713572191">
                  <w:marLeft w:val="0"/>
                  <w:marRight w:val="0"/>
                  <w:marTop w:val="0"/>
                  <w:marBottom w:val="0"/>
                  <w:divBdr>
                    <w:top w:val="none" w:sz="0" w:space="0" w:color="auto"/>
                    <w:left w:val="none" w:sz="0" w:space="0" w:color="auto"/>
                    <w:bottom w:val="none" w:sz="0" w:space="0" w:color="auto"/>
                    <w:right w:val="none" w:sz="0" w:space="0" w:color="auto"/>
                  </w:divBdr>
                </w:div>
                <w:div w:id="1713771862">
                  <w:marLeft w:val="0"/>
                  <w:marRight w:val="0"/>
                  <w:marTop w:val="0"/>
                  <w:marBottom w:val="0"/>
                  <w:divBdr>
                    <w:top w:val="none" w:sz="0" w:space="0" w:color="auto"/>
                    <w:left w:val="none" w:sz="0" w:space="0" w:color="auto"/>
                    <w:bottom w:val="none" w:sz="0" w:space="0" w:color="auto"/>
                    <w:right w:val="none" w:sz="0" w:space="0" w:color="auto"/>
                  </w:divBdr>
                </w:div>
                <w:div w:id="1714377684">
                  <w:marLeft w:val="0"/>
                  <w:marRight w:val="0"/>
                  <w:marTop w:val="0"/>
                  <w:marBottom w:val="0"/>
                  <w:divBdr>
                    <w:top w:val="none" w:sz="0" w:space="0" w:color="auto"/>
                    <w:left w:val="none" w:sz="0" w:space="0" w:color="auto"/>
                    <w:bottom w:val="none" w:sz="0" w:space="0" w:color="auto"/>
                    <w:right w:val="none" w:sz="0" w:space="0" w:color="auto"/>
                  </w:divBdr>
                </w:div>
                <w:div w:id="1714696595">
                  <w:marLeft w:val="0"/>
                  <w:marRight w:val="0"/>
                  <w:marTop w:val="0"/>
                  <w:marBottom w:val="0"/>
                  <w:divBdr>
                    <w:top w:val="none" w:sz="0" w:space="0" w:color="auto"/>
                    <w:left w:val="none" w:sz="0" w:space="0" w:color="auto"/>
                    <w:bottom w:val="none" w:sz="0" w:space="0" w:color="auto"/>
                    <w:right w:val="none" w:sz="0" w:space="0" w:color="auto"/>
                  </w:divBdr>
                </w:div>
                <w:div w:id="1715495400">
                  <w:marLeft w:val="0"/>
                  <w:marRight w:val="0"/>
                  <w:marTop w:val="0"/>
                  <w:marBottom w:val="0"/>
                  <w:divBdr>
                    <w:top w:val="none" w:sz="0" w:space="0" w:color="auto"/>
                    <w:left w:val="none" w:sz="0" w:space="0" w:color="auto"/>
                    <w:bottom w:val="none" w:sz="0" w:space="0" w:color="auto"/>
                    <w:right w:val="none" w:sz="0" w:space="0" w:color="auto"/>
                  </w:divBdr>
                </w:div>
                <w:div w:id="1717969988">
                  <w:marLeft w:val="0"/>
                  <w:marRight w:val="0"/>
                  <w:marTop w:val="0"/>
                  <w:marBottom w:val="0"/>
                  <w:divBdr>
                    <w:top w:val="none" w:sz="0" w:space="0" w:color="auto"/>
                    <w:left w:val="none" w:sz="0" w:space="0" w:color="auto"/>
                    <w:bottom w:val="none" w:sz="0" w:space="0" w:color="auto"/>
                    <w:right w:val="none" w:sz="0" w:space="0" w:color="auto"/>
                  </w:divBdr>
                </w:div>
                <w:div w:id="1719161193">
                  <w:marLeft w:val="0"/>
                  <w:marRight w:val="0"/>
                  <w:marTop w:val="0"/>
                  <w:marBottom w:val="0"/>
                  <w:divBdr>
                    <w:top w:val="none" w:sz="0" w:space="0" w:color="auto"/>
                    <w:left w:val="none" w:sz="0" w:space="0" w:color="auto"/>
                    <w:bottom w:val="none" w:sz="0" w:space="0" w:color="auto"/>
                    <w:right w:val="none" w:sz="0" w:space="0" w:color="auto"/>
                  </w:divBdr>
                </w:div>
                <w:div w:id="1722094214">
                  <w:marLeft w:val="0"/>
                  <w:marRight w:val="0"/>
                  <w:marTop w:val="0"/>
                  <w:marBottom w:val="0"/>
                  <w:divBdr>
                    <w:top w:val="none" w:sz="0" w:space="0" w:color="auto"/>
                    <w:left w:val="none" w:sz="0" w:space="0" w:color="auto"/>
                    <w:bottom w:val="none" w:sz="0" w:space="0" w:color="auto"/>
                    <w:right w:val="none" w:sz="0" w:space="0" w:color="auto"/>
                  </w:divBdr>
                </w:div>
                <w:div w:id="1722368346">
                  <w:marLeft w:val="0"/>
                  <w:marRight w:val="0"/>
                  <w:marTop w:val="0"/>
                  <w:marBottom w:val="0"/>
                  <w:divBdr>
                    <w:top w:val="none" w:sz="0" w:space="0" w:color="auto"/>
                    <w:left w:val="none" w:sz="0" w:space="0" w:color="auto"/>
                    <w:bottom w:val="none" w:sz="0" w:space="0" w:color="auto"/>
                    <w:right w:val="none" w:sz="0" w:space="0" w:color="auto"/>
                  </w:divBdr>
                </w:div>
                <w:div w:id="1723940297">
                  <w:marLeft w:val="0"/>
                  <w:marRight w:val="0"/>
                  <w:marTop w:val="0"/>
                  <w:marBottom w:val="0"/>
                  <w:divBdr>
                    <w:top w:val="none" w:sz="0" w:space="0" w:color="auto"/>
                    <w:left w:val="none" w:sz="0" w:space="0" w:color="auto"/>
                    <w:bottom w:val="none" w:sz="0" w:space="0" w:color="auto"/>
                    <w:right w:val="none" w:sz="0" w:space="0" w:color="auto"/>
                  </w:divBdr>
                </w:div>
                <w:div w:id="1726755463">
                  <w:marLeft w:val="0"/>
                  <w:marRight w:val="0"/>
                  <w:marTop w:val="0"/>
                  <w:marBottom w:val="0"/>
                  <w:divBdr>
                    <w:top w:val="none" w:sz="0" w:space="0" w:color="auto"/>
                    <w:left w:val="none" w:sz="0" w:space="0" w:color="auto"/>
                    <w:bottom w:val="none" w:sz="0" w:space="0" w:color="auto"/>
                    <w:right w:val="none" w:sz="0" w:space="0" w:color="auto"/>
                  </w:divBdr>
                </w:div>
                <w:div w:id="1726834744">
                  <w:marLeft w:val="0"/>
                  <w:marRight w:val="0"/>
                  <w:marTop w:val="0"/>
                  <w:marBottom w:val="0"/>
                  <w:divBdr>
                    <w:top w:val="none" w:sz="0" w:space="0" w:color="auto"/>
                    <w:left w:val="none" w:sz="0" w:space="0" w:color="auto"/>
                    <w:bottom w:val="none" w:sz="0" w:space="0" w:color="auto"/>
                    <w:right w:val="none" w:sz="0" w:space="0" w:color="auto"/>
                  </w:divBdr>
                </w:div>
                <w:div w:id="1727560732">
                  <w:marLeft w:val="0"/>
                  <w:marRight w:val="0"/>
                  <w:marTop w:val="0"/>
                  <w:marBottom w:val="0"/>
                  <w:divBdr>
                    <w:top w:val="none" w:sz="0" w:space="0" w:color="auto"/>
                    <w:left w:val="none" w:sz="0" w:space="0" w:color="auto"/>
                    <w:bottom w:val="none" w:sz="0" w:space="0" w:color="auto"/>
                    <w:right w:val="none" w:sz="0" w:space="0" w:color="auto"/>
                  </w:divBdr>
                </w:div>
                <w:div w:id="1728382826">
                  <w:marLeft w:val="0"/>
                  <w:marRight w:val="0"/>
                  <w:marTop w:val="0"/>
                  <w:marBottom w:val="0"/>
                  <w:divBdr>
                    <w:top w:val="none" w:sz="0" w:space="0" w:color="auto"/>
                    <w:left w:val="none" w:sz="0" w:space="0" w:color="auto"/>
                    <w:bottom w:val="none" w:sz="0" w:space="0" w:color="auto"/>
                    <w:right w:val="none" w:sz="0" w:space="0" w:color="auto"/>
                  </w:divBdr>
                </w:div>
                <w:div w:id="1731921458">
                  <w:marLeft w:val="0"/>
                  <w:marRight w:val="0"/>
                  <w:marTop w:val="0"/>
                  <w:marBottom w:val="0"/>
                  <w:divBdr>
                    <w:top w:val="none" w:sz="0" w:space="0" w:color="auto"/>
                    <w:left w:val="none" w:sz="0" w:space="0" w:color="auto"/>
                    <w:bottom w:val="none" w:sz="0" w:space="0" w:color="auto"/>
                    <w:right w:val="none" w:sz="0" w:space="0" w:color="auto"/>
                  </w:divBdr>
                </w:div>
                <w:div w:id="1732149083">
                  <w:marLeft w:val="0"/>
                  <w:marRight w:val="0"/>
                  <w:marTop w:val="0"/>
                  <w:marBottom w:val="0"/>
                  <w:divBdr>
                    <w:top w:val="none" w:sz="0" w:space="0" w:color="auto"/>
                    <w:left w:val="none" w:sz="0" w:space="0" w:color="auto"/>
                    <w:bottom w:val="none" w:sz="0" w:space="0" w:color="auto"/>
                    <w:right w:val="none" w:sz="0" w:space="0" w:color="auto"/>
                  </w:divBdr>
                </w:div>
                <w:div w:id="1734042919">
                  <w:marLeft w:val="0"/>
                  <w:marRight w:val="0"/>
                  <w:marTop w:val="0"/>
                  <w:marBottom w:val="0"/>
                  <w:divBdr>
                    <w:top w:val="none" w:sz="0" w:space="0" w:color="auto"/>
                    <w:left w:val="none" w:sz="0" w:space="0" w:color="auto"/>
                    <w:bottom w:val="none" w:sz="0" w:space="0" w:color="auto"/>
                    <w:right w:val="none" w:sz="0" w:space="0" w:color="auto"/>
                  </w:divBdr>
                </w:div>
                <w:div w:id="1734154309">
                  <w:marLeft w:val="0"/>
                  <w:marRight w:val="0"/>
                  <w:marTop w:val="0"/>
                  <w:marBottom w:val="0"/>
                  <w:divBdr>
                    <w:top w:val="none" w:sz="0" w:space="0" w:color="auto"/>
                    <w:left w:val="none" w:sz="0" w:space="0" w:color="auto"/>
                    <w:bottom w:val="none" w:sz="0" w:space="0" w:color="auto"/>
                    <w:right w:val="none" w:sz="0" w:space="0" w:color="auto"/>
                  </w:divBdr>
                </w:div>
                <w:div w:id="1734616866">
                  <w:marLeft w:val="0"/>
                  <w:marRight w:val="0"/>
                  <w:marTop w:val="0"/>
                  <w:marBottom w:val="0"/>
                  <w:divBdr>
                    <w:top w:val="none" w:sz="0" w:space="0" w:color="auto"/>
                    <w:left w:val="none" w:sz="0" w:space="0" w:color="auto"/>
                    <w:bottom w:val="none" w:sz="0" w:space="0" w:color="auto"/>
                    <w:right w:val="none" w:sz="0" w:space="0" w:color="auto"/>
                  </w:divBdr>
                </w:div>
                <w:div w:id="1734935862">
                  <w:marLeft w:val="0"/>
                  <w:marRight w:val="0"/>
                  <w:marTop w:val="0"/>
                  <w:marBottom w:val="0"/>
                  <w:divBdr>
                    <w:top w:val="none" w:sz="0" w:space="0" w:color="auto"/>
                    <w:left w:val="none" w:sz="0" w:space="0" w:color="auto"/>
                    <w:bottom w:val="none" w:sz="0" w:space="0" w:color="auto"/>
                    <w:right w:val="none" w:sz="0" w:space="0" w:color="auto"/>
                  </w:divBdr>
                </w:div>
                <w:div w:id="1735160335">
                  <w:marLeft w:val="0"/>
                  <w:marRight w:val="0"/>
                  <w:marTop w:val="0"/>
                  <w:marBottom w:val="0"/>
                  <w:divBdr>
                    <w:top w:val="none" w:sz="0" w:space="0" w:color="auto"/>
                    <w:left w:val="none" w:sz="0" w:space="0" w:color="auto"/>
                    <w:bottom w:val="none" w:sz="0" w:space="0" w:color="auto"/>
                    <w:right w:val="none" w:sz="0" w:space="0" w:color="auto"/>
                  </w:divBdr>
                </w:div>
                <w:div w:id="1736007335">
                  <w:marLeft w:val="0"/>
                  <w:marRight w:val="0"/>
                  <w:marTop w:val="0"/>
                  <w:marBottom w:val="0"/>
                  <w:divBdr>
                    <w:top w:val="none" w:sz="0" w:space="0" w:color="auto"/>
                    <w:left w:val="none" w:sz="0" w:space="0" w:color="auto"/>
                    <w:bottom w:val="none" w:sz="0" w:space="0" w:color="auto"/>
                    <w:right w:val="none" w:sz="0" w:space="0" w:color="auto"/>
                  </w:divBdr>
                </w:div>
                <w:div w:id="1737361318">
                  <w:marLeft w:val="0"/>
                  <w:marRight w:val="0"/>
                  <w:marTop w:val="0"/>
                  <w:marBottom w:val="0"/>
                  <w:divBdr>
                    <w:top w:val="none" w:sz="0" w:space="0" w:color="auto"/>
                    <w:left w:val="none" w:sz="0" w:space="0" w:color="auto"/>
                    <w:bottom w:val="none" w:sz="0" w:space="0" w:color="auto"/>
                    <w:right w:val="none" w:sz="0" w:space="0" w:color="auto"/>
                  </w:divBdr>
                </w:div>
                <w:div w:id="1737511141">
                  <w:marLeft w:val="0"/>
                  <w:marRight w:val="0"/>
                  <w:marTop w:val="0"/>
                  <w:marBottom w:val="0"/>
                  <w:divBdr>
                    <w:top w:val="none" w:sz="0" w:space="0" w:color="auto"/>
                    <w:left w:val="none" w:sz="0" w:space="0" w:color="auto"/>
                    <w:bottom w:val="none" w:sz="0" w:space="0" w:color="auto"/>
                    <w:right w:val="none" w:sz="0" w:space="0" w:color="auto"/>
                  </w:divBdr>
                </w:div>
                <w:div w:id="1738897942">
                  <w:marLeft w:val="0"/>
                  <w:marRight w:val="0"/>
                  <w:marTop w:val="0"/>
                  <w:marBottom w:val="0"/>
                  <w:divBdr>
                    <w:top w:val="none" w:sz="0" w:space="0" w:color="auto"/>
                    <w:left w:val="none" w:sz="0" w:space="0" w:color="auto"/>
                    <w:bottom w:val="none" w:sz="0" w:space="0" w:color="auto"/>
                    <w:right w:val="none" w:sz="0" w:space="0" w:color="auto"/>
                  </w:divBdr>
                </w:div>
                <w:div w:id="1740439953">
                  <w:marLeft w:val="0"/>
                  <w:marRight w:val="0"/>
                  <w:marTop w:val="0"/>
                  <w:marBottom w:val="0"/>
                  <w:divBdr>
                    <w:top w:val="none" w:sz="0" w:space="0" w:color="auto"/>
                    <w:left w:val="none" w:sz="0" w:space="0" w:color="auto"/>
                    <w:bottom w:val="none" w:sz="0" w:space="0" w:color="auto"/>
                    <w:right w:val="none" w:sz="0" w:space="0" w:color="auto"/>
                  </w:divBdr>
                </w:div>
                <w:div w:id="1742560187">
                  <w:marLeft w:val="0"/>
                  <w:marRight w:val="0"/>
                  <w:marTop w:val="0"/>
                  <w:marBottom w:val="0"/>
                  <w:divBdr>
                    <w:top w:val="none" w:sz="0" w:space="0" w:color="auto"/>
                    <w:left w:val="none" w:sz="0" w:space="0" w:color="auto"/>
                    <w:bottom w:val="none" w:sz="0" w:space="0" w:color="auto"/>
                    <w:right w:val="none" w:sz="0" w:space="0" w:color="auto"/>
                  </w:divBdr>
                </w:div>
                <w:div w:id="1742944339">
                  <w:marLeft w:val="0"/>
                  <w:marRight w:val="0"/>
                  <w:marTop w:val="0"/>
                  <w:marBottom w:val="0"/>
                  <w:divBdr>
                    <w:top w:val="none" w:sz="0" w:space="0" w:color="auto"/>
                    <w:left w:val="none" w:sz="0" w:space="0" w:color="auto"/>
                    <w:bottom w:val="none" w:sz="0" w:space="0" w:color="auto"/>
                    <w:right w:val="none" w:sz="0" w:space="0" w:color="auto"/>
                  </w:divBdr>
                </w:div>
                <w:div w:id="1743211226">
                  <w:marLeft w:val="0"/>
                  <w:marRight w:val="0"/>
                  <w:marTop w:val="0"/>
                  <w:marBottom w:val="0"/>
                  <w:divBdr>
                    <w:top w:val="none" w:sz="0" w:space="0" w:color="auto"/>
                    <w:left w:val="none" w:sz="0" w:space="0" w:color="auto"/>
                    <w:bottom w:val="none" w:sz="0" w:space="0" w:color="auto"/>
                    <w:right w:val="none" w:sz="0" w:space="0" w:color="auto"/>
                  </w:divBdr>
                </w:div>
                <w:div w:id="1745376476">
                  <w:marLeft w:val="0"/>
                  <w:marRight w:val="0"/>
                  <w:marTop w:val="0"/>
                  <w:marBottom w:val="0"/>
                  <w:divBdr>
                    <w:top w:val="none" w:sz="0" w:space="0" w:color="auto"/>
                    <w:left w:val="none" w:sz="0" w:space="0" w:color="auto"/>
                    <w:bottom w:val="none" w:sz="0" w:space="0" w:color="auto"/>
                    <w:right w:val="none" w:sz="0" w:space="0" w:color="auto"/>
                  </w:divBdr>
                </w:div>
                <w:div w:id="1745957882">
                  <w:marLeft w:val="0"/>
                  <w:marRight w:val="0"/>
                  <w:marTop w:val="0"/>
                  <w:marBottom w:val="0"/>
                  <w:divBdr>
                    <w:top w:val="none" w:sz="0" w:space="0" w:color="auto"/>
                    <w:left w:val="none" w:sz="0" w:space="0" w:color="auto"/>
                    <w:bottom w:val="none" w:sz="0" w:space="0" w:color="auto"/>
                    <w:right w:val="none" w:sz="0" w:space="0" w:color="auto"/>
                  </w:divBdr>
                </w:div>
                <w:div w:id="1747024653">
                  <w:marLeft w:val="0"/>
                  <w:marRight w:val="0"/>
                  <w:marTop w:val="0"/>
                  <w:marBottom w:val="0"/>
                  <w:divBdr>
                    <w:top w:val="none" w:sz="0" w:space="0" w:color="auto"/>
                    <w:left w:val="none" w:sz="0" w:space="0" w:color="auto"/>
                    <w:bottom w:val="none" w:sz="0" w:space="0" w:color="auto"/>
                    <w:right w:val="none" w:sz="0" w:space="0" w:color="auto"/>
                  </w:divBdr>
                </w:div>
                <w:div w:id="1747801372">
                  <w:marLeft w:val="0"/>
                  <w:marRight w:val="0"/>
                  <w:marTop w:val="0"/>
                  <w:marBottom w:val="0"/>
                  <w:divBdr>
                    <w:top w:val="none" w:sz="0" w:space="0" w:color="auto"/>
                    <w:left w:val="none" w:sz="0" w:space="0" w:color="auto"/>
                    <w:bottom w:val="none" w:sz="0" w:space="0" w:color="auto"/>
                    <w:right w:val="none" w:sz="0" w:space="0" w:color="auto"/>
                  </w:divBdr>
                </w:div>
                <w:div w:id="1748964366">
                  <w:marLeft w:val="0"/>
                  <w:marRight w:val="0"/>
                  <w:marTop w:val="0"/>
                  <w:marBottom w:val="0"/>
                  <w:divBdr>
                    <w:top w:val="none" w:sz="0" w:space="0" w:color="auto"/>
                    <w:left w:val="none" w:sz="0" w:space="0" w:color="auto"/>
                    <w:bottom w:val="none" w:sz="0" w:space="0" w:color="auto"/>
                    <w:right w:val="none" w:sz="0" w:space="0" w:color="auto"/>
                  </w:divBdr>
                </w:div>
                <w:div w:id="1750879578">
                  <w:marLeft w:val="0"/>
                  <w:marRight w:val="0"/>
                  <w:marTop w:val="0"/>
                  <w:marBottom w:val="0"/>
                  <w:divBdr>
                    <w:top w:val="none" w:sz="0" w:space="0" w:color="auto"/>
                    <w:left w:val="none" w:sz="0" w:space="0" w:color="auto"/>
                    <w:bottom w:val="none" w:sz="0" w:space="0" w:color="auto"/>
                    <w:right w:val="none" w:sz="0" w:space="0" w:color="auto"/>
                  </w:divBdr>
                </w:div>
                <w:div w:id="1752459217">
                  <w:marLeft w:val="0"/>
                  <w:marRight w:val="0"/>
                  <w:marTop w:val="0"/>
                  <w:marBottom w:val="0"/>
                  <w:divBdr>
                    <w:top w:val="none" w:sz="0" w:space="0" w:color="auto"/>
                    <w:left w:val="none" w:sz="0" w:space="0" w:color="auto"/>
                    <w:bottom w:val="none" w:sz="0" w:space="0" w:color="auto"/>
                    <w:right w:val="none" w:sz="0" w:space="0" w:color="auto"/>
                  </w:divBdr>
                </w:div>
                <w:div w:id="1752463734">
                  <w:marLeft w:val="0"/>
                  <w:marRight w:val="0"/>
                  <w:marTop w:val="0"/>
                  <w:marBottom w:val="0"/>
                  <w:divBdr>
                    <w:top w:val="none" w:sz="0" w:space="0" w:color="auto"/>
                    <w:left w:val="none" w:sz="0" w:space="0" w:color="auto"/>
                    <w:bottom w:val="none" w:sz="0" w:space="0" w:color="auto"/>
                    <w:right w:val="none" w:sz="0" w:space="0" w:color="auto"/>
                  </w:divBdr>
                </w:div>
                <w:div w:id="1753088774">
                  <w:marLeft w:val="0"/>
                  <w:marRight w:val="0"/>
                  <w:marTop w:val="0"/>
                  <w:marBottom w:val="0"/>
                  <w:divBdr>
                    <w:top w:val="none" w:sz="0" w:space="0" w:color="auto"/>
                    <w:left w:val="none" w:sz="0" w:space="0" w:color="auto"/>
                    <w:bottom w:val="none" w:sz="0" w:space="0" w:color="auto"/>
                    <w:right w:val="none" w:sz="0" w:space="0" w:color="auto"/>
                  </w:divBdr>
                </w:div>
                <w:div w:id="1753162751">
                  <w:marLeft w:val="0"/>
                  <w:marRight w:val="0"/>
                  <w:marTop w:val="0"/>
                  <w:marBottom w:val="0"/>
                  <w:divBdr>
                    <w:top w:val="none" w:sz="0" w:space="0" w:color="auto"/>
                    <w:left w:val="none" w:sz="0" w:space="0" w:color="auto"/>
                    <w:bottom w:val="none" w:sz="0" w:space="0" w:color="auto"/>
                    <w:right w:val="none" w:sz="0" w:space="0" w:color="auto"/>
                  </w:divBdr>
                </w:div>
                <w:div w:id="1753701472">
                  <w:marLeft w:val="0"/>
                  <w:marRight w:val="0"/>
                  <w:marTop w:val="0"/>
                  <w:marBottom w:val="0"/>
                  <w:divBdr>
                    <w:top w:val="none" w:sz="0" w:space="0" w:color="auto"/>
                    <w:left w:val="none" w:sz="0" w:space="0" w:color="auto"/>
                    <w:bottom w:val="none" w:sz="0" w:space="0" w:color="auto"/>
                    <w:right w:val="none" w:sz="0" w:space="0" w:color="auto"/>
                  </w:divBdr>
                </w:div>
                <w:div w:id="1755545589">
                  <w:marLeft w:val="0"/>
                  <w:marRight w:val="0"/>
                  <w:marTop w:val="0"/>
                  <w:marBottom w:val="0"/>
                  <w:divBdr>
                    <w:top w:val="none" w:sz="0" w:space="0" w:color="auto"/>
                    <w:left w:val="none" w:sz="0" w:space="0" w:color="auto"/>
                    <w:bottom w:val="none" w:sz="0" w:space="0" w:color="auto"/>
                    <w:right w:val="none" w:sz="0" w:space="0" w:color="auto"/>
                  </w:divBdr>
                </w:div>
                <w:div w:id="1759987216">
                  <w:marLeft w:val="0"/>
                  <w:marRight w:val="0"/>
                  <w:marTop w:val="0"/>
                  <w:marBottom w:val="0"/>
                  <w:divBdr>
                    <w:top w:val="none" w:sz="0" w:space="0" w:color="auto"/>
                    <w:left w:val="none" w:sz="0" w:space="0" w:color="auto"/>
                    <w:bottom w:val="none" w:sz="0" w:space="0" w:color="auto"/>
                    <w:right w:val="none" w:sz="0" w:space="0" w:color="auto"/>
                  </w:divBdr>
                </w:div>
                <w:div w:id="1761365699">
                  <w:marLeft w:val="0"/>
                  <w:marRight w:val="0"/>
                  <w:marTop w:val="0"/>
                  <w:marBottom w:val="0"/>
                  <w:divBdr>
                    <w:top w:val="none" w:sz="0" w:space="0" w:color="auto"/>
                    <w:left w:val="none" w:sz="0" w:space="0" w:color="auto"/>
                    <w:bottom w:val="none" w:sz="0" w:space="0" w:color="auto"/>
                    <w:right w:val="none" w:sz="0" w:space="0" w:color="auto"/>
                  </w:divBdr>
                </w:div>
                <w:div w:id="1762213065">
                  <w:marLeft w:val="0"/>
                  <w:marRight w:val="0"/>
                  <w:marTop w:val="0"/>
                  <w:marBottom w:val="0"/>
                  <w:divBdr>
                    <w:top w:val="none" w:sz="0" w:space="0" w:color="auto"/>
                    <w:left w:val="none" w:sz="0" w:space="0" w:color="auto"/>
                    <w:bottom w:val="none" w:sz="0" w:space="0" w:color="auto"/>
                    <w:right w:val="none" w:sz="0" w:space="0" w:color="auto"/>
                  </w:divBdr>
                </w:div>
                <w:div w:id="1762944185">
                  <w:marLeft w:val="0"/>
                  <w:marRight w:val="0"/>
                  <w:marTop w:val="0"/>
                  <w:marBottom w:val="0"/>
                  <w:divBdr>
                    <w:top w:val="none" w:sz="0" w:space="0" w:color="auto"/>
                    <w:left w:val="none" w:sz="0" w:space="0" w:color="auto"/>
                    <w:bottom w:val="none" w:sz="0" w:space="0" w:color="auto"/>
                    <w:right w:val="none" w:sz="0" w:space="0" w:color="auto"/>
                  </w:divBdr>
                </w:div>
                <w:div w:id="1765034868">
                  <w:marLeft w:val="0"/>
                  <w:marRight w:val="0"/>
                  <w:marTop w:val="0"/>
                  <w:marBottom w:val="0"/>
                  <w:divBdr>
                    <w:top w:val="none" w:sz="0" w:space="0" w:color="auto"/>
                    <w:left w:val="none" w:sz="0" w:space="0" w:color="auto"/>
                    <w:bottom w:val="none" w:sz="0" w:space="0" w:color="auto"/>
                    <w:right w:val="none" w:sz="0" w:space="0" w:color="auto"/>
                  </w:divBdr>
                </w:div>
                <w:div w:id="1765414737">
                  <w:marLeft w:val="0"/>
                  <w:marRight w:val="0"/>
                  <w:marTop w:val="0"/>
                  <w:marBottom w:val="0"/>
                  <w:divBdr>
                    <w:top w:val="none" w:sz="0" w:space="0" w:color="auto"/>
                    <w:left w:val="none" w:sz="0" w:space="0" w:color="auto"/>
                    <w:bottom w:val="none" w:sz="0" w:space="0" w:color="auto"/>
                    <w:right w:val="none" w:sz="0" w:space="0" w:color="auto"/>
                  </w:divBdr>
                </w:div>
                <w:div w:id="1765491696">
                  <w:marLeft w:val="0"/>
                  <w:marRight w:val="0"/>
                  <w:marTop w:val="0"/>
                  <w:marBottom w:val="0"/>
                  <w:divBdr>
                    <w:top w:val="none" w:sz="0" w:space="0" w:color="auto"/>
                    <w:left w:val="none" w:sz="0" w:space="0" w:color="auto"/>
                    <w:bottom w:val="none" w:sz="0" w:space="0" w:color="auto"/>
                    <w:right w:val="none" w:sz="0" w:space="0" w:color="auto"/>
                  </w:divBdr>
                </w:div>
                <w:div w:id="1767193006">
                  <w:marLeft w:val="0"/>
                  <w:marRight w:val="0"/>
                  <w:marTop w:val="0"/>
                  <w:marBottom w:val="0"/>
                  <w:divBdr>
                    <w:top w:val="none" w:sz="0" w:space="0" w:color="auto"/>
                    <w:left w:val="none" w:sz="0" w:space="0" w:color="auto"/>
                    <w:bottom w:val="none" w:sz="0" w:space="0" w:color="auto"/>
                    <w:right w:val="none" w:sz="0" w:space="0" w:color="auto"/>
                  </w:divBdr>
                </w:div>
                <w:div w:id="1767728304">
                  <w:marLeft w:val="0"/>
                  <w:marRight w:val="0"/>
                  <w:marTop w:val="0"/>
                  <w:marBottom w:val="0"/>
                  <w:divBdr>
                    <w:top w:val="none" w:sz="0" w:space="0" w:color="auto"/>
                    <w:left w:val="none" w:sz="0" w:space="0" w:color="auto"/>
                    <w:bottom w:val="none" w:sz="0" w:space="0" w:color="auto"/>
                    <w:right w:val="none" w:sz="0" w:space="0" w:color="auto"/>
                  </w:divBdr>
                </w:div>
                <w:div w:id="1769233230">
                  <w:marLeft w:val="0"/>
                  <w:marRight w:val="0"/>
                  <w:marTop w:val="0"/>
                  <w:marBottom w:val="0"/>
                  <w:divBdr>
                    <w:top w:val="none" w:sz="0" w:space="0" w:color="auto"/>
                    <w:left w:val="none" w:sz="0" w:space="0" w:color="auto"/>
                    <w:bottom w:val="none" w:sz="0" w:space="0" w:color="auto"/>
                    <w:right w:val="none" w:sz="0" w:space="0" w:color="auto"/>
                  </w:divBdr>
                </w:div>
                <w:div w:id="1769959898">
                  <w:marLeft w:val="0"/>
                  <w:marRight w:val="0"/>
                  <w:marTop w:val="0"/>
                  <w:marBottom w:val="0"/>
                  <w:divBdr>
                    <w:top w:val="none" w:sz="0" w:space="0" w:color="auto"/>
                    <w:left w:val="none" w:sz="0" w:space="0" w:color="auto"/>
                    <w:bottom w:val="none" w:sz="0" w:space="0" w:color="auto"/>
                    <w:right w:val="none" w:sz="0" w:space="0" w:color="auto"/>
                  </w:divBdr>
                </w:div>
                <w:div w:id="1770352028">
                  <w:marLeft w:val="0"/>
                  <w:marRight w:val="0"/>
                  <w:marTop w:val="0"/>
                  <w:marBottom w:val="0"/>
                  <w:divBdr>
                    <w:top w:val="none" w:sz="0" w:space="0" w:color="auto"/>
                    <w:left w:val="none" w:sz="0" w:space="0" w:color="auto"/>
                    <w:bottom w:val="none" w:sz="0" w:space="0" w:color="auto"/>
                    <w:right w:val="none" w:sz="0" w:space="0" w:color="auto"/>
                  </w:divBdr>
                </w:div>
                <w:div w:id="1770539511">
                  <w:marLeft w:val="0"/>
                  <w:marRight w:val="0"/>
                  <w:marTop w:val="0"/>
                  <w:marBottom w:val="0"/>
                  <w:divBdr>
                    <w:top w:val="none" w:sz="0" w:space="0" w:color="auto"/>
                    <w:left w:val="none" w:sz="0" w:space="0" w:color="auto"/>
                    <w:bottom w:val="none" w:sz="0" w:space="0" w:color="auto"/>
                    <w:right w:val="none" w:sz="0" w:space="0" w:color="auto"/>
                  </w:divBdr>
                </w:div>
                <w:div w:id="1770737901">
                  <w:marLeft w:val="0"/>
                  <w:marRight w:val="0"/>
                  <w:marTop w:val="0"/>
                  <w:marBottom w:val="0"/>
                  <w:divBdr>
                    <w:top w:val="none" w:sz="0" w:space="0" w:color="auto"/>
                    <w:left w:val="none" w:sz="0" w:space="0" w:color="auto"/>
                    <w:bottom w:val="none" w:sz="0" w:space="0" w:color="auto"/>
                    <w:right w:val="none" w:sz="0" w:space="0" w:color="auto"/>
                  </w:divBdr>
                </w:div>
                <w:div w:id="1771007155">
                  <w:marLeft w:val="0"/>
                  <w:marRight w:val="0"/>
                  <w:marTop w:val="0"/>
                  <w:marBottom w:val="0"/>
                  <w:divBdr>
                    <w:top w:val="none" w:sz="0" w:space="0" w:color="auto"/>
                    <w:left w:val="none" w:sz="0" w:space="0" w:color="auto"/>
                    <w:bottom w:val="none" w:sz="0" w:space="0" w:color="auto"/>
                    <w:right w:val="none" w:sz="0" w:space="0" w:color="auto"/>
                  </w:divBdr>
                </w:div>
                <w:div w:id="1771048101">
                  <w:marLeft w:val="0"/>
                  <w:marRight w:val="0"/>
                  <w:marTop w:val="0"/>
                  <w:marBottom w:val="0"/>
                  <w:divBdr>
                    <w:top w:val="none" w:sz="0" w:space="0" w:color="auto"/>
                    <w:left w:val="none" w:sz="0" w:space="0" w:color="auto"/>
                    <w:bottom w:val="none" w:sz="0" w:space="0" w:color="auto"/>
                    <w:right w:val="none" w:sz="0" w:space="0" w:color="auto"/>
                  </w:divBdr>
                </w:div>
                <w:div w:id="1771700230">
                  <w:marLeft w:val="0"/>
                  <w:marRight w:val="0"/>
                  <w:marTop w:val="0"/>
                  <w:marBottom w:val="0"/>
                  <w:divBdr>
                    <w:top w:val="none" w:sz="0" w:space="0" w:color="auto"/>
                    <w:left w:val="none" w:sz="0" w:space="0" w:color="auto"/>
                    <w:bottom w:val="none" w:sz="0" w:space="0" w:color="auto"/>
                    <w:right w:val="none" w:sz="0" w:space="0" w:color="auto"/>
                  </w:divBdr>
                </w:div>
                <w:div w:id="1772974386">
                  <w:marLeft w:val="0"/>
                  <w:marRight w:val="0"/>
                  <w:marTop w:val="0"/>
                  <w:marBottom w:val="0"/>
                  <w:divBdr>
                    <w:top w:val="none" w:sz="0" w:space="0" w:color="auto"/>
                    <w:left w:val="none" w:sz="0" w:space="0" w:color="auto"/>
                    <w:bottom w:val="none" w:sz="0" w:space="0" w:color="auto"/>
                    <w:right w:val="none" w:sz="0" w:space="0" w:color="auto"/>
                  </w:divBdr>
                </w:div>
                <w:div w:id="1773936076">
                  <w:marLeft w:val="0"/>
                  <w:marRight w:val="0"/>
                  <w:marTop w:val="0"/>
                  <w:marBottom w:val="0"/>
                  <w:divBdr>
                    <w:top w:val="none" w:sz="0" w:space="0" w:color="auto"/>
                    <w:left w:val="none" w:sz="0" w:space="0" w:color="auto"/>
                    <w:bottom w:val="none" w:sz="0" w:space="0" w:color="auto"/>
                    <w:right w:val="none" w:sz="0" w:space="0" w:color="auto"/>
                  </w:divBdr>
                </w:div>
                <w:div w:id="1775242981">
                  <w:marLeft w:val="0"/>
                  <w:marRight w:val="0"/>
                  <w:marTop w:val="0"/>
                  <w:marBottom w:val="0"/>
                  <w:divBdr>
                    <w:top w:val="none" w:sz="0" w:space="0" w:color="auto"/>
                    <w:left w:val="none" w:sz="0" w:space="0" w:color="auto"/>
                    <w:bottom w:val="none" w:sz="0" w:space="0" w:color="auto"/>
                    <w:right w:val="none" w:sz="0" w:space="0" w:color="auto"/>
                  </w:divBdr>
                </w:div>
                <w:div w:id="1776905682">
                  <w:marLeft w:val="0"/>
                  <w:marRight w:val="0"/>
                  <w:marTop w:val="0"/>
                  <w:marBottom w:val="0"/>
                  <w:divBdr>
                    <w:top w:val="none" w:sz="0" w:space="0" w:color="auto"/>
                    <w:left w:val="none" w:sz="0" w:space="0" w:color="auto"/>
                    <w:bottom w:val="none" w:sz="0" w:space="0" w:color="auto"/>
                    <w:right w:val="none" w:sz="0" w:space="0" w:color="auto"/>
                  </w:divBdr>
                </w:div>
                <w:div w:id="1779059327">
                  <w:marLeft w:val="0"/>
                  <w:marRight w:val="0"/>
                  <w:marTop w:val="0"/>
                  <w:marBottom w:val="0"/>
                  <w:divBdr>
                    <w:top w:val="none" w:sz="0" w:space="0" w:color="auto"/>
                    <w:left w:val="none" w:sz="0" w:space="0" w:color="auto"/>
                    <w:bottom w:val="none" w:sz="0" w:space="0" w:color="auto"/>
                    <w:right w:val="none" w:sz="0" w:space="0" w:color="auto"/>
                  </w:divBdr>
                </w:div>
                <w:div w:id="1781024294">
                  <w:marLeft w:val="0"/>
                  <w:marRight w:val="0"/>
                  <w:marTop w:val="0"/>
                  <w:marBottom w:val="0"/>
                  <w:divBdr>
                    <w:top w:val="none" w:sz="0" w:space="0" w:color="auto"/>
                    <w:left w:val="none" w:sz="0" w:space="0" w:color="auto"/>
                    <w:bottom w:val="none" w:sz="0" w:space="0" w:color="auto"/>
                    <w:right w:val="none" w:sz="0" w:space="0" w:color="auto"/>
                  </w:divBdr>
                </w:div>
                <w:div w:id="1782072308">
                  <w:marLeft w:val="0"/>
                  <w:marRight w:val="0"/>
                  <w:marTop w:val="0"/>
                  <w:marBottom w:val="0"/>
                  <w:divBdr>
                    <w:top w:val="none" w:sz="0" w:space="0" w:color="auto"/>
                    <w:left w:val="none" w:sz="0" w:space="0" w:color="auto"/>
                    <w:bottom w:val="none" w:sz="0" w:space="0" w:color="auto"/>
                    <w:right w:val="none" w:sz="0" w:space="0" w:color="auto"/>
                  </w:divBdr>
                </w:div>
                <w:div w:id="1782457383">
                  <w:marLeft w:val="0"/>
                  <w:marRight w:val="0"/>
                  <w:marTop w:val="0"/>
                  <w:marBottom w:val="0"/>
                  <w:divBdr>
                    <w:top w:val="none" w:sz="0" w:space="0" w:color="auto"/>
                    <w:left w:val="none" w:sz="0" w:space="0" w:color="auto"/>
                    <w:bottom w:val="none" w:sz="0" w:space="0" w:color="auto"/>
                    <w:right w:val="none" w:sz="0" w:space="0" w:color="auto"/>
                  </w:divBdr>
                </w:div>
                <w:div w:id="1793599014">
                  <w:marLeft w:val="0"/>
                  <w:marRight w:val="0"/>
                  <w:marTop w:val="0"/>
                  <w:marBottom w:val="0"/>
                  <w:divBdr>
                    <w:top w:val="none" w:sz="0" w:space="0" w:color="auto"/>
                    <w:left w:val="none" w:sz="0" w:space="0" w:color="auto"/>
                    <w:bottom w:val="none" w:sz="0" w:space="0" w:color="auto"/>
                    <w:right w:val="none" w:sz="0" w:space="0" w:color="auto"/>
                  </w:divBdr>
                </w:div>
                <w:div w:id="1793671422">
                  <w:marLeft w:val="0"/>
                  <w:marRight w:val="0"/>
                  <w:marTop w:val="0"/>
                  <w:marBottom w:val="0"/>
                  <w:divBdr>
                    <w:top w:val="none" w:sz="0" w:space="0" w:color="auto"/>
                    <w:left w:val="none" w:sz="0" w:space="0" w:color="auto"/>
                    <w:bottom w:val="none" w:sz="0" w:space="0" w:color="auto"/>
                    <w:right w:val="none" w:sz="0" w:space="0" w:color="auto"/>
                  </w:divBdr>
                </w:div>
                <w:div w:id="1794470982">
                  <w:marLeft w:val="0"/>
                  <w:marRight w:val="0"/>
                  <w:marTop w:val="0"/>
                  <w:marBottom w:val="0"/>
                  <w:divBdr>
                    <w:top w:val="none" w:sz="0" w:space="0" w:color="auto"/>
                    <w:left w:val="none" w:sz="0" w:space="0" w:color="auto"/>
                    <w:bottom w:val="none" w:sz="0" w:space="0" w:color="auto"/>
                    <w:right w:val="none" w:sz="0" w:space="0" w:color="auto"/>
                  </w:divBdr>
                </w:div>
                <w:div w:id="1794904791">
                  <w:marLeft w:val="0"/>
                  <w:marRight w:val="0"/>
                  <w:marTop w:val="0"/>
                  <w:marBottom w:val="0"/>
                  <w:divBdr>
                    <w:top w:val="none" w:sz="0" w:space="0" w:color="auto"/>
                    <w:left w:val="none" w:sz="0" w:space="0" w:color="auto"/>
                    <w:bottom w:val="none" w:sz="0" w:space="0" w:color="auto"/>
                    <w:right w:val="none" w:sz="0" w:space="0" w:color="auto"/>
                  </w:divBdr>
                </w:div>
                <w:div w:id="1796757474">
                  <w:marLeft w:val="0"/>
                  <w:marRight w:val="0"/>
                  <w:marTop w:val="0"/>
                  <w:marBottom w:val="0"/>
                  <w:divBdr>
                    <w:top w:val="none" w:sz="0" w:space="0" w:color="auto"/>
                    <w:left w:val="none" w:sz="0" w:space="0" w:color="auto"/>
                    <w:bottom w:val="none" w:sz="0" w:space="0" w:color="auto"/>
                    <w:right w:val="none" w:sz="0" w:space="0" w:color="auto"/>
                  </w:divBdr>
                </w:div>
                <w:div w:id="1797481744">
                  <w:marLeft w:val="0"/>
                  <w:marRight w:val="0"/>
                  <w:marTop w:val="0"/>
                  <w:marBottom w:val="0"/>
                  <w:divBdr>
                    <w:top w:val="none" w:sz="0" w:space="0" w:color="auto"/>
                    <w:left w:val="none" w:sz="0" w:space="0" w:color="auto"/>
                    <w:bottom w:val="none" w:sz="0" w:space="0" w:color="auto"/>
                    <w:right w:val="none" w:sz="0" w:space="0" w:color="auto"/>
                  </w:divBdr>
                </w:div>
                <w:div w:id="1797601214">
                  <w:marLeft w:val="0"/>
                  <w:marRight w:val="0"/>
                  <w:marTop w:val="0"/>
                  <w:marBottom w:val="0"/>
                  <w:divBdr>
                    <w:top w:val="none" w:sz="0" w:space="0" w:color="auto"/>
                    <w:left w:val="none" w:sz="0" w:space="0" w:color="auto"/>
                    <w:bottom w:val="none" w:sz="0" w:space="0" w:color="auto"/>
                    <w:right w:val="none" w:sz="0" w:space="0" w:color="auto"/>
                  </w:divBdr>
                </w:div>
                <w:div w:id="1797672878">
                  <w:marLeft w:val="0"/>
                  <w:marRight w:val="0"/>
                  <w:marTop w:val="0"/>
                  <w:marBottom w:val="0"/>
                  <w:divBdr>
                    <w:top w:val="none" w:sz="0" w:space="0" w:color="auto"/>
                    <w:left w:val="none" w:sz="0" w:space="0" w:color="auto"/>
                    <w:bottom w:val="none" w:sz="0" w:space="0" w:color="auto"/>
                    <w:right w:val="none" w:sz="0" w:space="0" w:color="auto"/>
                  </w:divBdr>
                </w:div>
                <w:div w:id="1800801574">
                  <w:marLeft w:val="0"/>
                  <w:marRight w:val="0"/>
                  <w:marTop w:val="0"/>
                  <w:marBottom w:val="0"/>
                  <w:divBdr>
                    <w:top w:val="none" w:sz="0" w:space="0" w:color="auto"/>
                    <w:left w:val="none" w:sz="0" w:space="0" w:color="auto"/>
                    <w:bottom w:val="none" w:sz="0" w:space="0" w:color="auto"/>
                    <w:right w:val="none" w:sz="0" w:space="0" w:color="auto"/>
                  </w:divBdr>
                </w:div>
                <w:div w:id="1802990109">
                  <w:marLeft w:val="0"/>
                  <w:marRight w:val="0"/>
                  <w:marTop w:val="0"/>
                  <w:marBottom w:val="0"/>
                  <w:divBdr>
                    <w:top w:val="none" w:sz="0" w:space="0" w:color="auto"/>
                    <w:left w:val="none" w:sz="0" w:space="0" w:color="auto"/>
                    <w:bottom w:val="none" w:sz="0" w:space="0" w:color="auto"/>
                    <w:right w:val="none" w:sz="0" w:space="0" w:color="auto"/>
                  </w:divBdr>
                </w:div>
                <w:div w:id="1803307726">
                  <w:marLeft w:val="0"/>
                  <w:marRight w:val="0"/>
                  <w:marTop w:val="0"/>
                  <w:marBottom w:val="0"/>
                  <w:divBdr>
                    <w:top w:val="none" w:sz="0" w:space="0" w:color="auto"/>
                    <w:left w:val="none" w:sz="0" w:space="0" w:color="auto"/>
                    <w:bottom w:val="none" w:sz="0" w:space="0" w:color="auto"/>
                    <w:right w:val="none" w:sz="0" w:space="0" w:color="auto"/>
                  </w:divBdr>
                </w:div>
                <w:div w:id="1804538586">
                  <w:marLeft w:val="0"/>
                  <w:marRight w:val="0"/>
                  <w:marTop w:val="0"/>
                  <w:marBottom w:val="0"/>
                  <w:divBdr>
                    <w:top w:val="none" w:sz="0" w:space="0" w:color="auto"/>
                    <w:left w:val="none" w:sz="0" w:space="0" w:color="auto"/>
                    <w:bottom w:val="none" w:sz="0" w:space="0" w:color="auto"/>
                    <w:right w:val="none" w:sz="0" w:space="0" w:color="auto"/>
                  </w:divBdr>
                </w:div>
                <w:div w:id="1808081741">
                  <w:marLeft w:val="0"/>
                  <w:marRight w:val="0"/>
                  <w:marTop w:val="0"/>
                  <w:marBottom w:val="0"/>
                  <w:divBdr>
                    <w:top w:val="none" w:sz="0" w:space="0" w:color="auto"/>
                    <w:left w:val="none" w:sz="0" w:space="0" w:color="auto"/>
                    <w:bottom w:val="none" w:sz="0" w:space="0" w:color="auto"/>
                    <w:right w:val="none" w:sz="0" w:space="0" w:color="auto"/>
                  </w:divBdr>
                </w:div>
                <w:div w:id="1808282142">
                  <w:marLeft w:val="0"/>
                  <w:marRight w:val="0"/>
                  <w:marTop w:val="0"/>
                  <w:marBottom w:val="0"/>
                  <w:divBdr>
                    <w:top w:val="none" w:sz="0" w:space="0" w:color="auto"/>
                    <w:left w:val="none" w:sz="0" w:space="0" w:color="auto"/>
                    <w:bottom w:val="none" w:sz="0" w:space="0" w:color="auto"/>
                    <w:right w:val="none" w:sz="0" w:space="0" w:color="auto"/>
                  </w:divBdr>
                </w:div>
                <w:div w:id="1810896801">
                  <w:marLeft w:val="0"/>
                  <w:marRight w:val="0"/>
                  <w:marTop w:val="0"/>
                  <w:marBottom w:val="0"/>
                  <w:divBdr>
                    <w:top w:val="none" w:sz="0" w:space="0" w:color="auto"/>
                    <w:left w:val="none" w:sz="0" w:space="0" w:color="auto"/>
                    <w:bottom w:val="none" w:sz="0" w:space="0" w:color="auto"/>
                    <w:right w:val="none" w:sz="0" w:space="0" w:color="auto"/>
                  </w:divBdr>
                </w:div>
                <w:div w:id="1813256512">
                  <w:marLeft w:val="0"/>
                  <w:marRight w:val="0"/>
                  <w:marTop w:val="0"/>
                  <w:marBottom w:val="0"/>
                  <w:divBdr>
                    <w:top w:val="none" w:sz="0" w:space="0" w:color="auto"/>
                    <w:left w:val="none" w:sz="0" w:space="0" w:color="auto"/>
                    <w:bottom w:val="none" w:sz="0" w:space="0" w:color="auto"/>
                    <w:right w:val="none" w:sz="0" w:space="0" w:color="auto"/>
                  </w:divBdr>
                </w:div>
                <w:div w:id="1814445168">
                  <w:marLeft w:val="0"/>
                  <w:marRight w:val="0"/>
                  <w:marTop w:val="0"/>
                  <w:marBottom w:val="0"/>
                  <w:divBdr>
                    <w:top w:val="none" w:sz="0" w:space="0" w:color="auto"/>
                    <w:left w:val="none" w:sz="0" w:space="0" w:color="auto"/>
                    <w:bottom w:val="none" w:sz="0" w:space="0" w:color="auto"/>
                    <w:right w:val="none" w:sz="0" w:space="0" w:color="auto"/>
                  </w:divBdr>
                </w:div>
                <w:div w:id="1816724166">
                  <w:marLeft w:val="0"/>
                  <w:marRight w:val="0"/>
                  <w:marTop w:val="0"/>
                  <w:marBottom w:val="0"/>
                  <w:divBdr>
                    <w:top w:val="none" w:sz="0" w:space="0" w:color="auto"/>
                    <w:left w:val="none" w:sz="0" w:space="0" w:color="auto"/>
                    <w:bottom w:val="none" w:sz="0" w:space="0" w:color="auto"/>
                    <w:right w:val="none" w:sz="0" w:space="0" w:color="auto"/>
                  </w:divBdr>
                </w:div>
                <w:div w:id="1820030433">
                  <w:marLeft w:val="0"/>
                  <w:marRight w:val="0"/>
                  <w:marTop w:val="0"/>
                  <w:marBottom w:val="0"/>
                  <w:divBdr>
                    <w:top w:val="none" w:sz="0" w:space="0" w:color="auto"/>
                    <w:left w:val="none" w:sz="0" w:space="0" w:color="auto"/>
                    <w:bottom w:val="none" w:sz="0" w:space="0" w:color="auto"/>
                    <w:right w:val="none" w:sz="0" w:space="0" w:color="auto"/>
                  </w:divBdr>
                </w:div>
                <w:div w:id="1820420830">
                  <w:marLeft w:val="0"/>
                  <w:marRight w:val="0"/>
                  <w:marTop w:val="0"/>
                  <w:marBottom w:val="0"/>
                  <w:divBdr>
                    <w:top w:val="none" w:sz="0" w:space="0" w:color="auto"/>
                    <w:left w:val="none" w:sz="0" w:space="0" w:color="auto"/>
                    <w:bottom w:val="none" w:sz="0" w:space="0" w:color="auto"/>
                    <w:right w:val="none" w:sz="0" w:space="0" w:color="auto"/>
                  </w:divBdr>
                </w:div>
                <w:div w:id="1822191310">
                  <w:marLeft w:val="0"/>
                  <w:marRight w:val="0"/>
                  <w:marTop w:val="0"/>
                  <w:marBottom w:val="0"/>
                  <w:divBdr>
                    <w:top w:val="none" w:sz="0" w:space="0" w:color="auto"/>
                    <w:left w:val="none" w:sz="0" w:space="0" w:color="auto"/>
                    <w:bottom w:val="none" w:sz="0" w:space="0" w:color="auto"/>
                    <w:right w:val="none" w:sz="0" w:space="0" w:color="auto"/>
                  </w:divBdr>
                </w:div>
                <w:div w:id="1824421694">
                  <w:marLeft w:val="0"/>
                  <w:marRight w:val="0"/>
                  <w:marTop w:val="0"/>
                  <w:marBottom w:val="0"/>
                  <w:divBdr>
                    <w:top w:val="none" w:sz="0" w:space="0" w:color="auto"/>
                    <w:left w:val="none" w:sz="0" w:space="0" w:color="auto"/>
                    <w:bottom w:val="none" w:sz="0" w:space="0" w:color="auto"/>
                    <w:right w:val="none" w:sz="0" w:space="0" w:color="auto"/>
                  </w:divBdr>
                </w:div>
                <w:div w:id="1824926440">
                  <w:marLeft w:val="0"/>
                  <w:marRight w:val="0"/>
                  <w:marTop w:val="0"/>
                  <w:marBottom w:val="0"/>
                  <w:divBdr>
                    <w:top w:val="none" w:sz="0" w:space="0" w:color="auto"/>
                    <w:left w:val="none" w:sz="0" w:space="0" w:color="auto"/>
                    <w:bottom w:val="none" w:sz="0" w:space="0" w:color="auto"/>
                    <w:right w:val="none" w:sz="0" w:space="0" w:color="auto"/>
                  </w:divBdr>
                </w:div>
                <w:div w:id="1825050759">
                  <w:marLeft w:val="0"/>
                  <w:marRight w:val="0"/>
                  <w:marTop w:val="0"/>
                  <w:marBottom w:val="0"/>
                  <w:divBdr>
                    <w:top w:val="none" w:sz="0" w:space="0" w:color="auto"/>
                    <w:left w:val="none" w:sz="0" w:space="0" w:color="auto"/>
                    <w:bottom w:val="none" w:sz="0" w:space="0" w:color="auto"/>
                    <w:right w:val="none" w:sz="0" w:space="0" w:color="auto"/>
                  </w:divBdr>
                </w:div>
                <w:div w:id="1829247454">
                  <w:marLeft w:val="0"/>
                  <w:marRight w:val="0"/>
                  <w:marTop w:val="0"/>
                  <w:marBottom w:val="0"/>
                  <w:divBdr>
                    <w:top w:val="none" w:sz="0" w:space="0" w:color="auto"/>
                    <w:left w:val="none" w:sz="0" w:space="0" w:color="auto"/>
                    <w:bottom w:val="none" w:sz="0" w:space="0" w:color="auto"/>
                    <w:right w:val="none" w:sz="0" w:space="0" w:color="auto"/>
                  </w:divBdr>
                </w:div>
                <w:div w:id="1831630136">
                  <w:marLeft w:val="0"/>
                  <w:marRight w:val="0"/>
                  <w:marTop w:val="0"/>
                  <w:marBottom w:val="0"/>
                  <w:divBdr>
                    <w:top w:val="none" w:sz="0" w:space="0" w:color="auto"/>
                    <w:left w:val="none" w:sz="0" w:space="0" w:color="auto"/>
                    <w:bottom w:val="none" w:sz="0" w:space="0" w:color="auto"/>
                    <w:right w:val="none" w:sz="0" w:space="0" w:color="auto"/>
                  </w:divBdr>
                </w:div>
                <w:div w:id="1831826020">
                  <w:marLeft w:val="0"/>
                  <w:marRight w:val="0"/>
                  <w:marTop w:val="0"/>
                  <w:marBottom w:val="0"/>
                  <w:divBdr>
                    <w:top w:val="none" w:sz="0" w:space="0" w:color="auto"/>
                    <w:left w:val="none" w:sz="0" w:space="0" w:color="auto"/>
                    <w:bottom w:val="none" w:sz="0" w:space="0" w:color="auto"/>
                    <w:right w:val="none" w:sz="0" w:space="0" w:color="auto"/>
                  </w:divBdr>
                </w:div>
                <w:div w:id="1835488113">
                  <w:marLeft w:val="0"/>
                  <w:marRight w:val="0"/>
                  <w:marTop w:val="0"/>
                  <w:marBottom w:val="0"/>
                  <w:divBdr>
                    <w:top w:val="none" w:sz="0" w:space="0" w:color="auto"/>
                    <w:left w:val="none" w:sz="0" w:space="0" w:color="auto"/>
                    <w:bottom w:val="none" w:sz="0" w:space="0" w:color="auto"/>
                    <w:right w:val="none" w:sz="0" w:space="0" w:color="auto"/>
                  </w:divBdr>
                </w:div>
                <w:div w:id="1835683124">
                  <w:marLeft w:val="0"/>
                  <w:marRight w:val="0"/>
                  <w:marTop w:val="0"/>
                  <w:marBottom w:val="0"/>
                  <w:divBdr>
                    <w:top w:val="none" w:sz="0" w:space="0" w:color="auto"/>
                    <w:left w:val="none" w:sz="0" w:space="0" w:color="auto"/>
                    <w:bottom w:val="none" w:sz="0" w:space="0" w:color="auto"/>
                    <w:right w:val="none" w:sz="0" w:space="0" w:color="auto"/>
                  </w:divBdr>
                </w:div>
                <w:div w:id="1837114653">
                  <w:marLeft w:val="0"/>
                  <w:marRight w:val="0"/>
                  <w:marTop w:val="0"/>
                  <w:marBottom w:val="0"/>
                  <w:divBdr>
                    <w:top w:val="none" w:sz="0" w:space="0" w:color="auto"/>
                    <w:left w:val="none" w:sz="0" w:space="0" w:color="auto"/>
                    <w:bottom w:val="none" w:sz="0" w:space="0" w:color="auto"/>
                    <w:right w:val="none" w:sz="0" w:space="0" w:color="auto"/>
                  </w:divBdr>
                </w:div>
                <w:div w:id="1837645154">
                  <w:marLeft w:val="0"/>
                  <w:marRight w:val="0"/>
                  <w:marTop w:val="0"/>
                  <w:marBottom w:val="0"/>
                  <w:divBdr>
                    <w:top w:val="none" w:sz="0" w:space="0" w:color="auto"/>
                    <w:left w:val="none" w:sz="0" w:space="0" w:color="auto"/>
                    <w:bottom w:val="none" w:sz="0" w:space="0" w:color="auto"/>
                    <w:right w:val="none" w:sz="0" w:space="0" w:color="auto"/>
                  </w:divBdr>
                </w:div>
                <w:div w:id="1839416351">
                  <w:marLeft w:val="0"/>
                  <w:marRight w:val="0"/>
                  <w:marTop w:val="0"/>
                  <w:marBottom w:val="0"/>
                  <w:divBdr>
                    <w:top w:val="none" w:sz="0" w:space="0" w:color="auto"/>
                    <w:left w:val="none" w:sz="0" w:space="0" w:color="auto"/>
                    <w:bottom w:val="none" w:sz="0" w:space="0" w:color="auto"/>
                    <w:right w:val="none" w:sz="0" w:space="0" w:color="auto"/>
                  </w:divBdr>
                </w:div>
                <w:div w:id="1840191059">
                  <w:marLeft w:val="0"/>
                  <w:marRight w:val="0"/>
                  <w:marTop w:val="0"/>
                  <w:marBottom w:val="0"/>
                  <w:divBdr>
                    <w:top w:val="none" w:sz="0" w:space="0" w:color="auto"/>
                    <w:left w:val="none" w:sz="0" w:space="0" w:color="auto"/>
                    <w:bottom w:val="none" w:sz="0" w:space="0" w:color="auto"/>
                    <w:right w:val="none" w:sz="0" w:space="0" w:color="auto"/>
                  </w:divBdr>
                </w:div>
                <w:div w:id="1840463207">
                  <w:marLeft w:val="0"/>
                  <w:marRight w:val="0"/>
                  <w:marTop w:val="0"/>
                  <w:marBottom w:val="0"/>
                  <w:divBdr>
                    <w:top w:val="none" w:sz="0" w:space="0" w:color="auto"/>
                    <w:left w:val="none" w:sz="0" w:space="0" w:color="auto"/>
                    <w:bottom w:val="none" w:sz="0" w:space="0" w:color="auto"/>
                    <w:right w:val="none" w:sz="0" w:space="0" w:color="auto"/>
                  </w:divBdr>
                </w:div>
                <w:div w:id="1840536627">
                  <w:marLeft w:val="0"/>
                  <w:marRight w:val="0"/>
                  <w:marTop w:val="0"/>
                  <w:marBottom w:val="0"/>
                  <w:divBdr>
                    <w:top w:val="none" w:sz="0" w:space="0" w:color="auto"/>
                    <w:left w:val="none" w:sz="0" w:space="0" w:color="auto"/>
                    <w:bottom w:val="none" w:sz="0" w:space="0" w:color="auto"/>
                    <w:right w:val="none" w:sz="0" w:space="0" w:color="auto"/>
                  </w:divBdr>
                </w:div>
                <w:div w:id="1841118756">
                  <w:marLeft w:val="0"/>
                  <w:marRight w:val="0"/>
                  <w:marTop w:val="0"/>
                  <w:marBottom w:val="0"/>
                  <w:divBdr>
                    <w:top w:val="none" w:sz="0" w:space="0" w:color="auto"/>
                    <w:left w:val="none" w:sz="0" w:space="0" w:color="auto"/>
                    <w:bottom w:val="none" w:sz="0" w:space="0" w:color="auto"/>
                    <w:right w:val="none" w:sz="0" w:space="0" w:color="auto"/>
                  </w:divBdr>
                </w:div>
                <w:div w:id="1843004000">
                  <w:marLeft w:val="0"/>
                  <w:marRight w:val="0"/>
                  <w:marTop w:val="0"/>
                  <w:marBottom w:val="0"/>
                  <w:divBdr>
                    <w:top w:val="none" w:sz="0" w:space="0" w:color="auto"/>
                    <w:left w:val="none" w:sz="0" w:space="0" w:color="auto"/>
                    <w:bottom w:val="none" w:sz="0" w:space="0" w:color="auto"/>
                    <w:right w:val="none" w:sz="0" w:space="0" w:color="auto"/>
                  </w:divBdr>
                </w:div>
                <w:div w:id="1846093228">
                  <w:marLeft w:val="0"/>
                  <w:marRight w:val="0"/>
                  <w:marTop w:val="0"/>
                  <w:marBottom w:val="0"/>
                  <w:divBdr>
                    <w:top w:val="none" w:sz="0" w:space="0" w:color="auto"/>
                    <w:left w:val="none" w:sz="0" w:space="0" w:color="auto"/>
                    <w:bottom w:val="none" w:sz="0" w:space="0" w:color="auto"/>
                    <w:right w:val="none" w:sz="0" w:space="0" w:color="auto"/>
                  </w:divBdr>
                </w:div>
                <w:div w:id="1846624745">
                  <w:marLeft w:val="0"/>
                  <w:marRight w:val="0"/>
                  <w:marTop w:val="0"/>
                  <w:marBottom w:val="0"/>
                  <w:divBdr>
                    <w:top w:val="none" w:sz="0" w:space="0" w:color="auto"/>
                    <w:left w:val="none" w:sz="0" w:space="0" w:color="auto"/>
                    <w:bottom w:val="none" w:sz="0" w:space="0" w:color="auto"/>
                    <w:right w:val="none" w:sz="0" w:space="0" w:color="auto"/>
                  </w:divBdr>
                </w:div>
                <w:div w:id="1847086079">
                  <w:marLeft w:val="0"/>
                  <w:marRight w:val="0"/>
                  <w:marTop w:val="0"/>
                  <w:marBottom w:val="0"/>
                  <w:divBdr>
                    <w:top w:val="none" w:sz="0" w:space="0" w:color="auto"/>
                    <w:left w:val="none" w:sz="0" w:space="0" w:color="auto"/>
                    <w:bottom w:val="none" w:sz="0" w:space="0" w:color="auto"/>
                    <w:right w:val="none" w:sz="0" w:space="0" w:color="auto"/>
                  </w:divBdr>
                </w:div>
                <w:div w:id="1851218869">
                  <w:marLeft w:val="0"/>
                  <w:marRight w:val="0"/>
                  <w:marTop w:val="0"/>
                  <w:marBottom w:val="0"/>
                  <w:divBdr>
                    <w:top w:val="none" w:sz="0" w:space="0" w:color="auto"/>
                    <w:left w:val="none" w:sz="0" w:space="0" w:color="auto"/>
                    <w:bottom w:val="none" w:sz="0" w:space="0" w:color="auto"/>
                    <w:right w:val="none" w:sz="0" w:space="0" w:color="auto"/>
                  </w:divBdr>
                </w:div>
                <w:div w:id="1853571345">
                  <w:marLeft w:val="0"/>
                  <w:marRight w:val="0"/>
                  <w:marTop w:val="0"/>
                  <w:marBottom w:val="0"/>
                  <w:divBdr>
                    <w:top w:val="none" w:sz="0" w:space="0" w:color="auto"/>
                    <w:left w:val="none" w:sz="0" w:space="0" w:color="auto"/>
                    <w:bottom w:val="none" w:sz="0" w:space="0" w:color="auto"/>
                    <w:right w:val="none" w:sz="0" w:space="0" w:color="auto"/>
                  </w:divBdr>
                </w:div>
                <w:div w:id="1854299784">
                  <w:marLeft w:val="0"/>
                  <w:marRight w:val="0"/>
                  <w:marTop w:val="0"/>
                  <w:marBottom w:val="0"/>
                  <w:divBdr>
                    <w:top w:val="none" w:sz="0" w:space="0" w:color="auto"/>
                    <w:left w:val="none" w:sz="0" w:space="0" w:color="auto"/>
                    <w:bottom w:val="none" w:sz="0" w:space="0" w:color="auto"/>
                    <w:right w:val="none" w:sz="0" w:space="0" w:color="auto"/>
                  </w:divBdr>
                </w:div>
                <w:div w:id="1854802437">
                  <w:marLeft w:val="0"/>
                  <w:marRight w:val="0"/>
                  <w:marTop w:val="0"/>
                  <w:marBottom w:val="0"/>
                  <w:divBdr>
                    <w:top w:val="none" w:sz="0" w:space="0" w:color="auto"/>
                    <w:left w:val="none" w:sz="0" w:space="0" w:color="auto"/>
                    <w:bottom w:val="none" w:sz="0" w:space="0" w:color="auto"/>
                    <w:right w:val="none" w:sz="0" w:space="0" w:color="auto"/>
                  </w:divBdr>
                </w:div>
                <w:div w:id="1857422316">
                  <w:marLeft w:val="0"/>
                  <w:marRight w:val="0"/>
                  <w:marTop w:val="0"/>
                  <w:marBottom w:val="0"/>
                  <w:divBdr>
                    <w:top w:val="none" w:sz="0" w:space="0" w:color="auto"/>
                    <w:left w:val="none" w:sz="0" w:space="0" w:color="auto"/>
                    <w:bottom w:val="none" w:sz="0" w:space="0" w:color="auto"/>
                    <w:right w:val="none" w:sz="0" w:space="0" w:color="auto"/>
                  </w:divBdr>
                </w:div>
                <w:div w:id="1858349555">
                  <w:marLeft w:val="0"/>
                  <w:marRight w:val="0"/>
                  <w:marTop w:val="0"/>
                  <w:marBottom w:val="0"/>
                  <w:divBdr>
                    <w:top w:val="none" w:sz="0" w:space="0" w:color="auto"/>
                    <w:left w:val="none" w:sz="0" w:space="0" w:color="auto"/>
                    <w:bottom w:val="none" w:sz="0" w:space="0" w:color="auto"/>
                    <w:right w:val="none" w:sz="0" w:space="0" w:color="auto"/>
                  </w:divBdr>
                </w:div>
                <w:div w:id="1858810085">
                  <w:marLeft w:val="0"/>
                  <w:marRight w:val="0"/>
                  <w:marTop w:val="0"/>
                  <w:marBottom w:val="0"/>
                  <w:divBdr>
                    <w:top w:val="none" w:sz="0" w:space="0" w:color="auto"/>
                    <w:left w:val="none" w:sz="0" w:space="0" w:color="auto"/>
                    <w:bottom w:val="none" w:sz="0" w:space="0" w:color="auto"/>
                    <w:right w:val="none" w:sz="0" w:space="0" w:color="auto"/>
                  </w:divBdr>
                </w:div>
                <w:div w:id="1861897935">
                  <w:marLeft w:val="0"/>
                  <w:marRight w:val="0"/>
                  <w:marTop w:val="0"/>
                  <w:marBottom w:val="0"/>
                  <w:divBdr>
                    <w:top w:val="none" w:sz="0" w:space="0" w:color="auto"/>
                    <w:left w:val="none" w:sz="0" w:space="0" w:color="auto"/>
                    <w:bottom w:val="none" w:sz="0" w:space="0" w:color="auto"/>
                    <w:right w:val="none" w:sz="0" w:space="0" w:color="auto"/>
                  </w:divBdr>
                </w:div>
                <w:div w:id="1862089874">
                  <w:marLeft w:val="0"/>
                  <w:marRight w:val="0"/>
                  <w:marTop w:val="0"/>
                  <w:marBottom w:val="0"/>
                  <w:divBdr>
                    <w:top w:val="none" w:sz="0" w:space="0" w:color="auto"/>
                    <w:left w:val="none" w:sz="0" w:space="0" w:color="auto"/>
                    <w:bottom w:val="none" w:sz="0" w:space="0" w:color="auto"/>
                    <w:right w:val="none" w:sz="0" w:space="0" w:color="auto"/>
                  </w:divBdr>
                </w:div>
                <w:div w:id="1863274584">
                  <w:marLeft w:val="0"/>
                  <w:marRight w:val="0"/>
                  <w:marTop w:val="0"/>
                  <w:marBottom w:val="0"/>
                  <w:divBdr>
                    <w:top w:val="none" w:sz="0" w:space="0" w:color="auto"/>
                    <w:left w:val="none" w:sz="0" w:space="0" w:color="auto"/>
                    <w:bottom w:val="none" w:sz="0" w:space="0" w:color="auto"/>
                    <w:right w:val="none" w:sz="0" w:space="0" w:color="auto"/>
                  </w:divBdr>
                </w:div>
                <w:div w:id="1863585690">
                  <w:marLeft w:val="0"/>
                  <w:marRight w:val="0"/>
                  <w:marTop w:val="0"/>
                  <w:marBottom w:val="0"/>
                  <w:divBdr>
                    <w:top w:val="none" w:sz="0" w:space="0" w:color="auto"/>
                    <w:left w:val="none" w:sz="0" w:space="0" w:color="auto"/>
                    <w:bottom w:val="none" w:sz="0" w:space="0" w:color="auto"/>
                    <w:right w:val="none" w:sz="0" w:space="0" w:color="auto"/>
                  </w:divBdr>
                </w:div>
                <w:div w:id="1863737489">
                  <w:marLeft w:val="0"/>
                  <w:marRight w:val="0"/>
                  <w:marTop w:val="0"/>
                  <w:marBottom w:val="0"/>
                  <w:divBdr>
                    <w:top w:val="none" w:sz="0" w:space="0" w:color="auto"/>
                    <w:left w:val="none" w:sz="0" w:space="0" w:color="auto"/>
                    <w:bottom w:val="none" w:sz="0" w:space="0" w:color="auto"/>
                    <w:right w:val="none" w:sz="0" w:space="0" w:color="auto"/>
                  </w:divBdr>
                </w:div>
                <w:div w:id="1865634524">
                  <w:marLeft w:val="0"/>
                  <w:marRight w:val="0"/>
                  <w:marTop w:val="0"/>
                  <w:marBottom w:val="0"/>
                  <w:divBdr>
                    <w:top w:val="none" w:sz="0" w:space="0" w:color="auto"/>
                    <w:left w:val="none" w:sz="0" w:space="0" w:color="auto"/>
                    <w:bottom w:val="none" w:sz="0" w:space="0" w:color="auto"/>
                    <w:right w:val="none" w:sz="0" w:space="0" w:color="auto"/>
                  </w:divBdr>
                </w:div>
                <w:div w:id="1865945072">
                  <w:marLeft w:val="0"/>
                  <w:marRight w:val="0"/>
                  <w:marTop w:val="0"/>
                  <w:marBottom w:val="0"/>
                  <w:divBdr>
                    <w:top w:val="none" w:sz="0" w:space="0" w:color="auto"/>
                    <w:left w:val="none" w:sz="0" w:space="0" w:color="auto"/>
                    <w:bottom w:val="none" w:sz="0" w:space="0" w:color="auto"/>
                    <w:right w:val="none" w:sz="0" w:space="0" w:color="auto"/>
                  </w:divBdr>
                </w:div>
                <w:div w:id="1866939765">
                  <w:marLeft w:val="0"/>
                  <w:marRight w:val="0"/>
                  <w:marTop w:val="0"/>
                  <w:marBottom w:val="0"/>
                  <w:divBdr>
                    <w:top w:val="none" w:sz="0" w:space="0" w:color="auto"/>
                    <w:left w:val="none" w:sz="0" w:space="0" w:color="auto"/>
                    <w:bottom w:val="none" w:sz="0" w:space="0" w:color="auto"/>
                    <w:right w:val="none" w:sz="0" w:space="0" w:color="auto"/>
                  </w:divBdr>
                </w:div>
                <w:div w:id="1867790770">
                  <w:marLeft w:val="0"/>
                  <w:marRight w:val="0"/>
                  <w:marTop w:val="0"/>
                  <w:marBottom w:val="0"/>
                  <w:divBdr>
                    <w:top w:val="none" w:sz="0" w:space="0" w:color="auto"/>
                    <w:left w:val="none" w:sz="0" w:space="0" w:color="auto"/>
                    <w:bottom w:val="none" w:sz="0" w:space="0" w:color="auto"/>
                    <w:right w:val="none" w:sz="0" w:space="0" w:color="auto"/>
                  </w:divBdr>
                </w:div>
                <w:div w:id="1868904011">
                  <w:marLeft w:val="0"/>
                  <w:marRight w:val="0"/>
                  <w:marTop w:val="0"/>
                  <w:marBottom w:val="0"/>
                  <w:divBdr>
                    <w:top w:val="none" w:sz="0" w:space="0" w:color="auto"/>
                    <w:left w:val="none" w:sz="0" w:space="0" w:color="auto"/>
                    <w:bottom w:val="none" w:sz="0" w:space="0" w:color="auto"/>
                    <w:right w:val="none" w:sz="0" w:space="0" w:color="auto"/>
                  </w:divBdr>
                </w:div>
                <w:div w:id="1869025543">
                  <w:marLeft w:val="0"/>
                  <w:marRight w:val="0"/>
                  <w:marTop w:val="0"/>
                  <w:marBottom w:val="0"/>
                  <w:divBdr>
                    <w:top w:val="none" w:sz="0" w:space="0" w:color="auto"/>
                    <w:left w:val="none" w:sz="0" w:space="0" w:color="auto"/>
                    <w:bottom w:val="none" w:sz="0" w:space="0" w:color="auto"/>
                    <w:right w:val="none" w:sz="0" w:space="0" w:color="auto"/>
                  </w:divBdr>
                </w:div>
                <w:div w:id="1869180811">
                  <w:marLeft w:val="0"/>
                  <w:marRight w:val="0"/>
                  <w:marTop w:val="0"/>
                  <w:marBottom w:val="0"/>
                  <w:divBdr>
                    <w:top w:val="none" w:sz="0" w:space="0" w:color="auto"/>
                    <w:left w:val="none" w:sz="0" w:space="0" w:color="auto"/>
                    <w:bottom w:val="none" w:sz="0" w:space="0" w:color="auto"/>
                    <w:right w:val="none" w:sz="0" w:space="0" w:color="auto"/>
                  </w:divBdr>
                </w:div>
                <w:div w:id="1870487163">
                  <w:marLeft w:val="0"/>
                  <w:marRight w:val="0"/>
                  <w:marTop w:val="0"/>
                  <w:marBottom w:val="0"/>
                  <w:divBdr>
                    <w:top w:val="none" w:sz="0" w:space="0" w:color="auto"/>
                    <w:left w:val="none" w:sz="0" w:space="0" w:color="auto"/>
                    <w:bottom w:val="none" w:sz="0" w:space="0" w:color="auto"/>
                    <w:right w:val="none" w:sz="0" w:space="0" w:color="auto"/>
                  </w:divBdr>
                </w:div>
                <w:div w:id="1871796589">
                  <w:marLeft w:val="0"/>
                  <w:marRight w:val="0"/>
                  <w:marTop w:val="0"/>
                  <w:marBottom w:val="0"/>
                  <w:divBdr>
                    <w:top w:val="none" w:sz="0" w:space="0" w:color="auto"/>
                    <w:left w:val="none" w:sz="0" w:space="0" w:color="auto"/>
                    <w:bottom w:val="none" w:sz="0" w:space="0" w:color="auto"/>
                    <w:right w:val="none" w:sz="0" w:space="0" w:color="auto"/>
                  </w:divBdr>
                </w:div>
                <w:div w:id="1871986654">
                  <w:marLeft w:val="0"/>
                  <w:marRight w:val="0"/>
                  <w:marTop w:val="0"/>
                  <w:marBottom w:val="0"/>
                  <w:divBdr>
                    <w:top w:val="none" w:sz="0" w:space="0" w:color="auto"/>
                    <w:left w:val="none" w:sz="0" w:space="0" w:color="auto"/>
                    <w:bottom w:val="none" w:sz="0" w:space="0" w:color="auto"/>
                    <w:right w:val="none" w:sz="0" w:space="0" w:color="auto"/>
                  </w:divBdr>
                </w:div>
                <w:div w:id="1872721881">
                  <w:marLeft w:val="0"/>
                  <w:marRight w:val="0"/>
                  <w:marTop w:val="0"/>
                  <w:marBottom w:val="0"/>
                  <w:divBdr>
                    <w:top w:val="none" w:sz="0" w:space="0" w:color="auto"/>
                    <w:left w:val="none" w:sz="0" w:space="0" w:color="auto"/>
                    <w:bottom w:val="none" w:sz="0" w:space="0" w:color="auto"/>
                    <w:right w:val="none" w:sz="0" w:space="0" w:color="auto"/>
                  </w:divBdr>
                </w:div>
                <w:div w:id="1873884757">
                  <w:marLeft w:val="0"/>
                  <w:marRight w:val="0"/>
                  <w:marTop w:val="0"/>
                  <w:marBottom w:val="0"/>
                  <w:divBdr>
                    <w:top w:val="none" w:sz="0" w:space="0" w:color="auto"/>
                    <w:left w:val="none" w:sz="0" w:space="0" w:color="auto"/>
                    <w:bottom w:val="none" w:sz="0" w:space="0" w:color="auto"/>
                    <w:right w:val="none" w:sz="0" w:space="0" w:color="auto"/>
                  </w:divBdr>
                </w:div>
                <w:div w:id="1875536028">
                  <w:marLeft w:val="0"/>
                  <w:marRight w:val="0"/>
                  <w:marTop w:val="0"/>
                  <w:marBottom w:val="0"/>
                  <w:divBdr>
                    <w:top w:val="none" w:sz="0" w:space="0" w:color="auto"/>
                    <w:left w:val="none" w:sz="0" w:space="0" w:color="auto"/>
                    <w:bottom w:val="none" w:sz="0" w:space="0" w:color="auto"/>
                    <w:right w:val="none" w:sz="0" w:space="0" w:color="auto"/>
                  </w:divBdr>
                </w:div>
                <w:div w:id="1876893080">
                  <w:marLeft w:val="0"/>
                  <w:marRight w:val="0"/>
                  <w:marTop w:val="0"/>
                  <w:marBottom w:val="0"/>
                  <w:divBdr>
                    <w:top w:val="none" w:sz="0" w:space="0" w:color="auto"/>
                    <w:left w:val="none" w:sz="0" w:space="0" w:color="auto"/>
                    <w:bottom w:val="none" w:sz="0" w:space="0" w:color="auto"/>
                    <w:right w:val="none" w:sz="0" w:space="0" w:color="auto"/>
                  </w:divBdr>
                </w:div>
                <w:div w:id="1877421571">
                  <w:marLeft w:val="0"/>
                  <w:marRight w:val="0"/>
                  <w:marTop w:val="0"/>
                  <w:marBottom w:val="0"/>
                  <w:divBdr>
                    <w:top w:val="none" w:sz="0" w:space="0" w:color="auto"/>
                    <w:left w:val="none" w:sz="0" w:space="0" w:color="auto"/>
                    <w:bottom w:val="none" w:sz="0" w:space="0" w:color="auto"/>
                    <w:right w:val="none" w:sz="0" w:space="0" w:color="auto"/>
                  </w:divBdr>
                </w:div>
                <w:div w:id="1877695331">
                  <w:marLeft w:val="0"/>
                  <w:marRight w:val="0"/>
                  <w:marTop w:val="0"/>
                  <w:marBottom w:val="0"/>
                  <w:divBdr>
                    <w:top w:val="none" w:sz="0" w:space="0" w:color="auto"/>
                    <w:left w:val="none" w:sz="0" w:space="0" w:color="auto"/>
                    <w:bottom w:val="none" w:sz="0" w:space="0" w:color="auto"/>
                    <w:right w:val="none" w:sz="0" w:space="0" w:color="auto"/>
                  </w:divBdr>
                </w:div>
                <w:div w:id="1878080032">
                  <w:marLeft w:val="0"/>
                  <w:marRight w:val="0"/>
                  <w:marTop w:val="0"/>
                  <w:marBottom w:val="0"/>
                  <w:divBdr>
                    <w:top w:val="none" w:sz="0" w:space="0" w:color="auto"/>
                    <w:left w:val="none" w:sz="0" w:space="0" w:color="auto"/>
                    <w:bottom w:val="none" w:sz="0" w:space="0" w:color="auto"/>
                    <w:right w:val="none" w:sz="0" w:space="0" w:color="auto"/>
                  </w:divBdr>
                </w:div>
                <w:div w:id="1879780457">
                  <w:marLeft w:val="0"/>
                  <w:marRight w:val="0"/>
                  <w:marTop w:val="0"/>
                  <w:marBottom w:val="0"/>
                  <w:divBdr>
                    <w:top w:val="none" w:sz="0" w:space="0" w:color="auto"/>
                    <w:left w:val="none" w:sz="0" w:space="0" w:color="auto"/>
                    <w:bottom w:val="none" w:sz="0" w:space="0" w:color="auto"/>
                    <w:right w:val="none" w:sz="0" w:space="0" w:color="auto"/>
                  </w:divBdr>
                </w:div>
                <w:div w:id="1881283037">
                  <w:marLeft w:val="0"/>
                  <w:marRight w:val="0"/>
                  <w:marTop w:val="0"/>
                  <w:marBottom w:val="0"/>
                  <w:divBdr>
                    <w:top w:val="none" w:sz="0" w:space="0" w:color="auto"/>
                    <w:left w:val="none" w:sz="0" w:space="0" w:color="auto"/>
                    <w:bottom w:val="none" w:sz="0" w:space="0" w:color="auto"/>
                    <w:right w:val="none" w:sz="0" w:space="0" w:color="auto"/>
                  </w:divBdr>
                </w:div>
                <w:div w:id="1881817168">
                  <w:marLeft w:val="0"/>
                  <w:marRight w:val="0"/>
                  <w:marTop w:val="0"/>
                  <w:marBottom w:val="0"/>
                  <w:divBdr>
                    <w:top w:val="none" w:sz="0" w:space="0" w:color="auto"/>
                    <w:left w:val="none" w:sz="0" w:space="0" w:color="auto"/>
                    <w:bottom w:val="none" w:sz="0" w:space="0" w:color="auto"/>
                    <w:right w:val="none" w:sz="0" w:space="0" w:color="auto"/>
                  </w:divBdr>
                </w:div>
                <w:div w:id="1885870445">
                  <w:marLeft w:val="0"/>
                  <w:marRight w:val="0"/>
                  <w:marTop w:val="0"/>
                  <w:marBottom w:val="0"/>
                  <w:divBdr>
                    <w:top w:val="none" w:sz="0" w:space="0" w:color="auto"/>
                    <w:left w:val="none" w:sz="0" w:space="0" w:color="auto"/>
                    <w:bottom w:val="none" w:sz="0" w:space="0" w:color="auto"/>
                    <w:right w:val="none" w:sz="0" w:space="0" w:color="auto"/>
                  </w:divBdr>
                </w:div>
                <w:div w:id="1888907731">
                  <w:marLeft w:val="0"/>
                  <w:marRight w:val="0"/>
                  <w:marTop w:val="0"/>
                  <w:marBottom w:val="0"/>
                  <w:divBdr>
                    <w:top w:val="none" w:sz="0" w:space="0" w:color="auto"/>
                    <w:left w:val="none" w:sz="0" w:space="0" w:color="auto"/>
                    <w:bottom w:val="none" w:sz="0" w:space="0" w:color="auto"/>
                    <w:right w:val="none" w:sz="0" w:space="0" w:color="auto"/>
                  </w:divBdr>
                </w:div>
                <w:div w:id="1889803620">
                  <w:marLeft w:val="0"/>
                  <w:marRight w:val="0"/>
                  <w:marTop w:val="0"/>
                  <w:marBottom w:val="0"/>
                  <w:divBdr>
                    <w:top w:val="none" w:sz="0" w:space="0" w:color="auto"/>
                    <w:left w:val="none" w:sz="0" w:space="0" w:color="auto"/>
                    <w:bottom w:val="none" w:sz="0" w:space="0" w:color="auto"/>
                    <w:right w:val="none" w:sz="0" w:space="0" w:color="auto"/>
                  </w:divBdr>
                </w:div>
                <w:div w:id="1894123650">
                  <w:marLeft w:val="0"/>
                  <w:marRight w:val="0"/>
                  <w:marTop w:val="0"/>
                  <w:marBottom w:val="0"/>
                  <w:divBdr>
                    <w:top w:val="none" w:sz="0" w:space="0" w:color="auto"/>
                    <w:left w:val="none" w:sz="0" w:space="0" w:color="auto"/>
                    <w:bottom w:val="none" w:sz="0" w:space="0" w:color="auto"/>
                    <w:right w:val="none" w:sz="0" w:space="0" w:color="auto"/>
                  </w:divBdr>
                </w:div>
                <w:div w:id="1896578374">
                  <w:marLeft w:val="0"/>
                  <w:marRight w:val="0"/>
                  <w:marTop w:val="0"/>
                  <w:marBottom w:val="0"/>
                  <w:divBdr>
                    <w:top w:val="none" w:sz="0" w:space="0" w:color="auto"/>
                    <w:left w:val="none" w:sz="0" w:space="0" w:color="auto"/>
                    <w:bottom w:val="none" w:sz="0" w:space="0" w:color="auto"/>
                    <w:right w:val="none" w:sz="0" w:space="0" w:color="auto"/>
                  </w:divBdr>
                </w:div>
                <w:div w:id="1898085788">
                  <w:marLeft w:val="0"/>
                  <w:marRight w:val="0"/>
                  <w:marTop w:val="0"/>
                  <w:marBottom w:val="0"/>
                  <w:divBdr>
                    <w:top w:val="none" w:sz="0" w:space="0" w:color="auto"/>
                    <w:left w:val="none" w:sz="0" w:space="0" w:color="auto"/>
                    <w:bottom w:val="none" w:sz="0" w:space="0" w:color="auto"/>
                    <w:right w:val="none" w:sz="0" w:space="0" w:color="auto"/>
                  </w:divBdr>
                </w:div>
                <w:div w:id="1901165662">
                  <w:marLeft w:val="0"/>
                  <w:marRight w:val="0"/>
                  <w:marTop w:val="0"/>
                  <w:marBottom w:val="0"/>
                  <w:divBdr>
                    <w:top w:val="none" w:sz="0" w:space="0" w:color="auto"/>
                    <w:left w:val="none" w:sz="0" w:space="0" w:color="auto"/>
                    <w:bottom w:val="none" w:sz="0" w:space="0" w:color="auto"/>
                    <w:right w:val="none" w:sz="0" w:space="0" w:color="auto"/>
                  </w:divBdr>
                </w:div>
                <w:div w:id="1901357735">
                  <w:marLeft w:val="0"/>
                  <w:marRight w:val="0"/>
                  <w:marTop w:val="0"/>
                  <w:marBottom w:val="0"/>
                  <w:divBdr>
                    <w:top w:val="none" w:sz="0" w:space="0" w:color="auto"/>
                    <w:left w:val="none" w:sz="0" w:space="0" w:color="auto"/>
                    <w:bottom w:val="none" w:sz="0" w:space="0" w:color="auto"/>
                    <w:right w:val="none" w:sz="0" w:space="0" w:color="auto"/>
                  </w:divBdr>
                </w:div>
                <w:div w:id="1901556476">
                  <w:marLeft w:val="0"/>
                  <w:marRight w:val="0"/>
                  <w:marTop w:val="0"/>
                  <w:marBottom w:val="0"/>
                  <w:divBdr>
                    <w:top w:val="none" w:sz="0" w:space="0" w:color="auto"/>
                    <w:left w:val="none" w:sz="0" w:space="0" w:color="auto"/>
                    <w:bottom w:val="none" w:sz="0" w:space="0" w:color="auto"/>
                    <w:right w:val="none" w:sz="0" w:space="0" w:color="auto"/>
                  </w:divBdr>
                </w:div>
                <w:div w:id="1901670639">
                  <w:marLeft w:val="0"/>
                  <w:marRight w:val="0"/>
                  <w:marTop w:val="0"/>
                  <w:marBottom w:val="0"/>
                  <w:divBdr>
                    <w:top w:val="none" w:sz="0" w:space="0" w:color="auto"/>
                    <w:left w:val="none" w:sz="0" w:space="0" w:color="auto"/>
                    <w:bottom w:val="none" w:sz="0" w:space="0" w:color="auto"/>
                    <w:right w:val="none" w:sz="0" w:space="0" w:color="auto"/>
                  </w:divBdr>
                </w:div>
                <w:div w:id="1904945982">
                  <w:marLeft w:val="0"/>
                  <w:marRight w:val="0"/>
                  <w:marTop w:val="0"/>
                  <w:marBottom w:val="0"/>
                  <w:divBdr>
                    <w:top w:val="none" w:sz="0" w:space="0" w:color="auto"/>
                    <w:left w:val="none" w:sz="0" w:space="0" w:color="auto"/>
                    <w:bottom w:val="none" w:sz="0" w:space="0" w:color="auto"/>
                    <w:right w:val="none" w:sz="0" w:space="0" w:color="auto"/>
                  </w:divBdr>
                </w:div>
                <w:div w:id="1905792522">
                  <w:marLeft w:val="0"/>
                  <w:marRight w:val="0"/>
                  <w:marTop w:val="0"/>
                  <w:marBottom w:val="0"/>
                  <w:divBdr>
                    <w:top w:val="none" w:sz="0" w:space="0" w:color="auto"/>
                    <w:left w:val="none" w:sz="0" w:space="0" w:color="auto"/>
                    <w:bottom w:val="none" w:sz="0" w:space="0" w:color="auto"/>
                    <w:right w:val="none" w:sz="0" w:space="0" w:color="auto"/>
                  </w:divBdr>
                </w:div>
                <w:div w:id="1906447893">
                  <w:marLeft w:val="0"/>
                  <w:marRight w:val="0"/>
                  <w:marTop w:val="0"/>
                  <w:marBottom w:val="0"/>
                  <w:divBdr>
                    <w:top w:val="none" w:sz="0" w:space="0" w:color="auto"/>
                    <w:left w:val="none" w:sz="0" w:space="0" w:color="auto"/>
                    <w:bottom w:val="none" w:sz="0" w:space="0" w:color="auto"/>
                    <w:right w:val="none" w:sz="0" w:space="0" w:color="auto"/>
                  </w:divBdr>
                </w:div>
                <w:div w:id="1909219074">
                  <w:marLeft w:val="0"/>
                  <w:marRight w:val="0"/>
                  <w:marTop w:val="0"/>
                  <w:marBottom w:val="0"/>
                  <w:divBdr>
                    <w:top w:val="none" w:sz="0" w:space="0" w:color="auto"/>
                    <w:left w:val="none" w:sz="0" w:space="0" w:color="auto"/>
                    <w:bottom w:val="none" w:sz="0" w:space="0" w:color="auto"/>
                    <w:right w:val="none" w:sz="0" w:space="0" w:color="auto"/>
                  </w:divBdr>
                </w:div>
                <w:div w:id="1911646269">
                  <w:marLeft w:val="0"/>
                  <w:marRight w:val="0"/>
                  <w:marTop w:val="0"/>
                  <w:marBottom w:val="0"/>
                  <w:divBdr>
                    <w:top w:val="none" w:sz="0" w:space="0" w:color="auto"/>
                    <w:left w:val="none" w:sz="0" w:space="0" w:color="auto"/>
                    <w:bottom w:val="none" w:sz="0" w:space="0" w:color="auto"/>
                    <w:right w:val="none" w:sz="0" w:space="0" w:color="auto"/>
                  </w:divBdr>
                </w:div>
                <w:div w:id="1911691308">
                  <w:marLeft w:val="0"/>
                  <w:marRight w:val="0"/>
                  <w:marTop w:val="0"/>
                  <w:marBottom w:val="0"/>
                  <w:divBdr>
                    <w:top w:val="none" w:sz="0" w:space="0" w:color="auto"/>
                    <w:left w:val="none" w:sz="0" w:space="0" w:color="auto"/>
                    <w:bottom w:val="none" w:sz="0" w:space="0" w:color="auto"/>
                    <w:right w:val="none" w:sz="0" w:space="0" w:color="auto"/>
                  </w:divBdr>
                </w:div>
                <w:div w:id="1912037184">
                  <w:marLeft w:val="0"/>
                  <w:marRight w:val="0"/>
                  <w:marTop w:val="0"/>
                  <w:marBottom w:val="0"/>
                  <w:divBdr>
                    <w:top w:val="none" w:sz="0" w:space="0" w:color="auto"/>
                    <w:left w:val="none" w:sz="0" w:space="0" w:color="auto"/>
                    <w:bottom w:val="none" w:sz="0" w:space="0" w:color="auto"/>
                    <w:right w:val="none" w:sz="0" w:space="0" w:color="auto"/>
                  </w:divBdr>
                </w:div>
                <w:div w:id="1912543528">
                  <w:marLeft w:val="0"/>
                  <w:marRight w:val="0"/>
                  <w:marTop w:val="0"/>
                  <w:marBottom w:val="0"/>
                  <w:divBdr>
                    <w:top w:val="none" w:sz="0" w:space="0" w:color="auto"/>
                    <w:left w:val="none" w:sz="0" w:space="0" w:color="auto"/>
                    <w:bottom w:val="none" w:sz="0" w:space="0" w:color="auto"/>
                    <w:right w:val="none" w:sz="0" w:space="0" w:color="auto"/>
                  </w:divBdr>
                </w:div>
                <w:div w:id="1913077821">
                  <w:marLeft w:val="0"/>
                  <w:marRight w:val="0"/>
                  <w:marTop w:val="0"/>
                  <w:marBottom w:val="0"/>
                  <w:divBdr>
                    <w:top w:val="none" w:sz="0" w:space="0" w:color="auto"/>
                    <w:left w:val="none" w:sz="0" w:space="0" w:color="auto"/>
                    <w:bottom w:val="none" w:sz="0" w:space="0" w:color="auto"/>
                    <w:right w:val="none" w:sz="0" w:space="0" w:color="auto"/>
                  </w:divBdr>
                </w:div>
                <w:div w:id="1913656584">
                  <w:marLeft w:val="0"/>
                  <w:marRight w:val="0"/>
                  <w:marTop w:val="0"/>
                  <w:marBottom w:val="0"/>
                  <w:divBdr>
                    <w:top w:val="none" w:sz="0" w:space="0" w:color="auto"/>
                    <w:left w:val="none" w:sz="0" w:space="0" w:color="auto"/>
                    <w:bottom w:val="none" w:sz="0" w:space="0" w:color="auto"/>
                    <w:right w:val="none" w:sz="0" w:space="0" w:color="auto"/>
                  </w:divBdr>
                </w:div>
                <w:div w:id="1913855069">
                  <w:marLeft w:val="0"/>
                  <w:marRight w:val="0"/>
                  <w:marTop w:val="0"/>
                  <w:marBottom w:val="0"/>
                  <w:divBdr>
                    <w:top w:val="none" w:sz="0" w:space="0" w:color="auto"/>
                    <w:left w:val="none" w:sz="0" w:space="0" w:color="auto"/>
                    <w:bottom w:val="none" w:sz="0" w:space="0" w:color="auto"/>
                    <w:right w:val="none" w:sz="0" w:space="0" w:color="auto"/>
                  </w:divBdr>
                </w:div>
                <w:div w:id="1914073992">
                  <w:marLeft w:val="0"/>
                  <w:marRight w:val="0"/>
                  <w:marTop w:val="0"/>
                  <w:marBottom w:val="0"/>
                  <w:divBdr>
                    <w:top w:val="none" w:sz="0" w:space="0" w:color="auto"/>
                    <w:left w:val="none" w:sz="0" w:space="0" w:color="auto"/>
                    <w:bottom w:val="none" w:sz="0" w:space="0" w:color="auto"/>
                    <w:right w:val="none" w:sz="0" w:space="0" w:color="auto"/>
                  </w:divBdr>
                </w:div>
                <w:div w:id="1915361309">
                  <w:marLeft w:val="0"/>
                  <w:marRight w:val="0"/>
                  <w:marTop w:val="0"/>
                  <w:marBottom w:val="0"/>
                  <w:divBdr>
                    <w:top w:val="none" w:sz="0" w:space="0" w:color="auto"/>
                    <w:left w:val="none" w:sz="0" w:space="0" w:color="auto"/>
                    <w:bottom w:val="none" w:sz="0" w:space="0" w:color="auto"/>
                    <w:right w:val="none" w:sz="0" w:space="0" w:color="auto"/>
                  </w:divBdr>
                </w:div>
                <w:div w:id="1917010560">
                  <w:marLeft w:val="0"/>
                  <w:marRight w:val="0"/>
                  <w:marTop w:val="0"/>
                  <w:marBottom w:val="0"/>
                  <w:divBdr>
                    <w:top w:val="none" w:sz="0" w:space="0" w:color="auto"/>
                    <w:left w:val="none" w:sz="0" w:space="0" w:color="auto"/>
                    <w:bottom w:val="none" w:sz="0" w:space="0" w:color="auto"/>
                    <w:right w:val="none" w:sz="0" w:space="0" w:color="auto"/>
                  </w:divBdr>
                </w:div>
                <w:div w:id="1917982547">
                  <w:marLeft w:val="0"/>
                  <w:marRight w:val="0"/>
                  <w:marTop w:val="0"/>
                  <w:marBottom w:val="0"/>
                  <w:divBdr>
                    <w:top w:val="none" w:sz="0" w:space="0" w:color="auto"/>
                    <w:left w:val="none" w:sz="0" w:space="0" w:color="auto"/>
                    <w:bottom w:val="none" w:sz="0" w:space="0" w:color="auto"/>
                    <w:right w:val="none" w:sz="0" w:space="0" w:color="auto"/>
                  </w:divBdr>
                </w:div>
                <w:div w:id="1920553200">
                  <w:marLeft w:val="0"/>
                  <w:marRight w:val="0"/>
                  <w:marTop w:val="0"/>
                  <w:marBottom w:val="0"/>
                  <w:divBdr>
                    <w:top w:val="none" w:sz="0" w:space="0" w:color="auto"/>
                    <w:left w:val="none" w:sz="0" w:space="0" w:color="auto"/>
                    <w:bottom w:val="none" w:sz="0" w:space="0" w:color="auto"/>
                    <w:right w:val="none" w:sz="0" w:space="0" w:color="auto"/>
                  </w:divBdr>
                </w:div>
                <w:div w:id="1921207463">
                  <w:marLeft w:val="0"/>
                  <w:marRight w:val="0"/>
                  <w:marTop w:val="0"/>
                  <w:marBottom w:val="0"/>
                  <w:divBdr>
                    <w:top w:val="none" w:sz="0" w:space="0" w:color="auto"/>
                    <w:left w:val="none" w:sz="0" w:space="0" w:color="auto"/>
                    <w:bottom w:val="none" w:sz="0" w:space="0" w:color="auto"/>
                    <w:right w:val="none" w:sz="0" w:space="0" w:color="auto"/>
                  </w:divBdr>
                </w:div>
                <w:div w:id="1921527220">
                  <w:marLeft w:val="0"/>
                  <w:marRight w:val="0"/>
                  <w:marTop w:val="0"/>
                  <w:marBottom w:val="0"/>
                  <w:divBdr>
                    <w:top w:val="none" w:sz="0" w:space="0" w:color="auto"/>
                    <w:left w:val="none" w:sz="0" w:space="0" w:color="auto"/>
                    <w:bottom w:val="none" w:sz="0" w:space="0" w:color="auto"/>
                    <w:right w:val="none" w:sz="0" w:space="0" w:color="auto"/>
                  </w:divBdr>
                </w:div>
                <w:div w:id="1921717454">
                  <w:marLeft w:val="0"/>
                  <w:marRight w:val="0"/>
                  <w:marTop w:val="0"/>
                  <w:marBottom w:val="0"/>
                  <w:divBdr>
                    <w:top w:val="none" w:sz="0" w:space="0" w:color="auto"/>
                    <w:left w:val="none" w:sz="0" w:space="0" w:color="auto"/>
                    <w:bottom w:val="none" w:sz="0" w:space="0" w:color="auto"/>
                    <w:right w:val="none" w:sz="0" w:space="0" w:color="auto"/>
                  </w:divBdr>
                </w:div>
                <w:div w:id="1922326427">
                  <w:marLeft w:val="0"/>
                  <w:marRight w:val="0"/>
                  <w:marTop w:val="0"/>
                  <w:marBottom w:val="0"/>
                  <w:divBdr>
                    <w:top w:val="none" w:sz="0" w:space="0" w:color="auto"/>
                    <w:left w:val="none" w:sz="0" w:space="0" w:color="auto"/>
                    <w:bottom w:val="none" w:sz="0" w:space="0" w:color="auto"/>
                    <w:right w:val="none" w:sz="0" w:space="0" w:color="auto"/>
                  </w:divBdr>
                </w:div>
                <w:div w:id="1922710509">
                  <w:marLeft w:val="0"/>
                  <w:marRight w:val="0"/>
                  <w:marTop w:val="0"/>
                  <w:marBottom w:val="0"/>
                  <w:divBdr>
                    <w:top w:val="none" w:sz="0" w:space="0" w:color="auto"/>
                    <w:left w:val="none" w:sz="0" w:space="0" w:color="auto"/>
                    <w:bottom w:val="none" w:sz="0" w:space="0" w:color="auto"/>
                    <w:right w:val="none" w:sz="0" w:space="0" w:color="auto"/>
                  </w:divBdr>
                </w:div>
                <w:div w:id="1924484637">
                  <w:marLeft w:val="0"/>
                  <w:marRight w:val="0"/>
                  <w:marTop w:val="0"/>
                  <w:marBottom w:val="0"/>
                  <w:divBdr>
                    <w:top w:val="none" w:sz="0" w:space="0" w:color="auto"/>
                    <w:left w:val="none" w:sz="0" w:space="0" w:color="auto"/>
                    <w:bottom w:val="none" w:sz="0" w:space="0" w:color="auto"/>
                    <w:right w:val="none" w:sz="0" w:space="0" w:color="auto"/>
                  </w:divBdr>
                </w:div>
                <w:div w:id="1925146744">
                  <w:marLeft w:val="0"/>
                  <w:marRight w:val="0"/>
                  <w:marTop w:val="0"/>
                  <w:marBottom w:val="0"/>
                  <w:divBdr>
                    <w:top w:val="none" w:sz="0" w:space="0" w:color="auto"/>
                    <w:left w:val="none" w:sz="0" w:space="0" w:color="auto"/>
                    <w:bottom w:val="none" w:sz="0" w:space="0" w:color="auto"/>
                    <w:right w:val="none" w:sz="0" w:space="0" w:color="auto"/>
                  </w:divBdr>
                </w:div>
                <w:div w:id="1925526708">
                  <w:marLeft w:val="0"/>
                  <w:marRight w:val="0"/>
                  <w:marTop w:val="0"/>
                  <w:marBottom w:val="0"/>
                  <w:divBdr>
                    <w:top w:val="none" w:sz="0" w:space="0" w:color="auto"/>
                    <w:left w:val="none" w:sz="0" w:space="0" w:color="auto"/>
                    <w:bottom w:val="none" w:sz="0" w:space="0" w:color="auto"/>
                    <w:right w:val="none" w:sz="0" w:space="0" w:color="auto"/>
                  </w:divBdr>
                </w:div>
                <w:div w:id="1929733393">
                  <w:marLeft w:val="0"/>
                  <w:marRight w:val="0"/>
                  <w:marTop w:val="0"/>
                  <w:marBottom w:val="0"/>
                  <w:divBdr>
                    <w:top w:val="none" w:sz="0" w:space="0" w:color="auto"/>
                    <w:left w:val="none" w:sz="0" w:space="0" w:color="auto"/>
                    <w:bottom w:val="none" w:sz="0" w:space="0" w:color="auto"/>
                    <w:right w:val="none" w:sz="0" w:space="0" w:color="auto"/>
                  </w:divBdr>
                </w:div>
                <w:div w:id="1931624451">
                  <w:marLeft w:val="0"/>
                  <w:marRight w:val="0"/>
                  <w:marTop w:val="0"/>
                  <w:marBottom w:val="0"/>
                  <w:divBdr>
                    <w:top w:val="none" w:sz="0" w:space="0" w:color="auto"/>
                    <w:left w:val="none" w:sz="0" w:space="0" w:color="auto"/>
                    <w:bottom w:val="none" w:sz="0" w:space="0" w:color="auto"/>
                    <w:right w:val="none" w:sz="0" w:space="0" w:color="auto"/>
                  </w:divBdr>
                </w:div>
                <w:div w:id="1931886451">
                  <w:marLeft w:val="0"/>
                  <w:marRight w:val="0"/>
                  <w:marTop w:val="0"/>
                  <w:marBottom w:val="0"/>
                  <w:divBdr>
                    <w:top w:val="none" w:sz="0" w:space="0" w:color="auto"/>
                    <w:left w:val="none" w:sz="0" w:space="0" w:color="auto"/>
                    <w:bottom w:val="none" w:sz="0" w:space="0" w:color="auto"/>
                    <w:right w:val="none" w:sz="0" w:space="0" w:color="auto"/>
                  </w:divBdr>
                </w:div>
                <w:div w:id="1932467959">
                  <w:marLeft w:val="0"/>
                  <w:marRight w:val="0"/>
                  <w:marTop w:val="0"/>
                  <w:marBottom w:val="0"/>
                  <w:divBdr>
                    <w:top w:val="none" w:sz="0" w:space="0" w:color="auto"/>
                    <w:left w:val="none" w:sz="0" w:space="0" w:color="auto"/>
                    <w:bottom w:val="none" w:sz="0" w:space="0" w:color="auto"/>
                    <w:right w:val="none" w:sz="0" w:space="0" w:color="auto"/>
                  </w:divBdr>
                </w:div>
                <w:div w:id="1933472490">
                  <w:marLeft w:val="0"/>
                  <w:marRight w:val="0"/>
                  <w:marTop w:val="0"/>
                  <w:marBottom w:val="0"/>
                  <w:divBdr>
                    <w:top w:val="none" w:sz="0" w:space="0" w:color="auto"/>
                    <w:left w:val="none" w:sz="0" w:space="0" w:color="auto"/>
                    <w:bottom w:val="none" w:sz="0" w:space="0" w:color="auto"/>
                    <w:right w:val="none" w:sz="0" w:space="0" w:color="auto"/>
                  </w:divBdr>
                </w:div>
                <w:div w:id="1934388300">
                  <w:marLeft w:val="0"/>
                  <w:marRight w:val="0"/>
                  <w:marTop w:val="0"/>
                  <w:marBottom w:val="0"/>
                  <w:divBdr>
                    <w:top w:val="none" w:sz="0" w:space="0" w:color="auto"/>
                    <w:left w:val="none" w:sz="0" w:space="0" w:color="auto"/>
                    <w:bottom w:val="none" w:sz="0" w:space="0" w:color="auto"/>
                    <w:right w:val="none" w:sz="0" w:space="0" w:color="auto"/>
                  </w:divBdr>
                </w:div>
                <w:div w:id="1934513732">
                  <w:marLeft w:val="0"/>
                  <w:marRight w:val="0"/>
                  <w:marTop w:val="0"/>
                  <w:marBottom w:val="0"/>
                  <w:divBdr>
                    <w:top w:val="none" w:sz="0" w:space="0" w:color="auto"/>
                    <w:left w:val="none" w:sz="0" w:space="0" w:color="auto"/>
                    <w:bottom w:val="none" w:sz="0" w:space="0" w:color="auto"/>
                    <w:right w:val="none" w:sz="0" w:space="0" w:color="auto"/>
                  </w:divBdr>
                </w:div>
                <w:div w:id="1935043738">
                  <w:marLeft w:val="0"/>
                  <w:marRight w:val="0"/>
                  <w:marTop w:val="0"/>
                  <w:marBottom w:val="0"/>
                  <w:divBdr>
                    <w:top w:val="none" w:sz="0" w:space="0" w:color="auto"/>
                    <w:left w:val="none" w:sz="0" w:space="0" w:color="auto"/>
                    <w:bottom w:val="none" w:sz="0" w:space="0" w:color="auto"/>
                    <w:right w:val="none" w:sz="0" w:space="0" w:color="auto"/>
                  </w:divBdr>
                </w:div>
                <w:div w:id="1936594708">
                  <w:marLeft w:val="0"/>
                  <w:marRight w:val="0"/>
                  <w:marTop w:val="0"/>
                  <w:marBottom w:val="0"/>
                  <w:divBdr>
                    <w:top w:val="none" w:sz="0" w:space="0" w:color="auto"/>
                    <w:left w:val="none" w:sz="0" w:space="0" w:color="auto"/>
                    <w:bottom w:val="none" w:sz="0" w:space="0" w:color="auto"/>
                    <w:right w:val="none" w:sz="0" w:space="0" w:color="auto"/>
                  </w:divBdr>
                </w:div>
                <w:div w:id="1937471793">
                  <w:marLeft w:val="0"/>
                  <w:marRight w:val="0"/>
                  <w:marTop w:val="0"/>
                  <w:marBottom w:val="0"/>
                  <w:divBdr>
                    <w:top w:val="none" w:sz="0" w:space="0" w:color="auto"/>
                    <w:left w:val="none" w:sz="0" w:space="0" w:color="auto"/>
                    <w:bottom w:val="none" w:sz="0" w:space="0" w:color="auto"/>
                    <w:right w:val="none" w:sz="0" w:space="0" w:color="auto"/>
                  </w:divBdr>
                </w:div>
                <w:div w:id="1938294227">
                  <w:marLeft w:val="0"/>
                  <w:marRight w:val="0"/>
                  <w:marTop w:val="0"/>
                  <w:marBottom w:val="0"/>
                  <w:divBdr>
                    <w:top w:val="none" w:sz="0" w:space="0" w:color="auto"/>
                    <w:left w:val="none" w:sz="0" w:space="0" w:color="auto"/>
                    <w:bottom w:val="none" w:sz="0" w:space="0" w:color="auto"/>
                    <w:right w:val="none" w:sz="0" w:space="0" w:color="auto"/>
                  </w:divBdr>
                </w:div>
                <w:div w:id="1939605227">
                  <w:marLeft w:val="0"/>
                  <w:marRight w:val="0"/>
                  <w:marTop w:val="0"/>
                  <w:marBottom w:val="0"/>
                  <w:divBdr>
                    <w:top w:val="none" w:sz="0" w:space="0" w:color="auto"/>
                    <w:left w:val="none" w:sz="0" w:space="0" w:color="auto"/>
                    <w:bottom w:val="none" w:sz="0" w:space="0" w:color="auto"/>
                    <w:right w:val="none" w:sz="0" w:space="0" w:color="auto"/>
                  </w:divBdr>
                </w:div>
                <w:div w:id="1940674874">
                  <w:marLeft w:val="0"/>
                  <w:marRight w:val="0"/>
                  <w:marTop w:val="0"/>
                  <w:marBottom w:val="0"/>
                  <w:divBdr>
                    <w:top w:val="none" w:sz="0" w:space="0" w:color="auto"/>
                    <w:left w:val="none" w:sz="0" w:space="0" w:color="auto"/>
                    <w:bottom w:val="none" w:sz="0" w:space="0" w:color="auto"/>
                    <w:right w:val="none" w:sz="0" w:space="0" w:color="auto"/>
                  </w:divBdr>
                </w:div>
                <w:div w:id="1943105218">
                  <w:marLeft w:val="0"/>
                  <w:marRight w:val="0"/>
                  <w:marTop w:val="0"/>
                  <w:marBottom w:val="0"/>
                  <w:divBdr>
                    <w:top w:val="none" w:sz="0" w:space="0" w:color="auto"/>
                    <w:left w:val="none" w:sz="0" w:space="0" w:color="auto"/>
                    <w:bottom w:val="none" w:sz="0" w:space="0" w:color="auto"/>
                    <w:right w:val="none" w:sz="0" w:space="0" w:color="auto"/>
                  </w:divBdr>
                </w:div>
                <w:div w:id="1943413906">
                  <w:marLeft w:val="0"/>
                  <w:marRight w:val="0"/>
                  <w:marTop w:val="0"/>
                  <w:marBottom w:val="0"/>
                  <w:divBdr>
                    <w:top w:val="none" w:sz="0" w:space="0" w:color="auto"/>
                    <w:left w:val="none" w:sz="0" w:space="0" w:color="auto"/>
                    <w:bottom w:val="none" w:sz="0" w:space="0" w:color="auto"/>
                    <w:right w:val="none" w:sz="0" w:space="0" w:color="auto"/>
                  </w:divBdr>
                </w:div>
                <w:div w:id="1945108753">
                  <w:marLeft w:val="0"/>
                  <w:marRight w:val="0"/>
                  <w:marTop w:val="0"/>
                  <w:marBottom w:val="0"/>
                  <w:divBdr>
                    <w:top w:val="none" w:sz="0" w:space="0" w:color="auto"/>
                    <w:left w:val="none" w:sz="0" w:space="0" w:color="auto"/>
                    <w:bottom w:val="none" w:sz="0" w:space="0" w:color="auto"/>
                    <w:right w:val="none" w:sz="0" w:space="0" w:color="auto"/>
                  </w:divBdr>
                </w:div>
                <w:div w:id="1946302126">
                  <w:marLeft w:val="0"/>
                  <w:marRight w:val="0"/>
                  <w:marTop w:val="0"/>
                  <w:marBottom w:val="0"/>
                  <w:divBdr>
                    <w:top w:val="none" w:sz="0" w:space="0" w:color="auto"/>
                    <w:left w:val="none" w:sz="0" w:space="0" w:color="auto"/>
                    <w:bottom w:val="none" w:sz="0" w:space="0" w:color="auto"/>
                    <w:right w:val="none" w:sz="0" w:space="0" w:color="auto"/>
                  </w:divBdr>
                </w:div>
                <w:div w:id="1946884968">
                  <w:marLeft w:val="0"/>
                  <w:marRight w:val="0"/>
                  <w:marTop w:val="0"/>
                  <w:marBottom w:val="0"/>
                  <w:divBdr>
                    <w:top w:val="none" w:sz="0" w:space="0" w:color="auto"/>
                    <w:left w:val="none" w:sz="0" w:space="0" w:color="auto"/>
                    <w:bottom w:val="none" w:sz="0" w:space="0" w:color="auto"/>
                    <w:right w:val="none" w:sz="0" w:space="0" w:color="auto"/>
                  </w:divBdr>
                </w:div>
                <w:div w:id="1947300457">
                  <w:marLeft w:val="0"/>
                  <w:marRight w:val="0"/>
                  <w:marTop w:val="0"/>
                  <w:marBottom w:val="0"/>
                  <w:divBdr>
                    <w:top w:val="none" w:sz="0" w:space="0" w:color="auto"/>
                    <w:left w:val="none" w:sz="0" w:space="0" w:color="auto"/>
                    <w:bottom w:val="none" w:sz="0" w:space="0" w:color="auto"/>
                    <w:right w:val="none" w:sz="0" w:space="0" w:color="auto"/>
                  </w:divBdr>
                </w:div>
                <w:div w:id="1948612546">
                  <w:marLeft w:val="0"/>
                  <w:marRight w:val="0"/>
                  <w:marTop w:val="0"/>
                  <w:marBottom w:val="0"/>
                  <w:divBdr>
                    <w:top w:val="none" w:sz="0" w:space="0" w:color="auto"/>
                    <w:left w:val="none" w:sz="0" w:space="0" w:color="auto"/>
                    <w:bottom w:val="none" w:sz="0" w:space="0" w:color="auto"/>
                    <w:right w:val="none" w:sz="0" w:space="0" w:color="auto"/>
                  </w:divBdr>
                </w:div>
                <w:div w:id="1950967733">
                  <w:marLeft w:val="0"/>
                  <w:marRight w:val="0"/>
                  <w:marTop w:val="0"/>
                  <w:marBottom w:val="0"/>
                  <w:divBdr>
                    <w:top w:val="none" w:sz="0" w:space="0" w:color="auto"/>
                    <w:left w:val="none" w:sz="0" w:space="0" w:color="auto"/>
                    <w:bottom w:val="none" w:sz="0" w:space="0" w:color="auto"/>
                    <w:right w:val="none" w:sz="0" w:space="0" w:color="auto"/>
                  </w:divBdr>
                </w:div>
                <w:div w:id="1951743999">
                  <w:marLeft w:val="0"/>
                  <w:marRight w:val="0"/>
                  <w:marTop w:val="0"/>
                  <w:marBottom w:val="0"/>
                  <w:divBdr>
                    <w:top w:val="none" w:sz="0" w:space="0" w:color="auto"/>
                    <w:left w:val="none" w:sz="0" w:space="0" w:color="auto"/>
                    <w:bottom w:val="none" w:sz="0" w:space="0" w:color="auto"/>
                    <w:right w:val="none" w:sz="0" w:space="0" w:color="auto"/>
                  </w:divBdr>
                </w:div>
                <w:div w:id="1954088068">
                  <w:marLeft w:val="0"/>
                  <w:marRight w:val="0"/>
                  <w:marTop w:val="0"/>
                  <w:marBottom w:val="0"/>
                  <w:divBdr>
                    <w:top w:val="none" w:sz="0" w:space="0" w:color="auto"/>
                    <w:left w:val="none" w:sz="0" w:space="0" w:color="auto"/>
                    <w:bottom w:val="none" w:sz="0" w:space="0" w:color="auto"/>
                    <w:right w:val="none" w:sz="0" w:space="0" w:color="auto"/>
                  </w:divBdr>
                </w:div>
                <w:div w:id="1954290089">
                  <w:marLeft w:val="0"/>
                  <w:marRight w:val="0"/>
                  <w:marTop w:val="0"/>
                  <w:marBottom w:val="0"/>
                  <w:divBdr>
                    <w:top w:val="none" w:sz="0" w:space="0" w:color="auto"/>
                    <w:left w:val="none" w:sz="0" w:space="0" w:color="auto"/>
                    <w:bottom w:val="none" w:sz="0" w:space="0" w:color="auto"/>
                    <w:right w:val="none" w:sz="0" w:space="0" w:color="auto"/>
                  </w:divBdr>
                </w:div>
                <w:div w:id="1954365693">
                  <w:marLeft w:val="0"/>
                  <w:marRight w:val="0"/>
                  <w:marTop w:val="0"/>
                  <w:marBottom w:val="0"/>
                  <w:divBdr>
                    <w:top w:val="none" w:sz="0" w:space="0" w:color="auto"/>
                    <w:left w:val="none" w:sz="0" w:space="0" w:color="auto"/>
                    <w:bottom w:val="none" w:sz="0" w:space="0" w:color="auto"/>
                    <w:right w:val="none" w:sz="0" w:space="0" w:color="auto"/>
                  </w:divBdr>
                </w:div>
                <w:div w:id="1955868486">
                  <w:marLeft w:val="0"/>
                  <w:marRight w:val="0"/>
                  <w:marTop w:val="0"/>
                  <w:marBottom w:val="0"/>
                  <w:divBdr>
                    <w:top w:val="none" w:sz="0" w:space="0" w:color="auto"/>
                    <w:left w:val="none" w:sz="0" w:space="0" w:color="auto"/>
                    <w:bottom w:val="none" w:sz="0" w:space="0" w:color="auto"/>
                    <w:right w:val="none" w:sz="0" w:space="0" w:color="auto"/>
                  </w:divBdr>
                </w:div>
                <w:div w:id="1956595002">
                  <w:marLeft w:val="0"/>
                  <w:marRight w:val="0"/>
                  <w:marTop w:val="0"/>
                  <w:marBottom w:val="0"/>
                  <w:divBdr>
                    <w:top w:val="none" w:sz="0" w:space="0" w:color="auto"/>
                    <w:left w:val="none" w:sz="0" w:space="0" w:color="auto"/>
                    <w:bottom w:val="none" w:sz="0" w:space="0" w:color="auto"/>
                    <w:right w:val="none" w:sz="0" w:space="0" w:color="auto"/>
                  </w:divBdr>
                </w:div>
                <w:div w:id="1958178301">
                  <w:marLeft w:val="0"/>
                  <w:marRight w:val="0"/>
                  <w:marTop w:val="0"/>
                  <w:marBottom w:val="0"/>
                  <w:divBdr>
                    <w:top w:val="none" w:sz="0" w:space="0" w:color="auto"/>
                    <w:left w:val="none" w:sz="0" w:space="0" w:color="auto"/>
                    <w:bottom w:val="none" w:sz="0" w:space="0" w:color="auto"/>
                    <w:right w:val="none" w:sz="0" w:space="0" w:color="auto"/>
                  </w:divBdr>
                </w:div>
                <w:div w:id="1958833573">
                  <w:marLeft w:val="0"/>
                  <w:marRight w:val="0"/>
                  <w:marTop w:val="0"/>
                  <w:marBottom w:val="0"/>
                  <w:divBdr>
                    <w:top w:val="none" w:sz="0" w:space="0" w:color="auto"/>
                    <w:left w:val="none" w:sz="0" w:space="0" w:color="auto"/>
                    <w:bottom w:val="none" w:sz="0" w:space="0" w:color="auto"/>
                    <w:right w:val="none" w:sz="0" w:space="0" w:color="auto"/>
                  </w:divBdr>
                </w:div>
                <w:div w:id="1959069448">
                  <w:marLeft w:val="0"/>
                  <w:marRight w:val="0"/>
                  <w:marTop w:val="0"/>
                  <w:marBottom w:val="0"/>
                  <w:divBdr>
                    <w:top w:val="none" w:sz="0" w:space="0" w:color="auto"/>
                    <w:left w:val="none" w:sz="0" w:space="0" w:color="auto"/>
                    <w:bottom w:val="none" w:sz="0" w:space="0" w:color="auto"/>
                    <w:right w:val="none" w:sz="0" w:space="0" w:color="auto"/>
                  </w:divBdr>
                </w:div>
                <w:div w:id="1959755311">
                  <w:marLeft w:val="0"/>
                  <w:marRight w:val="0"/>
                  <w:marTop w:val="0"/>
                  <w:marBottom w:val="0"/>
                  <w:divBdr>
                    <w:top w:val="none" w:sz="0" w:space="0" w:color="auto"/>
                    <w:left w:val="none" w:sz="0" w:space="0" w:color="auto"/>
                    <w:bottom w:val="none" w:sz="0" w:space="0" w:color="auto"/>
                    <w:right w:val="none" w:sz="0" w:space="0" w:color="auto"/>
                  </w:divBdr>
                </w:div>
                <w:div w:id="1960139593">
                  <w:marLeft w:val="0"/>
                  <w:marRight w:val="0"/>
                  <w:marTop w:val="0"/>
                  <w:marBottom w:val="0"/>
                  <w:divBdr>
                    <w:top w:val="none" w:sz="0" w:space="0" w:color="auto"/>
                    <w:left w:val="none" w:sz="0" w:space="0" w:color="auto"/>
                    <w:bottom w:val="none" w:sz="0" w:space="0" w:color="auto"/>
                    <w:right w:val="none" w:sz="0" w:space="0" w:color="auto"/>
                  </w:divBdr>
                </w:div>
                <w:div w:id="1963687691">
                  <w:marLeft w:val="0"/>
                  <w:marRight w:val="0"/>
                  <w:marTop w:val="0"/>
                  <w:marBottom w:val="0"/>
                  <w:divBdr>
                    <w:top w:val="none" w:sz="0" w:space="0" w:color="auto"/>
                    <w:left w:val="none" w:sz="0" w:space="0" w:color="auto"/>
                    <w:bottom w:val="none" w:sz="0" w:space="0" w:color="auto"/>
                    <w:right w:val="none" w:sz="0" w:space="0" w:color="auto"/>
                  </w:divBdr>
                </w:div>
                <w:div w:id="1964146460">
                  <w:marLeft w:val="0"/>
                  <w:marRight w:val="0"/>
                  <w:marTop w:val="0"/>
                  <w:marBottom w:val="0"/>
                  <w:divBdr>
                    <w:top w:val="none" w:sz="0" w:space="0" w:color="auto"/>
                    <w:left w:val="none" w:sz="0" w:space="0" w:color="auto"/>
                    <w:bottom w:val="none" w:sz="0" w:space="0" w:color="auto"/>
                    <w:right w:val="none" w:sz="0" w:space="0" w:color="auto"/>
                  </w:divBdr>
                </w:div>
                <w:div w:id="1965385739">
                  <w:marLeft w:val="0"/>
                  <w:marRight w:val="0"/>
                  <w:marTop w:val="0"/>
                  <w:marBottom w:val="0"/>
                  <w:divBdr>
                    <w:top w:val="none" w:sz="0" w:space="0" w:color="auto"/>
                    <w:left w:val="none" w:sz="0" w:space="0" w:color="auto"/>
                    <w:bottom w:val="none" w:sz="0" w:space="0" w:color="auto"/>
                    <w:right w:val="none" w:sz="0" w:space="0" w:color="auto"/>
                  </w:divBdr>
                </w:div>
                <w:div w:id="1966154157">
                  <w:marLeft w:val="0"/>
                  <w:marRight w:val="0"/>
                  <w:marTop w:val="0"/>
                  <w:marBottom w:val="0"/>
                  <w:divBdr>
                    <w:top w:val="none" w:sz="0" w:space="0" w:color="auto"/>
                    <w:left w:val="none" w:sz="0" w:space="0" w:color="auto"/>
                    <w:bottom w:val="none" w:sz="0" w:space="0" w:color="auto"/>
                    <w:right w:val="none" w:sz="0" w:space="0" w:color="auto"/>
                  </w:divBdr>
                </w:div>
                <w:div w:id="1966891335">
                  <w:marLeft w:val="0"/>
                  <w:marRight w:val="0"/>
                  <w:marTop w:val="0"/>
                  <w:marBottom w:val="0"/>
                  <w:divBdr>
                    <w:top w:val="none" w:sz="0" w:space="0" w:color="auto"/>
                    <w:left w:val="none" w:sz="0" w:space="0" w:color="auto"/>
                    <w:bottom w:val="none" w:sz="0" w:space="0" w:color="auto"/>
                    <w:right w:val="none" w:sz="0" w:space="0" w:color="auto"/>
                  </w:divBdr>
                </w:div>
                <w:div w:id="1966933070">
                  <w:marLeft w:val="0"/>
                  <w:marRight w:val="0"/>
                  <w:marTop w:val="0"/>
                  <w:marBottom w:val="0"/>
                  <w:divBdr>
                    <w:top w:val="none" w:sz="0" w:space="0" w:color="auto"/>
                    <w:left w:val="none" w:sz="0" w:space="0" w:color="auto"/>
                    <w:bottom w:val="none" w:sz="0" w:space="0" w:color="auto"/>
                    <w:right w:val="none" w:sz="0" w:space="0" w:color="auto"/>
                  </w:divBdr>
                </w:div>
                <w:div w:id="1968392427">
                  <w:marLeft w:val="0"/>
                  <w:marRight w:val="0"/>
                  <w:marTop w:val="0"/>
                  <w:marBottom w:val="0"/>
                  <w:divBdr>
                    <w:top w:val="none" w:sz="0" w:space="0" w:color="auto"/>
                    <w:left w:val="none" w:sz="0" w:space="0" w:color="auto"/>
                    <w:bottom w:val="none" w:sz="0" w:space="0" w:color="auto"/>
                    <w:right w:val="none" w:sz="0" w:space="0" w:color="auto"/>
                  </w:divBdr>
                </w:div>
                <w:div w:id="1968853117">
                  <w:marLeft w:val="0"/>
                  <w:marRight w:val="0"/>
                  <w:marTop w:val="0"/>
                  <w:marBottom w:val="0"/>
                  <w:divBdr>
                    <w:top w:val="none" w:sz="0" w:space="0" w:color="auto"/>
                    <w:left w:val="none" w:sz="0" w:space="0" w:color="auto"/>
                    <w:bottom w:val="none" w:sz="0" w:space="0" w:color="auto"/>
                    <w:right w:val="none" w:sz="0" w:space="0" w:color="auto"/>
                  </w:divBdr>
                </w:div>
                <w:div w:id="1969118200">
                  <w:marLeft w:val="0"/>
                  <w:marRight w:val="0"/>
                  <w:marTop w:val="0"/>
                  <w:marBottom w:val="0"/>
                  <w:divBdr>
                    <w:top w:val="none" w:sz="0" w:space="0" w:color="auto"/>
                    <w:left w:val="none" w:sz="0" w:space="0" w:color="auto"/>
                    <w:bottom w:val="none" w:sz="0" w:space="0" w:color="auto"/>
                    <w:right w:val="none" w:sz="0" w:space="0" w:color="auto"/>
                  </w:divBdr>
                </w:div>
                <w:div w:id="1969973203">
                  <w:marLeft w:val="0"/>
                  <w:marRight w:val="0"/>
                  <w:marTop w:val="0"/>
                  <w:marBottom w:val="0"/>
                  <w:divBdr>
                    <w:top w:val="none" w:sz="0" w:space="0" w:color="auto"/>
                    <w:left w:val="none" w:sz="0" w:space="0" w:color="auto"/>
                    <w:bottom w:val="none" w:sz="0" w:space="0" w:color="auto"/>
                    <w:right w:val="none" w:sz="0" w:space="0" w:color="auto"/>
                  </w:divBdr>
                </w:div>
                <w:div w:id="1970015896">
                  <w:marLeft w:val="0"/>
                  <w:marRight w:val="0"/>
                  <w:marTop w:val="0"/>
                  <w:marBottom w:val="0"/>
                  <w:divBdr>
                    <w:top w:val="none" w:sz="0" w:space="0" w:color="auto"/>
                    <w:left w:val="none" w:sz="0" w:space="0" w:color="auto"/>
                    <w:bottom w:val="none" w:sz="0" w:space="0" w:color="auto"/>
                    <w:right w:val="none" w:sz="0" w:space="0" w:color="auto"/>
                  </w:divBdr>
                </w:div>
                <w:div w:id="1970865017">
                  <w:marLeft w:val="0"/>
                  <w:marRight w:val="0"/>
                  <w:marTop w:val="0"/>
                  <w:marBottom w:val="0"/>
                  <w:divBdr>
                    <w:top w:val="none" w:sz="0" w:space="0" w:color="auto"/>
                    <w:left w:val="none" w:sz="0" w:space="0" w:color="auto"/>
                    <w:bottom w:val="none" w:sz="0" w:space="0" w:color="auto"/>
                    <w:right w:val="none" w:sz="0" w:space="0" w:color="auto"/>
                  </w:divBdr>
                </w:div>
                <w:div w:id="1971668825">
                  <w:marLeft w:val="0"/>
                  <w:marRight w:val="0"/>
                  <w:marTop w:val="0"/>
                  <w:marBottom w:val="0"/>
                  <w:divBdr>
                    <w:top w:val="none" w:sz="0" w:space="0" w:color="auto"/>
                    <w:left w:val="none" w:sz="0" w:space="0" w:color="auto"/>
                    <w:bottom w:val="none" w:sz="0" w:space="0" w:color="auto"/>
                    <w:right w:val="none" w:sz="0" w:space="0" w:color="auto"/>
                  </w:divBdr>
                </w:div>
                <w:div w:id="1972442104">
                  <w:marLeft w:val="0"/>
                  <w:marRight w:val="0"/>
                  <w:marTop w:val="0"/>
                  <w:marBottom w:val="0"/>
                  <w:divBdr>
                    <w:top w:val="none" w:sz="0" w:space="0" w:color="auto"/>
                    <w:left w:val="none" w:sz="0" w:space="0" w:color="auto"/>
                    <w:bottom w:val="none" w:sz="0" w:space="0" w:color="auto"/>
                    <w:right w:val="none" w:sz="0" w:space="0" w:color="auto"/>
                  </w:divBdr>
                </w:div>
                <w:div w:id="1973749591">
                  <w:marLeft w:val="0"/>
                  <w:marRight w:val="0"/>
                  <w:marTop w:val="0"/>
                  <w:marBottom w:val="0"/>
                  <w:divBdr>
                    <w:top w:val="none" w:sz="0" w:space="0" w:color="auto"/>
                    <w:left w:val="none" w:sz="0" w:space="0" w:color="auto"/>
                    <w:bottom w:val="none" w:sz="0" w:space="0" w:color="auto"/>
                    <w:right w:val="none" w:sz="0" w:space="0" w:color="auto"/>
                  </w:divBdr>
                </w:div>
                <w:div w:id="1976989047">
                  <w:marLeft w:val="0"/>
                  <w:marRight w:val="0"/>
                  <w:marTop w:val="0"/>
                  <w:marBottom w:val="0"/>
                  <w:divBdr>
                    <w:top w:val="none" w:sz="0" w:space="0" w:color="auto"/>
                    <w:left w:val="none" w:sz="0" w:space="0" w:color="auto"/>
                    <w:bottom w:val="none" w:sz="0" w:space="0" w:color="auto"/>
                    <w:right w:val="none" w:sz="0" w:space="0" w:color="auto"/>
                  </w:divBdr>
                </w:div>
                <w:div w:id="1978800987">
                  <w:marLeft w:val="0"/>
                  <w:marRight w:val="0"/>
                  <w:marTop w:val="0"/>
                  <w:marBottom w:val="0"/>
                  <w:divBdr>
                    <w:top w:val="none" w:sz="0" w:space="0" w:color="auto"/>
                    <w:left w:val="none" w:sz="0" w:space="0" w:color="auto"/>
                    <w:bottom w:val="none" w:sz="0" w:space="0" w:color="auto"/>
                    <w:right w:val="none" w:sz="0" w:space="0" w:color="auto"/>
                  </w:divBdr>
                </w:div>
                <w:div w:id="1978872203">
                  <w:marLeft w:val="0"/>
                  <w:marRight w:val="0"/>
                  <w:marTop w:val="0"/>
                  <w:marBottom w:val="0"/>
                  <w:divBdr>
                    <w:top w:val="none" w:sz="0" w:space="0" w:color="auto"/>
                    <w:left w:val="none" w:sz="0" w:space="0" w:color="auto"/>
                    <w:bottom w:val="none" w:sz="0" w:space="0" w:color="auto"/>
                    <w:right w:val="none" w:sz="0" w:space="0" w:color="auto"/>
                  </w:divBdr>
                </w:div>
                <w:div w:id="1979257320">
                  <w:marLeft w:val="0"/>
                  <w:marRight w:val="0"/>
                  <w:marTop w:val="0"/>
                  <w:marBottom w:val="0"/>
                  <w:divBdr>
                    <w:top w:val="none" w:sz="0" w:space="0" w:color="auto"/>
                    <w:left w:val="none" w:sz="0" w:space="0" w:color="auto"/>
                    <w:bottom w:val="none" w:sz="0" w:space="0" w:color="auto"/>
                    <w:right w:val="none" w:sz="0" w:space="0" w:color="auto"/>
                  </w:divBdr>
                </w:div>
                <w:div w:id="1979335665">
                  <w:marLeft w:val="0"/>
                  <w:marRight w:val="0"/>
                  <w:marTop w:val="0"/>
                  <w:marBottom w:val="0"/>
                  <w:divBdr>
                    <w:top w:val="none" w:sz="0" w:space="0" w:color="auto"/>
                    <w:left w:val="none" w:sz="0" w:space="0" w:color="auto"/>
                    <w:bottom w:val="none" w:sz="0" w:space="0" w:color="auto"/>
                    <w:right w:val="none" w:sz="0" w:space="0" w:color="auto"/>
                  </w:divBdr>
                </w:div>
                <w:div w:id="1979794645">
                  <w:marLeft w:val="0"/>
                  <w:marRight w:val="0"/>
                  <w:marTop w:val="0"/>
                  <w:marBottom w:val="0"/>
                  <w:divBdr>
                    <w:top w:val="none" w:sz="0" w:space="0" w:color="auto"/>
                    <w:left w:val="none" w:sz="0" w:space="0" w:color="auto"/>
                    <w:bottom w:val="none" w:sz="0" w:space="0" w:color="auto"/>
                    <w:right w:val="none" w:sz="0" w:space="0" w:color="auto"/>
                  </w:divBdr>
                </w:div>
                <w:div w:id="1979921431">
                  <w:marLeft w:val="0"/>
                  <w:marRight w:val="0"/>
                  <w:marTop w:val="0"/>
                  <w:marBottom w:val="0"/>
                  <w:divBdr>
                    <w:top w:val="none" w:sz="0" w:space="0" w:color="auto"/>
                    <w:left w:val="none" w:sz="0" w:space="0" w:color="auto"/>
                    <w:bottom w:val="none" w:sz="0" w:space="0" w:color="auto"/>
                    <w:right w:val="none" w:sz="0" w:space="0" w:color="auto"/>
                  </w:divBdr>
                </w:div>
                <w:div w:id="1983340165">
                  <w:marLeft w:val="0"/>
                  <w:marRight w:val="0"/>
                  <w:marTop w:val="0"/>
                  <w:marBottom w:val="0"/>
                  <w:divBdr>
                    <w:top w:val="none" w:sz="0" w:space="0" w:color="auto"/>
                    <w:left w:val="none" w:sz="0" w:space="0" w:color="auto"/>
                    <w:bottom w:val="none" w:sz="0" w:space="0" w:color="auto"/>
                    <w:right w:val="none" w:sz="0" w:space="0" w:color="auto"/>
                  </w:divBdr>
                </w:div>
                <w:div w:id="1983998832">
                  <w:marLeft w:val="0"/>
                  <w:marRight w:val="0"/>
                  <w:marTop w:val="0"/>
                  <w:marBottom w:val="0"/>
                  <w:divBdr>
                    <w:top w:val="none" w:sz="0" w:space="0" w:color="auto"/>
                    <w:left w:val="none" w:sz="0" w:space="0" w:color="auto"/>
                    <w:bottom w:val="none" w:sz="0" w:space="0" w:color="auto"/>
                    <w:right w:val="none" w:sz="0" w:space="0" w:color="auto"/>
                  </w:divBdr>
                </w:div>
                <w:div w:id="1985889055">
                  <w:marLeft w:val="0"/>
                  <w:marRight w:val="0"/>
                  <w:marTop w:val="0"/>
                  <w:marBottom w:val="0"/>
                  <w:divBdr>
                    <w:top w:val="none" w:sz="0" w:space="0" w:color="auto"/>
                    <w:left w:val="none" w:sz="0" w:space="0" w:color="auto"/>
                    <w:bottom w:val="none" w:sz="0" w:space="0" w:color="auto"/>
                    <w:right w:val="none" w:sz="0" w:space="0" w:color="auto"/>
                  </w:divBdr>
                </w:div>
                <w:div w:id="1988123476">
                  <w:marLeft w:val="0"/>
                  <w:marRight w:val="0"/>
                  <w:marTop w:val="0"/>
                  <w:marBottom w:val="0"/>
                  <w:divBdr>
                    <w:top w:val="none" w:sz="0" w:space="0" w:color="auto"/>
                    <w:left w:val="none" w:sz="0" w:space="0" w:color="auto"/>
                    <w:bottom w:val="none" w:sz="0" w:space="0" w:color="auto"/>
                    <w:right w:val="none" w:sz="0" w:space="0" w:color="auto"/>
                  </w:divBdr>
                </w:div>
                <w:div w:id="1989281120">
                  <w:marLeft w:val="0"/>
                  <w:marRight w:val="0"/>
                  <w:marTop w:val="0"/>
                  <w:marBottom w:val="0"/>
                  <w:divBdr>
                    <w:top w:val="none" w:sz="0" w:space="0" w:color="auto"/>
                    <w:left w:val="none" w:sz="0" w:space="0" w:color="auto"/>
                    <w:bottom w:val="none" w:sz="0" w:space="0" w:color="auto"/>
                    <w:right w:val="none" w:sz="0" w:space="0" w:color="auto"/>
                  </w:divBdr>
                </w:div>
                <w:div w:id="1989359745">
                  <w:marLeft w:val="0"/>
                  <w:marRight w:val="0"/>
                  <w:marTop w:val="0"/>
                  <w:marBottom w:val="0"/>
                  <w:divBdr>
                    <w:top w:val="none" w:sz="0" w:space="0" w:color="auto"/>
                    <w:left w:val="none" w:sz="0" w:space="0" w:color="auto"/>
                    <w:bottom w:val="none" w:sz="0" w:space="0" w:color="auto"/>
                    <w:right w:val="none" w:sz="0" w:space="0" w:color="auto"/>
                  </w:divBdr>
                </w:div>
                <w:div w:id="1990473236">
                  <w:marLeft w:val="0"/>
                  <w:marRight w:val="0"/>
                  <w:marTop w:val="0"/>
                  <w:marBottom w:val="0"/>
                  <w:divBdr>
                    <w:top w:val="none" w:sz="0" w:space="0" w:color="auto"/>
                    <w:left w:val="none" w:sz="0" w:space="0" w:color="auto"/>
                    <w:bottom w:val="none" w:sz="0" w:space="0" w:color="auto"/>
                    <w:right w:val="none" w:sz="0" w:space="0" w:color="auto"/>
                  </w:divBdr>
                </w:div>
                <w:div w:id="1991404711">
                  <w:marLeft w:val="0"/>
                  <w:marRight w:val="0"/>
                  <w:marTop w:val="0"/>
                  <w:marBottom w:val="0"/>
                  <w:divBdr>
                    <w:top w:val="none" w:sz="0" w:space="0" w:color="auto"/>
                    <w:left w:val="none" w:sz="0" w:space="0" w:color="auto"/>
                    <w:bottom w:val="none" w:sz="0" w:space="0" w:color="auto"/>
                    <w:right w:val="none" w:sz="0" w:space="0" w:color="auto"/>
                  </w:divBdr>
                </w:div>
                <w:div w:id="1993295369">
                  <w:marLeft w:val="0"/>
                  <w:marRight w:val="0"/>
                  <w:marTop w:val="0"/>
                  <w:marBottom w:val="0"/>
                  <w:divBdr>
                    <w:top w:val="none" w:sz="0" w:space="0" w:color="auto"/>
                    <w:left w:val="none" w:sz="0" w:space="0" w:color="auto"/>
                    <w:bottom w:val="none" w:sz="0" w:space="0" w:color="auto"/>
                    <w:right w:val="none" w:sz="0" w:space="0" w:color="auto"/>
                  </w:divBdr>
                </w:div>
                <w:div w:id="1993487976">
                  <w:marLeft w:val="0"/>
                  <w:marRight w:val="0"/>
                  <w:marTop w:val="0"/>
                  <w:marBottom w:val="0"/>
                  <w:divBdr>
                    <w:top w:val="none" w:sz="0" w:space="0" w:color="auto"/>
                    <w:left w:val="none" w:sz="0" w:space="0" w:color="auto"/>
                    <w:bottom w:val="none" w:sz="0" w:space="0" w:color="auto"/>
                    <w:right w:val="none" w:sz="0" w:space="0" w:color="auto"/>
                  </w:divBdr>
                </w:div>
                <w:div w:id="1993872537">
                  <w:marLeft w:val="0"/>
                  <w:marRight w:val="0"/>
                  <w:marTop w:val="0"/>
                  <w:marBottom w:val="0"/>
                  <w:divBdr>
                    <w:top w:val="none" w:sz="0" w:space="0" w:color="auto"/>
                    <w:left w:val="none" w:sz="0" w:space="0" w:color="auto"/>
                    <w:bottom w:val="none" w:sz="0" w:space="0" w:color="auto"/>
                    <w:right w:val="none" w:sz="0" w:space="0" w:color="auto"/>
                  </w:divBdr>
                </w:div>
                <w:div w:id="1994677398">
                  <w:marLeft w:val="0"/>
                  <w:marRight w:val="0"/>
                  <w:marTop w:val="0"/>
                  <w:marBottom w:val="0"/>
                  <w:divBdr>
                    <w:top w:val="none" w:sz="0" w:space="0" w:color="auto"/>
                    <w:left w:val="none" w:sz="0" w:space="0" w:color="auto"/>
                    <w:bottom w:val="none" w:sz="0" w:space="0" w:color="auto"/>
                    <w:right w:val="none" w:sz="0" w:space="0" w:color="auto"/>
                  </w:divBdr>
                </w:div>
                <w:div w:id="1995061129">
                  <w:marLeft w:val="0"/>
                  <w:marRight w:val="0"/>
                  <w:marTop w:val="0"/>
                  <w:marBottom w:val="0"/>
                  <w:divBdr>
                    <w:top w:val="none" w:sz="0" w:space="0" w:color="auto"/>
                    <w:left w:val="none" w:sz="0" w:space="0" w:color="auto"/>
                    <w:bottom w:val="none" w:sz="0" w:space="0" w:color="auto"/>
                    <w:right w:val="none" w:sz="0" w:space="0" w:color="auto"/>
                  </w:divBdr>
                </w:div>
                <w:div w:id="1995720302">
                  <w:marLeft w:val="0"/>
                  <w:marRight w:val="0"/>
                  <w:marTop w:val="0"/>
                  <w:marBottom w:val="0"/>
                  <w:divBdr>
                    <w:top w:val="none" w:sz="0" w:space="0" w:color="auto"/>
                    <w:left w:val="none" w:sz="0" w:space="0" w:color="auto"/>
                    <w:bottom w:val="none" w:sz="0" w:space="0" w:color="auto"/>
                    <w:right w:val="none" w:sz="0" w:space="0" w:color="auto"/>
                  </w:divBdr>
                </w:div>
                <w:div w:id="1997803050">
                  <w:marLeft w:val="0"/>
                  <w:marRight w:val="0"/>
                  <w:marTop w:val="0"/>
                  <w:marBottom w:val="0"/>
                  <w:divBdr>
                    <w:top w:val="none" w:sz="0" w:space="0" w:color="auto"/>
                    <w:left w:val="none" w:sz="0" w:space="0" w:color="auto"/>
                    <w:bottom w:val="none" w:sz="0" w:space="0" w:color="auto"/>
                    <w:right w:val="none" w:sz="0" w:space="0" w:color="auto"/>
                  </w:divBdr>
                </w:div>
                <w:div w:id="1998411781">
                  <w:marLeft w:val="0"/>
                  <w:marRight w:val="0"/>
                  <w:marTop w:val="0"/>
                  <w:marBottom w:val="0"/>
                  <w:divBdr>
                    <w:top w:val="none" w:sz="0" w:space="0" w:color="auto"/>
                    <w:left w:val="none" w:sz="0" w:space="0" w:color="auto"/>
                    <w:bottom w:val="none" w:sz="0" w:space="0" w:color="auto"/>
                    <w:right w:val="none" w:sz="0" w:space="0" w:color="auto"/>
                  </w:divBdr>
                </w:div>
                <w:div w:id="1998607103">
                  <w:marLeft w:val="0"/>
                  <w:marRight w:val="0"/>
                  <w:marTop w:val="0"/>
                  <w:marBottom w:val="0"/>
                  <w:divBdr>
                    <w:top w:val="none" w:sz="0" w:space="0" w:color="auto"/>
                    <w:left w:val="none" w:sz="0" w:space="0" w:color="auto"/>
                    <w:bottom w:val="none" w:sz="0" w:space="0" w:color="auto"/>
                    <w:right w:val="none" w:sz="0" w:space="0" w:color="auto"/>
                  </w:divBdr>
                </w:div>
                <w:div w:id="1998921306">
                  <w:marLeft w:val="0"/>
                  <w:marRight w:val="0"/>
                  <w:marTop w:val="0"/>
                  <w:marBottom w:val="0"/>
                  <w:divBdr>
                    <w:top w:val="none" w:sz="0" w:space="0" w:color="auto"/>
                    <w:left w:val="none" w:sz="0" w:space="0" w:color="auto"/>
                    <w:bottom w:val="none" w:sz="0" w:space="0" w:color="auto"/>
                    <w:right w:val="none" w:sz="0" w:space="0" w:color="auto"/>
                  </w:divBdr>
                </w:div>
                <w:div w:id="2000765534">
                  <w:marLeft w:val="0"/>
                  <w:marRight w:val="0"/>
                  <w:marTop w:val="0"/>
                  <w:marBottom w:val="0"/>
                  <w:divBdr>
                    <w:top w:val="none" w:sz="0" w:space="0" w:color="auto"/>
                    <w:left w:val="none" w:sz="0" w:space="0" w:color="auto"/>
                    <w:bottom w:val="none" w:sz="0" w:space="0" w:color="auto"/>
                    <w:right w:val="none" w:sz="0" w:space="0" w:color="auto"/>
                  </w:divBdr>
                </w:div>
                <w:div w:id="2000839955">
                  <w:marLeft w:val="0"/>
                  <w:marRight w:val="0"/>
                  <w:marTop w:val="0"/>
                  <w:marBottom w:val="0"/>
                  <w:divBdr>
                    <w:top w:val="none" w:sz="0" w:space="0" w:color="auto"/>
                    <w:left w:val="none" w:sz="0" w:space="0" w:color="auto"/>
                    <w:bottom w:val="none" w:sz="0" w:space="0" w:color="auto"/>
                    <w:right w:val="none" w:sz="0" w:space="0" w:color="auto"/>
                  </w:divBdr>
                </w:div>
                <w:div w:id="2001421956">
                  <w:marLeft w:val="0"/>
                  <w:marRight w:val="0"/>
                  <w:marTop w:val="0"/>
                  <w:marBottom w:val="0"/>
                  <w:divBdr>
                    <w:top w:val="none" w:sz="0" w:space="0" w:color="auto"/>
                    <w:left w:val="none" w:sz="0" w:space="0" w:color="auto"/>
                    <w:bottom w:val="none" w:sz="0" w:space="0" w:color="auto"/>
                    <w:right w:val="none" w:sz="0" w:space="0" w:color="auto"/>
                  </w:divBdr>
                </w:div>
                <w:div w:id="2002152029">
                  <w:marLeft w:val="0"/>
                  <w:marRight w:val="0"/>
                  <w:marTop w:val="0"/>
                  <w:marBottom w:val="0"/>
                  <w:divBdr>
                    <w:top w:val="none" w:sz="0" w:space="0" w:color="auto"/>
                    <w:left w:val="none" w:sz="0" w:space="0" w:color="auto"/>
                    <w:bottom w:val="none" w:sz="0" w:space="0" w:color="auto"/>
                    <w:right w:val="none" w:sz="0" w:space="0" w:color="auto"/>
                  </w:divBdr>
                </w:div>
                <w:div w:id="2002351042">
                  <w:marLeft w:val="0"/>
                  <w:marRight w:val="0"/>
                  <w:marTop w:val="0"/>
                  <w:marBottom w:val="0"/>
                  <w:divBdr>
                    <w:top w:val="none" w:sz="0" w:space="0" w:color="auto"/>
                    <w:left w:val="none" w:sz="0" w:space="0" w:color="auto"/>
                    <w:bottom w:val="none" w:sz="0" w:space="0" w:color="auto"/>
                    <w:right w:val="none" w:sz="0" w:space="0" w:color="auto"/>
                  </w:divBdr>
                </w:div>
                <w:div w:id="2003652982">
                  <w:marLeft w:val="0"/>
                  <w:marRight w:val="0"/>
                  <w:marTop w:val="0"/>
                  <w:marBottom w:val="0"/>
                  <w:divBdr>
                    <w:top w:val="none" w:sz="0" w:space="0" w:color="auto"/>
                    <w:left w:val="none" w:sz="0" w:space="0" w:color="auto"/>
                    <w:bottom w:val="none" w:sz="0" w:space="0" w:color="auto"/>
                    <w:right w:val="none" w:sz="0" w:space="0" w:color="auto"/>
                  </w:divBdr>
                </w:div>
                <w:div w:id="2004433999">
                  <w:marLeft w:val="0"/>
                  <w:marRight w:val="0"/>
                  <w:marTop w:val="0"/>
                  <w:marBottom w:val="0"/>
                  <w:divBdr>
                    <w:top w:val="none" w:sz="0" w:space="0" w:color="auto"/>
                    <w:left w:val="none" w:sz="0" w:space="0" w:color="auto"/>
                    <w:bottom w:val="none" w:sz="0" w:space="0" w:color="auto"/>
                    <w:right w:val="none" w:sz="0" w:space="0" w:color="auto"/>
                  </w:divBdr>
                </w:div>
                <w:div w:id="2005670526">
                  <w:marLeft w:val="0"/>
                  <w:marRight w:val="0"/>
                  <w:marTop w:val="0"/>
                  <w:marBottom w:val="0"/>
                  <w:divBdr>
                    <w:top w:val="none" w:sz="0" w:space="0" w:color="auto"/>
                    <w:left w:val="none" w:sz="0" w:space="0" w:color="auto"/>
                    <w:bottom w:val="none" w:sz="0" w:space="0" w:color="auto"/>
                    <w:right w:val="none" w:sz="0" w:space="0" w:color="auto"/>
                  </w:divBdr>
                </w:div>
                <w:div w:id="2007633285">
                  <w:marLeft w:val="0"/>
                  <w:marRight w:val="0"/>
                  <w:marTop w:val="0"/>
                  <w:marBottom w:val="0"/>
                  <w:divBdr>
                    <w:top w:val="none" w:sz="0" w:space="0" w:color="auto"/>
                    <w:left w:val="none" w:sz="0" w:space="0" w:color="auto"/>
                    <w:bottom w:val="none" w:sz="0" w:space="0" w:color="auto"/>
                    <w:right w:val="none" w:sz="0" w:space="0" w:color="auto"/>
                  </w:divBdr>
                </w:div>
                <w:div w:id="2008745844">
                  <w:marLeft w:val="0"/>
                  <w:marRight w:val="0"/>
                  <w:marTop w:val="0"/>
                  <w:marBottom w:val="0"/>
                  <w:divBdr>
                    <w:top w:val="none" w:sz="0" w:space="0" w:color="auto"/>
                    <w:left w:val="none" w:sz="0" w:space="0" w:color="auto"/>
                    <w:bottom w:val="none" w:sz="0" w:space="0" w:color="auto"/>
                    <w:right w:val="none" w:sz="0" w:space="0" w:color="auto"/>
                  </w:divBdr>
                </w:div>
                <w:div w:id="2008970694">
                  <w:marLeft w:val="0"/>
                  <w:marRight w:val="0"/>
                  <w:marTop w:val="0"/>
                  <w:marBottom w:val="0"/>
                  <w:divBdr>
                    <w:top w:val="none" w:sz="0" w:space="0" w:color="auto"/>
                    <w:left w:val="none" w:sz="0" w:space="0" w:color="auto"/>
                    <w:bottom w:val="none" w:sz="0" w:space="0" w:color="auto"/>
                    <w:right w:val="none" w:sz="0" w:space="0" w:color="auto"/>
                  </w:divBdr>
                </w:div>
                <w:div w:id="2009868080">
                  <w:marLeft w:val="0"/>
                  <w:marRight w:val="0"/>
                  <w:marTop w:val="0"/>
                  <w:marBottom w:val="0"/>
                  <w:divBdr>
                    <w:top w:val="none" w:sz="0" w:space="0" w:color="auto"/>
                    <w:left w:val="none" w:sz="0" w:space="0" w:color="auto"/>
                    <w:bottom w:val="none" w:sz="0" w:space="0" w:color="auto"/>
                    <w:right w:val="none" w:sz="0" w:space="0" w:color="auto"/>
                  </w:divBdr>
                </w:div>
                <w:div w:id="2010327886">
                  <w:marLeft w:val="0"/>
                  <w:marRight w:val="0"/>
                  <w:marTop w:val="0"/>
                  <w:marBottom w:val="0"/>
                  <w:divBdr>
                    <w:top w:val="none" w:sz="0" w:space="0" w:color="auto"/>
                    <w:left w:val="none" w:sz="0" w:space="0" w:color="auto"/>
                    <w:bottom w:val="none" w:sz="0" w:space="0" w:color="auto"/>
                    <w:right w:val="none" w:sz="0" w:space="0" w:color="auto"/>
                  </w:divBdr>
                </w:div>
                <w:div w:id="2010789069">
                  <w:marLeft w:val="0"/>
                  <w:marRight w:val="0"/>
                  <w:marTop w:val="0"/>
                  <w:marBottom w:val="0"/>
                  <w:divBdr>
                    <w:top w:val="none" w:sz="0" w:space="0" w:color="auto"/>
                    <w:left w:val="none" w:sz="0" w:space="0" w:color="auto"/>
                    <w:bottom w:val="none" w:sz="0" w:space="0" w:color="auto"/>
                    <w:right w:val="none" w:sz="0" w:space="0" w:color="auto"/>
                  </w:divBdr>
                </w:div>
                <w:div w:id="2011716435">
                  <w:marLeft w:val="0"/>
                  <w:marRight w:val="0"/>
                  <w:marTop w:val="0"/>
                  <w:marBottom w:val="0"/>
                  <w:divBdr>
                    <w:top w:val="none" w:sz="0" w:space="0" w:color="auto"/>
                    <w:left w:val="none" w:sz="0" w:space="0" w:color="auto"/>
                    <w:bottom w:val="none" w:sz="0" w:space="0" w:color="auto"/>
                    <w:right w:val="none" w:sz="0" w:space="0" w:color="auto"/>
                  </w:divBdr>
                </w:div>
                <w:div w:id="2013489335">
                  <w:marLeft w:val="0"/>
                  <w:marRight w:val="0"/>
                  <w:marTop w:val="0"/>
                  <w:marBottom w:val="0"/>
                  <w:divBdr>
                    <w:top w:val="none" w:sz="0" w:space="0" w:color="auto"/>
                    <w:left w:val="none" w:sz="0" w:space="0" w:color="auto"/>
                    <w:bottom w:val="none" w:sz="0" w:space="0" w:color="auto"/>
                    <w:right w:val="none" w:sz="0" w:space="0" w:color="auto"/>
                  </w:divBdr>
                </w:div>
                <w:div w:id="2014910263">
                  <w:marLeft w:val="0"/>
                  <w:marRight w:val="0"/>
                  <w:marTop w:val="0"/>
                  <w:marBottom w:val="0"/>
                  <w:divBdr>
                    <w:top w:val="none" w:sz="0" w:space="0" w:color="auto"/>
                    <w:left w:val="none" w:sz="0" w:space="0" w:color="auto"/>
                    <w:bottom w:val="none" w:sz="0" w:space="0" w:color="auto"/>
                    <w:right w:val="none" w:sz="0" w:space="0" w:color="auto"/>
                  </w:divBdr>
                </w:div>
                <w:div w:id="2016036172">
                  <w:marLeft w:val="0"/>
                  <w:marRight w:val="0"/>
                  <w:marTop w:val="0"/>
                  <w:marBottom w:val="0"/>
                  <w:divBdr>
                    <w:top w:val="none" w:sz="0" w:space="0" w:color="auto"/>
                    <w:left w:val="none" w:sz="0" w:space="0" w:color="auto"/>
                    <w:bottom w:val="none" w:sz="0" w:space="0" w:color="auto"/>
                    <w:right w:val="none" w:sz="0" w:space="0" w:color="auto"/>
                  </w:divBdr>
                </w:div>
                <w:div w:id="2016683001">
                  <w:marLeft w:val="0"/>
                  <w:marRight w:val="0"/>
                  <w:marTop w:val="0"/>
                  <w:marBottom w:val="0"/>
                  <w:divBdr>
                    <w:top w:val="none" w:sz="0" w:space="0" w:color="auto"/>
                    <w:left w:val="none" w:sz="0" w:space="0" w:color="auto"/>
                    <w:bottom w:val="none" w:sz="0" w:space="0" w:color="auto"/>
                    <w:right w:val="none" w:sz="0" w:space="0" w:color="auto"/>
                  </w:divBdr>
                </w:div>
                <w:div w:id="2018842889">
                  <w:marLeft w:val="0"/>
                  <w:marRight w:val="0"/>
                  <w:marTop w:val="0"/>
                  <w:marBottom w:val="0"/>
                  <w:divBdr>
                    <w:top w:val="none" w:sz="0" w:space="0" w:color="auto"/>
                    <w:left w:val="none" w:sz="0" w:space="0" w:color="auto"/>
                    <w:bottom w:val="none" w:sz="0" w:space="0" w:color="auto"/>
                    <w:right w:val="none" w:sz="0" w:space="0" w:color="auto"/>
                  </w:divBdr>
                </w:div>
                <w:div w:id="2018917290">
                  <w:marLeft w:val="0"/>
                  <w:marRight w:val="0"/>
                  <w:marTop w:val="0"/>
                  <w:marBottom w:val="0"/>
                  <w:divBdr>
                    <w:top w:val="none" w:sz="0" w:space="0" w:color="auto"/>
                    <w:left w:val="none" w:sz="0" w:space="0" w:color="auto"/>
                    <w:bottom w:val="none" w:sz="0" w:space="0" w:color="auto"/>
                    <w:right w:val="none" w:sz="0" w:space="0" w:color="auto"/>
                  </w:divBdr>
                </w:div>
                <w:div w:id="2022005012">
                  <w:marLeft w:val="0"/>
                  <w:marRight w:val="0"/>
                  <w:marTop w:val="0"/>
                  <w:marBottom w:val="0"/>
                  <w:divBdr>
                    <w:top w:val="none" w:sz="0" w:space="0" w:color="auto"/>
                    <w:left w:val="none" w:sz="0" w:space="0" w:color="auto"/>
                    <w:bottom w:val="none" w:sz="0" w:space="0" w:color="auto"/>
                    <w:right w:val="none" w:sz="0" w:space="0" w:color="auto"/>
                  </w:divBdr>
                </w:div>
                <w:div w:id="2022075445">
                  <w:marLeft w:val="0"/>
                  <w:marRight w:val="0"/>
                  <w:marTop w:val="0"/>
                  <w:marBottom w:val="0"/>
                  <w:divBdr>
                    <w:top w:val="none" w:sz="0" w:space="0" w:color="auto"/>
                    <w:left w:val="none" w:sz="0" w:space="0" w:color="auto"/>
                    <w:bottom w:val="none" w:sz="0" w:space="0" w:color="auto"/>
                    <w:right w:val="none" w:sz="0" w:space="0" w:color="auto"/>
                  </w:divBdr>
                </w:div>
                <w:div w:id="2026201506">
                  <w:marLeft w:val="0"/>
                  <w:marRight w:val="0"/>
                  <w:marTop w:val="0"/>
                  <w:marBottom w:val="0"/>
                  <w:divBdr>
                    <w:top w:val="none" w:sz="0" w:space="0" w:color="auto"/>
                    <w:left w:val="none" w:sz="0" w:space="0" w:color="auto"/>
                    <w:bottom w:val="none" w:sz="0" w:space="0" w:color="auto"/>
                    <w:right w:val="none" w:sz="0" w:space="0" w:color="auto"/>
                  </w:divBdr>
                </w:div>
                <w:div w:id="2026443981">
                  <w:marLeft w:val="0"/>
                  <w:marRight w:val="0"/>
                  <w:marTop w:val="0"/>
                  <w:marBottom w:val="0"/>
                  <w:divBdr>
                    <w:top w:val="none" w:sz="0" w:space="0" w:color="auto"/>
                    <w:left w:val="none" w:sz="0" w:space="0" w:color="auto"/>
                    <w:bottom w:val="none" w:sz="0" w:space="0" w:color="auto"/>
                    <w:right w:val="none" w:sz="0" w:space="0" w:color="auto"/>
                  </w:divBdr>
                </w:div>
                <w:div w:id="2026515299">
                  <w:marLeft w:val="0"/>
                  <w:marRight w:val="0"/>
                  <w:marTop w:val="0"/>
                  <w:marBottom w:val="0"/>
                  <w:divBdr>
                    <w:top w:val="none" w:sz="0" w:space="0" w:color="auto"/>
                    <w:left w:val="none" w:sz="0" w:space="0" w:color="auto"/>
                    <w:bottom w:val="none" w:sz="0" w:space="0" w:color="auto"/>
                    <w:right w:val="none" w:sz="0" w:space="0" w:color="auto"/>
                  </w:divBdr>
                </w:div>
                <w:div w:id="2027515385">
                  <w:marLeft w:val="0"/>
                  <w:marRight w:val="0"/>
                  <w:marTop w:val="0"/>
                  <w:marBottom w:val="0"/>
                  <w:divBdr>
                    <w:top w:val="none" w:sz="0" w:space="0" w:color="auto"/>
                    <w:left w:val="none" w:sz="0" w:space="0" w:color="auto"/>
                    <w:bottom w:val="none" w:sz="0" w:space="0" w:color="auto"/>
                    <w:right w:val="none" w:sz="0" w:space="0" w:color="auto"/>
                  </w:divBdr>
                </w:div>
                <w:div w:id="2027780737">
                  <w:marLeft w:val="0"/>
                  <w:marRight w:val="0"/>
                  <w:marTop w:val="0"/>
                  <w:marBottom w:val="0"/>
                  <w:divBdr>
                    <w:top w:val="none" w:sz="0" w:space="0" w:color="auto"/>
                    <w:left w:val="none" w:sz="0" w:space="0" w:color="auto"/>
                    <w:bottom w:val="none" w:sz="0" w:space="0" w:color="auto"/>
                    <w:right w:val="none" w:sz="0" w:space="0" w:color="auto"/>
                  </w:divBdr>
                </w:div>
                <w:div w:id="2028633161">
                  <w:marLeft w:val="0"/>
                  <w:marRight w:val="0"/>
                  <w:marTop w:val="0"/>
                  <w:marBottom w:val="0"/>
                  <w:divBdr>
                    <w:top w:val="none" w:sz="0" w:space="0" w:color="auto"/>
                    <w:left w:val="none" w:sz="0" w:space="0" w:color="auto"/>
                    <w:bottom w:val="none" w:sz="0" w:space="0" w:color="auto"/>
                    <w:right w:val="none" w:sz="0" w:space="0" w:color="auto"/>
                  </w:divBdr>
                </w:div>
                <w:div w:id="2030832391">
                  <w:marLeft w:val="0"/>
                  <w:marRight w:val="0"/>
                  <w:marTop w:val="0"/>
                  <w:marBottom w:val="0"/>
                  <w:divBdr>
                    <w:top w:val="none" w:sz="0" w:space="0" w:color="auto"/>
                    <w:left w:val="none" w:sz="0" w:space="0" w:color="auto"/>
                    <w:bottom w:val="none" w:sz="0" w:space="0" w:color="auto"/>
                    <w:right w:val="none" w:sz="0" w:space="0" w:color="auto"/>
                  </w:divBdr>
                </w:div>
                <w:div w:id="2034719633">
                  <w:marLeft w:val="0"/>
                  <w:marRight w:val="0"/>
                  <w:marTop w:val="0"/>
                  <w:marBottom w:val="0"/>
                  <w:divBdr>
                    <w:top w:val="none" w:sz="0" w:space="0" w:color="auto"/>
                    <w:left w:val="none" w:sz="0" w:space="0" w:color="auto"/>
                    <w:bottom w:val="none" w:sz="0" w:space="0" w:color="auto"/>
                    <w:right w:val="none" w:sz="0" w:space="0" w:color="auto"/>
                  </w:divBdr>
                </w:div>
                <w:div w:id="2036079265">
                  <w:marLeft w:val="0"/>
                  <w:marRight w:val="0"/>
                  <w:marTop w:val="0"/>
                  <w:marBottom w:val="0"/>
                  <w:divBdr>
                    <w:top w:val="none" w:sz="0" w:space="0" w:color="auto"/>
                    <w:left w:val="none" w:sz="0" w:space="0" w:color="auto"/>
                    <w:bottom w:val="none" w:sz="0" w:space="0" w:color="auto"/>
                    <w:right w:val="none" w:sz="0" w:space="0" w:color="auto"/>
                  </w:divBdr>
                </w:div>
                <w:div w:id="2036956952">
                  <w:marLeft w:val="0"/>
                  <w:marRight w:val="0"/>
                  <w:marTop w:val="0"/>
                  <w:marBottom w:val="0"/>
                  <w:divBdr>
                    <w:top w:val="none" w:sz="0" w:space="0" w:color="auto"/>
                    <w:left w:val="none" w:sz="0" w:space="0" w:color="auto"/>
                    <w:bottom w:val="none" w:sz="0" w:space="0" w:color="auto"/>
                    <w:right w:val="none" w:sz="0" w:space="0" w:color="auto"/>
                  </w:divBdr>
                </w:div>
                <w:div w:id="2037535098">
                  <w:marLeft w:val="0"/>
                  <w:marRight w:val="0"/>
                  <w:marTop w:val="0"/>
                  <w:marBottom w:val="0"/>
                  <w:divBdr>
                    <w:top w:val="none" w:sz="0" w:space="0" w:color="auto"/>
                    <w:left w:val="none" w:sz="0" w:space="0" w:color="auto"/>
                    <w:bottom w:val="none" w:sz="0" w:space="0" w:color="auto"/>
                    <w:right w:val="none" w:sz="0" w:space="0" w:color="auto"/>
                  </w:divBdr>
                </w:div>
                <w:div w:id="2038697376">
                  <w:marLeft w:val="0"/>
                  <w:marRight w:val="0"/>
                  <w:marTop w:val="0"/>
                  <w:marBottom w:val="0"/>
                  <w:divBdr>
                    <w:top w:val="none" w:sz="0" w:space="0" w:color="auto"/>
                    <w:left w:val="none" w:sz="0" w:space="0" w:color="auto"/>
                    <w:bottom w:val="none" w:sz="0" w:space="0" w:color="auto"/>
                    <w:right w:val="none" w:sz="0" w:space="0" w:color="auto"/>
                  </w:divBdr>
                </w:div>
                <w:div w:id="2038968032">
                  <w:marLeft w:val="0"/>
                  <w:marRight w:val="0"/>
                  <w:marTop w:val="0"/>
                  <w:marBottom w:val="0"/>
                  <w:divBdr>
                    <w:top w:val="none" w:sz="0" w:space="0" w:color="auto"/>
                    <w:left w:val="none" w:sz="0" w:space="0" w:color="auto"/>
                    <w:bottom w:val="none" w:sz="0" w:space="0" w:color="auto"/>
                    <w:right w:val="none" w:sz="0" w:space="0" w:color="auto"/>
                  </w:divBdr>
                </w:div>
                <w:div w:id="2039885790">
                  <w:marLeft w:val="0"/>
                  <w:marRight w:val="0"/>
                  <w:marTop w:val="0"/>
                  <w:marBottom w:val="0"/>
                  <w:divBdr>
                    <w:top w:val="none" w:sz="0" w:space="0" w:color="auto"/>
                    <w:left w:val="none" w:sz="0" w:space="0" w:color="auto"/>
                    <w:bottom w:val="none" w:sz="0" w:space="0" w:color="auto"/>
                    <w:right w:val="none" w:sz="0" w:space="0" w:color="auto"/>
                  </w:divBdr>
                </w:div>
                <w:div w:id="2040162372">
                  <w:marLeft w:val="0"/>
                  <w:marRight w:val="0"/>
                  <w:marTop w:val="0"/>
                  <w:marBottom w:val="0"/>
                  <w:divBdr>
                    <w:top w:val="none" w:sz="0" w:space="0" w:color="auto"/>
                    <w:left w:val="none" w:sz="0" w:space="0" w:color="auto"/>
                    <w:bottom w:val="none" w:sz="0" w:space="0" w:color="auto"/>
                    <w:right w:val="none" w:sz="0" w:space="0" w:color="auto"/>
                  </w:divBdr>
                </w:div>
                <w:div w:id="2040272671">
                  <w:marLeft w:val="0"/>
                  <w:marRight w:val="0"/>
                  <w:marTop w:val="0"/>
                  <w:marBottom w:val="0"/>
                  <w:divBdr>
                    <w:top w:val="none" w:sz="0" w:space="0" w:color="auto"/>
                    <w:left w:val="none" w:sz="0" w:space="0" w:color="auto"/>
                    <w:bottom w:val="none" w:sz="0" w:space="0" w:color="auto"/>
                    <w:right w:val="none" w:sz="0" w:space="0" w:color="auto"/>
                  </w:divBdr>
                </w:div>
                <w:div w:id="2040425653">
                  <w:marLeft w:val="0"/>
                  <w:marRight w:val="0"/>
                  <w:marTop w:val="0"/>
                  <w:marBottom w:val="0"/>
                  <w:divBdr>
                    <w:top w:val="none" w:sz="0" w:space="0" w:color="auto"/>
                    <w:left w:val="none" w:sz="0" w:space="0" w:color="auto"/>
                    <w:bottom w:val="none" w:sz="0" w:space="0" w:color="auto"/>
                    <w:right w:val="none" w:sz="0" w:space="0" w:color="auto"/>
                  </w:divBdr>
                </w:div>
                <w:div w:id="2041205686">
                  <w:marLeft w:val="0"/>
                  <w:marRight w:val="0"/>
                  <w:marTop w:val="0"/>
                  <w:marBottom w:val="0"/>
                  <w:divBdr>
                    <w:top w:val="none" w:sz="0" w:space="0" w:color="auto"/>
                    <w:left w:val="none" w:sz="0" w:space="0" w:color="auto"/>
                    <w:bottom w:val="none" w:sz="0" w:space="0" w:color="auto"/>
                    <w:right w:val="none" w:sz="0" w:space="0" w:color="auto"/>
                  </w:divBdr>
                </w:div>
                <w:div w:id="2041970741">
                  <w:marLeft w:val="0"/>
                  <w:marRight w:val="0"/>
                  <w:marTop w:val="0"/>
                  <w:marBottom w:val="0"/>
                  <w:divBdr>
                    <w:top w:val="none" w:sz="0" w:space="0" w:color="auto"/>
                    <w:left w:val="none" w:sz="0" w:space="0" w:color="auto"/>
                    <w:bottom w:val="none" w:sz="0" w:space="0" w:color="auto"/>
                    <w:right w:val="none" w:sz="0" w:space="0" w:color="auto"/>
                  </w:divBdr>
                </w:div>
                <w:div w:id="2043824800">
                  <w:marLeft w:val="0"/>
                  <w:marRight w:val="0"/>
                  <w:marTop w:val="0"/>
                  <w:marBottom w:val="0"/>
                  <w:divBdr>
                    <w:top w:val="none" w:sz="0" w:space="0" w:color="auto"/>
                    <w:left w:val="none" w:sz="0" w:space="0" w:color="auto"/>
                    <w:bottom w:val="none" w:sz="0" w:space="0" w:color="auto"/>
                    <w:right w:val="none" w:sz="0" w:space="0" w:color="auto"/>
                  </w:divBdr>
                </w:div>
                <w:div w:id="2046441617">
                  <w:marLeft w:val="0"/>
                  <w:marRight w:val="0"/>
                  <w:marTop w:val="0"/>
                  <w:marBottom w:val="0"/>
                  <w:divBdr>
                    <w:top w:val="none" w:sz="0" w:space="0" w:color="auto"/>
                    <w:left w:val="none" w:sz="0" w:space="0" w:color="auto"/>
                    <w:bottom w:val="none" w:sz="0" w:space="0" w:color="auto"/>
                    <w:right w:val="none" w:sz="0" w:space="0" w:color="auto"/>
                  </w:divBdr>
                </w:div>
                <w:div w:id="2046978922">
                  <w:marLeft w:val="0"/>
                  <w:marRight w:val="0"/>
                  <w:marTop w:val="0"/>
                  <w:marBottom w:val="0"/>
                  <w:divBdr>
                    <w:top w:val="none" w:sz="0" w:space="0" w:color="auto"/>
                    <w:left w:val="none" w:sz="0" w:space="0" w:color="auto"/>
                    <w:bottom w:val="none" w:sz="0" w:space="0" w:color="auto"/>
                    <w:right w:val="none" w:sz="0" w:space="0" w:color="auto"/>
                  </w:divBdr>
                </w:div>
                <w:div w:id="2049647705">
                  <w:marLeft w:val="0"/>
                  <w:marRight w:val="0"/>
                  <w:marTop w:val="0"/>
                  <w:marBottom w:val="0"/>
                  <w:divBdr>
                    <w:top w:val="none" w:sz="0" w:space="0" w:color="auto"/>
                    <w:left w:val="none" w:sz="0" w:space="0" w:color="auto"/>
                    <w:bottom w:val="none" w:sz="0" w:space="0" w:color="auto"/>
                    <w:right w:val="none" w:sz="0" w:space="0" w:color="auto"/>
                  </w:divBdr>
                </w:div>
                <w:div w:id="2051374655">
                  <w:marLeft w:val="0"/>
                  <w:marRight w:val="0"/>
                  <w:marTop w:val="0"/>
                  <w:marBottom w:val="0"/>
                  <w:divBdr>
                    <w:top w:val="none" w:sz="0" w:space="0" w:color="auto"/>
                    <w:left w:val="none" w:sz="0" w:space="0" w:color="auto"/>
                    <w:bottom w:val="none" w:sz="0" w:space="0" w:color="auto"/>
                    <w:right w:val="none" w:sz="0" w:space="0" w:color="auto"/>
                  </w:divBdr>
                </w:div>
                <w:div w:id="2051490002">
                  <w:marLeft w:val="0"/>
                  <w:marRight w:val="0"/>
                  <w:marTop w:val="0"/>
                  <w:marBottom w:val="0"/>
                  <w:divBdr>
                    <w:top w:val="none" w:sz="0" w:space="0" w:color="auto"/>
                    <w:left w:val="none" w:sz="0" w:space="0" w:color="auto"/>
                    <w:bottom w:val="none" w:sz="0" w:space="0" w:color="auto"/>
                    <w:right w:val="none" w:sz="0" w:space="0" w:color="auto"/>
                  </w:divBdr>
                </w:div>
                <w:div w:id="2055886802">
                  <w:marLeft w:val="0"/>
                  <w:marRight w:val="0"/>
                  <w:marTop w:val="0"/>
                  <w:marBottom w:val="0"/>
                  <w:divBdr>
                    <w:top w:val="none" w:sz="0" w:space="0" w:color="auto"/>
                    <w:left w:val="none" w:sz="0" w:space="0" w:color="auto"/>
                    <w:bottom w:val="none" w:sz="0" w:space="0" w:color="auto"/>
                    <w:right w:val="none" w:sz="0" w:space="0" w:color="auto"/>
                  </w:divBdr>
                </w:div>
                <w:div w:id="2056733263">
                  <w:marLeft w:val="0"/>
                  <w:marRight w:val="0"/>
                  <w:marTop w:val="0"/>
                  <w:marBottom w:val="0"/>
                  <w:divBdr>
                    <w:top w:val="none" w:sz="0" w:space="0" w:color="auto"/>
                    <w:left w:val="none" w:sz="0" w:space="0" w:color="auto"/>
                    <w:bottom w:val="none" w:sz="0" w:space="0" w:color="auto"/>
                    <w:right w:val="none" w:sz="0" w:space="0" w:color="auto"/>
                  </w:divBdr>
                </w:div>
                <w:div w:id="2060979313">
                  <w:marLeft w:val="0"/>
                  <w:marRight w:val="0"/>
                  <w:marTop w:val="0"/>
                  <w:marBottom w:val="0"/>
                  <w:divBdr>
                    <w:top w:val="none" w:sz="0" w:space="0" w:color="auto"/>
                    <w:left w:val="none" w:sz="0" w:space="0" w:color="auto"/>
                    <w:bottom w:val="none" w:sz="0" w:space="0" w:color="auto"/>
                    <w:right w:val="none" w:sz="0" w:space="0" w:color="auto"/>
                  </w:divBdr>
                </w:div>
                <w:div w:id="2062483811">
                  <w:marLeft w:val="0"/>
                  <w:marRight w:val="0"/>
                  <w:marTop w:val="0"/>
                  <w:marBottom w:val="0"/>
                  <w:divBdr>
                    <w:top w:val="none" w:sz="0" w:space="0" w:color="auto"/>
                    <w:left w:val="none" w:sz="0" w:space="0" w:color="auto"/>
                    <w:bottom w:val="none" w:sz="0" w:space="0" w:color="auto"/>
                    <w:right w:val="none" w:sz="0" w:space="0" w:color="auto"/>
                  </w:divBdr>
                </w:div>
                <w:div w:id="2062515643">
                  <w:marLeft w:val="0"/>
                  <w:marRight w:val="0"/>
                  <w:marTop w:val="0"/>
                  <w:marBottom w:val="0"/>
                  <w:divBdr>
                    <w:top w:val="none" w:sz="0" w:space="0" w:color="auto"/>
                    <w:left w:val="none" w:sz="0" w:space="0" w:color="auto"/>
                    <w:bottom w:val="none" w:sz="0" w:space="0" w:color="auto"/>
                    <w:right w:val="none" w:sz="0" w:space="0" w:color="auto"/>
                  </w:divBdr>
                </w:div>
                <w:div w:id="2066945859">
                  <w:marLeft w:val="0"/>
                  <w:marRight w:val="0"/>
                  <w:marTop w:val="0"/>
                  <w:marBottom w:val="0"/>
                  <w:divBdr>
                    <w:top w:val="none" w:sz="0" w:space="0" w:color="auto"/>
                    <w:left w:val="none" w:sz="0" w:space="0" w:color="auto"/>
                    <w:bottom w:val="none" w:sz="0" w:space="0" w:color="auto"/>
                    <w:right w:val="none" w:sz="0" w:space="0" w:color="auto"/>
                  </w:divBdr>
                </w:div>
                <w:div w:id="2067993622">
                  <w:marLeft w:val="0"/>
                  <w:marRight w:val="0"/>
                  <w:marTop w:val="0"/>
                  <w:marBottom w:val="0"/>
                  <w:divBdr>
                    <w:top w:val="none" w:sz="0" w:space="0" w:color="auto"/>
                    <w:left w:val="none" w:sz="0" w:space="0" w:color="auto"/>
                    <w:bottom w:val="none" w:sz="0" w:space="0" w:color="auto"/>
                    <w:right w:val="none" w:sz="0" w:space="0" w:color="auto"/>
                  </w:divBdr>
                </w:div>
                <w:div w:id="2068066867">
                  <w:marLeft w:val="0"/>
                  <w:marRight w:val="0"/>
                  <w:marTop w:val="0"/>
                  <w:marBottom w:val="0"/>
                  <w:divBdr>
                    <w:top w:val="none" w:sz="0" w:space="0" w:color="auto"/>
                    <w:left w:val="none" w:sz="0" w:space="0" w:color="auto"/>
                    <w:bottom w:val="none" w:sz="0" w:space="0" w:color="auto"/>
                    <w:right w:val="none" w:sz="0" w:space="0" w:color="auto"/>
                  </w:divBdr>
                </w:div>
                <w:div w:id="2068334717">
                  <w:marLeft w:val="0"/>
                  <w:marRight w:val="0"/>
                  <w:marTop w:val="0"/>
                  <w:marBottom w:val="0"/>
                  <w:divBdr>
                    <w:top w:val="none" w:sz="0" w:space="0" w:color="auto"/>
                    <w:left w:val="none" w:sz="0" w:space="0" w:color="auto"/>
                    <w:bottom w:val="none" w:sz="0" w:space="0" w:color="auto"/>
                    <w:right w:val="none" w:sz="0" w:space="0" w:color="auto"/>
                  </w:divBdr>
                </w:div>
                <w:div w:id="2068336550">
                  <w:marLeft w:val="0"/>
                  <w:marRight w:val="0"/>
                  <w:marTop w:val="0"/>
                  <w:marBottom w:val="0"/>
                  <w:divBdr>
                    <w:top w:val="none" w:sz="0" w:space="0" w:color="auto"/>
                    <w:left w:val="none" w:sz="0" w:space="0" w:color="auto"/>
                    <w:bottom w:val="none" w:sz="0" w:space="0" w:color="auto"/>
                    <w:right w:val="none" w:sz="0" w:space="0" w:color="auto"/>
                  </w:divBdr>
                </w:div>
                <w:div w:id="2068651237">
                  <w:marLeft w:val="0"/>
                  <w:marRight w:val="0"/>
                  <w:marTop w:val="0"/>
                  <w:marBottom w:val="0"/>
                  <w:divBdr>
                    <w:top w:val="none" w:sz="0" w:space="0" w:color="auto"/>
                    <w:left w:val="none" w:sz="0" w:space="0" w:color="auto"/>
                    <w:bottom w:val="none" w:sz="0" w:space="0" w:color="auto"/>
                    <w:right w:val="none" w:sz="0" w:space="0" w:color="auto"/>
                  </w:divBdr>
                </w:div>
                <w:div w:id="2070416235">
                  <w:marLeft w:val="0"/>
                  <w:marRight w:val="0"/>
                  <w:marTop w:val="0"/>
                  <w:marBottom w:val="0"/>
                  <w:divBdr>
                    <w:top w:val="none" w:sz="0" w:space="0" w:color="auto"/>
                    <w:left w:val="none" w:sz="0" w:space="0" w:color="auto"/>
                    <w:bottom w:val="none" w:sz="0" w:space="0" w:color="auto"/>
                    <w:right w:val="none" w:sz="0" w:space="0" w:color="auto"/>
                  </w:divBdr>
                </w:div>
                <w:div w:id="2070689004">
                  <w:marLeft w:val="0"/>
                  <w:marRight w:val="0"/>
                  <w:marTop w:val="0"/>
                  <w:marBottom w:val="0"/>
                  <w:divBdr>
                    <w:top w:val="none" w:sz="0" w:space="0" w:color="auto"/>
                    <w:left w:val="none" w:sz="0" w:space="0" w:color="auto"/>
                    <w:bottom w:val="none" w:sz="0" w:space="0" w:color="auto"/>
                    <w:right w:val="none" w:sz="0" w:space="0" w:color="auto"/>
                  </w:divBdr>
                </w:div>
                <w:div w:id="2070765598">
                  <w:marLeft w:val="0"/>
                  <w:marRight w:val="0"/>
                  <w:marTop w:val="0"/>
                  <w:marBottom w:val="0"/>
                  <w:divBdr>
                    <w:top w:val="none" w:sz="0" w:space="0" w:color="auto"/>
                    <w:left w:val="none" w:sz="0" w:space="0" w:color="auto"/>
                    <w:bottom w:val="none" w:sz="0" w:space="0" w:color="auto"/>
                    <w:right w:val="none" w:sz="0" w:space="0" w:color="auto"/>
                  </w:divBdr>
                </w:div>
                <w:div w:id="2071226221">
                  <w:marLeft w:val="0"/>
                  <w:marRight w:val="0"/>
                  <w:marTop w:val="0"/>
                  <w:marBottom w:val="0"/>
                  <w:divBdr>
                    <w:top w:val="none" w:sz="0" w:space="0" w:color="auto"/>
                    <w:left w:val="none" w:sz="0" w:space="0" w:color="auto"/>
                    <w:bottom w:val="none" w:sz="0" w:space="0" w:color="auto"/>
                    <w:right w:val="none" w:sz="0" w:space="0" w:color="auto"/>
                  </w:divBdr>
                </w:div>
                <w:div w:id="2072457623">
                  <w:marLeft w:val="0"/>
                  <w:marRight w:val="0"/>
                  <w:marTop w:val="0"/>
                  <w:marBottom w:val="0"/>
                  <w:divBdr>
                    <w:top w:val="none" w:sz="0" w:space="0" w:color="auto"/>
                    <w:left w:val="none" w:sz="0" w:space="0" w:color="auto"/>
                    <w:bottom w:val="none" w:sz="0" w:space="0" w:color="auto"/>
                    <w:right w:val="none" w:sz="0" w:space="0" w:color="auto"/>
                  </w:divBdr>
                </w:div>
                <w:div w:id="2075228013">
                  <w:marLeft w:val="0"/>
                  <w:marRight w:val="0"/>
                  <w:marTop w:val="0"/>
                  <w:marBottom w:val="0"/>
                  <w:divBdr>
                    <w:top w:val="none" w:sz="0" w:space="0" w:color="auto"/>
                    <w:left w:val="none" w:sz="0" w:space="0" w:color="auto"/>
                    <w:bottom w:val="none" w:sz="0" w:space="0" w:color="auto"/>
                    <w:right w:val="none" w:sz="0" w:space="0" w:color="auto"/>
                  </w:divBdr>
                </w:div>
                <w:div w:id="2076199704">
                  <w:marLeft w:val="0"/>
                  <w:marRight w:val="0"/>
                  <w:marTop w:val="0"/>
                  <w:marBottom w:val="0"/>
                  <w:divBdr>
                    <w:top w:val="none" w:sz="0" w:space="0" w:color="auto"/>
                    <w:left w:val="none" w:sz="0" w:space="0" w:color="auto"/>
                    <w:bottom w:val="none" w:sz="0" w:space="0" w:color="auto"/>
                    <w:right w:val="none" w:sz="0" w:space="0" w:color="auto"/>
                  </w:divBdr>
                </w:div>
                <w:div w:id="2076929367">
                  <w:marLeft w:val="0"/>
                  <w:marRight w:val="0"/>
                  <w:marTop w:val="0"/>
                  <w:marBottom w:val="0"/>
                  <w:divBdr>
                    <w:top w:val="none" w:sz="0" w:space="0" w:color="auto"/>
                    <w:left w:val="none" w:sz="0" w:space="0" w:color="auto"/>
                    <w:bottom w:val="none" w:sz="0" w:space="0" w:color="auto"/>
                    <w:right w:val="none" w:sz="0" w:space="0" w:color="auto"/>
                  </w:divBdr>
                </w:div>
                <w:div w:id="2077818963">
                  <w:marLeft w:val="0"/>
                  <w:marRight w:val="0"/>
                  <w:marTop w:val="0"/>
                  <w:marBottom w:val="0"/>
                  <w:divBdr>
                    <w:top w:val="none" w:sz="0" w:space="0" w:color="auto"/>
                    <w:left w:val="none" w:sz="0" w:space="0" w:color="auto"/>
                    <w:bottom w:val="none" w:sz="0" w:space="0" w:color="auto"/>
                    <w:right w:val="none" w:sz="0" w:space="0" w:color="auto"/>
                  </w:divBdr>
                </w:div>
                <w:div w:id="2077819852">
                  <w:marLeft w:val="0"/>
                  <w:marRight w:val="0"/>
                  <w:marTop w:val="0"/>
                  <w:marBottom w:val="0"/>
                  <w:divBdr>
                    <w:top w:val="none" w:sz="0" w:space="0" w:color="auto"/>
                    <w:left w:val="none" w:sz="0" w:space="0" w:color="auto"/>
                    <w:bottom w:val="none" w:sz="0" w:space="0" w:color="auto"/>
                    <w:right w:val="none" w:sz="0" w:space="0" w:color="auto"/>
                  </w:divBdr>
                </w:div>
                <w:div w:id="2079862571">
                  <w:marLeft w:val="0"/>
                  <w:marRight w:val="0"/>
                  <w:marTop w:val="0"/>
                  <w:marBottom w:val="0"/>
                  <w:divBdr>
                    <w:top w:val="none" w:sz="0" w:space="0" w:color="auto"/>
                    <w:left w:val="none" w:sz="0" w:space="0" w:color="auto"/>
                    <w:bottom w:val="none" w:sz="0" w:space="0" w:color="auto"/>
                    <w:right w:val="none" w:sz="0" w:space="0" w:color="auto"/>
                  </w:divBdr>
                </w:div>
                <w:div w:id="2080058954">
                  <w:marLeft w:val="0"/>
                  <w:marRight w:val="0"/>
                  <w:marTop w:val="0"/>
                  <w:marBottom w:val="0"/>
                  <w:divBdr>
                    <w:top w:val="none" w:sz="0" w:space="0" w:color="auto"/>
                    <w:left w:val="none" w:sz="0" w:space="0" w:color="auto"/>
                    <w:bottom w:val="none" w:sz="0" w:space="0" w:color="auto"/>
                    <w:right w:val="none" w:sz="0" w:space="0" w:color="auto"/>
                  </w:divBdr>
                </w:div>
                <w:div w:id="2080129481">
                  <w:marLeft w:val="0"/>
                  <w:marRight w:val="0"/>
                  <w:marTop w:val="0"/>
                  <w:marBottom w:val="0"/>
                  <w:divBdr>
                    <w:top w:val="none" w:sz="0" w:space="0" w:color="auto"/>
                    <w:left w:val="none" w:sz="0" w:space="0" w:color="auto"/>
                    <w:bottom w:val="none" w:sz="0" w:space="0" w:color="auto"/>
                    <w:right w:val="none" w:sz="0" w:space="0" w:color="auto"/>
                  </w:divBdr>
                </w:div>
                <w:div w:id="2082212428">
                  <w:marLeft w:val="0"/>
                  <w:marRight w:val="0"/>
                  <w:marTop w:val="0"/>
                  <w:marBottom w:val="0"/>
                  <w:divBdr>
                    <w:top w:val="none" w:sz="0" w:space="0" w:color="auto"/>
                    <w:left w:val="none" w:sz="0" w:space="0" w:color="auto"/>
                    <w:bottom w:val="none" w:sz="0" w:space="0" w:color="auto"/>
                    <w:right w:val="none" w:sz="0" w:space="0" w:color="auto"/>
                  </w:divBdr>
                </w:div>
                <w:div w:id="2082293830">
                  <w:marLeft w:val="0"/>
                  <w:marRight w:val="0"/>
                  <w:marTop w:val="0"/>
                  <w:marBottom w:val="0"/>
                  <w:divBdr>
                    <w:top w:val="none" w:sz="0" w:space="0" w:color="auto"/>
                    <w:left w:val="none" w:sz="0" w:space="0" w:color="auto"/>
                    <w:bottom w:val="none" w:sz="0" w:space="0" w:color="auto"/>
                    <w:right w:val="none" w:sz="0" w:space="0" w:color="auto"/>
                  </w:divBdr>
                </w:div>
                <w:div w:id="2085179264">
                  <w:marLeft w:val="0"/>
                  <w:marRight w:val="0"/>
                  <w:marTop w:val="0"/>
                  <w:marBottom w:val="0"/>
                  <w:divBdr>
                    <w:top w:val="none" w:sz="0" w:space="0" w:color="auto"/>
                    <w:left w:val="none" w:sz="0" w:space="0" w:color="auto"/>
                    <w:bottom w:val="none" w:sz="0" w:space="0" w:color="auto"/>
                    <w:right w:val="none" w:sz="0" w:space="0" w:color="auto"/>
                  </w:divBdr>
                </w:div>
                <w:div w:id="2085835346">
                  <w:marLeft w:val="0"/>
                  <w:marRight w:val="0"/>
                  <w:marTop w:val="0"/>
                  <w:marBottom w:val="0"/>
                  <w:divBdr>
                    <w:top w:val="none" w:sz="0" w:space="0" w:color="auto"/>
                    <w:left w:val="none" w:sz="0" w:space="0" w:color="auto"/>
                    <w:bottom w:val="none" w:sz="0" w:space="0" w:color="auto"/>
                    <w:right w:val="none" w:sz="0" w:space="0" w:color="auto"/>
                  </w:divBdr>
                </w:div>
                <w:div w:id="2086681073">
                  <w:marLeft w:val="0"/>
                  <w:marRight w:val="0"/>
                  <w:marTop w:val="0"/>
                  <w:marBottom w:val="0"/>
                  <w:divBdr>
                    <w:top w:val="none" w:sz="0" w:space="0" w:color="auto"/>
                    <w:left w:val="none" w:sz="0" w:space="0" w:color="auto"/>
                    <w:bottom w:val="none" w:sz="0" w:space="0" w:color="auto"/>
                    <w:right w:val="none" w:sz="0" w:space="0" w:color="auto"/>
                  </w:divBdr>
                </w:div>
                <w:div w:id="2088963908">
                  <w:marLeft w:val="0"/>
                  <w:marRight w:val="0"/>
                  <w:marTop w:val="0"/>
                  <w:marBottom w:val="0"/>
                  <w:divBdr>
                    <w:top w:val="none" w:sz="0" w:space="0" w:color="auto"/>
                    <w:left w:val="none" w:sz="0" w:space="0" w:color="auto"/>
                    <w:bottom w:val="none" w:sz="0" w:space="0" w:color="auto"/>
                    <w:right w:val="none" w:sz="0" w:space="0" w:color="auto"/>
                  </w:divBdr>
                </w:div>
                <w:div w:id="2089616724">
                  <w:marLeft w:val="0"/>
                  <w:marRight w:val="0"/>
                  <w:marTop w:val="0"/>
                  <w:marBottom w:val="0"/>
                  <w:divBdr>
                    <w:top w:val="none" w:sz="0" w:space="0" w:color="auto"/>
                    <w:left w:val="none" w:sz="0" w:space="0" w:color="auto"/>
                    <w:bottom w:val="none" w:sz="0" w:space="0" w:color="auto"/>
                    <w:right w:val="none" w:sz="0" w:space="0" w:color="auto"/>
                  </w:divBdr>
                </w:div>
                <w:div w:id="2090610019">
                  <w:marLeft w:val="0"/>
                  <w:marRight w:val="0"/>
                  <w:marTop w:val="0"/>
                  <w:marBottom w:val="0"/>
                  <w:divBdr>
                    <w:top w:val="none" w:sz="0" w:space="0" w:color="auto"/>
                    <w:left w:val="none" w:sz="0" w:space="0" w:color="auto"/>
                    <w:bottom w:val="none" w:sz="0" w:space="0" w:color="auto"/>
                    <w:right w:val="none" w:sz="0" w:space="0" w:color="auto"/>
                  </w:divBdr>
                </w:div>
                <w:div w:id="2091149526">
                  <w:marLeft w:val="0"/>
                  <w:marRight w:val="0"/>
                  <w:marTop w:val="0"/>
                  <w:marBottom w:val="0"/>
                  <w:divBdr>
                    <w:top w:val="none" w:sz="0" w:space="0" w:color="auto"/>
                    <w:left w:val="none" w:sz="0" w:space="0" w:color="auto"/>
                    <w:bottom w:val="none" w:sz="0" w:space="0" w:color="auto"/>
                    <w:right w:val="none" w:sz="0" w:space="0" w:color="auto"/>
                  </w:divBdr>
                </w:div>
                <w:div w:id="2091543424">
                  <w:marLeft w:val="0"/>
                  <w:marRight w:val="0"/>
                  <w:marTop w:val="0"/>
                  <w:marBottom w:val="0"/>
                  <w:divBdr>
                    <w:top w:val="none" w:sz="0" w:space="0" w:color="auto"/>
                    <w:left w:val="none" w:sz="0" w:space="0" w:color="auto"/>
                    <w:bottom w:val="none" w:sz="0" w:space="0" w:color="auto"/>
                    <w:right w:val="none" w:sz="0" w:space="0" w:color="auto"/>
                  </w:divBdr>
                </w:div>
                <w:div w:id="2091734725">
                  <w:marLeft w:val="0"/>
                  <w:marRight w:val="0"/>
                  <w:marTop w:val="0"/>
                  <w:marBottom w:val="0"/>
                  <w:divBdr>
                    <w:top w:val="none" w:sz="0" w:space="0" w:color="auto"/>
                    <w:left w:val="none" w:sz="0" w:space="0" w:color="auto"/>
                    <w:bottom w:val="none" w:sz="0" w:space="0" w:color="auto"/>
                    <w:right w:val="none" w:sz="0" w:space="0" w:color="auto"/>
                  </w:divBdr>
                </w:div>
                <w:div w:id="2092507368">
                  <w:marLeft w:val="0"/>
                  <w:marRight w:val="0"/>
                  <w:marTop w:val="0"/>
                  <w:marBottom w:val="0"/>
                  <w:divBdr>
                    <w:top w:val="none" w:sz="0" w:space="0" w:color="auto"/>
                    <w:left w:val="none" w:sz="0" w:space="0" w:color="auto"/>
                    <w:bottom w:val="none" w:sz="0" w:space="0" w:color="auto"/>
                    <w:right w:val="none" w:sz="0" w:space="0" w:color="auto"/>
                  </w:divBdr>
                </w:div>
                <w:div w:id="2093886494">
                  <w:marLeft w:val="0"/>
                  <w:marRight w:val="0"/>
                  <w:marTop w:val="0"/>
                  <w:marBottom w:val="0"/>
                  <w:divBdr>
                    <w:top w:val="none" w:sz="0" w:space="0" w:color="auto"/>
                    <w:left w:val="none" w:sz="0" w:space="0" w:color="auto"/>
                    <w:bottom w:val="none" w:sz="0" w:space="0" w:color="auto"/>
                    <w:right w:val="none" w:sz="0" w:space="0" w:color="auto"/>
                  </w:divBdr>
                </w:div>
                <w:div w:id="2096827983">
                  <w:marLeft w:val="0"/>
                  <w:marRight w:val="0"/>
                  <w:marTop w:val="0"/>
                  <w:marBottom w:val="0"/>
                  <w:divBdr>
                    <w:top w:val="none" w:sz="0" w:space="0" w:color="auto"/>
                    <w:left w:val="none" w:sz="0" w:space="0" w:color="auto"/>
                    <w:bottom w:val="none" w:sz="0" w:space="0" w:color="auto"/>
                    <w:right w:val="none" w:sz="0" w:space="0" w:color="auto"/>
                  </w:divBdr>
                </w:div>
                <w:div w:id="2097512427">
                  <w:marLeft w:val="0"/>
                  <w:marRight w:val="0"/>
                  <w:marTop w:val="0"/>
                  <w:marBottom w:val="0"/>
                  <w:divBdr>
                    <w:top w:val="none" w:sz="0" w:space="0" w:color="auto"/>
                    <w:left w:val="none" w:sz="0" w:space="0" w:color="auto"/>
                    <w:bottom w:val="none" w:sz="0" w:space="0" w:color="auto"/>
                    <w:right w:val="none" w:sz="0" w:space="0" w:color="auto"/>
                  </w:divBdr>
                </w:div>
                <w:div w:id="2098289127">
                  <w:marLeft w:val="0"/>
                  <w:marRight w:val="0"/>
                  <w:marTop w:val="0"/>
                  <w:marBottom w:val="0"/>
                  <w:divBdr>
                    <w:top w:val="none" w:sz="0" w:space="0" w:color="auto"/>
                    <w:left w:val="none" w:sz="0" w:space="0" w:color="auto"/>
                    <w:bottom w:val="none" w:sz="0" w:space="0" w:color="auto"/>
                    <w:right w:val="none" w:sz="0" w:space="0" w:color="auto"/>
                  </w:divBdr>
                </w:div>
                <w:div w:id="2099910325">
                  <w:marLeft w:val="0"/>
                  <w:marRight w:val="0"/>
                  <w:marTop w:val="0"/>
                  <w:marBottom w:val="0"/>
                  <w:divBdr>
                    <w:top w:val="none" w:sz="0" w:space="0" w:color="auto"/>
                    <w:left w:val="none" w:sz="0" w:space="0" w:color="auto"/>
                    <w:bottom w:val="none" w:sz="0" w:space="0" w:color="auto"/>
                    <w:right w:val="none" w:sz="0" w:space="0" w:color="auto"/>
                  </w:divBdr>
                </w:div>
                <w:div w:id="2100129144">
                  <w:marLeft w:val="0"/>
                  <w:marRight w:val="0"/>
                  <w:marTop w:val="0"/>
                  <w:marBottom w:val="0"/>
                  <w:divBdr>
                    <w:top w:val="none" w:sz="0" w:space="0" w:color="auto"/>
                    <w:left w:val="none" w:sz="0" w:space="0" w:color="auto"/>
                    <w:bottom w:val="none" w:sz="0" w:space="0" w:color="auto"/>
                    <w:right w:val="none" w:sz="0" w:space="0" w:color="auto"/>
                  </w:divBdr>
                </w:div>
                <w:div w:id="2100637302">
                  <w:marLeft w:val="0"/>
                  <w:marRight w:val="0"/>
                  <w:marTop w:val="0"/>
                  <w:marBottom w:val="0"/>
                  <w:divBdr>
                    <w:top w:val="none" w:sz="0" w:space="0" w:color="auto"/>
                    <w:left w:val="none" w:sz="0" w:space="0" w:color="auto"/>
                    <w:bottom w:val="none" w:sz="0" w:space="0" w:color="auto"/>
                    <w:right w:val="none" w:sz="0" w:space="0" w:color="auto"/>
                  </w:divBdr>
                </w:div>
                <w:div w:id="2104300961">
                  <w:marLeft w:val="0"/>
                  <w:marRight w:val="0"/>
                  <w:marTop w:val="0"/>
                  <w:marBottom w:val="0"/>
                  <w:divBdr>
                    <w:top w:val="none" w:sz="0" w:space="0" w:color="auto"/>
                    <w:left w:val="none" w:sz="0" w:space="0" w:color="auto"/>
                    <w:bottom w:val="none" w:sz="0" w:space="0" w:color="auto"/>
                    <w:right w:val="none" w:sz="0" w:space="0" w:color="auto"/>
                  </w:divBdr>
                </w:div>
                <w:div w:id="2104915793">
                  <w:marLeft w:val="0"/>
                  <w:marRight w:val="0"/>
                  <w:marTop w:val="0"/>
                  <w:marBottom w:val="0"/>
                  <w:divBdr>
                    <w:top w:val="none" w:sz="0" w:space="0" w:color="auto"/>
                    <w:left w:val="none" w:sz="0" w:space="0" w:color="auto"/>
                    <w:bottom w:val="none" w:sz="0" w:space="0" w:color="auto"/>
                    <w:right w:val="none" w:sz="0" w:space="0" w:color="auto"/>
                  </w:divBdr>
                </w:div>
                <w:div w:id="2105221907">
                  <w:marLeft w:val="0"/>
                  <w:marRight w:val="0"/>
                  <w:marTop w:val="0"/>
                  <w:marBottom w:val="0"/>
                  <w:divBdr>
                    <w:top w:val="none" w:sz="0" w:space="0" w:color="auto"/>
                    <w:left w:val="none" w:sz="0" w:space="0" w:color="auto"/>
                    <w:bottom w:val="none" w:sz="0" w:space="0" w:color="auto"/>
                    <w:right w:val="none" w:sz="0" w:space="0" w:color="auto"/>
                  </w:divBdr>
                </w:div>
                <w:div w:id="2106000142">
                  <w:marLeft w:val="0"/>
                  <w:marRight w:val="0"/>
                  <w:marTop w:val="0"/>
                  <w:marBottom w:val="0"/>
                  <w:divBdr>
                    <w:top w:val="none" w:sz="0" w:space="0" w:color="auto"/>
                    <w:left w:val="none" w:sz="0" w:space="0" w:color="auto"/>
                    <w:bottom w:val="none" w:sz="0" w:space="0" w:color="auto"/>
                    <w:right w:val="none" w:sz="0" w:space="0" w:color="auto"/>
                  </w:divBdr>
                </w:div>
                <w:div w:id="2106490252">
                  <w:marLeft w:val="0"/>
                  <w:marRight w:val="0"/>
                  <w:marTop w:val="0"/>
                  <w:marBottom w:val="0"/>
                  <w:divBdr>
                    <w:top w:val="none" w:sz="0" w:space="0" w:color="auto"/>
                    <w:left w:val="none" w:sz="0" w:space="0" w:color="auto"/>
                    <w:bottom w:val="none" w:sz="0" w:space="0" w:color="auto"/>
                    <w:right w:val="none" w:sz="0" w:space="0" w:color="auto"/>
                  </w:divBdr>
                </w:div>
                <w:div w:id="2107116012">
                  <w:marLeft w:val="0"/>
                  <w:marRight w:val="0"/>
                  <w:marTop w:val="0"/>
                  <w:marBottom w:val="0"/>
                  <w:divBdr>
                    <w:top w:val="none" w:sz="0" w:space="0" w:color="auto"/>
                    <w:left w:val="none" w:sz="0" w:space="0" w:color="auto"/>
                    <w:bottom w:val="none" w:sz="0" w:space="0" w:color="auto"/>
                    <w:right w:val="none" w:sz="0" w:space="0" w:color="auto"/>
                  </w:divBdr>
                </w:div>
                <w:div w:id="2107461046">
                  <w:marLeft w:val="0"/>
                  <w:marRight w:val="0"/>
                  <w:marTop w:val="0"/>
                  <w:marBottom w:val="0"/>
                  <w:divBdr>
                    <w:top w:val="none" w:sz="0" w:space="0" w:color="auto"/>
                    <w:left w:val="none" w:sz="0" w:space="0" w:color="auto"/>
                    <w:bottom w:val="none" w:sz="0" w:space="0" w:color="auto"/>
                    <w:right w:val="none" w:sz="0" w:space="0" w:color="auto"/>
                  </w:divBdr>
                </w:div>
                <w:div w:id="2107654131">
                  <w:marLeft w:val="0"/>
                  <w:marRight w:val="0"/>
                  <w:marTop w:val="0"/>
                  <w:marBottom w:val="0"/>
                  <w:divBdr>
                    <w:top w:val="none" w:sz="0" w:space="0" w:color="auto"/>
                    <w:left w:val="none" w:sz="0" w:space="0" w:color="auto"/>
                    <w:bottom w:val="none" w:sz="0" w:space="0" w:color="auto"/>
                    <w:right w:val="none" w:sz="0" w:space="0" w:color="auto"/>
                  </w:divBdr>
                </w:div>
                <w:div w:id="2110543339">
                  <w:marLeft w:val="0"/>
                  <w:marRight w:val="0"/>
                  <w:marTop w:val="0"/>
                  <w:marBottom w:val="0"/>
                  <w:divBdr>
                    <w:top w:val="none" w:sz="0" w:space="0" w:color="auto"/>
                    <w:left w:val="none" w:sz="0" w:space="0" w:color="auto"/>
                    <w:bottom w:val="none" w:sz="0" w:space="0" w:color="auto"/>
                    <w:right w:val="none" w:sz="0" w:space="0" w:color="auto"/>
                  </w:divBdr>
                </w:div>
                <w:div w:id="2110588497">
                  <w:marLeft w:val="0"/>
                  <w:marRight w:val="0"/>
                  <w:marTop w:val="0"/>
                  <w:marBottom w:val="0"/>
                  <w:divBdr>
                    <w:top w:val="none" w:sz="0" w:space="0" w:color="auto"/>
                    <w:left w:val="none" w:sz="0" w:space="0" w:color="auto"/>
                    <w:bottom w:val="none" w:sz="0" w:space="0" w:color="auto"/>
                    <w:right w:val="none" w:sz="0" w:space="0" w:color="auto"/>
                  </w:divBdr>
                </w:div>
                <w:div w:id="2111386517">
                  <w:marLeft w:val="0"/>
                  <w:marRight w:val="0"/>
                  <w:marTop w:val="0"/>
                  <w:marBottom w:val="0"/>
                  <w:divBdr>
                    <w:top w:val="none" w:sz="0" w:space="0" w:color="auto"/>
                    <w:left w:val="none" w:sz="0" w:space="0" w:color="auto"/>
                    <w:bottom w:val="none" w:sz="0" w:space="0" w:color="auto"/>
                    <w:right w:val="none" w:sz="0" w:space="0" w:color="auto"/>
                  </w:divBdr>
                </w:div>
                <w:div w:id="2111469029">
                  <w:marLeft w:val="0"/>
                  <w:marRight w:val="0"/>
                  <w:marTop w:val="0"/>
                  <w:marBottom w:val="0"/>
                  <w:divBdr>
                    <w:top w:val="none" w:sz="0" w:space="0" w:color="auto"/>
                    <w:left w:val="none" w:sz="0" w:space="0" w:color="auto"/>
                    <w:bottom w:val="none" w:sz="0" w:space="0" w:color="auto"/>
                    <w:right w:val="none" w:sz="0" w:space="0" w:color="auto"/>
                  </w:divBdr>
                </w:div>
                <w:div w:id="2114549295">
                  <w:marLeft w:val="0"/>
                  <w:marRight w:val="0"/>
                  <w:marTop w:val="0"/>
                  <w:marBottom w:val="0"/>
                  <w:divBdr>
                    <w:top w:val="none" w:sz="0" w:space="0" w:color="auto"/>
                    <w:left w:val="none" w:sz="0" w:space="0" w:color="auto"/>
                    <w:bottom w:val="none" w:sz="0" w:space="0" w:color="auto"/>
                    <w:right w:val="none" w:sz="0" w:space="0" w:color="auto"/>
                  </w:divBdr>
                </w:div>
                <w:div w:id="2115055530">
                  <w:marLeft w:val="0"/>
                  <w:marRight w:val="0"/>
                  <w:marTop w:val="0"/>
                  <w:marBottom w:val="0"/>
                  <w:divBdr>
                    <w:top w:val="none" w:sz="0" w:space="0" w:color="auto"/>
                    <w:left w:val="none" w:sz="0" w:space="0" w:color="auto"/>
                    <w:bottom w:val="none" w:sz="0" w:space="0" w:color="auto"/>
                    <w:right w:val="none" w:sz="0" w:space="0" w:color="auto"/>
                  </w:divBdr>
                </w:div>
                <w:div w:id="2115979303">
                  <w:marLeft w:val="0"/>
                  <w:marRight w:val="0"/>
                  <w:marTop w:val="0"/>
                  <w:marBottom w:val="0"/>
                  <w:divBdr>
                    <w:top w:val="none" w:sz="0" w:space="0" w:color="auto"/>
                    <w:left w:val="none" w:sz="0" w:space="0" w:color="auto"/>
                    <w:bottom w:val="none" w:sz="0" w:space="0" w:color="auto"/>
                    <w:right w:val="none" w:sz="0" w:space="0" w:color="auto"/>
                  </w:divBdr>
                </w:div>
                <w:div w:id="2117095576">
                  <w:marLeft w:val="0"/>
                  <w:marRight w:val="0"/>
                  <w:marTop w:val="0"/>
                  <w:marBottom w:val="0"/>
                  <w:divBdr>
                    <w:top w:val="none" w:sz="0" w:space="0" w:color="auto"/>
                    <w:left w:val="none" w:sz="0" w:space="0" w:color="auto"/>
                    <w:bottom w:val="none" w:sz="0" w:space="0" w:color="auto"/>
                    <w:right w:val="none" w:sz="0" w:space="0" w:color="auto"/>
                  </w:divBdr>
                </w:div>
                <w:div w:id="2118254741">
                  <w:marLeft w:val="0"/>
                  <w:marRight w:val="0"/>
                  <w:marTop w:val="0"/>
                  <w:marBottom w:val="0"/>
                  <w:divBdr>
                    <w:top w:val="none" w:sz="0" w:space="0" w:color="auto"/>
                    <w:left w:val="none" w:sz="0" w:space="0" w:color="auto"/>
                    <w:bottom w:val="none" w:sz="0" w:space="0" w:color="auto"/>
                    <w:right w:val="none" w:sz="0" w:space="0" w:color="auto"/>
                  </w:divBdr>
                </w:div>
                <w:div w:id="2118866274">
                  <w:marLeft w:val="0"/>
                  <w:marRight w:val="0"/>
                  <w:marTop w:val="0"/>
                  <w:marBottom w:val="0"/>
                  <w:divBdr>
                    <w:top w:val="none" w:sz="0" w:space="0" w:color="auto"/>
                    <w:left w:val="none" w:sz="0" w:space="0" w:color="auto"/>
                    <w:bottom w:val="none" w:sz="0" w:space="0" w:color="auto"/>
                    <w:right w:val="none" w:sz="0" w:space="0" w:color="auto"/>
                  </w:divBdr>
                </w:div>
                <w:div w:id="2119642024">
                  <w:marLeft w:val="0"/>
                  <w:marRight w:val="0"/>
                  <w:marTop w:val="0"/>
                  <w:marBottom w:val="0"/>
                  <w:divBdr>
                    <w:top w:val="none" w:sz="0" w:space="0" w:color="auto"/>
                    <w:left w:val="none" w:sz="0" w:space="0" w:color="auto"/>
                    <w:bottom w:val="none" w:sz="0" w:space="0" w:color="auto"/>
                    <w:right w:val="none" w:sz="0" w:space="0" w:color="auto"/>
                  </w:divBdr>
                </w:div>
                <w:div w:id="2122645878">
                  <w:marLeft w:val="0"/>
                  <w:marRight w:val="0"/>
                  <w:marTop w:val="0"/>
                  <w:marBottom w:val="0"/>
                  <w:divBdr>
                    <w:top w:val="none" w:sz="0" w:space="0" w:color="auto"/>
                    <w:left w:val="none" w:sz="0" w:space="0" w:color="auto"/>
                    <w:bottom w:val="none" w:sz="0" w:space="0" w:color="auto"/>
                    <w:right w:val="none" w:sz="0" w:space="0" w:color="auto"/>
                  </w:divBdr>
                </w:div>
                <w:div w:id="2123189137">
                  <w:marLeft w:val="0"/>
                  <w:marRight w:val="0"/>
                  <w:marTop w:val="0"/>
                  <w:marBottom w:val="0"/>
                  <w:divBdr>
                    <w:top w:val="none" w:sz="0" w:space="0" w:color="auto"/>
                    <w:left w:val="none" w:sz="0" w:space="0" w:color="auto"/>
                    <w:bottom w:val="none" w:sz="0" w:space="0" w:color="auto"/>
                    <w:right w:val="none" w:sz="0" w:space="0" w:color="auto"/>
                  </w:divBdr>
                </w:div>
                <w:div w:id="2124491502">
                  <w:marLeft w:val="0"/>
                  <w:marRight w:val="0"/>
                  <w:marTop w:val="0"/>
                  <w:marBottom w:val="0"/>
                  <w:divBdr>
                    <w:top w:val="none" w:sz="0" w:space="0" w:color="auto"/>
                    <w:left w:val="none" w:sz="0" w:space="0" w:color="auto"/>
                    <w:bottom w:val="none" w:sz="0" w:space="0" w:color="auto"/>
                    <w:right w:val="none" w:sz="0" w:space="0" w:color="auto"/>
                  </w:divBdr>
                </w:div>
                <w:div w:id="2126801440">
                  <w:marLeft w:val="0"/>
                  <w:marRight w:val="0"/>
                  <w:marTop w:val="0"/>
                  <w:marBottom w:val="0"/>
                  <w:divBdr>
                    <w:top w:val="none" w:sz="0" w:space="0" w:color="auto"/>
                    <w:left w:val="none" w:sz="0" w:space="0" w:color="auto"/>
                    <w:bottom w:val="none" w:sz="0" w:space="0" w:color="auto"/>
                    <w:right w:val="none" w:sz="0" w:space="0" w:color="auto"/>
                  </w:divBdr>
                </w:div>
                <w:div w:id="2127460085">
                  <w:marLeft w:val="0"/>
                  <w:marRight w:val="0"/>
                  <w:marTop w:val="0"/>
                  <w:marBottom w:val="0"/>
                  <w:divBdr>
                    <w:top w:val="none" w:sz="0" w:space="0" w:color="auto"/>
                    <w:left w:val="none" w:sz="0" w:space="0" w:color="auto"/>
                    <w:bottom w:val="none" w:sz="0" w:space="0" w:color="auto"/>
                    <w:right w:val="none" w:sz="0" w:space="0" w:color="auto"/>
                  </w:divBdr>
                </w:div>
                <w:div w:id="2128501393">
                  <w:marLeft w:val="0"/>
                  <w:marRight w:val="0"/>
                  <w:marTop w:val="0"/>
                  <w:marBottom w:val="0"/>
                  <w:divBdr>
                    <w:top w:val="none" w:sz="0" w:space="0" w:color="auto"/>
                    <w:left w:val="none" w:sz="0" w:space="0" w:color="auto"/>
                    <w:bottom w:val="none" w:sz="0" w:space="0" w:color="auto"/>
                    <w:right w:val="none" w:sz="0" w:space="0" w:color="auto"/>
                  </w:divBdr>
                </w:div>
                <w:div w:id="2129273240">
                  <w:marLeft w:val="0"/>
                  <w:marRight w:val="0"/>
                  <w:marTop w:val="0"/>
                  <w:marBottom w:val="0"/>
                  <w:divBdr>
                    <w:top w:val="none" w:sz="0" w:space="0" w:color="auto"/>
                    <w:left w:val="none" w:sz="0" w:space="0" w:color="auto"/>
                    <w:bottom w:val="none" w:sz="0" w:space="0" w:color="auto"/>
                    <w:right w:val="none" w:sz="0" w:space="0" w:color="auto"/>
                  </w:divBdr>
                </w:div>
                <w:div w:id="2129808350">
                  <w:marLeft w:val="0"/>
                  <w:marRight w:val="0"/>
                  <w:marTop w:val="0"/>
                  <w:marBottom w:val="0"/>
                  <w:divBdr>
                    <w:top w:val="none" w:sz="0" w:space="0" w:color="auto"/>
                    <w:left w:val="none" w:sz="0" w:space="0" w:color="auto"/>
                    <w:bottom w:val="none" w:sz="0" w:space="0" w:color="auto"/>
                    <w:right w:val="none" w:sz="0" w:space="0" w:color="auto"/>
                  </w:divBdr>
                </w:div>
                <w:div w:id="2130203404">
                  <w:marLeft w:val="0"/>
                  <w:marRight w:val="0"/>
                  <w:marTop w:val="0"/>
                  <w:marBottom w:val="0"/>
                  <w:divBdr>
                    <w:top w:val="none" w:sz="0" w:space="0" w:color="auto"/>
                    <w:left w:val="none" w:sz="0" w:space="0" w:color="auto"/>
                    <w:bottom w:val="none" w:sz="0" w:space="0" w:color="auto"/>
                    <w:right w:val="none" w:sz="0" w:space="0" w:color="auto"/>
                  </w:divBdr>
                </w:div>
                <w:div w:id="2130969853">
                  <w:marLeft w:val="0"/>
                  <w:marRight w:val="0"/>
                  <w:marTop w:val="0"/>
                  <w:marBottom w:val="0"/>
                  <w:divBdr>
                    <w:top w:val="none" w:sz="0" w:space="0" w:color="auto"/>
                    <w:left w:val="none" w:sz="0" w:space="0" w:color="auto"/>
                    <w:bottom w:val="none" w:sz="0" w:space="0" w:color="auto"/>
                    <w:right w:val="none" w:sz="0" w:space="0" w:color="auto"/>
                  </w:divBdr>
                </w:div>
                <w:div w:id="2131777741">
                  <w:marLeft w:val="0"/>
                  <w:marRight w:val="0"/>
                  <w:marTop w:val="0"/>
                  <w:marBottom w:val="0"/>
                  <w:divBdr>
                    <w:top w:val="none" w:sz="0" w:space="0" w:color="auto"/>
                    <w:left w:val="none" w:sz="0" w:space="0" w:color="auto"/>
                    <w:bottom w:val="none" w:sz="0" w:space="0" w:color="auto"/>
                    <w:right w:val="none" w:sz="0" w:space="0" w:color="auto"/>
                  </w:divBdr>
                </w:div>
                <w:div w:id="2131973613">
                  <w:marLeft w:val="0"/>
                  <w:marRight w:val="0"/>
                  <w:marTop w:val="0"/>
                  <w:marBottom w:val="0"/>
                  <w:divBdr>
                    <w:top w:val="none" w:sz="0" w:space="0" w:color="auto"/>
                    <w:left w:val="none" w:sz="0" w:space="0" w:color="auto"/>
                    <w:bottom w:val="none" w:sz="0" w:space="0" w:color="auto"/>
                    <w:right w:val="none" w:sz="0" w:space="0" w:color="auto"/>
                  </w:divBdr>
                </w:div>
                <w:div w:id="2134253306">
                  <w:marLeft w:val="0"/>
                  <w:marRight w:val="0"/>
                  <w:marTop w:val="0"/>
                  <w:marBottom w:val="0"/>
                  <w:divBdr>
                    <w:top w:val="none" w:sz="0" w:space="0" w:color="auto"/>
                    <w:left w:val="none" w:sz="0" w:space="0" w:color="auto"/>
                    <w:bottom w:val="none" w:sz="0" w:space="0" w:color="auto"/>
                    <w:right w:val="none" w:sz="0" w:space="0" w:color="auto"/>
                  </w:divBdr>
                </w:div>
                <w:div w:id="2135178022">
                  <w:marLeft w:val="0"/>
                  <w:marRight w:val="0"/>
                  <w:marTop w:val="0"/>
                  <w:marBottom w:val="0"/>
                  <w:divBdr>
                    <w:top w:val="none" w:sz="0" w:space="0" w:color="auto"/>
                    <w:left w:val="none" w:sz="0" w:space="0" w:color="auto"/>
                    <w:bottom w:val="none" w:sz="0" w:space="0" w:color="auto"/>
                    <w:right w:val="none" w:sz="0" w:space="0" w:color="auto"/>
                  </w:divBdr>
                </w:div>
                <w:div w:id="2135899963">
                  <w:marLeft w:val="0"/>
                  <w:marRight w:val="0"/>
                  <w:marTop w:val="0"/>
                  <w:marBottom w:val="0"/>
                  <w:divBdr>
                    <w:top w:val="none" w:sz="0" w:space="0" w:color="auto"/>
                    <w:left w:val="none" w:sz="0" w:space="0" w:color="auto"/>
                    <w:bottom w:val="none" w:sz="0" w:space="0" w:color="auto"/>
                    <w:right w:val="none" w:sz="0" w:space="0" w:color="auto"/>
                  </w:divBdr>
                </w:div>
                <w:div w:id="2140416545">
                  <w:marLeft w:val="0"/>
                  <w:marRight w:val="0"/>
                  <w:marTop w:val="0"/>
                  <w:marBottom w:val="0"/>
                  <w:divBdr>
                    <w:top w:val="none" w:sz="0" w:space="0" w:color="auto"/>
                    <w:left w:val="none" w:sz="0" w:space="0" w:color="auto"/>
                    <w:bottom w:val="none" w:sz="0" w:space="0" w:color="auto"/>
                    <w:right w:val="none" w:sz="0" w:space="0" w:color="auto"/>
                  </w:divBdr>
                </w:div>
                <w:div w:id="2140950430">
                  <w:marLeft w:val="0"/>
                  <w:marRight w:val="0"/>
                  <w:marTop w:val="0"/>
                  <w:marBottom w:val="0"/>
                  <w:divBdr>
                    <w:top w:val="none" w:sz="0" w:space="0" w:color="auto"/>
                    <w:left w:val="none" w:sz="0" w:space="0" w:color="auto"/>
                    <w:bottom w:val="none" w:sz="0" w:space="0" w:color="auto"/>
                    <w:right w:val="none" w:sz="0" w:space="0" w:color="auto"/>
                  </w:divBdr>
                </w:div>
                <w:div w:id="2141875367">
                  <w:marLeft w:val="0"/>
                  <w:marRight w:val="0"/>
                  <w:marTop w:val="0"/>
                  <w:marBottom w:val="0"/>
                  <w:divBdr>
                    <w:top w:val="none" w:sz="0" w:space="0" w:color="auto"/>
                    <w:left w:val="none" w:sz="0" w:space="0" w:color="auto"/>
                    <w:bottom w:val="none" w:sz="0" w:space="0" w:color="auto"/>
                    <w:right w:val="none" w:sz="0" w:space="0" w:color="auto"/>
                  </w:divBdr>
                </w:div>
                <w:div w:id="2141914983">
                  <w:marLeft w:val="0"/>
                  <w:marRight w:val="0"/>
                  <w:marTop w:val="0"/>
                  <w:marBottom w:val="0"/>
                  <w:divBdr>
                    <w:top w:val="none" w:sz="0" w:space="0" w:color="auto"/>
                    <w:left w:val="none" w:sz="0" w:space="0" w:color="auto"/>
                    <w:bottom w:val="none" w:sz="0" w:space="0" w:color="auto"/>
                    <w:right w:val="none" w:sz="0" w:space="0" w:color="auto"/>
                  </w:divBdr>
                </w:div>
                <w:div w:id="2142767900">
                  <w:marLeft w:val="0"/>
                  <w:marRight w:val="0"/>
                  <w:marTop w:val="0"/>
                  <w:marBottom w:val="0"/>
                  <w:divBdr>
                    <w:top w:val="none" w:sz="0" w:space="0" w:color="auto"/>
                    <w:left w:val="none" w:sz="0" w:space="0" w:color="auto"/>
                    <w:bottom w:val="none" w:sz="0" w:space="0" w:color="auto"/>
                    <w:right w:val="none" w:sz="0" w:space="0" w:color="auto"/>
                  </w:divBdr>
                </w:div>
                <w:div w:id="2144689256">
                  <w:marLeft w:val="0"/>
                  <w:marRight w:val="0"/>
                  <w:marTop w:val="0"/>
                  <w:marBottom w:val="0"/>
                  <w:divBdr>
                    <w:top w:val="none" w:sz="0" w:space="0" w:color="auto"/>
                    <w:left w:val="none" w:sz="0" w:space="0" w:color="auto"/>
                    <w:bottom w:val="none" w:sz="0" w:space="0" w:color="auto"/>
                    <w:right w:val="none" w:sz="0" w:space="0" w:color="auto"/>
                  </w:divBdr>
                </w:div>
                <w:div w:id="2147115126">
                  <w:marLeft w:val="0"/>
                  <w:marRight w:val="0"/>
                  <w:marTop w:val="0"/>
                  <w:marBottom w:val="0"/>
                  <w:divBdr>
                    <w:top w:val="none" w:sz="0" w:space="0" w:color="auto"/>
                    <w:left w:val="none" w:sz="0" w:space="0" w:color="auto"/>
                    <w:bottom w:val="none" w:sz="0" w:space="0" w:color="auto"/>
                    <w:right w:val="none" w:sz="0" w:space="0" w:color="auto"/>
                  </w:divBdr>
                </w:div>
              </w:divsChild>
            </w:div>
            <w:div w:id="407847260">
              <w:marLeft w:val="0"/>
              <w:marRight w:val="0"/>
              <w:marTop w:val="0"/>
              <w:marBottom w:val="0"/>
              <w:divBdr>
                <w:top w:val="none" w:sz="0" w:space="0" w:color="auto"/>
                <w:left w:val="none" w:sz="0" w:space="0" w:color="auto"/>
                <w:bottom w:val="none" w:sz="0" w:space="0" w:color="auto"/>
                <w:right w:val="none" w:sz="0" w:space="0" w:color="auto"/>
              </w:divBdr>
            </w:div>
            <w:div w:id="433790650">
              <w:marLeft w:val="0"/>
              <w:marRight w:val="0"/>
              <w:marTop w:val="0"/>
              <w:marBottom w:val="0"/>
              <w:divBdr>
                <w:top w:val="none" w:sz="0" w:space="0" w:color="auto"/>
                <w:left w:val="none" w:sz="0" w:space="0" w:color="auto"/>
                <w:bottom w:val="none" w:sz="0" w:space="0" w:color="auto"/>
                <w:right w:val="none" w:sz="0" w:space="0" w:color="auto"/>
              </w:divBdr>
            </w:div>
            <w:div w:id="444620336">
              <w:marLeft w:val="0"/>
              <w:marRight w:val="0"/>
              <w:marTop w:val="0"/>
              <w:marBottom w:val="0"/>
              <w:divBdr>
                <w:top w:val="none" w:sz="0" w:space="0" w:color="auto"/>
                <w:left w:val="none" w:sz="0" w:space="0" w:color="auto"/>
                <w:bottom w:val="none" w:sz="0" w:space="0" w:color="auto"/>
                <w:right w:val="none" w:sz="0" w:space="0" w:color="auto"/>
              </w:divBdr>
            </w:div>
            <w:div w:id="464154441">
              <w:marLeft w:val="0"/>
              <w:marRight w:val="0"/>
              <w:marTop w:val="0"/>
              <w:marBottom w:val="0"/>
              <w:divBdr>
                <w:top w:val="none" w:sz="0" w:space="0" w:color="auto"/>
                <w:left w:val="none" w:sz="0" w:space="0" w:color="auto"/>
                <w:bottom w:val="none" w:sz="0" w:space="0" w:color="auto"/>
                <w:right w:val="none" w:sz="0" w:space="0" w:color="auto"/>
              </w:divBdr>
            </w:div>
            <w:div w:id="471366150">
              <w:marLeft w:val="0"/>
              <w:marRight w:val="0"/>
              <w:marTop w:val="0"/>
              <w:marBottom w:val="0"/>
              <w:divBdr>
                <w:top w:val="none" w:sz="0" w:space="0" w:color="auto"/>
                <w:left w:val="none" w:sz="0" w:space="0" w:color="auto"/>
                <w:bottom w:val="none" w:sz="0" w:space="0" w:color="auto"/>
                <w:right w:val="none" w:sz="0" w:space="0" w:color="auto"/>
              </w:divBdr>
            </w:div>
            <w:div w:id="476266467">
              <w:marLeft w:val="0"/>
              <w:marRight w:val="0"/>
              <w:marTop w:val="0"/>
              <w:marBottom w:val="0"/>
              <w:divBdr>
                <w:top w:val="none" w:sz="0" w:space="0" w:color="auto"/>
                <w:left w:val="none" w:sz="0" w:space="0" w:color="auto"/>
                <w:bottom w:val="none" w:sz="0" w:space="0" w:color="auto"/>
                <w:right w:val="none" w:sz="0" w:space="0" w:color="auto"/>
              </w:divBdr>
            </w:div>
            <w:div w:id="482963173">
              <w:marLeft w:val="0"/>
              <w:marRight w:val="0"/>
              <w:marTop w:val="0"/>
              <w:marBottom w:val="0"/>
              <w:divBdr>
                <w:top w:val="none" w:sz="0" w:space="0" w:color="auto"/>
                <w:left w:val="none" w:sz="0" w:space="0" w:color="auto"/>
                <w:bottom w:val="none" w:sz="0" w:space="0" w:color="auto"/>
                <w:right w:val="none" w:sz="0" w:space="0" w:color="auto"/>
              </w:divBdr>
            </w:div>
            <w:div w:id="499395308">
              <w:marLeft w:val="0"/>
              <w:marRight w:val="0"/>
              <w:marTop w:val="0"/>
              <w:marBottom w:val="0"/>
              <w:divBdr>
                <w:top w:val="none" w:sz="0" w:space="0" w:color="auto"/>
                <w:left w:val="none" w:sz="0" w:space="0" w:color="auto"/>
                <w:bottom w:val="none" w:sz="0" w:space="0" w:color="auto"/>
                <w:right w:val="none" w:sz="0" w:space="0" w:color="auto"/>
              </w:divBdr>
            </w:div>
            <w:div w:id="504979269">
              <w:marLeft w:val="0"/>
              <w:marRight w:val="0"/>
              <w:marTop w:val="0"/>
              <w:marBottom w:val="0"/>
              <w:divBdr>
                <w:top w:val="none" w:sz="0" w:space="0" w:color="auto"/>
                <w:left w:val="none" w:sz="0" w:space="0" w:color="auto"/>
                <w:bottom w:val="none" w:sz="0" w:space="0" w:color="auto"/>
                <w:right w:val="none" w:sz="0" w:space="0" w:color="auto"/>
              </w:divBdr>
            </w:div>
            <w:div w:id="527259956">
              <w:marLeft w:val="0"/>
              <w:marRight w:val="0"/>
              <w:marTop w:val="0"/>
              <w:marBottom w:val="0"/>
              <w:divBdr>
                <w:top w:val="none" w:sz="0" w:space="0" w:color="auto"/>
                <w:left w:val="none" w:sz="0" w:space="0" w:color="auto"/>
                <w:bottom w:val="none" w:sz="0" w:space="0" w:color="auto"/>
                <w:right w:val="none" w:sz="0" w:space="0" w:color="auto"/>
              </w:divBdr>
            </w:div>
            <w:div w:id="532309325">
              <w:marLeft w:val="0"/>
              <w:marRight w:val="0"/>
              <w:marTop w:val="0"/>
              <w:marBottom w:val="0"/>
              <w:divBdr>
                <w:top w:val="none" w:sz="0" w:space="0" w:color="auto"/>
                <w:left w:val="none" w:sz="0" w:space="0" w:color="auto"/>
                <w:bottom w:val="none" w:sz="0" w:space="0" w:color="auto"/>
                <w:right w:val="none" w:sz="0" w:space="0" w:color="auto"/>
              </w:divBdr>
            </w:div>
            <w:div w:id="542523638">
              <w:marLeft w:val="0"/>
              <w:marRight w:val="0"/>
              <w:marTop w:val="0"/>
              <w:marBottom w:val="0"/>
              <w:divBdr>
                <w:top w:val="none" w:sz="0" w:space="0" w:color="auto"/>
                <w:left w:val="none" w:sz="0" w:space="0" w:color="auto"/>
                <w:bottom w:val="none" w:sz="0" w:space="0" w:color="auto"/>
                <w:right w:val="none" w:sz="0" w:space="0" w:color="auto"/>
              </w:divBdr>
            </w:div>
            <w:div w:id="542714805">
              <w:marLeft w:val="0"/>
              <w:marRight w:val="0"/>
              <w:marTop w:val="0"/>
              <w:marBottom w:val="0"/>
              <w:divBdr>
                <w:top w:val="none" w:sz="0" w:space="0" w:color="auto"/>
                <w:left w:val="none" w:sz="0" w:space="0" w:color="auto"/>
                <w:bottom w:val="none" w:sz="0" w:space="0" w:color="auto"/>
                <w:right w:val="none" w:sz="0" w:space="0" w:color="auto"/>
              </w:divBdr>
            </w:div>
            <w:div w:id="555549267">
              <w:marLeft w:val="0"/>
              <w:marRight w:val="0"/>
              <w:marTop w:val="0"/>
              <w:marBottom w:val="0"/>
              <w:divBdr>
                <w:top w:val="none" w:sz="0" w:space="0" w:color="auto"/>
                <w:left w:val="none" w:sz="0" w:space="0" w:color="auto"/>
                <w:bottom w:val="none" w:sz="0" w:space="0" w:color="auto"/>
                <w:right w:val="none" w:sz="0" w:space="0" w:color="auto"/>
              </w:divBdr>
            </w:div>
            <w:div w:id="561672435">
              <w:marLeft w:val="0"/>
              <w:marRight w:val="0"/>
              <w:marTop w:val="0"/>
              <w:marBottom w:val="0"/>
              <w:divBdr>
                <w:top w:val="none" w:sz="0" w:space="0" w:color="auto"/>
                <w:left w:val="none" w:sz="0" w:space="0" w:color="auto"/>
                <w:bottom w:val="none" w:sz="0" w:space="0" w:color="auto"/>
                <w:right w:val="none" w:sz="0" w:space="0" w:color="auto"/>
              </w:divBdr>
            </w:div>
            <w:div w:id="581456196">
              <w:marLeft w:val="0"/>
              <w:marRight w:val="0"/>
              <w:marTop w:val="0"/>
              <w:marBottom w:val="0"/>
              <w:divBdr>
                <w:top w:val="none" w:sz="0" w:space="0" w:color="auto"/>
                <w:left w:val="none" w:sz="0" w:space="0" w:color="auto"/>
                <w:bottom w:val="none" w:sz="0" w:space="0" w:color="auto"/>
                <w:right w:val="none" w:sz="0" w:space="0" w:color="auto"/>
              </w:divBdr>
            </w:div>
            <w:div w:id="607544041">
              <w:marLeft w:val="0"/>
              <w:marRight w:val="0"/>
              <w:marTop w:val="0"/>
              <w:marBottom w:val="0"/>
              <w:divBdr>
                <w:top w:val="none" w:sz="0" w:space="0" w:color="auto"/>
                <w:left w:val="none" w:sz="0" w:space="0" w:color="auto"/>
                <w:bottom w:val="none" w:sz="0" w:space="0" w:color="auto"/>
                <w:right w:val="none" w:sz="0" w:space="0" w:color="auto"/>
              </w:divBdr>
            </w:div>
            <w:div w:id="624847553">
              <w:marLeft w:val="0"/>
              <w:marRight w:val="0"/>
              <w:marTop w:val="0"/>
              <w:marBottom w:val="0"/>
              <w:divBdr>
                <w:top w:val="none" w:sz="0" w:space="0" w:color="auto"/>
                <w:left w:val="none" w:sz="0" w:space="0" w:color="auto"/>
                <w:bottom w:val="none" w:sz="0" w:space="0" w:color="auto"/>
                <w:right w:val="none" w:sz="0" w:space="0" w:color="auto"/>
              </w:divBdr>
            </w:div>
            <w:div w:id="644116917">
              <w:marLeft w:val="0"/>
              <w:marRight w:val="0"/>
              <w:marTop w:val="0"/>
              <w:marBottom w:val="0"/>
              <w:divBdr>
                <w:top w:val="none" w:sz="0" w:space="0" w:color="auto"/>
                <w:left w:val="none" w:sz="0" w:space="0" w:color="auto"/>
                <w:bottom w:val="none" w:sz="0" w:space="0" w:color="auto"/>
                <w:right w:val="none" w:sz="0" w:space="0" w:color="auto"/>
              </w:divBdr>
            </w:div>
            <w:div w:id="647591275">
              <w:marLeft w:val="0"/>
              <w:marRight w:val="0"/>
              <w:marTop w:val="0"/>
              <w:marBottom w:val="0"/>
              <w:divBdr>
                <w:top w:val="none" w:sz="0" w:space="0" w:color="auto"/>
                <w:left w:val="none" w:sz="0" w:space="0" w:color="auto"/>
                <w:bottom w:val="none" w:sz="0" w:space="0" w:color="auto"/>
                <w:right w:val="none" w:sz="0" w:space="0" w:color="auto"/>
              </w:divBdr>
            </w:div>
            <w:div w:id="706367345">
              <w:marLeft w:val="0"/>
              <w:marRight w:val="0"/>
              <w:marTop w:val="0"/>
              <w:marBottom w:val="0"/>
              <w:divBdr>
                <w:top w:val="none" w:sz="0" w:space="0" w:color="auto"/>
                <w:left w:val="none" w:sz="0" w:space="0" w:color="auto"/>
                <w:bottom w:val="none" w:sz="0" w:space="0" w:color="auto"/>
                <w:right w:val="none" w:sz="0" w:space="0" w:color="auto"/>
              </w:divBdr>
            </w:div>
            <w:div w:id="711732802">
              <w:marLeft w:val="0"/>
              <w:marRight w:val="0"/>
              <w:marTop w:val="0"/>
              <w:marBottom w:val="0"/>
              <w:divBdr>
                <w:top w:val="none" w:sz="0" w:space="0" w:color="auto"/>
                <w:left w:val="none" w:sz="0" w:space="0" w:color="auto"/>
                <w:bottom w:val="none" w:sz="0" w:space="0" w:color="auto"/>
                <w:right w:val="none" w:sz="0" w:space="0" w:color="auto"/>
              </w:divBdr>
            </w:div>
            <w:div w:id="768545394">
              <w:marLeft w:val="0"/>
              <w:marRight w:val="0"/>
              <w:marTop w:val="0"/>
              <w:marBottom w:val="0"/>
              <w:divBdr>
                <w:top w:val="none" w:sz="0" w:space="0" w:color="auto"/>
                <w:left w:val="none" w:sz="0" w:space="0" w:color="auto"/>
                <w:bottom w:val="none" w:sz="0" w:space="0" w:color="auto"/>
                <w:right w:val="none" w:sz="0" w:space="0" w:color="auto"/>
              </w:divBdr>
            </w:div>
            <w:div w:id="772018701">
              <w:marLeft w:val="0"/>
              <w:marRight w:val="0"/>
              <w:marTop w:val="0"/>
              <w:marBottom w:val="0"/>
              <w:divBdr>
                <w:top w:val="none" w:sz="0" w:space="0" w:color="auto"/>
                <w:left w:val="none" w:sz="0" w:space="0" w:color="auto"/>
                <w:bottom w:val="none" w:sz="0" w:space="0" w:color="auto"/>
                <w:right w:val="none" w:sz="0" w:space="0" w:color="auto"/>
              </w:divBdr>
            </w:div>
            <w:div w:id="788402547">
              <w:marLeft w:val="0"/>
              <w:marRight w:val="0"/>
              <w:marTop w:val="0"/>
              <w:marBottom w:val="0"/>
              <w:divBdr>
                <w:top w:val="none" w:sz="0" w:space="0" w:color="auto"/>
                <w:left w:val="none" w:sz="0" w:space="0" w:color="auto"/>
                <w:bottom w:val="none" w:sz="0" w:space="0" w:color="auto"/>
                <w:right w:val="none" w:sz="0" w:space="0" w:color="auto"/>
              </w:divBdr>
            </w:div>
            <w:div w:id="809712368">
              <w:marLeft w:val="0"/>
              <w:marRight w:val="0"/>
              <w:marTop w:val="0"/>
              <w:marBottom w:val="0"/>
              <w:divBdr>
                <w:top w:val="none" w:sz="0" w:space="0" w:color="auto"/>
                <w:left w:val="none" w:sz="0" w:space="0" w:color="auto"/>
                <w:bottom w:val="none" w:sz="0" w:space="0" w:color="auto"/>
                <w:right w:val="none" w:sz="0" w:space="0" w:color="auto"/>
              </w:divBdr>
            </w:div>
            <w:div w:id="831259656">
              <w:marLeft w:val="0"/>
              <w:marRight w:val="0"/>
              <w:marTop w:val="0"/>
              <w:marBottom w:val="0"/>
              <w:divBdr>
                <w:top w:val="none" w:sz="0" w:space="0" w:color="auto"/>
                <w:left w:val="none" w:sz="0" w:space="0" w:color="auto"/>
                <w:bottom w:val="none" w:sz="0" w:space="0" w:color="auto"/>
                <w:right w:val="none" w:sz="0" w:space="0" w:color="auto"/>
              </w:divBdr>
            </w:div>
            <w:div w:id="862481052">
              <w:marLeft w:val="0"/>
              <w:marRight w:val="0"/>
              <w:marTop w:val="0"/>
              <w:marBottom w:val="0"/>
              <w:divBdr>
                <w:top w:val="none" w:sz="0" w:space="0" w:color="auto"/>
                <w:left w:val="none" w:sz="0" w:space="0" w:color="auto"/>
                <w:bottom w:val="none" w:sz="0" w:space="0" w:color="auto"/>
                <w:right w:val="none" w:sz="0" w:space="0" w:color="auto"/>
              </w:divBdr>
            </w:div>
            <w:div w:id="880552805">
              <w:marLeft w:val="0"/>
              <w:marRight w:val="0"/>
              <w:marTop w:val="0"/>
              <w:marBottom w:val="0"/>
              <w:divBdr>
                <w:top w:val="none" w:sz="0" w:space="0" w:color="auto"/>
                <w:left w:val="none" w:sz="0" w:space="0" w:color="auto"/>
                <w:bottom w:val="none" w:sz="0" w:space="0" w:color="auto"/>
                <w:right w:val="none" w:sz="0" w:space="0" w:color="auto"/>
              </w:divBdr>
            </w:div>
            <w:div w:id="891232145">
              <w:marLeft w:val="0"/>
              <w:marRight w:val="0"/>
              <w:marTop w:val="0"/>
              <w:marBottom w:val="0"/>
              <w:divBdr>
                <w:top w:val="none" w:sz="0" w:space="0" w:color="auto"/>
                <w:left w:val="none" w:sz="0" w:space="0" w:color="auto"/>
                <w:bottom w:val="none" w:sz="0" w:space="0" w:color="auto"/>
                <w:right w:val="none" w:sz="0" w:space="0" w:color="auto"/>
              </w:divBdr>
            </w:div>
            <w:div w:id="906189584">
              <w:marLeft w:val="0"/>
              <w:marRight w:val="0"/>
              <w:marTop w:val="0"/>
              <w:marBottom w:val="0"/>
              <w:divBdr>
                <w:top w:val="none" w:sz="0" w:space="0" w:color="auto"/>
                <w:left w:val="none" w:sz="0" w:space="0" w:color="auto"/>
                <w:bottom w:val="none" w:sz="0" w:space="0" w:color="auto"/>
                <w:right w:val="none" w:sz="0" w:space="0" w:color="auto"/>
              </w:divBdr>
            </w:div>
            <w:div w:id="920022936">
              <w:marLeft w:val="0"/>
              <w:marRight w:val="0"/>
              <w:marTop w:val="0"/>
              <w:marBottom w:val="0"/>
              <w:divBdr>
                <w:top w:val="none" w:sz="0" w:space="0" w:color="auto"/>
                <w:left w:val="none" w:sz="0" w:space="0" w:color="auto"/>
                <w:bottom w:val="none" w:sz="0" w:space="0" w:color="auto"/>
                <w:right w:val="none" w:sz="0" w:space="0" w:color="auto"/>
              </w:divBdr>
            </w:div>
            <w:div w:id="928658522">
              <w:marLeft w:val="0"/>
              <w:marRight w:val="0"/>
              <w:marTop w:val="0"/>
              <w:marBottom w:val="0"/>
              <w:divBdr>
                <w:top w:val="none" w:sz="0" w:space="0" w:color="auto"/>
                <w:left w:val="none" w:sz="0" w:space="0" w:color="auto"/>
                <w:bottom w:val="none" w:sz="0" w:space="0" w:color="auto"/>
                <w:right w:val="none" w:sz="0" w:space="0" w:color="auto"/>
              </w:divBdr>
            </w:div>
            <w:div w:id="935598949">
              <w:marLeft w:val="0"/>
              <w:marRight w:val="0"/>
              <w:marTop w:val="0"/>
              <w:marBottom w:val="0"/>
              <w:divBdr>
                <w:top w:val="none" w:sz="0" w:space="0" w:color="auto"/>
                <w:left w:val="none" w:sz="0" w:space="0" w:color="auto"/>
                <w:bottom w:val="none" w:sz="0" w:space="0" w:color="auto"/>
                <w:right w:val="none" w:sz="0" w:space="0" w:color="auto"/>
              </w:divBdr>
            </w:div>
            <w:div w:id="947931529">
              <w:marLeft w:val="0"/>
              <w:marRight w:val="0"/>
              <w:marTop w:val="0"/>
              <w:marBottom w:val="0"/>
              <w:divBdr>
                <w:top w:val="none" w:sz="0" w:space="0" w:color="auto"/>
                <w:left w:val="none" w:sz="0" w:space="0" w:color="auto"/>
                <w:bottom w:val="none" w:sz="0" w:space="0" w:color="auto"/>
                <w:right w:val="none" w:sz="0" w:space="0" w:color="auto"/>
              </w:divBdr>
            </w:div>
            <w:div w:id="967667370">
              <w:marLeft w:val="0"/>
              <w:marRight w:val="0"/>
              <w:marTop w:val="0"/>
              <w:marBottom w:val="0"/>
              <w:divBdr>
                <w:top w:val="none" w:sz="0" w:space="0" w:color="auto"/>
                <w:left w:val="none" w:sz="0" w:space="0" w:color="auto"/>
                <w:bottom w:val="none" w:sz="0" w:space="0" w:color="auto"/>
                <w:right w:val="none" w:sz="0" w:space="0" w:color="auto"/>
              </w:divBdr>
            </w:div>
            <w:div w:id="1008874387">
              <w:marLeft w:val="0"/>
              <w:marRight w:val="0"/>
              <w:marTop w:val="0"/>
              <w:marBottom w:val="0"/>
              <w:divBdr>
                <w:top w:val="none" w:sz="0" w:space="0" w:color="auto"/>
                <w:left w:val="none" w:sz="0" w:space="0" w:color="auto"/>
                <w:bottom w:val="none" w:sz="0" w:space="0" w:color="auto"/>
                <w:right w:val="none" w:sz="0" w:space="0" w:color="auto"/>
              </w:divBdr>
            </w:div>
            <w:div w:id="1013916210">
              <w:marLeft w:val="0"/>
              <w:marRight w:val="0"/>
              <w:marTop w:val="0"/>
              <w:marBottom w:val="0"/>
              <w:divBdr>
                <w:top w:val="none" w:sz="0" w:space="0" w:color="auto"/>
                <w:left w:val="none" w:sz="0" w:space="0" w:color="auto"/>
                <w:bottom w:val="none" w:sz="0" w:space="0" w:color="auto"/>
                <w:right w:val="none" w:sz="0" w:space="0" w:color="auto"/>
              </w:divBdr>
            </w:div>
            <w:div w:id="1014957236">
              <w:marLeft w:val="0"/>
              <w:marRight w:val="0"/>
              <w:marTop w:val="0"/>
              <w:marBottom w:val="0"/>
              <w:divBdr>
                <w:top w:val="none" w:sz="0" w:space="0" w:color="auto"/>
                <w:left w:val="none" w:sz="0" w:space="0" w:color="auto"/>
                <w:bottom w:val="none" w:sz="0" w:space="0" w:color="auto"/>
                <w:right w:val="none" w:sz="0" w:space="0" w:color="auto"/>
              </w:divBdr>
            </w:div>
            <w:div w:id="1075470212">
              <w:marLeft w:val="0"/>
              <w:marRight w:val="0"/>
              <w:marTop w:val="0"/>
              <w:marBottom w:val="0"/>
              <w:divBdr>
                <w:top w:val="none" w:sz="0" w:space="0" w:color="auto"/>
                <w:left w:val="none" w:sz="0" w:space="0" w:color="auto"/>
                <w:bottom w:val="none" w:sz="0" w:space="0" w:color="auto"/>
                <w:right w:val="none" w:sz="0" w:space="0" w:color="auto"/>
              </w:divBdr>
            </w:div>
            <w:div w:id="1081101943">
              <w:marLeft w:val="0"/>
              <w:marRight w:val="0"/>
              <w:marTop w:val="0"/>
              <w:marBottom w:val="0"/>
              <w:divBdr>
                <w:top w:val="none" w:sz="0" w:space="0" w:color="auto"/>
                <w:left w:val="none" w:sz="0" w:space="0" w:color="auto"/>
                <w:bottom w:val="none" w:sz="0" w:space="0" w:color="auto"/>
                <w:right w:val="none" w:sz="0" w:space="0" w:color="auto"/>
              </w:divBdr>
            </w:div>
            <w:div w:id="1093630354">
              <w:marLeft w:val="0"/>
              <w:marRight w:val="0"/>
              <w:marTop w:val="0"/>
              <w:marBottom w:val="0"/>
              <w:divBdr>
                <w:top w:val="none" w:sz="0" w:space="0" w:color="auto"/>
                <w:left w:val="none" w:sz="0" w:space="0" w:color="auto"/>
                <w:bottom w:val="none" w:sz="0" w:space="0" w:color="auto"/>
                <w:right w:val="none" w:sz="0" w:space="0" w:color="auto"/>
              </w:divBdr>
            </w:div>
            <w:div w:id="1100026575">
              <w:marLeft w:val="0"/>
              <w:marRight w:val="0"/>
              <w:marTop w:val="0"/>
              <w:marBottom w:val="0"/>
              <w:divBdr>
                <w:top w:val="none" w:sz="0" w:space="0" w:color="auto"/>
                <w:left w:val="none" w:sz="0" w:space="0" w:color="auto"/>
                <w:bottom w:val="none" w:sz="0" w:space="0" w:color="auto"/>
                <w:right w:val="none" w:sz="0" w:space="0" w:color="auto"/>
              </w:divBdr>
            </w:div>
            <w:div w:id="1112748729">
              <w:marLeft w:val="0"/>
              <w:marRight w:val="0"/>
              <w:marTop w:val="0"/>
              <w:marBottom w:val="0"/>
              <w:divBdr>
                <w:top w:val="none" w:sz="0" w:space="0" w:color="auto"/>
                <w:left w:val="none" w:sz="0" w:space="0" w:color="auto"/>
                <w:bottom w:val="none" w:sz="0" w:space="0" w:color="auto"/>
                <w:right w:val="none" w:sz="0" w:space="0" w:color="auto"/>
              </w:divBdr>
            </w:div>
            <w:div w:id="1123575826">
              <w:marLeft w:val="0"/>
              <w:marRight w:val="0"/>
              <w:marTop w:val="0"/>
              <w:marBottom w:val="0"/>
              <w:divBdr>
                <w:top w:val="none" w:sz="0" w:space="0" w:color="auto"/>
                <w:left w:val="none" w:sz="0" w:space="0" w:color="auto"/>
                <w:bottom w:val="none" w:sz="0" w:space="0" w:color="auto"/>
                <w:right w:val="none" w:sz="0" w:space="0" w:color="auto"/>
              </w:divBdr>
            </w:div>
            <w:div w:id="1129470525">
              <w:marLeft w:val="0"/>
              <w:marRight w:val="0"/>
              <w:marTop w:val="0"/>
              <w:marBottom w:val="0"/>
              <w:divBdr>
                <w:top w:val="none" w:sz="0" w:space="0" w:color="auto"/>
                <w:left w:val="none" w:sz="0" w:space="0" w:color="auto"/>
                <w:bottom w:val="none" w:sz="0" w:space="0" w:color="auto"/>
                <w:right w:val="none" w:sz="0" w:space="0" w:color="auto"/>
              </w:divBdr>
            </w:div>
            <w:div w:id="1248493137">
              <w:marLeft w:val="0"/>
              <w:marRight w:val="0"/>
              <w:marTop w:val="0"/>
              <w:marBottom w:val="0"/>
              <w:divBdr>
                <w:top w:val="none" w:sz="0" w:space="0" w:color="auto"/>
                <w:left w:val="none" w:sz="0" w:space="0" w:color="auto"/>
                <w:bottom w:val="none" w:sz="0" w:space="0" w:color="auto"/>
                <w:right w:val="none" w:sz="0" w:space="0" w:color="auto"/>
              </w:divBdr>
            </w:div>
            <w:div w:id="1251962355">
              <w:marLeft w:val="0"/>
              <w:marRight w:val="0"/>
              <w:marTop w:val="0"/>
              <w:marBottom w:val="0"/>
              <w:divBdr>
                <w:top w:val="none" w:sz="0" w:space="0" w:color="auto"/>
                <w:left w:val="none" w:sz="0" w:space="0" w:color="auto"/>
                <w:bottom w:val="none" w:sz="0" w:space="0" w:color="auto"/>
                <w:right w:val="none" w:sz="0" w:space="0" w:color="auto"/>
              </w:divBdr>
            </w:div>
            <w:div w:id="1257135362">
              <w:marLeft w:val="0"/>
              <w:marRight w:val="0"/>
              <w:marTop w:val="0"/>
              <w:marBottom w:val="0"/>
              <w:divBdr>
                <w:top w:val="none" w:sz="0" w:space="0" w:color="auto"/>
                <w:left w:val="none" w:sz="0" w:space="0" w:color="auto"/>
                <w:bottom w:val="none" w:sz="0" w:space="0" w:color="auto"/>
                <w:right w:val="none" w:sz="0" w:space="0" w:color="auto"/>
              </w:divBdr>
            </w:div>
            <w:div w:id="1273438446">
              <w:marLeft w:val="0"/>
              <w:marRight w:val="0"/>
              <w:marTop w:val="0"/>
              <w:marBottom w:val="0"/>
              <w:divBdr>
                <w:top w:val="none" w:sz="0" w:space="0" w:color="auto"/>
                <w:left w:val="none" w:sz="0" w:space="0" w:color="auto"/>
                <w:bottom w:val="none" w:sz="0" w:space="0" w:color="auto"/>
                <w:right w:val="none" w:sz="0" w:space="0" w:color="auto"/>
              </w:divBdr>
            </w:div>
            <w:div w:id="1283879037">
              <w:marLeft w:val="0"/>
              <w:marRight w:val="0"/>
              <w:marTop w:val="0"/>
              <w:marBottom w:val="0"/>
              <w:divBdr>
                <w:top w:val="none" w:sz="0" w:space="0" w:color="auto"/>
                <w:left w:val="none" w:sz="0" w:space="0" w:color="auto"/>
                <w:bottom w:val="none" w:sz="0" w:space="0" w:color="auto"/>
                <w:right w:val="none" w:sz="0" w:space="0" w:color="auto"/>
              </w:divBdr>
            </w:div>
            <w:div w:id="1310405594">
              <w:marLeft w:val="0"/>
              <w:marRight w:val="0"/>
              <w:marTop w:val="0"/>
              <w:marBottom w:val="0"/>
              <w:divBdr>
                <w:top w:val="none" w:sz="0" w:space="0" w:color="auto"/>
                <w:left w:val="none" w:sz="0" w:space="0" w:color="auto"/>
                <w:bottom w:val="none" w:sz="0" w:space="0" w:color="auto"/>
                <w:right w:val="none" w:sz="0" w:space="0" w:color="auto"/>
              </w:divBdr>
            </w:div>
            <w:div w:id="1314333556">
              <w:marLeft w:val="0"/>
              <w:marRight w:val="0"/>
              <w:marTop w:val="0"/>
              <w:marBottom w:val="0"/>
              <w:divBdr>
                <w:top w:val="none" w:sz="0" w:space="0" w:color="auto"/>
                <w:left w:val="none" w:sz="0" w:space="0" w:color="auto"/>
                <w:bottom w:val="none" w:sz="0" w:space="0" w:color="auto"/>
                <w:right w:val="none" w:sz="0" w:space="0" w:color="auto"/>
              </w:divBdr>
            </w:div>
            <w:div w:id="1341275905">
              <w:marLeft w:val="0"/>
              <w:marRight w:val="0"/>
              <w:marTop w:val="0"/>
              <w:marBottom w:val="0"/>
              <w:divBdr>
                <w:top w:val="none" w:sz="0" w:space="0" w:color="auto"/>
                <w:left w:val="none" w:sz="0" w:space="0" w:color="auto"/>
                <w:bottom w:val="none" w:sz="0" w:space="0" w:color="auto"/>
                <w:right w:val="none" w:sz="0" w:space="0" w:color="auto"/>
              </w:divBdr>
            </w:div>
            <w:div w:id="1364788721">
              <w:marLeft w:val="0"/>
              <w:marRight w:val="0"/>
              <w:marTop w:val="0"/>
              <w:marBottom w:val="0"/>
              <w:divBdr>
                <w:top w:val="none" w:sz="0" w:space="0" w:color="auto"/>
                <w:left w:val="none" w:sz="0" w:space="0" w:color="auto"/>
                <w:bottom w:val="none" w:sz="0" w:space="0" w:color="auto"/>
                <w:right w:val="none" w:sz="0" w:space="0" w:color="auto"/>
              </w:divBdr>
            </w:div>
            <w:div w:id="1405108527">
              <w:marLeft w:val="0"/>
              <w:marRight w:val="0"/>
              <w:marTop w:val="0"/>
              <w:marBottom w:val="0"/>
              <w:divBdr>
                <w:top w:val="none" w:sz="0" w:space="0" w:color="auto"/>
                <w:left w:val="none" w:sz="0" w:space="0" w:color="auto"/>
                <w:bottom w:val="none" w:sz="0" w:space="0" w:color="auto"/>
                <w:right w:val="none" w:sz="0" w:space="0" w:color="auto"/>
              </w:divBdr>
            </w:div>
            <w:div w:id="1413308579">
              <w:marLeft w:val="0"/>
              <w:marRight w:val="0"/>
              <w:marTop w:val="0"/>
              <w:marBottom w:val="0"/>
              <w:divBdr>
                <w:top w:val="none" w:sz="0" w:space="0" w:color="auto"/>
                <w:left w:val="none" w:sz="0" w:space="0" w:color="auto"/>
                <w:bottom w:val="none" w:sz="0" w:space="0" w:color="auto"/>
                <w:right w:val="none" w:sz="0" w:space="0" w:color="auto"/>
              </w:divBdr>
            </w:div>
            <w:div w:id="1433669904">
              <w:marLeft w:val="0"/>
              <w:marRight w:val="0"/>
              <w:marTop w:val="0"/>
              <w:marBottom w:val="0"/>
              <w:divBdr>
                <w:top w:val="none" w:sz="0" w:space="0" w:color="auto"/>
                <w:left w:val="none" w:sz="0" w:space="0" w:color="auto"/>
                <w:bottom w:val="none" w:sz="0" w:space="0" w:color="auto"/>
                <w:right w:val="none" w:sz="0" w:space="0" w:color="auto"/>
              </w:divBdr>
            </w:div>
            <w:div w:id="1488476270">
              <w:marLeft w:val="0"/>
              <w:marRight w:val="0"/>
              <w:marTop w:val="0"/>
              <w:marBottom w:val="0"/>
              <w:divBdr>
                <w:top w:val="none" w:sz="0" w:space="0" w:color="auto"/>
                <w:left w:val="none" w:sz="0" w:space="0" w:color="auto"/>
                <w:bottom w:val="none" w:sz="0" w:space="0" w:color="auto"/>
                <w:right w:val="none" w:sz="0" w:space="0" w:color="auto"/>
              </w:divBdr>
            </w:div>
            <w:div w:id="1494754216">
              <w:marLeft w:val="0"/>
              <w:marRight w:val="0"/>
              <w:marTop w:val="0"/>
              <w:marBottom w:val="0"/>
              <w:divBdr>
                <w:top w:val="none" w:sz="0" w:space="0" w:color="auto"/>
                <w:left w:val="none" w:sz="0" w:space="0" w:color="auto"/>
                <w:bottom w:val="none" w:sz="0" w:space="0" w:color="auto"/>
                <w:right w:val="none" w:sz="0" w:space="0" w:color="auto"/>
              </w:divBdr>
            </w:div>
            <w:div w:id="1589466451">
              <w:marLeft w:val="0"/>
              <w:marRight w:val="0"/>
              <w:marTop w:val="0"/>
              <w:marBottom w:val="0"/>
              <w:divBdr>
                <w:top w:val="none" w:sz="0" w:space="0" w:color="auto"/>
                <w:left w:val="none" w:sz="0" w:space="0" w:color="auto"/>
                <w:bottom w:val="none" w:sz="0" w:space="0" w:color="auto"/>
                <w:right w:val="none" w:sz="0" w:space="0" w:color="auto"/>
              </w:divBdr>
            </w:div>
            <w:div w:id="1600062656">
              <w:marLeft w:val="0"/>
              <w:marRight w:val="0"/>
              <w:marTop w:val="0"/>
              <w:marBottom w:val="0"/>
              <w:divBdr>
                <w:top w:val="none" w:sz="0" w:space="0" w:color="auto"/>
                <w:left w:val="none" w:sz="0" w:space="0" w:color="auto"/>
                <w:bottom w:val="none" w:sz="0" w:space="0" w:color="auto"/>
                <w:right w:val="none" w:sz="0" w:space="0" w:color="auto"/>
              </w:divBdr>
            </w:div>
            <w:div w:id="1700473816">
              <w:marLeft w:val="0"/>
              <w:marRight w:val="0"/>
              <w:marTop w:val="0"/>
              <w:marBottom w:val="0"/>
              <w:divBdr>
                <w:top w:val="none" w:sz="0" w:space="0" w:color="auto"/>
                <w:left w:val="none" w:sz="0" w:space="0" w:color="auto"/>
                <w:bottom w:val="none" w:sz="0" w:space="0" w:color="auto"/>
                <w:right w:val="none" w:sz="0" w:space="0" w:color="auto"/>
              </w:divBdr>
            </w:div>
            <w:div w:id="1701928142">
              <w:marLeft w:val="0"/>
              <w:marRight w:val="0"/>
              <w:marTop w:val="0"/>
              <w:marBottom w:val="0"/>
              <w:divBdr>
                <w:top w:val="none" w:sz="0" w:space="0" w:color="auto"/>
                <w:left w:val="none" w:sz="0" w:space="0" w:color="auto"/>
                <w:bottom w:val="none" w:sz="0" w:space="0" w:color="auto"/>
                <w:right w:val="none" w:sz="0" w:space="0" w:color="auto"/>
              </w:divBdr>
            </w:div>
            <w:div w:id="1709912697">
              <w:marLeft w:val="0"/>
              <w:marRight w:val="0"/>
              <w:marTop w:val="0"/>
              <w:marBottom w:val="0"/>
              <w:divBdr>
                <w:top w:val="none" w:sz="0" w:space="0" w:color="auto"/>
                <w:left w:val="none" w:sz="0" w:space="0" w:color="auto"/>
                <w:bottom w:val="none" w:sz="0" w:space="0" w:color="auto"/>
                <w:right w:val="none" w:sz="0" w:space="0" w:color="auto"/>
              </w:divBdr>
            </w:div>
            <w:div w:id="1710646775">
              <w:marLeft w:val="0"/>
              <w:marRight w:val="0"/>
              <w:marTop w:val="0"/>
              <w:marBottom w:val="0"/>
              <w:divBdr>
                <w:top w:val="none" w:sz="0" w:space="0" w:color="auto"/>
                <w:left w:val="none" w:sz="0" w:space="0" w:color="auto"/>
                <w:bottom w:val="none" w:sz="0" w:space="0" w:color="auto"/>
                <w:right w:val="none" w:sz="0" w:space="0" w:color="auto"/>
              </w:divBdr>
            </w:div>
            <w:div w:id="1711690176">
              <w:marLeft w:val="0"/>
              <w:marRight w:val="0"/>
              <w:marTop w:val="0"/>
              <w:marBottom w:val="0"/>
              <w:divBdr>
                <w:top w:val="none" w:sz="0" w:space="0" w:color="auto"/>
                <w:left w:val="none" w:sz="0" w:space="0" w:color="auto"/>
                <w:bottom w:val="none" w:sz="0" w:space="0" w:color="auto"/>
                <w:right w:val="none" w:sz="0" w:space="0" w:color="auto"/>
              </w:divBdr>
            </w:div>
            <w:div w:id="1722899197">
              <w:marLeft w:val="0"/>
              <w:marRight w:val="0"/>
              <w:marTop w:val="0"/>
              <w:marBottom w:val="0"/>
              <w:divBdr>
                <w:top w:val="none" w:sz="0" w:space="0" w:color="auto"/>
                <w:left w:val="none" w:sz="0" w:space="0" w:color="auto"/>
                <w:bottom w:val="none" w:sz="0" w:space="0" w:color="auto"/>
                <w:right w:val="none" w:sz="0" w:space="0" w:color="auto"/>
              </w:divBdr>
            </w:div>
            <w:div w:id="1747221801">
              <w:marLeft w:val="0"/>
              <w:marRight w:val="0"/>
              <w:marTop w:val="0"/>
              <w:marBottom w:val="0"/>
              <w:divBdr>
                <w:top w:val="none" w:sz="0" w:space="0" w:color="auto"/>
                <w:left w:val="none" w:sz="0" w:space="0" w:color="auto"/>
                <w:bottom w:val="none" w:sz="0" w:space="0" w:color="auto"/>
                <w:right w:val="none" w:sz="0" w:space="0" w:color="auto"/>
              </w:divBdr>
            </w:div>
            <w:div w:id="1771897386">
              <w:marLeft w:val="0"/>
              <w:marRight w:val="0"/>
              <w:marTop w:val="0"/>
              <w:marBottom w:val="0"/>
              <w:divBdr>
                <w:top w:val="none" w:sz="0" w:space="0" w:color="auto"/>
                <w:left w:val="none" w:sz="0" w:space="0" w:color="auto"/>
                <w:bottom w:val="none" w:sz="0" w:space="0" w:color="auto"/>
                <w:right w:val="none" w:sz="0" w:space="0" w:color="auto"/>
              </w:divBdr>
            </w:div>
            <w:div w:id="1796019660">
              <w:marLeft w:val="0"/>
              <w:marRight w:val="0"/>
              <w:marTop w:val="0"/>
              <w:marBottom w:val="0"/>
              <w:divBdr>
                <w:top w:val="none" w:sz="0" w:space="0" w:color="auto"/>
                <w:left w:val="none" w:sz="0" w:space="0" w:color="auto"/>
                <w:bottom w:val="none" w:sz="0" w:space="0" w:color="auto"/>
                <w:right w:val="none" w:sz="0" w:space="0" w:color="auto"/>
              </w:divBdr>
            </w:div>
            <w:div w:id="1808933040">
              <w:marLeft w:val="0"/>
              <w:marRight w:val="0"/>
              <w:marTop w:val="0"/>
              <w:marBottom w:val="0"/>
              <w:divBdr>
                <w:top w:val="none" w:sz="0" w:space="0" w:color="auto"/>
                <w:left w:val="none" w:sz="0" w:space="0" w:color="auto"/>
                <w:bottom w:val="none" w:sz="0" w:space="0" w:color="auto"/>
                <w:right w:val="none" w:sz="0" w:space="0" w:color="auto"/>
              </w:divBdr>
            </w:div>
            <w:div w:id="1812595543">
              <w:marLeft w:val="0"/>
              <w:marRight w:val="0"/>
              <w:marTop w:val="0"/>
              <w:marBottom w:val="0"/>
              <w:divBdr>
                <w:top w:val="none" w:sz="0" w:space="0" w:color="auto"/>
                <w:left w:val="none" w:sz="0" w:space="0" w:color="auto"/>
                <w:bottom w:val="none" w:sz="0" w:space="0" w:color="auto"/>
                <w:right w:val="none" w:sz="0" w:space="0" w:color="auto"/>
              </w:divBdr>
            </w:div>
            <w:div w:id="1842620025">
              <w:marLeft w:val="0"/>
              <w:marRight w:val="0"/>
              <w:marTop w:val="0"/>
              <w:marBottom w:val="0"/>
              <w:divBdr>
                <w:top w:val="none" w:sz="0" w:space="0" w:color="auto"/>
                <w:left w:val="none" w:sz="0" w:space="0" w:color="auto"/>
                <w:bottom w:val="none" w:sz="0" w:space="0" w:color="auto"/>
                <w:right w:val="none" w:sz="0" w:space="0" w:color="auto"/>
              </w:divBdr>
            </w:div>
            <w:div w:id="1856070413">
              <w:marLeft w:val="0"/>
              <w:marRight w:val="0"/>
              <w:marTop w:val="0"/>
              <w:marBottom w:val="0"/>
              <w:divBdr>
                <w:top w:val="none" w:sz="0" w:space="0" w:color="auto"/>
                <w:left w:val="none" w:sz="0" w:space="0" w:color="auto"/>
                <w:bottom w:val="none" w:sz="0" w:space="0" w:color="auto"/>
                <w:right w:val="none" w:sz="0" w:space="0" w:color="auto"/>
              </w:divBdr>
            </w:div>
            <w:div w:id="1860506359">
              <w:marLeft w:val="0"/>
              <w:marRight w:val="0"/>
              <w:marTop w:val="0"/>
              <w:marBottom w:val="0"/>
              <w:divBdr>
                <w:top w:val="none" w:sz="0" w:space="0" w:color="auto"/>
                <w:left w:val="none" w:sz="0" w:space="0" w:color="auto"/>
                <w:bottom w:val="none" w:sz="0" w:space="0" w:color="auto"/>
                <w:right w:val="none" w:sz="0" w:space="0" w:color="auto"/>
              </w:divBdr>
            </w:div>
            <w:div w:id="1886209441">
              <w:marLeft w:val="0"/>
              <w:marRight w:val="0"/>
              <w:marTop w:val="0"/>
              <w:marBottom w:val="0"/>
              <w:divBdr>
                <w:top w:val="none" w:sz="0" w:space="0" w:color="auto"/>
                <w:left w:val="none" w:sz="0" w:space="0" w:color="auto"/>
                <w:bottom w:val="none" w:sz="0" w:space="0" w:color="auto"/>
                <w:right w:val="none" w:sz="0" w:space="0" w:color="auto"/>
              </w:divBdr>
            </w:div>
            <w:div w:id="1907259368">
              <w:marLeft w:val="0"/>
              <w:marRight w:val="0"/>
              <w:marTop w:val="0"/>
              <w:marBottom w:val="0"/>
              <w:divBdr>
                <w:top w:val="none" w:sz="0" w:space="0" w:color="auto"/>
                <w:left w:val="none" w:sz="0" w:space="0" w:color="auto"/>
                <w:bottom w:val="none" w:sz="0" w:space="0" w:color="auto"/>
                <w:right w:val="none" w:sz="0" w:space="0" w:color="auto"/>
              </w:divBdr>
            </w:div>
            <w:div w:id="1909611102">
              <w:marLeft w:val="0"/>
              <w:marRight w:val="0"/>
              <w:marTop w:val="0"/>
              <w:marBottom w:val="0"/>
              <w:divBdr>
                <w:top w:val="none" w:sz="0" w:space="0" w:color="auto"/>
                <w:left w:val="none" w:sz="0" w:space="0" w:color="auto"/>
                <w:bottom w:val="none" w:sz="0" w:space="0" w:color="auto"/>
                <w:right w:val="none" w:sz="0" w:space="0" w:color="auto"/>
              </w:divBdr>
            </w:div>
            <w:div w:id="1916088054">
              <w:marLeft w:val="0"/>
              <w:marRight w:val="0"/>
              <w:marTop w:val="0"/>
              <w:marBottom w:val="0"/>
              <w:divBdr>
                <w:top w:val="none" w:sz="0" w:space="0" w:color="auto"/>
                <w:left w:val="none" w:sz="0" w:space="0" w:color="auto"/>
                <w:bottom w:val="none" w:sz="0" w:space="0" w:color="auto"/>
                <w:right w:val="none" w:sz="0" w:space="0" w:color="auto"/>
              </w:divBdr>
            </w:div>
            <w:div w:id="1972127133">
              <w:marLeft w:val="0"/>
              <w:marRight w:val="0"/>
              <w:marTop w:val="0"/>
              <w:marBottom w:val="0"/>
              <w:divBdr>
                <w:top w:val="none" w:sz="0" w:space="0" w:color="auto"/>
                <w:left w:val="none" w:sz="0" w:space="0" w:color="auto"/>
                <w:bottom w:val="none" w:sz="0" w:space="0" w:color="auto"/>
                <w:right w:val="none" w:sz="0" w:space="0" w:color="auto"/>
              </w:divBdr>
            </w:div>
            <w:div w:id="1974288809">
              <w:marLeft w:val="0"/>
              <w:marRight w:val="0"/>
              <w:marTop w:val="0"/>
              <w:marBottom w:val="0"/>
              <w:divBdr>
                <w:top w:val="none" w:sz="0" w:space="0" w:color="auto"/>
                <w:left w:val="none" w:sz="0" w:space="0" w:color="auto"/>
                <w:bottom w:val="none" w:sz="0" w:space="0" w:color="auto"/>
                <w:right w:val="none" w:sz="0" w:space="0" w:color="auto"/>
              </w:divBdr>
            </w:div>
            <w:div w:id="2001956973">
              <w:marLeft w:val="0"/>
              <w:marRight w:val="0"/>
              <w:marTop w:val="0"/>
              <w:marBottom w:val="0"/>
              <w:divBdr>
                <w:top w:val="none" w:sz="0" w:space="0" w:color="auto"/>
                <w:left w:val="none" w:sz="0" w:space="0" w:color="auto"/>
                <w:bottom w:val="none" w:sz="0" w:space="0" w:color="auto"/>
                <w:right w:val="none" w:sz="0" w:space="0" w:color="auto"/>
              </w:divBdr>
            </w:div>
            <w:div w:id="2042586105">
              <w:marLeft w:val="0"/>
              <w:marRight w:val="0"/>
              <w:marTop w:val="0"/>
              <w:marBottom w:val="0"/>
              <w:divBdr>
                <w:top w:val="none" w:sz="0" w:space="0" w:color="auto"/>
                <w:left w:val="none" w:sz="0" w:space="0" w:color="auto"/>
                <w:bottom w:val="none" w:sz="0" w:space="0" w:color="auto"/>
                <w:right w:val="none" w:sz="0" w:space="0" w:color="auto"/>
              </w:divBdr>
            </w:div>
            <w:div w:id="2047830305">
              <w:marLeft w:val="0"/>
              <w:marRight w:val="0"/>
              <w:marTop w:val="0"/>
              <w:marBottom w:val="0"/>
              <w:divBdr>
                <w:top w:val="none" w:sz="0" w:space="0" w:color="auto"/>
                <w:left w:val="none" w:sz="0" w:space="0" w:color="auto"/>
                <w:bottom w:val="none" w:sz="0" w:space="0" w:color="auto"/>
                <w:right w:val="none" w:sz="0" w:space="0" w:color="auto"/>
              </w:divBdr>
            </w:div>
            <w:div w:id="2056852340">
              <w:marLeft w:val="0"/>
              <w:marRight w:val="0"/>
              <w:marTop w:val="0"/>
              <w:marBottom w:val="0"/>
              <w:divBdr>
                <w:top w:val="none" w:sz="0" w:space="0" w:color="auto"/>
                <w:left w:val="none" w:sz="0" w:space="0" w:color="auto"/>
                <w:bottom w:val="none" w:sz="0" w:space="0" w:color="auto"/>
                <w:right w:val="none" w:sz="0" w:space="0" w:color="auto"/>
              </w:divBdr>
            </w:div>
            <w:div w:id="2071339006">
              <w:marLeft w:val="0"/>
              <w:marRight w:val="0"/>
              <w:marTop w:val="0"/>
              <w:marBottom w:val="0"/>
              <w:divBdr>
                <w:top w:val="none" w:sz="0" w:space="0" w:color="auto"/>
                <w:left w:val="none" w:sz="0" w:space="0" w:color="auto"/>
                <w:bottom w:val="none" w:sz="0" w:space="0" w:color="auto"/>
                <w:right w:val="none" w:sz="0" w:space="0" w:color="auto"/>
              </w:divBdr>
            </w:div>
            <w:div w:id="2089231388">
              <w:marLeft w:val="0"/>
              <w:marRight w:val="0"/>
              <w:marTop w:val="0"/>
              <w:marBottom w:val="0"/>
              <w:divBdr>
                <w:top w:val="none" w:sz="0" w:space="0" w:color="auto"/>
                <w:left w:val="none" w:sz="0" w:space="0" w:color="auto"/>
                <w:bottom w:val="none" w:sz="0" w:space="0" w:color="auto"/>
                <w:right w:val="none" w:sz="0" w:space="0" w:color="auto"/>
              </w:divBdr>
            </w:div>
            <w:div w:id="2104909230">
              <w:marLeft w:val="0"/>
              <w:marRight w:val="0"/>
              <w:marTop w:val="0"/>
              <w:marBottom w:val="0"/>
              <w:divBdr>
                <w:top w:val="none" w:sz="0" w:space="0" w:color="auto"/>
                <w:left w:val="none" w:sz="0" w:space="0" w:color="auto"/>
                <w:bottom w:val="none" w:sz="0" w:space="0" w:color="auto"/>
                <w:right w:val="none" w:sz="0" w:space="0" w:color="auto"/>
              </w:divBdr>
            </w:div>
            <w:div w:id="2105421351">
              <w:marLeft w:val="0"/>
              <w:marRight w:val="0"/>
              <w:marTop w:val="0"/>
              <w:marBottom w:val="0"/>
              <w:divBdr>
                <w:top w:val="none" w:sz="0" w:space="0" w:color="auto"/>
                <w:left w:val="none" w:sz="0" w:space="0" w:color="auto"/>
                <w:bottom w:val="none" w:sz="0" w:space="0" w:color="auto"/>
                <w:right w:val="none" w:sz="0" w:space="0" w:color="auto"/>
              </w:divBdr>
            </w:div>
            <w:div w:id="2131195225">
              <w:marLeft w:val="0"/>
              <w:marRight w:val="0"/>
              <w:marTop w:val="0"/>
              <w:marBottom w:val="0"/>
              <w:divBdr>
                <w:top w:val="none" w:sz="0" w:space="0" w:color="auto"/>
                <w:left w:val="none" w:sz="0" w:space="0" w:color="auto"/>
                <w:bottom w:val="none" w:sz="0" w:space="0" w:color="auto"/>
                <w:right w:val="none" w:sz="0" w:space="0" w:color="auto"/>
              </w:divBdr>
            </w:div>
            <w:div w:id="2137602242">
              <w:marLeft w:val="0"/>
              <w:marRight w:val="0"/>
              <w:marTop w:val="0"/>
              <w:marBottom w:val="0"/>
              <w:divBdr>
                <w:top w:val="none" w:sz="0" w:space="0" w:color="auto"/>
                <w:left w:val="none" w:sz="0" w:space="0" w:color="auto"/>
                <w:bottom w:val="none" w:sz="0" w:space="0" w:color="auto"/>
                <w:right w:val="none" w:sz="0" w:space="0" w:color="auto"/>
              </w:divBdr>
            </w:div>
          </w:divsChild>
        </w:div>
        <w:div w:id="322007282">
          <w:marLeft w:val="0"/>
          <w:marRight w:val="0"/>
          <w:marTop w:val="0"/>
          <w:marBottom w:val="0"/>
          <w:divBdr>
            <w:top w:val="none" w:sz="0" w:space="0" w:color="auto"/>
            <w:left w:val="none" w:sz="0" w:space="0" w:color="auto"/>
            <w:bottom w:val="none" w:sz="0" w:space="0" w:color="auto"/>
            <w:right w:val="none" w:sz="0" w:space="0" w:color="auto"/>
          </w:divBdr>
          <w:divsChild>
            <w:div w:id="1638993611">
              <w:marLeft w:val="0"/>
              <w:marRight w:val="0"/>
              <w:marTop w:val="0"/>
              <w:marBottom w:val="0"/>
              <w:divBdr>
                <w:top w:val="none" w:sz="0" w:space="0" w:color="auto"/>
                <w:left w:val="none" w:sz="0" w:space="0" w:color="auto"/>
                <w:bottom w:val="none" w:sz="0" w:space="0" w:color="auto"/>
                <w:right w:val="none" w:sz="0" w:space="0" w:color="auto"/>
              </w:divBdr>
            </w:div>
          </w:divsChild>
        </w:div>
        <w:div w:id="405541373">
          <w:marLeft w:val="0"/>
          <w:marRight w:val="0"/>
          <w:marTop w:val="0"/>
          <w:marBottom w:val="0"/>
          <w:divBdr>
            <w:top w:val="none" w:sz="0" w:space="0" w:color="auto"/>
            <w:left w:val="none" w:sz="0" w:space="0" w:color="auto"/>
            <w:bottom w:val="none" w:sz="0" w:space="0" w:color="auto"/>
            <w:right w:val="none" w:sz="0" w:space="0" w:color="auto"/>
          </w:divBdr>
          <w:divsChild>
            <w:div w:id="63334897">
              <w:marLeft w:val="0"/>
              <w:marRight w:val="0"/>
              <w:marTop w:val="0"/>
              <w:marBottom w:val="0"/>
              <w:divBdr>
                <w:top w:val="none" w:sz="0" w:space="0" w:color="auto"/>
                <w:left w:val="none" w:sz="0" w:space="0" w:color="auto"/>
                <w:bottom w:val="none" w:sz="0" w:space="0" w:color="auto"/>
                <w:right w:val="none" w:sz="0" w:space="0" w:color="auto"/>
              </w:divBdr>
            </w:div>
            <w:div w:id="66461929">
              <w:marLeft w:val="0"/>
              <w:marRight w:val="0"/>
              <w:marTop w:val="0"/>
              <w:marBottom w:val="0"/>
              <w:divBdr>
                <w:top w:val="none" w:sz="0" w:space="0" w:color="auto"/>
                <w:left w:val="none" w:sz="0" w:space="0" w:color="auto"/>
                <w:bottom w:val="none" w:sz="0" w:space="0" w:color="auto"/>
                <w:right w:val="none" w:sz="0" w:space="0" w:color="auto"/>
              </w:divBdr>
            </w:div>
            <w:div w:id="101345288">
              <w:marLeft w:val="0"/>
              <w:marRight w:val="0"/>
              <w:marTop w:val="0"/>
              <w:marBottom w:val="0"/>
              <w:divBdr>
                <w:top w:val="none" w:sz="0" w:space="0" w:color="auto"/>
                <w:left w:val="none" w:sz="0" w:space="0" w:color="auto"/>
                <w:bottom w:val="none" w:sz="0" w:space="0" w:color="auto"/>
                <w:right w:val="none" w:sz="0" w:space="0" w:color="auto"/>
              </w:divBdr>
            </w:div>
            <w:div w:id="113403289">
              <w:marLeft w:val="0"/>
              <w:marRight w:val="0"/>
              <w:marTop w:val="0"/>
              <w:marBottom w:val="0"/>
              <w:divBdr>
                <w:top w:val="none" w:sz="0" w:space="0" w:color="auto"/>
                <w:left w:val="none" w:sz="0" w:space="0" w:color="auto"/>
                <w:bottom w:val="none" w:sz="0" w:space="0" w:color="auto"/>
                <w:right w:val="none" w:sz="0" w:space="0" w:color="auto"/>
              </w:divBdr>
            </w:div>
            <w:div w:id="144669371">
              <w:marLeft w:val="0"/>
              <w:marRight w:val="0"/>
              <w:marTop w:val="0"/>
              <w:marBottom w:val="0"/>
              <w:divBdr>
                <w:top w:val="none" w:sz="0" w:space="0" w:color="auto"/>
                <w:left w:val="none" w:sz="0" w:space="0" w:color="auto"/>
                <w:bottom w:val="none" w:sz="0" w:space="0" w:color="auto"/>
                <w:right w:val="none" w:sz="0" w:space="0" w:color="auto"/>
              </w:divBdr>
            </w:div>
            <w:div w:id="155416041">
              <w:marLeft w:val="0"/>
              <w:marRight w:val="0"/>
              <w:marTop w:val="0"/>
              <w:marBottom w:val="0"/>
              <w:divBdr>
                <w:top w:val="none" w:sz="0" w:space="0" w:color="auto"/>
                <w:left w:val="none" w:sz="0" w:space="0" w:color="auto"/>
                <w:bottom w:val="none" w:sz="0" w:space="0" w:color="auto"/>
                <w:right w:val="none" w:sz="0" w:space="0" w:color="auto"/>
              </w:divBdr>
            </w:div>
            <w:div w:id="202910428">
              <w:marLeft w:val="0"/>
              <w:marRight w:val="0"/>
              <w:marTop w:val="0"/>
              <w:marBottom w:val="0"/>
              <w:divBdr>
                <w:top w:val="none" w:sz="0" w:space="0" w:color="auto"/>
                <w:left w:val="none" w:sz="0" w:space="0" w:color="auto"/>
                <w:bottom w:val="none" w:sz="0" w:space="0" w:color="auto"/>
                <w:right w:val="none" w:sz="0" w:space="0" w:color="auto"/>
              </w:divBdr>
            </w:div>
            <w:div w:id="212548218">
              <w:marLeft w:val="0"/>
              <w:marRight w:val="0"/>
              <w:marTop w:val="0"/>
              <w:marBottom w:val="0"/>
              <w:divBdr>
                <w:top w:val="none" w:sz="0" w:space="0" w:color="auto"/>
                <w:left w:val="none" w:sz="0" w:space="0" w:color="auto"/>
                <w:bottom w:val="none" w:sz="0" w:space="0" w:color="auto"/>
                <w:right w:val="none" w:sz="0" w:space="0" w:color="auto"/>
              </w:divBdr>
            </w:div>
            <w:div w:id="237371399">
              <w:marLeft w:val="0"/>
              <w:marRight w:val="0"/>
              <w:marTop w:val="0"/>
              <w:marBottom w:val="0"/>
              <w:divBdr>
                <w:top w:val="none" w:sz="0" w:space="0" w:color="auto"/>
                <w:left w:val="none" w:sz="0" w:space="0" w:color="auto"/>
                <w:bottom w:val="none" w:sz="0" w:space="0" w:color="auto"/>
                <w:right w:val="none" w:sz="0" w:space="0" w:color="auto"/>
              </w:divBdr>
            </w:div>
            <w:div w:id="343480894">
              <w:marLeft w:val="0"/>
              <w:marRight w:val="0"/>
              <w:marTop w:val="0"/>
              <w:marBottom w:val="0"/>
              <w:divBdr>
                <w:top w:val="none" w:sz="0" w:space="0" w:color="auto"/>
                <w:left w:val="none" w:sz="0" w:space="0" w:color="auto"/>
                <w:bottom w:val="none" w:sz="0" w:space="0" w:color="auto"/>
                <w:right w:val="none" w:sz="0" w:space="0" w:color="auto"/>
              </w:divBdr>
            </w:div>
            <w:div w:id="385570150">
              <w:marLeft w:val="0"/>
              <w:marRight w:val="0"/>
              <w:marTop w:val="0"/>
              <w:marBottom w:val="0"/>
              <w:divBdr>
                <w:top w:val="none" w:sz="0" w:space="0" w:color="auto"/>
                <w:left w:val="none" w:sz="0" w:space="0" w:color="auto"/>
                <w:bottom w:val="none" w:sz="0" w:space="0" w:color="auto"/>
                <w:right w:val="none" w:sz="0" w:space="0" w:color="auto"/>
              </w:divBdr>
            </w:div>
            <w:div w:id="404181449">
              <w:marLeft w:val="0"/>
              <w:marRight w:val="0"/>
              <w:marTop w:val="0"/>
              <w:marBottom w:val="0"/>
              <w:divBdr>
                <w:top w:val="none" w:sz="0" w:space="0" w:color="auto"/>
                <w:left w:val="none" w:sz="0" w:space="0" w:color="auto"/>
                <w:bottom w:val="none" w:sz="0" w:space="0" w:color="auto"/>
                <w:right w:val="none" w:sz="0" w:space="0" w:color="auto"/>
              </w:divBdr>
            </w:div>
            <w:div w:id="456145469">
              <w:marLeft w:val="0"/>
              <w:marRight w:val="0"/>
              <w:marTop w:val="0"/>
              <w:marBottom w:val="0"/>
              <w:divBdr>
                <w:top w:val="none" w:sz="0" w:space="0" w:color="auto"/>
                <w:left w:val="none" w:sz="0" w:space="0" w:color="auto"/>
                <w:bottom w:val="none" w:sz="0" w:space="0" w:color="auto"/>
                <w:right w:val="none" w:sz="0" w:space="0" w:color="auto"/>
              </w:divBdr>
            </w:div>
            <w:div w:id="456147578">
              <w:marLeft w:val="0"/>
              <w:marRight w:val="0"/>
              <w:marTop w:val="0"/>
              <w:marBottom w:val="0"/>
              <w:divBdr>
                <w:top w:val="none" w:sz="0" w:space="0" w:color="auto"/>
                <w:left w:val="none" w:sz="0" w:space="0" w:color="auto"/>
                <w:bottom w:val="none" w:sz="0" w:space="0" w:color="auto"/>
                <w:right w:val="none" w:sz="0" w:space="0" w:color="auto"/>
              </w:divBdr>
            </w:div>
            <w:div w:id="507409545">
              <w:marLeft w:val="0"/>
              <w:marRight w:val="0"/>
              <w:marTop w:val="0"/>
              <w:marBottom w:val="0"/>
              <w:divBdr>
                <w:top w:val="none" w:sz="0" w:space="0" w:color="auto"/>
                <w:left w:val="none" w:sz="0" w:space="0" w:color="auto"/>
                <w:bottom w:val="none" w:sz="0" w:space="0" w:color="auto"/>
                <w:right w:val="none" w:sz="0" w:space="0" w:color="auto"/>
              </w:divBdr>
            </w:div>
            <w:div w:id="515655427">
              <w:marLeft w:val="0"/>
              <w:marRight w:val="0"/>
              <w:marTop w:val="0"/>
              <w:marBottom w:val="0"/>
              <w:divBdr>
                <w:top w:val="none" w:sz="0" w:space="0" w:color="auto"/>
                <w:left w:val="none" w:sz="0" w:space="0" w:color="auto"/>
                <w:bottom w:val="none" w:sz="0" w:space="0" w:color="auto"/>
                <w:right w:val="none" w:sz="0" w:space="0" w:color="auto"/>
              </w:divBdr>
            </w:div>
            <w:div w:id="530727222">
              <w:marLeft w:val="0"/>
              <w:marRight w:val="0"/>
              <w:marTop w:val="0"/>
              <w:marBottom w:val="0"/>
              <w:divBdr>
                <w:top w:val="none" w:sz="0" w:space="0" w:color="auto"/>
                <w:left w:val="none" w:sz="0" w:space="0" w:color="auto"/>
                <w:bottom w:val="none" w:sz="0" w:space="0" w:color="auto"/>
                <w:right w:val="none" w:sz="0" w:space="0" w:color="auto"/>
              </w:divBdr>
            </w:div>
            <w:div w:id="542131596">
              <w:marLeft w:val="0"/>
              <w:marRight w:val="0"/>
              <w:marTop w:val="0"/>
              <w:marBottom w:val="0"/>
              <w:divBdr>
                <w:top w:val="none" w:sz="0" w:space="0" w:color="auto"/>
                <w:left w:val="none" w:sz="0" w:space="0" w:color="auto"/>
                <w:bottom w:val="none" w:sz="0" w:space="0" w:color="auto"/>
                <w:right w:val="none" w:sz="0" w:space="0" w:color="auto"/>
              </w:divBdr>
            </w:div>
            <w:div w:id="576092638">
              <w:marLeft w:val="0"/>
              <w:marRight w:val="0"/>
              <w:marTop w:val="0"/>
              <w:marBottom w:val="0"/>
              <w:divBdr>
                <w:top w:val="none" w:sz="0" w:space="0" w:color="auto"/>
                <w:left w:val="none" w:sz="0" w:space="0" w:color="auto"/>
                <w:bottom w:val="none" w:sz="0" w:space="0" w:color="auto"/>
                <w:right w:val="none" w:sz="0" w:space="0" w:color="auto"/>
              </w:divBdr>
            </w:div>
            <w:div w:id="602615367">
              <w:marLeft w:val="0"/>
              <w:marRight w:val="0"/>
              <w:marTop w:val="0"/>
              <w:marBottom w:val="0"/>
              <w:divBdr>
                <w:top w:val="none" w:sz="0" w:space="0" w:color="auto"/>
                <w:left w:val="none" w:sz="0" w:space="0" w:color="auto"/>
                <w:bottom w:val="none" w:sz="0" w:space="0" w:color="auto"/>
                <w:right w:val="none" w:sz="0" w:space="0" w:color="auto"/>
              </w:divBdr>
            </w:div>
            <w:div w:id="693653941">
              <w:marLeft w:val="0"/>
              <w:marRight w:val="0"/>
              <w:marTop w:val="0"/>
              <w:marBottom w:val="0"/>
              <w:divBdr>
                <w:top w:val="none" w:sz="0" w:space="0" w:color="auto"/>
                <w:left w:val="none" w:sz="0" w:space="0" w:color="auto"/>
                <w:bottom w:val="none" w:sz="0" w:space="0" w:color="auto"/>
                <w:right w:val="none" w:sz="0" w:space="0" w:color="auto"/>
              </w:divBdr>
            </w:div>
            <w:div w:id="701176962">
              <w:marLeft w:val="0"/>
              <w:marRight w:val="0"/>
              <w:marTop w:val="0"/>
              <w:marBottom w:val="0"/>
              <w:divBdr>
                <w:top w:val="none" w:sz="0" w:space="0" w:color="auto"/>
                <w:left w:val="none" w:sz="0" w:space="0" w:color="auto"/>
                <w:bottom w:val="none" w:sz="0" w:space="0" w:color="auto"/>
                <w:right w:val="none" w:sz="0" w:space="0" w:color="auto"/>
              </w:divBdr>
            </w:div>
            <w:div w:id="725227612">
              <w:marLeft w:val="0"/>
              <w:marRight w:val="0"/>
              <w:marTop w:val="0"/>
              <w:marBottom w:val="0"/>
              <w:divBdr>
                <w:top w:val="none" w:sz="0" w:space="0" w:color="auto"/>
                <w:left w:val="none" w:sz="0" w:space="0" w:color="auto"/>
                <w:bottom w:val="none" w:sz="0" w:space="0" w:color="auto"/>
                <w:right w:val="none" w:sz="0" w:space="0" w:color="auto"/>
              </w:divBdr>
            </w:div>
            <w:div w:id="777213906">
              <w:marLeft w:val="0"/>
              <w:marRight w:val="0"/>
              <w:marTop w:val="0"/>
              <w:marBottom w:val="0"/>
              <w:divBdr>
                <w:top w:val="none" w:sz="0" w:space="0" w:color="auto"/>
                <w:left w:val="none" w:sz="0" w:space="0" w:color="auto"/>
                <w:bottom w:val="none" w:sz="0" w:space="0" w:color="auto"/>
                <w:right w:val="none" w:sz="0" w:space="0" w:color="auto"/>
              </w:divBdr>
            </w:div>
            <w:div w:id="795833380">
              <w:marLeft w:val="0"/>
              <w:marRight w:val="0"/>
              <w:marTop w:val="0"/>
              <w:marBottom w:val="0"/>
              <w:divBdr>
                <w:top w:val="none" w:sz="0" w:space="0" w:color="auto"/>
                <w:left w:val="none" w:sz="0" w:space="0" w:color="auto"/>
                <w:bottom w:val="none" w:sz="0" w:space="0" w:color="auto"/>
                <w:right w:val="none" w:sz="0" w:space="0" w:color="auto"/>
              </w:divBdr>
            </w:div>
            <w:div w:id="814685956">
              <w:marLeft w:val="0"/>
              <w:marRight w:val="0"/>
              <w:marTop w:val="0"/>
              <w:marBottom w:val="0"/>
              <w:divBdr>
                <w:top w:val="none" w:sz="0" w:space="0" w:color="auto"/>
                <w:left w:val="none" w:sz="0" w:space="0" w:color="auto"/>
                <w:bottom w:val="none" w:sz="0" w:space="0" w:color="auto"/>
                <w:right w:val="none" w:sz="0" w:space="0" w:color="auto"/>
              </w:divBdr>
            </w:div>
            <w:div w:id="827357532">
              <w:marLeft w:val="0"/>
              <w:marRight w:val="0"/>
              <w:marTop w:val="0"/>
              <w:marBottom w:val="0"/>
              <w:divBdr>
                <w:top w:val="none" w:sz="0" w:space="0" w:color="auto"/>
                <w:left w:val="none" w:sz="0" w:space="0" w:color="auto"/>
                <w:bottom w:val="none" w:sz="0" w:space="0" w:color="auto"/>
                <w:right w:val="none" w:sz="0" w:space="0" w:color="auto"/>
              </w:divBdr>
            </w:div>
            <w:div w:id="884678302">
              <w:marLeft w:val="0"/>
              <w:marRight w:val="0"/>
              <w:marTop w:val="0"/>
              <w:marBottom w:val="0"/>
              <w:divBdr>
                <w:top w:val="none" w:sz="0" w:space="0" w:color="auto"/>
                <w:left w:val="none" w:sz="0" w:space="0" w:color="auto"/>
                <w:bottom w:val="none" w:sz="0" w:space="0" w:color="auto"/>
                <w:right w:val="none" w:sz="0" w:space="0" w:color="auto"/>
              </w:divBdr>
            </w:div>
            <w:div w:id="885872568">
              <w:marLeft w:val="0"/>
              <w:marRight w:val="0"/>
              <w:marTop w:val="0"/>
              <w:marBottom w:val="0"/>
              <w:divBdr>
                <w:top w:val="none" w:sz="0" w:space="0" w:color="auto"/>
                <w:left w:val="none" w:sz="0" w:space="0" w:color="auto"/>
                <w:bottom w:val="none" w:sz="0" w:space="0" w:color="auto"/>
                <w:right w:val="none" w:sz="0" w:space="0" w:color="auto"/>
              </w:divBdr>
            </w:div>
            <w:div w:id="972061900">
              <w:marLeft w:val="0"/>
              <w:marRight w:val="0"/>
              <w:marTop w:val="0"/>
              <w:marBottom w:val="0"/>
              <w:divBdr>
                <w:top w:val="none" w:sz="0" w:space="0" w:color="auto"/>
                <w:left w:val="none" w:sz="0" w:space="0" w:color="auto"/>
                <w:bottom w:val="none" w:sz="0" w:space="0" w:color="auto"/>
                <w:right w:val="none" w:sz="0" w:space="0" w:color="auto"/>
              </w:divBdr>
            </w:div>
            <w:div w:id="1027171344">
              <w:marLeft w:val="0"/>
              <w:marRight w:val="0"/>
              <w:marTop w:val="0"/>
              <w:marBottom w:val="0"/>
              <w:divBdr>
                <w:top w:val="none" w:sz="0" w:space="0" w:color="auto"/>
                <w:left w:val="none" w:sz="0" w:space="0" w:color="auto"/>
                <w:bottom w:val="none" w:sz="0" w:space="0" w:color="auto"/>
                <w:right w:val="none" w:sz="0" w:space="0" w:color="auto"/>
              </w:divBdr>
            </w:div>
            <w:div w:id="1058671917">
              <w:marLeft w:val="0"/>
              <w:marRight w:val="0"/>
              <w:marTop w:val="0"/>
              <w:marBottom w:val="0"/>
              <w:divBdr>
                <w:top w:val="none" w:sz="0" w:space="0" w:color="auto"/>
                <w:left w:val="none" w:sz="0" w:space="0" w:color="auto"/>
                <w:bottom w:val="none" w:sz="0" w:space="0" w:color="auto"/>
                <w:right w:val="none" w:sz="0" w:space="0" w:color="auto"/>
              </w:divBdr>
            </w:div>
            <w:div w:id="1064451871">
              <w:marLeft w:val="0"/>
              <w:marRight w:val="0"/>
              <w:marTop w:val="0"/>
              <w:marBottom w:val="0"/>
              <w:divBdr>
                <w:top w:val="none" w:sz="0" w:space="0" w:color="auto"/>
                <w:left w:val="none" w:sz="0" w:space="0" w:color="auto"/>
                <w:bottom w:val="none" w:sz="0" w:space="0" w:color="auto"/>
                <w:right w:val="none" w:sz="0" w:space="0" w:color="auto"/>
              </w:divBdr>
            </w:div>
            <w:div w:id="1080982605">
              <w:marLeft w:val="0"/>
              <w:marRight w:val="0"/>
              <w:marTop w:val="0"/>
              <w:marBottom w:val="0"/>
              <w:divBdr>
                <w:top w:val="none" w:sz="0" w:space="0" w:color="auto"/>
                <w:left w:val="none" w:sz="0" w:space="0" w:color="auto"/>
                <w:bottom w:val="none" w:sz="0" w:space="0" w:color="auto"/>
                <w:right w:val="none" w:sz="0" w:space="0" w:color="auto"/>
              </w:divBdr>
            </w:div>
            <w:div w:id="1098022138">
              <w:marLeft w:val="0"/>
              <w:marRight w:val="0"/>
              <w:marTop w:val="0"/>
              <w:marBottom w:val="0"/>
              <w:divBdr>
                <w:top w:val="none" w:sz="0" w:space="0" w:color="auto"/>
                <w:left w:val="none" w:sz="0" w:space="0" w:color="auto"/>
                <w:bottom w:val="none" w:sz="0" w:space="0" w:color="auto"/>
                <w:right w:val="none" w:sz="0" w:space="0" w:color="auto"/>
              </w:divBdr>
            </w:div>
            <w:div w:id="1119760082">
              <w:marLeft w:val="0"/>
              <w:marRight w:val="0"/>
              <w:marTop w:val="0"/>
              <w:marBottom w:val="0"/>
              <w:divBdr>
                <w:top w:val="none" w:sz="0" w:space="0" w:color="auto"/>
                <w:left w:val="none" w:sz="0" w:space="0" w:color="auto"/>
                <w:bottom w:val="none" w:sz="0" w:space="0" w:color="auto"/>
                <w:right w:val="none" w:sz="0" w:space="0" w:color="auto"/>
              </w:divBdr>
            </w:div>
            <w:div w:id="1203983368">
              <w:marLeft w:val="0"/>
              <w:marRight w:val="0"/>
              <w:marTop w:val="0"/>
              <w:marBottom w:val="0"/>
              <w:divBdr>
                <w:top w:val="none" w:sz="0" w:space="0" w:color="auto"/>
                <w:left w:val="none" w:sz="0" w:space="0" w:color="auto"/>
                <w:bottom w:val="none" w:sz="0" w:space="0" w:color="auto"/>
                <w:right w:val="none" w:sz="0" w:space="0" w:color="auto"/>
              </w:divBdr>
            </w:div>
            <w:div w:id="1210339809">
              <w:marLeft w:val="0"/>
              <w:marRight w:val="0"/>
              <w:marTop w:val="0"/>
              <w:marBottom w:val="0"/>
              <w:divBdr>
                <w:top w:val="none" w:sz="0" w:space="0" w:color="auto"/>
                <w:left w:val="none" w:sz="0" w:space="0" w:color="auto"/>
                <w:bottom w:val="none" w:sz="0" w:space="0" w:color="auto"/>
                <w:right w:val="none" w:sz="0" w:space="0" w:color="auto"/>
              </w:divBdr>
            </w:div>
            <w:div w:id="1215119206">
              <w:marLeft w:val="0"/>
              <w:marRight w:val="0"/>
              <w:marTop w:val="0"/>
              <w:marBottom w:val="0"/>
              <w:divBdr>
                <w:top w:val="none" w:sz="0" w:space="0" w:color="auto"/>
                <w:left w:val="none" w:sz="0" w:space="0" w:color="auto"/>
                <w:bottom w:val="none" w:sz="0" w:space="0" w:color="auto"/>
                <w:right w:val="none" w:sz="0" w:space="0" w:color="auto"/>
              </w:divBdr>
            </w:div>
            <w:div w:id="1220284867">
              <w:marLeft w:val="0"/>
              <w:marRight w:val="0"/>
              <w:marTop w:val="0"/>
              <w:marBottom w:val="0"/>
              <w:divBdr>
                <w:top w:val="none" w:sz="0" w:space="0" w:color="auto"/>
                <w:left w:val="none" w:sz="0" w:space="0" w:color="auto"/>
                <w:bottom w:val="none" w:sz="0" w:space="0" w:color="auto"/>
                <w:right w:val="none" w:sz="0" w:space="0" w:color="auto"/>
              </w:divBdr>
            </w:div>
            <w:div w:id="1239025337">
              <w:marLeft w:val="0"/>
              <w:marRight w:val="0"/>
              <w:marTop w:val="0"/>
              <w:marBottom w:val="0"/>
              <w:divBdr>
                <w:top w:val="none" w:sz="0" w:space="0" w:color="auto"/>
                <w:left w:val="none" w:sz="0" w:space="0" w:color="auto"/>
                <w:bottom w:val="none" w:sz="0" w:space="0" w:color="auto"/>
                <w:right w:val="none" w:sz="0" w:space="0" w:color="auto"/>
              </w:divBdr>
            </w:div>
            <w:div w:id="1253276903">
              <w:marLeft w:val="0"/>
              <w:marRight w:val="0"/>
              <w:marTop w:val="0"/>
              <w:marBottom w:val="0"/>
              <w:divBdr>
                <w:top w:val="none" w:sz="0" w:space="0" w:color="auto"/>
                <w:left w:val="none" w:sz="0" w:space="0" w:color="auto"/>
                <w:bottom w:val="none" w:sz="0" w:space="0" w:color="auto"/>
                <w:right w:val="none" w:sz="0" w:space="0" w:color="auto"/>
              </w:divBdr>
            </w:div>
            <w:div w:id="1273711855">
              <w:marLeft w:val="0"/>
              <w:marRight w:val="0"/>
              <w:marTop w:val="0"/>
              <w:marBottom w:val="0"/>
              <w:divBdr>
                <w:top w:val="none" w:sz="0" w:space="0" w:color="auto"/>
                <w:left w:val="none" w:sz="0" w:space="0" w:color="auto"/>
                <w:bottom w:val="none" w:sz="0" w:space="0" w:color="auto"/>
                <w:right w:val="none" w:sz="0" w:space="0" w:color="auto"/>
              </w:divBdr>
            </w:div>
            <w:div w:id="1314215792">
              <w:marLeft w:val="0"/>
              <w:marRight w:val="0"/>
              <w:marTop w:val="0"/>
              <w:marBottom w:val="0"/>
              <w:divBdr>
                <w:top w:val="none" w:sz="0" w:space="0" w:color="auto"/>
                <w:left w:val="none" w:sz="0" w:space="0" w:color="auto"/>
                <w:bottom w:val="none" w:sz="0" w:space="0" w:color="auto"/>
                <w:right w:val="none" w:sz="0" w:space="0" w:color="auto"/>
              </w:divBdr>
            </w:div>
            <w:div w:id="1321882420">
              <w:marLeft w:val="0"/>
              <w:marRight w:val="0"/>
              <w:marTop w:val="0"/>
              <w:marBottom w:val="0"/>
              <w:divBdr>
                <w:top w:val="none" w:sz="0" w:space="0" w:color="auto"/>
                <w:left w:val="none" w:sz="0" w:space="0" w:color="auto"/>
                <w:bottom w:val="none" w:sz="0" w:space="0" w:color="auto"/>
                <w:right w:val="none" w:sz="0" w:space="0" w:color="auto"/>
              </w:divBdr>
            </w:div>
            <w:div w:id="1335034231">
              <w:marLeft w:val="0"/>
              <w:marRight w:val="0"/>
              <w:marTop w:val="0"/>
              <w:marBottom w:val="0"/>
              <w:divBdr>
                <w:top w:val="none" w:sz="0" w:space="0" w:color="auto"/>
                <w:left w:val="none" w:sz="0" w:space="0" w:color="auto"/>
                <w:bottom w:val="none" w:sz="0" w:space="0" w:color="auto"/>
                <w:right w:val="none" w:sz="0" w:space="0" w:color="auto"/>
              </w:divBdr>
            </w:div>
            <w:div w:id="1345400592">
              <w:marLeft w:val="0"/>
              <w:marRight w:val="0"/>
              <w:marTop w:val="0"/>
              <w:marBottom w:val="0"/>
              <w:divBdr>
                <w:top w:val="none" w:sz="0" w:space="0" w:color="auto"/>
                <w:left w:val="none" w:sz="0" w:space="0" w:color="auto"/>
                <w:bottom w:val="none" w:sz="0" w:space="0" w:color="auto"/>
                <w:right w:val="none" w:sz="0" w:space="0" w:color="auto"/>
              </w:divBdr>
            </w:div>
            <w:div w:id="1355307653">
              <w:marLeft w:val="0"/>
              <w:marRight w:val="0"/>
              <w:marTop w:val="0"/>
              <w:marBottom w:val="0"/>
              <w:divBdr>
                <w:top w:val="none" w:sz="0" w:space="0" w:color="auto"/>
                <w:left w:val="none" w:sz="0" w:space="0" w:color="auto"/>
                <w:bottom w:val="none" w:sz="0" w:space="0" w:color="auto"/>
                <w:right w:val="none" w:sz="0" w:space="0" w:color="auto"/>
              </w:divBdr>
            </w:div>
            <w:div w:id="1364020647">
              <w:marLeft w:val="0"/>
              <w:marRight w:val="0"/>
              <w:marTop w:val="0"/>
              <w:marBottom w:val="0"/>
              <w:divBdr>
                <w:top w:val="none" w:sz="0" w:space="0" w:color="auto"/>
                <w:left w:val="none" w:sz="0" w:space="0" w:color="auto"/>
                <w:bottom w:val="none" w:sz="0" w:space="0" w:color="auto"/>
                <w:right w:val="none" w:sz="0" w:space="0" w:color="auto"/>
              </w:divBdr>
            </w:div>
            <w:div w:id="1376462767">
              <w:marLeft w:val="0"/>
              <w:marRight w:val="0"/>
              <w:marTop w:val="0"/>
              <w:marBottom w:val="0"/>
              <w:divBdr>
                <w:top w:val="none" w:sz="0" w:space="0" w:color="auto"/>
                <w:left w:val="none" w:sz="0" w:space="0" w:color="auto"/>
                <w:bottom w:val="none" w:sz="0" w:space="0" w:color="auto"/>
                <w:right w:val="none" w:sz="0" w:space="0" w:color="auto"/>
              </w:divBdr>
            </w:div>
            <w:div w:id="1410689598">
              <w:marLeft w:val="0"/>
              <w:marRight w:val="0"/>
              <w:marTop w:val="0"/>
              <w:marBottom w:val="0"/>
              <w:divBdr>
                <w:top w:val="none" w:sz="0" w:space="0" w:color="auto"/>
                <w:left w:val="none" w:sz="0" w:space="0" w:color="auto"/>
                <w:bottom w:val="none" w:sz="0" w:space="0" w:color="auto"/>
                <w:right w:val="none" w:sz="0" w:space="0" w:color="auto"/>
              </w:divBdr>
            </w:div>
            <w:div w:id="1424112120">
              <w:marLeft w:val="0"/>
              <w:marRight w:val="0"/>
              <w:marTop w:val="0"/>
              <w:marBottom w:val="0"/>
              <w:divBdr>
                <w:top w:val="none" w:sz="0" w:space="0" w:color="auto"/>
                <w:left w:val="none" w:sz="0" w:space="0" w:color="auto"/>
                <w:bottom w:val="none" w:sz="0" w:space="0" w:color="auto"/>
                <w:right w:val="none" w:sz="0" w:space="0" w:color="auto"/>
              </w:divBdr>
            </w:div>
            <w:div w:id="1471362968">
              <w:marLeft w:val="0"/>
              <w:marRight w:val="0"/>
              <w:marTop w:val="0"/>
              <w:marBottom w:val="0"/>
              <w:divBdr>
                <w:top w:val="none" w:sz="0" w:space="0" w:color="auto"/>
                <w:left w:val="none" w:sz="0" w:space="0" w:color="auto"/>
                <w:bottom w:val="none" w:sz="0" w:space="0" w:color="auto"/>
                <w:right w:val="none" w:sz="0" w:space="0" w:color="auto"/>
              </w:divBdr>
            </w:div>
            <w:div w:id="1473450319">
              <w:marLeft w:val="0"/>
              <w:marRight w:val="0"/>
              <w:marTop w:val="0"/>
              <w:marBottom w:val="0"/>
              <w:divBdr>
                <w:top w:val="none" w:sz="0" w:space="0" w:color="auto"/>
                <w:left w:val="none" w:sz="0" w:space="0" w:color="auto"/>
                <w:bottom w:val="none" w:sz="0" w:space="0" w:color="auto"/>
                <w:right w:val="none" w:sz="0" w:space="0" w:color="auto"/>
              </w:divBdr>
            </w:div>
            <w:div w:id="1498690957">
              <w:marLeft w:val="0"/>
              <w:marRight w:val="0"/>
              <w:marTop w:val="0"/>
              <w:marBottom w:val="0"/>
              <w:divBdr>
                <w:top w:val="none" w:sz="0" w:space="0" w:color="auto"/>
                <w:left w:val="none" w:sz="0" w:space="0" w:color="auto"/>
                <w:bottom w:val="none" w:sz="0" w:space="0" w:color="auto"/>
                <w:right w:val="none" w:sz="0" w:space="0" w:color="auto"/>
              </w:divBdr>
            </w:div>
            <w:div w:id="1500653395">
              <w:marLeft w:val="0"/>
              <w:marRight w:val="0"/>
              <w:marTop w:val="0"/>
              <w:marBottom w:val="0"/>
              <w:divBdr>
                <w:top w:val="none" w:sz="0" w:space="0" w:color="auto"/>
                <w:left w:val="none" w:sz="0" w:space="0" w:color="auto"/>
                <w:bottom w:val="none" w:sz="0" w:space="0" w:color="auto"/>
                <w:right w:val="none" w:sz="0" w:space="0" w:color="auto"/>
              </w:divBdr>
            </w:div>
            <w:div w:id="1542740790">
              <w:marLeft w:val="0"/>
              <w:marRight w:val="0"/>
              <w:marTop w:val="0"/>
              <w:marBottom w:val="0"/>
              <w:divBdr>
                <w:top w:val="none" w:sz="0" w:space="0" w:color="auto"/>
                <w:left w:val="none" w:sz="0" w:space="0" w:color="auto"/>
                <w:bottom w:val="none" w:sz="0" w:space="0" w:color="auto"/>
                <w:right w:val="none" w:sz="0" w:space="0" w:color="auto"/>
              </w:divBdr>
            </w:div>
            <w:div w:id="1664551983">
              <w:marLeft w:val="0"/>
              <w:marRight w:val="0"/>
              <w:marTop w:val="0"/>
              <w:marBottom w:val="0"/>
              <w:divBdr>
                <w:top w:val="none" w:sz="0" w:space="0" w:color="auto"/>
                <w:left w:val="none" w:sz="0" w:space="0" w:color="auto"/>
                <w:bottom w:val="none" w:sz="0" w:space="0" w:color="auto"/>
                <w:right w:val="none" w:sz="0" w:space="0" w:color="auto"/>
              </w:divBdr>
            </w:div>
            <w:div w:id="1692099666">
              <w:marLeft w:val="0"/>
              <w:marRight w:val="0"/>
              <w:marTop w:val="0"/>
              <w:marBottom w:val="0"/>
              <w:divBdr>
                <w:top w:val="none" w:sz="0" w:space="0" w:color="auto"/>
                <w:left w:val="none" w:sz="0" w:space="0" w:color="auto"/>
                <w:bottom w:val="none" w:sz="0" w:space="0" w:color="auto"/>
                <w:right w:val="none" w:sz="0" w:space="0" w:color="auto"/>
              </w:divBdr>
            </w:div>
            <w:div w:id="1702051081">
              <w:marLeft w:val="0"/>
              <w:marRight w:val="0"/>
              <w:marTop w:val="0"/>
              <w:marBottom w:val="0"/>
              <w:divBdr>
                <w:top w:val="none" w:sz="0" w:space="0" w:color="auto"/>
                <w:left w:val="none" w:sz="0" w:space="0" w:color="auto"/>
                <w:bottom w:val="none" w:sz="0" w:space="0" w:color="auto"/>
                <w:right w:val="none" w:sz="0" w:space="0" w:color="auto"/>
              </w:divBdr>
            </w:div>
            <w:div w:id="1771388063">
              <w:marLeft w:val="0"/>
              <w:marRight w:val="0"/>
              <w:marTop w:val="0"/>
              <w:marBottom w:val="0"/>
              <w:divBdr>
                <w:top w:val="none" w:sz="0" w:space="0" w:color="auto"/>
                <w:left w:val="none" w:sz="0" w:space="0" w:color="auto"/>
                <w:bottom w:val="none" w:sz="0" w:space="0" w:color="auto"/>
                <w:right w:val="none" w:sz="0" w:space="0" w:color="auto"/>
              </w:divBdr>
            </w:div>
            <w:div w:id="1819300987">
              <w:marLeft w:val="0"/>
              <w:marRight w:val="0"/>
              <w:marTop w:val="0"/>
              <w:marBottom w:val="0"/>
              <w:divBdr>
                <w:top w:val="none" w:sz="0" w:space="0" w:color="auto"/>
                <w:left w:val="none" w:sz="0" w:space="0" w:color="auto"/>
                <w:bottom w:val="none" w:sz="0" w:space="0" w:color="auto"/>
                <w:right w:val="none" w:sz="0" w:space="0" w:color="auto"/>
              </w:divBdr>
            </w:div>
            <w:div w:id="1824663116">
              <w:marLeft w:val="0"/>
              <w:marRight w:val="0"/>
              <w:marTop w:val="0"/>
              <w:marBottom w:val="0"/>
              <w:divBdr>
                <w:top w:val="none" w:sz="0" w:space="0" w:color="auto"/>
                <w:left w:val="none" w:sz="0" w:space="0" w:color="auto"/>
                <w:bottom w:val="none" w:sz="0" w:space="0" w:color="auto"/>
                <w:right w:val="none" w:sz="0" w:space="0" w:color="auto"/>
              </w:divBdr>
            </w:div>
            <w:div w:id="1918977581">
              <w:marLeft w:val="0"/>
              <w:marRight w:val="0"/>
              <w:marTop w:val="0"/>
              <w:marBottom w:val="0"/>
              <w:divBdr>
                <w:top w:val="none" w:sz="0" w:space="0" w:color="auto"/>
                <w:left w:val="none" w:sz="0" w:space="0" w:color="auto"/>
                <w:bottom w:val="none" w:sz="0" w:space="0" w:color="auto"/>
                <w:right w:val="none" w:sz="0" w:space="0" w:color="auto"/>
              </w:divBdr>
            </w:div>
            <w:div w:id="1945917979">
              <w:marLeft w:val="0"/>
              <w:marRight w:val="0"/>
              <w:marTop w:val="0"/>
              <w:marBottom w:val="0"/>
              <w:divBdr>
                <w:top w:val="none" w:sz="0" w:space="0" w:color="auto"/>
                <w:left w:val="none" w:sz="0" w:space="0" w:color="auto"/>
                <w:bottom w:val="none" w:sz="0" w:space="0" w:color="auto"/>
                <w:right w:val="none" w:sz="0" w:space="0" w:color="auto"/>
              </w:divBdr>
            </w:div>
            <w:div w:id="2087602562">
              <w:marLeft w:val="0"/>
              <w:marRight w:val="0"/>
              <w:marTop w:val="0"/>
              <w:marBottom w:val="0"/>
              <w:divBdr>
                <w:top w:val="none" w:sz="0" w:space="0" w:color="auto"/>
                <w:left w:val="none" w:sz="0" w:space="0" w:color="auto"/>
                <w:bottom w:val="none" w:sz="0" w:space="0" w:color="auto"/>
                <w:right w:val="none" w:sz="0" w:space="0" w:color="auto"/>
              </w:divBdr>
            </w:div>
            <w:div w:id="2090468397">
              <w:marLeft w:val="0"/>
              <w:marRight w:val="0"/>
              <w:marTop w:val="0"/>
              <w:marBottom w:val="0"/>
              <w:divBdr>
                <w:top w:val="none" w:sz="0" w:space="0" w:color="auto"/>
                <w:left w:val="none" w:sz="0" w:space="0" w:color="auto"/>
                <w:bottom w:val="none" w:sz="0" w:space="0" w:color="auto"/>
                <w:right w:val="none" w:sz="0" w:space="0" w:color="auto"/>
              </w:divBdr>
            </w:div>
            <w:div w:id="2099326615">
              <w:marLeft w:val="0"/>
              <w:marRight w:val="0"/>
              <w:marTop w:val="0"/>
              <w:marBottom w:val="0"/>
              <w:divBdr>
                <w:top w:val="none" w:sz="0" w:space="0" w:color="auto"/>
                <w:left w:val="none" w:sz="0" w:space="0" w:color="auto"/>
                <w:bottom w:val="none" w:sz="0" w:space="0" w:color="auto"/>
                <w:right w:val="none" w:sz="0" w:space="0" w:color="auto"/>
              </w:divBdr>
            </w:div>
            <w:div w:id="2142073864">
              <w:marLeft w:val="0"/>
              <w:marRight w:val="0"/>
              <w:marTop w:val="0"/>
              <w:marBottom w:val="0"/>
              <w:divBdr>
                <w:top w:val="none" w:sz="0" w:space="0" w:color="auto"/>
                <w:left w:val="none" w:sz="0" w:space="0" w:color="auto"/>
                <w:bottom w:val="none" w:sz="0" w:space="0" w:color="auto"/>
                <w:right w:val="none" w:sz="0" w:space="0" w:color="auto"/>
              </w:divBdr>
            </w:div>
          </w:divsChild>
        </w:div>
        <w:div w:id="431324368">
          <w:marLeft w:val="0"/>
          <w:marRight w:val="0"/>
          <w:marTop w:val="0"/>
          <w:marBottom w:val="0"/>
          <w:divBdr>
            <w:top w:val="none" w:sz="0" w:space="0" w:color="auto"/>
            <w:left w:val="none" w:sz="0" w:space="0" w:color="auto"/>
            <w:bottom w:val="none" w:sz="0" w:space="0" w:color="auto"/>
            <w:right w:val="none" w:sz="0" w:space="0" w:color="auto"/>
          </w:divBdr>
          <w:divsChild>
            <w:div w:id="652099806">
              <w:marLeft w:val="0"/>
              <w:marRight w:val="0"/>
              <w:marTop w:val="0"/>
              <w:marBottom w:val="0"/>
              <w:divBdr>
                <w:top w:val="none" w:sz="0" w:space="0" w:color="auto"/>
                <w:left w:val="none" w:sz="0" w:space="0" w:color="auto"/>
                <w:bottom w:val="none" w:sz="0" w:space="0" w:color="auto"/>
                <w:right w:val="none" w:sz="0" w:space="0" w:color="auto"/>
              </w:divBdr>
            </w:div>
            <w:div w:id="743797053">
              <w:marLeft w:val="0"/>
              <w:marRight w:val="0"/>
              <w:marTop w:val="0"/>
              <w:marBottom w:val="0"/>
              <w:divBdr>
                <w:top w:val="none" w:sz="0" w:space="0" w:color="auto"/>
                <w:left w:val="none" w:sz="0" w:space="0" w:color="auto"/>
                <w:bottom w:val="none" w:sz="0" w:space="0" w:color="auto"/>
                <w:right w:val="none" w:sz="0" w:space="0" w:color="auto"/>
              </w:divBdr>
            </w:div>
            <w:div w:id="1272202479">
              <w:marLeft w:val="0"/>
              <w:marRight w:val="0"/>
              <w:marTop w:val="0"/>
              <w:marBottom w:val="0"/>
              <w:divBdr>
                <w:top w:val="none" w:sz="0" w:space="0" w:color="auto"/>
                <w:left w:val="none" w:sz="0" w:space="0" w:color="auto"/>
                <w:bottom w:val="none" w:sz="0" w:space="0" w:color="auto"/>
                <w:right w:val="none" w:sz="0" w:space="0" w:color="auto"/>
              </w:divBdr>
            </w:div>
            <w:div w:id="1333755060">
              <w:marLeft w:val="0"/>
              <w:marRight w:val="0"/>
              <w:marTop w:val="0"/>
              <w:marBottom w:val="0"/>
              <w:divBdr>
                <w:top w:val="none" w:sz="0" w:space="0" w:color="auto"/>
                <w:left w:val="none" w:sz="0" w:space="0" w:color="auto"/>
                <w:bottom w:val="none" w:sz="0" w:space="0" w:color="auto"/>
                <w:right w:val="none" w:sz="0" w:space="0" w:color="auto"/>
              </w:divBdr>
            </w:div>
            <w:div w:id="1963224097">
              <w:marLeft w:val="0"/>
              <w:marRight w:val="0"/>
              <w:marTop w:val="0"/>
              <w:marBottom w:val="0"/>
              <w:divBdr>
                <w:top w:val="none" w:sz="0" w:space="0" w:color="auto"/>
                <w:left w:val="none" w:sz="0" w:space="0" w:color="auto"/>
                <w:bottom w:val="none" w:sz="0" w:space="0" w:color="auto"/>
                <w:right w:val="none" w:sz="0" w:space="0" w:color="auto"/>
              </w:divBdr>
              <w:divsChild>
                <w:div w:id="3442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9921">
          <w:marLeft w:val="0"/>
          <w:marRight w:val="0"/>
          <w:marTop w:val="0"/>
          <w:marBottom w:val="0"/>
          <w:divBdr>
            <w:top w:val="none" w:sz="0" w:space="0" w:color="auto"/>
            <w:left w:val="none" w:sz="0" w:space="0" w:color="auto"/>
            <w:bottom w:val="none" w:sz="0" w:space="0" w:color="auto"/>
            <w:right w:val="none" w:sz="0" w:space="0" w:color="auto"/>
          </w:divBdr>
          <w:divsChild>
            <w:div w:id="278263">
              <w:marLeft w:val="0"/>
              <w:marRight w:val="0"/>
              <w:marTop w:val="0"/>
              <w:marBottom w:val="0"/>
              <w:divBdr>
                <w:top w:val="none" w:sz="0" w:space="0" w:color="auto"/>
                <w:left w:val="none" w:sz="0" w:space="0" w:color="auto"/>
                <w:bottom w:val="none" w:sz="0" w:space="0" w:color="auto"/>
                <w:right w:val="none" w:sz="0" w:space="0" w:color="auto"/>
              </w:divBdr>
            </w:div>
            <w:div w:id="1863076">
              <w:marLeft w:val="0"/>
              <w:marRight w:val="0"/>
              <w:marTop w:val="0"/>
              <w:marBottom w:val="0"/>
              <w:divBdr>
                <w:top w:val="none" w:sz="0" w:space="0" w:color="auto"/>
                <w:left w:val="none" w:sz="0" w:space="0" w:color="auto"/>
                <w:bottom w:val="none" w:sz="0" w:space="0" w:color="auto"/>
                <w:right w:val="none" w:sz="0" w:space="0" w:color="auto"/>
              </w:divBdr>
            </w:div>
            <w:div w:id="2708055">
              <w:marLeft w:val="0"/>
              <w:marRight w:val="0"/>
              <w:marTop w:val="0"/>
              <w:marBottom w:val="0"/>
              <w:divBdr>
                <w:top w:val="none" w:sz="0" w:space="0" w:color="auto"/>
                <w:left w:val="none" w:sz="0" w:space="0" w:color="auto"/>
                <w:bottom w:val="none" w:sz="0" w:space="0" w:color="auto"/>
                <w:right w:val="none" w:sz="0" w:space="0" w:color="auto"/>
              </w:divBdr>
            </w:div>
            <w:div w:id="3094809">
              <w:marLeft w:val="0"/>
              <w:marRight w:val="0"/>
              <w:marTop w:val="0"/>
              <w:marBottom w:val="0"/>
              <w:divBdr>
                <w:top w:val="none" w:sz="0" w:space="0" w:color="auto"/>
                <w:left w:val="none" w:sz="0" w:space="0" w:color="auto"/>
                <w:bottom w:val="none" w:sz="0" w:space="0" w:color="auto"/>
                <w:right w:val="none" w:sz="0" w:space="0" w:color="auto"/>
              </w:divBdr>
            </w:div>
            <w:div w:id="3366005">
              <w:marLeft w:val="0"/>
              <w:marRight w:val="0"/>
              <w:marTop w:val="0"/>
              <w:marBottom w:val="0"/>
              <w:divBdr>
                <w:top w:val="none" w:sz="0" w:space="0" w:color="auto"/>
                <w:left w:val="none" w:sz="0" w:space="0" w:color="auto"/>
                <w:bottom w:val="none" w:sz="0" w:space="0" w:color="auto"/>
                <w:right w:val="none" w:sz="0" w:space="0" w:color="auto"/>
              </w:divBdr>
            </w:div>
            <w:div w:id="3630095">
              <w:marLeft w:val="0"/>
              <w:marRight w:val="0"/>
              <w:marTop w:val="0"/>
              <w:marBottom w:val="0"/>
              <w:divBdr>
                <w:top w:val="none" w:sz="0" w:space="0" w:color="auto"/>
                <w:left w:val="none" w:sz="0" w:space="0" w:color="auto"/>
                <w:bottom w:val="none" w:sz="0" w:space="0" w:color="auto"/>
                <w:right w:val="none" w:sz="0" w:space="0" w:color="auto"/>
              </w:divBdr>
            </w:div>
            <w:div w:id="5715701">
              <w:marLeft w:val="0"/>
              <w:marRight w:val="0"/>
              <w:marTop w:val="0"/>
              <w:marBottom w:val="0"/>
              <w:divBdr>
                <w:top w:val="none" w:sz="0" w:space="0" w:color="auto"/>
                <w:left w:val="none" w:sz="0" w:space="0" w:color="auto"/>
                <w:bottom w:val="none" w:sz="0" w:space="0" w:color="auto"/>
                <w:right w:val="none" w:sz="0" w:space="0" w:color="auto"/>
              </w:divBdr>
            </w:div>
            <w:div w:id="6098640">
              <w:marLeft w:val="0"/>
              <w:marRight w:val="0"/>
              <w:marTop w:val="0"/>
              <w:marBottom w:val="0"/>
              <w:divBdr>
                <w:top w:val="none" w:sz="0" w:space="0" w:color="auto"/>
                <w:left w:val="none" w:sz="0" w:space="0" w:color="auto"/>
                <w:bottom w:val="none" w:sz="0" w:space="0" w:color="auto"/>
                <w:right w:val="none" w:sz="0" w:space="0" w:color="auto"/>
              </w:divBdr>
            </w:div>
            <w:div w:id="6637666">
              <w:marLeft w:val="0"/>
              <w:marRight w:val="0"/>
              <w:marTop w:val="0"/>
              <w:marBottom w:val="0"/>
              <w:divBdr>
                <w:top w:val="none" w:sz="0" w:space="0" w:color="auto"/>
                <w:left w:val="none" w:sz="0" w:space="0" w:color="auto"/>
                <w:bottom w:val="none" w:sz="0" w:space="0" w:color="auto"/>
                <w:right w:val="none" w:sz="0" w:space="0" w:color="auto"/>
              </w:divBdr>
            </w:div>
            <w:div w:id="6955087">
              <w:marLeft w:val="0"/>
              <w:marRight w:val="0"/>
              <w:marTop w:val="0"/>
              <w:marBottom w:val="0"/>
              <w:divBdr>
                <w:top w:val="none" w:sz="0" w:space="0" w:color="auto"/>
                <w:left w:val="none" w:sz="0" w:space="0" w:color="auto"/>
                <w:bottom w:val="none" w:sz="0" w:space="0" w:color="auto"/>
                <w:right w:val="none" w:sz="0" w:space="0" w:color="auto"/>
              </w:divBdr>
            </w:div>
            <w:div w:id="8266076">
              <w:marLeft w:val="0"/>
              <w:marRight w:val="0"/>
              <w:marTop w:val="0"/>
              <w:marBottom w:val="0"/>
              <w:divBdr>
                <w:top w:val="none" w:sz="0" w:space="0" w:color="auto"/>
                <w:left w:val="none" w:sz="0" w:space="0" w:color="auto"/>
                <w:bottom w:val="none" w:sz="0" w:space="0" w:color="auto"/>
                <w:right w:val="none" w:sz="0" w:space="0" w:color="auto"/>
              </w:divBdr>
            </w:div>
            <w:div w:id="9139466">
              <w:marLeft w:val="0"/>
              <w:marRight w:val="0"/>
              <w:marTop w:val="0"/>
              <w:marBottom w:val="0"/>
              <w:divBdr>
                <w:top w:val="none" w:sz="0" w:space="0" w:color="auto"/>
                <w:left w:val="none" w:sz="0" w:space="0" w:color="auto"/>
                <w:bottom w:val="none" w:sz="0" w:space="0" w:color="auto"/>
                <w:right w:val="none" w:sz="0" w:space="0" w:color="auto"/>
              </w:divBdr>
            </w:div>
            <w:div w:id="10107091">
              <w:marLeft w:val="0"/>
              <w:marRight w:val="0"/>
              <w:marTop w:val="0"/>
              <w:marBottom w:val="0"/>
              <w:divBdr>
                <w:top w:val="none" w:sz="0" w:space="0" w:color="auto"/>
                <w:left w:val="none" w:sz="0" w:space="0" w:color="auto"/>
                <w:bottom w:val="none" w:sz="0" w:space="0" w:color="auto"/>
                <w:right w:val="none" w:sz="0" w:space="0" w:color="auto"/>
              </w:divBdr>
            </w:div>
            <w:div w:id="13532678">
              <w:marLeft w:val="0"/>
              <w:marRight w:val="0"/>
              <w:marTop w:val="0"/>
              <w:marBottom w:val="0"/>
              <w:divBdr>
                <w:top w:val="none" w:sz="0" w:space="0" w:color="auto"/>
                <w:left w:val="none" w:sz="0" w:space="0" w:color="auto"/>
                <w:bottom w:val="none" w:sz="0" w:space="0" w:color="auto"/>
                <w:right w:val="none" w:sz="0" w:space="0" w:color="auto"/>
              </w:divBdr>
            </w:div>
            <w:div w:id="15347771">
              <w:marLeft w:val="0"/>
              <w:marRight w:val="0"/>
              <w:marTop w:val="0"/>
              <w:marBottom w:val="0"/>
              <w:divBdr>
                <w:top w:val="none" w:sz="0" w:space="0" w:color="auto"/>
                <w:left w:val="none" w:sz="0" w:space="0" w:color="auto"/>
                <w:bottom w:val="none" w:sz="0" w:space="0" w:color="auto"/>
                <w:right w:val="none" w:sz="0" w:space="0" w:color="auto"/>
              </w:divBdr>
            </w:div>
            <w:div w:id="15738403">
              <w:marLeft w:val="0"/>
              <w:marRight w:val="0"/>
              <w:marTop w:val="0"/>
              <w:marBottom w:val="0"/>
              <w:divBdr>
                <w:top w:val="none" w:sz="0" w:space="0" w:color="auto"/>
                <w:left w:val="none" w:sz="0" w:space="0" w:color="auto"/>
                <w:bottom w:val="none" w:sz="0" w:space="0" w:color="auto"/>
                <w:right w:val="none" w:sz="0" w:space="0" w:color="auto"/>
              </w:divBdr>
            </w:div>
            <w:div w:id="15738504">
              <w:marLeft w:val="0"/>
              <w:marRight w:val="0"/>
              <w:marTop w:val="0"/>
              <w:marBottom w:val="0"/>
              <w:divBdr>
                <w:top w:val="none" w:sz="0" w:space="0" w:color="auto"/>
                <w:left w:val="none" w:sz="0" w:space="0" w:color="auto"/>
                <w:bottom w:val="none" w:sz="0" w:space="0" w:color="auto"/>
                <w:right w:val="none" w:sz="0" w:space="0" w:color="auto"/>
              </w:divBdr>
            </w:div>
            <w:div w:id="19355309">
              <w:marLeft w:val="0"/>
              <w:marRight w:val="0"/>
              <w:marTop w:val="0"/>
              <w:marBottom w:val="0"/>
              <w:divBdr>
                <w:top w:val="none" w:sz="0" w:space="0" w:color="auto"/>
                <w:left w:val="none" w:sz="0" w:space="0" w:color="auto"/>
                <w:bottom w:val="none" w:sz="0" w:space="0" w:color="auto"/>
                <w:right w:val="none" w:sz="0" w:space="0" w:color="auto"/>
              </w:divBdr>
            </w:div>
            <w:div w:id="21252747">
              <w:marLeft w:val="0"/>
              <w:marRight w:val="0"/>
              <w:marTop w:val="0"/>
              <w:marBottom w:val="0"/>
              <w:divBdr>
                <w:top w:val="none" w:sz="0" w:space="0" w:color="auto"/>
                <w:left w:val="none" w:sz="0" w:space="0" w:color="auto"/>
                <w:bottom w:val="none" w:sz="0" w:space="0" w:color="auto"/>
                <w:right w:val="none" w:sz="0" w:space="0" w:color="auto"/>
              </w:divBdr>
            </w:div>
            <w:div w:id="21323483">
              <w:marLeft w:val="0"/>
              <w:marRight w:val="0"/>
              <w:marTop w:val="0"/>
              <w:marBottom w:val="0"/>
              <w:divBdr>
                <w:top w:val="none" w:sz="0" w:space="0" w:color="auto"/>
                <w:left w:val="none" w:sz="0" w:space="0" w:color="auto"/>
                <w:bottom w:val="none" w:sz="0" w:space="0" w:color="auto"/>
                <w:right w:val="none" w:sz="0" w:space="0" w:color="auto"/>
              </w:divBdr>
            </w:div>
            <w:div w:id="21758350">
              <w:marLeft w:val="0"/>
              <w:marRight w:val="0"/>
              <w:marTop w:val="0"/>
              <w:marBottom w:val="0"/>
              <w:divBdr>
                <w:top w:val="none" w:sz="0" w:space="0" w:color="auto"/>
                <w:left w:val="none" w:sz="0" w:space="0" w:color="auto"/>
                <w:bottom w:val="none" w:sz="0" w:space="0" w:color="auto"/>
                <w:right w:val="none" w:sz="0" w:space="0" w:color="auto"/>
              </w:divBdr>
            </w:div>
            <w:div w:id="24673121">
              <w:marLeft w:val="0"/>
              <w:marRight w:val="0"/>
              <w:marTop w:val="0"/>
              <w:marBottom w:val="0"/>
              <w:divBdr>
                <w:top w:val="none" w:sz="0" w:space="0" w:color="auto"/>
                <w:left w:val="none" w:sz="0" w:space="0" w:color="auto"/>
                <w:bottom w:val="none" w:sz="0" w:space="0" w:color="auto"/>
                <w:right w:val="none" w:sz="0" w:space="0" w:color="auto"/>
              </w:divBdr>
            </w:div>
            <w:div w:id="26177325">
              <w:marLeft w:val="0"/>
              <w:marRight w:val="0"/>
              <w:marTop w:val="0"/>
              <w:marBottom w:val="0"/>
              <w:divBdr>
                <w:top w:val="none" w:sz="0" w:space="0" w:color="auto"/>
                <w:left w:val="none" w:sz="0" w:space="0" w:color="auto"/>
                <w:bottom w:val="none" w:sz="0" w:space="0" w:color="auto"/>
                <w:right w:val="none" w:sz="0" w:space="0" w:color="auto"/>
              </w:divBdr>
            </w:div>
            <w:div w:id="26610168">
              <w:marLeft w:val="0"/>
              <w:marRight w:val="0"/>
              <w:marTop w:val="0"/>
              <w:marBottom w:val="0"/>
              <w:divBdr>
                <w:top w:val="none" w:sz="0" w:space="0" w:color="auto"/>
                <w:left w:val="none" w:sz="0" w:space="0" w:color="auto"/>
                <w:bottom w:val="none" w:sz="0" w:space="0" w:color="auto"/>
                <w:right w:val="none" w:sz="0" w:space="0" w:color="auto"/>
              </w:divBdr>
            </w:div>
            <w:div w:id="27216994">
              <w:marLeft w:val="0"/>
              <w:marRight w:val="0"/>
              <w:marTop w:val="0"/>
              <w:marBottom w:val="0"/>
              <w:divBdr>
                <w:top w:val="none" w:sz="0" w:space="0" w:color="auto"/>
                <w:left w:val="none" w:sz="0" w:space="0" w:color="auto"/>
                <w:bottom w:val="none" w:sz="0" w:space="0" w:color="auto"/>
                <w:right w:val="none" w:sz="0" w:space="0" w:color="auto"/>
              </w:divBdr>
            </w:div>
            <w:div w:id="29452732">
              <w:marLeft w:val="0"/>
              <w:marRight w:val="0"/>
              <w:marTop w:val="0"/>
              <w:marBottom w:val="0"/>
              <w:divBdr>
                <w:top w:val="none" w:sz="0" w:space="0" w:color="auto"/>
                <w:left w:val="none" w:sz="0" w:space="0" w:color="auto"/>
                <w:bottom w:val="none" w:sz="0" w:space="0" w:color="auto"/>
                <w:right w:val="none" w:sz="0" w:space="0" w:color="auto"/>
              </w:divBdr>
            </w:div>
            <w:div w:id="30300984">
              <w:marLeft w:val="0"/>
              <w:marRight w:val="0"/>
              <w:marTop w:val="0"/>
              <w:marBottom w:val="0"/>
              <w:divBdr>
                <w:top w:val="none" w:sz="0" w:space="0" w:color="auto"/>
                <w:left w:val="none" w:sz="0" w:space="0" w:color="auto"/>
                <w:bottom w:val="none" w:sz="0" w:space="0" w:color="auto"/>
                <w:right w:val="none" w:sz="0" w:space="0" w:color="auto"/>
              </w:divBdr>
            </w:div>
            <w:div w:id="32507149">
              <w:marLeft w:val="0"/>
              <w:marRight w:val="0"/>
              <w:marTop w:val="0"/>
              <w:marBottom w:val="0"/>
              <w:divBdr>
                <w:top w:val="none" w:sz="0" w:space="0" w:color="auto"/>
                <w:left w:val="none" w:sz="0" w:space="0" w:color="auto"/>
                <w:bottom w:val="none" w:sz="0" w:space="0" w:color="auto"/>
                <w:right w:val="none" w:sz="0" w:space="0" w:color="auto"/>
              </w:divBdr>
            </w:div>
            <w:div w:id="33359235">
              <w:marLeft w:val="0"/>
              <w:marRight w:val="0"/>
              <w:marTop w:val="0"/>
              <w:marBottom w:val="0"/>
              <w:divBdr>
                <w:top w:val="none" w:sz="0" w:space="0" w:color="auto"/>
                <w:left w:val="none" w:sz="0" w:space="0" w:color="auto"/>
                <w:bottom w:val="none" w:sz="0" w:space="0" w:color="auto"/>
                <w:right w:val="none" w:sz="0" w:space="0" w:color="auto"/>
              </w:divBdr>
            </w:div>
            <w:div w:id="35087381">
              <w:marLeft w:val="0"/>
              <w:marRight w:val="0"/>
              <w:marTop w:val="0"/>
              <w:marBottom w:val="0"/>
              <w:divBdr>
                <w:top w:val="none" w:sz="0" w:space="0" w:color="auto"/>
                <w:left w:val="none" w:sz="0" w:space="0" w:color="auto"/>
                <w:bottom w:val="none" w:sz="0" w:space="0" w:color="auto"/>
                <w:right w:val="none" w:sz="0" w:space="0" w:color="auto"/>
              </w:divBdr>
            </w:div>
            <w:div w:id="36126819">
              <w:marLeft w:val="0"/>
              <w:marRight w:val="0"/>
              <w:marTop w:val="0"/>
              <w:marBottom w:val="0"/>
              <w:divBdr>
                <w:top w:val="none" w:sz="0" w:space="0" w:color="auto"/>
                <w:left w:val="none" w:sz="0" w:space="0" w:color="auto"/>
                <w:bottom w:val="none" w:sz="0" w:space="0" w:color="auto"/>
                <w:right w:val="none" w:sz="0" w:space="0" w:color="auto"/>
              </w:divBdr>
            </w:div>
            <w:div w:id="37633174">
              <w:marLeft w:val="0"/>
              <w:marRight w:val="0"/>
              <w:marTop w:val="0"/>
              <w:marBottom w:val="0"/>
              <w:divBdr>
                <w:top w:val="none" w:sz="0" w:space="0" w:color="auto"/>
                <w:left w:val="none" w:sz="0" w:space="0" w:color="auto"/>
                <w:bottom w:val="none" w:sz="0" w:space="0" w:color="auto"/>
                <w:right w:val="none" w:sz="0" w:space="0" w:color="auto"/>
              </w:divBdr>
            </w:div>
            <w:div w:id="40447783">
              <w:marLeft w:val="0"/>
              <w:marRight w:val="0"/>
              <w:marTop w:val="0"/>
              <w:marBottom w:val="0"/>
              <w:divBdr>
                <w:top w:val="none" w:sz="0" w:space="0" w:color="auto"/>
                <w:left w:val="none" w:sz="0" w:space="0" w:color="auto"/>
                <w:bottom w:val="none" w:sz="0" w:space="0" w:color="auto"/>
                <w:right w:val="none" w:sz="0" w:space="0" w:color="auto"/>
              </w:divBdr>
            </w:div>
            <w:div w:id="40860552">
              <w:marLeft w:val="0"/>
              <w:marRight w:val="0"/>
              <w:marTop w:val="0"/>
              <w:marBottom w:val="0"/>
              <w:divBdr>
                <w:top w:val="none" w:sz="0" w:space="0" w:color="auto"/>
                <w:left w:val="none" w:sz="0" w:space="0" w:color="auto"/>
                <w:bottom w:val="none" w:sz="0" w:space="0" w:color="auto"/>
                <w:right w:val="none" w:sz="0" w:space="0" w:color="auto"/>
              </w:divBdr>
            </w:div>
            <w:div w:id="41834207">
              <w:marLeft w:val="0"/>
              <w:marRight w:val="0"/>
              <w:marTop w:val="0"/>
              <w:marBottom w:val="0"/>
              <w:divBdr>
                <w:top w:val="none" w:sz="0" w:space="0" w:color="auto"/>
                <w:left w:val="none" w:sz="0" w:space="0" w:color="auto"/>
                <w:bottom w:val="none" w:sz="0" w:space="0" w:color="auto"/>
                <w:right w:val="none" w:sz="0" w:space="0" w:color="auto"/>
              </w:divBdr>
            </w:div>
            <w:div w:id="43989260">
              <w:marLeft w:val="0"/>
              <w:marRight w:val="0"/>
              <w:marTop w:val="0"/>
              <w:marBottom w:val="0"/>
              <w:divBdr>
                <w:top w:val="none" w:sz="0" w:space="0" w:color="auto"/>
                <w:left w:val="none" w:sz="0" w:space="0" w:color="auto"/>
                <w:bottom w:val="none" w:sz="0" w:space="0" w:color="auto"/>
                <w:right w:val="none" w:sz="0" w:space="0" w:color="auto"/>
              </w:divBdr>
            </w:div>
            <w:div w:id="45758591">
              <w:marLeft w:val="0"/>
              <w:marRight w:val="0"/>
              <w:marTop w:val="0"/>
              <w:marBottom w:val="0"/>
              <w:divBdr>
                <w:top w:val="none" w:sz="0" w:space="0" w:color="auto"/>
                <w:left w:val="none" w:sz="0" w:space="0" w:color="auto"/>
                <w:bottom w:val="none" w:sz="0" w:space="0" w:color="auto"/>
                <w:right w:val="none" w:sz="0" w:space="0" w:color="auto"/>
              </w:divBdr>
            </w:div>
            <w:div w:id="46536362">
              <w:marLeft w:val="0"/>
              <w:marRight w:val="0"/>
              <w:marTop w:val="0"/>
              <w:marBottom w:val="0"/>
              <w:divBdr>
                <w:top w:val="none" w:sz="0" w:space="0" w:color="auto"/>
                <w:left w:val="none" w:sz="0" w:space="0" w:color="auto"/>
                <w:bottom w:val="none" w:sz="0" w:space="0" w:color="auto"/>
                <w:right w:val="none" w:sz="0" w:space="0" w:color="auto"/>
              </w:divBdr>
            </w:div>
            <w:div w:id="49232511">
              <w:marLeft w:val="0"/>
              <w:marRight w:val="0"/>
              <w:marTop w:val="0"/>
              <w:marBottom w:val="0"/>
              <w:divBdr>
                <w:top w:val="none" w:sz="0" w:space="0" w:color="auto"/>
                <w:left w:val="none" w:sz="0" w:space="0" w:color="auto"/>
                <w:bottom w:val="none" w:sz="0" w:space="0" w:color="auto"/>
                <w:right w:val="none" w:sz="0" w:space="0" w:color="auto"/>
              </w:divBdr>
            </w:div>
            <w:div w:id="49889832">
              <w:marLeft w:val="0"/>
              <w:marRight w:val="0"/>
              <w:marTop w:val="0"/>
              <w:marBottom w:val="0"/>
              <w:divBdr>
                <w:top w:val="none" w:sz="0" w:space="0" w:color="auto"/>
                <w:left w:val="none" w:sz="0" w:space="0" w:color="auto"/>
                <w:bottom w:val="none" w:sz="0" w:space="0" w:color="auto"/>
                <w:right w:val="none" w:sz="0" w:space="0" w:color="auto"/>
              </w:divBdr>
            </w:div>
            <w:div w:id="50736561">
              <w:marLeft w:val="0"/>
              <w:marRight w:val="0"/>
              <w:marTop w:val="0"/>
              <w:marBottom w:val="0"/>
              <w:divBdr>
                <w:top w:val="none" w:sz="0" w:space="0" w:color="auto"/>
                <w:left w:val="none" w:sz="0" w:space="0" w:color="auto"/>
                <w:bottom w:val="none" w:sz="0" w:space="0" w:color="auto"/>
                <w:right w:val="none" w:sz="0" w:space="0" w:color="auto"/>
              </w:divBdr>
            </w:div>
            <w:div w:id="51009636">
              <w:marLeft w:val="0"/>
              <w:marRight w:val="0"/>
              <w:marTop w:val="0"/>
              <w:marBottom w:val="0"/>
              <w:divBdr>
                <w:top w:val="none" w:sz="0" w:space="0" w:color="auto"/>
                <w:left w:val="none" w:sz="0" w:space="0" w:color="auto"/>
                <w:bottom w:val="none" w:sz="0" w:space="0" w:color="auto"/>
                <w:right w:val="none" w:sz="0" w:space="0" w:color="auto"/>
              </w:divBdr>
            </w:div>
            <w:div w:id="52122927">
              <w:marLeft w:val="0"/>
              <w:marRight w:val="0"/>
              <w:marTop w:val="0"/>
              <w:marBottom w:val="0"/>
              <w:divBdr>
                <w:top w:val="none" w:sz="0" w:space="0" w:color="auto"/>
                <w:left w:val="none" w:sz="0" w:space="0" w:color="auto"/>
                <w:bottom w:val="none" w:sz="0" w:space="0" w:color="auto"/>
                <w:right w:val="none" w:sz="0" w:space="0" w:color="auto"/>
              </w:divBdr>
            </w:div>
            <w:div w:id="53281880">
              <w:marLeft w:val="0"/>
              <w:marRight w:val="0"/>
              <w:marTop w:val="0"/>
              <w:marBottom w:val="0"/>
              <w:divBdr>
                <w:top w:val="none" w:sz="0" w:space="0" w:color="auto"/>
                <w:left w:val="none" w:sz="0" w:space="0" w:color="auto"/>
                <w:bottom w:val="none" w:sz="0" w:space="0" w:color="auto"/>
                <w:right w:val="none" w:sz="0" w:space="0" w:color="auto"/>
              </w:divBdr>
            </w:div>
            <w:div w:id="57287411">
              <w:marLeft w:val="0"/>
              <w:marRight w:val="0"/>
              <w:marTop w:val="0"/>
              <w:marBottom w:val="0"/>
              <w:divBdr>
                <w:top w:val="none" w:sz="0" w:space="0" w:color="auto"/>
                <w:left w:val="none" w:sz="0" w:space="0" w:color="auto"/>
                <w:bottom w:val="none" w:sz="0" w:space="0" w:color="auto"/>
                <w:right w:val="none" w:sz="0" w:space="0" w:color="auto"/>
              </w:divBdr>
            </w:div>
            <w:div w:id="58020019">
              <w:marLeft w:val="0"/>
              <w:marRight w:val="0"/>
              <w:marTop w:val="0"/>
              <w:marBottom w:val="0"/>
              <w:divBdr>
                <w:top w:val="none" w:sz="0" w:space="0" w:color="auto"/>
                <w:left w:val="none" w:sz="0" w:space="0" w:color="auto"/>
                <w:bottom w:val="none" w:sz="0" w:space="0" w:color="auto"/>
                <w:right w:val="none" w:sz="0" w:space="0" w:color="auto"/>
              </w:divBdr>
            </w:div>
            <w:div w:id="58408334">
              <w:marLeft w:val="0"/>
              <w:marRight w:val="0"/>
              <w:marTop w:val="0"/>
              <w:marBottom w:val="0"/>
              <w:divBdr>
                <w:top w:val="none" w:sz="0" w:space="0" w:color="auto"/>
                <w:left w:val="none" w:sz="0" w:space="0" w:color="auto"/>
                <w:bottom w:val="none" w:sz="0" w:space="0" w:color="auto"/>
                <w:right w:val="none" w:sz="0" w:space="0" w:color="auto"/>
              </w:divBdr>
            </w:div>
            <w:div w:id="58594928">
              <w:marLeft w:val="0"/>
              <w:marRight w:val="0"/>
              <w:marTop w:val="0"/>
              <w:marBottom w:val="0"/>
              <w:divBdr>
                <w:top w:val="none" w:sz="0" w:space="0" w:color="auto"/>
                <w:left w:val="none" w:sz="0" w:space="0" w:color="auto"/>
                <w:bottom w:val="none" w:sz="0" w:space="0" w:color="auto"/>
                <w:right w:val="none" w:sz="0" w:space="0" w:color="auto"/>
              </w:divBdr>
            </w:div>
            <w:div w:id="60060311">
              <w:marLeft w:val="0"/>
              <w:marRight w:val="0"/>
              <w:marTop w:val="0"/>
              <w:marBottom w:val="0"/>
              <w:divBdr>
                <w:top w:val="none" w:sz="0" w:space="0" w:color="auto"/>
                <w:left w:val="none" w:sz="0" w:space="0" w:color="auto"/>
                <w:bottom w:val="none" w:sz="0" w:space="0" w:color="auto"/>
                <w:right w:val="none" w:sz="0" w:space="0" w:color="auto"/>
              </w:divBdr>
            </w:div>
            <w:div w:id="62069554">
              <w:marLeft w:val="0"/>
              <w:marRight w:val="0"/>
              <w:marTop w:val="0"/>
              <w:marBottom w:val="0"/>
              <w:divBdr>
                <w:top w:val="none" w:sz="0" w:space="0" w:color="auto"/>
                <w:left w:val="none" w:sz="0" w:space="0" w:color="auto"/>
                <w:bottom w:val="none" w:sz="0" w:space="0" w:color="auto"/>
                <w:right w:val="none" w:sz="0" w:space="0" w:color="auto"/>
              </w:divBdr>
            </w:div>
            <w:div w:id="64883968">
              <w:marLeft w:val="0"/>
              <w:marRight w:val="0"/>
              <w:marTop w:val="0"/>
              <w:marBottom w:val="0"/>
              <w:divBdr>
                <w:top w:val="none" w:sz="0" w:space="0" w:color="auto"/>
                <w:left w:val="none" w:sz="0" w:space="0" w:color="auto"/>
                <w:bottom w:val="none" w:sz="0" w:space="0" w:color="auto"/>
                <w:right w:val="none" w:sz="0" w:space="0" w:color="auto"/>
              </w:divBdr>
            </w:div>
            <w:div w:id="66465981">
              <w:marLeft w:val="0"/>
              <w:marRight w:val="0"/>
              <w:marTop w:val="0"/>
              <w:marBottom w:val="0"/>
              <w:divBdr>
                <w:top w:val="none" w:sz="0" w:space="0" w:color="auto"/>
                <w:left w:val="none" w:sz="0" w:space="0" w:color="auto"/>
                <w:bottom w:val="none" w:sz="0" w:space="0" w:color="auto"/>
                <w:right w:val="none" w:sz="0" w:space="0" w:color="auto"/>
              </w:divBdr>
            </w:div>
            <w:div w:id="68158227">
              <w:marLeft w:val="0"/>
              <w:marRight w:val="0"/>
              <w:marTop w:val="0"/>
              <w:marBottom w:val="0"/>
              <w:divBdr>
                <w:top w:val="none" w:sz="0" w:space="0" w:color="auto"/>
                <w:left w:val="none" w:sz="0" w:space="0" w:color="auto"/>
                <w:bottom w:val="none" w:sz="0" w:space="0" w:color="auto"/>
                <w:right w:val="none" w:sz="0" w:space="0" w:color="auto"/>
              </w:divBdr>
            </w:div>
            <w:div w:id="70202044">
              <w:marLeft w:val="0"/>
              <w:marRight w:val="0"/>
              <w:marTop w:val="0"/>
              <w:marBottom w:val="0"/>
              <w:divBdr>
                <w:top w:val="none" w:sz="0" w:space="0" w:color="auto"/>
                <w:left w:val="none" w:sz="0" w:space="0" w:color="auto"/>
                <w:bottom w:val="none" w:sz="0" w:space="0" w:color="auto"/>
                <w:right w:val="none" w:sz="0" w:space="0" w:color="auto"/>
              </w:divBdr>
            </w:div>
            <w:div w:id="70465062">
              <w:marLeft w:val="0"/>
              <w:marRight w:val="0"/>
              <w:marTop w:val="0"/>
              <w:marBottom w:val="0"/>
              <w:divBdr>
                <w:top w:val="none" w:sz="0" w:space="0" w:color="auto"/>
                <w:left w:val="none" w:sz="0" w:space="0" w:color="auto"/>
                <w:bottom w:val="none" w:sz="0" w:space="0" w:color="auto"/>
                <w:right w:val="none" w:sz="0" w:space="0" w:color="auto"/>
              </w:divBdr>
            </w:div>
            <w:div w:id="70467054">
              <w:marLeft w:val="0"/>
              <w:marRight w:val="0"/>
              <w:marTop w:val="0"/>
              <w:marBottom w:val="0"/>
              <w:divBdr>
                <w:top w:val="none" w:sz="0" w:space="0" w:color="auto"/>
                <w:left w:val="none" w:sz="0" w:space="0" w:color="auto"/>
                <w:bottom w:val="none" w:sz="0" w:space="0" w:color="auto"/>
                <w:right w:val="none" w:sz="0" w:space="0" w:color="auto"/>
              </w:divBdr>
            </w:div>
            <w:div w:id="70928648">
              <w:marLeft w:val="0"/>
              <w:marRight w:val="0"/>
              <w:marTop w:val="0"/>
              <w:marBottom w:val="0"/>
              <w:divBdr>
                <w:top w:val="none" w:sz="0" w:space="0" w:color="auto"/>
                <w:left w:val="none" w:sz="0" w:space="0" w:color="auto"/>
                <w:bottom w:val="none" w:sz="0" w:space="0" w:color="auto"/>
                <w:right w:val="none" w:sz="0" w:space="0" w:color="auto"/>
              </w:divBdr>
            </w:div>
            <w:div w:id="71855884">
              <w:marLeft w:val="0"/>
              <w:marRight w:val="0"/>
              <w:marTop w:val="0"/>
              <w:marBottom w:val="0"/>
              <w:divBdr>
                <w:top w:val="none" w:sz="0" w:space="0" w:color="auto"/>
                <w:left w:val="none" w:sz="0" w:space="0" w:color="auto"/>
                <w:bottom w:val="none" w:sz="0" w:space="0" w:color="auto"/>
                <w:right w:val="none" w:sz="0" w:space="0" w:color="auto"/>
              </w:divBdr>
            </w:div>
            <w:div w:id="71857629">
              <w:marLeft w:val="0"/>
              <w:marRight w:val="0"/>
              <w:marTop w:val="0"/>
              <w:marBottom w:val="0"/>
              <w:divBdr>
                <w:top w:val="none" w:sz="0" w:space="0" w:color="auto"/>
                <w:left w:val="none" w:sz="0" w:space="0" w:color="auto"/>
                <w:bottom w:val="none" w:sz="0" w:space="0" w:color="auto"/>
                <w:right w:val="none" w:sz="0" w:space="0" w:color="auto"/>
              </w:divBdr>
            </w:div>
            <w:div w:id="72095291">
              <w:marLeft w:val="0"/>
              <w:marRight w:val="0"/>
              <w:marTop w:val="0"/>
              <w:marBottom w:val="0"/>
              <w:divBdr>
                <w:top w:val="none" w:sz="0" w:space="0" w:color="auto"/>
                <w:left w:val="none" w:sz="0" w:space="0" w:color="auto"/>
                <w:bottom w:val="none" w:sz="0" w:space="0" w:color="auto"/>
                <w:right w:val="none" w:sz="0" w:space="0" w:color="auto"/>
              </w:divBdr>
            </w:div>
            <w:div w:id="72506241">
              <w:marLeft w:val="0"/>
              <w:marRight w:val="0"/>
              <w:marTop w:val="0"/>
              <w:marBottom w:val="0"/>
              <w:divBdr>
                <w:top w:val="none" w:sz="0" w:space="0" w:color="auto"/>
                <w:left w:val="none" w:sz="0" w:space="0" w:color="auto"/>
                <w:bottom w:val="none" w:sz="0" w:space="0" w:color="auto"/>
                <w:right w:val="none" w:sz="0" w:space="0" w:color="auto"/>
              </w:divBdr>
            </w:div>
            <w:div w:id="74520193">
              <w:marLeft w:val="0"/>
              <w:marRight w:val="0"/>
              <w:marTop w:val="0"/>
              <w:marBottom w:val="0"/>
              <w:divBdr>
                <w:top w:val="none" w:sz="0" w:space="0" w:color="auto"/>
                <w:left w:val="none" w:sz="0" w:space="0" w:color="auto"/>
                <w:bottom w:val="none" w:sz="0" w:space="0" w:color="auto"/>
                <w:right w:val="none" w:sz="0" w:space="0" w:color="auto"/>
              </w:divBdr>
            </w:div>
            <w:div w:id="75783190">
              <w:marLeft w:val="0"/>
              <w:marRight w:val="0"/>
              <w:marTop w:val="0"/>
              <w:marBottom w:val="0"/>
              <w:divBdr>
                <w:top w:val="none" w:sz="0" w:space="0" w:color="auto"/>
                <w:left w:val="none" w:sz="0" w:space="0" w:color="auto"/>
                <w:bottom w:val="none" w:sz="0" w:space="0" w:color="auto"/>
                <w:right w:val="none" w:sz="0" w:space="0" w:color="auto"/>
              </w:divBdr>
            </w:div>
            <w:div w:id="76093849">
              <w:marLeft w:val="0"/>
              <w:marRight w:val="0"/>
              <w:marTop w:val="0"/>
              <w:marBottom w:val="0"/>
              <w:divBdr>
                <w:top w:val="none" w:sz="0" w:space="0" w:color="auto"/>
                <w:left w:val="none" w:sz="0" w:space="0" w:color="auto"/>
                <w:bottom w:val="none" w:sz="0" w:space="0" w:color="auto"/>
                <w:right w:val="none" w:sz="0" w:space="0" w:color="auto"/>
              </w:divBdr>
            </w:div>
            <w:div w:id="76751902">
              <w:marLeft w:val="0"/>
              <w:marRight w:val="0"/>
              <w:marTop w:val="0"/>
              <w:marBottom w:val="0"/>
              <w:divBdr>
                <w:top w:val="none" w:sz="0" w:space="0" w:color="auto"/>
                <w:left w:val="none" w:sz="0" w:space="0" w:color="auto"/>
                <w:bottom w:val="none" w:sz="0" w:space="0" w:color="auto"/>
                <w:right w:val="none" w:sz="0" w:space="0" w:color="auto"/>
              </w:divBdr>
            </w:div>
            <w:div w:id="78215491">
              <w:marLeft w:val="0"/>
              <w:marRight w:val="0"/>
              <w:marTop w:val="0"/>
              <w:marBottom w:val="0"/>
              <w:divBdr>
                <w:top w:val="none" w:sz="0" w:space="0" w:color="auto"/>
                <w:left w:val="none" w:sz="0" w:space="0" w:color="auto"/>
                <w:bottom w:val="none" w:sz="0" w:space="0" w:color="auto"/>
                <w:right w:val="none" w:sz="0" w:space="0" w:color="auto"/>
              </w:divBdr>
            </w:div>
            <w:div w:id="78403442">
              <w:marLeft w:val="0"/>
              <w:marRight w:val="0"/>
              <w:marTop w:val="0"/>
              <w:marBottom w:val="0"/>
              <w:divBdr>
                <w:top w:val="none" w:sz="0" w:space="0" w:color="auto"/>
                <w:left w:val="none" w:sz="0" w:space="0" w:color="auto"/>
                <w:bottom w:val="none" w:sz="0" w:space="0" w:color="auto"/>
                <w:right w:val="none" w:sz="0" w:space="0" w:color="auto"/>
              </w:divBdr>
            </w:div>
            <w:div w:id="79110885">
              <w:marLeft w:val="0"/>
              <w:marRight w:val="0"/>
              <w:marTop w:val="0"/>
              <w:marBottom w:val="0"/>
              <w:divBdr>
                <w:top w:val="none" w:sz="0" w:space="0" w:color="auto"/>
                <w:left w:val="none" w:sz="0" w:space="0" w:color="auto"/>
                <w:bottom w:val="none" w:sz="0" w:space="0" w:color="auto"/>
                <w:right w:val="none" w:sz="0" w:space="0" w:color="auto"/>
              </w:divBdr>
            </w:div>
            <w:div w:id="80222542">
              <w:marLeft w:val="0"/>
              <w:marRight w:val="0"/>
              <w:marTop w:val="0"/>
              <w:marBottom w:val="0"/>
              <w:divBdr>
                <w:top w:val="none" w:sz="0" w:space="0" w:color="auto"/>
                <w:left w:val="none" w:sz="0" w:space="0" w:color="auto"/>
                <w:bottom w:val="none" w:sz="0" w:space="0" w:color="auto"/>
                <w:right w:val="none" w:sz="0" w:space="0" w:color="auto"/>
              </w:divBdr>
            </w:div>
            <w:div w:id="82117823">
              <w:marLeft w:val="0"/>
              <w:marRight w:val="0"/>
              <w:marTop w:val="0"/>
              <w:marBottom w:val="0"/>
              <w:divBdr>
                <w:top w:val="none" w:sz="0" w:space="0" w:color="auto"/>
                <w:left w:val="none" w:sz="0" w:space="0" w:color="auto"/>
                <w:bottom w:val="none" w:sz="0" w:space="0" w:color="auto"/>
                <w:right w:val="none" w:sz="0" w:space="0" w:color="auto"/>
              </w:divBdr>
            </w:div>
            <w:div w:id="82578172">
              <w:marLeft w:val="0"/>
              <w:marRight w:val="0"/>
              <w:marTop w:val="0"/>
              <w:marBottom w:val="0"/>
              <w:divBdr>
                <w:top w:val="none" w:sz="0" w:space="0" w:color="auto"/>
                <w:left w:val="none" w:sz="0" w:space="0" w:color="auto"/>
                <w:bottom w:val="none" w:sz="0" w:space="0" w:color="auto"/>
                <w:right w:val="none" w:sz="0" w:space="0" w:color="auto"/>
              </w:divBdr>
            </w:div>
            <w:div w:id="83652231">
              <w:marLeft w:val="0"/>
              <w:marRight w:val="0"/>
              <w:marTop w:val="0"/>
              <w:marBottom w:val="0"/>
              <w:divBdr>
                <w:top w:val="none" w:sz="0" w:space="0" w:color="auto"/>
                <w:left w:val="none" w:sz="0" w:space="0" w:color="auto"/>
                <w:bottom w:val="none" w:sz="0" w:space="0" w:color="auto"/>
                <w:right w:val="none" w:sz="0" w:space="0" w:color="auto"/>
              </w:divBdr>
            </w:div>
            <w:div w:id="84109780">
              <w:marLeft w:val="0"/>
              <w:marRight w:val="0"/>
              <w:marTop w:val="0"/>
              <w:marBottom w:val="0"/>
              <w:divBdr>
                <w:top w:val="none" w:sz="0" w:space="0" w:color="auto"/>
                <w:left w:val="none" w:sz="0" w:space="0" w:color="auto"/>
                <w:bottom w:val="none" w:sz="0" w:space="0" w:color="auto"/>
                <w:right w:val="none" w:sz="0" w:space="0" w:color="auto"/>
              </w:divBdr>
            </w:div>
            <w:div w:id="85420097">
              <w:marLeft w:val="0"/>
              <w:marRight w:val="0"/>
              <w:marTop w:val="0"/>
              <w:marBottom w:val="0"/>
              <w:divBdr>
                <w:top w:val="none" w:sz="0" w:space="0" w:color="auto"/>
                <w:left w:val="none" w:sz="0" w:space="0" w:color="auto"/>
                <w:bottom w:val="none" w:sz="0" w:space="0" w:color="auto"/>
                <w:right w:val="none" w:sz="0" w:space="0" w:color="auto"/>
              </w:divBdr>
            </w:div>
            <w:div w:id="86772524">
              <w:marLeft w:val="0"/>
              <w:marRight w:val="0"/>
              <w:marTop w:val="0"/>
              <w:marBottom w:val="0"/>
              <w:divBdr>
                <w:top w:val="none" w:sz="0" w:space="0" w:color="auto"/>
                <w:left w:val="none" w:sz="0" w:space="0" w:color="auto"/>
                <w:bottom w:val="none" w:sz="0" w:space="0" w:color="auto"/>
                <w:right w:val="none" w:sz="0" w:space="0" w:color="auto"/>
              </w:divBdr>
            </w:div>
            <w:div w:id="88239018">
              <w:marLeft w:val="0"/>
              <w:marRight w:val="0"/>
              <w:marTop w:val="0"/>
              <w:marBottom w:val="0"/>
              <w:divBdr>
                <w:top w:val="none" w:sz="0" w:space="0" w:color="auto"/>
                <w:left w:val="none" w:sz="0" w:space="0" w:color="auto"/>
                <w:bottom w:val="none" w:sz="0" w:space="0" w:color="auto"/>
                <w:right w:val="none" w:sz="0" w:space="0" w:color="auto"/>
              </w:divBdr>
            </w:div>
            <w:div w:id="88743885">
              <w:marLeft w:val="0"/>
              <w:marRight w:val="0"/>
              <w:marTop w:val="0"/>
              <w:marBottom w:val="0"/>
              <w:divBdr>
                <w:top w:val="none" w:sz="0" w:space="0" w:color="auto"/>
                <w:left w:val="none" w:sz="0" w:space="0" w:color="auto"/>
                <w:bottom w:val="none" w:sz="0" w:space="0" w:color="auto"/>
                <w:right w:val="none" w:sz="0" w:space="0" w:color="auto"/>
              </w:divBdr>
            </w:div>
            <w:div w:id="89549839">
              <w:marLeft w:val="0"/>
              <w:marRight w:val="0"/>
              <w:marTop w:val="0"/>
              <w:marBottom w:val="0"/>
              <w:divBdr>
                <w:top w:val="none" w:sz="0" w:space="0" w:color="auto"/>
                <w:left w:val="none" w:sz="0" w:space="0" w:color="auto"/>
                <w:bottom w:val="none" w:sz="0" w:space="0" w:color="auto"/>
                <w:right w:val="none" w:sz="0" w:space="0" w:color="auto"/>
              </w:divBdr>
            </w:div>
            <w:div w:id="89740629">
              <w:marLeft w:val="0"/>
              <w:marRight w:val="0"/>
              <w:marTop w:val="0"/>
              <w:marBottom w:val="0"/>
              <w:divBdr>
                <w:top w:val="none" w:sz="0" w:space="0" w:color="auto"/>
                <w:left w:val="none" w:sz="0" w:space="0" w:color="auto"/>
                <w:bottom w:val="none" w:sz="0" w:space="0" w:color="auto"/>
                <w:right w:val="none" w:sz="0" w:space="0" w:color="auto"/>
              </w:divBdr>
            </w:div>
            <w:div w:id="89811617">
              <w:marLeft w:val="0"/>
              <w:marRight w:val="0"/>
              <w:marTop w:val="0"/>
              <w:marBottom w:val="0"/>
              <w:divBdr>
                <w:top w:val="none" w:sz="0" w:space="0" w:color="auto"/>
                <w:left w:val="none" w:sz="0" w:space="0" w:color="auto"/>
                <w:bottom w:val="none" w:sz="0" w:space="0" w:color="auto"/>
                <w:right w:val="none" w:sz="0" w:space="0" w:color="auto"/>
              </w:divBdr>
            </w:div>
            <w:div w:id="91056025">
              <w:marLeft w:val="0"/>
              <w:marRight w:val="0"/>
              <w:marTop w:val="0"/>
              <w:marBottom w:val="0"/>
              <w:divBdr>
                <w:top w:val="none" w:sz="0" w:space="0" w:color="auto"/>
                <w:left w:val="none" w:sz="0" w:space="0" w:color="auto"/>
                <w:bottom w:val="none" w:sz="0" w:space="0" w:color="auto"/>
                <w:right w:val="none" w:sz="0" w:space="0" w:color="auto"/>
              </w:divBdr>
            </w:div>
            <w:div w:id="92751444">
              <w:marLeft w:val="0"/>
              <w:marRight w:val="0"/>
              <w:marTop w:val="0"/>
              <w:marBottom w:val="0"/>
              <w:divBdr>
                <w:top w:val="none" w:sz="0" w:space="0" w:color="auto"/>
                <w:left w:val="none" w:sz="0" w:space="0" w:color="auto"/>
                <w:bottom w:val="none" w:sz="0" w:space="0" w:color="auto"/>
                <w:right w:val="none" w:sz="0" w:space="0" w:color="auto"/>
              </w:divBdr>
            </w:div>
            <w:div w:id="93088565">
              <w:marLeft w:val="0"/>
              <w:marRight w:val="0"/>
              <w:marTop w:val="0"/>
              <w:marBottom w:val="0"/>
              <w:divBdr>
                <w:top w:val="none" w:sz="0" w:space="0" w:color="auto"/>
                <w:left w:val="none" w:sz="0" w:space="0" w:color="auto"/>
                <w:bottom w:val="none" w:sz="0" w:space="0" w:color="auto"/>
                <w:right w:val="none" w:sz="0" w:space="0" w:color="auto"/>
              </w:divBdr>
            </w:div>
            <w:div w:id="93089729">
              <w:marLeft w:val="0"/>
              <w:marRight w:val="0"/>
              <w:marTop w:val="0"/>
              <w:marBottom w:val="0"/>
              <w:divBdr>
                <w:top w:val="none" w:sz="0" w:space="0" w:color="auto"/>
                <w:left w:val="none" w:sz="0" w:space="0" w:color="auto"/>
                <w:bottom w:val="none" w:sz="0" w:space="0" w:color="auto"/>
                <w:right w:val="none" w:sz="0" w:space="0" w:color="auto"/>
              </w:divBdr>
            </w:div>
            <w:div w:id="94642127">
              <w:marLeft w:val="0"/>
              <w:marRight w:val="0"/>
              <w:marTop w:val="0"/>
              <w:marBottom w:val="0"/>
              <w:divBdr>
                <w:top w:val="none" w:sz="0" w:space="0" w:color="auto"/>
                <w:left w:val="none" w:sz="0" w:space="0" w:color="auto"/>
                <w:bottom w:val="none" w:sz="0" w:space="0" w:color="auto"/>
                <w:right w:val="none" w:sz="0" w:space="0" w:color="auto"/>
              </w:divBdr>
            </w:div>
            <w:div w:id="96798664">
              <w:marLeft w:val="0"/>
              <w:marRight w:val="0"/>
              <w:marTop w:val="0"/>
              <w:marBottom w:val="0"/>
              <w:divBdr>
                <w:top w:val="none" w:sz="0" w:space="0" w:color="auto"/>
                <w:left w:val="none" w:sz="0" w:space="0" w:color="auto"/>
                <w:bottom w:val="none" w:sz="0" w:space="0" w:color="auto"/>
                <w:right w:val="none" w:sz="0" w:space="0" w:color="auto"/>
              </w:divBdr>
            </w:div>
            <w:div w:id="99958859">
              <w:marLeft w:val="0"/>
              <w:marRight w:val="0"/>
              <w:marTop w:val="0"/>
              <w:marBottom w:val="0"/>
              <w:divBdr>
                <w:top w:val="none" w:sz="0" w:space="0" w:color="auto"/>
                <w:left w:val="none" w:sz="0" w:space="0" w:color="auto"/>
                <w:bottom w:val="none" w:sz="0" w:space="0" w:color="auto"/>
                <w:right w:val="none" w:sz="0" w:space="0" w:color="auto"/>
              </w:divBdr>
            </w:div>
            <w:div w:id="102893174">
              <w:marLeft w:val="0"/>
              <w:marRight w:val="0"/>
              <w:marTop w:val="0"/>
              <w:marBottom w:val="0"/>
              <w:divBdr>
                <w:top w:val="none" w:sz="0" w:space="0" w:color="auto"/>
                <w:left w:val="none" w:sz="0" w:space="0" w:color="auto"/>
                <w:bottom w:val="none" w:sz="0" w:space="0" w:color="auto"/>
                <w:right w:val="none" w:sz="0" w:space="0" w:color="auto"/>
              </w:divBdr>
            </w:div>
            <w:div w:id="104429773">
              <w:marLeft w:val="0"/>
              <w:marRight w:val="0"/>
              <w:marTop w:val="0"/>
              <w:marBottom w:val="0"/>
              <w:divBdr>
                <w:top w:val="none" w:sz="0" w:space="0" w:color="auto"/>
                <w:left w:val="none" w:sz="0" w:space="0" w:color="auto"/>
                <w:bottom w:val="none" w:sz="0" w:space="0" w:color="auto"/>
                <w:right w:val="none" w:sz="0" w:space="0" w:color="auto"/>
              </w:divBdr>
            </w:div>
            <w:div w:id="104813180">
              <w:marLeft w:val="0"/>
              <w:marRight w:val="0"/>
              <w:marTop w:val="0"/>
              <w:marBottom w:val="0"/>
              <w:divBdr>
                <w:top w:val="none" w:sz="0" w:space="0" w:color="auto"/>
                <w:left w:val="none" w:sz="0" w:space="0" w:color="auto"/>
                <w:bottom w:val="none" w:sz="0" w:space="0" w:color="auto"/>
                <w:right w:val="none" w:sz="0" w:space="0" w:color="auto"/>
              </w:divBdr>
            </w:div>
            <w:div w:id="105389935">
              <w:marLeft w:val="0"/>
              <w:marRight w:val="0"/>
              <w:marTop w:val="0"/>
              <w:marBottom w:val="0"/>
              <w:divBdr>
                <w:top w:val="none" w:sz="0" w:space="0" w:color="auto"/>
                <w:left w:val="none" w:sz="0" w:space="0" w:color="auto"/>
                <w:bottom w:val="none" w:sz="0" w:space="0" w:color="auto"/>
                <w:right w:val="none" w:sz="0" w:space="0" w:color="auto"/>
              </w:divBdr>
            </w:div>
            <w:div w:id="106047230">
              <w:marLeft w:val="0"/>
              <w:marRight w:val="0"/>
              <w:marTop w:val="0"/>
              <w:marBottom w:val="0"/>
              <w:divBdr>
                <w:top w:val="none" w:sz="0" w:space="0" w:color="auto"/>
                <w:left w:val="none" w:sz="0" w:space="0" w:color="auto"/>
                <w:bottom w:val="none" w:sz="0" w:space="0" w:color="auto"/>
                <w:right w:val="none" w:sz="0" w:space="0" w:color="auto"/>
              </w:divBdr>
            </w:div>
            <w:div w:id="106700675">
              <w:marLeft w:val="0"/>
              <w:marRight w:val="0"/>
              <w:marTop w:val="0"/>
              <w:marBottom w:val="0"/>
              <w:divBdr>
                <w:top w:val="none" w:sz="0" w:space="0" w:color="auto"/>
                <w:left w:val="none" w:sz="0" w:space="0" w:color="auto"/>
                <w:bottom w:val="none" w:sz="0" w:space="0" w:color="auto"/>
                <w:right w:val="none" w:sz="0" w:space="0" w:color="auto"/>
              </w:divBdr>
            </w:div>
            <w:div w:id="109518915">
              <w:marLeft w:val="0"/>
              <w:marRight w:val="0"/>
              <w:marTop w:val="0"/>
              <w:marBottom w:val="0"/>
              <w:divBdr>
                <w:top w:val="none" w:sz="0" w:space="0" w:color="auto"/>
                <w:left w:val="none" w:sz="0" w:space="0" w:color="auto"/>
                <w:bottom w:val="none" w:sz="0" w:space="0" w:color="auto"/>
                <w:right w:val="none" w:sz="0" w:space="0" w:color="auto"/>
              </w:divBdr>
            </w:div>
            <w:div w:id="109980356">
              <w:marLeft w:val="0"/>
              <w:marRight w:val="0"/>
              <w:marTop w:val="0"/>
              <w:marBottom w:val="0"/>
              <w:divBdr>
                <w:top w:val="none" w:sz="0" w:space="0" w:color="auto"/>
                <w:left w:val="none" w:sz="0" w:space="0" w:color="auto"/>
                <w:bottom w:val="none" w:sz="0" w:space="0" w:color="auto"/>
                <w:right w:val="none" w:sz="0" w:space="0" w:color="auto"/>
              </w:divBdr>
            </w:div>
            <w:div w:id="110979819">
              <w:marLeft w:val="0"/>
              <w:marRight w:val="0"/>
              <w:marTop w:val="0"/>
              <w:marBottom w:val="0"/>
              <w:divBdr>
                <w:top w:val="none" w:sz="0" w:space="0" w:color="auto"/>
                <w:left w:val="none" w:sz="0" w:space="0" w:color="auto"/>
                <w:bottom w:val="none" w:sz="0" w:space="0" w:color="auto"/>
                <w:right w:val="none" w:sz="0" w:space="0" w:color="auto"/>
              </w:divBdr>
            </w:div>
            <w:div w:id="112556636">
              <w:marLeft w:val="0"/>
              <w:marRight w:val="0"/>
              <w:marTop w:val="0"/>
              <w:marBottom w:val="0"/>
              <w:divBdr>
                <w:top w:val="none" w:sz="0" w:space="0" w:color="auto"/>
                <w:left w:val="none" w:sz="0" w:space="0" w:color="auto"/>
                <w:bottom w:val="none" w:sz="0" w:space="0" w:color="auto"/>
                <w:right w:val="none" w:sz="0" w:space="0" w:color="auto"/>
              </w:divBdr>
            </w:div>
            <w:div w:id="112749904">
              <w:marLeft w:val="0"/>
              <w:marRight w:val="0"/>
              <w:marTop w:val="0"/>
              <w:marBottom w:val="0"/>
              <w:divBdr>
                <w:top w:val="none" w:sz="0" w:space="0" w:color="auto"/>
                <w:left w:val="none" w:sz="0" w:space="0" w:color="auto"/>
                <w:bottom w:val="none" w:sz="0" w:space="0" w:color="auto"/>
                <w:right w:val="none" w:sz="0" w:space="0" w:color="auto"/>
              </w:divBdr>
            </w:div>
            <w:div w:id="113793193">
              <w:marLeft w:val="0"/>
              <w:marRight w:val="0"/>
              <w:marTop w:val="0"/>
              <w:marBottom w:val="0"/>
              <w:divBdr>
                <w:top w:val="none" w:sz="0" w:space="0" w:color="auto"/>
                <w:left w:val="none" w:sz="0" w:space="0" w:color="auto"/>
                <w:bottom w:val="none" w:sz="0" w:space="0" w:color="auto"/>
                <w:right w:val="none" w:sz="0" w:space="0" w:color="auto"/>
              </w:divBdr>
            </w:div>
            <w:div w:id="114519165">
              <w:marLeft w:val="0"/>
              <w:marRight w:val="0"/>
              <w:marTop w:val="0"/>
              <w:marBottom w:val="0"/>
              <w:divBdr>
                <w:top w:val="none" w:sz="0" w:space="0" w:color="auto"/>
                <w:left w:val="none" w:sz="0" w:space="0" w:color="auto"/>
                <w:bottom w:val="none" w:sz="0" w:space="0" w:color="auto"/>
                <w:right w:val="none" w:sz="0" w:space="0" w:color="auto"/>
              </w:divBdr>
            </w:div>
            <w:div w:id="115223008">
              <w:marLeft w:val="0"/>
              <w:marRight w:val="0"/>
              <w:marTop w:val="0"/>
              <w:marBottom w:val="0"/>
              <w:divBdr>
                <w:top w:val="none" w:sz="0" w:space="0" w:color="auto"/>
                <w:left w:val="none" w:sz="0" w:space="0" w:color="auto"/>
                <w:bottom w:val="none" w:sz="0" w:space="0" w:color="auto"/>
                <w:right w:val="none" w:sz="0" w:space="0" w:color="auto"/>
              </w:divBdr>
            </w:div>
            <w:div w:id="117527258">
              <w:marLeft w:val="0"/>
              <w:marRight w:val="0"/>
              <w:marTop w:val="0"/>
              <w:marBottom w:val="0"/>
              <w:divBdr>
                <w:top w:val="none" w:sz="0" w:space="0" w:color="auto"/>
                <w:left w:val="none" w:sz="0" w:space="0" w:color="auto"/>
                <w:bottom w:val="none" w:sz="0" w:space="0" w:color="auto"/>
                <w:right w:val="none" w:sz="0" w:space="0" w:color="auto"/>
              </w:divBdr>
            </w:div>
            <w:div w:id="118688089">
              <w:marLeft w:val="0"/>
              <w:marRight w:val="0"/>
              <w:marTop w:val="0"/>
              <w:marBottom w:val="0"/>
              <w:divBdr>
                <w:top w:val="none" w:sz="0" w:space="0" w:color="auto"/>
                <w:left w:val="none" w:sz="0" w:space="0" w:color="auto"/>
                <w:bottom w:val="none" w:sz="0" w:space="0" w:color="auto"/>
                <w:right w:val="none" w:sz="0" w:space="0" w:color="auto"/>
              </w:divBdr>
            </w:div>
            <w:div w:id="119618327">
              <w:marLeft w:val="0"/>
              <w:marRight w:val="0"/>
              <w:marTop w:val="0"/>
              <w:marBottom w:val="0"/>
              <w:divBdr>
                <w:top w:val="none" w:sz="0" w:space="0" w:color="auto"/>
                <w:left w:val="none" w:sz="0" w:space="0" w:color="auto"/>
                <w:bottom w:val="none" w:sz="0" w:space="0" w:color="auto"/>
                <w:right w:val="none" w:sz="0" w:space="0" w:color="auto"/>
              </w:divBdr>
            </w:div>
            <w:div w:id="124084575">
              <w:marLeft w:val="0"/>
              <w:marRight w:val="0"/>
              <w:marTop w:val="0"/>
              <w:marBottom w:val="0"/>
              <w:divBdr>
                <w:top w:val="none" w:sz="0" w:space="0" w:color="auto"/>
                <w:left w:val="none" w:sz="0" w:space="0" w:color="auto"/>
                <w:bottom w:val="none" w:sz="0" w:space="0" w:color="auto"/>
                <w:right w:val="none" w:sz="0" w:space="0" w:color="auto"/>
              </w:divBdr>
            </w:div>
            <w:div w:id="125239631">
              <w:marLeft w:val="0"/>
              <w:marRight w:val="0"/>
              <w:marTop w:val="0"/>
              <w:marBottom w:val="0"/>
              <w:divBdr>
                <w:top w:val="none" w:sz="0" w:space="0" w:color="auto"/>
                <w:left w:val="none" w:sz="0" w:space="0" w:color="auto"/>
                <w:bottom w:val="none" w:sz="0" w:space="0" w:color="auto"/>
                <w:right w:val="none" w:sz="0" w:space="0" w:color="auto"/>
              </w:divBdr>
            </w:div>
            <w:div w:id="126747631">
              <w:marLeft w:val="0"/>
              <w:marRight w:val="0"/>
              <w:marTop w:val="0"/>
              <w:marBottom w:val="0"/>
              <w:divBdr>
                <w:top w:val="none" w:sz="0" w:space="0" w:color="auto"/>
                <w:left w:val="none" w:sz="0" w:space="0" w:color="auto"/>
                <w:bottom w:val="none" w:sz="0" w:space="0" w:color="auto"/>
                <w:right w:val="none" w:sz="0" w:space="0" w:color="auto"/>
              </w:divBdr>
            </w:div>
            <w:div w:id="128862750">
              <w:marLeft w:val="0"/>
              <w:marRight w:val="0"/>
              <w:marTop w:val="0"/>
              <w:marBottom w:val="0"/>
              <w:divBdr>
                <w:top w:val="none" w:sz="0" w:space="0" w:color="auto"/>
                <w:left w:val="none" w:sz="0" w:space="0" w:color="auto"/>
                <w:bottom w:val="none" w:sz="0" w:space="0" w:color="auto"/>
                <w:right w:val="none" w:sz="0" w:space="0" w:color="auto"/>
              </w:divBdr>
            </w:div>
            <w:div w:id="128867220">
              <w:marLeft w:val="0"/>
              <w:marRight w:val="0"/>
              <w:marTop w:val="0"/>
              <w:marBottom w:val="0"/>
              <w:divBdr>
                <w:top w:val="none" w:sz="0" w:space="0" w:color="auto"/>
                <w:left w:val="none" w:sz="0" w:space="0" w:color="auto"/>
                <w:bottom w:val="none" w:sz="0" w:space="0" w:color="auto"/>
                <w:right w:val="none" w:sz="0" w:space="0" w:color="auto"/>
              </w:divBdr>
            </w:div>
            <w:div w:id="129642002">
              <w:marLeft w:val="0"/>
              <w:marRight w:val="0"/>
              <w:marTop w:val="0"/>
              <w:marBottom w:val="0"/>
              <w:divBdr>
                <w:top w:val="none" w:sz="0" w:space="0" w:color="auto"/>
                <w:left w:val="none" w:sz="0" w:space="0" w:color="auto"/>
                <w:bottom w:val="none" w:sz="0" w:space="0" w:color="auto"/>
                <w:right w:val="none" w:sz="0" w:space="0" w:color="auto"/>
              </w:divBdr>
            </w:div>
            <w:div w:id="131409514">
              <w:marLeft w:val="0"/>
              <w:marRight w:val="0"/>
              <w:marTop w:val="0"/>
              <w:marBottom w:val="0"/>
              <w:divBdr>
                <w:top w:val="none" w:sz="0" w:space="0" w:color="auto"/>
                <w:left w:val="none" w:sz="0" w:space="0" w:color="auto"/>
                <w:bottom w:val="none" w:sz="0" w:space="0" w:color="auto"/>
                <w:right w:val="none" w:sz="0" w:space="0" w:color="auto"/>
              </w:divBdr>
            </w:div>
            <w:div w:id="131948461">
              <w:marLeft w:val="0"/>
              <w:marRight w:val="0"/>
              <w:marTop w:val="0"/>
              <w:marBottom w:val="0"/>
              <w:divBdr>
                <w:top w:val="none" w:sz="0" w:space="0" w:color="auto"/>
                <w:left w:val="none" w:sz="0" w:space="0" w:color="auto"/>
                <w:bottom w:val="none" w:sz="0" w:space="0" w:color="auto"/>
                <w:right w:val="none" w:sz="0" w:space="0" w:color="auto"/>
              </w:divBdr>
            </w:div>
            <w:div w:id="133450792">
              <w:marLeft w:val="0"/>
              <w:marRight w:val="0"/>
              <w:marTop w:val="0"/>
              <w:marBottom w:val="0"/>
              <w:divBdr>
                <w:top w:val="none" w:sz="0" w:space="0" w:color="auto"/>
                <w:left w:val="none" w:sz="0" w:space="0" w:color="auto"/>
                <w:bottom w:val="none" w:sz="0" w:space="0" w:color="auto"/>
                <w:right w:val="none" w:sz="0" w:space="0" w:color="auto"/>
              </w:divBdr>
            </w:div>
            <w:div w:id="136581028">
              <w:marLeft w:val="0"/>
              <w:marRight w:val="0"/>
              <w:marTop w:val="0"/>
              <w:marBottom w:val="0"/>
              <w:divBdr>
                <w:top w:val="none" w:sz="0" w:space="0" w:color="auto"/>
                <w:left w:val="none" w:sz="0" w:space="0" w:color="auto"/>
                <w:bottom w:val="none" w:sz="0" w:space="0" w:color="auto"/>
                <w:right w:val="none" w:sz="0" w:space="0" w:color="auto"/>
              </w:divBdr>
            </w:div>
            <w:div w:id="139658883">
              <w:marLeft w:val="0"/>
              <w:marRight w:val="0"/>
              <w:marTop w:val="0"/>
              <w:marBottom w:val="0"/>
              <w:divBdr>
                <w:top w:val="none" w:sz="0" w:space="0" w:color="auto"/>
                <w:left w:val="none" w:sz="0" w:space="0" w:color="auto"/>
                <w:bottom w:val="none" w:sz="0" w:space="0" w:color="auto"/>
                <w:right w:val="none" w:sz="0" w:space="0" w:color="auto"/>
              </w:divBdr>
            </w:div>
            <w:div w:id="139880676">
              <w:marLeft w:val="0"/>
              <w:marRight w:val="0"/>
              <w:marTop w:val="0"/>
              <w:marBottom w:val="0"/>
              <w:divBdr>
                <w:top w:val="none" w:sz="0" w:space="0" w:color="auto"/>
                <w:left w:val="none" w:sz="0" w:space="0" w:color="auto"/>
                <w:bottom w:val="none" w:sz="0" w:space="0" w:color="auto"/>
                <w:right w:val="none" w:sz="0" w:space="0" w:color="auto"/>
              </w:divBdr>
            </w:div>
            <w:div w:id="140775817">
              <w:marLeft w:val="0"/>
              <w:marRight w:val="0"/>
              <w:marTop w:val="0"/>
              <w:marBottom w:val="0"/>
              <w:divBdr>
                <w:top w:val="none" w:sz="0" w:space="0" w:color="auto"/>
                <w:left w:val="none" w:sz="0" w:space="0" w:color="auto"/>
                <w:bottom w:val="none" w:sz="0" w:space="0" w:color="auto"/>
                <w:right w:val="none" w:sz="0" w:space="0" w:color="auto"/>
              </w:divBdr>
            </w:div>
            <w:div w:id="140970192">
              <w:marLeft w:val="0"/>
              <w:marRight w:val="0"/>
              <w:marTop w:val="0"/>
              <w:marBottom w:val="0"/>
              <w:divBdr>
                <w:top w:val="none" w:sz="0" w:space="0" w:color="auto"/>
                <w:left w:val="none" w:sz="0" w:space="0" w:color="auto"/>
                <w:bottom w:val="none" w:sz="0" w:space="0" w:color="auto"/>
                <w:right w:val="none" w:sz="0" w:space="0" w:color="auto"/>
              </w:divBdr>
            </w:div>
            <w:div w:id="141389384">
              <w:marLeft w:val="0"/>
              <w:marRight w:val="0"/>
              <w:marTop w:val="0"/>
              <w:marBottom w:val="0"/>
              <w:divBdr>
                <w:top w:val="none" w:sz="0" w:space="0" w:color="auto"/>
                <w:left w:val="none" w:sz="0" w:space="0" w:color="auto"/>
                <w:bottom w:val="none" w:sz="0" w:space="0" w:color="auto"/>
                <w:right w:val="none" w:sz="0" w:space="0" w:color="auto"/>
              </w:divBdr>
              <w:divsChild>
                <w:div w:id="144589894">
                  <w:marLeft w:val="0"/>
                  <w:marRight w:val="0"/>
                  <w:marTop w:val="0"/>
                  <w:marBottom w:val="0"/>
                  <w:divBdr>
                    <w:top w:val="none" w:sz="0" w:space="0" w:color="auto"/>
                    <w:left w:val="none" w:sz="0" w:space="0" w:color="auto"/>
                    <w:bottom w:val="none" w:sz="0" w:space="0" w:color="auto"/>
                    <w:right w:val="none" w:sz="0" w:space="0" w:color="auto"/>
                  </w:divBdr>
                </w:div>
                <w:div w:id="167986228">
                  <w:marLeft w:val="0"/>
                  <w:marRight w:val="0"/>
                  <w:marTop w:val="0"/>
                  <w:marBottom w:val="0"/>
                  <w:divBdr>
                    <w:top w:val="none" w:sz="0" w:space="0" w:color="auto"/>
                    <w:left w:val="none" w:sz="0" w:space="0" w:color="auto"/>
                    <w:bottom w:val="none" w:sz="0" w:space="0" w:color="auto"/>
                    <w:right w:val="none" w:sz="0" w:space="0" w:color="auto"/>
                  </w:divBdr>
                </w:div>
                <w:div w:id="1269384563">
                  <w:marLeft w:val="0"/>
                  <w:marRight w:val="0"/>
                  <w:marTop w:val="0"/>
                  <w:marBottom w:val="0"/>
                  <w:divBdr>
                    <w:top w:val="none" w:sz="0" w:space="0" w:color="auto"/>
                    <w:left w:val="none" w:sz="0" w:space="0" w:color="auto"/>
                    <w:bottom w:val="none" w:sz="0" w:space="0" w:color="auto"/>
                    <w:right w:val="none" w:sz="0" w:space="0" w:color="auto"/>
                  </w:divBdr>
                </w:div>
                <w:div w:id="1323387028">
                  <w:marLeft w:val="0"/>
                  <w:marRight w:val="0"/>
                  <w:marTop w:val="0"/>
                  <w:marBottom w:val="0"/>
                  <w:divBdr>
                    <w:top w:val="none" w:sz="0" w:space="0" w:color="auto"/>
                    <w:left w:val="none" w:sz="0" w:space="0" w:color="auto"/>
                    <w:bottom w:val="none" w:sz="0" w:space="0" w:color="auto"/>
                    <w:right w:val="none" w:sz="0" w:space="0" w:color="auto"/>
                  </w:divBdr>
                </w:div>
                <w:div w:id="1761754929">
                  <w:marLeft w:val="0"/>
                  <w:marRight w:val="0"/>
                  <w:marTop w:val="0"/>
                  <w:marBottom w:val="0"/>
                  <w:divBdr>
                    <w:top w:val="none" w:sz="0" w:space="0" w:color="auto"/>
                    <w:left w:val="none" w:sz="0" w:space="0" w:color="auto"/>
                    <w:bottom w:val="none" w:sz="0" w:space="0" w:color="auto"/>
                    <w:right w:val="none" w:sz="0" w:space="0" w:color="auto"/>
                  </w:divBdr>
                </w:div>
                <w:div w:id="2082751500">
                  <w:marLeft w:val="0"/>
                  <w:marRight w:val="0"/>
                  <w:marTop w:val="0"/>
                  <w:marBottom w:val="0"/>
                  <w:divBdr>
                    <w:top w:val="none" w:sz="0" w:space="0" w:color="auto"/>
                    <w:left w:val="none" w:sz="0" w:space="0" w:color="auto"/>
                    <w:bottom w:val="none" w:sz="0" w:space="0" w:color="auto"/>
                    <w:right w:val="none" w:sz="0" w:space="0" w:color="auto"/>
                  </w:divBdr>
                </w:div>
              </w:divsChild>
            </w:div>
            <w:div w:id="148326494">
              <w:marLeft w:val="0"/>
              <w:marRight w:val="0"/>
              <w:marTop w:val="0"/>
              <w:marBottom w:val="0"/>
              <w:divBdr>
                <w:top w:val="none" w:sz="0" w:space="0" w:color="auto"/>
                <w:left w:val="none" w:sz="0" w:space="0" w:color="auto"/>
                <w:bottom w:val="none" w:sz="0" w:space="0" w:color="auto"/>
                <w:right w:val="none" w:sz="0" w:space="0" w:color="auto"/>
              </w:divBdr>
            </w:div>
            <w:div w:id="148526163">
              <w:marLeft w:val="0"/>
              <w:marRight w:val="0"/>
              <w:marTop w:val="0"/>
              <w:marBottom w:val="0"/>
              <w:divBdr>
                <w:top w:val="none" w:sz="0" w:space="0" w:color="auto"/>
                <w:left w:val="none" w:sz="0" w:space="0" w:color="auto"/>
                <w:bottom w:val="none" w:sz="0" w:space="0" w:color="auto"/>
                <w:right w:val="none" w:sz="0" w:space="0" w:color="auto"/>
              </w:divBdr>
            </w:div>
            <w:div w:id="153228511">
              <w:marLeft w:val="0"/>
              <w:marRight w:val="0"/>
              <w:marTop w:val="0"/>
              <w:marBottom w:val="0"/>
              <w:divBdr>
                <w:top w:val="none" w:sz="0" w:space="0" w:color="auto"/>
                <w:left w:val="none" w:sz="0" w:space="0" w:color="auto"/>
                <w:bottom w:val="none" w:sz="0" w:space="0" w:color="auto"/>
                <w:right w:val="none" w:sz="0" w:space="0" w:color="auto"/>
              </w:divBdr>
            </w:div>
            <w:div w:id="154146329">
              <w:marLeft w:val="0"/>
              <w:marRight w:val="0"/>
              <w:marTop w:val="0"/>
              <w:marBottom w:val="0"/>
              <w:divBdr>
                <w:top w:val="none" w:sz="0" w:space="0" w:color="auto"/>
                <w:left w:val="none" w:sz="0" w:space="0" w:color="auto"/>
                <w:bottom w:val="none" w:sz="0" w:space="0" w:color="auto"/>
                <w:right w:val="none" w:sz="0" w:space="0" w:color="auto"/>
              </w:divBdr>
            </w:div>
            <w:div w:id="154301785">
              <w:marLeft w:val="0"/>
              <w:marRight w:val="0"/>
              <w:marTop w:val="0"/>
              <w:marBottom w:val="0"/>
              <w:divBdr>
                <w:top w:val="none" w:sz="0" w:space="0" w:color="auto"/>
                <w:left w:val="none" w:sz="0" w:space="0" w:color="auto"/>
                <w:bottom w:val="none" w:sz="0" w:space="0" w:color="auto"/>
                <w:right w:val="none" w:sz="0" w:space="0" w:color="auto"/>
              </w:divBdr>
            </w:div>
            <w:div w:id="155809861">
              <w:marLeft w:val="0"/>
              <w:marRight w:val="0"/>
              <w:marTop w:val="0"/>
              <w:marBottom w:val="0"/>
              <w:divBdr>
                <w:top w:val="none" w:sz="0" w:space="0" w:color="auto"/>
                <w:left w:val="none" w:sz="0" w:space="0" w:color="auto"/>
                <w:bottom w:val="none" w:sz="0" w:space="0" w:color="auto"/>
                <w:right w:val="none" w:sz="0" w:space="0" w:color="auto"/>
              </w:divBdr>
            </w:div>
            <w:div w:id="156071774">
              <w:marLeft w:val="0"/>
              <w:marRight w:val="0"/>
              <w:marTop w:val="0"/>
              <w:marBottom w:val="0"/>
              <w:divBdr>
                <w:top w:val="none" w:sz="0" w:space="0" w:color="auto"/>
                <w:left w:val="none" w:sz="0" w:space="0" w:color="auto"/>
                <w:bottom w:val="none" w:sz="0" w:space="0" w:color="auto"/>
                <w:right w:val="none" w:sz="0" w:space="0" w:color="auto"/>
              </w:divBdr>
            </w:div>
            <w:div w:id="156072596">
              <w:marLeft w:val="0"/>
              <w:marRight w:val="0"/>
              <w:marTop w:val="0"/>
              <w:marBottom w:val="0"/>
              <w:divBdr>
                <w:top w:val="none" w:sz="0" w:space="0" w:color="auto"/>
                <w:left w:val="none" w:sz="0" w:space="0" w:color="auto"/>
                <w:bottom w:val="none" w:sz="0" w:space="0" w:color="auto"/>
                <w:right w:val="none" w:sz="0" w:space="0" w:color="auto"/>
              </w:divBdr>
            </w:div>
            <w:div w:id="157120451">
              <w:marLeft w:val="0"/>
              <w:marRight w:val="0"/>
              <w:marTop w:val="0"/>
              <w:marBottom w:val="0"/>
              <w:divBdr>
                <w:top w:val="none" w:sz="0" w:space="0" w:color="auto"/>
                <w:left w:val="none" w:sz="0" w:space="0" w:color="auto"/>
                <w:bottom w:val="none" w:sz="0" w:space="0" w:color="auto"/>
                <w:right w:val="none" w:sz="0" w:space="0" w:color="auto"/>
              </w:divBdr>
            </w:div>
            <w:div w:id="157549649">
              <w:marLeft w:val="0"/>
              <w:marRight w:val="0"/>
              <w:marTop w:val="0"/>
              <w:marBottom w:val="0"/>
              <w:divBdr>
                <w:top w:val="none" w:sz="0" w:space="0" w:color="auto"/>
                <w:left w:val="none" w:sz="0" w:space="0" w:color="auto"/>
                <w:bottom w:val="none" w:sz="0" w:space="0" w:color="auto"/>
                <w:right w:val="none" w:sz="0" w:space="0" w:color="auto"/>
              </w:divBdr>
            </w:div>
            <w:div w:id="157963506">
              <w:marLeft w:val="0"/>
              <w:marRight w:val="0"/>
              <w:marTop w:val="0"/>
              <w:marBottom w:val="0"/>
              <w:divBdr>
                <w:top w:val="none" w:sz="0" w:space="0" w:color="auto"/>
                <w:left w:val="none" w:sz="0" w:space="0" w:color="auto"/>
                <w:bottom w:val="none" w:sz="0" w:space="0" w:color="auto"/>
                <w:right w:val="none" w:sz="0" w:space="0" w:color="auto"/>
              </w:divBdr>
            </w:div>
            <w:div w:id="158235149">
              <w:marLeft w:val="0"/>
              <w:marRight w:val="0"/>
              <w:marTop w:val="0"/>
              <w:marBottom w:val="0"/>
              <w:divBdr>
                <w:top w:val="none" w:sz="0" w:space="0" w:color="auto"/>
                <w:left w:val="none" w:sz="0" w:space="0" w:color="auto"/>
                <w:bottom w:val="none" w:sz="0" w:space="0" w:color="auto"/>
                <w:right w:val="none" w:sz="0" w:space="0" w:color="auto"/>
              </w:divBdr>
            </w:div>
            <w:div w:id="162404135">
              <w:marLeft w:val="0"/>
              <w:marRight w:val="0"/>
              <w:marTop w:val="0"/>
              <w:marBottom w:val="0"/>
              <w:divBdr>
                <w:top w:val="none" w:sz="0" w:space="0" w:color="auto"/>
                <w:left w:val="none" w:sz="0" w:space="0" w:color="auto"/>
                <w:bottom w:val="none" w:sz="0" w:space="0" w:color="auto"/>
                <w:right w:val="none" w:sz="0" w:space="0" w:color="auto"/>
              </w:divBdr>
            </w:div>
            <w:div w:id="162939364">
              <w:marLeft w:val="0"/>
              <w:marRight w:val="0"/>
              <w:marTop w:val="0"/>
              <w:marBottom w:val="0"/>
              <w:divBdr>
                <w:top w:val="none" w:sz="0" w:space="0" w:color="auto"/>
                <w:left w:val="none" w:sz="0" w:space="0" w:color="auto"/>
                <w:bottom w:val="none" w:sz="0" w:space="0" w:color="auto"/>
                <w:right w:val="none" w:sz="0" w:space="0" w:color="auto"/>
              </w:divBdr>
            </w:div>
            <w:div w:id="169300289">
              <w:marLeft w:val="0"/>
              <w:marRight w:val="0"/>
              <w:marTop w:val="0"/>
              <w:marBottom w:val="0"/>
              <w:divBdr>
                <w:top w:val="none" w:sz="0" w:space="0" w:color="auto"/>
                <w:left w:val="none" w:sz="0" w:space="0" w:color="auto"/>
                <w:bottom w:val="none" w:sz="0" w:space="0" w:color="auto"/>
                <w:right w:val="none" w:sz="0" w:space="0" w:color="auto"/>
              </w:divBdr>
            </w:div>
            <w:div w:id="169376899">
              <w:marLeft w:val="0"/>
              <w:marRight w:val="0"/>
              <w:marTop w:val="0"/>
              <w:marBottom w:val="0"/>
              <w:divBdr>
                <w:top w:val="none" w:sz="0" w:space="0" w:color="auto"/>
                <w:left w:val="none" w:sz="0" w:space="0" w:color="auto"/>
                <w:bottom w:val="none" w:sz="0" w:space="0" w:color="auto"/>
                <w:right w:val="none" w:sz="0" w:space="0" w:color="auto"/>
              </w:divBdr>
            </w:div>
            <w:div w:id="169948664">
              <w:marLeft w:val="0"/>
              <w:marRight w:val="0"/>
              <w:marTop w:val="0"/>
              <w:marBottom w:val="0"/>
              <w:divBdr>
                <w:top w:val="none" w:sz="0" w:space="0" w:color="auto"/>
                <w:left w:val="none" w:sz="0" w:space="0" w:color="auto"/>
                <w:bottom w:val="none" w:sz="0" w:space="0" w:color="auto"/>
                <w:right w:val="none" w:sz="0" w:space="0" w:color="auto"/>
              </w:divBdr>
            </w:div>
            <w:div w:id="172454895">
              <w:marLeft w:val="0"/>
              <w:marRight w:val="0"/>
              <w:marTop w:val="0"/>
              <w:marBottom w:val="0"/>
              <w:divBdr>
                <w:top w:val="none" w:sz="0" w:space="0" w:color="auto"/>
                <w:left w:val="none" w:sz="0" w:space="0" w:color="auto"/>
                <w:bottom w:val="none" w:sz="0" w:space="0" w:color="auto"/>
                <w:right w:val="none" w:sz="0" w:space="0" w:color="auto"/>
              </w:divBdr>
            </w:div>
            <w:div w:id="173036408">
              <w:marLeft w:val="0"/>
              <w:marRight w:val="0"/>
              <w:marTop w:val="0"/>
              <w:marBottom w:val="0"/>
              <w:divBdr>
                <w:top w:val="none" w:sz="0" w:space="0" w:color="auto"/>
                <w:left w:val="none" w:sz="0" w:space="0" w:color="auto"/>
                <w:bottom w:val="none" w:sz="0" w:space="0" w:color="auto"/>
                <w:right w:val="none" w:sz="0" w:space="0" w:color="auto"/>
              </w:divBdr>
            </w:div>
            <w:div w:id="173962425">
              <w:marLeft w:val="0"/>
              <w:marRight w:val="0"/>
              <w:marTop w:val="0"/>
              <w:marBottom w:val="0"/>
              <w:divBdr>
                <w:top w:val="none" w:sz="0" w:space="0" w:color="auto"/>
                <w:left w:val="none" w:sz="0" w:space="0" w:color="auto"/>
                <w:bottom w:val="none" w:sz="0" w:space="0" w:color="auto"/>
                <w:right w:val="none" w:sz="0" w:space="0" w:color="auto"/>
              </w:divBdr>
            </w:div>
            <w:div w:id="174924243">
              <w:marLeft w:val="0"/>
              <w:marRight w:val="0"/>
              <w:marTop w:val="0"/>
              <w:marBottom w:val="0"/>
              <w:divBdr>
                <w:top w:val="none" w:sz="0" w:space="0" w:color="auto"/>
                <w:left w:val="none" w:sz="0" w:space="0" w:color="auto"/>
                <w:bottom w:val="none" w:sz="0" w:space="0" w:color="auto"/>
                <w:right w:val="none" w:sz="0" w:space="0" w:color="auto"/>
              </w:divBdr>
            </w:div>
            <w:div w:id="175577696">
              <w:marLeft w:val="0"/>
              <w:marRight w:val="0"/>
              <w:marTop w:val="0"/>
              <w:marBottom w:val="0"/>
              <w:divBdr>
                <w:top w:val="none" w:sz="0" w:space="0" w:color="auto"/>
                <w:left w:val="none" w:sz="0" w:space="0" w:color="auto"/>
                <w:bottom w:val="none" w:sz="0" w:space="0" w:color="auto"/>
                <w:right w:val="none" w:sz="0" w:space="0" w:color="auto"/>
              </w:divBdr>
            </w:div>
            <w:div w:id="175657108">
              <w:marLeft w:val="0"/>
              <w:marRight w:val="0"/>
              <w:marTop w:val="0"/>
              <w:marBottom w:val="0"/>
              <w:divBdr>
                <w:top w:val="none" w:sz="0" w:space="0" w:color="auto"/>
                <w:left w:val="none" w:sz="0" w:space="0" w:color="auto"/>
                <w:bottom w:val="none" w:sz="0" w:space="0" w:color="auto"/>
                <w:right w:val="none" w:sz="0" w:space="0" w:color="auto"/>
              </w:divBdr>
            </w:div>
            <w:div w:id="176117165">
              <w:marLeft w:val="0"/>
              <w:marRight w:val="0"/>
              <w:marTop w:val="0"/>
              <w:marBottom w:val="0"/>
              <w:divBdr>
                <w:top w:val="none" w:sz="0" w:space="0" w:color="auto"/>
                <w:left w:val="none" w:sz="0" w:space="0" w:color="auto"/>
                <w:bottom w:val="none" w:sz="0" w:space="0" w:color="auto"/>
                <w:right w:val="none" w:sz="0" w:space="0" w:color="auto"/>
              </w:divBdr>
            </w:div>
            <w:div w:id="177238886">
              <w:marLeft w:val="0"/>
              <w:marRight w:val="0"/>
              <w:marTop w:val="0"/>
              <w:marBottom w:val="0"/>
              <w:divBdr>
                <w:top w:val="none" w:sz="0" w:space="0" w:color="auto"/>
                <w:left w:val="none" w:sz="0" w:space="0" w:color="auto"/>
                <w:bottom w:val="none" w:sz="0" w:space="0" w:color="auto"/>
                <w:right w:val="none" w:sz="0" w:space="0" w:color="auto"/>
              </w:divBdr>
            </w:div>
            <w:div w:id="177740828">
              <w:marLeft w:val="0"/>
              <w:marRight w:val="0"/>
              <w:marTop w:val="0"/>
              <w:marBottom w:val="0"/>
              <w:divBdr>
                <w:top w:val="none" w:sz="0" w:space="0" w:color="auto"/>
                <w:left w:val="none" w:sz="0" w:space="0" w:color="auto"/>
                <w:bottom w:val="none" w:sz="0" w:space="0" w:color="auto"/>
                <w:right w:val="none" w:sz="0" w:space="0" w:color="auto"/>
              </w:divBdr>
            </w:div>
            <w:div w:id="182868396">
              <w:marLeft w:val="0"/>
              <w:marRight w:val="0"/>
              <w:marTop w:val="0"/>
              <w:marBottom w:val="0"/>
              <w:divBdr>
                <w:top w:val="none" w:sz="0" w:space="0" w:color="auto"/>
                <w:left w:val="none" w:sz="0" w:space="0" w:color="auto"/>
                <w:bottom w:val="none" w:sz="0" w:space="0" w:color="auto"/>
                <w:right w:val="none" w:sz="0" w:space="0" w:color="auto"/>
              </w:divBdr>
              <w:divsChild>
                <w:div w:id="19547283">
                  <w:marLeft w:val="0"/>
                  <w:marRight w:val="0"/>
                  <w:marTop w:val="0"/>
                  <w:marBottom w:val="0"/>
                  <w:divBdr>
                    <w:top w:val="none" w:sz="0" w:space="0" w:color="auto"/>
                    <w:left w:val="none" w:sz="0" w:space="0" w:color="auto"/>
                    <w:bottom w:val="none" w:sz="0" w:space="0" w:color="auto"/>
                    <w:right w:val="none" w:sz="0" w:space="0" w:color="auto"/>
                  </w:divBdr>
                </w:div>
                <w:div w:id="123432339">
                  <w:marLeft w:val="0"/>
                  <w:marRight w:val="0"/>
                  <w:marTop w:val="0"/>
                  <w:marBottom w:val="0"/>
                  <w:divBdr>
                    <w:top w:val="none" w:sz="0" w:space="0" w:color="auto"/>
                    <w:left w:val="none" w:sz="0" w:space="0" w:color="auto"/>
                    <w:bottom w:val="none" w:sz="0" w:space="0" w:color="auto"/>
                    <w:right w:val="none" w:sz="0" w:space="0" w:color="auto"/>
                  </w:divBdr>
                </w:div>
                <w:div w:id="161164827">
                  <w:marLeft w:val="0"/>
                  <w:marRight w:val="0"/>
                  <w:marTop w:val="0"/>
                  <w:marBottom w:val="0"/>
                  <w:divBdr>
                    <w:top w:val="none" w:sz="0" w:space="0" w:color="auto"/>
                    <w:left w:val="none" w:sz="0" w:space="0" w:color="auto"/>
                    <w:bottom w:val="none" w:sz="0" w:space="0" w:color="auto"/>
                    <w:right w:val="none" w:sz="0" w:space="0" w:color="auto"/>
                  </w:divBdr>
                </w:div>
                <w:div w:id="212498318">
                  <w:marLeft w:val="0"/>
                  <w:marRight w:val="0"/>
                  <w:marTop w:val="0"/>
                  <w:marBottom w:val="0"/>
                  <w:divBdr>
                    <w:top w:val="none" w:sz="0" w:space="0" w:color="auto"/>
                    <w:left w:val="none" w:sz="0" w:space="0" w:color="auto"/>
                    <w:bottom w:val="none" w:sz="0" w:space="0" w:color="auto"/>
                    <w:right w:val="none" w:sz="0" w:space="0" w:color="auto"/>
                  </w:divBdr>
                </w:div>
                <w:div w:id="215557124">
                  <w:marLeft w:val="0"/>
                  <w:marRight w:val="0"/>
                  <w:marTop w:val="0"/>
                  <w:marBottom w:val="0"/>
                  <w:divBdr>
                    <w:top w:val="none" w:sz="0" w:space="0" w:color="auto"/>
                    <w:left w:val="none" w:sz="0" w:space="0" w:color="auto"/>
                    <w:bottom w:val="none" w:sz="0" w:space="0" w:color="auto"/>
                    <w:right w:val="none" w:sz="0" w:space="0" w:color="auto"/>
                  </w:divBdr>
                </w:div>
                <w:div w:id="321814281">
                  <w:marLeft w:val="0"/>
                  <w:marRight w:val="0"/>
                  <w:marTop w:val="0"/>
                  <w:marBottom w:val="0"/>
                  <w:divBdr>
                    <w:top w:val="none" w:sz="0" w:space="0" w:color="auto"/>
                    <w:left w:val="none" w:sz="0" w:space="0" w:color="auto"/>
                    <w:bottom w:val="none" w:sz="0" w:space="0" w:color="auto"/>
                    <w:right w:val="none" w:sz="0" w:space="0" w:color="auto"/>
                  </w:divBdr>
                </w:div>
                <w:div w:id="324894110">
                  <w:marLeft w:val="0"/>
                  <w:marRight w:val="0"/>
                  <w:marTop w:val="0"/>
                  <w:marBottom w:val="0"/>
                  <w:divBdr>
                    <w:top w:val="none" w:sz="0" w:space="0" w:color="auto"/>
                    <w:left w:val="none" w:sz="0" w:space="0" w:color="auto"/>
                    <w:bottom w:val="none" w:sz="0" w:space="0" w:color="auto"/>
                    <w:right w:val="none" w:sz="0" w:space="0" w:color="auto"/>
                  </w:divBdr>
                </w:div>
                <w:div w:id="390428678">
                  <w:marLeft w:val="0"/>
                  <w:marRight w:val="0"/>
                  <w:marTop w:val="0"/>
                  <w:marBottom w:val="0"/>
                  <w:divBdr>
                    <w:top w:val="none" w:sz="0" w:space="0" w:color="auto"/>
                    <w:left w:val="none" w:sz="0" w:space="0" w:color="auto"/>
                    <w:bottom w:val="none" w:sz="0" w:space="0" w:color="auto"/>
                    <w:right w:val="none" w:sz="0" w:space="0" w:color="auto"/>
                  </w:divBdr>
                </w:div>
                <w:div w:id="406919850">
                  <w:marLeft w:val="0"/>
                  <w:marRight w:val="0"/>
                  <w:marTop w:val="0"/>
                  <w:marBottom w:val="0"/>
                  <w:divBdr>
                    <w:top w:val="none" w:sz="0" w:space="0" w:color="auto"/>
                    <w:left w:val="none" w:sz="0" w:space="0" w:color="auto"/>
                    <w:bottom w:val="none" w:sz="0" w:space="0" w:color="auto"/>
                    <w:right w:val="none" w:sz="0" w:space="0" w:color="auto"/>
                  </w:divBdr>
                </w:div>
                <w:div w:id="439908792">
                  <w:marLeft w:val="0"/>
                  <w:marRight w:val="0"/>
                  <w:marTop w:val="0"/>
                  <w:marBottom w:val="0"/>
                  <w:divBdr>
                    <w:top w:val="none" w:sz="0" w:space="0" w:color="auto"/>
                    <w:left w:val="none" w:sz="0" w:space="0" w:color="auto"/>
                    <w:bottom w:val="none" w:sz="0" w:space="0" w:color="auto"/>
                    <w:right w:val="none" w:sz="0" w:space="0" w:color="auto"/>
                  </w:divBdr>
                </w:div>
                <w:div w:id="454061933">
                  <w:marLeft w:val="0"/>
                  <w:marRight w:val="0"/>
                  <w:marTop w:val="0"/>
                  <w:marBottom w:val="0"/>
                  <w:divBdr>
                    <w:top w:val="none" w:sz="0" w:space="0" w:color="auto"/>
                    <w:left w:val="none" w:sz="0" w:space="0" w:color="auto"/>
                    <w:bottom w:val="none" w:sz="0" w:space="0" w:color="auto"/>
                    <w:right w:val="none" w:sz="0" w:space="0" w:color="auto"/>
                  </w:divBdr>
                </w:div>
                <w:div w:id="543374306">
                  <w:marLeft w:val="0"/>
                  <w:marRight w:val="0"/>
                  <w:marTop w:val="0"/>
                  <w:marBottom w:val="0"/>
                  <w:divBdr>
                    <w:top w:val="none" w:sz="0" w:space="0" w:color="auto"/>
                    <w:left w:val="none" w:sz="0" w:space="0" w:color="auto"/>
                    <w:bottom w:val="none" w:sz="0" w:space="0" w:color="auto"/>
                    <w:right w:val="none" w:sz="0" w:space="0" w:color="auto"/>
                  </w:divBdr>
                </w:div>
                <w:div w:id="565921704">
                  <w:marLeft w:val="0"/>
                  <w:marRight w:val="0"/>
                  <w:marTop w:val="0"/>
                  <w:marBottom w:val="0"/>
                  <w:divBdr>
                    <w:top w:val="none" w:sz="0" w:space="0" w:color="auto"/>
                    <w:left w:val="none" w:sz="0" w:space="0" w:color="auto"/>
                    <w:bottom w:val="none" w:sz="0" w:space="0" w:color="auto"/>
                    <w:right w:val="none" w:sz="0" w:space="0" w:color="auto"/>
                  </w:divBdr>
                </w:div>
                <w:div w:id="708914661">
                  <w:marLeft w:val="0"/>
                  <w:marRight w:val="0"/>
                  <w:marTop w:val="0"/>
                  <w:marBottom w:val="0"/>
                  <w:divBdr>
                    <w:top w:val="none" w:sz="0" w:space="0" w:color="auto"/>
                    <w:left w:val="none" w:sz="0" w:space="0" w:color="auto"/>
                    <w:bottom w:val="none" w:sz="0" w:space="0" w:color="auto"/>
                    <w:right w:val="none" w:sz="0" w:space="0" w:color="auto"/>
                  </w:divBdr>
                </w:div>
                <w:div w:id="764569954">
                  <w:marLeft w:val="0"/>
                  <w:marRight w:val="0"/>
                  <w:marTop w:val="0"/>
                  <w:marBottom w:val="0"/>
                  <w:divBdr>
                    <w:top w:val="none" w:sz="0" w:space="0" w:color="auto"/>
                    <w:left w:val="none" w:sz="0" w:space="0" w:color="auto"/>
                    <w:bottom w:val="none" w:sz="0" w:space="0" w:color="auto"/>
                    <w:right w:val="none" w:sz="0" w:space="0" w:color="auto"/>
                  </w:divBdr>
                </w:div>
                <w:div w:id="800609936">
                  <w:marLeft w:val="0"/>
                  <w:marRight w:val="0"/>
                  <w:marTop w:val="0"/>
                  <w:marBottom w:val="0"/>
                  <w:divBdr>
                    <w:top w:val="none" w:sz="0" w:space="0" w:color="auto"/>
                    <w:left w:val="none" w:sz="0" w:space="0" w:color="auto"/>
                    <w:bottom w:val="none" w:sz="0" w:space="0" w:color="auto"/>
                    <w:right w:val="none" w:sz="0" w:space="0" w:color="auto"/>
                  </w:divBdr>
                </w:div>
                <w:div w:id="804545016">
                  <w:marLeft w:val="0"/>
                  <w:marRight w:val="0"/>
                  <w:marTop w:val="0"/>
                  <w:marBottom w:val="0"/>
                  <w:divBdr>
                    <w:top w:val="none" w:sz="0" w:space="0" w:color="auto"/>
                    <w:left w:val="none" w:sz="0" w:space="0" w:color="auto"/>
                    <w:bottom w:val="none" w:sz="0" w:space="0" w:color="auto"/>
                    <w:right w:val="none" w:sz="0" w:space="0" w:color="auto"/>
                  </w:divBdr>
                </w:div>
                <w:div w:id="880215621">
                  <w:marLeft w:val="0"/>
                  <w:marRight w:val="0"/>
                  <w:marTop w:val="0"/>
                  <w:marBottom w:val="0"/>
                  <w:divBdr>
                    <w:top w:val="none" w:sz="0" w:space="0" w:color="auto"/>
                    <w:left w:val="none" w:sz="0" w:space="0" w:color="auto"/>
                    <w:bottom w:val="none" w:sz="0" w:space="0" w:color="auto"/>
                    <w:right w:val="none" w:sz="0" w:space="0" w:color="auto"/>
                  </w:divBdr>
                </w:div>
                <w:div w:id="896746368">
                  <w:marLeft w:val="0"/>
                  <w:marRight w:val="0"/>
                  <w:marTop w:val="0"/>
                  <w:marBottom w:val="0"/>
                  <w:divBdr>
                    <w:top w:val="none" w:sz="0" w:space="0" w:color="auto"/>
                    <w:left w:val="none" w:sz="0" w:space="0" w:color="auto"/>
                    <w:bottom w:val="none" w:sz="0" w:space="0" w:color="auto"/>
                    <w:right w:val="none" w:sz="0" w:space="0" w:color="auto"/>
                  </w:divBdr>
                </w:div>
                <w:div w:id="941455072">
                  <w:marLeft w:val="0"/>
                  <w:marRight w:val="0"/>
                  <w:marTop w:val="0"/>
                  <w:marBottom w:val="0"/>
                  <w:divBdr>
                    <w:top w:val="none" w:sz="0" w:space="0" w:color="auto"/>
                    <w:left w:val="none" w:sz="0" w:space="0" w:color="auto"/>
                    <w:bottom w:val="none" w:sz="0" w:space="0" w:color="auto"/>
                    <w:right w:val="none" w:sz="0" w:space="0" w:color="auto"/>
                  </w:divBdr>
                </w:div>
                <w:div w:id="1069183832">
                  <w:marLeft w:val="0"/>
                  <w:marRight w:val="0"/>
                  <w:marTop w:val="0"/>
                  <w:marBottom w:val="0"/>
                  <w:divBdr>
                    <w:top w:val="none" w:sz="0" w:space="0" w:color="auto"/>
                    <w:left w:val="none" w:sz="0" w:space="0" w:color="auto"/>
                    <w:bottom w:val="none" w:sz="0" w:space="0" w:color="auto"/>
                    <w:right w:val="none" w:sz="0" w:space="0" w:color="auto"/>
                  </w:divBdr>
                </w:div>
                <w:div w:id="1085539064">
                  <w:marLeft w:val="0"/>
                  <w:marRight w:val="0"/>
                  <w:marTop w:val="0"/>
                  <w:marBottom w:val="0"/>
                  <w:divBdr>
                    <w:top w:val="none" w:sz="0" w:space="0" w:color="auto"/>
                    <w:left w:val="none" w:sz="0" w:space="0" w:color="auto"/>
                    <w:bottom w:val="none" w:sz="0" w:space="0" w:color="auto"/>
                    <w:right w:val="none" w:sz="0" w:space="0" w:color="auto"/>
                  </w:divBdr>
                </w:div>
                <w:div w:id="1092361756">
                  <w:marLeft w:val="0"/>
                  <w:marRight w:val="0"/>
                  <w:marTop w:val="0"/>
                  <w:marBottom w:val="0"/>
                  <w:divBdr>
                    <w:top w:val="none" w:sz="0" w:space="0" w:color="auto"/>
                    <w:left w:val="none" w:sz="0" w:space="0" w:color="auto"/>
                    <w:bottom w:val="none" w:sz="0" w:space="0" w:color="auto"/>
                    <w:right w:val="none" w:sz="0" w:space="0" w:color="auto"/>
                  </w:divBdr>
                </w:div>
                <w:div w:id="1190685063">
                  <w:marLeft w:val="0"/>
                  <w:marRight w:val="0"/>
                  <w:marTop w:val="0"/>
                  <w:marBottom w:val="0"/>
                  <w:divBdr>
                    <w:top w:val="none" w:sz="0" w:space="0" w:color="auto"/>
                    <w:left w:val="none" w:sz="0" w:space="0" w:color="auto"/>
                    <w:bottom w:val="none" w:sz="0" w:space="0" w:color="auto"/>
                    <w:right w:val="none" w:sz="0" w:space="0" w:color="auto"/>
                  </w:divBdr>
                </w:div>
                <w:div w:id="1210997113">
                  <w:marLeft w:val="0"/>
                  <w:marRight w:val="0"/>
                  <w:marTop w:val="0"/>
                  <w:marBottom w:val="0"/>
                  <w:divBdr>
                    <w:top w:val="none" w:sz="0" w:space="0" w:color="auto"/>
                    <w:left w:val="none" w:sz="0" w:space="0" w:color="auto"/>
                    <w:bottom w:val="none" w:sz="0" w:space="0" w:color="auto"/>
                    <w:right w:val="none" w:sz="0" w:space="0" w:color="auto"/>
                  </w:divBdr>
                </w:div>
                <w:div w:id="1388142146">
                  <w:marLeft w:val="0"/>
                  <w:marRight w:val="0"/>
                  <w:marTop w:val="0"/>
                  <w:marBottom w:val="0"/>
                  <w:divBdr>
                    <w:top w:val="none" w:sz="0" w:space="0" w:color="auto"/>
                    <w:left w:val="none" w:sz="0" w:space="0" w:color="auto"/>
                    <w:bottom w:val="none" w:sz="0" w:space="0" w:color="auto"/>
                    <w:right w:val="none" w:sz="0" w:space="0" w:color="auto"/>
                  </w:divBdr>
                </w:div>
                <w:div w:id="1425374725">
                  <w:marLeft w:val="0"/>
                  <w:marRight w:val="0"/>
                  <w:marTop w:val="0"/>
                  <w:marBottom w:val="0"/>
                  <w:divBdr>
                    <w:top w:val="none" w:sz="0" w:space="0" w:color="auto"/>
                    <w:left w:val="none" w:sz="0" w:space="0" w:color="auto"/>
                    <w:bottom w:val="none" w:sz="0" w:space="0" w:color="auto"/>
                    <w:right w:val="none" w:sz="0" w:space="0" w:color="auto"/>
                  </w:divBdr>
                </w:div>
                <w:div w:id="1440221009">
                  <w:marLeft w:val="0"/>
                  <w:marRight w:val="0"/>
                  <w:marTop w:val="0"/>
                  <w:marBottom w:val="0"/>
                  <w:divBdr>
                    <w:top w:val="none" w:sz="0" w:space="0" w:color="auto"/>
                    <w:left w:val="none" w:sz="0" w:space="0" w:color="auto"/>
                    <w:bottom w:val="none" w:sz="0" w:space="0" w:color="auto"/>
                    <w:right w:val="none" w:sz="0" w:space="0" w:color="auto"/>
                  </w:divBdr>
                </w:div>
                <w:div w:id="1456485309">
                  <w:marLeft w:val="0"/>
                  <w:marRight w:val="0"/>
                  <w:marTop w:val="0"/>
                  <w:marBottom w:val="0"/>
                  <w:divBdr>
                    <w:top w:val="none" w:sz="0" w:space="0" w:color="auto"/>
                    <w:left w:val="none" w:sz="0" w:space="0" w:color="auto"/>
                    <w:bottom w:val="none" w:sz="0" w:space="0" w:color="auto"/>
                    <w:right w:val="none" w:sz="0" w:space="0" w:color="auto"/>
                  </w:divBdr>
                </w:div>
                <w:div w:id="1485196474">
                  <w:marLeft w:val="0"/>
                  <w:marRight w:val="0"/>
                  <w:marTop w:val="0"/>
                  <w:marBottom w:val="0"/>
                  <w:divBdr>
                    <w:top w:val="none" w:sz="0" w:space="0" w:color="auto"/>
                    <w:left w:val="none" w:sz="0" w:space="0" w:color="auto"/>
                    <w:bottom w:val="none" w:sz="0" w:space="0" w:color="auto"/>
                    <w:right w:val="none" w:sz="0" w:space="0" w:color="auto"/>
                  </w:divBdr>
                </w:div>
                <w:div w:id="1487471489">
                  <w:marLeft w:val="0"/>
                  <w:marRight w:val="0"/>
                  <w:marTop w:val="0"/>
                  <w:marBottom w:val="0"/>
                  <w:divBdr>
                    <w:top w:val="none" w:sz="0" w:space="0" w:color="auto"/>
                    <w:left w:val="none" w:sz="0" w:space="0" w:color="auto"/>
                    <w:bottom w:val="none" w:sz="0" w:space="0" w:color="auto"/>
                    <w:right w:val="none" w:sz="0" w:space="0" w:color="auto"/>
                  </w:divBdr>
                </w:div>
                <w:div w:id="1799831260">
                  <w:marLeft w:val="0"/>
                  <w:marRight w:val="0"/>
                  <w:marTop w:val="0"/>
                  <w:marBottom w:val="0"/>
                  <w:divBdr>
                    <w:top w:val="none" w:sz="0" w:space="0" w:color="auto"/>
                    <w:left w:val="none" w:sz="0" w:space="0" w:color="auto"/>
                    <w:bottom w:val="none" w:sz="0" w:space="0" w:color="auto"/>
                    <w:right w:val="none" w:sz="0" w:space="0" w:color="auto"/>
                  </w:divBdr>
                </w:div>
                <w:div w:id="1864240808">
                  <w:marLeft w:val="0"/>
                  <w:marRight w:val="0"/>
                  <w:marTop w:val="0"/>
                  <w:marBottom w:val="0"/>
                  <w:divBdr>
                    <w:top w:val="none" w:sz="0" w:space="0" w:color="auto"/>
                    <w:left w:val="none" w:sz="0" w:space="0" w:color="auto"/>
                    <w:bottom w:val="none" w:sz="0" w:space="0" w:color="auto"/>
                    <w:right w:val="none" w:sz="0" w:space="0" w:color="auto"/>
                  </w:divBdr>
                </w:div>
                <w:div w:id="1949269998">
                  <w:marLeft w:val="0"/>
                  <w:marRight w:val="0"/>
                  <w:marTop w:val="0"/>
                  <w:marBottom w:val="0"/>
                  <w:divBdr>
                    <w:top w:val="none" w:sz="0" w:space="0" w:color="auto"/>
                    <w:left w:val="none" w:sz="0" w:space="0" w:color="auto"/>
                    <w:bottom w:val="none" w:sz="0" w:space="0" w:color="auto"/>
                    <w:right w:val="none" w:sz="0" w:space="0" w:color="auto"/>
                  </w:divBdr>
                </w:div>
                <w:div w:id="2021469930">
                  <w:marLeft w:val="0"/>
                  <w:marRight w:val="0"/>
                  <w:marTop w:val="0"/>
                  <w:marBottom w:val="0"/>
                  <w:divBdr>
                    <w:top w:val="none" w:sz="0" w:space="0" w:color="auto"/>
                    <w:left w:val="none" w:sz="0" w:space="0" w:color="auto"/>
                    <w:bottom w:val="none" w:sz="0" w:space="0" w:color="auto"/>
                    <w:right w:val="none" w:sz="0" w:space="0" w:color="auto"/>
                  </w:divBdr>
                </w:div>
                <w:div w:id="2092122338">
                  <w:marLeft w:val="0"/>
                  <w:marRight w:val="0"/>
                  <w:marTop w:val="0"/>
                  <w:marBottom w:val="0"/>
                  <w:divBdr>
                    <w:top w:val="none" w:sz="0" w:space="0" w:color="auto"/>
                    <w:left w:val="none" w:sz="0" w:space="0" w:color="auto"/>
                    <w:bottom w:val="none" w:sz="0" w:space="0" w:color="auto"/>
                    <w:right w:val="none" w:sz="0" w:space="0" w:color="auto"/>
                  </w:divBdr>
                </w:div>
                <w:div w:id="2127503780">
                  <w:marLeft w:val="0"/>
                  <w:marRight w:val="0"/>
                  <w:marTop w:val="0"/>
                  <w:marBottom w:val="0"/>
                  <w:divBdr>
                    <w:top w:val="none" w:sz="0" w:space="0" w:color="auto"/>
                    <w:left w:val="none" w:sz="0" w:space="0" w:color="auto"/>
                    <w:bottom w:val="none" w:sz="0" w:space="0" w:color="auto"/>
                    <w:right w:val="none" w:sz="0" w:space="0" w:color="auto"/>
                  </w:divBdr>
                </w:div>
              </w:divsChild>
            </w:div>
            <w:div w:id="183250431">
              <w:marLeft w:val="0"/>
              <w:marRight w:val="0"/>
              <w:marTop w:val="0"/>
              <w:marBottom w:val="0"/>
              <w:divBdr>
                <w:top w:val="none" w:sz="0" w:space="0" w:color="auto"/>
                <w:left w:val="none" w:sz="0" w:space="0" w:color="auto"/>
                <w:bottom w:val="none" w:sz="0" w:space="0" w:color="auto"/>
                <w:right w:val="none" w:sz="0" w:space="0" w:color="auto"/>
              </w:divBdr>
            </w:div>
            <w:div w:id="183440129">
              <w:marLeft w:val="0"/>
              <w:marRight w:val="0"/>
              <w:marTop w:val="0"/>
              <w:marBottom w:val="0"/>
              <w:divBdr>
                <w:top w:val="none" w:sz="0" w:space="0" w:color="auto"/>
                <w:left w:val="none" w:sz="0" w:space="0" w:color="auto"/>
                <w:bottom w:val="none" w:sz="0" w:space="0" w:color="auto"/>
                <w:right w:val="none" w:sz="0" w:space="0" w:color="auto"/>
              </w:divBdr>
            </w:div>
            <w:div w:id="184709675">
              <w:marLeft w:val="0"/>
              <w:marRight w:val="0"/>
              <w:marTop w:val="0"/>
              <w:marBottom w:val="0"/>
              <w:divBdr>
                <w:top w:val="none" w:sz="0" w:space="0" w:color="auto"/>
                <w:left w:val="none" w:sz="0" w:space="0" w:color="auto"/>
                <w:bottom w:val="none" w:sz="0" w:space="0" w:color="auto"/>
                <w:right w:val="none" w:sz="0" w:space="0" w:color="auto"/>
              </w:divBdr>
            </w:div>
            <w:div w:id="184751302">
              <w:marLeft w:val="0"/>
              <w:marRight w:val="0"/>
              <w:marTop w:val="0"/>
              <w:marBottom w:val="0"/>
              <w:divBdr>
                <w:top w:val="none" w:sz="0" w:space="0" w:color="auto"/>
                <w:left w:val="none" w:sz="0" w:space="0" w:color="auto"/>
                <w:bottom w:val="none" w:sz="0" w:space="0" w:color="auto"/>
                <w:right w:val="none" w:sz="0" w:space="0" w:color="auto"/>
              </w:divBdr>
            </w:div>
            <w:div w:id="185338866">
              <w:marLeft w:val="0"/>
              <w:marRight w:val="0"/>
              <w:marTop w:val="0"/>
              <w:marBottom w:val="0"/>
              <w:divBdr>
                <w:top w:val="none" w:sz="0" w:space="0" w:color="auto"/>
                <w:left w:val="none" w:sz="0" w:space="0" w:color="auto"/>
                <w:bottom w:val="none" w:sz="0" w:space="0" w:color="auto"/>
                <w:right w:val="none" w:sz="0" w:space="0" w:color="auto"/>
              </w:divBdr>
            </w:div>
            <w:div w:id="185873681">
              <w:marLeft w:val="0"/>
              <w:marRight w:val="0"/>
              <w:marTop w:val="0"/>
              <w:marBottom w:val="0"/>
              <w:divBdr>
                <w:top w:val="none" w:sz="0" w:space="0" w:color="auto"/>
                <w:left w:val="none" w:sz="0" w:space="0" w:color="auto"/>
                <w:bottom w:val="none" w:sz="0" w:space="0" w:color="auto"/>
                <w:right w:val="none" w:sz="0" w:space="0" w:color="auto"/>
              </w:divBdr>
            </w:div>
            <w:div w:id="186140787">
              <w:marLeft w:val="0"/>
              <w:marRight w:val="0"/>
              <w:marTop w:val="0"/>
              <w:marBottom w:val="0"/>
              <w:divBdr>
                <w:top w:val="none" w:sz="0" w:space="0" w:color="auto"/>
                <w:left w:val="none" w:sz="0" w:space="0" w:color="auto"/>
                <w:bottom w:val="none" w:sz="0" w:space="0" w:color="auto"/>
                <w:right w:val="none" w:sz="0" w:space="0" w:color="auto"/>
              </w:divBdr>
            </w:div>
            <w:div w:id="187184054">
              <w:marLeft w:val="0"/>
              <w:marRight w:val="0"/>
              <w:marTop w:val="0"/>
              <w:marBottom w:val="0"/>
              <w:divBdr>
                <w:top w:val="none" w:sz="0" w:space="0" w:color="auto"/>
                <w:left w:val="none" w:sz="0" w:space="0" w:color="auto"/>
                <w:bottom w:val="none" w:sz="0" w:space="0" w:color="auto"/>
                <w:right w:val="none" w:sz="0" w:space="0" w:color="auto"/>
              </w:divBdr>
            </w:div>
            <w:div w:id="187525075">
              <w:marLeft w:val="0"/>
              <w:marRight w:val="0"/>
              <w:marTop w:val="0"/>
              <w:marBottom w:val="0"/>
              <w:divBdr>
                <w:top w:val="none" w:sz="0" w:space="0" w:color="auto"/>
                <w:left w:val="none" w:sz="0" w:space="0" w:color="auto"/>
                <w:bottom w:val="none" w:sz="0" w:space="0" w:color="auto"/>
                <w:right w:val="none" w:sz="0" w:space="0" w:color="auto"/>
              </w:divBdr>
            </w:div>
            <w:div w:id="189681862">
              <w:marLeft w:val="0"/>
              <w:marRight w:val="0"/>
              <w:marTop w:val="0"/>
              <w:marBottom w:val="0"/>
              <w:divBdr>
                <w:top w:val="none" w:sz="0" w:space="0" w:color="auto"/>
                <w:left w:val="none" w:sz="0" w:space="0" w:color="auto"/>
                <w:bottom w:val="none" w:sz="0" w:space="0" w:color="auto"/>
                <w:right w:val="none" w:sz="0" w:space="0" w:color="auto"/>
              </w:divBdr>
            </w:div>
            <w:div w:id="192228685">
              <w:marLeft w:val="0"/>
              <w:marRight w:val="0"/>
              <w:marTop w:val="0"/>
              <w:marBottom w:val="0"/>
              <w:divBdr>
                <w:top w:val="none" w:sz="0" w:space="0" w:color="auto"/>
                <w:left w:val="none" w:sz="0" w:space="0" w:color="auto"/>
                <w:bottom w:val="none" w:sz="0" w:space="0" w:color="auto"/>
                <w:right w:val="none" w:sz="0" w:space="0" w:color="auto"/>
              </w:divBdr>
            </w:div>
            <w:div w:id="193076793">
              <w:marLeft w:val="0"/>
              <w:marRight w:val="0"/>
              <w:marTop w:val="0"/>
              <w:marBottom w:val="0"/>
              <w:divBdr>
                <w:top w:val="none" w:sz="0" w:space="0" w:color="auto"/>
                <w:left w:val="none" w:sz="0" w:space="0" w:color="auto"/>
                <w:bottom w:val="none" w:sz="0" w:space="0" w:color="auto"/>
                <w:right w:val="none" w:sz="0" w:space="0" w:color="auto"/>
              </w:divBdr>
            </w:div>
            <w:div w:id="193738474">
              <w:marLeft w:val="0"/>
              <w:marRight w:val="0"/>
              <w:marTop w:val="0"/>
              <w:marBottom w:val="0"/>
              <w:divBdr>
                <w:top w:val="none" w:sz="0" w:space="0" w:color="auto"/>
                <w:left w:val="none" w:sz="0" w:space="0" w:color="auto"/>
                <w:bottom w:val="none" w:sz="0" w:space="0" w:color="auto"/>
                <w:right w:val="none" w:sz="0" w:space="0" w:color="auto"/>
              </w:divBdr>
            </w:div>
            <w:div w:id="197208875">
              <w:marLeft w:val="0"/>
              <w:marRight w:val="0"/>
              <w:marTop w:val="0"/>
              <w:marBottom w:val="0"/>
              <w:divBdr>
                <w:top w:val="none" w:sz="0" w:space="0" w:color="auto"/>
                <w:left w:val="none" w:sz="0" w:space="0" w:color="auto"/>
                <w:bottom w:val="none" w:sz="0" w:space="0" w:color="auto"/>
                <w:right w:val="none" w:sz="0" w:space="0" w:color="auto"/>
              </w:divBdr>
            </w:div>
            <w:div w:id="197396568">
              <w:marLeft w:val="0"/>
              <w:marRight w:val="0"/>
              <w:marTop w:val="0"/>
              <w:marBottom w:val="0"/>
              <w:divBdr>
                <w:top w:val="none" w:sz="0" w:space="0" w:color="auto"/>
                <w:left w:val="none" w:sz="0" w:space="0" w:color="auto"/>
                <w:bottom w:val="none" w:sz="0" w:space="0" w:color="auto"/>
                <w:right w:val="none" w:sz="0" w:space="0" w:color="auto"/>
              </w:divBdr>
            </w:div>
            <w:div w:id="197398835">
              <w:marLeft w:val="0"/>
              <w:marRight w:val="0"/>
              <w:marTop w:val="0"/>
              <w:marBottom w:val="0"/>
              <w:divBdr>
                <w:top w:val="none" w:sz="0" w:space="0" w:color="auto"/>
                <w:left w:val="none" w:sz="0" w:space="0" w:color="auto"/>
                <w:bottom w:val="none" w:sz="0" w:space="0" w:color="auto"/>
                <w:right w:val="none" w:sz="0" w:space="0" w:color="auto"/>
              </w:divBdr>
            </w:div>
            <w:div w:id="197817360">
              <w:marLeft w:val="0"/>
              <w:marRight w:val="0"/>
              <w:marTop w:val="0"/>
              <w:marBottom w:val="0"/>
              <w:divBdr>
                <w:top w:val="none" w:sz="0" w:space="0" w:color="auto"/>
                <w:left w:val="none" w:sz="0" w:space="0" w:color="auto"/>
                <w:bottom w:val="none" w:sz="0" w:space="0" w:color="auto"/>
                <w:right w:val="none" w:sz="0" w:space="0" w:color="auto"/>
              </w:divBdr>
            </w:div>
            <w:div w:id="200287125">
              <w:marLeft w:val="0"/>
              <w:marRight w:val="0"/>
              <w:marTop w:val="0"/>
              <w:marBottom w:val="0"/>
              <w:divBdr>
                <w:top w:val="none" w:sz="0" w:space="0" w:color="auto"/>
                <w:left w:val="none" w:sz="0" w:space="0" w:color="auto"/>
                <w:bottom w:val="none" w:sz="0" w:space="0" w:color="auto"/>
                <w:right w:val="none" w:sz="0" w:space="0" w:color="auto"/>
              </w:divBdr>
            </w:div>
            <w:div w:id="201673766">
              <w:marLeft w:val="0"/>
              <w:marRight w:val="0"/>
              <w:marTop w:val="0"/>
              <w:marBottom w:val="0"/>
              <w:divBdr>
                <w:top w:val="none" w:sz="0" w:space="0" w:color="auto"/>
                <w:left w:val="none" w:sz="0" w:space="0" w:color="auto"/>
                <w:bottom w:val="none" w:sz="0" w:space="0" w:color="auto"/>
                <w:right w:val="none" w:sz="0" w:space="0" w:color="auto"/>
              </w:divBdr>
            </w:div>
            <w:div w:id="204488781">
              <w:marLeft w:val="0"/>
              <w:marRight w:val="0"/>
              <w:marTop w:val="0"/>
              <w:marBottom w:val="0"/>
              <w:divBdr>
                <w:top w:val="none" w:sz="0" w:space="0" w:color="auto"/>
                <w:left w:val="none" w:sz="0" w:space="0" w:color="auto"/>
                <w:bottom w:val="none" w:sz="0" w:space="0" w:color="auto"/>
                <w:right w:val="none" w:sz="0" w:space="0" w:color="auto"/>
              </w:divBdr>
            </w:div>
            <w:div w:id="205605304">
              <w:marLeft w:val="0"/>
              <w:marRight w:val="0"/>
              <w:marTop w:val="0"/>
              <w:marBottom w:val="0"/>
              <w:divBdr>
                <w:top w:val="none" w:sz="0" w:space="0" w:color="auto"/>
                <w:left w:val="none" w:sz="0" w:space="0" w:color="auto"/>
                <w:bottom w:val="none" w:sz="0" w:space="0" w:color="auto"/>
                <w:right w:val="none" w:sz="0" w:space="0" w:color="auto"/>
              </w:divBdr>
            </w:div>
            <w:div w:id="205719227">
              <w:marLeft w:val="0"/>
              <w:marRight w:val="0"/>
              <w:marTop w:val="0"/>
              <w:marBottom w:val="0"/>
              <w:divBdr>
                <w:top w:val="none" w:sz="0" w:space="0" w:color="auto"/>
                <w:left w:val="none" w:sz="0" w:space="0" w:color="auto"/>
                <w:bottom w:val="none" w:sz="0" w:space="0" w:color="auto"/>
                <w:right w:val="none" w:sz="0" w:space="0" w:color="auto"/>
              </w:divBdr>
            </w:div>
            <w:div w:id="208499228">
              <w:marLeft w:val="0"/>
              <w:marRight w:val="0"/>
              <w:marTop w:val="0"/>
              <w:marBottom w:val="0"/>
              <w:divBdr>
                <w:top w:val="none" w:sz="0" w:space="0" w:color="auto"/>
                <w:left w:val="none" w:sz="0" w:space="0" w:color="auto"/>
                <w:bottom w:val="none" w:sz="0" w:space="0" w:color="auto"/>
                <w:right w:val="none" w:sz="0" w:space="0" w:color="auto"/>
              </w:divBdr>
            </w:div>
            <w:div w:id="208499967">
              <w:marLeft w:val="0"/>
              <w:marRight w:val="0"/>
              <w:marTop w:val="0"/>
              <w:marBottom w:val="0"/>
              <w:divBdr>
                <w:top w:val="none" w:sz="0" w:space="0" w:color="auto"/>
                <w:left w:val="none" w:sz="0" w:space="0" w:color="auto"/>
                <w:bottom w:val="none" w:sz="0" w:space="0" w:color="auto"/>
                <w:right w:val="none" w:sz="0" w:space="0" w:color="auto"/>
              </w:divBdr>
            </w:div>
            <w:div w:id="209347457">
              <w:marLeft w:val="0"/>
              <w:marRight w:val="0"/>
              <w:marTop w:val="0"/>
              <w:marBottom w:val="0"/>
              <w:divBdr>
                <w:top w:val="none" w:sz="0" w:space="0" w:color="auto"/>
                <w:left w:val="none" w:sz="0" w:space="0" w:color="auto"/>
                <w:bottom w:val="none" w:sz="0" w:space="0" w:color="auto"/>
                <w:right w:val="none" w:sz="0" w:space="0" w:color="auto"/>
              </w:divBdr>
            </w:div>
            <w:div w:id="210459312">
              <w:marLeft w:val="0"/>
              <w:marRight w:val="0"/>
              <w:marTop w:val="0"/>
              <w:marBottom w:val="0"/>
              <w:divBdr>
                <w:top w:val="none" w:sz="0" w:space="0" w:color="auto"/>
                <w:left w:val="none" w:sz="0" w:space="0" w:color="auto"/>
                <w:bottom w:val="none" w:sz="0" w:space="0" w:color="auto"/>
                <w:right w:val="none" w:sz="0" w:space="0" w:color="auto"/>
              </w:divBdr>
            </w:div>
            <w:div w:id="210969232">
              <w:marLeft w:val="0"/>
              <w:marRight w:val="0"/>
              <w:marTop w:val="0"/>
              <w:marBottom w:val="0"/>
              <w:divBdr>
                <w:top w:val="none" w:sz="0" w:space="0" w:color="auto"/>
                <w:left w:val="none" w:sz="0" w:space="0" w:color="auto"/>
                <w:bottom w:val="none" w:sz="0" w:space="0" w:color="auto"/>
                <w:right w:val="none" w:sz="0" w:space="0" w:color="auto"/>
              </w:divBdr>
            </w:div>
            <w:div w:id="213128186">
              <w:marLeft w:val="0"/>
              <w:marRight w:val="0"/>
              <w:marTop w:val="0"/>
              <w:marBottom w:val="0"/>
              <w:divBdr>
                <w:top w:val="none" w:sz="0" w:space="0" w:color="auto"/>
                <w:left w:val="none" w:sz="0" w:space="0" w:color="auto"/>
                <w:bottom w:val="none" w:sz="0" w:space="0" w:color="auto"/>
                <w:right w:val="none" w:sz="0" w:space="0" w:color="auto"/>
              </w:divBdr>
            </w:div>
            <w:div w:id="215049093">
              <w:marLeft w:val="0"/>
              <w:marRight w:val="0"/>
              <w:marTop w:val="0"/>
              <w:marBottom w:val="0"/>
              <w:divBdr>
                <w:top w:val="none" w:sz="0" w:space="0" w:color="auto"/>
                <w:left w:val="none" w:sz="0" w:space="0" w:color="auto"/>
                <w:bottom w:val="none" w:sz="0" w:space="0" w:color="auto"/>
                <w:right w:val="none" w:sz="0" w:space="0" w:color="auto"/>
              </w:divBdr>
            </w:div>
            <w:div w:id="215508914">
              <w:marLeft w:val="0"/>
              <w:marRight w:val="0"/>
              <w:marTop w:val="0"/>
              <w:marBottom w:val="0"/>
              <w:divBdr>
                <w:top w:val="none" w:sz="0" w:space="0" w:color="auto"/>
                <w:left w:val="none" w:sz="0" w:space="0" w:color="auto"/>
                <w:bottom w:val="none" w:sz="0" w:space="0" w:color="auto"/>
                <w:right w:val="none" w:sz="0" w:space="0" w:color="auto"/>
              </w:divBdr>
            </w:div>
            <w:div w:id="215632635">
              <w:marLeft w:val="0"/>
              <w:marRight w:val="0"/>
              <w:marTop w:val="0"/>
              <w:marBottom w:val="0"/>
              <w:divBdr>
                <w:top w:val="none" w:sz="0" w:space="0" w:color="auto"/>
                <w:left w:val="none" w:sz="0" w:space="0" w:color="auto"/>
                <w:bottom w:val="none" w:sz="0" w:space="0" w:color="auto"/>
                <w:right w:val="none" w:sz="0" w:space="0" w:color="auto"/>
              </w:divBdr>
            </w:div>
            <w:div w:id="217404752">
              <w:marLeft w:val="0"/>
              <w:marRight w:val="0"/>
              <w:marTop w:val="0"/>
              <w:marBottom w:val="0"/>
              <w:divBdr>
                <w:top w:val="none" w:sz="0" w:space="0" w:color="auto"/>
                <w:left w:val="none" w:sz="0" w:space="0" w:color="auto"/>
                <w:bottom w:val="none" w:sz="0" w:space="0" w:color="auto"/>
                <w:right w:val="none" w:sz="0" w:space="0" w:color="auto"/>
              </w:divBdr>
            </w:div>
            <w:div w:id="218133334">
              <w:marLeft w:val="0"/>
              <w:marRight w:val="0"/>
              <w:marTop w:val="0"/>
              <w:marBottom w:val="0"/>
              <w:divBdr>
                <w:top w:val="none" w:sz="0" w:space="0" w:color="auto"/>
                <w:left w:val="none" w:sz="0" w:space="0" w:color="auto"/>
                <w:bottom w:val="none" w:sz="0" w:space="0" w:color="auto"/>
                <w:right w:val="none" w:sz="0" w:space="0" w:color="auto"/>
              </w:divBdr>
            </w:div>
            <w:div w:id="220599477">
              <w:marLeft w:val="0"/>
              <w:marRight w:val="0"/>
              <w:marTop w:val="0"/>
              <w:marBottom w:val="0"/>
              <w:divBdr>
                <w:top w:val="none" w:sz="0" w:space="0" w:color="auto"/>
                <w:left w:val="none" w:sz="0" w:space="0" w:color="auto"/>
                <w:bottom w:val="none" w:sz="0" w:space="0" w:color="auto"/>
                <w:right w:val="none" w:sz="0" w:space="0" w:color="auto"/>
              </w:divBdr>
            </w:div>
            <w:div w:id="221912859">
              <w:marLeft w:val="0"/>
              <w:marRight w:val="0"/>
              <w:marTop w:val="0"/>
              <w:marBottom w:val="0"/>
              <w:divBdr>
                <w:top w:val="none" w:sz="0" w:space="0" w:color="auto"/>
                <w:left w:val="none" w:sz="0" w:space="0" w:color="auto"/>
                <w:bottom w:val="none" w:sz="0" w:space="0" w:color="auto"/>
                <w:right w:val="none" w:sz="0" w:space="0" w:color="auto"/>
              </w:divBdr>
            </w:div>
            <w:div w:id="222301293">
              <w:marLeft w:val="0"/>
              <w:marRight w:val="0"/>
              <w:marTop w:val="0"/>
              <w:marBottom w:val="0"/>
              <w:divBdr>
                <w:top w:val="none" w:sz="0" w:space="0" w:color="auto"/>
                <w:left w:val="none" w:sz="0" w:space="0" w:color="auto"/>
                <w:bottom w:val="none" w:sz="0" w:space="0" w:color="auto"/>
                <w:right w:val="none" w:sz="0" w:space="0" w:color="auto"/>
              </w:divBdr>
            </w:div>
            <w:div w:id="222376103">
              <w:marLeft w:val="0"/>
              <w:marRight w:val="0"/>
              <w:marTop w:val="0"/>
              <w:marBottom w:val="0"/>
              <w:divBdr>
                <w:top w:val="none" w:sz="0" w:space="0" w:color="auto"/>
                <w:left w:val="none" w:sz="0" w:space="0" w:color="auto"/>
                <w:bottom w:val="none" w:sz="0" w:space="0" w:color="auto"/>
                <w:right w:val="none" w:sz="0" w:space="0" w:color="auto"/>
              </w:divBdr>
            </w:div>
            <w:div w:id="224072238">
              <w:marLeft w:val="0"/>
              <w:marRight w:val="0"/>
              <w:marTop w:val="0"/>
              <w:marBottom w:val="0"/>
              <w:divBdr>
                <w:top w:val="none" w:sz="0" w:space="0" w:color="auto"/>
                <w:left w:val="none" w:sz="0" w:space="0" w:color="auto"/>
                <w:bottom w:val="none" w:sz="0" w:space="0" w:color="auto"/>
                <w:right w:val="none" w:sz="0" w:space="0" w:color="auto"/>
              </w:divBdr>
            </w:div>
            <w:div w:id="224488093">
              <w:marLeft w:val="0"/>
              <w:marRight w:val="0"/>
              <w:marTop w:val="0"/>
              <w:marBottom w:val="0"/>
              <w:divBdr>
                <w:top w:val="none" w:sz="0" w:space="0" w:color="auto"/>
                <w:left w:val="none" w:sz="0" w:space="0" w:color="auto"/>
                <w:bottom w:val="none" w:sz="0" w:space="0" w:color="auto"/>
                <w:right w:val="none" w:sz="0" w:space="0" w:color="auto"/>
              </w:divBdr>
            </w:div>
            <w:div w:id="225075254">
              <w:marLeft w:val="0"/>
              <w:marRight w:val="0"/>
              <w:marTop w:val="0"/>
              <w:marBottom w:val="0"/>
              <w:divBdr>
                <w:top w:val="none" w:sz="0" w:space="0" w:color="auto"/>
                <w:left w:val="none" w:sz="0" w:space="0" w:color="auto"/>
                <w:bottom w:val="none" w:sz="0" w:space="0" w:color="auto"/>
                <w:right w:val="none" w:sz="0" w:space="0" w:color="auto"/>
              </w:divBdr>
            </w:div>
            <w:div w:id="226107835">
              <w:marLeft w:val="0"/>
              <w:marRight w:val="0"/>
              <w:marTop w:val="0"/>
              <w:marBottom w:val="0"/>
              <w:divBdr>
                <w:top w:val="none" w:sz="0" w:space="0" w:color="auto"/>
                <w:left w:val="none" w:sz="0" w:space="0" w:color="auto"/>
                <w:bottom w:val="none" w:sz="0" w:space="0" w:color="auto"/>
                <w:right w:val="none" w:sz="0" w:space="0" w:color="auto"/>
              </w:divBdr>
            </w:div>
            <w:div w:id="232083844">
              <w:marLeft w:val="0"/>
              <w:marRight w:val="0"/>
              <w:marTop w:val="0"/>
              <w:marBottom w:val="0"/>
              <w:divBdr>
                <w:top w:val="none" w:sz="0" w:space="0" w:color="auto"/>
                <w:left w:val="none" w:sz="0" w:space="0" w:color="auto"/>
                <w:bottom w:val="none" w:sz="0" w:space="0" w:color="auto"/>
                <w:right w:val="none" w:sz="0" w:space="0" w:color="auto"/>
              </w:divBdr>
            </w:div>
            <w:div w:id="232279566">
              <w:marLeft w:val="0"/>
              <w:marRight w:val="0"/>
              <w:marTop w:val="0"/>
              <w:marBottom w:val="0"/>
              <w:divBdr>
                <w:top w:val="none" w:sz="0" w:space="0" w:color="auto"/>
                <w:left w:val="none" w:sz="0" w:space="0" w:color="auto"/>
                <w:bottom w:val="none" w:sz="0" w:space="0" w:color="auto"/>
                <w:right w:val="none" w:sz="0" w:space="0" w:color="auto"/>
              </w:divBdr>
            </w:div>
            <w:div w:id="232281692">
              <w:marLeft w:val="0"/>
              <w:marRight w:val="0"/>
              <w:marTop w:val="0"/>
              <w:marBottom w:val="0"/>
              <w:divBdr>
                <w:top w:val="none" w:sz="0" w:space="0" w:color="auto"/>
                <w:left w:val="none" w:sz="0" w:space="0" w:color="auto"/>
                <w:bottom w:val="none" w:sz="0" w:space="0" w:color="auto"/>
                <w:right w:val="none" w:sz="0" w:space="0" w:color="auto"/>
              </w:divBdr>
            </w:div>
            <w:div w:id="232667212">
              <w:marLeft w:val="0"/>
              <w:marRight w:val="0"/>
              <w:marTop w:val="0"/>
              <w:marBottom w:val="0"/>
              <w:divBdr>
                <w:top w:val="none" w:sz="0" w:space="0" w:color="auto"/>
                <w:left w:val="none" w:sz="0" w:space="0" w:color="auto"/>
                <w:bottom w:val="none" w:sz="0" w:space="0" w:color="auto"/>
                <w:right w:val="none" w:sz="0" w:space="0" w:color="auto"/>
              </w:divBdr>
            </w:div>
            <w:div w:id="234362783">
              <w:marLeft w:val="0"/>
              <w:marRight w:val="0"/>
              <w:marTop w:val="0"/>
              <w:marBottom w:val="0"/>
              <w:divBdr>
                <w:top w:val="none" w:sz="0" w:space="0" w:color="auto"/>
                <w:left w:val="none" w:sz="0" w:space="0" w:color="auto"/>
                <w:bottom w:val="none" w:sz="0" w:space="0" w:color="auto"/>
                <w:right w:val="none" w:sz="0" w:space="0" w:color="auto"/>
              </w:divBdr>
            </w:div>
            <w:div w:id="236524784">
              <w:marLeft w:val="0"/>
              <w:marRight w:val="0"/>
              <w:marTop w:val="0"/>
              <w:marBottom w:val="0"/>
              <w:divBdr>
                <w:top w:val="none" w:sz="0" w:space="0" w:color="auto"/>
                <w:left w:val="none" w:sz="0" w:space="0" w:color="auto"/>
                <w:bottom w:val="none" w:sz="0" w:space="0" w:color="auto"/>
                <w:right w:val="none" w:sz="0" w:space="0" w:color="auto"/>
              </w:divBdr>
            </w:div>
            <w:div w:id="236594501">
              <w:marLeft w:val="0"/>
              <w:marRight w:val="0"/>
              <w:marTop w:val="0"/>
              <w:marBottom w:val="0"/>
              <w:divBdr>
                <w:top w:val="none" w:sz="0" w:space="0" w:color="auto"/>
                <w:left w:val="none" w:sz="0" w:space="0" w:color="auto"/>
                <w:bottom w:val="none" w:sz="0" w:space="0" w:color="auto"/>
                <w:right w:val="none" w:sz="0" w:space="0" w:color="auto"/>
              </w:divBdr>
            </w:div>
            <w:div w:id="239170302">
              <w:marLeft w:val="0"/>
              <w:marRight w:val="0"/>
              <w:marTop w:val="0"/>
              <w:marBottom w:val="0"/>
              <w:divBdr>
                <w:top w:val="none" w:sz="0" w:space="0" w:color="auto"/>
                <w:left w:val="none" w:sz="0" w:space="0" w:color="auto"/>
                <w:bottom w:val="none" w:sz="0" w:space="0" w:color="auto"/>
                <w:right w:val="none" w:sz="0" w:space="0" w:color="auto"/>
              </w:divBdr>
            </w:div>
            <w:div w:id="240218456">
              <w:marLeft w:val="0"/>
              <w:marRight w:val="0"/>
              <w:marTop w:val="0"/>
              <w:marBottom w:val="0"/>
              <w:divBdr>
                <w:top w:val="none" w:sz="0" w:space="0" w:color="auto"/>
                <w:left w:val="none" w:sz="0" w:space="0" w:color="auto"/>
                <w:bottom w:val="none" w:sz="0" w:space="0" w:color="auto"/>
                <w:right w:val="none" w:sz="0" w:space="0" w:color="auto"/>
              </w:divBdr>
            </w:div>
            <w:div w:id="243078219">
              <w:marLeft w:val="0"/>
              <w:marRight w:val="0"/>
              <w:marTop w:val="0"/>
              <w:marBottom w:val="0"/>
              <w:divBdr>
                <w:top w:val="none" w:sz="0" w:space="0" w:color="auto"/>
                <w:left w:val="none" w:sz="0" w:space="0" w:color="auto"/>
                <w:bottom w:val="none" w:sz="0" w:space="0" w:color="auto"/>
                <w:right w:val="none" w:sz="0" w:space="0" w:color="auto"/>
              </w:divBdr>
            </w:div>
            <w:div w:id="243103126">
              <w:marLeft w:val="0"/>
              <w:marRight w:val="0"/>
              <w:marTop w:val="0"/>
              <w:marBottom w:val="0"/>
              <w:divBdr>
                <w:top w:val="none" w:sz="0" w:space="0" w:color="auto"/>
                <w:left w:val="none" w:sz="0" w:space="0" w:color="auto"/>
                <w:bottom w:val="none" w:sz="0" w:space="0" w:color="auto"/>
                <w:right w:val="none" w:sz="0" w:space="0" w:color="auto"/>
              </w:divBdr>
            </w:div>
            <w:div w:id="243221491">
              <w:marLeft w:val="0"/>
              <w:marRight w:val="0"/>
              <w:marTop w:val="0"/>
              <w:marBottom w:val="0"/>
              <w:divBdr>
                <w:top w:val="none" w:sz="0" w:space="0" w:color="auto"/>
                <w:left w:val="none" w:sz="0" w:space="0" w:color="auto"/>
                <w:bottom w:val="none" w:sz="0" w:space="0" w:color="auto"/>
                <w:right w:val="none" w:sz="0" w:space="0" w:color="auto"/>
              </w:divBdr>
            </w:div>
            <w:div w:id="246892409">
              <w:marLeft w:val="0"/>
              <w:marRight w:val="0"/>
              <w:marTop w:val="0"/>
              <w:marBottom w:val="0"/>
              <w:divBdr>
                <w:top w:val="none" w:sz="0" w:space="0" w:color="auto"/>
                <w:left w:val="none" w:sz="0" w:space="0" w:color="auto"/>
                <w:bottom w:val="none" w:sz="0" w:space="0" w:color="auto"/>
                <w:right w:val="none" w:sz="0" w:space="0" w:color="auto"/>
              </w:divBdr>
            </w:div>
            <w:div w:id="247279174">
              <w:marLeft w:val="0"/>
              <w:marRight w:val="0"/>
              <w:marTop w:val="0"/>
              <w:marBottom w:val="0"/>
              <w:divBdr>
                <w:top w:val="none" w:sz="0" w:space="0" w:color="auto"/>
                <w:left w:val="none" w:sz="0" w:space="0" w:color="auto"/>
                <w:bottom w:val="none" w:sz="0" w:space="0" w:color="auto"/>
                <w:right w:val="none" w:sz="0" w:space="0" w:color="auto"/>
              </w:divBdr>
            </w:div>
            <w:div w:id="249584678">
              <w:marLeft w:val="0"/>
              <w:marRight w:val="0"/>
              <w:marTop w:val="0"/>
              <w:marBottom w:val="0"/>
              <w:divBdr>
                <w:top w:val="none" w:sz="0" w:space="0" w:color="auto"/>
                <w:left w:val="none" w:sz="0" w:space="0" w:color="auto"/>
                <w:bottom w:val="none" w:sz="0" w:space="0" w:color="auto"/>
                <w:right w:val="none" w:sz="0" w:space="0" w:color="auto"/>
              </w:divBdr>
            </w:div>
            <w:div w:id="250822969">
              <w:marLeft w:val="0"/>
              <w:marRight w:val="0"/>
              <w:marTop w:val="0"/>
              <w:marBottom w:val="0"/>
              <w:divBdr>
                <w:top w:val="none" w:sz="0" w:space="0" w:color="auto"/>
                <w:left w:val="none" w:sz="0" w:space="0" w:color="auto"/>
                <w:bottom w:val="none" w:sz="0" w:space="0" w:color="auto"/>
                <w:right w:val="none" w:sz="0" w:space="0" w:color="auto"/>
              </w:divBdr>
            </w:div>
            <w:div w:id="251090614">
              <w:marLeft w:val="0"/>
              <w:marRight w:val="0"/>
              <w:marTop w:val="0"/>
              <w:marBottom w:val="0"/>
              <w:divBdr>
                <w:top w:val="none" w:sz="0" w:space="0" w:color="auto"/>
                <w:left w:val="none" w:sz="0" w:space="0" w:color="auto"/>
                <w:bottom w:val="none" w:sz="0" w:space="0" w:color="auto"/>
                <w:right w:val="none" w:sz="0" w:space="0" w:color="auto"/>
              </w:divBdr>
            </w:div>
            <w:div w:id="253100823">
              <w:marLeft w:val="0"/>
              <w:marRight w:val="0"/>
              <w:marTop w:val="0"/>
              <w:marBottom w:val="0"/>
              <w:divBdr>
                <w:top w:val="none" w:sz="0" w:space="0" w:color="auto"/>
                <w:left w:val="none" w:sz="0" w:space="0" w:color="auto"/>
                <w:bottom w:val="none" w:sz="0" w:space="0" w:color="auto"/>
                <w:right w:val="none" w:sz="0" w:space="0" w:color="auto"/>
              </w:divBdr>
            </w:div>
            <w:div w:id="254166534">
              <w:marLeft w:val="0"/>
              <w:marRight w:val="0"/>
              <w:marTop w:val="0"/>
              <w:marBottom w:val="0"/>
              <w:divBdr>
                <w:top w:val="none" w:sz="0" w:space="0" w:color="auto"/>
                <w:left w:val="none" w:sz="0" w:space="0" w:color="auto"/>
                <w:bottom w:val="none" w:sz="0" w:space="0" w:color="auto"/>
                <w:right w:val="none" w:sz="0" w:space="0" w:color="auto"/>
              </w:divBdr>
            </w:div>
            <w:div w:id="254411263">
              <w:marLeft w:val="0"/>
              <w:marRight w:val="0"/>
              <w:marTop w:val="0"/>
              <w:marBottom w:val="0"/>
              <w:divBdr>
                <w:top w:val="none" w:sz="0" w:space="0" w:color="auto"/>
                <w:left w:val="none" w:sz="0" w:space="0" w:color="auto"/>
                <w:bottom w:val="none" w:sz="0" w:space="0" w:color="auto"/>
                <w:right w:val="none" w:sz="0" w:space="0" w:color="auto"/>
              </w:divBdr>
            </w:div>
            <w:div w:id="254628194">
              <w:marLeft w:val="0"/>
              <w:marRight w:val="0"/>
              <w:marTop w:val="0"/>
              <w:marBottom w:val="0"/>
              <w:divBdr>
                <w:top w:val="none" w:sz="0" w:space="0" w:color="auto"/>
                <w:left w:val="none" w:sz="0" w:space="0" w:color="auto"/>
                <w:bottom w:val="none" w:sz="0" w:space="0" w:color="auto"/>
                <w:right w:val="none" w:sz="0" w:space="0" w:color="auto"/>
              </w:divBdr>
            </w:div>
            <w:div w:id="254900569">
              <w:marLeft w:val="0"/>
              <w:marRight w:val="0"/>
              <w:marTop w:val="0"/>
              <w:marBottom w:val="0"/>
              <w:divBdr>
                <w:top w:val="none" w:sz="0" w:space="0" w:color="auto"/>
                <w:left w:val="none" w:sz="0" w:space="0" w:color="auto"/>
                <w:bottom w:val="none" w:sz="0" w:space="0" w:color="auto"/>
                <w:right w:val="none" w:sz="0" w:space="0" w:color="auto"/>
              </w:divBdr>
            </w:div>
            <w:div w:id="258224285">
              <w:marLeft w:val="0"/>
              <w:marRight w:val="0"/>
              <w:marTop w:val="0"/>
              <w:marBottom w:val="0"/>
              <w:divBdr>
                <w:top w:val="none" w:sz="0" w:space="0" w:color="auto"/>
                <w:left w:val="none" w:sz="0" w:space="0" w:color="auto"/>
                <w:bottom w:val="none" w:sz="0" w:space="0" w:color="auto"/>
                <w:right w:val="none" w:sz="0" w:space="0" w:color="auto"/>
              </w:divBdr>
            </w:div>
            <w:div w:id="258683429">
              <w:marLeft w:val="0"/>
              <w:marRight w:val="0"/>
              <w:marTop w:val="0"/>
              <w:marBottom w:val="0"/>
              <w:divBdr>
                <w:top w:val="none" w:sz="0" w:space="0" w:color="auto"/>
                <w:left w:val="none" w:sz="0" w:space="0" w:color="auto"/>
                <w:bottom w:val="none" w:sz="0" w:space="0" w:color="auto"/>
                <w:right w:val="none" w:sz="0" w:space="0" w:color="auto"/>
              </w:divBdr>
            </w:div>
            <w:div w:id="260451031">
              <w:marLeft w:val="0"/>
              <w:marRight w:val="0"/>
              <w:marTop w:val="0"/>
              <w:marBottom w:val="0"/>
              <w:divBdr>
                <w:top w:val="none" w:sz="0" w:space="0" w:color="auto"/>
                <w:left w:val="none" w:sz="0" w:space="0" w:color="auto"/>
                <w:bottom w:val="none" w:sz="0" w:space="0" w:color="auto"/>
                <w:right w:val="none" w:sz="0" w:space="0" w:color="auto"/>
              </w:divBdr>
            </w:div>
            <w:div w:id="262345140">
              <w:marLeft w:val="0"/>
              <w:marRight w:val="0"/>
              <w:marTop w:val="0"/>
              <w:marBottom w:val="0"/>
              <w:divBdr>
                <w:top w:val="none" w:sz="0" w:space="0" w:color="auto"/>
                <w:left w:val="none" w:sz="0" w:space="0" w:color="auto"/>
                <w:bottom w:val="none" w:sz="0" w:space="0" w:color="auto"/>
                <w:right w:val="none" w:sz="0" w:space="0" w:color="auto"/>
              </w:divBdr>
            </w:div>
            <w:div w:id="262614880">
              <w:marLeft w:val="0"/>
              <w:marRight w:val="0"/>
              <w:marTop w:val="0"/>
              <w:marBottom w:val="0"/>
              <w:divBdr>
                <w:top w:val="none" w:sz="0" w:space="0" w:color="auto"/>
                <w:left w:val="none" w:sz="0" w:space="0" w:color="auto"/>
                <w:bottom w:val="none" w:sz="0" w:space="0" w:color="auto"/>
                <w:right w:val="none" w:sz="0" w:space="0" w:color="auto"/>
              </w:divBdr>
            </w:div>
            <w:div w:id="263224556">
              <w:marLeft w:val="0"/>
              <w:marRight w:val="0"/>
              <w:marTop w:val="0"/>
              <w:marBottom w:val="0"/>
              <w:divBdr>
                <w:top w:val="none" w:sz="0" w:space="0" w:color="auto"/>
                <w:left w:val="none" w:sz="0" w:space="0" w:color="auto"/>
                <w:bottom w:val="none" w:sz="0" w:space="0" w:color="auto"/>
                <w:right w:val="none" w:sz="0" w:space="0" w:color="auto"/>
              </w:divBdr>
            </w:div>
            <w:div w:id="264002498">
              <w:marLeft w:val="0"/>
              <w:marRight w:val="0"/>
              <w:marTop w:val="0"/>
              <w:marBottom w:val="0"/>
              <w:divBdr>
                <w:top w:val="none" w:sz="0" w:space="0" w:color="auto"/>
                <w:left w:val="none" w:sz="0" w:space="0" w:color="auto"/>
                <w:bottom w:val="none" w:sz="0" w:space="0" w:color="auto"/>
                <w:right w:val="none" w:sz="0" w:space="0" w:color="auto"/>
              </w:divBdr>
            </w:div>
            <w:div w:id="264120213">
              <w:marLeft w:val="0"/>
              <w:marRight w:val="0"/>
              <w:marTop w:val="0"/>
              <w:marBottom w:val="0"/>
              <w:divBdr>
                <w:top w:val="none" w:sz="0" w:space="0" w:color="auto"/>
                <w:left w:val="none" w:sz="0" w:space="0" w:color="auto"/>
                <w:bottom w:val="none" w:sz="0" w:space="0" w:color="auto"/>
                <w:right w:val="none" w:sz="0" w:space="0" w:color="auto"/>
              </w:divBdr>
            </w:div>
            <w:div w:id="265119514">
              <w:marLeft w:val="0"/>
              <w:marRight w:val="0"/>
              <w:marTop w:val="0"/>
              <w:marBottom w:val="0"/>
              <w:divBdr>
                <w:top w:val="none" w:sz="0" w:space="0" w:color="auto"/>
                <w:left w:val="none" w:sz="0" w:space="0" w:color="auto"/>
                <w:bottom w:val="none" w:sz="0" w:space="0" w:color="auto"/>
                <w:right w:val="none" w:sz="0" w:space="0" w:color="auto"/>
              </w:divBdr>
            </w:div>
            <w:div w:id="265427048">
              <w:marLeft w:val="0"/>
              <w:marRight w:val="0"/>
              <w:marTop w:val="0"/>
              <w:marBottom w:val="0"/>
              <w:divBdr>
                <w:top w:val="none" w:sz="0" w:space="0" w:color="auto"/>
                <w:left w:val="none" w:sz="0" w:space="0" w:color="auto"/>
                <w:bottom w:val="none" w:sz="0" w:space="0" w:color="auto"/>
                <w:right w:val="none" w:sz="0" w:space="0" w:color="auto"/>
              </w:divBdr>
            </w:div>
            <w:div w:id="266737833">
              <w:marLeft w:val="0"/>
              <w:marRight w:val="0"/>
              <w:marTop w:val="0"/>
              <w:marBottom w:val="0"/>
              <w:divBdr>
                <w:top w:val="none" w:sz="0" w:space="0" w:color="auto"/>
                <w:left w:val="none" w:sz="0" w:space="0" w:color="auto"/>
                <w:bottom w:val="none" w:sz="0" w:space="0" w:color="auto"/>
                <w:right w:val="none" w:sz="0" w:space="0" w:color="auto"/>
              </w:divBdr>
            </w:div>
            <w:div w:id="268510329">
              <w:marLeft w:val="0"/>
              <w:marRight w:val="0"/>
              <w:marTop w:val="0"/>
              <w:marBottom w:val="0"/>
              <w:divBdr>
                <w:top w:val="none" w:sz="0" w:space="0" w:color="auto"/>
                <w:left w:val="none" w:sz="0" w:space="0" w:color="auto"/>
                <w:bottom w:val="none" w:sz="0" w:space="0" w:color="auto"/>
                <w:right w:val="none" w:sz="0" w:space="0" w:color="auto"/>
              </w:divBdr>
            </w:div>
            <w:div w:id="268661599">
              <w:marLeft w:val="0"/>
              <w:marRight w:val="0"/>
              <w:marTop w:val="0"/>
              <w:marBottom w:val="0"/>
              <w:divBdr>
                <w:top w:val="none" w:sz="0" w:space="0" w:color="auto"/>
                <w:left w:val="none" w:sz="0" w:space="0" w:color="auto"/>
                <w:bottom w:val="none" w:sz="0" w:space="0" w:color="auto"/>
                <w:right w:val="none" w:sz="0" w:space="0" w:color="auto"/>
              </w:divBdr>
            </w:div>
            <w:div w:id="271404188">
              <w:marLeft w:val="0"/>
              <w:marRight w:val="0"/>
              <w:marTop w:val="0"/>
              <w:marBottom w:val="0"/>
              <w:divBdr>
                <w:top w:val="none" w:sz="0" w:space="0" w:color="auto"/>
                <w:left w:val="none" w:sz="0" w:space="0" w:color="auto"/>
                <w:bottom w:val="none" w:sz="0" w:space="0" w:color="auto"/>
                <w:right w:val="none" w:sz="0" w:space="0" w:color="auto"/>
              </w:divBdr>
            </w:div>
            <w:div w:id="273876397">
              <w:marLeft w:val="0"/>
              <w:marRight w:val="0"/>
              <w:marTop w:val="0"/>
              <w:marBottom w:val="0"/>
              <w:divBdr>
                <w:top w:val="none" w:sz="0" w:space="0" w:color="auto"/>
                <w:left w:val="none" w:sz="0" w:space="0" w:color="auto"/>
                <w:bottom w:val="none" w:sz="0" w:space="0" w:color="auto"/>
                <w:right w:val="none" w:sz="0" w:space="0" w:color="auto"/>
              </w:divBdr>
            </w:div>
            <w:div w:id="275067601">
              <w:marLeft w:val="0"/>
              <w:marRight w:val="0"/>
              <w:marTop w:val="0"/>
              <w:marBottom w:val="0"/>
              <w:divBdr>
                <w:top w:val="none" w:sz="0" w:space="0" w:color="auto"/>
                <w:left w:val="none" w:sz="0" w:space="0" w:color="auto"/>
                <w:bottom w:val="none" w:sz="0" w:space="0" w:color="auto"/>
                <w:right w:val="none" w:sz="0" w:space="0" w:color="auto"/>
              </w:divBdr>
            </w:div>
            <w:div w:id="275674422">
              <w:marLeft w:val="0"/>
              <w:marRight w:val="0"/>
              <w:marTop w:val="0"/>
              <w:marBottom w:val="0"/>
              <w:divBdr>
                <w:top w:val="none" w:sz="0" w:space="0" w:color="auto"/>
                <w:left w:val="none" w:sz="0" w:space="0" w:color="auto"/>
                <w:bottom w:val="none" w:sz="0" w:space="0" w:color="auto"/>
                <w:right w:val="none" w:sz="0" w:space="0" w:color="auto"/>
              </w:divBdr>
            </w:div>
            <w:div w:id="275791989">
              <w:marLeft w:val="0"/>
              <w:marRight w:val="0"/>
              <w:marTop w:val="0"/>
              <w:marBottom w:val="0"/>
              <w:divBdr>
                <w:top w:val="none" w:sz="0" w:space="0" w:color="auto"/>
                <w:left w:val="none" w:sz="0" w:space="0" w:color="auto"/>
                <w:bottom w:val="none" w:sz="0" w:space="0" w:color="auto"/>
                <w:right w:val="none" w:sz="0" w:space="0" w:color="auto"/>
              </w:divBdr>
            </w:div>
            <w:div w:id="276108637">
              <w:marLeft w:val="0"/>
              <w:marRight w:val="0"/>
              <w:marTop w:val="0"/>
              <w:marBottom w:val="0"/>
              <w:divBdr>
                <w:top w:val="none" w:sz="0" w:space="0" w:color="auto"/>
                <w:left w:val="none" w:sz="0" w:space="0" w:color="auto"/>
                <w:bottom w:val="none" w:sz="0" w:space="0" w:color="auto"/>
                <w:right w:val="none" w:sz="0" w:space="0" w:color="auto"/>
              </w:divBdr>
            </w:div>
            <w:div w:id="276260810">
              <w:marLeft w:val="0"/>
              <w:marRight w:val="0"/>
              <w:marTop w:val="0"/>
              <w:marBottom w:val="0"/>
              <w:divBdr>
                <w:top w:val="none" w:sz="0" w:space="0" w:color="auto"/>
                <w:left w:val="none" w:sz="0" w:space="0" w:color="auto"/>
                <w:bottom w:val="none" w:sz="0" w:space="0" w:color="auto"/>
                <w:right w:val="none" w:sz="0" w:space="0" w:color="auto"/>
              </w:divBdr>
            </w:div>
            <w:div w:id="276958463">
              <w:marLeft w:val="0"/>
              <w:marRight w:val="0"/>
              <w:marTop w:val="0"/>
              <w:marBottom w:val="0"/>
              <w:divBdr>
                <w:top w:val="none" w:sz="0" w:space="0" w:color="auto"/>
                <w:left w:val="none" w:sz="0" w:space="0" w:color="auto"/>
                <w:bottom w:val="none" w:sz="0" w:space="0" w:color="auto"/>
                <w:right w:val="none" w:sz="0" w:space="0" w:color="auto"/>
              </w:divBdr>
            </w:div>
            <w:div w:id="279380729">
              <w:marLeft w:val="0"/>
              <w:marRight w:val="0"/>
              <w:marTop w:val="0"/>
              <w:marBottom w:val="0"/>
              <w:divBdr>
                <w:top w:val="none" w:sz="0" w:space="0" w:color="auto"/>
                <w:left w:val="none" w:sz="0" w:space="0" w:color="auto"/>
                <w:bottom w:val="none" w:sz="0" w:space="0" w:color="auto"/>
                <w:right w:val="none" w:sz="0" w:space="0" w:color="auto"/>
              </w:divBdr>
            </w:div>
            <w:div w:id="280650485">
              <w:marLeft w:val="0"/>
              <w:marRight w:val="0"/>
              <w:marTop w:val="0"/>
              <w:marBottom w:val="0"/>
              <w:divBdr>
                <w:top w:val="none" w:sz="0" w:space="0" w:color="auto"/>
                <w:left w:val="none" w:sz="0" w:space="0" w:color="auto"/>
                <w:bottom w:val="none" w:sz="0" w:space="0" w:color="auto"/>
                <w:right w:val="none" w:sz="0" w:space="0" w:color="auto"/>
              </w:divBdr>
            </w:div>
            <w:div w:id="282856363">
              <w:marLeft w:val="0"/>
              <w:marRight w:val="0"/>
              <w:marTop w:val="0"/>
              <w:marBottom w:val="0"/>
              <w:divBdr>
                <w:top w:val="none" w:sz="0" w:space="0" w:color="auto"/>
                <w:left w:val="none" w:sz="0" w:space="0" w:color="auto"/>
                <w:bottom w:val="none" w:sz="0" w:space="0" w:color="auto"/>
                <w:right w:val="none" w:sz="0" w:space="0" w:color="auto"/>
              </w:divBdr>
            </w:div>
            <w:div w:id="286011242">
              <w:marLeft w:val="0"/>
              <w:marRight w:val="0"/>
              <w:marTop w:val="0"/>
              <w:marBottom w:val="0"/>
              <w:divBdr>
                <w:top w:val="none" w:sz="0" w:space="0" w:color="auto"/>
                <w:left w:val="none" w:sz="0" w:space="0" w:color="auto"/>
                <w:bottom w:val="none" w:sz="0" w:space="0" w:color="auto"/>
                <w:right w:val="none" w:sz="0" w:space="0" w:color="auto"/>
              </w:divBdr>
            </w:div>
            <w:div w:id="290288063">
              <w:marLeft w:val="0"/>
              <w:marRight w:val="0"/>
              <w:marTop w:val="0"/>
              <w:marBottom w:val="0"/>
              <w:divBdr>
                <w:top w:val="none" w:sz="0" w:space="0" w:color="auto"/>
                <w:left w:val="none" w:sz="0" w:space="0" w:color="auto"/>
                <w:bottom w:val="none" w:sz="0" w:space="0" w:color="auto"/>
                <w:right w:val="none" w:sz="0" w:space="0" w:color="auto"/>
              </w:divBdr>
            </w:div>
            <w:div w:id="290523997">
              <w:marLeft w:val="0"/>
              <w:marRight w:val="0"/>
              <w:marTop w:val="0"/>
              <w:marBottom w:val="0"/>
              <w:divBdr>
                <w:top w:val="none" w:sz="0" w:space="0" w:color="auto"/>
                <w:left w:val="none" w:sz="0" w:space="0" w:color="auto"/>
                <w:bottom w:val="none" w:sz="0" w:space="0" w:color="auto"/>
                <w:right w:val="none" w:sz="0" w:space="0" w:color="auto"/>
              </w:divBdr>
            </w:div>
            <w:div w:id="291134062">
              <w:marLeft w:val="0"/>
              <w:marRight w:val="0"/>
              <w:marTop w:val="0"/>
              <w:marBottom w:val="0"/>
              <w:divBdr>
                <w:top w:val="none" w:sz="0" w:space="0" w:color="auto"/>
                <w:left w:val="none" w:sz="0" w:space="0" w:color="auto"/>
                <w:bottom w:val="none" w:sz="0" w:space="0" w:color="auto"/>
                <w:right w:val="none" w:sz="0" w:space="0" w:color="auto"/>
              </w:divBdr>
            </w:div>
            <w:div w:id="294412959">
              <w:marLeft w:val="0"/>
              <w:marRight w:val="0"/>
              <w:marTop w:val="0"/>
              <w:marBottom w:val="0"/>
              <w:divBdr>
                <w:top w:val="none" w:sz="0" w:space="0" w:color="auto"/>
                <w:left w:val="none" w:sz="0" w:space="0" w:color="auto"/>
                <w:bottom w:val="none" w:sz="0" w:space="0" w:color="auto"/>
                <w:right w:val="none" w:sz="0" w:space="0" w:color="auto"/>
              </w:divBdr>
            </w:div>
            <w:div w:id="297956608">
              <w:marLeft w:val="0"/>
              <w:marRight w:val="0"/>
              <w:marTop w:val="0"/>
              <w:marBottom w:val="0"/>
              <w:divBdr>
                <w:top w:val="none" w:sz="0" w:space="0" w:color="auto"/>
                <w:left w:val="none" w:sz="0" w:space="0" w:color="auto"/>
                <w:bottom w:val="none" w:sz="0" w:space="0" w:color="auto"/>
                <w:right w:val="none" w:sz="0" w:space="0" w:color="auto"/>
              </w:divBdr>
            </w:div>
            <w:div w:id="298196451">
              <w:marLeft w:val="0"/>
              <w:marRight w:val="0"/>
              <w:marTop w:val="0"/>
              <w:marBottom w:val="0"/>
              <w:divBdr>
                <w:top w:val="none" w:sz="0" w:space="0" w:color="auto"/>
                <w:left w:val="none" w:sz="0" w:space="0" w:color="auto"/>
                <w:bottom w:val="none" w:sz="0" w:space="0" w:color="auto"/>
                <w:right w:val="none" w:sz="0" w:space="0" w:color="auto"/>
              </w:divBdr>
            </w:div>
            <w:div w:id="298535715">
              <w:marLeft w:val="0"/>
              <w:marRight w:val="0"/>
              <w:marTop w:val="0"/>
              <w:marBottom w:val="0"/>
              <w:divBdr>
                <w:top w:val="none" w:sz="0" w:space="0" w:color="auto"/>
                <w:left w:val="none" w:sz="0" w:space="0" w:color="auto"/>
                <w:bottom w:val="none" w:sz="0" w:space="0" w:color="auto"/>
                <w:right w:val="none" w:sz="0" w:space="0" w:color="auto"/>
              </w:divBdr>
            </w:div>
            <w:div w:id="300693113">
              <w:marLeft w:val="0"/>
              <w:marRight w:val="0"/>
              <w:marTop w:val="0"/>
              <w:marBottom w:val="0"/>
              <w:divBdr>
                <w:top w:val="none" w:sz="0" w:space="0" w:color="auto"/>
                <w:left w:val="none" w:sz="0" w:space="0" w:color="auto"/>
                <w:bottom w:val="none" w:sz="0" w:space="0" w:color="auto"/>
                <w:right w:val="none" w:sz="0" w:space="0" w:color="auto"/>
              </w:divBdr>
            </w:div>
            <w:div w:id="301080303">
              <w:marLeft w:val="0"/>
              <w:marRight w:val="0"/>
              <w:marTop w:val="0"/>
              <w:marBottom w:val="0"/>
              <w:divBdr>
                <w:top w:val="none" w:sz="0" w:space="0" w:color="auto"/>
                <w:left w:val="none" w:sz="0" w:space="0" w:color="auto"/>
                <w:bottom w:val="none" w:sz="0" w:space="0" w:color="auto"/>
                <w:right w:val="none" w:sz="0" w:space="0" w:color="auto"/>
              </w:divBdr>
            </w:div>
            <w:div w:id="303320893">
              <w:marLeft w:val="0"/>
              <w:marRight w:val="0"/>
              <w:marTop w:val="0"/>
              <w:marBottom w:val="0"/>
              <w:divBdr>
                <w:top w:val="none" w:sz="0" w:space="0" w:color="auto"/>
                <w:left w:val="none" w:sz="0" w:space="0" w:color="auto"/>
                <w:bottom w:val="none" w:sz="0" w:space="0" w:color="auto"/>
                <w:right w:val="none" w:sz="0" w:space="0" w:color="auto"/>
              </w:divBdr>
            </w:div>
            <w:div w:id="304630761">
              <w:marLeft w:val="0"/>
              <w:marRight w:val="0"/>
              <w:marTop w:val="0"/>
              <w:marBottom w:val="0"/>
              <w:divBdr>
                <w:top w:val="none" w:sz="0" w:space="0" w:color="auto"/>
                <w:left w:val="none" w:sz="0" w:space="0" w:color="auto"/>
                <w:bottom w:val="none" w:sz="0" w:space="0" w:color="auto"/>
                <w:right w:val="none" w:sz="0" w:space="0" w:color="auto"/>
              </w:divBdr>
            </w:div>
            <w:div w:id="308826804">
              <w:marLeft w:val="0"/>
              <w:marRight w:val="0"/>
              <w:marTop w:val="0"/>
              <w:marBottom w:val="0"/>
              <w:divBdr>
                <w:top w:val="none" w:sz="0" w:space="0" w:color="auto"/>
                <w:left w:val="none" w:sz="0" w:space="0" w:color="auto"/>
                <w:bottom w:val="none" w:sz="0" w:space="0" w:color="auto"/>
                <w:right w:val="none" w:sz="0" w:space="0" w:color="auto"/>
              </w:divBdr>
            </w:div>
            <w:div w:id="309746363">
              <w:marLeft w:val="0"/>
              <w:marRight w:val="0"/>
              <w:marTop w:val="0"/>
              <w:marBottom w:val="0"/>
              <w:divBdr>
                <w:top w:val="none" w:sz="0" w:space="0" w:color="auto"/>
                <w:left w:val="none" w:sz="0" w:space="0" w:color="auto"/>
                <w:bottom w:val="none" w:sz="0" w:space="0" w:color="auto"/>
                <w:right w:val="none" w:sz="0" w:space="0" w:color="auto"/>
              </w:divBdr>
            </w:div>
            <w:div w:id="310060283">
              <w:marLeft w:val="0"/>
              <w:marRight w:val="0"/>
              <w:marTop w:val="0"/>
              <w:marBottom w:val="0"/>
              <w:divBdr>
                <w:top w:val="none" w:sz="0" w:space="0" w:color="auto"/>
                <w:left w:val="none" w:sz="0" w:space="0" w:color="auto"/>
                <w:bottom w:val="none" w:sz="0" w:space="0" w:color="auto"/>
                <w:right w:val="none" w:sz="0" w:space="0" w:color="auto"/>
              </w:divBdr>
            </w:div>
            <w:div w:id="310137375">
              <w:marLeft w:val="0"/>
              <w:marRight w:val="0"/>
              <w:marTop w:val="0"/>
              <w:marBottom w:val="0"/>
              <w:divBdr>
                <w:top w:val="none" w:sz="0" w:space="0" w:color="auto"/>
                <w:left w:val="none" w:sz="0" w:space="0" w:color="auto"/>
                <w:bottom w:val="none" w:sz="0" w:space="0" w:color="auto"/>
                <w:right w:val="none" w:sz="0" w:space="0" w:color="auto"/>
              </w:divBdr>
            </w:div>
            <w:div w:id="311374467">
              <w:marLeft w:val="0"/>
              <w:marRight w:val="0"/>
              <w:marTop w:val="0"/>
              <w:marBottom w:val="0"/>
              <w:divBdr>
                <w:top w:val="none" w:sz="0" w:space="0" w:color="auto"/>
                <w:left w:val="none" w:sz="0" w:space="0" w:color="auto"/>
                <w:bottom w:val="none" w:sz="0" w:space="0" w:color="auto"/>
                <w:right w:val="none" w:sz="0" w:space="0" w:color="auto"/>
              </w:divBdr>
            </w:div>
            <w:div w:id="311830415">
              <w:marLeft w:val="0"/>
              <w:marRight w:val="0"/>
              <w:marTop w:val="0"/>
              <w:marBottom w:val="0"/>
              <w:divBdr>
                <w:top w:val="none" w:sz="0" w:space="0" w:color="auto"/>
                <w:left w:val="none" w:sz="0" w:space="0" w:color="auto"/>
                <w:bottom w:val="none" w:sz="0" w:space="0" w:color="auto"/>
                <w:right w:val="none" w:sz="0" w:space="0" w:color="auto"/>
              </w:divBdr>
            </w:div>
            <w:div w:id="312370542">
              <w:marLeft w:val="0"/>
              <w:marRight w:val="0"/>
              <w:marTop w:val="0"/>
              <w:marBottom w:val="0"/>
              <w:divBdr>
                <w:top w:val="none" w:sz="0" w:space="0" w:color="auto"/>
                <w:left w:val="none" w:sz="0" w:space="0" w:color="auto"/>
                <w:bottom w:val="none" w:sz="0" w:space="0" w:color="auto"/>
                <w:right w:val="none" w:sz="0" w:space="0" w:color="auto"/>
              </w:divBdr>
            </w:div>
            <w:div w:id="314842152">
              <w:marLeft w:val="0"/>
              <w:marRight w:val="0"/>
              <w:marTop w:val="0"/>
              <w:marBottom w:val="0"/>
              <w:divBdr>
                <w:top w:val="none" w:sz="0" w:space="0" w:color="auto"/>
                <w:left w:val="none" w:sz="0" w:space="0" w:color="auto"/>
                <w:bottom w:val="none" w:sz="0" w:space="0" w:color="auto"/>
                <w:right w:val="none" w:sz="0" w:space="0" w:color="auto"/>
              </w:divBdr>
            </w:div>
            <w:div w:id="314919609">
              <w:marLeft w:val="0"/>
              <w:marRight w:val="0"/>
              <w:marTop w:val="0"/>
              <w:marBottom w:val="0"/>
              <w:divBdr>
                <w:top w:val="none" w:sz="0" w:space="0" w:color="auto"/>
                <w:left w:val="none" w:sz="0" w:space="0" w:color="auto"/>
                <w:bottom w:val="none" w:sz="0" w:space="0" w:color="auto"/>
                <w:right w:val="none" w:sz="0" w:space="0" w:color="auto"/>
              </w:divBdr>
            </w:div>
            <w:div w:id="315187793">
              <w:marLeft w:val="0"/>
              <w:marRight w:val="0"/>
              <w:marTop w:val="0"/>
              <w:marBottom w:val="0"/>
              <w:divBdr>
                <w:top w:val="none" w:sz="0" w:space="0" w:color="auto"/>
                <w:left w:val="none" w:sz="0" w:space="0" w:color="auto"/>
                <w:bottom w:val="none" w:sz="0" w:space="0" w:color="auto"/>
                <w:right w:val="none" w:sz="0" w:space="0" w:color="auto"/>
              </w:divBdr>
            </w:div>
            <w:div w:id="315190118">
              <w:marLeft w:val="0"/>
              <w:marRight w:val="0"/>
              <w:marTop w:val="0"/>
              <w:marBottom w:val="0"/>
              <w:divBdr>
                <w:top w:val="none" w:sz="0" w:space="0" w:color="auto"/>
                <w:left w:val="none" w:sz="0" w:space="0" w:color="auto"/>
                <w:bottom w:val="none" w:sz="0" w:space="0" w:color="auto"/>
                <w:right w:val="none" w:sz="0" w:space="0" w:color="auto"/>
              </w:divBdr>
            </w:div>
            <w:div w:id="315301413">
              <w:marLeft w:val="0"/>
              <w:marRight w:val="0"/>
              <w:marTop w:val="0"/>
              <w:marBottom w:val="0"/>
              <w:divBdr>
                <w:top w:val="none" w:sz="0" w:space="0" w:color="auto"/>
                <w:left w:val="none" w:sz="0" w:space="0" w:color="auto"/>
                <w:bottom w:val="none" w:sz="0" w:space="0" w:color="auto"/>
                <w:right w:val="none" w:sz="0" w:space="0" w:color="auto"/>
              </w:divBdr>
            </w:div>
            <w:div w:id="317805633">
              <w:marLeft w:val="0"/>
              <w:marRight w:val="0"/>
              <w:marTop w:val="0"/>
              <w:marBottom w:val="0"/>
              <w:divBdr>
                <w:top w:val="none" w:sz="0" w:space="0" w:color="auto"/>
                <w:left w:val="none" w:sz="0" w:space="0" w:color="auto"/>
                <w:bottom w:val="none" w:sz="0" w:space="0" w:color="auto"/>
                <w:right w:val="none" w:sz="0" w:space="0" w:color="auto"/>
              </w:divBdr>
            </w:div>
            <w:div w:id="318195867">
              <w:marLeft w:val="0"/>
              <w:marRight w:val="0"/>
              <w:marTop w:val="0"/>
              <w:marBottom w:val="0"/>
              <w:divBdr>
                <w:top w:val="none" w:sz="0" w:space="0" w:color="auto"/>
                <w:left w:val="none" w:sz="0" w:space="0" w:color="auto"/>
                <w:bottom w:val="none" w:sz="0" w:space="0" w:color="auto"/>
                <w:right w:val="none" w:sz="0" w:space="0" w:color="auto"/>
              </w:divBdr>
            </w:div>
            <w:div w:id="318844561">
              <w:marLeft w:val="0"/>
              <w:marRight w:val="0"/>
              <w:marTop w:val="0"/>
              <w:marBottom w:val="0"/>
              <w:divBdr>
                <w:top w:val="none" w:sz="0" w:space="0" w:color="auto"/>
                <w:left w:val="none" w:sz="0" w:space="0" w:color="auto"/>
                <w:bottom w:val="none" w:sz="0" w:space="0" w:color="auto"/>
                <w:right w:val="none" w:sz="0" w:space="0" w:color="auto"/>
              </w:divBdr>
            </w:div>
            <w:div w:id="320282197">
              <w:marLeft w:val="0"/>
              <w:marRight w:val="0"/>
              <w:marTop w:val="0"/>
              <w:marBottom w:val="0"/>
              <w:divBdr>
                <w:top w:val="none" w:sz="0" w:space="0" w:color="auto"/>
                <w:left w:val="none" w:sz="0" w:space="0" w:color="auto"/>
                <w:bottom w:val="none" w:sz="0" w:space="0" w:color="auto"/>
                <w:right w:val="none" w:sz="0" w:space="0" w:color="auto"/>
              </w:divBdr>
            </w:div>
            <w:div w:id="321272335">
              <w:marLeft w:val="0"/>
              <w:marRight w:val="0"/>
              <w:marTop w:val="0"/>
              <w:marBottom w:val="0"/>
              <w:divBdr>
                <w:top w:val="none" w:sz="0" w:space="0" w:color="auto"/>
                <w:left w:val="none" w:sz="0" w:space="0" w:color="auto"/>
                <w:bottom w:val="none" w:sz="0" w:space="0" w:color="auto"/>
                <w:right w:val="none" w:sz="0" w:space="0" w:color="auto"/>
              </w:divBdr>
            </w:div>
            <w:div w:id="322664297">
              <w:marLeft w:val="0"/>
              <w:marRight w:val="0"/>
              <w:marTop w:val="0"/>
              <w:marBottom w:val="0"/>
              <w:divBdr>
                <w:top w:val="none" w:sz="0" w:space="0" w:color="auto"/>
                <w:left w:val="none" w:sz="0" w:space="0" w:color="auto"/>
                <w:bottom w:val="none" w:sz="0" w:space="0" w:color="auto"/>
                <w:right w:val="none" w:sz="0" w:space="0" w:color="auto"/>
              </w:divBdr>
            </w:div>
            <w:div w:id="322853967">
              <w:marLeft w:val="0"/>
              <w:marRight w:val="0"/>
              <w:marTop w:val="0"/>
              <w:marBottom w:val="0"/>
              <w:divBdr>
                <w:top w:val="none" w:sz="0" w:space="0" w:color="auto"/>
                <w:left w:val="none" w:sz="0" w:space="0" w:color="auto"/>
                <w:bottom w:val="none" w:sz="0" w:space="0" w:color="auto"/>
                <w:right w:val="none" w:sz="0" w:space="0" w:color="auto"/>
              </w:divBdr>
            </w:div>
            <w:div w:id="323359145">
              <w:marLeft w:val="0"/>
              <w:marRight w:val="0"/>
              <w:marTop w:val="0"/>
              <w:marBottom w:val="0"/>
              <w:divBdr>
                <w:top w:val="none" w:sz="0" w:space="0" w:color="auto"/>
                <w:left w:val="none" w:sz="0" w:space="0" w:color="auto"/>
                <w:bottom w:val="none" w:sz="0" w:space="0" w:color="auto"/>
                <w:right w:val="none" w:sz="0" w:space="0" w:color="auto"/>
              </w:divBdr>
            </w:div>
            <w:div w:id="324670766">
              <w:marLeft w:val="0"/>
              <w:marRight w:val="0"/>
              <w:marTop w:val="0"/>
              <w:marBottom w:val="0"/>
              <w:divBdr>
                <w:top w:val="none" w:sz="0" w:space="0" w:color="auto"/>
                <w:left w:val="none" w:sz="0" w:space="0" w:color="auto"/>
                <w:bottom w:val="none" w:sz="0" w:space="0" w:color="auto"/>
                <w:right w:val="none" w:sz="0" w:space="0" w:color="auto"/>
              </w:divBdr>
            </w:div>
            <w:div w:id="325133149">
              <w:marLeft w:val="0"/>
              <w:marRight w:val="0"/>
              <w:marTop w:val="0"/>
              <w:marBottom w:val="0"/>
              <w:divBdr>
                <w:top w:val="none" w:sz="0" w:space="0" w:color="auto"/>
                <w:left w:val="none" w:sz="0" w:space="0" w:color="auto"/>
                <w:bottom w:val="none" w:sz="0" w:space="0" w:color="auto"/>
                <w:right w:val="none" w:sz="0" w:space="0" w:color="auto"/>
              </w:divBdr>
            </w:div>
            <w:div w:id="325785758">
              <w:marLeft w:val="0"/>
              <w:marRight w:val="0"/>
              <w:marTop w:val="0"/>
              <w:marBottom w:val="0"/>
              <w:divBdr>
                <w:top w:val="none" w:sz="0" w:space="0" w:color="auto"/>
                <w:left w:val="none" w:sz="0" w:space="0" w:color="auto"/>
                <w:bottom w:val="none" w:sz="0" w:space="0" w:color="auto"/>
                <w:right w:val="none" w:sz="0" w:space="0" w:color="auto"/>
              </w:divBdr>
            </w:div>
            <w:div w:id="326321353">
              <w:marLeft w:val="0"/>
              <w:marRight w:val="0"/>
              <w:marTop w:val="0"/>
              <w:marBottom w:val="0"/>
              <w:divBdr>
                <w:top w:val="none" w:sz="0" w:space="0" w:color="auto"/>
                <w:left w:val="none" w:sz="0" w:space="0" w:color="auto"/>
                <w:bottom w:val="none" w:sz="0" w:space="0" w:color="auto"/>
                <w:right w:val="none" w:sz="0" w:space="0" w:color="auto"/>
              </w:divBdr>
            </w:div>
            <w:div w:id="326713719">
              <w:marLeft w:val="0"/>
              <w:marRight w:val="0"/>
              <w:marTop w:val="0"/>
              <w:marBottom w:val="0"/>
              <w:divBdr>
                <w:top w:val="none" w:sz="0" w:space="0" w:color="auto"/>
                <w:left w:val="none" w:sz="0" w:space="0" w:color="auto"/>
                <w:bottom w:val="none" w:sz="0" w:space="0" w:color="auto"/>
                <w:right w:val="none" w:sz="0" w:space="0" w:color="auto"/>
              </w:divBdr>
            </w:div>
            <w:div w:id="328560790">
              <w:marLeft w:val="0"/>
              <w:marRight w:val="0"/>
              <w:marTop w:val="0"/>
              <w:marBottom w:val="0"/>
              <w:divBdr>
                <w:top w:val="none" w:sz="0" w:space="0" w:color="auto"/>
                <w:left w:val="none" w:sz="0" w:space="0" w:color="auto"/>
                <w:bottom w:val="none" w:sz="0" w:space="0" w:color="auto"/>
                <w:right w:val="none" w:sz="0" w:space="0" w:color="auto"/>
              </w:divBdr>
            </w:div>
            <w:div w:id="329067217">
              <w:marLeft w:val="0"/>
              <w:marRight w:val="0"/>
              <w:marTop w:val="0"/>
              <w:marBottom w:val="0"/>
              <w:divBdr>
                <w:top w:val="none" w:sz="0" w:space="0" w:color="auto"/>
                <w:left w:val="none" w:sz="0" w:space="0" w:color="auto"/>
                <w:bottom w:val="none" w:sz="0" w:space="0" w:color="auto"/>
                <w:right w:val="none" w:sz="0" w:space="0" w:color="auto"/>
              </w:divBdr>
            </w:div>
            <w:div w:id="331031492">
              <w:marLeft w:val="0"/>
              <w:marRight w:val="0"/>
              <w:marTop w:val="0"/>
              <w:marBottom w:val="0"/>
              <w:divBdr>
                <w:top w:val="none" w:sz="0" w:space="0" w:color="auto"/>
                <w:left w:val="none" w:sz="0" w:space="0" w:color="auto"/>
                <w:bottom w:val="none" w:sz="0" w:space="0" w:color="auto"/>
                <w:right w:val="none" w:sz="0" w:space="0" w:color="auto"/>
              </w:divBdr>
            </w:div>
            <w:div w:id="331418965">
              <w:marLeft w:val="0"/>
              <w:marRight w:val="0"/>
              <w:marTop w:val="0"/>
              <w:marBottom w:val="0"/>
              <w:divBdr>
                <w:top w:val="none" w:sz="0" w:space="0" w:color="auto"/>
                <w:left w:val="none" w:sz="0" w:space="0" w:color="auto"/>
                <w:bottom w:val="none" w:sz="0" w:space="0" w:color="auto"/>
                <w:right w:val="none" w:sz="0" w:space="0" w:color="auto"/>
              </w:divBdr>
            </w:div>
            <w:div w:id="332606077">
              <w:marLeft w:val="0"/>
              <w:marRight w:val="0"/>
              <w:marTop w:val="0"/>
              <w:marBottom w:val="0"/>
              <w:divBdr>
                <w:top w:val="none" w:sz="0" w:space="0" w:color="auto"/>
                <w:left w:val="none" w:sz="0" w:space="0" w:color="auto"/>
                <w:bottom w:val="none" w:sz="0" w:space="0" w:color="auto"/>
                <w:right w:val="none" w:sz="0" w:space="0" w:color="auto"/>
              </w:divBdr>
            </w:div>
            <w:div w:id="334500166">
              <w:marLeft w:val="0"/>
              <w:marRight w:val="0"/>
              <w:marTop w:val="0"/>
              <w:marBottom w:val="0"/>
              <w:divBdr>
                <w:top w:val="none" w:sz="0" w:space="0" w:color="auto"/>
                <w:left w:val="none" w:sz="0" w:space="0" w:color="auto"/>
                <w:bottom w:val="none" w:sz="0" w:space="0" w:color="auto"/>
                <w:right w:val="none" w:sz="0" w:space="0" w:color="auto"/>
              </w:divBdr>
            </w:div>
            <w:div w:id="335042440">
              <w:marLeft w:val="0"/>
              <w:marRight w:val="0"/>
              <w:marTop w:val="0"/>
              <w:marBottom w:val="0"/>
              <w:divBdr>
                <w:top w:val="none" w:sz="0" w:space="0" w:color="auto"/>
                <w:left w:val="none" w:sz="0" w:space="0" w:color="auto"/>
                <w:bottom w:val="none" w:sz="0" w:space="0" w:color="auto"/>
                <w:right w:val="none" w:sz="0" w:space="0" w:color="auto"/>
              </w:divBdr>
            </w:div>
            <w:div w:id="337386607">
              <w:marLeft w:val="0"/>
              <w:marRight w:val="0"/>
              <w:marTop w:val="0"/>
              <w:marBottom w:val="0"/>
              <w:divBdr>
                <w:top w:val="none" w:sz="0" w:space="0" w:color="auto"/>
                <w:left w:val="none" w:sz="0" w:space="0" w:color="auto"/>
                <w:bottom w:val="none" w:sz="0" w:space="0" w:color="auto"/>
                <w:right w:val="none" w:sz="0" w:space="0" w:color="auto"/>
              </w:divBdr>
            </w:div>
            <w:div w:id="340158752">
              <w:marLeft w:val="0"/>
              <w:marRight w:val="0"/>
              <w:marTop w:val="0"/>
              <w:marBottom w:val="0"/>
              <w:divBdr>
                <w:top w:val="none" w:sz="0" w:space="0" w:color="auto"/>
                <w:left w:val="none" w:sz="0" w:space="0" w:color="auto"/>
                <w:bottom w:val="none" w:sz="0" w:space="0" w:color="auto"/>
                <w:right w:val="none" w:sz="0" w:space="0" w:color="auto"/>
              </w:divBdr>
            </w:div>
            <w:div w:id="347175290">
              <w:marLeft w:val="0"/>
              <w:marRight w:val="0"/>
              <w:marTop w:val="0"/>
              <w:marBottom w:val="0"/>
              <w:divBdr>
                <w:top w:val="none" w:sz="0" w:space="0" w:color="auto"/>
                <w:left w:val="none" w:sz="0" w:space="0" w:color="auto"/>
                <w:bottom w:val="none" w:sz="0" w:space="0" w:color="auto"/>
                <w:right w:val="none" w:sz="0" w:space="0" w:color="auto"/>
              </w:divBdr>
            </w:div>
            <w:div w:id="348531273">
              <w:marLeft w:val="0"/>
              <w:marRight w:val="0"/>
              <w:marTop w:val="0"/>
              <w:marBottom w:val="0"/>
              <w:divBdr>
                <w:top w:val="none" w:sz="0" w:space="0" w:color="auto"/>
                <w:left w:val="none" w:sz="0" w:space="0" w:color="auto"/>
                <w:bottom w:val="none" w:sz="0" w:space="0" w:color="auto"/>
                <w:right w:val="none" w:sz="0" w:space="0" w:color="auto"/>
              </w:divBdr>
            </w:div>
            <w:div w:id="348802729">
              <w:marLeft w:val="0"/>
              <w:marRight w:val="0"/>
              <w:marTop w:val="0"/>
              <w:marBottom w:val="0"/>
              <w:divBdr>
                <w:top w:val="none" w:sz="0" w:space="0" w:color="auto"/>
                <w:left w:val="none" w:sz="0" w:space="0" w:color="auto"/>
                <w:bottom w:val="none" w:sz="0" w:space="0" w:color="auto"/>
                <w:right w:val="none" w:sz="0" w:space="0" w:color="auto"/>
              </w:divBdr>
            </w:div>
            <w:div w:id="349185829">
              <w:marLeft w:val="0"/>
              <w:marRight w:val="0"/>
              <w:marTop w:val="0"/>
              <w:marBottom w:val="0"/>
              <w:divBdr>
                <w:top w:val="none" w:sz="0" w:space="0" w:color="auto"/>
                <w:left w:val="none" w:sz="0" w:space="0" w:color="auto"/>
                <w:bottom w:val="none" w:sz="0" w:space="0" w:color="auto"/>
                <w:right w:val="none" w:sz="0" w:space="0" w:color="auto"/>
              </w:divBdr>
            </w:div>
            <w:div w:id="349533961">
              <w:marLeft w:val="0"/>
              <w:marRight w:val="0"/>
              <w:marTop w:val="0"/>
              <w:marBottom w:val="0"/>
              <w:divBdr>
                <w:top w:val="none" w:sz="0" w:space="0" w:color="auto"/>
                <w:left w:val="none" w:sz="0" w:space="0" w:color="auto"/>
                <w:bottom w:val="none" w:sz="0" w:space="0" w:color="auto"/>
                <w:right w:val="none" w:sz="0" w:space="0" w:color="auto"/>
              </w:divBdr>
            </w:div>
            <w:div w:id="350109155">
              <w:marLeft w:val="0"/>
              <w:marRight w:val="0"/>
              <w:marTop w:val="0"/>
              <w:marBottom w:val="0"/>
              <w:divBdr>
                <w:top w:val="none" w:sz="0" w:space="0" w:color="auto"/>
                <w:left w:val="none" w:sz="0" w:space="0" w:color="auto"/>
                <w:bottom w:val="none" w:sz="0" w:space="0" w:color="auto"/>
                <w:right w:val="none" w:sz="0" w:space="0" w:color="auto"/>
              </w:divBdr>
            </w:div>
            <w:div w:id="352154409">
              <w:marLeft w:val="0"/>
              <w:marRight w:val="0"/>
              <w:marTop w:val="0"/>
              <w:marBottom w:val="0"/>
              <w:divBdr>
                <w:top w:val="none" w:sz="0" w:space="0" w:color="auto"/>
                <w:left w:val="none" w:sz="0" w:space="0" w:color="auto"/>
                <w:bottom w:val="none" w:sz="0" w:space="0" w:color="auto"/>
                <w:right w:val="none" w:sz="0" w:space="0" w:color="auto"/>
              </w:divBdr>
            </w:div>
            <w:div w:id="352654264">
              <w:marLeft w:val="0"/>
              <w:marRight w:val="0"/>
              <w:marTop w:val="0"/>
              <w:marBottom w:val="0"/>
              <w:divBdr>
                <w:top w:val="none" w:sz="0" w:space="0" w:color="auto"/>
                <w:left w:val="none" w:sz="0" w:space="0" w:color="auto"/>
                <w:bottom w:val="none" w:sz="0" w:space="0" w:color="auto"/>
                <w:right w:val="none" w:sz="0" w:space="0" w:color="auto"/>
              </w:divBdr>
            </w:div>
            <w:div w:id="353532884">
              <w:marLeft w:val="0"/>
              <w:marRight w:val="0"/>
              <w:marTop w:val="0"/>
              <w:marBottom w:val="0"/>
              <w:divBdr>
                <w:top w:val="none" w:sz="0" w:space="0" w:color="auto"/>
                <w:left w:val="none" w:sz="0" w:space="0" w:color="auto"/>
                <w:bottom w:val="none" w:sz="0" w:space="0" w:color="auto"/>
                <w:right w:val="none" w:sz="0" w:space="0" w:color="auto"/>
              </w:divBdr>
            </w:div>
            <w:div w:id="354968198">
              <w:marLeft w:val="0"/>
              <w:marRight w:val="0"/>
              <w:marTop w:val="0"/>
              <w:marBottom w:val="0"/>
              <w:divBdr>
                <w:top w:val="none" w:sz="0" w:space="0" w:color="auto"/>
                <w:left w:val="none" w:sz="0" w:space="0" w:color="auto"/>
                <w:bottom w:val="none" w:sz="0" w:space="0" w:color="auto"/>
                <w:right w:val="none" w:sz="0" w:space="0" w:color="auto"/>
              </w:divBdr>
            </w:div>
            <w:div w:id="355735241">
              <w:marLeft w:val="0"/>
              <w:marRight w:val="0"/>
              <w:marTop w:val="0"/>
              <w:marBottom w:val="0"/>
              <w:divBdr>
                <w:top w:val="none" w:sz="0" w:space="0" w:color="auto"/>
                <w:left w:val="none" w:sz="0" w:space="0" w:color="auto"/>
                <w:bottom w:val="none" w:sz="0" w:space="0" w:color="auto"/>
                <w:right w:val="none" w:sz="0" w:space="0" w:color="auto"/>
              </w:divBdr>
            </w:div>
            <w:div w:id="355813918">
              <w:marLeft w:val="0"/>
              <w:marRight w:val="0"/>
              <w:marTop w:val="0"/>
              <w:marBottom w:val="0"/>
              <w:divBdr>
                <w:top w:val="none" w:sz="0" w:space="0" w:color="auto"/>
                <w:left w:val="none" w:sz="0" w:space="0" w:color="auto"/>
                <w:bottom w:val="none" w:sz="0" w:space="0" w:color="auto"/>
                <w:right w:val="none" w:sz="0" w:space="0" w:color="auto"/>
              </w:divBdr>
            </w:div>
            <w:div w:id="356129127">
              <w:marLeft w:val="0"/>
              <w:marRight w:val="0"/>
              <w:marTop w:val="0"/>
              <w:marBottom w:val="0"/>
              <w:divBdr>
                <w:top w:val="none" w:sz="0" w:space="0" w:color="auto"/>
                <w:left w:val="none" w:sz="0" w:space="0" w:color="auto"/>
                <w:bottom w:val="none" w:sz="0" w:space="0" w:color="auto"/>
                <w:right w:val="none" w:sz="0" w:space="0" w:color="auto"/>
              </w:divBdr>
            </w:div>
            <w:div w:id="357200152">
              <w:marLeft w:val="0"/>
              <w:marRight w:val="0"/>
              <w:marTop w:val="0"/>
              <w:marBottom w:val="0"/>
              <w:divBdr>
                <w:top w:val="none" w:sz="0" w:space="0" w:color="auto"/>
                <w:left w:val="none" w:sz="0" w:space="0" w:color="auto"/>
                <w:bottom w:val="none" w:sz="0" w:space="0" w:color="auto"/>
                <w:right w:val="none" w:sz="0" w:space="0" w:color="auto"/>
              </w:divBdr>
            </w:div>
            <w:div w:id="357462956">
              <w:marLeft w:val="0"/>
              <w:marRight w:val="0"/>
              <w:marTop w:val="0"/>
              <w:marBottom w:val="0"/>
              <w:divBdr>
                <w:top w:val="none" w:sz="0" w:space="0" w:color="auto"/>
                <w:left w:val="none" w:sz="0" w:space="0" w:color="auto"/>
                <w:bottom w:val="none" w:sz="0" w:space="0" w:color="auto"/>
                <w:right w:val="none" w:sz="0" w:space="0" w:color="auto"/>
              </w:divBdr>
            </w:div>
            <w:div w:id="357776890">
              <w:marLeft w:val="0"/>
              <w:marRight w:val="0"/>
              <w:marTop w:val="0"/>
              <w:marBottom w:val="0"/>
              <w:divBdr>
                <w:top w:val="none" w:sz="0" w:space="0" w:color="auto"/>
                <w:left w:val="none" w:sz="0" w:space="0" w:color="auto"/>
                <w:bottom w:val="none" w:sz="0" w:space="0" w:color="auto"/>
                <w:right w:val="none" w:sz="0" w:space="0" w:color="auto"/>
              </w:divBdr>
            </w:div>
            <w:div w:id="358549107">
              <w:marLeft w:val="0"/>
              <w:marRight w:val="0"/>
              <w:marTop w:val="0"/>
              <w:marBottom w:val="0"/>
              <w:divBdr>
                <w:top w:val="none" w:sz="0" w:space="0" w:color="auto"/>
                <w:left w:val="none" w:sz="0" w:space="0" w:color="auto"/>
                <w:bottom w:val="none" w:sz="0" w:space="0" w:color="auto"/>
                <w:right w:val="none" w:sz="0" w:space="0" w:color="auto"/>
              </w:divBdr>
            </w:div>
            <w:div w:id="360478332">
              <w:marLeft w:val="0"/>
              <w:marRight w:val="0"/>
              <w:marTop w:val="0"/>
              <w:marBottom w:val="0"/>
              <w:divBdr>
                <w:top w:val="none" w:sz="0" w:space="0" w:color="auto"/>
                <w:left w:val="none" w:sz="0" w:space="0" w:color="auto"/>
                <w:bottom w:val="none" w:sz="0" w:space="0" w:color="auto"/>
                <w:right w:val="none" w:sz="0" w:space="0" w:color="auto"/>
              </w:divBdr>
            </w:div>
            <w:div w:id="361438491">
              <w:marLeft w:val="0"/>
              <w:marRight w:val="0"/>
              <w:marTop w:val="0"/>
              <w:marBottom w:val="0"/>
              <w:divBdr>
                <w:top w:val="none" w:sz="0" w:space="0" w:color="auto"/>
                <w:left w:val="none" w:sz="0" w:space="0" w:color="auto"/>
                <w:bottom w:val="none" w:sz="0" w:space="0" w:color="auto"/>
                <w:right w:val="none" w:sz="0" w:space="0" w:color="auto"/>
              </w:divBdr>
            </w:div>
            <w:div w:id="363405720">
              <w:marLeft w:val="0"/>
              <w:marRight w:val="0"/>
              <w:marTop w:val="0"/>
              <w:marBottom w:val="0"/>
              <w:divBdr>
                <w:top w:val="none" w:sz="0" w:space="0" w:color="auto"/>
                <w:left w:val="none" w:sz="0" w:space="0" w:color="auto"/>
                <w:bottom w:val="none" w:sz="0" w:space="0" w:color="auto"/>
                <w:right w:val="none" w:sz="0" w:space="0" w:color="auto"/>
              </w:divBdr>
            </w:div>
            <w:div w:id="364066615">
              <w:marLeft w:val="0"/>
              <w:marRight w:val="0"/>
              <w:marTop w:val="0"/>
              <w:marBottom w:val="0"/>
              <w:divBdr>
                <w:top w:val="none" w:sz="0" w:space="0" w:color="auto"/>
                <w:left w:val="none" w:sz="0" w:space="0" w:color="auto"/>
                <w:bottom w:val="none" w:sz="0" w:space="0" w:color="auto"/>
                <w:right w:val="none" w:sz="0" w:space="0" w:color="auto"/>
              </w:divBdr>
            </w:div>
            <w:div w:id="364185086">
              <w:marLeft w:val="0"/>
              <w:marRight w:val="0"/>
              <w:marTop w:val="0"/>
              <w:marBottom w:val="0"/>
              <w:divBdr>
                <w:top w:val="none" w:sz="0" w:space="0" w:color="auto"/>
                <w:left w:val="none" w:sz="0" w:space="0" w:color="auto"/>
                <w:bottom w:val="none" w:sz="0" w:space="0" w:color="auto"/>
                <w:right w:val="none" w:sz="0" w:space="0" w:color="auto"/>
              </w:divBdr>
            </w:div>
            <w:div w:id="364674424">
              <w:marLeft w:val="0"/>
              <w:marRight w:val="0"/>
              <w:marTop w:val="0"/>
              <w:marBottom w:val="0"/>
              <w:divBdr>
                <w:top w:val="none" w:sz="0" w:space="0" w:color="auto"/>
                <w:left w:val="none" w:sz="0" w:space="0" w:color="auto"/>
                <w:bottom w:val="none" w:sz="0" w:space="0" w:color="auto"/>
                <w:right w:val="none" w:sz="0" w:space="0" w:color="auto"/>
              </w:divBdr>
            </w:div>
            <w:div w:id="366564208">
              <w:marLeft w:val="0"/>
              <w:marRight w:val="0"/>
              <w:marTop w:val="0"/>
              <w:marBottom w:val="0"/>
              <w:divBdr>
                <w:top w:val="none" w:sz="0" w:space="0" w:color="auto"/>
                <w:left w:val="none" w:sz="0" w:space="0" w:color="auto"/>
                <w:bottom w:val="none" w:sz="0" w:space="0" w:color="auto"/>
                <w:right w:val="none" w:sz="0" w:space="0" w:color="auto"/>
              </w:divBdr>
            </w:div>
            <w:div w:id="367610686">
              <w:marLeft w:val="0"/>
              <w:marRight w:val="0"/>
              <w:marTop w:val="0"/>
              <w:marBottom w:val="0"/>
              <w:divBdr>
                <w:top w:val="none" w:sz="0" w:space="0" w:color="auto"/>
                <w:left w:val="none" w:sz="0" w:space="0" w:color="auto"/>
                <w:bottom w:val="none" w:sz="0" w:space="0" w:color="auto"/>
                <w:right w:val="none" w:sz="0" w:space="0" w:color="auto"/>
              </w:divBdr>
            </w:div>
            <w:div w:id="369038191">
              <w:marLeft w:val="0"/>
              <w:marRight w:val="0"/>
              <w:marTop w:val="0"/>
              <w:marBottom w:val="0"/>
              <w:divBdr>
                <w:top w:val="none" w:sz="0" w:space="0" w:color="auto"/>
                <w:left w:val="none" w:sz="0" w:space="0" w:color="auto"/>
                <w:bottom w:val="none" w:sz="0" w:space="0" w:color="auto"/>
                <w:right w:val="none" w:sz="0" w:space="0" w:color="auto"/>
              </w:divBdr>
            </w:div>
            <w:div w:id="370113687">
              <w:marLeft w:val="0"/>
              <w:marRight w:val="0"/>
              <w:marTop w:val="0"/>
              <w:marBottom w:val="0"/>
              <w:divBdr>
                <w:top w:val="none" w:sz="0" w:space="0" w:color="auto"/>
                <w:left w:val="none" w:sz="0" w:space="0" w:color="auto"/>
                <w:bottom w:val="none" w:sz="0" w:space="0" w:color="auto"/>
                <w:right w:val="none" w:sz="0" w:space="0" w:color="auto"/>
              </w:divBdr>
            </w:div>
            <w:div w:id="373308385">
              <w:marLeft w:val="0"/>
              <w:marRight w:val="0"/>
              <w:marTop w:val="0"/>
              <w:marBottom w:val="0"/>
              <w:divBdr>
                <w:top w:val="none" w:sz="0" w:space="0" w:color="auto"/>
                <w:left w:val="none" w:sz="0" w:space="0" w:color="auto"/>
                <w:bottom w:val="none" w:sz="0" w:space="0" w:color="auto"/>
                <w:right w:val="none" w:sz="0" w:space="0" w:color="auto"/>
              </w:divBdr>
            </w:div>
            <w:div w:id="375083481">
              <w:marLeft w:val="0"/>
              <w:marRight w:val="0"/>
              <w:marTop w:val="0"/>
              <w:marBottom w:val="0"/>
              <w:divBdr>
                <w:top w:val="none" w:sz="0" w:space="0" w:color="auto"/>
                <w:left w:val="none" w:sz="0" w:space="0" w:color="auto"/>
                <w:bottom w:val="none" w:sz="0" w:space="0" w:color="auto"/>
                <w:right w:val="none" w:sz="0" w:space="0" w:color="auto"/>
              </w:divBdr>
            </w:div>
            <w:div w:id="375742313">
              <w:marLeft w:val="0"/>
              <w:marRight w:val="0"/>
              <w:marTop w:val="0"/>
              <w:marBottom w:val="0"/>
              <w:divBdr>
                <w:top w:val="none" w:sz="0" w:space="0" w:color="auto"/>
                <w:left w:val="none" w:sz="0" w:space="0" w:color="auto"/>
                <w:bottom w:val="none" w:sz="0" w:space="0" w:color="auto"/>
                <w:right w:val="none" w:sz="0" w:space="0" w:color="auto"/>
              </w:divBdr>
            </w:div>
            <w:div w:id="376322350">
              <w:marLeft w:val="0"/>
              <w:marRight w:val="0"/>
              <w:marTop w:val="0"/>
              <w:marBottom w:val="0"/>
              <w:divBdr>
                <w:top w:val="none" w:sz="0" w:space="0" w:color="auto"/>
                <w:left w:val="none" w:sz="0" w:space="0" w:color="auto"/>
                <w:bottom w:val="none" w:sz="0" w:space="0" w:color="auto"/>
                <w:right w:val="none" w:sz="0" w:space="0" w:color="auto"/>
              </w:divBdr>
            </w:div>
            <w:div w:id="376855265">
              <w:marLeft w:val="0"/>
              <w:marRight w:val="0"/>
              <w:marTop w:val="0"/>
              <w:marBottom w:val="0"/>
              <w:divBdr>
                <w:top w:val="none" w:sz="0" w:space="0" w:color="auto"/>
                <w:left w:val="none" w:sz="0" w:space="0" w:color="auto"/>
                <w:bottom w:val="none" w:sz="0" w:space="0" w:color="auto"/>
                <w:right w:val="none" w:sz="0" w:space="0" w:color="auto"/>
              </w:divBdr>
            </w:div>
            <w:div w:id="378867852">
              <w:marLeft w:val="0"/>
              <w:marRight w:val="0"/>
              <w:marTop w:val="0"/>
              <w:marBottom w:val="0"/>
              <w:divBdr>
                <w:top w:val="none" w:sz="0" w:space="0" w:color="auto"/>
                <w:left w:val="none" w:sz="0" w:space="0" w:color="auto"/>
                <w:bottom w:val="none" w:sz="0" w:space="0" w:color="auto"/>
                <w:right w:val="none" w:sz="0" w:space="0" w:color="auto"/>
              </w:divBdr>
            </w:div>
            <w:div w:id="381294146">
              <w:marLeft w:val="0"/>
              <w:marRight w:val="0"/>
              <w:marTop w:val="0"/>
              <w:marBottom w:val="0"/>
              <w:divBdr>
                <w:top w:val="none" w:sz="0" w:space="0" w:color="auto"/>
                <w:left w:val="none" w:sz="0" w:space="0" w:color="auto"/>
                <w:bottom w:val="none" w:sz="0" w:space="0" w:color="auto"/>
                <w:right w:val="none" w:sz="0" w:space="0" w:color="auto"/>
              </w:divBdr>
            </w:div>
            <w:div w:id="383070532">
              <w:marLeft w:val="0"/>
              <w:marRight w:val="0"/>
              <w:marTop w:val="0"/>
              <w:marBottom w:val="0"/>
              <w:divBdr>
                <w:top w:val="none" w:sz="0" w:space="0" w:color="auto"/>
                <w:left w:val="none" w:sz="0" w:space="0" w:color="auto"/>
                <w:bottom w:val="none" w:sz="0" w:space="0" w:color="auto"/>
                <w:right w:val="none" w:sz="0" w:space="0" w:color="auto"/>
              </w:divBdr>
            </w:div>
            <w:div w:id="386615425">
              <w:marLeft w:val="0"/>
              <w:marRight w:val="0"/>
              <w:marTop w:val="0"/>
              <w:marBottom w:val="0"/>
              <w:divBdr>
                <w:top w:val="none" w:sz="0" w:space="0" w:color="auto"/>
                <w:left w:val="none" w:sz="0" w:space="0" w:color="auto"/>
                <w:bottom w:val="none" w:sz="0" w:space="0" w:color="auto"/>
                <w:right w:val="none" w:sz="0" w:space="0" w:color="auto"/>
              </w:divBdr>
            </w:div>
            <w:div w:id="386759705">
              <w:marLeft w:val="0"/>
              <w:marRight w:val="0"/>
              <w:marTop w:val="0"/>
              <w:marBottom w:val="0"/>
              <w:divBdr>
                <w:top w:val="none" w:sz="0" w:space="0" w:color="auto"/>
                <w:left w:val="none" w:sz="0" w:space="0" w:color="auto"/>
                <w:bottom w:val="none" w:sz="0" w:space="0" w:color="auto"/>
                <w:right w:val="none" w:sz="0" w:space="0" w:color="auto"/>
              </w:divBdr>
              <w:divsChild>
                <w:div w:id="99766957">
                  <w:marLeft w:val="0"/>
                  <w:marRight w:val="0"/>
                  <w:marTop w:val="0"/>
                  <w:marBottom w:val="0"/>
                  <w:divBdr>
                    <w:top w:val="none" w:sz="0" w:space="0" w:color="auto"/>
                    <w:left w:val="none" w:sz="0" w:space="0" w:color="auto"/>
                    <w:bottom w:val="none" w:sz="0" w:space="0" w:color="auto"/>
                    <w:right w:val="none" w:sz="0" w:space="0" w:color="auto"/>
                  </w:divBdr>
                </w:div>
                <w:div w:id="273096526">
                  <w:marLeft w:val="0"/>
                  <w:marRight w:val="0"/>
                  <w:marTop w:val="0"/>
                  <w:marBottom w:val="0"/>
                  <w:divBdr>
                    <w:top w:val="none" w:sz="0" w:space="0" w:color="auto"/>
                    <w:left w:val="none" w:sz="0" w:space="0" w:color="auto"/>
                    <w:bottom w:val="none" w:sz="0" w:space="0" w:color="auto"/>
                    <w:right w:val="none" w:sz="0" w:space="0" w:color="auto"/>
                  </w:divBdr>
                </w:div>
                <w:div w:id="722338841">
                  <w:marLeft w:val="0"/>
                  <w:marRight w:val="0"/>
                  <w:marTop w:val="0"/>
                  <w:marBottom w:val="0"/>
                  <w:divBdr>
                    <w:top w:val="none" w:sz="0" w:space="0" w:color="auto"/>
                    <w:left w:val="none" w:sz="0" w:space="0" w:color="auto"/>
                    <w:bottom w:val="none" w:sz="0" w:space="0" w:color="auto"/>
                    <w:right w:val="none" w:sz="0" w:space="0" w:color="auto"/>
                  </w:divBdr>
                </w:div>
                <w:div w:id="1008026452">
                  <w:marLeft w:val="0"/>
                  <w:marRight w:val="0"/>
                  <w:marTop w:val="0"/>
                  <w:marBottom w:val="0"/>
                  <w:divBdr>
                    <w:top w:val="none" w:sz="0" w:space="0" w:color="auto"/>
                    <w:left w:val="none" w:sz="0" w:space="0" w:color="auto"/>
                    <w:bottom w:val="none" w:sz="0" w:space="0" w:color="auto"/>
                    <w:right w:val="none" w:sz="0" w:space="0" w:color="auto"/>
                  </w:divBdr>
                </w:div>
                <w:div w:id="1403142429">
                  <w:marLeft w:val="0"/>
                  <w:marRight w:val="0"/>
                  <w:marTop w:val="0"/>
                  <w:marBottom w:val="0"/>
                  <w:divBdr>
                    <w:top w:val="none" w:sz="0" w:space="0" w:color="auto"/>
                    <w:left w:val="none" w:sz="0" w:space="0" w:color="auto"/>
                    <w:bottom w:val="none" w:sz="0" w:space="0" w:color="auto"/>
                    <w:right w:val="none" w:sz="0" w:space="0" w:color="auto"/>
                  </w:divBdr>
                </w:div>
                <w:div w:id="1474831355">
                  <w:marLeft w:val="0"/>
                  <w:marRight w:val="0"/>
                  <w:marTop w:val="0"/>
                  <w:marBottom w:val="0"/>
                  <w:divBdr>
                    <w:top w:val="none" w:sz="0" w:space="0" w:color="auto"/>
                    <w:left w:val="none" w:sz="0" w:space="0" w:color="auto"/>
                    <w:bottom w:val="none" w:sz="0" w:space="0" w:color="auto"/>
                    <w:right w:val="none" w:sz="0" w:space="0" w:color="auto"/>
                  </w:divBdr>
                </w:div>
                <w:div w:id="1805200944">
                  <w:marLeft w:val="0"/>
                  <w:marRight w:val="0"/>
                  <w:marTop w:val="0"/>
                  <w:marBottom w:val="0"/>
                  <w:divBdr>
                    <w:top w:val="none" w:sz="0" w:space="0" w:color="auto"/>
                    <w:left w:val="none" w:sz="0" w:space="0" w:color="auto"/>
                    <w:bottom w:val="none" w:sz="0" w:space="0" w:color="auto"/>
                    <w:right w:val="none" w:sz="0" w:space="0" w:color="auto"/>
                  </w:divBdr>
                </w:div>
                <w:div w:id="2116441910">
                  <w:marLeft w:val="0"/>
                  <w:marRight w:val="0"/>
                  <w:marTop w:val="0"/>
                  <w:marBottom w:val="0"/>
                  <w:divBdr>
                    <w:top w:val="none" w:sz="0" w:space="0" w:color="auto"/>
                    <w:left w:val="none" w:sz="0" w:space="0" w:color="auto"/>
                    <w:bottom w:val="none" w:sz="0" w:space="0" w:color="auto"/>
                    <w:right w:val="none" w:sz="0" w:space="0" w:color="auto"/>
                  </w:divBdr>
                </w:div>
              </w:divsChild>
            </w:div>
            <w:div w:id="387847990">
              <w:marLeft w:val="0"/>
              <w:marRight w:val="0"/>
              <w:marTop w:val="0"/>
              <w:marBottom w:val="0"/>
              <w:divBdr>
                <w:top w:val="none" w:sz="0" w:space="0" w:color="auto"/>
                <w:left w:val="none" w:sz="0" w:space="0" w:color="auto"/>
                <w:bottom w:val="none" w:sz="0" w:space="0" w:color="auto"/>
                <w:right w:val="none" w:sz="0" w:space="0" w:color="auto"/>
              </w:divBdr>
            </w:div>
            <w:div w:id="388724947">
              <w:marLeft w:val="0"/>
              <w:marRight w:val="0"/>
              <w:marTop w:val="0"/>
              <w:marBottom w:val="0"/>
              <w:divBdr>
                <w:top w:val="none" w:sz="0" w:space="0" w:color="auto"/>
                <w:left w:val="none" w:sz="0" w:space="0" w:color="auto"/>
                <w:bottom w:val="none" w:sz="0" w:space="0" w:color="auto"/>
                <w:right w:val="none" w:sz="0" w:space="0" w:color="auto"/>
              </w:divBdr>
            </w:div>
            <w:div w:id="389235213">
              <w:marLeft w:val="0"/>
              <w:marRight w:val="0"/>
              <w:marTop w:val="0"/>
              <w:marBottom w:val="0"/>
              <w:divBdr>
                <w:top w:val="none" w:sz="0" w:space="0" w:color="auto"/>
                <w:left w:val="none" w:sz="0" w:space="0" w:color="auto"/>
                <w:bottom w:val="none" w:sz="0" w:space="0" w:color="auto"/>
                <w:right w:val="none" w:sz="0" w:space="0" w:color="auto"/>
              </w:divBdr>
            </w:div>
            <w:div w:id="389380547">
              <w:marLeft w:val="0"/>
              <w:marRight w:val="0"/>
              <w:marTop w:val="0"/>
              <w:marBottom w:val="0"/>
              <w:divBdr>
                <w:top w:val="none" w:sz="0" w:space="0" w:color="auto"/>
                <w:left w:val="none" w:sz="0" w:space="0" w:color="auto"/>
                <w:bottom w:val="none" w:sz="0" w:space="0" w:color="auto"/>
                <w:right w:val="none" w:sz="0" w:space="0" w:color="auto"/>
              </w:divBdr>
            </w:div>
            <w:div w:id="389691018">
              <w:marLeft w:val="0"/>
              <w:marRight w:val="0"/>
              <w:marTop w:val="0"/>
              <w:marBottom w:val="0"/>
              <w:divBdr>
                <w:top w:val="none" w:sz="0" w:space="0" w:color="auto"/>
                <w:left w:val="none" w:sz="0" w:space="0" w:color="auto"/>
                <w:bottom w:val="none" w:sz="0" w:space="0" w:color="auto"/>
                <w:right w:val="none" w:sz="0" w:space="0" w:color="auto"/>
              </w:divBdr>
            </w:div>
            <w:div w:id="390931746">
              <w:marLeft w:val="0"/>
              <w:marRight w:val="0"/>
              <w:marTop w:val="0"/>
              <w:marBottom w:val="0"/>
              <w:divBdr>
                <w:top w:val="none" w:sz="0" w:space="0" w:color="auto"/>
                <w:left w:val="none" w:sz="0" w:space="0" w:color="auto"/>
                <w:bottom w:val="none" w:sz="0" w:space="0" w:color="auto"/>
                <w:right w:val="none" w:sz="0" w:space="0" w:color="auto"/>
              </w:divBdr>
            </w:div>
            <w:div w:id="392385868">
              <w:marLeft w:val="0"/>
              <w:marRight w:val="0"/>
              <w:marTop w:val="0"/>
              <w:marBottom w:val="0"/>
              <w:divBdr>
                <w:top w:val="none" w:sz="0" w:space="0" w:color="auto"/>
                <w:left w:val="none" w:sz="0" w:space="0" w:color="auto"/>
                <w:bottom w:val="none" w:sz="0" w:space="0" w:color="auto"/>
                <w:right w:val="none" w:sz="0" w:space="0" w:color="auto"/>
              </w:divBdr>
            </w:div>
            <w:div w:id="393701374">
              <w:marLeft w:val="0"/>
              <w:marRight w:val="0"/>
              <w:marTop w:val="0"/>
              <w:marBottom w:val="0"/>
              <w:divBdr>
                <w:top w:val="none" w:sz="0" w:space="0" w:color="auto"/>
                <w:left w:val="none" w:sz="0" w:space="0" w:color="auto"/>
                <w:bottom w:val="none" w:sz="0" w:space="0" w:color="auto"/>
                <w:right w:val="none" w:sz="0" w:space="0" w:color="auto"/>
              </w:divBdr>
            </w:div>
            <w:div w:id="395513807">
              <w:marLeft w:val="0"/>
              <w:marRight w:val="0"/>
              <w:marTop w:val="0"/>
              <w:marBottom w:val="0"/>
              <w:divBdr>
                <w:top w:val="none" w:sz="0" w:space="0" w:color="auto"/>
                <w:left w:val="none" w:sz="0" w:space="0" w:color="auto"/>
                <w:bottom w:val="none" w:sz="0" w:space="0" w:color="auto"/>
                <w:right w:val="none" w:sz="0" w:space="0" w:color="auto"/>
              </w:divBdr>
            </w:div>
            <w:div w:id="398409503">
              <w:marLeft w:val="0"/>
              <w:marRight w:val="0"/>
              <w:marTop w:val="0"/>
              <w:marBottom w:val="0"/>
              <w:divBdr>
                <w:top w:val="none" w:sz="0" w:space="0" w:color="auto"/>
                <w:left w:val="none" w:sz="0" w:space="0" w:color="auto"/>
                <w:bottom w:val="none" w:sz="0" w:space="0" w:color="auto"/>
                <w:right w:val="none" w:sz="0" w:space="0" w:color="auto"/>
              </w:divBdr>
            </w:div>
            <w:div w:id="398554971">
              <w:marLeft w:val="0"/>
              <w:marRight w:val="0"/>
              <w:marTop w:val="0"/>
              <w:marBottom w:val="0"/>
              <w:divBdr>
                <w:top w:val="none" w:sz="0" w:space="0" w:color="auto"/>
                <w:left w:val="none" w:sz="0" w:space="0" w:color="auto"/>
                <w:bottom w:val="none" w:sz="0" w:space="0" w:color="auto"/>
                <w:right w:val="none" w:sz="0" w:space="0" w:color="auto"/>
              </w:divBdr>
            </w:div>
            <w:div w:id="399209124">
              <w:marLeft w:val="0"/>
              <w:marRight w:val="0"/>
              <w:marTop w:val="0"/>
              <w:marBottom w:val="0"/>
              <w:divBdr>
                <w:top w:val="none" w:sz="0" w:space="0" w:color="auto"/>
                <w:left w:val="none" w:sz="0" w:space="0" w:color="auto"/>
                <w:bottom w:val="none" w:sz="0" w:space="0" w:color="auto"/>
                <w:right w:val="none" w:sz="0" w:space="0" w:color="auto"/>
              </w:divBdr>
            </w:div>
            <w:div w:id="399670358">
              <w:marLeft w:val="0"/>
              <w:marRight w:val="0"/>
              <w:marTop w:val="0"/>
              <w:marBottom w:val="0"/>
              <w:divBdr>
                <w:top w:val="none" w:sz="0" w:space="0" w:color="auto"/>
                <w:left w:val="none" w:sz="0" w:space="0" w:color="auto"/>
                <w:bottom w:val="none" w:sz="0" w:space="0" w:color="auto"/>
                <w:right w:val="none" w:sz="0" w:space="0" w:color="auto"/>
              </w:divBdr>
            </w:div>
            <w:div w:id="401408518">
              <w:marLeft w:val="0"/>
              <w:marRight w:val="0"/>
              <w:marTop w:val="0"/>
              <w:marBottom w:val="0"/>
              <w:divBdr>
                <w:top w:val="none" w:sz="0" w:space="0" w:color="auto"/>
                <w:left w:val="none" w:sz="0" w:space="0" w:color="auto"/>
                <w:bottom w:val="none" w:sz="0" w:space="0" w:color="auto"/>
                <w:right w:val="none" w:sz="0" w:space="0" w:color="auto"/>
              </w:divBdr>
            </w:div>
            <w:div w:id="402263871">
              <w:marLeft w:val="0"/>
              <w:marRight w:val="0"/>
              <w:marTop w:val="0"/>
              <w:marBottom w:val="0"/>
              <w:divBdr>
                <w:top w:val="none" w:sz="0" w:space="0" w:color="auto"/>
                <w:left w:val="none" w:sz="0" w:space="0" w:color="auto"/>
                <w:bottom w:val="none" w:sz="0" w:space="0" w:color="auto"/>
                <w:right w:val="none" w:sz="0" w:space="0" w:color="auto"/>
              </w:divBdr>
            </w:div>
            <w:div w:id="402334416">
              <w:marLeft w:val="0"/>
              <w:marRight w:val="0"/>
              <w:marTop w:val="0"/>
              <w:marBottom w:val="0"/>
              <w:divBdr>
                <w:top w:val="none" w:sz="0" w:space="0" w:color="auto"/>
                <w:left w:val="none" w:sz="0" w:space="0" w:color="auto"/>
                <w:bottom w:val="none" w:sz="0" w:space="0" w:color="auto"/>
                <w:right w:val="none" w:sz="0" w:space="0" w:color="auto"/>
              </w:divBdr>
            </w:div>
            <w:div w:id="403341158">
              <w:marLeft w:val="0"/>
              <w:marRight w:val="0"/>
              <w:marTop w:val="0"/>
              <w:marBottom w:val="0"/>
              <w:divBdr>
                <w:top w:val="none" w:sz="0" w:space="0" w:color="auto"/>
                <w:left w:val="none" w:sz="0" w:space="0" w:color="auto"/>
                <w:bottom w:val="none" w:sz="0" w:space="0" w:color="auto"/>
                <w:right w:val="none" w:sz="0" w:space="0" w:color="auto"/>
              </w:divBdr>
            </w:div>
            <w:div w:id="403837815">
              <w:marLeft w:val="0"/>
              <w:marRight w:val="0"/>
              <w:marTop w:val="0"/>
              <w:marBottom w:val="0"/>
              <w:divBdr>
                <w:top w:val="none" w:sz="0" w:space="0" w:color="auto"/>
                <w:left w:val="none" w:sz="0" w:space="0" w:color="auto"/>
                <w:bottom w:val="none" w:sz="0" w:space="0" w:color="auto"/>
                <w:right w:val="none" w:sz="0" w:space="0" w:color="auto"/>
              </w:divBdr>
            </w:div>
            <w:div w:id="404379802">
              <w:marLeft w:val="0"/>
              <w:marRight w:val="0"/>
              <w:marTop w:val="0"/>
              <w:marBottom w:val="0"/>
              <w:divBdr>
                <w:top w:val="none" w:sz="0" w:space="0" w:color="auto"/>
                <w:left w:val="none" w:sz="0" w:space="0" w:color="auto"/>
                <w:bottom w:val="none" w:sz="0" w:space="0" w:color="auto"/>
                <w:right w:val="none" w:sz="0" w:space="0" w:color="auto"/>
              </w:divBdr>
            </w:div>
            <w:div w:id="404883320">
              <w:marLeft w:val="0"/>
              <w:marRight w:val="0"/>
              <w:marTop w:val="0"/>
              <w:marBottom w:val="0"/>
              <w:divBdr>
                <w:top w:val="none" w:sz="0" w:space="0" w:color="auto"/>
                <w:left w:val="none" w:sz="0" w:space="0" w:color="auto"/>
                <w:bottom w:val="none" w:sz="0" w:space="0" w:color="auto"/>
                <w:right w:val="none" w:sz="0" w:space="0" w:color="auto"/>
              </w:divBdr>
            </w:div>
            <w:div w:id="407070853">
              <w:marLeft w:val="0"/>
              <w:marRight w:val="0"/>
              <w:marTop w:val="0"/>
              <w:marBottom w:val="0"/>
              <w:divBdr>
                <w:top w:val="none" w:sz="0" w:space="0" w:color="auto"/>
                <w:left w:val="none" w:sz="0" w:space="0" w:color="auto"/>
                <w:bottom w:val="none" w:sz="0" w:space="0" w:color="auto"/>
                <w:right w:val="none" w:sz="0" w:space="0" w:color="auto"/>
              </w:divBdr>
            </w:div>
            <w:div w:id="409818624">
              <w:marLeft w:val="0"/>
              <w:marRight w:val="0"/>
              <w:marTop w:val="0"/>
              <w:marBottom w:val="0"/>
              <w:divBdr>
                <w:top w:val="none" w:sz="0" w:space="0" w:color="auto"/>
                <w:left w:val="none" w:sz="0" w:space="0" w:color="auto"/>
                <w:bottom w:val="none" w:sz="0" w:space="0" w:color="auto"/>
                <w:right w:val="none" w:sz="0" w:space="0" w:color="auto"/>
              </w:divBdr>
            </w:div>
            <w:div w:id="410271785">
              <w:marLeft w:val="0"/>
              <w:marRight w:val="0"/>
              <w:marTop w:val="0"/>
              <w:marBottom w:val="0"/>
              <w:divBdr>
                <w:top w:val="none" w:sz="0" w:space="0" w:color="auto"/>
                <w:left w:val="none" w:sz="0" w:space="0" w:color="auto"/>
                <w:bottom w:val="none" w:sz="0" w:space="0" w:color="auto"/>
                <w:right w:val="none" w:sz="0" w:space="0" w:color="auto"/>
              </w:divBdr>
            </w:div>
            <w:div w:id="410348059">
              <w:marLeft w:val="0"/>
              <w:marRight w:val="0"/>
              <w:marTop w:val="0"/>
              <w:marBottom w:val="0"/>
              <w:divBdr>
                <w:top w:val="none" w:sz="0" w:space="0" w:color="auto"/>
                <w:left w:val="none" w:sz="0" w:space="0" w:color="auto"/>
                <w:bottom w:val="none" w:sz="0" w:space="0" w:color="auto"/>
                <w:right w:val="none" w:sz="0" w:space="0" w:color="auto"/>
              </w:divBdr>
            </w:div>
            <w:div w:id="410393055">
              <w:marLeft w:val="0"/>
              <w:marRight w:val="0"/>
              <w:marTop w:val="0"/>
              <w:marBottom w:val="0"/>
              <w:divBdr>
                <w:top w:val="none" w:sz="0" w:space="0" w:color="auto"/>
                <w:left w:val="none" w:sz="0" w:space="0" w:color="auto"/>
                <w:bottom w:val="none" w:sz="0" w:space="0" w:color="auto"/>
                <w:right w:val="none" w:sz="0" w:space="0" w:color="auto"/>
              </w:divBdr>
            </w:div>
            <w:div w:id="413018348">
              <w:marLeft w:val="0"/>
              <w:marRight w:val="0"/>
              <w:marTop w:val="0"/>
              <w:marBottom w:val="0"/>
              <w:divBdr>
                <w:top w:val="none" w:sz="0" w:space="0" w:color="auto"/>
                <w:left w:val="none" w:sz="0" w:space="0" w:color="auto"/>
                <w:bottom w:val="none" w:sz="0" w:space="0" w:color="auto"/>
                <w:right w:val="none" w:sz="0" w:space="0" w:color="auto"/>
              </w:divBdr>
            </w:div>
            <w:div w:id="414328865">
              <w:marLeft w:val="0"/>
              <w:marRight w:val="0"/>
              <w:marTop w:val="0"/>
              <w:marBottom w:val="0"/>
              <w:divBdr>
                <w:top w:val="none" w:sz="0" w:space="0" w:color="auto"/>
                <w:left w:val="none" w:sz="0" w:space="0" w:color="auto"/>
                <w:bottom w:val="none" w:sz="0" w:space="0" w:color="auto"/>
                <w:right w:val="none" w:sz="0" w:space="0" w:color="auto"/>
              </w:divBdr>
            </w:div>
            <w:div w:id="415252694">
              <w:marLeft w:val="0"/>
              <w:marRight w:val="0"/>
              <w:marTop w:val="0"/>
              <w:marBottom w:val="0"/>
              <w:divBdr>
                <w:top w:val="none" w:sz="0" w:space="0" w:color="auto"/>
                <w:left w:val="none" w:sz="0" w:space="0" w:color="auto"/>
                <w:bottom w:val="none" w:sz="0" w:space="0" w:color="auto"/>
                <w:right w:val="none" w:sz="0" w:space="0" w:color="auto"/>
              </w:divBdr>
            </w:div>
            <w:div w:id="415828694">
              <w:marLeft w:val="0"/>
              <w:marRight w:val="0"/>
              <w:marTop w:val="0"/>
              <w:marBottom w:val="0"/>
              <w:divBdr>
                <w:top w:val="none" w:sz="0" w:space="0" w:color="auto"/>
                <w:left w:val="none" w:sz="0" w:space="0" w:color="auto"/>
                <w:bottom w:val="none" w:sz="0" w:space="0" w:color="auto"/>
                <w:right w:val="none" w:sz="0" w:space="0" w:color="auto"/>
              </w:divBdr>
            </w:div>
            <w:div w:id="417990601">
              <w:marLeft w:val="0"/>
              <w:marRight w:val="0"/>
              <w:marTop w:val="0"/>
              <w:marBottom w:val="0"/>
              <w:divBdr>
                <w:top w:val="none" w:sz="0" w:space="0" w:color="auto"/>
                <w:left w:val="none" w:sz="0" w:space="0" w:color="auto"/>
                <w:bottom w:val="none" w:sz="0" w:space="0" w:color="auto"/>
                <w:right w:val="none" w:sz="0" w:space="0" w:color="auto"/>
              </w:divBdr>
            </w:div>
            <w:div w:id="421224127">
              <w:marLeft w:val="0"/>
              <w:marRight w:val="0"/>
              <w:marTop w:val="0"/>
              <w:marBottom w:val="0"/>
              <w:divBdr>
                <w:top w:val="none" w:sz="0" w:space="0" w:color="auto"/>
                <w:left w:val="none" w:sz="0" w:space="0" w:color="auto"/>
                <w:bottom w:val="none" w:sz="0" w:space="0" w:color="auto"/>
                <w:right w:val="none" w:sz="0" w:space="0" w:color="auto"/>
              </w:divBdr>
            </w:div>
            <w:div w:id="423575293">
              <w:marLeft w:val="0"/>
              <w:marRight w:val="0"/>
              <w:marTop w:val="0"/>
              <w:marBottom w:val="0"/>
              <w:divBdr>
                <w:top w:val="none" w:sz="0" w:space="0" w:color="auto"/>
                <w:left w:val="none" w:sz="0" w:space="0" w:color="auto"/>
                <w:bottom w:val="none" w:sz="0" w:space="0" w:color="auto"/>
                <w:right w:val="none" w:sz="0" w:space="0" w:color="auto"/>
              </w:divBdr>
            </w:div>
            <w:div w:id="424495755">
              <w:marLeft w:val="0"/>
              <w:marRight w:val="0"/>
              <w:marTop w:val="0"/>
              <w:marBottom w:val="0"/>
              <w:divBdr>
                <w:top w:val="none" w:sz="0" w:space="0" w:color="auto"/>
                <w:left w:val="none" w:sz="0" w:space="0" w:color="auto"/>
                <w:bottom w:val="none" w:sz="0" w:space="0" w:color="auto"/>
                <w:right w:val="none" w:sz="0" w:space="0" w:color="auto"/>
              </w:divBdr>
            </w:div>
            <w:div w:id="426121337">
              <w:marLeft w:val="0"/>
              <w:marRight w:val="0"/>
              <w:marTop w:val="0"/>
              <w:marBottom w:val="0"/>
              <w:divBdr>
                <w:top w:val="none" w:sz="0" w:space="0" w:color="auto"/>
                <w:left w:val="none" w:sz="0" w:space="0" w:color="auto"/>
                <w:bottom w:val="none" w:sz="0" w:space="0" w:color="auto"/>
                <w:right w:val="none" w:sz="0" w:space="0" w:color="auto"/>
              </w:divBdr>
            </w:div>
            <w:div w:id="426997190">
              <w:marLeft w:val="0"/>
              <w:marRight w:val="0"/>
              <w:marTop w:val="0"/>
              <w:marBottom w:val="0"/>
              <w:divBdr>
                <w:top w:val="none" w:sz="0" w:space="0" w:color="auto"/>
                <w:left w:val="none" w:sz="0" w:space="0" w:color="auto"/>
                <w:bottom w:val="none" w:sz="0" w:space="0" w:color="auto"/>
                <w:right w:val="none" w:sz="0" w:space="0" w:color="auto"/>
              </w:divBdr>
            </w:div>
            <w:div w:id="427578147">
              <w:marLeft w:val="0"/>
              <w:marRight w:val="0"/>
              <w:marTop w:val="0"/>
              <w:marBottom w:val="0"/>
              <w:divBdr>
                <w:top w:val="none" w:sz="0" w:space="0" w:color="auto"/>
                <w:left w:val="none" w:sz="0" w:space="0" w:color="auto"/>
                <w:bottom w:val="none" w:sz="0" w:space="0" w:color="auto"/>
                <w:right w:val="none" w:sz="0" w:space="0" w:color="auto"/>
              </w:divBdr>
            </w:div>
            <w:div w:id="428090001">
              <w:marLeft w:val="0"/>
              <w:marRight w:val="0"/>
              <w:marTop w:val="0"/>
              <w:marBottom w:val="0"/>
              <w:divBdr>
                <w:top w:val="none" w:sz="0" w:space="0" w:color="auto"/>
                <w:left w:val="none" w:sz="0" w:space="0" w:color="auto"/>
                <w:bottom w:val="none" w:sz="0" w:space="0" w:color="auto"/>
                <w:right w:val="none" w:sz="0" w:space="0" w:color="auto"/>
              </w:divBdr>
            </w:div>
            <w:div w:id="429618210">
              <w:marLeft w:val="0"/>
              <w:marRight w:val="0"/>
              <w:marTop w:val="0"/>
              <w:marBottom w:val="0"/>
              <w:divBdr>
                <w:top w:val="none" w:sz="0" w:space="0" w:color="auto"/>
                <w:left w:val="none" w:sz="0" w:space="0" w:color="auto"/>
                <w:bottom w:val="none" w:sz="0" w:space="0" w:color="auto"/>
                <w:right w:val="none" w:sz="0" w:space="0" w:color="auto"/>
              </w:divBdr>
            </w:div>
            <w:div w:id="434178626">
              <w:marLeft w:val="0"/>
              <w:marRight w:val="0"/>
              <w:marTop w:val="0"/>
              <w:marBottom w:val="0"/>
              <w:divBdr>
                <w:top w:val="none" w:sz="0" w:space="0" w:color="auto"/>
                <w:left w:val="none" w:sz="0" w:space="0" w:color="auto"/>
                <w:bottom w:val="none" w:sz="0" w:space="0" w:color="auto"/>
                <w:right w:val="none" w:sz="0" w:space="0" w:color="auto"/>
              </w:divBdr>
            </w:div>
            <w:div w:id="438109561">
              <w:marLeft w:val="0"/>
              <w:marRight w:val="0"/>
              <w:marTop w:val="0"/>
              <w:marBottom w:val="0"/>
              <w:divBdr>
                <w:top w:val="none" w:sz="0" w:space="0" w:color="auto"/>
                <w:left w:val="none" w:sz="0" w:space="0" w:color="auto"/>
                <w:bottom w:val="none" w:sz="0" w:space="0" w:color="auto"/>
                <w:right w:val="none" w:sz="0" w:space="0" w:color="auto"/>
              </w:divBdr>
            </w:div>
            <w:div w:id="438566991">
              <w:marLeft w:val="0"/>
              <w:marRight w:val="0"/>
              <w:marTop w:val="0"/>
              <w:marBottom w:val="0"/>
              <w:divBdr>
                <w:top w:val="none" w:sz="0" w:space="0" w:color="auto"/>
                <w:left w:val="none" w:sz="0" w:space="0" w:color="auto"/>
                <w:bottom w:val="none" w:sz="0" w:space="0" w:color="auto"/>
                <w:right w:val="none" w:sz="0" w:space="0" w:color="auto"/>
              </w:divBdr>
            </w:div>
            <w:div w:id="438839057">
              <w:marLeft w:val="0"/>
              <w:marRight w:val="0"/>
              <w:marTop w:val="0"/>
              <w:marBottom w:val="0"/>
              <w:divBdr>
                <w:top w:val="none" w:sz="0" w:space="0" w:color="auto"/>
                <w:left w:val="none" w:sz="0" w:space="0" w:color="auto"/>
                <w:bottom w:val="none" w:sz="0" w:space="0" w:color="auto"/>
                <w:right w:val="none" w:sz="0" w:space="0" w:color="auto"/>
              </w:divBdr>
            </w:div>
            <w:div w:id="445386868">
              <w:marLeft w:val="0"/>
              <w:marRight w:val="0"/>
              <w:marTop w:val="0"/>
              <w:marBottom w:val="0"/>
              <w:divBdr>
                <w:top w:val="none" w:sz="0" w:space="0" w:color="auto"/>
                <w:left w:val="none" w:sz="0" w:space="0" w:color="auto"/>
                <w:bottom w:val="none" w:sz="0" w:space="0" w:color="auto"/>
                <w:right w:val="none" w:sz="0" w:space="0" w:color="auto"/>
              </w:divBdr>
            </w:div>
            <w:div w:id="446311570">
              <w:marLeft w:val="0"/>
              <w:marRight w:val="0"/>
              <w:marTop w:val="0"/>
              <w:marBottom w:val="0"/>
              <w:divBdr>
                <w:top w:val="none" w:sz="0" w:space="0" w:color="auto"/>
                <w:left w:val="none" w:sz="0" w:space="0" w:color="auto"/>
                <w:bottom w:val="none" w:sz="0" w:space="0" w:color="auto"/>
                <w:right w:val="none" w:sz="0" w:space="0" w:color="auto"/>
              </w:divBdr>
            </w:div>
            <w:div w:id="447698136">
              <w:marLeft w:val="0"/>
              <w:marRight w:val="0"/>
              <w:marTop w:val="0"/>
              <w:marBottom w:val="0"/>
              <w:divBdr>
                <w:top w:val="none" w:sz="0" w:space="0" w:color="auto"/>
                <w:left w:val="none" w:sz="0" w:space="0" w:color="auto"/>
                <w:bottom w:val="none" w:sz="0" w:space="0" w:color="auto"/>
                <w:right w:val="none" w:sz="0" w:space="0" w:color="auto"/>
              </w:divBdr>
            </w:div>
            <w:div w:id="448814768">
              <w:marLeft w:val="0"/>
              <w:marRight w:val="0"/>
              <w:marTop w:val="0"/>
              <w:marBottom w:val="0"/>
              <w:divBdr>
                <w:top w:val="none" w:sz="0" w:space="0" w:color="auto"/>
                <w:left w:val="none" w:sz="0" w:space="0" w:color="auto"/>
                <w:bottom w:val="none" w:sz="0" w:space="0" w:color="auto"/>
                <w:right w:val="none" w:sz="0" w:space="0" w:color="auto"/>
              </w:divBdr>
            </w:div>
            <w:div w:id="449864047">
              <w:marLeft w:val="0"/>
              <w:marRight w:val="0"/>
              <w:marTop w:val="0"/>
              <w:marBottom w:val="0"/>
              <w:divBdr>
                <w:top w:val="none" w:sz="0" w:space="0" w:color="auto"/>
                <w:left w:val="none" w:sz="0" w:space="0" w:color="auto"/>
                <w:bottom w:val="none" w:sz="0" w:space="0" w:color="auto"/>
                <w:right w:val="none" w:sz="0" w:space="0" w:color="auto"/>
              </w:divBdr>
            </w:div>
            <w:div w:id="450249143">
              <w:marLeft w:val="0"/>
              <w:marRight w:val="0"/>
              <w:marTop w:val="0"/>
              <w:marBottom w:val="0"/>
              <w:divBdr>
                <w:top w:val="none" w:sz="0" w:space="0" w:color="auto"/>
                <w:left w:val="none" w:sz="0" w:space="0" w:color="auto"/>
                <w:bottom w:val="none" w:sz="0" w:space="0" w:color="auto"/>
                <w:right w:val="none" w:sz="0" w:space="0" w:color="auto"/>
              </w:divBdr>
            </w:div>
            <w:div w:id="451023943">
              <w:marLeft w:val="0"/>
              <w:marRight w:val="0"/>
              <w:marTop w:val="0"/>
              <w:marBottom w:val="0"/>
              <w:divBdr>
                <w:top w:val="none" w:sz="0" w:space="0" w:color="auto"/>
                <w:left w:val="none" w:sz="0" w:space="0" w:color="auto"/>
                <w:bottom w:val="none" w:sz="0" w:space="0" w:color="auto"/>
                <w:right w:val="none" w:sz="0" w:space="0" w:color="auto"/>
              </w:divBdr>
            </w:div>
            <w:div w:id="452947517">
              <w:marLeft w:val="0"/>
              <w:marRight w:val="0"/>
              <w:marTop w:val="0"/>
              <w:marBottom w:val="0"/>
              <w:divBdr>
                <w:top w:val="none" w:sz="0" w:space="0" w:color="auto"/>
                <w:left w:val="none" w:sz="0" w:space="0" w:color="auto"/>
                <w:bottom w:val="none" w:sz="0" w:space="0" w:color="auto"/>
                <w:right w:val="none" w:sz="0" w:space="0" w:color="auto"/>
              </w:divBdr>
            </w:div>
            <w:div w:id="454443675">
              <w:marLeft w:val="0"/>
              <w:marRight w:val="0"/>
              <w:marTop w:val="0"/>
              <w:marBottom w:val="0"/>
              <w:divBdr>
                <w:top w:val="none" w:sz="0" w:space="0" w:color="auto"/>
                <w:left w:val="none" w:sz="0" w:space="0" w:color="auto"/>
                <w:bottom w:val="none" w:sz="0" w:space="0" w:color="auto"/>
                <w:right w:val="none" w:sz="0" w:space="0" w:color="auto"/>
              </w:divBdr>
            </w:div>
            <w:div w:id="454836632">
              <w:marLeft w:val="0"/>
              <w:marRight w:val="0"/>
              <w:marTop w:val="0"/>
              <w:marBottom w:val="0"/>
              <w:divBdr>
                <w:top w:val="none" w:sz="0" w:space="0" w:color="auto"/>
                <w:left w:val="none" w:sz="0" w:space="0" w:color="auto"/>
                <w:bottom w:val="none" w:sz="0" w:space="0" w:color="auto"/>
                <w:right w:val="none" w:sz="0" w:space="0" w:color="auto"/>
              </w:divBdr>
            </w:div>
            <w:div w:id="457065416">
              <w:marLeft w:val="0"/>
              <w:marRight w:val="0"/>
              <w:marTop w:val="0"/>
              <w:marBottom w:val="0"/>
              <w:divBdr>
                <w:top w:val="none" w:sz="0" w:space="0" w:color="auto"/>
                <w:left w:val="none" w:sz="0" w:space="0" w:color="auto"/>
                <w:bottom w:val="none" w:sz="0" w:space="0" w:color="auto"/>
                <w:right w:val="none" w:sz="0" w:space="0" w:color="auto"/>
              </w:divBdr>
            </w:div>
            <w:div w:id="461119126">
              <w:marLeft w:val="0"/>
              <w:marRight w:val="0"/>
              <w:marTop w:val="0"/>
              <w:marBottom w:val="0"/>
              <w:divBdr>
                <w:top w:val="none" w:sz="0" w:space="0" w:color="auto"/>
                <w:left w:val="none" w:sz="0" w:space="0" w:color="auto"/>
                <w:bottom w:val="none" w:sz="0" w:space="0" w:color="auto"/>
                <w:right w:val="none" w:sz="0" w:space="0" w:color="auto"/>
              </w:divBdr>
            </w:div>
            <w:div w:id="461732491">
              <w:marLeft w:val="0"/>
              <w:marRight w:val="0"/>
              <w:marTop w:val="0"/>
              <w:marBottom w:val="0"/>
              <w:divBdr>
                <w:top w:val="none" w:sz="0" w:space="0" w:color="auto"/>
                <w:left w:val="none" w:sz="0" w:space="0" w:color="auto"/>
                <w:bottom w:val="none" w:sz="0" w:space="0" w:color="auto"/>
                <w:right w:val="none" w:sz="0" w:space="0" w:color="auto"/>
              </w:divBdr>
            </w:div>
            <w:div w:id="462238998">
              <w:marLeft w:val="0"/>
              <w:marRight w:val="0"/>
              <w:marTop w:val="0"/>
              <w:marBottom w:val="0"/>
              <w:divBdr>
                <w:top w:val="none" w:sz="0" w:space="0" w:color="auto"/>
                <w:left w:val="none" w:sz="0" w:space="0" w:color="auto"/>
                <w:bottom w:val="none" w:sz="0" w:space="0" w:color="auto"/>
                <w:right w:val="none" w:sz="0" w:space="0" w:color="auto"/>
              </w:divBdr>
            </w:div>
            <w:div w:id="462847598">
              <w:marLeft w:val="0"/>
              <w:marRight w:val="0"/>
              <w:marTop w:val="0"/>
              <w:marBottom w:val="0"/>
              <w:divBdr>
                <w:top w:val="none" w:sz="0" w:space="0" w:color="auto"/>
                <w:left w:val="none" w:sz="0" w:space="0" w:color="auto"/>
                <w:bottom w:val="none" w:sz="0" w:space="0" w:color="auto"/>
                <w:right w:val="none" w:sz="0" w:space="0" w:color="auto"/>
              </w:divBdr>
            </w:div>
            <w:div w:id="464855383">
              <w:marLeft w:val="0"/>
              <w:marRight w:val="0"/>
              <w:marTop w:val="0"/>
              <w:marBottom w:val="0"/>
              <w:divBdr>
                <w:top w:val="none" w:sz="0" w:space="0" w:color="auto"/>
                <w:left w:val="none" w:sz="0" w:space="0" w:color="auto"/>
                <w:bottom w:val="none" w:sz="0" w:space="0" w:color="auto"/>
                <w:right w:val="none" w:sz="0" w:space="0" w:color="auto"/>
              </w:divBdr>
            </w:div>
            <w:div w:id="466970300">
              <w:marLeft w:val="0"/>
              <w:marRight w:val="0"/>
              <w:marTop w:val="0"/>
              <w:marBottom w:val="0"/>
              <w:divBdr>
                <w:top w:val="none" w:sz="0" w:space="0" w:color="auto"/>
                <w:left w:val="none" w:sz="0" w:space="0" w:color="auto"/>
                <w:bottom w:val="none" w:sz="0" w:space="0" w:color="auto"/>
                <w:right w:val="none" w:sz="0" w:space="0" w:color="auto"/>
              </w:divBdr>
            </w:div>
            <w:div w:id="467433547">
              <w:marLeft w:val="0"/>
              <w:marRight w:val="0"/>
              <w:marTop w:val="0"/>
              <w:marBottom w:val="0"/>
              <w:divBdr>
                <w:top w:val="none" w:sz="0" w:space="0" w:color="auto"/>
                <w:left w:val="none" w:sz="0" w:space="0" w:color="auto"/>
                <w:bottom w:val="none" w:sz="0" w:space="0" w:color="auto"/>
                <w:right w:val="none" w:sz="0" w:space="0" w:color="auto"/>
              </w:divBdr>
            </w:div>
            <w:div w:id="468280639">
              <w:marLeft w:val="0"/>
              <w:marRight w:val="0"/>
              <w:marTop w:val="0"/>
              <w:marBottom w:val="0"/>
              <w:divBdr>
                <w:top w:val="none" w:sz="0" w:space="0" w:color="auto"/>
                <w:left w:val="none" w:sz="0" w:space="0" w:color="auto"/>
                <w:bottom w:val="none" w:sz="0" w:space="0" w:color="auto"/>
                <w:right w:val="none" w:sz="0" w:space="0" w:color="auto"/>
              </w:divBdr>
            </w:div>
            <w:div w:id="468592535">
              <w:marLeft w:val="0"/>
              <w:marRight w:val="0"/>
              <w:marTop w:val="0"/>
              <w:marBottom w:val="0"/>
              <w:divBdr>
                <w:top w:val="none" w:sz="0" w:space="0" w:color="auto"/>
                <w:left w:val="none" w:sz="0" w:space="0" w:color="auto"/>
                <w:bottom w:val="none" w:sz="0" w:space="0" w:color="auto"/>
                <w:right w:val="none" w:sz="0" w:space="0" w:color="auto"/>
              </w:divBdr>
            </w:div>
            <w:div w:id="469631689">
              <w:marLeft w:val="0"/>
              <w:marRight w:val="0"/>
              <w:marTop w:val="0"/>
              <w:marBottom w:val="0"/>
              <w:divBdr>
                <w:top w:val="none" w:sz="0" w:space="0" w:color="auto"/>
                <w:left w:val="none" w:sz="0" w:space="0" w:color="auto"/>
                <w:bottom w:val="none" w:sz="0" w:space="0" w:color="auto"/>
                <w:right w:val="none" w:sz="0" w:space="0" w:color="auto"/>
              </w:divBdr>
            </w:div>
            <w:div w:id="471753242">
              <w:marLeft w:val="0"/>
              <w:marRight w:val="0"/>
              <w:marTop w:val="0"/>
              <w:marBottom w:val="0"/>
              <w:divBdr>
                <w:top w:val="none" w:sz="0" w:space="0" w:color="auto"/>
                <w:left w:val="none" w:sz="0" w:space="0" w:color="auto"/>
                <w:bottom w:val="none" w:sz="0" w:space="0" w:color="auto"/>
                <w:right w:val="none" w:sz="0" w:space="0" w:color="auto"/>
              </w:divBdr>
            </w:div>
            <w:div w:id="472601896">
              <w:marLeft w:val="0"/>
              <w:marRight w:val="0"/>
              <w:marTop w:val="0"/>
              <w:marBottom w:val="0"/>
              <w:divBdr>
                <w:top w:val="none" w:sz="0" w:space="0" w:color="auto"/>
                <w:left w:val="none" w:sz="0" w:space="0" w:color="auto"/>
                <w:bottom w:val="none" w:sz="0" w:space="0" w:color="auto"/>
                <w:right w:val="none" w:sz="0" w:space="0" w:color="auto"/>
              </w:divBdr>
            </w:div>
            <w:div w:id="472602413">
              <w:marLeft w:val="0"/>
              <w:marRight w:val="0"/>
              <w:marTop w:val="0"/>
              <w:marBottom w:val="0"/>
              <w:divBdr>
                <w:top w:val="none" w:sz="0" w:space="0" w:color="auto"/>
                <w:left w:val="none" w:sz="0" w:space="0" w:color="auto"/>
                <w:bottom w:val="none" w:sz="0" w:space="0" w:color="auto"/>
                <w:right w:val="none" w:sz="0" w:space="0" w:color="auto"/>
              </w:divBdr>
            </w:div>
            <w:div w:id="474492256">
              <w:marLeft w:val="0"/>
              <w:marRight w:val="0"/>
              <w:marTop w:val="0"/>
              <w:marBottom w:val="0"/>
              <w:divBdr>
                <w:top w:val="none" w:sz="0" w:space="0" w:color="auto"/>
                <w:left w:val="none" w:sz="0" w:space="0" w:color="auto"/>
                <w:bottom w:val="none" w:sz="0" w:space="0" w:color="auto"/>
                <w:right w:val="none" w:sz="0" w:space="0" w:color="auto"/>
              </w:divBdr>
            </w:div>
            <w:div w:id="474878056">
              <w:marLeft w:val="0"/>
              <w:marRight w:val="0"/>
              <w:marTop w:val="0"/>
              <w:marBottom w:val="0"/>
              <w:divBdr>
                <w:top w:val="none" w:sz="0" w:space="0" w:color="auto"/>
                <w:left w:val="none" w:sz="0" w:space="0" w:color="auto"/>
                <w:bottom w:val="none" w:sz="0" w:space="0" w:color="auto"/>
                <w:right w:val="none" w:sz="0" w:space="0" w:color="auto"/>
              </w:divBdr>
            </w:div>
            <w:div w:id="475027417">
              <w:marLeft w:val="0"/>
              <w:marRight w:val="0"/>
              <w:marTop w:val="0"/>
              <w:marBottom w:val="0"/>
              <w:divBdr>
                <w:top w:val="none" w:sz="0" w:space="0" w:color="auto"/>
                <w:left w:val="none" w:sz="0" w:space="0" w:color="auto"/>
                <w:bottom w:val="none" w:sz="0" w:space="0" w:color="auto"/>
                <w:right w:val="none" w:sz="0" w:space="0" w:color="auto"/>
              </w:divBdr>
            </w:div>
            <w:div w:id="475032712">
              <w:marLeft w:val="0"/>
              <w:marRight w:val="0"/>
              <w:marTop w:val="0"/>
              <w:marBottom w:val="0"/>
              <w:divBdr>
                <w:top w:val="none" w:sz="0" w:space="0" w:color="auto"/>
                <w:left w:val="none" w:sz="0" w:space="0" w:color="auto"/>
                <w:bottom w:val="none" w:sz="0" w:space="0" w:color="auto"/>
                <w:right w:val="none" w:sz="0" w:space="0" w:color="auto"/>
              </w:divBdr>
            </w:div>
            <w:div w:id="475225291">
              <w:marLeft w:val="0"/>
              <w:marRight w:val="0"/>
              <w:marTop w:val="0"/>
              <w:marBottom w:val="0"/>
              <w:divBdr>
                <w:top w:val="none" w:sz="0" w:space="0" w:color="auto"/>
                <w:left w:val="none" w:sz="0" w:space="0" w:color="auto"/>
                <w:bottom w:val="none" w:sz="0" w:space="0" w:color="auto"/>
                <w:right w:val="none" w:sz="0" w:space="0" w:color="auto"/>
              </w:divBdr>
            </w:div>
            <w:div w:id="476068487">
              <w:marLeft w:val="0"/>
              <w:marRight w:val="0"/>
              <w:marTop w:val="0"/>
              <w:marBottom w:val="0"/>
              <w:divBdr>
                <w:top w:val="none" w:sz="0" w:space="0" w:color="auto"/>
                <w:left w:val="none" w:sz="0" w:space="0" w:color="auto"/>
                <w:bottom w:val="none" w:sz="0" w:space="0" w:color="auto"/>
                <w:right w:val="none" w:sz="0" w:space="0" w:color="auto"/>
              </w:divBdr>
            </w:div>
            <w:div w:id="476608042">
              <w:marLeft w:val="0"/>
              <w:marRight w:val="0"/>
              <w:marTop w:val="0"/>
              <w:marBottom w:val="0"/>
              <w:divBdr>
                <w:top w:val="none" w:sz="0" w:space="0" w:color="auto"/>
                <w:left w:val="none" w:sz="0" w:space="0" w:color="auto"/>
                <w:bottom w:val="none" w:sz="0" w:space="0" w:color="auto"/>
                <w:right w:val="none" w:sz="0" w:space="0" w:color="auto"/>
              </w:divBdr>
            </w:div>
            <w:div w:id="477500367">
              <w:marLeft w:val="0"/>
              <w:marRight w:val="0"/>
              <w:marTop w:val="0"/>
              <w:marBottom w:val="0"/>
              <w:divBdr>
                <w:top w:val="none" w:sz="0" w:space="0" w:color="auto"/>
                <w:left w:val="none" w:sz="0" w:space="0" w:color="auto"/>
                <w:bottom w:val="none" w:sz="0" w:space="0" w:color="auto"/>
                <w:right w:val="none" w:sz="0" w:space="0" w:color="auto"/>
              </w:divBdr>
            </w:div>
            <w:div w:id="478153283">
              <w:marLeft w:val="0"/>
              <w:marRight w:val="0"/>
              <w:marTop w:val="0"/>
              <w:marBottom w:val="0"/>
              <w:divBdr>
                <w:top w:val="none" w:sz="0" w:space="0" w:color="auto"/>
                <w:left w:val="none" w:sz="0" w:space="0" w:color="auto"/>
                <w:bottom w:val="none" w:sz="0" w:space="0" w:color="auto"/>
                <w:right w:val="none" w:sz="0" w:space="0" w:color="auto"/>
              </w:divBdr>
            </w:div>
            <w:div w:id="480272821">
              <w:marLeft w:val="0"/>
              <w:marRight w:val="0"/>
              <w:marTop w:val="0"/>
              <w:marBottom w:val="0"/>
              <w:divBdr>
                <w:top w:val="none" w:sz="0" w:space="0" w:color="auto"/>
                <w:left w:val="none" w:sz="0" w:space="0" w:color="auto"/>
                <w:bottom w:val="none" w:sz="0" w:space="0" w:color="auto"/>
                <w:right w:val="none" w:sz="0" w:space="0" w:color="auto"/>
              </w:divBdr>
            </w:div>
            <w:div w:id="480848302">
              <w:marLeft w:val="0"/>
              <w:marRight w:val="0"/>
              <w:marTop w:val="0"/>
              <w:marBottom w:val="0"/>
              <w:divBdr>
                <w:top w:val="none" w:sz="0" w:space="0" w:color="auto"/>
                <w:left w:val="none" w:sz="0" w:space="0" w:color="auto"/>
                <w:bottom w:val="none" w:sz="0" w:space="0" w:color="auto"/>
                <w:right w:val="none" w:sz="0" w:space="0" w:color="auto"/>
              </w:divBdr>
            </w:div>
            <w:div w:id="482157244">
              <w:marLeft w:val="0"/>
              <w:marRight w:val="0"/>
              <w:marTop w:val="0"/>
              <w:marBottom w:val="0"/>
              <w:divBdr>
                <w:top w:val="none" w:sz="0" w:space="0" w:color="auto"/>
                <w:left w:val="none" w:sz="0" w:space="0" w:color="auto"/>
                <w:bottom w:val="none" w:sz="0" w:space="0" w:color="auto"/>
                <w:right w:val="none" w:sz="0" w:space="0" w:color="auto"/>
              </w:divBdr>
            </w:div>
            <w:div w:id="484975220">
              <w:marLeft w:val="0"/>
              <w:marRight w:val="0"/>
              <w:marTop w:val="0"/>
              <w:marBottom w:val="0"/>
              <w:divBdr>
                <w:top w:val="none" w:sz="0" w:space="0" w:color="auto"/>
                <w:left w:val="none" w:sz="0" w:space="0" w:color="auto"/>
                <w:bottom w:val="none" w:sz="0" w:space="0" w:color="auto"/>
                <w:right w:val="none" w:sz="0" w:space="0" w:color="auto"/>
              </w:divBdr>
            </w:div>
            <w:div w:id="485628334">
              <w:marLeft w:val="0"/>
              <w:marRight w:val="0"/>
              <w:marTop w:val="0"/>
              <w:marBottom w:val="0"/>
              <w:divBdr>
                <w:top w:val="none" w:sz="0" w:space="0" w:color="auto"/>
                <w:left w:val="none" w:sz="0" w:space="0" w:color="auto"/>
                <w:bottom w:val="none" w:sz="0" w:space="0" w:color="auto"/>
                <w:right w:val="none" w:sz="0" w:space="0" w:color="auto"/>
              </w:divBdr>
            </w:div>
            <w:div w:id="485629671">
              <w:marLeft w:val="0"/>
              <w:marRight w:val="0"/>
              <w:marTop w:val="0"/>
              <w:marBottom w:val="0"/>
              <w:divBdr>
                <w:top w:val="none" w:sz="0" w:space="0" w:color="auto"/>
                <w:left w:val="none" w:sz="0" w:space="0" w:color="auto"/>
                <w:bottom w:val="none" w:sz="0" w:space="0" w:color="auto"/>
                <w:right w:val="none" w:sz="0" w:space="0" w:color="auto"/>
              </w:divBdr>
            </w:div>
            <w:div w:id="487330102">
              <w:marLeft w:val="0"/>
              <w:marRight w:val="0"/>
              <w:marTop w:val="0"/>
              <w:marBottom w:val="0"/>
              <w:divBdr>
                <w:top w:val="none" w:sz="0" w:space="0" w:color="auto"/>
                <w:left w:val="none" w:sz="0" w:space="0" w:color="auto"/>
                <w:bottom w:val="none" w:sz="0" w:space="0" w:color="auto"/>
                <w:right w:val="none" w:sz="0" w:space="0" w:color="auto"/>
              </w:divBdr>
            </w:div>
            <w:div w:id="488061926">
              <w:marLeft w:val="0"/>
              <w:marRight w:val="0"/>
              <w:marTop w:val="0"/>
              <w:marBottom w:val="0"/>
              <w:divBdr>
                <w:top w:val="none" w:sz="0" w:space="0" w:color="auto"/>
                <w:left w:val="none" w:sz="0" w:space="0" w:color="auto"/>
                <w:bottom w:val="none" w:sz="0" w:space="0" w:color="auto"/>
                <w:right w:val="none" w:sz="0" w:space="0" w:color="auto"/>
              </w:divBdr>
            </w:div>
            <w:div w:id="488909146">
              <w:marLeft w:val="0"/>
              <w:marRight w:val="0"/>
              <w:marTop w:val="0"/>
              <w:marBottom w:val="0"/>
              <w:divBdr>
                <w:top w:val="none" w:sz="0" w:space="0" w:color="auto"/>
                <w:left w:val="none" w:sz="0" w:space="0" w:color="auto"/>
                <w:bottom w:val="none" w:sz="0" w:space="0" w:color="auto"/>
                <w:right w:val="none" w:sz="0" w:space="0" w:color="auto"/>
              </w:divBdr>
            </w:div>
            <w:div w:id="489443683">
              <w:marLeft w:val="0"/>
              <w:marRight w:val="0"/>
              <w:marTop w:val="0"/>
              <w:marBottom w:val="0"/>
              <w:divBdr>
                <w:top w:val="none" w:sz="0" w:space="0" w:color="auto"/>
                <w:left w:val="none" w:sz="0" w:space="0" w:color="auto"/>
                <w:bottom w:val="none" w:sz="0" w:space="0" w:color="auto"/>
                <w:right w:val="none" w:sz="0" w:space="0" w:color="auto"/>
              </w:divBdr>
            </w:div>
            <w:div w:id="490489673">
              <w:marLeft w:val="0"/>
              <w:marRight w:val="0"/>
              <w:marTop w:val="0"/>
              <w:marBottom w:val="0"/>
              <w:divBdr>
                <w:top w:val="none" w:sz="0" w:space="0" w:color="auto"/>
                <w:left w:val="none" w:sz="0" w:space="0" w:color="auto"/>
                <w:bottom w:val="none" w:sz="0" w:space="0" w:color="auto"/>
                <w:right w:val="none" w:sz="0" w:space="0" w:color="auto"/>
              </w:divBdr>
            </w:div>
            <w:div w:id="490878612">
              <w:marLeft w:val="0"/>
              <w:marRight w:val="0"/>
              <w:marTop w:val="0"/>
              <w:marBottom w:val="0"/>
              <w:divBdr>
                <w:top w:val="none" w:sz="0" w:space="0" w:color="auto"/>
                <w:left w:val="none" w:sz="0" w:space="0" w:color="auto"/>
                <w:bottom w:val="none" w:sz="0" w:space="0" w:color="auto"/>
                <w:right w:val="none" w:sz="0" w:space="0" w:color="auto"/>
              </w:divBdr>
            </w:div>
            <w:div w:id="491290467">
              <w:marLeft w:val="0"/>
              <w:marRight w:val="0"/>
              <w:marTop w:val="0"/>
              <w:marBottom w:val="0"/>
              <w:divBdr>
                <w:top w:val="none" w:sz="0" w:space="0" w:color="auto"/>
                <w:left w:val="none" w:sz="0" w:space="0" w:color="auto"/>
                <w:bottom w:val="none" w:sz="0" w:space="0" w:color="auto"/>
                <w:right w:val="none" w:sz="0" w:space="0" w:color="auto"/>
              </w:divBdr>
            </w:div>
            <w:div w:id="493879734">
              <w:marLeft w:val="0"/>
              <w:marRight w:val="0"/>
              <w:marTop w:val="0"/>
              <w:marBottom w:val="0"/>
              <w:divBdr>
                <w:top w:val="none" w:sz="0" w:space="0" w:color="auto"/>
                <w:left w:val="none" w:sz="0" w:space="0" w:color="auto"/>
                <w:bottom w:val="none" w:sz="0" w:space="0" w:color="auto"/>
                <w:right w:val="none" w:sz="0" w:space="0" w:color="auto"/>
              </w:divBdr>
            </w:div>
            <w:div w:id="494030507">
              <w:marLeft w:val="0"/>
              <w:marRight w:val="0"/>
              <w:marTop w:val="0"/>
              <w:marBottom w:val="0"/>
              <w:divBdr>
                <w:top w:val="none" w:sz="0" w:space="0" w:color="auto"/>
                <w:left w:val="none" w:sz="0" w:space="0" w:color="auto"/>
                <w:bottom w:val="none" w:sz="0" w:space="0" w:color="auto"/>
                <w:right w:val="none" w:sz="0" w:space="0" w:color="auto"/>
              </w:divBdr>
            </w:div>
            <w:div w:id="495849882">
              <w:marLeft w:val="0"/>
              <w:marRight w:val="0"/>
              <w:marTop w:val="0"/>
              <w:marBottom w:val="0"/>
              <w:divBdr>
                <w:top w:val="none" w:sz="0" w:space="0" w:color="auto"/>
                <w:left w:val="none" w:sz="0" w:space="0" w:color="auto"/>
                <w:bottom w:val="none" w:sz="0" w:space="0" w:color="auto"/>
                <w:right w:val="none" w:sz="0" w:space="0" w:color="auto"/>
              </w:divBdr>
            </w:div>
            <w:div w:id="496386597">
              <w:marLeft w:val="0"/>
              <w:marRight w:val="0"/>
              <w:marTop w:val="0"/>
              <w:marBottom w:val="0"/>
              <w:divBdr>
                <w:top w:val="none" w:sz="0" w:space="0" w:color="auto"/>
                <w:left w:val="none" w:sz="0" w:space="0" w:color="auto"/>
                <w:bottom w:val="none" w:sz="0" w:space="0" w:color="auto"/>
                <w:right w:val="none" w:sz="0" w:space="0" w:color="auto"/>
              </w:divBdr>
            </w:div>
            <w:div w:id="497698524">
              <w:marLeft w:val="0"/>
              <w:marRight w:val="0"/>
              <w:marTop w:val="0"/>
              <w:marBottom w:val="0"/>
              <w:divBdr>
                <w:top w:val="none" w:sz="0" w:space="0" w:color="auto"/>
                <w:left w:val="none" w:sz="0" w:space="0" w:color="auto"/>
                <w:bottom w:val="none" w:sz="0" w:space="0" w:color="auto"/>
                <w:right w:val="none" w:sz="0" w:space="0" w:color="auto"/>
              </w:divBdr>
            </w:div>
            <w:div w:id="499657189">
              <w:marLeft w:val="0"/>
              <w:marRight w:val="0"/>
              <w:marTop w:val="0"/>
              <w:marBottom w:val="0"/>
              <w:divBdr>
                <w:top w:val="none" w:sz="0" w:space="0" w:color="auto"/>
                <w:left w:val="none" w:sz="0" w:space="0" w:color="auto"/>
                <w:bottom w:val="none" w:sz="0" w:space="0" w:color="auto"/>
                <w:right w:val="none" w:sz="0" w:space="0" w:color="auto"/>
              </w:divBdr>
            </w:div>
            <w:div w:id="500971850">
              <w:marLeft w:val="0"/>
              <w:marRight w:val="0"/>
              <w:marTop w:val="0"/>
              <w:marBottom w:val="0"/>
              <w:divBdr>
                <w:top w:val="none" w:sz="0" w:space="0" w:color="auto"/>
                <w:left w:val="none" w:sz="0" w:space="0" w:color="auto"/>
                <w:bottom w:val="none" w:sz="0" w:space="0" w:color="auto"/>
                <w:right w:val="none" w:sz="0" w:space="0" w:color="auto"/>
              </w:divBdr>
            </w:div>
            <w:div w:id="503277191">
              <w:marLeft w:val="0"/>
              <w:marRight w:val="0"/>
              <w:marTop w:val="0"/>
              <w:marBottom w:val="0"/>
              <w:divBdr>
                <w:top w:val="none" w:sz="0" w:space="0" w:color="auto"/>
                <w:left w:val="none" w:sz="0" w:space="0" w:color="auto"/>
                <w:bottom w:val="none" w:sz="0" w:space="0" w:color="auto"/>
                <w:right w:val="none" w:sz="0" w:space="0" w:color="auto"/>
              </w:divBdr>
            </w:div>
            <w:div w:id="504366783">
              <w:marLeft w:val="0"/>
              <w:marRight w:val="0"/>
              <w:marTop w:val="0"/>
              <w:marBottom w:val="0"/>
              <w:divBdr>
                <w:top w:val="none" w:sz="0" w:space="0" w:color="auto"/>
                <w:left w:val="none" w:sz="0" w:space="0" w:color="auto"/>
                <w:bottom w:val="none" w:sz="0" w:space="0" w:color="auto"/>
                <w:right w:val="none" w:sz="0" w:space="0" w:color="auto"/>
              </w:divBdr>
            </w:div>
            <w:div w:id="505630604">
              <w:marLeft w:val="0"/>
              <w:marRight w:val="0"/>
              <w:marTop w:val="0"/>
              <w:marBottom w:val="0"/>
              <w:divBdr>
                <w:top w:val="none" w:sz="0" w:space="0" w:color="auto"/>
                <w:left w:val="none" w:sz="0" w:space="0" w:color="auto"/>
                <w:bottom w:val="none" w:sz="0" w:space="0" w:color="auto"/>
                <w:right w:val="none" w:sz="0" w:space="0" w:color="auto"/>
              </w:divBdr>
            </w:div>
            <w:div w:id="506941628">
              <w:marLeft w:val="0"/>
              <w:marRight w:val="0"/>
              <w:marTop w:val="0"/>
              <w:marBottom w:val="0"/>
              <w:divBdr>
                <w:top w:val="none" w:sz="0" w:space="0" w:color="auto"/>
                <w:left w:val="none" w:sz="0" w:space="0" w:color="auto"/>
                <w:bottom w:val="none" w:sz="0" w:space="0" w:color="auto"/>
                <w:right w:val="none" w:sz="0" w:space="0" w:color="auto"/>
              </w:divBdr>
            </w:div>
            <w:div w:id="506944283">
              <w:marLeft w:val="0"/>
              <w:marRight w:val="0"/>
              <w:marTop w:val="0"/>
              <w:marBottom w:val="0"/>
              <w:divBdr>
                <w:top w:val="none" w:sz="0" w:space="0" w:color="auto"/>
                <w:left w:val="none" w:sz="0" w:space="0" w:color="auto"/>
                <w:bottom w:val="none" w:sz="0" w:space="0" w:color="auto"/>
                <w:right w:val="none" w:sz="0" w:space="0" w:color="auto"/>
              </w:divBdr>
            </w:div>
            <w:div w:id="507063199">
              <w:marLeft w:val="0"/>
              <w:marRight w:val="0"/>
              <w:marTop w:val="0"/>
              <w:marBottom w:val="0"/>
              <w:divBdr>
                <w:top w:val="none" w:sz="0" w:space="0" w:color="auto"/>
                <w:left w:val="none" w:sz="0" w:space="0" w:color="auto"/>
                <w:bottom w:val="none" w:sz="0" w:space="0" w:color="auto"/>
                <w:right w:val="none" w:sz="0" w:space="0" w:color="auto"/>
              </w:divBdr>
            </w:div>
            <w:div w:id="507252208">
              <w:marLeft w:val="0"/>
              <w:marRight w:val="0"/>
              <w:marTop w:val="0"/>
              <w:marBottom w:val="0"/>
              <w:divBdr>
                <w:top w:val="none" w:sz="0" w:space="0" w:color="auto"/>
                <w:left w:val="none" w:sz="0" w:space="0" w:color="auto"/>
                <w:bottom w:val="none" w:sz="0" w:space="0" w:color="auto"/>
                <w:right w:val="none" w:sz="0" w:space="0" w:color="auto"/>
              </w:divBdr>
            </w:div>
            <w:div w:id="508983246">
              <w:marLeft w:val="0"/>
              <w:marRight w:val="0"/>
              <w:marTop w:val="0"/>
              <w:marBottom w:val="0"/>
              <w:divBdr>
                <w:top w:val="none" w:sz="0" w:space="0" w:color="auto"/>
                <w:left w:val="none" w:sz="0" w:space="0" w:color="auto"/>
                <w:bottom w:val="none" w:sz="0" w:space="0" w:color="auto"/>
                <w:right w:val="none" w:sz="0" w:space="0" w:color="auto"/>
              </w:divBdr>
            </w:div>
            <w:div w:id="510611826">
              <w:marLeft w:val="0"/>
              <w:marRight w:val="0"/>
              <w:marTop w:val="0"/>
              <w:marBottom w:val="0"/>
              <w:divBdr>
                <w:top w:val="none" w:sz="0" w:space="0" w:color="auto"/>
                <w:left w:val="none" w:sz="0" w:space="0" w:color="auto"/>
                <w:bottom w:val="none" w:sz="0" w:space="0" w:color="auto"/>
                <w:right w:val="none" w:sz="0" w:space="0" w:color="auto"/>
              </w:divBdr>
            </w:div>
            <w:div w:id="511645342">
              <w:marLeft w:val="0"/>
              <w:marRight w:val="0"/>
              <w:marTop w:val="0"/>
              <w:marBottom w:val="0"/>
              <w:divBdr>
                <w:top w:val="none" w:sz="0" w:space="0" w:color="auto"/>
                <w:left w:val="none" w:sz="0" w:space="0" w:color="auto"/>
                <w:bottom w:val="none" w:sz="0" w:space="0" w:color="auto"/>
                <w:right w:val="none" w:sz="0" w:space="0" w:color="auto"/>
              </w:divBdr>
            </w:div>
            <w:div w:id="511651357">
              <w:marLeft w:val="0"/>
              <w:marRight w:val="0"/>
              <w:marTop w:val="0"/>
              <w:marBottom w:val="0"/>
              <w:divBdr>
                <w:top w:val="none" w:sz="0" w:space="0" w:color="auto"/>
                <w:left w:val="none" w:sz="0" w:space="0" w:color="auto"/>
                <w:bottom w:val="none" w:sz="0" w:space="0" w:color="auto"/>
                <w:right w:val="none" w:sz="0" w:space="0" w:color="auto"/>
              </w:divBdr>
            </w:div>
            <w:div w:id="511800981">
              <w:marLeft w:val="0"/>
              <w:marRight w:val="0"/>
              <w:marTop w:val="0"/>
              <w:marBottom w:val="0"/>
              <w:divBdr>
                <w:top w:val="none" w:sz="0" w:space="0" w:color="auto"/>
                <w:left w:val="none" w:sz="0" w:space="0" w:color="auto"/>
                <w:bottom w:val="none" w:sz="0" w:space="0" w:color="auto"/>
                <w:right w:val="none" w:sz="0" w:space="0" w:color="auto"/>
              </w:divBdr>
            </w:div>
            <w:div w:id="513155339">
              <w:marLeft w:val="0"/>
              <w:marRight w:val="0"/>
              <w:marTop w:val="0"/>
              <w:marBottom w:val="0"/>
              <w:divBdr>
                <w:top w:val="none" w:sz="0" w:space="0" w:color="auto"/>
                <w:left w:val="none" w:sz="0" w:space="0" w:color="auto"/>
                <w:bottom w:val="none" w:sz="0" w:space="0" w:color="auto"/>
                <w:right w:val="none" w:sz="0" w:space="0" w:color="auto"/>
              </w:divBdr>
            </w:div>
            <w:div w:id="514345603">
              <w:marLeft w:val="0"/>
              <w:marRight w:val="0"/>
              <w:marTop w:val="0"/>
              <w:marBottom w:val="0"/>
              <w:divBdr>
                <w:top w:val="none" w:sz="0" w:space="0" w:color="auto"/>
                <w:left w:val="none" w:sz="0" w:space="0" w:color="auto"/>
                <w:bottom w:val="none" w:sz="0" w:space="0" w:color="auto"/>
                <w:right w:val="none" w:sz="0" w:space="0" w:color="auto"/>
              </w:divBdr>
            </w:div>
            <w:div w:id="515651356">
              <w:marLeft w:val="0"/>
              <w:marRight w:val="0"/>
              <w:marTop w:val="0"/>
              <w:marBottom w:val="0"/>
              <w:divBdr>
                <w:top w:val="none" w:sz="0" w:space="0" w:color="auto"/>
                <w:left w:val="none" w:sz="0" w:space="0" w:color="auto"/>
                <w:bottom w:val="none" w:sz="0" w:space="0" w:color="auto"/>
                <w:right w:val="none" w:sz="0" w:space="0" w:color="auto"/>
              </w:divBdr>
            </w:div>
            <w:div w:id="516192519">
              <w:marLeft w:val="0"/>
              <w:marRight w:val="0"/>
              <w:marTop w:val="0"/>
              <w:marBottom w:val="0"/>
              <w:divBdr>
                <w:top w:val="none" w:sz="0" w:space="0" w:color="auto"/>
                <w:left w:val="none" w:sz="0" w:space="0" w:color="auto"/>
                <w:bottom w:val="none" w:sz="0" w:space="0" w:color="auto"/>
                <w:right w:val="none" w:sz="0" w:space="0" w:color="auto"/>
              </w:divBdr>
            </w:div>
            <w:div w:id="517233927">
              <w:marLeft w:val="0"/>
              <w:marRight w:val="0"/>
              <w:marTop w:val="0"/>
              <w:marBottom w:val="0"/>
              <w:divBdr>
                <w:top w:val="none" w:sz="0" w:space="0" w:color="auto"/>
                <w:left w:val="none" w:sz="0" w:space="0" w:color="auto"/>
                <w:bottom w:val="none" w:sz="0" w:space="0" w:color="auto"/>
                <w:right w:val="none" w:sz="0" w:space="0" w:color="auto"/>
              </w:divBdr>
            </w:div>
            <w:div w:id="517236933">
              <w:marLeft w:val="0"/>
              <w:marRight w:val="0"/>
              <w:marTop w:val="0"/>
              <w:marBottom w:val="0"/>
              <w:divBdr>
                <w:top w:val="none" w:sz="0" w:space="0" w:color="auto"/>
                <w:left w:val="none" w:sz="0" w:space="0" w:color="auto"/>
                <w:bottom w:val="none" w:sz="0" w:space="0" w:color="auto"/>
                <w:right w:val="none" w:sz="0" w:space="0" w:color="auto"/>
              </w:divBdr>
            </w:div>
            <w:div w:id="518009435">
              <w:marLeft w:val="0"/>
              <w:marRight w:val="0"/>
              <w:marTop w:val="0"/>
              <w:marBottom w:val="0"/>
              <w:divBdr>
                <w:top w:val="none" w:sz="0" w:space="0" w:color="auto"/>
                <w:left w:val="none" w:sz="0" w:space="0" w:color="auto"/>
                <w:bottom w:val="none" w:sz="0" w:space="0" w:color="auto"/>
                <w:right w:val="none" w:sz="0" w:space="0" w:color="auto"/>
              </w:divBdr>
            </w:div>
            <w:div w:id="518547699">
              <w:marLeft w:val="0"/>
              <w:marRight w:val="0"/>
              <w:marTop w:val="0"/>
              <w:marBottom w:val="0"/>
              <w:divBdr>
                <w:top w:val="none" w:sz="0" w:space="0" w:color="auto"/>
                <w:left w:val="none" w:sz="0" w:space="0" w:color="auto"/>
                <w:bottom w:val="none" w:sz="0" w:space="0" w:color="auto"/>
                <w:right w:val="none" w:sz="0" w:space="0" w:color="auto"/>
              </w:divBdr>
            </w:div>
            <w:div w:id="519003243">
              <w:marLeft w:val="0"/>
              <w:marRight w:val="0"/>
              <w:marTop w:val="0"/>
              <w:marBottom w:val="0"/>
              <w:divBdr>
                <w:top w:val="none" w:sz="0" w:space="0" w:color="auto"/>
                <w:left w:val="none" w:sz="0" w:space="0" w:color="auto"/>
                <w:bottom w:val="none" w:sz="0" w:space="0" w:color="auto"/>
                <w:right w:val="none" w:sz="0" w:space="0" w:color="auto"/>
              </w:divBdr>
            </w:div>
            <w:div w:id="522939079">
              <w:marLeft w:val="0"/>
              <w:marRight w:val="0"/>
              <w:marTop w:val="0"/>
              <w:marBottom w:val="0"/>
              <w:divBdr>
                <w:top w:val="none" w:sz="0" w:space="0" w:color="auto"/>
                <w:left w:val="none" w:sz="0" w:space="0" w:color="auto"/>
                <w:bottom w:val="none" w:sz="0" w:space="0" w:color="auto"/>
                <w:right w:val="none" w:sz="0" w:space="0" w:color="auto"/>
              </w:divBdr>
            </w:div>
            <w:div w:id="524901047">
              <w:marLeft w:val="0"/>
              <w:marRight w:val="0"/>
              <w:marTop w:val="0"/>
              <w:marBottom w:val="0"/>
              <w:divBdr>
                <w:top w:val="none" w:sz="0" w:space="0" w:color="auto"/>
                <w:left w:val="none" w:sz="0" w:space="0" w:color="auto"/>
                <w:bottom w:val="none" w:sz="0" w:space="0" w:color="auto"/>
                <w:right w:val="none" w:sz="0" w:space="0" w:color="auto"/>
              </w:divBdr>
            </w:div>
            <w:div w:id="524949234">
              <w:marLeft w:val="0"/>
              <w:marRight w:val="0"/>
              <w:marTop w:val="0"/>
              <w:marBottom w:val="0"/>
              <w:divBdr>
                <w:top w:val="none" w:sz="0" w:space="0" w:color="auto"/>
                <w:left w:val="none" w:sz="0" w:space="0" w:color="auto"/>
                <w:bottom w:val="none" w:sz="0" w:space="0" w:color="auto"/>
                <w:right w:val="none" w:sz="0" w:space="0" w:color="auto"/>
              </w:divBdr>
            </w:div>
            <w:div w:id="524949630">
              <w:marLeft w:val="0"/>
              <w:marRight w:val="0"/>
              <w:marTop w:val="0"/>
              <w:marBottom w:val="0"/>
              <w:divBdr>
                <w:top w:val="none" w:sz="0" w:space="0" w:color="auto"/>
                <w:left w:val="none" w:sz="0" w:space="0" w:color="auto"/>
                <w:bottom w:val="none" w:sz="0" w:space="0" w:color="auto"/>
                <w:right w:val="none" w:sz="0" w:space="0" w:color="auto"/>
              </w:divBdr>
            </w:div>
            <w:div w:id="526068078">
              <w:marLeft w:val="0"/>
              <w:marRight w:val="0"/>
              <w:marTop w:val="0"/>
              <w:marBottom w:val="0"/>
              <w:divBdr>
                <w:top w:val="none" w:sz="0" w:space="0" w:color="auto"/>
                <w:left w:val="none" w:sz="0" w:space="0" w:color="auto"/>
                <w:bottom w:val="none" w:sz="0" w:space="0" w:color="auto"/>
                <w:right w:val="none" w:sz="0" w:space="0" w:color="auto"/>
              </w:divBdr>
            </w:div>
            <w:div w:id="528420155">
              <w:marLeft w:val="0"/>
              <w:marRight w:val="0"/>
              <w:marTop w:val="0"/>
              <w:marBottom w:val="0"/>
              <w:divBdr>
                <w:top w:val="none" w:sz="0" w:space="0" w:color="auto"/>
                <w:left w:val="none" w:sz="0" w:space="0" w:color="auto"/>
                <w:bottom w:val="none" w:sz="0" w:space="0" w:color="auto"/>
                <w:right w:val="none" w:sz="0" w:space="0" w:color="auto"/>
              </w:divBdr>
            </w:div>
            <w:div w:id="528955363">
              <w:marLeft w:val="0"/>
              <w:marRight w:val="0"/>
              <w:marTop w:val="0"/>
              <w:marBottom w:val="0"/>
              <w:divBdr>
                <w:top w:val="none" w:sz="0" w:space="0" w:color="auto"/>
                <w:left w:val="none" w:sz="0" w:space="0" w:color="auto"/>
                <w:bottom w:val="none" w:sz="0" w:space="0" w:color="auto"/>
                <w:right w:val="none" w:sz="0" w:space="0" w:color="auto"/>
              </w:divBdr>
            </w:div>
            <w:div w:id="532814184">
              <w:marLeft w:val="0"/>
              <w:marRight w:val="0"/>
              <w:marTop w:val="0"/>
              <w:marBottom w:val="0"/>
              <w:divBdr>
                <w:top w:val="none" w:sz="0" w:space="0" w:color="auto"/>
                <w:left w:val="none" w:sz="0" w:space="0" w:color="auto"/>
                <w:bottom w:val="none" w:sz="0" w:space="0" w:color="auto"/>
                <w:right w:val="none" w:sz="0" w:space="0" w:color="auto"/>
              </w:divBdr>
            </w:div>
            <w:div w:id="533426546">
              <w:marLeft w:val="0"/>
              <w:marRight w:val="0"/>
              <w:marTop w:val="0"/>
              <w:marBottom w:val="0"/>
              <w:divBdr>
                <w:top w:val="none" w:sz="0" w:space="0" w:color="auto"/>
                <w:left w:val="none" w:sz="0" w:space="0" w:color="auto"/>
                <w:bottom w:val="none" w:sz="0" w:space="0" w:color="auto"/>
                <w:right w:val="none" w:sz="0" w:space="0" w:color="auto"/>
              </w:divBdr>
            </w:div>
            <w:div w:id="536356574">
              <w:marLeft w:val="0"/>
              <w:marRight w:val="0"/>
              <w:marTop w:val="0"/>
              <w:marBottom w:val="0"/>
              <w:divBdr>
                <w:top w:val="none" w:sz="0" w:space="0" w:color="auto"/>
                <w:left w:val="none" w:sz="0" w:space="0" w:color="auto"/>
                <w:bottom w:val="none" w:sz="0" w:space="0" w:color="auto"/>
                <w:right w:val="none" w:sz="0" w:space="0" w:color="auto"/>
              </w:divBdr>
            </w:div>
            <w:div w:id="536818612">
              <w:marLeft w:val="0"/>
              <w:marRight w:val="0"/>
              <w:marTop w:val="0"/>
              <w:marBottom w:val="0"/>
              <w:divBdr>
                <w:top w:val="none" w:sz="0" w:space="0" w:color="auto"/>
                <w:left w:val="none" w:sz="0" w:space="0" w:color="auto"/>
                <w:bottom w:val="none" w:sz="0" w:space="0" w:color="auto"/>
                <w:right w:val="none" w:sz="0" w:space="0" w:color="auto"/>
              </w:divBdr>
            </w:div>
            <w:div w:id="538276843">
              <w:marLeft w:val="0"/>
              <w:marRight w:val="0"/>
              <w:marTop w:val="0"/>
              <w:marBottom w:val="0"/>
              <w:divBdr>
                <w:top w:val="none" w:sz="0" w:space="0" w:color="auto"/>
                <w:left w:val="none" w:sz="0" w:space="0" w:color="auto"/>
                <w:bottom w:val="none" w:sz="0" w:space="0" w:color="auto"/>
                <w:right w:val="none" w:sz="0" w:space="0" w:color="auto"/>
              </w:divBdr>
            </w:div>
            <w:div w:id="539438117">
              <w:marLeft w:val="0"/>
              <w:marRight w:val="0"/>
              <w:marTop w:val="0"/>
              <w:marBottom w:val="0"/>
              <w:divBdr>
                <w:top w:val="none" w:sz="0" w:space="0" w:color="auto"/>
                <w:left w:val="none" w:sz="0" w:space="0" w:color="auto"/>
                <w:bottom w:val="none" w:sz="0" w:space="0" w:color="auto"/>
                <w:right w:val="none" w:sz="0" w:space="0" w:color="auto"/>
              </w:divBdr>
            </w:div>
            <w:div w:id="540215437">
              <w:marLeft w:val="0"/>
              <w:marRight w:val="0"/>
              <w:marTop w:val="0"/>
              <w:marBottom w:val="0"/>
              <w:divBdr>
                <w:top w:val="none" w:sz="0" w:space="0" w:color="auto"/>
                <w:left w:val="none" w:sz="0" w:space="0" w:color="auto"/>
                <w:bottom w:val="none" w:sz="0" w:space="0" w:color="auto"/>
                <w:right w:val="none" w:sz="0" w:space="0" w:color="auto"/>
              </w:divBdr>
            </w:div>
            <w:div w:id="544490195">
              <w:marLeft w:val="0"/>
              <w:marRight w:val="0"/>
              <w:marTop w:val="0"/>
              <w:marBottom w:val="0"/>
              <w:divBdr>
                <w:top w:val="none" w:sz="0" w:space="0" w:color="auto"/>
                <w:left w:val="none" w:sz="0" w:space="0" w:color="auto"/>
                <w:bottom w:val="none" w:sz="0" w:space="0" w:color="auto"/>
                <w:right w:val="none" w:sz="0" w:space="0" w:color="auto"/>
              </w:divBdr>
            </w:div>
            <w:div w:id="544492746">
              <w:marLeft w:val="0"/>
              <w:marRight w:val="0"/>
              <w:marTop w:val="0"/>
              <w:marBottom w:val="0"/>
              <w:divBdr>
                <w:top w:val="none" w:sz="0" w:space="0" w:color="auto"/>
                <w:left w:val="none" w:sz="0" w:space="0" w:color="auto"/>
                <w:bottom w:val="none" w:sz="0" w:space="0" w:color="auto"/>
                <w:right w:val="none" w:sz="0" w:space="0" w:color="auto"/>
              </w:divBdr>
            </w:div>
            <w:div w:id="548763398">
              <w:marLeft w:val="0"/>
              <w:marRight w:val="0"/>
              <w:marTop w:val="0"/>
              <w:marBottom w:val="0"/>
              <w:divBdr>
                <w:top w:val="none" w:sz="0" w:space="0" w:color="auto"/>
                <w:left w:val="none" w:sz="0" w:space="0" w:color="auto"/>
                <w:bottom w:val="none" w:sz="0" w:space="0" w:color="auto"/>
                <w:right w:val="none" w:sz="0" w:space="0" w:color="auto"/>
              </w:divBdr>
            </w:div>
            <w:div w:id="549538948">
              <w:marLeft w:val="0"/>
              <w:marRight w:val="0"/>
              <w:marTop w:val="0"/>
              <w:marBottom w:val="0"/>
              <w:divBdr>
                <w:top w:val="none" w:sz="0" w:space="0" w:color="auto"/>
                <w:left w:val="none" w:sz="0" w:space="0" w:color="auto"/>
                <w:bottom w:val="none" w:sz="0" w:space="0" w:color="auto"/>
                <w:right w:val="none" w:sz="0" w:space="0" w:color="auto"/>
              </w:divBdr>
            </w:div>
            <w:div w:id="550116878">
              <w:marLeft w:val="0"/>
              <w:marRight w:val="0"/>
              <w:marTop w:val="0"/>
              <w:marBottom w:val="0"/>
              <w:divBdr>
                <w:top w:val="none" w:sz="0" w:space="0" w:color="auto"/>
                <w:left w:val="none" w:sz="0" w:space="0" w:color="auto"/>
                <w:bottom w:val="none" w:sz="0" w:space="0" w:color="auto"/>
                <w:right w:val="none" w:sz="0" w:space="0" w:color="auto"/>
              </w:divBdr>
            </w:div>
            <w:div w:id="550699034">
              <w:marLeft w:val="0"/>
              <w:marRight w:val="0"/>
              <w:marTop w:val="0"/>
              <w:marBottom w:val="0"/>
              <w:divBdr>
                <w:top w:val="none" w:sz="0" w:space="0" w:color="auto"/>
                <w:left w:val="none" w:sz="0" w:space="0" w:color="auto"/>
                <w:bottom w:val="none" w:sz="0" w:space="0" w:color="auto"/>
                <w:right w:val="none" w:sz="0" w:space="0" w:color="auto"/>
              </w:divBdr>
            </w:div>
            <w:div w:id="552041639">
              <w:marLeft w:val="0"/>
              <w:marRight w:val="0"/>
              <w:marTop w:val="0"/>
              <w:marBottom w:val="0"/>
              <w:divBdr>
                <w:top w:val="none" w:sz="0" w:space="0" w:color="auto"/>
                <w:left w:val="none" w:sz="0" w:space="0" w:color="auto"/>
                <w:bottom w:val="none" w:sz="0" w:space="0" w:color="auto"/>
                <w:right w:val="none" w:sz="0" w:space="0" w:color="auto"/>
              </w:divBdr>
            </w:div>
            <w:div w:id="552235090">
              <w:marLeft w:val="0"/>
              <w:marRight w:val="0"/>
              <w:marTop w:val="0"/>
              <w:marBottom w:val="0"/>
              <w:divBdr>
                <w:top w:val="none" w:sz="0" w:space="0" w:color="auto"/>
                <w:left w:val="none" w:sz="0" w:space="0" w:color="auto"/>
                <w:bottom w:val="none" w:sz="0" w:space="0" w:color="auto"/>
                <w:right w:val="none" w:sz="0" w:space="0" w:color="auto"/>
              </w:divBdr>
            </w:div>
            <w:div w:id="555777202">
              <w:marLeft w:val="0"/>
              <w:marRight w:val="0"/>
              <w:marTop w:val="0"/>
              <w:marBottom w:val="0"/>
              <w:divBdr>
                <w:top w:val="none" w:sz="0" w:space="0" w:color="auto"/>
                <w:left w:val="none" w:sz="0" w:space="0" w:color="auto"/>
                <w:bottom w:val="none" w:sz="0" w:space="0" w:color="auto"/>
                <w:right w:val="none" w:sz="0" w:space="0" w:color="auto"/>
              </w:divBdr>
            </w:div>
            <w:div w:id="555822284">
              <w:marLeft w:val="0"/>
              <w:marRight w:val="0"/>
              <w:marTop w:val="0"/>
              <w:marBottom w:val="0"/>
              <w:divBdr>
                <w:top w:val="none" w:sz="0" w:space="0" w:color="auto"/>
                <w:left w:val="none" w:sz="0" w:space="0" w:color="auto"/>
                <w:bottom w:val="none" w:sz="0" w:space="0" w:color="auto"/>
                <w:right w:val="none" w:sz="0" w:space="0" w:color="auto"/>
              </w:divBdr>
            </w:div>
            <w:div w:id="556207254">
              <w:marLeft w:val="0"/>
              <w:marRight w:val="0"/>
              <w:marTop w:val="0"/>
              <w:marBottom w:val="0"/>
              <w:divBdr>
                <w:top w:val="none" w:sz="0" w:space="0" w:color="auto"/>
                <w:left w:val="none" w:sz="0" w:space="0" w:color="auto"/>
                <w:bottom w:val="none" w:sz="0" w:space="0" w:color="auto"/>
                <w:right w:val="none" w:sz="0" w:space="0" w:color="auto"/>
              </w:divBdr>
            </w:div>
            <w:div w:id="556861611">
              <w:marLeft w:val="0"/>
              <w:marRight w:val="0"/>
              <w:marTop w:val="0"/>
              <w:marBottom w:val="0"/>
              <w:divBdr>
                <w:top w:val="none" w:sz="0" w:space="0" w:color="auto"/>
                <w:left w:val="none" w:sz="0" w:space="0" w:color="auto"/>
                <w:bottom w:val="none" w:sz="0" w:space="0" w:color="auto"/>
                <w:right w:val="none" w:sz="0" w:space="0" w:color="auto"/>
              </w:divBdr>
            </w:div>
            <w:div w:id="557935004">
              <w:marLeft w:val="0"/>
              <w:marRight w:val="0"/>
              <w:marTop w:val="0"/>
              <w:marBottom w:val="0"/>
              <w:divBdr>
                <w:top w:val="none" w:sz="0" w:space="0" w:color="auto"/>
                <w:left w:val="none" w:sz="0" w:space="0" w:color="auto"/>
                <w:bottom w:val="none" w:sz="0" w:space="0" w:color="auto"/>
                <w:right w:val="none" w:sz="0" w:space="0" w:color="auto"/>
              </w:divBdr>
            </w:div>
            <w:div w:id="558370595">
              <w:marLeft w:val="0"/>
              <w:marRight w:val="0"/>
              <w:marTop w:val="0"/>
              <w:marBottom w:val="0"/>
              <w:divBdr>
                <w:top w:val="none" w:sz="0" w:space="0" w:color="auto"/>
                <w:left w:val="none" w:sz="0" w:space="0" w:color="auto"/>
                <w:bottom w:val="none" w:sz="0" w:space="0" w:color="auto"/>
                <w:right w:val="none" w:sz="0" w:space="0" w:color="auto"/>
              </w:divBdr>
            </w:div>
            <w:div w:id="559439250">
              <w:marLeft w:val="0"/>
              <w:marRight w:val="0"/>
              <w:marTop w:val="0"/>
              <w:marBottom w:val="0"/>
              <w:divBdr>
                <w:top w:val="none" w:sz="0" w:space="0" w:color="auto"/>
                <w:left w:val="none" w:sz="0" w:space="0" w:color="auto"/>
                <w:bottom w:val="none" w:sz="0" w:space="0" w:color="auto"/>
                <w:right w:val="none" w:sz="0" w:space="0" w:color="auto"/>
              </w:divBdr>
            </w:div>
            <w:div w:id="560596155">
              <w:marLeft w:val="0"/>
              <w:marRight w:val="0"/>
              <w:marTop w:val="0"/>
              <w:marBottom w:val="0"/>
              <w:divBdr>
                <w:top w:val="none" w:sz="0" w:space="0" w:color="auto"/>
                <w:left w:val="none" w:sz="0" w:space="0" w:color="auto"/>
                <w:bottom w:val="none" w:sz="0" w:space="0" w:color="auto"/>
                <w:right w:val="none" w:sz="0" w:space="0" w:color="auto"/>
              </w:divBdr>
            </w:div>
            <w:div w:id="562258853">
              <w:marLeft w:val="0"/>
              <w:marRight w:val="0"/>
              <w:marTop w:val="0"/>
              <w:marBottom w:val="0"/>
              <w:divBdr>
                <w:top w:val="none" w:sz="0" w:space="0" w:color="auto"/>
                <w:left w:val="none" w:sz="0" w:space="0" w:color="auto"/>
                <w:bottom w:val="none" w:sz="0" w:space="0" w:color="auto"/>
                <w:right w:val="none" w:sz="0" w:space="0" w:color="auto"/>
              </w:divBdr>
            </w:div>
            <w:div w:id="563568211">
              <w:marLeft w:val="0"/>
              <w:marRight w:val="0"/>
              <w:marTop w:val="0"/>
              <w:marBottom w:val="0"/>
              <w:divBdr>
                <w:top w:val="none" w:sz="0" w:space="0" w:color="auto"/>
                <w:left w:val="none" w:sz="0" w:space="0" w:color="auto"/>
                <w:bottom w:val="none" w:sz="0" w:space="0" w:color="auto"/>
                <w:right w:val="none" w:sz="0" w:space="0" w:color="auto"/>
              </w:divBdr>
            </w:div>
            <w:div w:id="564337422">
              <w:marLeft w:val="0"/>
              <w:marRight w:val="0"/>
              <w:marTop w:val="0"/>
              <w:marBottom w:val="0"/>
              <w:divBdr>
                <w:top w:val="none" w:sz="0" w:space="0" w:color="auto"/>
                <w:left w:val="none" w:sz="0" w:space="0" w:color="auto"/>
                <w:bottom w:val="none" w:sz="0" w:space="0" w:color="auto"/>
                <w:right w:val="none" w:sz="0" w:space="0" w:color="auto"/>
              </w:divBdr>
            </w:div>
            <w:div w:id="567764019">
              <w:marLeft w:val="0"/>
              <w:marRight w:val="0"/>
              <w:marTop w:val="0"/>
              <w:marBottom w:val="0"/>
              <w:divBdr>
                <w:top w:val="none" w:sz="0" w:space="0" w:color="auto"/>
                <w:left w:val="none" w:sz="0" w:space="0" w:color="auto"/>
                <w:bottom w:val="none" w:sz="0" w:space="0" w:color="auto"/>
                <w:right w:val="none" w:sz="0" w:space="0" w:color="auto"/>
              </w:divBdr>
            </w:div>
            <w:div w:id="567769531">
              <w:marLeft w:val="0"/>
              <w:marRight w:val="0"/>
              <w:marTop w:val="0"/>
              <w:marBottom w:val="0"/>
              <w:divBdr>
                <w:top w:val="none" w:sz="0" w:space="0" w:color="auto"/>
                <w:left w:val="none" w:sz="0" w:space="0" w:color="auto"/>
                <w:bottom w:val="none" w:sz="0" w:space="0" w:color="auto"/>
                <w:right w:val="none" w:sz="0" w:space="0" w:color="auto"/>
              </w:divBdr>
            </w:div>
            <w:div w:id="568619554">
              <w:marLeft w:val="0"/>
              <w:marRight w:val="0"/>
              <w:marTop w:val="0"/>
              <w:marBottom w:val="0"/>
              <w:divBdr>
                <w:top w:val="none" w:sz="0" w:space="0" w:color="auto"/>
                <w:left w:val="none" w:sz="0" w:space="0" w:color="auto"/>
                <w:bottom w:val="none" w:sz="0" w:space="0" w:color="auto"/>
                <w:right w:val="none" w:sz="0" w:space="0" w:color="auto"/>
              </w:divBdr>
            </w:div>
            <w:div w:id="569458875">
              <w:marLeft w:val="0"/>
              <w:marRight w:val="0"/>
              <w:marTop w:val="0"/>
              <w:marBottom w:val="0"/>
              <w:divBdr>
                <w:top w:val="none" w:sz="0" w:space="0" w:color="auto"/>
                <w:left w:val="none" w:sz="0" w:space="0" w:color="auto"/>
                <w:bottom w:val="none" w:sz="0" w:space="0" w:color="auto"/>
                <w:right w:val="none" w:sz="0" w:space="0" w:color="auto"/>
              </w:divBdr>
            </w:div>
            <w:div w:id="570043781">
              <w:marLeft w:val="0"/>
              <w:marRight w:val="0"/>
              <w:marTop w:val="0"/>
              <w:marBottom w:val="0"/>
              <w:divBdr>
                <w:top w:val="none" w:sz="0" w:space="0" w:color="auto"/>
                <w:left w:val="none" w:sz="0" w:space="0" w:color="auto"/>
                <w:bottom w:val="none" w:sz="0" w:space="0" w:color="auto"/>
                <w:right w:val="none" w:sz="0" w:space="0" w:color="auto"/>
              </w:divBdr>
            </w:div>
            <w:div w:id="570046748">
              <w:marLeft w:val="0"/>
              <w:marRight w:val="0"/>
              <w:marTop w:val="0"/>
              <w:marBottom w:val="0"/>
              <w:divBdr>
                <w:top w:val="none" w:sz="0" w:space="0" w:color="auto"/>
                <w:left w:val="none" w:sz="0" w:space="0" w:color="auto"/>
                <w:bottom w:val="none" w:sz="0" w:space="0" w:color="auto"/>
                <w:right w:val="none" w:sz="0" w:space="0" w:color="auto"/>
              </w:divBdr>
            </w:div>
            <w:div w:id="570623097">
              <w:marLeft w:val="0"/>
              <w:marRight w:val="0"/>
              <w:marTop w:val="0"/>
              <w:marBottom w:val="0"/>
              <w:divBdr>
                <w:top w:val="none" w:sz="0" w:space="0" w:color="auto"/>
                <w:left w:val="none" w:sz="0" w:space="0" w:color="auto"/>
                <w:bottom w:val="none" w:sz="0" w:space="0" w:color="auto"/>
                <w:right w:val="none" w:sz="0" w:space="0" w:color="auto"/>
              </w:divBdr>
            </w:div>
            <w:div w:id="573929139">
              <w:marLeft w:val="0"/>
              <w:marRight w:val="0"/>
              <w:marTop w:val="0"/>
              <w:marBottom w:val="0"/>
              <w:divBdr>
                <w:top w:val="none" w:sz="0" w:space="0" w:color="auto"/>
                <w:left w:val="none" w:sz="0" w:space="0" w:color="auto"/>
                <w:bottom w:val="none" w:sz="0" w:space="0" w:color="auto"/>
                <w:right w:val="none" w:sz="0" w:space="0" w:color="auto"/>
              </w:divBdr>
            </w:div>
            <w:div w:id="575360635">
              <w:marLeft w:val="0"/>
              <w:marRight w:val="0"/>
              <w:marTop w:val="0"/>
              <w:marBottom w:val="0"/>
              <w:divBdr>
                <w:top w:val="none" w:sz="0" w:space="0" w:color="auto"/>
                <w:left w:val="none" w:sz="0" w:space="0" w:color="auto"/>
                <w:bottom w:val="none" w:sz="0" w:space="0" w:color="auto"/>
                <w:right w:val="none" w:sz="0" w:space="0" w:color="auto"/>
              </w:divBdr>
            </w:div>
            <w:div w:id="575747779">
              <w:marLeft w:val="0"/>
              <w:marRight w:val="0"/>
              <w:marTop w:val="0"/>
              <w:marBottom w:val="0"/>
              <w:divBdr>
                <w:top w:val="none" w:sz="0" w:space="0" w:color="auto"/>
                <w:left w:val="none" w:sz="0" w:space="0" w:color="auto"/>
                <w:bottom w:val="none" w:sz="0" w:space="0" w:color="auto"/>
                <w:right w:val="none" w:sz="0" w:space="0" w:color="auto"/>
              </w:divBdr>
            </w:div>
            <w:div w:id="575896750">
              <w:marLeft w:val="0"/>
              <w:marRight w:val="0"/>
              <w:marTop w:val="0"/>
              <w:marBottom w:val="0"/>
              <w:divBdr>
                <w:top w:val="none" w:sz="0" w:space="0" w:color="auto"/>
                <w:left w:val="none" w:sz="0" w:space="0" w:color="auto"/>
                <w:bottom w:val="none" w:sz="0" w:space="0" w:color="auto"/>
                <w:right w:val="none" w:sz="0" w:space="0" w:color="auto"/>
              </w:divBdr>
            </w:div>
            <w:div w:id="576020883">
              <w:marLeft w:val="0"/>
              <w:marRight w:val="0"/>
              <w:marTop w:val="0"/>
              <w:marBottom w:val="0"/>
              <w:divBdr>
                <w:top w:val="none" w:sz="0" w:space="0" w:color="auto"/>
                <w:left w:val="none" w:sz="0" w:space="0" w:color="auto"/>
                <w:bottom w:val="none" w:sz="0" w:space="0" w:color="auto"/>
                <w:right w:val="none" w:sz="0" w:space="0" w:color="auto"/>
              </w:divBdr>
            </w:div>
            <w:div w:id="578056613">
              <w:marLeft w:val="0"/>
              <w:marRight w:val="0"/>
              <w:marTop w:val="0"/>
              <w:marBottom w:val="0"/>
              <w:divBdr>
                <w:top w:val="none" w:sz="0" w:space="0" w:color="auto"/>
                <w:left w:val="none" w:sz="0" w:space="0" w:color="auto"/>
                <w:bottom w:val="none" w:sz="0" w:space="0" w:color="auto"/>
                <w:right w:val="none" w:sz="0" w:space="0" w:color="auto"/>
              </w:divBdr>
            </w:div>
            <w:div w:id="579827358">
              <w:marLeft w:val="0"/>
              <w:marRight w:val="0"/>
              <w:marTop w:val="0"/>
              <w:marBottom w:val="0"/>
              <w:divBdr>
                <w:top w:val="none" w:sz="0" w:space="0" w:color="auto"/>
                <w:left w:val="none" w:sz="0" w:space="0" w:color="auto"/>
                <w:bottom w:val="none" w:sz="0" w:space="0" w:color="auto"/>
                <w:right w:val="none" w:sz="0" w:space="0" w:color="auto"/>
              </w:divBdr>
            </w:div>
            <w:div w:id="582226682">
              <w:marLeft w:val="0"/>
              <w:marRight w:val="0"/>
              <w:marTop w:val="0"/>
              <w:marBottom w:val="0"/>
              <w:divBdr>
                <w:top w:val="none" w:sz="0" w:space="0" w:color="auto"/>
                <w:left w:val="none" w:sz="0" w:space="0" w:color="auto"/>
                <w:bottom w:val="none" w:sz="0" w:space="0" w:color="auto"/>
                <w:right w:val="none" w:sz="0" w:space="0" w:color="auto"/>
              </w:divBdr>
            </w:div>
            <w:div w:id="583607744">
              <w:marLeft w:val="0"/>
              <w:marRight w:val="0"/>
              <w:marTop w:val="0"/>
              <w:marBottom w:val="0"/>
              <w:divBdr>
                <w:top w:val="none" w:sz="0" w:space="0" w:color="auto"/>
                <w:left w:val="none" w:sz="0" w:space="0" w:color="auto"/>
                <w:bottom w:val="none" w:sz="0" w:space="0" w:color="auto"/>
                <w:right w:val="none" w:sz="0" w:space="0" w:color="auto"/>
              </w:divBdr>
            </w:div>
            <w:div w:id="593979433">
              <w:marLeft w:val="0"/>
              <w:marRight w:val="0"/>
              <w:marTop w:val="0"/>
              <w:marBottom w:val="0"/>
              <w:divBdr>
                <w:top w:val="none" w:sz="0" w:space="0" w:color="auto"/>
                <w:left w:val="none" w:sz="0" w:space="0" w:color="auto"/>
                <w:bottom w:val="none" w:sz="0" w:space="0" w:color="auto"/>
                <w:right w:val="none" w:sz="0" w:space="0" w:color="auto"/>
              </w:divBdr>
            </w:div>
            <w:div w:id="595331928">
              <w:marLeft w:val="0"/>
              <w:marRight w:val="0"/>
              <w:marTop w:val="0"/>
              <w:marBottom w:val="0"/>
              <w:divBdr>
                <w:top w:val="none" w:sz="0" w:space="0" w:color="auto"/>
                <w:left w:val="none" w:sz="0" w:space="0" w:color="auto"/>
                <w:bottom w:val="none" w:sz="0" w:space="0" w:color="auto"/>
                <w:right w:val="none" w:sz="0" w:space="0" w:color="auto"/>
              </w:divBdr>
            </w:div>
            <w:div w:id="597715262">
              <w:marLeft w:val="0"/>
              <w:marRight w:val="0"/>
              <w:marTop w:val="0"/>
              <w:marBottom w:val="0"/>
              <w:divBdr>
                <w:top w:val="none" w:sz="0" w:space="0" w:color="auto"/>
                <w:left w:val="none" w:sz="0" w:space="0" w:color="auto"/>
                <w:bottom w:val="none" w:sz="0" w:space="0" w:color="auto"/>
                <w:right w:val="none" w:sz="0" w:space="0" w:color="auto"/>
              </w:divBdr>
            </w:div>
            <w:div w:id="598833882">
              <w:marLeft w:val="0"/>
              <w:marRight w:val="0"/>
              <w:marTop w:val="0"/>
              <w:marBottom w:val="0"/>
              <w:divBdr>
                <w:top w:val="none" w:sz="0" w:space="0" w:color="auto"/>
                <w:left w:val="none" w:sz="0" w:space="0" w:color="auto"/>
                <w:bottom w:val="none" w:sz="0" w:space="0" w:color="auto"/>
                <w:right w:val="none" w:sz="0" w:space="0" w:color="auto"/>
              </w:divBdr>
            </w:div>
            <w:div w:id="599875516">
              <w:marLeft w:val="0"/>
              <w:marRight w:val="0"/>
              <w:marTop w:val="0"/>
              <w:marBottom w:val="0"/>
              <w:divBdr>
                <w:top w:val="none" w:sz="0" w:space="0" w:color="auto"/>
                <w:left w:val="none" w:sz="0" w:space="0" w:color="auto"/>
                <w:bottom w:val="none" w:sz="0" w:space="0" w:color="auto"/>
                <w:right w:val="none" w:sz="0" w:space="0" w:color="auto"/>
              </w:divBdr>
            </w:div>
            <w:div w:id="600341344">
              <w:marLeft w:val="0"/>
              <w:marRight w:val="0"/>
              <w:marTop w:val="0"/>
              <w:marBottom w:val="0"/>
              <w:divBdr>
                <w:top w:val="none" w:sz="0" w:space="0" w:color="auto"/>
                <w:left w:val="none" w:sz="0" w:space="0" w:color="auto"/>
                <w:bottom w:val="none" w:sz="0" w:space="0" w:color="auto"/>
                <w:right w:val="none" w:sz="0" w:space="0" w:color="auto"/>
              </w:divBdr>
            </w:div>
            <w:div w:id="600525812">
              <w:marLeft w:val="0"/>
              <w:marRight w:val="0"/>
              <w:marTop w:val="0"/>
              <w:marBottom w:val="0"/>
              <w:divBdr>
                <w:top w:val="none" w:sz="0" w:space="0" w:color="auto"/>
                <w:left w:val="none" w:sz="0" w:space="0" w:color="auto"/>
                <w:bottom w:val="none" w:sz="0" w:space="0" w:color="auto"/>
                <w:right w:val="none" w:sz="0" w:space="0" w:color="auto"/>
              </w:divBdr>
            </w:div>
            <w:div w:id="601762210">
              <w:marLeft w:val="0"/>
              <w:marRight w:val="0"/>
              <w:marTop w:val="0"/>
              <w:marBottom w:val="0"/>
              <w:divBdr>
                <w:top w:val="none" w:sz="0" w:space="0" w:color="auto"/>
                <w:left w:val="none" w:sz="0" w:space="0" w:color="auto"/>
                <w:bottom w:val="none" w:sz="0" w:space="0" w:color="auto"/>
                <w:right w:val="none" w:sz="0" w:space="0" w:color="auto"/>
              </w:divBdr>
            </w:div>
            <w:div w:id="603342893">
              <w:marLeft w:val="0"/>
              <w:marRight w:val="0"/>
              <w:marTop w:val="0"/>
              <w:marBottom w:val="0"/>
              <w:divBdr>
                <w:top w:val="none" w:sz="0" w:space="0" w:color="auto"/>
                <w:left w:val="none" w:sz="0" w:space="0" w:color="auto"/>
                <w:bottom w:val="none" w:sz="0" w:space="0" w:color="auto"/>
                <w:right w:val="none" w:sz="0" w:space="0" w:color="auto"/>
              </w:divBdr>
            </w:div>
            <w:div w:id="605499408">
              <w:marLeft w:val="0"/>
              <w:marRight w:val="0"/>
              <w:marTop w:val="0"/>
              <w:marBottom w:val="0"/>
              <w:divBdr>
                <w:top w:val="none" w:sz="0" w:space="0" w:color="auto"/>
                <w:left w:val="none" w:sz="0" w:space="0" w:color="auto"/>
                <w:bottom w:val="none" w:sz="0" w:space="0" w:color="auto"/>
                <w:right w:val="none" w:sz="0" w:space="0" w:color="auto"/>
              </w:divBdr>
            </w:div>
            <w:div w:id="605506114">
              <w:marLeft w:val="0"/>
              <w:marRight w:val="0"/>
              <w:marTop w:val="0"/>
              <w:marBottom w:val="0"/>
              <w:divBdr>
                <w:top w:val="none" w:sz="0" w:space="0" w:color="auto"/>
                <w:left w:val="none" w:sz="0" w:space="0" w:color="auto"/>
                <w:bottom w:val="none" w:sz="0" w:space="0" w:color="auto"/>
                <w:right w:val="none" w:sz="0" w:space="0" w:color="auto"/>
              </w:divBdr>
            </w:div>
            <w:div w:id="606695503">
              <w:marLeft w:val="0"/>
              <w:marRight w:val="0"/>
              <w:marTop w:val="0"/>
              <w:marBottom w:val="0"/>
              <w:divBdr>
                <w:top w:val="none" w:sz="0" w:space="0" w:color="auto"/>
                <w:left w:val="none" w:sz="0" w:space="0" w:color="auto"/>
                <w:bottom w:val="none" w:sz="0" w:space="0" w:color="auto"/>
                <w:right w:val="none" w:sz="0" w:space="0" w:color="auto"/>
              </w:divBdr>
            </w:div>
            <w:div w:id="608045925">
              <w:marLeft w:val="0"/>
              <w:marRight w:val="0"/>
              <w:marTop w:val="0"/>
              <w:marBottom w:val="0"/>
              <w:divBdr>
                <w:top w:val="none" w:sz="0" w:space="0" w:color="auto"/>
                <w:left w:val="none" w:sz="0" w:space="0" w:color="auto"/>
                <w:bottom w:val="none" w:sz="0" w:space="0" w:color="auto"/>
                <w:right w:val="none" w:sz="0" w:space="0" w:color="auto"/>
              </w:divBdr>
            </w:div>
            <w:div w:id="609431094">
              <w:marLeft w:val="0"/>
              <w:marRight w:val="0"/>
              <w:marTop w:val="0"/>
              <w:marBottom w:val="0"/>
              <w:divBdr>
                <w:top w:val="none" w:sz="0" w:space="0" w:color="auto"/>
                <w:left w:val="none" w:sz="0" w:space="0" w:color="auto"/>
                <w:bottom w:val="none" w:sz="0" w:space="0" w:color="auto"/>
                <w:right w:val="none" w:sz="0" w:space="0" w:color="auto"/>
              </w:divBdr>
            </w:div>
            <w:div w:id="609439458">
              <w:marLeft w:val="0"/>
              <w:marRight w:val="0"/>
              <w:marTop w:val="0"/>
              <w:marBottom w:val="0"/>
              <w:divBdr>
                <w:top w:val="none" w:sz="0" w:space="0" w:color="auto"/>
                <w:left w:val="none" w:sz="0" w:space="0" w:color="auto"/>
                <w:bottom w:val="none" w:sz="0" w:space="0" w:color="auto"/>
                <w:right w:val="none" w:sz="0" w:space="0" w:color="auto"/>
              </w:divBdr>
            </w:div>
            <w:div w:id="610816569">
              <w:marLeft w:val="0"/>
              <w:marRight w:val="0"/>
              <w:marTop w:val="0"/>
              <w:marBottom w:val="0"/>
              <w:divBdr>
                <w:top w:val="none" w:sz="0" w:space="0" w:color="auto"/>
                <w:left w:val="none" w:sz="0" w:space="0" w:color="auto"/>
                <w:bottom w:val="none" w:sz="0" w:space="0" w:color="auto"/>
                <w:right w:val="none" w:sz="0" w:space="0" w:color="auto"/>
              </w:divBdr>
            </w:div>
            <w:div w:id="613638667">
              <w:marLeft w:val="0"/>
              <w:marRight w:val="0"/>
              <w:marTop w:val="0"/>
              <w:marBottom w:val="0"/>
              <w:divBdr>
                <w:top w:val="none" w:sz="0" w:space="0" w:color="auto"/>
                <w:left w:val="none" w:sz="0" w:space="0" w:color="auto"/>
                <w:bottom w:val="none" w:sz="0" w:space="0" w:color="auto"/>
                <w:right w:val="none" w:sz="0" w:space="0" w:color="auto"/>
              </w:divBdr>
            </w:div>
            <w:div w:id="614290698">
              <w:marLeft w:val="0"/>
              <w:marRight w:val="0"/>
              <w:marTop w:val="0"/>
              <w:marBottom w:val="0"/>
              <w:divBdr>
                <w:top w:val="none" w:sz="0" w:space="0" w:color="auto"/>
                <w:left w:val="none" w:sz="0" w:space="0" w:color="auto"/>
                <w:bottom w:val="none" w:sz="0" w:space="0" w:color="auto"/>
                <w:right w:val="none" w:sz="0" w:space="0" w:color="auto"/>
              </w:divBdr>
            </w:div>
            <w:div w:id="615063169">
              <w:marLeft w:val="0"/>
              <w:marRight w:val="0"/>
              <w:marTop w:val="0"/>
              <w:marBottom w:val="0"/>
              <w:divBdr>
                <w:top w:val="none" w:sz="0" w:space="0" w:color="auto"/>
                <w:left w:val="none" w:sz="0" w:space="0" w:color="auto"/>
                <w:bottom w:val="none" w:sz="0" w:space="0" w:color="auto"/>
                <w:right w:val="none" w:sz="0" w:space="0" w:color="auto"/>
              </w:divBdr>
            </w:div>
            <w:div w:id="615334806">
              <w:marLeft w:val="0"/>
              <w:marRight w:val="0"/>
              <w:marTop w:val="0"/>
              <w:marBottom w:val="0"/>
              <w:divBdr>
                <w:top w:val="none" w:sz="0" w:space="0" w:color="auto"/>
                <w:left w:val="none" w:sz="0" w:space="0" w:color="auto"/>
                <w:bottom w:val="none" w:sz="0" w:space="0" w:color="auto"/>
                <w:right w:val="none" w:sz="0" w:space="0" w:color="auto"/>
              </w:divBdr>
            </w:div>
            <w:div w:id="615674507">
              <w:marLeft w:val="0"/>
              <w:marRight w:val="0"/>
              <w:marTop w:val="0"/>
              <w:marBottom w:val="0"/>
              <w:divBdr>
                <w:top w:val="none" w:sz="0" w:space="0" w:color="auto"/>
                <w:left w:val="none" w:sz="0" w:space="0" w:color="auto"/>
                <w:bottom w:val="none" w:sz="0" w:space="0" w:color="auto"/>
                <w:right w:val="none" w:sz="0" w:space="0" w:color="auto"/>
              </w:divBdr>
            </w:div>
            <w:div w:id="615984706">
              <w:marLeft w:val="0"/>
              <w:marRight w:val="0"/>
              <w:marTop w:val="0"/>
              <w:marBottom w:val="0"/>
              <w:divBdr>
                <w:top w:val="none" w:sz="0" w:space="0" w:color="auto"/>
                <w:left w:val="none" w:sz="0" w:space="0" w:color="auto"/>
                <w:bottom w:val="none" w:sz="0" w:space="0" w:color="auto"/>
                <w:right w:val="none" w:sz="0" w:space="0" w:color="auto"/>
              </w:divBdr>
            </w:div>
            <w:div w:id="616301714">
              <w:marLeft w:val="0"/>
              <w:marRight w:val="0"/>
              <w:marTop w:val="0"/>
              <w:marBottom w:val="0"/>
              <w:divBdr>
                <w:top w:val="none" w:sz="0" w:space="0" w:color="auto"/>
                <w:left w:val="none" w:sz="0" w:space="0" w:color="auto"/>
                <w:bottom w:val="none" w:sz="0" w:space="0" w:color="auto"/>
                <w:right w:val="none" w:sz="0" w:space="0" w:color="auto"/>
              </w:divBdr>
            </w:div>
            <w:div w:id="616713428">
              <w:marLeft w:val="0"/>
              <w:marRight w:val="0"/>
              <w:marTop w:val="0"/>
              <w:marBottom w:val="0"/>
              <w:divBdr>
                <w:top w:val="none" w:sz="0" w:space="0" w:color="auto"/>
                <w:left w:val="none" w:sz="0" w:space="0" w:color="auto"/>
                <w:bottom w:val="none" w:sz="0" w:space="0" w:color="auto"/>
                <w:right w:val="none" w:sz="0" w:space="0" w:color="auto"/>
              </w:divBdr>
            </w:div>
            <w:div w:id="617302507">
              <w:marLeft w:val="0"/>
              <w:marRight w:val="0"/>
              <w:marTop w:val="0"/>
              <w:marBottom w:val="0"/>
              <w:divBdr>
                <w:top w:val="none" w:sz="0" w:space="0" w:color="auto"/>
                <w:left w:val="none" w:sz="0" w:space="0" w:color="auto"/>
                <w:bottom w:val="none" w:sz="0" w:space="0" w:color="auto"/>
                <w:right w:val="none" w:sz="0" w:space="0" w:color="auto"/>
              </w:divBdr>
            </w:div>
            <w:div w:id="617683930">
              <w:marLeft w:val="0"/>
              <w:marRight w:val="0"/>
              <w:marTop w:val="0"/>
              <w:marBottom w:val="0"/>
              <w:divBdr>
                <w:top w:val="none" w:sz="0" w:space="0" w:color="auto"/>
                <w:left w:val="none" w:sz="0" w:space="0" w:color="auto"/>
                <w:bottom w:val="none" w:sz="0" w:space="0" w:color="auto"/>
                <w:right w:val="none" w:sz="0" w:space="0" w:color="auto"/>
              </w:divBdr>
            </w:div>
            <w:div w:id="618607631">
              <w:marLeft w:val="0"/>
              <w:marRight w:val="0"/>
              <w:marTop w:val="0"/>
              <w:marBottom w:val="0"/>
              <w:divBdr>
                <w:top w:val="none" w:sz="0" w:space="0" w:color="auto"/>
                <w:left w:val="none" w:sz="0" w:space="0" w:color="auto"/>
                <w:bottom w:val="none" w:sz="0" w:space="0" w:color="auto"/>
                <w:right w:val="none" w:sz="0" w:space="0" w:color="auto"/>
              </w:divBdr>
            </w:div>
            <w:div w:id="619847275">
              <w:marLeft w:val="0"/>
              <w:marRight w:val="0"/>
              <w:marTop w:val="0"/>
              <w:marBottom w:val="0"/>
              <w:divBdr>
                <w:top w:val="none" w:sz="0" w:space="0" w:color="auto"/>
                <w:left w:val="none" w:sz="0" w:space="0" w:color="auto"/>
                <w:bottom w:val="none" w:sz="0" w:space="0" w:color="auto"/>
                <w:right w:val="none" w:sz="0" w:space="0" w:color="auto"/>
              </w:divBdr>
            </w:div>
            <w:div w:id="620452442">
              <w:marLeft w:val="0"/>
              <w:marRight w:val="0"/>
              <w:marTop w:val="0"/>
              <w:marBottom w:val="0"/>
              <w:divBdr>
                <w:top w:val="none" w:sz="0" w:space="0" w:color="auto"/>
                <w:left w:val="none" w:sz="0" w:space="0" w:color="auto"/>
                <w:bottom w:val="none" w:sz="0" w:space="0" w:color="auto"/>
                <w:right w:val="none" w:sz="0" w:space="0" w:color="auto"/>
              </w:divBdr>
            </w:div>
            <w:div w:id="620720337">
              <w:marLeft w:val="0"/>
              <w:marRight w:val="0"/>
              <w:marTop w:val="0"/>
              <w:marBottom w:val="0"/>
              <w:divBdr>
                <w:top w:val="none" w:sz="0" w:space="0" w:color="auto"/>
                <w:left w:val="none" w:sz="0" w:space="0" w:color="auto"/>
                <w:bottom w:val="none" w:sz="0" w:space="0" w:color="auto"/>
                <w:right w:val="none" w:sz="0" w:space="0" w:color="auto"/>
              </w:divBdr>
            </w:div>
            <w:div w:id="623116362">
              <w:marLeft w:val="0"/>
              <w:marRight w:val="0"/>
              <w:marTop w:val="0"/>
              <w:marBottom w:val="0"/>
              <w:divBdr>
                <w:top w:val="none" w:sz="0" w:space="0" w:color="auto"/>
                <w:left w:val="none" w:sz="0" w:space="0" w:color="auto"/>
                <w:bottom w:val="none" w:sz="0" w:space="0" w:color="auto"/>
                <w:right w:val="none" w:sz="0" w:space="0" w:color="auto"/>
              </w:divBdr>
            </w:div>
            <w:div w:id="623777039">
              <w:marLeft w:val="0"/>
              <w:marRight w:val="0"/>
              <w:marTop w:val="0"/>
              <w:marBottom w:val="0"/>
              <w:divBdr>
                <w:top w:val="none" w:sz="0" w:space="0" w:color="auto"/>
                <w:left w:val="none" w:sz="0" w:space="0" w:color="auto"/>
                <w:bottom w:val="none" w:sz="0" w:space="0" w:color="auto"/>
                <w:right w:val="none" w:sz="0" w:space="0" w:color="auto"/>
              </w:divBdr>
            </w:div>
            <w:div w:id="627127207">
              <w:marLeft w:val="0"/>
              <w:marRight w:val="0"/>
              <w:marTop w:val="0"/>
              <w:marBottom w:val="0"/>
              <w:divBdr>
                <w:top w:val="none" w:sz="0" w:space="0" w:color="auto"/>
                <w:left w:val="none" w:sz="0" w:space="0" w:color="auto"/>
                <w:bottom w:val="none" w:sz="0" w:space="0" w:color="auto"/>
                <w:right w:val="none" w:sz="0" w:space="0" w:color="auto"/>
              </w:divBdr>
            </w:div>
            <w:div w:id="630593039">
              <w:marLeft w:val="0"/>
              <w:marRight w:val="0"/>
              <w:marTop w:val="0"/>
              <w:marBottom w:val="0"/>
              <w:divBdr>
                <w:top w:val="none" w:sz="0" w:space="0" w:color="auto"/>
                <w:left w:val="none" w:sz="0" w:space="0" w:color="auto"/>
                <w:bottom w:val="none" w:sz="0" w:space="0" w:color="auto"/>
                <w:right w:val="none" w:sz="0" w:space="0" w:color="auto"/>
              </w:divBdr>
            </w:div>
            <w:div w:id="631909760">
              <w:marLeft w:val="0"/>
              <w:marRight w:val="0"/>
              <w:marTop w:val="0"/>
              <w:marBottom w:val="0"/>
              <w:divBdr>
                <w:top w:val="none" w:sz="0" w:space="0" w:color="auto"/>
                <w:left w:val="none" w:sz="0" w:space="0" w:color="auto"/>
                <w:bottom w:val="none" w:sz="0" w:space="0" w:color="auto"/>
                <w:right w:val="none" w:sz="0" w:space="0" w:color="auto"/>
              </w:divBdr>
              <w:divsChild>
                <w:div w:id="263923086">
                  <w:marLeft w:val="0"/>
                  <w:marRight w:val="0"/>
                  <w:marTop w:val="0"/>
                  <w:marBottom w:val="0"/>
                  <w:divBdr>
                    <w:top w:val="none" w:sz="0" w:space="0" w:color="auto"/>
                    <w:left w:val="none" w:sz="0" w:space="0" w:color="auto"/>
                    <w:bottom w:val="none" w:sz="0" w:space="0" w:color="auto"/>
                    <w:right w:val="none" w:sz="0" w:space="0" w:color="auto"/>
                  </w:divBdr>
                </w:div>
                <w:div w:id="310713416">
                  <w:marLeft w:val="0"/>
                  <w:marRight w:val="0"/>
                  <w:marTop w:val="0"/>
                  <w:marBottom w:val="0"/>
                  <w:divBdr>
                    <w:top w:val="none" w:sz="0" w:space="0" w:color="auto"/>
                    <w:left w:val="none" w:sz="0" w:space="0" w:color="auto"/>
                    <w:bottom w:val="none" w:sz="0" w:space="0" w:color="auto"/>
                    <w:right w:val="none" w:sz="0" w:space="0" w:color="auto"/>
                  </w:divBdr>
                </w:div>
                <w:div w:id="556089093">
                  <w:marLeft w:val="0"/>
                  <w:marRight w:val="0"/>
                  <w:marTop w:val="0"/>
                  <w:marBottom w:val="0"/>
                  <w:divBdr>
                    <w:top w:val="none" w:sz="0" w:space="0" w:color="auto"/>
                    <w:left w:val="none" w:sz="0" w:space="0" w:color="auto"/>
                    <w:bottom w:val="none" w:sz="0" w:space="0" w:color="auto"/>
                    <w:right w:val="none" w:sz="0" w:space="0" w:color="auto"/>
                  </w:divBdr>
                </w:div>
                <w:div w:id="848760183">
                  <w:marLeft w:val="0"/>
                  <w:marRight w:val="0"/>
                  <w:marTop w:val="0"/>
                  <w:marBottom w:val="0"/>
                  <w:divBdr>
                    <w:top w:val="none" w:sz="0" w:space="0" w:color="auto"/>
                    <w:left w:val="none" w:sz="0" w:space="0" w:color="auto"/>
                    <w:bottom w:val="none" w:sz="0" w:space="0" w:color="auto"/>
                    <w:right w:val="none" w:sz="0" w:space="0" w:color="auto"/>
                  </w:divBdr>
                </w:div>
                <w:div w:id="1000045239">
                  <w:marLeft w:val="0"/>
                  <w:marRight w:val="0"/>
                  <w:marTop w:val="0"/>
                  <w:marBottom w:val="0"/>
                  <w:divBdr>
                    <w:top w:val="none" w:sz="0" w:space="0" w:color="auto"/>
                    <w:left w:val="none" w:sz="0" w:space="0" w:color="auto"/>
                    <w:bottom w:val="none" w:sz="0" w:space="0" w:color="auto"/>
                    <w:right w:val="none" w:sz="0" w:space="0" w:color="auto"/>
                  </w:divBdr>
                </w:div>
                <w:div w:id="1737245778">
                  <w:marLeft w:val="0"/>
                  <w:marRight w:val="0"/>
                  <w:marTop w:val="0"/>
                  <w:marBottom w:val="0"/>
                  <w:divBdr>
                    <w:top w:val="none" w:sz="0" w:space="0" w:color="auto"/>
                    <w:left w:val="none" w:sz="0" w:space="0" w:color="auto"/>
                    <w:bottom w:val="none" w:sz="0" w:space="0" w:color="auto"/>
                    <w:right w:val="none" w:sz="0" w:space="0" w:color="auto"/>
                  </w:divBdr>
                </w:div>
              </w:divsChild>
            </w:div>
            <w:div w:id="634457219">
              <w:marLeft w:val="0"/>
              <w:marRight w:val="0"/>
              <w:marTop w:val="0"/>
              <w:marBottom w:val="0"/>
              <w:divBdr>
                <w:top w:val="none" w:sz="0" w:space="0" w:color="auto"/>
                <w:left w:val="none" w:sz="0" w:space="0" w:color="auto"/>
                <w:bottom w:val="none" w:sz="0" w:space="0" w:color="auto"/>
                <w:right w:val="none" w:sz="0" w:space="0" w:color="auto"/>
              </w:divBdr>
            </w:div>
            <w:div w:id="635793492">
              <w:marLeft w:val="0"/>
              <w:marRight w:val="0"/>
              <w:marTop w:val="0"/>
              <w:marBottom w:val="0"/>
              <w:divBdr>
                <w:top w:val="none" w:sz="0" w:space="0" w:color="auto"/>
                <w:left w:val="none" w:sz="0" w:space="0" w:color="auto"/>
                <w:bottom w:val="none" w:sz="0" w:space="0" w:color="auto"/>
                <w:right w:val="none" w:sz="0" w:space="0" w:color="auto"/>
              </w:divBdr>
            </w:div>
            <w:div w:id="636884781">
              <w:marLeft w:val="0"/>
              <w:marRight w:val="0"/>
              <w:marTop w:val="0"/>
              <w:marBottom w:val="0"/>
              <w:divBdr>
                <w:top w:val="none" w:sz="0" w:space="0" w:color="auto"/>
                <w:left w:val="none" w:sz="0" w:space="0" w:color="auto"/>
                <w:bottom w:val="none" w:sz="0" w:space="0" w:color="auto"/>
                <w:right w:val="none" w:sz="0" w:space="0" w:color="auto"/>
              </w:divBdr>
            </w:div>
            <w:div w:id="637494352">
              <w:marLeft w:val="0"/>
              <w:marRight w:val="0"/>
              <w:marTop w:val="0"/>
              <w:marBottom w:val="0"/>
              <w:divBdr>
                <w:top w:val="none" w:sz="0" w:space="0" w:color="auto"/>
                <w:left w:val="none" w:sz="0" w:space="0" w:color="auto"/>
                <w:bottom w:val="none" w:sz="0" w:space="0" w:color="auto"/>
                <w:right w:val="none" w:sz="0" w:space="0" w:color="auto"/>
              </w:divBdr>
            </w:div>
            <w:div w:id="639304508">
              <w:marLeft w:val="0"/>
              <w:marRight w:val="0"/>
              <w:marTop w:val="0"/>
              <w:marBottom w:val="0"/>
              <w:divBdr>
                <w:top w:val="none" w:sz="0" w:space="0" w:color="auto"/>
                <w:left w:val="none" w:sz="0" w:space="0" w:color="auto"/>
                <w:bottom w:val="none" w:sz="0" w:space="0" w:color="auto"/>
                <w:right w:val="none" w:sz="0" w:space="0" w:color="auto"/>
              </w:divBdr>
            </w:div>
            <w:div w:id="639381836">
              <w:marLeft w:val="0"/>
              <w:marRight w:val="0"/>
              <w:marTop w:val="0"/>
              <w:marBottom w:val="0"/>
              <w:divBdr>
                <w:top w:val="none" w:sz="0" w:space="0" w:color="auto"/>
                <w:left w:val="none" w:sz="0" w:space="0" w:color="auto"/>
                <w:bottom w:val="none" w:sz="0" w:space="0" w:color="auto"/>
                <w:right w:val="none" w:sz="0" w:space="0" w:color="auto"/>
              </w:divBdr>
            </w:div>
            <w:div w:id="639724332">
              <w:marLeft w:val="0"/>
              <w:marRight w:val="0"/>
              <w:marTop w:val="0"/>
              <w:marBottom w:val="0"/>
              <w:divBdr>
                <w:top w:val="none" w:sz="0" w:space="0" w:color="auto"/>
                <w:left w:val="none" w:sz="0" w:space="0" w:color="auto"/>
                <w:bottom w:val="none" w:sz="0" w:space="0" w:color="auto"/>
                <w:right w:val="none" w:sz="0" w:space="0" w:color="auto"/>
              </w:divBdr>
            </w:div>
            <w:div w:id="640160677">
              <w:marLeft w:val="0"/>
              <w:marRight w:val="0"/>
              <w:marTop w:val="0"/>
              <w:marBottom w:val="0"/>
              <w:divBdr>
                <w:top w:val="none" w:sz="0" w:space="0" w:color="auto"/>
                <w:left w:val="none" w:sz="0" w:space="0" w:color="auto"/>
                <w:bottom w:val="none" w:sz="0" w:space="0" w:color="auto"/>
                <w:right w:val="none" w:sz="0" w:space="0" w:color="auto"/>
              </w:divBdr>
            </w:div>
            <w:div w:id="641236622">
              <w:marLeft w:val="0"/>
              <w:marRight w:val="0"/>
              <w:marTop w:val="0"/>
              <w:marBottom w:val="0"/>
              <w:divBdr>
                <w:top w:val="none" w:sz="0" w:space="0" w:color="auto"/>
                <w:left w:val="none" w:sz="0" w:space="0" w:color="auto"/>
                <w:bottom w:val="none" w:sz="0" w:space="0" w:color="auto"/>
                <w:right w:val="none" w:sz="0" w:space="0" w:color="auto"/>
              </w:divBdr>
            </w:div>
            <w:div w:id="641889701">
              <w:marLeft w:val="0"/>
              <w:marRight w:val="0"/>
              <w:marTop w:val="0"/>
              <w:marBottom w:val="0"/>
              <w:divBdr>
                <w:top w:val="none" w:sz="0" w:space="0" w:color="auto"/>
                <w:left w:val="none" w:sz="0" w:space="0" w:color="auto"/>
                <w:bottom w:val="none" w:sz="0" w:space="0" w:color="auto"/>
                <w:right w:val="none" w:sz="0" w:space="0" w:color="auto"/>
              </w:divBdr>
            </w:div>
            <w:div w:id="642126381">
              <w:marLeft w:val="0"/>
              <w:marRight w:val="0"/>
              <w:marTop w:val="0"/>
              <w:marBottom w:val="0"/>
              <w:divBdr>
                <w:top w:val="none" w:sz="0" w:space="0" w:color="auto"/>
                <w:left w:val="none" w:sz="0" w:space="0" w:color="auto"/>
                <w:bottom w:val="none" w:sz="0" w:space="0" w:color="auto"/>
                <w:right w:val="none" w:sz="0" w:space="0" w:color="auto"/>
              </w:divBdr>
            </w:div>
            <w:div w:id="643236245">
              <w:marLeft w:val="0"/>
              <w:marRight w:val="0"/>
              <w:marTop w:val="0"/>
              <w:marBottom w:val="0"/>
              <w:divBdr>
                <w:top w:val="none" w:sz="0" w:space="0" w:color="auto"/>
                <w:left w:val="none" w:sz="0" w:space="0" w:color="auto"/>
                <w:bottom w:val="none" w:sz="0" w:space="0" w:color="auto"/>
                <w:right w:val="none" w:sz="0" w:space="0" w:color="auto"/>
              </w:divBdr>
            </w:div>
            <w:div w:id="643436350">
              <w:marLeft w:val="0"/>
              <w:marRight w:val="0"/>
              <w:marTop w:val="0"/>
              <w:marBottom w:val="0"/>
              <w:divBdr>
                <w:top w:val="none" w:sz="0" w:space="0" w:color="auto"/>
                <w:left w:val="none" w:sz="0" w:space="0" w:color="auto"/>
                <w:bottom w:val="none" w:sz="0" w:space="0" w:color="auto"/>
                <w:right w:val="none" w:sz="0" w:space="0" w:color="auto"/>
              </w:divBdr>
            </w:div>
            <w:div w:id="644046591">
              <w:marLeft w:val="0"/>
              <w:marRight w:val="0"/>
              <w:marTop w:val="0"/>
              <w:marBottom w:val="0"/>
              <w:divBdr>
                <w:top w:val="none" w:sz="0" w:space="0" w:color="auto"/>
                <w:left w:val="none" w:sz="0" w:space="0" w:color="auto"/>
                <w:bottom w:val="none" w:sz="0" w:space="0" w:color="auto"/>
                <w:right w:val="none" w:sz="0" w:space="0" w:color="auto"/>
              </w:divBdr>
            </w:div>
            <w:div w:id="644551254">
              <w:marLeft w:val="0"/>
              <w:marRight w:val="0"/>
              <w:marTop w:val="0"/>
              <w:marBottom w:val="0"/>
              <w:divBdr>
                <w:top w:val="none" w:sz="0" w:space="0" w:color="auto"/>
                <w:left w:val="none" w:sz="0" w:space="0" w:color="auto"/>
                <w:bottom w:val="none" w:sz="0" w:space="0" w:color="auto"/>
                <w:right w:val="none" w:sz="0" w:space="0" w:color="auto"/>
              </w:divBdr>
            </w:div>
            <w:div w:id="645353228">
              <w:marLeft w:val="0"/>
              <w:marRight w:val="0"/>
              <w:marTop w:val="0"/>
              <w:marBottom w:val="0"/>
              <w:divBdr>
                <w:top w:val="none" w:sz="0" w:space="0" w:color="auto"/>
                <w:left w:val="none" w:sz="0" w:space="0" w:color="auto"/>
                <w:bottom w:val="none" w:sz="0" w:space="0" w:color="auto"/>
                <w:right w:val="none" w:sz="0" w:space="0" w:color="auto"/>
              </w:divBdr>
            </w:div>
            <w:div w:id="646013180">
              <w:marLeft w:val="0"/>
              <w:marRight w:val="0"/>
              <w:marTop w:val="0"/>
              <w:marBottom w:val="0"/>
              <w:divBdr>
                <w:top w:val="none" w:sz="0" w:space="0" w:color="auto"/>
                <w:left w:val="none" w:sz="0" w:space="0" w:color="auto"/>
                <w:bottom w:val="none" w:sz="0" w:space="0" w:color="auto"/>
                <w:right w:val="none" w:sz="0" w:space="0" w:color="auto"/>
              </w:divBdr>
            </w:div>
            <w:div w:id="646477033">
              <w:marLeft w:val="0"/>
              <w:marRight w:val="0"/>
              <w:marTop w:val="0"/>
              <w:marBottom w:val="0"/>
              <w:divBdr>
                <w:top w:val="none" w:sz="0" w:space="0" w:color="auto"/>
                <w:left w:val="none" w:sz="0" w:space="0" w:color="auto"/>
                <w:bottom w:val="none" w:sz="0" w:space="0" w:color="auto"/>
                <w:right w:val="none" w:sz="0" w:space="0" w:color="auto"/>
              </w:divBdr>
            </w:div>
            <w:div w:id="646596019">
              <w:marLeft w:val="0"/>
              <w:marRight w:val="0"/>
              <w:marTop w:val="0"/>
              <w:marBottom w:val="0"/>
              <w:divBdr>
                <w:top w:val="none" w:sz="0" w:space="0" w:color="auto"/>
                <w:left w:val="none" w:sz="0" w:space="0" w:color="auto"/>
                <w:bottom w:val="none" w:sz="0" w:space="0" w:color="auto"/>
                <w:right w:val="none" w:sz="0" w:space="0" w:color="auto"/>
              </w:divBdr>
            </w:div>
            <w:div w:id="646709601">
              <w:marLeft w:val="0"/>
              <w:marRight w:val="0"/>
              <w:marTop w:val="0"/>
              <w:marBottom w:val="0"/>
              <w:divBdr>
                <w:top w:val="none" w:sz="0" w:space="0" w:color="auto"/>
                <w:left w:val="none" w:sz="0" w:space="0" w:color="auto"/>
                <w:bottom w:val="none" w:sz="0" w:space="0" w:color="auto"/>
                <w:right w:val="none" w:sz="0" w:space="0" w:color="auto"/>
              </w:divBdr>
              <w:divsChild>
                <w:div w:id="29036598">
                  <w:marLeft w:val="0"/>
                  <w:marRight w:val="0"/>
                  <w:marTop w:val="0"/>
                  <w:marBottom w:val="0"/>
                  <w:divBdr>
                    <w:top w:val="none" w:sz="0" w:space="0" w:color="auto"/>
                    <w:left w:val="none" w:sz="0" w:space="0" w:color="auto"/>
                    <w:bottom w:val="none" w:sz="0" w:space="0" w:color="auto"/>
                    <w:right w:val="none" w:sz="0" w:space="0" w:color="auto"/>
                  </w:divBdr>
                </w:div>
                <w:div w:id="890581694">
                  <w:marLeft w:val="0"/>
                  <w:marRight w:val="0"/>
                  <w:marTop w:val="0"/>
                  <w:marBottom w:val="0"/>
                  <w:divBdr>
                    <w:top w:val="none" w:sz="0" w:space="0" w:color="auto"/>
                    <w:left w:val="none" w:sz="0" w:space="0" w:color="auto"/>
                    <w:bottom w:val="none" w:sz="0" w:space="0" w:color="auto"/>
                    <w:right w:val="none" w:sz="0" w:space="0" w:color="auto"/>
                  </w:divBdr>
                </w:div>
                <w:div w:id="951783445">
                  <w:marLeft w:val="0"/>
                  <w:marRight w:val="0"/>
                  <w:marTop w:val="0"/>
                  <w:marBottom w:val="0"/>
                  <w:divBdr>
                    <w:top w:val="none" w:sz="0" w:space="0" w:color="auto"/>
                    <w:left w:val="none" w:sz="0" w:space="0" w:color="auto"/>
                    <w:bottom w:val="none" w:sz="0" w:space="0" w:color="auto"/>
                    <w:right w:val="none" w:sz="0" w:space="0" w:color="auto"/>
                  </w:divBdr>
                </w:div>
                <w:div w:id="2064712875">
                  <w:marLeft w:val="0"/>
                  <w:marRight w:val="0"/>
                  <w:marTop w:val="0"/>
                  <w:marBottom w:val="0"/>
                  <w:divBdr>
                    <w:top w:val="none" w:sz="0" w:space="0" w:color="auto"/>
                    <w:left w:val="none" w:sz="0" w:space="0" w:color="auto"/>
                    <w:bottom w:val="none" w:sz="0" w:space="0" w:color="auto"/>
                    <w:right w:val="none" w:sz="0" w:space="0" w:color="auto"/>
                  </w:divBdr>
                </w:div>
              </w:divsChild>
            </w:div>
            <w:div w:id="650791181">
              <w:marLeft w:val="0"/>
              <w:marRight w:val="0"/>
              <w:marTop w:val="0"/>
              <w:marBottom w:val="0"/>
              <w:divBdr>
                <w:top w:val="none" w:sz="0" w:space="0" w:color="auto"/>
                <w:left w:val="none" w:sz="0" w:space="0" w:color="auto"/>
                <w:bottom w:val="none" w:sz="0" w:space="0" w:color="auto"/>
                <w:right w:val="none" w:sz="0" w:space="0" w:color="auto"/>
              </w:divBdr>
            </w:div>
            <w:div w:id="652494008">
              <w:marLeft w:val="0"/>
              <w:marRight w:val="0"/>
              <w:marTop w:val="0"/>
              <w:marBottom w:val="0"/>
              <w:divBdr>
                <w:top w:val="none" w:sz="0" w:space="0" w:color="auto"/>
                <w:left w:val="none" w:sz="0" w:space="0" w:color="auto"/>
                <w:bottom w:val="none" w:sz="0" w:space="0" w:color="auto"/>
                <w:right w:val="none" w:sz="0" w:space="0" w:color="auto"/>
              </w:divBdr>
            </w:div>
            <w:div w:id="653030513">
              <w:marLeft w:val="0"/>
              <w:marRight w:val="0"/>
              <w:marTop w:val="0"/>
              <w:marBottom w:val="0"/>
              <w:divBdr>
                <w:top w:val="none" w:sz="0" w:space="0" w:color="auto"/>
                <w:left w:val="none" w:sz="0" w:space="0" w:color="auto"/>
                <w:bottom w:val="none" w:sz="0" w:space="0" w:color="auto"/>
                <w:right w:val="none" w:sz="0" w:space="0" w:color="auto"/>
              </w:divBdr>
            </w:div>
            <w:div w:id="653802157">
              <w:marLeft w:val="0"/>
              <w:marRight w:val="0"/>
              <w:marTop w:val="0"/>
              <w:marBottom w:val="0"/>
              <w:divBdr>
                <w:top w:val="none" w:sz="0" w:space="0" w:color="auto"/>
                <w:left w:val="none" w:sz="0" w:space="0" w:color="auto"/>
                <w:bottom w:val="none" w:sz="0" w:space="0" w:color="auto"/>
                <w:right w:val="none" w:sz="0" w:space="0" w:color="auto"/>
              </w:divBdr>
            </w:div>
            <w:div w:id="656803374">
              <w:marLeft w:val="0"/>
              <w:marRight w:val="0"/>
              <w:marTop w:val="0"/>
              <w:marBottom w:val="0"/>
              <w:divBdr>
                <w:top w:val="none" w:sz="0" w:space="0" w:color="auto"/>
                <w:left w:val="none" w:sz="0" w:space="0" w:color="auto"/>
                <w:bottom w:val="none" w:sz="0" w:space="0" w:color="auto"/>
                <w:right w:val="none" w:sz="0" w:space="0" w:color="auto"/>
              </w:divBdr>
            </w:div>
            <w:div w:id="658385449">
              <w:marLeft w:val="0"/>
              <w:marRight w:val="0"/>
              <w:marTop w:val="0"/>
              <w:marBottom w:val="0"/>
              <w:divBdr>
                <w:top w:val="none" w:sz="0" w:space="0" w:color="auto"/>
                <w:left w:val="none" w:sz="0" w:space="0" w:color="auto"/>
                <w:bottom w:val="none" w:sz="0" w:space="0" w:color="auto"/>
                <w:right w:val="none" w:sz="0" w:space="0" w:color="auto"/>
              </w:divBdr>
            </w:div>
            <w:div w:id="659231953">
              <w:marLeft w:val="0"/>
              <w:marRight w:val="0"/>
              <w:marTop w:val="0"/>
              <w:marBottom w:val="0"/>
              <w:divBdr>
                <w:top w:val="none" w:sz="0" w:space="0" w:color="auto"/>
                <w:left w:val="none" w:sz="0" w:space="0" w:color="auto"/>
                <w:bottom w:val="none" w:sz="0" w:space="0" w:color="auto"/>
                <w:right w:val="none" w:sz="0" w:space="0" w:color="auto"/>
              </w:divBdr>
            </w:div>
            <w:div w:id="659771336">
              <w:marLeft w:val="0"/>
              <w:marRight w:val="0"/>
              <w:marTop w:val="0"/>
              <w:marBottom w:val="0"/>
              <w:divBdr>
                <w:top w:val="none" w:sz="0" w:space="0" w:color="auto"/>
                <w:left w:val="none" w:sz="0" w:space="0" w:color="auto"/>
                <w:bottom w:val="none" w:sz="0" w:space="0" w:color="auto"/>
                <w:right w:val="none" w:sz="0" w:space="0" w:color="auto"/>
              </w:divBdr>
            </w:div>
            <w:div w:id="660543930">
              <w:marLeft w:val="0"/>
              <w:marRight w:val="0"/>
              <w:marTop w:val="0"/>
              <w:marBottom w:val="0"/>
              <w:divBdr>
                <w:top w:val="none" w:sz="0" w:space="0" w:color="auto"/>
                <w:left w:val="none" w:sz="0" w:space="0" w:color="auto"/>
                <w:bottom w:val="none" w:sz="0" w:space="0" w:color="auto"/>
                <w:right w:val="none" w:sz="0" w:space="0" w:color="auto"/>
              </w:divBdr>
            </w:div>
            <w:div w:id="661012185">
              <w:marLeft w:val="0"/>
              <w:marRight w:val="0"/>
              <w:marTop w:val="0"/>
              <w:marBottom w:val="0"/>
              <w:divBdr>
                <w:top w:val="none" w:sz="0" w:space="0" w:color="auto"/>
                <w:left w:val="none" w:sz="0" w:space="0" w:color="auto"/>
                <w:bottom w:val="none" w:sz="0" w:space="0" w:color="auto"/>
                <w:right w:val="none" w:sz="0" w:space="0" w:color="auto"/>
              </w:divBdr>
            </w:div>
            <w:div w:id="661588342">
              <w:marLeft w:val="0"/>
              <w:marRight w:val="0"/>
              <w:marTop w:val="0"/>
              <w:marBottom w:val="0"/>
              <w:divBdr>
                <w:top w:val="none" w:sz="0" w:space="0" w:color="auto"/>
                <w:left w:val="none" w:sz="0" w:space="0" w:color="auto"/>
                <w:bottom w:val="none" w:sz="0" w:space="0" w:color="auto"/>
                <w:right w:val="none" w:sz="0" w:space="0" w:color="auto"/>
              </w:divBdr>
            </w:div>
            <w:div w:id="664284586">
              <w:marLeft w:val="0"/>
              <w:marRight w:val="0"/>
              <w:marTop w:val="0"/>
              <w:marBottom w:val="0"/>
              <w:divBdr>
                <w:top w:val="none" w:sz="0" w:space="0" w:color="auto"/>
                <w:left w:val="none" w:sz="0" w:space="0" w:color="auto"/>
                <w:bottom w:val="none" w:sz="0" w:space="0" w:color="auto"/>
                <w:right w:val="none" w:sz="0" w:space="0" w:color="auto"/>
              </w:divBdr>
            </w:div>
            <w:div w:id="665715302">
              <w:marLeft w:val="0"/>
              <w:marRight w:val="0"/>
              <w:marTop w:val="0"/>
              <w:marBottom w:val="0"/>
              <w:divBdr>
                <w:top w:val="none" w:sz="0" w:space="0" w:color="auto"/>
                <w:left w:val="none" w:sz="0" w:space="0" w:color="auto"/>
                <w:bottom w:val="none" w:sz="0" w:space="0" w:color="auto"/>
                <w:right w:val="none" w:sz="0" w:space="0" w:color="auto"/>
              </w:divBdr>
            </w:div>
            <w:div w:id="667371009">
              <w:marLeft w:val="0"/>
              <w:marRight w:val="0"/>
              <w:marTop w:val="0"/>
              <w:marBottom w:val="0"/>
              <w:divBdr>
                <w:top w:val="none" w:sz="0" w:space="0" w:color="auto"/>
                <w:left w:val="none" w:sz="0" w:space="0" w:color="auto"/>
                <w:bottom w:val="none" w:sz="0" w:space="0" w:color="auto"/>
                <w:right w:val="none" w:sz="0" w:space="0" w:color="auto"/>
              </w:divBdr>
            </w:div>
            <w:div w:id="668102456">
              <w:marLeft w:val="0"/>
              <w:marRight w:val="0"/>
              <w:marTop w:val="0"/>
              <w:marBottom w:val="0"/>
              <w:divBdr>
                <w:top w:val="none" w:sz="0" w:space="0" w:color="auto"/>
                <w:left w:val="none" w:sz="0" w:space="0" w:color="auto"/>
                <w:bottom w:val="none" w:sz="0" w:space="0" w:color="auto"/>
                <w:right w:val="none" w:sz="0" w:space="0" w:color="auto"/>
              </w:divBdr>
            </w:div>
            <w:div w:id="669066888">
              <w:marLeft w:val="0"/>
              <w:marRight w:val="0"/>
              <w:marTop w:val="0"/>
              <w:marBottom w:val="0"/>
              <w:divBdr>
                <w:top w:val="none" w:sz="0" w:space="0" w:color="auto"/>
                <w:left w:val="none" w:sz="0" w:space="0" w:color="auto"/>
                <w:bottom w:val="none" w:sz="0" w:space="0" w:color="auto"/>
                <w:right w:val="none" w:sz="0" w:space="0" w:color="auto"/>
              </w:divBdr>
            </w:div>
            <w:div w:id="669336000">
              <w:marLeft w:val="0"/>
              <w:marRight w:val="0"/>
              <w:marTop w:val="0"/>
              <w:marBottom w:val="0"/>
              <w:divBdr>
                <w:top w:val="none" w:sz="0" w:space="0" w:color="auto"/>
                <w:left w:val="none" w:sz="0" w:space="0" w:color="auto"/>
                <w:bottom w:val="none" w:sz="0" w:space="0" w:color="auto"/>
                <w:right w:val="none" w:sz="0" w:space="0" w:color="auto"/>
              </w:divBdr>
            </w:div>
            <w:div w:id="674696697">
              <w:marLeft w:val="0"/>
              <w:marRight w:val="0"/>
              <w:marTop w:val="0"/>
              <w:marBottom w:val="0"/>
              <w:divBdr>
                <w:top w:val="none" w:sz="0" w:space="0" w:color="auto"/>
                <w:left w:val="none" w:sz="0" w:space="0" w:color="auto"/>
                <w:bottom w:val="none" w:sz="0" w:space="0" w:color="auto"/>
                <w:right w:val="none" w:sz="0" w:space="0" w:color="auto"/>
              </w:divBdr>
            </w:div>
            <w:div w:id="676662698">
              <w:marLeft w:val="0"/>
              <w:marRight w:val="0"/>
              <w:marTop w:val="0"/>
              <w:marBottom w:val="0"/>
              <w:divBdr>
                <w:top w:val="none" w:sz="0" w:space="0" w:color="auto"/>
                <w:left w:val="none" w:sz="0" w:space="0" w:color="auto"/>
                <w:bottom w:val="none" w:sz="0" w:space="0" w:color="auto"/>
                <w:right w:val="none" w:sz="0" w:space="0" w:color="auto"/>
              </w:divBdr>
            </w:div>
            <w:div w:id="679892352">
              <w:marLeft w:val="0"/>
              <w:marRight w:val="0"/>
              <w:marTop w:val="0"/>
              <w:marBottom w:val="0"/>
              <w:divBdr>
                <w:top w:val="none" w:sz="0" w:space="0" w:color="auto"/>
                <w:left w:val="none" w:sz="0" w:space="0" w:color="auto"/>
                <w:bottom w:val="none" w:sz="0" w:space="0" w:color="auto"/>
                <w:right w:val="none" w:sz="0" w:space="0" w:color="auto"/>
              </w:divBdr>
            </w:div>
            <w:div w:id="681055174">
              <w:marLeft w:val="0"/>
              <w:marRight w:val="0"/>
              <w:marTop w:val="0"/>
              <w:marBottom w:val="0"/>
              <w:divBdr>
                <w:top w:val="none" w:sz="0" w:space="0" w:color="auto"/>
                <w:left w:val="none" w:sz="0" w:space="0" w:color="auto"/>
                <w:bottom w:val="none" w:sz="0" w:space="0" w:color="auto"/>
                <w:right w:val="none" w:sz="0" w:space="0" w:color="auto"/>
              </w:divBdr>
            </w:div>
            <w:div w:id="681199969">
              <w:marLeft w:val="0"/>
              <w:marRight w:val="0"/>
              <w:marTop w:val="0"/>
              <w:marBottom w:val="0"/>
              <w:divBdr>
                <w:top w:val="none" w:sz="0" w:space="0" w:color="auto"/>
                <w:left w:val="none" w:sz="0" w:space="0" w:color="auto"/>
                <w:bottom w:val="none" w:sz="0" w:space="0" w:color="auto"/>
                <w:right w:val="none" w:sz="0" w:space="0" w:color="auto"/>
              </w:divBdr>
            </w:div>
            <w:div w:id="681932038">
              <w:marLeft w:val="0"/>
              <w:marRight w:val="0"/>
              <w:marTop w:val="0"/>
              <w:marBottom w:val="0"/>
              <w:divBdr>
                <w:top w:val="none" w:sz="0" w:space="0" w:color="auto"/>
                <w:left w:val="none" w:sz="0" w:space="0" w:color="auto"/>
                <w:bottom w:val="none" w:sz="0" w:space="0" w:color="auto"/>
                <w:right w:val="none" w:sz="0" w:space="0" w:color="auto"/>
              </w:divBdr>
            </w:div>
            <w:div w:id="681972056">
              <w:marLeft w:val="0"/>
              <w:marRight w:val="0"/>
              <w:marTop w:val="0"/>
              <w:marBottom w:val="0"/>
              <w:divBdr>
                <w:top w:val="none" w:sz="0" w:space="0" w:color="auto"/>
                <w:left w:val="none" w:sz="0" w:space="0" w:color="auto"/>
                <w:bottom w:val="none" w:sz="0" w:space="0" w:color="auto"/>
                <w:right w:val="none" w:sz="0" w:space="0" w:color="auto"/>
              </w:divBdr>
            </w:div>
            <w:div w:id="682976371">
              <w:marLeft w:val="0"/>
              <w:marRight w:val="0"/>
              <w:marTop w:val="0"/>
              <w:marBottom w:val="0"/>
              <w:divBdr>
                <w:top w:val="none" w:sz="0" w:space="0" w:color="auto"/>
                <w:left w:val="none" w:sz="0" w:space="0" w:color="auto"/>
                <w:bottom w:val="none" w:sz="0" w:space="0" w:color="auto"/>
                <w:right w:val="none" w:sz="0" w:space="0" w:color="auto"/>
              </w:divBdr>
            </w:div>
            <w:div w:id="684868638">
              <w:marLeft w:val="0"/>
              <w:marRight w:val="0"/>
              <w:marTop w:val="0"/>
              <w:marBottom w:val="0"/>
              <w:divBdr>
                <w:top w:val="none" w:sz="0" w:space="0" w:color="auto"/>
                <w:left w:val="none" w:sz="0" w:space="0" w:color="auto"/>
                <w:bottom w:val="none" w:sz="0" w:space="0" w:color="auto"/>
                <w:right w:val="none" w:sz="0" w:space="0" w:color="auto"/>
              </w:divBdr>
            </w:div>
            <w:div w:id="684940858">
              <w:marLeft w:val="0"/>
              <w:marRight w:val="0"/>
              <w:marTop w:val="0"/>
              <w:marBottom w:val="0"/>
              <w:divBdr>
                <w:top w:val="none" w:sz="0" w:space="0" w:color="auto"/>
                <w:left w:val="none" w:sz="0" w:space="0" w:color="auto"/>
                <w:bottom w:val="none" w:sz="0" w:space="0" w:color="auto"/>
                <w:right w:val="none" w:sz="0" w:space="0" w:color="auto"/>
              </w:divBdr>
            </w:div>
            <w:div w:id="687213960">
              <w:marLeft w:val="0"/>
              <w:marRight w:val="0"/>
              <w:marTop w:val="0"/>
              <w:marBottom w:val="0"/>
              <w:divBdr>
                <w:top w:val="none" w:sz="0" w:space="0" w:color="auto"/>
                <w:left w:val="none" w:sz="0" w:space="0" w:color="auto"/>
                <w:bottom w:val="none" w:sz="0" w:space="0" w:color="auto"/>
                <w:right w:val="none" w:sz="0" w:space="0" w:color="auto"/>
              </w:divBdr>
            </w:div>
            <w:div w:id="687760112">
              <w:marLeft w:val="0"/>
              <w:marRight w:val="0"/>
              <w:marTop w:val="0"/>
              <w:marBottom w:val="0"/>
              <w:divBdr>
                <w:top w:val="none" w:sz="0" w:space="0" w:color="auto"/>
                <w:left w:val="none" w:sz="0" w:space="0" w:color="auto"/>
                <w:bottom w:val="none" w:sz="0" w:space="0" w:color="auto"/>
                <w:right w:val="none" w:sz="0" w:space="0" w:color="auto"/>
              </w:divBdr>
            </w:div>
            <w:div w:id="688602295">
              <w:marLeft w:val="0"/>
              <w:marRight w:val="0"/>
              <w:marTop w:val="0"/>
              <w:marBottom w:val="0"/>
              <w:divBdr>
                <w:top w:val="none" w:sz="0" w:space="0" w:color="auto"/>
                <w:left w:val="none" w:sz="0" w:space="0" w:color="auto"/>
                <w:bottom w:val="none" w:sz="0" w:space="0" w:color="auto"/>
                <w:right w:val="none" w:sz="0" w:space="0" w:color="auto"/>
              </w:divBdr>
            </w:div>
            <w:div w:id="688677631">
              <w:marLeft w:val="0"/>
              <w:marRight w:val="0"/>
              <w:marTop w:val="0"/>
              <w:marBottom w:val="0"/>
              <w:divBdr>
                <w:top w:val="none" w:sz="0" w:space="0" w:color="auto"/>
                <w:left w:val="none" w:sz="0" w:space="0" w:color="auto"/>
                <w:bottom w:val="none" w:sz="0" w:space="0" w:color="auto"/>
                <w:right w:val="none" w:sz="0" w:space="0" w:color="auto"/>
              </w:divBdr>
            </w:div>
            <w:div w:id="688718684">
              <w:marLeft w:val="0"/>
              <w:marRight w:val="0"/>
              <w:marTop w:val="0"/>
              <w:marBottom w:val="0"/>
              <w:divBdr>
                <w:top w:val="none" w:sz="0" w:space="0" w:color="auto"/>
                <w:left w:val="none" w:sz="0" w:space="0" w:color="auto"/>
                <w:bottom w:val="none" w:sz="0" w:space="0" w:color="auto"/>
                <w:right w:val="none" w:sz="0" w:space="0" w:color="auto"/>
              </w:divBdr>
            </w:div>
            <w:div w:id="689256063">
              <w:marLeft w:val="0"/>
              <w:marRight w:val="0"/>
              <w:marTop w:val="0"/>
              <w:marBottom w:val="0"/>
              <w:divBdr>
                <w:top w:val="none" w:sz="0" w:space="0" w:color="auto"/>
                <w:left w:val="none" w:sz="0" w:space="0" w:color="auto"/>
                <w:bottom w:val="none" w:sz="0" w:space="0" w:color="auto"/>
                <w:right w:val="none" w:sz="0" w:space="0" w:color="auto"/>
              </w:divBdr>
            </w:div>
            <w:div w:id="690640906">
              <w:marLeft w:val="0"/>
              <w:marRight w:val="0"/>
              <w:marTop w:val="0"/>
              <w:marBottom w:val="0"/>
              <w:divBdr>
                <w:top w:val="none" w:sz="0" w:space="0" w:color="auto"/>
                <w:left w:val="none" w:sz="0" w:space="0" w:color="auto"/>
                <w:bottom w:val="none" w:sz="0" w:space="0" w:color="auto"/>
                <w:right w:val="none" w:sz="0" w:space="0" w:color="auto"/>
              </w:divBdr>
            </w:div>
            <w:div w:id="690960387">
              <w:marLeft w:val="0"/>
              <w:marRight w:val="0"/>
              <w:marTop w:val="0"/>
              <w:marBottom w:val="0"/>
              <w:divBdr>
                <w:top w:val="none" w:sz="0" w:space="0" w:color="auto"/>
                <w:left w:val="none" w:sz="0" w:space="0" w:color="auto"/>
                <w:bottom w:val="none" w:sz="0" w:space="0" w:color="auto"/>
                <w:right w:val="none" w:sz="0" w:space="0" w:color="auto"/>
              </w:divBdr>
            </w:div>
            <w:div w:id="691758993">
              <w:marLeft w:val="0"/>
              <w:marRight w:val="0"/>
              <w:marTop w:val="0"/>
              <w:marBottom w:val="0"/>
              <w:divBdr>
                <w:top w:val="none" w:sz="0" w:space="0" w:color="auto"/>
                <w:left w:val="none" w:sz="0" w:space="0" w:color="auto"/>
                <w:bottom w:val="none" w:sz="0" w:space="0" w:color="auto"/>
                <w:right w:val="none" w:sz="0" w:space="0" w:color="auto"/>
              </w:divBdr>
            </w:div>
            <w:div w:id="691763652">
              <w:marLeft w:val="0"/>
              <w:marRight w:val="0"/>
              <w:marTop w:val="0"/>
              <w:marBottom w:val="0"/>
              <w:divBdr>
                <w:top w:val="none" w:sz="0" w:space="0" w:color="auto"/>
                <w:left w:val="none" w:sz="0" w:space="0" w:color="auto"/>
                <w:bottom w:val="none" w:sz="0" w:space="0" w:color="auto"/>
                <w:right w:val="none" w:sz="0" w:space="0" w:color="auto"/>
              </w:divBdr>
            </w:div>
            <w:div w:id="696466337">
              <w:marLeft w:val="0"/>
              <w:marRight w:val="0"/>
              <w:marTop w:val="0"/>
              <w:marBottom w:val="0"/>
              <w:divBdr>
                <w:top w:val="none" w:sz="0" w:space="0" w:color="auto"/>
                <w:left w:val="none" w:sz="0" w:space="0" w:color="auto"/>
                <w:bottom w:val="none" w:sz="0" w:space="0" w:color="auto"/>
                <w:right w:val="none" w:sz="0" w:space="0" w:color="auto"/>
              </w:divBdr>
            </w:div>
            <w:div w:id="698505964">
              <w:marLeft w:val="0"/>
              <w:marRight w:val="0"/>
              <w:marTop w:val="0"/>
              <w:marBottom w:val="0"/>
              <w:divBdr>
                <w:top w:val="none" w:sz="0" w:space="0" w:color="auto"/>
                <w:left w:val="none" w:sz="0" w:space="0" w:color="auto"/>
                <w:bottom w:val="none" w:sz="0" w:space="0" w:color="auto"/>
                <w:right w:val="none" w:sz="0" w:space="0" w:color="auto"/>
              </w:divBdr>
            </w:div>
            <w:div w:id="699361801">
              <w:marLeft w:val="0"/>
              <w:marRight w:val="0"/>
              <w:marTop w:val="0"/>
              <w:marBottom w:val="0"/>
              <w:divBdr>
                <w:top w:val="none" w:sz="0" w:space="0" w:color="auto"/>
                <w:left w:val="none" w:sz="0" w:space="0" w:color="auto"/>
                <w:bottom w:val="none" w:sz="0" w:space="0" w:color="auto"/>
                <w:right w:val="none" w:sz="0" w:space="0" w:color="auto"/>
              </w:divBdr>
            </w:div>
            <w:div w:id="699402899">
              <w:marLeft w:val="0"/>
              <w:marRight w:val="0"/>
              <w:marTop w:val="0"/>
              <w:marBottom w:val="0"/>
              <w:divBdr>
                <w:top w:val="none" w:sz="0" w:space="0" w:color="auto"/>
                <w:left w:val="none" w:sz="0" w:space="0" w:color="auto"/>
                <w:bottom w:val="none" w:sz="0" w:space="0" w:color="auto"/>
                <w:right w:val="none" w:sz="0" w:space="0" w:color="auto"/>
              </w:divBdr>
            </w:div>
            <w:div w:id="699664794">
              <w:marLeft w:val="0"/>
              <w:marRight w:val="0"/>
              <w:marTop w:val="0"/>
              <w:marBottom w:val="0"/>
              <w:divBdr>
                <w:top w:val="none" w:sz="0" w:space="0" w:color="auto"/>
                <w:left w:val="none" w:sz="0" w:space="0" w:color="auto"/>
                <w:bottom w:val="none" w:sz="0" w:space="0" w:color="auto"/>
                <w:right w:val="none" w:sz="0" w:space="0" w:color="auto"/>
              </w:divBdr>
            </w:div>
            <w:div w:id="699669107">
              <w:marLeft w:val="0"/>
              <w:marRight w:val="0"/>
              <w:marTop w:val="0"/>
              <w:marBottom w:val="0"/>
              <w:divBdr>
                <w:top w:val="none" w:sz="0" w:space="0" w:color="auto"/>
                <w:left w:val="none" w:sz="0" w:space="0" w:color="auto"/>
                <w:bottom w:val="none" w:sz="0" w:space="0" w:color="auto"/>
                <w:right w:val="none" w:sz="0" w:space="0" w:color="auto"/>
              </w:divBdr>
            </w:div>
            <w:div w:id="700134462">
              <w:marLeft w:val="0"/>
              <w:marRight w:val="0"/>
              <w:marTop w:val="0"/>
              <w:marBottom w:val="0"/>
              <w:divBdr>
                <w:top w:val="none" w:sz="0" w:space="0" w:color="auto"/>
                <w:left w:val="none" w:sz="0" w:space="0" w:color="auto"/>
                <w:bottom w:val="none" w:sz="0" w:space="0" w:color="auto"/>
                <w:right w:val="none" w:sz="0" w:space="0" w:color="auto"/>
              </w:divBdr>
            </w:div>
            <w:div w:id="705565986">
              <w:marLeft w:val="0"/>
              <w:marRight w:val="0"/>
              <w:marTop w:val="0"/>
              <w:marBottom w:val="0"/>
              <w:divBdr>
                <w:top w:val="none" w:sz="0" w:space="0" w:color="auto"/>
                <w:left w:val="none" w:sz="0" w:space="0" w:color="auto"/>
                <w:bottom w:val="none" w:sz="0" w:space="0" w:color="auto"/>
                <w:right w:val="none" w:sz="0" w:space="0" w:color="auto"/>
              </w:divBdr>
            </w:div>
            <w:div w:id="707415090">
              <w:marLeft w:val="0"/>
              <w:marRight w:val="0"/>
              <w:marTop w:val="0"/>
              <w:marBottom w:val="0"/>
              <w:divBdr>
                <w:top w:val="none" w:sz="0" w:space="0" w:color="auto"/>
                <w:left w:val="none" w:sz="0" w:space="0" w:color="auto"/>
                <w:bottom w:val="none" w:sz="0" w:space="0" w:color="auto"/>
                <w:right w:val="none" w:sz="0" w:space="0" w:color="auto"/>
              </w:divBdr>
            </w:div>
            <w:div w:id="707416344">
              <w:marLeft w:val="0"/>
              <w:marRight w:val="0"/>
              <w:marTop w:val="0"/>
              <w:marBottom w:val="0"/>
              <w:divBdr>
                <w:top w:val="none" w:sz="0" w:space="0" w:color="auto"/>
                <w:left w:val="none" w:sz="0" w:space="0" w:color="auto"/>
                <w:bottom w:val="none" w:sz="0" w:space="0" w:color="auto"/>
                <w:right w:val="none" w:sz="0" w:space="0" w:color="auto"/>
              </w:divBdr>
            </w:div>
            <w:div w:id="711811503">
              <w:marLeft w:val="0"/>
              <w:marRight w:val="0"/>
              <w:marTop w:val="0"/>
              <w:marBottom w:val="0"/>
              <w:divBdr>
                <w:top w:val="none" w:sz="0" w:space="0" w:color="auto"/>
                <w:left w:val="none" w:sz="0" w:space="0" w:color="auto"/>
                <w:bottom w:val="none" w:sz="0" w:space="0" w:color="auto"/>
                <w:right w:val="none" w:sz="0" w:space="0" w:color="auto"/>
              </w:divBdr>
            </w:div>
            <w:div w:id="714233427">
              <w:marLeft w:val="0"/>
              <w:marRight w:val="0"/>
              <w:marTop w:val="0"/>
              <w:marBottom w:val="0"/>
              <w:divBdr>
                <w:top w:val="none" w:sz="0" w:space="0" w:color="auto"/>
                <w:left w:val="none" w:sz="0" w:space="0" w:color="auto"/>
                <w:bottom w:val="none" w:sz="0" w:space="0" w:color="auto"/>
                <w:right w:val="none" w:sz="0" w:space="0" w:color="auto"/>
              </w:divBdr>
            </w:div>
            <w:div w:id="714350478">
              <w:marLeft w:val="0"/>
              <w:marRight w:val="0"/>
              <w:marTop w:val="0"/>
              <w:marBottom w:val="0"/>
              <w:divBdr>
                <w:top w:val="none" w:sz="0" w:space="0" w:color="auto"/>
                <w:left w:val="none" w:sz="0" w:space="0" w:color="auto"/>
                <w:bottom w:val="none" w:sz="0" w:space="0" w:color="auto"/>
                <w:right w:val="none" w:sz="0" w:space="0" w:color="auto"/>
              </w:divBdr>
            </w:div>
            <w:div w:id="716784478">
              <w:marLeft w:val="0"/>
              <w:marRight w:val="0"/>
              <w:marTop w:val="0"/>
              <w:marBottom w:val="0"/>
              <w:divBdr>
                <w:top w:val="none" w:sz="0" w:space="0" w:color="auto"/>
                <w:left w:val="none" w:sz="0" w:space="0" w:color="auto"/>
                <w:bottom w:val="none" w:sz="0" w:space="0" w:color="auto"/>
                <w:right w:val="none" w:sz="0" w:space="0" w:color="auto"/>
              </w:divBdr>
            </w:div>
            <w:div w:id="716785103">
              <w:marLeft w:val="0"/>
              <w:marRight w:val="0"/>
              <w:marTop w:val="0"/>
              <w:marBottom w:val="0"/>
              <w:divBdr>
                <w:top w:val="none" w:sz="0" w:space="0" w:color="auto"/>
                <w:left w:val="none" w:sz="0" w:space="0" w:color="auto"/>
                <w:bottom w:val="none" w:sz="0" w:space="0" w:color="auto"/>
                <w:right w:val="none" w:sz="0" w:space="0" w:color="auto"/>
              </w:divBdr>
            </w:div>
            <w:div w:id="718361412">
              <w:marLeft w:val="0"/>
              <w:marRight w:val="0"/>
              <w:marTop w:val="0"/>
              <w:marBottom w:val="0"/>
              <w:divBdr>
                <w:top w:val="none" w:sz="0" w:space="0" w:color="auto"/>
                <w:left w:val="none" w:sz="0" w:space="0" w:color="auto"/>
                <w:bottom w:val="none" w:sz="0" w:space="0" w:color="auto"/>
                <w:right w:val="none" w:sz="0" w:space="0" w:color="auto"/>
              </w:divBdr>
            </w:div>
            <w:div w:id="719209610">
              <w:marLeft w:val="0"/>
              <w:marRight w:val="0"/>
              <w:marTop w:val="0"/>
              <w:marBottom w:val="0"/>
              <w:divBdr>
                <w:top w:val="none" w:sz="0" w:space="0" w:color="auto"/>
                <w:left w:val="none" w:sz="0" w:space="0" w:color="auto"/>
                <w:bottom w:val="none" w:sz="0" w:space="0" w:color="auto"/>
                <w:right w:val="none" w:sz="0" w:space="0" w:color="auto"/>
              </w:divBdr>
            </w:div>
            <w:div w:id="719472907">
              <w:marLeft w:val="0"/>
              <w:marRight w:val="0"/>
              <w:marTop w:val="0"/>
              <w:marBottom w:val="0"/>
              <w:divBdr>
                <w:top w:val="none" w:sz="0" w:space="0" w:color="auto"/>
                <w:left w:val="none" w:sz="0" w:space="0" w:color="auto"/>
                <w:bottom w:val="none" w:sz="0" w:space="0" w:color="auto"/>
                <w:right w:val="none" w:sz="0" w:space="0" w:color="auto"/>
              </w:divBdr>
            </w:div>
            <w:div w:id="720444295">
              <w:marLeft w:val="0"/>
              <w:marRight w:val="0"/>
              <w:marTop w:val="0"/>
              <w:marBottom w:val="0"/>
              <w:divBdr>
                <w:top w:val="none" w:sz="0" w:space="0" w:color="auto"/>
                <w:left w:val="none" w:sz="0" w:space="0" w:color="auto"/>
                <w:bottom w:val="none" w:sz="0" w:space="0" w:color="auto"/>
                <w:right w:val="none" w:sz="0" w:space="0" w:color="auto"/>
              </w:divBdr>
            </w:div>
            <w:div w:id="721170113">
              <w:marLeft w:val="0"/>
              <w:marRight w:val="0"/>
              <w:marTop w:val="0"/>
              <w:marBottom w:val="0"/>
              <w:divBdr>
                <w:top w:val="none" w:sz="0" w:space="0" w:color="auto"/>
                <w:left w:val="none" w:sz="0" w:space="0" w:color="auto"/>
                <w:bottom w:val="none" w:sz="0" w:space="0" w:color="auto"/>
                <w:right w:val="none" w:sz="0" w:space="0" w:color="auto"/>
              </w:divBdr>
            </w:div>
            <w:div w:id="723143921">
              <w:marLeft w:val="0"/>
              <w:marRight w:val="0"/>
              <w:marTop w:val="0"/>
              <w:marBottom w:val="0"/>
              <w:divBdr>
                <w:top w:val="none" w:sz="0" w:space="0" w:color="auto"/>
                <w:left w:val="none" w:sz="0" w:space="0" w:color="auto"/>
                <w:bottom w:val="none" w:sz="0" w:space="0" w:color="auto"/>
                <w:right w:val="none" w:sz="0" w:space="0" w:color="auto"/>
              </w:divBdr>
            </w:div>
            <w:div w:id="724908258">
              <w:marLeft w:val="0"/>
              <w:marRight w:val="0"/>
              <w:marTop w:val="0"/>
              <w:marBottom w:val="0"/>
              <w:divBdr>
                <w:top w:val="none" w:sz="0" w:space="0" w:color="auto"/>
                <w:left w:val="none" w:sz="0" w:space="0" w:color="auto"/>
                <w:bottom w:val="none" w:sz="0" w:space="0" w:color="auto"/>
                <w:right w:val="none" w:sz="0" w:space="0" w:color="auto"/>
              </w:divBdr>
            </w:div>
            <w:div w:id="724914657">
              <w:marLeft w:val="0"/>
              <w:marRight w:val="0"/>
              <w:marTop w:val="0"/>
              <w:marBottom w:val="0"/>
              <w:divBdr>
                <w:top w:val="none" w:sz="0" w:space="0" w:color="auto"/>
                <w:left w:val="none" w:sz="0" w:space="0" w:color="auto"/>
                <w:bottom w:val="none" w:sz="0" w:space="0" w:color="auto"/>
                <w:right w:val="none" w:sz="0" w:space="0" w:color="auto"/>
              </w:divBdr>
            </w:div>
            <w:div w:id="726032939">
              <w:marLeft w:val="0"/>
              <w:marRight w:val="0"/>
              <w:marTop w:val="0"/>
              <w:marBottom w:val="0"/>
              <w:divBdr>
                <w:top w:val="none" w:sz="0" w:space="0" w:color="auto"/>
                <w:left w:val="none" w:sz="0" w:space="0" w:color="auto"/>
                <w:bottom w:val="none" w:sz="0" w:space="0" w:color="auto"/>
                <w:right w:val="none" w:sz="0" w:space="0" w:color="auto"/>
              </w:divBdr>
            </w:div>
            <w:div w:id="728529076">
              <w:marLeft w:val="0"/>
              <w:marRight w:val="0"/>
              <w:marTop w:val="0"/>
              <w:marBottom w:val="0"/>
              <w:divBdr>
                <w:top w:val="none" w:sz="0" w:space="0" w:color="auto"/>
                <w:left w:val="none" w:sz="0" w:space="0" w:color="auto"/>
                <w:bottom w:val="none" w:sz="0" w:space="0" w:color="auto"/>
                <w:right w:val="none" w:sz="0" w:space="0" w:color="auto"/>
              </w:divBdr>
            </w:div>
            <w:div w:id="731775554">
              <w:marLeft w:val="0"/>
              <w:marRight w:val="0"/>
              <w:marTop w:val="0"/>
              <w:marBottom w:val="0"/>
              <w:divBdr>
                <w:top w:val="none" w:sz="0" w:space="0" w:color="auto"/>
                <w:left w:val="none" w:sz="0" w:space="0" w:color="auto"/>
                <w:bottom w:val="none" w:sz="0" w:space="0" w:color="auto"/>
                <w:right w:val="none" w:sz="0" w:space="0" w:color="auto"/>
              </w:divBdr>
            </w:div>
            <w:div w:id="732391696">
              <w:marLeft w:val="0"/>
              <w:marRight w:val="0"/>
              <w:marTop w:val="0"/>
              <w:marBottom w:val="0"/>
              <w:divBdr>
                <w:top w:val="none" w:sz="0" w:space="0" w:color="auto"/>
                <w:left w:val="none" w:sz="0" w:space="0" w:color="auto"/>
                <w:bottom w:val="none" w:sz="0" w:space="0" w:color="auto"/>
                <w:right w:val="none" w:sz="0" w:space="0" w:color="auto"/>
              </w:divBdr>
            </w:div>
            <w:div w:id="732698566">
              <w:marLeft w:val="0"/>
              <w:marRight w:val="0"/>
              <w:marTop w:val="0"/>
              <w:marBottom w:val="0"/>
              <w:divBdr>
                <w:top w:val="none" w:sz="0" w:space="0" w:color="auto"/>
                <w:left w:val="none" w:sz="0" w:space="0" w:color="auto"/>
                <w:bottom w:val="none" w:sz="0" w:space="0" w:color="auto"/>
                <w:right w:val="none" w:sz="0" w:space="0" w:color="auto"/>
              </w:divBdr>
            </w:div>
            <w:div w:id="735053495">
              <w:marLeft w:val="0"/>
              <w:marRight w:val="0"/>
              <w:marTop w:val="0"/>
              <w:marBottom w:val="0"/>
              <w:divBdr>
                <w:top w:val="none" w:sz="0" w:space="0" w:color="auto"/>
                <w:left w:val="none" w:sz="0" w:space="0" w:color="auto"/>
                <w:bottom w:val="none" w:sz="0" w:space="0" w:color="auto"/>
                <w:right w:val="none" w:sz="0" w:space="0" w:color="auto"/>
              </w:divBdr>
            </w:div>
            <w:div w:id="738132558">
              <w:marLeft w:val="0"/>
              <w:marRight w:val="0"/>
              <w:marTop w:val="0"/>
              <w:marBottom w:val="0"/>
              <w:divBdr>
                <w:top w:val="none" w:sz="0" w:space="0" w:color="auto"/>
                <w:left w:val="none" w:sz="0" w:space="0" w:color="auto"/>
                <w:bottom w:val="none" w:sz="0" w:space="0" w:color="auto"/>
                <w:right w:val="none" w:sz="0" w:space="0" w:color="auto"/>
              </w:divBdr>
            </w:div>
            <w:div w:id="738790194">
              <w:marLeft w:val="0"/>
              <w:marRight w:val="0"/>
              <w:marTop w:val="0"/>
              <w:marBottom w:val="0"/>
              <w:divBdr>
                <w:top w:val="none" w:sz="0" w:space="0" w:color="auto"/>
                <w:left w:val="none" w:sz="0" w:space="0" w:color="auto"/>
                <w:bottom w:val="none" w:sz="0" w:space="0" w:color="auto"/>
                <w:right w:val="none" w:sz="0" w:space="0" w:color="auto"/>
              </w:divBdr>
            </w:div>
            <w:div w:id="739138509">
              <w:marLeft w:val="0"/>
              <w:marRight w:val="0"/>
              <w:marTop w:val="0"/>
              <w:marBottom w:val="0"/>
              <w:divBdr>
                <w:top w:val="none" w:sz="0" w:space="0" w:color="auto"/>
                <w:left w:val="none" w:sz="0" w:space="0" w:color="auto"/>
                <w:bottom w:val="none" w:sz="0" w:space="0" w:color="auto"/>
                <w:right w:val="none" w:sz="0" w:space="0" w:color="auto"/>
              </w:divBdr>
            </w:div>
            <w:div w:id="740565812">
              <w:marLeft w:val="0"/>
              <w:marRight w:val="0"/>
              <w:marTop w:val="0"/>
              <w:marBottom w:val="0"/>
              <w:divBdr>
                <w:top w:val="none" w:sz="0" w:space="0" w:color="auto"/>
                <w:left w:val="none" w:sz="0" w:space="0" w:color="auto"/>
                <w:bottom w:val="none" w:sz="0" w:space="0" w:color="auto"/>
                <w:right w:val="none" w:sz="0" w:space="0" w:color="auto"/>
              </w:divBdr>
            </w:div>
            <w:div w:id="741949570">
              <w:marLeft w:val="0"/>
              <w:marRight w:val="0"/>
              <w:marTop w:val="0"/>
              <w:marBottom w:val="0"/>
              <w:divBdr>
                <w:top w:val="none" w:sz="0" w:space="0" w:color="auto"/>
                <w:left w:val="none" w:sz="0" w:space="0" w:color="auto"/>
                <w:bottom w:val="none" w:sz="0" w:space="0" w:color="auto"/>
                <w:right w:val="none" w:sz="0" w:space="0" w:color="auto"/>
              </w:divBdr>
            </w:div>
            <w:div w:id="742945825">
              <w:marLeft w:val="0"/>
              <w:marRight w:val="0"/>
              <w:marTop w:val="0"/>
              <w:marBottom w:val="0"/>
              <w:divBdr>
                <w:top w:val="none" w:sz="0" w:space="0" w:color="auto"/>
                <w:left w:val="none" w:sz="0" w:space="0" w:color="auto"/>
                <w:bottom w:val="none" w:sz="0" w:space="0" w:color="auto"/>
                <w:right w:val="none" w:sz="0" w:space="0" w:color="auto"/>
              </w:divBdr>
            </w:div>
            <w:div w:id="745418501">
              <w:marLeft w:val="0"/>
              <w:marRight w:val="0"/>
              <w:marTop w:val="0"/>
              <w:marBottom w:val="0"/>
              <w:divBdr>
                <w:top w:val="none" w:sz="0" w:space="0" w:color="auto"/>
                <w:left w:val="none" w:sz="0" w:space="0" w:color="auto"/>
                <w:bottom w:val="none" w:sz="0" w:space="0" w:color="auto"/>
                <w:right w:val="none" w:sz="0" w:space="0" w:color="auto"/>
              </w:divBdr>
            </w:div>
            <w:div w:id="747073984">
              <w:marLeft w:val="0"/>
              <w:marRight w:val="0"/>
              <w:marTop w:val="0"/>
              <w:marBottom w:val="0"/>
              <w:divBdr>
                <w:top w:val="none" w:sz="0" w:space="0" w:color="auto"/>
                <w:left w:val="none" w:sz="0" w:space="0" w:color="auto"/>
                <w:bottom w:val="none" w:sz="0" w:space="0" w:color="auto"/>
                <w:right w:val="none" w:sz="0" w:space="0" w:color="auto"/>
              </w:divBdr>
            </w:div>
            <w:div w:id="750154631">
              <w:marLeft w:val="0"/>
              <w:marRight w:val="0"/>
              <w:marTop w:val="0"/>
              <w:marBottom w:val="0"/>
              <w:divBdr>
                <w:top w:val="none" w:sz="0" w:space="0" w:color="auto"/>
                <w:left w:val="none" w:sz="0" w:space="0" w:color="auto"/>
                <w:bottom w:val="none" w:sz="0" w:space="0" w:color="auto"/>
                <w:right w:val="none" w:sz="0" w:space="0" w:color="auto"/>
              </w:divBdr>
            </w:div>
            <w:div w:id="751120244">
              <w:marLeft w:val="0"/>
              <w:marRight w:val="0"/>
              <w:marTop w:val="0"/>
              <w:marBottom w:val="0"/>
              <w:divBdr>
                <w:top w:val="none" w:sz="0" w:space="0" w:color="auto"/>
                <w:left w:val="none" w:sz="0" w:space="0" w:color="auto"/>
                <w:bottom w:val="none" w:sz="0" w:space="0" w:color="auto"/>
                <w:right w:val="none" w:sz="0" w:space="0" w:color="auto"/>
              </w:divBdr>
            </w:div>
            <w:div w:id="751466484">
              <w:marLeft w:val="0"/>
              <w:marRight w:val="0"/>
              <w:marTop w:val="0"/>
              <w:marBottom w:val="0"/>
              <w:divBdr>
                <w:top w:val="none" w:sz="0" w:space="0" w:color="auto"/>
                <w:left w:val="none" w:sz="0" w:space="0" w:color="auto"/>
                <w:bottom w:val="none" w:sz="0" w:space="0" w:color="auto"/>
                <w:right w:val="none" w:sz="0" w:space="0" w:color="auto"/>
              </w:divBdr>
            </w:div>
            <w:div w:id="753168677">
              <w:marLeft w:val="0"/>
              <w:marRight w:val="0"/>
              <w:marTop w:val="0"/>
              <w:marBottom w:val="0"/>
              <w:divBdr>
                <w:top w:val="none" w:sz="0" w:space="0" w:color="auto"/>
                <w:left w:val="none" w:sz="0" w:space="0" w:color="auto"/>
                <w:bottom w:val="none" w:sz="0" w:space="0" w:color="auto"/>
                <w:right w:val="none" w:sz="0" w:space="0" w:color="auto"/>
              </w:divBdr>
            </w:div>
            <w:div w:id="753550951">
              <w:marLeft w:val="0"/>
              <w:marRight w:val="0"/>
              <w:marTop w:val="0"/>
              <w:marBottom w:val="0"/>
              <w:divBdr>
                <w:top w:val="none" w:sz="0" w:space="0" w:color="auto"/>
                <w:left w:val="none" w:sz="0" w:space="0" w:color="auto"/>
                <w:bottom w:val="none" w:sz="0" w:space="0" w:color="auto"/>
                <w:right w:val="none" w:sz="0" w:space="0" w:color="auto"/>
              </w:divBdr>
            </w:div>
            <w:div w:id="756708362">
              <w:marLeft w:val="0"/>
              <w:marRight w:val="0"/>
              <w:marTop w:val="0"/>
              <w:marBottom w:val="0"/>
              <w:divBdr>
                <w:top w:val="none" w:sz="0" w:space="0" w:color="auto"/>
                <w:left w:val="none" w:sz="0" w:space="0" w:color="auto"/>
                <w:bottom w:val="none" w:sz="0" w:space="0" w:color="auto"/>
                <w:right w:val="none" w:sz="0" w:space="0" w:color="auto"/>
              </w:divBdr>
            </w:div>
            <w:div w:id="758019314">
              <w:marLeft w:val="0"/>
              <w:marRight w:val="0"/>
              <w:marTop w:val="0"/>
              <w:marBottom w:val="0"/>
              <w:divBdr>
                <w:top w:val="none" w:sz="0" w:space="0" w:color="auto"/>
                <w:left w:val="none" w:sz="0" w:space="0" w:color="auto"/>
                <w:bottom w:val="none" w:sz="0" w:space="0" w:color="auto"/>
                <w:right w:val="none" w:sz="0" w:space="0" w:color="auto"/>
              </w:divBdr>
            </w:div>
            <w:div w:id="758212809">
              <w:marLeft w:val="0"/>
              <w:marRight w:val="0"/>
              <w:marTop w:val="0"/>
              <w:marBottom w:val="0"/>
              <w:divBdr>
                <w:top w:val="none" w:sz="0" w:space="0" w:color="auto"/>
                <w:left w:val="none" w:sz="0" w:space="0" w:color="auto"/>
                <w:bottom w:val="none" w:sz="0" w:space="0" w:color="auto"/>
                <w:right w:val="none" w:sz="0" w:space="0" w:color="auto"/>
              </w:divBdr>
            </w:div>
            <w:div w:id="759446558">
              <w:marLeft w:val="0"/>
              <w:marRight w:val="0"/>
              <w:marTop w:val="0"/>
              <w:marBottom w:val="0"/>
              <w:divBdr>
                <w:top w:val="none" w:sz="0" w:space="0" w:color="auto"/>
                <w:left w:val="none" w:sz="0" w:space="0" w:color="auto"/>
                <w:bottom w:val="none" w:sz="0" w:space="0" w:color="auto"/>
                <w:right w:val="none" w:sz="0" w:space="0" w:color="auto"/>
              </w:divBdr>
            </w:div>
            <w:div w:id="759760124">
              <w:marLeft w:val="0"/>
              <w:marRight w:val="0"/>
              <w:marTop w:val="0"/>
              <w:marBottom w:val="0"/>
              <w:divBdr>
                <w:top w:val="none" w:sz="0" w:space="0" w:color="auto"/>
                <w:left w:val="none" w:sz="0" w:space="0" w:color="auto"/>
                <w:bottom w:val="none" w:sz="0" w:space="0" w:color="auto"/>
                <w:right w:val="none" w:sz="0" w:space="0" w:color="auto"/>
              </w:divBdr>
            </w:div>
            <w:div w:id="760445128">
              <w:marLeft w:val="0"/>
              <w:marRight w:val="0"/>
              <w:marTop w:val="0"/>
              <w:marBottom w:val="0"/>
              <w:divBdr>
                <w:top w:val="none" w:sz="0" w:space="0" w:color="auto"/>
                <w:left w:val="none" w:sz="0" w:space="0" w:color="auto"/>
                <w:bottom w:val="none" w:sz="0" w:space="0" w:color="auto"/>
                <w:right w:val="none" w:sz="0" w:space="0" w:color="auto"/>
              </w:divBdr>
            </w:div>
            <w:div w:id="761417511">
              <w:marLeft w:val="0"/>
              <w:marRight w:val="0"/>
              <w:marTop w:val="0"/>
              <w:marBottom w:val="0"/>
              <w:divBdr>
                <w:top w:val="none" w:sz="0" w:space="0" w:color="auto"/>
                <w:left w:val="none" w:sz="0" w:space="0" w:color="auto"/>
                <w:bottom w:val="none" w:sz="0" w:space="0" w:color="auto"/>
                <w:right w:val="none" w:sz="0" w:space="0" w:color="auto"/>
              </w:divBdr>
            </w:div>
            <w:div w:id="762606845">
              <w:marLeft w:val="0"/>
              <w:marRight w:val="0"/>
              <w:marTop w:val="0"/>
              <w:marBottom w:val="0"/>
              <w:divBdr>
                <w:top w:val="none" w:sz="0" w:space="0" w:color="auto"/>
                <w:left w:val="none" w:sz="0" w:space="0" w:color="auto"/>
                <w:bottom w:val="none" w:sz="0" w:space="0" w:color="auto"/>
                <w:right w:val="none" w:sz="0" w:space="0" w:color="auto"/>
              </w:divBdr>
            </w:div>
            <w:div w:id="762720411">
              <w:marLeft w:val="0"/>
              <w:marRight w:val="0"/>
              <w:marTop w:val="0"/>
              <w:marBottom w:val="0"/>
              <w:divBdr>
                <w:top w:val="none" w:sz="0" w:space="0" w:color="auto"/>
                <w:left w:val="none" w:sz="0" w:space="0" w:color="auto"/>
                <w:bottom w:val="none" w:sz="0" w:space="0" w:color="auto"/>
                <w:right w:val="none" w:sz="0" w:space="0" w:color="auto"/>
              </w:divBdr>
            </w:div>
            <w:div w:id="763114793">
              <w:marLeft w:val="0"/>
              <w:marRight w:val="0"/>
              <w:marTop w:val="0"/>
              <w:marBottom w:val="0"/>
              <w:divBdr>
                <w:top w:val="none" w:sz="0" w:space="0" w:color="auto"/>
                <w:left w:val="none" w:sz="0" w:space="0" w:color="auto"/>
                <w:bottom w:val="none" w:sz="0" w:space="0" w:color="auto"/>
                <w:right w:val="none" w:sz="0" w:space="0" w:color="auto"/>
              </w:divBdr>
            </w:div>
            <w:div w:id="763766879">
              <w:marLeft w:val="0"/>
              <w:marRight w:val="0"/>
              <w:marTop w:val="0"/>
              <w:marBottom w:val="0"/>
              <w:divBdr>
                <w:top w:val="none" w:sz="0" w:space="0" w:color="auto"/>
                <w:left w:val="none" w:sz="0" w:space="0" w:color="auto"/>
                <w:bottom w:val="none" w:sz="0" w:space="0" w:color="auto"/>
                <w:right w:val="none" w:sz="0" w:space="0" w:color="auto"/>
              </w:divBdr>
            </w:div>
            <w:div w:id="764377618">
              <w:marLeft w:val="0"/>
              <w:marRight w:val="0"/>
              <w:marTop w:val="0"/>
              <w:marBottom w:val="0"/>
              <w:divBdr>
                <w:top w:val="none" w:sz="0" w:space="0" w:color="auto"/>
                <w:left w:val="none" w:sz="0" w:space="0" w:color="auto"/>
                <w:bottom w:val="none" w:sz="0" w:space="0" w:color="auto"/>
                <w:right w:val="none" w:sz="0" w:space="0" w:color="auto"/>
              </w:divBdr>
            </w:div>
            <w:div w:id="771046135">
              <w:marLeft w:val="0"/>
              <w:marRight w:val="0"/>
              <w:marTop w:val="0"/>
              <w:marBottom w:val="0"/>
              <w:divBdr>
                <w:top w:val="none" w:sz="0" w:space="0" w:color="auto"/>
                <w:left w:val="none" w:sz="0" w:space="0" w:color="auto"/>
                <w:bottom w:val="none" w:sz="0" w:space="0" w:color="auto"/>
                <w:right w:val="none" w:sz="0" w:space="0" w:color="auto"/>
              </w:divBdr>
            </w:div>
            <w:div w:id="772868738">
              <w:marLeft w:val="0"/>
              <w:marRight w:val="0"/>
              <w:marTop w:val="0"/>
              <w:marBottom w:val="0"/>
              <w:divBdr>
                <w:top w:val="none" w:sz="0" w:space="0" w:color="auto"/>
                <w:left w:val="none" w:sz="0" w:space="0" w:color="auto"/>
                <w:bottom w:val="none" w:sz="0" w:space="0" w:color="auto"/>
                <w:right w:val="none" w:sz="0" w:space="0" w:color="auto"/>
              </w:divBdr>
            </w:div>
            <w:div w:id="773862130">
              <w:marLeft w:val="0"/>
              <w:marRight w:val="0"/>
              <w:marTop w:val="0"/>
              <w:marBottom w:val="0"/>
              <w:divBdr>
                <w:top w:val="none" w:sz="0" w:space="0" w:color="auto"/>
                <w:left w:val="none" w:sz="0" w:space="0" w:color="auto"/>
                <w:bottom w:val="none" w:sz="0" w:space="0" w:color="auto"/>
                <w:right w:val="none" w:sz="0" w:space="0" w:color="auto"/>
              </w:divBdr>
            </w:div>
            <w:div w:id="774134958">
              <w:marLeft w:val="0"/>
              <w:marRight w:val="0"/>
              <w:marTop w:val="0"/>
              <w:marBottom w:val="0"/>
              <w:divBdr>
                <w:top w:val="none" w:sz="0" w:space="0" w:color="auto"/>
                <w:left w:val="none" w:sz="0" w:space="0" w:color="auto"/>
                <w:bottom w:val="none" w:sz="0" w:space="0" w:color="auto"/>
                <w:right w:val="none" w:sz="0" w:space="0" w:color="auto"/>
              </w:divBdr>
            </w:div>
            <w:div w:id="775489332">
              <w:marLeft w:val="0"/>
              <w:marRight w:val="0"/>
              <w:marTop w:val="0"/>
              <w:marBottom w:val="0"/>
              <w:divBdr>
                <w:top w:val="none" w:sz="0" w:space="0" w:color="auto"/>
                <w:left w:val="none" w:sz="0" w:space="0" w:color="auto"/>
                <w:bottom w:val="none" w:sz="0" w:space="0" w:color="auto"/>
                <w:right w:val="none" w:sz="0" w:space="0" w:color="auto"/>
              </w:divBdr>
            </w:div>
            <w:div w:id="779107301">
              <w:marLeft w:val="0"/>
              <w:marRight w:val="0"/>
              <w:marTop w:val="0"/>
              <w:marBottom w:val="0"/>
              <w:divBdr>
                <w:top w:val="none" w:sz="0" w:space="0" w:color="auto"/>
                <w:left w:val="none" w:sz="0" w:space="0" w:color="auto"/>
                <w:bottom w:val="none" w:sz="0" w:space="0" w:color="auto"/>
                <w:right w:val="none" w:sz="0" w:space="0" w:color="auto"/>
              </w:divBdr>
            </w:div>
            <w:div w:id="783422797">
              <w:marLeft w:val="0"/>
              <w:marRight w:val="0"/>
              <w:marTop w:val="0"/>
              <w:marBottom w:val="0"/>
              <w:divBdr>
                <w:top w:val="none" w:sz="0" w:space="0" w:color="auto"/>
                <w:left w:val="none" w:sz="0" w:space="0" w:color="auto"/>
                <w:bottom w:val="none" w:sz="0" w:space="0" w:color="auto"/>
                <w:right w:val="none" w:sz="0" w:space="0" w:color="auto"/>
              </w:divBdr>
            </w:div>
            <w:div w:id="783811048">
              <w:marLeft w:val="0"/>
              <w:marRight w:val="0"/>
              <w:marTop w:val="0"/>
              <w:marBottom w:val="0"/>
              <w:divBdr>
                <w:top w:val="none" w:sz="0" w:space="0" w:color="auto"/>
                <w:left w:val="none" w:sz="0" w:space="0" w:color="auto"/>
                <w:bottom w:val="none" w:sz="0" w:space="0" w:color="auto"/>
                <w:right w:val="none" w:sz="0" w:space="0" w:color="auto"/>
              </w:divBdr>
            </w:div>
            <w:div w:id="786699237">
              <w:marLeft w:val="0"/>
              <w:marRight w:val="0"/>
              <w:marTop w:val="0"/>
              <w:marBottom w:val="0"/>
              <w:divBdr>
                <w:top w:val="none" w:sz="0" w:space="0" w:color="auto"/>
                <w:left w:val="none" w:sz="0" w:space="0" w:color="auto"/>
                <w:bottom w:val="none" w:sz="0" w:space="0" w:color="auto"/>
                <w:right w:val="none" w:sz="0" w:space="0" w:color="auto"/>
              </w:divBdr>
            </w:div>
            <w:div w:id="786970816">
              <w:marLeft w:val="0"/>
              <w:marRight w:val="0"/>
              <w:marTop w:val="0"/>
              <w:marBottom w:val="0"/>
              <w:divBdr>
                <w:top w:val="none" w:sz="0" w:space="0" w:color="auto"/>
                <w:left w:val="none" w:sz="0" w:space="0" w:color="auto"/>
                <w:bottom w:val="none" w:sz="0" w:space="0" w:color="auto"/>
                <w:right w:val="none" w:sz="0" w:space="0" w:color="auto"/>
              </w:divBdr>
            </w:div>
            <w:div w:id="787314056">
              <w:marLeft w:val="0"/>
              <w:marRight w:val="0"/>
              <w:marTop w:val="0"/>
              <w:marBottom w:val="0"/>
              <w:divBdr>
                <w:top w:val="none" w:sz="0" w:space="0" w:color="auto"/>
                <w:left w:val="none" w:sz="0" w:space="0" w:color="auto"/>
                <w:bottom w:val="none" w:sz="0" w:space="0" w:color="auto"/>
                <w:right w:val="none" w:sz="0" w:space="0" w:color="auto"/>
              </w:divBdr>
            </w:div>
            <w:div w:id="787703327">
              <w:marLeft w:val="0"/>
              <w:marRight w:val="0"/>
              <w:marTop w:val="0"/>
              <w:marBottom w:val="0"/>
              <w:divBdr>
                <w:top w:val="none" w:sz="0" w:space="0" w:color="auto"/>
                <w:left w:val="none" w:sz="0" w:space="0" w:color="auto"/>
                <w:bottom w:val="none" w:sz="0" w:space="0" w:color="auto"/>
                <w:right w:val="none" w:sz="0" w:space="0" w:color="auto"/>
              </w:divBdr>
            </w:div>
            <w:div w:id="787745124">
              <w:marLeft w:val="0"/>
              <w:marRight w:val="0"/>
              <w:marTop w:val="0"/>
              <w:marBottom w:val="0"/>
              <w:divBdr>
                <w:top w:val="none" w:sz="0" w:space="0" w:color="auto"/>
                <w:left w:val="none" w:sz="0" w:space="0" w:color="auto"/>
                <w:bottom w:val="none" w:sz="0" w:space="0" w:color="auto"/>
                <w:right w:val="none" w:sz="0" w:space="0" w:color="auto"/>
              </w:divBdr>
            </w:div>
            <w:div w:id="789133325">
              <w:marLeft w:val="0"/>
              <w:marRight w:val="0"/>
              <w:marTop w:val="0"/>
              <w:marBottom w:val="0"/>
              <w:divBdr>
                <w:top w:val="none" w:sz="0" w:space="0" w:color="auto"/>
                <w:left w:val="none" w:sz="0" w:space="0" w:color="auto"/>
                <w:bottom w:val="none" w:sz="0" w:space="0" w:color="auto"/>
                <w:right w:val="none" w:sz="0" w:space="0" w:color="auto"/>
              </w:divBdr>
            </w:div>
            <w:div w:id="789516441">
              <w:marLeft w:val="0"/>
              <w:marRight w:val="0"/>
              <w:marTop w:val="0"/>
              <w:marBottom w:val="0"/>
              <w:divBdr>
                <w:top w:val="none" w:sz="0" w:space="0" w:color="auto"/>
                <w:left w:val="none" w:sz="0" w:space="0" w:color="auto"/>
                <w:bottom w:val="none" w:sz="0" w:space="0" w:color="auto"/>
                <w:right w:val="none" w:sz="0" w:space="0" w:color="auto"/>
              </w:divBdr>
            </w:div>
            <w:div w:id="790592186">
              <w:marLeft w:val="0"/>
              <w:marRight w:val="0"/>
              <w:marTop w:val="0"/>
              <w:marBottom w:val="0"/>
              <w:divBdr>
                <w:top w:val="none" w:sz="0" w:space="0" w:color="auto"/>
                <w:left w:val="none" w:sz="0" w:space="0" w:color="auto"/>
                <w:bottom w:val="none" w:sz="0" w:space="0" w:color="auto"/>
                <w:right w:val="none" w:sz="0" w:space="0" w:color="auto"/>
              </w:divBdr>
            </w:div>
            <w:div w:id="793253440">
              <w:marLeft w:val="0"/>
              <w:marRight w:val="0"/>
              <w:marTop w:val="0"/>
              <w:marBottom w:val="0"/>
              <w:divBdr>
                <w:top w:val="none" w:sz="0" w:space="0" w:color="auto"/>
                <w:left w:val="none" w:sz="0" w:space="0" w:color="auto"/>
                <w:bottom w:val="none" w:sz="0" w:space="0" w:color="auto"/>
                <w:right w:val="none" w:sz="0" w:space="0" w:color="auto"/>
              </w:divBdr>
            </w:div>
            <w:div w:id="793720565">
              <w:marLeft w:val="0"/>
              <w:marRight w:val="0"/>
              <w:marTop w:val="0"/>
              <w:marBottom w:val="0"/>
              <w:divBdr>
                <w:top w:val="none" w:sz="0" w:space="0" w:color="auto"/>
                <w:left w:val="none" w:sz="0" w:space="0" w:color="auto"/>
                <w:bottom w:val="none" w:sz="0" w:space="0" w:color="auto"/>
                <w:right w:val="none" w:sz="0" w:space="0" w:color="auto"/>
              </w:divBdr>
            </w:div>
            <w:div w:id="794642431">
              <w:marLeft w:val="0"/>
              <w:marRight w:val="0"/>
              <w:marTop w:val="0"/>
              <w:marBottom w:val="0"/>
              <w:divBdr>
                <w:top w:val="none" w:sz="0" w:space="0" w:color="auto"/>
                <w:left w:val="none" w:sz="0" w:space="0" w:color="auto"/>
                <w:bottom w:val="none" w:sz="0" w:space="0" w:color="auto"/>
                <w:right w:val="none" w:sz="0" w:space="0" w:color="auto"/>
              </w:divBdr>
            </w:div>
            <w:div w:id="795413364">
              <w:marLeft w:val="0"/>
              <w:marRight w:val="0"/>
              <w:marTop w:val="0"/>
              <w:marBottom w:val="0"/>
              <w:divBdr>
                <w:top w:val="none" w:sz="0" w:space="0" w:color="auto"/>
                <w:left w:val="none" w:sz="0" w:space="0" w:color="auto"/>
                <w:bottom w:val="none" w:sz="0" w:space="0" w:color="auto"/>
                <w:right w:val="none" w:sz="0" w:space="0" w:color="auto"/>
              </w:divBdr>
            </w:div>
            <w:div w:id="796409955">
              <w:marLeft w:val="0"/>
              <w:marRight w:val="0"/>
              <w:marTop w:val="0"/>
              <w:marBottom w:val="0"/>
              <w:divBdr>
                <w:top w:val="none" w:sz="0" w:space="0" w:color="auto"/>
                <w:left w:val="none" w:sz="0" w:space="0" w:color="auto"/>
                <w:bottom w:val="none" w:sz="0" w:space="0" w:color="auto"/>
                <w:right w:val="none" w:sz="0" w:space="0" w:color="auto"/>
              </w:divBdr>
            </w:div>
            <w:div w:id="796797785">
              <w:marLeft w:val="0"/>
              <w:marRight w:val="0"/>
              <w:marTop w:val="0"/>
              <w:marBottom w:val="0"/>
              <w:divBdr>
                <w:top w:val="none" w:sz="0" w:space="0" w:color="auto"/>
                <w:left w:val="none" w:sz="0" w:space="0" w:color="auto"/>
                <w:bottom w:val="none" w:sz="0" w:space="0" w:color="auto"/>
                <w:right w:val="none" w:sz="0" w:space="0" w:color="auto"/>
              </w:divBdr>
            </w:div>
            <w:div w:id="798111420">
              <w:marLeft w:val="0"/>
              <w:marRight w:val="0"/>
              <w:marTop w:val="0"/>
              <w:marBottom w:val="0"/>
              <w:divBdr>
                <w:top w:val="none" w:sz="0" w:space="0" w:color="auto"/>
                <w:left w:val="none" w:sz="0" w:space="0" w:color="auto"/>
                <w:bottom w:val="none" w:sz="0" w:space="0" w:color="auto"/>
                <w:right w:val="none" w:sz="0" w:space="0" w:color="auto"/>
              </w:divBdr>
            </w:div>
            <w:div w:id="800342417">
              <w:marLeft w:val="0"/>
              <w:marRight w:val="0"/>
              <w:marTop w:val="0"/>
              <w:marBottom w:val="0"/>
              <w:divBdr>
                <w:top w:val="none" w:sz="0" w:space="0" w:color="auto"/>
                <w:left w:val="none" w:sz="0" w:space="0" w:color="auto"/>
                <w:bottom w:val="none" w:sz="0" w:space="0" w:color="auto"/>
                <w:right w:val="none" w:sz="0" w:space="0" w:color="auto"/>
              </w:divBdr>
            </w:div>
            <w:div w:id="801267140">
              <w:marLeft w:val="0"/>
              <w:marRight w:val="0"/>
              <w:marTop w:val="0"/>
              <w:marBottom w:val="0"/>
              <w:divBdr>
                <w:top w:val="none" w:sz="0" w:space="0" w:color="auto"/>
                <w:left w:val="none" w:sz="0" w:space="0" w:color="auto"/>
                <w:bottom w:val="none" w:sz="0" w:space="0" w:color="auto"/>
                <w:right w:val="none" w:sz="0" w:space="0" w:color="auto"/>
              </w:divBdr>
            </w:div>
            <w:div w:id="801652791">
              <w:marLeft w:val="0"/>
              <w:marRight w:val="0"/>
              <w:marTop w:val="0"/>
              <w:marBottom w:val="0"/>
              <w:divBdr>
                <w:top w:val="none" w:sz="0" w:space="0" w:color="auto"/>
                <w:left w:val="none" w:sz="0" w:space="0" w:color="auto"/>
                <w:bottom w:val="none" w:sz="0" w:space="0" w:color="auto"/>
                <w:right w:val="none" w:sz="0" w:space="0" w:color="auto"/>
              </w:divBdr>
            </w:div>
            <w:div w:id="801701892">
              <w:marLeft w:val="0"/>
              <w:marRight w:val="0"/>
              <w:marTop w:val="0"/>
              <w:marBottom w:val="0"/>
              <w:divBdr>
                <w:top w:val="none" w:sz="0" w:space="0" w:color="auto"/>
                <w:left w:val="none" w:sz="0" w:space="0" w:color="auto"/>
                <w:bottom w:val="none" w:sz="0" w:space="0" w:color="auto"/>
                <w:right w:val="none" w:sz="0" w:space="0" w:color="auto"/>
              </w:divBdr>
            </w:div>
            <w:div w:id="801851378">
              <w:marLeft w:val="0"/>
              <w:marRight w:val="0"/>
              <w:marTop w:val="0"/>
              <w:marBottom w:val="0"/>
              <w:divBdr>
                <w:top w:val="none" w:sz="0" w:space="0" w:color="auto"/>
                <w:left w:val="none" w:sz="0" w:space="0" w:color="auto"/>
                <w:bottom w:val="none" w:sz="0" w:space="0" w:color="auto"/>
                <w:right w:val="none" w:sz="0" w:space="0" w:color="auto"/>
              </w:divBdr>
            </w:div>
            <w:div w:id="802844317">
              <w:marLeft w:val="0"/>
              <w:marRight w:val="0"/>
              <w:marTop w:val="0"/>
              <w:marBottom w:val="0"/>
              <w:divBdr>
                <w:top w:val="none" w:sz="0" w:space="0" w:color="auto"/>
                <w:left w:val="none" w:sz="0" w:space="0" w:color="auto"/>
                <w:bottom w:val="none" w:sz="0" w:space="0" w:color="auto"/>
                <w:right w:val="none" w:sz="0" w:space="0" w:color="auto"/>
              </w:divBdr>
            </w:div>
            <w:div w:id="803817163">
              <w:marLeft w:val="0"/>
              <w:marRight w:val="0"/>
              <w:marTop w:val="0"/>
              <w:marBottom w:val="0"/>
              <w:divBdr>
                <w:top w:val="none" w:sz="0" w:space="0" w:color="auto"/>
                <w:left w:val="none" w:sz="0" w:space="0" w:color="auto"/>
                <w:bottom w:val="none" w:sz="0" w:space="0" w:color="auto"/>
                <w:right w:val="none" w:sz="0" w:space="0" w:color="auto"/>
              </w:divBdr>
            </w:div>
            <w:div w:id="804153441">
              <w:marLeft w:val="0"/>
              <w:marRight w:val="0"/>
              <w:marTop w:val="0"/>
              <w:marBottom w:val="0"/>
              <w:divBdr>
                <w:top w:val="none" w:sz="0" w:space="0" w:color="auto"/>
                <w:left w:val="none" w:sz="0" w:space="0" w:color="auto"/>
                <w:bottom w:val="none" w:sz="0" w:space="0" w:color="auto"/>
                <w:right w:val="none" w:sz="0" w:space="0" w:color="auto"/>
              </w:divBdr>
            </w:div>
            <w:div w:id="805321639">
              <w:marLeft w:val="0"/>
              <w:marRight w:val="0"/>
              <w:marTop w:val="0"/>
              <w:marBottom w:val="0"/>
              <w:divBdr>
                <w:top w:val="none" w:sz="0" w:space="0" w:color="auto"/>
                <w:left w:val="none" w:sz="0" w:space="0" w:color="auto"/>
                <w:bottom w:val="none" w:sz="0" w:space="0" w:color="auto"/>
                <w:right w:val="none" w:sz="0" w:space="0" w:color="auto"/>
              </w:divBdr>
            </w:div>
            <w:div w:id="805660425">
              <w:marLeft w:val="0"/>
              <w:marRight w:val="0"/>
              <w:marTop w:val="0"/>
              <w:marBottom w:val="0"/>
              <w:divBdr>
                <w:top w:val="none" w:sz="0" w:space="0" w:color="auto"/>
                <w:left w:val="none" w:sz="0" w:space="0" w:color="auto"/>
                <w:bottom w:val="none" w:sz="0" w:space="0" w:color="auto"/>
                <w:right w:val="none" w:sz="0" w:space="0" w:color="auto"/>
              </w:divBdr>
            </w:div>
            <w:div w:id="807016496">
              <w:marLeft w:val="0"/>
              <w:marRight w:val="0"/>
              <w:marTop w:val="0"/>
              <w:marBottom w:val="0"/>
              <w:divBdr>
                <w:top w:val="none" w:sz="0" w:space="0" w:color="auto"/>
                <w:left w:val="none" w:sz="0" w:space="0" w:color="auto"/>
                <w:bottom w:val="none" w:sz="0" w:space="0" w:color="auto"/>
                <w:right w:val="none" w:sz="0" w:space="0" w:color="auto"/>
              </w:divBdr>
            </w:div>
            <w:div w:id="807628870">
              <w:marLeft w:val="0"/>
              <w:marRight w:val="0"/>
              <w:marTop w:val="0"/>
              <w:marBottom w:val="0"/>
              <w:divBdr>
                <w:top w:val="none" w:sz="0" w:space="0" w:color="auto"/>
                <w:left w:val="none" w:sz="0" w:space="0" w:color="auto"/>
                <w:bottom w:val="none" w:sz="0" w:space="0" w:color="auto"/>
                <w:right w:val="none" w:sz="0" w:space="0" w:color="auto"/>
              </w:divBdr>
            </w:div>
            <w:div w:id="813376868">
              <w:marLeft w:val="0"/>
              <w:marRight w:val="0"/>
              <w:marTop w:val="0"/>
              <w:marBottom w:val="0"/>
              <w:divBdr>
                <w:top w:val="none" w:sz="0" w:space="0" w:color="auto"/>
                <w:left w:val="none" w:sz="0" w:space="0" w:color="auto"/>
                <w:bottom w:val="none" w:sz="0" w:space="0" w:color="auto"/>
                <w:right w:val="none" w:sz="0" w:space="0" w:color="auto"/>
              </w:divBdr>
            </w:div>
            <w:div w:id="817110484">
              <w:marLeft w:val="0"/>
              <w:marRight w:val="0"/>
              <w:marTop w:val="0"/>
              <w:marBottom w:val="0"/>
              <w:divBdr>
                <w:top w:val="none" w:sz="0" w:space="0" w:color="auto"/>
                <w:left w:val="none" w:sz="0" w:space="0" w:color="auto"/>
                <w:bottom w:val="none" w:sz="0" w:space="0" w:color="auto"/>
                <w:right w:val="none" w:sz="0" w:space="0" w:color="auto"/>
              </w:divBdr>
            </w:div>
            <w:div w:id="817960963">
              <w:marLeft w:val="0"/>
              <w:marRight w:val="0"/>
              <w:marTop w:val="0"/>
              <w:marBottom w:val="0"/>
              <w:divBdr>
                <w:top w:val="none" w:sz="0" w:space="0" w:color="auto"/>
                <w:left w:val="none" w:sz="0" w:space="0" w:color="auto"/>
                <w:bottom w:val="none" w:sz="0" w:space="0" w:color="auto"/>
                <w:right w:val="none" w:sz="0" w:space="0" w:color="auto"/>
              </w:divBdr>
            </w:div>
            <w:div w:id="818767294">
              <w:marLeft w:val="0"/>
              <w:marRight w:val="0"/>
              <w:marTop w:val="0"/>
              <w:marBottom w:val="0"/>
              <w:divBdr>
                <w:top w:val="none" w:sz="0" w:space="0" w:color="auto"/>
                <w:left w:val="none" w:sz="0" w:space="0" w:color="auto"/>
                <w:bottom w:val="none" w:sz="0" w:space="0" w:color="auto"/>
                <w:right w:val="none" w:sz="0" w:space="0" w:color="auto"/>
              </w:divBdr>
            </w:div>
            <w:div w:id="818770854">
              <w:marLeft w:val="0"/>
              <w:marRight w:val="0"/>
              <w:marTop w:val="0"/>
              <w:marBottom w:val="0"/>
              <w:divBdr>
                <w:top w:val="none" w:sz="0" w:space="0" w:color="auto"/>
                <w:left w:val="none" w:sz="0" w:space="0" w:color="auto"/>
                <w:bottom w:val="none" w:sz="0" w:space="0" w:color="auto"/>
                <w:right w:val="none" w:sz="0" w:space="0" w:color="auto"/>
              </w:divBdr>
            </w:div>
            <w:div w:id="820119207">
              <w:marLeft w:val="0"/>
              <w:marRight w:val="0"/>
              <w:marTop w:val="0"/>
              <w:marBottom w:val="0"/>
              <w:divBdr>
                <w:top w:val="none" w:sz="0" w:space="0" w:color="auto"/>
                <w:left w:val="none" w:sz="0" w:space="0" w:color="auto"/>
                <w:bottom w:val="none" w:sz="0" w:space="0" w:color="auto"/>
                <w:right w:val="none" w:sz="0" w:space="0" w:color="auto"/>
              </w:divBdr>
            </w:div>
            <w:div w:id="821388261">
              <w:marLeft w:val="0"/>
              <w:marRight w:val="0"/>
              <w:marTop w:val="0"/>
              <w:marBottom w:val="0"/>
              <w:divBdr>
                <w:top w:val="none" w:sz="0" w:space="0" w:color="auto"/>
                <w:left w:val="none" w:sz="0" w:space="0" w:color="auto"/>
                <w:bottom w:val="none" w:sz="0" w:space="0" w:color="auto"/>
                <w:right w:val="none" w:sz="0" w:space="0" w:color="auto"/>
              </w:divBdr>
            </w:div>
            <w:div w:id="821503105">
              <w:marLeft w:val="0"/>
              <w:marRight w:val="0"/>
              <w:marTop w:val="0"/>
              <w:marBottom w:val="0"/>
              <w:divBdr>
                <w:top w:val="none" w:sz="0" w:space="0" w:color="auto"/>
                <w:left w:val="none" w:sz="0" w:space="0" w:color="auto"/>
                <w:bottom w:val="none" w:sz="0" w:space="0" w:color="auto"/>
                <w:right w:val="none" w:sz="0" w:space="0" w:color="auto"/>
              </w:divBdr>
            </w:div>
            <w:div w:id="821582427">
              <w:marLeft w:val="0"/>
              <w:marRight w:val="0"/>
              <w:marTop w:val="0"/>
              <w:marBottom w:val="0"/>
              <w:divBdr>
                <w:top w:val="none" w:sz="0" w:space="0" w:color="auto"/>
                <w:left w:val="none" w:sz="0" w:space="0" w:color="auto"/>
                <w:bottom w:val="none" w:sz="0" w:space="0" w:color="auto"/>
                <w:right w:val="none" w:sz="0" w:space="0" w:color="auto"/>
              </w:divBdr>
            </w:div>
            <w:div w:id="822965469">
              <w:marLeft w:val="0"/>
              <w:marRight w:val="0"/>
              <w:marTop w:val="0"/>
              <w:marBottom w:val="0"/>
              <w:divBdr>
                <w:top w:val="none" w:sz="0" w:space="0" w:color="auto"/>
                <w:left w:val="none" w:sz="0" w:space="0" w:color="auto"/>
                <w:bottom w:val="none" w:sz="0" w:space="0" w:color="auto"/>
                <w:right w:val="none" w:sz="0" w:space="0" w:color="auto"/>
              </w:divBdr>
            </w:div>
            <w:div w:id="823739411">
              <w:marLeft w:val="0"/>
              <w:marRight w:val="0"/>
              <w:marTop w:val="0"/>
              <w:marBottom w:val="0"/>
              <w:divBdr>
                <w:top w:val="none" w:sz="0" w:space="0" w:color="auto"/>
                <w:left w:val="none" w:sz="0" w:space="0" w:color="auto"/>
                <w:bottom w:val="none" w:sz="0" w:space="0" w:color="auto"/>
                <w:right w:val="none" w:sz="0" w:space="0" w:color="auto"/>
              </w:divBdr>
            </w:div>
            <w:div w:id="824273253">
              <w:marLeft w:val="0"/>
              <w:marRight w:val="0"/>
              <w:marTop w:val="0"/>
              <w:marBottom w:val="0"/>
              <w:divBdr>
                <w:top w:val="none" w:sz="0" w:space="0" w:color="auto"/>
                <w:left w:val="none" w:sz="0" w:space="0" w:color="auto"/>
                <w:bottom w:val="none" w:sz="0" w:space="0" w:color="auto"/>
                <w:right w:val="none" w:sz="0" w:space="0" w:color="auto"/>
              </w:divBdr>
            </w:div>
            <w:div w:id="826283250">
              <w:marLeft w:val="0"/>
              <w:marRight w:val="0"/>
              <w:marTop w:val="0"/>
              <w:marBottom w:val="0"/>
              <w:divBdr>
                <w:top w:val="none" w:sz="0" w:space="0" w:color="auto"/>
                <w:left w:val="none" w:sz="0" w:space="0" w:color="auto"/>
                <w:bottom w:val="none" w:sz="0" w:space="0" w:color="auto"/>
                <w:right w:val="none" w:sz="0" w:space="0" w:color="auto"/>
              </w:divBdr>
            </w:div>
            <w:div w:id="826675230">
              <w:marLeft w:val="0"/>
              <w:marRight w:val="0"/>
              <w:marTop w:val="0"/>
              <w:marBottom w:val="0"/>
              <w:divBdr>
                <w:top w:val="none" w:sz="0" w:space="0" w:color="auto"/>
                <w:left w:val="none" w:sz="0" w:space="0" w:color="auto"/>
                <w:bottom w:val="none" w:sz="0" w:space="0" w:color="auto"/>
                <w:right w:val="none" w:sz="0" w:space="0" w:color="auto"/>
              </w:divBdr>
            </w:div>
            <w:div w:id="827017724">
              <w:marLeft w:val="0"/>
              <w:marRight w:val="0"/>
              <w:marTop w:val="0"/>
              <w:marBottom w:val="0"/>
              <w:divBdr>
                <w:top w:val="none" w:sz="0" w:space="0" w:color="auto"/>
                <w:left w:val="none" w:sz="0" w:space="0" w:color="auto"/>
                <w:bottom w:val="none" w:sz="0" w:space="0" w:color="auto"/>
                <w:right w:val="none" w:sz="0" w:space="0" w:color="auto"/>
              </w:divBdr>
            </w:div>
            <w:div w:id="827597012">
              <w:marLeft w:val="0"/>
              <w:marRight w:val="0"/>
              <w:marTop w:val="0"/>
              <w:marBottom w:val="0"/>
              <w:divBdr>
                <w:top w:val="none" w:sz="0" w:space="0" w:color="auto"/>
                <w:left w:val="none" w:sz="0" w:space="0" w:color="auto"/>
                <w:bottom w:val="none" w:sz="0" w:space="0" w:color="auto"/>
                <w:right w:val="none" w:sz="0" w:space="0" w:color="auto"/>
              </w:divBdr>
            </w:div>
            <w:div w:id="830170534">
              <w:marLeft w:val="0"/>
              <w:marRight w:val="0"/>
              <w:marTop w:val="0"/>
              <w:marBottom w:val="0"/>
              <w:divBdr>
                <w:top w:val="none" w:sz="0" w:space="0" w:color="auto"/>
                <w:left w:val="none" w:sz="0" w:space="0" w:color="auto"/>
                <w:bottom w:val="none" w:sz="0" w:space="0" w:color="auto"/>
                <w:right w:val="none" w:sz="0" w:space="0" w:color="auto"/>
              </w:divBdr>
            </w:div>
            <w:div w:id="830174275">
              <w:marLeft w:val="0"/>
              <w:marRight w:val="0"/>
              <w:marTop w:val="0"/>
              <w:marBottom w:val="0"/>
              <w:divBdr>
                <w:top w:val="none" w:sz="0" w:space="0" w:color="auto"/>
                <w:left w:val="none" w:sz="0" w:space="0" w:color="auto"/>
                <w:bottom w:val="none" w:sz="0" w:space="0" w:color="auto"/>
                <w:right w:val="none" w:sz="0" w:space="0" w:color="auto"/>
              </w:divBdr>
            </w:div>
            <w:div w:id="830677271">
              <w:marLeft w:val="0"/>
              <w:marRight w:val="0"/>
              <w:marTop w:val="0"/>
              <w:marBottom w:val="0"/>
              <w:divBdr>
                <w:top w:val="none" w:sz="0" w:space="0" w:color="auto"/>
                <w:left w:val="none" w:sz="0" w:space="0" w:color="auto"/>
                <w:bottom w:val="none" w:sz="0" w:space="0" w:color="auto"/>
                <w:right w:val="none" w:sz="0" w:space="0" w:color="auto"/>
              </w:divBdr>
            </w:div>
            <w:div w:id="830756145">
              <w:marLeft w:val="0"/>
              <w:marRight w:val="0"/>
              <w:marTop w:val="0"/>
              <w:marBottom w:val="0"/>
              <w:divBdr>
                <w:top w:val="none" w:sz="0" w:space="0" w:color="auto"/>
                <w:left w:val="none" w:sz="0" w:space="0" w:color="auto"/>
                <w:bottom w:val="none" w:sz="0" w:space="0" w:color="auto"/>
                <w:right w:val="none" w:sz="0" w:space="0" w:color="auto"/>
              </w:divBdr>
            </w:div>
            <w:div w:id="830758801">
              <w:marLeft w:val="0"/>
              <w:marRight w:val="0"/>
              <w:marTop w:val="0"/>
              <w:marBottom w:val="0"/>
              <w:divBdr>
                <w:top w:val="none" w:sz="0" w:space="0" w:color="auto"/>
                <w:left w:val="none" w:sz="0" w:space="0" w:color="auto"/>
                <w:bottom w:val="none" w:sz="0" w:space="0" w:color="auto"/>
                <w:right w:val="none" w:sz="0" w:space="0" w:color="auto"/>
              </w:divBdr>
            </w:div>
            <w:div w:id="831067225">
              <w:marLeft w:val="0"/>
              <w:marRight w:val="0"/>
              <w:marTop w:val="0"/>
              <w:marBottom w:val="0"/>
              <w:divBdr>
                <w:top w:val="none" w:sz="0" w:space="0" w:color="auto"/>
                <w:left w:val="none" w:sz="0" w:space="0" w:color="auto"/>
                <w:bottom w:val="none" w:sz="0" w:space="0" w:color="auto"/>
                <w:right w:val="none" w:sz="0" w:space="0" w:color="auto"/>
              </w:divBdr>
            </w:div>
            <w:div w:id="833224994">
              <w:marLeft w:val="0"/>
              <w:marRight w:val="0"/>
              <w:marTop w:val="0"/>
              <w:marBottom w:val="0"/>
              <w:divBdr>
                <w:top w:val="none" w:sz="0" w:space="0" w:color="auto"/>
                <w:left w:val="none" w:sz="0" w:space="0" w:color="auto"/>
                <w:bottom w:val="none" w:sz="0" w:space="0" w:color="auto"/>
                <w:right w:val="none" w:sz="0" w:space="0" w:color="auto"/>
              </w:divBdr>
            </w:div>
            <w:div w:id="836388944">
              <w:marLeft w:val="0"/>
              <w:marRight w:val="0"/>
              <w:marTop w:val="0"/>
              <w:marBottom w:val="0"/>
              <w:divBdr>
                <w:top w:val="none" w:sz="0" w:space="0" w:color="auto"/>
                <w:left w:val="none" w:sz="0" w:space="0" w:color="auto"/>
                <w:bottom w:val="none" w:sz="0" w:space="0" w:color="auto"/>
                <w:right w:val="none" w:sz="0" w:space="0" w:color="auto"/>
              </w:divBdr>
            </w:div>
            <w:div w:id="836649951">
              <w:marLeft w:val="0"/>
              <w:marRight w:val="0"/>
              <w:marTop w:val="0"/>
              <w:marBottom w:val="0"/>
              <w:divBdr>
                <w:top w:val="none" w:sz="0" w:space="0" w:color="auto"/>
                <w:left w:val="none" w:sz="0" w:space="0" w:color="auto"/>
                <w:bottom w:val="none" w:sz="0" w:space="0" w:color="auto"/>
                <w:right w:val="none" w:sz="0" w:space="0" w:color="auto"/>
              </w:divBdr>
            </w:div>
            <w:div w:id="838157498">
              <w:marLeft w:val="0"/>
              <w:marRight w:val="0"/>
              <w:marTop w:val="0"/>
              <w:marBottom w:val="0"/>
              <w:divBdr>
                <w:top w:val="none" w:sz="0" w:space="0" w:color="auto"/>
                <w:left w:val="none" w:sz="0" w:space="0" w:color="auto"/>
                <w:bottom w:val="none" w:sz="0" w:space="0" w:color="auto"/>
                <w:right w:val="none" w:sz="0" w:space="0" w:color="auto"/>
              </w:divBdr>
            </w:div>
            <w:div w:id="838228968">
              <w:marLeft w:val="0"/>
              <w:marRight w:val="0"/>
              <w:marTop w:val="0"/>
              <w:marBottom w:val="0"/>
              <w:divBdr>
                <w:top w:val="none" w:sz="0" w:space="0" w:color="auto"/>
                <w:left w:val="none" w:sz="0" w:space="0" w:color="auto"/>
                <w:bottom w:val="none" w:sz="0" w:space="0" w:color="auto"/>
                <w:right w:val="none" w:sz="0" w:space="0" w:color="auto"/>
              </w:divBdr>
            </w:div>
            <w:div w:id="841508926">
              <w:marLeft w:val="0"/>
              <w:marRight w:val="0"/>
              <w:marTop w:val="0"/>
              <w:marBottom w:val="0"/>
              <w:divBdr>
                <w:top w:val="none" w:sz="0" w:space="0" w:color="auto"/>
                <w:left w:val="none" w:sz="0" w:space="0" w:color="auto"/>
                <w:bottom w:val="none" w:sz="0" w:space="0" w:color="auto"/>
                <w:right w:val="none" w:sz="0" w:space="0" w:color="auto"/>
              </w:divBdr>
            </w:div>
            <w:div w:id="843782881">
              <w:marLeft w:val="0"/>
              <w:marRight w:val="0"/>
              <w:marTop w:val="0"/>
              <w:marBottom w:val="0"/>
              <w:divBdr>
                <w:top w:val="none" w:sz="0" w:space="0" w:color="auto"/>
                <w:left w:val="none" w:sz="0" w:space="0" w:color="auto"/>
                <w:bottom w:val="none" w:sz="0" w:space="0" w:color="auto"/>
                <w:right w:val="none" w:sz="0" w:space="0" w:color="auto"/>
              </w:divBdr>
            </w:div>
            <w:div w:id="844325539">
              <w:marLeft w:val="0"/>
              <w:marRight w:val="0"/>
              <w:marTop w:val="0"/>
              <w:marBottom w:val="0"/>
              <w:divBdr>
                <w:top w:val="none" w:sz="0" w:space="0" w:color="auto"/>
                <w:left w:val="none" w:sz="0" w:space="0" w:color="auto"/>
                <w:bottom w:val="none" w:sz="0" w:space="0" w:color="auto"/>
                <w:right w:val="none" w:sz="0" w:space="0" w:color="auto"/>
              </w:divBdr>
            </w:div>
            <w:div w:id="845218652">
              <w:marLeft w:val="0"/>
              <w:marRight w:val="0"/>
              <w:marTop w:val="0"/>
              <w:marBottom w:val="0"/>
              <w:divBdr>
                <w:top w:val="none" w:sz="0" w:space="0" w:color="auto"/>
                <w:left w:val="none" w:sz="0" w:space="0" w:color="auto"/>
                <w:bottom w:val="none" w:sz="0" w:space="0" w:color="auto"/>
                <w:right w:val="none" w:sz="0" w:space="0" w:color="auto"/>
              </w:divBdr>
            </w:div>
            <w:div w:id="847839635">
              <w:marLeft w:val="0"/>
              <w:marRight w:val="0"/>
              <w:marTop w:val="0"/>
              <w:marBottom w:val="0"/>
              <w:divBdr>
                <w:top w:val="none" w:sz="0" w:space="0" w:color="auto"/>
                <w:left w:val="none" w:sz="0" w:space="0" w:color="auto"/>
                <w:bottom w:val="none" w:sz="0" w:space="0" w:color="auto"/>
                <w:right w:val="none" w:sz="0" w:space="0" w:color="auto"/>
              </w:divBdr>
            </w:div>
            <w:div w:id="849485664">
              <w:marLeft w:val="0"/>
              <w:marRight w:val="0"/>
              <w:marTop w:val="0"/>
              <w:marBottom w:val="0"/>
              <w:divBdr>
                <w:top w:val="none" w:sz="0" w:space="0" w:color="auto"/>
                <w:left w:val="none" w:sz="0" w:space="0" w:color="auto"/>
                <w:bottom w:val="none" w:sz="0" w:space="0" w:color="auto"/>
                <w:right w:val="none" w:sz="0" w:space="0" w:color="auto"/>
              </w:divBdr>
            </w:div>
            <w:div w:id="849568747">
              <w:marLeft w:val="0"/>
              <w:marRight w:val="0"/>
              <w:marTop w:val="0"/>
              <w:marBottom w:val="0"/>
              <w:divBdr>
                <w:top w:val="none" w:sz="0" w:space="0" w:color="auto"/>
                <w:left w:val="none" w:sz="0" w:space="0" w:color="auto"/>
                <w:bottom w:val="none" w:sz="0" w:space="0" w:color="auto"/>
                <w:right w:val="none" w:sz="0" w:space="0" w:color="auto"/>
              </w:divBdr>
            </w:div>
            <w:div w:id="850797538">
              <w:marLeft w:val="0"/>
              <w:marRight w:val="0"/>
              <w:marTop w:val="0"/>
              <w:marBottom w:val="0"/>
              <w:divBdr>
                <w:top w:val="none" w:sz="0" w:space="0" w:color="auto"/>
                <w:left w:val="none" w:sz="0" w:space="0" w:color="auto"/>
                <w:bottom w:val="none" w:sz="0" w:space="0" w:color="auto"/>
                <w:right w:val="none" w:sz="0" w:space="0" w:color="auto"/>
              </w:divBdr>
            </w:div>
            <w:div w:id="851148641">
              <w:marLeft w:val="0"/>
              <w:marRight w:val="0"/>
              <w:marTop w:val="0"/>
              <w:marBottom w:val="0"/>
              <w:divBdr>
                <w:top w:val="none" w:sz="0" w:space="0" w:color="auto"/>
                <w:left w:val="none" w:sz="0" w:space="0" w:color="auto"/>
                <w:bottom w:val="none" w:sz="0" w:space="0" w:color="auto"/>
                <w:right w:val="none" w:sz="0" w:space="0" w:color="auto"/>
              </w:divBdr>
            </w:div>
            <w:div w:id="853348974">
              <w:marLeft w:val="0"/>
              <w:marRight w:val="0"/>
              <w:marTop w:val="0"/>
              <w:marBottom w:val="0"/>
              <w:divBdr>
                <w:top w:val="none" w:sz="0" w:space="0" w:color="auto"/>
                <w:left w:val="none" w:sz="0" w:space="0" w:color="auto"/>
                <w:bottom w:val="none" w:sz="0" w:space="0" w:color="auto"/>
                <w:right w:val="none" w:sz="0" w:space="0" w:color="auto"/>
              </w:divBdr>
            </w:div>
            <w:div w:id="853500796">
              <w:marLeft w:val="0"/>
              <w:marRight w:val="0"/>
              <w:marTop w:val="0"/>
              <w:marBottom w:val="0"/>
              <w:divBdr>
                <w:top w:val="none" w:sz="0" w:space="0" w:color="auto"/>
                <w:left w:val="none" w:sz="0" w:space="0" w:color="auto"/>
                <w:bottom w:val="none" w:sz="0" w:space="0" w:color="auto"/>
                <w:right w:val="none" w:sz="0" w:space="0" w:color="auto"/>
              </w:divBdr>
            </w:div>
            <w:div w:id="854002383">
              <w:marLeft w:val="0"/>
              <w:marRight w:val="0"/>
              <w:marTop w:val="0"/>
              <w:marBottom w:val="0"/>
              <w:divBdr>
                <w:top w:val="none" w:sz="0" w:space="0" w:color="auto"/>
                <w:left w:val="none" w:sz="0" w:space="0" w:color="auto"/>
                <w:bottom w:val="none" w:sz="0" w:space="0" w:color="auto"/>
                <w:right w:val="none" w:sz="0" w:space="0" w:color="auto"/>
              </w:divBdr>
            </w:div>
            <w:div w:id="855270857">
              <w:marLeft w:val="0"/>
              <w:marRight w:val="0"/>
              <w:marTop w:val="0"/>
              <w:marBottom w:val="0"/>
              <w:divBdr>
                <w:top w:val="none" w:sz="0" w:space="0" w:color="auto"/>
                <w:left w:val="none" w:sz="0" w:space="0" w:color="auto"/>
                <w:bottom w:val="none" w:sz="0" w:space="0" w:color="auto"/>
                <w:right w:val="none" w:sz="0" w:space="0" w:color="auto"/>
              </w:divBdr>
            </w:div>
            <w:div w:id="855385946">
              <w:marLeft w:val="0"/>
              <w:marRight w:val="0"/>
              <w:marTop w:val="0"/>
              <w:marBottom w:val="0"/>
              <w:divBdr>
                <w:top w:val="none" w:sz="0" w:space="0" w:color="auto"/>
                <w:left w:val="none" w:sz="0" w:space="0" w:color="auto"/>
                <w:bottom w:val="none" w:sz="0" w:space="0" w:color="auto"/>
                <w:right w:val="none" w:sz="0" w:space="0" w:color="auto"/>
              </w:divBdr>
            </w:div>
            <w:div w:id="855576551">
              <w:marLeft w:val="0"/>
              <w:marRight w:val="0"/>
              <w:marTop w:val="0"/>
              <w:marBottom w:val="0"/>
              <w:divBdr>
                <w:top w:val="none" w:sz="0" w:space="0" w:color="auto"/>
                <w:left w:val="none" w:sz="0" w:space="0" w:color="auto"/>
                <w:bottom w:val="none" w:sz="0" w:space="0" w:color="auto"/>
                <w:right w:val="none" w:sz="0" w:space="0" w:color="auto"/>
              </w:divBdr>
            </w:div>
            <w:div w:id="856769554">
              <w:marLeft w:val="0"/>
              <w:marRight w:val="0"/>
              <w:marTop w:val="0"/>
              <w:marBottom w:val="0"/>
              <w:divBdr>
                <w:top w:val="none" w:sz="0" w:space="0" w:color="auto"/>
                <w:left w:val="none" w:sz="0" w:space="0" w:color="auto"/>
                <w:bottom w:val="none" w:sz="0" w:space="0" w:color="auto"/>
                <w:right w:val="none" w:sz="0" w:space="0" w:color="auto"/>
              </w:divBdr>
            </w:div>
            <w:div w:id="856845851">
              <w:marLeft w:val="0"/>
              <w:marRight w:val="0"/>
              <w:marTop w:val="0"/>
              <w:marBottom w:val="0"/>
              <w:divBdr>
                <w:top w:val="none" w:sz="0" w:space="0" w:color="auto"/>
                <w:left w:val="none" w:sz="0" w:space="0" w:color="auto"/>
                <w:bottom w:val="none" w:sz="0" w:space="0" w:color="auto"/>
                <w:right w:val="none" w:sz="0" w:space="0" w:color="auto"/>
              </w:divBdr>
            </w:div>
            <w:div w:id="860780992">
              <w:marLeft w:val="0"/>
              <w:marRight w:val="0"/>
              <w:marTop w:val="0"/>
              <w:marBottom w:val="0"/>
              <w:divBdr>
                <w:top w:val="none" w:sz="0" w:space="0" w:color="auto"/>
                <w:left w:val="none" w:sz="0" w:space="0" w:color="auto"/>
                <w:bottom w:val="none" w:sz="0" w:space="0" w:color="auto"/>
                <w:right w:val="none" w:sz="0" w:space="0" w:color="auto"/>
              </w:divBdr>
            </w:div>
            <w:div w:id="866212878">
              <w:marLeft w:val="0"/>
              <w:marRight w:val="0"/>
              <w:marTop w:val="0"/>
              <w:marBottom w:val="0"/>
              <w:divBdr>
                <w:top w:val="none" w:sz="0" w:space="0" w:color="auto"/>
                <w:left w:val="none" w:sz="0" w:space="0" w:color="auto"/>
                <w:bottom w:val="none" w:sz="0" w:space="0" w:color="auto"/>
                <w:right w:val="none" w:sz="0" w:space="0" w:color="auto"/>
              </w:divBdr>
            </w:div>
            <w:div w:id="866675297">
              <w:marLeft w:val="0"/>
              <w:marRight w:val="0"/>
              <w:marTop w:val="0"/>
              <w:marBottom w:val="0"/>
              <w:divBdr>
                <w:top w:val="none" w:sz="0" w:space="0" w:color="auto"/>
                <w:left w:val="none" w:sz="0" w:space="0" w:color="auto"/>
                <w:bottom w:val="none" w:sz="0" w:space="0" w:color="auto"/>
                <w:right w:val="none" w:sz="0" w:space="0" w:color="auto"/>
              </w:divBdr>
            </w:div>
            <w:div w:id="867723014">
              <w:marLeft w:val="0"/>
              <w:marRight w:val="0"/>
              <w:marTop w:val="0"/>
              <w:marBottom w:val="0"/>
              <w:divBdr>
                <w:top w:val="none" w:sz="0" w:space="0" w:color="auto"/>
                <w:left w:val="none" w:sz="0" w:space="0" w:color="auto"/>
                <w:bottom w:val="none" w:sz="0" w:space="0" w:color="auto"/>
                <w:right w:val="none" w:sz="0" w:space="0" w:color="auto"/>
              </w:divBdr>
            </w:div>
            <w:div w:id="867908993">
              <w:marLeft w:val="0"/>
              <w:marRight w:val="0"/>
              <w:marTop w:val="0"/>
              <w:marBottom w:val="0"/>
              <w:divBdr>
                <w:top w:val="none" w:sz="0" w:space="0" w:color="auto"/>
                <w:left w:val="none" w:sz="0" w:space="0" w:color="auto"/>
                <w:bottom w:val="none" w:sz="0" w:space="0" w:color="auto"/>
                <w:right w:val="none" w:sz="0" w:space="0" w:color="auto"/>
              </w:divBdr>
            </w:div>
            <w:div w:id="868029349">
              <w:marLeft w:val="0"/>
              <w:marRight w:val="0"/>
              <w:marTop w:val="0"/>
              <w:marBottom w:val="0"/>
              <w:divBdr>
                <w:top w:val="none" w:sz="0" w:space="0" w:color="auto"/>
                <w:left w:val="none" w:sz="0" w:space="0" w:color="auto"/>
                <w:bottom w:val="none" w:sz="0" w:space="0" w:color="auto"/>
                <w:right w:val="none" w:sz="0" w:space="0" w:color="auto"/>
              </w:divBdr>
            </w:div>
            <w:div w:id="872117512">
              <w:marLeft w:val="0"/>
              <w:marRight w:val="0"/>
              <w:marTop w:val="0"/>
              <w:marBottom w:val="0"/>
              <w:divBdr>
                <w:top w:val="none" w:sz="0" w:space="0" w:color="auto"/>
                <w:left w:val="none" w:sz="0" w:space="0" w:color="auto"/>
                <w:bottom w:val="none" w:sz="0" w:space="0" w:color="auto"/>
                <w:right w:val="none" w:sz="0" w:space="0" w:color="auto"/>
              </w:divBdr>
            </w:div>
            <w:div w:id="872183187">
              <w:marLeft w:val="0"/>
              <w:marRight w:val="0"/>
              <w:marTop w:val="0"/>
              <w:marBottom w:val="0"/>
              <w:divBdr>
                <w:top w:val="none" w:sz="0" w:space="0" w:color="auto"/>
                <w:left w:val="none" w:sz="0" w:space="0" w:color="auto"/>
                <w:bottom w:val="none" w:sz="0" w:space="0" w:color="auto"/>
                <w:right w:val="none" w:sz="0" w:space="0" w:color="auto"/>
              </w:divBdr>
            </w:div>
            <w:div w:id="872349901">
              <w:marLeft w:val="0"/>
              <w:marRight w:val="0"/>
              <w:marTop w:val="0"/>
              <w:marBottom w:val="0"/>
              <w:divBdr>
                <w:top w:val="none" w:sz="0" w:space="0" w:color="auto"/>
                <w:left w:val="none" w:sz="0" w:space="0" w:color="auto"/>
                <w:bottom w:val="none" w:sz="0" w:space="0" w:color="auto"/>
                <w:right w:val="none" w:sz="0" w:space="0" w:color="auto"/>
              </w:divBdr>
            </w:div>
            <w:div w:id="872810485">
              <w:marLeft w:val="0"/>
              <w:marRight w:val="0"/>
              <w:marTop w:val="0"/>
              <w:marBottom w:val="0"/>
              <w:divBdr>
                <w:top w:val="none" w:sz="0" w:space="0" w:color="auto"/>
                <w:left w:val="none" w:sz="0" w:space="0" w:color="auto"/>
                <w:bottom w:val="none" w:sz="0" w:space="0" w:color="auto"/>
                <w:right w:val="none" w:sz="0" w:space="0" w:color="auto"/>
              </w:divBdr>
            </w:div>
            <w:div w:id="877208502">
              <w:marLeft w:val="0"/>
              <w:marRight w:val="0"/>
              <w:marTop w:val="0"/>
              <w:marBottom w:val="0"/>
              <w:divBdr>
                <w:top w:val="none" w:sz="0" w:space="0" w:color="auto"/>
                <w:left w:val="none" w:sz="0" w:space="0" w:color="auto"/>
                <w:bottom w:val="none" w:sz="0" w:space="0" w:color="auto"/>
                <w:right w:val="none" w:sz="0" w:space="0" w:color="auto"/>
              </w:divBdr>
            </w:div>
            <w:div w:id="877399338">
              <w:marLeft w:val="0"/>
              <w:marRight w:val="0"/>
              <w:marTop w:val="0"/>
              <w:marBottom w:val="0"/>
              <w:divBdr>
                <w:top w:val="none" w:sz="0" w:space="0" w:color="auto"/>
                <w:left w:val="none" w:sz="0" w:space="0" w:color="auto"/>
                <w:bottom w:val="none" w:sz="0" w:space="0" w:color="auto"/>
                <w:right w:val="none" w:sz="0" w:space="0" w:color="auto"/>
              </w:divBdr>
            </w:div>
            <w:div w:id="878323741">
              <w:marLeft w:val="0"/>
              <w:marRight w:val="0"/>
              <w:marTop w:val="0"/>
              <w:marBottom w:val="0"/>
              <w:divBdr>
                <w:top w:val="none" w:sz="0" w:space="0" w:color="auto"/>
                <w:left w:val="none" w:sz="0" w:space="0" w:color="auto"/>
                <w:bottom w:val="none" w:sz="0" w:space="0" w:color="auto"/>
                <w:right w:val="none" w:sz="0" w:space="0" w:color="auto"/>
              </w:divBdr>
            </w:div>
            <w:div w:id="878398256">
              <w:marLeft w:val="0"/>
              <w:marRight w:val="0"/>
              <w:marTop w:val="0"/>
              <w:marBottom w:val="0"/>
              <w:divBdr>
                <w:top w:val="none" w:sz="0" w:space="0" w:color="auto"/>
                <w:left w:val="none" w:sz="0" w:space="0" w:color="auto"/>
                <w:bottom w:val="none" w:sz="0" w:space="0" w:color="auto"/>
                <w:right w:val="none" w:sz="0" w:space="0" w:color="auto"/>
              </w:divBdr>
            </w:div>
            <w:div w:id="879707522">
              <w:marLeft w:val="0"/>
              <w:marRight w:val="0"/>
              <w:marTop w:val="0"/>
              <w:marBottom w:val="0"/>
              <w:divBdr>
                <w:top w:val="none" w:sz="0" w:space="0" w:color="auto"/>
                <w:left w:val="none" w:sz="0" w:space="0" w:color="auto"/>
                <w:bottom w:val="none" w:sz="0" w:space="0" w:color="auto"/>
                <w:right w:val="none" w:sz="0" w:space="0" w:color="auto"/>
              </w:divBdr>
            </w:div>
            <w:div w:id="881474914">
              <w:marLeft w:val="0"/>
              <w:marRight w:val="0"/>
              <w:marTop w:val="0"/>
              <w:marBottom w:val="0"/>
              <w:divBdr>
                <w:top w:val="none" w:sz="0" w:space="0" w:color="auto"/>
                <w:left w:val="none" w:sz="0" w:space="0" w:color="auto"/>
                <w:bottom w:val="none" w:sz="0" w:space="0" w:color="auto"/>
                <w:right w:val="none" w:sz="0" w:space="0" w:color="auto"/>
              </w:divBdr>
            </w:div>
            <w:div w:id="884872114">
              <w:marLeft w:val="0"/>
              <w:marRight w:val="0"/>
              <w:marTop w:val="0"/>
              <w:marBottom w:val="0"/>
              <w:divBdr>
                <w:top w:val="none" w:sz="0" w:space="0" w:color="auto"/>
                <w:left w:val="none" w:sz="0" w:space="0" w:color="auto"/>
                <w:bottom w:val="none" w:sz="0" w:space="0" w:color="auto"/>
                <w:right w:val="none" w:sz="0" w:space="0" w:color="auto"/>
              </w:divBdr>
            </w:div>
            <w:div w:id="885260946">
              <w:marLeft w:val="0"/>
              <w:marRight w:val="0"/>
              <w:marTop w:val="0"/>
              <w:marBottom w:val="0"/>
              <w:divBdr>
                <w:top w:val="none" w:sz="0" w:space="0" w:color="auto"/>
                <w:left w:val="none" w:sz="0" w:space="0" w:color="auto"/>
                <w:bottom w:val="none" w:sz="0" w:space="0" w:color="auto"/>
                <w:right w:val="none" w:sz="0" w:space="0" w:color="auto"/>
              </w:divBdr>
            </w:div>
            <w:div w:id="885681314">
              <w:marLeft w:val="0"/>
              <w:marRight w:val="0"/>
              <w:marTop w:val="0"/>
              <w:marBottom w:val="0"/>
              <w:divBdr>
                <w:top w:val="none" w:sz="0" w:space="0" w:color="auto"/>
                <w:left w:val="none" w:sz="0" w:space="0" w:color="auto"/>
                <w:bottom w:val="none" w:sz="0" w:space="0" w:color="auto"/>
                <w:right w:val="none" w:sz="0" w:space="0" w:color="auto"/>
              </w:divBdr>
            </w:div>
            <w:div w:id="885989975">
              <w:marLeft w:val="0"/>
              <w:marRight w:val="0"/>
              <w:marTop w:val="0"/>
              <w:marBottom w:val="0"/>
              <w:divBdr>
                <w:top w:val="none" w:sz="0" w:space="0" w:color="auto"/>
                <w:left w:val="none" w:sz="0" w:space="0" w:color="auto"/>
                <w:bottom w:val="none" w:sz="0" w:space="0" w:color="auto"/>
                <w:right w:val="none" w:sz="0" w:space="0" w:color="auto"/>
              </w:divBdr>
            </w:div>
            <w:div w:id="886525361">
              <w:marLeft w:val="0"/>
              <w:marRight w:val="0"/>
              <w:marTop w:val="0"/>
              <w:marBottom w:val="0"/>
              <w:divBdr>
                <w:top w:val="none" w:sz="0" w:space="0" w:color="auto"/>
                <w:left w:val="none" w:sz="0" w:space="0" w:color="auto"/>
                <w:bottom w:val="none" w:sz="0" w:space="0" w:color="auto"/>
                <w:right w:val="none" w:sz="0" w:space="0" w:color="auto"/>
              </w:divBdr>
            </w:div>
            <w:div w:id="887301906">
              <w:marLeft w:val="0"/>
              <w:marRight w:val="0"/>
              <w:marTop w:val="0"/>
              <w:marBottom w:val="0"/>
              <w:divBdr>
                <w:top w:val="none" w:sz="0" w:space="0" w:color="auto"/>
                <w:left w:val="none" w:sz="0" w:space="0" w:color="auto"/>
                <w:bottom w:val="none" w:sz="0" w:space="0" w:color="auto"/>
                <w:right w:val="none" w:sz="0" w:space="0" w:color="auto"/>
              </w:divBdr>
            </w:div>
            <w:div w:id="889682388">
              <w:marLeft w:val="0"/>
              <w:marRight w:val="0"/>
              <w:marTop w:val="0"/>
              <w:marBottom w:val="0"/>
              <w:divBdr>
                <w:top w:val="none" w:sz="0" w:space="0" w:color="auto"/>
                <w:left w:val="none" w:sz="0" w:space="0" w:color="auto"/>
                <w:bottom w:val="none" w:sz="0" w:space="0" w:color="auto"/>
                <w:right w:val="none" w:sz="0" w:space="0" w:color="auto"/>
              </w:divBdr>
            </w:div>
            <w:div w:id="892350733">
              <w:marLeft w:val="0"/>
              <w:marRight w:val="0"/>
              <w:marTop w:val="0"/>
              <w:marBottom w:val="0"/>
              <w:divBdr>
                <w:top w:val="none" w:sz="0" w:space="0" w:color="auto"/>
                <w:left w:val="none" w:sz="0" w:space="0" w:color="auto"/>
                <w:bottom w:val="none" w:sz="0" w:space="0" w:color="auto"/>
                <w:right w:val="none" w:sz="0" w:space="0" w:color="auto"/>
              </w:divBdr>
            </w:div>
            <w:div w:id="893078549">
              <w:marLeft w:val="0"/>
              <w:marRight w:val="0"/>
              <w:marTop w:val="0"/>
              <w:marBottom w:val="0"/>
              <w:divBdr>
                <w:top w:val="none" w:sz="0" w:space="0" w:color="auto"/>
                <w:left w:val="none" w:sz="0" w:space="0" w:color="auto"/>
                <w:bottom w:val="none" w:sz="0" w:space="0" w:color="auto"/>
                <w:right w:val="none" w:sz="0" w:space="0" w:color="auto"/>
              </w:divBdr>
            </w:div>
            <w:div w:id="893080721">
              <w:marLeft w:val="0"/>
              <w:marRight w:val="0"/>
              <w:marTop w:val="0"/>
              <w:marBottom w:val="0"/>
              <w:divBdr>
                <w:top w:val="none" w:sz="0" w:space="0" w:color="auto"/>
                <w:left w:val="none" w:sz="0" w:space="0" w:color="auto"/>
                <w:bottom w:val="none" w:sz="0" w:space="0" w:color="auto"/>
                <w:right w:val="none" w:sz="0" w:space="0" w:color="auto"/>
              </w:divBdr>
            </w:div>
            <w:div w:id="893583794">
              <w:marLeft w:val="0"/>
              <w:marRight w:val="0"/>
              <w:marTop w:val="0"/>
              <w:marBottom w:val="0"/>
              <w:divBdr>
                <w:top w:val="none" w:sz="0" w:space="0" w:color="auto"/>
                <w:left w:val="none" w:sz="0" w:space="0" w:color="auto"/>
                <w:bottom w:val="none" w:sz="0" w:space="0" w:color="auto"/>
                <w:right w:val="none" w:sz="0" w:space="0" w:color="auto"/>
              </w:divBdr>
            </w:div>
            <w:div w:id="894317031">
              <w:marLeft w:val="0"/>
              <w:marRight w:val="0"/>
              <w:marTop w:val="0"/>
              <w:marBottom w:val="0"/>
              <w:divBdr>
                <w:top w:val="none" w:sz="0" w:space="0" w:color="auto"/>
                <w:left w:val="none" w:sz="0" w:space="0" w:color="auto"/>
                <w:bottom w:val="none" w:sz="0" w:space="0" w:color="auto"/>
                <w:right w:val="none" w:sz="0" w:space="0" w:color="auto"/>
              </w:divBdr>
            </w:div>
            <w:div w:id="895969330">
              <w:marLeft w:val="0"/>
              <w:marRight w:val="0"/>
              <w:marTop w:val="0"/>
              <w:marBottom w:val="0"/>
              <w:divBdr>
                <w:top w:val="none" w:sz="0" w:space="0" w:color="auto"/>
                <w:left w:val="none" w:sz="0" w:space="0" w:color="auto"/>
                <w:bottom w:val="none" w:sz="0" w:space="0" w:color="auto"/>
                <w:right w:val="none" w:sz="0" w:space="0" w:color="auto"/>
              </w:divBdr>
            </w:div>
            <w:div w:id="895972821">
              <w:marLeft w:val="0"/>
              <w:marRight w:val="0"/>
              <w:marTop w:val="0"/>
              <w:marBottom w:val="0"/>
              <w:divBdr>
                <w:top w:val="none" w:sz="0" w:space="0" w:color="auto"/>
                <w:left w:val="none" w:sz="0" w:space="0" w:color="auto"/>
                <w:bottom w:val="none" w:sz="0" w:space="0" w:color="auto"/>
                <w:right w:val="none" w:sz="0" w:space="0" w:color="auto"/>
              </w:divBdr>
            </w:div>
            <w:div w:id="903637077">
              <w:marLeft w:val="0"/>
              <w:marRight w:val="0"/>
              <w:marTop w:val="0"/>
              <w:marBottom w:val="0"/>
              <w:divBdr>
                <w:top w:val="none" w:sz="0" w:space="0" w:color="auto"/>
                <w:left w:val="none" w:sz="0" w:space="0" w:color="auto"/>
                <w:bottom w:val="none" w:sz="0" w:space="0" w:color="auto"/>
                <w:right w:val="none" w:sz="0" w:space="0" w:color="auto"/>
              </w:divBdr>
            </w:div>
            <w:div w:id="905385075">
              <w:marLeft w:val="0"/>
              <w:marRight w:val="0"/>
              <w:marTop w:val="0"/>
              <w:marBottom w:val="0"/>
              <w:divBdr>
                <w:top w:val="none" w:sz="0" w:space="0" w:color="auto"/>
                <w:left w:val="none" w:sz="0" w:space="0" w:color="auto"/>
                <w:bottom w:val="none" w:sz="0" w:space="0" w:color="auto"/>
                <w:right w:val="none" w:sz="0" w:space="0" w:color="auto"/>
              </w:divBdr>
            </w:div>
            <w:div w:id="905530495">
              <w:marLeft w:val="0"/>
              <w:marRight w:val="0"/>
              <w:marTop w:val="0"/>
              <w:marBottom w:val="0"/>
              <w:divBdr>
                <w:top w:val="none" w:sz="0" w:space="0" w:color="auto"/>
                <w:left w:val="none" w:sz="0" w:space="0" w:color="auto"/>
                <w:bottom w:val="none" w:sz="0" w:space="0" w:color="auto"/>
                <w:right w:val="none" w:sz="0" w:space="0" w:color="auto"/>
              </w:divBdr>
            </w:div>
            <w:div w:id="905841861">
              <w:marLeft w:val="0"/>
              <w:marRight w:val="0"/>
              <w:marTop w:val="0"/>
              <w:marBottom w:val="0"/>
              <w:divBdr>
                <w:top w:val="none" w:sz="0" w:space="0" w:color="auto"/>
                <w:left w:val="none" w:sz="0" w:space="0" w:color="auto"/>
                <w:bottom w:val="none" w:sz="0" w:space="0" w:color="auto"/>
                <w:right w:val="none" w:sz="0" w:space="0" w:color="auto"/>
              </w:divBdr>
            </w:div>
            <w:div w:id="907961598">
              <w:marLeft w:val="0"/>
              <w:marRight w:val="0"/>
              <w:marTop w:val="0"/>
              <w:marBottom w:val="0"/>
              <w:divBdr>
                <w:top w:val="none" w:sz="0" w:space="0" w:color="auto"/>
                <w:left w:val="none" w:sz="0" w:space="0" w:color="auto"/>
                <w:bottom w:val="none" w:sz="0" w:space="0" w:color="auto"/>
                <w:right w:val="none" w:sz="0" w:space="0" w:color="auto"/>
              </w:divBdr>
            </w:div>
            <w:div w:id="908274243">
              <w:marLeft w:val="0"/>
              <w:marRight w:val="0"/>
              <w:marTop w:val="0"/>
              <w:marBottom w:val="0"/>
              <w:divBdr>
                <w:top w:val="none" w:sz="0" w:space="0" w:color="auto"/>
                <w:left w:val="none" w:sz="0" w:space="0" w:color="auto"/>
                <w:bottom w:val="none" w:sz="0" w:space="0" w:color="auto"/>
                <w:right w:val="none" w:sz="0" w:space="0" w:color="auto"/>
              </w:divBdr>
            </w:div>
            <w:div w:id="909852378">
              <w:marLeft w:val="0"/>
              <w:marRight w:val="0"/>
              <w:marTop w:val="0"/>
              <w:marBottom w:val="0"/>
              <w:divBdr>
                <w:top w:val="none" w:sz="0" w:space="0" w:color="auto"/>
                <w:left w:val="none" w:sz="0" w:space="0" w:color="auto"/>
                <w:bottom w:val="none" w:sz="0" w:space="0" w:color="auto"/>
                <w:right w:val="none" w:sz="0" w:space="0" w:color="auto"/>
              </w:divBdr>
            </w:div>
            <w:div w:id="911626654">
              <w:marLeft w:val="0"/>
              <w:marRight w:val="0"/>
              <w:marTop w:val="0"/>
              <w:marBottom w:val="0"/>
              <w:divBdr>
                <w:top w:val="none" w:sz="0" w:space="0" w:color="auto"/>
                <w:left w:val="none" w:sz="0" w:space="0" w:color="auto"/>
                <w:bottom w:val="none" w:sz="0" w:space="0" w:color="auto"/>
                <w:right w:val="none" w:sz="0" w:space="0" w:color="auto"/>
              </w:divBdr>
            </w:div>
            <w:div w:id="912356797">
              <w:marLeft w:val="0"/>
              <w:marRight w:val="0"/>
              <w:marTop w:val="0"/>
              <w:marBottom w:val="0"/>
              <w:divBdr>
                <w:top w:val="none" w:sz="0" w:space="0" w:color="auto"/>
                <w:left w:val="none" w:sz="0" w:space="0" w:color="auto"/>
                <w:bottom w:val="none" w:sz="0" w:space="0" w:color="auto"/>
                <w:right w:val="none" w:sz="0" w:space="0" w:color="auto"/>
              </w:divBdr>
            </w:div>
            <w:div w:id="914583193">
              <w:marLeft w:val="0"/>
              <w:marRight w:val="0"/>
              <w:marTop w:val="0"/>
              <w:marBottom w:val="0"/>
              <w:divBdr>
                <w:top w:val="none" w:sz="0" w:space="0" w:color="auto"/>
                <w:left w:val="none" w:sz="0" w:space="0" w:color="auto"/>
                <w:bottom w:val="none" w:sz="0" w:space="0" w:color="auto"/>
                <w:right w:val="none" w:sz="0" w:space="0" w:color="auto"/>
              </w:divBdr>
            </w:div>
            <w:div w:id="916784321">
              <w:marLeft w:val="0"/>
              <w:marRight w:val="0"/>
              <w:marTop w:val="0"/>
              <w:marBottom w:val="0"/>
              <w:divBdr>
                <w:top w:val="none" w:sz="0" w:space="0" w:color="auto"/>
                <w:left w:val="none" w:sz="0" w:space="0" w:color="auto"/>
                <w:bottom w:val="none" w:sz="0" w:space="0" w:color="auto"/>
                <w:right w:val="none" w:sz="0" w:space="0" w:color="auto"/>
              </w:divBdr>
            </w:div>
            <w:div w:id="918363818">
              <w:marLeft w:val="0"/>
              <w:marRight w:val="0"/>
              <w:marTop w:val="0"/>
              <w:marBottom w:val="0"/>
              <w:divBdr>
                <w:top w:val="none" w:sz="0" w:space="0" w:color="auto"/>
                <w:left w:val="none" w:sz="0" w:space="0" w:color="auto"/>
                <w:bottom w:val="none" w:sz="0" w:space="0" w:color="auto"/>
                <w:right w:val="none" w:sz="0" w:space="0" w:color="auto"/>
              </w:divBdr>
            </w:div>
            <w:div w:id="918442483">
              <w:marLeft w:val="0"/>
              <w:marRight w:val="0"/>
              <w:marTop w:val="0"/>
              <w:marBottom w:val="0"/>
              <w:divBdr>
                <w:top w:val="none" w:sz="0" w:space="0" w:color="auto"/>
                <w:left w:val="none" w:sz="0" w:space="0" w:color="auto"/>
                <w:bottom w:val="none" w:sz="0" w:space="0" w:color="auto"/>
                <w:right w:val="none" w:sz="0" w:space="0" w:color="auto"/>
              </w:divBdr>
            </w:div>
            <w:div w:id="918752501">
              <w:marLeft w:val="0"/>
              <w:marRight w:val="0"/>
              <w:marTop w:val="0"/>
              <w:marBottom w:val="0"/>
              <w:divBdr>
                <w:top w:val="none" w:sz="0" w:space="0" w:color="auto"/>
                <w:left w:val="none" w:sz="0" w:space="0" w:color="auto"/>
                <w:bottom w:val="none" w:sz="0" w:space="0" w:color="auto"/>
                <w:right w:val="none" w:sz="0" w:space="0" w:color="auto"/>
              </w:divBdr>
            </w:div>
            <w:div w:id="919481715">
              <w:marLeft w:val="0"/>
              <w:marRight w:val="0"/>
              <w:marTop w:val="0"/>
              <w:marBottom w:val="0"/>
              <w:divBdr>
                <w:top w:val="none" w:sz="0" w:space="0" w:color="auto"/>
                <w:left w:val="none" w:sz="0" w:space="0" w:color="auto"/>
                <w:bottom w:val="none" w:sz="0" w:space="0" w:color="auto"/>
                <w:right w:val="none" w:sz="0" w:space="0" w:color="auto"/>
              </w:divBdr>
            </w:div>
            <w:div w:id="919557585">
              <w:marLeft w:val="0"/>
              <w:marRight w:val="0"/>
              <w:marTop w:val="0"/>
              <w:marBottom w:val="0"/>
              <w:divBdr>
                <w:top w:val="none" w:sz="0" w:space="0" w:color="auto"/>
                <w:left w:val="none" w:sz="0" w:space="0" w:color="auto"/>
                <w:bottom w:val="none" w:sz="0" w:space="0" w:color="auto"/>
                <w:right w:val="none" w:sz="0" w:space="0" w:color="auto"/>
              </w:divBdr>
            </w:div>
            <w:div w:id="920715876">
              <w:marLeft w:val="0"/>
              <w:marRight w:val="0"/>
              <w:marTop w:val="0"/>
              <w:marBottom w:val="0"/>
              <w:divBdr>
                <w:top w:val="none" w:sz="0" w:space="0" w:color="auto"/>
                <w:left w:val="none" w:sz="0" w:space="0" w:color="auto"/>
                <w:bottom w:val="none" w:sz="0" w:space="0" w:color="auto"/>
                <w:right w:val="none" w:sz="0" w:space="0" w:color="auto"/>
              </w:divBdr>
            </w:div>
            <w:div w:id="922030074">
              <w:marLeft w:val="0"/>
              <w:marRight w:val="0"/>
              <w:marTop w:val="0"/>
              <w:marBottom w:val="0"/>
              <w:divBdr>
                <w:top w:val="none" w:sz="0" w:space="0" w:color="auto"/>
                <w:left w:val="none" w:sz="0" w:space="0" w:color="auto"/>
                <w:bottom w:val="none" w:sz="0" w:space="0" w:color="auto"/>
                <w:right w:val="none" w:sz="0" w:space="0" w:color="auto"/>
              </w:divBdr>
            </w:div>
            <w:div w:id="922835135">
              <w:marLeft w:val="0"/>
              <w:marRight w:val="0"/>
              <w:marTop w:val="0"/>
              <w:marBottom w:val="0"/>
              <w:divBdr>
                <w:top w:val="none" w:sz="0" w:space="0" w:color="auto"/>
                <w:left w:val="none" w:sz="0" w:space="0" w:color="auto"/>
                <w:bottom w:val="none" w:sz="0" w:space="0" w:color="auto"/>
                <w:right w:val="none" w:sz="0" w:space="0" w:color="auto"/>
              </w:divBdr>
            </w:div>
            <w:div w:id="923878161">
              <w:marLeft w:val="0"/>
              <w:marRight w:val="0"/>
              <w:marTop w:val="0"/>
              <w:marBottom w:val="0"/>
              <w:divBdr>
                <w:top w:val="none" w:sz="0" w:space="0" w:color="auto"/>
                <w:left w:val="none" w:sz="0" w:space="0" w:color="auto"/>
                <w:bottom w:val="none" w:sz="0" w:space="0" w:color="auto"/>
                <w:right w:val="none" w:sz="0" w:space="0" w:color="auto"/>
              </w:divBdr>
            </w:div>
            <w:div w:id="925462463">
              <w:marLeft w:val="0"/>
              <w:marRight w:val="0"/>
              <w:marTop w:val="0"/>
              <w:marBottom w:val="0"/>
              <w:divBdr>
                <w:top w:val="none" w:sz="0" w:space="0" w:color="auto"/>
                <w:left w:val="none" w:sz="0" w:space="0" w:color="auto"/>
                <w:bottom w:val="none" w:sz="0" w:space="0" w:color="auto"/>
                <w:right w:val="none" w:sz="0" w:space="0" w:color="auto"/>
              </w:divBdr>
            </w:div>
            <w:div w:id="926039282">
              <w:marLeft w:val="0"/>
              <w:marRight w:val="0"/>
              <w:marTop w:val="0"/>
              <w:marBottom w:val="0"/>
              <w:divBdr>
                <w:top w:val="none" w:sz="0" w:space="0" w:color="auto"/>
                <w:left w:val="none" w:sz="0" w:space="0" w:color="auto"/>
                <w:bottom w:val="none" w:sz="0" w:space="0" w:color="auto"/>
                <w:right w:val="none" w:sz="0" w:space="0" w:color="auto"/>
              </w:divBdr>
            </w:div>
            <w:div w:id="926690959">
              <w:marLeft w:val="0"/>
              <w:marRight w:val="0"/>
              <w:marTop w:val="0"/>
              <w:marBottom w:val="0"/>
              <w:divBdr>
                <w:top w:val="none" w:sz="0" w:space="0" w:color="auto"/>
                <w:left w:val="none" w:sz="0" w:space="0" w:color="auto"/>
                <w:bottom w:val="none" w:sz="0" w:space="0" w:color="auto"/>
                <w:right w:val="none" w:sz="0" w:space="0" w:color="auto"/>
              </w:divBdr>
            </w:div>
            <w:div w:id="926810574">
              <w:marLeft w:val="0"/>
              <w:marRight w:val="0"/>
              <w:marTop w:val="0"/>
              <w:marBottom w:val="0"/>
              <w:divBdr>
                <w:top w:val="none" w:sz="0" w:space="0" w:color="auto"/>
                <w:left w:val="none" w:sz="0" w:space="0" w:color="auto"/>
                <w:bottom w:val="none" w:sz="0" w:space="0" w:color="auto"/>
                <w:right w:val="none" w:sz="0" w:space="0" w:color="auto"/>
              </w:divBdr>
            </w:div>
            <w:div w:id="927420538">
              <w:marLeft w:val="0"/>
              <w:marRight w:val="0"/>
              <w:marTop w:val="0"/>
              <w:marBottom w:val="0"/>
              <w:divBdr>
                <w:top w:val="none" w:sz="0" w:space="0" w:color="auto"/>
                <w:left w:val="none" w:sz="0" w:space="0" w:color="auto"/>
                <w:bottom w:val="none" w:sz="0" w:space="0" w:color="auto"/>
                <w:right w:val="none" w:sz="0" w:space="0" w:color="auto"/>
              </w:divBdr>
            </w:div>
            <w:div w:id="931816054">
              <w:marLeft w:val="0"/>
              <w:marRight w:val="0"/>
              <w:marTop w:val="0"/>
              <w:marBottom w:val="0"/>
              <w:divBdr>
                <w:top w:val="none" w:sz="0" w:space="0" w:color="auto"/>
                <w:left w:val="none" w:sz="0" w:space="0" w:color="auto"/>
                <w:bottom w:val="none" w:sz="0" w:space="0" w:color="auto"/>
                <w:right w:val="none" w:sz="0" w:space="0" w:color="auto"/>
              </w:divBdr>
            </w:div>
            <w:div w:id="932469136">
              <w:marLeft w:val="0"/>
              <w:marRight w:val="0"/>
              <w:marTop w:val="0"/>
              <w:marBottom w:val="0"/>
              <w:divBdr>
                <w:top w:val="none" w:sz="0" w:space="0" w:color="auto"/>
                <w:left w:val="none" w:sz="0" w:space="0" w:color="auto"/>
                <w:bottom w:val="none" w:sz="0" w:space="0" w:color="auto"/>
                <w:right w:val="none" w:sz="0" w:space="0" w:color="auto"/>
              </w:divBdr>
            </w:div>
            <w:div w:id="936446048">
              <w:marLeft w:val="0"/>
              <w:marRight w:val="0"/>
              <w:marTop w:val="0"/>
              <w:marBottom w:val="0"/>
              <w:divBdr>
                <w:top w:val="none" w:sz="0" w:space="0" w:color="auto"/>
                <w:left w:val="none" w:sz="0" w:space="0" w:color="auto"/>
                <w:bottom w:val="none" w:sz="0" w:space="0" w:color="auto"/>
                <w:right w:val="none" w:sz="0" w:space="0" w:color="auto"/>
              </w:divBdr>
            </w:div>
            <w:div w:id="937904132">
              <w:marLeft w:val="0"/>
              <w:marRight w:val="0"/>
              <w:marTop w:val="0"/>
              <w:marBottom w:val="0"/>
              <w:divBdr>
                <w:top w:val="none" w:sz="0" w:space="0" w:color="auto"/>
                <w:left w:val="none" w:sz="0" w:space="0" w:color="auto"/>
                <w:bottom w:val="none" w:sz="0" w:space="0" w:color="auto"/>
                <w:right w:val="none" w:sz="0" w:space="0" w:color="auto"/>
              </w:divBdr>
            </w:div>
            <w:div w:id="938101724">
              <w:marLeft w:val="0"/>
              <w:marRight w:val="0"/>
              <w:marTop w:val="0"/>
              <w:marBottom w:val="0"/>
              <w:divBdr>
                <w:top w:val="none" w:sz="0" w:space="0" w:color="auto"/>
                <w:left w:val="none" w:sz="0" w:space="0" w:color="auto"/>
                <w:bottom w:val="none" w:sz="0" w:space="0" w:color="auto"/>
                <w:right w:val="none" w:sz="0" w:space="0" w:color="auto"/>
              </w:divBdr>
            </w:div>
            <w:div w:id="938370989">
              <w:marLeft w:val="0"/>
              <w:marRight w:val="0"/>
              <w:marTop w:val="0"/>
              <w:marBottom w:val="0"/>
              <w:divBdr>
                <w:top w:val="none" w:sz="0" w:space="0" w:color="auto"/>
                <w:left w:val="none" w:sz="0" w:space="0" w:color="auto"/>
                <w:bottom w:val="none" w:sz="0" w:space="0" w:color="auto"/>
                <w:right w:val="none" w:sz="0" w:space="0" w:color="auto"/>
              </w:divBdr>
            </w:div>
            <w:div w:id="940067344">
              <w:marLeft w:val="0"/>
              <w:marRight w:val="0"/>
              <w:marTop w:val="0"/>
              <w:marBottom w:val="0"/>
              <w:divBdr>
                <w:top w:val="none" w:sz="0" w:space="0" w:color="auto"/>
                <w:left w:val="none" w:sz="0" w:space="0" w:color="auto"/>
                <w:bottom w:val="none" w:sz="0" w:space="0" w:color="auto"/>
                <w:right w:val="none" w:sz="0" w:space="0" w:color="auto"/>
              </w:divBdr>
            </w:div>
            <w:div w:id="944269728">
              <w:marLeft w:val="0"/>
              <w:marRight w:val="0"/>
              <w:marTop w:val="0"/>
              <w:marBottom w:val="0"/>
              <w:divBdr>
                <w:top w:val="none" w:sz="0" w:space="0" w:color="auto"/>
                <w:left w:val="none" w:sz="0" w:space="0" w:color="auto"/>
                <w:bottom w:val="none" w:sz="0" w:space="0" w:color="auto"/>
                <w:right w:val="none" w:sz="0" w:space="0" w:color="auto"/>
              </w:divBdr>
            </w:div>
            <w:div w:id="944927207">
              <w:marLeft w:val="0"/>
              <w:marRight w:val="0"/>
              <w:marTop w:val="0"/>
              <w:marBottom w:val="0"/>
              <w:divBdr>
                <w:top w:val="none" w:sz="0" w:space="0" w:color="auto"/>
                <w:left w:val="none" w:sz="0" w:space="0" w:color="auto"/>
                <w:bottom w:val="none" w:sz="0" w:space="0" w:color="auto"/>
                <w:right w:val="none" w:sz="0" w:space="0" w:color="auto"/>
              </w:divBdr>
            </w:div>
            <w:div w:id="945623951">
              <w:marLeft w:val="0"/>
              <w:marRight w:val="0"/>
              <w:marTop w:val="0"/>
              <w:marBottom w:val="0"/>
              <w:divBdr>
                <w:top w:val="none" w:sz="0" w:space="0" w:color="auto"/>
                <w:left w:val="none" w:sz="0" w:space="0" w:color="auto"/>
                <w:bottom w:val="none" w:sz="0" w:space="0" w:color="auto"/>
                <w:right w:val="none" w:sz="0" w:space="0" w:color="auto"/>
              </w:divBdr>
            </w:div>
            <w:div w:id="946472579">
              <w:marLeft w:val="0"/>
              <w:marRight w:val="0"/>
              <w:marTop w:val="0"/>
              <w:marBottom w:val="0"/>
              <w:divBdr>
                <w:top w:val="none" w:sz="0" w:space="0" w:color="auto"/>
                <w:left w:val="none" w:sz="0" w:space="0" w:color="auto"/>
                <w:bottom w:val="none" w:sz="0" w:space="0" w:color="auto"/>
                <w:right w:val="none" w:sz="0" w:space="0" w:color="auto"/>
              </w:divBdr>
            </w:div>
            <w:div w:id="946738829">
              <w:marLeft w:val="0"/>
              <w:marRight w:val="0"/>
              <w:marTop w:val="0"/>
              <w:marBottom w:val="0"/>
              <w:divBdr>
                <w:top w:val="none" w:sz="0" w:space="0" w:color="auto"/>
                <w:left w:val="none" w:sz="0" w:space="0" w:color="auto"/>
                <w:bottom w:val="none" w:sz="0" w:space="0" w:color="auto"/>
                <w:right w:val="none" w:sz="0" w:space="0" w:color="auto"/>
              </w:divBdr>
            </w:div>
            <w:div w:id="950236171">
              <w:marLeft w:val="0"/>
              <w:marRight w:val="0"/>
              <w:marTop w:val="0"/>
              <w:marBottom w:val="0"/>
              <w:divBdr>
                <w:top w:val="none" w:sz="0" w:space="0" w:color="auto"/>
                <w:left w:val="none" w:sz="0" w:space="0" w:color="auto"/>
                <w:bottom w:val="none" w:sz="0" w:space="0" w:color="auto"/>
                <w:right w:val="none" w:sz="0" w:space="0" w:color="auto"/>
              </w:divBdr>
            </w:div>
            <w:div w:id="954141540">
              <w:marLeft w:val="0"/>
              <w:marRight w:val="0"/>
              <w:marTop w:val="0"/>
              <w:marBottom w:val="0"/>
              <w:divBdr>
                <w:top w:val="none" w:sz="0" w:space="0" w:color="auto"/>
                <w:left w:val="none" w:sz="0" w:space="0" w:color="auto"/>
                <w:bottom w:val="none" w:sz="0" w:space="0" w:color="auto"/>
                <w:right w:val="none" w:sz="0" w:space="0" w:color="auto"/>
              </w:divBdr>
            </w:div>
            <w:div w:id="956567290">
              <w:marLeft w:val="0"/>
              <w:marRight w:val="0"/>
              <w:marTop w:val="0"/>
              <w:marBottom w:val="0"/>
              <w:divBdr>
                <w:top w:val="none" w:sz="0" w:space="0" w:color="auto"/>
                <w:left w:val="none" w:sz="0" w:space="0" w:color="auto"/>
                <w:bottom w:val="none" w:sz="0" w:space="0" w:color="auto"/>
                <w:right w:val="none" w:sz="0" w:space="0" w:color="auto"/>
              </w:divBdr>
            </w:div>
            <w:div w:id="957105688">
              <w:marLeft w:val="0"/>
              <w:marRight w:val="0"/>
              <w:marTop w:val="0"/>
              <w:marBottom w:val="0"/>
              <w:divBdr>
                <w:top w:val="none" w:sz="0" w:space="0" w:color="auto"/>
                <w:left w:val="none" w:sz="0" w:space="0" w:color="auto"/>
                <w:bottom w:val="none" w:sz="0" w:space="0" w:color="auto"/>
                <w:right w:val="none" w:sz="0" w:space="0" w:color="auto"/>
              </w:divBdr>
            </w:div>
            <w:div w:id="961306780">
              <w:marLeft w:val="0"/>
              <w:marRight w:val="0"/>
              <w:marTop w:val="0"/>
              <w:marBottom w:val="0"/>
              <w:divBdr>
                <w:top w:val="none" w:sz="0" w:space="0" w:color="auto"/>
                <w:left w:val="none" w:sz="0" w:space="0" w:color="auto"/>
                <w:bottom w:val="none" w:sz="0" w:space="0" w:color="auto"/>
                <w:right w:val="none" w:sz="0" w:space="0" w:color="auto"/>
              </w:divBdr>
            </w:div>
            <w:div w:id="961693189">
              <w:marLeft w:val="0"/>
              <w:marRight w:val="0"/>
              <w:marTop w:val="0"/>
              <w:marBottom w:val="0"/>
              <w:divBdr>
                <w:top w:val="none" w:sz="0" w:space="0" w:color="auto"/>
                <w:left w:val="none" w:sz="0" w:space="0" w:color="auto"/>
                <w:bottom w:val="none" w:sz="0" w:space="0" w:color="auto"/>
                <w:right w:val="none" w:sz="0" w:space="0" w:color="auto"/>
              </w:divBdr>
            </w:div>
            <w:div w:id="963927304">
              <w:marLeft w:val="0"/>
              <w:marRight w:val="0"/>
              <w:marTop w:val="0"/>
              <w:marBottom w:val="0"/>
              <w:divBdr>
                <w:top w:val="none" w:sz="0" w:space="0" w:color="auto"/>
                <w:left w:val="none" w:sz="0" w:space="0" w:color="auto"/>
                <w:bottom w:val="none" w:sz="0" w:space="0" w:color="auto"/>
                <w:right w:val="none" w:sz="0" w:space="0" w:color="auto"/>
              </w:divBdr>
            </w:div>
            <w:div w:id="964043060">
              <w:marLeft w:val="0"/>
              <w:marRight w:val="0"/>
              <w:marTop w:val="0"/>
              <w:marBottom w:val="0"/>
              <w:divBdr>
                <w:top w:val="none" w:sz="0" w:space="0" w:color="auto"/>
                <w:left w:val="none" w:sz="0" w:space="0" w:color="auto"/>
                <w:bottom w:val="none" w:sz="0" w:space="0" w:color="auto"/>
                <w:right w:val="none" w:sz="0" w:space="0" w:color="auto"/>
              </w:divBdr>
            </w:div>
            <w:div w:id="965351979">
              <w:marLeft w:val="0"/>
              <w:marRight w:val="0"/>
              <w:marTop w:val="0"/>
              <w:marBottom w:val="0"/>
              <w:divBdr>
                <w:top w:val="none" w:sz="0" w:space="0" w:color="auto"/>
                <w:left w:val="none" w:sz="0" w:space="0" w:color="auto"/>
                <w:bottom w:val="none" w:sz="0" w:space="0" w:color="auto"/>
                <w:right w:val="none" w:sz="0" w:space="0" w:color="auto"/>
              </w:divBdr>
            </w:div>
            <w:div w:id="966398461">
              <w:marLeft w:val="0"/>
              <w:marRight w:val="0"/>
              <w:marTop w:val="0"/>
              <w:marBottom w:val="0"/>
              <w:divBdr>
                <w:top w:val="none" w:sz="0" w:space="0" w:color="auto"/>
                <w:left w:val="none" w:sz="0" w:space="0" w:color="auto"/>
                <w:bottom w:val="none" w:sz="0" w:space="0" w:color="auto"/>
                <w:right w:val="none" w:sz="0" w:space="0" w:color="auto"/>
              </w:divBdr>
            </w:div>
            <w:div w:id="967784341">
              <w:marLeft w:val="0"/>
              <w:marRight w:val="0"/>
              <w:marTop w:val="0"/>
              <w:marBottom w:val="0"/>
              <w:divBdr>
                <w:top w:val="none" w:sz="0" w:space="0" w:color="auto"/>
                <w:left w:val="none" w:sz="0" w:space="0" w:color="auto"/>
                <w:bottom w:val="none" w:sz="0" w:space="0" w:color="auto"/>
                <w:right w:val="none" w:sz="0" w:space="0" w:color="auto"/>
              </w:divBdr>
            </w:div>
            <w:div w:id="969090369">
              <w:marLeft w:val="0"/>
              <w:marRight w:val="0"/>
              <w:marTop w:val="0"/>
              <w:marBottom w:val="0"/>
              <w:divBdr>
                <w:top w:val="none" w:sz="0" w:space="0" w:color="auto"/>
                <w:left w:val="none" w:sz="0" w:space="0" w:color="auto"/>
                <w:bottom w:val="none" w:sz="0" w:space="0" w:color="auto"/>
                <w:right w:val="none" w:sz="0" w:space="0" w:color="auto"/>
              </w:divBdr>
            </w:div>
            <w:div w:id="973145708">
              <w:marLeft w:val="0"/>
              <w:marRight w:val="0"/>
              <w:marTop w:val="0"/>
              <w:marBottom w:val="0"/>
              <w:divBdr>
                <w:top w:val="none" w:sz="0" w:space="0" w:color="auto"/>
                <w:left w:val="none" w:sz="0" w:space="0" w:color="auto"/>
                <w:bottom w:val="none" w:sz="0" w:space="0" w:color="auto"/>
                <w:right w:val="none" w:sz="0" w:space="0" w:color="auto"/>
              </w:divBdr>
            </w:div>
            <w:div w:id="974678892">
              <w:marLeft w:val="0"/>
              <w:marRight w:val="0"/>
              <w:marTop w:val="0"/>
              <w:marBottom w:val="0"/>
              <w:divBdr>
                <w:top w:val="none" w:sz="0" w:space="0" w:color="auto"/>
                <w:left w:val="none" w:sz="0" w:space="0" w:color="auto"/>
                <w:bottom w:val="none" w:sz="0" w:space="0" w:color="auto"/>
                <w:right w:val="none" w:sz="0" w:space="0" w:color="auto"/>
              </w:divBdr>
            </w:div>
            <w:div w:id="976303607">
              <w:marLeft w:val="0"/>
              <w:marRight w:val="0"/>
              <w:marTop w:val="0"/>
              <w:marBottom w:val="0"/>
              <w:divBdr>
                <w:top w:val="none" w:sz="0" w:space="0" w:color="auto"/>
                <w:left w:val="none" w:sz="0" w:space="0" w:color="auto"/>
                <w:bottom w:val="none" w:sz="0" w:space="0" w:color="auto"/>
                <w:right w:val="none" w:sz="0" w:space="0" w:color="auto"/>
              </w:divBdr>
            </w:div>
            <w:div w:id="978613241">
              <w:marLeft w:val="0"/>
              <w:marRight w:val="0"/>
              <w:marTop w:val="0"/>
              <w:marBottom w:val="0"/>
              <w:divBdr>
                <w:top w:val="none" w:sz="0" w:space="0" w:color="auto"/>
                <w:left w:val="none" w:sz="0" w:space="0" w:color="auto"/>
                <w:bottom w:val="none" w:sz="0" w:space="0" w:color="auto"/>
                <w:right w:val="none" w:sz="0" w:space="0" w:color="auto"/>
              </w:divBdr>
            </w:div>
            <w:div w:id="982153651">
              <w:marLeft w:val="0"/>
              <w:marRight w:val="0"/>
              <w:marTop w:val="0"/>
              <w:marBottom w:val="0"/>
              <w:divBdr>
                <w:top w:val="none" w:sz="0" w:space="0" w:color="auto"/>
                <w:left w:val="none" w:sz="0" w:space="0" w:color="auto"/>
                <w:bottom w:val="none" w:sz="0" w:space="0" w:color="auto"/>
                <w:right w:val="none" w:sz="0" w:space="0" w:color="auto"/>
              </w:divBdr>
            </w:div>
            <w:div w:id="982278058">
              <w:marLeft w:val="0"/>
              <w:marRight w:val="0"/>
              <w:marTop w:val="0"/>
              <w:marBottom w:val="0"/>
              <w:divBdr>
                <w:top w:val="none" w:sz="0" w:space="0" w:color="auto"/>
                <w:left w:val="none" w:sz="0" w:space="0" w:color="auto"/>
                <w:bottom w:val="none" w:sz="0" w:space="0" w:color="auto"/>
                <w:right w:val="none" w:sz="0" w:space="0" w:color="auto"/>
              </w:divBdr>
            </w:div>
            <w:div w:id="982544072">
              <w:marLeft w:val="0"/>
              <w:marRight w:val="0"/>
              <w:marTop w:val="0"/>
              <w:marBottom w:val="0"/>
              <w:divBdr>
                <w:top w:val="none" w:sz="0" w:space="0" w:color="auto"/>
                <w:left w:val="none" w:sz="0" w:space="0" w:color="auto"/>
                <w:bottom w:val="none" w:sz="0" w:space="0" w:color="auto"/>
                <w:right w:val="none" w:sz="0" w:space="0" w:color="auto"/>
              </w:divBdr>
            </w:div>
            <w:div w:id="982585057">
              <w:marLeft w:val="0"/>
              <w:marRight w:val="0"/>
              <w:marTop w:val="0"/>
              <w:marBottom w:val="0"/>
              <w:divBdr>
                <w:top w:val="none" w:sz="0" w:space="0" w:color="auto"/>
                <w:left w:val="none" w:sz="0" w:space="0" w:color="auto"/>
                <w:bottom w:val="none" w:sz="0" w:space="0" w:color="auto"/>
                <w:right w:val="none" w:sz="0" w:space="0" w:color="auto"/>
              </w:divBdr>
            </w:div>
            <w:div w:id="983505420">
              <w:marLeft w:val="0"/>
              <w:marRight w:val="0"/>
              <w:marTop w:val="0"/>
              <w:marBottom w:val="0"/>
              <w:divBdr>
                <w:top w:val="none" w:sz="0" w:space="0" w:color="auto"/>
                <w:left w:val="none" w:sz="0" w:space="0" w:color="auto"/>
                <w:bottom w:val="none" w:sz="0" w:space="0" w:color="auto"/>
                <w:right w:val="none" w:sz="0" w:space="0" w:color="auto"/>
              </w:divBdr>
            </w:div>
            <w:div w:id="983704804">
              <w:marLeft w:val="0"/>
              <w:marRight w:val="0"/>
              <w:marTop w:val="0"/>
              <w:marBottom w:val="0"/>
              <w:divBdr>
                <w:top w:val="none" w:sz="0" w:space="0" w:color="auto"/>
                <w:left w:val="none" w:sz="0" w:space="0" w:color="auto"/>
                <w:bottom w:val="none" w:sz="0" w:space="0" w:color="auto"/>
                <w:right w:val="none" w:sz="0" w:space="0" w:color="auto"/>
              </w:divBdr>
            </w:div>
            <w:div w:id="985858223">
              <w:marLeft w:val="0"/>
              <w:marRight w:val="0"/>
              <w:marTop w:val="0"/>
              <w:marBottom w:val="0"/>
              <w:divBdr>
                <w:top w:val="none" w:sz="0" w:space="0" w:color="auto"/>
                <w:left w:val="none" w:sz="0" w:space="0" w:color="auto"/>
                <w:bottom w:val="none" w:sz="0" w:space="0" w:color="auto"/>
                <w:right w:val="none" w:sz="0" w:space="0" w:color="auto"/>
              </w:divBdr>
            </w:div>
            <w:div w:id="986320493">
              <w:marLeft w:val="0"/>
              <w:marRight w:val="0"/>
              <w:marTop w:val="0"/>
              <w:marBottom w:val="0"/>
              <w:divBdr>
                <w:top w:val="none" w:sz="0" w:space="0" w:color="auto"/>
                <w:left w:val="none" w:sz="0" w:space="0" w:color="auto"/>
                <w:bottom w:val="none" w:sz="0" w:space="0" w:color="auto"/>
                <w:right w:val="none" w:sz="0" w:space="0" w:color="auto"/>
              </w:divBdr>
            </w:div>
            <w:div w:id="987519503">
              <w:marLeft w:val="0"/>
              <w:marRight w:val="0"/>
              <w:marTop w:val="0"/>
              <w:marBottom w:val="0"/>
              <w:divBdr>
                <w:top w:val="none" w:sz="0" w:space="0" w:color="auto"/>
                <w:left w:val="none" w:sz="0" w:space="0" w:color="auto"/>
                <w:bottom w:val="none" w:sz="0" w:space="0" w:color="auto"/>
                <w:right w:val="none" w:sz="0" w:space="0" w:color="auto"/>
              </w:divBdr>
            </w:div>
            <w:div w:id="987898590">
              <w:marLeft w:val="0"/>
              <w:marRight w:val="0"/>
              <w:marTop w:val="0"/>
              <w:marBottom w:val="0"/>
              <w:divBdr>
                <w:top w:val="none" w:sz="0" w:space="0" w:color="auto"/>
                <w:left w:val="none" w:sz="0" w:space="0" w:color="auto"/>
                <w:bottom w:val="none" w:sz="0" w:space="0" w:color="auto"/>
                <w:right w:val="none" w:sz="0" w:space="0" w:color="auto"/>
              </w:divBdr>
            </w:div>
            <w:div w:id="988095024">
              <w:marLeft w:val="0"/>
              <w:marRight w:val="0"/>
              <w:marTop w:val="0"/>
              <w:marBottom w:val="0"/>
              <w:divBdr>
                <w:top w:val="none" w:sz="0" w:space="0" w:color="auto"/>
                <w:left w:val="none" w:sz="0" w:space="0" w:color="auto"/>
                <w:bottom w:val="none" w:sz="0" w:space="0" w:color="auto"/>
                <w:right w:val="none" w:sz="0" w:space="0" w:color="auto"/>
              </w:divBdr>
            </w:div>
            <w:div w:id="990864496">
              <w:marLeft w:val="0"/>
              <w:marRight w:val="0"/>
              <w:marTop w:val="0"/>
              <w:marBottom w:val="0"/>
              <w:divBdr>
                <w:top w:val="none" w:sz="0" w:space="0" w:color="auto"/>
                <w:left w:val="none" w:sz="0" w:space="0" w:color="auto"/>
                <w:bottom w:val="none" w:sz="0" w:space="0" w:color="auto"/>
                <w:right w:val="none" w:sz="0" w:space="0" w:color="auto"/>
              </w:divBdr>
            </w:div>
            <w:div w:id="991375183">
              <w:marLeft w:val="0"/>
              <w:marRight w:val="0"/>
              <w:marTop w:val="0"/>
              <w:marBottom w:val="0"/>
              <w:divBdr>
                <w:top w:val="none" w:sz="0" w:space="0" w:color="auto"/>
                <w:left w:val="none" w:sz="0" w:space="0" w:color="auto"/>
                <w:bottom w:val="none" w:sz="0" w:space="0" w:color="auto"/>
                <w:right w:val="none" w:sz="0" w:space="0" w:color="auto"/>
              </w:divBdr>
            </w:div>
            <w:div w:id="991787642">
              <w:marLeft w:val="0"/>
              <w:marRight w:val="0"/>
              <w:marTop w:val="0"/>
              <w:marBottom w:val="0"/>
              <w:divBdr>
                <w:top w:val="none" w:sz="0" w:space="0" w:color="auto"/>
                <w:left w:val="none" w:sz="0" w:space="0" w:color="auto"/>
                <w:bottom w:val="none" w:sz="0" w:space="0" w:color="auto"/>
                <w:right w:val="none" w:sz="0" w:space="0" w:color="auto"/>
              </w:divBdr>
            </w:div>
            <w:div w:id="992026040">
              <w:marLeft w:val="0"/>
              <w:marRight w:val="0"/>
              <w:marTop w:val="0"/>
              <w:marBottom w:val="0"/>
              <w:divBdr>
                <w:top w:val="none" w:sz="0" w:space="0" w:color="auto"/>
                <w:left w:val="none" w:sz="0" w:space="0" w:color="auto"/>
                <w:bottom w:val="none" w:sz="0" w:space="0" w:color="auto"/>
                <w:right w:val="none" w:sz="0" w:space="0" w:color="auto"/>
              </w:divBdr>
            </w:div>
            <w:div w:id="993920102">
              <w:marLeft w:val="0"/>
              <w:marRight w:val="0"/>
              <w:marTop w:val="0"/>
              <w:marBottom w:val="0"/>
              <w:divBdr>
                <w:top w:val="none" w:sz="0" w:space="0" w:color="auto"/>
                <w:left w:val="none" w:sz="0" w:space="0" w:color="auto"/>
                <w:bottom w:val="none" w:sz="0" w:space="0" w:color="auto"/>
                <w:right w:val="none" w:sz="0" w:space="0" w:color="auto"/>
              </w:divBdr>
            </w:div>
            <w:div w:id="994340186">
              <w:marLeft w:val="0"/>
              <w:marRight w:val="0"/>
              <w:marTop w:val="0"/>
              <w:marBottom w:val="0"/>
              <w:divBdr>
                <w:top w:val="none" w:sz="0" w:space="0" w:color="auto"/>
                <w:left w:val="none" w:sz="0" w:space="0" w:color="auto"/>
                <w:bottom w:val="none" w:sz="0" w:space="0" w:color="auto"/>
                <w:right w:val="none" w:sz="0" w:space="0" w:color="auto"/>
              </w:divBdr>
            </w:div>
            <w:div w:id="995033792">
              <w:marLeft w:val="0"/>
              <w:marRight w:val="0"/>
              <w:marTop w:val="0"/>
              <w:marBottom w:val="0"/>
              <w:divBdr>
                <w:top w:val="none" w:sz="0" w:space="0" w:color="auto"/>
                <w:left w:val="none" w:sz="0" w:space="0" w:color="auto"/>
                <w:bottom w:val="none" w:sz="0" w:space="0" w:color="auto"/>
                <w:right w:val="none" w:sz="0" w:space="0" w:color="auto"/>
              </w:divBdr>
            </w:div>
            <w:div w:id="995231955">
              <w:marLeft w:val="0"/>
              <w:marRight w:val="0"/>
              <w:marTop w:val="0"/>
              <w:marBottom w:val="0"/>
              <w:divBdr>
                <w:top w:val="none" w:sz="0" w:space="0" w:color="auto"/>
                <w:left w:val="none" w:sz="0" w:space="0" w:color="auto"/>
                <w:bottom w:val="none" w:sz="0" w:space="0" w:color="auto"/>
                <w:right w:val="none" w:sz="0" w:space="0" w:color="auto"/>
              </w:divBdr>
            </w:div>
            <w:div w:id="995961372">
              <w:marLeft w:val="0"/>
              <w:marRight w:val="0"/>
              <w:marTop w:val="0"/>
              <w:marBottom w:val="0"/>
              <w:divBdr>
                <w:top w:val="none" w:sz="0" w:space="0" w:color="auto"/>
                <w:left w:val="none" w:sz="0" w:space="0" w:color="auto"/>
                <w:bottom w:val="none" w:sz="0" w:space="0" w:color="auto"/>
                <w:right w:val="none" w:sz="0" w:space="0" w:color="auto"/>
              </w:divBdr>
            </w:div>
            <w:div w:id="996566938">
              <w:marLeft w:val="0"/>
              <w:marRight w:val="0"/>
              <w:marTop w:val="0"/>
              <w:marBottom w:val="0"/>
              <w:divBdr>
                <w:top w:val="none" w:sz="0" w:space="0" w:color="auto"/>
                <w:left w:val="none" w:sz="0" w:space="0" w:color="auto"/>
                <w:bottom w:val="none" w:sz="0" w:space="0" w:color="auto"/>
                <w:right w:val="none" w:sz="0" w:space="0" w:color="auto"/>
              </w:divBdr>
            </w:div>
            <w:div w:id="997461544">
              <w:marLeft w:val="0"/>
              <w:marRight w:val="0"/>
              <w:marTop w:val="0"/>
              <w:marBottom w:val="0"/>
              <w:divBdr>
                <w:top w:val="none" w:sz="0" w:space="0" w:color="auto"/>
                <w:left w:val="none" w:sz="0" w:space="0" w:color="auto"/>
                <w:bottom w:val="none" w:sz="0" w:space="0" w:color="auto"/>
                <w:right w:val="none" w:sz="0" w:space="0" w:color="auto"/>
              </w:divBdr>
            </w:div>
            <w:div w:id="998580117">
              <w:marLeft w:val="0"/>
              <w:marRight w:val="0"/>
              <w:marTop w:val="0"/>
              <w:marBottom w:val="0"/>
              <w:divBdr>
                <w:top w:val="none" w:sz="0" w:space="0" w:color="auto"/>
                <w:left w:val="none" w:sz="0" w:space="0" w:color="auto"/>
                <w:bottom w:val="none" w:sz="0" w:space="0" w:color="auto"/>
                <w:right w:val="none" w:sz="0" w:space="0" w:color="auto"/>
              </w:divBdr>
            </w:div>
            <w:div w:id="998659352">
              <w:marLeft w:val="0"/>
              <w:marRight w:val="0"/>
              <w:marTop w:val="0"/>
              <w:marBottom w:val="0"/>
              <w:divBdr>
                <w:top w:val="none" w:sz="0" w:space="0" w:color="auto"/>
                <w:left w:val="none" w:sz="0" w:space="0" w:color="auto"/>
                <w:bottom w:val="none" w:sz="0" w:space="0" w:color="auto"/>
                <w:right w:val="none" w:sz="0" w:space="0" w:color="auto"/>
              </w:divBdr>
            </w:div>
            <w:div w:id="1001618523">
              <w:marLeft w:val="0"/>
              <w:marRight w:val="0"/>
              <w:marTop w:val="0"/>
              <w:marBottom w:val="0"/>
              <w:divBdr>
                <w:top w:val="none" w:sz="0" w:space="0" w:color="auto"/>
                <w:left w:val="none" w:sz="0" w:space="0" w:color="auto"/>
                <w:bottom w:val="none" w:sz="0" w:space="0" w:color="auto"/>
                <w:right w:val="none" w:sz="0" w:space="0" w:color="auto"/>
              </w:divBdr>
            </w:div>
            <w:div w:id="1003236910">
              <w:marLeft w:val="0"/>
              <w:marRight w:val="0"/>
              <w:marTop w:val="0"/>
              <w:marBottom w:val="0"/>
              <w:divBdr>
                <w:top w:val="none" w:sz="0" w:space="0" w:color="auto"/>
                <w:left w:val="none" w:sz="0" w:space="0" w:color="auto"/>
                <w:bottom w:val="none" w:sz="0" w:space="0" w:color="auto"/>
                <w:right w:val="none" w:sz="0" w:space="0" w:color="auto"/>
              </w:divBdr>
            </w:div>
            <w:div w:id="1004164619">
              <w:marLeft w:val="0"/>
              <w:marRight w:val="0"/>
              <w:marTop w:val="0"/>
              <w:marBottom w:val="0"/>
              <w:divBdr>
                <w:top w:val="none" w:sz="0" w:space="0" w:color="auto"/>
                <w:left w:val="none" w:sz="0" w:space="0" w:color="auto"/>
                <w:bottom w:val="none" w:sz="0" w:space="0" w:color="auto"/>
                <w:right w:val="none" w:sz="0" w:space="0" w:color="auto"/>
              </w:divBdr>
            </w:div>
            <w:div w:id="1006787691">
              <w:marLeft w:val="0"/>
              <w:marRight w:val="0"/>
              <w:marTop w:val="0"/>
              <w:marBottom w:val="0"/>
              <w:divBdr>
                <w:top w:val="none" w:sz="0" w:space="0" w:color="auto"/>
                <w:left w:val="none" w:sz="0" w:space="0" w:color="auto"/>
                <w:bottom w:val="none" w:sz="0" w:space="0" w:color="auto"/>
                <w:right w:val="none" w:sz="0" w:space="0" w:color="auto"/>
              </w:divBdr>
            </w:div>
            <w:div w:id="1009916195">
              <w:marLeft w:val="0"/>
              <w:marRight w:val="0"/>
              <w:marTop w:val="0"/>
              <w:marBottom w:val="0"/>
              <w:divBdr>
                <w:top w:val="none" w:sz="0" w:space="0" w:color="auto"/>
                <w:left w:val="none" w:sz="0" w:space="0" w:color="auto"/>
                <w:bottom w:val="none" w:sz="0" w:space="0" w:color="auto"/>
                <w:right w:val="none" w:sz="0" w:space="0" w:color="auto"/>
              </w:divBdr>
            </w:div>
            <w:div w:id="1010832563">
              <w:marLeft w:val="0"/>
              <w:marRight w:val="0"/>
              <w:marTop w:val="0"/>
              <w:marBottom w:val="0"/>
              <w:divBdr>
                <w:top w:val="none" w:sz="0" w:space="0" w:color="auto"/>
                <w:left w:val="none" w:sz="0" w:space="0" w:color="auto"/>
                <w:bottom w:val="none" w:sz="0" w:space="0" w:color="auto"/>
                <w:right w:val="none" w:sz="0" w:space="0" w:color="auto"/>
              </w:divBdr>
            </w:div>
            <w:div w:id="1012029268">
              <w:marLeft w:val="0"/>
              <w:marRight w:val="0"/>
              <w:marTop w:val="0"/>
              <w:marBottom w:val="0"/>
              <w:divBdr>
                <w:top w:val="none" w:sz="0" w:space="0" w:color="auto"/>
                <w:left w:val="none" w:sz="0" w:space="0" w:color="auto"/>
                <w:bottom w:val="none" w:sz="0" w:space="0" w:color="auto"/>
                <w:right w:val="none" w:sz="0" w:space="0" w:color="auto"/>
              </w:divBdr>
            </w:div>
            <w:div w:id="1012679427">
              <w:marLeft w:val="0"/>
              <w:marRight w:val="0"/>
              <w:marTop w:val="0"/>
              <w:marBottom w:val="0"/>
              <w:divBdr>
                <w:top w:val="none" w:sz="0" w:space="0" w:color="auto"/>
                <w:left w:val="none" w:sz="0" w:space="0" w:color="auto"/>
                <w:bottom w:val="none" w:sz="0" w:space="0" w:color="auto"/>
                <w:right w:val="none" w:sz="0" w:space="0" w:color="auto"/>
              </w:divBdr>
            </w:div>
            <w:div w:id="1012998171">
              <w:marLeft w:val="0"/>
              <w:marRight w:val="0"/>
              <w:marTop w:val="0"/>
              <w:marBottom w:val="0"/>
              <w:divBdr>
                <w:top w:val="none" w:sz="0" w:space="0" w:color="auto"/>
                <w:left w:val="none" w:sz="0" w:space="0" w:color="auto"/>
                <w:bottom w:val="none" w:sz="0" w:space="0" w:color="auto"/>
                <w:right w:val="none" w:sz="0" w:space="0" w:color="auto"/>
              </w:divBdr>
            </w:div>
            <w:div w:id="1014039088">
              <w:marLeft w:val="0"/>
              <w:marRight w:val="0"/>
              <w:marTop w:val="0"/>
              <w:marBottom w:val="0"/>
              <w:divBdr>
                <w:top w:val="none" w:sz="0" w:space="0" w:color="auto"/>
                <w:left w:val="none" w:sz="0" w:space="0" w:color="auto"/>
                <w:bottom w:val="none" w:sz="0" w:space="0" w:color="auto"/>
                <w:right w:val="none" w:sz="0" w:space="0" w:color="auto"/>
              </w:divBdr>
            </w:div>
            <w:div w:id="1018046977">
              <w:marLeft w:val="0"/>
              <w:marRight w:val="0"/>
              <w:marTop w:val="0"/>
              <w:marBottom w:val="0"/>
              <w:divBdr>
                <w:top w:val="none" w:sz="0" w:space="0" w:color="auto"/>
                <w:left w:val="none" w:sz="0" w:space="0" w:color="auto"/>
                <w:bottom w:val="none" w:sz="0" w:space="0" w:color="auto"/>
                <w:right w:val="none" w:sz="0" w:space="0" w:color="auto"/>
              </w:divBdr>
            </w:div>
            <w:div w:id="1020738434">
              <w:marLeft w:val="0"/>
              <w:marRight w:val="0"/>
              <w:marTop w:val="0"/>
              <w:marBottom w:val="0"/>
              <w:divBdr>
                <w:top w:val="none" w:sz="0" w:space="0" w:color="auto"/>
                <w:left w:val="none" w:sz="0" w:space="0" w:color="auto"/>
                <w:bottom w:val="none" w:sz="0" w:space="0" w:color="auto"/>
                <w:right w:val="none" w:sz="0" w:space="0" w:color="auto"/>
              </w:divBdr>
            </w:div>
            <w:div w:id="1021972236">
              <w:marLeft w:val="0"/>
              <w:marRight w:val="0"/>
              <w:marTop w:val="0"/>
              <w:marBottom w:val="0"/>
              <w:divBdr>
                <w:top w:val="none" w:sz="0" w:space="0" w:color="auto"/>
                <w:left w:val="none" w:sz="0" w:space="0" w:color="auto"/>
                <w:bottom w:val="none" w:sz="0" w:space="0" w:color="auto"/>
                <w:right w:val="none" w:sz="0" w:space="0" w:color="auto"/>
              </w:divBdr>
            </w:div>
            <w:div w:id="1024134656">
              <w:marLeft w:val="0"/>
              <w:marRight w:val="0"/>
              <w:marTop w:val="0"/>
              <w:marBottom w:val="0"/>
              <w:divBdr>
                <w:top w:val="none" w:sz="0" w:space="0" w:color="auto"/>
                <w:left w:val="none" w:sz="0" w:space="0" w:color="auto"/>
                <w:bottom w:val="none" w:sz="0" w:space="0" w:color="auto"/>
                <w:right w:val="none" w:sz="0" w:space="0" w:color="auto"/>
              </w:divBdr>
            </w:div>
            <w:div w:id="1024674957">
              <w:marLeft w:val="0"/>
              <w:marRight w:val="0"/>
              <w:marTop w:val="0"/>
              <w:marBottom w:val="0"/>
              <w:divBdr>
                <w:top w:val="none" w:sz="0" w:space="0" w:color="auto"/>
                <w:left w:val="none" w:sz="0" w:space="0" w:color="auto"/>
                <w:bottom w:val="none" w:sz="0" w:space="0" w:color="auto"/>
                <w:right w:val="none" w:sz="0" w:space="0" w:color="auto"/>
              </w:divBdr>
            </w:div>
            <w:div w:id="1030034092">
              <w:marLeft w:val="0"/>
              <w:marRight w:val="0"/>
              <w:marTop w:val="0"/>
              <w:marBottom w:val="0"/>
              <w:divBdr>
                <w:top w:val="none" w:sz="0" w:space="0" w:color="auto"/>
                <w:left w:val="none" w:sz="0" w:space="0" w:color="auto"/>
                <w:bottom w:val="none" w:sz="0" w:space="0" w:color="auto"/>
                <w:right w:val="none" w:sz="0" w:space="0" w:color="auto"/>
              </w:divBdr>
            </w:div>
            <w:div w:id="1030491414">
              <w:marLeft w:val="0"/>
              <w:marRight w:val="0"/>
              <w:marTop w:val="0"/>
              <w:marBottom w:val="0"/>
              <w:divBdr>
                <w:top w:val="none" w:sz="0" w:space="0" w:color="auto"/>
                <w:left w:val="none" w:sz="0" w:space="0" w:color="auto"/>
                <w:bottom w:val="none" w:sz="0" w:space="0" w:color="auto"/>
                <w:right w:val="none" w:sz="0" w:space="0" w:color="auto"/>
              </w:divBdr>
            </w:div>
            <w:div w:id="1030491450">
              <w:marLeft w:val="0"/>
              <w:marRight w:val="0"/>
              <w:marTop w:val="0"/>
              <w:marBottom w:val="0"/>
              <w:divBdr>
                <w:top w:val="none" w:sz="0" w:space="0" w:color="auto"/>
                <w:left w:val="none" w:sz="0" w:space="0" w:color="auto"/>
                <w:bottom w:val="none" w:sz="0" w:space="0" w:color="auto"/>
                <w:right w:val="none" w:sz="0" w:space="0" w:color="auto"/>
              </w:divBdr>
            </w:div>
            <w:div w:id="1031566246">
              <w:marLeft w:val="0"/>
              <w:marRight w:val="0"/>
              <w:marTop w:val="0"/>
              <w:marBottom w:val="0"/>
              <w:divBdr>
                <w:top w:val="none" w:sz="0" w:space="0" w:color="auto"/>
                <w:left w:val="none" w:sz="0" w:space="0" w:color="auto"/>
                <w:bottom w:val="none" w:sz="0" w:space="0" w:color="auto"/>
                <w:right w:val="none" w:sz="0" w:space="0" w:color="auto"/>
              </w:divBdr>
            </w:div>
            <w:div w:id="1032801138">
              <w:marLeft w:val="0"/>
              <w:marRight w:val="0"/>
              <w:marTop w:val="0"/>
              <w:marBottom w:val="0"/>
              <w:divBdr>
                <w:top w:val="none" w:sz="0" w:space="0" w:color="auto"/>
                <w:left w:val="none" w:sz="0" w:space="0" w:color="auto"/>
                <w:bottom w:val="none" w:sz="0" w:space="0" w:color="auto"/>
                <w:right w:val="none" w:sz="0" w:space="0" w:color="auto"/>
              </w:divBdr>
            </w:div>
            <w:div w:id="1033656328">
              <w:marLeft w:val="0"/>
              <w:marRight w:val="0"/>
              <w:marTop w:val="0"/>
              <w:marBottom w:val="0"/>
              <w:divBdr>
                <w:top w:val="none" w:sz="0" w:space="0" w:color="auto"/>
                <w:left w:val="none" w:sz="0" w:space="0" w:color="auto"/>
                <w:bottom w:val="none" w:sz="0" w:space="0" w:color="auto"/>
                <w:right w:val="none" w:sz="0" w:space="0" w:color="auto"/>
              </w:divBdr>
            </w:div>
            <w:div w:id="1034580687">
              <w:marLeft w:val="0"/>
              <w:marRight w:val="0"/>
              <w:marTop w:val="0"/>
              <w:marBottom w:val="0"/>
              <w:divBdr>
                <w:top w:val="none" w:sz="0" w:space="0" w:color="auto"/>
                <w:left w:val="none" w:sz="0" w:space="0" w:color="auto"/>
                <w:bottom w:val="none" w:sz="0" w:space="0" w:color="auto"/>
                <w:right w:val="none" w:sz="0" w:space="0" w:color="auto"/>
              </w:divBdr>
            </w:div>
            <w:div w:id="1035158117">
              <w:marLeft w:val="0"/>
              <w:marRight w:val="0"/>
              <w:marTop w:val="0"/>
              <w:marBottom w:val="0"/>
              <w:divBdr>
                <w:top w:val="none" w:sz="0" w:space="0" w:color="auto"/>
                <w:left w:val="none" w:sz="0" w:space="0" w:color="auto"/>
                <w:bottom w:val="none" w:sz="0" w:space="0" w:color="auto"/>
                <w:right w:val="none" w:sz="0" w:space="0" w:color="auto"/>
              </w:divBdr>
            </w:div>
            <w:div w:id="1035230293">
              <w:marLeft w:val="0"/>
              <w:marRight w:val="0"/>
              <w:marTop w:val="0"/>
              <w:marBottom w:val="0"/>
              <w:divBdr>
                <w:top w:val="none" w:sz="0" w:space="0" w:color="auto"/>
                <w:left w:val="none" w:sz="0" w:space="0" w:color="auto"/>
                <w:bottom w:val="none" w:sz="0" w:space="0" w:color="auto"/>
                <w:right w:val="none" w:sz="0" w:space="0" w:color="auto"/>
              </w:divBdr>
            </w:div>
            <w:div w:id="1035933320">
              <w:marLeft w:val="0"/>
              <w:marRight w:val="0"/>
              <w:marTop w:val="0"/>
              <w:marBottom w:val="0"/>
              <w:divBdr>
                <w:top w:val="none" w:sz="0" w:space="0" w:color="auto"/>
                <w:left w:val="none" w:sz="0" w:space="0" w:color="auto"/>
                <w:bottom w:val="none" w:sz="0" w:space="0" w:color="auto"/>
                <w:right w:val="none" w:sz="0" w:space="0" w:color="auto"/>
              </w:divBdr>
            </w:div>
            <w:div w:id="1036471768">
              <w:marLeft w:val="0"/>
              <w:marRight w:val="0"/>
              <w:marTop w:val="0"/>
              <w:marBottom w:val="0"/>
              <w:divBdr>
                <w:top w:val="none" w:sz="0" w:space="0" w:color="auto"/>
                <w:left w:val="none" w:sz="0" w:space="0" w:color="auto"/>
                <w:bottom w:val="none" w:sz="0" w:space="0" w:color="auto"/>
                <w:right w:val="none" w:sz="0" w:space="0" w:color="auto"/>
              </w:divBdr>
            </w:div>
            <w:div w:id="1037196435">
              <w:marLeft w:val="0"/>
              <w:marRight w:val="0"/>
              <w:marTop w:val="0"/>
              <w:marBottom w:val="0"/>
              <w:divBdr>
                <w:top w:val="none" w:sz="0" w:space="0" w:color="auto"/>
                <w:left w:val="none" w:sz="0" w:space="0" w:color="auto"/>
                <w:bottom w:val="none" w:sz="0" w:space="0" w:color="auto"/>
                <w:right w:val="none" w:sz="0" w:space="0" w:color="auto"/>
              </w:divBdr>
            </w:div>
            <w:div w:id="1037196656">
              <w:marLeft w:val="0"/>
              <w:marRight w:val="0"/>
              <w:marTop w:val="0"/>
              <w:marBottom w:val="0"/>
              <w:divBdr>
                <w:top w:val="none" w:sz="0" w:space="0" w:color="auto"/>
                <w:left w:val="none" w:sz="0" w:space="0" w:color="auto"/>
                <w:bottom w:val="none" w:sz="0" w:space="0" w:color="auto"/>
                <w:right w:val="none" w:sz="0" w:space="0" w:color="auto"/>
              </w:divBdr>
            </w:div>
            <w:div w:id="1039359774">
              <w:marLeft w:val="0"/>
              <w:marRight w:val="0"/>
              <w:marTop w:val="0"/>
              <w:marBottom w:val="0"/>
              <w:divBdr>
                <w:top w:val="none" w:sz="0" w:space="0" w:color="auto"/>
                <w:left w:val="none" w:sz="0" w:space="0" w:color="auto"/>
                <w:bottom w:val="none" w:sz="0" w:space="0" w:color="auto"/>
                <w:right w:val="none" w:sz="0" w:space="0" w:color="auto"/>
              </w:divBdr>
            </w:div>
            <w:div w:id="1040591171">
              <w:marLeft w:val="0"/>
              <w:marRight w:val="0"/>
              <w:marTop w:val="0"/>
              <w:marBottom w:val="0"/>
              <w:divBdr>
                <w:top w:val="none" w:sz="0" w:space="0" w:color="auto"/>
                <w:left w:val="none" w:sz="0" w:space="0" w:color="auto"/>
                <w:bottom w:val="none" w:sz="0" w:space="0" w:color="auto"/>
                <w:right w:val="none" w:sz="0" w:space="0" w:color="auto"/>
              </w:divBdr>
            </w:div>
            <w:div w:id="1041590694">
              <w:marLeft w:val="0"/>
              <w:marRight w:val="0"/>
              <w:marTop w:val="0"/>
              <w:marBottom w:val="0"/>
              <w:divBdr>
                <w:top w:val="none" w:sz="0" w:space="0" w:color="auto"/>
                <w:left w:val="none" w:sz="0" w:space="0" w:color="auto"/>
                <w:bottom w:val="none" w:sz="0" w:space="0" w:color="auto"/>
                <w:right w:val="none" w:sz="0" w:space="0" w:color="auto"/>
              </w:divBdr>
            </w:div>
            <w:div w:id="1041637197">
              <w:marLeft w:val="0"/>
              <w:marRight w:val="0"/>
              <w:marTop w:val="0"/>
              <w:marBottom w:val="0"/>
              <w:divBdr>
                <w:top w:val="none" w:sz="0" w:space="0" w:color="auto"/>
                <w:left w:val="none" w:sz="0" w:space="0" w:color="auto"/>
                <w:bottom w:val="none" w:sz="0" w:space="0" w:color="auto"/>
                <w:right w:val="none" w:sz="0" w:space="0" w:color="auto"/>
              </w:divBdr>
            </w:div>
            <w:div w:id="1043870366">
              <w:marLeft w:val="0"/>
              <w:marRight w:val="0"/>
              <w:marTop w:val="0"/>
              <w:marBottom w:val="0"/>
              <w:divBdr>
                <w:top w:val="none" w:sz="0" w:space="0" w:color="auto"/>
                <w:left w:val="none" w:sz="0" w:space="0" w:color="auto"/>
                <w:bottom w:val="none" w:sz="0" w:space="0" w:color="auto"/>
                <w:right w:val="none" w:sz="0" w:space="0" w:color="auto"/>
              </w:divBdr>
            </w:div>
            <w:div w:id="1044671543">
              <w:marLeft w:val="0"/>
              <w:marRight w:val="0"/>
              <w:marTop w:val="0"/>
              <w:marBottom w:val="0"/>
              <w:divBdr>
                <w:top w:val="none" w:sz="0" w:space="0" w:color="auto"/>
                <w:left w:val="none" w:sz="0" w:space="0" w:color="auto"/>
                <w:bottom w:val="none" w:sz="0" w:space="0" w:color="auto"/>
                <w:right w:val="none" w:sz="0" w:space="0" w:color="auto"/>
              </w:divBdr>
            </w:div>
            <w:div w:id="1045369630">
              <w:marLeft w:val="0"/>
              <w:marRight w:val="0"/>
              <w:marTop w:val="0"/>
              <w:marBottom w:val="0"/>
              <w:divBdr>
                <w:top w:val="none" w:sz="0" w:space="0" w:color="auto"/>
                <w:left w:val="none" w:sz="0" w:space="0" w:color="auto"/>
                <w:bottom w:val="none" w:sz="0" w:space="0" w:color="auto"/>
                <w:right w:val="none" w:sz="0" w:space="0" w:color="auto"/>
              </w:divBdr>
            </w:div>
            <w:div w:id="1045760877">
              <w:marLeft w:val="0"/>
              <w:marRight w:val="0"/>
              <w:marTop w:val="0"/>
              <w:marBottom w:val="0"/>
              <w:divBdr>
                <w:top w:val="none" w:sz="0" w:space="0" w:color="auto"/>
                <w:left w:val="none" w:sz="0" w:space="0" w:color="auto"/>
                <w:bottom w:val="none" w:sz="0" w:space="0" w:color="auto"/>
                <w:right w:val="none" w:sz="0" w:space="0" w:color="auto"/>
              </w:divBdr>
            </w:div>
            <w:div w:id="1049494256">
              <w:marLeft w:val="0"/>
              <w:marRight w:val="0"/>
              <w:marTop w:val="0"/>
              <w:marBottom w:val="0"/>
              <w:divBdr>
                <w:top w:val="none" w:sz="0" w:space="0" w:color="auto"/>
                <w:left w:val="none" w:sz="0" w:space="0" w:color="auto"/>
                <w:bottom w:val="none" w:sz="0" w:space="0" w:color="auto"/>
                <w:right w:val="none" w:sz="0" w:space="0" w:color="auto"/>
              </w:divBdr>
            </w:div>
            <w:div w:id="1053507850">
              <w:marLeft w:val="0"/>
              <w:marRight w:val="0"/>
              <w:marTop w:val="0"/>
              <w:marBottom w:val="0"/>
              <w:divBdr>
                <w:top w:val="none" w:sz="0" w:space="0" w:color="auto"/>
                <w:left w:val="none" w:sz="0" w:space="0" w:color="auto"/>
                <w:bottom w:val="none" w:sz="0" w:space="0" w:color="auto"/>
                <w:right w:val="none" w:sz="0" w:space="0" w:color="auto"/>
              </w:divBdr>
            </w:div>
            <w:div w:id="1054239367">
              <w:marLeft w:val="0"/>
              <w:marRight w:val="0"/>
              <w:marTop w:val="0"/>
              <w:marBottom w:val="0"/>
              <w:divBdr>
                <w:top w:val="none" w:sz="0" w:space="0" w:color="auto"/>
                <w:left w:val="none" w:sz="0" w:space="0" w:color="auto"/>
                <w:bottom w:val="none" w:sz="0" w:space="0" w:color="auto"/>
                <w:right w:val="none" w:sz="0" w:space="0" w:color="auto"/>
              </w:divBdr>
            </w:div>
            <w:div w:id="1056665424">
              <w:marLeft w:val="0"/>
              <w:marRight w:val="0"/>
              <w:marTop w:val="0"/>
              <w:marBottom w:val="0"/>
              <w:divBdr>
                <w:top w:val="none" w:sz="0" w:space="0" w:color="auto"/>
                <w:left w:val="none" w:sz="0" w:space="0" w:color="auto"/>
                <w:bottom w:val="none" w:sz="0" w:space="0" w:color="auto"/>
                <w:right w:val="none" w:sz="0" w:space="0" w:color="auto"/>
              </w:divBdr>
            </w:div>
            <w:div w:id="1059212112">
              <w:marLeft w:val="0"/>
              <w:marRight w:val="0"/>
              <w:marTop w:val="0"/>
              <w:marBottom w:val="0"/>
              <w:divBdr>
                <w:top w:val="none" w:sz="0" w:space="0" w:color="auto"/>
                <w:left w:val="none" w:sz="0" w:space="0" w:color="auto"/>
                <w:bottom w:val="none" w:sz="0" w:space="0" w:color="auto"/>
                <w:right w:val="none" w:sz="0" w:space="0" w:color="auto"/>
              </w:divBdr>
            </w:div>
            <w:div w:id="1059861124">
              <w:marLeft w:val="0"/>
              <w:marRight w:val="0"/>
              <w:marTop w:val="0"/>
              <w:marBottom w:val="0"/>
              <w:divBdr>
                <w:top w:val="none" w:sz="0" w:space="0" w:color="auto"/>
                <w:left w:val="none" w:sz="0" w:space="0" w:color="auto"/>
                <w:bottom w:val="none" w:sz="0" w:space="0" w:color="auto"/>
                <w:right w:val="none" w:sz="0" w:space="0" w:color="auto"/>
              </w:divBdr>
            </w:div>
            <w:div w:id="1061246182">
              <w:marLeft w:val="0"/>
              <w:marRight w:val="0"/>
              <w:marTop w:val="0"/>
              <w:marBottom w:val="0"/>
              <w:divBdr>
                <w:top w:val="none" w:sz="0" w:space="0" w:color="auto"/>
                <w:left w:val="none" w:sz="0" w:space="0" w:color="auto"/>
                <w:bottom w:val="none" w:sz="0" w:space="0" w:color="auto"/>
                <w:right w:val="none" w:sz="0" w:space="0" w:color="auto"/>
              </w:divBdr>
            </w:div>
            <w:div w:id="1061639107">
              <w:marLeft w:val="0"/>
              <w:marRight w:val="0"/>
              <w:marTop w:val="0"/>
              <w:marBottom w:val="0"/>
              <w:divBdr>
                <w:top w:val="none" w:sz="0" w:space="0" w:color="auto"/>
                <w:left w:val="none" w:sz="0" w:space="0" w:color="auto"/>
                <w:bottom w:val="none" w:sz="0" w:space="0" w:color="auto"/>
                <w:right w:val="none" w:sz="0" w:space="0" w:color="auto"/>
              </w:divBdr>
            </w:div>
            <w:div w:id="1062404539">
              <w:marLeft w:val="0"/>
              <w:marRight w:val="0"/>
              <w:marTop w:val="0"/>
              <w:marBottom w:val="0"/>
              <w:divBdr>
                <w:top w:val="none" w:sz="0" w:space="0" w:color="auto"/>
                <w:left w:val="none" w:sz="0" w:space="0" w:color="auto"/>
                <w:bottom w:val="none" w:sz="0" w:space="0" w:color="auto"/>
                <w:right w:val="none" w:sz="0" w:space="0" w:color="auto"/>
              </w:divBdr>
            </w:div>
            <w:div w:id="1063791983">
              <w:marLeft w:val="0"/>
              <w:marRight w:val="0"/>
              <w:marTop w:val="0"/>
              <w:marBottom w:val="0"/>
              <w:divBdr>
                <w:top w:val="none" w:sz="0" w:space="0" w:color="auto"/>
                <w:left w:val="none" w:sz="0" w:space="0" w:color="auto"/>
                <w:bottom w:val="none" w:sz="0" w:space="0" w:color="auto"/>
                <w:right w:val="none" w:sz="0" w:space="0" w:color="auto"/>
              </w:divBdr>
            </w:div>
            <w:div w:id="1064376638">
              <w:marLeft w:val="0"/>
              <w:marRight w:val="0"/>
              <w:marTop w:val="0"/>
              <w:marBottom w:val="0"/>
              <w:divBdr>
                <w:top w:val="none" w:sz="0" w:space="0" w:color="auto"/>
                <w:left w:val="none" w:sz="0" w:space="0" w:color="auto"/>
                <w:bottom w:val="none" w:sz="0" w:space="0" w:color="auto"/>
                <w:right w:val="none" w:sz="0" w:space="0" w:color="auto"/>
              </w:divBdr>
            </w:div>
            <w:div w:id="1065303584">
              <w:marLeft w:val="0"/>
              <w:marRight w:val="0"/>
              <w:marTop w:val="0"/>
              <w:marBottom w:val="0"/>
              <w:divBdr>
                <w:top w:val="none" w:sz="0" w:space="0" w:color="auto"/>
                <w:left w:val="none" w:sz="0" w:space="0" w:color="auto"/>
                <w:bottom w:val="none" w:sz="0" w:space="0" w:color="auto"/>
                <w:right w:val="none" w:sz="0" w:space="0" w:color="auto"/>
              </w:divBdr>
            </w:div>
            <w:div w:id="1067067876">
              <w:marLeft w:val="0"/>
              <w:marRight w:val="0"/>
              <w:marTop w:val="0"/>
              <w:marBottom w:val="0"/>
              <w:divBdr>
                <w:top w:val="none" w:sz="0" w:space="0" w:color="auto"/>
                <w:left w:val="none" w:sz="0" w:space="0" w:color="auto"/>
                <w:bottom w:val="none" w:sz="0" w:space="0" w:color="auto"/>
                <w:right w:val="none" w:sz="0" w:space="0" w:color="auto"/>
              </w:divBdr>
            </w:div>
            <w:div w:id="1068966539">
              <w:marLeft w:val="0"/>
              <w:marRight w:val="0"/>
              <w:marTop w:val="0"/>
              <w:marBottom w:val="0"/>
              <w:divBdr>
                <w:top w:val="none" w:sz="0" w:space="0" w:color="auto"/>
                <w:left w:val="none" w:sz="0" w:space="0" w:color="auto"/>
                <w:bottom w:val="none" w:sz="0" w:space="0" w:color="auto"/>
                <w:right w:val="none" w:sz="0" w:space="0" w:color="auto"/>
              </w:divBdr>
            </w:div>
            <w:div w:id="1069037445">
              <w:marLeft w:val="0"/>
              <w:marRight w:val="0"/>
              <w:marTop w:val="0"/>
              <w:marBottom w:val="0"/>
              <w:divBdr>
                <w:top w:val="none" w:sz="0" w:space="0" w:color="auto"/>
                <w:left w:val="none" w:sz="0" w:space="0" w:color="auto"/>
                <w:bottom w:val="none" w:sz="0" w:space="0" w:color="auto"/>
                <w:right w:val="none" w:sz="0" w:space="0" w:color="auto"/>
              </w:divBdr>
            </w:div>
            <w:div w:id="1071276732">
              <w:marLeft w:val="0"/>
              <w:marRight w:val="0"/>
              <w:marTop w:val="0"/>
              <w:marBottom w:val="0"/>
              <w:divBdr>
                <w:top w:val="none" w:sz="0" w:space="0" w:color="auto"/>
                <w:left w:val="none" w:sz="0" w:space="0" w:color="auto"/>
                <w:bottom w:val="none" w:sz="0" w:space="0" w:color="auto"/>
                <w:right w:val="none" w:sz="0" w:space="0" w:color="auto"/>
              </w:divBdr>
            </w:div>
            <w:div w:id="1074595106">
              <w:marLeft w:val="0"/>
              <w:marRight w:val="0"/>
              <w:marTop w:val="0"/>
              <w:marBottom w:val="0"/>
              <w:divBdr>
                <w:top w:val="none" w:sz="0" w:space="0" w:color="auto"/>
                <w:left w:val="none" w:sz="0" w:space="0" w:color="auto"/>
                <w:bottom w:val="none" w:sz="0" w:space="0" w:color="auto"/>
                <w:right w:val="none" w:sz="0" w:space="0" w:color="auto"/>
              </w:divBdr>
            </w:div>
            <w:div w:id="1078136927">
              <w:marLeft w:val="0"/>
              <w:marRight w:val="0"/>
              <w:marTop w:val="0"/>
              <w:marBottom w:val="0"/>
              <w:divBdr>
                <w:top w:val="none" w:sz="0" w:space="0" w:color="auto"/>
                <w:left w:val="none" w:sz="0" w:space="0" w:color="auto"/>
                <w:bottom w:val="none" w:sz="0" w:space="0" w:color="auto"/>
                <w:right w:val="none" w:sz="0" w:space="0" w:color="auto"/>
              </w:divBdr>
            </w:div>
            <w:div w:id="1080520353">
              <w:marLeft w:val="0"/>
              <w:marRight w:val="0"/>
              <w:marTop w:val="0"/>
              <w:marBottom w:val="0"/>
              <w:divBdr>
                <w:top w:val="none" w:sz="0" w:space="0" w:color="auto"/>
                <w:left w:val="none" w:sz="0" w:space="0" w:color="auto"/>
                <w:bottom w:val="none" w:sz="0" w:space="0" w:color="auto"/>
                <w:right w:val="none" w:sz="0" w:space="0" w:color="auto"/>
              </w:divBdr>
            </w:div>
            <w:div w:id="1081372654">
              <w:marLeft w:val="0"/>
              <w:marRight w:val="0"/>
              <w:marTop w:val="0"/>
              <w:marBottom w:val="0"/>
              <w:divBdr>
                <w:top w:val="none" w:sz="0" w:space="0" w:color="auto"/>
                <w:left w:val="none" w:sz="0" w:space="0" w:color="auto"/>
                <w:bottom w:val="none" w:sz="0" w:space="0" w:color="auto"/>
                <w:right w:val="none" w:sz="0" w:space="0" w:color="auto"/>
              </w:divBdr>
            </w:div>
            <w:div w:id="1082332628">
              <w:marLeft w:val="0"/>
              <w:marRight w:val="0"/>
              <w:marTop w:val="0"/>
              <w:marBottom w:val="0"/>
              <w:divBdr>
                <w:top w:val="none" w:sz="0" w:space="0" w:color="auto"/>
                <w:left w:val="none" w:sz="0" w:space="0" w:color="auto"/>
                <w:bottom w:val="none" w:sz="0" w:space="0" w:color="auto"/>
                <w:right w:val="none" w:sz="0" w:space="0" w:color="auto"/>
              </w:divBdr>
            </w:div>
            <w:div w:id="1082486667">
              <w:marLeft w:val="0"/>
              <w:marRight w:val="0"/>
              <w:marTop w:val="0"/>
              <w:marBottom w:val="0"/>
              <w:divBdr>
                <w:top w:val="none" w:sz="0" w:space="0" w:color="auto"/>
                <w:left w:val="none" w:sz="0" w:space="0" w:color="auto"/>
                <w:bottom w:val="none" w:sz="0" w:space="0" w:color="auto"/>
                <w:right w:val="none" w:sz="0" w:space="0" w:color="auto"/>
              </w:divBdr>
            </w:div>
            <w:div w:id="1084381057">
              <w:marLeft w:val="0"/>
              <w:marRight w:val="0"/>
              <w:marTop w:val="0"/>
              <w:marBottom w:val="0"/>
              <w:divBdr>
                <w:top w:val="none" w:sz="0" w:space="0" w:color="auto"/>
                <w:left w:val="none" w:sz="0" w:space="0" w:color="auto"/>
                <w:bottom w:val="none" w:sz="0" w:space="0" w:color="auto"/>
                <w:right w:val="none" w:sz="0" w:space="0" w:color="auto"/>
              </w:divBdr>
            </w:div>
            <w:div w:id="1085226285">
              <w:marLeft w:val="0"/>
              <w:marRight w:val="0"/>
              <w:marTop w:val="0"/>
              <w:marBottom w:val="0"/>
              <w:divBdr>
                <w:top w:val="none" w:sz="0" w:space="0" w:color="auto"/>
                <w:left w:val="none" w:sz="0" w:space="0" w:color="auto"/>
                <w:bottom w:val="none" w:sz="0" w:space="0" w:color="auto"/>
                <w:right w:val="none" w:sz="0" w:space="0" w:color="auto"/>
              </w:divBdr>
            </w:div>
            <w:div w:id="1086419044">
              <w:marLeft w:val="0"/>
              <w:marRight w:val="0"/>
              <w:marTop w:val="0"/>
              <w:marBottom w:val="0"/>
              <w:divBdr>
                <w:top w:val="none" w:sz="0" w:space="0" w:color="auto"/>
                <w:left w:val="none" w:sz="0" w:space="0" w:color="auto"/>
                <w:bottom w:val="none" w:sz="0" w:space="0" w:color="auto"/>
                <w:right w:val="none" w:sz="0" w:space="0" w:color="auto"/>
              </w:divBdr>
            </w:div>
            <w:div w:id="1087001464">
              <w:marLeft w:val="0"/>
              <w:marRight w:val="0"/>
              <w:marTop w:val="0"/>
              <w:marBottom w:val="0"/>
              <w:divBdr>
                <w:top w:val="none" w:sz="0" w:space="0" w:color="auto"/>
                <w:left w:val="none" w:sz="0" w:space="0" w:color="auto"/>
                <w:bottom w:val="none" w:sz="0" w:space="0" w:color="auto"/>
                <w:right w:val="none" w:sz="0" w:space="0" w:color="auto"/>
              </w:divBdr>
            </w:div>
            <w:div w:id="1087116710">
              <w:marLeft w:val="0"/>
              <w:marRight w:val="0"/>
              <w:marTop w:val="0"/>
              <w:marBottom w:val="0"/>
              <w:divBdr>
                <w:top w:val="none" w:sz="0" w:space="0" w:color="auto"/>
                <w:left w:val="none" w:sz="0" w:space="0" w:color="auto"/>
                <w:bottom w:val="none" w:sz="0" w:space="0" w:color="auto"/>
                <w:right w:val="none" w:sz="0" w:space="0" w:color="auto"/>
              </w:divBdr>
            </w:div>
            <w:div w:id="1087577035">
              <w:marLeft w:val="0"/>
              <w:marRight w:val="0"/>
              <w:marTop w:val="0"/>
              <w:marBottom w:val="0"/>
              <w:divBdr>
                <w:top w:val="none" w:sz="0" w:space="0" w:color="auto"/>
                <w:left w:val="none" w:sz="0" w:space="0" w:color="auto"/>
                <w:bottom w:val="none" w:sz="0" w:space="0" w:color="auto"/>
                <w:right w:val="none" w:sz="0" w:space="0" w:color="auto"/>
              </w:divBdr>
            </w:div>
            <w:div w:id="1087921262">
              <w:marLeft w:val="0"/>
              <w:marRight w:val="0"/>
              <w:marTop w:val="0"/>
              <w:marBottom w:val="0"/>
              <w:divBdr>
                <w:top w:val="none" w:sz="0" w:space="0" w:color="auto"/>
                <w:left w:val="none" w:sz="0" w:space="0" w:color="auto"/>
                <w:bottom w:val="none" w:sz="0" w:space="0" w:color="auto"/>
                <w:right w:val="none" w:sz="0" w:space="0" w:color="auto"/>
              </w:divBdr>
            </w:div>
            <w:div w:id="1087964049">
              <w:marLeft w:val="0"/>
              <w:marRight w:val="0"/>
              <w:marTop w:val="0"/>
              <w:marBottom w:val="0"/>
              <w:divBdr>
                <w:top w:val="none" w:sz="0" w:space="0" w:color="auto"/>
                <w:left w:val="none" w:sz="0" w:space="0" w:color="auto"/>
                <w:bottom w:val="none" w:sz="0" w:space="0" w:color="auto"/>
                <w:right w:val="none" w:sz="0" w:space="0" w:color="auto"/>
              </w:divBdr>
            </w:div>
            <w:div w:id="1088112053">
              <w:marLeft w:val="0"/>
              <w:marRight w:val="0"/>
              <w:marTop w:val="0"/>
              <w:marBottom w:val="0"/>
              <w:divBdr>
                <w:top w:val="none" w:sz="0" w:space="0" w:color="auto"/>
                <w:left w:val="none" w:sz="0" w:space="0" w:color="auto"/>
                <w:bottom w:val="none" w:sz="0" w:space="0" w:color="auto"/>
                <w:right w:val="none" w:sz="0" w:space="0" w:color="auto"/>
              </w:divBdr>
            </w:div>
            <w:div w:id="1089424416">
              <w:marLeft w:val="0"/>
              <w:marRight w:val="0"/>
              <w:marTop w:val="0"/>
              <w:marBottom w:val="0"/>
              <w:divBdr>
                <w:top w:val="none" w:sz="0" w:space="0" w:color="auto"/>
                <w:left w:val="none" w:sz="0" w:space="0" w:color="auto"/>
                <w:bottom w:val="none" w:sz="0" w:space="0" w:color="auto"/>
                <w:right w:val="none" w:sz="0" w:space="0" w:color="auto"/>
              </w:divBdr>
            </w:div>
            <w:div w:id="1089816738">
              <w:marLeft w:val="0"/>
              <w:marRight w:val="0"/>
              <w:marTop w:val="0"/>
              <w:marBottom w:val="0"/>
              <w:divBdr>
                <w:top w:val="none" w:sz="0" w:space="0" w:color="auto"/>
                <w:left w:val="none" w:sz="0" w:space="0" w:color="auto"/>
                <w:bottom w:val="none" w:sz="0" w:space="0" w:color="auto"/>
                <w:right w:val="none" w:sz="0" w:space="0" w:color="auto"/>
              </w:divBdr>
            </w:div>
            <w:div w:id="1090350204">
              <w:marLeft w:val="0"/>
              <w:marRight w:val="0"/>
              <w:marTop w:val="0"/>
              <w:marBottom w:val="0"/>
              <w:divBdr>
                <w:top w:val="none" w:sz="0" w:space="0" w:color="auto"/>
                <w:left w:val="none" w:sz="0" w:space="0" w:color="auto"/>
                <w:bottom w:val="none" w:sz="0" w:space="0" w:color="auto"/>
                <w:right w:val="none" w:sz="0" w:space="0" w:color="auto"/>
              </w:divBdr>
            </w:div>
            <w:div w:id="1093476168">
              <w:marLeft w:val="0"/>
              <w:marRight w:val="0"/>
              <w:marTop w:val="0"/>
              <w:marBottom w:val="0"/>
              <w:divBdr>
                <w:top w:val="none" w:sz="0" w:space="0" w:color="auto"/>
                <w:left w:val="none" w:sz="0" w:space="0" w:color="auto"/>
                <w:bottom w:val="none" w:sz="0" w:space="0" w:color="auto"/>
                <w:right w:val="none" w:sz="0" w:space="0" w:color="auto"/>
              </w:divBdr>
            </w:div>
            <w:div w:id="1094862653">
              <w:marLeft w:val="0"/>
              <w:marRight w:val="0"/>
              <w:marTop w:val="0"/>
              <w:marBottom w:val="0"/>
              <w:divBdr>
                <w:top w:val="none" w:sz="0" w:space="0" w:color="auto"/>
                <w:left w:val="none" w:sz="0" w:space="0" w:color="auto"/>
                <w:bottom w:val="none" w:sz="0" w:space="0" w:color="auto"/>
                <w:right w:val="none" w:sz="0" w:space="0" w:color="auto"/>
              </w:divBdr>
            </w:div>
            <w:div w:id="1095443522">
              <w:marLeft w:val="0"/>
              <w:marRight w:val="0"/>
              <w:marTop w:val="0"/>
              <w:marBottom w:val="0"/>
              <w:divBdr>
                <w:top w:val="none" w:sz="0" w:space="0" w:color="auto"/>
                <w:left w:val="none" w:sz="0" w:space="0" w:color="auto"/>
                <w:bottom w:val="none" w:sz="0" w:space="0" w:color="auto"/>
                <w:right w:val="none" w:sz="0" w:space="0" w:color="auto"/>
              </w:divBdr>
            </w:div>
            <w:div w:id="1096172380">
              <w:marLeft w:val="0"/>
              <w:marRight w:val="0"/>
              <w:marTop w:val="0"/>
              <w:marBottom w:val="0"/>
              <w:divBdr>
                <w:top w:val="none" w:sz="0" w:space="0" w:color="auto"/>
                <w:left w:val="none" w:sz="0" w:space="0" w:color="auto"/>
                <w:bottom w:val="none" w:sz="0" w:space="0" w:color="auto"/>
                <w:right w:val="none" w:sz="0" w:space="0" w:color="auto"/>
              </w:divBdr>
            </w:div>
            <w:div w:id="1097600061">
              <w:marLeft w:val="0"/>
              <w:marRight w:val="0"/>
              <w:marTop w:val="0"/>
              <w:marBottom w:val="0"/>
              <w:divBdr>
                <w:top w:val="none" w:sz="0" w:space="0" w:color="auto"/>
                <w:left w:val="none" w:sz="0" w:space="0" w:color="auto"/>
                <w:bottom w:val="none" w:sz="0" w:space="0" w:color="auto"/>
                <w:right w:val="none" w:sz="0" w:space="0" w:color="auto"/>
              </w:divBdr>
            </w:div>
            <w:div w:id="1098480787">
              <w:marLeft w:val="0"/>
              <w:marRight w:val="0"/>
              <w:marTop w:val="0"/>
              <w:marBottom w:val="0"/>
              <w:divBdr>
                <w:top w:val="none" w:sz="0" w:space="0" w:color="auto"/>
                <w:left w:val="none" w:sz="0" w:space="0" w:color="auto"/>
                <w:bottom w:val="none" w:sz="0" w:space="0" w:color="auto"/>
                <w:right w:val="none" w:sz="0" w:space="0" w:color="auto"/>
              </w:divBdr>
            </w:div>
            <w:div w:id="1099981326">
              <w:marLeft w:val="0"/>
              <w:marRight w:val="0"/>
              <w:marTop w:val="0"/>
              <w:marBottom w:val="0"/>
              <w:divBdr>
                <w:top w:val="none" w:sz="0" w:space="0" w:color="auto"/>
                <w:left w:val="none" w:sz="0" w:space="0" w:color="auto"/>
                <w:bottom w:val="none" w:sz="0" w:space="0" w:color="auto"/>
                <w:right w:val="none" w:sz="0" w:space="0" w:color="auto"/>
              </w:divBdr>
            </w:div>
            <w:div w:id="1100298712">
              <w:marLeft w:val="0"/>
              <w:marRight w:val="0"/>
              <w:marTop w:val="0"/>
              <w:marBottom w:val="0"/>
              <w:divBdr>
                <w:top w:val="none" w:sz="0" w:space="0" w:color="auto"/>
                <w:left w:val="none" w:sz="0" w:space="0" w:color="auto"/>
                <w:bottom w:val="none" w:sz="0" w:space="0" w:color="auto"/>
                <w:right w:val="none" w:sz="0" w:space="0" w:color="auto"/>
              </w:divBdr>
            </w:div>
            <w:div w:id="1102188145">
              <w:marLeft w:val="0"/>
              <w:marRight w:val="0"/>
              <w:marTop w:val="0"/>
              <w:marBottom w:val="0"/>
              <w:divBdr>
                <w:top w:val="none" w:sz="0" w:space="0" w:color="auto"/>
                <w:left w:val="none" w:sz="0" w:space="0" w:color="auto"/>
                <w:bottom w:val="none" w:sz="0" w:space="0" w:color="auto"/>
                <w:right w:val="none" w:sz="0" w:space="0" w:color="auto"/>
              </w:divBdr>
            </w:div>
            <w:div w:id="1104155766">
              <w:marLeft w:val="0"/>
              <w:marRight w:val="0"/>
              <w:marTop w:val="0"/>
              <w:marBottom w:val="0"/>
              <w:divBdr>
                <w:top w:val="none" w:sz="0" w:space="0" w:color="auto"/>
                <w:left w:val="none" w:sz="0" w:space="0" w:color="auto"/>
                <w:bottom w:val="none" w:sz="0" w:space="0" w:color="auto"/>
                <w:right w:val="none" w:sz="0" w:space="0" w:color="auto"/>
              </w:divBdr>
            </w:div>
            <w:div w:id="1105536024">
              <w:marLeft w:val="0"/>
              <w:marRight w:val="0"/>
              <w:marTop w:val="0"/>
              <w:marBottom w:val="0"/>
              <w:divBdr>
                <w:top w:val="none" w:sz="0" w:space="0" w:color="auto"/>
                <w:left w:val="none" w:sz="0" w:space="0" w:color="auto"/>
                <w:bottom w:val="none" w:sz="0" w:space="0" w:color="auto"/>
                <w:right w:val="none" w:sz="0" w:space="0" w:color="auto"/>
              </w:divBdr>
            </w:div>
            <w:div w:id="1106582869">
              <w:marLeft w:val="0"/>
              <w:marRight w:val="0"/>
              <w:marTop w:val="0"/>
              <w:marBottom w:val="0"/>
              <w:divBdr>
                <w:top w:val="none" w:sz="0" w:space="0" w:color="auto"/>
                <w:left w:val="none" w:sz="0" w:space="0" w:color="auto"/>
                <w:bottom w:val="none" w:sz="0" w:space="0" w:color="auto"/>
                <w:right w:val="none" w:sz="0" w:space="0" w:color="auto"/>
              </w:divBdr>
            </w:div>
            <w:div w:id="1107892677">
              <w:marLeft w:val="0"/>
              <w:marRight w:val="0"/>
              <w:marTop w:val="0"/>
              <w:marBottom w:val="0"/>
              <w:divBdr>
                <w:top w:val="none" w:sz="0" w:space="0" w:color="auto"/>
                <w:left w:val="none" w:sz="0" w:space="0" w:color="auto"/>
                <w:bottom w:val="none" w:sz="0" w:space="0" w:color="auto"/>
                <w:right w:val="none" w:sz="0" w:space="0" w:color="auto"/>
              </w:divBdr>
            </w:div>
            <w:div w:id="1108159651">
              <w:marLeft w:val="0"/>
              <w:marRight w:val="0"/>
              <w:marTop w:val="0"/>
              <w:marBottom w:val="0"/>
              <w:divBdr>
                <w:top w:val="none" w:sz="0" w:space="0" w:color="auto"/>
                <w:left w:val="none" w:sz="0" w:space="0" w:color="auto"/>
                <w:bottom w:val="none" w:sz="0" w:space="0" w:color="auto"/>
                <w:right w:val="none" w:sz="0" w:space="0" w:color="auto"/>
              </w:divBdr>
            </w:div>
            <w:div w:id="1108692653">
              <w:marLeft w:val="0"/>
              <w:marRight w:val="0"/>
              <w:marTop w:val="0"/>
              <w:marBottom w:val="0"/>
              <w:divBdr>
                <w:top w:val="none" w:sz="0" w:space="0" w:color="auto"/>
                <w:left w:val="none" w:sz="0" w:space="0" w:color="auto"/>
                <w:bottom w:val="none" w:sz="0" w:space="0" w:color="auto"/>
                <w:right w:val="none" w:sz="0" w:space="0" w:color="auto"/>
              </w:divBdr>
            </w:div>
            <w:div w:id="1109813557">
              <w:marLeft w:val="0"/>
              <w:marRight w:val="0"/>
              <w:marTop w:val="0"/>
              <w:marBottom w:val="0"/>
              <w:divBdr>
                <w:top w:val="none" w:sz="0" w:space="0" w:color="auto"/>
                <w:left w:val="none" w:sz="0" w:space="0" w:color="auto"/>
                <w:bottom w:val="none" w:sz="0" w:space="0" w:color="auto"/>
                <w:right w:val="none" w:sz="0" w:space="0" w:color="auto"/>
              </w:divBdr>
            </w:div>
            <w:div w:id="1110474549">
              <w:marLeft w:val="0"/>
              <w:marRight w:val="0"/>
              <w:marTop w:val="0"/>
              <w:marBottom w:val="0"/>
              <w:divBdr>
                <w:top w:val="none" w:sz="0" w:space="0" w:color="auto"/>
                <w:left w:val="none" w:sz="0" w:space="0" w:color="auto"/>
                <w:bottom w:val="none" w:sz="0" w:space="0" w:color="auto"/>
                <w:right w:val="none" w:sz="0" w:space="0" w:color="auto"/>
              </w:divBdr>
            </w:div>
            <w:div w:id="1110584158">
              <w:marLeft w:val="0"/>
              <w:marRight w:val="0"/>
              <w:marTop w:val="0"/>
              <w:marBottom w:val="0"/>
              <w:divBdr>
                <w:top w:val="none" w:sz="0" w:space="0" w:color="auto"/>
                <w:left w:val="none" w:sz="0" w:space="0" w:color="auto"/>
                <w:bottom w:val="none" w:sz="0" w:space="0" w:color="auto"/>
                <w:right w:val="none" w:sz="0" w:space="0" w:color="auto"/>
              </w:divBdr>
            </w:div>
            <w:div w:id="1111510852">
              <w:marLeft w:val="0"/>
              <w:marRight w:val="0"/>
              <w:marTop w:val="0"/>
              <w:marBottom w:val="0"/>
              <w:divBdr>
                <w:top w:val="none" w:sz="0" w:space="0" w:color="auto"/>
                <w:left w:val="none" w:sz="0" w:space="0" w:color="auto"/>
                <w:bottom w:val="none" w:sz="0" w:space="0" w:color="auto"/>
                <w:right w:val="none" w:sz="0" w:space="0" w:color="auto"/>
              </w:divBdr>
            </w:div>
            <w:div w:id="1112089151">
              <w:marLeft w:val="0"/>
              <w:marRight w:val="0"/>
              <w:marTop w:val="0"/>
              <w:marBottom w:val="0"/>
              <w:divBdr>
                <w:top w:val="none" w:sz="0" w:space="0" w:color="auto"/>
                <w:left w:val="none" w:sz="0" w:space="0" w:color="auto"/>
                <w:bottom w:val="none" w:sz="0" w:space="0" w:color="auto"/>
                <w:right w:val="none" w:sz="0" w:space="0" w:color="auto"/>
              </w:divBdr>
            </w:div>
            <w:div w:id="1112671909">
              <w:marLeft w:val="0"/>
              <w:marRight w:val="0"/>
              <w:marTop w:val="0"/>
              <w:marBottom w:val="0"/>
              <w:divBdr>
                <w:top w:val="none" w:sz="0" w:space="0" w:color="auto"/>
                <w:left w:val="none" w:sz="0" w:space="0" w:color="auto"/>
                <w:bottom w:val="none" w:sz="0" w:space="0" w:color="auto"/>
                <w:right w:val="none" w:sz="0" w:space="0" w:color="auto"/>
              </w:divBdr>
            </w:div>
            <w:div w:id="1112868470">
              <w:marLeft w:val="0"/>
              <w:marRight w:val="0"/>
              <w:marTop w:val="0"/>
              <w:marBottom w:val="0"/>
              <w:divBdr>
                <w:top w:val="none" w:sz="0" w:space="0" w:color="auto"/>
                <w:left w:val="none" w:sz="0" w:space="0" w:color="auto"/>
                <w:bottom w:val="none" w:sz="0" w:space="0" w:color="auto"/>
                <w:right w:val="none" w:sz="0" w:space="0" w:color="auto"/>
              </w:divBdr>
            </w:div>
            <w:div w:id="1116414360">
              <w:marLeft w:val="0"/>
              <w:marRight w:val="0"/>
              <w:marTop w:val="0"/>
              <w:marBottom w:val="0"/>
              <w:divBdr>
                <w:top w:val="none" w:sz="0" w:space="0" w:color="auto"/>
                <w:left w:val="none" w:sz="0" w:space="0" w:color="auto"/>
                <w:bottom w:val="none" w:sz="0" w:space="0" w:color="auto"/>
                <w:right w:val="none" w:sz="0" w:space="0" w:color="auto"/>
              </w:divBdr>
            </w:div>
            <w:div w:id="1116487781">
              <w:marLeft w:val="0"/>
              <w:marRight w:val="0"/>
              <w:marTop w:val="0"/>
              <w:marBottom w:val="0"/>
              <w:divBdr>
                <w:top w:val="none" w:sz="0" w:space="0" w:color="auto"/>
                <w:left w:val="none" w:sz="0" w:space="0" w:color="auto"/>
                <w:bottom w:val="none" w:sz="0" w:space="0" w:color="auto"/>
                <w:right w:val="none" w:sz="0" w:space="0" w:color="auto"/>
              </w:divBdr>
            </w:div>
            <w:div w:id="1116872287">
              <w:marLeft w:val="0"/>
              <w:marRight w:val="0"/>
              <w:marTop w:val="0"/>
              <w:marBottom w:val="0"/>
              <w:divBdr>
                <w:top w:val="none" w:sz="0" w:space="0" w:color="auto"/>
                <w:left w:val="none" w:sz="0" w:space="0" w:color="auto"/>
                <w:bottom w:val="none" w:sz="0" w:space="0" w:color="auto"/>
                <w:right w:val="none" w:sz="0" w:space="0" w:color="auto"/>
              </w:divBdr>
            </w:div>
            <w:div w:id="1116950931">
              <w:marLeft w:val="0"/>
              <w:marRight w:val="0"/>
              <w:marTop w:val="0"/>
              <w:marBottom w:val="0"/>
              <w:divBdr>
                <w:top w:val="none" w:sz="0" w:space="0" w:color="auto"/>
                <w:left w:val="none" w:sz="0" w:space="0" w:color="auto"/>
                <w:bottom w:val="none" w:sz="0" w:space="0" w:color="auto"/>
                <w:right w:val="none" w:sz="0" w:space="0" w:color="auto"/>
              </w:divBdr>
            </w:div>
            <w:div w:id="1117485061">
              <w:marLeft w:val="0"/>
              <w:marRight w:val="0"/>
              <w:marTop w:val="0"/>
              <w:marBottom w:val="0"/>
              <w:divBdr>
                <w:top w:val="none" w:sz="0" w:space="0" w:color="auto"/>
                <w:left w:val="none" w:sz="0" w:space="0" w:color="auto"/>
                <w:bottom w:val="none" w:sz="0" w:space="0" w:color="auto"/>
                <w:right w:val="none" w:sz="0" w:space="0" w:color="auto"/>
              </w:divBdr>
            </w:div>
            <w:div w:id="1118111149">
              <w:marLeft w:val="0"/>
              <w:marRight w:val="0"/>
              <w:marTop w:val="0"/>
              <w:marBottom w:val="0"/>
              <w:divBdr>
                <w:top w:val="none" w:sz="0" w:space="0" w:color="auto"/>
                <w:left w:val="none" w:sz="0" w:space="0" w:color="auto"/>
                <w:bottom w:val="none" w:sz="0" w:space="0" w:color="auto"/>
                <w:right w:val="none" w:sz="0" w:space="0" w:color="auto"/>
              </w:divBdr>
            </w:div>
            <w:div w:id="1121337003">
              <w:marLeft w:val="0"/>
              <w:marRight w:val="0"/>
              <w:marTop w:val="0"/>
              <w:marBottom w:val="0"/>
              <w:divBdr>
                <w:top w:val="none" w:sz="0" w:space="0" w:color="auto"/>
                <w:left w:val="none" w:sz="0" w:space="0" w:color="auto"/>
                <w:bottom w:val="none" w:sz="0" w:space="0" w:color="auto"/>
                <w:right w:val="none" w:sz="0" w:space="0" w:color="auto"/>
              </w:divBdr>
            </w:div>
            <w:div w:id="1121728293">
              <w:marLeft w:val="0"/>
              <w:marRight w:val="0"/>
              <w:marTop w:val="0"/>
              <w:marBottom w:val="0"/>
              <w:divBdr>
                <w:top w:val="none" w:sz="0" w:space="0" w:color="auto"/>
                <w:left w:val="none" w:sz="0" w:space="0" w:color="auto"/>
                <w:bottom w:val="none" w:sz="0" w:space="0" w:color="auto"/>
                <w:right w:val="none" w:sz="0" w:space="0" w:color="auto"/>
              </w:divBdr>
            </w:div>
            <w:div w:id="1122847782">
              <w:marLeft w:val="0"/>
              <w:marRight w:val="0"/>
              <w:marTop w:val="0"/>
              <w:marBottom w:val="0"/>
              <w:divBdr>
                <w:top w:val="none" w:sz="0" w:space="0" w:color="auto"/>
                <w:left w:val="none" w:sz="0" w:space="0" w:color="auto"/>
                <w:bottom w:val="none" w:sz="0" w:space="0" w:color="auto"/>
                <w:right w:val="none" w:sz="0" w:space="0" w:color="auto"/>
              </w:divBdr>
            </w:div>
            <w:div w:id="1124621091">
              <w:marLeft w:val="0"/>
              <w:marRight w:val="0"/>
              <w:marTop w:val="0"/>
              <w:marBottom w:val="0"/>
              <w:divBdr>
                <w:top w:val="none" w:sz="0" w:space="0" w:color="auto"/>
                <w:left w:val="none" w:sz="0" w:space="0" w:color="auto"/>
                <w:bottom w:val="none" w:sz="0" w:space="0" w:color="auto"/>
                <w:right w:val="none" w:sz="0" w:space="0" w:color="auto"/>
              </w:divBdr>
            </w:div>
            <w:div w:id="1124810945">
              <w:marLeft w:val="0"/>
              <w:marRight w:val="0"/>
              <w:marTop w:val="0"/>
              <w:marBottom w:val="0"/>
              <w:divBdr>
                <w:top w:val="none" w:sz="0" w:space="0" w:color="auto"/>
                <w:left w:val="none" w:sz="0" w:space="0" w:color="auto"/>
                <w:bottom w:val="none" w:sz="0" w:space="0" w:color="auto"/>
                <w:right w:val="none" w:sz="0" w:space="0" w:color="auto"/>
              </w:divBdr>
            </w:div>
            <w:div w:id="1125080558">
              <w:marLeft w:val="0"/>
              <w:marRight w:val="0"/>
              <w:marTop w:val="0"/>
              <w:marBottom w:val="0"/>
              <w:divBdr>
                <w:top w:val="none" w:sz="0" w:space="0" w:color="auto"/>
                <w:left w:val="none" w:sz="0" w:space="0" w:color="auto"/>
                <w:bottom w:val="none" w:sz="0" w:space="0" w:color="auto"/>
                <w:right w:val="none" w:sz="0" w:space="0" w:color="auto"/>
              </w:divBdr>
            </w:div>
            <w:div w:id="1125386962">
              <w:marLeft w:val="0"/>
              <w:marRight w:val="0"/>
              <w:marTop w:val="0"/>
              <w:marBottom w:val="0"/>
              <w:divBdr>
                <w:top w:val="none" w:sz="0" w:space="0" w:color="auto"/>
                <w:left w:val="none" w:sz="0" w:space="0" w:color="auto"/>
                <w:bottom w:val="none" w:sz="0" w:space="0" w:color="auto"/>
                <w:right w:val="none" w:sz="0" w:space="0" w:color="auto"/>
              </w:divBdr>
            </w:div>
            <w:div w:id="1126391299">
              <w:marLeft w:val="0"/>
              <w:marRight w:val="0"/>
              <w:marTop w:val="0"/>
              <w:marBottom w:val="0"/>
              <w:divBdr>
                <w:top w:val="none" w:sz="0" w:space="0" w:color="auto"/>
                <w:left w:val="none" w:sz="0" w:space="0" w:color="auto"/>
                <w:bottom w:val="none" w:sz="0" w:space="0" w:color="auto"/>
                <w:right w:val="none" w:sz="0" w:space="0" w:color="auto"/>
              </w:divBdr>
            </w:div>
            <w:div w:id="1127163131">
              <w:marLeft w:val="0"/>
              <w:marRight w:val="0"/>
              <w:marTop w:val="0"/>
              <w:marBottom w:val="0"/>
              <w:divBdr>
                <w:top w:val="none" w:sz="0" w:space="0" w:color="auto"/>
                <w:left w:val="none" w:sz="0" w:space="0" w:color="auto"/>
                <w:bottom w:val="none" w:sz="0" w:space="0" w:color="auto"/>
                <w:right w:val="none" w:sz="0" w:space="0" w:color="auto"/>
              </w:divBdr>
            </w:div>
            <w:div w:id="1128620486">
              <w:marLeft w:val="0"/>
              <w:marRight w:val="0"/>
              <w:marTop w:val="0"/>
              <w:marBottom w:val="0"/>
              <w:divBdr>
                <w:top w:val="none" w:sz="0" w:space="0" w:color="auto"/>
                <w:left w:val="none" w:sz="0" w:space="0" w:color="auto"/>
                <w:bottom w:val="none" w:sz="0" w:space="0" w:color="auto"/>
                <w:right w:val="none" w:sz="0" w:space="0" w:color="auto"/>
              </w:divBdr>
            </w:div>
            <w:div w:id="1128670085">
              <w:marLeft w:val="0"/>
              <w:marRight w:val="0"/>
              <w:marTop w:val="0"/>
              <w:marBottom w:val="0"/>
              <w:divBdr>
                <w:top w:val="none" w:sz="0" w:space="0" w:color="auto"/>
                <w:left w:val="none" w:sz="0" w:space="0" w:color="auto"/>
                <w:bottom w:val="none" w:sz="0" w:space="0" w:color="auto"/>
                <w:right w:val="none" w:sz="0" w:space="0" w:color="auto"/>
              </w:divBdr>
            </w:div>
            <w:div w:id="1129128665">
              <w:marLeft w:val="0"/>
              <w:marRight w:val="0"/>
              <w:marTop w:val="0"/>
              <w:marBottom w:val="0"/>
              <w:divBdr>
                <w:top w:val="none" w:sz="0" w:space="0" w:color="auto"/>
                <w:left w:val="none" w:sz="0" w:space="0" w:color="auto"/>
                <w:bottom w:val="none" w:sz="0" w:space="0" w:color="auto"/>
                <w:right w:val="none" w:sz="0" w:space="0" w:color="auto"/>
              </w:divBdr>
            </w:div>
            <w:div w:id="1130243919">
              <w:marLeft w:val="0"/>
              <w:marRight w:val="0"/>
              <w:marTop w:val="0"/>
              <w:marBottom w:val="0"/>
              <w:divBdr>
                <w:top w:val="none" w:sz="0" w:space="0" w:color="auto"/>
                <w:left w:val="none" w:sz="0" w:space="0" w:color="auto"/>
                <w:bottom w:val="none" w:sz="0" w:space="0" w:color="auto"/>
                <w:right w:val="none" w:sz="0" w:space="0" w:color="auto"/>
              </w:divBdr>
            </w:div>
            <w:div w:id="1131629437">
              <w:marLeft w:val="0"/>
              <w:marRight w:val="0"/>
              <w:marTop w:val="0"/>
              <w:marBottom w:val="0"/>
              <w:divBdr>
                <w:top w:val="none" w:sz="0" w:space="0" w:color="auto"/>
                <w:left w:val="none" w:sz="0" w:space="0" w:color="auto"/>
                <w:bottom w:val="none" w:sz="0" w:space="0" w:color="auto"/>
                <w:right w:val="none" w:sz="0" w:space="0" w:color="auto"/>
              </w:divBdr>
            </w:div>
            <w:div w:id="1132094713">
              <w:marLeft w:val="0"/>
              <w:marRight w:val="0"/>
              <w:marTop w:val="0"/>
              <w:marBottom w:val="0"/>
              <w:divBdr>
                <w:top w:val="none" w:sz="0" w:space="0" w:color="auto"/>
                <w:left w:val="none" w:sz="0" w:space="0" w:color="auto"/>
                <w:bottom w:val="none" w:sz="0" w:space="0" w:color="auto"/>
                <w:right w:val="none" w:sz="0" w:space="0" w:color="auto"/>
              </w:divBdr>
            </w:div>
            <w:div w:id="1132939186">
              <w:marLeft w:val="0"/>
              <w:marRight w:val="0"/>
              <w:marTop w:val="0"/>
              <w:marBottom w:val="0"/>
              <w:divBdr>
                <w:top w:val="none" w:sz="0" w:space="0" w:color="auto"/>
                <w:left w:val="none" w:sz="0" w:space="0" w:color="auto"/>
                <w:bottom w:val="none" w:sz="0" w:space="0" w:color="auto"/>
                <w:right w:val="none" w:sz="0" w:space="0" w:color="auto"/>
              </w:divBdr>
            </w:div>
            <w:div w:id="1133475696">
              <w:marLeft w:val="0"/>
              <w:marRight w:val="0"/>
              <w:marTop w:val="0"/>
              <w:marBottom w:val="0"/>
              <w:divBdr>
                <w:top w:val="none" w:sz="0" w:space="0" w:color="auto"/>
                <w:left w:val="none" w:sz="0" w:space="0" w:color="auto"/>
                <w:bottom w:val="none" w:sz="0" w:space="0" w:color="auto"/>
                <w:right w:val="none" w:sz="0" w:space="0" w:color="auto"/>
              </w:divBdr>
            </w:div>
            <w:div w:id="1134448931">
              <w:marLeft w:val="0"/>
              <w:marRight w:val="0"/>
              <w:marTop w:val="0"/>
              <w:marBottom w:val="0"/>
              <w:divBdr>
                <w:top w:val="none" w:sz="0" w:space="0" w:color="auto"/>
                <w:left w:val="none" w:sz="0" w:space="0" w:color="auto"/>
                <w:bottom w:val="none" w:sz="0" w:space="0" w:color="auto"/>
                <w:right w:val="none" w:sz="0" w:space="0" w:color="auto"/>
              </w:divBdr>
            </w:div>
            <w:div w:id="1135173666">
              <w:marLeft w:val="0"/>
              <w:marRight w:val="0"/>
              <w:marTop w:val="0"/>
              <w:marBottom w:val="0"/>
              <w:divBdr>
                <w:top w:val="none" w:sz="0" w:space="0" w:color="auto"/>
                <w:left w:val="none" w:sz="0" w:space="0" w:color="auto"/>
                <w:bottom w:val="none" w:sz="0" w:space="0" w:color="auto"/>
                <w:right w:val="none" w:sz="0" w:space="0" w:color="auto"/>
              </w:divBdr>
            </w:div>
            <w:div w:id="1135566520">
              <w:marLeft w:val="0"/>
              <w:marRight w:val="0"/>
              <w:marTop w:val="0"/>
              <w:marBottom w:val="0"/>
              <w:divBdr>
                <w:top w:val="none" w:sz="0" w:space="0" w:color="auto"/>
                <w:left w:val="none" w:sz="0" w:space="0" w:color="auto"/>
                <w:bottom w:val="none" w:sz="0" w:space="0" w:color="auto"/>
                <w:right w:val="none" w:sz="0" w:space="0" w:color="auto"/>
              </w:divBdr>
            </w:div>
            <w:div w:id="1138185112">
              <w:marLeft w:val="0"/>
              <w:marRight w:val="0"/>
              <w:marTop w:val="0"/>
              <w:marBottom w:val="0"/>
              <w:divBdr>
                <w:top w:val="none" w:sz="0" w:space="0" w:color="auto"/>
                <w:left w:val="none" w:sz="0" w:space="0" w:color="auto"/>
                <w:bottom w:val="none" w:sz="0" w:space="0" w:color="auto"/>
                <w:right w:val="none" w:sz="0" w:space="0" w:color="auto"/>
              </w:divBdr>
            </w:div>
            <w:div w:id="1140197509">
              <w:marLeft w:val="0"/>
              <w:marRight w:val="0"/>
              <w:marTop w:val="0"/>
              <w:marBottom w:val="0"/>
              <w:divBdr>
                <w:top w:val="none" w:sz="0" w:space="0" w:color="auto"/>
                <w:left w:val="none" w:sz="0" w:space="0" w:color="auto"/>
                <w:bottom w:val="none" w:sz="0" w:space="0" w:color="auto"/>
                <w:right w:val="none" w:sz="0" w:space="0" w:color="auto"/>
              </w:divBdr>
            </w:div>
            <w:div w:id="1140612032">
              <w:marLeft w:val="0"/>
              <w:marRight w:val="0"/>
              <w:marTop w:val="0"/>
              <w:marBottom w:val="0"/>
              <w:divBdr>
                <w:top w:val="none" w:sz="0" w:space="0" w:color="auto"/>
                <w:left w:val="none" w:sz="0" w:space="0" w:color="auto"/>
                <w:bottom w:val="none" w:sz="0" w:space="0" w:color="auto"/>
                <w:right w:val="none" w:sz="0" w:space="0" w:color="auto"/>
              </w:divBdr>
            </w:div>
            <w:div w:id="1141650184">
              <w:marLeft w:val="0"/>
              <w:marRight w:val="0"/>
              <w:marTop w:val="0"/>
              <w:marBottom w:val="0"/>
              <w:divBdr>
                <w:top w:val="none" w:sz="0" w:space="0" w:color="auto"/>
                <w:left w:val="none" w:sz="0" w:space="0" w:color="auto"/>
                <w:bottom w:val="none" w:sz="0" w:space="0" w:color="auto"/>
                <w:right w:val="none" w:sz="0" w:space="0" w:color="auto"/>
              </w:divBdr>
            </w:div>
            <w:div w:id="1142309113">
              <w:marLeft w:val="0"/>
              <w:marRight w:val="0"/>
              <w:marTop w:val="0"/>
              <w:marBottom w:val="0"/>
              <w:divBdr>
                <w:top w:val="none" w:sz="0" w:space="0" w:color="auto"/>
                <w:left w:val="none" w:sz="0" w:space="0" w:color="auto"/>
                <w:bottom w:val="none" w:sz="0" w:space="0" w:color="auto"/>
                <w:right w:val="none" w:sz="0" w:space="0" w:color="auto"/>
              </w:divBdr>
            </w:div>
            <w:div w:id="1142312849">
              <w:marLeft w:val="0"/>
              <w:marRight w:val="0"/>
              <w:marTop w:val="0"/>
              <w:marBottom w:val="0"/>
              <w:divBdr>
                <w:top w:val="none" w:sz="0" w:space="0" w:color="auto"/>
                <w:left w:val="none" w:sz="0" w:space="0" w:color="auto"/>
                <w:bottom w:val="none" w:sz="0" w:space="0" w:color="auto"/>
                <w:right w:val="none" w:sz="0" w:space="0" w:color="auto"/>
              </w:divBdr>
            </w:div>
            <w:div w:id="1143423128">
              <w:marLeft w:val="0"/>
              <w:marRight w:val="0"/>
              <w:marTop w:val="0"/>
              <w:marBottom w:val="0"/>
              <w:divBdr>
                <w:top w:val="none" w:sz="0" w:space="0" w:color="auto"/>
                <w:left w:val="none" w:sz="0" w:space="0" w:color="auto"/>
                <w:bottom w:val="none" w:sz="0" w:space="0" w:color="auto"/>
                <w:right w:val="none" w:sz="0" w:space="0" w:color="auto"/>
              </w:divBdr>
            </w:div>
            <w:div w:id="1146555791">
              <w:marLeft w:val="0"/>
              <w:marRight w:val="0"/>
              <w:marTop w:val="0"/>
              <w:marBottom w:val="0"/>
              <w:divBdr>
                <w:top w:val="none" w:sz="0" w:space="0" w:color="auto"/>
                <w:left w:val="none" w:sz="0" w:space="0" w:color="auto"/>
                <w:bottom w:val="none" w:sz="0" w:space="0" w:color="auto"/>
                <w:right w:val="none" w:sz="0" w:space="0" w:color="auto"/>
              </w:divBdr>
            </w:div>
            <w:div w:id="1147165873">
              <w:marLeft w:val="0"/>
              <w:marRight w:val="0"/>
              <w:marTop w:val="0"/>
              <w:marBottom w:val="0"/>
              <w:divBdr>
                <w:top w:val="none" w:sz="0" w:space="0" w:color="auto"/>
                <w:left w:val="none" w:sz="0" w:space="0" w:color="auto"/>
                <w:bottom w:val="none" w:sz="0" w:space="0" w:color="auto"/>
                <w:right w:val="none" w:sz="0" w:space="0" w:color="auto"/>
              </w:divBdr>
            </w:div>
            <w:div w:id="1148593172">
              <w:marLeft w:val="0"/>
              <w:marRight w:val="0"/>
              <w:marTop w:val="0"/>
              <w:marBottom w:val="0"/>
              <w:divBdr>
                <w:top w:val="none" w:sz="0" w:space="0" w:color="auto"/>
                <w:left w:val="none" w:sz="0" w:space="0" w:color="auto"/>
                <w:bottom w:val="none" w:sz="0" w:space="0" w:color="auto"/>
                <w:right w:val="none" w:sz="0" w:space="0" w:color="auto"/>
              </w:divBdr>
            </w:div>
            <w:div w:id="1149635349">
              <w:marLeft w:val="0"/>
              <w:marRight w:val="0"/>
              <w:marTop w:val="0"/>
              <w:marBottom w:val="0"/>
              <w:divBdr>
                <w:top w:val="none" w:sz="0" w:space="0" w:color="auto"/>
                <w:left w:val="none" w:sz="0" w:space="0" w:color="auto"/>
                <w:bottom w:val="none" w:sz="0" w:space="0" w:color="auto"/>
                <w:right w:val="none" w:sz="0" w:space="0" w:color="auto"/>
              </w:divBdr>
            </w:div>
            <w:div w:id="1151827437">
              <w:marLeft w:val="0"/>
              <w:marRight w:val="0"/>
              <w:marTop w:val="0"/>
              <w:marBottom w:val="0"/>
              <w:divBdr>
                <w:top w:val="none" w:sz="0" w:space="0" w:color="auto"/>
                <w:left w:val="none" w:sz="0" w:space="0" w:color="auto"/>
                <w:bottom w:val="none" w:sz="0" w:space="0" w:color="auto"/>
                <w:right w:val="none" w:sz="0" w:space="0" w:color="auto"/>
              </w:divBdr>
            </w:div>
            <w:div w:id="1154222002">
              <w:marLeft w:val="0"/>
              <w:marRight w:val="0"/>
              <w:marTop w:val="0"/>
              <w:marBottom w:val="0"/>
              <w:divBdr>
                <w:top w:val="none" w:sz="0" w:space="0" w:color="auto"/>
                <w:left w:val="none" w:sz="0" w:space="0" w:color="auto"/>
                <w:bottom w:val="none" w:sz="0" w:space="0" w:color="auto"/>
                <w:right w:val="none" w:sz="0" w:space="0" w:color="auto"/>
              </w:divBdr>
            </w:div>
            <w:div w:id="1155334860">
              <w:marLeft w:val="0"/>
              <w:marRight w:val="0"/>
              <w:marTop w:val="0"/>
              <w:marBottom w:val="0"/>
              <w:divBdr>
                <w:top w:val="none" w:sz="0" w:space="0" w:color="auto"/>
                <w:left w:val="none" w:sz="0" w:space="0" w:color="auto"/>
                <w:bottom w:val="none" w:sz="0" w:space="0" w:color="auto"/>
                <w:right w:val="none" w:sz="0" w:space="0" w:color="auto"/>
              </w:divBdr>
            </w:div>
            <w:div w:id="1155605387">
              <w:marLeft w:val="0"/>
              <w:marRight w:val="0"/>
              <w:marTop w:val="0"/>
              <w:marBottom w:val="0"/>
              <w:divBdr>
                <w:top w:val="none" w:sz="0" w:space="0" w:color="auto"/>
                <w:left w:val="none" w:sz="0" w:space="0" w:color="auto"/>
                <w:bottom w:val="none" w:sz="0" w:space="0" w:color="auto"/>
                <w:right w:val="none" w:sz="0" w:space="0" w:color="auto"/>
              </w:divBdr>
            </w:div>
            <w:div w:id="1157846457">
              <w:marLeft w:val="0"/>
              <w:marRight w:val="0"/>
              <w:marTop w:val="0"/>
              <w:marBottom w:val="0"/>
              <w:divBdr>
                <w:top w:val="none" w:sz="0" w:space="0" w:color="auto"/>
                <w:left w:val="none" w:sz="0" w:space="0" w:color="auto"/>
                <w:bottom w:val="none" w:sz="0" w:space="0" w:color="auto"/>
                <w:right w:val="none" w:sz="0" w:space="0" w:color="auto"/>
              </w:divBdr>
            </w:div>
            <w:div w:id="1158109650">
              <w:marLeft w:val="0"/>
              <w:marRight w:val="0"/>
              <w:marTop w:val="0"/>
              <w:marBottom w:val="0"/>
              <w:divBdr>
                <w:top w:val="none" w:sz="0" w:space="0" w:color="auto"/>
                <w:left w:val="none" w:sz="0" w:space="0" w:color="auto"/>
                <w:bottom w:val="none" w:sz="0" w:space="0" w:color="auto"/>
                <w:right w:val="none" w:sz="0" w:space="0" w:color="auto"/>
              </w:divBdr>
            </w:div>
            <w:div w:id="1158109870">
              <w:marLeft w:val="0"/>
              <w:marRight w:val="0"/>
              <w:marTop w:val="0"/>
              <w:marBottom w:val="0"/>
              <w:divBdr>
                <w:top w:val="none" w:sz="0" w:space="0" w:color="auto"/>
                <w:left w:val="none" w:sz="0" w:space="0" w:color="auto"/>
                <w:bottom w:val="none" w:sz="0" w:space="0" w:color="auto"/>
                <w:right w:val="none" w:sz="0" w:space="0" w:color="auto"/>
              </w:divBdr>
            </w:div>
            <w:div w:id="1159544078">
              <w:marLeft w:val="0"/>
              <w:marRight w:val="0"/>
              <w:marTop w:val="0"/>
              <w:marBottom w:val="0"/>
              <w:divBdr>
                <w:top w:val="none" w:sz="0" w:space="0" w:color="auto"/>
                <w:left w:val="none" w:sz="0" w:space="0" w:color="auto"/>
                <w:bottom w:val="none" w:sz="0" w:space="0" w:color="auto"/>
                <w:right w:val="none" w:sz="0" w:space="0" w:color="auto"/>
              </w:divBdr>
            </w:div>
            <w:div w:id="1160388305">
              <w:marLeft w:val="0"/>
              <w:marRight w:val="0"/>
              <w:marTop w:val="0"/>
              <w:marBottom w:val="0"/>
              <w:divBdr>
                <w:top w:val="none" w:sz="0" w:space="0" w:color="auto"/>
                <w:left w:val="none" w:sz="0" w:space="0" w:color="auto"/>
                <w:bottom w:val="none" w:sz="0" w:space="0" w:color="auto"/>
                <w:right w:val="none" w:sz="0" w:space="0" w:color="auto"/>
              </w:divBdr>
            </w:div>
            <w:div w:id="1161626362">
              <w:marLeft w:val="0"/>
              <w:marRight w:val="0"/>
              <w:marTop w:val="0"/>
              <w:marBottom w:val="0"/>
              <w:divBdr>
                <w:top w:val="none" w:sz="0" w:space="0" w:color="auto"/>
                <w:left w:val="none" w:sz="0" w:space="0" w:color="auto"/>
                <w:bottom w:val="none" w:sz="0" w:space="0" w:color="auto"/>
                <w:right w:val="none" w:sz="0" w:space="0" w:color="auto"/>
              </w:divBdr>
            </w:div>
            <w:div w:id="1161655390">
              <w:marLeft w:val="0"/>
              <w:marRight w:val="0"/>
              <w:marTop w:val="0"/>
              <w:marBottom w:val="0"/>
              <w:divBdr>
                <w:top w:val="none" w:sz="0" w:space="0" w:color="auto"/>
                <w:left w:val="none" w:sz="0" w:space="0" w:color="auto"/>
                <w:bottom w:val="none" w:sz="0" w:space="0" w:color="auto"/>
                <w:right w:val="none" w:sz="0" w:space="0" w:color="auto"/>
              </w:divBdr>
            </w:div>
            <w:div w:id="1162234130">
              <w:marLeft w:val="0"/>
              <w:marRight w:val="0"/>
              <w:marTop w:val="0"/>
              <w:marBottom w:val="0"/>
              <w:divBdr>
                <w:top w:val="none" w:sz="0" w:space="0" w:color="auto"/>
                <w:left w:val="none" w:sz="0" w:space="0" w:color="auto"/>
                <w:bottom w:val="none" w:sz="0" w:space="0" w:color="auto"/>
                <w:right w:val="none" w:sz="0" w:space="0" w:color="auto"/>
              </w:divBdr>
            </w:div>
            <w:div w:id="1165627025">
              <w:marLeft w:val="0"/>
              <w:marRight w:val="0"/>
              <w:marTop w:val="0"/>
              <w:marBottom w:val="0"/>
              <w:divBdr>
                <w:top w:val="none" w:sz="0" w:space="0" w:color="auto"/>
                <w:left w:val="none" w:sz="0" w:space="0" w:color="auto"/>
                <w:bottom w:val="none" w:sz="0" w:space="0" w:color="auto"/>
                <w:right w:val="none" w:sz="0" w:space="0" w:color="auto"/>
              </w:divBdr>
            </w:div>
            <w:div w:id="1168523992">
              <w:marLeft w:val="0"/>
              <w:marRight w:val="0"/>
              <w:marTop w:val="0"/>
              <w:marBottom w:val="0"/>
              <w:divBdr>
                <w:top w:val="none" w:sz="0" w:space="0" w:color="auto"/>
                <w:left w:val="none" w:sz="0" w:space="0" w:color="auto"/>
                <w:bottom w:val="none" w:sz="0" w:space="0" w:color="auto"/>
                <w:right w:val="none" w:sz="0" w:space="0" w:color="auto"/>
              </w:divBdr>
            </w:div>
            <w:div w:id="1170952914">
              <w:marLeft w:val="0"/>
              <w:marRight w:val="0"/>
              <w:marTop w:val="0"/>
              <w:marBottom w:val="0"/>
              <w:divBdr>
                <w:top w:val="none" w:sz="0" w:space="0" w:color="auto"/>
                <w:left w:val="none" w:sz="0" w:space="0" w:color="auto"/>
                <w:bottom w:val="none" w:sz="0" w:space="0" w:color="auto"/>
                <w:right w:val="none" w:sz="0" w:space="0" w:color="auto"/>
              </w:divBdr>
            </w:div>
            <w:div w:id="1175461024">
              <w:marLeft w:val="0"/>
              <w:marRight w:val="0"/>
              <w:marTop w:val="0"/>
              <w:marBottom w:val="0"/>
              <w:divBdr>
                <w:top w:val="none" w:sz="0" w:space="0" w:color="auto"/>
                <w:left w:val="none" w:sz="0" w:space="0" w:color="auto"/>
                <w:bottom w:val="none" w:sz="0" w:space="0" w:color="auto"/>
                <w:right w:val="none" w:sz="0" w:space="0" w:color="auto"/>
              </w:divBdr>
            </w:div>
            <w:div w:id="1176268122">
              <w:marLeft w:val="0"/>
              <w:marRight w:val="0"/>
              <w:marTop w:val="0"/>
              <w:marBottom w:val="0"/>
              <w:divBdr>
                <w:top w:val="none" w:sz="0" w:space="0" w:color="auto"/>
                <w:left w:val="none" w:sz="0" w:space="0" w:color="auto"/>
                <w:bottom w:val="none" w:sz="0" w:space="0" w:color="auto"/>
                <w:right w:val="none" w:sz="0" w:space="0" w:color="auto"/>
              </w:divBdr>
            </w:div>
            <w:div w:id="1176962988">
              <w:marLeft w:val="0"/>
              <w:marRight w:val="0"/>
              <w:marTop w:val="0"/>
              <w:marBottom w:val="0"/>
              <w:divBdr>
                <w:top w:val="none" w:sz="0" w:space="0" w:color="auto"/>
                <w:left w:val="none" w:sz="0" w:space="0" w:color="auto"/>
                <w:bottom w:val="none" w:sz="0" w:space="0" w:color="auto"/>
                <w:right w:val="none" w:sz="0" w:space="0" w:color="auto"/>
              </w:divBdr>
            </w:div>
            <w:div w:id="1177576215">
              <w:marLeft w:val="0"/>
              <w:marRight w:val="0"/>
              <w:marTop w:val="0"/>
              <w:marBottom w:val="0"/>
              <w:divBdr>
                <w:top w:val="none" w:sz="0" w:space="0" w:color="auto"/>
                <w:left w:val="none" w:sz="0" w:space="0" w:color="auto"/>
                <w:bottom w:val="none" w:sz="0" w:space="0" w:color="auto"/>
                <w:right w:val="none" w:sz="0" w:space="0" w:color="auto"/>
              </w:divBdr>
            </w:div>
            <w:div w:id="1184710739">
              <w:marLeft w:val="0"/>
              <w:marRight w:val="0"/>
              <w:marTop w:val="0"/>
              <w:marBottom w:val="0"/>
              <w:divBdr>
                <w:top w:val="none" w:sz="0" w:space="0" w:color="auto"/>
                <w:left w:val="none" w:sz="0" w:space="0" w:color="auto"/>
                <w:bottom w:val="none" w:sz="0" w:space="0" w:color="auto"/>
                <w:right w:val="none" w:sz="0" w:space="0" w:color="auto"/>
              </w:divBdr>
            </w:div>
            <w:div w:id="1186938518">
              <w:marLeft w:val="0"/>
              <w:marRight w:val="0"/>
              <w:marTop w:val="0"/>
              <w:marBottom w:val="0"/>
              <w:divBdr>
                <w:top w:val="none" w:sz="0" w:space="0" w:color="auto"/>
                <w:left w:val="none" w:sz="0" w:space="0" w:color="auto"/>
                <w:bottom w:val="none" w:sz="0" w:space="0" w:color="auto"/>
                <w:right w:val="none" w:sz="0" w:space="0" w:color="auto"/>
              </w:divBdr>
            </w:div>
            <w:div w:id="1187253606">
              <w:marLeft w:val="0"/>
              <w:marRight w:val="0"/>
              <w:marTop w:val="0"/>
              <w:marBottom w:val="0"/>
              <w:divBdr>
                <w:top w:val="none" w:sz="0" w:space="0" w:color="auto"/>
                <w:left w:val="none" w:sz="0" w:space="0" w:color="auto"/>
                <w:bottom w:val="none" w:sz="0" w:space="0" w:color="auto"/>
                <w:right w:val="none" w:sz="0" w:space="0" w:color="auto"/>
              </w:divBdr>
            </w:div>
            <w:div w:id="1187717493">
              <w:marLeft w:val="0"/>
              <w:marRight w:val="0"/>
              <w:marTop w:val="0"/>
              <w:marBottom w:val="0"/>
              <w:divBdr>
                <w:top w:val="none" w:sz="0" w:space="0" w:color="auto"/>
                <w:left w:val="none" w:sz="0" w:space="0" w:color="auto"/>
                <w:bottom w:val="none" w:sz="0" w:space="0" w:color="auto"/>
                <w:right w:val="none" w:sz="0" w:space="0" w:color="auto"/>
              </w:divBdr>
            </w:div>
            <w:div w:id="1189878123">
              <w:marLeft w:val="0"/>
              <w:marRight w:val="0"/>
              <w:marTop w:val="0"/>
              <w:marBottom w:val="0"/>
              <w:divBdr>
                <w:top w:val="none" w:sz="0" w:space="0" w:color="auto"/>
                <w:left w:val="none" w:sz="0" w:space="0" w:color="auto"/>
                <w:bottom w:val="none" w:sz="0" w:space="0" w:color="auto"/>
                <w:right w:val="none" w:sz="0" w:space="0" w:color="auto"/>
              </w:divBdr>
            </w:div>
            <w:div w:id="1192037790">
              <w:marLeft w:val="0"/>
              <w:marRight w:val="0"/>
              <w:marTop w:val="0"/>
              <w:marBottom w:val="0"/>
              <w:divBdr>
                <w:top w:val="none" w:sz="0" w:space="0" w:color="auto"/>
                <w:left w:val="none" w:sz="0" w:space="0" w:color="auto"/>
                <w:bottom w:val="none" w:sz="0" w:space="0" w:color="auto"/>
                <w:right w:val="none" w:sz="0" w:space="0" w:color="auto"/>
              </w:divBdr>
            </w:div>
            <w:div w:id="1194151796">
              <w:marLeft w:val="0"/>
              <w:marRight w:val="0"/>
              <w:marTop w:val="0"/>
              <w:marBottom w:val="0"/>
              <w:divBdr>
                <w:top w:val="none" w:sz="0" w:space="0" w:color="auto"/>
                <w:left w:val="none" w:sz="0" w:space="0" w:color="auto"/>
                <w:bottom w:val="none" w:sz="0" w:space="0" w:color="auto"/>
                <w:right w:val="none" w:sz="0" w:space="0" w:color="auto"/>
              </w:divBdr>
            </w:div>
            <w:div w:id="1195073001">
              <w:marLeft w:val="0"/>
              <w:marRight w:val="0"/>
              <w:marTop w:val="0"/>
              <w:marBottom w:val="0"/>
              <w:divBdr>
                <w:top w:val="none" w:sz="0" w:space="0" w:color="auto"/>
                <w:left w:val="none" w:sz="0" w:space="0" w:color="auto"/>
                <w:bottom w:val="none" w:sz="0" w:space="0" w:color="auto"/>
                <w:right w:val="none" w:sz="0" w:space="0" w:color="auto"/>
              </w:divBdr>
            </w:div>
            <w:div w:id="1195995624">
              <w:marLeft w:val="0"/>
              <w:marRight w:val="0"/>
              <w:marTop w:val="0"/>
              <w:marBottom w:val="0"/>
              <w:divBdr>
                <w:top w:val="none" w:sz="0" w:space="0" w:color="auto"/>
                <w:left w:val="none" w:sz="0" w:space="0" w:color="auto"/>
                <w:bottom w:val="none" w:sz="0" w:space="0" w:color="auto"/>
                <w:right w:val="none" w:sz="0" w:space="0" w:color="auto"/>
              </w:divBdr>
            </w:div>
            <w:div w:id="1200780902">
              <w:marLeft w:val="0"/>
              <w:marRight w:val="0"/>
              <w:marTop w:val="0"/>
              <w:marBottom w:val="0"/>
              <w:divBdr>
                <w:top w:val="none" w:sz="0" w:space="0" w:color="auto"/>
                <w:left w:val="none" w:sz="0" w:space="0" w:color="auto"/>
                <w:bottom w:val="none" w:sz="0" w:space="0" w:color="auto"/>
                <w:right w:val="none" w:sz="0" w:space="0" w:color="auto"/>
              </w:divBdr>
            </w:div>
            <w:div w:id="1201433190">
              <w:marLeft w:val="0"/>
              <w:marRight w:val="0"/>
              <w:marTop w:val="0"/>
              <w:marBottom w:val="0"/>
              <w:divBdr>
                <w:top w:val="none" w:sz="0" w:space="0" w:color="auto"/>
                <w:left w:val="none" w:sz="0" w:space="0" w:color="auto"/>
                <w:bottom w:val="none" w:sz="0" w:space="0" w:color="auto"/>
                <w:right w:val="none" w:sz="0" w:space="0" w:color="auto"/>
              </w:divBdr>
            </w:div>
            <w:div w:id="1203009006">
              <w:marLeft w:val="0"/>
              <w:marRight w:val="0"/>
              <w:marTop w:val="0"/>
              <w:marBottom w:val="0"/>
              <w:divBdr>
                <w:top w:val="none" w:sz="0" w:space="0" w:color="auto"/>
                <w:left w:val="none" w:sz="0" w:space="0" w:color="auto"/>
                <w:bottom w:val="none" w:sz="0" w:space="0" w:color="auto"/>
                <w:right w:val="none" w:sz="0" w:space="0" w:color="auto"/>
              </w:divBdr>
            </w:div>
            <w:div w:id="1205631388">
              <w:marLeft w:val="0"/>
              <w:marRight w:val="0"/>
              <w:marTop w:val="0"/>
              <w:marBottom w:val="0"/>
              <w:divBdr>
                <w:top w:val="none" w:sz="0" w:space="0" w:color="auto"/>
                <w:left w:val="none" w:sz="0" w:space="0" w:color="auto"/>
                <w:bottom w:val="none" w:sz="0" w:space="0" w:color="auto"/>
                <w:right w:val="none" w:sz="0" w:space="0" w:color="auto"/>
              </w:divBdr>
            </w:div>
            <w:div w:id="1205946343">
              <w:marLeft w:val="0"/>
              <w:marRight w:val="0"/>
              <w:marTop w:val="0"/>
              <w:marBottom w:val="0"/>
              <w:divBdr>
                <w:top w:val="none" w:sz="0" w:space="0" w:color="auto"/>
                <w:left w:val="none" w:sz="0" w:space="0" w:color="auto"/>
                <w:bottom w:val="none" w:sz="0" w:space="0" w:color="auto"/>
                <w:right w:val="none" w:sz="0" w:space="0" w:color="auto"/>
              </w:divBdr>
            </w:div>
            <w:div w:id="1207253711">
              <w:marLeft w:val="0"/>
              <w:marRight w:val="0"/>
              <w:marTop w:val="0"/>
              <w:marBottom w:val="0"/>
              <w:divBdr>
                <w:top w:val="none" w:sz="0" w:space="0" w:color="auto"/>
                <w:left w:val="none" w:sz="0" w:space="0" w:color="auto"/>
                <w:bottom w:val="none" w:sz="0" w:space="0" w:color="auto"/>
                <w:right w:val="none" w:sz="0" w:space="0" w:color="auto"/>
              </w:divBdr>
            </w:div>
            <w:div w:id="1209146717">
              <w:marLeft w:val="0"/>
              <w:marRight w:val="0"/>
              <w:marTop w:val="0"/>
              <w:marBottom w:val="0"/>
              <w:divBdr>
                <w:top w:val="none" w:sz="0" w:space="0" w:color="auto"/>
                <w:left w:val="none" w:sz="0" w:space="0" w:color="auto"/>
                <w:bottom w:val="none" w:sz="0" w:space="0" w:color="auto"/>
                <w:right w:val="none" w:sz="0" w:space="0" w:color="auto"/>
              </w:divBdr>
            </w:div>
            <w:div w:id="1209532986">
              <w:marLeft w:val="0"/>
              <w:marRight w:val="0"/>
              <w:marTop w:val="0"/>
              <w:marBottom w:val="0"/>
              <w:divBdr>
                <w:top w:val="none" w:sz="0" w:space="0" w:color="auto"/>
                <w:left w:val="none" w:sz="0" w:space="0" w:color="auto"/>
                <w:bottom w:val="none" w:sz="0" w:space="0" w:color="auto"/>
                <w:right w:val="none" w:sz="0" w:space="0" w:color="auto"/>
              </w:divBdr>
            </w:div>
            <w:div w:id="1210920120">
              <w:marLeft w:val="0"/>
              <w:marRight w:val="0"/>
              <w:marTop w:val="0"/>
              <w:marBottom w:val="0"/>
              <w:divBdr>
                <w:top w:val="none" w:sz="0" w:space="0" w:color="auto"/>
                <w:left w:val="none" w:sz="0" w:space="0" w:color="auto"/>
                <w:bottom w:val="none" w:sz="0" w:space="0" w:color="auto"/>
                <w:right w:val="none" w:sz="0" w:space="0" w:color="auto"/>
              </w:divBdr>
            </w:div>
            <w:div w:id="1211114527">
              <w:marLeft w:val="0"/>
              <w:marRight w:val="0"/>
              <w:marTop w:val="0"/>
              <w:marBottom w:val="0"/>
              <w:divBdr>
                <w:top w:val="none" w:sz="0" w:space="0" w:color="auto"/>
                <w:left w:val="none" w:sz="0" w:space="0" w:color="auto"/>
                <w:bottom w:val="none" w:sz="0" w:space="0" w:color="auto"/>
                <w:right w:val="none" w:sz="0" w:space="0" w:color="auto"/>
              </w:divBdr>
            </w:div>
            <w:div w:id="1211115131">
              <w:marLeft w:val="0"/>
              <w:marRight w:val="0"/>
              <w:marTop w:val="0"/>
              <w:marBottom w:val="0"/>
              <w:divBdr>
                <w:top w:val="none" w:sz="0" w:space="0" w:color="auto"/>
                <w:left w:val="none" w:sz="0" w:space="0" w:color="auto"/>
                <w:bottom w:val="none" w:sz="0" w:space="0" w:color="auto"/>
                <w:right w:val="none" w:sz="0" w:space="0" w:color="auto"/>
              </w:divBdr>
            </w:div>
            <w:div w:id="1212962606">
              <w:marLeft w:val="0"/>
              <w:marRight w:val="0"/>
              <w:marTop w:val="0"/>
              <w:marBottom w:val="0"/>
              <w:divBdr>
                <w:top w:val="none" w:sz="0" w:space="0" w:color="auto"/>
                <w:left w:val="none" w:sz="0" w:space="0" w:color="auto"/>
                <w:bottom w:val="none" w:sz="0" w:space="0" w:color="auto"/>
                <w:right w:val="none" w:sz="0" w:space="0" w:color="auto"/>
              </w:divBdr>
            </w:div>
            <w:div w:id="1214342624">
              <w:marLeft w:val="0"/>
              <w:marRight w:val="0"/>
              <w:marTop w:val="0"/>
              <w:marBottom w:val="0"/>
              <w:divBdr>
                <w:top w:val="none" w:sz="0" w:space="0" w:color="auto"/>
                <w:left w:val="none" w:sz="0" w:space="0" w:color="auto"/>
                <w:bottom w:val="none" w:sz="0" w:space="0" w:color="auto"/>
                <w:right w:val="none" w:sz="0" w:space="0" w:color="auto"/>
              </w:divBdr>
            </w:div>
            <w:div w:id="1214537931">
              <w:marLeft w:val="0"/>
              <w:marRight w:val="0"/>
              <w:marTop w:val="0"/>
              <w:marBottom w:val="0"/>
              <w:divBdr>
                <w:top w:val="none" w:sz="0" w:space="0" w:color="auto"/>
                <w:left w:val="none" w:sz="0" w:space="0" w:color="auto"/>
                <w:bottom w:val="none" w:sz="0" w:space="0" w:color="auto"/>
                <w:right w:val="none" w:sz="0" w:space="0" w:color="auto"/>
              </w:divBdr>
            </w:div>
            <w:div w:id="1216771429">
              <w:marLeft w:val="0"/>
              <w:marRight w:val="0"/>
              <w:marTop w:val="0"/>
              <w:marBottom w:val="0"/>
              <w:divBdr>
                <w:top w:val="none" w:sz="0" w:space="0" w:color="auto"/>
                <w:left w:val="none" w:sz="0" w:space="0" w:color="auto"/>
                <w:bottom w:val="none" w:sz="0" w:space="0" w:color="auto"/>
                <w:right w:val="none" w:sz="0" w:space="0" w:color="auto"/>
              </w:divBdr>
            </w:div>
            <w:div w:id="1217812689">
              <w:marLeft w:val="0"/>
              <w:marRight w:val="0"/>
              <w:marTop w:val="0"/>
              <w:marBottom w:val="0"/>
              <w:divBdr>
                <w:top w:val="none" w:sz="0" w:space="0" w:color="auto"/>
                <w:left w:val="none" w:sz="0" w:space="0" w:color="auto"/>
                <w:bottom w:val="none" w:sz="0" w:space="0" w:color="auto"/>
                <w:right w:val="none" w:sz="0" w:space="0" w:color="auto"/>
              </w:divBdr>
            </w:div>
            <w:div w:id="1218930834">
              <w:marLeft w:val="0"/>
              <w:marRight w:val="0"/>
              <w:marTop w:val="0"/>
              <w:marBottom w:val="0"/>
              <w:divBdr>
                <w:top w:val="none" w:sz="0" w:space="0" w:color="auto"/>
                <w:left w:val="none" w:sz="0" w:space="0" w:color="auto"/>
                <w:bottom w:val="none" w:sz="0" w:space="0" w:color="auto"/>
                <w:right w:val="none" w:sz="0" w:space="0" w:color="auto"/>
              </w:divBdr>
            </w:div>
            <w:div w:id="1219710159">
              <w:marLeft w:val="0"/>
              <w:marRight w:val="0"/>
              <w:marTop w:val="0"/>
              <w:marBottom w:val="0"/>
              <w:divBdr>
                <w:top w:val="none" w:sz="0" w:space="0" w:color="auto"/>
                <w:left w:val="none" w:sz="0" w:space="0" w:color="auto"/>
                <w:bottom w:val="none" w:sz="0" w:space="0" w:color="auto"/>
                <w:right w:val="none" w:sz="0" w:space="0" w:color="auto"/>
              </w:divBdr>
            </w:div>
            <w:div w:id="1220550908">
              <w:marLeft w:val="0"/>
              <w:marRight w:val="0"/>
              <w:marTop w:val="0"/>
              <w:marBottom w:val="0"/>
              <w:divBdr>
                <w:top w:val="none" w:sz="0" w:space="0" w:color="auto"/>
                <w:left w:val="none" w:sz="0" w:space="0" w:color="auto"/>
                <w:bottom w:val="none" w:sz="0" w:space="0" w:color="auto"/>
                <w:right w:val="none" w:sz="0" w:space="0" w:color="auto"/>
              </w:divBdr>
            </w:div>
            <w:div w:id="1220745540">
              <w:marLeft w:val="0"/>
              <w:marRight w:val="0"/>
              <w:marTop w:val="0"/>
              <w:marBottom w:val="0"/>
              <w:divBdr>
                <w:top w:val="none" w:sz="0" w:space="0" w:color="auto"/>
                <w:left w:val="none" w:sz="0" w:space="0" w:color="auto"/>
                <w:bottom w:val="none" w:sz="0" w:space="0" w:color="auto"/>
                <w:right w:val="none" w:sz="0" w:space="0" w:color="auto"/>
              </w:divBdr>
            </w:div>
            <w:div w:id="1222210481">
              <w:marLeft w:val="0"/>
              <w:marRight w:val="0"/>
              <w:marTop w:val="0"/>
              <w:marBottom w:val="0"/>
              <w:divBdr>
                <w:top w:val="none" w:sz="0" w:space="0" w:color="auto"/>
                <w:left w:val="none" w:sz="0" w:space="0" w:color="auto"/>
                <w:bottom w:val="none" w:sz="0" w:space="0" w:color="auto"/>
                <w:right w:val="none" w:sz="0" w:space="0" w:color="auto"/>
              </w:divBdr>
            </w:div>
            <w:div w:id="1222327867">
              <w:marLeft w:val="0"/>
              <w:marRight w:val="0"/>
              <w:marTop w:val="0"/>
              <w:marBottom w:val="0"/>
              <w:divBdr>
                <w:top w:val="none" w:sz="0" w:space="0" w:color="auto"/>
                <w:left w:val="none" w:sz="0" w:space="0" w:color="auto"/>
                <w:bottom w:val="none" w:sz="0" w:space="0" w:color="auto"/>
                <w:right w:val="none" w:sz="0" w:space="0" w:color="auto"/>
              </w:divBdr>
            </w:div>
            <w:div w:id="1222330405">
              <w:marLeft w:val="0"/>
              <w:marRight w:val="0"/>
              <w:marTop w:val="0"/>
              <w:marBottom w:val="0"/>
              <w:divBdr>
                <w:top w:val="none" w:sz="0" w:space="0" w:color="auto"/>
                <w:left w:val="none" w:sz="0" w:space="0" w:color="auto"/>
                <w:bottom w:val="none" w:sz="0" w:space="0" w:color="auto"/>
                <w:right w:val="none" w:sz="0" w:space="0" w:color="auto"/>
              </w:divBdr>
            </w:div>
            <w:div w:id="1224489774">
              <w:marLeft w:val="0"/>
              <w:marRight w:val="0"/>
              <w:marTop w:val="0"/>
              <w:marBottom w:val="0"/>
              <w:divBdr>
                <w:top w:val="none" w:sz="0" w:space="0" w:color="auto"/>
                <w:left w:val="none" w:sz="0" w:space="0" w:color="auto"/>
                <w:bottom w:val="none" w:sz="0" w:space="0" w:color="auto"/>
                <w:right w:val="none" w:sz="0" w:space="0" w:color="auto"/>
              </w:divBdr>
            </w:div>
            <w:div w:id="1229656100">
              <w:marLeft w:val="0"/>
              <w:marRight w:val="0"/>
              <w:marTop w:val="0"/>
              <w:marBottom w:val="0"/>
              <w:divBdr>
                <w:top w:val="none" w:sz="0" w:space="0" w:color="auto"/>
                <w:left w:val="none" w:sz="0" w:space="0" w:color="auto"/>
                <w:bottom w:val="none" w:sz="0" w:space="0" w:color="auto"/>
                <w:right w:val="none" w:sz="0" w:space="0" w:color="auto"/>
              </w:divBdr>
            </w:div>
            <w:div w:id="1229682350">
              <w:marLeft w:val="0"/>
              <w:marRight w:val="0"/>
              <w:marTop w:val="0"/>
              <w:marBottom w:val="0"/>
              <w:divBdr>
                <w:top w:val="none" w:sz="0" w:space="0" w:color="auto"/>
                <w:left w:val="none" w:sz="0" w:space="0" w:color="auto"/>
                <w:bottom w:val="none" w:sz="0" w:space="0" w:color="auto"/>
                <w:right w:val="none" w:sz="0" w:space="0" w:color="auto"/>
              </w:divBdr>
            </w:div>
            <w:div w:id="1230922889">
              <w:marLeft w:val="0"/>
              <w:marRight w:val="0"/>
              <w:marTop w:val="0"/>
              <w:marBottom w:val="0"/>
              <w:divBdr>
                <w:top w:val="none" w:sz="0" w:space="0" w:color="auto"/>
                <w:left w:val="none" w:sz="0" w:space="0" w:color="auto"/>
                <w:bottom w:val="none" w:sz="0" w:space="0" w:color="auto"/>
                <w:right w:val="none" w:sz="0" w:space="0" w:color="auto"/>
              </w:divBdr>
            </w:div>
            <w:div w:id="1235552652">
              <w:marLeft w:val="0"/>
              <w:marRight w:val="0"/>
              <w:marTop w:val="0"/>
              <w:marBottom w:val="0"/>
              <w:divBdr>
                <w:top w:val="none" w:sz="0" w:space="0" w:color="auto"/>
                <w:left w:val="none" w:sz="0" w:space="0" w:color="auto"/>
                <w:bottom w:val="none" w:sz="0" w:space="0" w:color="auto"/>
                <w:right w:val="none" w:sz="0" w:space="0" w:color="auto"/>
              </w:divBdr>
            </w:div>
            <w:div w:id="1235774254">
              <w:marLeft w:val="0"/>
              <w:marRight w:val="0"/>
              <w:marTop w:val="0"/>
              <w:marBottom w:val="0"/>
              <w:divBdr>
                <w:top w:val="none" w:sz="0" w:space="0" w:color="auto"/>
                <w:left w:val="none" w:sz="0" w:space="0" w:color="auto"/>
                <w:bottom w:val="none" w:sz="0" w:space="0" w:color="auto"/>
                <w:right w:val="none" w:sz="0" w:space="0" w:color="auto"/>
              </w:divBdr>
            </w:div>
            <w:div w:id="1235898797">
              <w:marLeft w:val="0"/>
              <w:marRight w:val="0"/>
              <w:marTop w:val="0"/>
              <w:marBottom w:val="0"/>
              <w:divBdr>
                <w:top w:val="none" w:sz="0" w:space="0" w:color="auto"/>
                <w:left w:val="none" w:sz="0" w:space="0" w:color="auto"/>
                <w:bottom w:val="none" w:sz="0" w:space="0" w:color="auto"/>
                <w:right w:val="none" w:sz="0" w:space="0" w:color="auto"/>
              </w:divBdr>
            </w:div>
            <w:div w:id="1237396684">
              <w:marLeft w:val="0"/>
              <w:marRight w:val="0"/>
              <w:marTop w:val="0"/>
              <w:marBottom w:val="0"/>
              <w:divBdr>
                <w:top w:val="none" w:sz="0" w:space="0" w:color="auto"/>
                <w:left w:val="none" w:sz="0" w:space="0" w:color="auto"/>
                <w:bottom w:val="none" w:sz="0" w:space="0" w:color="auto"/>
                <w:right w:val="none" w:sz="0" w:space="0" w:color="auto"/>
              </w:divBdr>
            </w:div>
            <w:div w:id="1238320813">
              <w:marLeft w:val="0"/>
              <w:marRight w:val="0"/>
              <w:marTop w:val="0"/>
              <w:marBottom w:val="0"/>
              <w:divBdr>
                <w:top w:val="none" w:sz="0" w:space="0" w:color="auto"/>
                <w:left w:val="none" w:sz="0" w:space="0" w:color="auto"/>
                <w:bottom w:val="none" w:sz="0" w:space="0" w:color="auto"/>
                <w:right w:val="none" w:sz="0" w:space="0" w:color="auto"/>
              </w:divBdr>
            </w:div>
            <w:div w:id="1239752103">
              <w:marLeft w:val="0"/>
              <w:marRight w:val="0"/>
              <w:marTop w:val="0"/>
              <w:marBottom w:val="0"/>
              <w:divBdr>
                <w:top w:val="none" w:sz="0" w:space="0" w:color="auto"/>
                <w:left w:val="none" w:sz="0" w:space="0" w:color="auto"/>
                <w:bottom w:val="none" w:sz="0" w:space="0" w:color="auto"/>
                <w:right w:val="none" w:sz="0" w:space="0" w:color="auto"/>
              </w:divBdr>
            </w:div>
            <w:div w:id="1240679026">
              <w:marLeft w:val="0"/>
              <w:marRight w:val="0"/>
              <w:marTop w:val="0"/>
              <w:marBottom w:val="0"/>
              <w:divBdr>
                <w:top w:val="none" w:sz="0" w:space="0" w:color="auto"/>
                <w:left w:val="none" w:sz="0" w:space="0" w:color="auto"/>
                <w:bottom w:val="none" w:sz="0" w:space="0" w:color="auto"/>
                <w:right w:val="none" w:sz="0" w:space="0" w:color="auto"/>
              </w:divBdr>
            </w:div>
            <w:div w:id="1240945801">
              <w:marLeft w:val="0"/>
              <w:marRight w:val="0"/>
              <w:marTop w:val="0"/>
              <w:marBottom w:val="0"/>
              <w:divBdr>
                <w:top w:val="none" w:sz="0" w:space="0" w:color="auto"/>
                <w:left w:val="none" w:sz="0" w:space="0" w:color="auto"/>
                <w:bottom w:val="none" w:sz="0" w:space="0" w:color="auto"/>
                <w:right w:val="none" w:sz="0" w:space="0" w:color="auto"/>
              </w:divBdr>
            </w:div>
            <w:div w:id="1241059999">
              <w:marLeft w:val="0"/>
              <w:marRight w:val="0"/>
              <w:marTop w:val="0"/>
              <w:marBottom w:val="0"/>
              <w:divBdr>
                <w:top w:val="none" w:sz="0" w:space="0" w:color="auto"/>
                <w:left w:val="none" w:sz="0" w:space="0" w:color="auto"/>
                <w:bottom w:val="none" w:sz="0" w:space="0" w:color="auto"/>
                <w:right w:val="none" w:sz="0" w:space="0" w:color="auto"/>
              </w:divBdr>
            </w:div>
            <w:div w:id="1244947552">
              <w:marLeft w:val="0"/>
              <w:marRight w:val="0"/>
              <w:marTop w:val="0"/>
              <w:marBottom w:val="0"/>
              <w:divBdr>
                <w:top w:val="none" w:sz="0" w:space="0" w:color="auto"/>
                <w:left w:val="none" w:sz="0" w:space="0" w:color="auto"/>
                <w:bottom w:val="none" w:sz="0" w:space="0" w:color="auto"/>
                <w:right w:val="none" w:sz="0" w:space="0" w:color="auto"/>
              </w:divBdr>
            </w:div>
            <w:div w:id="1246761793">
              <w:marLeft w:val="0"/>
              <w:marRight w:val="0"/>
              <w:marTop w:val="0"/>
              <w:marBottom w:val="0"/>
              <w:divBdr>
                <w:top w:val="none" w:sz="0" w:space="0" w:color="auto"/>
                <w:left w:val="none" w:sz="0" w:space="0" w:color="auto"/>
                <w:bottom w:val="none" w:sz="0" w:space="0" w:color="auto"/>
                <w:right w:val="none" w:sz="0" w:space="0" w:color="auto"/>
              </w:divBdr>
            </w:div>
            <w:div w:id="1248149628">
              <w:marLeft w:val="0"/>
              <w:marRight w:val="0"/>
              <w:marTop w:val="0"/>
              <w:marBottom w:val="0"/>
              <w:divBdr>
                <w:top w:val="none" w:sz="0" w:space="0" w:color="auto"/>
                <w:left w:val="none" w:sz="0" w:space="0" w:color="auto"/>
                <w:bottom w:val="none" w:sz="0" w:space="0" w:color="auto"/>
                <w:right w:val="none" w:sz="0" w:space="0" w:color="auto"/>
              </w:divBdr>
            </w:div>
            <w:div w:id="1248729602">
              <w:marLeft w:val="0"/>
              <w:marRight w:val="0"/>
              <w:marTop w:val="0"/>
              <w:marBottom w:val="0"/>
              <w:divBdr>
                <w:top w:val="none" w:sz="0" w:space="0" w:color="auto"/>
                <w:left w:val="none" w:sz="0" w:space="0" w:color="auto"/>
                <w:bottom w:val="none" w:sz="0" w:space="0" w:color="auto"/>
                <w:right w:val="none" w:sz="0" w:space="0" w:color="auto"/>
              </w:divBdr>
            </w:div>
            <w:div w:id="1249273065">
              <w:marLeft w:val="0"/>
              <w:marRight w:val="0"/>
              <w:marTop w:val="0"/>
              <w:marBottom w:val="0"/>
              <w:divBdr>
                <w:top w:val="none" w:sz="0" w:space="0" w:color="auto"/>
                <w:left w:val="none" w:sz="0" w:space="0" w:color="auto"/>
                <w:bottom w:val="none" w:sz="0" w:space="0" w:color="auto"/>
                <w:right w:val="none" w:sz="0" w:space="0" w:color="auto"/>
              </w:divBdr>
            </w:div>
            <w:div w:id="1249463536">
              <w:marLeft w:val="0"/>
              <w:marRight w:val="0"/>
              <w:marTop w:val="0"/>
              <w:marBottom w:val="0"/>
              <w:divBdr>
                <w:top w:val="none" w:sz="0" w:space="0" w:color="auto"/>
                <w:left w:val="none" w:sz="0" w:space="0" w:color="auto"/>
                <w:bottom w:val="none" w:sz="0" w:space="0" w:color="auto"/>
                <w:right w:val="none" w:sz="0" w:space="0" w:color="auto"/>
              </w:divBdr>
            </w:div>
            <w:div w:id="1249578097">
              <w:marLeft w:val="0"/>
              <w:marRight w:val="0"/>
              <w:marTop w:val="0"/>
              <w:marBottom w:val="0"/>
              <w:divBdr>
                <w:top w:val="none" w:sz="0" w:space="0" w:color="auto"/>
                <w:left w:val="none" w:sz="0" w:space="0" w:color="auto"/>
                <w:bottom w:val="none" w:sz="0" w:space="0" w:color="auto"/>
                <w:right w:val="none" w:sz="0" w:space="0" w:color="auto"/>
              </w:divBdr>
            </w:div>
            <w:div w:id="1249583641">
              <w:marLeft w:val="0"/>
              <w:marRight w:val="0"/>
              <w:marTop w:val="0"/>
              <w:marBottom w:val="0"/>
              <w:divBdr>
                <w:top w:val="none" w:sz="0" w:space="0" w:color="auto"/>
                <w:left w:val="none" w:sz="0" w:space="0" w:color="auto"/>
                <w:bottom w:val="none" w:sz="0" w:space="0" w:color="auto"/>
                <w:right w:val="none" w:sz="0" w:space="0" w:color="auto"/>
              </w:divBdr>
            </w:div>
            <w:div w:id="1249845022">
              <w:marLeft w:val="0"/>
              <w:marRight w:val="0"/>
              <w:marTop w:val="0"/>
              <w:marBottom w:val="0"/>
              <w:divBdr>
                <w:top w:val="none" w:sz="0" w:space="0" w:color="auto"/>
                <w:left w:val="none" w:sz="0" w:space="0" w:color="auto"/>
                <w:bottom w:val="none" w:sz="0" w:space="0" w:color="auto"/>
                <w:right w:val="none" w:sz="0" w:space="0" w:color="auto"/>
              </w:divBdr>
            </w:div>
            <w:div w:id="1250693573">
              <w:marLeft w:val="0"/>
              <w:marRight w:val="0"/>
              <w:marTop w:val="0"/>
              <w:marBottom w:val="0"/>
              <w:divBdr>
                <w:top w:val="none" w:sz="0" w:space="0" w:color="auto"/>
                <w:left w:val="none" w:sz="0" w:space="0" w:color="auto"/>
                <w:bottom w:val="none" w:sz="0" w:space="0" w:color="auto"/>
                <w:right w:val="none" w:sz="0" w:space="0" w:color="auto"/>
              </w:divBdr>
            </w:div>
            <w:div w:id="1251156504">
              <w:marLeft w:val="0"/>
              <w:marRight w:val="0"/>
              <w:marTop w:val="0"/>
              <w:marBottom w:val="0"/>
              <w:divBdr>
                <w:top w:val="none" w:sz="0" w:space="0" w:color="auto"/>
                <w:left w:val="none" w:sz="0" w:space="0" w:color="auto"/>
                <w:bottom w:val="none" w:sz="0" w:space="0" w:color="auto"/>
                <w:right w:val="none" w:sz="0" w:space="0" w:color="auto"/>
              </w:divBdr>
            </w:div>
            <w:div w:id="1252160413">
              <w:marLeft w:val="0"/>
              <w:marRight w:val="0"/>
              <w:marTop w:val="0"/>
              <w:marBottom w:val="0"/>
              <w:divBdr>
                <w:top w:val="none" w:sz="0" w:space="0" w:color="auto"/>
                <w:left w:val="none" w:sz="0" w:space="0" w:color="auto"/>
                <w:bottom w:val="none" w:sz="0" w:space="0" w:color="auto"/>
                <w:right w:val="none" w:sz="0" w:space="0" w:color="auto"/>
              </w:divBdr>
            </w:div>
            <w:div w:id="1252203020">
              <w:marLeft w:val="0"/>
              <w:marRight w:val="0"/>
              <w:marTop w:val="0"/>
              <w:marBottom w:val="0"/>
              <w:divBdr>
                <w:top w:val="none" w:sz="0" w:space="0" w:color="auto"/>
                <w:left w:val="none" w:sz="0" w:space="0" w:color="auto"/>
                <w:bottom w:val="none" w:sz="0" w:space="0" w:color="auto"/>
                <w:right w:val="none" w:sz="0" w:space="0" w:color="auto"/>
              </w:divBdr>
            </w:div>
            <w:div w:id="1252278200">
              <w:marLeft w:val="0"/>
              <w:marRight w:val="0"/>
              <w:marTop w:val="0"/>
              <w:marBottom w:val="0"/>
              <w:divBdr>
                <w:top w:val="none" w:sz="0" w:space="0" w:color="auto"/>
                <w:left w:val="none" w:sz="0" w:space="0" w:color="auto"/>
                <w:bottom w:val="none" w:sz="0" w:space="0" w:color="auto"/>
                <w:right w:val="none" w:sz="0" w:space="0" w:color="auto"/>
              </w:divBdr>
            </w:div>
            <w:div w:id="1253852506">
              <w:marLeft w:val="0"/>
              <w:marRight w:val="0"/>
              <w:marTop w:val="0"/>
              <w:marBottom w:val="0"/>
              <w:divBdr>
                <w:top w:val="none" w:sz="0" w:space="0" w:color="auto"/>
                <w:left w:val="none" w:sz="0" w:space="0" w:color="auto"/>
                <w:bottom w:val="none" w:sz="0" w:space="0" w:color="auto"/>
                <w:right w:val="none" w:sz="0" w:space="0" w:color="auto"/>
              </w:divBdr>
            </w:div>
            <w:div w:id="1254627833">
              <w:marLeft w:val="0"/>
              <w:marRight w:val="0"/>
              <w:marTop w:val="0"/>
              <w:marBottom w:val="0"/>
              <w:divBdr>
                <w:top w:val="none" w:sz="0" w:space="0" w:color="auto"/>
                <w:left w:val="none" w:sz="0" w:space="0" w:color="auto"/>
                <w:bottom w:val="none" w:sz="0" w:space="0" w:color="auto"/>
                <w:right w:val="none" w:sz="0" w:space="0" w:color="auto"/>
              </w:divBdr>
            </w:div>
            <w:div w:id="1255824816">
              <w:marLeft w:val="0"/>
              <w:marRight w:val="0"/>
              <w:marTop w:val="0"/>
              <w:marBottom w:val="0"/>
              <w:divBdr>
                <w:top w:val="none" w:sz="0" w:space="0" w:color="auto"/>
                <w:left w:val="none" w:sz="0" w:space="0" w:color="auto"/>
                <w:bottom w:val="none" w:sz="0" w:space="0" w:color="auto"/>
                <w:right w:val="none" w:sz="0" w:space="0" w:color="auto"/>
              </w:divBdr>
            </w:div>
            <w:div w:id="1260404618">
              <w:marLeft w:val="0"/>
              <w:marRight w:val="0"/>
              <w:marTop w:val="0"/>
              <w:marBottom w:val="0"/>
              <w:divBdr>
                <w:top w:val="none" w:sz="0" w:space="0" w:color="auto"/>
                <w:left w:val="none" w:sz="0" w:space="0" w:color="auto"/>
                <w:bottom w:val="none" w:sz="0" w:space="0" w:color="auto"/>
                <w:right w:val="none" w:sz="0" w:space="0" w:color="auto"/>
              </w:divBdr>
            </w:div>
            <w:div w:id="1265840605">
              <w:marLeft w:val="0"/>
              <w:marRight w:val="0"/>
              <w:marTop w:val="0"/>
              <w:marBottom w:val="0"/>
              <w:divBdr>
                <w:top w:val="none" w:sz="0" w:space="0" w:color="auto"/>
                <w:left w:val="none" w:sz="0" w:space="0" w:color="auto"/>
                <w:bottom w:val="none" w:sz="0" w:space="0" w:color="auto"/>
                <w:right w:val="none" w:sz="0" w:space="0" w:color="auto"/>
              </w:divBdr>
            </w:div>
            <w:div w:id="1265964966">
              <w:marLeft w:val="0"/>
              <w:marRight w:val="0"/>
              <w:marTop w:val="0"/>
              <w:marBottom w:val="0"/>
              <w:divBdr>
                <w:top w:val="none" w:sz="0" w:space="0" w:color="auto"/>
                <w:left w:val="none" w:sz="0" w:space="0" w:color="auto"/>
                <w:bottom w:val="none" w:sz="0" w:space="0" w:color="auto"/>
                <w:right w:val="none" w:sz="0" w:space="0" w:color="auto"/>
              </w:divBdr>
            </w:div>
            <w:div w:id="1266771068">
              <w:marLeft w:val="0"/>
              <w:marRight w:val="0"/>
              <w:marTop w:val="0"/>
              <w:marBottom w:val="0"/>
              <w:divBdr>
                <w:top w:val="none" w:sz="0" w:space="0" w:color="auto"/>
                <w:left w:val="none" w:sz="0" w:space="0" w:color="auto"/>
                <w:bottom w:val="none" w:sz="0" w:space="0" w:color="auto"/>
                <w:right w:val="none" w:sz="0" w:space="0" w:color="auto"/>
              </w:divBdr>
            </w:div>
            <w:div w:id="1267083730">
              <w:marLeft w:val="0"/>
              <w:marRight w:val="0"/>
              <w:marTop w:val="0"/>
              <w:marBottom w:val="0"/>
              <w:divBdr>
                <w:top w:val="none" w:sz="0" w:space="0" w:color="auto"/>
                <w:left w:val="none" w:sz="0" w:space="0" w:color="auto"/>
                <w:bottom w:val="none" w:sz="0" w:space="0" w:color="auto"/>
                <w:right w:val="none" w:sz="0" w:space="0" w:color="auto"/>
              </w:divBdr>
            </w:div>
            <w:div w:id="1269239025">
              <w:marLeft w:val="0"/>
              <w:marRight w:val="0"/>
              <w:marTop w:val="0"/>
              <w:marBottom w:val="0"/>
              <w:divBdr>
                <w:top w:val="none" w:sz="0" w:space="0" w:color="auto"/>
                <w:left w:val="none" w:sz="0" w:space="0" w:color="auto"/>
                <w:bottom w:val="none" w:sz="0" w:space="0" w:color="auto"/>
                <w:right w:val="none" w:sz="0" w:space="0" w:color="auto"/>
              </w:divBdr>
            </w:div>
            <w:div w:id="1270896392">
              <w:marLeft w:val="0"/>
              <w:marRight w:val="0"/>
              <w:marTop w:val="0"/>
              <w:marBottom w:val="0"/>
              <w:divBdr>
                <w:top w:val="none" w:sz="0" w:space="0" w:color="auto"/>
                <w:left w:val="none" w:sz="0" w:space="0" w:color="auto"/>
                <w:bottom w:val="none" w:sz="0" w:space="0" w:color="auto"/>
                <w:right w:val="none" w:sz="0" w:space="0" w:color="auto"/>
              </w:divBdr>
            </w:div>
            <w:div w:id="1271007137">
              <w:marLeft w:val="0"/>
              <w:marRight w:val="0"/>
              <w:marTop w:val="0"/>
              <w:marBottom w:val="0"/>
              <w:divBdr>
                <w:top w:val="none" w:sz="0" w:space="0" w:color="auto"/>
                <w:left w:val="none" w:sz="0" w:space="0" w:color="auto"/>
                <w:bottom w:val="none" w:sz="0" w:space="0" w:color="auto"/>
                <w:right w:val="none" w:sz="0" w:space="0" w:color="auto"/>
              </w:divBdr>
            </w:div>
            <w:div w:id="1271745856">
              <w:marLeft w:val="0"/>
              <w:marRight w:val="0"/>
              <w:marTop w:val="0"/>
              <w:marBottom w:val="0"/>
              <w:divBdr>
                <w:top w:val="none" w:sz="0" w:space="0" w:color="auto"/>
                <w:left w:val="none" w:sz="0" w:space="0" w:color="auto"/>
                <w:bottom w:val="none" w:sz="0" w:space="0" w:color="auto"/>
                <w:right w:val="none" w:sz="0" w:space="0" w:color="auto"/>
              </w:divBdr>
            </w:div>
            <w:div w:id="1271818489">
              <w:marLeft w:val="0"/>
              <w:marRight w:val="0"/>
              <w:marTop w:val="0"/>
              <w:marBottom w:val="0"/>
              <w:divBdr>
                <w:top w:val="none" w:sz="0" w:space="0" w:color="auto"/>
                <w:left w:val="none" w:sz="0" w:space="0" w:color="auto"/>
                <w:bottom w:val="none" w:sz="0" w:space="0" w:color="auto"/>
                <w:right w:val="none" w:sz="0" w:space="0" w:color="auto"/>
              </w:divBdr>
            </w:div>
            <w:div w:id="1271936641">
              <w:marLeft w:val="0"/>
              <w:marRight w:val="0"/>
              <w:marTop w:val="0"/>
              <w:marBottom w:val="0"/>
              <w:divBdr>
                <w:top w:val="none" w:sz="0" w:space="0" w:color="auto"/>
                <w:left w:val="none" w:sz="0" w:space="0" w:color="auto"/>
                <w:bottom w:val="none" w:sz="0" w:space="0" w:color="auto"/>
                <w:right w:val="none" w:sz="0" w:space="0" w:color="auto"/>
              </w:divBdr>
            </w:div>
            <w:div w:id="1273510965">
              <w:marLeft w:val="0"/>
              <w:marRight w:val="0"/>
              <w:marTop w:val="0"/>
              <w:marBottom w:val="0"/>
              <w:divBdr>
                <w:top w:val="none" w:sz="0" w:space="0" w:color="auto"/>
                <w:left w:val="none" w:sz="0" w:space="0" w:color="auto"/>
                <w:bottom w:val="none" w:sz="0" w:space="0" w:color="auto"/>
                <w:right w:val="none" w:sz="0" w:space="0" w:color="auto"/>
              </w:divBdr>
            </w:div>
            <w:div w:id="1274753101">
              <w:marLeft w:val="0"/>
              <w:marRight w:val="0"/>
              <w:marTop w:val="0"/>
              <w:marBottom w:val="0"/>
              <w:divBdr>
                <w:top w:val="none" w:sz="0" w:space="0" w:color="auto"/>
                <w:left w:val="none" w:sz="0" w:space="0" w:color="auto"/>
                <w:bottom w:val="none" w:sz="0" w:space="0" w:color="auto"/>
                <w:right w:val="none" w:sz="0" w:space="0" w:color="auto"/>
              </w:divBdr>
            </w:div>
            <w:div w:id="1275404116">
              <w:marLeft w:val="0"/>
              <w:marRight w:val="0"/>
              <w:marTop w:val="0"/>
              <w:marBottom w:val="0"/>
              <w:divBdr>
                <w:top w:val="none" w:sz="0" w:space="0" w:color="auto"/>
                <w:left w:val="none" w:sz="0" w:space="0" w:color="auto"/>
                <w:bottom w:val="none" w:sz="0" w:space="0" w:color="auto"/>
                <w:right w:val="none" w:sz="0" w:space="0" w:color="auto"/>
              </w:divBdr>
            </w:div>
            <w:div w:id="1278559644">
              <w:marLeft w:val="0"/>
              <w:marRight w:val="0"/>
              <w:marTop w:val="0"/>
              <w:marBottom w:val="0"/>
              <w:divBdr>
                <w:top w:val="none" w:sz="0" w:space="0" w:color="auto"/>
                <w:left w:val="none" w:sz="0" w:space="0" w:color="auto"/>
                <w:bottom w:val="none" w:sz="0" w:space="0" w:color="auto"/>
                <w:right w:val="none" w:sz="0" w:space="0" w:color="auto"/>
              </w:divBdr>
            </w:div>
            <w:div w:id="1279601460">
              <w:marLeft w:val="0"/>
              <w:marRight w:val="0"/>
              <w:marTop w:val="0"/>
              <w:marBottom w:val="0"/>
              <w:divBdr>
                <w:top w:val="none" w:sz="0" w:space="0" w:color="auto"/>
                <w:left w:val="none" w:sz="0" w:space="0" w:color="auto"/>
                <w:bottom w:val="none" w:sz="0" w:space="0" w:color="auto"/>
                <w:right w:val="none" w:sz="0" w:space="0" w:color="auto"/>
              </w:divBdr>
            </w:div>
            <w:div w:id="1280068340">
              <w:marLeft w:val="0"/>
              <w:marRight w:val="0"/>
              <w:marTop w:val="0"/>
              <w:marBottom w:val="0"/>
              <w:divBdr>
                <w:top w:val="none" w:sz="0" w:space="0" w:color="auto"/>
                <w:left w:val="none" w:sz="0" w:space="0" w:color="auto"/>
                <w:bottom w:val="none" w:sz="0" w:space="0" w:color="auto"/>
                <w:right w:val="none" w:sz="0" w:space="0" w:color="auto"/>
              </w:divBdr>
            </w:div>
            <w:div w:id="1280180637">
              <w:marLeft w:val="0"/>
              <w:marRight w:val="0"/>
              <w:marTop w:val="0"/>
              <w:marBottom w:val="0"/>
              <w:divBdr>
                <w:top w:val="none" w:sz="0" w:space="0" w:color="auto"/>
                <w:left w:val="none" w:sz="0" w:space="0" w:color="auto"/>
                <w:bottom w:val="none" w:sz="0" w:space="0" w:color="auto"/>
                <w:right w:val="none" w:sz="0" w:space="0" w:color="auto"/>
              </w:divBdr>
            </w:div>
            <w:div w:id="1280255717">
              <w:marLeft w:val="0"/>
              <w:marRight w:val="0"/>
              <w:marTop w:val="0"/>
              <w:marBottom w:val="0"/>
              <w:divBdr>
                <w:top w:val="none" w:sz="0" w:space="0" w:color="auto"/>
                <w:left w:val="none" w:sz="0" w:space="0" w:color="auto"/>
                <w:bottom w:val="none" w:sz="0" w:space="0" w:color="auto"/>
                <w:right w:val="none" w:sz="0" w:space="0" w:color="auto"/>
              </w:divBdr>
            </w:div>
            <w:div w:id="1281036472">
              <w:marLeft w:val="0"/>
              <w:marRight w:val="0"/>
              <w:marTop w:val="0"/>
              <w:marBottom w:val="0"/>
              <w:divBdr>
                <w:top w:val="none" w:sz="0" w:space="0" w:color="auto"/>
                <w:left w:val="none" w:sz="0" w:space="0" w:color="auto"/>
                <w:bottom w:val="none" w:sz="0" w:space="0" w:color="auto"/>
                <w:right w:val="none" w:sz="0" w:space="0" w:color="auto"/>
              </w:divBdr>
            </w:div>
            <w:div w:id="1284071832">
              <w:marLeft w:val="0"/>
              <w:marRight w:val="0"/>
              <w:marTop w:val="0"/>
              <w:marBottom w:val="0"/>
              <w:divBdr>
                <w:top w:val="none" w:sz="0" w:space="0" w:color="auto"/>
                <w:left w:val="none" w:sz="0" w:space="0" w:color="auto"/>
                <w:bottom w:val="none" w:sz="0" w:space="0" w:color="auto"/>
                <w:right w:val="none" w:sz="0" w:space="0" w:color="auto"/>
              </w:divBdr>
            </w:div>
            <w:div w:id="1284386369">
              <w:marLeft w:val="0"/>
              <w:marRight w:val="0"/>
              <w:marTop w:val="0"/>
              <w:marBottom w:val="0"/>
              <w:divBdr>
                <w:top w:val="none" w:sz="0" w:space="0" w:color="auto"/>
                <w:left w:val="none" w:sz="0" w:space="0" w:color="auto"/>
                <w:bottom w:val="none" w:sz="0" w:space="0" w:color="auto"/>
                <w:right w:val="none" w:sz="0" w:space="0" w:color="auto"/>
              </w:divBdr>
            </w:div>
            <w:div w:id="1286934289">
              <w:marLeft w:val="0"/>
              <w:marRight w:val="0"/>
              <w:marTop w:val="0"/>
              <w:marBottom w:val="0"/>
              <w:divBdr>
                <w:top w:val="none" w:sz="0" w:space="0" w:color="auto"/>
                <w:left w:val="none" w:sz="0" w:space="0" w:color="auto"/>
                <w:bottom w:val="none" w:sz="0" w:space="0" w:color="auto"/>
                <w:right w:val="none" w:sz="0" w:space="0" w:color="auto"/>
              </w:divBdr>
            </w:div>
            <w:div w:id="1288782501">
              <w:marLeft w:val="0"/>
              <w:marRight w:val="0"/>
              <w:marTop w:val="0"/>
              <w:marBottom w:val="0"/>
              <w:divBdr>
                <w:top w:val="none" w:sz="0" w:space="0" w:color="auto"/>
                <w:left w:val="none" w:sz="0" w:space="0" w:color="auto"/>
                <w:bottom w:val="none" w:sz="0" w:space="0" w:color="auto"/>
                <w:right w:val="none" w:sz="0" w:space="0" w:color="auto"/>
              </w:divBdr>
            </w:div>
            <w:div w:id="1288853415">
              <w:marLeft w:val="0"/>
              <w:marRight w:val="0"/>
              <w:marTop w:val="0"/>
              <w:marBottom w:val="0"/>
              <w:divBdr>
                <w:top w:val="none" w:sz="0" w:space="0" w:color="auto"/>
                <w:left w:val="none" w:sz="0" w:space="0" w:color="auto"/>
                <w:bottom w:val="none" w:sz="0" w:space="0" w:color="auto"/>
                <w:right w:val="none" w:sz="0" w:space="0" w:color="auto"/>
              </w:divBdr>
            </w:div>
            <w:div w:id="1290280334">
              <w:marLeft w:val="0"/>
              <w:marRight w:val="0"/>
              <w:marTop w:val="0"/>
              <w:marBottom w:val="0"/>
              <w:divBdr>
                <w:top w:val="none" w:sz="0" w:space="0" w:color="auto"/>
                <w:left w:val="none" w:sz="0" w:space="0" w:color="auto"/>
                <w:bottom w:val="none" w:sz="0" w:space="0" w:color="auto"/>
                <w:right w:val="none" w:sz="0" w:space="0" w:color="auto"/>
              </w:divBdr>
            </w:div>
            <w:div w:id="1290672567">
              <w:marLeft w:val="0"/>
              <w:marRight w:val="0"/>
              <w:marTop w:val="0"/>
              <w:marBottom w:val="0"/>
              <w:divBdr>
                <w:top w:val="none" w:sz="0" w:space="0" w:color="auto"/>
                <w:left w:val="none" w:sz="0" w:space="0" w:color="auto"/>
                <w:bottom w:val="none" w:sz="0" w:space="0" w:color="auto"/>
                <w:right w:val="none" w:sz="0" w:space="0" w:color="auto"/>
              </w:divBdr>
            </w:div>
            <w:div w:id="1291977321">
              <w:marLeft w:val="0"/>
              <w:marRight w:val="0"/>
              <w:marTop w:val="0"/>
              <w:marBottom w:val="0"/>
              <w:divBdr>
                <w:top w:val="none" w:sz="0" w:space="0" w:color="auto"/>
                <w:left w:val="none" w:sz="0" w:space="0" w:color="auto"/>
                <w:bottom w:val="none" w:sz="0" w:space="0" w:color="auto"/>
                <w:right w:val="none" w:sz="0" w:space="0" w:color="auto"/>
              </w:divBdr>
            </w:div>
            <w:div w:id="1294024439">
              <w:marLeft w:val="0"/>
              <w:marRight w:val="0"/>
              <w:marTop w:val="0"/>
              <w:marBottom w:val="0"/>
              <w:divBdr>
                <w:top w:val="none" w:sz="0" w:space="0" w:color="auto"/>
                <w:left w:val="none" w:sz="0" w:space="0" w:color="auto"/>
                <w:bottom w:val="none" w:sz="0" w:space="0" w:color="auto"/>
                <w:right w:val="none" w:sz="0" w:space="0" w:color="auto"/>
              </w:divBdr>
            </w:div>
            <w:div w:id="1295216499">
              <w:marLeft w:val="0"/>
              <w:marRight w:val="0"/>
              <w:marTop w:val="0"/>
              <w:marBottom w:val="0"/>
              <w:divBdr>
                <w:top w:val="none" w:sz="0" w:space="0" w:color="auto"/>
                <w:left w:val="none" w:sz="0" w:space="0" w:color="auto"/>
                <w:bottom w:val="none" w:sz="0" w:space="0" w:color="auto"/>
                <w:right w:val="none" w:sz="0" w:space="0" w:color="auto"/>
              </w:divBdr>
            </w:div>
            <w:div w:id="1296376493">
              <w:marLeft w:val="0"/>
              <w:marRight w:val="0"/>
              <w:marTop w:val="0"/>
              <w:marBottom w:val="0"/>
              <w:divBdr>
                <w:top w:val="none" w:sz="0" w:space="0" w:color="auto"/>
                <w:left w:val="none" w:sz="0" w:space="0" w:color="auto"/>
                <w:bottom w:val="none" w:sz="0" w:space="0" w:color="auto"/>
                <w:right w:val="none" w:sz="0" w:space="0" w:color="auto"/>
              </w:divBdr>
            </w:div>
            <w:div w:id="1296527602">
              <w:marLeft w:val="0"/>
              <w:marRight w:val="0"/>
              <w:marTop w:val="0"/>
              <w:marBottom w:val="0"/>
              <w:divBdr>
                <w:top w:val="none" w:sz="0" w:space="0" w:color="auto"/>
                <w:left w:val="none" w:sz="0" w:space="0" w:color="auto"/>
                <w:bottom w:val="none" w:sz="0" w:space="0" w:color="auto"/>
                <w:right w:val="none" w:sz="0" w:space="0" w:color="auto"/>
              </w:divBdr>
            </w:div>
            <w:div w:id="1297099131">
              <w:marLeft w:val="0"/>
              <w:marRight w:val="0"/>
              <w:marTop w:val="0"/>
              <w:marBottom w:val="0"/>
              <w:divBdr>
                <w:top w:val="none" w:sz="0" w:space="0" w:color="auto"/>
                <w:left w:val="none" w:sz="0" w:space="0" w:color="auto"/>
                <w:bottom w:val="none" w:sz="0" w:space="0" w:color="auto"/>
                <w:right w:val="none" w:sz="0" w:space="0" w:color="auto"/>
              </w:divBdr>
            </w:div>
            <w:div w:id="1297221866">
              <w:marLeft w:val="0"/>
              <w:marRight w:val="0"/>
              <w:marTop w:val="0"/>
              <w:marBottom w:val="0"/>
              <w:divBdr>
                <w:top w:val="none" w:sz="0" w:space="0" w:color="auto"/>
                <w:left w:val="none" w:sz="0" w:space="0" w:color="auto"/>
                <w:bottom w:val="none" w:sz="0" w:space="0" w:color="auto"/>
                <w:right w:val="none" w:sz="0" w:space="0" w:color="auto"/>
              </w:divBdr>
            </w:div>
            <w:div w:id="1299916304">
              <w:marLeft w:val="0"/>
              <w:marRight w:val="0"/>
              <w:marTop w:val="0"/>
              <w:marBottom w:val="0"/>
              <w:divBdr>
                <w:top w:val="none" w:sz="0" w:space="0" w:color="auto"/>
                <w:left w:val="none" w:sz="0" w:space="0" w:color="auto"/>
                <w:bottom w:val="none" w:sz="0" w:space="0" w:color="auto"/>
                <w:right w:val="none" w:sz="0" w:space="0" w:color="auto"/>
              </w:divBdr>
            </w:div>
            <w:div w:id="1300302003">
              <w:marLeft w:val="0"/>
              <w:marRight w:val="0"/>
              <w:marTop w:val="0"/>
              <w:marBottom w:val="0"/>
              <w:divBdr>
                <w:top w:val="none" w:sz="0" w:space="0" w:color="auto"/>
                <w:left w:val="none" w:sz="0" w:space="0" w:color="auto"/>
                <w:bottom w:val="none" w:sz="0" w:space="0" w:color="auto"/>
                <w:right w:val="none" w:sz="0" w:space="0" w:color="auto"/>
              </w:divBdr>
            </w:div>
            <w:div w:id="1300383936">
              <w:marLeft w:val="0"/>
              <w:marRight w:val="0"/>
              <w:marTop w:val="0"/>
              <w:marBottom w:val="0"/>
              <w:divBdr>
                <w:top w:val="none" w:sz="0" w:space="0" w:color="auto"/>
                <w:left w:val="none" w:sz="0" w:space="0" w:color="auto"/>
                <w:bottom w:val="none" w:sz="0" w:space="0" w:color="auto"/>
                <w:right w:val="none" w:sz="0" w:space="0" w:color="auto"/>
              </w:divBdr>
            </w:div>
            <w:div w:id="1300693509">
              <w:marLeft w:val="0"/>
              <w:marRight w:val="0"/>
              <w:marTop w:val="0"/>
              <w:marBottom w:val="0"/>
              <w:divBdr>
                <w:top w:val="none" w:sz="0" w:space="0" w:color="auto"/>
                <w:left w:val="none" w:sz="0" w:space="0" w:color="auto"/>
                <w:bottom w:val="none" w:sz="0" w:space="0" w:color="auto"/>
                <w:right w:val="none" w:sz="0" w:space="0" w:color="auto"/>
              </w:divBdr>
            </w:div>
            <w:div w:id="1301107242">
              <w:marLeft w:val="0"/>
              <w:marRight w:val="0"/>
              <w:marTop w:val="0"/>
              <w:marBottom w:val="0"/>
              <w:divBdr>
                <w:top w:val="none" w:sz="0" w:space="0" w:color="auto"/>
                <w:left w:val="none" w:sz="0" w:space="0" w:color="auto"/>
                <w:bottom w:val="none" w:sz="0" w:space="0" w:color="auto"/>
                <w:right w:val="none" w:sz="0" w:space="0" w:color="auto"/>
              </w:divBdr>
            </w:div>
            <w:div w:id="1301567995">
              <w:marLeft w:val="0"/>
              <w:marRight w:val="0"/>
              <w:marTop w:val="0"/>
              <w:marBottom w:val="0"/>
              <w:divBdr>
                <w:top w:val="none" w:sz="0" w:space="0" w:color="auto"/>
                <w:left w:val="none" w:sz="0" w:space="0" w:color="auto"/>
                <w:bottom w:val="none" w:sz="0" w:space="0" w:color="auto"/>
                <w:right w:val="none" w:sz="0" w:space="0" w:color="auto"/>
              </w:divBdr>
            </w:div>
            <w:div w:id="1302157127">
              <w:marLeft w:val="0"/>
              <w:marRight w:val="0"/>
              <w:marTop w:val="0"/>
              <w:marBottom w:val="0"/>
              <w:divBdr>
                <w:top w:val="none" w:sz="0" w:space="0" w:color="auto"/>
                <w:left w:val="none" w:sz="0" w:space="0" w:color="auto"/>
                <w:bottom w:val="none" w:sz="0" w:space="0" w:color="auto"/>
                <w:right w:val="none" w:sz="0" w:space="0" w:color="auto"/>
              </w:divBdr>
            </w:div>
            <w:div w:id="1302536728">
              <w:marLeft w:val="0"/>
              <w:marRight w:val="0"/>
              <w:marTop w:val="0"/>
              <w:marBottom w:val="0"/>
              <w:divBdr>
                <w:top w:val="none" w:sz="0" w:space="0" w:color="auto"/>
                <w:left w:val="none" w:sz="0" w:space="0" w:color="auto"/>
                <w:bottom w:val="none" w:sz="0" w:space="0" w:color="auto"/>
                <w:right w:val="none" w:sz="0" w:space="0" w:color="auto"/>
              </w:divBdr>
            </w:div>
            <w:div w:id="1303542655">
              <w:marLeft w:val="0"/>
              <w:marRight w:val="0"/>
              <w:marTop w:val="0"/>
              <w:marBottom w:val="0"/>
              <w:divBdr>
                <w:top w:val="none" w:sz="0" w:space="0" w:color="auto"/>
                <w:left w:val="none" w:sz="0" w:space="0" w:color="auto"/>
                <w:bottom w:val="none" w:sz="0" w:space="0" w:color="auto"/>
                <w:right w:val="none" w:sz="0" w:space="0" w:color="auto"/>
              </w:divBdr>
            </w:div>
            <w:div w:id="1306007950">
              <w:marLeft w:val="0"/>
              <w:marRight w:val="0"/>
              <w:marTop w:val="0"/>
              <w:marBottom w:val="0"/>
              <w:divBdr>
                <w:top w:val="none" w:sz="0" w:space="0" w:color="auto"/>
                <w:left w:val="none" w:sz="0" w:space="0" w:color="auto"/>
                <w:bottom w:val="none" w:sz="0" w:space="0" w:color="auto"/>
                <w:right w:val="none" w:sz="0" w:space="0" w:color="auto"/>
              </w:divBdr>
            </w:div>
            <w:div w:id="1308630608">
              <w:marLeft w:val="0"/>
              <w:marRight w:val="0"/>
              <w:marTop w:val="0"/>
              <w:marBottom w:val="0"/>
              <w:divBdr>
                <w:top w:val="none" w:sz="0" w:space="0" w:color="auto"/>
                <w:left w:val="none" w:sz="0" w:space="0" w:color="auto"/>
                <w:bottom w:val="none" w:sz="0" w:space="0" w:color="auto"/>
                <w:right w:val="none" w:sz="0" w:space="0" w:color="auto"/>
              </w:divBdr>
            </w:div>
            <w:div w:id="1311666293">
              <w:marLeft w:val="0"/>
              <w:marRight w:val="0"/>
              <w:marTop w:val="0"/>
              <w:marBottom w:val="0"/>
              <w:divBdr>
                <w:top w:val="none" w:sz="0" w:space="0" w:color="auto"/>
                <w:left w:val="none" w:sz="0" w:space="0" w:color="auto"/>
                <w:bottom w:val="none" w:sz="0" w:space="0" w:color="auto"/>
                <w:right w:val="none" w:sz="0" w:space="0" w:color="auto"/>
              </w:divBdr>
            </w:div>
            <w:div w:id="1311864721">
              <w:marLeft w:val="0"/>
              <w:marRight w:val="0"/>
              <w:marTop w:val="0"/>
              <w:marBottom w:val="0"/>
              <w:divBdr>
                <w:top w:val="none" w:sz="0" w:space="0" w:color="auto"/>
                <w:left w:val="none" w:sz="0" w:space="0" w:color="auto"/>
                <w:bottom w:val="none" w:sz="0" w:space="0" w:color="auto"/>
                <w:right w:val="none" w:sz="0" w:space="0" w:color="auto"/>
              </w:divBdr>
            </w:div>
            <w:div w:id="1312635845">
              <w:marLeft w:val="0"/>
              <w:marRight w:val="0"/>
              <w:marTop w:val="0"/>
              <w:marBottom w:val="0"/>
              <w:divBdr>
                <w:top w:val="none" w:sz="0" w:space="0" w:color="auto"/>
                <w:left w:val="none" w:sz="0" w:space="0" w:color="auto"/>
                <w:bottom w:val="none" w:sz="0" w:space="0" w:color="auto"/>
                <w:right w:val="none" w:sz="0" w:space="0" w:color="auto"/>
              </w:divBdr>
            </w:div>
            <w:div w:id="1318222803">
              <w:marLeft w:val="0"/>
              <w:marRight w:val="0"/>
              <w:marTop w:val="0"/>
              <w:marBottom w:val="0"/>
              <w:divBdr>
                <w:top w:val="none" w:sz="0" w:space="0" w:color="auto"/>
                <w:left w:val="none" w:sz="0" w:space="0" w:color="auto"/>
                <w:bottom w:val="none" w:sz="0" w:space="0" w:color="auto"/>
                <w:right w:val="none" w:sz="0" w:space="0" w:color="auto"/>
              </w:divBdr>
            </w:div>
            <w:div w:id="1318919403">
              <w:marLeft w:val="0"/>
              <w:marRight w:val="0"/>
              <w:marTop w:val="0"/>
              <w:marBottom w:val="0"/>
              <w:divBdr>
                <w:top w:val="none" w:sz="0" w:space="0" w:color="auto"/>
                <w:left w:val="none" w:sz="0" w:space="0" w:color="auto"/>
                <w:bottom w:val="none" w:sz="0" w:space="0" w:color="auto"/>
                <w:right w:val="none" w:sz="0" w:space="0" w:color="auto"/>
              </w:divBdr>
            </w:div>
            <w:div w:id="1319773734">
              <w:marLeft w:val="0"/>
              <w:marRight w:val="0"/>
              <w:marTop w:val="0"/>
              <w:marBottom w:val="0"/>
              <w:divBdr>
                <w:top w:val="none" w:sz="0" w:space="0" w:color="auto"/>
                <w:left w:val="none" w:sz="0" w:space="0" w:color="auto"/>
                <w:bottom w:val="none" w:sz="0" w:space="0" w:color="auto"/>
                <w:right w:val="none" w:sz="0" w:space="0" w:color="auto"/>
              </w:divBdr>
            </w:div>
            <w:div w:id="1320576306">
              <w:marLeft w:val="0"/>
              <w:marRight w:val="0"/>
              <w:marTop w:val="0"/>
              <w:marBottom w:val="0"/>
              <w:divBdr>
                <w:top w:val="none" w:sz="0" w:space="0" w:color="auto"/>
                <w:left w:val="none" w:sz="0" w:space="0" w:color="auto"/>
                <w:bottom w:val="none" w:sz="0" w:space="0" w:color="auto"/>
                <w:right w:val="none" w:sz="0" w:space="0" w:color="auto"/>
              </w:divBdr>
            </w:div>
            <w:div w:id="1321927983">
              <w:marLeft w:val="0"/>
              <w:marRight w:val="0"/>
              <w:marTop w:val="0"/>
              <w:marBottom w:val="0"/>
              <w:divBdr>
                <w:top w:val="none" w:sz="0" w:space="0" w:color="auto"/>
                <w:left w:val="none" w:sz="0" w:space="0" w:color="auto"/>
                <w:bottom w:val="none" w:sz="0" w:space="0" w:color="auto"/>
                <w:right w:val="none" w:sz="0" w:space="0" w:color="auto"/>
              </w:divBdr>
            </w:div>
            <w:div w:id="1322732619">
              <w:marLeft w:val="0"/>
              <w:marRight w:val="0"/>
              <w:marTop w:val="0"/>
              <w:marBottom w:val="0"/>
              <w:divBdr>
                <w:top w:val="none" w:sz="0" w:space="0" w:color="auto"/>
                <w:left w:val="none" w:sz="0" w:space="0" w:color="auto"/>
                <w:bottom w:val="none" w:sz="0" w:space="0" w:color="auto"/>
                <w:right w:val="none" w:sz="0" w:space="0" w:color="auto"/>
              </w:divBdr>
            </w:div>
            <w:div w:id="1329558916">
              <w:marLeft w:val="0"/>
              <w:marRight w:val="0"/>
              <w:marTop w:val="0"/>
              <w:marBottom w:val="0"/>
              <w:divBdr>
                <w:top w:val="none" w:sz="0" w:space="0" w:color="auto"/>
                <w:left w:val="none" w:sz="0" w:space="0" w:color="auto"/>
                <w:bottom w:val="none" w:sz="0" w:space="0" w:color="auto"/>
                <w:right w:val="none" w:sz="0" w:space="0" w:color="auto"/>
              </w:divBdr>
            </w:div>
            <w:div w:id="1332026529">
              <w:marLeft w:val="0"/>
              <w:marRight w:val="0"/>
              <w:marTop w:val="0"/>
              <w:marBottom w:val="0"/>
              <w:divBdr>
                <w:top w:val="none" w:sz="0" w:space="0" w:color="auto"/>
                <w:left w:val="none" w:sz="0" w:space="0" w:color="auto"/>
                <w:bottom w:val="none" w:sz="0" w:space="0" w:color="auto"/>
                <w:right w:val="none" w:sz="0" w:space="0" w:color="auto"/>
              </w:divBdr>
            </w:div>
            <w:div w:id="1332297816">
              <w:marLeft w:val="0"/>
              <w:marRight w:val="0"/>
              <w:marTop w:val="0"/>
              <w:marBottom w:val="0"/>
              <w:divBdr>
                <w:top w:val="none" w:sz="0" w:space="0" w:color="auto"/>
                <w:left w:val="none" w:sz="0" w:space="0" w:color="auto"/>
                <w:bottom w:val="none" w:sz="0" w:space="0" w:color="auto"/>
                <w:right w:val="none" w:sz="0" w:space="0" w:color="auto"/>
              </w:divBdr>
            </w:div>
            <w:div w:id="1333098650">
              <w:marLeft w:val="0"/>
              <w:marRight w:val="0"/>
              <w:marTop w:val="0"/>
              <w:marBottom w:val="0"/>
              <w:divBdr>
                <w:top w:val="none" w:sz="0" w:space="0" w:color="auto"/>
                <w:left w:val="none" w:sz="0" w:space="0" w:color="auto"/>
                <w:bottom w:val="none" w:sz="0" w:space="0" w:color="auto"/>
                <w:right w:val="none" w:sz="0" w:space="0" w:color="auto"/>
              </w:divBdr>
            </w:div>
            <w:div w:id="1333532330">
              <w:marLeft w:val="0"/>
              <w:marRight w:val="0"/>
              <w:marTop w:val="0"/>
              <w:marBottom w:val="0"/>
              <w:divBdr>
                <w:top w:val="none" w:sz="0" w:space="0" w:color="auto"/>
                <w:left w:val="none" w:sz="0" w:space="0" w:color="auto"/>
                <w:bottom w:val="none" w:sz="0" w:space="0" w:color="auto"/>
                <w:right w:val="none" w:sz="0" w:space="0" w:color="auto"/>
              </w:divBdr>
            </w:div>
            <w:div w:id="1334988828">
              <w:marLeft w:val="0"/>
              <w:marRight w:val="0"/>
              <w:marTop w:val="0"/>
              <w:marBottom w:val="0"/>
              <w:divBdr>
                <w:top w:val="none" w:sz="0" w:space="0" w:color="auto"/>
                <w:left w:val="none" w:sz="0" w:space="0" w:color="auto"/>
                <w:bottom w:val="none" w:sz="0" w:space="0" w:color="auto"/>
                <w:right w:val="none" w:sz="0" w:space="0" w:color="auto"/>
              </w:divBdr>
            </w:div>
            <w:div w:id="1337344793">
              <w:marLeft w:val="0"/>
              <w:marRight w:val="0"/>
              <w:marTop w:val="0"/>
              <w:marBottom w:val="0"/>
              <w:divBdr>
                <w:top w:val="none" w:sz="0" w:space="0" w:color="auto"/>
                <w:left w:val="none" w:sz="0" w:space="0" w:color="auto"/>
                <w:bottom w:val="none" w:sz="0" w:space="0" w:color="auto"/>
                <w:right w:val="none" w:sz="0" w:space="0" w:color="auto"/>
              </w:divBdr>
            </w:div>
            <w:div w:id="1338532243">
              <w:marLeft w:val="0"/>
              <w:marRight w:val="0"/>
              <w:marTop w:val="0"/>
              <w:marBottom w:val="0"/>
              <w:divBdr>
                <w:top w:val="none" w:sz="0" w:space="0" w:color="auto"/>
                <w:left w:val="none" w:sz="0" w:space="0" w:color="auto"/>
                <w:bottom w:val="none" w:sz="0" w:space="0" w:color="auto"/>
                <w:right w:val="none" w:sz="0" w:space="0" w:color="auto"/>
              </w:divBdr>
            </w:div>
            <w:div w:id="1341614562">
              <w:marLeft w:val="0"/>
              <w:marRight w:val="0"/>
              <w:marTop w:val="0"/>
              <w:marBottom w:val="0"/>
              <w:divBdr>
                <w:top w:val="none" w:sz="0" w:space="0" w:color="auto"/>
                <w:left w:val="none" w:sz="0" w:space="0" w:color="auto"/>
                <w:bottom w:val="none" w:sz="0" w:space="0" w:color="auto"/>
                <w:right w:val="none" w:sz="0" w:space="0" w:color="auto"/>
              </w:divBdr>
            </w:div>
            <w:div w:id="1342048289">
              <w:marLeft w:val="0"/>
              <w:marRight w:val="0"/>
              <w:marTop w:val="0"/>
              <w:marBottom w:val="0"/>
              <w:divBdr>
                <w:top w:val="none" w:sz="0" w:space="0" w:color="auto"/>
                <w:left w:val="none" w:sz="0" w:space="0" w:color="auto"/>
                <w:bottom w:val="none" w:sz="0" w:space="0" w:color="auto"/>
                <w:right w:val="none" w:sz="0" w:space="0" w:color="auto"/>
              </w:divBdr>
            </w:div>
            <w:div w:id="1342317648">
              <w:marLeft w:val="0"/>
              <w:marRight w:val="0"/>
              <w:marTop w:val="0"/>
              <w:marBottom w:val="0"/>
              <w:divBdr>
                <w:top w:val="none" w:sz="0" w:space="0" w:color="auto"/>
                <w:left w:val="none" w:sz="0" w:space="0" w:color="auto"/>
                <w:bottom w:val="none" w:sz="0" w:space="0" w:color="auto"/>
                <w:right w:val="none" w:sz="0" w:space="0" w:color="auto"/>
              </w:divBdr>
            </w:div>
            <w:div w:id="1344746005">
              <w:marLeft w:val="0"/>
              <w:marRight w:val="0"/>
              <w:marTop w:val="0"/>
              <w:marBottom w:val="0"/>
              <w:divBdr>
                <w:top w:val="none" w:sz="0" w:space="0" w:color="auto"/>
                <w:left w:val="none" w:sz="0" w:space="0" w:color="auto"/>
                <w:bottom w:val="none" w:sz="0" w:space="0" w:color="auto"/>
                <w:right w:val="none" w:sz="0" w:space="0" w:color="auto"/>
              </w:divBdr>
            </w:div>
            <w:div w:id="1347051193">
              <w:marLeft w:val="0"/>
              <w:marRight w:val="0"/>
              <w:marTop w:val="0"/>
              <w:marBottom w:val="0"/>
              <w:divBdr>
                <w:top w:val="none" w:sz="0" w:space="0" w:color="auto"/>
                <w:left w:val="none" w:sz="0" w:space="0" w:color="auto"/>
                <w:bottom w:val="none" w:sz="0" w:space="0" w:color="auto"/>
                <w:right w:val="none" w:sz="0" w:space="0" w:color="auto"/>
              </w:divBdr>
            </w:div>
            <w:div w:id="1348215968">
              <w:marLeft w:val="0"/>
              <w:marRight w:val="0"/>
              <w:marTop w:val="0"/>
              <w:marBottom w:val="0"/>
              <w:divBdr>
                <w:top w:val="none" w:sz="0" w:space="0" w:color="auto"/>
                <w:left w:val="none" w:sz="0" w:space="0" w:color="auto"/>
                <w:bottom w:val="none" w:sz="0" w:space="0" w:color="auto"/>
                <w:right w:val="none" w:sz="0" w:space="0" w:color="auto"/>
              </w:divBdr>
            </w:div>
            <w:div w:id="1351369075">
              <w:marLeft w:val="0"/>
              <w:marRight w:val="0"/>
              <w:marTop w:val="0"/>
              <w:marBottom w:val="0"/>
              <w:divBdr>
                <w:top w:val="none" w:sz="0" w:space="0" w:color="auto"/>
                <w:left w:val="none" w:sz="0" w:space="0" w:color="auto"/>
                <w:bottom w:val="none" w:sz="0" w:space="0" w:color="auto"/>
                <w:right w:val="none" w:sz="0" w:space="0" w:color="auto"/>
              </w:divBdr>
            </w:div>
            <w:div w:id="1351372249">
              <w:marLeft w:val="0"/>
              <w:marRight w:val="0"/>
              <w:marTop w:val="0"/>
              <w:marBottom w:val="0"/>
              <w:divBdr>
                <w:top w:val="none" w:sz="0" w:space="0" w:color="auto"/>
                <w:left w:val="none" w:sz="0" w:space="0" w:color="auto"/>
                <w:bottom w:val="none" w:sz="0" w:space="0" w:color="auto"/>
                <w:right w:val="none" w:sz="0" w:space="0" w:color="auto"/>
              </w:divBdr>
            </w:div>
            <w:div w:id="1351449448">
              <w:marLeft w:val="0"/>
              <w:marRight w:val="0"/>
              <w:marTop w:val="0"/>
              <w:marBottom w:val="0"/>
              <w:divBdr>
                <w:top w:val="none" w:sz="0" w:space="0" w:color="auto"/>
                <w:left w:val="none" w:sz="0" w:space="0" w:color="auto"/>
                <w:bottom w:val="none" w:sz="0" w:space="0" w:color="auto"/>
                <w:right w:val="none" w:sz="0" w:space="0" w:color="auto"/>
              </w:divBdr>
            </w:div>
            <w:div w:id="1351688412">
              <w:marLeft w:val="0"/>
              <w:marRight w:val="0"/>
              <w:marTop w:val="0"/>
              <w:marBottom w:val="0"/>
              <w:divBdr>
                <w:top w:val="none" w:sz="0" w:space="0" w:color="auto"/>
                <w:left w:val="none" w:sz="0" w:space="0" w:color="auto"/>
                <w:bottom w:val="none" w:sz="0" w:space="0" w:color="auto"/>
                <w:right w:val="none" w:sz="0" w:space="0" w:color="auto"/>
              </w:divBdr>
            </w:div>
            <w:div w:id="1352755694">
              <w:marLeft w:val="0"/>
              <w:marRight w:val="0"/>
              <w:marTop w:val="0"/>
              <w:marBottom w:val="0"/>
              <w:divBdr>
                <w:top w:val="none" w:sz="0" w:space="0" w:color="auto"/>
                <w:left w:val="none" w:sz="0" w:space="0" w:color="auto"/>
                <w:bottom w:val="none" w:sz="0" w:space="0" w:color="auto"/>
                <w:right w:val="none" w:sz="0" w:space="0" w:color="auto"/>
              </w:divBdr>
            </w:div>
            <w:div w:id="1355040169">
              <w:marLeft w:val="0"/>
              <w:marRight w:val="0"/>
              <w:marTop w:val="0"/>
              <w:marBottom w:val="0"/>
              <w:divBdr>
                <w:top w:val="none" w:sz="0" w:space="0" w:color="auto"/>
                <w:left w:val="none" w:sz="0" w:space="0" w:color="auto"/>
                <w:bottom w:val="none" w:sz="0" w:space="0" w:color="auto"/>
                <w:right w:val="none" w:sz="0" w:space="0" w:color="auto"/>
              </w:divBdr>
            </w:div>
            <w:div w:id="1356149216">
              <w:marLeft w:val="0"/>
              <w:marRight w:val="0"/>
              <w:marTop w:val="0"/>
              <w:marBottom w:val="0"/>
              <w:divBdr>
                <w:top w:val="none" w:sz="0" w:space="0" w:color="auto"/>
                <w:left w:val="none" w:sz="0" w:space="0" w:color="auto"/>
                <w:bottom w:val="none" w:sz="0" w:space="0" w:color="auto"/>
                <w:right w:val="none" w:sz="0" w:space="0" w:color="auto"/>
              </w:divBdr>
            </w:div>
            <w:div w:id="1356538972">
              <w:marLeft w:val="0"/>
              <w:marRight w:val="0"/>
              <w:marTop w:val="0"/>
              <w:marBottom w:val="0"/>
              <w:divBdr>
                <w:top w:val="none" w:sz="0" w:space="0" w:color="auto"/>
                <w:left w:val="none" w:sz="0" w:space="0" w:color="auto"/>
                <w:bottom w:val="none" w:sz="0" w:space="0" w:color="auto"/>
                <w:right w:val="none" w:sz="0" w:space="0" w:color="auto"/>
              </w:divBdr>
            </w:div>
            <w:div w:id="1357073676">
              <w:marLeft w:val="0"/>
              <w:marRight w:val="0"/>
              <w:marTop w:val="0"/>
              <w:marBottom w:val="0"/>
              <w:divBdr>
                <w:top w:val="none" w:sz="0" w:space="0" w:color="auto"/>
                <w:left w:val="none" w:sz="0" w:space="0" w:color="auto"/>
                <w:bottom w:val="none" w:sz="0" w:space="0" w:color="auto"/>
                <w:right w:val="none" w:sz="0" w:space="0" w:color="auto"/>
              </w:divBdr>
            </w:div>
            <w:div w:id="1357779289">
              <w:marLeft w:val="0"/>
              <w:marRight w:val="0"/>
              <w:marTop w:val="0"/>
              <w:marBottom w:val="0"/>
              <w:divBdr>
                <w:top w:val="none" w:sz="0" w:space="0" w:color="auto"/>
                <w:left w:val="none" w:sz="0" w:space="0" w:color="auto"/>
                <w:bottom w:val="none" w:sz="0" w:space="0" w:color="auto"/>
                <w:right w:val="none" w:sz="0" w:space="0" w:color="auto"/>
              </w:divBdr>
            </w:div>
            <w:div w:id="1357779800">
              <w:marLeft w:val="0"/>
              <w:marRight w:val="0"/>
              <w:marTop w:val="0"/>
              <w:marBottom w:val="0"/>
              <w:divBdr>
                <w:top w:val="none" w:sz="0" w:space="0" w:color="auto"/>
                <w:left w:val="none" w:sz="0" w:space="0" w:color="auto"/>
                <w:bottom w:val="none" w:sz="0" w:space="0" w:color="auto"/>
                <w:right w:val="none" w:sz="0" w:space="0" w:color="auto"/>
              </w:divBdr>
            </w:div>
            <w:div w:id="1358114807">
              <w:marLeft w:val="0"/>
              <w:marRight w:val="0"/>
              <w:marTop w:val="0"/>
              <w:marBottom w:val="0"/>
              <w:divBdr>
                <w:top w:val="none" w:sz="0" w:space="0" w:color="auto"/>
                <w:left w:val="none" w:sz="0" w:space="0" w:color="auto"/>
                <w:bottom w:val="none" w:sz="0" w:space="0" w:color="auto"/>
                <w:right w:val="none" w:sz="0" w:space="0" w:color="auto"/>
              </w:divBdr>
            </w:div>
            <w:div w:id="1359426364">
              <w:marLeft w:val="0"/>
              <w:marRight w:val="0"/>
              <w:marTop w:val="0"/>
              <w:marBottom w:val="0"/>
              <w:divBdr>
                <w:top w:val="none" w:sz="0" w:space="0" w:color="auto"/>
                <w:left w:val="none" w:sz="0" w:space="0" w:color="auto"/>
                <w:bottom w:val="none" w:sz="0" w:space="0" w:color="auto"/>
                <w:right w:val="none" w:sz="0" w:space="0" w:color="auto"/>
              </w:divBdr>
            </w:div>
            <w:div w:id="1359694089">
              <w:marLeft w:val="0"/>
              <w:marRight w:val="0"/>
              <w:marTop w:val="0"/>
              <w:marBottom w:val="0"/>
              <w:divBdr>
                <w:top w:val="none" w:sz="0" w:space="0" w:color="auto"/>
                <w:left w:val="none" w:sz="0" w:space="0" w:color="auto"/>
                <w:bottom w:val="none" w:sz="0" w:space="0" w:color="auto"/>
                <w:right w:val="none" w:sz="0" w:space="0" w:color="auto"/>
              </w:divBdr>
            </w:div>
            <w:div w:id="1360617482">
              <w:marLeft w:val="0"/>
              <w:marRight w:val="0"/>
              <w:marTop w:val="0"/>
              <w:marBottom w:val="0"/>
              <w:divBdr>
                <w:top w:val="none" w:sz="0" w:space="0" w:color="auto"/>
                <w:left w:val="none" w:sz="0" w:space="0" w:color="auto"/>
                <w:bottom w:val="none" w:sz="0" w:space="0" w:color="auto"/>
                <w:right w:val="none" w:sz="0" w:space="0" w:color="auto"/>
              </w:divBdr>
            </w:div>
            <w:div w:id="1360937314">
              <w:marLeft w:val="0"/>
              <w:marRight w:val="0"/>
              <w:marTop w:val="0"/>
              <w:marBottom w:val="0"/>
              <w:divBdr>
                <w:top w:val="none" w:sz="0" w:space="0" w:color="auto"/>
                <w:left w:val="none" w:sz="0" w:space="0" w:color="auto"/>
                <w:bottom w:val="none" w:sz="0" w:space="0" w:color="auto"/>
                <w:right w:val="none" w:sz="0" w:space="0" w:color="auto"/>
              </w:divBdr>
            </w:div>
            <w:div w:id="1362317943">
              <w:marLeft w:val="0"/>
              <w:marRight w:val="0"/>
              <w:marTop w:val="0"/>
              <w:marBottom w:val="0"/>
              <w:divBdr>
                <w:top w:val="none" w:sz="0" w:space="0" w:color="auto"/>
                <w:left w:val="none" w:sz="0" w:space="0" w:color="auto"/>
                <w:bottom w:val="none" w:sz="0" w:space="0" w:color="auto"/>
                <w:right w:val="none" w:sz="0" w:space="0" w:color="auto"/>
              </w:divBdr>
            </w:div>
            <w:div w:id="1362365509">
              <w:marLeft w:val="0"/>
              <w:marRight w:val="0"/>
              <w:marTop w:val="0"/>
              <w:marBottom w:val="0"/>
              <w:divBdr>
                <w:top w:val="none" w:sz="0" w:space="0" w:color="auto"/>
                <w:left w:val="none" w:sz="0" w:space="0" w:color="auto"/>
                <w:bottom w:val="none" w:sz="0" w:space="0" w:color="auto"/>
                <w:right w:val="none" w:sz="0" w:space="0" w:color="auto"/>
              </w:divBdr>
            </w:div>
            <w:div w:id="1365979163">
              <w:marLeft w:val="0"/>
              <w:marRight w:val="0"/>
              <w:marTop w:val="0"/>
              <w:marBottom w:val="0"/>
              <w:divBdr>
                <w:top w:val="none" w:sz="0" w:space="0" w:color="auto"/>
                <w:left w:val="none" w:sz="0" w:space="0" w:color="auto"/>
                <w:bottom w:val="none" w:sz="0" w:space="0" w:color="auto"/>
                <w:right w:val="none" w:sz="0" w:space="0" w:color="auto"/>
              </w:divBdr>
            </w:div>
            <w:div w:id="1367680368">
              <w:marLeft w:val="0"/>
              <w:marRight w:val="0"/>
              <w:marTop w:val="0"/>
              <w:marBottom w:val="0"/>
              <w:divBdr>
                <w:top w:val="none" w:sz="0" w:space="0" w:color="auto"/>
                <w:left w:val="none" w:sz="0" w:space="0" w:color="auto"/>
                <w:bottom w:val="none" w:sz="0" w:space="0" w:color="auto"/>
                <w:right w:val="none" w:sz="0" w:space="0" w:color="auto"/>
              </w:divBdr>
            </w:div>
            <w:div w:id="1369137373">
              <w:marLeft w:val="0"/>
              <w:marRight w:val="0"/>
              <w:marTop w:val="0"/>
              <w:marBottom w:val="0"/>
              <w:divBdr>
                <w:top w:val="none" w:sz="0" w:space="0" w:color="auto"/>
                <w:left w:val="none" w:sz="0" w:space="0" w:color="auto"/>
                <w:bottom w:val="none" w:sz="0" w:space="0" w:color="auto"/>
                <w:right w:val="none" w:sz="0" w:space="0" w:color="auto"/>
              </w:divBdr>
            </w:div>
            <w:div w:id="1369449953">
              <w:marLeft w:val="0"/>
              <w:marRight w:val="0"/>
              <w:marTop w:val="0"/>
              <w:marBottom w:val="0"/>
              <w:divBdr>
                <w:top w:val="none" w:sz="0" w:space="0" w:color="auto"/>
                <w:left w:val="none" w:sz="0" w:space="0" w:color="auto"/>
                <w:bottom w:val="none" w:sz="0" w:space="0" w:color="auto"/>
                <w:right w:val="none" w:sz="0" w:space="0" w:color="auto"/>
              </w:divBdr>
            </w:div>
            <w:div w:id="1369720967">
              <w:marLeft w:val="0"/>
              <w:marRight w:val="0"/>
              <w:marTop w:val="0"/>
              <w:marBottom w:val="0"/>
              <w:divBdr>
                <w:top w:val="none" w:sz="0" w:space="0" w:color="auto"/>
                <w:left w:val="none" w:sz="0" w:space="0" w:color="auto"/>
                <w:bottom w:val="none" w:sz="0" w:space="0" w:color="auto"/>
                <w:right w:val="none" w:sz="0" w:space="0" w:color="auto"/>
              </w:divBdr>
            </w:div>
            <w:div w:id="1372456903">
              <w:marLeft w:val="0"/>
              <w:marRight w:val="0"/>
              <w:marTop w:val="0"/>
              <w:marBottom w:val="0"/>
              <w:divBdr>
                <w:top w:val="none" w:sz="0" w:space="0" w:color="auto"/>
                <w:left w:val="none" w:sz="0" w:space="0" w:color="auto"/>
                <w:bottom w:val="none" w:sz="0" w:space="0" w:color="auto"/>
                <w:right w:val="none" w:sz="0" w:space="0" w:color="auto"/>
              </w:divBdr>
            </w:div>
            <w:div w:id="1373843160">
              <w:marLeft w:val="0"/>
              <w:marRight w:val="0"/>
              <w:marTop w:val="0"/>
              <w:marBottom w:val="0"/>
              <w:divBdr>
                <w:top w:val="none" w:sz="0" w:space="0" w:color="auto"/>
                <w:left w:val="none" w:sz="0" w:space="0" w:color="auto"/>
                <w:bottom w:val="none" w:sz="0" w:space="0" w:color="auto"/>
                <w:right w:val="none" w:sz="0" w:space="0" w:color="auto"/>
              </w:divBdr>
            </w:div>
            <w:div w:id="1374034471">
              <w:marLeft w:val="0"/>
              <w:marRight w:val="0"/>
              <w:marTop w:val="0"/>
              <w:marBottom w:val="0"/>
              <w:divBdr>
                <w:top w:val="none" w:sz="0" w:space="0" w:color="auto"/>
                <w:left w:val="none" w:sz="0" w:space="0" w:color="auto"/>
                <w:bottom w:val="none" w:sz="0" w:space="0" w:color="auto"/>
                <w:right w:val="none" w:sz="0" w:space="0" w:color="auto"/>
              </w:divBdr>
            </w:div>
            <w:div w:id="1375541146">
              <w:marLeft w:val="0"/>
              <w:marRight w:val="0"/>
              <w:marTop w:val="0"/>
              <w:marBottom w:val="0"/>
              <w:divBdr>
                <w:top w:val="none" w:sz="0" w:space="0" w:color="auto"/>
                <w:left w:val="none" w:sz="0" w:space="0" w:color="auto"/>
                <w:bottom w:val="none" w:sz="0" w:space="0" w:color="auto"/>
                <w:right w:val="none" w:sz="0" w:space="0" w:color="auto"/>
              </w:divBdr>
            </w:div>
            <w:div w:id="1377316212">
              <w:marLeft w:val="0"/>
              <w:marRight w:val="0"/>
              <w:marTop w:val="0"/>
              <w:marBottom w:val="0"/>
              <w:divBdr>
                <w:top w:val="none" w:sz="0" w:space="0" w:color="auto"/>
                <w:left w:val="none" w:sz="0" w:space="0" w:color="auto"/>
                <w:bottom w:val="none" w:sz="0" w:space="0" w:color="auto"/>
                <w:right w:val="none" w:sz="0" w:space="0" w:color="auto"/>
              </w:divBdr>
            </w:div>
            <w:div w:id="1377389959">
              <w:marLeft w:val="0"/>
              <w:marRight w:val="0"/>
              <w:marTop w:val="0"/>
              <w:marBottom w:val="0"/>
              <w:divBdr>
                <w:top w:val="none" w:sz="0" w:space="0" w:color="auto"/>
                <w:left w:val="none" w:sz="0" w:space="0" w:color="auto"/>
                <w:bottom w:val="none" w:sz="0" w:space="0" w:color="auto"/>
                <w:right w:val="none" w:sz="0" w:space="0" w:color="auto"/>
              </w:divBdr>
            </w:div>
            <w:div w:id="1378048789">
              <w:marLeft w:val="0"/>
              <w:marRight w:val="0"/>
              <w:marTop w:val="0"/>
              <w:marBottom w:val="0"/>
              <w:divBdr>
                <w:top w:val="none" w:sz="0" w:space="0" w:color="auto"/>
                <w:left w:val="none" w:sz="0" w:space="0" w:color="auto"/>
                <w:bottom w:val="none" w:sz="0" w:space="0" w:color="auto"/>
                <w:right w:val="none" w:sz="0" w:space="0" w:color="auto"/>
              </w:divBdr>
            </w:div>
            <w:div w:id="1379432215">
              <w:marLeft w:val="0"/>
              <w:marRight w:val="0"/>
              <w:marTop w:val="0"/>
              <w:marBottom w:val="0"/>
              <w:divBdr>
                <w:top w:val="none" w:sz="0" w:space="0" w:color="auto"/>
                <w:left w:val="none" w:sz="0" w:space="0" w:color="auto"/>
                <w:bottom w:val="none" w:sz="0" w:space="0" w:color="auto"/>
                <w:right w:val="none" w:sz="0" w:space="0" w:color="auto"/>
              </w:divBdr>
            </w:div>
            <w:div w:id="1385644638">
              <w:marLeft w:val="0"/>
              <w:marRight w:val="0"/>
              <w:marTop w:val="0"/>
              <w:marBottom w:val="0"/>
              <w:divBdr>
                <w:top w:val="none" w:sz="0" w:space="0" w:color="auto"/>
                <w:left w:val="none" w:sz="0" w:space="0" w:color="auto"/>
                <w:bottom w:val="none" w:sz="0" w:space="0" w:color="auto"/>
                <w:right w:val="none" w:sz="0" w:space="0" w:color="auto"/>
              </w:divBdr>
            </w:div>
            <w:div w:id="1386640693">
              <w:marLeft w:val="0"/>
              <w:marRight w:val="0"/>
              <w:marTop w:val="0"/>
              <w:marBottom w:val="0"/>
              <w:divBdr>
                <w:top w:val="none" w:sz="0" w:space="0" w:color="auto"/>
                <w:left w:val="none" w:sz="0" w:space="0" w:color="auto"/>
                <w:bottom w:val="none" w:sz="0" w:space="0" w:color="auto"/>
                <w:right w:val="none" w:sz="0" w:space="0" w:color="auto"/>
              </w:divBdr>
            </w:div>
            <w:div w:id="1387145861">
              <w:marLeft w:val="0"/>
              <w:marRight w:val="0"/>
              <w:marTop w:val="0"/>
              <w:marBottom w:val="0"/>
              <w:divBdr>
                <w:top w:val="none" w:sz="0" w:space="0" w:color="auto"/>
                <w:left w:val="none" w:sz="0" w:space="0" w:color="auto"/>
                <w:bottom w:val="none" w:sz="0" w:space="0" w:color="auto"/>
                <w:right w:val="none" w:sz="0" w:space="0" w:color="auto"/>
              </w:divBdr>
            </w:div>
            <w:div w:id="1388143167">
              <w:marLeft w:val="0"/>
              <w:marRight w:val="0"/>
              <w:marTop w:val="0"/>
              <w:marBottom w:val="0"/>
              <w:divBdr>
                <w:top w:val="none" w:sz="0" w:space="0" w:color="auto"/>
                <w:left w:val="none" w:sz="0" w:space="0" w:color="auto"/>
                <w:bottom w:val="none" w:sz="0" w:space="0" w:color="auto"/>
                <w:right w:val="none" w:sz="0" w:space="0" w:color="auto"/>
              </w:divBdr>
            </w:div>
            <w:div w:id="1390035363">
              <w:marLeft w:val="0"/>
              <w:marRight w:val="0"/>
              <w:marTop w:val="0"/>
              <w:marBottom w:val="0"/>
              <w:divBdr>
                <w:top w:val="none" w:sz="0" w:space="0" w:color="auto"/>
                <w:left w:val="none" w:sz="0" w:space="0" w:color="auto"/>
                <w:bottom w:val="none" w:sz="0" w:space="0" w:color="auto"/>
                <w:right w:val="none" w:sz="0" w:space="0" w:color="auto"/>
              </w:divBdr>
            </w:div>
            <w:div w:id="1390302059">
              <w:marLeft w:val="0"/>
              <w:marRight w:val="0"/>
              <w:marTop w:val="0"/>
              <w:marBottom w:val="0"/>
              <w:divBdr>
                <w:top w:val="none" w:sz="0" w:space="0" w:color="auto"/>
                <w:left w:val="none" w:sz="0" w:space="0" w:color="auto"/>
                <w:bottom w:val="none" w:sz="0" w:space="0" w:color="auto"/>
                <w:right w:val="none" w:sz="0" w:space="0" w:color="auto"/>
              </w:divBdr>
            </w:div>
            <w:div w:id="1390882487">
              <w:marLeft w:val="0"/>
              <w:marRight w:val="0"/>
              <w:marTop w:val="0"/>
              <w:marBottom w:val="0"/>
              <w:divBdr>
                <w:top w:val="none" w:sz="0" w:space="0" w:color="auto"/>
                <w:left w:val="none" w:sz="0" w:space="0" w:color="auto"/>
                <w:bottom w:val="none" w:sz="0" w:space="0" w:color="auto"/>
                <w:right w:val="none" w:sz="0" w:space="0" w:color="auto"/>
              </w:divBdr>
            </w:div>
            <w:div w:id="1390962469">
              <w:marLeft w:val="0"/>
              <w:marRight w:val="0"/>
              <w:marTop w:val="0"/>
              <w:marBottom w:val="0"/>
              <w:divBdr>
                <w:top w:val="none" w:sz="0" w:space="0" w:color="auto"/>
                <w:left w:val="none" w:sz="0" w:space="0" w:color="auto"/>
                <w:bottom w:val="none" w:sz="0" w:space="0" w:color="auto"/>
                <w:right w:val="none" w:sz="0" w:space="0" w:color="auto"/>
              </w:divBdr>
            </w:div>
            <w:div w:id="1391153455">
              <w:marLeft w:val="0"/>
              <w:marRight w:val="0"/>
              <w:marTop w:val="0"/>
              <w:marBottom w:val="0"/>
              <w:divBdr>
                <w:top w:val="none" w:sz="0" w:space="0" w:color="auto"/>
                <w:left w:val="none" w:sz="0" w:space="0" w:color="auto"/>
                <w:bottom w:val="none" w:sz="0" w:space="0" w:color="auto"/>
                <w:right w:val="none" w:sz="0" w:space="0" w:color="auto"/>
              </w:divBdr>
            </w:div>
            <w:div w:id="1391227285">
              <w:marLeft w:val="0"/>
              <w:marRight w:val="0"/>
              <w:marTop w:val="0"/>
              <w:marBottom w:val="0"/>
              <w:divBdr>
                <w:top w:val="none" w:sz="0" w:space="0" w:color="auto"/>
                <w:left w:val="none" w:sz="0" w:space="0" w:color="auto"/>
                <w:bottom w:val="none" w:sz="0" w:space="0" w:color="auto"/>
                <w:right w:val="none" w:sz="0" w:space="0" w:color="auto"/>
              </w:divBdr>
            </w:div>
            <w:div w:id="1391806658">
              <w:marLeft w:val="0"/>
              <w:marRight w:val="0"/>
              <w:marTop w:val="0"/>
              <w:marBottom w:val="0"/>
              <w:divBdr>
                <w:top w:val="none" w:sz="0" w:space="0" w:color="auto"/>
                <w:left w:val="none" w:sz="0" w:space="0" w:color="auto"/>
                <w:bottom w:val="none" w:sz="0" w:space="0" w:color="auto"/>
                <w:right w:val="none" w:sz="0" w:space="0" w:color="auto"/>
              </w:divBdr>
            </w:div>
            <w:div w:id="1391919745">
              <w:marLeft w:val="0"/>
              <w:marRight w:val="0"/>
              <w:marTop w:val="0"/>
              <w:marBottom w:val="0"/>
              <w:divBdr>
                <w:top w:val="none" w:sz="0" w:space="0" w:color="auto"/>
                <w:left w:val="none" w:sz="0" w:space="0" w:color="auto"/>
                <w:bottom w:val="none" w:sz="0" w:space="0" w:color="auto"/>
                <w:right w:val="none" w:sz="0" w:space="0" w:color="auto"/>
              </w:divBdr>
            </w:div>
            <w:div w:id="1395471005">
              <w:marLeft w:val="0"/>
              <w:marRight w:val="0"/>
              <w:marTop w:val="0"/>
              <w:marBottom w:val="0"/>
              <w:divBdr>
                <w:top w:val="none" w:sz="0" w:space="0" w:color="auto"/>
                <w:left w:val="none" w:sz="0" w:space="0" w:color="auto"/>
                <w:bottom w:val="none" w:sz="0" w:space="0" w:color="auto"/>
                <w:right w:val="none" w:sz="0" w:space="0" w:color="auto"/>
              </w:divBdr>
            </w:div>
            <w:div w:id="1395932029">
              <w:marLeft w:val="0"/>
              <w:marRight w:val="0"/>
              <w:marTop w:val="0"/>
              <w:marBottom w:val="0"/>
              <w:divBdr>
                <w:top w:val="none" w:sz="0" w:space="0" w:color="auto"/>
                <w:left w:val="none" w:sz="0" w:space="0" w:color="auto"/>
                <w:bottom w:val="none" w:sz="0" w:space="0" w:color="auto"/>
                <w:right w:val="none" w:sz="0" w:space="0" w:color="auto"/>
              </w:divBdr>
            </w:div>
            <w:div w:id="1396315061">
              <w:marLeft w:val="0"/>
              <w:marRight w:val="0"/>
              <w:marTop w:val="0"/>
              <w:marBottom w:val="0"/>
              <w:divBdr>
                <w:top w:val="none" w:sz="0" w:space="0" w:color="auto"/>
                <w:left w:val="none" w:sz="0" w:space="0" w:color="auto"/>
                <w:bottom w:val="none" w:sz="0" w:space="0" w:color="auto"/>
                <w:right w:val="none" w:sz="0" w:space="0" w:color="auto"/>
              </w:divBdr>
            </w:div>
            <w:div w:id="1401758240">
              <w:marLeft w:val="0"/>
              <w:marRight w:val="0"/>
              <w:marTop w:val="0"/>
              <w:marBottom w:val="0"/>
              <w:divBdr>
                <w:top w:val="none" w:sz="0" w:space="0" w:color="auto"/>
                <w:left w:val="none" w:sz="0" w:space="0" w:color="auto"/>
                <w:bottom w:val="none" w:sz="0" w:space="0" w:color="auto"/>
                <w:right w:val="none" w:sz="0" w:space="0" w:color="auto"/>
              </w:divBdr>
            </w:div>
            <w:div w:id="1401899591">
              <w:marLeft w:val="0"/>
              <w:marRight w:val="0"/>
              <w:marTop w:val="0"/>
              <w:marBottom w:val="0"/>
              <w:divBdr>
                <w:top w:val="none" w:sz="0" w:space="0" w:color="auto"/>
                <w:left w:val="none" w:sz="0" w:space="0" w:color="auto"/>
                <w:bottom w:val="none" w:sz="0" w:space="0" w:color="auto"/>
                <w:right w:val="none" w:sz="0" w:space="0" w:color="auto"/>
              </w:divBdr>
            </w:div>
            <w:div w:id="1402365799">
              <w:marLeft w:val="0"/>
              <w:marRight w:val="0"/>
              <w:marTop w:val="0"/>
              <w:marBottom w:val="0"/>
              <w:divBdr>
                <w:top w:val="none" w:sz="0" w:space="0" w:color="auto"/>
                <w:left w:val="none" w:sz="0" w:space="0" w:color="auto"/>
                <w:bottom w:val="none" w:sz="0" w:space="0" w:color="auto"/>
                <w:right w:val="none" w:sz="0" w:space="0" w:color="auto"/>
              </w:divBdr>
            </w:div>
            <w:div w:id="1402366369">
              <w:marLeft w:val="0"/>
              <w:marRight w:val="0"/>
              <w:marTop w:val="0"/>
              <w:marBottom w:val="0"/>
              <w:divBdr>
                <w:top w:val="none" w:sz="0" w:space="0" w:color="auto"/>
                <w:left w:val="none" w:sz="0" w:space="0" w:color="auto"/>
                <w:bottom w:val="none" w:sz="0" w:space="0" w:color="auto"/>
                <w:right w:val="none" w:sz="0" w:space="0" w:color="auto"/>
              </w:divBdr>
            </w:div>
            <w:div w:id="1404327501">
              <w:marLeft w:val="0"/>
              <w:marRight w:val="0"/>
              <w:marTop w:val="0"/>
              <w:marBottom w:val="0"/>
              <w:divBdr>
                <w:top w:val="none" w:sz="0" w:space="0" w:color="auto"/>
                <w:left w:val="none" w:sz="0" w:space="0" w:color="auto"/>
                <w:bottom w:val="none" w:sz="0" w:space="0" w:color="auto"/>
                <w:right w:val="none" w:sz="0" w:space="0" w:color="auto"/>
              </w:divBdr>
            </w:div>
            <w:div w:id="1406220953">
              <w:marLeft w:val="0"/>
              <w:marRight w:val="0"/>
              <w:marTop w:val="0"/>
              <w:marBottom w:val="0"/>
              <w:divBdr>
                <w:top w:val="none" w:sz="0" w:space="0" w:color="auto"/>
                <w:left w:val="none" w:sz="0" w:space="0" w:color="auto"/>
                <w:bottom w:val="none" w:sz="0" w:space="0" w:color="auto"/>
                <w:right w:val="none" w:sz="0" w:space="0" w:color="auto"/>
              </w:divBdr>
            </w:div>
            <w:div w:id="1406411823">
              <w:marLeft w:val="0"/>
              <w:marRight w:val="0"/>
              <w:marTop w:val="0"/>
              <w:marBottom w:val="0"/>
              <w:divBdr>
                <w:top w:val="none" w:sz="0" w:space="0" w:color="auto"/>
                <w:left w:val="none" w:sz="0" w:space="0" w:color="auto"/>
                <w:bottom w:val="none" w:sz="0" w:space="0" w:color="auto"/>
                <w:right w:val="none" w:sz="0" w:space="0" w:color="auto"/>
              </w:divBdr>
            </w:div>
            <w:div w:id="1406876828">
              <w:marLeft w:val="0"/>
              <w:marRight w:val="0"/>
              <w:marTop w:val="0"/>
              <w:marBottom w:val="0"/>
              <w:divBdr>
                <w:top w:val="none" w:sz="0" w:space="0" w:color="auto"/>
                <w:left w:val="none" w:sz="0" w:space="0" w:color="auto"/>
                <w:bottom w:val="none" w:sz="0" w:space="0" w:color="auto"/>
                <w:right w:val="none" w:sz="0" w:space="0" w:color="auto"/>
              </w:divBdr>
            </w:div>
            <w:div w:id="1407804230">
              <w:marLeft w:val="0"/>
              <w:marRight w:val="0"/>
              <w:marTop w:val="0"/>
              <w:marBottom w:val="0"/>
              <w:divBdr>
                <w:top w:val="none" w:sz="0" w:space="0" w:color="auto"/>
                <w:left w:val="none" w:sz="0" w:space="0" w:color="auto"/>
                <w:bottom w:val="none" w:sz="0" w:space="0" w:color="auto"/>
                <w:right w:val="none" w:sz="0" w:space="0" w:color="auto"/>
              </w:divBdr>
            </w:div>
            <w:div w:id="1408960999">
              <w:marLeft w:val="0"/>
              <w:marRight w:val="0"/>
              <w:marTop w:val="0"/>
              <w:marBottom w:val="0"/>
              <w:divBdr>
                <w:top w:val="none" w:sz="0" w:space="0" w:color="auto"/>
                <w:left w:val="none" w:sz="0" w:space="0" w:color="auto"/>
                <w:bottom w:val="none" w:sz="0" w:space="0" w:color="auto"/>
                <w:right w:val="none" w:sz="0" w:space="0" w:color="auto"/>
              </w:divBdr>
            </w:div>
            <w:div w:id="1410074187">
              <w:marLeft w:val="0"/>
              <w:marRight w:val="0"/>
              <w:marTop w:val="0"/>
              <w:marBottom w:val="0"/>
              <w:divBdr>
                <w:top w:val="none" w:sz="0" w:space="0" w:color="auto"/>
                <w:left w:val="none" w:sz="0" w:space="0" w:color="auto"/>
                <w:bottom w:val="none" w:sz="0" w:space="0" w:color="auto"/>
                <w:right w:val="none" w:sz="0" w:space="0" w:color="auto"/>
              </w:divBdr>
            </w:div>
            <w:div w:id="1410421336">
              <w:marLeft w:val="0"/>
              <w:marRight w:val="0"/>
              <w:marTop w:val="0"/>
              <w:marBottom w:val="0"/>
              <w:divBdr>
                <w:top w:val="none" w:sz="0" w:space="0" w:color="auto"/>
                <w:left w:val="none" w:sz="0" w:space="0" w:color="auto"/>
                <w:bottom w:val="none" w:sz="0" w:space="0" w:color="auto"/>
                <w:right w:val="none" w:sz="0" w:space="0" w:color="auto"/>
              </w:divBdr>
            </w:div>
            <w:div w:id="1411776991">
              <w:marLeft w:val="0"/>
              <w:marRight w:val="0"/>
              <w:marTop w:val="0"/>
              <w:marBottom w:val="0"/>
              <w:divBdr>
                <w:top w:val="none" w:sz="0" w:space="0" w:color="auto"/>
                <w:left w:val="none" w:sz="0" w:space="0" w:color="auto"/>
                <w:bottom w:val="none" w:sz="0" w:space="0" w:color="auto"/>
                <w:right w:val="none" w:sz="0" w:space="0" w:color="auto"/>
              </w:divBdr>
            </w:div>
            <w:div w:id="1411853126">
              <w:marLeft w:val="0"/>
              <w:marRight w:val="0"/>
              <w:marTop w:val="0"/>
              <w:marBottom w:val="0"/>
              <w:divBdr>
                <w:top w:val="none" w:sz="0" w:space="0" w:color="auto"/>
                <w:left w:val="none" w:sz="0" w:space="0" w:color="auto"/>
                <w:bottom w:val="none" w:sz="0" w:space="0" w:color="auto"/>
                <w:right w:val="none" w:sz="0" w:space="0" w:color="auto"/>
              </w:divBdr>
            </w:div>
            <w:div w:id="1414086654">
              <w:marLeft w:val="0"/>
              <w:marRight w:val="0"/>
              <w:marTop w:val="0"/>
              <w:marBottom w:val="0"/>
              <w:divBdr>
                <w:top w:val="none" w:sz="0" w:space="0" w:color="auto"/>
                <w:left w:val="none" w:sz="0" w:space="0" w:color="auto"/>
                <w:bottom w:val="none" w:sz="0" w:space="0" w:color="auto"/>
                <w:right w:val="none" w:sz="0" w:space="0" w:color="auto"/>
              </w:divBdr>
            </w:div>
            <w:div w:id="1414740377">
              <w:marLeft w:val="0"/>
              <w:marRight w:val="0"/>
              <w:marTop w:val="0"/>
              <w:marBottom w:val="0"/>
              <w:divBdr>
                <w:top w:val="none" w:sz="0" w:space="0" w:color="auto"/>
                <w:left w:val="none" w:sz="0" w:space="0" w:color="auto"/>
                <w:bottom w:val="none" w:sz="0" w:space="0" w:color="auto"/>
                <w:right w:val="none" w:sz="0" w:space="0" w:color="auto"/>
              </w:divBdr>
            </w:div>
            <w:div w:id="1415319308">
              <w:marLeft w:val="0"/>
              <w:marRight w:val="0"/>
              <w:marTop w:val="0"/>
              <w:marBottom w:val="0"/>
              <w:divBdr>
                <w:top w:val="none" w:sz="0" w:space="0" w:color="auto"/>
                <w:left w:val="none" w:sz="0" w:space="0" w:color="auto"/>
                <w:bottom w:val="none" w:sz="0" w:space="0" w:color="auto"/>
                <w:right w:val="none" w:sz="0" w:space="0" w:color="auto"/>
              </w:divBdr>
            </w:div>
            <w:div w:id="1416054810">
              <w:marLeft w:val="0"/>
              <w:marRight w:val="0"/>
              <w:marTop w:val="0"/>
              <w:marBottom w:val="0"/>
              <w:divBdr>
                <w:top w:val="none" w:sz="0" w:space="0" w:color="auto"/>
                <w:left w:val="none" w:sz="0" w:space="0" w:color="auto"/>
                <w:bottom w:val="none" w:sz="0" w:space="0" w:color="auto"/>
                <w:right w:val="none" w:sz="0" w:space="0" w:color="auto"/>
              </w:divBdr>
            </w:div>
            <w:div w:id="1416824834">
              <w:marLeft w:val="0"/>
              <w:marRight w:val="0"/>
              <w:marTop w:val="0"/>
              <w:marBottom w:val="0"/>
              <w:divBdr>
                <w:top w:val="none" w:sz="0" w:space="0" w:color="auto"/>
                <w:left w:val="none" w:sz="0" w:space="0" w:color="auto"/>
                <w:bottom w:val="none" w:sz="0" w:space="0" w:color="auto"/>
                <w:right w:val="none" w:sz="0" w:space="0" w:color="auto"/>
              </w:divBdr>
            </w:div>
            <w:div w:id="1419520324">
              <w:marLeft w:val="0"/>
              <w:marRight w:val="0"/>
              <w:marTop w:val="0"/>
              <w:marBottom w:val="0"/>
              <w:divBdr>
                <w:top w:val="none" w:sz="0" w:space="0" w:color="auto"/>
                <w:left w:val="none" w:sz="0" w:space="0" w:color="auto"/>
                <w:bottom w:val="none" w:sz="0" w:space="0" w:color="auto"/>
                <w:right w:val="none" w:sz="0" w:space="0" w:color="auto"/>
              </w:divBdr>
            </w:div>
            <w:div w:id="1421372336">
              <w:marLeft w:val="0"/>
              <w:marRight w:val="0"/>
              <w:marTop w:val="0"/>
              <w:marBottom w:val="0"/>
              <w:divBdr>
                <w:top w:val="none" w:sz="0" w:space="0" w:color="auto"/>
                <w:left w:val="none" w:sz="0" w:space="0" w:color="auto"/>
                <w:bottom w:val="none" w:sz="0" w:space="0" w:color="auto"/>
                <w:right w:val="none" w:sz="0" w:space="0" w:color="auto"/>
              </w:divBdr>
            </w:div>
            <w:div w:id="1423793478">
              <w:marLeft w:val="0"/>
              <w:marRight w:val="0"/>
              <w:marTop w:val="0"/>
              <w:marBottom w:val="0"/>
              <w:divBdr>
                <w:top w:val="none" w:sz="0" w:space="0" w:color="auto"/>
                <w:left w:val="none" w:sz="0" w:space="0" w:color="auto"/>
                <w:bottom w:val="none" w:sz="0" w:space="0" w:color="auto"/>
                <w:right w:val="none" w:sz="0" w:space="0" w:color="auto"/>
              </w:divBdr>
            </w:div>
            <w:div w:id="1425109679">
              <w:marLeft w:val="0"/>
              <w:marRight w:val="0"/>
              <w:marTop w:val="0"/>
              <w:marBottom w:val="0"/>
              <w:divBdr>
                <w:top w:val="none" w:sz="0" w:space="0" w:color="auto"/>
                <w:left w:val="none" w:sz="0" w:space="0" w:color="auto"/>
                <w:bottom w:val="none" w:sz="0" w:space="0" w:color="auto"/>
                <w:right w:val="none" w:sz="0" w:space="0" w:color="auto"/>
              </w:divBdr>
            </w:div>
            <w:div w:id="1426344511">
              <w:marLeft w:val="0"/>
              <w:marRight w:val="0"/>
              <w:marTop w:val="0"/>
              <w:marBottom w:val="0"/>
              <w:divBdr>
                <w:top w:val="none" w:sz="0" w:space="0" w:color="auto"/>
                <w:left w:val="none" w:sz="0" w:space="0" w:color="auto"/>
                <w:bottom w:val="none" w:sz="0" w:space="0" w:color="auto"/>
                <w:right w:val="none" w:sz="0" w:space="0" w:color="auto"/>
              </w:divBdr>
            </w:div>
            <w:div w:id="1426418140">
              <w:marLeft w:val="0"/>
              <w:marRight w:val="0"/>
              <w:marTop w:val="0"/>
              <w:marBottom w:val="0"/>
              <w:divBdr>
                <w:top w:val="none" w:sz="0" w:space="0" w:color="auto"/>
                <w:left w:val="none" w:sz="0" w:space="0" w:color="auto"/>
                <w:bottom w:val="none" w:sz="0" w:space="0" w:color="auto"/>
                <w:right w:val="none" w:sz="0" w:space="0" w:color="auto"/>
              </w:divBdr>
            </w:div>
            <w:div w:id="1427506118">
              <w:marLeft w:val="0"/>
              <w:marRight w:val="0"/>
              <w:marTop w:val="0"/>
              <w:marBottom w:val="0"/>
              <w:divBdr>
                <w:top w:val="none" w:sz="0" w:space="0" w:color="auto"/>
                <w:left w:val="none" w:sz="0" w:space="0" w:color="auto"/>
                <w:bottom w:val="none" w:sz="0" w:space="0" w:color="auto"/>
                <w:right w:val="none" w:sz="0" w:space="0" w:color="auto"/>
              </w:divBdr>
            </w:div>
            <w:div w:id="1428425714">
              <w:marLeft w:val="0"/>
              <w:marRight w:val="0"/>
              <w:marTop w:val="0"/>
              <w:marBottom w:val="0"/>
              <w:divBdr>
                <w:top w:val="none" w:sz="0" w:space="0" w:color="auto"/>
                <w:left w:val="none" w:sz="0" w:space="0" w:color="auto"/>
                <w:bottom w:val="none" w:sz="0" w:space="0" w:color="auto"/>
                <w:right w:val="none" w:sz="0" w:space="0" w:color="auto"/>
              </w:divBdr>
            </w:div>
            <w:div w:id="1434281530">
              <w:marLeft w:val="0"/>
              <w:marRight w:val="0"/>
              <w:marTop w:val="0"/>
              <w:marBottom w:val="0"/>
              <w:divBdr>
                <w:top w:val="none" w:sz="0" w:space="0" w:color="auto"/>
                <w:left w:val="none" w:sz="0" w:space="0" w:color="auto"/>
                <w:bottom w:val="none" w:sz="0" w:space="0" w:color="auto"/>
                <w:right w:val="none" w:sz="0" w:space="0" w:color="auto"/>
              </w:divBdr>
            </w:div>
            <w:div w:id="1436050447">
              <w:marLeft w:val="0"/>
              <w:marRight w:val="0"/>
              <w:marTop w:val="0"/>
              <w:marBottom w:val="0"/>
              <w:divBdr>
                <w:top w:val="none" w:sz="0" w:space="0" w:color="auto"/>
                <w:left w:val="none" w:sz="0" w:space="0" w:color="auto"/>
                <w:bottom w:val="none" w:sz="0" w:space="0" w:color="auto"/>
                <w:right w:val="none" w:sz="0" w:space="0" w:color="auto"/>
              </w:divBdr>
            </w:div>
            <w:div w:id="1436319574">
              <w:marLeft w:val="0"/>
              <w:marRight w:val="0"/>
              <w:marTop w:val="0"/>
              <w:marBottom w:val="0"/>
              <w:divBdr>
                <w:top w:val="none" w:sz="0" w:space="0" w:color="auto"/>
                <w:left w:val="none" w:sz="0" w:space="0" w:color="auto"/>
                <w:bottom w:val="none" w:sz="0" w:space="0" w:color="auto"/>
                <w:right w:val="none" w:sz="0" w:space="0" w:color="auto"/>
              </w:divBdr>
            </w:div>
            <w:div w:id="1437560395">
              <w:marLeft w:val="0"/>
              <w:marRight w:val="0"/>
              <w:marTop w:val="0"/>
              <w:marBottom w:val="0"/>
              <w:divBdr>
                <w:top w:val="none" w:sz="0" w:space="0" w:color="auto"/>
                <w:left w:val="none" w:sz="0" w:space="0" w:color="auto"/>
                <w:bottom w:val="none" w:sz="0" w:space="0" w:color="auto"/>
                <w:right w:val="none" w:sz="0" w:space="0" w:color="auto"/>
              </w:divBdr>
            </w:div>
            <w:div w:id="1437674063">
              <w:marLeft w:val="0"/>
              <w:marRight w:val="0"/>
              <w:marTop w:val="0"/>
              <w:marBottom w:val="0"/>
              <w:divBdr>
                <w:top w:val="none" w:sz="0" w:space="0" w:color="auto"/>
                <w:left w:val="none" w:sz="0" w:space="0" w:color="auto"/>
                <w:bottom w:val="none" w:sz="0" w:space="0" w:color="auto"/>
                <w:right w:val="none" w:sz="0" w:space="0" w:color="auto"/>
              </w:divBdr>
            </w:div>
            <w:div w:id="1439565799">
              <w:marLeft w:val="0"/>
              <w:marRight w:val="0"/>
              <w:marTop w:val="0"/>
              <w:marBottom w:val="0"/>
              <w:divBdr>
                <w:top w:val="none" w:sz="0" w:space="0" w:color="auto"/>
                <w:left w:val="none" w:sz="0" w:space="0" w:color="auto"/>
                <w:bottom w:val="none" w:sz="0" w:space="0" w:color="auto"/>
                <w:right w:val="none" w:sz="0" w:space="0" w:color="auto"/>
              </w:divBdr>
            </w:div>
            <w:div w:id="1443841764">
              <w:marLeft w:val="0"/>
              <w:marRight w:val="0"/>
              <w:marTop w:val="0"/>
              <w:marBottom w:val="0"/>
              <w:divBdr>
                <w:top w:val="none" w:sz="0" w:space="0" w:color="auto"/>
                <w:left w:val="none" w:sz="0" w:space="0" w:color="auto"/>
                <w:bottom w:val="none" w:sz="0" w:space="0" w:color="auto"/>
                <w:right w:val="none" w:sz="0" w:space="0" w:color="auto"/>
              </w:divBdr>
            </w:div>
            <w:div w:id="1445223199">
              <w:marLeft w:val="0"/>
              <w:marRight w:val="0"/>
              <w:marTop w:val="0"/>
              <w:marBottom w:val="0"/>
              <w:divBdr>
                <w:top w:val="none" w:sz="0" w:space="0" w:color="auto"/>
                <w:left w:val="none" w:sz="0" w:space="0" w:color="auto"/>
                <w:bottom w:val="none" w:sz="0" w:space="0" w:color="auto"/>
                <w:right w:val="none" w:sz="0" w:space="0" w:color="auto"/>
              </w:divBdr>
            </w:div>
            <w:div w:id="1445466512">
              <w:marLeft w:val="0"/>
              <w:marRight w:val="0"/>
              <w:marTop w:val="0"/>
              <w:marBottom w:val="0"/>
              <w:divBdr>
                <w:top w:val="none" w:sz="0" w:space="0" w:color="auto"/>
                <w:left w:val="none" w:sz="0" w:space="0" w:color="auto"/>
                <w:bottom w:val="none" w:sz="0" w:space="0" w:color="auto"/>
                <w:right w:val="none" w:sz="0" w:space="0" w:color="auto"/>
              </w:divBdr>
            </w:div>
            <w:div w:id="1448503274">
              <w:marLeft w:val="0"/>
              <w:marRight w:val="0"/>
              <w:marTop w:val="0"/>
              <w:marBottom w:val="0"/>
              <w:divBdr>
                <w:top w:val="none" w:sz="0" w:space="0" w:color="auto"/>
                <w:left w:val="none" w:sz="0" w:space="0" w:color="auto"/>
                <w:bottom w:val="none" w:sz="0" w:space="0" w:color="auto"/>
                <w:right w:val="none" w:sz="0" w:space="0" w:color="auto"/>
              </w:divBdr>
            </w:div>
            <w:div w:id="1451051641">
              <w:marLeft w:val="0"/>
              <w:marRight w:val="0"/>
              <w:marTop w:val="0"/>
              <w:marBottom w:val="0"/>
              <w:divBdr>
                <w:top w:val="none" w:sz="0" w:space="0" w:color="auto"/>
                <w:left w:val="none" w:sz="0" w:space="0" w:color="auto"/>
                <w:bottom w:val="none" w:sz="0" w:space="0" w:color="auto"/>
                <w:right w:val="none" w:sz="0" w:space="0" w:color="auto"/>
              </w:divBdr>
            </w:div>
            <w:div w:id="1451779951">
              <w:marLeft w:val="0"/>
              <w:marRight w:val="0"/>
              <w:marTop w:val="0"/>
              <w:marBottom w:val="0"/>
              <w:divBdr>
                <w:top w:val="none" w:sz="0" w:space="0" w:color="auto"/>
                <w:left w:val="none" w:sz="0" w:space="0" w:color="auto"/>
                <w:bottom w:val="none" w:sz="0" w:space="0" w:color="auto"/>
                <w:right w:val="none" w:sz="0" w:space="0" w:color="auto"/>
              </w:divBdr>
            </w:div>
            <w:div w:id="1452167416">
              <w:marLeft w:val="0"/>
              <w:marRight w:val="0"/>
              <w:marTop w:val="0"/>
              <w:marBottom w:val="0"/>
              <w:divBdr>
                <w:top w:val="none" w:sz="0" w:space="0" w:color="auto"/>
                <w:left w:val="none" w:sz="0" w:space="0" w:color="auto"/>
                <w:bottom w:val="none" w:sz="0" w:space="0" w:color="auto"/>
                <w:right w:val="none" w:sz="0" w:space="0" w:color="auto"/>
              </w:divBdr>
            </w:div>
            <w:div w:id="1452702312">
              <w:marLeft w:val="0"/>
              <w:marRight w:val="0"/>
              <w:marTop w:val="0"/>
              <w:marBottom w:val="0"/>
              <w:divBdr>
                <w:top w:val="none" w:sz="0" w:space="0" w:color="auto"/>
                <w:left w:val="none" w:sz="0" w:space="0" w:color="auto"/>
                <w:bottom w:val="none" w:sz="0" w:space="0" w:color="auto"/>
                <w:right w:val="none" w:sz="0" w:space="0" w:color="auto"/>
              </w:divBdr>
            </w:div>
            <w:div w:id="1453327365">
              <w:marLeft w:val="0"/>
              <w:marRight w:val="0"/>
              <w:marTop w:val="0"/>
              <w:marBottom w:val="0"/>
              <w:divBdr>
                <w:top w:val="none" w:sz="0" w:space="0" w:color="auto"/>
                <w:left w:val="none" w:sz="0" w:space="0" w:color="auto"/>
                <w:bottom w:val="none" w:sz="0" w:space="0" w:color="auto"/>
                <w:right w:val="none" w:sz="0" w:space="0" w:color="auto"/>
              </w:divBdr>
            </w:div>
            <w:div w:id="1453401009">
              <w:marLeft w:val="0"/>
              <w:marRight w:val="0"/>
              <w:marTop w:val="0"/>
              <w:marBottom w:val="0"/>
              <w:divBdr>
                <w:top w:val="none" w:sz="0" w:space="0" w:color="auto"/>
                <w:left w:val="none" w:sz="0" w:space="0" w:color="auto"/>
                <w:bottom w:val="none" w:sz="0" w:space="0" w:color="auto"/>
                <w:right w:val="none" w:sz="0" w:space="0" w:color="auto"/>
              </w:divBdr>
            </w:div>
            <w:div w:id="1454205917">
              <w:marLeft w:val="0"/>
              <w:marRight w:val="0"/>
              <w:marTop w:val="0"/>
              <w:marBottom w:val="0"/>
              <w:divBdr>
                <w:top w:val="none" w:sz="0" w:space="0" w:color="auto"/>
                <w:left w:val="none" w:sz="0" w:space="0" w:color="auto"/>
                <w:bottom w:val="none" w:sz="0" w:space="0" w:color="auto"/>
                <w:right w:val="none" w:sz="0" w:space="0" w:color="auto"/>
              </w:divBdr>
            </w:div>
            <w:div w:id="1456095392">
              <w:marLeft w:val="0"/>
              <w:marRight w:val="0"/>
              <w:marTop w:val="0"/>
              <w:marBottom w:val="0"/>
              <w:divBdr>
                <w:top w:val="none" w:sz="0" w:space="0" w:color="auto"/>
                <w:left w:val="none" w:sz="0" w:space="0" w:color="auto"/>
                <w:bottom w:val="none" w:sz="0" w:space="0" w:color="auto"/>
                <w:right w:val="none" w:sz="0" w:space="0" w:color="auto"/>
              </w:divBdr>
            </w:div>
            <w:div w:id="1456175371">
              <w:marLeft w:val="0"/>
              <w:marRight w:val="0"/>
              <w:marTop w:val="0"/>
              <w:marBottom w:val="0"/>
              <w:divBdr>
                <w:top w:val="none" w:sz="0" w:space="0" w:color="auto"/>
                <w:left w:val="none" w:sz="0" w:space="0" w:color="auto"/>
                <w:bottom w:val="none" w:sz="0" w:space="0" w:color="auto"/>
                <w:right w:val="none" w:sz="0" w:space="0" w:color="auto"/>
              </w:divBdr>
            </w:div>
            <w:div w:id="1458527043">
              <w:marLeft w:val="0"/>
              <w:marRight w:val="0"/>
              <w:marTop w:val="0"/>
              <w:marBottom w:val="0"/>
              <w:divBdr>
                <w:top w:val="none" w:sz="0" w:space="0" w:color="auto"/>
                <w:left w:val="none" w:sz="0" w:space="0" w:color="auto"/>
                <w:bottom w:val="none" w:sz="0" w:space="0" w:color="auto"/>
                <w:right w:val="none" w:sz="0" w:space="0" w:color="auto"/>
              </w:divBdr>
            </w:div>
            <w:div w:id="1460496032">
              <w:marLeft w:val="0"/>
              <w:marRight w:val="0"/>
              <w:marTop w:val="0"/>
              <w:marBottom w:val="0"/>
              <w:divBdr>
                <w:top w:val="none" w:sz="0" w:space="0" w:color="auto"/>
                <w:left w:val="none" w:sz="0" w:space="0" w:color="auto"/>
                <w:bottom w:val="none" w:sz="0" w:space="0" w:color="auto"/>
                <w:right w:val="none" w:sz="0" w:space="0" w:color="auto"/>
              </w:divBdr>
            </w:div>
            <w:div w:id="1464233495">
              <w:marLeft w:val="0"/>
              <w:marRight w:val="0"/>
              <w:marTop w:val="0"/>
              <w:marBottom w:val="0"/>
              <w:divBdr>
                <w:top w:val="none" w:sz="0" w:space="0" w:color="auto"/>
                <w:left w:val="none" w:sz="0" w:space="0" w:color="auto"/>
                <w:bottom w:val="none" w:sz="0" w:space="0" w:color="auto"/>
                <w:right w:val="none" w:sz="0" w:space="0" w:color="auto"/>
              </w:divBdr>
            </w:div>
            <w:div w:id="1464344804">
              <w:marLeft w:val="0"/>
              <w:marRight w:val="0"/>
              <w:marTop w:val="0"/>
              <w:marBottom w:val="0"/>
              <w:divBdr>
                <w:top w:val="none" w:sz="0" w:space="0" w:color="auto"/>
                <w:left w:val="none" w:sz="0" w:space="0" w:color="auto"/>
                <w:bottom w:val="none" w:sz="0" w:space="0" w:color="auto"/>
                <w:right w:val="none" w:sz="0" w:space="0" w:color="auto"/>
              </w:divBdr>
            </w:div>
            <w:div w:id="1464420525">
              <w:marLeft w:val="0"/>
              <w:marRight w:val="0"/>
              <w:marTop w:val="0"/>
              <w:marBottom w:val="0"/>
              <w:divBdr>
                <w:top w:val="none" w:sz="0" w:space="0" w:color="auto"/>
                <w:left w:val="none" w:sz="0" w:space="0" w:color="auto"/>
                <w:bottom w:val="none" w:sz="0" w:space="0" w:color="auto"/>
                <w:right w:val="none" w:sz="0" w:space="0" w:color="auto"/>
              </w:divBdr>
            </w:div>
            <w:div w:id="1466972959">
              <w:marLeft w:val="0"/>
              <w:marRight w:val="0"/>
              <w:marTop w:val="0"/>
              <w:marBottom w:val="0"/>
              <w:divBdr>
                <w:top w:val="none" w:sz="0" w:space="0" w:color="auto"/>
                <w:left w:val="none" w:sz="0" w:space="0" w:color="auto"/>
                <w:bottom w:val="none" w:sz="0" w:space="0" w:color="auto"/>
                <w:right w:val="none" w:sz="0" w:space="0" w:color="auto"/>
              </w:divBdr>
            </w:div>
            <w:div w:id="1467164689">
              <w:marLeft w:val="0"/>
              <w:marRight w:val="0"/>
              <w:marTop w:val="0"/>
              <w:marBottom w:val="0"/>
              <w:divBdr>
                <w:top w:val="none" w:sz="0" w:space="0" w:color="auto"/>
                <w:left w:val="none" w:sz="0" w:space="0" w:color="auto"/>
                <w:bottom w:val="none" w:sz="0" w:space="0" w:color="auto"/>
                <w:right w:val="none" w:sz="0" w:space="0" w:color="auto"/>
              </w:divBdr>
            </w:div>
            <w:div w:id="1468354851">
              <w:marLeft w:val="0"/>
              <w:marRight w:val="0"/>
              <w:marTop w:val="0"/>
              <w:marBottom w:val="0"/>
              <w:divBdr>
                <w:top w:val="none" w:sz="0" w:space="0" w:color="auto"/>
                <w:left w:val="none" w:sz="0" w:space="0" w:color="auto"/>
                <w:bottom w:val="none" w:sz="0" w:space="0" w:color="auto"/>
                <w:right w:val="none" w:sz="0" w:space="0" w:color="auto"/>
              </w:divBdr>
            </w:div>
            <w:div w:id="1470511729">
              <w:marLeft w:val="0"/>
              <w:marRight w:val="0"/>
              <w:marTop w:val="0"/>
              <w:marBottom w:val="0"/>
              <w:divBdr>
                <w:top w:val="none" w:sz="0" w:space="0" w:color="auto"/>
                <w:left w:val="none" w:sz="0" w:space="0" w:color="auto"/>
                <w:bottom w:val="none" w:sz="0" w:space="0" w:color="auto"/>
                <w:right w:val="none" w:sz="0" w:space="0" w:color="auto"/>
              </w:divBdr>
            </w:div>
            <w:div w:id="1470854614">
              <w:marLeft w:val="0"/>
              <w:marRight w:val="0"/>
              <w:marTop w:val="0"/>
              <w:marBottom w:val="0"/>
              <w:divBdr>
                <w:top w:val="none" w:sz="0" w:space="0" w:color="auto"/>
                <w:left w:val="none" w:sz="0" w:space="0" w:color="auto"/>
                <w:bottom w:val="none" w:sz="0" w:space="0" w:color="auto"/>
                <w:right w:val="none" w:sz="0" w:space="0" w:color="auto"/>
              </w:divBdr>
            </w:div>
            <w:div w:id="1471898933">
              <w:marLeft w:val="0"/>
              <w:marRight w:val="0"/>
              <w:marTop w:val="0"/>
              <w:marBottom w:val="0"/>
              <w:divBdr>
                <w:top w:val="none" w:sz="0" w:space="0" w:color="auto"/>
                <w:left w:val="none" w:sz="0" w:space="0" w:color="auto"/>
                <w:bottom w:val="none" w:sz="0" w:space="0" w:color="auto"/>
                <w:right w:val="none" w:sz="0" w:space="0" w:color="auto"/>
              </w:divBdr>
            </w:div>
            <w:div w:id="1472362679">
              <w:marLeft w:val="0"/>
              <w:marRight w:val="0"/>
              <w:marTop w:val="0"/>
              <w:marBottom w:val="0"/>
              <w:divBdr>
                <w:top w:val="none" w:sz="0" w:space="0" w:color="auto"/>
                <w:left w:val="none" w:sz="0" w:space="0" w:color="auto"/>
                <w:bottom w:val="none" w:sz="0" w:space="0" w:color="auto"/>
                <w:right w:val="none" w:sz="0" w:space="0" w:color="auto"/>
              </w:divBdr>
            </w:div>
            <w:div w:id="1474911325">
              <w:marLeft w:val="0"/>
              <w:marRight w:val="0"/>
              <w:marTop w:val="0"/>
              <w:marBottom w:val="0"/>
              <w:divBdr>
                <w:top w:val="none" w:sz="0" w:space="0" w:color="auto"/>
                <w:left w:val="none" w:sz="0" w:space="0" w:color="auto"/>
                <w:bottom w:val="none" w:sz="0" w:space="0" w:color="auto"/>
                <w:right w:val="none" w:sz="0" w:space="0" w:color="auto"/>
              </w:divBdr>
            </w:div>
            <w:div w:id="1475640055">
              <w:marLeft w:val="0"/>
              <w:marRight w:val="0"/>
              <w:marTop w:val="0"/>
              <w:marBottom w:val="0"/>
              <w:divBdr>
                <w:top w:val="none" w:sz="0" w:space="0" w:color="auto"/>
                <w:left w:val="none" w:sz="0" w:space="0" w:color="auto"/>
                <w:bottom w:val="none" w:sz="0" w:space="0" w:color="auto"/>
                <w:right w:val="none" w:sz="0" w:space="0" w:color="auto"/>
              </w:divBdr>
            </w:div>
            <w:div w:id="1476877628">
              <w:marLeft w:val="0"/>
              <w:marRight w:val="0"/>
              <w:marTop w:val="0"/>
              <w:marBottom w:val="0"/>
              <w:divBdr>
                <w:top w:val="none" w:sz="0" w:space="0" w:color="auto"/>
                <w:left w:val="none" w:sz="0" w:space="0" w:color="auto"/>
                <w:bottom w:val="none" w:sz="0" w:space="0" w:color="auto"/>
                <w:right w:val="none" w:sz="0" w:space="0" w:color="auto"/>
              </w:divBdr>
            </w:div>
            <w:div w:id="1476950193">
              <w:marLeft w:val="0"/>
              <w:marRight w:val="0"/>
              <w:marTop w:val="0"/>
              <w:marBottom w:val="0"/>
              <w:divBdr>
                <w:top w:val="none" w:sz="0" w:space="0" w:color="auto"/>
                <w:left w:val="none" w:sz="0" w:space="0" w:color="auto"/>
                <w:bottom w:val="none" w:sz="0" w:space="0" w:color="auto"/>
                <w:right w:val="none" w:sz="0" w:space="0" w:color="auto"/>
              </w:divBdr>
            </w:div>
            <w:div w:id="1477070763">
              <w:marLeft w:val="0"/>
              <w:marRight w:val="0"/>
              <w:marTop w:val="0"/>
              <w:marBottom w:val="0"/>
              <w:divBdr>
                <w:top w:val="none" w:sz="0" w:space="0" w:color="auto"/>
                <w:left w:val="none" w:sz="0" w:space="0" w:color="auto"/>
                <w:bottom w:val="none" w:sz="0" w:space="0" w:color="auto"/>
                <w:right w:val="none" w:sz="0" w:space="0" w:color="auto"/>
              </w:divBdr>
            </w:div>
            <w:div w:id="1479178848">
              <w:marLeft w:val="0"/>
              <w:marRight w:val="0"/>
              <w:marTop w:val="0"/>
              <w:marBottom w:val="0"/>
              <w:divBdr>
                <w:top w:val="none" w:sz="0" w:space="0" w:color="auto"/>
                <w:left w:val="none" w:sz="0" w:space="0" w:color="auto"/>
                <w:bottom w:val="none" w:sz="0" w:space="0" w:color="auto"/>
                <w:right w:val="none" w:sz="0" w:space="0" w:color="auto"/>
              </w:divBdr>
            </w:div>
            <w:div w:id="1479884296">
              <w:marLeft w:val="0"/>
              <w:marRight w:val="0"/>
              <w:marTop w:val="0"/>
              <w:marBottom w:val="0"/>
              <w:divBdr>
                <w:top w:val="none" w:sz="0" w:space="0" w:color="auto"/>
                <w:left w:val="none" w:sz="0" w:space="0" w:color="auto"/>
                <w:bottom w:val="none" w:sz="0" w:space="0" w:color="auto"/>
                <w:right w:val="none" w:sz="0" w:space="0" w:color="auto"/>
              </w:divBdr>
            </w:div>
            <w:div w:id="1479955707">
              <w:marLeft w:val="0"/>
              <w:marRight w:val="0"/>
              <w:marTop w:val="0"/>
              <w:marBottom w:val="0"/>
              <w:divBdr>
                <w:top w:val="none" w:sz="0" w:space="0" w:color="auto"/>
                <w:left w:val="none" w:sz="0" w:space="0" w:color="auto"/>
                <w:bottom w:val="none" w:sz="0" w:space="0" w:color="auto"/>
                <w:right w:val="none" w:sz="0" w:space="0" w:color="auto"/>
              </w:divBdr>
            </w:div>
            <w:div w:id="1480263636">
              <w:marLeft w:val="0"/>
              <w:marRight w:val="0"/>
              <w:marTop w:val="0"/>
              <w:marBottom w:val="0"/>
              <w:divBdr>
                <w:top w:val="none" w:sz="0" w:space="0" w:color="auto"/>
                <w:left w:val="none" w:sz="0" w:space="0" w:color="auto"/>
                <w:bottom w:val="none" w:sz="0" w:space="0" w:color="auto"/>
                <w:right w:val="none" w:sz="0" w:space="0" w:color="auto"/>
              </w:divBdr>
            </w:div>
            <w:div w:id="1481337580">
              <w:marLeft w:val="0"/>
              <w:marRight w:val="0"/>
              <w:marTop w:val="0"/>
              <w:marBottom w:val="0"/>
              <w:divBdr>
                <w:top w:val="none" w:sz="0" w:space="0" w:color="auto"/>
                <w:left w:val="none" w:sz="0" w:space="0" w:color="auto"/>
                <w:bottom w:val="none" w:sz="0" w:space="0" w:color="auto"/>
                <w:right w:val="none" w:sz="0" w:space="0" w:color="auto"/>
              </w:divBdr>
            </w:div>
            <w:div w:id="1481725010">
              <w:marLeft w:val="0"/>
              <w:marRight w:val="0"/>
              <w:marTop w:val="0"/>
              <w:marBottom w:val="0"/>
              <w:divBdr>
                <w:top w:val="none" w:sz="0" w:space="0" w:color="auto"/>
                <w:left w:val="none" w:sz="0" w:space="0" w:color="auto"/>
                <w:bottom w:val="none" w:sz="0" w:space="0" w:color="auto"/>
                <w:right w:val="none" w:sz="0" w:space="0" w:color="auto"/>
              </w:divBdr>
            </w:div>
            <w:div w:id="1481772106">
              <w:marLeft w:val="0"/>
              <w:marRight w:val="0"/>
              <w:marTop w:val="0"/>
              <w:marBottom w:val="0"/>
              <w:divBdr>
                <w:top w:val="none" w:sz="0" w:space="0" w:color="auto"/>
                <w:left w:val="none" w:sz="0" w:space="0" w:color="auto"/>
                <w:bottom w:val="none" w:sz="0" w:space="0" w:color="auto"/>
                <w:right w:val="none" w:sz="0" w:space="0" w:color="auto"/>
              </w:divBdr>
            </w:div>
            <w:div w:id="1481995680">
              <w:marLeft w:val="0"/>
              <w:marRight w:val="0"/>
              <w:marTop w:val="0"/>
              <w:marBottom w:val="0"/>
              <w:divBdr>
                <w:top w:val="none" w:sz="0" w:space="0" w:color="auto"/>
                <w:left w:val="none" w:sz="0" w:space="0" w:color="auto"/>
                <w:bottom w:val="none" w:sz="0" w:space="0" w:color="auto"/>
                <w:right w:val="none" w:sz="0" w:space="0" w:color="auto"/>
              </w:divBdr>
            </w:div>
            <w:div w:id="1484010293">
              <w:marLeft w:val="0"/>
              <w:marRight w:val="0"/>
              <w:marTop w:val="0"/>
              <w:marBottom w:val="0"/>
              <w:divBdr>
                <w:top w:val="none" w:sz="0" w:space="0" w:color="auto"/>
                <w:left w:val="none" w:sz="0" w:space="0" w:color="auto"/>
                <w:bottom w:val="none" w:sz="0" w:space="0" w:color="auto"/>
                <w:right w:val="none" w:sz="0" w:space="0" w:color="auto"/>
              </w:divBdr>
            </w:div>
            <w:div w:id="1486706310">
              <w:marLeft w:val="0"/>
              <w:marRight w:val="0"/>
              <w:marTop w:val="0"/>
              <w:marBottom w:val="0"/>
              <w:divBdr>
                <w:top w:val="none" w:sz="0" w:space="0" w:color="auto"/>
                <w:left w:val="none" w:sz="0" w:space="0" w:color="auto"/>
                <w:bottom w:val="none" w:sz="0" w:space="0" w:color="auto"/>
                <w:right w:val="none" w:sz="0" w:space="0" w:color="auto"/>
              </w:divBdr>
            </w:div>
            <w:div w:id="1487168251">
              <w:marLeft w:val="0"/>
              <w:marRight w:val="0"/>
              <w:marTop w:val="0"/>
              <w:marBottom w:val="0"/>
              <w:divBdr>
                <w:top w:val="none" w:sz="0" w:space="0" w:color="auto"/>
                <w:left w:val="none" w:sz="0" w:space="0" w:color="auto"/>
                <w:bottom w:val="none" w:sz="0" w:space="0" w:color="auto"/>
                <w:right w:val="none" w:sz="0" w:space="0" w:color="auto"/>
              </w:divBdr>
            </w:div>
            <w:div w:id="1487746230">
              <w:marLeft w:val="0"/>
              <w:marRight w:val="0"/>
              <w:marTop w:val="0"/>
              <w:marBottom w:val="0"/>
              <w:divBdr>
                <w:top w:val="none" w:sz="0" w:space="0" w:color="auto"/>
                <w:left w:val="none" w:sz="0" w:space="0" w:color="auto"/>
                <w:bottom w:val="none" w:sz="0" w:space="0" w:color="auto"/>
                <w:right w:val="none" w:sz="0" w:space="0" w:color="auto"/>
              </w:divBdr>
            </w:div>
            <w:div w:id="1488084135">
              <w:marLeft w:val="0"/>
              <w:marRight w:val="0"/>
              <w:marTop w:val="0"/>
              <w:marBottom w:val="0"/>
              <w:divBdr>
                <w:top w:val="none" w:sz="0" w:space="0" w:color="auto"/>
                <w:left w:val="none" w:sz="0" w:space="0" w:color="auto"/>
                <w:bottom w:val="none" w:sz="0" w:space="0" w:color="auto"/>
                <w:right w:val="none" w:sz="0" w:space="0" w:color="auto"/>
              </w:divBdr>
            </w:div>
            <w:div w:id="1488203676">
              <w:marLeft w:val="0"/>
              <w:marRight w:val="0"/>
              <w:marTop w:val="0"/>
              <w:marBottom w:val="0"/>
              <w:divBdr>
                <w:top w:val="none" w:sz="0" w:space="0" w:color="auto"/>
                <w:left w:val="none" w:sz="0" w:space="0" w:color="auto"/>
                <w:bottom w:val="none" w:sz="0" w:space="0" w:color="auto"/>
                <w:right w:val="none" w:sz="0" w:space="0" w:color="auto"/>
              </w:divBdr>
            </w:div>
            <w:div w:id="1488477039">
              <w:marLeft w:val="0"/>
              <w:marRight w:val="0"/>
              <w:marTop w:val="0"/>
              <w:marBottom w:val="0"/>
              <w:divBdr>
                <w:top w:val="none" w:sz="0" w:space="0" w:color="auto"/>
                <w:left w:val="none" w:sz="0" w:space="0" w:color="auto"/>
                <w:bottom w:val="none" w:sz="0" w:space="0" w:color="auto"/>
                <w:right w:val="none" w:sz="0" w:space="0" w:color="auto"/>
              </w:divBdr>
            </w:div>
            <w:div w:id="1489325983">
              <w:marLeft w:val="0"/>
              <w:marRight w:val="0"/>
              <w:marTop w:val="0"/>
              <w:marBottom w:val="0"/>
              <w:divBdr>
                <w:top w:val="none" w:sz="0" w:space="0" w:color="auto"/>
                <w:left w:val="none" w:sz="0" w:space="0" w:color="auto"/>
                <w:bottom w:val="none" w:sz="0" w:space="0" w:color="auto"/>
                <w:right w:val="none" w:sz="0" w:space="0" w:color="auto"/>
              </w:divBdr>
            </w:div>
            <w:div w:id="1489978088">
              <w:marLeft w:val="0"/>
              <w:marRight w:val="0"/>
              <w:marTop w:val="0"/>
              <w:marBottom w:val="0"/>
              <w:divBdr>
                <w:top w:val="none" w:sz="0" w:space="0" w:color="auto"/>
                <w:left w:val="none" w:sz="0" w:space="0" w:color="auto"/>
                <w:bottom w:val="none" w:sz="0" w:space="0" w:color="auto"/>
                <w:right w:val="none" w:sz="0" w:space="0" w:color="auto"/>
              </w:divBdr>
            </w:div>
            <w:div w:id="1490945718">
              <w:marLeft w:val="0"/>
              <w:marRight w:val="0"/>
              <w:marTop w:val="0"/>
              <w:marBottom w:val="0"/>
              <w:divBdr>
                <w:top w:val="none" w:sz="0" w:space="0" w:color="auto"/>
                <w:left w:val="none" w:sz="0" w:space="0" w:color="auto"/>
                <w:bottom w:val="none" w:sz="0" w:space="0" w:color="auto"/>
                <w:right w:val="none" w:sz="0" w:space="0" w:color="auto"/>
              </w:divBdr>
            </w:div>
            <w:div w:id="1493521477">
              <w:marLeft w:val="0"/>
              <w:marRight w:val="0"/>
              <w:marTop w:val="0"/>
              <w:marBottom w:val="0"/>
              <w:divBdr>
                <w:top w:val="none" w:sz="0" w:space="0" w:color="auto"/>
                <w:left w:val="none" w:sz="0" w:space="0" w:color="auto"/>
                <w:bottom w:val="none" w:sz="0" w:space="0" w:color="auto"/>
                <w:right w:val="none" w:sz="0" w:space="0" w:color="auto"/>
              </w:divBdr>
            </w:div>
            <w:div w:id="1493911455">
              <w:marLeft w:val="0"/>
              <w:marRight w:val="0"/>
              <w:marTop w:val="0"/>
              <w:marBottom w:val="0"/>
              <w:divBdr>
                <w:top w:val="none" w:sz="0" w:space="0" w:color="auto"/>
                <w:left w:val="none" w:sz="0" w:space="0" w:color="auto"/>
                <w:bottom w:val="none" w:sz="0" w:space="0" w:color="auto"/>
                <w:right w:val="none" w:sz="0" w:space="0" w:color="auto"/>
              </w:divBdr>
            </w:div>
            <w:div w:id="1494680159">
              <w:marLeft w:val="0"/>
              <w:marRight w:val="0"/>
              <w:marTop w:val="0"/>
              <w:marBottom w:val="0"/>
              <w:divBdr>
                <w:top w:val="none" w:sz="0" w:space="0" w:color="auto"/>
                <w:left w:val="none" w:sz="0" w:space="0" w:color="auto"/>
                <w:bottom w:val="none" w:sz="0" w:space="0" w:color="auto"/>
                <w:right w:val="none" w:sz="0" w:space="0" w:color="auto"/>
              </w:divBdr>
            </w:div>
            <w:div w:id="1495608917">
              <w:marLeft w:val="0"/>
              <w:marRight w:val="0"/>
              <w:marTop w:val="0"/>
              <w:marBottom w:val="0"/>
              <w:divBdr>
                <w:top w:val="none" w:sz="0" w:space="0" w:color="auto"/>
                <w:left w:val="none" w:sz="0" w:space="0" w:color="auto"/>
                <w:bottom w:val="none" w:sz="0" w:space="0" w:color="auto"/>
                <w:right w:val="none" w:sz="0" w:space="0" w:color="auto"/>
              </w:divBdr>
            </w:div>
            <w:div w:id="1496532183">
              <w:marLeft w:val="0"/>
              <w:marRight w:val="0"/>
              <w:marTop w:val="0"/>
              <w:marBottom w:val="0"/>
              <w:divBdr>
                <w:top w:val="none" w:sz="0" w:space="0" w:color="auto"/>
                <w:left w:val="none" w:sz="0" w:space="0" w:color="auto"/>
                <w:bottom w:val="none" w:sz="0" w:space="0" w:color="auto"/>
                <w:right w:val="none" w:sz="0" w:space="0" w:color="auto"/>
              </w:divBdr>
            </w:div>
            <w:div w:id="1497187969">
              <w:marLeft w:val="0"/>
              <w:marRight w:val="0"/>
              <w:marTop w:val="0"/>
              <w:marBottom w:val="0"/>
              <w:divBdr>
                <w:top w:val="none" w:sz="0" w:space="0" w:color="auto"/>
                <w:left w:val="none" w:sz="0" w:space="0" w:color="auto"/>
                <w:bottom w:val="none" w:sz="0" w:space="0" w:color="auto"/>
                <w:right w:val="none" w:sz="0" w:space="0" w:color="auto"/>
              </w:divBdr>
            </w:div>
            <w:div w:id="1498962311">
              <w:marLeft w:val="0"/>
              <w:marRight w:val="0"/>
              <w:marTop w:val="0"/>
              <w:marBottom w:val="0"/>
              <w:divBdr>
                <w:top w:val="none" w:sz="0" w:space="0" w:color="auto"/>
                <w:left w:val="none" w:sz="0" w:space="0" w:color="auto"/>
                <w:bottom w:val="none" w:sz="0" w:space="0" w:color="auto"/>
                <w:right w:val="none" w:sz="0" w:space="0" w:color="auto"/>
              </w:divBdr>
            </w:div>
            <w:div w:id="1500122661">
              <w:marLeft w:val="0"/>
              <w:marRight w:val="0"/>
              <w:marTop w:val="0"/>
              <w:marBottom w:val="0"/>
              <w:divBdr>
                <w:top w:val="none" w:sz="0" w:space="0" w:color="auto"/>
                <w:left w:val="none" w:sz="0" w:space="0" w:color="auto"/>
                <w:bottom w:val="none" w:sz="0" w:space="0" w:color="auto"/>
                <w:right w:val="none" w:sz="0" w:space="0" w:color="auto"/>
              </w:divBdr>
            </w:div>
            <w:div w:id="1500730619">
              <w:marLeft w:val="0"/>
              <w:marRight w:val="0"/>
              <w:marTop w:val="0"/>
              <w:marBottom w:val="0"/>
              <w:divBdr>
                <w:top w:val="none" w:sz="0" w:space="0" w:color="auto"/>
                <w:left w:val="none" w:sz="0" w:space="0" w:color="auto"/>
                <w:bottom w:val="none" w:sz="0" w:space="0" w:color="auto"/>
                <w:right w:val="none" w:sz="0" w:space="0" w:color="auto"/>
              </w:divBdr>
            </w:div>
            <w:div w:id="1501431394">
              <w:marLeft w:val="0"/>
              <w:marRight w:val="0"/>
              <w:marTop w:val="0"/>
              <w:marBottom w:val="0"/>
              <w:divBdr>
                <w:top w:val="none" w:sz="0" w:space="0" w:color="auto"/>
                <w:left w:val="none" w:sz="0" w:space="0" w:color="auto"/>
                <w:bottom w:val="none" w:sz="0" w:space="0" w:color="auto"/>
                <w:right w:val="none" w:sz="0" w:space="0" w:color="auto"/>
              </w:divBdr>
            </w:div>
            <w:div w:id="1501657799">
              <w:marLeft w:val="0"/>
              <w:marRight w:val="0"/>
              <w:marTop w:val="0"/>
              <w:marBottom w:val="0"/>
              <w:divBdr>
                <w:top w:val="none" w:sz="0" w:space="0" w:color="auto"/>
                <w:left w:val="none" w:sz="0" w:space="0" w:color="auto"/>
                <w:bottom w:val="none" w:sz="0" w:space="0" w:color="auto"/>
                <w:right w:val="none" w:sz="0" w:space="0" w:color="auto"/>
              </w:divBdr>
            </w:div>
            <w:div w:id="1502044962">
              <w:marLeft w:val="0"/>
              <w:marRight w:val="0"/>
              <w:marTop w:val="0"/>
              <w:marBottom w:val="0"/>
              <w:divBdr>
                <w:top w:val="none" w:sz="0" w:space="0" w:color="auto"/>
                <w:left w:val="none" w:sz="0" w:space="0" w:color="auto"/>
                <w:bottom w:val="none" w:sz="0" w:space="0" w:color="auto"/>
                <w:right w:val="none" w:sz="0" w:space="0" w:color="auto"/>
              </w:divBdr>
            </w:div>
            <w:div w:id="1502045444">
              <w:marLeft w:val="0"/>
              <w:marRight w:val="0"/>
              <w:marTop w:val="0"/>
              <w:marBottom w:val="0"/>
              <w:divBdr>
                <w:top w:val="none" w:sz="0" w:space="0" w:color="auto"/>
                <w:left w:val="none" w:sz="0" w:space="0" w:color="auto"/>
                <w:bottom w:val="none" w:sz="0" w:space="0" w:color="auto"/>
                <w:right w:val="none" w:sz="0" w:space="0" w:color="auto"/>
              </w:divBdr>
            </w:div>
            <w:div w:id="1504736119">
              <w:marLeft w:val="0"/>
              <w:marRight w:val="0"/>
              <w:marTop w:val="0"/>
              <w:marBottom w:val="0"/>
              <w:divBdr>
                <w:top w:val="none" w:sz="0" w:space="0" w:color="auto"/>
                <w:left w:val="none" w:sz="0" w:space="0" w:color="auto"/>
                <w:bottom w:val="none" w:sz="0" w:space="0" w:color="auto"/>
                <w:right w:val="none" w:sz="0" w:space="0" w:color="auto"/>
              </w:divBdr>
            </w:div>
            <w:div w:id="1505049062">
              <w:marLeft w:val="0"/>
              <w:marRight w:val="0"/>
              <w:marTop w:val="0"/>
              <w:marBottom w:val="0"/>
              <w:divBdr>
                <w:top w:val="none" w:sz="0" w:space="0" w:color="auto"/>
                <w:left w:val="none" w:sz="0" w:space="0" w:color="auto"/>
                <w:bottom w:val="none" w:sz="0" w:space="0" w:color="auto"/>
                <w:right w:val="none" w:sz="0" w:space="0" w:color="auto"/>
              </w:divBdr>
            </w:div>
            <w:div w:id="1506506554">
              <w:marLeft w:val="0"/>
              <w:marRight w:val="0"/>
              <w:marTop w:val="0"/>
              <w:marBottom w:val="0"/>
              <w:divBdr>
                <w:top w:val="none" w:sz="0" w:space="0" w:color="auto"/>
                <w:left w:val="none" w:sz="0" w:space="0" w:color="auto"/>
                <w:bottom w:val="none" w:sz="0" w:space="0" w:color="auto"/>
                <w:right w:val="none" w:sz="0" w:space="0" w:color="auto"/>
              </w:divBdr>
            </w:div>
            <w:div w:id="1509323815">
              <w:marLeft w:val="0"/>
              <w:marRight w:val="0"/>
              <w:marTop w:val="0"/>
              <w:marBottom w:val="0"/>
              <w:divBdr>
                <w:top w:val="none" w:sz="0" w:space="0" w:color="auto"/>
                <w:left w:val="none" w:sz="0" w:space="0" w:color="auto"/>
                <w:bottom w:val="none" w:sz="0" w:space="0" w:color="auto"/>
                <w:right w:val="none" w:sz="0" w:space="0" w:color="auto"/>
              </w:divBdr>
            </w:div>
            <w:div w:id="1511145250">
              <w:marLeft w:val="0"/>
              <w:marRight w:val="0"/>
              <w:marTop w:val="0"/>
              <w:marBottom w:val="0"/>
              <w:divBdr>
                <w:top w:val="none" w:sz="0" w:space="0" w:color="auto"/>
                <w:left w:val="none" w:sz="0" w:space="0" w:color="auto"/>
                <w:bottom w:val="none" w:sz="0" w:space="0" w:color="auto"/>
                <w:right w:val="none" w:sz="0" w:space="0" w:color="auto"/>
              </w:divBdr>
            </w:div>
            <w:div w:id="1511262489">
              <w:marLeft w:val="0"/>
              <w:marRight w:val="0"/>
              <w:marTop w:val="0"/>
              <w:marBottom w:val="0"/>
              <w:divBdr>
                <w:top w:val="none" w:sz="0" w:space="0" w:color="auto"/>
                <w:left w:val="none" w:sz="0" w:space="0" w:color="auto"/>
                <w:bottom w:val="none" w:sz="0" w:space="0" w:color="auto"/>
                <w:right w:val="none" w:sz="0" w:space="0" w:color="auto"/>
              </w:divBdr>
            </w:div>
            <w:div w:id="1516574689">
              <w:marLeft w:val="0"/>
              <w:marRight w:val="0"/>
              <w:marTop w:val="0"/>
              <w:marBottom w:val="0"/>
              <w:divBdr>
                <w:top w:val="none" w:sz="0" w:space="0" w:color="auto"/>
                <w:left w:val="none" w:sz="0" w:space="0" w:color="auto"/>
                <w:bottom w:val="none" w:sz="0" w:space="0" w:color="auto"/>
                <w:right w:val="none" w:sz="0" w:space="0" w:color="auto"/>
              </w:divBdr>
            </w:div>
            <w:div w:id="1519199794">
              <w:marLeft w:val="0"/>
              <w:marRight w:val="0"/>
              <w:marTop w:val="0"/>
              <w:marBottom w:val="0"/>
              <w:divBdr>
                <w:top w:val="none" w:sz="0" w:space="0" w:color="auto"/>
                <w:left w:val="none" w:sz="0" w:space="0" w:color="auto"/>
                <w:bottom w:val="none" w:sz="0" w:space="0" w:color="auto"/>
                <w:right w:val="none" w:sz="0" w:space="0" w:color="auto"/>
              </w:divBdr>
            </w:div>
            <w:div w:id="1519662815">
              <w:marLeft w:val="0"/>
              <w:marRight w:val="0"/>
              <w:marTop w:val="0"/>
              <w:marBottom w:val="0"/>
              <w:divBdr>
                <w:top w:val="none" w:sz="0" w:space="0" w:color="auto"/>
                <w:left w:val="none" w:sz="0" w:space="0" w:color="auto"/>
                <w:bottom w:val="none" w:sz="0" w:space="0" w:color="auto"/>
                <w:right w:val="none" w:sz="0" w:space="0" w:color="auto"/>
              </w:divBdr>
            </w:div>
            <w:div w:id="1520390050">
              <w:marLeft w:val="0"/>
              <w:marRight w:val="0"/>
              <w:marTop w:val="0"/>
              <w:marBottom w:val="0"/>
              <w:divBdr>
                <w:top w:val="none" w:sz="0" w:space="0" w:color="auto"/>
                <w:left w:val="none" w:sz="0" w:space="0" w:color="auto"/>
                <w:bottom w:val="none" w:sz="0" w:space="0" w:color="auto"/>
                <w:right w:val="none" w:sz="0" w:space="0" w:color="auto"/>
              </w:divBdr>
            </w:div>
            <w:div w:id="1522889213">
              <w:marLeft w:val="0"/>
              <w:marRight w:val="0"/>
              <w:marTop w:val="0"/>
              <w:marBottom w:val="0"/>
              <w:divBdr>
                <w:top w:val="none" w:sz="0" w:space="0" w:color="auto"/>
                <w:left w:val="none" w:sz="0" w:space="0" w:color="auto"/>
                <w:bottom w:val="none" w:sz="0" w:space="0" w:color="auto"/>
                <w:right w:val="none" w:sz="0" w:space="0" w:color="auto"/>
              </w:divBdr>
            </w:div>
            <w:div w:id="1525556655">
              <w:marLeft w:val="0"/>
              <w:marRight w:val="0"/>
              <w:marTop w:val="0"/>
              <w:marBottom w:val="0"/>
              <w:divBdr>
                <w:top w:val="none" w:sz="0" w:space="0" w:color="auto"/>
                <w:left w:val="none" w:sz="0" w:space="0" w:color="auto"/>
                <w:bottom w:val="none" w:sz="0" w:space="0" w:color="auto"/>
                <w:right w:val="none" w:sz="0" w:space="0" w:color="auto"/>
              </w:divBdr>
            </w:div>
            <w:div w:id="1528641149">
              <w:marLeft w:val="0"/>
              <w:marRight w:val="0"/>
              <w:marTop w:val="0"/>
              <w:marBottom w:val="0"/>
              <w:divBdr>
                <w:top w:val="none" w:sz="0" w:space="0" w:color="auto"/>
                <w:left w:val="none" w:sz="0" w:space="0" w:color="auto"/>
                <w:bottom w:val="none" w:sz="0" w:space="0" w:color="auto"/>
                <w:right w:val="none" w:sz="0" w:space="0" w:color="auto"/>
              </w:divBdr>
            </w:div>
            <w:div w:id="1531261783">
              <w:marLeft w:val="0"/>
              <w:marRight w:val="0"/>
              <w:marTop w:val="0"/>
              <w:marBottom w:val="0"/>
              <w:divBdr>
                <w:top w:val="none" w:sz="0" w:space="0" w:color="auto"/>
                <w:left w:val="none" w:sz="0" w:space="0" w:color="auto"/>
                <w:bottom w:val="none" w:sz="0" w:space="0" w:color="auto"/>
                <w:right w:val="none" w:sz="0" w:space="0" w:color="auto"/>
              </w:divBdr>
            </w:div>
            <w:div w:id="1531802660">
              <w:marLeft w:val="0"/>
              <w:marRight w:val="0"/>
              <w:marTop w:val="0"/>
              <w:marBottom w:val="0"/>
              <w:divBdr>
                <w:top w:val="none" w:sz="0" w:space="0" w:color="auto"/>
                <w:left w:val="none" w:sz="0" w:space="0" w:color="auto"/>
                <w:bottom w:val="none" w:sz="0" w:space="0" w:color="auto"/>
                <w:right w:val="none" w:sz="0" w:space="0" w:color="auto"/>
              </w:divBdr>
            </w:div>
            <w:div w:id="1533491108">
              <w:marLeft w:val="0"/>
              <w:marRight w:val="0"/>
              <w:marTop w:val="0"/>
              <w:marBottom w:val="0"/>
              <w:divBdr>
                <w:top w:val="none" w:sz="0" w:space="0" w:color="auto"/>
                <w:left w:val="none" w:sz="0" w:space="0" w:color="auto"/>
                <w:bottom w:val="none" w:sz="0" w:space="0" w:color="auto"/>
                <w:right w:val="none" w:sz="0" w:space="0" w:color="auto"/>
              </w:divBdr>
            </w:div>
            <w:div w:id="1533572858">
              <w:marLeft w:val="0"/>
              <w:marRight w:val="0"/>
              <w:marTop w:val="0"/>
              <w:marBottom w:val="0"/>
              <w:divBdr>
                <w:top w:val="none" w:sz="0" w:space="0" w:color="auto"/>
                <w:left w:val="none" w:sz="0" w:space="0" w:color="auto"/>
                <w:bottom w:val="none" w:sz="0" w:space="0" w:color="auto"/>
                <w:right w:val="none" w:sz="0" w:space="0" w:color="auto"/>
              </w:divBdr>
            </w:div>
            <w:div w:id="1536892966">
              <w:marLeft w:val="0"/>
              <w:marRight w:val="0"/>
              <w:marTop w:val="0"/>
              <w:marBottom w:val="0"/>
              <w:divBdr>
                <w:top w:val="none" w:sz="0" w:space="0" w:color="auto"/>
                <w:left w:val="none" w:sz="0" w:space="0" w:color="auto"/>
                <w:bottom w:val="none" w:sz="0" w:space="0" w:color="auto"/>
                <w:right w:val="none" w:sz="0" w:space="0" w:color="auto"/>
              </w:divBdr>
            </w:div>
            <w:div w:id="1537352315">
              <w:marLeft w:val="0"/>
              <w:marRight w:val="0"/>
              <w:marTop w:val="0"/>
              <w:marBottom w:val="0"/>
              <w:divBdr>
                <w:top w:val="none" w:sz="0" w:space="0" w:color="auto"/>
                <w:left w:val="none" w:sz="0" w:space="0" w:color="auto"/>
                <w:bottom w:val="none" w:sz="0" w:space="0" w:color="auto"/>
                <w:right w:val="none" w:sz="0" w:space="0" w:color="auto"/>
              </w:divBdr>
            </w:div>
            <w:div w:id="1537960911">
              <w:marLeft w:val="0"/>
              <w:marRight w:val="0"/>
              <w:marTop w:val="0"/>
              <w:marBottom w:val="0"/>
              <w:divBdr>
                <w:top w:val="none" w:sz="0" w:space="0" w:color="auto"/>
                <w:left w:val="none" w:sz="0" w:space="0" w:color="auto"/>
                <w:bottom w:val="none" w:sz="0" w:space="0" w:color="auto"/>
                <w:right w:val="none" w:sz="0" w:space="0" w:color="auto"/>
              </w:divBdr>
            </w:div>
            <w:div w:id="1538618815">
              <w:marLeft w:val="0"/>
              <w:marRight w:val="0"/>
              <w:marTop w:val="0"/>
              <w:marBottom w:val="0"/>
              <w:divBdr>
                <w:top w:val="none" w:sz="0" w:space="0" w:color="auto"/>
                <w:left w:val="none" w:sz="0" w:space="0" w:color="auto"/>
                <w:bottom w:val="none" w:sz="0" w:space="0" w:color="auto"/>
                <w:right w:val="none" w:sz="0" w:space="0" w:color="auto"/>
              </w:divBdr>
            </w:div>
            <w:div w:id="1539972970">
              <w:marLeft w:val="0"/>
              <w:marRight w:val="0"/>
              <w:marTop w:val="0"/>
              <w:marBottom w:val="0"/>
              <w:divBdr>
                <w:top w:val="none" w:sz="0" w:space="0" w:color="auto"/>
                <w:left w:val="none" w:sz="0" w:space="0" w:color="auto"/>
                <w:bottom w:val="none" w:sz="0" w:space="0" w:color="auto"/>
                <w:right w:val="none" w:sz="0" w:space="0" w:color="auto"/>
              </w:divBdr>
            </w:div>
            <w:div w:id="1541746359">
              <w:marLeft w:val="0"/>
              <w:marRight w:val="0"/>
              <w:marTop w:val="0"/>
              <w:marBottom w:val="0"/>
              <w:divBdr>
                <w:top w:val="none" w:sz="0" w:space="0" w:color="auto"/>
                <w:left w:val="none" w:sz="0" w:space="0" w:color="auto"/>
                <w:bottom w:val="none" w:sz="0" w:space="0" w:color="auto"/>
                <w:right w:val="none" w:sz="0" w:space="0" w:color="auto"/>
              </w:divBdr>
            </w:div>
            <w:div w:id="1542598041">
              <w:marLeft w:val="0"/>
              <w:marRight w:val="0"/>
              <w:marTop w:val="0"/>
              <w:marBottom w:val="0"/>
              <w:divBdr>
                <w:top w:val="none" w:sz="0" w:space="0" w:color="auto"/>
                <w:left w:val="none" w:sz="0" w:space="0" w:color="auto"/>
                <w:bottom w:val="none" w:sz="0" w:space="0" w:color="auto"/>
                <w:right w:val="none" w:sz="0" w:space="0" w:color="auto"/>
              </w:divBdr>
            </w:div>
            <w:div w:id="1544555803">
              <w:marLeft w:val="0"/>
              <w:marRight w:val="0"/>
              <w:marTop w:val="0"/>
              <w:marBottom w:val="0"/>
              <w:divBdr>
                <w:top w:val="none" w:sz="0" w:space="0" w:color="auto"/>
                <w:left w:val="none" w:sz="0" w:space="0" w:color="auto"/>
                <w:bottom w:val="none" w:sz="0" w:space="0" w:color="auto"/>
                <w:right w:val="none" w:sz="0" w:space="0" w:color="auto"/>
              </w:divBdr>
            </w:div>
            <w:div w:id="1545364499">
              <w:marLeft w:val="0"/>
              <w:marRight w:val="0"/>
              <w:marTop w:val="0"/>
              <w:marBottom w:val="0"/>
              <w:divBdr>
                <w:top w:val="none" w:sz="0" w:space="0" w:color="auto"/>
                <w:left w:val="none" w:sz="0" w:space="0" w:color="auto"/>
                <w:bottom w:val="none" w:sz="0" w:space="0" w:color="auto"/>
                <w:right w:val="none" w:sz="0" w:space="0" w:color="auto"/>
              </w:divBdr>
            </w:div>
            <w:div w:id="1546673124">
              <w:marLeft w:val="0"/>
              <w:marRight w:val="0"/>
              <w:marTop w:val="0"/>
              <w:marBottom w:val="0"/>
              <w:divBdr>
                <w:top w:val="none" w:sz="0" w:space="0" w:color="auto"/>
                <w:left w:val="none" w:sz="0" w:space="0" w:color="auto"/>
                <w:bottom w:val="none" w:sz="0" w:space="0" w:color="auto"/>
                <w:right w:val="none" w:sz="0" w:space="0" w:color="auto"/>
              </w:divBdr>
            </w:div>
            <w:div w:id="1546912804">
              <w:marLeft w:val="0"/>
              <w:marRight w:val="0"/>
              <w:marTop w:val="0"/>
              <w:marBottom w:val="0"/>
              <w:divBdr>
                <w:top w:val="none" w:sz="0" w:space="0" w:color="auto"/>
                <w:left w:val="none" w:sz="0" w:space="0" w:color="auto"/>
                <w:bottom w:val="none" w:sz="0" w:space="0" w:color="auto"/>
                <w:right w:val="none" w:sz="0" w:space="0" w:color="auto"/>
              </w:divBdr>
            </w:div>
            <w:div w:id="1546942503">
              <w:marLeft w:val="0"/>
              <w:marRight w:val="0"/>
              <w:marTop w:val="0"/>
              <w:marBottom w:val="0"/>
              <w:divBdr>
                <w:top w:val="none" w:sz="0" w:space="0" w:color="auto"/>
                <w:left w:val="none" w:sz="0" w:space="0" w:color="auto"/>
                <w:bottom w:val="none" w:sz="0" w:space="0" w:color="auto"/>
                <w:right w:val="none" w:sz="0" w:space="0" w:color="auto"/>
              </w:divBdr>
            </w:div>
            <w:div w:id="1549301243">
              <w:marLeft w:val="0"/>
              <w:marRight w:val="0"/>
              <w:marTop w:val="0"/>
              <w:marBottom w:val="0"/>
              <w:divBdr>
                <w:top w:val="none" w:sz="0" w:space="0" w:color="auto"/>
                <w:left w:val="none" w:sz="0" w:space="0" w:color="auto"/>
                <w:bottom w:val="none" w:sz="0" w:space="0" w:color="auto"/>
                <w:right w:val="none" w:sz="0" w:space="0" w:color="auto"/>
              </w:divBdr>
            </w:div>
            <w:div w:id="1549490998">
              <w:marLeft w:val="0"/>
              <w:marRight w:val="0"/>
              <w:marTop w:val="0"/>
              <w:marBottom w:val="0"/>
              <w:divBdr>
                <w:top w:val="none" w:sz="0" w:space="0" w:color="auto"/>
                <w:left w:val="none" w:sz="0" w:space="0" w:color="auto"/>
                <w:bottom w:val="none" w:sz="0" w:space="0" w:color="auto"/>
                <w:right w:val="none" w:sz="0" w:space="0" w:color="auto"/>
              </w:divBdr>
            </w:div>
            <w:div w:id="1550066264">
              <w:marLeft w:val="0"/>
              <w:marRight w:val="0"/>
              <w:marTop w:val="0"/>
              <w:marBottom w:val="0"/>
              <w:divBdr>
                <w:top w:val="none" w:sz="0" w:space="0" w:color="auto"/>
                <w:left w:val="none" w:sz="0" w:space="0" w:color="auto"/>
                <w:bottom w:val="none" w:sz="0" w:space="0" w:color="auto"/>
                <w:right w:val="none" w:sz="0" w:space="0" w:color="auto"/>
              </w:divBdr>
            </w:div>
            <w:div w:id="1551644845">
              <w:marLeft w:val="0"/>
              <w:marRight w:val="0"/>
              <w:marTop w:val="0"/>
              <w:marBottom w:val="0"/>
              <w:divBdr>
                <w:top w:val="none" w:sz="0" w:space="0" w:color="auto"/>
                <w:left w:val="none" w:sz="0" w:space="0" w:color="auto"/>
                <w:bottom w:val="none" w:sz="0" w:space="0" w:color="auto"/>
                <w:right w:val="none" w:sz="0" w:space="0" w:color="auto"/>
              </w:divBdr>
            </w:div>
            <w:div w:id="1553033053">
              <w:marLeft w:val="0"/>
              <w:marRight w:val="0"/>
              <w:marTop w:val="0"/>
              <w:marBottom w:val="0"/>
              <w:divBdr>
                <w:top w:val="none" w:sz="0" w:space="0" w:color="auto"/>
                <w:left w:val="none" w:sz="0" w:space="0" w:color="auto"/>
                <w:bottom w:val="none" w:sz="0" w:space="0" w:color="auto"/>
                <w:right w:val="none" w:sz="0" w:space="0" w:color="auto"/>
              </w:divBdr>
            </w:div>
            <w:div w:id="1554272933">
              <w:marLeft w:val="0"/>
              <w:marRight w:val="0"/>
              <w:marTop w:val="0"/>
              <w:marBottom w:val="0"/>
              <w:divBdr>
                <w:top w:val="none" w:sz="0" w:space="0" w:color="auto"/>
                <w:left w:val="none" w:sz="0" w:space="0" w:color="auto"/>
                <w:bottom w:val="none" w:sz="0" w:space="0" w:color="auto"/>
                <w:right w:val="none" w:sz="0" w:space="0" w:color="auto"/>
              </w:divBdr>
            </w:div>
            <w:div w:id="1557355850">
              <w:marLeft w:val="0"/>
              <w:marRight w:val="0"/>
              <w:marTop w:val="0"/>
              <w:marBottom w:val="0"/>
              <w:divBdr>
                <w:top w:val="none" w:sz="0" w:space="0" w:color="auto"/>
                <w:left w:val="none" w:sz="0" w:space="0" w:color="auto"/>
                <w:bottom w:val="none" w:sz="0" w:space="0" w:color="auto"/>
                <w:right w:val="none" w:sz="0" w:space="0" w:color="auto"/>
              </w:divBdr>
            </w:div>
            <w:div w:id="1559245543">
              <w:marLeft w:val="0"/>
              <w:marRight w:val="0"/>
              <w:marTop w:val="0"/>
              <w:marBottom w:val="0"/>
              <w:divBdr>
                <w:top w:val="none" w:sz="0" w:space="0" w:color="auto"/>
                <w:left w:val="none" w:sz="0" w:space="0" w:color="auto"/>
                <w:bottom w:val="none" w:sz="0" w:space="0" w:color="auto"/>
                <w:right w:val="none" w:sz="0" w:space="0" w:color="auto"/>
              </w:divBdr>
            </w:div>
            <w:div w:id="1561283306">
              <w:marLeft w:val="0"/>
              <w:marRight w:val="0"/>
              <w:marTop w:val="0"/>
              <w:marBottom w:val="0"/>
              <w:divBdr>
                <w:top w:val="none" w:sz="0" w:space="0" w:color="auto"/>
                <w:left w:val="none" w:sz="0" w:space="0" w:color="auto"/>
                <w:bottom w:val="none" w:sz="0" w:space="0" w:color="auto"/>
                <w:right w:val="none" w:sz="0" w:space="0" w:color="auto"/>
              </w:divBdr>
            </w:div>
            <w:div w:id="1562860594">
              <w:marLeft w:val="0"/>
              <w:marRight w:val="0"/>
              <w:marTop w:val="0"/>
              <w:marBottom w:val="0"/>
              <w:divBdr>
                <w:top w:val="none" w:sz="0" w:space="0" w:color="auto"/>
                <w:left w:val="none" w:sz="0" w:space="0" w:color="auto"/>
                <w:bottom w:val="none" w:sz="0" w:space="0" w:color="auto"/>
                <w:right w:val="none" w:sz="0" w:space="0" w:color="auto"/>
              </w:divBdr>
            </w:div>
            <w:div w:id="1563442677">
              <w:marLeft w:val="0"/>
              <w:marRight w:val="0"/>
              <w:marTop w:val="0"/>
              <w:marBottom w:val="0"/>
              <w:divBdr>
                <w:top w:val="none" w:sz="0" w:space="0" w:color="auto"/>
                <w:left w:val="none" w:sz="0" w:space="0" w:color="auto"/>
                <w:bottom w:val="none" w:sz="0" w:space="0" w:color="auto"/>
                <w:right w:val="none" w:sz="0" w:space="0" w:color="auto"/>
              </w:divBdr>
            </w:div>
            <w:div w:id="1565212338">
              <w:marLeft w:val="0"/>
              <w:marRight w:val="0"/>
              <w:marTop w:val="0"/>
              <w:marBottom w:val="0"/>
              <w:divBdr>
                <w:top w:val="none" w:sz="0" w:space="0" w:color="auto"/>
                <w:left w:val="none" w:sz="0" w:space="0" w:color="auto"/>
                <w:bottom w:val="none" w:sz="0" w:space="0" w:color="auto"/>
                <w:right w:val="none" w:sz="0" w:space="0" w:color="auto"/>
              </w:divBdr>
            </w:div>
            <w:div w:id="1565412308">
              <w:marLeft w:val="0"/>
              <w:marRight w:val="0"/>
              <w:marTop w:val="0"/>
              <w:marBottom w:val="0"/>
              <w:divBdr>
                <w:top w:val="none" w:sz="0" w:space="0" w:color="auto"/>
                <w:left w:val="none" w:sz="0" w:space="0" w:color="auto"/>
                <w:bottom w:val="none" w:sz="0" w:space="0" w:color="auto"/>
                <w:right w:val="none" w:sz="0" w:space="0" w:color="auto"/>
              </w:divBdr>
            </w:div>
            <w:div w:id="1568875651">
              <w:marLeft w:val="0"/>
              <w:marRight w:val="0"/>
              <w:marTop w:val="0"/>
              <w:marBottom w:val="0"/>
              <w:divBdr>
                <w:top w:val="none" w:sz="0" w:space="0" w:color="auto"/>
                <w:left w:val="none" w:sz="0" w:space="0" w:color="auto"/>
                <w:bottom w:val="none" w:sz="0" w:space="0" w:color="auto"/>
                <w:right w:val="none" w:sz="0" w:space="0" w:color="auto"/>
              </w:divBdr>
            </w:div>
            <w:div w:id="1569414314">
              <w:marLeft w:val="0"/>
              <w:marRight w:val="0"/>
              <w:marTop w:val="0"/>
              <w:marBottom w:val="0"/>
              <w:divBdr>
                <w:top w:val="none" w:sz="0" w:space="0" w:color="auto"/>
                <w:left w:val="none" w:sz="0" w:space="0" w:color="auto"/>
                <w:bottom w:val="none" w:sz="0" w:space="0" w:color="auto"/>
                <w:right w:val="none" w:sz="0" w:space="0" w:color="auto"/>
              </w:divBdr>
            </w:div>
            <w:div w:id="1569917443">
              <w:marLeft w:val="0"/>
              <w:marRight w:val="0"/>
              <w:marTop w:val="0"/>
              <w:marBottom w:val="0"/>
              <w:divBdr>
                <w:top w:val="none" w:sz="0" w:space="0" w:color="auto"/>
                <w:left w:val="none" w:sz="0" w:space="0" w:color="auto"/>
                <w:bottom w:val="none" w:sz="0" w:space="0" w:color="auto"/>
                <w:right w:val="none" w:sz="0" w:space="0" w:color="auto"/>
              </w:divBdr>
            </w:div>
            <w:div w:id="1570649636">
              <w:marLeft w:val="0"/>
              <w:marRight w:val="0"/>
              <w:marTop w:val="0"/>
              <w:marBottom w:val="0"/>
              <w:divBdr>
                <w:top w:val="none" w:sz="0" w:space="0" w:color="auto"/>
                <w:left w:val="none" w:sz="0" w:space="0" w:color="auto"/>
                <w:bottom w:val="none" w:sz="0" w:space="0" w:color="auto"/>
                <w:right w:val="none" w:sz="0" w:space="0" w:color="auto"/>
              </w:divBdr>
            </w:div>
            <w:div w:id="1570965282">
              <w:marLeft w:val="0"/>
              <w:marRight w:val="0"/>
              <w:marTop w:val="0"/>
              <w:marBottom w:val="0"/>
              <w:divBdr>
                <w:top w:val="none" w:sz="0" w:space="0" w:color="auto"/>
                <w:left w:val="none" w:sz="0" w:space="0" w:color="auto"/>
                <w:bottom w:val="none" w:sz="0" w:space="0" w:color="auto"/>
                <w:right w:val="none" w:sz="0" w:space="0" w:color="auto"/>
              </w:divBdr>
            </w:div>
            <w:div w:id="1570993607">
              <w:marLeft w:val="0"/>
              <w:marRight w:val="0"/>
              <w:marTop w:val="0"/>
              <w:marBottom w:val="0"/>
              <w:divBdr>
                <w:top w:val="none" w:sz="0" w:space="0" w:color="auto"/>
                <w:left w:val="none" w:sz="0" w:space="0" w:color="auto"/>
                <w:bottom w:val="none" w:sz="0" w:space="0" w:color="auto"/>
                <w:right w:val="none" w:sz="0" w:space="0" w:color="auto"/>
              </w:divBdr>
            </w:div>
            <w:div w:id="1574466272">
              <w:marLeft w:val="0"/>
              <w:marRight w:val="0"/>
              <w:marTop w:val="0"/>
              <w:marBottom w:val="0"/>
              <w:divBdr>
                <w:top w:val="none" w:sz="0" w:space="0" w:color="auto"/>
                <w:left w:val="none" w:sz="0" w:space="0" w:color="auto"/>
                <w:bottom w:val="none" w:sz="0" w:space="0" w:color="auto"/>
                <w:right w:val="none" w:sz="0" w:space="0" w:color="auto"/>
              </w:divBdr>
            </w:div>
            <w:div w:id="1574703588">
              <w:marLeft w:val="0"/>
              <w:marRight w:val="0"/>
              <w:marTop w:val="0"/>
              <w:marBottom w:val="0"/>
              <w:divBdr>
                <w:top w:val="none" w:sz="0" w:space="0" w:color="auto"/>
                <w:left w:val="none" w:sz="0" w:space="0" w:color="auto"/>
                <w:bottom w:val="none" w:sz="0" w:space="0" w:color="auto"/>
                <w:right w:val="none" w:sz="0" w:space="0" w:color="auto"/>
              </w:divBdr>
            </w:div>
            <w:div w:id="1575315709">
              <w:marLeft w:val="0"/>
              <w:marRight w:val="0"/>
              <w:marTop w:val="0"/>
              <w:marBottom w:val="0"/>
              <w:divBdr>
                <w:top w:val="none" w:sz="0" w:space="0" w:color="auto"/>
                <w:left w:val="none" w:sz="0" w:space="0" w:color="auto"/>
                <w:bottom w:val="none" w:sz="0" w:space="0" w:color="auto"/>
                <w:right w:val="none" w:sz="0" w:space="0" w:color="auto"/>
              </w:divBdr>
            </w:div>
            <w:div w:id="1575578773">
              <w:marLeft w:val="0"/>
              <w:marRight w:val="0"/>
              <w:marTop w:val="0"/>
              <w:marBottom w:val="0"/>
              <w:divBdr>
                <w:top w:val="none" w:sz="0" w:space="0" w:color="auto"/>
                <w:left w:val="none" w:sz="0" w:space="0" w:color="auto"/>
                <w:bottom w:val="none" w:sz="0" w:space="0" w:color="auto"/>
                <w:right w:val="none" w:sz="0" w:space="0" w:color="auto"/>
              </w:divBdr>
            </w:div>
            <w:div w:id="1575966838">
              <w:marLeft w:val="0"/>
              <w:marRight w:val="0"/>
              <w:marTop w:val="0"/>
              <w:marBottom w:val="0"/>
              <w:divBdr>
                <w:top w:val="none" w:sz="0" w:space="0" w:color="auto"/>
                <w:left w:val="none" w:sz="0" w:space="0" w:color="auto"/>
                <w:bottom w:val="none" w:sz="0" w:space="0" w:color="auto"/>
                <w:right w:val="none" w:sz="0" w:space="0" w:color="auto"/>
              </w:divBdr>
            </w:div>
            <w:div w:id="1577083731">
              <w:marLeft w:val="0"/>
              <w:marRight w:val="0"/>
              <w:marTop w:val="0"/>
              <w:marBottom w:val="0"/>
              <w:divBdr>
                <w:top w:val="none" w:sz="0" w:space="0" w:color="auto"/>
                <w:left w:val="none" w:sz="0" w:space="0" w:color="auto"/>
                <w:bottom w:val="none" w:sz="0" w:space="0" w:color="auto"/>
                <w:right w:val="none" w:sz="0" w:space="0" w:color="auto"/>
              </w:divBdr>
            </w:div>
            <w:div w:id="1577281733">
              <w:marLeft w:val="0"/>
              <w:marRight w:val="0"/>
              <w:marTop w:val="0"/>
              <w:marBottom w:val="0"/>
              <w:divBdr>
                <w:top w:val="none" w:sz="0" w:space="0" w:color="auto"/>
                <w:left w:val="none" w:sz="0" w:space="0" w:color="auto"/>
                <w:bottom w:val="none" w:sz="0" w:space="0" w:color="auto"/>
                <w:right w:val="none" w:sz="0" w:space="0" w:color="auto"/>
              </w:divBdr>
            </w:div>
            <w:div w:id="1579631191">
              <w:marLeft w:val="0"/>
              <w:marRight w:val="0"/>
              <w:marTop w:val="0"/>
              <w:marBottom w:val="0"/>
              <w:divBdr>
                <w:top w:val="none" w:sz="0" w:space="0" w:color="auto"/>
                <w:left w:val="none" w:sz="0" w:space="0" w:color="auto"/>
                <w:bottom w:val="none" w:sz="0" w:space="0" w:color="auto"/>
                <w:right w:val="none" w:sz="0" w:space="0" w:color="auto"/>
              </w:divBdr>
            </w:div>
            <w:div w:id="1581140119">
              <w:marLeft w:val="0"/>
              <w:marRight w:val="0"/>
              <w:marTop w:val="0"/>
              <w:marBottom w:val="0"/>
              <w:divBdr>
                <w:top w:val="none" w:sz="0" w:space="0" w:color="auto"/>
                <w:left w:val="none" w:sz="0" w:space="0" w:color="auto"/>
                <w:bottom w:val="none" w:sz="0" w:space="0" w:color="auto"/>
                <w:right w:val="none" w:sz="0" w:space="0" w:color="auto"/>
              </w:divBdr>
            </w:div>
            <w:div w:id="1584993808">
              <w:marLeft w:val="0"/>
              <w:marRight w:val="0"/>
              <w:marTop w:val="0"/>
              <w:marBottom w:val="0"/>
              <w:divBdr>
                <w:top w:val="none" w:sz="0" w:space="0" w:color="auto"/>
                <w:left w:val="none" w:sz="0" w:space="0" w:color="auto"/>
                <w:bottom w:val="none" w:sz="0" w:space="0" w:color="auto"/>
                <w:right w:val="none" w:sz="0" w:space="0" w:color="auto"/>
              </w:divBdr>
            </w:div>
            <w:div w:id="1584996882">
              <w:marLeft w:val="0"/>
              <w:marRight w:val="0"/>
              <w:marTop w:val="0"/>
              <w:marBottom w:val="0"/>
              <w:divBdr>
                <w:top w:val="none" w:sz="0" w:space="0" w:color="auto"/>
                <w:left w:val="none" w:sz="0" w:space="0" w:color="auto"/>
                <w:bottom w:val="none" w:sz="0" w:space="0" w:color="auto"/>
                <w:right w:val="none" w:sz="0" w:space="0" w:color="auto"/>
              </w:divBdr>
            </w:div>
            <w:div w:id="1588228670">
              <w:marLeft w:val="0"/>
              <w:marRight w:val="0"/>
              <w:marTop w:val="0"/>
              <w:marBottom w:val="0"/>
              <w:divBdr>
                <w:top w:val="none" w:sz="0" w:space="0" w:color="auto"/>
                <w:left w:val="none" w:sz="0" w:space="0" w:color="auto"/>
                <w:bottom w:val="none" w:sz="0" w:space="0" w:color="auto"/>
                <w:right w:val="none" w:sz="0" w:space="0" w:color="auto"/>
              </w:divBdr>
            </w:div>
            <w:div w:id="1589271922">
              <w:marLeft w:val="0"/>
              <w:marRight w:val="0"/>
              <w:marTop w:val="0"/>
              <w:marBottom w:val="0"/>
              <w:divBdr>
                <w:top w:val="none" w:sz="0" w:space="0" w:color="auto"/>
                <w:left w:val="none" w:sz="0" w:space="0" w:color="auto"/>
                <w:bottom w:val="none" w:sz="0" w:space="0" w:color="auto"/>
                <w:right w:val="none" w:sz="0" w:space="0" w:color="auto"/>
              </w:divBdr>
            </w:div>
            <w:div w:id="1589540002">
              <w:marLeft w:val="0"/>
              <w:marRight w:val="0"/>
              <w:marTop w:val="0"/>
              <w:marBottom w:val="0"/>
              <w:divBdr>
                <w:top w:val="none" w:sz="0" w:space="0" w:color="auto"/>
                <w:left w:val="none" w:sz="0" w:space="0" w:color="auto"/>
                <w:bottom w:val="none" w:sz="0" w:space="0" w:color="auto"/>
                <w:right w:val="none" w:sz="0" w:space="0" w:color="auto"/>
              </w:divBdr>
            </w:div>
            <w:div w:id="1590506493">
              <w:marLeft w:val="0"/>
              <w:marRight w:val="0"/>
              <w:marTop w:val="0"/>
              <w:marBottom w:val="0"/>
              <w:divBdr>
                <w:top w:val="none" w:sz="0" w:space="0" w:color="auto"/>
                <w:left w:val="none" w:sz="0" w:space="0" w:color="auto"/>
                <w:bottom w:val="none" w:sz="0" w:space="0" w:color="auto"/>
                <w:right w:val="none" w:sz="0" w:space="0" w:color="auto"/>
              </w:divBdr>
            </w:div>
            <w:div w:id="1590775961">
              <w:marLeft w:val="0"/>
              <w:marRight w:val="0"/>
              <w:marTop w:val="0"/>
              <w:marBottom w:val="0"/>
              <w:divBdr>
                <w:top w:val="none" w:sz="0" w:space="0" w:color="auto"/>
                <w:left w:val="none" w:sz="0" w:space="0" w:color="auto"/>
                <w:bottom w:val="none" w:sz="0" w:space="0" w:color="auto"/>
                <w:right w:val="none" w:sz="0" w:space="0" w:color="auto"/>
              </w:divBdr>
            </w:div>
            <w:div w:id="1592157998">
              <w:marLeft w:val="0"/>
              <w:marRight w:val="0"/>
              <w:marTop w:val="0"/>
              <w:marBottom w:val="0"/>
              <w:divBdr>
                <w:top w:val="none" w:sz="0" w:space="0" w:color="auto"/>
                <w:left w:val="none" w:sz="0" w:space="0" w:color="auto"/>
                <w:bottom w:val="none" w:sz="0" w:space="0" w:color="auto"/>
                <w:right w:val="none" w:sz="0" w:space="0" w:color="auto"/>
              </w:divBdr>
            </w:div>
            <w:div w:id="1592741727">
              <w:marLeft w:val="0"/>
              <w:marRight w:val="0"/>
              <w:marTop w:val="0"/>
              <w:marBottom w:val="0"/>
              <w:divBdr>
                <w:top w:val="none" w:sz="0" w:space="0" w:color="auto"/>
                <w:left w:val="none" w:sz="0" w:space="0" w:color="auto"/>
                <w:bottom w:val="none" w:sz="0" w:space="0" w:color="auto"/>
                <w:right w:val="none" w:sz="0" w:space="0" w:color="auto"/>
              </w:divBdr>
            </w:div>
            <w:div w:id="1593970921">
              <w:marLeft w:val="0"/>
              <w:marRight w:val="0"/>
              <w:marTop w:val="0"/>
              <w:marBottom w:val="0"/>
              <w:divBdr>
                <w:top w:val="none" w:sz="0" w:space="0" w:color="auto"/>
                <w:left w:val="none" w:sz="0" w:space="0" w:color="auto"/>
                <w:bottom w:val="none" w:sz="0" w:space="0" w:color="auto"/>
                <w:right w:val="none" w:sz="0" w:space="0" w:color="auto"/>
              </w:divBdr>
            </w:div>
            <w:div w:id="1594124312">
              <w:marLeft w:val="0"/>
              <w:marRight w:val="0"/>
              <w:marTop w:val="0"/>
              <w:marBottom w:val="0"/>
              <w:divBdr>
                <w:top w:val="none" w:sz="0" w:space="0" w:color="auto"/>
                <w:left w:val="none" w:sz="0" w:space="0" w:color="auto"/>
                <w:bottom w:val="none" w:sz="0" w:space="0" w:color="auto"/>
                <w:right w:val="none" w:sz="0" w:space="0" w:color="auto"/>
              </w:divBdr>
            </w:div>
            <w:div w:id="1595476680">
              <w:marLeft w:val="0"/>
              <w:marRight w:val="0"/>
              <w:marTop w:val="0"/>
              <w:marBottom w:val="0"/>
              <w:divBdr>
                <w:top w:val="none" w:sz="0" w:space="0" w:color="auto"/>
                <w:left w:val="none" w:sz="0" w:space="0" w:color="auto"/>
                <w:bottom w:val="none" w:sz="0" w:space="0" w:color="auto"/>
                <w:right w:val="none" w:sz="0" w:space="0" w:color="auto"/>
              </w:divBdr>
            </w:div>
            <w:div w:id="1596136728">
              <w:marLeft w:val="0"/>
              <w:marRight w:val="0"/>
              <w:marTop w:val="0"/>
              <w:marBottom w:val="0"/>
              <w:divBdr>
                <w:top w:val="none" w:sz="0" w:space="0" w:color="auto"/>
                <w:left w:val="none" w:sz="0" w:space="0" w:color="auto"/>
                <w:bottom w:val="none" w:sz="0" w:space="0" w:color="auto"/>
                <w:right w:val="none" w:sz="0" w:space="0" w:color="auto"/>
              </w:divBdr>
            </w:div>
            <w:div w:id="1597013566">
              <w:marLeft w:val="0"/>
              <w:marRight w:val="0"/>
              <w:marTop w:val="0"/>
              <w:marBottom w:val="0"/>
              <w:divBdr>
                <w:top w:val="none" w:sz="0" w:space="0" w:color="auto"/>
                <w:left w:val="none" w:sz="0" w:space="0" w:color="auto"/>
                <w:bottom w:val="none" w:sz="0" w:space="0" w:color="auto"/>
                <w:right w:val="none" w:sz="0" w:space="0" w:color="auto"/>
              </w:divBdr>
            </w:div>
            <w:div w:id="1599367292">
              <w:marLeft w:val="0"/>
              <w:marRight w:val="0"/>
              <w:marTop w:val="0"/>
              <w:marBottom w:val="0"/>
              <w:divBdr>
                <w:top w:val="none" w:sz="0" w:space="0" w:color="auto"/>
                <w:left w:val="none" w:sz="0" w:space="0" w:color="auto"/>
                <w:bottom w:val="none" w:sz="0" w:space="0" w:color="auto"/>
                <w:right w:val="none" w:sz="0" w:space="0" w:color="auto"/>
              </w:divBdr>
            </w:div>
            <w:div w:id="1602251408">
              <w:marLeft w:val="0"/>
              <w:marRight w:val="0"/>
              <w:marTop w:val="0"/>
              <w:marBottom w:val="0"/>
              <w:divBdr>
                <w:top w:val="none" w:sz="0" w:space="0" w:color="auto"/>
                <w:left w:val="none" w:sz="0" w:space="0" w:color="auto"/>
                <w:bottom w:val="none" w:sz="0" w:space="0" w:color="auto"/>
                <w:right w:val="none" w:sz="0" w:space="0" w:color="auto"/>
              </w:divBdr>
            </w:div>
            <w:div w:id="1605725064">
              <w:marLeft w:val="0"/>
              <w:marRight w:val="0"/>
              <w:marTop w:val="0"/>
              <w:marBottom w:val="0"/>
              <w:divBdr>
                <w:top w:val="none" w:sz="0" w:space="0" w:color="auto"/>
                <w:left w:val="none" w:sz="0" w:space="0" w:color="auto"/>
                <w:bottom w:val="none" w:sz="0" w:space="0" w:color="auto"/>
                <w:right w:val="none" w:sz="0" w:space="0" w:color="auto"/>
              </w:divBdr>
            </w:div>
            <w:div w:id="1606234702">
              <w:marLeft w:val="0"/>
              <w:marRight w:val="0"/>
              <w:marTop w:val="0"/>
              <w:marBottom w:val="0"/>
              <w:divBdr>
                <w:top w:val="none" w:sz="0" w:space="0" w:color="auto"/>
                <w:left w:val="none" w:sz="0" w:space="0" w:color="auto"/>
                <w:bottom w:val="none" w:sz="0" w:space="0" w:color="auto"/>
                <w:right w:val="none" w:sz="0" w:space="0" w:color="auto"/>
              </w:divBdr>
            </w:div>
            <w:div w:id="1609581237">
              <w:marLeft w:val="0"/>
              <w:marRight w:val="0"/>
              <w:marTop w:val="0"/>
              <w:marBottom w:val="0"/>
              <w:divBdr>
                <w:top w:val="none" w:sz="0" w:space="0" w:color="auto"/>
                <w:left w:val="none" w:sz="0" w:space="0" w:color="auto"/>
                <w:bottom w:val="none" w:sz="0" w:space="0" w:color="auto"/>
                <w:right w:val="none" w:sz="0" w:space="0" w:color="auto"/>
              </w:divBdr>
            </w:div>
            <w:div w:id="1612469002">
              <w:marLeft w:val="0"/>
              <w:marRight w:val="0"/>
              <w:marTop w:val="0"/>
              <w:marBottom w:val="0"/>
              <w:divBdr>
                <w:top w:val="none" w:sz="0" w:space="0" w:color="auto"/>
                <w:left w:val="none" w:sz="0" w:space="0" w:color="auto"/>
                <w:bottom w:val="none" w:sz="0" w:space="0" w:color="auto"/>
                <w:right w:val="none" w:sz="0" w:space="0" w:color="auto"/>
              </w:divBdr>
            </w:div>
            <w:div w:id="1617370505">
              <w:marLeft w:val="0"/>
              <w:marRight w:val="0"/>
              <w:marTop w:val="0"/>
              <w:marBottom w:val="0"/>
              <w:divBdr>
                <w:top w:val="none" w:sz="0" w:space="0" w:color="auto"/>
                <w:left w:val="none" w:sz="0" w:space="0" w:color="auto"/>
                <w:bottom w:val="none" w:sz="0" w:space="0" w:color="auto"/>
                <w:right w:val="none" w:sz="0" w:space="0" w:color="auto"/>
              </w:divBdr>
            </w:div>
            <w:div w:id="1618364531">
              <w:marLeft w:val="0"/>
              <w:marRight w:val="0"/>
              <w:marTop w:val="0"/>
              <w:marBottom w:val="0"/>
              <w:divBdr>
                <w:top w:val="none" w:sz="0" w:space="0" w:color="auto"/>
                <w:left w:val="none" w:sz="0" w:space="0" w:color="auto"/>
                <w:bottom w:val="none" w:sz="0" w:space="0" w:color="auto"/>
                <w:right w:val="none" w:sz="0" w:space="0" w:color="auto"/>
              </w:divBdr>
            </w:div>
            <w:div w:id="1620447908">
              <w:marLeft w:val="0"/>
              <w:marRight w:val="0"/>
              <w:marTop w:val="0"/>
              <w:marBottom w:val="0"/>
              <w:divBdr>
                <w:top w:val="none" w:sz="0" w:space="0" w:color="auto"/>
                <w:left w:val="none" w:sz="0" w:space="0" w:color="auto"/>
                <w:bottom w:val="none" w:sz="0" w:space="0" w:color="auto"/>
                <w:right w:val="none" w:sz="0" w:space="0" w:color="auto"/>
              </w:divBdr>
            </w:div>
            <w:div w:id="1622034063">
              <w:marLeft w:val="0"/>
              <w:marRight w:val="0"/>
              <w:marTop w:val="0"/>
              <w:marBottom w:val="0"/>
              <w:divBdr>
                <w:top w:val="none" w:sz="0" w:space="0" w:color="auto"/>
                <w:left w:val="none" w:sz="0" w:space="0" w:color="auto"/>
                <w:bottom w:val="none" w:sz="0" w:space="0" w:color="auto"/>
                <w:right w:val="none" w:sz="0" w:space="0" w:color="auto"/>
              </w:divBdr>
            </w:div>
            <w:div w:id="1623732775">
              <w:marLeft w:val="0"/>
              <w:marRight w:val="0"/>
              <w:marTop w:val="0"/>
              <w:marBottom w:val="0"/>
              <w:divBdr>
                <w:top w:val="none" w:sz="0" w:space="0" w:color="auto"/>
                <w:left w:val="none" w:sz="0" w:space="0" w:color="auto"/>
                <w:bottom w:val="none" w:sz="0" w:space="0" w:color="auto"/>
                <w:right w:val="none" w:sz="0" w:space="0" w:color="auto"/>
              </w:divBdr>
            </w:div>
            <w:div w:id="1624725694">
              <w:marLeft w:val="0"/>
              <w:marRight w:val="0"/>
              <w:marTop w:val="0"/>
              <w:marBottom w:val="0"/>
              <w:divBdr>
                <w:top w:val="none" w:sz="0" w:space="0" w:color="auto"/>
                <w:left w:val="none" w:sz="0" w:space="0" w:color="auto"/>
                <w:bottom w:val="none" w:sz="0" w:space="0" w:color="auto"/>
                <w:right w:val="none" w:sz="0" w:space="0" w:color="auto"/>
              </w:divBdr>
            </w:div>
            <w:div w:id="1624917622">
              <w:marLeft w:val="0"/>
              <w:marRight w:val="0"/>
              <w:marTop w:val="0"/>
              <w:marBottom w:val="0"/>
              <w:divBdr>
                <w:top w:val="none" w:sz="0" w:space="0" w:color="auto"/>
                <w:left w:val="none" w:sz="0" w:space="0" w:color="auto"/>
                <w:bottom w:val="none" w:sz="0" w:space="0" w:color="auto"/>
                <w:right w:val="none" w:sz="0" w:space="0" w:color="auto"/>
              </w:divBdr>
            </w:div>
            <w:div w:id="1625306299">
              <w:marLeft w:val="0"/>
              <w:marRight w:val="0"/>
              <w:marTop w:val="0"/>
              <w:marBottom w:val="0"/>
              <w:divBdr>
                <w:top w:val="none" w:sz="0" w:space="0" w:color="auto"/>
                <w:left w:val="none" w:sz="0" w:space="0" w:color="auto"/>
                <w:bottom w:val="none" w:sz="0" w:space="0" w:color="auto"/>
                <w:right w:val="none" w:sz="0" w:space="0" w:color="auto"/>
              </w:divBdr>
            </w:div>
            <w:div w:id="1628387184">
              <w:marLeft w:val="0"/>
              <w:marRight w:val="0"/>
              <w:marTop w:val="0"/>
              <w:marBottom w:val="0"/>
              <w:divBdr>
                <w:top w:val="none" w:sz="0" w:space="0" w:color="auto"/>
                <w:left w:val="none" w:sz="0" w:space="0" w:color="auto"/>
                <w:bottom w:val="none" w:sz="0" w:space="0" w:color="auto"/>
                <w:right w:val="none" w:sz="0" w:space="0" w:color="auto"/>
              </w:divBdr>
            </w:div>
            <w:div w:id="1628470328">
              <w:marLeft w:val="0"/>
              <w:marRight w:val="0"/>
              <w:marTop w:val="0"/>
              <w:marBottom w:val="0"/>
              <w:divBdr>
                <w:top w:val="none" w:sz="0" w:space="0" w:color="auto"/>
                <w:left w:val="none" w:sz="0" w:space="0" w:color="auto"/>
                <w:bottom w:val="none" w:sz="0" w:space="0" w:color="auto"/>
                <w:right w:val="none" w:sz="0" w:space="0" w:color="auto"/>
              </w:divBdr>
            </w:div>
            <w:div w:id="1629509804">
              <w:marLeft w:val="0"/>
              <w:marRight w:val="0"/>
              <w:marTop w:val="0"/>
              <w:marBottom w:val="0"/>
              <w:divBdr>
                <w:top w:val="none" w:sz="0" w:space="0" w:color="auto"/>
                <w:left w:val="none" w:sz="0" w:space="0" w:color="auto"/>
                <w:bottom w:val="none" w:sz="0" w:space="0" w:color="auto"/>
                <w:right w:val="none" w:sz="0" w:space="0" w:color="auto"/>
              </w:divBdr>
            </w:div>
            <w:div w:id="1632054018">
              <w:marLeft w:val="0"/>
              <w:marRight w:val="0"/>
              <w:marTop w:val="0"/>
              <w:marBottom w:val="0"/>
              <w:divBdr>
                <w:top w:val="none" w:sz="0" w:space="0" w:color="auto"/>
                <w:left w:val="none" w:sz="0" w:space="0" w:color="auto"/>
                <w:bottom w:val="none" w:sz="0" w:space="0" w:color="auto"/>
                <w:right w:val="none" w:sz="0" w:space="0" w:color="auto"/>
              </w:divBdr>
            </w:div>
            <w:div w:id="1632438228">
              <w:marLeft w:val="0"/>
              <w:marRight w:val="0"/>
              <w:marTop w:val="0"/>
              <w:marBottom w:val="0"/>
              <w:divBdr>
                <w:top w:val="none" w:sz="0" w:space="0" w:color="auto"/>
                <w:left w:val="none" w:sz="0" w:space="0" w:color="auto"/>
                <w:bottom w:val="none" w:sz="0" w:space="0" w:color="auto"/>
                <w:right w:val="none" w:sz="0" w:space="0" w:color="auto"/>
              </w:divBdr>
            </w:div>
            <w:div w:id="1641300994">
              <w:marLeft w:val="0"/>
              <w:marRight w:val="0"/>
              <w:marTop w:val="0"/>
              <w:marBottom w:val="0"/>
              <w:divBdr>
                <w:top w:val="none" w:sz="0" w:space="0" w:color="auto"/>
                <w:left w:val="none" w:sz="0" w:space="0" w:color="auto"/>
                <w:bottom w:val="none" w:sz="0" w:space="0" w:color="auto"/>
                <w:right w:val="none" w:sz="0" w:space="0" w:color="auto"/>
              </w:divBdr>
            </w:div>
            <w:div w:id="1641373913">
              <w:marLeft w:val="0"/>
              <w:marRight w:val="0"/>
              <w:marTop w:val="0"/>
              <w:marBottom w:val="0"/>
              <w:divBdr>
                <w:top w:val="none" w:sz="0" w:space="0" w:color="auto"/>
                <w:left w:val="none" w:sz="0" w:space="0" w:color="auto"/>
                <w:bottom w:val="none" w:sz="0" w:space="0" w:color="auto"/>
                <w:right w:val="none" w:sz="0" w:space="0" w:color="auto"/>
              </w:divBdr>
            </w:div>
            <w:div w:id="1642493484">
              <w:marLeft w:val="0"/>
              <w:marRight w:val="0"/>
              <w:marTop w:val="0"/>
              <w:marBottom w:val="0"/>
              <w:divBdr>
                <w:top w:val="none" w:sz="0" w:space="0" w:color="auto"/>
                <w:left w:val="none" w:sz="0" w:space="0" w:color="auto"/>
                <w:bottom w:val="none" w:sz="0" w:space="0" w:color="auto"/>
                <w:right w:val="none" w:sz="0" w:space="0" w:color="auto"/>
              </w:divBdr>
            </w:div>
            <w:div w:id="1644652923">
              <w:marLeft w:val="0"/>
              <w:marRight w:val="0"/>
              <w:marTop w:val="0"/>
              <w:marBottom w:val="0"/>
              <w:divBdr>
                <w:top w:val="none" w:sz="0" w:space="0" w:color="auto"/>
                <w:left w:val="none" w:sz="0" w:space="0" w:color="auto"/>
                <w:bottom w:val="none" w:sz="0" w:space="0" w:color="auto"/>
                <w:right w:val="none" w:sz="0" w:space="0" w:color="auto"/>
              </w:divBdr>
            </w:div>
            <w:div w:id="1648972720">
              <w:marLeft w:val="0"/>
              <w:marRight w:val="0"/>
              <w:marTop w:val="0"/>
              <w:marBottom w:val="0"/>
              <w:divBdr>
                <w:top w:val="none" w:sz="0" w:space="0" w:color="auto"/>
                <w:left w:val="none" w:sz="0" w:space="0" w:color="auto"/>
                <w:bottom w:val="none" w:sz="0" w:space="0" w:color="auto"/>
                <w:right w:val="none" w:sz="0" w:space="0" w:color="auto"/>
              </w:divBdr>
            </w:div>
            <w:div w:id="1650598835">
              <w:marLeft w:val="0"/>
              <w:marRight w:val="0"/>
              <w:marTop w:val="0"/>
              <w:marBottom w:val="0"/>
              <w:divBdr>
                <w:top w:val="none" w:sz="0" w:space="0" w:color="auto"/>
                <w:left w:val="none" w:sz="0" w:space="0" w:color="auto"/>
                <w:bottom w:val="none" w:sz="0" w:space="0" w:color="auto"/>
                <w:right w:val="none" w:sz="0" w:space="0" w:color="auto"/>
              </w:divBdr>
            </w:div>
            <w:div w:id="1652178166">
              <w:marLeft w:val="0"/>
              <w:marRight w:val="0"/>
              <w:marTop w:val="0"/>
              <w:marBottom w:val="0"/>
              <w:divBdr>
                <w:top w:val="none" w:sz="0" w:space="0" w:color="auto"/>
                <w:left w:val="none" w:sz="0" w:space="0" w:color="auto"/>
                <w:bottom w:val="none" w:sz="0" w:space="0" w:color="auto"/>
                <w:right w:val="none" w:sz="0" w:space="0" w:color="auto"/>
              </w:divBdr>
            </w:div>
            <w:div w:id="1652364946">
              <w:marLeft w:val="0"/>
              <w:marRight w:val="0"/>
              <w:marTop w:val="0"/>
              <w:marBottom w:val="0"/>
              <w:divBdr>
                <w:top w:val="none" w:sz="0" w:space="0" w:color="auto"/>
                <w:left w:val="none" w:sz="0" w:space="0" w:color="auto"/>
                <w:bottom w:val="none" w:sz="0" w:space="0" w:color="auto"/>
                <w:right w:val="none" w:sz="0" w:space="0" w:color="auto"/>
              </w:divBdr>
            </w:div>
            <w:div w:id="1656881760">
              <w:marLeft w:val="0"/>
              <w:marRight w:val="0"/>
              <w:marTop w:val="0"/>
              <w:marBottom w:val="0"/>
              <w:divBdr>
                <w:top w:val="none" w:sz="0" w:space="0" w:color="auto"/>
                <w:left w:val="none" w:sz="0" w:space="0" w:color="auto"/>
                <w:bottom w:val="none" w:sz="0" w:space="0" w:color="auto"/>
                <w:right w:val="none" w:sz="0" w:space="0" w:color="auto"/>
              </w:divBdr>
            </w:div>
            <w:div w:id="1657606282">
              <w:marLeft w:val="0"/>
              <w:marRight w:val="0"/>
              <w:marTop w:val="0"/>
              <w:marBottom w:val="0"/>
              <w:divBdr>
                <w:top w:val="none" w:sz="0" w:space="0" w:color="auto"/>
                <w:left w:val="none" w:sz="0" w:space="0" w:color="auto"/>
                <w:bottom w:val="none" w:sz="0" w:space="0" w:color="auto"/>
                <w:right w:val="none" w:sz="0" w:space="0" w:color="auto"/>
              </w:divBdr>
            </w:div>
            <w:div w:id="1657687753">
              <w:marLeft w:val="0"/>
              <w:marRight w:val="0"/>
              <w:marTop w:val="0"/>
              <w:marBottom w:val="0"/>
              <w:divBdr>
                <w:top w:val="none" w:sz="0" w:space="0" w:color="auto"/>
                <w:left w:val="none" w:sz="0" w:space="0" w:color="auto"/>
                <w:bottom w:val="none" w:sz="0" w:space="0" w:color="auto"/>
                <w:right w:val="none" w:sz="0" w:space="0" w:color="auto"/>
              </w:divBdr>
            </w:div>
            <w:div w:id="1658612731">
              <w:marLeft w:val="0"/>
              <w:marRight w:val="0"/>
              <w:marTop w:val="0"/>
              <w:marBottom w:val="0"/>
              <w:divBdr>
                <w:top w:val="none" w:sz="0" w:space="0" w:color="auto"/>
                <w:left w:val="none" w:sz="0" w:space="0" w:color="auto"/>
                <w:bottom w:val="none" w:sz="0" w:space="0" w:color="auto"/>
                <w:right w:val="none" w:sz="0" w:space="0" w:color="auto"/>
              </w:divBdr>
            </w:div>
            <w:div w:id="1658656222">
              <w:marLeft w:val="0"/>
              <w:marRight w:val="0"/>
              <w:marTop w:val="0"/>
              <w:marBottom w:val="0"/>
              <w:divBdr>
                <w:top w:val="none" w:sz="0" w:space="0" w:color="auto"/>
                <w:left w:val="none" w:sz="0" w:space="0" w:color="auto"/>
                <w:bottom w:val="none" w:sz="0" w:space="0" w:color="auto"/>
                <w:right w:val="none" w:sz="0" w:space="0" w:color="auto"/>
              </w:divBdr>
            </w:div>
            <w:div w:id="1659654465">
              <w:marLeft w:val="0"/>
              <w:marRight w:val="0"/>
              <w:marTop w:val="0"/>
              <w:marBottom w:val="0"/>
              <w:divBdr>
                <w:top w:val="none" w:sz="0" w:space="0" w:color="auto"/>
                <w:left w:val="none" w:sz="0" w:space="0" w:color="auto"/>
                <w:bottom w:val="none" w:sz="0" w:space="0" w:color="auto"/>
                <w:right w:val="none" w:sz="0" w:space="0" w:color="auto"/>
              </w:divBdr>
            </w:div>
            <w:div w:id="1659846637">
              <w:marLeft w:val="0"/>
              <w:marRight w:val="0"/>
              <w:marTop w:val="0"/>
              <w:marBottom w:val="0"/>
              <w:divBdr>
                <w:top w:val="none" w:sz="0" w:space="0" w:color="auto"/>
                <w:left w:val="none" w:sz="0" w:space="0" w:color="auto"/>
                <w:bottom w:val="none" w:sz="0" w:space="0" w:color="auto"/>
                <w:right w:val="none" w:sz="0" w:space="0" w:color="auto"/>
              </w:divBdr>
            </w:div>
            <w:div w:id="1660496403">
              <w:marLeft w:val="0"/>
              <w:marRight w:val="0"/>
              <w:marTop w:val="0"/>
              <w:marBottom w:val="0"/>
              <w:divBdr>
                <w:top w:val="none" w:sz="0" w:space="0" w:color="auto"/>
                <w:left w:val="none" w:sz="0" w:space="0" w:color="auto"/>
                <w:bottom w:val="none" w:sz="0" w:space="0" w:color="auto"/>
                <w:right w:val="none" w:sz="0" w:space="0" w:color="auto"/>
              </w:divBdr>
            </w:div>
            <w:div w:id="1660769980">
              <w:marLeft w:val="0"/>
              <w:marRight w:val="0"/>
              <w:marTop w:val="0"/>
              <w:marBottom w:val="0"/>
              <w:divBdr>
                <w:top w:val="none" w:sz="0" w:space="0" w:color="auto"/>
                <w:left w:val="none" w:sz="0" w:space="0" w:color="auto"/>
                <w:bottom w:val="none" w:sz="0" w:space="0" w:color="auto"/>
                <w:right w:val="none" w:sz="0" w:space="0" w:color="auto"/>
              </w:divBdr>
            </w:div>
            <w:div w:id="1661886520">
              <w:marLeft w:val="0"/>
              <w:marRight w:val="0"/>
              <w:marTop w:val="0"/>
              <w:marBottom w:val="0"/>
              <w:divBdr>
                <w:top w:val="none" w:sz="0" w:space="0" w:color="auto"/>
                <w:left w:val="none" w:sz="0" w:space="0" w:color="auto"/>
                <w:bottom w:val="none" w:sz="0" w:space="0" w:color="auto"/>
                <w:right w:val="none" w:sz="0" w:space="0" w:color="auto"/>
              </w:divBdr>
            </w:div>
            <w:div w:id="1662469199">
              <w:marLeft w:val="0"/>
              <w:marRight w:val="0"/>
              <w:marTop w:val="0"/>
              <w:marBottom w:val="0"/>
              <w:divBdr>
                <w:top w:val="none" w:sz="0" w:space="0" w:color="auto"/>
                <w:left w:val="none" w:sz="0" w:space="0" w:color="auto"/>
                <w:bottom w:val="none" w:sz="0" w:space="0" w:color="auto"/>
                <w:right w:val="none" w:sz="0" w:space="0" w:color="auto"/>
              </w:divBdr>
            </w:div>
            <w:div w:id="1662931516">
              <w:marLeft w:val="0"/>
              <w:marRight w:val="0"/>
              <w:marTop w:val="0"/>
              <w:marBottom w:val="0"/>
              <w:divBdr>
                <w:top w:val="none" w:sz="0" w:space="0" w:color="auto"/>
                <w:left w:val="none" w:sz="0" w:space="0" w:color="auto"/>
                <w:bottom w:val="none" w:sz="0" w:space="0" w:color="auto"/>
                <w:right w:val="none" w:sz="0" w:space="0" w:color="auto"/>
              </w:divBdr>
            </w:div>
            <w:div w:id="1665938626">
              <w:marLeft w:val="0"/>
              <w:marRight w:val="0"/>
              <w:marTop w:val="0"/>
              <w:marBottom w:val="0"/>
              <w:divBdr>
                <w:top w:val="none" w:sz="0" w:space="0" w:color="auto"/>
                <w:left w:val="none" w:sz="0" w:space="0" w:color="auto"/>
                <w:bottom w:val="none" w:sz="0" w:space="0" w:color="auto"/>
                <w:right w:val="none" w:sz="0" w:space="0" w:color="auto"/>
              </w:divBdr>
            </w:div>
            <w:div w:id="1666936812">
              <w:marLeft w:val="0"/>
              <w:marRight w:val="0"/>
              <w:marTop w:val="0"/>
              <w:marBottom w:val="0"/>
              <w:divBdr>
                <w:top w:val="none" w:sz="0" w:space="0" w:color="auto"/>
                <w:left w:val="none" w:sz="0" w:space="0" w:color="auto"/>
                <w:bottom w:val="none" w:sz="0" w:space="0" w:color="auto"/>
                <w:right w:val="none" w:sz="0" w:space="0" w:color="auto"/>
              </w:divBdr>
            </w:div>
            <w:div w:id="1668635563">
              <w:marLeft w:val="0"/>
              <w:marRight w:val="0"/>
              <w:marTop w:val="0"/>
              <w:marBottom w:val="0"/>
              <w:divBdr>
                <w:top w:val="none" w:sz="0" w:space="0" w:color="auto"/>
                <w:left w:val="none" w:sz="0" w:space="0" w:color="auto"/>
                <w:bottom w:val="none" w:sz="0" w:space="0" w:color="auto"/>
                <w:right w:val="none" w:sz="0" w:space="0" w:color="auto"/>
              </w:divBdr>
            </w:div>
            <w:div w:id="1670135254">
              <w:marLeft w:val="0"/>
              <w:marRight w:val="0"/>
              <w:marTop w:val="0"/>
              <w:marBottom w:val="0"/>
              <w:divBdr>
                <w:top w:val="none" w:sz="0" w:space="0" w:color="auto"/>
                <w:left w:val="none" w:sz="0" w:space="0" w:color="auto"/>
                <w:bottom w:val="none" w:sz="0" w:space="0" w:color="auto"/>
                <w:right w:val="none" w:sz="0" w:space="0" w:color="auto"/>
              </w:divBdr>
            </w:div>
            <w:div w:id="1670331900">
              <w:marLeft w:val="0"/>
              <w:marRight w:val="0"/>
              <w:marTop w:val="0"/>
              <w:marBottom w:val="0"/>
              <w:divBdr>
                <w:top w:val="none" w:sz="0" w:space="0" w:color="auto"/>
                <w:left w:val="none" w:sz="0" w:space="0" w:color="auto"/>
                <w:bottom w:val="none" w:sz="0" w:space="0" w:color="auto"/>
                <w:right w:val="none" w:sz="0" w:space="0" w:color="auto"/>
              </w:divBdr>
            </w:div>
            <w:div w:id="1671057333">
              <w:marLeft w:val="0"/>
              <w:marRight w:val="0"/>
              <w:marTop w:val="0"/>
              <w:marBottom w:val="0"/>
              <w:divBdr>
                <w:top w:val="none" w:sz="0" w:space="0" w:color="auto"/>
                <w:left w:val="none" w:sz="0" w:space="0" w:color="auto"/>
                <w:bottom w:val="none" w:sz="0" w:space="0" w:color="auto"/>
                <w:right w:val="none" w:sz="0" w:space="0" w:color="auto"/>
              </w:divBdr>
            </w:div>
            <w:div w:id="1672028556">
              <w:marLeft w:val="0"/>
              <w:marRight w:val="0"/>
              <w:marTop w:val="0"/>
              <w:marBottom w:val="0"/>
              <w:divBdr>
                <w:top w:val="none" w:sz="0" w:space="0" w:color="auto"/>
                <w:left w:val="none" w:sz="0" w:space="0" w:color="auto"/>
                <w:bottom w:val="none" w:sz="0" w:space="0" w:color="auto"/>
                <w:right w:val="none" w:sz="0" w:space="0" w:color="auto"/>
              </w:divBdr>
            </w:div>
            <w:div w:id="1672222276">
              <w:marLeft w:val="0"/>
              <w:marRight w:val="0"/>
              <w:marTop w:val="0"/>
              <w:marBottom w:val="0"/>
              <w:divBdr>
                <w:top w:val="none" w:sz="0" w:space="0" w:color="auto"/>
                <w:left w:val="none" w:sz="0" w:space="0" w:color="auto"/>
                <w:bottom w:val="none" w:sz="0" w:space="0" w:color="auto"/>
                <w:right w:val="none" w:sz="0" w:space="0" w:color="auto"/>
              </w:divBdr>
            </w:div>
            <w:div w:id="1672445823">
              <w:marLeft w:val="0"/>
              <w:marRight w:val="0"/>
              <w:marTop w:val="0"/>
              <w:marBottom w:val="0"/>
              <w:divBdr>
                <w:top w:val="none" w:sz="0" w:space="0" w:color="auto"/>
                <w:left w:val="none" w:sz="0" w:space="0" w:color="auto"/>
                <w:bottom w:val="none" w:sz="0" w:space="0" w:color="auto"/>
                <w:right w:val="none" w:sz="0" w:space="0" w:color="auto"/>
              </w:divBdr>
            </w:div>
            <w:div w:id="1672677522">
              <w:marLeft w:val="0"/>
              <w:marRight w:val="0"/>
              <w:marTop w:val="0"/>
              <w:marBottom w:val="0"/>
              <w:divBdr>
                <w:top w:val="none" w:sz="0" w:space="0" w:color="auto"/>
                <w:left w:val="none" w:sz="0" w:space="0" w:color="auto"/>
                <w:bottom w:val="none" w:sz="0" w:space="0" w:color="auto"/>
                <w:right w:val="none" w:sz="0" w:space="0" w:color="auto"/>
              </w:divBdr>
            </w:div>
            <w:div w:id="1673558174">
              <w:marLeft w:val="0"/>
              <w:marRight w:val="0"/>
              <w:marTop w:val="0"/>
              <w:marBottom w:val="0"/>
              <w:divBdr>
                <w:top w:val="none" w:sz="0" w:space="0" w:color="auto"/>
                <w:left w:val="none" w:sz="0" w:space="0" w:color="auto"/>
                <w:bottom w:val="none" w:sz="0" w:space="0" w:color="auto"/>
                <w:right w:val="none" w:sz="0" w:space="0" w:color="auto"/>
              </w:divBdr>
            </w:div>
            <w:div w:id="1673753113">
              <w:marLeft w:val="0"/>
              <w:marRight w:val="0"/>
              <w:marTop w:val="0"/>
              <w:marBottom w:val="0"/>
              <w:divBdr>
                <w:top w:val="none" w:sz="0" w:space="0" w:color="auto"/>
                <w:left w:val="none" w:sz="0" w:space="0" w:color="auto"/>
                <w:bottom w:val="none" w:sz="0" w:space="0" w:color="auto"/>
                <w:right w:val="none" w:sz="0" w:space="0" w:color="auto"/>
              </w:divBdr>
            </w:div>
            <w:div w:id="1676496896">
              <w:marLeft w:val="0"/>
              <w:marRight w:val="0"/>
              <w:marTop w:val="0"/>
              <w:marBottom w:val="0"/>
              <w:divBdr>
                <w:top w:val="none" w:sz="0" w:space="0" w:color="auto"/>
                <w:left w:val="none" w:sz="0" w:space="0" w:color="auto"/>
                <w:bottom w:val="none" w:sz="0" w:space="0" w:color="auto"/>
                <w:right w:val="none" w:sz="0" w:space="0" w:color="auto"/>
              </w:divBdr>
            </w:div>
            <w:div w:id="1676565572">
              <w:marLeft w:val="0"/>
              <w:marRight w:val="0"/>
              <w:marTop w:val="0"/>
              <w:marBottom w:val="0"/>
              <w:divBdr>
                <w:top w:val="none" w:sz="0" w:space="0" w:color="auto"/>
                <w:left w:val="none" w:sz="0" w:space="0" w:color="auto"/>
                <w:bottom w:val="none" w:sz="0" w:space="0" w:color="auto"/>
                <w:right w:val="none" w:sz="0" w:space="0" w:color="auto"/>
              </w:divBdr>
            </w:div>
            <w:div w:id="1676958780">
              <w:marLeft w:val="0"/>
              <w:marRight w:val="0"/>
              <w:marTop w:val="0"/>
              <w:marBottom w:val="0"/>
              <w:divBdr>
                <w:top w:val="none" w:sz="0" w:space="0" w:color="auto"/>
                <w:left w:val="none" w:sz="0" w:space="0" w:color="auto"/>
                <w:bottom w:val="none" w:sz="0" w:space="0" w:color="auto"/>
                <w:right w:val="none" w:sz="0" w:space="0" w:color="auto"/>
              </w:divBdr>
            </w:div>
            <w:div w:id="1679187125">
              <w:marLeft w:val="0"/>
              <w:marRight w:val="0"/>
              <w:marTop w:val="0"/>
              <w:marBottom w:val="0"/>
              <w:divBdr>
                <w:top w:val="none" w:sz="0" w:space="0" w:color="auto"/>
                <w:left w:val="none" w:sz="0" w:space="0" w:color="auto"/>
                <w:bottom w:val="none" w:sz="0" w:space="0" w:color="auto"/>
                <w:right w:val="none" w:sz="0" w:space="0" w:color="auto"/>
              </w:divBdr>
            </w:div>
            <w:div w:id="1679309593">
              <w:marLeft w:val="0"/>
              <w:marRight w:val="0"/>
              <w:marTop w:val="0"/>
              <w:marBottom w:val="0"/>
              <w:divBdr>
                <w:top w:val="none" w:sz="0" w:space="0" w:color="auto"/>
                <w:left w:val="none" w:sz="0" w:space="0" w:color="auto"/>
                <w:bottom w:val="none" w:sz="0" w:space="0" w:color="auto"/>
                <w:right w:val="none" w:sz="0" w:space="0" w:color="auto"/>
              </w:divBdr>
            </w:div>
            <w:div w:id="1679963736">
              <w:marLeft w:val="0"/>
              <w:marRight w:val="0"/>
              <w:marTop w:val="0"/>
              <w:marBottom w:val="0"/>
              <w:divBdr>
                <w:top w:val="none" w:sz="0" w:space="0" w:color="auto"/>
                <w:left w:val="none" w:sz="0" w:space="0" w:color="auto"/>
                <w:bottom w:val="none" w:sz="0" w:space="0" w:color="auto"/>
                <w:right w:val="none" w:sz="0" w:space="0" w:color="auto"/>
              </w:divBdr>
            </w:div>
            <w:div w:id="1680766269">
              <w:marLeft w:val="0"/>
              <w:marRight w:val="0"/>
              <w:marTop w:val="0"/>
              <w:marBottom w:val="0"/>
              <w:divBdr>
                <w:top w:val="none" w:sz="0" w:space="0" w:color="auto"/>
                <w:left w:val="none" w:sz="0" w:space="0" w:color="auto"/>
                <w:bottom w:val="none" w:sz="0" w:space="0" w:color="auto"/>
                <w:right w:val="none" w:sz="0" w:space="0" w:color="auto"/>
              </w:divBdr>
            </w:div>
            <w:div w:id="1680892137">
              <w:marLeft w:val="0"/>
              <w:marRight w:val="0"/>
              <w:marTop w:val="0"/>
              <w:marBottom w:val="0"/>
              <w:divBdr>
                <w:top w:val="none" w:sz="0" w:space="0" w:color="auto"/>
                <w:left w:val="none" w:sz="0" w:space="0" w:color="auto"/>
                <w:bottom w:val="none" w:sz="0" w:space="0" w:color="auto"/>
                <w:right w:val="none" w:sz="0" w:space="0" w:color="auto"/>
              </w:divBdr>
            </w:div>
            <w:div w:id="1681003435">
              <w:marLeft w:val="0"/>
              <w:marRight w:val="0"/>
              <w:marTop w:val="0"/>
              <w:marBottom w:val="0"/>
              <w:divBdr>
                <w:top w:val="none" w:sz="0" w:space="0" w:color="auto"/>
                <w:left w:val="none" w:sz="0" w:space="0" w:color="auto"/>
                <w:bottom w:val="none" w:sz="0" w:space="0" w:color="auto"/>
                <w:right w:val="none" w:sz="0" w:space="0" w:color="auto"/>
              </w:divBdr>
            </w:div>
            <w:div w:id="1682312902">
              <w:marLeft w:val="0"/>
              <w:marRight w:val="0"/>
              <w:marTop w:val="0"/>
              <w:marBottom w:val="0"/>
              <w:divBdr>
                <w:top w:val="none" w:sz="0" w:space="0" w:color="auto"/>
                <w:left w:val="none" w:sz="0" w:space="0" w:color="auto"/>
                <w:bottom w:val="none" w:sz="0" w:space="0" w:color="auto"/>
                <w:right w:val="none" w:sz="0" w:space="0" w:color="auto"/>
              </w:divBdr>
            </w:div>
            <w:div w:id="1683315381">
              <w:marLeft w:val="0"/>
              <w:marRight w:val="0"/>
              <w:marTop w:val="0"/>
              <w:marBottom w:val="0"/>
              <w:divBdr>
                <w:top w:val="none" w:sz="0" w:space="0" w:color="auto"/>
                <w:left w:val="none" w:sz="0" w:space="0" w:color="auto"/>
                <w:bottom w:val="none" w:sz="0" w:space="0" w:color="auto"/>
                <w:right w:val="none" w:sz="0" w:space="0" w:color="auto"/>
              </w:divBdr>
            </w:div>
            <w:div w:id="1683897994">
              <w:marLeft w:val="0"/>
              <w:marRight w:val="0"/>
              <w:marTop w:val="0"/>
              <w:marBottom w:val="0"/>
              <w:divBdr>
                <w:top w:val="none" w:sz="0" w:space="0" w:color="auto"/>
                <w:left w:val="none" w:sz="0" w:space="0" w:color="auto"/>
                <w:bottom w:val="none" w:sz="0" w:space="0" w:color="auto"/>
                <w:right w:val="none" w:sz="0" w:space="0" w:color="auto"/>
              </w:divBdr>
            </w:div>
            <w:div w:id="1684091631">
              <w:marLeft w:val="0"/>
              <w:marRight w:val="0"/>
              <w:marTop w:val="0"/>
              <w:marBottom w:val="0"/>
              <w:divBdr>
                <w:top w:val="none" w:sz="0" w:space="0" w:color="auto"/>
                <w:left w:val="none" w:sz="0" w:space="0" w:color="auto"/>
                <w:bottom w:val="none" w:sz="0" w:space="0" w:color="auto"/>
                <w:right w:val="none" w:sz="0" w:space="0" w:color="auto"/>
              </w:divBdr>
            </w:div>
            <w:div w:id="1684478946">
              <w:marLeft w:val="0"/>
              <w:marRight w:val="0"/>
              <w:marTop w:val="0"/>
              <w:marBottom w:val="0"/>
              <w:divBdr>
                <w:top w:val="none" w:sz="0" w:space="0" w:color="auto"/>
                <w:left w:val="none" w:sz="0" w:space="0" w:color="auto"/>
                <w:bottom w:val="none" w:sz="0" w:space="0" w:color="auto"/>
                <w:right w:val="none" w:sz="0" w:space="0" w:color="auto"/>
              </w:divBdr>
            </w:div>
            <w:div w:id="1685090603">
              <w:marLeft w:val="0"/>
              <w:marRight w:val="0"/>
              <w:marTop w:val="0"/>
              <w:marBottom w:val="0"/>
              <w:divBdr>
                <w:top w:val="none" w:sz="0" w:space="0" w:color="auto"/>
                <w:left w:val="none" w:sz="0" w:space="0" w:color="auto"/>
                <w:bottom w:val="none" w:sz="0" w:space="0" w:color="auto"/>
                <w:right w:val="none" w:sz="0" w:space="0" w:color="auto"/>
              </w:divBdr>
            </w:div>
            <w:div w:id="1687245161">
              <w:marLeft w:val="0"/>
              <w:marRight w:val="0"/>
              <w:marTop w:val="0"/>
              <w:marBottom w:val="0"/>
              <w:divBdr>
                <w:top w:val="none" w:sz="0" w:space="0" w:color="auto"/>
                <w:left w:val="none" w:sz="0" w:space="0" w:color="auto"/>
                <w:bottom w:val="none" w:sz="0" w:space="0" w:color="auto"/>
                <w:right w:val="none" w:sz="0" w:space="0" w:color="auto"/>
              </w:divBdr>
            </w:div>
            <w:div w:id="1687246038">
              <w:marLeft w:val="0"/>
              <w:marRight w:val="0"/>
              <w:marTop w:val="0"/>
              <w:marBottom w:val="0"/>
              <w:divBdr>
                <w:top w:val="none" w:sz="0" w:space="0" w:color="auto"/>
                <w:left w:val="none" w:sz="0" w:space="0" w:color="auto"/>
                <w:bottom w:val="none" w:sz="0" w:space="0" w:color="auto"/>
                <w:right w:val="none" w:sz="0" w:space="0" w:color="auto"/>
              </w:divBdr>
            </w:div>
            <w:div w:id="1687558185">
              <w:marLeft w:val="0"/>
              <w:marRight w:val="0"/>
              <w:marTop w:val="0"/>
              <w:marBottom w:val="0"/>
              <w:divBdr>
                <w:top w:val="none" w:sz="0" w:space="0" w:color="auto"/>
                <w:left w:val="none" w:sz="0" w:space="0" w:color="auto"/>
                <w:bottom w:val="none" w:sz="0" w:space="0" w:color="auto"/>
                <w:right w:val="none" w:sz="0" w:space="0" w:color="auto"/>
              </w:divBdr>
            </w:div>
            <w:div w:id="1688947895">
              <w:marLeft w:val="0"/>
              <w:marRight w:val="0"/>
              <w:marTop w:val="0"/>
              <w:marBottom w:val="0"/>
              <w:divBdr>
                <w:top w:val="none" w:sz="0" w:space="0" w:color="auto"/>
                <w:left w:val="none" w:sz="0" w:space="0" w:color="auto"/>
                <w:bottom w:val="none" w:sz="0" w:space="0" w:color="auto"/>
                <w:right w:val="none" w:sz="0" w:space="0" w:color="auto"/>
              </w:divBdr>
            </w:div>
            <w:div w:id="1689022405">
              <w:marLeft w:val="0"/>
              <w:marRight w:val="0"/>
              <w:marTop w:val="0"/>
              <w:marBottom w:val="0"/>
              <w:divBdr>
                <w:top w:val="none" w:sz="0" w:space="0" w:color="auto"/>
                <w:left w:val="none" w:sz="0" w:space="0" w:color="auto"/>
                <w:bottom w:val="none" w:sz="0" w:space="0" w:color="auto"/>
                <w:right w:val="none" w:sz="0" w:space="0" w:color="auto"/>
              </w:divBdr>
            </w:div>
            <w:div w:id="1689287055">
              <w:marLeft w:val="0"/>
              <w:marRight w:val="0"/>
              <w:marTop w:val="0"/>
              <w:marBottom w:val="0"/>
              <w:divBdr>
                <w:top w:val="none" w:sz="0" w:space="0" w:color="auto"/>
                <w:left w:val="none" w:sz="0" w:space="0" w:color="auto"/>
                <w:bottom w:val="none" w:sz="0" w:space="0" w:color="auto"/>
                <w:right w:val="none" w:sz="0" w:space="0" w:color="auto"/>
              </w:divBdr>
            </w:div>
            <w:div w:id="1691837547">
              <w:marLeft w:val="0"/>
              <w:marRight w:val="0"/>
              <w:marTop w:val="0"/>
              <w:marBottom w:val="0"/>
              <w:divBdr>
                <w:top w:val="none" w:sz="0" w:space="0" w:color="auto"/>
                <w:left w:val="none" w:sz="0" w:space="0" w:color="auto"/>
                <w:bottom w:val="none" w:sz="0" w:space="0" w:color="auto"/>
                <w:right w:val="none" w:sz="0" w:space="0" w:color="auto"/>
              </w:divBdr>
            </w:div>
            <w:div w:id="1693992013">
              <w:marLeft w:val="0"/>
              <w:marRight w:val="0"/>
              <w:marTop w:val="0"/>
              <w:marBottom w:val="0"/>
              <w:divBdr>
                <w:top w:val="none" w:sz="0" w:space="0" w:color="auto"/>
                <w:left w:val="none" w:sz="0" w:space="0" w:color="auto"/>
                <w:bottom w:val="none" w:sz="0" w:space="0" w:color="auto"/>
                <w:right w:val="none" w:sz="0" w:space="0" w:color="auto"/>
              </w:divBdr>
            </w:div>
            <w:div w:id="1694070345">
              <w:marLeft w:val="0"/>
              <w:marRight w:val="0"/>
              <w:marTop w:val="0"/>
              <w:marBottom w:val="0"/>
              <w:divBdr>
                <w:top w:val="none" w:sz="0" w:space="0" w:color="auto"/>
                <w:left w:val="none" w:sz="0" w:space="0" w:color="auto"/>
                <w:bottom w:val="none" w:sz="0" w:space="0" w:color="auto"/>
                <w:right w:val="none" w:sz="0" w:space="0" w:color="auto"/>
              </w:divBdr>
            </w:div>
            <w:div w:id="1694113406">
              <w:marLeft w:val="0"/>
              <w:marRight w:val="0"/>
              <w:marTop w:val="0"/>
              <w:marBottom w:val="0"/>
              <w:divBdr>
                <w:top w:val="none" w:sz="0" w:space="0" w:color="auto"/>
                <w:left w:val="none" w:sz="0" w:space="0" w:color="auto"/>
                <w:bottom w:val="none" w:sz="0" w:space="0" w:color="auto"/>
                <w:right w:val="none" w:sz="0" w:space="0" w:color="auto"/>
              </w:divBdr>
            </w:div>
            <w:div w:id="1694454507">
              <w:marLeft w:val="0"/>
              <w:marRight w:val="0"/>
              <w:marTop w:val="0"/>
              <w:marBottom w:val="0"/>
              <w:divBdr>
                <w:top w:val="none" w:sz="0" w:space="0" w:color="auto"/>
                <w:left w:val="none" w:sz="0" w:space="0" w:color="auto"/>
                <w:bottom w:val="none" w:sz="0" w:space="0" w:color="auto"/>
                <w:right w:val="none" w:sz="0" w:space="0" w:color="auto"/>
              </w:divBdr>
            </w:div>
            <w:div w:id="1694570317">
              <w:marLeft w:val="0"/>
              <w:marRight w:val="0"/>
              <w:marTop w:val="0"/>
              <w:marBottom w:val="0"/>
              <w:divBdr>
                <w:top w:val="none" w:sz="0" w:space="0" w:color="auto"/>
                <w:left w:val="none" w:sz="0" w:space="0" w:color="auto"/>
                <w:bottom w:val="none" w:sz="0" w:space="0" w:color="auto"/>
                <w:right w:val="none" w:sz="0" w:space="0" w:color="auto"/>
              </w:divBdr>
            </w:div>
            <w:div w:id="1696539663">
              <w:marLeft w:val="0"/>
              <w:marRight w:val="0"/>
              <w:marTop w:val="0"/>
              <w:marBottom w:val="0"/>
              <w:divBdr>
                <w:top w:val="none" w:sz="0" w:space="0" w:color="auto"/>
                <w:left w:val="none" w:sz="0" w:space="0" w:color="auto"/>
                <w:bottom w:val="none" w:sz="0" w:space="0" w:color="auto"/>
                <w:right w:val="none" w:sz="0" w:space="0" w:color="auto"/>
              </w:divBdr>
            </w:div>
            <w:div w:id="1696954133">
              <w:marLeft w:val="0"/>
              <w:marRight w:val="0"/>
              <w:marTop w:val="0"/>
              <w:marBottom w:val="0"/>
              <w:divBdr>
                <w:top w:val="none" w:sz="0" w:space="0" w:color="auto"/>
                <w:left w:val="none" w:sz="0" w:space="0" w:color="auto"/>
                <w:bottom w:val="none" w:sz="0" w:space="0" w:color="auto"/>
                <w:right w:val="none" w:sz="0" w:space="0" w:color="auto"/>
              </w:divBdr>
            </w:div>
            <w:div w:id="1697459929">
              <w:marLeft w:val="0"/>
              <w:marRight w:val="0"/>
              <w:marTop w:val="0"/>
              <w:marBottom w:val="0"/>
              <w:divBdr>
                <w:top w:val="none" w:sz="0" w:space="0" w:color="auto"/>
                <w:left w:val="none" w:sz="0" w:space="0" w:color="auto"/>
                <w:bottom w:val="none" w:sz="0" w:space="0" w:color="auto"/>
                <w:right w:val="none" w:sz="0" w:space="0" w:color="auto"/>
              </w:divBdr>
            </w:div>
            <w:div w:id="1698382539">
              <w:marLeft w:val="0"/>
              <w:marRight w:val="0"/>
              <w:marTop w:val="0"/>
              <w:marBottom w:val="0"/>
              <w:divBdr>
                <w:top w:val="none" w:sz="0" w:space="0" w:color="auto"/>
                <w:left w:val="none" w:sz="0" w:space="0" w:color="auto"/>
                <w:bottom w:val="none" w:sz="0" w:space="0" w:color="auto"/>
                <w:right w:val="none" w:sz="0" w:space="0" w:color="auto"/>
              </w:divBdr>
            </w:div>
            <w:div w:id="1698771369">
              <w:marLeft w:val="0"/>
              <w:marRight w:val="0"/>
              <w:marTop w:val="0"/>
              <w:marBottom w:val="0"/>
              <w:divBdr>
                <w:top w:val="none" w:sz="0" w:space="0" w:color="auto"/>
                <w:left w:val="none" w:sz="0" w:space="0" w:color="auto"/>
                <w:bottom w:val="none" w:sz="0" w:space="0" w:color="auto"/>
                <w:right w:val="none" w:sz="0" w:space="0" w:color="auto"/>
              </w:divBdr>
            </w:div>
            <w:div w:id="1700155757">
              <w:marLeft w:val="0"/>
              <w:marRight w:val="0"/>
              <w:marTop w:val="0"/>
              <w:marBottom w:val="0"/>
              <w:divBdr>
                <w:top w:val="none" w:sz="0" w:space="0" w:color="auto"/>
                <w:left w:val="none" w:sz="0" w:space="0" w:color="auto"/>
                <w:bottom w:val="none" w:sz="0" w:space="0" w:color="auto"/>
                <w:right w:val="none" w:sz="0" w:space="0" w:color="auto"/>
              </w:divBdr>
            </w:div>
            <w:div w:id="1700354603">
              <w:marLeft w:val="0"/>
              <w:marRight w:val="0"/>
              <w:marTop w:val="0"/>
              <w:marBottom w:val="0"/>
              <w:divBdr>
                <w:top w:val="none" w:sz="0" w:space="0" w:color="auto"/>
                <w:left w:val="none" w:sz="0" w:space="0" w:color="auto"/>
                <w:bottom w:val="none" w:sz="0" w:space="0" w:color="auto"/>
                <w:right w:val="none" w:sz="0" w:space="0" w:color="auto"/>
              </w:divBdr>
            </w:div>
            <w:div w:id="1701205658">
              <w:marLeft w:val="0"/>
              <w:marRight w:val="0"/>
              <w:marTop w:val="0"/>
              <w:marBottom w:val="0"/>
              <w:divBdr>
                <w:top w:val="none" w:sz="0" w:space="0" w:color="auto"/>
                <w:left w:val="none" w:sz="0" w:space="0" w:color="auto"/>
                <w:bottom w:val="none" w:sz="0" w:space="0" w:color="auto"/>
                <w:right w:val="none" w:sz="0" w:space="0" w:color="auto"/>
              </w:divBdr>
            </w:div>
            <w:div w:id="1706172501">
              <w:marLeft w:val="0"/>
              <w:marRight w:val="0"/>
              <w:marTop w:val="0"/>
              <w:marBottom w:val="0"/>
              <w:divBdr>
                <w:top w:val="none" w:sz="0" w:space="0" w:color="auto"/>
                <w:left w:val="none" w:sz="0" w:space="0" w:color="auto"/>
                <w:bottom w:val="none" w:sz="0" w:space="0" w:color="auto"/>
                <w:right w:val="none" w:sz="0" w:space="0" w:color="auto"/>
              </w:divBdr>
            </w:div>
            <w:div w:id="1706634296">
              <w:marLeft w:val="0"/>
              <w:marRight w:val="0"/>
              <w:marTop w:val="0"/>
              <w:marBottom w:val="0"/>
              <w:divBdr>
                <w:top w:val="none" w:sz="0" w:space="0" w:color="auto"/>
                <w:left w:val="none" w:sz="0" w:space="0" w:color="auto"/>
                <w:bottom w:val="none" w:sz="0" w:space="0" w:color="auto"/>
                <w:right w:val="none" w:sz="0" w:space="0" w:color="auto"/>
              </w:divBdr>
            </w:div>
            <w:div w:id="1706980292">
              <w:marLeft w:val="0"/>
              <w:marRight w:val="0"/>
              <w:marTop w:val="0"/>
              <w:marBottom w:val="0"/>
              <w:divBdr>
                <w:top w:val="none" w:sz="0" w:space="0" w:color="auto"/>
                <w:left w:val="none" w:sz="0" w:space="0" w:color="auto"/>
                <w:bottom w:val="none" w:sz="0" w:space="0" w:color="auto"/>
                <w:right w:val="none" w:sz="0" w:space="0" w:color="auto"/>
              </w:divBdr>
            </w:div>
            <w:div w:id="1707441622">
              <w:marLeft w:val="0"/>
              <w:marRight w:val="0"/>
              <w:marTop w:val="0"/>
              <w:marBottom w:val="0"/>
              <w:divBdr>
                <w:top w:val="none" w:sz="0" w:space="0" w:color="auto"/>
                <w:left w:val="none" w:sz="0" w:space="0" w:color="auto"/>
                <w:bottom w:val="none" w:sz="0" w:space="0" w:color="auto"/>
                <w:right w:val="none" w:sz="0" w:space="0" w:color="auto"/>
              </w:divBdr>
            </w:div>
            <w:div w:id="1707824804">
              <w:marLeft w:val="0"/>
              <w:marRight w:val="0"/>
              <w:marTop w:val="0"/>
              <w:marBottom w:val="0"/>
              <w:divBdr>
                <w:top w:val="none" w:sz="0" w:space="0" w:color="auto"/>
                <w:left w:val="none" w:sz="0" w:space="0" w:color="auto"/>
                <w:bottom w:val="none" w:sz="0" w:space="0" w:color="auto"/>
                <w:right w:val="none" w:sz="0" w:space="0" w:color="auto"/>
              </w:divBdr>
            </w:div>
            <w:div w:id="1708674774">
              <w:marLeft w:val="0"/>
              <w:marRight w:val="0"/>
              <w:marTop w:val="0"/>
              <w:marBottom w:val="0"/>
              <w:divBdr>
                <w:top w:val="none" w:sz="0" w:space="0" w:color="auto"/>
                <w:left w:val="none" w:sz="0" w:space="0" w:color="auto"/>
                <w:bottom w:val="none" w:sz="0" w:space="0" w:color="auto"/>
                <w:right w:val="none" w:sz="0" w:space="0" w:color="auto"/>
              </w:divBdr>
            </w:div>
            <w:div w:id="1708723422">
              <w:marLeft w:val="0"/>
              <w:marRight w:val="0"/>
              <w:marTop w:val="0"/>
              <w:marBottom w:val="0"/>
              <w:divBdr>
                <w:top w:val="none" w:sz="0" w:space="0" w:color="auto"/>
                <w:left w:val="none" w:sz="0" w:space="0" w:color="auto"/>
                <w:bottom w:val="none" w:sz="0" w:space="0" w:color="auto"/>
                <w:right w:val="none" w:sz="0" w:space="0" w:color="auto"/>
              </w:divBdr>
            </w:div>
            <w:div w:id="1710304141">
              <w:marLeft w:val="0"/>
              <w:marRight w:val="0"/>
              <w:marTop w:val="0"/>
              <w:marBottom w:val="0"/>
              <w:divBdr>
                <w:top w:val="none" w:sz="0" w:space="0" w:color="auto"/>
                <w:left w:val="none" w:sz="0" w:space="0" w:color="auto"/>
                <w:bottom w:val="none" w:sz="0" w:space="0" w:color="auto"/>
                <w:right w:val="none" w:sz="0" w:space="0" w:color="auto"/>
              </w:divBdr>
            </w:div>
            <w:div w:id="1710955074">
              <w:marLeft w:val="0"/>
              <w:marRight w:val="0"/>
              <w:marTop w:val="0"/>
              <w:marBottom w:val="0"/>
              <w:divBdr>
                <w:top w:val="none" w:sz="0" w:space="0" w:color="auto"/>
                <w:left w:val="none" w:sz="0" w:space="0" w:color="auto"/>
                <w:bottom w:val="none" w:sz="0" w:space="0" w:color="auto"/>
                <w:right w:val="none" w:sz="0" w:space="0" w:color="auto"/>
              </w:divBdr>
            </w:div>
            <w:div w:id="1711689453">
              <w:marLeft w:val="0"/>
              <w:marRight w:val="0"/>
              <w:marTop w:val="0"/>
              <w:marBottom w:val="0"/>
              <w:divBdr>
                <w:top w:val="none" w:sz="0" w:space="0" w:color="auto"/>
                <w:left w:val="none" w:sz="0" w:space="0" w:color="auto"/>
                <w:bottom w:val="none" w:sz="0" w:space="0" w:color="auto"/>
                <w:right w:val="none" w:sz="0" w:space="0" w:color="auto"/>
              </w:divBdr>
            </w:div>
            <w:div w:id="1711757378">
              <w:marLeft w:val="0"/>
              <w:marRight w:val="0"/>
              <w:marTop w:val="0"/>
              <w:marBottom w:val="0"/>
              <w:divBdr>
                <w:top w:val="none" w:sz="0" w:space="0" w:color="auto"/>
                <w:left w:val="none" w:sz="0" w:space="0" w:color="auto"/>
                <w:bottom w:val="none" w:sz="0" w:space="0" w:color="auto"/>
                <w:right w:val="none" w:sz="0" w:space="0" w:color="auto"/>
              </w:divBdr>
            </w:div>
            <w:div w:id="1711953492">
              <w:marLeft w:val="0"/>
              <w:marRight w:val="0"/>
              <w:marTop w:val="0"/>
              <w:marBottom w:val="0"/>
              <w:divBdr>
                <w:top w:val="none" w:sz="0" w:space="0" w:color="auto"/>
                <w:left w:val="none" w:sz="0" w:space="0" w:color="auto"/>
                <w:bottom w:val="none" w:sz="0" w:space="0" w:color="auto"/>
                <w:right w:val="none" w:sz="0" w:space="0" w:color="auto"/>
              </w:divBdr>
            </w:div>
            <w:div w:id="1714038764">
              <w:marLeft w:val="0"/>
              <w:marRight w:val="0"/>
              <w:marTop w:val="0"/>
              <w:marBottom w:val="0"/>
              <w:divBdr>
                <w:top w:val="none" w:sz="0" w:space="0" w:color="auto"/>
                <w:left w:val="none" w:sz="0" w:space="0" w:color="auto"/>
                <w:bottom w:val="none" w:sz="0" w:space="0" w:color="auto"/>
                <w:right w:val="none" w:sz="0" w:space="0" w:color="auto"/>
              </w:divBdr>
            </w:div>
            <w:div w:id="1715082930">
              <w:marLeft w:val="0"/>
              <w:marRight w:val="0"/>
              <w:marTop w:val="0"/>
              <w:marBottom w:val="0"/>
              <w:divBdr>
                <w:top w:val="none" w:sz="0" w:space="0" w:color="auto"/>
                <w:left w:val="none" w:sz="0" w:space="0" w:color="auto"/>
                <w:bottom w:val="none" w:sz="0" w:space="0" w:color="auto"/>
                <w:right w:val="none" w:sz="0" w:space="0" w:color="auto"/>
              </w:divBdr>
            </w:div>
            <w:div w:id="1715150833">
              <w:marLeft w:val="0"/>
              <w:marRight w:val="0"/>
              <w:marTop w:val="0"/>
              <w:marBottom w:val="0"/>
              <w:divBdr>
                <w:top w:val="none" w:sz="0" w:space="0" w:color="auto"/>
                <w:left w:val="none" w:sz="0" w:space="0" w:color="auto"/>
                <w:bottom w:val="none" w:sz="0" w:space="0" w:color="auto"/>
                <w:right w:val="none" w:sz="0" w:space="0" w:color="auto"/>
              </w:divBdr>
            </w:div>
            <w:div w:id="1716392324">
              <w:marLeft w:val="0"/>
              <w:marRight w:val="0"/>
              <w:marTop w:val="0"/>
              <w:marBottom w:val="0"/>
              <w:divBdr>
                <w:top w:val="none" w:sz="0" w:space="0" w:color="auto"/>
                <w:left w:val="none" w:sz="0" w:space="0" w:color="auto"/>
                <w:bottom w:val="none" w:sz="0" w:space="0" w:color="auto"/>
                <w:right w:val="none" w:sz="0" w:space="0" w:color="auto"/>
              </w:divBdr>
            </w:div>
            <w:div w:id="1718309336">
              <w:marLeft w:val="0"/>
              <w:marRight w:val="0"/>
              <w:marTop w:val="0"/>
              <w:marBottom w:val="0"/>
              <w:divBdr>
                <w:top w:val="none" w:sz="0" w:space="0" w:color="auto"/>
                <w:left w:val="none" w:sz="0" w:space="0" w:color="auto"/>
                <w:bottom w:val="none" w:sz="0" w:space="0" w:color="auto"/>
                <w:right w:val="none" w:sz="0" w:space="0" w:color="auto"/>
              </w:divBdr>
            </w:div>
            <w:div w:id="1718699085">
              <w:marLeft w:val="0"/>
              <w:marRight w:val="0"/>
              <w:marTop w:val="0"/>
              <w:marBottom w:val="0"/>
              <w:divBdr>
                <w:top w:val="none" w:sz="0" w:space="0" w:color="auto"/>
                <w:left w:val="none" w:sz="0" w:space="0" w:color="auto"/>
                <w:bottom w:val="none" w:sz="0" w:space="0" w:color="auto"/>
                <w:right w:val="none" w:sz="0" w:space="0" w:color="auto"/>
              </w:divBdr>
            </w:div>
            <w:div w:id="1721243838">
              <w:marLeft w:val="0"/>
              <w:marRight w:val="0"/>
              <w:marTop w:val="0"/>
              <w:marBottom w:val="0"/>
              <w:divBdr>
                <w:top w:val="none" w:sz="0" w:space="0" w:color="auto"/>
                <w:left w:val="none" w:sz="0" w:space="0" w:color="auto"/>
                <w:bottom w:val="none" w:sz="0" w:space="0" w:color="auto"/>
                <w:right w:val="none" w:sz="0" w:space="0" w:color="auto"/>
              </w:divBdr>
            </w:div>
            <w:div w:id="1721703978">
              <w:marLeft w:val="0"/>
              <w:marRight w:val="0"/>
              <w:marTop w:val="0"/>
              <w:marBottom w:val="0"/>
              <w:divBdr>
                <w:top w:val="none" w:sz="0" w:space="0" w:color="auto"/>
                <w:left w:val="none" w:sz="0" w:space="0" w:color="auto"/>
                <w:bottom w:val="none" w:sz="0" w:space="0" w:color="auto"/>
                <w:right w:val="none" w:sz="0" w:space="0" w:color="auto"/>
              </w:divBdr>
            </w:div>
            <w:div w:id="1722509440">
              <w:marLeft w:val="0"/>
              <w:marRight w:val="0"/>
              <w:marTop w:val="0"/>
              <w:marBottom w:val="0"/>
              <w:divBdr>
                <w:top w:val="none" w:sz="0" w:space="0" w:color="auto"/>
                <w:left w:val="none" w:sz="0" w:space="0" w:color="auto"/>
                <w:bottom w:val="none" w:sz="0" w:space="0" w:color="auto"/>
                <w:right w:val="none" w:sz="0" w:space="0" w:color="auto"/>
              </w:divBdr>
            </w:div>
            <w:div w:id="1722632294">
              <w:marLeft w:val="0"/>
              <w:marRight w:val="0"/>
              <w:marTop w:val="0"/>
              <w:marBottom w:val="0"/>
              <w:divBdr>
                <w:top w:val="none" w:sz="0" w:space="0" w:color="auto"/>
                <w:left w:val="none" w:sz="0" w:space="0" w:color="auto"/>
                <w:bottom w:val="none" w:sz="0" w:space="0" w:color="auto"/>
                <w:right w:val="none" w:sz="0" w:space="0" w:color="auto"/>
              </w:divBdr>
            </w:div>
            <w:div w:id="1723825420">
              <w:marLeft w:val="0"/>
              <w:marRight w:val="0"/>
              <w:marTop w:val="0"/>
              <w:marBottom w:val="0"/>
              <w:divBdr>
                <w:top w:val="none" w:sz="0" w:space="0" w:color="auto"/>
                <w:left w:val="none" w:sz="0" w:space="0" w:color="auto"/>
                <w:bottom w:val="none" w:sz="0" w:space="0" w:color="auto"/>
                <w:right w:val="none" w:sz="0" w:space="0" w:color="auto"/>
              </w:divBdr>
            </w:div>
            <w:div w:id="1724407114">
              <w:marLeft w:val="0"/>
              <w:marRight w:val="0"/>
              <w:marTop w:val="0"/>
              <w:marBottom w:val="0"/>
              <w:divBdr>
                <w:top w:val="none" w:sz="0" w:space="0" w:color="auto"/>
                <w:left w:val="none" w:sz="0" w:space="0" w:color="auto"/>
                <w:bottom w:val="none" w:sz="0" w:space="0" w:color="auto"/>
                <w:right w:val="none" w:sz="0" w:space="0" w:color="auto"/>
              </w:divBdr>
            </w:div>
            <w:div w:id="1725058993">
              <w:marLeft w:val="0"/>
              <w:marRight w:val="0"/>
              <w:marTop w:val="0"/>
              <w:marBottom w:val="0"/>
              <w:divBdr>
                <w:top w:val="none" w:sz="0" w:space="0" w:color="auto"/>
                <w:left w:val="none" w:sz="0" w:space="0" w:color="auto"/>
                <w:bottom w:val="none" w:sz="0" w:space="0" w:color="auto"/>
                <w:right w:val="none" w:sz="0" w:space="0" w:color="auto"/>
              </w:divBdr>
            </w:div>
            <w:div w:id="1725785885">
              <w:marLeft w:val="0"/>
              <w:marRight w:val="0"/>
              <w:marTop w:val="0"/>
              <w:marBottom w:val="0"/>
              <w:divBdr>
                <w:top w:val="none" w:sz="0" w:space="0" w:color="auto"/>
                <w:left w:val="none" w:sz="0" w:space="0" w:color="auto"/>
                <w:bottom w:val="none" w:sz="0" w:space="0" w:color="auto"/>
                <w:right w:val="none" w:sz="0" w:space="0" w:color="auto"/>
              </w:divBdr>
            </w:div>
            <w:div w:id="1729572461">
              <w:marLeft w:val="0"/>
              <w:marRight w:val="0"/>
              <w:marTop w:val="0"/>
              <w:marBottom w:val="0"/>
              <w:divBdr>
                <w:top w:val="none" w:sz="0" w:space="0" w:color="auto"/>
                <w:left w:val="none" w:sz="0" w:space="0" w:color="auto"/>
                <w:bottom w:val="none" w:sz="0" w:space="0" w:color="auto"/>
                <w:right w:val="none" w:sz="0" w:space="0" w:color="auto"/>
              </w:divBdr>
            </w:div>
            <w:div w:id="1730768305">
              <w:marLeft w:val="0"/>
              <w:marRight w:val="0"/>
              <w:marTop w:val="0"/>
              <w:marBottom w:val="0"/>
              <w:divBdr>
                <w:top w:val="none" w:sz="0" w:space="0" w:color="auto"/>
                <w:left w:val="none" w:sz="0" w:space="0" w:color="auto"/>
                <w:bottom w:val="none" w:sz="0" w:space="0" w:color="auto"/>
                <w:right w:val="none" w:sz="0" w:space="0" w:color="auto"/>
              </w:divBdr>
            </w:div>
            <w:div w:id="1730961220">
              <w:marLeft w:val="0"/>
              <w:marRight w:val="0"/>
              <w:marTop w:val="0"/>
              <w:marBottom w:val="0"/>
              <w:divBdr>
                <w:top w:val="none" w:sz="0" w:space="0" w:color="auto"/>
                <w:left w:val="none" w:sz="0" w:space="0" w:color="auto"/>
                <w:bottom w:val="none" w:sz="0" w:space="0" w:color="auto"/>
                <w:right w:val="none" w:sz="0" w:space="0" w:color="auto"/>
              </w:divBdr>
            </w:div>
            <w:div w:id="1731075558">
              <w:marLeft w:val="0"/>
              <w:marRight w:val="0"/>
              <w:marTop w:val="0"/>
              <w:marBottom w:val="0"/>
              <w:divBdr>
                <w:top w:val="none" w:sz="0" w:space="0" w:color="auto"/>
                <w:left w:val="none" w:sz="0" w:space="0" w:color="auto"/>
                <w:bottom w:val="none" w:sz="0" w:space="0" w:color="auto"/>
                <w:right w:val="none" w:sz="0" w:space="0" w:color="auto"/>
              </w:divBdr>
            </w:div>
            <w:div w:id="1732345419">
              <w:marLeft w:val="0"/>
              <w:marRight w:val="0"/>
              <w:marTop w:val="0"/>
              <w:marBottom w:val="0"/>
              <w:divBdr>
                <w:top w:val="none" w:sz="0" w:space="0" w:color="auto"/>
                <w:left w:val="none" w:sz="0" w:space="0" w:color="auto"/>
                <w:bottom w:val="none" w:sz="0" w:space="0" w:color="auto"/>
                <w:right w:val="none" w:sz="0" w:space="0" w:color="auto"/>
              </w:divBdr>
            </w:div>
            <w:div w:id="1734037334">
              <w:marLeft w:val="0"/>
              <w:marRight w:val="0"/>
              <w:marTop w:val="0"/>
              <w:marBottom w:val="0"/>
              <w:divBdr>
                <w:top w:val="none" w:sz="0" w:space="0" w:color="auto"/>
                <w:left w:val="none" w:sz="0" w:space="0" w:color="auto"/>
                <w:bottom w:val="none" w:sz="0" w:space="0" w:color="auto"/>
                <w:right w:val="none" w:sz="0" w:space="0" w:color="auto"/>
              </w:divBdr>
            </w:div>
            <w:div w:id="1734043682">
              <w:marLeft w:val="0"/>
              <w:marRight w:val="0"/>
              <w:marTop w:val="0"/>
              <w:marBottom w:val="0"/>
              <w:divBdr>
                <w:top w:val="none" w:sz="0" w:space="0" w:color="auto"/>
                <w:left w:val="none" w:sz="0" w:space="0" w:color="auto"/>
                <w:bottom w:val="none" w:sz="0" w:space="0" w:color="auto"/>
                <w:right w:val="none" w:sz="0" w:space="0" w:color="auto"/>
              </w:divBdr>
            </w:div>
            <w:div w:id="1735155601">
              <w:marLeft w:val="0"/>
              <w:marRight w:val="0"/>
              <w:marTop w:val="0"/>
              <w:marBottom w:val="0"/>
              <w:divBdr>
                <w:top w:val="none" w:sz="0" w:space="0" w:color="auto"/>
                <w:left w:val="none" w:sz="0" w:space="0" w:color="auto"/>
                <w:bottom w:val="none" w:sz="0" w:space="0" w:color="auto"/>
                <w:right w:val="none" w:sz="0" w:space="0" w:color="auto"/>
              </w:divBdr>
            </w:div>
            <w:div w:id="1739401640">
              <w:marLeft w:val="0"/>
              <w:marRight w:val="0"/>
              <w:marTop w:val="0"/>
              <w:marBottom w:val="0"/>
              <w:divBdr>
                <w:top w:val="none" w:sz="0" w:space="0" w:color="auto"/>
                <w:left w:val="none" w:sz="0" w:space="0" w:color="auto"/>
                <w:bottom w:val="none" w:sz="0" w:space="0" w:color="auto"/>
                <w:right w:val="none" w:sz="0" w:space="0" w:color="auto"/>
              </w:divBdr>
            </w:div>
            <w:div w:id="1741365842">
              <w:marLeft w:val="0"/>
              <w:marRight w:val="0"/>
              <w:marTop w:val="0"/>
              <w:marBottom w:val="0"/>
              <w:divBdr>
                <w:top w:val="none" w:sz="0" w:space="0" w:color="auto"/>
                <w:left w:val="none" w:sz="0" w:space="0" w:color="auto"/>
                <w:bottom w:val="none" w:sz="0" w:space="0" w:color="auto"/>
                <w:right w:val="none" w:sz="0" w:space="0" w:color="auto"/>
              </w:divBdr>
            </w:div>
            <w:div w:id="1749646799">
              <w:marLeft w:val="0"/>
              <w:marRight w:val="0"/>
              <w:marTop w:val="0"/>
              <w:marBottom w:val="0"/>
              <w:divBdr>
                <w:top w:val="none" w:sz="0" w:space="0" w:color="auto"/>
                <w:left w:val="none" w:sz="0" w:space="0" w:color="auto"/>
                <w:bottom w:val="none" w:sz="0" w:space="0" w:color="auto"/>
                <w:right w:val="none" w:sz="0" w:space="0" w:color="auto"/>
              </w:divBdr>
            </w:div>
            <w:div w:id="1750687731">
              <w:marLeft w:val="0"/>
              <w:marRight w:val="0"/>
              <w:marTop w:val="0"/>
              <w:marBottom w:val="0"/>
              <w:divBdr>
                <w:top w:val="none" w:sz="0" w:space="0" w:color="auto"/>
                <w:left w:val="none" w:sz="0" w:space="0" w:color="auto"/>
                <w:bottom w:val="none" w:sz="0" w:space="0" w:color="auto"/>
                <w:right w:val="none" w:sz="0" w:space="0" w:color="auto"/>
              </w:divBdr>
            </w:div>
            <w:div w:id="1750927817">
              <w:marLeft w:val="0"/>
              <w:marRight w:val="0"/>
              <w:marTop w:val="0"/>
              <w:marBottom w:val="0"/>
              <w:divBdr>
                <w:top w:val="none" w:sz="0" w:space="0" w:color="auto"/>
                <w:left w:val="none" w:sz="0" w:space="0" w:color="auto"/>
                <w:bottom w:val="none" w:sz="0" w:space="0" w:color="auto"/>
                <w:right w:val="none" w:sz="0" w:space="0" w:color="auto"/>
              </w:divBdr>
            </w:div>
            <w:div w:id="1751124574">
              <w:marLeft w:val="0"/>
              <w:marRight w:val="0"/>
              <w:marTop w:val="0"/>
              <w:marBottom w:val="0"/>
              <w:divBdr>
                <w:top w:val="none" w:sz="0" w:space="0" w:color="auto"/>
                <w:left w:val="none" w:sz="0" w:space="0" w:color="auto"/>
                <w:bottom w:val="none" w:sz="0" w:space="0" w:color="auto"/>
                <w:right w:val="none" w:sz="0" w:space="0" w:color="auto"/>
              </w:divBdr>
            </w:div>
            <w:div w:id="1751609896">
              <w:marLeft w:val="0"/>
              <w:marRight w:val="0"/>
              <w:marTop w:val="0"/>
              <w:marBottom w:val="0"/>
              <w:divBdr>
                <w:top w:val="none" w:sz="0" w:space="0" w:color="auto"/>
                <w:left w:val="none" w:sz="0" w:space="0" w:color="auto"/>
                <w:bottom w:val="none" w:sz="0" w:space="0" w:color="auto"/>
                <w:right w:val="none" w:sz="0" w:space="0" w:color="auto"/>
              </w:divBdr>
            </w:div>
            <w:div w:id="1752896865">
              <w:marLeft w:val="0"/>
              <w:marRight w:val="0"/>
              <w:marTop w:val="0"/>
              <w:marBottom w:val="0"/>
              <w:divBdr>
                <w:top w:val="none" w:sz="0" w:space="0" w:color="auto"/>
                <w:left w:val="none" w:sz="0" w:space="0" w:color="auto"/>
                <w:bottom w:val="none" w:sz="0" w:space="0" w:color="auto"/>
                <w:right w:val="none" w:sz="0" w:space="0" w:color="auto"/>
              </w:divBdr>
            </w:div>
            <w:div w:id="1753237769">
              <w:marLeft w:val="0"/>
              <w:marRight w:val="0"/>
              <w:marTop w:val="0"/>
              <w:marBottom w:val="0"/>
              <w:divBdr>
                <w:top w:val="none" w:sz="0" w:space="0" w:color="auto"/>
                <w:left w:val="none" w:sz="0" w:space="0" w:color="auto"/>
                <w:bottom w:val="none" w:sz="0" w:space="0" w:color="auto"/>
                <w:right w:val="none" w:sz="0" w:space="0" w:color="auto"/>
              </w:divBdr>
            </w:div>
            <w:div w:id="1754816921">
              <w:marLeft w:val="0"/>
              <w:marRight w:val="0"/>
              <w:marTop w:val="0"/>
              <w:marBottom w:val="0"/>
              <w:divBdr>
                <w:top w:val="none" w:sz="0" w:space="0" w:color="auto"/>
                <w:left w:val="none" w:sz="0" w:space="0" w:color="auto"/>
                <w:bottom w:val="none" w:sz="0" w:space="0" w:color="auto"/>
                <w:right w:val="none" w:sz="0" w:space="0" w:color="auto"/>
              </w:divBdr>
            </w:div>
            <w:div w:id="1755935791">
              <w:marLeft w:val="0"/>
              <w:marRight w:val="0"/>
              <w:marTop w:val="0"/>
              <w:marBottom w:val="0"/>
              <w:divBdr>
                <w:top w:val="none" w:sz="0" w:space="0" w:color="auto"/>
                <w:left w:val="none" w:sz="0" w:space="0" w:color="auto"/>
                <w:bottom w:val="none" w:sz="0" w:space="0" w:color="auto"/>
                <w:right w:val="none" w:sz="0" w:space="0" w:color="auto"/>
              </w:divBdr>
            </w:div>
            <w:div w:id="1757241399">
              <w:marLeft w:val="0"/>
              <w:marRight w:val="0"/>
              <w:marTop w:val="0"/>
              <w:marBottom w:val="0"/>
              <w:divBdr>
                <w:top w:val="none" w:sz="0" w:space="0" w:color="auto"/>
                <w:left w:val="none" w:sz="0" w:space="0" w:color="auto"/>
                <w:bottom w:val="none" w:sz="0" w:space="0" w:color="auto"/>
                <w:right w:val="none" w:sz="0" w:space="0" w:color="auto"/>
              </w:divBdr>
            </w:div>
            <w:div w:id="1757900554">
              <w:marLeft w:val="0"/>
              <w:marRight w:val="0"/>
              <w:marTop w:val="0"/>
              <w:marBottom w:val="0"/>
              <w:divBdr>
                <w:top w:val="none" w:sz="0" w:space="0" w:color="auto"/>
                <w:left w:val="none" w:sz="0" w:space="0" w:color="auto"/>
                <w:bottom w:val="none" w:sz="0" w:space="0" w:color="auto"/>
                <w:right w:val="none" w:sz="0" w:space="0" w:color="auto"/>
              </w:divBdr>
            </w:div>
            <w:div w:id="1758598112">
              <w:marLeft w:val="0"/>
              <w:marRight w:val="0"/>
              <w:marTop w:val="0"/>
              <w:marBottom w:val="0"/>
              <w:divBdr>
                <w:top w:val="none" w:sz="0" w:space="0" w:color="auto"/>
                <w:left w:val="none" w:sz="0" w:space="0" w:color="auto"/>
                <w:bottom w:val="none" w:sz="0" w:space="0" w:color="auto"/>
                <w:right w:val="none" w:sz="0" w:space="0" w:color="auto"/>
              </w:divBdr>
            </w:div>
            <w:div w:id="1758671673">
              <w:marLeft w:val="0"/>
              <w:marRight w:val="0"/>
              <w:marTop w:val="0"/>
              <w:marBottom w:val="0"/>
              <w:divBdr>
                <w:top w:val="none" w:sz="0" w:space="0" w:color="auto"/>
                <w:left w:val="none" w:sz="0" w:space="0" w:color="auto"/>
                <w:bottom w:val="none" w:sz="0" w:space="0" w:color="auto"/>
                <w:right w:val="none" w:sz="0" w:space="0" w:color="auto"/>
              </w:divBdr>
            </w:div>
            <w:div w:id="1759935609">
              <w:marLeft w:val="0"/>
              <w:marRight w:val="0"/>
              <w:marTop w:val="0"/>
              <w:marBottom w:val="0"/>
              <w:divBdr>
                <w:top w:val="none" w:sz="0" w:space="0" w:color="auto"/>
                <w:left w:val="none" w:sz="0" w:space="0" w:color="auto"/>
                <w:bottom w:val="none" w:sz="0" w:space="0" w:color="auto"/>
                <w:right w:val="none" w:sz="0" w:space="0" w:color="auto"/>
              </w:divBdr>
            </w:div>
            <w:div w:id="1760639041">
              <w:marLeft w:val="0"/>
              <w:marRight w:val="0"/>
              <w:marTop w:val="0"/>
              <w:marBottom w:val="0"/>
              <w:divBdr>
                <w:top w:val="none" w:sz="0" w:space="0" w:color="auto"/>
                <w:left w:val="none" w:sz="0" w:space="0" w:color="auto"/>
                <w:bottom w:val="none" w:sz="0" w:space="0" w:color="auto"/>
                <w:right w:val="none" w:sz="0" w:space="0" w:color="auto"/>
              </w:divBdr>
            </w:div>
            <w:div w:id="1761565857">
              <w:marLeft w:val="0"/>
              <w:marRight w:val="0"/>
              <w:marTop w:val="0"/>
              <w:marBottom w:val="0"/>
              <w:divBdr>
                <w:top w:val="none" w:sz="0" w:space="0" w:color="auto"/>
                <w:left w:val="none" w:sz="0" w:space="0" w:color="auto"/>
                <w:bottom w:val="none" w:sz="0" w:space="0" w:color="auto"/>
                <w:right w:val="none" w:sz="0" w:space="0" w:color="auto"/>
              </w:divBdr>
            </w:div>
            <w:div w:id="1761677641">
              <w:marLeft w:val="0"/>
              <w:marRight w:val="0"/>
              <w:marTop w:val="0"/>
              <w:marBottom w:val="0"/>
              <w:divBdr>
                <w:top w:val="none" w:sz="0" w:space="0" w:color="auto"/>
                <w:left w:val="none" w:sz="0" w:space="0" w:color="auto"/>
                <w:bottom w:val="none" w:sz="0" w:space="0" w:color="auto"/>
                <w:right w:val="none" w:sz="0" w:space="0" w:color="auto"/>
              </w:divBdr>
            </w:div>
            <w:div w:id="1766271231">
              <w:marLeft w:val="0"/>
              <w:marRight w:val="0"/>
              <w:marTop w:val="0"/>
              <w:marBottom w:val="0"/>
              <w:divBdr>
                <w:top w:val="none" w:sz="0" w:space="0" w:color="auto"/>
                <w:left w:val="none" w:sz="0" w:space="0" w:color="auto"/>
                <w:bottom w:val="none" w:sz="0" w:space="0" w:color="auto"/>
                <w:right w:val="none" w:sz="0" w:space="0" w:color="auto"/>
              </w:divBdr>
            </w:div>
            <w:div w:id="1766344123">
              <w:marLeft w:val="0"/>
              <w:marRight w:val="0"/>
              <w:marTop w:val="0"/>
              <w:marBottom w:val="0"/>
              <w:divBdr>
                <w:top w:val="none" w:sz="0" w:space="0" w:color="auto"/>
                <w:left w:val="none" w:sz="0" w:space="0" w:color="auto"/>
                <w:bottom w:val="none" w:sz="0" w:space="0" w:color="auto"/>
                <w:right w:val="none" w:sz="0" w:space="0" w:color="auto"/>
              </w:divBdr>
            </w:div>
            <w:div w:id="1766416358">
              <w:marLeft w:val="0"/>
              <w:marRight w:val="0"/>
              <w:marTop w:val="0"/>
              <w:marBottom w:val="0"/>
              <w:divBdr>
                <w:top w:val="none" w:sz="0" w:space="0" w:color="auto"/>
                <w:left w:val="none" w:sz="0" w:space="0" w:color="auto"/>
                <w:bottom w:val="none" w:sz="0" w:space="0" w:color="auto"/>
                <w:right w:val="none" w:sz="0" w:space="0" w:color="auto"/>
              </w:divBdr>
            </w:div>
            <w:div w:id="1766656846">
              <w:marLeft w:val="0"/>
              <w:marRight w:val="0"/>
              <w:marTop w:val="0"/>
              <w:marBottom w:val="0"/>
              <w:divBdr>
                <w:top w:val="none" w:sz="0" w:space="0" w:color="auto"/>
                <w:left w:val="none" w:sz="0" w:space="0" w:color="auto"/>
                <w:bottom w:val="none" w:sz="0" w:space="0" w:color="auto"/>
                <w:right w:val="none" w:sz="0" w:space="0" w:color="auto"/>
              </w:divBdr>
            </w:div>
            <w:div w:id="1768846066">
              <w:marLeft w:val="0"/>
              <w:marRight w:val="0"/>
              <w:marTop w:val="0"/>
              <w:marBottom w:val="0"/>
              <w:divBdr>
                <w:top w:val="none" w:sz="0" w:space="0" w:color="auto"/>
                <w:left w:val="none" w:sz="0" w:space="0" w:color="auto"/>
                <w:bottom w:val="none" w:sz="0" w:space="0" w:color="auto"/>
                <w:right w:val="none" w:sz="0" w:space="0" w:color="auto"/>
              </w:divBdr>
            </w:div>
            <w:div w:id="1772044433">
              <w:marLeft w:val="0"/>
              <w:marRight w:val="0"/>
              <w:marTop w:val="0"/>
              <w:marBottom w:val="0"/>
              <w:divBdr>
                <w:top w:val="none" w:sz="0" w:space="0" w:color="auto"/>
                <w:left w:val="none" w:sz="0" w:space="0" w:color="auto"/>
                <w:bottom w:val="none" w:sz="0" w:space="0" w:color="auto"/>
                <w:right w:val="none" w:sz="0" w:space="0" w:color="auto"/>
              </w:divBdr>
            </w:div>
            <w:div w:id="1772622742">
              <w:marLeft w:val="0"/>
              <w:marRight w:val="0"/>
              <w:marTop w:val="0"/>
              <w:marBottom w:val="0"/>
              <w:divBdr>
                <w:top w:val="none" w:sz="0" w:space="0" w:color="auto"/>
                <w:left w:val="none" w:sz="0" w:space="0" w:color="auto"/>
                <w:bottom w:val="none" w:sz="0" w:space="0" w:color="auto"/>
                <w:right w:val="none" w:sz="0" w:space="0" w:color="auto"/>
              </w:divBdr>
            </w:div>
            <w:div w:id="1773932104">
              <w:marLeft w:val="0"/>
              <w:marRight w:val="0"/>
              <w:marTop w:val="0"/>
              <w:marBottom w:val="0"/>
              <w:divBdr>
                <w:top w:val="none" w:sz="0" w:space="0" w:color="auto"/>
                <w:left w:val="none" w:sz="0" w:space="0" w:color="auto"/>
                <w:bottom w:val="none" w:sz="0" w:space="0" w:color="auto"/>
                <w:right w:val="none" w:sz="0" w:space="0" w:color="auto"/>
              </w:divBdr>
            </w:div>
            <w:div w:id="1776900458">
              <w:marLeft w:val="0"/>
              <w:marRight w:val="0"/>
              <w:marTop w:val="0"/>
              <w:marBottom w:val="0"/>
              <w:divBdr>
                <w:top w:val="none" w:sz="0" w:space="0" w:color="auto"/>
                <w:left w:val="none" w:sz="0" w:space="0" w:color="auto"/>
                <w:bottom w:val="none" w:sz="0" w:space="0" w:color="auto"/>
                <w:right w:val="none" w:sz="0" w:space="0" w:color="auto"/>
              </w:divBdr>
            </w:div>
            <w:div w:id="1777825059">
              <w:marLeft w:val="0"/>
              <w:marRight w:val="0"/>
              <w:marTop w:val="0"/>
              <w:marBottom w:val="0"/>
              <w:divBdr>
                <w:top w:val="none" w:sz="0" w:space="0" w:color="auto"/>
                <w:left w:val="none" w:sz="0" w:space="0" w:color="auto"/>
                <w:bottom w:val="none" w:sz="0" w:space="0" w:color="auto"/>
                <w:right w:val="none" w:sz="0" w:space="0" w:color="auto"/>
              </w:divBdr>
            </w:div>
            <w:div w:id="1778213837">
              <w:marLeft w:val="0"/>
              <w:marRight w:val="0"/>
              <w:marTop w:val="0"/>
              <w:marBottom w:val="0"/>
              <w:divBdr>
                <w:top w:val="none" w:sz="0" w:space="0" w:color="auto"/>
                <w:left w:val="none" w:sz="0" w:space="0" w:color="auto"/>
                <w:bottom w:val="none" w:sz="0" w:space="0" w:color="auto"/>
                <w:right w:val="none" w:sz="0" w:space="0" w:color="auto"/>
              </w:divBdr>
            </w:div>
            <w:div w:id="1779567871">
              <w:marLeft w:val="0"/>
              <w:marRight w:val="0"/>
              <w:marTop w:val="0"/>
              <w:marBottom w:val="0"/>
              <w:divBdr>
                <w:top w:val="none" w:sz="0" w:space="0" w:color="auto"/>
                <w:left w:val="none" w:sz="0" w:space="0" w:color="auto"/>
                <w:bottom w:val="none" w:sz="0" w:space="0" w:color="auto"/>
                <w:right w:val="none" w:sz="0" w:space="0" w:color="auto"/>
              </w:divBdr>
            </w:div>
            <w:div w:id="1781220445">
              <w:marLeft w:val="0"/>
              <w:marRight w:val="0"/>
              <w:marTop w:val="0"/>
              <w:marBottom w:val="0"/>
              <w:divBdr>
                <w:top w:val="none" w:sz="0" w:space="0" w:color="auto"/>
                <w:left w:val="none" w:sz="0" w:space="0" w:color="auto"/>
                <w:bottom w:val="none" w:sz="0" w:space="0" w:color="auto"/>
                <w:right w:val="none" w:sz="0" w:space="0" w:color="auto"/>
              </w:divBdr>
            </w:div>
            <w:div w:id="1781222043">
              <w:marLeft w:val="0"/>
              <w:marRight w:val="0"/>
              <w:marTop w:val="0"/>
              <w:marBottom w:val="0"/>
              <w:divBdr>
                <w:top w:val="none" w:sz="0" w:space="0" w:color="auto"/>
                <w:left w:val="none" w:sz="0" w:space="0" w:color="auto"/>
                <w:bottom w:val="none" w:sz="0" w:space="0" w:color="auto"/>
                <w:right w:val="none" w:sz="0" w:space="0" w:color="auto"/>
              </w:divBdr>
            </w:div>
            <w:div w:id="1783184144">
              <w:marLeft w:val="0"/>
              <w:marRight w:val="0"/>
              <w:marTop w:val="0"/>
              <w:marBottom w:val="0"/>
              <w:divBdr>
                <w:top w:val="none" w:sz="0" w:space="0" w:color="auto"/>
                <w:left w:val="none" w:sz="0" w:space="0" w:color="auto"/>
                <w:bottom w:val="none" w:sz="0" w:space="0" w:color="auto"/>
                <w:right w:val="none" w:sz="0" w:space="0" w:color="auto"/>
              </w:divBdr>
            </w:div>
            <w:div w:id="1783188655">
              <w:marLeft w:val="0"/>
              <w:marRight w:val="0"/>
              <w:marTop w:val="0"/>
              <w:marBottom w:val="0"/>
              <w:divBdr>
                <w:top w:val="none" w:sz="0" w:space="0" w:color="auto"/>
                <w:left w:val="none" w:sz="0" w:space="0" w:color="auto"/>
                <w:bottom w:val="none" w:sz="0" w:space="0" w:color="auto"/>
                <w:right w:val="none" w:sz="0" w:space="0" w:color="auto"/>
              </w:divBdr>
            </w:div>
            <w:div w:id="1785533215">
              <w:marLeft w:val="0"/>
              <w:marRight w:val="0"/>
              <w:marTop w:val="0"/>
              <w:marBottom w:val="0"/>
              <w:divBdr>
                <w:top w:val="none" w:sz="0" w:space="0" w:color="auto"/>
                <w:left w:val="none" w:sz="0" w:space="0" w:color="auto"/>
                <w:bottom w:val="none" w:sz="0" w:space="0" w:color="auto"/>
                <w:right w:val="none" w:sz="0" w:space="0" w:color="auto"/>
              </w:divBdr>
            </w:div>
            <w:div w:id="1786072917">
              <w:marLeft w:val="0"/>
              <w:marRight w:val="0"/>
              <w:marTop w:val="0"/>
              <w:marBottom w:val="0"/>
              <w:divBdr>
                <w:top w:val="none" w:sz="0" w:space="0" w:color="auto"/>
                <w:left w:val="none" w:sz="0" w:space="0" w:color="auto"/>
                <w:bottom w:val="none" w:sz="0" w:space="0" w:color="auto"/>
                <w:right w:val="none" w:sz="0" w:space="0" w:color="auto"/>
              </w:divBdr>
            </w:div>
            <w:div w:id="1786147069">
              <w:marLeft w:val="0"/>
              <w:marRight w:val="0"/>
              <w:marTop w:val="0"/>
              <w:marBottom w:val="0"/>
              <w:divBdr>
                <w:top w:val="none" w:sz="0" w:space="0" w:color="auto"/>
                <w:left w:val="none" w:sz="0" w:space="0" w:color="auto"/>
                <w:bottom w:val="none" w:sz="0" w:space="0" w:color="auto"/>
                <w:right w:val="none" w:sz="0" w:space="0" w:color="auto"/>
              </w:divBdr>
            </w:div>
            <w:div w:id="1786535295">
              <w:marLeft w:val="0"/>
              <w:marRight w:val="0"/>
              <w:marTop w:val="0"/>
              <w:marBottom w:val="0"/>
              <w:divBdr>
                <w:top w:val="none" w:sz="0" w:space="0" w:color="auto"/>
                <w:left w:val="none" w:sz="0" w:space="0" w:color="auto"/>
                <w:bottom w:val="none" w:sz="0" w:space="0" w:color="auto"/>
                <w:right w:val="none" w:sz="0" w:space="0" w:color="auto"/>
              </w:divBdr>
            </w:div>
            <w:div w:id="1789810965">
              <w:marLeft w:val="0"/>
              <w:marRight w:val="0"/>
              <w:marTop w:val="0"/>
              <w:marBottom w:val="0"/>
              <w:divBdr>
                <w:top w:val="none" w:sz="0" w:space="0" w:color="auto"/>
                <w:left w:val="none" w:sz="0" w:space="0" w:color="auto"/>
                <w:bottom w:val="none" w:sz="0" w:space="0" w:color="auto"/>
                <w:right w:val="none" w:sz="0" w:space="0" w:color="auto"/>
              </w:divBdr>
            </w:div>
            <w:div w:id="1790511840">
              <w:marLeft w:val="0"/>
              <w:marRight w:val="0"/>
              <w:marTop w:val="0"/>
              <w:marBottom w:val="0"/>
              <w:divBdr>
                <w:top w:val="none" w:sz="0" w:space="0" w:color="auto"/>
                <w:left w:val="none" w:sz="0" w:space="0" w:color="auto"/>
                <w:bottom w:val="none" w:sz="0" w:space="0" w:color="auto"/>
                <w:right w:val="none" w:sz="0" w:space="0" w:color="auto"/>
              </w:divBdr>
            </w:div>
            <w:div w:id="1792551308">
              <w:marLeft w:val="0"/>
              <w:marRight w:val="0"/>
              <w:marTop w:val="0"/>
              <w:marBottom w:val="0"/>
              <w:divBdr>
                <w:top w:val="none" w:sz="0" w:space="0" w:color="auto"/>
                <w:left w:val="none" w:sz="0" w:space="0" w:color="auto"/>
                <w:bottom w:val="none" w:sz="0" w:space="0" w:color="auto"/>
                <w:right w:val="none" w:sz="0" w:space="0" w:color="auto"/>
              </w:divBdr>
            </w:div>
            <w:div w:id="1792702026">
              <w:marLeft w:val="0"/>
              <w:marRight w:val="0"/>
              <w:marTop w:val="0"/>
              <w:marBottom w:val="0"/>
              <w:divBdr>
                <w:top w:val="none" w:sz="0" w:space="0" w:color="auto"/>
                <w:left w:val="none" w:sz="0" w:space="0" w:color="auto"/>
                <w:bottom w:val="none" w:sz="0" w:space="0" w:color="auto"/>
                <w:right w:val="none" w:sz="0" w:space="0" w:color="auto"/>
              </w:divBdr>
            </w:div>
            <w:div w:id="1795437634">
              <w:marLeft w:val="0"/>
              <w:marRight w:val="0"/>
              <w:marTop w:val="0"/>
              <w:marBottom w:val="0"/>
              <w:divBdr>
                <w:top w:val="none" w:sz="0" w:space="0" w:color="auto"/>
                <w:left w:val="none" w:sz="0" w:space="0" w:color="auto"/>
                <w:bottom w:val="none" w:sz="0" w:space="0" w:color="auto"/>
                <w:right w:val="none" w:sz="0" w:space="0" w:color="auto"/>
              </w:divBdr>
            </w:div>
            <w:div w:id="1796946548">
              <w:marLeft w:val="0"/>
              <w:marRight w:val="0"/>
              <w:marTop w:val="0"/>
              <w:marBottom w:val="0"/>
              <w:divBdr>
                <w:top w:val="none" w:sz="0" w:space="0" w:color="auto"/>
                <w:left w:val="none" w:sz="0" w:space="0" w:color="auto"/>
                <w:bottom w:val="none" w:sz="0" w:space="0" w:color="auto"/>
                <w:right w:val="none" w:sz="0" w:space="0" w:color="auto"/>
              </w:divBdr>
            </w:div>
            <w:div w:id="1797136284">
              <w:marLeft w:val="0"/>
              <w:marRight w:val="0"/>
              <w:marTop w:val="0"/>
              <w:marBottom w:val="0"/>
              <w:divBdr>
                <w:top w:val="none" w:sz="0" w:space="0" w:color="auto"/>
                <w:left w:val="none" w:sz="0" w:space="0" w:color="auto"/>
                <w:bottom w:val="none" w:sz="0" w:space="0" w:color="auto"/>
                <w:right w:val="none" w:sz="0" w:space="0" w:color="auto"/>
              </w:divBdr>
            </w:div>
            <w:div w:id="1798600400">
              <w:marLeft w:val="0"/>
              <w:marRight w:val="0"/>
              <w:marTop w:val="0"/>
              <w:marBottom w:val="0"/>
              <w:divBdr>
                <w:top w:val="none" w:sz="0" w:space="0" w:color="auto"/>
                <w:left w:val="none" w:sz="0" w:space="0" w:color="auto"/>
                <w:bottom w:val="none" w:sz="0" w:space="0" w:color="auto"/>
                <w:right w:val="none" w:sz="0" w:space="0" w:color="auto"/>
              </w:divBdr>
            </w:div>
            <w:div w:id="1798837816">
              <w:marLeft w:val="0"/>
              <w:marRight w:val="0"/>
              <w:marTop w:val="0"/>
              <w:marBottom w:val="0"/>
              <w:divBdr>
                <w:top w:val="none" w:sz="0" w:space="0" w:color="auto"/>
                <w:left w:val="none" w:sz="0" w:space="0" w:color="auto"/>
                <w:bottom w:val="none" w:sz="0" w:space="0" w:color="auto"/>
                <w:right w:val="none" w:sz="0" w:space="0" w:color="auto"/>
              </w:divBdr>
            </w:div>
            <w:div w:id="1799760297">
              <w:marLeft w:val="0"/>
              <w:marRight w:val="0"/>
              <w:marTop w:val="0"/>
              <w:marBottom w:val="0"/>
              <w:divBdr>
                <w:top w:val="none" w:sz="0" w:space="0" w:color="auto"/>
                <w:left w:val="none" w:sz="0" w:space="0" w:color="auto"/>
                <w:bottom w:val="none" w:sz="0" w:space="0" w:color="auto"/>
                <w:right w:val="none" w:sz="0" w:space="0" w:color="auto"/>
              </w:divBdr>
            </w:div>
            <w:div w:id="1801071475">
              <w:marLeft w:val="0"/>
              <w:marRight w:val="0"/>
              <w:marTop w:val="0"/>
              <w:marBottom w:val="0"/>
              <w:divBdr>
                <w:top w:val="none" w:sz="0" w:space="0" w:color="auto"/>
                <w:left w:val="none" w:sz="0" w:space="0" w:color="auto"/>
                <w:bottom w:val="none" w:sz="0" w:space="0" w:color="auto"/>
                <w:right w:val="none" w:sz="0" w:space="0" w:color="auto"/>
              </w:divBdr>
            </w:div>
            <w:div w:id="1801149699">
              <w:marLeft w:val="0"/>
              <w:marRight w:val="0"/>
              <w:marTop w:val="0"/>
              <w:marBottom w:val="0"/>
              <w:divBdr>
                <w:top w:val="none" w:sz="0" w:space="0" w:color="auto"/>
                <w:left w:val="none" w:sz="0" w:space="0" w:color="auto"/>
                <w:bottom w:val="none" w:sz="0" w:space="0" w:color="auto"/>
                <w:right w:val="none" w:sz="0" w:space="0" w:color="auto"/>
              </w:divBdr>
            </w:div>
            <w:div w:id="1801415501">
              <w:marLeft w:val="0"/>
              <w:marRight w:val="0"/>
              <w:marTop w:val="0"/>
              <w:marBottom w:val="0"/>
              <w:divBdr>
                <w:top w:val="none" w:sz="0" w:space="0" w:color="auto"/>
                <w:left w:val="none" w:sz="0" w:space="0" w:color="auto"/>
                <w:bottom w:val="none" w:sz="0" w:space="0" w:color="auto"/>
                <w:right w:val="none" w:sz="0" w:space="0" w:color="auto"/>
              </w:divBdr>
            </w:div>
            <w:div w:id="1806854517">
              <w:marLeft w:val="0"/>
              <w:marRight w:val="0"/>
              <w:marTop w:val="0"/>
              <w:marBottom w:val="0"/>
              <w:divBdr>
                <w:top w:val="none" w:sz="0" w:space="0" w:color="auto"/>
                <w:left w:val="none" w:sz="0" w:space="0" w:color="auto"/>
                <w:bottom w:val="none" w:sz="0" w:space="0" w:color="auto"/>
                <w:right w:val="none" w:sz="0" w:space="0" w:color="auto"/>
              </w:divBdr>
            </w:div>
            <w:div w:id="1807353915">
              <w:marLeft w:val="0"/>
              <w:marRight w:val="0"/>
              <w:marTop w:val="0"/>
              <w:marBottom w:val="0"/>
              <w:divBdr>
                <w:top w:val="none" w:sz="0" w:space="0" w:color="auto"/>
                <w:left w:val="none" w:sz="0" w:space="0" w:color="auto"/>
                <w:bottom w:val="none" w:sz="0" w:space="0" w:color="auto"/>
                <w:right w:val="none" w:sz="0" w:space="0" w:color="auto"/>
              </w:divBdr>
            </w:div>
            <w:div w:id="1807892598">
              <w:marLeft w:val="0"/>
              <w:marRight w:val="0"/>
              <w:marTop w:val="0"/>
              <w:marBottom w:val="0"/>
              <w:divBdr>
                <w:top w:val="none" w:sz="0" w:space="0" w:color="auto"/>
                <w:left w:val="none" w:sz="0" w:space="0" w:color="auto"/>
                <w:bottom w:val="none" w:sz="0" w:space="0" w:color="auto"/>
                <w:right w:val="none" w:sz="0" w:space="0" w:color="auto"/>
              </w:divBdr>
            </w:div>
            <w:div w:id="1808157887">
              <w:marLeft w:val="0"/>
              <w:marRight w:val="0"/>
              <w:marTop w:val="0"/>
              <w:marBottom w:val="0"/>
              <w:divBdr>
                <w:top w:val="none" w:sz="0" w:space="0" w:color="auto"/>
                <w:left w:val="none" w:sz="0" w:space="0" w:color="auto"/>
                <w:bottom w:val="none" w:sz="0" w:space="0" w:color="auto"/>
                <w:right w:val="none" w:sz="0" w:space="0" w:color="auto"/>
              </w:divBdr>
            </w:div>
            <w:div w:id="1808931204">
              <w:marLeft w:val="0"/>
              <w:marRight w:val="0"/>
              <w:marTop w:val="0"/>
              <w:marBottom w:val="0"/>
              <w:divBdr>
                <w:top w:val="none" w:sz="0" w:space="0" w:color="auto"/>
                <w:left w:val="none" w:sz="0" w:space="0" w:color="auto"/>
                <w:bottom w:val="none" w:sz="0" w:space="0" w:color="auto"/>
                <w:right w:val="none" w:sz="0" w:space="0" w:color="auto"/>
              </w:divBdr>
            </w:div>
            <w:div w:id="1809207732">
              <w:marLeft w:val="0"/>
              <w:marRight w:val="0"/>
              <w:marTop w:val="0"/>
              <w:marBottom w:val="0"/>
              <w:divBdr>
                <w:top w:val="none" w:sz="0" w:space="0" w:color="auto"/>
                <w:left w:val="none" w:sz="0" w:space="0" w:color="auto"/>
                <w:bottom w:val="none" w:sz="0" w:space="0" w:color="auto"/>
                <w:right w:val="none" w:sz="0" w:space="0" w:color="auto"/>
              </w:divBdr>
            </w:div>
            <w:div w:id="1813785611">
              <w:marLeft w:val="0"/>
              <w:marRight w:val="0"/>
              <w:marTop w:val="0"/>
              <w:marBottom w:val="0"/>
              <w:divBdr>
                <w:top w:val="none" w:sz="0" w:space="0" w:color="auto"/>
                <w:left w:val="none" w:sz="0" w:space="0" w:color="auto"/>
                <w:bottom w:val="none" w:sz="0" w:space="0" w:color="auto"/>
                <w:right w:val="none" w:sz="0" w:space="0" w:color="auto"/>
              </w:divBdr>
            </w:div>
            <w:div w:id="1814366557">
              <w:marLeft w:val="0"/>
              <w:marRight w:val="0"/>
              <w:marTop w:val="0"/>
              <w:marBottom w:val="0"/>
              <w:divBdr>
                <w:top w:val="none" w:sz="0" w:space="0" w:color="auto"/>
                <w:left w:val="none" w:sz="0" w:space="0" w:color="auto"/>
                <w:bottom w:val="none" w:sz="0" w:space="0" w:color="auto"/>
                <w:right w:val="none" w:sz="0" w:space="0" w:color="auto"/>
              </w:divBdr>
            </w:div>
            <w:div w:id="1814639609">
              <w:marLeft w:val="0"/>
              <w:marRight w:val="0"/>
              <w:marTop w:val="0"/>
              <w:marBottom w:val="0"/>
              <w:divBdr>
                <w:top w:val="none" w:sz="0" w:space="0" w:color="auto"/>
                <w:left w:val="none" w:sz="0" w:space="0" w:color="auto"/>
                <w:bottom w:val="none" w:sz="0" w:space="0" w:color="auto"/>
                <w:right w:val="none" w:sz="0" w:space="0" w:color="auto"/>
              </w:divBdr>
            </w:div>
            <w:div w:id="1814828779">
              <w:marLeft w:val="0"/>
              <w:marRight w:val="0"/>
              <w:marTop w:val="0"/>
              <w:marBottom w:val="0"/>
              <w:divBdr>
                <w:top w:val="none" w:sz="0" w:space="0" w:color="auto"/>
                <w:left w:val="none" w:sz="0" w:space="0" w:color="auto"/>
                <w:bottom w:val="none" w:sz="0" w:space="0" w:color="auto"/>
                <w:right w:val="none" w:sz="0" w:space="0" w:color="auto"/>
              </w:divBdr>
            </w:div>
            <w:div w:id="1817405452">
              <w:marLeft w:val="0"/>
              <w:marRight w:val="0"/>
              <w:marTop w:val="0"/>
              <w:marBottom w:val="0"/>
              <w:divBdr>
                <w:top w:val="none" w:sz="0" w:space="0" w:color="auto"/>
                <w:left w:val="none" w:sz="0" w:space="0" w:color="auto"/>
                <w:bottom w:val="none" w:sz="0" w:space="0" w:color="auto"/>
                <w:right w:val="none" w:sz="0" w:space="0" w:color="auto"/>
              </w:divBdr>
            </w:div>
            <w:div w:id="1818840103">
              <w:marLeft w:val="0"/>
              <w:marRight w:val="0"/>
              <w:marTop w:val="0"/>
              <w:marBottom w:val="0"/>
              <w:divBdr>
                <w:top w:val="none" w:sz="0" w:space="0" w:color="auto"/>
                <w:left w:val="none" w:sz="0" w:space="0" w:color="auto"/>
                <w:bottom w:val="none" w:sz="0" w:space="0" w:color="auto"/>
                <w:right w:val="none" w:sz="0" w:space="0" w:color="auto"/>
              </w:divBdr>
            </w:div>
            <w:div w:id="1819958037">
              <w:marLeft w:val="0"/>
              <w:marRight w:val="0"/>
              <w:marTop w:val="0"/>
              <w:marBottom w:val="0"/>
              <w:divBdr>
                <w:top w:val="none" w:sz="0" w:space="0" w:color="auto"/>
                <w:left w:val="none" w:sz="0" w:space="0" w:color="auto"/>
                <w:bottom w:val="none" w:sz="0" w:space="0" w:color="auto"/>
                <w:right w:val="none" w:sz="0" w:space="0" w:color="auto"/>
              </w:divBdr>
            </w:div>
            <w:div w:id="1820221537">
              <w:marLeft w:val="0"/>
              <w:marRight w:val="0"/>
              <w:marTop w:val="0"/>
              <w:marBottom w:val="0"/>
              <w:divBdr>
                <w:top w:val="none" w:sz="0" w:space="0" w:color="auto"/>
                <w:left w:val="none" w:sz="0" w:space="0" w:color="auto"/>
                <w:bottom w:val="none" w:sz="0" w:space="0" w:color="auto"/>
                <w:right w:val="none" w:sz="0" w:space="0" w:color="auto"/>
              </w:divBdr>
            </w:div>
            <w:div w:id="1820805463">
              <w:marLeft w:val="0"/>
              <w:marRight w:val="0"/>
              <w:marTop w:val="0"/>
              <w:marBottom w:val="0"/>
              <w:divBdr>
                <w:top w:val="none" w:sz="0" w:space="0" w:color="auto"/>
                <w:left w:val="none" w:sz="0" w:space="0" w:color="auto"/>
                <w:bottom w:val="none" w:sz="0" w:space="0" w:color="auto"/>
                <w:right w:val="none" w:sz="0" w:space="0" w:color="auto"/>
              </w:divBdr>
            </w:div>
            <w:div w:id="1822040178">
              <w:marLeft w:val="0"/>
              <w:marRight w:val="0"/>
              <w:marTop w:val="0"/>
              <w:marBottom w:val="0"/>
              <w:divBdr>
                <w:top w:val="none" w:sz="0" w:space="0" w:color="auto"/>
                <w:left w:val="none" w:sz="0" w:space="0" w:color="auto"/>
                <w:bottom w:val="none" w:sz="0" w:space="0" w:color="auto"/>
                <w:right w:val="none" w:sz="0" w:space="0" w:color="auto"/>
              </w:divBdr>
            </w:div>
            <w:div w:id="1823158317">
              <w:marLeft w:val="0"/>
              <w:marRight w:val="0"/>
              <w:marTop w:val="0"/>
              <w:marBottom w:val="0"/>
              <w:divBdr>
                <w:top w:val="none" w:sz="0" w:space="0" w:color="auto"/>
                <w:left w:val="none" w:sz="0" w:space="0" w:color="auto"/>
                <w:bottom w:val="none" w:sz="0" w:space="0" w:color="auto"/>
                <w:right w:val="none" w:sz="0" w:space="0" w:color="auto"/>
              </w:divBdr>
            </w:div>
            <w:div w:id="1825702242">
              <w:marLeft w:val="0"/>
              <w:marRight w:val="0"/>
              <w:marTop w:val="0"/>
              <w:marBottom w:val="0"/>
              <w:divBdr>
                <w:top w:val="none" w:sz="0" w:space="0" w:color="auto"/>
                <w:left w:val="none" w:sz="0" w:space="0" w:color="auto"/>
                <w:bottom w:val="none" w:sz="0" w:space="0" w:color="auto"/>
                <w:right w:val="none" w:sz="0" w:space="0" w:color="auto"/>
              </w:divBdr>
            </w:div>
            <w:div w:id="1826361872">
              <w:marLeft w:val="0"/>
              <w:marRight w:val="0"/>
              <w:marTop w:val="0"/>
              <w:marBottom w:val="0"/>
              <w:divBdr>
                <w:top w:val="none" w:sz="0" w:space="0" w:color="auto"/>
                <w:left w:val="none" w:sz="0" w:space="0" w:color="auto"/>
                <w:bottom w:val="none" w:sz="0" w:space="0" w:color="auto"/>
                <w:right w:val="none" w:sz="0" w:space="0" w:color="auto"/>
              </w:divBdr>
            </w:div>
            <w:div w:id="1826585540">
              <w:marLeft w:val="0"/>
              <w:marRight w:val="0"/>
              <w:marTop w:val="0"/>
              <w:marBottom w:val="0"/>
              <w:divBdr>
                <w:top w:val="none" w:sz="0" w:space="0" w:color="auto"/>
                <w:left w:val="none" w:sz="0" w:space="0" w:color="auto"/>
                <w:bottom w:val="none" w:sz="0" w:space="0" w:color="auto"/>
                <w:right w:val="none" w:sz="0" w:space="0" w:color="auto"/>
              </w:divBdr>
            </w:div>
            <w:div w:id="1828672514">
              <w:marLeft w:val="0"/>
              <w:marRight w:val="0"/>
              <w:marTop w:val="0"/>
              <w:marBottom w:val="0"/>
              <w:divBdr>
                <w:top w:val="none" w:sz="0" w:space="0" w:color="auto"/>
                <w:left w:val="none" w:sz="0" w:space="0" w:color="auto"/>
                <w:bottom w:val="none" w:sz="0" w:space="0" w:color="auto"/>
                <w:right w:val="none" w:sz="0" w:space="0" w:color="auto"/>
              </w:divBdr>
            </w:div>
            <w:div w:id="1829130360">
              <w:marLeft w:val="0"/>
              <w:marRight w:val="0"/>
              <w:marTop w:val="0"/>
              <w:marBottom w:val="0"/>
              <w:divBdr>
                <w:top w:val="none" w:sz="0" w:space="0" w:color="auto"/>
                <w:left w:val="none" w:sz="0" w:space="0" w:color="auto"/>
                <w:bottom w:val="none" w:sz="0" w:space="0" w:color="auto"/>
                <w:right w:val="none" w:sz="0" w:space="0" w:color="auto"/>
              </w:divBdr>
            </w:div>
            <w:div w:id="1831404444">
              <w:marLeft w:val="0"/>
              <w:marRight w:val="0"/>
              <w:marTop w:val="0"/>
              <w:marBottom w:val="0"/>
              <w:divBdr>
                <w:top w:val="none" w:sz="0" w:space="0" w:color="auto"/>
                <w:left w:val="none" w:sz="0" w:space="0" w:color="auto"/>
                <w:bottom w:val="none" w:sz="0" w:space="0" w:color="auto"/>
                <w:right w:val="none" w:sz="0" w:space="0" w:color="auto"/>
              </w:divBdr>
            </w:div>
            <w:div w:id="1833829970">
              <w:marLeft w:val="0"/>
              <w:marRight w:val="0"/>
              <w:marTop w:val="0"/>
              <w:marBottom w:val="0"/>
              <w:divBdr>
                <w:top w:val="none" w:sz="0" w:space="0" w:color="auto"/>
                <w:left w:val="none" w:sz="0" w:space="0" w:color="auto"/>
                <w:bottom w:val="none" w:sz="0" w:space="0" w:color="auto"/>
                <w:right w:val="none" w:sz="0" w:space="0" w:color="auto"/>
              </w:divBdr>
            </w:div>
            <w:div w:id="1834879629">
              <w:marLeft w:val="0"/>
              <w:marRight w:val="0"/>
              <w:marTop w:val="0"/>
              <w:marBottom w:val="0"/>
              <w:divBdr>
                <w:top w:val="none" w:sz="0" w:space="0" w:color="auto"/>
                <w:left w:val="none" w:sz="0" w:space="0" w:color="auto"/>
                <w:bottom w:val="none" w:sz="0" w:space="0" w:color="auto"/>
                <w:right w:val="none" w:sz="0" w:space="0" w:color="auto"/>
              </w:divBdr>
            </w:div>
            <w:div w:id="1836415676">
              <w:marLeft w:val="0"/>
              <w:marRight w:val="0"/>
              <w:marTop w:val="0"/>
              <w:marBottom w:val="0"/>
              <w:divBdr>
                <w:top w:val="none" w:sz="0" w:space="0" w:color="auto"/>
                <w:left w:val="none" w:sz="0" w:space="0" w:color="auto"/>
                <w:bottom w:val="none" w:sz="0" w:space="0" w:color="auto"/>
                <w:right w:val="none" w:sz="0" w:space="0" w:color="auto"/>
              </w:divBdr>
            </w:div>
            <w:div w:id="1836803678">
              <w:marLeft w:val="0"/>
              <w:marRight w:val="0"/>
              <w:marTop w:val="0"/>
              <w:marBottom w:val="0"/>
              <w:divBdr>
                <w:top w:val="none" w:sz="0" w:space="0" w:color="auto"/>
                <w:left w:val="none" w:sz="0" w:space="0" w:color="auto"/>
                <w:bottom w:val="none" w:sz="0" w:space="0" w:color="auto"/>
                <w:right w:val="none" w:sz="0" w:space="0" w:color="auto"/>
              </w:divBdr>
            </w:div>
            <w:div w:id="1837106778">
              <w:marLeft w:val="0"/>
              <w:marRight w:val="0"/>
              <w:marTop w:val="0"/>
              <w:marBottom w:val="0"/>
              <w:divBdr>
                <w:top w:val="none" w:sz="0" w:space="0" w:color="auto"/>
                <w:left w:val="none" w:sz="0" w:space="0" w:color="auto"/>
                <w:bottom w:val="none" w:sz="0" w:space="0" w:color="auto"/>
                <w:right w:val="none" w:sz="0" w:space="0" w:color="auto"/>
              </w:divBdr>
            </w:div>
            <w:div w:id="1837766949">
              <w:marLeft w:val="0"/>
              <w:marRight w:val="0"/>
              <w:marTop w:val="0"/>
              <w:marBottom w:val="0"/>
              <w:divBdr>
                <w:top w:val="none" w:sz="0" w:space="0" w:color="auto"/>
                <w:left w:val="none" w:sz="0" w:space="0" w:color="auto"/>
                <w:bottom w:val="none" w:sz="0" w:space="0" w:color="auto"/>
                <w:right w:val="none" w:sz="0" w:space="0" w:color="auto"/>
              </w:divBdr>
            </w:div>
            <w:div w:id="1837840625">
              <w:marLeft w:val="0"/>
              <w:marRight w:val="0"/>
              <w:marTop w:val="0"/>
              <w:marBottom w:val="0"/>
              <w:divBdr>
                <w:top w:val="none" w:sz="0" w:space="0" w:color="auto"/>
                <w:left w:val="none" w:sz="0" w:space="0" w:color="auto"/>
                <w:bottom w:val="none" w:sz="0" w:space="0" w:color="auto"/>
                <w:right w:val="none" w:sz="0" w:space="0" w:color="auto"/>
              </w:divBdr>
            </w:div>
            <w:div w:id="1838878764">
              <w:marLeft w:val="0"/>
              <w:marRight w:val="0"/>
              <w:marTop w:val="0"/>
              <w:marBottom w:val="0"/>
              <w:divBdr>
                <w:top w:val="none" w:sz="0" w:space="0" w:color="auto"/>
                <w:left w:val="none" w:sz="0" w:space="0" w:color="auto"/>
                <w:bottom w:val="none" w:sz="0" w:space="0" w:color="auto"/>
                <w:right w:val="none" w:sz="0" w:space="0" w:color="auto"/>
              </w:divBdr>
            </w:div>
            <w:div w:id="1840460267">
              <w:marLeft w:val="0"/>
              <w:marRight w:val="0"/>
              <w:marTop w:val="0"/>
              <w:marBottom w:val="0"/>
              <w:divBdr>
                <w:top w:val="none" w:sz="0" w:space="0" w:color="auto"/>
                <w:left w:val="none" w:sz="0" w:space="0" w:color="auto"/>
                <w:bottom w:val="none" w:sz="0" w:space="0" w:color="auto"/>
                <w:right w:val="none" w:sz="0" w:space="0" w:color="auto"/>
              </w:divBdr>
            </w:div>
            <w:div w:id="1841651681">
              <w:marLeft w:val="0"/>
              <w:marRight w:val="0"/>
              <w:marTop w:val="0"/>
              <w:marBottom w:val="0"/>
              <w:divBdr>
                <w:top w:val="none" w:sz="0" w:space="0" w:color="auto"/>
                <w:left w:val="none" w:sz="0" w:space="0" w:color="auto"/>
                <w:bottom w:val="none" w:sz="0" w:space="0" w:color="auto"/>
                <w:right w:val="none" w:sz="0" w:space="0" w:color="auto"/>
              </w:divBdr>
            </w:div>
            <w:div w:id="1841776940">
              <w:marLeft w:val="0"/>
              <w:marRight w:val="0"/>
              <w:marTop w:val="0"/>
              <w:marBottom w:val="0"/>
              <w:divBdr>
                <w:top w:val="none" w:sz="0" w:space="0" w:color="auto"/>
                <w:left w:val="none" w:sz="0" w:space="0" w:color="auto"/>
                <w:bottom w:val="none" w:sz="0" w:space="0" w:color="auto"/>
                <w:right w:val="none" w:sz="0" w:space="0" w:color="auto"/>
              </w:divBdr>
            </w:div>
            <w:div w:id="1845895484">
              <w:marLeft w:val="0"/>
              <w:marRight w:val="0"/>
              <w:marTop w:val="0"/>
              <w:marBottom w:val="0"/>
              <w:divBdr>
                <w:top w:val="none" w:sz="0" w:space="0" w:color="auto"/>
                <w:left w:val="none" w:sz="0" w:space="0" w:color="auto"/>
                <w:bottom w:val="none" w:sz="0" w:space="0" w:color="auto"/>
                <w:right w:val="none" w:sz="0" w:space="0" w:color="auto"/>
              </w:divBdr>
            </w:div>
            <w:div w:id="1846897512">
              <w:marLeft w:val="0"/>
              <w:marRight w:val="0"/>
              <w:marTop w:val="0"/>
              <w:marBottom w:val="0"/>
              <w:divBdr>
                <w:top w:val="none" w:sz="0" w:space="0" w:color="auto"/>
                <w:left w:val="none" w:sz="0" w:space="0" w:color="auto"/>
                <w:bottom w:val="none" w:sz="0" w:space="0" w:color="auto"/>
                <w:right w:val="none" w:sz="0" w:space="0" w:color="auto"/>
              </w:divBdr>
            </w:div>
            <w:div w:id="1847672938">
              <w:marLeft w:val="0"/>
              <w:marRight w:val="0"/>
              <w:marTop w:val="0"/>
              <w:marBottom w:val="0"/>
              <w:divBdr>
                <w:top w:val="none" w:sz="0" w:space="0" w:color="auto"/>
                <w:left w:val="none" w:sz="0" w:space="0" w:color="auto"/>
                <w:bottom w:val="none" w:sz="0" w:space="0" w:color="auto"/>
                <w:right w:val="none" w:sz="0" w:space="0" w:color="auto"/>
              </w:divBdr>
            </w:div>
            <w:div w:id="1847984365">
              <w:marLeft w:val="0"/>
              <w:marRight w:val="0"/>
              <w:marTop w:val="0"/>
              <w:marBottom w:val="0"/>
              <w:divBdr>
                <w:top w:val="none" w:sz="0" w:space="0" w:color="auto"/>
                <w:left w:val="none" w:sz="0" w:space="0" w:color="auto"/>
                <w:bottom w:val="none" w:sz="0" w:space="0" w:color="auto"/>
                <w:right w:val="none" w:sz="0" w:space="0" w:color="auto"/>
              </w:divBdr>
            </w:div>
            <w:div w:id="1848248446">
              <w:marLeft w:val="0"/>
              <w:marRight w:val="0"/>
              <w:marTop w:val="0"/>
              <w:marBottom w:val="0"/>
              <w:divBdr>
                <w:top w:val="none" w:sz="0" w:space="0" w:color="auto"/>
                <w:left w:val="none" w:sz="0" w:space="0" w:color="auto"/>
                <w:bottom w:val="none" w:sz="0" w:space="0" w:color="auto"/>
                <w:right w:val="none" w:sz="0" w:space="0" w:color="auto"/>
              </w:divBdr>
            </w:div>
            <w:div w:id="1850607461">
              <w:marLeft w:val="0"/>
              <w:marRight w:val="0"/>
              <w:marTop w:val="0"/>
              <w:marBottom w:val="0"/>
              <w:divBdr>
                <w:top w:val="none" w:sz="0" w:space="0" w:color="auto"/>
                <w:left w:val="none" w:sz="0" w:space="0" w:color="auto"/>
                <w:bottom w:val="none" w:sz="0" w:space="0" w:color="auto"/>
                <w:right w:val="none" w:sz="0" w:space="0" w:color="auto"/>
              </w:divBdr>
            </w:div>
            <w:div w:id="1851719969">
              <w:marLeft w:val="0"/>
              <w:marRight w:val="0"/>
              <w:marTop w:val="0"/>
              <w:marBottom w:val="0"/>
              <w:divBdr>
                <w:top w:val="none" w:sz="0" w:space="0" w:color="auto"/>
                <w:left w:val="none" w:sz="0" w:space="0" w:color="auto"/>
                <w:bottom w:val="none" w:sz="0" w:space="0" w:color="auto"/>
                <w:right w:val="none" w:sz="0" w:space="0" w:color="auto"/>
              </w:divBdr>
            </w:div>
            <w:div w:id="1851722244">
              <w:marLeft w:val="0"/>
              <w:marRight w:val="0"/>
              <w:marTop w:val="0"/>
              <w:marBottom w:val="0"/>
              <w:divBdr>
                <w:top w:val="none" w:sz="0" w:space="0" w:color="auto"/>
                <w:left w:val="none" w:sz="0" w:space="0" w:color="auto"/>
                <w:bottom w:val="none" w:sz="0" w:space="0" w:color="auto"/>
                <w:right w:val="none" w:sz="0" w:space="0" w:color="auto"/>
              </w:divBdr>
            </w:div>
            <w:div w:id="1854345216">
              <w:marLeft w:val="0"/>
              <w:marRight w:val="0"/>
              <w:marTop w:val="0"/>
              <w:marBottom w:val="0"/>
              <w:divBdr>
                <w:top w:val="none" w:sz="0" w:space="0" w:color="auto"/>
                <w:left w:val="none" w:sz="0" w:space="0" w:color="auto"/>
                <w:bottom w:val="none" w:sz="0" w:space="0" w:color="auto"/>
                <w:right w:val="none" w:sz="0" w:space="0" w:color="auto"/>
              </w:divBdr>
            </w:div>
            <w:div w:id="1855613724">
              <w:marLeft w:val="0"/>
              <w:marRight w:val="0"/>
              <w:marTop w:val="0"/>
              <w:marBottom w:val="0"/>
              <w:divBdr>
                <w:top w:val="none" w:sz="0" w:space="0" w:color="auto"/>
                <w:left w:val="none" w:sz="0" w:space="0" w:color="auto"/>
                <w:bottom w:val="none" w:sz="0" w:space="0" w:color="auto"/>
                <w:right w:val="none" w:sz="0" w:space="0" w:color="auto"/>
              </w:divBdr>
            </w:div>
            <w:div w:id="1856310656">
              <w:marLeft w:val="0"/>
              <w:marRight w:val="0"/>
              <w:marTop w:val="0"/>
              <w:marBottom w:val="0"/>
              <w:divBdr>
                <w:top w:val="none" w:sz="0" w:space="0" w:color="auto"/>
                <w:left w:val="none" w:sz="0" w:space="0" w:color="auto"/>
                <w:bottom w:val="none" w:sz="0" w:space="0" w:color="auto"/>
                <w:right w:val="none" w:sz="0" w:space="0" w:color="auto"/>
              </w:divBdr>
            </w:div>
            <w:div w:id="1856916833">
              <w:marLeft w:val="0"/>
              <w:marRight w:val="0"/>
              <w:marTop w:val="0"/>
              <w:marBottom w:val="0"/>
              <w:divBdr>
                <w:top w:val="none" w:sz="0" w:space="0" w:color="auto"/>
                <w:left w:val="none" w:sz="0" w:space="0" w:color="auto"/>
                <w:bottom w:val="none" w:sz="0" w:space="0" w:color="auto"/>
                <w:right w:val="none" w:sz="0" w:space="0" w:color="auto"/>
              </w:divBdr>
            </w:div>
            <w:div w:id="1857693193">
              <w:marLeft w:val="0"/>
              <w:marRight w:val="0"/>
              <w:marTop w:val="0"/>
              <w:marBottom w:val="0"/>
              <w:divBdr>
                <w:top w:val="none" w:sz="0" w:space="0" w:color="auto"/>
                <w:left w:val="none" w:sz="0" w:space="0" w:color="auto"/>
                <w:bottom w:val="none" w:sz="0" w:space="0" w:color="auto"/>
                <w:right w:val="none" w:sz="0" w:space="0" w:color="auto"/>
              </w:divBdr>
            </w:div>
            <w:div w:id="1857772729">
              <w:marLeft w:val="0"/>
              <w:marRight w:val="0"/>
              <w:marTop w:val="0"/>
              <w:marBottom w:val="0"/>
              <w:divBdr>
                <w:top w:val="none" w:sz="0" w:space="0" w:color="auto"/>
                <w:left w:val="none" w:sz="0" w:space="0" w:color="auto"/>
                <w:bottom w:val="none" w:sz="0" w:space="0" w:color="auto"/>
                <w:right w:val="none" w:sz="0" w:space="0" w:color="auto"/>
              </w:divBdr>
            </w:div>
            <w:div w:id="1858420458">
              <w:marLeft w:val="0"/>
              <w:marRight w:val="0"/>
              <w:marTop w:val="0"/>
              <w:marBottom w:val="0"/>
              <w:divBdr>
                <w:top w:val="none" w:sz="0" w:space="0" w:color="auto"/>
                <w:left w:val="none" w:sz="0" w:space="0" w:color="auto"/>
                <w:bottom w:val="none" w:sz="0" w:space="0" w:color="auto"/>
                <w:right w:val="none" w:sz="0" w:space="0" w:color="auto"/>
              </w:divBdr>
            </w:div>
            <w:div w:id="1858544478">
              <w:marLeft w:val="0"/>
              <w:marRight w:val="0"/>
              <w:marTop w:val="0"/>
              <w:marBottom w:val="0"/>
              <w:divBdr>
                <w:top w:val="none" w:sz="0" w:space="0" w:color="auto"/>
                <w:left w:val="none" w:sz="0" w:space="0" w:color="auto"/>
                <w:bottom w:val="none" w:sz="0" w:space="0" w:color="auto"/>
                <w:right w:val="none" w:sz="0" w:space="0" w:color="auto"/>
              </w:divBdr>
            </w:div>
            <w:div w:id="1858932278">
              <w:marLeft w:val="0"/>
              <w:marRight w:val="0"/>
              <w:marTop w:val="0"/>
              <w:marBottom w:val="0"/>
              <w:divBdr>
                <w:top w:val="none" w:sz="0" w:space="0" w:color="auto"/>
                <w:left w:val="none" w:sz="0" w:space="0" w:color="auto"/>
                <w:bottom w:val="none" w:sz="0" w:space="0" w:color="auto"/>
                <w:right w:val="none" w:sz="0" w:space="0" w:color="auto"/>
              </w:divBdr>
            </w:div>
            <w:div w:id="1859081843">
              <w:marLeft w:val="0"/>
              <w:marRight w:val="0"/>
              <w:marTop w:val="0"/>
              <w:marBottom w:val="0"/>
              <w:divBdr>
                <w:top w:val="none" w:sz="0" w:space="0" w:color="auto"/>
                <w:left w:val="none" w:sz="0" w:space="0" w:color="auto"/>
                <w:bottom w:val="none" w:sz="0" w:space="0" w:color="auto"/>
                <w:right w:val="none" w:sz="0" w:space="0" w:color="auto"/>
              </w:divBdr>
            </w:div>
            <w:div w:id="1860505244">
              <w:marLeft w:val="0"/>
              <w:marRight w:val="0"/>
              <w:marTop w:val="0"/>
              <w:marBottom w:val="0"/>
              <w:divBdr>
                <w:top w:val="none" w:sz="0" w:space="0" w:color="auto"/>
                <w:left w:val="none" w:sz="0" w:space="0" w:color="auto"/>
                <w:bottom w:val="none" w:sz="0" w:space="0" w:color="auto"/>
                <w:right w:val="none" w:sz="0" w:space="0" w:color="auto"/>
              </w:divBdr>
            </w:div>
            <w:div w:id="1861890750">
              <w:marLeft w:val="0"/>
              <w:marRight w:val="0"/>
              <w:marTop w:val="0"/>
              <w:marBottom w:val="0"/>
              <w:divBdr>
                <w:top w:val="none" w:sz="0" w:space="0" w:color="auto"/>
                <w:left w:val="none" w:sz="0" w:space="0" w:color="auto"/>
                <w:bottom w:val="none" w:sz="0" w:space="0" w:color="auto"/>
                <w:right w:val="none" w:sz="0" w:space="0" w:color="auto"/>
              </w:divBdr>
            </w:div>
            <w:div w:id="1862166324">
              <w:marLeft w:val="0"/>
              <w:marRight w:val="0"/>
              <w:marTop w:val="0"/>
              <w:marBottom w:val="0"/>
              <w:divBdr>
                <w:top w:val="none" w:sz="0" w:space="0" w:color="auto"/>
                <w:left w:val="none" w:sz="0" w:space="0" w:color="auto"/>
                <w:bottom w:val="none" w:sz="0" w:space="0" w:color="auto"/>
                <w:right w:val="none" w:sz="0" w:space="0" w:color="auto"/>
              </w:divBdr>
            </w:div>
            <w:div w:id="1862939026">
              <w:marLeft w:val="0"/>
              <w:marRight w:val="0"/>
              <w:marTop w:val="0"/>
              <w:marBottom w:val="0"/>
              <w:divBdr>
                <w:top w:val="none" w:sz="0" w:space="0" w:color="auto"/>
                <w:left w:val="none" w:sz="0" w:space="0" w:color="auto"/>
                <w:bottom w:val="none" w:sz="0" w:space="0" w:color="auto"/>
                <w:right w:val="none" w:sz="0" w:space="0" w:color="auto"/>
              </w:divBdr>
            </w:div>
            <w:div w:id="1864779174">
              <w:marLeft w:val="0"/>
              <w:marRight w:val="0"/>
              <w:marTop w:val="0"/>
              <w:marBottom w:val="0"/>
              <w:divBdr>
                <w:top w:val="none" w:sz="0" w:space="0" w:color="auto"/>
                <w:left w:val="none" w:sz="0" w:space="0" w:color="auto"/>
                <w:bottom w:val="none" w:sz="0" w:space="0" w:color="auto"/>
                <w:right w:val="none" w:sz="0" w:space="0" w:color="auto"/>
              </w:divBdr>
            </w:div>
            <w:div w:id="1865048102">
              <w:marLeft w:val="0"/>
              <w:marRight w:val="0"/>
              <w:marTop w:val="0"/>
              <w:marBottom w:val="0"/>
              <w:divBdr>
                <w:top w:val="none" w:sz="0" w:space="0" w:color="auto"/>
                <w:left w:val="none" w:sz="0" w:space="0" w:color="auto"/>
                <w:bottom w:val="none" w:sz="0" w:space="0" w:color="auto"/>
                <w:right w:val="none" w:sz="0" w:space="0" w:color="auto"/>
              </w:divBdr>
            </w:div>
            <w:div w:id="1865242088">
              <w:marLeft w:val="0"/>
              <w:marRight w:val="0"/>
              <w:marTop w:val="0"/>
              <w:marBottom w:val="0"/>
              <w:divBdr>
                <w:top w:val="none" w:sz="0" w:space="0" w:color="auto"/>
                <w:left w:val="none" w:sz="0" w:space="0" w:color="auto"/>
                <w:bottom w:val="none" w:sz="0" w:space="0" w:color="auto"/>
                <w:right w:val="none" w:sz="0" w:space="0" w:color="auto"/>
              </w:divBdr>
            </w:div>
            <w:div w:id="1865942795">
              <w:marLeft w:val="0"/>
              <w:marRight w:val="0"/>
              <w:marTop w:val="0"/>
              <w:marBottom w:val="0"/>
              <w:divBdr>
                <w:top w:val="none" w:sz="0" w:space="0" w:color="auto"/>
                <w:left w:val="none" w:sz="0" w:space="0" w:color="auto"/>
                <w:bottom w:val="none" w:sz="0" w:space="0" w:color="auto"/>
                <w:right w:val="none" w:sz="0" w:space="0" w:color="auto"/>
              </w:divBdr>
            </w:div>
            <w:div w:id="1866748678">
              <w:marLeft w:val="0"/>
              <w:marRight w:val="0"/>
              <w:marTop w:val="0"/>
              <w:marBottom w:val="0"/>
              <w:divBdr>
                <w:top w:val="none" w:sz="0" w:space="0" w:color="auto"/>
                <w:left w:val="none" w:sz="0" w:space="0" w:color="auto"/>
                <w:bottom w:val="none" w:sz="0" w:space="0" w:color="auto"/>
                <w:right w:val="none" w:sz="0" w:space="0" w:color="auto"/>
              </w:divBdr>
            </w:div>
            <w:div w:id="1869828675">
              <w:marLeft w:val="0"/>
              <w:marRight w:val="0"/>
              <w:marTop w:val="0"/>
              <w:marBottom w:val="0"/>
              <w:divBdr>
                <w:top w:val="none" w:sz="0" w:space="0" w:color="auto"/>
                <w:left w:val="none" w:sz="0" w:space="0" w:color="auto"/>
                <w:bottom w:val="none" w:sz="0" w:space="0" w:color="auto"/>
                <w:right w:val="none" w:sz="0" w:space="0" w:color="auto"/>
              </w:divBdr>
            </w:div>
            <w:div w:id="1871533589">
              <w:marLeft w:val="0"/>
              <w:marRight w:val="0"/>
              <w:marTop w:val="0"/>
              <w:marBottom w:val="0"/>
              <w:divBdr>
                <w:top w:val="none" w:sz="0" w:space="0" w:color="auto"/>
                <w:left w:val="none" w:sz="0" w:space="0" w:color="auto"/>
                <w:bottom w:val="none" w:sz="0" w:space="0" w:color="auto"/>
                <w:right w:val="none" w:sz="0" w:space="0" w:color="auto"/>
              </w:divBdr>
            </w:div>
            <w:div w:id="1871718726">
              <w:marLeft w:val="0"/>
              <w:marRight w:val="0"/>
              <w:marTop w:val="0"/>
              <w:marBottom w:val="0"/>
              <w:divBdr>
                <w:top w:val="none" w:sz="0" w:space="0" w:color="auto"/>
                <w:left w:val="none" w:sz="0" w:space="0" w:color="auto"/>
                <w:bottom w:val="none" w:sz="0" w:space="0" w:color="auto"/>
                <w:right w:val="none" w:sz="0" w:space="0" w:color="auto"/>
              </w:divBdr>
            </w:div>
            <w:div w:id="1872567875">
              <w:marLeft w:val="0"/>
              <w:marRight w:val="0"/>
              <w:marTop w:val="0"/>
              <w:marBottom w:val="0"/>
              <w:divBdr>
                <w:top w:val="none" w:sz="0" w:space="0" w:color="auto"/>
                <w:left w:val="none" w:sz="0" w:space="0" w:color="auto"/>
                <w:bottom w:val="none" w:sz="0" w:space="0" w:color="auto"/>
                <w:right w:val="none" w:sz="0" w:space="0" w:color="auto"/>
              </w:divBdr>
            </w:div>
            <w:div w:id="1872834814">
              <w:marLeft w:val="0"/>
              <w:marRight w:val="0"/>
              <w:marTop w:val="0"/>
              <w:marBottom w:val="0"/>
              <w:divBdr>
                <w:top w:val="none" w:sz="0" w:space="0" w:color="auto"/>
                <w:left w:val="none" w:sz="0" w:space="0" w:color="auto"/>
                <w:bottom w:val="none" w:sz="0" w:space="0" w:color="auto"/>
                <w:right w:val="none" w:sz="0" w:space="0" w:color="auto"/>
              </w:divBdr>
            </w:div>
            <w:div w:id="1873029682">
              <w:marLeft w:val="0"/>
              <w:marRight w:val="0"/>
              <w:marTop w:val="0"/>
              <w:marBottom w:val="0"/>
              <w:divBdr>
                <w:top w:val="none" w:sz="0" w:space="0" w:color="auto"/>
                <w:left w:val="none" w:sz="0" w:space="0" w:color="auto"/>
                <w:bottom w:val="none" w:sz="0" w:space="0" w:color="auto"/>
                <w:right w:val="none" w:sz="0" w:space="0" w:color="auto"/>
              </w:divBdr>
            </w:div>
            <w:div w:id="1874726722">
              <w:marLeft w:val="0"/>
              <w:marRight w:val="0"/>
              <w:marTop w:val="0"/>
              <w:marBottom w:val="0"/>
              <w:divBdr>
                <w:top w:val="none" w:sz="0" w:space="0" w:color="auto"/>
                <w:left w:val="none" w:sz="0" w:space="0" w:color="auto"/>
                <w:bottom w:val="none" w:sz="0" w:space="0" w:color="auto"/>
                <w:right w:val="none" w:sz="0" w:space="0" w:color="auto"/>
              </w:divBdr>
            </w:div>
            <w:div w:id="1876962947">
              <w:marLeft w:val="0"/>
              <w:marRight w:val="0"/>
              <w:marTop w:val="0"/>
              <w:marBottom w:val="0"/>
              <w:divBdr>
                <w:top w:val="none" w:sz="0" w:space="0" w:color="auto"/>
                <w:left w:val="none" w:sz="0" w:space="0" w:color="auto"/>
                <w:bottom w:val="none" w:sz="0" w:space="0" w:color="auto"/>
                <w:right w:val="none" w:sz="0" w:space="0" w:color="auto"/>
              </w:divBdr>
            </w:div>
            <w:div w:id="1879273190">
              <w:marLeft w:val="0"/>
              <w:marRight w:val="0"/>
              <w:marTop w:val="0"/>
              <w:marBottom w:val="0"/>
              <w:divBdr>
                <w:top w:val="none" w:sz="0" w:space="0" w:color="auto"/>
                <w:left w:val="none" w:sz="0" w:space="0" w:color="auto"/>
                <w:bottom w:val="none" w:sz="0" w:space="0" w:color="auto"/>
                <w:right w:val="none" w:sz="0" w:space="0" w:color="auto"/>
              </w:divBdr>
            </w:div>
            <w:div w:id="1880387502">
              <w:marLeft w:val="0"/>
              <w:marRight w:val="0"/>
              <w:marTop w:val="0"/>
              <w:marBottom w:val="0"/>
              <w:divBdr>
                <w:top w:val="none" w:sz="0" w:space="0" w:color="auto"/>
                <w:left w:val="none" w:sz="0" w:space="0" w:color="auto"/>
                <w:bottom w:val="none" w:sz="0" w:space="0" w:color="auto"/>
                <w:right w:val="none" w:sz="0" w:space="0" w:color="auto"/>
              </w:divBdr>
            </w:div>
            <w:div w:id="1881819293">
              <w:marLeft w:val="0"/>
              <w:marRight w:val="0"/>
              <w:marTop w:val="0"/>
              <w:marBottom w:val="0"/>
              <w:divBdr>
                <w:top w:val="none" w:sz="0" w:space="0" w:color="auto"/>
                <w:left w:val="none" w:sz="0" w:space="0" w:color="auto"/>
                <w:bottom w:val="none" w:sz="0" w:space="0" w:color="auto"/>
                <w:right w:val="none" w:sz="0" w:space="0" w:color="auto"/>
              </w:divBdr>
            </w:div>
            <w:div w:id="1882666673">
              <w:marLeft w:val="0"/>
              <w:marRight w:val="0"/>
              <w:marTop w:val="0"/>
              <w:marBottom w:val="0"/>
              <w:divBdr>
                <w:top w:val="none" w:sz="0" w:space="0" w:color="auto"/>
                <w:left w:val="none" w:sz="0" w:space="0" w:color="auto"/>
                <w:bottom w:val="none" w:sz="0" w:space="0" w:color="auto"/>
                <w:right w:val="none" w:sz="0" w:space="0" w:color="auto"/>
              </w:divBdr>
            </w:div>
            <w:div w:id="1883518791">
              <w:marLeft w:val="0"/>
              <w:marRight w:val="0"/>
              <w:marTop w:val="0"/>
              <w:marBottom w:val="0"/>
              <w:divBdr>
                <w:top w:val="none" w:sz="0" w:space="0" w:color="auto"/>
                <w:left w:val="none" w:sz="0" w:space="0" w:color="auto"/>
                <w:bottom w:val="none" w:sz="0" w:space="0" w:color="auto"/>
                <w:right w:val="none" w:sz="0" w:space="0" w:color="auto"/>
              </w:divBdr>
            </w:div>
            <w:div w:id="1884097359">
              <w:marLeft w:val="0"/>
              <w:marRight w:val="0"/>
              <w:marTop w:val="0"/>
              <w:marBottom w:val="0"/>
              <w:divBdr>
                <w:top w:val="none" w:sz="0" w:space="0" w:color="auto"/>
                <w:left w:val="none" w:sz="0" w:space="0" w:color="auto"/>
                <w:bottom w:val="none" w:sz="0" w:space="0" w:color="auto"/>
                <w:right w:val="none" w:sz="0" w:space="0" w:color="auto"/>
              </w:divBdr>
            </w:div>
            <w:div w:id="1884899231">
              <w:marLeft w:val="0"/>
              <w:marRight w:val="0"/>
              <w:marTop w:val="0"/>
              <w:marBottom w:val="0"/>
              <w:divBdr>
                <w:top w:val="none" w:sz="0" w:space="0" w:color="auto"/>
                <w:left w:val="none" w:sz="0" w:space="0" w:color="auto"/>
                <w:bottom w:val="none" w:sz="0" w:space="0" w:color="auto"/>
                <w:right w:val="none" w:sz="0" w:space="0" w:color="auto"/>
              </w:divBdr>
            </w:div>
            <w:div w:id="1886217715">
              <w:marLeft w:val="0"/>
              <w:marRight w:val="0"/>
              <w:marTop w:val="0"/>
              <w:marBottom w:val="0"/>
              <w:divBdr>
                <w:top w:val="none" w:sz="0" w:space="0" w:color="auto"/>
                <w:left w:val="none" w:sz="0" w:space="0" w:color="auto"/>
                <w:bottom w:val="none" w:sz="0" w:space="0" w:color="auto"/>
                <w:right w:val="none" w:sz="0" w:space="0" w:color="auto"/>
              </w:divBdr>
            </w:div>
            <w:div w:id="1886796780">
              <w:marLeft w:val="0"/>
              <w:marRight w:val="0"/>
              <w:marTop w:val="0"/>
              <w:marBottom w:val="0"/>
              <w:divBdr>
                <w:top w:val="none" w:sz="0" w:space="0" w:color="auto"/>
                <w:left w:val="none" w:sz="0" w:space="0" w:color="auto"/>
                <w:bottom w:val="none" w:sz="0" w:space="0" w:color="auto"/>
                <w:right w:val="none" w:sz="0" w:space="0" w:color="auto"/>
              </w:divBdr>
            </w:div>
            <w:div w:id="1888224231">
              <w:marLeft w:val="0"/>
              <w:marRight w:val="0"/>
              <w:marTop w:val="0"/>
              <w:marBottom w:val="0"/>
              <w:divBdr>
                <w:top w:val="none" w:sz="0" w:space="0" w:color="auto"/>
                <w:left w:val="none" w:sz="0" w:space="0" w:color="auto"/>
                <w:bottom w:val="none" w:sz="0" w:space="0" w:color="auto"/>
                <w:right w:val="none" w:sz="0" w:space="0" w:color="auto"/>
              </w:divBdr>
            </w:div>
            <w:div w:id="1889105562">
              <w:marLeft w:val="0"/>
              <w:marRight w:val="0"/>
              <w:marTop w:val="0"/>
              <w:marBottom w:val="0"/>
              <w:divBdr>
                <w:top w:val="none" w:sz="0" w:space="0" w:color="auto"/>
                <w:left w:val="none" w:sz="0" w:space="0" w:color="auto"/>
                <w:bottom w:val="none" w:sz="0" w:space="0" w:color="auto"/>
                <w:right w:val="none" w:sz="0" w:space="0" w:color="auto"/>
              </w:divBdr>
            </w:div>
            <w:div w:id="1889294891">
              <w:marLeft w:val="0"/>
              <w:marRight w:val="0"/>
              <w:marTop w:val="0"/>
              <w:marBottom w:val="0"/>
              <w:divBdr>
                <w:top w:val="none" w:sz="0" w:space="0" w:color="auto"/>
                <w:left w:val="none" w:sz="0" w:space="0" w:color="auto"/>
                <w:bottom w:val="none" w:sz="0" w:space="0" w:color="auto"/>
                <w:right w:val="none" w:sz="0" w:space="0" w:color="auto"/>
              </w:divBdr>
            </w:div>
            <w:div w:id="1889955206">
              <w:marLeft w:val="0"/>
              <w:marRight w:val="0"/>
              <w:marTop w:val="0"/>
              <w:marBottom w:val="0"/>
              <w:divBdr>
                <w:top w:val="none" w:sz="0" w:space="0" w:color="auto"/>
                <w:left w:val="none" w:sz="0" w:space="0" w:color="auto"/>
                <w:bottom w:val="none" w:sz="0" w:space="0" w:color="auto"/>
                <w:right w:val="none" w:sz="0" w:space="0" w:color="auto"/>
              </w:divBdr>
            </w:div>
            <w:div w:id="1893541326">
              <w:marLeft w:val="0"/>
              <w:marRight w:val="0"/>
              <w:marTop w:val="0"/>
              <w:marBottom w:val="0"/>
              <w:divBdr>
                <w:top w:val="none" w:sz="0" w:space="0" w:color="auto"/>
                <w:left w:val="none" w:sz="0" w:space="0" w:color="auto"/>
                <w:bottom w:val="none" w:sz="0" w:space="0" w:color="auto"/>
                <w:right w:val="none" w:sz="0" w:space="0" w:color="auto"/>
              </w:divBdr>
            </w:div>
            <w:div w:id="1893612337">
              <w:marLeft w:val="0"/>
              <w:marRight w:val="0"/>
              <w:marTop w:val="0"/>
              <w:marBottom w:val="0"/>
              <w:divBdr>
                <w:top w:val="none" w:sz="0" w:space="0" w:color="auto"/>
                <w:left w:val="none" w:sz="0" w:space="0" w:color="auto"/>
                <w:bottom w:val="none" w:sz="0" w:space="0" w:color="auto"/>
                <w:right w:val="none" w:sz="0" w:space="0" w:color="auto"/>
              </w:divBdr>
            </w:div>
            <w:div w:id="1893927221">
              <w:marLeft w:val="0"/>
              <w:marRight w:val="0"/>
              <w:marTop w:val="0"/>
              <w:marBottom w:val="0"/>
              <w:divBdr>
                <w:top w:val="none" w:sz="0" w:space="0" w:color="auto"/>
                <w:left w:val="none" w:sz="0" w:space="0" w:color="auto"/>
                <w:bottom w:val="none" w:sz="0" w:space="0" w:color="auto"/>
                <w:right w:val="none" w:sz="0" w:space="0" w:color="auto"/>
              </w:divBdr>
            </w:div>
            <w:div w:id="1895585036">
              <w:marLeft w:val="0"/>
              <w:marRight w:val="0"/>
              <w:marTop w:val="0"/>
              <w:marBottom w:val="0"/>
              <w:divBdr>
                <w:top w:val="none" w:sz="0" w:space="0" w:color="auto"/>
                <w:left w:val="none" w:sz="0" w:space="0" w:color="auto"/>
                <w:bottom w:val="none" w:sz="0" w:space="0" w:color="auto"/>
                <w:right w:val="none" w:sz="0" w:space="0" w:color="auto"/>
              </w:divBdr>
            </w:div>
            <w:div w:id="1896118749">
              <w:marLeft w:val="0"/>
              <w:marRight w:val="0"/>
              <w:marTop w:val="0"/>
              <w:marBottom w:val="0"/>
              <w:divBdr>
                <w:top w:val="none" w:sz="0" w:space="0" w:color="auto"/>
                <w:left w:val="none" w:sz="0" w:space="0" w:color="auto"/>
                <w:bottom w:val="none" w:sz="0" w:space="0" w:color="auto"/>
                <w:right w:val="none" w:sz="0" w:space="0" w:color="auto"/>
              </w:divBdr>
            </w:div>
            <w:div w:id="1897160674">
              <w:marLeft w:val="0"/>
              <w:marRight w:val="0"/>
              <w:marTop w:val="0"/>
              <w:marBottom w:val="0"/>
              <w:divBdr>
                <w:top w:val="none" w:sz="0" w:space="0" w:color="auto"/>
                <w:left w:val="none" w:sz="0" w:space="0" w:color="auto"/>
                <w:bottom w:val="none" w:sz="0" w:space="0" w:color="auto"/>
                <w:right w:val="none" w:sz="0" w:space="0" w:color="auto"/>
              </w:divBdr>
            </w:div>
            <w:div w:id="1898589901">
              <w:marLeft w:val="0"/>
              <w:marRight w:val="0"/>
              <w:marTop w:val="0"/>
              <w:marBottom w:val="0"/>
              <w:divBdr>
                <w:top w:val="none" w:sz="0" w:space="0" w:color="auto"/>
                <w:left w:val="none" w:sz="0" w:space="0" w:color="auto"/>
                <w:bottom w:val="none" w:sz="0" w:space="0" w:color="auto"/>
                <w:right w:val="none" w:sz="0" w:space="0" w:color="auto"/>
              </w:divBdr>
            </w:div>
            <w:div w:id="1899587250">
              <w:marLeft w:val="0"/>
              <w:marRight w:val="0"/>
              <w:marTop w:val="0"/>
              <w:marBottom w:val="0"/>
              <w:divBdr>
                <w:top w:val="none" w:sz="0" w:space="0" w:color="auto"/>
                <w:left w:val="none" w:sz="0" w:space="0" w:color="auto"/>
                <w:bottom w:val="none" w:sz="0" w:space="0" w:color="auto"/>
                <w:right w:val="none" w:sz="0" w:space="0" w:color="auto"/>
              </w:divBdr>
            </w:div>
            <w:div w:id="1899626865">
              <w:marLeft w:val="0"/>
              <w:marRight w:val="0"/>
              <w:marTop w:val="0"/>
              <w:marBottom w:val="0"/>
              <w:divBdr>
                <w:top w:val="none" w:sz="0" w:space="0" w:color="auto"/>
                <w:left w:val="none" w:sz="0" w:space="0" w:color="auto"/>
                <w:bottom w:val="none" w:sz="0" w:space="0" w:color="auto"/>
                <w:right w:val="none" w:sz="0" w:space="0" w:color="auto"/>
              </w:divBdr>
            </w:div>
            <w:div w:id="1901088516">
              <w:marLeft w:val="0"/>
              <w:marRight w:val="0"/>
              <w:marTop w:val="0"/>
              <w:marBottom w:val="0"/>
              <w:divBdr>
                <w:top w:val="none" w:sz="0" w:space="0" w:color="auto"/>
                <w:left w:val="none" w:sz="0" w:space="0" w:color="auto"/>
                <w:bottom w:val="none" w:sz="0" w:space="0" w:color="auto"/>
                <w:right w:val="none" w:sz="0" w:space="0" w:color="auto"/>
              </w:divBdr>
            </w:div>
            <w:div w:id="1901746979">
              <w:marLeft w:val="0"/>
              <w:marRight w:val="0"/>
              <w:marTop w:val="0"/>
              <w:marBottom w:val="0"/>
              <w:divBdr>
                <w:top w:val="none" w:sz="0" w:space="0" w:color="auto"/>
                <w:left w:val="none" w:sz="0" w:space="0" w:color="auto"/>
                <w:bottom w:val="none" w:sz="0" w:space="0" w:color="auto"/>
                <w:right w:val="none" w:sz="0" w:space="0" w:color="auto"/>
              </w:divBdr>
            </w:div>
            <w:div w:id="1903101821">
              <w:marLeft w:val="0"/>
              <w:marRight w:val="0"/>
              <w:marTop w:val="0"/>
              <w:marBottom w:val="0"/>
              <w:divBdr>
                <w:top w:val="none" w:sz="0" w:space="0" w:color="auto"/>
                <w:left w:val="none" w:sz="0" w:space="0" w:color="auto"/>
                <w:bottom w:val="none" w:sz="0" w:space="0" w:color="auto"/>
                <w:right w:val="none" w:sz="0" w:space="0" w:color="auto"/>
              </w:divBdr>
            </w:div>
            <w:div w:id="1903326267">
              <w:marLeft w:val="0"/>
              <w:marRight w:val="0"/>
              <w:marTop w:val="0"/>
              <w:marBottom w:val="0"/>
              <w:divBdr>
                <w:top w:val="none" w:sz="0" w:space="0" w:color="auto"/>
                <w:left w:val="none" w:sz="0" w:space="0" w:color="auto"/>
                <w:bottom w:val="none" w:sz="0" w:space="0" w:color="auto"/>
                <w:right w:val="none" w:sz="0" w:space="0" w:color="auto"/>
              </w:divBdr>
            </w:div>
            <w:div w:id="1905721825">
              <w:marLeft w:val="0"/>
              <w:marRight w:val="0"/>
              <w:marTop w:val="0"/>
              <w:marBottom w:val="0"/>
              <w:divBdr>
                <w:top w:val="none" w:sz="0" w:space="0" w:color="auto"/>
                <w:left w:val="none" w:sz="0" w:space="0" w:color="auto"/>
                <w:bottom w:val="none" w:sz="0" w:space="0" w:color="auto"/>
                <w:right w:val="none" w:sz="0" w:space="0" w:color="auto"/>
              </w:divBdr>
            </w:div>
            <w:div w:id="1905796755">
              <w:marLeft w:val="0"/>
              <w:marRight w:val="0"/>
              <w:marTop w:val="0"/>
              <w:marBottom w:val="0"/>
              <w:divBdr>
                <w:top w:val="none" w:sz="0" w:space="0" w:color="auto"/>
                <w:left w:val="none" w:sz="0" w:space="0" w:color="auto"/>
                <w:bottom w:val="none" w:sz="0" w:space="0" w:color="auto"/>
                <w:right w:val="none" w:sz="0" w:space="0" w:color="auto"/>
              </w:divBdr>
            </w:div>
            <w:div w:id="1905986889">
              <w:marLeft w:val="0"/>
              <w:marRight w:val="0"/>
              <w:marTop w:val="0"/>
              <w:marBottom w:val="0"/>
              <w:divBdr>
                <w:top w:val="none" w:sz="0" w:space="0" w:color="auto"/>
                <w:left w:val="none" w:sz="0" w:space="0" w:color="auto"/>
                <w:bottom w:val="none" w:sz="0" w:space="0" w:color="auto"/>
                <w:right w:val="none" w:sz="0" w:space="0" w:color="auto"/>
              </w:divBdr>
            </w:div>
            <w:div w:id="1905994323">
              <w:marLeft w:val="0"/>
              <w:marRight w:val="0"/>
              <w:marTop w:val="0"/>
              <w:marBottom w:val="0"/>
              <w:divBdr>
                <w:top w:val="none" w:sz="0" w:space="0" w:color="auto"/>
                <w:left w:val="none" w:sz="0" w:space="0" w:color="auto"/>
                <w:bottom w:val="none" w:sz="0" w:space="0" w:color="auto"/>
                <w:right w:val="none" w:sz="0" w:space="0" w:color="auto"/>
              </w:divBdr>
            </w:div>
            <w:div w:id="1906522165">
              <w:marLeft w:val="0"/>
              <w:marRight w:val="0"/>
              <w:marTop w:val="0"/>
              <w:marBottom w:val="0"/>
              <w:divBdr>
                <w:top w:val="none" w:sz="0" w:space="0" w:color="auto"/>
                <w:left w:val="none" w:sz="0" w:space="0" w:color="auto"/>
                <w:bottom w:val="none" w:sz="0" w:space="0" w:color="auto"/>
                <w:right w:val="none" w:sz="0" w:space="0" w:color="auto"/>
              </w:divBdr>
            </w:div>
            <w:div w:id="1907762246">
              <w:marLeft w:val="0"/>
              <w:marRight w:val="0"/>
              <w:marTop w:val="0"/>
              <w:marBottom w:val="0"/>
              <w:divBdr>
                <w:top w:val="none" w:sz="0" w:space="0" w:color="auto"/>
                <w:left w:val="none" w:sz="0" w:space="0" w:color="auto"/>
                <w:bottom w:val="none" w:sz="0" w:space="0" w:color="auto"/>
                <w:right w:val="none" w:sz="0" w:space="0" w:color="auto"/>
              </w:divBdr>
            </w:div>
            <w:div w:id="1907912905">
              <w:marLeft w:val="0"/>
              <w:marRight w:val="0"/>
              <w:marTop w:val="0"/>
              <w:marBottom w:val="0"/>
              <w:divBdr>
                <w:top w:val="none" w:sz="0" w:space="0" w:color="auto"/>
                <w:left w:val="none" w:sz="0" w:space="0" w:color="auto"/>
                <w:bottom w:val="none" w:sz="0" w:space="0" w:color="auto"/>
                <w:right w:val="none" w:sz="0" w:space="0" w:color="auto"/>
              </w:divBdr>
            </w:div>
            <w:div w:id="1908764413">
              <w:marLeft w:val="0"/>
              <w:marRight w:val="0"/>
              <w:marTop w:val="0"/>
              <w:marBottom w:val="0"/>
              <w:divBdr>
                <w:top w:val="none" w:sz="0" w:space="0" w:color="auto"/>
                <w:left w:val="none" w:sz="0" w:space="0" w:color="auto"/>
                <w:bottom w:val="none" w:sz="0" w:space="0" w:color="auto"/>
                <w:right w:val="none" w:sz="0" w:space="0" w:color="auto"/>
              </w:divBdr>
            </w:div>
            <w:div w:id="1909076333">
              <w:marLeft w:val="0"/>
              <w:marRight w:val="0"/>
              <w:marTop w:val="0"/>
              <w:marBottom w:val="0"/>
              <w:divBdr>
                <w:top w:val="none" w:sz="0" w:space="0" w:color="auto"/>
                <w:left w:val="none" w:sz="0" w:space="0" w:color="auto"/>
                <w:bottom w:val="none" w:sz="0" w:space="0" w:color="auto"/>
                <w:right w:val="none" w:sz="0" w:space="0" w:color="auto"/>
              </w:divBdr>
            </w:div>
            <w:div w:id="1910142483">
              <w:marLeft w:val="0"/>
              <w:marRight w:val="0"/>
              <w:marTop w:val="0"/>
              <w:marBottom w:val="0"/>
              <w:divBdr>
                <w:top w:val="none" w:sz="0" w:space="0" w:color="auto"/>
                <w:left w:val="none" w:sz="0" w:space="0" w:color="auto"/>
                <w:bottom w:val="none" w:sz="0" w:space="0" w:color="auto"/>
                <w:right w:val="none" w:sz="0" w:space="0" w:color="auto"/>
              </w:divBdr>
            </w:div>
            <w:div w:id="1910379069">
              <w:marLeft w:val="0"/>
              <w:marRight w:val="0"/>
              <w:marTop w:val="0"/>
              <w:marBottom w:val="0"/>
              <w:divBdr>
                <w:top w:val="none" w:sz="0" w:space="0" w:color="auto"/>
                <w:left w:val="none" w:sz="0" w:space="0" w:color="auto"/>
                <w:bottom w:val="none" w:sz="0" w:space="0" w:color="auto"/>
                <w:right w:val="none" w:sz="0" w:space="0" w:color="auto"/>
              </w:divBdr>
            </w:div>
            <w:div w:id="1912041258">
              <w:marLeft w:val="0"/>
              <w:marRight w:val="0"/>
              <w:marTop w:val="0"/>
              <w:marBottom w:val="0"/>
              <w:divBdr>
                <w:top w:val="none" w:sz="0" w:space="0" w:color="auto"/>
                <w:left w:val="none" w:sz="0" w:space="0" w:color="auto"/>
                <w:bottom w:val="none" w:sz="0" w:space="0" w:color="auto"/>
                <w:right w:val="none" w:sz="0" w:space="0" w:color="auto"/>
              </w:divBdr>
            </w:div>
            <w:div w:id="1912152262">
              <w:marLeft w:val="0"/>
              <w:marRight w:val="0"/>
              <w:marTop w:val="0"/>
              <w:marBottom w:val="0"/>
              <w:divBdr>
                <w:top w:val="none" w:sz="0" w:space="0" w:color="auto"/>
                <w:left w:val="none" w:sz="0" w:space="0" w:color="auto"/>
                <w:bottom w:val="none" w:sz="0" w:space="0" w:color="auto"/>
                <w:right w:val="none" w:sz="0" w:space="0" w:color="auto"/>
              </w:divBdr>
            </w:div>
            <w:div w:id="1913271363">
              <w:marLeft w:val="0"/>
              <w:marRight w:val="0"/>
              <w:marTop w:val="0"/>
              <w:marBottom w:val="0"/>
              <w:divBdr>
                <w:top w:val="none" w:sz="0" w:space="0" w:color="auto"/>
                <w:left w:val="none" w:sz="0" w:space="0" w:color="auto"/>
                <w:bottom w:val="none" w:sz="0" w:space="0" w:color="auto"/>
                <w:right w:val="none" w:sz="0" w:space="0" w:color="auto"/>
              </w:divBdr>
            </w:div>
            <w:div w:id="1913461876">
              <w:marLeft w:val="0"/>
              <w:marRight w:val="0"/>
              <w:marTop w:val="0"/>
              <w:marBottom w:val="0"/>
              <w:divBdr>
                <w:top w:val="none" w:sz="0" w:space="0" w:color="auto"/>
                <w:left w:val="none" w:sz="0" w:space="0" w:color="auto"/>
                <w:bottom w:val="none" w:sz="0" w:space="0" w:color="auto"/>
                <w:right w:val="none" w:sz="0" w:space="0" w:color="auto"/>
              </w:divBdr>
            </w:div>
            <w:div w:id="1913468730">
              <w:marLeft w:val="0"/>
              <w:marRight w:val="0"/>
              <w:marTop w:val="0"/>
              <w:marBottom w:val="0"/>
              <w:divBdr>
                <w:top w:val="none" w:sz="0" w:space="0" w:color="auto"/>
                <w:left w:val="none" w:sz="0" w:space="0" w:color="auto"/>
                <w:bottom w:val="none" w:sz="0" w:space="0" w:color="auto"/>
                <w:right w:val="none" w:sz="0" w:space="0" w:color="auto"/>
              </w:divBdr>
            </w:div>
            <w:div w:id="1914005595">
              <w:marLeft w:val="0"/>
              <w:marRight w:val="0"/>
              <w:marTop w:val="0"/>
              <w:marBottom w:val="0"/>
              <w:divBdr>
                <w:top w:val="none" w:sz="0" w:space="0" w:color="auto"/>
                <w:left w:val="none" w:sz="0" w:space="0" w:color="auto"/>
                <w:bottom w:val="none" w:sz="0" w:space="0" w:color="auto"/>
                <w:right w:val="none" w:sz="0" w:space="0" w:color="auto"/>
              </w:divBdr>
            </w:div>
            <w:div w:id="1914123782">
              <w:marLeft w:val="0"/>
              <w:marRight w:val="0"/>
              <w:marTop w:val="0"/>
              <w:marBottom w:val="0"/>
              <w:divBdr>
                <w:top w:val="none" w:sz="0" w:space="0" w:color="auto"/>
                <w:left w:val="none" w:sz="0" w:space="0" w:color="auto"/>
                <w:bottom w:val="none" w:sz="0" w:space="0" w:color="auto"/>
                <w:right w:val="none" w:sz="0" w:space="0" w:color="auto"/>
              </w:divBdr>
            </w:div>
            <w:div w:id="1914466830">
              <w:marLeft w:val="0"/>
              <w:marRight w:val="0"/>
              <w:marTop w:val="0"/>
              <w:marBottom w:val="0"/>
              <w:divBdr>
                <w:top w:val="none" w:sz="0" w:space="0" w:color="auto"/>
                <w:left w:val="none" w:sz="0" w:space="0" w:color="auto"/>
                <w:bottom w:val="none" w:sz="0" w:space="0" w:color="auto"/>
                <w:right w:val="none" w:sz="0" w:space="0" w:color="auto"/>
              </w:divBdr>
            </w:div>
            <w:div w:id="1914705982">
              <w:marLeft w:val="0"/>
              <w:marRight w:val="0"/>
              <w:marTop w:val="0"/>
              <w:marBottom w:val="0"/>
              <w:divBdr>
                <w:top w:val="none" w:sz="0" w:space="0" w:color="auto"/>
                <w:left w:val="none" w:sz="0" w:space="0" w:color="auto"/>
                <w:bottom w:val="none" w:sz="0" w:space="0" w:color="auto"/>
                <w:right w:val="none" w:sz="0" w:space="0" w:color="auto"/>
              </w:divBdr>
            </w:div>
            <w:div w:id="1915773848">
              <w:marLeft w:val="0"/>
              <w:marRight w:val="0"/>
              <w:marTop w:val="0"/>
              <w:marBottom w:val="0"/>
              <w:divBdr>
                <w:top w:val="none" w:sz="0" w:space="0" w:color="auto"/>
                <w:left w:val="none" w:sz="0" w:space="0" w:color="auto"/>
                <w:bottom w:val="none" w:sz="0" w:space="0" w:color="auto"/>
                <w:right w:val="none" w:sz="0" w:space="0" w:color="auto"/>
              </w:divBdr>
            </w:div>
            <w:div w:id="1917519590">
              <w:marLeft w:val="0"/>
              <w:marRight w:val="0"/>
              <w:marTop w:val="0"/>
              <w:marBottom w:val="0"/>
              <w:divBdr>
                <w:top w:val="none" w:sz="0" w:space="0" w:color="auto"/>
                <w:left w:val="none" w:sz="0" w:space="0" w:color="auto"/>
                <w:bottom w:val="none" w:sz="0" w:space="0" w:color="auto"/>
                <w:right w:val="none" w:sz="0" w:space="0" w:color="auto"/>
              </w:divBdr>
            </w:div>
            <w:div w:id="1918517550">
              <w:marLeft w:val="0"/>
              <w:marRight w:val="0"/>
              <w:marTop w:val="0"/>
              <w:marBottom w:val="0"/>
              <w:divBdr>
                <w:top w:val="none" w:sz="0" w:space="0" w:color="auto"/>
                <w:left w:val="none" w:sz="0" w:space="0" w:color="auto"/>
                <w:bottom w:val="none" w:sz="0" w:space="0" w:color="auto"/>
                <w:right w:val="none" w:sz="0" w:space="0" w:color="auto"/>
              </w:divBdr>
            </w:div>
            <w:div w:id="1918859652">
              <w:marLeft w:val="0"/>
              <w:marRight w:val="0"/>
              <w:marTop w:val="0"/>
              <w:marBottom w:val="0"/>
              <w:divBdr>
                <w:top w:val="none" w:sz="0" w:space="0" w:color="auto"/>
                <w:left w:val="none" w:sz="0" w:space="0" w:color="auto"/>
                <w:bottom w:val="none" w:sz="0" w:space="0" w:color="auto"/>
                <w:right w:val="none" w:sz="0" w:space="0" w:color="auto"/>
              </w:divBdr>
            </w:div>
            <w:div w:id="1919166650">
              <w:marLeft w:val="0"/>
              <w:marRight w:val="0"/>
              <w:marTop w:val="0"/>
              <w:marBottom w:val="0"/>
              <w:divBdr>
                <w:top w:val="none" w:sz="0" w:space="0" w:color="auto"/>
                <w:left w:val="none" w:sz="0" w:space="0" w:color="auto"/>
                <w:bottom w:val="none" w:sz="0" w:space="0" w:color="auto"/>
                <w:right w:val="none" w:sz="0" w:space="0" w:color="auto"/>
              </w:divBdr>
            </w:div>
            <w:div w:id="1920552802">
              <w:marLeft w:val="0"/>
              <w:marRight w:val="0"/>
              <w:marTop w:val="0"/>
              <w:marBottom w:val="0"/>
              <w:divBdr>
                <w:top w:val="none" w:sz="0" w:space="0" w:color="auto"/>
                <w:left w:val="none" w:sz="0" w:space="0" w:color="auto"/>
                <w:bottom w:val="none" w:sz="0" w:space="0" w:color="auto"/>
                <w:right w:val="none" w:sz="0" w:space="0" w:color="auto"/>
              </w:divBdr>
            </w:div>
            <w:div w:id="1923831119">
              <w:marLeft w:val="0"/>
              <w:marRight w:val="0"/>
              <w:marTop w:val="0"/>
              <w:marBottom w:val="0"/>
              <w:divBdr>
                <w:top w:val="none" w:sz="0" w:space="0" w:color="auto"/>
                <w:left w:val="none" w:sz="0" w:space="0" w:color="auto"/>
                <w:bottom w:val="none" w:sz="0" w:space="0" w:color="auto"/>
                <w:right w:val="none" w:sz="0" w:space="0" w:color="auto"/>
              </w:divBdr>
            </w:div>
            <w:div w:id="1925143366">
              <w:marLeft w:val="0"/>
              <w:marRight w:val="0"/>
              <w:marTop w:val="0"/>
              <w:marBottom w:val="0"/>
              <w:divBdr>
                <w:top w:val="none" w:sz="0" w:space="0" w:color="auto"/>
                <w:left w:val="none" w:sz="0" w:space="0" w:color="auto"/>
                <w:bottom w:val="none" w:sz="0" w:space="0" w:color="auto"/>
                <w:right w:val="none" w:sz="0" w:space="0" w:color="auto"/>
              </w:divBdr>
            </w:div>
            <w:div w:id="1925676348">
              <w:marLeft w:val="0"/>
              <w:marRight w:val="0"/>
              <w:marTop w:val="0"/>
              <w:marBottom w:val="0"/>
              <w:divBdr>
                <w:top w:val="none" w:sz="0" w:space="0" w:color="auto"/>
                <w:left w:val="none" w:sz="0" w:space="0" w:color="auto"/>
                <w:bottom w:val="none" w:sz="0" w:space="0" w:color="auto"/>
                <w:right w:val="none" w:sz="0" w:space="0" w:color="auto"/>
              </w:divBdr>
            </w:div>
            <w:div w:id="1926305997">
              <w:marLeft w:val="0"/>
              <w:marRight w:val="0"/>
              <w:marTop w:val="0"/>
              <w:marBottom w:val="0"/>
              <w:divBdr>
                <w:top w:val="none" w:sz="0" w:space="0" w:color="auto"/>
                <w:left w:val="none" w:sz="0" w:space="0" w:color="auto"/>
                <w:bottom w:val="none" w:sz="0" w:space="0" w:color="auto"/>
                <w:right w:val="none" w:sz="0" w:space="0" w:color="auto"/>
              </w:divBdr>
            </w:div>
            <w:div w:id="1926524359">
              <w:marLeft w:val="0"/>
              <w:marRight w:val="0"/>
              <w:marTop w:val="0"/>
              <w:marBottom w:val="0"/>
              <w:divBdr>
                <w:top w:val="none" w:sz="0" w:space="0" w:color="auto"/>
                <w:left w:val="none" w:sz="0" w:space="0" w:color="auto"/>
                <w:bottom w:val="none" w:sz="0" w:space="0" w:color="auto"/>
                <w:right w:val="none" w:sz="0" w:space="0" w:color="auto"/>
              </w:divBdr>
            </w:div>
            <w:div w:id="1926576024">
              <w:marLeft w:val="0"/>
              <w:marRight w:val="0"/>
              <w:marTop w:val="0"/>
              <w:marBottom w:val="0"/>
              <w:divBdr>
                <w:top w:val="none" w:sz="0" w:space="0" w:color="auto"/>
                <w:left w:val="none" w:sz="0" w:space="0" w:color="auto"/>
                <w:bottom w:val="none" w:sz="0" w:space="0" w:color="auto"/>
                <w:right w:val="none" w:sz="0" w:space="0" w:color="auto"/>
              </w:divBdr>
            </w:div>
            <w:div w:id="1930118143">
              <w:marLeft w:val="0"/>
              <w:marRight w:val="0"/>
              <w:marTop w:val="0"/>
              <w:marBottom w:val="0"/>
              <w:divBdr>
                <w:top w:val="none" w:sz="0" w:space="0" w:color="auto"/>
                <w:left w:val="none" w:sz="0" w:space="0" w:color="auto"/>
                <w:bottom w:val="none" w:sz="0" w:space="0" w:color="auto"/>
                <w:right w:val="none" w:sz="0" w:space="0" w:color="auto"/>
              </w:divBdr>
            </w:div>
            <w:div w:id="1931544497">
              <w:marLeft w:val="0"/>
              <w:marRight w:val="0"/>
              <w:marTop w:val="0"/>
              <w:marBottom w:val="0"/>
              <w:divBdr>
                <w:top w:val="none" w:sz="0" w:space="0" w:color="auto"/>
                <w:left w:val="none" w:sz="0" w:space="0" w:color="auto"/>
                <w:bottom w:val="none" w:sz="0" w:space="0" w:color="auto"/>
                <w:right w:val="none" w:sz="0" w:space="0" w:color="auto"/>
              </w:divBdr>
            </w:div>
            <w:div w:id="1932202051">
              <w:marLeft w:val="0"/>
              <w:marRight w:val="0"/>
              <w:marTop w:val="0"/>
              <w:marBottom w:val="0"/>
              <w:divBdr>
                <w:top w:val="none" w:sz="0" w:space="0" w:color="auto"/>
                <w:left w:val="none" w:sz="0" w:space="0" w:color="auto"/>
                <w:bottom w:val="none" w:sz="0" w:space="0" w:color="auto"/>
                <w:right w:val="none" w:sz="0" w:space="0" w:color="auto"/>
              </w:divBdr>
            </w:div>
            <w:div w:id="1933278384">
              <w:marLeft w:val="0"/>
              <w:marRight w:val="0"/>
              <w:marTop w:val="0"/>
              <w:marBottom w:val="0"/>
              <w:divBdr>
                <w:top w:val="none" w:sz="0" w:space="0" w:color="auto"/>
                <w:left w:val="none" w:sz="0" w:space="0" w:color="auto"/>
                <w:bottom w:val="none" w:sz="0" w:space="0" w:color="auto"/>
                <w:right w:val="none" w:sz="0" w:space="0" w:color="auto"/>
              </w:divBdr>
            </w:div>
            <w:div w:id="1937517866">
              <w:marLeft w:val="0"/>
              <w:marRight w:val="0"/>
              <w:marTop w:val="0"/>
              <w:marBottom w:val="0"/>
              <w:divBdr>
                <w:top w:val="none" w:sz="0" w:space="0" w:color="auto"/>
                <w:left w:val="none" w:sz="0" w:space="0" w:color="auto"/>
                <w:bottom w:val="none" w:sz="0" w:space="0" w:color="auto"/>
                <w:right w:val="none" w:sz="0" w:space="0" w:color="auto"/>
              </w:divBdr>
            </w:div>
            <w:div w:id="1937975030">
              <w:marLeft w:val="0"/>
              <w:marRight w:val="0"/>
              <w:marTop w:val="0"/>
              <w:marBottom w:val="0"/>
              <w:divBdr>
                <w:top w:val="none" w:sz="0" w:space="0" w:color="auto"/>
                <w:left w:val="none" w:sz="0" w:space="0" w:color="auto"/>
                <w:bottom w:val="none" w:sz="0" w:space="0" w:color="auto"/>
                <w:right w:val="none" w:sz="0" w:space="0" w:color="auto"/>
              </w:divBdr>
            </w:div>
            <w:div w:id="1941402412">
              <w:marLeft w:val="0"/>
              <w:marRight w:val="0"/>
              <w:marTop w:val="0"/>
              <w:marBottom w:val="0"/>
              <w:divBdr>
                <w:top w:val="none" w:sz="0" w:space="0" w:color="auto"/>
                <w:left w:val="none" w:sz="0" w:space="0" w:color="auto"/>
                <w:bottom w:val="none" w:sz="0" w:space="0" w:color="auto"/>
                <w:right w:val="none" w:sz="0" w:space="0" w:color="auto"/>
              </w:divBdr>
            </w:div>
            <w:div w:id="1943298745">
              <w:marLeft w:val="0"/>
              <w:marRight w:val="0"/>
              <w:marTop w:val="0"/>
              <w:marBottom w:val="0"/>
              <w:divBdr>
                <w:top w:val="none" w:sz="0" w:space="0" w:color="auto"/>
                <w:left w:val="none" w:sz="0" w:space="0" w:color="auto"/>
                <w:bottom w:val="none" w:sz="0" w:space="0" w:color="auto"/>
                <w:right w:val="none" w:sz="0" w:space="0" w:color="auto"/>
              </w:divBdr>
            </w:div>
            <w:div w:id="1944877011">
              <w:marLeft w:val="0"/>
              <w:marRight w:val="0"/>
              <w:marTop w:val="0"/>
              <w:marBottom w:val="0"/>
              <w:divBdr>
                <w:top w:val="none" w:sz="0" w:space="0" w:color="auto"/>
                <w:left w:val="none" w:sz="0" w:space="0" w:color="auto"/>
                <w:bottom w:val="none" w:sz="0" w:space="0" w:color="auto"/>
                <w:right w:val="none" w:sz="0" w:space="0" w:color="auto"/>
              </w:divBdr>
            </w:div>
            <w:div w:id="1945527382">
              <w:marLeft w:val="0"/>
              <w:marRight w:val="0"/>
              <w:marTop w:val="0"/>
              <w:marBottom w:val="0"/>
              <w:divBdr>
                <w:top w:val="none" w:sz="0" w:space="0" w:color="auto"/>
                <w:left w:val="none" w:sz="0" w:space="0" w:color="auto"/>
                <w:bottom w:val="none" w:sz="0" w:space="0" w:color="auto"/>
                <w:right w:val="none" w:sz="0" w:space="0" w:color="auto"/>
              </w:divBdr>
            </w:div>
            <w:div w:id="1947031900">
              <w:marLeft w:val="0"/>
              <w:marRight w:val="0"/>
              <w:marTop w:val="0"/>
              <w:marBottom w:val="0"/>
              <w:divBdr>
                <w:top w:val="none" w:sz="0" w:space="0" w:color="auto"/>
                <w:left w:val="none" w:sz="0" w:space="0" w:color="auto"/>
                <w:bottom w:val="none" w:sz="0" w:space="0" w:color="auto"/>
                <w:right w:val="none" w:sz="0" w:space="0" w:color="auto"/>
              </w:divBdr>
            </w:div>
            <w:div w:id="1948003499">
              <w:marLeft w:val="0"/>
              <w:marRight w:val="0"/>
              <w:marTop w:val="0"/>
              <w:marBottom w:val="0"/>
              <w:divBdr>
                <w:top w:val="none" w:sz="0" w:space="0" w:color="auto"/>
                <w:left w:val="none" w:sz="0" w:space="0" w:color="auto"/>
                <w:bottom w:val="none" w:sz="0" w:space="0" w:color="auto"/>
                <w:right w:val="none" w:sz="0" w:space="0" w:color="auto"/>
              </w:divBdr>
            </w:div>
            <w:div w:id="1948810269">
              <w:marLeft w:val="0"/>
              <w:marRight w:val="0"/>
              <w:marTop w:val="0"/>
              <w:marBottom w:val="0"/>
              <w:divBdr>
                <w:top w:val="none" w:sz="0" w:space="0" w:color="auto"/>
                <w:left w:val="none" w:sz="0" w:space="0" w:color="auto"/>
                <w:bottom w:val="none" w:sz="0" w:space="0" w:color="auto"/>
                <w:right w:val="none" w:sz="0" w:space="0" w:color="auto"/>
              </w:divBdr>
            </w:div>
            <w:div w:id="1949388061">
              <w:marLeft w:val="0"/>
              <w:marRight w:val="0"/>
              <w:marTop w:val="0"/>
              <w:marBottom w:val="0"/>
              <w:divBdr>
                <w:top w:val="none" w:sz="0" w:space="0" w:color="auto"/>
                <w:left w:val="none" w:sz="0" w:space="0" w:color="auto"/>
                <w:bottom w:val="none" w:sz="0" w:space="0" w:color="auto"/>
                <w:right w:val="none" w:sz="0" w:space="0" w:color="auto"/>
              </w:divBdr>
            </w:div>
            <w:div w:id="1949579779">
              <w:marLeft w:val="0"/>
              <w:marRight w:val="0"/>
              <w:marTop w:val="0"/>
              <w:marBottom w:val="0"/>
              <w:divBdr>
                <w:top w:val="none" w:sz="0" w:space="0" w:color="auto"/>
                <w:left w:val="none" w:sz="0" w:space="0" w:color="auto"/>
                <w:bottom w:val="none" w:sz="0" w:space="0" w:color="auto"/>
                <w:right w:val="none" w:sz="0" w:space="0" w:color="auto"/>
              </w:divBdr>
            </w:div>
            <w:div w:id="1951283051">
              <w:marLeft w:val="0"/>
              <w:marRight w:val="0"/>
              <w:marTop w:val="0"/>
              <w:marBottom w:val="0"/>
              <w:divBdr>
                <w:top w:val="none" w:sz="0" w:space="0" w:color="auto"/>
                <w:left w:val="none" w:sz="0" w:space="0" w:color="auto"/>
                <w:bottom w:val="none" w:sz="0" w:space="0" w:color="auto"/>
                <w:right w:val="none" w:sz="0" w:space="0" w:color="auto"/>
              </w:divBdr>
            </w:div>
            <w:div w:id="1951474845">
              <w:marLeft w:val="0"/>
              <w:marRight w:val="0"/>
              <w:marTop w:val="0"/>
              <w:marBottom w:val="0"/>
              <w:divBdr>
                <w:top w:val="none" w:sz="0" w:space="0" w:color="auto"/>
                <w:left w:val="none" w:sz="0" w:space="0" w:color="auto"/>
                <w:bottom w:val="none" w:sz="0" w:space="0" w:color="auto"/>
                <w:right w:val="none" w:sz="0" w:space="0" w:color="auto"/>
              </w:divBdr>
            </w:div>
            <w:div w:id="1955555163">
              <w:marLeft w:val="0"/>
              <w:marRight w:val="0"/>
              <w:marTop w:val="0"/>
              <w:marBottom w:val="0"/>
              <w:divBdr>
                <w:top w:val="none" w:sz="0" w:space="0" w:color="auto"/>
                <w:left w:val="none" w:sz="0" w:space="0" w:color="auto"/>
                <w:bottom w:val="none" w:sz="0" w:space="0" w:color="auto"/>
                <w:right w:val="none" w:sz="0" w:space="0" w:color="auto"/>
              </w:divBdr>
            </w:div>
            <w:div w:id="1957834276">
              <w:marLeft w:val="0"/>
              <w:marRight w:val="0"/>
              <w:marTop w:val="0"/>
              <w:marBottom w:val="0"/>
              <w:divBdr>
                <w:top w:val="none" w:sz="0" w:space="0" w:color="auto"/>
                <w:left w:val="none" w:sz="0" w:space="0" w:color="auto"/>
                <w:bottom w:val="none" w:sz="0" w:space="0" w:color="auto"/>
                <w:right w:val="none" w:sz="0" w:space="0" w:color="auto"/>
              </w:divBdr>
            </w:div>
            <w:div w:id="1958678757">
              <w:marLeft w:val="0"/>
              <w:marRight w:val="0"/>
              <w:marTop w:val="0"/>
              <w:marBottom w:val="0"/>
              <w:divBdr>
                <w:top w:val="none" w:sz="0" w:space="0" w:color="auto"/>
                <w:left w:val="none" w:sz="0" w:space="0" w:color="auto"/>
                <w:bottom w:val="none" w:sz="0" w:space="0" w:color="auto"/>
                <w:right w:val="none" w:sz="0" w:space="0" w:color="auto"/>
              </w:divBdr>
            </w:div>
            <w:div w:id="1960646285">
              <w:marLeft w:val="0"/>
              <w:marRight w:val="0"/>
              <w:marTop w:val="0"/>
              <w:marBottom w:val="0"/>
              <w:divBdr>
                <w:top w:val="none" w:sz="0" w:space="0" w:color="auto"/>
                <w:left w:val="none" w:sz="0" w:space="0" w:color="auto"/>
                <w:bottom w:val="none" w:sz="0" w:space="0" w:color="auto"/>
                <w:right w:val="none" w:sz="0" w:space="0" w:color="auto"/>
              </w:divBdr>
            </w:div>
            <w:div w:id="1961179291">
              <w:marLeft w:val="0"/>
              <w:marRight w:val="0"/>
              <w:marTop w:val="0"/>
              <w:marBottom w:val="0"/>
              <w:divBdr>
                <w:top w:val="none" w:sz="0" w:space="0" w:color="auto"/>
                <w:left w:val="none" w:sz="0" w:space="0" w:color="auto"/>
                <w:bottom w:val="none" w:sz="0" w:space="0" w:color="auto"/>
                <w:right w:val="none" w:sz="0" w:space="0" w:color="auto"/>
              </w:divBdr>
            </w:div>
            <w:div w:id="1961758737">
              <w:marLeft w:val="0"/>
              <w:marRight w:val="0"/>
              <w:marTop w:val="0"/>
              <w:marBottom w:val="0"/>
              <w:divBdr>
                <w:top w:val="none" w:sz="0" w:space="0" w:color="auto"/>
                <w:left w:val="none" w:sz="0" w:space="0" w:color="auto"/>
                <w:bottom w:val="none" w:sz="0" w:space="0" w:color="auto"/>
                <w:right w:val="none" w:sz="0" w:space="0" w:color="auto"/>
              </w:divBdr>
            </w:div>
            <w:div w:id="1963808082">
              <w:marLeft w:val="0"/>
              <w:marRight w:val="0"/>
              <w:marTop w:val="0"/>
              <w:marBottom w:val="0"/>
              <w:divBdr>
                <w:top w:val="none" w:sz="0" w:space="0" w:color="auto"/>
                <w:left w:val="none" w:sz="0" w:space="0" w:color="auto"/>
                <w:bottom w:val="none" w:sz="0" w:space="0" w:color="auto"/>
                <w:right w:val="none" w:sz="0" w:space="0" w:color="auto"/>
              </w:divBdr>
            </w:div>
            <w:div w:id="1965310523">
              <w:marLeft w:val="0"/>
              <w:marRight w:val="0"/>
              <w:marTop w:val="0"/>
              <w:marBottom w:val="0"/>
              <w:divBdr>
                <w:top w:val="none" w:sz="0" w:space="0" w:color="auto"/>
                <w:left w:val="none" w:sz="0" w:space="0" w:color="auto"/>
                <w:bottom w:val="none" w:sz="0" w:space="0" w:color="auto"/>
                <w:right w:val="none" w:sz="0" w:space="0" w:color="auto"/>
              </w:divBdr>
            </w:div>
            <w:div w:id="1965573980">
              <w:marLeft w:val="0"/>
              <w:marRight w:val="0"/>
              <w:marTop w:val="0"/>
              <w:marBottom w:val="0"/>
              <w:divBdr>
                <w:top w:val="none" w:sz="0" w:space="0" w:color="auto"/>
                <w:left w:val="none" w:sz="0" w:space="0" w:color="auto"/>
                <w:bottom w:val="none" w:sz="0" w:space="0" w:color="auto"/>
                <w:right w:val="none" w:sz="0" w:space="0" w:color="auto"/>
              </w:divBdr>
            </w:div>
            <w:div w:id="1969047619">
              <w:marLeft w:val="0"/>
              <w:marRight w:val="0"/>
              <w:marTop w:val="0"/>
              <w:marBottom w:val="0"/>
              <w:divBdr>
                <w:top w:val="none" w:sz="0" w:space="0" w:color="auto"/>
                <w:left w:val="none" w:sz="0" w:space="0" w:color="auto"/>
                <w:bottom w:val="none" w:sz="0" w:space="0" w:color="auto"/>
                <w:right w:val="none" w:sz="0" w:space="0" w:color="auto"/>
              </w:divBdr>
            </w:div>
            <w:div w:id="1969314350">
              <w:marLeft w:val="0"/>
              <w:marRight w:val="0"/>
              <w:marTop w:val="0"/>
              <w:marBottom w:val="0"/>
              <w:divBdr>
                <w:top w:val="none" w:sz="0" w:space="0" w:color="auto"/>
                <w:left w:val="none" w:sz="0" w:space="0" w:color="auto"/>
                <w:bottom w:val="none" w:sz="0" w:space="0" w:color="auto"/>
                <w:right w:val="none" w:sz="0" w:space="0" w:color="auto"/>
              </w:divBdr>
            </w:div>
            <w:div w:id="1969358367">
              <w:marLeft w:val="0"/>
              <w:marRight w:val="0"/>
              <w:marTop w:val="0"/>
              <w:marBottom w:val="0"/>
              <w:divBdr>
                <w:top w:val="none" w:sz="0" w:space="0" w:color="auto"/>
                <w:left w:val="none" w:sz="0" w:space="0" w:color="auto"/>
                <w:bottom w:val="none" w:sz="0" w:space="0" w:color="auto"/>
                <w:right w:val="none" w:sz="0" w:space="0" w:color="auto"/>
              </w:divBdr>
            </w:div>
            <w:div w:id="1970894914">
              <w:marLeft w:val="0"/>
              <w:marRight w:val="0"/>
              <w:marTop w:val="0"/>
              <w:marBottom w:val="0"/>
              <w:divBdr>
                <w:top w:val="none" w:sz="0" w:space="0" w:color="auto"/>
                <w:left w:val="none" w:sz="0" w:space="0" w:color="auto"/>
                <w:bottom w:val="none" w:sz="0" w:space="0" w:color="auto"/>
                <w:right w:val="none" w:sz="0" w:space="0" w:color="auto"/>
              </w:divBdr>
            </w:div>
            <w:div w:id="1971939973">
              <w:marLeft w:val="0"/>
              <w:marRight w:val="0"/>
              <w:marTop w:val="0"/>
              <w:marBottom w:val="0"/>
              <w:divBdr>
                <w:top w:val="none" w:sz="0" w:space="0" w:color="auto"/>
                <w:left w:val="none" w:sz="0" w:space="0" w:color="auto"/>
                <w:bottom w:val="none" w:sz="0" w:space="0" w:color="auto"/>
                <w:right w:val="none" w:sz="0" w:space="0" w:color="auto"/>
              </w:divBdr>
            </w:div>
            <w:div w:id="1973749538">
              <w:marLeft w:val="0"/>
              <w:marRight w:val="0"/>
              <w:marTop w:val="0"/>
              <w:marBottom w:val="0"/>
              <w:divBdr>
                <w:top w:val="none" w:sz="0" w:space="0" w:color="auto"/>
                <w:left w:val="none" w:sz="0" w:space="0" w:color="auto"/>
                <w:bottom w:val="none" w:sz="0" w:space="0" w:color="auto"/>
                <w:right w:val="none" w:sz="0" w:space="0" w:color="auto"/>
              </w:divBdr>
            </w:div>
            <w:div w:id="1973903555">
              <w:marLeft w:val="0"/>
              <w:marRight w:val="0"/>
              <w:marTop w:val="0"/>
              <w:marBottom w:val="0"/>
              <w:divBdr>
                <w:top w:val="none" w:sz="0" w:space="0" w:color="auto"/>
                <w:left w:val="none" w:sz="0" w:space="0" w:color="auto"/>
                <w:bottom w:val="none" w:sz="0" w:space="0" w:color="auto"/>
                <w:right w:val="none" w:sz="0" w:space="0" w:color="auto"/>
              </w:divBdr>
            </w:div>
            <w:div w:id="1974286548">
              <w:marLeft w:val="0"/>
              <w:marRight w:val="0"/>
              <w:marTop w:val="0"/>
              <w:marBottom w:val="0"/>
              <w:divBdr>
                <w:top w:val="none" w:sz="0" w:space="0" w:color="auto"/>
                <w:left w:val="none" w:sz="0" w:space="0" w:color="auto"/>
                <w:bottom w:val="none" w:sz="0" w:space="0" w:color="auto"/>
                <w:right w:val="none" w:sz="0" w:space="0" w:color="auto"/>
              </w:divBdr>
            </w:div>
            <w:div w:id="1974556190">
              <w:marLeft w:val="0"/>
              <w:marRight w:val="0"/>
              <w:marTop w:val="0"/>
              <w:marBottom w:val="0"/>
              <w:divBdr>
                <w:top w:val="none" w:sz="0" w:space="0" w:color="auto"/>
                <w:left w:val="none" w:sz="0" w:space="0" w:color="auto"/>
                <w:bottom w:val="none" w:sz="0" w:space="0" w:color="auto"/>
                <w:right w:val="none" w:sz="0" w:space="0" w:color="auto"/>
              </w:divBdr>
            </w:div>
            <w:div w:id="1974939037">
              <w:marLeft w:val="0"/>
              <w:marRight w:val="0"/>
              <w:marTop w:val="0"/>
              <w:marBottom w:val="0"/>
              <w:divBdr>
                <w:top w:val="none" w:sz="0" w:space="0" w:color="auto"/>
                <w:left w:val="none" w:sz="0" w:space="0" w:color="auto"/>
                <w:bottom w:val="none" w:sz="0" w:space="0" w:color="auto"/>
                <w:right w:val="none" w:sz="0" w:space="0" w:color="auto"/>
              </w:divBdr>
            </w:div>
            <w:div w:id="1975744638">
              <w:marLeft w:val="0"/>
              <w:marRight w:val="0"/>
              <w:marTop w:val="0"/>
              <w:marBottom w:val="0"/>
              <w:divBdr>
                <w:top w:val="none" w:sz="0" w:space="0" w:color="auto"/>
                <w:left w:val="none" w:sz="0" w:space="0" w:color="auto"/>
                <w:bottom w:val="none" w:sz="0" w:space="0" w:color="auto"/>
                <w:right w:val="none" w:sz="0" w:space="0" w:color="auto"/>
              </w:divBdr>
            </w:div>
            <w:div w:id="1976252620">
              <w:marLeft w:val="0"/>
              <w:marRight w:val="0"/>
              <w:marTop w:val="0"/>
              <w:marBottom w:val="0"/>
              <w:divBdr>
                <w:top w:val="none" w:sz="0" w:space="0" w:color="auto"/>
                <w:left w:val="none" w:sz="0" w:space="0" w:color="auto"/>
                <w:bottom w:val="none" w:sz="0" w:space="0" w:color="auto"/>
                <w:right w:val="none" w:sz="0" w:space="0" w:color="auto"/>
              </w:divBdr>
              <w:divsChild>
                <w:div w:id="153885064">
                  <w:marLeft w:val="0"/>
                  <w:marRight w:val="0"/>
                  <w:marTop w:val="0"/>
                  <w:marBottom w:val="0"/>
                  <w:divBdr>
                    <w:top w:val="none" w:sz="0" w:space="0" w:color="auto"/>
                    <w:left w:val="none" w:sz="0" w:space="0" w:color="auto"/>
                    <w:bottom w:val="none" w:sz="0" w:space="0" w:color="auto"/>
                    <w:right w:val="none" w:sz="0" w:space="0" w:color="auto"/>
                  </w:divBdr>
                </w:div>
                <w:div w:id="357246263">
                  <w:marLeft w:val="0"/>
                  <w:marRight w:val="0"/>
                  <w:marTop w:val="0"/>
                  <w:marBottom w:val="0"/>
                  <w:divBdr>
                    <w:top w:val="none" w:sz="0" w:space="0" w:color="auto"/>
                    <w:left w:val="none" w:sz="0" w:space="0" w:color="auto"/>
                    <w:bottom w:val="none" w:sz="0" w:space="0" w:color="auto"/>
                    <w:right w:val="none" w:sz="0" w:space="0" w:color="auto"/>
                  </w:divBdr>
                </w:div>
                <w:div w:id="369651050">
                  <w:marLeft w:val="0"/>
                  <w:marRight w:val="0"/>
                  <w:marTop w:val="0"/>
                  <w:marBottom w:val="0"/>
                  <w:divBdr>
                    <w:top w:val="none" w:sz="0" w:space="0" w:color="auto"/>
                    <w:left w:val="none" w:sz="0" w:space="0" w:color="auto"/>
                    <w:bottom w:val="none" w:sz="0" w:space="0" w:color="auto"/>
                    <w:right w:val="none" w:sz="0" w:space="0" w:color="auto"/>
                  </w:divBdr>
                </w:div>
                <w:div w:id="453905837">
                  <w:marLeft w:val="0"/>
                  <w:marRight w:val="0"/>
                  <w:marTop w:val="0"/>
                  <w:marBottom w:val="0"/>
                  <w:divBdr>
                    <w:top w:val="none" w:sz="0" w:space="0" w:color="auto"/>
                    <w:left w:val="none" w:sz="0" w:space="0" w:color="auto"/>
                    <w:bottom w:val="none" w:sz="0" w:space="0" w:color="auto"/>
                    <w:right w:val="none" w:sz="0" w:space="0" w:color="auto"/>
                  </w:divBdr>
                </w:div>
                <w:div w:id="633949103">
                  <w:marLeft w:val="0"/>
                  <w:marRight w:val="0"/>
                  <w:marTop w:val="0"/>
                  <w:marBottom w:val="0"/>
                  <w:divBdr>
                    <w:top w:val="none" w:sz="0" w:space="0" w:color="auto"/>
                    <w:left w:val="none" w:sz="0" w:space="0" w:color="auto"/>
                    <w:bottom w:val="none" w:sz="0" w:space="0" w:color="auto"/>
                    <w:right w:val="none" w:sz="0" w:space="0" w:color="auto"/>
                  </w:divBdr>
                </w:div>
                <w:div w:id="808942407">
                  <w:marLeft w:val="0"/>
                  <w:marRight w:val="0"/>
                  <w:marTop w:val="0"/>
                  <w:marBottom w:val="0"/>
                  <w:divBdr>
                    <w:top w:val="none" w:sz="0" w:space="0" w:color="auto"/>
                    <w:left w:val="none" w:sz="0" w:space="0" w:color="auto"/>
                    <w:bottom w:val="none" w:sz="0" w:space="0" w:color="auto"/>
                    <w:right w:val="none" w:sz="0" w:space="0" w:color="auto"/>
                  </w:divBdr>
                </w:div>
                <w:div w:id="990869100">
                  <w:marLeft w:val="0"/>
                  <w:marRight w:val="0"/>
                  <w:marTop w:val="0"/>
                  <w:marBottom w:val="0"/>
                  <w:divBdr>
                    <w:top w:val="none" w:sz="0" w:space="0" w:color="auto"/>
                    <w:left w:val="none" w:sz="0" w:space="0" w:color="auto"/>
                    <w:bottom w:val="none" w:sz="0" w:space="0" w:color="auto"/>
                    <w:right w:val="none" w:sz="0" w:space="0" w:color="auto"/>
                  </w:divBdr>
                </w:div>
                <w:div w:id="1032919047">
                  <w:marLeft w:val="0"/>
                  <w:marRight w:val="0"/>
                  <w:marTop w:val="0"/>
                  <w:marBottom w:val="0"/>
                  <w:divBdr>
                    <w:top w:val="none" w:sz="0" w:space="0" w:color="auto"/>
                    <w:left w:val="none" w:sz="0" w:space="0" w:color="auto"/>
                    <w:bottom w:val="none" w:sz="0" w:space="0" w:color="auto"/>
                    <w:right w:val="none" w:sz="0" w:space="0" w:color="auto"/>
                  </w:divBdr>
                </w:div>
                <w:div w:id="1036850025">
                  <w:marLeft w:val="0"/>
                  <w:marRight w:val="0"/>
                  <w:marTop w:val="0"/>
                  <w:marBottom w:val="0"/>
                  <w:divBdr>
                    <w:top w:val="none" w:sz="0" w:space="0" w:color="auto"/>
                    <w:left w:val="none" w:sz="0" w:space="0" w:color="auto"/>
                    <w:bottom w:val="none" w:sz="0" w:space="0" w:color="auto"/>
                    <w:right w:val="none" w:sz="0" w:space="0" w:color="auto"/>
                  </w:divBdr>
                </w:div>
                <w:div w:id="1062018575">
                  <w:marLeft w:val="0"/>
                  <w:marRight w:val="0"/>
                  <w:marTop w:val="0"/>
                  <w:marBottom w:val="0"/>
                  <w:divBdr>
                    <w:top w:val="none" w:sz="0" w:space="0" w:color="auto"/>
                    <w:left w:val="none" w:sz="0" w:space="0" w:color="auto"/>
                    <w:bottom w:val="none" w:sz="0" w:space="0" w:color="auto"/>
                    <w:right w:val="none" w:sz="0" w:space="0" w:color="auto"/>
                  </w:divBdr>
                </w:div>
                <w:div w:id="1674380568">
                  <w:marLeft w:val="0"/>
                  <w:marRight w:val="0"/>
                  <w:marTop w:val="0"/>
                  <w:marBottom w:val="0"/>
                  <w:divBdr>
                    <w:top w:val="none" w:sz="0" w:space="0" w:color="auto"/>
                    <w:left w:val="none" w:sz="0" w:space="0" w:color="auto"/>
                    <w:bottom w:val="none" w:sz="0" w:space="0" w:color="auto"/>
                    <w:right w:val="none" w:sz="0" w:space="0" w:color="auto"/>
                  </w:divBdr>
                </w:div>
                <w:div w:id="1746605669">
                  <w:marLeft w:val="0"/>
                  <w:marRight w:val="0"/>
                  <w:marTop w:val="0"/>
                  <w:marBottom w:val="0"/>
                  <w:divBdr>
                    <w:top w:val="none" w:sz="0" w:space="0" w:color="auto"/>
                    <w:left w:val="none" w:sz="0" w:space="0" w:color="auto"/>
                    <w:bottom w:val="none" w:sz="0" w:space="0" w:color="auto"/>
                    <w:right w:val="none" w:sz="0" w:space="0" w:color="auto"/>
                  </w:divBdr>
                </w:div>
                <w:div w:id="1957642505">
                  <w:marLeft w:val="0"/>
                  <w:marRight w:val="0"/>
                  <w:marTop w:val="0"/>
                  <w:marBottom w:val="0"/>
                  <w:divBdr>
                    <w:top w:val="none" w:sz="0" w:space="0" w:color="auto"/>
                    <w:left w:val="none" w:sz="0" w:space="0" w:color="auto"/>
                    <w:bottom w:val="none" w:sz="0" w:space="0" w:color="auto"/>
                    <w:right w:val="none" w:sz="0" w:space="0" w:color="auto"/>
                  </w:divBdr>
                </w:div>
              </w:divsChild>
            </w:div>
            <w:div w:id="1977174554">
              <w:marLeft w:val="0"/>
              <w:marRight w:val="0"/>
              <w:marTop w:val="0"/>
              <w:marBottom w:val="0"/>
              <w:divBdr>
                <w:top w:val="none" w:sz="0" w:space="0" w:color="auto"/>
                <w:left w:val="none" w:sz="0" w:space="0" w:color="auto"/>
                <w:bottom w:val="none" w:sz="0" w:space="0" w:color="auto"/>
                <w:right w:val="none" w:sz="0" w:space="0" w:color="auto"/>
              </w:divBdr>
            </w:div>
            <w:div w:id="1978292047">
              <w:marLeft w:val="0"/>
              <w:marRight w:val="0"/>
              <w:marTop w:val="0"/>
              <w:marBottom w:val="0"/>
              <w:divBdr>
                <w:top w:val="none" w:sz="0" w:space="0" w:color="auto"/>
                <w:left w:val="none" w:sz="0" w:space="0" w:color="auto"/>
                <w:bottom w:val="none" w:sz="0" w:space="0" w:color="auto"/>
                <w:right w:val="none" w:sz="0" w:space="0" w:color="auto"/>
              </w:divBdr>
            </w:div>
            <w:div w:id="1981616846">
              <w:marLeft w:val="0"/>
              <w:marRight w:val="0"/>
              <w:marTop w:val="0"/>
              <w:marBottom w:val="0"/>
              <w:divBdr>
                <w:top w:val="none" w:sz="0" w:space="0" w:color="auto"/>
                <w:left w:val="none" w:sz="0" w:space="0" w:color="auto"/>
                <w:bottom w:val="none" w:sz="0" w:space="0" w:color="auto"/>
                <w:right w:val="none" w:sz="0" w:space="0" w:color="auto"/>
              </w:divBdr>
            </w:div>
            <w:div w:id="1983383585">
              <w:marLeft w:val="0"/>
              <w:marRight w:val="0"/>
              <w:marTop w:val="0"/>
              <w:marBottom w:val="0"/>
              <w:divBdr>
                <w:top w:val="none" w:sz="0" w:space="0" w:color="auto"/>
                <w:left w:val="none" w:sz="0" w:space="0" w:color="auto"/>
                <w:bottom w:val="none" w:sz="0" w:space="0" w:color="auto"/>
                <w:right w:val="none" w:sz="0" w:space="0" w:color="auto"/>
              </w:divBdr>
            </w:div>
            <w:div w:id="1983997213">
              <w:marLeft w:val="0"/>
              <w:marRight w:val="0"/>
              <w:marTop w:val="0"/>
              <w:marBottom w:val="0"/>
              <w:divBdr>
                <w:top w:val="none" w:sz="0" w:space="0" w:color="auto"/>
                <w:left w:val="none" w:sz="0" w:space="0" w:color="auto"/>
                <w:bottom w:val="none" w:sz="0" w:space="0" w:color="auto"/>
                <w:right w:val="none" w:sz="0" w:space="0" w:color="auto"/>
              </w:divBdr>
            </w:div>
            <w:div w:id="1984235906">
              <w:marLeft w:val="0"/>
              <w:marRight w:val="0"/>
              <w:marTop w:val="0"/>
              <w:marBottom w:val="0"/>
              <w:divBdr>
                <w:top w:val="none" w:sz="0" w:space="0" w:color="auto"/>
                <w:left w:val="none" w:sz="0" w:space="0" w:color="auto"/>
                <w:bottom w:val="none" w:sz="0" w:space="0" w:color="auto"/>
                <w:right w:val="none" w:sz="0" w:space="0" w:color="auto"/>
              </w:divBdr>
            </w:div>
            <w:div w:id="1984692817">
              <w:marLeft w:val="0"/>
              <w:marRight w:val="0"/>
              <w:marTop w:val="0"/>
              <w:marBottom w:val="0"/>
              <w:divBdr>
                <w:top w:val="none" w:sz="0" w:space="0" w:color="auto"/>
                <w:left w:val="none" w:sz="0" w:space="0" w:color="auto"/>
                <w:bottom w:val="none" w:sz="0" w:space="0" w:color="auto"/>
                <w:right w:val="none" w:sz="0" w:space="0" w:color="auto"/>
              </w:divBdr>
            </w:div>
            <w:div w:id="1984701807">
              <w:marLeft w:val="0"/>
              <w:marRight w:val="0"/>
              <w:marTop w:val="0"/>
              <w:marBottom w:val="0"/>
              <w:divBdr>
                <w:top w:val="none" w:sz="0" w:space="0" w:color="auto"/>
                <w:left w:val="none" w:sz="0" w:space="0" w:color="auto"/>
                <w:bottom w:val="none" w:sz="0" w:space="0" w:color="auto"/>
                <w:right w:val="none" w:sz="0" w:space="0" w:color="auto"/>
              </w:divBdr>
            </w:div>
            <w:div w:id="1984963195">
              <w:marLeft w:val="0"/>
              <w:marRight w:val="0"/>
              <w:marTop w:val="0"/>
              <w:marBottom w:val="0"/>
              <w:divBdr>
                <w:top w:val="none" w:sz="0" w:space="0" w:color="auto"/>
                <w:left w:val="none" w:sz="0" w:space="0" w:color="auto"/>
                <w:bottom w:val="none" w:sz="0" w:space="0" w:color="auto"/>
                <w:right w:val="none" w:sz="0" w:space="0" w:color="auto"/>
              </w:divBdr>
            </w:div>
            <w:div w:id="1987125096">
              <w:marLeft w:val="0"/>
              <w:marRight w:val="0"/>
              <w:marTop w:val="0"/>
              <w:marBottom w:val="0"/>
              <w:divBdr>
                <w:top w:val="none" w:sz="0" w:space="0" w:color="auto"/>
                <w:left w:val="none" w:sz="0" w:space="0" w:color="auto"/>
                <w:bottom w:val="none" w:sz="0" w:space="0" w:color="auto"/>
                <w:right w:val="none" w:sz="0" w:space="0" w:color="auto"/>
              </w:divBdr>
            </w:div>
            <w:div w:id="1989432527">
              <w:marLeft w:val="0"/>
              <w:marRight w:val="0"/>
              <w:marTop w:val="0"/>
              <w:marBottom w:val="0"/>
              <w:divBdr>
                <w:top w:val="none" w:sz="0" w:space="0" w:color="auto"/>
                <w:left w:val="none" w:sz="0" w:space="0" w:color="auto"/>
                <w:bottom w:val="none" w:sz="0" w:space="0" w:color="auto"/>
                <w:right w:val="none" w:sz="0" w:space="0" w:color="auto"/>
              </w:divBdr>
            </w:div>
            <w:div w:id="1989705103">
              <w:marLeft w:val="0"/>
              <w:marRight w:val="0"/>
              <w:marTop w:val="0"/>
              <w:marBottom w:val="0"/>
              <w:divBdr>
                <w:top w:val="none" w:sz="0" w:space="0" w:color="auto"/>
                <w:left w:val="none" w:sz="0" w:space="0" w:color="auto"/>
                <w:bottom w:val="none" w:sz="0" w:space="0" w:color="auto"/>
                <w:right w:val="none" w:sz="0" w:space="0" w:color="auto"/>
              </w:divBdr>
            </w:div>
            <w:div w:id="1990866363">
              <w:marLeft w:val="0"/>
              <w:marRight w:val="0"/>
              <w:marTop w:val="0"/>
              <w:marBottom w:val="0"/>
              <w:divBdr>
                <w:top w:val="none" w:sz="0" w:space="0" w:color="auto"/>
                <w:left w:val="none" w:sz="0" w:space="0" w:color="auto"/>
                <w:bottom w:val="none" w:sz="0" w:space="0" w:color="auto"/>
                <w:right w:val="none" w:sz="0" w:space="0" w:color="auto"/>
              </w:divBdr>
            </w:div>
            <w:div w:id="1991901431">
              <w:marLeft w:val="0"/>
              <w:marRight w:val="0"/>
              <w:marTop w:val="0"/>
              <w:marBottom w:val="0"/>
              <w:divBdr>
                <w:top w:val="none" w:sz="0" w:space="0" w:color="auto"/>
                <w:left w:val="none" w:sz="0" w:space="0" w:color="auto"/>
                <w:bottom w:val="none" w:sz="0" w:space="0" w:color="auto"/>
                <w:right w:val="none" w:sz="0" w:space="0" w:color="auto"/>
              </w:divBdr>
            </w:div>
            <w:div w:id="1992365219">
              <w:marLeft w:val="0"/>
              <w:marRight w:val="0"/>
              <w:marTop w:val="0"/>
              <w:marBottom w:val="0"/>
              <w:divBdr>
                <w:top w:val="none" w:sz="0" w:space="0" w:color="auto"/>
                <w:left w:val="none" w:sz="0" w:space="0" w:color="auto"/>
                <w:bottom w:val="none" w:sz="0" w:space="0" w:color="auto"/>
                <w:right w:val="none" w:sz="0" w:space="0" w:color="auto"/>
              </w:divBdr>
            </w:div>
            <w:div w:id="1994409411">
              <w:marLeft w:val="0"/>
              <w:marRight w:val="0"/>
              <w:marTop w:val="0"/>
              <w:marBottom w:val="0"/>
              <w:divBdr>
                <w:top w:val="none" w:sz="0" w:space="0" w:color="auto"/>
                <w:left w:val="none" w:sz="0" w:space="0" w:color="auto"/>
                <w:bottom w:val="none" w:sz="0" w:space="0" w:color="auto"/>
                <w:right w:val="none" w:sz="0" w:space="0" w:color="auto"/>
              </w:divBdr>
            </w:div>
            <w:div w:id="1994485027">
              <w:marLeft w:val="0"/>
              <w:marRight w:val="0"/>
              <w:marTop w:val="0"/>
              <w:marBottom w:val="0"/>
              <w:divBdr>
                <w:top w:val="none" w:sz="0" w:space="0" w:color="auto"/>
                <w:left w:val="none" w:sz="0" w:space="0" w:color="auto"/>
                <w:bottom w:val="none" w:sz="0" w:space="0" w:color="auto"/>
                <w:right w:val="none" w:sz="0" w:space="0" w:color="auto"/>
              </w:divBdr>
            </w:div>
            <w:div w:id="1995209774">
              <w:marLeft w:val="0"/>
              <w:marRight w:val="0"/>
              <w:marTop w:val="0"/>
              <w:marBottom w:val="0"/>
              <w:divBdr>
                <w:top w:val="none" w:sz="0" w:space="0" w:color="auto"/>
                <w:left w:val="none" w:sz="0" w:space="0" w:color="auto"/>
                <w:bottom w:val="none" w:sz="0" w:space="0" w:color="auto"/>
                <w:right w:val="none" w:sz="0" w:space="0" w:color="auto"/>
              </w:divBdr>
            </w:div>
            <w:div w:id="2000234288">
              <w:marLeft w:val="0"/>
              <w:marRight w:val="0"/>
              <w:marTop w:val="0"/>
              <w:marBottom w:val="0"/>
              <w:divBdr>
                <w:top w:val="none" w:sz="0" w:space="0" w:color="auto"/>
                <w:left w:val="none" w:sz="0" w:space="0" w:color="auto"/>
                <w:bottom w:val="none" w:sz="0" w:space="0" w:color="auto"/>
                <w:right w:val="none" w:sz="0" w:space="0" w:color="auto"/>
              </w:divBdr>
            </w:div>
            <w:div w:id="2001274075">
              <w:marLeft w:val="0"/>
              <w:marRight w:val="0"/>
              <w:marTop w:val="0"/>
              <w:marBottom w:val="0"/>
              <w:divBdr>
                <w:top w:val="none" w:sz="0" w:space="0" w:color="auto"/>
                <w:left w:val="none" w:sz="0" w:space="0" w:color="auto"/>
                <w:bottom w:val="none" w:sz="0" w:space="0" w:color="auto"/>
                <w:right w:val="none" w:sz="0" w:space="0" w:color="auto"/>
              </w:divBdr>
            </w:div>
            <w:div w:id="2005426033">
              <w:marLeft w:val="0"/>
              <w:marRight w:val="0"/>
              <w:marTop w:val="0"/>
              <w:marBottom w:val="0"/>
              <w:divBdr>
                <w:top w:val="none" w:sz="0" w:space="0" w:color="auto"/>
                <w:left w:val="none" w:sz="0" w:space="0" w:color="auto"/>
                <w:bottom w:val="none" w:sz="0" w:space="0" w:color="auto"/>
                <w:right w:val="none" w:sz="0" w:space="0" w:color="auto"/>
              </w:divBdr>
            </w:div>
            <w:div w:id="2010476142">
              <w:marLeft w:val="0"/>
              <w:marRight w:val="0"/>
              <w:marTop w:val="0"/>
              <w:marBottom w:val="0"/>
              <w:divBdr>
                <w:top w:val="none" w:sz="0" w:space="0" w:color="auto"/>
                <w:left w:val="none" w:sz="0" w:space="0" w:color="auto"/>
                <w:bottom w:val="none" w:sz="0" w:space="0" w:color="auto"/>
                <w:right w:val="none" w:sz="0" w:space="0" w:color="auto"/>
              </w:divBdr>
            </w:div>
            <w:div w:id="2016767289">
              <w:marLeft w:val="0"/>
              <w:marRight w:val="0"/>
              <w:marTop w:val="0"/>
              <w:marBottom w:val="0"/>
              <w:divBdr>
                <w:top w:val="none" w:sz="0" w:space="0" w:color="auto"/>
                <w:left w:val="none" w:sz="0" w:space="0" w:color="auto"/>
                <w:bottom w:val="none" w:sz="0" w:space="0" w:color="auto"/>
                <w:right w:val="none" w:sz="0" w:space="0" w:color="auto"/>
              </w:divBdr>
            </w:div>
            <w:div w:id="2017921117">
              <w:marLeft w:val="0"/>
              <w:marRight w:val="0"/>
              <w:marTop w:val="0"/>
              <w:marBottom w:val="0"/>
              <w:divBdr>
                <w:top w:val="none" w:sz="0" w:space="0" w:color="auto"/>
                <w:left w:val="none" w:sz="0" w:space="0" w:color="auto"/>
                <w:bottom w:val="none" w:sz="0" w:space="0" w:color="auto"/>
                <w:right w:val="none" w:sz="0" w:space="0" w:color="auto"/>
              </w:divBdr>
            </w:div>
            <w:div w:id="2020498980">
              <w:marLeft w:val="0"/>
              <w:marRight w:val="0"/>
              <w:marTop w:val="0"/>
              <w:marBottom w:val="0"/>
              <w:divBdr>
                <w:top w:val="none" w:sz="0" w:space="0" w:color="auto"/>
                <w:left w:val="none" w:sz="0" w:space="0" w:color="auto"/>
                <w:bottom w:val="none" w:sz="0" w:space="0" w:color="auto"/>
                <w:right w:val="none" w:sz="0" w:space="0" w:color="auto"/>
              </w:divBdr>
            </w:div>
            <w:div w:id="2022197921">
              <w:marLeft w:val="0"/>
              <w:marRight w:val="0"/>
              <w:marTop w:val="0"/>
              <w:marBottom w:val="0"/>
              <w:divBdr>
                <w:top w:val="none" w:sz="0" w:space="0" w:color="auto"/>
                <w:left w:val="none" w:sz="0" w:space="0" w:color="auto"/>
                <w:bottom w:val="none" w:sz="0" w:space="0" w:color="auto"/>
                <w:right w:val="none" w:sz="0" w:space="0" w:color="auto"/>
              </w:divBdr>
            </w:div>
            <w:div w:id="2022315268">
              <w:marLeft w:val="0"/>
              <w:marRight w:val="0"/>
              <w:marTop w:val="0"/>
              <w:marBottom w:val="0"/>
              <w:divBdr>
                <w:top w:val="none" w:sz="0" w:space="0" w:color="auto"/>
                <w:left w:val="none" w:sz="0" w:space="0" w:color="auto"/>
                <w:bottom w:val="none" w:sz="0" w:space="0" w:color="auto"/>
                <w:right w:val="none" w:sz="0" w:space="0" w:color="auto"/>
              </w:divBdr>
            </w:div>
            <w:div w:id="2024164877">
              <w:marLeft w:val="0"/>
              <w:marRight w:val="0"/>
              <w:marTop w:val="0"/>
              <w:marBottom w:val="0"/>
              <w:divBdr>
                <w:top w:val="none" w:sz="0" w:space="0" w:color="auto"/>
                <w:left w:val="none" w:sz="0" w:space="0" w:color="auto"/>
                <w:bottom w:val="none" w:sz="0" w:space="0" w:color="auto"/>
                <w:right w:val="none" w:sz="0" w:space="0" w:color="auto"/>
              </w:divBdr>
            </w:div>
            <w:div w:id="2025982411">
              <w:marLeft w:val="0"/>
              <w:marRight w:val="0"/>
              <w:marTop w:val="0"/>
              <w:marBottom w:val="0"/>
              <w:divBdr>
                <w:top w:val="none" w:sz="0" w:space="0" w:color="auto"/>
                <w:left w:val="none" w:sz="0" w:space="0" w:color="auto"/>
                <w:bottom w:val="none" w:sz="0" w:space="0" w:color="auto"/>
                <w:right w:val="none" w:sz="0" w:space="0" w:color="auto"/>
              </w:divBdr>
            </w:div>
            <w:div w:id="2027518440">
              <w:marLeft w:val="0"/>
              <w:marRight w:val="0"/>
              <w:marTop w:val="0"/>
              <w:marBottom w:val="0"/>
              <w:divBdr>
                <w:top w:val="none" w:sz="0" w:space="0" w:color="auto"/>
                <w:left w:val="none" w:sz="0" w:space="0" w:color="auto"/>
                <w:bottom w:val="none" w:sz="0" w:space="0" w:color="auto"/>
                <w:right w:val="none" w:sz="0" w:space="0" w:color="auto"/>
              </w:divBdr>
            </w:div>
            <w:div w:id="2027827849">
              <w:marLeft w:val="0"/>
              <w:marRight w:val="0"/>
              <w:marTop w:val="0"/>
              <w:marBottom w:val="0"/>
              <w:divBdr>
                <w:top w:val="none" w:sz="0" w:space="0" w:color="auto"/>
                <w:left w:val="none" w:sz="0" w:space="0" w:color="auto"/>
                <w:bottom w:val="none" w:sz="0" w:space="0" w:color="auto"/>
                <w:right w:val="none" w:sz="0" w:space="0" w:color="auto"/>
              </w:divBdr>
            </w:div>
            <w:div w:id="2028099079">
              <w:marLeft w:val="0"/>
              <w:marRight w:val="0"/>
              <w:marTop w:val="0"/>
              <w:marBottom w:val="0"/>
              <w:divBdr>
                <w:top w:val="none" w:sz="0" w:space="0" w:color="auto"/>
                <w:left w:val="none" w:sz="0" w:space="0" w:color="auto"/>
                <w:bottom w:val="none" w:sz="0" w:space="0" w:color="auto"/>
                <w:right w:val="none" w:sz="0" w:space="0" w:color="auto"/>
              </w:divBdr>
            </w:div>
            <w:div w:id="2029018129">
              <w:marLeft w:val="0"/>
              <w:marRight w:val="0"/>
              <w:marTop w:val="0"/>
              <w:marBottom w:val="0"/>
              <w:divBdr>
                <w:top w:val="none" w:sz="0" w:space="0" w:color="auto"/>
                <w:left w:val="none" w:sz="0" w:space="0" w:color="auto"/>
                <w:bottom w:val="none" w:sz="0" w:space="0" w:color="auto"/>
                <w:right w:val="none" w:sz="0" w:space="0" w:color="auto"/>
              </w:divBdr>
            </w:div>
            <w:div w:id="2032871186">
              <w:marLeft w:val="0"/>
              <w:marRight w:val="0"/>
              <w:marTop w:val="0"/>
              <w:marBottom w:val="0"/>
              <w:divBdr>
                <w:top w:val="none" w:sz="0" w:space="0" w:color="auto"/>
                <w:left w:val="none" w:sz="0" w:space="0" w:color="auto"/>
                <w:bottom w:val="none" w:sz="0" w:space="0" w:color="auto"/>
                <w:right w:val="none" w:sz="0" w:space="0" w:color="auto"/>
              </w:divBdr>
            </w:div>
            <w:div w:id="2039038918">
              <w:marLeft w:val="0"/>
              <w:marRight w:val="0"/>
              <w:marTop w:val="0"/>
              <w:marBottom w:val="0"/>
              <w:divBdr>
                <w:top w:val="none" w:sz="0" w:space="0" w:color="auto"/>
                <w:left w:val="none" w:sz="0" w:space="0" w:color="auto"/>
                <w:bottom w:val="none" w:sz="0" w:space="0" w:color="auto"/>
                <w:right w:val="none" w:sz="0" w:space="0" w:color="auto"/>
              </w:divBdr>
            </w:div>
            <w:div w:id="2041778699">
              <w:marLeft w:val="0"/>
              <w:marRight w:val="0"/>
              <w:marTop w:val="0"/>
              <w:marBottom w:val="0"/>
              <w:divBdr>
                <w:top w:val="none" w:sz="0" w:space="0" w:color="auto"/>
                <w:left w:val="none" w:sz="0" w:space="0" w:color="auto"/>
                <w:bottom w:val="none" w:sz="0" w:space="0" w:color="auto"/>
                <w:right w:val="none" w:sz="0" w:space="0" w:color="auto"/>
              </w:divBdr>
            </w:div>
            <w:div w:id="2042391083">
              <w:marLeft w:val="0"/>
              <w:marRight w:val="0"/>
              <w:marTop w:val="0"/>
              <w:marBottom w:val="0"/>
              <w:divBdr>
                <w:top w:val="none" w:sz="0" w:space="0" w:color="auto"/>
                <w:left w:val="none" w:sz="0" w:space="0" w:color="auto"/>
                <w:bottom w:val="none" w:sz="0" w:space="0" w:color="auto"/>
                <w:right w:val="none" w:sz="0" w:space="0" w:color="auto"/>
              </w:divBdr>
            </w:div>
            <w:div w:id="2043357641">
              <w:marLeft w:val="0"/>
              <w:marRight w:val="0"/>
              <w:marTop w:val="0"/>
              <w:marBottom w:val="0"/>
              <w:divBdr>
                <w:top w:val="none" w:sz="0" w:space="0" w:color="auto"/>
                <w:left w:val="none" w:sz="0" w:space="0" w:color="auto"/>
                <w:bottom w:val="none" w:sz="0" w:space="0" w:color="auto"/>
                <w:right w:val="none" w:sz="0" w:space="0" w:color="auto"/>
              </w:divBdr>
            </w:div>
            <w:div w:id="2049335636">
              <w:marLeft w:val="0"/>
              <w:marRight w:val="0"/>
              <w:marTop w:val="0"/>
              <w:marBottom w:val="0"/>
              <w:divBdr>
                <w:top w:val="none" w:sz="0" w:space="0" w:color="auto"/>
                <w:left w:val="none" w:sz="0" w:space="0" w:color="auto"/>
                <w:bottom w:val="none" w:sz="0" w:space="0" w:color="auto"/>
                <w:right w:val="none" w:sz="0" w:space="0" w:color="auto"/>
              </w:divBdr>
            </w:div>
            <w:div w:id="2050642539">
              <w:marLeft w:val="0"/>
              <w:marRight w:val="0"/>
              <w:marTop w:val="0"/>
              <w:marBottom w:val="0"/>
              <w:divBdr>
                <w:top w:val="none" w:sz="0" w:space="0" w:color="auto"/>
                <w:left w:val="none" w:sz="0" w:space="0" w:color="auto"/>
                <w:bottom w:val="none" w:sz="0" w:space="0" w:color="auto"/>
                <w:right w:val="none" w:sz="0" w:space="0" w:color="auto"/>
              </w:divBdr>
            </w:div>
            <w:div w:id="2053915833">
              <w:marLeft w:val="0"/>
              <w:marRight w:val="0"/>
              <w:marTop w:val="0"/>
              <w:marBottom w:val="0"/>
              <w:divBdr>
                <w:top w:val="none" w:sz="0" w:space="0" w:color="auto"/>
                <w:left w:val="none" w:sz="0" w:space="0" w:color="auto"/>
                <w:bottom w:val="none" w:sz="0" w:space="0" w:color="auto"/>
                <w:right w:val="none" w:sz="0" w:space="0" w:color="auto"/>
              </w:divBdr>
            </w:div>
            <w:div w:id="2053994707">
              <w:marLeft w:val="0"/>
              <w:marRight w:val="0"/>
              <w:marTop w:val="0"/>
              <w:marBottom w:val="0"/>
              <w:divBdr>
                <w:top w:val="none" w:sz="0" w:space="0" w:color="auto"/>
                <w:left w:val="none" w:sz="0" w:space="0" w:color="auto"/>
                <w:bottom w:val="none" w:sz="0" w:space="0" w:color="auto"/>
                <w:right w:val="none" w:sz="0" w:space="0" w:color="auto"/>
              </w:divBdr>
            </w:div>
            <w:div w:id="2055807053">
              <w:marLeft w:val="0"/>
              <w:marRight w:val="0"/>
              <w:marTop w:val="0"/>
              <w:marBottom w:val="0"/>
              <w:divBdr>
                <w:top w:val="none" w:sz="0" w:space="0" w:color="auto"/>
                <w:left w:val="none" w:sz="0" w:space="0" w:color="auto"/>
                <w:bottom w:val="none" w:sz="0" w:space="0" w:color="auto"/>
                <w:right w:val="none" w:sz="0" w:space="0" w:color="auto"/>
              </w:divBdr>
            </w:div>
            <w:div w:id="2057266805">
              <w:marLeft w:val="0"/>
              <w:marRight w:val="0"/>
              <w:marTop w:val="0"/>
              <w:marBottom w:val="0"/>
              <w:divBdr>
                <w:top w:val="none" w:sz="0" w:space="0" w:color="auto"/>
                <w:left w:val="none" w:sz="0" w:space="0" w:color="auto"/>
                <w:bottom w:val="none" w:sz="0" w:space="0" w:color="auto"/>
                <w:right w:val="none" w:sz="0" w:space="0" w:color="auto"/>
              </w:divBdr>
            </w:div>
            <w:div w:id="2057730813">
              <w:marLeft w:val="0"/>
              <w:marRight w:val="0"/>
              <w:marTop w:val="0"/>
              <w:marBottom w:val="0"/>
              <w:divBdr>
                <w:top w:val="none" w:sz="0" w:space="0" w:color="auto"/>
                <w:left w:val="none" w:sz="0" w:space="0" w:color="auto"/>
                <w:bottom w:val="none" w:sz="0" w:space="0" w:color="auto"/>
                <w:right w:val="none" w:sz="0" w:space="0" w:color="auto"/>
              </w:divBdr>
            </w:div>
            <w:div w:id="2058312327">
              <w:marLeft w:val="0"/>
              <w:marRight w:val="0"/>
              <w:marTop w:val="0"/>
              <w:marBottom w:val="0"/>
              <w:divBdr>
                <w:top w:val="none" w:sz="0" w:space="0" w:color="auto"/>
                <w:left w:val="none" w:sz="0" w:space="0" w:color="auto"/>
                <w:bottom w:val="none" w:sz="0" w:space="0" w:color="auto"/>
                <w:right w:val="none" w:sz="0" w:space="0" w:color="auto"/>
              </w:divBdr>
            </w:div>
            <w:div w:id="2058968486">
              <w:marLeft w:val="0"/>
              <w:marRight w:val="0"/>
              <w:marTop w:val="0"/>
              <w:marBottom w:val="0"/>
              <w:divBdr>
                <w:top w:val="none" w:sz="0" w:space="0" w:color="auto"/>
                <w:left w:val="none" w:sz="0" w:space="0" w:color="auto"/>
                <w:bottom w:val="none" w:sz="0" w:space="0" w:color="auto"/>
                <w:right w:val="none" w:sz="0" w:space="0" w:color="auto"/>
              </w:divBdr>
            </w:div>
            <w:div w:id="2059888830">
              <w:marLeft w:val="0"/>
              <w:marRight w:val="0"/>
              <w:marTop w:val="0"/>
              <w:marBottom w:val="0"/>
              <w:divBdr>
                <w:top w:val="none" w:sz="0" w:space="0" w:color="auto"/>
                <w:left w:val="none" w:sz="0" w:space="0" w:color="auto"/>
                <w:bottom w:val="none" w:sz="0" w:space="0" w:color="auto"/>
                <w:right w:val="none" w:sz="0" w:space="0" w:color="auto"/>
              </w:divBdr>
            </w:div>
            <w:div w:id="2060588513">
              <w:marLeft w:val="0"/>
              <w:marRight w:val="0"/>
              <w:marTop w:val="0"/>
              <w:marBottom w:val="0"/>
              <w:divBdr>
                <w:top w:val="none" w:sz="0" w:space="0" w:color="auto"/>
                <w:left w:val="none" w:sz="0" w:space="0" w:color="auto"/>
                <w:bottom w:val="none" w:sz="0" w:space="0" w:color="auto"/>
                <w:right w:val="none" w:sz="0" w:space="0" w:color="auto"/>
              </w:divBdr>
            </w:div>
            <w:div w:id="2062630351">
              <w:marLeft w:val="0"/>
              <w:marRight w:val="0"/>
              <w:marTop w:val="0"/>
              <w:marBottom w:val="0"/>
              <w:divBdr>
                <w:top w:val="none" w:sz="0" w:space="0" w:color="auto"/>
                <w:left w:val="none" w:sz="0" w:space="0" w:color="auto"/>
                <w:bottom w:val="none" w:sz="0" w:space="0" w:color="auto"/>
                <w:right w:val="none" w:sz="0" w:space="0" w:color="auto"/>
              </w:divBdr>
            </w:div>
            <w:div w:id="2062823693">
              <w:marLeft w:val="0"/>
              <w:marRight w:val="0"/>
              <w:marTop w:val="0"/>
              <w:marBottom w:val="0"/>
              <w:divBdr>
                <w:top w:val="none" w:sz="0" w:space="0" w:color="auto"/>
                <w:left w:val="none" w:sz="0" w:space="0" w:color="auto"/>
                <w:bottom w:val="none" w:sz="0" w:space="0" w:color="auto"/>
                <w:right w:val="none" w:sz="0" w:space="0" w:color="auto"/>
              </w:divBdr>
            </w:div>
            <w:div w:id="2064716833">
              <w:marLeft w:val="0"/>
              <w:marRight w:val="0"/>
              <w:marTop w:val="0"/>
              <w:marBottom w:val="0"/>
              <w:divBdr>
                <w:top w:val="none" w:sz="0" w:space="0" w:color="auto"/>
                <w:left w:val="none" w:sz="0" w:space="0" w:color="auto"/>
                <w:bottom w:val="none" w:sz="0" w:space="0" w:color="auto"/>
                <w:right w:val="none" w:sz="0" w:space="0" w:color="auto"/>
              </w:divBdr>
            </w:div>
            <w:div w:id="2067490855">
              <w:marLeft w:val="0"/>
              <w:marRight w:val="0"/>
              <w:marTop w:val="0"/>
              <w:marBottom w:val="0"/>
              <w:divBdr>
                <w:top w:val="none" w:sz="0" w:space="0" w:color="auto"/>
                <w:left w:val="none" w:sz="0" w:space="0" w:color="auto"/>
                <w:bottom w:val="none" w:sz="0" w:space="0" w:color="auto"/>
                <w:right w:val="none" w:sz="0" w:space="0" w:color="auto"/>
              </w:divBdr>
            </w:div>
            <w:div w:id="2071270934">
              <w:marLeft w:val="0"/>
              <w:marRight w:val="0"/>
              <w:marTop w:val="0"/>
              <w:marBottom w:val="0"/>
              <w:divBdr>
                <w:top w:val="none" w:sz="0" w:space="0" w:color="auto"/>
                <w:left w:val="none" w:sz="0" w:space="0" w:color="auto"/>
                <w:bottom w:val="none" w:sz="0" w:space="0" w:color="auto"/>
                <w:right w:val="none" w:sz="0" w:space="0" w:color="auto"/>
              </w:divBdr>
            </w:div>
            <w:div w:id="2071342724">
              <w:marLeft w:val="0"/>
              <w:marRight w:val="0"/>
              <w:marTop w:val="0"/>
              <w:marBottom w:val="0"/>
              <w:divBdr>
                <w:top w:val="none" w:sz="0" w:space="0" w:color="auto"/>
                <w:left w:val="none" w:sz="0" w:space="0" w:color="auto"/>
                <w:bottom w:val="none" w:sz="0" w:space="0" w:color="auto"/>
                <w:right w:val="none" w:sz="0" w:space="0" w:color="auto"/>
              </w:divBdr>
            </w:div>
            <w:div w:id="2072266235">
              <w:marLeft w:val="0"/>
              <w:marRight w:val="0"/>
              <w:marTop w:val="0"/>
              <w:marBottom w:val="0"/>
              <w:divBdr>
                <w:top w:val="none" w:sz="0" w:space="0" w:color="auto"/>
                <w:left w:val="none" w:sz="0" w:space="0" w:color="auto"/>
                <w:bottom w:val="none" w:sz="0" w:space="0" w:color="auto"/>
                <w:right w:val="none" w:sz="0" w:space="0" w:color="auto"/>
              </w:divBdr>
            </w:div>
            <w:div w:id="2073000176">
              <w:marLeft w:val="0"/>
              <w:marRight w:val="0"/>
              <w:marTop w:val="0"/>
              <w:marBottom w:val="0"/>
              <w:divBdr>
                <w:top w:val="none" w:sz="0" w:space="0" w:color="auto"/>
                <w:left w:val="none" w:sz="0" w:space="0" w:color="auto"/>
                <w:bottom w:val="none" w:sz="0" w:space="0" w:color="auto"/>
                <w:right w:val="none" w:sz="0" w:space="0" w:color="auto"/>
              </w:divBdr>
            </w:div>
            <w:div w:id="2073118193">
              <w:marLeft w:val="0"/>
              <w:marRight w:val="0"/>
              <w:marTop w:val="0"/>
              <w:marBottom w:val="0"/>
              <w:divBdr>
                <w:top w:val="none" w:sz="0" w:space="0" w:color="auto"/>
                <w:left w:val="none" w:sz="0" w:space="0" w:color="auto"/>
                <w:bottom w:val="none" w:sz="0" w:space="0" w:color="auto"/>
                <w:right w:val="none" w:sz="0" w:space="0" w:color="auto"/>
              </w:divBdr>
            </w:div>
            <w:div w:id="2073388498">
              <w:marLeft w:val="0"/>
              <w:marRight w:val="0"/>
              <w:marTop w:val="0"/>
              <w:marBottom w:val="0"/>
              <w:divBdr>
                <w:top w:val="none" w:sz="0" w:space="0" w:color="auto"/>
                <w:left w:val="none" w:sz="0" w:space="0" w:color="auto"/>
                <w:bottom w:val="none" w:sz="0" w:space="0" w:color="auto"/>
                <w:right w:val="none" w:sz="0" w:space="0" w:color="auto"/>
              </w:divBdr>
            </w:div>
            <w:div w:id="2073848850">
              <w:marLeft w:val="0"/>
              <w:marRight w:val="0"/>
              <w:marTop w:val="0"/>
              <w:marBottom w:val="0"/>
              <w:divBdr>
                <w:top w:val="none" w:sz="0" w:space="0" w:color="auto"/>
                <w:left w:val="none" w:sz="0" w:space="0" w:color="auto"/>
                <w:bottom w:val="none" w:sz="0" w:space="0" w:color="auto"/>
                <w:right w:val="none" w:sz="0" w:space="0" w:color="auto"/>
              </w:divBdr>
            </w:div>
            <w:div w:id="2075008499">
              <w:marLeft w:val="0"/>
              <w:marRight w:val="0"/>
              <w:marTop w:val="0"/>
              <w:marBottom w:val="0"/>
              <w:divBdr>
                <w:top w:val="none" w:sz="0" w:space="0" w:color="auto"/>
                <w:left w:val="none" w:sz="0" w:space="0" w:color="auto"/>
                <w:bottom w:val="none" w:sz="0" w:space="0" w:color="auto"/>
                <w:right w:val="none" w:sz="0" w:space="0" w:color="auto"/>
              </w:divBdr>
            </w:div>
            <w:div w:id="2075541073">
              <w:marLeft w:val="0"/>
              <w:marRight w:val="0"/>
              <w:marTop w:val="0"/>
              <w:marBottom w:val="0"/>
              <w:divBdr>
                <w:top w:val="none" w:sz="0" w:space="0" w:color="auto"/>
                <w:left w:val="none" w:sz="0" w:space="0" w:color="auto"/>
                <w:bottom w:val="none" w:sz="0" w:space="0" w:color="auto"/>
                <w:right w:val="none" w:sz="0" w:space="0" w:color="auto"/>
              </w:divBdr>
            </w:div>
            <w:div w:id="2076121088">
              <w:marLeft w:val="0"/>
              <w:marRight w:val="0"/>
              <w:marTop w:val="0"/>
              <w:marBottom w:val="0"/>
              <w:divBdr>
                <w:top w:val="none" w:sz="0" w:space="0" w:color="auto"/>
                <w:left w:val="none" w:sz="0" w:space="0" w:color="auto"/>
                <w:bottom w:val="none" w:sz="0" w:space="0" w:color="auto"/>
                <w:right w:val="none" w:sz="0" w:space="0" w:color="auto"/>
              </w:divBdr>
            </w:div>
            <w:div w:id="2078475139">
              <w:marLeft w:val="0"/>
              <w:marRight w:val="0"/>
              <w:marTop w:val="0"/>
              <w:marBottom w:val="0"/>
              <w:divBdr>
                <w:top w:val="none" w:sz="0" w:space="0" w:color="auto"/>
                <w:left w:val="none" w:sz="0" w:space="0" w:color="auto"/>
                <w:bottom w:val="none" w:sz="0" w:space="0" w:color="auto"/>
                <w:right w:val="none" w:sz="0" w:space="0" w:color="auto"/>
              </w:divBdr>
            </w:div>
            <w:div w:id="2080012700">
              <w:marLeft w:val="0"/>
              <w:marRight w:val="0"/>
              <w:marTop w:val="0"/>
              <w:marBottom w:val="0"/>
              <w:divBdr>
                <w:top w:val="none" w:sz="0" w:space="0" w:color="auto"/>
                <w:left w:val="none" w:sz="0" w:space="0" w:color="auto"/>
                <w:bottom w:val="none" w:sz="0" w:space="0" w:color="auto"/>
                <w:right w:val="none" w:sz="0" w:space="0" w:color="auto"/>
              </w:divBdr>
            </w:div>
            <w:div w:id="2083326955">
              <w:marLeft w:val="0"/>
              <w:marRight w:val="0"/>
              <w:marTop w:val="0"/>
              <w:marBottom w:val="0"/>
              <w:divBdr>
                <w:top w:val="none" w:sz="0" w:space="0" w:color="auto"/>
                <w:left w:val="none" w:sz="0" w:space="0" w:color="auto"/>
                <w:bottom w:val="none" w:sz="0" w:space="0" w:color="auto"/>
                <w:right w:val="none" w:sz="0" w:space="0" w:color="auto"/>
              </w:divBdr>
            </w:div>
            <w:div w:id="2087145929">
              <w:marLeft w:val="0"/>
              <w:marRight w:val="0"/>
              <w:marTop w:val="0"/>
              <w:marBottom w:val="0"/>
              <w:divBdr>
                <w:top w:val="none" w:sz="0" w:space="0" w:color="auto"/>
                <w:left w:val="none" w:sz="0" w:space="0" w:color="auto"/>
                <w:bottom w:val="none" w:sz="0" w:space="0" w:color="auto"/>
                <w:right w:val="none" w:sz="0" w:space="0" w:color="auto"/>
              </w:divBdr>
            </w:div>
            <w:div w:id="2087603829">
              <w:marLeft w:val="0"/>
              <w:marRight w:val="0"/>
              <w:marTop w:val="0"/>
              <w:marBottom w:val="0"/>
              <w:divBdr>
                <w:top w:val="none" w:sz="0" w:space="0" w:color="auto"/>
                <w:left w:val="none" w:sz="0" w:space="0" w:color="auto"/>
                <w:bottom w:val="none" w:sz="0" w:space="0" w:color="auto"/>
                <w:right w:val="none" w:sz="0" w:space="0" w:color="auto"/>
              </w:divBdr>
            </w:div>
            <w:div w:id="2088381562">
              <w:marLeft w:val="0"/>
              <w:marRight w:val="0"/>
              <w:marTop w:val="0"/>
              <w:marBottom w:val="0"/>
              <w:divBdr>
                <w:top w:val="none" w:sz="0" w:space="0" w:color="auto"/>
                <w:left w:val="none" w:sz="0" w:space="0" w:color="auto"/>
                <w:bottom w:val="none" w:sz="0" w:space="0" w:color="auto"/>
                <w:right w:val="none" w:sz="0" w:space="0" w:color="auto"/>
              </w:divBdr>
            </w:div>
            <w:div w:id="2088764864">
              <w:marLeft w:val="0"/>
              <w:marRight w:val="0"/>
              <w:marTop w:val="0"/>
              <w:marBottom w:val="0"/>
              <w:divBdr>
                <w:top w:val="none" w:sz="0" w:space="0" w:color="auto"/>
                <w:left w:val="none" w:sz="0" w:space="0" w:color="auto"/>
                <w:bottom w:val="none" w:sz="0" w:space="0" w:color="auto"/>
                <w:right w:val="none" w:sz="0" w:space="0" w:color="auto"/>
              </w:divBdr>
            </w:div>
            <w:div w:id="2089645215">
              <w:marLeft w:val="0"/>
              <w:marRight w:val="0"/>
              <w:marTop w:val="0"/>
              <w:marBottom w:val="0"/>
              <w:divBdr>
                <w:top w:val="none" w:sz="0" w:space="0" w:color="auto"/>
                <w:left w:val="none" w:sz="0" w:space="0" w:color="auto"/>
                <w:bottom w:val="none" w:sz="0" w:space="0" w:color="auto"/>
                <w:right w:val="none" w:sz="0" w:space="0" w:color="auto"/>
              </w:divBdr>
            </w:div>
            <w:div w:id="2089881666">
              <w:marLeft w:val="0"/>
              <w:marRight w:val="0"/>
              <w:marTop w:val="0"/>
              <w:marBottom w:val="0"/>
              <w:divBdr>
                <w:top w:val="none" w:sz="0" w:space="0" w:color="auto"/>
                <w:left w:val="none" w:sz="0" w:space="0" w:color="auto"/>
                <w:bottom w:val="none" w:sz="0" w:space="0" w:color="auto"/>
                <w:right w:val="none" w:sz="0" w:space="0" w:color="auto"/>
              </w:divBdr>
            </w:div>
            <w:div w:id="2091802894">
              <w:marLeft w:val="0"/>
              <w:marRight w:val="0"/>
              <w:marTop w:val="0"/>
              <w:marBottom w:val="0"/>
              <w:divBdr>
                <w:top w:val="none" w:sz="0" w:space="0" w:color="auto"/>
                <w:left w:val="none" w:sz="0" w:space="0" w:color="auto"/>
                <w:bottom w:val="none" w:sz="0" w:space="0" w:color="auto"/>
                <w:right w:val="none" w:sz="0" w:space="0" w:color="auto"/>
              </w:divBdr>
            </w:div>
            <w:div w:id="2092651661">
              <w:marLeft w:val="0"/>
              <w:marRight w:val="0"/>
              <w:marTop w:val="0"/>
              <w:marBottom w:val="0"/>
              <w:divBdr>
                <w:top w:val="none" w:sz="0" w:space="0" w:color="auto"/>
                <w:left w:val="none" w:sz="0" w:space="0" w:color="auto"/>
                <w:bottom w:val="none" w:sz="0" w:space="0" w:color="auto"/>
                <w:right w:val="none" w:sz="0" w:space="0" w:color="auto"/>
              </w:divBdr>
            </w:div>
            <w:div w:id="2093431505">
              <w:marLeft w:val="0"/>
              <w:marRight w:val="0"/>
              <w:marTop w:val="0"/>
              <w:marBottom w:val="0"/>
              <w:divBdr>
                <w:top w:val="none" w:sz="0" w:space="0" w:color="auto"/>
                <w:left w:val="none" w:sz="0" w:space="0" w:color="auto"/>
                <w:bottom w:val="none" w:sz="0" w:space="0" w:color="auto"/>
                <w:right w:val="none" w:sz="0" w:space="0" w:color="auto"/>
              </w:divBdr>
            </w:div>
            <w:div w:id="2094282155">
              <w:marLeft w:val="0"/>
              <w:marRight w:val="0"/>
              <w:marTop w:val="0"/>
              <w:marBottom w:val="0"/>
              <w:divBdr>
                <w:top w:val="none" w:sz="0" w:space="0" w:color="auto"/>
                <w:left w:val="none" w:sz="0" w:space="0" w:color="auto"/>
                <w:bottom w:val="none" w:sz="0" w:space="0" w:color="auto"/>
                <w:right w:val="none" w:sz="0" w:space="0" w:color="auto"/>
              </w:divBdr>
            </w:div>
            <w:div w:id="2095082968">
              <w:marLeft w:val="0"/>
              <w:marRight w:val="0"/>
              <w:marTop w:val="0"/>
              <w:marBottom w:val="0"/>
              <w:divBdr>
                <w:top w:val="none" w:sz="0" w:space="0" w:color="auto"/>
                <w:left w:val="none" w:sz="0" w:space="0" w:color="auto"/>
                <w:bottom w:val="none" w:sz="0" w:space="0" w:color="auto"/>
                <w:right w:val="none" w:sz="0" w:space="0" w:color="auto"/>
              </w:divBdr>
            </w:div>
            <w:div w:id="2095665875">
              <w:marLeft w:val="0"/>
              <w:marRight w:val="0"/>
              <w:marTop w:val="0"/>
              <w:marBottom w:val="0"/>
              <w:divBdr>
                <w:top w:val="none" w:sz="0" w:space="0" w:color="auto"/>
                <w:left w:val="none" w:sz="0" w:space="0" w:color="auto"/>
                <w:bottom w:val="none" w:sz="0" w:space="0" w:color="auto"/>
                <w:right w:val="none" w:sz="0" w:space="0" w:color="auto"/>
              </w:divBdr>
            </w:div>
            <w:div w:id="2096319810">
              <w:marLeft w:val="0"/>
              <w:marRight w:val="0"/>
              <w:marTop w:val="0"/>
              <w:marBottom w:val="0"/>
              <w:divBdr>
                <w:top w:val="none" w:sz="0" w:space="0" w:color="auto"/>
                <w:left w:val="none" w:sz="0" w:space="0" w:color="auto"/>
                <w:bottom w:val="none" w:sz="0" w:space="0" w:color="auto"/>
                <w:right w:val="none" w:sz="0" w:space="0" w:color="auto"/>
              </w:divBdr>
            </w:div>
            <w:div w:id="2097895952">
              <w:marLeft w:val="0"/>
              <w:marRight w:val="0"/>
              <w:marTop w:val="0"/>
              <w:marBottom w:val="0"/>
              <w:divBdr>
                <w:top w:val="none" w:sz="0" w:space="0" w:color="auto"/>
                <w:left w:val="none" w:sz="0" w:space="0" w:color="auto"/>
                <w:bottom w:val="none" w:sz="0" w:space="0" w:color="auto"/>
                <w:right w:val="none" w:sz="0" w:space="0" w:color="auto"/>
              </w:divBdr>
            </w:div>
            <w:div w:id="2097900743">
              <w:marLeft w:val="0"/>
              <w:marRight w:val="0"/>
              <w:marTop w:val="0"/>
              <w:marBottom w:val="0"/>
              <w:divBdr>
                <w:top w:val="none" w:sz="0" w:space="0" w:color="auto"/>
                <w:left w:val="none" w:sz="0" w:space="0" w:color="auto"/>
                <w:bottom w:val="none" w:sz="0" w:space="0" w:color="auto"/>
                <w:right w:val="none" w:sz="0" w:space="0" w:color="auto"/>
              </w:divBdr>
            </w:div>
            <w:div w:id="2098087233">
              <w:marLeft w:val="0"/>
              <w:marRight w:val="0"/>
              <w:marTop w:val="0"/>
              <w:marBottom w:val="0"/>
              <w:divBdr>
                <w:top w:val="none" w:sz="0" w:space="0" w:color="auto"/>
                <w:left w:val="none" w:sz="0" w:space="0" w:color="auto"/>
                <w:bottom w:val="none" w:sz="0" w:space="0" w:color="auto"/>
                <w:right w:val="none" w:sz="0" w:space="0" w:color="auto"/>
              </w:divBdr>
            </w:div>
            <w:div w:id="2098479390">
              <w:marLeft w:val="0"/>
              <w:marRight w:val="0"/>
              <w:marTop w:val="0"/>
              <w:marBottom w:val="0"/>
              <w:divBdr>
                <w:top w:val="none" w:sz="0" w:space="0" w:color="auto"/>
                <w:left w:val="none" w:sz="0" w:space="0" w:color="auto"/>
                <w:bottom w:val="none" w:sz="0" w:space="0" w:color="auto"/>
                <w:right w:val="none" w:sz="0" w:space="0" w:color="auto"/>
              </w:divBdr>
            </w:div>
            <w:div w:id="2107649938">
              <w:marLeft w:val="0"/>
              <w:marRight w:val="0"/>
              <w:marTop w:val="0"/>
              <w:marBottom w:val="0"/>
              <w:divBdr>
                <w:top w:val="none" w:sz="0" w:space="0" w:color="auto"/>
                <w:left w:val="none" w:sz="0" w:space="0" w:color="auto"/>
                <w:bottom w:val="none" w:sz="0" w:space="0" w:color="auto"/>
                <w:right w:val="none" w:sz="0" w:space="0" w:color="auto"/>
              </w:divBdr>
            </w:div>
            <w:div w:id="2110927096">
              <w:marLeft w:val="0"/>
              <w:marRight w:val="0"/>
              <w:marTop w:val="0"/>
              <w:marBottom w:val="0"/>
              <w:divBdr>
                <w:top w:val="none" w:sz="0" w:space="0" w:color="auto"/>
                <w:left w:val="none" w:sz="0" w:space="0" w:color="auto"/>
                <w:bottom w:val="none" w:sz="0" w:space="0" w:color="auto"/>
                <w:right w:val="none" w:sz="0" w:space="0" w:color="auto"/>
              </w:divBdr>
            </w:div>
            <w:div w:id="2113626625">
              <w:marLeft w:val="0"/>
              <w:marRight w:val="0"/>
              <w:marTop w:val="0"/>
              <w:marBottom w:val="0"/>
              <w:divBdr>
                <w:top w:val="none" w:sz="0" w:space="0" w:color="auto"/>
                <w:left w:val="none" w:sz="0" w:space="0" w:color="auto"/>
                <w:bottom w:val="none" w:sz="0" w:space="0" w:color="auto"/>
                <w:right w:val="none" w:sz="0" w:space="0" w:color="auto"/>
              </w:divBdr>
            </w:div>
            <w:div w:id="2114008118">
              <w:marLeft w:val="0"/>
              <w:marRight w:val="0"/>
              <w:marTop w:val="0"/>
              <w:marBottom w:val="0"/>
              <w:divBdr>
                <w:top w:val="none" w:sz="0" w:space="0" w:color="auto"/>
                <w:left w:val="none" w:sz="0" w:space="0" w:color="auto"/>
                <w:bottom w:val="none" w:sz="0" w:space="0" w:color="auto"/>
                <w:right w:val="none" w:sz="0" w:space="0" w:color="auto"/>
              </w:divBdr>
            </w:div>
            <w:div w:id="2116172333">
              <w:marLeft w:val="0"/>
              <w:marRight w:val="0"/>
              <w:marTop w:val="0"/>
              <w:marBottom w:val="0"/>
              <w:divBdr>
                <w:top w:val="none" w:sz="0" w:space="0" w:color="auto"/>
                <w:left w:val="none" w:sz="0" w:space="0" w:color="auto"/>
                <w:bottom w:val="none" w:sz="0" w:space="0" w:color="auto"/>
                <w:right w:val="none" w:sz="0" w:space="0" w:color="auto"/>
              </w:divBdr>
            </w:div>
            <w:div w:id="2118787264">
              <w:marLeft w:val="0"/>
              <w:marRight w:val="0"/>
              <w:marTop w:val="0"/>
              <w:marBottom w:val="0"/>
              <w:divBdr>
                <w:top w:val="none" w:sz="0" w:space="0" w:color="auto"/>
                <w:left w:val="none" w:sz="0" w:space="0" w:color="auto"/>
                <w:bottom w:val="none" w:sz="0" w:space="0" w:color="auto"/>
                <w:right w:val="none" w:sz="0" w:space="0" w:color="auto"/>
              </w:divBdr>
            </w:div>
            <w:div w:id="2119179121">
              <w:marLeft w:val="0"/>
              <w:marRight w:val="0"/>
              <w:marTop w:val="0"/>
              <w:marBottom w:val="0"/>
              <w:divBdr>
                <w:top w:val="none" w:sz="0" w:space="0" w:color="auto"/>
                <w:left w:val="none" w:sz="0" w:space="0" w:color="auto"/>
                <w:bottom w:val="none" w:sz="0" w:space="0" w:color="auto"/>
                <w:right w:val="none" w:sz="0" w:space="0" w:color="auto"/>
              </w:divBdr>
            </w:div>
            <w:div w:id="2120172579">
              <w:marLeft w:val="0"/>
              <w:marRight w:val="0"/>
              <w:marTop w:val="0"/>
              <w:marBottom w:val="0"/>
              <w:divBdr>
                <w:top w:val="none" w:sz="0" w:space="0" w:color="auto"/>
                <w:left w:val="none" w:sz="0" w:space="0" w:color="auto"/>
                <w:bottom w:val="none" w:sz="0" w:space="0" w:color="auto"/>
                <w:right w:val="none" w:sz="0" w:space="0" w:color="auto"/>
              </w:divBdr>
            </w:div>
            <w:div w:id="2121610043">
              <w:marLeft w:val="0"/>
              <w:marRight w:val="0"/>
              <w:marTop w:val="0"/>
              <w:marBottom w:val="0"/>
              <w:divBdr>
                <w:top w:val="none" w:sz="0" w:space="0" w:color="auto"/>
                <w:left w:val="none" w:sz="0" w:space="0" w:color="auto"/>
                <w:bottom w:val="none" w:sz="0" w:space="0" w:color="auto"/>
                <w:right w:val="none" w:sz="0" w:space="0" w:color="auto"/>
              </w:divBdr>
            </w:div>
            <w:div w:id="2121875797">
              <w:marLeft w:val="0"/>
              <w:marRight w:val="0"/>
              <w:marTop w:val="0"/>
              <w:marBottom w:val="0"/>
              <w:divBdr>
                <w:top w:val="none" w:sz="0" w:space="0" w:color="auto"/>
                <w:left w:val="none" w:sz="0" w:space="0" w:color="auto"/>
                <w:bottom w:val="none" w:sz="0" w:space="0" w:color="auto"/>
                <w:right w:val="none" w:sz="0" w:space="0" w:color="auto"/>
              </w:divBdr>
            </w:div>
            <w:div w:id="2125880780">
              <w:marLeft w:val="0"/>
              <w:marRight w:val="0"/>
              <w:marTop w:val="0"/>
              <w:marBottom w:val="0"/>
              <w:divBdr>
                <w:top w:val="none" w:sz="0" w:space="0" w:color="auto"/>
                <w:left w:val="none" w:sz="0" w:space="0" w:color="auto"/>
                <w:bottom w:val="none" w:sz="0" w:space="0" w:color="auto"/>
                <w:right w:val="none" w:sz="0" w:space="0" w:color="auto"/>
              </w:divBdr>
            </w:div>
            <w:div w:id="2128574057">
              <w:marLeft w:val="0"/>
              <w:marRight w:val="0"/>
              <w:marTop w:val="0"/>
              <w:marBottom w:val="0"/>
              <w:divBdr>
                <w:top w:val="none" w:sz="0" w:space="0" w:color="auto"/>
                <w:left w:val="none" w:sz="0" w:space="0" w:color="auto"/>
                <w:bottom w:val="none" w:sz="0" w:space="0" w:color="auto"/>
                <w:right w:val="none" w:sz="0" w:space="0" w:color="auto"/>
              </w:divBdr>
            </w:div>
            <w:div w:id="2128890966">
              <w:marLeft w:val="0"/>
              <w:marRight w:val="0"/>
              <w:marTop w:val="0"/>
              <w:marBottom w:val="0"/>
              <w:divBdr>
                <w:top w:val="none" w:sz="0" w:space="0" w:color="auto"/>
                <w:left w:val="none" w:sz="0" w:space="0" w:color="auto"/>
                <w:bottom w:val="none" w:sz="0" w:space="0" w:color="auto"/>
                <w:right w:val="none" w:sz="0" w:space="0" w:color="auto"/>
              </w:divBdr>
            </w:div>
            <w:div w:id="2129548813">
              <w:marLeft w:val="0"/>
              <w:marRight w:val="0"/>
              <w:marTop w:val="0"/>
              <w:marBottom w:val="0"/>
              <w:divBdr>
                <w:top w:val="none" w:sz="0" w:space="0" w:color="auto"/>
                <w:left w:val="none" w:sz="0" w:space="0" w:color="auto"/>
                <w:bottom w:val="none" w:sz="0" w:space="0" w:color="auto"/>
                <w:right w:val="none" w:sz="0" w:space="0" w:color="auto"/>
              </w:divBdr>
            </w:div>
            <w:div w:id="2131630425">
              <w:marLeft w:val="0"/>
              <w:marRight w:val="0"/>
              <w:marTop w:val="0"/>
              <w:marBottom w:val="0"/>
              <w:divBdr>
                <w:top w:val="none" w:sz="0" w:space="0" w:color="auto"/>
                <w:left w:val="none" w:sz="0" w:space="0" w:color="auto"/>
                <w:bottom w:val="none" w:sz="0" w:space="0" w:color="auto"/>
                <w:right w:val="none" w:sz="0" w:space="0" w:color="auto"/>
              </w:divBdr>
            </w:div>
            <w:div w:id="2131895556">
              <w:marLeft w:val="0"/>
              <w:marRight w:val="0"/>
              <w:marTop w:val="0"/>
              <w:marBottom w:val="0"/>
              <w:divBdr>
                <w:top w:val="none" w:sz="0" w:space="0" w:color="auto"/>
                <w:left w:val="none" w:sz="0" w:space="0" w:color="auto"/>
                <w:bottom w:val="none" w:sz="0" w:space="0" w:color="auto"/>
                <w:right w:val="none" w:sz="0" w:space="0" w:color="auto"/>
              </w:divBdr>
            </w:div>
            <w:div w:id="2133477071">
              <w:marLeft w:val="0"/>
              <w:marRight w:val="0"/>
              <w:marTop w:val="0"/>
              <w:marBottom w:val="0"/>
              <w:divBdr>
                <w:top w:val="none" w:sz="0" w:space="0" w:color="auto"/>
                <w:left w:val="none" w:sz="0" w:space="0" w:color="auto"/>
                <w:bottom w:val="none" w:sz="0" w:space="0" w:color="auto"/>
                <w:right w:val="none" w:sz="0" w:space="0" w:color="auto"/>
              </w:divBdr>
            </w:div>
            <w:div w:id="2133477513">
              <w:marLeft w:val="0"/>
              <w:marRight w:val="0"/>
              <w:marTop w:val="0"/>
              <w:marBottom w:val="0"/>
              <w:divBdr>
                <w:top w:val="none" w:sz="0" w:space="0" w:color="auto"/>
                <w:left w:val="none" w:sz="0" w:space="0" w:color="auto"/>
                <w:bottom w:val="none" w:sz="0" w:space="0" w:color="auto"/>
                <w:right w:val="none" w:sz="0" w:space="0" w:color="auto"/>
              </w:divBdr>
            </w:div>
            <w:div w:id="2133787301">
              <w:marLeft w:val="0"/>
              <w:marRight w:val="0"/>
              <w:marTop w:val="0"/>
              <w:marBottom w:val="0"/>
              <w:divBdr>
                <w:top w:val="none" w:sz="0" w:space="0" w:color="auto"/>
                <w:left w:val="none" w:sz="0" w:space="0" w:color="auto"/>
                <w:bottom w:val="none" w:sz="0" w:space="0" w:color="auto"/>
                <w:right w:val="none" w:sz="0" w:space="0" w:color="auto"/>
              </w:divBdr>
            </w:div>
            <w:div w:id="2134787520">
              <w:marLeft w:val="0"/>
              <w:marRight w:val="0"/>
              <w:marTop w:val="0"/>
              <w:marBottom w:val="0"/>
              <w:divBdr>
                <w:top w:val="none" w:sz="0" w:space="0" w:color="auto"/>
                <w:left w:val="none" w:sz="0" w:space="0" w:color="auto"/>
                <w:bottom w:val="none" w:sz="0" w:space="0" w:color="auto"/>
                <w:right w:val="none" w:sz="0" w:space="0" w:color="auto"/>
              </w:divBdr>
            </w:div>
            <w:div w:id="2134858862">
              <w:marLeft w:val="0"/>
              <w:marRight w:val="0"/>
              <w:marTop w:val="0"/>
              <w:marBottom w:val="0"/>
              <w:divBdr>
                <w:top w:val="none" w:sz="0" w:space="0" w:color="auto"/>
                <w:left w:val="none" w:sz="0" w:space="0" w:color="auto"/>
                <w:bottom w:val="none" w:sz="0" w:space="0" w:color="auto"/>
                <w:right w:val="none" w:sz="0" w:space="0" w:color="auto"/>
              </w:divBdr>
            </w:div>
            <w:div w:id="2137210351">
              <w:marLeft w:val="0"/>
              <w:marRight w:val="0"/>
              <w:marTop w:val="0"/>
              <w:marBottom w:val="0"/>
              <w:divBdr>
                <w:top w:val="none" w:sz="0" w:space="0" w:color="auto"/>
                <w:left w:val="none" w:sz="0" w:space="0" w:color="auto"/>
                <w:bottom w:val="none" w:sz="0" w:space="0" w:color="auto"/>
                <w:right w:val="none" w:sz="0" w:space="0" w:color="auto"/>
              </w:divBdr>
            </w:div>
            <w:div w:id="2137287102">
              <w:marLeft w:val="0"/>
              <w:marRight w:val="0"/>
              <w:marTop w:val="0"/>
              <w:marBottom w:val="0"/>
              <w:divBdr>
                <w:top w:val="none" w:sz="0" w:space="0" w:color="auto"/>
                <w:left w:val="none" w:sz="0" w:space="0" w:color="auto"/>
                <w:bottom w:val="none" w:sz="0" w:space="0" w:color="auto"/>
                <w:right w:val="none" w:sz="0" w:space="0" w:color="auto"/>
              </w:divBdr>
            </w:div>
            <w:div w:id="2139257199">
              <w:marLeft w:val="0"/>
              <w:marRight w:val="0"/>
              <w:marTop w:val="0"/>
              <w:marBottom w:val="0"/>
              <w:divBdr>
                <w:top w:val="none" w:sz="0" w:space="0" w:color="auto"/>
                <w:left w:val="none" w:sz="0" w:space="0" w:color="auto"/>
                <w:bottom w:val="none" w:sz="0" w:space="0" w:color="auto"/>
                <w:right w:val="none" w:sz="0" w:space="0" w:color="auto"/>
              </w:divBdr>
            </w:div>
            <w:div w:id="2140295197">
              <w:marLeft w:val="0"/>
              <w:marRight w:val="0"/>
              <w:marTop w:val="0"/>
              <w:marBottom w:val="0"/>
              <w:divBdr>
                <w:top w:val="none" w:sz="0" w:space="0" w:color="auto"/>
                <w:left w:val="none" w:sz="0" w:space="0" w:color="auto"/>
                <w:bottom w:val="none" w:sz="0" w:space="0" w:color="auto"/>
                <w:right w:val="none" w:sz="0" w:space="0" w:color="auto"/>
              </w:divBdr>
            </w:div>
            <w:div w:id="2143382265">
              <w:marLeft w:val="0"/>
              <w:marRight w:val="0"/>
              <w:marTop w:val="0"/>
              <w:marBottom w:val="0"/>
              <w:divBdr>
                <w:top w:val="none" w:sz="0" w:space="0" w:color="auto"/>
                <w:left w:val="none" w:sz="0" w:space="0" w:color="auto"/>
                <w:bottom w:val="none" w:sz="0" w:space="0" w:color="auto"/>
                <w:right w:val="none" w:sz="0" w:space="0" w:color="auto"/>
              </w:divBdr>
            </w:div>
            <w:div w:id="2144304944">
              <w:marLeft w:val="0"/>
              <w:marRight w:val="0"/>
              <w:marTop w:val="0"/>
              <w:marBottom w:val="0"/>
              <w:divBdr>
                <w:top w:val="none" w:sz="0" w:space="0" w:color="auto"/>
                <w:left w:val="none" w:sz="0" w:space="0" w:color="auto"/>
                <w:bottom w:val="none" w:sz="0" w:space="0" w:color="auto"/>
                <w:right w:val="none" w:sz="0" w:space="0" w:color="auto"/>
              </w:divBdr>
            </w:div>
            <w:div w:id="2146459132">
              <w:marLeft w:val="0"/>
              <w:marRight w:val="0"/>
              <w:marTop w:val="0"/>
              <w:marBottom w:val="0"/>
              <w:divBdr>
                <w:top w:val="none" w:sz="0" w:space="0" w:color="auto"/>
                <w:left w:val="none" w:sz="0" w:space="0" w:color="auto"/>
                <w:bottom w:val="none" w:sz="0" w:space="0" w:color="auto"/>
                <w:right w:val="none" w:sz="0" w:space="0" w:color="auto"/>
              </w:divBdr>
            </w:div>
            <w:div w:id="2147041780">
              <w:marLeft w:val="0"/>
              <w:marRight w:val="0"/>
              <w:marTop w:val="0"/>
              <w:marBottom w:val="0"/>
              <w:divBdr>
                <w:top w:val="none" w:sz="0" w:space="0" w:color="auto"/>
                <w:left w:val="none" w:sz="0" w:space="0" w:color="auto"/>
                <w:bottom w:val="none" w:sz="0" w:space="0" w:color="auto"/>
                <w:right w:val="none" w:sz="0" w:space="0" w:color="auto"/>
              </w:divBdr>
            </w:div>
          </w:divsChild>
        </w:div>
        <w:div w:id="1098408663">
          <w:marLeft w:val="0"/>
          <w:marRight w:val="0"/>
          <w:marTop w:val="0"/>
          <w:marBottom w:val="0"/>
          <w:divBdr>
            <w:top w:val="none" w:sz="0" w:space="0" w:color="auto"/>
            <w:left w:val="none" w:sz="0" w:space="0" w:color="auto"/>
            <w:bottom w:val="none" w:sz="0" w:space="0" w:color="auto"/>
            <w:right w:val="none" w:sz="0" w:space="0" w:color="auto"/>
          </w:divBdr>
          <w:divsChild>
            <w:div w:id="1595723">
              <w:marLeft w:val="0"/>
              <w:marRight w:val="0"/>
              <w:marTop w:val="0"/>
              <w:marBottom w:val="0"/>
              <w:divBdr>
                <w:top w:val="none" w:sz="0" w:space="0" w:color="auto"/>
                <w:left w:val="none" w:sz="0" w:space="0" w:color="auto"/>
                <w:bottom w:val="none" w:sz="0" w:space="0" w:color="auto"/>
                <w:right w:val="none" w:sz="0" w:space="0" w:color="auto"/>
              </w:divBdr>
            </w:div>
            <w:div w:id="3635896">
              <w:marLeft w:val="0"/>
              <w:marRight w:val="0"/>
              <w:marTop w:val="0"/>
              <w:marBottom w:val="0"/>
              <w:divBdr>
                <w:top w:val="none" w:sz="0" w:space="0" w:color="auto"/>
                <w:left w:val="none" w:sz="0" w:space="0" w:color="auto"/>
                <w:bottom w:val="none" w:sz="0" w:space="0" w:color="auto"/>
                <w:right w:val="none" w:sz="0" w:space="0" w:color="auto"/>
              </w:divBdr>
            </w:div>
            <w:div w:id="5443741">
              <w:marLeft w:val="0"/>
              <w:marRight w:val="0"/>
              <w:marTop w:val="0"/>
              <w:marBottom w:val="0"/>
              <w:divBdr>
                <w:top w:val="none" w:sz="0" w:space="0" w:color="auto"/>
                <w:left w:val="none" w:sz="0" w:space="0" w:color="auto"/>
                <w:bottom w:val="none" w:sz="0" w:space="0" w:color="auto"/>
                <w:right w:val="none" w:sz="0" w:space="0" w:color="auto"/>
              </w:divBdr>
            </w:div>
            <w:div w:id="5452128">
              <w:marLeft w:val="0"/>
              <w:marRight w:val="0"/>
              <w:marTop w:val="0"/>
              <w:marBottom w:val="0"/>
              <w:divBdr>
                <w:top w:val="none" w:sz="0" w:space="0" w:color="auto"/>
                <w:left w:val="none" w:sz="0" w:space="0" w:color="auto"/>
                <w:bottom w:val="none" w:sz="0" w:space="0" w:color="auto"/>
                <w:right w:val="none" w:sz="0" w:space="0" w:color="auto"/>
              </w:divBdr>
            </w:div>
            <w:div w:id="6954182">
              <w:marLeft w:val="0"/>
              <w:marRight w:val="0"/>
              <w:marTop w:val="0"/>
              <w:marBottom w:val="0"/>
              <w:divBdr>
                <w:top w:val="none" w:sz="0" w:space="0" w:color="auto"/>
                <w:left w:val="none" w:sz="0" w:space="0" w:color="auto"/>
                <w:bottom w:val="none" w:sz="0" w:space="0" w:color="auto"/>
                <w:right w:val="none" w:sz="0" w:space="0" w:color="auto"/>
              </w:divBdr>
            </w:div>
            <w:div w:id="12266768">
              <w:marLeft w:val="0"/>
              <w:marRight w:val="0"/>
              <w:marTop w:val="0"/>
              <w:marBottom w:val="0"/>
              <w:divBdr>
                <w:top w:val="none" w:sz="0" w:space="0" w:color="auto"/>
                <w:left w:val="none" w:sz="0" w:space="0" w:color="auto"/>
                <w:bottom w:val="none" w:sz="0" w:space="0" w:color="auto"/>
                <w:right w:val="none" w:sz="0" w:space="0" w:color="auto"/>
              </w:divBdr>
            </w:div>
            <w:div w:id="23755831">
              <w:marLeft w:val="0"/>
              <w:marRight w:val="0"/>
              <w:marTop w:val="0"/>
              <w:marBottom w:val="0"/>
              <w:divBdr>
                <w:top w:val="none" w:sz="0" w:space="0" w:color="auto"/>
                <w:left w:val="none" w:sz="0" w:space="0" w:color="auto"/>
                <w:bottom w:val="none" w:sz="0" w:space="0" w:color="auto"/>
                <w:right w:val="none" w:sz="0" w:space="0" w:color="auto"/>
              </w:divBdr>
            </w:div>
            <w:div w:id="36467737">
              <w:marLeft w:val="0"/>
              <w:marRight w:val="0"/>
              <w:marTop w:val="0"/>
              <w:marBottom w:val="0"/>
              <w:divBdr>
                <w:top w:val="none" w:sz="0" w:space="0" w:color="auto"/>
                <w:left w:val="none" w:sz="0" w:space="0" w:color="auto"/>
                <w:bottom w:val="none" w:sz="0" w:space="0" w:color="auto"/>
                <w:right w:val="none" w:sz="0" w:space="0" w:color="auto"/>
              </w:divBdr>
            </w:div>
            <w:div w:id="49890067">
              <w:marLeft w:val="0"/>
              <w:marRight w:val="0"/>
              <w:marTop w:val="0"/>
              <w:marBottom w:val="0"/>
              <w:divBdr>
                <w:top w:val="none" w:sz="0" w:space="0" w:color="auto"/>
                <w:left w:val="none" w:sz="0" w:space="0" w:color="auto"/>
                <w:bottom w:val="none" w:sz="0" w:space="0" w:color="auto"/>
                <w:right w:val="none" w:sz="0" w:space="0" w:color="auto"/>
              </w:divBdr>
            </w:div>
            <w:div w:id="51925710">
              <w:marLeft w:val="0"/>
              <w:marRight w:val="0"/>
              <w:marTop w:val="0"/>
              <w:marBottom w:val="0"/>
              <w:divBdr>
                <w:top w:val="none" w:sz="0" w:space="0" w:color="auto"/>
                <w:left w:val="none" w:sz="0" w:space="0" w:color="auto"/>
                <w:bottom w:val="none" w:sz="0" w:space="0" w:color="auto"/>
                <w:right w:val="none" w:sz="0" w:space="0" w:color="auto"/>
              </w:divBdr>
            </w:div>
            <w:div w:id="52853687">
              <w:marLeft w:val="0"/>
              <w:marRight w:val="0"/>
              <w:marTop w:val="0"/>
              <w:marBottom w:val="0"/>
              <w:divBdr>
                <w:top w:val="none" w:sz="0" w:space="0" w:color="auto"/>
                <w:left w:val="none" w:sz="0" w:space="0" w:color="auto"/>
                <w:bottom w:val="none" w:sz="0" w:space="0" w:color="auto"/>
                <w:right w:val="none" w:sz="0" w:space="0" w:color="auto"/>
              </w:divBdr>
            </w:div>
            <w:div w:id="53086564">
              <w:marLeft w:val="0"/>
              <w:marRight w:val="0"/>
              <w:marTop w:val="0"/>
              <w:marBottom w:val="0"/>
              <w:divBdr>
                <w:top w:val="none" w:sz="0" w:space="0" w:color="auto"/>
                <w:left w:val="none" w:sz="0" w:space="0" w:color="auto"/>
                <w:bottom w:val="none" w:sz="0" w:space="0" w:color="auto"/>
                <w:right w:val="none" w:sz="0" w:space="0" w:color="auto"/>
              </w:divBdr>
            </w:div>
            <w:div w:id="55050798">
              <w:marLeft w:val="0"/>
              <w:marRight w:val="0"/>
              <w:marTop w:val="0"/>
              <w:marBottom w:val="0"/>
              <w:divBdr>
                <w:top w:val="none" w:sz="0" w:space="0" w:color="auto"/>
                <w:left w:val="none" w:sz="0" w:space="0" w:color="auto"/>
                <w:bottom w:val="none" w:sz="0" w:space="0" w:color="auto"/>
                <w:right w:val="none" w:sz="0" w:space="0" w:color="auto"/>
              </w:divBdr>
            </w:div>
            <w:div w:id="55594642">
              <w:marLeft w:val="0"/>
              <w:marRight w:val="0"/>
              <w:marTop w:val="0"/>
              <w:marBottom w:val="0"/>
              <w:divBdr>
                <w:top w:val="none" w:sz="0" w:space="0" w:color="auto"/>
                <w:left w:val="none" w:sz="0" w:space="0" w:color="auto"/>
                <w:bottom w:val="none" w:sz="0" w:space="0" w:color="auto"/>
                <w:right w:val="none" w:sz="0" w:space="0" w:color="auto"/>
              </w:divBdr>
              <w:divsChild>
                <w:div w:id="1042949008">
                  <w:marLeft w:val="0"/>
                  <w:marRight w:val="0"/>
                  <w:marTop w:val="0"/>
                  <w:marBottom w:val="0"/>
                  <w:divBdr>
                    <w:top w:val="none" w:sz="0" w:space="0" w:color="auto"/>
                    <w:left w:val="none" w:sz="0" w:space="0" w:color="auto"/>
                    <w:bottom w:val="none" w:sz="0" w:space="0" w:color="auto"/>
                    <w:right w:val="none" w:sz="0" w:space="0" w:color="auto"/>
                  </w:divBdr>
                </w:div>
                <w:div w:id="1063328573">
                  <w:marLeft w:val="0"/>
                  <w:marRight w:val="0"/>
                  <w:marTop w:val="0"/>
                  <w:marBottom w:val="0"/>
                  <w:divBdr>
                    <w:top w:val="none" w:sz="0" w:space="0" w:color="auto"/>
                    <w:left w:val="none" w:sz="0" w:space="0" w:color="auto"/>
                    <w:bottom w:val="none" w:sz="0" w:space="0" w:color="auto"/>
                    <w:right w:val="none" w:sz="0" w:space="0" w:color="auto"/>
                  </w:divBdr>
                </w:div>
                <w:div w:id="1131364558">
                  <w:marLeft w:val="0"/>
                  <w:marRight w:val="0"/>
                  <w:marTop w:val="0"/>
                  <w:marBottom w:val="0"/>
                  <w:divBdr>
                    <w:top w:val="none" w:sz="0" w:space="0" w:color="auto"/>
                    <w:left w:val="none" w:sz="0" w:space="0" w:color="auto"/>
                    <w:bottom w:val="none" w:sz="0" w:space="0" w:color="auto"/>
                    <w:right w:val="none" w:sz="0" w:space="0" w:color="auto"/>
                  </w:divBdr>
                </w:div>
                <w:div w:id="1303995881">
                  <w:marLeft w:val="0"/>
                  <w:marRight w:val="0"/>
                  <w:marTop w:val="0"/>
                  <w:marBottom w:val="0"/>
                  <w:divBdr>
                    <w:top w:val="none" w:sz="0" w:space="0" w:color="auto"/>
                    <w:left w:val="none" w:sz="0" w:space="0" w:color="auto"/>
                    <w:bottom w:val="none" w:sz="0" w:space="0" w:color="auto"/>
                    <w:right w:val="none" w:sz="0" w:space="0" w:color="auto"/>
                  </w:divBdr>
                </w:div>
                <w:div w:id="1718045657">
                  <w:marLeft w:val="0"/>
                  <w:marRight w:val="0"/>
                  <w:marTop w:val="0"/>
                  <w:marBottom w:val="0"/>
                  <w:divBdr>
                    <w:top w:val="none" w:sz="0" w:space="0" w:color="auto"/>
                    <w:left w:val="none" w:sz="0" w:space="0" w:color="auto"/>
                    <w:bottom w:val="none" w:sz="0" w:space="0" w:color="auto"/>
                    <w:right w:val="none" w:sz="0" w:space="0" w:color="auto"/>
                  </w:divBdr>
                </w:div>
                <w:div w:id="1926959857">
                  <w:marLeft w:val="0"/>
                  <w:marRight w:val="0"/>
                  <w:marTop w:val="0"/>
                  <w:marBottom w:val="0"/>
                  <w:divBdr>
                    <w:top w:val="none" w:sz="0" w:space="0" w:color="auto"/>
                    <w:left w:val="none" w:sz="0" w:space="0" w:color="auto"/>
                    <w:bottom w:val="none" w:sz="0" w:space="0" w:color="auto"/>
                    <w:right w:val="none" w:sz="0" w:space="0" w:color="auto"/>
                  </w:divBdr>
                </w:div>
              </w:divsChild>
            </w:div>
            <w:div w:id="56904570">
              <w:marLeft w:val="0"/>
              <w:marRight w:val="0"/>
              <w:marTop w:val="480"/>
              <w:marBottom w:val="0"/>
              <w:divBdr>
                <w:top w:val="single" w:sz="6" w:space="0" w:color="auto"/>
                <w:left w:val="single" w:sz="6" w:space="0" w:color="auto"/>
                <w:bottom w:val="single" w:sz="6" w:space="0" w:color="auto"/>
                <w:right w:val="single" w:sz="6" w:space="0" w:color="auto"/>
              </w:divBdr>
            </w:div>
            <w:div w:id="61833096">
              <w:marLeft w:val="0"/>
              <w:marRight w:val="0"/>
              <w:marTop w:val="0"/>
              <w:marBottom w:val="0"/>
              <w:divBdr>
                <w:top w:val="none" w:sz="0" w:space="0" w:color="auto"/>
                <w:left w:val="none" w:sz="0" w:space="0" w:color="auto"/>
                <w:bottom w:val="none" w:sz="0" w:space="0" w:color="auto"/>
                <w:right w:val="none" w:sz="0" w:space="0" w:color="auto"/>
              </w:divBdr>
            </w:div>
            <w:div w:id="71046804">
              <w:marLeft w:val="0"/>
              <w:marRight w:val="0"/>
              <w:marTop w:val="0"/>
              <w:marBottom w:val="0"/>
              <w:divBdr>
                <w:top w:val="none" w:sz="0" w:space="0" w:color="auto"/>
                <w:left w:val="none" w:sz="0" w:space="0" w:color="auto"/>
                <w:bottom w:val="none" w:sz="0" w:space="0" w:color="auto"/>
                <w:right w:val="none" w:sz="0" w:space="0" w:color="auto"/>
              </w:divBdr>
            </w:div>
            <w:div w:id="76561560">
              <w:marLeft w:val="0"/>
              <w:marRight w:val="0"/>
              <w:marTop w:val="0"/>
              <w:marBottom w:val="0"/>
              <w:divBdr>
                <w:top w:val="none" w:sz="0" w:space="0" w:color="auto"/>
                <w:left w:val="none" w:sz="0" w:space="0" w:color="auto"/>
                <w:bottom w:val="none" w:sz="0" w:space="0" w:color="auto"/>
                <w:right w:val="none" w:sz="0" w:space="0" w:color="auto"/>
              </w:divBdr>
            </w:div>
            <w:div w:id="76751910">
              <w:marLeft w:val="0"/>
              <w:marRight w:val="0"/>
              <w:marTop w:val="0"/>
              <w:marBottom w:val="0"/>
              <w:divBdr>
                <w:top w:val="none" w:sz="0" w:space="0" w:color="auto"/>
                <w:left w:val="none" w:sz="0" w:space="0" w:color="auto"/>
                <w:bottom w:val="none" w:sz="0" w:space="0" w:color="auto"/>
                <w:right w:val="none" w:sz="0" w:space="0" w:color="auto"/>
              </w:divBdr>
            </w:div>
            <w:div w:id="80951415">
              <w:marLeft w:val="0"/>
              <w:marRight w:val="0"/>
              <w:marTop w:val="0"/>
              <w:marBottom w:val="0"/>
              <w:divBdr>
                <w:top w:val="none" w:sz="0" w:space="0" w:color="auto"/>
                <w:left w:val="none" w:sz="0" w:space="0" w:color="auto"/>
                <w:bottom w:val="none" w:sz="0" w:space="0" w:color="auto"/>
                <w:right w:val="none" w:sz="0" w:space="0" w:color="auto"/>
              </w:divBdr>
            </w:div>
            <w:div w:id="87508226">
              <w:marLeft w:val="0"/>
              <w:marRight w:val="0"/>
              <w:marTop w:val="0"/>
              <w:marBottom w:val="0"/>
              <w:divBdr>
                <w:top w:val="none" w:sz="0" w:space="0" w:color="auto"/>
                <w:left w:val="none" w:sz="0" w:space="0" w:color="auto"/>
                <w:bottom w:val="none" w:sz="0" w:space="0" w:color="auto"/>
                <w:right w:val="none" w:sz="0" w:space="0" w:color="auto"/>
              </w:divBdr>
            </w:div>
            <w:div w:id="90784943">
              <w:marLeft w:val="0"/>
              <w:marRight w:val="0"/>
              <w:marTop w:val="480"/>
              <w:marBottom w:val="0"/>
              <w:divBdr>
                <w:top w:val="single" w:sz="6" w:space="0" w:color="auto"/>
                <w:left w:val="single" w:sz="6" w:space="0" w:color="auto"/>
                <w:bottom w:val="single" w:sz="6" w:space="0" w:color="auto"/>
                <w:right w:val="single" w:sz="6" w:space="0" w:color="auto"/>
              </w:divBdr>
            </w:div>
            <w:div w:id="92089961">
              <w:marLeft w:val="0"/>
              <w:marRight w:val="0"/>
              <w:marTop w:val="0"/>
              <w:marBottom w:val="0"/>
              <w:divBdr>
                <w:top w:val="none" w:sz="0" w:space="0" w:color="auto"/>
                <w:left w:val="none" w:sz="0" w:space="0" w:color="auto"/>
                <w:bottom w:val="none" w:sz="0" w:space="0" w:color="auto"/>
                <w:right w:val="none" w:sz="0" w:space="0" w:color="auto"/>
              </w:divBdr>
            </w:div>
            <w:div w:id="92634535">
              <w:marLeft w:val="0"/>
              <w:marRight w:val="0"/>
              <w:marTop w:val="0"/>
              <w:marBottom w:val="0"/>
              <w:divBdr>
                <w:top w:val="none" w:sz="0" w:space="0" w:color="auto"/>
                <w:left w:val="none" w:sz="0" w:space="0" w:color="auto"/>
                <w:bottom w:val="none" w:sz="0" w:space="0" w:color="auto"/>
                <w:right w:val="none" w:sz="0" w:space="0" w:color="auto"/>
              </w:divBdr>
            </w:div>
            <w:div w:id="93794497">
              <w:marLeft w:val="0"/>
              <w:marRight w:val="0"/>
              <w:marTop w:val="0"/>
              <w:marBottom w:val="0"/>
              <w:divBdr>
                <w:top w:val="none" w:sz="0" w:space="0" w:color="auto"/>
                <w:left w:val="none" w:sz="0" w:space="0" w:color="auto"/>
                <w:bottom w:val="none" w:sz="0" w:space="0" w:color="auto"/>
                <w:right w:val="none" w:sz="0" w:space="0" w:color="auto"/>
              </w:divBdr>
            </w:div>
            <w:div w:id="93945634">
              <w:marLeft w:val="0"/>
              <w:marRight w:val="0"/>
              <w:marTop w:val="0"/>
              <w:marBottom w:val="0"/>
              <w:divBdr>
                <w:top w:val="none" w:sz="0" w:space="0" w:color="auto"/>
                <w:left w:val="none" w:sz="0" w:space="0" w:color="auto"/>
                <w:bottom w:val="none" w:sz="0" w:space="0" w:color="auto"/>
                <w:right w:val="none" w:sz="0" w:space="0" w:color="auto"/>
              </w:divBdr>
            </w:div>
            <w:div w:id="96947489">
              <w:marLeft w:val="0"/>
              <w:marRight w:val="0"/>
              <w:marTop w:val="0"/>
              <w:marBottom w:val="0"/>
              <w:divBdr>
                <w:top w:val="none" w:sz="0" w:space="0" w:color="auto"/>
                <w:left w:val="none" w:sz="0" w:space="0" w:color="auto"/>
                <w:bottom w:val="none" w:sz="0" w:space="0" w:color="auto"/>
                <w:right w:val="none" w:sz="0" w:space="0" w:color="auto"/>
              </w:divBdr>
            </w:div>
            <w:div w:id="97140209">
              <w:marLeft w:val="0"/>
              <w:marRight w:val="0"/>
              <w:marTop w:val="0"/>
              <w:marBottom w:val="0"/>
              <w:divBdr>
                <w:top w:val="none" w:sz="0" w:space="0" w:color="auto"/>
                <w:left w:val="none" w:sz="0" w:space="0" w:color="auto"/>
                <w:bottom w:val="none" w:sz="0" w:space="0" w:color="auto"/>
                <w:right w:val="none" w:sz="0" w:space="0" w:color="auto"/>
              </w:divBdr>
            </w:div>
            <w:div w:id="97916851">
              <w:marLeft w:val="0"/>
              <w:marRight w:val="0"/>
              <w:marTop w:val="0"/>
              <w:marBottom w:val="0"/>
              <w:divBdr>
                <w:top w:val="none" w:sz="0" w:space="0" w:color="auto"/>
                <w:left w:val="none" w:sz="0" w:space="0" w:color="auto"/>
                <w:bottom w:val="none" w:sz="0" w:space="0" w:color="auto"/>
                <w:right w:val="none" w:sz="0" w:space="0" w:color="auto"/>
              </w:divBdr>
            </w:div>
            <w:div w:id="99574529">
              <w:marLeft w:val="0"/>
              <w:marRight w:val="0"/>
              <w:marTop w:val="0"/>
              <w:marBottom w:val="0"/>
              <w:divBdr>
                <w:top w:val="none" w:sz="0" w:space="0" w:color="auto"/>
                <w:left w:val="none" w:sz="0" w:space="0" w:color="auto"/>
                <w:bottom w:val="none" w:sz="0" w:space="0" w:color="auto"/>
                <w:right w:val="none" w:sz="0" w:space="0" w:color="auto"/>
              </w:divBdr>
            </w:div>
            <w:div w:id="107547834">
              <w:marLeft w:val="0"/>
              <w:marRight w:val="0"/>
              <w:marTop w:val="0"/>
              <w:marBottom w:val="0"/>
              <w:divBdr>
                <w:top w:val="none" w:sz="0" w:space="0" w:color="auto"/>
                <w:left w:val="none" w:sz="0" w:space="0" w:color="auto"/>
                <w:bottom w:val="none" w:sz="0" w:space="0" w:color="auto"/>
                <w:right w:val="none" w:sz="0" w:space="0" w:color="auto"/>
              </w:divBdr>
            </w:div>
            <w:div w:id="108090352">
              <w:marLeft w:val="0"/>
              <w:marRight w:val="0"/>
              <w:marTop w:val="0"/>
              <w:marBottom w:val="0"/>
              <w:divBdr>
                <w:top w:val="none" w:sz="0" w:space="0" w:color="auto"/>
                <w:left w:val="none" w:sz="0" w:space="0" w:color="auto"/>
                <w:bottom w:val="none" w:sz="0" w:space="0" w:color="auto"/>
                <w:right w:val="none" w:sz="0" w:space="0" w:color="auto"/>
              </w:divBdr>
            </w:div>
            <w:div w:id="113211256">
              <w:marLeft w:val="0"/>
              <w:marRight w:val="0"/>
              <w:marTop w:val="0"/>
              <w:marBottom w:val="0"/>
              <w:divBdr>
                <w:top w:val="none" w:sz="0" w:space="0" w:color="auto"/>
                <w:left w:val="none" w:sz="0" w:space="0" w:color="auto"/>
                <w:bottom w:val="none" w:sz="0" w:space="0" w:color="auto"/>
                <w:right w:val="none" w:sz="0" w:space="0" w:color="auto"/>
              </w:divBdr>
            </w:div>
            <w:div w:id="114520488">
              <w:marLeft w:val="0"/>
              <w:marRight w:val="0"/>
              <w:marTop w:val="0"/>
              <w:marBottom w:val="0"/>
              <w:divBdr>
                <w:top w:val="none" w:sz="0" w:space="0" w:color="auto"/>
                <w:left w:val="none" w:sz="0" w:space="0" w:color="auto"/>
                <w:bottom w:val="none" w:sz="0" w:space="0" w:color="auto"/>
                <w:right w:val="none" w:sz="0" w:space="0" w:color="auto"/>
              </w:divBdr>
            </w:div>
            <w:div w:id="120081250">
              <w:marLeft w:val="0"/>
              <w:marRight w:val="0"/>
              <w:marTop w:val="0"/>
              <w:marBottom w:val="0"/>
              <w:divBdr>
                <w:top w:val="none" w:sz="0" w:space="0" w:color="auto"/>
                <w:left w:val="none" w:sz="0" w:space="0" w:color="auto"/>
                <w:bottom w:val="none" w:sz="0" w:space="0" w:color="auto"/>
                <w:right w:val="none" w:sz="0" w:space="0" w:color="auto"/>
              </w:divBdr>
            </w:div>
            <w:div w:id="130489265">
              <w:marLeft w:val="0"/>
              <w:marRight w:val="0"/>
              <w:marTop w:val="0"/>
              <w:marBottom w:val="0"/>
              <w:divBdr>
                <w:top w:val="none" w:sz="0" w:space="0" w:color="auto"/>
                <w:left w:val="none" w:sz="0" w:space="0" w:color="auto"/>
                <w:bottom w:val="none" w:sz="0" w:space="0" w:color="auto"/>
                <w:right w:val="none" w:sz="0" w:space="0" w:color="auto"/>
              </w:divBdr>
            </w:div>
            <w:div w:id="132410647">
              <w:marLeft w:val="0"/>
              <w:marRight w:val="0"/>
              <w:marTop w:val="0"/>
              <w:marBottom w:val="0"/>
              <w:divBdr>
                <w:top w:val="none" w:sz="0" w:space="0" w:color="auto"/>
                <w:left w:val="none" w:sz="0" w:space="0" w:color="auto"/>
                <w:bottom w:val="none" w:sz="0" w:space="0" w:color="auto"/>
                <w:right w:val="none" w:sz="0" w:space="0" w:color="auto"/>
              </w:divBdr>
            </w:div>
            <w:div w:id="133110021">
              <w:marLeft w:val="0"/>
              <w:marRight w:val="0"/>
              <w:marTop w:val="0"/>
              <w:marBottom w:val="0"/>
              <w:divBdr>
                <w:top w:val="none" w:sz="0" w:space="0" w:color="auto"/>
                <w:left w:val="none" w:sz="0" w:space="0" w:color="auto"/>
                <w:bottom w:val="none" w:sz="0" w:space="0" w:color="auto"/>
                <w:right w:val="none" w:sz="0" w:space="0" w:color="auto"/>
              </w:divBdr>
            </w:div>
            <w:div w:id="139352758">
              <w:marLeft w:val="0"/>
              <w:marRight w:val="0"/>
              <w:marTop w:val="0"/>
              <w:marBottom w:val="0"/>
              <w:divBdr>
                <w:top w:val="none" w:sz="0" w:space="0" w:color="auto"/>
                <w:left w:val="none" w:sz="0" w:space="0" w:color="auto"/>
                <w:bottom w:val="none" w:sz="0" w:space="0" w:color="auto"/>
                <w:right w:val="none" w:sz="0" w:space="0" w:color="auto"/>
              </w:divBdr>
            </w:div>
            <w:div w:id="139536719">
              <w:marLeft w:val="0"/>
              <w:marRight w:val="0"/>
              <w:marTop w:val="0"/>
              <w:marBottom w:val="0"/>
              <w:divBdr>
                <w:top w:val="none" w:sz="0" w:space="0" w:color="auto"/>
                <w:left w:val="none" w:sz="0" w:space="0" w:color="auto"/>
                <w:bottom w:val="none" w:sz="0" w:space="0" w:color="auto"/>
                <w:right w:val="none" w:sz="0" w:space="0" w:color="auto"/>
              </w:divBdr>
            </w:div>
            <w:div w:id="140080107">
              <w:marLeft w:val="0"/>
              <w:marRight w:val="0"/>
              <w:marTop w:val="0"/>
              <w:marBottom w:val="0"/>
              <w:divBdr>
                <w:top w:val="none" w:sz="0" w:space="0" w:color="auto"/>
                <w:left w:val="none" w:sz="0" w:space="0" w:color="auto"/>
                <w:bottom w:val="none" w:sz="0" w:space="0" w:color="auto"/>
                <w:right w:val="none" w:sz="0" w:space="0" w:color="auto"/>
              </w:divBdr>
            </w:div>
            <w:div w:id="144015335">
              <w:marLeft w:val="0"/>
              <w:marRight w:val="0"/>
              <w:marTop w:val="480"/>
              <w:marBottom w:val="0"/>
              <w:divBdr>
                <w:top w:val="single" w:sz="6" w:space="0" w:color="auto"/>
                <w:left w:val="single" w:sz="6" w:space="0" w:color="auto"/>
                <w:bottom w:val="single" w:sz="6" w:space="0" w:color="auto"/>
                <w:right w:val="single" w:sz="6" w:space="0" w:color="auto"/>
              </w:divBdr>
            </w:div>
            <w:div w:id="151793718">
              <w:marLeft w:val="0"/>
              <w:marRight w:val="0"/>
              <w:marTop w:val="0"/>
              <w:marBottom w:val="0"/>
              <w:divBdr>
                <w:top w:val="none" w:sz="0" w:space="0" w:color="auto"/>
                <w:left w:val="none" w:sz="0" w:space="0" w:color="auto"/>
                <w:bottom w:val="none" w:sz="0" w:space="0" w:color="auto"/>
                <w:right w:val="none" w:sz="0" w:space="0" w:color="auto"/>
              </w:divBdr>
            </w:div>
            <w:div w:id="153837324">
              <w:marLeft w:val="0"/>
              <w:marRight w:val="0"/>
              <w:marTop w:val="0"/>
              <w:marBottom w:val="0"/>
              <w:divBdr>
                <w:top w:val="none" w:sz="0" w:space="0" w:color="auto"/>
                <w:left w:val="none" w:sz="0" w:space="0" w:color="auto"/>
                <w:bottom w:val="none" w:sz="0" w:space="0" w:color="auto"/>
                <w:right w:val="none" w:sz="0" w:space="0" w:color="auto"/>
              </w:divBdr>
            </w:div>
            <w:div w:id="167335140">
              <w:marLeft w:val="0"/>
              <w:marRight w:val="0"/>
              <w:marTop w:val="0"/>
              <w:marBottom w:val="0"/>
              <w:divBdr>
                <w:top w:val="none" w:sz="0" w:space="0" w:color="auto"/>
                <w:left w:val="none" w:sz="0" w:space="0" w:color="auto"/>
                <w:bottom w:val="none" w:sz="0" w:space="0" w:color="auto"/>
                <w:right w:val="none" w:sz="0" w:space="0" w:color="auto"/>
              </w:divBdr>
            </w:div>
            <w:div w:id="169374678">
              <w:marLeft w:val="0"/>
              <w:marRight w:val="0"/>
              <w:marTop w:val="0"/>
              <w:marBottom w:val="0"/>
              <w:divBdr>
                <w:top w:val="none" w:sz="0" w:space="0" w:color="auto"/>
                <w:left w:val="none" w:sz="0" w:space="0" w:color="auto"/>
                <w:bottom w:val="none" w:sz="0" w:space="0" w:color="auto"/>
                <w:right w:val="none" w:sz="0" w:space="0" w:color="auto"/>
              </w:divBdr>
            </w:div>
            <w:div w:id="172762086">
              <w:marLeft w:val="0"/>
              <w:marRight w:val="0"/>
              <w:marTop w:val="480"/>
              <w:marBottom w:val="0"/>
              <w:divBdr>
                <w:top w:val="single" w:sz="6" w:space="0" w:color="auto"/>
                <w:left w:val="single" w:sz="6" w:space="0" w:color="auto"/>
                <w:bottom w:val="single" w:sz="6" w:space="0" w:color="auto"/>
                <w:right w:val="single" w:sz="6" w:space="0" w:color="auto"/>
              </w:divBdr>
            </w:div>
            <w:div w:id="173692978">
              <w:marLeft w:val="0"/>
              <w:marRight w:val="0"/>
              <w:marTop w:val="0"/>
              <w:marBottom w:val="0"/>
              <w:divBdr>
                <w:top w:val="none" w:sz="0" w:space="0" w:color="auto"/>
                <w:left w:val="none" w:sz="0" w:space="0" w:color="auto"/>
                <w:bottom w:val="none" w:sz="0" w:space="0" w:color="auto"/>
                <w:right w:val="none" w:sz="0" w:space="0" w:color="auto"/>
              </w:divBdr>
            </w:div>
            <w:div w:id="174614149">
              <w:marLeft w:val="0"/>
              <w:marRight w:val="0"/>
              <w:marTop w:val="480"/>
              <w:marBottom w:val="0"/>
              <w:divBdr>
                <w:top w:val="single" w:sz="6" w:space="0" w:color="auto"/>
                <w:left w:val="single" w:sz="6" w:space="0" w:color="auto"/>
                <w:bottom w:val="single" w:sz="6" w:space="0" w:color="auto"/>
                <w:right w:val="single" w:sz="6" w:space="0" w:color="auto"/>
              </w:divBdr>
            </w:div>
            <w:div w:id="181088722">
              <w:marLeft w:val="0"/>
              <w:marRight w:val="0"/>
              <w:marTop w:val="0"/>
              <w:marBottom w:val="0"/>
              <w:divBdr>
                <w:top w:val="none" w:sz="0" w:space="0" w:color="auto"/>
                <w:left w:val="none" w:sz="0" w:space="0" w:color="auto"/>
                <w:bottom w:val="none" w:sz="0" w:space="0" w:color="auto"/>
                <w:right w:val="none" w:sz="0" w:space="0" w:color="auto"/>
              </w:divBdr>
            </w:div>
            <w:div w:id="189150971">
              <w:marLeft w:val="0"/>
              <w:marRight w:val="0"/>
              <w:marTop w:val="0"/>
              <w:marBottom w:val="0"/>
              <w:divBdr>
                <w:top w:val="none" w:sz="0" w:space="0" w:color="auto"/>
                <w:left w:val="none" w:sz="0" w:space="0" w:color="auto"/>
                <w:bottom w:val="none" w:sz="0" w:space="0" w:color="auto"/>
                <w:right w:val="none" w:sz="0" w:space="0" w:color="auto"/>
              </w:divBdr>
            </w:div>
            <w:div w:id="193659357">
              <w:marLeft w:val="0"/>
              <w:marRight w:val="0"/>
              <w:marTop w:val="0"/>
              <w:marBottom w:val="0"/>
              <w:divBdr>
                <w:top w:val="none" w:sz="0" w:space="0" w:color="auto"/>
                <w:left w:val="none" w:sz="0" w:space="0" w:color="auto"/>
                <w:bottom w:val="none" w:sz="0" w:space="0" w:color="auto"/>
                <w:right w:val="none" w:sz="0" w:space="0" w:color="auto"/>
              </w:divBdr>
            </w:div>
            <w:div w:id="195504077">
              <w:marLeft w:val="0"/>
              <w:marRight w:val="0"/>
              <w:marTop w:val="0"/>
              <w:marBottom w:val="0"/>
              <w:divBdr>
                <w:top w:val="none" w:sz="0" w:space="0" w:color="auto"/>
                <w:left w:val="none" w:sz="0" w:space="0" w:color="auto"/>
                <w:bottom w:val="none" w:sz="0" w:space="0" w:color="auto"/>
                <w:right w:val="none" w:sz="0" w:space="0" w:color="auto"/>
              </w:divBdr>
            </w:div>
            <w:div w:id="201594349">
              <w:marLeft w:val="0"/>
              <w:marRight w:val="0"/>
              <w:marTop w:val="0"/>
              <w:marBottom w:val="0"/>
              <w:divBdr>
                <w:top w:val="none" w:sz="0" w:space="0" w:color="auto"/>
                <w:left w:val="none" w:sz="0" w:space="0" w:color="auto"/>
                <w:bottom w:val="none" w:sz="0" w:space="0" w:color="auto"/>
                <w:right w:val="none" w:sz="0" w:space="0" w:color="auto"/>
              </w:divBdr>
            </w:div>
            <w:div w:id="202913511">
              <w:marLeft w:val="0"/>
              <w:marRight w:val="0"/>
              <w:marTop w:val="0"/>
              <w:marBottom w:val="0"/>
              <w:divBdr>
                <w:top w:val="none" w:sz="0" w:space="0" w:color="auto"/>
                <w:left w:val="none" w:sz="0" w:space="0" w:color="auto"/>
                <w:bottom w:val="none" w:sz="0" w:space="0" w:color="auto"/>
                <w:right w:val="none" w:sz="0" w:space="0" w:color="auto"/>
              </w:divBdr>
            </w:div>
            <w:div w:id="204611104">
              <w:marLeft w:val="0"/>
              <w:marRight w:val="0"/>
              <w:marTop w:val="0"/>
              <w:marBottom w:val="0"/>
              <w:divBdr>
                <w:top w:val="none" w:sz="0" w:space="0" w:color="auto"/>
                <w:left w:val="none" w:sz="0" w:space="0" w:color="auto"/>
                <w:bottom w:val="none" w:sz="0" w:space="0" w:color="auto"/>
                <w:right w:val="none" w:sz="0" w:space="0" w:color="auto"/>
              </w:divBdr>
            </w:div>
            <w:div w:id="206307914">
              <w:marLeft w:val="0"/>
              <w:marRight w:val="0"/>
              <w:marTop w:val="0"/>
              <w:marBottom w:val="0"/>
              <w:divBdr>
                <w:top w:val="none" w:sz="0" w:space="0" w:color="auto"/>
                <w:left w:val="none" w:sz="0" w:space="0" w:color="auto"/>
                <w:bottom w:val="none" w:sz="0" w:space="0" w:color="auto"/>
                <w:right w:val="none" w:sz="0" w:space="0" w:color="auto"/>
              </w:divBdr>
            </w:div>
            <w:div w:id="206652410">
              <w:marLeft w:val="0"/>
              <w:marRight w:val="0"/>
              <w:marTop w:val="0"/>
              <w:marBottom w:val="0"/>
              <w:divBdr>
                <w:top w:val="none" w:sz="0" w:space="0" w:color="auto"/>
                <w:left w:val="none" w:sz="0" w:space="0" w:color="auto"/>
                <w:bottom w:val="none" w:sz="0" w:space="0" w:color="auto"/>
                <w:right w:val="none" w:sz="0" w:space="0" w:color="auto"/>
              </w:divBdr>
              <w:divsChild>
                <w:div w:id="46340965">
                  <w:marLeft w:val="0"/>
                  <w:marRight w:val="0"/>
                  <w:marTop w:val="0"/>
                  <w:marBottom w:val="0"/>
                  <w:divBdr>
                    <w:top w:val="none" w:sz="0" w:space="0" w:color="auto"/>
                    <w:left w:val="none" w:sz="0" w:space="0" w:color="auto"/>
                    <w:bottom w:val="none" w:sz="0" w:space="0" w:color="auto"/>
                    <w:right w:val="none" w:sz="0" w:space="0" w:color="auto"/>
                  </w:divBdr>
                </w:div>
                <w:div w:id="79714287">
                  <w:marLeft w:val="0"/>
                  <w:marRight w:val="0"/>
                  <w:marTop w:val="0"/>
                  <w:marBottom w:val="0"/>
                  <w:divBdr>
                    <w:top w:val="none" w:sz="0" w:space="0" w:color="auto"/>
                    <w:left w:val="none" w:sz="0" w:space="0" w:color="auto"/>
                    <w:bottom w:val="none" w:sz="0" w:space="0" w:color="auto"/>
                    <w:right w:val="none" w:sz="0" w:space="0" w:color="auto"/>
                  </w:divBdr>
                </w:div>
                <w:div w:id="81997446">
                  <w:marLeft w:val="0"/>
                  <w:marRight w:val="0"/>
                  <w:marTop w:val="0"/>
                  <w:marBottom w:val="0"/>
                  <w:divBdr>
                    <w:top w:val="none" w:sz="0" w:space="0" w:color="auto"/>
                    <w:left w:val="none" w:sz="0" w:space="0" w:color="auto"/>
                    <w:bottom w:val="none" w:sz="0" w:space="0" w:color="auto"/>
                    <w:right w:val="none" w:sz="0" w:space="0" w:color="auto"/>
                  </w:divBdr>
                </w:div>
                <w:div w:id="248199080">
                  <w:marLeft w:val="0"/>
                  <w:marRight w:val="0"/>
                  <w:marTop w:val="0"/>
                  <w:marBottom w:val="0"/>
                  <w:divBdr>
                    <w:top w:val="none" w:sz="0" w:space="0" w:color="auto"/>
                    <w:left w:val="none" w:sz="0" w:space="0" w:color="auto"/>
                    <w:bottom w:val="none" w:sz="0" w:space="0" w:color="auto"/>
                    <w:right w:val="none" w:sz="0" w:space="0" w:color="auto"/>
                  </w:divBdr>
                </w:div>
                <w:div w:id="659313647">
                  <w:marLeft w:val="0"/>
                  <w:marRight w:val="0"/>
                  <w:marTop w:val="0"/>
                  <w:marBottom w:val="0"/>
                  <w:divBdr>
                    <w:top w:val="none" w:sz="0" w:space="0" w:color="auto"/>
                    <w:left w:val="none" w:sz="0" w:space="0" w:color="auto"/>
                    <w:bottom w:val="none" w:sz="0" w:space="0" w:color="auto"/>
                    <w:right w:val="none" w:sz="0" w:space="0" w:color="auto"/>
                  </w:divBdr>
                </w:div>
                <w:div w:id="1009260949">
                  <w:marLeft w:val="0"/>
                  <w:marRight w:val="0"/>
                  <w:marTop w:val="0"/>
                  <w:marBottom w:val="0"/>
                  <w:divBdr>
                    <w:top w:val="none" w:sz="0" w:space="0" w:color="auto"/>
                    <w:left w:val="none" w:sz="0" w:space="0" w:color="auto"/>
                    <w:bottom w:val="none" w:sz="0" w:space="0" w:color="auto"/>
                    <w:right w:val="none" w:sz="0" w:space="0" w:color="auto"/>
                  </w:divBdr>
                </w:div>
                <w:div w:id="1580794417">
                  <w:marLeft w:val="0"/>
                  <w:marRight w:val="0"/>
                  <w:marTop w:val="0"/>
                  <w:marBottom w:val="0"/>
                  <w:divBdr>
                    <w:top w:val="none" w:sz="0" w:space="0" w:color="auto"/>
                    <w:left w:val="none" w:sz="0" w:space="0" w:color="auto"/>
                    <w:bottom w:val="none" w:sz="0" w:space="0" w:color="auto"/>
                    <w:right w:val="none" w:sz="0" w:space="0" w:color="auto"/>
                  </w:divBdr>
                </w:div>
                <w:div w:id="1847598960">
                  <w:marLeft w:val="0"/>
                  <w:marRight w:val="0"/>
                  <w:marTop w:val="0"/>
                  <w:marBottom w:val="0"/>
                  <w:divBdr>
                    <w:top w:val="none" w:sz="0" w:space="0" w:color="auto"/>
                    <w:left w:val="none" w:sz="0" w:space="0" w:color="auto"/>
                    <w:bottom w:val="none" w:sz="0" w:space="0" w:color="auto"/>
                    <w:right w:val="none" w:sz="0" w:space="0" w:color="auto"/>
                  </w:divBdr>
                </w:div>
              </w:divsChild>
            </w:div>
            <w:div w:id="211305342">
              <w:marLeft w:val="0"/>
              <w:marRight w:val="0"/>
              <w:marTop w:val="0"/>
              <w:marBottom w:val="0"/>
              <w:divBdr>
                <w:top w:val="none" w:sz="0" w:space="0" w:color="auto"/>
                <w:left w:val="none" w:sz="0" w:space="0" w:color="auto"/>
                <w:bottom w:val="none" w:sz="0" w:space="0" w:color="auto"/>
                <w:right w:val="none" w:sz="0" w:space="0" w:color="auto"/>
              </w:divBdr>
            </w:div>
            <w:div w:id="212159692">
              <w:marLeft w:val="0"/>
              <w:marRight w:val="0"/>
              <w:marTop w:val="0"/>
              <w:marBottom w:val="0"/>
              <w:divBdr>
                <w:top w:val="none" w:sz="0" w:space="0" w:color="auto"/>
                <w:left w:val="none" w:sz="0" w:space="0" w:color="auto"/>
                <w:bottom w:val="none" w:sz="0" w:space="0" w:color="auto"/>
                <w:right w:val="none" w:sz="0" w:space="0" w:color="auto"/>
              </w:divBdr>
            </w:div>
            <w:div w:id="212696274">
              <w:marLeft w:val="0"/>
              <w:marRight w:val="0"/>
              <w:marTop w:val="0"/>
              <w:marBottom w:val="0"/>
              <w:divBdr>
                <w:top w:val="none" w:sz="0" w:space="0" w:color="auto"/>
                <w:left w:val="none" w:sz="0" w:space="0" w:color="auto"/>
                <w:bottom w:val="none" w:sz="0" w:space="0" w:color="auto"/>
                <w:right w:val="none" w:sz="0" w:space="0" w:color="auto"/>
              </w:divBdr>
            </w:div>
            <w:div w:id="213008441">
              <w:marLeft w:val="0"/>
              <w:marRight w:val="0"/>
              <w:marTop w:val="0"/>
              <w:marBottom w:val="0"/>
              <w:divBdr>
                <w:top w:val="none" w:sz="0" w:space="0" w:color="auto"/>
                <w:left w:val="none" w:sz="0" w:space="0" w:color="auto"/>
                <w:bottom w:val="none" w:sz="0" w:space="0" w:color="auto"/>
                <w:right w:val="none" w:sz="0" w:space="0" w:color="auto"/>
              </w:divBdr>
            </w:div>
            <w:div w:id="216552602">
              <w:marLeft w:val="0"/>
              <w:marRight w:val="0"/>
              <w:marTop w:val="0"/>
              <w:marBottom w:val="0"/>
              <w:divBdr>
                <w:top w:val="none" w:sz="0" w:space="0" w:color="auto"/>
                <w:left w:val="none" w:sz="0" w:space="0" w:color="auto"/>
                <w:bottom w:val="none" w:sz="0" w:space="0" w:color="auto"/>
                <w:right w:val="none" w:sz="0" w:space="0" w:color="auto"/>
              </w:divBdr>
            </w:div>
            <w:div w:id="227613697">
              <w:marLeft w:val="0"/>
              <w:marRight w:val="0"/>
              <w:marTop w:val="0"/>
              <w:marBottom w:val="0"/>
              <w:divBdr>
                <w:top w:val="none" w:sz="0" w:space="0" w:color="auto"/>
                <w:left w:val="none" w:sz="0" w:space="0" w:color="auto"/>
                <w:bottom w:val="none" w:sz="0" w:space="0" w:color="auto"/>
                <w:right w:val="none" w:sz="0" w:space="0" w:color="auto"/>
              </w:divBdr>
            </w:div>
            <w:div w:id="228077380">
              <w:marLeft w:val="0"/>
              <w:marRight w:val="0"/>
              <w:marTop w:val="0"/>
              <w:marBottom w:val="0"/>
              <w:divBdr>
                <w:top w:val="none" w:sz="0" w:space="0" w:color="auto"/>
                <w:left w:val="none" w:sz="0" w:space="0" w:color="auto"/>
                <w:bottom w:val="none" w:sz="0" w:space="0" w:color="auto"/>
                <w:right w:val="none" w:sz="0" w:space="0" w:color="auto"/>
              </w:divBdr>
            </w:div>
            <w:div w:id="231428926">
              <w:marLeft w:val="0"/>
              <w:marRight w:val="0"/>
              <w:marTop w:val="0"/>
              <w:marBottom w:val="0"/>
              <w:divBdr>
                <w:top w:val="none" w:sz="0" w:space="0" w:color="auto"/>
                <w:left w:val="none" w:sz="0" w:space="0" w:color="auto"/>
                <w:bottom w:val="none" w:sz="0" w:space="0" w:color="auto"/>
                <w:right w:val="none" w:sz="0" w:space="0" w:color="auto"/>
              </w:divBdr>
            </w:div>
            <w:div w:id="234361315">
              <w:marLeft w:val="0"/>
              <w:marRight w:val="0"/>
              <w:marTop w:val="0"/>
              <w:marBottom w:val="0"/>
              <w:divBdr>
                <w:top w:val="none" w:sz="0" w:space="0" w:color="auto"/>
                <w:left w:val="none" w:sz="0" w:space="0" w:color="auto"/>
                <w:bottom w:val="none" w:sz="0" w:space="0" w:color="auto"/>
                <w:right w:val="none" w:sz="0" w:space="0" w:color="auto"/>
              </w:divBdr>
            </w:div>
            <w:div w:id="235559417">
              <w:marLeft w:val="0"/>
              <w:marRight w:val="0"/>
              <w:marTop w:val="0"/>
              <w:marBottom w:val="0"/>
              <w:divBdr>
                <w:top w:val="none" w:sz="0" w:space="0" w:color="auto"/>
                <w:left w:val="none" w:sz="0" w:space="0" w:color="auto"/>
                <w:bottom w:val="none" w:sz="0" w:space="0" w:color="auto"/>
                <w:right w:val="none" w:sz="0" w:space="0" w:color="auto"/>
              </w:divBdr>
            </w:div>
            <w:div w:id="237593933">
              <w:marLeft w:val="0"/>
              <w:marRight w:val="0"/>
              <w:marTop w:val="0"/>
              <w:marBottom w:val="0"/>
              <w:divBdr>
                <w:top w:val="none" w:sz="0" w:space="0" w:color="auto"/>
                <w:left w:val="none" w:sz="0" w:space="0" w:color="auto"/>
                <w:bottom w:val="none" w:sz="0" w:space="0" w:color="auto"/>
                <w:right w:val="none" w:sz="0" w:space="0" w:color="auto"/>
              </w:divBdr>
            </w:div>
            <w:div w:id="237639244">
              <w:marLeft w:val="0"/>
              <w:marRight w:val="0"/>
              <w:marTop w:val="0"/>
              <w:marBottom w:val="0"/>
              <w:divBdr>
                <w:top w:val="none" w:sz="0" w:space="0" w:color="auto"/>
                <w:left w:val="none" w:sz="0" w:space="0" w:color="auto"/>
                <w:bottom w:val="none" w:sz="0" w:space="0" w:color="auto"/>
                <w:right w:val="none" w:sz="0" w:space="0" w:color="auto"/>
              </w:divBdr>
            </w:div>
            <w:div w:id="242689826">
              <w:marLeft w:val="0"/>
              <w:marRight w:val="0"/>
              <w:marTop w:val="0"/>
              <w:marBottom w:val="0"/>
              <w:divBdr>
                <w:top w:val="none" w:sz="0" w:space="0" w:color="auto"/>
                <w:left w:val="none" w:sz="0" w:space="0" w:color="auto"/>
                <w:bottom w:val="none" w:sz="0" w:space="0" w:color="auto"/>
                <w:right w:val="none" w:sz="0" w:space="0" w:color="auto"/>
              </w:divBdr>
            </w:div>
            <w:div w:id="243540301">
              <w:marLeft w:val="0"/>
              <w:marRight w:val="0"/>
              <w:marTop w:val="0"/>
              <w:marBottom w:val="0"/>
              <w:divBdr>
                <w:top w:val="none" w:sz="0" w:space="0" w:color="auto"/>
                <w:left w:val="none" w:sz="0" w:space="0" w:color="auto"/>
                <w:bottom w:val="none" w:sz="0" w:space="0" w:color="auto"/>
                <w:right w:val="none" w:sz="0" w:space="0" w:color="auto"/>
              </w:divBdr>
            </w:div>
            <w:div w:id="245921995">
              <w:marLeft w:val="0"/>
              <w:marRight w:val="0"/>
              <w:marTop w:val="0"/>
              <w:marBottom w:val="0"/>
              <w:divBdr>
                <w:top w:val="none" w:sz="0" w:space="0" w:color="auto"/>
                <w:left w:val="none" w:sz="0" w:space="0" w:color="auto"/>
                <w:bottom w:val="none" w:sz="0" w:space="0" w:color="auto"/>
                <w:right w:val="none" w:sz="0" w:space="0" w:color="auto"/>
              </w:divBdr>
            </w:div>
            <w:div w:id="246156459">
              <w:marLeft w:val="0"/>
              <w:marRight w:val="0"/>
              <w:marTop w:val="0"/>
              <w:marBottom w:val="0"/>
              <w:divBdr>
                <w:top w:val="none" w:sz="0" w:space="0" w:color="auto"/>
                <w:left w:val="none" w:sz="0" w:space="0" w:color="auto"/>
                <w:bottom w:val="none" w:sz="0" w:space="0" w:color="auto"/>
                <w:right w:val="none" w:sz="0" w:space="0" w:color="auto"/>
              </w:divBdr>
            </w:div>
            <w:div w:id="246352145">
              <w:marLeft w:val="0"/>
              <w:marRight w:val="0"/>
              <w:marTop w:val="0"/>
              <w:marBottom w:val="0"/>
              <w:divBdr>
                <w:top w:val="none" w:sz="0" w:space="0" w:color="auto"/>
                <w:left w:val="none" w:sz="0" w:space="0" w:color="auto"/>
                <w:bottom w:val="none" w:sz="0" w:space="0" w:color="auto"/>
                <w:right w:val="none" w:sz="0" w:space="0" w:color="auto"/>
              </w:divBdr>
            </w:div>
            <w:div w:id="246773548">
              <w:marLeft w:val="0"/>
              <w:marRight w:val="0"/>
              <w:marTop w:val="0"/>
              <w:marBottom w:val="0"/>
              <w:divBdr>
                <w:top w:val="none" w:sz="0" w:space="0" w:color="auto"/>
                <w:left w:val="none" w:sz="0" w:space="0" w:color="auto"/>
                <w:bottom w:val="none" w:sz="0" w:space="0" w:color="auto"/>
                <w:right w:val="none" w:sz="0" w:space="0" w:color="auto"/>
              </w:divBdr>
            </w:div>
            <w:div w:id="247428725">
              <w:marLeft w:val="0"/>
              <w:marRight w:val="0"/>
              <w:marTop w:val="0"/>
              <w:marBottom w:val="0"/>
              <w:divBdr>
                <w:top w:val="none" w:sz="0" w:space="0" w:color="auto"/>
                <w:left w:val="none" w:sz="0" w:space="0" w:color="auto"/>
                <w:bottom w:val="none" w:sz="0" w:space="0" w:color="auto"/>
                <w:right w:val="none" w:sz="0" w:space="0" w:color="auto"/>
              </w:divBdr>
            </w:div>
            <w:div w:id="252982965">
              <w:marLeft w:val="0"/>
              <w:marRight w:val="0"/>
              <w:marTop w:val="0"/>
              <w:marBottom w:val="0"/>
              <w:divBdr>
                <w:top w:val="none" w:sz="0" w:space="0" w:color="auto"/>
                <w:left w:val="none" w:sz="0" w:space="0" w:color="auto"/>
                <w:bottom w:val="none" w:sz="0" w:space="0" w:color="auto"/>
                <w:right w:val="none" w:sz="0" w:space="0" w:color="auto"/>
              </w:divBdr>
            </w:div>
            <w:div w:id="253364840">
              <w:marLeft w:val="0"/>
              <w:marRight w:val="0"/>
              <w:marTop w:val="0"/>
              <w:marBottom w:val="0"/>
              <w:divBdr>
                <w:top w:val="none" w:sz="0" w:space="0" w:color="auto"/>
                <w:left w:val="none" w:sz="0" w:space="0" w:color="auto"/>
                <w:bottom w:val="none" w:sz="0" w:space="0" w:color="auto"/>
                <w:right w:val="none" w:sz="0" w:space="0" w:color="auto"/>
              </w:divBdr>
            </w:div>
            <w:div w:id="255024279">
              <w:marLeft w:val="0"/>
              <w:marRight w:val="0"/>
              <w:marTop w:val="0"/>
              <w:marBottom w:val="0"/>
              <w:divBdr>
                <w:top w:val="none" w:sz="0" w:space="0" w:color="auto"/>
                <w:left w:val="none" w:sz="0" w:space="0" w:color="auto"/>
                <w:bottom w:val="none" w:sz="0" w:space="0" w:color="auto"/>
                <w:right w:val="none" w:sz="0" w:space="0" w:color="auto"/>
              </w:divBdr>
            </w:div>
            <w:div w:id="256839005">
              <w:marLeft w:val="0"/>
              <w:marRight w:val="0"/>
              <w:marTop w:val="0"/>
              <w:marBottom w:val="0"/>
              <w:divBdr>
                <w:top w:val="none" w:sz="0" w:space="0" w:color="auto"/>
                <w:left w:val="none" w:sz="0" w:space="0" w:color="auto"/>
                <w:bottom w:val="none" w:sz="0" w:space="0" w:color="auto"/>
                <w:right w:val="none" w:sz="0" w:space="0" w:color="auto"/>
              </w:divBdr>
            </w:div>
            <w:div w:id="258412221">
              <w:marLeft w:val="0"/>
              <w:marRight w:val="0"/>
              <w:marTop w:val="0"/>
              <w:marBottom w:val="0"/>
              <w:divBdr>
                <w:top w:val="none" w:sz="0" w:space="0" w:color="auto"/>
                <w:left w:val="none" w:sz="0" w:space="0" w:color="auto"/>
                <w:bottom w:val="none" w:sz="0" w:space="0" w:color="auto"/>
                <w:right w:val="none" w:sz="0" w:space="0" w:color="auto"/>
              </w:divBdr>
            </w:div>
            <w:div w:id="261840359">
              <w:marLeft w:val="0"/>
              <w:marRight w:val="0"/>
              <w:marTop w:val="0"/>
              <w:marBottom w:val="0"/>
              <w:divBdr>
                <w:top w:val="none" w:sz="0" w:space="0" w:color="auto"/>
                <w:left w:val="none" w:sz="0" w:space="0" w:color="auto"/>
                <w:bottom w:val="none" w:sz="0" w:space="0" w:color="auto"/>
                <w:right w:val="none" w:sz="0" w:space="0" w:color="auto"/>
              </w:divBdr>
            </w:div>
            <w:div w:id="261957188">
              <w:marLeft w:val="0"/>
              <w:marRight w:val="0"/>
              <w:marTop w:val="0"/>
              <w:marBottom w:val="0"/>
              <w:divBdr>
                <w:top w:val="none" w:sz="0" w:space="0" w:color="auto"/>
                <w:left w:val="none" w:sz="0" w:space="0" w:color="auto"/>
                <w:bottom w:val="none" w:sz="0" w:space="0" w:color="auto"/>
                <w:right w:val="none" w:sz="0" w:space="0" w:color="auto"/>
              </w:divBdr>
            </w:div>
            <w:div w:id="262303081">
              <w:marLeft w:val="0"/>
              <w:marRight w:val="0"/>
              <w:marTop w:val="0"/>
              <w:marBottom w:val="0"/>
              <w:divBdr>
                <w:top w:val="none" w:sz="0" w:space="0" w:color="auto"/>
                <w:left w:val="none" w:sz="0" w:space="0" w:color="auto"/>
                <w:bottom w:val="none" w:sz="0" w:space="0" w:color="auto"/>
                <w:right w:val="none" w:sz="0" w:space="0" w:color="auto"/>
              </w:divBdr>
            </w:div>
            <w:div w:id="262686078">
              <w:marLeft w:val="0"/>
              <w:marRight w:val="0"/>
              <w:marTop w:val="0"/>
              <w:marBottom w:val="0"/>
              <w:divBdr>
                <w:top w:val="none" w:sz="0" w:space="0" w:color="auto"/>
                <w:left w:val="none" w:sz="0" w:space="0" w:color="auto"/>
                <w:bottom w:val="none" w:sz="0" w:space="0" w:color="auto"/>
                <w:right w:val="none" w:sz="0" w:space="0" w:color="auto"/>
              </w:divBdr>
            </w:div>
            <w:div w:id="266082125">
              <w:marLeft w:val="0"/>
              <w:marRight w:val="0"/>
              <w:marTop w:val="0"/>
              <w:marBottom w:val="0"/>
              <w:divBdr>
                <w:top w:val="none" w:sz="0" w:space="0" w:color="auto"/>
                <w:left w:val="none" w:sz="0" w:space="0" w:color="auto"/>
                <w:bottom w:val="none" w:sz="0" w:space="0" w:color="auto"/>
                <w:right w:val="none" w:sz="0" w:space="0" w:color="auto"/>
              </w:divBdr>
            </w:div>
            <w:div w:id="267781914">
              <w:marLeft w:val="0"/>
              <w:marRight w:val="0"/>
              <w:marTop w:val="0"/>
              <w:marBottom w:val="0"/>
              <w:divBdr>
                <w:top w:val="none" w:sz="0" w:space="0" w:color="auto"/>
                <w:left w:val="none" w:sz="0" w:space="0" w:color="auto"/>
                <w:bottom w:val="none" w:sz="0" w:space="0" w:color="auto"/>
                <w:right w:val="none" w:sz="0" w:space="0" w:color="auto"/>
              </w:divBdr>
            </w:div>
            <w:div w:id="269582218">
              <w:marLeft w:val="0"/>
              <w:marRight w:val="0"/>
              <w:marTop w:val="0"/>
              <w:marBottom w:val="0"/>
              <w:divBdr>
                <w:top w:val="none" w:sz="0" w:space="0" w:color="auto"/>
                <w:left w:val="none" w:sz="0" w:space="0" w:color="auto"/>
                <w:bottom w:val="none" w:sz="0" w:space="0" w:color="auto"/>
                <w:right w:val="none" w:sz="0" w:space="0" w:color="auto"/>
              </w:divBdr>
            </w:div>
            <w:div w:id="269822906">
              <w:marLeft w:val="0"/>
              <w:marRight w:val="0"/>
              <w:marTop w:val="0"/>
              <w:marBottom w:val="0"/>
              <w:divBdr>
                <w:top w:val="none" w:sz="0" w:space="0" w:color="auto"/>
                <w:left w:val="none" w:sz="0" w:space="0" w:color="auto"/>
                <w:bottom w:val="none" w:sz="0" w:space="0" w:color="auto"/>
                <w:right w:val="none" w:sz="0" w:space="0" w:color="auto"/>
              </w:divBdr>
            </w:div>
            <w:div w:id="274214565">
              <w:marLeft w:val="0"/>
              <w:marRight w:val="0"/>
              <w:marTop w:val="0"/>
              <w:marBottom w:val="0"/>
              <w:divBdr>
                <w:top w:val="none" w:sz="0" w:space="0" w:color="auto"/>
                <w:left w:val="none" w:sz="0" w:space="0" w:color="auto"/>
                <w:bottom w:val="none" w:sz="0" w:space="0" w:color="auto"/>
                <w:right w:val="none" w:sz="0" w:space="0" w:color="auto"/>
              </w:divBdr>
            </w:div>
            <w:div w:id="280844590">
              <w:marLeft w:val="0"/>
              <w:marRight w:val="0"/>
              <w:marTop w:val="0"/>
              <w:marBottom w:val="0"/>
              <w:divBdr>
                <w:top w:val="none" w:sz="0" w:space="0" w:color="auto"/>
                <w:left w:val="none" w:sz="0" w:space="0" w:color="auto"/>
                <w:bottom w:val="none" w:sz="0" w:space="0" w:color="auto"/>
                <w:right w:val="none" w:sz="0" w:space="0" w:color="auto"/>
              </w:divBdr>
            </w:div>
            <w:div w:id="282151348">
              <w:marLeft w:val="0"/>
              <w:marRight w:val="0"/>
              <w:marTop w:val="0"/>
              <w:marBottom w:val="0"/>
              <w:divBdr>
                <w:top w:val="none" w:sz="0" w:space="0" w:color="auto"/>
                <w:left w:val="none" w:sz="0" w:space="0" w:color="auto"/>
                <w:bottom w:val="none" w:sz="0" w:space="0" w:color="auto"/>
                <w:right w:val="none" w:sz="0" w:space="0" w:color="auto"/>
              </w:divBdr>
            </w:div>
            <w:div w:id="285474984">
              <w:marLeft w:val="0"/>
              <w:marRight w:val="0"/>
              <w:marTop w:val="0"/>
              <w:marBottom w:val="0"/>
              <w:divBdr>
                <w:top w:val="none" w:sz="0" w:space="0" w:color="auto"/>
                <w:left w:val="none" w:sz="0" w:space="0" w:color="auto"/>
                <w:bottom w:val="none" w:sz="0" w:space="0" w:color="auto"/>
                <w:right w:val="none" w:sz="0" w:space="0" w:color="auto"/>
              </w:divBdr>
            </w:div>
            <w:div w:id="298806567">
              <w:marLeft w:val="0"/>
              <w:marRight w:val="0"/>
              <w:marTop w:val="0"/>
              <w:marBottom w:val="0"/>
              <w:divBdr>
                <w:top w:val="none" w:sz="0" w:space="0" w:color="auto"/>
                <w:left w:val="none" w:sz="0" w:space="0" w:color="auto"/>
                <w:bottom w:val="none" w:sz="0" w:space="0" w:color="auto"/>
                <w:right w:val="none" w:sz="0" w:space="0" w:color="auto"/>
              </w:divBdr>
            </w:div>
            <w:div w:id="301812909">
              <w:marLeft w:val="0"/>
              <w:marRight w:val="0"/>
              <w:marTop w:val="0"/>
              <w:marBottom w:val="0"/>
              <w:divBdr>
                <w:top w:val="none" w:sz="0" w:space="0" w:color="auto"/>
                <w:left w:val="none" w:sz="0" w:space="0" w:color="auto"/>
                <w:bottom w:val="none" w:sz="0" w:space="0" w:color="auto"/>
                <w:right w:val="none" w:sz="0" w:space="0" w:color="auto"/>
              </w:divBdr>
            </w:div>
            <w:div w:id="303119539">
              <w:marLeft w:val="0"/>
              <w:marRight w:val="0"/>
              <w:marTop w:val="0"/>
              <w:marBottom w:val="0"/>
              <w:divBdr>
                <w:top w:val="none" w:sz="0" w:space="0" w:color="auto"/>
                <w:left w:val="none" w:sz="0" w:space="0" w:color="auto"/>
                <w:bottom w:val="none" w:sz="0" w:space="0" w:color="auto"/>
                <w:right w:val="none" w:sz="0" w:space="0" w:color="auto"/>
              </w:divBdr>
            </w:div>
            <w:div w:id="312412109">
              <w:marLeft w:val="0"/>
              <w:marRight w:val="0"/>
              <w:marTop w:val="0"/>
              <w:marBottom w:val="0"/>
              <w:divBdr>
                <w:top w:val="none" w:sz="0" w:space="0" w:color="auto"/>
                <w:left w:val="none" w:sz="0" w:space="0" w:color="auto"/>
                <w:bottom w:val="none" w:sz="0" w:space="0" w:color="auto"/>
                <w:right w:val="none" w:sz="0" w:space="0" w:color="auto"/>
              </w:divBdr>
            </w:div>
            <w:div w:id="318655767">
              <w:marLeft w:val="0"/>
              <w:marRight w:val="0"/>
              <w:marTop w:val="0"/>
              <w:marBottom w:val="0"/>
              <w:divBdr>
                <w:top w:val="none" w:sz="0" w:space="0" w:color="auto"/>
                <w:left w:val="none" w:sz="0" w:space="0" w:color="auto"/>
                <w:bottom w:val="none" w:sz="0" w:space="0" w:color="auto"/>
                <w:right w:val="none" w:sz="0" w:space="0" w:color="auto"/>
              </w:divBdr>
            </w:div>
            <w:div w:id="319889933">
              <w:marLeft w:val="0"/>
              <w:marRight w:val="0"/>
              <w:marTop w:val="480"/>
              <w:marBottom w:val="0"/>
              <w:divBdr>
                <w:top w:val="single" w:sz="6" w:space="0" w:color="auto"/>
                <w:left w:val="single" w:sz="6" w:space="0" w:color="auto"/>
                <w:bottom w:val="single" w:sz="6" w:space="0" w:color="auto"/>
                <w:right w:val="single" w:sz="6" w:space="0" w:color="auto"/>
              </w:divBdr>
            </w:div>
            <w:div w:id="330135761">
              <w:marLeft w:val="0"/>
              <w:marRight w:val="0"/>
              <w:marTop w:val="0"/>
              <w:marBottom w:val="0"/>
              <w:divBdr>
                <w:top w:val="none" w:sz="0" w:space="0" w:color="auto"/>
                <w:left w:val="none" w:sz="0" w:space="0" w:color="auto"/>
                <w:bottom w:val="none" w:sz="0" w:space="0" w:color="auto"/>
                <w:right w:val="none" w:sz="0" w:space="0" w:color="auto"/>
              </w:divBdr>
            </w:div>
            <w:div w:id="331492447">
              <w:marLeft w:val="0"/>
              <w:marRight w:val="0"/>
              <w:marTop w:val="0"/>
              <w:marBottom w:val="0"/>
              <w:divBdr>
                <w:top w:val="none" w:sz="0" w:space="0" w:color="auto"/>
                <w:left w:val="none" w:sz="0" w:space="0" w:color="auto"/>
                <w:bottom w:val="none" w:sz="0" w:space="0" w:color="auto"/>
                <w:right w:val="none" w:sz="0" w:space="0" w:color="auto"/>
              </w:divBdr>
            </w:div>
            <w:div w:id="336349780">
              <w:marLeft w:val="0"/>
              <w:marRight w:val="0"/>
              <w:marTop w:val="0"/>
              <w:marBottom w:val="0"/>
              <w:divBdr>
                <w:top w:val="none" w:sz="0" w:space="0" w:color="auto"/>
                <w:left w:val="none" w:sz="0" w:space="0" w:color="auto"/>
                <w:bottom w:val="none" w:sz="0" w:space="0" w:color="auto"/>
                <w:right w:val="none" w:sz="0" w:space="0" w:color="auto"/>
              </w:divBdr>
            </w:div>
            <w:div w:id="339040811">
              <w:marLeft w:val="0"/>
              <w:marRight w:val="0"/>
              <w:marTop w:val="480"/>
              <w:marBottom w:val="0"/>
              <w:divBdr>
                <w:top w:val="single" w:sz="6" w:space="0" w:color="auto"/>
                <w:left w:val="single" w:sz="6" w:space="0" w:color="auto"/>
                <w:bottom w:val="single" w:sz="6" w:space="0" w:color="auto"/>
                <w:right w:val="single" w:sz="6" w:space="0" w:color="auto"/>
              </w:divBdr>
            </w:div>
            <w:div w:id="345208786">
              <w:marLeft w:val="0"/>
              <w:marRight w:val="0"/>
              <w:marTop w:val="0"/>
              <w:marBottom w:val="0"/>
              <w:divBdr>
                <w:top w:val="none" w:sz="0" w:space="0" w:color="auto"/>
                <w:left w:val="none" w:sz="0" w:space="0" w:color="auto"/>
                <w:bottom w:val="none" w:sz="0" w:space="0" w:color="auto"/>
                <w:right w:val="none" w:sz="0" w:space="0" w:color="auto"/>
              </w:divBdr>
            </w:div>
            <w:div w:id="345793908">
              <w:marLeft w:val="0"/>
              <w:marRight w:val="0"/>
              <w:marTop w:val="0"/>
              <w:marBottom w:val="0"/>
              <w:divBdr>
                <w:top w:val="none" w:sz="0" w:space="0" w:color="auto"/>
                <w:left w:val="none" w:sz="0" w:space="0" w:color="auto"/>
                <w:bottom w:val="none" w:sz="0" w:space="0" w:color="auto"/>
                <w:right w:val="none" w:sz="0" w:space="0" w:color="auto"/>
              </w:divBdr>
            </w:div>
            <w:div w:id="353505592">
              <w:marLeft w:val="0"/>
              <w:marRight w:val="0"/>
              <w:marTop w:val="0"/>
              <w:marBottom w:val="0"/>
              <w:divBdr>
                <w:top w:val="none" w:sz="0" w:space="0" w:color="auto"/>
                <w:left w:val="none" w:sz="0" w:space="0" w:color="auto"/>
                <w:bottom w:val="none" w:sz="0" w:space="0" w:color="auto"/>
                <w:right w:val="none" w:sz="0" w:space="0" w:color="auto"/>
              </w:divBdr>
            </w:div>
            <w:div w:id="354618902">
              <w:marLeft w:val="0"/>
              <w:marRight w:val="0"/>
              <w:marTop w:val="0"/>
              <w:marBottom w:val="0"/>
              <w:divBdr>
                <w:top w:val="none" w:sz="0" w:space="0" w:color="auto"/>
                <w:left w:val="none" w:sz="0" w:space="0" w:color="auto"/>
                <w:bottom w:val="none" w:sz="0" w:space="0" w:color="auto"/>
                <w:right w:val="none" w:sz="0" w:space="0" w:color="auto"/>
              </w:divBdr>
            </w:div>
            <w:div w:id="358627070">
              <w:marLeft w:val="0"/>
              <w:marRight w:val="0"/>
              <w:marTop w:val="0"/>
              <w:marBottom w:val="0"/>
              <w:divBdr>
                <w:top w:val="none" w:sz="0" w:space="0" w:color="auto"/>
                <w:left w:val="none" w:sz="0" w:space="0" w:color="auto"/>
                <w:bottom w:val="none" w:sz="0" w:space="0" w:color="auto"/>
                <w:right w:val="none" w:sz="0" w:space="0" w:color="auto"/>
              </w:divBdr>
            </w:div>
            <w:div w:id="359667116">
              <w:marLeft w:val="0"/>
              <w:marRight w:val="0"/>
              <w:marTop w:val="0"/>
              <w:marBottom w:val="0"/>
              <w:divBdr>
                <w:top w:val="none" w:sz="0" w:space="0" w:color="auto"/>
                <w:left w:val="none" w:sz="0" w:space="0" w:color="auto"/>
                <w:bottom w:val="none" w:sz="0" w:space="0" w:color="auto"/>
                <w:right w:val="none" w:sz="0" w:space="0" w:color="auto"/>
              </w:divBdr>
            </w:div>
            <w:div w:id="368144610">
              <w:marLeft w:val="0"/>
              <w:marRight w:val="0"/>
              <w:marTop w:val="0"/>
              <w:marBottom w:val="0"/>
              <w:divBdr>
                <w:top w:val="none" w:sz="0" w:space="0" w:color="auto"/>
                <w:left w:val="none" w:sz="0" w:space="0" w:color="auto"/>
                <w:bottom w:val="none" w:sz="0" w:space="0" w:color="auto"/>
                <w:right w:val="none" w:sz="0" w:space="0" w:color="auto"/>
              </w:divBdr>
            </w:div>
            <w:div w:id="368457011">
              <w:marLeft w:val="0"/>
              <w:marRight w:val="0"/>
              <w:marTop w:val="480"/>
              <w:marBottom w:val="0"/>
              <w:divBdr>
                <w:top w:val="single" w:sz="6" w:space="0" w:color="auto"/>
                <w:left w:val="single" w:sz="6" w:space="0" w:color="auto"/>
                <w:bottom w:val="single" w:sz="6" w:space="0" w:color="auto"/>
                <w:right w:val="single" w:sz="6" w:space="0" w:color="auto"/>
              </w:divBdr>
            </w:div>
            <w:div w:id="371347343">
              <w:marLeft w:val="0"/>
              <w:marRight w:val="0"/>
              <w:marTop w:val="0"/>
              <w:marBottom w:val="0"/>
              <w:divBdr>
                <w:top w:val="none" w:sz="0" w:space="0" w:color="auto"/>
                <w:left w:val="none" w:sz="0" w:space="0" w:color="auto"/>
                <w:bottom w:val="none" w:sz="0" w:space="0" w:color="auto"/>
                <w:right w:val="none" w:sz="0" w:space="0" w:color="auto"/>
              </w:divBdr>
            </w:div>
            <w:div w:id="378165659">
              <w:marLeft w:val="0"/>
              <w:marRight w:val="0"/>
              <w:marTop w:val="0"/>
              <w:marBottom w:val="0"/>
              <w:divBdr>
                <w:top w:val="none" w:sz="0" w:space="0" w:color="auto"/>
                <w:left w:val="none" w:sz="0" w:space="0" w:color="auto"/>
                <w:bottom w:val="none" w:sz="0" w:space="0" w:color="auto"/>
                <w:right w:val="none" w:sz="0" w:space="0" w:color="auto"/>
              </w:divBdr>
            </w:div>
            <w:div w:id="378550352">
              <w:marLeft w:val="0"/>
              <w:marRight w:val="0"/>
              <w:marTop w:val="0"/>
              <w:marBottom w:val="0"/>
              <w:divBdr>
                <w:top w:val="none" w:sz="0" w:space="0" w:color="auto"/>
                <w:left w:val="none" w:sz="0" w:space="0" w:color="auto"/>
                <w:bottom w:val="none" w:sz="0" w:space="0" w:color="auto"/>
                <w:right w:val="none" w:sz="0" w:space="0" w:color="auto"/>
              </w:divBdr>
            </w:div>
            <w:div w:id="380329205">
              <w:marLeft w:val="0"/>
              <w:marRight w:val="0"/>
              <w:marTop w:val="0"/>
              <w:marBottom w:val="0"/>
              <w:divBdr>
                <w:top w:val="none" w:sz="0" w:space="0" w:color="auto"/>
                <w:left w:val="none" w:sz="0" w:space="0" w:color="auto"/>
                <w:bottom w:val="none" w:sz="0" w:space="0" w:color="auto"/>
                <w:right w:val="none" w:sz="0" w:space="0" w:color="auto"/>
              </w:divBdr>
            </w:div>
            <w:div w:id="382369538">
              <w:marLeft w:val="0"/>
              <w:marRight w:val="0"/>
              <w:marTop w:val="0"/>
              <w:marBottom w:val="0"/>
              <w:divBdr>
                <w:top w:val="none" w:sz="0" w:space="0" w:color="auto"/>
                <w:left w:val="none" w:sz="0" w:space="0" w:color="auto"/>
                <w:bottom w:val="none" w:sz="0" w:space="0" w:color="auto"/>
                <w:right w:val="none" w:sz="0" w:space="0" w:color="auto"/>
              </w:divBdr>
            </w:div>
            <w:div w:id="383723539">
              <w:marLeft w:val="0"/>
              <w:marRight w:val="0"/>
              <w:marTop w:val="0"/>
              <w:marBottom w:val="0"/>
              <w:divBdr>
                <w:top w:val="none" w:sz="0" w:space="0" w:color="auto"/>
                <w:left w:val="none" w:sz="0" w:space="0" w:color="auto"/>
                <w:bottom w:val="none" w:sz="0" w:space="0" w:color="auto"/>
                <w:right w:val="none" w:sz="0" w:space="0" w:color="auto"/>
              </w:divBdr>
            </w:div>
            <w:div w:id="384260952">
              <w:marLeft w:val="0"/>
              <w:marRight w:val="0"/>
              <w:marTop w:val="0"/>
              <w:marBottom w:val="0"/>
              <w:divBdr>
                <w:top w:val="none" w:sz="0" w:space="0" w:color="auto"/>
                <w:left w:val="none" w:sz="0" w:space="0" w:color="auto"/>
                <w:bottom w:val="none" w:sz="0" w:space="0" w:color="auto"/>
                <w:right w:val="none" w:sz="0" w:space="0" w:color="auto"/>
              </w:divBdr>
            </w:div>
            <w:div w:id="384842206">
              <w:marLeft w:val="0"/>
              <w:marRight w:val="0"/>
              <w:marTop w:val="0"/>
              <w:marBottom w:val="0"/>
              <w:divBdr>
                <w:top w:val="none" w:sz="0" w:space="0" w:color="auto"/>
                <w:left w:val="none" w:sz="0" w:space="0" w:color="auto"/>
                <w:bottom w:val="none" w:sz="0" w:space="0" w:color="auto"/>
                <w:right w:val="none" w:sz="0" w:space="0" w:color="auto"/>
              </w:divBdr>
            </w:div>
            <w:div w:id="387648427">
              <w:marLeft w:val="0"/>
              <w:marRight w:val="0"/>
              <w:marTop w:val="0"/>
              <w:marBottom w:val="0"/>
              <w:divBdr>
                <w:top w:val="none" w:sz="0" w:space="0" w:color="auto"/>
                <w:left w:val="none" w:sz="0" w:space="0" w:color="auto"/>
                <w:bottom w:val="none" w:sz="0" w:space="0" w:color="auto"/>
                <w:right w:val="none" w:sz="0" w:space="0" w:color="auto"/>
              </w:divBdr>
            </w:div>
            <w:div w:id="397366066">
              <w:marLeft w:val="0"/>
              <w:marRight w:val="0"/>
              <w:marTop w:val="0"/>
              <w:marBottom w:val="0"/>
              <w:divBdr>
                <w:top w:val="none" w:sz="0" w:space="0" w:color="auto"/>
                <w:left w:val="none" w:sz="0" w:space="0" w:color="auto"/>
                <w:bottom w:val="none" w:sz="0" w:space="0" w:color="auto"/>
                <w:right w:val="none" w:sz="0" w:space="0" w:color="auto"/>
              </w:divBdr>
            </w:div>
            <w:div w:id="400717878">
              <w:marLeft w:val="0"/>
              <w:marRight w:val="0"/>
              <w:marTop w:val="480"/>
              <w:marBottom w:val="0"/>
              <w:divBdr>
                <w:top w:val="single" w:sz="6" w:space="0" w:color="auto"/>
                <w:left w:val="single" w:sz="6" w:space="0" w:color="auto"/>
                <w:bottom w:val="single" w:sz="6" w:space="0" w:color="auto"/>
                <w:right w:val="single" w:sz="6" w:space="0" w:color="auto"/>
              </w:divBdr>
            </w:div>
            <w:div w:id="402874315">
              <w:marLeft w:val="0"/>
              <w:marRight w:val="0"/>
              <w:marTop w:val="0"/>
              <w:marBottom w:val="0"/>
              <w:divBdr>
                <w:top w:val="none" w:sz="0" w:space="0" w:color="auto"/>
                <w:left w:val="none" w:sz="0" w:space="0" w:color="auto"/>
                <w:bottom w:val="none" w:sz="0" w:space="0" w:color="auto"/>
                <w:right w:val="none" w:sz="0" w:space="0" w:color="auto"/>
              </w:divBdr>
            </w:div>
            <w:div w:id="404299067">
              <w:marLeft w:val="0"/>
              <w:marRight w:val="0"/>
              <w:marTop w:val="0"/>
              <w:marBottom w:val="0"/>
              <w:divBdr>
                <w:top w:val="none" w:sz="0" w:space="0" w:color="auto"/>
                <w:left w:val="none" w:sz="0" w:space="0" w:color="auto"/>
                <w:bottom w:val="none" w:sz="0" w:space="0" w:color="auto"/>
                <w:right w:val="none" w:sz="0" w:space="0" w:color="auto"/>
              </w:divBdr>
            </w:div>
            <w:div w:id="405539820">
              <w:marLeft w:val="0"/>
              <w:marRight w:val="0"/>
              <w:marTop w:val="0"/>
              <w:marBottom w:val="0"/>
              <w:divBdr>
                <w:top w:val="none" w:sz="0" w:space="0" w:color="auto"/>
                <w:left w:val="none" w:sz="0" w:space="0" w:color="auto"/>
                <w:bottom w:val="none" w:sz="0" w:space="0" w:color="auto"/>
                <w:right w:val="none" w:sz="0" w:space="0" w:color="auto"/>
              </w:divBdr>
            </w:div>
            <w:div w:id="406417259">
              <w:marLeft w:val="0"/>
              <w:marRight w:val="0"/>
              <w:marTop w:val="0"/>
              <w:marBottom w:val="0"/>
              <w:divBdr>
                <w:top w:val="none" w:sz="0" w:space="0" w:color="auto"/>
                <w:left w:val="none" w:sz="0" w:space="0" w:color="auto"/>
                <w:bottom w:val="none" w:sz="0" w:space="0" w:color="auto"/>
                <w:right w:val="none" w:sz="0" w:space="0" w:color="auto"/>
              </w:divBdr>
            </w:div>
            <w:div w:id="406534711">
              <w:marLeft w:val="0"/>
              <w:marRight w:val="0"/>
              <w:marTop w:val="0"/>
              <w:marBottom w:val="0"/>
              <w:divBdr>
                <w:top w:val="none" w:sz="0" w:space="0" w:color="auto"/>
                <w:left w:val="none" w:sz="0" w:space="0" w:color="auto"/>
                <w:bottom w:val="none" w:sz="0" w:space="0" w:color="auto"/>
                <w:right w:val="none" w:sz="0" w:space="0" w:color="auto"/>
              </w:divBdr>
            </w:div>
            <w:div w:id="412050251">
              <w:marLeft w:val="0"/>
              <w:marRight w:val="0"/>
              <w:marTop w:val="0"/>
              <w:marBottom w:val="0"/>
              <w:divBdr>
                <w:top w:val="none" w:sz="0" w:space="0" w:color="auto"/>
                <w:left w:val="none" w:sz="0" w:space="0" w:color="auto"/>
                <w:bottom w:val="none" w:sz="0" w:space="0" w:color="auto"/>
                <w:right w:val="none" w:sz="0" w:space="0" w:color="auto"/>
              </w:divBdr>
            </w:div>
            <w:div w:id="412245884">
              <w:marLeft w:val="0"/>
              <w:marRight w:val="0"/>
              <w:marTop w:val="0"/>
              <w:marBottom w:val="0"/>
              <w:divBdr>
                <w:top w:val="none" w:sz="0" w:space="0" w:color="auto"/>
                <w:left w:val="none" w:sz="0" w:space="0" w:color="auto"/>
                <w:bottom w:val="none" w:sz="0" w:space="0" w:color="auto"/>
                <w:right w:val="none" w:sz="0" w:space="0" w:color="auto"/>
              </w:divBdr>
            </w:div>
            <w:div w:id="412776583">
              <w:marLeft w:val="0"/>
              <w:marRight w:val="0"/>
              <w:marTop w:val="0"/>
              <w:marBottom w:val="0"/>
              <w:divBdr>
                <w:top w:val="none" w:sz="0" w:space="0" w:color="auto"/>
                <w:left w:val="none" w:sz="0" w:space="0" w:color="auto"/>
                <w:bottom w:val="none" w:sz="0" w:space="0" w:color="auto"/>
                <w:right w:val="none" w:sz="0" w:space="0" w:color="auto"/>
              </w:divBdr>
            </w:div>
            <w:div w:id="429854505">
              <w:marLeft w:val="0"/>
              <w:marRight w:val="0"/>
              <w:marTop w:val="0"/>
              <w:marBottom w:val="0"/>
              <w:divBdr>
                <w:top w:val="none" w:sz="0" w:space="0" w:color="auto"/>
                <w:left w:val="none" w:sz="0" w:space="0" w:color="auto"/>
                <w:bottom w:val="none" w:sz="0" w:space="0" w:color="auto"/>
                <w:right w:val="none" w:sz="0" w:space="0" w:color="auto"/>
              </w:divBdr>
            </w:div>
            <w:div w:id="430859538">
              <w:marLeft w:val="0"/>
              <w:marRight w:val="0"/>
              <w:marTop w:val="0"/>
              <w:marBottom w:val="0"/>
              <w:divBdr>
                <w:top w:val="none" w:sz="0" w:space="0" w:color="auto"/>
                <w:left w:val="none" w:sz="0" w:space="0" w:color="auto"/>
                <w:bottom w:val="none" w:sz="0" w:space="0" w:color="auto"/>
                <w:right w:val="none" w:sz="0" w:space="0" w:color="auto"/>
              </w:divBdr>
            </w:div>
            <w:div w:id="431703375">
              <w:marLeft w:val="0"/>
              <w:marRight w:val="0"/>
              <w:marTop w:val="0"/>
              <w:marBottom w:val="0"/>
              <w:divBdr>
                <w:top w:val="none" w:sz="0" w:space="0" w:color="auto"/>
                <w:left w:val="none" w:sz="0" w:space="0" w:color="auto"/>
                <w:bottom w:val="none" w:sz="0" w:space="0" w:color="auto"/>
                <w:right w:val="none" w:sz="0" w:space="0" w:color="auto"/>
              </w:divBdr>
            </w:div>
            <w:div w:id="434860919">
              <w:marLeft w:val="0"/>
              <w:marRight w:val="0"/>
              <w:marTop w:val="0"/>
              <w:marBottom w:val="0"/>
              <w:divBdr>
                <w:top w:val="none" w:sz="0" w:space="0" w:color="auto"/>
                <w:left w:val="none" w:sz="0" w:space="0" w:color="auto"/>
                <w:bottom w:val="none" w:sz="0" w:space="0" w:color="auto"/>
                <w:right w:val="none" w:sz="0" w:space="0" w:color="auto"/>
              </w:divBdr>
            </w:div>
            <w:div w:id="434904484">
              <w:marLeft w:val="0"/>
              <w:marRight w:val="0"/>
              <w:marTop w:val="0"/>
              <w:marBottom w:val="0"/>
              <w:divBdr>
                <w:top w:val="none" w:sz="0" w:space="0" w:color="auto"/>
                <w:left w:val="none" w:sz="0" w:space="0" w:color="auto"/>
                <w:bottom w:val="none" w:sz="0" w:space="0" w:color="auto"/>
                <w:right w:val="none" w:sz="0" w:space="0" w:color="auto"/>
              </w:divBdr>
            </w:div>
            <w:div w:id="436676189">
              <w:marLeft w:val="0"/>
              <w:marRight w:val="0"/>
              <w:marTop w:val="0"/>
              <w:marBottom w:val="0"/>
              <w:divBdr>
                <w:top w:val="none" w:sz="0" w:space="0" w:color="auto"/>
                <w:left w:val="none" w:sz="0" w:space="0" w:color="auto"/>
                <w:bottom w:val="none" w:sz="0" w:space="0" w:color="auto"/>
                <w:right w:val="none" w:sz="0" w:space="0" w:color="auto"/>
              </w:divBdr>
            </w:div>
            <w:div w:id="436947927">
              <w:marLeft w:val="0"/>
              <w:marRight w:val="0"/>
              <w:marTop w:val="0"/>
              <w:marBottom w:val="0"/>
              <w:divBdr>
                <w:top w:val="none" w:sz="0" w:space="0" w:color="auto"/>
                <w:left w:val="none" w:sz="0" w:space="0" w:color="auto"/>
                <w:bottom w:val="none" w:sz="0" w:space="0" w:color="auto"/>
                <w:right w:val="none" w:sz="0" w:space="0" w:color="auto"/>
              </w:divBdr>
            </w:div>
            <w:div w:id="440227822">
              <w:marLeft w:val="0"/>
              <w:marRight w:val="0"/>
              <w:marTop w:val="0"/>
              <w:marBottom w:val="0"/>
              <w:divBdr>
                <w:top w:val="none" w:sz="0" w:space="0" w:color="auto"/>
                <w:left w:val="none" w:sz="0" w:space="0" w:color="auto"/>
                <w:bottom w:val="none" w:sz="0" w:space="0" w:color="auto"/>
                <w:right w:val="none" w:sz="0" w:space="0" w:color="auto"/>
              </w:divBdr>
            </w:div>
            <w:div w:id="449518044">
              <w:marLeft w:val="0"/>
              <w:marRight w:val="0"/>
              <w:marTop w:val="0"/>
              <w:marBottom w:val="0"/>
              <w:divBdr>
                <w:top w:val="none" w:sz="0" w:space="0" w:color="auto"/>
                <w:left w:val="none" w:sz="0" w:space="0" w:color="auto"/>
                <w:bottom w:val="none" w:sz="0" w:space="0" w:color="auto"/>
                <w:right w:val="none" w:sz="0" w:space="0" w:color="auto"/>
              </w:divBdr>
            </w:div>
            <w:div w:id="453333780">
              <w:marLeft w:val="0"/>
              <w:marRight w:val="0"/>
              <w:marTop w:val="0"/>
              <w:marBottom w:val="0"/>
              <w:divBdr>
                <w:top w:val="none" w:sz="0" w:space="0" w:color="auto"/>
                <w:left w:val="none" w:sz="0" w:space="0" w:color="auto"/>
                <w:bottom w:val="none" w:sz="0" w:space="0" w:color="auto"/>
                <w:right w:val="none" w:sz="0" w:space="0" w:color="auto"/>
              </w:divBdr>
            </w:div>
            <w:div w:id="454104540">
              <w:marLeft w:val="0"/>
              <w:marRight w:val="0"/>
              <w:marTop w:val="0"/>
              <w:marBottom w:val="0"/>
              <w:divBdr>
                <w:top w:val="none" w:sz="0" w:space="0" w:color="auto"/>
                <w:left w:val="none" w:sz="0" w:space="0" w:color="auto"/>
                <w:bottom w:val="none" w:sz="0" w:space="0" w:color="auto"/>
                <w:right w:val="none" w:sz="0" w:space="0" w:color="auto"/>
              </w:divBdr>
            </w:div>
            <w:div w:id="456262151">
              <w:marLeft w:val="0"/>
              <w:marRight w:val="0"/>
              <w:marTop w:val="0"/>
              <w:marBottom w:val="0"/>
              <w:divBdr>
                <w:top w:val="none" w:sz="0" w:space="0" w:color="auto"/>
                <w:left w:val="none" w:sz="0" w:space="0" w:color="auto"/>
                <w:bottom w:val="none" w:sz="0" w:space="0" w:color="auto"/>
                <w:right w:val="none" w:sz="0" w:space="0" w:color="auto"/>
              </w:divBdr>
            </w:div>
            <w:div w:id="456947810">
              <w:marLeft w:val="0"/>
              <w:marRight w:val="0"/>
              <w:marTop w:val="0"/>
              <w:marBottom w:val="0"/>
              <w:divBdr>
                <w:top w:val="none" w:sz="0" w:space="0" w:color="auto"/>
                <w:left w:val="none" w:sz="0" w:space="0" w:color="auto"/>
                <w:bottom w:val="none" w:sz="0" w:space="0" w:color="auto"/>
                <w:right w:val="none" w:sz="0" w:space="0" w:color="auto"/>
              </w:divBdr>
            </w:div>
            <w:div w:id="457456350">
              <w:marLeft w:val="0"/>
              <w:marRight w:val="0"/>
              <w:marTop w:val="0"/>
              <w:marBottom w:val="0"/>
              <w:divBdr>
                <w:top w:val="none" w:sz="0" w:space="0" w:color="auto"/>
                <w:left w:val="none" w:sz="0" w:space="0" w:color="auto"/>
                <w:bottom w:val="none" w:sz="0" w:space="0" w:color="auto"/>
                <w:right w:val="none" w:sz="0" w:space="0" w:color="auto"/>
              </w:divBdr>
            </w:div>
            <w:div w:id="459303152">
              <w:marLeft w:val="0"/>
              <w:marRight w:val="0"/>
              <w:marTop w:val="0"/>
              <w:marBottom w:val="0"/>
              <w:divBdr>
                <w:top w:val="none" w:sz="0" w:space="0" w:color="auto"/>
                <w:left w:val="none" w:sz="0" w:space="0" w:color="auto"/>
                <w:bottom w:val="none" w:sz="0" w:space="0" w:color="auto"/>
                <w:right w:val="none" w:sz="0" w:space="0" w:color="auto"/>
              </w:divBdr>
            </w:div>
            <w:div w:id="459615853">
              <w:marLeft w:val="0"/>
              <w:marRight w:val="0"/>
              <w:marTop w:val="0"/>
              <w:marBottom w:val="0"/>
              <w:divBdr>
                <w:top w:val="none" w:sz="0" w:space="0" w:color="auto"/>
                <w:left w:val="none" w:sz="0" w:space="0" w:color="auto"/>
                <w:bottom w:val="none" w:sz="0" w:space="0" w:color="auto"/>
                <w:right w:val="none" w:sz="0" w:space="0" w:color="auto"/>
              </w:divBdr>
            </w:div>
            <w:div w:id="469246980">
              <w:marLeft w:val="0"/>
              <w:marRight w:val="0"/>
              <w:marTop w:val="0"/>
              <w:marBottom w:val="0"/>
              <w:divBdr>
                <w:top w:val="none" w:sz="0" w:space="0" w:color="auto"/>
                <w:left w:val="none" w:sz="0" w:space="0" w:color="auto"/>
                <w:bottom w:val="none" w:sz="0" w:space="0" w:color="auto"/>
                <w:right w:val="none" w:sz="0" w:space="0" w:color="auto"/>
              </w:divBdr>
            </w:div>
            <w:div w:id="469984759">
              <w:marLeft w:val="0"/>
              <w:marRight w:val="0"/>
              <w:marTop w:val="0"/>
              <w:marBottom w:val="0"/>
              <w:divBdr>
                <w:top w:val="none" w:sz="0" w:space="0" w:color="auto"/>
                <w:left w:val="none" w:sz="0" w:space="0" w:color="auto"/>
                <w:bottom w:val="none" w:sz="0" w:space="0" w:color="auto"/>
                <w:right w:val="none" w:sz="0" w:space="0" w:color="auto"/>
              </w:divBdr>
            </w:div>
            <w:div w:id="475223328">
              <w:marLeft w:val="0"/>
              <w:marRight w:val="0"/>
              <w:marTop w:val="0"/>
              <w:marBottom w:val="0"/>
              <w:divBdr>
                <w:top w:val="none" w:sz="0" w:space="0" w:color="auto"/>
                <w:left w:val="none" w:sz="0" w:space="0" w:color="auto"/>
                <w:bottom w:val="none" w:sz="0" w:space="0" w:color="auto"/>
                <w:right w:val="none" w:sz="0" w:space="0" w:color="auto"/>
              </w:divBdr>
            </w:div>
            <w:div w:id="476993285">
              <w:marLeft w:val="0"/>
              <w:marRight w:val="0"/>
              <w:marTop w:val="0"/>
              <w:marBottom w:val="0"/>
              <w:divBdr>
                <w:top w:val="none" w:sz="0" w:space="0" w:color="auto"/>
                <w:left w:val="none" w:sz="0" w:space="0" w:color="auto"/>
                <w:bottom w:val="none" w:sz="0" w:space="0" w:color="auto"/>
                <w:right w:val="none" w:sz="0" w:space="0" w:color="auto"/>
              </w:divBdr>
            </w:div>
            <w:div w:id="477381777">
              <w:marLeft w:val="0"/>
              <w:marRight w:val="0"/>
              <w:marTop w:val="0"/>
              <w:marBottom w:val="0"/>
              <w:divBdr>
                <w:top w:val="none" w:sz="0" w:space="0" w:color="auto"/>
                <w:left w:val="none" w:sz="0" w:space="0" w:color="auto"/>
                <w:bottom w:val="none" w:sz="0" w:space="0" w:color="auto"/>
                <w:right w:val="none" w:sz="0" w:space="0" w:color="auto"/>
              </w:divBdr>
            </w:div>
            <w:div w:id="484591594">
              <w:marLeft w:val="0"/>
              <w:marRight w:val="0"/>
              <w:marTop w:val="0"/>
              <w:marBottom w:val="0"/>
              <w:divBdr>
                <w:top w:val="none" w:sz="0" w:space="0" w:color="auto"/>
                <w:left w:val="none" w:sz="0" w:space="0" w:color="auto"/>
                <w:bottom w:val="none" w:sz="0" w:space="0" w:color="auto"/>
                <w:right w:val="none" w:sz="0" w:space="0" w:color="auto"/>
              </w:divBdr>
            </w:div>
            <w:div w:id="485056017">
              <w:marLeft w:val="0"/>
              <w:marRight w:val="0"/>
              <w:marTop w:val="0"/>
              <w:marBottom w:val="0"/>
              <w:divBdr>
                <w:top w:val="none" w:sz="0" w:space="0" w:color="auto"/>
                <w:left w:val="none" w:sz="0" w:space="0" w:color="auto"/>
                <w:bottom w:val="none" w:sz="0" w:space="0" w:color="auto"/>
                <w:right w:val="none" w:sz="0" w:space="0" w:color="auto"/>
              </w:divBdr>
            </w:div>
            <w:div w:id="488400896">
              <w:marLeft w:val="0"/>
              <w:marRight w:val="0"/>
              <w:marTop w:val="0"/>
              <w:marBottom w:val="0"/>
              <w:divBdr>
                <w:top w:val="none" w:sz="0" w:space="0" w:color="auto"/>
                <w:left w:val="none" w:sz="0" w:space="0" w:color="auto"/>
                <w:bottom w:val="none" w:sz="0" w:space="0" w:color="auto"/>
                <w:right w:val="none" w:sz="0" w:space="0" w:color="auto"/>
              </w:divBdr>
            </w:div>
            <w:div w:id="497963217">
              <w:marLeft w:val="0"/>
              <w:marRight w:val="0"/>
              <w:marTop w:val="0"/>
              <w:marBottom w:val="0"/>
              <w:divBdr>
                <w:top w:val="none" w:sz="0" w:space="0" w:color="auto"/>
                <w:left w:val="none" w:sz="0" w:space="0" w:color="auto"/>
                <w:bottom w:val="none" w:sz="0" w:space="0" w:color="auto"/>
                <w:right w:val="none" w:sz="0" w:space="0" w:color="auto"/>
              </w:divBdr>
            </w:div>
            <w:div w:id="501511929">
              <w:marLeft w:val="0"/>
              <w:marRight w:val="0"/>
              <w:marTop w:val="0"/>
              <w:marBottom w:val="0"/>
              <w:divBdr>
                <w:top w:val="none" w:sz="0" w:space="0" w:color="auto"/>
                <w:left w:val="none" w:sz="0" w:space="0" w:color="auto"/>
                <w:bottom w:val="none" w:sz="0" w:space="0" w:color="auto"/>
                <w:right w:val="none" w:sz="0" w:space="0" w:color="auto"/>
              </w:divBdr>
            </w:div>
            <w:div w:id="505901796">
              <w:marLeft w:val="0"/>
              <w:marRight w:val="0"/>
              <w:marTop w:val="0"/>
              <w:marBottom w:val="0"/>
              <w:divBdr>
                <w:top w:val="none" w:sz="0" w:space="0" w:color="auto"/>
                <w:left w:val="none" w:sz="0" w:space="0" w:color="auto"/>
                <w:bottom w:val="none" w:sz="0" w:space="0" w:color="auto"/>
                <w:right w:val="none" w:sz="0" w:space="0" w:color="auto"/>
              </w:divBdr>
            </w:div>
            <w:div w:id="508374190">
              <w:marLeft w:val="0"/>
              <w:marRight w:val="0"/>
              <w:marTop w:val="0"/>
              <w:marBottom w:val="0"/>
              <w:divBdr>
                <w:top w:val="none" w:sz="0" w:space="0" w:color="auto"/>
                <w:left w:val="none" w:sz="0" w:space="0" w:color="auto"/>
                <w:bottom w:val="none" w:sz="0" w:space="0" w:color="auto"/>
                <w:right w:val="none" w:sz="0" w:space="0" w:color="auto"/>
              </w:divBdr>
            </w:div>
            <w:div w:id="509568535">
              <w:marLeft w:val="0"/>
              <w:marRight w:val="0"/>
              <w:marTop w:val="0"/>
              <w:marBottom w:val="0"/>
              <w:divBdr>
                <w:top w:val="none" w:sz="0" w:space="0" w:color="auto"/>
                <w:left w:val="none" w:sz="0" w:space="0" w:color="auto"/>
                <w:bottom w:val="none" w:sz="0" w:space="0" w:color="auto"/>
                <w:right w:val="none" w:sz="0" w:space="0" w:color="auto"/>
              </w:divBdr>
            </w:div>
            <w:div w:id="512181886">
              <w:marLeft w:val="0"/>
              <w:marRight w:val="0"/>
              <w:marTop w:val="480"/>
              <w:marBottom w:val="0"/>
              <w:divBdr>
                <w:top w:val="single" w:sz="6" w:space="0" w:color="auto"/>
                <w:left w:val="single" w:sz="6" w:space="0" w:color="auto"/>
                <w:bottom w:val="single" w:sz="6" w:space="0" w:color="auto"/>
                <w:right w:val="single" w:sz="6" w:space="0" w:color="auto"/>
              </w:divBdr>
            </w:div>
            <w:div w:id="513766775">
              <w:marLeft w:val="0"/>
              <w:marRight w:val="0"/>
              <w:marTop w:val="0"/>
              <w:marBottom w:val="0"/>
              <w:divBdr>
                <w:top w:val="none" w:sz="0" w:space="0" w:color="auto"/>
                <w:left w:val="none" w:sz="0" w:space="0" w:color="auto"/>
                <w:bottom w:val="none" w:sz="0" w:space="0" w:color="auto"/>
                <w:right w:val="none" w:sz="0" w:space="0" w:color="auto"/>
              </w:divBdr>
            </w:div>
            <w:div w:id="517086140">
              <w:marLeft w:val="0"/>
              <w:marRight w:val="0"/>
              <w:marTop w:val="0"/>
              <w:marBottom w:val="0"/>
              <w:divBdr>
                <w:top w:val="none" w:sz="0" w:space="0" w:color="auto"/>
                <w:left w:val="none" w:sz="0" w:space="0" w:color="auto"/>
                <w:bottom w:val="none" w:sz="0" w:space="0" w:color="auto"/>
                <w:right w:val="none" w:sz="0" w:space="0" w:color="auto"/>
              </w:divBdr>
            </w:div>
            <w:div w:id="517162121">
              <w:marLeft w:val="0"/>
              <w:marRight w:val="0"/>
              <w:marTop w:val="0"/>
              <w:marBottom w:val="0"/>
              <w:divBdr>
                <w:top w:val="none" w:sz="0" w:space="0" w:color="auto"/>
                <w:left w:val="none" w:sz="0" w:space="0" w:color="auto"/>
                <w:bottom w:val="none" w:sz="0" w:space="0" w:color="auto"/>
                <w:right w:val="none" w:sz="0" w:space="0" w:color="auto"/>
              </w:divBdr>
            </w:div>
            <w:div w:id="519323399">
              <w:marLeft w:val="0"/>
              <w:marRight w:val="0"/>
              <w:marTop w:val="0"/>
              <w:marBottom w:val="0"/>
              <w:divBdr>
                <w:top w:val="none" w:sz="0" w:space="0" w:color="auto"/>
                <w:left w:val="none" w:sz="0" w:space="0" w:color="auto"/>
                <w:bottom w:val="none" w:sz="0" w:space="0" w:color="auto"/>
                <w:right w:val="none" w:sz="0" w:space="0" w:color="auto"/>
              </w:divBdr>
            </w:div>
            <w:div w:id="522322527">
              <w:marLeft w:val="0"/>
              <w:marRight w:val="0"/>
              <w:marTop w:val="0"/>
              <w:marBottom w:val="0"/>
              <w:divBdr>
                <w:top w:val="none" w:sz="0" w:space="0" w:color="auto"/>
                <w:left w:val="none" w:sz="0" w:space="0" w:color="auto"/>
                <w:bottom w:val="none" w:sz="0" w:space="0" w:color="auto"/>
                <w:right w:val="none" w:sz="0" w:space="0" w:color="auto"/>
              </w:divBdr>
            </w:div>
            <w:div w:id="524489011">
              <w:marLeft w:val="0"/>
              <w:marRight w:val="0"/>
              <w:marTop w:val="0"/>
              <w:marBottom w:val="0"/>
              <w:divBdr>
                <w:top w:val="none" w:sz="0" w:space="0" w:color="auto"/>
                <w:left w:val="none" w:sz="0" w:space="0" w:color="auto"/>
                <w:bottom w:val="none" w:sz="0" w:space="0" w:color="auto"/>
                <w:right w:val="none" w:sz="0" w:space="0" w:color="auto"/>
              </w:divBdr>
            </w:div>
            <w:div w:id="526675310">
              <w:marLeft w:val="0"/>
              <w:marRight w:val="0"/>
              <w:marTop w:val="0"/>
              <w:marBottom w:val="0"/>
              <w:divBdr>
                <w:top w:val="none" w:sz="0" w:space="0" w:color="auto"/>
                <w:left w:val="none" w:sz="0" w:space="0" w:color="auto"/>
                <w:bottom w:val="none" w:sz="0" w:space="0" w:color="auto"/>
                <w:right w:val="none" w:sz="0" w:space="0" w:color="auto"/>
              </w:divBdr>
            </w:div>
            <w:div w:id="530268229">
              <w:marLeft w:val="0"/>
              <w:marRight w:val="0"/>
              <w:marTop w:val="0"/>
              <w:marBottom w:val="0"/>
              <w:divBdr>
                <w:top w:val="none" w:sz="0" w:space="0" w:color="auto"/>
                <w:left w:val="none" w:sz="0" w:space="0" w:color="auto"/>
                <w:bottom w:val="none" w:sz="0" w:space="0" w:color="auto"/>
                <w:right w:val="none" w:sz="0" w:space="0" w:color="auto"/>
              </w:divBdr>
            </w:div>
            <w:div w:id="534732906">
              <w:marLeft w:val="0"/>
              <w:marRight w:val="0"/>
              <w:marTop w:val="0"/>
              <w:marBottom w:val="0"/>
              <w:divBdr>
                <w:top w:val="none" w:sz="0" w:space="0" w:color="auto"/>
                <w:left w:val="none" w:sz="0" w:space="0" w:color="auto"/>
                <w:bottom w:val="none" w:sz="0" w:space="0" w:color="auto"/>
                <w:right w:val="none" w:sz="0" w:space="0" w:color="auto"/>
              </w:divBdr>
            </w:div>
            <w:div w:id="536088658">
              <w:marLeft w:val="0"/>
              <w:marRight w:val="0"/>
              <w:marTop w:val="0"/>
              <w:marBottom w:val="0"/>
              <w:divBdr>
                <w:top w:val="none" w:sz="0" w:space="0" w:color="auto"/>
                <w:left w:val="none" w:sz="0" w:space="0" w:color="auto"/>
                <w:bottom w:val="none" w:sz="0" w:space="0" w:color="auto"/>
                <w:right w:val="none" w:sz="0" w:space="0" w:color="auto"/>
              </w:divBdr>
            </w:div>
            <w:div w:id="537283750">
              <w:marLeft w:val="0"/>
              <w:marRight w:val="0"/>
              <w:marTop w:val="0"/>
              <w:marBottom w:val="0"/>
              <w:divBdr>
                <w:top w:val="none" w:sz="0" w:space="0" w:color="auto"/>
                <w:left w:val="none" w:sz="0" w:space="0" w:color="auto"/>
                <w:bottom w:val="none" w:sz="0" w:space="0" w:color="auto"/>
                <w:right w:val="none" w:sz="0" w:space="0" w:color="auto"/>
              </w:divBdr>
            </w:div>
            <w:div w:id="548103635">
              <w:marLeft w:val="0"/>
              <w:marRight w:val="0"/>
              <w:marTop w:val="0"/>
              <w:marBottom w:val="0"/>
              <w:divBdr>
                <w:top w:val="none" w:sz="0" w:space="0" w:color="auto"/>
                <w:left w:val="none" w:sz="0" w:space="0" w:color="auto"/>
                <w:bottom w:val="none" w:sz="0" w:space="0" w:color="auto"/>
                <w:right w:val="none" w:sz="0" w:space="0" w:color="auto"/>
              </w:divBdr>
            </w:div>
            <w:div w:id="550964756">
              <w:marLeft w:val="0"/>
              <w:marRight w:val="0"/>
              <w:marTop w:val="0"/>
              <w:marBottom w:val="0"/>
              <w:divBdr>
                <w:top w:val="none" w:sz="0" w:space="0" w:color="auto"/>
                <w:left w:val="none" w:sz="0" w:space="0" w:color="auto"/>
                <w:bottom w:val="none" w:sz="0" w:space="0" w:color="auto"/>
                <w:right w:val="none" w:sz="0" w:space="0" w:color="auto"/>
              </w:divBdr>
            </w:div>
            <w:div w:id="551503530">
              <w:marLeft w:val="0"/>
              <w:marRight w:val="0"/>
              <w:marTop w:val="0"/>
              <w:marBottom w:val="0"/>
              <w:divBdr>
                <w:top w:val="none" w:sz="0" w:space="0" w:color="auto"/>
                <w:left w:val="none" w:sz="0" w:space="0" w:color="auto"/>
                <w:bottom w:val="none" w:sz="0" w:space="0" w:color="auto"/>
                <w:right w:val="none" w:sz="0" w:space="0" w:color="auto"/>
              </w:divBdr>
            </w:div>
            <w:div w:id="555628630">
              <w:marLeft w:val="0"/>
              <w:marRight w:val="0"/>
              <w:marTop w:val="0"/>
              <w:marBottom w:val="0"/>
              <w:divBdr>
                <w:top w:val="none" w:sz="0" w:space="0" w:color="auto"/>
                <w:left w:val="none" w:sz="0" w:space="0" w:color="auto"/>
                <w:bottom w:val="none" w:sz="0" w:space="0" w:color="auto"/>
                <w:right w:val="none" w:sz="0" w:space="0" w:color="auto"/>
              </w:divBdr>
            </w:div>
            <w:div w:id="558442856">
              <w:marLeft w:val="0"/>
              <w:marRight w:val="0"/>
              <w:marTop w:val="0"/>
              <w:marBottom w:val="0"/>
              <w:divBdr>
                <w:top w:val="none" w:sz="0" w:space="0" w:color="auto"/>
                <w:left w:val="none" w:sz="0" w:space="0" w:color="auto"/>
                <w:bottom w:val="none" w:sz="0" w:space="0" w:color="auto"/>
                <w:right w:val="none" w:sz="0" w:space="0" w:color="auto"/>
              </w:divBdr>
            </w:div>
            <w:div w:id="559942454">
              <w:marLeft w:val="0"/>
              <w:marRight w:val="0"/>
              <w:marTop w:val="0"/>
              <w:marBottom w:val="0"/>
              <w:divBdr>
                <w:top w:val="none" w:sz="0" w:space="0" w:color="auto"/>
                <w:left w:val="none" w:sz="0" w:space="0" w:color="auto"/>
                <w:bottom w:val="none" w:sz="0" w:space="0" w:color="auto"/>
                <w:right w:val="none" w:sz="0" w:space="0" w:color="auto"/>
              </w:divBdr>
            </w:div>
            <w:div w:id="562300304">
              <w:marLeft w:val="0"/>
              <w:marRight w:val="0"/>
              <w:marTop w:val="480"/>
              <w:marBottom w:val="0"/>
              <w:divBdr>
                <w:top w:val="single" w:sz="6" w:space="0" w:color="auto"/>
                <w:left w:val="single" w:sz="6" w:space="0" w:color="auto"/>
                <w:bottom w:val="single" w:sz="6" w:space="0" w:color="auto"/>
                <w:right w:val="single" w:sz="6" w:space="0" w:color="auto"/>
              </w:divBdr>
            </w:div>
            <w:div w:id="562720266">
              <w:marLeft w:val="0"/>
              <w:marRight w:val="0"/>
              <w:marTop w:val="0"/>
              <w:marBottom w:val="0"/>
              <w:divBdr>
                <w:top w:val="none" w:sz="0" w:space="0" w:color="auto"/>
                <w:left w:val="none" w:sz="0" w:space="0" w:color="auto"/>
                <w:bottom w:val="none" w:sz="0" w:space="0" w:color="auto"/>
                <w:right w:val="none" w:sz="0" w:space="0" w:color="auto"/>
              </w:divBdr>
            </w:div>
            <w:div w:id="564026821">
              <w:marLeft w:val="0"/>
              <w:marRight w:val="0"/>
              <w:marTop w:val="0"/>
              <w:marBottom w:val="0"/>
              <w:divBdr>
                <w:top w:val="none" w:sz="0" w:space="0" w:color="auto"/>
                <w:left w:val="none" w:sz="0" w:space="0" w:color="auto"/>
                <w:bottom w:val="none" w:sz="0" w:space="0" w:color="auto"/>
                <w:right w:val="none" w:sz="0" w:space="0" w:color="auto"/>
              </w:divBdr>
            </w:div>
            <w:div w:id="567303890">
              <w:marLeft w:val="0"/>
              <w:marRight w:val="0"/>
              <w:marTop w:val="0"/>
              <w:marBottom w:val="0"/>
              <w:divBdr>
                <w:top w:val="none" w:sz="0" w:space="0" w:color="auto"/>
                <w:left w:val="none" w:sz="0" w:space="0" w:color="auto"/>
                <w:bottom w:val="none" w:sz="0" w:space="0" w:color="auto"/>
                <w:right w:val="none" w:sz="0" w:space="0" w:color="auto"/>
              </w:divBdr>
            </w:div>
            <w:div w:id="570118843">
              <w:marLeft w:val="0"/>
              <w:marRight w:val="0"/>
              <w:marTop w:val="0"/>
              <w:marBottom w:val="0"/>
              <w:divBdr>
                <w:top w:val="none" w:sz="0" w:space="0" w:color="auto"/>
                <w:left w:val="none" w:sz="0" w:space="0" w:color="auto"/>
                <w:bottom w:val="none" w:sz="0" w:space="0" w:color="auto"/>
                <w:right w:val="none" w:sz="0" w:space="0" w:color="auto"/>
              </w:divBdr>
            </w:div>
            <w:div w:id="572204224">
              <w:marLeft w:val="0"/>
              <w:marRight w:val="0"/>
              <w:marTop w:val="0"/>
              <w:marBottom w:val="0"/>
              <w:divBdr>
                <w:top w:val="none" w:sz="0" w:space="0" w:color="auto"/>
                <w:left w:val="none" w:sz="0" w:space="0" w:color="auto"/>
                <w:bottom w:val="none" w:sz="0" w:space="0" w:color="auto"/>
                <w:right w:val="none" w:sz="0" w:space="0" w:color="auto"/>
              </w:divBdr>
            </w:div>
            <w:div w:id="574240801">
              <w:marLeft w:val="0"/>
              <w:marRight w:val="0"/>
              <w:marTop w:val="0"/>
              <w:marBottom w:val="0"/>
              <w:divBdr>
                <w:top w:val="none" w:sz="0" w:space="0" w:color="auto"/>
                <w:left w:val="none" w:sz="0" w:space="0" w:color="auto"/>
                <w:bottom w:val="none" w:sz="0" w:space="0" w:color="auto"/>
                <w:right w:val="none" w:sz="0" w:space="0" w:color="auto"/>
              </w:divBdr>
            </w:div>
            <w:div w:id="581722501">
              <w:marLeft w:val="0"/>
              <w:marRight w:val="0"/>
              <w:marTop w:val="0"/>
              <w:marBottom w:val="0"/>
              <w:divBdr>
                <w:top w:val="none" w:sz="0" w:space="0" w:color="auto"/>
                <w:left w:val="none" w:sz="0" w:space="0" w:color="auto"/>
                <w:bottom w:val="none" w:sz="0" w:space="0" w:color="auto"/>
                <w:right w:val="none" w:sz="0" w:space="0" w:color="auto"/>
              </w:divBdr>
            </w:div>
            <w:div w:id="583034505">
              <w:marLeft w:val="0"/>
              <w:marRight w:val="0"/>
              <w:marTop w:val="0"/>
              <w:marBottom w:val="0"/>
              <w:divBdr>
                <w:top w:val="none" w:sz="0" w:space="0" w:color="auto"/>
                <w:left w:val="none" w:sz="0" w:space="0" w:color="auto"/>
                <w:bottom w:val="none" w:sz="0" w:space="0" w:color="auto"/>
                <w:right w:val="none" w:sz="0" w:space="0" w:color="auto"/>
              </w:divBdr>
            </w:div>
            <w:div w:id="593898799">
              <w:marLeft w:val="0"/>
              <w:marRight w:val="0"/>
              <w:marTop w:val="0"/>
              <w:marBottom w:val="0"/>
              <w:divBdr>
                <w:top w:val="none" w:sz="0" w:space="0" w:color="auto"/>
                <w:left w:val="none" w:sz="0" w:space="0" w:color="auto"/>
                <w:bottom w:val="none" w:sz="0" w:space="0" w:color="auto"/>
                <w:right w:val="none" w:sz="0" w:space="0" w:color="auto"/>
              </w:divBdr>
            </w:div>
            <w:div w:id="594558809">
              <w:marLeft w:val="0"/>
              <w:marRight w:val="0"/>
              <w:marTop w:val="0"/>
              <w:marBottom w:val="0"/>
              <w:divBdr>
                <w:top w:val="none" w:sz="0" w:space="0" w:color="auto"/>
                <w:left w:val="none" w:sz="0" w:space="0" w:color="auto"/>
                <w:bottom w:val="none" w:sz="0" w:space="0" w:color="auto"/>
                <w:right w:val="none" w:sz="0" w:space="0" w:color="auto"/>
              </w:divBdr>
            </w:div>
            <w:div w:id="599146208">
              <w:marLeft w:val="0"/>
              <w:marRight w:val="0"/>
              <w:marTop w:val="0"/>
              <w:marBottom w:val="0"/>
              <w:divBdr>
                <w:top w:val="none" w:sz="0" w:space="0" w:color="auto"/>
                <w:left w:val="none" w:sz="0" w:space="0" w:color="auto"/>
                <w:bottom w:val="none" w:sz="0" w:space="0" w:color="auto"/>
                <w:right w:val="none" w:sz="0" w:space="0" w:color="auto"/>
              </w:divBdr>
            </w:div>
            <w:div w:id="602034619">
              <w:marLeft w:val="0"/>
              <w:marRight w:val="0"/>
              <w:marTop w:val="0"/>
              <w:marBottom w:val="0"/>
              <w:divBdr>
                <w:top w:val="none" w:sz="0" w:space="0" w:color="auto"/>
                <w:left w:val="none" w:sz="0" w:space="0" w:color="auto"/>
                <w:bottom w:val="none" w:sz="0" w:space="0" w:color="auto"/>
                <w:right w:val="none" w:sz="0" w:space="0" w:color="auto"/>
              </w:divBdr>
            </w:div>
            <w:div w:id="602616118">
              <w:marLeft w:val="0"/>
              <w:marRight w:val="0"/>
              <w:marTop w:val="480"/>
              <w:marBottom w:val="0"/>
              <w:divBdr>
                <w:top w:val="single" w:sz="6" w:space="0" w:color="auto"/>
                <w:left w:val="single" w:sz="6" w:space="0" w:color="auto"/>
                <w:bottom w:val="single" w:sz="6" w:space="0" w:color="auto"/>
                <w:right w:val="single" w:sz="6" w:space="0" w:color="auto"/>
              </w:divBdr>
            </w:div>
            <w:div w:id="602688279">
              <w:marLeft w:val="0"/>
              <w:marRight w:val="0"/>
              <w:marTop w:val="0"/>
              <w:marBottom w:val="0"/>
              <w:divBdr>
                <w:top w:val="none" w:sz="0" w:space="0" w:color="auto"/>
                <w:left w:val="none" w:sz="0" w:space="0" w:color="auto"/>
                <w:bottom w:val="none" w:sz="0" w:space="0" w:color="auto"/>
                <w:right w:val="none" w:sz="0" w:space="0" w:color="auto"/>
              </w:divBdr>
            </w:div>
            <w:div w:id="603391206">
              <w:marLeft w:val="0"/>
              <w:marRight w:val="0"/>
              <w:marTop w:val="0"/>
              <w:marBottom w:val="0"/>
              <w:divBdr>
                <w:top w:val="none" w:sz="0" w:space="0" w:color="auto"/>
                <w:left w:val="none" w:sz="0" w:space="0" w:color="auto"/>
                <w:bottom w:val="none" w:sz="0" w:space="0" w:color="auto"/>
                <w:right w:val="none" w:sz="0" w:space="0" w:color="auto"/>
              </w:divBdr>
              <w:divsChild>
                <w:div w:id="397471">
                  <w:marLeft w:val="0"/>
                  <w:marRight w:val="0"/>
                  <w:marTop w:val="0"/>
                  <w:marBottom w:val="0"/>
                  <w:divBdr>
                    <w:top w:val="none" w:sz="0" w:space="0" w:color="auto"/>
                    <w:left w:val="none" w:sz="0" w:space="0" w:color="auto"/>
                    <w:bottom w:val="none" w:sz="0" w:space="0" w:color="auto"/>
                    <w:right w:val="none" w:sz="0" w:space="0" w:color="auto"/>
                  </w:divBdr>
                </w:div>
                <w:div w:id="3216783">
                  <w:marLeft w:val="0"/>
                  <w:marRight w:val="0"/>
                  <w:marTop w:val="0"/>
                  <w:marBottom w:val="0"/>
                  <w:divBdr>
                    <w:top w:val="none" w:sz="0" w:space="0" w:color="auto"/>
                    <w:left w:val="none" w:sz="0" w:space="0" w:color="auto"/>
                    <w:bottom w:val="none" w:sz="0" w:space="0" w:color="auto"/>
                    <w:right w:val="none" w:sz="0" w:space="0" w:color="auto"/>
                  </w:divBdr>
                </w:div>
                <w:div w:id="22555419">
                  <w:marLeft w:val="0"/>
                  <w:marRight w:val="0"/>
                  <w:marTop w:val="0"/>
                  <w:marBottom w:val="0"/>
                  <w:divBdr>
                    <w:top w:val="none" w:sz="0" w:space="0" w:color="auto"/>
                    <w:left w:val="none" w:sz="0" w:space="0" w:color="auto"/>
                    <w:bottom w:val="none" w:sz="0" w:space="0" w:color="auto"/>
                    <w:right w:val="none" w:sz="0" w:space="0" w:color="auto"/>
                  </w:divBdr>
                </w:div>
                <w:div w:id="25721814">
                  <w:marLeft w:val="0"/>
                  <w:marRight w:val="0"/>
                  <w:marTop w:val="0"/>
                  <w:marBottom w:val="0"/>
                  <w:divBdr>
                    <w:top w:val="none" w:sz="0" w:space="0" w:color="auto"/>
                    <w:left w:val="none" w:sz="0" w:space="0" w:color="auto"/>
                    <w:bottom w:val="none" w:sz="0" w:space="0" w:color="auto"/>
                    <w:right w:val="none" w:sz="0" w:space="0" w:color="auto"/>
                  </w:divBdr>
                </w:div>
                <w:div w:id="28147211">
                  <w:marLeft w:val="0"/>
                  <w:marRight w:val="0"/>
                  <w:marTop w:val="0"/>
                  <w:marBottom w:val="0"/>
                  <w:divBdr>
                    <w:top w:val="none" w:sz="0" w:space="0" w:color="auto"/>
                    <w:left w:val="none" w:sz="0" w:space="0" w:color="auto"/>
                    <w:bottom w:val="none" w:sz="0" w:space="0" w:color="auto"/>
                    <w:right w:val="none" w:sz="0" w:space="0" w:color="auto"/>
                  </w:divBdr>
                </w:div>
                <w:div w:id="28576194">
                  <w:marLeft w:val="0"/>
                  <w:marRight w:val="0"/>
                  <w:marTop w:val="0"/>
                  <w:marBottom w:val="0"/>
                  <w:divBdr>
                    <w:top w:val="none" w:sz="0" w:space="0" w:color="auto"/>
                    <w:left w:val="none" w:sz="0" w:space="0" w:color="auto"/>
                    <w:bottom w:val="none" w:sz="0" w:space="0" w:color="auto"/>
                    <w:right w:val="none" w:sz="0" w:space="0" w:color="auto"/>
                  </w:divBdr>
                </w:div>
                <w:div w:id="32266420">
                  <w:marLeft w:val="0"/>
                  <w:marRight w:val="0"/>
                  <w:marTop w:val="0"/>
                  <w:marBottom w:val="0"/>
                  <w:divBdr>
                    <w:top w:val="none" w:sz="0" w:space="0" w:color="auto"/>
                    <w:left w:val="none" w:sz="0" w:space="0" w:color="auto"/>
                    <w:bottom w:val="none" w:sz="0" w:space="0" w:color="auto"/>
                    <w:right w:val="none" w:sz="0" w:space="0" w:color="auto"/>
                  </w:divBdr>
                </w:div>
                <w:div w:id="43213798">
                  <w:marLeft w:val="0"/>
                  <w:marRight w:val="0"/>
                  <w:marTop w:val="0"/>
                  <w:marBottom w:val="0"/>
                  <w:divBdr>
                    <w:top w:val="none" w:sz="0" w:space="0" w:color="auto"/>
                    <w:left w:val="none" w:sz="0" w:space="0" w:color="auto"/>
                    <w:bottom w:val="none" w:sz="0" w:space="0" w:color="auto"/>
                    <w:right w:val="none" w:sz="0" w:space="0" w:color="auto"/>
                  </w:divBdr>
                </w:div>
                <w:div w:id="43650362">
                  <w:marLeft w:val="0"/>
                  <w:marRight w:val="0"/>
                  <w:marTop w:val="0"/>
                  <w:marBottom w:val="0"/>
                  <w:divBdr>
                    <w:top w:val="none" w:sz="0" w:space="0" w:color="auto"/>
                    <w:left w:val="none" w:sz="0" w:space="0" w:color="auto"/>
                    <w:bottom w:val="none" w:sz="0" w:space="0" w:color="auto"/>
                    <w:right w:val="none" w:sz="0" w:space="0" w:color="auto"/>
                  </w:divBdr>
                </w:div>
                <w:div w:id="50470625">
                  <w:marLeft w:val="0"/>
                  <w:marRight w:val="0"/>
                  <w:marTop w:val="0"/>
                  <w:marBottom w:val="0"/>
                  <w:divBdr>
                    <w:top w:val="none" w:sz="0" w:space="0" w:color="auto"/>
                    <w:left w:val="none" w:sz="0" w:space="0" w:color="auto"/>
                    <w:bottom w:val="none" w:sz="0" w:space="0" w:color="auto"/>
                    <w:right w:val="none" w:sz="0" w:space="0" w:color="auto"/>
                  </w:divBdr>
                </w:div>
                <w:div w:id="60254652">
                  <w:marLeft w:val="0"/>
                  <w:marRight w:val="0"/>
                  <w:marTop w:val="0"/>
                  <w:marBottom w:val="0"/>
                  <w:divBdr>
                    <w:top w:val="none" w:sz="0" w:space="0" w:color="auto"/>
                    <w:left w:val="none" w:sz="0" w:space="0" w:color="auto"/>
                    <w:bottom w:val="none" w:sz="0" w:space="0" w:color="auto"/>
                    <w:right w:val="none" w:sz="0" w:space="0" w:color="auto"/>
                  </w:divBdr>
                </w:div>
                <w:div w:id="72244700">
                  <w:marLeft w:val="0"/>
                  <w:marRight w:val="0"/>
                  <w:marTop w:val="0"/>
                  <w:marBottom w:val="0"/>
                  <w:divBdr>
                    <w:top w:val="none" w:sz="0" w:space="0" w:color="auto"/>
                    <w:left w:val="none" w:sz="0" w:space="0" w:color="auto"/>
                    <w:bottom w:val="none" w:sz="0" w:space="0" w:color="auto"/>
                    <w:right w:val="none" w:sz="0" w:space="0" w:color="auto"/>
                  </w:divBdr>
                </w:div>
                <w:div w:id="81341185">
                  <w:marLeft w:val="0"/>
                  <w:marRight w:val="0"/>
                  <w:marTop w:val="0"/>
                  <w:marBottom w:val="0"/>
                  <w:divBdr>
                    <w:top w:val="none" w:sz="0" w:space="0" w:color="auto"/>
                    <w:left w:val="none" w:sz="0" w:space="0" w:color="auto"/>
                    <w:bottom w:val="none" w:sz="0" w:space="0" w:color="auto"/>
                    <w:right w:val="none" w:sz="0" w:space="0" w:color="auto"/>
                  </w:divBdr>
                </w:div>
                <w:div w:id="87241062">
                  <w:marLeft w:val="0"/>
                  <w:marRight w:val="0"/>
                  <w:marTop w:val="0"/>
                  <w:marBottom w:val="0"/>
                  <w:divBdr>
                    <w:top w:val="none" w:sz="0" w:space="0" w:color="auto"/>
                    <w:left w:val="none" w:sz="0" w:space="0" w:color="auto"/>
                    <w:bottom w:val="none" w:sz="0" w:space="0" w:color="auto"/>
                    <w:right w:val="none" w:sz="0" w:space="0" w:color="auto"/>
                  </w:divBdr>
                </w:div>
                <w:div w:id="105582669">
                  <w:marLeft w:val="0"/>
                  <w:marRight w:val="0"/>
                  <w:marTop w:val="0"/>
                  <w:marBottom w:val="0"/>
                  <w:divBdr>
                    <w:top w:val="none" w:sz="0" w:space="0" w:color="auto"/>
                    <w:left w:val="none" w:sz="0" w:space="0" w:color="auto"/>
                    <w:bottom w:val="none" w:sz="0" w:space="0" w:color="auto"/>
                    <w:right w:val="none" w:sz="0" w:space="0" w:color="auto"/>
                  </w:divBdr>
                </w:div>
                <w:div w:id="107623343">
                  <w:marLeft w:val="0"/>
                  <w:marRight w:val="0"/>
                  <w:marTop w:val="0"/>
                  <w:marBottom w:val="0"/>
                  <w:divBdr>
                    <w:top w:val="none" w:sz="0" w:space="0" w:color="auto"/>
                    <w:left w:val="none" w:sz="0" w:space="0" w:color="auto"/>
                    <w:bottom w:val="none" w:sz="0" w:space="0" w:color="auto"/>
                    <w:right w:val="none" w:sz="0" w:space="0" w:color="auto"/>
                  </w:divBdr>
                </w:div>
                <w:div w:id="109319189">
                  <w:marLeft w:val="0"/>
                  <w:marRight w:val="0"/>
                  <w:marTop w:val="0"/>
                  <w:marBottom w:val="0"/>
                  <w:divBdr>
                    <w:top w:val="none" w:sz="0" w:space="0" w:color="auto"/>
                    <w:left w:val="none" w:sz="0" w:space="0" w:color="auto"/>
                    <w:bottom w:val="none" w:sz="0" w:space="0" w:color="auto"/>
                    <w:right w:val="none" w:sz="0" w:space="0" w:color="auto"/>
                  </w:divBdr>
                </w:div>
                <w:div w:id="120004044">
                  <w:marLeft w:val="0"/>
                  <w:marRight w:val="0"/>
                  <w:marTop w:val="0"/>
                  <w:marBottom w:val="0"/>
                  <w:divBdr>
                    <w:top w:val="none" w:sz="0" w:space="0" w:color="auto"/>
                    <w:left w:val="none" w:sz="0" w:space="0" w:color="auto"/>
                    <w:bottom w:val="none" w:sz="0" w:space="0" w:color="auto"/>
                    <w:right w:val="none" w:sz="0" w:space="0" w:color="auto"/>
                  </w:divBdr>
                </w:div>
                <w:div w:id="137039843">
                  <w:marLeft w:val="0"/>
                  <w:marRight w:val="0"/>
                  <w:marTop w:val="0"/>
                  <w:marBottom w:val="0"/>
                  <w:divBdr>
                    <w:top w:val="none" w:sz="0" w:space="0" w:color="auto"/>
                    <w:left w:val="none" w:sz="0" w:space="0" w:color="auto"/>
                    <w:bottom w:val="none" w:sz="0" w:space="0" w:color="auto"/>
                    <w:right w:val="none" w:sz="0" w:space="0" w:color="auto"/>
                  </w:divBdr>
                </w:div>
                <w:div w:id="143667823">
                  <w:marLeft w:val="0"/>
                  <w:marRight w:val="0"/>
                  <w:marTop w:val="0"/>
                  <w:marBottom w:val="0"/>
                  <w:divBdr>
                    <w:top w:val="none" w:sz="0" w:space="0" w:color="auto"/>
                    <w:left w:val="none" w:sz="0" w:space="0" w:color="auto"/>
                    <w:bottom w:val="none" w:sz="0" w:space="0" w:color="auto"/>
                    <w:right w:val="none" w:sz="0" w:space="0" w:color="auto"/>
                  </w:divBdr>
                </w:div>
                <w:div w:id="154147588">
                  <w:marLeft w:val="0"/>
                  <w:marRight w:val="0"/>
                  <w:marTop w:val="0"/>
                  <w:marBottom w:val="0"/>
                  <w:divBdr>
                    <w:top w:val="none" w:sz="0" w:space="0" w:color="auto"/>
                    <w:left w:val="none" w:sz="0" w:space="0" w:color="auto"/>
                    <w:bottom w:val="none" w:sz="0" w:space="0" w:color="auto"/>
                    <w:right w:val="none" w:sz="0" w:space="0" w:color="auto"/>
                  </w:divBdr>
                </w:div>
                <w:div w:id="159583333">
                  <w:marLeft w:val="0"/>
                  <w:marRight w:val="0"/>
                  <w:marTop w:val="0"/>
                  <w:marBottom w:val="0"/>
                  <w:divBdr>
                    <w:top w:val="none" w:sz="0" w:space="0" w:color="auto"/>
                    <w:left w:val="none" w:sz="0" w:space="0" w:color="auto"/>
                    <w:bottom w:val="none" w:sz="0" w:space="0" w:color="auto"/>
                    <w:right w:val="none" w:sz="0" w:space="0" w:color="auto"/>
                  </w:divBdr>
                </w:div>
                <w:div w:id="162626469">
                  <w:marLeft w:val="0"/>
                  <w:marRight w:val="0"/>
                  <w:marTop w:val="0"/>
                  <w:marBottom w:val="0"/>
                  <w:divBdr>
                    <w:top w:val="none" w:sz="0" w:space="0" w:color="auto"/>
                    <w:left w:val="none" w:sz="0" w:space="0" w:color="auto"/>
                    <w:bottom w:val="none" w:sz="0" w:space="0" w:color="auto"/>
                    <w:right w:val="none" w:sz="0" w:space="0" w:color="auto"/>
                  </w:divBdr>
                </w:div>
                <w:div w:id="173303377">
                  <w:marLeft w:val="0"/>
                  <w:marRight w:val="0"/>
                  <w:marTop w:val="0"/>
                  <w:marBottom w:val="0"/>
                  <w:divBdr>
                    <w:top w:val="none" w:sz="0" w:space="0" w:color="auto"/>
                    <w:left w:val="none" w:sz="0" w:space="0" w:color="auto"/>
                    <w:bottom w:val="none" w:sz="0" w:space="0" w:color="auto"/>
                    <w:right w:val="none" w:sz="0" w:space="0" w:color="auto"/>
                  </w:divBdr>
                </w:div>
                <w:div w:id="175312885">
                  <w:marLeft w:val="0"/>
                  <w:marRight w:val="0"/>
                  <w:marTop w:val="0"/>
                  <w:marBottom w:val="0"/>
                  <w:divBdr>
                    <w:top w:val="none" w:sz="0" w:space="0" w:color="auto"/>
                    <w:left w:val="none" w:sz="0" w:space="0" w:color="auto"/>
                    <w:bottom w:val="none" w:sz="0" w:space="0" w:color="auto"/>
                    <w:right w:val="none" w:sz="0" w:space="0" w:color="auto"/>
                  </w:divBdr>
                </w:div>
                <w:div w:id="179466565">
                  <w:marLeft w:val="0"/>
                  <w:marRight w:val="0"/>
                  <w:marTop w:val="0"/>
                  <w:marBottom w:val="0"/>
                  <w:divBdr>
                    <w:top w:val="none" w:sz="0" w:space="0" w:color="auto"/>
                    <w:left w:val="none" w:sz="0" w:space="0" w:color="auto"/>
                    <w:bottom w:val="none" w:sz="0" w:space="0" w:color="auto"/>
                    <w:right w:val="none" w:sz="0" w:space="0" w:color="auto"/>
                  </w:divBdr>
                </w:div>
                <w:div w:id="185339134">
                  <w:marLeft w:val="0"/>
                  <w:marRight w:val="0"/>
                  <w:marTop w:val="0"/>
                  <w:marBottom w:val="0"/>
                  <w:divBdr>
                    <w:top w:val="none" w:sz="0" w:space="0" w:color="auto"/>
                    <w:left w:val="none" w:sz="0" w:space="0" w:color="auto"/>
                    <w:bottom w:val="none" w:sz="0" w:space="0" w:color="auto"/>
                    <w:right w:val="none" w:sz="0" w:space="0" w:color="auto"/>
                  </w:divBdr>
                </w:div>
                <w:div w:id="196746749">
                  <w:marLeft w:val="0"/>
                  <w:marRight w:val="0"/>
                  <w:marTop w:val="0"/>
                  <w:marBottom w:val="0"/>
                  <w:divBdr>
                    <w:top w:val="none" w:sz="0" w:space="0" w:color="auto"/>
                    <w:left w:val="none" w:sz="0" w:space="0" w:color="auto"/>
                    <w:bottom w:val="none" w:sz="0" w:space="0" w:color="auto"/>
                    <w:right w:val="none" w:sz="0" w:space="0" w:color="auto"/>
                  </w:divBdr>
                </w:div>
                <w:div w:id="204951879">
                  <w:marLeft w:val="0"/>
                  <w:marRight w:val="0"/>
                  <w:marTop w:val="0"/>
                  <w:marBottom w:val="0"/>
                  <w:divBdr>
                    <w:top w:val="none" w:sz="0" w:space="0" w:color="auto"/>
                    <w:left w:val="none" w:sz="0" w:space="0" w:color="auto"/>
                    <w:bottom w:val="none" w:sz="0" w:space="0" w:color="auto"/>
                    <w:right w:val="none" w:sz="0" w:space="0" w:color="auto"/>
                  </w:divBdr>
                </w:div>
                <w:div w:id="219022234">
                  <w:marLeft w:val="0"/>
                  <w:marRight w:val="0"/>
                  <w:marTop w:val="0"/>
                  <w:marBottom w:val="0"/>
                  <w:divBdr>
                    <w:top w:val="none" w:sz="0" w:space="0" w:color="auto"/>
                    <w:left w:val="none" w:sz="0" w:space="0" w:color="auto"/>
                    <w:bottom w:val="none" w:sz="0" w:space="0" w:color="auto"/>
                    <w:right w:val="none" w:sz="0" w:space="0" w:color="auto"/>
                  </w:divBdr>
                </w:div>
                <w:div w:id="262803955">
                  <w:marLeft w:val="0"/>
                  <w:marRight w:val="0"/>
                  <w:marTop w:val="0"/>
                  <w:marBottom w:val="0"/>
                  <w:divBdr>
                    <w:top w:val="none" w:sz="0" w:space="0" w:color="auto"/>
                    <w:left w:val="none" w:sz="0" w:space="0" w:color="auto"/>
                    <w:bottom w:val="none" w:sz="0" w:space="0" w:color="auto"/>
                    <w:right w:val="none" w:sz="0" w:space="0" w:color="auto"/>
                  </w:divBdr>
                </w:div>
                <w:div w:id="271672790">
                  <w:marLeft w:val="0"/>
                  <w:marRight w:val="0"/>
                  <w:marTop w:val="0"/>
                  <w:marBottom w:val="0"/>
                  <w:divBdr>
                    <w:top w:val="none" w:sz="0" w:space="0" w:color="auto"/>
                    <w:left w:val="none" w:sz="0" w:space="0" w:color="auto"/>
                    <w:bottom w:val="none" w:sz="0" w:space="0" w:color="auto"/>
                    <w:right w:val="none" w:sz="0" w:space="0" w:color="auto"/>
                  </w:divBdr>
                </w:div>
                <w:div w:id="272634905">
                  <w:marLeft w:val="0"/>
                  <w:marRight w:val="0"/>
                  <w:marTop w:val="0"/>
                  <w:marBottom w:val="0"/>
                  <w:divBdr>
                    <w:top w:val="none" w:sz="0" w:space="0" w:color="auto"/>
                    <w:left w:val="none" w:sz="0" w:space="0" w:color="auto"/>
                    <w:bottom w:val="none" w:sz="0" w:space="0" w:color="auto"/>
                    <w:right w:val="none" w:sz="0" w:space="0" w:color="auto"/>
                  </w:divBdr>
                </w:div>
                <w:div w:id="273095674">
                  <w:marLeft w:val="0"/>
                  <w:marRight w:val="0"/>
                  <w:marTop w:val="0"/>
                  <w:marBottom w:val="0"/>
                  <w:divBdr>
                    <w:top w:val="none" w:sz="0" w:space="0" w:color="auto"/>
                    <w:left w:val="none" w:sz="0" w:space="0" w:color="auto"/>
                    <w:bottom w:val="none" w:sz="0" w:space="0" w:color="auto"/>
                    <w:right w:val="none" w:sz="0" w:space="0" w:color="auto"/>
                  </w:divBdr>
                </w:div>
                <w:div w:id="277032484">
                  <w:marLeft w:val="0"/>
                  <w:marRight w:val="0"/>
                  <w:marTop w:val="0"/>
                  <w:marBottom w:val="0"/>
                  <w:divBdr>
                    <w:top w:val="none" w:sz="0" w:space="0" w:color="auto"/>
                    <w:left w:val="none" w:sz="0" w:space="0" w:color="auto"/>
                    <w:bottom w:val="none" w:sz="0" w:space="0" w:color="auto"/>
                    <w:right w:val="none" w:sz="0" w:space="0" w:color="auto"/>
                  </w:divBdr>
                </w:div>
                <w:div w:id="279528720">
                  <w:marLeft w:val="0"/>
                  <w:marRight w:val="0"/>
                  <w:marTop w:val="0"/>
                  <w:marBottom w:val="0"/>
                  <w:divBdr>
                    <w:top w:val="none" w:sz="0" w:space="0" w:color="auto"/>
                    <w:left w:val="none" w:sz="0" w:space="0" w:color="auto"/>
                    <w:bottom w:val="none" w:sz="0" w:space="0" w:color="auto"/>
                    <w:right w:val="none" w:sz="0" w:space="0" w:color="auto"/>
                  </w:divBdr>
                </w:div>
                <w:div w:id="280378353">
                  <w:marLeft w:val="0"/>
                  <w:marRight w:val="0"/>
                  <w:marTop w:val="0"/>
                  <w:marBottom w:val="0"/>
                  <w:divBdr>
                    <w:top w:val="none" w:sz="0" w:space="0" w:color="auto"/>
                    <w:left w:val="none" w:sz="0" w:space="0" w:color="auto"/>
                    <w:bottom w:val="none" w:sz="0" w:space="0" w:color="auto"/>
                    <w:right w:val="none" w:sz="0" w:space="0" w:color="auto"/>
                  </w:divBdr>
                </w:div>
                <w:div w:id="287665681">
                  <w:marLeft w:val="0"/>
                  <w:marRight w:val="0"/>
                  <w:marTop w:val="0"/>
                  <w:marBottom w:val="0"/>
                  <w:divBdr>
                    <w:top w:val="none" w:sz="0" w:space="0" w:color="auto"/>
                    <w:left w:val="none" w:sz="0" w:space="0" w:color="auto"/>
                    <w:bottom w:val="none" w:sz="0" w:space="0" w:color="auto"/>
                    <w:right w:val="none" w:sz="0" w:space="0" w:color="auto"/>
                  </w:divBdr>
                </w:div>
                <w:div w:id="299841921">
                  <w:marLeft w:val="0"/>
                  <w:marRight w:val="0"/>
                  <w:marTop w:val="0"/>
                  <w:marBottom w:val="0"/>
                  <w:divBdr>
                    <w:top w:val="none" w:sz="0" w:space="0" w:color="auto"/>
                    <w:left w:val="none" w:sz="0" w:space="0" w:color="auto"/>
                    <w:bottom w:val="none" w:sz="0" w:space="0" w:color="auto"/>
                    <w:right w:val="none" w:sz="0" w:space="0" w:color="auto"/>
                  </w:divBdr>
                </w:div>
                <w:div w:id="301889826">
                  <w:marLeft w:val="0"/>
                  <w:marRight w:val="0"/>
                  <w:marTop w:val="0"/>
                  <w:marBottom w:val="0"/>
                  <w:divBdr>
                    <w:top w:val="none" w:sz="0" w:space="0" w:color="auto"/>
                    <w:left w:val="none" w:sz="0" w:space="0" w:color="auto"/>
                    <w:bottom w:val="none" w:sz="0" w:space="0" w:color="auto"/>
                    <w:right w:val="none" w:sz="0" w:space="0" w:color="auto"/>
                  </w:divBdr>
                </w:div>
                <w:div w:id="303434647">
                  <w:marLeft w:val="0"/>
                  <w:marRight w:val="0"/>
                  <w:marTop w:val="0"/>
                  <w:marBottom w:val="0"/>
                  <w:divBdr>
                    <w:top w:val="none" w:sz="0" w:space="0" w:color="auto"/>
                    <w:left w:val="none" w:sz="0" w:space="0" w:color="auto"/>
                    <w:bottom w:val="none" w:sz="0" w:space="0" w:color="auto"/>
                    <w:right w:val="none" w:sz="0" w:space="0" w:color="auto"/>
                  </w:divBdr>
                </w:div>
                <w:div w:id="323440797">
                  <w:marLeft w:val="0"/>
                  <w:marRight w:val="0"/>
                  <w:marTop w:val="0"/>
                  <w:marBottom w:val="0"/>
                  <w:divBdr>
                    <w:top w:val="none" w:sz="0" w:space="0" w:color="auto"/>
                    <w:left w:val="none" w:sz="0" w:space="0" w:color="auto"/>
                    <w:bottom w:val="none" w:sz="0" w:space="0" w:color="auto"/>
                    <w:right w:val="none" w:sz="0" w:space="0" w:color="auto"/>
                  </w:divBdr>
                </w:div>
                <w:div w:id="348677832">
                  <w:marLeft w:val="0"/>
                  <w:marRight w:val="0"/>
                  <w:marTop w:val="0"/>
                  <w:marBottom w:val="0"/>
                  <w:divBdr>
                    <w:top w:val="none" w:sz="0" w:space="0" w:color="auto"/>
                    <w:left w:val="none" w:sz="0" w:space="0" w:color="auto"/>
                    <w:bottom w:val="none" w:sz="0" w:space="0" w:color="auto"/>
                    <w:right w:val="none" w:sz="0" w:space="0" w:color="auto"/>
                  </w:divBdr>
                </w:div>
                <w:div w:id="359360418">
                  <w:marLeft w:val="0"/>
                  <w:marRight w:val="0"/>
                  <w:marTop w:val="0"/>
                  <w:marBottom w:val="0"/>
                  <w:divBdr>
                    <w:top w:val="none" w:sz="0" w:space="0" w:color="auto"/>
                    <w:left w:val="none" w:sz="0" w:space="0" w:color="auto"/>
                    <w:bottom w:val="none" w:sz="0" w:space="0" w:color="auto"/>
                    <w:right w:val="none" w:sz="0" w:space="0" w:color="auto"/>
                  </w:divBdr>
                </w:div>
                <w:div w:id="361129495">
                  <w:marLeft w:val="0"/>
                  <w:marRight w:val="0"/>
                  <w:marTop w:val="0"/>
                  <w:marBottom w:val="0"/>
                  <w:divBdr>
                    <w:top w:val="none" w:sz="0" w:space="0" w:color="auto"/>
                    <w:left w:val="none" w:sz="0" w:space="0" w:color="auto"/>
                    <w:bottom w:val="none" w:sz="0" w:space="0" w:color="auto"/>
                    <w:right w:val="none" w:sz="0" w:space="0" w:color="auto"/>
                  </w:divBdr>
                </w:div>
                <w:div w:id="370032067">
                  <w:marLeft w:val="0"/>
                  <w:marRight w:val="0"/>
                  <w:marTop w:val="0"/>
                  <w:marBottom w:val="0"/>
                  <w:divBdr>
                    <w:top w:val="none" w:sz="0" w:space="0" w:color="auto"/>
                    <w:left w:val="none" w:sz="0" w:space="0" w:color="auto"/>
                    <w:bottom w:val="none" w:sz="0" w:space="0" w:color="auto"/>
                    <w:right w:val="none" w:sz="0" w:space="0" w:color="auto"/>
                  </w:divBdr>
                </w:div>
                <w:div w:id="374475550">
                  <w:marLeft w:val="0"/>
                  <w:marRight w:val="0"/>
                  <w:marTop w:val="0"/>
                  <w:marBottom w:val="0"/>
                  <w:divBdr>
                    <w:top w:val="none" w:sz="0" w:space="0" w:color="auto"/>
                    <w:left w:val="none" w:sz="0" w:space="0" w:color="auto"/>
                    <w:bottom w:val="none" w:sz="0" w:space="0" w:color="auto"/>
                    <w:right w:val="none" w:sz="0" w:space="0" w:color="auto"/>
                  </w:divBdr>
                </w:div>
                <w:div w:id="381180051">
                  <w:marLeft w:val="0"/>
                  <w:marRight w:val="0"/>
                  <w:marTop w:val="0"/>
                  <w:marBottom w:val="0"/>
                  <w:divBdr>
                    <w:top w:val="none" w:sz="0" w:space="0" w:color="auto"/>
                    <w:left w:val="none" w:sz="0" w:space="0" w:color="auto"/>
                    <w:bottom w:val="none" w:sz="0" w:space="0" w:color="auto"/>
                    <w:right w:val="none" w:sz="0" w:space="0" w:color="auto"/>
                  </w:divBdr>
                </w:div>
                <w:div w:id="387606315">
                  <w:marLeft w:val="0"/>
                  <w:marRight w:val="0"/>
                  <w:marTop w:val="0"/>
                  <w:marBottom w:val="0"/>
                  <w:divBdr>
                    <w:top w:val="none" w:sz="0" w:space="0" w:color="auto"/>
                    <w:left w:val="none" w:sz="0" w:space="0" w:color="auto"/>
                    <w:bottom w:val="none" w:sz="0" w:space="0" w:color="auto"/>
                    <w:right w:val="none" w:sz="0" w:space="0" w:color="auto"/>
                  </w:divBdr>
                </w:div>
                <w:div w:id="395206680">
                  <w:marLeft w:val="0"/>
                  <w:marRight w:val="0"/>
                  <w:marTop w:val="0"/>
                  <w:marBottom w:val="0"/>
                  <w:divBdr>
                    <w:top w:val="none" w:sz="0" w:space="0" w:color="auto"/>
                    <w:left w:val="none" w:sz="0" w:space="0" w:color="auto"/>
                    <w:bottom w:val="none" w:sz="0" w:space="0" w:color="auto"/>
                    <w:right w:val="none" w:sz="0" w:space="0" w:color="auto"/>
                  </w:divBdr>
                </w:div>
                <w:div w:id="402533661">
                  <w:marLeft w:val="0"/>
                  <w:marRight w:val="0"/>
                  <w:marTop w:val="0"/>
                  <w:marBottom w:val="0"/>
                  <w:divBdr>
                    <w:top w:val="none" w:sz="0" w:space="0" w:color="auto"/>
                    <w:left w:val="none" w:sz="0" w:space="0" w:color="auto"/>
                    <w:bottom w:val="none" w:sz="0" w:space="0" w:color="auto"/>
                    <w:right w:val="none" w:sz="0" w:space="0" w:color="auto"/>
                  </w:divBdr>
                </w:div>
                <w:div w:id="408163328">
                  <w:marLeft w:val="0"/>
                  <w:marRight w:val="0"/>
                  <w:marTop w:val="0"/>
                  <w:marBottom w:val="0"/>
                  <w:divBdr>
                    <w:top w:val="none" w:sz="0" w:space="0" w:color="auto"/>
                    <w:left w:val="none" w:sz="0" w:space="0" w:color="auto"/>
                    <w:bottom w:val="none" w:sz="0" w:space="0" w:color="auto"/>
                    <w:right w:val="none" w:sz="0" w:space="0" w:color="auto"/>
                  </w:divBdr>
                </w:div>
                <w:div w:id="410346853">
                  <w:marLeft w:val="0"/>
                  <w:marRight w:val="0"/>
                  <w:marTop w:val="0"/>
                  <w:marBottom w:val="0"/>
                  <w:divBdr>
                    <w:top w:val="none" w:sz="0" w:space="0" w:color="auto"/>
                    <w:left w:val="none" w:sz="0" w:space="0" w:color="auto"/>
                    <w:bottom w:val="none" w:sz="0" w:space="0" w:color="auto"/>
                    <w:right w:val="none" w:sz="0" w:space="0" w:color="auto"/>
                  </w:divBdr>
                </w:div>
                <w:div w:id="413825624">
                  <w:marLeft w:val="0"/>
                  <w:marRight w:val="0"/>
                  <w:marTop w:val="0"/>
                  <w:marBottom w:val="0"/>
                  <w:divBdr>
                    <w:top w:val="none" w:sz="0" w:space="0" w:color="auto"/>
                    <w:left w:val="none" w:sz="0" w:space="0" w:color="auto"/>
                    <w:bottom w:val="none" w:sz="0" w:space="0" w:color="auto"/>
                    <w:right w:val="none" w:sz="0" w:space="0" w:color="auto"/>
                  </w:divBdr>
                </w:div>
                <w:div w:id="416024189">
                  <w:marLeft w:val="0"/>
                  <w:marRight w:val="0"/>
                  <w:marTop w:val="0"/>
                  <w:marBottom w:val="0"/>
                  <w:divBdr>
                    <w:top w:val="none" w:sz="0" w:space="0" w:color="auto"/>
                    <w:left w:val="none" w:sz="0" w:space="0" w:color="auto"/>
                    <w:bottom w:val="none" w:sz="0" w:space="0" w:color="auto"/>
                    <w:right w:val="none" w:sz="0" w:space="0" w:color="auto"/>
                  </w:divBdr>
                </w:div>
                <w:div w:id="419762821">
                  <w:marLeft w:val="0"/>
                  <w:marRight w:val="0"/>
                  <w:marTop w:val="0"/>
                  <w:marBottom w:val="0"/>
                  <w:divBdr>
                    <w:top w:val="none" w:sz="0" w:space="0" w:color="auto"/>
                    <w:left w:val="none" w:sz="0" w:space="0" w:color="auto"/>
                    <w:bottom w:val="none" w:sz="0" w:space="0" w:color="auto"/>
                    <w:right w:val="none" w:sz="0" w:space="0" w:color="auto"/>
                  </w:divBdr>
                </w:div>
                <w:div w:id="429085151">
                  <w:marLeft w:val="0"/>
                  <w:marRight w:val="0"/>
                  <w:marTop w:val="0"/>
                  <w:marBottom w:val="0"/>
                  <w:divBdr>
                    <w:top w:val="none" w:sz="0" w:space="0" w:color="auto"/>
                    <w:left w:val="none" w:sz="0" w:space="0" w:color="auto"/>
                    <w:bottom w:val="none" w:sz="0" w:space="0" w:color="auto"/>
                    <w:right w:val="none" w:sz="0" w:space="0" w:color="auto"/>
                  </w:divBdr>
                </w:div>
                <w:div w:id="435490673">
                  <w:marLeft w:val="0"/>
                  <w:marRight w:val="0"/>
                  <w:marTop w:val="0"/>
                  <w:marBottom w:val="0"/>
                  <w:divBdr>
                    <w:top w:val="none" w:sz="0" w:space="0" w:color="auto"/>
                    <w:left w:val="none" w:sz="0" w:space="0" w:color="auto"/>
                    <w:bottom w:val="none" w:sz="0" w:space="0" w:color="auto"/>
                    <w:right w:val="none" w:sz="0" w:space="0" w:color="auto"/>
                  </w:divBdr>
                </w:div>
                <w:div w:id="448163202">
                  <w:marLeft w:val="0"/>
                  <w:marRight w:val="0"/>
                  <w:marTop w:val="0"/>
                  <w:marBottom w:val="0"/>
                  <w:divBdr>
                    <w:top w:val="none" w:sz="0" w:space="0" w:color="auto"/>
                    <w:left w:val="none" w:sz="0" w:space="0" w:color="auto"/>
                    <w:bottom w:val="none" w:sz="0" w:space="0" w:color="auto"/>
                    <w:right w:val="none" w:sz="0" w:space="0" w:color="auto"/>
                  </w:divBdr>
                </w:div>
                <w:div w:id="458576765">
                  <w:marLeft w:val="0"/>
                  <w:marRight w:val="0"/>
                  <w:marTop w:val="0"/>
                  <w:marBottom w:val="0"/>
                  <w:divBdr>
                    <w:top w:val="none" w:sz="0" w:space="0" w:color="auto"/>
                    <w:left w:val="none" w:sz="0" w:space="0" w:color="auto"/>
                    <w:bottom w:val="none" w:sz="0" w:space="0" w:color="auto"/>
                    <w:right w:val="none" w:sz="0" w:space="0" w:color="auto"/>
                  </w:divBdr>
                </w:div>
                <w:div w:id="467359819">
                  <w:marLeft w:val="0"/>
                  <w:marRight w:val="0"/>
                  <w:marTop w:val="0"/>
                  <w:marBottom w:val="0"/>
                  <w:divBdr>
                    <w:top w:val="none" w:sz="0" w:space="0" w:color="auto"/>
                    <w:left w:val="none" w:sz="0" w:space="0" w:color="auto"/>
                    <w:bottom w:val="none" w:sz="0" w:space="0" w:color="auto"/>
                    <w:right w:val="none" w:sz="0" w:space="0" w:color="auto"/>
                  </w:divBdr>
                </w:div>
                <w:div w:id="471866198">
                  <w:marLeft w:val="0"/>
                  <w:marRight w:val="0"/>
                  <w:marTop w:val="0"/>
                  <w:marBottom w:val="0"/>
                  <w:divBdr>
                    <w:top w:val="none" w:sz="0" w:space="0" w:color="auto"/>
                    <w:left w:val="none" w:sz="0" w:space="0" w:color="auto"/>
                    <w:bottom w:val="none" w:sz="0" w:space="0" w:color="auto"/>
                    <w:right w:val="none" w:sz="0" w:space="0" w:color="auto"/>
                  </w:divBdr>
                </w:div>
                <w:div w:id="481123393">
                  <w:marLeft w:val="0"/>
                  <w:marRight w:val="0"/>
                  <w:marTop w:val="0"/>
                  <w:marBottom w:val="0"/>
                  <w:divBdr>
                    <w:top w:val="none" w:sz="0" w:space="0" w:color="auto"/>
                    <w:left w:val="none" w:sz="0" w:space="0" w:color="auto"/>
                    <w:bottom w:val="none" w:sz="0" w:space="0" w:color="auto"/>
                    <w:right w:val="none" w:sz="0" w:space="0" w:color="auto"/>
                  </w:divBdr>
                </w:div>
                <w:div w:id="481236090">
                  <w:marLeft w:val="0"/>
                  <w:marRight w:val="0"/>
                  <w:marTop w:val="0"/>
                  <w:marBottom w:val="0"/>
                  <w:divBdr>
                    <w:top w:val="none" w:sz="0" w:space="0" w:color="auto"/>
                    <w:left w:val="none" w:sz="0" w:space="0" w:color="auto"/>
                    <w:bottom w:val="none" w:sz="0" w:space="0" w:color="auto"/>
                    <w:right w:val="none" w:sz="0" w:space="0" w:color="auto"/>
                  </w:divBdr>
                </w:div>
                <w:div w:id="498270741">
                  <w:marLeft w:val="0"/>
                  <w:marRight w:val="0"/>
                  <w:marTop w:val="0"/>
                  <w:marBottom w:val="0"/>
                  <w:divBdr>
                    <w:top w:val="none" w:sz="0" w:space="0" w:color="auto"/>
                    <w:left w:val="none" w:sz="0" w:space="0" w:color="auto"/>
                    <w:bottom w:val="none" w:sz="0" w:space="0" w:color="auto"/>
                    <w:right w:val="none" w:sz="0" w:space="0" w:color="auto"/>
                  </w:divBdr>
                </w:div>
                <w:div w:id="512646874">
                  <w:marLeft w:val="0"/>
                  <w:marRight w:val="0"/>
                  <w:marTop w:val="0"/>
                  <w:marBottom w:val="0"/>
                  <w:divBdr>
                    <w:top w:val="none" w:sz="0" w:space="0" w:color="auto"/>
                    <w:left w:val="none" w:sz="0" w:space="0" w:color="auto"/>
                    <w:bottom w:val="none" w:sz="0" w:space="0" w:color="auto"/>
                    <w:right w:val="none" w:sz="0" w:space="0" w:color="auto"/>
                  </w:divBdr>
                </w:div>
                <w:div w:id="517695399">
                  <w:marLeft w:val="0"/>
                  <w:marRight w:val="0"/>
                  <w:marTop w:val="0"/>
                  <w:marBottom w:val="0"/>
                  <w:divBdr>
                    <w:top w:val="none" w:sz="0" w:space="0" w:color="auto"/>
                    <w:left w:val="none" w:sz="0" w:space="0" w:color="auto"/>
                    <w:bottom w:val="none" w:sz="0" w:space="0" w:color="auto"/>
                    <w:right w:val="none" w:sz="0" w:space="0" w:color="auto"/>
                  </w:divBdr>
                </w:div>
                <w:div w:id="521436265">
                  <w:marLeft w:val="0"/>
                  <w:marRight w:val="0"/>
                  <w:marTop w:val="0"/>
                  <w:marBottom w:val="0"/>
                  <w:divBdr>
                    <w:top w:val="none" w:sz="0" w:space="0" w:color="auto"/>
                    <w:left w:val="none" w:sz="0" w:space="0" w:color="auto"/>
                    <w:bottom w:val="none" w:sz="0" w:space="0" w:color="auto"/>
                    <w:right w:val="none" w:sz="0" w:space="0" w:color="auto"/>
                  </w:divBdr>
                </w:div>
                <w:div w:id="524170344">
                  <w:marLeft w:val="0"/>
                  <w:marRight w:val="0"/>
                  <w:marTop w:val="0"/>
                  <w:marBottom w:val="0"/>
                  <w:divBdr>
                    <w:top w:val="none" w:sz="0" w:space="0" w:color="auto"/>
                    <w:left w:val="none" w:sz="0" w:space="0" w:color="auto"/>
                    <w:bottom w:val="none" w:sz="0" w:space="0" w:color="auto"/>
                    <w:right w:val="none" w:sz="0" w:space="0" w:color="auto"/>
                  </w:divBdr>
                </w:div>
                <w:div w:id="524565664">
                  <w:marLeft w:val="0"/>
                  <w:marRight w:val="0"/>
                  <w:marTop w:val="0"/>
                  <w:marBottom w:val="0"/>
                  <w:divBdr>
                    <w:top w:val="none" w:sz="0" w:space="0" w:color="auto"/>
                    <w:left w:val="none" w:sz="0" w:space="0" w:color="auto"/>
                    <w:bottom w:val="none" w:sz="0" w:space="0" w:color="auto"/>
                    <w:right w:val="none" w:sz="0" w:space="0" w:color="auto"/>
                  </w:divBdr>
                </w:div>
                <w:div w:id="525102970">
                  <w:marLeft w:val="0"/>
                  <w:marRight w:val="0"/>
                  <w:marTop w:val="0"/>
                  <w:marBottom w:val="0"/>
                  <w:divBdr>
                    <w:top w:val="none" w:sz="0" w:space="0" w:color="auto"/>
                    <w:left w:val="none" w:sz="0" w:space="0" w:color="auto"/>
                    <w:bottom w:val="none" w:sz="0" w:space="0" w:color="auto"/>
                    <w:right w:val="none" w:sz="0" w:space="0" w:color="auto"/>
                  </w:divBdr>
                </w:div>
                <w:div w:id="534582986">
                  <w:marLeft w:val="0"/>
                  <w:marRight w:val="0"/>
                  <w:marTop w:val="0"/>
                  <w:marBottom w:val="0"/>
                  <w:divBdr>
                    <w:top w:val="none" w:sz="0" w:space="0" w:color="auto"/>
                    <w:left w:val="none" w:sz="0" w:space="0" w:color="auto"/>
                    <w:bottom w:val="none" w:sz="0" w:space="0" w:color="auto"/>
                    <w:right w:val="none" w:sz="0" w:space="0" w:color="auto"/>
                  </w:divBdr>
                </w:div>
                <w:div w:id="536237486">
                  <w:marLeft w:val="0"/>
                  <w:marRight w:val="0"/>
                  <w:marTop w:val="0"/>
                  <w:marBottom w:val="0"/>
                  <w:divBdr>
                    <w:top w:val="none" w:sz="0" w:space="0" w:color="auto"/>
                    <w:left w:val="none" w:sz="0" w:space="0" w:color="auto"/>
                    <w:bottom w:val="none" w:sz="0" w:space="0" w:color="auto"/>
                    <w:right w:val="none" w:sz="0" w:space="0" w:color="auto"/>
                  </w:divBdr>
                </w:div>
                <w:div w:id="537930484">
                  <w:marLeft w:val="0"/>
                  <w:marRight w:val="0"/>
                  <w:marTop w:val="0"/>
                  <w:marBottom w:val="0"/>
                  <w:divBdr>
                    <w:top w:val="none" w:sz="0" w:space="0" w:color="auto"/>
                    <w:left w:val="none" w:sz="0" w:space="0" w:color="auto"/>
                    <w:bottom w:val="none" w:sz="0" w:space="0" w:color="auto"/>
                    <w:right w:val="none" w:sz="0" w:space="0" w:color="auto"/>
                  </w:divBdr>
                </w:div>
                <w:div w:id="545532354">
                  <w:marLeft w:val="0"/>
                  <w:marRight w:val="0"/>
                  <w:marTop w:val="0"/>
                  <w:marBottom w:val="0"/>
                  <w:divBdr>
                    <w:top w:val="none" w:sz="0" w:space="0" w:color="auto"/>
                    <w:left w:val="none" w:sz="0" w:space="0" w:color="auto"/>
                    <w:bottom w:val="none" w:sz="0" w:space="0" w:color="auto"/>
                    <w:right w:val="none" w:sz="0" w:space="0" w:color="auto"/>
                  </w:divBdr>
                </w:div>
                <w:div w:id="551313000">
                  <w:marLeft w:val="0"/>
                  <w:marRight w:val="0"/>
                  <w:marTop w:val="0"/>
                  <w:marBottom w:val="0"/>
                  <w:divBdr>
                    <w:top w:val="none" w:sz="0" w:space="0" w:color="auto"/>
                    <w:left w:val="none" w:sz="0" w:space="0" w:color="auto"/>
                    <w:bottom w:val="none" w:sz="0" w:space="0" w:color="auto"/>
                    <w:right w:val="none" w:sz="0" w:space="0" w:color="auto"/>
                  </w:divBdr>
                </w:div>
                <w:div w:id="559173421">
                  <w:marLeft w:val="0"/>
                  <w:marRight w:val="0"/>
                  <w:marTop w:val="0"/>
                  <w:marBottom w:val="0"/>
                  <w:divBdr>
                    <w:top w:val="none" w:sz="0" w:space="0" w:color="auto"/>
                    <w:left w:val="none" w:sz="0" w:space="0" w:color="auto"/>
                    <w:bottom w:val="none" w:sz="0" w:space="0" w:color="auto"/>
                    <w:right w:val="none" w:sz="0" w:space="0" w:color="auto"/>
                  </w:divBdr>
                </w:div>
                <w:div w:id="560866021">
                  <w:marLeft w:val="0"/>
                  <w:marRight w:val="0"/>
                  <w:marTop w:val="0"/>
                  <w:marBottom w:val="0"/>
                  <w:divBdr>
                    <w:top w:val="none" w:sz="0" w:space="0" w:color="auto"/>
                    <w:left w:val="none" w:sz="0" w:space="0" w:color="auto"/>
                    <w:bottom w:val="none" w:sz="0" w:space="0" w:color="auto"/>
                    <w:right w:val="none" w:sz="0" w:space="0" w:color="auto"/>
                  </w:divBdr>
                </w:div>
                <w:div w:id="561715417">
                  <w:marLeft w:val="0"/>
                  <w:marRight w:val="0"/>
                  <w:marTop w:val="0"/>
                  <w:marBottom w:val="0"/>
                  <w:divBdr>
                    <w:top w:val="none" w:sz="0" w:space="0" w:color="auto"/>
                    <w:left w:val="none" w:sz="0" w:space="0" w:color="auto"/>
                    <w:bottom w:val="none" w:sz="0" w:space="0" w:color="auto"/>
                    <w:right w:val="none" w:sz="0" w:space="0" w:color="auto"/>
                  </w:divBdr>
                </w:div>
                <w:div w:id="567036450">
                  <w:marLeft w:val="0"/>
                  <w:marRight w:val="0"/>
                  <w:marTop w:val="0"/>
                  <w:marBottom w:val="0"/>
                  <w:divBdr>
                    <w:top w:val="none" w:sz="0" w:space="0" w:color="auto"/>
                    <w:left w:val="none" w:sz="0" w:space="0" w:color="auto"/>
                    <w:bottom w:val="none" w:sz="0" w:space="0" w:color="auto"/>
                    <w:right w:val="none" w:sz="0" w:space="0" w:color="auto"/>
                  </w:divBdr>
                </w:div>
                <w:div w:id="575286571">
                  <w:marLeft w:val="0"/>
                  <w:marRight w:val="0"/>
                  <w:marTop w:val="0"/>
                  <w:marBottom w:val="0"/>
                  <w:divBdr>
                    <w:top w:val="none" w:sz="0" w:space="0" w:color="auto"/>
                    <w:left w:val="none" w:sz="0" w:space="0" w:color="auto"/>
                    <w:bottom w:val="none" w:sz="0" w:space="0" w:color="auto"/>
                    <w:right w:val="none" w:sz="0" w:space="0" w:color="auto"/>
                  </w:divBdr>
                </w:div>
                <w:div w:id="582683964">
                  <w:marLeft w:val="0"/>
                  <w:marRight w:val="0"/>
                  <w:marTop w:val="0"/>
                  <w:marBottom w:val="0"/>
                  <w:divBdr>
                    <w:top w:val="none" w:sz="0" w:space="0" w:color="auto"/>
                    <w:left w:val="none" w:sz="0" w:space="0" w:color="auto"/>
                    <w:bottom w:val="none" w:sz="0" w:space="0" w:color="auto"/>
                    <w:right w:val="none" w:sz="0" w:space="0" w:color="auto"/>
                  </w:divBdr>
                </w:div>
                <w:div w:id="590698392">
                  <w:marLeft w:val="0"/>
                  <w:marRight w:val="0"/>
                  <w:marTop w:val="0"/>
                  <w:marBottom w:val="0"/>
                  <w:divBdr>
                    <w:top w:val="none" w:sz="0" w:space="0" w:color="auto"/>
                    <w:left w:val="none" w:sz="0" w:space="0" w:color="auto"/>
                    <w:bottom w:val="none" w:sz="0" w:space="0" w:color="auto"/>
                    <w:right w:val="none" w:sz="0" w:space="0" w:color="auto"/>
                  </w:divBdr>
                </w:div>
                <w:div w:id="596062824">
                  <w:marLeft w:val="0"/>
                  <w:marRight w:val="0"/>
                  <w:marTop w:val="0"/>
                  <w:marBottom w:val="0"/>
                  <w:divBdr>
                    <w:top w:val="none" w:sz="0" w:space="0" w:color="auto"/>
                    <w:left w:val="none" w:sz="0" w:space="0" w:color="auto"/>
                    <w:bottom w:val="none" w:sz="0" w:space="0" w:color="auto"/>
                    <w:right w:val="none" w:sz="0" w:space="0" w:color="auto"/>
                  </w:divBdr>
                </w:div>
                <w:div w:id="599023977">
                  <w:marLeft w:val="0"/>
                  <w:marRight w:val="0"/>
                  <w:marTop w:val="0"/>
                  <w:marBottom w:val="0"/>
                  <w:divBdr>
                    <w:top w:val="none" w:sz="0" w:space="0" w:color="auto"/>
                    <w:left w:val="none" w:sz="0" w:space="0" w:color="auto"/>
                    <w:bottom w:val="none" w:sz="0" w:space="0" w:color="auto"/>
                    <w:right w:val="none" w:sz="0" w:space="0" w:color="auto"/>
                  </w:divBdr>
                </w:div>
                <w:div w:id="601567698">
                  <w:marLeft w:val="0"/>
                  <w:marRight w:val="0"/>
                  <w:marTop w:val="0"/>
                  <w:marBottom w:val="0"/>
                  <w:divBdr>
                    <w:top w:val="none" w:sz="0" w:space="0" w:color="auto"/>
                    <w:left w:val="none" w:sz="0" w:space="0" w:color="auto"/>
                    <w:bottom w:val="none" w:sz="0" w:space="0" w:color="auto"/>
                    <w:right w:val="none" w:sz="0" w:space="0" w:color="auto"/>
                  </w:divBdr>
                </w:div>
                <w:div w:id="603613085">
                  <w:marLeft w:val="0"/>
                  <w:marRight w:val="0"/>
                  <w:marTop w:val="0"/>
                  <w:marBottom w:val="0"/>
                  <w:divBdr>
                    <w:top w:val="none" w:sz="0" w:space="0" w:color="auto"/>
                    <w:left w:val="none" w:sz="0" w:space="0" w:color="auto"/>
                    <w:bottom w:val="none" w:sz="0" w:space="0" w:color="auto"/>
                    <w:right w:val="none" w:sz="0" w:space="0" w:color="auto"/>
                  </w:divBdr>
                </w:div>
                <w:div w:id="606036589">
                  <w:marLeft w:val="0"/>
                  <w:marRight w:val="0"/>
                  <w:marTop w:val="0"/>
                  <w:marBottom w:val="0"/>
                  <w:divBdr>
                    <w:top w:val="none" w:sz="0" w:space="0" w:color="auto"/>
                    <w:left w:val="none" w:sz="0" w:space="0" w:color="auto"/>
                    <w:bottom w:val="none" w:sz="0" w:space="0" w:color="auto"/>
                    <w:right w:val="none" w:sz="0" w:space="0" w:color="auto"/>
                  </w:divBdr>
                </w:div>
                <w:div w:id="606735265">
                  <w:marLeft w:val="0"/>
                  <w:marRight w:val="0"/>
                  <w:marTop w:val="0"/>
                  <w:marBottom w:val="0"/>
                  <w:divBdr>
                    <w:top w:val="none" w:sz="0" w:space="0" w:color="auto"/>
                    <w:left w:val="none" w:sz="0" w:space="0" w:color="auto"/>
                    <w:bottom w:val="none" w:sz="0" w:space="0" w:color="auto"/>
                    <w:right w:val="none" w:sz="0" w:space="0" w:color="auto"/>
                  </w:divBdr>
                </w:div>
                <w:div w:id="607977977">
                  <w:marLeft w:val="0"/>
                  <w:marRight w:val="0"/>
                  <w:marTop w:val="0"/>
                  <w:marBottom w:val="0"/>
                  <w:divBdr>
                    <w:top w:val="none" w:sz="0" w:space="0" w:color="auto"/>
                    <w:left w:val="none" w:sz="0" w:space="0" w:color="auto"/>
                    <w:bottom w:val="none" w:sz="0" w:space="0" w:color="auto"/>
                    <w:right w:val="none" w:sz="0" w:space="0" w:color="auto"/>
                  </w:divBdr>
                </w:div>
                <w:div w:id="611666933">
                  <w:marLeft w:val="0"/>
                  <w:marRight w:val="0"/>
                  <w:marTop w:val="0"/>
                  <w:marBottom w:val="0"/>
                  <w:divBdr>
                    <w:top w:val="none" w:sz="0" w:space="0" w:color="auto"/>
                    <w:left w:val="none" w:sz="0" w:space="0" w:color="auto"/>
                    <w:bottom w:val="none" w:sz="0" w:space="0" w:color="auto"/>
                    <w:right w:val="none" w:sz="0" w:space="0" w:color="auto"/>
                  </w:divBdr>
                </w:div>
                <w:div w:id="614295109">
                  <w:marLeft w:val="0"/>
                  <w:marRight w:val="0"/>
                  <w:marTop w:val="0"/>
                  <w:marBottom w:val="0"/>
                  <w:divBdr>
                    <w:top w:val="none" w:sz="0" w:space="0" w:color="auto"/>
                    <w:left w:val="none" w:sz="0" w:space="0" w:color="auto"/>
                    <w:bottom w:val="none" w:sz="0" w:space="0" w:color="auto"/>
                    <w:right w:val="none" w:sz="0" w:space="0" w:color="auto"/>
                  </w:divBdr>
                </w:div>
                <w:div w:id="618996476">
                  <w:marLeft w:val="0"/>
                  <w:marRight w:val="0"/>
                  <w:marTop w:val="0"/>
                  <w:marBottom w:val="0"/>
                  <w:divBdr>
                    <w:top w:val="none" w:sz="0" w:space="0" w:color="auto"/>
                    <w:left w:val="none" w:sz="0" w:space="0" w:color="auto"/>
                    <w:bottom w:val="none" w:sz="0" w:space="0" w:color="auto"/>
                    <w:right w:val="none" w:sz="0" w:space="0" w:color="auto"/>
                  </w:divBdr>
                </w:div>
                <w:div w:id="626010941">
                  <w:marLeft w:val="0"/>
                  <w:marRight w:val="0"/>
                  <w:marTop w:val="0"/>
                  <w:marBottom w:val="0"/>
                  <w:divBdr>
                    <w:top w:val="none" w:sz="0" w:space="0" w:color="auto"/>
                    <w:left w:val="none" w:sz="0" w:space="0" w:color="auto"/>
                    <w:bottom w:val="none" w:sz="0" w:space="0" w:color="auto"/>
                    <w:right w:val="none" w:sz="0" w:space="0" w:color="auto"/>
                  </w:divBdr>
                </w:div>
                <w:div w:id="631594802">
                  <w:marLeft w:val="0"/>
                  <w:marRight w:val="0"/>
                  <w:marTop w:val="0"/>
                  <w:marBottom w:val="0"/>
                  <w:divBdr>
                    <w:top w:val="none" w:sz="0" w:space="0" w:color="auto"/>
                    <w:left w:val="none" w:sz="0" w:space="0" w:color="auto"/>
                    <w:bottom w:val="none" w:sz="0" w:space="0" w:color="auto"/>
                    <w:right w:val="none" w:sz="0" w:space="0" w:color="auto"/>
                  </w:divBdr>
                </w:div>
                <w:div w:id="636452701">
                  <w:marLeft w:val="0"/>
                  <w:marRight w:val="0"/>
                  <w:marTop w:val="0"/>
                  <w:marBottom w:val="0"/>
                  <w:divBdr>
                    <w:top w:val="none" w:sz="0" w:space="0" w:color="auto"/>
                    <w:left w:val="none" w:sz="0" w:space="0" w:color="auto"/>
                    <w:bottom w:val="none" w:sz="0" w:space="0" w:color="auto"/>
                    <w:right w:val="none" w:sz="0" w:space="0" w:color="auto"/>
                  </w:divBdr>
                </w:div>
                <w:div w:id="637035910">
                  <w:marLeft w:val="0"/>
                  <w:marRight w:val="0"/>
                  <w:marTop w:val="0"/>
                  <w:marBottom w:val="0"/>
                  <w:divBdr>
                    <w:top w:val="none" w:sz="0" w:space="0" w:color="auto"/>
                    <w:left w:val="none" w:sz="0" w:space="0" w:color="auto"/>
                    <w:bottom w:val="none" w:sz="0" w:space="0" w:color="auto"/>
                    <w:right w:val="none" w:sz="0" w:space="0" w:color="auto"/>
                  </w:divBdr>
                </w:div>
                <w:div w:id="654457010">
                  <w:marLeft w:val="0"/>
                  <w:marRight w:val="0"/>
                  <w:marTop w:val="0"/>
                  <w:marBottom w:val="0"/>
                  <w:divBdr>
                    <w:top w:val="none" w:sz="0" w:space="0" w:color="auto"/>
                    <w:left w:val="none" w:sz="0" w:space="0" w:color="auto"/>
                    <w:bottom w:val="none" w:sz="0" w:space="0" w:color="auto"/>
                    <w:right w:val="none" w:sz="0" w:space="0" w:color="auto"/>
                  </w:divBdr>
                </w:div>
                <w:div w:id="654575392">
                  <w:marLeft w:val="0"/>
                  <w:marRight w:val="0"/>
                  <w:marTop w:val="0"/>
                  <w:marBottom w:val="0"/>
                  <w:divBdr>
                    <w:top w:val="none" w:sz="0" w:space="0" w:color="auto"/>
                    <w:left w:val="none" w:sz="0" w:space="0" w:color="auto"/>
                    <w:bottom w:val="none" w:sz="0" w:space="0" w:color="auto"/>
                    <w:right w:val="none" w:sz="0" w:space="0" w:color="auto"/>
                  </w:divBdr>
                </w:div>
                <w:div w:id="670528706">
                  <w:marLeft w:val="0"/>
                  <w:marRight w:val="0"/>
                  <w:marTop w:val="0"/>
                  <w:marBottom w:val="0"/>
                  <w:divBdr>
                    <w:top w:val="none" w:sz="0" w:space="0" w:color="auto"/>
                    <w:left w:val="none" w:sz="0" w:space="0" w:color="auto"/>
                    <w:bottom w:val="none" w:sz="0" w:space="0" w:color="auto"/>
                    <w:right w:val="none" w:sz="0" w:space="0" w:color="auto"/>
                  </w:divBdr>
                </w:div>
                <w:div w:id="686718711">
                  <w:marLeft w:val="0"/>
                  <w:marRight w:val="0"/>
                  <w:marTop w:val="0"/>
                  <w:marBottom w:val="0"/>
                  <w:divBdr>
                    <w:top w:val="none" w:sz="0" w:space="0" w:color="auto"/>
                    <w:left w:val="none" w:sz="0" w:space="0" w:color="auto"/>
                    <w:bottom w:val="none" w:sz="0" w:space="0" w:color="auto"/>
                    <w:right w:val="none" w:sz="0" w:space="0" w:color="auto"/>
                  </w:divBdr>
                </w:div>
                <w:div w:id="699936424">
                  <w:marLeft w:val="0"/>
                  <w:marRight w:val="0"/>
                  <w:marTop w:val="0"/>
                  <w:marBottom w:val="0"/>
                  <w:divBdr>
                    <w:top w:val="none" w:sz="0" w:space="0" w:color="auto"/>
                    <w:left w:val="none" w:sz="0" w:space="0" w:color="auto"/>
                    <w:bottom w:val="none" w:sz="0" w:space="0" w:color="auto"/>
                    <w:right w:val="none" w:sz="0" w:space="0" w:color="auto"/>
                  </w:divBdr>
                </w:div>
                <w:div w:id="700663404">
                  <w:marLeft w:val="0"/>
                  <w:marRight w:val="0"/>
                  <w:marTop w:val="0"/>
                  <w:marBottom w:val="0"/>
                  <w:divBdr>
                    <w:top w:val="none" w:sz="0" w:space="0" w:color="auto"/>
                    <w:left w:val="none" w:sz="0" w:space="0" w:color="auto"/>
                    <w:bottom w:val="none" w:sz="0" w:space="0" w:color="auto"/>
                    <w:right w:val="none" w:sz="0" w:space="0" w:color="auto"/>
                  </w:divBdr>
                </w:div>
                <w:div w:id="707994414">
                  <w:marLeft w:val="0"/>
                  <w:marRight w:val="0"/>
                  <w:marTop w:val="0"/>
                  <w:marBottom w:val="0"/>
                  <w:divBdr>
                    <w:top w:val="none" w:sz="0" w:space="0" w:color="auto"/>
                    <w:left w:val="none" w:sz="0" w:space="0" w:color="auto"/>
                    <w:bottom w:val="none" w:sz="0" w:space="0" w:color="auto"/>
                    <w:right w:val="none" w:sz="0" w:space="0" w:color="auto"/>
                  </w:divBdr>
                </w:div>
                <w:div w:id="714085290">
                  <w:marLeft w:val="0"/>
                  <w:marRight w:val="0"/>
                  <w:marTop w:val="0"/>
                  <w:marBottom w:val="0"/>
                  <w:divBdr>
                    <w:top w:val="none" w:sz="0" w:space="0" w:color="auto"/>
                    <w:left w:val="none" w:sz="0" w:space="0" w:color="auto"/>
                    <w:bottom w:val="none" w:sz="0" w:space="0" w:color="auto"/>
                    <w:right w:val="none" w:sz="0" w:space="0" w:color="auto"/>
                  </w:divBdr>
                </w:div>
                <w:div w:id="715161186">
                  <w:marLeft w:val="0"/>
                  <w:marRight w:val="0"/>
                  <w:marTop w:val="0"/>
                  <w:marBottom w:val="0"/>
                  <w:divBdr>
                    <w:top w:val="none" w:sz="0" w:space="0" w:color="auto"/>
                    <w:left w:val="none" w:sz="0" w:space="0" w:color="auto"/>
                    <w:bottom w:val="none" w:sz="0" w:space="0" w:color="auto"/>
                    <w:right w:val="none" w:sz="0" w:space="0" w:color="auto"/>
                  </w:divBdr>
                </w:div>
                <w:div w:id="742528107">
                  <w:marLeft w:val="0"/>
                  <w:marRight w:val="0"/>
                  <w:marTop w:val="0"/>
                  <w:marBottom w:val="0"/>
                  <w:divBdr>
                    <w:top w:val="none" w:sz="0" w:space="0" w:color="auto"/>
                    <w:left w:val="none" w:sz="0" w:space="0" w:color="auto"/>
                    <w:bottom w:val="none" w:sz="0" w:space="0" w:color="auto"/>
                    <w:right w:val="none" w:sz="0" w:space="0" w:color="auto"/>
                  </w:divBdr>
                </w:div>
                <w:div w:id="746654216">
                  <w:marLeft w:val="0"/>
                  <w:marRight w:val="0"/>
                  <w:marTop w:val="0"/>
                  <w:marBottom w:val="0"/>
                  <w:divBdr>
                    <w:top w:val="none" w:sz="0" w:space="0" w:color="auto"/>
                    <w:left w:val="none" w:sz="0" w:space="0" w:color="auto"/>
                    <w:bottom w:val="none" w:sz="0" w:space="0" w:color="auto"/>
                    <w:right w:val="none" w:sz="0" w:space="0" w:color="auto"/>
                  </w:divBdr>
                </w:div>
                <w:div w:id="747652091">
                  <w:marLeft w:val="0"/>
                  <w:marRight w:val="0"/>
                  <w:marTop w:val="0"/>
                  <w:marBottom w:val="0"/>
                  <w:divBdr>
                    <w:top w:val="none" w:sz="0" w:space="0" w:color="auto"/>
                    <w:left w:val="none" w:sz="0" w:space="0" w:color="auto"/>
                    <w:bottom w:val="none" w:sz="0" w:space="0" w:color="auto"/>
                    <w:right w:val="none" w:sz="0" w:space="0" w:color="auto"/>
                  </w:divBdr>
                </w:div>
                <w:div w:id="749546525">
                  <w:marLeft w:val="0"/>
                  <w:marRight w:val="0"/>
                  <w:marTop w:val="0"/>
                  <w:marBottom w:val="0"/>
                  <w:divBdr>
                    <w:top w:val="none" w:sz="0" w:space="0" w:color="auto"/>
                    <w:left w:val="none" w:sz="0" w:space="0" w:color="auto"/>
                    <w:bottom w:val="none" w:sz="0" w:space="0" w:color="auto"/>
                    <w:right w:val="none" w:sz="0" w:space="0" w:color="auto"/>
                  </w:divBdr>
                </w:div>
                <w:div w:id="753745216">
                  <w:marLeft w:val="0"/>
                  <w:marRight w:val="0"/>
                  <w:marTop w:val="0"/>
                  <w:marBottom w:val="0"/>
                  <w:divBdr>
                    <w:top w:val="none" w:sz="0" w:space="0" w:color="auto"/>
                    <w:left w:val="none" w:sz="0" w:space="0" w:color="auto"/>
                    <w:bottom w:val="none" w:sz="0" w:space="0" w:color="auto"/>
                    <w:right w:val="none" w:sz="0" w:space="0" w:color="auto"/>
                  </w:divBdr>
                </w:div>
                <w:div w:id="767046314">
                  <w:marLeft w:val="0"/>
                  <w:marRight w:val="0"/>
                  <w:marTop w:val="0"/>
                  <w:marBottom w:val="0"/>
                  <w:divBdr>
                    <w:top w:val="none" w:sz="0" w:space="0" w:color="auto"/>
                    <w:left w:val="none" w:sz="0" w:space="0" w:color="auto"/>
                    <w:bottom w:val="none" w:sz="0" w:space="0" w:color="auto"/>
                    <w:right w:val="none" w:sz="0" w:space="0" w:color="auto"/>
                  </w:divBdr>
                </w:div>
                <w:div w:id="770586302">
                  <w:marLeft w:val="0"/>
                  <w:marRight w:val="0"/>
                  <w:marTop w:val="0"/>
                  <w:marBottom w:val="0"/>
                  <w:divBdr>
                    <w:top w:val="none" w:sz="0" w:space="0" w:color="auto"/>
                    <w:left w:val="none" w:sz="0" w:space="0" w:color="auto"/>
                    <w:bottom w:val="none" w:sz="0" w:space="0" w:color="auto"/>
                    <w:right w:val="none" w:sz="0" w:space="0" w:color="auto"/>
                  </w:divBdr>
                </w:div>
                <w:div w:id="773086768">
                  <w:marLeft w:val="0"/>
                  <w:marRight w:val="0"/>
                  <w:marTop w:val="0"/>
                  <w:marBottom w:val="0"/>
                  <w:divBdr>
                    <w:top w:val="none" w:sz="0" w:space="0" w:color="auto"/>
                    <w:left w:val="none" w:sz="0" w:space="0" w:color="auto"/>
                    <w:bottom w:val="none" w:sz="0" w:space="0" w:color="auto"/>
                    <w:right w:val="none" w:sz="0" w:space="0" w:color="auto"/>
                  </w:divBdr>
                </w:div>
                <w:div w:id="773591342">
                  <w:marLeft w:val="0"/>
                  <w:marRight w:val="0"/>
                  <w:marTop w:val="0"/>
                  <w:marBottom w:val="0"/>
                  <w:divBdr>
                    <w:top w:val="none" w:sz="0" w:space="0" w:color="auto"/>
                    <w:left w:val="none" w:sz="0" w:space="0" w:color="auto"/>
                    <w:bottom w:val="none" w:sz="0" w:space="0" w:color="auto"/>
                    <w:right w:val="none" w:sz="0" w:space="0" w:color="auto"/>
                  </w:divBdr>
                </w:div>
                <w:div w:id="774252271">
                  <w:marLeft w:val="0"/>
                  <w:marRight w:val="0"/>
                  <w:marTop w:val="0"/>
                  <w:marBottom w:val="0"/>
                  <w:divBdr>
                    <w:top w:val="none" w:sz="0" w:space="0" w:color="auto"/>
                    <w:left w:val="none" w:sz="0" w:space="0" w:color="auto"/>
                    <w:bottom w:val="none" w:sz="0" w:space="0" w:color="auto"/>
                    <w:right w:val="none" w:sz="0" w:space="0" w:color="auto"/>
                  </w:divBdr>
                </w:div>
                <w:div w:id="775751491">
                  <w:marLeft w:val="0"/>
                  <w:marRight w:val="0"/>
                  <w:marTop w:val="0"/>
                  <w:marBottom w:val="0"/>
                  <w:divBdr>
                    <w:top w:val="none" w:sz="0" w:space="0" w:color="auto"/>
                    <w:left w:val="none" w:sz="0" w:space="0" w:color="auto"/>
                    <w:bottom w:val="none" w:sz="0" w:space="0" w:color="auto"/>
                    <w:right w:val="none" w:sz="0" w:space="0" w:color="auto"/>
                  </w:divBdr>
                </w:div>
                <w:div w:id="778600205">
                  <w:marLeft w:val="0"/>
                  <w:marRight w:val="0"/>
                  <w:marTop w:val="0"/>
                  <w:marBottom w:val="0"/>
                  <w:divBdr>
                    <w:top w:val="none" w:sz="0" w:space="0" w:color="auto"/>
                    <w:left w:val="none" w:sz="0" w:space="0" w:color="auto"/>
                    <w:bottom w:val="none" w:sz="0" w:space="0" w:color="auto"/>
                    <w:right w:val="none" w:sz="0" w:space="0" w:color="auto"/>
                  </w:divBdr>
                </w:div>
                <w:div w:id="787552885">
                  <w:marLeft w:val="0"/>
                  <w:marRight w:val="0"/>
                  <w:marTop w:val="0"/>
                  <w:marBottom w:val="0"/>
                  <w:divBdr>
                    <w:top w:val="none" w:sz="0" w:space="0" w:color="auto"/>
                    <w:left w:val="none" w:sz="0" w:space="0" w:color="auto"/>
                    <w:bottom w:val="none" w:sz="0" w:space="0" w:color="auto"/>
                    <w:right w:val="none" w:sz="0" w:space="0" w:color="auto"/>
                  </w:divBdr>
                </w:div>
                <w:div w:id="794297181">
                  <w:marLeft w:val="0"/>
                  <w:marRight w:val="0"/>
                  <w:marTop w:val="0"/>
                  <w:marBottom w:val="0"/>
                  <w:divBdr>
                    <w:top w:val="none" w:sz="0" w:space="0" w:color="auto"/>
                    <w:left w:val="none" w:sz="0" w:space="0" w:color="auto"/>
                    <w:bottom w:val="none" w:sz="0" w:space="0" w:color="auto"/>
                    <w:right w:val="none" w:sz="0" w:space="0" w:color="auto"/>
                  </w:divBdr>
                </w:div>
                <w:div w:id="796676565">
                  <w:marLeft w:val="0"/>
                  <w:marRight w:val="0"/>
                  <w:marTop w:val="0"/>
                  <w:marBottom w:val="0"/>
                  <w:divBdr>
                    <w:top w:val="none" w:sz="0" w:space="0" w:color="auto"/>
                    <w:left w:val="none" w:sz="0" w:space="0" w:color="auto"/>
                    <w:bottom w:val="none" w:sz="0" w:space="0" w:color="auto"/>
                    <w:right w:val="none" w:sz="0" w:space="0" w:color="auto"/>
                  </w:divBdr>
                </w:div>
                <w:div w:id="802816554">
                  <w:marLeft w:val="0"/>
                  <w:marRight w:val="0"/>
                  <w:marTop w:val="0"/>
                  <w:marBottom w:val="0"/>
                  <w:divBdr>
                    <w:top w:val="none" w:sz="0" w:space="0" w:color="auto"/>
                    <w:left w:val="none" w:sz="0" w:space="0" w:color="auto"/>
                    <w:bottom w:val="none" w:sz="0" w:space="0" w:color="auto"/>
                    <w:right w:val="none" w:sz="0" w:space="0" w:color="auto"/>
                  </w:divBdr>
                </w:div>
                <w:div w:id="803622065">
                  <w:marLeft w:val="0"/>
                  <w:marRight w:val="0"/>
                  <w:marTop w:val="0"/>
                  <w:marBottom w:val="0"/>
                  <w:divBdr>
                    <w:top w:val="none" w:sz="0" w:space="0" w:color="auto"/>
                    <w:left w:val="none" w:sz="0" w:space="0" w:color="auto"/>
                    <w:bottom w:val="none" w:sz="0" w:space="0" w:color="auto"/>
                    <w:right w:val="none" w:sz="0" w:space="0" w:color="auto"/>
                  </w:divBdr>
                </w:div>
                <w:div w:id="817184616">
                  <w:marLeft w:val="0"/>
                  <w:marRight w:val="0"/>
                  <w:marTop w:val="0"/>
                  <w:marBottom w:val="0"/>
                  <w:divBdr>
                    <w:top w:val="none" w:sz="0" w:space="0" w:color="auto"/>
                    <w:left w:val="none" w:sz="0" w:space="0" w:color="auto"/>
                    <w:bottom w:val="none" w:sz="0" w:space="0" w:color="auto"/>
                    <w:right w:val="none" w:sz="0" w:space="0" w:color="auto"/>
                  </w:divBdr>
                </w:div>
                <w:div w:id="820122208">
                  <w:marLeft w:val="0"/>
                  <w:marRight w:val="0"/>
                  <w:marTop w:val="0"/>
                  <w:marBottom w:val="0"/>
                  <w:divBdr>
                    <w:top w:val="none" w:sz="0" w:space="0" w:color="auto"/>
                    <w:left w:val="none" w:sz="0" w:space="0" w:color="auto"/>
                    <w:bottom w:val="none" w:sz="0" w:space="0" w:color="auto"/>
                    <w:right w:val="none" w:sz="0" w:space="0" w:color="auto"/>
                  </w:divBdr>
                </w:div>
                <w:div w:id="820583969">
                  <w:marLeft w:val="0"/>
                  <w:marRight w:val="0"/>
                  <w:marTop w:val="0"/>
                  <w:marBottom w:val="0"/>
                  <w:divBdr>
                    <w:top w:val="none" w:sz="0" w:space="0" w:color="auto"/>
                    <w:left w:val="none" w:sz="0" w:space="0" w:color="auto"/>
                    <w:bottom w:val="none" w:sz="0" w:space="0" w:color="auto"/>
                    <w:right w:val="none" w:sz="0" w:space="0" w:color="auto"/>
                  </w:divBdr>
                </w:div>
                <w:div w:id="825051729">
                  <w:marLeft w:val="0"/>
                  <w:marRight w:val="0"/>
                  <w:marTop w:val="0"/>
                  <w:marBottom w:val="0"/>
                  <w:divBdr>
                    <w:top w:val="none" w:sz="0" w:space="0" w:color="auto"/>
                    <w:left w:val="none" w:sz="0" w:space="0" w:color="auto"/>
                    <w:bottom w:val="none" w:sz="0" w:space="0" w:color="auto"/>
                    <w:right w:val="none" w:sz="0" w:space="0" w:color="auto"/>
                  </w:divBdr>
                </w:div>
                <w:div w:id="826749778">
                  <w:marLeft w:val="0"/>
                  <w:marRight w:val="0"/>
                  <w:marTop w:val="0"/>
                  <w:marBottom w:val="0"/>
                  <w:divBdr>
                    <w:top w:val="none" w:sz="0" w:space="0" w:color="auto"/>
                    <w:left w:val="none" w:sz="0" w:space="0" w:color="auto"/>
                    <w:bottom w:val="none" w:sz="0" w:space="0" w:color="auto"/>
                    <w:right w:val="none" w:sz="0" w:space="0" w:color="auto"/>
                  </w:divBdr>
                </w:div>
                <w:div w:id="832066710">
                  <w:marLeft w:val="0"/>
                  <w:marRight w:val="0"/>
                  <w:marTop w:val="0"/>
                  <w:marBottom w:val="0"/>
                  <w:divBdr>
                    <w:top w:val="none" w:sz="0" w:space="0" w:color="auto"/>
                    <w:left w:val="none" w:sz="0" w:space="0" w:color="auto"/>
                    <w:bottom w:val="none" w:sz="0" w:space="0" w:color="auto"/>
                    <w:right w:val="none" w:sz="0" w:space="0" w:color="auto"/>
                  </w:divBdr>
                </w:div>
                <w:div w:id="847646121">
                  <w:marLeft w:val="0"/>
                  <w:marRight w:val="0"/>
                  <w:marTop w:val="0"/>
                  <w:marBottom w:val="0"/>
                  <w:divBdr>
                    <w:top w:val="none" w:sz="0" w:space="0" w:color="auto"/>
                    <w:left w:val="none" w:sz="0" w:space="0" w:color="auto"/>
                    <w:bottom w:val="none" w:sz="0" w:space="0" w:color="auto"/>
                    <w:right w:val="none" w:sz="0" w:space="0" w:color="auto"/>
                  </w:divBdr>
                </w:div>
                <w:div w:id="852381202">
                  <w:marLeft w:val="0"/>
                  <w:marRight w:val="0"/>
                  <w:marTop w:val="0"/>
                  <w:marBottom w:val="0"/>
                  <w:divBdr>
                    <w:top w:val="none" w:sz="0" w:space="0" w:color="auto"/>
                    <w:left w:val="none" w:sz="0" w:space="0" w:color="auto"/>
                    <w:bottom w:val="none" w:sz="0" w:space="0" w:color="auto"/>
                    <w:right w:val="none" w:sz="0" w:space="0" w:color="auto"/>
                  </w:divBdr>
                </w:div>
                <w:div w:id="859667399">
                  <w:marLeft w:val="0"/>
                  <w:marRight w:val="0"/>
                  <w:marTop w:val="0"/>
                  <w:marBottom w:val="0"/>
                  <w:divBdr>
                    <w:top w:val="none" w:sz="0" w:space="0" w:color="auto"/>
                    <w:left w:val="none" w:sz="0" w:space="0" w:color="auto"/>
                    <w:bottom w:val="none" w:sz="0" w:space="0" w:color="auto"/>
                    <w:right w:val="none" w:sz="0" w:space="0" w:color="auto"/>
                  </w:divBdr>
                </w:div>
                <w:div w:id="871652951">
                  <w:marLeft w:val="0"/>
                  <w:marRight w:val="0"/>
                  <w:marTop w:val="0"/>
                  <w:marBottom w:val="0"/>
                  <w:divBdr>
                    <w:top w:val="none" w:sz="0" w:space="0" w:color="auto"/>
                    <w:left w:val="none" w:sz="0" w:space="0" w:color="auto"/>
                    <w:bottom w:val="none" w:sz="0" w:space="0" w:color="auto"/>
                    <w:right w:val="none" w:sz="0" w:space="0" w:color="auto"/>
                  </w:divBdr>
                </w:div>
                <w:div w:id="876694614">
                  <w:marLeft w:val="0"/>
                  <w:marRight w:val="0"/>
                  <w:marTop w:val="0"/>
                  <w:marBottom w:val="0"/>
                  <w:divBdr>
                    <w:top w:val="none" w:sz="0" w:space="0" w:color="auto"/>
                    <w:left w:val="none" w:sz="0" w:space="0" w:color="auto"/>
                    <w:bottom w:val="none" w:sz="0" w:space="0" w:color="auto"/>
                    <w:right w:val="none" w:sz="0" w:space="0" w:color="auto"/>
                  </w:divBdr>
                </w:div>
                <w:div w:id="884833633">
                  <w:marLeft w:val="0"/>
                  <w:marRight w:val="0"/>
                  <w:marTop w:val="0"/>
                  <w:marBottom w:val="0"/>
                  <w:divBdr>
                    <w:top w:val="none" w:sz="0" w:space="0" w:color="auto"/>
                    <w:left w:val="none" w:sz="0" w:space="0" w:color="auto"/>
                    <w:bottom w:val="none" w:sz="0" w:space="0" w:color="auto"/>
                    <w:right w:val="none" w:sz="0" w:space="0" w:color="auto"/>
                  </w:divBdr>
                </w:div>
                <w:div w:id="890383633">
                  <w:marLeft w:val="0"/>
                  <w:marRight w:val="0"/>
                  <w:marTop w:val="0"/>
                  <w:marBottom w:val="0"/>
                  <w:divBdr>
                    <w:top w:val="none" w:sz="0" w:space="0" w:color="auto"/>
                    <w:left w:val="none" w:sz="0" w:space="0" w:color="auto"/>
                    <w:bottom w:val="none" w:sz="0" w:space="0" w:color="auto"/>
                    <w:right w:val="none" w:sz="0" w:space="0" w:color="auto"/>
                  </w:divBdr>
                </w:div>
                <w:div w:id="895697694">
                  <w:marLeft w:val="0"/>
                  <w:marRight w:val="0"/>
                  <w:marTop w:val="0"/>
                  <w:marBottom w:val="0"/>
                  <w:divBdr>
                    <w:top w:val="none" w:sz="0" w:space="0" w:color="auto"/>
                    <w:left w:val="none" w:sz="0" w:space="0" w:color="auto"/>
                    <w:bottom w:val="none" w:sz="0" w:space="0" w:color="auto"/>
                    <w:right w:val="none" w:sz="0" w:space="0" w:color="auto"/>
                  </w:divBdr>
                </w:div>
                <w:div w:id="898369652">
                  <w:marLeft w:val="0"/>
                  <w:marRight w:val="0"/>
                  <w:marTop w:val="0"/>
                  <w:marBottom w:val="0"/>
                  <w:divBdr>
                    <w:top w:val="none" w:sz="0" w:space="0" w:color="auto"/>
                    <w:left w:val="none" w:sz="0" w:space="0" w:color="auto"/>
                    <w:bottom w:val="none" w:sz="0" w:space="0" w:color="auto"/>
                    <w:right w:val="none" w:sz="0" w:space="0" w:color="auto"/>
                  </w:divBdr>
                </w:div>
                <w:div w:id="900365097">
                  <w:marLeft w:val="0"/>
                  <w:marRight w:val="0"/>
                  <w:marTop w:val="0"/>
                  <w:marBottom w:val="0"/>
                  <w:divBdr>
                    <w:top w:val="none" w:sz="0" w:space="0" w:color="auto"/>
                    <w:left w:val="none" w:sz="0" w:space="0" w:color="auto"/>
                    <w:bottom w:val="none" w:sz="0" w:space="0" w:color="auto"/>
                    <w:right w:val="none" w:sz="0" w:space="0" w:color="auto"/>
                  </w:divBdr>
                </w:div>
                <w:div w:id="904418712">
                  <w:marLeft w:val="0"/>
                  <w:marRight w:val="0"/>
                  <w:marTop w:val="0"/>
                  <w:marBottom w:val="0"/>
                  <w:divBdr>
                    <w:top w:val="none" w:sz="0" w:space="0" w:color="auto"/>
                    <w:left w:val="none" w:sz="0" w:space="0" w:color="auto"/>
                    <w:bottom w:val="none" w:sz="0" w:space="0" w:color="auto"/>
                    <w:right w:val="none" w:sz="0" w:space="0" w:color="auto"/>
                  </w:divBdr>
                </w:div>
                <w:div w:id="911550060">
                  <w:marLeft w:val="0"/>
                  <w:marRight w:val="0"/>
                  <w:marTop w:val="0"/>
                  <w:marBottom w:val="0"/>
                  <w:divBdr>
                    <w:top w:val="none" w:sz="0" w:space="0" w:color="auto"/>
                    <w:left w:val="none" w:sz="0" w:space="0" w:color="auto"/>
                    <w:bottom w:val="none" w:sz="0" w:space="0" w:color="auto"/>
                    <w:right w:val="none" w:sz="0" w:space="0" w:color="auto"/>
                  </w:divBdr>
                </w:div>
                <w:div w:id="912467042">
                  <w:marLeft w:val="0"/>
                  <w:marRight w:val="0"/>
                  <w:marTop w:val="0"/>
                  <w:marBottom w:val="0"/>
                  <w:divBdr>
                    <w:top w:val="none" w:sz="0" w:space="0" w:color="auto"/>
                    <w:left w:val="none" w:sz="0" w:space="0" w:color="auto"/>
                    <w:bottom w:val="none" w:sz="0" w:space="0" w:color="auto"/>
                    <w:right w:val="none" w:sz="0" w:space="0" w:color="auto"/>
                  </w:divBdr>
                </w:div>
                <w:div w:id="916355090">
                  <w:marLeft w:val="0"/>
                  <w:marRight w:val="0"/>
                  <w:marTop w:val="0"/>
                  <w:marBottom w:val="0"/>
                  <w:divBdr>
                    <w:top w:val="none" w:sz="0" w:space="0" w:color="auto"/>
                    <w:left w:val="none" w:sz="0" w:space="0" w:color="auto"/>
                    <w:bottom w:val="none" w:sz="0" w:space="0" w:color="auto"/>
                    <w:right w:val="none" w:sz="0" w:space="0" w:color="auto"/>
                  </w:divBdr>
                </w:div>
                <w:div w:id="922181557">
                  <w:marLeft w:val="0"/>
                  <w:marRight w:val="0"/>
                  <w:marTop w:val="0"/>
                  <w:marBottom w:val="0"/>
                  <w:divBdr>
                    <w:top w:val="none" w:sz="0" w:space="0" w:color="auto"/>
                    <w:left w:val="none" w:sz="0" w:space="0" w:color="auto"/>
                    <w:bottom w:val="none" w:sz="0" w:space="0" w:color="auto"/>
                    <w:right w:val="none" w:sz="0" w:space="0" w:color="auto"/>
                  </w:divBdr>
                </w:div>
                <w:div w:id="936643200">
                  <w:marLeft w:val="0"/>
                  <w:marRight w:val="0"/>
                  <w:marTop w:val="0"/>
                  <w:marBottom w:val="0"/>
                  <w:divBdr>
                    <w:top w:val="none" w:sz="0" w:space="0" w:color="auto"/>
                    <w:left w:val="none" w:sz="0" w:space="0" w:color="auto"/>
                    <w:bottom w:val="none" w:sz="0" w:space="0" w:color="auto"/>
                    <w:right w:val="none" w:sz="0" w:space="0" w:color="auto"/>
                  </w:divBdr>
                </w:div>
                <w:div w:id="941456641">
                  <w:marLeft w:val="0"/>
                  <w:marRight w:val="0"/>
                  <w:marTop w:val="0"/>
                  <w:marBottom w:val="0"/>
                  <w:divBdr>
                    <w:top w:val="none" w:sz="0" w:space="0" w:color="auto"/>
                    <w:left w:val="none" w:sz="0" w:space="0" w:color="auto"/>
                    <w:bottom w:val="none" w:sz="0" w:space="0" w:color="auto"/>
                    <w:right w:val="none" w:sz="0" w:space="0" w:color="auto"/>
                  </w:divBdr>
                </w:div>
                <w:div w:id="945506179">
                  <w:marLeft w:val="0"/>
                  <w:marRight w:val="0"/>
                  <w:marTop w:val="0"/>
                  <w:marBottom w:val="0"/>
                  <w:divBdr>
                    <w:top w:val="none" w:sz="0" w:space="0" w:color="auto"/>
                    <w:left w:val="none" w:sz="0" w:space="0" w:color="auto"/>
                    <w:bottom w:val="none" w:sz="0" w:space="0" w:color="auto"/>
                    <w:right w:val="none" w:sz="0" w:space="0" w:color="auto"/>
                  </w:divBdr>
                </w:div>
                <w:div w:id="949895256">
                  <w:marLeft w:val="0"/>
                  <w:marRight w:val="0"/>
                  <w:marTop w:val="0"/>
                  <w:marBottom w:val="0"/>
                  <w:divBdr>
                    <w:top w:val="none" w:sz="0" w:space="0" w:color="auto"/>
                    <w:left w:val="none" w:sz="0" w:space="0" w:color="auto"/>
                    <w:bottom w:val="none" w:sz="0" w:space="0" w:color="auto"/>
                    <w:right w:val="none" w:sz="0" w:space="0" w:color="auto"/>
                  </w:divBdr>
                </w:div>
                <w:div w:id="950672280">
                  <w:marLeft w:val="0"/>
                  <w:marRight w:val="0"/>
                  <w:marTop w:val="0"/>
                  <w:marBottom w:val="0"/>
                  <w:divBdr>
                    <w:top w:val="none" w:sz="0" w:space="0" w:color="auto"/>
                    <w:left w:val="none" w:sz="0" w:space="0" w:color="auto"/>
                    <w:bottom w:val="none" w:sz="0" w:space="0" w:color="auto"/>
                    <w:right w:val="none" w:sz="0" w:space="0" w:color="auto"/>
                  </w:divBdr>
                </w:div>
                <w:div w:id="953942226">
                  <w:marLeft w:val="0"/>
                  <w:marRight w:val="0"/>
                  <w:marTop w:val="0"/>
                  <w:marBottom w:val="0"/>
                  <w:divBdr>
                    <w:top w:val="none" w:sz="0" w:space="0" w:color="auto"/>
                    <w:left w:val="none" w:sz="0" w:space="0" w:color="auto"/>
                    <w:bottom w:val="none" w:sz="0" w:space="0" w:color="auto"/>
                    <w:right w:val="none" w:sz="0" w:space="0" w:color="auto"/>
                  </w:divBdr>
                </w:div>
                <w:div w:id="956525090">
                  <w:marLeft w:val="0"/>
                  <w:marRight w:val="0"/>
                  <w:marTop w:val="0"/>
                  <w:marBottom w:val="0"/>
                  <w:divBdr>
                    <w:top w:val="none" w:sz="0" w:space="0" w:color="auto"/>
                    <w:left w:val="none" w:sz="0" w:space="0" w:color="auto"/>
                    <w:bottom w:val="none" w:sz="0" w:space="0" w:color="auto"/>
                    <w:right w:val="none" w:sz="0" w:space="0" w:color="auto"/>
                  </w:divBdr>
                </w:div>
                <w:div w:id="967275661">
                  <w:marLeft w:val="0"/>
                  <w:marRight w:val="0"/>
                  <w:marTop w:val="0"/>
                  <w:marBottom w:val="0"/>
                  <w:divBdr>
                    <w:top w:val="none" w:sz="0" w:space="0" w:color="auto"/>
                    <w:left w:val="none" w:sz="0" w:space="0" w:color="auto"/>
                    <w:bottom w:val="none" w:sz="0" w:space="0" w:color="auto"/>
                    <w:right w:val="none" w:sz="0" w:space="0" w:color="auto"/>
                  </w:divBdr>
                </w:div>
                <w:div w:id="970598223">
                  <w:marLeft w:val="0"/>
                  <w:marRight w:val="0"/>
                  <w:marTop w:val="0"/>
                  <w:marBottom w:val="0"/>
                  <w:divBdr>
                    <w:top w:val="none" w:sz="0" w:space="0" w:color="auto"/>
                    <w:left w:val="none" w:sz="0" w:space="0" w:color="auto"/>
                    <w:bottom w:val="none" w:sz="0" w:space="0" w:color="auto"/>
                    <w:right w:val="none" w:sz="0" w:space="0" w:color="auto"/>
                  </w:divBdr>
                </w:div>
                <w:div w:id="978532461">
                  <w:marLeft w:val="0"/>
                  <w:marRight w:val="0"/>
                  <w:marTop w:val="0"/>
                  <w:marBottom w:val="0"/>
                  <w:divBdr>
                    <w:top w:val="none" w:sz="0" w:space="0" w:color="auto"/>
                    <w:left w:val="none" w:sz="0" w:space="0" w:color="auto"/>
                    <w:bottom w:val="none" w:sz="0" w:space="0" w:color="auto"/>
                    <w:right w:val="none" w:sz="0" w:space="0" w:color="auto"/>
                  </w:divBdr>
                </w:div>
                <w:div w:id="978657574">
                  <w:marLeft w:val="0"/>
                  <w:marRight w:val="0"/>
                  <w:marTop w:val="0"/>
                  <w:marBottom w:val="0"/>
                  <w:divBdr>
                    <w:top w:val="none" w:sz="0" w:space="0" w:color="auto"/>
                    <w:left w:val="none" w:sz="0" w:space="0" w:color="auto"/>
                    <w:bottom w:val="none" w:sz="0" w:space="0" w:color="auto"/>
                    <w:right w:val="none" w:sz="0" w:space="0" w:color="auto"/>
                  </w:divBdr>
                </w:div>
                <w:div w:id="990597654">
                  <w:marLeft w:val="0"/>
                  <w:marRight w:val="0"/>
                  <w:marTop w:val="0"/>
                  <w:marBottom w:val="0"/>
                  <w:divBdr>
                    <w:top w:val="none" w:sz="0" w:space="0" w:color="auto"/>
                    <w:left w:val="none" w:sz="0" w:space="0" w:color="auto"/>
                    <w:bottom w:val="none" w:sz="0" w:space="0" w:color="auto"/>
                    <w:right w:val="none" w:sz="0" w:space="0" w:color="auto"/>
                  </w:divBdr>
                </w:div>
                <w:div w:id="992872069">
                  <w:marLeft w:val="0"/>
                  <w:marRight w:val="0"/>
                  <w:marTop w:val="0"/>
                  <w:marBottom w:val="0"/>
                  <w:divBdr>
                    <w:top w:val="none" w:sz="0" w:space="0" w:color="auto"/>
                    <w:left w:val="none" w:sz="0" w:space="0" w:color="auto"/>
                    <w:bottom w:val="none" w:sz="0" w:space="0" w:color="auto"/>
                    <w:right w:val="none" w:sz="0" w:space="0" w:color="auto"/>
                  </w:divBdr>
                </w:div>
                <w:div w:id="993722928">
                  <w:marLeft w:val="0"/>
                  <w:marRight w:val="0"/>
                  <w:marTop w:val="0"/>
                  <w:marBottom w:val="0"/>
                  <w:divBdr>
                    <w:top w:val="none" w:sz="0" w:space="0" w:color="auto"/>
                    <w:left w:val="none" w:sz="0" w:space="0" w:color="auto"/>
                    <w:bottom w:val="none" w:sz="0" w:space="0" w:color="auto"/>
                    <w:right w:val="none" w:sz="0" w:space="0" w:color="auto"/>
                  </w:divBdr>
                </w:div>
                <w:div w:id="993871635">
                  <w:marLeft w:val="0"/>
                  <w:marRight w:val="0"/>
                  <w:marTop w:val="0"/>
                  <w:marBottom w:val="0"/>
                  <w:divBdr>
                    <w:top w:val="none" w:sz="0" w:space="0" w:color="auto"/>
                    <w:left w:val="none" w:sz="0" w:space="0" w:color="auto"/>
                    <w:bottom w:val="none" w:sz="0" w:space="0" w:color="auto"/>
                    <w:right w:val="none" w:sz="0" w:space="0" w:color="auto"/>
                  </w:divBdr>
                </w:div>
                <w:div w:id="1000160095">
                  <w:marLeft w:val="0"/>
                  <w:marRight w:val="0"/>
                  <w:marTop w:val="0"/>
                  <w:marBottom w:val="0"/>
                  <w:divBdr>
                    <w:top w:val="none" w:sz="0" w:space="0" w:color="auto"/>
                    <w:left w:val="none" w:sz="0" w:space="0" w:color="auto"/>
                    <w:bottom w:val="none" w:sz="0" w:space="0" w:color="auto"/>
                    <w:right w:val="none" w:sz="0" w:space="0" w:color="auto"/>
                  </w:divBdr>
                </w:div>
                <w:div w:id="1002320808">
                  <w:marLeft w:val="0"/>
                  <w:marRight w:val="0"/>
                  <w:marTop w:val="0"/>
                  <w:marBottom w:val="0"/>
                  <w:divBdr>
                    <w:top w:val="none" w:sz="0" w:space="0" w:color="auto"/>
                    <w:left w:val="none" w:sz="0" w:space="0" w:color="auto"/>
                    <w:bottom w:val="none" w:sz="0" w:space="0" w:color="auto"/>
                    <w:right w:val="none" w:sz="0" w:space="0" w:color="auto"/>
                  </w:divBdr>
                </w:div>
                <w:div w:id="1018502584">
                  <w:marLeft w:val="0"/>
                  <w:marRight w:val="0"/>
                  <w:marTop w:val="0"/>
                  <w:marBottom w:val="0"/>
                  <w:divBdr>
                    <w:top w:val="none" w:sz="0" w:space="0" w:color="auto"/>
                    <w:left w:val="none" w:sz="0" w:space="0" w:color="auto"/>
                    <w:bottom w:val="none" w:sz="0" w:space="0" w:color="auto"/>
                    <w:right w:val="none" w:sz="0" w:space="0" w:color="auto"/>
                  </w:divBdr>
                </w:div>
                <w:div w:id="1029138634">
                  <w:marLeft w:val="0"/>
                  <w:marRight w:val="0"/>
                  <w:marTop w:val="0"/>
                  <w:marBottom w:val="0"/>
                  <w:divBdr>
                    <w:top w:val="none" w:sz="0" w:space="0" w:color="auto"/>
                    <w:left w:val="none" w:sz="0" w:space="0" w:color="auto"/>
                    <w:bottom w:val="none" w:sz="0" w:space="0" w:color="auto"/>
                    <w:right w:val="none" w:sz="0" w:space="0" w:color="auto"/>
                  </w:divBdr>
                </w:div>
                <w:div w:id="1040472060">
                  <w:marLeft w:val="0"/>
                  <w:marRight w:val="0"/>
                  <w:marTop w:val="0"/>
                  <w:marBottom w:val="0"/>
                  <w:divBdr>
                    <w:top w:val="none" w:sz="0" w:space="0" w:color="auto"/>
                    <w:left w:val="none" w:sz="0" w:space="0" w:color="auto"/>
                    <w:bottom w:val="none" w:sz="0" w:space="0" w:color="auto"/>
                    <w:right w:val="none" w:sz="0" w:space="0" w:color="auto"/>
                  </w:divBdr>
                </w:div>
                <w:div w:id="1041783085">
                  <w:marLeft w:val="0"/>
                  <w:marRight w:val="0"/>
                  <w:marTop w:val="0"/>
                  <w:marBottom w:val="0"/>
                  <w:divBdr>
                    <w:top w:val="none" w:sz="0" w:space="0" w:color="auto"/>
                    <w:left w:val="none" w:sz="0" w:space="0" w:color="auto"/>
                    <w:bottom w:val="none" w:sz="0" w:space="0" w:color="auto"/>
                    <w:right w:val="none" w:sz="0" w:space="0" w:color="auto"/>
                  </w:divBdr>
                </w:div>
                <w:div w:id="1042827276">
                  <w:marLeft w:val="0"/>
                  <w:marRight w:val="0"/>
                  <w:marTop w:val="0"/>
                  <w:marBottom w:val="0"/>
                  <w:divBdr>
                    <w:top w:val="none" w:sz="0" w:space="0" w:color="auto"/>
                    <w:left w:val="none" w:sz="0" w:space="0" w:color="auto"/>
                    <w:bottom w:val="none" w:sz="0" w:space="0" w:color="auto"/>
                    <w:right w:val="none" w:sz="0" w:space="0" w:color="auto"/>
                  </w:divBdr>
                </w:div>
                <w:div w:id="1043210680">
                  <w:marLeft w:val="0"/>
                  <w:marRight w:val="0"/>
                  <w:marTop w:val="0"/>
                  <w:marBottom w:val="0"/>
                  <w:divBdr>
                    <w:top w:val="none" w:sz="0" w:space="0" w:color="auto"/>
                    <w:left w:val="none" w:sz="0" w:space="0" w:color="auto"/>
                    <w:bottom w:val="none" w:sz="0" w:space="0" w:color="auto"/>
                    <w:right w:val="none" w:sz="0" w:space="0" w:color="auto"/>
                  </w:divBdr>
                </w:div>
                <w:div w:id="1045910269">
                  <w:marLeft w:val="0"/>
                  <w:marRight w:val="0"/>
                  <w:marTop w:val="0"/>
                  <w:marBottom w:val="0"/>
                  <w:divBdr>
                    <w:top w:val="none" w:sz="0" w:space="0" w:color="auto"/>
                    <w:left w:val="none" w:sz="0" w:space="0" w:color="auto"/>
                    <w:bottom w:val="none" w:sz="0" w:space="0" w:color="auto"/>
                    <w:right w:val="none" w:sz="0" w:space="0" w:color="auto"/>
                  </w:divBdr>
                </w:div>
                <w:div w:id="1047333223">
                  <w:marLeft w:val="0"/>
                  <w:marRight w:val="0"/>
                  <w:marTop w:val="0"/>
                  <w:marBottom w:val="0"/>
                  <w:divBdr>
                    <w:top w:val="none" w:sz="0" w:space="0" w:color="auto"/>
                    <w:left w:val="none" w:sz="0" w:space="0" w:color="auto"/>
                    <w:bottom w:val="none" w:sz="0" w:space="0" w:color="auto"/>
                    <w:right w:val="none" w:sz="0" w:space="0" w:color="auto"/>
                  </w:divBdr>
                </w:div>
                <w:div w:id="1057894989">
                  <w:marLeft w:val="0"/>
                  <w:marRight w:val="0"/>
                  <w:marTop w:val="0"/>
                  <w:marBottom w:val="0"/>
                  <w:divBdr>
                    <w:top w:val="none" w:sz="0" w:space="0" w:color="auto"/>
                    <w:left w:val="none" w:sz="0" w:space="0" w:color="auto"/>
                    <w:bottom w:val="none" w:sz="0" w:space="0" w:color="auto"/>
                    <w:right w:val="none" w:sz="0" w:space="0" w:color="auto"/>
                  </w:divBdr>
                </w:div>
                <w:div w:id="1061178884">
                  <w:marLeft w:val="0"/>
                  <w:marRight w:val="0"/>
                  <w:marTop w:val="0"/>
                  <w:marBottom w:val="0"/>
                  <w:divBdr>
                    <w:top w:val="none" w:sz="0" w:space="0" w:color="auto"/>
                    <w:left w:val="none" w:sz="0" w:space="0" w:color="auto"/>
                    <w:bottom w:val="none" w:sz="0" w:space="0" w:color="auto"/>
                    <w:right w:val="none" w:sz="0" w:space="0" w:color="auto"/>
                  </w:divBdr>
                </w:div>
                <w:div w:id="1070230413">
                  <w:marLeft w:val="0"/>
                  <w:marRight w:val="0"/>
                  <w:marTop w:val="0"/>
                  <w:marBottom w:val="0"/>
                  <w:divBdr>
                    <w:top w:val="none" w:sz="0" w:space="0" w:color="auto"/>
                    <w:left w:val="none" w:sz="0" w:space="0" w:color="auto"/>
                    <w:bottom w:val="none" w:sz="0" w:space="0" w:color="auto"/>
                    <w:right w:val="none" w:sz="0" w:space="0" w:color="auto"/>
                  </w:divBdr>
                </w:div>
                <w:div w:id="1081830456">
                  <w:marLeft w:val="0"/>
                  <w:marRight w:val="0"/>
                  <w:marTop w:val="0"/>
                  <w:marBottom w:val="0"/>
                  <w:divBdr>
                    <w:top w:val="none" w:sz="0" w:space="0" w:color="auto"/>
                    <w:left w:val="none" w:sz="0" w:space="0" w:color="auto"/>
                    <w:bottom w:val="none" w:sz="0" w:space="0" w:color="auto"/>
                    <w:right w:val="none" w:sz="0" w:space="0" w:color="auto"/>
                  </w:divBdr>
                </w:div>
                <w:div w:id="1090613800">
                  <w:marLeft w:val="0"/>
                  <w:marRight w:val="0"/>
                  <w:marTop w:val="0"/>
                  <w:marBottom w:val="0"/>
                  <w:divBdr>
                    <w:top w:val="none" w:sz="0" w:space="0" w:color="auto"/>
                    <w:left w:val="none" w:sz="0" w:space="0" w:color="auto"/>
                    <w:bottom w:val="none" w:sz="0" w:space="0" w:color="auto"/>
                    <w:right w:val="none" w:sz="0" w:space="0" w:color="auto"/>
                  </w:divBdr>
                </w:div>
                <w:div w:id="1094398646">
                  <w:marLeft w:val="0"/>
                  <w:marRight w:val="0"/>
                  <w:marTop w:val="0"/>
                  <w:marBottom w:val="0"/>
                  <w:divBdr>
                    <w:top w:val="none" w:sz="0" w:space="0" w:color="auto"/>
                    <w:left w:val="none" w:sz="0" w:space="0" w:color="auto"/>
                    <w:bottom w:val="none" w:sz="0" w:space="0" w:color="auto"/>
                    <w:right w:val="none" w:sz="0" w:space="0" w:color="auto"/>
                  </w:divBdr>
                </w:div>
                <w:div w:id="1098864527">
                  <w:marLeft w:val="0"/>
                  <w:marRight w:val="0"/>
                  <w:marTop w:val="0"/>
                  <w:marBottom w:val="0"/>
                  <w:divBdr>
                    <w:top w:val="none" w:sz="0" w:space="0" w:color="auto"/>
                    <w:left w:val="none" w:sz="0" w:space="0" w:color="auto"/>
                    <w:bottom w:val="none" w:sz="0" w:space="0" w:color="auto"/>
                    <w:right w:val="none" w:sz="0" w:space="0" w:color="auto"/>
                  </w:divBdr>
                </w:div>
                <w:div w:id="1100301394">
                  <w:marLeft w:val="0"/>
                  <w:marRight w:val="0"/>
                  <w:marTop w:val="0"/>
                  <w:marBottom w:val="0"/>
                  <w:divBdr>
                    <w:top w:val="none" w:sz="0" w:space="0" w:color="auto"/>
                    <w:left w:val="none" w:sz="0" w:space="0" w:color="auto"/>
                    <w:bottom w:val="none" w:sz="0" w:space="0" w:color="auto"/>
                    <w:right w:val="none" w:sz="0" w:space="0" w:color="auto"/>
                  </w:divBdr>
                </w:div>
                <w:div w:id="1102536079">
                  <w:marLeft w:val="0"/>
                  <w:marRight w:val="0"/>
                  <w:marTop w:val="0"/>
                  <w:marBottom w:val="0"/>
                  <w:divBdr>
                    <w:top w:val="none" w:sz="0" w:space="0" w:color="auto"/>
                    <w:left w:val="none" w:sz="0" w:space="0" w:color="auto"/>
                    <w:bottom w:val="none" w:sz="0" w:space="0" w:color="auto"/>
                    <w:right w:val="none" w:sz="0" w:space="0" w:color="auto"/>
                  </w:divBdr>
                </w:div>
                <w:div w:id="1112821536">
                  <w:marLeft w:val="0"/>
                  <w:marRight w:val="0"/>
                  <w:marTop w:val="0"/>
                  <w:marBottom w:val="0"/>
                  <w:divBdr>
                    <w:top w:val="none" w:sz="0" w:space="0" w:color="auto"/>
                    <w:left w:val="none" w:sz="0" w:space="0" w:color="auto"/>
                    <w:bottom w:val="none" w:sz="0" w:space="0" w:color="auto"/>
                    <w:right w:val="none" w:sz="0" w:space="0" w:color="auto"/>
                  </w:divBdr>
                </w:div>
                <w:div w:id="1113937008">
                  <w:marLeft w:val="0"/>
                  <w:marRight w:val="0"/>
                  <w:marTop w:val="0"/>
                  <w:marBottom w:val="0"/>
                  <w:divBdr>
                    <w:top w:val="none" w:sz="0" w:space="0" w:color="auto"/>
                    <w:left w:val="none" w:sz="0" w:space="0" w:color="auto"/>
                    <w:bottom w:val="none" w:sz="0" w:space="0" w:color="auto"/>
                    <w:right w:val="none" w:sz="0" w:space="0" w:color="auto"/>
                  </w:divBdr>
                </w:div>
                <w:div w:id="1121923805">
                  <w:marLeft w:val="0"/>
                  <w:marRight w:val="0"/>
                  <w:marTop w:val="0"/>
                  <w:marBottom w:val="0"/>
                  <w:divBdr>
                    <w:top w:val="none" w:sz="0" w:space="0" w:color="auto"/>
                    <w:left w:val="none" w:sz="0" w:space="0" w:color="auto"/>
                    <w:bottom w:val="none" w:sz="0" w:space="0" w:color="auto"/>
                    <w:right w:val="none" w:sz="0" w:space="0" w:color="auto"/>
                  </w:divBdr>
                </w:div>
                <w:div w:id="1123160310">
                  <w:marLeft w:val="0"/>
                  <w:marRight w:val="0"/>
                  <w:marTop w:val="0"/>
                  <w:marBottom w:val="0"/>
                  <w:divBdr>
                    <w:top w:val="none" w:sz="0" w:space="0" w:color="auto"/>
                    <w:left w:val="none" w:sz="0" w:space="0" w:color="auto"/>
                    <w:bottom w:val="none" w:sz="0" w:space="0" w:color="auto"/>
                    <w:right w:val="none" w:sz="0" w:space="0" w:color="auto"/>
                  </w:divBdr>
                </w:div>
                <w:div w:id="1127120331">
                  <w:marLeft w:val="0"/>
                  <w:marRight w:val="0"/>
                  <w:marTop w:val="0"/>
                  <w:marBottom w:val="0"/>
                  <w:divBdr>
                    <w:top w:val="none" w:sz="0" w:space="0" w:color="auto"/>
                    <w:left w:val="none" w:sz="0" w:space="0" w:color="auto"/>
                    <w:bottom w:val="none" w:sz="0" w:space="0" w:color="auto"/>
                    <w:right w:val="none" w:sz="0" w:space="0" w:color="auto"/>
                  </w:divBdr>
                </w:div>
                <w:div w:id="1127550117">
                  <w:marLeft w:val="0"/>
                  <w:marRight w:val="0"/>
                  <w:marTop w:val="0"/>
                  <w:marBottom w:val="0"/>
                  <w:divBdr>
                    <w:top w:val="none" w:sz="0" w:space="0" w:color="auto"/>
                    <w:left w:val="none" w:sz="0" w:space="0" w:color="auto"/>
                    <w:bottom w:val="none" w:sz="0" w:space="0" w:color="auto"/>
                    <w:right w:val="none" w:sz="0" w:space="0" w:color="auto"/>
                  </w:divBdr>
                </w:div>
                <w:div w:id="1128551952">
                  <w:marLeft w:val="0"/>
                  <w:marRight w:val="0"/>
                  <w:marTop w:val="0"/>
                  <w:marBottom w:val="0"/>
                  <w:divBdr>
                    <w:top w:val="none" w:sz="0" w:space="0" w:color="auto"/>
                    <w:left w:val="none" w:sz="0" w:space="0" w:color="auto"/>
                    <w:bottom w:val="none" w:sz="0" w:space="0" w:color="auto"/>
                    <w:right w:val="none" w:sz="0" w:space="0" w:color="auto"/>
                  </w:divBdr>
                </w:div>
                <w:div w:id="1131946032">
                  <w:marLeft w:val="0"/>
                  <w:marRight w:val="0"/>
                  <w:marTop w:val="0"/>
                  <w:marBottom w:val="0"/>
                  <w:divBdr>
                    <w:top w:val="none" w:sz="0" w:space="0" w:color="auto"/>
                    <w:left w:val="none" w:sz="0" w:space="0" w:color="auto"/>
                    <w:bottom w:val="none" w:sz="0" w:space="0" w:color="auto"/>
                    <w:right w:val="none" w:sz="0" w:space="0" w:color="auto"/>
                  </w:divBdr>
                </w:div>
                <w:div w:id="1137993098">
                  <w:marLeft w:val="0"/>
                  <w:marRight w:val="0"/>
                  <w:marTop w:val="0"/>
                  <w:marBottom w:val="0"/>
                  <w:divBdr>
                    <w:top w:val="none" w:sz="0" w:space="0" w:color="auto"/>
                    <w:left w:val="none" w:sz="0" w:space="0" w:color="auto"/>
                    <w:bottom w:val="none" w:sz="0" w:space="0" w:color="auto"/>
                    <w:right w:val="none" w:sz="0" w:space="0" w:color="auto"/>
                  </w:divBdr>
                </w:div>
                <w:div w:id="1138231490">
                  <w:marLeft w:val="0"/>
                  <w:marRight w:val="0"/>
                  <w:marTop w:val="0"/>
                  <w:marBottom w:val="0"/>
                  <w:divBdr>
                    <w:top w:val="none" w:sz="0" w:space="0" w:color="auto"/>
                    <w:left w:val="none" w:sz="0" w:space="0" w:color="auto"/>
                    <w:bottom w:val="none" w:sz="0" w:space="0" w:color="auto"/>
                    <w:right w:val="none" w:sz="0" w:space="0" w:color="auto"/>
                  </w:divBdr>
                </w:div>
                <w:div w:id="1171069255">
                  <w:marLeft w:val="0"/>
                  <w:marRight w:val="0"/>
                  <w:marTop w:val="0"/>
                  <w:marBottom w:val="0"/>
                  <w:divBdr>
                    <w:top w:val="none" w:sz="0" w:space="0" w:color="auto"/>
                    <w:left w:val="none" w:sz="0" w:space="0" w:color="auto"/>
                    <w:bottom w:val="none" w:sz="0" w:space="0" w:color="auto"/>
                    <w:right w:val="none" w:sz="0" w:space="0" w:color="auto"/>
                  </w:divBdr>
                </w:div>
                <w:div w:id="1177891966">
                  <w:marLeft w:val="0"/>
                  <w:marRight w:val="0"/>
                  <w:marTop w:val="0"/>
                  <w:marBottom w:val="0"/>
                  <w:divBdr>
                    <w:top w:val="none" w:sz="0" w:space="0" w:color="auto"/>
                    <w:left w:val="none" w:sz="0" w:space="0" w:color="auto"/>
                    <w:bottom w:val="none" w:sz="0" w:space="0" w:color="auto"/>
                    <w:right w:val="none" w:sz="0" w:space="0" w:color="auto"/>
                  </w:divBdr>
                </w:div>
                <w:div w:id="1182738761">
                  <w:marLeft w:val="0"/>
                  <w:marRight w:val="0"/>
                  <w:marTop w:val="0"/>
                  <w:marBottom w:val="0"/>
                  <w:divBdr>
                    <w:top w:val="none" w:sz="0" w:space="0" w:color="auto"/>
                    <w:left w:val="none" w:sz="0" w:space="0" w:color="auto"/>
                    <w:bottom w:val="none" w:sz="0" w:space="0" w:color="auto"/>
                    <w:right w:val="none" w:sz="0" w:space="0" w:color="auto"/>
                  </w:divBdr>
                </w:div>
                <w:div w:id="1185708854">
                  <w:marLeft w:val="0"/>
                  <w:marRight w:val="0"/>
                  <w:marTop w:val="0"/>
                  <w:marBottom w:val="0"/>
                  <w:divBdr>
                    <w:top w:val="none" w:sz="0" w:space="0" w:color="auto"/>
                    <w:left w:val="none" w:sz="0" w:space="0" w:color="auto"/>
                    <w:bottom w:val="none" w:sz="0" w:space="0" w:color="auto"/>
                    <w:right w:val="none" w:sz="0" w:space="0" w:color="auto"/>
                  </w:divBdr>
                </w:div>
                <w:div w:id="1187400558">
                  <w:marLeft w:val="0"/>
                  <w:marRight w:val="0"/>
                  <w:marTop w:val="0"/>
                  <w:marBottom w:val="0"/>
                  <w:divBdr>
                    <w:top w:val="none" w:sz="0" w:space="0" w:color="auto"/>
                    <w:left w:val="none" w:sz="0" w:space="0" w:color="auto"/>
                    <w:bottom w:val="none" w:sz="0" w:space="0" w:color="auto"/>
                    <w:right w:val="none" w:sz="0" w:space="0" w:color="auto"/>
                  </w:divBdr>
                </w:div>
                <w:div w:id="1192256499">
                  <w:marLeft w:val="0"/>
                  <w:marRight w:val="0"/>
                  <w:marTop w:val="0"/>
                  <w:marBottom w:val="0"/>
                  <w:divBdr>
                    <w:top w:val="none" w:sz="0" w:space="0" w:color="auto"/>
                    <w:left w:val="none" w:sz="0" w:space="0" w:color="auto"/>
                    <w:bottom w:val="none" w:sz="0" w:space="0" w:color="auto"/>
                    <w:right w:val="none" w:sz="0" w:space="0" w:color="auto"/>
                  </w:divBdr>
                </w:div>
                <w:div w:id="1194539967">
                  <w:marLeft w:val="0"/>
                  <w:marRight w:val="0"/>
                  <w:marTop w:val="0"/>
                  <w:marBottom w:val="0"/>
                  <w:divBdr>
                    <w:top w:val="none" w:sz="0" w:space="0" w:color="auto"/>
                    <w:left w:val="none" w:sz="0" w:space="0" w:color="auto"/>
                    <w:bottom w:val="none" w:sz="0" w:space="0" w:color="auto"/>
                    <w:right w:val="none" w:sz="0" w:space="0" w:color="auto"/>
                  </w:divBdr>
                </w:div>
                <w:div w:id="1199009584">
                  <w:marLeft w:val="0"/>
                  <w:marRight w:val="0"/>
                  <w:marTop w:val="0"/>
                  <w:marBottom w:val="0"/>
                  <w:divBdr>
                    <w:top w:val="none" w:sz="0" w:space="0" w:color="auto"/>
                    <w:left w:val="none" w:sz="0" w:space="0" w:color="auto"/>
                    <w:bottom w:val="none" w:sz="0" w:space="0" w:color="auto"/>
                    <w:right w:val="none" w:sz="0" w:space="0" w:color="auto"/>
                  </w:divBdr>
                </w:div>
                <w:div w:id="1199472540">
                  <w:marLeft w:val="0"/>
                  <w:marRight w:val="0"/>
                  <w:marTop w:val="0"/>
                  <w:marBottom w:val="0"/>
                  <w:divBdr>
                    <w:top w:val="none" w:sz="0" w:space="0" w:color="auto"/>
                    <w:left w:val="none" w:sz="0" w:space="0" w:color="auto"/>
                    <w:bottom w:val="none" w:sz="0" w:space="0" w:color="auto"/>
                    <w:right w:val="none" w:sz="0" w:space="0" w:color="auto"/>
                  </w:divBdr>
                </w:div>
                <w:div w:id="1205556645">
                  <w:marLeft w:val="0"/>
                  <w:marRight w:val="0"/>
                  <w:marTop w:val="0"/>
                  <w:marBottom w:val="0"/>
                  <w:divBdr>
                    <w:top w:val="none" w:sz="0" w:space="0" w:color="auto"/>
                    <w:left w:val="none" w:sz="0" w:space="0" w:color="auto"/>
                    <w:bottom w:val="none" w:sz="0" w:space="0" w:color="auto"/>
                    <w:right w:val="none" w:sz="0" w:space="0" w:color="auto"/>
                  </w:divBdr>
                </w:div>
                <w:div w:id="1211918054">
                  <w:marLeft w:val="0"/>
                  <w:marRight w:val="0"/>
                  <w:marTop w:val="0"/>
                  <w:marBottom w:val="0"/>
                  <w:divBdr>
                    <w:top w:val="none" w:sz="0" w:space="0" w:color="auto"/>
                    <w:left w:val="none" w:sz="0" w:space="0" w:color="auto"/>
                    <w:bottom w:val="none" w:sz="0" w:space="0" w:color="auto"/>
                    <w:right w:val="none" w:sz="0" w:space="0" w:color="auto"/>
                  </w:divBdr>
                </w:div>
                <w:div w:id="1212381886">
                  <w:marLeft w:val="0"/>
                  <w:marRight w:val="0"/>
                  <w:marTop w:val="0"/>
                  <w:marBottom w:val="0"/>
                  <w:divBdr>
                    <w:top w:val="none" w:sz="0" w:space="0" w:color="auto"/>
                    <w:left w:val="none" w:sz="0" w:space="0" w:color="auto"/>
                    <w:bottom w:val="none" w:sz="0" w:space="0" w:color="auto"/>
                    <w:right w:val="none" w:sz="0" w:space="0" w:color="auto"/>
                  </w:divBdr>
                </w:div>
                <w:div w:id="1222669459">
                  <w:marLeft w:val="0"/>
                  <w:marRight w:val="0"/>
                  <w:marTop w:val="0"/>
                  <w:marBottom w:val="0"/>
                  <w:divBdr>
                    <w:top w:val="none" w:sz="0" w:space="0" w:color="auto"/>
                    <w:left w:val="none" w:sz="0" w:space="0" w:color="auto"/>
                    <w:bottom w:val="none" w:sz="0" w:space="0" w:color="auto"/>
                    <w:right w:val="none" w:sz="0" w:space="0" w:color="auto"/>
                  </w:divBdr>
                </w:div>
                <w:div w:id="1223325868">
                  <w:marLeft w:val="0"/>
                  <w:marRight w:val="0"/>
                  <w:marTop w:val="0"/>
                  <w:marBottom w:val="0"/>
                  <w:divBdr>
                    <w:top w:val="none" w:sz="0" w:space="0" w:color="auto"/>
                    <w:left w:val="none" w:sz="0" w:space="0" w:color="auto"/>
                    <w:bottom w:val="none" w:sz="0" w:space="0" w:color="auto"/>
                    <w:right w:val="none" w:sz="0" w:space="0" w:color="auto"/>
                  </w:divBdr>
                </w:div>
                <w:div w:id="1223325932">
                  <w:marLeft w:val="0"/>
                  <w:marRight w:val="0"/>
                  <w:marTop w:val="0"/>
                  <w:marBottom w:val="0"/>
                  <w:divBdr>
                    <w:top w:val="none" w:sz="0" w:space="0" w:color="auto"/>
                    <w:left w:val="none" w:sz="0" w:space="0" w:color="auto"/>
                    <w:bottom w:val="none" w:sz="0" w:space="0" w:color="auto"/>
                    <w:right w:val="none" w:sz="0" w:space="0" w:color="auto"/>
                  </w:divBdr>
                </w:div>
                <w:div w:id="1237280225">
                  <w:marLeft w:val="0"/>
                  <w:marRight w:val="0"/>
                  <w:marTop w:val="0"/>
                  <w:marBottom w:val="0"/>
                  <w:divBdr>
                    <w:top w:val="none" w:sz="0" w:space="0" w:color="auto"/>
                    <w:left w:val="none" w:sz="0" w:space="0" w:color="auto"/>
                    <w:bottom w:val="none" w:sz="0" w:space="0" w:color="auto"/>
                    <w:right w:val="none" w:sz="0" w:space="0" w:color="auto"/>
                  </w:divBdr>
                </w:div>
                <w:div w:id="1249075024">
                  <w:marLeft w:val="0"/>
                  <w:marRight w:val="0"/>
                  <w:marTop w:val="0"/>
                  <w:marBottom w:val="0"/>
                  <w:divBdr>
                    <w:top w:val="none" w:sz="0" w:space="0" w:color="auto"/>
                    <w:left w:val="none" w:sz="0" w:space="0" w:color="auto"/>
                    <w:bottom w:val="none" w:sz="0" w:space="0" w:color="auto"/>
                    <w:right w:val="none" w:sz="0" w:space="0" w:color="auto"/>
                  </w:divBdr>
                </w:div>
                <w:div w:id="1254820636">
                  <w:marLeft w:val="0"/>
                  <w:marRight w:val="0"/>
                  <w:marTop w:val="0"/>
                  <w:marBottom w:val="0"/>
                  <w:divBdr>
                    <w:top w:val="none" w:sz="0" w:space="0" w:color="auto"/>
                    <w:left w:val="none" w:sz="0" w:space="0" w:color="auto"/>
                    <w:bottom w:val="none" w:sz="0" w:space="0" w:color="auto"/>
                    <w:right w:val="none" w:sz="0" w:space="0" w:color="auto"/>
                  </w:divBdr>
                </w:div>
                <w:div w:id="1270314491">
                  <w:marLeft w:val="0"/>
                  <w:marRight w:val="0"/>
                  <w:marTop w:val="0"/>
                  <w:marBottom w:val="0"/>
                  <w:divBdr>
                    <w:top w:val="none" w:sz="0" w:space="0" w:color="auto"/>
                    <w:left w:val="none" w:sz="0" w:space="0" w:color="auto"/>
                    <w:bottom w:val="none" w:sz="0" w:space="0" w:color="auto"/>
                    <w:right w:val="none" w:sz="0" w:space="0" w:color="auto"/>
                  </w:divBdr>
                </w:div>
                <w:div w:id="1278677593">
                  <w:marLeft w:val="0"/>
                  <w:marRight w:val="0"/>
                  <w:marTop w:val="0"/>
                  <w:marBottom w:val="0"/>
                  <w:divBdr>
                    <w:top w:val="none" w:sz="0" w:space="0" w:color="auto"/>
                    <w:left w:val="none" w:sz="0" w:space="0" w:color="auto"/>
                    <w:bottom w:val="none" w:sz="0" w:space="0" w:color="auto"/>
                    <w:right w:val="none" w:sz="0" w:space="0" w:color="auto"/>
                  </w:divBdr>
                </w:div>
                <w:div w:id="1290474531">
                  <w:marLeft w:val="0"/>
                  <w:marRight w:val="0"/>
                  <w:marTop w:val="0"/>
                  <w:marBottom w:val="0"/>
                  <w:divBdr>
                    <w:top w:val="none" w:sz="0" w:space="0" w:color="auto"/>
                    <w:left w:val="none" w:sz="0" w:space="0" w:color="auto"/>
                    <w:bottom w:val="none" w:sz="0" w:space="0" w:color="auto"/>
                    <w:right w:val="none" w:sz="0" w:space="0" w:color="auto"/>
                  </w:divBdr>
                </w:div>
                <w:div w:id="1302150614">
                  <w:marLeft w:val="0"/>
                  <w:marRight w:val="0"/>
                  <w:marTop w:val="0"/>
                  <w:marBottom w:val="0"/>
                  <w:divBdr>
                    <w:top w:val="none" w:sz="0" w:space="0" w:color="auto"/>
                    <w:left w:val="none" w:sz="0" w:space="0" w:color="auto"/>
                    <w:bottom w:val="none" w:sz="0" w:space="0" w:color="auto"/>
                    <w:right w:val="none" w:sz="0" w:space="0" w:color="auto"/>
                  </w:divBdr>
                </w:div>
                <w:div w:id="1304391165">
                  <w:marLeft w:val="0"/>
                  <w:marRight w:val="0"/>
                  <w:marTop w:val="0"/>
                  <w:marBottom w:val="0"/>
                  <w:divBdr>
                    <w:top w:val="none" w:sz="0" w:space="0" w:color="auto"/>
                    <w:left w:val="none" w:sz="0" w:space="0" w:color="auto"/>
                    <w:bottom w:val="none" w:sz="0" w:space="0" w:color="auto"/>
                    <w:right w:val="none" w:sz="0" w:space="0" w:color="auto"/>
                  </w:divBdr>
                </w:div>
                <w:div w:id="1305742548">
                  <w:marLeft w:val="0"/>
                  <w:marRight w:val="0"/>
                  <w:marTop w:val="0"/>
                  <w:marBottom w:val="0"/>
                  <w:divBdr>
                    <w:top w:val="none" w:sz="0" w:space="0" w:color="auto"/>
                    <w:left w:val="none" w:sz="0" w:space="0" w:color="auto"/>
                    <w:bottom w:val="none" w:sz="0" w:space="0" w:color="auto"/>
                    <w:right w:val="none" w:sz="0" w:space="0" w:color="auto"/>
                  </w:divBdr>
                </w:div>
                <w:div w:id="1307468701">
                  <w:marLeft w:val="0"/>
                  <w:marRight w:val="0"/>
                  <w:marTop w:val="0"/>
                  <w:marBottom w:val="0"/>
                  <w:divBdr>
                    <w:top w:val="none" w:sz="0" w:space="0" w:color="auto"/>
                    <w:left w:val="none" w:sz="0" w:space="0" w:color="auto"/>
                    <w:bottom w:val="none" w:sz="0" w:space="0" w:color="auto"/>
                    <w:right w:val="none" w:sz="0" w:space="0" w:color="auto"/>
                  </w:divBdr>
                </w:div>
                <w:div w:id="1319265221">
                  <w:marLeft w:val="0"/>
                  <w:marRight w:val="0"/>
                  <w:marTop w:val="0"/>
                  <w:marBottom w:val="0"/>
                  <w:divBdr>
                    <w:top w:val="none" w:sz="0" w:space="0" w:color="auto"/>
                    <w:left w:val="none" w:sz="0" w:space="0" w:color="auto"/>
                    <w:bottom w:val="none" w:sz="0" w:space="0" w:color="auto"/>
                    <w:right w:val="none" w:sz="0" w:space="0" w:color="auto"/>
                  </w:divBdr>
                </w:div>
                <w:div w:id="1341734581">
                  <w:marLeft w:val="0"/>
                  <w:marRight w:val="0"/>
                  <w:marTop w:val="0"/>
                  <w:marBottom w:val="0"/>
                  <w:divBdr>
                    <w:top w:val="none" w:sz="0" w:space="0" w:color="auto"/>
                    <w:left w:val="none" w:sz="0" w:space="0" w:color="auto"/>
                    <w:bottom w:val="none" w:sz="0" w:space="0" w:color="auto"/>
                    <w:right w:val="none" w:sz="0" w:space="0" w:color="auto"/>
                  </w:divBdr>
                </w:div>
                <w:div w:id="1345523155">
                  <w:marLeft w:val="0"/>
                  <w:marRight w:val="0"/>
                  <w:marTop w:val="0"/>
                  <w:marBottom w:val="0"/>
                  <w:divBdr>
                    <w:top w:val="none" w:sz="0" w:space="0" w:color="auto"/>
                    <w:left w:val="none" w:sz="0" w:space="0" w:color="auto"/>
                    <w:bottom w:val="none" w:sz="0" w:space="0" w:color="auto"/>
                    <w:right w:val="none" w:sz="0" w:space="0" w:color="auto"/>
                  </w:divBdr>
                </w:div>
                <w:div w:id="1347487713">
                  <w:marLeft w:val="0"/>
                  <w:marRight w:val="0"/>
                  <w:marTop w:val="0"/>
                  <w:marBottom w:val="0"/>
                  <w:divBdr>
                    <w:top w:val="none" w:sz="0" w:space="0" w:color="auto"/>
                    <w:left w:val="none" w:sz="0" w:space="0" w:color="auto"/>
                    <w:bottom w:val="none" w:sz="0" w:space="0" w:color="auto"/>
                    <w:right w:val="none" w:sz="0" w:space="0" w:color="auto"/>
                  </w:divBdr>
                </w:div>
                <w:div w:id="1353342125">
                  <w:marLeft w:val="0"/>
                  <w:marRight w:val="0"/>
                  <w:marTop w:val="0"/>
                  <w:marBottom w:val="0"/>
                  <w:divBdr>
                    <w:top w:val="none" w:sz="0" w:space="0" w:color="auto"/>
                    <w:left w:val="none" w:sz="0" w:space="0" w:color="auto"/>
                    <w:bottom w:val="none" w:sz="0" w:space="0" w:color="auto"/>
                    <w:right w:val="none" w:sz="0" w:space="0" w:color="auto"/>
                  </w:divBdr>
                </w:div>
                <w:div w:id="1361272997">
                  <w:marLeft w:val="0"/>
                  <w:marRight w:val="0"/>
                  <w:marTop w:val="0"/>
                  <w:marBottom w:val="0"/>
                  <w:divBdr>
                    <w:top w:val="none" w:sz="0" w:space="0" w:color="auto"/>
                    <w:left w:val="none" w:sz="0" w:space="0" w:color="auto"/>
                    <w:bottom w:val="none" w:sz="0" w:space="0" w:color="auto"/>
                    <w:right w:val="none" w:sz="0" w:space="0" w:color="auto"/>
                  </w:divBdr>
                </w:div>
                <w:div w:id="1362591585">
                  <w:marLeft w:val="0"/>
                  <w:marRight w:val="0"/>
                  <w:marTop w:val="0"/>
                  <w:marBottom w:val="0"/>
                  <w:divBdr>
                    <w:top w:val="none" w:sz="0" w:space="0" w:color="auto"/>
                    <w:left w:val="none" w:sz="0" w:space="0" w:color="auto"/>
                    <w:bottom w:val="none" w:sz="0" w:space="0" w:color="auto"/>
                    <w:right w:val="none" w:sz="0" w:space="0" w:color="auto"/>
                  </w:divBdr>
                </w:div>
                <w:div w:id="1374693313">
                  <w:marLeft w:val="0"/>
                  <w:marRight w:val="0"/>
                  <w:marTop w:val="0"/>
                  <w:marBottom w:val="0"/>
                  <w:divBdr>
                    <w:top w:val="none" w:sz="0" w:space="0" w:color="auto"/>
                    <w:left w:val="none" w:sz="0" w:space="0" w:color="auto"/>
                    <w:bottom w:val="none" w:sz="0" w:space="0" w:color="auto"/>
                    <w:right w:val="none" w:sz="0" w:space="0" w:color="auto"/>
                  </w:divBdr>
                </w:div>
                <w:div w:id="1377124219">
                  <w:marLeft w:val="0"/>
                  <w:marRight w:val="0"/>
                  <w:marTop w:val="0"/>
                  <w:marBottom w:val="0"/>
                  <w:divBdr>
                    <w:top w:val="none" w:sz="0" w:space="0" w:color="auto"/>
                    <w:left w:val="none" w:sz="0" w:space="0" w:color="auto"/>
                    <w:bottom w:val="none" w:sz="0" w:space="0" w:color="auto"/>
                    <w:right w:val="none" w:sz="0" w:space="0" w:color="auto"/>
                  </w:divBdr>
                </w:div>
                <w:div w:id="1399552183">
                  <w:marLeft w:val="0"/>
                  <w:marRight w:val="0"/>
                  <w:marTop w:val="0"/>
                  <w:marBottom w:val="0"/>
                  <w:divBdr>
                    <w:top w:val="none" w:sz="0" w:space="0" w:color="auto"/>
                    <w:left w:val="none" w:sz="0" w:space="0" w:color="auto"/>
                    <w:bottom w:val="none" w:sz="0" w:space="0" w:color="auto"/>
                    <w:right w:val="none" w:sz="0" w:space="0" w:color="auto"/>
                  </w:divBdr>
                </w:div>
                <w:div w:id="1400057788">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
                <w:div w:id="1407730047">
                  <w:marLeft w:val="0"/>
                  <w:marRight w:val="0"/>
                  <w:marTop w:val="0"/>
                  <w:marBottom w:val="0"/>
                  <w:divBdr>
                    <w:top w:val="none" w:sz="0" w:space="0" w:color="auto"/>
                    <w:left w:val="none" w:sz="0" w:space="0" w:color="auto"/>
                    <w:bottom w:val="none" w:sz="0" w:space="0" w:color="auto"/>
                    <w:right w:val="none" w:sz="0" w:space="0" w:color="auto"/>
                  </w:divBdr>
                </w:div>
                <w:div w:id="1419255764">
                  <w:marLeft w:val="0"/>
                  <w:marRight w:val="0"/>
                  <w:marTop w:val="0"/>
                  <w:marBottom w:val="0"/>
                  <w:divBdr>
                    <w:top w:val="none" w:sz="0" w:space="0" w:color="auto"/>
                    <w:left w:val="none" w:sz="0" w:space="0" w:color="auto"/>
                    <w:bottom w:val="none" w:sz="0" w:space="0" w:color="auto"/>
                    <w:right w:val="none" w:sz="0" w:space="0" w:color="auto"/>
                  </w:divBdr>
                </w:div>
                <w:div w:id="1440225538">
                  <w:marLeft w:val="0"/>
                  <w:marRight w:val="0"/>
                  <w:marTop w:val="0"/>
                  <w:marBottom w:val="0"/>
                  <w:divBdr>
                    <w:top w:val="none" w:sz="0" w:space="0" w:color="auto"/>
                    <w:left w:val="none" w:sz="0" w:space="0" w:color="auto"/>
                    <w:bottom w:val="none" w:sz="0" w:space="0" w:color="auto"/>
                    <w:right w:val="none" w:sz="0" w:space="0" w:color="auto"/>
                  </w:divBdr>
                </w:div>
                <w:div w:id="1455752580">
                  <w:marLeft w:val="0"/>
                  <w:marRight w:val="0"/>
                  <w:marTop w:val="0"/>
                  <w:marBottom w:val="0"/>
                  <w:divBdr>
                    <w:top w:val="none" w:sz="0" w:space="0" w:color="auto"/>
                    <w:left w:val="none" w:sz="0" w:space="0" w:color="auto"/>
                    <w:bottom w:val="none" w:sz="0" w:space="0" w:color="auto"/>
                    <w:right w:val="none" w:sz="0" w:space="0" w:color="auto"/>
                  </w:divBdr>
                </w:div>
                <w:div w:id="1460803418">
                  <w:marLeft w:val="0"/>
                  <w:marRight w:val="0"/>
                  <w:marTop w:val="0"/>
                  <w:marBottom w:val="0"/>
                  <w:divBdr>
                    <w:top w:val="none" w:sz="0" w:space="0" w:color="auto"/>
                    <w:left w:val="none" w:sz="0" w:space="0" w:color="auto"/>
                    <w:bottom w:val="none" w:sz="0" w:space="0" w:color="auto"/>
                    <w:right w:val="none" w:sz="0" w:space="0" w:color="auto"/>
                  </w:divBdr>
                </w:div>
                <w:div w:id="1464424069">
                  <w:marLeft w:val="0"/>
                  <w:marRight w:val="0"/>
                  <w:marTop w:val="0"/>
                  <w:marBottom w:val="0"/>
                  <w:divBdr>
                    <w:top w:val="none" w:sz="0" w:space="0" w:color="auto"/>
                    <w:left w:val="none" w:sz="0" w:space="0" w:color="auto"/>
                    <w:bottom w:val="none" w:sz="0" w:space="0" w:color="auto"/>
                    <w:right w:val="none" w:sz="0" w:space="0" w:color="auto"/>
                  </w:divBdr>
                </w:div>
                <w:div w:id="1466698055">
                  <w:marLeft w:val="0"/>
                  <w:marRight w:val="0"/>
                  <w:marTop w:val="0"/>
                  <w:marBottom w:val="0"/>
                  <w:divBdr>
                    <w:top w:val="none" w:sz="0" w:space="0" w:color="auto"/>
                    <w:left w:val="none" w:sz="0" w:space="0" w:color="auto"/>
                    <w:bottom w:val="none" w:sz="0" w:space="0" w:color="auto"/>
                    <w:right w:val="none" w:sz="0" w:space="0" w:color="auto"/>
                  </w:divBdr>
                </w:div>
                <w:div w:id="1473330413">
                  <w:marLeft w:val="0"/>
                  <w:marRight w:val="0"/>
                  <w:marTop w:val="0"/>
                  <w:marBottom w:val="0"/>
                  <w:divBdr>
                    <w:top w:val="none" w:sz="0" w:space="0" w:color="auto"/>
                    <w:left w:val="none" w:sz="0" w:space="0" w:color="auto"/>
                    <w:bottom w:val="none" w:sz="0" w:space="0" w:color="auto"/>
                    <w:right w:val="none" w:sz="0" w:space="0" w:color="auto"/>
                  </w:divBdr>
                </w:div>
                <w:div w:id="1478572138">
                  <w:marLeft w:val="0"/>
                  <w:marRight w:val="0"/>
                  <w:marTop w:val="0"/>
                  <w:marBottom w:val="0"/>
                  <w:divBdr>
                    <w:top w:val="none" w:sz="0" w:space="0" w:color="auto"/>
                    <w:left w:val="none" w:sz="0" w:space="0" w:color="auto"/>
                    <w:bottom w:val="none" w:sz="0" w:space="0" w:color="auto"/>
                    <w:right w:val="none" w:sz="0" w:space="0" w:color="auto"/>
                  </w:divBdr>
                </w:div>
                <w:div w:id="1483883745">
                  <w:marLeft w:val="0"/>
                  <w:marRight w:val="0"/>
                  <w:marTop w:val="0"/>
                  <w:marBottom w:val="0"/>
                  <w:divBdr>
                    <w:top w:val="none" w:sz="0" w:space="0" w:color="auto"/>
                    <w:left w:val="none" w:sz="0" w:space="0" w:color="auto"/>
                    <w:bottom w:val="none" w:sz="0" w:space="0" w:color="auto"/>
                    <w:right w:val="none" w:sz="0" w:space="0" w:color="auto"/>
                  </w:divBdr>
                </w:div>
                <w:div w:id="1484741570">
                  <w:marLeft w:val="0"/>
                  <w:marRight w:val="0"/>
                  <w:marTop w:val="0"/>
                  <w:marBottom w:val="0"/>
                  <w:divBdr>
                    <w:top w:val="none" w:sz="0" w:space="0" w:color="auto"/>
                    <w:left w:val="none" w:sz="0" w:space="0" w:color="auto"/>
                    <w:bottom w:val="none" w:sz="0" w:space="0" w:color="auto"/>
                    <w:right w:val="none" w:sz="0" w:space="0" w:color="auto"/>
                  </w:divBdr>
                </w:div>
                <w:div w:id="1487358599">
                  <w:marLeft w:val="0"/>
                  <w:marRight w:val="0"/>
                  <w:marTop w:val="0"/>
                  <w:marBottom w:val="0"/>
                  <w:divBdr>
                    <w:top w:val="none" w:sz="0" w:space="0" w:color="auto"/>
                    <w:left w:val="none" w:sz="0" w:space="0" w:color="auto"/>
                    <w:bottom w:val="none" w:sz="0" w:space="0" w:color="auto"/>
                    <w:right w:val="none" w:sz="0" w:space="0" w:color="auto"/>
                  </w:divBdr>
                </w:div>
                <w:div w:id="1489517802">
                  <w:marLeft w:val="0"/>
                  <w:marRight w:val="0"/>
                  <w:marTop w:val="0"/>
                  <w:marBottom w:val="0"/>
                  <w:divBdr>
                    <w:top w:val="none" w:sz="0" w:space="0" w:color="auto"/>
                    <w:left w:val="none" w:sz="0" w:space="0" w:color="auto"/>
                    <w:bottom w:val="none" w:sz="0" w:space="0" w:color="auto"/>
                    <w:right w:val="none" w:sz="0" w:space="0" w:color="auto"/>
                  </w:divBdr>
                </w:div>
                <w:div w:id="1498114933">
                  <w:marLeft w:val="0"/>
                  <w:marRight w:val="0"/>
                  <w:marTop w:val="0"/>
                  <w:marBottom w:val="0"/>
                  <w:divBdr>
                    <w:top w:val="none" w:sz="0" w:space="0" w:color="auto"/>
                    <w:left w:val="none" w:sz="0" w:space="0" w:color="auto"/>
                    <w:bottom w:val="none" w:sz="0" w:space="0" w:color="auto"/>
                    <w:right w:val="none" w:sz="0" w:space="0" w:color="auto"/>
                  </w:divBdr>
                </w:div>
                <w:div w:id="1509171866">
                  <w:marLeft w:val="0"/>
                  <w:marRight w:val="0"/>
                  <w:marTop w:val="0"/>
                  <w:marBottom w:val="0"/>
                  <w:divBdr>
                    <w:top w:val="none" w:sz="0" w:space="0" w:color="auto"/>
                    <w:left w:val="none" w:sz="0" w:space="0" w:color="auto"/>
                    <w:bottom w:val="none" w:sz="0" w:space="0" w:color="auto"/>
                    <w:right w:val="none" w:sz="0" w:space="0" w:color="auto"/>
                  </w:divBdr>
                </w:div>
                <w:div w:id="1522355701">
                  <w:marLeft w:val="0"/>
                  <w:marRight w:val="0"/>
                  <w:marTop w:val="0"/>
                  <w:marBottom w:val="0"/>
                  <w:divBdr>
                    <w:top w:val="none" w:sz="0" w:space="0" w:color="auto"/>
                    <w:left w:val="none" w:sz="0" w:space="0" w:color="auto"/>
                    <w:bottom w:val="none" w:sz="0" w:space="0" w:color="auto"/>
                    <w:right w:val="none" w:sz="0" w:space="0" w:color="auto"/>
                  </w:divBdr>
                </w:div>
                <w:div w:id="1525245344">
                  <w:marLeft w:val="0"/>
                  <w:marRight w:val="0"/>
                  <w:marTop w:val="0"/>
                  <w:marBottom w:val="0"/>
                  <w:divBdr>
                    <w:top w:val="none" w:sz="0" w:space="0" w:color="auto"/>
                    <w:left w:val="none" w:sz="0" w:space="0" w:color="auto"/>
                    <w:bottom w:val="none" w:sz="0" w:space="0" w:color="auto"/>
                    <w:right w:val="none" w:sz="0" w:space="0" w:color="auto"/>
                  </w:divBdr>
                </w:div>
                <w:div w:id="1532843124">
                  <w:marLeft w:val="0"/>
                  <w:marRight w:val="0"/>
                  <w:marTop w:val="0"/>
                  <w:marBottom w:val="0"/>
                  <w:divBdr>
                    <w:top w:val="none" w:sz="0" w:space="0" w:color="auto"/>
                    <w:left w:val="none" w:sz="0" w:space="0" w:color="auto"/>
                    <w:bottom w:val="none" w:sz="0" w:space="0" w:color="auto"/>
                    <w:right w:val="none" w:sz="0" w:space="0" w:color="auto"/>
                  </w:divBdr>
                </w:div>
                <w:div w:id="1540779770">
                  <w:marLeft w:val="0"/>
                  <w:marRight w:val="0"/>
                  <w:marTop w:val="0"/>
                  <w:marBottom w:val="0"/>
                  <w:divBdr>
                    <w:top w:val="none" w:sz="0" w:space="0" w:color="auto"/>
                    <w:left w:val="none" w:sz="0" w:space="0" w:color="auto"/>
                    <w:bottom w:val="none" w:sz="0" w:space="0" w:color="auto"/>
                    <w:right w:val="none" w:sz="0" w:space="0" w:color="auto"/>
                  </w:divBdr>
                </w:div>
                <w:div w:id="1543055145">
                  <w:marLeft w:val="0"/>
                  <w:marRight w:val="0"/>
                  <w:marTop w:val="0"/>
                  <w:marBottom w:val="0"/>
                  <w:divBdr>
                    <w:top w:val="none" w:sz="0" w:space="0" w:color="auto"/>
                    <w:left w:val="none" w:sz="0" w:space="0" w:color="auto"/>
                    <w:bottom w:val="none" w:sz="0" w:space="0" w:color="auto"/>
                    <w:right w:val="none" w:sz="0" w:space="0" w:color="auto"/>
                  </w:divBdr>
                </w:div>
                <w:div w:id="1543976064">
                  <w:marLeft w:val="0"/>
                  <w:marRight w:val="0"/>
                  <w:marTop w:val="0"/>
                  <w:marBottom w:val="0"/>
                  <w:divBdr>
                    <w:top w:val="none" w:sz="0" w:space="0" w:color="auto"/>
                    <w:left w:val="none" w:sz="0" w:space="0" w:color="auto"/>
                    <w:bottom w:val="none" w:sz="0" w:space="0" w:color="auto"/>
                    <w:right w:val="none" w:sz="0" w:space="0" w:color="auto"/>
                  </w:divBdr>
                </w:div>
                <w:div w:id="1558322504">
                  <w:marLeft w:val="0"/>
                  <w:marRight w:val="0"/>
                  <w:marTop w:val="0"/>
                  <w:marBottom w:val="0"/>
                  <w:divBdr>
                    <w:top w:val="none" w:sz="0" w:space="0" w:color="auto"/>
                    <w:left w:val="none" w:sz="0" w:space="0" w:color="auto"/>
                    <w:bottom w:val="none" w:sz="0" w:space="0" w:color="auto"/>
                    <w:right w:val="none" w:sz="0" w:space="0" w:color="auto"/>
                  </w:divBdr>
                </w:div>
                <w:div w:id="1569614241">
                  <w:marLeft w:val="0"/>
                  <w:marRight w:val="0"/>
                  <w:marTop w:val="0"/>
                  <w:marBottom w:val="0"/>
                  <w:divBdr>
                    <w:top w:val="none" w:sz="0" w:space="0" w:color="auto"/>
                    <w:left w:val="none" w:sz="0" w:space="0" w:color="auto"/>
                    <w:bottom w:val="none" w:sz="0" w:space="0" w:color="auto"/>
                    <w:right w:val="none" w:sz="0" w:space="0" w:color="auto"/>
                  </w:divBdr>
                </w:div>
                <w:div w:id="1581022962">
                  <w:marLeft w:val="0"/>
                  <w:marRight w:val="0"/>
                  <w:marTop w:val="0"/>
                  <w:marBottom w:val="0"/>
                  <w:divBdr>
                    <w:top w:val="none" w:sz="0" w:space="0" w:color="auto"/>
                    <w:left w:val="none" w:sz="0" w:space="0" w:color="auto"/>
                    <w:bottom w:val="none" w:sz="0" w:space="0" w:color="auto"/>
                    <w:right w:val="none" w:sz="0" w:space="0" w:color="auto"/>
                  </w:divBdr>
                </w:div>
                <w:div w:id="1585332657">
                  <w:marLeft w:val="0"/>
                  <w:marRight w:val="0"/>
                  <w:marTop w:val="0"/>
                  <w:marBottom w:val="0"/>
                  <w:divBdr>
                    <w:top w:val="none" w:sz="0" w:space="0" w:color="auto"/>
                    <w:left w:val="none" w:sz="0" w:space="0" w:color="auto"/>
                    <w:bottom w:val="none" w:sz="0" w:space="0" w:color="auto"/>
                    <w:right w:val="none" w:sz="0" w:space="0" w:color="auto"/>
                  </w:divBdr>
                </w:div>
                <w:div w:id="1601719496">
                  <w:marLeft w:val="0"/>
                  <w:marRight w:val="0"/>
                  <w:marTop w:val="0"/>
                  <w:marBottom w:val="0"/>
                  <w:divBdr>
                    <w:top w:val="none" w:sz="0" w:space="0" w:color="auto"/>
                    <w:left w:val="none" w:sz="0" w:space="0" w:color="auto"/>
                    <w:bottom w:val="none" w:sz="0" w:space="0" w:color="auto"/>
                    <w:right w:val="none" w:sz="0" w:space="0" w:color="auto"/>
                  </w:divBdr>
                </w:div>
                <w:div w:id="1613516653">
                  <w:marLeft w:val="0"/>
                  <w:marRight w:val="0"/>
                  <w:marTop w:val="0"/>
                  <w:marBottom w:val="0"/>
                  <w:divBdr>
                    <w:top w:val="none" w:sz="0" w:space="0" w:color="auto"/>
                    <w:left w:val="none" w:sz="0" w:space="0" w:color="auto"/>
                    <w:bottom w:val="none" w:sz="0" w:space="0" w:color="auto"/>
                    <w:right w:val="none" w:sz="0" w:space="0" w:color="auto"/>
                  </w:divBdr>
                </w:div>
                <w:div w:id="1630863380">
                  <w:marLeft w:val="0"/>
                  <w:marRight w:val="0"/>
                  <w:marTop w:val="0"/>
                  <w:marBottom w:val="0"/>
                  <w:divBdr>
                    <w:top w:val="none" w:sz="0" w:space="0" w:color="auto"/>
                    <w:left w:val="none" w:sz="0" w:space="0" w:color="auto"/>
                    <w:bottom w:val="none" w:sz="0" w:space="0" w:color="auto"/>
                    <w:right w:val="none" w:sz="0" w:space="0" w:color="auto"/>
                  </w:divBdr>
                </w:div>
                <w:div w:id="1641036131">
                  <w:marLeft w:val="0"/>
                  <w:marRight w:val="0"/>
                  <w:marTop w:val="0"/>
                  <w:marBottom w:val="0"/>
                  <w:divBdr>
                    <w:top w:val="none" w:sz="0" w:space="0" w:color="auto"/>
                    <w:left w:val="none" w:sz="0" w:space="0" w:color="auto"/>
                    <w:bottom w:val="none" w:sz="0" w:space="0" w:color="auto"/>
                    <w:right w:val="none" w:sz="0" w:space="0" w:color="auto"/>
                  </w:divBdr>
                </w:div>
                <w:div w:id="1644969854">
                  <w:marLeft w:val="0"/>
                  <w:marRight w:val="0"/>
                  <w:marTop w:val="0"/>
                  <w:marBottom w:val="0"/>
                  <w:divBdr>
                    <w:top w:val="none" w:sz="0" w:space="0" w:color="auto"/>
                    <w:left w:val="none" w:sz="0" w:space="0" w:color="auto"/>
                    <w:bottom w:val="none" w:sz="0" w:space="0" w:color="auto"/>
                    <w:right w:val="none" w:sz="0" w:space="0" w:color="auto"/>
                  </w:divBdr>
                </w:div>
                <w:div w:id="1645502978">
                  <w:marLeft w:val="0"/>
                  <w:marRight w:val="0"/>
                  <w:marTop w:val="0"/>
                  <w:marBottom w:val="0"/>
                  <w:divBdr>
                    <w:top w:val="none" w:sz="0" w:space="0" w:color="auto"/>
                    <w:left w:val="none" w:sz="0" w:space="0" w:color="auto"/>
                    <w:bottom w:val="none" w:sz="0" w:space="0" w:color="auto"/>
                    <w:right w:val="none" w:sz="0" w:space="0" w:color="auto"/>
                  </w:divBdr>
                </w:div>
                <w:div w:id="1649823478">
                  <w:marLeft w:val="0"/>
                  <w:marRight w:val="0"/>
                  <w:marTop w:val="0"/>
                  <w:marBottom w:val="0"/>
                  <w:divBdr>
                    <w:top w:val="none" w:sz="0" w:space="0" w:color="auto"/>
                    <w:left w:val="none" w:sz="0" w:space="0" w:color="auto"/>
                    <w:bottom w:val="none" w:sz="0" w:space="0" w:color="auto"/>
                    <w:right w:val="none" w:sz="0" w:space="0" w:color="auto"/>
                  </w:divBdr>
                </w:div>
                <w:div w:id="1650161937">
                  <w:marLeft w:val="0"/>
                  <w:marRight w:val="0"/>
                  <w:marTop w:val="0"/>
                  <w:marBottom w:val="0"/>
                  <w:divBdr>
                    <w:top w:val="none" w:sz="0" w:space="0" w:color="auto"/>
                    <w:left w:val="none" w:sz="0" w:space="0" w:color="auto"/>
                    <w:bottom w:val="none" w:sz="0" w:space="0" w:color="auto"/>
                    <w:right w:val="none" w:sz="0" w:space="0" w:color="auto"/>
                  </w:divBdr>
                </w:div>
                <w:div w:id="1650474567">
                  <w:marLeft w:val="0"/>
                  <w:marRight w:val="0"/>
                  <w:marTop w:val="0"/>
                  <w:marBottom w:val="0"/>
                  <w:divBdr>
                    <w:top w:val="none" w:sz="0" w:space="0" w:color="auto"/>
                    <w:left w:val="none" w:sz="0" w:space="0" w:color="auto"/>
                    <w:bottom w:val="none" w:sz="0" w:space="0" w:color="auto"/>
                    <w:right w:val="none" w:sz="0" w:space="0" w:color="auto"/>
                  </w:divBdr>
                </w:div>
                <w:div w:id="1650478210">
                  <w:marLeft w:val="0"/>
                  <w:marRight w:val="0"/>
                  <w:marTop w:val="0"/>
                  <w:marBottom w:val="0"/>
                  <w:divBdr>
                    <w:top w:val="none" w:sz="0" w:space="0" w:color="auto"/>
                    <w:left w:val="none" w:sz="0" w:space="0" w:color="auto"/>
                    <w:bottom w:val="none" w:sz="0" w:space="0" w:color="auto"/>
                    <w:right w:val="none" w:sz="0" w:space="0" w:color="auto"/>
                  </w:divBdr>
                </w:div>
                <w:div w:id="1660960899">
                  <w:marLeft w:val="0"/>
                  <w:marRight w:val="0"/>
                  <w:marTop w:val="0"/>
                  <w:marBottom w:val="0"/>
                  <w:divBdr>
                    <w:top w:val="none" w:sz="0" w:space="0" w:color="auto"/>
                    <w:left w:val="none" w:sz="0" w:space="0" w:color="auto"/>
                    <w:bottom w:val="none" w:sz="0" w:space="0" w:color="auto"/>
                    <w:right w:val="none" w:sz="0" w:space="0" w:color="auto"/>
                  </w:divBdr>
                </w:div>
                <w:div w:id="1671322960">
                  <w:marLeft w:val="0"/>
                  <w:marRight w:val="0"/>
                  <w:marTop w:val="0"/>
                  <w:marBottom w:val="0"/>
                  <w:divBdr>
                    <w:top w:val="none" w:sz="0" w:space="0" w:color="auto"/>
                    <w:left w:val="none" w:sz="0" w:space="0" w:color="auto"/>
                    <w:bottom w:val="none" w:sz="0" w:space="0" w:color="auto"/>
                    <w:right w:val="none" w:sz="0" w:space="0" w:color="auto"/>
                  </w:divBdr>
                </w:div>
                <w:div w:id="1679506735">
                  <w:marLeft w:val="0"/>
                  <w:marRight w:val="0"/>
                  <w:marTop w:val="0"/>
                  <w:marBottom w:val="0"/>
                  <w:divBdr>
                    <w:top w:val="none" w:sz="0" w:space="0" w:color="auto"/>
                    <w:left w:val="none" w:sz="0" w:space="0" w:color="auto"/>
                    <w:bottom w:val="none" w:sz="0" w:space="0" w:color="auto"/>
                    <w:right w:val="none" w:sz="0" w:space="0" w:color="auto"/>
                  </w:divBdr>
                </w:div>
                <w:div w:id="1681421919">
                  <w:marLeft w:val="0"/>
                  <w:marRight w:val="0"/>
                  <w:marTop w:val="0"/>
                  <w:marBottom w:val="0"/>
                  <w:divBdr>
                    <w:top w:val="none" w:sz="0" w:space="0" w:color="auto"/>
                    <w:left w:val="none" w:sz="0" w:space="0" w:color="auto"/>
                    <w:bottom w:val="none" w:sz="0" w:space="0" w:color="auto"/>
                    <w:right w:val="none" w:sz="0" w:space="0" w:color="auto"/>
                  </w:divBdr>
                </w:div>
                <w:div w:id="1681928386">
                  <w:marLeft w:val="0"/>
                  <w:marRight w:val="0"/>
                  <w:marTop w:val="0"/>
                  <w:marBottom w:val="0"/>
                  <w:divBdr>
                    <w:top w:val="none" w:sz="0" w:space="0" w:color="auto"/>
                    <w:left w:val="none" w:sz="0" w:space="0" w:color="auto"/>
                    <w:bottom w:val="none" w:sz="0" w:space="0" w:color="auto"/>
                    <w:right w:val="none" w:sz="0" w:space="0" w:color="auto"/>
                  </w:divBdr>
                </w:div>
                <w:div w:id="1682076687">
                  <w:marLeft w:val="0"/>
                  <w:marRight w:val="0"/>
                  <w:marTop w:val="0"/>
                  <w:marBottom w:val="0"/>
                  <w:divBdr>
                    <w:top w:val="none" w:sz="0" w:space="0" w:color="auto"/>
                    <w:left w:val="none" w:sz="0" w:space="0" w:color="auto"/>
                    <w:bottom w:val="none" w:sz="0" w:space="0" w:color="auto"/>
                    <w:right w:val="none" w:sz="0" w:space="0" w:color="auto"/>
                  </w:divBdr>
                </w:div>
                <w:div w:id="1683583422">
                  <w:marLeft w:val="0"/>
                  <w:marRight w:val="0"/>
                  <w:marTop w:val="0"/>
                  <w:marBottom w:val="0"/>
                  <w:divBdr>
                    <w:top w:val="none" w:sz="0" w:space="0" w:color="auto"/>
                    <w:left w:val="none" w:sz="0" w:space="0" w:color="auto"/>
                    <w:bottom w:val="none" w:sz="0" w:space="0" w:color="auto"/>
                    <w:right w:val="none" w:sz="0" w:space="0" w:color="auto"/>
                  </w:divBdr>
                </w:div>
                <w:div w:id="1698264609">
                  <w:marLeft w:val="0"/>
                  <w:marRight w:val="0"/>
                  <w:marTop w:val="0"/>
                  <w:marBottom w:val="0"/>
                  <w:divBdr>
                    <w:top w:val="none" w:sz="0" w:space="0" w:color="auto"/>
                    <w:left w:val="none" w:sz="0" w:space="0" w:color="auto"/>
                    <w:bottom w:val="none" w:sz="0" w:space="0" w:color="auto"/>
                    <w:right w:val="none" w:sz="0" w:space="0" w:color="auto"/>
                  </w:divBdr>
                </w:div>
                <w:div w:id="1709918003">
                  <w:marLeft w:val="0"/>
                  <w:marRight w:val="0"/>
                  <w:marTop w:val="0"/>
                  <w:marBottom w:val="0"/>
                  <w:divBdr>
                    <w:top w:val="none" w:sz="0" w:space="0" w:color="auto"/>
                    <w:left w:val="none" w:sz="0" w:space="0" w:color="auto"/>
                    <w:bottom w:val="none" w:sz="0" w:space="0" w:color="auto"/>
                    <w:right w:val="none" w:sz="0" w:space="0" w:color="auto"/>
                  </w:divBdr>
                </w:div>
                <w:div w:id="1722482856">
                  <w:marLeft w:val="0"/>
                  <w:marRight w:val="0"/>
                  <w:marTop w:val="0"/>
                  <w:marBottom w:val="0"/>
                  <w:divBdr>
                    <w:top w:val="none" w:sz="0" w:space="0" w:color="auto"/>
                    <w:left w:val="none" w:sz="0" w:space="0" w:color="auto"/>
                    <w:bottom w:val="none" w:sz="0" w:space="0" w:color="auto"/>
                    <w:right w:val="none" w:sz="0" w:space="0" w:color="auto"/>
                  </w:divBdr>
                </w:div>
                <w:div w:id="1723215527">
                  <w:marLeft w:val="0"/>
                  <w:marRight w:val="0"/>
                  <w:marTop w:val="0"/>
                  <w:marBottom w:val="0"/>
                  <w:divBdr>
                    <w:top w:val="none" w:sz="0" w:space="0" w:color="auto"/>
                    <w:left w:val="none" w:sz="0" w:space="0" w:color="auto"/>
                    <w:bottom w:val="none" w:sz="0" w:space="0" w:color="auto"/>
                    <w:right w:val="none" w:sz="0" w:space="0" w:color="auto"/>
                  </w:divBdr>
                </w:div>
                <w:div w:id="1734817108">
                  <w:marLeft w:val="0"/>
                  <w:marRight w:val="0"/>
                  <w:marTop w:val="0"/>
                  <w:marBottom w:val="0"/>
                  <w:divBdr>
                    <w:top w:val="none" w:sz="0" w:space="0" w:color="auto"/>
                    <w:left w:val="none" w:sz="0" w:space="0" w:color="auto"/>
                    <w:bottom w:val="none" w:sz="0" w:space="0" w:color="auto"/>
                    <w:right w:val="none" w:sz="0" w:space="0" w:color="auto"/>
                  </w:divBdr>
                </w:div>
                <w:div w:id="1740011251">
                  <w:marLeft w:val="0"/>
                  <w:marRight w:val="0"/>
                  <w:marTop w:val="0"/>
                  <w:marBottom w:val="0"/>
                  <w:divBdr>
                    <w:top w:val="none" w:sz="0" w:space="0" w:color="auto"/>
                    <w:left w:val="none" w:sz="0" w:space="0" w:color="auto"/>
                    <w:bottom w:val="none" w:sz="0" w:space="0" w:color="auto"/>
                    <w:right w:val="none" w:sz="0" w:space="0" w:color="auto"/>
                  </w:divBdr>
                </w:div>
                <w:div w:id="1751657712">
                  <w:marLeft w:val="0"/>
                  <w:marRight w:val="0"/>
                  <w:marTop w:val="0"/>
                  <w:marBottom w:val="0"/>
                  <w:divBdr>
                    <w:top w:val="none" w:sz="0" w:space="0" w:color="auto"/>
                    <w:left w:val="none" w:sz="0" w:space="0" w:color="auto"/>
                    <w:bottom w:val="none" w:sz="0" w:space="0" w:color="auto"/>
                    <w:right w:val="none" w:sz="0" w:space="0" w:color="auto"/>
                  </w:divBdr>
                </w:div>
                <w:div w:id="1759016815">
                  <w:marLeft w:val="0"/>
                  <w:marRight w:val="0"/>
                  <w:marTop w:val="0"/>
                  <w:marBottom w:val="0"/>
                  <w:divBdr>
                    <w:top w:val="none" w:sz="0" w:space="0" w:color="auto"/>
                    <w:left w:val="none" w:sz="0" w:space="0" w:color="auto"/>
                    <w:bottom w:val="none" w:sz="0" w:space="0" w:color="auto"/>
                    <w:right w:val="none" w:sz="0" w:space="0" w:color="auto"/>
                  </w:divBdr>
                </w:div>
                <w:div w:id="1764951120">
                  <w:marLeft w:val="0"/>
                  <w:marRight w:val="0"/>
                  <w:marTop w:val="0"/>
                  <w:marBottom w:val="0"/>
                  <w:divBdr>
                    <w:top w:val="none" w:sz="0" w:space="0" w:color="auto"/>
                    <w:left w:val="none" w:sz="0" w:space="0" w:color="auto"/>
                    <w:bottom w:val="none" w:sz="0" w:space="0" w:color="auto"/>
                    <w:right w:val="none" w:sz="0" w:space="0" w:color="auto"/>
                  </w:divBdr>
                </w:div>
                <w:div w:id="1770586737">
                  <w:marLeft w:val="0"/>
                  <w:marRight w:val="0"/>
                  <w:marTop w:val="0"/>
                  <w:marBottom w:val="0"/>
                  <w:divBdr>
                    <w:top w:val="none" w:sz="0" w:space="0" w:color="auto"/>
                    <w:left w:val="none" w:sz="0" w:space="0" w:color="auto"/>
                    <w:bottom w:val="none" w:sz="0" w:space="0" w:color="auto"/>
                    <w:right w:val="none" w:sz="0" w:space="0" w:color="auto"/>
                  </w:divBdr>
                </w:div>
                <w:div w:id="1771778693">
                  <w:marLeft w:val="0"/>
                  <w:marRight w:val="0"/>
                  <w:marTop w:val="0"/>
                  <w:marBottom w:val="0"/>
                  <w:divBdr>
                    <w:top w:val="none" w:sz="0" w:space="0" w:color="auto"/>
                    <w:left w:val="none" w:sz="0" w:space="0" w:color="auto"/>
                    <w:bottom w:val="none" w:sz="0" w:space="0" w:color="auto"/>
                    <w:right w:val="none" w:sz="0" w:space="0" w:color="auto"/>
                  </w:divBdr>
                </w:div>
                <w:div w:id="1782334511">
                  <w:marLeft w:val="0"/>
                  <w:marRight w:val="0"/>
                  <w:marTop w:val="0"/>
                  <w:marBottom w:val="0"/>
                  <w:divBdr>
                    <w:top w:val="none" w:sz="0" w:space="0" w:color="auto"/>
                    <w:left w:val="none" w:sz="0" w:space="0" w:color="auto"/>
                    <w:bottom w:val="none" w:sz="0" w:space="0" w:color="auto"/>
                    <w:right w:val="none" w:sz="0" w:space="0" w:color="auto"/>
                  </w:divBdr>
                </w:div>
                <w:div w:id="1796287185">
                  <w:marLeft w:val="0"/>
                  <w:marRight w:val="0"/>
                  <w:marTop w:val="0"/>
                  <w:marBottom w:val="0"/>
                  <w:divBdr>
                    <w:top w:val="none" w:sz="0" w:space="0" w:color="auto"/>
                    <w:left w:val="none" w:sz="0" w:space="0" w:color="auto"/>
                    <w:bottom w:val="none" w:sz="0" w:space="0" w:color="auto"/>
                    <w:right w:val="none" w:sz="0" w:space="0" w:color="auto"/>
                  </w:divBdr>
                </w:div>
                <w:div w:id="1801336952">
                  <w:marLeft w:val="0"/>
                  <w:marRight w:val="0"/>
                  <w:marTop w:val="0"/>
                  <w:marBottom w:val="0"/>
                  <w:divBdr>
                    <w:top w:val="none" w:sz="0" w:space="0" w:color="auto"/>
                    <w:left w:val="none" w:sz="0" w:space="0" w:color="auto"/>
                    <w:bottom w:val="none" w:sz="0" w:space="0" w:color="auto"/>
                    <w:right w:val="none" w:sz="0" w:space="0" w:color="auto"/>
                  </w:divBdr>
                </w:div>
                <w:div w:id="1810124539">
                  <w:marLeft w:val="0"/>
                  <w:marRight w:val="0"/>
                  <w:marTop w:val="0"/>
                  <w:marBottom w:val="0"/>
                  <w:divBdr>
                    <w:top w:val="none" w:sz="0" w:space="0" w:color="auto"/>
                    <w:left w:val="none" w:sz="0" w:space="0" w:color="auto"/>
                    <w:bottom w:val="none" w:sz="0" w:space="0" w:color="auto"/>
                    <w:right w:val="none" w:sz="0" w:space="0" w:color="auto"/>
                  </w:divBdr>
                </w:div>
                <w:div w:id="1810900348">
                  <w:marLeft w:val="0"/>
                  <w:marRight w:val="0"/>
                  <w:marTop w:val="0"/>
                  <w:marBottom w:val="0"/>
                  <w:divBdr>
                    <w:top w:val="none" w:sz="0" w:space="0" w:color="auto"/>
                    <w:left w:val="none" w:sz="0" w:space="0" w:color="auto"/>
                    <w:bottom w:val="none" w:sz="0" w:space="0" w:color="auto"/>
                    <w:right w:val="none" w:sz="0" w:space="0" w:color="auto"/>
                  </w:divBdr>
                </w:div>
                <w:div w:id="1815641593">
                  <w:marLeft w:val="0"/>
                  <w:marRight w:val="0"/>
                  <w:marTop w:val="0"/>
                  <w:marBottom w:val="0"/>
                  <w:divBdr>
                    <w:top w:val="none" w:sz="0" w:space="0" w:color="auto"/>
                    <w:left w:val="none" w:sz="0" w:space="0" w:color="auto"/>
                    <w:bottom w:val="none" w:sz="0" w:space="0" w:color="auto"/>
                    <w:right w:val="none" w:sz="0" w:space="0" w:color="auto"/>
                  </w:divBdr>
                </w:div>
                <w:div w:id="1826238864">
                  <w:marLeft w:val="0"/>
                  <w:marRight w:val="0"/>
                  <w:marTop w:val="0"/>
                  <w:marBottom w:val="0"/>
                  <w:divBdr>
                    <w:top w:val="none" w:sz="0" w:space="0" w:color="auto"/>
                    <w:left w:val="none" w:sz="0" w:space="0" w:color="auto"/>
                    <w:bottom w:val="none" w:sz="0" w:space="0" w:color="auto"/>
                    <w:right w:val="none" w:sz="0" w:space="0" w:color="auto"/>
                  </w:divBdr>
                </w:div>
                <w:div w:id="1831173774">
                  <w:marLeft w:val="0"/>
                  <w:marRight w:val="0"/>
                  <w:marTop w:val="0"/>
                  <w:marBottom w:val="0"/>
                  <w:divBdr>
                    <w:top w:val="none" w:sz="0" w:space="0" w:color="auto"/>
                    <w:left w:val="none" w:sz="0" w:space="0" w:color="auto"/>
                    <w:bottom w:val="none" w:sz="0" w:space="0" w:color="auto"/>
                    <w:right w:val="none" w:sz="0" w:space="0" w:color="auto"/>
                  </w:divBdr>
                </w:div>
                <w:div w:id="1835413795">
                  <w:marLeft w:val="0"/>
                  <w:marRight w:val="0"/>
                  <w:marTop w:val="0"/>
                  <w:marBottom w:val="0"/>
                  <w:divBdr>
                    <w:top w:val="none" w:sz="0" w:space="0" w:color="auto"/>
                    <w:left w:val="none" w:sz="0" w:space="0" w:color="auto"/>
                    <w:bottom w:val="none" w:sz="0" w:space="0" w:color="auto"/>
                    <w:right w:val="none" w:sz="0" w:space="0" w:color="auto"/>
                  </w:divBdr>
                </w:div>
                <w:div w:id="1835484506">
                  <w:marLeft w:val="0"/>
                  <w:marRight w:val="0"/>
                  <w:marTop w:val="0"/>
                  <w:marBottom w:val="0"/>
                  <w:divBdr>
                    <w:top w:val="none" w:sz="0" w:space="0" w:color="auto"/>
                    <w:left w:val="none" w:sz="0" w:space="0" w:color="auto"/>
                    <w:bottom w:val="none" w:sz="0" w:space="0" w:color="auto"/>
                    <w:right w:val="none" w:sz="0" w:space="0" w:color="auto"/>
                  </w:divBdr>
                </w:div>
                <w:div w:id="1844392551">
                  <w:marLeft w:val="0"/>
                  <w:marRight w:val="0"/>
                  <w:marTop w:val="0"/>
                  <w:marBottom w:val="0"/>
                  <w:divBdr>
                    <w:top w:val="none" w:sz="0" w:space="0" w:color="auto"/>
                    <w:left w:val="none" w:sz="0" w:space="0" w:color="auto"/>
                    <w:bottom w:val="none" w:sz="0" w:space="0" w:color="auto"/>
                    <w:right w:val="none" w:sz="0" w:space="0" w:color="auto"/>
                  </w:divBdr>
                </w:div>
                <w:div w:id="1866097226">
                  <w:marLeft w:val="0"/>
                  <w:marRight w:val="0"/>
                  <w:marTop w:val="0"/>
                  <w:marBottom w:val="0"/>
                  <w:divBdr>
                    <w:top w:val="none" w:sz="0" w:space="0" w:color="auto"/>
                    <w:left w:val="none" w:sz="0" w:space="0" w:color="auto"/>
                    <w:bottom w:val="none" w:sz="0" w:space="0" w:color="auto"/>
                    <w:right w:val="none" w:sz="0" w:space="0" w:color="auto"/>
                  </w:divBdr>
                </w:div>
                <w:div w:id="1871528736">
                  <w:marLeft w:val="0"/>
                  <w:marRight w:val="0"/>
                  <w:marTop w:val="0"/>
                  <w:marBottom w:val="0"/>
                  <w:divBdr>
                    <w:top w:val="none" w:sz="0" w:space="0" w:color="auto"/>
                    <w:left w:val="none" w:sz="0" w:space="0" w:color="auto"/>
                    <w:bottom w:val="none" w:sz="0" w:space="0" w:color="auto"/>
                    <w:right w:val="none" w:sz="0" w:space="0" w:color="auto"/>
                  </w:divBdr>
                </w:div>
                <w:div w:id="1872525157">
                  <w:marLeft w:val="0"/>
                  <w:marRight w:val="0"/>
                  <w:marTop w:val="0"/>
                  <w:marBottom w:val="0"/>
                  <w:divBdr>
                    <w:top w:val="none" w:sz="0" w:space="0" w:color="auto"/>
                    <w:left w:val="none" w:sz="0" w:space="0" w:color="auto"/>
                    <w:bottom w:val="none" w:sz="0" w:space="0" w:color="auto"/>
                    <w:right w:val="none" w:sz="0" w:space="0" w:color="auto"/>
                  </w:divBdr>
                </w:div>
                <w:div w:id="1872717109">
                  <w:marLeft w:val="0"/>
                  <w:marRight w:val="0"/>
                  <w:marTop w:val="0"/>
                  <w:marBottom w:val="0"/>
                  <w:divBdr>
                    <w:top w:val="none" w:sz="0" w:space="0" w:color="auto"/>
                    <w:left w:val="none" w:sz="0" w:space="0" w:color="auto"/>
                    <w:bottom w:val="none" w:sz="0" w:space="0" w:color="auto"/>
                    <w:right w:val="none" w:sz="0" w:space="0" w:color="auto"/>
                  </w:divBdr>
                </w:div>
                <w:div w:id="1876238542">
                  <w:marLeft w:val="0"/>
                  <w:marRight w:val="0"/>
                  <w:marTop w:val="0"/>
                  <w:marBottom w:val="0"/>
                  <w:divBdr>
                    <w:top w:val="none" w:sz="0" w:space="0" w:color="auto"/>
                    <w:left w:val="none" w:sz="0" w:space="0" w:color="auto"/>
                    <w:bottom w:val="none" w:sz="0" w:space="0" w:color="auto"/>
                    <w:right w:val="none" w:sz="0" w:space="0" w:color="auto"/>
                  </w:divBdr>
                </w:div>
                <w:div w:id="1892299532">
                  <w:marLeft w:val="0"/>
                  <w:marRight w:val="0"/>
                  <w:marTop w:val="0"/>
                  <w:marBottom w:val="0"/>
                  <w:divBdr>
                    <w:top w:val="none" w:sz="0" w:space="0" w:color="auto"/>
                    <w:left w:val="none" w:sz="0" w:space="0" w:color="auto"/>
                    <w:bottom w:val="none" w:sz="0" w:space="0" w:color="auto"/>
                    <w:right w:val="none" w:sz="0" w:space="0" w:color="auto"/>
                  </w:divBdr>
                </w:div>
                <w:div w:id="1892425371">
                  <w:marLeft w:val="0"/>
                  <w:marRight w:val="0"/>
                  <w:marTop w:val="0"/>
                  <w:marBottom w:val="0"/>
                  <w:divBdr>
                    <w:top w:val="none" w:sz="0" w:space="0" w:color="auto"/>
                    <w:left w:val="none" w:sz="0" w:space="0" w:color="auto"/>
                    <w:bottom w:val="none" w:sz="0" w:space="0" w:color="auto"/>
                    <w:right w:val="none" w:sz="0" w:space="0" w:color="auto"/>
                  </w:divBdr>
                </w:div>
                <w:div w:id="1892843237">
                  <w:marLeft w:val="0"/>
                  <w:marRight w:val="0"/>
                  <w:marTop w:val="0"/>
                  <w:marBottom w:val="0"/>
                  <w:divBdr>
                    <w:top w:val="none" w:sz="0" w:space="0" w:color="auto"/>
                    <w:left w:val="none" w:sz="0" w:space="0" w:color="auto"/>
                    <w:bottom w:val="none" w:sz="0" w:space="0" w:color="auto"/>
                    <w:right w:val="none" w:sz="0" w:space="0" w:color="auto"/>
                  </w:divBdr>
                </w:div>
                <w:div w:id="1893615003">
                  <w:marLeft w:val="0"/>
                  <w:marRight w:val="0"/>
                  <w:marTop w:val="0"/>
                  <w:marBottom w:val="0"/>
                  <w:divBdr>
                    <w:top w:val="none" w:sz="0" w:space="0" w:color="auto"/>
                    <w:left w:val="none" w:sz="0" w:space="0" w:color="auto"/>
                    <w:bottom w:val="none" w:sz="0" w:space="0" w:color="auto"/>
                    <w:right w:val="none" w:sz="0" w:space="0" w:color="auto"/>
                  </w:divBdr>
                </w:div>
                <w:div w:id="1927300776">
                  <w:marLeft w:val="0"/>
                  <w:marRight w:val="0"/>
                  <w:marTop w:val="0"/>
                  <w:marBottom w:val="0"/>
                  <w:divBdr>
                    <w:top w:val="none" w:sz="0" w:space="0" w:color="auto"/>
                    <w:left w:val="none" w:sz="0" w:space="0" w:color="auto"/>
                    <w:bottom w:val="none" w:sz="0" w:space="0" w:color="auto"/>
                    <w:right w:val="none" w:sz="0" w:space="0" w:color="auto"/>
                  </w:divBdr>
                </w:div>
                <w:div w:id="1930503567">
                  <w:marLeft w:val="0"/>
                  <w:marRight w:val="0"/>
                  <w:marTop w:val="0"/>
                  <w:marBottom w:val="0"/>
                  <w:divBdr>
                    <w:top w:val="none" w:sz="0" w:space="0" w:color="auto"/>
                    <w:left w:val="none" w:sz="0" w:space="0" w:color="auto"/>
                    <w:bottom w:val="none" w:sz="0" w:space="0" w:color="auto"/>
                    <w:right w:val="none" w:sz="0" w:space="0" w:color="auto"/>
                  </w:divBdr>
                </w:div>
                <w:div w:id="1948657055">
                  <w:marLeft w:val="0"/>
                  <w:marRight w:val="0"/>
                  <w:marTop w:val="0"/>
                  <w:marBottom w:val="0"/>
                  <w:divBdr>
                    <w:top w:val="none" w:sz="0" w:space="0" w:color="auto"/>
                    <w:left w:val="none" w:sz="0" w:space="0" w:color="auto"/>
                    <w:bottom w:val="none" w:sz="0" w:space="0" w:color="auto"/>
                    <w:right w:val="none" w:sz="0" w:space="0" w:color="auto"/>
                  </w:divBdr>
                </w:div>
                <w:div w:id="1965573954">
                  <w:marLeft w:val="0"/>
                  <w:marRight w:val="0"/>
                  <w:marTop w:val="0"/>
                  <w:marBottom w:val="0"/>
                  <w:divBdr>
                    <w:top w:val="none" w:sz="0" w:space="0" w:color="auto"/>
                    <w:left w:val="none" w:sz="0" w:space="0" w:color="auto"/>
                    <w:bottom w:val="none" w:sz="0" w:space="0" w:color="auto"/>
                    <w:right w:val="none" w:sz="0" w:space="0" w:color="auto"/>
                  </w:divBdr>
                </w:div>
                <w:div w:id="1970088538">
                  <w:marLeft w:val="0"/>
                  <w:marRight w:val="0"/>
                  <w:marTop w:val="0"/>
                  <w:marBottom w:val="0"/>
                  <w:divBdr>
                    <w:top w:val="none" w:sz="0" w:space="0" w:color="auto"/>
                    <w:left w:val="none" w:sz="0" w:space="0" w:color="auto"/>
                    <w:bottom w:val="none" w:sz="0" w:space="0" w:color="auto"/>
                    <w:right w:val="none" w:sz="0" w:space="0" w:color="auto"/>
                  </w:divBdr>
                </w:div>
                <w:div w:id="1971739229">
                  <w:marLeft w:val="0"/>
                  <w:marRight w:val="0"/>
                  <w:marTop w:val="0"/>
                  <w:marBottom w:val="0"/>
                  <w:divBdr>
                    <w:top w:val="none" w:sz="0" w:space="0" w:color="auto"/>
                    <w:left w:val="none" w:sz="0" w:space="0" w:color="auto"/>
                    <w:bottom w:val="none" w:sz="0" w:space="0" w:color="auto"/>
                    <w:right w:val="none" w:sz="0" w:space="0" w:color="auto"/>
                  </w:divBdr>
                </w:div>
                <w:div w:id="1982614714">
                  <w:marLeft w:val="0"/>
                  <w:marRight w:val="0"/>
                  <w:marTop w:val="0"/>
                  <w:marBottom w:val="0"/>
                  <w:divBdr>
                    <w:top w:val="none" w:sz="0" w:space="0" w:color="auto"/>
                    <w:left w:val="none" w:sz="0" w:space="0" w:color="auto"/>
                    <w:bottom w:val="none" w:sz="0" w:space="0" w:color="auto"/>
                    <w:right w:val="none" w:sz="0" w:space="0" w:color="auto"/>
                  </w:divBdr>
                </w:div>
                <w:div w:id="1984503021">
                  <w:marLeft w:val="0"/>
                  <w:marRight w:val="0"/>
                  <w:marTop w:val="0"/>
                  <w:marBottom w:val="0"/>
                  <w:divBdr>
                    <w:top w:val="none" w:sz="0" w:space="0" w:color="auto"/>
                    <w:left w:val="none" w:sz="0" w:space="0" w:color="auto"/>
                    <w:bottom w:val="none" w:sz="0" w:space="0" w:color="auto"/>
                    <w:right w:val="none" w:sz="0" w:space="0" w:color="auto"/>
                  </w:divBdr>
                </w:div>
                <w:div w:id="1989819708">
                  <w:marLeft w:val="0"/>
                  <w:marRight w:val="0"/>
                  <w:marTop w:val="0"/>
                  <w:marBottom w:val="0"/>
                  <w:divBdr>
                    <w:top w:val="none" w:sz="0" w:space="0" w:color="auto"/>
                    <w:left w:val="none" w:sz="0" w:space="0" w:color="auto"/>
                    <w:bottom w:val="none" w:sz="0" w:space="0" w:color="auto"/>
                    <w:right w:val="none" w:sz="0" w:space="0" w:color="auto"/>
                  </w:divBdr>
                </w:div>
                <w:div w:id="1998920050">
                  <w:marLeft w:val="0"/>
                  <w:marRight w:val="0"/>
                  <w:marTop w:val="0"/>
                  <w:marBottom w:val="0"/>
                  <w:divBdr>
                    <w:top w:val="none" w:sz="0" w:space="0" w:color="auto"/>
                    <w:left w:val="none" w:sz="0" w:space="0" w:color="auto"/>
                    <w:bottom w:val="none" w:sz="0" w:space="0" w:color="auto"/>
                    <w:right w:val="none" w:sz="0" w:space="0" w:color="auto"/>
                  </w:divBdr>
                </w:div>
                <w:div w:id="2000767450">
                  <w:marLeft w:val="0"/>
                  <w:marRight w:val="0"/>
                  <w:marTop w:val="0"/>
                  <w:marBottom w:val="0"/>
                  <w:divBdr>
                    <w:top w:val="none" w:sz="0" w:space="0" w:color="auto"/>
                    <w:left w:val="none" w:sz="0" w:space="0" w:color="auto"/>
                    <w:bottom w:val="none" w:sz="0" w:space="0" w:color="auto"/>
                    <w:right w:val="none" w:sz="0" w:space="0" w:color="auto"/>
                  </w:divBdr>
                </w:div>
                <w:div w:id="2004889088">
                  <w:marLeft w:val="0"/>
                  <w:marRight w:val="0"/>
                  <w:marTop w:val="0"/>
                  <w:marBottom w:val="0"/>
                  <w:divBdr>
                    <w:top w:val="none" w:sz="0" w:space="0" w:color="auto"/>
                    <w:left w:val="none" w:sz="0" w:space="0" w:color="auto"/>
                    <w:bottom w:val="none" w:sz="0" w:space="0" w:color="auto"/>
                    <w:right w:val="none" w:sz="0" w:space="0" w:color="auto"/>
                  </w:divBdr>
                </w:div>
                <w:div w:id="2006057069">
                  <w:marLeft w:val="0"/>
                  <w:marRight w:val="0"/>
                  <w:marTop w:val="0"/>
                  <w:marBottom w:val="0"/>
                  <w:divBdr>
                    <w:top w:val="none" w:sz="0" w:space="0" w:color="auto"/>
                    <w:left w:val="none" w:sz="0" w:space="0" w:color="auto"/>
                    <w:bottom w:val="none" w:sz="0" w:space="0" w:color="auto"/>
                    <w:right w:val="none" w:sz="0" w:space="0" w:color="auto"/>
                  </w:divBdr>
                </w:div>
                <w:div w:id="2008484296">
                  <w:marLeft w:val="0"/>
                  <w:marRight w:val="0"/>
                  <w:marTop w:val="0"/>
                  <w:marBottom w:val="0"/>
                  <w:divBdr>
                    <w:top w:val="none" w:sz="0" w:space="0" w:color="auto"/>
                    <w:left w:val="none" w:sz="0" w:space="0" w:color="auto"/>
                    <w:bottom w:val="none" w:sz="0" w:space="0" w:color="auto"/>
                    <w:right w:val="none" w:sz="0" w:space="0" w:color="auto"/>
                  </w:divBdr>
                </w:div>
                <w:div w:id="2016682882">
                  <w:marLeft w:val="0"/>
                  <w:marRight w:val="0"/>
                  <w:marTop w:val="0"/>
                  <w:marBottom w:val="0"/>
                  <w:divBdr>
                    <w:top w:val="none" w:sz="0" w:space="0" w:color="auto"/>
                    <w:left w:val="none" w:sz="0" w:space="0" w:color="auto"/>
                    <w:bottom w:val="none" w:sz="0" w:space="0" w:color="auto"/>
                    <w:right w:val="none" w:sz="0" w:space="0" w:color="auto"/>
                  </w:divBdr>
                </w:div>
                <w:div w:id="2016758197">
                  <w:marLeft w:val="0"/>
                  <w:marRight w:val="0"/>
                  <w:marTop w:val="0"/>
                  <w:marBottom w:val="0"/>
                  <w:divBdr>
                    <w:top w:val="none" w:sz="0" w:space="0" w:color="auto"/>
                    <w:left w:val="none" w:sz="0" w:space="0" w:color="auto"/>
                    <w:bottom w:val="none" w:sz="0" w:space="0" w:color="auto"/>
                    <w:right w:val="none" w:sz="0" w:space="0" w:color="auto"/>
                  </w:divBdr>
                </w:div>
                <w:div w:id="2020425001">
                  <w:marLeft w:val="0"/>
                  <w:marRight w:val="0"/>
                  <w:marTop w:val="0"/>
                  <w:marBottom w:val="0"/>
                  <w:divBdr>
                    <w:top w:val="none" w:sz="0" w:space="0" w:color="auto"/>
                    <w:left w:val="none" w:sz="0" w:space="0" w:color="auto"/>
                    <w:bottom w:val="none" w:sz="0" w:space="0" w:color="auto"/>
                    <w:right w:val="none" w:sz="0" w:space="0" w:color="auto"/>
                  </w:divBdr>
                </w:div>
                <w:div w:id="2031224811">
                  <w:marLeft w:val="0"/>
                  <w:marRight w:val="0"/>
                  <w:marTop w:val="0"/>
                  <w:marBottom w:val="0"/>
                  <w:divBdr>
                    <w:top w:val="none" w:sz="0" w:space="0" w:color="auto"/>
                    <w:left w:val="none" w:sz="0" w:space="0" w:color="auto"/>
                    <w:bottom w:val="none" w:sz="0" w:space="0" w:color="auto"/>
                    <w:right w:val="none" w:sz="0" w:space="0" w:color="auto"/>
                  </w:divBdr>
                </w:div>
                <w:div w:id="2036230049">
                  <w:marLeft w:val="0"/>
                  <w:marRight w:val="0"/>
                  <w:marTop w:val="0"/>
                  <w:marBottom w:val="0"/>
                  <w:divBdr>
                    <w:top w:val="none" w:sz="0" w:space="0" w:color="auto"/>
                    <w:left w:val="none" w:sz="0" w:space="0" w:color="auto"/>
                    <w:bottom w:val="none" w:sz="0" w:space="0" w:color="auto"/>
                    <w:right w:val="none" w:sz="0" w:space="0" w:color="auto"/>
                  </w:divBdr>
                </w:div>
                <w:div w:id="2037270297">
                  <w:marLeft w:val="0"/>
                  <w:marRight w:val="0"/>
                  <w:marTop w:val="0"/>
                  <w:marBottom w:val="0"/>
                  <w:divBdr>
                    <w:top w:val="none" w:sz="0" w:space="0" w:color="auto"/>
                    <w:left w:val="none" w:sz="0" w:space="0" w:color="auto"/>
                    <w:bottom w:val="none" w:sz="0" w:space="0" w:color="auto"/>
                    <w:right w:val="none" w:sz="0" w:space="0" w:color="auto"/>
                  </w:divBdr>
                </w:div>
                <w:div w:id="2038236420">
                  <w:marLeft w:val="0"/>
                  <w:marRight w:val="0"/>
                  <w:marTop w:val="0"/>
                  <w:marBottom w:val="0"/>
                  <w:divBdr>
                    <w:top w:val="none" w:sz="0" w:space="0" w:color="auto"/>
                    <w:left w:val="none" w:sz="0" w:space="0" w:color="auto"/>
                    <w:bottom w:val="none" w:sz="0" w:space="0" w:color="auto"/>
                    <w:right w:val="none" w:sz="0" w:space="0" w:color="auto"/>
                  </w:divBdr>
                </w:div>
                <w:div w:id="2038386353">
                  <w:marLeft w:val="0"/>
                  <w:marRight w:val="0"/>
                  <w:marTop w:val="0"/>
                  <w:marBottom w:val="0"/>
                  <w:divBdr>
                    <w:top w:val="none" w:sz="0" w:space="0" w:color="auto"/>
                    <w:left w:val="none" w:sz="0" w:space="0" w:color="auto"/>
                    <w:bottom w:val="none" w:sz="0" w:space="0" w:color="auto"/>
                    <w:right w:val="none" w:sz="0" w:space="0" w:color="auto"/>
                  </w:divBdr>
                </w:div>
                <w:div w:id="2055539250">
                  <w:marLeft w:val="0"/>
                  <w:marRight w:val="0"/>
                  <w:marTop w:val="0"/>
                  <w:marBottom w:val="0"/>
                  <w:divBdr>
                    <w:top w:val="none" w:sz="0" w:space="0" w:color="auto"/>
                    <w:left w:val="none" w:sz="0" w:space="0" w:color="auto"/>
                    <w:bottom w:val="none" w:sz="0" w:space="0" w:color="auto"/>
                    <w:right w:val="none" w:sz="0" w:space="0" w:color="auto"/>
                  </w:divBdr>
                </w:div>
                <w:div w:id="2063017521">
                  <w:marLeft w:val="0"/>
                  <w:marRight w:val="0"/>
                  <w:marTop w:val="0"/>
                  <w:marBottom w:val="0"/>
                  <w:divBdr>
                    <w:top w:val="none" w:sz="0" w:space="0" w:color="auto"/>
                    <w:left w:val="none" w:sz="0" w:space="0" w:color="auto"/>
                    <w:bottom w:val="none" w:sz="0" w:space="0" w:color="auto"/>
                    <w:right w:val="none" w:sz="0" w:space="0" w:color="auto"/>
                  </w:divBdr>
                </w:div>
                <w:div w:id="2072802702">
                  <w:marLeft w:val="0"/>
                  <w:marRight w:val="0"/>
                  <w:marTop w:val="0"/>
                  <w:marBottom w:val="0"/>
                  <w:divBdr>
                    <w:top w:val="none" w:sz="0" w:space="0" w:color="auto"/>
                    <w:left w:val="none" w:sz="0" w:space="0" w:color="auto"/>
                    <w:bottom w:val="none" w:sz="0" w:space="0" w:color="auto"/>
                    <w:right w:val="none" w:sz="0" w:space="0" w:color="auto"/>
                  </w:divBdr>
                </w:div>
                <w:div w:id="2080053323">
                  <w:marLeft w:val="0"/>
                  <w:marRight w:val="0"/>
                  <w:marTop w:val="0"/>
                  <w:marBottom w:val="0"/>
                  <w:divBdr>
                    <w:top w:val="none" w:sz="0" w:space="0" w:color="auto"/>
                    <w:left w:val="none" w:sz="0" w:space="0" w:color="auto"/>
                    <w:bottom w:val="none" w:sz="0" w:space="0" w:color="auto"/>
                    <w:right w:val="none" w:sz="0" w:space="0" w:color="auto"/>
                  </w:divBdr>
                </w:div>
                <w:div w:id="2081055656">
                  <w:marLeft w:val="0"/>
                  <w:marRight w:val="0"/>
                  <w:marTop w:val="0"/>
                  <w:marBottom w:val="0"/>
                  <w:divBdr>
                    <w:top w:val="none" w:sz="0" w:space="0" w:color="auto"/>
                    <w:left w:val="none" w:sz="0" w:space="0" w:color="auto"/>
                    <w:bottom w:val="none" w:sz="0" w:space="0" w:color="auto"/>
                    <w:right w:val="none" w:sz="0" w:space="0" w:color="auto"/>
                  </w:divBdr>
                </w:div>
                <w:div w:id="2084447568">
                  <w:marLeft w:val="0"/>
                  <w:marRight w:val="0"/>
                  <w:marTop w:val="0"/>
                  <w:marBottom w:val="0"/>
                  <w:divBdr>
                    <w:top w:val="none" w:sz="0" w:space="0" w:color="auto"/>
                    <w:left w:val="none" w:sz="0" w:space="0" w:color="auto"/>
                    <w:bottom w:val="none" w:sz="0" w:space="0" w:color="auto"/>
                    <w:right w:val="none" w:sz="0" w:space="0" w:color="auto"/>
                  </w:divBdr>
                </w:div>
                <w:div w:id="2086678498">
                  <w:marLeft w:val="0"/>
                  <w:marRight w:val="0"/>
                  <w:marTop w:val="0"/>
                  <w:marBottom w:val="0"/>
                  <w:divBdr>
                    <w:top w:val="none" w:sz="0" w:space="0" w:color="auto"/>
                    <w:left w:val="none" w:sz="0" w:space="0" w:color="auto"/>
                    <w:bottom w:val="none" w:sz="0" w:space="0" w:color="auto"/>
                    <w:right w:val="none" w:sz="0" w:space="0" w:color="auto"/>
                  </w:divBdr>
                </w:div>
                <w:div w:id="2090928728">
                  <w:marLeft w:val="0"/>
                  <w:marRight w:val="0"/>
                  <w:marTop w:val="0"/>
                  <w:marBottom w:val="0"/>
                  <w:divBdr>
                    <w:top w:val="none" w:sz="0" w:space="0" w:color="auto"/>
                    <w:left w:val="none" w:sz="0" w:space="0" w:color="auto"/>
                    <w:bottom w:val="none" w:sz="0" w:space="0" w:color="auto"/>
                    <w:right w:val="none" w:sz="0" w:space="0" w:color="auto"/>
                  </w:divBdr>
                </w:div>
                <w:div w:id="2096785483">
                  <w:marLeft w:val="0"/>
                  <w:marRight w:val="0"/>
                  <w:marTop w:val="0"/>
                  <w:marBottom w:val="0"/>
                  <w:divBdr>
                    <w:top w:val="none" w:sz="0" w:space="0" w:color="auto"/>
                    <w:left w:val="none" w:sz="0" w:space="0" w:color="auto"/>
                    <w:bottom w:val="none" w:sz="0" w:space="0" w:color="auto"/>
                    <w:right w:val="none" w:sz="0" w:space="0" w:color="auto"/>
                  </w:divBdr>
                </w:div>
                <w:div w:id="2097749156">
                  <w:marLeft w:val="0"/>
                  <w:marRight w:val="0"/>
                  <w:marTop w:val="0"/>
                  <w:marBottom w:val="0"/>
                  <w:divBdr>
                    <w:top w:val="none" w:sz="0" w:space="0" w:color="auto"/>
                    <w:left w:val="none" w:sz="0" w:space="0" w:color="auto"/>
                    <w:bottom w:val="none" w:sz="0" w:space="0" w:color="auto"/>
                    <w:right w:val="none" w:sz="0" w:space="0" w:color="auto"/>
                  </w:divBdr>
                </w:div>
                <w:div w:id="2108497913">
                  <w:marLeft w:val="0"/>
                  <w:marRight w:val="0"/>
                  <w:marTop w:val="0"/>
                  <w:marBottom w:val="0"/>
                  <w:divBdr>
                    <w:top w:val="none" w:sz="0" w:space="0" w:color="auto"/>
                    <w:left w:val="none" w:sz="0" w:space="0" w:color="auto"/>
                    <w:bottom w:val="none" w:sz="0" w:space="0" w:color="auto"/>
                    <w:right w:val="none" w:sz="0" w:space="0" w:color="auto"/>
                  </w:divBdr>
                </w:div>
                <w:div w:id="2117098980">
                  <w:marLeft w:val="0"/>
                  <w:marRight w:val="0"/>
                  <w:marTop w:val="0"/>
                  <w:marBottom w:val="0"/>
                  <w:divBdr>
                    <w:top w:val="none" w:sz="0" w:space="0" w:color="auto"/>
                    <w:left w:val="none" w:sz="0" w:space="0" w:color="auto"/>
                    <w:bottom w:val="none" w:sz="0" w:space="0" w:color="auto"/>
                    <w:right w:val="none" w:sz="0" w:space="0" w:color="auto"/>
                  </w:divBdr>
                </w:div>
                <w:div w:id="2121562728">
                  <w:marLeft w:val="0"/>
                  <w:marRight w:val="0"/>
                  <w:marTop w:val="0"/>
                  <w:marBottom w:val="0"/>
                  <w:divBdr>
                    <w:top w:val="none" w:sz="0" w:space="0" w:color="auto"/>
                    <w:left w:val="none" w:sz="0" w:space="0" w:color="auto"/>
                    <w:bottom w:val="none" w:sz="0" w:space="0" w:color="auto"/>
                    <w:right w:val="none" w:sz="0" w:space="0" w:color="auto"/>
                  </w:divBdr>
                </w:div>
                <w:div w:id="2129008956">
                  <w:marLeft w:val="0"/>
                  <w:marRight w:val="0"/>
                  <w:marTop w:val="0"/>
                  <w:marBottom w:val="0"/>
                  <w:divBdr>
                    <w:top w:val="none" w:sz="0" w:space="0" w:color="auto"/>
                    <w:left w:val="none" w:sz="0" w:space="0" w:color="auto"/>
                    <w:bottom w:val="none" w:sz="0" w:space="0" w:color="auto"/>
                    <w:right w:val="none" w:sz="0" w:space="0" w:color="auto"/>
                  </w:divBdr>
                </w:div>
                <w:div w:id="2135051365">
                  <w:marLeft w:val="0"/>
                  <w:marRight w:val="0"/>
                  <w:marTop w:val="0"/>
                  <w:marBottom w:val="0"/>
                  <w:divBdr>
                    <w:top w:val="none" w:sz="0" w:space="0" w:color="auto"/>
                    <w:left w:val="none" w:sz="0" w:space="0" w:color="auto"/>
                    <w:bottom w:val="none" w:sz="0" w:space="0" w:color="auto"/>
                    <w:right w:val="none" w:sz="0" w:space="0" w:color="auto"/>
                  </w:divBdr>
                </w:div>
                <w:div w:id="2143578101">
                  <w:marLeft w:val="0"/>
                  <w:marRight w:val="0"/>
                  <w:marTop w:val="0"/>
                  <w:marBottom w:val="0"/>
                  <w:divBdr>
                    <w:top w:val="none" w:sz="0" w:space="0" w:color="auto"/>
                    <w:left w:val="none" w:sz="0" w:space="0" w:color="auto"/>
                    <w:bottom w:val="none" w:sz="0" w:space="0" w:color="auto"/>
                    <w:right w:val="none" w:sz="0" w:space="0" w:color="auto"/>
                  </w:divBdr>
                </w:div>
              </w:divsChild>
            </w:div>
            <w:div w:id="605503078">
              <w:marLeft w:val="0"/>
              <w:marRight w:val="0"/>
              <w:marTop w:val="0"/>
              <w:marBottom w:val="0"/>
              <w:divBdr>
                <w:top w:val="none" w:sz="0" w:space="0" w:color="auto"/>
                <w:left w:val="none" w:sz="0" w:space="0" w:color="auto"/>
                <w:bottom w:val="none" w:sz="0" w:space="0" w:color="auto"/>
                <w:right w:val="none" w:sz="0" w:space="0" w:color="auto"/>
              </w:divBdr>
            </w:div>
            <w:div w:id="607733495">
              <w:marLeft w:val="0"/>
              <w:marRight w:val="0"/>
              <w:marTop w:val="0"/>
              <w:marBottom w:val="0"/>
              <w:divBdr>
                <w:top w:val="none" w:sz="0" w:space="0" w:color="auto"/>
                <w:left w:val="none" w:sz="0" w:space="0" w:color="auto"/>
                <w:bottom w:val="none" w:sz="0" w:space="0" w:color="auto"/>
                <w:right w:val="none" w:sz="0" w:space="0" w:color="auto"/>
              </w:divBdr>
            </w:div>
            <w:div w:id="610748012">
              <w:marLeft w:val="0"/>
              <w:marRight w:val="0"/>
              <w:marTop w:val="0"/>
              <w:marBottom w:val="0"/>
              <w:divBdr>
                <w:top w:val="none" w:sz="0" w:space="0" w:color="auto"/>
                <w:left w:val="none" w:sz="0" w:space="0" w:color="auto"/>
                <w:bottom w:val="none" w:sz="0" w:space="0" w:color="auto"/>
                <w:right w:val="none" w:sz="0" w:space="0" w:color="auto"/>
              </w:divBdr>
            </w:div>
            <w:div w:id="611595838">
              <w:marLeft w:val="0"/>
              <w:marRight w:val="0"/>
              <w:marTop w:val="480"/>
              <w:marBottom w:val="0"/>
              <w:divBdr>
                <w:top w:val="single" w:sz="6" w:space="0" w:color="auto"/>
                <w:left w:val="single" w:sz="6" w:space="0" w:color="auto"/>
                <w:bottom w:val="single" w:sz="6" w:space="0" w:color="auto"/>
                <w:right w:val="single" w:sz="6" w:space="0" w:color="auto"/>
              </w:divBdr>
            </w:div>
            <w:div w:id="620769986">
              <w:marLeft w:val="0"/>
              <w:marRight w:val="0"/>
              <w:marTop w:val="0"/>
              <w:marBottom w:val="0"/>
              <w:divBdr>
                <w:top w:val="none" w:sz="0" w:space="0" w:color="auto"/>
                <w:left w:val="none" w:sz="0" w:space="0" w:color="auto"/>
                <w:bottom w:val="none" w:sz="0" w:space="0" w:color="auto"/>
                <w:right w:val="none" w:sz="0" w:space="0" w:color="auto"/>
              </w:divBdr>
            </w:div>
            <w:div w:id="625352053">
              <w:marLeft w:val="0"/>
              <w:marRight w:val="0"/>
              <w:marTop w:val="0"/>
              <w:marBottom w:val="0"/>
              <w:divBdr>
                <w:top w:val="none" w:sz="0" w:space="0" w:color="auto"/>
                <w:left w:val="none" w:sz="0" w:space="0" w:color="auto"/>
                <w:bottom w:val="none" w:sz="0" w:space="0" w:color="auto"/>
                <w:right w:val="none" w:sz="0" w:space="0" w:color="auto"/>
              </w:divBdr>
            </w:div>
            <w:div w:id="627317625">
              <w:marLeft w:val="0"/>
              <w:marRight w:val="0"/>
              <w:marTop w:val="0"/>
              <w:marBottom w:val="0"/>
              <w:divBdr>
                <w:top w:val="none" w:sz="0" w:space="0" w:color="auto"/>
                <w:left w:val="none" w:sz="0" w:space="0" w:color="auto"/>
                <w:bottom w:val="none" w:sz="0" w:space="0" w:color="auto"/>
                <w:right w:val="none" w:sz="0" w:space="0" w:color="auto"/>
              </w:divBdr>
            </w:div>
            <w:div w:id="636838404">
              <w:marLeft w:val="0"/>
              <w:marRight w:val="0"/>
              <w:marTop w:val="0"/>
              <w:marBottom w:val="0"/>
              <w:divBdr>
                <w:top w:val="none" w:sz="0" w:space="0" w:color="auto"/>
                <w:left w:val="none" w:sz="0" w:space="0" w:color="auto"/>
                <w:bottom w:val="none" w:sz="0" w:space="0" w:color="auto"/>
                <w:right w:val="none" w:sz="0" w:space="0" w:color="auto"/>
              </w:divBdr>
            </w:div>
            <w:div w:id="643658071">
              <w:marLeft w:val="0"/>
              <w:marRight w:val="0"/>
              <w:marTop w:val="0"/>
              <w:marBottom w:val="0"/>
              <w:divBdr>
                <w:top w:val="none" w:sz="0" w:space="0" w:color="auto"/>
                <w:left w:val="none" w:sz="0" w:space="0" w:color="auto"/>
                <w:bottom w:val="none" w:sz="0" w:space="0" w:color="auto"/>
                <w:right w:val="none" w:sz="0" w:space="0" w:color="auto"/>
              </w:divBdr>
            </w:div>
            <w:div w:id="644361007">
              <w:marLeft w:val="0"/>
              <w:marRight w:val="0"/>
              <w:marTop w:val="0"/>
              <w:marBottom w:val="0"/>
              <w:divBdr>
                <w:top w:val="none" w:sz="0" w:space="0" w:color="auto"/>
                <w:left w:val="none" w:sz="0" w:space="0" w:color="auto"/>
                <w:bottom w:val="none" w:sz="0" w:space="0" w:color="auto"/>
                <w:right w:val="none" w:sz="0" w:space="0" w:color="auto"/>
              </w:divBdr>
            </w:div>
            <w:div w:id="647514260">
              <w:marLeft w:val="0"/>
              <w:marRight w:val="0"/>
              <w:marTop w:val="0"/>
              <w:marBottom w:val="0"/>
              <w:divBdr>
                <w:top w:val="none" w:sz="0" w:space="0" w:color="auto"/>
                <w:left w:val="none" w:sz="0" w:space="0" w:color="auto"/>
                <w:bottom w:val="none" w:sz="0" w:space="0" w:color="auto"/>
                <w:right w:val="none" w:sz="0" w:space="0" w:color="auto"/>
              </w:divBdr>
            </w:div>
            <w:div w:id="653341983">
              <w:marLeft w:val="0"/>
              <w:marRight w:val="0"/>
              <w:marTop w:val="0"/>
              <w:marBottom w:val="0"/>
              <w:divBdr>
                <w:top w:val="none" w:sz="0" w:space="0" w:color="auto"/>
                <w:left w:val="none" w:sz="0" w:space="0" w:color="auto"/>
                <w:bottom w:val="none" w:sz="0" w:space="0" w:color="auto"/>
                <w:right w:val="none" w:sz="0" w:space="0" w:color="auto"/>
              </w:divBdr>
            </w:div>
            <w:div w:id="653610808">
              <w:marLeft w:val="0"/>
              <w:marRight w:val="0"/>
              <w:marTop w:val="0"/>
              <w:marBottom w:val="0"/>
              <w:divBdr>
                <w:top w:val="none" w:sz="0" w:space="0" w:color="auto"/>
                <w:left w:val="none" w:sz="0" w:space="0" w:color="auto"/>
                <w:bottom w:val="none" w:sz="0" w:space="0" w:color="auto"/>
                <w:right w:val="none" w:sz="0" w:space="0" w:color="auto"/>
              </w:divBdr>
            </w:div>
            <w:div w:id="664670957">
              <w:marLeft w:val="0"/>
              <w:marRight w:val="0"/>
              <w:marTop w:val="0"/>
              <w:marBottom w:val="0"/>
              <w:divBdr>
                <w:top w:val="none" w:sz="0" w:space="0" w:color="auto"/>
                <w:left w:val="none" w:sz="0" w:space="0" w:color="auto"/>
                <w:bottom w:val="none" w:sz="0" w:space="0" w:color="auto"/>
                <w:right w:val="none" w:sz="0" w:space="0" w:color="auto"/>
              </w:divBdr>
            </w:div>
            <w:div w:id="673725199">
              <w:marLeft w:val="0"/>
              <w:marRight w:val="0"/>
              <w:marTop w:val="0"/>
              <w:marBottom w:val="0"/>
              <w:divBdr>
                <w:top w:val="none" w:sz="0" w:space="0" w:color="auto"/>
                <w:left w:val="none" w:sz="0" w:space="0" w:color="auto"/>
                <w:bottom w:val="none" w:sz="0" w:space="0" w:color="auto"/>
                <w:right w:val="none" w:sz="0" w:space="0" w:color="auto"/>
              </w:divBdr>
            </w:div>
            <w:div w:id="679234187">
              <w:marLeft w:val="0"/>
              <w:marRight w:val="0"/>
              <w:marTop w:val="0"/>
              <w:marBottom w:val="0"/>
              <w:divBdr>
                <w:top w:val="none" w:sz="0" w:space="0" w:color="auto"/>
                <w:left w:val="none" w:sz="0" w:space="0" w:color="auto"/>
                <w:bottom w:val="none" w:sz="0" w:space="0" w:color="auto"/>
                <w:right w:val="none" w:sz="0" w:space="0" w:color="auto"/>
              </w:divBdr>
            </w:div>
            <w:div w:id="680090835">
              <w:marLeft w:val="0"/>
              <w:marRight w:val="0"/>
              <w:marTop w:val="0"/>
              <w:marBottom w:val="0"/>
              <w:divBdr>
                <w:top w:val="none" w:sz="0" w:space="0" w:color="auto"/>
                <w:left w:val="none" w:sz="0" w:space="0" w:color="auto"/>
                <w:bottom w:val="none" w:sz="0" w:space="0" w:color="auto"/>
                <w:right w:val="none" w:sz="0" w:space="0" w:color="auto"/>
              </w:divBdr>
            </w:div>
            <w:div w:id="685134712">
              <w:marLeft w:val="0"/>
              <w:marRight w:val="0"/>
              <w:marTop w:val="0"/>
              <w:marBottom w:val="0"/>
              <w:divBdr>
                <w:top w:val="none" w:sz="0" w:space="0" w:color="auto"/>
                <w:left w:val="none" w:sz="0" w:space="0" w:color="auto"/>
                <w:bottom w:val="none" w:sz="0" w:space="0" w:color="auto"/>
                <w:right w:val="none" w:sz="0" w:space="0" w:color="auto"/>
              </w:divBdr>
            </w:div>
            <w:div w:id="688682169">
              <w:marLeft w:val="0"/>
              <w:marRight w:val="0"/>
              <w:marTop w:val="0"/>
              <w:marBottom w:val="0"/>
              <w:divBdr>
                <w:top w:val="none" w:sz="0" w:space="0" w:color="auto"/>
                <w:left w:val="none" w:sz="0" w:space="0" w:color="auto"/>
                <w:bottom w:val="none" w:sz="0" w:space="0" w:color="auto"/>
                <w:right w:val="none" w:sz="0" w:space="0" w:color="auto"/>
              </w:divBdr>
            </w:div>
            <w:div w:id="691959702">
              <w:marLeft w:val="0"/>
              <w:marRight w:val="0"/>
              <w:marTop w:val="480"/>
              <w:marBottom w:val="0"/>
              <w:divBdr>
                <w:top w:val="single" w:sz="6" w:space="0" w:color="auto"/>
                <w:left w:val="single" w:sz="6" w:space="0" w:color="auto"/>
                <w:bottom w:val="single" w:sz="6" w:space="0" w:color="auto"/>
                <w:right w:val="single" w:sz="6" w:space="0" w:color="auto"/>
              </w:divBdr>
            </w:div>
            <w:div w:id="692996719">
              <w:marLeft w:val="0"/>
              <w:marRight w:val="0"/>
              <w:marTop w:val="0"/>
              <w:marBottom w:val="0"/>
              <w:divBdr>
                <w:top w:val="none" w:sz="0" w:space="0" w:color="auto"/>
                <w:left w:val="none" w:sz="0" w:space="0" w:color="auto"/>
                <w:bottom w:val="none" w:sz="0" w:space="0" w:color="auto"/>
                <w:right w:val="none" w:sz="0" w:space="0" w:color="auto"/>
              </w:divBdr>
            </w:div>
            <w:div w:id="702243014">
              <w:marLeft w:val="0"/>
              <w:marRight w:val="0"/>
              <w:marTop w:val="480"/>
              <w:marBottom w:val="0"/>
              <w:divBdr>
                <w:top w:val="single" w:sz="6" w:space="0" w:color="auto"/>
                <w:left w:val="single" w:sz="6" w:space="0" w:color="auto"/>
                <w:bottom w:val="single" w:sz="6" w:space="0" w:color="auto"/>
                <w:right w:val="single" w:sz="6" w:space="0" w:color="auto"/>
              </w:divBdr>
            </w:div>
            <w:div w:id="712268100">
              <w:marLeft w:val="0"/>
              <w:marRight w:val="0"/>
              <w:marTop w:val="0"/>
              <w:marBottom w:val="0"/>
              <w:divBdr>
                <w:top w:val="none" w:sz="0" w:space="0" w:color="auto"/>
                <w:left w:val="none" w:sz="0" w:space="0" w:color="auto"/>
                <w:bottom w:val="none" w:sz="0" w:space="0" w:color="auto"/>
                <w:right w:val="none" w:sz="0" w:space="0" w:color="auto"/>
              </w:divBdr>
            </w:div>
            <w:div w:id="713194855">
              <w:marLeft w:val="0"/>
              <w:marRight w:val="0"/>
              <w:marTop w:val="0"/>
              <w:marBottom w:val="0"/>
              <w:divBdr>
                <w:top w:val="none" w:sz="0" w:space="0" w:color="auto"/>
                <w:left w:val="none" w:sz="0" w:space="0" w:color="auto"/>
                <w:bottom w:val="none" w:sz="0" w:space="0" w:color="auto"/>
                <w:right w:val="none" w:sz="0" w:space="0" w:color="auto"/>
              </w:divBdr>
            </w:div>
            <w:div w:id="723331207">
              <w:marLeft w:val="0"/>
              <w:marRight w:val="0"/>
              <w:marTop w:val="0"/>
              <w:marBottom w:val="0"/>
              <w:divBdr>
                <w:top w:val="none" w:sz="0" w:space="0" w:color="auto"/>
                <w:left w:val="none" w:sz="0" w:space="0" w:color="auto"/>
                <w:bottom w:val="none" w:sz="0" w:space="0" w:color="auto"/>
                <w:right w:val="none" w:sz="0" w:space="0" w:color="auto"/>
              </w:divBdr>
            </w:div>
            <w:div w:id="729890640">
              <w:marLeft w:val="0"/>
              <w:marRight w:val="0"/>
              <w:marTop w:val="0"/>
              <w:marBottom w:val="0"/>
              <w:divBdr>
                <w:top w:val="none" w:sz="0" w:space="0" w:color="auto"/>
                <w:left w:val="none" w:sz="0" w:space="0" w:color="auto"/>
                <w:bottom w:val="none" w:sz="0" w:space="0" w:color="auto"/>
                <w:right w:val="none" w:sz="0" w:space="0" w:color="auto"/>
              </w:divBdr>
            </w:div>
            <w:div w:id="737363089">
              <w:marLeft w:val="0"/>
              <w:marRight w:val="0"/>
              <w:marTop w:val="0"/>
              <w:marBottom w:val="0"/>
              <w:divBdr>
                <w:top w:val="none" w:sz="0" w:space="0" w:color="auto"/>
                <w:left w:val="none" w:sz="0" w:space="0" w:color="auto"/>
                <w:bottom w:val="none" w:sz="0" w:space="0" w:color="auto"/>
                <w:right w:val="none" w:sz="0" w:space="0" w:color="auto"/>
              </w:divBdr>
            </w:div>
            <w:div w:id="737433604">
              <w:marLeft w:val="0"/>
              <w:marRight w:val="0"/>
              <w:marTop w:val="0"/>
              <w:marBottom w:val="0"/>
              <w:divBdr>
                <w:top w:val="none" w:sz="0" w:space="0" w:color="auto"/>
                <w:left w:val="none" w:sz="0" w:space="0" w:color="auto"/>
                <w:bottom w:val="none" w:sz="0" w:space="0" w:color="auto"/>
                <w:right w:val="none" w:sz="0" w:space="0" w:color="auto"/>
              </w:divBdr>
            </w:div>
            <w:div w:id="743264957">
              <w:marLeft w:val="0"/>
              <w:marRight w:val="0"/>
              <w:marTop w:val="0"/>
              <w:marBottom w:val="0"/>
              <w:divBdr>
                <w:top w:val="none" w:sz="0" w:space="0" w:color="auto"/>
                <w:left w:val="none" w:sz="0" w:space="0" w:color="auto"/>
                <w:bottom w:val="none" w:sz="0" w:space="0" w:color="auto"/>
                <w:right w:val="none" w:sz="0" w:space="0" w:color="auto"/>
              </w:divBdr>
            </w:div>
            <w:div w:id="744887237">
              <w:marLeft w:val="0"/>
              <w:marRight w:val="0"/>
              <w:marTop w:val="0"/>
              <w:marBottom w:val="0"/>
              <w:divBdr>
                <w:top w:val="none" w:sz="0" w:space="0" w:color="auto"/>
                <w:left w:val="none" w:sz="0" w:space="0" w:color="auto"/>
                <w:bottom w:val="none" w:sz="0" w:space="0" w:color="auto"/>
                <w:right w:val="none" w:sz="0" w:space="0" w:color="auto"/>
              </w:divBdr>
            </w:div>
            <w:div w:id="745225182">
              <w:marLeft w:val="0"/>
              <w:marRight w:val="0"/>
              <w:marTop w:val="0"/>
              <w:marBottom w:val="0"/>
              <w:divBdr>
                <w:top w:val="none" w:sz="0" w:space="0" w:color="auto"/>
                <w:left w:val="none" w:sz="0" w:space="0" w:color="auto"/>
                <w:bottom w:val="none" w:sz="0" w:space="0" w:color="auto"/>
                <w:right w:val="none" w:sz="0" w:space="0" w:color="auto"/>
              </w:divBdr>
            </w:div>
            <w:div w:id="745342903">
              <w:marLeft w:val="0"/>
              <w:marRight w:val="0"/>
              <w:marTop w:val="0"/>
              <w:marBottom w:val="0"/>
              <w:divBdr>
                <w:top w:val="none" w:sz="0" w:space="0" w:color="auto"/>
                <w:left w:val="none" w:sz="0" w:space="0" w:color="auto"/>
                <w:bottom w:val="none" w:sz="0" w:space="0" w:color="auto"/>
                <w:right w:val="none" w:sz="0" w:space="0" w:color="auto"/>
              </w:divBdr>
            </w:div>
            <w:div w:id="749810027">
              <w:marLeft w:val="0"/>
              <w:marRight w:val="0"/>
              <w:marTop w:val="0"/>
              <w:marBottom w:val="0"/>
              <w:divBdr>
                <w:top w:val="none" w:sz="0" w:space="0" w:color="auto"/>
                <w:left w:val="none" w:sz="0" w:space="0" w:color="auto"/>
                <w:bottom w:val="none" w:sz="0" w:space="0" w:color="auto"/>
                <w:right w:val="none" w:sz="0" w:space="0" w:color="auto"/>
              </w:divBdr>
            </w:div>
            <w:div w:id="749891577">
              <w:marLeft w:val="0"/>
              <w:marRight w:val="0"/>
              <w:marTop w:val="0"/>
              <w:marBottom w:val="0"/>
              <w:divBdr>
                <w:top w:val="none" w:sz="0" w:space="0" w:color="auto"/>
                <w:left w:val="none" w:sz="0" w:space="0" w:color="auto"/>
                <w:bottom w:val="none" w:sz="0" w:space="0" w:color="auto"/>
                <w:right w:val="none" w:sz="0" w:space="0" w:color="auto"/>
              </w:divBdr>
            </w:div>
            <w:div w:id="750005437">
              <w:marLeft w:val="0"/>
              <w:marRight w:val="0"/>
              <w:marTop w:val="0"/>
              <w:marBottom w:val="0"/>
              <w:divBdr>
                <w:top w:val="none" w:sz="0" w:space="0" w:color="auto"/>
                <w:left w:val="none" w:sz="0" w:space="0" w:color="auto"/>
                <w:bottom w:val="none" w:sz="0" w:space="0" w:color="auto"/>
                <w:right w:val="none" w:sz="0" w:space="0" w:color="auto"/>
              </w:divBdr>
            </w:div>
            <w:div w:id="750469653">
              <w:marLeft w:val="0"/>
              <w:marRight w:val="0"/>
              <w:marTop w:val="0"/>
              <w:marBottom w:val="0"/>
              <w:divBdr>
                <w:top w:val="none" w:sz="0" w:space="0" w:color="auto"/>
                <w:left w:val="none" w:sz="0" w:space="0" w:color="auto"/>
                <w:bottom w:val="none" w:sz="0" w:space="0" w:color="auto"/>
                <w:right w:val="none" w:sz="0" w:space="0" w:color="auto"/>
              </w:divBdr>
            </w:div>
            <w:div w:id="756823597">
              <w:marLeft w:val="0"/>
              <w:marRight w:val="0"/>
              <w:marTop w:val="0"/>
              <w:marBottom w:val="0"/>
              <w:divBdr>
                <w:top w:val="none" w:sz="0" w:space="0" w:color="auto"/>
                <w:left w:val="none" w:sz="0" w:space="0" w:color="auto"/>
                <w:bottom w:val="none" w:sz="0" w:space="0" w:color="auto"/>
                <w:right w:val="none" w:sz="0" w:space="0" w:color="auto"/>
              </w:divBdr>
            </w:div>
            <w:div w:id="757678717">
              <w:marLeft w:val="0"/>
              <w:marRight w:val="0"/>
              <w:marTop w:val="0"/>
              <w:marBottom w:val="0"/>
              <w:divBdr>
                <w:top w:val="none" w:sz="0" w:space="0" w:color="auto"/>
                <w:left w:val="none" w:sz="0" w:space="0" w:color="auto"/>
                <w:bottom w:val="none" w:sz="0" w:space="0" w:color="auto"/>
                <w:right w:val="none" w:sz="0" w:space="0" w:color="auto"/>
              </w:divBdr>
            </w:div>
            <w:div w:id="760685884">
              <w:marLeft w:val="0"/>
              <w:marRight w:val="0"/>
              <w:marTop w:val="0"/>
              <w:marBottom w:val="0"/>
              <w:divBdr>
                <w:top w:val="none" w:sz="0" w:space="0" w:color="auto"/>
                <w:left w:val="none" w:sz="0" w:space="0" w:color="auto"/>
                <w:bottom w:val="none" w:sz="0" w:space="0" w:color="auto"/>
                <w:right w:val="none" w:sz="0" w:space="0" w:color="auto"/>
              </w:divBdr>
            </w:div>
            <w:div w:id="762143720">
              <w:marLeft w:val="0"/>
              <w:marRight w:val="0"/>
              <w:marTop w:val="0"/>
              <w:marBottom w:val="0"/>
              <w:divBdr>
                <w:top w:val="none" w:sz="0" w:space="0" w:color="auto"/>
                <w:left w:val="none" w:sz="0" w:space="0" w:color="auto"/>
                <w:bottom w:val="none" w:sz="0" w:space="0" w:color="auto"/>
                <w:right w:val="none" w:sz="0" w:space="0" w:color="auto"/>
              </w:divBdr>
            </w:div>
            <w:div w:id="763384601">
              <w:marLeft w:val="0"/>
              <w:marRight w:val="0"/>
              <w:marTop w:val="0"/>
              <w:marBottom w:val="0"/>
              <w:divBdr>
                <w:top w:val="none" w:sz="0" w:space="0" w:color="auto"/>
                <w:left w:val="none" w:sz="0" w:space="0" w:color="auto"/>
                <w:bottom w:val="none" w:sz="0" w:space="0" w:color="auto"/>
                <w:right w:val="none" w:sz="0" w:space="0" w:color="auto"/>
              </w:divBdr>
            </w:div>
            <w:div w:id="769009967">
              <w:marLeft w:val="0"/>
              <w:marRight w:val="0"/>
              <w:marTop w:val="480"/>
              <w:marBottom w:val="0"/>
              <w:divBdr>
                <w:top w:val="single" w:sz="6" w:space="0" w:color="auto"/>
                <w:left w:val="single" w:sz="6" w:space="0" w:color="auto"/>
                <w:bottom w:val="single" w:sz="6" w:space="0" w:color="auto"/>
                <w:right w:val="single" w:sz="6" w:space="0" w:color="auto"/>
              </w:divBdr>
            </w:div>
            <w:div w:id="770780431">
              <w:marLeft w:val="0"/>
              <w:marRight w:val="0"/>
              <w:marTop w:val="0"/>
              <w:marBottom w:val="0"/>
              <w:divBdr>
                <w:top w:val="none" w:sz="0" w:space="0" w:color="auto"/>
                <w:left w:val="none" w:sz="0" w:space="0" w:color="auto"/>
                <w:bottom w:val="none" w:sz="0" w:space="0" w:color="auto"/>
                <w:right w:val="none" w:sz="0" w:space="0" w:color="auto"/>
              </w:divBdr>
            </w:div>
            <w:div w:id="773792288">
              <w:marLeft w:val="0"/>
              <w:marRight w:val="0"/>
              <w:marTop w:val="0"/>
              <w:marBottom w:val="0"/>
              <w:divBdr>
                <w:top w:val="none" w:sz="0" w:space="0" w:color="auto"/>
                <w:left w:val="none" w:sz="0" w:space="0" w:color="auto"/>
                <w:bottom w:val="none" w:sz="0" w:space="0" w:color="auto"/>
                <w:right w:val="none" w:sz="0" w:space="0" w:color="auto"/>
              </w:divBdr>
            </w:div>
            <w:div w:id="777215749">
              <w:marLeft w:val="0"/>
              <w:marRight w:val="0"/>
              <w:marTop w:val="0"/>
              <w:marBottom w:val="0"/>
              <w:divBdr>
                <w:top w:val="none" w:sz="0" w:space="0" w:color="auto"/>
                <w:left w:val="none" w:sz="0" w:space="0" w:color="auto"/>
                <w:bottom w:val="none" w:sz="0" w:space="0" w:color="auto"/>
                <w:right w:val="none" w:sz="0" w:space="0" w:color="auto"/>
              </w:divBdr>
            </w:div>
            <w:div w:id="780299849">
              <w:marLeft w:val="0"/>
              <w:marRight w:val="0"/>
              <w:marTop w:val="0"/>
              <w:marBottom w:val="0"/>
              <w:divBdr>
                <w:top w:val="none" w:sz="0" w:space="0" w:color="auto"/>
                <w:left w:val="none" w:sz="0" w:space="0" w:color="auto"/>
                <w:bottom w:val="none" w:sz="0" w:space="0" w:color="auto"/>
                <w:right w:val="none" w:sz="0" w:space="0" w:color="auto"/>
              </w:divBdr>
            </w:div>
            <w:div w:id="785080312">
              <w:marLeft w:val="0"/>
              <w:marRight w:val="0"/>
              <w:marTop w:val="0"/>
              <w:marBottom w:val="0"/>
              <w:divBdr>
                <w:top w:val="none" w:sz="0" w:space="0" w:color="auto"/>
                <w:left w:val="none" w:sz="0" w:space="0" w:color="auto"/>
                <w:bottom w:val="none" w:sz="0" w:space="0" w:color="auto"/>
                <w:right w:val="none" w:sz="0" w:space="0" w:color="auto"/>
              </w:divBdr>
            </w:div>
            <w:div w:id="787357147">
              <w:marLeft w:val="0"/>
              <w:marRight w:val="0"/>
              <w:marTop w:val="0"/>
              <w:marBottom w:val="0"/>
              <w:divBdr>
                <w:top w:val="none" w:sz="0" w:space="0" w:color="auto"/>
                <w:left w:val="none" w:sz="0" w:space="0" w:color="auto"/>
                <w:bottom w:val="none" w:sz="0" w:space="0" w:color="auto"/>
                <w:right w:val="none" w:sz="0" w:space="0" w:color="auto"/>
              </w:divBdr>
            </w:div>
            <w:div w:id="793601661">
              <w:marLeft w:val="0"/>
              <w:marRight w:val="0"/>
              <w:marTop w:val="0"/>
              <w:marBottom w:val="0"/>
              <w:divBdr>
                <w:top w:val="none" w:sz="0" w:space="0" w:color="auto"/>
                <w:left w:val="none" w:sz="0" w:space="0" w:color="auto"/>
                <w:bottom w:val="none" w:sz="0" w:space="0" w:color="auto"/>
                <w:right w:val="none" w:sz="0" w:space="0" w:color="auto"/>
              </w:divBdr>
            </w:div>
            <w:div w:id="794325589">
              <w:marLeft w:val="0"/>
              <w:marRight w:val="0"/>
              <w:marTop w:val="0"/>
              <w:marBottom w:val="0"/>
              <w:divBdr>
                <w:top w:val="none" w:sz="0" w:space="0" w:color="auto"/>
                <w:left w:val="none" w:sz="0" w:space="0" w:color="auto"/>
                <w:bottom w:val="none" w:sz="0" w:space="0" w:color="auto"/>
                <w:right w:val="none" w:sz="0" w:space="0" w:color="auto"/>
              </w:divBdr>
            </w:div>
            <w:div w:id="796606924">
              <w:marLeft w:val="0"/>
              <w:marRight w:val="0"/>
              <w:marTop w:val="0"/>
              <w:marBottom w:val="0"/>
              <w:divBdr>
                <w:top w:val="none" w:sz="0" w:space="0" w:color="auto"/>
                <w:left w:val="none" w:sz="0" w:space="0" w:color="auto"/>
                <w:bottom w:val="none" w:sz="0" w:space="0" w:color="auto"/>
                <w:right w:val="none" w:sz="0" w:space="0" w:color="auto"/>
              </w:divBdr>
            </w:div>
            <w:div w:id="800878773">
              <w:marLeft w:val="0"/>
              <w:marRight w:val="0"/>
              <w:marTop w:val="0"/>
              <w:marBottom w:val="0"/>
              <w:divBdr>
                <w:top w:val="none" w:sz="0" w:space="0" w:color="auto"/>
                <w:left w:val="none" w:sz="0" w:space="0" w:color="auto"/>
                <w:bottom w:val="none" w:sz="0" w:space="0" w:color="auto"/>
                <w:right w:val="none" w:sz="0" w:space="0" w:color="auto"/>
              </w:divBdr>
            </w:div>
            <w:div w:id="801072281">
              <w:marLeft w:val="0"/>
              <w:marRight w:val="0"/>
              <w:marTop w:val="0"/>
              <w:marBottom w:val="0"/>
              <w:divBdr>
                <w:top w:val="none" w:sz="0" w:space="0" w:color="auto"/>
                <w:left w:val="none" w:sz="0" w:space="0" w:color="auto"/>
                <w:bottom w:val="none" w:sz="0" w:space="0" w:color="auto"/>
                <w:right w:val="none" w:sz="0" w:space="0" w:color="auto"/>
              </w:divBdr>
            </w:div>
            <w:div w:id="802039646">
              <w:marLeft w:val="0"/>
              <w:marRight w:val="0"/>
              <w:marTop w:val="0"/>
              <w:marBottom w:val="0"/>
              <w:divBdr>
                <w:top w:val="none" w:sz="0" w:space="0" w:color="auto"/>
                <w:left w:val="none" w:sz="0" w:space="0" w:color="auto"/>
                <w:bottom w:val="none" w:sz="0" w:space="0" w:color="auto"/>
                <w:right w:val="none" w:sz="0" w:space="0" w:color="auto"/>
              </w:divBdr>
            </w:div>
            <w:div w:id="802381863">
              <w:marLeft w:val="0"/>
              <w:marRight w:val="0"/>
              <w:marTop w:val="0"/>
              <w:marBottom w:val="0"/>
              <w:divBdr>
                <w:top w:val="none" w:sz="0" w:space="0" w:color="auto"/>
                <w:left w:val="none" w:sz="0" w:space="0" w:color="auto"/>
                <w:bottom w:val="none" w:sz="0" w:space="0" w:color="auto"/>
                <w:right w:val="none" w:sz="0" w:space="0" w:color="auto"/>
              </w:divBdr>
            </w:div>
            <w:div w:id="804353939">
              <w:marLeft w:val="0"/>
              <w:marRight w:val="0"/>
              <w:marTop w:val="0"/>
              <w:marBottom w:val="0"/>
              <w:divBdr>
                <w:top w:val="none" w:sz="0" w:space="0" w:color="auto"/>
                <w:left w:val="none" w:sz="0" w:space="0" w:color="auto"/>
                <w:bottom w:val="none" w:sz="0" w:space="0" w:color="auto"/>
                <w:right w:val="none" w:sz="0" w:space="0" w:color="auto"/>
              </w:divBdr>
            </w:div>
            <w:div w:id="806749630">
              <w:marLeft w:val="0"/>
              <w:marRight w:val="0"/>
              <w:marTop w:val="0"/>
              <w:marBottom w:val="0"/>
              <w:divBdr>
                <w:top w:val="none" w:sz="0" w:space="0" w:color="auto"/>
                <w:left w:val="none" w:sz="0" w:space="0" w:color="auto"/>
                <w:bottom w:val="none" w:sz="0" w:space="0" w:color="auto"/>
                <w:right w:val="none" w:sz="0" w:space="0" w:color="auto"/>
              </w:divBdr>
            </w:div>
            <w:div w:id="811675127">
              <w:marLeft w:val="0"/>
              <w:marRight w:val="0"/>
              <w:marTop w:val="0"/>
              <w:marBottom w:val="0"/>
              <w:divBdr>
                <w:top w:val="none" w:sz="0" w:space="0" w:color="auto"/>
                <w:left w:val="none" w:sz="0" w:space="0" w:color="auto"/>
                <w:bottom w:val="none" w:sz="0" w:space="0" w:color="auto"/>
                <w:right w:val="none" w:sz="0" w:space="0" w:color="auto"/>
              </w:divBdr>
            </w:div>
            <w:div w:id="811798250">
              <w:marLeft w:val="0"/>
              <w:marRight w:val="0"/>
              <w:marTop w:val="0"/>
              <w:marBottom w:val="0"/>
              <w:divBdr>
                <w:top w:val="none" w:sz="0" w:space="0" w:color="auto"/>
                <w:left w:val="none" w:sz="0" w:space="0" w:color="auto"/>
                <w:bottom w:val="none" w:sz="0" w:space="0" w:color="auto"/>
                <w:right w:val="none" w:sz="0" w:space="0" w:color="auto"/>
              </w:divBdr>
            </w:div>
            <w:div w:id="813835405">
              <w:marLeft w:val="0"/>
              <w:marRight w:val="0"/>
              <w:marTop w:val="0"/>
              <w:marBottom w:val="0"/>
              <w:divBdr>
                <w:top w:val="none" w:sz="0" w:space="0" w:color="auto"/>
                <w:left w:val="none" w:sz="0" w:space="0" w:color="auto"/>
                <w:bottom w:val="none" w:sz="0" w:space="0" w:color="auto"/>
                <w:right w:val="none" w:sz="0" w:space="0" w:color="auto"/>
              </w:divBdr>
            </w:div>
            <w:div w:id="815798424">
              <w:marLeft w:val="0"/>
              <w:marRight w:val="0"/>
              <w:marTop w:val="0"/>
              <w:marBottom w:val="0"/>
              <w:divBdr>
                <w:top w:val="none" w:sz="0" w:space="0" w:color="auto"/>
                <w:left w:val="none" w:sz="0" w:space="0" w:color="auto"/>
                <w:bottom w:val="none" w:sz="0" w:space="0" w:color="auto"/>
                <w:right w:val="none" w:sz="0" w:space="0" w:color="auto"/>
              </w:divBdr>
            </w:div>
            <w:div w:id="817454395">
              <w:marLeft w:val="0"/>
              <w:marRight w:val="0"/>
              <w:marTop w:val="0"/>
              <w:marBottom w:val="0"/>
              <w:divBdr>
                <w:top w:val="none" w:sz="0" w:space="0" w:color="auto"/>
                <w:left w:val="none" w:sz="0" w:space="0" w:color="auto"/>
                <w:bottom w:val="none" w:sz="0" w:space="0" w:color="auto"/>
                <w:right w:val="none" w:sz="0" w:space="0" w:color="auto"/>
              </w:divBdr>
            </w:div>
            <w:div w:id="825588952">
              <w:marLeft w:val="0"/>
              <w:marRight w:val="0"/>
              <w:marTop w:val="0"/>
              <w:marBottom w:val="0"/>
              <w:divBdr>
                <w:top w:val="none" w:sz="0" w:space="0" w:color="auto"/>
                <w:left w:val="none" w:sz="0" w:space="0" w:color="auto"/>
                <w:bottom w:val="none" w:sz="0" w:space="0" w:color="auto"/>
                <w:right w:val="none" w:sz="0" w:space="0" w:color="auto"/>
              </w:divBdr>
            </w:div>
            <w:div w:id="830481893">
              <w:marLeft w:val="0"/>
              <w:marRight w:val="0"/>
              <w:marTop w:val="0"/>
              <w:marBottom w:val="0"/>
              <w:divBdr>
                <w:top w:val="none" w:sz="0" w:space="0" w:color="auto"/>
                <w:left w:val="none" w:sz="0" w:space="0" w:color="auto"/>
                <w:bottom w:val="none" w:sz="0" w:space="0" w:color="auto"/>
                <w:right w:val="none" w:sz="0" w:space="0" w:color="auto"/>
              </w:divBdr>
            </w:div>
            <w:div w:id="832717818">
              <w:marLeft w:val="0"/>
              <w:marRight w:val="0"/>
              <w:marTop w:val="0"/>
              <w:marBottom w:val="0"/>
              <w:divBdr>
                <w:top w:val="none" w:sz="0" w:space="0" w:color="auto"/>
                <w:left w:val="none" w:sz="0" w:space="0" w:color="auto"/>
                <w:bottom w:val="none" w:sz="0" w:space="0" w:color="auto"/>
                <w:right w:val="none" w:sz="0" w:space="0" w:color="auto"/>
              </w:divBdr>
            </w:div>
            <w:div w:id="843785818">
              <w:marLeft w:val="0"/>
              <w:marRight w:val="0"/>
              <w:marTop w:val="0"/>
              <w:marBottom w:val="0"/>
              <w:divBdr>
                <w:top w:val="none" w:sz="0" w:space="0" w:color="auto"/>
                <w:left w:val="none" w:sz="0" w:space="0" w:color="auto"/>
                <w:bottom w:val="none" w:sz="0" w:space="0" w:color="auto"/>
                <w:right w:val="none" w:sz="0" w:space="0" w:color="auto"/>
              </w:divBdr>
            </w:div>
            <w:div w:id="844591997">
              <w:marLeft w:val="0"/>
              <w:marRight w:val="0"/>
              <w:marTop w:val="0"/>
              <w:marBottom w:val="0"/>
              <w:divBdr>
                <w:top w:val="none" w:sz="0" w:space="0" w:color="auto"/>
                <w:left w:val="none" w:sz="0" w:space="0" w:color="auto"/>
                <w:bottom w:val="none" w:sz="0" w:space="0" w:color="auto"/>
                <w:right w:val="none" w:sz="0" w:space="0" w:color="auto"/>
              </w:divBdr>
            </w:div>
            <w:div w:id="848518980">
              <w:marLeft w:val="0"/>
              <w:marRight w:val="0"/>
              <w:marTop w:val="0"/>
              <w:marBottom w:val="0"/>
              <w:divBdr>
                <w:top w:val="none" w:sz="0" w:space="0" w:color="auto"/>
                <w:left w:val="none" w:sz="0" w:space="0" w:color="auto"/>
                <w:bottom w:val="none" w:sz="0" w:space="0" w:color="auto"/>
                <w:right w:val="none" w:sz="0" w:space="0" w:color="auto"/>
              </w:divBdr>
            </w:div>
            <w:div w:id="850145029">
              <w:marLeft w:val="0"/>
              <w:marRight w:val="0"/>
              <w:marTop w:val="0"/>
              <w:marBottom w:val="0"/>
              <w:divBdr>
                <w:top w:val="none" w:sz="0" w:space="0" w:color="auto"/>
                <w:left w:val="none" w:sz="0" w:space="0" w:color="auto"/>
                <w:bottom w:val="none" w:sz="0" w:space="0" w:color="auto"/>
                <w:right w:val="none" w:sz="0" w:space="0" w:color="auto"/>
              </w:divBdr>
            </w:div>
            <w:div w:id="853228479">
              <w:marLeft w:val="0"/>
              <w:marRight w:val="0"/>
              <w:marTop w:val="0"/>
              <w:marBottom w:val="0"/>
              <w:divBdr>
                <w:top w:val="none" w:sz="0" w:space="0" w:color="auto"/>
                <w:left w:val="none" w:sz="0" w:space="0" w:color="auto"/>
                <w:bottom w:val="none" w:sz="0" w:space="0" w:color="auto"/>
                <w:right w:val="none" w:sz="0" w:space="0" w:color="auto"/>
              </w:divBdr>
            </w:div>
            <w:div w:id="855656015">
              <w:marLeft w:val="0"/>
              <w:marRight w:val="0"/>
              <w:marTop w:val="0"/>
              <w:marBottom w:val="0"/>
              <w:divBdr>
                <w:top w:val="none" w:sz="0" w:space="0" w:color="auto"/>
                <w:left w:val="none" w:sz="0" w:space="0" w:color="auto"/>
                <w:bottom w:val="none" w:sz="0" w:space="0" w:color="auto"/>
                <w:right w:val="none" w:sz="0" w:space="0" w:color="auto"/>
              </w:divBdr>
            </w:div>
            <w:div w:id="865338025">
              <w:marLeft w:val="0"/>
              <w:marRight w:val="0"/>
              <w:marTop w:val="0"/>
              <w:marBottom w:val="0"/>
              <w:divBdr>
                <w:top w:val="none" w:sz="0" w:space="0" w:color="auto"/>
                <w:left w:val="none" w:sz="0" w:space="0" w:color="auto"/>
                <w:bottom w:val="none" w:sz="0" w:space="0" w:color="auto"/>
                <w:right w:val="none" w:sz="0" w:space="0" w:color="auto"/>
              </w:divBdr>
            </w:div>
            <w:div w:id="868372601">
              <w:marLeft w:val="0"/>
              <w:marRight w:val="0"/>
              <w:marTop w:val="0"/>
              <w:marBottom w:val="0"/>
              <w:divBdr>
                <w:top w:val="none" w:sz="0" w:space="0" w:color="auto"/>
                <w:left w:val="none" w:sz="0" w:space="0" w:color="auto"/>
                <w:bottom w:val="none" w:sz="0" w:space="0" w:color="auto"/>
                <w:right w:val="none" w:sz="0" w:space="0" w:color="auto"/>
              </w:divBdr>
            </w:div>
            <w:div w:id="871842980">
              <w:marLeft w:val="0"/>
              <w:marRight w:val="0"/>
              <w:marTop w:val="0"/>
              <w:marBottom w:val="0"/>
              <w:divBdr>
                <w:top w:val="none" w:sz="0" w:space="0" w:color="auto"/>
                <w:left w:val="none" w:sz="0" w:space="0" w:color="auto"/>
                <w:bottom w:val="none" w:sz="0" w:space="0" w:color="auto"/>
                <w:right w:val="none" w:sz="0" w:space="0" w:color="auto"/>
              </w:divBdr>
            </w:div>
            <w:div w:id="874196511">
              <w:marLeft w:val="0"/>
              <w:marRight w:val="0"/>
              <w:marTop w:val="0"/>
              <w:marBottom w:val="0"/>
              <w:divBdr>
                <w:top w:val="none" w:sz="0" w:space="0" w:color="auto"/>
                <w:left w:val="none" w:sz="0" w:space="0" w:color="auto"/>
                <w:bottom w:val="none" w:sz="0" w:space="0" w:color="auto"/>
                <w:right w:val="none" w:sz="0" w:space="0" w:color="auto"/>
              </w:divBdr>
            </w:div>
            <w:div w:id="874659603">
              <w:marLeft w:val="0"/>
              <w:marRight w:val="0"/>
              <w:marTop w:val="0"/>
              <w:marBottom w:val="0"/>
              <w:divBdr>
                <w:top w:val="none" w:sz="0" w:space="0" w:color="auto"/>
                <w:left w:val="none" w:sz="0" w:space="0" w:color="auto"/>
                <w:bottom w:val="none" w:sz="0" w:space="0" w:color="auto"/>
                <w:right w:val="none" w:sz="0" w:space="0" w:color="auto"/>
              </w:divBdr>
            </w:div>
            <w:div w:id="878710785">
              <w:marLeft w:val="0"/>
              <w:marRight w:val="0"/>
              <w:marTop w:val="0"/>
              <w:marBottom w:val="0"/>
              <w:divBdr>
                <w:top w:val="none" w:sz="0" w:space="0" w:color="auto"/>
                <w:left w:val="none" w:sz="0" w:space="0" w:color="auto"/>
                <w:bottom w:val="none" w:sz="0" w:space="0" w:color="auto"/>
                <w:right w:val="none" w:sz="0" w:space="0" w:color="auto"/>
              </w:divBdr>
            </w:div>
            <w:div w:id="878931187">
              <w:marLeft w:val="0"/>
              <w:marRight w:val="0"/>
              <w:marTop w:val="0"/>
              <w:marBottom w:val="0"/>
              <w:divBdr>
                <w:top w:val="none" w:sz="0" w:space="0" w:color="auto"/>
                <w:left w:val="none" w:sz="0" w:space="0" w:color="auto"/>
                <w:bottom w:val="none" w:sz="0" w:space="0" w:color="auto"/>
                <w:right w:val="none" w:sz="0" w:space="0" w:color="auto"/>
              </w:divBdr>
            </w:div>
            <w:div w:id="878980471">
              <w:marLeft w:val="0"/>
              <w:marRight w:val="0"/>
              <w:marTop w:val="0"/>
              <w:marBottom w:val="0"/>
              <w:divBdr>
                <w:top w:val="none" w:sz="0" w:space="0" w:color="auto"/>
                <w:left w:val="none" w:sz="0" w:space="0" w:color="auto"/>
                <w:bottom w:val="none" w:sz="0" w:space="0" w:color="auto"/>
                <w:right w:val="none" w:sz="0" w:space="0" w:color="auto"/>
              </w:divBdr>
            </w:div>
            <w:div w:id="889420581">
              <w:marLeft w:val="0"/>
              <w:marRight w:val="0"/>
              <w:marTop w:val="0"/>
              <w:marBottom w:val="0"/>
              <w:divBdr>
                <w:top w:val="none" w:sz="0" w:space="0" w:color="auto"/>
                <w:left w:val="none" w:sz="0" w:space="0" w:color="auto"/>
                <w:bottom w:val="none" w:sz="0" w:space="0" w:color="auto"/>
                <w:right w:val="none" w:sz="0" w:space="0" w:color="auto"/>
              </w:divBdr>
            </w:div>
            <w:div w:id="889534555">
              <w:marLeft w:val="0"/>
              <w:marRight w:val="0"/>
              <w:marTop w:val="0"/>
              <w:marBottom w:val="0"/>
              <w:divBdr>
                <w:top w:val="none" w:sz="0" w:space="0" w:color="auto"/>
                <w:left w:val="none" w:sz="0" w:space="0" w:color="auto"/>
                <w:bottom w:val="none" w:sz="0" w:space="0" w:color="auto"/>
                <w:right w:val="none" w:sz="0" w:space="0" w:color="auto"/>
              </w:divBdr>
            </w:div>
            <w:div w:id="890767593">
              <w:marLeft w:val="0"/>
              <w:marRight w:val="0"/>
              <w:marTop w:val="0"/>
              <w:marBottom w:val="0"/>
              <w:divBdr>
                <w:top w:val="none" w:sz="0" w:space="0" w:color="auto"/>
                <w:left w:val="none" w:sz="0" w:space="0" w:color="auto"/>
                <w:bottom w:val="none" w:sz="0" w:space="0" w:color="auto"/>
                <w:right w:val="none" w:sz="0" w:space="0" w:color="auto"/>
              </w:divBdr>
            </w:div>
            <w:div w:id="895166748">
              <w:marLeft w:val="0"/>
              <w:marRight w:val="0"/>
              <w:marTop w:val="0"/>
              <w:marBottom w:val="0"/>
              <w:divBdr>
                <w:top w:val="none" w:sz="0" w:space="0" w:color="auto"/>
                <w:left w:val="none" w:sz="0" w:space="0" w:color="auto"/>
                <w:bottom w:val="none" w:sz="0" w:space="0" w:color="auto"/>
                <w:right w:val="none" w:sz="0" w:space="0" w:color="auto"/>
              </w:divBdr>
            </w:div>
            <w:div w:id="896011065">
              <w:marLeft w:val="0"/>
              <w:marRight w:val="0"/>
              <w:marTop w:val="0"/>
              <w:marBottom w:val="0"/>
              <w:divBdr>
                <w:top w:val="none" w:sz="0" w:space="0" w:color="auto"/>
                <w:left w:val="none" w:sz="0" w:space="0" w:color="auto"/>
                <w:bottom w:val="none" w:sz="0" w:space="0" w:color="auto"/>
                <w:right w:val="none" w:sz="0" w:space="0" w:color="auto"/>
              </w:divBdr>
            </w:div>
            <w:div w:id="896865031">
              <w:marLeft w:val="0"/>
              <w:marRight w:val="0"/>
              <w:marTop w:val="0"/>
              <w:marBottom w:val="0"/>
              <w:divBdr>
                <w:top w:val="none" w:sz="0" w:space="0" w:color="auto"/>
                <w:left w:val="none" w:sz="0" w:space="0" w:color="auto"/>
                <w:bottom w:val="none" w:sz="0" w:space="0" w:color="auto"/>
                <w:right w:val="none" w:sz="0" w:space="0" w:color="auto"/>
              </w:divBdr>
            </w:div>
            <w:div w:id="899482213">
              <w:marLeft w:val="0"/>
              <w:marRight w:val="0"/>
              <w:marTop w:val="0"/>
              <w:marBottom w:val="0"/>
              <w:divBdr>
                <w:top w:val="none" w:sz="0" w:space="0" w:color="auto"/>
                <w:left w:val="none" w:sz="0" w:space="0" w:color="auto"/>
                <w:bottom w:val="none" w:sz="0" w:space="0" w:color="auto"/>
                <w:right w:val="none" w:sz="0" w:space="0" w:color="auto"/>
              </w:divBdr>
            </w:div>
            <w:div w:id="907224389">
              <w:marLeft w:val="0"/>
              <w:marRight w:val="0"/>
              <w:marTop w:val="0"/>
              <w:marBottom w:val="0"/>
              <w:divBdr>
                <w:top w:val="none" w:sz="0" w:space="0" w:color="auto"/>
                <w:left w:val="none" w:sz="0" w:space="0" w:color="auto"/>
                <w:bottom w:val="none" w:sz="0" w:space="0" w:color="auto"/>
                <w:right w:val="none" w:sz="0" w:space="0" w:color="auto"/>
              </w:divBdr>
            </w:div>
            <w:div w:id="910191495">
              <w:marLeft w:val="0"/>
              <w:marRight w:val="0"/>
              <w:marTop w:val="0"/>
              <w:marBottom w:val="0"/>
              <w:divBdr>
                <w:top w:val="none" w:sz="0" w:space="0" w:color="auto"/>
                <w:left w:val="none" w:sz="0" w:space="0" w:color="auto"/>
                <w:bottom w:val="none" w:sz="0" w:space="0" w:color="auto"/>
                <w:right w:val="none" w:sz="0" w:space="0" w:color="auto"/>
              </w:divBdr>
            </w:div>
            <w:div w:id="915701639">
              <w:marLeft w:val="0"/>
              <w:marRight w:val="0"/>
              <w:marTop w:val="0"/>
              <w:marBottom w:val="0"/>
              <w:divBdr>
                <w:top w:val="none" w:sz="0" w:space="0" w:color="auto"/>
                <w:left w:val="none" w:sz="0" w:space="0" w:color="auto"/>
                <w:bottom w:val="none" w:sz="0" w:space="0" w:color="auto"/>
                <w:right w:val="none" w:sz="0" w:space="0" w:color="auto"/>
              </w:divBdr>
            </w:div>
            <w:div w:id="916480106">
              <w:marLeft w:val="0"/>
              <w:marRight w:val="0"/>
              <w:marTop w:val="0"/>
              <w:marBottom w:val="0"/>
              <w:divBdr>
                <w:top w:val="none" w:sz="0" w:space="0" w:color="auto"/>
                <w:left w:val="none" w:sz="0" w:space="0" w:color="auto"/>
                <w:bottom w:val="none" w:sz="0" w:space="0" w:color="auto"/>
                <w:right w:val="none" w:sz="0" w:space="0" w:color="auto"/>
              </w:divBdr>
            </w:div>
            <w:div w:id="916943368">
              <w:marLeft w:val="0"/>
              <w:marRight w:val="0"/>
              <w:marTop w:val="0"/>
              <w:marBottom w:val="0"/>
              <w:divBdr>
                <w:top w:val="none" w:sz="0" w:space="0" w:color="auto"/>
                <w:left w:val="none" w:sz="0" w:space="0" w:color="auto"/>
                <w:bottom w:val="none" w:sz="0" w:space="0" w:color="auto"/>
                <w:right w:val="none" w:sz="0" w:space="0" w:color="auto"/>
              </w:divBdr>
            </w:div>
            <w:div w:id="917635582">
              <w:marLeft w:val="0"/>
              <w:marRight w:val="0"/>
              <w:marTop w:val="0"/>
              <w:marBottom w:val="0"/>
              <w:divBdr>
                <w:top w:val="none" w:sz="0" w:space="0" w:color="auto"/>
                <w:left w:val="none" w:sz="0" w:space="0" w:color="auto"/>
                <w:bottom w:val="none" w:sz="0" w:space="0" w:color="auto"/>
                <w:right w:val="none" w:sz="0" w:space="0" w:color="auto"/>
              </w:divBdr>
            </w:div>
            <w:div w:id="919411752">
              <w:marLeft w:val="0"/>
              <w:marRight w:val="0"/>
              <w:marTop w:val="0"/>
              <w:marBottom w:val="0"/>
              <w:divBdr>
                <w:top w:val="none" w:sz="0" w:space="0" w:color="auto"/>
                <w:left w:val="none" w:sz="0" w:space="0" w:color="auto"/>
                <w:bottom w:val="none" w:sz="0" w:space="0" w:color="auto"/>
                <w:right w:val="none" w:sz="0" w:space="0" w:color="auto"/>
              </w:divBdr>
            </w:div>
            <w:div w:id="924265891">
              <w:marLeft w:val="0"/>
              <w:marRight w:val="0"/>
              <w:marTop w:val="0"/>
              <w:marBottom w:val="0"/>
              <w:divBdr>
                <w:top w:val="none" w:sz="0" w:space="0" w:color="auto"/>
                <w:left w:val="none" w:sz="0" w:space="0" w:color="auto"/>
                <w:bottom w:val="none" w:sz="0" w:space="0" w:color="auto"/>
                <w:right w:val="none" w:sz="0" w:space="0" w:color="auto"/>
              </w:divBdr>
            </w:div>
            <w:div w:id="926112952">
              <w:marLeft w:val="0"/>
              <w:marRight w:val="0"/>
              <w:marTop w:val="0"/>
              <w:marBottom w:val="0"/>
              <w:divBdr>
                <w:top w:val="none" w:sz="0" w:space="0" w:color="auto"/>
                <w:left w:val="none" w:sz="0" w:space="0" w:color="auto"/>
                <w:bottom w:val="none" w:sz="0" w:space="0" w:color="auto"/>
                <w:right w:val="none" w:sz="0" w:space="0" w:color="auto"/>
              </w:divBdr>
            </w:div>
            <w:div w:id="926302859">
              <w:marLeft w:val="0"/>
              <w:marRight w:val="0"/>
              <w:marTop w:val="0"/>
              <w:marBottom w:val="0"/>
              <w:divBdr>
                <w:top w:val="none" w:sz="0" w:space="0" w:color="auto"/>
                <w:left w:val="none" w:sz="0" w:space="0" w:color="auto"/>
                <w:bottom w:val="none" w:sz="0" w:space="0" w:color="auto"/>
                <w:right w:val="none" w:sz="0" w:space="0" w:color="auto"/>
              </w:divBdr>
            </w:div>
            <w:div w:id="927885779">
              <w:marLeft w:val="0"/>
              <w:marRight w:val="0"/>
              <w:marTop w:val="0"/>
              <w:marBottom w:val="0"/>
              <w:divBdr>
                <w:top w:val="none" w:sz="0" w:space="0" w:color="auto"/>
                <w:left w:val="none" w:sz="0" w:space="0" w:color="auto"/>
                <w:bottom w:val="none" w:sz="0" w:space="0" w:color="auto"/>
                <w:right w:val="none" w:sz="0" w:space="0" w:color="auto"/>
              </w:divBdr>
            </w:div>
            <w:div w:id="929267228">
              <w:marLeft w:val="0"/>
              <w:marRight w:val="0"/>
              <w:marTop w:val="0"/>
              <w:marBottom w:val="0"/>
              <w:divBdr>
                <w:top w:val="none" w:sz="0" w:space="0" w:color="auto"/>
                <w:left w:val="none" w:sz="0" w:space="0" w:color="auto"/>
                <w:bottom w:val="none" w:sz="0" w:space="0" w:color="auto"/>
                <w:right w:val="none" w:sz="0" w:space="0" w:color="auto"/>
              </w:divBdr>
            </w:div>
            <w:div w:id="933132303">
              <w:marLeft w:val="0"/>
              <w:marRight w:val="0"/>
              <w:marTop w:val="0"/>
              <w:marBottom w:val="0"/>
              <w:divBdr>
                <w:top w:val="none" w:sz="0" w:space="0" w:color="auto"/>
                <w:left w:val="none" w:sz="0" w:space="0" w:color="auto"/>
                <w:bottom w:val="none" w:sz="0" w:space="0" w:color="auto"/>
                <w:right w:val="none" w:sz="0" w:space="0" w:color="auto"/>
              </w:divBdr>
            </w:div>
            <w:div w:id="933630837">
              <w:marLeft w:val="0"/>
              <w:marRight w:val="0"/>
              <w:marTop w:val="0"/>
              <w:marBottom w:val="0"/>
              <w:divBdr>
                <w:top w:val="none" w:sz="0" w:space="0" w:color="auto"/>
                <w:left w:val="none" w:sz="0" w:space="0" w:color="auto"/>
                <w:bottom w:val="none" w:sz="0" w:space="0" w:color="auto"/>
                <w:right w:val="none" w:sz="0" w:space="0" w:color="auto"/>
              </w:divBdr>
            </w:div>
            <w:div w:id="937176259">
              <w:marLeft w:val="0"/>
              <w:marRight w:val="0"/>
              <w:marTop w:val="0"/>
              <w:marBottom w:val="0"/>
              <w:divBdr>
                <w:top w:val="none" w:sz="0" w:space="0" w:color="auto"/>
                <w:left w:val="none" w:sz="0" w:space="0" w:color="auto"/>
                <w:bottom w:val="none" w:sz="0" w:space="0" w:color="auto"/>
                <w:right w:val="none" w:sz="0" w:space="0" w:color="auto"/>
              </w:divBdr>
            </w:div>
            <w:div w:id="942343878">
              <w:marLeft w:val="0"/>
              <w:marRight w:val="0"/>
              <w:marTop w:val="0"/>
              <w:marBottom w:val="0"/>
              <w:divBdr>
                <w:top w:val="none" w:sz="0" w:space="0" w:color="auto"/>
                <w:left w:val="none" w:sz="0" w:space="0" w:color="auto"/>
                <w:bottom w:val="none" w:sz="0" w:space="0" w:color="auto"/>
                <w:right w:val="none" w:sz="0" w:space="0" w:color="auto"/>
              </w:divBdr>
            </w:div>
            <w:div w:id="942373065">
              <w:marLeft w:val="0"/>
              <w:marRight w:val="0"/>
              <w:marTop w:val="480"/>
              <w:marBottom w:val="0"/>
              <w:divBdr>
                <w:top w:val="single" w:sz="6" w:space="0" w:color="auto"/>
                <w:left w:val="single" w:sz="6" w:space="0" w:color="auto"/>
                <w:bottom w:val="single" w:sz="6" w:space="0" w:color="auto"/>
                <w:right w:val="single" w:sz="6" w:space="0" w:color="auto"/>
              </w:divBdr>
            </w:div>
            <w:div w:id="944465327">
              <w:marLeft w:val="0"/>
              <w:marRight w:val="0"/>
              <w:marTop w:val="0"/>
              <w:marBottom w:val="0"/>
              <w:divBdr>
                <w:top w:val="none" w:sz="0" w:space="0" w:color="auto"/>
                <w:left w:val="none" w:sz="0" w:space="0" w:color="auto"/>
                <w:bottom w:val="none" w:sz="0" w:space="0" w:color="auto"/>
                <w:right w:val="none" w:sz="0" w:space="0" w:color="auto"/>
              </w:divBdr>
            </w:div>
            <w:div w:id="947127733">
              <w:marLeft w:val="0"/>
              <w:marRight w:val="0"/>
              <w:marTop w:val="0"/>
              <w:marBottom w:val="0"/>
              <w:divBdr>
                <w:top w:val="none" w:sz="0" w:space="0" w:color="auto"/>
                <w:left w:val="none" w:sz="0" w:space="0" w:color="auto"/>
                <w:bottom w:val="none" w:sz="0" w:space="0" w:color="auto"/>
                <w:right w:val="none" w:sz="0" w:space="0" w:color="auto"/>
              </w:divBdr>
            </w:div>
            <w:div w:id="954211494">
              <w:marLeft w:val="0"/>
              <w:marRight w:val="0"/>
              <w:marTop w:val="0"/>
              <w:marBottom w:val="0"/>
              <w:divBdr>
                <w:top w:val="none" w:sz="0" w:space="0" w:color="auto"/>
                <w:left w:val="none" w:sz="0" w:space="0" w:color="auto"/>
                <w:bottom w:val="none" w:sz="0" w:space="0" w:color="auto"/>
                <w:right w:val="none" w:sz="0" w:space="0" w:color="auto"/>
              </w:divBdr>
            </w:div>
            <w:div w:id="965620174">
              <w:marLeft w:val="0"/>
              <w:marRight w:val="0"/>
              <w:marTop w:val="0"/>
              <w:marBottom w:val="0"/>
              <w:divBdr>
                <w:top w:val="none" w:sz="0" w:space="0" w:color="auto"/>
                <w:left w:val="none" w:sz="0" w:space="0" w:color="auto"/>
                <w:bottom w:val="none" w:sz="0" w:space="0" w:color="auto"/>
                <w:right w:val="none" w:sz="0" w:space="0" w:color="auto"/>
              </w:divBdr>
            </w:div>
            <w:div w:id="972951845">
              <w:marLeft w:val="0"/>
              <w:marRight w:val="0"/>
              <w:marTop w:val="0"/>
              <w:marBottom w:val="0"/>
              <w:divBdr>
                <w:top w:val="none" w:sz="0" w:space="0" w:color="auto"/>
                <w:left w:val="none" w:sz="0" w:space="0" w:color="auto"/>
                <w:bottom w:val="none" w:sz="0" w:space="0" w:color="auto"/>
                <w:right w:val="none" w:sz="0" w:space="0" w:color="auto"/>
              </w:divBdr>
            </w:div>
            <w:div w:id="973607623">
              <w:marLeft w:val="0"/>
              <w:marRight w:val="0"/>
              <w:marTop w:val="0"/>
              <w:marBottom w:val="0"/>
              <w:divBdr>
                <w:top w:val="none" w:sz="0" w:space="0" w:color="auto"/>
                <w:left w:val="none" w:sz="0" w:space="0" w:color="auto"/>
                <w:bottom w:val="none" w:sz="0" w:space="0" w:color="auto"/>
                <w:right w:val="none" w:sz="0" w:space="0" w:color="auto"/>
              </w:divBdr>
            </w:div>
            <w:div w:id="988242207">
              <w:marLeft w:val="0"/>
              <w:marRight w:val="0"/>
              <w:marTop w:val="0"/>
              <w:marBottom w:val="0"/>
              <w:divBdr>
                <w:top w:val="none" w:sz="0" w:space="0" w:color="auto"/>
                <w:left w:val="none" w:sz="0" w:space="0" w:color="auto"/>
                <w:bottom w:val="none" w:sz="0" w:space="0" w:color="auto"/>
                <w:right w:val="none" w:sz="0" w:space="0" w:color="auto"/>
              </w:divBdr>
            </w:div>
            <w:div w:id="997422644">
              <w:marLeft w:val="0"/>
              <w:marRight w:val="0"/>
              <w:marTop w:val="480"/>
              <w:marBottom w:val="0"/>
              <w:divBdr>
                <w:top w:val="single" w:sz="6" w:space="0" w:color="auto"/>
                <w:left w:val="single" w:sz="6" w:space="0" w:color="auto"/>
                <w:bottom w:val="single" w:sz="6" w:space="0" w:color="auto"/>
                <w:right w:val="single" w:sz="6" w:space="0" w:color="auto"/>
              </w:divBdr>
            </w:div>
            <w:div w:id="997685880">
              <w:marLeft w:val="0"/>
              <w:marRight w:val="0"/>
              <w:marTop w:val="0"/>
              <w:marBottom w:val="0"/>
              <w:divBdr>
                <w:top w:val="none" w:sz="0" w:space="0" w:color="auto"/>
                <w:left w:val="none" w:sz="0" w:space="0" w:color="auto"/>
                <w:bottom w:val="none" w:sz="0" w:space="0" w:color="auto"/>
                <w:right w:val="none" w:sz="0" w:space="0" w:color="auto"/>
              </w:divBdr>
            </w:div>
            <w:div w:id="998582564">
              <w:marLeft w:val="0"/>
              <w:marRight w:val="0"/>
              <w:marTop w:val="0"/>
              <w:marBottom w:val="0"/>
              <w:divBdr>
                <w:top w:val="none" w:sz="0" w:space="0" w:color="auto"/>
                <w:left w:val="none" w:sz="0" w:space="0" w:color="auto"/>
                <w:bottom w:val="none" w:sz="0" w:space="0" w:color="auto"/>
                <w:right w:val="none" w:sz="0" w:space="0" w:color="auto"/>
              </w:divBdr>
            </w:div>
            <w:div w:id="1000498981">
              <w:marLeft w:val="0"/>
              <w:marRight w:val="0"/>
              <w:marTop w:val="0"/>
              <w:marBottom w:val="0"/>
              <w:divBdr>
                <w:top w:val="none" w:sz="0" w:space="0" w:color="auto"/>
                <w:left w:val="none" w:sz="0" w:space="0" w:color="auto"/>
                <w:bottom w:val="none" w:sz="0" w:space="0" w:color="auto"/>
                <w:right w:val="none" w:sz="0" w:space="0" w:color="auto"/>
              </w:divBdr>
            </w:div>
            <w:div w:id="1006860114">
              <w:marLeft w:val="0"/>
              <w:marRight w:val="0"/>
              <w:marTop w:val="0"/>
              <w:marBottom w:val="0"/>
              <w:divBdr>
                <w:top w:val="none" w:sz="0" w:space="0" w:color="auto"/>
                <w:left w:val="none" w:sz="0" w:space="0" w:color="auto"/>
                <w:bottom w:val="none" w:sz="0" w:space="0" w:color="auto"/>
                <w:right w:val="none" w:sz="0" w:space="0" w:color="auto"/>
              </w:divBdr>
            </w:div>
            <w:div w:id="1011949013">
              <w:marLeft w:val="0"/>
              <w:marRight w:val="0"/>
              <w:marTop w:val="0"/>
              <w:marBottom w:val="0"/>
              <w:divBdr>
                <w:top w:val="none" w:sz="0" w:space="0" w:color="auto"/>
                <w:left w:val="none" w:sz="0" w:space="0" w:color="auto"/>
                <w:bottom w:val="none" w:sz="0" w:space="0" w:color="auto"/>
                <w:right w:val="none" w:sz="0" w:space="0" w:color="auto"/>
              </w:divBdr>
            </w:div>
            <w:div w:id="1011949325">
              <w:marLeft w:val="0"/>
              <w:marRight w:val="0"/>
              <w:marTop w:val="0"/>
              <w:marBottom w:val="0"/>
              <w:divBdr>
                <w:top w:val="none" w:sz="0" w:space="0" w:color="auto"/>
                <w:left w:val="none" w:sz="0" w:space="0" w:color="auto"/>
                <w:bottom w:val="none" w:sz="0" w:space="0" w:color="auto"/>
                <w:right w:val="none" w:sz="0" w:space="0" w:color="auto"/>
              </w:divBdr>
            </w:div>
            <w:div w:id="1013533137">
              <w:marLeft w:val="0"/>
              <w:marRight w:val="0"/>
              <w:marTop w:val="0"/>
              <w:marBottom w:val="0"/>
              <w:divBdr>
                <w:top w:val="none" w:sz="0" w:space="0" w:color="auto"/>
                <w:left w:val="none" w:sz="0" w:space="0" w:color="auto"/>
                <w:bottom w:val="none" w:sz="0" w:space="0" w:color="auto"/>
                <w:right w:val="none" w:sz="0" w:space="0" w:color="auto"/>
              </w:divBdr>
            </w:div>
            <w:div w:id="1016158175">
              <w:marLeft w:val="0"/>
              <w:marRight w:val="0"/>
              <w:marTop w:val="0"/>
              <w:marBottom w:val="0"/>
              <w:divBdr>
                <w:top w:val="none" w:sz="0" w:space="0" w:color="auto"/>
                <w:left w:val="none" w:sz="0" w:space="0" w:color="auto"/>
                <w:bottom w:val="none" w:sz="0" w:space="0" w:color="auto"/>
                <w:right w:val="none" w:sz="0" w:space="0" w:color="auto"/>
              </w:divBdr>
            </w:div>
            <w:div w:id="1017459785">
              <w:marLeft w:val="0"/>
              <w:marRight w:val="0"/>
              <w:marTop w:val="0"/>
              <w:marBottom w:val="0"/>
              <w:divBdr>
                <w:top w:val="none" w:sz="0" w:space="0" w:color="auto"/>
                <w:left w:val="none" w:sz="0" w:space="0" w:color="auto"/>
                <w:bottom w:val="none" w:sz="0" w:space="0" w:color="auto"/>
                <w:right w:val="none" w:sz="0" w:space="0" w:color="auto"/>
              </w:divBdr>
            </w:div>
            <w:div w:id="1018123496">
              <w:marLeft w:val="0"/>
              <w:marRight w:val="0"/>
              <w:marTop w:val="0"/>
              <w:marBottom w:val="0"/>
              <w:divBdr>
                <w:top w:val="none" w:sz="0" w:space="0" w:color="auto"/>
                <w:left w:val="none" w:sz="0" w:space="0" w:color="auto"/>
                <w:bottom w:val="none" w:sz="0" w:space="0" w:color="auto"/>
                <w:right w:val="none" w:sz="0" w:space="0" w:color="auto"/>
              </w:divBdr>
            </w:div>
            <w:div w:id="1018237881">
              <w:marLeft w:val="0"/>
              <w:marRight w:val="0"/>
              <w:marTop w:val="0"/>
              <w:marBottom w:val="0"/>
              <w:divBdr>
                <w:top w:val="none" w:sz="0" w:space="0" w:color="auto"/>
                <w:left w:val="none" w:sz="0" w:space="0" w:color="auto"/>
                <w:bottom w:val="none" w:sz="0" w:space="0" w:color="auto"/>
                <w:right w:val="none" w:sz="0" w:space="0" w:color="auto"/>
              </w:divBdr>
            </w:div>
            <w:div w:id="1020744583">
              <w:marLeft w:val="0"/>
              <w:marRight w:val="0"/>
              <w:marTop w:val="480"/>
              <w:marBottom w:val="0"/>
              <w:divBdr>
                <w:top w:val="single" w:sz="6" w:space="0" w:color="auto"/>
                <w:left w:val="single" w:sz="6" w:space="0" w:color="auto"/>
                <w:bottom w:val="single" w:sz="6" w:space="0" w:color="auto"/>
                <w:right w:val="single" w:sz="6" w:space="0" w:color="auto"/>
              </w:divBdr>
            </w:div>
            <w:div w:id="1021249361">
              <w:marLeft w:val="0"/>
              <w:marRight w:val="0"/>
              <w:marTop w:val="0"/>
              <w:marBottom w:val="0"/>
              <w:divBdr>
                <w:top w:val="none" w:sz="0" w:space="0" w:color="auto"/>
                <w:left w:val="none" w:sz="0" w:space="0" w:color="auto"/>
                <w:bottom w:val="none" w:sz="0" w:space="0" w:color="auto"/>
                <w:right w:val="none" w:sz="0" w:space="0" w:color="auto"/>
              </w:divBdr>
            </w:div>
            <w:div w:id="1022824113">
              <w:marLeft w:val="0"/>
              <w:marRight w:val="0"/>
              <w:marTop w:val="0"/>
              <w:marBottom w:val="0"/>
              <w:divBdr>
                <w:top w:val="none" w:sz="0" w:space="0" w:color="auto"/>
                <w:left w:val="none" w:sz="0" w:space="0" w:color="auto"/>
                <w:bottom w:val="none" w:sz="0" w:space="0" w:color="auto"/>
                <w:right w:val="none" w:sz="0" w:space="0" w:color="auto"/>
              </w:divBdr>
            </w:div>
            <w:div w:id="1027215646">
              <w:marLeft w:val="0"/>
              <w:marRight w:val="0"/>
              <w:marTop w:val="0"/>
              <w:marBottom w:val="0"/>
              <w:divBdr>
                <w:top w:val="none" w:sz="0" w:space="0" w:color="auto"/>
                <w:left w:val="none" w:sz="0" w:space="0" w:color="auto"/>
                <w:bottom w:val="none" w:sz="0" w:space="0" w:color="auto"/>
                <w:right w:val="none" w:sz="0" w:space="0" w:color="auto"/>
              </w:divBdr>
            </w:div>
            <w:div w:id="1027490726">
              <w:marLeft w:val="0"/>
              <w:marRight w:val="0"/>
              <w:marTop w:val="0"/>
              <w:marBottom w:val="0"/>
              <w:divBdr>
                <w:top w:val="none" w:sz="0" w:space="0" w:color="auto"/>
                <w:left w:val="none" w:sz="0" w:space="0" w:color="auto"/>
                <w:bottom w:val="none" w:sz="0" w:space="0" w:color="auto"/>
                <w:right w:val="none" w:sz="0" w:space="0" w:color="auto"/>
              </w:divBdr>
            </w:div>
            <w:div w:id="1028674860">
              <w:marLeft w:val="0"/>
              <w:marRight w:val="0"/>
              <w:marTop w:val="0"/>
              <w:marBottom w:val="0"/>
              <w:divBdr>
                <w:top w:val="none" w:sz="0" w:space="0" w:color="auto"/>
                <w:left w:val="none" w:sz="0" w:space="0" w:color="auto"/>
                <w:bottom w:val="none" w:sz="0" w:space="0" w:color="auto"/>
                <w:right w:val="none" w:sz="0" w:space="0" w:color="auto"/>
              </w:divBdr>
            </w:div>
            <w:div w:id="1029524194">
              <w:marLeft w:val="0"/>
              <w:marRight w:val="0"/>
              <w:marTop w:val="0"/>
              <w:marBottom w:val="0"/>
              <w:divBdr>
                <w:top w:val="none" w:sz="0" w:space="0" w:color="auto"/>
                <w:left w:val="none" w:sz="0" w:space="0" w:color="auto"/>
                <w:bottom w:val="none" w:sz="0" w:space="0" w:color="auto"/>
                <w:right w:val="none" w:sz="0" w:space="0" w:color="auto"/>
              </w:divBdr>
            </w:div>
            <w:div w:id="1038898970">
              <w:marLeft w:val="0"/>
              <w:marRight w:val="0"/>
              <w:marTop w:val="0"/>
              <w:marBottom w:val="0"/>
              <w:divBdr>
                <w:top w:val="none" w:sz="0" w:space="0" w:color="auto"/>
                <w:left w:val="none" w:sz="0" w:space="0" w:color="auto"/>
                <w:bottom w:val="none" w:sz="0" w:space="0" w:color="auto"/>
                <w:right w:val="none" w:sz="0" w:space="0" w:color="auto"/>
              </w:divBdr>
            </w:div>
            <w:div w:id="1043559621">
              <w:marLeft w:val="0"/>
              <w:marRight w:val="0"/>
              <w:marTop w:val="0"/>
              <w:marBottom w:val="0"/>
              <w:divBdr>
                <w:top w:val="none" w:sz="0" w:space="0" w:color="auto"/>
                <w:left w:val="none" w:sz="0" w:space="0" w:color="auto"/>
                <w:bottom w:val="none" w:sz="0" w:space="0" w:color="auto"/>
                <w:right w:val="none" w:sz="0" w:space="0" w:color="auto"/>
              </w:divBdr>
            </w:div>
            <w:div w:id="1043871916">
              <w:marLeft w:val="0"/>
              <w:marRight w:val="0"/>
              <w:marTop w:val="0"/>
              <w:marBottom w:val="0"/>
              <w:divBdr>
                <w:top w:val="none" w:sz="0" w:space="0" w:color="auto"/>
                <w:left w:val="none" w:sz="0" w:space="0" w:color="auto"/>
                <w:bottom w:val="none" w:sz="0" w:space="0" w:color="auto"/>
                <w:right w:val="none" w:sz="0" w:space="0" w:color="auto"/>
              </w:divBdr>
            </w:div>
            <w:div w:id="1048265191">
              <w:marLeft w:val="0"/>
              <w:marRight w:val="0"/>
              <w:marTop w:val="0"/>
              <w:marBottom w:val="0"/>
              <w:divBdr>
                <w:top w:val="none" w:sz="0" w:space="0" w:color="auto"/>
                <w:left w:val="none" w:sz="0" w:space="0" w:color="auto"/>
                <w:bottom w:val="none" w:sz="0" w:space="0" w:color="auto"/>
                <w:right w:val="none" w:sz="0" w:space="0" w:color="auto"/>
              </w:divBdr>
            </w:div>
            <w:div w:id="1048526580">
              <w:marLeft w:val="0"/>
              <w:marRight w:val="0"/>
              <w:marTop w:val="0"/>
              <w:marBottom w:val="0"/>
              <w:divBdr>
                <w:top w:val="none" w:sz="0" w:space="0" w:color="auto"/>
                <w:left w:val="none" w:sz="0" w:space="0" w:color="auto"/>
                <w:bottom w:val="none" w:sz="0" w:space="0" w:color="auto"/>
                <w:right w:val="none" w:sz="0" w:space="0" w:color="auto"/>
              </w:divBdr>
            </w:div>
            <w:div w:id="1050420623">
              <w:marLeft w:val="0"/>
              <w:marRight w:val="0"/>
              <w:marTop w:val="0"/>
              <w:marBottom w:val="0"/>
              <w:divBdr>
                <w:top w:val="none" w:sz="0" w:space="0" w:color="auto"/>
                <w:left w:val="none" w:sz="0" w:space="0" w:color="auto"/>
                <w:bottom w:val="none" w:sz="0" w:space="0" w:color="auto"/>
                <w:right w:val="none" w:sz="0" w:space="0" w:color="auto"/>
              </w:divBdr>
            </w:div>
            <w:div w:id="1051733285">
              <w:marLeft w:val="0"/>
              <w:marRight w:val="0"/>
              <w:marTop w:val="0"/>
              <w:marBottom w:val="0"/>
              <w:divBdr>
                <w:top w:val="none" w:sz="0" w:space="0" w:color="auto"/>
                <w:left w:val="none" w:sz="0" w:space="0" w:color="auto"/>
                <w:bottom w:val="none" w:sz="0" w:space="0" w:color="auto"/>
                <w:right w:val="none" w:sz="0" w:space="0" w:color="auto"/>
              </w:divBdr>
            </w:div>
            <w:div w:id="1056660894">
              <w:marLeft w:val="0"/>
              <w:marRight w:val="0"/>
              <w:marTop w:val="0"/>
              <w:marBottom w:val="0"/>
              <w:divBdr>
                <w:top w:val="none" w:sz="0" w:space="0" w:color="auto"/>
                <w:left w:val="none" w:sz="0" w:space="0" w:color="auto"/>
                <w:bottom w:val="none" w:sz="0" w:space="0" w:color="auto"/>
                <w:right w:val="none" w:sz="0" w:space="0" w:color="auto"/>
              </w:divBdr>
            </w:div>
            <w:div w:id="1058358227">
              <w:marLeft w:val="0"/>
              <w:marRight w:val="0"/>
              <w:marTop w:val="0"/>
              <w:marBottom w:val="0"/>
              <w:divBdr>
                <w:top w:val="none" w:sz="0" w:space="0" w:color="auto"/>
                <w:left w:val="none" w:sz="0" w:space="0" w:color="auto"/>
                <w:bottom w:val="none" w:sz="0" w:space="0" w:color="auto"/>
                <w:right w:val="none" w:sz="0" w:space="0" w:color="auto"/>
              </w:divBdr>
            </w:div>
            <w:div w:id="1060400855">
              <w:marLeft w:val="0"/>
              <w:marRight w:val="0"/>
              <w:marTop w:val="0"/>
              <w:marBottom w:val="0"/>
              <w:divBdr>
                <w:top w:val="none" w:sz="0" w:space="0" w:color="auto"/>
                <w:left w:val="none" w:sz="0" w:space="0" w:color="auto"/>
                <w:bottom w:val="none" w:sz="0" w:space="0" w:color="auto"/>
                <w:right w:val="none" w:sz="0" w:space="0" w:color="auto"/>
              </w:divBdr>
            </w:div>
            <w:div w:id="1060592051">
              <w:marLeft w:val="0"/>
              <w:marRight w:val="0"/>
              <w:marTop w:val="0"/>
              <w:marBottom w:val="0"/>
              <w:divBdr>
                <w:top w:val="none" w:sz="0" w:space="0" w:color="auto"/>
                <w:left w:val="none" w:sz="0" w:space="0" w:color="auto"/>
                <w:bottom w:val="none" w:sz="0" w:space="0" w:color="auto"/>
                <w:right w:val="none" w:sz="0" w:space="0" w:color="auto"/>
              </w:divBdr>
            </w:div>
            <w:div w:id="1061103644">
              <w:marLeft w:val="0"/>
              <w:marRight w:val="0"/>
              <w:marTop w:val="0"/>
              <w:marBottom w:val="0"/>
              <w:divBdr>
                <w:top w:val="none" w:sz="0" w:space="0" w:color="auto"/>
                <w:left w:val="none" w:sz="0" w:space="0" w:color="auto"/>
                <w:bottom w:val="none" w:sz="0" w:space="0" w:color="auto"/>
                <w:right w:val="none" w:sz="0" w:space="0" w:color="auto"/>
              </w:divBdr>
            </w:div>
            <w:div w:id="1068918950">
              <w:marLeft w:val="0"/>
              <w:marRight w:val="0"/>
              <w:marTop w:val="0"/>
              <w:marBottom w:val="0"/>
              <w:divBdr>
                <w:top w:val="none" w:sz="0" w:space="0" w:color="auto"/>
                <w:left w:val="none" w:sz="0" w:space="0" w:color="auto"/>
                <w:bottom w:val="none" w:sz="0" w:space="0" w:color="auto"/>
                <w:right w:val="none" w:sz="0" w:space="0" w:color="auto"/>
              </w:divBdr>
            </w:div>
            <w:div w:id="1070814305">
              <w:marLeft w:val="0"/>
              <w:marRight w:val="0"/>
              <w:marTop w:val="0"/>
              <w:marBottom w:val="0"/>
              <w:divBdr>
                <w:top w:val="none" w:sz="0" w:space="0" w:color="auto"/>
                <w:left w:val="none" w:sz="0" w:space="0" w:color="auto"/>
                <w:bottom w:val="none" w:sz="0" w:space="0" w:color="auto"/>
                <w:right w:val="none" w:sz="0" w:space="0" w:color="auto"/>
              </w:divBdr>
            </w:div>
            <w:div w:id="1072700556">
              <w:marLeft w:val="0"/>
              <w:marRight w:val="0"/>
              <w:marTop w:val="0"/>
              <w:marBottom w:val="0"/>
              <w:divBdr>
                <w:top w:val="none" w:sz="0" w:space="0" w:color="auto"/>
                <w:left w:val="none" w:sz="0" w:space="0" w:color="auto"/>
                <w:bottom w:val="none" w:sz="0" w:space="0" w:color="auto"/>
                <w:right w:val="none" w:sz="0" w:space="0" w:color="auto"/>
              </w:divBdr>
            </w:div>
            <w:div w:id="1073770193">
              <w:marLeft w:val="0"/>
              <w:marRight w:val="0"/>
              <w:marTop w:val="0"/>
              <w:marBottom w:val="0"/>
              <w:divBdr>
                <w:top w:val="none" w:sz="0" w:space="0" w:color="auto"/>
                <w:left w:val="none" w:sz="0" w:space="0" w:color="auto"/>
                <w:bottom w:val="none" w:sz="0" w:space="0" w:color="auto"/>
                <w:right w:val="none" w:sz="0" w:space="0" w:color="auto"/>
              </w:divBdr>
            </w:div>
            <w:div w:id="1081027330">
              <w:marLeft w:val="0"/>
              <w:marRight w:val="0"/>
              <w:marTop w:val="480"/>
              <w:marBottom w:val="0"/>
              <w:divBdr>
                <w:top w:val="single" w:sz="6" w:space="0" w:color="auto"/>
                <w:left w:val="single" w:sz="6" w:space="0" w:color="auto"/>
                <w:bottom w:val="single" w:sz="6" w:space="0" w:color="auto"/>
                <w:right w:val="single" w:sz="6" w:space="0" w:color="auto"/>
              </w:divBdr>
            </w:div>
            <w:div w:id="1082138784">
              <w:marLeft w:val="0"/>
              <w:marRight w:val="0"/>
              <w:marTop w:val="0"/>
              <w:marBottom w:val="0"/>
              <w:divBdr>
                <w:top w:val="none" w:sz="0" w:space="0" w:color="auto"/>
                <w:left w:val="none" w:sz="0" w:space="0" w:color="auto"/>
                <w:bottom w:val="none" w:sz="0" w:space="0" w:color="auto"/>
                <w:right w:val="none" w:sz="0" w:space="0" w:color="auto"/>
              </w:divBdr>
            </w:div>
            <w:div w:id="1089741319">
              <w:marLeft w:val="0"/>
              <w:marRight w:val="0"/>
              <w:marTop w:val="480"/>
              <w:marBottom w:val="0"/>
              <w:divBdr>
                <w:top w:val="single" w:sz="6" w:space="0" w:color="auto"/>
                <w:left w:val="single" w:sz="6" w:space="0" w:color="auto"/>
                <w:bottom w:val="single" w:sz="6" w:space="0" w:color="auto"/>
                <w:right w:val="single" w:sz="6" w:space="0" w:color="auto"/>
              </w:divBdr>
            </w:div>
            <w:div w:id="1092512197">
              <w:marLeft w:val="0"/>
              <w:marRight w:val="0"/>
              <w:marTop w:val="0"/>
              <w:marBottom w:val="0"/>
              <w:divBdr>
                <w:top w:val="none" w:sz="0" w:space="0" w:color="auto"/>
                <w:left w:val="none" w:sz="0" w:space="0" w:color="auto"/>
                <w:bottom w:val="none" w:sz="0" w:space="0" w:color="auto"/>
                <w:right w:val="none" w:sz="0" w:space="0" w:color="auto"/>
              </w:divBdr>
            </w:div>
            <w:div w:id="1093866734">
              <w:marLeft w:val="0"/>
              <w:marRight w:val="0"/>
              <w:marTop w:val="0"/>
              <w:marBottom w:val="0"/>
              <w:divBdr>
                <w:top w:val="none" w:sz="0" w:space="0" w:color="auto"/>
                <w:left w:val="none" w:sz="0" w:space="0" w:color="auto"/>
                <w:bottom w:val="none" w:sz="0" w:space="0" w:color="auto"/>
                <w:right w:val="none" w:sz="0" w:space="0" w:color="auto"/>
              </w:divBdr>
            </w:div>
            <w:div w:id="1106653678">
              <w:marLeft w:val="0"/>
              <w:marRight w:val="0"/>
              <w:marTop w:val="0"/>
              <w:marBottom w:val="0"/>
              <w:divBdr>
                <w:top w:val="none" w:sz="0" w:space="0" w:color="auto"/>
                <w:left w:val="none" w:sz="0" w:space="0" w:color="auto"/>
                <w:bottom w:val="none" w:sz="0" w:space="0" w:color="auto"/>
                <w:right w:val="none" w:sz="0" w:space="0" w:color="auto"/>
              </w:divBdr>
            </w:div>
            <w:div w:id="1108042961">
              <w:marLeft w:val="0"/>
              <w:marRight w:val="0"/>
              <w:marTop w:val="0"/>
              <w:marBottom w:val="0"/>
              <w:divBdr>
                <w:top w:val="none" w:sz="0" w:space="0" w:color="auto"/>
                <w:left w:val="none" w:sz="0" w:space="0" w:color="auto"/>
                <w:bottom w:val="none" w:sz="0" w:space="0" w:color="auto"/>
                <w:right w:val="none" w:sz="0" w:space="0" w:color="auto"/>
              </w:divBdr>
            </w:div>
            <w:div w:id="1115948393">
              <w:marLeft w:val="0"/>
              <w:marRight w:val="0"/>
              <w:marTop w:val="0"/>
              <w:marBottom w:val="0"/>
              <w:divBdr>
                <w:top w:val="none" w:sz="0" w:space="0" w:color="auto"/>
                <w:left w:val="none" w:sz="0" w:space="0" w:color="auto"/>
                <w:bottom w:val="none" w:sz="0" w:space="0" w:color="auto"/>
                <w:right w:val="none" w:sz="0" w:space="0" w:color="auto"/>
              </w:divBdr>
            </w:div>
            <w:div w:id="1118908554">
              <w:marLeft w:val="0"/>
              <w:marRight w:val="0"/>
              <w:marTop w:val="0"/>
              <w:marBottom w:val="0"/>
              <w:divBdr>
                <w:top w:val="none" w:sz="0" w:space="0" w:color="auto"/>
                <w:left w:val="none" w:sz="0" w:space="0" w:color="auto"/>
                <w:bottom w:val="none" w:sz="0" w:space="0" w:color="auto"/>
                <w:right w:val="none" w:sz="0" w:space="0" w:color="auto"/>
              </w:divBdr>
            </w:div>
            <w:div w:id="1125348261">
              <w:marLeft w:val="0"/>
              <w:marRight w:val="0"/>
              <w:marTop w:val="0"/>
              <w:marBottom w:val="0"/>
              <w:divBdr>
                <w:top w:val="none" w:sz="0" w:space="0" w:color="auto"/>
                <w:left w:val="none" w:sz="0" w:space="0" w:color="auto"/>
                <w:bottom w:val="none" w:sz="0" w:space="0" w:color="auto"/>
                <w:right w:val="none" w:sz="0" w:space="0" w:color="auto"/>
              </w:divBdr>
            </w:div>
            <w:div w:id="1130592244">
              <w:marLeft w:val="0"/>
              <w:marRight w:val="0"/>
              <w:marTop w:val="0"/>
              <w:marBottom w:val="0"/>
              <w:divBdr>
                <w:top w:val="none" w:sz="0" w:space="0" w:color="auto"/>
                <w:left w:val="none" w:sz="0" w:space="0" w:color="auto"/>
                <w:bottom w:val="none" w:sz="0" w:space="0" w:color="auto"/>
                <w:right w:val="none" w:sz="0" w:space="0" w:color="auto"/>
              </w:divBdr>
            </w:div>
            <w:div w:id="1144470404">
              <w:marLeft w:val="0"/>
              <w:marRight w:val="0"/>
              <w:marTop w:val="0"/>
              <w:marBottom w:val="0"/>
              <w:divBdr>
                <w:top w:val="none" w:sz="0" w:space="0" w:color="auto"/>
                <w:left w:val="none" w:sz="0" w:space="0" w:color="auto"/>
                <w:bottom w:val="none" w:sz="0" w:space="0" w:color="auto"/>
                <w:right w:val="none" w:sz="0" w:space="0" w:color="auto"/>
              </w:divBdr>
            </w:div>
            <w:div w:id="1144783833">
              <w:marLeft w:val="0"/>
              <w:marRight w:val="0"/>
              <w:marTop w:val="0"/>
              <w:marBottom w:val="0"/>
              <w:divBdr>
                <w:top w:val="none" w:sz="0" w:space="0" w:color="auto"/>
                <w:left w:val="none" w:sz="0" w:space="0" w:color="auto"/>
                <w:bottom w:val="none" w:sz="0" w:space="0" w:color="auto"/>
                <w:right w:val="none" w:sz="0" w:space="0" w:color="auto"/>
              </w:divBdr>
            </w:div>
            <w:div w:id="1146510427">
              <w:marLeft w:val="0"/>
              <w:marRight w:val="0"/>
              <w:marTop w:val="0"/>
              <w:marBottom w:val="0"/>
              <w:divBdr>
                <w:top w:val="none" w:sz="0" w:space="0" w:color="auto"/>
                <w:left w:val="none" w:sz="0" w:space="0" w:color="auto"/>
                <w:bottom w:val="none" w:sz="0" w:space="0" w:color="auto"/>
                <w:right w:val="none" w:sz="0" w:space="0" w:color="auto"/>
              </w:divBdr>
            </w:div>
            <w:div w:id="1146818812">
              <w:marLeft w:val="0"/>
              <w:marRight w:val="0"/>
              <w:marTop w:val="0"/>
              <w:marBottom w:val="0"/>
              <w:divBdr>
                <w:top w:val="none" w:sz="0" w:space="0" w:color="auto"/>
                <w:left w:val="none" w:sz="0" w:space="0" w:color="auto"/>
                <w:bottom w:val="none" w:sz="0" w:space="0" w:color="auto"/>
                <w:right w:val="none" w:sz="0" w:space="0" w:color="auto"/>
              </w:divBdr>
            </w:div>
            <w:div w:id="1148131708">
              <w:marLeft w:val="0"/>
              <w:marRight w:val="0"/>
              <w:marTop w:val="0"/>
              <w:marBottom w:val="0"/>
              <w:divBdr>
                <w:top w:val="none" w:sz="0" w:space="0" w:color="auto"/>
                <w:left w:val="none" w:sz="0" w:space="0" w:color="auto"/>
                <w:bottom w:val="none" w:sz="0" w:space="0" w:color="auto"/>
                <w:right w:val="none" w:sz="0" w:space="0" w:color="auto"/>
              </w:divBdr>
            </w:div>
            <w:div w:id="1149633141">
              <w:marLeft w:val="0"/>
              <w:marRight w:val="0"/>
              <w:marTop w:val="0"/>
              <w:marBottom w:val="0"/>
              <w:divBdr>
                <w:top w:val="none" w:sz="0" w:space="0" w:color="auto"/>
                <w:left w:val="none" w:sz="0" w:space="0" w:color="auto"/>
                <w:bottom w:val="none" w:sz="0" w:space="0" w:color="auto"/>
                <w:right w:val="none" w:sz="0" w:space="0" w:color="auto"/>
              </w:divBdr>
            </w:div>
            <w:div w:id="1152024078">
              <w:marLeft w:val="0"/>
              <w:marRight w:val="0"/>
              <w:marTop w:val="0"/>
              <w:marBottom w:val="0"/>
              <w:divBdr>
                <w:top w:val="none" w:sz="0" w:space="0" w:color="auto"/>
                <w:left w:val="none" w:sz="0" w:space="0" w:color="auto"/>
                <w:bottom w:val="none" w:sz="0" w:space="0" w:color="auto"/>
                <w:right w:val="none" w:sz="0" w:space="0" w:color="auto"/>
              </w:divBdr>
            </w:div>
            <w:div w:id="1155029032">
              <w:marLeft w:val="0"/>
              <w:marRight w:val="0"/>
              <w:marTop w:val="0"/>
              <w:marBottom w:val="0"/>
              <w:divBdr>
                <w:top w:val="none" w:sz="0" w:space="0" w:color="auto"/>
                <w:left w:val="none" w:sz="0" w:space="0" w:color="auto"/>
                <w:bottom w:val="none" w:sz="0" w:space="0" w:color="auto"/>
                <w:right w:val="none" w:sz="0" w:space="0" w:color="auto"/>
              </w:divBdr>
            </w:div>
            <w:div w:id="1155953644">
              <w:marLeft w:val="0"/>
              <w:marRight w:val="0"/>
              <w:marTop w:val="0"/>
              <w:marBottom w:val="0"/>
              <w:divBdr>
                <w:top w:val="none" w:sz="0" w:space="0" w:color="auto"/>
                <w:left w:val="none" w:sz="0" w:space="0" w:color="auto"/>
                <w:bottom w:val="none" w:sz="0" w:space="0" w:color="auto"/>
                <w:right w:val="none" w:sz="0" w:space="0" w:color="auto"/>
              </w:divBdr>
            </w:div>
            <w:div w:id="1156260598">
              <w:marLeft w:val="0"/>
              <w:marRight w:val="0"/>
              <w:marTop w:val="0"/>
              <w:marBottom w:val="0"/>
              <w:divBdr>
                <w:top w:val="none" w:sz="0" w:space="0" w:color="auto"/>
                <w:left w:val="none" w:sz="0" w:space="0" w:color="auto"/>
                <w:bottom w:val="none" w:sz="0" w:space="0" w:color="auto"/>
                <w:right w:val="none" w:sz="0" w:space="0" w:color="auto"/>
              </w:divBdr>
            </w:div>
            <w:div w:id="1157068675">
              <w:marLeft w:val="0"/>
              <w:marRight w:val="0"/>
              <w:marTop w:val="0"/>
              <w:marBottom w:val="0"/>
              <w:divBdr>
                <w:top w:val="none" w:sz="0" w:space="0" w:color="auto"/>
                <w:left w:val="none" w:sz="0" w:space="0" w:color="auto"/>
                <w:bottom w:val="none" w:sz="0" w:space="0" w:color="auto"/>
                <w:right w:val="none" w:sz="0" w:space="0" w:color="auto"/>
              </w:divBdr>
            </w:div>
            <w:div w:id="1159225840">
              <w:marLeft w:val="0"/>
              <w:marRight w:val="0"/>
              <w:marTop w:val="0"/>
              <w:marBottom w:val="0"/>
              <w:divBdr>
                <w:top w:val="none" w:sz="0" w:space="0" w:color="auto"/>
                <w:left w:val="none" w:sz="0" w:space="0" w:color="auto"/>
                <w:bottom w:val="none" w:sz="0" w:space="0" w:color="auto"/>
                <w:right w:val="none" w:sz="0" w:space="0" w:color="auto"/>
              </w:divBdr>
            </w:div>
            <w:div w:id="1160315157">
              <w:marLeft w:val="0"/>
              <w:marRight w:val="0"/>
              <w:marTop w:val="0"/>
              <w:marBottom w:val="0"/>
              <w:divBdr>
                <w:top w:val="none" w:sz="0" w:space="0" w:color="auto"/>
                <w:left w:val="none" w:sz="0" w:space="0" w:color="auto"/>
                <w:bottom w:val="none" w:sz="0" w:space="0" w:color="auto"/>
                <w:right w:val="none" w:sz="0" w:space="0" w:color="auto"/>
              </w:divBdr>
            </w:div>
            <w:div w:id="1169128833">
              <w:marLeft w:val="0"/>
              <w:marRight w:val="0"/>
              <w:marTop w:val="0"/>
              <w:marBottom w:val="0"/>
              <w:divBdr>
                <w:top w:val="none" w:sz="0" w:space="0" w:color="auto"/>
                <w:left w:val="none" w:sz="0" w:space="0" w:color="auto"/>
                <w:bottom w:val="none" w:sz="0" w:space="0" w:color="auto"/>
                <w:right w:val="none" w:sz="0" w:space="0" w:color="auto"/>
              </w:divBdr>
            </w:div>
            <w:div w:id="1171019210">
              <w:marLeft w:val="0"/>
              <w:marRight w:val="0"/>
              <w:marTop w:val="0"/>
              <w:marBottom w:val="0"/>
              <w:divBdr>
                <w:top w:val="none" w:sz="0" w:space="0" w:color="auto"/>
                <w:left w:val="none" w:sz="0" w:space="0" w:color="auto"/>
                <w:bottom w:val="none" w:sz="0" w:space="0" w:color="auto"/>
                <w:right w:val="none" w:sz="0" w:space="0" w:color="auto"/>
              </w:divBdr>
            </w:div>
            <w:div w:id="1171604099">
              <w:marLeft w:val="0"/>
              <w:marRight w:val="0"/>
              <w:marTop w:val="0"/>
              <w:marBottom w:val="0"/>
              <w:divBdr>
                <w:top w:val="none" w:sz="0" w:space="0" w:color="auto"/>
                <w:left w:val="none" w:sz="0" w:space="0" w:color="auto"/>
                <w:bottom w:val="none" w:sz="0" w:space="0" w:color="auto"/>
                <w:right w:val="none" w:sz="0" w:space="0" w:color="auto"/>
              </w:divBdr>
            </w:div>
            <w:div w:id="1172449714">
              <w:marLeft w:val="0"/>
              <w:marRight w:val="0"/>
              <w:marTop w:val="0"/>
              <w:marBottom w:val="0"/>
              <w:divBdr>
                <w:top w:val="none" w:sz="0" w:space="0" w:color="auto"/>
                <w:left w:val="none" w:sz="0" w:space="0" w:color="auto"/>
                <w:bottom w:val="none" w:sz="0" w:space="0" w:color="auto"/>
                <w:right w:val="none" w:sz="0" w:space="0" w:color="auto"/>
              </w:divBdr>
            </w:div>
            <w:div w:id="1173715715">
              <w:marLeft w:val="0"/>
              <w:marRight w:val="0"/>
              <w:marTop w:val="0"/>
              <w:marBottom w:val="0"/>
              <w:divBdr>
                <w:top w:val="none" w:sz="0" w:space="0" w:color="auto"/>
                <w:left w:val="none" w:sz="0" w:space="0" w:color="auto"/>
                <w:bottom w:val="none" w:sz="0" w:space="0" w:color="auto"/>
                <w:right w:val="none" w:sz="0" w:space="0" w:color="auto"/>
              </w:divBdr>
            </w:div>
            <w:div w:id="1174302035">
              <w:marLeft w:val="0"/>
              <w:marRight w:val="0"/>
              <w:marTop w:val="0"/>
              <w:marBottom w:val="0"/>
              <w:divBdr>
                <w:top w:val="none" w:sz="0" w:space="0" w:color="auto"/>
                <w:left w:val="none" w:sz="0" w:space="0" w:color="auto"/>
                <w:bottom w:val="none" w:sz="0" w:space="0" w:color="auto"/>
                <w:right w:val="none" w:sz="0" w:space="0" w:color="auto"/>
              </w:divBdr>
            </w:div>
            <w:div w:id="1175152188">
              <w:marLeft w:val="0"/>
              <w:marRight w:val="0"/>
              <w:marTop w:val="0"/>
              <w:marBottom w:val="0"/>
              <w:divBdr>
                <w:top w:val="none" w:sz="0" w:space="0" w:color="auto"/>
                <w:left w:val="none" w:sz="0" w:space="0" w:color="auto"/>
                <w:bottom w:val="none" w:sz="0" w:space="0" w:color="auto"/>
                <w:right w:val="none" w:sz="0" w:space="0" w:color="auto"/>
              </w:divBdr>
            </w:div>
            <w:div w:id="1178039169">
              <w:marLeft w:val="0"/>
              <w:marRight w:val="0"/>
              <w:marTop w:val="0"/>
              <w:marBottom w:val="0"/>
              <w:divBdr>
                <w:top w:val="none" w:sz="0" w:space="0" w:color="auto"/>
                <w:left w:val="none" w:sz="0" w:space="0" w:color="auto"/>
                <w:bottom w:val="none" w:sz="0" w:space="0" w:color="auto"/>
                <w:right w:val="none" w:sz="0" w:space="0" w:color="auto"/>
              </w:divBdr>
            </w:div>
            <w:div w:id="1178927601">
              <w:marLeft w:val="0"/>
              <w:marRight w:val="0"/>
              <w:marTop w:val="0"/>
              <w:marBottom w:val="0"/>
              <w:divBdr>
                <w:top w:val="none" w:sz="0" w:space="0" w:color="auto"/>
                <w:left w:val="none" w:sz="0" w:space="0" w:color="auto"/>
                <w:bottom w:val="none" w:sz="0" w:space="0" w:color="auto"/>
                <w:right w:val="none" w:sz="0" w:space="0" w:color="auto"/>
              </w:divBdr>
            </w:div>
            <w:div w:id="1180697620">
              <w:marLeft w:val="0"/>
              <w:marRight w:val="0"/>
              <w:marTop w:val="0"/>
              <w:marBottom w:val="0"/>
              <w:divBdr>
                <w:top w:val="none" w:sz="0" w:space="0" w:color="auto"/>
                <w:left w:val="none" w:sz="0" w:space="0" w:color="auto"/>
                <w:bottom w:val="none" w:sz="0" w:space="0" w:color="auto"/>
                <w:right w:val="none" w:sz="0" w:space="0" w:color="auto"/>
              </w:divBdr>
            </w:div>
            <w:div w:id="1183669257">
              <w:marLeft w:val="0"/>
              <w:marRight w:val="0"/>
              <w:marTop w:val="0"/>
              <w:marBottom w:val="0"/>
              <w:divBdr>
                <w:top w:val="none" w:sz="0" w:space="0" w:color="auto"/>
                <w:left w:val="none" w:sz="0" w:space="0" w:color="auto"/>
                <w:bottom w:val="none" w:sz="0" w:space="0" w:color="auto"/>
                <w:right w:val="none" w:sz="0" w:space="0" w:color="auto"/>
              </w:divBdr>
            </w:div>
            <w:div w:id="1187016817">
              <w:marLeft w:val="0"/>
              <w:marRight w:val="0"/>
              <w:marTop w:val="0"/>
              <w:marBottom w:val="0"/>
              <w:divBdr>
                <w:top w:val="none" w:sz="0" w:space="0" w:color="auto"/>
                <w:left w:val="none" w:sz="0" w:space="0" w:color="auto"/>
                <w:bottom w:val="none" w:sz="0" w:space="0" w:color="auto"/>
                <w:right w:val="none" w:sz="0" w:space="0" w:color="auto"/>
              </w:divBdr>
            </w:div>
            <w:div w:id="1211646725">
              <w:marLeft w:val="0"/>
              <w:marRight w:val="0"/>
              <w:marTop w:val="0"/>
              <w:marBottom w:val="0"/>
              <w:divBdr>
                <w:top w:val="none" w:sz="0" w:space="0" w:color="auto"/>
                <w:left w:val="none" w:sz="0" w:space="0" w:color="auto"/>
                <w:bottom w:val="none" w:sz="0" w:space="0" w:color="auto"/>
                <w:right w:val="none" w:sz="0" w:space="0" w:color="auto"/>
              </w:divBdr>
            </w:div>
            <w:div w:id="1215966554">
              <w:marLeft w:val="0"/>
              <w:marRight w:val="0"/>
              <w:marTop w:val="0"/>
              <w:marBottom w:val="0"/>
              <w:divBdr>
                <w:top w:val="none" w:sz="0" w:space="0" w:color="auto"/>
                <w:left w:val="none" w:sz="0" w:space="0" w:color="auto"/>
                <w:bottom w:val="none" w:sz="0" w:space="0" w:color="auto"/>
                <w:right w:val="none" w:sz="0" w:space="0" w:color="auto"/>
              </w:divBdr>
            </w:div>
            <w:div w:id="1219976888">
              <w:marLeft w:val="0"/>
              <w:marRight w:val="0"/>
              <w:marTop w:val="0"/>
              <w:marBottom w:val="0"/>
              <w:divBdr>
                <w:top w:val="none" w:sz="0" w:space="0" w:color="auto"/>
                <w:left w:val="none" w:sz="0" w:space="0" w:color="auto"/>
                <w:bottom w:val="none" w:sz="0" w:space="0" w:color="auto"/>
                <w:right w:val="none" w:sz="0" w:space="0" w:color="auto"/>
              </w:divBdr>
            </w:div>
            <w:div w:id="1221937672">
              <w:marLeft w:val="0"/>
              <w:marRight w:val="0"/>
              <w:marTop w:val="0"/>
              <w:marBottom w:val="0"/>
              <w:divBdr>
                <w:top w:val="none" w:sz="0" w:space="0" w:color="auto"/>
                <w:left w:val="none" w:sz="0" w:space="0" w:color="auto"/>
                <w:bottom w:val="none" w:sz="0" w:space="0" w:color="auto"/>
                <w:right w:val="none" w:sz="0" w:space="0" w:color="auto"/>
              </w:divBdr>
            </w:div>
            <w:div w:id="1223561542">
              <w:marLeft w:val="0"/>
              <w:marRight w:val="0"/>
              <w:marTop w:val="0"/>
              <w:marBottom w:val="0"/>
              <w:divBdr>
                <w:top w:val="none" w:sz="0" w:space="0" w:color="auto"/>
                <w:left w:val="none" w:sz="0" w:space="0" w:color="auto"/>
                <w:bottom w:val="none" w:sz="0" w:space="0" w:color="auto"/>
                <w:right w:val="none" w:sz="0" w:space="0" w:color="auto"/>
              </w:divBdr>
            </w:div>
            <w:div w:id="1224099223">
              <w:marLeft w:val="0"/>
              <w:marRight w:val="0"/>
              <w:marTop w:val="0"/>
              <w:marBottom w:val="0"/>
              <w:divBdr>
                <w:top w:val="none" w:sz="0" w:space="0" w:color="auto"/>
                <w:left w:val="none" w:sz="0" w:space="0" w:color="auto"/>
                <w:bottom w:val="none" w:sz="0" w:space="0" w:color="auto"/>
                <w:right w:val="none" w:sz="0" w:space="0" w:color="auto"/>
              </w:divBdr>
            </w:div>
            <w:div w:id="1225726608">
              <w:marLeft w:val="0"/>
              <w:marRight w:val="0"/>
              <w:marTop w:val="0"/>
              <w:marBottom w:val="0"/>
              <w:divBdr>
                <w:top w:val="none" w:sz="0" w:space="0" w:color="auto"/>
                <w:left w:val="none" w:sz="0" w:space="0" w:color="auto"/>
                <w:bottom w:val="none" w:sz="0" w:space="0" w:color="auto"/>
                <w:right w:val="none" w:sz="0" w:space="0" w:color="auto"/>
              </w:divBdr>
            </w:div>
            <w:div w:id="1231579184">
              <w:marLeft w:val="0"/>
              <w:marRight w:val="0"/>
              <w:marTop w:val="0"/>
              <w:marBottom w:val="0"/>
              <w:divBdr>
                <w:top w:val="none" w:sz="0" w:space="0" w:color="auto"/>
                <w:left w:val="none" w:sz="0" w:space="0" w:color="auto"/>
                <w:bottom w:val="none" w:sz="0" w:space="0" w:color="auto"/>
                <w:right w:val="none" w:sz="0" w:space="0" w:color="auto"/>
              </w:divBdr>
            </w:div>
            <w:div w:id="1232233905">
              <w:marLeft w:val="0"/>
              <w:marRight w:val="0"/>
              <w:marTop w:val="0"/>
              <w:marBottom w:val="0"/>
              <w:divBdr>
                <w:top w:val="none" w:sz="0" w:space="0" w:color="auto"/>
                <w:left w:val="none" w:sz="0" w:space="0" w:color="auto"/>
                <w:bottom w:val="none" w:sz="0" w:space="0" w:color="auto"/>
                <w:right w:val="none" w:sz="0" w:space="0" w:color="auto"/>
              </w:divBdr>
            </w:div>
            <w:div w:id="1233471007">
              <w:marLeft w:val="0"/>
              <w:marRight w:val="0"/>
              <w:marTop w:val="0"/>
              <w:marBottom w:val="0"/>
              <w:divBdr>
                <w:top w:val="none" w:sz="0" w:space="0" w:color="auto"/>
                <w:left w:val="none" w:sz="0" w:space="0" w:color="auto"/>
                <w:bottom w:val="none" w:sz="0" w:space="0" w:color="auto"/>
                <w:right w:val="none" w:sz="0" w:space="0" w:color="auto"/>
              </w:divBdr>
            </w:div>
            <w:div w:id="1235434347">
              <w:marLeft w:val="0"/>
              <w:marRight w:val="0"/>
              <w:marTop w:val="0"/>
              <w:marBottom w:val="0"/>
              <w:divBdr>
                <w:top w:val="none" w:sz="0" w:space="0" w:color="auto"/>
                <w:left w:val="none" w:sz="0" w:space="0" w:color="auto"/>
                <w:bottom w:val="none" w:sz="0" w:space="0" w:color="auto"/>
                <w:right w:val="none" w:sz="0" w:space="0" w:color="auto"/>
              </w:divBdr>
            </w:div>
            <w:div w:id="1236550249">
              <w:marLeft w:val="0"/>
              <w:marRight w:val="0"/>
              <w:marTop w:val="0"/>
              <w:marBottom w:val="0"/>
              <w:divBdr>
                <w:top w:val="none" w:sz="0" w:space="0" w:color="auto"/>
                <w:left w:val="none" w:sz="0" w:space="0" w:color="auto"/>
                <w:bottom w:val="none" w:sz="0" w:space="0" w:color="auto"/>
                <w:right w:val="none" w:sz="0" w:space="0" w:color="auto"/>
              </w:divBdr>
            </w:div>
            <w:div w:id="1239289799">
              <w:marLeft w:val="0"/>
              <w:marRight w:val="0"/>
              <w:marTop w:val="0"/>
              <w:marBottom w:val="0"/>
              <w:divBdr>
                <w:top w:val="none" w:sz="0" w:space="0" w:color="auto"/>
                <w:left w:val="none" w:sz="0" w:space="0" w:color="auto"/>
                <w:bottom w:val="none" w:sz="0" w:space="0" w:color="auto"/>
                <w:right w:val="none" w:sz="0" w:space="0" w:color="auto"/>
              </w:divBdr>
            </w:div>
            <w:div w:id="1243490111">
              <w:marLeft w:val="0"/>
              <w:marRight w:val="0"/>
              <w:marTop w:val="0"/>
              <w:marBottom w:val="0"/>
              <w:divBdr>
                <w:top w:val="none" w:sz="0" w:space="0" w:color="auto"/>
                <w:left w:val="none" w:sz="0" w:space="0" w:color="auto"/>
                <w:bottom w:val="none" w:sz="0" w:space="0" w:color="auto"/>
                <w:right w:val="none" w:sz="0" w:space="0" w:color="auto"/>
              </w:divBdr>
            </w:div>
            <w:div w:id="1244533320">
              <w:marLeft w:val="0"/>
              <w:marRight w:val="0"/>
              <w:marTop w:val="0"/>
              <w:marBottom w:val="0"/>
              <w:divBdr>
                <w:top w:val="none" w:sz="0" w:space="0" w:color="auto"/>
                <w:left w:val="none" w:sz="0" w:space="0" w:color="auto"/>
                <w:bottom w:val="none" w:sz="0" w:space="0" w:color="auto"/>
                <w:right w:val="none" w:sz="0" w:space="0" w:color="auto"/>
              </w:divBdr>
            </w:div>
            <w:div w:id="1244728394">
              <w:marLeft w:val="0"/>
              <w:marRight w:val="0"/>
              <w:marTop w:val="0"/>
              <w:marBottom w:val="0"/>
              <w:divBdr>
                <w:top w:val="none" w:sz="0" w:space="0" w:color="auto"/>
                <w:left w:val="none" w:sz="0" w:space="0" w:color="auto"/>
                <w:bottom w:val="none" w:sz="0" w:space="0" w:color="auto"/>
                <w:right w:val="none" w:sz="0" w:space="0" w:color="auto"/>
              </w:divBdr>
            </w:div>
            <w:div w:id="1258640813">
              <w:marLeft w:val="0"/>
              <w:marRight w:val="0"/>
              <w:marTop w:val="0"/>
              <w:marBottom w:val="0"/>
              <w:divBdr>
                <w:top w:val="none" w:sz="0" w:space="0" w:color="auto"/>
                <w:left w:val="none" w:sz="0" w:space="0" w:color="auto"/>
                <w:bottom w:val="none" w:sz="0" w:space="0" w:color="auto"/>
                <w:right w:val="none" w:sz="0" w:space="0" w:color="auto"/>
              </w:divBdr>
            </w:div>
            <w:div w:id="1263301840">
              <w:marLeft w:val="0"/>
              <w:marRight w:val="0"/>
              <w:marTop w:val="0"/>
              <w:marBottom w:val="0"/>
              <w:divBdr>
                <w:top w:val="none" w:sz="0" w:space="0" w:color="auto"/>
                <w:left w:val="none" w:sz="0" w:space="0" w:color="auto"/>
                <w:bottom w:val="none" w:sz="0" w:space="0" w:color="auto"/>
                <w:right w:val="none" w:sz="0" w:space="0" w:color="auto"/>
              </w:divBdr>
            </w:div>
            <w:div w:id="1263606303">
              <w:marLeft w:val="0"/>
              <w:marRight w:val="0"/>
              <w:marTop w:val="0"/>
              <w:marBottom w:val="0"/>
              <w:divBdr>
                <w:top w:val="none" w:sz="0" w:space="0" w:color="auto"/>
                <w:left w:val="none" w:sz="0" w:space="0" w:color="auto"/>
                <w:bottom w:val="none" w:sz="0" w:space="0" w:color="auto"/>
                <w:right w:val="none" w:sz="0" w:space="0" w:color="auto"/>
              </w:divBdr>
            </w:div>
            <w:div w:id="1263997466">
              <w:marLeft w:val="0"/>
              <w:marRight w:val="0"/>
              <w:marTop w:val="0"/>
              <w:marBottom w:val="0"/>
              <w:divBdr>
                <w:top w:val="none" w:sz="0" w:space="0" w:color="auto"/>
                <w:left w:val="none" w:sz="0" w:space="0" w:color="auto"/>
                <w:bottom w:val="none" w:sz="0" w:space="0" w:color="auto"/>
                <w:right w:val="none" w:sz="0" w:space="0" w:color="auto"/>
              </w:divBdr>
            </w:div>
            <w:div w:id="1264656446">
              <w:marLeft w:val="0"/>
              <w:marRight w:val="0"/>
              <w:marTop w:val="0"/>
              <w:marBottom w:val="0"/>
              <w:divBdr>
                <w:top w:val="none" w:sz="0" w:space="0" w:color="auto"/>
                <w:left w:val="none" w:sz="0" w:space="0" w:color="auto"/>
                <w:bottom w:val="none" w:sz="0" w:space="0" w:color="auto"/>
                <w:right w:val="none" w:sz="0" w:space="0" w:color="auto"/>
              </w:divBdr>
            </w:div>
            <w:div w:id="1267234834">
              <w:marLeft w:val="0"/>
              <w:marRight w:val="0"/>
              <w:marTop w:val="0"/>
              <w:marBottom w:val="0"/>
              <w:divBdr>
                <w:top w:val="none" w:sz="0" w:space="0" w:color="auto"/>
                <w:left w:val="none" w:sz="0" w:space="0" w:color="auto"/>
                <w:bottom w:val="none" w:sz="0" w:space="0" w:color="auto"/>
                <w:right w:val="none" w:sz="0" w:space="0" w:color="auto"/>
              </w:divBdr>
            </w:div>
            <w:div w:id="1270509755">
              <w:marLeft w:val="0"/>
              <w:marRight w:val="0"/>
              <w:marTop w:val="0"/>
              <w:marBottom w:val="0"/>
              <w:divBdr>
                <w:top w:val="none" w:sz="0" w:space="0" w:color="auto"/>
                <w:left w:val="none" w:sz="0" w:space="0" w:color="auto"/>
                <w:bottom w:val="none" w:sz="0" w:space="0" w:color="auto"/>
                <w:right w:val="none" w:sz="0" w:space="0" w:color="auto"/>
              </w:divBdr>
            </w:div>
            <w:div w:id="1271351256">
              <w:marLeft w:val="0"/>
              <w:marRight w:val="0"/>
              <w:marTop w:val="0"/>
              <w:marBottom w:val="0"/>
              <w:divBdr>
                <w:top w:val="none" w:sz="0" w:space="0" w:color="auto"/>
                <w:left w:val="none" w:sz="0" w:space="0" w:color="auto"/>
                <w:bottom w:val="none" w:sz="0" w:space="0" w:color="auto"/>
                <w:right w:val="none" w:sz="0" w:space="0" w:color="auto"/>
              </w:divBdr>
            </w:div>
            <w:div w:id="1274675847">
              <w:marLeft w:val="0"/>
              <w:marRight w:val="0"/>
              <w:marTop w:val="0"/>
              <w:marBottom w:val="0"/>
              <w:divBdr>
                <w:top w:val="none" w:sz="0" w:space="0" w:color="auto"/>
                <w:left w:val="none" w:sz="0" w:space="0" w:color="auto"/>
                <w:bottom w:val="none" w:sz="0" w:space="0" w:color="auto"/>
                <w:right w:val="none" w:sz="0" w:space="0" w:color="auto"/>
              </w:divBdr>
            </w:div>
            <w:div w:id="1276669713">
              <w:marLeft w:val="0"/>
              <w:marRight w:val="0"/>
              <w:marTop w:val="0"/>
              <w:marBottom w:val="0"/>
              <w:divBdr>
                <w:top w:val="none" w:sz="0" w:space="0" w:color="auto"/>
                <w:left w:val="none" w:sz="0" w:space="0" w:color="auto"/>
                <w:bottom w:val="none" w:sz="0" w:space="0" w:color="auto"/>
                <w:right w:val="none" w:sz="0" w:space="0" w:color="auto"/>
              </w:divBdr>
            </w:div>
            <w:div w:id="1278298737">
              <w:marLeft w:val="0"/>
              <w:marRight w:val="0"/>
              <w:marTop w:val="0"/>
              <w:marBottom w:val="0"/>
              <w:divBdr>
                <w:top w:val="none" w:sz="0" w:space="0" w:color="auto"/>
                <w:left w:val="none" w:sz="0" w:space="0" w:color="auto"/>
                <w:bottom w:val="none" w:sz="0" w:space="0" w:color="auto"/>
                <w:right w:val="none" w:sz="0" w:space="0" w:color="auto"/>
              </w:divBdr>
            </w:div>
            <w:div w:id="1279869602">
              <w:marLeft w:val="0"/>
              <w:marRight w:val="0"/>
              <w:marTop w:val="0"/>
              <w:marBottom w:val="0"/>
              <w:divBdr>
                <w:top w:val="none" w:sz="0" w:space="0" w:color="auto"/>
                <w:left w:val="none" w:sz="0" w:space="0" w:color="auto"/>
                <w:bottom w:val="none" w:sz="0" w:space="0" w:color="auto"/>
                <w:right w:val="none" w:sz="0" w:space="0" w:color="auto"/>
              </w:divBdr>
            </w:div>
            <w:div w:id="1279992724">
              <w:marLeft w:val="0"/>
              <w:marRight w:val="0"/>
              <w:marTop w:val="0"/>
              <w:marBottom w:val="0"/>
              <w:divBdr>
                <w:top w:val="none" w:sz="0" w:space="0" w:color="auto"/>
                <w:left w:val="none" w:sz="0" w:space="0" w:color="auto"/>
                <w:bottom w:val="none" w:sz="0" w:space="0" w:color="auto"/>
                <w:right w:val="none" w:sz="0" w:space="0" w:color="auto"/>
              </w:divBdr>
            </w:div>
            <w:div w:id="1280842132">
              <w:marLeft w:val="0"/>
              <w:marRight w:val="0"/>
              <w:marTop w:val="0"/>
              <w:marBottom w:val="0"/>
              <w:divBdr>
                <w:top w:val="none" w:sz="0" w:space="0" w:color="auto"/>
                <w:left w:val="none" w:sz="0" w:space="0" w:color="auto"/>
                <w:bottom w:val="none" w:sz="0" w:space="0" w:color="auto"/>
                <w:right w:val="none" w:sz="0" w:space="0" w:color="auto"/>
              </w:divBdr>
            </w:div>
            <w:div w:id="1283197001">
              <w:marLeft w:val="0"/>
              <w:marRight w:val="0"/>
              <w:marTop w:val="0"/>
              <w:marBottom w:val="0"/>
              <w:divBdr>
                <w:top w:val="none" w:sz="0" w:space="0" w:color="auto"/>
                <w:left w:val="none" w:sz="0" w:space="0" w:color="auto"/>
                <w:bottom w:val="none" w:sz="0" w:space="0" w:color="auto"/>
                <w:right w:val="none" w:sz="0" w:space="0" w:color="auto"/>
              </w:divBdr>
            </w:div>
            <w:div w:id="1284191784">
              <w:marLeft w:val="0"/>
              <w:marRight w:val="0"/>
              <w:marTop w:val="0"/>
              <w:marBottom w:val="0"/>
              <w:divBdr>
                <w:top w:val="none" w:sz="0" w:space="0" w:color="auto"/>
                <w:left w:val="none" w:sz="0" w:space="0" w:color="auto"/>
                <w:bottom w:val="none" w:sz="0" w:space="0" w:color="auto"/>
                <w:right w:val="none" w:sz="0" w:space="0" w:color="auto"/>
              </w:divBdr>
            </w:div>
            <w:div w:id="1290238113">
              <w:marLeft w:val="0"/>
              <w:marRight w:val="0"/>
              <w:marTop w:val="0"/>
              <w:marBottom w:val="0"/>
              <w:divBdr>
                <w:top w:val="none" w:sz="0" w:space="0" w:color="auto"/>
                <w:left w:val="none" w:sz="0" w:space="0" w:color="auto"/>
                <w:bottom w:val="none" w:sz="0" w:space="0" w:color="auto"/>
                <w:right w:val="none" w:sz="0" w:space="0" w:color="auto"/>
              </w:divBdr>
            </w:div>
            <w:div w:id="1290429010">
              <w:marLeft w:val="0"/>
              <w:marRight w:val="0"/>
              <w:marTop w:val="480"/>
              <w:marBottom w:val="0"/>
              <w:divBdr>
                <w:top w:val="single" w:sz="6" w:space="0" w:color="auto"/>
                <w:left w:val="single" w:sz="6" w:space="0" w:color="auto"/>
                <w:bottom w:val="single" w:sz="6" w:space="0" w:color="auto"/>
                <w:right w:val="single" w:sz="6" w:space="0" w:color="auto"/>
              </w:divBdr>
            </w:div>
            <w:div w:id="1296373109">
              <w:marLeft w:val="0"/>
              <w:marRight w:val="0"/>
              <w:marTop w:val="0"/>
              <w:marBottom w:val="0"/>
              <w:divBdr>
                <w:top w:val="none" w:sz="0" w:space="0" w:color="auto"/>
                <w:left w:val="none" w:sz="0" w:space="0" w:color="auto"/>
                <w:bottom w:val="none" w:sz="0" w:space="0" w:color="auto"/>
                <w:right w:val="none" w:sz="0" w:space="0" w:color="auto"/>
              </w:divBdr>
            </w:div>
            <w:div w:id="1306277579">
              <w:marLeft w:val="0"/>
              <w:marRight w:val="0"/>
              <w:marTop w:val="0"/>
              <w:marBottom w:val="0"/>
              <w:divBdr>
                <w:top w:val="none" w:sz="0" w:space="0" w:color="auto"/>
                <w:left w:val="none" w:sz="0" w:space="0" w:color="auto"/>
                <w:bottom w:val="none" w:sz="0" w:space="0" w:color="auto"/>
                <w:right w:val="none" w:sz="0" w:space="0" w:color="auto"/>
              </w:divBdr>
            </w:div>
            <w:div w:id="1307663555">
              <w:marLeft w:val="0"/>
              <w:marRight w:val="0"/>
              <w:marTop w:val="0"/>
              <w:marBottom w:val="0"/>
              <w:divBdr>
                <w:top w:val="none" w:sz="0" w:space="0" w:color="auto"/>
                <w:left w:val="none" w:sz="0" w:space="0" w:color="auto"/>
                <w:bottom w:val="none" w:sz="0" w:space="0" w:color="auto"/>
                <w:right w:val="none" w:sz="0" w:space="0" w:color="auto"/>
              </w:divBdr>
            </w:div>
            <w:div w:id="1309744533">
              <w:marLeft w:val="0"/>
              <w:marRight w:val="0"/>
              <w:marTop w:val="0"/>
              <w:marBottom w:val="0"/>
              <w:divBdr>
                <w:top w:val="none" w:sz="0" w:space="0" w:color="auto"/>
                <w:left w:val="none" w:sz="0" w:space="0" w:color="auto"/>
                <w:bottom w:val="none" w:sz="0" w:space="0" w:color="auto"/>
                <w:right w:val="none" w:sz="0" w:space="0" w:color="auto"/>
              </w:divBdr>
            </w:div>
            <w:div w:id="1311330554">
              <w:marLeft w:val="0"/>
              <w:marRight w:val="0"/>
              <w:marTop w:val="480"/>
              <w:marBottom w:val="0"/>
              <w:divBdr>
                <w:top w:val="single" w:sz="6" w:space="0" w:color="auto"/>
                <w:left w:val="single" w:sz="6" w:space="0" w:color="auto"/>
                <w:bottom w:val="single" w:sz="6" w:space="0" w:color="auto"/>
                <w:right w:val="single" w:sz="6" w:space="0" w:color="auto"/>
              </w:divBdr>
            </w:div>
            <w:div w:id="1314332943">
              <w:marLeft w:val="0"/>
              <w:marRight w:val="0"/>
              <w:marTop w:val="0"/>
              <w:marBottom w:val="0"/>
              <w:divBdr>
                <w:top w:val="none" w:sz="0" w:space="0" w:color="auto"/>
                <w:left w:val="none" w:sz="0" w:space="0" w:color="auto"/>
                <w:bottom w:val="none" w:sz="0" w:space="0" w:color="auto"/>
                <w:right w:val="none" w:sz="0" w:space="0" w:color="auto"/>
              </w:divBdr>
            </w:div>
            <w:div w:id="1314989645">
              <w:marLeft w:val="0"/>
              <w:marRight w:val="0"/>
              <w:marTop w:val="0"/>
              <w:marBottom w:val="0"/>
              <w:divBdr>
                <w:top w:val="none" w:sz="0" w:space="0" w:color="auto"/>
                <w:left w:val="none" w:sz="0" w:space="0" w:color="auto"/>
                <w:bottom w:val="none" w:sz="0" w:space="0" w:color="auto"/>
                <w:right w:val="none" w:sz="0" w:space="0" w:color="auto"/>
              </w:divBdr>
            </w:div>
            <w:div w:id="1320619795">
              <w:marLeft w:val="0"/>
              <w:marRight w:val="0"/>
              <w:marTop w:val="0"/>
              <w:marBottom w:val="0"/>
              <w:divBdr>
                <w:top w:val="none" w:sz="0" w:space="0" w:color="auto"/>
                <w:left w:val="none" w:sz="0" w:space="0" w:color="auto"/>
                <w:bottom w:val="none" w:sz="0" w:space="0" w:color="auto"/>
                <w:right w:val="none" w:sz="0" w:space="0" w:color="auto"/>
              </w:divBdr>
            </w:div>
            <w:div w:id="1328943952">
              <w:marLeft w:val="0"/>
              <w:marRight w:val="0"/>
              <w:marTop w:val="0"/>
              <w:marBottom w:val="0"/>
              <w:divBdr>
                <w:top w:val="none" w:sz="0" w:space="0" w:color="auto"/>
                <w:left w:val="none" w:sz="0" w:space="0" w:color="auto"/>
                <w:bottom w:val="none" w:sz="0" w:space="0" w:color="auto"/>
                <w:right w:val="none" w:sz="0" w:space="0" w:color="auto"/>
              </w:divBdr>
            </w:div>
            <w:div w:id="1330982726">
              <w:marLeft w:val="0"/>
              <w:marRight w:val="0"/>
              <w:marTop w:val="0"/>
              <w:marBottom w:val="0"/>
              <w:divBdr>
                <w:top w:val="none" w:sz="0" w:space="0" w:color="auto"/>
                <w:left w:val="none" w:sz="0" w:space="0" w:color="auto"/>
                <w:bottom w:val="none" w:sz="0" w:space="0" w:color="auto"/>
                <w:right w:val="none" w:sz="0" w:space="0" w:color="auto"/>
              </w:divBdr>
            </w:div>
            <w:div w:id="1335721320">
              <w:marLeft w:val="0"/>
              <w:marRight w:val="0"/>
              <w:marTop w:val="0"/>
              <w:marBottom w:val="0"/>
              <w:divBdr>
                <w:top w:val="none" w:sz="0" w:space="0" w:color="auto"/>
                <w:left w:val="none" w:sz="0" w:space="0" w:color="auto"/>
                <w:bottom w:val="none" w:sz="0" w:space="0" w:color="auto"/>
                <w:right w:val="none" w:sz="0" w:space="0" w:color="auto"/>
              </w:divBdr>
            </w:div>
            <w:div w:id="1336299811">
              <w:marLeft w:val="0"/>
              <w:marRight w:val="0"/>
              <w:marTop w:val="0"/>
              <w:marBottom w:val="0"/>
              <w:divBdr>
                <w:top w:val="none" w:sz="0" w:space="0" w:color="auto"/>
                <w:left w:val="none" w:sz="0" w:space="0" w:color="auto"/>
                <w:bottom w:val="none" w:sz="0" w:space="0" w:color="auto"/>
                <w:right w:val="none" w:sz="0" w:space="0" w:color="auto"/>
              </w:divBdr>
            </w:div>
            <w:div w:id="1337919051">
              <w:marLeft w:val="0"/>
              <w:marRight w:val="0"/>
              <w:marTop w:val="0"/>
              <w:marBottom w:val="0"/>
              <w:divBdr>
                <w:top w:val="none" w:sz="0" w:space="0" w:color="auto"/>
                <w:left w:val="none" w:sz="0" w:space="0" w:color="auto"/>
                <w:bottom w:val="none" w:sz="0" w:space="0" w:color="auto"/>
                <w:right w:val="none" w:sz="0" w:space="0" w:color="auto"/>
              </w:divBdr>
            </w:div>
            <w:div w:id="1342120939">
              <w:marLeft w:val="0"/>
              <w:marRight w:val="0"/>
              <w:marTop w:val="0"/>
              <w:marBottom w:val="0"/>
              <w:divBdr>
                <w:top w:val="none" w:sz="0" w:space="0" w:color="auto"/>
                <w:left w:val="none" w:sz="0" w:space="0" w:color="auto"/>
                <w:bottom w:val="none" w:sz="0" w:space="0" w:color="auto"/>
                <w:right w:val="none" w:sz="0" w:space="0" w:color="auto"/>
              </w:divBdr>
            </w:div>
            <w:div w:id="1343125846">
              <w:marLeft w:val="0"/>
              <w:marRight w:val="0"/>
              <w:marTop w:val="0"/>
              <w:marBottom w:val="0"/>
              <w:divBdr>
                <w:top w:val="none" w:sz="0" w:space="0" w:color="auto"/>
                <w:left w:val="none" w:sz="0" w:space="0" w:color="auto"/>
                <w:bottom w:val="none" w:sz="0" w:space="0" w:color="auto"/>
                <w:right w:val="none" w:sz="0" w:space="0" w:color="auto"/>
              </w:divBdr>
            </w:div>
            <w:div w:id="1343967168">
              <w:marLeft w:val="0"/>
              <w:marRight w:val="0"/>
              <w:marTop w:val="0"/>
              <w:marBottom w:val="0"/>
              <w:divBdr>
                <w:top w:val="none" w:sz="0" w:space="0" w:color="auto"/>
                <w:left w:val="none" w:sz="0" w:space="0" w:color="auto"/>
                <w:bottom w:val="none" w:sz="0" w:space="0" w:color="auto"/>
                <w:right w:val="none" w:sz="0" w:space="0" w:color="auto"/>
              </w:divBdr>
            </w:div>
            <w:div w:id="1349286901">
              <w:marLeft w:val="0"/>
              <w:marRight w:val="0"/>
              <w:marTop w:val="0"/>
              <w:marBottom w:val="0"/>
              <w:divBdr>
                <w:top w:val="none" w:sz="0" w:space="0" w:color="auto"/>
                <w:left w:val="none" w:sz="0" w:space="0" w:color="auto"/>
                <w:bottom w:val="none" w:sz="0" w:space="0" w:color="auto"/>
                <w:right w:val="none" w:sz="0" w:space="0" w:color="auto"/>
              </w:divBdr>
            </w:div>
            <w:div w:id="1353652329">
              <w:marLeft w:val="0"/>
              <w:marRight w:val="0"/>
              <w:marTop w:val="0"/>
              <w:marBottom w:val="0"/>
              <w:divBdr>
                <w:top w:val="none" w:sz="0" w:space="0" w:color="auto"/>
                <w:left w:val="none" w:sz="0" w:space="0" w:color="auto"/>
                <w:bottom w:val="none" w:sz="0" w:space="0" w:color="auto"/>
                <w:right w:val="none" w:sz="0" w:space="0" w:color="auto"/>
              </w:divBdr>
            </w:div>
            <w:div w:id="1354305656">
              <w:marLeft w:val="0"/>
              <w:marRight w:val="0"/>
              <w:marTop w:val="0"/>
              <w:marBottom w:val="0"/>
              <w:divBdr>
                <w:top w:val="none" w:sz="0" w:space="0" w:color="auto"/>
                <w:left w:val="none" w:sz="0" w:space="0" w:color="auto"/>
                <w:bottom w:val="none" w:sz="0" w:space="0" w:color="auto"/>
                <w:right w:val="none" w:sz="0" w:space="0" w:color="auto"/>
              </w:divBdr>
            </w:div>
            <w:div w:id="1362317387">
              <w:marLeft w:val="0"/>
              <w:marRight w:val="0"/>
              <w:marTop w:val="0"/>
              <w:marBottom w:val="0"/>
              <w:divBdr>
                <w:top w:val="none" w:sz="0" w:space="0" w:color="auto"/>
                <w:left w:val="none" w:sz="0" w:space="0" w:color="auto"/>
                <w:bottom w:val="none" w:sz="0" w:space="0" w:color="auto"/>
                <w:right w:val="none" w:sz="0" w:space="0" w:color="auto"/>
              </w:divBdr>
            </w:div>
            <w:div w:id="1364406896">
              <w:marLeft w:val="0"/>
              <w:marRight w:val="0"/>
              <w:marTop w:val="0"/>
              <w:marBottom w:val="0"/>
              <w:divBdr>
                <w:top w:val="none" w:sz="0" w:space="0" w:color="auto"/>
                <w:left w:val="none" w:sz="0" w:space="0" w:color="auto"/>
                <w:bottom w:val="none" w:sz="0" w:space="0" w:color="auto"/>
                <w:right w:val="none" w:sz="0" w:space="0" w:color="auto"/>
              </w:divBdr>
            </w:div>
            <w:div w:id="1364593493">
              <w:marLeft w:val="0"/>
              <w:marRight w:val="0"/>
              <w:marTop w:val="0"/>
              <w:marBottom w:val="0"/>
              <w:divBdr>
                <w:top w:val="none" w:sz="0" w:space="0" w:color="auto"/>
                <w:left w:val="none" w:sz="0" w:space="0" w:color="auto"/>
                <w:bottom w:val="none" w:sz="0" w:space="0" w:color="auto"/>
                <w:right w:val="none" w:sz="0" w:space="0" w:color="auto"/>
              </w:divBdr>
            </w:div>
            <w:div w:id="1366056179">
              <w:marLeft w:val="0"/>
              <w:marRight w:val="0"/>
              <w:marTop w:val="0"/>
              <w:marBottom w:val="0"/>
              <w:divBdr>
                <w:top w:val="none" w:sz="0" w:space="0" w:color="auto"/>
                <w:left w:val="none" w:sz="0" w:space="0" w:color="auto"/>
                <w:bottom w:val="none" w:sz="0" w:space="0" w:color="auto"/>
                <w:right w:val="none" w:sz="0" w:space="0" w:color="auto"/>
              </w:divBdr>
            </w:div>
            <w:div w:id="1369447804">
              <w:marLeft w:val="0"/>
              <w:marRight w:val="0"/>
              <w:marTop w:val="0"/>
              <w:marBottom w:val="0"/>
              <w:divBdr>
                <w:top w:val="none" w:sz="0" w:space="0" w:color="auto"/>
                <w:left w:val="none" w:sz="0" w:space="0" w:color="auto"/>
                <w:bottom w:val="none" w:sz="0" w:space="0" w:color="auto"/>
                <w:right w:val="none" w:sz="0" w:space="0" w:color="auto"/>
              </w:divBdr>
            </w:div>
            <w:div w:id="1375495847">
              <w:marLeft w:val="0"/>
              <w:marRight w:val="0"/>
              <w:marTop w:val="0"/>
              <w:marBottom w:val="0"/>
              <w:divBdr>
                <w:top w:val="none" w:sz="0" w:space="0" w:color="auto"/>
                <w:left w:val="none" w:sz="0" w:space="0" w:color="auto"/>
                <w:bottom w:val="none" w:sz="0" w:space="0" w:color="auto"/>
                <w:right w:val="none" w:sz="0" w:space="0" w:color="auto"/>
              </w:divBdr>
            </w:div>
            <w:div w:id="1381249292">
              <w:marLeft w:val="0"/>
              <w:marRight w:val="0"/>
              <w:marTop w:val="0"/>
              <w:marBottom w:val="0"/>
              <w:divBdr>
                <w:top w:val="none" w:sz="0" w:space="0" w:color="auto"/>
                <w:left w:val="none" w:sz="0" w:space="0" w:color="auto"/>
                <w:bottom w:val="none" w:sz="0" w:space="0" w:color="auto"/>
                <w:right w:val="none" w:sz="0" w:space="0" w:color="auto"/>
              </w:divBdr>
            </w:div>
            <w:div w:id="1381368743">
              <w:marLeft w:val="0"/>
              <w:marRight w:val="0"/>
              <w:marTop w:val="0"/>
              <w:marBottom w:val="0"/>
              <w:divBdr>
                <w:top w:val="none" w:sz="0" w:space="0" w:color="auto"/>
                <w:left w:val="none" w:sz="0" w:space="0" w:color="auto"/>
                <w:bottom w:val="none" w:sz="0" w:space="0" w:color="auto"/>
                <w:right w:val="none" w:sz="0" w:space="0" w:color="auto"/>
              </w:divBdr>
            </w:div>
            <w:div w:id="1386639778">
              <w:marLeft w:val="0"/>
              <w:marRight w:val="0"/>
              <w:marTop w:val="0"/>
              <w:marBottom w:val="0"/>
              <w:divBdr>
                <w:top w:val="none" w:sz="0" w:space="0" w:color="auto"/>
                <w:left w:val="none" w:sz="0" w:space="0" w:color="auto"/>
                <w:bottom w:val="none" w:sz="0" w:space="0" w:color="auto"/>
                <w:right w:val="none" w:sz="0" w:space="0" w:color="auto"/>
              </w:divBdr>
            </w:div>
            <w:div w:id="1390415879">
              <w:marLeft w:val="0"/>
              <w:marRight w:val="0"/>
              <w:marTop w:val="0"/>
              <w:marBottom w:val="0"/>
              <w:divBdr>
                <w:top w:val="none" w:sz="0" w:space="0" w:color="auto"/>
                <w:left w:val="none" w:sz="0" w:space="0" w:color="auto"/>
                <w:bottom w:val="none" w:sz="0" w:space="0" w:color="auto"/>
                <w:right w:val="none" w:sz="0" w:space="0" w:color="auto"/>
              </w:divBdr>
            </w:div>
            <w:div w:id="1392581485">
              <w:marLeft w:val="0"/>
              <w:marRight w:val="0"/>
              <w:marTop w:val="0"/>
              <w:marBottom w:val="0"/>
              <w:divBdr>
                <w:top w:val="none" w:sz="0" w:space="0" w:color="auto"/>
                <w:left w:val="none" w:sz="0" w:space="0" w:color="auto"/>
                <w:bottom w:val="none" w:sz="0" w:space="0" w:color="auto"/>
                <w:right w:val="none" w:sz="0" w:space="0" w:color="auto"/>
              </w:divBdr>
            </w:div>
            <w:div w:id="1398477358">
              <w:marLeft w:val="0"/>
              <w:marRight w:val="0"/>
              <w:marTop w:val="0"/>
              <w:marBottom w:val="0"/>
              <w:divBdr>
                <w:top w:val="none" w:sz="0" w:space="0" w:color="auto"/>
                <w:left w:val="none" w:sz="0" w:space="0" w:color="auto"/>
                <w:bottom w:val="none" w:sz="0" w:space="0" w:color="auto"/>
                <w:right w:val="none" w:sz="0" w:space="0" w:color="auto"/>
              </w:divBdr>
            </w:div>
            <w:div w:id="1401558670">
              <w:marLeft w:val="0"/>
              <w:marRight w:val="0"/>
              <w:marTop w:val="0"/>
              <w:marBottom w:val="0"/>
              <w:divBdr>
                <w:top w:val="none" w:sz="0" w:space="0" w:color="auto"/>
                <w:left w:val="none" w:sz="0" w:space="0" w:color="auto"/>
                <w:bottom w:val="none" w:sz="0" w:space="0" w:color="auto"/>
                <w:right w:val="none" w:sz="0" w:space="0" w:color="auto"/>
              </w:divBdr>
            </w:div>
            <w:div w:id="1404840479">
              <w:marLeft w:val="0"/>
              <w:marRight w:val="0"/>
              <w:marTop w:val="0"/>
              <w:marBottom w:val="0"/>
              <w:divBdr>
                <w:top w:val="none" w:sz="0" w:space="0" w:color="auto"/>
                <w:left w:val="none" w:sz="0" w:space="0" w:color="auto"/>
                <w:bottom w:val="none" w:sz="0" w:space="0" w:color="auto"/>
                <w:right w:val="none" w:sz="0" w:space="0" w:color="auto"/>
              </w:divBdr>
            </w:div>
            <w:div w:id="1410036866">
              <w:marLeft w:val="0"/>
              <w:marRight w:val="0"/>
              <w:marTop w:val="0"/>
              <w:marBottom w:val="0"/>
              <w:divBdr>
                <w:top w:val="none" w:sz="0" w:space="0" w:color="auto"/>
                <w:left w:val="none" w:sz="0" w:space="0" w:color="auto"/>
                <w:bottom w:val="none" w:sz="0" w:space="0" w:color="auto"/>
                <w:right w:val="none" w:sz="0" w:space="0" w:color="auto"/>
              </w:divBdr>
            </w:div>
            <w:div w:id="1416393321">
              <w:marLeft w:val="0"/>
              <w:marRight w:val="0"/>
              <w:marTop w:val="0"/>
              <w:marBottom w:val="0"/>
              <w:divBdr>
                <w:top w:val="none" w:sz="0" w:space="0" w:color="auto"/>
                <w:left w:val="none" w:sz="0" w:space="0" w:color="auto"/>
                <w:bottom w:val="none" w:sz="0" w:space="0" w:color="auto"/>
                <w:right w:val="none" w:sz="0" w:space="0" w:color="auto"/>
              </w:divBdr>
            </w:div>
            <w:div w:id="1417937386">
              <w:marLeft w:val="0"/>
              <w:marRight w:val="0"/>
              <w:marTop w:val="0"/>
              <w:marBottom w:val="0"/>
              <w:divBdr>
                <w:top w:val="none" w:sz="0" w:space="0" w:color="auto"/>
                <w:left w:val="none" w:sz="0" w:space="0" w:color="auto"/>
                <w:bottom w:val="none" w:sz="0" w:space="0" w:color="auto"/>
                <w:right w:val="none" w:sz="0" w:space="0" w:color="auto"/>
              </w:divBdr>
            </w:div>
            <w:div w:id="1417941171">
              <w:marLeft w:val="0"/>
              <w:marRight w:val="0"/>
              <w:marTop w:val="0"/>
              <w:marBottom w:val="0"/>
              <w:divBdr>
                <w:top w:val="none" w:sz="0" w:space="0" w:color="auto"/>
                <w:left w:val="none" w:sz="0" w:space="0" w:color="auto"/>
                <w:bottom w:val="none" w:sz="0" w:space="0" w:color="auto"/>
                <w:right w:val="none" w:sz="0" w:space="0" w:color="auto"/>
              </w:divBdr>
            </w:div>
            <w:div w:id="1420449198">
              <w:marLeft w:val="0"/>
              <w:marRight w:val="0"/>
              <w:marTop w:val="0"/>
              <w:marBottom w:val="0"/>
              <w:divBdr>
                <w:top w:val="none" w:sz="0" w:space="0" w:color="auto"/>
                <w:left w:val="none" w:sz="0" w:space="0" w:color="auto"/>
                <w:bottom w:val="none" w:sz="0" w:space="0" w:color="auto"/>
                <w:right w:val="none" w:sz="0" w:space="0" w:color="auto"/>
              </w:divBdr>
            </w:div>
            <w:div w:id="1420755158">
              <w:marLeft w:val="0"/>
              <w:marRight w:val="0"/>
              <w:marTop w:val="0"/>
              <w:marBottom w:val="0"/>
              <w:divBdr>
                <w:top w:val="none" w:sz="0" w:space="0" w:color="auto"/>
                <w:left w:val="none" w:sz="0" w:space="0" w:color="auto"/>
                <w:bottom w:val="none" w:sz="0" w:space="0" w:color="auto"/>
                <w:right w:val="none" w:sz="0" w:space="0" w:color="auto"/>
              </w:divBdr>
            </w:div>
            <w:div w:id="1423604540">
              <w:marLeft w:val="0"/>
              <w:marRight w:val="0"/>
              <w:marTop w:val="0"/>
              <w:marBottom w:val="0"/>
              <w:divBdr>
                <w:top w:val="none" w:sz="0" w:space="0" w:color="auto"/>
                <w:left w:val="none" w:sz="0" w:space="0" w:color="auto"/>
                <w:bottom w:val="none" w:sz="0" w:space="0" w:color="auto"/>
                <w:right w:val="none" w:sz="0" w:space="0" w:color="auto"/>
              </w:divBdr>
            </w:div>
            <w:div w:id="1423911460">
              <w:marLeft w:val="0"/>
              <w:marRight w:val="0"/>
              <w:marTop w:val="0"/>
              <w:marBottom w:val="0"/>
              <w:divBdr>
                <w:top w:val="none" w:sz="0" w:space="0" w:color="auto"/>
                <w:left w:val="none" w:sz="0" w:space="0" w:color="auto"/>
                <w:bottom w:val="none" w:sz="0" w:space="0" w:color="auto"/>
                <w:right w:val="none" w:sz="0" w:space="0" w:color="auto"/>
              </w:divBdr>
            </w:div>
            <w:div w:id="1423914161">
              <w:marLeft w:val="0"/>
              <w:marRight w:val="0"/>
              <w:marTop w:val="0"/>
              <w:marBottom w:val="0"/>
              <w:divBdr>
                <w:top w:val="none" w:sz="0" w:space="0" w:color="auto"/>
                <w:left w:val="none" w:sz="0" w:space="0" w:color="auto"/>
                <w:bottom w:val="none" w:sz="0" w:space="0" w:color="auto"/>
                <w:right w:val="none" w:sz="0" w:space="0" w:color="auto"/>
              </w:divBdr>
            </w:div>
            <w:div w:id="1424182343">
              <w:marLeft w:val="0"/>
              <w:marRight w:val="0"/>
              <w:marTop w:val="0"/>
              <w:marBottom w:val="0"/>
              <w:divBdr>
                <w:top w:val="none" w:sz="0" w:space="0" w:color="auto"/>
                <w:left w:val="none" w:sz="0" w:space="0" w:color="auto"/>
                <w:bottom w:val="none" w:sz="0" w:space="0" w:color="auto"/>
                <w:right w:val="none" w:sz="0" w:space="0" w:color="auto"/>
              </w:divBdr>
            </w:div>
            <w:div w:id="1428623874">
              <w:marLeft w:val="0"/>
              <w:marRight w:val="0"/>
              <w:marTop w:val="0"/>
              <w:marBottom w:val="0"/>
              <w:divBdr>
                <w:top w:val="none" w:sz="0" w:space="0" w:color="auto"/>
                <w:left w:val="none" w:sz="0" w:space="0" w:color="auto"/>
                <w:bottom w:val="none" w:sz="0" w:space="0" w:color="auto"/>
                <w:right w:val="none" w:sz="0" w:space="0" w:color="auto"/>
              </w:divBdr>
            </w:div>
            <w:div w:id="1431465010">
              <w:marLeft w:val="0"/>
              <w:marRight w:val="0"/>
              <w:marTop w:val="0"/>
              <w:marBottom w:val="0"/>
              <w:divBdr>
                <w:top w:val="none" w:sz="0" w:space="0" w:color="auto"/>
                <w:left w:val="none" w:sz="0" w:space="0" w:color="auto"/>
                <w:bottom w:val="none" w:sz="0" w:space="0" w:color="auto"/>
                <w:right w:val="none" w:sz="0" w:space="0" w:color="auto"/>
              </w:divBdr>
            </w:div>
            <w:div w:id="1431706510">
              <w:marLeft w:val="0"/>
              <w:marRight w:val="0"/>
              <w:marTop w:val="0"/>
              <w:marBottom w:val="0"/>
              <w:divBdr>
                <w:top w:val="none" w:sz="0" w:space="0" w:color="auto"/>
                <w:left w:val="none" w:sz="0" w:space="0" w:color="auto"/>
                <w:bottom w:val="none" w:sz="0" w:space="0" w:color="auto"/>
                <w:right w:val="none" w:sz="0" w:space="0" w:color="auto"/>
              </w:divBdr>
            </w:div>
            <w:div w:id="1432776743">
              <w:marLeft w:val="0"/>
              <w:marRight w:val="0"/>
              <w:marTop w:val="0"/>
              <w:marBottom w:val="0"/>
              <w:divBdr>
                <w:top w:val="none" w:sz="0" w:space="0" w:color="auto"/>
                <w:left w:val="none" w:sz="0" w:space="0" w:color="auto"/>
                <w:bottom w:val="none" w:sz="0" w:space="0" w:color="auto"/>
                <w:right w:val="none" w:sz="0" w:space="0" w:color="auto"/>
              </w:divBdr>
            </w:div>
            <w:div w:id="1441952913">
              <w:marLeft w:val="0"/>
              <w:marRight w:val="0"/>
              <w:marTop w:val="0"/>
              <w:marBottom w:val="0"/>
              <w:divBdr>
                <w:top w:val="none" w:sz="0" w:space="0" w:color="auto"/>
                <w:left w:val="none" w:sz="0" w:space="0" w:color="auto"/>
                <w:bottom w:val="none" w:sz="0" w:space="0" w:color="auto"/>
                <w:right w:val="none" w:sz="0" w:space="0" w:color="auto"/>
              </w:divBdr>
            </w:div>
            <w:div w:id="1443498408">
              <w:marLeft w:val="0"/>
              <w:marRight w:val="0"/>
              <w:marTop w:val="0"/>
              <w:marBottom w:val="0"/>
              <w:divBdr>
                <w:top w:val="none" w:sz="0" w:space="0" w:color="auto"/>
                <w:left w:val="none" w:sz="0" w:space="0" w:color="auto"/>
                <w:bottom w:val="none" w:sz="0" w:space="0" w:color="auto"/>
                <w:right w:val="none" w:sz="0" w:space="0" w:color="auto"/>
              </w:divBdr>
            </w:div>
            <w:div w:id="1443650878">
              <w:marLeft w:val="0"/>
              <w:marRight w:val="0"/>
              <w:marTop w:val="0"/>
              <w:marBottom w:val="0"/>
              <w:divBdr>
                <w:top w:val="none" w:sz="0" w:space="0" w:color="auto"/>
                <w:left w:val="none" w:sz="0" w:space="0" w:color="auto"/>
                <w:bottom w:val="none" w:sz="0" w:space="0" w:color="auto"/>
                <w:right w:val="none" w:sz="0" w:space="0" w:color="auto"/>
              </w:divBdr>
            </w:div>
            <w:div w:id="1443919146">
              <w:marLeft w:val="0"/>
              <w:marRight w:val="0"/>
              <w:marTop w:val="0"/>
              <w:marBottom w:val="0"/>
              <w:divBdr>
                <w:top w:val="none" w:sz="0" w:space="0" w:color="auto"/>
                <w:left w:val="none" w:sz="0" w:space="0" w:color="auto"/>
                <w:bottom w:val="none" w:sz="0" w:space="0" w:color="auto"/>
                <w:right w:val="none" w:sz="0" w:space="0" w:color="auto"/>
              </w:divBdr>
            </w:div>
            <w:div w:id="1446969645">
              <w:marLeft w:val="0"/>
              <w:marRight w:val="0"/>
              <w:marTop w:val="0"/>
              <w:marBottom w:val="0"/>
              <w:divBdr>
                <w:top w:val="none" w:sz="0" w:space="0" w:color="auto"/>
                <w:left w:val="none" w:sz="0" w:space="0" w:color="auto"/>
                <w:bottom w:val="none" w:sz="0" w:space="0" w:color="auto"/>
                <w:right w:val="none" w:sz="0" w:space="0" w:color="auto"/>
              </w:divBdr>
            </w:div>
            <w:div w:id="1455249747">
              <w:marLeft w:val="0"/>
              <w:marRight w:val="0"/>
              <w:marTop w:val="0"/>
              <w:marBottom w:val="0"/>
              <w:divBdr>
                <w:top w:val="none" w:sz="0" w:space="0" w:color="auto"/>
                <w:left w:val="none" w:sz="0" w:space="0" w:color="auto"/>
                <w:bottom w:val="none" w:sz="0" w:space="0" w:color="auto"/>
                <w:right w:val="none" w:sz="0" w:space="0" w:color="auto"/>
              </w:divBdr>
            </w:div>
            <w:div w:id="1456830892">
              <w:marLeft w:val="0"/>
              <w:marRight w:val="0"/>
              <w:marTop w:val="0"/>
              <w:marBottom w:val="0"/>
              <w:divBdr>
                <w:top w:val="none" w:sz="0" w:space="0" w:color="auto"/>
                <w:left w:val="none" w:sz="0" w:space="0" w:color="auto"/>
                <w:bottom w:val="none" w:sz="0" w:space="0" w:color="auto"/>
                <w:right w:val="none" w:sz="0" w:space="0" w:color="auto"/>
              </w:divBdr>
            </w:div>
            <w:div w:id="1458529955">
              <w:marLeft w:val="0"/>
              <w:marRight w:val="0"/>
              <w:marTop w:val="0"/>
              <w:marBottom w:val="0"/>
              <w:divBdr>
                <w:top w:val="none" w:sz="0" w:space="0" w:color="auto"/>
                <w:left w:val="none" w:sz="0" w:space="0" w:color="auto"/>
                <w:bottom w:val="none" w:sz="0" w:space="0" w:color="auto"/>
                <w:right w:val="none" w:sz="0" w:space="0" w:color="auto"/>
              </w:divBdr>
            </w:div>
            <w:div w:id="1467427551">
              <w:marLeft w:val="0"/>
              <w:marRight w:val="0"/>
              <w:marTop w:val="480"/>
              <w:marBottom w:val="0"/>
              <w:divBdr>
                <w:top w:val="single" w:sz="6" w:space="0" w:color="auto"/>
                <w:left w:val="single" w:sz="6" w:space="0" w:color="auto"/>
                <w:bottom w:val="single" w:sz="6" w:space="0" w:color="auto"/>
                <w:right w:val="single" w:sz="6" w:space="0" w:color="auto"/>
              </w:divBdr>
            </w:div>
            <w:div w:id="1476989270">
              <w:marLeft w:val="0"/>
              <w:marRight w:val="0"/>
              <w:marTop w:val="0"/>
              <w:marBottom w:val="0"/>
              <w:divBdr>
                <w:top w:val="none" w:sz="0" w:space="0" w:color="auto"/>
                <w:left w:val="none" w:sz="0" w:space="0" w:color="auto"/>
                <w:bottom w:val="none" w:sz="0" w:space="0" w:color="auto"/>
                <w:right w:val="none" w:sz="0" w:space="0" w:color="auto"/>
              </w:divBdr>
            </w:div>
            <w:div w:id="1482234550">
              <w:marLeft w:val="0"/>
              <w:marRight w:val="0"/>
              <w:marTop w:val="0"/>
              <w:marBottom w:val="0"/>
              <w:divBdr>
                <w:top w:val="none" w:sz="0" w:space="0" w:color="auto"/>
                <w:left w:val="none" w:sz="0" w:space="0" w:color="auto"/>
                <w:bottom w:val="none" w:sz="0" w:space="0" w:color="auto"/>
                <w:right w:val="none" w:sz="0" w:space="0" w:color="auto"/>
              </w:divBdr>
            </w:div>
            <w:div w:id="1483698251">
              <w:marLeft w:val="0"/>
              <w:marRight w:val="0"/>
              <w:marTop w:val="0"/>
              <w:marBottom w:val="0"/>
              <w:divBdr>
                <w:top w:val="none" w:sz="0" w:space="0" w:color="auto"/>
                <w:left w:val="none" w:sz="0" w:space="0" w:color="auto"/>
                <w:bottom w:val="none" w:sz="0" w:space="0" w:color="auto"/>
                <w:right w:val="none" w:sz="0" w:space="0" w:color="auto"/>
              </w:divBdr>
            </w:div>
            <w:div w:id="1484656687">
              <w:marLeft w:val="0"/>
              <w:marRight w:val="0"/>
              <w:marTop w:val="0"/>
              <w:marBottom w:val="0"/>
              <w:divBdr>
                <w:top w:val="none" w:sz="0" w:space="0" w:color="auto"/>
                <w:left w:val="none" w:sz="0" w:space="0" w:color="auto"/>
                <w:bottom w:val="none" w:sz="0" w:space="0" w:color="auto"/>
                <w:right w:val="none" w:sz="0" w:space="0" w:color="auto"/>
              </w:divBdr>
            </w:div>
            <w:div w:id="1485271744">
              <w:marLeft w:val="0"/>
              <w:marRight w:val="0"/>
              <w:marTop w:val="0"/>
              <w:marBottom w:val="0"/>
              <w:divBdr>
                <w:top w:val="none" w:sz="0" w:space="0" w:color="auto"/>
                <w:left w:val="none" w:sz="0" w:space="0" w:color="auto"/>
                <w:bottom w:val="none" w:sz="0" w:space="0" w:color="auto"/>
                <w:right w:val="none" w:sz="0" w:space="0" w:color="auto"/>
              </w:divBdr>
            </w:div>
            <w:div w:id="1486050256">
              <w:marLeft w:val="0"/>
              <w:marRight w:val="0"/>
              <w:marTop w:val="0"/>
              <w:marBottom w:val="0"/>
              <w:divBdr>
                <w:top w:val="none" w:sz="0" w:space="0" w:color="auto"/>
                <w:left w:val="none" w:sz="0" w:space="0" w:color="auto"/>
                <w:bottom w:val="none" w:sz="0" w:space="0" w:color="auto"/>
                <w:right w:val="none" w:sz="0" w:space="0" w:color="auto"/>
              </w:divBdr>
            </w:div>
            <w:div w:id="1489857574">
              <w:marLeft w:val="0"/>
              <w:marRight w:val="0"/>
              <w:marTop w:val="0"/>
              <w:marBottom w:val="0"/>
              <w:divBdr>
                <w:top w:val="none" w:sz="0" w:space="0" w:color="auto"/>
                <w:left w:val="none" w:sz="0" w:space="0" w:color="auto"/>
                <w:bottom w:val="none" w:sz="0" w:space="0" w:color="auto"/>
                <w:right w:val="none" w:sz="0" w:space="0" w:color="auto"/>
              </w:divBdr>
            </w:div>
            <w:div w:id="1490557664">
              <w:marLeft w:val="0"/>
              <w:marRight w:val="0"/>
              <w:marTop w:val="0"/>
              <w:marBottom w:val="0"/>
              <w:divBdr>
                <w:top w:val="none" w:sz="0" w:space="0" w:color="auto"/>
                <w:left w:val="none" w:sz="0" w:space="0" w:color="auto"/>
                <w:bottom w:val="none" w:sz="0" w:space="0" w:color="auto"/>
                <w:right w:val="none" w:sz="0" w:space="0" w:color="auto"/>
              </w:divBdr>
            </w:div>
            <w:div w:id="1492983836">
              <w:marLeft w:val="0"/>
              <w:marRight w:val="0"/>
              <w:marTop w:val="0"/>
              <w:marBottom w:val="0"/>
              <w:divBdr>
                <w:top w:val="none" w:sz="0" w:space="0" w:color="auto"/>
                <w:left w:val="none" w:sz="0" w:space="0" w:color="auto"/>
                <w:bottom w:val="none" w:sz="0" w:space="0" w:color="auto"/>
                <w:right w:val="none" w:sz="0" w:space="0" w:color="auto"/>
              </w:divBdr>
            </w:div>
            <w:div w:id="1497263012">
              <w:marLeft w:val="0"/>
              <w:marRight w:val="0"/>
              <w:marTop w:val="0"/>
              <w:marBottom w:val="0"/>
              <w:divBdr>
                <w:top w:val="none" w:sz="0" w:space="0" w:color="auto"/>
                <w:left w:val="none" w:sz="0" w:space="0" w:color="auto"/>
                <w:bottom w:val="none" w:sz="0" w:space="0" w:color="auto"/>
                <w:right w:val="none" w:sz="0" w:space="0" w:color="auto"/>
              </w:divBdr>
            </w:div>
            <w:div w:id="1498694026">
              <w:marLeft w:val="0"/>
              <w:marRight w:val="0"/>
              <w:marTop w:val="0"/>
              <w:marBottom w:val="0"/>
              <w:divBdr>
                <w:top w:val="none" w:sz="0" w:space="0" w:color="auto"/>
                <w:left w:val="none" w:sz="0" w:space="0" w:color="auto"/>
                <w:bottom w:val="none" w:sz="0" w:space="0" w:color="auto"/>
                <w:right w:val="none" w:sz="0" w:space="0" w:color="auto"/>
              </w:divBdr>
            </w:div>
            <w:div w:id="1498768619">
              <w:marLeft w:val="0"/>
              <w:marRight w:val="0"/>
              <w:marTop w:val="0"/>
              <w:marBottom w:val="0"/>
              <w:divBdr>
                <w:top w:val="none" w:sz="0" w:space="0" w:color="auto"/>
                <w:left w:val="none" w:sz="0" w:space="0" w:color="auto"/>
                <w:bottom w:val="none" w:sz="0" w:space="0" w:color="auto"/>
                <w:right w:val="none" w:sz="0" w:space="0" w:color="auto"/>
              </w:divBdr>
            </w:div>
            <w:div w:id="1508324149">
              <w:marLeft w:val="0"/>
              <w:marRight w:val="0"/>
              <w:marTop w:val="0"/>
              <w:marBottom w:val="0"/>
              <w:divBdr>
                <w:top w:val="none" w:sz="0" w:space="0" w:color="auto"/>
                <w:left w:val="none" w:sz="0" w:space="0" w:color="auto"/>
                <w:bottom w:val="none" w:sz="0" w:space="0" w:color="auto"/>
                <w:right w:val="none" w:sz="0" w:space="0" w:color="auto"/>
              </w:divBdr>
            </w:div>
            <w:div w:id="1513836041">
              <w:marLeft w:val="0"/>
              <w:marRight w:val="0"/>
              <w:marTop w:val="0"/>
              <w:marBottom w:val="0"/>
              <w:divBdr>
                <w:top w:val="none" w:sz="0" w:space="0" w:color="auto"/>
                <w:left w:val="none" w:sz="0" w:space="0" w:color="auto"/>
                <w:bottom w:val="none" w:sz="0" w:space="0" w:color="auto"/>
                <w:right w:val="none" w:sz="0" w:space="0" w:color="auto"/>
              </w:divBdr>
            </w:div>
            <w:div w:id="1514950719">
              <w:marLeft w:val="0"/>
              <w:marRight w:val="0"/>
              <w:marTop w:val="0"/>
              <w:marBottom w:val="0"/>
              <w:divBdr>
                <w:top w:val="none" w:sz="0" w:space="0" w:color="auto"/>
                <w:left w:val="none" w:sz="0" w:space="0" w:color="auto"/>
                <w:bottom w:val="none" w:sz="0" w:space="0" w:color="auto"/>
                <w:right w:val="none" w:sz="0" w:space="0" w:color="auto"/>
              </w:divBdr>
            </w:div>
            <w:div w:id="1516112325">
              <w:marLeft w:val="0"/>
              <w:marRight w:val="0"/>
              <w:marTop w:val="0"/>
              <w:marBottom w:val="0"/>
              <w:divBdr>
                <w:top w:val="none" w:sz="0" w:space="0" w:color="auto"/>
                <w:left w:val="none" w:sz="0" w:space="0" w:color="auto"/>
                <w:bottom w:val="none" w:sz="0" w:space="0" w:color="auto"/>
                <w:right w:val="none" w:sz="0" w:space="0" w:color="auto"/>
              </w:divBdr>
            </w:div>
            <w:div w:id="1516187205">
              <w:marLeft w:val="0"/>
              <w:marRight w:val="0"/>
              <w:marTop w:val="0"/>
              <w:marBottom w:val="0"/>
              <w:divBdr>
                <w:top w:val="none" w:sz="0" w:space="0" w:color="auto"/>
                <w:left w:val="none" w:sz="0" w:space="0" w:color="auto"/>
                <w:bottom w:val="none" w:sz="0" w:space="0" w:color="auto"/>
                <w:right w:val="none" w:sz="0" w:space="0" w:color="auto"/>
              </w:divBdr>
            </w:div>
            <w:div w:id="1516454265">
              <w:marLeft w:val="0"/>
              <w:marRight w:val="0"/>
              <w:marTop w:val="0"/>
              <w:marBottom w:val="0"/>
              <w:divBdr>
                <w:top w:val="none" w:sz="0" w:space="0" w:color="auto"/>
                <w:left w:val="none" w:sz="0" w:space="0" w:color="auto"/>
                <w:bottom w:val="none" w:sz="0" w:space="0" w:color="auto"/>
                <w:right w:val="none" w:sz="0" w:space="0" w:color="auto"/>
              </w:divBdr>
            </w:div>
            <w:div w:id="1520699824">
              <w:marLeft w:val="0"/>
              <w:marRight w:val="0"/>
              <w:marTop w:val="0"/>
              <w:marBottom w:val="0"/>
              <w:divBdr>
                <w:top w:val="none" w:sz="0" w:space="0" w:color="auto"/>
                <w:left w:val="none" w:sz="0" w:space="0" w:color="auto"/>
                <w:bottom w:val="none" w:sz="0" w:space="0" w:color="auto"/>
                <w:right w:val="none" w:sz="0" w:space="0" w:color="auto"/>
              </w:divBdr>
            </w:div>
            <w:div w:id="1521697534">
              <w:marLeft w:val="0"/>
              <w:marRight w:val="0"/>
              <w:marTop w:val="0"/>
              <w:marBottom w:val="0"/>
              <w:divBdr>
                <w:top w:val="none" w:sz="0" w:space="0" w:color="auto"/>
                <w:left w:val="none" w:sz="0" w:space="0" w:color="auto"/>
                <w:bottom w:val="none" w:sz="0" w:space="0" w:color="auto"/>
                <w:right w:val="none" w:sz="0" w:space="0" w:color="auto"/>
              </w:divBdr>
            </w:div>
            <w:div w:id="1521772948">
              <w:marLeft w:val="0"/>
              <w:marRight w:val="0"/>
              <w:marTop w:val="0"/>
              <w:marBottom w:val="0"/>
              <w:divBdr>
                <w:top w:val="none" w:sz="0" w:space="0" w:color="auto"/>
                <w:left w:val="none" w:sz="0" w:space="0" w:color="auto"/>
                <w:bottom w:val="none" w:sz="0" w:space="0" w:color="auto"/>
                <w:right w:val="none" w:sz="0" w:space="0" w:color="auto"/>
              </w:divBdr>
            </w:div>
            <w:div w:id="1522277109">
              <w:marLeft w:val="0"/>
              <w:marRight w:val="0"/>
              <w:marTop w:val="0"/>
              <w:marBottom w:val="0"/>
              <w:divBdr>
                <w:top w:val="none" w:sz="0" w:space="0" w:color="auto"/>
                <w:left w:val="none" w:sz="0" w:space="0" w:color="auto"/>
                <w:bottom w:val="none" w:sz="0" w:space="0" w:color="auto"/>
                <w:right w:val="none" w:sz="0" w:space="0" w:color="auto"/>
              </w:divBdr>
            </w:div>
            <w:div w:id="1522358980">
              <w:marLeft w:val="0"/>
              <w:marRight w:val="0"/>
              <w:marTop w:val="0"/>
              <w:marBottom w:val="0"/>
              <w:divBdr>
                <w:top w:val="none" w:sz="0" w:space="0" w:color="auto"/>
                <w:left w:val="none" w:sz="0" w:space="0" w:color="auto"/>
                <w:bottom w:val="none" w:sz="0" w:space="0" w:color="auto"/>
                <w:right w:val="none" w:sz="0" w:space="0" w:color="auto"/>
              </w:divBdr>
            </w:div>
            <w:div w:id="1522891756">
              <w:marLeft w:val="0"/>
              <w:marRight w:val="0"/>
              <w:marTop w:val="0"/>
              <w:marBottom w:val="0"/>
              <w:divBdr>
                <w:top w:val="none" w:sz="0" w:space="0" w:color="auto"/>
                <w:left w:val="none" w:sz="0" w:space="0" w:color="auto"/>
                <w:bottom w:val="none" w:sz="0" w:space="0" w:color="auto"/>
                <w:right w:val="none" w:sz="0" w:space="0" w:color="auto"/>
              </w:divBdr>
            </w:div>
            <w:div w:id="1525679197">
              <w:marLeft w:val="0"/>
              <w:marRight w:val="0"/>
              <w:marTop w:val="0"/>
              <w:marBottom w:val="0"/>
              <w:divBdr>
                <w:top w:val="none" w:sz="0" w:space="0" w:color="auto"/>
                <w:left w:val="none" w:sz="0" w:space="0" w:color="auto"/>
                <w:bottom w:val="none" w:sz="0" w:space="0" w:color="auto"/>
                <w:right w:val="none" w:sz="0" w:space="0" w:color="auto"/>
              </w:divBdr>
            </w:div>
            <w:div w:id="1529829367">
              <w:marLeft w:val="0"/>
              <w:marRight w:val="0"/>
              <w:marTop w:val="0"/>
              <w:marBottom w:val="0"/>
              <w:divBdr>
                <w:top w:val="none" w:sz="0" w:space="0" w:color="auto"/>
                <w:left w:val="none" w:sz="0" w:space="0" w:color="auto"/>
                <w:bottom w:val="none" w:sz="0" w:space="0" w:color="auto"/>
                <w:right w:val="none" w:sz="0" w:space="0" w:color="auto"/>
              </w:divBdr>
            </w:div>
            <w:div w:id="1534075245">
              <w:marLeft w:val="0"/>
              <w:marRight w:val="0"/>
              <w:marTop w:val="0"/>
              <w:marBottom w:val="0"/>
              <w:divBdr>
                <w:top w:val="none" w:sz="0" w:space="0" w:color="auto"/>
                <w:left w:val="none" w:sz="0" w:space="0" w:color="auto"/>
                <w:bottom w:val="none" w:sz="0" w:space="0" w:color="auto"/>
                <w:right w:val="none" w:sz="0" w:space="0" w:color="auto"/>
              </w:divBdr>
            </w:div>
            <w:div w:id="1536431492">
              <w:marLeft w:val="0"/>
              <w:marRight w:val="0"/>
              <w:marTop w:val="0"/>
              <w:marBottom w:val="0"/>
              <w:divBdr>
                <w:top w:val="none" w:sz="0" w:space="0" w:color="auto"/>
                <w:left w:val="none" w:sz="0" w:space="0" w:color="auto"/>
                <w:bottom w:val="none" w:sz="0" w:space="0" w:color="auto"/>
                <w:right w:val="none" w:sz="0" w:space="0" w:color="auto"/>
              </w:divBdr>
            </w:div>
            <w:div w:id="1538393988">
              <w:marLeft w:val="0"/>
              <w:marRight w:val="0"/>
              <w:marTop w:val="0"/>
              <w:marBottom w:val="0"/>
              <w:divBdr>
                <w:top w:val="none" w:sz="0" w:space="0" w:color="auto"/>
                <w:left w:val="none" w:sz="0" w:space="0" w:color="auto"/>
                <w:bottom w:val="none" w:sz="0" w:space="0" w:color="auto"/>
                <w:right w:val="none" w:sz="0" w:space="0" w:color="auto"/>
              </w:divBdr>
            </w:div>
            <w:div w:id="1540244322">
              <w:marLeft w:val="0"/>
              <w:marRight w:val="0"/>
              <w:marTop w:val="0"/>
              <w:marBottom w:val="0"/>
              <w:divBdr>
                <w:top w:val="none" w:sz="0" w:space="0" w:color="auto"/>
                <w:left w:val="none" w:sz="0" w:space="0" w:color="auto"/>
                <w:bottom w:val="none" w:sz="0" w:space="0" w:color="auto"/>
                <w:right w:val="none" w:sz="0" w:space="0" w:color="auto"/>
              </w:divBdr>
            </w:div>
            <w:div w:id="1542014146">
              <w:marLeft w:val="0"/>
              <w:marRight w:val="0"/>
              <w:marTop w:val="0"/>
              <w:marBottom w:val="0"/>
              <w:divBdr>
                <w:top w:val="none" w:sz="0" w:space="0" w:color="auto"/>
                <w:left w:val="none" w:sz="0" w:space="0" w:color="auto"/>
                <w:bottom w:val="none" w:sz="0" w:space="0" w:color="auto"/>
                <w:right w:val="none" w:sz="0" w:space="0" w:color="auto"/>
              </w:divBdr>
            </w:div>
            <w:div w:id="1542089207">
              <w:marLeft w:val="0"/>
              <w:marRight w:val="0"/>
              <w:marTop w:val="480"/>
              <w:marBottom w:val="0"/>
              <w:divBdr>
                <w:top w:val="single" w:sz="6" w:space="0" w:color="auto"/>
                <w:left w:val="single" w:sz="6" w:space="0" w:color="auto"/>
                <w:bottom w:val="single" w:sz="6" w:space="0" w:color="auto"/>
                <w:right w:val="single" w:sz="6" w:space="0" w:color="auto"/>
              </w:divBdr>
            </w:div>
            <w:div w:id="1543244718">
              <w:marLeft w:val="0"/>
              <w:marRight w:val="0"/>
              <w:marTop w:val="0"/>
              <w:marBottom w:val="0"/>
              <w:divBdr>
                <w:top w:val="none" w:sz="0" w:space="0" w:color="auto"/>
                <w:left w:val="none" w:sz="0" w:space="0" w:color="auto"/>
                <w:bottom w:val="none" w:sz="0" w:space="0" w:color="auto"/>
                <w:right w:val="none" w:sz="0" w:space="0" w:color="auto"/>
              </w:divBdr>
            </w:div>
            <w:div w:id="1544291198">
              <w:marLeft w:val="0"/>
              <w:marRight w:val="0"/>
              <w:marTop w:val="0"/>
              <w:marBottom w:val="0"/>
              <w:divBdr>
                <w:top w:val="none" w:sz="0" w:space="0" w:color="auto"/>
                <w:left w:val="none" w:sz="0" w:space="0" w:color="auto"/>
                <w:bottom w:val="none" w:sz="0" w:space="0" w:color="auto"/>
                <w:right w:val="none" w:sz="0" w:space="0" w:color="auto"/>
              </w:divBdr>
            </w:div>
            <w:div w:id="1547906707">
              <w:marLeft w:val="0"/>
              <w:marRight w:val="0"/>
              <w:marTop w:val="0"/>
              <w:marBottom w:val="0"/>
              <w:divBdr>
                <w:top w:val="none" w:sz="0" w:space="0" w:color="auto"/>
                <w:left w:val="none" w:sz="0" w:space="0" w:color="auto"/>
                <w:bottom w:val="none" w:sz="0" w:space="0" w:color="auto"/>
                <w:right w:val="none" w:sz="0" w:space="0" w:color="auto"/>
              </w:divBdr>
            </w:div>
            <w:div w:id="1552037544">
              <w:marLeft w:val="0"/>
              <w:marRight w:val="0"/>
              <w:marTop w:val="0"/>
              <w:marBottom w:val="0"/>
              <w:divBdr>
                <w:top w:val="none" w:sz="0" w:space="0" w:color="auto"/>
                <w:left w:val="none" w:sz="0" w:space="0" w:color="auto"/>
                <w:bottom w:val="none" w:sz="0" w:space="0" w:color="auto"/>
                <w:right w:val="none" w:sz="0" w:space="0" w:color="auto"/>
              </w:divBdr>
            </w:div>
            <w:div w:id="1554344139">
              <w:marLeft w:val="0"/>
              <w:marRight w:val="0"/>
              <w:marTop w:val="0"/>
              <w:marBottom w:val="0"/>
              <w:divBdr>
                <w:top w:val="none" w:sz="0" w:space="0" w:color="auto"/>
                <w:left w:val="none" w:sz="0" w:space="0" w:color="auto"/>
                <w:bottom w:val="none" w:sz="0" w:space="0" w:color="auto"/>
                <w:right w:val="none" w:sz="0" w:space="0" w:color="auto"/>
              </w:divBdr>
            </w:div>
            <w:div w:id="1557619280">
              <w:marLeft w:val="0"/>
              <w:marRight w:val="0"/>
              <w:marTop w:val="0"/>
              <w:marBottom w:val="0"/>
              <w:divBdr>
                <w:top w:val="none" w:sz="0" w:space="0" w:color="auto"/>
                <w:left w:val="none" w:sz="0" w:space="0" w:color="auto"/>
                <w:bottom w:val="none" w:sz="0" w:space="0" w:color="auto"/>
                <w:right w:val="none" w:sz="0" w:space="0" w:color="auto"/>
              </w:divBdr>
            </w:div>
            <w:div w:id="1558735388">
              <w:marLeft w:val="0"/>
              <w:marRight w:val="0"/>
              <w:marTop w:val="0"/>
              <w:marBottom w:val="0"/>
              <w:divBdr>
                <w:top w:val="none" w:sz="0" w:space="0" w:color="auto"/>
                <w:left w:val="none" w:sz="0" w:space="0" w:color="auto"/>
                <w:bottom w:val="none" w:sz="0" w:space="0" w:color="auto"/>
                <w:right w:val="none" w:sz="0" w:space="0" w:color="auto"/>
              </w:divBdr>
            </w:div>
            <w:div w:id="1560243952">
              <w:marLeft w:val="0"/>
              <w:marRight w:val="0"/>
              <w:marTop w:val="0"/>
              <w:marBottom w:val="0"/>
              <w:divBdr>
                <w:top w:val="none" w:sz="0" w:space="0" w:color="auto"/>
                <w:left w:val="none" w:sz="0" w:space="0" w:color="auto"/>
                <w:bottom w:val="none" w:sz="0" w:space="0" w:color="auto"/>
                <w:right w:val="none" w:sz="0" w:space="0" w:color="auto"/>
              </w:divBdr>
            </w:div>
            <w:div w:id="1562401974">
              <w:marLeft w:val="0"/>
              <w:marRight w:val="0"/>
              <w:marTop w:val="0"/>
              <w:marBottom w:val="0"/>
              <w:divBdr>
                <w:top w:val="none" w:sz="0" w:space="0" w:color="auto"/>
                <w:left w:val="none" w:sz="0" w:space="0" w:color="auto"/>
                <w:bottom w:val="none" w:sz="0" w:space="0" w:color="auto"/>
                <w:right w:val="none" w:sz="0" w:space="0" w:color="auto"/>
              </w:divBdr>
            </w:div>
            <w:div w:id="1566137400">
              <w:marLeft w:val="0"/>
              <w:marRight w:val="0"/>
              <w:marTop w:val="0"/>
              <w:marBottom w:val="0"/>
              <w:divBdr>
                <w:top w:val="none" w:sz="0" w:space="0" w:color="auto"/>
                <w:left w:val="none" w:sz="0" w:space="0" w:color="auto"/>
                <w:bottom w:val="none" w:sz="0" w:space="0" w:color="auto"/>
                <w:right w:val="none" w:sz="0" w:space="0" w:color="auto"/>
              </w:divBdr>
            </w:div>
            <w:div w:id="1567107500">
              <w:marLeft w:val="0"/>
              <w:marRight w:val="0"/>
              <w:marTop w:val="0"/>
              <w:marBottom w:val="0"/>
              <w:divBdr>
                <w:top w:val="none" w:sz="0" w:space="0" w:color="auto"/>
                <w:left w:val="none" w:sz="0" w:space="0" w:color="auto"/>
                <w:bottom w:val="none" w:sz="0" w:space="0" w:color="auto"/>
                <w:right w:val="none" w:sz="0" w:space="0" w:color="auto"/>
              </w:divBdr>
            </w:div>
            <w:div w:id="1571572044">
              <w:marLeft w:val="0"/>
              <w:marRight w:val="0"/>
              <w:marTop w:val="0"/>
              <w:marBottom w:val="0"/>
              <w:divBdr>
                <w:top w:val="none" w:sz="0" w:space="0" w:color="auto"/>
                <w:left w:val="none" w:sz="0" w:space="0" w:color="auto"/>
                <w:bottom w:val="none" w:sz="0" w:space="0" w:color="auto"/>
                <w:right w:val="none" w:sz="0" w:space="0" w:color="auto"/>
              </w:divBdr>
            </w:div>
            <w:div w:id="1577085533">
              <w:marLeft w:val="0"/>
              <w:marRight w:val="0"/>
              <w:marTop w:val="0"/>
              <w:marBottom w:val="0"/>
              <w:divBdr>
                <w:top w:val="none" w:sz="0" w:space="0" w:color="auto"/>
                <w:left w:val="none" w:sz="0" w:space="0" w:color="auto"/>
                <w:bottom w:val="none" w:sz="0" w:space="0" w:color="auto"/>
                <w:right w:val="none" w:sz="0" w:space="0" w:color="auto"/>
              </w:divBdr>
            </w:div>
            <w:div w:id="1577131603">
              <w:marLeft w:val="0"/>
              <w:marRight w:val="0"/>
              <w:marTop w:val="0"/>
              <w:marBottom w:val="0"/>
              <w:divBdr>
                <w:top w:val="none" w:sz="0" w:space="0" w:color="auto"/>
                <w:left w:val="none" w:sz="0" w:space="0" w:color="auto"/>
                <w:bottom w:val="none" w:sz="0" w:space="0" w:color="auto"/>
                <w:right w:val="none" w:sz="0" w:space="0" w:color="auto"/>
              </w:divBdr>
            </w:div>
            <w:div w:id="1577937980">
              <w:marLeft w:val="0"/>
              <w:marRight w:val="0"/>
              <w:marTop w:val="0"/>
              <w:marBottom w:val="0"/>
              <w:divBdr>
                <w:top w:val="none" w:sz="0" w:space="0" w:color="auto"/>
                <w:left w:val="none" w:sz="0" w:space="0" w:color="auto"/>
                <w:bottom w:val="none" w:sz="0" w:space="0" w:color="auto"/>
                <w:right w:val="none" w:sz="0" w:space="0" w:color="auto"/>
              </w:divBdr>
            </w:div>
            <w:div w:id="1583101071">
              <w:marLeft w:val="0"/>
              <w:marRight w:val="0"/>
              <w:marTop w:val="0"/>
              <w:marBottom w:val="0"/>
              <w:divBdr>
                <w:top w:val="none" w:sz="0" w:space="0" w:color="auto"/>
                <w:left w:val="none" w:sz="0" w:space="0" w:color="auto"/>
                <w:bottom w:val="none" w:sz="0" w:space="0" w:color="auto"/>
                <w:right w:val="none" w:sz="0" w:space="0" w:color="auto"/>
              </w:divBdr>
            </w:div>
            <w:div w:id="1586113735">
              <w:marLeft w:val="0"/>
              <w:marRight w:val="0"/>
              <w:marTop w:val="0"/>
              <w:marBottom w:val="0"/>
              <w:divBdr>
                <w:top w:val="none" w:sz="0" w:space="0" w:color="auto"/>
                <w:left w:val="none" w:sz="0" w:space="0" w:color="auto"/>
                <w:bottom w:val="none" w:sz="0" w:space="0" w:color="auto"/>
                <w:right w:val="none" w:sz="0" w:space="0" w:color="auto"/>
              </w:divBdr>
            </w:div>
            <w:div w:id="1587957090">
              <w:marLeft w:val="0"/>
              <w:marRight w:val="0"/>
              <w:marTop w:val="0"/>
              <w:marBottom w:val="0"/>
              <w:divBdr>
                <w:top w:val="none" w:sz="0" w:space="0" w:color="auto"/>
                <w:left w:val="none" w:sz="0" w:space="0" w:color="auto"/>
                <w:bottom w:val="none" w:sz="0" w:space="0" w:color="auto"/>
                <w:right w:val="none" w:sz="0" w:space="0" w:color="auto"/>
              </w:divBdr>
            </w:div>
            <w:div w:id="1589462481">
              <w:marLeft w:val="0"/>
              <w:marRight w:val="0"/>
              <w:marTop w:val="0"/>
              <w:marBottom w:val="0"/>
              <w:divBdr>
                <w:top w:val="none" w:sz="0" w:space="0" w:color="auto"/>
                <w:left w:val="none" w:sz="0" w:space="0" w:color="auto"/>
                <w:bottom w:val="none" w:sz="0" w:space="0" w:color="auto"/>
                <w:right w:val="none" w:sz="0" w:space="0" w:color="auto"/>
              </w:divBdr>
            </w:div>
            <w:div w:id="1593469228">
              <w:marLeft w:val="0"/>
              <w:marRight w:val="0"/>
              <w:marTop w:val="0"/>
              <w:marBottom w:val="0"/>
              <w:divBdr>
                <w:top w:val="none" w:sz="0" w:space="0" w:color="auto"/>
                <w:left w:val="none" w:sz="0" w:space="0" w:color="auto"/>
                <w:bottom w:val="none" w:sz="0" w:space="0" w:color="auto"/>
                <w:right w:val="none" w:sz="0" w:space="0" w:color="auto"/>
              </w:divBdr>
            </w:div>
            <w:div w:id="1596135081">
              <w:marLeft w:val="0"/>
              <w:marRight w:val="0"/>
              <w:marTop w:val="0"/>
              <w:marBottom w:val="0"/>
              <w:divBdr>
                <w:top w:val="none" w:sz="0" w:space="0" w:color="auto"/>
                <w:left w:val="none" w:sz="0" w:space="0" w:color="auto"/>
                <w:bottom w:val="none" w:sz="0" w:space="0" w:color="auto"/>
                <w:right w:val="none" w:sz="0" w:space="0" w:color="auto"/>
              </w:divBdr>
            </w:div>
            <w:div w:id="1597710194">
              <w:marLeft w:val="0"/>
              <w:marRight w:val="0"/>
              <w:marTop w:val="0"/>
              <w:marBottom w:val="0"/>
              <w:divBdr>
                <w:top w:val="none" w:sz="0" w:space="0" w:color="auto"/>
                <w:left w:val="none" w:sz="0" w:space="0" w:color="auto"/>
                <w:bottom w:val="none" w:sz="0" w:space="0" w:color="auto"/>
                <w:right w:val="none" w:sz="0" w:space="0" w:color="auto"/>
              </w:divBdr>
            </w:div>
            <w:div w:id="1597901740">
              <w:marLeft w:val="0"/>
              <w:marRight w:val="0"/>
              <w:marTop w:val="0"/>
              <w:marBottom w:val="0"/>
              <w:divBdr>
                <w:top w:val="none" w:sz="0" w:space="0" w:color="auto"/>
                <w:left w:val="none" w:sz="0" w:space="0" w:color="auto"/>
                <w:bottom w:val="none" w:sz="0" w:space="0" w:color="auto"/>
                <w:right w:val="none" w:sz="0" w:space="0" w:color="auto"/>
              </w:divBdr>
            </w:div>
            <w:div w:id="1598979979">
              <w:marLeft w:val="0"/>
              <w:marRight w:val="0"/>
              <w:marTop w:val="0"/>
              <w:marBottom w:val="0"/>
              <w:divBdr>
                <w:top w:val="none" w:sz="0" w:space="0" w:color="auto"/>
                <w:left w:val="none" w:sz="0" w:space="0" w:color="auto"/>
                <w:bottom w:val="none" w:sz="0" w:space="0" w:color="auto"/>
                <w:right w:val="none" w:sz="0" w:space="0" w:color="auto"/>
              </w:divBdr>
            </w:div>
            <w:div w:id="1608460249">
              <w:marLeft w:val="0"/>
              <w:marRight w:val="0"/>
              <w:marTop w:val="0"/>
              <w:marBottom w:val="0"/>
              <w:divBdr>
                <w:top w:val="none" w:sz="0" w:space="0" w:color="auto"/>
                <w:left w:val="none" w:sz="0" w:space="0" w:color="auto"/>
                <w:bottom w:val="none" w:sz="0" w:space="0" w:color="auto"/>
                <w:right w:val="none" w:sz="0" w:space="0" w:color="auto"/>
              </w:divBdr>
            </w:div>
            <w:div w:id="1610969146">
              <w:marLeft w:val="0"/>
              <w:marRight w:val="0"/>
              <w:marTop w:val="0"/>
              <w:marBottom w:val="0"/>
              <w:divBdr>
                <w:top w:val="none" w:sz="0" w:space="0" w:color="auto"/>
                <w:left w:val="none" w:sz="0" w:space="0" w:color="auto"/>
                <w:bottom w:val="none" w:sz="0" w:space="0" w:color="auto"/>
                <w:right w:val="none" w:sz="0" w:space="0" w:color="auto"/>
              </w:divBdr>
            </w:div>
            <w:div w:id="1615332459">
              <w:marLeft w:val="0"/>
              <w:marRight w:val="0"/>
              <w:marTop w:val="0"/>
              <w:marBottom w:val="0"/>
              <w:divBdr>
                <w:top w:val="none" w:sz="0" w:space="0" w:color="auto"/>
                <w:left w:val="none" w:sz="0" w:space="0" w:color="auto"/>
                <w:bottom w:val="none" w:sz="0" w:space="0" w:color="auto"/>
                <w:right w:val="none" w:sz="0" w:space="0" w:color="auto"/>
              </w:divBdr>
            </w:div>
            <w:div w:id="1615403757">
              <w:marLeft w:val="0"/>
              <w:marRight w:val="0"/>
              <w:marTop w:val="0"/>
              <w:marBottom w:val="0"/>
              <w:divBdr>
                <w:top w:val="none" w:sz="0" w:space="0" w:color="auto"/>
                <w:left w:val="none" w:sz="0" w:space="0" w:color="auto"/>
                <w:bottom w:val="none" w:sz="0" w:space="0" w:color="auto"/>
                <w:right w:val="none" w:sz="0" w:space="0" w:color="auto"/>
              </w:divBdr>
            </w:div>
            <w:div w:id="1616600683">
              <w:marLeft w:val="0"/>
              <w:marRight w:val="0"/>
              <w:marTop w:val="480"/>
              <w:marBottom w:val="0"/>
              <w:divBdr>
                <w:top w:val="single" w:sz="6" w:space="0" w:color="auto"/>
                <w:left w:val="single" w:sz="6" w:space="0" w:color="auto"/>
                <w:bottom w:val="single" w:sz="6" w:space="0" w:color="auto"/>
                <w:right w:val="single" w:sz="6" w:space="0" w:color="auto"/>
              </w:divBdr>
            </w:div>
            <w:div w:id="1617908507">
              <w:marLeft w:val="0"/>
              <w:marRight w:val="0"/>
              <w:marTop w:val="0"/>
              <w:marBottom w:val="0"/>
              <w:divBdr>
                <w:top w:val="none" w:sz="0" w:space="0" w:color="auto"/>
                <w:left w:val="none" w:sz="0" w:space="0" w:color="auto"/>
                <w:bottom w:val="none" w:sz="0" w:space="0" w:color="auto"/>
                <w:right w:val="none" w:sz="0" w:space="0" w:color="auto"/>
              </w:divBdr>
            </w:div>
            <w:div w:id="1623074872">
              <w:marLeft w:val="0"/>
              <w:marRight w:val="0"/>
              <w:marTop w:val="0"/>
              <w:marBottom w:val="0"/>
              <w:divBdr>
                <w:top w:val="none" w:sz="0" w:space="0" w:color="auto"/>
                <w:left w:val="none" w:sz="0" w:space="0" w:color="auto"/>
                <w:bottom w:val="none" w:sz="0" w:space="0" w:color="auto"/>
                <w:right w:val="none" w:sz="0" w:space="0" w:color="auto"/>
              </w:divBdr>
            </w:div>
            <w:div w:id="1623882711">
              <w:marLeft w:val="0"/>
              <w:marRight w:val="0"/>
              <w:marTop w:val="0"/>
              <w:marBottom w:val="0"/>
              <w:divBdr>
                <w:top w:val="none" w:sz="0" w:space="0" w:color="auto"/>
                <w:left w:val="none" w:sz="0" w:space="0" w:color="auto"/>
                <w:bottom w:val="none" w:sz="0" w:space="0" w:color="auto"/>
                <w:right w:val="none" w:sz="0" w:space="0" w:color="auto"/>
              </w:divBdr>
            </w:div>
            <w:div w:id="1624338742">
              <w:marLeft w:val="0"/>
              <w:marRight w:val="0"/>
              <w:marTop w:val="0"/>
              <w:marBottom w:val="0"/>
              <w:divBdr>
                <w:top w:val="none" w:sz="0" w:space="0" w:color="auto"/>
                <w:left w:val="none" w:sz="0" w:space="0" w:color="auto"/>
                <w:bottom w:val="none" w:sz="0" w:space="0" w:color="auto"/>
                <w:right w:val="none" w:sz="0" w:space="0" w:color="auto"/>
              </w:divBdr>
            </w:div>
            <w:div w:id="1630087604">
              <w:marLeft w:val="0"/>
              <w:marRight w:val="0"/>
              <w:marTop w:val="0"/>
              <w:marBottom w:val="0"/>
              <w:divBdr>
                <w:top w:val="none" w:sz="0" w:space="0" w:color="auto"/>
                <w:left w:val="none" w:sz="0" w:space="0" w:color="auto"/>
                <w:bottom w:val="none" w:sz="0" w:space="0" w:color="auto"/>
                <w:right w:val="none" w:sz="0" w:space="0" w:color="auto"/>
              </w:divBdr>
            </w:div>
            <w:div w:id="1634552721">
              <w:marLeft w:val="0"/>
              <w:marRight w:val="0"/>
              <w:marTop w:val="0"/>
              <w:marBottom w:val="0"/>
              <w:divBdr>
                <w:top w:val="none" w:sz="0" w:space="0" w:color="auto"/>
                <w:left w:val="none" w:sz="0" w:space="0" w:color="auto"/>
                <w:bottom w:val="none" w:sz="0" w:space="0" w:color="auto"/>
                <w:right w:val="none" w:sz="0" w:space="0" w:color="auto"/>
              </w:divBdr>
            </w:div>
            <w:div w:id="1634557848">
              <w:marLeft w:val="0"/>
              <w:marRight w:val="0"/>
              <w:marTop w:val="0"/>
              <w:marBottom w:val="0"/>
              <w:divBdr>
                <w:top w:val="none" w:sz="0" w:space="0" w:color="auto"/>
                <w:left w:val="none" w:sz="0" w:space="0" w:color="auto"/>
                <w:bottom w:val="none" w:sz="0" w:space="0" w:color="auto"/>
                <w:right w:val="none" w:sz="0" w:space="0" w:color="auto"/>
              </w:divBdr>
            </w:div>
            <w:div w:id="1638074358">
              <w:marLeft w:val="0"/>
              <w:marRight w:val="0"/>
              <w:marTop w:val="0"/>
              <w:marBottom w:val="0"/>
              <w:divBdr>
                <w:top w:val="none" w:sz="0" w:space="0" w:color="auto"/>
                <w:left w:val="none" w:sz="0" w:space="0" w:color="auto"/>
                <w:bottom w:val="none" w:sz="0" w:space="0" w:color="auto"/>
                <w:right w:val="none" w:sz="0" w:space="0" w:color="auto"/>
              </w:divBdr>
            </w:div>
            <w:div w:id="1641232873">
              <w:marLeft w:val="0"/>
              <w:marRight w:val="0"/>
              <w:marTop w:val="0"/>
              <w:marBottom w:val="0"/>
              <w:divBdr>
                <w:top w:val="none" w:sz="0" w:space="0" w:color="auto"/>
                <w:left w:val="none" w:sz="0" w:space="0" w:color="auto"/>
                <w:bottom w:val="none" w:sz="0" w:space="0" w:color="auto"/>
                <w:right w:val="none" w:sz="0" w:space="0" w:color="auto"/>
              </w:divBdr>
            </w:div>
            <w:div w:id="1642533868">
              <w:marLeft w:val="0"/>
              <w:marRight w:val="0"/>
              <w:marTop w:val="480"/>
              <w:marBottom w:val="0"/>
              <w:divBdr>
                <w:top w:val="single" w:sz="6" w:space="0" w:color="auto"/>
                <w:left w:val="single" w:sz="6" w:space="0" w:color="auto"/>
                <w:bottom w:val="single" w:sz="6" w:space="0" w:color="auto"/>
                <w:right w:val="single" w:sz="6" w:space="0" w:color="auto"/>
              </w:divBdr>
            </w:div>
            <w:div w:id="1647005542">
              <w:marLeft w:val="0"/>
              <w:marRight w:val="0"/>
              <w:marTop w:val="0"/>
              <w:marBottom w:val="0"/>
              <w:divBdr>
                <w:top w:val="none" w:sz="0" w:space="0" w:color="auto"/>
                <w:left w:val="none" w:sz="0" w:space="0" w:color="auto"/>
                <w:bottom w:val="none" w:sz="0" w:space="0" w:color="auto"/>
                <w:right w:val="none" w:sz="0" w:space="0" w:color="auto"/>
              </w:divBdr>
            </w:div>
            <w:div w:id="1648048379">
              <w:marLeft w:val="0"/>
              <w:marRight w:val="0"/>
              <w:marTop w:val="0"/>
              <w:marBottom w:val="0"/>
              <w:divBdr>
                <w:top w:val="none" w:sz="0" w:space="0" w:color="auto"/>
                <w:left w:val="none" w:sz="0" w:space="0" w:color="auto"/>
                <w:bottom w:val="none" w:sz="0" w:space="0" w:color="auto"/>
                <w:right w:val="none" w:sz="0" w:space="0" w:color="auto"/>
              </w:divBdr>
            </w:div>
            <w:div w:id="1655330153">
              <w:marLeft w:val="0"/>
              <w:marRight w:val="0"/>
              <w:marTop w:val="0"/>
              <w:marBottom w:val="0"/>
              <w:divBdr>
                <w:top w:val="none" w:sz="0" w:space="0" w:color="auto"/>
                <w:left w:val="none" w:sz="0" w:space="0" w:color="auto"/>
                <w:bottom w:val="none" w:sz="0" w:space="0" w:color="auto"/>
                <w:right w:val="none" w:sz="0" w:space="0" w:color="auto"/>
              </w:divBdr>
            </w:div>
            <w:div w:id="1655524749">
              <w:marLeft w:val="0"/>
              <w:marRight w:val="0"/>
              <w:marTop w:val="0"/>
              <w:marBottom w:val="0"/>
              <w:divBdr>
                <w:top w:val="none" w:sz="0" w:space="0" w:color="auto"/>
                <w:left w:val="none" w:sz="0" w:space="0" w:color="auto"/>
                <w:bottom w:val="none" w:sz="0" w:space="0" w:color="auto"/>
                <w:right w:val="none" w:sz="0" w:space="0" w:color="auto"/>
              </w:divBdr>
            </w:div>
            <w:div w:id="1657219687">
              <w:marLeft w:val="0"/>
              <w:marRight w:val="0"/>
              <w:marTop w:val="0"/>
              <w:marBottom w:val="0"/>
              <w:divBdr>
                <w:top w:val="none" w:sz="0" w:space="0" w:color="auto"/>
                <w:left w:val="none" w:sz="0" w:space="0" w:color="auto"/>
                <w:bottom w:val="none" w:sz="0" w:space="0" w:color="auto"/>
                <w:right w:val="none" w:sz="0" w:space="0" w:color="auto"/>
              </w:divBdr>
            </w:div>
            <w:div w:id="1658192784">
              <w:marLeft w:val="0"/>
              <w:marRight w:val="0"/>
              <w:marTop w:val="0"/>
              <w:marBottom w:val="0"/>
              <w:divBdr>
                <w:top w:val="none" w:sz="0" w:space="0" w:color="auto"/>
                <w:left w:val="none" w:sz="0" w:space="0" w:color="auto"/>
                <w:bottom w:val="none" w:sz="0" w:space="0" w:color="auto"/>
                <w:right w:val="none" w:sz="0" w:space="0" w:color="auto"/>
              </w:divBdr>
            </w:div>
            <w:div w:id="1661694060">
              <w:marLeft w:val="0"/>
              <w:marRight w:val="0"/>
              <w:marTop w:val="0"/>
              <w:marBottom w:val="0"/>
              <w:divBdr>
                <w:top w:val="none" w:sz="0" w:space="0" w:color="auto"/>
                <w:left w:val="none" w:sz="0" w:space="0" w:color="auto"/>
                <w:bottom w:val="none" w:sz="0" w:space="0" w:color="auto"/>
                <w:right w:val="none" w:sz="0" w:space="0" w:color="auto"/>
              </w:divBdr>
            </w:div>
            <w:div w:id="1667712344">
              <w:marLeft w:val="0"/>
              <w:marRight w:val="0"/>
              <w:marTop w:val="0"/>
              <w:marBottom w:val="0"/>
              <w:divBdr>
                <w:top w:val="none" w:sz="0" w:space="0" w:color="auto"/>
                <w:left w:val="none" w:sz="0" w:space="0" w:color="auto"/>
                <w:bottom w:val="none" w:sz="0" w:space="0" w:color="auto"/>
                <w:right w:val="none" w:sz="0" w:space="0" w:color="auto"/>
              </w:divBdr>
            </w:div>
            <w:div w:id="1668247836">
              <w:marLeft w:val="0"/>
              <w:marRight w:val="0"/>
              <w:marTop w:val="0"/>
              <w:marBottom w:val="0"/>
              <w:divBdr>
                <w:top w:val="none" w:sz="0" w:space="0" w:color="auto"/>
                <w:left w:val="none" w:sz="0" w:space="0" w:color="auto"/>
                <w:bottom w:val="none" w:sz="0" w:space="0" w:color="auto"/>
                <w:right w:val="none" w:sz="0" w:space="0" w:color="auto"/>
              </w:divBdr>
            </w:div>
            <w:div w:id="1668365214">
              <w:marLeft w:val="0"/>
              <w:marRight w:val="0"/>
              <w:marTop w:val="0"/>
              <w:marBottom w:val="0"/>
              <w:divBdr>
                <w:top w:val="none" w:sz="0" w:space="0" w:color="auto"/>
                <w:left w:val="none" w:sz="0" w:space="0" w:color="auto"/>
                <w:bottom w:val="none" w:sz="0" w:space="0" w:color="auto"/>
                <w:right w:val="none" w:sz="0" w:space="0" w:color="auto"/>
              </w:divBdr>
            </w:div>
            <w:div w:id="1674795658">
              <w:marLeft w:val="0"/>
              <w:marRight w:val="0"/>
              <w:marTop w:val="0"/>
              <w:marBottom w:val="0"/>
              <w:divBdr>
                <w:top w:val="none" w:sz="0" w:space="0" w:color="auto"/>
                <w:left w:val="none" w:sz="0" w:space="0" w:color="auto"/>
                <w:bottom w:val="none" w:sz="0" w:space="0" w:color="auto"/>
                <w:right w:val="none" w:sz="0" w:space="0" w:color="auto"/>
              </w:divBdr>
            </w:div>
            <w:div w:id="1681346516">
              <w:marLeft w:val="0"/>
              <w:marRight w:val="0"/>
              <w:marTop w:val="480"/>
              <w:marBottom w:val="0"/>
              <w:divBdr>
                <w:top w:val="single" w:sz="6" w:space="0" w:color="auto"/>
                <w:left w:val="single" w:sz="6" w:space="0" w:color="auto"/>
                <w:bottom w:val="single" w:sz="6" w:space="0" w:color="auto"/>
                <w:right w:val="single" w:sz="6" w:space="0" w:color="auto"/>
              </w:divBdr>
            </w:div>
            <w:div w:id="1683586784">
              <w:marLeft w:val="0"/>
              <w:marRight w:val="0"/>
              <w:marTop w:val="0"/>
              <w:marBottom w:val="0"/>
              <w:divBdr>
                <w:top w:val="none" w:sz="0" w:space="0" w:color="auto"/>
                <w:left w:val="none" w:sz="0" w:space="0" w:color="auto"/>
                <w:bottom w:val="none" w:sz="0" w:space="0" w:color="auto"/>
                <w:right w:val="none" w:sz="0" w:space="0" w:color="auto"/>
              </w:divBdr>
            </w:div>
            <w:div w:id="1683972005">
              <w:marLeft w:val="0"/>
              <w:marRight w:val="0"/>
              <w:marTop w:val="0"/>
              <w:marBottom w:val="0"/>
              <w:divBdr>
                <w:top w:val="none" w:sz="0" w:space="0" w:color="auto"/>
                <w:left w:val="none" w:sz="0" w:space="0" w:color="auto"/>
                <w:bottom w:val="none" w:sz="0" w:space="0" w:color="auto"/>
                <w:right w:val="none" w:sz="0" w:space="0" w:color="auto"/>
              </w:divBdr>
            </w:div>
            <w:div w:id="1684359513">
              <w:marLeft w:val="0"/>
              <w:marRight w:val="0"/>
              <w:marTop w:val="0"/>
              <w:marBottom w:val="0"/>
              <w:divBdr>
                <w:top w:val="none" w:sz="0" w:space="0" w:color="auto"/>
                <w:left w:val="none" w:sz="0" w:space="0" w:color="auto"/>
                <w:bottom w:val="none" w:sz="0" w:space="0" w:color="auto"/>
                <w:right w:val="none" w:sz="0" w:space="0" w:color="auto"/>
              </w:divBdr>
            </w:div>
            <w:div w:id="1686202376">
              <w:marLeft w:val="0"/>
              <w:marRight w:val="0"/>
              <w:marTop w:val="0"/>
              <w:marBottom w:val="0"/>
              <w:divBdr>
                <w:top w:val="none" w:sz="0" w:space="0" w:color="auto"/>
                <w:left w:val="none" w:sz="0" w:space="0" w:color="auto"/>
                <w:bottom w:val="none" w:sz="0" w:space="0" w:color="auto"/>
                <w:right w:val="none" w:sz="0" w:space="0" w:color="auto"/>
              </w:divBdr>
            </w:div>
            <w:div w:id="1698579712">
              <w:marLeft w:val="0"/>
              <w:marRight w:val="0"/>
              <w:marTop w:val="0"/>
              <w:marBottom w:val="0"/>
              <w:divBdr>
                <w:top w:val="none" w:sz="0" w:space="0" w:color="auto"/>
                <w:left w:val="none" w:sz="0" w:space="0" w:color="auto"/>
                <w:bottom w:val="none" w:sz="0" w:space="0" w:color="auto"/>
                <w:right w:val="none" w:sz="0" w:space="0" w:color="auto"/>
              </w:divBdr>
            </w:div>
            <w:div w:id="1706515249">
              <w:marLeft w:val="0"/>
              <w:marRight w:val="0"/>
              <w:marTop w:val="0"/>
              <w:marBottom w:val="0"/>
              <w:divBdr>
                <w:top w:val="none" w:sz="0" w:space="0" w:color="auto"/>
                <w:left w:val="none" w:sz="0" w:space="0" w:color="auto"/>
                <w:bottom w:val="none" w:sz="0" w:space="0" w:color="auto"/>
                <w:right w:val="none" w:sz="0" w:space="0" w:color="auto"/>
              </w:divBdr>
            </w:div>
            <w:div w:id="1707439982">
              <w:marLeft w:val="0"/>
              <w:marRight w:val="0"/>
              <w:marTop w:val="0"/>
              <w:marBottom w:val="0"/>
              <w:divBdr>
                <w:top w:val="none" w:sz="0" w:space="0" w:color="auto"/>
                <w:left w:val="none" w:sz="0" w:space="0" w:color="auto"/>
                <w:bottom w:val="none" w:sz="0" w:space="0" w:color="auto"/>
                <w:right w:val="none" w:sz="0" w:space="0" w:color="auto"/>
              </w:divBdr>
            </w:div>
            <w:div w:id="1707680168">
              <w:marLeft w:val="0"/>
              <w:marRight w:val="0"/>
              <w:marTop w:val="0"/>
              <w:marBottom w:val="0"/>
              <w:divBdr>
                <w:top w:val="none" w:sz="0" w:space="0" w:color="auto"/>
                <w:left w:val="none" w:sz="0" w:space="0" w:color="auto"/>
                <w:bottom w:val="none" w:sz="0" w:space="0" w:color="auto"/>
                <w:right w:val="none" w:sz="0" w:space="0" w:color="auto"/>
              </w:divBdr>
            </w:div>
            <w:div w:id="1716270957">
              <w:marLeft w:val="0"/>
              <w:marRight w:val="0"/>
              <w:marTop w:val="0"/>
              <w:marBottom w:val="0"/>
              <w:divBdr>
                <w:top w:val="none" w:sz="0" w:space="0" w:color="auto"/>
                <w:left w:val="none" w:sz="0" w:space="0" w:color="auto"/>
                <w:bottom w:val="none" w:sz="0" w:space="0" w:color="auto"/>
                <w:right w:val="none" w:sz="0" w:space="0" w:color="auto"/>
              </w:divBdr>
            </w:div>
            <w:div w:id="1717126176">
              <w:marLeft w:val="0"/>
              <w:marRight w:val="0"/>
              <w:marTop w:val="0"/>
              <w:marBottom w:val="0"/>
              <w:divBdr>
                <w:top w:val="none" w:sz="0" w:space="0" w:color="auto"/>
                <w:left w:val="none" w:sz="0" w:space="0" w:color="auto"/>
                <w:bottom w:val="none" w:sz="0" w:space="0" w:color="auto"/>
                <w:right w:val="none" w:sz="0" w:space="0" w:color="auto"/>
              </w:divBdr>
            </w:div>
            <w:div w:id="1718622366">
              <w:marLeft w:val="0"/>
              <w:marRight w:val="0"/>
              <w:marTop w:val="0"/>
              <w:marBottom w:val="0"/>
              <w:divBdr>
                <w:top w:val="none" w:sz="0" w:space="0" w:color="auto"/>
                <w:left w:val="none" w:sz="0" w:space="0" w:color="auto"/>
                <w:bottom w:val="none" w:sz="0" w:space="0" w:color="auto"/>
                <w:right w:val="none" w:sz="0" w:space="0" w:color="auto"/>
              </w:divBdr>
            </w:div>
            <w:div w:id="1719670598">
              <w:marLeft w:val="0"/>
              <w:marRight w:val="0"/>
              <w:marTop w:val="0"/>
              <w:marBottom w:val="0"/>
              <w:divBdr>
                <w:top w:val="none" w:sz="0" w:space="0" w:color="auto"/>
                <w:left w:val="none" w:sz="0" w:space="0" w:color="auto"/>
                <w:bottom w:val="none" w:sz="0" w:space="0" w:color="auto"/>
                <w:right w:val="none" w:sz="0" w:space="0" w:color="auto"/>
              </w:divBdr>
            </w:div>
            <w:div w:id="1720124691">
              <w:marLeft w:val="0"/>
              <w:marRight w:val="0"/>
              <w:marTop w:val="0"/>
              <w:marBottom w:val="0"/>
              <w:divBdr>
                <w:top w:val="none" w:sz="0" w:space="0" w:color="auto"/>
                <w:left w:val="none" w:sz="0" w:space="0" w:color="auto"/>
                <w:bottom w:val="none" w:sz="0" w:space="0" w:color="auto"/>
                <w:right w:val="none" w:sz="0" w:space="0" w:color="auto"/>
              </w:divBdr>
            </w:div>
            <w:div w:id="1720861528">
              <w:marLeft w:val="0"/>
              <w:marRight w:val="0"/>
              <w:marTop w:val="0"/>
              <w:marBottom w:val="0"/>
              <w:divBdr>
                <w:top w:val="none" w:sz="0" w:space="0" w:color="auto"/>
                <w:left w:val="none" w:sz="0" w:space="0" w:color="auto"/>
                <w:bottom w:val="none" w:sz="0" w:space="0" w:color="auto"/>
                <w:right w:val="none" w:sz="0" w:space="0" w:color="auto"/>
              </w:divBdr>
            </w:div>
            <w:div w:id="1723403886">
              <w:marLeft w:val="0"/>
              <w:marRight w:val="0"/>
              <w:marTop w:val="0"/>
              <w:marBottom w:val="0"/>
              <w:divBdr>
                <w:top w:val="none" w:sz="0" w:space="0" w:color="auto"/>
                <w:left w:val="none" w:sz="0" w:space="0" w:color="auto"/>
                <w:bottom w:val="none" w:sz="0" w:space="0" w:color="auto"/>
                <w:right w:val="none" w:sz="0" w:space="0" w:color="auto"/>
              </w:divBdr>
            </w:div>
            <w:div w:id="1726493129">
              <w:marLeft w:val="0"/>
              <w:marRight w:val="0"/>
              <w:marTop w:val="0"/>
              <w:marBottom w:val="0"/>
              <w:divBdr>
                <w:top w:val="none" w:sz="0" w:space="0" w:color="auto"/>
                <w:left w:val="none" w:sz="0" w:space="0" w:color="auto"/>
                <w:bottom w:val="none" w:sz="0" w:space="0" w:color="auto"/>
                <w:right w:val="none" w:sz="0" w:space="0" w:color="auto"/>
              </w:divBdr>
            </w:div>
            <w:div w:id="1727531230">
              <w:marLeft w:val="0"/>
              <w:marRight w:val="0"/>
              <w:marTop w:val="0"/>
              <w:marBottom w:val="0"/>
              <w:divBdr>
                <w:top w:val="none" w:sz="0" w:space="0" w:color="auto"/>
                <w:left w:val="none" w:sz="0" w:space="0" w:color="auto"/>
                <w:bottom w:val="none" w:sz="0" w:space="0" w:color="auto"/>
                <w:right w:val="none" w:sz="0" w:space="0" w:color="auto"/>
              </w:divBdr>
            </w:div>
            <w:div w:id="1735272061">
              <w:marLeft w:val="0"/>
              <w:marRight w:val="0"/>
              <w:marTop w:val="0"/>
              <w:marBottom w:val="0"/>
              <w:divBdr>
                <w:top w:val="none" w:sz="0" w:space="0" w:color="auto"/>
                <w:left w:val="none" w:sz="0" w:space="0" w:color="auto"/>
                <w:bottom w:val="none" w:sz="0" w:space="0" w:color="auto"/>
                <w:right w:val="none" w:sz="0" w:space="0" w:color="auto"/>
              </w:divBdr>
            </w:div>
            <w:div w:id="1735274323">
              <w:marLeft w:val="0"/>
              <w:marRight w:val="0"/>
              <w:marTop w:val="480"/>
              <w:marBottom w:val="0"/>
              <w:divBdr>
                <w:top w:val="single" w:sz="6" w:space="0" w:color="auto"/>
                <w:left w:val="single" w:sz="6" w:space="0" w:color="auto"/>
                <w:bottom w:val="single" w:sz="6" w:space="0" w:color="auto"/>
                <w:right w:val="single" w:sz="6" w:space="0" w:color="auto"/>
              </w:divBdr>
            </w:div>
            <w:div w:id="1735812409">
              <w:marLeft w:val="0"/>
              <w:marRight w:val="0"/>
              <w:marTop w:val="0"/>
              <w:marBottom w:val="0"/>
              <w:divBdr>
                <w:top w:val="none" w:sz="0" w:space="0" w:color="auto"/>
                <w:left w:val="none" w:sz="0" w:space="0" w:color="auto"/>
                <w:bottom w:val="none" w:sz="0" w:space="0" w:color="auto"/>
                <w:right w:val="none" w:sz="0" w:space="0" w:color="auto"/>
              </w:divBdr>
            </w:div>
            <w:div w:id="1736121060">
              <w:marLeft w:val="0"/>
              <w:marRight w:val="0"/>
              <w:marTop w:val="480"/>
              <w:marBottom w:val="0"/>
              <w:divBdr>
                <w:top w:val="single" w:sz="6" w:space="0" w:color="auto"/>
                <w:left w:val="single" w:sz="6" w:space="0" w:color="auto"/>
                <w:bottom w:val="single" w:sz="6" w:space="0" w:color="auto"/>
                <w:right w:val="single" w:sz="6" w:space="0" w:color="auto"/>
              </w:divBdr>
            </w:div>
            <w:div w:id="1738242191">
              <w:marLeft w:val="0"/>
              <w:marRight w:val="0"/>
              <w:marTop w:val="0"/>
              <w:marBottom w:val="0"/>
              <w:divBdr>
                <w:top w:val="none" w:sz="0" w:space="0" w:color="auto"/>
                <w:left w:val="none" w:sz="0" w:space="0" w:color="auto"/>
                <w:bottom w:val="none" w:sz="0" w:space="0" w:color="auto"/>
                <w:right w:val="none" w:sz="0" w:space="0" w:color="auto"/>
              </w:divBdr>
            </w:div>
            <w:div w:id="1741364263">
              <w:marLeft w:val="0"/>
              <w:marRight w:val="0"/>
              <w:marTop w:val="0"/>
              <w:marBottom w:val="0"/>
              <w:divBdr>
                <w:top w:val="none" w:sz="0" w:space="0" w:color="auto"/>
                <w:left w:val="none" w:sz="0" w:space="0" w:color="auto"/>
                <w:bottom w:val="none" w:sz="0" w:space="0" w:color="auto"/>
                <w:right w:val="none" w:sz="0" w:space="0" w:color="auto"/>
              </w:divBdr>
            </w:div>
            <w:div w:id="1742363703">
              <w:marLeft w:val="0"/>
              <w:marRight w:val="0"/>
              <w:marTop w:val="0"/>
              <w:marBottom w:val="0"/>
              <w:divBdr>
                <w:top w:val="none" w:sz="0" w:space="0" w:color="auto"/>
                <w:left w:val="none" w:sz="0" w:space="0" w:color="auto"/>
                <w:bottom w:val="none" w:sz="0" w:space="0" w:color="auto"/>
                <w:right w:val="none" w:sz="0" w:space="0" w:color="auto"/>
              </w:divBdr>
            </w:div>
            <w:div w:id="1749157182">
              <w:marLeft w:val="0"/>
              <w:marRight w:val="0"/>
              <w:marTop w:val="480"/>
              <w:marBottom w:val="0"/>
              <w:divBdr>
                <w:top w:val="single" w:sz="6" w:space="0" w:color="auto"/>
                <w:left w:val="single" w:sz="6" w:space="0" w:color="auto"/>
                <w:bottom w:val="single" w:sz="6" w:space="0" w:color="auto"/>
                <w:right w:val="single" w:sz="6" w:space="0" w:color="auto"/>
              </w:divBdr>
            </w:div>
            <w:div w:id="1750729925">
              <w:marLeft w:val="0"/>
              <w:marRight w:val="0"/>
              <w:marTop w:val="0"/>
              <w:marBottom w:val="0"/>
              <w:divBdr>
                <w:top w:val="none" w:sz="0" w:space="0" w:color="auto"/>
                <w:left w:val="none" w:sz="0" w:space="0" w:color="auto"/>
                <w:bottom w:val="none" w:sz="0" w:space="0" w:color="auto"/>
                <w:right w:val="none" w:sz="0" w:space="0" w:color="auto"/>
              </w:divBdr>
            </w:div>
            <w:div w:id="1757552182">
              <w:marLeft w:val="0"/>
              <w:marRight w:val="0"/>
              <w:marTop w:val="0"/>
              <w:marBottom w:val="0"/>
              <w:divBdr>
                <w:top w:val="none" w:sz="0" w:space="0" w:color="auto"/>
                <w:left w:val="none" w:sz="0" w:space="0" w:color="auto"/>
                <w:bottom w:val="none" w:sz="0" w:space="0" w:color="auto"/>
                <w:right w:val="none" w:sz="0" w:space="0" w:color="auto"/>
              </w:divBdr>
            </w:div>
            <w:div w:id="1761832965">
              <w:marLeft w:val="0"/>
              <w:marRight w:val="0"/>
              <w:marTop w:val="480"/>
              <w:marBottom w:val="0"/>
              <w:divBdr>
                <w:top w:val="single" w:sz="6" w:space="0" w:color="auto"/>
                <w:left w:val="single" w:sz="6" w:space="0" w:color="auto"/>
                <w:bottom w:val="single" w:sz="6" w:space="0" w:color="auto"/>
                <w:right w:val="single" w:sz="6" w:space="0" w:color="auto"/>
              </w:divBdr>
            </w:div>
            <w:div w:id="1764060016">
              <w:marLeft w:val="0"/>
              <w:marRight w:val="0"/>
              <w:marTop w:val="0"/>
              <w:marBottom w:val="0"/>
              <w:divBdr>
                <w:top w:val="none" w:sz="0" w:space="0" w:color="auto"/>
                <w:left w:val="none" w:sz="0" w:space="0" w:color="auto"/>
                <w:bottom w:val="none" w:sz="0" w:space="0" w:color="auto"/>
                <w:right w:val="none" w:sz="0" w:space="0" w:color="auto"/>
              </w:divBdr>
            </w:div>
            <w:div w:id="1768040032">
              <w:marLeft w:val="0"/>
              <w:marRight w:val="0"/>
              <w:marTop w:val="0"/>
              <w:marBottom w:val="0"/>
              <w:divBdr>
                <w:top w:val="none" w:sz="0" w:space="0" w:color="auto"/>
                <w:left w:val="none" w:sz="0" w:space="0" w:color="auto"/>
                <w:bottom w:val="none" w:sz="0" w:space="0" w:color="auto"/>
                <w:right w:val="none" w:sz="0" w:space="0" w:color="auto"/>
              </w:divBdr>
            </w:div>
            <w:div w:id="1771462266">
              <w:marLeft w:val="0"/>
              <w:marRight w:val="0"/>
              <w:marTop w:val="0"/>
              <w:marBottom w:val="0"/>
              <w:divBdr>
                <w:top w:val="none" w:sz="0" w:space="0" w:color="auto"/>
                <w:left w:val="none" w:sz="0" w:space="0" w:color="auto"/>
                <w:bottom w:val="none" w:sz="0" w:space="0" w:color="auto"/>
                <w:right w:val="none" w:sz="0" w:space="0" w:color="auto"/>
              </w:divBdr>
            </w:div>
            <w:div w:id="1773895494">
              <w:marLeft w:val="0"/>
              <w:marRight w:val="0"/>
              <w:marTop w:val="0"/>
              <w:marBottom w:val="0"/>
              <w:divBdr>
                <w:top w:val="none" w:sz="0" w:space="0" w:color="auto"/>
                <w:left w:val="none" w:sz="0" w:space="0" w:color="auto"/>
                <w:bottom w:val="none" w:sz="0" w:space="0" w:color="auto"/>
                <w:right w:val="none" w:sz="0" w:space="0" w:color="auto"/>
              </w:divBdr>
            </w:div>
            <w:div w:id="1776055227">
              <w:marLeft w:val="0"/>
              <w:marRight w:val="0"/>
              <w:marTop w:val="0"/>
              <w:marBottom w:val="0"/>
              <w:divBdr>
                <w:top w:val="none" w:sz="0" w:space="0" w:color="auto"/>
                <w:left w:val="none" w:sz="0" w:space="0" w:color="auto"/>
                <w:bottom w:val="none" w:sz="0" w:space="0" w:color="auto"/>
                <w:right w:val="none" w:sz="0" w:space="0" w:color="auto"/>
              </w:divBdr>
            </w:div>
            <w:div w:id="1782138808">
              <w:marLeft w:val="0"/>
              <w:marRight w:val="0"/>
              <w:marTop w:val="0"/>
              <w:marBottom w:val="0"/>
              <w:divBdr>
                <w:top w:val="none" w:sz="0" w:space="0" w:color="auto"/>
                <w:left w:val="none" w:sz="0" w:space="0" w:color="auto"/>
                <w:bottom w:val="none" w:sz="0" w:space="0" w:color="auto"/>
                <w:right w:val="none" w:sz="0" w:space="0" w:color="auto"/>
              </w:divBdr>
            </w:div>
            <w:div w:id="1782607687">
              <w:marLeft w:val="0"/>
              <w:marRight w:val="0"/>
              <w:marTop w:val="480"/>
              <w:marBottom w:val="0"/>
              <w:divBdr>
                <w:top w:val="single" w:sz="6" w:space="0" w:color="auto"/>
                <w:left w:val="single" w:sz="6" w:space="0" w:color="auto"/>
                <w:bottom w:val="single" w:sz="6" w:space="0" w:color="auto"/>
                <w:right w:val="single" w:sz="6" w:space="0" w:color="auto"/>
              </w:divBdr>
            </w:div>
            <w:div w:id="1783844629">
              <w:marLeft w:val="0"/>
              <w:marRight w:val="0"/>
              <w:marTop w:val="0"/>
              <w:marBottom w:val="0"/>
              <w:divBdr>
                <w:top w:val="none" w:sz="0" w:space="0" w:color="auto"/>
                <w:left w:val="none" w:sz="0" w:space="0" w:color="auto"/>
                <w:bottom w:val="none" w:sz="0" w:space="0" w:color="auto"/>
                <w:right w:val="none" w:sz="0" w:space="0" w:color="auto"/>
              </w:divBdr>
            </w:div>
            <w:div w:id="1786997313">
              <w:marLeft w:val="0"/>
              <w:marRight w:val="0"/>
              <w:marTop w:val="0"/>
              <w:marBottom w:val="0"/>
              <w:divBdr>
                <w:top w:val="none" w:sz="0" w:space="0" w:color="auto"/>
                <w:left w:val="none" w:sz="0" w:space="0" w:color="auto"/>
                <w:bottom w:val="none" w:sz="0" w:space="0" w:color="auto"/>
                <w:right w:val="none" w:sz="0" w:space="0" w:color="auto"/>
              </w:divBdr>
            </w:div>
            <w:div w:id="1789347954">
              <w:marLeft w:val="0"/>
              <w:marRight w:val="0"/>
              <w:marTop w:val="480"/>
              <w:marBottom w:val="0"/>
              <w:divBdr>
                <w:top w:val="single" w:sz="6" w:space="0" w:color="auto"/>
                <w:left w:val="single" w:sz="6" w:space="0" w:color="auto"/>
                <w:bottom w:val="single" w:sz="6" w:space="0" w:color="auto"/>
                <w:right w:val="single" w:sz="6" w:space="0" w:color="auto"/>
              </w:divBdr>
            </w:div>
            <w:div w:id="1794863879">
              <w:marLeft w:val="0"/>
              <w:marRight w:val="0"/>
              <w:marTop w:val="0"/>
              <w:marBottom w:val="0"/>
              <w:divBdr>
                <w:top w:val="none" w:sz="0" w:space="0" w:color="auto"/>
                <w:left w:val="none" w:sz="0" w:space="0" w:color="auto"/>
                <w:bottom w:val="none" w:sz="0" w:space="0" w:color="auto"/>
                <w:right w:val="none" w:sz="0" w:space="0" w:color="auto"/>
              </w:divBdr>
            </w:div>
            <w:div w:id="1799452045">
              <w:marLeft w:val="0"/>
              <w:marRight w:val="0"/>
              <w:marTop w:val="0"/>
              <w:marBottom w:val="0"/>
              <w:divBdr>
                <w:top w:val="none" w:sz="0" w:space="0" w:color="auto"/>
                <w:left w:val="none" w:sz="0" w:space="0" w:color="auto"/>
                <w:bottom w:val="none" w:sz="0" w:space="0" w:color="auto"/>
                <w:right w:val="none" w:sz="0" w:space="0" w:color="auto"/>
              </w:divBdr>
            </w:div>
            <w:div w:id="1804810717">
              <w:marLeft w:val="0"/>
              <w:marRight w:val="0"/>
              <w:marTop w:val="0"/>
              <w:marBottom w:val="0"/>
              <w:divBdr>
                <w:top w:val="none" w:sz="0" w:space="0" w:color="auto"/>
                <w:left w:val="none" w:sz="0" w:space="0" w:color="auto"/>
                <w:bottom w:val="none" w:sz="0" w:space="0" w:color="auto"/>
                <w:right w:val="none" w:sz="0" w:space="0" w:color="auto"/>
              </w:divBdr>
            </w:div>
            <w:div w:id="1805001795">
              <w:marLeft w:val="0"/>
              <w:marRight w:val="0"/>
              <w:marTop w:val="0"/>
              <w:marBottom w:val="0"/>
              <w:divBdr>
                <w:top w:val="none" w:sz="0" w:space="0" w:color="auto"/>
                <w:left w:val="none" w:sz="0" w:space="0" w:color="auto"/>
                <w:bottom w:val="none" w:sz="0" w:space="0" w:color="auto"/>
                <w:right w:val="none" w:sz="0" w:space="0" w:color="auto"/>
              </w:divBdr>
            </w:div>
            <w:div w:id="1805345132">
              <w:marLeft w:val="0"/>
              <w:marRight w:val="0"/>
              <w:marTop w:val="0"/>
              <w:marBottom w:val="0"/>
              <w:divBdr>
                <w:top w:val="none" w:sz="0" w:space="0" w:color="auto"/>
                <w:left w:val="none" w:sz="0" w:space="0" w:color="auto"/>
                <w:bottom w:val="none" w:sz="0" w:space="0" w:color="auto"/>
                <w:right w:val="none" w:sz="0" w:space="0" w:color="auto"/>
              </w:divBdr>
            </w:div>
            <w:div w:id="1805855460">
              <w:marLeft w:val="0"/>
              <w:marRight w:val="0"/>
              <w:marTop w:val="0"/>
              <w:marBottom w:val="0"/>
              <w:divBdr>
                <w:top w:val="none" w:sz="0" w:space="0" w:color="auto"/>
                <w:left w:val="none" w:sz="0" w:space="0" w:color="auto"/>
                <w:bottom w:val="none" w:sz="0" w:space="0" w:color="auto"/>
                <w:right w:val="none" w:sz="0" w:space="0" w:color="auto"/>
              </w:divBdr>
            </w:div>
            <w:div w:id="1810392538">
              <w:marLeft w:val="0"/>
              <w:marRight w:val="0"/>
              <w:marTop w:val="0"/>
              <w:marBottom w:val="0"/>
              <w:divBdr>
                <w:top w:val="none" w:sz="0" w:space="0" w:color="auto"/>
                <w:left w:val="none" w:sz="0" w:space="0" w:color="auto"/>
                <w:bottom w:val="none" w:sz="0" w:space="0" w:color="auto"/>
                <w:right w:val="none" w:sz="0" w:space="0" w:color="auto"/>
              </w:divBdr>
            </w:div>
            <w:div w:id="1810711097">
              <w:marLeft w:val="0"/>
              <w:marRight w:val="0"/>
              <w:marTop w:val="480"/>
              <w:marBottom w:val="0"/>
              <w:divBdr>
                <w:top w:val="single" w:sz="6" w:space="0" w:color="auto"/>
                <w:left w:val="single" w:sz="6" w:space="0" w:color="auto"/>
                <w:bottom w:val="single" w:sz="6" w:space="0" w:color="auto"/>
                <w:right w:val="single" w:sz="6" w:space="0" w:color="auto"/>
              </w:divBdr>
            </w:div>
            <w:div w:id="1812676471">
              <w:marLeft w:val="0"/>
              <w:marRight w:val="0"/>
              <w:marTop w:val="0"/>
              <w:marBottom w:val="0"/>
              <w:divBdr>
                <w:top w:val="none" w:sz="0" w:space="0" w:color="auto"/>
                <w:left w:val="none" w:sz="0" w:space="0" w:color="auto"/>
                <w:bottom w:val="none" w:sz="0" w:space="0" w:color="auto"/>
                <w:right w:val="none" w:sz="0" w:space="0" w:color="auto"/>
              </w:divBdr>
            </w:div>
            <w:div w:id="1821266247">
              <w:marLeft w:val="0"/>
              <w:marRight w:val="0"/>
              <w:marTop w:val="0"/>
              <w:marBottom w:val="0"/>
              <w:divBdr>
                <w:top w:val="none" w:sz="0" w:space="0" w:color="auto"/>
                <w:left w:val="none" w:sz="0" w:space="0" w:color="auto"/>
                <w:bottom w:val="none" w:sz="0" w:space="0" w:color="auto"/>
                <w:right w:val="none" w:sz="0" w:space="0" w:color="auto"/>
              </w:divBdr>
            </w:div>
            <w:div w:id="1825049733">
              <w:marLeft w:val="0"/>
              <w:marRight w:val="0"/>
              <w:marTop w:val="0"/>
              <w:marBottom w:val="0"/>
              <w:divBdr>
                <w:top w:val="none" w:sz="0" w:space="0" w:color="auto"/>
                <w:left w:val="none" w:sz="0" w:space="0" w:color="auto"/>
                <w:bottom w:val="none" w:sz="0" w:space="0" w:color="auto"/>
                <w:right w:val="none" w:sz="0" w:space="0" w:color="auto"/>
              </w:divBdr>
            </w:div>
            <w:div w:id="1828470638">
              <w:marLeft w:val="0"/>
              <w:marRight w:val="0"/>
              <w:marTop w:val="0"/>
              <w:marBottom w:val="0"/>
              <w:divBdr>
                <w:top w:val="none" w:sz="0" w:space="0" w:color="auto"/>
                <w:left w:val="none" w:sz="0" w:space="0" w:color="auto"/>
                <w:bottom w:val="none" w:sz="0" w:space="0" w:color="auto"/>
                <w:right w:val="none" w:sz="0" w:space="0" w:color="auto"/>
              </w:divBdr>
            </w:div>
            <w:div w:id="1831217104">
              <w:marLeft w:val="0"/>
              <w:marRight w:val="0"/>
              <w:marTop w:val="0"/>
              <w:marBottom w:val="0"/>
              <w:divBdr>
                <w:top w:val="none" w:sz="0" w:space="0" w:color="auto"/>
                <w:left w:val="none" w:sz="0" w:space="0" w:color="auto"/>
                <w:bottom w:val="none" w:sz="0" w:space="0" w:color="auto"/>
                <w:right w:val="none" w:sz="0" w:space="0" w:color="auto"/>
              </w:divBdr>
            </w:div>
            <w:div w:id="1832208835">
              <w:marLeft w:val="0"/>
              <w:marRight w:val="0"/>
              <w:marTop w:val="0"/>
              <w:marBottom w:val="0"/>
              <w:divBdr>
                <w:top w:val="none" w:sz="0" w:space="0" w:color="auto"/>
                <w:left w:val="none" w:sz="0" w:space="0" w:color="auto"/>
                <w:bottom w:val="none" w:sz="0" w:space="0" w:color="auto"/>
                <w:right w:val="none" w:sz="0" w:space="0" w:color="auto"/>
              </w:divBdr>
            </w:div>
            <w:div w:id="1838110353">
              <w:marLeft w:val="0"/>
              <w:marRight w:val="0"/>
              <w:marTop w:val="0"/>
              <w:marBottom w:val="0"/>
              <w:divBdr>
                <w:top w:val="none" w:sz="0" w:space="0" w:color="auto"/>
                <w:left w:val="none" w:sz="0" w:space="0" w:color="auto"/>
                <w:bottom w:val="none" w:sz="0" w:space="0" w:color="auto"/>
                <w:right w:val="none" w:sz="0" w:space="0" w:color="auto"/>
              </w:divBdr>
            </w:div>
            <w:div w:id="1838223567">
              <w:marLeft w:val="0"/>
              <w:marRight w:val="0"/>
              <w:marTop w:val="0"/>
              <w:marBottom w:val="0"/>
              <w:divBdr>
                <w:top w:val="none" w:sz="0" w:space="0" w:color="auto"/>
                <w:left w:val="none" w:sz="0" w:space="0" w:color="auto"/>
                <w:bottom w:val="none" w:sz="0" w:space="0" w:color="auto"/>
                <w:right w:val="none" w:sz="0" w:space="0" w:color="auto"/>
              </w:divBdr>
            </w:div>
            <w:div w:id="1842773183">
              <w:marLeft w:val="0"/>
              <w:marRight w:val="0"/>
              <w:marTop w:val="0"/>
              <w:marBottom w:val="0"/>
              <w:divBdr>
                <w:top w:val="none" w:sz="0" w:space="0" w:color="auto"/>
                <w:left w:val="none" w:sz="0" w:space="0" w:color="auto"/>
                <w:bottom w:val="none" w:sz="0" w:space="0" w:color="auto"/>
                <w:right w:val="none" w:sz="0" w:space="0" w:color="auto"/>
              </w:divBdr>
            </w:div>
            <w:div w:id="1849369157">
              <w:marLeft w:val="0"/>
              <w:marRight w:val="0"/>
              <w:marTop w:val="0"/>
              <w:marBottom w:val="0"/>
              <w:divBdr>
                <w:top w:val="none" w:sz="0" w:space="0" w:color="auto"/>
                <w:left w:val="none" w:sz="0" w:space="0" w:color="auto"/>
                <w:bottom w:val="none" w:sz="0" w:space="0" w:color="auto"/>
                <w:right w:val="none" w:sz="0" w:space="0" w:color="auto"/>
              </w:divBdr>
            </w:div>
            <w:div w:id="1850441012">
              <w:marLeft w:val="0"/>
              <w:marRight w:val="0"/>
              <w:marTop w:val="0"/>
              <w:marBottom w:val="0"/>
              <w:divBdr>
                <w:top w:val="none" w:sz="0" w:space="0" w:color="auto"/>
                <w:left w:val="none" w:sz="0" w:space="0" w:color="auto"/>
                <w:bottom w:val="none" w:sz="0" w:space="0" w:color="auto"/>
                <w:right w:val="none" w:sz="0" w:space="0" w:color="auto"/>
              </w:divBdr>
            </w:div>
            <w:div w:id="1851673205">
              <w:marLeft w:val="0"/>
              <w:marRight w:val="0"/>
              <w:marTop w:val="0"/>
              <w:marBottom w:val="0"/>
              <w:divBdr>
                <w:top w:val="none" w:sz="0" w:space="0" w:color="auto"/>
                <w:left w:val="none" w:sz="0" w:space="0" w:color="auto"/>
                <w:bottom w:val="none" w:sz="0" w:space="0" w:color="auto"/>
                <w:right w:val="none" w:sz="0" w:space="0" w:color="auto"/>
              </w:divBdr>
            </w:div>
            <w:div w:id="1852186112">
              <w:marLeft w:val="0"/>
              <w:marRight w:val="0"/>
              <w:marTop w:val="0"/>
              <w:marBottom w:val="0"/>
              <w:divBdr>
                <w:top w:val="none" w:sz="0" w:space="0" w:color="auto"/>
                <w:left w:val="none" w:sz="0" w:space="0" w:color="auto"/>
                <w:bottom w:val="none" w:sz="0" w:space="0" w:color="auto"/>
                <w:right w:val="none" w:sz="0" w:space="0" w:color="auto"/>
              </w:divBdr>
            </w:div>
            <w:div w:id="1853840963">
              <w:marLeft w:val="0"/>
              <w:marRight w:val="0"/>
              <w:marTop w:val="0"/>
              <w:marBottom w:val="0"/>
              <w:divBdr>
                <w:top w:val="none" w:sz="0" w:space="0" w:color="auto"/>
                <w:left w:val="none" w:sz="0" w:space="0" w:color="auto"/>
                <w:bottom w:val="none" w:sz="0" w:space="0" w:color="auto"/>
                <w:right w:val="none" w:sz="0" w:space="0" w:color="auto"/>
              </w:divBdr>
            </w:div>
            <w:div w:id="1854605768">
              <w:marLeft w:val="0"/>
              <w:marRight w:val="0"/>
              <w:marTop w:val="0"/>
              <w:marBottom w:val="0"/>
              <w:divBdr>
                <w:top w:val="none" w:sz="0" w:space="0" w:color="auto"/>
                <w:left w:val="none" w:sz="0" w:space="0" w:color="auto"/>
                <w:bottom w:val="none" w:sz="0" w:space="0" w:color="auto"/>
                <w:right w:val="none" w:sz="0" w:space="0" w:color="auto"/>
              </w:divBdr>
            </w:div>
            <w:div w:id="1854683806">
              <w:marLeft w:val="0"/>
              <w:marRight w:val="0"/>
              <w:marTop w:val="0"/>
              <w:marBottom w:val="0"/>
              <w:divBdr>
                <w:top w:val="none" w:sz="0" w:space="0" w:color="auto"/>
                <w:left w:val="none" w:sz="0" w:space="0" w:color="auto"/>
                <w:bottom w:val="none" w:sz="0" w:space="0" w:color="auto"/>
                <w:right w:val="none" w:sz="0" w:space="0" w:color="auto"/>
              </w:divBdr>
            </w:div>
            <w:div w:id="1859006620">
              <w:marLeft w:val="0"/>
              <w:marRight w:val="0"/>
              <w:marTop w:val="0"/>
              <w:marBottom w:val="0"/>
              <w:divBdr>
                <w:top w:val="none" w:sz="0" w:space="0" w:color="auto"/>
                <w:left w:val="none" w:sz="0" w:space="0" w:color="auto"/>
                <w:bottom w:val="none" w:sz="0" w:space="0" w:color="auto"/>
                <w:right w:val="none" w:sz="0" w:space="0" w:color="auto"/>
              </w:divBdr>
            </w:div>
            <w:div w:id="1859007595">
              <w:marLeft w:val="0"/>
              <w:marRight w:val="0"/>
              <w:marTop w:val="0"/>
              <w:marBottom w:val="0"/>
              <w:divBdr>
                <w:top w:val="none" w:sz="0" w:space="0" w:color="auto"/>
                <w:left w:val="none" w:sz="0" w:space="0" w:color="auto"/>
                <w:bottom w:val="none" w:sz="0" w:space="0" w:color="auto"/>
                <w:right w:val="none" w:sz="0" w:space="0" w:color="auto"/>
              </w:divBdr>
            </w:div>
            <w:div w:id="1862862694">
              <w:marLeft w:val="0"/>
              <w:marRight w:val="0"/>
              <w:marTop w:val="0"/>
              <w:marBottom w:val="0"/>
              <w:divBdr>
                <w:top w:val="none" w:sz="0" w:space="0" w:color="auto"/>
                <w:left w:val="none" w:sz="0" w:space="0" w:color="auto"/>
                <w:bottom w:val="none" w:sz="0" w:space="0" w:color="auto"/>
                <w:right w:val="none" w:sz="0" w:space="0" w:color="auto"/>
              </w:divBdr>
            </w:div>
            <w:div w:id="1874227212">
              <w:marLeft w:val="0"/>
              <w:marRight w:val="0"/>
              <w:marTop w:val="0"/>
              <w:marBottom w:val="0"/>
              <w:divBdr>
                <w:top w:val="none" w:sz="0" w:space="0" w:color="auto"/>
                <w:left w:val="none" w:sz="0" w:space="0" w:color="auto"/>
                <w:bottom w:val="none" w:sz="0" w:space="0" w:color="auto"/>
                <w:right w:val="none" w:sz="0" w:space="0" w:color="auto"/>
              </w:divBdr>
            </w:div>
            <w:div w:id="1877346443">
              <w:marLeft w:val="0"/>
              <w:marRight w:val="0"/>
              <w:marTop w:val="0"/>
              <w:marBottom w:val="0"/>
              <w:divBdr>
                <w:top w:val="none" w:sz="0" w:space="0" w:color="auto"/>
                <w:left w:val="none" w:sz="0" w:space="0" w:color="auto"/>
                <w:bottom w:val="none" w:sz="0" w:space="0" w:color="auto"/>
                <w:right w:val="none" w:sz="0" w:space="0" w:color="auto"/>
              </w:divBdr>
            </w:div>
            <w:div w:id="1881477389">
              <w:marLeft w:val="0"/>
              <w:marRight w:val="0"/>
              <w:marTop w:val="0"/>
              <w:marBottom w:val="0"/>
              <w:divBdr>
                <w:top w:val="none" w:sz="0" w:space="0" w:color="auto"/>
                <w:left w:val="none" w:sz="0" w:space="0" w:color="auto"/>
                <w:bottom w:val="none" w:sz="0" w:space="0" w:color="auto"/>
                <w:right w:val="none" w:sz="0" w:space="0" w:color="auto"/>
              </w:divBdr>
            </w:div>
            <w:div w:id="1884561232">
              <w:marLeft w:val="0"/>
              <w:marRight w:val="0"/>
              <w:marTop w:val="0"/>
              <w:marBottom w:val="0"/>
              <w:divBdr>
                <w:top w:val="none" w:sz="0" w:space="0" w:color="auto"/>
                <w:left w:val="none" w:sz="0" w:space="0" w:color="auto"/>
                <w:bottom w:val="none" w:sz="0" w:space="0" w:color="auto"/>
                <w:right w:val="none" w:sz="0" w:space="0" w:color="auto"/>
              </w:divBdr>
            </w:div>
            <w:div w:id="1885865910">
              <w:marLeft w:val="0"/>
              <w:marRight w:val="0"/>
              <w:marTop w:val="0"/>
              <w:marBottom w:val="0"/>
              <w:divBdr>
                <w:top w:val="none" w:sz="0" w:space="0" w:color="auto"/>
                <w:left w:val="none" w:sz="0" w:space="0" w:color="auto"/>
                <w:bottom w:val="none" w:sz="0" w:space="0" w:color="auto"/>
                <w:right w:val="none" w:sz="0" w:space="0" w:color="auto"/>
              </w:divBdr>
            </w:div>
            <w:div w:id="1886334090">
              <w:marLeft w:val="0"/>
              <w:marRight w:val="0"/>
              <w:marTop w:val="0"/>
              <w:marBottom w:val="0"/>
              <w:divBdr>
                <w:top w:val="none" w:sz="0" w:space="0" w:color="auto"/>
                <w:left w:val="none" w:sz="0" w:space="0" w:color="auto"/>
                <w:bottom w:val="none" w:sz="0" w:space="0" w:color="auto"/>
                <w:right w:val="none" w:sz="0" w:space="0" w:color="auto"/>
              </w:divBdr>
            </w:div>
            <w:div w:id="1889755590">
              <w:marLeft w:val="0"/>
              <w:marRight w:val="0"/>
              <w:marTop w:val="0"/>
              <w:marBottom w:val="0"/>
              <w:divBdr>
                <w:top w:val="none" w:sz="0" w:space="0" w:color="auto"/>
                <w:left w:val="none" w:sz="0" w:space="0" w:color="auto"/>
                <w:bottom w:val="none" w:sz="0" w:space="0" w:color="auto"/>
                <w:right w:val="none" w:sz="0" w:space="0" w:color="auto"/>
              </w:divBdr>
            </w:div>
            <w:div w:id="1889797857">
              <w:marLeft w:val="0"/>
              <w:marRight w:val="0"/>
              <w:marTop w:val="0"/>
              <w:marBottom w:val="0"/>
              <w:divBdr>
                <w:top w:val="none" w:sz="0" w:space="0" w:color="auto"/>
                <w:left w:val="none" w:sz="0" w:space="0" w:color="auto"/>
                <w:bottom w:val="none" w:sz="0" w:space="0" w:color="auto"/>
                <w:right w:val="none" w:sz="0" w:space="0" w:color="auto"/>
              </w:divBdr>
            </w:div>
            <w:div w:id="1897353300">
              <w:marLeft w:val="0"/>
              <w:marRight w:val="0"/>
              <w:marTop w:val="0"/>
              <w:marBottom w:val="0"/>
              <w:divBdr>
                <w:top w:val="none" w:sz="0" w:space="0" w:color="auto"/>
                <w:left w:val="none" w:sz="0" w:space="0" w:color="auto"/>
                <w:bottom w:val="none" w:sz="0" w:space="0" w:color="auto"/>
                <w:right w:val="none" w:sz="0" w:space="0" w:color="auto"/>
              </w:divBdr>
            </w:div>
            <w:div w:id="1897819170">
              <w:marLeft w:val="0"/>
              <w:marRight w:val="0"/>
              <w:marTop w:val="0"/>
              <w:marBottom w:val="0"/>
              <w:divBdr>
                <w:top w:val="none" w:sz="0" w:space="0" w:color="auto"/>
                <w:left w:val="none" w:sz="0" w:space="0" w:color="auto"/>
                <w:bottom w:val="none" w:sz="0" w:space="0" w:color="auto"/>
                <w:right w:val="none" w:sz="0" w:space="0" w:color="auto"/>
              </w:divBdr>
            </w:div>
            <w:div w:id="1900748796">
              <w:marLeft w:val="0"/>
              <w:marRight w:val="0"/>
              <w:marTop w:val="0"/>
              <w:marBottom w:val="0"/>
              <w:divBdr>
                <w:top w:val="none" w:sz="0" w:space="0" w:color="auto"/>
                <w:left w:val="none" w:sz="0" w:space="0" w:color="auto"/>
                <w:bottom w:val="none" w:sz="0" w:space="0" w:color="auto"/>
                <w:right w:val="none" w:sz="0" w:space="0" w:color="auto"/>
              </w:divBdr>
            </w:div>
            <w:div w:id="1908801812">
              <w:marLeft w:val="0"/>
              <w:marRight w:val="0"/>
              <w:marTop w:val="0"/>
              <w:marBottom w:val="0"/>
              <w:divBdr>
                <w:top w:val="none" w:sz="0" w:space="0" w:color="auto"/>
                <w:left w:val="none" w:sz="0" w:space="0" w:color="auto"/>
                <w:bottom w:val="none" w:sz="0" w:space="0" w:color="auto"/>
                <w:right w:val="none" w:sz="0" w:space="0" w:color="auto"/>
              </w:divBdr>
            </w:div>
            <w:div w:id="1911573773">
              <w:marLeft w:val="0"/>
              <w:marRight w:val="0"/>
              <w:marTop w:val="0"/>
              <w:marBottom w:val="0"/>
              <w:divBdr>
                <w:top w:val="none" w:sz="0" w:space="0" w:color="auto"/>
                <w:left w:val="none" w:sz="0" w:space="0" w:color="auto"/>
                <w:bottom w:val="none" w:sz="0" w:space="0" w:color="auto"/>
                <w:right w:val="none" w:sz="0" w:space="0" w:color="auto"/>
              </w:divBdr>
            </w:div>
            <w:div w:id="1911579036">
              <w:marLeft w:val="0"/>
              <w:marRight w:val="0"/>
              <w:marTop w:val="0"/>
              <w:marBottom w:val="0"/>
              <w:divBdr>
                <w:top w:val="none" w:sz="0" w:space="0" w:color="auto"/>
                <w:left w:val="none" w:sz="0" w:space="0" w:color="auto"/>
                <w:bottom w:val="none" w:sz="0" w:space="0" w:color="auto"/>
                <w:right w:val="none" w:sz="0" w:space="0" w:color="auto"/>
              </w:divBdr>
            </w:div>
            <w:div w:id="1912154252">
              <w:marLeft w:val="0"/>
              <w:marRight w:val="0"/>
              <w:marTop w:val="0"/>
              <w:marBottom w:val="0"/>
              <w:divBdr>
                <w:top w:val="none" w:sz="0" w:space="0" w:color="auto"/>
                <w:left w:val="none" w:sz="0" w:space="0" w:color="auto"/>
                <w:bottom w:val="none" w:sz="0" w:space="0" w:color="auto"/>
                <w:right w:val="none" w:sz="0" w:space="0" w:color="auto"/>
              </w:divBdr>
            </w:div>
            <w:div w:id="1912806275">
              <w:marLeft w:val="0"/>
              <w:marRight w:val="0"/>
              <w:marTop w:val="0"/>
              <w:marBottom w:val="0"/>
              <w:divBdr>
                <w:top w:val="none" w:sz="0" w:space="0" w:color="auto"/>
                <w:left w:val="none" w:sz="0" w:space="0" w:color="auto"/>
                <w:bottom w:val="none" w:sz="0" w:space="0" w:color="auto"/>
                <w:right w:val="none" w:sz="0" w:space="0" w:color="auto"/>
              </w:divBdr>
            </w:div>
            <w:div w:id="1913585945">
              <w:marLeft w:val="0"/>
              <w:marRight w:val="0"/>
              <w:marTop w:val="0"/>
              <w:marBottom w:val="0"/>
              <w:divBdr>
                <w:top w:val="none" w:sz="0" w:space="0" w:color="auto"/>
                <w:left w:val="none" w:sz="0" w:space="0" w:color="auto"/>
                <w:bottom w:val="none" w:sz="0" w:space="0" w:color="auto"/>
                <w:right w:val="none" w:sz="0" w:space="0" w:color="auto"/>
              </w:divBdr>
            </w:div>
            <w:div w:id="1915316700">
              <w:marLeft w:val="0"/>
              <w:marRight w:val="0"/>
              <w:marTop w:val="0"/>
              <w:marBottom w:val="0"/>
              <w:divBdr>
                <w:top w:val="none" w:sz="0" w:space="0" w:color="auto"/>
                <w:left w:val="none" w:sz="0" w:space="0" w:color="auto"/>
                <w:bottom w:val="none" w:sz="0" w:space="0" w:color="auto"/>
                <w:right w:val="none" w:sz="0" w:space="0" w:color="auto"/>
              </w:divBdr>
            </w:div>
            <w:div w:id="1915897845">
              <w:marLeft w:val="0"/>
              <w:marRight w:val="0"/>
              <w:marTop w:val="0"/>
              <w:marBottom w:val="0"/>
              <w:divBdr>
                <w:top w:val="none" w:sz="0" w:space="0" w:color="auto"/>
                <w:left w:val="none" w:sz="0" w:space="0" w:color="auto"/>
                <w:bottom w:val="none" w:sz="0" w:space="0" w:color="auto"/>
                <w:right w:val="none" w:sz="0" w:space="0" w:color="auto"/>
              </w:divBdr>
            </w:div>
            <w:div w:id="1919484501">
              <w:marLeft w:val="0"/>
              <w:marRight w:val="0"/>
              <w:marTop w:val="0"/>
              <w:marBottom w:val="0"/>
              <w:divBdr>
                <w:top w:val="none" w:sz="0" w:space="0" w:color="auto"/>
                <w:left w:val="none" w:sz="0" w:space="0" w:color="auto"/>
                <w:bottom w:val="none" w:sz="0" w:space="0" w:color="auto"/>
                <w:right w:val="none" w:sz="0" w:space="0" w:color="auto"/>
              </w:divBdr>
            </w:div>
            <w:div w:id="1922399990">
              <w:marLeft w:val="0"/>
              <w:marRight w:val="0"/>
              <w:marTop w:val="0"/>
              <w:marBottom w:val="0"/>
              <w:divBdr>
                <w:top w:val="none" w:sz="0" w:space="0" w:color="auto"/>
                <w:left w:val="none" w:sz="0" w:space="0" w:color="auto"/>
                <w:bottom w:val="none" w:sz="0" w:space="0" w:color="auto"/>
                <w:right w:val="none" w:sz="0" w:space="0" w:color="auto"/>
              </w:divBdr>
            </w:div>
            <w:div w:id="1922518837">
              <w:marLeft w:val="0"/>
              <w:marRight w:val="0"/>
              <w:marTop w:val="0"/>
              <w:marBottom w:val="0"/>
              <w:divBdr>
                <w:top w:val="none" w:sz="0" w:space="0" w:color="auto"/>
                <w:left w:val="none" w:sz="0" w:space="0" w:color="auto"/>
                <w:bottom w:val="none" w:sz="0" w:space="0" w:color="auto"/>
                <w:right w:val="none" w:sz="0" w:space="0" w:color="auto"/>
              </w:divBdr>
            </w:div>
            <w:div w:id="1924022729">
              <w:marLeft w:val="0"/>
              <w:marRight w:val="0"/>
              <w:marTop w:val="0"/>
              <w:marBottom w:val="0"/>
              <w:divBdr>
                <w:top w:val="none" w:sz="0" w:space="0" w:color="auto"/>
                <w:left w:val="none" w:sz="0" w:space="0" w:color="auto"/>
                <w:bottom w:val="none" w:sz="0" w:space="0" w:color="auto"/>
                <w:right w:val="none" w:sz="0" w:space="0" w:color="auto"/>
              </w:divBdr>
            </w:div>
            <w:div w:id="1924293926">
              <w:marLeft w:val="0"/>
              <w:marRight w:val="0"/>
              <w:marTop w:val="0"/>
              <w:marBottom w:val="0"/>
              <w:divBdr>
                <w:top w:val="none" w:sz="0" w:space="0" w:color="auto"/>
                <w:left w:val="none" w:sz="0" w:space="0" w:color="auto"/>
                <w:bottom w:val="none" w:sz="0" w:space="0" w:color="auto"/>
                <w:right w:val="none" w:sz="0" w:space="0" w:color="auto"/>
              </w:divBdr>
            </w:div>
            <w:div w:id="1926456197">
              <w:marLeft w:val="0"/>
              <w:marRight w:val="0"/>
              <w:marTop w:val="0"/>
              <w:marBottom w:val="0"/>
              <w:divBdr>
                <w:top w:val="none" w:sz="0" w:space="0" w:color="auto"/>
                <w:left w:val="none" w:sz="0" w:space="0" w:color="auto"/>
                <w:bottom w:val="none" w:sz="0" w:space="0" w:color="auto"/>
                <w:right w:val="none" w:sz="0" w:space="0" w:color="auto"/>
              </w:divBdr>
            </w:div>
            <w:div w:id="1930263563">
              <w:marLeft w:val="0"/>
              <w:marRight w:val="0"/>
              <w:marTop w:val="0"/>
              <w:marBottom w:val="0"/>
              <w:divBdr>
                <w:top w:val="none" w:sz="0" w:space="0" w:color="auto"/>
                <w:left w:val="none" w:sz="0" w:space="0" w:color="auto"/>
                <w:bottom w:val="none" w:sz="0" w:space="0" w:color="auto"/>
                <w:right w:val="none" w:sz="0" w:space="0" w:color="auto"/>
              </w:divBdr>
            </w:div>
            <w:div w:id="1930887855">
              <w:marLeft w:val="0"/>
              <w:marRight w:val="0"/>
              <w:marTop w:val="0"/>
              <w:marBottom w:val="0"/>
              <w:divBdr>
                <w:top w:val="none" w:sz="0" w:space="0" w:color="auto"/>
                <w:left w:val="none" w:sz="0" w:space="0" w:color="auto"/>
                <w:bottom w:val="none" w:sz="0" w:space="0" w:color="auto"/>
                <w:right w:val="none" w:sz="0" w:space="0" w:color="auto"/>
              </w:divBdr>
            </w:div>
            <w:div w:id="1930964187">
              <w:marLeft w:val="0"/>
              <w:marRight w:val="0"/>
              <w:marTop w:val="0"/>
              <w:marBottom w:val="0"/>
              <w:divBdr>
                <w:top w:val="none" w:sz="0" w:space="0" w:color="auto"/>
                <w:left w:val="none" w:sz="0" w:space="0" w:color="auto"/>
                <w:bottom w:val="none" w:sz="0" w:space="0" w:color="auto"/>
                <w:right w:val="none" w:sz="0" w:space="0" w:color="auto"/>
              </w:divBdr>
            </w:div>
            <w:div w:id="1935749990">
              <w:marLeft w:val="0"/>
              <w:marRight w:val="0"/>
              <w:marTop w:val="0"/>
              <w:marBottom w:val="0"/>
              <w:divBdr>
                <w:top w:val="none" w:sz="0" w:space="0" w:color="auto"/>
                <w:left w:val="none" w:sz="0" w:space="0" w:color="auto"/>
                <w:bottom w:val="none" w:sz="0" w:space="0" w:color="auto"/>
                <w:right w:val="none" w:sz="0" w:space="0" w:color="auto"/>
              </w:divBdr>
            </w:div>
            <w:div w:id="1938901748">
              <w:marLeft w:val="0"/>
              <w:marRight w:val="0"/>
              <w:marTop w:val="0"/>
              <w:marBottom w:val="0"/>
              <w:divBdr>
                <w:top w:val="none" w:sz="0" w:space="0" w:color="auto"/>
                <w:left w:val="none" w:sz="0" w:space="0" w:color="auto"/>
                <w:bottom w:val="none" w:sz="0" w:space="0" w:color="auto"/>
                <w:right w:val="none" w:sz="0" w:space="0" w:color="auto"/>
              </w:divBdr>
            </w:div>
            <w:div w:id="1939483900">
              <w:marLeft w:val="0"/>
              <w:marRight w:val="0"/>
              <w:marTop w:val="0"/>
              <w:marBottom w:val="0"/>
              <w:divBdr>
                <w:top w:val="none" w:sz="0" w:space="0" w:color="auto"/>
                <w:left w:val="none" w:sz="0" w:space="0" w:color="auto"/>
                <w:bottom w:val="none" w:sz="0" w:space="0" w:color="auto"/>
                <w:right w:val="none" w:sz="0" w:space="0" w:color="auto"/>
              </w:divBdr>
            </w:div>
            <w:div w:id="1940673069">
              <w:marLeft w:val="0"/>
              <w:marRight w:val="0"/>
              <w:marTop w:val="0"/>
              <w:marBottom w:val="0"/>
              <w:divBdr>
                <w:top w:val="none" w:sz="0" w:space="0" w:color="auto"/>
                <w:left w:val="none" w:sz="0" w:space="0" w:color="auto"/>
                <w:bottom w:val="none" w:sz="0" w:space="0" w:color="auto"/>
                <w:right w:val="none" w:sz="0" w:space="0" w:color="auto"/>
              </w:divBdr>
            </w:div>
            <w:div w:id="1940794233">
              <w:marLeft w:val="0"/>
              <w:marRight w:val="0"/>
              <w:marTop w:val="0"/>
              <w:marBottom w:val="0"/>
              <w:divBdr>
                <w:top w:val="none" w:sz="0" w:space="0" w:color="auto"/>
                <w:left w:val="none" w:sz="0" w:space="0" w:color="auto"/>
                <w:bottom w:val="none" w:sz="0" w:space="0" w:color="auto"/>
                <w:right w:val="none" w:sz="0" w:space="0" w:color="auto"/>
              </w:divBdr>
            </w:div>
            <w:div w:id="1945729382">
              <w:marLeft w:val="0"/>
              <w:marRight w:val="0"/>
              <w:marTop w:val="480"/>
              <w:marBottom w:val="0"/>
              <w:divBdr>
                <w:top w:val="single" w:sz="6" w:space="0" w:color="auto"/>
                <w:left w:val="single" w:sz="6" w:space="0" w:color="auto"/>
                <w:bottom w:val="single" w:sz="6" w:space="0" w:color="auto"/>
                <w:right w:val="single" w:sz="6" w:space="0" w:color="auto"/>
              </w:divBdr>
            </w:div>
            <w:div w:id="1945766815">
              <w:marLeft w:val="0"/>
              <w:marRight w:val="0"/>
              <w:marTop w:val="0"/>
              <w:marBottom w:val="0"/>
              <w:divBdr>
                <w:top w:val="none" w:sz="0" w:space="0" w:color="auto"/>
                <w:left w:val="none" w:sz="0" w:space="0" w:color="auto"/>
                <w:bottom w:val="none" w:sz="0" w:space="0" w:color="auto"/>
                <w:right w:val="none" w:sz="0" w:space="0" w:color="auto"/>
              </w:divBdr>
            </w:div>
            <w:div w:id="1947886739">
              <w:marLeft w:val="0"/>
              <w:marRight w:val="0"/>
              <w:marTop w:val="0"/>
              <w:marBottom w:val="0"/>
              <w:divBdr>
                <w:top w:val="none" w:sz="0" w:space="0" w:color="auto"/>
                <w:left w:val="none" w:sz="0" w:space="0" w:color="auto"/>
                <w:bottom w:val="none" w:sz="0" w:space="0" w:color="auto"/>
                <w:right w:val="none" w:sz="0" w:space="0" w:color="auto"/>
              </w:divBdr>
            </w:div>
            <w:div w:id="1950777257">
              <w:marLeft w:val="0"/>
              <w:marRight w:val="0"/>
              <w:marTop w:val="0"/>
              <w:marBottom w:val="0"/>
              <w:divBdr>
                <w:top w:val="none" w:sz="0" w:space="0" w:color="auto"/>
                <w:left w:val="none" w:sz="0" w:space="0" w:color="auto"/>
                <w:bottom w:val="none" w:sz="0" w:space="0" w:color="auto"/>
                <w:right w:val="none" w:sz="0" w:space="0" w:color="auto"/>
              </w:divBdr>
            </w:div>
            <w:div w:id="1951886618">
              <w:marLeft w:val="0"/>
              <w:marRight w:val="0"/>
              <w:marTop w:val="0"/>
              <w:marBottom w:val="0"/>
              <w:divBdr>
                <w:top w:val="none" w:sz="0" w:space="0" w:color="auto"/>
                <w:left w:val="none" w:sz="0" w:space="0" w:color="auto"/>
                <w:bottom w:val="none" w:sz="0" w:space="0" w:color="auto"/>
                <w:right w:val="none" w:sz="0" w:space="0" w:color="auto"/>
              </w:divBdr>
            </w:div>
            <w:div w:id="1953392770">
              <w:marLeft w:val="0"/>
              <w:marRight w:val="0"/>
              <w:marTop w:val="0"/>
              <w:marBottom w:val="0"/>
              <w:divBdr>
                <w:top w:val="none" w:sz="0" w:space="0" w:color="auto"/>
                <w:left w:val="none" w:sz="0" w:space="0" w:color="auto"/>
                <w:bottom w:val="none" w:sz="0" w:space="0" w:color="auto"/>
                <w:right w:val="none" w:sz="0" w:space="0" w:color="auto"/>
              </w:divBdr>
            </w:div>
            <w:div w:id="1958172950">
              <w:marLeft w:val="0"/>
              <w:marRight w:val="0"/>
              <w:marTop w:val="0"/>
              <w:marBottom w:val="0"/>
              <w:divBdr>
                <w:top w:val="none" w:sz="0" w:space="0" w:color="auto"/>
                <w:left w:val="none" w:sz="0" w:space="0" w:color="auto"/>
                <w:bottom w:val="none" w:sz="0" w:space="0" w:color="auto"/>
                <w:right w:val="none" w:sz="0" w:space="0" w:color="auto"/>
              </w:divBdr>
            </w:div>
            <w:div w:id="1958877553">
              <w:marLeft w:val="0"/>
              <w:marRight w:val="0"/>
              <w:marTop w:val="0"/>
              <w:marBottom w:val="0"/>
              <w:divBdr>
                <w:top w:val="none" w:sz="0" w:space="0" w:color="auto"/>
                <w:left w:val="none" w:sz="0" w:space="0" w:color="auto"/>
                <w:bottom w:val="none" w:sz="0" w:space="0" w:color="auto"/>
                <w:right w:val="none" w:sz="0" w:space="0" w:color="auto"/>
              </w:divBdr>
            </w:div>
            <w:div w:id="1959415163">
              <w:marLeft w:val="0"/>
              <w:marRight w:val="0"/>
              <w:marTop w:val="0"/>
              <w:marBottom w:val="0"/>
              <w:divBdr>
                <w:top w:val="none" w:sz="0" w:space="0" w:color="auto"/>
                <w:left w:val="none" w:sz="0" w:space="0" w:color="auto"/>
                <w:bottom w:val="none" w:sz="0" w:space="0" w:color="auto"/>
                <w:right w:val="none" w:sz="0" w:space="0" w:color="auto"/>
              </w:divBdr>
            </w:div>
            <w:div w:id="1959724637">
              <w:marLeft w:val="0"/>
              <w:marRight w:val="0"/>
              <w:marTop w:val="0"/>
              <w:marBottom w:val="0"/>
              <w:divBdr>
                <w:top w:val="none" w:sz="0" w:space="0" w:color="auto"/>
                <w:left w:val="none" w:sz="0" w:space="0" w:color="auto"/>
                <w:bottom w:val="none" w:sz="0" w:space="0" w:color="auto"/>
                <w:right w:val="none" w:sz="0" w:space="0" w:color="auto"/>
              </w:divBdr>
            </w:div>
            <w:div w:id="1960378800">
              <w:marLeft w:val="0"/>
              <w:marRight w:val="0"/>
              <w:marTop w:val="0"/>
              <w:marBottom w:val="0"/>
              <w:divBdr>
                <w:top w:val="none" w:sz="0" w:space="0" w:color="auto"/>
                <w:left w:val="none" w:sz="0" w:space="0" w:color="auto"/>
                <w:bottom w:val="none" w:sz="0" w:space="0" w:color="auto"/>
                <w:right w:val="none" w:sz="0" w:space="0" w:color="auto"/>
              </w:divBdr>
            </w:div>
            <w:div w:id="1960841635">
              <w:marLeft w:val="0"/>
              <w:marRight w:val="0"/>
              <w:marTop w:val="0"/>
              <w:marBottom w:val="0"/>
              <w:divBdr>
                <w:top w:val="none" w:sz="0" w:space="0" w:color="auto"/>
                <w:left w:val="none" w:sz="0" w:space="0" w:color="auto"/>
                <w:bottom w:val="none" w:sz="0" w:space="0" w:color="auto"/>
                <w:right w:val="none" w:sz="0" w:space="0" w:color="auto"/>
              </w:divBdr>
            </w:div>
            <w:div w:id="1964847616">
              <w:marLeft w:val="0"/>
              <w:marRight w:val="0"/>
              <w:marTop w:val="0"/>
              <w:marBottom w:val="0"/>
              <w:divBdr>
                <w:top w:val="none" w:sz="0" w:space="0" w:color="auto"/>
                <w:left w:val="none" w:sz="0" w:space="0" w:color="auto"/>
                <w:bottom w:val="none" w:sz="0" w:space="0" w:color="auto"/>
                <w:right w:val="none" w:sz="0" w:space="0" w:color="auto"/>
              </w:divBdr>
            </w:div>
            <w:div w:id="1971863218">
              <w:marLeft w:val="0"/>
              <w:marRight w:val="0"/>
              <w:marTop w:val="0"/>
              <w:marBottom w:val="0"/>
              <w:divBdr>
                <w:top w:val="none" w:sz="0" w:space="0" w:color="auto"/>
                <w:left w:val="none" w:sz="0" w:space="0" w:color="auto"/>
                <w:bottom w:val="none" w:sz="0" w:space="0" w:color="auto"/>
                <w:right w:val="none" w:sz="0" w:space="0" w:color="auto"/>
              </w:divBdr>
            </w:div>
            <w:div w:id="1972520432">
              <w:marLeft w:val="0"/>
              <w:marRight w:val="0"/>
              <w:marTop w:val="0"/>
              <w:marBottom w:val="0"/>
              <w:divBdr>
                <w:top w:val="none" w:sz="0" w:space="0" w:color="auto"/>
                <w:left w:val="none" w:sz="0" w:space="0" w:color="auto"/>
                <w:bottom w:val="none" w:sz="0" w:space="0" w:color="auto"/>
                <w:right w:val="none" w:sz="0" w:space="0" w:color="auto"/>
              </w:divBdr>
            </w:div>
            <w:div w:id="1973945723">
              <w:marLeft w:val="0"/>
              <w:marRight w:val="0"/>
              <w:marTop w:val="0"/>
              <w:marBottom w:val="0"/>
              <w:divBdr>
                <w:top w:val="none" w:sz="0" w:space="0" w:color="auto"/>
                <w:left w:val="none" w:sz="0" w:space="0" w:color="auto"/>
                <w:bottom w:val="none" w:sz="0" w:space="0" w:color="auto"/>
                <w:right w:val="none" w:sz="0" w:space="0" w:color="auto"/>
              </w:divBdr>
            </w:div>
            <w:div w:id="1976254259">
              <w:marLeft w:val="0"/>
              <w:marRight w:val="0"/>
              <w:marTop w:val="0"/>
              <w:marBottom w:val="0"/>
              <w:divBdr>
                <w:top w:val="none" w:sz="0" w:space="0" w:color="auto"/>
                <w:left w:val="none" w:sz="0" w:space="0" w:color="auto"/>
                <w:bottom w:val="none" w:sz="0" w:space="0" w:color="auto"/>
                <w:right w:val="none" w:sz="0" w:space="0" w:color="auto"/>
              </w:divBdr>
            </w:div>
            <w:div w:id="1976375061">
              <w:marLeft w:val="0"/>
              <w:marRight w:val="0"/>
              <w:marTop w:val="0"/>
              <w:marBottom w:val="0"/>
              <w:divBdr>
                <w:top w:val="none" w:sz="0" w:space="0" w:color="auto"/>
                <w:left w:val="none" w:sz="0" w:space="0" w:color="auto"/>
                <w:bottom w:val="none" w:sz="0" w:space="0" w:color="auto"/>
                <w:right w:val="none" w:sz="0" w:space="0" w:color="auto"/>
              </w:divBdr>
            </w:div>
            <w:div w:id="1977294859">
              <w:marLeft w:val="0"/>
              <w:marRight w:val="0"/>
              <w:marTop w:val="0"/>
              <w:marBottom w:val="0"/>
              <w:divBdr>
                <w:top w:val="none" w:sz="0" w:space="0" w:color="auto"/>
                <w:left w:val="none" w:sz="0" w:space="0" w:color="auto"/>
                <w:bottom w:val="none" w:sz="0" w:space="0" w:color="auto"/>
                <w:right w:val="none" w:sz="0" w:space="0" w:color="auto"/>
              </w:divBdr>
            </w:div>
            <w:div w:id="1980645681">
              <w:marLeft w:val="0"/>
              <w:marRight w:val="0"/>
              <w:marTop w:val="0"/>
              <w:marBottom w:val="0"/>
              <w:divBdr>
                <w:top w:val="none" w:sz="0" w:space="0" w:color="auto"/>
                <w:left w:val="none" w:sz="0" w:space="0" w:color="auto"/>
                <w:bottom w:val="none" w:sz="0" w:space="0" w:color="auto"/>
                <w:right w:val="none" w:sz="0" w:space="0" w:color="auto"/>
              </w:divBdr>
            </w:div>
            <w:div w:id="1988825849">
              <w:marLeft w:val="0"/>
              <w:marRight w:val="0"/>
              <w:marTop w:val="0"/>
              <w:marBottom w:val="0"/>
              <w:divBdr>
                <w:top w:val="none" w:sz="0" w:space="0" w:color="auto"/>
                <w:left w:val="none" w:sz="0" w:space="0" w:color="auto"/>
                <w:bottom w:val="none" w:sz="0" w:space="0" w:color="auto"/>
                <w:right w:val="none" w:sz="0" w:space="0" w:color="auto"/>
              </w:divBdr>
            </w:div>
            <w:div w:id="1995640100">
              <w:marLeft w:val="0"/>
              <w:marRight w:val="0"/>
              <w:marTop w:val="0"/>
              <w:marBottom w:val="0"/>
              <w:divBdr>
                <w:top w:val="none" w:sz="0" w:space="0" w:color="auto"/>
                <w:left w:val="none" w:sz="0" w:space="0" w:color="auto"/>
                <w:bottom w:val="none" w:sz="0" w:space="0" w:color="auto"/>
                <w:right w:val="none" w:sz="0" w:space="0" w:color="auto"/>
              </w:divBdr>
            </w:div>
            <w:div w:id="1995913940">
              <w:marLeft w:val="0"/>
              <w:marRight w:val="0"/>
              <w:marTop w:val="0"/>
              <w:marBottom w:val="0"/>
              <w:divBdr>
                <w:top w:val="none" w:sz="0" w:space="0" w:color="auto"/>
                <w:left w:val="none" w:sz="0" w:space="0" w:color="auto"/>
                <w:bottom w:val="none" w:sz="0" w:space="0" w:color="auto"/>
                <w:right w:val="none" w:sz="0" w:space="0" w:color="auto"/>
              </w:divBdr>
            </w:div>
            <w:div w:id="2000426074">
              <w:marLeft w:val="0"/>
              <w:marRight w:val="0"/>
              <w:marTop w:val="0"/>
              <w:marBottom w:val="0"/>
              <w:divBdr>
                <w:top w:val="none" w:sz="0" w:space="0" w:color="auto"/>
                <w:left w:val="none" w:sz="0" w:space="0" w:color="auto"/>
                <w:bottom w:val="none" w:sz="0" w:space="0" w:color="auto"/>
                <w:right w:val="none" w:sz="0" w:space="0" w:color="auto"/>
              </w:divBdr>
            </w:div>
            <w:div w:id="2001499105">
              <w:marLeft w:val="0"/>
              <w:marRight w:val="0"/>
              <w:marTop w:val="0"/>
              <w:marBottom w:val="0"/>
              <w:divBdr>
                <w:top w:val="none" w:sz="0" w:space="0" w:color="auto"/>
                <w:left w:val="none" w:sz="0" w:space="0" w:color="auto"/>
                <w:bottom w:val="none" w:sz="0" w:space="0" w:color="auto"/>
                <w:right w:val="none" w:sz="0" w:space="0" w:color="auto"/>
              </w:divBdr>
            </w:div>
            <w:div w:id="2002000501">
              <w:marLeft w:val="0"/>
              <w:marRight w:val="0"/>
              <w:marTop w:val="0"/>
              <w:marBottom w:val="0"/>
              <w:divBdr>
                <w:top w:val="none" w:sz="0" w:space="0" w:color="auto"/>
                <w:left w:val="none" w:sz="0" w:space="0" w:color="auto"/>
                <w:bottom w:val="none" w:sz="0" w:space="0" w:color="auto"/>
                <w:right w:val="none" w:sz="0" w:space="0" w:color="auto"/>
              </w:divBdr>
            </w:div>
            <w:div w:id="2002585028">
              <w:marLeft w:val="0"/>
              <w:marRight w:val="0"/>
              <w:marTop w:val="0"/>
              <w:marBottom w:val="0"/>
              <w:divBdr>
                <w:top w:val="none" w:sz="0" w:space="0" w:color="auto"/>
                <w:left w:val="none" w:sz="0" w:space="0" w:color="auto"/>
                <w:bottom w:val="none" w:sz="0" w:space="0" w:color="auto"/>
                <w:right w:val="none" w:sz="0" w:space="0" w:color="auto"/>
              </w:divBdr>
            </w:div>
            <w:div w:id="2003970814">
              <w:marLeft w:val="0"/>
              <w:marRight w:val="0"/>
              <w:marTop w:val="0"/>
              <w:marBottom w:val="0"/>
              <w:divBdr>
                <w:top w:val="none" w:sz="0" w:space="0" w:color="auto"/>
                <w:left w:val="none" w:sz="0" w:space="0" w:color="auto"/>
                <w:bottom w:val="none" w:sz="0" w:space="0" w:color="auto"/>
                <w:right w:val="none" w:sz="0" w:space="0" w:color="auto"/>
              </w:divBdr>
            </w:div>
            <w:div w:id="2004356680">
              <w:marLeft w:val="0"/>
              <w:marRight w:val="0"/>
              <w:marTop w:val="0"/>
              <w:marBottom w:val="0"/>
              <w:divBdr>
                <w:top w:val="none" w:sz="0" w:space="0" w:color="auto"/>
                <w:left w:val="none" w:sz="0" w:space="0" w:color="auto"/>
                <w:bottom w:val="none" w:sz="0" w:space="0" w:color="auto"/>
                <w:right w:val="none" w:sz="0" w:space="0" w:color="auto"/>
              </w:divBdr>
            </w:div>
            <w:div w:id="2014841985">
              <w:marLeft w:val="0"/>
              <w:marRight w:val="0"/>
              <w:marTop w:val="0"/>
              <w:marBottom w:val="0"/>
              <w:divBdr>
                <w:top w:val="none" w:sz="0" w:space="0" w:color="auto"/>
                <w:left w:val="none" w:sz="0" w:space="0" w:color="auto"/>
                <w:bottom w:val="none" w:sz="0" w:space="0" w:color="auto"/>
                <w:right w:val="none" w:sz="0" w:space="0" w:color="auto"/>
              </w:divBdr>
            </w:div>
            <w:div w:id="2014867746">
              <w:marLeft w:val="0"/>
              <w:marRight w:val="0"/>
              <w:marTop w:val="0"/>
              <w:marBottom w:val="0"/>
              <w:divBdr>
                <w:top w:val="none" w:sz="0" w:space="0" w:color="auto"/>
                <w:left w:val="none" w:sz="0" w:space="0" w:color="auto"/>
                <w:bottom w:val="none" w:sz="0" w:space="0" w:color="auto"/>
                <w:right w:val="none" w:sz="0" w:space="0" w:color="auto"/>
              </w:divBdr>
            </w:div>
            <w:div w:id="2017805545">
              <w:marLeft w:val="0"/>
              <w:marRight w:val="0"/>
              <w:marTop w:val="0"/>
              <w:marBottom w:val="0"/>
              <w:divBdr>
                <w:top w:val="none" w:sz="0" w:space="0" w:color="auto"/>
                <w:left w:val="none" w:sz="0" w:space="0" w:color="auto"/>
                <w:bottom w:val="none" w:sz="0" w:space="0" w:color="auto"/>
                <w:right w:val="none" w:sz="0" w:space="0" w:color="auto"/>
              </w:divBdr>
            </w:div>
            <w:div w:id="2019774639">
              <w:marLeft w:val="0"/>
              <w:marRight w:val="0"/>
              <w:marTop w:val="0"/>
              <w:marBottom w:val="0"/>
              <w:divBdr>
                <w:top w:val="none" w:sz="0" w:space="0" w:color="auto"/>
                <w:left w:val="none" w:sz="0" w:space="0" w:color="auto"/>
                <w:bottom w:val="none" w:sz="0" w:space="0" w:color="auto"/>
                <w:right w:val="none" w:sz="0" w:space="0" w:color="auto"/>
              </w:divBdr>
            </w:div>
            <w:div w:id="2021465939">
              <w:marLeft w:val="0"/>
              <w:marRight w:val="0"/>
              <w:marTop w:val="0"/>
              <w:marBottom w:val="0"/>
              <w:divBdr>
                <w:top w:val="none" w:sz="0" w:space="0" w:color="auto"/>
                <w:left w:val="none" w:sz="0" w:space="0" w:color="auto"/>
                <w:bottom w:val="none" w:sz="0" w:space="0" w:color="auto"/>
                <w:right w:val="none" w:sz="0" w:space="0" w:color="auto"/>
              </w:divBdr>
            </w:div>
            <w:div w:id="2029021615">
              <w:marLeft w:val="0"/>
              <w:marRight w:val="0"/>
              <w:marTop w:val="0"/>
              <w:marBottom w:val="0"/>
              <w:divBdr>
                <w:top w:val="none" w:sz="0" w:space="0" w:color="auto"/>
                <w:left w:val="none" w:sz="0" w:space="0" w:color="auto"/>
                <w:bottom w:val="none" w:sz="0" w:space="0" w:color="auto"/>
                <w:right w:val="none" w:sz="0" w:space="0" w:color="auto"/>
              </w:divBdr>
            </w:div>
            <w:div w:id="2030712661">
              <w:marLeft w:val="0"/>
              <w:marRight w:val="0"/>
              <w:marTop w:val="0"/>
              <w:marBottom w:val="0"/>
              <w:divBdr>
                <w:top w:val="none" w:sz="0" w:space="0" w:color="auto"/>
                <w:left w:val="none" w:sz="0" w:space="0" w:color="auto"/>
                <w:bottom w:val="none" w:sz="0" w:space="0" w:color="auto"/>
                <w:right w:val="none" w:sz="0" w:space="0" w:color="auto"/>
              </w:divBdr>
            </w:div>
            <w:div w:id="2047018416">
              <w:marLeft w:val="0"/>
              <w:marRight w:val="0"/>
              <w:marTop w:val="0"/>
              <w:marBottom w:val="0"/>
              <w:divBdr>
                <w:top w:val="none" w:sz="0" w:space="0" w:color="auto"/>
                <w:left w:val="none" w:sz="0" w:space="0" w:color="auto"/>
                <w:bottom w:val="none" w:sz="0" w:space="0" w:color="auto"/>
                <w:right w:val="none" w:sz="0" w:space="0" w:color="auto"/>
              </w:divBdr>
            </w:div>
            <w:div w:id="2048292180">
              <w:marLeft w:val="0"/>
              <w:marRight w:val="0"/>
              <w:marTop w:val="0"/>
              <w:marBottom w:val="0"/>
              <w:divBdr>
                <w:top w:val="none" w:sz="0" w:space="0" w:color="auto"/>
                <w:left w:val="none" w:sz="0" w:space="0" w:color="auto"/>
                <w:bottom w:val="none" w:sz="0" w:space="0" w:color="auto"/>
                <w:right w:val="none" w:sz="0" w:space="0" w:color="auto"/>
              </w:divBdr>
            </w:div>
            <w:div w:id="2049449061">
              <w:marLeft w:val="0"/>
              <w:marRight w:val="0"/>
              <w:marTop w:val="0"/>
              <w:marBottom w:val="0"/>
              <w:divBdr>
                <w:top w:val="none" w:sz="0" w:space="0" w:color="auto"/>
                <w:left w:val="none" w:sz="0" w:space="0" w:color="auto"/>
                <w:bottom w:val="none" w:sz="0" w:space="0" w:color="auto"/>
                <w:right w:val="none" w:sz="0" w:space="0" w:color="auto"/>
              </w:divBdr>
            </w:div>
            <w:div w:id="2050303736">
              <w:marLeft w:val="0"/>
              <w:marRight w:val="0"/>
              <w:marTop w:val="0"/>
              <w:marBottom w:val="0"/>
              <w:divBdr>
                <w:top w:val="none" w:sz="0" w:space="0" w:color="auto"/>
                <w:left w:val="none" w:sz="0" w:space="0" w:color="auto"/>
                <w:bottom w:val="none" w:sz="0" w:space="0" w:color="auto"/>
                <w:right w:val="none" w:sz="0" w:space="0" w:color="auto"/>
              </w:divBdr>
            </w:div>
            <w:div w:id="2050718796">
              <w:marLeft w:val="0"/>
              <w:marRight w:val="0"/>
              <w:marTop w:val="0"/>
              <w:marBottom w:val="0"/>
              <w:divBdr>
                <w:top w:val="none" w:sz="0" w:space="0" w:color="auto"/>
                <w:left w:val="none" w:sz="0" w:space="0" w:color="auto"/>
                <w:bottom w:val="none" w:sz="0" w:space="0" w:color="auto"/>
                <w:right w:val="none" w:sz="0" w:space="0" w:color="auto"/>
              </w:divBdr>
            </w:div>
            <w:div w:id="2050763774">
              <w:marLeft w:val="0"/>
              <w:marRight w:val="0"/>
              <w:marTop w:val="0"/>
              <w:marBottom w:val="0"/>
              <w:divBdr>
                <w:top w:val="none" w:sz="0" w:space="0" w:color="auto"/>
                <w:left w:val="none" w:sz="0" w:space="0" w:color="auto"/>
                <w:bottom w:val="none" w:sz="0" w:space="0" w:color="auto"/>
                <w:right w:val="none" w:sz="0" w:space="0" w:color="auto"/>
              </w:divBdr>
            </w:div>
            <w:div w:id="2052070301">
              <w:marLeft w:val="0"/>
              <w:marRight w:val="0"/>
              <w:marTop w:val="0"/>
              <w:marBottom w:val="0"/>
              <w:divBdr>
                <w:top w:val="none" w:sz="0" w:space="0" w:color="auto"/>
                <w:left w:val="none" w:sz="0" w:space="0" w:color="auto"/>
                <w:bottom w:val="none" w:sz="0" w:space="0" w:color="auto"/>
                <w:right w:val="none" w:sz="0" w:space="0" w:color="auto"/>
              </w:divBdr>
            </w:div>
            <w:div w:id="2054841341">
              <w:marLeft w:val="0"/>
              <w:marRight w:val="0"/>
              <w:marTop w:val="0"/>
              <w:marBottom w:val="0"/>
              <w:divBdr>
                <w:top w:val="none" w:sz="0" w:space="0" w:color="auto"/>
                <w:left w:val="none" w:sz="0" w:space="0" w:color="auto"/>
                <w:bottom w:val="none" w:sz="0" w:space="0" w:color="auto"/>
                <w:right w:val="none" w:sz="0" w:space="0" w:color="auto"/>
              </w:divBdr>
            </w:div>
            <w:div w:id="2058430937">
              <w:marLeft w:val="0"/>
              <w:marRight w:val="0"/>
              <w:marTop w:val="0"/>
              <w:marBottom w:val="0"/>
              <w:divBdr>
                <w:top w:val="none" w:sz="0" w:space="0" w:color="auto"/>
                <w:left w:val="none" w:sz="0" w:space="0" w:color="auto"/>
                <w:bottom w:val="none" w:sz="0" w:space="0" w:color="auto"/>
                <w:right w:val="none" w:sz="0" w:space="0" w:color="auto"/>
              </w:divBdr>
            </w:div>
            <w:div w:id="2070036123">
              <w:marLeft w:val="0"/>
              <w:marRight w:val="0"/>
              <w:marTop w:val="0"/>
              <w:marBottom w:val="0"/>
              <w:divBdr>
                <w:top w:val="none" w:sz="0" w:space="0" w:color="auto"/>
                <w:left w:val="none" w:sz="0" w:space="0" w:color="auto"/>
                <w:bottom w:val="none" w:sz="0" w:space="0" w:color="auto"/>
                <w:right w:val="none" w:sz="0" w:space="0" w:color="auto"/>
              </w:divBdr>
            </w:div>
            <w:div w:id="2071033274">
              <w:marLeft w:val="0"/>
              <w:marRight w:val="0"/>
              <w:marTop w:val="480"/>
              <w:marBottom w:val="0"/>
              <w:divBdr>
                <w:top w:val="single" w:sz="6" w:space="0" w:color="auto"/>
                <w:left w:val="single" w:sz="6" w:space="0" w:color="auto"/>
                <w:bottom w:val="single" w:sz="6" w:space="0" w:color="auto"/>
                <w:right w:val="single" w:sz="6" w:space="0" w:color="auto"/>
              </w:divBdr>
            </w:div>
            <w:div w:id="2071690105">
              <w:marLeft w:val="0"/>
              <w:marRight w:val="0"/>
              <w:marTop w:val="0"/>
              <w:marBottom w:val="0"/>
              <w:divBdr>
                <w:top w:val="none" w:sz="0" w:space="0" w:color="auto"/>
                <w:left w:val="none" w:sz="0" w:space="0" w:color="auto"/>
                <w:bottom w:val="none" w:sz="0" w:space="0" w:color="auto"/>
                <w:right w:val="none" w:sz="0" w:space="0" w:color="auto"/>
              </w:divBdr>
            </w:div>
            <w:div w:id="2077044972">
              <w:marLeft w:val="0"/>
              <w:marRight w:val="0"/>
              <w:marTop w:val="0"/>
              <w:marBottom w:val="0"/>
              <w:divBdr>
                <w:top w:val="none" w:sz="0" w:space="0" w:color="auto"/>
                <w:left w:val="none" w:sz="0" w:space="0" w:color="auto"/>
                <w:bottom w:val="none" w:sz="0" w:space="0" w:color="auto"/>
                <w:right w:val="none" w:sz="0" w:space="0" w:color="auto"/>
              </w:divBdr>
            </w:div>
            <w:div w:id="2082870421">
              <w:marLeft w:val="0"/>
              <w:marRight w:val="0"/>
              <w:marTop w:val="0"/>
              <w:marBottom w:val="0"/>
              <w:divBdr>
                <w:top w:val="none" w:sz="0" w:space="0" w:color="auto"/>
                <w:left w:val="none" w:sz="0" w:space="0" w:color="auto"/>
                <w:bottom w:val="none" w:sz="0" w:space="0" w:color="auto"/>
                <w:right w:val="none" w:sz="0" w:space="0" w:color="auto"/>
              </w:divBdr>
            </w:div>
            <w:div w:id="2083133508">
              <w:marLeft w:val="0"/>
              <w:marRight w:val="0"/>
              <w:marTop w:val="0"/>
              <w:marBottom w:val="0"/>
              <w:divBdr>
                <w:top w:val="none" w:sz="0" w:space="0" w:color="auto"/>
                <w:left w:val="none" w:sz="0" w:space="0" w:color="auto"/>
                <w:bottom w:val="none" w:sz="0" w:space="0" w:color="auto"/>
                <w:right w:val="none" w:sz="0" w:space="0" w:color="auto"/>
              </w:divBdr>
            </w:div>
            <w:div w:id="2084910775">
              <w:marLeft w:val="0"/>
              <w:marRight w:val="0"/>
              <w:marTop w:val="0"/>
              <w:marBottom w:val="0"/>
              <w:divBdr>
                <w:top w:val="none" w:sz="0" w:space="0" w:color="auto"/>
                <w:left w:val="none" w:sz="0" w:space="0" w:color="auto"/>
                <w:bottom w:val="none" w:sz="0" w:space="0" w:color="auto"/>
                <w:right w:val="none" w:sz="0" w:space="0" w:color="auto"/>
              </w:divBdr>
            </w:div>
            <w:div w:id="2086604964">
              <w:marLeft w:val="0"/>
              <w:marRight w:val="0"/>
              <w:marTop w:val="0"/>
              <w:marBottom w:val="0"/>
              <w:divBdr>
                <w:top w:val="none" w:sz="0" w:space="0" w:color="auto"/>
                <w:left w:val="none" w:sz="0" w:space="0" w:color="auto"/>
                <w:bottom w:val="none" w:sz="0" w:space="0" w:color="auto"/>
                <w:right w:val="none" w:sz="0" w:space="0" w:color="auto"/>
              </w:divBdr>
            </w:div>
            <w:div w:id="2087998366">
              <w:marLeft w:val="0"/>
              <w:marRight w:val="0"/>
              <w:marTop w:val="0"/>
              <w:marBottom w:val="0"/>
              <w:divBdr>
                <w:top w:val="none" w:sz="0" w:space="0" w:color="auto"/>
                <w:left w:val="none" w:sz="0" w:space="0" w:color="auto"/>
                <w:bottom w:val="none" w:sz="0" w:space="0" w:color="auto"/>
                <w:right w:val="none" w:sz="0" w:space="0" w:color="auto"/>
              </w:divBdr>
            </w:div>
            <w:div w:id="2093235529">
              <w:marLeft w:val="0"/>
              <w:marRight w:val="0"/>
              <w:marTop w:val="0"/>
              <w:marBottom w:val="0"/>
              <w:divBdr>
                <w:top w:val="none" w:sz="0" w:space="0" w:color="auto"/>
                <w:left w:val="none" w:sz="0" w:space="0" w:color="auto"/>
                <w:bottom w:val="none" w:sz="0" w:space="0" w:color="auto"/>
                <w:right w:val="none" w:sz="0" w:space="0" w:color="auto"/>
              </w:divBdr>
            </w:div>
            <w:div w:id="2098406300">
              <w:marLeft w:val="0"/>
              <w:marRight w:val="0"/>
              <w:marTop w:val="0"/>
              <w:marBottom w:val="0"/>
              <w:divBdr>
                <w:top w:val="none" w:sz="0" w:space="0" w:color="auto"/>
                <w:left w:val="none" w:sz="0" w:space="0" w:color="auto"/>
                <w:bottom w:val="none" w:sz="0" w:space="0" w:color="auto"/>
                <w:right w:val="none" w:sz="0" w:space="0" w:color="auto"/>
              </w:divBdr>
            </w:div>
            <w:div w:id="2101176604">
              <w:marLeft w:val="0"/>
              <w:marRight w:val="0"/>
              <w:marTop w:val="0"/>
              <w:marBottom w:val="0"/>
              <w:divBdr>
                <w:top w:val="none" w:sz="0" w:space="0" w:color="auto"/>
                <w:left w:val="none" w:sz="0" w:space="0" w:color="auto"/>
                <w:bottom w:val="none" w:sz="0" w:space="0" w:color="auto"/>
                <w:right w:val="none" w:sz="0" w:space="0" w:color="auto"/>
              </w:divBdr>
            </w:div>
            <w:div w:id="2104186504">
              <w:marLeft w:val="0"/>
              <w:marRight w:val="0"/>
              <w:marTop w:val="480"/>
              <w:marBottom w:val="0"/>
              <w:divBdr>
                <w:top w:val="single" w:sz="6" w:space="0" w:color="auto"/>
                <w:left w:val="single" w:sz="6" w:space="0" w:color="auto"/>
                <w:bottom w:val="single" w:sz="6" w:space="0" w:color="auto"/>
                <w:right w:val="single" w:sz="6" w:space="0" w:color="auto"/>
              </w:divBdr>
            </w:div>
            <w:div w:id="2110008450">
              <w:marLeft w:val="0"/>
              <w:marRight w:val="0"/>
              <w:marTop w:val="0"/>
              <w:marBottom w:val="0"/>
              <w:divBdr>
                <w:top w:val="none" w:sz="0" w:space="0" w:color="auto"/>
                <w:left w:val="none" w:sz="0" w:space="0" w:color="auto"/>
                <w:bottom w:val="none" w:sz="0" w:space="0" w:color="auto"/>
                <w:right w:val="none" w:sz="0" w:space="0" w:color="auto"/>
              </w:divBdr>
            </w:div>
            <w:div w:id="2110392665">
              <w:marLeft w:val="0"/>
              <w:marRight w:val="0"/>
              <w:marTop w:val="0"/>
              <w:marBottom w:val="0"/>
              <w:divBdr>
                <w:top w:val="none" w:sz="0" w:space="0" w:color="auto"/>
                <w:left w:val="none" w:sz="0" w:space="0" w:color="auto"/>
                <w:bottom w:val="none" w:sz="0" w:space="0" w:color="auto"/>
                <w:right w:val="none" w:sz="0" w:space="0" w:color="auto"/>
              </w:divBdr>
            </w:div>
            <w:div w:id="2114475823">
              <w:marLeft w:val="0"/>
              <w:marRight w:val="0"/>
              <w:marTop w:val="0"/>
              <w:marBottom w:val="0"/>
              <w:divBdr>
                <w:top w:val="none" w:sz="0" w:space="0" w:color="auto"/>
                <w:left w:val="none" w:sz="0" w:space="0" w:color="auto"/>
                <w:bottom w:val="none" w:sz="0" w:space="0" w:color="auto"/>
                <w:right w:val="none" w:sz="0" w:space="0" w:color="auto"/>
              </w:divBdr>
            </w:div>
            <w:div w:id="2124418231">
              <w:marLeft w:val="0"/>
              <w:marRight w:val="0"/>
              <w:marTop w:val="0"/>
              <w:marBottom w:val="0"/>
              <w:divBdr>
                <w:top w:val="none" w:sz="0" w:space="0" w:color="auto"/>
                <w:left w:val="none" w:sz="0" w:space="0" w:color="auto"/>
                <w:bottom w:val="none" w:sz="0" w:space="0" w:color="auto"/>
                <w:right w:val="none" w:sz="0" w:space="0" w:color="auto"/>
              </w:divBdr>
            </w:div>
            <w:div w:id="2124960291">
              <w:marLeft w:val="0"/>
              <w:marRight w:val="0"/>
              <w:marTop w:val="0"/>
              <w:marBottom w:val="0"/>
              <w:divBdr>
                <w:top w:val="none" w:sz="0" w:space="0" w:color="auto"/>
                <w:left w:val="none" w:sz="0" w:space="0" w:color="auto"/>
                <w:bottom w:val="none" w:sz="0" w:space="0" w:color="auto"/>
                <w:right w:val="none" w:sz="0" w:space="0" w:color="auto"/>
              </w:divBdr>
              <w:divsChild>
                <w:div w:id="16350748">
                  <w:marLeft w:val="0"/>
                  <w:marRight w:val="0"/>
                  <w:marTop w:val="0"/>
                  <w:marBottom w:val="0"/>
                  <w:divBdr>
                    <w:top w:val="none" w:sz="0" w:space="0" w:color="auto"/>
                    <w:left w:val="none" w:sz="0" w:space="0" w:color="auto"/>
                    <w:bottom w:val="none" w:sz="0" w:space="0" w:color="auto"/>
                    <w:right w:val="none" w:sz="0" w:space="0" w:color="auto"/>
                  </w:divBdr>
                </w:div>
                <w:div w:id="71590116">
                  <w:marLeft w:val="0"/>
                  <w:marRight w:val="0"/>
                  <w:marTop w:val="0"/>
                  <w:marBottom w:val="0"/>
                  <w:divBdr>
                    <w:top w:val="none" w:sz="0" w:space="0" w:color="auto"/>
                    <w:left w:val="none" w:sz="0" w:space="0" w:color="auto"/>
                    <w:bottom w:val="none" w:sz="0" w:space="0" w:color="auto"/>
                    <w:right w:val="none" w:sz="0" w:space="0" w:color="auto"/>
                  </w:divBdr>
                </w:div>
                <w:div w:id="301236109">
                  <w:marLeft w:val="0"/>
                  <w:marRight w:val="0"/>
                  <w:marTop w:val="0"/>
                  <w:marBottom w:val="0"/>
                  <w:divBdr>
                    <w:top w:val="none" w:sz="0" w:space="0" w:color="auto"/>
                    <w:left w:val="none" w:sz="0" w:space="0" w:color="auto"/>
                    <w:bottom w:val="none" w:sz="0" w:space="0" w:color="auto"/>
                    <w:right w:val="none" w:sz="0" w:space="0" w:color="auto"/>
                  </w:divBdr>
                </w:div>
                <w:div w:id="301734750">
                  <w:marLeft w:val="0"/>
                  <w:marRight w:val="0"/>
                  <w:marTop w:val="0"/>
                  <w:marBottom w:val="0"/>
                  <w:divBdr>
                    <w:top w:val="none" w:sz="0" w:space="0" w:color="auto"/>
                    <w:left w:val="none" w:sz="0" w:space="0" w:color="auto"/>
                    <w:bottom w:val="none" w:sz="0" w:space="0" w:color="auto"/>
                    <w:right w:val="none" w:sz="0" w:space="0" w:color="auto"/>
                  </w:divBdr>
                </w:div>
                <w:div w:id="325062462">
                  <w:marLeft w:val="0"/>
                  <w:marRight w:val="0"/>
                  <w:marTop w:val="0"/>
                  <w:marBottom w:val="0"/>
                  <w:divBdr>
                    <w:top w:val="none" w:sz="0" w:space="0" w:color="auto"/>
                    <w:left w:val="none" w:sz="0" w:space="0" w:color="auto"/>
                    <w:bottom w:val="none" w:sz="0" w:space="0" w:color="auto"/>
                    <w:right w:val="none" w:sz="0" w:space="0" w:color="auto"/>
                  </w:divBdr>
                </w:div>
                <w:div w:id="582380085">
                  <w:marLeft w:val="0"/>
                  <w:marRight w:val="0"/>
                  <w:marTop w:val="0"/>
                  <w:marBottom w:val="0"/>
                  <w:divBdr>
                    <w:top w:val="none" w:sz="0" w:space="0" w:color="auto"/>
                    <w:left w:val="none" w:sz="0" w:space="0" w:color="auto"/>
                    <w:bottom w:val="none" w:sz="0" w:space="0" w:color="auto"/>
                    <w:right w:val="none" w:sz="0" w:space="0" w:color="auto"/>
                  </w:divBdr>
                </w:div>
                <w:div w:id="730614127">
                  <w:marLeft w:val="0"/>
                  <w:marRight w:val="0"/>
                  <w:marTop w:val="0"/>
                  <w:marBottom w:val="0"/>
                  <w:divBdr>
                    <w:top w:val="none" w:sz="0" w:space="0" w:color="auto"/>
                    <w:left w:val="none" w:sz="0" w:space="0" w:color="auto"/>
                    <w:bottom w:val="none" w:sz="0" w:space="0" w:color="auto"/>
                    <w:right w:val="none" w:sz="0" w:space="0" w:color="auto"/>
                  </w:divBdr>
                </w:div>
                <w:div w:id="871303773">
                  <w:marLeft w:val="0"/>
                  <w:marRight w:val="0"/>
                  <w:marTop w:val="0"/>
                  <w:marBottom w:val="0"/>
                  <w:divBdr>
                    <w:top w:val="none" w:sz="0" w:space="0" w:color="auto"/>
                    <w:left w:val="none" w:sz="0" w:space="0" w:color="auto"/>
                    <w:bottom w:val="none" w:sz="0" w:space="0" w:color="auto"/>
                    <w:right w:val="none" w:sz="0" w:space="0" w:color="auto"/>
                  </w:divBdr>
                </w:div>
                <w:div w:id="968241642">
                  <w:marLeft w:val="0"/>
                  <w:marRight w:val="0"/>
                  <w:marTop w:val="0"/>
                  <w:marBottom w:val="0"/>
                  <w:divBdr>
                    <w:top w:val="none" w:sz="0" w:space="0" w:color="auto"/>
                    <w:left w:val="none" w:sz="0" w:space="0" w:color="auto"/>
                    <w:bottom w:val="none" w:sz="0" w:space="0" w:color="auto"/>
                    <w:right w:val="none" w:sz="0" w:space="0" w:color="auto"/>
                  </w:divBdr>
                </w:div>
                <w:div w:id="1004551676">
                  <w:marLeft w:val="0"/>
                  <w:marRight w:val="0"/>
                  <w:marTop w:val="0"/>
                  <w:marBottom w:val="0"/>
                  <w:divBdr>
                    <w:top w:val="none" w:sz="0" w:space="0" w:color="auto"/>
                    <w:left w:val="none" w:sz="0" w:space="0" w:color="auto"/>
                    <w:bottom w:val="none" w:sz="0" w:space="0" w:color="auto"/>
                    <w:right w:val="none" w:sz="0" w:space="0" w:color="auto"/>
                  </w:divBdr>
                </w:div>
                <w:div w:id="1307396215">
                  <w:marLeft w:val="0"/>
                  <w:marRight w:val="0"/>
                  <w:marTop w:val="0"/>
                  <w:marBottom w:val="0"/>
                  <w:divBdr>
                    <w:top w:val="none" w:sz="0" w:space="0" w:color="auto"/>
                    <w:left w:val="none" w:sz="0" w:space="0" w:color="auto"/>
                    <w:bottom w:val="none" w:sz="0" w:space="0" w:color="auto"/>
                    <w:right w:val="none" w:sz="0" w:space="0" w:color="auto"/>
                  </w:divBdr>
                </w:div>
                <w:div w:id="1517113870">
                  <w:marLeft w:val="0"/>
                  <w:marRight w:val="0"/>
                  <w:marTop w:val="0"/>
                  <w:marBottom w:val="0"/>
                  <w:divBdr>
                    <w:top w:val="none" w:sz="0" w:space="0" w:color="auto"/>
                    <w:left w:val="none" w:sz="0" w:space="0" w:color="auto"/>
                    <w:bottom w:val="none" w:sz="0" w:space="0" w:color="auto"/>
                    <w:right w:val="none" w:sz="0" w:space="0" w:color="auto"/>
                  </w:divBdr>
                </w:div>
                <w:div w:id="1862162715">
                  <w:marLeft w:val="0"/>
                  <w:marRight w:val="0"/>
                  <w:marTop w:val="0"/>
                  <w:marBottom w:val="0"/>
                  <w:divBdr>
                    <w:top w:val="none" w:sz="0" w:space="0" w:color="auto"/>
                    <w:left w:val="none" w:sz="0" w:space="0" w:color="auto"/>
                    <w:bottom w:val="none" w:sz="0" w:space="0" w:color="auto"/>
                    <w:right w:val="none" w:sz="0" w:space="0" w:color="auto"/>
                  </w:divBdr>
                </w:div>
                <w:div w:id="2026667926">
                  <w:marLeft w:val="0"/>
                  <w:marRight w:val="0"/>
                  <w:marTop w:val="0"/>
                  <w:marBottom w:val="0"/>
                  <w:divBdr>
                    <w:top w:val="none" w:sz="0" w:space="0" w:color="auto"/>
                    <w:left w:val="none" w:sz="0" w:space="0" w:color="auto"/>
                    <w:bottom w:val="none" w:sz="0" w:space="0" w:color="auto"/>
                    <w:right w:val="none" w:sz="0" w:space="0" w:color="auto"/>
                  </w:divBdr>
                </w:div>
              </w:divsChild>
            </w:div>
            <w:div w:id="2125995935">
              <w:marLeft w:val="0"/>
              <w:marRight w:val="0"/>
              <w:marTop w:val="0"/>
              <w:marBottom w:val="0"/>
              <w:divBdr>
                <w:top w:val="none" w:sz="0" w:space="0" w:color="auto"/>
                <w:left w:val="none" w:sz="0" w:space="0" w:color="auto"/>
                <w:bottom w:val="none" w:sz="0" w:space="0" w:color="auto"/>
                <w:right w:val="none" w:sz="0" w:space="0" w:color="auto"/>
              </w:divBdr>
            </w:div>
            <w:div w:id="2128546248">
              <w:marLeft w:val="0"/>
              <w:marRight w:val="0"/>
              <w:marTop w:val="480"/>
              <w:marBottom w:val="0"/>
              <w:divBdr>
                <w:top w:val="single" w:sz="6" w:space="0" w:color="auto"/>
                <w:left w:val="single" w:sz="6" w:space="0" w:color="auto"/>
                <w:bottom w:val="single" w:sz="6" w:space="0" w:color="auto"/>
                <w:right w:val="single" w:sz="6" w:space="0" w:color="auto"/>
              </w:divBdr>
            </w:div>
            <w:div w:id="2134053540">
              <w:marLeft w:val="0"/>
              <w:marRight w:val="0"/>
              <w:marTop w:val="0"/>
              <w:marBottom w:val="0"/>
              <w:divBdr>
                <w:top w:val="none" w:sz="0" w:space="0" w:color="auto"/>
                <w:left w:val="none" w:sz="0" w:space="0" w:color="auto"/>
                <w:bottom w:val="none" w:sz="0" w:space="0" w:color="auto"/>
                <w:right w:val="none" w:sz="0" w:space="0" w:color="auto"/>
              </w:divBdr>
            </w:div>
            <w:div w:id="2135052624">
              <w:marLeft w:val="0"/>
              <w:marRight w:val="0"/>
              <w:marTop w:val="0"/>
              <w:marBottom w:val="0"/>
              <w:divBdr>
                <w:top w:val="none" w:sz="0" w:space="0" w:color="auto"/>
                <w:left w:val="none" w:sz="0" w:space="0" w:color="auto"/>
                <w:bottom w:val="none" w:sz="0" w:space="0" w:color="auto"/>
                <w:right w:val="none" w:sz="0" w:space="0" w:color="auto"/>
              </w:divBdr>
            </w:div>
            <w:div w:id="2135635691">
              <w:marLeft w:val="0"/>
              <w:marRight w:val="0"/>
              <w:marTop w:val="0"/>
              <w:marBottom w:val="0"/>
              <w:divBdr>
                <w:top w:val="none" w:sz="0" w:space="0" w:color="auto"/>
                <w:left w:val="none" w:sz="0" w:space="0" w:color="auto"/>
                <w:bottom w:val="none" w:sz="0" w:space="0" w:color="auto"/>
                <w:right w:val="none" w:sz="0" w:space="0" w:color="auto"/>
              </w:divBdr>
            </w:div>
            <w:div w:id="2138060608">
              <w:marLeft w:val="0"/>
              <w:marRight w:val="0"/>
              <w:marTop w:val="0"/>
              <w:marBottom w:val="0"/>
              <w:divBdr>
                <w:top w:val="none" w:sz="0" w:space="0" w:color="auto"/>
                <w:left w:val="none" w:sz="0" w:space="0" w:color="auto"/>
                <w:bottom w:val="none" w:sz="0" w:space="0" w:color="auto"/>
                <w:right w:val="none" w:sz="0" w:space="0" w:color="auto"/>
              </w:divBdr>
            </w:div>
          </w:divsChild>
        </w:div>
        <w:div w:id="1297613047">
          <w:marLeft w:val="0"/>
          <w:marRight w:val="0"/>
          <w:marTop w:val="0"/>
          <w:marBottom w:val="0"/>
          <w:divBdr>
            <w:top w:val="none" w:sz="0" w:space="0" w:color="auto"/>
            <w:left w:val="none" w:sz="0" w:space="0" w:color="auto"/>
            <w:bottom w:val="none" w:sz="0" w:space="0" w:color="auto"/>
            <w:right w:val="none" w:sz="0" w:space="0" w:color="auto"/>
          </w:divBdr>
          <w:divsChild>
            <w:div w:id="86586">
              <w:marLeft w:val="0"/>
              <w:marRight w:val="0"/>
              <w:marTop w:val="0"/>
              <w:marBottom w:val="0"/>
              <w:divBdr>
                <w:top w:val="none" w:sz="0" w:space="0" w:color="auto"/>
                <w:left w:val="none" w:sz="0" w:space="0" w:color="auto"/>
                <w:bottom w:val="none" w:sz="0" w:space="0" w:color="auto"/>
                <w:right w:val="none" w:sz="0" w:space="0" w:color="auto"/>
              </w:divBdr>
            </w:div>
            <w:div w:id="591446">
              <w:marLeft w:val="0"/>
              <w:marRight w:val="0"/>
              <w:marTop w:val="0"/>
              <w:marBottom w:val="0"/>
              <w:divBdr>
                <w:top w:val="none" w:sz="0" w:space="0" w:color="auto"/>
                <w:left w:val="none" w:sz="0" w:space="0" w:color="auto"/>
                <w:bottom w:val="none" w:sz="0" w:space="0" w:color="auto"/>
                <w:right w:val="none" w:sz="0" w:space="0" w:color="auto"/>
              </w:divBdr>
            </w:div>
            <w:div w:id="1586933">
              <w:marLeft w:val="0"/>
              <w:marRight w:val="0"/>
              <w:marTop w:val="0"/>
              <w:marBottom w:val="0"/>
              <w:divBdr>
                <w:top w:val="none" w:sz="0" w:space="0" w:color="auto"/>
                <w:left w:val="none" w:sz="0" w:space="0" w:color="auto"/>
                <w:bottom w:val="none" w:sz="0" w:space="0" w:color="auto"/>
                <w:right w:val="none" w:sz="0" w:space="0" w:color="auto"/>
              </w:divBdr>
            </w:div>
            <w:div w:id="1787880">
              <w:marLeft w:val="0"/>
              <w:marRight w:val="0"/>
              <w:marTop w:val="0"/>
              <w:marBottom w:val="0"/>
              <w:divBdr>
                <w:top w:val="none" w:sz="0" w:space="0" w:color="auto"/>
                <w:left w:val="none" w:sz="0" w:space="0" w:color="auto"/>
                <w:bottom w:val="none" w:sz="0" w:space="0" w:color="auto"/>
                <w:right w:val="none" w:sz="0" w:space="0" w:color="auto"/>
              </w:divBdr>
            </w:div>
            <w:div w:id="1978353">
              <w:marLeft w:val="0"/>
              <w:marRight w:val="0"/>
              <w:marTop w:val="0"/>
              <w:marBottom w:val="0"/>
              <w:divBdr>
                <w:top w:val="none" w:sz="0" w:space="0" w:color="auto"/>
                <w:left w:val="none" w:sz="0" w:space="0" w:color="auto"/>
                <w:bottom w:val="none" w:sz="0" w:space="0" w:color="auto"/>
                <w:right w:val="none" w:sz="0" w:space="0" w:color="auto"/>
              </w:divBdr>
            </w:div>
            <w:div w:id="2361975">
              <w:marLeft w:val="0"/>
              <w:marRight w:val="0"/>
              <w:marTop w:val="0"/>
              <w:marBottom w:val="0"/>
              <w:divBdr>
                <w:top w:val="none" w:sz="0" w:space="0" w:color="auto"/>
                <w:left w:val="none" w:sz="0" w:space="0" w:color="auto"/>
                <w:bottom w:val="none" w:sz="0" w:space="0" w:color="auto"/>
                <w:right w:val="none" w:sz="0" w:space="0" w:color="auto"/>
              </w:divBdr>
            </w:div>
            <w:div w:id="2633428">
              <w:marLeft w:val="0"/>
              <w:marRight w:val="0"/>
              <w:marTop w:val="0"/>
              <w:marBottom w:val="0"/>
              <w:divBdr>
                <w:top w:val="none" w:sz="0" w:space="0" w:color="auto"/>
                <w:left w:val="none" w:sz="0" w:space="0" w:color="auto"/>
                <w:bottom w:val="none" w:sz="0" w:space="0" w:color="auto"/>
                <w:right w:val="none" w:sz="0" w:space="0" w:color="auto"/>
              </w:divBdr>
            </w:div>
            <w:div w:id="2829719">
              <w:marLeft w:val="0"/>
              <w:marRight w:val="0"/>
              <w:marTop w:val="0"/>
              <w:marBottom w:val="0"/>
              <w:divBdr>
                <w:top w:val="none" w:sz="0" w:space="0" w:color="auto"/>
                <w:left w:val="none" w:sz="0" w:space="0" w:color="auto"/>
                <w:bottom w:val="none" w:sz="0" w:space="0" w:color="auto"/>
                <w:right w:val="none" w:sz="0" w:space="0" w:color="auto"/>
              </w:divBdr>
            </w:div>
            <w:div w:id="3435432">
              <w:marLeft w:val="0"/>
              <w:marRight w:val="0"/>
              <w:marTop w:val="0"/>
              <w:marBottom w:val="0"/>
              <w:divBdr>
                <w:top w:val="none" w:sz="0" w:space="0" w:color="auto"/>
                <w:left w:val="none" w:sz="0" w:space="0" w:color="auto"/>
                <w:bottom w:val="none" w:sz="0" w:space="0" w:color="auto"/>
                <w:right w:val="none" w:sz="0" w:space="0" w:color="auto"/>
              </w:divBdr>
            </w:div>
            <w:div w:id="4214770">
              <w:marLeft w:val="0"/>
              <w:marRight w:val="0"/>
              <w:marTop w:val="0"/>
              <w:marBottom w:val="0"/>
              <w:divBdr>
                <w:top w:val="none" w:sz="0" w:space="0" w:color="auto"/>
                <w:left w:val="none" w:sz="0" w:space="0" w:color="auto"/>
                <w:bottom w:val="none" w:sz="0" w:space="0" w:color="auto"/>
                <w:right w:val="none" w:sz="0" w:space="0" w:color="auto"/>
              </w:divBdr>
            </w:div>
            <w:div w:id="5256995">
              <w:marLeft w:val="0"/>
              <w:marRight w:val="0"/>
              <w:marTop w:val="0"/>
              <w:marBottom w:val="0"/>
              <w:divBdr>
                <w:top w:val="none" w:sz="0" w:space="0" w:color="auto"/>
                <w:left w:val="none" w:sz="0" w:space="0" w:color="auto"/>
                <w:bottom w:val="none" w:sz="0" w:space="0" w:color="auto"/>
                <w:right w:val="none" w:sz="0" w:space="0" w:color="auto"/>
              </w:divBdr>
            </w:div>
            <w:div w:id="7560018">
              <w:marLeft w:val="0"/>
              <w:marRight w:val="0"/>
              <w:marTop w:val="0"/>
              <w:marBottom w:val="0"/>
              <w:divBdr>
                <w:top w:val="none" w:sz="0" w:space="0" w:color="auto"/>
                <w:left w:val="none" w:sz="0" w:space="0" w:color="auto"/>
                <w:bottom w:val="none" w:sz="0" w:space="0" w:color="auto"/>
                <w:right w:val="none" w:sz="0" w:space="0" w:color="auto"/>
              </w:divBdr>
            </w:div>
            <w:div w:id="7871936">
              <w:marLeft w:val="0"/>
              <w:marRight w:val="0"/>
              <w:marTop w:val="0"/>
              <w:marBottom w:val="0"/>
              <w:divBdr>
                <w:top w:val="none" w:sz="0" w:space="0" w:color="auto"/>
                <w:left w:val="none" w:sz="0" w:space="0" w:color="auto"/>
                <w:bottom w:val="none" w:sz="0" w:space="0" w:color="auto"/>
                <w:right w:val="none" w:sz="0" w:space="0" w:color="auto"/>
              </w:divBdr>
            </w:div>
            <w:div w:id="8025423">
              <w:marLeft w:val="0"/>
              <w:marRight w:val="0"/>
              <w:marTop w:val="0"/>
              <w:marBottom w:val="0"/>
              <w:divBdr>
                <w:top w:val="none" w:sz="0" w:space="0" w:color="auto"/>
                <w:left w:val="none" w:sz="0" w:space="0" w:color="auto"/>
                <w:bottom w:val="none" w:sz="0" w:space="0" w:color="auto"/>
                <w:right w:val="none" w:sz="0" w:space="0" w:color="auto"/>
              </w:divBdr>
            </w:div>
            <w:div w:id="8874651">
              <w:marLeft w:val="0"/>
              <w:marRight w:val="0"/>
              <w:marTop w:val="0"/>
              <w:marBottom w:val="0"/>
              <w:divBdr>
                <w:top w:val="none" w:sz="0" w:space="0" w:color="auto"/>
                <w:left w:val="none" w:sz="0" w:space="0" w:color="auto"/>
                <w:bottom w:val="none" w:sz="0" w:space="0" w:color="auto"/>
                <w:right w:val="none" w:sz="0" w:space="0" w:color="auto"/>
              </w:divBdr>
            </w:div>
            <w:div w:id="9064320">
              <w:marLeft w:val="0"/>
              <w:marRight w:val="0"/>
              <w:marTop w:val="0"/>
              <w:marBottom w:val="0"/>
              <w:divBdr>
                <w:top w:val="none" w:sz="0" w:space="0" w:color="auto"/>
                <w:left w:val="none" w:sz="0" w:space="0" w:color="auto"/>
                <w:bottom w:val="none" w:sz="0" w:space="0" w:color="auto"/>
                <w:right w:val="none" w:sz="0" w:space="0" w:color="auto"/>
              </w:divBdr>
            </w:div>
            <w:div w:id="9263810">
              <w:marLeft w:val="0"/>
              <w:marRight w:val="0"/>
              <w:marTop w:val="0"/>
              <w:marBottom w:val="0"/>
              <w:divBdr>
                <w:top w:val="none" w:sz="0" w:space="0" w:color="auto"/>
                <w:left w:val="none" w:sz="0" w:space="0" w:color="auto"/>
                <w:bottom w:val="none" w:sz="0" w:space="0" w:color="auto"/>
                <w:right w:val="none" w:sz="0" w:space="0" w:color="auto"/>
              </w:divBdr>
            </w:div>
            <w:div w:id="9375458">
              <w:marLeft w:val="0"/>
              <w:marRight w:val="0"/>
              <w:marTop w:val="0"/>
              <w:marBottom w:val="0"/>
              <w:divBdr>
                <w:top w:val="none" w:sz="0" w:space="0" w:color="auto"/>
                <w:left w:val="none" w:sz="0" w:space="0" w:color="auto"/>
                <w:bottom w:val="none" w:sz="0" w:space="0" w:color="auto"/>
                <w:right w:val="none" w:sz="0" w:space="0" w:color="auto"/>
              </w:divBdr>
            </w:div>
            <w:div w:id="10034432">
              <w:marLeft w:val="0"/>
              <w:marRight w:val="0"/>
              <w:marTop w:val="0"/>
              <w:marBottom w:val="0"/>
              <w:divBdr>
                <w:top w:val="none" w:sz="0" w:space="0" w:color="auto"/>
                <w:left w:val="none" w:sz="0" w:space="0" w:color="auto"/>
                <w:bottom w:val="none" w:sz="0" w:space="0" w:color="auto"/>
                <w:right w:val="none" w:sz="0" w:space="0" w:color="auto"/>
              </w:divBdr>
            </w:div>
            <w:div w:id="10762724">
              <w:marLeft w:val="0"/>
              <w:marRight w:val="0"/>
              <w:marTop w:val="0"/>
              <w:marBottom w:val="0"/>
              <w:divBdr>
                <w:top w:val="none" w:sz="0" w:space="0" w:color="auto"/>
                <w:left w:val="none" w:sz="0" w:space="0" w:color="auto"/>
                <w:bottom w:val="none" w:sz="0" w:space="0" w:color="auto"/>
                <w:right w:val="none" w:sz="0" w:space="0" w:color="auto"/>
              </w:divBdr>
            </w:div>
            <w:div w:id="12808525">
              <w:marLeft w:val="0"/>
              <w:marRight w:val="0"/>
              <w:marTop w:val="0"/>
              <w:marBottom w:val="0"/>
              <w:divBdr>
                <w:top w:val="none" w:sz="0" w:space="0" w:color="auto"/>
                <w:left w:val="none" w:sz="0" w:space="0" w:color="auto"/>
                <w:bottom w:val="none" w:sz="0" w:space="0" w:color="auto"/>
                <w:right w:val="none" w:sz="0" w:space="0" w:color="auto"/>
              </w:divBdr>
            </w:div>
            <w:div w:id="13532155">
              <w:marLeft w:val="0"/>
              <w:marRight w:val="0"/>
              <w:marTop w:val="0"/>
              <w:marBottom w:val="0"/>
              <w:divBdr>
                <w:top w:val="none" w:sz="0" w:space="0" w:color="auto"/>
                <w:left w:val="none" w:sz="0" w:space="0" w:color="auto"/>
                <w:bottom w:val="none" w:sz="0" w:space="0" w:color="auto"/>
                <w:right w:val="none" w:sz="0" w:space="0" w:color="auto"/>
              </w:divBdr>
            </w:div>
            <w:div w:id="14426709">
              <w:marLeft w:val="0"/>
              <w:marRight w:val="0"/>
              <w:marTop w:val="0"/>
              <w:marBottom w:val="0"/>
              <w:divBdr>
                <w:top w:val="none" w:sz="0" w:space="0" w:color="auto"/>
                <w:left w:val="none" w:sz="0" w:space="0" w:color="auto"/>
                <w:bottom w:val="none" w:sz="0" w:space="0" w:color="auto"/>
                <w:right w:val="none" w:sz="0" w:space="0" w:color="auto"/>
              </w:divBdr>
            </w:div>
            <w:div w:id="16007424">
              <w:marLeft w:val="0"/>
              <w:marRight w:val="0"/>
              <w:marTop w:val="0"/>
              <w:marBottom w:val="0"/>
              <w:divBdr>
                <w:top w:val="none" w:sz="0" w:space="0" w:color="auto"/>
                <w:left w:val="none" w:sz="0" w:space="0" w:color="auto"/>
                <w:bottom w:val="none" w:sz="0" w:space="0" w:color="auto"/>
                <w:right w:val="none" w:sz="0" w:space="0" w:color="auto"/>
              </w:divBdr>
            </w:div>
            <w:div w:id="16153818">
              <w:marLeft w:val="0"/>
              <w:marRight w:val="0"/>
              <w:marTop w:val="0"/>
              <w:marBottom w:val="0"/>
              <w:divBdr>
                <w:top w:val="none" w:sz="0" w:space="0" w:color="auto"/>
                <w:left w:val="none" w:sz="0" w:space="0" w:color="auto"/>
                <w:bottom w:val="none" w:sz="0" w:space="0" w:color="auto"/>
                <w:right w:val="none" w:sz="0" w:space="0" w:color="auto"/>
              </w:divBdr>
            </w:div>
            <w:div w:id="16784592">
              <w:marLeft w:val="0"/>
              <w:marRight w:val="0"/>
              <w:marTop w:val="0"/>
              <w:marBottom w:val="0"/>
              <w:divBdr>
                <w:top w:val="none" w:sz="0" w:space="0" w:color="auto"/>
                <w:left w:val="none" w:sz="0" w:space="0" w:color="auto"/>
                <w:bottom w:val="none" w:sz="0" w:space="0" w:color="auto"/>
                <w:right w:val="none" w:sz="0" w:space="0" w:color="auto"/>
              </w:divBdr>
            </w:div>
            <w:div w:id="16855597">
              <w:marLeft w:val="0"/>
              <w:marRight w:val="0"/>
              <w:marTop w:val="0"/>
              <w:marBottom w:val="0"/>
              <w:divBdr>
                <w:top w:val="none" w:sz="0" w:space="0" w:color="auto"/>
                <w:left w:val="none" w:sz="0" w:space="0" w:color="auto"/>
                <w:bottom w:val="none" w:sz="0" w:space="0" w:color="auto"/>
                <w:right w:val="none" w:sz="0" w:space="0" w:color="auto"/>
              </w:divBdr>
            </w:div>
            <w:div w:id="17044803">
              <w:marLeft w:val="0"/>
              <w:marRight w:val="0"/>
              <w:marTop w:val="0"/>
              <w:marBottom w:val="0"/>
              <w:divBdr>
                <w:top w:val="none" w:sz="0" w:space="0" w:color="auto"/>
                <w:left w:val="none" w:sz="0" w:space="0" w:color="auto"/>
                <w:bottom w:val="none" w:sz="0" w:space="0" w:color="auto"/>
                <w:right w:val="none" w:sz="0" w:space="0" w:color="auto"/>
              </w:divBdr>
            </w:div>
            <w:div w:id="19861618">
              <w:marLeft w:val="0"/>
              <w:marRight w:val="0"/>
              <w:marTop w:val="0"/>
              <w:marBottom w:val="0"/>
              <w:divBdr>
                <w:top w:val="none" w:sz="0" w:space="0" w:color="auto"/>
                <w:left w:val="none" w:sz="0" w:space="0" w:color="auto"/>
                <w:bottom w:val="none" w:sz="0" w:space="0" w:color="auto"/>
                <w:right w:val="none" w:sz="0" w:space="0" w:color="auto"/>
              </w:divBdr>
            </w:div>
            <w:div w:id="19938203">
              <w:marLeft w:val="0"/>
              <w:marRight w:val="0"/>
              <w:marTop w:val="0"/>
              <w:marBottom w:val="0"/>
              <w:divBdr>
                <w:top w:val="none" w:sz="0" w:space="0" w:color="auto"/>
                <w:left w:val="none" w:sz="0" w:space="0" w:color="auto"/>
                <w:bottom w:val="none" w:sz="0" w:space="0" w:color="auto"/>
                <w:right w:val="none" w:sz="0" w:space="0" w:color="auto"/>
              </w:divBdr>
            </w:div>
            <w:div w:id="20130121">
              <w:marLeft w:val="0"/>
              <w:marRight w:val="0"/>
              <w:marTop w:val="0"/>
              <w:marBottom w:val="0"/>
              <w:divBdr>
                <w:top w:val="none" w:sz="0" w:space="0" w:color="auto"/>
                <w:left w:val="none" w:sz="0" w:space="0" w:color="auto"/>
                <w:bottom w:val="none" w:sz="0" w:space="0" w:color="auto"/>
                <w:right w:val="none" w:sz="0" w:space="0" w:color="auto"/>
              </w:divBdr>
            </w:div>
            <w:div w:id="21126884">
              <w:marLeft w:val="0"/>
              <w:marRight w:val="0"/>
              <w:marTop w:val="0"/>
              <w:marBottom w:val="0"/>
              <w:divBdr>
                <w:top w:val="none" w:sz="0" w:space="0" w:color="auto"/>
                <w:left w:val="none" w:sz="0" w:space="0" w:color="auto"/>
                <w:bottom w:val="none" w:sz="0" w:space="0" w:color="auto"/>
                <w:right w:val="none" w:sz="0" w:space="0" w:color="auto"/>
              </w:divBdr>
            </w:div>
            <w:div w:id="21133829">
              <w:marLeft w:val="0"/>
              <w:marRight w:val="0"/>
              <w:marTop w:val="0"/>
              <w:marBottom w:val="0"/>
              <w:divBdr>
                <w:top w:val="none" w:sz="0" w:space="0" w:color="auto"/>
                <w:left w:val="none" w:sz="0" w:space="0" w:color="auto"/>
                <w:bottom w:val="none" w:sz="0" w:space="0" w:color="auto"/>
                <w:right w:val="none" w:sz="0" w:space="0" w:color="auto"/>
              </w:divBdr>
            </w:div>
            <w:div w:id="21710894">
              <w:marLeft w:val="0"/>
              <w:marRight w:val="0"/>
              <w:marTop w:val="0"/>
              <w:marBottom w:val="0"/>
              <w:divBdr>
                <w:top w:val="none" w:sz="0" w:space="0" w:color="auto"/>
                <w:left w:val="none" w:sz="0" w:space="0" w:color="auto"/>
                <w:bottom w:val="none" w:sz="0" w:space="0" w:color="auto"/>
                <w:right w:val="none" w:sz="0" w:space="0" w:color="auto"/>
              </w:divBdr>
            </w:div>
            <w:div w:id="23600799">
              <w:marLeft w:val="0"/>
              <w:marRight w:val="0"/>
              <w:marTop w:val="0"/>
              <w:marBottom w:val="0"/>
              <w:divBdr>
                <w:top w:val="none" w:sz="0" w:space="0" w:color="auto"/>
                <w:left w:val="none" w:sz="0" w:space="0" w:color="auto"/>
                <w:bottom w:val="none" w:sz="0" w:space="0" w:color="auto"/>
                <w:right w:val="none" w:sz="0" w:space="0" w:color="auto"/>
              </w:divBdr>
            </w:div>
            <w:div w:id="23749370">
              <w:marLeft w:val="0"/>
              <w:marRight w:val="0"/>
              <w:marTop w:val="0"/>
              <w:marBottom w:val="0"/>
              <w:divBdr>
                <w:top w:val="none" w:sz="0" w:space="0" w:color="auto"/>
                <w:left w:val="none" w:sz="0" w:space="0" w:color="auto"/>
                <w:bottom w:val="none" w:sz="0" w:space="0" w:color="auto"/>
                <w:right w:val="none" w:sz="0" w:space="0" w:color="auto"/>
              </w:divBdr>
            </w:div>
            <w:div w:id="25185140">
              <w:marLeft w:val="0"/>
              <w:marRight w:val="0"/>
              <w:marTop w:val="0"/>
              <w:marBottom w:val="0"/>
              <w:divBdr>
                <w:top w:val="none" w:sz="0" w:space="0" w:color="auto"/>
                <w:left w:val="none" w:sz="0" w:space="0" w:color="auto"/>
                <w:bottom w:val="none" w:sz="0" w:space="0" w:color="auto"/>
                <w:right w:val="none" w:sz="0" w:space="0" w:color="auto"/>
              </w:divBdr>
            </w:div>
            <w:div w:id="26027444">
              <w:marLeft w:val="0"/>
              <w:marRight w:val="0"/>
              <w:marTop w:val="0"/>
              <w:marBottom w:val="0"/>
              <w:divBdr>
                <w:top w:val="none" w:sz="0" w:space="0" w:color="auto"/>
                <w:left w:val="none" w:sz="0" w:space="0" w:color="auto"/>
                <w:bottom w:val="none" w:sz="0" w:space="0" w:color="auto"/>
                <w:right w:val="none" w:sz="0" w:space="0" w:color="auto"/>
              </w:divBdr>
            </w:div>
            <w:div w:id="26562678">
              <w:marLeft w:val="0"/>
              <w:marRight w:val="0"/>
              <w:marTop w:val="0"/>
              <w:marBottom w:val="0"/>
              <w:divBdr>
                <w:top w:val="none" w:sz="0" w:space="0" w:color="auto"/>
                <w:left w:val="none" w:sz="0" w:space="0" w:color="auto"/>
                <w:bottom w:val="none" w:sz="0" w:space="0" w:color="auto"/>
                <w:right w:val="none" w:sz="0" w:space="0" w:color="auto"/>
              </w:divBdr>
            </w:div>
            <w:div w:id="28997465">
              <w:marLeft w:val="0"/>
              <w:marRight w:val="0"/>
              <w:marTop w:val="0"/>
              <w:marBottom w:val="0"/>
              <w:divBdr>
                <w:top w:val="none" w:sz="0" w:space="0" w:color="auto"/>
                <w:left w:val="none" w:sz="0" w:space="0" w:color="auto"/>
                <w:bottom w:val="none" w:sz="0" w:space="0" w:color="auto"/>
                <w:right w:val="none" w:sz="0" w:space="0" w:color="auto"/>
              </w:divBdr>
            </w:div>
            <w:div w:id="29116762">
              <w:marLeft w:val="0"/>
              <w:marRight w:val="0"/>
              <w:marTop w:val="0"/>
              <w:marBottom w:val="0"/>
              <w:divBdr>
                <w:top w:val="none" w:sz="0" w:space="0" w:color="auto"/>
                <w:left w:val="none" w:sz="0" w:space="0" w:color="auto"/>
                <w:bottom w:val="none" w:sz="0" w:space="0" w:color="auto"/>
                <w:right w:val="none" w:sz="0" w:space="0" w:color="auto"/>
              </w:divBdr>
            </w:div>
            <w:div w:id="29692180">
              <w:marLeft w:val="0"/>
              <w:marRight w:val="0"/>
              <w:marTop w:val="0"/>
              <w:marBottom w:val="0"/>
              <w:divBdr>
                <w:top w:val="none" w:sz="0" w:space="0" w:color="auto"/>
                <w:left w:val="none" w:sz="0" w:space="0" w:color="auto"/>
                <w:bottom w:val="none" w:sz="0" w:space="0" w:color="auto"/>
                <w:right w:val="none" w:sz="0" w:space="0" w:color="auto"/>
              </w:divBdr>
            </w:div>
            <w:div w:id="30308141">
              <w:marLeft w:val="0"/>
              <w:marRight w:val="0"/>
              <w:marTop w:val="0"/>
              <w:marBottom w:val="0"/>
              <w:divBdr>
                <w:top w:val="none" w:sz="0" w:space="0" w:color="auto"/>
                <w:left w:val="none" w:sz="0" w:space="0" w:color="auto"/>
                <w:bottom w:val="none" w:sz="0" w:space="0" w:color="auto"/>
                <w:right w:val="none" w:sz="0" w:space="0" w:color="auto"/>
              </w:divBdr>
            </w:div>
            <w:div w:id="31460001">
              <w:marLeft w:val="0"/>
              <w:marRight w:val="0"/>
              <w:marTop w:val="0"/>
              <w:marBottom w:val="0"/>
              <w:divBdr>
                <w:top w:val="none" w:sz="0" w:space="0" w:color="auto"/>
                <w:left w:val="none" w:sz="0" w:space="0" w:color="auto"/>
                <w:bottom w:val="none" w:sz="0" w:space="0" w:color="auto"/>
                <w:right w:val="none" w:sz="0" w:space="0" w:color="auto"/>
              </w:divBdr>
            </w:div>
            <w:div w:id="32197636">
              <w:marLeft w:val="0"/>
              <w:marRight w:val="0"/>
              <w:marTop w:val="0"/>
              <w:marBottom w:val="0"/>
              <w:divBdr>
                <w:top w:val="none" w:sz="0" w:space="0" w:color="auto"/>
                <w:left w:val="none" w:sz="0" w:space="0" w:color="auto"/>
                <w:bottom w:val="none" w:sz="0" w:space="0" w:color="auto"/>
                <w:right w:val="none" w:sz="0" w:space="0" w:color="auto"/>
              </w:divBdr>
            </w:div>
            <w:div w:id="32656452">
              <w:marLeft w:val="0"/>
              <w:marRight w:val="0"/>
              <w:marTop w:val="0"/>
              <w:marBottom w:val="0"/>
              <w:divBdr>
                <w:top w:val="none" w:sz="0" w:space="0" w:color="auto"/>
                <w:left w:val="none" w:sz="0" w:space="0" w:color="auto"/>
                <w:bottom w:val="none" w:sz="0" w:space="0" w:color="auto"/>
                <w:right w:val="none" w:sz="0" w:space="0" w:color="auto"/>
              </w:divBdr>
            </w:div>
            <w:div w:id="32923349">
              <w:marLeft w:val="0"/>
              <w:marRight w:val="0"/>
              <w:marTop w:val="0"/>
              <w:marBottom w:val="0"/>
              <w:divBdr>
                <w:top w:val="none" w:sz="0" w:space="0" w:color="auto"/>
                <w:left w:val="none" w:sz="0" w:space="0" w:color="auto"/>
                <w:bottom w:val="none" w:sz="0" w:space="0" w:color="auto"/>
                <w:right w:val="none" w:sz="0" w:space="0" w:color="auto"/>
              </w:divBdr>
            </w:div>
            <w:div w:id="33583471">
              <w:marLeft w:val="0"/>
              <w:marRight w:val="0"/>
              <w:marTop w:val="0"/>
              <w:marBottom w:val="0"/>
              <w:divBdr>
                <w:top w:val="none" w:sz="0" w:space="0" w:color="auto"/>
                <w:left w:val="none" w:sz="0" w:space="0" w:color="auto"/>
                <w:bottom w:val="none" w:sz="0" w:space="0" w:color="auto"/>
                <w:right w:val="none" w:sz="0" w:space="0" w:color="auto"/>
              </w:divBdr>
            </w:div>
            <w:div w:id="34156802">
              <w:marLeft w:val="0"/>
              <w:marRight w:val="0"/>
              <w:marTop w:val="0"/>
              <w:marBottom w:val="0"/>
              <w:divBdr>
                <w:top w:val="none" w:sz="0" w:space="0" w:color="auto"/>
                <w:left w:val="none" w:sz="0" w:space="0" w:color="auto"/>
                <w:bottom w:val="none" w:sz="0" w:space="0" w:color="auto"/>
                <w:right w:val="none" w:sz="0" w:space="0" w:color="auto"/>
              </w:divBdr>
            </w:div>
            <w:div w:id="35005674">
              <w:marLeft w:val="0"/>
              <w:marRight w:val="0"/>
              <w:marTop w:val="0"/>
              <w:marBottom w:val="0"/>
              <w:divBdr>
                <w:top w:val="none" w:sz="0" w:space="0" w:color="auto"/>
                <w:left w:val="none" w:sz="0" w:space="0" w:color="auto"/>
                <w:bottom w:val="none" w:sz="0" w:space="0" w:color="auto"/>
                <w:right w:val="none" w:sz="0" w:space="0" w:color="auto"/>
              </w:divBdr>
            </w:div>
            <w:div w:id="35087156">
              <w:marLeft w:val="0"/>
              <w:marRight w:val="0"/>
              <w:marTop w:val="0"/>
              <w:marBottom w:val="0"/>
              <w:divBdr>
                <w:top w:val="none" w:sz="0" w:space="0" w:color="auto"/>
                <w:left w:val="none" w:sz="0" w:space="0" w:color="auto"/>
                <w:bottom w:val="none" w:sz="0" w:space="0" w:color="auto"/>
                <w:right w:val="none" w:sz="0" w:space="0" w:color="auto"/>
              </w:divBdr>
            </w:div>
            <w:div w:id="35132443">
              <w:marLeft w:val="0"/>
              <w:marRight w:val="0"/>
              <w:marTop w:val="0"/>
              <w:marBottom w:val="0"/>
              <w:divBdr>
                <w:top w:val="none" w:sz="0" w:space="0" w:color="auto"/>
                <w:left w:val="none" w:sz="0" w:space="0" w:color="auto"/>
                <w:bottom w:val="none" w:sz="0" w:space="0" w:color="auto"/>
                <w:right w:val="none" w:sz="0" w:space="0" w:color="auto"/>
              </w:divBdr>
            </w:div>
            <w:div w:id="36511854">
              <w:marLeft w:val="0"/>
              <w:marRight w:val="0"/>
              <w:marTop w:val="0"/>
              <w:marBottom w:val="0"/>
              <w:divBdr>
                <w:top w:val="none" w:sz="0" w:space="0" w:color="auto"/>
                <w:left w:val="none" w:sz="0" w:space="0" w:color="auto"/>
                <w:bottom w:val="none" w:sz="0" w:space="0" w:color="auto"/>
                <w:right w:val="none" w:sz="0" w:space="0" w:color="auto"/>
              </w:divBdr>
            </w:div>
            <w:div w:id="37094799">
              <w:marLeft w:val="0"/>
              <w:marRight w:val="0"/>
              <w:marTop w:val="0"/>
              <w:marBottom w:val="0"/>
              <w:divBdr>
                <w:top w:val="none" w:sz="0" w:space="0" w:color="auto"/>
                <w:left w:val="none" w:sz="0" w:space="0" w:color="auto"/>
                <w:bottom w:val="none" w:sz="0" w:space="0" w:color="auto"/>
                <w:right w:val="none" w:sz="0" w:space="0" w:color="auto"/>
              </w:divBdr>
            </w:div>
            <w:div w:id="37781426">
              <w:marLeft w:val="0"/>
              <w:marRight w:val="0"/>
              <w:marTop w:val="0"/>
              <w:marBottom w:val="0"/>
              <w:divBdr>
                <w:top w:val="none" w:sz="0" w:space="0" w:color="auto"/>
                <w:left w:val="none" w:sz="0" w:space="0" w:color="auto"/>
                <w:bottom w:val="none" w:sz="0" w:space="0" w:color="auto"/>
                <w:right w:val="none" w:sz="0" w:space="0" w:color="auto"/>
              </w:divBdr>
            </w:div>
            <w:div w:id="38017769">
              <w:marLeft w:val="0"/>
              <w:marRight w:val="0"/>
              <w:marTop w:val="0"/>
              <w:marBottom w:val="0"/>
              <w:divBdr>
                <w:top w:val="none" w:sz="0" w:space="0" w:color="auto"/>
                <w:left w:val="none" w:sz="0" w:space="0" w:color="auto"/>
                <w:bottom w:val="none" w:sz="0" w:space="0" w:color="auto"/>
                <w:right w:val="none" w:sz="0" w:space="0" w:color="auto"/>
              </w:divBdr>
            </w:div>
            <w:div w:id="38744550">
              <w:marLeft w:val="0"/>
              <w:marRight w:val="0"/>
              <w:marTop w:val="0"/>
              <w:marBottom w:val="0"/>
              <w:divBdr>
                <w:top w:val="none" w:sz="0" w:space="0" w:color="auto"/>
                <w:left w:val="none" w:sz="0" w:space="0" w:color="auto"/>
                <w:bottom w:val="none" w:sz="0" w:space="0" w:color="auto"/>
                <w:right w:val="none" w:sz="0" w:space="0" w:color="auto"/>
              </w:divBdr>
            </w:div>
            <w:div w:id="38946232">
              <w:marLeft w:val="0"/>
              <w:marRight w:val="0"/>
              <w:marTop w:val="0"/>
              <w:marBottom w:val="0"/>
              <w:divBdr>
                <w:top w:val="none" w:sz="0" w:space="0" w:color="auto"/>
                <w:left w:val="none" w:sz="0" w:space="0" w:color="auto"/>
                <w:bottom w:val="none" w:sz="0" w:space="0" w:color="auto"/>
                <w:right w:val="none" w:sz="0" w:space="0" w:color="auto"/>
              </w:divBdr>
            </w:div>
            <w:div w:id="39788649">
              <w:marLeft w:val="0"/>
              <w:marRight w:val="0"/>
              <w:marTop w:val="0"/>
              <w:marBottom w:val="0"/>
              <w:divBdr>
                <w:top w:val="none" w:sz="0" w:space="0" w:color="auto"/>
                <w:left w:val="none" w:sz="0" w:space="0" w:color="auto"/>
                <w:bottom w:val="none" w:sz="0" w:space="0" w:color="auto"/>
                <w:right w:val="none" w:sz="0" w:space="0" w:color="auto"/>
              </w:divBdr>
            </w:div>
            <w:div w:id="39984767">
              <w:marLeft w:val="0"/>
              <w:marRight w:val="0"/>
              <w:marTop w:val="0"/>
              <w:marBottom w:val="0"/>
              <w:divBdr>
                <w:top w:val="none" w:sz="0" w:space="0" w:color="auto"/>
                <w:left w:val="none" w:sz="0" w:space="0" w:color="auto"/>
                <w:bottom w:val="none" w:sz="0" w:space="0" w:color="auto"/>
                <w:right w:val="none" w:sz="0" w:space="0" w:color="auto"/>
              </w:divBdr>
            </w:div>
            <w:div w:id="41833223">
              <w:marLeft w:val="0"/>
              <w:marRight w:val="0"/>
              <w:marTop w:val="0"/>
              <w:marBottom w:val="0"/>
              <w:divBdr>
                <w:top w:val="none" w:sz="0" w:space="0" w:color="auto"/>
                <w:left w:val="none" w:sz="0" w:space="0" w:color="auto"/>
                <w:bottom w:val="none" w:sz="0" w:space="0" w:color="auto"/>
                <w:right w:val="none" w:sz="0" w:space="0" w:color="auto"/>
              </w:divBdr>
            </w:div>
            <w:div w:id="44378487">
              <w:marLeft w:val="0"/>
              <w:marRight w:val="0"/>
              <w:marTop w:val="0"/>
              <w:marBottom w:val="0"/>
              <w:divBdr>
                <w:top w:val="none" w:sz="0" w:space="0" w:color="auto"/>
                <w:left w:val="none" w:sz="0" w:space="0" w:color="auto"/>
                <w:bottom w:val="none" w:sz="0" w:space="0" w:color="auto"/>
                <w:right w:val="none" w:sz="0" w:space="0" w:color="auto"/>
              </w:divBdr>
            </w:div>
            <w:div w:id="46103885">
              <w:marLeft w:val="0"/>
              <w:marRight w:val="0"/>
              <w:marTop w:val="0"/>
              <w:marBottom w:val="0"/>
              <w:divBdr>
                <w:top w:val="none" w:sz="0" w:space="0" w:color="auto"/>
                <w:left w:val="none" w:sz="0" w:space="0" w:color="auto"/>
                <w:bottom w:val="none" w:sz="0" w:space="0" w:color="auto"/>
                <w:right w:val="none" w:sz="0" w:space="0" w:color="auto"/>
              </w:divBdr>
            </w:div>
            <w:div w:id="46806010">
              <w:marLeft w:val="0"/>
              <w:marRight w:val="0"/>
              <w:marTop w:val="0"/>
              <w:marBottom w:val="0"/>
              <w:divBdr>
                <w:top w:val="none" w:sz="0" w:space="0" w:color="auto"/>
                <w:left w:val="none" w:sz="0" w:space="0" w:color="auto"/>
                <w:bottom w:val="none" w:sz="0" w:space="0" w:color="auto"/>
                <w:right w:val="none" w:sz="0" w:space="0" w:color="auto"/>
              </w:divBdr>
            </w:div>
            <w:div w:id="47270187">
              <w:marLeft w:val="0"/>
              <w:marRight w:val="0"/>
              <w:marTop w:val="0"/>
              <w:marBottom w:val="0"/>
              <w:divBdr>
                <w:top w:val="none" w:sz="0" w:space="0" w:color="auto"/>
                <w:left w:val="none" w:sz="0" w:space="0" w:color="auto"/>
                <w:bottom w:val="none" w:sz="0" w:space="0" w:color="auto"/>
                <w:right w:val="none" w:sz="0" w:space="0" w:color="auto"/>
              </w:divBdr>
            </w:div>
            <w:div w:id="48118962">
              <w:marLeft w:val="0"/>
              <w:marRight w:val="0"/>
              <w:marTop w:val="0"/>
              <w:marBottom w:val="0"/>
              <w:divBdr>
                <w:top w:val="none" w:sz="0" w:space="0" w:color="auto"/>
                <w:left w:val="none" w:sz="0" w:space="0" w:color="auto"/>
                <w:bottom w:val="none" w:sz="0" w:space="0" w:color="auto"/>
                <w:right w:val="none" w:sz="0" w:space="0" w:color="auto"/>
              </w:divBdr>
            </w:div>
            <w:div w:id="48261320">
              <w:marLeft w:val="0"/>
              <w:marRight w:val="0"/>
              <w:marTop w:val="0"/>
              <w:marBottom w:val="0"/>
              <w:divBdr>
                <w:top w:val="none" w:sz="0" w:space="0" w:color="auto"/>
                <w:left w:val="none" w:sz="0" w:space="0" w:color="auto"/>
                <w:bottom w:val="none" w:sz="0" w:space="0" w:color="auto"/>
                <w:right w:val="none" w:sz="0" w:space="0" w:color="auto"/>
              </w:divBdr>
            </w:div>
            <w:div w:id="50468830">
              <w:marLeft w:val="0"/>
              <w:marRight w:val="0"/>
              <w:marTop w:val="0"/>
              <w:marBottom w:val="0"/>
              <w:divBdr>
                <w:top w:val="none" w:sz="0" w:space="0" w:color="auto"/>
                <w:left w:val="none" w:sz="0" w:space="0" w:color="auto"/>
                <w:bottom w:val="none" w:sz="0" w:space="0" w:color="auto"/>
                <w:right w:val="none" w:sz="0" w:space="0" w:color="auto"/>
              </w:divBdr>
            </w:div>
            <w:div w:id="51538575">
              <w:marLeft w:val="0"/>
              <w:marRight w:val="0"/>
              <w:marTop w:val="0"/>
              <w:marBottom w:val="0"/>
              <w:divBdr>
                <w:top w:val="none" w:sz="0" w:space="0" w:color="auto"/>
                <w:left w:val="none" w:sz="0" w:space="0" w:color="auto"/>
                <w:bottom w:val="none" w:sz="0" w:space="0" w:color="auto"/>
                <w:right w:val="none" w:sz="0" w:space="0" w:color="auto"/>
              </w:divBdr>
            </w:div>
            <w:div w:id="51736991">
              <w:marLeft w:val="0"/>
              <w:marRight w:val="0"/>
              <w:marTop w:val="0"/>
              <w:marBottom w:val="0"/>
              <w:divBdr>
                <w:top w:val="none" w:sz="0" w:space="0" w:color="auto"/>
                <w:left w:val="none" w:sz="0" w:space="0" w:color="auto"/>
                <w:bottom w:val="none" w:sz="0" w:space="0" w:color="auto"/>
                <w:right w:val="none" w:sz="0" w:space="0" w:color="auto"/>
              </w:divBdr>
            </w:div>
            <w:div w:id="52509760">
              <w:marLeft w:val="0"/>
              <w:marRight w:val="0"/>
              <w:marTop w:val="0"/>
              <w:marBottom w:val="0"/>
              <w:divBdr>
                <w:top w:val="none" w:sz="0" w:space="0" w:color="auto"/>
                <w:left w:val="none" w:sz="0" w:space="0" w:color="auto"/>
                <w:bottom w:val="none" w:sz="0" w:space="0" w:color="auto"/>
                <w:right w:val="none" w:sz="0" w:space="0" w:color="auto"/>
              </w:divBdr>
            </w:div>
            <w:div w:id="52584627">
              <w:marLeft w:val="0"/>
              <w:marRight w:val="0"/>
              <w:marTop w:val="0"/>
              <w:marBottom w:val="0"/>
              <w:divBdr>
                <w:top w:val="none" w:sz="0" w:space="0" w:color="auto"/>
                <w:left w:val="none" w:sz="0" w:space="0" w:color="auto"/>
                <w:bottom w:val="none" w:sz="0" w:space="0" w:color="auto"/>
                <w:right w:val="none" w:sz="0" w:space="0" w:color="auto"/>
              </w:divBdr>
            </w:div>
            <w:div w:id="53281864">
              <w:marLeft w:val="0"/>
              <w:marRight w:val="0"/>
              <w:marTop w:val="0"/>
              <w:marBottom w:val="0"/>
              <w:divBdr>
                <w:top w:val="none" w:sz="0" w:space="0" w:color="auto"/>
                <w:left w:val="none" w:sz="0" w:space="0" w:color="auto"/>
                <w:bottom w:val="none" w:sz="0" w:space="0" w:color="auto"/>
                <w:right w:val="none" w:sz="0" w:space="0" w:color="auto"/>
              </w:divBdr>
            </w:div>
            <w:div w:id="54550286">
              <w:marLeft w:val="0"/>
              <w:marRight w:val="0"/>
              <w:marTop w:val="0"/>
              <w:marBottom w:val="0"/>
              <w:divBdr>
                <w:top w:val="none" w:sz="0" w:space="0" w:color="auto"/>
                <w:left w:val="none" w:sz="0" w:space="0" w:color="auto"/>
                <w:bottom w:val="none" w:sz="0" w:space="0" w:color="auto"/>
                <w:right w:val="none" w:sz="0" w:space="0" w:color="auto"/>
              </w:divBdr>
            </w:div>
            <w:div w:id="56827869">
              <w:marLeft w:val="0"/>
              <w:marRight w:val="0"/>
              <w:marTop w:val="0"/>
              <w:marBottom w:val="0"/>
              <w:divBdr>
                <w:top w:val="none" w:sz="0" w:space="0" w:color="auto"/>
                <w:left w:val="none" w:sz="0" w:space="0" w:color="auto"/>
                <w:bottom w:val="none" w:sz="0" w:space="0" w:color="auto"/>
                <w:right w:val="none" w:sz="0" w:space="0" w:color="auto"/>
              </w:divBdr>
            </w:div>
            <w:div w:id="56975931">
              <w:marLeft w:val="0"/>
              <w:marRight w:val="0"/>
              <w:marTop w:val="0"/>
              <w:marBottom w:val="0"/>
              <w:divBdr>
                <w:top w:val="none" w:sz="0" w:space="0" w:color="auto"/>
                <w:left w:val="none" w:sz="0" w:space="0" w:color="auto"/>
                <w:bottom w:val="none" w:sz="0" w:space="0" w:color="auto"/>
                <w:right w:val="none" w:sz="0" w:space="0" w:color="auto"/>
              </w:divBdr>
            </w:div>
            <w:div w:id="57017835">
              <w:marLeft w:val="0"/>
              <w:marRight w:val="0"/>
              <w:marTop w:val="0"/>
              <w:marBottom w:val="0"/>
              <w:divBdr>
                <w:top w:val="none" w:sz="0" w:space="0" w:color="auto"/>
                <w:left w:val="none" w:sz="0" w:space="0" w:color="auto"/>
                <w:bottom w:val="none" w:sz="0" w:space="0" w:color="auto"/>
                <w:right w:val="none" w:sz="0" w:space="0" w:color="auto"/>
              </w:divBdr>
            </w:div>
            <w:div w:id="57094668">
              <w:marLeft w:val="0"/>
              <w:marRight w:val="0"/>
              <w:marTop w:val="0"/>
              <w:marBottom w:val="0"/>
              <w:divBdr>
                <w:top w:val="none" w:sz="0" w:space="0" w:color="auto"/>
                <w:left w:val="none" w:sz="0" w:space="0" w:color="auto"/>
                <w:bottom w:val="none" w:sz="0" w:space="0" w:color="auto"/>
                <w:right w:val="none" w:sz="0" w:space="0" w:color="auto"/>
              </w:divBdr>
            </w:div>
            <w:div w:id="57441779">
              <w:marLeft w:val="0"/>
              <w:marRight w:val="0"/>
              <w:marTop w:val="0"/>
              <w:marBottom w:val="0"/>
              <w:divBdr>
                <w:top w:val="none" w:sz="0" w:space="0" w:color="auto"/>
                <w:left w:val="none" w:sz="0" w:space="0" w:color="auto"/>
                <w:bottom w:val="none" w:sz="0" w:space="0" w:color="auto"/>
                <w:right w:val="none" w:sz="0" w:space="0" w:color="auto"/>
              </w:divBdr>
            </w:div>
            <w:div w:id="57671983">
              <w:marLeft w:val="0"/>
              <w:marRight w:val="0"/>
              <w:marTop w:val="0"/>
              <w:marBottom w:val="0"/>
              <w:divBdr>
                <w:top w:val="none" w:sz="0" w:space="0" w:color="auto"/>
                <w:left w:val="none" w:sz="0" w:space="0" w:color="auto"/>
                <w:bottom w:val="none" w:sz="0" w:space="0" w:color="auto"/>
                <w:right w:val="none" w:sz="0" w:space="0" w:color="auto"/>
              </w:divBdr>
            </w:div>
            <w:div w:id="58022111">
              <w:marLeft w:val="0"/>
              <w:marRight w:val="0"/>
              <w:marTop w:val="0"/>
              <w:marBottom w:val="0"/>
              <w:divBdr>
                <w:top w:val="none" w:sz="0" w:space="0" w:color="auto"/>
                <w:left w:val="none" w:sz="0" w:space="0" w:color="auto"/>
                <w:bottom w:val="none" w:sz="0" w:space="0" w:color="auto"/>
                <w:right w:val="none" w:sz="0" w:space="0" w:color="auto"/>
              </w:divBdr>
            </w:div>
            <w:div w:id="58869351">
              <w:marLeft w:val="0"/>
              <w:marRight w:val="0"/>
              <w:marTop w:val="0"/>
              <w:marBottom w:val="0"/>
              <w:divBdr>
                <w:top w:val="none" w:sz="0" w:space="0" w:color="auto"/>
                <w:left w:val="none" w:sz="0" w:space="0" w:color="auto"/>
                <w:bottom w:val="none" w:sz="0" w:space="0" w:color="auto"/>
                <w:right w:val="none" w:sz="0" w:space="0" w:color="auto"/>
              </w:divBdr>
            </w:div>
            <w:div w:id="59182033">
              <w:marLeft w:val="0"/>
              <w:marRight w:val="0"/>
              <w:marTop w:val="0"/>
              <w:marBottom w:val="0"/>
              <w:divBdr>
                <w:top w:val="none" w:sz="0" w:space="0" w:color="auto"/>
                <w:left w:val="none" w:sz="0" w:space="0" w:color="auto"/>
                <w:bottom w:val="none" w:sz="0" w:space="0" w:color="auto"/>
                <w:right w:val="none" w:sz="0" w:space="0" w:color="auto"/>
              </w:divBdr>
            </w:div>
            <w:div w:id="59406134">
              <w:marLeft w:val="0"/>
              <w:marRight w:val="0"/>
              <w:marTop w:val="0"/>
              <w:marBottom w:val="0"/>
              <w:divBdr>
                <w:top w:val="none" w:sz="0" w:space="0" w:color="auto"/>
                <w:left w:val="none" w:sz="0" w:space="0" w:color="auto"/>
                <w:bottom w:val="none" w:sz="0" w:space="0" w:color="auto"/>
                <w:right w:val="none" w:sz="0" w:space="0" w:color="auto"/>
              </w:divBdr>
            </w:div>
            <w:div w:id="60831634">
              <w:marLeft w:val="0"/>
              <w:marRight w:val="0"/>
              <w:marTop w:val="0"/>
              <w:marBottom w:val="0"/>
              <w:divBdr>
                <w:top w:val="none" w:sz="0" w:space="0" w:color="auto"/>
                <w:left w:val="none" w:sz="0" w:space="0" w:color="auto"/>
                <w:bottom w:val="none" w:sz="0" w:space="0" w:color="auto"/>
                <w:right w:val="none" w:sz="0" w:space="0" w:color="auto"/>
              </w:divBdr>
            </w:div>
            <w:div w:id="61295681">
              <w:marLeft w:val="0"/>
              <w:marRight w:val="0"/>
              <w:marTop w:val="0"/>
              <w:marBottom w:val="0"/>
              <w:divBdr>
                <w:top w:val="none" w:sz="0" w:space="0" w:color="auto"/>
                <w:left w:val="none" w:sz="0" w:space="0" w:color="auto"/>
                <w:bottom w:val="none" w:sz="0" w:space="0" w:color="auto"/>
                <w:right w:val="none" w:sz="0" w:space="0" w:color="auto"/>
              </w:divBdr>
            </w:div>
            <w:div w:id="61568082">
              <w:marLeft w:val="0"/>
              <w:marRight w:val="0"/>
              <w:marTop w:val="0"/>
              <w:marBottom w:val="0"/>
              <w:divBdr>
                <w:top w:val="none" w:sz="0" w:space="0" w:color="auto"/>
                <w:left w:val="none" w:sz="0" w:space="0" w:color="auto"/>
                <w:bottom w:val="none" w:sz="0" w:space="0" w:color="auto"/>
                <w:right w:val="none" w:sz="0" w:space="0" w:color="auto"/>
              </w:divBdr>
            </w:div>
            <w:div w:id="63188425">
              <w:marLeft w:val="0"/>
              <w:marRight w:val="0"/>
              <w:marTop w:val="0"/>
              <w:marBottom w:val="0"/>
              <w:divBdr>
                <w:top w:val="none" w:sz="0" w:space="0" w:color="auto"/>
                <w:left w:val="none" w:sz="0" w:space="0" w:color="auto"/>
                <w:bottom w:val="none" w:sz="0" w:space="0" w:color="auto"/>
                <w:right w:val="none" w:sz="0" w:space="0" w:color="auto"/>
              </w:divBdr>
            </w:div>
            <w:div w:id="65348019">
              <w:marLeft w:val="0"/>
              <w:marRight w:val="0"/>
              <w:marTop w:val="0"/>
              <w:marBottom w:val="0"/>
              <w:divBdr>
                <w:top w:val="none" w:sz="0" w:space="0" w:color="auto"/>
                <w:left w:val="none" w:sz="0" w:space="0" w:color="auto"/>
                <w:bottom w:val="none" w:sz="0" w:space="0" w:color="auto"/>
                <w:right w:val="none" w:sz="0" w:space="0" w:color="auto"/>
              </w:divBdr>
            </w:div>
            <w:div w:id="66927105">
              <w:marLeft w:val="0"/>
              <w:marRight w:val="0"/>
              <w:marTop w:val="0"/>
              <w:marBottom w:val="0"/>
              <w:divBdr>
                <w:top w:val="none" w:sz="0" w:space="0" w:color="auto"/>
                <w:left w:val="none" w:sz="0" w:space="0" w:color="auto"/>
                <w:bottom w:val="none" w:sz="0" w:space="0" w:color="auto"/>
                <w:right w:val="none" w:sz="0" w:space="0" w:color="auto"/>
              </w:divBdr>
            </w:div>
            <w:div w:id="67116963">
              <w:marLeft w:val="0"/>
              <w:marRight w:val="0"/>
              <w:marTop w:val="0"/>
              <w:marBottom w:val="0"/>
              <w:divBdr>
                <w:top w:val="none" w:sz="0" w:space="0" w:color="auto"/>
                <w:left w:val="none" w:sz="0" w:space="0" w:color="auto"/>
                <w:bottom w:val="none" w:sz="0" w:space="0" w:color="auto"/>
                <w:right w:val="none" w:sz="0" w:space="0" w:color="auto"/>
              </w:divBdr>
            </w:div>
            <w:div w:id="67575597">
              <w:marLeft w:val="0"/>
              <w:marRight w:val="0"/>
              <w:marTop w:val="0"/>
              <w:marBottom w:val="0"/>
              <w:divBdr>
                <w:top w:val="none" w:sz="0" w:space="0" w:color="auto"/>
                <w:left w:val="none" w:sz="0" w:space="0" w:color="auto"/>
                <w:bottom w:val="none" w:sz="0" w:space="0" w:color="auto"/>
                <w:right w:val="none" w:sz="0" w:space="0" w:color="auto"/>
              </w:divBdr>
            </w:div>
            <w:div w:id="67580670">
              <w:marLeft w:val="0"/>
              <w:marRight w:val="0"/>
              <w:marTop w:val="0"/>
              <w:marBottom w:val="0"/>
              <w:divBdr>
                <w:top w:val="none" w:sz="0" w:space="0" w:color="auto"/>
                <w:left w:val="none" w:sz="0" w:space="0" w:color="auto"/>
                <w:bottom w:val="none" w:sz="0" w:space="0" w:color="auto"/>
                <w:right w:val="none" w:sz="0" w:space="0" w:color="auto"/>
              </w:divBdr>
            </w:div>
            <w:div w:id="68119446">
              <w:marLeft w:val="0"/>
              <w:marRight w:val="0"/>
              <w:marTop w:val="0"/>
              <w:marBottom w:val="0"/>
              <w:divBdr>
                <w:top w:val="none" w:sz="0" w:space="0" w:color="auto"/>
                <w:left w:val="none" w:sz="0" w:space="0" w:color="auto"/>
                <w:bottom w:val="none" w:sz="0" w:space="0" w:color="auto"/>
                <w:right w:val="none" w:sz="0" w:space="0" w:color="auto"/>
              </w:divBdr>
            </w:div>
            <w:div w:id="70080714">
              <w:marLeft w:val="0"/>
              <w:marRight w:val="0"/>
              <w:marTop w:val="0"/>
              <w:marBottom w:val="0"/>
              <w:divBdr>
                <w:top w:val="none" w:sz="0" w:space="0" w:color="auto"/>
                <w:left w:val="none" w:sz="0" w:space="0" w:color="auto"/>
                <w:bottom w:val="none" w:sz="0" w:space="0" w:color="auto"/>
                <w:right w:val="none" w:sz="0" w:space="0" w:color="auto"/>
              </w:divBdr>
            </w:div>
            <w:div w:id="70465595">
              <w:marLeft w:val="0"/>
              <w:marRight w:val="0"/>
              <w:marTop w:val="0"/>
              <w:marBottom w:val="0"/>
              <w:divBdr>
                <w:top w:val="none" w:sz="0" w:space="0" w:color="auto"/>
                <w:left w:val="none" w:sz="0" w:space="0" w:color="auto"/>
                <w:bottom w:val="none" w:sz="0" w:space="0" w:color="auto"/>
                <w:right w:val="none" w:sz="0" w:space="0" w:color="auto"/>
              </w:divBdr>
            </w:div>
            <w:div w:id="70857962">
              <w:marLeft w:val="0"/>
              <w:marRight w:val="0"/>
              <w:marTop w:val="0"/>
              <w:marBottom w:val="0"/>
              <w:divBdr>
                <w:top w:val="none" w:sz="0" w:space="0" w:color="auto"/>
                <w:left w:val="none" w:sz="0" w:space="0" w:color="auto"/>
                <w:bottom w:val="none" w:sz="0" w:space="0" w:color="auto"/>
                <w:right w:val="none" w:sz="0" w:space="0" w:color="auto"/>
              </w:divBdr>
            </w:div>
            <w:div w:id="71392132">
              <w:marLeft w:val="0"/>
              <w:marRight w:val="0"/>
              <w:marTop w:val="0"/>
              <w:marBottom w:val="0"/>
              <w:divBdr>
                <w:top w:val="none" w:sz="0" w:space="0" w:color="auto"/>
                <w:left w:val="none" w:sz="0" w:space="0" w:color="auto"/>
                <w:bottom w:val="none" w:sz="0" w:space="0" w:color="auto"/>
                <w:right w:val="none" w:sz="0" w:space="0" w:color="auto"/>
              </w:divBdr>
            </w:div>
            <w:div w:id="72161943">
              <w:marLeft w:val="0"/>
              <w:marRight w:val="0"/>
              <w:marTop w:val="0"/>
              <w:marBottom w:val="0"/>
              <w:divBdr>
                <w:top w:val="none" w:sz="0" w:space="0" w:color="auto"/>
                <w:left w:val="none" w:sz="0" w:space="0" w:color="auto"/>
                <w:bottom w:val="none" w:sz="0" w:space="0" w:color="auto"/>
                <w:right w:val="none" w:sz="0" w:space="0" w:color="auto"/>
              </w:divBdr>
            </w:div>
            <w:div w:id="72246942">
              <w:marLeft w:val="0"/>
              <w:marRight w:val="0"/>
              <w:marTop w:val="0"/>
              <w:marBottom w:val="0"/>
              <w:divBdr>
                <w:top w:val="none" w:sz="0" w:space="0" w:color="auto"/>
                <w:left w:val="none" w:sz="0" w:space="0" w:color="auto"/>
                <w:bottom w:val="none" w:sz="0" w:space="0" w:color="auto"/>
                <w:right w:val="none" w:sz="0" w:space="0" w:color="auto"/>
              </w:divBdr>
            </w:div>
            <w:div w:id="72556641">
              <w:marLeft w:val="0"/>
              <w:marRight w:val="0"/>
              <w:marTop w:val="0"/>
              <w:marBottom w:val="0"/>
              <w:divBdr>
                <w:top w:val="none" w:sz="0" w:space="0" w:color="auto"/>
                <w:left w:val="none" w:sz="0" w:space="0" w:color="auto"/>
                <w:bottom w:val="none" w:sz="0" w:space="0" w:color="auto"/>
                <w:right w:val="none" w:sz="0" w:space="0" w:color="auto"/>
              </w:divBdr>
            </w:div>
            <w:div w:id="72706053">
              <w:marLeft w:val="0"/>
              <w:marRight w:val="0"/>
              <w:marTop w:val="0"/>
              <w:marBottom w:val="0"/>
              <w:divBdr>
                <w:top w:val="none" w:sz="0" w:space="0" w:color="auto"/>
                <w:left w:val="none" w:sz="0" w:space="0" w:color="auto"/>
                <w:bottom w:val="none" w:sz="0" w:space="0" w:color="auto"/>
                <w:right w:val="none" w:sz="0" w:space="0" w:color="auto"/>
              </w:divBdr>
            </w:div>
            <w:div w:id="73669780">
              <w:marLeft w:val="0"/>
              <w:marRight w:val="0"/>
              <w:marTop w:val="0"/>
              <w:marBottom w:val="0"/>
              <w:divBdr>
                <w:top w:val="none" w:sz="0" w:space="0" w:color="auto"/>
                <w:left w:val="none" w:sz="0" w:space="0" w:color="auto"/>
                <w:bottom w:val="none" w:sz="0" w:space="0" w:color="auto"/>
                <w:right w:val="none" w:sz="0" w:space="0" w:color="auto"/>
              </w:divBdr>
            </w:div>
            <w:div w:id="73864352">
              <w:marLeft w:val="0"/>
              <w:marRight w:val="0"/>
              <w:marTop w:val="0"/>
              <w:marBottom w:val="0"/>
              <w:divBdr>
                <w:top w:val="none" w:sz="0" w:space="0" w:color="auto"/>
                <w:left w:val="none" w:sz="0" w:space="0" w:color="auto"/>
                <w:bottom w:val="none" w:sz="0" w:space="0" w:color="auto"/>
                <w:right w:val="none" w:sz="0" w:space="0" w:color="auto"/>
              </w:divBdr>
            </w:div>
            <w:div w:id="74324255">
              <w:marLeft w:val="0"/>
              <w:marRight w:val="0"/>
              <w:marTop w:val="0"/>
              <w:marBottom w:val="0"/>
              <w:divBdr>
                <w:top w:val="none" w:sz="0" w:space="0" w:color="auto"/>
                <w:left w:val="none" w:sz="0" w:space="0" w:color="auto"/>
                <w:bottom w:val="none" w:sz="0" w:space="0" w:color="auto"/>
                <w:right w:val="none" w:sz="0" w:space="0" w:color="auto"/>
              </w:divBdr>
            </w:div>
            <w:div w:id="76250583">
              <w:marLeft w:val="0"/>
              <w:marRight w:val="0"/>
              <w:marTop w:val="0"/>
              <w:marBottom w:val="0"/>
              <w:divBdr>
                <w:top w:val="none" w:sz="0" w:space="0" w:color="auto"/>
                <w:left w:val="none" w:sz="0" w:space="0" w:color="auto"/>
                <w:bottom w:val="none" w:sz="0" w:space="0" w:color="auto"/>
                <w:right w:val="none" w:sz="0" w:space="0" w:color="auto"/>
              </w:divBdr>
            </w:div>
            <w:div w:id="77097637">
              <w:marLeft w:val="0"/>
              <w:marRight w:val="0"/>
              <w:marTop w:val="0"/>
              <w:marBottom w:val="0"/>
              <w:divBdr>
                <w:top w:val="none" w:sz="0" w:space="0" w:color="auto"/>
                <w:left w:val="none" w:sz="0" w:space="0" w:color="auto"/>
                <w:bottom w:val="none" w:sz="0" w:space="0" w:color="auto"/>
                <w:right w:val="none" w:sz="0" w:space="0" w:color="auto"/>
              </w:divBdr>
            </w:div>
            <w:div w:id="79104210">
              <w:marLeft w:val="0"/>
              <w:marRight w:val="0"/>
              <w:marTop w:val="0"/>
              <w:marBottom w:val="0"/>
              <w:divBdr>
                <w:top w:val="none" w:sz="0" w:space="0" w:color="auto"/>
                <w:left w:val="none" w:sz="0" w:space="0" w:color="auto"/>
                <w:bottom w:val="none" w:sz="0" w:space="0" w:color="auto"/>
                <w:right w:val="none" w:sz="0" w:space="0" w:color="auto"/>
              </w:divBdr>
            </w:div>
            <w:div w:id="79447372">
              <w:marLeft w:val="0"/>
              <w:marRight w:val="0"/>
              <w:marTop w:val="0"/>
              <w:marBottom w:val="0"/>
              <w:divBdr>
                <w:top w:val="none" w:sz="0" w:space="0" w:color="auto"/>
                <w:left w:val="none" w:sz="0" w:space="0" w:color="auto"/>
                <w:bottom w:val="none" w:sz="0" w:space="0" w:color="auto"/>
                <w:right w:val="none" w:sz="0" w:space="0" w:color="auto"/>
              </w:divBdr>
            </w:div>
            <w:div w:id="80181765">
              <w:marLeft w:val="0"/>
              <w:marRight w:val="0"/>
              <w:marTop w:val="0"/>
              <w:marBottom w:val="0"/>
              <w:divBdr>
                <w:top w:val="none" w:sz="0" w:space="0" w:color="auto"/>
                <w:left w:val="none" w:sz="0" w:space="0" w:color="auto"/>
                <w:bottom w:val="none" w:sz="0" w:space="0" w:color="auto"/>
                <w:right w:val="none" w:sz="0" w:space="0" w:color="auto"/>
              </w:divBdr>
            </w:div>
            <w:div w:id="80414621">
              <w:marLeft w:val="0"/>
              <w:marRight w:val="0"/>
              <w:marTop w:val="0"/>
              <w:marBottom w:val="0"/>
              <w:divBdr>
                <w:top w:val="none" w:sz="0" w:space="0" w:color="auto"/>
                <w:left w:val="none" w:sz="0" w:space="0" w:color="auto"/>
                <w:bottom w:val="none" w:sz="0" w:space="0" w:color="auto"/>
                <w:right w:val="none" w:sz="0" w:space="0" w:color="auto"/>
              </w:divBdr>
            </w:div>
            <w:div w:id="81873146">
              <w:marLeft w:val="0"/>
              <w:marRight w:val="0"/>
              <w:marTop w:val="0"/>
              <w:marBottom w:val="0"/>
              <w:divBdr>
                <w:top w:val="none" w:sz="0" w:space="0" w:color="auto"/>
                <w:left w:val="none" w:sz="0" w:space="0" w:color="auto"/>
                <w:bottom w:val="none" w:sz="0" w:space="0" w:color="auto"/>
                <w:right w:val="none" w:sz="0" w:space="0" w:color="auto"/>
              </w:divBdr>
            </w:div>
            <w:div w:id="82647177">
              <w:marLeft w:val="0"/>
              <w:marRight w:val="0"/>
              <w:marTop w:val="0"/>
              <w:marBottom w:val="0"/>
              <w:divBdr>
                <w:top w:val="none" w:sz="0" w:space="0" w:color="auto"/>
                <w:left w:val="none" w:sz="0" w:space="0" w:color="auto"/>
                <w:bottom w:val="none" w:sz="0" w:space="0" w:color="auto"/>
                <w:right w:val="none" w:sz="0" w:space="0" w:color="auto"/>
              </w:divBdr>
            </w:div>
            <w:div w:id="83186478">
              <w:marLeft w:val="0"/>
              <w:marRight w:val="0"/>
              <w:marTop w:val="0"/>
              <w:marBottom w:val="0"/>
              <w:divBdr>
                <w:top w:val="none" w:sz="0" w:space="0" w:color="auto"/>
                <w:left w:val="none" w:sz="0" w:space="0" w:color="auto"/>
                <w:bottom w:val="none" w:sz="0" w:space="0" w:color="auto"/>
                <w:right w:val="none" w:sz="0" w:space="0" w:color="auto"/>
              </w:divBdr>
            </w:div>
            <w:div w:id="83773093">
              <w:marLeft w:val="0"/>
              <w:marRight w:val="0"/>
              <w:marTop w:val="0"/>
              <w:marBottom w:val="0"/>
              <w:divBdr>
                <w:top w:val="none" w:sz="0" w:space="0" w:color="auto"/>
                <w:left w:val="none" w:sz="0" w:space="0" w:color="auto"/>
                <w:bottom w:val="none" w:sz="0" w:space="0" w:color="auto"/>
                <w:right w:val="none" w:sz="0" w:space="0" w:color="auto"/>
              </w:divBdr>
            </w:div>
            <w:div w:id="84110525">
              <w:marLeft w:val="0"/>
              <w:marRight w:val="0"/>
              <w:marTop w:val="0"/>
              <w:marBottom w:val="0"/>
              <w:divBdr>
                <w:top w:val="none" w:sz="0" w:space="0" w:color="auto"/>
                <w:left w:val="none" w:sz="0" w:space="0" w:color="auto"/>
                <w:bottom w:val="none" w:sz="0" w:space="0" w:color="auto"/>
                <w:right w:val="none" w:sz="0" w:space="0" w:color="auto"/>
              </w:divBdr>
            </w:div>
            <w:div w:id="85731904">
              <w:marLeft w:val="0"/>
              <w:marRight w:val="0"/>
              <w:marTop w:val="0"/>
              <w:marBottom w:val="0"/>
              <w:divBdr>
                <w:top w:val="none" w:sz="0" w:space="0" w:color="auto"/>
                <w:left w:val="none" w:sz="0" w:space="0" w:color="auto"/>
                <w:bottom w:val="none" w:sz="0" w:space="0" w:color="auto"/>
                <w:right w:val="none" w:sz="0" w:space="0" w:color="auto"/>
              </w:divBdr>
            </w:div>
            <w:div w:id="85813558">
              <w:marLeft w:val="0"/>
              <w:marRight w:val="0"/>
              <w:marTop w:val="0"/>
              <w:marBottom w:val="0"/>
              <w:divBdr>
                <w:top w:val="none" w:sz="0" w:space="0" w:color="auto"/>
                <w:left w:val="none" w:sz="0" w:space="0" w:color="auto"/>
                <w:bottom w:val="none" w:sz="0" w:space="0" w:color="auto"/>
                <w:right w:val="none" w:sz="0" w:space="0" w:color="auto"/>
              </w:divBdr>
            </w:div>
            <w:div w:id="86004686">
              <w:marLeft w:val="0"/>
              <w:marRight w:val="0"/>
              <w:marTop w:val="0"/>
              <w:marBottom w:val="0"/>
              <w:divBdr>
                <w:top w:val="none" w:sz="0" w:space="0" w:color="auto"/>
                <w:left w:val="none" w:sz="0" w:space="0" w:color="auto"/>
                <w:bottom w:val="none" w:sz="0" w:space="0" w:color="auto"/>
                <w:right w:val="none" w:sz="0" w:space="0" w:color="auto"/>
              </w:divBdr>
            </w:div>
            <w:div w:id="86199680">
              <w:marLeft w:val="0"/>
              <w:marRight w:val="0"/>
              <w:marTop w:val="0"/>
              <w:marBottom w:val="0"/>
              <w:divBdr>
                <w:top w:val="none" w:sz="0" w:space="0" w:color="auto"/>
                <w:left w:val="none" w:sz="0" w:space="0" w:color="auto"/>
                <w:bottom w:val="none" w:sz="0" w:space="0" w:color="auto"/>
                <w:right w:val="none" w:sz="0" w:space="0" w:color="auto"/>
              </w:divBdr>
            </w:div>
            <w:div w:id="88739583">
              <w:marLeft w:val="0"/>
              <w:marRight w:val="0"/>
              <w:marTop w:val="0"/>
              <w:marBottom w:val="0"/>
              <w:divBdr>
                <w:top w:val="none" w:sz="0" w:space="0" w:color="auto"/>
                <w:left w:val="none" w:sz="0" w:space="0" w:color="auto"/>
                <w:bottom w:val="none" w:sz="0" w:space="0" w:color="auto"/>
                <w:right w:val="none" w:sz="0" w:space="0" w:color="auto"/>
              </w:divBdr>
            </w:div>
            <w:div w:id="89129919">
              <w:marLeft w:val="0"/>
              <w:marRight w:val="0"/>
              <w:marTop w:val="0"/>
              <w:marBottom w:val="0"/>
              <w:divBdr>
                <w:top w:val="none" w:sz="0" w:space="0" w:color="auto"/>
                <w:left w:val="none" w:sz="0" w:space="0" w:color="auto"/>
                <w:bottom w:val="none" w:sz="0" w:space="0" w:color="auto"/>
                <w:right w:val="none" w:sz="0" w:space="0" w:color="auto"/>
              </w:divBdr>
            </w:div>
            <w:div w:id="89936803">
              <w:marLeft w:val="0"/>
              <w:marRight w:val="0"/>
              <w:marTop w:val="0"/>
              <w:marBottom w:val="0"/>
              <w:divBdr>
                <w:top w:val="none" w:sz="0" w:space="0" w:color="auto"/>
                <w:left w:val="none" w:sz="0" w:space="0" w:color="auto"/>
                <w:bottom w:val="none" w:sz="0" w:space="0" w:color="auto"/>
                <w:right w:val="none" w:sz="0" w:space="0" w:color="auto"/>
              </w:divBdr>
            </w:div>
            <w:div w:id="90900030">
              <w:marLeft w:val="0"/>
              <w:marRight w:val="0"/>
              <w:marTop w:val="0"/>
              <w:marBottom w:val="0"/>
              <w:divBdr>
                <w:top w:val="none" w:sz="0" w:space="0" w:color="auto"/>
                <w:left w:val="none" w:sz="0" w:space="0" w:color="auto"/>
                <w:bottom w:val="none" w:sz="0" w:space="0" w:color="auto"/>
                <w:right w:val="none" w:sz="0" w:space="0" w:color="auto"/>
              </w:divBdr>
            </w:div>
            <w:div w:id="90971922">
              <w:marLeft w:val="0"/>
              <w:marRight w:val="0"/>
              <w:marTop w:val="0"/>
              <w:marBottom w:val="0"/>
              <w:divBdr>
                <w:top w:val="none" w:sz="0" w:space="0" w:color="auto"/>
                <w:left w:val="none" w:sz="0" w:space="0" w:color="auto"/>
                <w:bottom w:val="none" w:sz="0" w:space="0" w:color="auto"/>
                <w:right w:val="none" w:sz="0" w:space="0" w:color="auto"/>
              </w:divBdr>
            </w:div>
            <w:div w:id="91048324">
              <w:marLeft w:val="0"/>
              <w:marRight w:val="0"/>
              <w:marTop w:val="0"/>
              <w:marBottom w:val="0"/>
              <w:divBdr>
                <w:top w:val="none" w:sz="0" w:space="0" w:color="auto"/>
                <w:left w:val="none" w:sz="0" w:space="0" w:color="auto"/>
                <w:bottom w:val="none" w:sz="0" w:space="0" w:color="auto"/>
                <w:right w:val="none" w:sz="0" w:space="0" w:color="auto"/>
              </w:divBdr>
            </w:div>
            <w:div w:id="92748170">
              <w:marLeft w:val="0"/>
              <w:marRight w:val="0"/>
              <w:marTop w:val="0"/>
              <w:marBottom w:val="0"/>
              <w:divBdr>
                <w:top w:val="none" w:sz="0" w:space="0" w:color="auto"/>
                <w:left w:val="none" w:sz="0" w:space="0" w:color="auto"/>
                <w:bottom w:val="none" w:sz="0" w:space="0" w:color="auto"/>
                <w:right w:val="none" w:sz="0" w:space="0" w:color="auto"/>
              </w:divBdr>
            </w:div>
            <w:div w:id="93090417">
              <w:marLeft w:val="0"/>
              <w:marRight w:val="0"/>
              <w:marTop w:val="0"/>
              <w:marBottom w:val="0"/>
              <w:divBdr>
                <w:top w:val="none" w:sz="0" w:space="0" w:color="auto"/>
                <w:left w:val="none" w:sz="0" w:space="0" w:color="auto"/>
                <w:bottom w:val="none" w:sz="0" w:space="0" w:color="auto"/>
                <w:right w:val="none" w:sz="0" w:space="0" w:color="auto"/>
              </w:divBdr>
            </w:div>
            <w:div w:id="93090942">
              <w:marLeft w:val="0"/>
              <w:marRight w:val="0"/>
              <w:marTop w:val="0"/>
              <w:marBottom w:val="0"/>
              <w:divBdr>
                <w:top w:val="none" w:sz="0" w:space="0" w:color="auto"/>
                <w:left w:val="none" w:sz="0" w:space="0" w:color="auto"/>
                <w:bottom w:val="none" w:sz="0" w:space="0" w:color="auto"/>
                <w:right w:val="none" w:sz="0" w:space="0" w:color="auto"/>
              </w:divBdr>
            </w:div>
            <w:div w:id="93210397">
              <w:marLeft w:val="0"/>
              <w:marRight w:val="0"/>
              <w:marTop w:val="0"/>
              <w:marBottom w:val="0"/>
              <w:divBdr>
                <w:top w:val="none" w:sz="0" w:space="0" w:color="auto"/>
                <w:left w:val="none" w:sz="0" w:space="0" w:color="auto"/>
                <w:bottom w:val="none" w:sz="0" w:space="0" w:color="auto"/>
                <w:right w:val="none" w:sz="0" w:space="0" w:color="auto"/>
              </w:divBdr>
            </w:div>
            <w:div w:id="93407574">
              <w:marLeft w:val="0"/>
              <w:marRight w:val="0"/>
              <w:marTop w:val="0"/>
              <w:marBottom w:val="0"/>
              <w:divBdr>
                <w:top w:val="none" w:sz="0" w:space="0" w:color="auto"/>
                <w:left w:val="none" w:sz="0" w:space="0" w:color="auto"/>
                <w:bottom w:val="none" w:sz="0" w:space="0" w:color="auto"/>
                <w:right w:val="none" w:sz="0" w:space="0" w:color="auto"/>
              </w:divBdr>
            </w:div>
            <w:div w:id="93668034">
              <w:marLeft w:val="0"/>
              <w:marRight w:val="0"/>
              <w:marTop w:val="0"/>
              <w:marBottom w:val="0"/>
              <w:divBdr>
                <w:top w:val="none" w:sz="0" w:space="0" w:color="auto"/>
                <w:left w:val="none" w:sz="0" w:space="0" w:color="auto"/>
                <w:bottom w:val="none" w:sz="0" w:space="0" w:color="auto"/>
                <w:right w:val="none" w:sz="0" w:space="0" w:color="auto"/>
              </w:divBdr>
            </w:div>
            <w:div w:id="94785916">
              <w:marLeft w:val="0"/>
              <w:marRight w:val="0"/>
              <w:marTop w:val="0"/>
              <w:marBottom w:val="0"/>
              <w:divBdr>
                <w:top w:val="none" w:sz="0" w:space="0" w:color="auto"/>
                <w:left w:val="none" w:sz="0" w:space="0" w:color="auto"/>
                <w:bottom w:val="none" w:sz="0" w:space="0" w:color="auto"/>
                <w:right w:val="none" w:sz="0" w:space="0" w:color="auto"/>
              </w:divBdr>
            </w:div>
            <w:div w:id="94912636">
              <w:marLeft w:val="0"/>
              <w:marRight w:val="0"/>
              <w:marTop w:val="0"/>
              <w:marBottom w:val="0"/>
              <w:divBdr>
                <w:top w:val="none" w:sz="0" w:space="0" w:color="auto"/>
                <w:left w:val="none" w:sz="0" w:space="0" w:color="auto"/>
                <w:bottom w:val="none" w:sz="0" w:space="0" w:color="auto"/>
                <w:right w:val="none" w:sz="0" w:space="0" w:color="auto"/>
              </w:divBdr>
            </w:div>
            <w:div w:id="95372344">
              <w:marLeft w:val="0"/>
              <w:marRight w:val="0"/>
              <w:marTop w:val="0"/>
              <w:marBottom w:val="0"/>
              <w:divBdr>
                <w:top w:val="none" w:sz="0" w:space="0" w:color="auto"/>
                <w:left w:val="none" w:sz="0" w:space="0" w:color="auto"/>
                <w:bottom w:val="none" w:sz="0" w:space="0" w:color="auto"/>
                <w:right w:val="none" w:sz="0" w:space="0" w:color="auto"/>
              </w:divBdr>
            </w:div>
            <w:div w:id="96217973">
              <w:marLeft w:val="0"/>
              <w:marRight w:val="0"/>
              <w:marTop w:val="0"/>
              <w:marBottom w:val="0"/>
              <w:divBdr>
                <w:top w:val="none" w:sz="0" w:space="0" w:color="auto"/>
                <w:left w:val="none" w:sz="0" w:space="0" w:color="auto"/>
                <w:bottom w:val="none" w:sz="0" w:space="0" w:color="auto"/>
                <w:right w:val="none" w:sz="0" w:space="0" w:color="auto"/>
              </w:divBdr>
            </w:div>
            <w:div w:id="99298671">
              <w:marLeft w:val="0"/>
              <w:marRight w:val="0"/>
              <w:marTop w:val="0"/>
              <w:marBottom w:val="0"/>
              <w:divBdr>
                <w:top w:val="none" w:sz="0" w:space="0" w:color="auto"/>
                <w:left w:val="none" w:sz="0" w:space="0" w:color="auto"/>
                <w:bottom w:val="none" w:sz="0" w:space="0" w:color="auto"/>
                <w:right w:val="none" w:sz="0" w:space="0" w:color="auto"/>
              </w:divBdr>
            </w:div>
            <w:div w:id="99961456">
              <w:marLeft w:val="0"/>
              <w:marRight w:val="0"/>
              <w:marTop w:val="0"/>
              <w:marBottom w:val="0"/>
              <w:divBdr>
                <w:top w:val="none" w:sz="0" w:space="0" w:color="auto"/>
                <w:left w:val="none" w:sz="0" w:space="0" w:color="auto"/>
                <w:bottom w:val="none" w:sz="0" w:space="0" w:color="auto"/>
                <w:right w:val="none" w:sz="0" w:space="0" w:color="auto"/>
              </w:divBdr>
            </w:div>
            <w:div w:id="100300018">
              <w:marLeft w:val="0"/>
              <w:marRight w:val="0"/>
              <w:marTop w:val="0"/>
              <w:marBottom w:val="0"/>
              <w:divBdr>
                <w:top w:val="none" w:sz="0" w:space="0" w:color="auto"/>
                <w:left w:val="none" w:sz="0" w:space="0" w:color="auto"/>
                <w:bottom w:val="none" w:sz="0" w:space="0" w:color="auto"/>
                <w:right w:val="none" w:sz="0" w:space="0" w:color="auto"/>
              </w:divBdr>
            </w:div>
            <w:div w:id="101725891">
              <w:marLeft w:val="0"/>
              <w:marRight w:val="0"/>
              <w:marTop w:val="0"/>
              <w:marBottom w:val="0"/>
              <w:divBdr>
                <w:top w:val="none" w:sz="0" w:space="0" w:color="auto"/>
                <w:left w:val="none" w:sz="0" w:space="0" w:color="auto"/>
                <w:bottom w:val="none" w:sz="0" w:space="0" w:color="auto"/>
                <w:right w:val="none" w:sz="0" w:space="0" w:color="auto"/>
              </w:divBdr>
            </w:div>
            <w:div w:id="101729382">
              <w:marLeft w:val="0"/>
              <w:marRight w:val="0"/>
              <w:marTop w:val="0"/>
              <w:marBottom w:val="0"/>
              <w:divBdr>
                <w:top w:val="none" w:sz="0" w:space="0" w:color="auto"/>
                <w:left w:val="none" w:sz="0" w:space="0" w:color="auto"/>
                <w:bottom w:val="none" w:sz="0" w:space="0" w:color="auto"/>
                <w:right w:val="none" w:sz="0" w:space="0" w:color="auto"/>
              </w:divBdr>
            </w:div>
            <w:div w:id="102463255">
              <w:marLeft w:val="0"/>
              <w:marRight w:val="0"/>
              <w:marTop w:val="0"/>
              <w:marBottom w:val="0"/>
              <w:divBdr>
                <w:top w:val="none" w:sz="0" w:space="0" w:color="auto"/>
                <w:left w:val="none" w:sz="0" w:space="0" w:color="auto"/>
                <w:bottom w:val="none" w:sz="0" w:space="0" w:color="auto"/>
                <w:right w:val="none" w:sz="0" w:space="0" w:color="auto"/>
              </w:divBdr>
            </w:div>
            <w:div w:id="102923797">
              <w:marLeft w:val="0"/>
              <w:marRight w:val="0"/>
              <w:marTop w:val="0"/>
              <w:marBottom w:val="0"/>
              <w:divBdr>
                <w:top w:val="none" w:sz="0" w:space="0" w:color="auto"/>
                <w:left w:val="none" w:sz="0" w:space="0" w:color="auto"/>
                <w:bottom w:val="none" w:sz="0" w:space="0" w:color="auto"/>
                <w:right w:val="none" w:sz="0" w:space="0" w:color="auto"/>
              </w:divBdr>
            </w:div>
            <w:div w:id="102967355">
              <w:marLeft w:val="0"/>
              <w:marRight w:val="0"/>
              <w:marTop w:val="0"/>
              <w:marBottom w:val="0"/>
              <w:divBdr>
                <w:top w:val="none" w:sz="0" w:space="0" w:color="auto"/>
                <w:left w:val="none" w:sz="0" w:space="0" w:color="auto"/>
                <w:bottom w:val="none" w:sz="0" w:space="0" w:color="auto"/>
                <w:right w:val="none" w:sz="0" w:space="0" w:color="auto"/>
              </w:divBdr>
            </w:div>
            <w:div w:id="103311421">
              <w:marLeft w:val="0"/>
              <w:marRight w:val="0"/>
              <w:marTop w:val="0"/>
              <w:marBottom w:val="0"/>
              <w:divBdr>
                <w:top w:val="none" w:sz="0" w:space="0" w:color="auto"/>
                <w:left w:val="none" w:sz="0" w:space="0" w:color="auto"/>
                <w:bottom w:val="none" w:sz="0" w:space="0" w:color="auto"/>
                <w:right w:val="none" w:sz="0" w:space="0" w:color="auto"/>
              </w:divBdr>
            </w:div>
            <w:div w:id="104809822">
              <w:marLeft w:val="0"/>
              <w:marRight w:val="0"/>
              <w:marTop w:val="0"/>
              <w:marBottom w:val="0"/>
              <w:divBdr>
                <w:top w:val="none" w:sz="0" w:space="0" w:color="auto"/>
                <w:left w:val="none" w:sz="0" w:space="0" w:color="auto"/>
                <w:bottom w:val="none" w:sz="0" w:space="0" w:color="auto"/>
                <w:right w:val="none" w:sz="0" w:space="0" w:color="auto"/>
              </w:divBdr>
            </w:div>
            <w:div w:id="105581326">
              <w:marLeft w:val="0"/>
              <w:marRight w:val="0"/>
              <w:marTop w:val="0"/>
              <w:marBottom w:val="0"/>
              <w:divBdr>
                <w:top w:val="none" w:sz="0" w:space="0" w:color="auto"/>
                <w:left w:val="none" w:sz="0" w:space="0" w:color="auto"/>
                <w:bottom w:val="none" w:sz="0" w:space="0" w:color="auto"/>
                <w:right w:val="none" w:sz="0" w:space="0" w:color="auto"/>
              </w:divBdr>
            </w:div>
            <w:div w:id="107241742">
              <w:marLeft w:val="0"/>
              <w:marRight w:val="0"/>
              <w:marTop w:val="0"/>
              <w:marBottom w:val="0"/>
              <w:divBdr>
                <w:top w:val="none" w:sz="0" w:space="0" w:color="auto"/>
                <w:left w:val="none" w:sz="0" w:space="0" w:color="auto"/>
                <w:bottom w:val="none" w:sz="0" w:space="0" w:color="auto"/>
                <w:right w:val="none" w:sz="0" w:space="0" w:color="auto"/>
              </w:divBdr>
            </w:div>
            <w:div w:id="109327929">
              <w:marLeft w:val="0"/>
              <w:marRight w:val="0"/>
              <w:marTop w:val="0"/>
              <w:marBottom w:val="0"/>
              <w:divBdr>
                <w:top w:val="none" w:sz="0" w:space="0" w:color="auto"/>
                <w:left w:val="none" w:sz="0" w:space="0" w:color="auto"/>
                <w:bottom w:val="none" w:sz="0" w:space="0" w:color="auto"/>
                <w:right w:val="none" w:sz="0" w:space="0" w:color="auto"/>
              </w:divBdr>
            </w:div>
            <w:div w:id="110326885">
              <w:marLeft w:val="0"/>
              <w:marRight w:val="0"/>
              <w:marTop w:val="0"/>
              <w:marBottom w:val="0"/>
              <w:divBdr>
                <w:top w:val="none" w:sz="0" w:space="0" w:color="auto"/>
                <w:left w:val="none" w:sz="0" w:space="0" w:color="auto"/>
                <w:bottom w:val="none" w:sz="0" w:space="0" w:color="auto"/>
                <w:right w:val="none" w:sz="0" w:space="0" w:color="auto"/>
              </w:divBdr>
            </w:div>
            <w:div w:id="111677219">
              <w:marLeft w:val="0"/>
              <w:marRight w:val="0"/>
              <w:marTop w:val="0"/>
              <w:marBottom w:val="0"/>
              <w:divBdr>
                <w:top w:val="none" w:sz="0" w:space="0" w:color="auto"/>
                <w:left w:val="none" w:sz="0" w:space="0" w:color="auto"/>
                <w:bottom w:val="none" w:sz="0" w:space="0" w:color="auto"/>
                <w:right w:val="none" w:sz="0" w:space="0" w:color="auto"/>
              </w:divBdr>
            </w:div>
            <w:div w:id="112018287">
              <w:marLeft w:val="0"/>
              <w:marRight w:val="0"/>
              <w:marTop w:val="0"/>
              <w:marBottom w:val="0"/>
              <w:divBdr>
                <w:top w:val="none" w:sz="0" w:space="0" w:color="auto"/>
                <w:left w:val="none" w:sz="0" w:space="0" w:color="auto"/>
                <w:bottom w:val="none" w:sz="0" w:space="0" w:color="auto"/>
                <w:right w:val="none" w:sz="0" w:space="0" w:color="auto"/>
              </w:divBdr>
            </w:div>
            <w:div w:id="112947050">
              <w:marLeft w:val="0"/>
              <w:marRight w:val="0"/>
              <w:marTop w:val="0"/>
              <w:marBottom w:val="0"/>
              <w:divBdr>
                <w:top w:val="none" w:sz="0" w:space="0" w:color="auto"/>
                <w:left w:val="none" w:sz="0" w:space="0" w:color="auto"/>
                <w:bottom w:val="none" w:sz="0" w:space="0" w:color="auto"/>
                <w:right w:val="none" w:sz="0" w:space="0" w:color="auto"/>
              </w:divBdr>
            </w:div>
            <w:div w:id="113016022">
              <w:marLeft w:val="0"/>
              <w:marRight w:val="0"/>
              <w:marTop w:val="0"/>
              <w:marBottom w:val="0"/>
              <w:divBdr>
                <w:top w:val="none" w:sz="0" w:space="0" w:color="auto"/>
                <w:left w:val="none" w:sz="0" w:space="0" w:color="auto"/>
                <w:bottom w:val="none" w:sz="0" w:space="0" w:color="auto"/>
                <w:right w:val="none" w:sz="0" w:space="0" w:color="auto"/>
              </w:divBdr>
            </w:div>
            <w:div w:id="113253429">
              <w:marLeft w:val="0"/>
              <w:marRight w:val="0"/>
              <w:marTop w:val="0"/>
              <w:marBottom w:val="0"/>
              <w:divBdr>
                <w:top w:val="none" w:sz="0" w:space="0" w:color="auto"/>
                <w:left w:val="none" w:sz="0" w:space="0" w:color="auto"/>
                <w:bottom w:val="none" w:sz="0" w:space="0" w:color="auto"/>
                <w:right w:val="none" w:sz="0" w:space="0" w:color="auto"/>
              </w:divBdr>
            </w:div>
            <w:div w:id="113327165">
              <w:marLeft w:val="0"/>
              <w:marRight w:val="0"/>
              <w:marTop w:val="0"/>
              <w:marBottom w:val="0"/>
              <w:divBdr>
                <w:top w:val="none" w:sz="0" w:space="0" w:color="auto"/>
                <w:left w:val="none" w:sz="0" w:space="0" w:color="auto"/>
                <w:bottom w:val="none" w:sz="0" w:space="0" w:color="auto"/>
                <w:right w:val="none" w:sz="0" w:space="0" w:color="auto"/>
              </w:divBdr>
            </w:div>
            <w:div w:id="114369597">
              <w:marLeft w:val="0"/>
              <w:marRight w:val="0"/>
              <w:marTop w:val="0"/>
              <w:marBottom w:val="0"/>
              <w:divBdr>
                <w:top w:val="none" w:sz="0" w:space="0" w:color="auto"/>
                <w:left w:val="none" w:sz="0" w:space="0" w:color="auto"/>
                <w:bottom w:val="none" w:sz="0" w:space="0" w:color="auto"/>
                <w:right w:val="none" w:sz="0" w:space="0" w:color="auto"/>
              </w:divBdr>
            </w:div>
            <w:div w:id="114565330">
              <w:marLeft w:val="0"/>
              <w:marRight w:val="0"/>
              <w:marTop w:val="0"/>
              <w:marBottom w:val="0"/>
              <w:divBdr>
                <w:top w:val="none" w:sz="0" w:space="0" w:color="auto"/>
                <w:left w:val="none" w:sz="0" w:space="0" w:color="auto"/>
                <w:bottom w:val="none" w:sz="0" w:space="0" w:color="auto"/>
                <w:right w:val="none" w:sz="0" w:space="0" w:color="auto"/>
              </w:divBdr>
            </w:div>
            <w:div w:id="114956643">
              <w:marLeft w:val="0"/>
              <w:marRight w:val="0"/>
              <w:marTop w:val="0"/>
              <w:marBottom w:val="0"/>
              <w:divBdr>
                <w:top w:val="none" w:sz="0" w:space="0" w:color="auto"/>
                <w:left w:val="none" w:sz="0" w:space="0" w:color="auto"/>
                <w:bottom w:val="none" w:sz="0" w:space="0" w:color="auto"/>
                <w:right w:val="none" w:sz="0" w:space="0" w:color="auto"/>
              </w:divBdr>
            </w:div>
            <w:div w:id="115412445">
              <w:marLeft w:val="0"/>
              <w:marRight w:val="0"/>
              <w:marTop w:val="0"/>
              <w:marBottom w:val="0"/>
              <w:divBdr>
                <w:top w:val="none" w:sz="0" w:space="0" w:color="auto"/>
                <w:left w:val="none" w:sz="0" w:space="0" w:color="auto"/>
                <w:bottom w:val="none" w:sz="0" w:space="0" w:color="auto"/>
                <w:right w:val="none" w:sz="0" w:space="0" w:color="auto"/>
              </w:divBdr>
            </w:div>
            <w:div w:id="116729819">
              <w:marLeft w:val="0"/>
              <w:marRight w:val="0"/>
              <w:marTop w:val="0"/>
              <w:marBottom w:val="0"/>
              <w:divBdr>
                <w:top w:val="none" w:sz="0" w:space="0" w:color="auto"/>
                <w:left w:val="none" w:sz="0" w:space="0" w:color="auto"/>
                <w:bottom w:val="none" w:sz="0" w:space="0" w:color="auto"/>
                <w:right w:val="none" w:sz="0" w:space="0" w:color="auto"/>
              </w:divBdr>
            </w:div>
            <w:div w:id="116875729">
              <w:marLeft w:val="0"/>
              <w:marRight w:val="0"/>
              <w:marTop w:val="0"/>
              <w:marBottom w:val="0"/>
              <w:divBdr>
                <w:top w:val="none" w:sz="0" w:space="0" w:color="auto"/>
                <w:left w:val="none" w:sz="0" w:space="0" w:color="auto"/>
                <w:bottom w:val="none" w:sz="0" w:space="0" w:color="auto"/>
                <w:right w:val="none" w:sz="0" w:space="0" w:color="auto"/>
              </w:divBdr>
            </w:div>
            <w:div w:id="117182609">
              <w:marLeft w:val="0"/>
              <w:marRight w:val="0"/>
              <w:marTop w:val="0"/>
              <w:marBottom w:val="0"/>
              <w:divBdr>
                <w:top w:val="none" w:sz="0" w:space="0" w:color="auto"/>
                <w:left w:val="none" w:sz="0" w:space="0" w:color="auto"/>
                <w:bottom w:val="none" w:sz="0" w:space="0" w:color="auto"/>
                <w:right w:val="none" w:sz="0" w:space="0" w:color="auto"/>
              </w:divBdr>
            </w:div>
            <w:div w:id="117919991">
              <w:marLeft w:val="0"/>
              <w:marRight w:val="0"/>
              <w:marTop w:val="0"/>
              <w:marBottom w:val="0"/>
              <w:divBdr>
                <w:top w:val="none" w:sz="0" w:space="0" w:color="auto"/>
                <w:left w:val="none" w:sz="0" w:space="0" w:color="auto"/>
                <w:bottom w:val="none" w:sz="0" w:space="0" w:color="auto"/>
                <w:right w:val="none" w:sz="0" w:space="0" w:color="auto"/>
              </w:divBdr>
            </w:div>
            <w:div w:id="119080529">
              <w:marLeft w:val="0"/>
              <w:marRight w:val="0"/>
              <w:marTop w:val="0"/>
              <w:marBottom w:val="0"/>
              <w:divBdr>
                <w:top w:val="none" w:sz="0" w:space="0" w:color="auto"/>
                <w:left w:val="none" w:sz="0" w:space="0" w:color="auto"/>
                <w:bottom w:val="none" w:sz="0" w:space="0" w:color="auto"/>
                <w:right w:val="none" w:sz="0" w:space="0" w:color="auto"/>
              </w:divBdr>
            </w:div>
            <w:div w:id="119149274">
              <w:marLeft w:val="0"/>
              <w:marRight w:val="0"/>
              <w:marTop w:val="0"/>
              <w:marBottom w:val="0"/>
              <w:divBdr>
                <w:top w:val="none" w:sz="0" w:space="0" w:color="auto"/>
                <w:left w:val="none" w:sz="0" w:space="0" w:color="auto"/>
                <w:bottom w:val="none" w:sz="0" w:space="0" w:color="auto"/>
                <w:right w:val="none" w:sz="0" w:space="0" w:color="auto"/>
              </w:divBdr>
            </w:div>
            <w:div w:id="119224439">
              <w:marLeft w:val="0"/>
              <w:marRight w:val="0"/>
              <w:marTop w:val="0"/>
              <w:marBottom w:val="0"/>
              <w:divBdr>
                <w:top w:val="none" w:sz="0" w:space="0" w:color="auto"/>
                <w:left w:val="none" w:sz="0" w:space="0" w:color="auto"/>
                <w:bottom w:val="none" w:sz="0" w:space="0" w:color="auto"/>
                <w:right w:val="none" w:sz="0" w:space="0" w:color="auto"/>
              </w:divBdr>
            </w:div>
            <w:div w:id="119426103">
              <w:marLeft w:val="0"/>
              <w:marRight w:val="0"/>
              <w:marTop w:val="0"/>
              <w:marBottom w:val="0"/>
              <w:divBdr>
                <w:top w:val="none" w:sz="0" w:space="0" w:color="auto"/>
                <w:left w:val="none" w:sz="0" w:space="0" w:color="auto"/>
                <w:bottom w:val="none" w:sz="0" w:space="0" w:color="auto"/>
                <w:right w:val="none" w:sz="0" w:space="0" w:color="auto"/>
              </w:divBdr>
            </w:div>
            <w:div w:id="119879417">
              <w:marLeft w:val="0"/>
              <w:marRight w:val="0"/>
              <w:marTop w:val="0"/>
              <w:marBottom w:val="0"/>
              <w:divBdr>
                <w:top w:val="none" w:sz="0" w:space="0" w:color="auto"/>
                <w:left w:val="none" w:sz="0" w:space="0" w:color="auto"/>
                <w:bottom w:val="none" w:sz="0" w:space="0" w:color="auto"/>
                <w:right w:val="none" w:sz="0" w:space="0" w:color="auto"/>
              </w:divBdr>
            </w:div>
            <w:div w:id="120998411">
              <w:marLeft w:val="0"/>
              <w:marRight w:val="0"/>
              <w:marTop w:val="0"/>
              <w:marBottom w:val="0"/>
              <w:divBdr>
                <w:top w:val="none" w:sz="0" w:space="0" w:color="auto"/>
                <w:left w:val="none" w:sz="0" w:space="0" w:color="auto"/>
                <w:bottom w:val="none" w:sz="0" w:space="0" w:color="auto"/>
                <w:right w:val="none" w:sz="0" w:space="0" w:color="auto"/>
              </w:divBdr>
            </w:div>
            <w:div w:id="121192794">
              <w:marLeft w:val="0"/>
              <w:marRight w:val="0"/>
              <w:marTop w:val="0"/>
              <w:marBottom w:val="0"/>
              <w:divBdr>
                <w:top w:val="none" w:sz="0" w:space="0" w:color="auto"/>
                <w:left w:val="none" w:sz="0" w:space="0" w:color="auto"/>
                <w:bottom w:val="none" w:sz="0" w:space="0" w:color="auto"/>
                <w:right w:val="none" w:sz="0" w:space="0" w:color="auto"/>
              </w:divBdr>
            </w:div>
            <w:div w:id="121384448">
              <w:marLeft w:val="0"/>
              <w:marRight w:val="0"/>
              <w:marTop w:val="0"/>
              <w:marBottom w:val="0"/>
              <w:divBdr>
                <w:top w:val="none" w:sz="0" w:space="0" w:color="auto"/>
                <w:left w:val="none" w:sz="0" w:space="0" w:color="auto"/>
                <w:bottom w:val="none" w:sz="0" w:space="0" w:color="auto"/>
                <w:right w:val="none" w:sz="0" w:space="0" w:color="auto"/>
              </w:divBdr>
            </w:div>
            <w:div w:id="126945385">
              <w:marLeft w:val="0"/>
              <w:marRight w:val="0"/>
              <w:marTop w:val="0"/>
              <w:marBottom w:val="0"/>
              <w:divBdr>
                <w:top w:val="none" w:sz="0" w:space="0" w:color="auto"/>
                <w:left w:val="none" w:sz="0" w:space="0" w:color="auto"/>
                <w:bottom w:val="none" w:sz="0" w:space="0" w:color="auto"/>
                <w:right w:val="none" w:sz="0" w:space="0" w:color="auto"/>
              </w:divBdr>
            </w:div>
            <w:div w:id="129440774">
              <w:marLeft w:val="0"/>
              <w:marRight w:val="0"/>
              <w:marTop w:val="0"/>
              <w:marBottom w:val="0"/>
              <w:divBdr>
                <w:top w:val="none" w:sz="0" w:space="0" w:color="auto"/>
                <w:left w:val="none" w:sz="0" w:space="0" w:color="auto"/>
                <w:bottom w:val="none" w:sz="0" w:space="0" w:color="auto"/>
                <w:right w:val="none" w:sz="0" w:space="0" w:color="auto"/>
              </w:divBdr>
            </w:div>
            <w:div w:id="130447013">
              <w:marLeft w:val="0"/>
              <w:marRight w:val="0"/>
              <w:marTop w:val="0"/>
              <w:marBottom w:val="0"/>
              <w:divBdr>
                <w:top w:val="none" w:sz="0" w:space="0" w:color="auto"/>
                <w:left w:val="none" w:sz="0" w:space="0" w:color="auto"/>
                <w:bottom w:val="none" w:sz="0" w:space="0" w:color="auto"/>
                <w:right w:val="none" w:sz="0" w:space="0" w:color="auto"/>
              </w:divBdr>
            </w:div>
            <w:div w:id="132528090">
              <w:marLeft w:val="0"/>
              <w:marRight w:val="0"/>
              <w:marTop w:val="0"/>
              <w:marBottom w:val="0"/>
              <w:divBdr>
                <w:top w:val="none" w:sz="0" w:space="0" w:color="auto"/>
                <w:left w:val="none" w:sz="0" w:space="0" w:color="auto"/>
                <w:bottom w:val="none" w:sz="0" w:space="0" w:color="auto"/>
                <w:right w:val="none" w:sz="0" w:space="0" w:color="auto"/>
              </w:divBdr>
            </w:div>
            <w:div w:id="133452083">
              <w:marLeft w:val="0"/>
              <w:marRight w:val="0"/>
              <w:marTop w:val="0"/>
              <w:marBottom w:val="0"/>
              <w:divBdr>
                <w:top w:val="none" w:sz="0" w:space="0" w:color="auto"/>
                <w:left w:val="none" w:sz="0" w:space="0" w:color="auto"/>
                <w:bottom w:val="none" w:sz="0" w:space="0" w:color="auto"/>
                <w:right w:val="none" w:sz="0" w:space="0" w:color="auto"/>
              </w:divBdr>
            </w:div>
            <w:div w:id="133833860">
              <w:marLeft w:val="0"/>
              <w:marRight w:val="0"/>
              <w:marTop w:val="0"/>
              <w:marBottom w:val="0"/>
              <w:divBdr>
                <w:top w:val="none" w:sz="0" w:space="0" w:color="auto"/>
                <w:left w:val="none" w:sz="0" w:space="0" w:color="auto"/>
                <w:bottom w:val="none" w:sz="0" w:space="0" w:color="auto"/>
                <w:right w:val="none" w:sz="0" w:space="0" w:color="auto"/>
              </w:divBdr>
            </w:div>
            <w:div w:id="134642583">
              <w:marLeft w:val="0"/>
              <w:marRight w:val="0"/>
              <w:marTop w:val="0"/>
              <w:marBottom w:val="0"/>
              <w:divBdr>
                <w:top w:val="none" w:sz="0" w:space="0" w:color="auto"/>
                <w:left w:val="none" w:sz="0" w:space="0" w:color="auto"/>
                <w:bottom w:val="none" w:sz="0" w:space="0" w:color="auto"/>
                <w:right w:val="none" w:sz="0" w:space="0" w:color="auto"/>
              </w:divBdr>
            </w:div>
            <w:div w:id="134952899">
              <w:marLeft w:val="0"/>
              <w:marRight w:val="0"/>
              <w:marTop w:val="0"/>
              <w:marBottom w:val="0"/>
              <w:divBdr>
                <w:top w:val="none" w:sz="0" w:space="0" w:color="auto"/>
                <w:left w:val="none" w:sz="0" w:space="0" w:color="auto"/>
                <w:bottom w:val="none" w:sz="0" w:space="0" w:color="auto"/>
                <w:right w:val="none" w:sz="0" w:space="0" w:color="auto"/>
              </w:divBdr>
            </w:div>
            <w:div w:id="135224496">
              <w:marLeft w:val="0"/>
              <w:marRight w:val="0"/>
              <w:marTop w:val="0"/>
              <w:marBottom w:val="0"/>
              <w:divBdr>
                <w:top w:val="none" w:sz="0" w:space="0" w:color="auto"/>
                <w:left w:val="none" w:sz="0" w:space="0" w:color="auto"/>
                <w:bottom w:val="none" w:sz="0" w:space="0" w:color="auto"/>
                <w:right w:val="none" w:sz="0" w:space="0" w:color="auto"/>
              </w:divBdr>
            </w:div>
            <w:div w:id="136773885">
              <w:marLeft w:val="0"/>
              <w:marRight w:val="0"/>
              <w:marTop w:val="0"/>
              <w:marBottom w:val="0"/>
              <w:divBdr>
                <w:top w:val="none" w:sz="0" w:space="0" w:color="auto"/>
                <w:left w:val="none" w:sz="0" w:space="0" w:color="auto"/>
                <w:bottom w:val="none" w:sz="0" w:space="0" w:color="auto"/>
                <w:right w:val="none" w:sz="0" w:space="0" w:color="auto"/>
              </w:divBdr>
            </w:div>
            <w:div w:id="137455609">
              <w:marLeft w:val="0"/>
              <w:marRight w:val="0"/>
              <w:marTop w:val="0"/>
              <w:marBottom w:val="0"/>
              <w:divBdr>
                <w:top w:val="none" w:sz="0" w:space="0" w:color="auto"/>
                <w:left w:val="none" w:sz="0" w:space="0" w:color="auto"/>
                <w:bottom w:val="none" w:sz="0" w:space="0" w:color="auto"/>
                <w:right w:val="none" w:sz="0" w:space="0" w:color="auto"/>
              </w:divBdr>
            </w:div>
            <w:div w:id="137965185">
              <w:marLeft w:val="0"/>
              <w:marRight w:val="0"/>
              <w:marTop w:val="0"/>
              <w:marBottom w:val="0"/>
              <w:divBdr>
                <w:top w:val="none" w:sz="0" w:space="0" w:color="auto"/>
                <w:left w:val="none" w:sz="0" w:space="0" w:color="auto"/>
                <w:bottom w:val="none" w:sz="0" w:space="0" w:color="auto"/>
                <w:right w:val="none" w:sz="0" w:space="0" w:color="auto"/>
              </w:divBdr>
            </w:div>
            <w:div w:id="138809697">
              <w:marLeft w:val="0"/>
              <w:marRight w:val="0"/>
              <w:marTop w:val="0"/>
              <w:marBottom w:val="0"/>
              <w:divBdr>
                <w:top w:val="none" w:sz="0" w:space="0" w:color="auto"/>
                <w:left w:val="none" w:sz="0" w:space="0" w:color="auto"/>
                <w:bottom w:val="none" w:sz="0" w:space="0" w:color="auto"/>
                <w:right w:val="none" w:sz="0" w:space="0" w:color="auto"/>
              </w:divBdr>
            </w:div>
            <w:div w:id="139395209">
              <w:marLeft w:val="0"/>
              <w:marRight w:val="0"/>
              <w:marTop w:val="0"/>
              <w:marBottom w:val="0"/>
              <w:divBdr>
                <w:top w:val="none" w:sz="0" w:space="0" w:color="auto"/>
                <w:left w:val="none" w:sz="0" w:space="0" w:color="auto"/>
                <w:bottom w:val="none" w:sz="0" w:space="0" w:color="auto"/>
                <w:right w:val="none" w:sz="0" w:space="0" w:color="auto"/>
              </w:divBdr>
            </w:div>
            <w:div w:id="139465813">
              <w:marLeft w:val="0"/>
              <w:marRight w:val="0"/>
              <w:marTop w:val="0"/>
              <w:marBottom w:val="0"/>
              <w:divBdr>
                <w:top w:val="none" w:sz="0" w:space="0" w:color="auto"/>
                <w:left w:val="none" w:sz="0" w:space="0" w:color="auto"/>
                <w:bottom w:val="none" w:sz="0" w:space="0" w:color="auto"/>
                <w:right w:val="none" w:sz="0" w:space="0" w:color="auto"/>
              </w:divBdr>
            </w:div>
            <w:div w:id="139733991">
              <w:marLeft w:val="0"/>
              <w:marRight w:val="0"/>
              <w:marTop w:val="0"/>
              <w:marBottom w:val="0"/>
              <w:divBdr>
                <w:top w:val="none" w:sz="0" w:space="0" w:color="auto"/>
                <w:left w:val="none" w:sz="0" w:space="0" w:color="auto"/>
                <w:bottom w:val="none" w:sz="0" w:space="0" w:color="auto"/>
                <w:right w:val="none" w:sz="0" w:space="0" w:color="auto"/>
              </w:divBdr>
            </w:div>
            <w:div w:id="140774128">
              <w:marLeft w:val="0"/>
              <w:marRight w:val="0"/>
              <w:marTop w:val="0"/>
              <w:marBottom w:val="0"/>
              <w:divBdr>
                <w:top w:val="none" w:sz="0" w:space="0" w:color="auto"/>
                <w:left w:val="none" w:sz="0" w:space="0" w:color="auto"/>
                <w:bottom w:val="none" w:sz="0" w:space="0" w:color="auto"/>
                <w:right w:val="none" w:sz="0" w:space="0" w:color="auto"/>
              </w:divBdr>
            </w:div>
            <w:div w:id="142279616">
              <w:marLeft w:val="0"/>
              <w:marRight w:val="0"/>
              <w:marTop w:val="0"/>
              <w:marBottom w:val="0"/>
              <w:divBdr>
                <w:top w:val="none" w:sz="0" w:space="0" w:color="auto"/>
                <w:left w:val="none" w:sz="0" w:space="0" w:color="auto"/>
                <w:bottom w:val="none" w:sz="0" w:space="0" w:color="auto"/>
                <w:right w:val="none" w:sz="0" w:space="0" w:color="auto"/>
              </w:divBdr>
            </w:div>
            <w:div w:id="142427218">
              <w:marLeft w:val="0"/>
              <w:marRight w:val="0"/>
              <w:marTop w:val="0"/>
              <w:marBottom w:val="0"/>
              <w:divBdr>
                <w:top w:val="none" w:sz="0" w:space="0" w:color="auto"/>
                <w:left w:val="none" w:sz="0" w:space="0" w:color="auto"/>
                <w:bottom w:val="none" w:sz="0" w:space="0" w:color="auto"/>
                <w:right w:val="none" w:sz="0" w:space="0" w:color="auto"/>
              </w:divBdr>
            </w:div>
            <w:div w:id="144780621">
              <w:marLeft w:val="0"/>
              <w:marRight w:val="0"/>
              <w:marTop w:val="0"/>
              <w:marBottom w:val="0"/>
              <w:divBdr>
                <w:top w:val="none" w:sz="0" w:space="0" w:color="auto"/>
                <w:left w:val="none" w:sz="0" w:space="0" w:color="auto"/>
                <w:bottom w:val="none" w:sz="0" w:space="0" w:color="auto"/>
                <w:right w:val="none" w:sz="0" w:space="0" w:color="auto"/>
              </w:divBdr>
            </w:div>
            <w:div w:id="145361509">
              <w:marLeft w:val="0"/>
              <w:marRight w:val="0"/>
              <w:marTop w:val="0"/>
              <w:marBottom w:val="0"/>
              <w:divBdr>
                <w:top w:val="none" w:sz="0" w:space="0" w:color="auto"/>
                <w:left w:val="none" w:sz="0" w:space="0" w:color="auto"/>
                <w:bottom w:val="none" w:sz="0" w:space="0" w:color="auto"/>
                <w:right w:val="none" w:sz="0" w:space="0" w:color="auto"/>
              </w:divBdr>
            </w:div>
            <w:div w:id="146677830">
              <w:marLeft w:val="0"/>
              <w:marRight w:val="0"/>
              <w:marTop w:val="0"/>
              <w:marBottom w:val="0"/>
              <w:divBdr>
                <w:top w:val="none" w:sz="0" w:space="0" w:color="auto"/>
                <w:left w:val="none" w:sz="0" w:space="0" w:color="auto"/>
                <w:bottom w:val="none" w:sz="0" w:space="0" w:color="auto"/>
                <w:right w:val="none" w:sz="0" w:space="0" w:color="auto"/>
              </w:divBdr>
            </w:div>
            <w:div w:id="146870791">
              <w:marLeft w:val="0"/>
              <w:marRight w:val="0"/>
              <w:marTop w:val="0"/>
              <w:marBottom w:val="0"/>
              <w:divBdr>
                <w:top w:val="none" w:sz="0" w:space="0" w:color="auto"/>
                <w:left w:val="none" w:sz="0" w:space="0" w:color="auto"/>
                <w:bottom w:val="none" w:sz="0" w:space="0" w:color="auto"/>
                <w:right w:val="none" w:sz="0" w:space="0" w:color="auto"/>
              </w:divBdr>
            </w:div>
            <w:div w:id="146945902">
              <w:marLeft w:val="0"/>
              <w:marRight w:val="0"/>
              <w:marTop w:val="0"/>
              <w:marBottom w:val="0"/>
              <w:divBdr>
                <w:top w:val="none" w:sz="0" w:space="0" w:color="auto"/>
                <w:left w:val="none" w:sz="0" w:space="0" w:color="auto"/>
                <w:bottom w:val="none" w:sz="0" w:space="0" w:color="auto"/>
                <w:right w:val="none" w:sz="0" w:space="0" w:color="auto"/>
              </w:divBdr>
            </w:div>
            <w:div w:id="147676409">
              <w:marLeft w:val="0"/>
              <w:marRight w:val="0"/>
              <w:marTop w:val="0"/>
              <w:marBottom w:val="0"/>
              <w:divBdr>
                <w:top w:val="none" w:sz="0" w:space="0" w:color="auto"/>
                <w:left w:val="none" w:sz="0" w:space="0" w:color="auto"/>
                <w:bottom w:val="none" w:sz="0" w:space="0" w:color="auto"/>
                <w:right w:val="none" w:sz="0" w:space="0" w:color="auto"/>
              </w:divBdr>
            </w:div>
            <w:div w:id="148206457">
              <w:marLeft w:val="0"/>
              <w:marRight w:val="0"/>
              <w:marTop w:val="0"/>
              <w:marBottom w:val="0"/>
              <w:divBdr>
                <w:top w:val="none" w:sz="0" w:space="0" w:color="auto"/>
                <w:left w:val="none" w:sz="0" w:space="0" w:color="auto"/>
                <w:bottom w:val="none" w:sz="0" w:space="0" w:color="auto"/>
                <w:right w:val="none" w:sz="0" w:space="0" w:color="auto"/>
              </w:divBdr>
            </w:div>
            <w:div w:id="148718897">
              <w:marLeft w:val="0"/>
              <w:marRight w:val="0"/>
              <w:marTop w:val="0"/>
              <w:marBottom w:val="0"/>
              <w:divBdr>
                <w:top w:val="none" w:sz="0" w:space="0" w:color="auto"/>
                <w:left w:val="none" w:sz="0" w:space="0" w:color="auto"/>
                <w:bottom w:val="none" w:sz="0" w:space="0" w:color="auto"/>
                <w:right w:val="none" w:sz="0" w:space="0" w:color="auto"/>
              </w:divBdr>
            </w:div>
            <w:div w:id="149030531">
              <w:marLeft w:val="0"/>
              <w:marRight w:val="0"/>
              <w:marTop w:val="0"/>
              <w:marBottom w:val="0"/>
              <w:divBdr>
                <w:top w:val="none" w:sz="0" w:space="0" w:color="auto"/>
                <w:left w:val="none" w:sz="0" w:space="0" w:color="auto"/>
                <w:bottom w:val="none" w:sz="0" w:space="0" w:color="auto"/>
                <w:right w:val="none" w:sz="0" w:space="0" w:color="auto"/>
              </w:divBdr>
            </w:div>
            <w:div w:id="150416836">
              <w:marLeft w:val="0"/>
              <w:marRight w:val="0"/>
              <w:marTop w:val="0"/>
              <w:marBottom w:val="0"/>
              <w:divBdr>
                <w:top w:val="none" w:sz="0" w:space="0" w:color="auto"/>
                <w:left w:val="none" w:sz="0" w:space="0" w:color="auto"/>
                <w:bottom w:val="none" w:sz="0" w:space="0" w:color="auto"/>
                <w:right w:val="none" w:sz="0" w:space="0" w:color="auto"/>
              </w:divBdr>
            </w:div>
            <w:div w:id="152068850">
              <w:marLeft w:val="0"/>
              <w:marRight w:val="0"/>
              <w:marTop w:val="0"/>
              <w:marBottom w:val="0"/>
              <w:divBdr>
                <w:top w:val="none" w:sz="0" w:space="0" w:color="auto"/>
                <w:left w:val="none" w:sz="0" w:space="0" w:color="auto"/>
                <w:bottom w:val="none" w:sz="0" w:space="0" w:color="auto"/>
                <w:right w:val="none" w:sz="0" w:space="0" w:color="auto"/>
              </w:divBdr>
            </w:div>
            <w:div w:id="154617567">
              <w:marLeft w:val="0"/>
              <w:marRight w:val="0"/>
              <w:marTop w:val="0"/>
              <w:marBottom w:val="0"/>
              <w:divBdr>
                <w:top w:val="none" w:sz="0" w:space="0" w:color="auto"/>
                <w:left w:val="none" w:sz="0" w:space="0" w:color="auto"/>
                <w:bottom w:val="none" w:sz="0" w:space="0" w:color="auto"/>
                <w:right w:val="none" w:sz="0" w:space="0" w:color="auto"/>
              </w:divBdr>
            </w:div>
            <w:div w:id="157236533">
              <w:marLeft w:val="0"/>
              <w:marRight w:val="0"/>
              <w:marTop w:val="0"/>
              <w:marBottom w:val="0"/>
              <w:divBdr>
                <w:top w:val="none" w:sz="0" w:space="0" w:color="auto"/>
                <w:left w:val="none" w:sz="0" w:space="0" w:color="auto"/>
                <w:bottom w:val="none" w:sz="0" w:space="0" w:color="auto"/>
                <w:right w:val="none" w:sz="0" w:space="0" w:color="auto"/>
              </w:divBdr>
            </w:div>
            <w:div w:id="157238479">
              <w:marLeft w:val="0"/>
              <w:marRight w:val="0"/>
              <w:marTop w:val="0"/>
              <w:marBottom w:val="0"/>
              <w:divBdr>
                <w:top w:val="none" w:sz="0" w:space="0" w:color="auto"/>
                <w:left w:val="none" w:sz="0" w:space="0" w:color="auto"/>
                <w:bottom w:val="none" w:sz="0" w:space="0" w:color="auto"/>
                <w:right w:val="none" w:sz="0" w:space="0" w:color="auto"/>
              </w:divBdr>
            </w:div>
            <w:div w:id="157890107">
              <w:marLeft w:val="0"/>
              <w:marRight w:val="0"/>
              <w:marTop w:val="0"/>
              <w:marBottom w:val="0"/>
              <w:divBdr>
                <w:top w:val="none" w:sz="0" w:space="0" w:color="auto"/>
                <w:left w:val="none" w:sz="0" w:space="0" w:color="auto"/>
                <w:bottom w:val="none" w:sz="0" w:space="0" w:color="auto"/>
                <w:right w:val="none" w:sz="0" w:space="0" w:color="auto"/>
              </w:divBdr>
            </w:div>
            <w:div w:id="158037981">
              <w:marLeft w:val="0"/>
              <w:marRight w:val="0"/>
              <w:marTop w:val="0"/>
              <w:marBottom w:val="0"/>
              <w:divBdr>
                <w:top w:val="none" w:sz="0" w:space="0" w:color="auto"/>
                <w:left w:val="none" w:sz="0" w:space="0" w:color="auto"/>
                <w:bottom w:val="none" w:sz="0" w:space="0" w:color="auto"/>
                <w:right w:val="none" w:sz="0" w:space="0" w:color="auto"/>
              </w:divBdr>
            </w:div>
            <w:div w:id="160967618">
              <w:marLeft w:val="0"/>
              <w:marRight w:val="0"/>
              <w:marTop w:val="0"/>
              <w:marBottom w:val="0"/>
              <w:divBdr>
                <w:top w:val="none" w:sz="0" w:space="0" w:color="auto"/>
                <w:left w:val="none" w:sz="0" w:space="0" w:color="auto"/>
                <w:bottom w:val="none" w:sz="0" w:space="0" w:color="auto"/>
                <w:right w:val="none" w:sz="0" w:space="0" w:color="auto"/>
              </w:divBdr>
            </w:div>
            <w:div w:id="161043946">
              <w:marLeft w:val="0"/>
              <w:marRight w:val="0"/>
              <w:marTop w:val="0"/>
              <w:marBottom w:val="0"/>
              <w:divBdr>
                <w:top w:val="none" w:sz="0" w:space="0" w:color="auto"/>
                <w:left w:val="none" w:sz="0" w:space="0" w:color="auto"/>
                <w:bottom w:val="none" w:sz="0" w:space="0" w:color="auto"/>
                <w:right w:val="none" w:sz="0" w:space="0" w:color="auto"/>
              </w:divBdr>
            </w:div>
            <w:div w:id="163976422">
              <w:marLeft w:val="0"/>
              <w:marRight w:val="0"/>
              <w:marTop w:val="0"/>
              <w:marBottom w:val="0"/>
              <w:divBdr>
                <w:top w:val="none" w:sz="0" w:space="0" w:color="auto"/>
                <w:left w:val="none" w:sz="0" w:space="0" w:color="auto"/>
                <w:bottom w:val="none" w:sz="0" w:space="0" w:color="auto"/>
                <w:right w:val="none" w:sz="0" w:space="0" w:color="auto"/>
              </w:divBdr>
            </w:div>
            <w:div w:id="165874692">
              <w:marLeft w:val="0"/>
              <w:marRight w:val="0"/>
              <w:marTop w:val="0"/>
              <w:marBottom w:val="0"/>
              <w:divBdr>
                <w:top w:val="none" w:sz="0" w:space="0" w:color="auto"/>
                <w:left w:val="none" w:sz="0" w:space="0" w:color="auto"/>
                <w:bottom w:val="none" w:sz="0" w:space="0" w:color="auto"/>
                <w:right w:val="none" w:sz="0" w:space="0" w:color="auto"/>
              </w:divBdr>
            </w:div>
            <w:div w:id="166597173">
              <w:marLeft w:val="0"/>
              <w:marRight w:val="0"/>
              <w:marTop w:val="0"/>
              <w:marBottom w:val="0"/>
              <w:divBdr>
                <w:top w:val="none" w:sz="0" w:space="0" w:color="auto"/>
                <w:left w:val="none" w:sz="0" w:space="0" w:color="auto"/>
                <w:bottom w:val="none" w:sz="0" w:space="0" w:color="auto"/>
                <w:right w:val="none" w:sz="0" w:space="0" w:color="auto"/>
              </w:divBdr>
            </w:div>
            <w:div w:id="166867520">
              <w:marLeft w:val="0"/>
              <w:marRight w:val="0"/>
              <w:marTop w:val="0"/>
              <w:marBottom w:val="0"/>
              <w:divBdr>
                <w:top w:val="none" w:sz="0" w:space="0" w:color="auto"/>
                <w:left w:val="none" w:sz="0" w:space="0" w:color="auto"/>
                <w:bottom w:val="none" w:sz="0" w:space="0" w:color="auto"/>
                <w:right w:val="none" w:sz="0" w:space="0" w:color="auto"/>
              </w:divBdr>
            </w:div>
            <w:div w:id="167912363">
              <w:marLeft w:val="0"/>
              <w:marRight w:val="0"/>
              <w:marTop w:val="0"/>
              <w:marBottom w:val="0"/>
              <w:divBdr>
                <w:top w:val="none" w:sz="0" w:space="0" w:color="auto"/>
                <w:left w:val="none" w:sz="0" w:space="0" w:color="auto"/>
                <w:bottom w:val="none" w:sz="0" w:space="0" w:color="auto"/>
                <w:right w:val="none" w:sz="0" w:space="0" w:color="auto"/>
              </w:divBdr>
            </w:div>
            <w:div w:id="169411645">
              <w:marLeft w:val="0"/>
              <w:marRight w:val="0"/>
              <w:marTop w:val="0"/>
              <w:marBottom w:val="0"/>
              <w:divBdr>
                <w:top w:val="none" w:sz="0" w:space="0" w:color="auto"/>
                <w:left w:val="none" w:sz="0" w:space="0" w:color="auto"/>
                <w:bottom w:val="none" w:sz="0" w:space="0" w:color="auto"/>
                <w:right w:val="none" w:sz="0" w:space="0" w:color="auto"/>
              </w:divBdr>
            </w:div>
            <w:div w:id="172956897">
              <w:marLeft w:val="0"/>
              <w:marRight w:val="0"/>
              <w:marTop w:val="0"/>
              <w:marBottom w:val="0"/>
              <w:divBdr>
                <w:top w:val="none" w:sz="0" w:space="0" w:color="auto"/>
                <w:left w:val="none" w:sz="0" w:space="0" w:color="auto"/>
                <w:bottom w:val="none" w:sz="0" w:space="0" w:color="auto"/>
                <w:right w:val="none" w:sz="0" w:space="0" w:color="auto"/>
              </w:divBdr>
            </w:div>
            <w:div w:id="173300893">
              <w:marLeft w:val="0"/>
              <w:marRight w:val="0"/>
              <w:marTop w:val="0"/>
              <w:marBottom w:val="0"/>
              <w:divBdr>
                <w:top w:val="none" w:sz="0" w:space="0" w:color="auto"/>
                <w:left w:val="none" w:sz="0" w:space="0" w:color="auto"/>
                <w:bottom w:val="none" w:sz="0" w:space="0" w:color="auto"/>
                <w:right w:val="none" w:sz="0" w:space="0" w:color="auto"/>
              </w:divBdr>
            </w:div>
            <w:div w:id="173495591">
              <w:marLeft w:val="0"/>
              <w:marRight w:val="0"/>
              <w:marTop w:val="0"/>
              <w:marBottom w:val="0"/>
              <w:divBdr>
                <w:top w:val="none" w:sz="0" w:space="0" w:color="auto"/>
                <w:left w:val="none" w:sz="0" w:space="0" w:color="auto"/>
                <w:bottom w:val="none" w:sz="0" w:space="0" w:color="auto"/>
                <w:right w:val="none" w:sz="0" w:space="0" w:color="auto"/>
              </w:divBdr>
            </w:div>
            <w:div w:id="174462860">
              <w:marLeft w:val="0"/>
              <w:marRight w:val="0"/>
              <w:marTop w:val="0"/>
              <w:marBottom w:val="0"/>
              <w:divBdr>
                <w:top w:val="none" w:sz="0" w:space="0" w:color="auto"/>
                <w:left w:val="none" w:sz="0" w:space="0" w:color="auto"/>
                <w:bottom w:val="none" w:sz="0" w:space="0" w:color="auto"/>
                <w:right w:val="none" w:sz="0" w:space="0" w:color="auto"/>
              </w:divBdr>
            </w:div>
            <w:div w:id="175122518">
              <w:marLeft w:val="0"/>
              <w:marRight w:val="0"/>
              <w:marTop w:val="0"/>
              <w:marBottom w:val="0"/>
              <w:divBdr>
                <w:top w:val="none" w:sz="0" w:space="0" w:color="auto"/>
                <w:left w:val="none" w:sz="0" w:space="0" w:color="auto"/>
                <w:bottom w:val="none" w:sz="0" w:space="0" w:color="auto"/>
                <w:right w:val="none" w:sz="0" w:space="0" w:color="auto"/>
              </w:divBdr>
            </w:div>
            <w:div w:id="177544319">
              <w:marLeft w:val="0"/>
              <w:marRight w:val="0"/>
              <w:marTop w:val="0"/>
              <w:marBottom w:val="0"/>
              <w:divBdr>
                <w:top w:val="none" w:sz="0" w:space="0" w:color="auto"/>
                <w:left w:val="none" w:sz="0" w:space="0" w:color="auto"/>
                <w:bottom w:val="none" w:sz="0" w:space="0" w:color="auto"/>
                <w:right w:val="none" w:sz="0" w:space="0" w:color="auto"/>
              </w:divBdr>
            </w:div>
            <w:div w:id="179780776">
              <w:marLeft w:val="0"/>
              <w:marRight w:val="0"/>
              <w:marTop w:val="0"/>
              <w:marBottom w:val="0"/>
              <w:divBdr>
                <w:top w:val="none" w:sz="0" w:space="0" w:color="auto"/>
                <w:left w:val="none" w:sz="0" w:space="0" w:color="auto"/>
                <w:bottom w:val="none" w:sz="0" w:space="0" w:color="auto"/>
                <w:right w:val="none" w:sz="0" w:space="0" w:color="auto"/>
              </w:divBdr>
            </w:div>
            <w:div w:id="179858943">
              <w:marLeft w:val="0"/>
              <w:marRight w:val="0"/>
              <w:marTop w:val="0"/>
              <w:marBottom w:val="0"/>
              <w:divBdr>
                <w:top w:val="none" w:sz="0" w:space="0" w:color="auto"/>
                <w:left w:val="none" w:sz="0" w:space="0" w:color="auto"/>
                <w:bottom w:val="none" w:sz="0" w:space="0" w:color="auto"/>
                <w:right w:val="none" w:sz="0" w:space="0" w:color="auto"/>
              </w:divBdr>
            </w:div>
            <w:div w:id="180124779">
              <w:marLeft w:val="0"/>
              <w:marRight w:val="0"/>
              <w:marTop w:val="0"/>
              <w:marBottom w:val="0"/>
              <w:divBdr>
                <w:top w:val="none" w:sz="0" w:space="0" w:color="auto"/>
                <w:left w:val="none" w:sz="0" w:space="0" w:color="auto"/>
                <w:bottom w:val="none" w:sz="0" w:space="0" w:color="auto"/>
                <w:right w:val="none" w:sz="0" w:space="0" w:color="auto"/>
              </w:divBdr>
            </w:div>
            <w:div w:id="180320787">
              <w:marLeft w:val="0"/>
              <w:marRight w:val="0"/>
              <w:marTop w:val="0"/>
              <w:marBottom w:val="0"/>
              <w:divBdr>
                <w:top w:val="none" w:sz="0" w:space="0" w:color="auto"/>
                <w:left w:val="none" w:sz="0" w:space="0" w:color="auto"/>
                <w:bottom w:val="none" w:sz="0" w:space="0" w:color="auto"/>
                <w:right w:val="none" w:sz="0" w:space="0" w:color="auto"/>
              </w:divBdr>
            </w:div>
            <w:div w:id="182130289">
              <w:marLeft w:val="0"/>
              <w:marRight w:val="0"/>
              <w:marTop w:val="0"/>
              <w:marBottom w:val="0"/>
              <w:divBdr>
                <w:top w:val="none" w:sz="0" w:space="0" w:color="auto"/>
                <w:left w:val="none" w:sz="0" w:space="0" w:color="auto"/>
                <w:bottom w:val="none" w:sz="0" w:space="0" w:color="auto"/>
                <w:right w:val="none" w:sz="0" w:space="0" w:color="auto"/>
              </w:divBdr>
            </w:div>
            <w:div w:id="182521194">
              <w:marLeft w:val="0"/>
              <w:marRight w:val="0"/>
              <w:marTop w:val="0"/>
              <w:marBottom w:val="0"/>
              <w:divBdr>
                <w:top w:val="none" w:sz="0" w:space="0" w:color="auto"/>
                <w:left w:val="none" w:sz="0" w:space="0" w:color="auto"/>
                <w:bottom w:val="none" w:sz="0" w:space="0" w:color="auto"/>
                <w:right w:val="none" w:sz="0" w:space="0" w:color="auto"/>
              </w:divBdr>
            </w:div>
            <w:div w:id="184027135">
              <w:marLeft w:val="0"/>
              <w:marRight w:val="0"/>
              <w:marTop w:val="0"/>
              <w:marBottom w:val="0"/>
              <w:divBdr>
                <w:top w:val="none" w:sz="0" w:space="0" w:color="auto"/>
                <w:left w:val="none" w:sz="0" w:space="0" w:color="auto"/>
                <w:bottom w:val="none" w:sz="0" w:space="0" w:color="auto"/>
                <w:right w:val="none" w:sz="0" w:space="0" w:color="auto"/>
              </w:divBdr>
            </w:div>
            <w:div w:id="184027943">
              <w:marLeft w:val="0"/>
              <w:marRight w:val="0"/>
              <w:marTop w:val="0"/>
              <w:marBottom w:val="0"/>
              <w:divBdr>
                <w:top w:val="none" w:sz="0" w:space="0" w:color="auto"/>
                <w:left w:val="none" w:sz="0" w:space="0" w:color="auto"/>
                <w:bottom w:val="none" w:sz="0" w:space="0" w:color="auto"/>
                <w:right w:val="none" w:sz="0" w:space="0" w:color="auto"/>
              </w:divBdr>
            </w:div>
            <w:div w:id="184944332">
              <w:marLeft w:val="0"/>
              <w:marRight w:val="0"/>
              <w:marTop w:val="0"/>
              <w:marBottom w:val="0"/>
              <w:divBdr>
                <w:top w:val="none" w:sz="0" w:space="0" w:color="auto"/>
                <w:left w:val="none" w:sz="0" w:space="0" w:color="auto"/>
                <w:bottom w:val="none" w:sz="0" w:space="0" w:color="auto"/>
                <w:right w:val="none" w:sz="0" w:space="0" w:color="auto"/>
              </w:divBdr>
            </w:div>
            <w:div w:id="185099878">
              <w:marLeft w:val="0"/>
              <w:marRight w:val="0"/>
              <w:marTop w:val="0"/>
              <w:marBottom w:val="0"/>
              <w:divBdr>
                <w:top w:val="none" w:sz="0" w:space="0" w:color="auto"/>
                <w:left w:val="none" w:sz="0" w:space="0" w:color="auto"/>
                <w:bottom w:val="none" w:sz="0" w:space="0" w:color="auto"/>
                <w:right w:val="none" w:sz="0" w:space="0" w:color="auto"/>
              </w:divBdr>
            </w:div>
            <w:div w:id="185296778">
              <w:marLeft w:val="0"/>
              <w:marRight w:val="0"/>
              <w:marTop w:val="0"/>
              <w:marBottom w:val="0"/>
              <w:divBdr>
                <w:top w:val="none" w:sz="0" w:space="0" w:color="auto"/>
                <w:left w:val="none" w:sz="0" w:space="0" w:color="auto"/>
                <w:bottom w:val="none" w:sz="0" w:space="0" w:color="auto"/>
                <w:right w:val="none" w:sz="0" w:space="0" w:color="auto"/>
              </w:divBdr>
            </w:div>
            <w:div w:id="185800765">
              <w:marLeft w:val="0"/>
              <w:marRight w:val="0"/>
              <w:marTop w:val="0"/>
              <w:marBottom w:val="0"/>
              <w:divBdr>
                <w:top w:val="none" w:sz="0" w:space="0" w:color="auto"/>
                <w:left w:val="none" w:sz="0" w:space="0" w:color="auto"/>
                <w:bottom w:val="none" w:sz="0" w:space="0" w:color="auto"/>
                <w:right w:val="none" w:sz="0" w:space="0" w:color="auto"/>
              </w:divBdr>
            </w:div>
            <w:div w:id="185801176">
              <w:marLeft w:val="0"/>
              <w:marRight w:val="0"/>
              <w:marTop w:val="0"/>
              <w:marBottom w:val="0"/>
              <w:divBdr>
                <w:top w:val="none" w:sz="0" w:space="0" w:color="auto"/>
                <w:left w:val="none" w:sz="0" w:space="0" w:color="auto"/>
                <w:bottom w:val="none" w:sz="0" w:space="0" w:color="auto"/>
                <w:right w:val="none" w:sz="0" w:space="0" w:color="auto"/>
              </w:divBdr>
            </w:div>
            <w:div w:id="186213189">
              <w:marLeft w:val="0"/>
              <w:marRight w:val="0"/>
              <w:marTop w:val="0"/>
              <w:marBottom w:val="0"/>
              <w:divBdr>
                <w:top w:val="none" w:sz="0" w:space="0" w:color="auto"/>
                <w:left w:val="none" w:sz="0" w:space="0" w:color="auto"/>
                <w:bottom w:val="none" w:sz="0" w:space="0" w:color="auto"/>
                <w:right w:val="none" w:sz="0" w:space="0" w:color="auto"/>
              </w:divBdr>
            </w:div>
            <w:div w:id="186218090">
              <w:marLeft w:val="0"/>
              <w:marRight w:val="0"/>
              <w:marTop w:val="0"/>
              <w:marBottom w:val="0"/>
              <w:divBdr>
                <w:top w:val="none" w:sz="0" w:space="0" w:color="auto"/>
                <w:left w:val="none" w:sz="0" w:space="0" w:color="auto"/>
                <w:bottom w:val="none" w:sz="0" w:space="0" w:color="auto"/>
                <w:right w:val="none" w:sz="0" w:space="0" w:color="auto"/>
              </w:divBdr>
            </w:div>
            <w:div w:id="186869006">
              <w:marLeft w:val="0"/>
              <w:marRight w:val="0"/>
              <w:marTop w:val="0"/>
              <w:marBottom w:val="0"/>
              <w:divBdr>
                <w:top w:val="none" w:sz="0" w:space="0" w:color="auto"/>
                <w:left w:val="none" w:sz="0" w:space="0" w:color="auto"/>
                <w:bottom w:val="none" w:sz="0" w:space="0" w:color="auto"/>
                <w:right w:val="none" w:sz="0" w:space="0" w:color="auto"/>
              </w:divBdr>
            </w:div>
            <w:div w:id="187528145">
              <w:marLeft w:val="0"/>
              <w:marRight w:val="0"/>
              <w:marTop w:val="0"/>
              <w:marBottom w:val="0"/>
              <w:divBdr>
                <w:top w:val="none" w:sz="0" w:space="0" w:color="auto"/>
                <w:left w:val="none" w:sz="0" w:space="0" w:color="auto"/>
                <w:bottom w:val="none" w:sz="0" w:space="0" w:color="auto"/>
                <w:right w:val="none" w:sz="0" w:space="0" w:color="auto"/>
              </w:divBdr>
            </w:div>
            <w:div w:id="188102074">
              <w:marLeft w:val="0"/>
              <w:marRight w:val="0"/>
              <w:marTop w:val="0"/>
              <w:marBottom w:val="0"/>
              <w:divBdr>
                <w:top w:val="none" w:sz="0" w:space="0" w:color="auto"/>
                <w:left w:val="none" w:sz="0" w:space="0" w:color="auto"/>
                <w:bottom w:val="none" w:sz="0" w:space="0" w:color="auto"/>
                <w:right w:val="none" w:sz="0" w:space="0" w:color="auto"/>
              </w:divBdr>
            </w:div>
            <w:div w:id="188185441">
              <w:marLeft w:val="0"/>
              <w:marRight w:val="0"/>
              <w:marTop w:val="0"/>
              <w:marBottom w:val="0"/>
              <w:divBdr>
                <w:top w:val="none" w:sz="0" w:space="0" w:color="auto"/>
                <w:left w:val="none" w:sz="0" w:space="0" w:color="auto"/>
                <w:bottom w:val="none" w:sz="0" w:space="0" w:color="auto"/>
                <w:right w:val="none" w:sz="0" w:space="0" w:color="auto"/>
              </w:divBdr>
            </w:div>
            <w:div w:id="188418830">
              <w:marLeft w:val="0"/>
              <w:marRight w:val="0"/>
              <w:marTop w:val="0"/>
              <w:marBottom w:val="0"/>
              <w:divBdr>
                <w:top w:val="none" w:sz="0" w:space="0" w:color="auto"/>
                <w:left w:val="none" w:sz="0" w:space="0" w:color="auto"/>
                <w:bottom w:val="none" w:sz="0" w:space="0" w:color="auto"/>
                <w:right w:val="none" w:sz="0" w:space="0" w:color="auto"/>
              </w:divBdr>
            </w:div>
            <w:div w:id="190656564">
              <w:marLeft w:val="0"/>
              <w:marRight w:val="0"/>
              <w:marTop w:val="0"/>
              <w:marBottom w:val="0"/>
              <w:divBdr>
                <w:top w:val="none" w:sz="0" w:space="0" w:color="auto"/>
                <w:left w:val="none" w:sz="0" w:space="0" w:color="auto"/>
                <w:bottom w:val="none" w:sz="0" w:space="0" w:color="auto"/>
                <w:right w:val="none" w:sz="0" w:space="0" w:color="auto"/>
              </w:divBdr>
            </w:div>
            <w:div w:id="191892362">
              <w:marLeft w:val="0"/>
              <w:marRight w:val="0"/>
              <w:marTop w:val="0"/>
              <w:marBottom w:val="0"/>
              <w:divBdr>
                <w:top w:val="none" w:sz="0" w:space="0" w:color="auto"/>
                <w:left w:val="none" w:sz="0" w:space="0" w:color="auto"/>
                <w:bottom w:val="none" w:sz="0" w:space="0" w:color="auto"/>
                <w:right w:val="none" w:sz="0" w:space="0" w:color="auto"/>
              </w:divBdr>
            </w:div>
            <w:div w:id="191958991">
              <w:marLeft w:val="0"/>
              <w:marRight w:val="0"/>
              <w:marTop w:val="0"/>
              <w:marBottom w:val="0"/>
              <w:divBdr>
                <w:top w:val="none" w:sz="0" w:space="0" w:color="auto"/>
                <w:left w:val="none" w:sz="0" w:space="0" w:color="auto"/>
                <w:bottom w:val="none" w:sz="0" w:space="0" w:color="auto"/>
                <w:right w:val="none" w:sz="0" w:space="0" w:color="auto"/>
              </w:divBdr>
            </w:div>
            <w:div w:id="192043273">
              <w:marLeft w:val="0"/>
              <w:marRight w:val="0"/>
              <w:marTop w:val="0"/>
              <w:marBottom w:val="0"/>
              <w:divBdr>
                <w:top w:val="none" w:sz="0" w:space="0" w:color="auto"/>
                <w:left w:val="none" w:sz="0" w:space="0" w:color="auto"/>
                <w:bottom w:val="none" w:sz="0" w:space="0" w:color="auto"/>
                <w:right w:val="none" w:sz="0" w:space="0" w:color="auto"/>
              </w:divBdr>
            </w:div>
            <w:div w:id="192498178">
              <w:marLeft w:val="0"/>
              <w:marRight w:val="0"/>
              <w:marTop w:val="0"/>
              <w:marBottom w:val="0"/>
              <w:divBdr>
                <w:top w:val="none" w:sz="0" w:space="0" w:color="auto"/>
                <w:left w:val="none" w:sz="0" w:space="0" w:color="auto"/>
                <w:bottom w:val="none" w:sz="0" w:space="0" w:color="auto"/>
                <w:right w:val="none" w:sz="0" w:space="0" w:color="auto"/>
              </w:divBdr>
            </w:div>
            <w:div w:id="193736129">
              <w:marLeft w:val="0"/>
              <w:marRight w:val="0"/>
              <w:marTop w:val="0"/>
              <w:marBottom w:val="0"/>
              <w:divBdr>
                <w:top w:val="none" w:sz="0" w:space="0" w:color="auto"/>
                <w:left w:val="none" w:sz="0" w:space="0" w:color="auto"/>
                <w:bottom w:val="none" w:sz="0" w:space="0" w:color="auto"/>
                <w:right w:val="none" w:sz="0" w:space="0" w:color="auto"/>
              </w:divBdr>
            </w:div>
            <w:div w:id="195195824">
              <w:marLeft w:val="0"/>
              <w:marRight w:val="0"/>
              <w:marTop w:val="0"/>
              <w:marBottom w:val="0"/>
              <w:divBdr>
                <w:top w:val="none" w:sz="0" w:space="0" w:color="auto"/>
                <w:left w:val="none" w:sz="0" w:space="0" w:color="auto"/>
                <w:bottom w:val="none" w:sz="0" w:space="0" w:color="auto"/>
                <w:right w:val="none" w:sz="0" w:space="0" w:color="auto"/>
              </w:divBdr>
            </w:div>
            <w:div w:id="195586109">
              <w:marLeft w:val="0"/>
              <w:marRight w:val="0"/>
              <w:marTop w:val="0"/>
              <w:marBottom w:val="0"/>
              <w:divBdr>
                <w:top w:val="none" w:sz="0" w:space="0" w:color="auto"/>
                <w:left w:val="none" w:sz="0" w:space="0" w:color="auto"/>
                <w:bottom w:val="none" w:sz="0" w:space="0" w:color="auto"/>
                <w:right w:val="none" w:sz="0" w:space="0" w:color="auto"/>
              </w:divBdr>
            </w:div>
            <w:div w:id="196355404">
              <w:marLeft w:val="0"/>
              <w:marRight w:val="0"/>
              <w:marTop w:val="0"/>
              <w:marBottom w:val="0"/>
              <w:divBdr>
                <w:top w:val="none" w:sz="0" w:space="0" w:color="auto"/>
                <w:left w:val="none" w:sz="0" w:space="0" w:color="auto"/>
                <w:bottom w:val="none" w:sz="0" w:space="0" w:color="auto"/>
                <w:right w:val="none" w:sz="0" w:space="0" w:color="auto"/>
              </w:divBdr>
            </w:div>
            <w:div w:id="196358574">
              <w:marLeft w:val="0"/>
              <w:marRight w:val="0"/>
              <w:marTop w:val="0"/>
              <w:marBottom w:val="0"/>
              <w:divBdr>
                <w:top w:val="none" w:sz="0" w:space="0" w:color="auto"/>
                <w:left w:val="none" w:sz="0" w:space="0" w:color="auto"/>
                <w:bottom w:val="none" w:sz="0" w:space="0" w:color="auto"/>
                <w:right w:val="none" w:sz="0" w:space="0" w:color="auto"/>
              </w:divBdr>
            </w:div>
            <w:div w:id="196941383">
              <w:marLeft w:val="0"/>
              <w:marRight w:val="0"/>
              <w:marTop w:val="0"/>
              <w:marBottom w:val="0"/>
              <w:divBdr>
                <w:top w:val="none" w:sz="0" w:space="0" w:color="auto"/>
                <w:left w:val="none" w:sz="0" w:space="0" w:color="auto"/>
                <w:bottom w:val="none" w:sz="0" w:space="0" w:color="auto"/>
                <w:right w:val="none" w:sz="0" w:space="0" w:color="auto"/>
              </w:divBdr>
            </w:div>
            <w:div w:id="199435822">
              <w:marLeft w:val="0"/>
              <w:marRight w:val="0"/>
              <w:marTop w:val="0"/>
              <w:marBottom w:val="0"/>
              <w:divBdr>
                <w:top w:val="none" w:sz="0" w:space="0" w:color="auto"/>
                <w:left w:val="none" w:sz="0" w:space="0" w:color="auto"/>
                <w:bottom w:val="none" w:sz="0" w:space="0" w:color="auto"/>
                <w:right w:val="none" w:sz="0" w:space="0" w:color="auto"/>
              </w:divBdr>
            </w:div>
            <w:div w:id="199704173">
              <w:marLeft w:val="0"/>
              <w:marRight w:val="0"/>
              <w:marTop w:val="0"/>
              <w:marBottom w:val="0"/>
              <w:divBdr>
                <w:top w:val="none" w:sz="0" w:space="0" w:color="auto"/>
                <w:left w:val="none" w:sz="0" w:space="0" w:color="auto"/>
                <w:bottom w:val="none" w:sz="0" w:space="0" w:color="auto"/>
                <w:right w:val="none" w:sz="0" w:space="0" w:color="auto"/>
              </w:divBdr>
            </w:div>
            <w:div w:id="200217285">
              <w:marLeft w:val="0"/>
              <w:marRight w:val="0"/>
              <w:marTop w:val="0"/>
              <w:marBottom w:val="0"/>
              <w:divBdr>
                <w:top w:val="none" w:sz="0" w:space="0" w:color="auto"/>
                <w:left w:val="none" w:sz="0" w:space="0" w:color="auto"/>
                <w:bottom w:val="none" w:sz="0" w:space="0" w:color="auto"/>
                <w:right w:val="none" w:sz="0" w:space="0" w:color="auto"/>
              </w:divBdr>
            </w:div>
            <w:div w:id="201868562">
              <w:marLeft w:val="0"/>
              <w:marRight w:val="0"/>
              <w:marTop w:val="0"/>
              <w:marBottom w:val="0"/>
              <w:divBdr>
                <w:top w:val="none" w:sz="0" w:space="0" w:color="auto"/>
                <w:left w:val="none" w:sz="0" w:space="0" w:color="auto"/>
                <w:bottom w:val="none" w:sz="0" w:space="0" w:color="auto"/>
                <w:right w:val="none" w:sz="0" w:space="0" w:color="auto"/>
              </w:divBdr>
            </w:div>
            <w:div w:id="202909651">
              <w:marLeft w:val="0"/>
              <w:marRight w:val="0"/>
              <w:marTop w:val="0"/>
              <w:marBottom w:val="0"/>
              <w:divBdr>
                <w:top w:val="none" w:sz="0" w:space="0" w:color="auto"/>
                <w:left w:val="none" w:sz="0" w:space="0" w:color="auto"/>
                <w:bottom w:val="none" w:sz="0" w:space="0" w:color="auto"/>
                <w:right w:val="none" w:sz="0" w:space="0" w:color="auto"/>
              </w:divBdr>
            </w:div>
            <w:div w:id="204417733">
              <w:marLeft w:val="0"/>
              <w:marRight w:val="0"/>
              <w:marTop w:val="0"/>
              <w:marBottom w:val="0"/>
              <w:divBdr>
                <w:top w:val="none" w:sz="0" w:space="0" w:color="auto"/>
                <w:left w:val="none" w:sz="0" w:space="0" w:color="auto"/>
                <w:bottom w:val="none" w:sz="0" w:space="0" w:color="auto"/>
                <w:right w:val="none" w:sz="0" w:space="0" w:color="auto"/>
              </w:divBdr>
            </w:div>
            <w:div w:id="206138618">
              <w:marLeft w:val="0"/>
              <w:marRight w:val="0"/>
              <w:marTop w:val="0"/>
              <w:marBottom w:val="0"/>
              <w:divBdr>
                <w:top w:val="none" w:sz="0" w:space="0" w:color="auto"/>
                <w:left w:val="none" w:sz="0" w:space="0" w:color="auto"/>
                <w:bottom w:val="none" w:sz="0" w:space="0" w:color="auto"/>
                <w:right w:val="none" w:sz="0" w:space="0" w:color="auto"/>
              </w:divBdr>
            </w:div>
            <w:div w:id="206259485">
              <w:marLeft w:val="0"/>
              <w:marRight w:val="0"/>
              <w:marTop w:val="0"/>
              <w:marBottom w:val="0"/>
              <w:divBdr>
                <w:top w:val="none" w:sz="0" w:space="0" w:color="auto"/>
                <w:left w:val="none" w:sz="0" w:space="0" w:color="auto"/>
                <w:bottom w:val="none" w:sz="0" w:space="0" w:color="auto"/>
                <w:right w:val="none" w:sz="0" w:space="0" w:color="auto"/>
              </w:divBdr>
            </w:div>
            <w:div w:id="210043075">
              <w:marLeft w:val="0"/>
              <w:marRight w:val="0"/>
              <w:marTop w:val="0"/>
              <w:marBottom w:val="0"/>
              <w:divBdr>
                <w:top w:val="none" w:sz="0" w:space="0" w:color="auto"/>
                <w:left w:val="none" w:sz="0" w:space="0" w:color="auto"/>
                <w:bottom w:val="none" w:sz="0" w:space="0" w:color="auto"/>
                <w:right w:val="none" w:sz="0" w:space="0" w:color="auto"/>
              </w:divBdr>
            </w:div>
            <w:div w:id="210583931">
              <w:marLeft w:val="0"/>
              <w:marRight w:val="0"/>
              <w:marTop w:val="0"/>
              <w:marBottom w:val="0"/>
              <w:divBdr>
                <w:top w:val="none" w:sz="0" w:space="0" w:color="auto"/>
                <w:left w:val="none" w:sz="0" w:space="0" w:color="auto"/>
                <w:bottom w:val="none" w:sz="0" w:space="0" w:color="auto"/>
                <w:right w:val="none" w:sz="0" w:space="0" w:color="auto"/>
              </w:divBdr>
            </w:div>
            <w:div w:id="210770106">
              <w:marLeft w:val="0"/>
              <w:marRight w:val="0"/>
              <w:marTop w:val="0"/>
              <w:marBottom w:val="0"/>
              <w:divBdr>
                <w:top w:val="none" w:sz="0" w:space="0" w:color="auto"/>
                <w:left w:val="none" w:sz="0" w:space="0" w:color="auto"/>
                <w:bottom w:val="none" w:sz="0" w:space="0" w:color="auto"/>
                <w:right w:val="none" w:sz="0" w:space="0" w:color="auto"/>
              </w:divBdr>
            </w:div>
            <w:div w:id="211159359">
              <w:marLeft w:val="0"/>
              <w:marRight w:val="0"/>
              <w:marTop w:val="0"/>
              <w:marBottom w:val="0"/>
              <w:divBdr>
                <w:top w:val="none" w:sz="0" w:space="0" w:color="auto"/>
                <w:left w:val="none" w:sz="0" w:space="0" w:color="auto"/>
                <w:bottom w:val="none" w:sz="0" w:space="0" w:color="auto"/>
                <w:right w:val="none" w:sz="0" w:space="0" w:color="auto"/>
              </w:divBdr>
            </w:div>
            <w:div w:id="214243579">
              <w:marLeft w:val="0"/>
              <w:marRight w:val="0"/>
              <w:marTop w:val="0"/>
              <w:marBottom w:val="0"/>
              <w:divBdr>
                <w:top w:val="none" w:sz="0" w:space="0" w:color="auto"/>
                <w:left w:val="none" w:sz="0" w:space="0" w:color="auto"/>
                <w:bottom w:val="none" w:sz="0" w:space="0" w:color="auto"/>
                <w:right w:val="none" w:sz="0" w:space="0" w:color="auto"/>
              </w:divBdr>
            </w:div>
            <w:div w:id="214438450">
              <w:marLeft w:val="0"/>
              <w:marRight w:val="0"/>
              <w:marTop w:val="0"/>
              <w:marBottom w:val="0"/>
              <w:divBdr>
                <w:top w:val="none" w:sz="0" w:space="0" w:color="auto"/>
                <w:left w:val="none" w:sz="0" w:space="0" w:color="auto"/>
                <w:bottom w:val="none" w:sz="0" w:space="0" w:color="auto"/>
                <w:right w:val="none" w:sz="0" w:space="0" w:color="auto"/>
              </w:divBdr>
            </w:div>
            <w:div w:id="215512040">
              <w:marLeft w:val="0"/>
              <w:marRight w:val="0"/>
              <w:marTop w:val="0"/>
              <w:marBottom w:val="0"/>
              <w:divBdr>
                <w:top w:val="none" w:sz="0" w:space="0" w:color="auto"/>
                <w:left w:val="none" w:sz="0" w:space="0" w:color="auto"/>
                <w:bottom w:val="none" w:sz="0" w:space="0" w:color="auto"/>
                <w:right w:val="none" w:sz="0" w:space="0" w:color="auto"/>
              </w:divBdr>
            </w:div>
            <w:div w:id="216357257">
              <w:marLeft w:val="0"/>
              <w:marRight w:val="0"/>
              <w:marTop w:val="0"/>
              <w:marBottom w:val="0"/>
              <w:divBdr>
                <w:top w:val="none" w:sz="0" w:space="0" w:color="auto"/>
                <w:left w:val="none" w:sz="0" w:space="0" w:color="auto"/>
                <w:bottom w:val="none" w:sz="0" w:space="0" w:color="auto"/>
                <w:right w:val="none" w:sz="0" w:space="0" w:color="auto"/>
              </w:divBdr>
            </w:div>
            <w:div w:id="216744704">
              <w:marLeft w:val="0"/>
              <w:marRight w:val="0"/>
              <w:marTop w:val="0"/>
              <w:marBottom w:val="0"/>
              <w:divBdr>
                <w:top w:val="none" w:sz="0" w:space="0" w:color="auto"/>
                <w:left w:val="none" w:sz="0" w:space="0" w:color="auto"/>
                <w:bottom w:val="none" w:sz="0" w:space="0" w:color="auto"/>
                <w:right w:val="none" w:sz="0" w:space="0" w:color="auto"/>
              </w:divBdr>
            </w:div>
            <w:div w:id="217210661">
              <w:marLeft w:val="0"/>
              <w:marRight w:val="0"/>
              <w:marTop w:val="0"/>
              <w:marBottom w:val="0"/>
              <w:divBdr>
                <w:top w:val="none" w:sz="0" w:space="0" w:color="auto"/>
                <w:left w:val="none" w:sz="0" w:space="0" w:color="auto"/>
                <w:bottom w:val="none" w:sz="0" w:space="0" w:color="auto"/>
                <w:right w:val="none" w:sz="0" w:space="0" w:color="auto"/>
              </w:divBdr>
            </w:div>
            <w:div w:id="217516110">
              <w:marLeft w:val="0"/>
              <w:marRight w:val="0"/>
              <w:marTop w:val="0"/>
              <w:marBottom w:val="0"/>
              <w:divBdr>
                <w:top w:val="none" w:sz="0" w:space="0" w:color="auto"/>
                <w:left w:val="none" w:sz="0" w:space="0" w:color="auto"/>
                <w:bottom w:val="none" w:sz="0" w:space="0" w:color="auto"/>
                <w:right w:val="none" w:sz="0" w:space="0" w:color="auto"/>
              </w:divBdr>
            </w:div>
            <w:div w:id="219052783">
              <w:marLeft w:val="0"/>
              <w:marRight w:val="0"/>
              <w:marTop w:val="0"/>
              <w:marBottom w:val="0"/>
              <w:divBdr>
                <w:top w:val="none" w:sz="0" w:space="0" w:color="auto"/>
                <w:left w:val="none" w:sz="0" w:space="0" w:color="auto"/>
                <w:bottom w:val="none" w:sz="0" w:space="0" w:color="auto"/>
                <w:right w:val="none" w:sz="0" w:space="0" w:color="auto"/>
              </w:divBdr>
            </w:div>
            <w:div w:id="219097087">
              <w:marLeft w:val="0"/>
              <w:marRight w:val="0"/>
              <w:marTop w:val="0"/>
              <w:marBottom w:val="0"/>
              <w:divBdr>
                <w:top w:val="none" w:sz="0" w:space="0" w:color="auto"/>
                <w:left w:val="none" w:sz="0" w:space="0" w:color="auto"/>
                <w:bottom w:val="none" w:sz="0" w:space="0" w:color="auto"/>
                <w:right w:val="none" w:sz="0" w:space="0" w:color="auto"/>
              </w:divBdr>
            </w:div>
            <w:div w:id="219244044">
              <w:marLeft w:val="0"/>
              <w:marRight w:val="0"/>
              <w:marTop w:val="0"/>
              <w:marBottom w:val="0"/>
              <w:divBdr>
                <w:top w:val="none" w:sz="0" w:space="0" w:color="auto"/>
                <w:left w:val="none" w:sz="0" w:space="0" w:color="auto"/>
                <w:bottom w:val="none" w:sz="0" w:space="0" w:color="auto"/>
                <w:right w:val="none" w:sz="0" w:space="0" w:color="auto"/>
              </w:divBdr>
            </w:div>
            <w:div w:id="220679892">
              <w:marLeft w:val="0"/>
              <w:marRight w:val="0"/>
              <w:marTop w:val="0"/>
              <w:marBottom w:val="0"/>
              <w:divBdr>
                <w:top w:val="none" w:sz="0" w:space="0" w:color="auto"/>
                <w:left w:val="none" w:sz="0" w:space="0" w:color="auto"/>
                <w:bottom w:val="none" w:sz="0" w:space="0" w:color="auto"/>
                <w:right w:val="none" w:sz="0" w:space="0" w:color="auto"/>
              </w:divBdr>
            </w:div>
            <w:div w:id="221066183">
              <w:marLeft w:val="0"/>
              <w:marRight w:val="0"/>
              <w:marTop w:val="0"/>
              <w:marBottom w:val="0"/>
              <w:divBdr>
                <w:top w:val="none" w:sz="0" w:space="0" w:color="auto"/>
                <w:left w:val="none" w:sz="0" w:space="0" w:color="auto"/>
                <w:bottom w:val="none" w:sz="0" w:space="0" w:color="auto"/>
                <w:right w:val="none" w:sz="0" w:space="0" w:color="auto"/>
              </w:divBdr>
            </w:div>
            <w:div w:id="222836005">
              <w:marLeft w:val="0"/>
              <w:marRight w:val="0"/>
              <w:marTop w:val="0"/>
              <w:marBottom w:val="0"/>
              <w:divBdr>
                <w:top w:val="none" w:sz="0" w:space="0" w:color="auto"/>
                <w:left w:val="none" w:sz="0" w:space="0" w:color="auto"/>
                <w:bottom w:val="none" w:sz="0" w:space="0" w:color="auto"/>
                <w:right w:val="none" w:sz="0" w:space="0" w:color="auto"/>
              </w:divBdr>
            </w:div>
            <w:div w:id="224874510">
              <w:marLeft w:val="0"/>
              <w:marRight w:val="0"/>
              <w:marTop w:val="0"/>
              <w:marBottom w:val="0"/>
              <w:divBdr>
                <w:top w:val="none" w:sz="0" w:space="0" w:color="auto"/>
                <w:left w:val="none" w:sz="0" w:space="0" w:color="auto"/>
                <w:bottom w:val="none" w:sz="0" w:space="0" w:color="auto"/>
                <w:right w:val="none" w:sz="0" w:space="0" w:color="auto"/>
              </w:divBdr>
            </w:div>
            <w:div w:id="225065971">
              <w:marLeft w:val="0"/>
              <w:marRight w:val="0"/>
              <w:marTop w:val="0"/>
              <w:marBottom w:val="0"/>
              <w:divBdr>
                <w:top w:val="none" w:sz="0" w:space="0" w:color="auto"/>
                <w:left w:val="none" w:sz="0" w:space="0" w:color="auto"/>
                <w:bottom w:val="none" w:sz="0" w:space="0" w:color="auto"/>
                <w:right w:val="none" w:sz="0" w:space="0" w:color="auto"/>
              </w:divBdr>
            </w:div>
            <w:div w:id="225379031">
              <w:marLeft w:val="0"/>
              <w:marRight w:val="0"/>
              <w:marTop w:val="0"/>
              <w:marBottom w:val="0"/>
              <w:divBdr>
                <w:top w:val="none" w:sz="0" w:space="0" w:color="auto"/>
                <w:left w:val="none" w:sz="0" w:space="0" w:color="auto"/>
                <w:bottom w:val="none" w:sz="0" w:space="0" w:color="auto"/>
                <w:right w:val="none" w:sz="0" w:space="0" w:color="auto"/>
              </w:divBdr>
            </w:div>
            <w:div w:id="225651836">
              <w:marLeft w:val="0"/>
              <w:marRight w:val="0"/>
              <w:marTop w:val="0"/>
              <w:marBottom w:val="0"/>
              <w:divBdr>
                <w:top w:val="none" w:sz="0" w:space="0" w:color="auto"/>
                <w:left w:val="none" w:sz="0" w:space="0" w:color="auto"/>
                <w:bottom w:val="none" w:sz="0" w:space="0" w:color="auto"/>
                <w:right w:val="none" w:sz="0" w:space="0" w:color="auto"/>
              </w:divBdr>
            </w:div>
            <w:div w:id="225653007">
              <w:marLeft w:val="0"/>
              <w:marRight w:val="0"/>
              <w:marTop w:val="0"/>
              <w:marBottom w:val="0"/>
              <w:divBdr>
                <w:top w:val="none" w:sz="0" w:space="0" w:color="auto"/>
                <w:left w:val="none" w:sz="0" w:space="0" w:color="auto"/>
                <w:bottom w:val="none" w:sz="0" w:space="0" w:color="auto"/>
                <w:right w:val="none" w:sz="0" w:space="0" w:color="auto"/>
              </w:divBdr>
            </w:div>
            <w:div w:id="228813066">
              <w:marLeft w:val="0"/>
              <w:marRight w:val="0"/>
              <w:marTop w:val="0"/>
              <w:marBottom w:val="0"/>
              <w:divBdr>
                <w:top w:val="none" w:sz="0" w:space="0" w:color="auto"/>
                <w:left w:val="none" w:sz="0" w:space="0" w:color="auto"/>
                <w:bottom w:val="none" w:sz="0" w:space="0" w:color="auto"/>
                <w:right w:val="none" w:sz="0" w:space="0" w:color="auto"/>
              </w:divBdr>
            </w:div>
            <w:div w:id="230847070">
              <w:marLeft w:val="0"/>
              <w:marRight w:val="0"/>
              <w:marTop w:val="0"/>
              <w:marBottom w:val="0"/>
              <w:divBdr>
                <w:top w:val="none" w:sz="0" w:space="0" w:color="auto"/>
                <w:left w:val="none" w:sz="0" w:space="0" w:color="auto"/>
                <w:bottom w:val="none" w:sz="0" w:space="0" w:color="auto"/>
                <w:right w:val="none" w:sz="0" w:space="0" w:color="auto"/>
              </w:divBdr>
            </w:div>
            <w:div w:id="233977159">
              <w:marLeft w:val="0"/>
              <w:marRight w:val="0"/>
              <w:marTop w:val="0"/>
              <w:marBottom w:val="0"/>
              <w:divBdr>
                <w:top w:val="none" w:sz="0" w:space="0" w:color="auto"/>
                <w:left w:val="none" w:sz="0" w:space="0" w:color="auto"/>
                <w:bottom w:val="none" w:sz="0" w:space="0" w:color="auto"/>
                <w:right w:val="none" w:sz="0" w:space="0" w:color="auto"/>
              </w:divBdr>
            </w:div>
            <w:div w:id="234097364">
              <w:marLeft w:val="0"/>
              <w:marRight w:val="0"/>
              <w:marTop w:val="0"/>
              <w:marBottom w:val="0"/>
              <w:divBdr>
                <w:top w:val="none" w:sz="0" w:space="0" w:color="auto"/>
                <w:left w:val="none" w:sz="0" w:space="0" w:color="auto"/>
                <w:bottom w:val="none" w:sz="0" w:space="0" w:color="auto"/>
                <w:right w:val="none" w:sz="0" w:space="0" w:color="auto"/>
              </w:divBdr>
            </w:div>
            <w:div w:id="235241003">
              <w:marLeft w:val="0"/>
              <w:marRight w:val="0"/>
              <w:marTop w:val="0"/>
              <w:marBottom w:val="0"/>
              <w:divBdr>
                <w:top w:val="none" w:sz="0" w:space="0" w:color="auto"/>
                <w:left w:val="none" w:sz="0" w:space="0" w:color="auto"/>
                <w:bottom w:val="none" w:sz="0" w:space="0" w:color="auto"/>
                <w:right w:val="none" w:sz="0" w:space="0" w:color="auto"/>
              </w:divBdr>
            </w:div>
            <w:div w:id="235743360">
              <w:marLeft w:val="0"/>
              <w:marRight w:val="0"/>
              <w:marTop w:val="0"/>
              <w:marBottom w:val="0"/>
              <w:divBdr>
                <w:top w:val="none" w:sz="0" w:space="0" w:color="auto"/>
                <w:left w:val="none" w:sz="0" w:space="0" w:color="auto"/>
                <w:bottom w:val="none" w:sz="0" w:space="0" w:color="auto"/>
                <w:right w:val="none" w:sz="0" w:space="0" w:color="auto"/>
              </w:divBdr>
            </w:div>
            <w:div w:id="236331473">
              <w:marLeft w:val="0"/>
              <w:marRight w:val="0"/>
              <w:marTop w:val="0"/>
              <w:marBottom w:val="0"/>
              <w:divBdr>
                <w:top w:val="none" w:sz="0" w:space="0" w:color="auto"/>
                <w:left w:val="none" w:sz="0" w:space="0" w:color="auto"/>
                <w:bottom w:val="none" w:sz="0" w:space="0" w:color="auto"/>
                <w:right w:val="none" w:sz="0" w:space="0" w:color="auto"/>
              </w:divBdr>
            </w:div>
            <w:div w:id="237058896">
              <w:marLeft w:val="0"/>
              <w:marRight w:val="0"/>
              <w:marTop w:val="0"/>
              <w:marBottom w:val="0"/>
              <w:divBdr>
                <w:top w:val="none" w:sz="0" w:space="0" w:color="auto"/>
                <w:left w:val="none" w:sz="0" w:space="0" w:color="auto"/>
                <w:bottom w:val="none" w:sz="0" w:space="0" w:color="auto"/>
                <w:right w:val="none" w:sz="0" w:space="0" w:color="auto"/>
              </w:divBdr>
            </w:div>
            <w:div w:id="237132896">
              <w:marLeft w:val="0"/>
              <w:marRight w:val="0"/>
              <w:marTop w:val="0"/>
              <w:marBottom w:val="0"/>
              <w:divBdr>
                <w:top w:val="none" w:sz="0" w:space="0" w:color="auto"/>
                <w:left w:val="none" w:sz="0" w:space="0" w:color="auto"/>
                <w:bottom w:val="none" w:sz="0" w:space="0" w:color="auto"/>
                <w:right w:val="none" w:sz="0" w:space="0" w:color="auto"/>
              </w:divBdr>
            </w:div>
            <w:div w:id="238055149">
              <w:marLeft w:val="0"/>
              <w:marRight w:val="0"/>
              <w:marTop w:val="0"/>
              <w:marBottom w:val="0"/>
              <w:divBdr>
                <w:top w:val="none" w:sz="0" w:space="0" w:color="auto"/>
                <w:left w:val="none" w:sz="0" w:space="0" w:color="auto"/>
                <w:bottom w:val="none" w:sz="0" w:space="0" w:color="auto"/>
                <w:right w:val="none" w:sz="0" w:space="0" w:color="auto"/>
              </w:divBdr>
            </w:div>
            <w:div w:id="238251571">
              <w:marLeft w:val="0"/>
              <w:marRight w:val="0"/>
              <w:marTop w:val="0"/>
              <w:marBottom w:val="0"/>
              <w:divBdr>
                <w:top w:val="none" w:sz="0" w:space="0" w:color="auto"/>
                <w:left w:val="none" w:sz="0" w:space="0" w:color="auto"/>
                <w:bottom w:val="none" w:sz="0" w:space="0" w:color="auto"/>
                <w:right w:val="none" w:sz="0" w:space="0" w:color="auto"/>
              </w:divBdr>
            </w:div>
            <w:div w:id="238440374">
              <w:marLeft w:val="0"/>
              <w:marRight w:val="0"/>
              <w:marTop w:val="0"/>
              <w:marBottom w:val="0"/>
              <w:divBdr>
                <w:top w:val="none" w:sz="0" w:space="0" w:color="auto"/>
                <w:left w:val="none" w:sz="0" w:space="0" w:color="auto"/>
                <w:bottom w:val="none" w:sz="0" w:space="0" w:color="auto"/>
                <w:right w:val="none" w:sz="0" w:space="0" w:color="auto"/>
              </w:divBdr>
            </w:div>
            <w:div w:id="238708561">
              <w:marLeft w:val="0"/>
              <w:marRight w:val="0"/>
              <w:marTop w:val="0"/>
              <w:marBottom w:val="0"/>
              <w:divBdr>
                <w:top w:val="none" w:sz="0" w:space="0" w:color="auto"/>
                <w:left w:val="none" w:sz="0" w:space="0" w:color="auto"/>
                <w:bottom w:val="none" w:sz="0" w:space="0" w:color="auto"/>
                <w:right w:val="none" w:sz="0" w:space="0" w:color="auto"/>
              </w:divBdr>
            </w:div>
            <w:div w:id="243032286">
              <w:marLeft w:val="0"/>
              <w:marRight w:val="0"/>
              <w:marTop w:val="0"/>
              <w:marBottom w:val="0"/>
              <w:divBdr>
                <w:top w:val="none" w:sz="0" w:space="0" w:color="auto"/>
                <w:left w:val="none" w:sz="0" w:space="0" w:color="auto"/>
                <w:bottom w:val="none" w:sz="0" w:space="0" w:color="auto"/>
                <w:right w:val="none" w:sz="0" w:space="0" w:color="auto"/>
              </w:divBdr>
            </w:div>
            <w:div w:id="243344474">
              <w:marLeft w:val="0"/>
              <w:marRight w:val="0"/>
              <w:marTop w:val="0"/>
              <w:marBottom w:val="0"/>
              <w:divBdr>
                <w:top w:val="none" w:sz="0" w:space="0" w:color="auto"/>
                <w:left w:val="none" w:sz="0" w:space="0" w:color="auto"/>
                <w:bottom w:val="none" w:sz="0" w:space="0" w:color="auto"/>
                <w:right w:val="none" w:sz="0" w:space="0" w:color="auto"/>
              </w:divBdr>
            </w:div>
            <w:div w:id="244070600">
              <w:marLeft w:val="0"/>
              <w:marRight w:val="0"/>
              <w:marTop w:val="0"/>
              <w:marBottom w:val="0"/>
              <w:divBdr>
                <w:top w:val="none" w:sz="0" w:space="0" w:color="auto"/>
                <w:left w:val="none" w:sz="0" w:space="0" w:color="auto"/>
                <w:bottom w:val="none" w:sz="0" w:space="0" w:color="auto"/>
                <w:right w:val="none" w:sz="0" w:space="0" w:color="auto"/>
              </w:divBdr>
            </w:div>
            <w:div w:id="244612033">
              <w:marLeft w:val="0"/>
              <w:marRight w:val="0"/>
              <w:marTop w:val="0"/>
              <w:marBottom w:val="0"/>
              <w:divBdr>
                <w:top w:val="none" w:sz="0" w:space="0" w:color="auto"/>
                <w:left w:val="none" w:sz="0" w:space="0" w:color="auto"/>
                <w:bottom w:val="none" w:sz="0" w:space="0" w:color="auto"/>
                <w:right w:val="none" w:sz="0" w:space="0" w:color="auto"/>
              </w:divBdr>
            </w:div>
            <w:div w:id="244875062">
              <w:marLeft w:val="0"/>
              <w:marRight w:val="0"/>
              <w:marTop w:val="0"/>
              <w:marBottom w:val="0"/>
              <w:divBdr>
                <w:top w:val="none" w:sz="0" w:space="0" w:color="auto"/>
                <w:left w:val="none" w:sz="0" w:space="0" w:color="auto"/>
                <w:bottom w:val="none" w:sz="0" w:space="0" w:color="auto"/>
                <w:right w:val="none" w:sz="0" w:space="0" w:color="auto"/>
              </w:divBdr>
            </w:div>
            <w:div w:id="246155134">
              <w:marLeft w:val="0"/>
              <w:marRight w:val="0"/>
              <w:marTop w:val="0"/>
              <w:marBottom w:val="0"/>
              <w:divBdr>
                <w:top w:val="none" w:sz="0" w:space="0" w:color="auto"/>
                <w:left w:val="none" w:sz="0" w:space="0" w:color="auto"/>
                <w:bottom w:val="none" w:sz="0" w:space="0" w:color="auto"/>
                <w:right w:val="none" w:sz="0" w:space="0" w:color="auto"/>
              </w:divBdr>
            </w:div>
            <w:div w:id="246887512">
              <w:marLeft w:val="0"/>
              <w:marRight w:val="0"/>
              <w:marTop w:val="0"/>
              <w:marBottom w:val="0"/>
              <w:divBdr>
                <w:top w:val="none" w:sz="0" w:space="0" w:color="auto"/>
                <w:left w:val="none" w:sz="0" w:space="0" w:color="auto"/>
                <w:bottom w:val="none" w:sz="0" w:space="0" w:color="auto"/>
                <w:right w:val="none" w:sz="0" w:space="0" w:color="auto"/>
              </w:divBdr>
            </w:div>
            <w:div w:id="247736757">
              <w:marLeft w:val="0"/>
              <w:marRight w:val="0"/>
              <w:marTop w:val="0"/>
              <w:marBottom w:val="0"/>
              <w:divBdr>
                <w:top w:val="none" w:sz="0" w:space="0" w:color="auto"/>
                <w:left w:val="none" w:sz="0" w:space="0" w:color="auto"/>
                <w:bottom w:val="none" w:sz="0" w:space="0" w:color="auto"/>
                <w:right w:val="none" w:sz="0" w:space="0" w:color="auto"/>
              </w:divBdr>
            </w:div>
            <w:div w:id="247810778">
              <w:marLeft w:val="0"/>
              <w:marRight w:val="0"/>
              <w:marTop w:val="0"/>
              <w:marBottom w:val="0"/>
              <w:divBdr>
                <w:top w:val="none" w:sz="0" w:space="0" w:color="auto"/>
                <w:left w:val="none" w:sz="0" w:space="0" w:color="auto"/>
                <w:bottom w:val="none" w:sz="0" w:space="0" w:color="auto"/>
                <w:right w:val="none" w:sz="0" w:space="0" w:color="auto"/>
              </w:divBdr>
            </w:div>
            <w:div w:id="248193577">
              <w:marLeft w:val="0"/>
              <w:marRight w:val="0"/>
              <w:marTop w:val="0"/>
              <w:marBottom w:val="0"/>
              <w:divBdr>
                <w:top w:val="none" w:sz="0" w:space="0" w:color="auto"/>
                <w:left w:val="none" w:sz="0" w:space="0" w:color="auto"/>
                <w:bottom w:val="none" w:sz="0" w:space="0" w:color="auto"/>
                <w:right w:val="none" w:sz="0" w:space="0" w:color="auto"/>
              </w:divBdr>
            </w:div>
            <w:div w:id="249003077">
              <w:marLeft w:val="0"/>
              <w:marRight w:val="0"/>
              <w:marTop w:val="0"/>
              <w:marBottom w:val="0"/>
              <w:divBdr>
                <w:top w:val="none" w:sz="0" w:space="0" w:color="auto"/>
                <w:left w:val="none" w:sz="0" w:space="0" w:color="auto"/>
                <w:bottom w:val="none" w:sz="0" w:space="0" w:color="auto"/>
                <w:right w:val="none" w:sz="0" w:space="0" w:color="auto"/>
              </w:divBdr>
            </w:div>
            <w:div w:id="249051130">
              <w:marLeft w:val="0"/>
              <w:marRight w:val="0"/>
              <w:marTop w:val="0"/>
              <w:marBottom w:val="0"/>
              <w:divBdr>
                <w:top w:val="none" w:sz="0" w:space="0" w:color="auto"/>
                <w:left w:val="none" w:sz="0" w:space="0" w:color="auto"/>
                <w:bottom w:val="none" w:sz="0" w:space="0" w:color="auto"/>
                <w:right w:val="none" w:sz="0" w:space="0" w:color="auto"/>
              </w:divBdr>
            </w:div>
            <w:div w:id="250748273">
              <w:marLeft w:val="0"/>
              <w:marRight w:val="0"/>
              <w:marTop w:val="0"/>
              <w:marBottom w:val="0"/>
              <w:divBdr>
                <w:top w:val="none" w:sz="0" w:space="0" w:color="auto"/>
                <w:left w:val="none" w:sz="0" w:space="0" w:color="auto"/>
                <w:bottom w:val="none" w:sz="0" w:space="0" w:color="auto"/>
                <w:right w:val="none" w:sz="0" w:space="0" w:color="auto"/>
              </w:divBdr>
            </w:div>
            <w:div w:id="250890658">
              <w:marLeft w:val="0"/>
              <w:marRight w:val="0"/>
              <w:marTop w:val="0"/>
              <w:marBottom w:val="0"/>
              <w:divBdr>
                <w:top w:val="none" w:sz="0" w:space="0" w:color="auto"/>
                <w:left w:val="none" w:sz="0" w:space="0" w:color="auto"/>
                <w:bottom w:val="none" w:sz="0" w:space="0" w:color="auto"/>
                <w:right w:val="none" w:sz="0" w:space="0" w:color="auto"/>
              </w:divBdr>
            </w:div>
            <w:div w:id="251742615">
              <w:marLeft w:val="0"/>
              <w:marRight w:val="0"/>
              <w:marTop w:val="0"/>
              <w:marBottom w:val="0"/>
              <w:divBdr>
                <w:top w:val="none" w:sz="0" w:space="0" w:color="auto"/>
                <w:left w:val="none" w:sz="0" w:space="0" w:color="auto"/>
                <w:bottom w:val="none" w:sz="0" w:space="0" w:color="auto"/>
                <w:right w:val="none" w:sz="0" w:space="0" w:color="auto"/>
              </w:divBdr>
            </w:div>
            <w:div w:id="253246496">
              <w:marLeft w:val="0"/>
              <w:marRight w:val="0"/>
              <w:marTop w:val="0"/>
              <w:marBottom w:val="0"/>
              <w:divBdr>
                <w:top w:val="none" w:sz="0" w:space="0" w:color="auto"/>
                <w:left w:val="none" w:sz="0" w:space="0" w:color="auto"/>
                <w:bottom w:val="none" w:sz="0" w:space="0" w:color="auto"/>
                <w:right w:val="none" w:sz="0" w:space="0" w:color="auto"/>
              </w:divBdr>
            </w:div>
            <w:div w:id="253520477">
              <w:marLeft w:val="0"/>
              <w:marRight w:val="0"/>
              <w:marTop w:val="0"/>
              <w:marBottom w:val="0"/>
              <w:divBdr>
                <w:top w:val="none" w:sz="0" w:space="0" w:color="auto"/>
                <w:left w:val="none" w:sz="0" w:space="0" w:color="auto"/>
                <w:bottom w:val="none" w:sz="0" w:space="0" w:color="auto"/>
                <w:right w:val="none" w:sz="0" w:space="0" w:color="auto"/>
              </w:divBdr>
            </w:div>
            <w:div w:id="255210928">
              <w:marLeft w:val="0"/>
              <w:marRight w:val="0"/>
              <w:marTop w:val="0"/>
              <w:marBottom w:val="0"/>
              <w:divBdr>
                <w:top w:val="none" w:sz="0" w:space="0" w:color="auto"/>
                <w:left w:val="none" w:sz="0" w:space="0" w:color="auto"/>
                <w:bottom w:val="none" w:sz="0" w:space="0" w:color="auto"/>
                <w:right w:val="none" w:sz="0" w:space="0" w:color="auto"/>
              </w:divBdr>
            </w:div>
            <w:div w:id="256138159">
              <w:marLeft w:val="0"/>
              <w:marRight w:val="0"/>
              <w:marTop w:val="0"/>
              <w:marBottom w:val="0"/>
              <w:divBdr>
                <w:top w:val="none" w:sz="0" w:space="0" w:color="auto"/>
                <w:left w:val="none" w:sz="0" w:space="0" w:color="auto"/>
                <w:bottom w:val="none" w:sz="0" w:space="0" w:color="auto"/>
                <w:right w:val="none" w:sz="0" w:space="0" w:color="auto"/>
              </w:divBdr>
            </w:div>
            <w:div w:id="257056702">
              <w:marLeft w:val="0"/>
              <w:marRight w:val="0"/>
              <w:marTop w:val="0"/>
              <w:marBottom w:val="0"/>
              <w:divBdr>
                <w:top w:val="none" w:sz="0" w:space="0" w:color="auto"/>
                <w:left w:val="none" w:sz="0" w:space="0" w:color="auto"/>
                <w:bottom w:val="none" w:sz="0" w:space="0" w:color="auto"/>
                <w:right w:val="none" w:sz="0" w:space="0" w:color="auto"/>
              </w:divBdr>
            </w:div>
            <w:div w:id="257638975">
              <w:marLeft w:val="0"/>
              <w:marRight w:val="0"/>
              <w:marTop w:val="0"/>
              <w:marBottom w:val="0"/>
              <w:divBdr>
                <w:top w:val="none" w:sz="0" w:space="0" w:color="auto"/>
                <w:left w:val="none" w:sz="0" w:space="0" w:color="auto"/>
                <w:bottom w:val="none" w:sz="0" w:space="0" w:color="auto"/>
                <w:right w:val="none" w:sz="0" w:space="0" w:color="auto"/>
              </w:divBdr>
            </w:div>
            <w:div w:id="258374812">
              <w:marLeft w:val="0"/>
              <w:marRight w:val="0"/>
              <w:marTop w:val="0"/>
              <w:marBottom w:val="0"/>
              <w:divBdr>
                <w:top w:val="none" w:sz="0" w:space="0" w:color="auto"/>
                <w:left w:val="none" w:sz="0" w:space="0" w:color="auto"/>
                <w:bottom w:val="none" w:sz="0" w:space="0" w:color="auto"/>
                <w:right w:val="none" w:sz="0" w:space="0" w:color="auto"/>
              </w:divBdr>
            </w:div>
            <w:div w:id="260258185">
              <w:marLeft w:val="0"/>
              <w:marRight w:val="0"/>
              <w:marTop w:val="0"/>
              <w:marBottom w:val="0"/>
              <w:divBdr>
                <w:top w:val="none" w:sz="0" w:space="0" w:color="auto"/>
                <w:left w:val="none" w:sz="0" w:space="0" w:color="auto"/>
                <w:bottom w:val="none" w:sz="0" w:space="0" w:color="auto"/>
                <w:right w:val="none" w:sz="0" w:space="0" w:color="auto"/>
              </w:divBdr>
            </w:div>
            <w:div w:id="261497950">
              <w:marLeft w:val="0"/>
              <w:marRight w:val="0"/>
              <w:marTop w:val="0"/>
              <w:marBottom w:val="0"/>
              <w:divBdr>
                <w:top w:val="none" w:sz="0" w:space="0" w:color="auto"/>
                <w:left w:val="none" w:sz="0" w:space="0" w:color="auto"/>
                <w:bottom w:val="none" w:sz="0" w:space="0" w:color="auto"/>
                <w:right w:val="none" w:sz="0" w:space="0" w:color="auto"/>
              </w:divBdr>
              <w:divsChild>
                <w:div w:id="170074919">
                  <w:marLeft w:val="0"/>
                  <w:marRight w:val="0"/>
                  <w:marTop w:val="0"/>
                  <w:marBottom w:val="0"/>
                  <w:divBdr>
                    <w:top w:val="none" w:sz="0" w:space="0" w:color="auto"/>
                    <w:left w:val="none" w:sz="0" w:space="0" w:color="auto"/>
                    <w:bottom w:val="none" w:sz="0" w:space="0" w:color="auto"/>
                    <w:right w:val="none" w:sz="0" w:space="0" w:color="auto"/>
                  </w:divBdr>
                </w:div>
                <w:div w:id="465850822">
                  <w:marLeft w:val="0"/>
                  <w:marRight w:val="0"/>
                  <w:marTop w:val="0"/>
                  <w:marBottom w:val="0"/>
                  <w:divBdr>
                    <w:top w:val="none" w:sz="0" w:space="0" w:color="auto"/>
                    <w:left w:val="none" w:sz="0" w:space="0" w:color="auto"/>
                    <w:bottom w:val="none" w:sz="0" w:space="0" w:color="auto"/>
                    <w:right w:val="none" w:sz="0" w:space="0" w:color="auto"/>
                  </w:divBdr>
                </w:div>
                <w:div w:id="1181748153">
                  <w:marLeft w:val="0"/>
                  <w:marRight w:val="0"/>
                  <w:marTop w:val="0"/>
                  <w:marBottom w:val="0"/>
                  <w:divBdr>
                    <w:top w:val="none" w:sz="0" w:space="0" w:color="auto"/>
                    <w:left w:val="none" w:sz="0" w:space="0" w:color="auto"/>
                    <w:bottom w:val="none" w:sz="0" w:space="0" w:color="auto"/>
                    <w:right w:val="none" w:sz="0" w:space="0" w:color="auto"/>
                  </w:divBdr>
                </w:div>
                <w:div w:id="1349330109">
                  <w:marLeft w:val="0"/>
                  <w:marRight w:val="0"/>
                  <w:marTop w:val="0"/>
                  <w:marBottom w:val="0"/>
                  <w:divBdr>
                    <w:top w:val="none" w:sz="0" w:space="0" w:color="auto"/>
                    <w:left w:val="none" w:sz="0" w:space="0" w:color="auto"/>
                    <w:bottom w:val="none" w:sz="0" w:space="0" w:color="auto"/>
                    <w:right w:val="none" w:sz="0" w:space="0" w:color="auto"/>
                  </w:divBdr>
                </w:div>
                <w:div w:id="1748721030">
                  <w:marLeft w:val="0"/>
                  <w:marRight w:val="0"/>
                  <w:marTop w:val="0"/>
                  <w:marBottom w:val="0"/>
                  <w:divBdr>
                    <w:top w:val="none" w:sz="0" w:space="0" w:color="auto"/>
                    <w:left w:val="none" w:sz="0" w:space="0" w:color="auto"/>
                    <w:bottom w:val="none" w:sz="0" w:space="0" w:color="auto"/>
                    <w:right w:val="none" w:sz="0" w:space="0" w:color="auto"/>
                  </w:divBdr>
                </w:div>
              </w:divsChild>
            </w:div>
            <w:div w:id="263390088">
              <w:marLeft w:val="0"/>
              <w:marRight w:val="0"/>
              <w:marTop w:val="0"/>
              <w:marBottom w:val="0"/>
              <w:divBdr>
                <w:top w:val="none" w:sz="0" w:space="0" w:color="auto"/>
                <w:left w:val="none" w:sz="0" w:space="0" w:color="auto"/>
                <w:bottom w:val="none" w:sz="0" w:space="0" w:color="auto"/>
                <w:right w:val="none" w:sz="0" w:space="0" w:color="auto"/>
              </w:divBdr>
            </w:div>
            <w:div w:id="265191128">
              <w:marLeft w:val="0"/>
              <w:marRight w:val="0"/>
              <w:marTop w:val="0"/>
              <w:marBottom w:val="0"/>
              <w:divBdr>
                <w:top w:val="none" w:sz="0" w:space="0" w:color="auto"/>
                <w:left w:val="none" w:sz="0" w:space="0" w:color="auto"/>
                <w:bottom w:val="none" w:sz="0" w:space="0" w:color="auto"/>
                <w:right w:val="none" w:sz="0" w:space="0" w:color="auto"/>
              </w:divBdr>
            </w:div>
            <w:div w:id="265306225">
              <w:marLeft w:val="0"/>
              <w:marRight w:val="0"/>
              <w:marTop w:val="0"/>
              <w:marBottom w:val="0"/>
              <w:divBdr>
                <w:top w:val="none" w:sz="0" w:space="0" w:color="auto"/>
                <w:left w:val="none" w:sz="0" w:space="0" w:color="auto"/>
                <w:bottom w:val="none" w:sz="0" w:space="0" w:color="auto"/>
                <w:right w:val="none" w:sz="0" w:space="0" w:color="auto"/>
              </w:divBdr>
            </w:div>
            <w:div w:id="267736147">
              <w:marLeft w:val="0"/>
              <w:marRight w:val="0"/>
              <w:marTop w:val="0"/>
              <w:marBottom w:val="0"/>
              <w:divBdr>
                <w:top w:val="none" w:sz="0" w:space="0" w:color="auto"/>
                <w:left w:val="none" w:sz="0" w:space="0" w:color="auto"/>
                <w:bottom w:val="none" w:sz="0" w:space="0" w:color="auto"/>
                <w:right w:val="none" w:sz="0" w:space="0" w:color="auto"/>
              </w:divBdr>
            </w:div>
            <w:div w:id="268585708">
              <w:marLeft w:val="0"/>
              <w:marRight w:val="0"/>
              <w:marTop w:val="0"/>
              <w:marBottom w:val="0"/>
              <w:divBdr>
                <w:top w:val="none" w:sz="0" w:space="0" w:color="auto"/>
                <w:left w:val="none" w:sz="0" w:space="0" w:color="auto"/>
                <w:bottom w:val="none" w:sz="0" w:space="0" w:color="auto"/>
                <w:right w:val="none" w:sz="0" w:space="0" w:color="auto"/>
              </w:divBdr>
            </w:div>
            <w:div w:id="269359619">
              <w:marLeft w:val="0"/>
              <w:marRight w:val="0"/>
              <w:marTop w:val="0"/>
              <w:marBottom w:val="0"/>
              <w:divBdr>
                <w:top w:val="none" w:sz="0" w:space="0" w:color="auto"/>
                <w:left w:val="none" w:sz="0" w:space="0" w:color="auto"/>
                <w:bottom w:val="none" w:sz="0" w:space="0" w:color="auto"/>
                <w:right w:val="none" w:sz="0" w:space="0" w:color="auto"/>
              </w:divBdr>
            </w:div>
            <w:div w:id="270282371">
              <w:marLeft w:val="0"/>
              <w:marRight w:val="0"/>
              <w:marTop w:val="0"/>
              <w:marBottom w:val="0"/>
              <w:divBdr>
                <w:top w:val="none" w:sz="0" w:space="0" w:color="auto"/>
                <w:left w:val="none" w:sz="0" w:space="0" w:color="auto"/>
                <w:bottom w:val="none" w:sz="0" w:space="0" w:color="auto"/>
                <w:right w:val="none" w:sz="0" w:space="0" w:color="auto"/>
              </w:divBdr>
            </w:div>
            <w:div w:id="271717252">
              <w:marLeft w:val="0"/>
              <w:marRight w:val="0"/>
              <w:marTop w:val="0"/>
              <w:marBottom w:val="0"/>
              <w:divBdr>
                <w:top w:val="none" w:sz="0" w:space="0" w:color="auto"/>
                <w:left w:val="none" w:sz="0" w:space="0" w:color="auto"/>
                <w:bottom w:val="none" w:sz="0" w:space="0" w:color="auto"/>
                <w:right w:val="none" w:sz="0" w:space="0" w:color="auto"/>
              </w:divBdr>
            </w:div>
            <w:div w:id="271908869">
              <w:marLeft w:val="0"/>
              <w:marRight w:val="0"/>
              <w:marTop w:val="0"/>
              <w:marBottom w:val="0"/>
              <w:divBdr>
                <w:top w:val="none" w:sz="0" w:space="0" w:color="auto"/>
                <w:left w:val="none" w:sz="0" w:space="0" w:color="auto"/>
                <w:bottom w:val="none" w:sz="0" w:space="0" w:color="auto"/>
                <w:right w:val="none" w:sz="0" w:space="0" w:color="auto"/>
              </w:divBdr>
            </w:div>
            <w:div w:id="272247625">
              <w:marLeft w:val="0"/>
              <w:marRight w:val="0"/>
              <w:marTop w:val="0"/>
              <w:marBottom w:val="0"/>
              <w:divBdr>
                <w:top w:val="none" w:sz="0" w:space="0" w:color="auto"/>
                <w:left w:val="none" w:sz="0" w:space="0" w:color="auto"/>
                <w:bottom w:val="none" w:sz="0" w:space="0" w:color="auto"/>
                <w:right w:val="none" w:sz="0" w:space="0" w:color="auto"/>
              </w:divBdr>
            </w:div>
            <w:div w:id="272521963">
              <w:marLeft w:val="0"/>
              <w:marRight w:val="0"/>
              <w:marTop w:val="0"/>
              <w:marBottom w:val="0"/>
              <w:divBdr>
                <w:top w:val="none" w:sz="0" w:space="0" w:color="auto"/>
                <w:left w:val="none" w:sz="0" w:space="0" w:color="auto"/>
                <w:bottom w:val="none" w:sz="0" w:space="0" w:color="auto"/>
                <w:right w:val="none" w:sz="0" w:space="0" w:color="auto"/>
              </w:divBdr>
            </w:div>
            <w:div w:id="274757151">
              <w:marLeft w:val="0"/>
              <w:marRight w:val="0"/>
              <w:marTop w:val="0"/>
              <w:marBottom w:val="0"/>
              <w:divBdr>
                <w:top w:val="none" w:sz="0" w:space="0" w:color="auto"/>
                <w:left w:val="none" w:sz="0" w:space="0" w:color="auto"/>
                <w:bottom w:val="none" w:sz="0" w:space="0" w:color="auto"/>
                <w:right w:val="none" w:sz="0" w:space="0" w:color="auto"/>
              </w:divBdr>
            </w:div>
            <w:div w:id="275453782">
              <w:marLeft w:val="0"/>
              <w:marRight w:val="0"/>
              <w:marTop w:val="0"/>
              <w:marBottom w:val="0"/>
              <w:divBdr>
                <w:top w:val="none" w:sz="0" w:space="0" w:color="auto"/>
                <w:left w:val="none" w:sz="0" w:space="0" w:color="auto"/>
                <w:bottom w:val="none" w:sz="0" w:space="0" w:color="auto"/>
                <w:right w:val="none" w:sz="0" w:space="0" w:color="auto"/>
              </w:divBdr>
            </w:div>
            <w:div w:id="275722221">
              <w:marLeft w:val="0"/>
              <w:marRight w:val="0"/>
              <w:marTop w:val="0"/>
              <w:marBottom w:val="0"/>
              <w:divBdr>
                <w:top w:val="none" w:sz="0" w:space="0" w:color="auto"/>
                <w:left w:val="none" w:sz="0" w:space="0" w:color="auto"/>
                <w:bottom w:val="none" w:sz="0" w:space="0" w:color="auto"/>
                <w:right w:val="none" w:sz="0" w:space="0" w:color="auto"/>
              </w:divBdr>
            </w:div>
            <w:div w:id="275798116">
              <w:marLeft w:val="0"/>
              <w:marRight w:val="0"/>
              <w:marTop w:val="0"/>
              <w:marBottom w:val="0"/>
              <w:divBdr>
                <w:top w:val="none" w:sz="0" w:space="0" w:color="auto"/>
                <w:left w:val="none" w:sz="0" w:space="0" w:color="auto"/>
                <w:bottom w:val="none" w:sz="0" w:space="0" w:color="auto"/>
                <w:right w:val="none" w:sz="0" w:space="0" w:color="auto"/>
              </w:divBdr>
            </w:div>
            <w:div w:id="276832133">
              <w:marLeft w:val="0"/>
              <w:marRight w:val="0"/>
              <w:marTop w:val="0"/>
              <w:marBottom w:val="0"/>
              <w:divBdr>
                <w:top w:val="none" w:sz="0" w:space="0" w:color="auto"/>
                <w:left w:val="none" w:sz="0" w:space="0" w:color="auto"/>
                <w:bottom w:val="none" w:sz="0" w:space="0" w:color="auto"/>
                <w:right w:val="none" w:sz="0" w:space="0" w:color="auto"/>
              </w:divBdr>
            </w:div>
            <w:div w:id="278728954">
              <w:marLeft w:val="0"/>
              <w:marRight w:val="0"/>
              <w:marTop w:val="0"/>
              <w:marBottom w:val="0"/>
              <w:divBdr>
                <w:top w:val="none" w:sz="0" w:space="0" w:color="auto"/>
                <w:left w:val="none" w:sz="0" w:space="0" w:color="auto"/>
                <w:bottom w:val="none" w:sz="0" w:space="0" w:color="auto"/>
                <w:right w:val="none" w:sz="0" w:space="0" w:color="auto"/>
              </w:divBdr>
            </w:div>
            <w:div w:id="279072787">
              <w:marLeft w:val="0"/>
              <w:marRight w:val="0"/>
              <w:marTop w:val="0"/>
              <w:marBottom w:val="0"/>
              <w:divBdr>
                <w:top w:val="none" w:sz="0" w:space="0" w:color="auto"/>
                <w:left w:val="none" w:sz="0" w:space="0" w:color="auto"/>
                <w:bottom w:val="none" w:sz="0" w:space="0" w:color="auto"/>
                <w:right w:val="none" w:sz="0" w:space="0" w:color="auto"/>
              </w:divBdr>
            </w:div>
            <w:div w:id="281502856">
              <w:marLeft w:val="0"/>
              <w:marRight w:val="0"/>
              <w:marTop w:val="0"/>
              <w:marBottom w:val="0"/>
              <w:divBdr>
                <w:top w:val="none" w:sz="0" w:space="0" w:color="auto"/>
                <w:left w:val="none" w:sz="0" w:space="0" w:color="auto"/>
                <w:bottom w:val="none" w:sz="0" w:space="0" w:color="auto"/>
                <w:right w:val="none" w:sz="0" w:space="0" w:color="auto"/>
              </w:divBdr>
            </w:div>
            <w:div w:id="282804836">
              <w:marLeft w:val="0"/>
              <w:marRight w:val="0"/>
              <w:marTop w:val="0"/>
              <w:marBottom w:val="0"/>
              <w:divBdr>
                <w:top w:val="none" w:sz="0" w:space="0" w:color="auto"/>
                <w:left w:val="none" w:sz="0" w:space="0" w:color="auto"/>
                <w:bottom w:val="none" w:sz="0" w:space="0" w:color="auto"/>
                <w:right w:val="none" w:sz="0" w:space="0" w:color="auto"/>
              </w:divBdr>
            </w:div>
            <w:div w:id="283656435">
              <w:marLeft w:val="0"/>
              <w:marRight w:val="0"/>
              <w:marTop w:val="0"/>
              <w:marBottom w:val="0"/>
              <w:divBdr>
                <w:top w:val="none" w:sz="0" w:space="0" w:color="auto"/>
                <w:left w:val="none" w:sz="0" w:space="0" w:color="auto"/>
                <w:bottom w:val="none" w:sz="0" w:space="0" w:color="auto"/>
                <w:right w:val="none" w:sz="0" w:space="0" w:color="auto"/>
              </w:divBdr>
            </w:div>
            <w:div w:id="285308693">
              <w:marLeft w:val="0"/>
              <w:marRight w:val="0"/>
              <w:marTop w:val="0"/>
              <w:marBottom w:val="0"/>
              <w:divBdr>
                <w:top w:val="none" w:sz="0" w:space="0" w:color="auto"/>
                <w:left w:val="none" w:sz="0" w:space="0" w:color="auto"/>
                <w:bottom w:val="none" w:sz="0" w:space="0" w:color="auto"/>
                <w:right w:val="none" w:sz="0" w:space="0" w:color="auto"/>
              </w:divBdr>
            </w:div>
            <w:div w:id="286738249">
              <w:marLeft w:val="0"/>
              <w:marRight w:val="0"/>
              <w:marTop w:val="0"/>
              <w:marBottom w:val="0"/>
              <w:divBdr>
                <w:top w:val="none" w:sz="0" w:space="0" w:color="auto"/>
                <w:left w:val="none" w:sz="0" w:space="0" w:color="auto"/>
                <w:bottom w:val="none" w:sz="0" w:space="0" w:color="auto"/>
                <w:right w:val="none" w:sz="0" w:space="0" w:color="auto"/>
              </w:divBdr>
            </w:div>
            <w:div w:id="290020980">
              <w:marLeft w:val="0"/>
              <w:marRight w:val="0"/>
              <w:marTop w:val="0"/>
              <w:marBottom w:val="0"/>
              <w:divBdr>
                <w:top w:val="none" w:sz="0" w:space="0" w:color="auto"/>
                <w:left w:val="none" w:sz="0" w:space="0" w:color="auto"/>
                <w:bottom w:val="none" w:sz="0" w:space="0" w:color="auto"/>
                <w:right w:val="none" w:sz="0" w:space="0" w:color="auto"/>
              </w:divBdr>
            </w:div>
            <w:div w:id="290134394">
              <w:marLeft w:val="0"/>
              <w:marRight w:val="0"/>
              <w:marTop w:val="0"/>
              <w:marBottom w:val="0"/>
              <w:divBdr>
                <w:top w:val="none" w:sz="0" w:space="0" w:color="auto"/>
                <w:left w:val="none" w:sz="0" w:space="0" w:color="auto"/>
                <w:bottom w:val="none" w:sz="0" w:space="0" w:color="auto"/>
                <w:right w:val="none" w:sz="0" w:space="0" w:color="auto"/>
              </w:divBdr>
            </w:div>
            <w:div w:id="291059532">
              <w:marLeft w:val="0"/>
              <w:marRight w:val="0"/>
              <w:marTop w:val="0"/>
              <w:marBottom w:val="0"/>
              <w:divBdr>
                <w:top w:val="none" w:sz="0" w:space="0" w:color="auto"/>
                <w:left w:val="none" w:sz="0" w:space="0" w:color="auto"/>
                <w:bottom w:val="none" w:sz="0" w:space="0" w:color="auto"/>
                <w:right w:val="none" w:sz="0" w:space="0" w:color="auto"/>
              </w:divBdr>
            </w:div>
            <w:div w:id="291206458">
              <w:marLeft w:val="0"/>
              <w:marRight w:val="0"/>
              <w:marTop w:val="0"/>
              <w:marBottom w:val="0"/>
              <w:divBdr>
                <w:top w:val="none" w:sz="0" w:space="0" w:color="auto"/>
                <w:left w:val="none" w:sz="0" w:space="0" w:color="auto"/>
                <w:bottom w:val="none" w:sz="0" w:space="0" w:color="auto"/>
                <w:right w:val="none" w:sz="0" w:space="0" w:color="auto"/>
              </w:divBdr>
            </w:div>
            <w:div w:id="291912366">
              <w:marLeft w:val="0"/>
              <w:marRight w:val="0"/>
              <w:marTop w:val="0"/>
              <w:marBottom w:val="0"/>
              <w:divBdr>
                <w:top w:val="none" w:sz="0" w:space="0" w:color="auto"/>
                <w:left w:val="none" w:sz="0" w:space="0" w:color="auto"/>
                <w:bottom w:val="none" w:sz="0" w:space="0" w:color="auto"/>
                <w:right w:val="none" w:sz="0" w:space="0" w:color="auto"/>
              </w:divBdr>
            </w:div>
            <w:div w:id="292177662">
              <w:marLeft w:val="0"/>
              <w:marRight w:val="0"/>
              <w:marTop w:val="0"/>
              <w:marBottom w:val="0"/>
              <w:divBdr>
                <w:top w:val="none" w:sz="0" w:space="0" w:color="auto"/>
                <w:left w:val="none" w:sz="0" w:space="0" w:color="auto"/>
                <w:bottom w:val="none" w:sz="0" w:space="0" w:color="auto"/>
                <w:right w:val="none" w:sz="0" w:space="0" w:color="auto"/>
              </w:divBdr>
            </w:div>
            <w:div w:id="292640237">
              <w:marLeft w:val="0"/>
              <w:marRight w:val="0"/>
              <w:marTop w:val="0"/>
              <w:marBottom w:val="0"/>
              <w:divBdr>
                <w:top w:val="none" w:sz="0" w:space="0" w:color="auto"/>
                <w:left w:val="none" w:sz="0" w:space="0" w:color="auto"/>
                <w:bottom w:val="none" w:sz="0" w:space="0" w:color="auto"/>
                <w:right w:val="none" w:sz="0" w:space="0" w:color="auto"/>
              </w:divBdr>
            </w:div>
            <w:div w:id="292753517">
              <w:marLeft w:val="0"/>
              <w:marRight w:val="0"/>
              <w:marTop w:val="0"/>
              <w:marBottom w:val="0"/>
              <w:divBdr>
                <w:top w:val="none" w:sz="0" w:space="0" w:color="auto"/>
                <w:left w:val="none" w:sz="0" w:space="0" w:color="auto"/>
                <w:bottom w:val="none" w:sz="0" w:space="0" w:color="auto"/>
                <w:right w:val="none" w:sz="0" w:space="0" w:color="auto"/>
              </w:divBdr>
            </w:div>
            <w:div w:id="293026148">
              <w:marLeft w:val="0"/>
              <w:marRight w:val="0"/>
              <w:marTop w:val="0"/>
              <w:marBottom w:val="0"/>
              <w:divBdr>
                <w:top w:val="none" w:sz="0" w:space="0" w:color="auto"/>
                <w:left w:val="none" w:sz="0" w:space="0" w:color="auto"/>
                <w:bottom w:val="none" w:sz="0" w:space="0" w:color="auto"/>
                <w:right w:val="none" w:sz="0" w:space="0" w:color="auto"/>
              </w:divBdr>
            </w:div>
            <w:div w:id="293484371">
              <w:marLeft w:val="0"/>
              <w:marRight w:val="0"/>
              <w:marTop w:val="0"/>
              <w:marBottom w:val="0"/>
              <w:divBdr>
                <w:top w:val="none" w:sz="0" w:space="0" w:color="auto"/>
                <w:left w:val="none" w:sz="0" w:space="0" w:color="auto"/>
                <w:bottom w:val="none" w:sz="0" w:space="0" w:color="auto"/>
                <w:right w:val="none" w:sz="0" w:space="0" w:color="auto"/>
              </w:divBdr>
            </w:div>
            <w:div w:id="294793352">
              <w:marLeft w:val="0"/>
              <w:marRight w:val="0"/>
              <w:marTop w:val="0"/>
              <w:marBottom w:val="0"/>
              <w:divBdr>
                <w:top w:val="none" w:sz="0" w:space="0" w:color="auto"/>
                <w:left w:val="none" w:sz="0" w:space="0" w:color="auto"/>
                <w:bottom w:val="none" w:sz="0" w:space="0" w:color="auto"/>
                <w:right w:val="none" w:sz="0" w:space="0" w:color="auto"/>
              </w:divBdr>
            </w:div>
            <w:div w:id="296108603">
              <w:marLeft w:val="0"/>
              <w:marRight w:val="0"/>
              <w:marTop w:val="0"/>
              <w:marBottom w:val="0"/>
              <w:divBdr>
                <w:top w:val="none" w:sz="0" w:space="0" w:color="auto"/>
                <w:left w:val="none" w:sz="0" w:space="0" w:color="auto"/>
                <w:bottom w:val="none" w:sz="0" w:space="0" w:color="auto"/>
                <w:right w:val="none" w:sz="0" w:space="0" w:color="auto"/>
              </w:divBdr>
            </w:div>
            <w:div w:id="296842635">
              <w:marLeft w:val="0"/>
              <w:marRight w:val="0"/>
              <w:marTop w:val="0"/>
              <w:marBottom w:val="0"/>
              <w:divBdr>
                <w:top w:val="none" w:sz="0" w:space="0" w:color="auto"/>
                <w:left w:val="none" w:sz="0" w:space="0" w:color="auto"/>
                <w:bottom w:val="none" w:sz="0" w:space="0" w:color="auto"/>
                <w:right w:val="none" w:sz="0" w:space="0" w:color="auto"/>
              </w:divBdr>
            </w:div>
            <w:div w:id="297220771">
              <w:marLeft w:val="0"/>
              <w:marRight w:val="0"/>
              <w:marTop w:val="0"/>
              <w:marBottom w:val="0"/>
              <w:divBdr>
                <w:top w:val="none" w:sz="0" w:space="0" w:color="auto"/>
                <w:left w:val="none" w:sz="0" w:space="0" w:color="auto"/>
                <w:bottom w:val="none" w:sz="0" w:space="0" w:color="auto"/>
                <w:right w:val="none" w:sz="0" w:space="0" w:color="auto"/>
              </w:divBdr>
            </w:div>
            <w:div w:id="297539056">
              <w:marLeft w:val="0"/>
              <w:marRight w:val="0"/>
              <w:marTop w:val="0"/>
              <w:marBottom w:val="0"/>
              <w:divBdr>
                <w:top w:val="none" w:sz="0" w:space="0" w:color="auto"/>
                <w:left w:val="none" w:sz="0" w:space="0" w:color="auto"/>
                <w:bottom w:val="none" w:sz="0" w:space="0" w:color="auto"/>
                <w:right w:val="none" w:sz="0" w:space="0" w:color="auto"/>
              </w:divBdr>
            </w:div>
            <w:div w:id="300382583">
              <w:marLeft w:val="0"/>
              <w:marRight w:val="0"/>
              <w:marTop w:val="0"/>
              <w:marBottom w:val="0"/>
              <w:divBdr>
                <w:top w:val="none" w:sz="0" w:space="0" w:color="auto"/>
                <w:left w:val="none" w:sz="0" w:space="0" w:color="auto"/>
                <w:bottom w:val="none" w:sz="0" w:space="0" w:color="auto"/>
                <w:right w:val="none" w:sz="0" w:space="0" w:color="auto"/>
              </w:divBdr>
            </w:div>
            <w:div w:id="300616565">
              <w:marLeft w:val="0"/>
              <w:marRight w:val="0"/>
              <w:marTop w:val="0"/>
              <w:marBottom w:val="0"/>
              <w:divBdr>
                <w:top w:val="none" w:sz="0" w:space="0" w:color="auto"/>
                <w:left w:val="none" w:sz="0" w:space="0" w:color="auto"/>
                <w:bottom w:val="none" w:sz="0" w:space="0" w:color="auto"/>
                <w:right w:val="none" w:sz="0" w:space="0" w:color="auto"/>
              </w:divBdr>
            </w:div>
            <w:div w:id="301230832">
              <w:marLeft w:val="0"/>
              <w:marRight w:val="0"/>
              <w:marTop w:val="0"/>
              <w:marBottom w:val="0"/>
              <w:divBdr>
                <w:top w:val="none" w:sz="0" w:space="0" w:color="auto"/>
                <w:left w:val="none" w:sz="0" w:space="0" w:color="auto"/>
                <w:bottom w:val="none" w:sz="0" w:space="0" w:color="auto"/>
                <w:right w:val="none" w:sz="0" w:space="0" w:color="auto"/>
              </w:divBdr>
            </w:div>
            <w:div w:id="301689611">
              <w:marLeft w:val="0"/>
              <w:marRight w:val="0"/>
              <w:marTop w:val="0"/>
              <w:marBottom w:val="0"/>
              <w:divBdr>
                <w:top w:val="none" w:sz="0" w:space="0" w:color="auto"/>
                <w:left w:val="none" w:sz="0" w:space="0" w:color="auto"/>
                <w:bottom w:val="none" w:sz="0" w:space="0" w:color="auto"/>
                <w:right w:val="none" w:sz="0" w:space="0" w:color="auto"/>
              </w:divBdr>
            </w:div>
            <w:div w:id="302277083">
              <w:marLeft w:val="0"/>
              <w:marRight w:val="0"/>
              <w:marTop w:val="0"/>
              <w:marBottom w:val="0"/>
              <w:divBdr>
                <w:top w:val="none" w:sz="0" w:space="0" w:color="auto"/>
                <w:left w:val="none" w:sz="0" w:space="0" w:color="auto"/>
                <w:bottom w:val="none" w:sz="0" w:space="0" w:color="auto"/>
                <w:right w:val="none" w:sz="0" w:space="0" w:color="auto"/>
              </w:divBdr>
            </w:div>
            <w:div w:id="302586646">
              <w:marLeft w:val="0"/>
              <w:marRight w:val="0"/>
              <w:marTop w:val="0"/>
              <w:marBottom w:val="0"/>
              <w:divBdr>
                <w:top w:val="none" w:sz="0" w:space="0" w:color="auto"/>
                <w:left w:val="none" w:sz="0" w:space="0" w:color="auto"/>
                <w:bottom w:val="none" w:sz="0" w:space="0" w:color="auto"/>
                <w:right w:val="none" w:sz="0" w:space="0" w:color="auto"/>
              </w:divBdr>
            </w:div>
            <w:div w:id="303782865">
              <w:marLeft w:val="0"/>
              <w:marRight w:val="0"/>
              <w:marTop w:val="0"/>
              <w:marBottom w:val="0"/>
              <w:divBdr>
                <w:top w:val="none" w:sz="0" w:space="0" w:color="auto"/>
                <w:left w:val="none" w:sz="0" w:space="0" w:color="auto"/>
                <w:bottom w:val="none" w:sz="0" w:space="0" w:color="auto"/>
                <w:right w:val="none" w:sz="0" w:space="0" w:color="auto"/>
              </w:divBdr>
            </w:div>
            <w:div w:id="304429004">
              <w:marLeft w:val="0"/>
              <w:marRight w:val="0"/>
              <w:marTop w:val="0"/>
              <w:marBottom w:val="0"/>
              <w:divBdr>
                <w:top w:val="none" w:sz="0" w:space="0" w:color="auto"/>
                <w:left w:val="none" w:sz="0" w:space="0" w:color="auto"/>
                <w:bottom w:val="none" w:sz="0" w:space="0" w:color="auto"/>
                <w:right w:val="none" w:sz="0" w:space="0" w:color="auto"/>
              </w:divBdr>
            </w:div>
            <w:div w:id="304433684">
              <w:marLeft w:val="0"/>
              <w:marRight w:val="0"/>
              <w:marTop w:val="0"/>
              <w:marBottom w:val="0"/>
              <w:divBdr>
                <w:top w:val="none" w:sz="0" w:space="0" w:color="auto"/>
                <w:left w:val="none" w:sz="0" w:space="0" w:color="auto"/>
                <w:bottom w:val="none" w:sz="0" w:space="0" w:color="auto"/>
                <w:right w:val="none" w:sz="0" w:space="0" w:color="auto"/>
              </w:divBdr>
            </w:div>
            <w:div w:id="305546343">
              <w:marLeft w:val="0"/>
              <w:marRight w:val="0"/>
              <w:marTop w:val="0"/>
              <w:marBottom w:val="0"/>
              <w:divBdr>
                <w:top w:val="none" w:sz="0" w:space="0" w:color="auto"/>
                <w:left w:val="none" w:sz="0" w:space="0" w:color="auto"/>
                <w:bottom w:val="none" w:sz="0" w:space="0" w:color="auto"/>
                <w:right w:val="none" w:sz="0" w:space="0" w:color="auto"/>
              </w:divBdr>
            </w:div>
            <w:div w:id="306402065">
              <w:marLeft w:val="0"/>
              <w:marRight w:val="0"/>
              <w:marTop w:val="0"/>
              <w:marBottom w:val="0"/>
              <w:divBdr>
                <w:top w:val="none" w:sz="0" w:space="0" w:color="auto"/>
                <w:left w:val="none" w:sz="0" w:space="0" w:color="auto"/>
                <w:bottom w:val="none" w:sz="0" w:space="0" w:color="auto"/>
                <w:right w:val="none" w:sz="0" w:space="0" w:color="auto"/>
              </w:divBdr>
            </w:div>
            <w:div w:id="307711820">
              <w:marLeft w:val="0"/>
              <w:marRight w:val="0"/>
              <w:marTop w:val="0"/>
              <w:marBottom w:val="0"/>
              <w:divBdr>
                <w:top w:val="none" w:sz="0" w:space="0" w:color="auto"/>
                <w:left w:val="none" w:sz="0" w:space="0" w:color="auto"/>
                <w:bottom w:val="none" w:sz="0" w:space="0" w:color="auto"/>
                <w:right w:val="none" w:sz="0" w:space="0" w:color="auto"/>
              </w:divBdr>
            </w:div>
            <w:div w:id="308167270">
              <w:marLeft w:val="0"/>
              <w:marRight w:val="0"/>
              <w:marTop w:val="0"/>
              <w:marBottom w:val="0"/>
              <w:divBdr>
                <w:top w:val="none" w:sz="0" w:space="0" w:color="auto"/>
                <w:left w:val="none" w:sz="0" w:space="0" w:color="auto"/>
                <w:bottom w:val="none" w:sz="0" w:space="0" w:color="auto"/>
                <w:right w:val="none" w:sz="0" w:space="0" w:color="auto"/>
              </w:divBdr>
            </w:div>
            <w:div w:id="308243282">
              <w:marLeft w:val="0"/>
              <w:marRight w:val="0"/>
              <w:marTop w:val="0"/>
              <w:marBottom w:val="0"/>
              <w:divBdr>
                <w:top w:val="none" w:sz="0" w:space="0" w:color="auto"/>
                <w:left w:val="none" w:sz="0" w:space="0" w:color="auto"/>
                <w:bottom w:val="none" w:sz="0" w:space="0" w:color="auto"/>
                <w:right w:val="none" w:sz="0" w:space="0" w:color="auto"/>
              </w:divBdr>
            </w:div>
            <w:div w:id="309946342">
              <w:marLeft w:val="0"/>
              <w:marRight w:val="0"/>
              <w:marTop w:val="0"/>
              <w:marBottom w:val="0"/>
              <w:divBdr>
                <w:top w:val="none" w:sz="0" w:space="0" w:color="auto"/>
                <w:left w:val="none" w:sz="0" w:space="0" w:color="auto"/>
                <w:bottom w:val="none" w:sz="0" w:space="0" w:color="auto"/>
                <w:right w:val="none" w:sz="0" w:space="0" w:color="auto"/>
              </w:divBdr>
            </w:div>
            <w:div w:id="310523651">
              <w:marLeft w:val="0"/>
              <w:marRight w:val="0"/>
              <w:marTop w:val="0"/>
              <w:marBottom w:val="0"/>
              <w:divBdr>
                <w:top w:val="none" w:sz="0" w:space="0" w:color="auto"/>
                <w:left w:val="none" w:sz="0" w:space="0" w:color="auto"/>
                <w:bottom w:val="none" w:sz="0" w:space="0" w:color="auto"/>
                <w:right w:val="none" w:sz="0" w:space="0" w:color="auto"/>
              </w:divBdr>
            </w:div>
            <w:div w:id="311444522">
              <w:marLeft w:val="0"/>
              <w:marRight w:val="0"/>
              <w:marTop w:val="0"/>
              <w:marBottom w:val="0"/>
              <w:divBdr>
                <w:top w:val="none" w:sz="0" w:space="0" w:color="auto"/>
                <w:left w:val="none" w:sz="0" w:space="0" w:color="auto"/>
                <w:bottom w:val="none" w:sz="0" w:space="0" w:color="auto"/>
                <w:right w:val="none" w:sz="0" w:space="0" w:color="auto"/>
              </w:divBdr>
            </w:div>
            <w:div w:id="312490345">
              <w:marLeft w:val="0"/>
              <w:marRight w:val="0"/>
              <w:marTop w:val="0"/>
              <w:marBottom w:val="0"/>
              <w:divBdr>
                <w:top w:val="none" w:sz="0" w:space="0" w:color="auto"/>
                <w:left w:val="none" w:sz="0" w:space="0" w:color="auto"/>
                <w:bottom w:val="none" w:sz="0" w:space="0" w:color="auto"/>
                <w:right w:val="none" w:sz="0" w:space="0" w:color="auto"/>
              </w:divBdr>
            </w:div>
            <w:div w:id="312565406">
              <w:marLeft w:val="0"/>
              <w:marRight w:val="0"/>
              <w:marTop w:val="0"/>
              <w:marBottom w:val="0"/>
              <w:divBdr>
                <w:top w:val="none" w:sz="0" w:space="0" w:color="auto"/>
                <w:left w:val="none" w:sz="0" w:space="0" w:color="auto"/>
                <w:bottom w:val="none" w:sz="0" w:space="0" w:color="auto"/>
                <w:right w:val="none" w:sz="0" w:space="0" w:color="auto"/>
              </w:divBdr>
            </w:div>
            <w:div w:id="313025358">
              <w:marLeft w:val="0"/>
              <w:marRight w:val="0"/>
              <w:marTop w:val="0"/>
              <w:marBottom w:val="0"/>
              <w:divBdr>
                <w:top w:val="none" w:sz="0" w:space="0" w:color="auto"/>
                <w:left w:val="none" w:sz="0" w:space="0" w:color="auto"/>
                <w:bottom w:val="none" w:sz="0" w:space="0" w:color="auto"/>
                <w:right w:val="none" w:sz="0" w:space="0" w:color="auto"/>
              </w:divBdr>
            </w:div>
            <w:div w:id="315915577">
              <w:marLeft w:val="0"/>
              <w:marRight w:val="0"/>
              <w:marTop w:val="0"/>
              <w:marBottom w:val="0"/>
              <w:divBdr>
                <w:top w:val="none" w:sz="0" w:space="0" w:color="auto"/>
                <w:left w:val="none" w:sz="0" w:space="0" w:color="auto"/>
                <w:bottom w:val="none" w:sz="0" w:space="0" w:color="auto"/>
                <w:right w:val="none" w:sz="0" w:space="0" w:color="auto"/>
              </w:divBdr>
            </w:div>
            <w:div w:id="316153259">
              <w:marLeft w:val="0"/>
              <w:marRight w:val="0"/>
              <w:marTop w:val="0"/>
              <w:marBottom w:val="0"/>
              <w:divBdr>
                <w:top w:val="none" w:sz="0" w:space="0" w:color="auto"/>
                <w:left w:val="none" w:sz="0" w:space="0" w:color="auto"/>
                <w:bottom w:val="none" w:sz="0" w:space="0" w:color="auto"/>
                <w:right w:val="none" w:sz="0" w:space="0" w:color="auto"/>
              </w:divBdr>
            </w:div>
            <w:div w:id="316224310">
              <w:marLeft w:val="0"/>
              <w:marRight w:val="0"/>
              <w:marTop w:val="0"/>
              <w:marBottom w:val="0"/>
              <w:divBdr>
                <w:top w:val="none" w:sz="0" w:space="0" w:color="auto"/>
                <w:left w:val="none" w:sz="0" w:space="0" w:color="auto"/>
                <w:bottom w:val="none" w:sz="0" w:space="0" w:color="auto"/>
                <w:right w:val="none" w:sz="0" w:space="0" w:color="auto"/>
              </w:divBdr>
            </w:div>
            <w:div w:id="316805099">
              <w:marLeft w:val="0"/>
              <w:marRight w:val="0"/>
              <w:marTop w:val="0"/>
              <w:marBottom w:val="0"/>
              <w:divBdr>
                <w:top w:val="none" w:sz="0" w:space="0" w:color="auto"/>
                <w:left w:val="none" w:sz="0" w:space="0" w:color="auto"/>
                <w:bottom w:val="none" w:sz="0" w:space="0" w:color="auto"/>
                <w:right w:val="none" w:sz="0" w:space="0" w:color="auto"/>
              </w:divBdr>
            </w:div>
            <w:div w:id="317005397">
              <w:marLeft w:val="0"/>
              <w:marRight w:val="0"/>
              <w:marTop w:val="0"/>
              <w:marBottom w:val="0"/>
              <w:divBdr>
                <w:top w:val="none" w:sz="0" w:space="0" w:color="auto"/>
                <w:left w:val="none" w:sz="0" w:space="0" w:color="auto"/>
                <w:bottom w:val="none" w:sz="0" w:space="0" w:color="auto"/>
                <w:right w:val="none" w:sz="0" w:space="0" w:color="auto"/>
              </w:divBdr>
            </w:div>
            <w:div w:id="318507084">
              <w:marLeft w:val="0"/>
              <w:marRight w:val="0"/>
              <w:marTop w:val="0"/>
              <w:marBottom w:val="0"/>
              <w:divBdr>
                <w:top w:val="none" w:sz="0" w:space="0" w:color="auto"/>
                <w:left w:val="none" w:sz="0" w:space="0" w:color="auto"/>
                <w:bottom w:val="none" w:sz="0" w:space="0" w:color="auto"/>
                <w:right w:val="none" w:sz="0" w:space="0" w:color="auto"/>
              </w:divBdr>
            </w:div>
            <w:div w:id="318967372">
              <w:marLeft w:val="0"/>
              <w:marRight w:val="0"/>
              <w:marTop w:val="0"/>
              <w:marBottom w:val="0"/>
              <w:divBdr>
                <w:top w:val="none" w:sz="0" w:space="0" w:color="auto"/>
                <w:left w:val="none" w:sz="0" w:space="0" w:color="auto"/>
                <w:bottom w:val="none" w:sz="0" w:space="0" w:color="auto"/>
                <w:right w:val="none" w:sz="0" w:space="0" w:color="auto"/>
              </w:divBdr>
            </w:div>
            <w:div w:id="320545752">
              <w:marLeft w:val="0"/>
              <w:marRight w:val="0"/>
              <w:marTop w:val="0"/>
              <w:marBottom w:val="0"/>
              <w:divBdr>
                <w:top w:val="none" w:sz="0" w:space="0" w:color="auto"/>
                <w:left w:val="none" w:sz="0" w:space="0" w:color="auto"/>
                <w:bottom w:val="none" w:sz="0" w:space="0" w:color="auto"/>
                <w:right w:val="none" w:sz="0" w:space="0" w:color="auto"/>
              </w:divBdr>
            </w:div>
            <w:div w:id="324674004">
              <w:marLeft w:val="0"/>
              <w:marRight w:val="0"/>
              <w:marTop w:val="0"/>
              <w:marBottom w:val="0"/>
              <w:divBdr>
                <w:top w:val="none" w:sz="0" w:space="0" w:color="auto"/>
                <w:left w:val="none" w:sz="0" w:space="0" w:color="auto"/>
                <w:bottom w:val="none" w:sz="0" w:space="0" w:color="auto"/>
                <w:right w:val="none" w:sz="0" w:space="0" w:color="auto"/>
              </w:divBdr>
            </w:div>
            <w:div w:id="324935285">
              <w:marLeft w:val="0"/>
              <w:marRight w:val="0"/>
              <w:marTop w:val="0"/>
              <w:marBottom w:val="0"/>
              <w:divBdr>
                <w:top w:val="none" w:sz="0" w:space="0" w:color="auto"/>
                <w:left w:val="none" w:sz="0" w:space="0" w:color="auto"/>
                <w:bottom w:val="none" w:sz="0" w:space="0" w:color="auto"/>
                <w:right w:val="none" w:sz="0" w:space="0" w:color="auto"/>
              </w:divBdr>
            </w:div>
            <w:div w:id="325328820">
              <w:marLeft w:val="0"/>
              <w:marRight w:val="0"/>
              <w:marTop w:val="0"/>
              <w:marBottom w:val="0"/>
              <w:divBdr>
                <w:top w:val="none" w:sz="0" w:space="0" w:color="auto"/>
                <w:left w:val="none" w:sz="0" w:space="0" w:color="auto"/>
                <w:bottom w:val="none" w:sz="0" w:space="0" w:color="auto"/>
                <w:right w:val="none" w:sz="0" w:space="0" w:color="auto"/>
              </w:divBdr>
            </w:div>
            <w:div w:id="326708900">
              <w:marLeft w:val="0"/>
              <w:marRight w:val="0"/>
              <w:marTop w:val="0"/>
              <w:marBottom w:val="0"/>
              <w:divBdr>
                <w:top w:val="none" w:sz="0" w:space="0" w:color="auto"/>
                <w:left w:val="none" w:sz="0" w:space="0" w:color="auto"/>
                <w:bottom w:val="none" w:sz="0" w:space="0" w:color="auto"/>
                <w:right w:val="none" w:sz="0" w:space="0" w:color="auto"/>
              </w:divBdr>
              <w:divsChild>
                <w:div w:id="273100630">
                  <w:marLeft w:val="0"/>
                  <w:marRight w:val="0"/>
                  <w:marTop w:val="0"/>
                  <w:marBottom w:val="0"/>
                  <w:divBdr>
                    <w:top w:val="none" w:sz="0" w:space="0" w:color="auto"/>
                    <w:left w:val="none" w:sz="0" w:space="0" w:color="auto"/>
                    <w:bottom w:val="none" w:sz="0" w:space="0" w:color="auto"/>
                    <w:right w:val="none" w:sz="0" w:space="0" w:color="auto"/>
                  </w:divBdr>
                </w:div>
                <w:div w:id="494077359">
                  <w:marLeft w:val="0"/>
                  <w:marRight w:val="0"/>
                  <w:marTop w:val="0"/>
                  <w:marBottom w:val="0"/>
                  <w:divBdr>
                    <w:top w:val="none" w:sz="0" w:space="0" w:color="auto"/>
                    <w:left w:val="none" w:sz="0" w:space="0" w:color="auto"/>
                    <w:bottom w:val="none" w:sz="0" w:space="0" w:color="auto"/>
                    <w:right w:val="none" w:sz="0" w:space="0" w:color="auto"/>
                  </w:divBdr>
                </w:div>
                <w:div w:id="623074941">
                  <w:marLeft w:val="0"/>
                  <w:marRight w:val="0"/>
                  <w:marTop w:val="0"/>
                  <w:marBottom w:val="0"/>
                  <w:divBdr>
                    <w:top w:val="none" w:sz="0" w:space="0" w:color="auto"/>
                    <w:left w:val="none" w:sz="0" w:space="0" w:color="auto"/>
                    <w:bottom w:val="none" w:sz="0" w:space="0" w:color="auto"/>
                    <w:right w:val="none" w:sz="0" w:space="0" w:color="auto"/>
                  </w:divBdr>
                </w:div>
                <w:div w:id="807278918">
                  <w:marLeft w:val="0"/>
                  <w:marRight w:val="0"/>
                  <w:marTop w:val="0"/>
                  <w:marBottom w:val="0"/>
                  <w:divBdr>
                    <w:top w:val="none" w:sz="0" w:space="0" w:color="auto"/>
                    <w:left w:val="none" w:sz="0" w:space="0" w:color="auto"/>
                    <w:bottom w:val="none" w:sz="0" w:space="0" w:color="auto"/>
                    <w:right w:val="none" w:sz="0" w:space="0" w:color="auto"/>
                  </w:divBdr>
                </w:div>
                <w:div w:id="971521851">
                  <w:marLeft w:val="0"/>
                  <w:marRight w:val="0"/>
                  <w:marTop w:val="0"/>
                  <w:marBottom w:val="0"/>
                  <w:divBdr>
                    <w:top w:val="none" w:sz="0" w:space="0" w:color="auto"/>
                    <w:left w:val="none" w:sz="0" w:space="0" w:color="auto"/>
                    <w:bottom w:val="none" w:sz="0" w:space="0" w:color="auto"/>
                    <w:right w:val="none" w:sz="0" w:space="0" w:color="auto"/>
                  </w:divBdr>
                </w:div>
                <w:div w:id="1348677677">
                  <w:marLeft w:val="0"/>
                  <w:marRight w:val="0"/>
                  <w:marTop w:val="0"/>
                  <w:marBottom w:val="0"/>
                  <w:divBdr>
                    <w:top w:val="none" w:sz="0" w:space="0" w:color="auto"/>
                    <w:left w:val="none" w:sz="0" w:space="0" w:color="auto"/>
                    <w:bottom w:val="none" w:sz="0" w:space="0" w:color="auto"/>
                    <w:right w:val="none" w:sz="0" w:space="0" w:color="auto"/>
                  </w:divBdr>
                </w:div>
                <w:div w:id="1662737402">
                  <w:marLeft w:val="0"/>
                  <w:marRight w:val="0"/>
                  <w:marTop w:val="0"/>
                  <w:marBottom w:val="0"/>
                  <w:divBdr>
                    <w:top w:val="none" w:sz="0" w:space="0" w:color="auto"/>
                    <w:left w:val="none" w:sz="0" w:space="0" w:color="auto"/>
                    <w:bottom w:val="none" w:sz="0" w:space="0" w:color="auto"/>
                    <w:right w:val="none" w:sz="0" w:space="0" w:color="auto"/>
                  </w:divBdr>
                </w:div>
              </w:divsChild>
            </w:div>
            <w:div w:id="327221842">
              <w:marLeft w:val="0"/>
              <w:marRight w:val="0"/>
              <w:marTop w:val="0"/>
              <w:marBottom w:val="0"/>
              <w:divBdr>
                <w:top w:val="none" w:sz="0" w:space="0" w:color="auto"/>
                <w:left w:val="none" w:sz="0" w:space="0" w:color="auto"/>
                <w:bottom w:val="none" w:sz="0" w:space="0" w:color="auto"/>
                <w:right w:val="none" w:sz="0" w:space="0" w:color="auto"/>
              </w:divBdr>
            </w:div>
            <w:div w:id="327295287">
              <w:marLeft w:val="0"/>
              <w:marRight w:val="0"/>
              <w:marTop w:val="0"/>
              <w:marBottom w:val="0"/>
              <w:divBdr>
                <w:top w:val="none" w:sz="0" w:space="0" w:color="auto"/>
                <w:left w:val="none" w:sz="0" w:space="0" w:color="auto"/>
                <w:bottom w:val="none" w:sz="0" w:space="0" w:color="auto"/>
                <w:right w:val="none" w:sz="0" w:space="0" w:color="auto"/>
              </w:divBdr>
            </w:div>
            <w:div w:id="327364077">
              <w:marLeft w:val="0"/>
              <w:marRight w:val="0"/>
              <w:marTop w:val="0"/>
              <w:marBottom w:val="0"/>
              <w:divBdr>
                <w:top w:val="none" w:sz="0" w:space="0" w:color="auto"/>
                <w:left w:val="none" w:sz="0" w:space="0" w:color="auto"/>
                <w:bottom w:val="none" w:sz="0" w:space="0" w:color="auto"/>
                <w:right w:val="none" w:sz="0" w:space="0" w:color="auto"/>
              </w:divBdr>
            </w:div>
            <w:div w:id="328366875">
              <w:marLeft w:val="0"/>
              <w:marRight w:val="0"/>
              <w:marTop w:val="0"/>
              <w:marBottom w:val="0"/>
              <w:divBdr>
                <w:top w:val="none" w:sz="0" w:space="0" w:color="auto"/>
                <w:left w:val="none" w:sz="0" w:space="0" w:color="auto"/>
                <w:bottom w:val="none" w:sz="0" w:space="0" w:color="auto"/>
                <w:right w:val="none" w:sz="0" w:space="0" w:color="auto"/>
              </w:divBdr>
            </w:div>
            <w:div w:id="328489946">
              <w:marLeft w:val="0"/>
              <w:marRight w:val="0"/>
              <w:marTop w:val="0"/>
              <w:marBottom w:val="0"/>
              <w:divBdr>
                <w:top w:val="none" w:sz="0" w:space="0" w:color="auto"/>
                <w:left w:val="none" w:sz="0" w:space="0" w:color="auto"/>
                <w:bottom w:val="none" w:sz="0" w:space="0" w:color="auto"/>
                <w:right w:val="none" w:sz="0" w:space="0" w:color="auto"/>
              </w:divBdr>
            </w:div>
            <w:div w:id="328681987">
              <w:marLeft w:val="0"/>
              <w:marRight w:val="0"/>
              <w:marTop w:val="0"/>
              <w:marBottom w:val="0"/>
              <w:divBdr>
                <w:top w:val="none" w:sz="0" w:space="0" w:color="auto"/>
                <w:left w:val="none" w:sz="0" w:space="0" w:color="auto"/>
                <w:bottom w:val="none" w:sz="0" w:space="0" w:color="auto"/>
                <w:right w:val="none" w:sz="0" w:space="0" w:color="auto"/>
              </w:divBdr>
            </w:div>
            <w:div w:id="329214479">
              <w:marLeft w:val="0"/>
              <w:marRight w:val="0"/>
              <w:marTop w:val="0"/>
              <w:marBottom w:val="0"/>
              <w:divBdr>
                <w:top w:val="none" w:sz="0" w:space="0" w:color="auto"/>
                <w:left w:val="none" w:sz="0" w:space="0" w:color="auto"/>
                <w:bottom w:val="none" w:sz="0" w:space="0" w:color="auto"/>
                <w:right w:val="none" w:sz="0" w:space="0" w:color="auto"/>
              </w:divBdr>
            </w:div>
            <w:div w:id="329984454">
              <w:marLeft w:val="0"/>
              <w:marRight w:val="0"/>
              <w:marTop w:val="0"/>
              <w:marBottom w:val="0"/>
              <w:divBdr>
                <w:top w:val="none" w:sz="0" w:space="0" w:color="auto"/>
                <w:left w:val="none" w:sz="0" w:space="0" w:color="auto"/>
                <w:bottom w:val="none" w:sz="0" w:space="0" w:color="auto"/>
                <w:right w:val="none" w:sz="0" w:space="0" w:color="auto"/>
              </w:divBdr>
            </w:div>
            <w:div w:id="330333679">
              <w:marLeft w:val="0"/>
              <w:marRight w:val="0"/>
              <w:marTop w:val="0"/>
              <w:marBottom w:val="0"/>
              <w:divBdr>
                <w:top w:val="none" w:sz="0" w:space="0" w:color="auto"/>
                <w:left w:val="none" w:sz="0" w:space="0" w:color="auto"/>
                <w:bottom w:val="none" w:sz="0" w:space="0" w:color="auto"/>
                <w:right w:val="none" w:sz="0" w:space="0" w:color="auto"/>
              </w:divBdr>
            </w:div>
            <w:div w:id="331378184">
              <w:marLeft w:val="0"/>
              <w:marRight w:val="0"/>
              <w:marTop w:val="0"/>
              <w:marBottom w:val="0"/>
              <w:divBdr>
                <w:top w:val="none" w:sz="0" w:space="0" w:color="auto"/>
                <w:left w:val="none" w:sz="0" w:space="0" w:color="auto"/>
                <w:bottom w:val="none" w:sz="0" w:space="0" w:color="auto"/>
                <w:right w:val="none" w:sz="0" w:space="0" w:color="auto"/>
              </w:divBdr>
            </w:div>
            <w:div w:id="332026768">
              <w:marLeft w:val="0"/>
              <w:marRight w:val="0"/>
              <w:marTop w:val="0"/>
              <w:marBottom w:val="0"/>
              <w:divBdr>
                <w:top w:val="none" w:sz="0" w:space="0" w:color="auto"/>
                <w:left w:val="none" w:sz="0" w:space="0" w:color="auto"/>
                <w:bottom w:val="none" w:sz="0" w:space="0" w:color="auto"/>
                <w:right w:val="none" w:sz="0" w:space="0" w:color="auto"/>
              </w:divBdr>
            </w:div>
            <w:div w:id="332607674">
              <w:marLeft w:val="0"/>
              <w:marRight w:val="0"/>
              <w:marTop w:val="0"/>
              <w:marBottom w:val="0"/>
              <w:divBdr>
                <w:top w:val="none" w:sz="0" w:space="0" w:color="auto"/>
                <w:left w:val="none" w:sz="0" w:space="0" w:color="auto"/>
                <w:bottom w:val="none" w:sz="0" w:space="0" w:color="auto"/>
                <w:right w:val="none" w:sz="0" w:space="0" w:color="auto"/>
              </w:divBdr>
            </w:div>
            <w:div w:id="333335981">
              <w:marLeft w:val="0"/>
              <w:marRight w:val="0"/>
              <w:marTop w:val="0"/>
              <w:marBottom w:val="0"/>
              <w:divBdr>
                <w:top w:val="none" w:sz="0" w:space="0" w:color="auto"/>
                <w:left w:val="none" w:sz="0" w:space="0" w:color="auto"/>
                <w:bottom w:val="none" w:sz="0" w:space="0" w:color="auto"/>
                <w:right w:val="none" w:sz="0" w:space="0" w:color="auto"/>
              </w:divBdr>
              <w:divsChild>
                <w:div w:id="429085879">
                  <w:marLeft w:val="0"/>
                  <w:marRight w:val="0"/>
                  <w:marTop w:val="0"/>
                  <w:marBottom w:val="0"/>
                  <w:divBdr>
                    <w:top w:val="none" w:sz="0" w:space="0" w:color="auto"/>
                    <w:left w:val="none" w:sz="0" w:space="0" w:color="auto"/>
                    <w:bottom w:val="none" w:sz="0" w:space="0" w:color="auto"/>
                    <w:right w:val="none" w:sz="0" w:space="0" w:color="auto"/>
                  </w:divBdr>
                </w:div>
              </w:divsChild>
            </w:div>
            <w:div w:id="333580015">
              <w:marLeft w:val="0"/>
              <w:marRight w:val="0"/>
              <w:marTop w:val="0"/>
              <w:marBottom w:val="0"/>
              <w:divBdr>
                <w:top w:val="none" w:sz="0" w:space="0" w:color="auto"/>
                <w:left w:val="none" w:sz="0" w:space="0" w:color="auto"/>
                <w:bottom w:val="none" w:sz="0" w:space="0" w:color="auto"/>
                <w:right w:val="none" w:sz="0" w:space="0" w:color="auto"/>
              </w:divBdr>
            </w:div>
            <w:div w:id="333996170">
              <w:marLeft w:val="0"/>
              <w:marRight w:val="0"/>
              <w:marTop w:val="0"/>
              <w:marBottom w:val="0"/>
              <w:divBdr>
                <w:top w:val="none" w:sz="0" w:space="0" w:color="auto"/>
                <w:left w:val="none" w:sz="0" w:space="0" w:color="auto"/>
                <w:bottom w:val="none" w:sz="0" w:space="0" w:color="auto"/>
                <w:right w:val="none" w:sz="0" w:space="0" w:color="auto"/>
              </w:divBdr>
            </w:div>
            <w:div w:id="334575942">
              <w:marLeft w:val="0"/>
              <w:marRight w:val="0"/>
              <w:marTop w:val="0"/>
              <w:marBottom w:val="0"/>
              <w:divBdr>
                <w:top w:val="none" w:sz="0" w:space="0" w:color="auto"/>
                <w:left w:val="none" w:sz="0" w:space="0" w:color="auto"/>
                <w:bottom w:val="none" w:sz="0" w:space="0" w:color="auto"/>
                <w:right w:val="none" w:sz="0" w:space="0" w:color="auto"/>
              </w:divBdr>
            </w:div>
            <w:div w:id="334962597">
              <w:marLeft w:val="0"/>
              <w:marRight w:val="0"/>
              <w:marTop w:val="0"/>
              <w:marBottom w:val="0"/>
              <w:divBdr>
                <w:top w:val="none" w:sz="0" w:space="0" w:color="auto"/>
                <w:left w:val="none" w:sz="0" w:space="0" w:color="auto"/>
                <w:bottom w:val="none" w:sz="0" w:space="0" w:color="auto"/>
                <w:right w:val="none" w:sz="0" w:space="0" w:color="auto"/>
              </w:divBdr>
            </w:div>
            <w:div w:id="335033097">
              <w:marLeft w:val="0"/>
              <w:marRight w:val="0"/>
              <w:marTop w:val="0"/>
              <w:marBottom w:val="0"/>
              <w:divBdr>
                <w:top w:val="none" w:sz="0" w:space="0" w:color="auto"/>
                <w:left w:val="none" w:sz="0" w:space="0" w:color="auto"/>
                <w:bottom w:val="none" w:sz="0" w:space="0" w:color="auto"/>
                <w:right w:val="none" w:sz="0" w:space="0" w:color="auto"/>
              </w:divBdr>
            </w:div>
            <w:div w:id="335695444">
              <w:marLeft w:val="0"/>
              <w:marRight w:val="0"/>
              <w:marTop w:val="0"/>
              <w:marBottom w:val="0"/>
              <w:divBdr>
                <w:top w:val="none" w:sz="0" w:space="0" w:color="auto"/>
                <w:left w:val="none" w:sz="0" w:space="0" w:color="auto"/>
                <w:bottom w:val="none" w:sz="0" w:space="0" w:color="auto"/>
                <w:right w:val="none" w:sz="0" w:space="0" w:color="auto"/>
              </w:divBdr>
            </w:div>
            <w:div w:id="336228872">
              <w:marLeft w:val="0"/>
              <w:marRight w:val="0"/>
              <w:marTop w:val="0"/>
              <w:marBottom w:val="0"/>
              <w:divBdr>
                <w:top w:val="none" w:sz="0" w:space="0" w:color="auto"/>
                <w:left w:val="none" w:sz="0" w:space="0" w:color="auto"/>
                <w:bottom w:val="none" w:sz="0" w:space="0" w:color="auto"/>
                <w:right w:val="none" w:sz="0" w:space="0" w:color="auto"/>
              </w:divBdr>
            </w:div>
            <w:div w:id="336662034">
              <w:marLeft w:val="0"/>
              <w:marRight w:val="0"/>
              <w:marTop w:val="0"/>
              <w:marBottom w:val="0"/>
              <w:divBdr>
                <w:top w:val="none" w:sz="0" w:space="0" w:color="auto"/>
                <w:left w:val="none" w:sz="0" w:space="0" w:color="auto"/>
                <w:bottom w:val="none" w:sz="0" w:space="0" w:color="auto"/>
                <w:right w:val="none" w:sz="0" w:space="0" w:color="auto"/>
              </w:divBdr>
            </w:div>
            <w:div w:id="336932708">
              <w:marLeft w:val="0"/>
              <w:marRight w:val="0"/>
              <w:marTop w:val="0"/>
              <w:marBottom w:val="0"/>
              <w:divBdr>
                <w:top w:val="none" w:sz="0" w:space="0" w:color="auto"/>
                <w:left w:val="none" w:sz="0" w:space="0" w:color="auto"/>
                <w:bottom w:val="none" w:sz="0" w:space="0" w:color="auto"/>
                <w:right w:val="none" w:sz="0" w:space="0" w:color="auto"/>
              </w:divBdr>
            </w:div>
            <w:div w:id="337123189">
              <w:marLeft w:val="0"/>
              <w:marRight w:val="0"/>
              <w:marTop w:val="0"/>
              <w:marBottom w:val="0"/>
              <w:divBdr>
                <w:top w:val="none" w:sz="0" w:space="0" w:color="auto"/>
                <w:left w:val="none" w:sz="0" w:space="0" w:color="auto"/>
                <w:bottom w:val="none" w:sz="0" w:space="0" w:color="auto"/>
                <w:right w:val="none" w:sz="0" w:space="0" w:color="auto"/>
              </w:divBdr>
            </w:div>
            <w:div w:id="340086399">
              <w:marLeft w:val="0"/>
              <w:marRight w:val="0"/>
              <w:marTop w:val="0"/>
              <w:marBottom w:val="0"/>
              <w:divBdr>
                <w:top w:val="none" w:sz="0" w:space="0" w:color="auto"/>
                <w:left w:val="none" w:sz="0" w:space="0" w:color="auto"/>
                <w:bottom w:val="none" w:sz="0" w:space="0" w:color="auto"/>
                <w:right w:val="none" w:sz="0" w:space="0" w:color="auto"/>
              </w:divBdr>
            </w:div>
            <w:div w:id="341512367">
              <w:marLeft w:val="0"/>
              <w:marRight w:val="0"/>
              <w:marTop w:val="0"/>
              <w:marBottom w:val="0"/>
              <w:divBdr>
                <w:top w:val="none" w:sz="0" w:space="0" w:color="auto"/>
                <w:left w:val="none" w:sz="0" w:space="0" w:color="auto"/>
                <w:bottom w:val="none" w:sz="0" w:space="0" w:color="auto"/>
                <w:right w:val="none" w:sz="0" w:space="0" w:color="auto"/>
              </w:divBdr>
            </w:div>
            <w:div w:id="343167097">
              <w:marLeft w:val="0"/>
              <w:marRight w:val="0"/>
              <w:marTop w:val="0"/>
              <w:marBottom w:val="0"/>
              <w:divBdr>
                <w:top w:val="none" w:sz="0" w:space="0" w:color="auto"/>
                <w:left w:val="none" w:sz="0" w:space="0" w:color="auto"/>
                <w:bottom w:val="none" w:sz="0" w:space="0" w:color="auto"/>
                <w:right w:val="none" w:sz="0" w:space="0" w:color="auto"/>
              </w:divBdr>
            </w:div>
            <w:div w:id="343170598">
              <w:marLeft w:val="0"/>
              <w:marRight w:val="0"/>
              <w:marTop w:val="0"/>
              <w:marBottom w:val="0"/>
              <w:divBdr>
                <w:top w:val="none" w:sz="0" w:space="0" w:color="auto"/>
                <w:left w:val="none" w:sz="0" w:space="0" w:color="auto"/>
                <w:bottom w:val="none" w:sz="0" w:space="0" w:color="auto"/>
                <w:right w:val="none" w:sz="0" w:space="0" w:color="auto"/>
              </w:divBdr>
            </w:div>
            <w:div w:id="344941409">
              <w:marLeft w:val="0"/>
              <w:marRight w:val="0"/>
              <w:marTop w:val="0"/>
              <w:marBottom w:val="0"/>
              <w:divBdr>
                <w:top w:val="none" w:sz="0" w:space="0" w:color="auto"/>
                <w:left w:val="none" w:sz="0" w:space="0" w:color="auto"/>
                <w:bottom w:val="none" w:sz="0" w:space="0" w:color="auto"/>
                <w:right w:val="none" w:sz="0" w:space="0" w:color="auto"/>
              </w:divBdr>
            </w:div>
            <w:div w:id="345253663">
              <w:marLeft w:val="0"/>
              <w:marRight w:val="0"/>
              <w:marTop w:val="0"/>
              <w:marBottom w:val="0"/>
              <w:divBdr>
                <w:top w:val="none" w:sz="0" w:space="0" w:color="auto"/>
                <w:left w:val="none" w:sz="0" w:space="0" w:color="auto"/>
                <w:bottom w:val="none" w:sz="0" w:space="0" w:color="auto"/>
                <w:right w:val="none" w:sz="0" w:space="0" w:color="auto"/>
              </w:divBdr>
            </w:div>
            <w:div w:id="345988414">
              <w:marLeft w:val="0"/>
              <w:marRight w:val="0"/>
              <w:marTop w:val="0"/>
              <w:marBottom w:val="0"/>
              <w:divBdr>
                <w:top w:val="none" w:sz="0" w:space="0" w:color="auto"/>
                <w:left w:val="none" w:sz="0" w:space="0" w:color="auto"/>
                <w:bottom w:val="none" w:sz="0" w:space="0" w:color="auto"/>
                <w:right w:val="none" w:sz="0" w:space="0" w:color="auto"/>
              </w:divBdr>
            </w:div>
            <w:div w:id="346564634">
              <w:marLeft w:val="0"/>
              <w:marRight w:val="0"/>
              <w:marTop w:val="0"/>
              <w:marBottom w:val="0"/>
              <w:divBdr>
                <w:top w:val="none" w:sz="0" w:space="0" w:color="auto"/>
                <w:left w:val="none" w:sz="0" w:space="0" w:color="auto"/>
                <w:bottom w:val="none" w:sz="0" w:space="0" w:color="auto"/>
                <w:right w:val="none" w:sz="0" w:space="0" w:color="auto"/>
              </w:divBdr>
            </w:div>
            <w:div w:id="347295226">
              <w:marLeft w:val="0"/>
              <w:marRight w:val="0"/>
              <w:marTop w:val="0"/>
              <w:marBottom w:val="0"/>
              <w:divBdr>
                <w:top w:val="none" w:sz="0" w:space="0" w:color="auto"/>
                <w:left w:val="none" w:sz="0" w:space="0" w:color="auto"/>
                <w:bottom w:val="none" w:sz="0" w:space="0" w:color="auto"/>
                <w:right w:val="none" w:sz="0" w:space="0" w:color="auto"/>
              </w:divBdr>
            </w:div>
            <w:div w:id="349258372">
              <w:marLeft w:val="0"/>
              <w:marRight w:val="0"/>
              <w:marTop w:val="0"/>
              <w:marBottom w:val="0"/>
              <w:divBdr>
                <w:top w:val="none" w:sz="0" w:space="0" w:color="auto"/>
                <w:left w:val="none" w:sz="0" w:space="0" w:color="auto"/>
                <w:bottom w:val="none" w:sz="0" w:space="0" w:color="auto"/>
                <w:right w:val="none" w:sz="0" w:space="0" w:color="auto"/>
              </w:divBdr>
            </w:div>
            <w:div w:id="349767624">
              <w:marLeft w:val="0"/>
              <w:marRight w:val="0"/>
              <w:marTop w:val="0"/>
              <w:marBottom w:val="0"/>
              <w:divBdr>
                <w:top w:val="none" w:sz="0" w:space="0" w:color="auto"/>
                <w:left w:val="none" w:sz="0" w:space="0" w:color="auto"/>
                <w:bottom w:val="none" w:sz="0" w:space="0" w:color="auto"/>
                <w:right w:val="none" w:sz="0" w:space="0" w:color="auto"/>
              </w:divBdr>
            </w:div>
            <w:div w:id="349913223">
              <w:marLeft w:val="0"/>
              <w:marRight w:val="0"/>
              <w:marTop w:val="0"/>
              <w:marBottom w:val="0"/>
              <w:divBdr>
                <w:top w:val="none" w:sz="0" w:space="0" w:color="auto"/>
                <w:left w:val="none" w:sz="0" w:space="0" w:color="auto"/>
                <w:bottom w:val="none" w:sz="0" w:space="0" w:color="auto"/>
                <w:right w:val="none" w:sz="0" w:space="0" w:color="auto"/>
              </w:divBdr>
            </w:div>
            <w:div w:id="350834804">
              <w:marLeft w:val="0"/>
              <w:marRight w:val="0"/>
              <w:marTop w:val="0"/>
              <w:marBottom w:val="0"/>
              <w:divBdr>
                <w:top w:val="none" w:sz="0" w:space="0" w:color="auto"/>
                <w:left w:val="none" w:sz="0" w:space="0" w:color="auto"/>
                <w:bottom w:val="none" w:sz="0" w:space="0" w:color="auto"/>
                <w:right w:val="none" w:sz="0" w:space="0" w:color="auto"/>
              </w:divBdr>
            </w:div>
            <w:div w:id="351732974">
              <w:marLeft w:val="0"/>
              <w:marRight w:val="0"/>
              <w:marTop w:val="0"/>
              <w:marBottom w:val="0"/>
              <w:divBdr>
                <w:top w:val="none" w:sz="0" w:space="0" w:color="auto"/>
                <w:left w:val="none" w:sz="0" w:space="0" w:color="auto"/>
                <w:bottom w:val="none" w:sz="0" w:space="0" w:color="auto"/>
                <w:right w:val="none" w:sz="0" w:space="0" w:color="auto"/>
              </w:divBdr>
            </w:div>
            <w:div w:id="352221501">
              <w:marLeft w:val="0"/>
              <w:marRight w:val="0"/>
              <w:marTop w:val="0"/>
              <w:marBottom w:val="0"/>
              <w:divBdr>
                <w:top w:val="none" w:sz="0" w:space="0" w:color="auto"/>
                <w:left w:val="none" w:sz="0" w:space="0" w:color="auto"/>
                <w:bottom w:val="none" w:sz="0" w:space="0" w:color="auto"/>
                <w:right w:val="none" w:sz="0" w:space="0" w:color="auto"/>
              </w:divBdr>
            </w:div>
            <w:div w:id="352918824">
              <w:marLeft w:val="0"/>
              <w:marRight w:val="0"/>
              <w:marTop w:val="0"/>
              <w:marBottom w:val="0"/>
              <w:divBdr>
                <w:top w:val="none" w:sz="0" w:space="0" w:color="auto"/>
                <w:left w:val="none" w:sz="0" w:space="0" w:color="auto"/>
                <w:bottom w:val="none" w:sz="0" w:space="0" w:color="auto"/>
                <w:right w:val="none" w:sz="0" w:space="0" w:color="auto"/>
              </w:divBdr>
            </w:div>
            <w:div w:id="356394252">
              <w:marLeft w:val="0"/>
              <w:marRight w:val="0"/>
              <w:marTop w:val="0"/>
              <w:marBottom w:val="0"/>
              <w:divBdr>
                <w:top w:val="none" w:sz="0" w:space="0" w:color="auto"/>
                <w:left w:val="none" w:sz="0" w:space="0" w:color="auto"/>
                <w:bottom w:val="none" w:sz="0" w:space="0" w:color="auto"/>
                <w:right w:val="none" w:sz="0" w:space="0" w:color="auto"/>
              </w:divBdr>
            </w:div>
            <w:div w:id="357506425">
              <w:marLeft w:val="0"/>
              <w:marRight w:val="0"/>
              <w:marTop w:val="0"/>
              <w:marBottom w:val="0"/>
              <w:divBdr>
                <w:top w:val="none" w:sz="0" w:space="0" w:color="auto"/>
                <w:left w:val="none" w:sz="0" w:space="0" w:color="auto"/>
                <w:bottom w:val="none" w:sz="0" w:space="0" w:color="auto"/>
                <w:right w:val="none" w:sz="0" w:space="0" w:color="auto"/>
              </w:divBdr>
            </w:div>
            <w:div w:id="358312295">
              <w:marLeft w:val="0"/>
              <w:marRight w:val="0"/>
              <w:marTop w:val="0"/>
              <w:marBottom w:val="0"/>
              <w:divBdr>
                <w:top w:val="none" w:sz="0" w:space="0" w:color="auto"/>
                <w:left w:val="none" w:sz="0" w:space="0" w:color="auto"/>
                <w:bottom w:val="none" w:sz="0" w:space="0" w:color="auto"/>
                <w:right w:val="none" w:sz="0" w:space="0" w:color="auto"/>
              </w:divBdr>
            </w:div>
            <w:div w:id="360786620">
              <w:marLeft w:val="0"/>
              <w:marRight w:val="0"/>
              <w:marTop w:val="0"/>
              <w:marBottom w:val="0"/>
              <w:divBdr>
                <w:top w:val="none" w:sz="0" w:space="0" w:color="auto"/>
                <w:left w:val="none" w:sz="0" w:space="0" w:color="auto"/>
                <w:bottom w:val="none" w:sz="0" w:space="0" w:color="auto"/>
                <w:right w:val="none" w:sz="0" w:space="0" w:color="auto"/>
              </w:divBdr>
            </w:div>
            <w:div w:id="360790229">
              <w:marLeft w:val="0"/>
              <w:marRight w:val="0"/>
              <w:marTop w:val="0"/>
              <w:marBottom w:val="0"/>
              <w:divBdr>
                <w:top w:val="none" w:sz="0" w:space="0" w:color="auto"/>
                <w:left w:val="none" w:sz="0" w:space="0" w:color="auto"/>
                <w:bottom w:val="none" w:sz="0" w:space="0" w:color="auto"/>
                <w:right w:val="none" w:sz="0" w:space="0" w:color="auto"/>
              </w:divBdr>
            </w:div>
            <w:div w:id="361174140">
              <w:marLeft w:val="0"/>
              <w:marRight w:val="0"/>
              <w:marTop w:val="0"/>
              <w:marBottom w:val="0"/>
              <w:divBdr>
                <w:top w:val="none" w:sz="0" w:space="0" w:color="auto"/>
                <w:left w:val="none" w:sz="0" w:space="0" w:color="auto"/>
                <w:bottom w:val="none" w:sz="0" w:space="0" w:color="auto"/>
                <w:right w:val="none" w:sz="0" w:space="0" w:color="auto"/>
              </w:divBdr>
            </w:div>
            <w:div w:id="361588786">
              <w:marLeft w:val="0"/>
              <w:marRight w:val="0"/>
              <w:marTop w:val="0"/>
              <w:marBottom w:val="0"/>
              <w:divBdr>
                <w:top w:val="none" w:sz="0" w:space="0" w:color="auto"/>
                <w:left w:val="none" w:sz="0" w:space="0" w:color="auto"/>
                <w:bottom w:val="none" w:sz="0" w:space="0" w:color="auto"/>
                <w:right w:val="none" w:sz="0" w:space="0" w:color="auto"/>
              </w:divBdr>
            </w:div>
            <w:div w:id="361708309">
              <w:marLeft w:val="0"/>
              <w:marRight w:val="0"/>
              <w:marTop w:val="0"/>
              <w:marBottom w:val="0"/>
              <w:divBdr>
                <w:top w:val="none" w:sz="0" w:space="0" w:color="auto"/>
                <w:left w:val="none" w:sz="0" w:space="0" w:color="auto"/>
                <w:bottom w:val="none" w:sz="0" w:space="0" w:color="auto"/>
                <w:right w:val="none" w:sz="0" w:space="0" w:color="auto"/>
              </w:divBdr>
            </w:div>
            <w:div w:id="361979632">
              <w:marLeft w:val="0"/>
              <w:marRight w:val="0"/>
              <w:marTop w:val="0"/>
              <w:marBottom w:val="0"/>
              <w:divBdr>
                <w:top w:val="none" w:sz="0" w:space="0" w:color="auto"/>
                <w:left w:val="none" w:sz="0" w:space="0" w:color="auto"/>
                <w:bottom w:val="none" w:sz="0" w:space="0" w:color="auto"/>
                <w:right w:val="none" w:sz="0" w:space="0" w:color="auto"/>
              </w:divBdr>
            </w:div>
            <w:div w:id="362442295">
              <w:marLeft w:val="0"/>
              <w:marRight w:val="0"/>
              <w:marTop w:val="0"/>
              <w:marBottom w:val="0"/>
              <w:divBdr>
                <w:top w:val="none" w:sz="0" w:space="0" w:color="auto"/>
                <w:left w:val="none" w:sz="0" w:space="0" w:color="auto"/>
                <w:bottom w:val="none" w:sz="0" w:space="0" w:color="auto"/>
                <w:right w:val="none" w:sz="0" w:space="0" w:color="auto"/>
              </w:divBdr>
            </w:div>
            <w:div w:id="362633952">
              <w:marLeft w:val="0"/>
              <w:marRight w:val="0"/>
              <w:marTop w:val="0"/>
              <w:marBottom w:val="0"/>
              <w:divBdr>
                <w:top w:val="none" w:sz="0" w:space="0" w:color="auto"/>
                <w:left w:val="none" w:sz="0" w:space="0" w:color="auto"/>
                <w:bottom w:val="none" w:sz="0" w:space="0" w:color="auto"/>
                <w:right w:val="none" w:sz="0" w:space="0" w:color="auto"/>
              </w:divBdr>
            </w:div>
            <w:div w:id="363403181">
              <w:marLeft w:val="0"/>
              <w:marRight w:val="0"/>
              <w:marTop w:val="0"/>
              <w:marBottom w:val="0"/>
              <w:divBdr>
                <w:top w:val="none" w:sz="0" w:space="0" w:color="auto"/>
                <w:left w:val="none" w:sz="0" w:space="0" w:color="auto"/>
                <w:bottom w:val="none" w:sz="0" w:space="0" w:color="auto"/>
                <w:right w:val="none" w:sz="0" w:space="0" w:color="auto"/>
              </w:divBdr>
            </w:div>
            <w:div w:id="363404913">
              <w:marLeft w:val="0"/>
              <w:marRight w:val="0"/>
              <w:marTop w:val="0"/>
              <w:marBottom w:val="0"/>
              <w:divBdr>
                <w:top w:val="none" w:sz="0" w:space="0" w:color="auto"/>
                <w:left w:val="none" w:sz="0" w:space="0" w:color="auto"/>
                <w:bottom w:val="none" w:sz="0" w:space="0" w:color="auto"/>
                <w:right w:val="none" w:sz="0" w:space="0" w:color="auto"/>
              </w:divBdr>
            </w:div>
            <w:div w:id="364450944">
              <w:marLeft w:val="0"/>
              <w:marRight w:val="0"/>
              <w:marTop w:val="0"/>
              <w:marBottom w:val="0"/>
              <w:divBdr>
                <w:top w:val="none" w:sz="0" w:space="0" w:color="auto"/>
                <w:left w:val="none" w:sz="0" w:space="0" w:color="auto"/>
                <w:bottom w:val="none" w:sz="0" w:space="0" w:color="auto"/>
                <w:right w:val="none" w:sz="0" w:space="0" w:color="auto"/>
              </w:divBdr>
            </w:div>
            <w:div w:id="364454393">
              <w:marLeft w:val="0"/>
              <w:marRight w:val="0"/>
              <w:marTop w:val="0"/>
              <w:marBottom w:val="0"/>
              <w:divBdr>
                <w:top w:val="none" w:sz="0" w:space="0" w:color="auto"/>
                <w:left w:val="none" w:sz="0" w:space="0" w:color="auto"/>
                <w:bottom w:val="none" w:sz="0" w:space="0" w:color="auto"/>
                <w:right w:val="none" w:sz="0" w:space="0" w:color="auto"/>
              </w:divBdr>
            </w:div>
            <w:div w:id="364789384">
              <w:marLeft w:val="0"/>
              <w:marRight w:val="0"/>
              <w:marTop w:val="0"/>
              <w:marBottom w:val="0"/>
              <w:divBdr>
                <w:top w:val="none" w:sz="0" w:space="0" w:color="auto"/>
                <w:left w:val="none" w:sz="0" w:space="0" w:color="auto"/>
                <w:bottom w:val="none" w:sz="0" w:space="0" w:color="auto"/>
                <w:right w:val="none" w:sz="0" w:space="0" w:color="auto"/>
              </w:divBdr>
            </w:div>
            <w:div w:id="365180673">
              <w:marLeft w:val="0"/>
              <w:marRight w:val="0"/>
              <w:marTop w:val="0"/>
              <w:marBottom w:val="0"/>
              <w:divBdr>
                <w:top w:val="none" w:sz="0" w:space="0" w:color="auto"/>
                <w:left w:val="none" w:sz="0" w:space="0" w:color="auto"/>
                <w:bottom w:val="none" w:sz="0" w:space="0" w:color="auto"/>
                <w:right w:val="none" w:sz="0" w:space="0" w:color="auto"/>
              </w:divBdr>
            </w:div>
            <w:div w:id="365184976">
              <w:marLeft w:val="0"/>
              <w:marRight w:val="0"/>
              <w:marTop w:val="0"/>
              <w:marBottom w:val="0"/>
              <w:divBdr>
                <w:top w:val="none" w:sz="0" w:space="0" w:color="auto"/>
                <w:left w:val="none" w:sz="0" w:space="0" w:color="auto"/>
                <w:bottom w:val="none" w:sz="0" w:space="0" w:color="auto"/>
                <w:right w:val="none" w:sz="0" w:space="0" w:color="auto"/>
              </w:divBdr>
            </w:div>
            <w:div w:id="365377374">
              <w:marLeft w:val="0"/>
              <w:marRight w:val="0"/>
              <w:marTop w:val="0"/>
              <w:marBottom w:val="0"/>
              <w:divBdr>
                <w:top w:val="none" w:sz="0" w:space="0" w:color="auto"/>
                <w:left w:val="none" w:sz="0" w:space="0" w:color="auto"/>
                <w:bottom w:val="none" w:sz="0" w:space="0" w:color="auto"/>
                <w:right w:val="none" w:sz="0" w:space="0" w:color="auto"/>
              </w:divBdr>
            </w:div>
            <w:div w:id="365956021">
              <w:marLeft w:val="0"/>
              <w:marRight w:val="0"/>
              <w:marTop w:val="0"/>
              <w:marBottom w:val="0"/>
              <w:divBdr>
                <w:top w:val="none" w:sz="0" w:space="0" w:color="auto"/>
                <w:left w:val="none" w:sz="0" w:space="0" w:color="auto"/>
                <w:bottom w:val="none" w:sz="0" w:space="0" w:color="auto"/>
                <w:right w:val="none" w:sz="0" w:space="0" w:color="auto"/>
              </w:divBdr>
            </w:div>
            <w:div w:id="366831952">
              <w:marLeft w:val="0"/>
              <w:marRight w:val="0"/>
              <w:marTop w:val="0"/>
              <w:marBottom w:val="0"/>
              <w:divBdr>
                <w:top w:val="none" w:sz="0" w:space="0" w:color="auto"/>
                <w:left w:val="none" w:sz="0" w:space="0" w:color="auto"/>
                <w:bottom w:val="none" w:sz="0" w:space="0" w:color="auto"/>
                <w:right w:val="none" w:sz="0" w:space="0" w:color="auto"/>
              </w:divBdr>
            </w:div>
            <w:div w:id="366947919">
              <w:marLeft w:val="0"/>
              <w:marRight w:val="0"/>
              <w:marTop w:val="0"/>
              <w:marBottom w:val="0"/>
              <w:divBdr>
                <w:top w:val="none" w:sz="0" w:space="0" w:color="auto"/>
                <w:left w:val="none" w:sz="0" w:space="0" w:color="auto"/>
                <w:bottom w:val="none" w:sz="0" w:space="0" w:color="auto"/>
                <w:right w:val="none" w:sz="0" w:space="0" w:color="auto"/>
              </w:divBdr>
            </w:div>
            <w:div w:id="367612334">
              <w:marLeft w:val="0"/>
              <w:marRight w:val="0"/>
              <w:marTop w:val="0"/>
              <w:marBottom w:val="0"/>
              <w:divBdr>
                <w:top w:val="none" w:sz="0" w:space="0" w:color="auto"/>
                <w:left w:val="none" w:sz="0" w:space="0" w:color="auto"/>
                <w:bottom w:val="none" w:sz="0" w:space="0" w:color="auto"/>
                <w:right w:val="none" w:sz="0" w:space="0" w:color="auto"/>
              </w:divBdr>
            </w:div>
            <w:div w:id="368066194">
              <w:marLeft w:val="0"/>
              <w:marRight w:val="0"/>
              <w:marTop w:val="0"/>
              <w:marBottom w:val="0"/>
              <w:divBdr>
                <w:top w:val="none" w:sz="0" w:space="0" w:color="auto"/>
                <w:left w:val="none" w:sz="0" w:space="0" w:color="auto"/>
                <w:bottom w:val="none" w:sz="0" w:space="0" w:color="auto"/>
                <w:right w:val="none" w:sz="0" w:space="0" w:color="auto"/>
              </w:divBdr>
            </w:div>
            <w:div w:id="368721939">
              <w:marLeft w:val="0"/>
              <w:marRight w:val="0"/>
              <w:marTop w:val="0"/>
              <w:marBottom w:val="0"/>
              <w:divBdr>
                <w:top w:val="none" w:sz="0" w:space="0" w:color="auto"/>
                <w:left w:val="none" w:sz="0" w:space="0" w:color="auto"/>
                <w:bottom w:val="none" w:sz="0" w:space="0" w:color="auto"/>
                <w:right w:val="none" w:sz="0" w:space="0" w:color="auto"/>
              </w:divBdr>
            </w:div>
            <w:div w:id="368798144">
              <w:marLeft w:val="0"/>
              <w:marRight w:val="0"/>
              <w:marTop w:val="0"/>
              <w:marBottom w:val="0"/>
              <w:divBdr>
                <w:top w:val="none" w:sz="0" w:space="0" w:color="auto"/>
                <w:left w:val="none" w:sz="0" w:space="0" w:color="auto"/>
                <w:bottom w:val="none" w:sz="0" w:space="0" w:color="auto"/>
                <w:right w:val="none" w:sz="0" w:space="0" w:color="auto"/>
              </w:divBdr>
            </w:div>
            <w:div w:id="369187821">
              <w:marLeft w:val="0"/>
              <w:marRight w:val="0"/>
              <w:marTop w:val="0"/>
              <w:marBottom w:val="0"/>
              <w:divBdr>
                <w:top w:val="none" w:sz="0" w:space="0" w:color="auto"/>
                <w:left w:val="none" w:sz="0" w:space="0" w:color="auto"/>
                <w:bottom w:val="none" w:sz="0" w:space="0" w:color="auto"/>
                <w:right w:val="none" w:sz="0" w:space="0" w:color="auto"/>
              </w:divBdr>
            </w:div>
            <w:div w:id="369308252">
              <w:marLeft w:val="0"/>
              <w:marRight w:val="0"/>
              <w:marTop w:val="0"/>
              <w:marBottom w:val="0"/>
              <w:divBdr>
                <w:top w:val="none" w:sz="0" w:space="0" w:color="auto"/>
                <w:left w:val="none" w:sz="0" w:space="0" w:color="auto"/>
                <w:bottom w:val="none" w:sz="0" w:space="0" w:color="auto"/>
                <w:right w:val="none" w:sz="0" w:space="0" w:color="auto"/>
              </w:divBdr>
            </w:div>
            <w:div w:id="369647754">
              <w:marLeft w:val="0"/>
              <w:marRight w:val="0"/>
              <w:marTop w:val="0"/>
              <w:marBottom w:val="0"/>
              <w:divBdr>
                <w:top w:val="none" w:sz="0" w:space="0" w:color="auto"/>
                <w:left w:val="none" w:sz="0" w:space="0" w:color="auto"/>
                <w:bottom w:val="none" w:sz="0" w:space="0" w:color="auto"/>
                <w:right w:val="none" w:sz="0" w:space="0" w:color="auto"/>
              </w:divBdr>
            </w:div>
            <w:div w:id="369958617">
              <w:marLeft w:val="0"/>
              <w:marRight w:val="0"/>
              <w:marTop w:val="0"/>
              <w:marBottom w:val="0"/>
              <w:divBdr>
                <w:top w:val="none" w:sz="0" w:space="0" w:color="auto"/>
                <w:left w:val="none" w:sz="0" w:space="0" w:color="auto"/>
                <w:bottom w:val="none" w:sz="0" w:space="0" w:color="auto"/>
                <w:right w:val="none" w:sz="0" w:space="0" w:color="auto"/>
              </w:divBdr>
            </w:div>
            <w:div w:id="372270103">
              <w:marLeft w:val="0"/>
              <w:marRight w:val="0"/>
              <w:marTop w:val="0"/>
              <w:marBottom w:val="0"/>
              <w:divBdr>
                <w:top w:val="none" w:sz="0" w:space="0" w:color="auto"/>
                <w:left w:val="none" w:sz="0" w:space="0" w:color="auto"/>
                <w:bottom w:val="none" w:sz="0" w:space="0" w:color="auto"/>
                <w:right w:val="none" w:sz="0" w:space="0" w:color="auto"/>
              </w:divBdr>
            </w:div>
            <w:div w:id="373506473">
              <w:marLeft w:val="0"/>
              <w:marRight w:val="0"/>
              <w:marTop w:val="0"/>
              <w:marBottom w:val="0"/>
              <w:divBdr>
                <w:top w:val="none" w:sz="0" w:space="0" w:color="auto"/>
                <w:left w:val="none" w:sz="0" w:space="0" w:color="auto"/>
                <w:bottom w:val="none" w:sz="0" w:space="0" w:color="auto"/>
                <w:right w:val="none" w:sz="0" w:space="0" w:color="auto"/>
              </w:divBdr>
            </w:div>
            <w:div w:id="373770917">
              <w:marLeft w:val="0"/>
              <w:marRight w:val="0"/>
              <w:marTop w:val="0"/>
              <w:marBottom w:val="0"/>
              <w:divBdr>
                <w:top w:val="none" w:sz="0" w:space="0" w:color="auto"/>
                <w:left w:val="none" w:sz="0" w:space="0" w:color="auto"/>
                <w:bottom w:val="none" w:sz="0" w:space="0" w:color="auto"/>
                <w:right w:val="none" w:sz="0" w:space="0" w:color="auto"/>
              </w:divBdr>
            </w:div>
            <w:div w:id="374425427">
              <w:marLeft w:val="0"/>
              <w:marRight w:val="0"/>
              <w:marTop w:val="0"/>
              <w:marBottom w:val="0"/>
              <w:divBdr>
                <w:top w:val="none" w:sz="0" w:space="0" w:color="auto"/>
                <w:left w:val="none" w:sz="0" w:space="0" w:color="auto"/>
                <w:bottom w:val="none" w:sz="0" w:space="0" w:color="auto"/>
                <w:right w:val="none" w:sz="0" w:space="0" w:color="auto"/>
              </w:divBdr>
            </w:div>
            <w:div w:id="374549761">
              <w:marLeft w:val="0"/>
              <w:marRight w:val="0"/>
              <w:marTop w:val="0"/>
              <w:marBottom w:val="0"/>
              <w:divBdr>
                <w:top w:val="none" w:sz="0" w:space="0" w:color="auto"/>
                <w:left w:val="none" w:sz="0" w:space="0" w:color="auto"/>
                <w:bottom w:val="none" w:sz="0" w:space="0" w:color="auto"/>
                <w:right w:val="none" w:sz="0" w:space="0" w:color="auto"/>
              </w:divBdr>
            </w:div>
            <w:div w:id="375859157">
              <w:marLeft w:val="0"/>
              <w:marRight w:val="0"/>
              <w:marTop w:val="0"/>
              <w:marBottom w:val="0"/>
              <w:divBdr>
                <w:top w:val="none" w:sz="0" w:space="0" w:color="auto"/>
                <w:left w:val="none" w:sz="0" w:space="0" w:color="auto"/>
                <w:bottom w:val="none" w:sz="0" w:space="0" w:color="auto"/>
                <w:right w:val="none" w:sz="0" w:space="0" w:color="auto"/>
              </w:divBdr>
            </w:div>
            <w:div w:id="375931805">
              <w:marLeft w:val="0"/>
              <w:marRight w:val="0"/>
              <w:marTop w:val="0"/>
              <w:marBottom w:val="0"/>
              <w:divBdr>
                <w:top w:val="none" w:sz="0" w:space="0" w:color="auto"/>
                <w:left w:val="none" w:sz="0" w:space="0" w:color="auto"/>
                <w:bottom w:val="none" w:sz="0" w:space="0" w:color="auto"/>
                <w:right w:val="none" w:sz="0" w:space="0" w:color="auto"/>
              </w:divBdr>
            </w:div>
            <w:div w:id="376588980">
              <w:marLeft w:val="0"/>
              <w:marRight w:val="0"/>
              <w:marTop w:val="0"/>
              <w:marBottom w:val="0"/>
              <w:divBdr>
                <w:top w:val="none" w:sz="0" w:space="0" w:color="auto"/>
                <w:left w:val="none" w:sz="0" w:space="0" w:color="auto"/>
                <w:bottom w:val="none" w:sz="0" w:space="0" w:color="auto"/>
                <w:right w:val="none" w:sz="0" w:space="0" w:color="auto"/>
              </w:divBdr>
            </w:div>
            <w:div w:id="376978116">
              <w:marLeft w:val="0"/>
              <w:marRight w:val="0"/>
              <w:marTop w:val="0"/>
              <w:marBottom w:val="0"/>
              <w:divBdr>
                <w:top w:val="none" w:sz="0" w:space="0" w:color="auto"/>
                <w:left w:val="none" w:sz="0" w:space="0" w:color="auto"/>
                <w:bottom w:val="none" w:sz="0" w:space="0" w:color="auto"/>
                <w:right w:val="none" w:sz="0" w:space="0" w:color="auto"/>
              </w:divBdr>
            </w:div>
            <w:div w:id="377163690">
              <w:marLeft w:val="0"/>
              <w:marRight w:val="0"/>
              <w:marTop w:val="0"/>
              <w:marBottom w:val="0"/>
              <w:divBdr>
                <w:top w:val="none" w:sz="0" w:space="0" w:color="auto"/>
                <w:left w:val="none" w:sz="0" w:space="0" w:color="auto"/>
                <w:bottom w:val="none" w:sz="0" w:space="0" w:color="auto"/>
                <w:right w:val="none" w:sz="0" w:space="0" w:color="auto"/>
              </w:divBdr>
            </w:div>
            <w:div w:id="380717617">
              <w:marLeft w:val="0"/>
              <w:marRight w:val="0"/>
              <w:marTop w:val="0"/>
              <w:marBottom w:val="0"/>
              <w:divBdr>
                <w:top w:val="none" w:sz="0" w:space="0" w:color="auto"/>
                <w:left w:val="none" w:sz="0" w:space="0" w:color="auto"/>
                <w:bottom w:val="none" w:sz="0" w:space="0" w:color="auto"/>
                <w:right w:val="none" w:sz="0" w:space="0" w:color="auto"/>
              </w:divBdr>
            </w:div>
            <w:div w:id="384451109">
              <w:marLeft w:val="0"/>
              <w:marRight w:val="0"/>
              <w:marTop w:val="0"/>
              <w:marBottom w:val="0"/>
              <w:divBdr>
                <w:top w:val="none" w:sz="0" w:space="0" w:color="auto"/>
                <w:left w:val="none" w:sz="0" w:space="0" w:color="auto"/>
                <w:bottom w:val="none" w:sz="0" w:space="0" w:color="auto"/>
                <w:right w:val="none" w:sz="0" w:space="0" w:color="auto"/>
              </w:divBdr>
            </w:div>
            <w:div w:id="384911837">
              <w:marLeft w:val="0"/>
              <w:marRight w:val="0"/>
              <w:marTop w:val="0"/>
              <w:marBottom w:val="0"/>
              <w:divBdr>
                <w:top w:val="none" w:sz="0" w:space="0" w:color="auto"/>
                <w:left w:val="none" w:sz="0" w:space="0" w:color="auto"/>
                <w:bottom w:val="none" w:sz="0" w:space="0" w:color="auto"/>
                <w:right w:val="none" w:sz="0" w:space="0" w:color="auto"/>
              </w:divBdr>
            </w:div>
            <w:div w:id="387073723">
              <w:marLeft w:val="0"/>
              <w:marRight w:val="0"/>
              <w:marTop w:val="0"/>
              <w:marBottom w:val="0"/>
              <w:divBdr>
                <w:top w:val="none" w:sz="0" w:space="0" w:color="auto"/>
                <w:left w:val="none" w:sz="0" w:space="0" w:color="auto"/>
                <w:bottom w:val="none" w:sz="0" w:space="0" w:color="auto"/>
                <w:right w:val="none" w:sz="0" w:space="0" w:color="auto"/>
              </w:divBdr>
            </w:div>
            <w:div w:id="387190370">
              <w:marLeft w:val="0"/>
              <w:marRight w:val="0"/>
              <w:marTop w:val="0"/>
              <w:marBottom w:val="0"/>
              <w:divBdr>
                <w:top w:val="none" w:sz="0" w:space="0" w:color="auto"/>
                <w:left w:val="none" w:sz="0" w:space="0" w:color="auto"/>
                <w:bottom w:val="none" w:sz="0" w:space="0" w:color="auto"/>
                <w:right w:val="none" w:sz="0" w:space="0" w:color="auto"/>
              </w:divBdr>
            </w:div>
            <w:div w:id="387457372">
              <w:marLeft w:val="0"/>
              <w:marRight w:val="0"/>
              <w:marTop w:val="0"/>
              <w:marBottom w:val="0"/>
              <w:divBdr>
                <w:top w:val="none" w:sz="0" w:space="0" w:color="auto"/>
                <w:left w:val="none" w:sz="0" w:space="0" w:color="auto"/>
                <w:bottom w:val="none" w:sz="0" w:space="0" w:color="auto"/>
                <w:right w:val="none" w:sz="0" w:space="0" w:color="auto"/>
              </w:divBdr>
            </w:div>
            <w:div w:id="388573662">
              <w:marLeft w:val="0"/>
              <w:marRight w:val="0"/>
              <w:marTop w:val="0"/>
              <w:marBottom w:val="0"/>
              <w:divBdr>
                <w:top w:val="none" w:sz="0" w:space="0" w:color="auto"/>
                <w:left w:val="none" w:sz="0" w:space="0" w:color="auto"/>
                <w:bottom w:val="none" w:sz="0" w:space="0" w:color="auto"/>
                <w:right w:val="none" w:sz="0" w:space="0" w:color="auto"/>
              </w:divBdr>
            </w:div>
            <w:div w:id="389111988">
              <w:marLeft w:val="0"/>
              <w:marRight w:val="0"/>
              <w:marTop w:val="0"/>
              <w:marBottom w:val="0"/>
              <w:divBdr>
                <w:top w:val="none" w:sz="0" w:space="0" w:color="auto"/>
                <w:left w:val="none" w:sz="0" w:space="0" w:color="auto"/>
                <w:bottom w:val="none" w:sz="0" w:space="0" w:color="auto"/>
                <w:right w:val="none" w:sz="0" w:space="0" w:color="auto"/>
              </w:divBdr>
            </w:div>
            <w:div w:id="389429077">
              <w:marLeft w:val="0"/>
              <w:marRight w:val="0"/>
              <w:marTop w:val="0"/>
              <w:marBottom w:val="0"/>
              <w:divBdr>
                <w:top w:val="none" w:sz="0" w:space="0" w:color="auto"/>
                <w:left w:val="none" w:sz="0" w:space="0" w:color="auto"/>
                <w:bottom w:val="none" w:sz="0" w:space="0" w:color="auto"/>
                <w:right w:val="none" w:sz="0" w:space="0" w:color="auto"/>
              </w:divBdr>
            </w:div>
            <w:div w:id="390233415">
              <w:marLeft w:val="0"/>
              <w:marRight w:val="0"/>
              <w:marTop w:val="0"/>
              <w:marBottom w:val="0"/>
              <w:divBdr>
                <w:top w:val="none" w:sz="0" w:space="0" w:color="auto"/>
                <w:left w:val="none" w:sz="0" w:space="0" w:color="auto"/>
                <w:bottom w:val="none" w:sz="0" w:space="0" w:color="auto"/>
                <w:right w:val="none" w:sz="0" w:space="0" w:color="auto"/>
              </w:divBdr>
            </w:div>
            <w:div w:id="391393122">
              <w:marLeft w:val="0"/>
              <w:marRight w:val="0"/>
              <w:marTop w:val="0"/>
              <w:marBottom w:val="0"/>
              <w:divBdr>
                <w:top w:val="none" w:sz="0" w:space="0" w:color="auto"/>
                <w:left w:val="none" w:sz="0" w:space="0" w:color="auto"/>
                <w:bottom w:val="none" w:sz="0" w:space="0" w:color="auto"/>
                <w:right w:val="none" w:sz="0" w:space="0" w:color="auto"/>
              </w:divBdr>
            </w:div>
            <w:div w:id="391395579">
              <w:marLeft w:val="0"/>
              <w:marRight w:val="0"/>
              <w:marTop w:val="0"/>
              <w:marBottom w:val="0"/>
              <w:divBdr>
                <w:top w:val="none" w:sz="0" w:space="0" w:color="auto"/>
                <w:left w:val="none" w:sz="0" w:space="0" w:color="auto"/>
                <w:bottom w:val="none" w:sz="0" w:space="0" w:color="auto"/>
                <w:right w:val="none" w:sz="0" w:space="0" w:color="auto"/>
              </w:divBdr>
            </w:div>
            <w:div w:id="393043511">
              <w:marLeft w:val="0"/>
              <w:marRight w:val="0"/>
              <w:marTop w:val="0"/>
              <w:marBottom w:val="0"/>
              <w:divBdr>
                <w:top w:val="none" w:sz="0" w:space="0" w:color="auto"/>
                <w:left w:val="none" w:sz="0" w:space="0" w:color="auto"/>
                <w:bottom w:val="none" w:sz="0" w:space="0" w:color="auto"/>
                <w:right w:val="none" w:sz="0" w:space="0" w:color="auto"/>
              </w:divBdr>
            </w:div>
            <w:div w:id="393167090">
              <w:marLeft w:val="0"/>
              <w:marRight w:val="0"/>
              <w:marTop w:val="0"/>
              <w:marBottom w:val="0"/>
              <w:divBdr>
                <w:top w:val="none" w:sz="0" w:space="0" w:color="auto"/>
                <w:left w:val="none" w:sz="0" w:space="0" w:color="auto"/>
                <w:bottom w:val="none" w:sz="0" w:space="0" w:color="auto"/>
                <w:right w:val="none" w:sz="0" w:space="0" w:color="auto"/>
              </w:divBdr>
            </w:div>
            <w:div w:id="393309707">
              <w:marLeft w:val="0"/>
              <w:marRight w:val="0"/>
              <w:marTop w:val="0"/>
              <w:marBottom w:val="0"/>
              <w:divBdr>
                <w:top w:val="none" w:sz="0" w:space="0" w:color="auto"/>
                <w:left w:val="none" w:sz="0" w:space="0" w:color="auto"/>
                <w:bottom w:val="none" w:sz="0" w:space="0" w:color="auto"/>
                <w:right w:val="none" w:sz="0" w:space="0" w:color="auto"/>
              </w:divBdr>
            </w:div>
            <w:div w:id="393891559">
              <w:marLeft w:val="0"/>
              <w:marRight w:val="0"/>
              <w:marTop w:val="0"/>
              <w:marBottom w:val="0"/>
              <w:divBdr>
                <w:top w:val="none" w:sz="0" w:space="0" w:color="auto"/>
                <w:left w:val="none" w:sz="0" w:space="0" w:color="auto"/>
                <w:bottom w:val="none" w:sz="0" w:space="0" w:color="auto"/>
                <w:right w:val="none" w:sz="0" w:space="0" w:color="auto"/>
              </w:divBdr>
            </w:div>
            <w:div w:id="394746284">
              <w:marLeft w:val="0"/>
              <w:marRight w:val="0"/>
              <w:marTop w:val="0"/>
              <w:marBottom w:val="0"/>
              <w:divBdr>
                <w:top w:val="none" w:sz="0" w:space="0" w:color="auto"/>
                <w:left w:val="none" w:sz="0" w:space="0" w:color="auto"/>
                <w:bottom w:val="none" w:sz="0" w:space="0" w:color="auto"/>
                <w:right w:val="none" w:sz="0" w:space="0" w:color="auto"/>
              </w:divBdr>
            </w:div>
            <w:div w:id="395393440">
              <w:marLeft w:val="0"/>
              <w:marRight w:val="0"/>
              <w:marTop w:val="0"/>
              <w:marBottom w:val="0"/>
              <w:divBdr>
                <w:top w:val="none" w:sz="0" w:space="0" w:color="auto"/>
                <w:left w:val="none" w:sz="0" w:space="0" w:color="auto"/>
                <w:bottom w:val="none" w:sz="0" w:space="0" w:color="auto"/>
                <w:right w:val="none" w:sz="0" w:space="0" w:color="auto"/>
              </w:divBdr>
            </w:div>
            <w:div w:id="395784962">
              <w:marLeft w:val="0"/>
              <w:marRight w:val="0"/>
              <w:marTop w:val="0"/>
              <w:marBottom w:val="0"/>
              <w:divBdr>
                <w:top w:val="none" w:sz="0" w:space="0" w:color="auto"/>
                <w:left w:val="none" w:sz="0" w:space="0" w:color="auto"/>
                <w:bottom w:val="none" w:sz="0" w:space="0" w:color="auto"/>
                <w:right w:val="none" w:sz="0" w:space="0" w:color="auto"/>
              </w:divBdr>
            </w:div>
            <w:div w:id="397821386">
              <w:marLeft w:val="0"/>
              <w:marRight w:val="0"/>
              <w:marTop w:val="0"/>
              <w:marBottom w:val="0"/>
              <w:divBdr>
                <w:top w:val="none" w:sz="0" w:space="0" w:color="auto"/>
                <w:left w:val="none" w:sz="0" w:space="0" w:color="auto"/>
                <w:bottom w:val="none" w:sz="0" w:space="0" w:color="auto"/>
                <w:right w:val="none" w:sz="0" w:space="0" w:color="auto"/>
              </w:divBdr>
            </w:div>
            <w:div w:id="398407110">
              <w:marLeft w:val="0"/>
              <w:marRight w:val="0"/>
              <w:marTop w:val="0"/>
              <w:marBottom w:val="0"/>
              <w:divBdr>
                <w:top w:val="none" w:sz="0" w:space="0" w:color="auto"/>
                <w:left w:val="none" w:sz="0" w:space="0" w:color="auto"/>
                <w:bottom w:val="none" w:sz="0" w:space="0" w:color="auto"/>
                <w:right w:val="none" w:sz="0" w:space="0" w:color="auto"/>
              </w:divBdr>
            </w:div>
            <w:div w:id="398721658">
              <w:marLeft w:val="0"/>
              <w:marRight w:val="0"/>
              <w:marTop w:val="0"/>
              <w:marBottom w:val="0"/>
              <w:divBdr>
                <w:top w:val="none" w:sz="0" w:space="0" w:color="auto"/>
                <w:left w:val="none" w:sz="0" w:space="0" w:color="auto"/>
                <w:bottom w:val="none" w:sz="0" w:space="0" w:color="auto"/>
                <w:right w:val="none" w:sz="0" w:space="0" w:color="auto"/>
              </w:divBdr>
            </w:div>
            <w:div w:id="399518611">
              <w:marLeft w:val="0"/>
              <w:marRight w:val="0"/>
              <w:marTop w:val="0"/>
              <w:marBottom w:val="0"/>
              <w:divBdr>
                <w:top w:val="none" w:sz="0" w:space="0" w:color="auto"/>
                <w:left w:val="none" w:sz="0" w:space="0" w:color="auto"/>
                <w:bottom w:val="none" w:sz="0" w:space="0" w:color="auto"/>
                <w:right w:val="none" w:sz="0" w:space="0" w:color="auto"/>
              </w:divBdr>
            </w:div>
            <w:div w:id="400064297">
              <w:marLeft w:val="0"/>
              <w:marRight w:val="0"/>
              <w:marTop w:val="0"/>
              <w:marBottom w:val="0"/>
              <w:divBdr>
                <w:top w:val="none" w:sz="0" w:space="0" w:color="auto"/>
                <w:left w:val="none" w:sz="0" w:space="0" w:color="auto"/>
                <w:bottom w:val="none" w:sz="0" w:space="0" w:color="auto"/>
                <w:right w:val="none" w:sz="0" w:space="0" w:color="auto"/>
              </w:divBdr>
            </w:div>
            <w:div w:id="400560064">
              <w:marLeft w:val="0"/>
              <w:marRight w:val="0"/>
              <w:marTop w:val="0"/>
              <w:marBottom w:val="0"/>
              <w:divBdr>
                <w:top w:val="none" w:sz="0" w:space="0" w:color="auto"/>
                <w:left w:val="none" w:sz="0" w:space="0" w:color="auto"/>
                <w:bottom w:val="none" w:sz="0" w:space="0" w:color="auto"/>
                <w:right w:val="none" w:sz="0" w:space="0" w:color="auto"/>
              </w:divBdr>
            </w:div>
            <w:div w:id="402601442">
              <w:marLeft w:val="0"/>
              <w:marRight w:val="0"/>
              <w:marTop w:val="0"/>
              <w:marBottom w:val="0"/>
              <w:divBdr>
                <w:top w:val="none" w:sz="0" w:space="0" w:color="auto"/>
                <w:left w:val="none" w:sz="0" w:space="0" w:color="auto"/>
                <w:bottom w:val="none" w:sz="0" w:space="0" w:color="auto"/>
                <w:right w:val="none" w:sz="0" w:space="0" w:color="auto"/>
              </w:divBdr>
            </w:div>
            <w:div w:id="403265977">
              <w:marLeft w:val="0"/>
              <w:marRight w:val="0"/>
              <w:marTop w:val="0"/>
              <w:marBottom w:val="0"/>
              <w:divBdr>
                <w:top w:val="none" w:sz="0" w:space="0" w:color="auto"/>
                <w:left w:val="none" w:sz="0" w:space="0" w:color="auto"/>
                <w:bottom w:val="none" w:sz="0" w:space="0" w:color="auto"/>
                <w:right w:val="none" w:sz="0" w:space="0" w:color="auto"/>
              </w:divBdr>
            </w:div>
            <w:div w:id="403727729">
              <w:marLeft w:val="0"/>
              <w:marRight w:val="0"/>
              <w:marTop w:val="0"/>
              <w:marBottom w:val="0"/>
              <w:divBdr>
                <w:top w:val="none" w:sz="0" w:space="0" w:color="auto"/>
                <w:left w:val="none" w:sz="0" w:space="0" w:color="auto"/>
                <w:bottom w:val="none" w:sz="0" w:space="0" w:color="auto"/>
                <w:right w:val="none" w:sz="0" w:space="0" w:color="auto"/>
              </w:divBdr>
            </w:div>
            <w:div w:id="403912568">
              <w:marLeft w:val="0"/>
              <w:marRight w:val="0"/>
              <w:marTop w:val="0"/>
              <w:marBottom w:val="0"/>
              <w:divBdr>
                <w:top w:val="none" w:sz="0" w:space="0" w:color="auto"/>
                <w:left w:val="none" w:sz="0" w:space="0" w:color="auto"/>
                <w:bottom w:val="none" w:sz="0" w:space="0" w:color="auto"/>
                <w:right w:val="none" w:sz="0" w:space="0" w:color="auto"/>
              </w:divBdr>
            </w:div>
            <w:div w:id="404378521">
              <w:marLeft w:val="0"/>
              <w:marRight w:val="0"/>
              <w:marTop w:val="0"/>
              <w:marBottom w:val="0"/>
              <w:divBdr>
                <w:top w:val="none" w:sz="0" w:space="0" w:color="auto"/>
                <w:left w:val="none" w:sz="0" w:space="0" w:color="auto"/>
                <w:bottom w:val="none" w:sz="0" w:space="0" w:color="auto"/>
                <w:right w:val="none" w:sz="0" w:space="0" w:color="auto"/>
              </w:divBdr>
            </w:div>
            <w:div w:id="404494868">
              <w:marLeft w:val="0"/>
              <w:marRight w:val="0"/>
              <w:marTop w:val="0"/>
              <w:marBottom w:val="0"/>
              <w:divBdr>
                <w:top w:val="none" w:sz="0" w:space="0" w:color="auto"/>
                <w:left w:val="none" w:sz="0" w:space="0" w:color="auto"/>
                <w:bottom w:val="none" w:sz="0" w:space="0" w:color="auto"/>
                <w:right w:val="none" w:sz="0" w:space="0" w:color="auto"/>
              </w:divBdr>
            </w:div>
            <w:div w:id="406651746">
              <w:marLeft w:val="0"/>
              <w:marRight w:val="0"/>
              <w:marTop w:val="0"/>
              <w:marBottom w:val="0"/>
              <w:divBdr>
                <w:top w:val="none" w:sz="0" w:space="0" w:color="auto"/>
                <w:left w:val="none" w:sz="0" w:space="0" w:color="auto"/>
                <w:bottom w:val="none" w:sz="0" w:space="0" w:color="auto"/>
                <w:right w:val="none" w:sz="0" w:space="0" w:color="auto"/>
              </w:divBdr>
            </w:div>
            <w:div w:id="406804915">
              <w:marLeft w:val="0"/>
              <w:marRight w:val="0"/>
              <w:marTop w:val="0"/>
              <w:marBottom w:val="0"/>
              <w:divBdr>
                <w:top w:val="none" w:sz="0" w:space="0" w:color="auto"/>
                <w:left w:val="none" w:sz="0" w:space="0" w:color="auto"/>
                <w:bottom w:val="none" w:sz="0" w:space="0" w:color="auto"/>
                <w:right w:val="none" w:sz="0" w:space="0" w:color="auto"/>
              </w:divBdr>
            </w:div>
            <w:div w:id="408692822">
              <w:marLeft w:val="0"/>
              <w:marRight w:val="0"/>
              <w:marTop w:val="0"/>
              <w:marBottom w:val="0"/>
              <w:divBdr>
                <w:top w:val="none" w:sz="0" w:space="0" w:color="auto"/>
                <w:left w:val="none" w:sz="0" w:space="0" w:color="auto"/>
                <w:bottom w:val="none" w:sz="0" w:space="0" w:color="auto"/>
                <w:right w:val="none" w:sz="0" w:space="0" w:color="auto"/>
              </w:divBdr>
            </w:div>
            <w:div w:id="408776063">
              <w:marLeft w:val="0"/>
              <w:marRight w:val="0"/>
              <w:marTop w:val="0"/>
              <w:marBottom w:val="0"/>
              <w:divBdr>
                <w:top w:val="none" w:sz="0" w:space="0" w:color="auto"/>
                <w:left w:val="none" w:sz="0" w:space="0" w:color="auto"/>
                <w:bottom w:val="none" w:sz="0" w:space="0" w:color="auto"/>
                <w:right w:val="none" w:sz="0" w:space="0" w:color="auto"/>
              </w:divBdr>
            </w:div>
            <w:div w:id="408814574">
              <w:marLeft w:val="0"/>
              <w:marRight w:val="0"/>
              <w:marTop w:val="0"/>
              <w:marBottom w:val="0"/>
              <w:divBdr>
                <w:top w:val="none" w:sz="0" w:space="0" w:color="auto"/>
                <w:left w:val="none" w:sz="0" w:space="0" w:color="auto"/>
                <w:bottom w:val="none" w:sz="0" w:space="0" w:color="auto"/>
                <w:right w:val="none" w:sz="0" w:space="0" w:color="auto"/>
              </w:divBdr>
            </w:div>
            <w:div w:id="409425250">
              <w:marLeft w:val="0"/>
              <w:marRight w:val="0"/>
              <w:marTop w:val="0"/>
              <w:marBottom w:val="0"/>
              <w:divBdr>
                <w:top w:val="none" w:sz="0" w:space="0" w:color="auto"/>
                <w:left w:val="none" w:sz="0" w:space="0" w:color="auto"/>
                <w:bottom w:val="none" w:sz="0" w:space="0" w:color="auto"/>
                <w:right w:val="none" w:sz="0" w:space="0" w:color="auto"/>
              </w:divBdr>
            </w:div>
            <w:div w:id="409890913">
              <w:marLeft w:val="0"/>
              <w:marRight w:val="0"/>
              <w:marTop w:val="0"/>
              <w:marBottom w:val="0"/>
              <w:divBdr>
                <w:top w:val="none" w:sz="0" w:space="0" w:color="auto"/>
                <w:left w:val="none" w:sz="0" w:space="0" w:color="auto"/>
                <w:bottom w:val="none" w:sz="0" w:space="0" w:color="auto"/>
                <w:right w:val="none" w:sz="0" w:space="0" w:color="auto"/>
              </w:divBdr>
            </w:div>
            <w:div w:id="410391432">
              <w:marLeft w:val="0"/>
              <w:marRight w:val="0"/>
              <w:marTop w:val="0"/>
              <w:marBottom w:val="0"/>
              <w:divBdr>
                <w:top w:val="none" w:sz="0" w:space="0" w:color="auto"/>
                <w:left w:val="none" w:sz="0" w:space="0" w:color="auto"/>
                <w:bottom w:val="none" w:sz="0" w:space="0" w:color="auto"/>
                <w:right w:val="none" w:sz="0" w:space="0" w:color="auto"/>
              </w:divBdr>
            </w:div>
            <w:div w:id="410667123">
              <w:marLeft w:val="0"/>
              <w:marRight w:val="0"/>
              <w:marTop w:val="0"/>
              <w:marBottom w:val="0"/>
              <w:divBdr>
                <w:top w:val="none" w:sz="0" w:space="0" w:color="auto"/>
                <w:left w:val="none" w:sz="0" w:space="0" w:color="auto"/>
                <w:bottom w:val="none" w:sz="0" w:space="0" w:color="auto"/>
                <w:right w:val="none" w:sz="0" w:space="0" w:color="auto"/>
              </w:divBdr>
            </w:div>
            <w:div w:id="413480822">
              <w:marLeft w:val="0"/>
              <w:marRight w:val="0"/>
              <w:marTop w:val="0"/>
              <w:marBottom w:val="0"/>
              <w:divBdr>
                <w:top w:val="none" w:sz="0" w:space="0" w:color="auto"/>
                <w:left w:val="none" w:sz="0" w:space="0" w:color="auto"/>
                <w:bottom w:val="none" w:sz="0" w:space="0" w:color="auto"/>
                <w:right w:val="none" w:sz="0" w:space="0" w:color="auto"/>
              </w:divBdr>
            </w:div>
            <w:div w:id="413817482">
              <w:marLeft w:val="0"/>
              <w:marRight w:val="0"/>
              <w:marTop w:val="0"/>
              <w:marBottom w:val="0"/>
              <w:divBdr>
                <w:top w:val="none" w:sz="0" w:space="0" w:color="auto"/>
                <w:left w:val="none" w:sz="0" w:space="0" w:color="auto"/>
                <w:bottom w:val="none" w:sz="0" w:space="0" w:color="auto"/>
                <w:right w:val="none" w:sz="0" w:space="0" w:color="auto"/>
              </w:divBdr>
            </w:div>
            <w:div w:id="414518803">
              <w:marLeft w:val="0"/>
              <w:marRight w:val="0"/>
              <w:marTop w:val="0"/>
              <w:marBottom w:val="0"/>
              <w:divBdr>
                <w:top w:val="none" w:sz="0" w:space="0" w:color="auto"/>
                <w:left w:val="none" w:sz="0" w:space="0" w:color="auto"/>
                <w:bottom w:val="none" w:sz="0" w:space="0" w:color="auto"/>
                <w:right w:val="none" w:sz="0" w:space="0" w:color="auto"/>
              </w:divBdr>
            </w:div>
            <w:div w:id="415710576">
              <w:marLeft w:val="0"/>
              <w:marRight w:val="0"/>
              <w:marTop w:val="0"/>
              <w:marBottom w:val="0"/>
              <w:divBdr>
                <w:top w:val="none" w:sz="0" w:space="0" w:color="auto"/>
                <w:left w:val="none" w:sz="0" w:space="0" w:color="auto"/>
                <w:bottom w:val="none" w:sz="0" w:space="0" w:color="auto"/>
                <w:right w:val="none" w:sz="0" w:space="0" w:color="auto"/>
              </w:divBdr>
            </w:div>
            <w:div w:id="416630538">
              <w:marLeft w:val="0"/>
              <w:marRight w:val="0"/>
              <w:marTop w:val="0"/>
              <w:marBottom w:val="0"/>
              <w:divBdr>
                <w:top w:val="none" w:sz="0" w:space="0" w:color="auto"/>
                <w:left w:val="none" w:sz="0" w:space="0" w:color="auto"/>
                <w:bottom w:val="none" w:sz="0" w:space="0" w:color="auto"/>
                <w:right w:val="none" w:sz="0" w:space="0" w:color="auto"/>
              </w:divBdr>
            </w:div>
            <w:div w:id="416755749">
              <w:marLeft w:val="0"/>
              <w:marRight w:val="0"/>
              <w:marTop w:val="0"/>
              <w:marBottom w:val="0"/>
              <w:divBdr>
                <w:top w:val="none" w:sz="0" w:space="0" w:color="auto"/>
                <w:left w:val="none" w:sz="0" w:space="0" w:color="auto"/>
                <w:bottom w:val="none" w:sz="0" w:space="0" w:color="auto"/>
                <w:right w:val="none" w:sz="0" w:space="0" w:color="auto"/>
              </w:divBdr>
            </w:div>
            <w:div w:id="417943164">
              <w:marLeft w:val="0"/>
              <w:marRight w:val="0"/>
              <w:marTop w:val="0"/>
              <w:marBottom w:val="0"/>
              <w:divBdr>
                <w:top w:val="none" w:sz="0" w:space="0" w:color="auto"/>
                <w:left w:val="none" w:sz="0" w:space="0" w:color="auto"/>
                <w:bottom w:val="none" w:sz="0" w:space="0" w:color="auto"/>
                <w:right w:val="none" w:sz="0" w:space="0" w:color="auto"/>
              </w:divBdr>
            </w:div>
            <w:div w:id="418520936">
              <w:marLeft w:val="0"/>
              <w:marRight w:val="0"/>
              <w:marTop w:val="0"/>
              <w:marBottom w:val="0"/>
              <w:divBdr>
                <w:top w:val="none" w:sz="0" w:space="0" w:color="auto"/>
                <w:left w:val="none" w:sz="0" w:space="0" w:color="auto"/>
                <w:bottom w:val="none" w:sz="0" w:space="0" w:color="auto"/>
                <w:right w:val="none" w:sz="0" w:space="0" w:color="auto"/>
              </w:divBdr>
            </w:div>
            <w:div w:id="418908591">
              <w:marLeft w:val="0"/>
              <w:marRight w:val="0"/>
              <w:marTop w:val="0"/>
              <w:marBottom w:val="0"/>
              <w:divBdr>
                <w:top w:val="none" w:sz="0" w:space="0" w:color="auto"/>
                <w:left w:val="none" w:sz="0" w:space="0" w:color="auto"/>
                <w:bottom w:val="none" w:sz="0" w:space="0" w:color="auto"/>
                <w:right w:val="none" w:sz="0" w:space="0" w:color="auto"/>
              </w:divBdr>
            </w:div>
            <w:div w:id="420151605">
              <w:marLeft w:val="0"/>
              <w:marRight w:val="0"/>
              <w:marTop w:val="0"/>
              <w:marBottom w:val="0"/>
              <w:divBdr>
                <w:top w:val="none" w:sz="0" w:space="0" w:color="auto"/>
                <w:left w:val="none" w:sz="0" w:space="0" w:color="auto"/>
                <w:bottom w:val="none" w:sz="0" w:space="0" w:color="auto"/>
                <w:right w:val="none" w:sz="0" w:space="0" w:color="auto"/>
              </w:divBdr>
            </w:div>
            <w:div w:id="420415974">
              <w:marLeft w:val="0"/>
              <w:marRight w:val="0"/>
              <w:marTop w:val="0"/>
              <w:marBottom w:val="0"/>
              <w:divBdr>
                <w:top w:val="none" w:sz="0" w:space="0" w:color="auto"/>
                <w:left w:val="none" w:sz="0" w:space="0" w:color="auto"/>
                <w:bottom w:val="none" w:sz="0" w:space="0" w:color="auto"/>
                <w:right w:val="none" w:sz="0" w:space="0" w:color="auto"/>
              </w:divBdr>
            </w:div>
            <w:div w:id="422069139">
              <w:marLeft w:val="0"/>
              <w:marRight w:val="0"/>
              <w:marTop w:val="0"/>
              <w:marBottom w:val="0"/>
              <w:divBdr>
                <w:top w:val="none" w:sz="0" w:space="0" w:color="auto"/>
                <w:left w:val="none" w:sz="0" w:space="0" w:color="auto"/>
                <w:bottom w:val="none" w:sz="0" w:space="0" w:color="auto"/>
                <w:right w:val="none" w:sz="0" w:space="0" w:color="auto"/>
              </w:divBdr>
            </w:div>
            <w:div w:id="422260380">
              <w:marLeft w:val="0"/>
              <w:marRight w:val="0"/>
              <w:marTop w:val="0"/>
              <w:marBottom w:val="0"/>
              <w:divBdr>
                <w:top w:val="none" w:sz="0" w:space="0" w:color="auto"/>
                <w:left w:val="none" w:sz="0" w:space="0" w:color="auto"/>
                <w:bottom w:val="none" w:sz="0" w:space="0" w:color="auto"/>
                <w:right w:val="none" w:sz="0" w:space="0" w:color="auto"/>
              </w:divBdr>
            </w:div>
            <w:div w:id="423109765">
              <w:marLeft w:val="0"/>
              <w:marRight w:val="0"/>
              <w:marTop w:val="0"/>
              <w:marBottom w:val="0"/>
              <w:divBdr>
                <w:top w:val="none" w:sz="0" w:space="0" w:color="auto"/>
                <w:left w:val="none" w:sz="0" w:space="0" w:color="auto"/>
                <w:bottom w:val="none" w:sz="0" w:space="0" w:color="auto"/>
                <w:right w:val="none" w:sz="0" w:space="0" w:color="auto"/>
              </w:divBdr>
            </w:div>
            <w:div w:id="423645234">
              <w:marLeft w:val="0"/>
              <w:marRight w:val="0"/>
              <w:marTop w:val="0"/>
              <w:marBottom w:val="0"/>
              <w:divBdr>
                <w:top w:val="none" w:sz="0" w:space="0" w:color="auto"/>
                <w:left w:val="none" w:sz="0" w:space="0" w:color="auto"/>
                <w:bottom w:val="none" w:sz="0" w:space="0" w:color="auto"/>
                <w:right w:val="none" w:sz="0" w:space="0" w:color="auto"/>
              </w:divBdr>
            </w:div>
            <w:div w:id="423839134">
              <w:marLeft w:val="0"/>
              <w:marRight w:val="0"/>
              <w:marTop w:val="0"/>
              <w:marBottom w:val="0"/>
              <w:divBdr>
                <w:top w:val="none" w:sz="0" w:space="0" w:color="auto"/>
                <w:left w:val="none" w:sz="0" w:space="0" w:color="auto"/>
                <w:bottom w:val="none" w:sz="0" w:space="0" w:color="auto"/>
                <w:right w:val="none" w:sz="0" w:space="0" w:color="auto"/>
              </w:divBdr>
            </w:div>
            <w:div w:id="423915151">
              <w:marLeft w:val="0"/>
              <w:marRight w:val="0"/>
              <w:marTop w:val="0"/>
              <w:marBottom w:val="0"/>
              <w:divBdr>
                <w:top w:val="none" w:sz="0" w:space="0" w:color="auto"/>
                <w:left w:val="none" w:sz="0" w:space="0" w:color="auto"/>
                <w:bottom w:val="none" w:sz="0" w:space="0" w:color="auto"/>
                <w:right w:val="none" w:sz="0" w:space="0" w:color="auto"/>
              </w:divBdr>
            </w:div>
            <w:div w:id="423917516">
              <w:marLeft w:val="0"/>
              <w:marRight w:val="0"/>
              <w:marTop w:val="0"/>
              <w:marBottom w:val="0"/>
              <w:divBdr>
                <w:top w:val="none" w:sz="0" w:space="0" w:color="auto"/>
                <w:left w:val="none" w:sz="0" w:space="0" w:color="auto"/>
                <w:bottom w:val="none" w:sz="0" w:space="0" w:color="auto"/>
                <w:right w:val="none" w:sz="0" w:space="0" w:color="auto"/>
              </w:divBdr>
            </w:div>
            <w:div w:id="425424767">
              <w:marLeft w:val="0"/>
              <w:marRight w:val="0"/>
              <w:marTop w:val="0"/>
              <w:marBottom w:val="0"/>
              <w:divBdr>
                <w:top w:val="none" w:sz="0" w:space="0" w:color="auto"/>
                <w:left w:val="none" w:sz="0" w:space="0" w:color="auto"/>
                <w:bottom w:val="none" w:sz="0" w:space="0" w:color="auto"/>
                <w:right w:val="none" w:sz="0" w:space="0" w:color="auto"/>
              </w:divBdr>
            </w:div>
            <w:div w:id="425535896">
              <w:marLeft w:val="0"/>
              <w:marRight w:val="0"/>
              <w:marTop w:val="0"/>
              <w:marBottom w:val="0"/>
              <w:divBdr>
                <w:top w:val="none" w:sz="0" w:space="0" w:color="auto"/>
                <w:left w:val="none" w:sz="0" w:space="0" w:color="auto"/>
                <w:bottom w:val="none" w:sz="0" w:space="0" w:color="auto"/>
                <w:right w:val="none" w:sz="0" w:space="0" w:color="auto"/>
              </w:divBdr>
            </w:div>
            <w:div w:id="426848474">
              <w:marLeft w:val="0"/>
              <w:marRight w:val="0"/>
              <w:marTop w:val="0"/>
              <w:marBottom w:val="0"/>
              <w:divBdr>
                <w:top w:val="none" w:sz="0" w:space="0" w:color="auto"/>
                <w:left w:val="none" w:sz="0" w:space="0" w:color="auto"/>
                <w:bottom w:val="none" w:sz="0" w:space="0" w:color="auto"/>
                <w:right w:val="none" w:sz="0" w:space="0" w:color="auto"/>
              </w:divBdr>
            </w:div>
            <w:div w:id="428543394">
              <w:marLeft w:val="0"/>
              <w:marRight w:val="0"/>
              <w:marTop w:val="0"/>
              <w:marBottom w:val="0"/>
              <w:divBdr>
                <w:top w:val="none" w:sz="0" w:space="0" w:color="auto"/>
                <w:left w:val="none" w:sz="0" w:space="0" w:color="auto"/>
                <w:bottom w:val="none" w:sz="0" w:space="0" w:color="auto"/>
                <w:right w:val="none" w:sz="0" w:space="0" w:color="auto"/>
              </w:divBdr>
            </w:div>
            <w:div w:id="428965564">
              <w:marLeft w:val="0"/>
              <w:marRight w:val="0"/>
              <w:marTop w:val="0"/>
              <w:marBottom w:val="0"/>
              <w:divBdr>
                <w:top w:val="none" w:sz="0" w:space="0" w:color="auto"/>
                <w:left w:val="none" w:sz="0" w:space="0" w:color="auto"/>
                <w:bottom w:val="none" w:sz="0" w:space="0" w:color="auto"/>
                <w:right w:val="none" w:sz="0" w:space="0" w:color="auto"/>
              </w:divBdr>
            </w:div>
            <w:div w:id="429860789">
              <w:marLeft w:val="0"/>
              <w:marRight w:val="0"/>
              <w:marTop w:val="0"/>
              <w:marBottom w:val="0"/>
              <w:divBdr>
                <w:top w:val="none" w:sz="0" w:space="0" w:color="auto"/>
                <w:left w:val="none" w:sz="0" w:space="0" w:color="auto"/>
                <w:bottom w:val="none" w:sz="0" w:space="0" w:color="auto"/>
                <w:right w:val="none" w:sz="0" w:space="0" w:color="auto"/>
              </w:divBdr>
            </w:div>
            <w:div w:id="430395236">
              <w:marLeft w:val="0"/>
              <w:marRight w:val="0"/>
              <w:marTop w:val="0"/>
              <w:marBottom w:val="0"/>
              <w:divBdr>
                <w:top w:val="none" w:sz="0" w:space="0" w:color="auto"/>
                <w:left w:val="none" w:sz="0" w:space="0" w:color="auto"/>
                <w:bottom w:val="none" w:sz="0" w:space="0" w:color="auto"/>
                <w:right w:val="none" w:sz="0" w:space="0" w:color="auto"/>
              </w:divBdr>
            </w:div>
            <w:div w:id="430510682">
              <w:marLeft w:val="0"/>
              <w:marRight w:val="0"/>
              <w:marTop w:val="0"/>
              <w:marBottom w:val="0"/>
              <w:divBdr>
                <w:top w:val="none" w:sz="0" w:space="0" w:color="auto"/>
                <w:left w:val="none" w:sz="0" w:space="0" w:color="auto"/>
                <w:bottom w:val="none" w:sz="0" w:space="0" w:color="auto"/>
                <w:right w:val="none" w:sz="0" w:space="0" w:color="auto"/>
              </w:divBdr>
            </w:div>
            <w:div w:id="431627093">
              <w:marLeft w:val="0"/>
              <w:marRight w:val="0"/>
              <w:marTop w:val="0"/>
              <w:marBottom w:val="0"/>
              <w:divBdr>
                <w:top w:val="none" w:sz="0" w:space="0" w:color="auto"/>
                <w:left w:val="none" w:sz="0" w:space="0" w:color="auto"/>
                <w:bottom w:val="none" w:sz="0" w:space="0" w:color="auto"/>
                <w:right w:val="none" w:sz="0" w:space="0" w:color="auto"/>
              </w:divBdr>
            </w:div>
            <w:div w:id="431978166">
              <w:marLeft w:val="0"/>
              <w:marRight w:val="0"/>
              <w:marTop w:val="0"/>
              <w:marBottom w:val="0"/>
              <w:divBdr>
                <w:top w:val="none" w:sz="0" w:space="0" w:color="auto"/>
                <w:left w:val="none" w:sz="0" w:space="0" w:color="auto"/>
                <w:bottom w:val="none" w:sz="0" w:space="0" w:color="auto"/>
                <w:right w:val="none" w:sz="0" w:space="0" w:color="auto"/>
              </w:divBdr>
            </w:div>
            <w:div w:id="433284246">
              <w:marLeft w:val="0"/>
              <w:marRight w:val="0"/>
              <w:marTop w:val="0"/>
              <w:marBottom w:val="0"/>
              <w:divBdr>
                <w:top w:val="none" w:sz="0" w:space="0" w:color="auto"/>
                <w:left w:val="none" w:sz="0" w:space="0" w:color="auto"/>
                <w:bottom w:val="none" w:sz="0" w:space="0" w:color="auto"/>
                <w:right w:val="none" w:sz="0" w:space="0" w:color="auto"/>
              </w:divBdr>
            </w:div>
            <w:div w:id="434056742">
              <w:marLeft w:val="0"/>
              <w:marRight w:val="0"/>
              <w:marTop w:val="0"/>
              <w:marBottom w:val="0"/>
              <w:divBdr>
                <w:top w:val="none" w:sz="0" w:space="0" w:color="auto"/>
                <w:left w:val="none" w:sz="0" w:space="0" w:color="auto"/>
                <w:bottom w:val="none" w:sz="0" w:space="0" w:color="auto"/>
                <w:right w:val="none" w:sz="0" w:space="0" w:color="auto"/>
              </w:divBdr>
            </w:div>
            <w:div w:id="435443454">
              <w:marLeft w:val="0"/>
              <w:marRight w:val="0"/>
              <w:marTop w:val="0"/>
              <w:marBottom w:val="0"/>
              <w:divBdr>
                <w:top w:val="none" w:sz="0" w:space="0" w:color="auto"/>
                <w:left w:val="none" w:sz="0" w:space="0" w:color="auto"/>
                <w:bottom w:val="none" w:sz="0" w:space="0" w:color="auto"/>
                <w:right w:val="none" w:sz="0" w:space="0" w:color="auto"/>
              </w:divBdr>
            </w:div>
            <w:div w:id="435448152">
              <w:marLeft w:val="0"/>
              <w:marRight w:val="0"/>
              <w:marTop w:val="0"/>
              <w:marBottom w:val="0"/>
              <w:divBdr>
                <w:top w:val="none" w:sz="0" w:space="0" w:color="auto"/>
                <w:left w:val="none" w:sz="0" w:space="0" w:color="auto"/>
                <w:bottom w:val="none" w:sz="0" w:space="0" w:color="auto"/>
                <w:right w:val="none" w:sz="0" w:space="0" w:color="auto"/>
              </w:divBdr>
            </w:div>
            <w:div w:id="435757742">
              <w:marLeft w:val="0"/>
              <w:marRight w:val="0"/>
              <w:marTop w:val="0"/>
              <w:marBottom w:val="0"/>
              <w:divBdr>
                <w:top w:val="none" w:sz="0" w:space="0" w:color="auto"/>
                <w:left w:val="none" w:sz="0" w:space="0" w:color="auto"/>
                <w:bottom w:val="none" w:sz="0" w:space="0" w:color="auto"/>
                <w:right w:val="none" w:sz="0" w:space="0" w:color="auto"/>
              </w:divBdr>
            </w:div>
            <w:div w:id="437531015">
              <w:marLeft w:val="0"/>
              <w:marRight w:val="0"/>
              <w:marTop w:val="0"/>
              <w:marBottom w:val="0"/>
              <w:divBdr>
                <w:top w:val="none" w:sz="0" w:space="0" w:color="auto"/>
                <w:left w:val="none" w:sz="0" w:space="0" w:color="auto"/>
                <w:bottom w:val="none" w:sz="0" w:space="0" w:color="auto"/>
                <w:right w:val="none" w:sz="0" w:space="0" w:color="auto"/>
              </w:divBdr>
            </w:div>
            <w:div w:id="437794414">
              <w:marLeft w:val="0"/>
              <w:marRight w:val="0"/>
              <w:marTop w:val="0"/>
              <w:marBottom w:val="0"/>
              <w:divBdr>
                <w:top w:val="none" w:sz="0" w:space="0" w:color="auto"/>
                <w:left w:val="none" w:sz="0" w:space="0" w:color="auto"/>
                <w:bottom w:val="none" w:sz="0" w:space="0" w:color="auto"/>
                <w:right w:val="none" w:sz="0" w:space="0" w:color="auto"/>
              </w:divBdr>
            </w:div>
            <w:div w:id="438181477">
              <w:marLeft w:val="0"/>
              <w:marRight w:val="0"/>
              <w:marTop w:val="0"/>
              <w:marBottom w:val="0"/>
              <w:divBdr>
                <w:top w:val="none" w:sz="0" w:space="0" w:color="auto"/>
                <w:left w:val="none" w:sz="0" w:space="0" w:color="auto"/>
                <w:bottom w:val="none" w:sz="0" w:space="0" w:color="auto"/>
                <w:right w:val="none" w:sz="0" w:space="0" w:color="auto"/>
              </w:divBdr>
            </w:div>
            <w:div w:id="438256941">
              <w:marLeft w:val="0"/>
              <w:marRight w:val="0"/>
              <w:marTop w:val="0"/>
              <w:marBottom w:val="0"/>
              <w:divBdr>
                <w:top w:val="none" w:sz="0" w:space="0" w:color="auto"/>
                <w:left w:val="none" w:sz="0" w:space="0" w:color="auto"/>
                <w:bottom w:val="none" w:sz="0" w:space="0" w:color="auto"/>
                <w:right w:val="none" w:sz="0" w:space="0" w:color="auto"/>
              </w:divBdr>
            </w:div>
            <w:div w:id="439253668">
              <w:marLeft w:val="0"/>
              <w:marRight w:val="0"/>
              <w:marTop w:val="0"/>
              <w:marBottom w:val="0"/>
              <w:divBdr>
                <w:top w:val="none" w:sz="0" w:space="0" w:color="auto"/>
                <w:left w:val="none" w:sz="0" w:space="0" w:color="auto"/>
                <w:bottom w:val="none" w:sz="0" w:space="0" w:color="auto"/>
                <w:right w:val="none" w:sz="0" w:space="0" w:color="auto"/>
              </w:divBdr>
            </w:div>
            <w:div w:id="439836016">
              <w:marLeft w:val="0"/>
              <w:marRight w:val="0"/>
              <w:marTop w:val="0"/>
              <w:marBottom w:val="0"/>
              <w:divBdr>
                <w:top w:val="none" w:sz="0" w:space="0" w:color="auto"/>
                <w:left w:val="none" w:sz="0" w:space="0" w:color="auto"/>
                <w:bottom w:val="none" w:sz="0" w:space="0" w:color="auto"/>
                <w:right w:val="none" w:sz="0" w:space="0" w:color="auto"/>
              </w:divBdr>
            </w:div>
            <w:div w:id="440689698">
              <w:marLeft w:val="0"/>
              <w:marRight w:val="0"/>
              <w:marTop w:val="0"/>
              <w:marBottom w:val="0"/>
              <w:divBdr>
                <w:top w:val="none" w:sz="0" w:space="0" w:color="auto"/>
                <w:left w:val="none" w:sz="0" w:space="0" w:color="auto"/>
                <w:bottom w:val="none" w:sz="0" w:space="0" w:color="auto"/>
                <w:right w:val="none" w:sz="0" w:space="0" w:color="auto"/>
              </w:divBdr>
            </w:div>
            <w:div w:id="441655629">
              <w:marLeft w:val="0"/>
              <w:marRight w:val="0"/>
              <w:marTop w:val="0"/>
              <w:marBottom w:val="0"/>
              <w:divBdr>
                <w:top w:val="none" w:sz="0" w:space="0" w:color="auto"/>
                <w:left w:val="none" w:sz="0" w:space="0" w:color="auto"/>
                <w:bottom w:val="none" w:sz="0" w:space="0" w:color="auto"/>
                <w:right w:val="none" w:sz="0" w:space="0" w:color="auto"/>
              </w:divBdr>
            </w:div>
            <w:div w:id="442769734">
              <w:marLeft w:val="0"/>
              <w:marRight w:val="0"/>
              <w:marTop w:val="0"/>
              <w:marBottom w:val="0"/>
              <w:divBdr>
                <w:top w:val="none" w:sz="0" w:space="0" w:color="auto"/>
                <w:left w:val="none" w:sz="0" w:space="0" w:color="auto"/>
                <w:bottom w:val="none" w:sz="0" w:space="0" w:color="auto"/>
                <w:right w:val="none" w:sz="0" w:space="0" w:color="auto"/>
              </w:divBdr>
            </w:div>
            <w:div w:id="443115955">
              <w:marLeft w:val="0"/>
              <w:marRight w:val="0"/>
              <w:marTop w:val="0"/>
              <w:marBottom w:val="0"/>
              <w:divBdr>
                <w:top w:val="none" w:sz="0" w:space="0" w:color="auto"/>
                <w:left w:val="none" w:sz="0" w:space="0" w:color="auto"/>
                <w:bottom w:val="none" w:sz="0" w:space="0" w:color="auto"/>
                <w:right w:val="none" w:sz="0" w:space="0" w:color="auto"/>
              </w:divBdr>
            </w:div>
            <w:div w:id="444546611">
              <w:marLeft w:val="0"/>
              <w:marRight w:val="0"/>
              <w:marTop w:val="0"/>
              <w:marBottom w:val="0"/>
              <w:divBdr>
                <w:top w:val="none" w:sz="0" w:space="0" w:color="auto"/>
                <w:left w:val="none" w:sz="0" w:space="0" w:color="auto"/>
                <w:bottom w:val="none" w:sz="0" w:space="0" w:color="auto"/>
                <w:right w:val="none" w:sz="0" w:space="0" w:color="auto"/>
              </w:divBdr>
            </w:div>
            <w:div w:id="445537844">
              <w:marLeft w:val="0"/>
              <w:marRight w:val="0"/>
              <w:marTop w:val="0"/>
              <w:marBottom w:val="0"/>
              <w:divBdr>
                <w:top w:val="none" w:sz="0" w:space="0" w:color="auto"/>
                <w:left w:val="none" w:sz="0" w:space="0" w:color="auto"/>
                <w:bottom w:val="none" w:sz="0" w:space="0" w:color="auto"/>
                <w:right w:val="none" w:sz="0" w:space="0" w:color="auto"/>
              </w:divBdr>
            </w:div>
            <w:div w:id="446629403">
              <w:marLeft w:val="0"/>
              <w:marRight w:val="0"/>
              <w:marTop w:val="0"/>
              <w:marBottom w:val="0"/>
              <w:divBdr>
                <w:top w:val="none" w:sz="0" w:space="0" w:color="auto"/>
                <w:left w:val="none" w:sz="0" w:space="0" w:color="auto"/>
                <w:bottom w:val="none" w:sz="0" w:space="0" w:color="auto"/>
                <w:right w:val="none" w:sz="0" w:space="0" w:color="auto"/>
              </w:divBdr>
            </w:div>
            <w:div w:id="446660198">
              <w:marLeft w:val="0"/>
              <w:marRight w:val="0"/>
              <w:marTop w:val="0"/>
              <w:marBottom w:val="0"/>
              <w:divBdr>
                <w:top w:val="none" w:sz="0" w:space="0" w:color="auto"/>
                <w:left w:val="none" w:sz="0" w:space="0" w:color="auto"/>
                <w:bottom w:val="none" w:sz="0" w:space="0" w:color="auto"/>
                <w:right w:val="none" w:sz="0" w:space="0" w:color="auto"/>
              </w:divBdr>
            </w:div>
            <w:div w:id="446895653">
              <w:marLeft w:val="0"/>
              <w:marRight w:val="0"/>
              <w:marTop w:val="0"/>
              <w:marBottom w:val="0"/>
              <w:divBdr>
                <w:top w:val="none" w:sz="0" w:space="0" w:color="auto"/>
                <w:left w:val="none" w:sz="0" w:space="0" w:color="auto"/>
                <w:bottom w:val="none" w:sz="0" w:space="0" w:color="auto"/>
                <w:right w:val="none" w:sz="0" w:space="0" w:color="auto"/>
              </w:divBdr>
            </w:div>
            <w:div w:id="447164700">
              <w:marLeft w:val="0"/>
              <w:marRight w:val="0"/>
              <w:marTop w:val="0"/>
              <w:marBottom w:val="0"/>
              <w:divBdr>
                <w:top w:val="none" w:sz="0" w:space="0" w:color="auto"/>
                <w:left w:val="none" w:sz="0" w:space="0" w:color="auto"/>
                <w:bottom w:val="none" w:sz="0" w:space="0" w:color="auto"/>
                <w:right w:val="none" w:sz="0" w:space="0" w:color="auto"/>
              </w:divBdr>
            </w:div>
            <w:div w:id="448478912">
              <w:marLeft w:val="0"/>
              <w:marRight w:val="0"/>
              <w:marTop w:val="0"/>
              <w:marBottom w:val="0"/>
              <w:divBdr>
                <w:top w:val="none" w:sz="0" w:space="0" w:color="auto"/>
                <w:left w:val="none" w:sz="0" w:space="0" w:color="auto"/>
                <w:bottom w:val="none" w:sz="0" w:space="0" w:color="auto"/>
                <w:right w:val="none" w:sz="0" w:space="0" w:color="auto"/>
              </w:divBdr>
            </w:div>
            <w:div w:id="448663176">
              <w:marLeft w:val="0"/>
              <w:marRight w:val="0"/>
              <w:marTop w:val="0"/>
              <w:marBottom w:val="0"/>
              <w:divBdr>
                <w:top w:val="none" w:sz="0" w:space="0" w:color="auto"/>
                <w:left w:val="none" w:sz="0" w:space="0" w:color="auto"/>
                <w:bottom w:val="none" w:sz="0" w:space="0" w:color="auto"/>
                <w:right w:val="none" w:sz="0" w:space="0" w:color="auto"/>
              </w:divBdr>
            </w:div>
            <w:div w:id="448739011">
              <w:marLeft w:val="0"/>
              <w:marRight w:val="0"/>
              <w:marTop w:val="0"/>
              <w:marBottom w:val="0"/>
              <w:divBdr>
                <w:top w:val="none" w:sz="0" w:space="0" w:color="auto"/>
                <w:left w:val="none" w:sz="0" w:space="0" w:color="auto"/>
                <w:bottom w:val="none" w:sz="0" w:space="0" w:color="auto"/>
                <w:right w:val="none" w:sz="0" w:space="0" w:color="auto"/>
              </w:divBdr>
            </w:div>
            <w:div w:id="451021030">
              <w:marLeft w:val="0"/>
              <w:marRight w:val="0"/>
              <w:marTop w:val="0"/>
              <w:marBottom w:val="0"/>
              <w:divBdr>
                <w:top w:val="none" w:sz="0" w:space="0" w:color="auto"/>
                <w:left w:val="none" w:sz="0" w:space="0" w:color="auto"/>
                <w:bottom w:val="none" w:sz="0" w:space="0" w:color="auto"/>
                <w:right w:val="none" w:sz="0" w:space="0" w:color="auto"/>
              </w:divBdr>
            </w:div>
            <w:div w:id="451022428">
              <w:marLeft w:val="0"/>
              <w:marRight w:val="0"/>
              <w:marTop w:val="0"/>
              <w:marBottom w:val="0"/>
              <w:divBdr>
                <w:top w:val="none" w:sz="0" w:space="0" w:color="auto"/>
                <w:left w:val="none" w:sz="0" w:space="0" w:color="auto"/>
                <w:bottom w:val="none" w:sz="0" w:space="0" w:color="auto"/>
                <w:right w:val="none" w:sz="0" w:space="0" w:color="auto"/>
              </w:divBdr>
            </w:div>
            <w:div w:id="453133665">
              <w:marLeft w:val="0"/>
              <w:marRight w:val="0"/>
              <w:marTop w:val="0"/>
              <w:marBottom w:val="0"/>
              <w:divBdr>
                <w:top w:val="none" w:sz="0" w:space="0" w:color="auto"/>
                <w:left w:val="none" w:sz="0" w:space="0" w:color="auto"/>
                <w:bottom w:val="none" w:sz="0" w:space="0" w:color="auto"/>
                <w:right w:val="none" w:sz="0" w:space="0" w:color="auto"/>
              </w:divBdr>
            </w:div>
            <w:div w:id="454325556">
              <w:marLeft w:val="0"/>
              <w:marRight w:val="0"/>
              <w:marTop w:val="0"/>
              <w:marBottom w:val="0"/>
              <w:divBdr>
                <w:top w:val="none" w:sz="0" w:space="0" w:color="auto"/>
                <w:left w:val="none" w:sz="0" w:space="0" w:color="auto"/>
                <w:bottom w:val="none" w:sz="0" w:space="0" w:color="auto"/>
                <w:right w:val="none" w:sz="0" w:space="0" w:color="auto"/>
              </w:divBdr>
            </w:div>
            <w:div w:id="454834329">
              <w:marLeft w:val="0"/>
              <w:marRight w:val="0"/>
              <w:marTop w:val="0"/>
              <w:marBottom w:val="0"/>
              <w:divBdr>
                <w:top w:val="none" w:sz="0" w:space="0" w:color="auto"/>
                <w:left w:val="none" w:sz="0" w:space="0" w:color="auto"/>
                <w:bottom w:val="none" w:sz="0" w:space="0" w:color="auto"/>
                <w:right w:val="none" w:sz="0" w:space="0" w:color="auto"/>
              </w:divBdr>
            </w:div>
            <w:div w:id="455413346">
              <w:marLeft w:val="0"/>
              <w:marRight w:val="0"/>
              <w:marTop w:val="0"/>
              <w:marBottom w:val="0"/>
              <w:divBdr>
                <w:top w:val="none" w:sz="0" w:space="0" w:color="auto"/>
                <w:left w:val="none" w:sz="0" w:space="0" w:color="auto"/>
                <w:bottom w:val="none" w:sz="0" w:space="0" w:color="auto"/>
                <w:right w:val="none" w:sz="0" w:space="0" w:color="auto"/>
              </w:divBdr>
            </w:div>
            <w:div w:id="455484533">
              <w:marLeft w:val="0"/>
              <w:marRight w:val="0"/>
              <w:marTop w:val="0"/>
              <w:marBottom w:val="0"/>
              <w:divBdr>
                <w:top w:val="none" w:sz="0" w:space="0" w:color="auto"/>
                <w:left w:val="none" w:sz="0" w:space="0" w:color="auto"/>
                <w:bottom w:val="none" w:sz="0" w:space="0" w:color="auto"/>
                <w:right w:val="none" w:sz="0" w:space="0" w:color="auto"/>
              </w:divBdr>
            </w:div>
            <w:div w:id="456334320">
              <w:marLeft w:val="0"/>
              <w:marRight w:val="0"/>
              <w:marTop w:val="0"/>
              <w:marBottom w:val="0"/>
              <w:divBdr>
                <w:top w:val="none" w:sz="0" w:space="0" w:color="auto"/>
                <w:left w:val="none" w:sz="0" w:space="0" w:color="auto"/>
                <w:bottom w:val="none" w:sz="0" w:space="0" w:color="auto"/>
                <w:right w:val="none" w:sz="0" w:space="0" w:color="auto"/>
              </w:divBdr>
            </w:div>
            <w:div w:id="457341446">
              <w:marLeft w:val="0"/>
              <w:marRight w:val="0"/>
              <w:marTop w:val="0"/>
              <w:marBottom w:val="0"/>
              <w:divBdr>
                <w:top w:val="none" w:sz="0" w:space="0" w:color="auto"/>
                <w:left w:val="none" w:sz="0" w:space="0" w:color="auto"/>
                <w:bottom w:val="none" w:sz="0" w:space="0" w:color="auto"/>
                <w:right w:val="none" w:sz="0" w:space="0" w:color="auto"/>
              </w:divBdr>
            </w:div>
            <w:div w:id="458231095">
              <w:marLeft w:val="0"/>
              <w:marRight w:val="0"/>
              <w:marTop w:val="0"/>
              <w:marBottom w:val="0"/>
              <w:divBdr>
                <w:top w:val="none" w:sz="0" w:space="0" w:color="auto"/>
                <w:left w:val="none" w:sz="0" w:space="0" w:color="auto"/>
                <w:bottom w:val="none" w:sz="0" w:space="0" w:color="auto"/>
                <w:right w:val="none" w:sz="0" w:space="0" w:color="auto"/>
              </w:divBdr>
            </w:div>
            <w:div w:id="458768463">
              <w:marLeft w:val="0"/>
              <w:marRight w:val="0"/>
              <w:marTop w:val="0"/>
              <w:marBottom w:val="0"/>
              <w:divBdr>
                <w:top w:val="none" w:sz="0" w:space="0" w:color="auto"/>
                <w:left w:val="none" w:sz="0" w:space="0" w:color="auto"/>
                <w:bottom w:val="none" w:sz="0" w:space="0" w:color="auto"/>
                <w:right w:val="none" w:sz="0" w:space="0" w:color="auto"/>
              </w:divBdr>
            </w:div>
            <w:div w:id="459306532">
              <w:marLeft w:val="0"/>
              <w:marRight w:val="0"/>
              <w:marTop w:val="0"/>
              <w:marBottom w:val="0"/>
              <w:divBdr>
                <w:top w:val="none" w:sz="0" w:space="0" w:color="auto"/>
                <w:left w:val="none" w:sz="0" w:space="0" w:color="auto"/>
                <w:bottom w:val="none" w:sz="0" w:space="0" w:color="auto"/>
                <w:right w:val="none" w:sz="0" w:space="0" w:color="auto"/>
              </w:divBdr>
            </w:div>
            <w:div w:id="459421080">
              <w:marLeft w:val="0"/>
              <w:marRight w:val="0"/>
              <w:marTop w:val="0"/>
              <w:marBottom w:val="0"/>
              <w:divBdr>
                <w:top w:val="none" w:sz="0" w:space="0" w:color="auto"/>
                <w:left w:val="none" w:sz="0" w:space="0" w:color="auto"/>
                <w:bottom w:val="none" w:sz="0" w:space="0" w:color="auto"/>
                <w:right w:val="none" w:sz="0" w:space="0" w:color="auto"/>
              </w:divBdr>
            </w:div>
            <w:div w:id="459569010">
              <w:marLeft w:val="0"/>
              <w:marRight w:val="0"/>
              <w:marTop w:val="0"/>
              <w:marBottom w:val="0"/>
              <w:divBdr>
                <w:top w:val="none" w:sz="0" w:space="0" w:color="auto"/>
                <w:left w:val="none" w:sz="0" w:space="0" w:color="auto"/>
                <w:bottom w:val="none" w:sz="0" w:space="0" w:color="auto"/>
                <w:right w:val="none" w:sz="0" w:space="0" w:color="auto"/>
              </w:divBdr>
            </w:div>
            <w:div w:id="460273856">
              <w:marLeft w:val="0"/>
              <w:marRight w:val="0"/>
              <w:marTop w:val="0"/>
              <w:marBottom w:val="0"/>
              <w:divBdr>
                <w:top w:val="none" w:sz="0" w:space="0" w:color="auto"/>
                <w:left w:val="none" w:sz="0" w:space="0" w:color="auto"/>
                <w:bottom w:val="none" w:sz="0" w:space="0" w:color="auto"/>
                <w:right w:val="none" w:sz="0" w:space="0" w:color="auto"/>
              </w:divBdr>
            </w:div>
            <w:div w:id="460416168">
              <w:marLeft w:val="0"/>
              <w:marRight w:val="0"/>
              <w:marTop w:val="0"/>
              <w:marBottom w:val="0"/>
              <w:divBdr>
                <w:top w:val="none" w:sz="0" w:space="0" w:color="auto"/>
                <w:left w:val="none" w:sz="0" w:space="0" w:color="auto"/>
                <w:bottom w:val="none" w:sz="0" w:space="0" w:color="auto"/>
                <w:right w:val="none" w:sz="0" w:space="0" w:color="auto"/>
              </w:divBdr>
            </w:div>
            <w:div w:id="460541405">
              <w:marLeft w:val="0"/>
              <w:marRight w:val="0"/>
              <w:marTop w:val="0"/>
              <w:marBottom w:val="0"/>
              <w:divBdr>
                <w:top w:val="none" w:sz="0" w:space="0" w:color="auto"/>
                <w:left w:val="none" w:sz="0" w:space="0" w:color="auto"/>
                <w:bottom w:val="none" w:sz="0" w:space="0" w:color="auto"/>
                <w:right w:val="none" w:sz="0" w:space="0" w:color="auto"/>
              </w:divBdr>
            </w:div>
            <w:div w:id="460652724">
              <w:marLeft w:val="0"/>
              <w:marRight w:val="0"/>
              <w:marTop w:val="0"/>
              <w:marBottom w:val="0"/>
              <w:divBdr>
                <w:top w:val="none" w:sz="0" w:space="0" w:color="auto"/>
                <w:left w:val="none" w:sz="0" w:space="0" w:color="auto"/>
                <w:bottom w:val="none" w:sz="0" w:space="0" w:color="auto"/>
                <w:right w:val="none" w:sz="0" w:space="0" w:color="auto"/>
              </w:divBdr>
            </w:div>
            <w:div w:id="460684967">
              <w:marLeft w:val="0"/>
              <w:marRight w:val="0"/>
              <w:marTop w:val="0"/>
              <w:marBottom w:val="0"/>
              <w:divBdr>
                <w:top w:val="none" w:sz="0" w:space="0" w:color="auto"/>
                <w:left w:val="none" w:sz="0" w:space="0" w:color="auto"/>
                <w:bottom w:val="none" w:sz="0" w:space="0" w:color="auto"/>
                <w:right w:val="none" w:sz="0" w:space="0" w:color="auto"/>
              </w:divBdr>
            </w:div>
            <w:div w:id="461465115">
              <w:marLeft w:val="0"/>
              <w:marRight w:val="0"/>
              <w:marTop w:val="0"/>
              <w:marBottom w:val="0"/>
              <w:divBdr>
                <w:top w:val="none" w:sz="0" w:space="0" w:color="auto"/>
                <w:left w:val="none" w:sz="0" w:space="0" w:color="auto"/>
                <w:bottom w:val="none" w:sz="0" w:space="0" w:color="auto"/>
                <w:right w:val="none" w:sz="0" w:space="0" w:color="auto"/>
              </w:divBdr>
            </w:div>
            <w:div w:id="462044368">
              <w:marLeft w:val="0"/>
              <w:marRight w:val="0"/>
              <w:marTop w:val="0"/>
              <w:marBottom w:val="0"/>
              <w:divBdr>
                <w:top w:val="none" w:sz="0" w:space="0" w:color="auto"/>
                <w:left w:val="none" w:sz="0" w:space="0" w:color="auto"/>
                <w:bottom w:val="none" w:sz="0" w:space="0" w:color="auto"/>
                <w:right w:val="none" w:sz="0" w:space="0" w:color="auto"/>
              </w:divBdr>
            </w:div>
            <w:div w:id="465658992">
              <w:marLeft w:val="0"/>
              <w:marRight w:val="0"/>
              <w:marTop w:val="0"/>
              <w:marBottom w:val="0"/>
              <w:divBdr>
                <w:top w:val="none" w:sz="0" w:space="0" w:color="auto"/>
                <w:left w:val="none" w:sz="0" w:space="0" w:color="auto"/>
                <w:bottom w:val="none" w:sz="0" w:space="0" w:color="auto"/>
                <w:right w:val="none" w:sz="0" w:space="0" w:color="auto"/>
              </w:divBdr>
            </w:div>
            <w:div w:id="465780603">
              <w:marLeft w:val="0"/>
              <w:marRight w:val="0"/>
              <w:marTop w:val="0"/>
              <w:marBottom w:val="0"/>
              <w:divBdr>
                <w:top w:val="none" w:sz="0" w:space="0" w:color="auto"/>
                <w:left w:val="none" w:sz="0" w:space="0" w:color="auto"/>
                <w:bottom w:val="none" w:sz="0" w:space="0" w:color="auto"/>
                <w:right w:val="none" w:sz="0" w:space="0" w:color="auto"/>
              </w:divBdr>
            </w:div>
            <w:div w:id="467088748">
              <w:marLeft w:val="0"/>
              <w:marRight w:val="0"/>
              <w:marTop w:val="0"/>
              <w:marBottom w:val="0"/>
              <w:divBdr>
                <w:top w:val="none" w:sz="0" w:space="0" w:color="auto"/>
                <w:left w:val="none" w:sz="0" w:space="0" w:color="auto"/>
                <w:bottom w:val="none" w:sz="0" w:space="0" w:color="auto"/>
                <w:right w:val="none" w:sz="0" w:space="0" w:color="auto"/>
              </w:divBdr>
            </w:div>
            <w:div w:id="468859342">
              <w:marLeft w:val="0"/>
              <w:marRight w:val="0"/>
              <w:marTop w:val="0"/>
              <w:marBottom w:val="0"/>
              <w:divBdr>
                <w:top w:val="none" w:sz="0" w:space="0" w:color="auto"/>
                <w:left w:val="none" w:sz="0" w:space="0" w:color="auto"/>
                <w:bottom w:val="none" w:sz="0" w:space="0" w:color="auto"/>
                <w:right w:val="none" w:sz="0" w:space="0" w:color="auto"/>
              </w:divBdr>
            </w:div>
            <w:div w:id="469371634">
              <w:marLeft w:val="0"/>
              <w:marRight w:val="0"/>
              <w:marTop w:val="0"/>
              <w:marBottom w:val="0"/>
              <w:divBdr>
                <w:top w:val="none" w:sz="0" w:space="0" w:color="auto"/>
                <w:left w:val="none" w:sz="0" w:space="0" w:color="auto"/>
                <w:bottom w:val="none" w:sz="0" w:space="0" w:color="auto"/>
                <w:right w:val="none" w:sz="0" w:space="0" w:color="auto"/>
              </w:divBdr>
            </w:div>
            <w:div w:id="469829107">
              <w:marLeft w:val="0"/>
              <w:marRight w:val="0"/>
              <w:marTop w:val="0"/>
              <w:marBottom w:val="0"/>
              <w:divBdr>
                <w:top w:val="none" w:sz="0" w:space="0" w:color="auto"/>
                <w:left w:val="none" w:sz="0" w:space="0" w:color="auto"/>
                <w:bottom w:val="none" w:sz="0" w:space="0" w:color="auto"/>
                <w:right w:val="none" w:sz="0" w:space="0" w:color="auto"/>
              </w:divBdr>
            </w:div>
            <w:div w:id="472019801">
              <w:marLeft w:val="0"/>
              <w:marRight w:val="0"/>
              <w:marTop w:val="0"/>
              <w:marBottom w:val="0"/>
              <w:divBdr>
                <w:top w:val="none" w:sz="0" w:space="0" w:color="auto"/>
                <w:left w:val="none" w:sz="0" w:space="0" w:color="auto"/>
                <w:bottom w:val="none" w:sz="0" w:space="0" w:color="auto"/>
                <w:right w:val="none" w:sz="0" w:space="0" w:color="auto"/>
              </w:divBdr>
            </w:div>
            <w:div w:id="472410747">
              <w:marLeft w:val="0"/>
              <w:marRight w:val="0"/>
              <w:marTop w:val="0"/>
              <w:marBottom w:val="0"/>
              <w:divBdr>
                <w:top w:val="none" w:sz="0" w:space="0" w:color="auto"/>
                <w:left w:val="none" w:sz="0" w:space="0" w:color="auto"/>
                <w:bottom w:val="none" w:sz="0" w:space="0" w:color="auto"/>
                <w:right w:val="none" w:sz="0" w:space="0" w:color="auto"/>
              </w:divBdr>
            </w:div>
            <w:div w:id="473110028">
              <w:marLeft w:val="0"/>
              <w:marRight w:val="0"/>
              <w:marTop w:val="0"/>
              <w:marBottom w:val="0"/>
              <w:divBdr>
                <w:top w:val="none" w:sz="0" w:space="0" w:color="auto"/>
                <w:left w:val="none" w:sz="0" w:space="0" w:color="auto"/>
                <w:bottom w:val="none" w:sz="0" w:space="0" w:color="auto"/>
                <w:right w:val="none" w:sz="0" w:space="0" w:color="auto"/>
              </w:divBdr>
            </w:div>
            <w:div w:id="474839532">
              <w:marLeft w:val="0"/>
              <w:marRight w:val="0"/>
              <w:marTop w:val="0"/>
              <w:marBottom w:val="0"/>
              <w:divBdr>
                <w:top w:val="none" w:sz="0" w:space="0" w:color="auto"/>
                <w:left w:val="none" w:sz="0" w:space="0" w:color="auto"/>
                <w:bottom w:val="none" w:sz="0" w:space="0" w:color="auto"/>
                <w:right w:val="none" w:sz="0" w:space="0" w:color="auto"/>
              </w:divBdr>
            </w:div>
            <w:div w:id="476410948">
              <w:marLeft w:val="0"/>
              <w:marRight w:val="0"/>
              <w:marTop w:val="0"/>
              <w:marBottom w:val="0"/>
              <w:divBdr>
                <w:top w:val="none" w:sz="0" w:space="0" w:color="auto"/>
                <w:left w:val="none" w:sz="0" w:space="0" w:color="auto"/>
                <w:bottom w:val="none" w:sz="0" w:space="0" w:color="auto"/>
                <w:right w:val="none" w:sz="0" w:space="0" w:color="auto"/>
              </w:divBdr>
            </w:div>
            <w:div w:id="478234454">
              <w:marLeft w:val="0"/>
              <w:marRight w:val="0"/>
              <w:marTop w:val="0"/>
              <w:marBottom w:val="0"/>
              <w:divBdr>
                <w:top w:val="none" w:sz="0" w:space="0" w:color="auto"/>
                <w:left w:val="none" w:sz="0" w:space="0" w:color="auto"/>
                <w:bottom w:val="none" w:sz="0" w:space="0" w:color="auto"/>
                <w:right w:val="none" w:sz="0" w:space="0" w:color="auto"/>
              </w:divBdr>
            </w:div>
            <w:div w:id="480199910">
              <w:marLeft w:val="0"/>
              <w:marRight w:val="0"/>
              <w:marTop w:val="0"/>
              <w:marBottom w:val="0"/>
              <w:divBdr>
                <w:top w:val="none" w:sz="0" w:space="0" w:color="auto"/>
                <w:left w:val="none" w:sz="0" w:space="0" w:color="auto"/>
                <w:bottom w:val="none" w:sz="0" w:space="0" w:color="auto"/>
                <w:right w:val="none" w:sz="0" w:space="0" w:color="auto"/>
              </w:divBdr>
            </w:div>
            <w:div w:id="480732572">
              <w:marLeft w:val="0"/>
              <w:marRight w:val="0"/>
              <w:marTop w:val="0"/>
              <w:marBottom w:val="0"/>
              <w:divBdr>
                <w:top w:val="none" w:sz="0" w:space="0" w:color="auto"/>
                <w:left w:val="none" w:sz="0" w:space="0" w:color="auto"/>
                <w:bottom w:val="none" w:sz="0" w:space="0" w:color="auto"/>
                <w:right w:val="none" w:sz="0" w:space="0" w:color="auto"/>
              </w:divBdr>
            </w:div>
            <w:div w:id="482241641">
              <w:marLeft w:val="0"/>
              <w:marRight w:val="0"/>
              <w:marTop w:val="0"/>
              <w:marBottom w:val="0"/>
              <w:divBdr>
                <w:top w:val="none" w:sz="0" w:space="0" w:color="auto"/>
                <w:left w:val="none" w:sz="0" w:space="0" w:color="auto"/>
                <w:bottom w:val="none" w:sz="0" w:space="0" w:color="auto"/>
                <w:right w:val="none" w:sz="0" w:space="0" w:color="auto"/>
              </w:divBdr>
            </w:div>
            <w:div w:id="483593321">
              <w:marLeft w:val="0"/>
              <w:marRight w:val="0"/>
              <w:marTop w:val="0"/>
              <w:marBottom w:val="0"/>
              <w:divBdr>
                <w:top w:val="none" w:sz="0" w:space="0" w:color="auto"/>
                <w:left w:val="none" w:sz="0" w:space="0" w:color="auto"/>
                <w:bottom w:val="none" w:sz="0" w:space="0" w:color="auto"/>
                <w:right w:val="none" w:sz="0" w:space="0" w:color="auto"/>
              </w:divBdr>
            </w:div>
            <w:div w:id="484319275">
              <w:marLeft w:val="0"/>
              <w:marRight w:val="0"/>
              <w:marTop w:val="0"/>
              <w:marBottom w:val="0"/>
              <w:divBdr>
                <w:top w:val="none" w:sz="0" w:space="0" w:color="auto"/>
                <w:left w:val="none" w:sz="0" w:space="0" w:color="auto"/>
                <w:bottom w:val="none" w:sz="0" w:space="0" w:color="auto"/>
                <w:right w:val="none" w:sz="0" w:space="0" w:color="auto"/>
              </w:divBdr>
            </w:div>
            <w:div w:id="485048081">
              <w:marLeft w:val="0"/>
              <w:marRight w:val="0"/>
              <w:marTop w:val="0"/>
              <w:marBottom w:val="0"/>
              <w:divBdr>
                <w:top w:val="none" w:sz="0" w:space="0" w:color="auto"/>
                <w:left w:val="none" w:sz="0" w:space="0" w:color="auto"/>
                <w:bottom w:val="none" w:sz="0" w:space="0" w:color="auto"/>
                <w:right w:val="none" w:sz="0" w:space="0" w:color="auto"/>
              </w:divBdr>
            </w:div>
            <w:div w:id="486089470">
              <w:marLeft w:val="0"/>
              <w:marRight w:val="0"/>
              <w:marTop w:val="0"/>
              <w:marBottom w:val="0"/>
              <w:divBdr>
                <w:top w:val="none" w:sz="0" w:space="0" w:color="auto"/>
                <w:left w:val="none" w:sz="0" w:space="0" w:color="auto"/>
                <w:bottom w:val="none" w:sz="0" w:space="0" w:color="auto"/>
                <w:right w:val="none" w:sz="0" w:space="0" w:color="auto"/>
              </w:divBdr>
            </w:div>
            <w:div w:id="486820696">
              <w:marLeft w:val="0"/>
              <w:marRight w:val="0"/>
              <w:marTop w:val="0"/>
              <w:marBottom w:val="0"/>
              <w:divBdr>
                <w:top w:val="none" w:sz="0" w:space="0" w:color="auto"/>
                <w:left w:val="none" w:sz="0" w:space="0" w:color="auto"/>
                <w:bottom w:val="none" w:sz="0" w:space="0" w:color="auto"/>
                <w:right w:val="none" w:sz="0" w:space="0" w:color="auto"/>
              </w:divBdr>
            </w:div>
            <w:div w:id="489752448">
              <w:marLeft w:val="0"/>
              <w:marRight w:val="0"/>
              <w:marTop w:val="0"/>
              <w:marBottom w:val="0"/>
              <w:divBdr>
                <w:top w:val="none" w:sz="0" w:space="0" w:color="auto"/>
                <w:left w:val="none" w:sz="0" w:space="0" w:color="auto"/>
                <w:bottom w:val="none" w:sz="0" w:space="0" w:color="auto"/>
                <w:right w:val="none" w:sz="0" w:space="0" w:color="auto"/>
              </w:divBdr>
            </w:div>
            <w:div w:id="489832867">
              <w:marLeft w:val="0"/>
              <w:marRight w:val="0"/>
              <w:marTop w:val="0"/>
              <w:marBottom w:val="0"/>
              <w:divBdr>
                <w:top w:val="none" w:sz="0" w:space="0" w:color="auto"/>
                <w:left w:val="none" w:sz="0" w:space="0" w:color="auto"/>
                <w:bottom w:val="none" w:sz="0" w:space="0" w:color="auto"/>
                <w:right w:val="none" w:sz="0" w:space="0" w:color="auto"/>
              </w:divBdr>
            </w:div>
            <w:div w:id="490173910">
              <w:marLeft w:val="0"/>
              <w:marRight w:val="0"/>
              <w:marTop w:val="0"/>
              <w:marBottom w:val="0"/>
              <w:divBdr>
                <w:top w:val="none" w:sz="0" w:space="0" w:color="auto"/>
                <w:left w:val="none" w:sz="0" w:space="0" w:color="auto"/>
                <w:bottom w:val="none" w:sz="0" w:space="0" w:color="auto"/>
                <w:right w:val="none" w:sz="0" w:space="0" w:color="auto"/>
              </w:divBdr>
            </w:div>
            <w:div w:id="490801569">
              <w:marLeft w:val="0"/>
              <w:marRight w:val="0"/>
              <w:marTop w:val="0"/>
              <w:marBottom w:val="0"/>
              <w:divBdr>
                <w:top w:val="none" w:sz="0" w:space="0" w:color="auto"/>
                <w:left w:val="none" w:sz="0" w:space="0" w:color="auto"/>
                <w:bottom w:val="none" w:sz="0" w:space="0" w:color="auto"/>
                <w:right w:val="none" w:sz="0" w:space="0" w:color="auto"/>
              </w:divBdr>
            </w:div>
            <w:div w:id="490996539">
              <w:marLeft w:val="0"/>
              <w:marRight w:val="0"/>
              <w:marTop w:val="0"/>
              <w:marBottom w:val="0"/>
              <w:divBdr>
                <w:top w:val="none" w:sz="0" w:space="0" w:color="auto"/>
                <w:left w:val="none" w:sz="0" w:space="0" w:color="auto"/>
                <w:bottom w:val="none" w:sz="0" w:space="0" w:color="auto"/>
                <w:right w:val="none" w:sz="0" w:space="0" w:color="auto"/>
              </w:divBdr>
            </w:div>
            <w:div w:id="491138418">
              <w:marLeft w:val="0"/>
              <w:marRight w:val="0"/>
              <w:marTop w:val="0"/>
              <w:marBottom w:val="0"/>
              <w:divBdr>
                <w:top w:val="none" w:sz="0" w:space="0" w:color="auto"/>
                <w:left w:val="none" w:sz="0" w:space="0" w:color="auto"/>
                <w:bottom w:val="none" w:sz="0" w:space="0" w:color="auto"/>
                <w:right w:val="none" w:sz="0" w:space="0" w:color="auto"/>
              </w:divBdr>
            </w:div>
            <w:div w:id="491406754">
              <w:marLeft w:val="0"/>
              <w:marRight w:val="0"/>
              <w:marTop w:val="0"/>
              <w:marBottom w:val="0"/>
              <w:divBdr>
                <w:top w:val="none" w:sz="0" w:space="0" w:color="auto"/>
                <w:left w:val="none" w:sz="0" w:space="0" w:color="auto"/>
                <w:bottom w:val="none" w:sz="0" w:space="0" w:color="auto"/>
                <w:right w:val="none" w:sz="0" w:space="0" w:color="auto"/>
              </w:divBdr>
            </w:div>
            <w:div w:id="493691895">
              <w:marLeft w:val="0"/>
              <w:marRight w:val="0"/>
              <w:marTop w:val="0"/>
              <w:marBottom w:val="0"/>
              <w:divBdr>
                <w:top w:val="none" w:sz="0" w:space="0" w:color="auto"/>
                <w:left w:val="none" w:sz="0" w:space="0" w:color="auto"/>
                <w:bottom w:val="none" w:sz="0" w:space="0" w:color="auto"/>
                <w:right w:val="none" w:sz="0" w:space="0" w:color="auto"/>
              </w:divBdr>
            </w:div>
            <w:div w:id="494763287">
              <w:marLeft w:val="0"/>
              <w:marRight w:val="0"/>
              <w:marTop w:val="0"/>
              <w:marBottom w:val="0"/>
              <w:divBdr>
                <w:top w:val="none" w:sz="0" w:space="0" w:color="auto"/>
                <w:left w:val="none" w:sz="0" w:space="0" w:color="auto"/>
                <w:bottom w:val="none" w:sz="0" w:space="0" w:color="auto"/>
                <w:right w:val="none" w:sz="0" w:space="0" w:color="auto"/>
              </w:divBdr>
            </w:div>
            <w:div w:id="495266109">
              <w:marLeft w:val="0"/>
              <w:marRight w:val="0"/>
              <w:marTop w:val="0"/>
              <w:marBottom w:val="0"/>
              <w:divBdr>
                <w:top w:val="none" w:sz="0" w:space="0" w:color="auto"/>
                <w:left w:val="none" w:sz="0" w:space="0" w:color="auto"/>
                <w:bottom w:val="none" w:sz="0" w:space="0" w:color="auto"/>
                <w:right w:val="none" w:sz="0" w:space="0" w:color="auto"/>
              </w:divBdr>
            </w:div>
            <w:div w:id="495388505">
              <w:marLeft w:val="0"/>
              <w:marRight w:val="0"/>
              <w:marTop w:val="0"/>
              <w:marBottom w:val="0"/>
              <w:divBdr>
                <w:top w:val="none" w:sz="0" w:space="0" w:color="auto"/>
                <w:left w:val="none" w:sz="0" w:space="0" w:color="auto"/>
                <w:bottom w:val="none" w:sz="0" w:space="0" w:color="auto"/>
                <w:right w:val="none" w:sz="0" w:space="0" w:color="auto"/>
              </w:divBdr>
            </w:div>
            <w:div w:id="496729716">
              <w:marLeft w:val="0"/>
              <w:marRight w:val="0"/>
              <w:marTop w:val="0"/>
              <w:marBottom w:val="0"/>
              <w:divBdr>
                <w:top w:val="none" w:sz="0" w:space="0" w:color="auto"/>
                <w:left w:val="none" w:sz="0" w:space="0" w:color="auto"/>
                <w:bottom w:val="none" w:sz="0" w:space="0" w:color="auto"/>
                <w:right w:val="none" w:sz="0" w:space="0" w:color="auto"/>
              </w:divBdr>
            </w:div>
            <w:div w:id="498038860">
              <w:marLeft w:val="0"/>
              <w:marRight w:val="0"/>
              <w:marTop w:val="0"/>
              <w:marBottom w:val="0"/>
              <w:divBdr>
                <w:top w:val="none" w:sz="0" w:space="0" w:color="auto"/>
                <w:left w:val="none" w:sz="0" w:space="0" w:color="auto"/>
                <w:bottom w:val="none" w:sz="0" w:space="0" w:color="auto"/>
                <w:right w:val="none" w:sz="0" w:space="0" w:color="auto"/>
              </w:divBdr>
            </w:div>
            <w:div w:id="498274442">
              <w:marLeft w:val="0"/>
              <w:marRight w:val="0"/>
              <w:marTop w:val="0"/>
              <w:marBottom w:val="0"/>
              <w:divBdr>
                <w:top w:val="none" w:sz="0" w:space="0" w:color="auto"/>
                <w:left w:val="none" w:sz="0" w:space="0" w:color="auto"/>
                <w:bottom w:val="none" w:sz="0" w:space="0" w:color="auto"/>
                <w:right w:val="none" w:sz="0" w:space="0" w:color="auto"/>
              </w:divBdr>
            </w:div>
            <w:div w:id="498539822">
              <w:marLeft w:val="0"/>
              <w:marRight w:val="0"/>
              <w:marTop w:val="0"/>
              <w:marBottom w:val="0"/>
              <w:divBdr>
                <w:top w:val="none" w:sz="0" w:space="0" w:color="auto"/>
                <w:left w:val="none" w:sz="0" w:space="0" w:color="auto"/>
                <w:bottom w:val="none" w:sz="0" w:space="0" w:color="auto"/>
                <w:right w:val="none" w:sz="0" w:space="0" w:color="auto"/>
              </w:divBdr>
            </w:div>
            <w:div w:id="499350063">
              <w:marLeft w:val="0"/>
              <w:marRight w:val="0"/>
              <w:marTop w:val="0"/>
              <w:marBottom w:val="0"/>
              <w:divBdr>
                <w:top w:val="none" w:sz="0" w:space="0" w:color="auto"/>
                <w:left w:val="none" w:sz="0" w:space="0" w:color="auto"/>
                <w:bottom w:val="none" w:sz="0" w:space="0" w:color="auto"/>
                <w:right w:val="none" w:sz="0" w:space="0" w:color="auto"/>
              </w:divBdr>
            </w:div>
            <w:div w:id="501966018">
              <w:marLeft w:val="0"/>
              <w:marRight w:val="0"/>
              <w:marTop w:val="0"/>
              <w:marBottom w:val="0"/>
              <w:divBdr>
                <w:top w:val="none" w:sz="0" w:space="0" w:color="auto"/>
                <w:left w:val="none" w:sz="0" w:space="0" w:color="auto"/>
                <w:bottom w:val="none" w:sz="0" w:space="0" w:color="auto"/>
                <w:right w:val="none" w:sz="0" w:space="0" w:color="auto"/>
              </w:divBdr>
            </w:div>
            <w:div w:id="502475417">
              <w:marLeft w:val="0"/>
              <w:marRight w:val="0"/>
              <w:marTop w:val="0"/>
              <w:marBottom w:val="0"/>
              <w:divBdr>
                <w:top w:val="none" w:sz="0" w:space="0" w:color="auto"/>
                <w:left w:val="none" w:sz="0" w:space="0" w:color="auto"/>
                <w:bottom w:val="none" w:sz="0" w:space="0" w:color="auto"/>
                <w:right w:val="none" w:sz="0" w:space="0" w:color="auto"/>
              </w:divBdr>
            </w:div>
            <w:div w:id="502864876">
              <w:marLeft w:val="0"/>
              <w:marRight w:val="0"/>
              <w:marTop w:val="0"/>
              <w:marBottom w:val="0"/>
              <w:divBdr>
                <w:top w:val="none" w:sz="0" w:space="0" w:color="auto"/>
                <w:left w:val="none" w:sz="0" w:space="0" w:color="auto"/>
                <w:bottom w:val="none" w:sz="0" w:space="0" w:color="auto"/>
                <w:right w:val="none" w:sz="0" w:space="0" w:color="auto"/>
              </w:divBdr>
            </w:div>
            <w:div w:id="503129357">
              <w:marLeft w:val="0"/>
              <w:marRight w:val="0"/>
              <w:marTop w:val="0"/>
              <w:marBottom w:val="0"/>
              <w:divBdr>
                <w:top w:val="none" w:sz="0" w:space="0" w:color="auto"/>
                <w:left w:val="none" w:sz="0" w:space="0" w:color="auto"/>
                <w:bottom w:val="none" w:sz="0" w:space="0" w:color="auto"/>
                <w:right w:val="none" w:sz="0" w:space="0" w:color="auto"/>
              </w:divBdr>
            </w:div>
            <w:div w:id="503133416">
              <w:marLeft w:val="0"/>
              <w:marRight w:val="0"/>
              <w:marTop w:val="0"/>
              <w:marBottom w:val="0"/>
              <w:divBdr>
                <w:top w:val="none" w:sz="0" w:space="0" w:color="auto"/>
                <w:left w:val="none" w:sz="0" w:space="0" w:color="auto"/>
                <w:bottom w:val="none" w:sz="0" w:space="0" w:color="auto"/>
                <w:right w:val="none" w:sz="0" w:space="0" w:color="auto"/>
              </w:divBdr>
            </w:div>
            <w:div w:id="503280752">
              <w:marLeft w:val="0"/>
              <w:marRight w:val="0"/>
              <w:marTop w:val="0"/>
              <w:marBottom w:val="0"/>
              <w:divBdr>
                <w:top w:val="none" w:sz="0" w:space="0" w:color="auto"/>
                <w:left w:val="none" w:sz="0" w:space="0" w:color="auto"/>
                <w:bottom w:val="none" w:sz="0" w:space="0" w:color="auto"/>
                <w:right w:val="none" w:sz="0" w:space="0" w:color="auto"/>
              </w:divBdr>
            </w:div>
            <w:div w:id="503715249">
              <w:marLeft w:val="0"/>
              <w:marRight w:val="0"/>
              <w:marTop w:val="0"/>
              <w:marBottom w:val="0"/>
              <w:divBdr>
                <w:top w:val="none" w:sz="0" w:space="0" w:color="auto"/>
                <w:left w:val="none" w:sz="0" w:space="0" w:color="auto"/>
                <w:bottom w:val="none" w:sz="0" w:space="0" w:color="auto"/>
                <w:right w:val="none" w:sz="0" w:space="0" w:color="auto"/>
              </w:divBdr>
            </w:div>
            <w:div w:id="504058146">
              <w:marLeft w:val="0"/>
              <w:marRight w:val="0"/>
              <w:marTop w:val="0"/>
              <w:marBottom w:val="0"/>
              <w:divBdr>
                <w:top w:val="none" w:sz="0" w:space="0" w:color="auto"/>
                <w:left w:val="none" w:sz="0" w:space="0" w:color="auto"/>
                <w:bottom w:val="none" w:sz="0" w:space="0" w:color="auto"/>
                <w:right w:val="none" w:sz="0" w:space="0" w:color="auto"/>
              </w:divBdr>
            </w:div>
            <w:div w:id="504517715">
              <w:marLeft w:val="0"/>
              <w:marRight w:val="0"/>
              <w:marTop w:val="0"/>
              <w:marBottom w:val="0"/>
              <w:divBdr>
                <w:top w:val="none" w:sz="0" w:space="0" w:color="auto"/>
                <w:left w:val="none" w:sz="0" w:space="0" w:color="auto"/>
                <w:bottom w:val="none" w:sz="0" w:space="0" w:color="auto"/>
                <w:right w:val="none" w:sz="0" w:space="0" w:color="auto"/>
              </w:divBdr>
            </w:div>
            <w:div w:id="504635481">
              <w:marLeft w:val="0"/>
              <w:marRight w:val="0"/>
              <w:marTop w:val="0"/>
              <w:marBottom w:val="0"/>
              <w:divBdr>
                <w:top w:val="none" w:sz="0" w:space="0" w:color="auto"/>
                <w:left w:val="none" w:sz="0" w:space="0" w:color="auto"/>
                <w:bottom w:val="none" w:sz="0" w:space="0" w:color="auto"/>
                <w:right w:val="none" w:sz="0" w:space="0" w:color="auto"/>
              </w:divBdr>
            </w:div>
            <w:div w:id="505246671">
              <w:marLeft w:val="0"/>
              <w:marRight w:val="0"/>
              <w:marTop w:val="0"/>
              <w:marBottom w:val="0"/>
              <w:divBdr>
                <w:top w:val="none" w:sz="0" w:space="0" w:color="auto"/>
                <w:left w:val="none" w:sz="0" w:space="0" w:color="auto"/>
                <w:bottom w:val="none" w:sz="0" w:space="0" w:color="auto"/>
                <w:right w:val="none" w:sz="0" w:space="0" w:color="auto"/>
              </w:divBdr>
            </w:div>
            <w:div w:id="506481287">
              <w:marLeft w:val="0"/>
              <w:marRight w:val="0"/>
              <w:marTop w:val="0"/>
              <w:marBottom w:val="0"/>
              <w:divBdr>
                <w:top w:val="none" w:sz="0" w:space="0" w:color="auto"/>
                <w:left w:val="none" w:sz="0" w:space="0" w:color="auto"/>
                <w:bottom w:val="none" w:sz="0" w:space="0" w:color="auto"/>
                <w:right w:val="none" w:sz="0" w:space="0" w:color="auto"/>
              </w:divBdr>
            </w:div>
            <w:div w:id="506795533">
              <w:marLeft w:val="0"/>
              <w:marRight w:val="0"/>
              <w:marTop w:val="0"/>
              <w:marBottom w:val="0"/>
              <w:divBdr>
                <w:top w:val="none" w:sz="0" w:space="0" w:color="auto"/>
                <w:left w:val="none" w:sz="0" w:space="0" w:color="auto"/>
                <w:bottom w:val="none" w:sz="0" w:space="0" w:color="auto"/>
                <w:right w:val="none" w:sz="0" w:space="0" w:color="auto"/>
              </w:divBdr>
            </w:div>
            <w:div w:id="507523718">
              <w:marLeft w:val="0"/>
              <w:marRight w:val="0"/>
              <w:marTop w:val="0"/>
              <w:marBottom w:val="0"/>
              <w:divBdr>
                <w:top w:val="none" w:sz="0" w:space="0" w:color="auto"/>
                <w:left w:val="none" w:sz="0" w:space="0" w:color="auto"/>
                <w:bottom w:val="none" w:sz="0" w:space="0" w:color="auto"/>
                <w:right w:val="none" w:sz="0" w:space="0" w:color="auto"/>
              </w:divBdr>
            </w:div>
            <w:div w:id="509300902">
              <w:marLeft w:val="0"/>
              <w:marRight w:val="0"/>
              <w:marTop w:val="0"/>
              <w:marBottom w:val="0"/>
              <w:divBdr>
                <w:top w:val="none" w:sz="0" w:space="0" w:color="auto"/>
                <w:left w:val="none" w:sz="0" w:space="0" w:color="auto"/>
                <w:bottom w:val="none" w:sz="0" w:space="0" w:color="auto"/>
                <w:right w:val="none" w:sz="0" w:space="0" w:color="auto"/>
              </w:divBdr>
            </w:div>
            <w:div w:id="510799386">
              <w:marLeft w:val="0"/>
              <w:marRight w:val="0"/>
              <w:marTop w:val="0"/>
              <w:marBottom w:val="0"/>
              <w:divBdr>
                <w:top w:val="none" w:sz="0" w:space="0" w:color="auto"/>
                <w:left w:val="none" w:sz="0" w:space="0" w:color="auto"/>
                <w:bottom w:val="none" w:sz="0" w:space="0" w:color="auto"/>
                <w:right w:val="none" w:sz="0" w:space="0" w:color="auto"/>
              </w:divBdr>
            </w:div>
            <w:div w:id="510950568">
              <w:marLeft w:val="0"/>
              <w:marRight w:val="0"/>
              <w:marTop w:val="0"/>
              <w:marBottom w:val="0"/>
              <w:divBdr>
                <w:top w:val="none" w:sz="0" w:space="0" w:color="auto"/>
                <w:left w:val="none" w:sz="0" w:space="0" w:color="auto"/>
                <w:bottom w:val="none" w:sz="0" w:space="0" w:color="auto"/>
                <w:right w:val="none" w:sz="0" w:space="0" w:color="auto"/>
              </w:divBdr>
            </w:div>
            <w:div w:id="512189901">
              <w:marLeft w:val="0"/>
              <w:marRight w:val="0"/>
              <w:marTop w:val="0"/>
              <w:marBottom w:val="0"/>
              <w:divBdr>
                <w:top w:val="none" w:sz="0" w:space="0" w:color="auto"/>
                <w:left w:val="none" w:sz="0" w:space="0" w:color="auto"/>
                <w:bottom w:val="none" w:sz="0" w:space="0" w:color="auto"/>
                <w:right w:val="none" w:sz="0" w:space="0" w:color="auto"/>
              </w:divBdr>
            </w:div>
            <w:div w:id="513033743">
              <w:marLeft w:val="0"/>
              <w:marRight w:val="0"/>
              <w:marTop w:val="0"/>
              <w:marBottom w:val="0"/>
              <w:divBdr>
                <w:top w:val="none" w:sz="0" w:space="0" w:color="auto"/>
                <w:left w:val="none" w:sz="0" w:space="0" w:color="auto"/>
                <w:bottom w:val="none" w:sz="0" w:space="0" w:color="auto"/>
                <w:right w:val="none" w:sz="0" w:space="0" w:color="auto"/>
              </w:divBdr>
            </w:div>
            <w:div w:id="513693207">
              <w:marLeft w:val="0"/>
              <w:marRight w:val="0"/>
              <w:marTop w:val="0"/>
              <w:marBottom w:val="0"/>
              <w:divBdr>
                <w:top w:val="none" w:sz="0" w:space="0" w:color="auto"/>
                <w:left w:val="none" w:sz="0" w:space="0" w:color="auto"/>
                <w:bottom w:val="none" w:sz="0" w:space="0" w:color="auto"/>
                <w:right w:val="none" w:sz="0" w:space="0" w:color="auto"/>
              </w:divBdr>
            </w:div>
            <w:div w:id="514154813">
              <w:marLeft w:val="0"/>
              <w:marRight w:val="0"/>
              <w:marTop w:val="0"/>
              <w:marBottom w:val="0"/>
              <w:divBdr>
                <w:top w:val="none" w:sz="0" w:space="0" w:color="auto"/>
                <w:left w:val="none" w:sz="0" w:space="0" w:color="auto"/>
                <w:bottom w:val="none" w:sz="0" w:space="0" w:color="auto"/>
                <w:right w:val="none" w:sz="0" w:space="0" w:color="auto"/>
              </w:divBdr>
            </w:div>
            <w:div w:id="515654818">
              <w:marLeft w:val="0"/>
              <w:marRight w:val="0"/>
              <w:marTop w:val="0"/>
              <w:marBottom w:val="0"/>
              <w:divBdr>
                <w:top w:val="none" w:sz="0" w:space="0" w:color="auto"/>
                <w:left w:val="none" w:sz="0" w:space="0" w:color="auto"/>
                <w:bottom w:val="none" w:sz="0" w:space="0" w:color="auto"/>
                <w:right w:val="none" w:sz="0" w:space="0" w:color="auto"/>
              </w:divBdr>
            </w:div>
            <w:div w:id="516969735">
              <w:marLeft w:val="0"/>
              <w:marRight w:val="0"/>
              <w:marTop w:val="0"/>
              <w:marBottom w:val="0"/>
              <w:divBdr>
                <w:top w:val="none" w:sz="0" w:space="0" w:color="auto"/>
                <w:left w:val="none" w:sz="0" w:space="0" w:color="auto"/>
                <w:bottom w:val="none" w:sz="0" w:space="0" w:color="auto"/>
                <w:right w:val="none" w:sz="0" w:space="0" w:color="auto"/>
              </w:divBdr>
            </w:div>
            <w:div w:id="518928690">
              <w:marLeft w:val="0"/>
              <w:marRight w:val="0"/>
              <w:marTop w:val="0"/>
              <w:marBottom w:val="0"/>
              <w:divBdr>
                <w:top w:val="none" w:sz="0" w:space="0" w:color="auto"/>
                <w:left w:val="none" w:sz="0" w:space="0" w:color="auto"/>
                <w:bottom w:val="none" w:sz="0" w:space="0" w:color="auto"/>
                <w:right w:val="none" w:sz="0" w:space="0" w:color="auto"/>
              </w:divBdr>
            </w:div>
            <w:div w:id="520361439">
              <w:marLeft w:val="0"/>
              <w:marRight w:val="0"/>
              <w:marTop w:val="0"/>
              <w:marBottom w:val="0"/>
              <w:divBdr>
                <w:top w:val="none" w:sz="0" w:space="0" w:color="auto"/>
                <w:left w:val="none" w:sz="0" w:space="0" w:color="auto"/>
                <w:bottom w:val="none" w:sz="0" w:space="0" w:color="auto"/>
                <w:right w:val="none" w:sz="0" w:space="0" w:color="auto"/>
              </w:divBdr>
            </w:div>
            <w:div w:id="520364769">
              <w:marLeft w:val="0"/>
              <w:marRight w:val="0"/>
              <w:marTop w:val="0"/>
              <w:marBottom w:val="0"/>
              <w:divBdr>
                <w:top w:val="none" w:sz="0" w:space="0" w:color="auto"/>
                <w:left w:val="none" w:sz="0" w:space="0" w:color="auto"/>
                <w:bottom w:val="none" w:sz="0" w:space="0" w:color="auto"/>
                <w:right w:val="none" w:sz="0" w:space="0" w:color="auto"/>
              </w:divBdr>
            </w:div>
            <w:div w:id="520826351">
              <w:marLeft w:val="0"/>
              <w:marRight w:val="0"/>
              <w:marTop w:val="0"/>
              <w:marBottom w:val="0"/>
              <w:divBdr>
                <w:top w:val="none" w:sz="0" w:space="0" w:color="auto"/>
                <w:left w:val="none" w:sz="0" w:space="0" w:color="auto"/>
                <w:bottom w:val="none" w:sz="0" w:space="0" w:color="auto"/>
                <w:right w:val="none" w:sz="0" w:space="0" w:color="auto"/>
              </w:divBdr>
            </w:div>
            <w:div w:id="522207262">
              <w:marLeft w:val="0"/>
              <w:marRight w:val="0"/>
              <w:marTop w:val="0"/>
              <w:marBottom w:val="0"/>
              <w:divBdr>
                <w:top w:val="none" w:sz="0" w:space="0" w:color="auto"/>
                <w:left w:val="none" w:sz="0" w:space="0" w:color="auto"/>
                <w:bottom w:val="none" w:sz="0" w:space="0" w:color="auto"/>
                <w:right w:val="none" w:sz="0" w:space="0" w:color="auto"/>
              </w:divBdr>
            </w:div>
            <w:div w:id="522397537">
              <w:marLeft w:val="0"/>
              <w:marRight w:val="0"/>
              <w:marTop w:val="0"/>
              <w:marBottom w:val="0"/>
              <w:divBdr>
                <w:top w:val="none" w:sz="0" w:space="0" w:color="auto"/>
                <w:left w:val="none" w:sz="0" w:space="0" w:color="auto"/>
                <w:bottom w:val="none" w:sz="0" w:space="0" w:color="auto"/>
                <w:right w:val="none" w:sz="0" w:space="0" w:color="auto"/>
              </w:divBdr>
            </w:div>
            <w:div w:id="522524415">
              <w:marLeft w:val="0"/>
              <w:marRight w:val="0"/>
              <w:marTop w:val="0"/>
              <w:marBottom w:val="0"/>
              <w:divBdr>
                <w:top w:val="none" w:sz="0" w:space="0" w:color="auto"/>
                <w:left w:val="none" w:sz="0" w:space="0" w:color="auto"/>
                <w:bottom w:val="none" w:sz="0" w:space="0" w:color="auto"/>
                <w:right w:val="none" w:sz="0" w:space="0" w:color="auto"/>
              </w:divBdr>
            </w:div>
            <w:div w:id="524711022">
              <w:marLeft w:val="0"/>
              <w:marRight w:val="0"/>
              <w:marTop w:val="0"/>
              <w:marBottom w:val="0"/>
              <w:divBdr>
                <w:top w:val="none" w:sz="0" w:space="0" w:color="auto"/>
                <w:left w:val="none" w:sz="0" w:space="0" w:color="auto"/>
                <w:bottom w:val="none" w:sz="0" w:space="0" w:color="auto"/>
                <w:right w:val="none" w:sz="0" w:space="0" w:color="auto"/>
              </w:divBdr>
            </w:div>
            <w:div w:id="524755464">
              <w:marLeft w:val="0"/>
              <w:marRight w:val="0"/>
              <w:marTop w:val="0"/>
              <w:marBottom w:val="0"/>
              <w:divBdr>
                <w:top w:val="none" w:sz="0" w:space="0" w:color="auto"/>
                <w:left w:val="none" w:sz="0" w:space="0" w:color="auto"/>
                <w:bottom w:val="none" w:sz="0" w:space="0" w:color="auto"/>
                <w:right w:val="none" w:sz="0" w:space="0" w:color="auto"/>
              </w:divBdr>
            </w:div>
            <w:div w:id="526987337">
              <w:marLeft w:val="0"/>
              <w:marRight w:val="0"/>
              <w:marTop w:val="0"/>
              <w:marBottom w:val="0"/>
              <w:divBdr>
                <w:top w:val="none" w:sz="0" w:space="0" w:color="auto"/>
                <w:left w:val="none" w:sz="0" w:space="0" w:color="auto"/>
                <w:bottom w:val="none" w:sz="0" w:space="0" w:color="auto"/>
                <w:right w:val="none" w:sz="0" w:space="0" w:color="auto"/>
              </w:divBdr>
            </w:div>
            <w:div w:id="527525009">
              <w:marLeft w:val="0"/>
              <w:marRight w:val="0"/>
              <w:marTop w:val="0"/>
              <w:marBottom w:val="0"/>
              <w:divBdr>
                <w:top w:val="none" w:sz="0" w:space="0" w:color="auto"/>
                <w:left w:val="none" w:sz="0" w:space="0" w:color="auto"/>
                <w:bottom w:val="none" w:sz="0" w:space="0" w:color="auto"/>
                <w:right w:val="none" w:sz="0" w:space="0" w:color="auto"/>
              </w:divBdr>
            </w:div>
            <w:div w:id="528102364">
              <w:marLeft w:val="0"/>
              <w:marRight w:val="0"/>
              <w:marTop w:val="0"/>
              <w:marBottom w:val="0"/>
              <w:divBdr>
                <w:top w:val="none" w:sz="0" w:space="0" w:color="auto"/>
                <w:left w:val="none" w:sz="0" w:space="0" w:color="auto"/>
                <w:bottom w:val="none" w:sz="0" w:space="0" w:color="auto"/>
                <w:right w:val="none" w:sz="0" w:space="0" w:color="auto"/>
              </w:divBdr>
            </w:div>
            <w:div w:id="528104478">
              <w:marLeft w:val="0"/>
              <w:marRight w:val="0"/>
              <w:marTop w:val="0"/>
              <w:marBottom w:val="0"/>
              <w:divBdr>
                <w:top w:val="none" w:sz="0" w:space="0" w:color="auto"/>
                <w:left w:val="none" w:sz="0" w:space="0" w:color="auto"/>
                <w:bottom w:val="none" w:sz="0" w:space="0" w:color="auto"/>
                <w:right w:val="none" w:sz="0" w:space="0" w:color="auto"/>
              </w:divBdr>
            </w:div>
            <w:div w:id="528883171">
              <w:marLeft w:val="0"/>
              <w:marRight w:val="0"/>
              <w:marTop w:val="0"/>
              <w:marBottom w:val="0"/>
              <w:divBdr>
                <w:top w:val="none" w:sz="0" w:space="0" w:color="auto"/>
                <w:left w:val="none" w:sz="0" w:space="0" w:color="auto"/>
                <w:bottom w:val="none" w:sz="0" w:space="0" w:color="auto"/>
                <w:right w:val="none" w:sz="0" w:space="0" w:color="auto"/>
              </w:divBdr>
            </w:div>
            <w:div w:id="529031647">
              <w:marLeft w:val="0"/>
              <w:marRight w:val="0"/>
              <w:marTop w:val="0"/>
              <w:marBottom w:val="0"/>
              <w:divBdr>
                <w:top w:val="none" w:sz="0" w:space="0" w:color="auto"/>
                <w:left w:val="none" w:sz="0" w:space="0" w:color="auto"/>
                <w:bottom w:val="none" w:sz="0" w:space="0" w:color="auto"/>
                <w:right w:val="none" w:sz="0" w:space="0" w:color="auto"/>
              </w:divBdr>
            </w:div>
            <w:div w:id="529493452">
              <w:marLeft w:val="0"/>
              <w:marRight w:val="0"/>
              <w:marTop w:val="0"/>
              <w:marBottom w:val="0"/>
              <w:divBdr>
                <w:top w:val="none" w:sz="0" w:space="0" w:color="auto"/>
                <w:left w:val="none" w:sz="0" w:space="0" w:color="auto"/>
                <w:bottom w:val="none" w:sz="0" w:space="0" w:color="auto"/>
                <w:right w:val="none" w:sz="0" w:space="0" w:color="auto"/>
              </w:divBdr>
            </w:div>
            <w:div w:id="529804095">
              <w:marLeft w:val="0"/>
              <w:marRight w:val="0"/>
              <w:marTop w:val="0"/>
              <w:marBottom w:val="0"/>
              <w:divBdr>
                <w:top w:val="none" w:sz="0" w:space="0" w:color="auto"/>
                <w:left w:val="none" w:sz="0" w:space="0" w:color="auto"/>
                <w:bottom w:val="none" w:sz="0" w:space="0" w:color="auto"/>
                <w:right w:val="none" w:sz="0" w:space="0" w:color="auto"/>
              </w:divBdr>
            </w:div>
            <w:div w:id="530340768">
              <w:marLeft w:val="0"/>
              <w:marRight w:val="0"/>
              <w:marTop w:val="0"/>
              <w:marBottom w:val="0"/>
              <w:divBdr>
                <w:top w:val="none" w:sz="0" w:space="0" w:color="auto"/>
                <w:left w:val="none" w:sz="0" w:space="0" w:color="auto"/>
                <w:bottom w:val="none" w:sz="0" w:space="0" w:color="auto"/>
                <w:right w:val="none" w:sz="0" w:space="0" w:color="auto"/>
              </w:divBdr>
            </w:div>
            <w:div w:id="530919089">
              <w:marLeft w:val="0"/>
              <w:marRight w:val="0"/>
              <w:marTop w:val="0"/>
              <w:marBottom w:val="0"/>
              <w:divBdr>
                <w:top w:val="none" w:sz="0" w:space="0" w:color="auto"/>
                <w:left w:val="none" w:sz="0" w:space="0" w:color="auto"/>
                <w:bottom w:val="none" w:sz="0" w:space="0" w:color="auto"/>
                <w:right w:val="none" w:sz="0" w:space="0" w:color="auto"/>
              </w:divBdr>
            </w:div>
            <w:div w:id="531116817">
              <w:marLeft w:val="0"/>
              <w:marRight w:val="0"/>
              <w:marTop w:val="0"/>
              <w:marBottom w:val="0"/>
              <w:divBdr>
                <w:top w:val="none" w:sz="0" w:space="0" w:color="auto"/>
                <w:left w:val="none" w:sz="0" w:space="0" w:color="auto"/>
                <w:bottom w:val="none" w:sz="0" w:space="0" w:color="auto"/>
                <w:right w:val="none" w:sz="0" w:space="0" w:color="auto"/>
              </w:divBdr>
            </w:div>
            <w:div w:id="531303130">
              <w:marLeft w:val="0"/>
              <w:marRight w:val="0"/>
              <w:marTop w:val="0"/>
              <w:marBottom w:val="0"/>
              <w:divBdr>
                <w:top w:val="none" w:sz="0" w:space="0" w:color="auto"/>
                <w:left w:val="none" w:sz="0" w:space="0" w:color="auto"/>
                <w:bottom w:val="none" w:sz="0" w:space="0" w:color="auto"/>
                <w:right w:val="none" w:sz="0" w:space="0" w:color="auto"/>
              </w:divBdr>
            </w:div>
            <w:div w:id="531307487">
              <w:marLeft w:val="0"/>
              <w:marRight w:val="0"/>
              <w:marTop w:val="0"/>
              <w:marBottom w:val="0"/>
              <w:divBdr>
                <w:top w:val="none" w:sz="0" w:space="0" w:color="auto"/>
                <w:left w:val="none" w:sz="0" w:space="0" w:color="auto"/>
                <w:bottom w:val="none" w:sz="0" w:space="0" w:color="auto"/>
                <w:right w:val="none" w:sz="0" w:space="0" w:color="auto"/>
              </w:divBdr>
            </w:div>
            <w:div w:id="532813945">
              <w:marLeft w:val="0"/>
              <w:marRight w:val="0"/>
              <w:marTop w:val="0"/>
              <w:marBottom w:val="0"/>
              <w:divBdr>
                <w:top w:val="none" w:sz="0" w:space="0" w:color="auto"/>
                <w:left w:val="none" w:sz="0" w:space="0" w:color="auto"/>
                <w:bottom w:val="none" w:sz="0" w:space="0" w:color="auto"/>
                <w:right w:val="none" w:sz="0" w:space="0" w:color="auto"/>
              </w:divBdr>
            </w:div>
            <w:div w:id="535194043">
              <w:marLeft w:val="0"/>
              <w:marRight w:val="0"/>
              <w:marTop w:val="0"/>
              <w:marBottom w:val="0"/>
              <w:divBdr>
                <w:top w:val="none" w:sz="0" w:space="0" w:color="auto"/>
                <w:left w:val="none" w:sz="0" w:space="0" w:color="auto"/>
                <w:bottom w:val="none" w:sz="0" w:space="0" w:color="auto"/>
                <w:right w:val="none" w:sz="0" w:space="0" w:color="auto"/>
              </w:divBdr>
            </w:div>
            <w:div w:id="536431406">
              <w:marLeft w:val="0"/>
              <w:marRight w:val="0"/>
              <w:marTop w:val="0"/>
              <w:marBottom w:val="0"/>
              <w:divBdr>
                <w:top w:val="none" w:sz="0" w:space="0" w:color="auto"/>
                <w:left w:val="none" w:sz="0" w:space="0" w:color="auto"/>
                <w:bottom w:val="none" w:sz="0" w:space="0" w:color="auto"/>
                <w:right w:val="none" w:sz="0" w:space="0" w:color="auto"/>
              </w:divBdr>
            </w:div>
            <w:div w:id="538130350">
              <w:marLeft w:val="0"/>
              <w:marRight w:val="0"/>
              <w:marTop w:val="0"/>
              <w:marBottom w:val="0"/>
              <w:divBdr>
                <w:top w:val="none" w:sz="0" w:space="0" w:color="auto"/>
                <w:left w:val="none" w:sz="0" w:space="0" w:color="auto"/>
                <w:bottom w:val="none" w:sz="0" w:space="0" w:color="auto"/>
                <w:right w:val="none" w:sz="0" w:space="0" w:color="auto"/>
              </w:divBdr>
            </w:div>
            <w:div w:id="538322709">
              <w:marLeft w:val="0"/>
              <w:marRight w:val="0"/>
              <w:marTop w:val="0"/>
              <w:marBottom w:val="0"/>
              <w:divBdr>
                <w:top w:val="none" w:sz="0" w:space="0" w:color="auto"/>
                <w:left w:val="none" w:sz="0" w:space="0" w:color="auto"/>
                <w:bottom w:val="none" w:sz="0" w:space="0" w:color="auto"/>
                <w:right w:val="none" w:sz="0" w:space="0" w:color="auto"/>
              </w:divBdr>
            </w:div>
            <w:div w:id="538665641">
              <w:marLeft w:val="0"/>
              <w:marRight w:val="0"/>
              <w:marTop w:val="0"/>
              <w:marBottom w:val="0"/>
              <w:divBdr>
                <w:top w:val="none" w:sz="0" w:space="0" w:color="auto"/>
                <w:left w:val="none" w:sz="0" w:space="0" w:color="auto"/>
                <w:bottom w:val="none" w:sz="0" w:space="0" w:color="auto"/>
                <w:right w:val="none" w:sz="0" w:space="0" w:color="auto"/>
              </w:divBdr>
            </w:div>
            <w:div w:id="542400595">
              <w:marLeft w:val="0"/>
              <w:marRight w:val="0"/>
              <w:marTop w:val="0"/>
              <w:marBottom w:val="0"/>
              <w:divBdr>
                <w:top w:val="none" w:sz="0" w:space="0" w:color="auto"/>
                <w:left w:val="none" w:sz="0" w:space="0" w:color="auto"/>
                <w:bottom w:val="none" w:sz="0" w:space="0" w:color="auto"/>
                <w:right w:val="none" w:sz="0" w:space="0" w:color="auto"/>
              </w:divBdr>
            </w:div>
            <w:div w:id="542716417">
              <w:marLeft w:val="0"/>
              <w:marRight w:val="0"/>
              <w:marTop w:val="0"/>
              <w:marBottom w:val="0"/>
              <w:divBdr>
                <w:top w:val="none" w:sz="0" w:space="0" w:color="auto"/>
                <w:left w:val="none" w:sz="0" w:space="0" w:color="auto"/>
                <w:bottom w:val="none" w:sz="0" w:space="0" w:color="auto"/>
                <w:right w:val="none" w:sz="0" w:space="0" w:color="auto"/>
              </w:divBdr>
            </w:div>
            <w:div w:id="543710183">
              <w:marLeft w:val="0"/>
              <w:marRight w:val="0"/>
              <w:marTop w:val="0"/>
              <w:marBottom w:val="0"/>
              <w:divBdr>
                <w:top w:val="none" w:sz="0" w:space="0" w:color="auto"/>
                <w:left w:val="none" w:sz="0" w:space="0" w:color="auto"/>
                <w:bottom w:val="none" w:sz="0" w:space="0" w:color="auto"/>
                <w:right w:val="none" w:sz="0" w:space="0" w:color="auto"/>
              </w:divBdr>
            </w:div>
            <w:div w:id="544753944">
              <w:marLeft w:val="0"/>
              <w:marRight w:val="0"/>
              <w:marTop w:val="0"/>
              <w:marBottom w:val="0"/>
              <w:divBdr>
                <w:top w:val="none" w:sz="0" w:space="0" w:color="auto"/>
                <w:left w:val="none" w:sz="0" w:space="0" w:color="auto"/>
                <w:bottom w:val="none" w:sz="0" w:space="0" w:color="auto"/>
                <w:right w:val="none" w:sz="0" w:space="0" w:color="auto"/>
              </w:divBdr>
            </w:div>
            <w:div w:id="545914916">
              <w:marLeft w:val="0"/>
              <w:marRight w:val="0"/>
              <w:marTop w:val="0"/>
              <w:marBottom w:val="0"/>
              <w:divBdr>
                <w:top w:val="none" w:sz="0" w:space="0" w:color="auto"/>
                <w:left w:val="none" w:sz="0" w:space="0" w:color="auto"/>
                <w:bottom w:val="none" w:sz="0" w:space="0" w:color="auto"/>
                <w:right w:val="none" w:sz="0" w:space="0" w:color="auto"/>
              </w:divBdr>
            </w:div>
            <w:div w:id="547684693">
              <w:marLeft w:val="0"/>
              <w:marRight w:val="0"/>
              <w:marTop w:val="0"/>
              <w:marBottom w:val="0"/>
              <w:divBdr>
                <w:top w:val="none" w:sz="0" w:space="0" w:color="auto"/>
                <w:left w:val="none" w:sz="0" w:space="0" w:color="auto"/>
                <w:bottom w:val="none" w:sz="0" w:space="0" w:color="auto"/>
                <w:right w:val="none" w:sz="0" w:space="0" w:color="auto"/>
              </w:divBdr>
            </w:div>
            <w:div w:id="548226484">
              <w:marLeft w:val="0"/>
              <w:marRight w:val="0"/>
              <w:marTop w:val="0"/>
              <w:marBottom w:val="0"/>
              <w:divBdr>
                <w:top w:val="none" w:sz="0" w:space="0" w:color="auto"/>
                <w:left w:val="none" w:sz="0" w:space="0" w:color="auto"/>
                <w:bottom w:val="none" w:sz="0" w:space="0" w:color="auto"/>
                <w:right w:val="none" w:sz="0" w:space="0" w:color="auto"/>
              </w:divBdr>
            </w:div>
            <w:div w:id="549074621">
              <w:marLeft w:val="0"/>
              <w:marRight w:val="0"/>
              <w:marTop w:val="0"/>
              <w:marBottom w:val="0"/>
              <w:divBdr>
                <w:top w:val="none" w:sz="0" w:space="0" w:color="auto"/>
                <w:left w:val="none" w:sz="0" w:space="0" w:color="auto"/>
                <w:bottom w:val="none" w:sz="0" w:space="0" w:color="auto"/>
                <w:right w:val="none" w:sz="0" w:space="0" w:color="auto"/>
              </w:divBdr>
            </w:div>
            <w:div w:id="549263994">
              <w:marLeft w:val="0"/>
              <w:marRight w:val="0"/>
              <w:marTop w:val="0"/>
              <w:marBottom w:val="0"/>
              <w:divBdr>
                <w:top w:val="none" w:sz="0" w:space="0" w:color="auto"/>
                <w:left w:val="none" w:sz="0" w:space="0" w:color="auto"/>
                <w:bottom w:val="none" w:sz="0" w:space="0" w:color="auto"/>
                <w:right w:val="none" w:sz="0" w:space="0" w:color="auto"/>
              </w:divBdr>
            </w:div>
            <w:div w:id="550113485">
              <w:marLeft w:val="0"/>
              <w:marRight w:val="0"/>
              <w:marTop w:val="0"/>
              <w:marBottom w:val="0"/>
              <w:divBdr>
                <w:top w:val="none" w:sz="0" w:space="0" w:color="auto"/>
                <w:left w:val="none" w:sz="0" w:space="0" w:color="auto"/>
                <w:bottom w:val="none" w:sz="0" w:space="0" w:color="auto"/>
                <w:right w:val="none" w:sz="0" w:space="0" w:color="auto"/>
              </w:divBdr>
            </w:div>
            <w:div w:id="550113704">
              <w:marLeft w:val="0"/>
              <w:marRight w:val="0"/>
              <w:marTop w:val="0"/>
              <w:marBottom w:val="0"/>
              <w:divBdr>
                <w:top w:val="none" w:sz="0" w:space="0" w:color="auto"/>
                <w:left w:val="none" w:sz="0" w:space="0" w:color="auto"/>
                <w:bottom w:val="none" w:sz="0" w:space="0" w:color="auto"/>
                <w:right w:val="none" w:sz="0" w:space="0" w:color="auto"/>
              </w:divBdr>
            </w:div>
            <w:div w:id="551115624">
              <w:marLeft w:val="0"/>
              <w:marRight w:val="0"/>
              <w:marTop w:val="0"/>
              <w:marBottom w:val="0"/>
              <w:divBdr>
                <w:top w:val="none" w:sz="0" w:space="0" w:color="auto"/>
                <w:left w:val="none" w:sz="0" w:space="0" w:color="auto"/>
                <w:bottom w:val="none" w:sz="0" w:space="0" w:color="auto"/>
                <w:right w:val="none" w:sz="0" w:space="0" w:color="auto"/>
              </w:divBdr>
            </w:div>
            <w:div w:id="551767221">
              <w:marLeft w:val="0"/>
              <w:marRight w:val="0"/>
              <w:marTop w:val="0"/>
              <w:marBottom w:val="0"/>
              <w:divBdr>
                <w:top w:val="none" w:sz="0" w:space="0" w:color="auto"/>
                <w:left w:val="none" w:sz="0" w:space="0" w:color="auto"/>
                <w:bottom w:val="none" w:sz="0" w:space="0" w:color="auto"/>
                <w:right w:val="none" w:sz="0" w:space="0" w:color="auto"/>
              </w:divBdr>
            </w:div>
            <w:div w:id="552617337">
              <w:marLeft w:val="0"/>
              <w:marRight w:val="0"/>
              <w:marTop w:val="0"/>
              <w:marBottom w:val="0"/>
              <w:divBdr>
                <w:top w:val="none" w:sz="0" w:space="0" w:color="auto"/>
                <w:left w:val="none" w:sz="0" w:space="0" w:color="auto"/>
                <w:bottom w:val="none" w:sz="0" w:space="0" w:color="auto"/>
                <w:right w:val="none" w:sz="0" w:space="0" w:color="auto"/>
              </w:divBdr>
            </w:div>
            <w:div w:id="554007239">
              <w:marLeft w:val="0"/>
              <w:marRight w:val="0"/>
              <w:marTop w:val="0"/>
              <w:marBottom w:val="0"/>
              <w:divBdr>
                <w:top w:val="none" w:sz="0" w:space="0" w:color="auto"/>
                <w:left w:val="none" w:sz="0" w:space="0" w:color="auto"/>
                <w:bottom w:val="none" w:sz="0" w:space="0" w:color="auto"/>
                <w:right w:val="none" w:sz="0" w:space="0" w:color="auto"/>
              </w:divBdr>
            </w:div>
            <w:div w:id="554852201">
              <w:marLeft w:val="0"/>
              <w:marRight w:val="0"/>
              <w:marTop w:val="0"/>
              <w:marBottom w:val="0"/>
              <w:divBdr>
                <w:top w:val="none" w:sz="0" w:space="0" w:color="auto"/>
                <w:left w:val="none" w:sz="0" w:space="0" w:color="auto"/>
                <w:bottom w:val="none" w:sz="0" w:space="0" w:color="auto"/>
                <w:right w:val="none" w:sz="0" w:space="0" w:color="auto"/>
              </w:divBdr>
            </w:div>
            <w:div w:id="555239847">
              <w:marLeft w:val="0"/>
              <w:marRight w:val="0"/>
              <w:marTop w:val="0"/>
              <w:marBottom w:val="0"/>
              <w:divBdr>
                <w:top w:val="none" w:sz="0" w:space="0" w:color="auto"/>
                <w:left w:val="none" w:sz="0" w:space="0" w:color="auto"/>
                <w:bottom w:val="none" w:sz="0" w:space="0" w:color="auto"/>
                <w:right w:val="none" w:sz="0" w:space="0" w:color="auto"/>
              </w:divBdr>
            </w:div>
            <w:div w:id="556936230">
              <w:marLeft w:val="0"/>
              <w:marRight w:val="0"/>
              <w:marTop w:val="0"/>
              <w:marBottom w:val="0"/>
              <w:divBdr>
                <w:top w:val="none" w:sz="0" w:space="0" w:color="auto"/>
                <w:left w:val="none" w:sz="0" w:space="0" w:color="auto"/>
                <w:bottom w:val="none" w:sz="0" w:space="0" w:color="auto"/>
                <w:right w:val="none" w:sz="0" w:space="0" w:color="auto"/>
              </w:divBdr>
            </w:div>
            <w:div w:id="557783128">
              <w:marLeft w:val="0"/>
              <w:marRight w:val="0"/>
              <w:marTop w:val="0"/>
              <w:marBottom w:val="0"/>
              <w:divBdr>
                <w:top w:val="none" w:sz="0" w:space="0" w:color="auto"/>
                <w:left w:val="none" w:sz="0" w:space="0" w:color="auto"/>
                <w:bottom w:val="none" w:sz="0" w:space="0" w:color="auto"/>
                <w:right w:val="none" w:sz="0" w:space="0" w:color="auto"/>
              </w:divBdr>
            </w:div>
            <w:div w:id="558201360">
              <w:marLeft w:val="0"/>
              <w:marRight w:val="0"/>
              <w:marTop w:val="0"/>
              <w:marBottom w:val="0"/>
              <w:divBdr>
                <w:top w:val="none" w:sz="0" w:space="0" w:color="auto"/>
                <w:left w:val="none" w:sz="0" w:space="0" w:color="auto"/>
                <w:bottom w:val="none" w:sz="0" w:space="0" w:color="auto"/>
                <w:right w:val="none" w:sz="0" w:space="0" w:color="auto"/>
              </w:divBdr>
            </w:div>
            <w:div w:id="558594098">
              <w:marLeft w:val="0"/>
              <w:marRight w:val="0"/>
              <w:marTop w:val="0"/>
              <w:marBottom w:val="0"/>
              <w:divBdr>
                <w:top w:val="none" w:sz="0" w:space="0" w:color="auto"/>
                <w:left w:val="none" w:sz="0" w:space="0" w:color="auto"/>
                <w:bottom w:val="none" w:sz="0" w:space="0" w:color="auto"/>
                <w:right w:val="none" w:sz="0" w:space="0" w:color="auto"/>
              </w:divBdr>
            </w:div>
            <w:div w:id="558976639">
              <w:marLeft w:val="0"/>
              <w:marRight w:val="0"/>
              <w:marTop w:val="0"/>
              <w:marBottom w:val="0"/>
              <w:divBdr>
                <w:top w:val="none" w:sz="0" w:space="0" w:color="auto"/>
                <w:left w:val="none" w:sz="0" w:space="0" w:color="auto"/>
                <w:bottom w:val="none" w:sz="0" w:space="0" w:color="auto"/>
                <w:right w:val="none" w:sz="0" w:space="0" w:color="auto"/>
              </w:divBdr>
            </w:div>
            <w:div w:id="559173534">
              <w:marLeft w:val="0"/>
              <w:marRight w:val="0"/>
              <w:marTop w:val="0"/>
              <w:marBottom w:val="0"/>
              <w:divBdr>
                <w:top w:val="none" w:sz="0" w:space="0" w:color="auto"/>
                <w:left w:val="none" w:sz="0" w:space="0" w:color="auto"/>
                <w:bottom w:val="none" w:sz="0" w:space="0" w:color="auto"/>
                <w:right w:val="none" w:sz="0" w:space="0" w:color="auto"/>
              </w:divBdr>
            </w:div>
            <w:div w:id="560292006">
              <w:marLeft w:val="0"/>
              <w:marRight w:val="0"/>
              <w:marTop w:val="0"/>
              <w:marBottom w:val="0"/>
              <w:divBdr>
                <w:top w:val="none" w:sz="0" w:space="0" w:color="auto"/>
                <w:left w:val="none" w:sz="0" w:space="0" w:color="auto"/>
                <w:bottom w:val="none" w:sz="0" w:space="0" w:color="auto"/>
                <w:right w:val="none" w:sz="0" w:space="0" w:color="auto"/>
              </w:divBdr>
            </w:div>
            <w:div w:id="562109069">
              <w:marLeft w:val="0"/>
              <w:marRight w:val="0"/>
              <w:marTop w:val="0"/>
              <w:marBottom w:val="0"/>
              <w:divBdr>
                <w:top w:val="none" w:sz="0" w:space="0" w:color="auto"/>
                <w:left w:val="none" w:sz="0" w:space="0" w:color="auto"/>
                <w:bottom w:val="none" w:sz="0" w:space="0" w:color="auto"/>
                <w:right w:val="none" w:sz="0" w:space="0" w:color="auto"/>
              </w:divBdr>
            </w:div>
            <w:div w:id="563024733">
              <w:marLeft w:val="0"/>
              <w:marRight w:val="0"/>
              <w:marTop w:val="0"/>
              <w:marBottom w:val="0"/>
              <w:divBdr>
                <w:top w:val="none" w:sz="0" w:space="0" w:color="auto"/>
                <w:left w:val="none" w:sz="0" w:space="0" w:color="auto"/>
                <w:bottom w:val="none" w:sz="0" w:space="0" w:color="auto"/>
                <w:right w:val="none" w:sz="0" w:space="0" w:color="auto"/>
              </w:divBdr>
            </w:div>
            <w:div w:id="564418833">
              <w:marLeft w:val="0"/>
              <w:marRight w:val="0"/>
              <w:marTop w:val="0"/>
              <w:marBottom w:val="0"/>
              <w:divBdr>
                <w:top w:val="none" w:sz="0" w:space="0" w:color="auto"/>
                <w:left w:val="none" w:sz="0" w:space="0" w:color="auto"/>
                <w:bottom w:val="none" w:sz="0" w:space="0" w:color="auto"/>
                <w:right w:val="none" w:sz="0" w:space="0" w:color="auto"/>
              </w:divBdr>
            </w:div>
            <w:div w:id="564530594">
              <w:marLeft w:val="0"/>
              <w:marRight w:val="0"/>
              <w:marTop w:val="0"/>
              <w:marBottom w:val="0"/>
              <w:divBdr>
                <w:top w:val="none" w:sz="0" w:space="0" w:color="auto"/>
                <w:left w:val="none" w:sz="0" w:space="0" w:color="auto"/>
                <w:bottom w:val="none" w:sz="0" w:space="0" w:color="auto"/>
                <w:right w:val="none" w:sz="0" w:space="0" w:color="auto"/>
              </w:divBdr>
            </w:div>
            <w:div w:id="564992133">
              <w:marLeft w:val="0"/>
              <w:marRight w:val="0"/>
              <w:marTop w:val="0"/>
              <w:marBottom w:val="0"/>
              <w:divBdr>
                <w:top w:val="none" w:sz="0" w:space="0" w:color="auto"/>
                <w:left w:val="none" w:sz="0" w:space="0" w:color="auto"/>
                <w:bottom w:val="none" w:sz="0" w:space="0" w:color="auto"/>
                <w:right w:val="none" w:sz="0" w:space="0" w:color="auto"/>
              </w:divBdr>
            </w:div>
            <w:div w:id="565724938">
              <w:marLeft w:val="0"/>
              <w:marRight w:val="0"/>
              <w:marTop w:val="0"/>
              <w:marBottom w:val="0"/>
              <w:divBdr>
                <w:top w:val="none" w:sz="0" w:space="0" w:color="auto"/>
                <w:left w:val="none" w:sz="0" w:space="0" w:color="auto"/>
                <w:bottom w:val="none" w:sz="0" w:space="0" w:color="auto"/>
                <w:right w:val="none" w:sz="0" w:space="0" w:color="auto"/>
              </w:divBdr>
            </w:div>
            <w:div w:id="567040193">
              <w:marLeft w:val="0"/>
              <w:marRight w:val="0"/>
              <w:marTop w:val="0"/>
              <w:marBottom w:val="0"/>
              <w:divBdr>
                <w:top w:val="none" w:sz="0" w:space="0" w:color="auto"/>
                <w:left w:val="none" w:sz="0" w:space="0" w:color="auto"/>
                <w:bottom w:val="none" w:sz="0" w:space="0" w:color="auto"/>
                <w:right w:val="none" w:sz="0" w:space="0" w:color="auto"/>
              </w:divBdr>
            </w:div>
            <w:div w:id="567958588">
              <w:marLeft w:val="0"/>
              <w:marRight w:val="0"/>
              <w:marTop w:val="0"/>
              <w:marBottom w:val="0"/>
              <w:divBdr>
                <w:top w:val="none" w:sz="0" w:space="0" w:color="auto"/>
                <w:left w:val="none" w:sz="0" w:space="0" w:color="auto"/>
                <w:bottom w:val="none" w:sz="0" w:space="0" w:color="auto"/>
                <w:right w:val="none" w:sz="0" w:space="0" w:color="auto"/>
              </w:divBdr>
            </w:div>
            <w:div w:id="570695049">
              <w:marLeft w:val="0"/>
              <w:marRight w:val="0"/>
              <w:marTop w:val="0"/>
              <w:marBottom w:val="0"/>
              <w:divBdr>
                <w:top w:val="none" w:sz="0" w:space="0" w:color="auto"/>
                <w:left w:val="none" w:sz="0" w:space="0" w:color="auto"/>
                <w:bottom w:val="none" w:sz="0" w:space="0" w:color="auto"/>
                <w:right w:val="none" w:sz="0" w:space="0" w:color="auto"/>
              </w:divBdr>
            </w:div>
            <w:div w:id="570971536">
              <w:marLeft w:val="0"/>
              <w:marRight w:val="0"/>
              <w:marTop w:val="0"/>
              <w:marBottom w:val="0"/>
              <w:divBdr>
                <w:top w:val="none" w:sz="0" w:space="0" w:color="auto"/>
                <w:left w:val="none" w:sz="0" w:space="0" w:color="auto"/>
                <w:bottom w:val="none" w:sz="0" w:space="0" w:color="auto"/>
                <w:right w:val="none" w:sz="0" w:space="0" w:color="auto"/>
              </w:divBdr>
            </w:div>
            <w:div w:id="571356406">
              <w:marLeft w:val="0"/>
              <w:marRight w:val="0"/>
              <w:marTop w:val="0"/>
              <w:marBottom w:val="0"/>
              <w:divBdr>
                <w:top w:val="none" w:sz="0" w:space="0" w:color="auto"/>
                <w:left w:val="none" w:sz="0" w:space="0" w:color="auto"/>
                <w:bottom w:val="none" w:sz="0" w:space="0" w:color="auto"/>
                <w:right w:val="none" w:sz="0" w:space="0" w:color="auto"/>
              </w:divBdr>
            </w:div>
            <w:div w:id="571697123">
              <w:marLeft w:val="0"/>
              <w:marRight w:val="0"/>
              <w:marTop w:val="0"/>
              <w:marBottom w:val="0"/>
              <w:divBdr>
                <w:top w:val="none" w:sz="0" w:space="0" w:color="auto"/>
                <w:left w:val="none" w:sz="0" w:space="0" w:color="auto"/>
                <w:bottom w:val="none" w:sz="0" w:space="0" w:color="auto"/>
                <w:right w:val="none" w:sz="0" w:space="0" w:color="auto"/>
              </w:divBdr>
            </w:div>
            <w:div w:id="572397668">
              <w:marLeft w:val="0"/>
              <w:marRight w:val="0"/>
              <w:marTop w:val="0"/>
              <w:marBottom w:val="0"/>
              <w:divBdr>
                <w:top w:val="none" w:sz="0" w:space="0" w:color="auto"/>
                <w:left w:val="none" w:sz="0" w:space="0" w:color="auto"/>
                <w:bottom w:val="none" w:sz="0" w:space="0" w:color="auto"/>
                <w:right w:val="none" w:sz="0" w:space="0" w:color="auto"/>
              </w:divBdr>
            </w:div>
            <w:div w:id="573516319">
              <w:marLeft w:val="0"/>
              <w:marRight w:val="0"/>
              <w:marTop w:val="0"/>
              <w:marBottom w:val="0"/>
              <w:divBdr>
                <w:top w:val="none" w:sz="0" w:space="0" w:color="auto"/>
                <w:left w:val="none" w:sz="0" w:space="0" w:color="auto"/>
                <w:bottom w:val="none" w:sz="0" w:space="0" w:color="auto"/>
                <w:right w:val="none" w:sz="0" w:space="0" w:color="auto"/>
              </w:divBdr>
            </w:div>
            <w:div w:id="573977427">
              <w:marLeft w:val="0"/>
              <w:marRight w:val="0"/>
              <w:marTop w:val="0"/>
              <w:marBottom w:val="0"/>
              <w:divBdr>
                <w:top w:val="none" w:sz="0" w:space="0" w:color="auto"/>
                <w:left w:val="none" w:sz="0" w:space="0" w:color="auto"/>
                <w:bottom w:val="none" w:sz="0" w:space="0" w:color="auto"/>
                <w:right w:val="none" w:sz="0" w:space="0" w:color="auto"/>
              </w:divBdr>
            </w:div>
            <w:div w:id="579680164">
              <w:marLeft w:val="0"/>
              <w:marRight w:val="0"/>
              <w:marTop w:val="0"/>
              <w:marBottom w:val="0"/>
              <w:divBdr>
                <w:top w:val="none" w:sz="0" w:space="0" w:color="auto"/>
                <w:left w:val="none" w:sz="0" w:space="0" w:color="auto"/>
                <w:bottom w:val="none" w:sz="0" w:space="0" w:color="auto"/>
                <w:right w:val="none" w:sz="0" w:space="0" w:color="auto"/>
              </w:divBdr>
            </w:div>
            <w:div w:id="582109276">
              <w:marLeft w:val="0"/>
              <w:marRight w:val="0"/>
              <w:marTop w:val="0"/>
              <w:marBottom w:val="0"/>
              <w:divBdr>
                <w:top w:val="none" w:sz="0" w:space="0" w:color="auto"/>
                <w:left w:val="none" w:sz="0" w:space="0" w:color="auto"/>
                <w:bottom w:val="none" w:sz="0" w:space="0" w:color="auto"/>
                <w:right w:val="none" w:sz="0" w:space="0" w:color="auto"/>
              </w:divBdr>
            </w:div>
            <w:div w:id="582422792">
              <w:marLeft w:val="0"/>
              <w:marRight w:val="0"/>
              <w:marTop w:val="0"/>
              <w:marBottom w:val="0"/>
              <w:divBdr>
                <w:top w:val="none" w:sz="0" w:space="0" w:color="auto"/>
                <w:left w:val="none" w:sz="0" w:space="0" w:color="auto"/>
                <w:bottom w:val="none" w:sz="0" w:space="0" w:color="auto"/>
                <w:right w:val="none" w:sz="0" w:space="0" w:color="auto"/>
              </w:divBdr>
            </w:div>
            <w:div w:id="582761341">
              <w:marLeft w:val="0"/>
              <w:marRight w:val="0"/>
              <w:marTop w:val="0"/>
              <w:marBottom w:val="0"/>
              <w:divBdr>
                <w:top w:val="none" w:sz="0" w:space="0" w:color="auto"/>
                <w:left w:val="none" w:sz="0" w:space="0" w:color="auto"/>
                <w:bottom w:val="none" w:sz="0" w:space="0" w:color="auto"/>
                <w:right w:val="none" w:sz="0" w:space="0" w:color="auto"/>
              </w:divBdr>
            </w:div>
            <w:div w:id="583034441">
              <w:marLeft w:val="0"/>
              <w:marRight w:val="0"/>
              <w:marTop w:val="0"/>
              <w:marBottom w:val="0"/>
              <w:divBdr>
                <w:top w:val="none" w:sz="0" w:space="0" w:color="auto"/>
                <w:left w:val="none" w:sz="0" w:space="0" w:color="auto"/>
                <w:bottom w:val="none" w:sz="0" w:space="0" w:color="auto"/>
                <w:right w:val="none" w:sz="0" w:space="0" w:color="auto"/>
              </w:divBdr>
            </w:div>
            <w:div w:id="583297767">
              <w:marLeft w:val="0"/>
              <w:marRight w:val="0"/>
              <w:marTop w:val="0"/>
              <w:marBottom w:val="0"/>
              <w:divBdr>
                <w:top w:val="none" w:sz="0" w:space="0" w:color="auto"/>
                <w:left w:val="none" w:sz="0" w:space="0" w:color="auto"/>
                <w:bottom w:val="none" w:sz="0" w:space="0" w:color="auto"/>
                <w:right w:val="none" w:sz="0" w:space="0" w:color="auto"/>
              </w:divBdr>
            </w:div>
            <w:div w:id="583420562">
              <w:marLeft w:val="0"/>
              <w:marRight w:val="0"/>
              <w:marTop w:val="0"/>
              <w:marBottom w:val="0"/>
              <w:divBdr>
                <w:top w:val="none" w:sz="0" w:space="0" w:color="auto"/>
                <w:left w:val="none" w:sz="0" w:space="0" w:color="auto"/>
                <w:bottom w:val="none" w:sz="0" w:space="0" w:color="auto"/>
                <w:right w:val="none" w:sz="0" w:space="0" w:color="auto"/>
              </w:divBdr>
            </w:div>
            <w:div w:id="583607978">
              <w:marLeft w:val="0"/>
              <w:marRight w:val="0"/>
              <w:marTop w:val="0"/>
              <w:marBottom w:val="0"/>
              <w:divBdr>
                <w:top w:val="none" w:sz="0" w:space="0" w:color="auto"/>
                <w:left w:val="none" w:sz="0" w:space="0" w:color="auto"/>
                <w:bottom w:val="none" w:sz="0" w:space="0" w:color="auto"/>
                <w:right w:val="none" w:sz="0" w:space="0" w:color="auto"/>
              </w:divBdr>
            </w:div>
            <w:div w:id="583614661">
              <w:marLeft w:val="0"/>
              <w:marRight w:val="0"/>
              <w:marTop w:val="0"/>
              <w:marBottom w:val="0"/>
              <w:divBdr>
                <w:top w:val="none" w:sz="0" w:space="0" w:color="auto"/>
                <w:left w:val="none" w:sz="0" w:space="0" w:color="auto"/>
                <w:bottom w:val="none" w:sz="0" w:space="0" w:color="auto"/>
                <w:right w:val="none" w:sz="0" w:space="0" w:color="auto"/>
              </w:divBdr>
            </w:div>
            <w:div w:id="583800886">
              <w:marLeft w:val="0"/>
              <w:marRight w:val="0"/>
              <w:marTop w:val="0"/>
              <w:marBottom w:val="0"/>
              <w:divBdr>
                <w:top w:val="none" w:sz="0" w:space="0" w:color="auto"/>
                <w:left w:val="none" w:sz="0" w:space="0" w:color="auto"/>
                <w:bottom w:val="none" w:sz="0" w:space="0" w:color="auto"/>
                <w:right w:val="none" w:sz="0" w:space="0" w:color="auto"/>
              </w:divBdr>
            </w:div>
            <w:div w:id="584461005">
              <w:marLeft w:val="0"/>
              <w:marRight w:val="0"/>
              <w:marTop w:val="0"/>
              <w:marBottom w:val="0"/>
              <w:divBdr>
                <w:top w:val="none" w:sz="0" w:space="0" w:color="auto"/>
                <w:left w:val="none" w:sz="0" w:space="0" w:color="auto"/>
                <w:bottom w:val="none" w:sz="0" w:space="0" w:color="auto"/>
                <w:right w:val="none" w:sz="0" w:space="0" w:color="auto"/>
              </w:divBdr>
            </w:div>
            <w:div w:id="586495761">
              <w:marLeft w:val="0"/>
              <w:marRight w:val="0"/>
              <w:marTop w:val="0"/>
              <w:marBottom w:val="0"/>
              <w:divBdr>
                <w:top w:val="none" w:sz="0" w:space="0" w:color="auto"/>
                <w:left w:val="none" w:sz="0" w:space="0" w:color="auto"/>
                <w:bottom w:val="none" w:sz="0" w:space="0" w:color="auto"/>
                <w:right w:val="none" w:sz="0" w:space="0" w:color="auto"/>
              </w:divBdr>
            </w:div>
            <w:div w:id="586814244">
              <w:marLeft w:val="0"/>
              <w:marRight w:val="0"/>
              <w:marTop w:val="0"/>
              <w:marBottom w:val="0"/>
              <w:divBdr>
                <w:top w:val="none" w:sz="0" w:space="0" w:color="auto"/>
                <w:left w:val="none" w:sz="0" w:space="0" w:color="auto"/>
                <w:bottom w:val="none" w:sz="0" w:space="0" w:color="auto"/>
                <w:right w:val="none" w:sz="0" w:space="0" w:color="auto"/>
              </w:divBdr>
            </w:div>
            <w:div w:id="587009425">
              <w:marLeft w:val="0"/>
              <w:marRight w:val="0"/>
              <w:marTop w:val="0"/>
              <w:marBottom w:val="0"/>
              <w:divBdr>
                <w:top w:val="none" w:sz="0" w:space="0" w:color="auto"/>
                <w:left w:val="none" w:sz="0" w:space="0" w:color="auto"/>
                <w:bottom w:val="none" w:sz="0" w:space="0" w:color="auto"/>
                <w:right w:val="none" w:sz="0" w:space="0" w:color="auto"/>
              </w:divBdr>
            </w:div>
            <w:div w:id="587151204">
              <w:marLeft w:val="0"/>
              <w:marRight w:val="0"/>
              <w:marTop w:val="0"/>
              <w:marBottom w:val="0"/>
              <w:divBdr>
                <w:top w:val="none" w:sz="0" w:space="0" w:color="auto"/>
                <w:left w:val="none" w:sz="0" w:space="0" w:color="auto"/>
                <w:bottom w:val="none" w:sz="0" w:space="0" w:color="auto"/>
                <w:right w:val="none" w:sz="0" w:space="0" w:color="auto"/>
              </w:divBdr>
            </w:div>
            <w:div w:id="588462741">
              <w:marLeft w:val="0"/>
              <w:marRight w:val="0"/>
              <w:marTop w:val="0"/>
              <w:marBottom w:val="0"/>
              <w:divBdr>
                <w:top w:val="none" w:sz="0" w:space="0" w:color="auto"/>
                <w:left w:val="none" w:sz="0" w:space="0" w:color="auto"/>
                <w:bottom w:val="none" w:sz="0" w:space="0" w:color="auto"/>
                <w:right w:val="none" w:sz="0" w:space="0" w:color="auto"/>
              </w:divBdr>
            </w:div>
            <w:div w:id="588470264">
              <w:marLeft w:val="0"/>
              <w:marRight w:val="0"/>
              <w:marTop w:val="0"/>
              <w:marBottom w:val="0"/>
              <w:divBdr>
                <w:top w:val="none" w:sz="0" w:space="0" w:color="auto"/>
                <w:left w:val="none" w:sz="0" w:space="0" w:color="auto"/>
                <w:bottom w:val="none" w:sz="0" w:space="0" w:color="auto"/>
                <w:right w:val="none" w:sz="0" w:space="0" w:color="auto"/>
              </w:divBdr>
            </w:div>
            <w:div w:id="589388938">
              <w:marLeft w:val="0"/>
              <w:marRight w:val="0"/>
              <w:marTop w:val="0"/>
              <w:marBottom w:val="0"/>
              <w:divBdr>
                <w:top w:val="none" w:sz="0" w:space="0" w:color="auto"/>
                <w:left w:val="none" w:sz="0" w:space="0" w:color="auto"/>
                <w:bottom w:val="none" w:sz="0" w:space="0" w:color="auto"/>
                <w:right w:val="none" w:sz="0" w:space="0" w:color="auto"/>
              </w:divBdr>
            </w:div>
            <w:div w:id="590429788">
              <w:marLeft w:val="0"/>
              <w:marRight w:val="0"/>
              <w:marTop w:val="0"/>
              <w:marBottom w:val="0"/>
              <w:divBdr>
                <w:top w:val="none" w:sz="0" w:space="0" w:color="auto"/>
                <w:left w:val="none" w:sz="0" w:space="0" w:color="auto"/>
                <w:bottom w:val="none" w:sz="0" w:space="0" w:color="auto"/>
                <w:right w:val="none" w:sz="0" w:space="0" w:color="auto"/>
              </w:divBdr>
            </w:div>
            <w:div w:id="590622859">
              <w:marLeft w:val="0"/>
              <w:marRight w:val="0"/>
              <w:marTop w:val="0"/>
              <w:marBottom w:val="0"/>
              <w:divBdr>
                <w:top w:val="none" w:sz="0" w:space="0" w:color="auto"/>
                <w:left w:val="none" w:sz="0" w:space="0" w:color="auto"/>
                <w:bottom w:val="none" w:sz="0" w:space="0" w:color="auto"/>
                <w:right w:val="none" w:sz="0" w:space="0" w:color="auto"/>
              </w:divBdr>
            </w:div>
            <w:div w:id="591358269">
              <w:marLeft w:val="0"/>
              <w:marRight w:val="0"/>
              <w:marTop w:val="0"/>
              <w:marBottom w:val="0"/>
              <w:divBdr>
                <w:top w:val="none" w:sz="0" w:space="0" w:color="auto"/>
                <w:left w:val="none" w:sz="0" w:space="0" w:color="auto"/>
                <w:bottom w:val="none" w:sz="0" w:space="0" w:color="auto"/>
                <w:right w:val="none" w:sz="0" w:space="0" w:color="auto"/>
              </w:divBdr>
            </w:div>
            <w:div w:id="592277684">
              <w:marLeft w:val="0"/>
              <w:marRight w:val="0"/>
              <w:marTop w:val="0"/>
              <w:marBottom w:val="0"/>
              <w:divBdr>
                <w:top w:val="none" w:sz="0" w:space="0" w:color="auto"/>
                <w:left w:val="none" w:sz="0" w:space="0" w:color="auto"/>
                <w:bottom w:val="none" w:sz="0" w:space="0" w:color="auto"/>
                <w:right w:val="none" w:sz="0" w:space="0" w:color="auto"/>
              </w:divBdr>
            </w:div>
            <w:div w:id="596332005">
              <w:marLeft w:val="0"/>
              <w:marRight w:val="0"/>
              <w:marTop w:val="0"/>
              <w:marBottom w:val="0"/>
              <w:divBdr>
                <w:top w:val="none" w:sz="0" w:space="0" w:color="auto"/>
                <w:left w:val="none" w:sz="0" w:space="0" w:color="auto"/>
                <w:bottom w:val="none" w:sz="0" w:space="0" w:color="auto"/>
                <w:right w:val="none" w:sz="0" w:space="0" w:color="auto"/>
              </w:divBdr>
            </w:div>
            <w:div w:id="596444142">
              <w:marLeft w:val="0"/>
              <w:marRight w:val="0"/>
              <w:marTop w:val="0"/>
              <w:marBottom w:val="0"/>
              <w:divBdr>
                <w:top w:val="none" w:sz="0" w:space="0" w:color="auto"/>
                <w:left w:val="none" w:sz="0" w:space="0" w:color="auto"/>
                <w:bottom w:val="none" w:sz="0" w:space="0" w:color="auto"/>
                <w:right w:val="none" w:sz="0" w:space="0" w:color="auto"/>
              </w:divBdr>
            </w:div>
            <w:div w:id="596989608">
              <w:marLeft w:val="0"/>
              <w:marRight w:val="0"/>
              <w:marTop w:val="0"/>
              <w:marBottom w:val="0"/>
              <w:divBdr>
                <w:top w:val="none" w:sz="0" w:space="0" w:color="auto"/>
                <w:left w:val="none" w:sz="0" w:space="0" w:color="auto"/>
                <w:bottom w:val="none" w:sz="0" w:space="0" w:color="auto"/>
                <w:right w:val="none" w:sz="0" w:space="0" w:color="auto"/>
              </w:divBdr>
            </w:div>
            <w:div w:id="597252643">
              <w:marLeft w:val="0"/>
              <w:marRight w:val="0"/>
              <w:marTop w:val="0"/>
              <w:marBottom w:val="0"/>
              <w:divBdr>
                <w:top w:val="none" w:sz="0" w:space="0" w:color="auto"/>
                <w:left w:val="none" w:sz="0" w:space="0" w:color="auto"/>
                <w:bottom w:val="none" w:sz="0" w:space="0" w:color="auto"/>
                <w:right w:val="none" w:sz="0" w:space="0" w:color="auto"/>
              </w:divBdr>
            </w:div>
            <w:div w:id="597257807">
              <w:marLeft w:val="0"/>
              <w:marRight w:val="0"/>
              <w:marTop w:val="0"/>
              <w:marBottom w:val="0"/>
              <w:divBdr>
                <w:top w:val="none" w:sz="0" w:space="0" w:color="auto"/>
                <w:left w:val="none" w:sz="0" w:space="0" w:color="auto"/>
                <w:bottom w:val="none" w:sz="0" w:space="0" w:color="auto"/>
                <w:right w:val="none" w:sz="0" w:space="0" w:color="auto"/>
              </w:divBdr>
            </w:div>
            <w:div w:id="598484535">
              <w:marLeft w:val="0"/>
              <w:marRight w:val="0"/>
              <w:marTop w:val="0"/>
              <w:marBottom w:val="0"/>
              <w:divBdr>
                <w:top w:val="none" w:sz="0" w:space="0" w:color="auto"/>
                <w:left w:val="none" w:sz="0" w:space="0" w:color="auto"/>
                <w:bottom w:val="none" w:sz="0" w:space="0" w:color="auto"/>
                <w:right w:val="none" w:sz="0" w:space="0" w:color="auto"/>
              </w:divBdr>
            </w:div>
            <w:div w:id="600114945">
              <w:marLeft w:val="0"/>
              <w:marRight w:val="0"/>
              <w:marTop w:val="0"/>
              <w:marBottom w:val="0"/>
              <w:divBdr>
                <w:top w:val="none" w:sz="0" w:space="0" w:color="auto"/>
                <w:left w:val="none" w:sz="0" w:space="0" w:color="auto"/>
                <w:bottom w:val="none" w:sz="0" w:space="0" w:color="auto"/>
                <w:right w:val="none" w:sz="0" w:space="0" w:color="auto"/>
              </w:divBdr>
            </w:div>
            <w:div w:id="600600494">
              <w:marLeft w:val="0"/>
              <w:marRight w:val="0"/>
              <w:marTop w:val="0"/>
              <w:marBottom w:val="0"/>
              <w:divBdr>
                <w:top w:val="none" w:sz="0" w:space="0" w:color="auto"/>
                <w:left w:val="none" w:sz="0" w:space="0" w:color="auto"/>
                <w:bottom w:val="none" w:sz="0" w:space="0" w:color="auto"/>
                <w:right w:val="none" w:sz="0" w:space="0" w:color="auto"/>
              </w:divBdr>
            </w:div>
            <w:div w:id="603151565">
              <w:marLeft w:val="0"/>
              <w:marRight w:val="0"/>
              <w:marTop w:val="0"/>
              <w:marBottom w:val="0"/>
              <w:divBdr>
                <w:top w:val="none" w:sz="0" w:space="0" w:color="auto"/>
                <w:left w:val="none" w:sz="0" w:space="0" w:color="auto"/>
                <w:bottom w:val="none" w:sz="0" w:space="0" w:color="auto"/>
                <w:right w:val="none" w:sz="0" w:space="0" w:color="auto"/>
              </w:divBdr>
            </w:div>
            <w:div w:id="604965224">
              <w:marLeft w:val="0"/>
              <w:marRight w:val="0"/>
              <w:marTop w:val="0"/>
              <w:marBottom w:val="0"/>
              <w:divBdr>
                <w:top w:val="none" w:sz="0" w:space="0" w:color="auto"/>
                <w:left w:val="none" w:sz="0" w:space="0" w:color="auto"/>
                <w:bottom w:val="none" w:sz="0" w:space="0" w:color="auto"/>
                <w:right w:val="none" w:sz="0" w:space="0" w:color="auto"/>
              </w:divBdr>
            </w:div>
            <w:div w:id="605160694">
              <w:marLeft w:val="0"/>
              <w:marRight w:val="0"/>
              <w:marTop w:val="0"/>
              <w:marBottom w:val="0"/>
              <w:divBdr>
                <w:top w:val="none" w:sz="0" w:space="0" w:color="auto"/>
                <w:left w:val="none" w:sz="0" w:space="0" w:color="auto"/>
                <w:bottom w:val="none" w:sz="0" w:space="0" w:color="auto"/>
                <w:right w:val="none" w:sz="0" w:space="0" w:color="auto"/>
              </w:divBdr>
            </w:div>
            <w:div w:id="605649688">
              <w:marLeft w:val="0"/>
              <w:marRight w:val="0"/>
              <w:marTop w:val="0"/>
              <w:marBottom w:val="0"/>
              <w:divBdr>
                <w:top w:val="none" w:sz="0" w:space="0" w:color="auto"/>
                <w:left w:val="none" w:sz="0" w:space="0" w:color="auto"/>
                <w:bottom w:val="none" w:sz="0" w:space="0" w:color="auto"/>
                <w:right w:val="none" w:sz="0" w:space="0" w:color="auto"/>
              </w:divBdr>
            </w:div>
            <w:div w:id="606234617">
              <w:marLeft w:val="0"/>
              <w:marRight w:val="0"/>
              <w:marTop w:val="0"/>
              <w:marBottom w:val="0"/>
              <w:divBdr>
                <w:top w:val="none" w:sz="0" w:space="0" w:color="auto"/>
                <w:left w:val="none" w:sz="0" w:space="0" w:color="auto"/>
                <w:bottom w:val="none" w:sz="0" w:space="0" w:color="auto"/>
                <w:right w:val="none" w:sz="0" w:space="0" w:color="auto"/>
              </w:divBdr>
              <w:divsChild>
                <w:div w:id="117996220">
                  <w:marLeft w:val="0"/>
                  <w:marRight w:val="0"/>
                  <w:marTop w:val="0"/>
                  <w:marBottom w:val="0"/>
                  <w:divBdr>
                    <w:top w:val="none" w:sz="0" w:space="0" w:color="auto"/>
                    <w:left w:val="none" w:sz="0" w:space="0" w:color="auto"/>
                    <w:bottom w:val="none" w:sz="0" w:space="0" w:color="auto"/>
                    <w:right w:val="none" w:sz="0" w:space="0" w:color="auto"/>
                  </w:divBdr>
                </w:div>
                <w:div w:id="655915789">
                  <w:marLeft w:val="0"/>
                  <w:marRight w:val="0"/>
                  <w:marTop w:val="0"/>
                  <w:marBottom w:val="0"/>
                  <w:divBdr>
                    <w:top w:val="none" w:sz="0" w:space="0" w:color="auto"/>
                    <w:left w:val="none" w:sz="0" w:space="0" w:color="auto"/>
                    <w:bottom w:val="none" w:sz="0" w:space="0" w:color="auto"/>
                    <w:right w:val="none" w:sz="0" w:space="0" w:color="auto"/>
                  </w:divBdr>
                </w:div>
                <w:div w:id="777024516">
                  <w:marLeft w:val="0"/>
                  <w:marRight w:val="0"/>
                  <w:marTop w:val="0"/>
                  <w:marBottom w:val="0"/>
                  <w:divBdr>
                    <w:top w:val="none" w:sz="0" w:space="0" w:color="auto"/>
                    <w:left w:val="none" w:sz="0" w:space="0" w:color="auto"/>
                    <w:bottom w:val="none" w:sz="0" w:space="0" w:color="auto"/>
                    <w:right w:val="none" w:sz="0" w:space="0" w:color="auto"/>
                  </w:divBdr>
                </w:div>
                <w:div w:id="1080444269">
                  <w:marLeft w:val="0"/>
                  <w:marRight w:val="0"/>
                  <w:marTop w:val="0"/>
                  <w:marBottom w:val="0"/>
                  <w:divBdr>
                    <w:top w:val="none" w:sz="0" w:space="0" w:color="auto"/>
                    <w:left w:val="none" w:sz="0" w:space="0" w:color="auto"/>
                    <w:bottom w:val="none" w:sz="0" w:space="0" w:color="auto"/>
                    <w:right w:val="none" w:sz="0" w:space="0" w:color="auto"/>
                  </w:divBdr>
                </w:div>
                <w:div w:id="1163739068">
                  <w:marLeft w:val="0"/>
                  <w:marRight w:val="0"/>
                  <w:marTop w:val="0"/>
                  <w:marBottom w:val="0"/>
                  <w:divBdr>
                    <w:top w:val="none" w:sz="0" w:space="0" w:color="auto"/>
                    <w:left w:val="none" w:sz="0" w:space="0" w:color="auto"/>
                    <w:bottom w:val="none" w:sz="0" w:space="0" w:color="auto"/>
                    <w:right w:val="none" w:sz="0" w:space="0" w:color="auto"/>
                  </w:divBdr>
                </w:div>
                <w:div w:id="1559634180">
                  <w:marLeft w:val="0"/>
                  <w:marRight w:val="0"/>
                  <w:marTop w:val="0"/>
                  <w:marBottom w:val="0"/>
                  <w:divBdr>
                    <w:top w:val="none" w:sz="0" w:space="0" w:color="auto"/>
                    <w:left w:val="none" w:sz="0" w:space="0" w:color="auto"/>
                    <w:bottom w:val="none" w:sz="0" w:space="0" w:color="auto"/>
                    <w:right w:val="none" w:sz="0" w:space="0" w:color="auto"/>
                  </w:divBdr>
                </w:div>
                <w:div w:id="1798330349">
                  <w:marLeft w:val="0"/>
                  <w:marRight w:val="0"/>
                  <w:marTop w:val="0"/>
                  <w:marBottom w:val="0"/>
                  <w:divBdr>
                    <w:top w:val="none" w:sz="0" w:space="0" w:color="auto"/>
                    <w:left w:val="none" w:sz="0" w:space="0" w:color="auto"/>
                    <w:bottom w:val="none" w:sz="0" w:space="0" w:color="auto"/>
                    <w:right w:val="none" w:sz="0" w:space="0" w:color="auto"/>
                  </w:divBdr>
                </w:div>
              </w:divsChild>
            </w:div>
            <w:div w:id="607199847">
              <w:marLeft w:val="0"/>
              <w:marRight w:val="0"/>
              <w:marTop w:val="0"/>
              <w:marBottom w:val="0"/>
              <w:divBdr>
                <w:top w:val="none" w:sz="0" w:space="0" w:color="auto"/>
                <w:left w:val="none" w:sz="0" w:space="0" w:color="auto"/>
                <w:bottom w:val="none" w:sz="0" w:space="0" w:color="auto"/>
                <w:right w:val="none" w:sz="0" w:space="0" w:color="auto"/>
              </w:divBdr>
            </w:div>
            <w:div w:id="610012285">
              <w:marLeft w:val="0"/>
              <w:marRight w:val="0"/>
              <w:marTop w:val="0"/>
              <w:marBottom w:val="0"/>
              <w:divBdr>
                <w:top w:val="none" w:sz="0" w:space="0" w:color="auto"/>
                <w:left w:val="none" w:sz="0" w:space="0" w:color="auto"/>
                <w:bottom w:val="none" w:sz="0" w:space="0" w:color="auto"/>
                <w:right w:val="none" w:sz="0" w:space="0" w:color="auto"/>
              </w:divBdr>
            </w:div>
            <w:div w:id="610211660">
              <w:marLeft w:val="0"/>
              <w:marRight w:val="0"/>
              <w:marTop w:val="0"/>
              <w:marBottom w:val="0"/>
              <w:divBdr>
                <w:top w:val="none" w:sz="0" w:space="0" w:color="auto"/>
                <w:left w:val="none" w:sz="0" w:space="0" w:color="auto"/>
                <w:bottom w:val="none" w:sz="0" w:space="0" w:color="auto"/>
                <w:right w:val="none" w:sz="0" w:space="0" w:color="auto"/>
              </w:divBdr>
            </w:div>
            <w:div w:id="612520592">
              <w:marLeft w:val="0"/>
              <w:marRight w:val="0"/>
              <w:marTop w:val="0"/>
              <w:marBottom w:val="0"/>
              <w:divBdr>
                <w:top w:val="none" w:sz="0" w:space="0" w:color="auto"/>
                <w:left w:val="none" w:sz="0" w:space="0" w:color="auto"/>
                <w:bottom w:val="none" w:sz="0" w:space="0" w:color="auto"/>
                <w:right w:val="none" w:sz="0" w:space="0" w:color="auto"/>
              </w:divBdr>
            </w:div>
            <w:div w:id="613370518">
              <w:marLeft w:val="0"/>
              <w:marRight w:val="0"/>
              <w:marTop w:val="0"/>
              <w:marBottom w:val="0"/>
              <w:divBdr>
                <w:top w:val="none" w:sz="0" w:space="0" w:color="auto"/>
                <w:left w:val="none" w:sz="0" w:space="0" w:color="auto"/>
                <w:bottom w:val="none" w:sz="0" w:space="0" w:color="auto"/>
                <w:right w:val="none" w:sz="0" w:space="0" w:color="auto"/>
              </w:divBdr>
            </w:div>
            <w:div w:id="613830850">
              <w:marLeft w:val="0"/>
              <w:marRight w:val="0"/>
              <w:marTop w:val="0"/>
              <w:marBottom w:val="0"/>
              <w:divBdr>
                <w:top w:val="none" w:sz="0" w:space="0" w:color="auto"/>
                <w:left w:val="none" w:sz="0" w:space="0" w:color="auto"/>
                <w:bottom w:val="none" w:sz="0" w:space="0" w:color="auto"/>
                <w:right w:val="none" w:sz="0" w:space="0" w:color="auto"/>
              </w:divBdr>
            </w:div>
            <w:div w:id="614214607">
              <w:marLeft w:val="0"/>
              <w:marRight w:val="0"/>
              <w:marTop w:val="0"/>
              <w:marBottom w:val="0"/>
              <w:divBdr>
                <w:top w:val="none" w:sz="0" w:space="0" w:color="auto"/>
                <w:left w:val="none" w:sz="0" w:space="0" w:color="auto"/>
                <w:bottom w:val="none" w:sz="0" w:space="0" w:color="auto"/>
                <w:right w:val="none" w:sz="0" w:space="0" w:color="auto"/>
              </w:divBdr>
            </w:div>
            <w:div w:id="614868578">
              <w:marLeft w:val="0"/>
              <w:marRight w:val="0"/>
              <w:marTop w:val="0"/>
              <w:marBottom w:val="0"/>
              <w:divBdr>
                <w:top w:val="none" w:sz="0" w:space="0" w:color="auto"/>
                <w:left w:val="none" w:sz="0" w:space="0" w:color="auto"/>
                <w:bottom w:val="none" w:sz="0" w:space="0" w:color="auto"/>
                <w:right w:val="none" w:sz="0" w:space="0" w:color="auto"/>
              </w:divBdr>
            </w:div>
            <w:div w:id="615723129">
              <w:marLeft w:val="0"/>
              <w:marRight w:val="0"/>
              <w:marTop w:val="0"/>
              <w:marBottom w:val="0"/>
              <w:divBdr>
                <w:top w:val="none" w:sz="0" w:space="0" w:color="auto"/>
                <w:left w:val="none" w:sz="0" w:space="0" w:color="auto"/>
                <w:bottom w:val="none" w:sz="0" w:space="0" w:color="auto"/>
                <w:right w:val="none" w:sz="0" w:space="0" w:color="auto"/>
              </w:divBdr>
            </w:div>
            <w:div w:id="617643506">
              <w:marLeft w:val="0"/>
              <w:marRight w:val="0"/>
              <w:marTop w:val="0"/>
              <w:marBottom w:val="0"/>
              <w:divBdr>
                <w:top w:val="none" w:sz="0" w:space="0" w:color="auto"/>
                <w:left w:val="none" w:sz="0" w:space="0" w:color="auto"/>
                <w:bottom w:val="none" w:sz="0" w:space="0" w:color="auto"/>
                <w:right w:val="none" w:sz="0" w:space="0" w:color="auto"/>
              </w:divBdr>
            </w:div>
            <w:div w:id="618341342">
              <w:marLeft w:val="0"/>
              <w:marRight w:val="0"/>
              <w:marTop w:val="0"/>
              <w:marBottom w:val="0"/>
              <w:divBdr>
                <w:top w:val="none" w:sz="0" w:space="0" w:color="auto"/>
                <w:left w:val="none" w:sz="0" w:space="0" w:color="auto"/>
                <w:bottom w:val="none" w:sz="0" w:space="0" w:color="auto"/>
                <w:right w:val="none" w:sz="0" w:space="0" w:color="auto"/>
              </w:divBdr>
            </w:div>
            <w:div w:id="618531209">
              <w:marLeft w:val="0"/>
              <w:marRight w:val="0"/>
              <w:marTop w:val="0"/>
              <w:marBottom w:val="0"/>
              <w:divBdr>
                <w:top w:val="none" w:sz="0" w:space="0" w:color="auto"/>
                <w:left w:val="none" w:sz="0" w:space="0" w:color="auto"/>
                <w:bottom w:val="none" w:sz="0" w:space="0" w:color="auto"/>
                <w:right w:val="none" w:sz="0" w:space="0" w:color="auto"/>
              </w:divBdr>
            </w:div>
            <w:div w:id="619725666">
              <w:marLeft w:val="0"/>
              <w:marRight w:val="0"/>
              <w:marTop w:val="0"/>
              <w:marBottom w:val="0"/>
              <w:divBdr>
                <w:top w:val="none" w:sz="0" w:space="0" w:color="auto"/>
                <w:left w:val="none" w:sz="0" w:space="0" w:color="auto"/>
                <w:bottom w:val="none" w:sz="0" w:space="0" w:color="auto"/>
                <w:right w:val="none" w:sz="0" w:space="0" w:color="auto"/>
              </w:divBdr>
            </w:div>
            <w:div w:id="619797880">
              <w:marLeft w:val="0"/>
              <w:marRight w:val="0"/>
              <w:marTop w:val="0"/>
              <w:marBottom w:val="0"/>
              <w:divBdr>
                <w:top w:val="none" w:sz="0" w:space="0" w:color="auto"/>
                <w:left w:val="none" w:sz="0" w:space="0" w:color="auto"/>
                <w:bottom w:val="none" w:sz="0" w:space="0" w:color="auto"/>
                <w:right w:val="none" w:sz="0" w:space="0" w:color="auto"/>
              </w:divBdr>
            </w:div>
            <w:div w:id="620067469">
              <w:marLeft w:val="0"/>
              <w:marRight w:val="0"/>
              <w:marTop w:val="0"/>
              <w:marBottom w:val="0"/>
              <w:divBdr>
                <w:top w:val="none" w:sz="0" w:space="0" w:color="auto"/>
                <w:left w:val="none" w:sz="0" w:space="0" w:color="auto"/>
                <w:bottom w:val="none" w:sz="0" w:space="0" w:color="auto"/>
                <w:right w:val="none" w:sz="0" w:space="0" w:color="auto"/>
              </w:divBdr>
            </w:div>
            <w:div w:id="620309281">
              <w:marLeft w:val="0"/>
              <w:marRight w:val="0"/>
              <w:marTop w:val="0"/>
              <w:marBottom w:val="0"/>
              <w:divBdr>
                <w:top w:val="none" w:sz="0" w:space="0" w:color="auto"/>
                <w:left w:val="none" w:sz="0" w:space="0" w:color="auto"/>
                <w:bottom w:val="none" w:sz="0" w:space="0" w:color="auto"/>
                <w:right w:val="none" w:sz="0" w:space="0" w:color="auto"/>
              </w:divBdr>
            </w:div>
            <w:div w:id="621688524">
              <w:marLeft w:val="0"/>
              <w:marRight w:val="0"/>
              <w:marTop w:val="0"/>
              <w:marBottom w:val="0"/>
              <w:divBdr>
                <w:top w:val="none" w:sz="0" w:space="0" w:color="auto"/>
                <w:left w:val="none" w:sz="0" w:space="0" w:color="auto"/>
                <w:bottom w:val="none" w:sz="0" w:space="0" w:color="auto"/>
                <w:right w:val="none" w:sz="0" w:space="0" w:color="auto"/>
              </w:divBdr>
            </w:div>
            <w:div w:id="621813036">
              <w:marLeft w:val="0"/>
              <w:marRight w:val="0"/>
              <w:marTop w:val="0"/>
              <w:marBottom w:val="0"/>
              <w:divBdr>
                <w:top w:val="none" w:sz="0" w:space="0" w:color="auto"/>
                <w:left w:val="none" w:sz="0" w:space="0" w:color="auto"/>
                <w:bottom w:val="none" w:sz="0" w:space="0" w:color="auto"/>
                <w:right w:val="none" w:sz="0" w:space="0" w:color="auto"/>
              </w:divBdr>
            </w:div>
            <w:div w:id="622542724">
              <w:marLeft w:val="0"/>
              <w:marRight w:val="0"/>
              <w:marTop w:val="0"/>
              <w:marBottom w:val="0"/>
              <w:divBdr>
                <w:top w:val="none" w:sz="0" w:space="0" w:color="auto"/>
                <w:left w:val="none" w:sz="0" w:space="0" w:color="auto"/>
                <w:bottom w:val="none" w:sz="0" w:space="0" w:color="auto"/>
                <w:right w:val="none" w:sz="0" w:space="0" w:color="auto"/>
              </w:divBdr>
            </w:div>
            <w:div w:id="623386543">
              <w:marLeft w:val="0"/>
              <w:marRight w:val="0"/>
              <w:marTop w:val="0"/>
              <w:marBottom w:val="0"/>
              <w:divBdr>
                <w:top w:val="none" w:sz="0" w:space="0" w:color="auto"/>
                <w:left w:val="none" w:sz="0" w:space="0" w:color="auto"/>
                <w:bottom w:val="none" w:sz="0" w:space="0" w:color="auto"/>
                <w:right w:val="none" w:sz="0" w:space="0" w:color="auto"/>
              </w:divBdr>
            </w:div>
            <w:div w:id="624039910">
              <w:marLeft w:val="0"/>
              <w:marRight w:val="0"/>
              <w:marTop w:val="0"/>
              <w:marBottom w:val="0"/>
              <w:divBdr>
                <w:top w:val="none" w:sz="0" w:space="0" w:color="auto"/>
                <w:left w:val="none" w:sz="0" w:space="0" w:color="auto"/>
                <w:bottom w:val="none" w:sz="0" w:space="0" w:color="auto"/>
                <w:right w:val="none" w:sz="0" w:space="0" w:color="auto"/>
              </w:divBdr>
            </w:div>
            <w:div w:id="625161405">
              <w:marLeft w:val="0"/>
              <w:marRight w:val="0"/>
              <w:marTop w:val="0"/>
              <w:marBottom w:val="0"/>
              <w:divBdr>
                <w:top w:val="none" w:sz="0" w:space="0" w:color="auto"/>
                <w:left w:val="none" w:sz="0" w:space="0" w:color="auto"/>
                <w:bottom w:val="none" w:sz="0" w:space="0" w:color="auto"/>
                <w:right w:val="none" w:sz="0" w:space="0" w:color="auto"/>
              </w:divBdr>
            </w:div>
            <w:div w:id="625502537">
              <w:marLeft w:val="0"/>
              <w:marRight w:val="0"/>
              <w:marTop w:val="0"/>
              <w:marBottom w:val="0"/>
              <w:divBdr>
                <w:top w:val="none" w:sz="0" w:space="0" w:color="auto"/>
                <w:left w:val="none" w:sz="0" w:space="0" w:color="auto"/>
                <w:bottom w:val="none" w:sz="0" w:space="0" w:color="auto"/>
                <w:right w:val="none" w:sz="0" w:space="0" w:color="auto"/>
              </w:divBdr>
            </w:div>
            <w:div w:id="626281064">
              <w:marLeft w:val="0"/>
              <w:marRight w:val="0"/>
              <w:marTop w:val="0"/>
              <w:marBottom w:val="0"/>
              <w:divBdr>
                <w:top w:val="none" w:sz="0" w:space="0" w:color="auto"/>
                <w:left w:val="none" w:sz="0" w:space="0" w:color="auto"/>
                <w:bottom w:val="none" w:sz="0" w:space="0" w:color="auto"/>
                <w:right w:val="none" w:sz="0" w:space="0" w:color="auto"/>
              </w:divBdr>
            </w:div>
            <w:div w:id="627323774">
              <w:marLeft w:val="0"/>
              <w:marRight w:val="0"/>
              <w:marTop w:val="0"/>
              <w:marBottom w:val="0"/>
              <w:divBdr>
                <w:top w:val="none" w:sz="0" w:space="0" w:color="auto"/>
                <w:left w:val="none" w:sz="0" w:space="0" w:color="auto"/>
                <w:bottom w:val="none" w:sz="0" w:space="0" w:color="auto"/>
                <w:right w:val="none" w:sz="0" w:space="0" w:color="auto"/>
              </w:divBdr>
            </w:div>
            <w:div w:id="628441986">
              <w:marLeft w:val="0"/>
              <w:marRight w:val="0"/>
              <w:marTop w:val="0"/>
              <w:marBottom w:val="0"/>
              <w:divBdr>
                <w:top w:val="none" w:sz="0" w:space="0" w:color="auto"/>
                <w:left w:val="none" w:sz="0" w:space="0" w:color="auto"/>
                <w:bottom w:val="none" w:sz="0" w:space="0" w:color="auto"/>
                <w:right w:val="none" w:sz="0" w:space="0" w:color="auto"/>
              </w:divBdr>
            </w:div>
            <w:div w:id="628902466">
              <w:marLeft w:val="0"/>
              <w:marRight w:val="0"/>
              <w:marTop w:val="0"/>
              <w:marBottom w:val="0"/>
              <w:divBdr>
                <w:top w:val="none" w:sz="0" w:space="0" w:color="auto"/>
                <w:left w:val="none" w:sz="0" w:space="0" w:color="auto"/>
                <w:bottom w:val="none" w:sz="0" w:space="0" w:color="auto"/>
                <w:right w:val="none" w:sz="0" w:space="0" w:color="auto"/>
              </w:divBdr>
            </w:div>
            <w:div w:id="629096929">
              <w:marLeft w:val="0"/>
              <w:marRight w:val="0"/>
              <w:marTop w:val="0"/>
              <w:marBottom w:val="0"/>
              <w:divBdr>
                <w:top w:val="none" w:sz="0" w:space="0" w:color="auto"/>
                <w:left w:val="none" w:sz="0" w:space="0" w:color="auto"/>
                <w:bottom w:val="none" w:sz="0" w:space="0" w:color="auto"/>
                <w:right w:val="none" w:sz="0" w:space="0" w:color="auto"/>
              </w:divBdr>
            </w:div>
            <w:div w:id="630790727">
              <w:marLeft w:val="0"/>
              <w:marRight w:val="0"/>
              <w:marTop w:val="0"/>
              <w:marBottom w:val="0"/>
              <w:divBdr>
                <w:top w:val="none" w:sz="0" w:space="0" w:color="auto"/>
                <w:left w:val="none" w:sz="0" w:space="0" w:color="auto"/>
                <w:bottom w:val="none" w:sz="0" w:space="0" w:color="auto"/>
                <w:right w:val="none" w:sz="0" w:space="0" w:color="auto"/>
              </w:divBdr>
            </w:div>
            <w:div w:id="630860697">
              <w:marLeft w:val="0"/>
              <w:marRight w:val="0"/>
              <w:marTop w:val="0"/>
              <w:marBottom w:val="0"/>
              <w:divBdr>
                <w:top w:val="none" w:sz="0" w:space="0" w:color="auto"/>
                <w:left w:val="none" w:sz="0" w:space="0" w:color="auto"/>
                <w:bottom w:val="none" w:sz="0" w:space="0" w:color="auto"/>
                <w:right w:val="none" w:sz="0" w:space="0" w:color="auto"/>
              </w:divBdr>
            </w:div>
            <w:div w:id="630939526">
              <w:marLeft w:val="0"/>
              <w:marRight w:val="0"/>
              <w:marTop w:val="0"/>
              <w:marBottom w:val="0"/>
              <w:divBdr>
                <w:top w:val="none" w:sz="0" w:space="0" w:color="auto"/>
                <w:left w:val="none" w:sz="0" w:space="0" w:color="auto"/>
                <w:bottom w:val="none" w:sz="0" w:space="0" w:color="auto"/>
                <w:right w:val="none" w:sz="0" w:space="0" w:color="auto"/>
              </w:divBdr>
            </w:div>
            <w:div w:id="632371244">
              <w:marLeft w:val="0"/>
              <w:marRight w:val="0"/>
              <w:marTop w:val="0"/>
              <w:marBottom w:val="0"/>
              <w:divBdr>
                <w:top w:val="none" w:sz="0" w:space="0" w:color="auto"/>
                <w:left w:val="none" w:sz="0" w:space="0" w:color="auto"/>
                <w:bottom w:val="none" w:sz="0" w:space="0" w:color="auto"/>
                <w:right w:val="none" w:sz="0" w:space="0" w:color="auto"/>
              </w:divBdr>
            </w:div>
            <w:div w:id="632908531">
              <w:marLeft w:val="0"/>
              <w:marRight w:val="0"/>
              <w:marTop w:val="0"/>
              <w:marBottom w:val="0"/>
              <w:divBdr>
                <w:top w:val="none" w:sz="0" w:space="0" w:color="auto"/>
                <w:left w:val="none" w:sz="0" w:space="0" w:color="auto"/>
                <w:bottom w:val="none" w:sz="0" w:space="0" w:color="auto"/>
                <w:right w:val="none" w:sz="0" w:space="0" w:color="auto"/>
              </w:divBdr>
            </w:div>
            <w:div w:id="633952008">
              <w:marLeft w:val="0"/>
              <w:marRight w:val="0"/>
              <w:marTop w:val="0"/>
              <w:marBottom w:val="0"/>
              <w:divBdr>
                <w:top w:val="none" w:sz="0" w:space="0" w:color="auto"/>
                <w:left w:val="none" w:sz="0" w:space="0" w:color="auto"/>
                <w:bottom w:val="none" w:sz="0" w:space="0" w:color="auto"/>
                <w:right w:val="none" w:sz="0" w:space="0" w:color="auto"/>
              </w:divBdr>
            </w:div>
            <w:div w:id="634213530">
              <w:marLeft w:val="0"/>
              <w:marRight w:val="0"/>
              <w:marTop w:val="0"/>
              <w:marBottom w:val="0"/>
              <w:divBdr>
                <w:top w:val="none" w:sz="0" w:space="0" w:color="auto"/>
                <w:left w:val="none" w:sz="0" w:space="0" w:color="auto"/>
                <w:bottom w:val="none" w:sz="0" w:space="0" w:color="auto"/>
                <w:right w:val="none" w:sz="0" w:space="0" w:color="auto"/>
              </w:divBdr>
            </w:div>
            <w:div w:id="634991669">
              <w:marLeft w:val="0"/>
              <w:marRight w:val="0"/>
              <w:marTop w:val="0"/>
              <w:marBottom w:val="0"/>
              <w:divBdr>
                <w:top w:val="none" w:sz="0" w:space="0" w:color="auto"/>
                <w:left w:val="none" w:sz="0" w:space="0" w:color="auto"/>
                <w:bottom w:val="none" w:sz="0" w:space="0" w:color="auto"/>
                <w:right w:val="none" w:sz="0" w:space="0" w:color="auto"/>
              </w:divBdr>
            </w:div>
            <w:div w:id="635109540">
              <w:marLeft w:val="0"/>
              <w:marRight w:val="0"/>
              <w:marTop w:val="0"/>
              <w:marBottom w:val="0"/>
              <w:divBdr>
                <w:top w:val="none" w:sz="0" w:space="0" w:color="auto"/>
                <w:left w:val="none" w:sz="0" w:space="0" w:color="auto"/>
                <w:bottom w:val="none" w:sz="0" w:space="0" w:color="auto"/>
                <w:right w:val="none" w:sz="0" w:space="0" w:color="auto"/>
              </w:divBdr>
            </w:div>
            <w:div w:id="635376388">
              <w:marLeft w:val="0"/>
              <w:marRight w:val="0"/>
              <w:marTop w:val="0"/>
              <w:marBottom w:val="0"/>
              <w:divBdr>
                <w:top w:val="none" w:sz="0" w:space="0" w:color="auto"/>
                <w:left w:val="none" w:sz="0" w:space="0" w:color="auto"/>
                <w:bottom w:val="none" w:sz="0" w:space="0" w:color="auto"/>
                <w:right w:val="none" w:sz="0" w:space="0" w:color="auto"/>
              </w:divBdr>
            </w:div>
            <w:div w:id="635796093">
              <w:marLeft w:val="0"/>
              <w:marRight w:val="0"/>
              <w:marTop w:val="0"/>
              <w:marBottom w:val="0"/>
              <w:divBdr>
                <w:top w:val="none" w:sz="0" w:space="0" w:color="auto"/>
                <w:left w:val="none" w:sz="0" w:space="0" w:color="auto"/>
                <w:bottom w:val="none" w:sz="0" w:space="0" w:color="auto"/>
                <w:right w:val="none" w:sz="0" w:space="0" w:color="auto"/>
              </w:divBdr>
            </w:div>
            <w:div w:id="636028568">
              <w:marLeft w:val="0"/>
              <w:marRight w:val="0"/>
              <w:marTop w:val="0"/>
              <w:marBottom w:val="0"/>
              <w:divBdr>
                <w:top w:val="none" w:sz="0" w:space="0" w:color="auto"/>
                <w:left w:val="none" w:sz="0" w:space="0" w:color="auto"/>
                <w:bottom w:val="none" w:sz="0" w:space="0" w:color="auto"/>
                <w:right w:val="none" w:sz="0" w:space="0" w:color="auto"/>
              </w:divBdr>
            </w:div>
            <w:div w:id="636028773">
              <w:marLeft w:val="0"/>
              <w:marRight w:val="0"/>
              <w:marTop w:val="0"/>
              <w:marBottom w:val="0"/>
              <w:divBdr>
                <w:top w:val="none" w:sz="0" w:space="0" w:color="auto"/>
                <w:left w:val="none" w:sz="0" w:space="0" w:color="auto"/>
                <w:bottom w:val="none" w:sz="0" w:space="0" w:color="auto"/>
                <w:right w:val="none" w:sz="0" w:space="0" w:color="auto"/>
              </w:divBdr>
            </w:div>
            <w:div w:id="638459758">
              <w:marLeft w:val="0"/>
              <w:marRight w:val="0"/>
              <w:marTop w:val="0"/>
              <w:marBottom w:val="0"/>
              <w:divBdr>
                <w:top w:val="none" w:sz="0" w:space="0" w:color="auto"/>
                <w:left w:val="none" w:sz="0" w:space="0" w:color="auto"/>
                <w:bottom w:val="none" w:sz="0" w:space="0" w:color="auto"/>
                <w:right w:val="none" w:sz="0" w:space="0" w:color="auto"/>
              </w:divBdr>
            </w:div>
            <w:div w:id="640618001">
              <w:marLeft w:val="0"/>
              <w:marRight w:val="0"/>
              <w:marTop w:val="0"/>
              <w:marBottom w:val="0"/>
              <w:divBdr>
                <w:top w:val="none" w:sz="0" w:space="0" w:color="auto"/>
                <w:left w:val="none" w:sz="0" w:space="0" w:color="auto"/>
                <w:bottom w:val="none" w:sz="0" w:space="0" w:color="auto"/>
                <w:right w:val="none" w:sz="0" w:space="0" w:color="auto"/>
              </w:divBdr>
            </w:div>
            <w:div w:id="640622565">
              <w:marLeft w:val="0"/>
              <w:marRight w:val="0"/>
              <w:marTop w:val="0"/>
              <w:marBottom w:val="0"/>
              <w:divBdr>
                <w:top w:val="none" w:sz="0" w:space="0" w:color="auto"/>
                <w:left w:val="none" w:sz="0" w:space="0" w:color="auto"/>
                <w:bottom w:val="none" w:sz="0" w:space="0" w:color="auto"/>
                <w:right w:val="none" w:sz="0" w:space="0" w:color="auto"/>
              </w:divBdr>
            </w:div>
            <w:div w:id="641890569">
              <w:marLeft w:val="0"/>
              <w:marRight w:val="0"/>
              <w:marTop w:val="0"/>
              <w:marBottom w:val="0"/>
              <w:divBdr>
                <w:top w:val="none" w:sz="0" w:space="0" w:color="auto"/>
                <w:left w:val="none" w:sz="0" w:space="0" w:color="auto"/>
                <w:bottom w:val="none" w:sz="0" w:space="0" w:color="auto"/>
                <w:right w:val="none" w:sz="0" w:space="0" w:color="auto"/>
              </w:divBdr>
            </w:div>
            <w:div w:id="643434493">
              <w:marLeft w:val="0"/>
              <w:marRight w:val="0"/>
              <w:marTop w:val="0"/>
              <w:marBottom w:val="0"/>
              <w:divBdr>
                <w:top w:val="none" w:sz="0" w:space="0" w:color="auto"/>
                <w:left w:val="none" w:sz="0" w:space="0" w:color="auto"/>
                <w:bottom w:val="none" w:sz="0" w:space="0" w:color="auto"/>
                <w:right w:val="none" w:sz="0" w:space="0" w:color="auto"/>
              </w:divBdr>
            </w:div>
            <w:div w:id="643782498">
              <w:marLeft w:val="0"/>
              <w:marRight w:val="0"/>
              <w:marTop w:val="0"/>
              <w:marBottom w:val="0"/>
              <w:divBdr>
                <w:top w:val="none" w:sz="0" w:space="0" w:color="auto"/>
                <w:left w:val="none" w:sz="0" w:space="0" w:color="auto"/>
                <w:bottom w:val="none" w:sz="0" w:space="0" w:color="auto"/>
                <w:right w:val="none" w:sz="0" w:space="0" w:color="auto"/>
              </w:divBdr>
            </w:div>
            <w:div w:id="645355651">
              <w:marLeft w:val="0"/>
              <w:marRight w:val="0"/>
              <w:marTop w:val="0"/>
              <w:marBottom w:val="0"/>
              <w:divBdr>
                <w:top w:val="none" w:sz="0" w:space="0" w:color="auto"/>
                <w:left w:val="none" w:sz="0" w:space="0" w:color="auto"/>
                <w:bottom w:val="none" w:sz="0" w:space="0" w:color="auto"/>
                <w:right w:val="none" w:sz="0" w:space="0" w:color="auto"/>
              </w:divBdr>
            </w:div>
            <w:div w:id="650527974">
              <w:marLeft w:val="0"/>
              <w:marRight w:val="0"/>
              <w:marTop w:val="0"/>
              <w:marBottom w:val="0"/>
              <w:divBdr>
                <w:top w:val="none" w:sz="0" w:space="0" w:color="auto"/>
                <w:left w:val="none" w:sz="0" w:space="0" w:color="auto"/>
                <w:bottom w:val="none" w:sz="0" w:space="0" w:color="auto"/>
                <w:right w:val="none" w:sz="0" w:space="0" w:color="auto"/>
              </w:divBdr>
            </w:div>
            <w:div w:id="651324739">
              <w:marLeft w:val="0"/>
              <w:marRight w:val="0"/>
              <w:marTop w:val="0"/>
              <w:marBottom w:val="0"/>
              <w:divBdr>
                <w:top w:val="none" w:sz="0" w:space="0" w:color="auto"/>
                <w:left w:val="none" w:sz="0" w:space="0" w:color="auto"/>
                <w:bottom w:val="none" w:sz="0" w:space="0" w:color="auto"/>
                <w:right w:val="none" w:sz="0" w:space="0" w:color="auto"/>
              </w:divBdr>
            </w:div>
            <w:div w:id="653220833">
              <w:marLeft w:val="0"/>
              <w:marRight w:val="0"/>
              <w:marTop w:val="0"/>
              <w:marBottom w:val="0"/>
              <w:divBdr>
                <w:top w:val="none" w:sz="0" w:space="0" w:color="auto"/>
                <w:left w:val="none" w:sz="0" w:space="0" w:color="auto"/>
                <w:bottom w:val="none" w:sz="0" w:space="0" w:color="auto"/>
                <w:right w:val="none" w:sz="0" w:space="0" w:color="auto"/>
              </w:divBdr>
            </w:div>
            <w:div w:id="653221311">
              <w:marLeft w:val="0"/>
              <w:marRight w:val="0"/>
              <w:marTop w:val="0"/>
              <w:marBottom w:val="0"/>
              <w:divBdr>
                <w:top w:val="none" w:sz="0" w:space="0" w:color="auto"/>
                <w:left w:val="none" w:sz="0" w:space="0" w:color="auto"/>
                <w:bottom w:val="none" w:sz="0" w:space="0" w:color="auto"/>
                <w:right w:val="none" w:sz="0" w:space="0" w:color="auto"/>
              </w:divBdr>
            </w:div>
            <w:div w:id="654535469">
              <w:marLeft w:val="0"/>
              <w:marRight w:val="0"/>
              <w:marTop w:val="0"/>
              <w:marBottom w:val="0"/>
              <w:divBdr>
                <w:top w:val="none" w:sz="0" w:space="0" w:color="auto"/>
                <w:left w:val="none" w:sz="0" w:space="0" w:color="auto"/>
                <w:bottom w:val="none" w:sz="0" w:space="0" w:color="auto"/>
                <w:right w:val="none" w:sz="0" w:space="0" w:color="auto"/>
              </w:divBdr>
            </w:div>
            <w:div w:id="654603502">
              <w:marLeft w:val="0"/>
              <w:marRight w:val="0"/>
              <w:marTop w:val="0"/>
              <w:marBottom w:val="0"/>
              <w:divBdr>
                <w:top w:val="none" w:sz="0" w:space="0" w:color="auto"/>
                <w:left w:val="none" w:sz="0" w:space="0" w:color="auto"/>
                <w:bottom w:val="none" w:sz="0" w:space="0" w:color="auto"/>
                <w:right w:val="none" w:sz="0" w:space="0" w:color="auto"/>
              </w:divBdr>
            </w:div>
            <w:div w:id="654839736">
              <w:marLeft w:val="0"/>
              <w:marRight w:val="0"/>
              <w:marTop w:val="0"/>
              <w:marBottom w:val="0"/>
              <w:divBdr>
                <w:top w:val="none" w:sz="0" w:space="0" w:color="auto"/>
                <w:left w:val="none" w:sz="0" w:space="0" w:color="auto"/>
                <w:bottom w:val="none" w:sz="0" w:space="0" w:color="auto"/>
                <w:right w:val="none" w:sz="0" w:space="0" w:color="auto"/>
              </w:divBdr>
            </w:div>
            <w:div w:id="655645015">
              <w:marLeft w:val="0"/>
              <w:marRight w:val="0"/>
              <w:marTop w:val="0"/>
              <w:marBottom w:val="0"/>
              <w:divBdr>
                <w:top w:val="none" w:sz="0" w:space="0" w:color="auto"/>
                <w:left w:val="none" w:sz="0" w:space="0" w:color="auto"/>
                <w:bottom w:val="none" w:sz="0" w:space="0" w:color="auto"/>
                <w:right w:val="none" w:sz="0" w:space="0" w:color="auto"/>
              </w:divBdr>
            </w:div>
            <w:div w:id="657880529">
              <w:marLeft w:val="0"/>
              <w:marRight w:val="0"/>
              <w:marTop w:val="0"/>
              <w:marBottom w:val="0"/>
              <w:divBdr>
                <w:top w:val="none" w:sz="0" w:space="0" w:color="auto"/>
                <w:left w:val="none" w:sz="0" w:space="0" w:color="auto"/>
                <w:bottom w:val="none" w:sz="0" w:space="0" w:color="auto"/>
                <w:right w:val="none" w:sz="0" w:space="0" w:color="auto"/>
              </w:divBdr>
            </w:div>
            <w:div w:id="658656558">
              <w:marLeft w:val="0"/>
              <w:marRight w:val="0"/>
              <w:marTop w:val="0"/>
              <w:marBottom w:val="0"/>
              <w:divBdr>
                <w:top w:val="none" w:sz="0" w:space="0" w:color="auto"/>
                <w:left w:val="none" w:sz="0" w:space="0" w:color="auto"/>
                <w:bottom w:val="none" w:sz="0" w:space="0" w:color="auto"/>
                <w:right w:val="none" w:sz="0" w:space="0" w:color="auto"/>
              </w:divBdr>
            </w:div>
            <w:div w:id="658775577">
              <w:marLeft w:val="0"/>
              <w:marRight w:val="0"/>
              <w:marTop w:val="0"/>
              <w:marBottom w:val="0"/>
              <w:divBdr>
                <w:top w:val="none" w:sz="0" w:space="0" w:color="auto"/>
                <w:left w:val="none" w:sz="0" w:space="0" w:color="auto"/>
                <w:bottom w:val="none" w:sz="0" w:space="0" w:color="auto"/>
                <w:right w:val="none" w:sz="0" w:space="0" w:color="auto"/>
              </w:divBdr>
            </w:div>
            <w:div w:id="658921442">
              <w:marLeft w:val="0"/>
              <w:marRight w:val="0"/>
              <w:marTop w:val="0"/>
              <w:marBottom w:val="0"/>
              <w:divBdr>
                <w:top w:val="none" w:sz="0" w:space="0" w:color="auto"/>
                <w:left w:val="none" w:sz="0" w:space="0" w:color="auto"/>
                <w:bottom w:val="none" w:sz="0" w:space="0" w:color="auto"/>
                <w:right w:val="none" w:sz="0" w:space="0" w:color="auto"/>
              </w:divBdr>
            </w:div>
            <w:div w:id="658927073">
              <w:marLeft w:val="0"/>
              <w:marRight w:val="0"/>
              <w:marTop w:val="0"/>
              <w:marBottom w:val="0"/>
              <w:divBdr>
                <w:top w:val="none" w:sz="0" w:space="0" w:color="auto"/>
                <w:left w:val="none" w:sz="0" w:space="0" w:color="auto"/>
                <w:bottom w:val="none" w:sz="0" w:space="0" w:color="auto"/>
                <w:right w:val="none" w:sz="0" w:space="0" w:color="auto"/>
              </w:divBdr>
            </w:div>
            <w:div w:id="660164137">
              <w:marLeft w:val="0"/>
              <w:marRight w:val="0"/>
              <w:marTop w:val="0"/>
              <w:marBottom w:val="0"/>
              <w:divBdr>
                <w:top w:val="none" w:sz="0" w:space="0" w:color="auto"/>
                <w:left w:val="none" w:sz="0" w:space="0" w:color="auto"/>
                <w:bottom w:val="none" w:sz="0" w:space="0" w:color="auto"/>
                <w:right w:val="none" w:sz="0" w:space="0" w:color="auto"/>
              </w:divBdr>
            </w:div>
            <w:div w:id="661350520">
              <w:marLeft w:val="0"/>
              <w:marRight w:val="0"/>
              <w:marTop w:val="0"/>
              <w:marBottom w:val="0"/>
              <w:divBdr>
                <w:top w:val="none" w:sz="0" w:space="0" w:color="auto"/>
                <w:left w:val="none" w:sz="0" w:space="0" w:color="auto"/>
                <w:bottom w:val="none" w:sz="0" w:space="0" w:color="auto"/>
                <w:right w:val="none" w:sz="0" w:space="0" w:color="auto"/>
              </w:divBdr>
            </w:div>
            <w:div w:id="662242851">
              <w:marLeft w:val="0"/>
              <w:marRight w:val="0"/>
              <w:marTop w:val="0"/>
              <w:marBottom w:val="0"/>
              <w:divBdr>
                <w:top w:val="none" w:sz="0" w:space="0" w:color="auto"/>
                <w:left w:val="none" w:sz="0" w:space="0" w:color="auto"/>
                <w:bottom w:val="none" w:sz="0" w:space="0" w:color="auto"/>
                <w:right w:val="none" w:sz="0" w:space="0" w:color="auto"/>
              </w:divBdr>
            </w:div>
            <w:div w:id="662507725">
              <w:marLeft w:val="0"/>
              <w:marRight w:val="0"/>
              <w:marTop w:val="0"/>
              <w:marBottom w:val="0"/>
              <w:divBdr>
                <w:top w:val="none" w:sz="0" w:space="0" w:color="auto"/>
                <w:left w:val="none" w:sz="0" w:space="0" w:color="auto"/>
                <w:bottom w:val="none" w:sz="0" w:space="0" w:color="auto"/>
                <w:right w:val="none" w:sz="0" w:space="0" w:color="auto"/>
              </w:divBdr>
            </w:div>
            <w:div w:id="666438731">
              <w:marLeft w:val="0"/>
              <w:marRight w:val="0"/>
              <w:marTop w:val="0"/>
              <w:marBottom w:val="0"/>
              <w:divBdr>
                <w:top w:val="none" w:sz="0" w:space="0" w:color="auto"/>
                <w:left w:val="none" w:sz="0" w:space="0" w:color="auto"/>
                <w:bottom w:val="none" w:sz="0" w:space="0" w:color="auto"/>
                <w:right w:val="none" w:sz="0" w:space="0" w:color="auto"/>
              </w:divBdr>
            </w:div>
            <w:div w:id="666445762">
              <w:marLeft w:val="0"/>
              <w:marRight w:val="0"/>
              <w:marTop w:val="0"/>
              <w:marBottom w:val="0"/>
              <w:divBdr>
                <w:top w:val="none" w:sz="0" w:space="0" w:color="auto"/>
                <w:left w:val="none" w:sz="0" w:space="0" w:color="auto"/>
                <w:bottom w:val="none" w:sz="0" w:space="0" w:color="auto"/>
                <w:right w:val="none" w:sz="0" w:space="0" w:color="auto"/>
              </w:divBdr>
            </w:div>
            <w:div w:id="667486175">
              <w:marLeft w:val="0"/>
              <w:marRight w:val="0"/>
              <w:marTop w:val="0"/>
              <w:marBottom w:val="0"/>
              <w:divBdr>
                <w:top w:val="none" w:sz="0" w:space="0" w:color="auto"/>
                <w:left w:val="none" w:sz="0" w:space="0" w:color="auto"/>
                <w:bottom w:val="none" w:sz="0" w:space="0" w:color="auto"/>
                <w:right w:val="none" w:sz="0" w:space="0" w:color="auto"/>
              </w:divBdr>
            </w:div>
            <w:div w:id="668673022">
              <w:marLeft w:val="0"/>
              <w:marRight w:val="0"/>
              <w:marTop w:val="0"/>
              <w:marBottom w:val="0"/>
              <w:divBdr>
                <w:top w:val="none" w:sz="0" w:space="0" w:color="auto"/>
                <w:left w:val="none" w:sz="0" w:space="0" w:color="auto"/>
                <w:bottom w:val="none" w:sz="0" w:space="0" w:color="auto"/>
                <w:right w:val="none" w:sz="0" w:space="0" w:color="auto"/>
              </w:divBdr>
            </w:div>
            <w:div w:id="669254011">
              <w:marLeft w:val="0"/>
              <w:marRight w:val="0"/>
              <w:marTop w:val="0"/>
              <w:marBottom w:val="0"/>
              <w:divBdr>
                <w:top w:val="none" w:sz="0" w:space="0" w:color="auto"/>
                <w:left w:val="none" w:sz="0" w:space="0" w:color="auto"/>
                <w:bottom w:val="none" w:sz="0" w:space="0" w:color="auto"/>
                <w:right w:val="none" w:sz="0" w:space="0" w:color="auto"/>
              </w:divBdr>
            </w:div>
            <w:div w:id="670373957">
              <w:marLeft w:val="0"/>
              <w:marRight w:val="0"/>
              <w:marTop w:val="0"/>
              <w:marBottom w:val="0"/>
              <w:divBdr>
                <w:top w:val="none" w:sz="0" w:space="0" w:color="auto"/>
                <w:left w:val="none" w:sz="0" w:space="0" w:color="auto"/>
                <w:bottom w:val="none" w:sz="0" w:space="0" w:color="auto"/>
                <w:right w:val="none" w:sz="0" w:space="0" w:color="auto"/>
              </w:divBdr>
            </w:div>
            <w:div w:id="671565081">
              <w:marLeft w:val="0"/>
              <w:marRight w:val="0"/>
              <w:marTop w:val="0"/>
              <w:marBottom w:val="0"/>
              <w:divBdr>
                <w:top w:val="none" w:sz="0" w:space="0" w:color="auto"/>
                <w:left w:val="none" w:sz="0" w:space="0" w:color="auto"/>
                <w:bottom w:val="none" w:sz="0" w:space="0" w:color="auto"/>
                <w:right w:val="none" w:sz="0" w:space="0" w:color="auto"/>
              </w:divBdr>
            </w:div>
            <w:div w:id="674261444">
              <w:marLeft w:val="0"/>
              <w:marRight w:val="0"/>
              <w:marTop w:val="0"/>
              <w:marBottom w:val="0"/>
              <w:divBdr>
                <w:top w:val="none" w:sz="0" w:space="0" w:color="auto"/>
                <w:left w:val="none" w:sz="0" w:space="0" w:color="auto"/>
                <w:bottom w:val="none" w:sz="0" w:space="0" w:color="auto"/>
                <w:right w:val="none" w:sz="0" w:space="0" w:color="auto"/>
              </w:divBdr>
            </w:div>
            <w:div w:id="677387150">
              <w:marLeft w:val="0"/>
              <w:marRight w:val="0"/>
              <w:marTop w:val="0"/>
              <w:marBottom w:val="0"/>
              <w:divBdr>
                <w:top w:val="none" w:sz="0" w:space="0" w:color="auto"/>
                <w:left w:val="none" w:sz="0" w:space="0" w:color="auto"/>
                <w:bottom w:val="none" w:sz="0" w:space="0" w:color="auto"/>
                <w:right w:val="none" w:sz="0" w:space="0" w:color="auto"/>
              </w:divBdr>
            </w:div>
            <w:div w:id="682052478">
              <w:marLeft w:val="0"/>
              <w:marRight w:val="0"/>
              <w:marTop w:val="0"/>
              <w:marBottom w:val="0"/>
              <w:divBdr>
                <w:top w:val="none" w:sz="0" w:space="0" w:color="auto"/>
                <w:left w:val="none" w:sz="0" w:space="0" w:color="auto"/>
                <w:bottom w:val="none" w:sz="0" w:space="0" w:color="auto"/>
                <w:right w:val="none" w:sz="0" w:space="0" w:color="auto"/>
              </w:divBdr>
            </w:div>
            <w:div w:id="684090707">
              <w:marLeft w:val="0"/>
              <w:marRight w:val="0"/>
              <w:marTop w:val="0"/>
              <w:marBottom w:val="0"/>
              <w:divBdr>
                <w:top w:val="none" w:sz="0" w:space="0" w:color="auto"/>
                <w:left w:val="none" w:sz="0" w:space="0" w:color="auto"/>
                <w:bottom w:val="none" w:sz="0" w:space="0" w:color="auto"/>
                <w:right w:val="none" w:sz="0" w:space="0" w:color="auto"/>
              </w:divBdr>
            </w:div>
            <w:div w:id="684790185">
              <w:marLeft w:val="0"/>
              <w:marRight w:val="0"/>
              <w:marTop w:val="0"/>
              <w:marBottom w:val="0"/>
              <w:divBdr>
                <w:top w:val="none" w:sz="0" w:space="0" w:color="auto"/>
                <w:left w:val="none" w:sz="0" w:space="0" w:color="auto"/>
                <w:bottom w:val="none" w:sz="0" w:space="0" w:color="auto"/>
                <w:right w:val="none" w:sz="0" w:space="0" w:color="auto"/>
              </w:divBdr>
            </w:div>
            <w:div w:id="684862771">
              <w:marLeft w:val="0"/>
              <w:marRight w:val="0"/>
              <w:marTop w:val="0"/>
              <w:marBottom w:val="0"/>
              <w:divBdr>
                <w:top w:val="none" w:sz="0" w:space="0" w:color="auto"/>
                <w:left w:val="none" w:sz="0" w:space="0" w:color="auto"/>
                <w:bottom w:val="none" w:sz="0" w:space="0" w:color="auto"/>
                <w:right w:val="none" w:sz="0" w:space="0" w:color="auto"/>
              </w:divBdr>
            </w:div>
            <w:div w:id="686366619">
              <w:marLeft w:val="0"/>
              <w:marRight w:val="0"/>
              <w:marTop w:val="0"/>
              <w:marBottom w:val="0"/>
              <w:divBdr>
                <w:top w:val="none" w:sz="0" w:space="0" w:color="auto"/>
                <w:left w:val="none" w:sz="0" w:space="0" w:color="auto"/>
                <w:bottom w:val="none" w:sz="0" w:space="0" w:color="auto"/>
                <w:right w:val="none" w:sz="0" w:space="0" w:color="auto"/>
              </w:divBdr>
            </w:div>
            <w:div w:id="686713080">
              <w:marLeft w:val="0"/>
              <w:marRight w:val="0"/>
              <w:marTop w:val="0"/>
              <w:marBottom w:val="0"/>
              <w:divBdr>
                <w:top w:val="none" w:sz="0" w:space="0" w:color="auto"/>
                <w:left w:val="none" w:sz="0" w:space="0" w:color="auto"/>
                <w:bottom w:val="none" w:sz="0" w:space="0" w:color="auto"/>
                <w:right w:val="none" w:sz="0" w:space="0" w:color="auto"/>
              </w:divBdr>
            </w:div>
            <w:div w:id="688068410">
              <w:marLeft w:val="0"/>
              <w:marRight w:val="0"/>
              <w:marTop w:val="0"/>
              <w:marBottom w:val="0"/>
              <w:divBdr>
                <w:top w:val="none" w:sz="0" w:space="0" w:color="auto"/>
                <w:left w:val="none" w:sz="0" w:space="0" w:color="auto"/>
                <w:bottom w:val="none" w:sz="0" w:space="0" w:color="auto"/>
                <w:right w:val="none" w:sz="0" w:space="0" w:color="auto"/>
              </w:divBdr>
              <w:divsChild>
                <w:div w:id="174879047">
                  <w:marLeft w:val="0"/>
                  <w:marRight w:val="0"/>
                  <w:marTop w:val="0"/>
                  <w:marBottom w:val="0"/>
                  <w:divBdr>
                    <w:top w:val="none" w:sz="0" w:space="0" w:color="auto"/>
                    <w:left w:val="none" w:sz="0" w:space="0" w:color="auto"/>
                    <w:bottom w:val="none" w:sz="0" w:space="0" w:color="auto"/>
                    <w:right w:val="none" w:sz="0" w:space="0" w:color="auto"/>
                  </w:divBdr>
                </w:div>
                <w:div w:id="691615235">
                  <w:marLeft w:val="0"/>
                  <w:marRight w:val="0"/>
                  <w:marTop w:val="0"/>
                  <w:marBottom w:val="0"/>
                  <w:divBdr>
                    <w:top w:val="none" w:sz="0" w:space="0" w:color="auto"/>
                    <w:left w:val="none" w:sz="0" w:space="0" w:color="auto"/>
                    <w:bottom w:val="none" w:sz="0" w:space="0" w:color="auto"/>
                    <w:right w:val="none" w:sz="0" w:space="0" w:color="auto"/>
                  </w:divBdr>
                </w:div>
                <w:div w:id="932250045">
                  <w:marLeft w:val="0"/>
                  <w:marRight w:val="0"/>
                  <w:marTop w:val="0"/>
                  <w:marBottom w:val="0"/>
                  <w:divBdr>
                    <w:top w:val="none" w:sz="0" w:space="0" w:color="auto"/>
                    <w:left w:val="none" w:sz="0" w:space="0" w:color="auto"/>
                    <w:bottom w:val="none" w:sz="0" w:space="0" w:color="auto"/>
                    <w:right w:val="none" w:sz="0" w:space="0" w:color="auto"/>
                  </w:divBdr>
                </w:div>
                <w:div w:id="1448426019">
                  <w:marLeft w:val="0"/>
                  <w:marRight w:val="0"/>
                  <w:marTop w:val="0"/>
                  <w:marBottom w:val="0"/>
                  <w:divBdr>
                    <w:top w:val="none" w:sz="0" w:space="0" w:color="auto"/>
                    <w:left w:val="none" w:sz="0" w:space="0" w:color="auto"/>
                    <w:bottom w:val="none" w:sz="0" w:space="0" w:color="auto"/>
                    <w:right w:val="none" w:sz="0" w:space="0" w:color="auto"/>
                  </w:divBdr>
                </w:div>
                <w:div w:id="2088964081">
                  <w:marLeft w:val="0"/>
                  <w:marRight w:val="0"/>
                  <w:marTop w:val="0"/>
                  <w:marBottom w:val="0"/>
                  <w:divBdr>
                    <w:top w:val="none" w:sz="0" w:space="0" w:color="auto"/>
                    <w:left w:val="none" w:sz="0" w:space="0" w:color="auto"/>
                    <w:bottom w:val="none" w:sz="0" w:space="0" w:color="auto"/>
                    <w:right w:val="none" w:sz="0" w:space="0" w:color="auto"/>
                  </w:divBdr>
                </w:div>
              </w:divsChild>
            </w:div>
            <w:div w:id="688945425">
              <w:marLeft w:val="0"/>
              <w:marRight w:val="0"/>
              <w:marTop w:val="0"/>
              <w:marBottom w:val="0"/>
              <w:divBdr>
                <w:top w:val="none" w:sz="0" w:space="0" w:color="auto"/>
                <w:left w:val="none" w:sz="0" w:space="0" w:color="auto"/>
                <w:bottom w:val="none" w:sz="0" w:space="0" w:color="auto"/>
                <w:right w:val="none" w:sz="0" w:space="0" w:color="auto"/>
              </w:divBdr>
            </w:div>
            <w:div w:id="689180735">
              <w:marLeft w:val="0"/>
              <w:marRight w:val="0"/>
              <w:marTop w:val="0"/>
              <w:marBottom w:val="0"/>
              <w:divBdr>
                <w:top w:val="none" w:sz="0" w:space="0" w:color="auto"/>
                <w:left w:val="none" w:sz="0" w:space="0" w:color="auto"/>
                <w:bottom w:val="none" w:sz="0" w:space="0" w:color="auto"/>
                <w:right w:val="none" w:sz="0" w:space="0" w:color="auto"/>
              </w:divBdr>
            </w:div>
            <w:div w:id="689793786">
              <w:marLeft w:val="0"/>
              <w:marRight w:val="0"/>
              <w:marTop w:val="0"/>
              <w:marBottom w:val="0"/>
              <w:divBdr>
                <w:top w:val="none" w:sz="0" w:space="0" w:color="auto"/>
                <w:left w:val="none" w:sz="0" w:space="0" w:color="auto"/>
                <w:bottom w:val="none" w:sz="0" w:space="0" w:color="auto"/>
                <w:right w:val="none" w:sz="0" w:space="0" w:color="auto"/>
              </w:divBdr>
            </w:div>
            <w:div w:id="690227026">
              <w:marLeft w:val="0"/>
              <w:marRight w:val="0"/>
              <w:marTop w:val="0"/>
              <w:marBottom w:val="0"/>
              <w:divBdr>
                <w:top w:val="none" w:sz="0" w:space="0" w:color="auto"/>
                <w:left w:val="none" w:sz="0" w:space="0" w:color="auto"/>
                <w:bottom w:val="none" w:sz="0" w:space="0" w:color="auto"/>
                <w:right w:val="none" w:sz="0" w:space="0" w:color="auto"/>
              </w:divBdr>
            </w:div>
            <w:div w:id="691809928">
              <w:marLeft w:val="0"/>
              <w:marRight w:val="0"/>
              <w:marTop w:val="0"/>
              <w:marBottom w:val="0"/>
              <w:divBdr>
                <w:top w:val="none" w:sz="0" w:space="0" w:color="auto"/>
                <w:left w:val="none" w:sz="0" w:space="0" w:color="auto"/>
                <w:bottom w:val="none" w:sz="0" w:space="0" w:color="auto"/>
                <w:right w:val="none" w:sz="0" w:space="0" w:color="auto"/>
              </w:divBdr>
            </w:div>
            <w:div w:id="692730933">
              <w:marLeft w:val="0"/>
              <w:marRight w:val="0"/>
              <w:marTop w:val="0"/>
              <w:marBottom w:val="0"/>
              <w:divBdr>
                <w:top w:val="none" w:sz="0" w:space="0" w:color="auto"/>
                <w:left w:val="none" w:sz="0" w:space="0" w:color="auto"/>
                <w:bottom w:val="none" w:sz="0" w:space="0" w:color="auto"/>
                <w:right w:val="none" w:sz="0" w:space="0" w:color="auto"/>
              </w:divBdr>
            </w:div>
            <w:div w:id="692805630">
              <w:marLeft w:val="0"/>
              <w:marRight w:val="0"/>
              <w:marTop w:val="0"/>
              <w:marBottom w:val="0"/>
              <w:divBdr>
                <w:top w:val="none" w:sz="0" w:space="0" w:color="auto"/>
                <w:left w:val="none" w:sz="0" w:space="0" w:color="auto"/>
                <w:bottom w:val="none" w:sz="0" w:space="0" w:color="auto"/>
                <w:right w:val="none" w:sz="0" w:space="0" w:color="auto"/>
              </w:divBdr>
            </w:div>
            <w:div w:id="692927650">
              <w:marLeft w:val="0"/>
              <w:marRight w:val="0"/>
              <w:marTop w:val="0"/>
              <w:marBottom w:val="0"/>
              <w:divBdr>
                <w:top w:val="none" w:sz="0" w:space="0" w:color="auto"/>
                <w:left w:val="none" w:sz="0" w:space="0" w:color="auto"/>
                <w:bottom w:val="none" w:sz="0" w:space="0" w:color="auto"/>
                <w:right w:val="none" w:sz="0" w:space="0" w:color="auto"/>
              </w:divBdr>
            </w:div>
            <w:div w:id="692999400">
              <w:marLeft w:val="0"/>
              <w:marRight w:val="0"/>
              <w:marTop w:val="0"/>
              <w:marBottom w:val="0"/>
              <w:divBdr>
                <w:top w:val="none" w:sz="0" w:space="0" w:color="auto"/>
                <w:left w:val="none" w:sz="0" w:space="0" w:color="auto"/>
                <w:bottom w:val="none" w:sz="0" w:space="0" w:color="auto"/>
                <w:right w:val="none" w:sz="0" w:space="0" w:color="auto"/>
              </w:divBdr>
            </w:div>
            <w:div w:id="693961159">
              <w:marLeft w:val="0"/>
              <w:marRight w:val="0"/>
              <w:marTop w:val="0"/>
              <w:marBottom w:val="0"/>
              <w:divBdr>
                <w:top w:val="none" w:sz="0" w:space="0" w:color="auto"/>
                <w:left w:val="none" w:sz="0" w:space="0" w:color="auto"/>
                <w:bottom w:val="none" w:sz="0" w:space="0" w:color="auto"/>
                <w:right w:val="none" w:sz="0" w:space="0" w:color="auto"/>
              </w:divBdr>
            </w:div>
            <w:div w:id="695083226">
              <w:marLeft w:val="0"/>
              <w:marRight w:val="0"/>
              <w:marTop w:val="0"/>
              <w:marBottom w:val="0"/>
              <w:divBdr>
                <w:top w:val="none" w:sz="0" w:space="0" w:color="auto"/>
                <w:left w:val="none" w:sz="0" w:space="0" w:color="auto"/>
                <w:bottom w:val="none" w:sz="0" w:space="0" w:color="auto"/>
                <w:right w:val="none" w:sz="0" w:space="0" w:color="auto"/>
              </w:divBdr>
            </w:div>
            <w:div w:id="695278519">
              <w:marLeft w:val="0"/>
              <w:marRight w:val="0"/>
              <w:marTop w:val="0"/>
              <w:marBottom w:val="0"/>
              <w:divBdr>
                <w:top w:val="none" w:sz="0" w:space="0" w:color="auto"/>
                <w:left w:val="none" w:sz="0" w:space="0" w:color="auto"/>
                <w:bottom w:val="none" w:sz="0" w:space="0" w:color="auto"/>
                <w:right w:val="none" w:sz="0" w:space="0" w:color="auto"/>
              </w:divBdr>
            </w:div>
            <w:div w:id="695546565">
              <w:marLeft w:val="0"/>
              <w:marRight w:val="0"/>
              <w:marTop w:val="0"/>
              <w:marBottom w:val="0"/>
              <w:divBdr>
                <w:top w:val="none" w:sz="0" w:space="0" w:color="auto"/>
                <w:left w:val="none" w:sz="0" w:space="0" w:color="auto"/>
                <w:bottom w:val="none" w:sz="0" w:space="0" w:color="auto"/>
                <w:right w:val="none" w:sz="0" w:space="0" w:color="auto"/>
              </w:divBdr>
            </w:div>
            <w:div w:id="697507878">
              <w:marLeft w:val="0"/>
              <w:marRight w:val="0"/>
              <w:marTop w:val="0"/>
              <w:marBottom w:val="0"/>
              <w:divBdr>
                <w:top w:val="none" w:sz="0" w:space="0" w:color="auto"/>
                <w:left w:val="none" w:sz="0" w:space="0" w:color="auto"/>
                <w:bottom w:val="none" w:sz="0" w:space="0" w:color="auto"/>
                <w:right w:val="none" w:sz="0" w:space="0" w:color="auto"/>
              </w:divBdr>
            </w:div>
            <w:div w:id="697858265">
              <w:marLeft w:val="0"/>
              <w:marRight w:val="0"/>
              <w:marTop w:val="0"/>
              <w:marBottom w:val="0"/>
              <w:divBdr>
                <w:top w:val="none" w:sz="0" w:space="0" w:color="auto"/>
                <w:left w:val="none" w:sz="0" w:space="0" w:color="auto"/>
                <w:bottom w:val="none" w:sz="0" w:space="0" w:color="auto"/>
                <w:right w:val="none" w:sz="0" w:space="0" w:color="auto"/>
              </w:divBdr>
            </w:div>
            <w:div w:id="698746883">
              <w:marLeft w:val="0"/>
              <w:marRight w:val="0"/>
              <w:marTop w:val="0"/>
              <w:marBottom w:val="0"/>
              <w:divBdr>
                <w:top w:val="none" w:sz="0" w:space="0" w:color="auto"/>
                <w:left w:val="none" w:sz="0" w:space="0" w:color="auto"/>
                <w:bottom w:val="none" w:sz="0" w:space="0" w:color="auto"/>
                <w:right w:val="none" w:sz="0" w:space="0" w:color="auto"/>
              </w:divBdr>
            </w:div>
            <w:div w:id="699163011">
              <w:marLeft w:val="0"/>
              <w:marRight w:val="0"/>
              <w:marTop w:val="0"/>
              <w:marBottom w:val="0"/>
              <w:divBdr>
                <w:top w:val="none" w:sz="0" w:space="0" w:color="auto"/>
                <w:left w:val="none" w:sz="0" w:space="0" w:color="auto"/>
                <w:bottom w:val="none" w:sz="0" w:space="0" w:color="auto"/>
                <w:right w:val="none" w:sz="0" w:space="0" w:color="auto"/>
              </w:divBdr>
            </w:div>
            <w:div w:id="699430614">
              <w:marLeft w:val="0"/>
              <w:marRight w:val="0"/>
              <w:marTop w:val="0"/>
              <w:marBottom w:val="0"/>
              <w:divBdr>
                <w:top w:val="none" w:sz="0" w:space="0" w:color="auto"/>
                <w:left w:val="none" w:sz="0" w:space="0" w:color="auto"/>
                <w:bottom w:val="none" w:sz="0" w:space="0" w:color="auto"/>
                <w:right w:val="none" w:sz="0" w:space="0" w:color="auto"/>
              </w:divBdr>
            </w:div>
            <w:div w:id="699866707">
              <w:marLeft w:val="0"/>
              <w:marRight w:val="0"/>
              <w:marTop w:val="0"/>
              <w:marBottom w:val="0"/>
              <w:divBdr>
                <w:top w:val="none" w:sz="0" w:space="0" w:color="auto"/>
                <w:left w:val="none" w:sz="0" w:space="0" w:color="auto"/>
                <w:bottom w:val="none" w:sz="0" w:space="0" w:color="auto"/>
                <w:right w:val="none" w:sz="0" w:space="0" w:color="auto"/>
              </w:divBdr>
            </w:div>
            <w:div w:id="700473752">
              <w:marLeft w:val="0"/>
              <w:marRight w:val="0"/>
              <w:marTop w:val="0"/>
              <w:marBottom w:val="0"/>
              <w:divBdr>
                <w:top w:val="none" w:sz="0" w:space="0" w:color="auto"/>
                <w:left w:val="none" w:sz="0" w:space="0" w:color="auto"/>
                <w:bottom w:val="none" w:sz="0" w:space="0" w:color="auto"/>
                <w:right w:val="none" w:sz="0" w:space="0" w:color="auto"/>
              </w:divBdr>
            </w:div>
            <w:div w:id="700518789">
              <w:marLeft w:val="0"/>
              <w:marRight w:val="0"/>
              <w:marTop w:val="0"/>
              <w:marBottom w:val="0"/>
              <w:divBdr>
                <w:top w:val="none" w:sz="0" w:space="0" w:color="auto"/>
                <w:left w:val="none" w:sz="0" w:space="0" w:color="auto"/>
                <w:bottom w:val="none" w:sz="0" w:space="0" w:color="auto"/>
                <w:right w:val="none" w:sz="0" w:space="0" w:color="auto"/>
              </w:divBdr>
            </w:div>
            <w:div w:id="701129416">
              <w:marLeft w:val="0"/>
              <w:marRight w:val="0"/>
              <w:marTop w:val="0"/>
              <w:marBottom w:val="0"/>
              <w:divBdr>
                <w:top w:val="none" w:sz="0" w:space="0" w:color="auto"/>
                <w:left w:val="none" w:sz="0" w:space="0" w:color="auto"/>
                <w:bottom w:val="none" w:sz="0" w:space="0" w:color="auto"/>
                <w:right w:val="none" w:sz="0" w:space="0" w:color="auto"/>
              </w:divBdr>
            </w:div>
            <w:div w:id="701706597">
              <w:marLeft w:val="0"/>
              <w:marRight w:val="0"/>
              <w:marTop w:val="0"/>
              <w:marBottom w:val="0"/>
              <w:divBdr>
                <w:top w:val="none" w:sz="0" w:space="0" w:color="auto"/>
                <w:left w:val="none" w:sz="0" w:space="0" w:color="auto"/>
                <w:bottom w:val="none" w:sz="0" w:space="0" w:color="auto"/>
                <w:right w:val="none" w:sz="0" w:space="0" w:color="auto"/>
              </w:divBdr>
            </w:div>
            <w:div w:id="702561310">
              <w:marLeft w:val="0"/>
              <w:marRight w:val="0"/>
              <w:marTop w:val="0"/>
              <w:marBottom w:val="0"/>
              <w:divBdr>
                <w:top w:val="none" w:sz="0" w:space="0" w:color="auto"/>
                <w:left w:val="none" w:sz="0" w:space="0" w:color="auto"/>
                <w:bottom w:val="none" w:sz="0" w:space="0" w:color="auto"/>
                <w:right w:val="none" w:sz="0" w:space="0" w:color="auto"/>
              </w:divBdr>
            </w:div>
            <w:div w:id="704477128">
              <w:marLeft w:val="0"/>
              <w:marRight w:val="0"/>
              <w:marTop w:val="0"/>
              <w:marBottom w:val="0"/>
              <w:divBdr>
                <w:top w:val="none" w:sz="0" w:space="0" w:color="auto"/>
                <w:left w:val="none" w:sz="0" w:space="0" w:color="auto"/>
                <w:bottom w:val="none" w:sz="0" w:space="0" w:color="auto"/>
                <w:right w:val="none" w:sz="0" w:space="0" w:color="auto"/>
              </w:divBdr>
            </w:div>
            <w:div w:id="705183587">
              <w:marLeft w:val="0"/>
              <w:marRight w:val="0"/>
              <w:marTop w:val="0"/>
              <w:marBottom w:val="0"/>
              <w:divBdr>
                <w:top w:val="none" w:sz="0" w:space="0" w:color="auto"/>
                <w:left w:val="none" w:sz="0" w:space="0" w:color="auto"/>
                <w:bottom w:val="none" w:sz="0" w:space="0" w:color="auto"/>
                <w:right w:val="none" w:sz="0" w:space="0" w:color="auto"/>
              </w:divBdr>
            </w:div>
            <w:div w:id="707338162">
              <w:marLeft w:val="0"/>
              <w:marRight w:val="0"/>
              <w:marTop w:val="0"/>
              <w:marBottom w:val="0"/>
              <w:divBdr>
                <w:top w:val="none" w:sz="0" w:space="0" w:color="auto"/>
                <w:left w:val="none" w:sz="0" w:space="0" w:color="auto"/>
                <w:bottom w:val="none" w:sz="0" w:space="0" w:color="auto"/>
                <w:right w:val="none" w:sz="0" w:space="0" w:color="auto"/>
              </w:divBdr>
            </w:div>
            <w:div w:id="709955821">
              <w:marLeft w:val="0"/>
              <w:marRight w:val="0"/>
              <w:marTop w:val="0"/>
              <w:marBottom w:val="0"/>
              <w:divBdr>
                <w:top w:val="none" w:sz="0" w:space="0" w:color="auto"/>
                <w:left w:val="none" w:sz="0" w:space="0" w:color="auto"/>
                <w:bottom w:val="none" w:sz="0" w:space="0" w:color="auto"/>
                <w:right w:val="none" w:sz="0" w:space="0" w:color="auto"/>
              </w:divBdr>
            </w:div>
            <w:div w:id="710031152">
              <w:marLeft w:val="0"/>
              <w:marRight w:val="0"/>
              <w:marTop w:val="0"/>
              <w:marBottom w:val="0"/>
              <w:divBdr>
                <w:top w:val="none" w:sz="0" w:space="0" w:color="auto"/>
                <w:left w:val="none" w:sz="0" w:space="0" w:color="auto"/>
                <w:bottom w:val="none" w:sz="0" w:space="0" w:color="auto"/>
                <w:right w:val="none" w:sz="0" w:space="0" w:color="auto"/>
              </w:divBdr>
            </w:div>
            <w:div w:id="711269027">
              <w:marLeft w:val="0"/>
              <w:marRight w:val="0"/>
              <w:marTop w:val="0"/>
              <w:marBottom w:val="0"/>
              <w:divBdr>
                <w:top w:val="none" w:sz="0" w:space="0" w:color="auto"/>
                <w:left w:val="none" w:sz="0" w:space="0" w:color="auto"/>
                <w:bottom w:val="none" w:sz="0" w:space="0" w:color="auto"/>
                <w:right w:val="none" w:sz="0" w:space="0" w:color="auto"/>
              </w:divBdr>
            </w:div>
            <w:div w:id="711539805">
              <w:marLeft w:val="0"/>
              <w:marRight w:val="0"/>
              <w:marTop w:val="0"/>
              <w:marBottom w:val="0"/>
              <w:divBdr>
                <w:top w:val="none" w:sz="0" w:space="0" w:color="auto"/>
                <w:left w:val="none" w:sz="0" w:space="0" w:color="auto"/>
                <w:bottom w:val="none" w:sz="0" w:space="0" w:color="auto"/>
                <w:right w:val="none" w:sz="0" w:space="0" w:color="auto"/>
              </w:divBdr>
            </w:div>
            <w:div w:id="712123759">
              <w:marLeft w:val="0"/>
              <w:marRight w:val="0"/>
              <w:marTop w:val="0"/>
              <w:marBottom w:val="0"/>
              <w:divBdr>
                <w:top w:val="none" w:sz="0" w:space="0" w:color="auto"/>
                <w:left w:val="none" w:sz="0" w:space="0" w:color="auto"/>
                <w:bottom w:val="none" w:sz="0" w:space="0" w:color="auto"/>
                <w:right w:val="none" w:sz="0" w:space="0" w:color="auto"/>
              </w:divBdr>
            </w:div>
            <w:div w:id="713389429">
              <w:marLeft w:val="0"/>
              <w:marRight w:val="0"/>
              <w:marTop w:val="0"/>
              <w:marBottom w:val="0"/>
              <w:divBdr>
                <w:top w:val="none" w:sz="0" w:space="0" w:color="auto"/>
                <w:left w:val="none" w:sz="0" w:space="0" w:color="auto"/>
                <w:bottom w:val="none" w:sz="0" w:space="0" w:color="auto"/>
                <w:right w:val="none" w:sz="0" w:space="0" w:color="auto"/>
              </w:divBdr>
            </w:div>
            <w:div w:id="715011750">
              <w:marLeft w:val="0"/>
              <w:marRight w:val="0"/>
              <w:marTop w:val="0"/>
              <w:marBottom w:val="0"/>
              <w:divBdr>
                <w:top w:val="none" w:sz="0" w:space="0" w:color="auto"/>
                <w:left w:val="none" w:sz="0" w:space="0" w:color="auto"/>
                <w:bottom w:val="none" w:sz="0" w:space="0" w:color="auto"/>
                <w:right w:val="none" w:sz="0" w:space="0" w:color="auto"/>
              </w:divBdr>
            </w:div>
            <w:div w:id="715085916">
              <w:marLeft w:val="0"/>
              <w:marRight w:val="0"/>
              <w:marTop w:val="0"/>
              <w:marBottom w:val="0"/>
              <w:divBdr>
                <w:top w:val="none" w:sz="0" w:space="0" w:color="auto"/>
                <w:left w:val="none" w:sz="0" w:space="0" w:color="auto"/>
                <w:bottom w:val="none" w:sz="0" w:space="0" w:color="auto"/>
                <w:right w:val="none" w:sz="0" w:space="0" w:color="auto"/>
              </w:divBdr>
            </w:div>
            <w:div w:id="715666164">
              <w:marLeft w:val="0"/>
              <w:marRight w:val="0"/>
              <w:marTop w:val="0"/>
              <w:marBottom w:val="0"/>
              <w:divBdr>
                <w:top w:val="none" w:sz="0" w:space="0" w:color="auto"/>
                <w:left w:val="none" w:sz="0" w:space="0" w:color="auto"/>
                <w:bottom w:val="none" w:sz="0" w:space="0" w:color="auto"/>
                <w:right w:val="none" w:sz="0" w:space="0" w:color="auto"/>
              </w:divBdr>
            </w:div>
            <w:div w:id="716244449">
              <w:marLeft w:val="0"/>
              <w:marRight w:val="0"/>
              <w:marTop w:val="0"/>
              <w:marBottom w:val="0"/>
              <w:divBdr>
                <w:top w:val="none" w:sz="0" w:space="0" w:color="auto"/>
                <w:left w:val="none" w:sz="0" w:space="0" w:color="auto"/>
                <w:bottom w:val="none" w:sz="0" w:space="0" w:color="auto"/>
                <w:right w:val="none" w:sz="0" w:space="0" w:color="auto"/>
              </w:divBdr>
            </w:div>
            <w:div w:id="717902143">
              <w:marLeft w:val="0"/>
              <w:marRight w:val="0"/>
              <w:marTop w:val="0"/>
              <w:marBottom w:val="0"/>
              <w:divBdr>
                <w:top w:val="none" w:sz="0" w:space="0" w:color="auto"/>
                <w:left w:val="none" w:sz="0" w:space="0" w:color="auto"/>
                <w:bottom w:val="none" w:sz="0" w:space="0" w:color="auto"/>
                <w:right w:val="none" w:sz="0" w:space="0" w:color="auto"/>
              </w:divBdr>
            </w:div>
            <w:div w:id="718868049">
              <w:marLeft w:val="0"/>
              <w:marRight w:val="0"/>
              <w:marTop w:val="0"/>
              <w:marBottom w:val="0"/>
              <w:divBdr>
                <w:top w:val="none" w:sz="0" w:space="0" w:color="auto"/>
                <w:left w:val="none" w:sz="0" w:space="0" w:color="auto"/>
                <w:bottom w:val="none" w:sz="0" w:space="0" w:color="auto"/>
                <w:right w:val="none" w:sz="0" w:space="0" w:color="auto"/>
              </w:divBdr>
            </w:div>
            <w:div w:id="719327685">
              <w:marLeft w:val="0"/>
              <w:marRight w:val="0"/>
              <w:marTop w:val="0"/>
              <w:marBottom w:val="0"/>
              <w:divBdr>
                <w:top w:val="none" w:sz="0" w:space="0" w:color="auto"/>
                <w:left w:val="none" w:sz="0" w:space="0" w:color="auto"/>
                <w:bottom w:val="none" w:sz="0" w:space="0" w:color="auto"/>
                <w:right w:val="none" w:sz="0" w:space="0" w:color="auto"/>
              </w:divBdr>
            </w:div>
            <w:div w:id="719867641">
              <w:marLeft w:val="0"/>
              <w:marRight w:val="0"/>
              <w:marTop w:val="0"/>
              <w:marBottom w:val="0"/>
              <w:divBdr>
                <w:top w:val="none" w:sz="0" w:space="0" w:color="auto"/>
                <w:left w:val="none" w:sz="0" w:space="0" w:color="auto"/>
                <w:bottom w:val="none" w:sz="0" w:space="0" w:color="auto"/>
                <w:right w:val="none" w:sz="0" w:space="0" w:color="auto"/>
              </w:divBdr>
            </w:div>
            <w:div w:id="720640015">
              <w:marLeft w:val="0"/>
              <w:marRight w:val="0"/>
              <w:marTop w:val="0"/>
              <w:marBottom w:val="0"/>
              <w:divBdr>
                <w:top w:val="none" w:sz="0" w:space="0" w:color="auto"/>
                <w:left w:val="none" w:sz="0" w:space="0" w:color="auto"/>
                <w:bottom w:val="none" w:sz="0" w:space="0" w:color="auto"/>
                <w:right w:val="none" w:sz="0" w:space="0" w:color="auto"/>
              </w:divBdr>
            </w:div>
            <w:div w:id="720985417">
              <w:marLeft w:val="0"/>
              <w:marRight w:val="0"/>
              <w:marTop w:val="0"/>
              <w:marBottom w:val="0"/>
              <w:divBdr>
                <w:top w:val="none" w:sz="0" w:space="0" w:color="auto"/>
                <w:left w:val="none" w:sz="0" w:space="0" w:color="auto"/>
                <w:bottom w:val="none" w:sz="0" w:space="0" w:color="auto"/>
                <w:right w:val="none" w:sz="0" w:space="0" w:color="auto"/>
              </w:divBdr>
            </w:div>
            <w:div w:id="721056565">
              <w:marLeft w:val="0"/>
              <w:marRight w:val="0"/>
              <w:marTop w:val="0"/>
              <w:marBottom w:val="0"/>
              <w:divBdr>
                <w:top w:val="none" w:sz="0" w:space="0" w:color="auto"/>
                <w:left w:val="none" w:sz="0" w:space="0" w:color="auto"/>
                <w:bottom w:val="none" w:sz="0" w:space="0" w:color="auto"/>
                <w:right w:val="none" w:sz="0" w:space="0" w:color="auto"/>
              </w:divBdr>
            </w:div>
            <w:div w:id="721171916">
              <w:marLeft w:val="0"/>
              <w:marRight w:val="0"/>
              <w:marTop w:val="0"/>
              <w:marBottom w:val="0"/>
              <w:divBdr>
                <w:top w:val="none" w:sz="0" w:space="0" w:color="auto"/>
                <w:left w:val="none" w:sz="0" w:space="0" w:color="auto"/>
                <w:bottom w:val="none" w:sz="0" w:space="0" w:color="auto"/>
                <w:right w:val="none" w:sz="0" w:space="0" w:color="auto"/>
              </w:divBdr>
            </w:div>
            <w:div w:id="723793680">
              <w:marLeft w:val="0"/>
              <w:marRight w:val="0"/>
              <w:marTop w:val="0"/>
              <w:marBottom w:val="0"/>
              <w:divBdr>
                <w:top w:val="none" w:sz="0" w:space="0" w:color="auto"/>
                <w:left w:val="none" w:sz="0" w:space="0" w:color="auto"/>
                <w:bottom w:val="none" w:sz="0" w:space="0" w:color="auto"/>
                <w:right w:val="none" w:sz="0" w:space="0" w:color="auto"/>
              </w:divBdr>
            </w:div>
            <w:div w:id="724524433">
              <w:marLeft w:val="0"/>
              <w:marRight w:val="0"/>
              <w:marTop w:val="0"/>
              <w:marBottom w:val="0"/>
              <w:divBdr>
                <w:top w:val="none" w:sz="0" w:space="0" w:color="auto"/>
                <w:left w:val="none" w:sz="0" w:space="0" w:color="auto"/>
                <w:bottom w:val="none" w:sz="0" w:space="0" w:color="auto"/>
                <w:right w:val="none" w:sz="0" w:space="0" w:color="auto"/>
              </w:divBdr>
            </w:div>
            <w:div w:id="724763697">
              <w:marLeft w:val="0"/>
              <w:marRight w:val="0"/>
              <w:marTop w:val="0"/>
              <w:marBottom w:val="0"/>
              <w:divBdr>
                <w:top w:val="none" w:sz="0" w:space="0" w:color="auto"/>
                <w:left w:val="none" w:sz="0" w:space="0" w:color="auto"/>
                <w:bottom w:val="none" w:sz="0" w:space="0" w:color="auto"/>
                <w:right w:val="none" w:sz="0" w:space="0" w:color="auto"/>
              </w:divBdr>
            </w:div>
            <w:div w:id="726535851">
              <w:marLeft w:val="0"/>
              <w:marRight w:val="0"/>
              <w:marTop w:val="0"/>
              <w:marBottom w:val="0"/>
              <w:divBdr>
                <w:top w:val="none" w:sz="0" w:space="0" w:color="auto"/>
                <w:left w:val="none" w:sz="0" w:space="0" w:color="auto"/>
                <w:bottom w:val="none" w:sz="0" w:space="0" w:color="auto"/>
                <w:right w:val="none" w:sz="0" w:space="0" w:color="auto"/>
              </w:divBdr>
            </w:div>
            <w:div w:id="727604824">
              <w:marLeft w:val="0"/>
              <w:marRight w:val="0"/>
              <w:marTop w:val="0"/>
              <w:marBottom w:val="0"/>
              <w:divBdr>
                <w:top w:val="none" w:sz="0" w:space="0" w:color="auto"/>
                <w:left w:val="none" w:sz="0" w:space="0" w:color="auto"/>
                <w:bottom w:val="none" w:sz="0" w:space="0" w:color="auto"/>
                <w:right w:val="none" w:sz="0" w:space="0" w:color="auto"/>
              </w:divBdr>
            </w:div>
            <w:div w:id="728654629">
              <w:marLeft w:val="0"/>
              <w:marRight w:val="0"/>
              <w:marTop w:val="0"/>
              <w:marBottom w:val="0"/>
              <w:divBdr>
                <w:top w:val="none" w:sz="0" w:space="0" w:color="auto"/>
                <w:left w:val="none" w:sz="0" w:space="0" w:color="auto"/>
                <w:bottom w:val="none" w:sz="0" w:space="0" w:color="auto"/>
                <w:right w:val="none" w:sz="0" w:space="0" w:color="auto"/>
              </w:divBdr>
            </w:div>
            <w:div w:id="728845446">
              <w:marLeft w:val="0"/>
              <w:marRight w:val="0"/>
              <w:marTop w:val="0"/>
              <w:marBottom w:val="0"/>
              <w:divBdr>
                <w:top w:val="none" w:sz="0" w:space="0" w:color="auto"/>
                <w:left w:val="none" w:sz="0" w:space="0" w:color="auto"/>
                <w:bottom w:val="none" w:sz="0" w:space="0" w:color="auto"/>
                <w:right w:val="none" w:sz="0" w:space="0" w:color="auto"/>
              </w:divBdr>
            </w:div>
            <w:div w:id="729160332">
              <w:marLeft w:val="0"/>
              <w:marRight w:val="0"/>
              <w:marTop w:val="0"/>
              <w:marBottom w:val="0"/>
              <w:divBdr>
                <w:top w:val="none" w:sz="0" w:space="0" w:color="auto"/>
                <w:left w:val="none" w:sz="0" w:space="0" w:color="auto"/>
                <w:bottom w:val="none" w:sz="0" w:space="0" w:color="auto"/>
                <w:right w:val="none" w:sz="0" w:space="0" w:color="auto"/>
              </w:divBdr>
            </w:div>
            <w:div w:id="730084255">
              <w:marLeft w:val="0"/>
              <w:marRight w:val="0"/>
              <w:marTop w:val="0"/>
              <w:marBottom w:val="0"/>
              <w:divBdr>
                <w:top w:val="none" w:sz="0" w:space="0" w:color="auto"/>
                <w:left w:val="none" w:sz="0" w:space="0" w:color="auto"/>
                <w:bottom w:val="none" w:sz="0" w:space="0" w:color="auto"/>
                <w:right w:val="none" w:sz="0" w:space="0" w:color="auto"/>
              </w:divBdr>
            </w:div>
            <w:div w:id="732044250">
              <w:marLeft w:val="0"/>
              <w:marRight w:val="0"/>
              <w:marTop w:val="0"/>
              <w:marBottom w:val="0"/>
              <w:divBdr>
                <w:top w:val="none" w:sz="0" w:space="0" w:color="auto"/>
                <w:left w:val="none" w:sz="0" w:space="0" w:color="auto"/>
                <w:bottom w:val="none" w:sz="0" w:space="0" w:color="auto"/>
                <w:right w:val="none" w:sz="0" w:space="0" w:color="auto"/>
              </w:divBdr>
            </w:div>
            <w:div w:id="732853393">
              <w:marLeft w:val="0"/>
              <w:marRight w:val="0"/>
              <w:marTop w:val="0"/>
              <w:marBottom w:val="0"/>
              <w:divBdr>
                <w:top w:val="none" w:sz="0" w:space="0" w:color="auto"/>
                <w:left w:val="none" w:sz="0" w:space="0" w:color="auto"/>
                <w:bottom w:val="none" w:sz="0" w:space="0" w:color="auto"/>
                <w:right w:val="none" w:sz="0" w:space="0" w:color="auto"/>
              </w:divBdr>
            </w:div>
            <w:div w:id="734552920">
              <w:marLeft w:val="0"/>
              <w:marRight w:val="0"/>
              <w:marTop w:val="0"/>
              <w:marBottom w:val="0"/>
              <w:divBdr>
                <w:top w:val="none" w:sz="0" w:space="0" w:color="auto"/>
                <w:left w:val="none" w:sz="0" w:space="0" w:color="auto"/>
                <w:bottom w:val="none" w:sz="0" w:space="0" w:color="auto"/>
                <w:right w:val="none" w:sz="0" w:space="0" w:color="auto"/>
              </w:divBdr>
            </w:div>
            <w:div w:id="735132278">
              <w:marLeft w:val="0"/>
              <w:marRight w:val="0"/>
              <w:marTop w:val="0"/>
              <w:marBottom w:val="0"/>
              <w:divBdr>
                <w:top w:val="none" w:sz="0" w:space="0" w:color="auto"/>
                <w:left w:val="none" w:sz="0" w:space="0" w:color="auto"/>
                <w:bottom w:val="none" w:sz="0" w:space="0" w:color="auto"/>
                <w:right w:val="none" w:sz="0" w:space="0" w:color="auto"/>
              </w:divBdr>
            </w:div>
            <w:div w:id="735979130">
              <w:marLeft w:val="0"/>
              <w:marRight w:val="0"/>
              <w:marTop w:val="0"/>
              <w:marBottom w:val="0"/>
              <w:divBdr>
                <w:top w:val="none" w:sz="0" w:space="0" w:color="auto"/>
                <w:left w:val="none" w:sz="0" w:space="0" w:color="auto"/>
                <w:bottom w:val="none" w:sz="0" w:space="0" w:color="auto"/>
                <w:right w:val="none" w:sz="0" w:space="0" w:color="auto"/>
              </w:divBdr>
            </w:div>
            <w:div w:id="736438392">
              <w:marLeft w:val="0"/>
              <w:marRight w:val="0"/>
              <w:marTop w:val="0"/>
              <w:marBottom w:val="0"/>
              <w:divBdr>
                <w:top w:val="none" w:sz="0" w:space="0" w:color="auto"/>
                <w:left w:val="none" w:sz="0" w:space="0" w:color="auto"/>
                <w:bottom w:val="none" w:sz="0" w:space="0" w:color="auto"/>
                <w:right w:val="none" w:sz="0" w:space="0" w:color="auto"/>
              </w:divBdr>
            </w:div>
            <w:div w:id="736704136">
              <w:marLeft w:val="0"/>
              <w:marRight w:val="0"/>
              <w:marTop w:val="0"/>
              <w:marBottom w:val="0"/>
              <w:divBdr>
                <w:top w:val="none" w:sz="0" w:space="0" w:color="auto"/>
                <w:left w:val="none" w:sz="0" w:space="0" w:color="auto"/>
                <w:bottom w:val="none" w:sz="0" w:space="0" w:color="auto"/>
                <w:right w:val="none" w:sz="0" w:space="0" w:color="auto"/>
              </w:divBdr>
            </w:div>
            <w:div w:id="738091802">
              <w:marLeft w:val="0"/>
              <w:marRight w:val="0"/>
              <w:marTop w:val="0"/>
              <w:marBottom w:val="0"/>
              <w:divBdr>
                <w:top w:val="none" w:sz="0" w:space="0" w:color="auto"/>
                <w:left w:val="none" w:sz="0" w:space="0" w:color="auto"/>
                <w:bottom w:val="none" w:sz="0" w:space="0" w:color="auto"/>
                <w:right w:val="none" w:sz="0" w:space="0" w:color="auto"/>
              </w:divBdr>
            </w:div>
            <w:div w:id="739256275">
              <w:marLeft w:val="0"/>
              <w:marRight w:val="0"/>
              <w:marTop w:val="0"/>
              <w:marBottom w:val="0"/>
              <w:divBdr>
                <w:top w:val="none" w:sz="0" w:space="0" w:color="auto"/>
                <w:left w:val="none" w:sz="0" w:space="0" w:color="auto"/>
                <w:bottom w:val="none" w:sz="0" w:space="0" w:color="auto"/>
                <w:right w:val="none" w:sz="0" w:space="0" w:color="auto"/>
              </w:divBdr>
            </w:div>
            <w:div w:id="740441810">
              <w:marLeft w:val="0"/>
              <w:marRight w:val="0"/>
              <w:marTop w:val="0"/>
              <w:marBottom w:val="0"/>
              <w:divBdr>
                <w:top w:val="none" w:sz="0" w:space="0" w:color="auto"/>
                <w:left w:val="none" w:sz="0" w:space="0" w:color="auto"/>
                <w:bottom w:val="none" w:sz="0" w:space="0" w:color="auto"/>
                <w:right w:val="none" w:sz="0" w:space="0" w:color="auto"/>
              </w:divBdr>
            </w:div>
            <w:div w:id="740717302">
              <w:marLeft w:val="0"/>
              <w:marRight w:val="0"/>
              <w:marTop w:val="0"/>
              <w:marBottom w:val="0"/>
              <w:divBdr>
                <w:top w:val="none" w:sz="0" w:space="0" w:color="auto"/>
                <w:left w:val="none" w:sz="0" w:space="0" w:color="auto"/>
                <w:bottom w:val="none" w:sz="0" w:space="0" w:color="auto"/>
                <w:right w:val="none" w:sz="0" w:space="0" w:color="auto"/>
              </w:divBdr>
            </w:div>
            <w:div w:id="741102326">
              <w:marLeft w:val="0"/>
              <w:marRight w:val="0"/>
              <w:marTop w:val="0"/>
              <w:marBottom w:val="0"/>
              <w:divBdr>
                <w:top w:val="none" w:sz="0" w:space="0" w:color="auto"/>
                <w:left w:val="none" w:sz="0" w:space="0" w:color="auto"/>
                <w:bottom w:val="none" w:sz="0" w:space="0" w:color="auto"/>
                <w:right w:val="none" w:sz="0" w:space="0" w:color="auto"/>
              </w:divBdr>
            </w:div>
            <w:div w:id="743991792">
              <w:marLeft w:val="0"/>
              <w:marRight w:val="0"/>
              <w:marTop w:val="0"/>
              <w:marBottom w:val="0"/>
              <w:divBdr>
                <w:top w:val="none" w:sz="0" w:space="0" w:color="auto"/>
                <w:left w:val="none" w:sz="0" w:space="0" w:color="auto"/>
                <w:bottom w:val="none" w:sz="0" w:space="0" w:color="auto"/>
                <w:right w:val="none" w:sz="0" w:space="0" w:color="auto"/>
              </w:divBdr>
            </w:div>
            <w:div w:id="744686347">
              <w:marLeft w:val="0"/>
              <w:marRight w:val="0"/>
              <w:marTop w:val="0"/>
              <w:marBottom w:val="0"/>
              <w:divBdr>
                <w:top w:val="none" w:sz="0" w:space="0" w:color="auto"/>
                <w:left w:val="none" w:sz="0" w:space="0" w:color="auto"/>
                <w:bottom w:val="none" w:sz="0" w:space="0" w:color="auto"/>
                <w:right w:val="none" w:sz="0" w:space="0" w:color="auto"/>
              </w:divBdr>
            </w:div>
            <w:div w:id="744961906">
              <w:marLeft w:val="0"/>
              <w:marRight w:val="0"/>
              <w:marTop w:val="0"/>
              <w:marBottom w:val="0"/>
              <w:divBdr>
                <w:top w:val="none" w:sz="0" w:space="0" w:color="auto"/>
                <w:left w:val="none" w:sz="0" w:space="0" w:color="auto"/>
                <w:bottom w:val="none" w:sz="0" w:space="0" w:color="auto"/>
                <w:right w:val="none" w:sz="0" w:space="0" w:color="auto"/>
              </w:divBdr>
            </w:div>
            <w:div w:id="746657693">
              <w:marLeft w:val="0"/>
              <w:marRight w:val="0"/>
              <w:marTop w:val="0"/>
              <w:marBottom w:val="0"/>
              <w:divBdr>
                <w:top w:val="none" w:sz="0" w:space="0" w:color="auto"/>
                <w:left w:val="none" w:sz="0" w:space="0" w:color="auto"/>
                <w:bottom w:val="none" w:sz="0" w:space="0" w:color="auto"/>
                <w:right w:val="none" w:sz="0" w:space="0" w:color="auto"/>
              </w:divBdr>
            </w:div>
            <w:div w:id="747532965">
              <w:marLeft w:val="0"/>
              <w:marRight w:val="0"/>
              <w:marTop w:val="0"/>
              <w:marBottom w:val="0"/>
              <w:divBdr>
                <w:top w:val="none" w:sz="0" w:space="0" w:color="auto"/>
                <w:left w:val="none" w:sz="0" w:space="0" w:color="auto"/>
                <w:bottom w:val="none" w:sz="0" w:space="0" w:color="auto"/>
                <w:right w:val="none" w:sz="0" w:space="0" w:color="auto"/>
              </w:divBdr>
            </w:div>
            <w:div w:id="747725542">
              <w:marLeft w:val="0"/>
              <w:marRight w:val="0"/>
              <w:marTop w:val="0"/>
              <w:marBottom w:val="0"/>
              <w:divBdr>
                <w:top w:val="none" w:sz="0" w:space="0" w:color="auto"/>
                <w:left w:val="none" w:sz="0" w:space="0" w:color="auto"/>
                <w:bottom w:val="none" w:sz="0" w:space="0" w:color="auto"/>
                <w:right w:val="none" w:sz="0" w:space="0" w:color="auto"/>
              </w:divBdr>
            </w:div>
            <w:div w:id="749742021">
              <w:marLeft w:val="0"/>
              <w:marRight w:val="0"/>
              <w:marTop w:val="0"/>
              <w:marBottom w:val="0"/>
              <w:divBdr>
                <w:top w:val="none" w:sz="0" w:space="0" w:color="auto"/>
                <w:left w:val="none" w:sz="0" w:space="0" w:color="auto"/>
                <w:bottom w:val="none" w:sz="0" w:space="0" w:color="auto"/>
                <w:right w:val="none" w:sz="0" w:space="0" w:color="auto"/>
              </w:divBdr>
            </w:div>
            <w:div w:id="749891937">
              <w:marLeft w:val="0"/>
              <w:marRight w:val="0"/>
              <w:marTop w:val="0"/>
              <w:marBottom w:val="0"/>
              <w:divBdr>
                <w:top w:val="none" w:sz="0" w:space="0" w:color="auto"/>
                <w:left w:val="none" w:sz="0" w:space="0" w:color="auto"/>
                <w:bottom w:val="none" w:sz="0" w:space="0" w:color="auto"/>
                <w:right w:val="none" w:sz="0" w:space="0" w:color="auto"/>
              </w:divBdr>
            </w:div>
            <w:div w:id="751924942">
              <w:marLeft w:val="0"/>
              <w:marRight w:val="0"/>
              <w:marTop w:val="0"/>
              <w:marBottom w:val="0"/>
              <w:divBdr>
                <w:top w:val="none" w:sz="0" w:space="0" w:color="auto"/>
                <w:left w:val="none" w:sz="0" w:space="0" w:color="auto"/>
                <w:bottom w:val="none" w:sz="0" w:space="0" w:color="auto"/>
                <w:right w:val="none" w:sz="0" w:space="0" w:color="auto"/>
              </w:divBdr>
            </w:div>
            <w:div w:id="751976220">
              <w:marLeft w:val="0"/>
              <w:marRight w:val="0"/>
              <w:marTop w:val="0"/>
              <w:marBottom w:val="0"/>
              <w:divBdr>
                <w:top w:val="none" w:sz="0" w:space="0" w:color="auto"/>
                <w:left w:val="none" w:sz="0" w:space="0" w:color="auto"/>
                <w:bottom w:val="none" w:sz="0" w:space="0" w:color="auto"/>
                <w:right w:val="none" w:sz="0" w:space="0" w:color="auto"/>
              </w:divBdr>
            </w:div>
            <w:div w:id="753280583">
              <w:marLeft w:val="0"/>
              <w:marRight w:val="0"/>
              <w:marTop w:val="0"/>
              <w:marBottom w:val="0"/>
              <w:divBdr>
                <w:top w:val="none" w:sz="0" w:space="0" w:color="auto"/>
                <w:left w:val="none" w:sz="0" w:space="0" w:color="auto"/>
                <w:bottom w:val="none" w:sz="0" w:space="0" w:color="auto"/>
                <w:right w:val="none" w:sz="0" w:space="0" w:color="auto"/>
              </w:divBdr>
            </w:div>
            <w:div w:id="753405458">
              <w:marLeft w:val="0"/>
              <w:marRight w:val="0"/>
              <w:marTop w:val="0"/>
              <w:marBottom w:val="0"/>
              <w:divBdr>
                <w:top w:val="none" w:sz="0" w:space="0" w:color="auto"/>
                <w:left w:val="none" w:sz="0" w:space="0" w:color="auto"/>
                <w:bottom w:val="none" w:sz="0" w:space="0" w:color="auto"/>
                <w:right w:val="none" w:sz="0" w:space="0" w:color="auto"/>
              </w:divBdr>
            </w:div>
            <w:div w:id="753478229">
              <w:marLeft w:val="0"/>
              <w:marRight w:val="0"/>
              <w:marTop w:val="0"/>
              <w:marBottom w:val="0"/>
              <w:divBdr>
                <w:top w:val="none" w:sz="0" w:space="0" w:color="auto"/>
                <w:left w:val="none" w:sz="0" w:space="0" w:color="auto"/>
                <w:bottom w:val="none" w:sz="0" w:space="0" w:color="auto"/>
                <w:right w:val="none" w:sz="0" w:space="0" w:color="auto"/>
              </w:divBdr>
            </w:div>
            <w:div w:id="753747719">
              <w:marLeft w:val="0"/>
              <w:marRight w:val="0"/>
              <w:marTop w:val="0"/>
              <w:marBottom w:val="0"/>
              <w:divBdr>
                <w:top w:val="none" w:sz="0" w:space="0" w:color="auto"/>
                <w:left w:val="none" w:sz="0" w:space="0" w:color="auto"/>
                <w:bottom w:val="none" w:sz="0" w:space="0" w:color="auto"/>
                <w:right w:val="none" w:sz="0" w:space="0" w:color="auto"/>
              </w:divBdr>
            </w:div>
            <w:div w:id="753940002">
              <w:marLeft w:val="0"/>
              <w:marRight w:val="0"/>
              <w:marTop w:val="0"/>
              <w:marBottom w:val="0"/>
              <w:divBdr>
                <w:top w:val="none" w:sz="0" w:space="0" w:color="auto"/>
                <w:left w:val="none" w:sz="0" w:space="0" w:color="auto"/>
                <w:bottom w:val="none" w:sz="0" w:space="0" w:color="auto"/>
                <w:right w:val="none" w:sz="0" w:space="0" w:color="auto"/>
              </w:divBdr>
            </w:div>
            <w:div w:id="754399580">
              <w:marLeft w:val="0"/>
              <w:marRight w:val="0"/>
              <w:marTop w:val="0"/>
              <w:marBottom w:val="0"/>
              <w:divBdr>
                <w:top w:val="none" w:sz="0" w:space="0" w:color="auto"/>
                <w:left w:val="none" w:sz="0" w:space="0" w:color="auto"/>
                <w:bottom w:val="none" w:sz="0" w:space="0" w:color="auto"/>
                <w:right w:val="none" w:sz="0" w:space="0" w:color="auto"/>
              </w:divBdr>
            </w:div>
            <w:div w:id="754475614">
              <w:marLeft w:val="0"/>
              <w:marRight w:val="0"/>
              <w:marTop w:val="0"/>
              <w:marBottom w:val="0"/>
              <w:divBdr>
                <w:top w:val="none" w:sz="0" w:space="0" w:color="auto"/>
                <w:left w:val="none" w:sz="0" w:space="0" w:color="auto"/>
                <w:bottom w:val="none" w:sz="0" w:space="0" w:color="auto"/>
                <w:right w:val="none" w:sz="0" w:space="0" w:color="auto"/>
              </w:divBdr>
            </w:div>
            <w:div w:id="756025973">
              <w:marLeft w:val="0"/>
              <w:marRight w:val="0"/>
              <w:marTop w:val="0"/>
              <w:marBottom w:val="0"/>
              <w:divBdr>
                <w:top w:val="none" w:sz="0" w:space="0" w:color="auto"/>
                <w:left w:val="none" w:sz="0" w:space="0" w:color="auto"/>
                <w:bottom w:val="none" w:sz="0" w:space="0" w:color="auto"/>
                <w:right w:val="none" w:sz="0" w:space="0" w:color="auto"/>
              </w:divBdr>
            </w:div>
            <w:div w:id="756292255">
              <w:marLeft w:val="0"/>
              <w:marRight w:val="0"/>
              <w:marTop w:val="0"/>
              <w:marBottom w:val="0"/>
              <w:divBdr>
                <w:top w:val="none" w:sz="0" w:space="0" w:color="auto"/>
                <w:left w:val="none" w:sz="0" w:space="0" w:color="auto"/>
                <w:bottom w:val="none" w:sz="0" w:space="0" w:color="auto"/>
                <w:right w:val="none" w:sz="0" w:space="0" w:color="auto"/>
              </w:divBdr>
            </w:div>
            <w:div w:id="757795435">
              <w:marLeft w:val="0"/>
              <w:marRight w:val="0"/>
              <w:marTop w:val="0"/>
              <w:marBottom w:val="0"/>
              <w:divBdr>
                <w:top w:val="none" w:sz="0" w:space="0" w:color="auto"/>
                <w:left w:val="none" w:sz="0" w:space="0" w:color="auto"/>
                <w:bottom w:val="none" w:sz="0" w:space="0" w:color="auto"/>
                <w:right w:val="none" w:sz="0" w:space="0" w:color="auto"/>
              </w:divBdr>
            </w:div>
            <w:div w:id="758017176">
              <w:marLeft w:val="0"/>
              <w:marRight w:val="0"/>
              <w:marTop w:val="0"/>
              <w:marBottom w:val="0"/>
              <w:divBdr>
                <w:top w:val="none" w:sz="0" w:space="0" w:color="auto"/>
                <w:left w:val="none" w:sz="0" w:space="0" w:color="auto"/>
                <w:bottom w:val="none" w:sz="0" w:space="0" w:color="auto"/>
                <w:right w:val="none" w:sz="0" w:space="0" w:color="auto"/>
              </w:divBdr>
            </w:div>
            <w:div w:id="758142607">
              <w:marLeft w:val="0"/>
              <w:marRight w:val="0"/>
              <w:marTop w:val="0"/>
              <w:marBottom w:val="0"/>
              <w:divBdr>
                <w:top w:val="none" w:sz="0" w:space="0" w:color="auto"/>
                <w:left w:val="none" w:sz="0" w:space="0" w:color="auto"/>
                <w:bottom w:val="none" w:sz="0" w:space="0" w:color="auto"/>
                <w:right w:val="none" w:sz="0" w:space="0" w:color="auto"/>
              </w:divBdr>
            </w:div>
            <w:div w:id="758677011">
              <w:marLeft w:val="0"/>
              <w:marRight w:val="0"/>
              <w:marTop w:val="0"/>
              <w:marBottom w:val="0"/>
              <w:divBdr>
                <w:top w:val="none" w:sz="0" w:space="0" w:color="auto"/>
                <w:left w:val="none" w:sz="0" w:space="0" w:color="auto"/>
                <w:bottom w:val="none" w:sz="0" w:space="0" w:color="auto"/>
                <w:right w:val="none" w:sz="0" w:space="0" w:color="auto"/>
              </w:divBdr>
            </w:div>
            <w:div w:id="758982583">
              <w:marLeft w:val="0"/>
              <w:marRight w:val="0"/>
              <w:marTop w:val="0"/>
              <w:marBottom w:val="0"/>
              <w:divBdr>
                <w:top w:val="none" w:sz="0" w:space="0" w:color="auto"/>
                <w:left w:val="none" w:sz="0" w:space="0" w:color="auto"/>
                <w:bottom w:val="none" w:sz="0" w:space="0" w:color="auto"/>
                <w:right w:val="none" w:sz="0" w:space="0" w:color="auto"/>
              </w:divBdr>
            </w:div>
            <w:div w:id="759982923">
              <w:marLeft w:val="0"/>
              <w:marRight w:val="0"/>
              <w:marTop w:val="0"/>
              <w:marBottom w:val="0"/>
              <w:divBdr>
                <w:top w:val="none" w:sz="0" w:space="0" w:color="auto"/>
                <w:left w:val="none" w:sz="0" w:space="0" w:color="auto"/>
                <w:bottom w:val="none" w:sz="0" w:space="0" w:color="auto"/>
                <w:right w:val="none" w:sz="0" w:space="0" w:color="auto"/>
              </w:divBdr>
            </w:div>
            <w:div w:id="760218457">
              <w:marLeft w:val="0"/>
              <w:marRight w:val="0"/>
              <w:marTop w:val="0"/>
              <w:marBottom w:val="0"/>
              <w:divBdr>
                <w:top w:val="none" w:sz="0" w:space="0" w:color="auto"/>
                <w:left w:val="none" w:sz="0" w:space="0" w:color="auto"/>
                <w:bottom w:val="none" w:sz="0" w:space="0" w:color="auto"/>
                <w:right w:val="none" w:sz="0" w:space="0" w:color="auto"/>
              </w:divBdr>
            </w:div>
            <w:div w:id="760369756">
              <w:marLeft w:val="0"/>
              <w:marRight w:val="0"/>
              <w:marTop w:val="0"/>
              <w:marBottom w:val="0"/>
              <w:divBdr>
                <w:top w:val="none" w:sz="0" w:space="0" w:color="auto"/>
                <w:left w:val="none" w:sz="0" w:space="0" w:color="auto"/>
                <w:bottom w:val="none" w:sz="0" w:space="0" w:color="auto"/>
                <w:right w:val="none" w:sz="0" w:space="0" w:color="auto"/>
              </w:divBdr>
            </w:div>
            <w:div w:id="761149642">
              <w:marLeft w:val="0"/>
              <w:marRight w:val="0"/>
              <w:marTop w:val="0"/>
              <w:marBottom w:val="0"/>
              <w:divBdr>
                <w:top w:val="none" w:sz="0" w:space="0" w:color="auto"/>
                <w:left w:val="none" w:sz="0" w:space="0" w:color="auto"/>
                <w:bottom w:val="none" w:sz="0" w:space="0" w:color="auto"/>
                <w:right w:val="none" w:sz="0" w:space="0" w:color="auto"/>
              </w:divBdr>
            </w:div>
            <w:div w:id="761799540">
              <w:marLeft w:val="0"/>
              <w:marRight w:val="0"/>
              <w:marTop w:val="0"/>
              <w:marBottom w:val="0"/>
              <w:divBdr>
                <w:top w:val="none" w:sz="0" w:space="0" w:color="auto"/>
                <w:left w:val="none" w:sz="0" w:space="0" w:color="auto"/>
                <w:bottom w:val="none" w:sz="0" w:space="0" w:color="auto"/>
                <w:right w:val="none" w:sz="0" w:space="0" w:color="auto"/>
              </w:divBdr>
            </w:div>
            <w:div w:id="762720609">
              <w:marLeft w:val="0"/>
              <w:marRight w:val="0"/>
              <w:marTop w:val="0"/>
              <w:marBottom w:val="0"/>
              <w:divBdr>
                <w:top w:val="none" w:sz="0" w:space="0" w:color="auto"/>
                <w:left w:val="none" w:sz="0" w:space="0" w:color="auto"/>
                <w:bottom w:val="none" w:sz="0" w:space="0" w:color="auto"/>
                <w:right w:val="none" w:sz="0" w:space="0" w:color="auto"/>
              </w:divBdr>
            </w:div>
            <w:div w:id="762726886">
              <w:marLeft w:val="0"/>
              <w:marRight w:val="0"/>
              <w:marTop w:val="0"/>
              <w:marBottom w:val="0"/>
              <w:divBdr>
                <w:top w:val="none" w:sz="0" w:space="0" w:color="auto"/>
                <w:left w:val="none" w:sz="0" w:space="0" w:color="auto"/>
                <w:bottom w:val="none" w:sz="0" w:space="0" w:color="auto"/>
                <w:right w:val="none" w:sz="0" w:space="0" w:color="auto"/>
              </w:divBdr>
            </w:div>
            <w:div w:id="762727880">
              <w:marLeft w:val="0"/>
              <w:marRight w:val="0"/>
              <w:marTop w:val="0"/>
              <w:marBottom w:val="0"/>
              <w:divBdr>
                <w:top w:val="none" w:sz="0" w:space="0" w:color="auto"/>
                <w:left w:val="none" w:sz="0" w:space="0" w:color="auto"/>
                <w:bottom w:val="none" w:sz="0" w:space="0" w:color="auto"/>
                <w:right w:val="none" w:sz="0" w:space="0" w:color="auto"/>
              </w:divBdr>
            </w:div>
            <w:div w:id="764423964">
              <w:marLeft w:val="0"/>
              <w:marRight w:val="0"/>
              <w:marTop w:val="0"/>
              <w:marBottom w:val="0"/>
              <w:divBdr>
                <w:top w:val="none" w:sz="0" w:space="0" w:color="auto"/>
                <w:left w:val="none" w:sz="0" w:space="0" w:color="auto"/>
                <w:bottom w:val="none" w:sz="0" w:space="0" w:color="auto"/>
                <w:right w:val="none" w:sz="0" w:space="0" w:color="auto"/>
              </w:divBdr>
            </w:div>
            <w:div w:id="764571439">
              <w:marLeft w:val="0"/>
              <w:marRight w:val="0"/>
              <w:marTop w:val="0"/>
              <w:marBottom w:val="0"/>
              <w:divBdr>
                <w:top w:val="none" w:sz="0" w:space="0" w:color="auto"/>
                <w:left w:val="none" w:sz="0" w:space="0" w:color="auto"/>
                <w:bottom w:val="none" w:sz="0" w:space="0" w:color="auto"/>
                <w:right w:val="none" w:sz="0" w:space="0" w:color="auto"/>
              </w:divBdr>
            </w:div>
            <w:div w:id="764763363">
              <w:marLeft w:val="0"/>
              <w:marRight w:val="0"/>
              <w:marTop w:val="0"/>
              <w:marBottom w:val="0"/>
              <w:divBdr>
                <w:top w:val="none" w:sz="0" w:space="0" w:color="auto"/>
                <w:left w:val="none" w:sz="0" w:space="0" w:color="auto"/>
                <w:bottom w:val="none" w:sz="0" w:space="0" w:color="auto"/>
                <w:right w:val="none" w:sz="0" w:space="0" w:color="auto"/>
              </w:divBdr>
            </w:div>
            <w:div w:id="764811194">
              <w:marLeft w:val="0"/>
              <w:marRight w:val="0"/>
              <w:marTop w:val="0"/>
              <w:marBottom w:val="0"/>
              <w:divBdr>
                <w:top w:val="none" w:sz="0" w:space="0" w:color="auto"/>
                <w:left w:val="none" w:sz="0" w:space="0" w:color="auto"/>
                <w:bottom w:val="none" w:sz="0" w:space="0" w:color="auto"/>
                <w:right w:val="none" w:sz="0" w:space="0" w:color="auto"/>
              </w:divBdr>
            </w:div>
            <w:div w:id="766779356">
              <w:marLeft w:val="0"/>
              <w:marRight w:val="0"/>
              <w:marTop w:val="0"/>
              <w:marBottom w:val="0"/>
              <w:divBdr>
                <w:top w:val="none" w:sz="0" w:space="0" w:color="auto"/>
                <w:left w:val="none" w:sz="0" w:space="0" w:color="auto"/>
                <w:bottom w:val="none" w:sz="0" w:space="0" w:color="auto"/>
                <w:right w:val="none" w:sz="0" w:space="0" w:color="auto"/>
              </w:divBdr>
            </w:div>
            <w:div w:id="766923417">
              <w:marLeft w:val="0"/>
              <w:marRight w:val="0"/>
              <w:marTop w:val="0"/>
              <w:marBottom w:val="0"/>
              <w:divBdr>
                <w:top w:val="none" w:sz="0" w:space="0" w:color="auto"/>
                <w:left w:val="none" w:sz="0" w:space="0" w:color="auto"/>
                <w:bottom w:val="none" w:sz="0" w:space="0" w:color="auto"/>
                <w:right w:val="none" w:sz="0" w:space="0" w:color="auto"/>
              </w:divBdr>
            </w:div>
            <w:div w:id="769738688">
              <w:marLeft w:val="0"/>
              <w:marRight w:val="0"/>
              <w:marTop w:val="0"/>
              <w:marBottom w:val="0"/>
              <w:divBdr>
                <w:top w:val="none" w:sz="0" w:space="0" w:color="auto"/>
                <w:left w:val="none" w:sz="0" w:space="0" w:color="auto"/>
                <w:bottom w:val="none" w:sz="0" w:space="0" w:color="auto"/>
                <w:right w:val="none" w:sz="0" w:space="0" w:color="auto"/>
              </w:divBdr>
            </w:div>
            <w:div w:id="769933564">
              <w:marLeft w:val="0"/>
              <w:marRight w:val="0"/>
              <w:marTop w:val="0"/>
              <w:marBottom w:val="0"/>
              <w:divBdr>
                <w:top w:val="none" w:sz="0" w:space="0" w:color="auto"/>
                <w:left w:val="none" w:sz="0" w:space="0" w:color="auto"/>
                <w:bottom w:val="none" w:sz="0" w:space="0" w:color="auto"/>
                <w:right w:val="none" w:sz="0" w:space="0" w:color="auto"/>
              </w:divBdr>
            </w:div>
            <w:div w:id="770054412">
              <w:marLeft w:val="0"/>
              <w:marRight w:val="0"/>
              <w:marTop w:val="0"/>
              <w:marBottom w:val="0"/>
              <w:divBdr>
                <w:top w:val="none" w:sz="0" w:space="0" w:color="auto"/>
                <w:left w:val="none" w:sz="0" w:space="0" w:color="auto"/>
                <w:bottom w:val="none" w:sz="0" w:space="0" w:color="auto"/>
                <w:right w:val="none" w:sz="0" w:space="0" w:color="auto"/>
              </w:divBdr>
            </w:div>
            <w:div w:id="770315000">
              <w:marLeft w:val="0"/>
              <w:marRight w:val="0"/>
              <w:marTop w:val="0"/>
              <w:marBottom w:val="0"/>
              <w:divBdr>
                <w:top w:val="none" w:sz="0" w:space="0" w:color="auto"/>
                <w:left w:val="none" w:sz="0" w:space="0" w:color="auto"/>
                <w:bottom w:val="none" w:sz="0" w:space="0" w:color="auto"/>
                <w:right w:val="none" w:sz="0" w:space="0" w:color="auto"/>
              </w:divBdr>
            </w:div>
            <w:div w:id="771515393">
              <w:marLeft w:val="0"/>
              <w:marRight w:val="0"/>
              <w:marTop w:val="0"/>
              <w:marBottom w:val="0"/>
              <w:divBdr>
                <w:top w:val="none" w:sz="0" w:space="0" w:color="auto"/>
                <w:left w:val="none" w:sz="0" w:space="0" w:color="auto"/>
                <w:bottom w:val="none" w:sz="0" w:space="0" w:color="auto"/>
                <w:right w:val="none" w:sz="0" w:space="0" w:color="auto"/>
              </w:divBdr>
            </w:div>
            <w:div w:id="771777073">
              <w:marLeft w:val="0"/>
              <w:marRight w:val="0"/>
              <w:marTop w:val="0"/>
              <w:marBottom w:val="0"/>
              <w:divBdr>
                <w:top w:val="none" w:sz="0" w:space="0" w:color="auto"/>
                <w:left w:val="none" w:sz="0" w:space="0" w:color="auto"/>
                <w:bottom w:val="none" w:sz="0" w:space="0" w:color="auto"/>
                <w:right w:val="none" w:sz="0" w:space="0" w:color="auto"/>
              </w:divBdr>
            </w:div>
            <w:div w:id="773475544">
              <w:marLeft w:val="0"/>
              <w:marRight w:val="0"/>
              <w:marTop w:val="0"/>
              <w:marBottom w:val="0"/>
              <w:divBdr>
                <w:top w:val="none" w:sz="0" w:space="0" w:color="auto"/>
                <w:left w:val="none" w:sz="0" w:space="0" w:color="auto"/>
                <w:bottom w:val="none" w:sz="0" w:space="0" w:color="auto"/>
                <w:right w:val="none" w:sz="0" w:space="0" w:color="auto"/>
              </w:divBdr>
            </w:div>
            <w:div w:id="773981680">
              <w:marLeft w:val="0"/>
              <w:marRight w:val="0"/>
              <w:marTop w:val="0"/>
              <w:marBottom w:val="0"/>
              <w:divBdr>
                <w:top w:val="none" w:sz="0" w:space="0" w:color="auto"/>
                <w:left w:val="none" w:sz="0" w:space="0" w:color="auto"/>
                <w:bottom w:val="none" w:sz="0" w:space="0" w:color="auto"/>
                <w:right w:val="none" w:sz="0" w:space="0" w:color="auto"/>
              </w:divBdr>
            </w:div>
            <w:div w:id="774516522">
              <w:marLeft w:val="0"/>
              <w:marRight w:val="0"/>
              <w:marTop w:val="0"/>
              <w:marBottom w:val="0"/>
              <w:divBdr>
                <w:top w:val="none" w:sz="0" w:space="0" w:color="auto"/>
                <w:left w:val="none" w:sz="0" w:space="0" w:color="auto"/>
                <w:bottom w:val="none" w:sz="0" w:space="0" w:color="auto"/>
                <w:right w:val="none" w:sz="0" w:space="0" w:color="auto"/>
              </w:divBdr>
            </w:div>
            <w:div w:id="775519059">
              <w:marLeft w:val="0"/>
              <w:marRight w:val="0"/>
              <w:marTop w:val="0"/>
              <w:marBottom w:val="0"/>
              <w:divBdr>
                <w:top w:val="none" w:sz="0" w:space="0" w:color="auto"/>
                <w:left w:val="none" w:sz="0" w:space="0" w:color="auto"/>
                <w:bottom w:val="none" w:sz="0" w:space="0" w:color="auto"/>
                <w:right w:val="none" w:sz="0" w:space="0" w:color="auto"/>
              </w:divBdr>
            </w:div>
            <w:div w:id="776020048">
              <w:marLeft w:val="0"/>
              <w:marRight w:val="0"/>
              <w:marTop w:val="0"/>
              <w:marBottom w:val="0"/>
              <w:divBdr>
                <w:top w:val="none" w:sz="0" w:space="0" w:color="auto"/>
                <w:left w:val="none" w:sz="0" w:space="0" w:color="auto"/>
                <w:bottom w:val="none" w:sz="0" w:space="0" w:color="auto"/>
                <w:right w:val="none" w:sz="0" w:space="0" w:color="auto"/>
              </w:divBdr>
            </w:div>
            <w:div w:id="776410495">
              <w:marLeft w:val="0"/>
              <w:marRight w:val="0"/>
              <w:marTop w:val="0"/>
              <w:marBottom w:val="0"/>
              <w:divBdr>
                <w:top w:val="none" w:sz="0" w:space="0" w:color="auto"/>
                <w:left w:val="none" w:sz="0" w:space="0" w:color="auto"/>
                <w:bottom w:val="none" w:sz="0" w:space="0" w:color="auto"/>
                <w:right w:val="none" w:sz="0" w:space="0" w:color="auto"/>
              </w:divBdr>
            </w:div>
            <w:div w:id="777524872">
              <w:marLeft w:val="0"/>
              <w:marRight w:val="0"/>
              <w:marTop w:val="0"/>
              <w:marBottom w:val="0"/>
              <w:divBdr>
                <w:top w:val="none" w:sz="0" w:space="0" w:color="auto"/>
                <w:left w:val="none" w:sz="0" w:space="0" w:color="auto"/>
                <w:bottom w:val="none" w:sz="0" w:space="0" w:color="auto"/>
                <w:right w:val="none" w:sz="0" w:space="0" w:color="auto"/>
              </w:divBdr>
            </w:div>
            <w:div w:id="777677422">
              <w:marLeft w:val="0"/>
              <w:marRight w:val="0"/>
              <w:marTop w:val="0"/>
              <w:marBottom w:val="0"/>
              <w:divBdr>
                <w:top w:val="none" w:sz="0" w:space="0" w:color="auto"/>
                <w:left w:val="none" w:sz="0" w:space="0" w:color="auto"/>
                <w:bottom w:val="none" w:sz="0" w:space="0" w:color="auto"/>
                <w:right w:val="none" w:sz="0" w:space="0" w:color="auto"/>
              </w:divBdr>
            </w:div>
            <w:div w:id="779689638">
              <w:marLeft w:val="0"/>
              <w:marRight w:val="0"/>
              <w:marTop w:val="0"/>
              <w:marBottom w:val="0"/>
              <w:divBdr>
                <w:top w:val="none" w:sz="0" w:space="0" w:color="auto"/>
                <w:left w:val="none" w:sz="0" w:space="0" w:color="auto"/>
                <w:bottom w:val="none" w:sz="0" w:space="0" w:color="auto"/>
                <w:right w:val="none" w:sz="0" w:space="0" w:color="auto"/>
              </w:divBdr>
            </w:div>
            <w:div w:id="780759464">
              <w:marLeft w:val="0"/>
              <w:marRight w:val="0"/>
              <w:marTop w:val="0"/>
              <w:marBottom w:val="0"/>
              <w:divBdr>
                <w:top w:val="none" w:sz="0" w:space="0" w:color="auto"/>
                <w:left w:val="none" w:sz="0" w:space="0" w:color="auto"/>
                <w:bottom w:val="none" w:sz="0" w:space="0" w:color="auto"/>
                <w:right w:val="none" w:sz="0" w:space="0" w:color="auto"/>
              </w:divBdr>
            </w:div>
            <w:div w:id="781656595">
              <w:marLeft w:val="0"/>
              <w:marRight w:val="0"/>
              <w:marTop w:val="0"/>
              <w:marBottom w:val="0"/>
              <w:divBdr>
                <w:top w:val="none" w:sz="0" w:space="0" w:color="auto"/>
                <w:left w:val="none" w:sz="0" w:space="0" w:color="auto"/>
                <w:bottom w:val="none" w:sz="0" w:space="0" w:color="auto"/>
                <w:right w:val="none" w:sz="0" w:space="0" w:color="auto"/>
              </w:divBdr>
            </w:div>
            <w:div w:id="782188299">
              <w:marLeft w:val="0"/>
              <w:marRight w:val="0"/>
              <w:marTop w:val="0"/>
              <w:marBottom w:val="0"/>
              <w:divBdr>
                <w:top w:val="none" w:sz="0" w:space="0" w:color="auto"/>
                <w:left w:val="none" w:sz="0" w:space="0" w:color="auto"/>
                <w:bottom w:val="none" w:sz="0" w:space="0" w:color="auto"/>
                <w:right w:val="none" w:sz="0" w:space="0" w:color="auto"/>
              </w:divBdr>
            </w:div>
            <w:div w:id="782268260">
              <w:marLeft w:val="0"/>
              <w:marRight w:val="0"/>
              <w:marTop w:val="0"/>
              <w:marBottom w:val="0"/>
              <w:divBdr>
                <w:top w:val="none" w:sz="0" w:space="0" w:color="auto"/>
                <w:left w:val="none" w:sz="0" w:space="0" w:color="auto"/>
                <w:bottom w:val="none" w:sz="0" w:space="0" w:color="auto"/>
                <w:right w:val="none" w:sz="0" w:space="0" w:color="auto"/>
              </w:divBdr>
            </w:div>
            <w:div w:id="782457341">
              <w:marLeft w:val="0"/>
              <w:marRight w:val="0"/>
              <w:marTop w:val="0"/>
              <w:marBottom w:val="0"/>
              <w:divBdr>
                <w:top w:val="none" w:sz="0" w:space="0" w:color="auto"/>
                <w:left w:val="none" w:sz="0" w:space="0" w:color="auto"/>
                <w:bottom w:val="none" w:sz="0" w:space="0" w:color="auto"/>
                <w:right w:val="none" w:sz="0" w:space="0" w:color="auto"/>
              </w:divBdr>
            </w:div>
            <w:div w:id="782500415">
              <w:marLeft w:val="0"/>
              <w:marRight w:val="0"/>
              <w:marTop w:val="0"/>
              <w:marBottom w:val="0"/>
              <w:divBdr>
                <w:top w:val="none" w:sz="0" w:space="0" w:color="auto"/>
                <w:left w:val="none" w:sz="0" w:space="0" w:color="auto"/>
                <w:bottom w:val="none" w:sz="0" w:space="0" w:color="auto"/>
                <w:right w:val="none" w:sz="0" w:space="0" w:color="auto"/>
              </w:divBdr>
            </w:div>
            <w:div w:id="784351970">
              <w:marLeft w:val="0"/>
              <w:marRight w:val="0"/>
              <w:marTop w:val="0"/>
              <w:marBottom w:val="0"/>
              <w:divBdr>
                <w:top w:val="none" w:sz="0" w:space="0" w:color="auto"/>
                <w:left w:val="none" w:sz="0" w:space="0" w:color="auto"/>
                <w:bottom w:val="none" w:sz="0" w:space="0" w:color="auto"/>
                <w:right w:val="none" w:sz="0" w:space="0" w:color="auto"/>
              </w:divBdr>
            </w:div>
            <w:div w:id="786386132">
              <w:marLeft w:val="0"/>
              <w:marRight w:val="0"/>
              <w:marTop w:val="0"/>
              <w:marBottom w:val="0"/>
              <w:divBdr>
                <w:top w:val="none" w:sz="0" w:space="0" w:color="auto"/>
                <w:left w:val="none" w:sz="0" w:space="0" w:color="auto"/>
                <w:bottom w:val="none" w:sz="0" w:space="0" w:color="auto"/>
                <w:right w:val="none" w:sz="0" w:space="0" w:color="auto"/>
              </w:divBdr>
            </w:div>
            <w:div w:id="787043446">
              <w:marLeft w:val="0"/>
              <w:marRight w:val="0"/>
              <w:marTop w:val="0"/>
              <w:marBottom w:val="0"/>
              <w:divBdr>
                <w:top w:val="none" w:sz="0" w:space="0" w:color="auto"/>
                <w:left w:val="none" w:sz="0" w:space="0" w:color="auto"/>
                <w:bottom w:val="none" w:sz="0" w:space="0" w:color="auto"/>
                <w:right w:val="none" w:sz="0" w:space="0" w:color="auto"/>
              </w:divBdr>
            </w:div>
            <w:div w:id="787162976">
              <w:marLeft w:val="0"/>
              <w:marRight w:val="0"/>
              <w:marTop w:val="0"/>
              <w:marBottom w:val="0"/>
              <w:divBdr>
                <w:top w:val="none" w:sz="0" w:space="0" w:color="auto"/>
                <w:left w:val="none" w:sz="0" w:space="0" w:color="auto"/>
                <w:bottom w:val="none" w:sz="0" w:space="0" w:color="auto"/>
                <w:right w:val="none" w:sz="0" w:space="0" w:color="auto"/>
              </w:divBdr>
            </w:div>
            <w:div w:id="787821220">
              <w:marLeft w:val="0"/>
              <w:marRight w:val="0"/>
              <w:marTop w:val="0"/>
              <w:marBottom w:val="0"/>
              <w:divBdr>
                <w:top w:val="none" w:sz="0" w:space="0" w:color="auto"/>
                <w:left w:val="none" w:sz="0" w:space="0" w:color="auto"/>
                <w:bottom w:val="none" w:sz="0" w:space="0" w:color="auto"/>
                <w:right w:val="none" w:sz="0" w:space="0" w:color="auto"/>
              </w:divBdr>
            </w:div>
            <w:div w:id="789519208">
              <w:marLeft w:val="0"/>
              <w:marRight w:val="0"/>
              <w:marTop w:val="0"/>
              <w:marBottom w:val="0"/>
              <w:divBdr>
                <w:top w:val="none" w:sz="0" w:space="0" w:color="auto"/>
                <w:left w:val="none" w:sz="0" w:space="0" w:color="auto"/>
                <w:bottom w:val="none" w:sz="0" w:space="0" w:color="auto"/>
                <w:right w:val="none" w:sz="0" w:space="0" w:color="auto"/>
              </w:divBdr>
            </w:div>
            <w:div w:id="790560994">
              <w:marLeft w:val="0"/>
              <w:marRight w:val="0"/>
              <w:marTop w:val="0"/>
              <w:marBottom w:val="0"/>
              <w:divBdr>
                <w:top w:val="none" w:sz="0" w:space="0" w:color="auto"/>
                <w:left w:val="none" w:sz="0" w:space="0" w:color="auto"/>
                <w:bottom w:val="none" w:sz="0" w:space="0" w:color="auto"/>
                <w:right w:val="none" w:sz="0" w:space="0" w:color="auto"/>
              </w:divBdr>
            </w:div>
            <w:div w:id="790631334">
              <w:marLeft w:val="0"/>
              <w:marRight w:val="0"/>
              <w:marTop w:val="0"/>
              <w:marBottom w:val="0"/>
              <w:divBdr>
                <w:top w:val="none" w:sz="0" w:space="0" w:color="auto"/>
                <w:left w:val="none" w:sz="0" w:space="0" w:color="auto"/>
                <w:bottom w:val="none" w:sz="0" w:space="0" w:color="auto"/>
                <w:right w:val="none" w:sz="0" w:space="0" w:color="auto"/>
              </w:divBdr>
            </w:div>
            <w:div w:id="790981896">
              <w:marLeft w:val="0"/>
              <w:marRight w:val="0"/>
              <w:marTop w:val="0"/>
              <w:marBottom w:val="0"/>
              <w:divBdr>
                <w:top w:val="none" w:sz="0" w:space="0" w:color="auto"/>
                <w:left w:val="none" w:sz="0" w:space="0" w:color="auto"/>
                <w:bottom w:val="none" w:sz="0" w:space="0" w:color="auto"/>
                <w:right w:val="none" w:sz="0" w:space="0" w:color="auto"/>
              </w:divBdr>
            </w:div>
            <w:div w:id="791283657">
              <w:marLeft w:val="0"/>
              <w:marRight w:val="0"/>
              <w:marTop w:val="0"/>
              <w:marBottom w:val="0"/>
              <w:divBdr>
                <w:top w:val="none" w:sz="0" w:space="0" w:color="auto"/>
                <w:left w:val="none" w:sz="0" w:space="0" w:color="auto"/>
                <w:bottom w:val="none" w:sz="0" w:space="0" w:color="auto"/>
                <w:right w:val="none" w:sz="0" w:space="0" w:color="auto"/>
              </w:divBdr>
            </w:div>
            <w:div w:id="793061849">
              <w:marLeft w:val="0"/>
              <w:marRight w:val="0"/>
              <w:marTop w:val="0"/>
              <w:marBottom w:val="0"/>
              <w:divBdr>
                <w:top w:val="none" w:sz="0" w:space="0" w:color="auto"/>
                <w:left w:val="none" w:sz="0" w:space="0" w:color="auto"/>
                <w:bottom w:val="none" w:sz="0" w:space="0" w:color="auto"/>
                <w:right w:val="none" w:sz="0" w:space="0" w:color="auto"/>
              </w:divBdr>
            </w:div>
            <w:div w:id="794374234">
              <w:marLeft w:val="0"/>
              <w:marRight w:val="0"/>
              <w:marTop w:val="0"/>
              <w:marBottom w:val="0"/>
              <w:divBdr>
                <w:top w:val="none" w:sz="0" w:space="0" w:color="auto"/>
                <w:left w:val="none" w:sz="0" w:space="0" w:color="auto"/>
                <w:bottom w:val="none" w:sz="0" w:space="0" w:color="auto"/>
                <w:right w:val="none" w:sz="0" w:space="0" w:color="auto"/>
              </w:divBdr>
            </w:div>
            <w:div w:id="795371228">
              <w:marLeft w:val="0"/>
              <w:marRight w:val="0"/>
              <w:marTop w:val="0"/>
              <w:marBottom w:val="0"/>
              <w:divBdr>
                <w:top w:val="none" w:sz="0" w:space="0" w:color="auto"/>
                <w:left w:val="none" w:sz="0" w:space="0" w:color="auto"/>
                <w:bottom w:val="none" w:sz="0" w:space="0" w:color="auto"/>
                <w:right w:val="none" w:sz="0" w:space="0" w:color="auto"/>
              </w:divBdr>
            </w:div>
            <w:div w:id="796217440">
              <w:marLeft w:val="0"/>
              <w:marRight w:val="0"/>
              <w:marTop w:val="0"/>
              <w:marBottom w:val="0"/>
              <w:divBdr>
                <w:top w:val="none" w:sz="0" w:space="0" w:color="auto"/>
                <w:left w:val="none" w:sz="0" w:space="0" w:color="auto"/>
                <w:bottom w:val="none" w:sz="0" w:space="0" w:color="auto"/>
                <w:right w:val="none" w:sz="0" w:space="0" w:color="auto"/>
              </w:divBdr>
            </w:div>
            <w:div w:id="796525988">
              <w:marLeft w:val="0"/>
              <w:marRight w:val="0"/>
              <w:marTop w:val="0"/>
              <w:marBottom w:val="0"/>
              <w:divBdr>
                <w:top w:val="none" w:sz="0" w:space="0" w:color="auto"/>
                <w:left w:val="none" w:sz="0" w:space="0" w:color="auto"/>
                <w:bottom w:val="none" w:sz="0" w:space="0" w:color="auto"/>
                <w:right w:val="none" w:sz="0" w:space="0" w:color="auto"/>
              </w:divBdr>
            </w:div>
            <w:div w:id="796682770">
              <w:marLeft w:val="0"/>
              <w:marRight w:val="0"/>
              <w:marTop w:val="0"/>
              <w:marBottom w:val="0"/>
              <w:divBdr>
                <w:top w:val="none" w:sz="0" w:space="0" w:color="auto"/>
                <w:left w:val="none" w:sz="0" w:space="0" w:color="auto"/>
                <w:bottom w:val="none" w:sz="0" w:space="0" w:color="auto"/>
                <w:right w:val="none" w:sz="0" w:space="0" w:color="auto"/>
              </w:divBdr>
            </w:div>
            <w:div w:id="796800969">
              <w:marLeft w:val="0"/>
              <w:marRight w:val="0"/>
              <w:marTop w:val="0"/>
              <w:marBottom w:val="0"/>
              <w:divBdr>
                <w:top w:val="none" w:sz="0" w:space="0" w:color="auto"/>
                <w:left w:val="none" w:sz="0" w:space="0" w:color="auto"/>
                <w:bottom w:val="none" w:sz="0" w:space="0" w:color="auto"/>
                <w:right w:val="none" w:sz="0" w:space="0" w:color="auto"/>
              </w:divBdr>
            </w:div>
            <w:div w:id="796875264">
              <w:marLeft w:val="0"/>
              <w:marRight w:val="0"/>
              <w:marTop w:val="0"/>
              <w:marBottom w:val="0"/>
              <w:divBdr>
                <w:top w:val="none" w:sz="0" w:space="0" w:color="auto"/>
                <w:left w:val="none" w:sz="0" w:space="0" w:color="auto"/>
                <w:bottom w:val="none" w:sz="0" w:space="0" w:color="auto"/>
                <w:right w:val="none" w:sz="0" w:space="0" w:color="auto"/>
              </w:divBdr>
            </w:div>
            <w:div w:id="797144315">
              <w:marLeft w:val="0"/>
              <w:marRight w:val="0"/>
              <w:marTop w:val="0"/>
              <w:marBottom w:val="0"/>
              <w:divBdr>
                <w:top w:val="none" w:sz="0" w:space="0" w:color="auto"/>
                <w:left w:val="none" w:sz="0" w:space="0" w:color="auto"/>
                <w:bottom w:val="none" w:sz="0" w:space="0" w:color="auto"/>
                <w:right w:val="none" w:sz="0" w:space="0" w:color="auto"/>
              </w:divBdr>
            </w:div>
            <w:div w:id="800154922">
              <w:marLeft w:val="0"/>
              <w:marRight w:val="0"/>
              <w:marTop w:val="0"/>
              <w:marBottom w:val="0"/>
              <w:divBdr>
                <w:top w:val="none" w:sz="0" w:space="0" w:color="auto"/>
                <w:left w:val="none" w:sz="0" w:space="0" w:color="auto"/>
                <w:bottom w:val="none" w:sz="0" w:space="0" w:color="auto"/>
                <w:right w:val="none" w:sz="0" w:space="0" w:color="auto"/>
              </w:divBdr>
            </w:div>
            <w:div w:id="801458621">
              <w:marLeft w:val="0"/>
              <w:marRight w:val="0"/>
              <w:marTop w:val="0"/>
              <w:marBottom w:val="0"/>
              <w:divBdr>
                <w:top w:val="none" w:sz="0" w:space="0" w:color="auto"/>
                <w:left w:val="none" w:sz="0" w:space="0" w:color="auto"/>
                <w:bottom w:val="none" w:sz="0" w:space="0" w:color="auto"/>
                <w:right w:val="none" w:sz="0" w:space="0" w:color="auto"/>
              </w:divBdr>
            </w:div>
            <w:div w:id="802044710">
              <w:marLeft w:val="0"/>
              <w:marRight w:val="0"/>
              <w:marTop w:val="0"/>
              <w:marBottom w:val="0"/>
              <w:divBdr>
                <w:top w:val="none" w:sz="0" w:space="0" w:color="auto"/>
                <w:left w:val="none" w:sz="0" w:space="0" w:color="auto"/>
                <w:bottom w:val="none" w:sz="0" w:space="0" w:color="auto"/>
                <w:right w:val="none" w:sz="0" w:space="0" w:color="auto"/>
              </w:divBdr>
            </w:div>
            <w:div w:id="804005277">
              <w:marLeft w:val="0"/>
              <w:marRight w:val="0"/>
              <w:marTop w:val="0"/>
              <w:marBottom w:val="0"/>
              <w:divBdr>
                <w:top w:val="none" w:sz="0" w:space="0" w:color="auto"/>
                <w:left w:val="none" w:sz="0" w:space="0" w:color="auto"/>
                <w:bottom w:val="none" w:sz="0" w:space="0" w:color="auto"/>
                <w:right w:val="none" w:sz="0" w:space="0" w:color="auto"/>
              </w:divBdr>
            </w:div>
            <w:div w:id="804393431">
              <w:marLeft w:val="0"/>
              <w:marRight w:val="0"/>
              <w:marTop w:val="0"/>
              <w:marBottom w:val="0"/>
              <w:divBdr>
                <w:top w:val="none" w:sz="0" w:space="0" w:color="auto"/>
                <w:left w:val="none" w:sz="0" w:space="0" w:color="auto"/>
                <w:bottom w:val="none" w:sz="0" w:space="0" w:color="auto"/>
                <w:right w:val="none" w:sz="0" w:space="0" w:color="auto"/>
              </w:divBdr>
            </w:div>
            <w:div w:id="805127457">
              <w:marLeft w:val="0"/>
              <w:marRight w:val="0"/>
              <w:marTop w:val="0"/>
              <w:marBottom w:val="0"/>
              <w:divBdr>
                <w:top w:val="none" w:sz="0" w:space="0" w:color="auto"/>
                <w:left w:val="none" w:sz="0" w:space="0" w:color="auto"/>
                <w:bottom w:val="none" w:sz="0" w:space="0" w:color="auto"/>
                <w:right w:val="none" w:sz="0" w:space="0" w:color="auto"/>
              </w:divBdr>
            </w:div>
            <w:div w:id="805242931">
              <w:marLeft w:val="0"/>
              <w:marRight w:val="0"/>
              <w:marTop w:val="0"/>
              <w:marBottom w:val="0"/>
              <w:divBdr>
                <w:top w:val="none" w:sz="0" w:space="0" w:color="auto"/>
                <w:left w:val="none" w:sz="0" w:space="0" w:color="auto"/>
                <w:bottom w:val="none" w:sz="0" w:space="0" w:color="auto"/>
                <w:right w:val="none" w:sz="0" w:space="0" w:color="auto"/>
              </w:divBdr>
            </w:div>
            <w:div w:id="805661965">
              <w:marLeft w:val="0"/>
              <w:marRight w:val="0"/>
              <w:marTop w:val="0"/>
              <w:marBottom w:val="0"/>
              <w:divBdr>
                <w:top w:val="none" w:sz="0" w:space="0" w:color="auto"/>
                <w:left w:val="none" w:sz="0" w:space="0" w:color="auto"/>
                <w:bottom w:val="none" w:sz="0" w:space="0" w:color="auto"/>
                <w:right w:val="none" w:sz="0" w:space="0" w:color="auto"/>
              </w:divBdr>
            </w:div>
            <w:div w:id="807207219">
              <w:marLeft w:val="0"/>
              <w:marRight w:val="0"/>
              <w:marTop w:val="0"/>
              <w:marBottom w:val="0"/>
              <w:divBdr>
                <w:top w:val="none" w:sz="0" w:space="0" w:color="auto"/>
                <w:left w:val="none" w:sz="0" w:space="0" w:color="auto"/>
                <w:bottom w:val="none" w:sz="0" w:space="0" w:color="auto"/>
                <w:right w:val="none" w:sz="0" w:space="0" w:color="auto"/>
              </w:divBdr>
            </w:div>
            <w:div w:id="807892401">
              <w:marLeft w:val="0"/>
              <w:marRight w:val="0"/>
              <w:marTop w:val="0"/>
              <w:marBottom w:val="0"/>
              <w:divBdr>
                <w:top w:val="none" w:sz="0" w:space="0" w:color="auto"/>
                <w:left w:val="none" w:sz="0" w:space="0" w:color="auto"/>
                <w:bottom w:val="none" w:sz="0" w:space="0" w:color="auto"/>
                <w:right w:val="none" w:sz="0" w:space="0" w:color="auto"/>
              </w:divBdr>
            </w:div>
            <w:div w:id="808473160">
              <w:marLeft w:val="0"/>
              <w:marRight w:val="0"/>
              <w:marTop w:val="0"/>
              <w:marBottom w:val="0"/>
              <w:divBdr>
                <w:top w:val="none" w:sz="0" w:space="0" w:color="auto"/>
                <w:left w:val="none" w:sz="0" w:space="0" w:color="auto"/>
                <w:bottom w:val="none" w:sz="0" w:space="0" w:color="auto"/>
                <w:right w:val="none" w:sz="0" w:space="0" w:color="auto"/>
              </w:divBdr>
            </w:div>
            <w:div w:id="808939502">
              <w:marLeft w:val="0"/>
              <w:marRight w:val="0"/>
              <w:marTop w:val="0"/>
              <w:marBottom w:val="0"/>
              <w:divBdr>
                <w:top w:val="none" w:sz="0" w:space="0" w:color="auto"/>
                <w:left w:val="none" w:sz="0" w:space="0" w:color="auto"/>
                <w:bottom w:val="none" w:sz="0" w:space="0" w:color="auto"/>
                <w:right w:val="none" w:sz="0" w:space="0" w:color="auto"/>
              </w:divBdr>
            </w:div>
            <w:div w:id="810636494">
              <w:marLeft w:val="0"/>
              <w:marRight w:val="0"/>
              <w:marTop w:val="0"/>
              <w:marBottom w:val="0"/>
              <w:divBdr>
                <w:top w:val="none" w:sz="0" w:space="0" w:color="auto"/>
                <w:left w:val="none" w:sz="0" w:space="0" w:color="auto"/>
                <w:bottom w:val="none" w:sz="0" w:space="0" w:color="auto"/>
                <w:right w:val="none" w:sz="0" w:space="0" w:color="auto"/>
              </w:divBdr>
            </w:div>
            <w:div w:id="810908161">
              <w:marLeft w:val="0"/>
              <w:marRight w:val="0"/>
              <w:marTop w:val="0"/>
              <w:marBottom w:val="0"/>
              <w:divBdr>
                <w:top w:val="none" w:sz="0" w:space="0" w:color="auto"/>
                <w:left w:val="none" w:sz="0" w:space="0" w:color="auto"/>
                <w:bottom w:val="none" w:sz="0" w:space="0" w:color="auto"/>
                <w:right w:val="none" w:sz="0" w:space="0" w:color="auto"/>
              </w:divBdr>
            </w:div>
            <w:div w:id="810948728">
              <w:marLeft w:val="0"/>
              <w:marRight w:val="0"/>
              <w:marTop w:val="0"/>
              <w:marBottom w:val="0"/>
              <w:divBdr>
                <w:top w:val="none" w:sz="0" w:space="0" w:color="auto"/>
                <w:left w:val="none" w:sz="0" w:space="0" w:color="auto"/>
                <w:bottom w:val="none" w:sz="0" w:space="0" w:color="auto"/>
                <w:right w:val="none" w:sz="0" w:space="0" w:color="auto"/>
              </w:divBdr>
            </w:div>
            <w:div w:id="812677327">
              <w:marLeft w:val="0"/>
              <w:marRight w:val="0"/>
              <w:marTop w:val="0"/>
              <w:marBottom w:val="0"/>
              <w:divBdr>
                <w:top w:val="none" w:sz="0" w:space="0" w:color="auto"/>
                <w:left w:val="none" w:sz="0" w:space="0" w:color="auto"/>
                <w:bottom w:val="none" w:sz="0" w:space="0" w:color="auto"/>
                <w:right w:val="none" w:sz="0" w:space="0" w:color="auto"/>
              </w:divBdr>
            </w:div>
            <w:div w:id="813984283">
              <w:marLeft w:val="0"/>
              <w:marRight w:val="0"/>
              <w:marTop w:val="0"/>
              <w:marBottom w:val="0"/>
              <w:divBdr>
                <w:top w:val="none" w:sz="0" w:space="0" w:color="auto"/>
                <w:left w:val="none" w:sz="0" w:space="0" w:color="auto"/>
                <w:bottom w:val="none" w:sz="0" w:space="0" w:color="auto"/>
                <w:right w:val="none" w:sz="0" w:space="0" w:color="auto"/>
              </w:divBdr>
            </w:div>
            <w:div w:id="815530289">
              <w:marLeft w:val="0"/>
              <w:marRight w:val="0"/>
              <w:marTop w:val="0"/>
              <w:marBottom w:val="0"/>
              <w:divBdr>
                <w:top w:val="none" w:sz="0" w:space="0" w:color="auto"/>
                <w:left w:val="none" w:sz="0" w:space="0" w:color="auto"/>
                <w:bottom w:val="none" w:sz="0" w:space="0" w:color="auto"/>
                <w:right w:val="none" w:sz="0" w:space="0" w:color="auto"/>
              </w:divBdr>
            </w:div>
            <w:div w:id="815729865">
              <w:marLeft w:val="0"/>
              <w:marRight w:val="0"/>
              <w:marTop w:val="0"/>
              <w:marBottom w:val="0"/>
              <w:divBdr>
                <w:top w:val="none" w:sz="0" w:space="0" w:color="auto"/>
                <w:left w:val="none" w:sz="0" w:space="0" w:color="auto"/>
                <w:bottom w:val="none" w:sz="0" w:space="0" w:color="auto"/>
                <w:right w:val="none" w:sz="0" w:space="0" w:color="auto"/>
              </w:divBdr>
            </w:div>
            <w:div w:id="816070165">
              <w:marLeft w:val="0"/>
              <w:marRight w:val="0"/>
              <w:marTop w:val="0"/>
              <w:marBottom w:val="0"/>
              <w:divBdr>
                <w:top w:val="none" w:sz="0" w:space="0" w:color="auto"/>
                <w:left w:val="none" w:sz="0" w:space="0" w:color="auto"/>
                <w:bottom w:val="none" w:sz="0" w:space="0" w:color="auto"/>
                <w:right w:val="none" w:sz="0" w:space="0" w:color="auto"/>
              </w:divBdr>
            </w:div>
            <w:div w:id="816185578">
              <w:marLeft w:val="0"/>
              <w:marRight w:val="0"/>
              <w:marTop w:val="0"/>
              <w:marBottom w:val="0"/>
              <w:divBdr>
                <w:top w:val="none" w:sz="0" w:space="0" w:color="auto"/>
                <w:left w:val="none" w:sz="0" w:space="0" w:color="auto"/>
                <w:bottom w:val="none" w:sz="0" w:space="0" w:color="auto"/>
                <w:right w:val="none" w:sz="0" w:space="0" w:color="auto"/>
              </w:divBdr>
            </w:div>
            <w:div w:id="816845943">
              <w:marLeft w:val="0"/>
              <w:marRight w:val="0"/>
              <w:marTop w:val="0"/>
              <w:marBottom w:val="0"/>
              <w:divBdr>
                <w:top w:val="none" w:sz="0" w:space="0" w:color="auto"/>
                <w:left w:val="none" w:sz="0" w:space="0" w:color="auto"/>
                <w:bottom w:val="none" w:sz="0" w:space="0" w:color="auto"/>
                <w:right w:val="none" w:sz="0" w:space="0" w:color="auto"/>
              </w:divBdr>
            </w:div>
            <w:div w:id="817383839">
              <w:marLeft w:val="0"/>
              <w:marRight w:val="0"/>
              <w:marTop w:val="0"/>
              <w:marBottom w:val="0"/>
              <w:divBdr>
                <w:top w:val="none" w:sz="0" w:space="0" w:color="auto"/>
                <w:left w:val="none" w:sz="0" w:space="0" w:color="auto"/>
                <w:bottom w:val="none" w:sz="0" w:space="0" w:color="auto"/>
                <w:right w:val="none" w:sz="0" w:space="0" w:color="auto"/>
              </w:divBdr>
            </w:div>
            <w:div w:id="817654428">
              <w:marLeft w:val="0"/>
              <w:marRight w:val="0"/>
              <w:marTop w:val="0"/>
              <w:marBottom w:val="0"/>
              <w:divBdr>
                <w:top w:val="none" w:sz="0" w:space="0" w:color="auto"/>
                <w:left w:val="none" w:sz="0" w:space="0" w:color="auto"/>
                <w:bottom w:val="none" w:sz="0" w:space="0" w:color="auto"/>
                <w:right w:val="none" w:sz="0" w:space="0" w:color="auto"/>
              </w:divBdr>
            </w:div>
            <w:div w:id="817917274">
              <w:marLeft w:val="0"/>
              <w:marRight w:val="0"/>
              <w:marTop w:val="0"/>
              <w:marBottom w:val="0"/>
              <w:divBdr>
                <w:top w:val="none" w:sz="0" w:space="0" w:color="auto"/>
                <w:left w:val="none" w:sz="0" w:space="0" w:color="auto"/>
                <w:bottom w:val="none" w:sz="0" w:space="0" w:color="auto"/>
                <w:right w:val="none" w:sz="0" w:space="0" w:color="auto"/>
              </w:divBdr>
            </w:div>
            <w:div w:id="817921077">
              <w:marLeft w:val="0"/>
              <w:marRight w:val="0"/>
              <w:marTop w:val="0"/>
              <w:marBottom w:val="0"/>
              <w:divBdr>
                <w:top w:val="none" w:sz="0" w:space="0" w:color="auto"/>
                <w:left w:val="none" w:sz="0" w:space="0" w:color="auto"/>
                <w:bottom w:val="none" w:sz="0" w:space="0" w:color="auto"/>
                <w:right w:val="none" w:sz="0" w:space="0" w:color="auto"/>
              </w:divBdr>
            </w:div>
            <w:div w:id="823350334">
              <w:marLeft w:val="0"/>
              <w:marRight w:val="0"/>
              <w:marTop w:val="0"/>
              <w:marBottom w:val="0"/>
              <w:divBdr>
                <w:top w:val="none" w:sz="0" w:space="0" w:color="auto"/>
                <w:left w:val="none" w:sz="0" w:space="0" w:color="auto"/>
                <w:bottom w:val="none" w:sz="0" w:space="0" w:color="auto"/>
                <w:right w:val="none" w:sz="0" w:space="0" w:color="auto"/>
              </w:divBdr>
            </w:div>
            <w:div w:id="823351362">
              <w:marLeft w:val="0"/>
              <w:marRight w:val="0"/>
              <w:marTop w:val="0"/>
              <w:marBottom w:val="0"/>
              <w:divBdr>
                <w:top w:val="none" w:sz="0" w:space="0" w:color="auto"/>
                <w:left w:val="none" w:sz="0" w:space="0" w:color="auto"/>
                <w:bottom w:val="none" w:sz="0" w:space="0" w:color="auto"/>
                <w:right w:val="none" w:sz="0" w:space="0" w:color="auto"/>
              </w:divBdr>
            </w:div>
            <w:div w:id="823739819">
              <w:marLeft w:val="0"/>
              <w:marRight w:val="0"/>
              <w:marTop w:val="0"/>
              <w:marBottom w:val="0"/>
              <w:divBdr>
                <w:top w:val="none" w:sz="0" w:space="0" w:color="auto"/>
                <w:left w:val="none" w:sz="0" w:space="0" w:color="auto"/>
                <w:bottom w:val="none" w:sz="0" w:space="0" w:color="auto"/>
                <w:right w:val="none" w:sz="0" w:space="0" w:color="auto"/>
              </w:divBdr>
            </w:div>
            <w:div w:id="825629873">
              <w:marLeft w:val="0"/>
              <w:marRight w:val="0"/>
              <w:marTop w:val="0"/>
              <w:marBottom w:val="0"/>
              <w:divBdr>
                <w:top w:val="none" w:sz="0" w:space="0" w:color="auto"/>
                <w:left w:val="none" w:sz="0" w:space="0" w:color="auto"/>
                <w:bottom w:val="none" w:sz="0" w:space="0" w:color="auto"/>
                <w:right w:val="none" w:sz="0" w:space="0" w:color="auto"/>
              </w:divBdr>
            </w:div>
            <w:div w:id="825707620">
              <w:marLeft w:val="0"/>
              <w:marRight w:val="0"/>
              <w:marTop w:val="0"/>
              <w:marBottom w:val="0"/>
              <w:divBdr>
                <w:top w:val="none" w:sz="0" w:space="0" w:color="auto"/>
                <w:left w:val="none" w:sz="0" w:space="0" w:color="auto"/>
                <w:bottom w:val="none" w:sz="0" w:space="0" w:color="auto"/>
                <w:right w:val="none" w:sz="0" w:space="0" w:color="auto"/>
              </w:divBdr>
            </w:div>
            <w:div w:id="825903463">
              <w:marLeft w:val="0"/>
              <w:marRight w:val="0"/>
              <w:marTop w:val="0"/>
              <w:marBottom w:val="0"/>
              <w:divBdr>
                <w:top w:val="none" w:sz="0" w:space="0" w:color="auto"/>
                <w:left w:val="none" w:sz="0" w:space="0" w:color="auto"/>
                <w:bottom w:val="none" w:sz="0" w:space="0" w:color="auto"/>
                <w:right w:val="none" w:sz="0" w:space="0" w:color="auto"/>
              </w:divBdr>
            </w:div>
            <w:div w:id="826212462">
              <w:marLeft w:val="0"/>
              <w:marRight w:val="0"/>
              <w:marTop w:val="0"/>
              <w:marBottom w:val="0"/>
              <w:divBdr>
                <w:top w:val="none" w:sz="0" w:space="0" w:color="auto"/>
                <w:left w:val="none" w:sz="0" w:space="0" w:color="auto"/>
                <w:bottom w:val="none" w:sz="0" w:space="0" w:color="auto"/>
                <w:right w:val="none" w:sz="0" w:space="0" w:color="auto"/>
              </w:divBdr>
            </w:div>
            <w:div w:id="826285925">
              <w:marLeft w:val="0"/>
              <w:marRight w:val="0"/>
              <w:marTop w:val="0"/>
              <w:marBottom w:val="0"/>
              <w:divBdr>
                <w:top w:val="none" w:sz="0" w:space="0" w:color="auto"/>
                <w:left w:val="none" w:sz="0" w:space="0" w:color="auto"/>
                <w:bottom w:val="none" w:sz="0" w:space="0" w:color="auto"/>
                <w:right w:val="none" w:sz="0" w:space="0" w:color="auto"/>
              </w:divBdr>
            </w:div>
            <w:div w:id="827095938">
              <w:marLeft w:val="0"/>
              <w:marRight w:val="0"/>
              <w:marTop w:val="0"/>
              <w:marBottom w:val="0"/>
              <w:divBdr>
                <w:top w:val="none" w:sz="0" w:space="0" w:color="auto"/>
                <w:left w:val="none" w:sz="0" w:space="0" w:color="auto"/>
                <w:bottom w:val="none" w:sz="0" w:space="0" w:color="auto"/>
                <w:right w:val="none" w:sz="0" w:space="0" w:color="auto"/>
              </w:divBdr>
            </w:div>
            <w:div w:id="828786795">
              <w:marLeft w:val="0"/>
              <w:marRight w:val="0"/>
              <w:marTop w:val="0"/>
              <w:marBottom w:val="0"/>
              <w:divBdr>
                <w:top w:val="none" w:sz="0" w:space="0" w:color="auto"/>
                <w:left w:val="none" w:sz="0" w:space="0" w:color="auto"/>
                <w:bottom w:val="none" w:sz="0" w:space="0" w:color="auto"/>
                <w:right w:val="none" w:sz="0" w:space="0" w:color="auto"/>
              </w:divBdr>
            </w:div>
            <w:div w:id="828791352">
              <w:marLeft w:val="0"/>
              <w:marRight w:val="0"/>
              <w:marTop w:val="0"/>
              <w:marBottom w:val="0"/>
              <w:divBdr>
                <w:top w:val="none" w:sz="0" w:space="0" w:color="auto"/>
                <w:left w:val="none" w:sz="0" w:space="0" w:color="auto"/>
                <w:bottom w:val="none" w:sz="0" w:space="0" w:color="auto"/>
                <w:right w:val="none" w:sz="0" w:space="0" w:color="auto"/>
              </w:divBdr>
            </w:div>
            <w:div w:id="829368946">
              <w:marLeft w:val="0"/>
              <w:marRight w:val="0"/>
              <w:marTop w:val="0"/>
              <w:marBottom w:val="0"/>
              <w:divBdr>
                <w:top w:val="none" w:sz="0" w:space="0" w:color="auto"/>
                <w:left w:val="none" w:sz="0" w:space="0" w:color="auto"/>
                <w:bottom w:val="none" w:sz="0" w:space="0" w:color="auto"/>
                <w:right w:val="none" w:sz="0" w:space="0" w:color="auto"/>
              </w:divBdr>
            </w:div>
            <w:div w:id="830293904">
              <w:marLeft w:val="0"/>
              <w:marRight w:val="0"/>
              <w:marTop w:val="0"/>
              <w:marBottom w:val="0"/>
              <w:divBdr>
                <w:top w:val="none" w:sz="0" w:space="0" w:color="auto"/>
                <w:left w:val="none" w:sz="0" w:space="0" w:color="auto"/>
                <w:bottom w:val="none" w:sz="0" w:space="0" w:color="auto"/>
                <w:right w:val="none" w:sz="0" w:space="0" w:color="auto"/>
              </w:divBdr>
            </w:div>
            <w:div w:id="830872542">
              <w:marLeft w:val="0"/>
              <w:marRight w:val="0"/>
              <w:marTop w:val="0"/>
              <w:marBottom w:val="0"/>
              <w:divBdr>
                <w:top w:val="none" w:sz="0" w:space="0" w:color="auto"/>
                <w:left w:val="none" w:sz="0" w:space="0" w:color="auto"/>
                <w:bottom w:val="none" w:sz="0" w:space="0" w:color="auto"/>
                <w:right w:val="none" w:sz="0" w:space="0" w:color="auto"/>
              </w:divBdr>
            </w:div>
            <w:div w:id="831607056">
              <w:marLeft w:val="0"/>
              <w:marRight w:val="0"/>
              <w:marTop w:val="0"/>
              <w:marBottom w:val="0"/>
              <w:divBdr>
                <w:top w:val="none" w:sz="0" w:space="0" w:color="auto"/>
                <w:left w:val="none" w:sz="0" w:space="0" w:color="auto"/>
                <w:bottom w:val="none" w:sz="0" w:space="0" w:color="auto"/>
                <w:right w:val="none" w:sz="0" w:space="0" w:color="auto"/>
              </w:divBdr>
            </w:div>
            <w:div w:id="832112436">
              <w:marLeft w:val="0"/>
              <w:marRight w:val="0"/>
              <w:marTop w:val="0"/>
              <w:marBottom w:val="0"/>
              <w:divBdr>
                <w:top w:val="none" w:sz="0" w:space="0" w:color="auto"/>
                <w:left w:val="none" w:sz="0" w:space="0" w:color="auto"/>
                <w:bottom w:val="none" w:sz="0" w:space="0" w:color="auto"/>
                <w:right w:val="none" w:sz="0" w:space="0" w:color="auto"/>
              </w:divBdr>
            </w:div>
            <w:div w:id="832574349">
              <w:marLeft w:val="0"/>
              <w:marRight w:val="0"/>
              <w:marTop w:val="0"/>
              <w:marBottom w:val="0"/>
              <w:divBdr>
                <w:top w:val="none" w:sz="0" w:space="0" w:color="auto"/>
                <w:left w:val="none" w:sz="0" w:space="0" w:color="auto"/>
                <w:bottom w:val="none" w:sz="0" w:space="0" w:color="auto"/>
                <w:right w:val="none" w:sz="0" w:space="0" w:color="auto"/>
              </w:divBdr>
            </w:div>
            <w:div w:id="833762545">
              <w:marLeft w:val="0"/>
              <w:marRight w:val="0"/>
              <w:marTop w:val="0"/>
              <w:marBottom w:val="0"/>
              <w:divBdr>
                <w:top w:val="none" w:sz="0" w:space="0" w:color="auto"/>
                <w:left w:val="none" w:sz="0" w:space="0" w:color="auto"/>
                <w:bottom w:val="none" w:sz="0" w:space="0" w:color="auto"/>
                <w:right w:val="none" w:sz="0" w:space="0" w:color="auto"/>
              </w:divBdr>
            </w:div>
            <w:div w:id="834105484">
              <w:marLeft w:val="0"/>
              <w:marRight w:val="0"/>
              <w:marTop w:val="0"/>
              <w:marBottom w:val="0"/>
              <w:divBdr>
                <w:top w:val="none" w:sz="0" w:space="0" w:color="auto"/>
                <w:left w:val="none" w:sz="0" w:space="0" w:color="auto"/>
                <w:bottom w:val="none" w:sz="0" w:space="0" w:color="auto"/>
                <w:right w:val="none" w:sz="0" w:space="0" w:color="auto"/>
              </w:divBdr>
            </w:div>
            <w:div w:id="834342229">
              <w:marLeft w:val="0"/>
              <w:marRight w:val="0"/>
              <w:marTop w:val="0"/>
              <w:marBottom w:val="0"/>
              <w:divBdr>
                <w:top w:val="none" w:sz="0" w:space="0" w:color="auto"/>
                <w:left w:val="none" w:sz="0" w:space="0" w:color="auto"/>
                <w:bottom w:val="none" w:sz="0" w:space="0" w:color="auto"/>
                <w:right w:val="none" w:sz="0" w:space="0" w:color="auto"/>
              </w:divBdr>
            </w:div>
            <w:div w:id="834758882">
              <w:marLeft w:val="0"/>
              <w:marRight w:val="0"/>
              <w:marTop w:val="0"/>
              <w:marBottom w:val="0"/>
              <w:divBdr>
                <w:top w:val="none" w:sz="0" w:space="0" w:color="auto"/>
                <w:left w:val="none" w:sz="0" w:space="0" w:color="auto"/>
                <w:bottom w:val="none" w:sz="0" w:space="0" w:color="auto"/>
                <w:right w:val="none" w:sz="0" w:space="0" w:color="auto"/>
              </w:divBdr>
            </w:div>
            <w:div w:id="834956673">
              <w:marLeft w:val="0"/>
              <w:marRight w:val="0"/>
              <w:marTop w:val="0"/>
              <w:marBottom w:val="0"/>
              <w:divBdr>
                <w:top w:val="none" w:sz="0" w:space="0" w:color="auto"/>
                <w:left w:val="none" w:sz="0" w:space="0" w:color="auto"/>
                <w:bottom w:val="none" w:sz="0" w:space="0" w:color="auto"/>
                <w:right w:val="none" w:sz="0" w:space="0" w:color="auto"/>
              </w:divBdr>
            </w:div>
            <w:div w:id="835269676">
              <w:marLeft w:val="0"/>
              <w:marRight w:val="0"/>
              <w:marTop w:val="0"/>
              <w:marBottom w:val="0"/>
              <w:divBdr>
                <w:top w:val="none" w:sz="0" w:space="0" w:color="auto"/>
                <w:left w:val="none" w:sz="0" w:space="0" w:color="auto"/>
                <w:bottom w:val="none" w:sz="0" w:space="0" w:color="auto"/>
                <w:right w:val="none" w:sz="0" w:space="0" w:color="auto"/>
              </w:divBdr>
            </w:div>
            <w:div w:id="835926030">
              <w:marLeft w:val="0"/>
              <w:marRight w:val="0"/>
              <w:marTop w:val="0"/>
              <w:marBottom w:val="0"/>
              <w:divBdr>
                <w:top w:val="none" w:sz="0" w:space="0" w:color="auto"/>
                <w:left w:val="none" w:sz="0" w:space="0" w:color="auto"/>
                <w:bottom w:val="none" w:sz="0" w:space="0" w:color="auto"/>
                <w:right w:val="none" w:sz="0" w:space="0" w:color="auto"/>
              </w:divBdr>
            </w:div>
            <w:div w:id="837157375">
              <w:marLeft w:val="0"/>
              <w:marRight w:val="0"/>
              <w:marTop w:val="0"/>
              <w:marBottom w:val="0"/>
              <w:divBdr>
                <w:top w:val="none" w:sz="0" w:space="0" w:color="auto"/>
                <w:left w:val="none" w:sz="0" w:space="0" w:color="auto"/>
                <w:bottom w:val="none" w:sz="0" w:space="0" w:color="auto"/>
                <w:right w:val="none" w:sz="0" w:space="0" w:color="auto"/>
              </w:divBdr>
            </w:div>
            <w:div w:id="838622984">
              <w:marLeft w:val="0"/>
              <w:marRight w:val="0"/>
              <w:marTop w:val="0"/>
              <w:marBottom w:val="0"/>
              <w:divBdr>
                <w:top w:val="none" w:sz="0" w:space="0" w:color="auto"/>
                <w:left w:val="none" w:sz="0" w:space="0" w:color="auto"/>
                <w:bottom w:val="none" w:sz="0" w:space="0" w:color="auto"/>
                <w:right w:val="none" w:sz="0" w:space="0" w:color="auto"/>
              </w:divBdr>
            </w:div>
            <w:div w:id="839083290">
              <w:marLeft w:val="0"/>
              <w:marRight w:val="0"/>
              <w:marTop w:val="0"/>
              <w:marBottom w:val="0"/>
              <w:divBdr>
                <w:top w:val="none" w:sz="0" w:space="0" w:color="auto"/>
                <w:left w:val="none" w:sz="0" w:space="0" w:color="auto"/>
                <w:bottom w:val="none" w:sz="0" w:space="0" w:color="auto"/>
                <w:right w:val="none" w:sz="0" w:space="0" w:color="auto"/>
              </w:divBdr>
            </w:div>
            <w:div w:id="840585422">
              <w:marLeft w:val="0"/>
              <w:marRight w:val="0"/>
              <w:marTop w:val="0"/>
              <w:marBottom w:val="0"/>
              <w:divBdr>
                <w:top w:val="none" w:sz="0" w:space="0" w:color="auto"/>
                <w:left w:val="none" w:sz="0" w:space="0" w:color="auto"/>
                <w:bottom w:val="none" w:sz="0" w:space="0" w:color="auto"/>
                <w:right w:val="none" w:sz="0" w:space="0" w:color="auto"/>
              </w:divBdr>
            </w:div>
            <w:div w:id="841896991">
              <w:marLeft w:val="0"/>
              <w:marRight w:val="0"/>
              <w:marTop w:val="0"/>
              <w:marBottom w:val="0"/>
              <w:divBdr>
                <w:top w:val="none" w:sz="0" w:space="0" w:color="auto"/>
                <w:left w:val="none" w:sz="0" w:space="0" w:color="auto"/>
                <w:bottom w:val="none" w:sz="0" w:space="0" w:color="auto"/>
                <w:right w:val="none" w:sz="0" w:space="0" w:color="auto"/>
              </w:divBdr>
            </w:div>
            <w:div w:id="843013693">
              <w:marLeft w:val="0"/>
              <w:marRight w:val="0"/>
              <w:marTop w:val="0"/>
              <w:marBottom w:val="0"/>
              <w:divBdr>
                <w:top w:val="none" w:sz="0" w:space="0" w:color="auto"/>
                <w:left w:val="none" w:sz="0" w:space="0" w:color="auto"/>
                <w:bottom w:val="none" w:sz="0" w:space="0" w:color="auto"/>
                <w:right w:val="none" w:sz="0" w:space="0" w:color="auto"/>
              </w:divBdr>
            </w:div>
            <w:div w:id="844053403">
              <w:marLeft w:val="0"/>
              <w:marRight w:val="0"/>
              <w:marTop w:val="0"/>
              <w:marBottom w:val="0"/>
              <w:divBdr>
                <w:top w:val="none" w:sz="0" w:space="0" w:color="auto"/>
                <w:left w:val="none" w:sz="0" w:space="0" w:color="auto"/>
                <w:bottom w:val="none" w:sz="0" w:space="0" w:color="auto"/>
                <w:right w:val="none" w:sz="0" w:space="0" w:color="auto"/>
              </w:divBdr>
            </w:div>
            <w:div w:id="844169771">
              <w:marLeft w:val="0"/>
              <w:marRight w:val="0"/>
              <w:marTop w:val="0"/>
              <w:marBottom w:val="0"/>
              <w:divBdr>
                <w:top w:val="none" w:sz="0" w:space="0" w:color="auto"/>
                <w:left w:val="none" w:sz="0" w:space="0" w:color="auto"/>
                <w:bottom w:val="none" w:sz="0" w:space="0" w:color="auto"/>
                <w:right w:val="none" w:sz="0" w:space="0" w:color="auto"/>
              </w:divBdr>
            </w:div>
            <w:div w:id="844784542">
              <w:marLeft w:val="0"/>
              <w:marRight w:val="0"/>
              <w:marTop w:val="0"/>
              <w:marBottom w:val="0"/>
              <w:divBdr>
                <w:top w:val="none" w:sz="0" w:space="0" w:color="auto"/>
                <w:left w:val="none" w:sz="0" w:space="0" w:color="auto"/>
                <w:bottom w:val="none" w:sz="0" w:space="0" w:color="auto"/>
                <w:right w:val="none" w:sz="0" w:space="0" w:color="auto"/>
              </w:divBdr>
            </w:div>
            <w:div w:id="845553355">
              <w:marLeft w:val="0"/>
              <w:marRight w:val="0"/>
              <w:marTop w:val="0"/>
              <w:marBottom w:val="0"/>
              <w:divBdr>
                <w:top w:val="none" w:sz="0" w:space="0" w:color="auto"/>
                <w:left w:val="none" w:sz="0" w:space="0" w:color="auto"/>
                <w:bottom w:val="none" w:sz="0" w:space="0" w:color="auto"/>
                <w:right w:val="none" w:sz="0" w:space="0" w:color="auto"/>
              </w:divBdr>
            </w:div>
            <w:div w:id="846554399">
              <w:marLeft w:val="0"/>
              <w:marRight w:val="0"/>
              <w:marTop w:val="0"/>
              <w:marBottom w:val="0"/>
              <w:divBdr>
                <w:top w:val="none" w:sz="0" w:space="0" w:color="auto"/>
                <w:left w:val="none" w:sz="0" w:space="0" w:color="auto"/>
                <w:bottom w:val="none" w:sz="0" w:space="0" w:color="auto"/>
                <w:right w:val="none" w:sz="0" w:space="0" w:color="auto"/>
              </w:divBdr>
            </w:div>
            <w:div w:id="847258223">
              <w:marLeft w:val="0"/>
              <w:marRight w:val="0"/>
              <w:marTop w:val="0"/>
              <w:marBottom w:val="0"/>
              <w:divBdr>
                <w:top w:val="none" w:sz="0" w:space="0" w:color="auto"/>
                <w:left w:val="none" w:sz="0" w:space="0" w:color="auto"/>
                <w:bottom w:val="none" w:sz="0" w:space="0" w:color="auto"/>
                <w:right w:val="none" w:sz="0" w:space="0" w:color="auto"/>
              </w:divBdr>
            </w:div>
            <w:div w:id="849028676">
              <w:marLeft w:val="0"/>
              <w:marRight w:val="0"/>
              <w:marTop w:val="0"/>
              <w:marBottom w:val="0"/>
              <w:divBdr>
                <w:top w:val="none" w:sz="0" w:space="0" w:color="auto"/>
                <w:left w:val="none" w:sz="0" w:space="0" w:color="auto"/>
                <w:bottom w:val="none" w:sz="0" w:space="0" w:color="auto"/>
                <w:right w:val="none" w:sz="0" w:space="0" w:color="auto"/>
              </w:divBdr>
            </w:div>
            <w:div w:id="850996533">
              <w:marLeft w:val="0"/>
              <w:marRight w:val="0"/>
              <w:marTop w:val="0"/>
              <w:marBottom w:val="0"/>
              <w:divBdr>
                <w:top w:val="none" w:sz="0" w:space="0" w:color="auto"/>
                <w:left w:val="none" w:sz="0" w:space="0" w:color="auto"/>
                <w:bottom w:val="none" w:sz="0" w:space="0" w:color="auto"/>
                <w:right w:val="none" w:sz="0" w:space="0" w:color="auto"/>
              </w:divBdr>
            </w:div>
            <w:div w:id="851335686">
              <w:marLeft w:val="0"/>
              <w:marRight w:val="0"/>
              <w:marTop w:val="0"/>
              <w:marBottom w:val="0"/>
              <w:divBdr>
                <w:top w:val="none" w:sz="0" w:space="0" w:color="auto"/>
                <w:left w:val="none" w:sz="0" w:space="0" w:color="auto"/>
                <w:bottom w:val="none" w:sz="0" w:space="0" w:color="auto"/>
                <w:right w:val="none" w:sz="0" w:space="0" w:color="auto"/>
              </w:divBdr>
            </w:div>
            <w:div w:id="851530836">
              <w:marLeft w:val="0"/>
              <w:marRight w:val="0"/>
              <w:marTop w:val="0"/>
              <w:marBottom w:val="0"/>
              <w:divBdr>
                <w:top w:val="none" w:sz="0" w:space="0" w:color="auto"/>
                <w:left w:val="none" w:sz="0" w:space="0" w:color="auto"/>
                <w:bottom w:val="none" w:sz="0" w:space="0" w:color="auto"/>
                <w:right w:val="none" w:sz="0" w:space="0" w:color="auto"/>
              </w:divBdr>
            </w:div>
            <w:div w:id="851846266">
              <w:marLeft w:val="0"/>
              <w:marRight w:val="0"/>
              <w:marTop w:val="0"/>
              <w:marBottom w:val="0"/>
              <w:divBdr>
                <w:top w:val="none" w:sz="0" w:space="0" w:color="auto"/>
                <w:left w:val="none" w:sz="0" w:space="0" w:color="auto"/>
                <w:bottom w:val="none" w:sz="0" w:space="0" w:color="auto"/>
                <w:right w:val="none" w:sz="0" w:space="0" w:color="auto"/>
              </w:divBdr>
            </w:div>
            <w:div w:id="852035054">
              <w:marLeft w:val="0"/>
              <w:marRight w:val="0"/>
              <w:marTop w:val="0"/>
              <w:marBottom w:val="0"/>
              <w:divBdr>
                <w:top w:val="none" w:sz="0" w:space="0" w:color="auto"/>
                <w:left w:val="none" w:sz="0" w:space="0" w:color="auto"/>
                <w:bottom w:val="none" w:sz="0" w:space="0" w:color="auto"/>
                <w:right w:val="none" w:sz="0" w:space="0" w:color="auto"/>
              </w:divBdr>
            </w:div>
            <w:div w:id="852453509">
              <w:marLeft w:val="0"/>
              <w:marRight w:val="0"/>
              <w:marTop w:val="0"/>
              <w:marBottom w:val="0"/>
              <w:divBdr>
                <w:top w:val="none" w:sz="0" w:space="0" w:color="auto"/>
                <w:left w:val="none" w:sz="0" w:space="0" w:color="auto"/>
                <w:bottom w:val="none" w:sz="0" w:space="0" w:color="auto"/>
                <w:right w:val="none" w:sz="0" w:space="0" w:color="auto"/>
              </w:divBdr>
            </w:div>
            <w:div w:id="853764533">
              <w:marLeft w:val="0"/>
              <w:marRight w:val="0"/>
              <w:marTop w:val="0"/>
              <w:marBottom w:val="0"/>
              <w:divBdr>
                <w:top w:val="none" w:sz="0" w:space="0" w:color="auto"/>
                <w:left w:val="none" w:sz="0" w:space="0" w:color="auto"/>
                <w:bottom w:val="none" w:sz="0" w:space="0" w:color="auto"/>
                <w:right w:val="none" w:sz="0" w:space="0" w:color="auto"/>
              </w:divBdr>
            </w:div>
            <w:div w:id="854616305">
              <w:marLeft w:val="0"/>
              <w:marRight w:val="0"/>
              <w:marTop w:val="0"/>
              <w:marBottom w:val="0"/>
              <w:divBdr>
                <w:top w:val="none" w:sz="0" w:space="0" w:color="auto"/>
                <w:left w:val="none" w:sz="0" w:space="0" w:color="auto"/>
                <w:bottom w:val="none" w:sz="0" w:space="0" w:color="auto"/>
                <w:right w:val="none" w:sz="0" w:space="0" w:color="auto"/>
              </w:divBdr>
            </w:div>
            <w:div w:id="854617106">
              <w:marLeft w:val="0"/>
              <w:marRight w:val="0"/>
              <w:marTop w:val="0"/>
              <w:marBottom w:val="0"/>
              <w:divBdr>
                <w:top w:val="none" w:sz="0" w:space="0" w:color="auto"/>
                <w:left w:val="none" w:sz="0" w:space="0" w:color="auto"/>
                <w:bottom w:val="none" w:sz="0" w:space="0" w:color="auto"/>
                <w:right w:val="none" w:sz="0" w:space="0" w:color="auto"/>
              </w:divBdr>
            </w:div>
            <w:div w:id="855844281">
              <w:marLeft w:val="0"/>
              <w:marRight w:val="0"/>
              <w:marTop w:val="0"/>
              <w:marBottom w:val="0"/>
              <w:divBdr>
                <w:top w:val="none" w:sz="0" w:space="0" w:color="auto"/>
                <w:left w:val="none" w:sz="0" w:space="0" w:color="auto"/>
                <w:bottom w:val="none" w:sz="0" w:space="0" w:color="auto"/>
                <w:right w:val="none" w:sz="0" w:space="0" w:color="auto"/>
              </w:divBdr>
            </w:div>
            <w:div w:id="857936885">
              <w:marLeft w:val="0"/>
              <w:marRight w:val="0"/>
              <w:marTop w:val="0"/>
              <w:marBottom w:val="0"/>
              <w:divBdr>
                <w:top w:val="none" w:sz="0" w:space="0" w:color="auto"/>
                <w:left w:val="none" w:sz="0" w:space="0" w:color="auto"/>
                <w:bottom w:val="none" w:sz="0" w:space="0" w:color="auto"/>
                <w:right w:val="none" w:sz="0" w:space="0" w:color="auto"/>
              </w:divBdr>
            </w:div>
            <w:div w:id="860322039">
              <w:marLeft w:val="0"/>
              <w:marRight w:val="0"/>
              <w:marTop w:val="0"/>
              <w:marBottom w:val="0"/>
              <w:divBdr>
                <w:top w:val="none" w:sz="0" w:space="0" w:color="auto"/>
                <w:left w:val="none" w:sz="0" w:space="0" w:color="auto"/>
                <w:bottom w:val="none" w:sz="0" w:space="0" w:color="auto"/>
                <w:right w:val="none" w:sz="0" w:space="0" w:color="auto"/>
              </w:divBdr>
            </w:div>
            <w:div w:id="861360668">
              <w:marLeft w:val="0"/>
              <w:marRight w:val="0"/>
              <w:marTop w:val="0"/>
              <w:marBottom w:val="0"/>
              <w:divBdr>
                <w:top w:val="none" w:sz="0" w:space="0" w:color="auto"/>
                <w:left w:val="none" w:sz="0" w:space="0" w:color="auto"/>
                <w:bottom w:val="none" w:sz="0" w:space="0" w:color="auto"/>
                <w:right w:val="none" w:sz="0" w:space="0" w:color="auto"/>
              </w:divBdr>
            </w:div>
            <w:div w:id="862472924">
              <w:marLeft w:val="0"/>
              <w:marRight w:val="0"/>
              <w:marTop w:val="0"/>
              <w:marBottom w:val="0"/>
              <w:divBdr>
                <w:top w:val="none" w:sz="0" w:space="0" w:color="auto"/>
                <w:left w:val="none" w:sz="0" w:space="0" w:color="auto"/>
                <w:bottom w:val="none" w:sz="0" w:space="0" w:color="auto"/>
                <w:right w:val="none" w:sz="0" w:space="0" w:color="auto"/>
              </w:divBdr>
            </w:div>
            <w:div w:id="862938220">
              <w:marLeft w:val="0"/>
              <w:marRight w:val="0"/>
              <w:marTop w:val="0"/>
              <w:marBottom w:val="0"/>
              <w:divBdr>
                <w:top w:val="none" w:sz="0" w:space="0" w:color="auto"/>
                <w:left w:val="none" w:sz="0" w:space="0" w:color="auto"/>
                <w:bottom w:val="none" w:sz="0" w:space="0" w:color="auto"/>
                <w:right w:val="none" w:sz="0" w:space="0" w:color="auto"/>
              </w:divBdr>
            </w:div>
            <w:div w:id="862985032">
              <w:marLeft w:val="0"/>
              <w:marRight w:val="0"/>
              <w:marTop w:val="0"/>
              <w:marBottom w:val="0"/>
              <w:divBdr>
                <w:top w:val="none" w:sz="0" w:space="0" w:color="auto"/>
                <w:left w:val="none" w:sz="0" w:space="0" w:color="auto"/>
                <w:bottom w:val="none" w:sz="0" w:space="0" w:color="auto"/>
                <w:right w:val="none" w:sz="0" w:space="0" w:color="auto"/>
              </w:divBdr>
            </w:div>
            <w:div w:id="863057560">
              <w:marLeft w:val="0"/>
              <w:marRight w:val="0"/>
              <w:marTop w:val="0"/>
              <w:marBottom w:val="0"/>
              <w:divBdr>
                <w:top w:val="none" w:sz="0" w:space="0" w:color="auto"/>
                <w:left w:val="none" w:sz="0" w:space="0" w:color="auto"/>
                <w:bottom w:val="none" w:sz="0" w:space="0" w:color="auto"/>
                <w:right w:val="none" w:sz="0" w:space="0" w:color="auto"/>
              </w:divBdr>
            </w:div>
            <w:div w:id="863714869">
              <w:marLeft w:val="0"/>
              <w:marRight w:val="0"/>
              <w:marTop w:val="0"/>
              <w:marBottom w:val="0"/>
              <w:divBdr>
                <w:top w:val="none" w:sz="0" w:space="0" w:color="auto"/>
                <w:left w:val="none" w:sz="0" w:space="0" w:color="auto"/>
                <w:bottom w:val="none" w:sz="0" w:space="0" w:color="auto"/>
                <w:right w:val="none" w:sz="0" w:space="0" w:color="auto"/>
              </w:divBdr>
            </w:div>
            <w:div w:id="864293599">
              <w:marLeft w:val="0"/>
              <w:marRight w:val="0"/>
              <w:marTop w:val="0"/>
              <w:marBottom w:val="0"/>
              <w:divBdr>
                <w:top w:val="none" w:sz="0" w:space="0" w:color="auto"/>
                <w:left w:val="none" w:sz="0" w:space="0" w:color="auto"/>
                <w:bottom w:val="none" w:sz="0" w:space="0" w:color="auto"/>
                <w:right w:val="none" w:sz="0" w:space="0" w:color="auto"/>
              </w:divBdr>
            </w:div>
            <w:div w:id="864708768">
              <w:marLeft w:val="0"/>
              <w:marRight w:val="0"/>
              <w:marTop w:val="0"/>
              <w:marBottom w:val="0"/>
              <w:divBdr>
                <w:top w:val="none" w:sz="0" w:space="0" w:color="auto"/>
                <w:left w:val="none" w:sz="0" w:space="0" w:color="auto"/>
                <w:bottom w:val="none" w:sz="0" w:space="0" w:color="auto"/>
                <w:right w:val="none" w:sz="0" w:space="0" w:color="auto"/>
              </w:divBdr>
            </w:div>
            <w:div w:id="865093873">
              <w:marLeft w:val="0"/>
              <w:marRight w:val="0"/>
              <w:marTop w:val="0"/>
              <w:marBottom w:val="0"/>
              <w:divBdr>
                <w:top w:val="none" w:sz="0" w:space="0" w:color="auto"/>
                <w:left w:val="none" w:sz="0" w:space="0" w:color="auto"/>
                <w:bottom w:val="none" w:sz="0" w:space="0" w:color="auto"/>
                <w:right w:val="none" w:sz="0" w:space="0" w:color="auto"/>
              </w:divBdr>
            </w:div>
            <w:div w:id="865408076">
              <w:marLeft w:val="0"/>
              <w:marRight w:val="0"/>
              <w:marTop w:val="0"/>
              <w:marBottom w:val="0"/>
              <w:divBdr>
                <w:top w:val="none" w:sz="0" w:space="0" w:color="auto"/>
                <w:left w:val="none" w:sz="0" w:space="0" w:color="auto"/>
                <w:bottom w:val="none" w:sz="0" w:space="0" w:color="auto"/>
                <w:right w:val="none" w:sz="0" w:space="0" w:color="auto"/>
              </w:divBdr>
            </w:div>
            <w:div w:id="866914274">
              <w:marLeft w:val="0"/>
              <w:marRight w:val="0"/>
              <w:marTop w:val="0"/>
              <w:marBottom w:val="0"/>
              <w:divBdr>
                <w:top w:val="none" w:sz="0" w:space="0" w:color="auto"/>
                <w:left w:val="none" w:sz="0" w:space="0" w:color="auto"/>
                <w:bottom w:val="none" w:sz="0" w:space="0" w:color="auto"/>
                <w:right w:val="none" w:sz="0" w:space="0" w:color="auto"/>
              </w:divBdr>
            </w:div>
            <w:div w:id="867908171">
              <w:marLeft w:val="0"/>
              <w:marRight w:val="0"/>
              <w:marTop w:val="0"/>
              <w:marBottom w:val="0"/>
              <w:divBdr>
                <w:top w:val="none" w:sz="0" w:space="0" w:color="auto"/>
                <w:left w:val="none" w:sz="0" w:space="0" w:color="auto"/>
                <w:bottom w:val="none" w:sz="0" w:space="0" w:color="auto"/>
                <w:right w:val="none" w:sz="0" w:space="0" w:color="auto"/>
              </w:divBdr>
            </w:div>
            <w:div w:id="868568902">
              <w:marLeft w:val="0"/>
              <w:marRight w:val="0"/>
              <w:marTop w:val="0"/>
              <w:marBottom w:val="0"/>
              <w:divBdr>
                <w:top w:val="none" w:sz="0" w:space="0" w:color="auto"/>
                <w:left w:val="none" w:sz="0" w:space="0" w:color="auto"/>
                <w:bottom w:val="none" w:sz="0" w:space="0" w:color="auto"/>
                <w:right w:val="none" w:sz="0" w:space="0" w:color="auto"/>
              </w:divBdr>
            </w:div>
            <w:div w:id="868642101">
              <w:marLeft w:val="0"/>
              <w:marRight w:val="0"/>
              <w:marTop w:val="0"/>
              <w:marBottom w:val="0"/>
              <w:divBdr>
                <w:top w:val="none" w:sz="0" w:space="0" w:color="auto"/>
                <w:left w:val="none" w:sz="0" w:space="0" w:color="auto"/>
                <w:bottom w:val="none" w:sz="0" w:space="0" w:color="auto"/>
                <w:right w:val="none" w:sz="0" w:space="0" w:color="auto"/>
              </w:divBdr>
            </w:div>
            <w:div w:id="869220609">
              <w:marLeft w:val="0"/>
              <w:marRight w:val="0"/>
              <w:marTop w:val="0"/>
              <w:marBottom w:val="0"/>
              <w:divBdr>
                <w:top w:val="none" w:sz="0" w:space="0" w:color="auto"/>
                <w:left w:val="none" w:sz="0" w:space="0" w:color="auto"/>
                <w:bottom w:val="none" w:sz="0" w:space="0" w:color="auto"/>
                <w:right w:val="none" w:sz="0" w:space="0" w:color="auto"/>
              </w:divBdr>
            </w:div>
            <w:div w:id="869419803">
              <w:marLeft w:val="0"/>
              <w:marRight w:val="0"/>
              <w:marTop w:val="0"/>
              <w:marBottom w:val="0"/>
              <w:divBdr>
                <w:top w:val="none" w:sz="0" w:space="0" w:color="auto"/>
                <w:left w:val="none" w:sz="0" w:space="0" w:color="auto"/>
                <w:bottom w:val="none" w:sz="0" w:space="0" w:color="auto"/>
                <w:right w:val="none" w:sz="0" w:space="0" w:color="auto"/>
              </w:divBdr>
            </w:div>
            <w:div w:id="869492788">
              <w:marLeft w:val="0"/>
              <w:marRight w:val="0"/>
              <w:marTop w:val="0"/>
              <w:marBottom w:val="0"/>
              <w:divBdr>
                <w:top w:val="none" w:sz="0" w:space="0" w:color="auto"/>
                <w:left w:val="none" w:sz="0" w:space="0" w:color="auto"/>
                <w:bottom w:val="none" w:sz="0" w:space="0" w:color="auto"/>
                <w:right w:val="none" w:sz="0" w:space="0" w:color="auto"/>
              </w:divBdr>
            </w:div>
            <w:div w:id="870384375">
              <w:marLeft w:val="0"/>
              <w:marRight w:val="0"/>
              <w:marTop w:val="0"/>
              <w:marBottom w:val="0"/>
              <w:divBdr>
                <w:top w:val="none" w:sz="0" w:space="0" w:color="auto"/>
                <w:left w:val="none" w:sz="0" w:space="0" w:color="auto"/>
                <w:bottom w:val="none" w:sz="0" w:space="0" w:color="auto"/>
                <w:right w:val="none" w:sz="0" w:space="0" w:color="auto"/>
              </w:divBdr>
            </w:div>
            <w:div w:id="871114563">
              <w:marLeft w:val="0"/>
              <w:marRight w:val="0"/>
              <w:marTop w:val="0"/>
              <w:marBottom w:val="0"/>
              <w:divBdr>
                <w:top w:val="none" w:sz="0" w:space="0" w:color="auto"/>
                <w:left w:val="none" w:sz="0" w:space="0" w:color="auto"/>
                <w:bottom w:val="none" w:sz="0" w:space="0" w:color="auto"/>
                <w:right w:val="none" w:sz="0" w:space="0" w:color="auto"/>
              </w:divBdr>
            </w:div>
            <w:div w:id="871184914">
              <w:marLeft w:val="0"/>
              <w:marRight w:val="0"/>
              <w:marTop w:val="0"/>
              <w:marBottom w:val="0"/>
              <w:divBdr>
                <w:top w:val="none" w:sz="0" w:space="0" w:color="auto"/>
                <w:left w:val="none" w:sz="0" w:space="0" w:color="auto"/>
                <w:bottom w:val="none" w:sz="0" w:space="0" w:color="auto"/>
                <w:right w:val="none" w:sz="0" w:space="0" w:color="auto"/>
              </w:divBdr>
            </w:div>
            <w:div w:id="871266925">
              <w:marLeft w:val="0"/>
              <w:marRight w:val="0"/>
              <w:marTop w:val="0"/>
              <w:marBottom w:val="0"/>
              <w:divBdr>
                <w:top w:val="none" w:sz="0" w:space="0" w:color="auto"/>
                <w:left w:val="none" w:sz="0" w:space="0" w:color="auto"/>
                <w:bottom w:val="none" w:sz="0" w:space="0" w:color="auto"/>
                <w:right w:val="none" w:sz="0" w:space="0" w:color="auto"/>
              </w:divBdr>
            </w:div>
            <w:div w:id="872159134">
              <w:marLeft w:val="0"/>
              <w:marRight w:val="0"/>
              <w:marTop w:val="0"/>
              <w:marBottom w:val="0"/>
              <w:divBdr>
                <w:top w:val="none" w:sz="0" w:space="0" w:color="auto"/>
                <w:left w:val="none" w:sz="0" w:space="0" w:color="auto"/>
                <w:bottom w:val="none" w:sz="0" w:space="0" w:color="auto"/>
                <w:right w:val="none" w:sz="0" w:space="0" w:color="auto"/>
              </w:divBdr>
            </w:div>
            <w:div w:id="872304583">
              <w:marLeft w:val="0"/>
              <w:marRight w:val="0"/>
              <w:marTop w:val="0"/>
              <w:marBottom w:val="0"/>
              <w:divBdr>
                <w:top w:val="none" w:sz="0" w:space="0" w:color="auto"/>
                <w:left w:val="none" w:sz="0" w:space="0" w:color="auto"/>
                <w:bottom w:val="none" w:sz="0" w:space="0" w:color="auto"/>
                <w:right w:val="none" w:sz="0" w:space="0" w:color="auto"/>
              </w:divBdr>
            </w:div>
            <w:div w:id="872890036">
              <w:marLeft w:val="0"/>
              <w:marRight w:val="0"/>
              <w:marTop w:val="0"/>
              <w:marBottom w:val="0"/>
              <w:divBdr>
                <w:top w:val="none" w:sz="0" w:space="0" w:color="auto"/>
                <w:left w:val="none" w:sz="0" w:space="0" w:color="auto"/>
                <w:bottom w:val="none" w:sz="0" w:space="0" w:color="auto"/>
                <w:right w:val="none" w:sz="0" w:space="0" w:color="auto"/>
              </w:divBdr>
            </w:div>
            <w:div w:id="873882732">
              <w:marLeft w:val="0"/>
              <w:marRight w:val="0"/>
              <w:marTop w:val="0"/>
              <w:marBottom w:val="0"/>
              <w:divBdr>
                <w:top w:val="none" w:sz="0" w:space="0" w:color="auto"/>
                <w:left w:val="none" w:sz="0" w:space="0" w:color="auto"/>
                <w:bottom w:val="none" w:sz="0" w:space="0" w:color="auto"/>
                <w:right w:val="none" w:sz="0" w:space="0" w:color="auto"/>
              </w:divBdr>
            </w:div>
            <w:div w:id="874999548">
              <w:marLeft w:val="0"/>
              <w:marRight w:val="0"/>
              <w:marTop w:val="0"/>
              <w:marBottom w:val="0"/>
              <w:divBdr>
                <w:top w:val="none" w:sz="0" w:space="0" w:color="auto"/>
                <w:left w:val="none" w:sz="0" w:space="0" w:color="auto"/>
                <w:bottom w:val="none" w:sz="0" w:space="0" w:color="auto"/>
                <w:right w:val="none" w:sz="0" w:space="0" w:color="auto"/>
              </w:divBdr>
            </w:div>
            <w:div w:id="876085648">
              <w:marLeft w:val="0"/>
              <w:marRight w:val="0"/>
              <w:marTop w:val="0"/>
              <w:marBottom w:val="0"/>
              <w:divBdr>
                <w:top w:val="none" w:sz="0" w:space="0" w:color="auto"/>
                <w:left w:val="none" w:sz="0" w:space="0" w:color="auto"/>
                <w:bottom w:val="none" w:sz="0" w:space="0" w:color="auto"/>
                <w:right w:val="none" w:sz="0" w:space="0" w:color="auto"/>
              </w:divBdr>
            </w:div>
            <w:div w:id="882521514">
              <w:marLeft w:val="0"/>
              <w:marRight w:val="0"/>
              <w:marTop w:val="0"/>
              <w:marBottom w:val="0"/>
              <w:divBdr>
                <w:top w:val="none" w:sz="0" w:space="0" w:color="auto"/>
                <w:left w:val="none" w:sz="0" w:space="0" w:color="auto"/>
                <w:bottom w:val="none" w:sz="0" w:space="0" w:color="auto"/>
                <w:right w:val="none" w:sz="0" w:space="0" w:color="auto"/>
              </w:divBdr>
            </w:div>
            <w:div w:id="882714895">
              <w:marLeft w:val="0"/>
              <w:marRight w:val="0"/>
              <w:marTop w:val="0"/>
              <w:marBottom w:val="0"/>
              <w:divBdr>
                <w:top w:val="none" w:sz="0" w:space="0" w:color="auto"/>
                <w:left w:val="none" w:sz="0" w:space="0" w:color="auto"/>
                <w:bottom w:val="none" w:sz="0" w:space="0" w:color="auto"/>
                <w:right w:val="none" w:sz="0" w:space="0" w:color="auto"/>
              </w:divBdr>
            </w:div>
            <w:div w:id="883058028">
              <w:marLeft w:val="0"/>
              <w:marRight w:val="0"/>
              <w:marTop w:val="0"/>
              <w:marBottom w:val="0"/>
              <w:divBdr>
                <w:top w:val="none" w:sz="0" w:space="0" w:color="auto"/>
                <w:left w:val="none" w:sz="0" w:space="0" w:color="auto"/>
                <w:bottom w:val="none" w:sz="0" w:space="0" w:color="auto"/>
                <w:right w:val="none" w:sz="0" w:space="0" w:color="auto"/>
              </w:divBdr>
            </w:div>
            <w:div w:id="885795188">
              <w:marLeft w:val="0"/>
              <w:marRight w:val="0"/>
              <w:marTop w:val="0"/>
              <w:marBottom w:val="0"/>
              <w:divBdr>
                <w:top w:val="none" w:sz="0" w:space="0" w:color="auto"/>
                <w:left w:val="none" w:sz="0" w:space="0" w:color="auto"/>
                <w:bottom w:val="none" w:sz="0" w:space="0" w:color="auto"/>
                <w:right w:val="none" w:sz="0" w:space="0" w:color="auto"/>
              </w:divBdr>
            </w:div>
            <w:div w:id="887035227">
              <w:marLeft w:val="0"/>
              <w:marRight w:val="0"/>
              <w:marTop w:val="0"/>
              <w:marBottom w:val="0"/>
              <w:divBdr>
                <w:top w:val="none" w:sz="0" w:space="0" w:color="auto"/>
                <w:left w:val="none" w:sz="0" w:space="0" w:color="auto"/>
                <w:bottom w:val="none" w:sz="0" w:space="0" w:color="auto"/>
                <w:right w:val="none" w:sz="0" w:space="0" w:color="auto"/>
              </w:divBdr>
            </w:div>
            <w:div w:id="888150170">
              <w:marLeft w:val="0"/>
              <w:marRight w:val="0"/>
              <w:marTop w:val="0"/>
              <w:marBottom w:val="0"/>
              <w:divBdr>
                <w:top w:val="none" w:sz="0" w:space="0" w:color="auto"/>
                <w:left w:val="none" w:sz="0" w:space="0" w:color="auto"/>
                <w:bottom w:val="none" w:sz="0" w:space="0" w:color="auto"/>
                <w:right w:val="none" w:sz="0" w:space="0" w:color="auto"/>
              </w:divBdr>
            </w:div>
            <w:div w:id="888569455">
              <w:marLeft w:val="0"/>
              <w:marRight w:val="0"/>
              <w:marTop w:val="0"/>
              <w:marBottom w:val="0"/>
              <w:divBdr>
                <w:top w:val="none" w:sz="0" w:space="0" w:color="auto"/>
                <w:left w:val="none" w:sz="0" w:space="0" w:color="auto"/>
                <w:bottom w:val="none" w:sz="0" w:space="0" w:color="auto"/>
                <w:right w:val="none" w:sz="0" w:space="0" w:color="auto"/>
              </w:divBdr>
            </w:div>
            <w:div w:id="888996001">
              <w:marLeft w:val="0"/>
              <w:marRight w:val="0"/>
              <w:marTop w:val="0"/>
              <w:marBottom w:val="0"/>
              <w:divBdr>
                <w:top w:val="none" w:sz="0" w:space="0" w:color="auto"/>
                <w:left w:val="none" w:sz="0" w:space="0" w:color="auto"/>
                <w:bottom w:val="none" w:sz="0" w:space="0" w:color="auto"/>
                <w:right w:val="none" w:sz="0" w:space="0" w:color="auto"/>
              </w:divBdr>
            </w:div>
            <w:div w:id="889919805">
              <w:marLeft w:val="0"/>
              <w:marRight w:val="0"/>
              <w:marTop w:val="0"/>
              <w:marBottom w:val="0"/>
              <w:divBdr>
                <w:top w:val="none" w:sz="0" w:space="0" w:color="auto"/>
                <w:left w:val="none" w:sz="0" w:space="0" w:color="auto"/>
                <w:bottom w:val="none" w:sz="0" w:space="0" w:color="auto"/>
                <w:right w:val="none" w:sz="0" w:space="0" w:color="auto"/>
              </w:divBdr>
            </w:div>
            <w:div w:id="890968909">
              <w:marLeft w:val="0"/>
              <w:marRight w:val="0"/>
              <w:marTop w:val="0"/>
              <w:marBottom w:val="0"/>
              <w:divBdr>
                <w:top w:val="none" w:sz="0" w:space="0" w:color="auto"/>
                <w:left w:val="none" w:sz="0" w:space="0" w:color="auto"/>
                <w:bottom w:val="none" w:sz="0" w:space="0" w:color="auto"/>
                <w:right w:val="none" w:sz="0" w:space="0" w:color="auto"/>
              </w:divBdr>
            </w:div>
            <w:div w:id="891962013">
              <w:marLeft w:val="0"/>
              <w:marRight w:val="0"/>
              <w:marTop w:val="0"/>
              <w:marBottom w:val="0"/>
              <w:divBdr>
                <w:top w:val="none" w:sz="0" w:space="0" w:color="auto"/>
                <w:left w:val="none" w:sz="0" w:space="0" w:color="auto"/>
                <w:bottom w:val="none" w:sz="0" w:space="0" w:color="auto"/>
                <w:right w:val="none" w:sz="0" w:space="0" w:color="auto"/>
              </w:divBdr>
            </w:div>
            <w:div w:id="892040694">
              <w:marLeft w:val="0"/>
              <w:marRight w:val="0"/>
              <w:marTop w:val="0"/>
              <w:marBottom w:val="0"/>
              <w:divBdr>
                <w:top w:val="none" w:sz="0" w:space="0" w:color="auto"/>
                <w:left w:val="none" w:sz="0" w:space="0" w:color="auto"/>
                <w:bottom w:val="none" w:sz="0" w:space="0" w:color="auto"/>
                <w:right w:val="none" w:sz="0" w:space="0" w:color="auto"/>
              </w:divBdr>
            </w:div>
            <w:div w:id="892230490">
              <w:marLeft w:val="0"/>
              <w:marRight w:val="0"/>
              <w:marTop w:val="0"/>
              <w:marBottom w:val="0"/>
              <w:divBdr>
                <w:top w:val="none" w:sz="0" w:space="0" w:color="auto"/>
                <w:left w:val="none" w:sz="0" w:space="0" w:color="auto"/>
                <w:bottom w:val="none" w:sz="0" w:space="0" w:color="auto"/>
                <w:right w:val="none" w:sz="0" w:space="0" w:color="auto"/>
              </w:divBdr>
            </w:div>
            <w:div w:id="893394722">
              <w:marLeft w:val="0"/>
              <w:marRight w:val="0"/>
              <w:marTop w:val="0"/>
              <w:marBottom w:val="0"/>
              <w:divBdr>
                <w:top w:val="none" w:sz="0" w:space="0" w:color="auto"/>
                <w:left w:val="none" w:sz="0" w:space="0" w:color="auto"/>
                <w:bottom w:val="none" w:sz="0" w:space="0" w:color="auto"/>
                <w:right w:val="none" w:sz="0" w:space="0" w:color="auto"/>
              </w:divBdr>
            </w:div>
            <w:div w:id="893471287">
              <w:marLeft w:val="0"/>
              <w:marRight w:val="0"/>
              <w:marTop w:val="0"/>
              <w:marBottom w:val="0"/>
              <w:divBdr>
                <w:top w:val="none" w:sz="0" w:space="0" w:color="auto"/>
                <w:left w:val="none" w:sz="0" w:space="0" w:color="auto"/>
                <w:bottom w:val="none" w:sz="0" w:space="0" w:color="auto"/>
                <w:right w:val="none" w:sz="0" w:space="0" w:color="auto"/>
              </w:divBdr>
            </w:div>
            <w:div w:id="893735865">
              <w:marLeft w:val="0"/>
              <w:marRight w:val="0"/>
              <w:marTop w:val="0"/>
              <w:marBottom w:val="0"/>
              <w:divBdr>
                <w:top w:val="none" w:sz="0" w:space="0" w:color="auto"/>
                <w:left w:val="none" w:sz="0" w:space="0" w:color="auto"/>
                <w:bottom w:val="none" w:sz="0" w:space="0" w:color="auto"/>
                <w:right w:val="none" w:sz="0" w:space="0" w:color="auto"/>
              </w:divBdr>
            </w:div>
            <w:div w:id="894512114">
              <w:marLeft w:val="0"/>
              <w:marRight w:val="0"/>
              <w:marTop w:val="0"/>
              <w:marBottom w:val="0"/>
              <w:divBdr>
                <w:top w:val="none" w:sz="0" w:space="0" w:color="auto"/>
                <w:left w:val="none" w:sz="0" w:space="0" w:color="auto"/>
                <w:bottom w:val="none" w:sz="0" w:space="0" w:color="auto"/>
                <w:right w:val="none" w:sz="0" w:space="0" w:color="auto"/>
              </w:divBdr>
            </w:div>
            <w:div w:id="894706709">
              <w:marLeft w:val="0"/>
              <w:marRight w:val="0"/>
              <w:marTop w:val="0"/>
              <w:marBottom w:val="0"/>
              <w:divBdr>
                <w:top w:val="none" w:sz="0" w:space="0" w:color="auto"/>
                <w:left w:val="none" w:sz="0" w:space="0" w:color="auto"/>
                <w:bottom w:val="none" w:sz="0" w:space="0" w:color="auto"/>
                <w:right w:val="none" w:sz="0" w:space="0" w:color="auto"/>
              </w:divBdr>
            </w:div>
            <w:div w:id="897087821">
              <w:marLeft w:val="0"/>
              <w:marRight w:val="0"/>
              <w:marTop w:val="0"/>
              <w:marBottom w:val="0"/>
              <w:divBdr>
                <w:top w:val="none" w:sz="0" w:space="0" w:color="auto"/>
                <w:left w:val="none" w:sz="0" w:space="0" w:color="auto"/>
                <w:bottom w:val="none" w:sz="0" w:space="0" w:color="auto"/>
                <w:right w:val="none" w:sz="0" w:space="0" w:color="auto"/>
              </w:divBdr>
            </w:div>
            <w:div w:id="898980054">
              <w:marLeft w:val="0"/>
              <w:marRight w:val="0"/>
              <w:marTop w:val="0"/>
              <w:marBottom w:val="0"/>
              <w:divBdr>
                <w:top w:val="none" w:sz="0" w:space="0" w:color="auto"/>
                <w:left w:val="none" w:sz="0" w:space="0" w:color="auto"/>
                <w:bottom w:val="none" w:sz="0" w:space="0" w:color="auto"/>
                <w:right w:val="none" w:sz="0" w:space="0" w:color="auto"/>
              </w:divBdr>
            </w:div>
            <w:div w:id="900285322">
              <w:marLeft w:val="0"/>
              <w:marRight w:val="0"/>
              <w:marTop w:val="0"/>
              <w:marBottom w:val="0"/>
              <w:divBdr>
                <w:top w:val="none" w:sz="0" w:space="0" w:color="auto"/>
                <w:left w:val="none" w:sz="0" w:space="0" w:color="auto"/>
                <w:bottom w:val="none" w:sz="0" w:space="0" w:color="auto"/>
                <w:right w:val="none" w:sz="0" w:space="0" w:color="auto"/>
              </w:divBdr>
            </w:div>
            <w:div w:id="901217738">
              <w:marLeft w:val="0"/>
              <w:marRight w:val="0"/>
              <w:marTop w:val="0"/>
              <w:marBottom w:val="0"/>
              <w:divBdr>
                <w:top w:val="none" w:sz="0" w:space="0" w:color="auto"/>
                <w:left w:val="none" w:sz="0" w:space="0" w:color="auto"/>
                <w:bottom w:val="none" w:sz="0" w:space="0" w:color="auto"/>
                <w:right w:val="none" w:sz="0" w:space="0" w:color="auto"/>
              </w:divBdr>
            </w:div>
            <w:div w:id="902985427">
              <w:marLeft w:val="0"/>
              <w:marRight w:val="0"/>
              <w:marTop w:val="0"/>
              <w:marBottom w:val="0"/>
              <w:divBdr>
                <w:top w:val="none" w:sz="0" w:space="0" w:color="auto"/>
                <w:left w:val="none" w:sz="0" w:space="0" w:color="auto"/>
                <w:bottom w:val="none" w:sz="0" w:space="0" w:color="auto"/>
                <w:right w:val="none" w:sz="0" w:space="0" w:color="auto"/>
              </w:divBdr>
            </w:div>
            <w:div w:id="903099693">
              <w:marLeft w:val="0"/>
              <w:marRight w:val="0"/>
              <w:marTop w:val="0"/>
              <w:marBottom w:val="0"/>
              <w:divBdr>
                <w:top w:val="none" w:sz="0" w:space="0" w:color="auto"/>
                <w:left w:val="none" w:sz="0" w:space="0" w:color="auto"/>
                <w:bottom w:val="none" w:sz="0" w:space="0" w:color="auto"/>
                <w:right w:val="none" w:sz="0" w:space="0" w:color="auto"/>
              </w:divBdr>
            </w:div>
            <w:div w:id="903444728">
              <w:marLeft w:val="0"/>
              <w:marRight w:val="0"/>
              <w:marTop w:val="0"/>
              <w:marBottom w:val="0"/>
              <w:divBdr>
                <w:top w:val="none" w:sz="0" w:space="0" w:color="auto"/>
                <w:left w:val="none" w:sz="0" w:space="0" w:color="auto"/>
                <w:bottom w:val="none" w:sz="0" w:space="0" w:color="auto"/>
                <w:right w:val="none" w:sz="0" w:space="0" w:color="auto"/>
              </w:divBdr>
            </w:div>
            <w:div w:id="903836299">
              <w:marLeft w:val="0"/>
              <w:marRight w:val="0"/>
              <w:marTop w:val="0"/>
              <w:marBottom w:val="0"/>
              <w:divBdr>
                <w:top w:val="none" w:sz="0" w:space="0" w:color="auto"/>
                <w:left w:val="none" w:sz="0" w:space="0" w:color="auto"/>
                <w:bottom w:val="none" w:sz="0" w:space="0" w:color="auto"/>
                <w:right w:val="none" w:sz="0" w:space="0" w:color="auto"/>
              </w:divBdr>
            </w:div>
            <w:div w:id="905843723">
              <w:marLeft w:val="0"/>
              <w:marRight w:val="0"/>
              <w:marTop w:val="0"/>
              <w:marBottom w:val="0"/>
              <w:divBdr>
                <w:top w:val="none" w:sz="0" w:space="0" w:color="auto"/>
                <w:left w:val="none" w:sz="0" w:space="0" w:color="auto"/>
                <w:bottom w:val="none" w:sz="0" w:space="0" w:color="auto"/>
                <w:right w:val="none" w:sz="0" w:space="0" w:color="auto"/>
              </w:divBdr>
            </w:div>
            <w:div w:id="906038984">
              <w:marLeft w:val="0"/>
              <w:marRight w:val="0"/>
              <w:marTop w:val="0"/>
              <w:marBottom w:val="0"/>
              <w:divBdr>
                <w:top w:val="none" w:sz="0" w:space="0" w:color="auto"/>
                <w:left w:val="none" w:sz="0" w:space="0" w:color="auto"/>
                <w:bottom w:val="none" w:sz="0" w:space="0" w:color="auto"/>
                <w:right w:val="none" w:sz="0" w:space="0" w:color="auto"/>
              </w:divBdr>
            </w:div>
            <w:div w:id="906309128">
              <w:marLeft w:val="0"/>
              <w:marRight w:val="0"/>
              <w:marTop w:val="0"/>
              <w:marBottom w:val="0"/>
              <w:divBdr>
                <w:top w:val="none" w:sz="0" w:space="0" w:color="auto"/>
                <w:left w:val="none" w:sz="0" w:space="0" w:color="auto"/>
                <w:bottom w:val="none" w:sz="0" w:space="0" w:color="auto"/>
                <w:right w:val="none" w:sz="0" w:space="0" w:color="auto"/>
              </w:divBdr>
            </w:div>
            <w:div w:id="906498936">
              <w:marLeft w:val="0"/>
              <w:marRight w:val="0"/>
              <w:marTop w:val="0"/>
              <w:marBottom w:val="0"/>
              <w:divBdr>
                <w:top w:val="none" w:sz="0" w:space="0" w:color="auto"/>
                <w:left w:val="none" w:sz="0" w:space="0" w:color="auto"/>
                <w:bottom w:val="none" w:sz="0" w:space="0" w:color="auto"/>
                <w:right w:val="none" w:sz="0" w:space="0" w:color="auto"/>
              </w:divBdr>
            </w:div>
            <w:div w:id="906845154">
              <w:marLeft w:val="0"/>
              <w:marRight w:val="0"/>
              <w:marTop w:val="0"/>
              <w:marBottom w:val="0"/>
              <w:divBdr>
                <w:top w:val="none" w:sz="0" w:space="0" w:color="auto"/>
                <w:left w:val="none" w:sz="0" w:space="0" w:color="auto"/>
                <w:bottom w:val="none" w:sz="0" w:space="0" w:color="auto"/>
                <w:right w:val="none" w:sz="0" w:space="0" w:color="auto"/>
              </w:divBdr>
            </w:div>
            <w:div w:id="908810575">
              <w:marLeft w:val="0"/>
              <w:marRight w:val="0"/>
              <w:marTop w:val="0"/>
              <w:marBottom w:val="0"/>
              <w:divBdr>
                <w:top w:val="none" w:sz="0" w:space="0" w:color="auto"/>
                <w:left w:val="none" w:sz="0" w:space="0" w:color="auto"/>
                <w:bottom w:val="none" w:sz="0" w:space="0" w:color="auto"/>
                <w:right w:val="none" w:sz="0" w:space="0" w:color="auto"/>
              </w:divBdr>
            </w:div>
            <w:div w:id="910192668">
              <w:marLeft w:val="0"/>
              <w:marRight w:val="0"/>
              <w:marTop w:val="0"/>
              <w:marBottom w:val="0"/>
              <w:divBdr>
                <w:top w:val="none" w:sz="0" w:space="0" w:color="auto"/>
                <w:left w:val="none" w:sz="0" w:space="0" w:color="auto"/>
                <w:bottom w:val="none" w:sz="0" w:space="0" w:color="auto"/>
                <w:right w:val="none" w:sz="0" w:space="0" w:color="auto"/>
              </w:divBdr>
            </w:div>
            <w:div w:id="910504113">
              <w:marLeft w:val="0"/>
              <w:marRight w:val="0"/>
              <w:marTop w:val="0"/>
              <w:marBottom w:val="0"/>
              <w:divBdr>
                <w:top w:val="none" w:sz="0" w:space="0" w:color="auto"/>
                <w:left w:val="none" w:sz="0" w:space="0" w:color="auto"/>
                <w:bottom w:val="none" w:sz="0" w:space="0" w:color="auto"/>
                <w:right w:val="none" w:sz="0" w:space="0" w:color="auto"/>
              </w:divBdr>
            </w:div>
            <w:div w:id="910697629">
              <w:marLeft w:val="0"/>
              <w:marRight w:val="0"/>
              <w:marTop w:val="0"/>
              <w:marBottom w:val="0"/>
              <w:divBdr>
                <w:top w:val="none" w:sz="0" w:space="0" w:color="auto"/>
                <w:left w:val="none" w:sz="0" w:space="0" w:color="auto"/>
                <w:bottom w:val="none" w:sz="0" w:space="0" w:color="auto"/>
                <w:right w:val="none" w:sz="0" w:space="0" w:color="auto"/>
              </w:divBdr>
            </w:div>
            <w:div w:id="910773178">
              <w:marLeft w:val="0"/>
              <w:marRight w:val="0"/>
              <w:marTop w:val="0"/>
              <w:marBottom w:val="0"/>
              <w:divBdr>
                <w:top w:val="none" w:sz="0" w:space="0" w:color="auto"/>
                <w:left w:val="none" w:sz="0" w:space="0" w:color="auto"/>
                <w:bottom w:val="none" w:sz="0" w:space="0" w:color="auto"/>
                <w:right w:val="none" w:sz="0" w:space="0" w:color="auto"/>
              </w:divBdr>
            </w:div>
            <w:div w:id="911433353">
              <w:marLeft w:val="0"/>
              <w:marRight w:val="0"/>
              <w:marTop w:val="0"/>
              <w:marBottom w:val="0"/>
              <w:divBdr>
                <w:top w:val="none" w:sz="0" w:space="0" w:color="auto"/>
                <w:left w:val="none" w:sz="0" w:space="0" w:color="auto"/>
                <w:bottom w:val="none" w:sz="0" w:space="0" w:color="auto"/>
                <w:right w:val="none" w:sz="0" w:space="0" w:color="auto"/>
              </w:divBdr>
            </w:div>
            <w:div w:id="911814577">
              <w:marLeft w:val="0"/>
              <w:marRight w:val="0"/>
              <w:marTop w:val="0"/>
              <w:marBottom w:val="0"/>
              <w:divBdr>
                <w:top w:val="none" w:sz="0" w:space="0" w:color="auto"/>
                <w:left w:val="none" w:sz="0" w:space="0" w:color="auto"/>
                <w:bottom w:val="none" w:sz="0" w:space="0" w:color="auto"/>
                <w:right w:val="none" w:sz="0" w:space="0" w:color="auto"/>
              </w:divBdr>
            </w:div>
            <w:div w:id="912278933">
              <w:marLeft w:val="0"/>
              <w:marRight w:val="0"/>
              <w:marTop w:val="0"/>
              <w:marBottom w:val="0"/>
              <w:divBdr>
                <w:top w:val="none" w:sz="0" w:space="0" w:color="auto"/>
                <w:left w:val="none" w:sz="0" w:space="0" w:color="auto"/>
                <w:bottom w:val="none" w:sz="0" w:space="0" w:color="auto"/>
                <w:right w:val="none" w:sz="0" w:space="0" w:color="auto"/>
              </w:divBdr>
            </w:div>
            <w:div w:id="913658520">
              <w:marLeft w:val="0"/>
              <w:marRight w:val="0"/>
              <w:marTop w:val="0"/>
              <w:marBottom w:val="0"/>
              <w:divBdr>
                <w:top w:val="none" w:sz="0" w:space="0" w:color="auto"/>
                <w:left w:val="none" w:sz="0" w:space="0" w:color="auto"/>
                <w:bottom w:val="none" w:sz="0" w:space="0" w:color="auto"/>
                <w:right w:val="none" w:sz="0" w:space="0" w:color="auto"/>
              </w:divBdr>
            </w:div>
            <w:div w:id="914707929">
              <w:marLeft w:val="0"/>
              <w:marRight w:val="0"/>
              <w:marTop w:val="0"/>
              <w:marBottom w:val="0"/>
              <w:divBdr>
                <w:top w:val="none" w:sz="0" w:space="0" w:color="auto"/>
                <w:left w:val="none" w:sz="0" w:space="0" w:color="auto"/>
                <w:bottom w:val="none" w:sz="0" w:space="0" w:color="auto"/>
                <w:right w:val="none" w:sz="0" w:space="0" w:color="auto"/>
              </w:divBdr>
            </w:div>
            <w:div w:id="915896701">
              <w:marLeft w:val="0"/>
              <w:marRight w:val="0"/>
              <w:marTop w:val="0"/>
              <w:marBottom w:val="0"/>
              <w:divBdr>
                <w:top w:val="none" w:sz="0" w:space="0" w:color="auto"/>
                <w:left w:val="none" w:sz="0" w:space="0" w:color="auto"/>
                <w:bottom w:val="none" w:sz="0" w:space="0" w:color="auto"/>
                <w:right w:val="none" w:sz="0" w:space="0" w:color="auto"/>
              </w:divBdr>
            </w:div>
            <w:div w:id="917247835">
              <w:marLeft w:val="0"/>
              <w:marRight w:val="0"/>
              <w:marTop w:val="0"/>
              <w:marBottom w:val="0"/>
              <w:divBdr>
                <w:top w:val="none" w:sz="0" w:space="0" w:color="auto"/>
                <w:left w:val="none" w:sz="0" w:space="0" w:color="auto"/>
                <w:bottom w:val="none" w:sz="0" w:space="0" w:color="auto"/>
                <w:right w:val="none" w:sz="0" w:space="0" w:color="auto"/>
              </w:divBdr>
            </w:div>
            <w:div w:id="919363164">
              <w:marLeft w:val="0"/>
              <w:marRight w:val="0"/>
              <w:marTop w:val="0"/>
              <w:marBottom w:val="0"/>
              <w:divBdr>
                <w:top w:val="none" w:sz="0" w:space="0" w:color="auto"/>
                <w:left w:val="none" w:sz="0" w:space="0" w:color="auto"/>
                <w:bottom w:val="none" w:sz="0" w:space="0" w:color="auto"/>
                <w:right w:val="none" w:sz="0" w:space="0" w:color="auto"/>
              </w:divBdr>
            </w:div>
            <w:div w:id="920143285">
              <w:marLeft w:val="0"/>
              <w:marRight w:val="0"/>
              <w:marTop w:val="0"/>
              <w:marBottom w:val="0"/>
              <w:divBdr>
                <w:top w:val="none" w:sz="0" w:space="0" w:color="auto"/>
                <w:left w:val="none" w:sz="0" w:space="0" w:color="auto"/>
                <w:bottom w:val="none" w:sz="0" w:space="0" w:color="auto"/>
                <w:right w:val="none" w:sz="0" w:space="0" w:color="auto"/>
              </w:divBdr>
            </w:div>
            <w:div w:id="920793558">
              <w:marLeft w:val="0"/>
              <w:marRight w:val="0"/>
              <w:marTop w:val="0"/>
              <w:marBottom w:val="0"/>
              <w:divBdr>
                <w:top w:val="none" w:sz="0" w:space="0" w:color="auto"/>
                <w:left w:val="none" w:sz="0" w:space="0" w:color="auto"/>
                <w:bottom w:val="none" w:sz="0" w:space="0" w:color="auto"/>
                <w:right w:val="none" w:sz="0" w:space="0" w:color="auto"/>
              </w:divBdr>
            </w:div>
            <w:div w:id="920799804">
              <w:marLeft w:val="0"/>
              <w:marRight w:val="0"/>
              <w:marTop w:val="0"/>
              <w:marBottom w:val="0"/>
              <w:divBdr>
                <w:top w:val="none" w:sz="0" w:space="0" w:color="auto"/>
                <w:left w:val="none" w:sz="0" w:space="0" w:color="auto"/>
                <w:bottom w:val="none" w:sz="0" w:space="0" w:color="auto"/>
                <w:right w:val="none" w:sz="0" w:space="0" w:color="auto"/>
              </w:divBdr>
            </w:div>
            <w:div w:id="922106768">
              <w:marLeft w:val="0"/>
              <w:marRight w:val="0"/>
              <w:marTop w:val="0"/>
              <w:marBottom w:val="0"/>
              <w:divBdr>
                <w:top w:val="none" w:sz="0" w:space="0" w:color="auto"/>
                <w:left w:val="none" w:sz="0" w:space="0" w:color="auto"/>
                <w:bottom w:val="none" w:sz="0" w:space="0" w:color="auto"/>
                <w:right w:val="none" w:sz="0" w:space="0" w:color="auto"/>
              </w:divBdr>
            </w:div>
            <w:div w:id="922568412">
              <w:marLeft w:val="0"/>
              <w:marRight w:val="0"/>
              <w:marTop w:val="0"/>
              <w:marBottom w:val="0"/>
              <w:divBdr>
                <w:top w:val="none" w:sz="0" w:space="0" w:color="auto"/>
                <w:left w:val="none" w:sz="0" w:space="0" w:color="auto"/>
                <w:bottom w:val="none" w:sz="0" w:space="0" w:color="auto"/>
                <w:right w:val="none" w:sz="0" w:space="0" w:color="auto"/>
              </w:divBdr>
            </w:div>
            <w:div w:id="923149563">
              <w:marLeft w:val="0"/>
              <w:marRight w:val="0"/>
              <w:marTop w:val="0"/>
              <w:marBottom w:val="0"/>
              <w:divBdr>
                <w:top w:val="none" w:sz="0" w:space="0" w:color="auto"/>
                <w:left w:val="none" w:sz="0" w:space="0" w:color="auto"/>
                <w:bottom w:val="none" w:sz="0" w:space="0" w:color="auto"/>
                <w:right w:val="none" w:sz="0" w:space="0" w:color="auto"/>
              </w:divBdr>
            </w:div>
            <w:div w:id="923224842">
              <w:marLeft w:val="0"/>
              <w:marRight w:val="0"/>
              <w:marTop w:val="0"/>
              <w:marBottom w:val="0"/>
              <w:divBdr>
                <w:top w:val="none" w:sz="0" w:space="0" w:color="auto"/>
                <w:left w:val="none" w:sz="0" w:space="0" w:color="auto"/>
                <w:bottom w:val="none" w:sz="0" w:space="0" w:color="auto"/>
                <w:right w:val="none" w:sz="0" w:space="0" w:color="auto"/>
              </w:divBdr>
            </w:div>
            <w:div w:id="923881379">
              <w:marLeft w:val="0"/>
              <w:marRight w:val="0"/>
              <w:marTop w:val="0"/>
              <w:marBottom w:val="0"/>
              <w:divBdr>
                <w:top w:val="none" w:sz="0" w:space="0" w:color="auto"/>
                <w:left w:val="none" w:sz="0" w:space="0" w:color="auto"/>
                <w:bottom w:val="none" w:sz="0" w:space="0" w:color="auto"/>
                <w:right w:val="none" w:sz="0" w:space="0" w:color="auto"/>
              </w:divBdr>
            </w:div>
            <w:div w:id="924344004">
              <w:marLeft w:val="0"/>
              <w:marRight w:val="0"/>
              <w:marTop w:val="0"/>
              <w:marBottom w:val="0"/>
              <w:divBdr>
                <w:top w:val="none" w:sz="0" w:space="0" w:color="auto"/>
                <w:left w:val="none" w:sz="0" w:space="0" w:color="auto"/>
                <w:bottom w:val="none" w:sz="0" w:space="0" w:color="auto"/>
                <w:right w:val="none" w:sz="0" w:space="0" w:color="auto"/>
              </w:divBdr>
            </w:div>
            <w:div w:id="924798077">
              <w:marLeft w:val="0"/>
              <w:marRight w:val="0"/>
              <w:marTop w:val="0"/>
              <w:marBottom w:val="0"/>
              <w:divBdr>
                <w:top w:val="none" w:sz="0" w:space="0" w:color="auto"/>
                <w:left w:val="none" w:sz="0" w:space="0" w:color="auto"/>
                <w:bottom w:val="none" w:sz="0" w:space="0" w:color="auto"/>
                <w:right w:val="none" w:sz="0" w:space="0" w:color="auto"/>
              </w:divBdr>
            </w:div>
            <w:div w:id="925116043">
              <w:marLeft w:val="0"/>
              <w:marRight w:val="0"/>
              <w:marTop w:val="0"/>
              <w:marBottom w:val="0"/>
              <w:divBdr>
                <w:top w:val="none" w:sz="0" w:space="0" w:color="auto"/>
                <w:left w:val="none" w:sz="0" w:space="0" w:color="auto"/>
                <w:bottom w:val="none" w:sz="0" w:space="0" w:color="auto"/>
                <w:right w:val="none" w:sz="0" w:space="0" w:color="auto"/>
              </w:divBdr>
            </w:div>
            <w:div w:id="925530170">
              <w:marLeft w:val="0"/>
              <w:marRight w:val="0"/>
              <w:marTop w:val="0"/>
              <w:marBottom w:val="0"/>
              <w:divBdr>
                <w:top w:val="none" w:sz="0" w:space="0" w:color="auto"/>
                <w:left w:val="none" w:sz="0" w:space="0" w:color="auto"/>
                <w:bottom w:val="none" w:sz="0" w:space="0" w:color="auto"/>
                <w:right w:val="none" w:sz="0" w:space="0" w:color="auto"/>
              </w:divBdr>
            </w:div>
            <w:div w:id="926966140">
              <w:marLeft w:val="0"/>
              <w:marRight w:val="0"/>
              <w:marTop w:val="0"/>
              <w:marBottom w:val="0"/>
              <w:divBdr>
                <w:top w:val="none" w:sz="0" w:space="0" w:color="auto"/>
                <w:left w:val="none" w:sz="0" w:space="0" w:color="auto"/>
                <w:bottom w:val="none" w:sz="0" w:space="0" w:color="auto"/>
                <w:right w:val="none" w:sz="0" w:space="0" w:color="auto"/>
              </w:divBdr>
            </w:div>
            <w:div w:id="927151380">
              <w:marLeft w:val="0"/>
              <w:marRight w:val="0"/>
              <w:marTop w:val="0"/>
              <w:marBottom w:val="0"/>
              <w:divBdr>
                <w:top w:val="none" w:sz="0" w:space="0" w:color="auto"/>
                <w:left w:val="none" w:sz="0" w:space="0" w:color="auto"/>
                <w:bottom w:val="none" w:sz="0" w:space="0" w:color="auto"/>
                <w:right w:val="none" w:sz="0" w:space="0" w:color="auto"/>
              </w:divBdr>
            </w:div>
            <w:div w:id="930158805">
              <w:marLeft w:val="0"/>
              <w:marRight w:val="0"/>
              <w:marTop w:val="0"/>
              <w:marBottom w:val="0"/>
              <w:divBdr>
                <w:top w:val="none" w:sz="0" w:space="0" w:color="auto"/>
                <w:left w:val="none" w:sz="0" w:space="0" w:color="auto"/>
                <w:bottom w:val="none" w:sz="0" w:space="0" w:color="auto"/>
                <w:right w:val="none" w:sz="0" w:space="0" w:color="auto"/>
              </w:divBdr>
            </w:div>
            <w:div w:id="933779035">
              <w:marLeft w:val="0"/>
              <w:marRight w:val="0"/>
              <w:marTop w:val="0"/>
              <w:marBottom w:val="0"/>
              <w:divBdr>
                <w:top w:val="none" w:sz="0" w:space="0" w:color="auto"/>
                <w:left w:val="none" w:sz="0" w:space="0" w:color="auto"/>
                <w:bottom w:val="none" w:sz="0" w:space="0" w:color="auto"/>
                <w:right w:val="none" w:sz="0" w:space="0" w:color="auto"/>
              </w:divBdr>
            </w:div>
            <w:div w:id="934245430">
              <w:marLeft w:val="0"/>
              <w:marRight w:val="0"/>
              <w:marTop w:val="0"/>
              <w:marBottom w:val="0"/>
              <w:divBdr>
                <w:top w:val="none" w:sz="0" w:space="0" w:color="auto"/>
                <w:left w:val="none" w:sz="0" w:space="0" w:color="auto"/>
                <w:bottom w:val="none" w:sz="0" w:space="0" w:color="auto"/>
                <w:right w:val="none" w:sz="0" w:space="0" w:color="auto"/>
              </w:divBdr>
            </w:div>
            <w:div w:id="934939919">
              <w:marLeft w:val="0"/>
              <w:marRight w:val="0"/>
              <w:marTop w:val="0"/>
              <w:marBottom w:val="0"/>
              <w:divBdr>
                <w:top w:val="none" w:sz="0" w:space="0" w:color="auto"/>
                <w:left w:val="none" w:sz="0" w:space="0" w:color="auto"/>
                <w:bottom w:val="none" w:sz="0" w:space="0" w:color="auto"/>
                <w:right w:val="none" w:sz="0" w:space="0" w:color="auto"/>
              </w:divBdr>
            </w:div>
            <w:div w:id="937056583">
              <w:marLeft w:val="0"/>
              <w:marRight w:val="0"/>
              <w:marTop w:val="0"/>
              <w:marBottom w:val="0"/>
              <w:divBdr>
                <w:top w:val="none" w:sz="0" w:space="0" w:color="auto"/>
                <w:left w:val="none" w:sz="0" w:space="0" w:color="auto"/>
                <w:bottom w:val="none" w:sz="0" w:space="0" w:color="auto"/>
                <w:right w:val="none" w:sz="0" w:space="0" w:color="auto"/>
              </w:divBdr>
            </w:div>
            <w:div w:id="937298394">
              <w:marLeft w:val="0"/>
              <w:marRight w:val="0"/>
              <w:marTop w:val="0"/>
              <w:marBottom w:val="0"/>
              <w:divBdr>
                <w:top w:val="none" w:sz="0" w:space="0" w:color="auto"/>
                <w:left w:val="none" w:sz="0" w:space="0" w:color="auto"/>
                <w:bottom w:val="none" w:sz="0" w:space="0" w:color="auto"/>
                <w:right w:val="none" w:sz="0" w:space="0" w:color="auto"/>
              </w:divBdr>
            </w:div>
            <w:div w:id="938835742">
              <w:marLeft w:val="0"/>
              <w:marRight w:val="0"/>
              <w:marTop w:val="0"/>
              <w:marBottom w:val="0"/>
              <w:divBdr>
                <w:top w:val="none" w:sz="0" w:space="0" w:color="auto"/>
                <w:left w:val="none" w:sz="0" w:space="0" w:color="auto"/>
                <w:bottom w:val="none" w:sz="0" w:space="0" w:color="auto"/>
                <w:right w:val="none" w:sz="0" w:space="0" w:color="auto"/>
              </w:divBdr>
            </w:div>
            <w:div w:id="939989171">
              <w:marLeft w:val="0"/>
              <w:marRight w:val="0"/>
              <w:marTop w:val="0"/>
              <w:marBottom w:val="0"/>
              <w:divBdr>
                <w:top w:val="none" w:sz="0" w:space="0" w:color="auto"/>
                <w:left w:val="none" w:sz="0" w:space="0" w:color="auto"/>
                <w:bottom w:val="none" w:sz="0" w:space="0" w:color="auto"/>
                <w:right w:val="none" w:sz="0" w:space="0" w:color="auto"/>
              </w:divBdr>
            </w:div>
            <w:div w:id="940337137">
              <w:marLeft w:val="0"/>
              <w:marRight w:val="0"/>
              <w:marTop w:val="0"/>
              <w:marBottom w:val="0"/>
              <w:divBdr>
                <w:top w:val="none" w:sz="0" w:space="0" w:color="auto"/>
                <w:left w:val="none" w:sz="0" w:space="0" w:color="auto"/>
                <w:bottom w:val="none" w:sz="0" w:space="0" w:color="auto"/>
                <w:right w:val="none" w:sz="0" w:space="0" w:color="auto"/>
              </w:divBdr>
            </w:div>
            <w:div w:id="941842017">
              <w:marLeft w:val="0"/>
              <w:marRight w:val="0"/>
              <w:marTop w:val="0"/>
              <w:marBottom w:val="0"/>
              <w:divBdr>
                <w:top w:val="none" w:sz="0" w:space="0" w:color="auto"/>
                <w:left w:val="none" w:sz="0" w:space="0" w:color="auto"/>
                <w:bottom w:val="none" w:sz="0" w:space="0" w:color="auto"/>
                <w:right w:val="none" w:sz="0" w:space="0" w:color="auto"/>
              </w:divBdr>
            </w:div>
            <w:div w:id="942608629">
              <w:marLeft w:val="0"/>
              <w:marRight w:val="0"/>
              <w:marTop w:val="0"/>
              <w:marBottom w:val="0"/>
              <w:divBdr>
                <w:top w:val="none" w:sz="0" w:space="0" w:color="auto"/>
                <w:left w:val="none" w:sz="0" w:space="0" w:color="auto"/>
                <w:bottom w:val="none" w:sz="0" w:space="0" w:color="auto"/>
                <w:right w:val="none" w:sz="0" w:space="0" w:color="auto"/>
              </w:divBdr>
            </w:div>
            <w:div w:id="943541595">
              <w:marLeft w:val="0"/>
              <w:marRight w:val="0"/>
              <w:marTop w:val="0"/>
              <w:marBottom w:val="0"/>
              <w:divBdr>
                <w:top w:val="none" w:sz="0" w:space="0" w:color="auto"/>
                <w:left w:val="none" w:sz="0" w:space="0" w:color="auto"/>
                <w:bottom w:val="none" w:sz="0" w:space="0" w:color="auto"/>
                <w:right w:val="none" w:sz="0" w:space="0" w:color="auto"/>
              </w:divBdr>
            </w:div>
            <w:div w:id="943685492">
              <w:marLeft w:val="0"/>
              <w:marRight w:val="0"/>
              <w:marTop w:val="0"/>
              <w:marBottom w:val="0"/>
              <w:divBdr>
                <w:top w:val="none" w:sz="0" w:space="0" w:color="auto"/>
                <w:left w:val="none" w:sz="0" w:space="0" w:color="auto"/>
                <w:bottom w:val="none" w:sz="0" w:space="0" w:color="auto"/>
                <w:right w:val="none" w:sz="0" w:space="0" w:color="auto"/>
              </w:divBdr>
            </w:div>
            <w:div w:id="944381812">
              <w:marLeft w:val="0"/>
              <w:marRight w:val="0"/>
              <w:marTop w:val="0"/>
              <w:marBottom w:val="0"/>
              <w:divBdr>
                <w:top w:val="none" w:sz="0" w:space="0" w:color="auto"/>
                <w:left w:val="none" w:sz="0" w:space="0" w:color="auto"/>
                <w:bottom w:val="none" w:sz="0" w:space="0" w:color="auto"/>
                <w:right w:val="none" w:sz="0" w:space="0" w:color="auto"/>
              </w:divBdr>
            </w:div>
            <w:div w:id="944724911">
              <w:marLeft w:val="0"/>
              <w:marRight w:val="0"/>
              <w:marTop w:val="0"/>
              <w:marBottom w:val="0"/>
              <w:divBdr>
                <w:top w:val="none" w:sz="0" w:space="0" w:color="auto"/>
                <w:left w:val="none" w:sz="0" w:space="0" w:color="auto"/>
                <w:bottom w:val="none" w:sz="0" w:space="0" w:color="auto"/>
                <w:right w:val="none" w:sz="0" w:space="0" w:color="auto"/>
              </w:divBdr>
            </w:div>
            <w:div w:id="945236802">
              <w:marLeft w:val="0"/>
              <w:marRight w:val="0"/>
              <w:marTop w:val="0"/>
              <w:marBottom w:val="0"/>
              <w:divBdr>
                <w:top w:val="none" w:sz="0" w:space="0" w:color="auto"/>
                <w:left w:val="none" w:sz="0" w:space="0" w:color="auto"/>
                <w:bottom w:val="none" w:sz="0" w:space="0" w:color="auto"/>
                <w:right w:val="none" w:sz="0" w:space="0" w:color="auto"/>
              </w:divBdr>
            </w:div>
            <w:div w:id="945697315">
              <w:marLeft w:val="0"/>
              <w:marRight w:val="0"/>
              <w:marTop w:val="0"/>
              <w:marBottom w:val="0"/>
              <w:divBdr>
                <w:top w:val="none" w:sz="0" w:space="0" w:color="auto"/>
                <w:left w:val="none" w:sz="0" w:space="0" w:color="auto"/>
                <w:bottom w:val="none" w:sz="0" w:space="0" w:color="auto"/>
                <w:right w:val="none" w:sz="0" w:space="0" w:color="auto"/>
              </w:divBdr>
            </w:div>
            <w:div w:id="947274400">
              <w:marLeft w:val="0"/>
              <w:marRight w:val="0"/>
              <w:marTop w:val="0"/>
              <w:marBottom w:val="0"/>
              <w:divBdr>
                <w:top w:val="none" w:sz="0" w:space="0" w:color="auto"/>
                <w:left w:val="none" w:sz="0" w:space="0" w:color="auto"/>
                <w:bottom w:val="none" w:sz="0" w:space="0" w:color="auto"/>
                <w:right w:val="none" w:sz="0" w:space="0" w:color="auto"/>
              </w:divBdr>
            </w:div>
            <w:div w:id="948781012">
              <w:marLeft w:val="0"/>
              <w:marRight w:val="0"/>
              <w:marTop w:val="0"/>
              <w:marBottom w:val="0"/>
              <w:divBdr>
                <w:top w:val="none" w:sz="0" w:space="0" w:color="auto"/>
                <w:left w:val="none" w:sz="0" w:space="0" w:color="auto"/>
                <w:bottom w:val="none" w:sz="0" w:space="0" w:color="auto"/>
                <w:right w:val="none" w:sz="0" w:space="0" w:color="auto"/>
              </w:divBdr>
            </w:div>
            <w:div w:id="952592155">
              <w:marLeft w:val="0"/>
              <w:marRight w:val="0"/>
              <w:marTop w:val="0"/>
              <w:marBottom w:val="0"/>
              <w:divBdr>
                <w:top w:val="none" w:sz="0" w:space="0" w:color="auto"/>
                <w:left w:val="none" w:sz="0" w:space="0" w:color="auto"/>
                <w:bottom w:val="none" w:sz="0" w:space="0" w:color="auto"/>
                <w:right w:val="none" w:sz="0" w:space="0" w:color="auto"/>
              </w:divBdr>
            </w:div>
            <w:div w:id="953170097">
              <w:marLeft w:val="0"/>
              <w:marRight w:val="0"/>
              <w:marTop w:val="0"/>
              <w:marBottom w:val="0"/>
              <w:divBdr>
                <w:top w:val="none" w:sz="0" w:space="0" w:color="auto"/>
                <w:left w:val="none" w:sz="0" w:space="0" w:color="auto"/>
                <w:bottom w:val="none" w:sz="0" w:space="0" w:color="auto"/>
                <w:right w:val="none" w:sz="0" w:space="0" w:color="auto"/>
              </w:divBdr>
            </w:div>
            <w:div w:id="953174321">
              <w:marLeft w:val="0"/>
              <w:marRight w:val="0"/>
              <w:marTop w:val="0"/>
              <w:marBottom w:val="0"/>
              <w:divBdr>
                <w:top w:val="none" w:sz="0" w:space="0" w:color="auto"/>
                <w:left w:val="none" w:sz="0" w:space="0" w:color="auto"/>
                <w:bottom w:val="none" w:sz="0" w:space="0" w:color="auto"/>
                <w:right w:val="none" w:sz="0" w:space="0" w:color="auto"/>
              </w:divBdr>
            </w:div>
            <w:div w:id="953436693">
              <w:marLeft w:val="0"/>
              <w:marRight w:val="0"/>
              <w:marTop w:val="0"/>
              <w:marBottom w:val="0"/>
              <w:divBdr>
                <w:top w:val="none" w:sz="0" w:space="0" w:color="auto"/>
                <w:left w:val="none" w:sz="0" w:space="0" w:color="auto"/>
                <w:bottom w:val="none" w:sz="0" w:space="0" w:color="auto"/>
                <w:right w:val="none" w:sz="0" w:space="0" w:color="auto"/>
              </w:divBdr>
            </w:div>
            <w:div w:id="953945735">
              <w:marLeft w:val="0"/>
              <w:marRight w:val="0"/>
              <w:marTop w:val="0"/>
              <w:marBottom w:val="0"/>
              <w:divBdr>
                <w:top w:val="none" w:sz="0" w:space="0" w:color="auto"/>
                <w:left w:val="none" w:sz="0" w:space="0" w:color="auto"/>
                <w:bottom w:val="none" w:sz="0" w:space="0" w:color="auto"/>
                <w:right w:val="none" w:sz="0" w:space="0" w:color="auto"/>
              </w:divBdr>
              <w:divsChild>
                <w:div w:id="788357455">
                  <w:marLeft w:val="0"/>
                  <w:marRight w:val="0"/>
                  <w:marTop w:val="0"/>
                  <w:marBottom w:val="0"/>
                  <w:divBdr>
                    <w:top w:val="none" w:sz="0" w:space="0" w:color="auto"/>
                    <w:left w:val="none" w:sz="0" w:space="0" w:color="auto"/>
                    <w:bottom w:val="none" w:sz="0" w:space="0" w:color="auto"/>
                    <w:right w:val="none" w:sz="0" w:space="0" w:color="auto"/>
                  </w:divBdr>
                </w:div>
                <w:div w:id="1115321730">
                  <w:marLeft w:val="0"/>
                  <w:marRight w:val="0"/>
                  <w:marTop w:val="0"/>
                  <w:marBottom w:val="0"/>
                  <w:divBdr>
                    <w:top w:val="none" w:sz="0" w:space="0" w:color="auto"/>
                    <w:left w:val="none" w:sz="0" w:space="0" w:color="auto"/>
                    <w:bottom w:val="none" w:sz="0" w:space="0" w:color="auto"/>
                    <w:right w:val="none" w:sz="0" w:space="0" w:color="auto"/>
                  </w:divBdr>
                </w:div>
              </w:divsChild>
            </w:div>
            <w:div w:id="954681310">
              <w:marLeft w:val="0"/>
              <w:marRight w:val="0"/>
              <w:marTop w:val="0"/>
              <w:marBottom w:val="0"/>
              <w:divBdr>
                <w:top w:val="none" w:sz="0" w:space="0" w:color="auto"/>
                <w:left w:val="none" w:sz="0" w:space="0" w:color="auto"/>
                <w:bottom w:val="none" w:sz="0" w:space="0" w:color="auto"/>
                <w:right w:val="none" w:sz="0" w:space="0" w:color="auto"/>
              </w:divBdr>
            </w:div>
            <w:div w:id="955986104">
              <w:marLeft w:val="0"/>
              <w:marRight w:val="0"/>
              <w:marTop w:val="0"/>
              <w:marBottom w:val="0"/>
              <w:divBdr>
                <w:top w:val="none" w:sz="0" w:space="0" w:color="auto"/>
                <w:left w:val="none" w:sz="0" w:space="0" w:color="auto"/>
                <w:bottom w:val="none" w:sz="0" w:space="0" w:color="auto"/>
                <w:right w:val="none" w:sz="0" w:space="0" w:color="auto"/>
              </w:divBdr>
            </w:div>
            <w:div w:id="956764142">
              <w:marLeft w:val="0"/>
              <w:marRight w:val="0"/>
              <w:marTop w:val="0"/>
              <w:marBottom w:val="0"/>
              <w:divBdr>
                <w:top w:val="none" w:sz="0" w:space="0" w:color="auto"/>
                <w:left w:val="none" w:sz="0" w:space="0" w:color="auto"/>
                <w:bottom w:val="none" w:sz="0" w:space="0" w:color="auto"/>
                <w:right w:val="none" w:sz="0" w:space="0" w:color="auto"/>
              </w:divBdr>
            </w:div>
            <w:div w:id="956792487">
              <w:marLeft w:val="0"/>
              <w:marRight w:val="0"/>
              <w:marTop w:val="0"/>
              <w:marBottom w:val="0"/>
              <w:divBdr>
                <w:top w:val="none" w:sz="0" w:space="0" w:color="auto"/>
                <w:left w:val="none" w:sz="0" w:space="0" w:color="auto"/>
                <w:bottom w:val="none" w:sz="0" w:space="0" w:color="auto"/>
                <w:right w:val="none" w:sz="0" w:space="0" w:color="auto"/>
              </w:divBdr>
            </w:div>
            <w:div w:id="959146860">
              <w:marLeft w:val="0"/>
              <w:marRight w:val="0"/>
              <w:marTop w:val="0"/>
              <w:marBottom w:val="0"/>
              <w:divBdr>
                <w:top w:val="none" w:sz="0" w:space="0" w:color="auto"/>
                <w:left w:val="none" w:sz="0" w:space="0" w:color="auto"/>
                <w:bottom w:val="none" w:sz="0" w:space="0" w:color="auto"/>
                <w:right w:val="none" w:sz="0" w:space="0" w:color="auto"/>
              </w:divBdr>
            </w:div>
            <w:div w:id="959993095">
              <w:marLeft w:val="0"/>
              <w:marRight w:val="0"/>
              <w:marTop w:val="0"/>
              <w:marBottom w:val="0"/>
              <w:divBdr>
                <w:top w:val="none" w:sz="0" w:space="0" w:color="auto"/>
                <w:left w:val="none" w:sz="0" w:space="0" w:color="auto"/>
                <w:bottom w:val="none" w:sz="0" w:space="0" w:color="auto"/>
                <w:right w:val="none" w:sz="0" w:space="0" w:color="auto"/>
              </w:divBdr>
            </w:div>
            <w:div w:id="961688584">
              <w:marLeft w:val="0"/>
              <w:marRight w:val="0"/>
              <w:marTop w:val="0"/>
              <w:marBottom w:val="0"/>
              <w:divBdr>
                <w:top w:val="none" w:sz="0" w:space="0" w:color="auto"/>
                <w:left w:val="none" w:sz="0" w:space="0" w:color="auto"/>
                <w:bottom w:val="none" w:sz="0" w:space="0" w:color="auto"/>
                <w:right w:val="none" w:sz="0" w:space="0" w:color="auto"/>
              </w:divBdr>
            </w:div>
            <w:div w:id="961881920">
              <w:marLeft w:val="0"/>
              <w:marRight w:val="0"/>
              <w:marTop w:val="0"/>
              <w:marBottom w:val="0"/>
              <w:divBdr>
                <w:top w:val="none" w:sz="0" w:space="0" w:color="auto"/>
                <w:left w:val="none" w:sz="0" w:space="0" w:color="auto"/>
                <w:bottom w:val="none" w:sz="0" w:space="0" w:color="auto"/>
                <w:right w:val="none" w:sz="0" w:space="0" w:color="auto"/>
              </w:divBdr>
            </w:div>
            <w:div w:id="962007123">
              <w:marLeft w:val="0"/>
              <w:marRight w:val="0"/>
              <w:marTop w:val="0"/>
              <w:marBottom w:val="0"/>
              <w:divBdr>
                <w:top w:val="none" w:sz="0" w:space="0" w:color="auto"/>
                <w:left w:val="none" w:sz="0" w:space="0" w:color="auto"/>
                <w:bottom w:val="none" w:sz="0" w:space="0" w:color="auto"/>
                <w:right w:val="none" w:sz="0" w:space="0" w:color="auto"/>
              </w:divBdr>
            </w:div>
            <w:div w:id="962150011">
              <w:marLeft w:val="0"/>
              <w:marRight w:val="0"/>
              <w:marTop w:val="0"/>
              <w:marBottom w:val="0"/>
              <w:divBdr>
                <w:top w:val="none" w:sz="0" w:space="0" w:color="auto"/>
                <w:left w:val="none" w:sz="0" w:space="0" w:color="auto"/>
                <w:bottom w:val="none" w:sz="0" w:space="0" w:color="auto"/>
                <w:right w:val="none" w:sz="0" w:space="0" w:color="auto"/>
              </w:divBdr>
            </w:div>
            <w:div w:id="962153948">
              <w:marLeft w:val="0"/>
              <w:marRight w:val="0"/>
              <w:marTop w:val="0"/>
              <w:marBottom w:val="0"/>
              <w:divBdr>
                <w:top w:val="none" w:sz="0" w:space="0" w:color="auto"/>
                <w:left w:val="none" w:sz="0" w:space="0" w:color="auto"/>
                <w:bottom w:val="none" w:sz="0" w:space="0" w:color="auto"/>
                <w:right w:val="none" w:sz="0" w:space="0" w:color="auto"/>
              </w:divBdr>
            </w:div>
            <w:div w:id="962157504">
              <w:marLeft w:val="0"/>
              <w:marRight w:val="0"/>
              <w:marTop w:val="0"/>
              <w:marBottom w:val="0"/>
              <w:divBdr>
                <w:top w:val="none" w:sz="0" w:space="0" w:color="auto"/>
                <w:left w:val="none" w:sz="0" w:space="0" w:color="auto"/>
                <w:bottom w:val="none" w:sz="0" w:space="0" w:color="auto"/>
                <w:right w:val="none" w:sz="0" w:space="0" w:color="auto"/>
              </w:divBdr>
            </w:div>
            <w:div w:id="962732382">
              <w:marLeft w:val="0"/>
              <w:marRight w:val="0"/>
              <w:marTop w:val="0"/>
              <w:marBottom w:val="0"/>
              <w:divBdr>
                <w:top w:val="none" w:sz="0" w:space="0" w:color="auto"/>
                <w:left w:val="none" w:sz="0" w:space="0" w:color="auto"/>
                <w:bottom w:val="none" w:sz="0" w:space="0" w:color="auto"/>
                <w:right w:val="none" w:sz="0" w:space="0" w:color="auto"/>
              </w:divBdr>
            </w:div>
            <w:div w:id="964312419">
              <w:marLeft w:val="0"/>
              <w:marRight w:val="0"/>
              <w:marTop w:val="0"/>
              <w:marBottom w:val="0"/>
              <w:divBdr>
                <w:top w:val="none" w:sz="0" w:space="0" w:color="auto"/>
                <w:left w:val="none" w:sz="0" w:space="0" w:color="auto"/>
                <w:bottom w:val="none" w:sz="0" w:space="0" w:color="auto"/>
                <w:right w:val="none" w:sz="0" w:space="0" w:color="auto"/>
              </w:divBdr>
            </w:div>
            <w:div w:id="964458279">
              <w:marLeft w:val="0"/>
              <w:marRight w:val="0"/>
              <w:marTop w:val="0"/>
              <w:marBottom w:val="0"/>
              <w:divBdr>
                <w:top w:val="none" w:sz="0" w:space="0" w:color="auto"/>
                <w:left w:val="none" w:sz="0" w:space="0" w:color="auto"/>
                <w:bottom w:val="none" w:sz="0" w:space="0" w:color="auto"/>
                <w:right w:val="none" w:sz="0" w:space="0" w:color="auto"/>
              </w:divBdr>
            </w:div>
            <w:div w:id="964969910">
              <w:marLeft w:val="0"/>
              <w:marRight w:val="0"/>
              <w:marTop w:val="0"/>
              <w:marBottom w:val="0"/>
              <w:divBdr>
                <w:top w:val="none" w:sz="0" w:space="0" w:color="auto"/>
                <w:left w:val="none" w:sz="0" w:space="0" w:color="auto"/>
                <w:bottom w:val="none" w:sz="0" w:space="0" w:color="auto"/>
                <w:right w:val="none" w:sz="0" w:space="0" w:color="auto"/>
              </w:divBdr>
            </w:div>
            <w:div w:id="965357174">
              <w:marLeft w:val="0"/>
              <w:marRight w:val="0"/>
              <w:marTop w:val="0"/>
              <w:marBottom w:val="0"/>
              <w:divBdr>
                <w:top w:val="none" w:sz="0" w:space="0" w:color="auto"/>
                <w:left w:val="none" w:sz="0" w:space="0" w:color="auto"/>
                <w:bottom w:val="none" w:sz="0" w:space="0" w:color="auto"/>
                <w:right w:val="none" w:sz="0" w:space="0" w:color="auto"/>
              </w:divBdr>
            </w:div>
            <w:div w:id="965742129">
              <w:marLeft w:val="0"/>
              <w:marRight w:val="0"/>
              <w:marTop w:val="0"/>
              <w:marBottom w:val="0"/>
              <w:divBdr>
                <w:top w:val="none" w:sz="0" w:space="0" w:color="auto"/>
                <w:left w:val="none" w:sz="0" w:space="0" w:color="auto"/>
                <w:bottom w:val="none" w:sz="0" w:space="0" w:color="auto"/>
                <w:right w:val="none" w:sz="0" w:space="0" w:color="auto"/>
              </w:divBdr>
            </w:div>
            <w:div w:id="965937492">
              <w:marLeft w:val="0"/>
              <w:marRight w:val="0"/>
              <w:marTop w:val="0"/>
              <w:marBottom w:val="0"/>
              <w:divBdr>
                <w:top w:val="none" w:sz="0" w:space="0" w:color="auto"/>
                <w:left w:val="none" w:sz="0" w:space="0" w:color="auto"/>
                <w:bottom w:val="none" w:sz="0" w:space="0" w:color="auto"/>
                <w:right w:val="none" w:sz="0" w:space="0" w:color="auto"/>
              </w:divBdr>
            </w:div>
            <w:div w:id="966281697">
              <w:marLeft w:val="0"/>
              <w:marRight w:val="0"/>
              <w:marTop w:val="0"/>
              <w:marBottom w:val="0"/>
              <w:divBdr>
                <w:top w:val="none" w:sz="0" w:space="0" w:color="auto"/>
                <w:left w:val="none" w:sz="0" w:space="0" w:color="auto"/>
                <w:bottom w:val="none" w:sz="0" w:space="0" w:color="auto"/>
                <w:right w:val="none" w:sz="0" w:space="0" w:color="auto"/>
              </w:divBdr>
            </w:div>
            <w:div w:id="969284178">
              <w:marLeft w:val="0"/>
              <w:marRight w:val="0"/>
              <w:marTop w:val="0"/>
              <w:marBottom w:val="0"/>
              <w:divBdr>
                <w:top w:val="none" w:sz="0" w:space="0" w:color="auto"/>
                <w:left w:val="none" w:sz="0" w:space="0" w:color="auto"/>
                <w:bottom w:val="none" w:sz="0" w:space="0" w:color="auto"/>
                <w:right w:val="none" w:sz="0" w:space="0" w:color="auto"/>
              </w:divBdr>
            </w:div>
            <w:div w:id="969439851">
              <w:marLeft w:val="0"/>
              <w:marRight w:val="0"/>
              <w:marTop w:val="0"/>
              <w:marBottom w:val="0"/>
              <w:divBdr>
                <w:top w:val="none" w:sz="0" w:space="0" w:color="auto"/>
                <w:left w:val="none" w:sz="0" w:space="0" w:color="auto"/>
                <w:bottom w:val="none" w:sz="0" w:space="0" w:color="auto"/>
                <w:right w:val="none" w:sz="0" w:space="0" w:color="auto"/>
              </w:divBdr>
            </w:div>
            <w:div w:id="970476178">
              <w:marLeft w:val="0"/>
              <w:marRight w:val="0"/>
              <w:marTop w:val="0"/>
              <w:marBottom w:val="0"/>
              <w:divBdr>
                <w:top w:val="none" w:sz="0" w:space="0" w:color="auto"/>
                <w:left w:val="none" w:sz="0" w:space="0" w:color="auto"/>
                <w:bottom w:val="none" w:sz="0" w:space="0" w:color="auto"/>
                <w:right w:val="none" w:sz="0" w:space="0" w:color="auto"/>
              </w:divBdr>
            </w:div>
            <w:div w:id="971909236">
              <w:marLeft w:val="0"/>
              <w:marRight w:val="0"/>
              <w:marTop w:val="0"/>
              <w:marBottom w:val="0"/>
              <w:divBdr>
                <w:top w:val="none" w:sz="0" w:space="0" w:color="auto"/>
                <w:left w:val="none" w:sz="0" w:space="0" w:color="auto"/>
                <w:bottom w:val="none" w:sz="0" w:space="0" w:color="auto"/>
                <w:right w:val="none" w:sz="0" w:space="0" w:color="auto"/>
              </w:divBdr>
            </w:div>
            <w:div w:id="972102836">
              <w:marLeft w:val="0"/>
              <w:marRight w:val="0"/>
              <w:marTop w:val="0"/>
              <w:marBottom w:val="0"/>
              <w:divBdr>
                <w:top w:val="none" w:sz="0" w:space="0" w:color="auto"/>
                <w:left w:val="none" w:sz="0" w:space="0" w:color="auto"/>
                <w:bottom w:val="none" w:sz="0" w:space="0" w:color="auto"/>
                <w:right w:val="none" w:sz="0" w:space="0" w:color="auto"/>
              </w:divBdr>
            </w:div>
            <w:div w:id="972170925">
              <w:marLeft w:val="0"/>
              <w:marRight w:val="0"/>
              <w:marTop w:val="0"/>
              <w:marBottom w:val="0"/>
              <w:divBdr>
                <w:top w:val="none" w:sz="0" w:space="0" w:color="auto"/>
                <w:left w:val="none" w:sz="0" w:space="0" w:color="auto"/>
                <w:bottom w:val="none" w:sz="0" w:space="0" w:color="auto"/>
                <w:right w:val="none" w:sz="0" w:space="0" w:color="auto"/>
              </w:divBdr>
            </w:div>
            <w:div w:id="973216200">
              <w:marLeft w:val="0"/>
              <w:marRight w:val="0"/>
              <w:marTop w:val="0"/>
              <w:marBottom w:val="0"/>
              <w:divBdr>
                <w:top w:val="none" w:sz="0" w:space="0" w:color="auto"/>
                <w:left w:val="none" w:sz="0" w:space="0" w:color="auto"/>
                <w:bottom w:val="none" w:sz="0" w:space="0" w:color="auto"/>
                <w:right w:val="none" w:sz="0" w:space="0" w:color="auto"/>
              </w:divBdr>
            </w:div>
            <w:div w:id="973410848">
              <w:marLeft w:val="0"/>
              <w:marRight w:val="0"/>
              <w:marTop w:val="0"/>
              <w:marBottom w:val="0"/>
              <w:divBdr>
                <w:top w:val="none" w:sz="0" w:space="0" w:color="auto"/>
                <w:left w:val="none" w:sz="0" w:space="0" w:color="auto"/>
                <w:bottom w:val="none" w:sz="0" w:space="0" w:color="auto"/>
                <w:right w:val="none" w:sz="0" w:space="0" w:color="auto"/>
              </w:divBdr>
            </w:div>
            <w:div w:id="974137160">
              <w:marLeft w:val="0"/>
              <w:marRight w:val="0"/>
              <w:marTop w:val="0"/>
              <w:marBottom w:val="0"/>
              <w:divBdr>
                <w:top w:val="none" w:sz="0" w:space="0" w:color="auto"/>
                <w:left w:val="none" w:sz="0" w:space="0" w:color="auto"/>
                <w:bottom w:val="none" w:sz="0" w:space="0" w:color="auto"/>
                <w:right w:val="none" w:sz="0" w:space="0" w:color="auto"/>
              </w:divBdr>
            </w:div>
            <w:div w:id="974456886">
              <w:marLeft w:val="0"/>
              <w:marRight w:val="0"/>
              <w:marTop w:val="0"/>
              <w:marBottom w:val="0"/>
              <w:divBdr>
                <w:top w:val="none" w:sz="0" w:space="0" w:color="auto"/>
                <w:left w:val="none" w:sz="0" w:space="0" w:color="auto"/>
                <w:bottom w:val="none" w:sz="0" w:space="0" w:color="auto"/>
                <w:right w:val="none" w:sz="0" w:space="0" w:color="auto"/>
              </w:divBdr>
            </w:div>
            <w:div w:id="976567574">
              <w:marLeft w:val="0"/>
              <w:marRight w:val="0"/>
              <w:marTop w:val="0"/>
              <w:marBottom w:val="0"/>
              <w:divBdr>
                <w:top w:val="none" w:sz="0" w:space="0" w:color="auto"/>
                <w:left w:val="none" w:sz="0" w:space="0" w:color="auto"/>
                <w:bottom w:val="none" w:sz="0" w:space="0" w:color="auto"/>
                <w:right w:val="none" w:sz="0" w:space="0" w:color="auto"/>
              </w:divBdr>
            </w:div>
            <w:div w:id="977606627">
              <w:marLeft w:val="0"/>
              <w:marRight w:val="0"/>
              <w:marTop w:val="0"/>
              <w:marBottom w:val="0"/>
              <w:divBdr>
                <w:top w:val="none" w:sz="0" w:space="0" w:color="auto"/>
                <w:left w:val="none" w:sz="0" w:space="0" w:color="auto"/>
                <w:bottom w:val="none" w:sz="0" w:space="0" w:color="auto"/>
                <w:right w:val="none" w:sz="0" w:space="0" w:color="auto"/>
              </w:divBdr>
            </w:div>
            <w:div w:id="977687595">
              <w:marLeft w:val="0"/>
              <w:marRight w:val="0"/>
              <w:marTop w:val="0"/>
              <w:marBottom w:val="0"/>
              <w:divBdr>
                <w:top w:val="none" w:sz="0" w:space="0" w:color="auto"/>
                <w:left w:val="none" w:sz="0" w:space="0" w:color="auto"/>
                <w:bottom w:val="none" w:sz="0" w:space="0" w:color="auto"/>
                <w:right w:val="none" w:sz="0" w:space="0" w:color="auto"/>
              </w:divBdr>
            </w:div>
            <w:div w:id="977801309">
              <w:marLeft w:val="0"/>
              <w:marRight w:val="0"/>
              <w:marTop w:val="0"/>
              <w:marBottom w:val="0"/>
              <w:divBdr>
                <w:top w:val="none" w:sz="0" w:space="0" w:color="auto"/>
                <w:left w:val="none" w:sz="0" w:space="0" w:color="auto"/>
                <w:bottom w:val="none" w:sz="0" w:space="0" w:color="auto"/>
                <w:right w:val="none" w:sz="0" w:space="0" w:color="auto"/>
              </w:divBdr>
            </w:div>
            <w:div w:id="978921010">
              <w:marLeft w:val="0"/>
              <w:marRight w:val="0"/>
              <w:marTop w:val="0"/>
              <w:marBottom w:val="0"/>
              <w:divBdr>
                <w:top w:val="none" w:sz="0" w:space="0" w:color="auto"/>
                <w:left w:val="none" w:sz="0" w:space="0" w:color="auto"/>
                <w:bottom w:val="none" w:sz="0" w:space="0" w:color="auto"/>
                <w:right w:val="none" w:sz="0" w:space="0" w:color="auto"/>
              </w:divBdr>
            </w:div>
            <w:div w:id="978993333">
              <w:marLeft w:val="0"/>
              <w:marRight w:val="0"/>
              <w:marTop w:val="0"/>
              <w:marBottom w:val="0"/>
              <w:divBdr>
                <w:top w:val="none" w:sz="0" w:space="0" w:color="auto"/>
                <w:left w:val="none" w:sz="0" w:space="0" w:color="auto"/>
                <w:bottom w:val="none" w:sz="0" w:space="0" w:color="auto"/>
                <w:right w:val="none" w:sz="0" w:space="0" w:color="auto"/>
              </w:divBdr>
            </w:div>
            <w:div w:id="980159982">
              <w:marLeft w:val="0"/>
              <w:marRight w:val="0"/>
              <w:marTop w:val="0"/>
              <w:marBottom w:val="0"/>
              <w:divBdr>
                <w:top w:val="none" w:sz="0" w:space="0" w:color="auto"/>
                <w:left w:val="none" w:sz="0" w:space="0" w:color="auto"/>
                <w:bottom w:val="none" w:sz="0" w:space="0" w:color="auto"/>
                <w:right w:val="none" w:sz="0" w:space="0" w:color="auto"/>
              </w:divBdr>
            </w:div>
            <w:div w:id="981470826">
              <w:marLeft w:val="0"/>
              <w:marRight w:val="0"/>
              <w:marTop w:val="0"/>
              <w:marBottom w:val="0"/>
              <w:divBdr>
                <w:top w:val="none" w:sz="0" w:space="0" w:color="auto"/>
                <w:left w:val="none" w:sz="0" w:space="0" w:color="auto"/>
                <w:bottom w:val="none" w:sz="0" w:space="0" w:color="auto"/>
                <w:right w:val="none" w:sz="0" w:space="0" w:color="auto"/>
              </w:divBdr>
            </w:div>
            <w:div w:id="981806741">
              <w:marLeft w:val="0"/>
              <w:marRight w:val="0"/>
              <w:marTop w:val="0"/>
              <w:marBottom w:val="0"/>
              <w:divBdr>
                <w:top w:val="none" w:sz="0" w:space="0" w:color="auto"/>
                <w:left w:val="none" w:sz="0" w:space="0" w:color="auto"/>
                <w:bottom w:val="none" w:sz="0" w:space="0" w:color="auto"/>
                <w:right w:val="none" w:sz="0" w:space="0" w:color="auto"/>
              </w:divBdr>
            </w:div>
            <w:div w:id="981882856">
              <w:marLeft w:val="0"/>
              <w:marRight w:val="0"/>
              <w:marTop w:val="0"/>
              <w:marBottom w:val="0"/>
              <w:divBdr>
                <w:top w:val="none" w:sz="0" w:space="0" w:color="auto"/>
                <w:left w:val="none" w:sz="0" w:space="0" w:color="auto"/>
                <w:bottom w:val="none" w:sz="0" w:space="0" w:color="auto"/>
                <w:right w:val="none" w:sz="0" w:space="0" w:color="auto"/>
              </w:divBdr>
            </w:div>
            <w:div w:id="982005254">
              <w:marLeft w:val="0"/>
              <w:marRight w:val="0"/>
              <w:marTop w:val="0"/>
              <w:marBottom w:val="0"/>
              <w:divBdr>
                <w:top w:val="none" w:sz="0" w:space="0" w:color="auto"/>
                <w:left w:val="none" w:sz="0" w:space="0" w:color="auto"/>
                <w:bottom w:val="none" w:sz="0" w:space="0" w:color="auto"/>
                <w:right w:val="none" w:sz="0" w:space="0" w:color="auto"/>
              </w:divBdr>
            </w:div>
            <w:div w:id="984242440">
              <w:marLeft w:val="0"/>
              <w:marRight w:val="0"/>
              <w:marTop w:val="0"/>
              <w:marBottom w:val="0"/>
              <w:divBdr>
                <w:top w:val="none" w:sz="0" w:space="0" w:color="auto"/>
                <w:left w:val="none" w:sz="0" w:space="0" w:color="auto"/>
                <w:bottom w:val="none" w:sz="0" w:space="0" w:color="auto"/>
                <w:right w:val="none" w:sz="0" w:space="0" w:color="auto"/>
              </w:divBdr>
            </w:div>
            <w:div w:id="984311674">
              <w:marLeft w:val="0"/>
              <w:marRight w:val="0"/>
              <w:marTop w:val="0"/>
              <w:marBottom w:val="0"/>
              <w:divBdr>
                <w:top w:val="none" w:sz="0" w:space="0" w:color="auto"/>
                <w:left w:val="none" w:sz="0" w:space="0" w:color="auto"/>
                <w:bottom w:val="none" w:sz="0" w:space="0" w:color="auto"/>
                <w:right w:val="none" w:sz="0" w:space="0" w:color="auto"/>
              </w:divBdr>
            </w:div>
            <w:div w:id="988022532">
              <w:marLeft w:val="0"/>
              <w:marRight w:val="0"/>
              <w:marTop w:val="0"/>
              <w:marBottom w:val="0"/>
              <w:divBdr>
                <w:top w:val="none" w:sz="0" w:space="0" w:color="auto"/>
                <w:left w:val="none" w:sz="0" w:space="0" w:color="auto"/>
                <w:bottom w:val="none" w:sz="0" w:space="0" w:color="auto"/>
                <w:right w:val="none" w:sz="0" w:space="0" w:color="auto"/>
              </w:divBdr>
            </w:div>
            <w:div w:id="988947419">
              <w:marLeft w:val="0"/>
              <w:marRight w:val="0"/>
              <w:marTop w:val="0"/>
              <w:marBottom w:val="0"/>
              <w:divBdr>
                <w:top w:val="none" w:sz="0" w:space="0" w:color="auto"/>
                <w:left w:val="none" w:sz="0" w:space="0" w:color="auto"/>
                <w:bottom w:val="none" w:sz="0" w:space="0" w:color="auto"/>
                <w:right w:val="none" w:sz="0" w:space="0" w:color="auto"/>
              </w:divBdr>
            </w:div>
            <w:div w:id="989747785">
              <w:marLeft w:val="0"/>
              <w:marRight w:val="0"/>
              <w:marTop w:val="0"/>
              <w:marBottom w:val="0"/>
              <w:divBdr>
                <w:top w:val="none" w:sz="0" w:space="0" w:color="auto"/>
                <w:left w:val="none" w:sz="0" w:space="0" w:color="auto"/>
                <w:bottom w:val="none" w:sz="0" w:space="0" w:color="auto"/>
                <w:right w:val="none" w:sz="0" w:space="0" w:color="auto"/>
              </w:divBdr>
            </w:div>
            <w:div w:id="990056846">
              <w:marLeft w:val="0"/>
              <w:marRight w:val="0"/>
              <w:marTop w:val="0"/>
              <w:marBottom w:val="0"/>
              <w:divBdr>
                <w:top w:val="none" w:sz="0" w:space="0" w:color="auto"/>
                <w:left w:val="none" w:sz="0" w:space="0" w:color="auto"/>
                <w:bottom w:val="none" w:sz="0" w:space="0" w:color="auto"/>
                <w:right w:val="none" w:sz="0" w:space="0" w:color="auto"/>
              </w:divBdr>
            </w:div>
            <w:div w:id="991056440">
              <w:marLeft w:val="0"/>
              <w:marRight w:val="0"/>
              <w:marTop w:val="0"/>
              <w:marBottom w:val="0"/>
              <w:divBdr>
                <w:top w:val="none" w:sz="0" w:space="0" w:color="auto"/>
                <w:left w:val="none" w:sz="0" w:space="0" w:color="auto"/>
                <w:bottom w:val="none" w:sz="0" w:space="0" w:color="auto"/>
                <w:right w:val="none" w:sz="0" w:space="0" w:color="auto"/>
              </w:divBdr>
            </w:div>
            <w:div w:id="994449900">
              <w:marLeft w:val="0"/>
              <w:marRight w:val="0"/>
              <w:marTop w:val="0"/>
              <w:marBottom w:val="0"/>
              <w:divBdr>
                <w:top w:val="none" w:sz="0" w:space="0" w:color="auto"/>
                <w:left w:val="none" w:sz="0" w:space="0" w:color="auto"/>
                <w:bottom w:val="none" w:sz="0" w:space="0" w:color="auto"/>
                <w:right w:val="none" w:sz="0" w:space="0" w:color="auto"/>
              </w:divBdr>
            </w:div>
            <w:div w:id="994837194">
              <w:marLeft w:val="0"/>
              <w:marRight w:val="0"/>
              <w:marTop w:val="0"/>
              <w:marBottom w:val="0"/>
              <w:divBdr>
                <w:top w:val="none" w:sz="0" w:space="0" w:color="auto"/>
                <w:left w:val="none" w:sz="0" w:space="0" w:color="auto"/>
                <w:bottom w:val="none" w:sz="0" w:space="0" w:color="auto"/>
                <w:right w:val="none" w:sz="0" w:space="0" w:color="auto"/>
              </w:divBdr>
            </w:div>
            <w:div w:id="995449882">
              <w:marLeft w:val="0"/>
              <w:marRight w:val="0"/>
              <w:marTop w:val="0"/>
              <w:marBottom w:val="0"/>
              <w:divBdr>
                <w:top w:val="none" w:sz="0" w:space="0" w:color="auto"/>
                <w:left w:val="none" w:sz="0" w:space="0" w:color="auto"/>
                <w:bottom w:val="none" w:sz="0" w:space="0" w:color="auto"/>
                <w:right w:val="none" w:sz="0" w:space="0" w:color="auto"/>
              </w:divBdr>
            </w:div>
            <w:div w:id="996032232">
              <w:marLeft w:val="0"/>
              <w:marRight w:val="0"/>
              <w:marTop w:val="0"/>
              <w:marBottom w:val="0"/>
              <w:divBdr>
                <w:top w:val="none" w:sz="0" w:space="0" w:color="auto"/>
                <w:left w:val="none" w:sz="0" w:space="0" w:color="auto"/>
                <w:bottom w:val="none" w:sz="0" w:space="0" w:color="auto"/>
                <w:right w:val="none" w:sz="0" w:space="0" w:color="auto"/>
              </w:divBdr>
            </w:div>
            <w:div w:id="997852165">
              <w:marLeft w:val="0"/>
              <w:marRight w:val="0"/>
              <w:marTop w:val="0"/>
              <w:marBottom w:val="0"/>
              <w:divBdr>
                <w:top w:val="none" w:sz="0" w:space="0" w:color="auto"/>
                <w:left w:val="none" w:sz="0" w:space="0" w:color="auto"/>
                <w:bottom w:val="none" w:sz="0" w:space="0" w:color="auto"/>
                <w:right w:val="none" w:sz="0" w:space="0" w:color="auto"/>
              </w:divBdr>
            </w:div>
            <w:div w:id="999969696">
              <w:marLeft w:val="0"/>
              <w:marRight w:val="0"/>
              <w:marTop w:val="0"/>
              <w:marBottom w:val="0"/>
              <w:divBdr>
                <w:top w:val="none" w:sz="0" w:space="0" w:color="auto"/>
                <w:left w:val="none" w:sz="0" w:space="0" w:color="auto"/>
                <w:bottom w:val="none" w:sz="0" w:space="0" w:color="auto"/>
                <w:right w:val="none" w:sz="0" w:space="0" w:color="auto"/>
              </w:divBdr>
            </w:div>
            <w:div w:id="1000233244">
              <w:marLeft w:val="0"/>
              <w:marRight w:val="0"/>
              <w:marTop w:val="0"/>
              <w:marBottom w:val="0"/>
              <w:divBdr>
                <w:top w:val="none" w:sz="0" w:space="0" w:color="auto"/>
                <w:left w:val="none" w:sz="0" w:space="0" w:color="auto"/>
                <w:bottom w:val="none" w:sz="0" w:space="0" w:color="auto"/>
                <w:right w:val="none" w:sz="0" w:space="0" w:color="auto"/>
              </w:divBdr>
            </w:div>
            <w:div w:id="1000741100">
              <w:marLeft w:val="0"/>
              <w:marRight w:val="0"/>
              <w:marTop w:val="0"/>
              <w:marBottom w:val="0"/>
              <w:divBdr>
                <w:top w:val="none" w:sz="0" w:space="0" w:color="auto"/>
                <w:left w:val="none" w:sz="0" w:space="0" w:color="auto"/>
                <w:bottom w:val="none" w:sz="0" w:space="0" w:color="auto"/>
                <w:right w:val="none" w:sz="0" w:space="0" w:color="auto"/>
              </w:divBdr>
            </w:div>
            <w:div w:id="1001472081">
              <w:marLeft w:val="0"/>
              <w:marRight w:val="0"/>
              <w:marTop w:val="0"/>
              <w:marBottom w:val="0"/>
              <w:divBdr>
                <w:top w:val="none" w:sz="0" w:space="0" w:color="auto"/>
                <w:left w:val="none" w:sz="0" w:space="0" w:color="auto"/>
                <w:bottom w:val="none" w:sz="0" w:space="0" w:color="auto"/>
                <w:right w:val="none" w:sz="0" w:space="0" w:color="auto"/>
              </w:divBdr>
            </w:div>
            <w:div w:id="1001809972">
              <w:marLeft w:val="0"/>
              <w:marRight w:val="0"/>
              <w:marTop w:val="0"/>
              <w:marBottom w:val="0"/>
              <w:divBdr>
                <w:top w:val="none" w:sz="0" w:space="0" w:color="auto"/>
                <w:left w:val="none" w:sz="0" w:space="0" w:color="auto"/>
                <w:bottom w:val="none" w:sz="0" w:space="0" w:color="auto"/>
                <w:right w:val="none" w:sz="0" w:space="0" w:color="auto"/>
              </w:divBdr>
            </w:div>
            <w:div w:id="1002584176">
              <w:marLeft w:val="0"/>
              <w:marRight w:val="0"/>
              <w:marTop w:val="0"/>
              <w:marBottom w:val="0"/>
              <w:divBdr>
                <w:top w:val="none" w:sz="0" w:space="0" w:color="auto"/>
                <w:left w:val="none" w:sz="0" w:space="0" w:color="auto"/>
                <w:bottom w:val="none" w:sz="0" w:space="0" w:color="auto"/>
                <w:right w:val="none" w:sz="0" w:space="0" w:color="auto"/>
              </w:divBdr>
            </w:div>
            <w:div w:id="1005400691">
              <w:marLeft w:val="0"/>
              <w:marRight w:val="0"/>
              <w:marTop w:val="0"/>
              <w:marBottom w:val="0"/>
              <w:divBdr>
                <w:top w:val="none" w:sz="0" w:space="0" w:color="auto"/>
                <w:left w:val="none" w:sz="0" w:space="0" w:color="auto"/>
                <w:bottom w:val="none" w:sz="0" w:space="0" w:color="auto"/>
                <w:right w:val="none" w:sz="0" w:space="0" w:color="auto"/>
              </w:divBdr>
            </w:div>
            <w:div w:id="1006205134">
              <w:marLeft w:val="0"/>
              <w:marRight w:val="0"/>
              <w:marTop w:val="0"/>
              <w:marBottom w:val="0"/>
              <w:divBdr>
                <w:top w:val="none" w:sz="0" w:space="0" w:color="auto"/>
                <w:left w:val="none" w:sz="0" w:space="0" w:color="auto"/>
                <w:bottom w:val="none" w:sz="0" w:space="0" w:color="auto"/>
                <w:right w:val="none" w:sz="0" w:space="0" w:color="auto"/>
              </w:divBdr>
            </w:div>
            <w:div w:id="1006395638">
              <w:marLeft w:val="0"/>
              <w:marRight w:val="0"/>
              <w:marTop w:val="0"/>
              <w:marBottom w:val="0"/>
              <w:divBdr>
                <w:top w:val="none" w:sz="0" w:space="0" w:color="auto"/>
                <w:left w:val="none" w:sz="0" w:space="0" w:color="auto"/>
                <w:bottom w:val="none" w:sz="0" w:space="0" w:color="auto"/>
                <w:right w:val="none" w:sz="0" w:space="0" w:color="auto"/>
              </w:divBdr>
            </w:div>
            <w:div w:id="1007294358">
              <w:marLeft w:val="0"/>
              <w:marRight w:val="0"/>
              <w:marTop w:val="0"/>
              <w:marBottom w:val="0"/>
              <w:divBdr>
                <w:top w:val="none" w:sz="0" w:space="0" w:color="auto"/>
                <w:left w:val="none" w:sz="0" w:space="0" w:color="auto"/>
                <w:bottom w:val="none" w:sz="0" w:space="0" w:color="auto"/>
                <w:right w:val="none" w:sz="0" w:space="0" w:color="auto"/>
              </w:divBdr>
            </w:div>
            <w:div w:id="1008361798">
              <w:marLeft w:val="0"/>
              <w:marRight w:val="0"/>
              <w:marTop w:val="0"/>
              <w:marBottom w:val="0"/>
              <w:divBdr>
                <w:top w:val="none" w:sz="0" w:space="0" w:color="auto"/>
                <w:left w:val="none" w:sz="0" w:space="0" w:color="auto"/>
                <w:bottom w:val="none" w:sz="0" w:space="0" w:color="auto"/>
                <w:right w:val="none" w:sz="0" w:space="0" w:color="auto"/>
              </w:divBdr>
            </w:div>
            <w:div w:id="1008411328">
              <w:marLeft w:val="0"/>
              <w:marRight w:val="0"/>
              <w:marTop w:val="0"/>
              <w:marBottom w:val="0"/>
              <w:divBdr>
                <w:top w:val="none" w:sz="0" w:space="0" w:color="auto"/>
                <w:left w:val="none" w:sz="0" w:space="0" w:color="auto"/>
                <w:bottom w:val="none" w:sz="0" w:space="0" w:color="auto"/>
                <w:right w:val="none" w:sz="0" w:space="0" w:color="auto"/>
              </w:divBdr>
            </w:div>
            <w:div w:id="1008678045">
              <w:marLeft w:val="0"/>
              <w:marRight w:val="0"/>
              <w:marTop w:val="0"/>
              <w:marBottom w:val="0"/>
              <w:divBdr>
                <w:top w:val="none" w:sz="0" w:space="0" w:color="auto"/>
                <w:left w:val="none" w:sz="0" w:space="0" w:color="auto"/>
                <w:bottom w:val="none" w:sz="0" w:space="0" w:color="auto"/>
                <w:right w:val="none" w:sz="0" w:space="0" w:color="auto"/>
              </w:divBdr>
            </w:div>
            <w:div w:id="1009985262">
              <w:marLeft w:val="0"/>
              <w:marRight w:val="0"/>
              <w:marTop w:val="0"/>
              <w:marBottom w:val="0"/>
              <w:divBdr>
                <w:top w:val="none" w:sz="0" w:space="0" w:color="auto"/>
                <w:left w:val="none" w:sz="0" w:space="0" w:color="auto"/>
                <w:bottom w:val="none" w:sz="0" w:space="0" w:color="auto"/>
                <w:right w:val="none" w:sz="0" w:space="0" w:color="auto"/>
              </w:divBdr>
            </w:div>
            <w:div w:id="1011686822">
              <w:marLeft w:val="0"/>
              <w:marRight w:val="0"/>
              <w:marTop w:val="0"/>
              <w:marBottom w:val="0"/>
              <w:divBdr>
                <w:top w:val="none" w:sz="0" w:space="0" w:color="auto"/>
                <w:left w:val="none" w:sz="0" w:space="0" w:color="auto"/>
                <w:bottom w:val="none" w:sz="0" w:space="0" w:color="auto"/>
                <w:right w:val="none" w:sz="0" w:space="0" w:color="auto"/>
              </w:divBdr>
            </w:div>
            <w:div w:id="1012032927">
              <w:marLeft w:val="0"/>
              <w:marRight w:val="0"/>
              <w:marTop w:val="0"/>
              <w:marBottom w:val="0"/>
              <w:divBdr>
                <w:top w:val="none" w:sz="0" w:space="0" w:color="auto"/>
                <w:left w:val="none" w:sz="0" w:space="0" w:color="auto"/>
                <w:bottom w:val="none" w:sz="0" w:space="0" w:color="auto"/>
                <w:right w:val="none" w:sz="0" w:space="0" w:color="auto"/>
              </w:divBdr>
            </w:div>
            <w:div w:id="1012875780">
              <w:marLeft w:val="0"/>
              <w:marRight w:val="0"/>
              <w:marTop w:val="0"/>
              <w:marBottom w:val="0"/>
              <w:divBdr>
                <w:top w:val="none" w:sz="0" w:space="0" w:color="auto"/>
                <w:left w:val="none" w:sz="0" w:space="0" w:color="auto"/>
                <w:bottom w:val="none" w:sz="0" w:space="0" w:color="auto"/>
                <w:right w:val="none" w:sz="0" w:space="0" w:color="auto"/>
              </w:divBdr>
            </w:div>
            <w:div w:id="1013460680">
              <w:marLeft w:val="0"/>
              <w:marRight w:val="0"/>
              <w:marTop w:val="0"/>
              <w:marBottom w:val="0"/>
              <w:divBdr>
                <w:top w:val="none" w:sz="0" w:space="0" w:color="auto"/>
                <w:left w:val="none" w:sz="0" w:space="0" w:color="auto"/>
                <w:bottom w:val="none" w:sz="0" w:space="0" w:color="auto"/>
                <w:right w:val="none" w:sz="0" w:space="0" w:color="auto"/>
              </w:divBdr>
            </w:div>
            <w:div w:id="1013728243">
              <w:marLeft w:val="0"/>
              <w:marRight w:val="0"/>
              <w:marTop w:val="0"/>
              <w:marBottom w:val="0"/>
              <w:divBdr>
                <w:top w:val="none" w:sz="0" w:space="0" w:color="auto"/>
                <w:left w:val="none" w:sz="0" w:space="0" w:color="auto"/>
                <w:bottom w:val="none" w:sz="0" w:space="0" w:color="auto"/>
                <w:right w:val="none" w:sz="0" w:space="0" w:color="auto"/>
              </w:divBdr>
            </w:div>
            <w:div w:id="1013842492">
              <w:marLeft w:val="0"/>
              <w:marRight w:val="0"/>
              <w:marTop w:val="0"/>
              <w:marBottom w:val="0"/>
              <w:divBdr>
                <w:top w:val="none" w:sz="0" w:space="0" w:color="auto"/>
                <w:left w:val="none" w:sz="0" w:space="0" w:color="auto"/>
                <w:bottom w:val="none" w:sz="0" w:space="0" w:color="auto"/>
                <w:right w:val="none" w:sz="0" w:space="0" w:color="auto"/>
              </w:divBdr>
            </w:div>
            <w:div w:id="1014041122">
              <w:marLeft w:val="0"/>
              <w:marRight w:val="0"/>
              <w:marTop w:val="0"/>
              <w:marBottom w:val="0"/>
              <w:divBdr>
                <w:top w:val="none" w:sz="0" w:space="0" w:color="auto"/>
                <w:left w:val="none" w:sz="0" w:space="0" w:color="auto"/>
                <w:bottom w:val="none" w:sz="0" w:space="0" w:color="auto"/>
                <w:right w:val="none" w:sz="0" w:space="0" w:color="auto"/>
              </w:divBdr>
            </w:div>
            <w:div w:id="1014377561">
              <w:marLeft w:val="0"/>
              <w:marRight w:val="0"/>
              <w:marTop w:val="0"/>
              <w:marBottom w:val="0"/>
              <w:divBdr>
                <w:top w:val="none" w:sz="0" w:space="0" w:color="auto"/>
                <w:left w:val="none" w:sz="0" w:space="0" w:color="auto"/>
                <w:bottom w:val="none" w:sz="0" w:space="0" w:color="auto"/>
                <w:right w:val="none" w:sz="0" w:space="0" w:color="auto"/>
              </w:divBdr>
            </w:div>
            <w:div w:id="1014452462">
              <w:marLeft w:val="0"/>
              <w:marRight w:val="0"/>
              <w:marTop w:val="0"/>
              <w:marBottom w:val="0"/>
              <w:divBdr>
                <w:top w:val="none" w:sz="0" w:space="0" w:color="auto"/>
                <w:left w:val="none" w:sz="0" w:space="0" w:color="auto"/>
                <w:bottom w:val="none" w:sz="0" w:space="0" w:color="auto"/>
                <w:right w:val="none" w:sz="0" w:space="0" w:color="auto"/>
              </w:divBdr>
            </w:div>
            <w:div w:id="1014529647">
              <w:marLeft w:val="0"/>
              <w:marRight w:val="0"/>
              <w:marTop w:val="0"/>
              <w:marBottom w:val="0"/>
              <w:divBdr>
                <w:top w:val="none" w:sz="0" w:space="0" w:color="auto"/>
                <w:left w:val="none" w:sz="0" w:space="0" w:color="auto"/>
                <w:bottom w:val="none" w:sz="0" w:space="0" w:color="auto"/>
                <w:right w:val="none" w:sz="0" w:space="0" w:color="auto"/>
              </w:divBdr>
            </w:div>
            <w:div w:id="1014922227">
              <w:marLeft w:val="0"/>
              <w:marRight w:val="0"/>
              <w:marTop w:val="0"/>
              <w:marBottom w:val="0"/>
              <w:divBdr>
                <w:top w:val="none" w:sz="0" w:space="0" w:color="auto"/>
                <w:left w:val="none" w:sz="0" w:space="0" w:color="auto"/>
                <w:bottom w:val="none" w:sz="0" w:space="0" w:color="auto"/>
                <w:right w:val="none" w:sz="0" w:space="0" w:color="auto"/>
              </w:divBdr>
            </w:div>
            <w:div w:id="1015158077">
              <w:marLeft w:val="0"/>
              <w:marRight w:val="0"/>
              <w:marTop w:val="0"/>
              <w:marBottom w:val="0"/>
              <w:divBdr>
                <w:top w:val="none" w:sz="0" w:space="0" w:color="auto"/>
                <w:left w:val="none" w:sz="0" w:space="0" w:color="auto"/>
                <w:bottom w:val="none" w:sz="0" w:space="0" w:color="auto"/>
                <w:right w:val="none" w:sz="0" w:space="0" w:color="auto"/>
              </w:divBdr>
            </w:div>
            <w:div w:id="1015569383">
              <w:marLeft w:val="0"/>
              <w:marRight w:val="0"/>
              <w:marTop w:val="0"/>
              <w:marBottom w:val="0"/>
              <w:divBdr>
                <w:top w:val="none" w:sz="0" w:space="0" w:color="auto"/>
                <w:left w:val="none" w:sz="0" w:space="0" w:color="auto"/>
                <w:bottom w:val="none" w:sz="0" w:space="0" w:color="auto"/>
                <w:right w:val="none" w:sz="0" w:space="0" w:color="auto"/>
              </w:divBdr>
            </w:div>
            <w:div w:id="1016034321">
              <w:marLeft w:val="0"/>
              <w:marRight w:val="0"/>
              <w:marTop w:val="0"/>
              <w:marBottom w:val="0"/>
              <w:divBdr>
                <w:top w:val="none" w:sz="0" w:space="0" w:color="auto"/>
                <w:left w:val="none" w:sz="0" w:space="0" w:color="auto"/>
                <w:bottom w:val="none" w:sz="0" w:space="0" w:color="auto"/>
                <w:right w:val="none" w:sz="0" w:space="0" w:color="auto"/>
              </w:divBdr>
            </w:div>
            <w:div w:id="1018776981">
              <w:marLeft w:val="0"/>
              <w:marRight w:val="0"/>
              <w:marTop w:val="0"/>
              <w:marBottom w:val="0"/>
              <w:divBdr>
                <w:top w:val="none" w:sz="0" w:space="0" w:color="auto"/>
                <w:left w:val="none" w:sz="0" w:space="0" w:color="auto"/>
                <w:bottom w:val="none" w:sz="0" w:space="0" w:color="auto"/>
                <w:right w:val="none" w:sz="0" w:space="0" w:color="auto"/>
              </w:divBdr>
            </w:div>
            <w:div w:id="1020740557">
              <w:marLeft w:val="0"/>
              <w:marRight w:val="0"/>
              <w:marTop w:val="0"/>
              <w:marBottom w:val="0"/>
              <w:divBdr>
                <w:top w:val="none" w:sz="0" w:space="0" w:color="auto"/>
                <w:left w:val="none" w:sz="0" w:space="0" w:color="auto"/>
                <w:bottom w:val="none" w:sz="0" w:space="0" w:color="auto"/>
                <w:right w:val="none" w:sz="0" w:space="0" w:color="auto"/>
              </w:divBdr>
            </w:div>
            <w:div w:id="1022166506">
              <w:marLeft w:val="0"/>
              <w:marRight w:val="0"/>
              <w:marTop w:val="0"/>
              <w:marBottom w:val="0"/>
              <w:divBdr>
                <w:top w:val="none" w:sz="0" w:space="0" w:color="auto"/>
                <w:left w:val="none" w:sz="0" w:space="0" w:color="auto"/>
                <w:bottom w:val="none" w:sz="0" w:space="0" w:color="auto"/>
                <w:right w:val="none" w:sz="0" w:space="0" w:color="auto"/>
              </w:divBdr>
            </w:div>
            <w:div w:id="1025138887">
              <w:marLeft w:val="0"/>
              <w:marRight w:val="0"/>
              <w:marTop w:val="0"/>
              <w:marBottom w:val="0"/>
              <w:divBdr>
                <w:top w:val="none" w:sz="0" w:space="0" w:color="auto"/>
                <w:left w:val="none" w:sz="0" w:space="0" w:color="auto"/>
                <w:bottom w:val="none" w:sz="0" w:space="0" w:color="auto"/>
                <w:right w:val="none" w:sz="0" w:space="0" w:color="auto"/>
              </w:divBdr>
            </w:div>
            <w:div w:id="1025327654">
              <w:marLeft w:val="0"/>
              <w:marRight w:val="0"/>
              <w:marTop w:val="0"/>
              <w:marBottom w:val="0"/>
              <w:divBdr>
                <w:top w:val="none" w:sz="0" w:space="0" w:color="auto"/>
                <w:left w:val="none" w:sz="0" w:space="0" w:color="auto"/>
                <w:bottom w:val="none" w:sz="0" w:space="0" w:color="auto"/>
                <w:right w:val="none" w:sz="0" w:space="0" w:color="auto"/>
              </w:divBdr>
            </w:div>
            <w:div w:id="1026176904">
              <w:marLeft w:val="0"/>
              <w:marRight w:val="0"/>
              <w:marTop w:val="0"/>
              <w:marBottom w:val="0"/>
              <w:divBdr>
                <w:top w:val="none" w:sz="0" w:space="0" w:color="auto"/>
                <w:left w:val="none" w:sz="0" w:space="0" w:color="auto"/>
                <w:bottom w:val="none" w:sz="0" w:space="0" w:color="auto"/>
                <w:right w:val="none" w:sz="0" w:space="0" w:color="auto"/>
              </w:divBdr>
            </w:div>
            <w:div w:id="1028683810">
              <w:marLeft w:val="0"/>
              <w:marRight w:val="0"/>
              <w:marTop w:val="0"/>
              <w:marBottom w:val="0"/>
              <w:divBdr>
                <w:top w:val="none" w:sz="0" w:space="0" w:color="auto"/>
                <w:left w:val="none" w:sz="0" w:space="0" w:color="auto"/>
                <w:bottom w:val="none" w:sz="0" w:space="0" w:color="auto"/>
                <w:right w:val="none" w:sz="0" w:space="0" w:color="auto"/>
              </w:divBdr>
            </w:div>
            <w:div w:id="1028870054">
              <w:marLeft w:val="0"/>
              <w:marRight w:val="0"/>
              <w:marTop w:val="0"/>
              <w:marBottom w:val="0"/>
              <w:divBdr>
                <w:top w:val="none" w:sz="0" w:space="0" w:color="auto"/>
                <w:left w:val="none" w:sz="0" w:space="0" w:color="auto"/>
                <w:bottom w:val="none" w:sz="0" w:space="0" w:color="auto"/>
                <w:right w:val="none" w:sz="0" w:space="0" w:color="auto"/>
              </w:divBdr>
            </w:div>
            <w:div w:id="1029257603">
              <w:marLeft w:val="0"/>
              <w:marRight w:val="0"/>
              <w:marTop w:val="0"/>
              <w:marBottom w:val="0"/>
              <w:divBdr>
                <w:top w:val="none" w:sz="0" w:space="0" w:color="auto"/>
                <w:left w:val="none" w:sz="0" w:space="0" w:color="auto"/>
                <w:bottom w:val="none" w:sz="0" w:space="0" w:color="auto"/>
                <w:right w:val="none" w:sz="0" w:space="0" w:color="auto"/>
              </w:divBdr>
            </w:div>
            <w:div w:id="1031107933">
              <w:marLeft w:val="0"/>
              <w:marRight w:val="0"/>
              <w:marTop w:val="0"/>
              <w:marBottom w:val="0"/>
              <w:divBdr>
                <w:top w:val="none" w:sz="0" w:space="0" w:color="auto"/>
                <w:left w:val="none" w:sz="0" w:space="0" w:color="auto"/>
                <w:bottom w:val="none" w:sz="0" w:space="0" w:color="auto"/>
                <w:right w:val="none" w:sz="0" w:space="0" w:color="auto"/>
              </w:divBdr>
            </w:div>
            <w:div w:id="1031953146">
              <w:marLeft w:val="0"/>
              <w:marRight w:val="0"/>
              <w:marTop w:val="0"/>
              <w:marBottom w:val="0"/>
              <w:divBdr>
                <w:top w:val="none" w:sz="0" w:space="0" w:color="auto"/>
                <w:left w:val="none" w:sz="0" w:space="0" w:color="auto"/>
                <w:bottom w:val="none" w:sz="0" w:space="0" w:color="auto"/>
                <w:right w:val="none" w:sz="0" w:space="0" w:color="auto"/>
              </w:divBdr>
            </w:div>
            <w:div w:id="1032455333">
              <w:marLeft w:val="0"/>
              <w:marRight w:val="0"/>
              <w:marTop w:val="0"/>
              <w:marBottom w:val="0"/>
              <w:divBdr>
                <w:top w:val="none" w:sz="0" w:space="0" w:color="auto"/>
                <w:left w:val="none" w:sz="0" w:space="0" w:color="auto"/>
                <w:bottom w:val="none" w:sz="0" w:space="0" w:color="auto"/>
                <w:right w:val="none" w:sz="0" w:space="0" w:color="auto"/>
              </w:divBdr>
            </w:div>
            <w:div w:id="1034112352">
              <w:marLeft w:val="0"/>
              <w:marRight w:val="0"/>
              <w:marTop w:val="0"/>
              <w:marBottom w:val="0"/>
              <w:divBdr>
                <w:top w:val="none" w:sz="0" w:space="0" w:color="auto"/>
                <w:left w:val="none" w:sz="0" w:space="0" w:color="auto"/>
                <w:bottom w:val="none" w:sz="0" w:space="0" w:color="auto"/>
                <w:right w:val="none" w:sz="0" w:space="0" w:color="auto"/>
              </w:divBdr>
            </w:div>
            <w:div w:id="1036009844">
              <w:marLeft w:val="0"/>
              <w:marRight w:val="0"/>
              <w:marTop w:val="0"/>
              <w:marBottom w:val="0"/>
              <w:divBdr>
                <w:top w:val="none" w:sz="0" w:space="0" w:color="auto"/>
                <w:left w:val="none" w:sz="0" w:space="0" w:color="auto"/>
                <w:bottom w:val="none" w:sz="0" w:space="0" w:color="auto"/>
                <w:right w:val="none" w:sz="0" w:space="0" w:color="auto"/>
              </w:divBdr>
            </w:div>
            <w:div w:id="1036857341">
              <w:marLeft w:val="0"/>
              <w:marRight w:val="0"/>
              <w:marTop w:val="0"/>
              <w:marBottom w:val="0"/>
              <w:divBdr>
                <w:top w:val="none" w:sz="0" w:space="0" w:color="auto"/>
                <w:left w:val="none" w:sz="0" w:space="0" w:color="auto"/>
                <w:bottom w:val="none" w:sz="0" w:space="0" w:color="auto"/>
                <w:right w:val="none" w:sz="0" w:space="0" w:color="auto"/>
              </w:divBdr>
            </w:div>
            <w:div w:id="1039278976">
              <w:marLeft w:val="0"/>
              <w:marRight w:val="0"/>
              <w:marTop w:val="0"/>
              <w:marBottom w:val="0"/>
              <w:divBdr>
                <w:top w:val="none" w:sz="0" w:space="0" w:color="auto"/>
                <w:left w:val="none" w:sz="0" w:space="0" w:color="auto"/>
                <w:bottom w:val="none" w:sz="0" w:space="0" w:color="auto"/>
                <w:right w:val="none" w:sz="0" w:space="0" w:color="auto"/>
              </w:divBdr>
            </w:div>
            <w:div w:id="1039479653">
              <w:marLeft w:val="0"/>
              <w:marRight w:val="0"/>
              <w:marTop w:val="0"/>
              <w:marBottom w:val="0"/>
              <w:divBdr>
                <w:top w:val="none" w:sz="0" w:space="0" w:color="auto"/>
                <w:left w:val="none" w:sz="0" w:space="0" w:color="auto"/>
                <w:bottom w:val="none" w:sz="0" w:space="0" w:color="auto"/>
                <w:right w:val="none" w:sz="0" w:space="0" w:color="auto"/>
              </w:divBdr>
            </w:div>
            <w:div w:id="1040282203">
              <w:marLeft w:val="0"/>
              <w:marRight w:val="0"/>
              <w:marTop w:val="0"/>
              <w:marBottom w:val="0"/>
              <w:divBdr>
                <w:top w:val="none" w:sz="0" w:space="0" w:color="auto"/>
                <w:left w:val="none" w:sz="0" w:space="0" w:color="auto"/>
                <w:bottom w:val="none" w:sz="0" w:space="0" w:color="auto"/>
                <w:right w:val="none" w:sz="0" w:space="0" w:color="auto"/>
              </w:divBdr>
            </w:div>
            <w:div w:id="1040320137">
              <w:marLeft w:val="0"/>
              <w:marRight w:val="0"/>
              <w:marTop w:val="0"/>
              <w:marBottom w:val="0"/>
              <w:divBdr>
                <w:top w:val="none" w:sz="0" w:space="0" w:color="auto"/>
                <w:left w:val="none" w:sz="0" w:space="0" w:color="auto"/>
                <w:bottom w:val="none" w:sz="0" w:space="0" w:color="auto"/>
                <w:right w:val="none" w:sz="0" w:space="0" w:color="auto"/>
              </w:divBdr>
            </w:div>
            <w:div w:id="1041635451">
              <w:marLeft w:val="0"/>
              <w:marRight w:val="0"/>
              <w:marTop w:val="0"/>
              <w:marBottom w:val="0"/>
              <w:divBdr>
                <w:top w:val="none" w:sz="0" w:space="0" w:color="auto"/>
                <w:left w:val="none" w:sz="0" w:space="0" w:color="auto"/>
                <w:bottom w:val="none" w:sz="0" w:space="0" w:color="auto"/>
                <w:right w:val="none" w:sz="0" w:space="0" w:color="auto"/>
              </w:divBdr>
            </w:div>
            <w:div w:id="1042246152">
              <w:marLeft w:val="0"/>
              <w:marRight w:val="0"/>
              <w:marTop w:val="0"/>
              <w:marBottom w:val="0"/>
              <w:divBdr>
                <w:top w:val="none" w:sz="0" w:space="0" w:color="auto"/>
                <w:left w:val="none" w:sz="0" w:space="0" w:color="auto"/>
                <w:bottom w:val="none" w:sz="0" w:space="0" w:color="auto"/>
                <w:right w:val="none" w:sz="0" w:space="0" w:color="auto"/>
              </w:divBdr>
            </w:div>
            <w:div w:id="1044600572">
              <w:marLeft w:val="0"/>
              <w:marRight w:val="0"/>
              <w:marTop w:val="0"/>
              <w:marBottom w:val="0"/>
              <w:divBdr>
                <w:top w:val="none" w:sz="0" w:space="0" w:color="auto"/>
                <w:left w:val="none" w:sz="0" w:space="0" w:color="auto"/>
                <w:bottom w:val="none" w:sz="0" w:space="0" w:color="auto"/>
                <w:right w:val="none" w:sz="0" w:space="0" w:color="auto"/>
              </w:divBdr>
            </w:div>
            <w:div w:id="1044989003">
              <w:marLeft w:val="0"/>
              <w:marRight w:val="0"/>
              <w:marTop w:val="0"/>
              <w:marBottom w:val="0"/>
              <w:divBdr>
                <w:top w:val="none" w:sz="0" w:space="0" w:color="auto"/>
                <w:left w:val="none" w:sz="0" w:space="0" w:color="auto"/>
                <w:bottom w:val="none" w:sz="0" w:space="0" w:color="auto"/>
                <w:right w:val="none" w:sz="0" w:space="0" w:color="auto"/>
              </w:divBdr>
            </w:div>
            <w:div w:id="1045103633">
              <w:marLeft w:val="0"/>
              <w:marRight w:val="0"/>
              <w:marTop w:val="0"/>
              <w:marBottom w:val="0"/>
              <w:divBdr>
                <w:top w:val="none" w:sz="0" w:space="0" w:color="auto"/>
                <w:left w:val="none" w:sz="0" w:space="0" w:color="auto"/>
                <w:bottom w:val="none" w:sz="0" w:space="0" w:color="auto"/>
                <w:right w:val="none" w:sz="0" w:space="0" w:color="auto"/>
              </w:divBdr>
            </w:div>
            <w:div w:id="1047527776">
              <w:marLeft w:val="0"/>
              <w:marRight w:val="0"/>
              <w:marTop w:val="0"/>
              <w:marBottom w:val="0"/>
              <w:divBdr>
                <w:top w:val="none" w:sz="0" w:space="0" w:color="auto"/>
                <w:left w:val="none" w:sz="0" w:space="0" w:color="auto"/>
                <w:bottom w:val="none" w:sz="0" w:space="0" w:color="auto"/>
                <w:right w:val="none" w:sz="0" w:space="0" w:color="auto"/>
              </w:divBdr>
            </w:div>
            <w:div w:id="1049573101">
              <w:marLeft w:val="0"/>
              <w:marRight w:val="0"/>
              <w:marTop w:val="0"/>
              <w:marBottom w:val="0"/>
              <w:divBdr>
                <w:top w:val="none" w:sz="0" w:space="0" w:color="auto"/>
                <w:left w:val="none" w:sz="0" w:space="0" w:color="auto"/>
                <w:bottom w:val="none" w:sz="0" w:space="0" w:color="auto"/>
                <w:right w:val="none" w:sz="0" w:space="0" w:color="auto"/>
              </w:divBdr>
            </w:div>
            <w:div w:id="1050225770">
              <w:marLeft w:val="0"/>
              <w:marRight w:val="0"/>
              <w:marTop w:val="0"/>
              <w:marBottom w:val="0"/>
              <w:divBdr>
                <w:top w:val="none" w:sz="0" w:space="0" w:color="auto"/>
                <w:left w:val="none" w:sz="0" w:space="0" w:color="auto"/>
                <w:bottom w:val="none" w:sz="0" w:space="0" w:color="auto"/>
                <w:right w:val="none" w:sz="0" w:space="0" w:color="auto"/>
              </w:divBdr>
            </w:div>
            <w:div w:id="1050230367">
              <w:marLeft w:val="0"/>
              <w:marRight w:val="0"/>
              <w:marTop w:val="0"/>
              <w:marBottom w:val="0"/>
              <w:divBdr>
                <w:top w:val="none" w:sz="0" w:space="0" w:color="auto"/>
                <w:left w:val="none" w:sz="0" w:space="0" w:color="auto"/>
                <w:bottom w:val="none" w:sz="0" w:space="0" w:color="auto"/>
                <w:right w:val="none" w:sz="0" w:space="0" w:color="auto"/>
              </w:divBdr>
            </w:div>
            <w:div w:id="1050835767">
              <w:marLeft w:val="0"/>
              <w:marRight w:val="0"/>
              <w:marTop w:val="0"/>
              <w:marBottom w:val="0"/>
              <w:divBdr>
                <w:top w:val="none" w:sz="0" w:space="0" w:color="auto"/>
                <w:left w:val="none" w:sz="0" w:space="0" w:color="auto"/>
                <w:bottom w:val="none" w:sz="0" w:space="0" w:color="auto"/>
                <w:right w:val="none" w:sz="0" w:space="0" w:color="auto"/>
              </w:divBdr>
            </w:div>
            <w:div w:id="1051461713">
              <w:marLeft w:val="0"/>
              <w:marRight w:val="0"/>
              <w:marTop w:val="0"/>
              <w:marBottom w:val="0"/>
              <w:divBdr>
                <w:top w:val="none" w:sz="0" w:space="0" w:color="auto"/>
                <w:left w:val="none" w:sz="0" w:space="0" w:color="auto"/>
                <w:bottom w:val="none" w:sz="0" w:space="0" w:color="auto"/>
                <w:right w:val="none" w:sz="0" w:space="0" w:color="auto"/>
              </w:divBdr>
            </w:div>
            <w:div w:id="1054085391">
              <w:marLeft w:val="0"/>
              <w:marRight w:val="0"/>
              <w:marTop w:val="0"/>
              <w:marBottom w:val="0"/>
              <w:divBdr>
                <w:top w:val="none" w:sz="0" w:space="0" w:color="auto"/>
                <w:left w:val="none" w:sz="0" w:space="0" w:color="auto"/>
                <w:bottom w:val="none" w:sz="0" w:space="0" w:color="auto"/>
                <w:right w:val="none" w:sz="0" w:space="0" w:color="auto"/>
              </w:divBdr>
            </w:div>
            <w:div w:id="1054161825">
              <w:marLeft w:val="0"/>
              <w:marRight w:val="0"/>
              <w:marTop w:val="0"/>
              <w:marBottom w:val="0"/>
              <w:divBdr>
                <w:top w:val="none" w:sz="0" w:space="0" w:color="auto"/>
                <w:left w:val="none" w:sz="0" w:space="0" w:color="auto"/>
                <w:bottom w:val="none" w:sz="0" w:space="0" w:color="auto"/>
                <w:right w:val="none" w:sz="0" w:space="0" w:color="auto"/>
              </w:divBdr>
            </w:div>
            <w:div w:id="1055009699">
              <w:marLeft w:val="0"/>
              <w:marRight w:val="0"/>
              <w:marTop w:val="0"/>
              <w:marBottom w:val="0"/>
              <w:divBdr>
                <w:top w:val="none" w:sz="0" w:space="0" w:color="auto"/>
                <w:left w:val="none" w:sz="0" w:space="0" w:color="auto"/>
                <w:bottom w:val="none" w:sz="0" w:space="0" w:color="auto"/>
                <w:right w:val="none" w:sz="0" w:space="0" w:color="auto"/>
              </w:divBdr>
            </w:div>
            <w:div w:id="1055816122">
              <w:marLeft w:val="0"/>
              <w:marRight w:val="0"/>
              <w:marTop w:val="0"/>
              <w:marBottom w:val="0"/>
              <w:divBdr>
                <w:top w:val="none" w:sz="0" w:space="0" w:color="auto"/>
                <w:left w:val="none" w:sz="0" w:space="0" w:color="auto"/>
                <w:bottom w:val="none" w:sz="0" w:space="0" w:color="auto"/>
                <w:right w:val="none" w:sz="0" w:space="0" w:color="auto"/>
              </w:divBdr>
            </w:div>
            <w:div w:id="1058674964">
              <w:marLeft w:val="0"/>
              <w:marRight w:val="0"/>
              <w:marTop w:val="0"/>
              <w:marBottom w:val="0"/>
              <w:divBdr>
                <w:top w:val="none" w:sz="0" w:space="0" w:color="auto"/>
                <w:left w:val="none" w:sz="0" w:space="0" w:color="auto"/>
                <w:bottom w:val="none" w:sz="0" w:space="0" w:color="auto"/>
                <w:right w:val="none" w:sz="0" w:space="0" w:color="auto"/>
              </w:divBdr>
            </w:div>
            <w:div w:id="1058866280">
              <w:marLeft w:val="0"/>
              <w:marRight w:val="0"/>
              <w:marTop w:val="0"/>
              <w:marBottom w:val="0"/>
              <w:divBdr>
                <w:top w:val="none" w:sz="0" w:space="0" w:color="auto"/>
                <w:left w:val="none" w:sz="0" w:space="0" w:color="auto"/>
                <w:bottom w:val="none" w:sz="0" w:space="0" w:color="auto"/>
                <w:right w:val="none" w:sz="0" w:space="0" w:color="auto"/>
              </w:divBdr>
            </w:div>
            <w:div w:id="1059590314">
              <w:marLeft w:val="0"/>
              <w:marRight w:val="0"/>
              <w:marTop w:val="0"/>
              <w:marBottom w:val="0"/>
              <w:divBdr>
                <w:top w:val="none" w:sz="0" w:space="0" w:color="auto"/>
                <w:left w:val="none" w:sz="0" w:space="0" w:color="auto"/>
                <w:bottom w:val="none" w:sz="0" w:space="0" w:color="auto"/>
                <w:right w:val="none" w:sz="0" w:space="0" w:color="auto"/>
              </w:divBdr>
            </w:div>
            <w:div w:id="1059784423">
              <w:marLeft w:val="0"/>
              <w:marRight w:val="0"/>
              <w:marTop w:val="0"/>
              <w:marBottom w:val="0"/>
              <w:divBdr>
                <w:top w:val="none" w:sz="0" w:space="0" w:color="auto"/>
                <w:left w:val="none" w:sz="0" w:space="0" w:color="auto"/>
                <w:bottom w:val="none" w:sz="0" w:space="0" w:color="auto"/>
                <w:right w:val="none" w:sz="0" w:space="0" w:color="auto"/>
              </w:divBdr>
            </w:div>
            <w:div w:id="1060402002">
              <w:marLeft w:val="0"/>
              <w:marRight w:val="0"/>
              <w:marTop w:val="0"/>
              <w:marBottom w:val="0"/>
              <w:divBdr>
                <w:top w:val="none" w:sz="0" w:space="0" w:color="auto"/>
                <w:left w:val="none" w:sz="0" w:space="0" w:color="auto"/>
                <w:bottom w:val="none" w:sz="0" w:space="0" w:color="auto"/>
                <w:right w:val="none" w:sz="0" w:space="0" w:color="auto"/>
              </w:divBdr>
            </w:div>
            <w:div w:id="1060832557">
              <w:marLeft w:val="0"/>
              <w:marRight w:val="0"/>
              <w:marTop w:val="0"/>
              <w:marBottom w:val="0"/>
              <w:divBdr>
                <w:top w:val="none" w:sz="0" w:space="0" w:color="auto"/>
                <w:left w:val="none" w:sz="0" w:space="0" w:color="auto"/>
                <w:bottom w:val="none" w:sz="0" w:space="0" w:color="auto"/>
                <w:right w:val="none" w:sz="0" w:space="0" w:color="auto"/>
              </w:divBdr>
            </w:div>
            <w:div w:id="1061371216">
              <w:marLeft w:val="0"/>
              <w:marRight w:val="0"/>
              <w:marTop w:val="0"/>
              <w:marBottom w:val="0"/>
              <w:divBdr>
                <w:top w:val="none" w:sz="0" w:space="0" w:color="auto"/>
                <w:left w:val="none" w:sz="0" w:space="0" w:color="auto"/>
                <w:bottom w:val="none" w:sz="0" w:space="0" w:color="auto"/>
                <w:right w:val="none" w:sz="0" w:space="0" w:color="auto"/>
              </w:divBdr>
            </w:div>
            <w:div w:id="1062753015">
              <w:marLeft w:val="0"/>
              <w:marRight w:val="0"/>
              <w:marTop w:val="0"/>
              <w:marBottom w:val="0"/>
              <w:divBdr>
                <w:top w:val="none" w:sz="0" w:space="0" w:color="auto"/>
                <w:left w:val="none" w:sz="0" w:space="0" w:color="auto"/>
                <w:bottom w:val="none" w:sz="0" w:space="0" w:color="auto"/>
                <w:right w:val="none" w:sz="0" w:space="0" w:color="auto"/>
              </w:divBdr>
            </w:div>
            <w:div w:id="1062947836">
              <w:marLeft w:val="0"/>
              <w:marRight w:val="0"/>
              <w:marTop w:val="0"/>
              <w:marBottom w:val="0"/>
              <w:divBdr>
                <w:top w:val="none" w:sz="0" w:space="0" w:color="auto"/>
                <w:left w:val="none" w:sz="0" w:space="0" w:color="auto"/>
                <w:bottom w:val="none" w:sz="0" w:space="0" w:color="auto"/>
                <w:right w:val="none" w:sz="0" w:space="0" w:color="auto"/>
              </w:divBdr>
            </w:div>
            <w:div w:id="1064571169">
              <w:marLeft w:val="0"/>
              <w:marRight w:val="0"/>
              <w:marTop w:val="0"/>
              <w:marBottom w:val="0"/>
              <w:divBdr>
                <w:top w:val="none" w:sz="0" w:space="0" w:color="auto"/>
                <w:left w:val="none" w:sz="0" w:space="0" w:color="auto"/>
                <w:bottom w:val="none" w:sz="0" w:space="0" w:color="auto"/>
                <w:right w:val="none" w:sz="0" w:space="0" w:color="auto"/>
              </w:divBdr>
            </w:div>
            <w:div w:id="1067192295">
              <w:marLeft w:val="0"/>
              <w:marRight w:val="0"/>
              <w:marTop w:val="0"/>
              <w:marBottom w:val="0"/>
              <w:divBdr>
                <w:top w:val="none" w:sz="0" w:space="0" w:color="auto"/>
                <w:left w:val="none" w:sz="0" w:space="0" w:color="auto"/>
                <w:bottom w:val="none" w:sz="0" w:space="0" w:color="auto"/>
                <w:right w:val="none" w:sz="0" w:space="0" w:color="auto"/>
              </w:divBdr>
            </w:div>
            <w:div w:id="1068109979">
              <w:marLeft w:val="0"/>
              <w:marRight w:val="0"/>
              <w:marTop w:val="0"/>
              <w:marBottom w:val="0"/>
              <w:divBdr>
                <w:top w:val="none" w:sz="0" w:space="0" w:color="auto"/>
                <w:left w:val="none" w:sz="0" w:space="0" w:color="auto"/>
                <w:bottom w:val="none" w:sz="0" w:space="0" w:color="auto"/>
                <w:right w:val="none" w:sz="0" w:space="0" w:color="auto"/>
              </w:divBdr>
            </w:div>
            <w:div w:id="1069424612">
              <w:marLeft w:val="0"/>
              <w:marRight w:val="0"/>
              <w:marTop w:val="0"/>
              <w:marBottom w:val="0"/>
              <w:divBdr>
                <w:top w:val="none" w:sz="0" w:space="0" w:color="auto"/>
                <w:left w:val="none" w:sz="0" w:space="0" w:color="auto"/>
                <w:bottom w:val="none" w:sz="0" w:space="0" w:color="auto"/>
                <w:right w:val="none" w:sz="0" w:space="0" w:color="auto"/>
              </w:divBdr>
            </w:div>
            <w:div w:id="1070343410">
              <w:marLeft w:val="0"/>
              <w:marRight w:val="0"/>
              <w:marTop w:val="0"/>
              <w:marBottom w:val="0"/>
              <w:divBdr>
                <w:top w:val="none" w:sz="0" w:space="0" w:color="auto"/>
                <w:left w:val="none" w:sz="0" w:space="0" w:color="auto"/>
                <w:bottom w:val="none" w:sz="0" w:space="0" w:color="auto"/>
                <w:right w:val="none" w:sz="0" w:space="0" w:color="auto"/>
              </w:divBdr>
            </w:div>
            <w:div w:id="1071537532">
              <w:marLeft w:val="0"/>
              <w:marRight w:val="0"/>
              <w:marTop w:val="0"/>
              <w:marBottom w:val="0"/>
              <w:divBdr>
                <w:top w:val="none" w:sz="0" w:space="0" w:color="auto"/>
                <w:left w:val="none" w:sz="0" w:space="0" w:color="auto"/>
                <w:bottom w:val="none" w:sz="0" w:space="0" w:color="auto"/>
                <w:right w:val="none" w:sz="0" w:space="0" w:color="auto"/>
              </w:divBdr>
            </w:div>
            <w:div w:id="1071729971">
              <w:marLeft w:val="0"/>
              <w:marRight w:val="0"/>
              <w:marTop w:val="0"/>
              <w:marBottom w:val="0"/>
              <w:divBdr>
                <w:top w:val="none" w:sz="0" w:space="0" w:color="auto"/>
                <w:left w:val="none" w:sz="0" w:space="0" w:color="auto"/>
                <w:bottom w:val="none" w:sz="0" w:space="0" w:color="auto"/>
                <w:right w:val="none" w:sz="0" w:space="0" w:color="auto"/>
              </w:divBdr>
            </w:div>
            <w:div w:id="1071779213">
              <w:marLeft w:val="0"/>
              <w:marRight w:val="0"/>
              <w:marTop w:val="0"/>
              <w:marBottom w:val="0"/>
              <w:divBdr>
                <w:top w:val="none" w:sz="0" w:space="0" w:color="auto"/>
                <w:left w:val="none" w:sz="0" w:space="0" w:color="auto"/>
                <w:bottom w:val="none" w:sz="0" w:space="0" w:color="auto"/>
                <w:right w:val="none" w:sz="0" w:space="0" w:color="auto"/>
              </w:divBdr>
            </w:div>
            <w:div w:id="1072004723">
              <w:marLeft w:val="0"/>
              <w:marRight w:val="0"/>
              <w:marTop w:val="0"/>
              <w:marBottom w:val="0"/>
              <w:divBdr>
                <w:top w:val="none" w:sz="0" w:space="0" w:color="auto"/>
                <w:left w:val="none" w:sz="0" w:space="0" w:color="auto"/>
                <w:bottom w:val="none" w:sz="0" w:space="0" w:color="auto"/>
                <w:right w:val="none" w:sz="0" w:space="0" w:color="auto"/>
              </w:divBdr>
            </w:div>
            <w:div w:id="1074552449">
              <w:marLeft w:val="0"/>
              <w:marRight w:val="0"/>
              <w:marTop w:val="0"/>
              <w:marBottom w:val="0"/>
              <w:divBdr>
                <w:top w:val="none" w:sz="0" w:space="0" w:color="auto"/>
                <w:left w:val="none" w:sz="0" w:space="0" w:color="auto"/>
                <w:bottom w:val="none" w:sz="0" w:space="0" w:color="auto"/>
                <w:right w:val="none" w:sz="0" w:space="0" w:color="auto"/>
              </w:divBdr>
            </w:div>
            <w:div w:id="1075275340">
              <w:marLeft w:val="0"/>
              <w:marRight w:val="0"/>
              <w:marTop w:val="0"/>
              <w:marBottom w:val="0"/>
              <w:divBdr>
                <w:top w:val="none" w:sz="0" w:space="0" w:color="auto"/>
                <w:left w:val="none" w:sz="0" w:space="0" w:color="auto"/>
                <w:bottom w:val="none" w:sz="0" w:space="0" w:color="auto"/>
                <w:right w:val="none" w:sz="0" w:space="0" w:color="auto"/>
              </w:divBdr>
            </w:div>
            <w:div w:id="1076633619">
              <w:marLeft w:val="0"/>
              <w:marRight w:val="0"/>
              <w:marTop w:val="0"/>
              <w:marBottom w:val="0"/>
              <w:divBdr>
                <w:top w:val="none" w:sz="0" w:space="0" w:color="auto"/>
                <w:left w:val="none" w:sz="0" w:space="0" w:color="auto"/>
                <w:bottom w:val="none" w:sz="0" w:space="0" w:color="auto"/>
                <w:right w:val="none" w:sz="0" w:space="0" w:color="auto"/>
              </w:divBdr>
            </w:div>
            <w:div w:id="1077630273">
              <w:marLeft w:val="0"/>
              <w:marRight w:val="0"/>
              <w:marTop w:val="0"/>
              <w:marBottom w:val="0"/>
              <w:divBdr>
                <w:top w:val="none" w:sz="0" w:space="0" w:color="auto"/>
                <w:left w:val="none" w:sz="0" w:space="0" w:color="auto"/>
                <w:bottom w:val="none" w:sz="0" w:space="0" w:color="auto"/>
                <w:right w:val="none" w:sz="0" w:space="0" w:color="auto"/>
              </w:divBdr>
            </w:div>
            <w:div w:id="1077898500">
              <w:marLeft w:val="0"/>
              <w:marRight w:val="0"/>
              <w:marTop w:val="0"/>
              <w:marBottom w:val="0"/>
              <w:divBdr>
                <w:top w:val="none" w:sz="0" w:space="0" w:color="auto"/>
                <w:left w:val="none" w:sz="0" w:space="0" w:color="auto"/>
                <w:bottom w:val="none" w:sz="0" w:space="0" w:color="auto"/>
                <w:right w:val="none" w:sz="0" w:space="0" w:color="auto"/>
              </w:divBdr>
            </w:div>
            <w:div w:id="1078330789">
              <w:marLeft w:val="0"/>
              <w:marRight w:val="0"/>
              <w:marTop w:val="0"/>
              <w:marBottom w:val="0"/>
              <w:divBdr>
                <w:top w:val="none" w:sz="0" w:space="0" w:color="auto"/>
                <w:left w:val="none" w:sz="0" w:space="0" w:color="auto"/>
                <w:bottom w:val="none" w:sz="0" w:space="0" w:color="auto"/>
                <w:right w:val="none" w:sz="0" w:space="0" w:color="auto"/>
              </w:divBdr>
            </w:div>
            <w:div w:id="1078672770">
              <w:marLeft w:val="0"/>
              <w:marRight w:val="0"/>
              <w:marTop w:val="0"/>
              <w:marBottom w:val="0"/>
              <w:divBdr>
                <w:top w:val="none" w:sz="0" w:space="0" w:color="auto"/>
                <w:left w:val="none" w:sz="0" w:space="0" w:color="auto"/>
                <w:bottom w:val="none" w:sz="0" w:space="0" w:color="auto"/>
                <w:right w:val="none" w:sz="0" w:space="0" w:color="auto"/>
              </w:divBdr>
            </w:div>
            <w:div w:id="1079063734">
              <w:marLeft w:val="0"/>
              <w:marRight w:val="0"/>
              <w:marTop w:val="0"/>
              <w:marBottom w:val="0"/>
              <w:divBdr>
                <w:top w:val="none" w:sz="0" w:space="0" w:color="auto"/>
                <w:left w:val="none" w:sz="0" w:space="0" w:color="auto"/>
                <w:bottom w:val="none" w:sz="0" w:space="0" w:color="auto"/>
                <w:right w:val="none" w:sz="0" w:space="0" w:color="auto"/>
              </w:divBdr>
            </w:div>
            <w:div w:id="1080297170">
              <w:marLeft w:val="0"/>
              <w:marRight w:val="0"/>
              <w:marTop w:val="0"/>
              <w:marBottom w:val="0"/>
              <w:divBdr>
                <w:top w:val="none" w:sz="0" w:space="0" w:color="auto"/>
                <w:left w:val="none" w:sz="0" w:space="0" w:color="auto"/>
                <w:bottom w:val="none" w:sz="0" w:space="0" w:color="auto"/>
                <w:right w:val="none" w:sz="0" w:space="0" w:color="auto"/>
              </w:divBdr>
            </w:div>
            <w:div w:id="1081488895">
              <w:marLeft w:val="0"/>
              <w:marRight w:val="0"/>
              <w:marTop w:val="0"/>
              <w:marBottom w:val="0"/>
              <w:divBdr>
                <w:top w:val="none" w:sz="0" w:space="0" w:color="auto"/>
                <w:left w:val="none" w:sz="0" w:space="0" w:color="auto"/>
                <w:bottom w:val="none" w:sz="0" w:space="0" w:color="auto"/>
                <w:right w:val="none" w:sz="0" w:space="0" w:color="auto"/>
              </w:divBdr>
            </w:div>
            <w:div w:id="1082948325">
              <w:marLeft w:val="0"/>
              <w:marRight w:val="0"/>
              <w:marTop w:val="0"/>
              <w:marBottom w:val="0"/>
              <w:divBdr>
                <w:top w:val="none" w:sz="0" w:space="0" w:color="auto"/>
                <w:left w:val="none" w:sz="0" w:space="0" w:color="auto"/>
                <w:bottom w:val="none" w:sz="0" w:space="0" w:color="auto"/>
                <w:right w:val="none" w:sz="0" w:space="0" w:color="auto"/>
              </w:divBdr>
            </w:div>
            <w:div w:id="1087533384">
              <w:marLeft w:val="0"/>
              <w:marRight w:val="0"/>
              <w:marTop w:val="0"/>
              <w:marBottom w:val="0"/>
              <w:divBdr>
                <w:top w:val="none" w:sz="0" w:space="0" w:color="auto"/>
                <w:left w:val="none" w:sz="0" w:space="0" w:color="auto"/>
                <w:bottom w:val="none" w:sz="0" w:space="0" w:color="auto"/>
                <w:right w:val="none" w:sz="0" w:space="0" w:color="auto"/>
              </w:divBdr>
            </w:div>
            <w:div w:id="1088498662">
              <w:marLeft w:val="0"/>
              <w:marRight w:val="0"/>
              <w:marTop w:val="0"/>
              <w:marBottom w:val="0"/>
              <w:divBdr>
                <w:top w:val="none" w:sz="0" w:space="0" w:color="auto"/>
                <w:left w:val="none" w:sz="0" w:space="0" w:color="auto"/>
                <w:bottom w:val="none" w:sz="0" w:space="0" w:color="auto"/>
                <w:right w:val="none" w:sz="0" w:space="0" w:color="auto"/>
              </w:divBdr>
            </w:div>
            <w:div w:id="1088843480">
              <w:marLeft w:val="0"/>
              <w:marRight w:val="0"/>
              <w:marTop w:val="0"/>
              <w:marBottom w:val="0"/>
              <w:divBdr>
                <w:top w:val="none" w:sz="0" w:space="0" w:color="auto"/>
                <w:left w:val="none" w:sz="0" w:space="0" w:color="auto"/>
                <w:bottom w:val="none" w:sz="0" w:space="0" w:color="auto"/>
                <w:right w:val="none" w:sz="0" w:space="0" w:color="auto"/>
              </w:divBdr>
            </w:div>
            <w:div w:id="1091000802">
              <w:marLeft w:val="0"/>
              <w:marRight w:val="0"/>
              <w:marTop w:val="0"/>
              <w:marBottom w:val="0"/>
              <w:divBdr>
                <w:top w:val="none" w:sz="0" w:space="0" w:color="auto"/>
                <w:left w:val="none" w:sz="0" w:space="0" w:color="auto"/>
                <w:bottom w:val="none" w:sz="0" w:space="0" w:color="auto"/>
                <w:right w:val="none" w:sz="0" w:space="0" w:color="auto"/>
              </w:divBdr>
            </w:div>
            <w:div w:id="1091699848">
              <w:marLeft w:val="0"/>
              <w:marRight w:val="0"/>
              <w:marTop w:val="0"/>
              <w:marBottom w:val="0"/>
              <w:divBdr>
                <w:top w:val="none" w:sz="0" w:space="0" w:color="auto"/>
                <w:left w:val="none" w:sz="0" w:space="0" w:color="auto"/>
                <w:bottom w:val="none" w:sz="0" w:space="0" w:color="auto"/>
                <w:right w:val="none" w:sz="0" w:space="0" w:color="auto"/>
              </w:divBdr>
            </w:div>
            <w:div w:id="1091852070">
              <w:marLeft w:val="0"/>
              <w:marRight w:val="0"/>
              <w:marTop w:val="0"/>
              <w:marBottom w:val="0"/>
              <w:divBdr>
                <w:top w:val="none" w:sz="0" w:space="0" w:color="auto"/>
                <w:left w:val="none" w:sz="0" w:space="0" w:color="auto"/>
                <w:bottom w:val="none" w:sz="0" w:space="0" w:color="auto"/>
                <w:right w:val="none" w:sz="0" w:space="0" w:color="auto"/>
              </w:divBdr>
            </w:div>
            <w:div w:id="1093890941">
              <w:marLeft w:val="0"/>
              <w:marRight w:val="0"/>
              <w:marTop w:val="0"/>
              <w:marBottom w:val="0"/>
              <w:divBdr>
                <w:top w:val="none" w:sz="0" w:space="0" w:color="auto"/>
                <w:left w:val="none" w:sz="0" w:space="0" w:color="auto"/>
                <w:bottom w:val="none" w:sz="0" w:space="0" w:color="auto"/>
                <w:right w:val="none" w:sz="0" w:space="0" w:color="auto"/>
              </w:divBdr>
            </w:div>
            <w:div w:id="1094009532">
              <w:marLeft w:val="0"/>
              <w:marRight w:val="0"/>
              <w:marTop w:val="0"/>
              <w:marBottom w:val="0"/>
              <w:divBdr>
                <w:top w:val="none" w:sz="0" w:space="0" w:color="auto"/>
                <w:left w:val="none" w:sz="0" w:space="0" w:color="auto"/>
                <w:bottom w:val="none" w:sz="0" w:space="0" w:color="auto"/>
                <w:right w:val="none" w:sz="0" w:space="0" w:color="auto"/>
              </w:divBdr>
            </w:div>
            <w:div w:id="1095058037">
              <w:marLeft w:val="0"/>
              <w:marRight w:val="0"/>
              <w:marTop w:val="0"/>
              <w:marBottom w:val="0"/>
              <w:divBdr>
                <w:top w:val="none" w:sz="0" w:space="0" w:color="auto"/>
                <w:left w:val="none" w:sz="0" w:space="0" w:color="auto"/>
                <w:bottom w:val="none" w:sz="0" w:space="0" w:color="auto"/>
                <w:right w:val="none" w:sz="0" w:space="0" w:color="auto"/>
              </w:divBdr>
            </w:div>
            <w:div w:id="1097020732">
              <w:marLeft w:val="0"/>
              <w:marRight w:val="0"/>
              <w:marTop w:val="0"/>
              <w:marBottom w:val="0"/>
              <w:divBdr>
                <w:top w:val="none" w:sz="0" w:space="0" w:color="auto"/>
                <w:left w:val="none" w:sz="0" w:space="0" w:color="auto"/>
                <w:bottom w:val="none" w:sz="0" w:space="0" w:color="auto"/>
                <w:right w:val="none" w:sz="0" w:space="0" w:color="auto"/>
              </w:divBdr>
            </w:div>
            <w:div w:id="1097097799">
              <w:marLeft w:val="0"/>
              <w:marRight w:val="0"/>
              <w:marTop w:val="0"/>
              <w:marBottom w:val="0"/>
              <w:divBdr>
                <w:top w:val="none" w:sz="0" w:space="0" w:color="auto"/>
                <w:left w:val="none" w:sz="0" w:space="0" w:color="auto"/>
                <w:bottom w:val="none" w:sz="0" w:space="0" w:color="auto"/>
                <w:right w:val="none" w:sz="0" w:space="0" w:color="auto"/>
              </w:divBdr>
            </w:div>
            <w:div w:id="1098603200">
              <w:marLeft w:val="0"/>
              <w:marRight w:val="0"/>
              <w:marTop w:val="0"/>
              <w:marBottom w:val="0"/>
              <w:divBdr>
                <w:top w:val="none" w:sz="0" w:space="0" w:color="auto"/>
                <w:left w:val="none" w:sz="0" w:space="0" w:color="auto"/>
                <w:bottom w:val="none" w:sz="0" w:space="0" w:color="auto"/>
                <w:right w:val="none" w:sz="0" w:space="0" w:color="auto"/>
              </w:divBdr>
            </w:div>
            <w:div w:id="1098791961">
              <w:marLeft w:val="0"/>
              <w:marRight w:val="0"/>
              <w:marTop w:val="0"/>
              <w:marBottom w:val="0"/>
              <w:divBdr>
                <w:top w:val="none" w:sz="0" w:space="0" w:color="auto"/>
                <w:left w:val="none" w:sz="0" w:space="0" w:color="auto"/>
                <w:bottom w:val="none" w:sz="0" w:space="0" w:color="auto"/>
                <w:right w:val="none" w:sz="0" w:space="0" w:color="auto"/>
              </w:divBdr>
            </w:div>
            <w:div w:id="1099134163">
              <w:marLeft w:val="0"/>
              <w:marRight w:val="0"/>
              <w:marTop w:val="0"/>
              <w:marBottom w:val="0"/>
              <w:divBdr>
                <w:top w:val="none" w:sz="0" w:space="0" w:color="auto"/>
                <w:left w:val="none" w:sz="0" w:space="0" w:color="auto"/>
                <w:bottom w:val="none" w:sz="0" w:space="0" w:color="auto"/>
                <w:right w:val="none" w:sz="0" w:space="0" w:color="auto"/>
              </w:divBdr>
            </w:div>
            <w:div w:id="1099368766">
              <w:marLeft w:val="0"/>
              <w:marRight w:val="0"/>
              <w:marTop w:val="0"/>
              <w:marBottom w:val="0"/>
              <w:divBdr>
                <w:top w:val="none" w:sz="0" w:space="0" w:color="auto"/>
                <w:left w:val="none" w:sz="0" w:space="0" w:color="auto"/>
                <w:bottom w:val="none" w:sz="0" w:space="0" w:color="auto"/>
                <w:right w:val="none" w:sz="0" w:space="0" w:color="auto"/>
              </w:divBdr>
            </w:div>
            <w:div w:id="1099914489">
              <w:marLeft w:val="0"/>
              <w:marRight w:val="0"/>
              <w:marTop w:val="0"/>
              <w:marBottom w:val="0"/>
              <w:divBdr>
                <w:top w:val="none" w:sz="0" w:space="0" w:color="auto"/>
                <w:left w:val="none" w:sz="0" w:space="0" w:color="auto"/>
                <w:bottom w:val="none" w:sz="0" w:space="0" w:color="auto"/>
                <w:right w:val="none" w:sz="0" w:space="0" w:color="auto"/>
              </w:divBdr>
            </w:div>
            <w:div w:id="1099983649">
              <w:marLeft w:val="0"/>
              <w:marRight w:val="0"/>
              <w:marTop w:val="0"/>
              <w:marBottom w:val="0"/>
              <w:divBdr>
                <w:top w:val="none" w:sz="0" w:space="0" w:color="auto"/>
                <w:left w:val="none" w:sz="0" w:space="0" w:color="auto"/>
                <w:bottom w:val="none" w:sz="0" w:space="0" w:color="auto"/>
                <w:right w:val="none" w:sz="0" w:space="0" w:color="auto"/>
              </w:divBdr>
            </w:div>
            <w:div w:id="1100174637">
              <w:marLeft w:val="0"/>
              <w:marRight w:val="0"/>
              <w:marTop w:val="0"/>
              <w:marBottom w:val="0"/>
              <w:divBdr>
                <w:top w:val="none" w:sz="0" w:space="0" w:color="auto"/>
                <w:left w:val="none" w:sz="0" w:space="0" w:color="auto"/>
                <w:bottom w:val="none" w:sz="0" w:space="0" w:color="auto"/>
                <w:right w:val="none" w:sz="0" w:space="0" w:color="auto"/>
              </w:divBdr>
            </w:div>
            <w:div w:id="1103063945">
              <w:marLeft w:val="0"/>
              <w:marRight w:val="0"/>
              <w:marTop w:val="0"/>
              <w:marBottom w:val="0"/>
              <w:divBdr>
                <w:top w:val="none" w:sz="0" w:space="0" w:color="auto"/>
                <w:left w:val="none" w:sz="0" w:space="0" w:color="auto"/>
                <w:bottom w:val="none" w:sz="0" w:space="0" w:color="auto"/>
                <w:right w:val="none" w:sz="0" w:space="0" w:color="auto"/>
              </w:divBdr>
            </w:div>
            <w:div w:id="1103307756">
              <w:marLeft w:val="0"/>
              <w:marRight w:val="0"/>
              <w:marTop w:val="0"/>
              <w:marBottom w:val="0"/>
              <w:divBdr>
                <w:top w:val="none" w:sz="0" w:space="0" w:color="auto"/>
                <w:left w:val="none" w:sz="0" w:space="0" w:color="auto"/>
                <w:bottom w:val="none" w:sz="0" w:space="0" w:color="auto"/>
                <w:right w:val="none" w:sz="0" w:space="0" w:color="auto"/>
              </w:divBdr>
            </w:div>
            <w:div w:id="1103376139">
              <w:marLeft w:val="0"/>
              <w:marRight w:val="0"/>
              <w:marTop w:val="0"/>
              <w:marBottom w:val="0"/>
              <w:divBdr>
                <w:top w:val="none" w:sz="0" w:space="0" w:color="auto"/>
                <w:left w:val="none" w:sz="0" w:space="0" w:color="auto"/>
                <w:bottom w:val="none" w:sz="0" w:space="0" w:color="auto"/>
                <w:right w:val="none" w:sz="0" w:space="0" w:color="auto"/>
              </w:divBdr>
            </w:div>
            <w:div w:id="1103644226">
              <w:marLeft w:val="0"/>
              <w:marRight w:val="0"/>
              <w:marTop w:val="0"/>
              <w:marBottom w:val="0"/>
              <w:divBdr>
                <w:top w:val="none" w:sz="0" w:space="0" w:color="auto"/>
                <w:left w:val="none" w:sz="0" w:space="0" w:color="auto"/>
                <w:bottom w:val="none" w:sz="0" w:space="0" w:color="auto"/>
                <w:right w:val="none" w:sz="0" w:space="0" w:color="auto"/>
              </w:divBdr>
            </w:div>
            <w:div w:id="1104376494">
              <w:marLeft w:val="0"/>
              <w:marRight w:val="0"/>
              <w:marTop w:val="0"/>
              <w:marBottom w:val="0"/>
              <w:divBdr>
                <w:top w:val="none" w:sz="0" w:space="0" w:color="auto"/>
                <w:left w:val="none" w:sz="0" w:space="0" w:color="auto"/>
                <w:bottom w:val="none" w:sz="0" w:space="0" w:color="auto"/>
                <w:right w:val="none" w:sz="0" w:space="0" w:color="auto"/>
              </w:divBdr>
            </w:div>
            <w:div w:id="1104614652">
              <w:marLeft w:val="0"/>
              <w:marRight w:val="0"/>
              <w:marTop w:val="0"/>
              <w:marBottom w:val="0"/>
              <w:divBdr>
                <w:top w:val="none" w:sz="0" w:space="0" w:color="auto"/>
                <w:left w:val="none" w:sz="0" w:space="0" w:color="auto"/>
                <w:bottom w:val="none" w:sz="0" w:space="0" w:color="auto"/>
                <w:right w:val="none" w:sz="0" w:space="0" w:color="auto"/>
              </w:divBdr>
            </w:div>
            <w:div w:id="1104883504">
              <w:marLeft w:val="0"/>
              <w:marRight w:val="0"/>
              <w:marTop w:val="0"/>
              <w:marBottom w:val="0"/>
              <w:divBdr>
                <w:top w:val="none" w:sz="0" w:space="0" w:color="auto"/>
                <w:left w:val="none" w:sz="0" w:space="0" w:color="auto"/>
                <w:bottom w:val="none" w:sz="0" w:space="0" w:color="auto"/>
                <w:right w:val="none" w:sz="0" w:space="0" w:color="auto"/>
              </w:divBdr>
            </w:div>
            <w:div w:id="1105077565">
              <w:marLeft w:val="0"/>
              <w:marRight w:val="0"/>
              <w:marTop w:val="0"/>
              <w:marBottom w:val="0"/>
              <w:divBdr>
                <w:top w:val="none" w:sz="0" w:space="0" w:color="auto"/>
                <w:left w:val="none" w:sz="0" w:space="0" w:color="auto"/>
                <w:bottom w:val="none" w:sz="0" w:space="0" w:color="auto"/>
                <w:right w:val="none" w:sz="0" w:space="0" w:color="auto"/>
              </w:divBdr>
            </w:div>
            <w:div w:id="1106383831">
              <w:marLeft w:val="0"/>
              <w:marRight w:val="0"/>
              <w:marTop w:val="0"/>
              <w:marBottom w:val="0"/>
              <w:divBdr>
                <w:top w:val="none" w:sz="0" w:space="0" w:color="auto"/>
                <w:left w:val="none" w:sz="0" w:space="0" w:color="auto"/>
                <w:bottom w:val="none" w:sz="0" w:space="0" w:color="auto"/>
                <w:right w:val="none" w:sz="0" w:space="0" w:color="auto"/>
              </w:divBdr>
            </w:div>
            <w:div w:id="1106802570">
              <w:marLeft w:val="0"/>
              <w:marRight w:val="0"/>
              <w:marTop w:val="0"/>
              <w:marBottom w:val="0"/>
              <w:divBdr>
                <w:top w:val="none" w:sz="0" w:space="0" w:color="auto"/>
                <w:left w:val="none" w:sz="0" w:space="0" w:color="auto"/>
                <w:bottom w:val="none" w:sz="0" w:space="0" w:color="auto"/>
                <w:right w:val="none" w:sz="0" w:space="0" w:color="auto"/>
              </w:divBdr>
            </w:div>
            <w:div w:id="1107696945">
              <w:marLeft w:val="0"/>
              <w:marRight w:val="0"/>
              <w:marTop w:val="0"/>
              <w:marBottom w:val="0"/>
              <w:divBdr>
                <w:top w:val="none" w:sz="0" w:space="0" w:color="auto"/>
                <w:left w:val="none" w:sz="0" w:space="0" w:color="auto"/>
                <w:bottom w:val="none" w:sz="0" w:space="0" w:color="auto"/>
                <w:right w:val="none" w:sz="0" w:space="0" w:color="auto"/>
              </w:divBdr>
            </w:div>
            <w:div w:id="1107700164">
              <w:marLeft w:val="0"/>
              <w:marRight w:val="0"/>
              <w:marTop w:val="0"/>
              <w:marBottom w:val="0"/>
              <w:divBdr>
                <w:top w:val="none" w:sz="0" w:space="0" w:color="auto"/>
                <w:left w:val="none" w:sz="0" w:space="0" w:color="auto"/>
                <w:bottom w:val="none" w:sz="0" w:space="0" w:color="auto"/>
                <w:right w:val="none" w:sz="0" w:space="0" w:color="auto"/>
              </w:divBdr>
            </w:div>
            <w:div w:id="1108426044">
              <w:marLeft w:val="0"/>
              <w:marRight w:val="0"/>
              <w:marTop w:val="0"/>
              <w:marBottom w:val="0"/>
              <w:divBdr>
                <w:top w:val="none" w:sz="0" w:space="0" w:color="auto"/>
                <w:left w:val="none" w:sz="0" w:space="0" w:color="auto"/>
                <w:bottom w:val="none" w:sz="0" w:space="0" w:color="auto"/>
                <w:right w:val="none" w:sz="0" w:space="0" w:color="auto"/>
              </w:divBdr>
            </w:div>
            <w:div w:id="1109200004">
              <w:marLeft w:val="0"/>
              <w:marRight w:val="0"/>
              <w:marTop w:val="0"/>
              <w:marBottom w:val="0"/>
              <w:divBdr>
                <w:top w:val="none" w:sz="0" w:space="0" w:color="auto"/>
                <w:left w:val="none" w:sz="0" w:space="0" w:color="auto"/>
                <w:bottom w:val="none" w:sz="0" w:space="0" w:color="auto"/>
                <w:right w:val="none" w:sz="0" w:space="0" w:color="auto"/>
              </w:divBdr>
            </w:div>
            <w:div w:id="1109397359">
              <w:marLeft w:val="0"/>
              <w:marRight w:val="0"/>
              <w:marTop w:val="0"/>
              <w:marBottom w:val="0"/>
              <w:divBdr>
                <w:top w:val="none" w:sz="0" w:space="0" w:color="auto"/>
                <w:left w:val="none" w:sz="0" w:space="0" w:color="auto"/>
                <w:bottom w:val="none" w:sz="0" w:space="0" w:color="auto"/>
                <w:right w:val="none" w:sz="0" w:space="0" w:color="auto"/>
              </w:divBdr>
            </w:div>
            <w:div w:id="1110389822">
              <w:marLeft w:val="0"/>
              <w:marRight w:val="0"/>
              <w:marTop w:val="0"/>
              <w:marBottom w:val="0"/>
              <w:divBdr>
                <w:top w:val="none" w:sz="0" w:space="0" w:color="auto"/>
                <w:left w:val="none" w:sz="0" w:space="0" w:color="auto"/>
                <w:bottom w:val="none" w:sz="0" w:space="0" w:color="auto"/>
                <w:right w:val="none" w:sz="0" w:space="0" w:color="auto"/>
              </w:divBdr>
            </w:div>
            <w:div w:id="1110516217">
              <w:marLeft w:val="0"/>
              <w:marRight w:val="0"/>
              <w:marTop w:val="0"/>
              <w:marBottom w:val="0"/>
              <w:divBdr>
                <w:top w:val="none" w:sz="0" w:space="0" w:color="auto"/>
                <w:left w:val="none" w:sz="0" w:space="0" w:color="auto"/>
                <w:bottom w:val="none" w:sz="0" w:space="0" w:color="auto"/>
                <w:right w:val="none" w:sz="0" w:space="0" w:color="auto"/>
              </w:divBdr>
            </w:div>
            <w:div w:id="1111316069">
              <w:marLeft w:val="0"/>
              <w:marRight w:val="0"/>
              <w:marTop w:val="0"/>
              <w:marBottom w:val="0"/>
              <w:divBdr>
                <w:top w:val="none" w:sz="0" w:space="0" w:color="auto"/>
                <w:left w:val="none" w:sz="0" w:space="0" w:color="auto"/>
                <w:bottom w:val="none" w:sz="0" w:space="0" w:color="auto"/>
                <w:right w:val="none" w:sz="0" w:space="0" w:color="auto"/>
              </w:divBdr>
            </w:div>
            <w:div w:id="1111362874">
              <w:marLeft w:val="0"/>
              <w:marRight w:val="0"/>
              <w:marTop w:val="0"/>
              <w:marBottom w:val="0"/>
              <w:divBdr>
                <w:top w:val="none" w:sz="0" w:space="0" w:color="auto"/>
                <w:left w:val="none" w:sz="0" w:space="0" w:color="auto"/>
                <w:bottom w:val="none" w:sz="0" w:space="0" w:color="auto"/>
                <w:right w:val="none" w:sz="0" w:space="0" w:color="auto"/>
              </w:divBdr>
            </w:div>
            <w:div w:id="1111558308">
              <w:marLeft w:val="0"/>
              <w:marRight w:val="0"/>
              <w:marTop w:val="0"/>
              <w:marBottom w:val="0"/>
              <w:divBdr>
                <w:top w:val="none" w:sz="0" w:space="0" w:color="auto"/>
                <w:left w:val="none" w:sz="0" w:space="0" w:color="auto"/>
                <w:bottom w:val="none" w:sz="0" w:space="0" w:color="auto"/>
                <w:right w:val="none" w:sz="0" w:space="0" w:color="auto"/>
              </w:divBdr>
            </w:div>
            <w:div w:id="1111708904">
              <w:marLeft w:val="0"/>
              <w:marRight w:val="0"/>
              <w:marTop w:val="0"/>
              <w:marBottom w:val="0"/>
              <w:divBdr>
                <w:top w:val="none" w:sz="0" w:space="0" w:color="auto"/>
                <w:left w:val="none" w:sz="0" w:space="0" w:color="auto"/>
                <w:bottom w:val="none" w:sz="0" w:space="0" w:color="auto"/>
                <w:right w:val="none" w:sz="0" w:space="0" w:color="auto"/>
              </w:divBdr>
            </w:div>
            <w:div w:id="1112940569">
              <w:marLeft w:val="0"/>
              <w:marRight w:val="0"/>
              <w:marTop w:val="0"/>
              <w:marBottom w:val="0"/>
              <w:divBdr>
                <w:top w:val="none" w:sz="0" w:space="0" w:color="auto"/>
                <w:left w:val="none" w:sz="0" w:space="0" w:color="auto"/>
                <w:bottom w:val="none" w:sz="0" w:space="0" w:color="auto"/>
                <w:right w:val="none" w:sz="0" w:space="0" w:color="auto"/>
              </w:divBdr>
            </w:div>
            <w:div w:id="1113787459">
              <w:marLeft w:val="0"/>
              <w:marRight w:val="0"/>
              <w:marTop w:val="0"/>
              <w:marBottom w:val="0"/>
              <w:divBdr>
                <w:top w:val="none" w:sz="0" w:space="0" w:color="auto"/>
                <w:left w:val="none" w:sz="0" w:space="0" w:color="auto"/>
                <w:bottom w:val="none" w:sz="0" w:space="0" w:color="auto"/>
                <w:right w:val="none" w:sz="0" w:space="0" w:color="auto"/>
              </w:divBdr>
            </w:div>
            <w:div w:id="1113935991">
              <w:marLeft w:val="0"/>
              <w:marRight w:val="0"/>
              <w:marTop w:val="0"/>
              <w:marBottom w:val="0"/>
              <w:divBdr>
                <w:top w:val="none" w:sz="0" w:space="0" w:color="auto"/>
                <w:left w:val="none" w:sz="0" w:space="0" w:color="auto"/>
                <w:bottom w:val="none" w:sz="0" w:space="0" w:color="auto"/>
                <w:right w:val="none" w:sz="0" w:space="0" w:color="auto"/>
              </w:divBdr>
            </w:div>
            <w:div w:id="1113942221">
              <w:marLeft w:val="0"/>
              <w:marRight w:val="0"/>
              <w:marTop w:val="0"/>
              <w:marBottom w:val="0"/>
              <w:divBdr>
                <w:top w:val="none" w:sz="0" w:space="0" w:color="auto"/>
                <w:left w:val="none" w:sz="0" w:space="0" w:color="auto"/>
                <w:bottom w:val="none" w:sz="0" w:space="0" w:color="auto"/>
                <w:right w:val="none" w:sz="0" w:space="0" w:color="auto"/>
              </w:divBdr>
              <w:divsChild>
                <w:div w:id="548885544">
                  <w:marLeft w:val="0"/>
                  <w:marRight w:val="0"/>
                  <w:marTop w:val="0"/>
                  <w:marBottom w:val="0"/>
                  <w:divBdr>
                    <w:top w:val="none" w:sz="0" w:space="0" w:color="auto"/>
                    <w:left w:val="none" w:sz="0" w:space="0" w:color="auto"/>
                    <w:bottom w:val="none" w:sz="0" w:space="0" w:color="auto"/>
                    <w:right w:val="none" w:sz="0" w:space="0" w:color="auto"/>
                  </w:divBdr>
                </w:div>
                <w:div w:id="775952226">
                  <w:marLeft w:val="0"/>
                  <w:marRight w:val="0"/>
                  <w:marTop w:val="0"/>
                  <w:marBottom w:val="0"/>
                  <w:divBdr>
                    <w:top w:val="none" w:sz="0" w:space="0" w:color="auto"/>
                    <w:left w:val="none" w:sz="0" w:space="0" w:color="auto"/>
                    <w:bottom w:val="none" w:sz="0" w:space="0" w:color="auto"/>
                    <w:right w:val="none" w:sz="0" w:space="0" w:color="auto"/>
                  </w:divBdr>
                </w:div>
                <w:div w:id="906962972">
                  <w:marLeft w:val="0"/>
                  <w:marRight w:val="0"/>
                  <w:marTop w:val="0"/>
                  <w:marBottom w:val="0"/>
                  <w:divBdr>
                    <w:top w:val="none" w:sz="0" w:space="0" w:color="auto"/>
                    <w:left w:val="none" w:sz="0" w:space="0" w:color="auto"/>
                    <w:bottom w:val="none" w:sz="0" w:space="0" w:color="auto"/>
                    <w:right w:val="none" w:sz="0" w:space="0" w:color="auto"/>
                  </w:divBdr>
                </w:div>
                <w:div w:id="1519468051">
                  <w:marLeft w:val="0"/>
                  <w:marRight w:val="0"/>
                  <w:marTop w:val="0"/>
                  <w:marBottom w:val="0"/>
                  <w:divBdr>
                    <w:top w:val="none" w:sz="0" w:space="0" w:color="auto"/>
                    <w:left w:val="none" w:sz="0" w:space="0" w:color="auto"/>
                    <w:bottom w:val="none" w:sz="0" w:space="0" w:color="auto"/>
                    <w:right w:val="none" w:sz="0" w:space="0" w:color="auto"/>
                  </w:divBdr>
                </w:div>
                <w:div w:id="1583445308">
                  <w:marLeft w:val="0"/>
                  <w:marRight w:val="0"/>
                  <w:marTop w:val="0"/>
                  <w:marBottom w:val="0"/>
                  <w:divBdr>
                    <w:top w:val="none" w:sz="0" w:space="0" w:color="auto"/>
                    <w:left w:val="none" w:sz="0" w:space="0" w:color="auto"/>
                    <w:bottom w:val="none" w:sz="0" w:space="0" w:color="auto"/>
                    <w:right w:val="none" w:sz="0" w:space="0" w:color="auto"/>
                  </w:divBdr>
                </w:div>
                <w:div w:id="1893733863">
                  <w:marLeft w:val="0"/>
                  <w:marRight w:val="0"/>
                  <w:marTop w:val="0"/>
                  <w:marBottom w:val="0"/>
                  <w:divBdr>
                    <w:top w:val="none" w:sz="0" w:space="0" w:color="auto"/>
                    <w:left w:val="none" w:sz="0" w:space="0" w:color="auto"/>
                    <w:bottom w:val="none" w:sz="0" w:space="0" w:color="auto"/>
                    <w:right w:val="none" w:sz="0" w:space="0" w:color="auto"/>
                  </w:divBdr>
                </w:div>
              </w:divsChild>
            </w:div>
            <w:div w:id="1114400793">
              <w:marLeft w:val="0"/>
              <w:marRight w:val="0"/>
              <w:marTop w:val="0"/>
              <w:marBottom w:val="0"/>
              <w:divBdr>
                <w:top w:val="none" w:sz="0" w:space="0" w:color="auto"/>
                <w:left w:val="none" w:sz="0" w:space="0" w:color="auto"/>
                <w:bottom w:val="none" w:sz="0" w:space="0" w:color="auto"/>
                <w:right w:val="none" w:sz="0" w:space="0" w:color="auto"/>
              </w:divBdr>
            </w:div>
            <w:div w:id="1115179510">
              <w:marLeft w:val="0"/>
              <w:marRight w:val="0"/>
              <w:marTop w:val="0"/>
              <w:marBottom w:val="0"/>
              <w:divBdr>
                <w:top w:val="none" w:sz="0" w:space="0" w:color="auto"/>
                <w:left w:val="none" w:sz="0" w:space="0" w:color="auto"/>
                <w:bottom w:val="none" w:sz="0" w:space="0" w:color="auto"/>
                <w:right w:val="none" w:sz="0" w:space="0" w:color="auto"/>
              </w:divBdr>
            </w:div>
            <w:div w:id="1115755037">
              <w:marLeft w:val="0"/>
              <w:marRight w:val="0"/>
              <w:marTop w:val="0"/>
              <w:marBottom w:val="0"/>
              <w:divBdr>
                <w:top w:val="none" w:sz="0" w:space="0" w:color="auto"/>
                <w:left w:val="none" w:sz="0" w:space="0" w:color="auto"/>
                <w:bottom w:val="none" w:sz="0" w:space="0" w:color="auto"/>
                <w:right w:val="none" w:sz="0" w:space="0" w:color="auto"/>
              </w:divBdr>
            </w:div>
            <w:div w:id="1115755799">
              <w:marLeft w:val="0"/>
              <w:marRight w:val="0"/>
              <w:marTop w:val="0"/>
              <w:marBottom w:val="0"/>
              <w:divBdr>
                <w:top w:val="none" w:sz="0" w:space="0" w:color="auto"/>
                <w:left w:val="none" w:sz="0" w:space="0" w:color="auto"/>
                <w:bottom w:val="none" w:sz="0" w:space="0" w:color="auto"/>
                <w:right w:val="none" w:sz="0" w:space="0" w:color="auto"/>
              </w:divBdr>
            </w:div>
            <w:div w:id="1115757904">
              <w:marLeft w:val="0"/>
              <w:marRight w:val="0"/>
              <w:marTop w:val="0"/>
              <w:marBottom w:val="0"/>
              <w:divBdr>
                <w:top w:val="none" w:sz="0" w:space="0" w:color="auto"/>
                <w:left w:val="none" w:sz="0" w:space="0" w:color="auto"/>
                <w:bottom w:val="none" w:sz="0" w:space="0" w:color="auto"/>
                <w:right w:val="none" w:sz="0" w:space="0" w:color="auto"/>
              </w:divBdr>
            </w:div>
            <w:div w:id="1116019469">
              <w:marLeft w:val="0"/>
              <w:marRight w:val="0"/>
              <w:marTop w:val="0"/>
              <w:marBottom w:val="0"/>
              <w:divBdr>
                <w:top w:val="none" w:sz="0" w:space="0" w:color="auto"/>
                <w:left w:val="none" w:sz="0" w:space="0" w:color="auto"/>
                <w:bottom w:val="none" w:sz="0" w:space="0" w:color="auto"/>
                <w:right w:val="none" w:sz="0" w:space="0" w:color="auto"/>
              </w:divBdr>
            </w:div>
            <w:div w:id="1117258113">
              <w:marLeft w:val="0"/>
              <w:marRight w:val="0"/>
              <w:marTop w:val="0"/>
              <w:marBottom w:val="0"/>
              <w:divBdr>
                <w:top w:val="none" w:sz="0" w:space="0" w:color="auto"/>
                <w:left w:val="none" w:sz="0" w:space="0" w:color="auto"/>
                <w:bottom w:val="none" w:sz="0" w:space="0" w:color="auto"/>
                <w:right w:val="none" w:sz="0" w:space="0" w:color="auto"/>
              </w:divBdr>
            </w:div>
            <w:div w:id="1117406250">
              <w:marLeft w:val="0"/>
              <w:marRight w:val="0"/>
              <w:marTop w:val="0"/>
              <w:marBottom w:val="0"/>
              <w:divBdr>
                <w:top w:val="none" w:sz="0" w:space="0" w:color="auto"/>
                <w:left w:val="none" w:sz="0" w:space="0" w:color="auto"/>
                <w:bottom w:val="none" w:sz="0" w:space="0" w:color="auto"/>
                <w:right w:val="none" w:sz="0" w:space="0" w:color="auto"/>
              </w:divBdr>
            </w:div>
            <w:div w:id="1117529492">
              <w:marLeft w:val="0"/>
              <w:marRight w:val="0"/>
              <w:marTop w:val="0"/>
              <w:marBottom w:val="0"/>
              <w:divBdr>
                <w:top w:val="none" w:sz="0" w:space="0" w:color="auto"/>
                <w:left w:val="none" w:sz="0" w:space="0" w:color="auto"/>
                <w:bottom w:val="none" w:sz="0" w:space="0" w:color="auto"/>
                <w:right w:val="none" w:sz="0" w:space="0" w:color="auto"/>
              </w:divBdr>
            </w:div>
            <w:div w:id="1119571856">
              <w:marLeft w:val="0"/>
              <w:marRight w:val="0"/>
              <w:marTop w:val="0"/>
              <w:marBottom w:val="0"/>
              <w:divBdr>
                <w:top w:val="none" w:sz="0" w:space="0" w:color="auto"/>
                <w:left w:val="none" w:sz="0" w:space="0" w:color="auto"/>
                <w:bottom w:val="none" w:sz="0" w:space="0" w:color="auto"/>
                <w:right w:val="none" w:sz="0" w:space="0" w:color="auto"/>
              </w:divBdr>
            </w:div>
            <w:div w:id="1120566280">
              <w:marLeft w:val="0"/>
              <w:marRight w:val="0"/>
              <w:marTop w:val="0"/>
              <w:marBottom w:val="0"/>
              <w:divBdr>
                <w:top w:val="none" w:sz="0" w:space="0" w:color="auto"/>
                <w:left w:val="none" w:sz="0" w:space="0" w:color="auto"/>
                <w:bottom w:val="none" w:sz="0" w:space="0" w:color="auto"/>
                <w:right w:val="none" w:sz="0" w:space="0" w:color="auto"/>
              </w:divBdr>
            </w:div>
            <w:div w:id="1121345026">
              <w:marLeft w:val="0"/>
              <w:marRight w:val="0"/>
              <w:marTop w:val="0"/>
              <w:marBottom w:val="0"/>
              <w:divBdr>
                <w:top w:val="none" w:sz="0" w:space="0" w:color="auto"/>
                <w:left w:val="none" w:sz="0" w:space="0" w:color="auto"/>
                <w:bottom w:val="none" w:sz="0" w:space="0" w:color="auto"/>
                <w:right w:val="none" w:sz="0" w:space="0" w:color="auto"/>
              </w:divBdr>
            </w:div>
            <w:div w:id="1121657053">
              <w:marLeft w:val="0"/>
              <w:marRight w:val="0"/>
              <w:marTop w:val="0"/>
              <w:marBottom w:val="0"/>
              <w:divBdr>
                <w:top w:val="none" w:sz="0" w:space="0" w:color="auto"/>
                <w:left w:val="none" w:sz="0" w:space="0" w:color="auto"/>
                <w:bottom w:val="none" w:sz="0" w:space="0" w:color="auto"/>
                <w:right w:val="none" w:sz="0" w:space="0" w:color="auto"/>
              </w:divBdr>
            </w:div>
            <w:div w:id="1121727562">
              <w:marLeft w:val="0"/>
              <w:marRight w:val="0"/>
              <w:marTop w:val="0"/>
              <w:marBottom w:val="0"/>
              <w:divBdr>
                <w:top w:val="none" w:sz="0" w:space="0" w:color="auto"/>
                <w:left w:val="none" w:sz="0" w:space="0" w:color="auto"/>
                <w:bottom w:val="none" w:sz="0" w:space="0" w:color="auto"/>
                <w:right w:val="none" w:sz="0" w:space="0" w:color="auto"/>
              </w:divBdr>
            </w:div>
            <w:div w:id="1122260465">
              <w:marLeft w:val="0"/>
              <w:marRight w:val="0"/>
              <w:marTop w:val="0"/>
              <w:marBottom w:val="0"/>
              <w:divBdr>
                <w:top w:val="none" w:sz="0" w:space="0" w:color="auto"/>
                <w:left w:val="none" w:sz="0" w:space="0" w:color="auto"/>
                <w:bottom w:val="none" w:sz="0" w:space="0" w:color="auto"/>
                <w:right w:val="none" w:sz="0" w:space="0" w:color="auto"/>
              </w:divBdr>
            </w:div>
            <w:div w:id="1123379179">
              <w:marLeft w:val="0"/>
              <w:marRight w:val="0"/>
              <w:marTop w:val="0"/>
              <w:marBottom w:val="0"/>
              <w:divBdr>
                <w:top w:val="none" w:sz="0" w:space="0" w:color="auto"/>
                <w:left w:val="none" w:sz="0" w:space="0" w:color="auto"/>
                <w:bottom w:val="none" w:sz="0" w:space="0" w:color="auto"/>
                <w:right w:val="none" w:sz="0" w:space="0" w:color="auto"/>
              </w:divBdr>
            </w:div>
            <w:div w:id="1123884510">
              <w:marLeft w:val="0"/>
              <w:marRight w:val="0"/>
              <w:marTop w:val="0"/>
              <w:marBottom w:val="0"/>
              <w:divBdr>
                <w:top w:val="none" w:sz="0" w:space="0" w:color="auto"/>
                <w:left w:val="none" w:sz="0" w:space="0" w:color="auto"/>
                <w:bottom w:val="none" w:sz="0" w:space="0" w:color="auto"/>
                <w:right w:val="none" w:sz="0" w:space="0" w:color="auto"/>
              </w:divBdr>
            </w:div>
            <w:div w:id="1126462935">
              <w:marLeft w:val="0"/>
              <w:marRight w:val="0"/>
              <w:marTop w:val="0"/>
              <w:marBottom w:val="0"/>
              <w:divBdr>
                <w:top w:val="none" w:sz="0" w:space="0" w:color="auto"/>
                <w:left w:val="none" w:sz="0" w:space="0" w:color="auto"/>
                <w:bottom w:val="none" w:sz="0" w:space="0" w:color="auto"/>
                <w:right w:val="none" w:sz="0" w:space="0" w:color="auto"/>
              </w:divBdr>
            </w:div>
            <w:div w:id="1126580576">
              <w:marLeft w:val="0"/>
              <w:marRight w:val="0"/>
              <w:marTop w:val="0"/>
              <w:marBottom w:val="0"/>
              <w:divBdr>
                <w:top w:val="none" w:sz="0" w:space="0" w:color="auto"/>
                <w:left w:val="none" w:sz="0" w:space="0" w:color="auto"/>
                <w:bottom w:val="none" w:sz="0" w:space="0" w:color="auto"/>
                <w:right w:val="none" w:sz="0" w:space="0" w:color="auto"/>
              </w:divBdr>
            </w:div>
            <w:div w:id="1126629389">
              <w:marLeft w:val="0"/>
              <w:marRight w:val="0"/>
              <w:marTop w:val="0"/>
              <w:marBottom w:val="0"/>
              <w:divBdr>
                <w:top w:val="none" w:sz="0" w:space="0" w:color="auto"/>
                <w:left w:val="none" w:sz="0" w:space="0" w:color="auto"/>
                <w:bottom w:val="none" w:sz="0" w:space="0" w:color="auto"/>
                <w:right w:val="none" w:sz="0" w:space="0" w:color="auto"/>
              </w:divBdr>
            </w:div>
            <w:div w:id="1128278563">
              <w:marLeft w:val="0"/>
              <w:marRight w:val="0"/>
              <w:marTop w:val="0"/>
              <w:marBottom w:val="0"/>
              <w:divBdr>
                <w:top w:val="none" w:sz="0" w:space="0" w:color="auto"/>
                <w:left w:val="none" w:sz="0" w:space="0" w:color="auto"/>
                <w:bottom w:val="none" w:sz="0" w:space="0" w:color="auto"/>
                <w:right w:val="none" w:sz="0" w:space="0" w:color="auto"/>
              </w:divBdr>
            </w:div>
            <w:div w:id="1130054615">
              <w:marLeft w:val="0"/>
              <w:marRight w:val="0"/>
              <w:marTop w:val="0"/>
              <w:marBottom w:val="0"/>
              <w:divBdr>
                <w:top w:val="none" w:sz="0" w:space="0" w:color="auto"/>
                <w:left w:val="none" w:sz="0" w:space="0" w:color="auto"/>
                <w:bottom w:val="none" w:sz="0" w:space="0" w:color="auto"/>
                <w:right w:val="none" w:sz="0" w:space="0" w:color="auto"/>
              </w:divBdr>
            </w:div>
            <w:div w:id="1130199771">
              <w:marLeft w:val="0"/>
              <w:marRight w:val="0"/>
              <w:marTop w:val="0"/>
              <w:marBottom w:val="0"/>
              <w:divBdr>
                <w:top w:val="none" w:sz="0" w:space="0" w:color="auto"/>
                <w:left w:val="none" w:sz="0" w:space="0" w:color="auto"/>
                <w:bottom w:val="none" w:sz="0" w:space="0" w:color="auto"/>
                <w:right w:val="none" w:sz="0" w:space="0" w:color="auto"/>
              </w:divBdr>
            </w:div>
            <w:div w:id="1130519435">
              <w:marLeft w:val="0"/>
              <w:marRight w:val="0"/>
              <w:marTop w:val="0"/>
              <w:marBottom w:val="0"/>
              <w:divBdr>
                <w:top w:val="none" w:sz="0" w:space="0" w:color="auto"/>
                <w:left w:val="none" w:sz="0" w:space="0" w:color="auto"/>
                <w:bottom w:val="none" w:sz="0" w:space="0" w:color="auto"/>
                <w:right w:val="none" w:sz="0" w:space="0" w:color="auto"/>
              </w:divBdr>
            </w:div>
            <w:div w:id="1130711353">
              <w:marLeft w:val="0"/>
              <w:marRight w:val="0"/>
              <w:marTop w:val="0"/>
              <w:marBottom w:val="0"/>
              <w:divBdr>
                <w:top w:val="none" w:sz="0" w:space="0" w:color="auto"/>
                <w:left w:val="none" w:sz="0" w:space="0" w:color="auto"/>
                <w:bottom w:val="none" w:sz="0" w:space="0" w:color="auto"/>
                <w:right w:val="none" w:sz="0" w:space="0" w:color="auto"/>
              </w:divBdr>
            </w:div>
            <w:div w:id="1133448378">
              <w:marLeft w:val="0"/>
              <w:marRight w:val="0"/>
              <w:marTop w:val="0"/>
              <w:marBottom w:val="0"/>
              <w:divBdr>
                <w:top w:val="none" w:sz="0" w:space="0" w:color="auto"/>
                <w:left w:val="none" w:sz="0" w:space="0" w:color="auto"/>
                <w:bottom w:val="none" w:sz="0" w:space="0" w:color="auto"/>
                <w:right w:val="none" w:sz="0" w:space="0" w:color="auto"/>
              </w:divBdr>
            </w:div>
            <w:div w:id="1133523266">
              <w:marLeft w:val="0"/>
              <w:marRight w:val="0"/>
              <w:marTop w:val="0"/>
              <w:marBottom w:val="0"/>
              <w:divBdr>
                <w:top w:val="none" w:sz="0" w:space="0" w:color="auto"/>
                <w:left w:val="none" w:sz="0" w:space="0" w:color="auto"/>
                <w:bottom w:val="none" w:sz="0" w:space="0" w:color="auto"/>
                <w:right w:val="none" w:sz="0" w:space="0" w:color="auto"/>
              </w:divBdr>
            </w:div>
            <w:div w:id="1133526023">
              <w:marLeft w:val="0"/>
              <w:marRight w:val="0"/>
              <w:marTop w:val="0"/>
              <w:marBottom w:val="0"/>
              <w:divBdr>
                <w:top w:val="none" w:sz="0" w:space="0" w:color="auto"/>
                <w:left w:val="none" w:sz="0" w:space="0" w:color="auto"/>
                <w:bottom w:val="none" w:sz="0" w:space="0" w:color="auto"/>
                <w:right w:val="none" w:sz="0" w:space="0" w:color="auto"/>
              </w:divBdr>
            </w:div>
            <w:div w:id="1133867293">
              <w:marLeft w:val="0"/>
              <w:marRight w:val="0"/>
              <w:marTop w:val="0"/>
              <w:marBottom w:val="0"/>
              <w:divBdr>
                <w:top w:val="none" w:sz="0" w:space="0" w:color="auto"/>
                <w:left w:val="none" w:sz="0" w:space="0" w:color="auto"/>
                <w:bottom w:val="none" w:sz="0" w:space="0" w:color="auto"/>
                <w:right w:val="none" w:sz="0" w:space="0" w:color="auto"/>
              </w:divBdr>
            </w:div>
            <w:div w:id="1135828390">
              <w:marLeft w:val="0"/>
              <w:marRight w:val="0"/>
              <w:marTop w:val="0"/>
              <w:marBottom w:val="0"/>
              <w:divBdr>
                <w:top w:val="none" w:sz="0" w:space="0" w:color="auto"/>
                <w:left w:val="none" w:sz="0" w:space="0" w:color="auto"/>
                <w:bottom w:val="none" w:sz="0" w:space="0" w:color="auto"/>
                <w:right w:val="none" w:sz="0" w:space="0" w:color="auto"/>
              </w:divBdr>
            </w:div>
            <w:div w:id="1137071317">
              <w:marLeft w:val="0"/>
              <w:marRight w:val="0"/>
              <w:marTop w:val="0"/>
              <w:marBottom w:val="0"/>
              <w:divBdr>
                <w:top w:val="none" w:sz="0" w:space="0" w:color="auto"/>
                <w:left w:val="none" w:sz="0" w:space="0" w:color="auto"/>
                <w:bottom w:val="none" w:sz="0" w:space="0" w:color="auto"/>
                <w:right w:val="none" w:sz="0" w:space="0" w:color="auto"/>
              </w:divBdr>
            </w:div>
            <w:div w:id="1138692068">
              <w:marLeft w:val="0"/>
              <w:marRight w:val="0"/>
              <w:marTop w:val="0"/>
              <w:marBottom w:val="0"/>
              <w:divBdr>
                <w:top w:val="none" w:sz="0" w:space="0" w:color="auto"/>
                <w:left w:val="none" w:sz="0" w:space="0" w:color="auto"/>
                <w:bottom w:val="none" w:sz="0" w:space="0" w:color="auto"/>
                <w:right w:val="none" w:sz="0" w:space="0" w:color="auto"/>
              </w:divBdr>
            </w:div>
            <w:div w:id="1139300994">
              <w:marLeft w:val="0"/>
              <w:marRight w:val="0"/>
              <w:marTop w:val="0"/>
              <w:marBottom w:val="0"/>
              <w:divBdr>
                <w:top w:val="none" w:sz="0" w:space="0" w:color="auto"/>
                <w:left w:val="none" w:sz="0" w:space="0" w:color="auto"/>
                <w:bottom w:val="none" w:sz="0" w:space="0" w:color="auto"/>
                <w:right w:val="none" w:sz="0" w:space="0" w:color="auto"/>
              </w:divBdr>
            </w:div>
            <w:div w:id="1141194231">
              <w:marLeft w:val="0"/>
              <w:marRight w:val="0"/>
              <w:marTop w:val="0"/>
              <w:marBottom w:val="0"/>
              <w:divBdr>
                <w:top w:val="none" w:sz="0" w:space="0" w:color="auto"/>
                <w:left w:val="none" w:sz="0" w:space="0" w:color="auto"/>
                <w:bottom w:val="none" w:sz="0" w:space="0" w:color="auto"/>
                <w:right w:val="none" w:sz="0" w:space="0" w:color="auto"/>
              </w:divBdr>
            </w:div>
            <w:div w:id="1141580246">
              <w:marLeft w:val="0"/>
              <w:marRight w:val="0"/>
              <w:marTop w:val="0"/>
              <w:marBottom w:val="0"/>
              <w:divBdr>
                <w:top w:val="none" w:sz="0" w:space="0" w:color="auto"/>
                <w:left w:val="none" w:sz="0" w:space="0" w:color="auto"/>
                <w:bottom w:val="none" w:sz="0" w:space="0" w:color="auto"/>
                <w:right w:val="none" w:sz="0" w:space="0" w:color="auto"/>
              </w:divBdr>
            </w:div>
            <w:div w:id="1141657943">
              <w:marLeft w:val="0"/>
              <w:marRight w:val="0"/>
              <w:marTop w:val="0"/>
              <w:marBottom w:val="0"/>
              <w:divBdr>
                <w:top w:val="none" w:sz="0" w:space="0" w:color="auto"/>
                <w:left w:val="none" w:sz="0" w:space="0" w:color="auto"/>
                <w:bottom w:val="none" w:sz="0" w:space="0" w:color="auto"/>
                <w:right w:val="none" w:sz="0" w:space="0" w:color="auto"/>
              </w:divBdr>
            </w:div>
            <w:div w:id="1143043662">
              <w:marLeft w:val="0"/>
              <w:marRight w:val="0"/>
              <w:marTop w:val="0"/>
              <w:marBottom w:val="0"/>
              <w:divBdr>
                <w:top w:val="none" w:sz="0" w:space="0" w:color="auto"/>
                <w:left w:val="none" w:sz="0" w:space="0" w:color="auto"/>
                <w:bottom w:val="none" w:sz="0" w:space="0" w:color="auto"/>
                <w:right w:val="none" w:sz="0" w:space="0" w:color="auto"/>
              </w:divBdr>
            </w:div>
            <w:div w:id="1144393904">
              <w:marLeft w:val="0"/>
              <w:marRight w:val="0"/>
              <w:marTop w:val="0"/>
              <w:marBottom w:val="0"/>
              <w:divBdr>
                <w:top w:val="none" w:sz="0" w:space="0" w:color="auto"/>
                <w:left w:val="none" w:sz="0" w:space="0" w:color="auto"/>
                <w:bottom w:val="none" w:sz="0" w:space="0" w:color="auto"/>
                <w:right w:val="none" w:sz="0" w:space="0" w:color="auto"/>
              </w:divBdr>
            </w:div>
            <w:div w:id="1145778974">
              <w:marLeft w:val="0"/>
              <w:marRight w:val="0"/>
              <w:marTop w:val="0"/>
              <w:marBottom w:val="0"/>
              <w:divBdr>
                <w:top w:val="none" w:sz="0" w:space="0" w:color="auto"/>
                <w:left w:val="none" w:sz="0" w:space="0" w:color="auto"/>
                <w:bottom w:val="none" w:sz="0" w:space="0" w:color="auto"/>
                <w:right w:val="none" w:sz="0" w:space="0" w:color="auto"/>
              </w:divBdr>
            </w:div>
            <w:div w:id="1146748949">
              <w:marLeft w:val="0"/>
              <w:marRight w:val="0"/>
              <w:marTop w:val="0"/>
              <w:marBottom w:val="0"/>
              <w:divBdr>
                <w:top w:val="none" w:sz="0" w:space="0" w:color="auto"/>
                <w:left w:val="none" w:sz="0" w:space="0" w:color="auto"/>
                <w:bottom w:val="none" w:sz="0" w:space="0" w:color="auto"/>
                <w:right w:val="none" w:sz="0" w:space="0" w:color="auto"/>
              </w:divBdr>
            </w:div>
            <w:div w:id="1146822449">
              <w:marLeft w:val="0"/>
              <w:marRight w:val="0"/>
              <w:marTop w:val="0"/>
              <w:marBottom w:val="0"/>
              <w:divBdr>
                <w:top w:val="none" w:sz="0" w:space="0" w:color="auto"/>
                <w:left w:val="none" w:sz="0" w:space="0" w:color="auto"/>
                <w:bottom w:val="none" w:sz="0" w:space="0" w:color="auto"/>
                <w:right w:val="none" w:sz="0" w:space="0" w:color="auto"/>
              </w:divBdr>
            </w:div>
            <w:div w:id="1147405005">
              <w:marLeft w:val="0"/>
              <w:marRight w:val="0"/>
              <w:marTop w:val="0"/>
              <w:marBottom w:val="0"/>
              <w:divBdr>
                <w:top w:val="none" w:sz="0" w:space="0" w:color="auto"/>
                <w:left w:val="none" w:sz="0" w:space="0" w:color="auto"/>
                <w:bottom w:val="none" w:sz="0" w:space="0" w:color="auto"/>
                <w:right w:val="none" w:sz="0" w:space="0" w:color="auto"/>
              </w:divBdr>
            </w:div>
            <w:div w:id="1147435072">
              <w:marLeft w:val="0"/>
              <w:marRight w:val="0"/>
              <w:marTop w:val="0"/>
              <w:marBottom w:val="0"/>
              <w:divBdr>
                <w:top w:val="none" w:sz="0" w:space="0" w:color="auto"/>
                <w:left w:val="none" w:sz="0" w:space="0" w:color="auto"/>
                <w:bottom w:val="none" w:sz="0" w:space="0" w:color="auto"/>
                <w:right w:val="none" w:sz="0" w:space="0" w:color="auto"/>
              </w:divBdr>
            </w:div>
            <w:div w:id="1148009777">
              <w:marLeft w:val="0"/>
              <w:marRight w:val="0"/>
              <w:marTop w:val="0"/>
              <w:marBottom w:val="0"/>
              <w:divBdr>
                <w:top w:val="none" w:sz="0" w:space="0" w:color="auto"/>
                <w:left w:val="none" w:sz="0" w:space="0" w:color="auto"/>
                <w:bottom w:val="none" w:sz="0" w:space="0" w:color="auto"/>
                <w:right w:val="none" w:sz="0" w:space="0" w:color="auto"/>
              </w:divBdr>
            </w:div>
            <w:div w:id="1149709756">
              <w:marLeft w:val="0"/>
              <w:marRight w:val="0"/>
              <w:marTop w:val="0"/>
              <w:marBottom w:val="0"/>
              <w:divBdr>
                <w:top w:val="none" w:sz="0" w:space="0" w:color="auto"/>
                <w:left w:val="none" w:sz="0" w:space="0" w:color="auto"/>
                <w:bottom w:val="none" w:sz="0" w:space="0" w:color="auto"/>
                <w:right w:val="none" w:sz="0" w:space="0" w:color="auto"/>
              </w:divBdr>
            </w:div>
            <w:div w:id="1150244904">
              <w:marLeft w:val="0"/>
              <w:marRight w:val="0"/>
              <w:marTop w:val="0"/>
              <w:marBottom w:val="0"/>
              <w:divBdr>
                <w:top w:val="none" w:sz="0" w:space="0" w:color="auto"/>
                <w:left w:val="none" w:sz="0" w:space="0" w:color="auto"/>
                <w:bottom w:val="none" w:sz="0" w:space="0" w:color="auto"/>
                <w:right w:val="none" w:sz="0" w:space="0" w:color="auto"/>
              </w:divBdr>
            </w:div>
            <w:div w:id="1150370616">
              <w:marLeft w:val="0"/>
              <w:marRight w:val="0"/>
              <w:marTop w:val="0"/>
              <w:marBottom w:val="0"/>
              <w:divBdr>
                <w:top w:val="none" w:sz="0" w:space="0" w:color="auto"/>
                <w:left w:val="none" w:sz="0" w:space="0" w:color="auto"/>
                <w:bottom w:val="none" w:sz="0" w:space="0" w:color="auto"/>
                <w:right w:val="none" w:sz="0" w:space="0" w:color="auto"/>
              </w:divBdr>
            </w:div>
            <w:div w:id="1151168812">
              <w:marLeft w:val="0"/>
              <w:marRight w:val="0"/>
              <w:marTop w:val="0"/>
              <w:marBottom w:val="0"/>
              <w:divBdr>
                <w:top w:val="none" w:sz="0" w:space="0" w:color="auto"/>
                <w:left w:val="none" w:sz="0" w:space="0" w:color="auto"/>
                <w:bottom w:val="none" w:sz="0" w:space="0" w:color="auto"/>
                <w:right w:val="none" w:sz="0" w:space="0" w:color="auto"/>
              </w:divBdr>
            </w:div>
            <w:div w:id="1155145123">
              <w:marLeft w:val="0"/>
              <w:marRight w:val="0"/>
              <w:marTop w:val="0"/>
              <w:marBottom w:val="0"/>
              <w:divBdr>
                <w:top w:val="none" w:sz="0" w:space="0" w:color="auto"/>
                <w:left w:val="none" w:sz="0" w:space="0" w:color="auto"/>
                <w:bottom w:val="none" w:sz="0" w:space="0" w:color="auto"/>
                <w:right w:val="none" w:sz="0" w:space="0" w:color="auto"/>
              </w:divBdr>
            </w:div>
            <w:div w:id="1155609784">
              <w:marLeft w:val="0"/>
              <w:marRight w:val="0"/>
              <w:marTop w:val="0"/>
              <w:marBottom w:val="0"/>
              <w:divBdr>
                <w:top w:val="none" w:sz="0" w:space="0" w:color="auto"/>
                <w:left w:val="none" w:sz="0" w:space="0" w:color="auto"/>
                <w:bottom w:val="none" w:sz="0" w:space="0" w:color="auto"/>
                <w:right w:val="none" w:sz="0" w:space="0" w:color="auto"/>
              </w:divBdr>
            </w:div>
            <w:div w:id="1155803304">
              <w:marLeft w:val="0"/>
              <w:marRight w:val="0"/>
              <w:marTop w:val="0"/>
              <w:marBottom w:val="0"/>
              <w:divBdr>
                <w:top w:val="none" w:sz="0" w:space="0" w:color="auto"/>
                <w:left w:val="none" w:sz="0" w:space="0" w:color="auto"/>
                <w:bottom w:val="none" w:sz="0" w:space="0" w:color="auto"/>
                <w:right w:val="none" w:sz="0" w:space="0" w:color="auto"/>
              </w:divBdr>
            </w:div>
            <w:div w:id="1155991115">
              <w:marLeft w:val="0"/>
              <w:marRight w:val="0"/>
              <w:marTop w:val="0"/>
              <w:marBottom w:val="0"/>
              <w:divBdr>
                <w:top w:val="none" w:sz="0" w:space="0" w:color="auto"/>
                <w:left w:val="none" w:sz="0" w:space="0" w:color="auto"/>
                <w:bottom w:val="none" w:sz="0" w:space="0" w:color="auto"/>
                <w:right w:val="none" w:sz="0" w:space="0" w:color="auto"/>
              </w:divBdr>
            </w:div>
            <w:div w:id="1156336378">
              <w:marLeft w:val="0"/>
              <w:marRight w:val="0"/>
              <w:marTop w:val="0"/>
              <w:marBottom w:val="0"/>
              <w:divBdr>
                <w:top w:val="none" w:sz="0" w:space="0" w:color="auto"/>
                <w:left w:val="none" w:sz="0" w:space="0" w:color="auto"/>
                <w:bottom w:val="none" w:sz="0" w:space="0" w:color="auto"/>
                <w:right w:val="none" w:sz="0" w:space="0" w:color="auto"/>
              </w:divBdr>
            </w:div>
            <w:div w:id="1157765665">
              <w:marLeft w:val="0"/>
              <w:marRight w:val="0"/>
              <w:marTop w:val="0"/>
              <w:marBottom w:val="0"/>
              <w:divBdr>
                <w:top w:val="none" w:sz="0" w:space="0" w:color="auto"/>
                <w:left w:val="none" w:sz="0" w:space="0" w:color="auto"/>
                <w:bottom w:val="none" w:sz="0" w:space="0" w:color="auto"/>
                <w:right w:val="none" w:sz="0" w:space="0" w:color="auto"/>
              </w:divBdr>
            </w:div>
            <w:div w:id="1158884720">
              <w:marLeft w:val="0"/>
              <w:marRight w:val="0"/>
              <w:marTop w:val="0"/>
              <w:marBottom w:val="0"/>
              <w:divBdr>
                <w:top w:val="none" w:sz="0" w:space="0" w:color="auto"/>
                <w:left w:val="none" w:sz="0" w:space="0" w:color="auto"/>
                <w:bottom w:val="none" w:sz="0" w:space="0" w:color="auto"/>
                <w:right w:val="none" w:sz="0" w:space="0" w:color="auto"/>
              </w:divBdr>
            </w:div>
            <w:div w:id="1159425798">
              <w:marLeft w:val="0"/>
              <w:marRight w:val="0"/>
              <w:marTop w:val="0"/>
              <w:marBottom w:val="0"/>
              <w:divBdr>
                <w:top w:val="none" w:sz="0" w:space="0" w:color="auto"/>
                <w:left w:val="none" w:sz="0" w:space="0" w:color="auto"/>
                <w:bottom w:val="none" w:sz="0" w:space="0" w:color="auto"/>
                <w:right w:val="none" w:sz="0" w:space="0" w:color="auto"/>
              </w:divBdr>
            </w:div>
            <w:div w:id="1160542321">
              <w:marLeft w:val="0"/>
              <w:marRight w:val="0"/>
              <w:marTop w:val="0"/>
              <w:marBottom w:val="0"/>
              <w:divBdr>
                <w:top w:val="none" w:sz="0" w:space="0" w:color="auto"/>
                <w:left w:val="none" w:sz="0" w:space="0" w:color="auto"/>
                <w:bottom w:val="none" w:sz="0" w:space="0" w:color="auto"/>
                <w:right w:val="none" w:sz="0" w:space="0" w:color="auto"/>
              </w:divBdr>
            </w:div>
            <w:div w:id="1161383372">
              <w:marLeft w:val="0"/>
              <w:marRight w:val="0"/>
              <w:marTop w:val="0"/>
              <w:marBottom w:val="0"/>
              <w:divBdr>
                <w:top w:val="none" w:sz="0" w:space="0" w:color="auto"/>
                <w:left w:val="none" w:sz="0" w:space="0" w:color="auto"/>
                <w:bottom w:val="none" w:sz="0" w:space="0" w:color="auto"/>
                <w:right w:val="none" w:sz="0" w:space="0" w:color="auto"/>
              </w:divBdr>
            </w:div>
            <w:div w:id="1161432770">
              <w:marLeft w:val="0"/>
              <w:marRight w:val="0"/>
              <w:marTop w:val="0"/>
              <w:marBottom w:val="0"/>
              <w:divBdr>
                <w:top w:val="none" w:sz="0" w:space="0" w:color="auto"/>
                <w:left w:val="none" w:sz="0" w:space="0" w:color="auto"/>
                <w:bottom w:val="none" w:sz="0" w:space="0" w:color="auto"/>
                <w:right w:val="none" w:sz="0" w:space="0" w:color="auto"/>
              </w:divBdr>
            </w:div>
            <w:div w:id="1162040430">
              <w:marLeft w:val="0"/>
              <w:marRight w:val="0"/>
              <w:marTop w:val="0"/>
              <w:marBottom w:val="0"/>
              <w:divBdr>
                <w:top w:val="none" w:sz="0" w:space="0" w:color="auto"/>
                <w:left w:val="none" w:sz="0" w:space="0" w:color="auto"/>
                <w:bottom w:val="none" w:sz="0" w:space="0" w:color="auto"/>
                <w:right w:val="none" w:sz="0" w:space="0" w:color="auto"/>
              </w:divBdr>
            </w:div>
            <w:div w:id="1162086396">
              <w:marLeft w:val="0"/>
              <w:marRight w:val="0"/>
              <w:marTop w:val="0"/>
              <w:marBottom w:val="0"/>
              <w:divBdr>
                <w:top w:val="none" w:sz="0" w:space="0" w:color="auto"/>
                <w:left w:val="none" w:sz="0" w:space="0" w:color="auto"/>
                <w:bottom w:val="none" w:sz="0" w:space="0" w:color="auto"/>
                <w:right w:val="none" w:sz="0" w:space="0" w:color="auto"/>
              </w:divBdr>
            </w:div>
            <w:div w:id="1165323366">
              <w:marLeft w:val="0"/>
              <w:marRight w:val="0"/>
              <w:marTop w:val="0"/>
              <w:marBottom w:val="0"/>
              <w:divBdr>
                <w:top w:val="none" w:sz="0" w:space="0" w:color="auto"/>
                <w:left w:val="none" w:sz="0" w:space="0" w:color="auto"/>
                <w:bottom w:val="none" w:sz="0" w:space="0" w:color="auto"/>
                <w:right w:val="none" w:sz="0" w:space="0" w:color="auto"/>
              </w:divBdr>
            </w:div>
            <w:div w:id="1165366755">
              <w:marLeft w:val="0"/>
              <w:marRight w:val="0"/>
              <w:marTop w:val="0"/>
              <w:marBottom w:val="0"/>
              <w:divBdr>
                <w:top w:val="none" w:sz="0" w:space="0" w:color="auto"/>
                <w:left w:val="none" w:sz="0" w:space="0" w:color="auto"/>
                <w:bottom w:val="none" w:sz="0" w:space="0" w:color="auto"/>
                <w:right w:val="none" w:sz="0" w:space="0" w:color="auto"/>
              </w:divBdr>
            </w:div>
            <w:div w:id="1167208098">
              <w:marLeft w:val="0"/>
              <w:marRight w:val="0"/>
              <w:marTop w:val="0"/>
              <w:marBottom w:val="0"/>
              <w:divBdr>
                <w:top w:val="none" w:sz="0" w:space="0" w:color="auto"/>
                <w:left w:val="none" w:sz="0" w:space="0" w:color="auto"/>
                <w:bottom w:val="none" w:sz="0" w:space="0" w:color="auto"/>
                <w:right w:val="none" w:sz="0" w:space="0" w:color="auto"/>
              </w:divBdr>
            </w:div>
            <w:div w:id="1169171529">
              <w:marLeft w:val="0"/>
              <w:marRight w:val="0"/>
              <w:marTop w:val="0"/>
              <w:marBottom w:val="0"/>
              <w:divBdr>
                <w:top w:val="none" w:sz="0" w:space="0" w:color="auto"/>
                <w:left w:val="none" w:sz="0" w:space="0" w:color="auto"/>
                <w:bottom w:val="none" w:sz="0" w:space="0" w:color="auto"/>
                <w:right w:val="none" w:sz="0" w:space="0" w:color="auto"/>
              </w:divBdr>
            </w:div>
            <w:div w:id="1169633032">
              <w:marLeft w:val="0"/>
              <w:marRight w:val="0"/>
              <w:marTop w:val="0"/>
              <w:marBottom w:val="0"/>
              <w:divBdr>
                <w:top w:val="none" w:sz="0" w:space="0" w:color="auto"/>
                <w:left w:val="none" w:sz="0" w:space="0" w:color="auto"/>
                <w:bottom w:val="none" w:sz="0" w:space="0" w:color="auto"/>
                <w:right w:val="none" w:sz="0" w:space="0" w:color="auto"/>
              </w:divBdr>
            </w:div>
            <w:div w:id="1170562975">
              <w:marLeft w:val="0"/>
              <w:marRight w:val="0"/>
              <w:marTop w:val="0"/>
              <w:marBottom w:val="0"/>
              <w:divBdr>
                <w:top w:val="none" w:sz="0" w:space="0" w:color="auto"/>
                <w:left w:val="none" w:sz="0" w:space="0" w:color="auto"/>
                <w:bottom w:val="none" w:sz="0" w:space="0" w:color="auto"/>
                <w:right w:val="none" w:sz="0" w:space="0" w:color="auto"/>
              </w:divBdr>
            </w:div>
            <w:div w:id="1172138233">
              <w:marLeft w:val="0"/>
              <w:marRight w:val="0"/>
              <w:marTop w:val="0"/>
              <w:marBottom w:val="0"/>
              <w:divBdr>
                <w:top w:val="none" w:sz="0" w:space="0" w:color="auto"/>
                <w:left w:val="none" w:sz="0" w:space="0" w:color="auto"/>
                <w:bottom w:val="none" w:sz="0" w:space="0" w:color="auto"/>
                <w:right w:val="none" w:sz="0" w:space="0" w:color="auto"/>
              </w:divBdr>
            </w:div>
            <w:div w:id="1172260317">
              <w:marLeft w:val="0"/>
              <w:marRight w:val="0"/>
              <w:marTop w:val="0"/>
              <w:marBottom w:val="0"/>
              <w:divBdr>
                <w:top w:val="none" w:sz="0" w:space="0" w:color="auto"/>
                <w:left w:val="none" w:sz="0" w:space="0" w:color="auto"/>
                <w:bottom w:val="none" w:sz="0" w:space="0" w:color="auto"/>
                <w:right w:val="none" w:sz="0" w:space="0" w:color="auto"/>
              </w:divBdr>
            </w:div>
            <w:div w:id="1173111367">
              <w:marLeft w:val="0"/>
              <w:marRight w:val="0"/>
              <w:marTop w:val="0"/>
              <w:marBottom w:val="0"/>
              <w:divBdr>
                <w:top w:val="none" w:sz="0" w:space="0" w:color="auto"/>
                <w:left w:val="none" w:sz="0" w:space="0" w:color="auto"/>
                <w:bottom w:val="none" w:sz="0" w:space="0" w:color="auto"/>
                <w:right w:val="none" w:sz="0" w:space="0" w:color="auto"/>
              </w:divBdr>
            </w:div>
            <w:div w:id="1173182175">
              <w:marLeft w:val="0"/>
              <w:marRight w:val="0"/>
              <w:marTop w:val="0"/>
              <w:marBottom w:val="0"/>
              <w:divBdr>
                <w:top w:val="none" w:sz="0" w:space="0" w:color="auto"/>
                <w:left w:val="none" w:sz="0" w:space="0" w:color="auto"/>
                <w:bottom w:val="none" w:sz="0" w:space="0" w:color="auto"/>
                <w:right w:val="none" w:sz="0" w:space="0" w:color="auto"/>
              </w:divBdr>
            </w:div>
            <w:div w:id="1173571324">
              <w:marLeft w:val="0"/>
              <w:marRight w:val="0"/>
              <w:marTop w:val="0"/>
              <w:marBottom w:val="0"/>
              <w:divBdr>
                <w:top w:val="none" w:sz="0" w:space="0" w:color="auto"/>
                <w:left w:val="none" w:sz="0" w:space="0" w:color="auto"/>
                <w:bottom w:val="none" w:sz="0" w:space="0" w:color="auto"/>
                <w:right w:val="none" w:sz="0" w:space="0" w:color="auto"/>
              </w:divBdr>
            </w:div>
            <w:div w:id="1174536326">
              <w:marLeft w:val="0"/>
              <w:marRight w:val="0"/>
              <w:marTop w:val="0"/>
              <w:marBottom w:val="0"/>
              <w:divBdr>
                <w:top w:val="none" w:sz="0" w:space="0" w:color="auto"/>
                <w:left w:val="none" w:sz="0" w:space="0" w:color="auto"/>
                <w:bottom w:val="none" w:sz="0" w:space="0" w:color="auto"/>
                <w:right w:val="none" w:sz="0" w:space="0" w:color="auto"/>
              </w:divBdr>
            </w:div>
            <w:div w:id="1174806911">
              <w:marLeft w:val="0"/>
              <w:marRight w:val="0"/>
              <w:marTop w:val="0"/>
              <w:marBottom w:val="0"/>
              <w:divBdr>
                <w:top w:val="none" w:sz="0" w:space="0" w:color="auto"/>
                <w:left w:val="none" w:sz="0" w:space="0" w:color="auto"/>
                <w:bottom w:val="none" w:sz="0" w:space="0" w:color="auto"/>
                <w:right w:val="none" w:sz="0" w:space="0" w:color="auto"/>
              </w:divBdr>
            </w:div>
            <w:div w:id="1175343062">
              <w:marLeft w:val="0"/>
              <w:marRight w:val="0"/>
              <w:marTop w:val="0"/>
              <w:marBottom w:val="0"/>
              <w:divBdr>
                <w:top w:val="none" w:sz="0" w:space="0" w:color="auto"/>
                <w:left w:val="none" w:sz="0" w:space="0" w:color="auto"/>
                <w:bottom w:val="none" w:sz="0" w:space="0" w:color="auto"/>
                <w:right w:val="none" w:sz="0" w:space="0" w:color="auto"/>
              </w:divBdr>
            </w:div>
            <w:div w:id="1176729662">
              <w:marLeft w:val="0"/>
              <w:marRight w:val="0"/>
              <w:marTop w:val="0"/>
              <w:marBottom w:val="0"/>
              <w:divBdr>
                <w:top w:val="none" w:sz="0" w:space="0" w:color="auto"/>
                <w:left w:val="none" w:sz="0" w:space="0" w:color="auto"/>
                <w:bottom w:val="none" w:sz="0" w:space="0" w:color="auto"/>
                <w:right w:val="none" w:sz="0" w:space="0" w:color="auto"/>
              </w:divBdr>
            </w:div>
            <w:div w:id="1177502425">
              <w:marLeft w:val="0"/>
              <w:marRight w:val="0"/>
              <w:marTop w:val="0"/>
              <w:marBottom w:val="0"/>
              <w:divBdr>
                <w:top w:val="none" w:sz="0" w:space="0" w:color="auto"/>
                <w:left w:val="none" w:sz="0" w:space="0" w:color="auto"/>
                <w:bottom w:val="none" w:sz="0" w:space="0" w:color="auto"/>
                <w:right w:val="none" w:sz="0" w:space="0" w:color="auto"/>
              </w:divBdr>
            </w:div>
            <w:div w:id="1179857920">
              <w:marLeft w:val="0"/>
              <w:marRight w:val="0"/>
              <w:marTop w:val="0"/>
              <w:marBottom w:val="0"/>
              <w:divBdr>
                <w:top w:val="none" w:sz="0" w:space="0" w:color="auto"/>
                <w:left w:val="none" w:sz="0" w:space="0" w:color="auto"/>
                <w:bottom w:val="none" w:sz="0" w:space="0" w:color="auto"/>
                <w:right w:val="none" w:sz="0" w:space="0" w:color="auto"/>
              </w:divBdr>
            </w:div>
            <w:div w:id="1180318825">
              <w:marLeft w:val="0"/>
              <w:marRight w:val="0"/>
              <w:marTop w:val="0"/>
              <w:marBottom w:val="0"/>
              <w:divBdr>
                <w:top w:val="none" w:sz="0" w:space="0" w:color="auto"/>
                <w:left w:val="none" w:sz="0" w:space="0" w:color="auto"/>
                <w:bottom w:val="none" w:sz="0" w:space="0" w:color="auto"/>
                <w:right w:val="none" w:sz="0" w:space="0" w:color="auto"/>
              </w:divBdr>
            </w:div>
            <w:div w:id="1181623673">
              <w:marLeft w:val="0"/>
              <w:marRight w:val="0"/>
              <w:marTop w:val="0"/>
              <w:marBottom w:val="0"/>
              <w:divBdr>
                <w:top w:val="none" w:sz="0" w:space="0" w:color="auto"/>
                <w:left w:val="none" w:sz="0" w:space="0" w:color="auto"/>
                <w:bottom w:val="none" w:sz="0" w:space="0" w:color="auto"/>
                <w:right w:val="none" w:sz="0" w:space="0" w:color="auto"/>
              </w:divBdr>
            </w:div>
            <w:div w:id="1182235220">
              <w:marLeft w:val="0"/>
              <w:marRight w:val="0"/>
              <w:marTop w:val="0"/>
              <w:marBottom w:val="0"/>
              <w:divBdr>
                <w:top w:val="none" w:sz="0" w:space="0" w:color="auto"/>
                <w:left w:val="none" w:sz="0" w:space="0" w:color="auto"/>
                <w:bottom w:val="none" w:sz="0" w:space="0" w:color="auto"/>
                <w:right w:val="none" w:sz="0" w:space="0" w:color="auto"/>
              </w:divBdr>
            </w:div>
            <w:div w:id="1183203843">
              <w:marLeft w:val="0"/>
              <w:marRight w:val="0"/>
              <w:marTop w:val="0"/>
              <w:marBottom w:val="0"/>
              <w:divBdr>
                <w:top w:val="none" w:sz="0" w:space="0" w:color="auto"/>
                <w:left w:val="none" w:sz="0" w:space="0" w:color="auto"/>
                <w:bottom w:val="none" w:sz="0" w:space="0" w:color="auto"/>
                <w:right w:val="none" w:sz="0" w:space="0" w:color="auto"/>
              </w:divBdr>
            </w:div>
            <w:div w:id="1183478279">
              <w:marLeft w:val="0"/>
              <w:marRight w:val="0"/>
              <w:marTop w:val="0"/>
              <w:marBottom w:val="0"/>
              <w:divBdr>
                <w:top w:val="none" w:sz="0" w:space="0" w:color="auto"/>
                <w:left w:val="none" w:sz="0" w:space="0" w:color="auto"/>
                <w:bottom w:val="none" w:sz="0" w:space="0" w:color="auto"/>
                <w:right w:val="none" w:sz="0" w:space="0" w:color="auto"/>
              </w:divBdr>
            </w:div>
            <w:div w:id="1183974679">
              <w:marLeft w:val="0"/>
              <w:marRight w:val="0"/>
              <w:marTop w:val="0"/>
              <w:marBottom w:val="0"/>
              <w:divBdr>
                <w:top w:val="none" w:sz="0" w:space="0" w:color="auto"/>
                <w:left w:val="none" w:sz="0" w:space="0" w:color="auto"/>
                <w:bottom w:val="none" w:sz="0" w:space="0" w:color="auto"/>
                <w:right w:val="none" w:sz="0" w:space="0" w:color="auto"/>
              </w:divBdr>
            </w:div>
            <w:div w:id="1185485789">
              <w:marLeft w:val="0"/>
              <w:marRight w:val="0"/>
              <w:marTop w:val="0"/>
              <w:marBottom w:val="0"/>
              <w:divBdr>
                <w:top w:val="none" w:sz="0" w:space="0" w:color="auto"/>
                <w:left w:val="none" w:sz="0" w:space="0" w:color="auto"/>
                <w:bottom w:val="none" w:sz="0" w:space="0" w:color="auto"/>
                <w:right w:val="none" w:sz="0" w:space="0" w:color="auto"/>
              </w:divBdr>
            </w:div>
            <w:div w:id="1185897601">
              <w:marLeft w:val="0"/>
              <w:marRight w:val="0"/>
              <w:marTop w:val="0"/>
              <w:marBottom w:val="0"/>
              <w:divBdr>
                <w:top w:val="none" w:sz="0" w:space="0" w:color="auto"/>
                <w:left w:val="none" w:sz="0" w:space="0" w:color="auto"/>
                <w:bottom w:val="none" w:sz="0" w:space="0" w:color="auto"/>
                <w:right w:val="none" w:sz="0" w:space="0" w:color="auto"/>
              </w:divBdr>
            </w:div>
            <w:div w:id="1187596226">
              <w:marLeft w:val="0"/>
              <w:marRight w:val="0"/>
              <w:marTop w:val="0"/>
              <w:marBottom w:val="0"/>
              <w:divBdr>
                <w:top w:val="none" w:sz="0" w:space="0" w:color="auto"/>
                <w:left w:val="none" w:sz="0" w:space="0" w:color="auto"/>
                <w:bottom w:val="none" w:sz="0" w:space="0" w:color="auto"/>
                <w:right w:val="none" w:sz="0" w:space="0" w:color="auto"/>
              </w:divBdr>
              <w:divsChild>
                <w:div w:id="860920">
                  <w:marLeft w:val="0"/>
                  <w:marRight w:val="0"/>
                  <w:marTop w:val="0"/>
                  <w:marBottom w:val="0"/>
                  <w:divBdr>
                    <w:top w:val="none" w:sz="0" w:space="0" w:color="auto"/>
                    <w:left w:val="none" w:sz="0" w:space="0" w:color="auto"/>
                    <w:bottom w:val="none" w:sz="0" w:space="0" w:color="auto"/>
                    <w:right w:val="none" w:sz="0" w:space="0" w:color="auto"/>
                  </w:divBdr>
                </w:div>
                <w:div w:id="1325596">
                  <w:marLeft w:val="0"/>
                  <w:marRight w:val="0"/>
                  <w:marTop w:val="0"/>
                  <w:marBottom w:val="0"/>
                  <w:divBdr>
                    <w:top w:val="none" w:sz="0" w:space="0" w:color="auto"/>
                    <w:left w:val="none" w:sz="0" w:space="0" w:color="auto"/>
                    <w:bottom w:val="none" w:sz="0" w:space="0" w:color="auto"/>
                    <w:right w:val="none" w:sz="0" w:space="0" w:color="auto"/>
                  </w:divBdr>
                </w:div>
                <w:div w:id="1861839">
                  <w:marLeft w:val="0"/>
                  <w:marRight w:val="0"/>
                  <w:marTop w:val="0"/>
                  <w:marBottom w:val="0"/>
                  <w:divBdr>
                    <w:top w:val="none" w:sz="0" w:space="0" w:color="auto"/>
                    <w:left w:val="none" w:sz="0" w:space="0" w:color="auto"/>
                    <w:bottom w:val="none" w:sz="0" w:space="0" w:color="auto"/>
                    <w:right w:val="none" w:sz="0" w:space="0" w:color="auto"/>
                  </w:divBdr>
                </w:div>
                <w:div w:id="2561689">
                  <w:marLeft w:val="0"/>
                  <w:marRight w:val="0"/>
                  <w:marTop w:val="0"/>
                  <w:marBottom w:val="0"/>
                  <w:divBdr>
                    <w:top w:val="none" w:sz="0" w:space="0" w:color="auto"/>
                    <w:left w:val="none" w:sz="0" w:space="0" w:color="auto"/>
                    <w:bottom w:val="none" w:sz="0" w:space="0" w:color="auto"/>
                    <w:right w:val="none" w:sz="0" w:space="0" w:color="auto"/>
                  </w:divBdr>
                </w:div>
                <w:div w:id="2703948">
                  <w:marLeft w:val="0"/>
                  <w:marRight w:val="0"/>
                  <w:marTop w:val="0"/>
                  <w:marBottom w:val="0"/>
                  <w:divBdr>
                    <w:top w:val="none" w:sz="0" w:space="0" w:color="auto"/>
                    <w:left w:val="none" w:sz="0" w:space="0" w:color="auto"/>
                    <w:bottom w:val="none" w:sz="0" w:space="0" w:color="auto"/>
                    <w:right w:val="none" w:sz="0" w:space="0" w:color="auto"/>
                  </w:divBdr>
                </w:div>
                <w:div w:id="3216037">
                  <w:marLeft w:val="0"/>
                  <w:marRight w:val="0"/>
                  <w:marTop w:val="0"/>
                  <w:marBottom w:val="0"/>
                  <w:divBdr>
                    <w:top w:val="none" w:sz="0" w:space="0" w:color="auto"/>
                    <w:left w:val="none" w:sz="0" w:space="0" w:color="auto"/>
                    <w:bottom w:val="none" w:sz="0" w:space="0" w:color="auto"/>
                    <w:right w:val="none" w:sz="0" w:space="0" w:color="auto"/>
                  </w:divBdr>
                </w:div>
                <w:div w:id="3947738">
                  <w:marLeft w:val="0"/>
                  <w:marRight w:val="0"/>
                  <w:marTop w:val="0"/>
                  <w:marBottom w:val="0"/>
                  <w:divBdr>
                    <w:top w:val="none" w:sz="0" w:space="0" w:color="auto"/>
                    <w:left w:val="none" w:sz="0" w:space="0" w:color="auto"/>
                    <w:bottom w:val="none" w:sz="0" w:space="0" w:color="auto"/>
                    <w:right w:val="none" w:sz="0" w:space="0" w:color="auto"/>
                  </w:divBdr>
                </w:div>
                <w:div w:id="4213228">
                  <w:marLeft w:val="0"/>
                  <w:marRight w:val="0"/>
                  <w:marTop w:val="0"/>
                  <w:marBottom w:val="0"/>
                  <w:divBdr>
                    <w:top w:val="none" w:sz="0" w:space="0" w:color="auto"/>
                    <w:left w:val="none" w:sz="0" w:space="0" w:color="auto"/>
                    <w:bottom w:val="none" w:sz="0" w:space="0" w:color="auto"/>
                    <w:right w:val="none" w:sz="0" w:space="0" w:color="auto"/>
                  </w:divBdr>
                </w:div>
                <w:div w:id="4481498">
                  <w:marLeft w:val="0"/>
                  <w:marRight w:val="0"/>
                  <w:marTop w:val="0"/>
                  <w:marBottom w:val="0"/>
                  <w:divBdr>
                    <w:top w:val="none" w:sz="0" w:space="0" w:color="auto"/>
                    <w:left w:val="none" w:sz="0" w:space="0" w:color="auto"/>
                    <w:bottom w:val="none" w:sz="0" w:space="0" w:color="auto"/>
                    <w:right w:val="none" w:sz="0" w:space="0" w:color="auto"/>
                  </w:divBdr>
                </w:div>
                <w:div w:id="4525231">
                  <w:marLeft w:val="0"/>
                  <w:marRight w:val="0"/>
                  <w:marTop w:val="0"/>
                  <w:marBottom w:val="0"/>
                  <w:divBdr>
                    <w:top w:val="none" w:sz="0" w:space="0" w:color="auto"/>
                    <w:left w:val="none" w:sz="0" w:space="0" w:color="auto"/>
                    <w:bottom w:val="none" w:sz="0" w:space="0" w:color="auto"/>
                    <w:right w:val="none" w:sz="0" w:space="0" w:color="auto"/>
                  </w:divBdr>
                </w:div>
                <w:div w:id="4796915">
                  <w:marLeft w:val="0"/>
                  <w:marRight w:val="0"/>
                  <w:marTop w:val="0"/>
                  <w:marBottom w:val="0"/>
                  <w:divBdr>
                    <w:top w:val="none" w:sz="0" w:space="0" w:color="auto"/>
                    <w:left w:val="none" w:sz="0" w:space="0" w:color="auto"/>
                    <w:bottom w:val="none" w:sz="0" w:space="0" w:color="auto"/>
                    <w:right w:val="none" w:sz="0" w:space="0" w:color="auto"/>
                  </w:divBdr>
                </w:div>
                <w:div w:id="6489098">
                  <w:marLeft w:val="0"/>
                  <w:marRight w:val="0"/>
                  <w:marTop w:val="0"/>
                  <w:marBottom w:val="0"/>
                  <w:divBdr>
                    <w:top w:val="none" w:sz="0" w:space="0" w:color="auto"/>
                    <w:left w:val="none" w:sz="0" w:space="0" w:color="auto"/>
                    <w:bottom w:val="none" w:sz="0" w:space="0" w:color="auto"/>
                    <w:right w:val="none" w:sz="0" w:space="0" w:color="auto"/>
                  </w:divBdr>
                </w:div>
                <w:div w:id="6753092">
                  <w:marLeft w:val="0"/>
                  <w:marRight w:val="0"/>
                  <w:marTop w:val="0"/>
                  <w:marBottom w:val="0"/>
                  <w:divBdr>
                    <w:top w:val="none" w:sz="0" w:space="0" w:color="auto"/>
                    <w:left w:val="none" w:sz="0" w:space="0" w:color="auto"/>
                    <w:bottom w:val="none" w:sz="0" w:space="0" w:color="auto"/>
                    <w:right w:val="none" w:sz="0" w:space="0" w:color="auto"/>
                  </w:divBdr>
                </w:div>
                <w:div w:id="6832954">
                  <w:marLeft w:val="0"/>
                  <w:marRight w:val="0"/>
                  <w:marTop w:val="0"/>
                  <w:marBottom w:val="0"/>
                  <w:divBdr>
                    <w:top w:val="none" w:sz="0" w:space="0" w:color="auto"/>
                    <w:left w:val="none" w:sz="0" w:space="0" w:color="auto"/>
                    <w:bottom w:val="none" w:sz="0" w:space="0" w:color="auto"/>
                    <w:right w:val="none" w:sz="0" w:space="0" w:color="auto"/>
                  </w:divBdr>
                </w:div>
                <w:div w:id="6836128">
                  <w:marLeft w:val="0"/>
                  <w:marRight w:val="0"/>
                  <w:marTop w:val="0"/>
                  <w:marBottom w:val="0"/>
                  <w:divBdr>
                    <w:top w:val="none" w:sz="0" w:space="0" w:color="auto"/>
                    <w:left w:val="none" w:sz="0" w:space="0" w:color="auto"/>
                    <w:bottom w:val="none" w:sz="0" w:space="0" w:color="auto"/>
                    <w:right w:val="none" w:sz="0" w:space="0" w:color="auto"/>
                  </w:divBdr>
                </w:div>
                <w:div w:id="7216433">
                  <w:marLeft w:val="0"/>
                  <w:marRight w:val="0"/>
                  <w:marTop w:val="0"/>
                  <w:marBottom w:val="0"/>
                  <w:divBdr>
                    <w:top w:val="none" w:sz="0" w:space="0" w:color="auto"/>
                    <w:left w:val="none" w:sz="0" w:space="0" w:color="auto"/>
                    <w:bottom w:val="none" w:sz="0" w:space="0" w:color="auto"/>
                    <w:right w:val="none" w:sz="0" w:space="0" w:color="auto"/>
                  </w:divBdr>
                </w:div>
                <w:div w:id="8874588">
                  <w:marLeft w:val="0"/>
                  <w:marRight w:val="0"/>
                  <w:marTop w:val="0"/>
                  <w:marBottom w:val="0"/>
                  <w:divBdr>
                    <w:top w:val="none" w:sz="0" w:space="0" w:color="auto"/>
                    <w:left w:val="none" w:sz="0" w:space="0" w:color="auto"/>
                    <w:bottom w:val="none" w:sz="0" w:space="0" w:color="auto"/>
                    <w:right w:val="none" w:sz="0" w:space="0" w:color="auto"/>
                  </w:divBdr>
                </w:div>
                <w:div w:id="9188460">
                  <w:marLeft w:val="0"/>
                  <w:marRight w:val="0"/>
                  <w:marTop w:val="0"/>
                  <w:marBottom w:val="0"/>
                  <w:divBdr>
                    <w:top w:val="none" w:sz="0" w:space="0" w:color="auto"/>
                    <w:left w:val="none" w:sz="0" w:space="0" w:color="auto"/>
                    <w:bottom w:val="none" w:sz="0" w:space="0" w:color="auto"/>
                    <w:right w:val="none" w:sz="0" w:space="0" w:color="auto"/>
                  </w:divBdr>
                </w:div>
                <w:div w:id="11808612">
                  <w:marLeft w:val="0"/>
                  <w:marRight w:val="0"/>
                  <w:marTop w:val="0"/>
                  <w:marBottom w:val="0"/>
                  <w:divBdr>
                    <w:top w:val="none" w:sz="0" w:space="0" w:color="auto"/>
                    <w:left w:val="none" w:sz="0" w:space="0" w:color="auto"/>
                    <w:bottom w:val="none" w:sz="0" w:space="0" w:color="auto"/>
                    <w:right w:val="none" w:sz="0" w:space="0" w:color="auto"/>
                  </w:divBdr>
                </w:div>
                <w:div w:id="13894965">
                  <w:marLeft w:val="0"/>
                  <w:marRight w:val="0"/>
                  <w:marTop w:val="0"/>
                  <w:marBottom w:val="0"/>
                  <w:divBdr>
                    <w:top w:val="none" w:sz="0" w:space="0" w:color="auto"/>
                    <w:left w:val="none" w:sz="0" w:space="0" w:color="auto"/>
                    <w:bottom w:val="none" w:sz="0" w:space="0" w:color="auto"/>
                    <w:right w:val="none" w:sz="0" w:space="0" w:color="auto"/>
                  </w:divBdr>
                </w:div>
                <w:div w:id="14044450">
                  <w:marLeft w:val="0"/>
                  <w:marRight w:val="0"/>
                  <w:marTop w:val="0"/>
                  <w:marBottom w:val="0"/>
                  <w:divBdr>
                    <w:top w:val="none" w:sz="0" w:space="0" w:color="auto"/>
                    <w:left w:val="none" w:sz="0" w:space="0" w:color="auto"/>
                    <w:bottom w:val="none" w:sz="0" w:space="0" w:color="auto"/>
                    <w:right w:val="none" w:sz="0" w:space="0" w:color="auto"/>
                  </w:divBdr>
                </w:div>
                <w:div w:id="14354633">
                  <w:marLeft w:val="0"/>
                  <w:marRight w:val="0"/>
                  <w:marTop w:val="0"/>
                  <w:marBottom w:val="0"/>
                  <w:divBdr>
                    <w:top w:val="none" w:sz="0" w:space="0" w:color="auto"/>
                    <w:left w:val="none" w:sz="0" w:space="0" w:color="auto"/>
                    <w:bottom w:val="none" w:sz="0" w:space="0" w:color="auto"/>
                    <w:right w:val="none" w:sz="0" w:space="0" w:color="auto"/>
                  </w:divBdr>
                </w:div>
                <w:div w:id="14625428">
                  <w:marLeft w:val="0"/>
                  <w:marRight w:val="0"/>
                  <w:marTop w:val="0"/>
                  <w:marBottom w:val="0"/>
                  <w:divBdr>
                    <w:top w:val="none" w:sz="0" w:space="0" w:color="auto"/>
                    <w:left w:val="none" w:sz="0" w:space="0" w:color="auto"/>
                    <w:bottom w:val="none" w:sz="0" w:space="0" w:color="auto"/>
                    <w:right w:val="none" w:sz="0" w:space="0" w:color="auto"/>
                  </w:divBdr>
                </w:div>
                <w:div w:id="15498728">
                  <w:marLeft w:val="0"/>
                  <w:marRight w:val="0"/>
                  <w:marTop w:val="0"/>
                  <w:marBottom w:val="0"/>
                  <w:divBdr>
                    <w:top w:val="none" w:sz="0" w:space="0" w:color="auto"/>
                    <w:left w:val="none" w:sz="0" w:space="0" w:color="auto"/>
                    <w:bottom w:val="none" w:sz="0" w:space="0" w:color="auto"/>
                    <w:right w:val="none" w:sz="0" w:space="0" w:color="auto"/>
                  </w:divBdr>
                </w:div>
                <w:div w:id="15809118">
                  <w:marLeft w:val="0"/>
                  <w:marRight w:val="0"/>
                  <w:marTop w:val="0"/>
                  <w:marBottom w:val="0"/>
                  <w:divBdr>
                    <w:top w:val="none" w:sz="0" w:space="0" w:color="auto"/>
                    <w:left w:val="none" w:sz="0" w:space="0" w:color="auto"/>
                    <w:bottom w:val="none" w:sz="0" w:space="0" w:color="auto"/>
                    <w:right w:val="none" w:sz="0" w:space="0" w:color="auto"/>
                  </w:divBdr>
                </w:div>
                <w:div w:id="16004871">
                  <w:marLeft w:val="0"/>
                  <w:marRight w:val="0"/>
                  <w:marTop w:val="0"/>
                  <w:marBottom w:val="0"/>
                  <w:divBdr>
                    <w:top w:val="none" w:sz="0" w:space="0" w:color="auto"/>
                    <w:left w:val="none" w:sz="0" w:space="0" w:color="auto"/>
                    <w:bottom w:val="none" w:sz="0" w:space="0" w:color="auto"/>
                    <w:right w:val="none" w:sz="0" w:space="0" w:color="auto"/>
                  </w:divBdr>
                </w:div>
                <w:div w:id="16128160">
                  <w:marLeft w:val="0"/>
                  <w:marRight w:val="0"/>
                  <w:marTop w:val="0"/>
                  <w:marBottom w:val="0"/>
                  <w:divBdr>
                    <w:top w:val="none" w:sz="0" w:space="0" w:color="auto"/>
                    <w:left w:val="none" w:sz="0" w:space="0" w:color="auto"/>
                    <w:bottom w:val="none" w:sz="0" w:space="0" w:color="auto"/>
                    <w:right w:val="none" w:sz="0" w:space="0" w:color="auto"/>
                  </w:divBdr>
                </w:div>
                <w:div w:id="16279317">
                  <w:marLeft w:val="0"/>
                  <w:marRight w:val="0"/>
                  <w:marTop w:val="0"/>
                  <w:marBottom w:val="0"/>
                  <w:divBdr>
                    <w:top w:val="none" w:sz="0" w:space="0" w:color="auto"/>
                    <w:left w:val="none" w:sz="0" w:space="0" w:color="auto"/>
                    <w:bottom w:val="none" w:sz="0" w:space="0" w:color="auto"/>
                    <w:right w:val="none" w:sz="0" w:space="0" w:color="auto"/>
                  </w:divBdr>
                </w:div>
                <w:div w:id="16975735">
                  <w:marLeft w:val="0"/>
                  <w:marRight w:val="0"/>
                  <w:marTop w:val="0"/>
                  <w:marBottom w:val="0"/>
                  <w:divBdr>
                    <w:top w:val="none" w:sz="0" w:space="0" w:color="auto"/>
                    <w:left w:val="none" w:sz="0" w:space="0" w:color="auto"/>
                    <w:bottom w:val="none" w:sz="0" w:space="0" w:color="auto"/>
                    <w:right w:val="none" w:sz="0" w:space="0" w:color="auto"/>
                  </w:divBdr>
                </w:div>
                <w:div w:id="17393427">
                  <w:marLeft w:val="0"/>
                  <w:marRight w:val="0"/>
                  <w:marTop w:val="0"/>
                  <w:marBottom w:val="0"/>
                  <w:divBdr>
                    <w:top w:val="none" w:sz="0" w:space="0" w:color="auto"/>
                    <w:left w:val="none" w:sz="0" w:space="0" w:color="auto"/>
                    <w:bottom w:val="none" w:sz="0" w:space="0" w:color="auto"/>
                    <w:right w:val="none" w:sz="0" w:space="0" w:color="auto"/>
                  </w:divBdr>
                </w:div>
                <w:div w:id="17435715">
                  <w:marLeft w:val="0"/>
                  <w:marRight w:val="0"/>
                  <w:marTop w:val="0"/>
                  <w:marBottom w:val="0"/>
                  <w:divBdr>
                    <w:top w:val="none" w:sz="0" w:space="0" w:color="auto"/>
                    <w:left w:val="none" w:sz="0" w:space="0" w:color="auto"/>
                    <w:bottom w:val="none" w:sz="0" w:space="0" w:color="auto"/>
                    <w:right w:val="none" w:sz="0" w:space="0" w:color="auto"/>
                  </w:divBdr>
                </w:div>
                <w:div w:id="18701624">
                  <w:marLeft w:val="0"/>
                  <w:marRight w:val="0"/>
                  <w:marTop w:val="0"/>
                  <w:marBottom w:val="0"/>
                  <w:divBdr>
                    <w:top w:val="none" w:sz="0" w:space="0" w:color="auto"/>
                    <w:left w:val="none" w:sz="0" w:space="0" w:color="auto"/>
                    <w:bottom w:val="none" w:sz="0" w:space="0" w:color="auto"/>
                    <w:right w:val="none" w:sz="0" w:space="0" w:color="auto"/>
                  </w:divBdr>
                </w:div>
                <w:div w:id="18705227">
                  <w:marLeft w:val="0"/>
                  <w:marRight w:val="0"/>
                  <w:marTop w:val="0"/>
                  <w:marBottom w:val="0"/>
                  <w:divBdr>
                    <w:top w:val="none" w:sz="0" w:space="0" w:color="auto"/>
                    <w:left w:val="none" w:sz="0" w:space="0" w:color="auto"/>
                    <w:bottom w:val="none" w:sz="0" w:space="0" w:color="auto"/>
                    <w:right w:val="none" w:sz="0" w:space="0" w:color="auto"/>
                  </w:divBdr>
                </w:div>
                <w:div w:id="20129998">
                  <w:marLeft w:val="0"/>
                  <w:marRight w:val="0"/>
                  <w:marTop w:val="0"/>
                  <w:marBottom w:val="0"/>
                  <w:divBdr>
                    <w:top w:val="none" w:sz="0" w:space="0" w:color="auto"/>
                    <w:left w:val="none" w:sz="0" w:space="0" w:color="auto"/>
                    <w:bottom w:val="none" w:sz="0" w:space="0" w:color="auto"/>
                    <w:right w:val="none" w:sz="0" w:space="0" w:color="auto"/>
                  </w:divBdr>
                </w:div>
                <w:div w:id="21249422">
                  <w:marLeft w:val="0"/>
                  <w:marRight w:val="0"/>
                  <w:marTop w:val="0"/>
                  <w:marBottom w:val="0"/>
                  <w:divBdr>
                    <w:top w:val="none" w:sz="0" w:space="0" w:color="auto"/>
                    <w:left w:val="none" w:sz="0" w:space="0" w:color="auto"/>
                    <w:bottom w:val="none" w:sz="0" w:space="0" w:color="auto"/>
                    <w:right w:val="none" w:sz="0" w:space="0" w:color="auto"/>
                  </w:divBdr>
                </w:div>
                <w:div w:id="21251239">
                  <w:marLeft w:val="0"/>
                  <w:marRight w:val="0"/>
                  <w:marTop w:val="0"/>
                  <w:marBottom w:val="0"/>
                  <w:divBdr>
                    <w:top w:val="none" w:sz="0" w:space="0" w:color="auto"/>
                    <w:left w:val="none" w:sz="0" w:space="0" w:color="auto"/>
                    <w:bottom w:val="none" w:sz="0" w:space="0" w:color="auto"/>
                    <w:right w:val="none" w:sz="0" w:space="0" w:color="auto"/>
                  </w:divBdr>
                </w:div>
                <w:div w:id="23481656">
                  <w:marLeft w:val="0"/>
                  <w:marRight w:val="0"/>
                  <w:marTop w:val="0"/>
                  <w:marBottom w:val="0"/>
                  <w:divBdr>
                    <w:top w:val="none" w:sz="0" w:space="0" w:color="auto"/>
                    <w:left w:val="none" w:sz="0" w:space="0" w:color="auto"/>
                    <w:bottom w:val="none" w:sz="0" w:space="0" w:color="auto"/>
                    <w:right w:val="none" w:sz="0" w:space="0" w:color="auto"/>
                  </w:divBdr>
                </w:div>
                <w:div w:id="24599766">
                  <w:marLeft w:val="0"/>
                  <w:marRight w:val="0"/>
                  <w:marTop w:val="0"/>
                  <w:marBottom w:val="0"/>
                  <w:divBdr>
                    <w:top w:val="none" w:sz="0" w:space="0" w:color="auto"/>
                    <w:left w:val="none" w:sz="0" w:space="0" w:color="auto"/>
                    <w:bottom w:val="none" w:sz="0" w:space="0" w:color="auto"/>
                    <w:right w:val="none" w:sz="0" w:space="0" w:color="auto"/>
                  </w:divBdr>
                </w:div>
                <w:div w:id="25722491">
                  <w:marLeft w:val="0"/>
                  <w:marRight w:val="0"/>
                  <w:marTop w:val="0"/>
                  <w:marBottom w:val="0"/>
                  <w:divBdr>
                    <w:top w:val="none" w:sz="0" w:space="0" w:color="auto"/>
                    <w:left w:val="none" w:sz="0" w:space="0" w:color="auto"/>
                    <w:bottom w:val="none" w:sz="0" w:space="0" w:color="auto"/>
                    <w:right w:val="none" w:sz="0" w:space="0" w:color="auto"/>
                  </w:divBdr>
                </w:div>
                <w:div w:id="25839261">
                  <w:marLeft w:val="0"/>
                  <w:marRight w:val="0"/>
                  <w:marTop w:val="0"/>
                  <w:marBottom w:val="0"/>
                  <w:divBdr>
                    <w:top w:val="none" w:sz="0" w:space="0" w:color="auto"/>
                    <w:left w:val="none" w:sz="0" w:space="0" w:color="auto"/>
                    <w:bottom w:val="none" w:sz="0" w:space="0" w:color="auto"/>
                    <w:right w:val="none" w:sz="0" w:space="0" w:color="auto"/>
                  </w:divBdr>
                </w:div>
                <w:div w:id="25954903">
                  <w:marLeft w:val="0"/>
                  <w:marRight w:val="0"/>
                  <w:marTop w:val="0"/>
                  <w:marBottom w:val="0"/>
                  <w:divBdr>
                    <w:top w:val="none" w:sz="0" w:space="0" w:color="auto"/>
                    <w:left w:val="none" w:sz="0" w:space="0" w:color="auto"/>
                    <w:bottom w:val="none" w:sz="0" w:space="0" w:color="auto"/>
                    <w:right w:val="none" w:sz="0" w:space="0" w:color="auto"/>
                  </w:divBdr>
                </w:div>
                <w:div w:id="27411489">
                  <w:marLeft w:val="0"/>
                  <w:marRight w:val="0"/>
                  <w:marTop w:val="0"/>
                  <w:marBottom w:val="0"/>
                  <w:divBdr>
                    <w:top w:val="none" w:sz="0" w:space="0" w:color="auto"/>
                    <w:left w:val="none" w:sz="0" w:space="0" w:color="auto"/>
                    <w:bottom w:val="none" w:sz="0" w:space="0" w:color="auto"/>
                    <w:right w:val="none" w:sz="0" w:space="0" w:color="auto"/>
                  </w:divBdr>
                </w:div>
                <w:div w:id="28262240">
                  <w:marLeft w:val="0"/>
                  <w:marRight w:val="0"/>
                  <w:marTop w:val="0"/>
                  <w:marBottom w:val="0"/>
                  <w:divBdr>
                    <w:top w:val="none" w:sz="0" w:space="0" w:color="auto"/>
                    <w:left w:val="none" w:sz="0" w:space="0" w:color="auto"/>
                    <w:bottom w:val="none" w:sz="0" w:space="0" w:color="auto"/>
                    <w:right w:val="none" w:sz="0" w:space="0" w:color="auto"/>
                  </w:divBdr>
                </w:div>
                <w:div w:id="28725659">
                  <w:marLeft w:val="0"/>
                  <w:marRight w:val="0"/>
                  <w:marTop w:val="0"/>
                  <w:marBottom w:val="0"/>
                  <w:divBdr>
                    <w:top w:val="none" w:sz="0" w:space="0" w:color="auto"/>
                    <w:left w:val="none" w:sz="0" w:space="0" w:color="auto"/>
                    <w:bottom w:val="none" w:sz="0" w:space="0" w:color="auto"/>
                    <w:right w:val="none" w:sz="0" w:space="0" w:color="auto"/>
                  </w:divBdr>
                </w:div>
                <w:div w:id="31419039">
                  <w:marLeft w:val="0"/>
                  <w:marRight w:val="0"/>
                  <w:marTop w:val="0"/>
                  <w:marBottom w:val="0"/>
                  <w:divBdr>
                    <w:top w:val="none" w:sz="0" w:space="0" w:color="auto"/>
                    <w:left w:val="none" w:sz="0" w:space="0" w:color="auto"/>
                    <w:bottom w:val="none" w:sz="0" w:space="0" w:color="auto"/>
                    <w:right w:val="none" w:sz="0" w:space="0" w:color="auto"/>
                  </w:divBdr>
                </w:div>
                <w:div w:id="33428919">
                  <w:marLeft w:val="0"/>
                  <w:marRight w:val="0"/>
                  <w:marTop w:val="0"/>
                  <w:marBottom w:val="0"/>
                  <w:divBdr>
                    <w:top w:val="none" w:sz="0" w:space="0" w:color="auto"/>
                    <w:left w:val="none" w:sz="0" w:space="0" w:color="auto"/>
                    <w:bottom w:val="none" w:sz="0" w:space="0" w:color="auto"/>
                    <w:right w:val="none" w:sz="0" w:space="0" w:color="auto"/>
                  </w:divBdr>
                </w:div>
                <w:div w:id="34040545">
                  <w:marLeft w:val="0"/>
                  <w:marRight w:val="0"/>
                  <w:marTop w:val="0"/>
                  <w:marBottom w:val="0"/>
                  <w:divBdr>
                    <w:top w:val="none" w:sz="0" w:space="0" w:color="auto"/>
                    <w:left w:val="none" w:sz="0" w:space="0" w:color="auto"/>
                    <w:bottom w:val="none" w:sz="0" w:space="0" w:color="auto"/>
                    <w:right w:val="none" w:sz="0" w:space="0" w:color="auto"/>
                  </w:divBdr>
                </w:div>
                <w:div w:id="34081937">
                  <w:marLeft w:val="0"/>
                  <w:marRight w:val="0"/>
                  <w:marTop w:val="0"/>
                  <w:marBottom w:val="0"/>
                  <w:divBdr>
                    <w:top w:val="none" w:sz="0" w:space="0" w:color="auto"/>
                    <w:left w:val="none" w:sz="0" w:space="0" w:color="auto"/>
                    <w:bottom w:val="none" w:sz="0" w:space="0" w:color="auto"/>
                    <w:right w:val="none" w:sz="0" w:space="0" w:color="auto"/>
                  </w:divBdr>
                </w:div>
                <w:div w:id="34157353">
                  <w:marLeft w:val="0"/>
                  <w:marRight w:val="0"/>
                  <w:marTop w:val="0"/>
                  <w:marBottom w:val="0"/>
                  <w:divBdr>
                    <w:top w:val="none" w:sz="0" w:space="0" w:color="auto"/>
                    <w:left w:val="none" w:sz="0" w:space="0" w:color="auto"/>
                    <w:bottom w:val="none" w:sz="0" w:space="0" w:color="auto"/>
                    <w:right w:val="none" w:sz="0" w:space="0" w:color="auto"/>
                  </w:divBdr>
                </w:div>
                <w:div w:id="34307192">
                  <w:marLeft w:val="0"/>
                  <w:marRight w:val="0"/>
                  <w:marTop w:val="0"/>
                  <w:marBottom w:val="0"/>
                  <w:divBdr>
                    <w:top w:val="none" w:sz="0" w:space="0" w:color="auto"/>
                    <w:left w:val="none" w:sz="0" w:space="0" w:color="auto"/>
                    <w:bottom w:val="none" w:sz="0" w:space="0" w:color="auto"/>
                    <w:right w:val="none" w:sz="0" w:space="0" w:color="auto"/>
                  </w:divBdr>
                </w:div>
                <w:div w:id="34350080">
                  <w:marLeft w:val="0"/>
                  <w:marRight w:val="0"/>
                  <w:marTop w:val="0"/>
                  <w:marBottom w:val="0"/>
                  <w:divBdr>
                    <w:top w:val="none" w:sz="0" w:space="0" w:color="auto"/>
                    <w:left w:val="none" w:sz="0" w:space="0" w:color="auto"/>
                    <w:bottom w:val="none" w:sz="0" w:space="0" w:color="auto"/>
                    <w:right w:val="none" w:sz="0" w:space="0" w:color="auto"/>
                  </w:divBdr>
                </w:div>
                <w:div w:id="35276895">
                  <w:marLeft w:val="0"/>
                  <w:marRight w:val="0"/>
                  <w:marTop w:val="0"/>
                  <w:marBottom w:val="0"/>
                  <w:divBdr>
                    <w:top w:val="none" w:sz="0" w:space="0" w:color="auto"/>
                    <w:left w:val="none" w:sz="0" w:space="0" w:color="auto"/>
                    <w:bottom w:val="none" w:sz="0" w:space="0" w:color="auto"/>
                    <w:right w:val="none" w:sz="0" w:space="0" w:color="auto"/>
                  </w:divBdr>
                </w:div>
                <w:div w:id="35586133">
                  <w:marLeft w:val="0"/>
                  <w:marRight w:val="0"/>
                  <w:marTop w:val="0"/>
                  <w:marBottom w:val="0"/>
                  <w:divBdr>
                    <w:top w:val="none" w:sz="0" w:space="0" w:color="auto"/>
                    <w:left w:val="none" w:sz="0" w:space="0" w:color="auto"/>
                    <w:bottom w:val="none" w:sz="0" w:space="0" w:color="auto"/>
                    <w:right w:val="none" w:sz="0" w:space="0" w:color="auto"/>
                  </w:divBdr>
                </w:div>
                <w:div w:id="35858425">
                  <w:marLeft w:val="0"/>
                  <w:marRight w:val="0"/>
                  <w:marTop w:val="0"/>
                  <w:marBottom w:val="0"/>
                  <w:divBdr>
                    <w:top w:val="none" w:sz="0" w:space="0" w:color="auto"/>
                    <w:left w:val="none" w:sz="0" w:space="0" w:color="auto"/>
                    <w:bottom w:val="none" w:sz="0" w:space="0" w:color="auto"/>
                    <w:right w:val="none" w:sz="0" w:space="0" w:color="auto"/>
                  </w:divBdr>
                </w:div>
                <w:div w:id="38284257">
                  <w:marLeft w:val="0"/>
                  <w:marRight w:val="0"/>
                  <w:marTop w:val="0"/>
                  <w:marBottom w:val="0"/>
                  <w:divBdr>
                    <w:top w:val="none" w:sz="0" w:space="0" w:color="auto"/>
                    <w:left w:val="none" w:sz="0" w:space="0" w:color="auto"/>
                    <w:bottom w:val="none" w:sz="0" w:space="0" w:color="auto"/>
                    <w:right w:val="none" w:sz="0" w:space="0" w:color="auto"/>
                  </w:divBdr>
                </w:div>
                <w:div w:id="38358701">
                  <w:marLeft w:val="0"/>
                  <w:marRight w:val="0"/>
                  <w:marTop w:val="0"/>
                  <w:marBottom w:val="0"/>
                  <w:divBdr>
                    <w:top w:val="none" w:sz="0" w:space="0" w:color="auto"/>
                    <w:left w:val="none" w:sz="0" w:space="0" w:color="auto"/>
                    <w:bottom w:val="none" w:sz="0" w:space="0" w:color="auto"/>
                    <w:right w:val="none" w:sz="0" w:space="0" w:color="auto"/>
                  </w:divBdr>
                </w:div>
                <w:div w:id="39062247">
                  <w:marLeft w:val="0"/>
                  <w:marRight w:val="0"/>
                  <w:marTop w:val="0"/>
                  <w:marBottom w:val="0"/>
                  <w:divBdr>
                    <w:top w:val="none" w:sz="0" w:space="0" w:color="auto"/>
                    <w:left w:val="none" w:sz="0" w:space="0" w:color="auto"/>
                    <w:bottom w:val="none" w:sz="0" w:space="0" w:color="auto"/>
                    <w:right w:val="none" w:sz="0" w:space="0" w:color="auto"/>
                  </w:divBdr>
                </w:div>
                <w:div w:id="39281324">
                  <w:marLeft w:val="0"/>
                  <w:marRight w:val="0"/>
                  <w:marTop w:val="0"/>
                  <w:marBottom w:val="0"/>
                  <w:divBdr>
                    <w:top w:val="none" w:sz="0" w:space="0" w:color="auto"/>
                    <w:left w:val="none" w:sz="0" w:space="0" w:color="auto"/>
                    <w:bottom w:val="none" w:sz="0" w:space="0" w:color="auto"/>
                    <w:right w:val="none" w:sz="0" w:space="0" w:color="auto"/>
                  </w:divBdr>
                </w:div>
                <w:div w:id="39597341">
                  <w:marLeft w:val="0"/>
                  <w:marRight w:val="0"/>
                  <w:marTop w:val="0"/>
                  <w:marBottom w:val="0"/>
                  <w:divBdr>
                    <w:top w:val="none" w:sz="0" w:space="0" w:color="auto"/>
                    <w:left w:val="none" w:sz="0" w:space="0" w:color="auto"/>
                    <w:bottom w:val="none" w:sz="0" w:space="0" w:color="auto"/>
                    <w:right w:val="none" w:sz="0" w:space="0" w:color="auto"/>
                  </w:divBdr>
                </w:div>
                <w:div w:id="41177493">
                  <w:marLeft w:val="0"/>
                  <w:marRight w:val="0"/>
                  <w:marTop w:val="0"/>
                  <w:marBottom w:val="0"/>
                  <w:divBdr>
                    <w:top w:val="none" w:sz="0" w:space="0" w:color="auto"/>
                    <w:left w:val="none" w:sz="0" w:space="0" w:color="auto"/>
                    <w:bottom w:val="none" w:sz="0" w:space="0" w:color="auto"/>
                    <w:right w:val="none" w:sz="0" w:space="0" w:color="auto"/>
                  </w:divBdr>
                </w:div>
                <w:div w:id="42297493">
                  <w:marLeft w:val="0"/>
                  <w:marRight w:val="0"/>
                  <w:marTop w:val="0"/>
                  <w:marBottom w:val="0"/>
                  <w:divBdr>
                    <w:top w:val="none" w:sz="0" w:space="0" w:color="auto"/>
                    <w:left w:val="none" w:sz="0" w:space="0" w:color="auto"/>
                    <w:bottom w:val="none" w:sz="0" w:space="0" w:color="auto"/>
                    <w:right w:val="none" w:sz="0" w:space="0" w:color="auto"/>
                  </w:divBdr>
                </w:div>
                <w:div w:id="43020574">
                  <w:marLeft w:val="0"/>
                  <w:marRight w:val="0"/>
                  <w:marTop w:val="0"/>
                  <w:marBottom w:val="0"/>
                  <w:divBdr>
                    <w:top w:val="none" w:sz="0" w:space="0" w:color="auto"/>
                    <w:left w:val="none" w:sz="0" w:space="0" w:color="auto"/>
                    <w:bottom w:val="none" w:sz="0" w:space="0" w:color="auto"/>
                    <w:right w:val="none" w:sz="0" w:space="0" w:color="auto"/>
                  </w:divBdr>
                </w:div>
                <w:div w:id="44182002">
                  <w:marLeft w:val="0"/>
                  <w:marRight w:val="0"/>
                  <w:marTop w:val="0"/>
                  <w:marBottom w:val="0"/>
                  <w:divBdr>
                    <w:top w:val="none" w:sz="0" w:space="0" w:color="auto"/>
                    <w:left w:val="none" w:sz="0" w:space="0" w:color="auto"/>
                    <w:bottom w:val="none" w:sz="0" w:space="0" w:color="auto"/>
                    <w:right w:val="none" w:sz="0" w:space="0" w:color="auto"/>
                  </w:divBdr>
                </w:div>
                <w:div w:id="45029120">
                  <w:marLeft w:val="0"/>
                  <w:marRight w:val="0"/>
                  <w:marTop w:val="0"/>
                  <w:marBottom w:val="0"/>
                  <w:divBdr>
                    <w:top w:val="none" w:sz="0" w:space="0" w:color="auto"/>
                    <w:left w:val="none" w:sz="0" w:space="0" w:color="auto"/>
                    <w:bottom w:val="none" w:sz="0" w:space="0" w:color="auto"/>
                    <w:right w:val="none" w:sz="0" w:space="0" w:color="auto"/>
                  </w:divBdr>
                </w:div>
                <w:div w:id="46926526">
                  <w:marLeft w:val="0"/>
                  <w:marRight w:val="0"/>
                  <w:marTop w:val="0"/>
                  <w:marBottom w:val="0"/>
                  <w:divBdr>
                    <w:top w:val="none" w:sz="0" w:space="0" w:color="auto"/>
                    <w:left w:val="none" w:sz="0" w:space="0" w:color="auto"/>
                    <w:bottom w:val="none" w:sz="0" w:space="0" w:color="auto"/>
                    <w:right w:val="none" w:sz="0" w:space="0" w:color="auto"/>
                  </w:divBdr>
                </w:div>
                <w:div w:id="47338580">
                  <w:marLeft w:val="0"/>
                  <w:marRight w:val="0"/>
                  <w:marTop w:val="0"/>
                  <w:marBottom w:val="0"/>
                  <w:divBdr>
                    <w:top w:val="none" w:sz="0" w:space="0" w:color="auto"/>
                    <w:left w:val="none" w:sz="0" w:space="0" w:color="auto"/>
                    <w:bottom w:val="none" w:sz="0" w:space="0" w:color="auto"/>
                    <w:right w:val="none" w:sz="0" w:space="0" w:color="auto"/>
                  </w:divBdr>
                </w:div>
                <w:div w:id="47995925">
                  <w:marLeft w:val="0"/>
                  <w:marRight w:val="0"/>
                  <w:marTop w:val="0"/>
                  <w:marBottom w:val="0"/>
                  <w:divBdr>
                    <w:top w:val="none" w:sz="0" w:space="0" w:color="auto"/>
                    <w:left w:val="none" w:sz="0" w:space="0" w:color="auto"/>
                    <w:bottom w:val="none" w:sz="0" w:space="0" w:color="auto"/>
                    <w:right w:val="none" w:sz="0" w:space="0" w:color="auto"/>
                  </w:divBdr>
                </w:div>
                <w:div w:id="49424458">
                  <w:marLeft w:val="0"/>
                  <w:marRight w:val="0"/>
                  <w:marTop w:val="0"/>
                  <w:marBottom w:val="0"/>
                  <w:divBdr>
                    <w:top w:val="none" w:sz="0" w:space="0" w:color="auto"/>
                    <w:left w:val="none" w:sz="0" w:space="0" w:color="auto"/>
                    <w:bottom w:val="none" w:sz="0" w:space="0" w:color="auto"/>
                    <w:right w:val="none" w:sz="0" w:space="0" w:color="auto"/>
                  </w:divBdr>
                </w:div>
                <w:div w:id="49884404">
                  <w:marLeft w:val="0"/>
                  <w:marRight w:val="0"/>
                  <w:marTop w:val="0"/>
                  <w:marBottom w:val="0"/>
                  <w:divBdr>
                    <w:top w:val="none" w:sz="0" w:space="0" w:color="auto"/>
                    <w:left w:val="none" w:sz="0" w:space="0" w:color="auto"/>
                    <w:bottom w:val="none" w:sz="0" w:space="0" w:color="auto"/>
                    <w:right w:val="none" w:sz="0" w:space="0" w:color="auto"/>
                  </w:divBdr>
                </w:div>
                <w:div w:id="50157069">
                  <w:marLeft w:val="0"/>
                  <w:marRight w:val="0"/>
                  <w:marTop w:val="0"/>
                  <w:marBottom w:val="0"/>
                  <w:divBdr>
                    <w:top w:val="none" w:sz="0" w:space="0" w:color="auto"/>
                    <w:left w:val="none" w:sz="0" w:space="0" w:color="auto"/>
                    <w:bottom w:val="none" w:sz="0" w:space="0" w:color="auto"/>
                    <w:right w:val="none" w:sz="0" w:space="0" w:color="auto"/>
                  </w:divBdr>
                </w:div>
                <w:div w:id="52780116">
                  <w:marLeft w:val="0"/>
                  <w:marRight w:val="0"/>
                  <w:marTop w:val="0"/>
                  <w:marBottom w:val="0"/>
                  <w:divBdr>
                    <w:top w:val="none" w:sz="0" w:space="0" w:color="auto"/>
                    <w:left w:val="none" w:sz="0" w:space="0" w:color="auto"/>
                    <w:bottom w:val="none" w:sz="0" w:space="0" w:color="auto"/>
                    <w:right w:val="none" w:sz="0" w:space="0" w:color="auto"/>
                  </w:divBdr>
                </w:div>
                <w:div w:id="53510010">
                  <w:marLeft w:val="0"/>
                  <w:marRight w:val="0"/>
                  <w:marTop w:val="0"/>
                  <w:marBottom w:val="0"/>
                  <w:divBdr>
                    <w:top w:val="none" w:sz="0" w:space="0" w:color="auto"/>
                    <w:left w:val="none" w:sz="0" w:space="0" w:color="auto"/>
                    <w:bottom w:val="none" w:sz="0" w:space="0" w:color="auto"/>
                    <w:right w:val="none" w:sz="0" w:space="0" w:color="auto"/>
                  </w:divBdr>
                </w:div>
                <w:div w:id="55009226">
                  <w:marLeft w:val="0"/>
                  <w:marRight w:val="0"/>
                  <w:marTop w:val="0"/>
                  <w:marBottom w:val="0"/>
                  <w:divBdr>
                    <w:top w:val="none" w:sz="0" w:space="0" w:color="auto"/>
                    <w:left w:val="none" w:sz="0" w:space="0" w:color="auto"/>
                    <w:bottom w:val="none" w:sz="0" w:space="0" w:color="auto"/>
                    <w:right w:val="none" w:sz="0" w:space="0" w:color="auto"/>
                  </w:divBdr>
                </w:div>
                <w:div w:id="56982529">
                  <w:marLeft w:val="0"/>
                  <w:marRight w:val="0"/>
                  <w:marTop w:val="0"/>
                  <w:marBottom w:val="0"/>
                  <w:divBdr>
                    <w:top w:val="none" w:sz="0" w:space="0" w:color="auto"/>
                    <w:left w:val="none" w:sz="0" w:space="0" w:color="auto"/>
                    <w:bottom w:val="none" w:sz="0" w:space="0" w:color="auto"/>
                    <w:right w:val="none" w:sz="0" w:space="0" w:color="auto"/>
                  </w:divBdr>
                </w:div>
                <w:div w:id="57286133">
                  <w:marLeft w:val="0"/>
                  <w:marRight w:val="0"/>
                  <w:marTop w:val="0"/>
                  <w:marBottom w:val="0"/>
                  <w:divBdr>
                    <w:top w:val="none" w:sz="0" w:space="0" w:color="auto"/>
                    <w:left w:val="none" w:sz="0" w:space="0" w:color="auto"/>
                    <w:bottom w:val="none" w:sz="0" w:space="0" w:color="auto"/>
                    <w:right w:val="none" w:sz="0" w:space="0" w:color="auto"/>
                  </w:divBdr>
                </w:div>
                <w:div w:id="57703918">
                  <w:marLeft w:val="0"/>
                  <w:marRight w:val="0"/>
                  <w:marTop w:val="0"/>
                  <w:marBottom w:val="0"/>
                  <w:divBdr>
                    <w:top w:val="none" w:sz="0" w:space="0" w:color="auto"/>
                    <w:left w:val="none" w:sz="0" w:space="0" w:color="auto"/>
                    <w:bottom w:val="none" w:sz="0" w:space="0" w:color="auto"/>
                    <w:right w:val="none" w:sz="0" w:space="0" w:color="auto"/>
                  </w:divBdr>
                </w:div>
                <w:div w:id="57822458">
                  <w:marLeft w:val="0"/>
                  <w:marRight w:val="0"/>
                  <w:marTop w:val="0"/>
                  <w:marBottom w:val="0"/>
                  <w:divBdr>
                    <w:top w:val="none" w:sz="0" w:space="0" w:color="auto"/>
                    <w:left w:val="none" w:sz="0" w:space="0" w:color="auto"/>
                    <w:bottom w:val="none" w:sz="0" w:space="0" w:color="auto"/>
                    <w:right w:val="none" w:sz="0" w:space="0" w:color="auto"/>
                  </w:divBdr>
                </w:div>
                <w:div w:id="58327071">
                  <w:marLeft w:val="0"/>
                  <w:marRight w:val="0"/>
                  <w:marTop w:val="0"/>
                  <w:marBottom w:val="0"/>
                  <w:divBdr>
                    <w:top w:val="none" w:sz="0" w:space="0" w:color="auto"/>
                    <w:left w:val="none" w:sz="0" w:space="0" w:color="auto"/>
                    <w:bottom w:val="none" w:sz="0" w:space="0" w:color="auto"/>
                    <w:right w:val="none" w:sz="0" w:space="0" w:color="auto"/>
                  </w:divBdr>
                </w:div>
                <w:div w:id="58481872">
                  <w:marLeft w:val="0"/>
                  <w:marRight w:val="0"/>
                  <w:marTop w:val="0"/>
                  <w:marBottom w:val="0"/>
                  <w:divBdr>
                    <w:top w:val="none" w:sz="0" w:space="0" w:color="auto"/>
                    <w:left w:val="none" w:sz="0" w:space="0" w:color="auto"/>
                    <w:bottom w:val="none" w:sz="0" w:space="0" w:color="auto"/>
                    <w:right w:val="none" w:sz="0" w:space="0" w:color="auto"/>
                  </w:divBdr>
                </w:div>
                <w:div w:id="58938940">
                  <w:marLeft w:val="0"/>
                  <w:marRight w:val="0"/>
                  <w:marTop w:val="0"/>
                  <w:marBottom w:val="0"/>
                  <w:divBdr>
                    <w:top w:val="none" w:sz="0" w:space="0" w:color="auto"/>
                    <w:left w:val="none" w:sz="0" w:space="0" w:color="auto"/>
                    <w:bottom w:val="none" w:sz="0" w:space="0" w:color="auto"/>
                    <w:right w:val="none" w:sz="0" w:space="0" w:color="auto"/>
                  </w:divBdr>
                </w:div>
                <w:div w:id="59640056">
                  <w:marLeft w:val="0"/>
                  <w:marRight w:val="0"/>
                  <w:marTop w:val="0"/>
                  <w:marBottom w:val="0"/>
                  <w:divBdr>
                    <w:top w:val="none" w:sz="0" w:space="0" w:color="auto"/>
                    <w:left w:val="none" w:sz="0" w:space="0" w:color="auto"/>
                    <w:bottom w:val="none" w:sz="0" w:space="0" w:color="auto"/>
                    <w:right w:val="none" w:sz="0" w:space="0" w:color="auto"/>
                  </w:divBdr>
                </w:div>
                <w:div w:id="59719635">
                  <w:marLeft w:val="0"/>
                  <w:marRight w:val="0"/>
                  <w:marTop w:val="0"/>
                  <w:marBottom w:val="0"/>
                  <w:divBdr>
                    <w:top w:val="none" w:sz="0" w:space="0" w:color="auto"/>
                    <w:left w:val="none" w:sz="0" w:space="0" w:color="auto"/>
                    <w:bottom w:val="none" w:sz="0" w:space="0" w:color="auto"/>
                    <w:right w:val="none" w:sz="0" w:space="0" w:color="auto"/>
                  </w:divBdr>
                </w:div>
                <w:div w:id="59788975">
                  <w:marLeft w:val="0"/>
                  <w:marRight w:val="0"/>
                  <w:marTop w:val="0"/>
                  <w:marBottom w:val="0"/>
                  <w:divBdr>
                    <w:top w:val="none" w:sz="0" w:space="0" w:color="auto"/>
                    <w:left w:val="none" w:sz="0" w:space="0" w:color="auto"/>
                    <w:bottom w:val="none" w:sz="0" w:space="0" w:color="auto"/>
                    <w:right w:val="none" w:sz="0" w:space="0" w:color="auto"/>
                  </w:divBdr>
                </w:div>
                <w:div w:id="60325328">
                  <w:marLeft w:val="0"/>
                  <w:marRight w:val="0"/>
                  <w:marTop w:val="0"/>
                  <w:marBottom w:val="0"/>
                  <w:divBdr>
                    <w:top w:val="none" w:sz="0" w:space="0" w:color="auto"/>
                    <w:left w:val="none" w:sz="0" w:space="0" w:color="auto"/>
                    <w:bottom w:val="none" w:sz="0" w:space="0" w:color="auto"/>
                    <w:right w:val="none" w:sz="0" w:space="0" w:color="auto"/>
                  </w:divBdr>
                </w:div>
                <w:div w:id="60910052">
                  <w:marLeft w:val="0"/>
                  <w:marRight w:val="0"/>
                  <w:marTop w:val="0"/>
                  <w:marBottom w:val="0"/>
                  <w:divBdr>
                    <w:top w:val="none" w:sz="0" w:space="0" w:color="auto"/>
                    <w:left w:val="none" w:sz="0" w:space="0" w:color="auto"/>
                    <w:bottom w:val="none" w:sz="0" w:space="0" w:color="auto"/>
                    <w:right w:val="none" w:sz="0" w:space="0" w:color="auto"/>
                  </w:divBdr>
                </w:div>
                <w:div w:id="60981086">
                  <w:marLeft w:val="0"/>
                  <w:marRight w:val="0"/>
                  <w:marTop w:val="0"/>
                  <w:marBottom w:val="0"/>
                  <w:divBdr>
                    <w:top w:val="none" w:sz="0" w:space="0" w:color="auto"/>
                    <w:left w:val="none" w:sz="0" w:space="0" w:color="auto"/>
                    <w:bottom w:val="none" w:sz="0" w:space="0" w:color="auto"/>
                    <w:right w:val="none" w:sz="0" w:space="0" w:color="auto"/>
                  </w:divBdr>
                </w:div>
                <w:div w:id="61370805">
                  <w:marLeft w:val="0"/>
                  <w:marRight w:val="0"/>
                  <w:marTop w:val="0"/>
                  <w:marBottom w:val="0"/>
                  <w:divBdr>
                    <w:top w:val="none" w:sz="0" w:space="0" w:color="auto"/>
                    <w:left w:val="none" w:sz="0" w:space="0" w:color="auto"/>
                    <w:bottom w:val="none" w:sz="0" w:space="0" w:color="auto"/>
                    <w:right w:val="none" w:sz="0" w:space="0" w:color="auto"/>
                  </w:divBdr>
                </w:div>
                <w:div w:id="62485141">
                  <w:marLeft w:val="0"/>
                  <w:marRight w:val="0"/>
                  <w:marTop w:val="0"/>
                  <w:marBottom w:val="0"/>
                  <w:divBdr>
                    <w:top w:val="none" w:sz="0" w:space="0" w:color="auto"/>
                    <w:left w:val="none" w:sz="0" w:space="0" w:color="auto"/>
                    <w:bottom w:val="none" w:sz="0" w:space="0" w:color="auto"/>
                    <w:right w:val="none" w:sz="0" w:space="0" w:color="auto"/>
                  </w:divBdr>
                </w:div>
                <w:div w:id="62797301">
                  <w:marLeft w:val="0"/>
                  <w:marRight w:val="0"/>
                  <w:marTop w:val="0"/>
                  <w:marBottom w:val="0"/>
                  <w:divBdr>
                    <w:top w:val="none" w:sz="0" w:space="0" w:color="auto"/>
                    <w:left w:val="none" w:sz="0" w:space="0" w:color="auto"/>
                    <w:bottom w:val="none" w:sz="0" w:space="0" w:color="auto"/>
                    <w:right w:val="none" w:sz="0" w:space="0" w:color="auto"/>
                  </w:divBdr>
                </w:div>
                <w:div w:id="63064662">
                  <w:marLeft w:val="0"/>
                  <w:marRight w:val="0"/>
                  <w:marTop w:val="0"/>
                  <w:marBottom w:val="0"/>
                  <w:divBdr>
                    <w:top w:val="none" w:sz="0" w:space="0" w:color="auto"/>
                    <w:left w:val="none" w:sz="0" w:space="0" w:color="auto"/>
                    <w:bottom w:val="none" w:sz="0" w:space="0" w:color="auto"/>
                    <w:right w:val="none" w:sz="0" w:space="0" w:color="auto"/>
                  </w:divBdr>
                </w:div>
                <w:div w:id="63722474">
                  <w:marLeft w:val="0"/>
                  <w:marRight w:val="0"/>
                  <w:marTop w:val="0"/>
                  <w:marBottom w:val="0"/>
                  <w:divBdr>
                    <w:top w:val="none" w:sz="0" w:space="0" w:color="auto"/>
                    <w:left w:val="none" w:sz="0" w:space="0" w:color="auto"/>
                    <w:bottom w:val="none" w:sz="0" w:space="0" w:color="auto"/>
                    <w:right w:val="none" w:sz="0" w:space="0" w:color="auto"/>
                  </w:divBdr>
                </w:div>
                <w:div w:id="65959251">
                  <w:marLeft w:val="0"/>
                  <w:marRight w:val="0"/>
                  <w:marTop w:val="0"/>
                  <w:marBottom w:val="0"/>
                  <w:divBdr>
                    <w:top w:val="none" w:sz="0" w:space="0" w:color="auto"/>
                    <w:left w:val="none" w:sz="0" w:space="0" w:color="auto"/>
                    <w:bottom w:val="none" w:sz="0" w:space="0" w:color="auto"/>
                    <w:right w:val="none" w:sz="0" w:space="0" w:color="auto"/>
                  </w:divBdr>
                </w:div>
                <w:div w:id="66616807">
                  <w:marLeft w:val="0"/>
                  <w:marRight w:val="0"/>
                  <w:marTop w:val="0"/>
                  <w:marBottom w:val="0"/>
                  <w:divBdr>
                    <w:top w:val="none" w:sz="0" w:space="0" w:color="auto"/>
                    <w:left w:val="none" w:sz="0" w:space="0" w:color="auto"/>
                    <w:bottom w:val="none" w:sz="0" w:space="0" w:color="auto"/>
                    <w:right w:val="none" w:sz="0" w:space="0" w:color="auto"/>
                  </w:divBdr>
                </w:div>
                <w:div w:id="66805156">
                  <w:marLeft w:val="0"/>
                  <w:marRight w:val="0"/>
                  <w:marTop w:val="0"/>
                  <w:marBottom w:val="0"/>
                  <w:divBdr>
                    <w:top w:val="none" w:sz="0" w:space="0" w:color="auto"/>
                    <w:left w:val="none" w:sz="0" w:space="0" w:color="auto"/>
                    <w:bottom w:val="none" w:sz="0" w:space="0" w:color="auto"/>
                    <w:right w:val="none" w:sz="0" w:space="0" w:color="auto"/>
                  </w:divBdr>
                </w:div>
                <w:div w:id="66853437">
                  <w:marLeft w:val="0"/>
                  <w:marRight w:val="0"/>
                  <w:marTop w:val="0"/>
                  <w:marBottom w:val="0"/>
                  <w:divBdr>
                    <w:top w:val="none" w:sz="0" w:space="0" w:color="auto"/>
                    <w:left w:val="none" w:sz="0" w:space="0" w:color="auto"/>
                    <w:bottom w:val="none" w:sz="0" w:space="0" w:color="auto"/>
                    <w:right w:val="none" w:sz="0" w:space="0" w:color="auto"/>
                  </w:divBdr>
                </w:div>
                <w:div w:id="67386929">
                  <w:marLeft w:val="0"/>
                  <w:marRight w:val="0"/>
                  <w:marTop w:val="0"/>
                  <w:marBottom w:val="0"/>
                  <w:divBdr>
                    <w:top w:val="none" w:sz="0" w:space="0" w:color="auto"/>
                    <w:left w:val="none" w:sz="0" w:space="0" w:color="auto"/>
                    <w:bottom w:val="none" w:sz="0" w:space="0" w:color="auto"/>
                    <w:right w:val="none" w:sz="0" w:space="0" w:color="auto"/>
                  </w:divBdr>
                </w:div>
                <w:div w:id="68618119">
                  <w:marLeft w:val="0"/>
                  <w:marRight w:val="0"/>
                  <w:marTop w:val="0"/>
                  <w:marBottom w:val="0"/>
                  <w:divBdr>
                    <w:top w:val="none" w:sz="0" w:space="0" w:color="auto"/>
                    <w:left w:val="none" w:sz="0" w:space="0" w:color="auto"/>
                    <w:bottom w:val="none" w:sz="0" w:space="0" w:color="auto"/>
                    <w:right w:val="none" w:sz="0" w:space="0" w:color="auto"/>
                  </w:divBdr>
                </w:div>
                <w:div w:id="68622290">
                  <w:marLeft w:val="0"/>
                  <w:marRight w:val="0"/>
                  <w:marTop w:val="0"/>
                  <w:marBottom w:val="0"/>
                  <w:divBdr>
                    <w:top w:val="none" w:sz="0" w:space="0" w:color="auto"/>
                    <w:left w:val="none" w:sz="0" w:space="0" w:color="auto"/>
                    <w:bottom w:val="none" w:sz="0" w:space="0" w:color="auto"/>
                    <w:right w:val="none" w:sz="0" w:space="0" w:color="auto"/>
                  </w:divBdr>
                </w:div>
                <w:div w:id="69154535">
                  <w:marLeft w:val="0"/>
                  <w:marRight w:val="0"/>
                  <w:marTop w:val="0"/>
                  <w:marBottom w:val="0"/>
                  <w:divBdr>
                    <w:top w:val="none" w:sz="0" w:space="0" w:color="auto"/>
                    <w:left w:val="none" w:sz="0" w:space="0" w:color="auto"/>
                    <w:bottom w:val="none" w:sz="0" w:space="0" w:color="auto"/>
                    <w:right w:val="none" w:sz="0" w:space="0" w:color="auto"/>
                  </w:divBdr>
                </w:div>
                <w:div w:id="69236406">
                  <w:marLeft w:val="0"/>
                  <w:marRight w:val="0"/>
                  <w:marTop w:val="0"/>
                  <w:marBottom w:val="0"/>
                  <w:divBdr>
                    <w:top w:val="none" w:sz="0" w:space="0" w:color="auto"/>
                    <w:left w:val="none" w:sz="0" w:space="0" w:color="auto"/>
                    <w:bottom w:val="none" w:sz="0" w:space="0" w:color="auto"/>
                    <w:right w:val="none" w:sz="0" w:space="0" w:color="auto"/>
                  </w:divBdr>
                </w:div>
                <w:div w:id="69816287">
                  <w:marLeft w:val="0"/>
                  <w:marRight w:val="0"/>
                  <w:marTop w:val="0"/>
                  <w:marBottom w:val="0"/>
                  <w:divBdr>
                    <w:top w:val="none" w:sz="0" w:space="0" w:color="auto"/>
                    <w:left w:val="none" w:sz="0" w:space="0" w:color="auto"/>
                    <w:bottom w:val="none" w:sz="0" w:space="0" w:color="auto"/>
                    <w:right w:val="none" w:sz="0" w:space="0" w:color="auto"/>
                  </w:divBdr>
                </w:div>
                <w:div w:id="69930127">
                  <w:marLeft w:val="0"/>
                  <w:marRight w:val="0"/>
                  <w:marTop w:val="0"/>
                  <w:marBottom w:val="0"/>
                  <w:divBdr>
                    <w:top w:val="none" w:sz="0" w:space="0" w:color="auto"/>
                    <w:left w:val="none" w:sz="0" w:space="0" w:color="auto"/>
                    <w:bottom w:val="none" w:sz="0" w:space="0" w:color="auto"/>
                    <w:right w:val="none" w:sz="0" w:space="0" w:color="auto"/>
                  </w:divBdr>
                </w:div>
                <w:div w:id="69932706">
                  <w:marLeft w:val="0"/>
                  <w:marRight w:val="0"/>
                  <w:marTop w:val="0"/>
                  <w:marBottom w:val="0"/>
                  <w:divBdr>
                    <w:top w:val="none" w:sz="0" w:space="0" w:color="auto"/>
                    <w:left w:val="none" w:sz="0" w:space="0" w:color="auto"/>
                    <w:bottom w:val="none" w:sz="0" w:space="0" w:color="auto"/>
                    <w:right w:val="none" w:sz="0" w:space="0" w:color="auto"/>
                  </w:divBdr>
                </w:div>
                <w:div w:id="71316097">
                  <w:marLeft w:val="0"/>
                  <w:marRight w:val="0"/>
                  <w:marTop w:val="0"/>
                  <w:marBottom w:val="0"/>
                  <w:divBdr>
                    <w:top w:val="none" w:sz="0" w:space="0" w:color="auto"/>
                    <w:left w:val="none" w:sz="0" w:space="0" w:color="auto"/>
                    <w:bottom w:val="none" w:sz="0" w:space="0" w:color="auto"/>
                    <w:right w:val="none" w:sz="0" w:space="0" w:color="auto"/>
                  </w:divBdr>
                </w:div>
                <w:div w:id="72053631">
                  <w:marLeft w:val="0"/>
                  <w:marRight w:val="0"/>
                  <w:marTop w:val="0"/>
                  <w:marBottom w:val="0"/>
                  <w:divBdr>
                    <w:top w:val="none" w:sz="0" w:space="0" w:color="auto"/>
                    <w:left w:val="none" w:sz="0" w:space="0" w:color="auto"/>
                    <w:bottom w:val="none" w:sz="0" w:space="0" w:color="auto"/>
                    <w:right w:val="none" w:sz="0" w:space="0" w:color="auto"/>
                  </w:divBdr>
                </w:div>
                <w:div w:id="72823343">
                  <w:marLeft w:val="0"/>
                  <w:marRight w:val="0"/>
                  <w:marTop w:val="0"/>
                  <w:marBottom w:val="0"/>
                  <w:divBdr>
                    <w:top w:val="none" w:sz="0" w:space="0" w:color="auto"/>
                    <w:left w:val="none" w:sz="0" w:space="0" w:color="auto"/>
                    <w:bottom w:val="none" w:sz="0" w:space="0" w:color="auto"/>
                    <w:right w:val="none" w:sz="0" w:space="0" w:color="auto"/>
                  </w:divBdr>
                </w:div>
                <w:div w:id="73020223">
                  <w:marLeft w:val="0"/>
                  <w:marRight w:val="0"/>
                  <w:marTop w:val="0"/>
                  <w:marBottom w:val="0"/>
                  <w:divBdr>
                    <w:top w:val="none" w:sz="0" w:space="0" w:color="auto"/>
                    <w:left w:val="none" w:sz="0" w:space="0" w:color="auto"/>
                    <w:bottom w:val="none" w:sz="0" w:space="0" w:color="auto"/>
                    <w:right w:val="none" w:sz="0" w:space="0" w:color="auto"/>
                  </w:divBdr>
                </w:div>
                <w:div w:id="74133508">
                  <w:marLeft w:val="0"/>
                  <w:marRight w:val="0"/>
                  <w:marTop w:val="0"/>
                  <w:marBottom w:val="0"/>
                  <w:divBdr>
                    <w:top w:val="none" w:sz="0" w:space="0" w:color="auto"/>
                    <w:left w:val="none" w:sz="0" w:space="0" w:color="auto"/>
                    <w:bottom w:val="none" w:sz="0" w:space="0" w:color="auto"/>
                    <w:right w:val="none" w:sz="0" w:space="0" w:color="auto"/>
                  </w:divBdr>
                </w:div>
                <w:div w:id="74784975">
                  <w:marLeft w:val="0"/>
                  <w:marRight w:val="0"/>
                  <w:marTop w:val="0"/>
                  <w:marBottom w:val="0"/>
                  <w:divBdr>
                    <w:top w:val="none" w:sz="0" w:space="0" w:color="auto"/>
                    <w:left w:val="none" w:sz="0" w:space="0" w:color="auto"/>
                    <w:bottom w:val="none" w:sz="0" w:space="0" w:color="auto"/>
                    <w:right w:val="none" w:sz="0" w:space="0" w:color="auto"/>
                  </w:divBdr>
                </w:div>
                <w:div w:id="75131484">
                  <w:marLeft w:val="0"/>
                  <w:marRight w:val="0"/>
                  <w:marTop w:val="0"/>
                  <w:marBottom w:val="0"/>
                  <w:divBdr>
                    <w:top w:val="none" w:sz="0" w:space="0" w:color="auto"/>
                    <w:left w:val="none" w:sz="0" w:space="0" w:color="auto"/>
                    <w:bottom w:val="none" w:sz="0" w:space="0" w:color="auto"/>
                    <w:right w:val="none" w:sz="0" w:space="0" w:color="auto"/>
                  </w:divBdr>
                </w:div>
                <w:div w:id="75445076">
                  <w:marLeft w:val="0"/>
                  <w:marRight w:val="0"/>
                  <w:marTop w:val="0"/>
                  <w:marBottom w:val="0"/>
                  <w:divBdr>
                    <w:top w:val="none" w:sz="0" w:space="0" w:color="auto"/>
                    <w:left w:val="none" w:sz="0" w:space="0" w:color="auto"/>
                    <w:bottom w:val="none" w:sz="0" w:space="0" w:color="auto"/>
                    <w:right w:val="none" w:sz="0" w:space="0" w:color="auto"/>
                  </w:divBdr>
                </w:div>
                <w:div w:id="76826869">
                  <w:marLeft w:val="0"/>
                  <w:marRight w:val="0"/>
                  <w:marTop w:val="0"/>
                  <w:marBottom w:val="0"/>
                  <w:divBdr>
                    <w:top w:val="none" w:sz="0" w:space="0" w:color="auto"/>
                    <w:left w:val="none" w:sz="0" w:space="0" w:color="auto"/>
                    <w:bottom w:val="none" w:sz="0" w:space="0" w:color="auto"/>
                    <w:right w:val="none" w:sz="0" w:space="0" w:color="auto"/>
                  </w:divBdr>
                </w:div>
                <w:div w:id="77364369">
                  <w:marLeft w:val="0"/>
                  <w:marRight w:val="0"/>
                  <w:marTop w:val="0"/>
                  <w:marBottom w:val="0"/>
                  <w:divBdr>
                    <w:top w:val="none" w:sz="0" w:space="0" w:color="auto"/>
                    <w:left w:val="none" w:sz="0" w:space="0" w:color="auto"/>
                    <w:bottom w:val="none" w:sz="0" w:space="0" w:color="auto"/>
                    <w:right w:val="none" w:sz="0" w:space="0" w:color="auto"/>
                  </w:divBdr>
                </w:div>
                <w:div w:id="77989967">
                  <w:marLeft w:val="0"/>
                  <w:marRight w:val="0"/>
                  <w:marTop w:val="0"/>
                  <w:marBottom w:val="0"/>
                  <w:divBdr>
                    <w:top w:val="none" w:sz="0" w:space="0" w:color="auto"/>
                    <w:left w:val="none" w:sz="0" w:space="0" w:color="auto"/>
                    <w:bottom w:val="none" w:sz="0" w:space="0" w:color="auto"/>
                    <w:right w:val="none" w:sz="0" w:space="0" w:color="auto"/>
                  </w:divBdr>
                </w:div>
                <w:div w:id="77991682">
                  <w:marLeft w:val="0"/>
                  <w:marRight w:val="0"/>
                  <w:marTop w:val="0"/>
                  <w:marBottom w:val="0"/>
                  <w:divBdr>
                    <w:top w:val="none" w:sz="0" w:space="0" w:color="auto"/>
                    <w:left w:val="none" w:sz="0" w:space="0" w:color="auto"/>
                    <w:bottom w:val="none" w:sz="0" w:space="0" w:color="auto"/>
                    <w:right w:val="none" w:sz="0" w:space="0" w:color="auto"/>
                  </w:divBdr>
                </w:div>
                <w:div w:id="78407594">
                  <w:marLeft w:val="0"/>
                  <w:marRight w:val="0"/>
                  <w:marTop w:val="0"/>
                  <w:marBottom w:val="0"/>
                  <w:divBdr>
                    <w:top w:val="none" w:sz="0" w:space="0" w:color="auto"/>
                    <w:left w:val="none" w:sz="0" w:space="0" w:color="auto"/>
                    <w:bottom w:val="none" w:sz="0" w:space="0" w:color="auto"/>
                    <w:right w:val="none" w:sz="0" w:space="0" w:color="auto"/>
                  </w:divBdr>
                </w:div>
                <w:div w:id="78523874">
                  <w:marLeft w:val="0"/>
                  <w:marRight w:val="0"/>
                  <w:marTop w:val="0"/>
                  <w:marBottom w:val="0"/>
                  <w:divBdr>
                    <w:top w:val="none" w:sz="0" w:space="0" w:color="auto"/>
                    <w:left w:val="none" w:sz="0" w:space="0" w:color="auto"/>
                    <w:bottom w:val="none" w:sz="0" w:space="0" w:color="auto"/>
                    <w:right w:val="none" w:sz="0" w:space="0" w:color="auto"/>
                  </w:divBdr>
                </w:div>
                <w:div w:id="79300884">
                  <w:marLeft w:val="0"/>
                  <w:marRight w:val="0"/>
                  <w:marTop w:val="0"/>
                  <w:marBottom w:val="0"/>
                  <w:divBdr>
                    <w:top w:val="none" w:sz="0" w:space="0" w:color="auto"/>
                    <w:left w:val="none" w:sz="0" w:space="0" w:color="auto"/>
                    <w:bottom w:val="none" w:sz="0" w:space="0" w:color="auto"/>
                    <w:right w:val="none" w:sz="0" w:space="0" w:color="auto"/>
                  </w:divBdr>
                </w:div>
                <w:div w:id="79914764">
                  <w:marLeft w:val="0"/>
                  <w:marRight w:val="0"/>
                  <w:marTop w:val="0"/>
                  <w:marBottom w:val="0"/>
                  <w:divBdr>
                    <w:top w:val="none" w:sz="0" w:space="0" w:color="auto"/>
                    <w:left w:val="none" w:sz="0" w:space="0" w:color="auto"/>
                    <w:bottom w:val="none" w:sz="0" w:space="0" w:color="auto"/>
                    <w:right w:val="none" w:sz="0" w:space="0" w:color="auto"/>
                  </w:divBdr>
                </w:div>
                <w:div w:id="80683778">
                  <w:marLeft w:val="0"/>
                  <w:marRight w:val="0"/>
                  <w:marTop w:val="0"/>
                  <w:marBottom w:val="0"/>
                  <w:divBdr>
                    <w:top w:val="none" w:sz="0" w:space="0" w:color="auto"/>
                    <w:left w:val="none" w:sz="0" w:space="0" w:color="auto"/>
                    <w:bottom w:val="none" w:sz="0" w:space="0" w:color="auto"/>
                    <w:right w:val="none" w:sz="0" w:space="0" w:color="auto"/>
                  </w:divBdr>
                </w:div>
                <w:div w:id="80831103">
                  <w:marLeft w:val="0"/>
                  <w:marRight w:val="0"/>
                  <w:marTop w:val="0"/>
                  <w:marBottom w:val="0"/>
                  <w:divBdr>
                    <w:top w:val="none" w:sz="0" w:space="0" w:color="auto"/>
                    <w:left w:val="none" w:sz="0" w:space="0" w:color="auto"/>
                    <w:bottom w:val="none" w:sz="0" w:space="0" w:color="auto"/>
                    <w:right w:val="none" w:sz="0" w:space="0" w:color="auto"/>
                  </w:divBdr>
                </w:div>
                <w:div w:id="81294004">
                  <w:marLeft w:val="0"/>
                  <w:marRight w:val="0"/>
                  <w:marTop w:val="0"/>
                  <w:marBottom w:val="0"/>
                  <w:divBdr>
                    <w:top w:val="none" w:sz="0" w:space="0" w:color="auto"/>
                    <w:left w:val="none" w:sz="0" w:space="0" w:color="auto"/>
                    <w:bottom w:val="none" w:sz="0" w:space="0" w:color="auto"/>
                    <w:right w:val="none" w:sz="0" w:space="0" w:color="auto"/>
                  </w:divBdr>
                </w:div>
                <w:div w:id="82654558">
                  <w:marLeft w:val="0"/>
                  <w:marRight w:val="0"/>
                  <w:marTop w:val="0"/>
                  <w:marBottom w:val="0"/>
                  <w:divBdr>
                    <w:top w:val="none" w:sz="0" w:space="0" w:color="auto"/>
                    <w:left w:val="none" w:sz="0" w:space="0" w:color="auto"/>
                    <w:bottom w:val="none" w:sz="0" w:space="0" w:color="auto"/>
                    <w:right w:val="none" w:sz="0" w:space="0" w:color="auto"/>
                  </w:divBdr>
                </w:div>
                <w:div w:id="83503280">
                  <w:marLeft w:val="0"/>
                  <w:marRight w:val="0"/>
                  <w:marTop w:val="0"/>
                  <w:marBottom w:val="0"/>
                  <w:divBdr>
                    <w:top w:val="none" w:sz="0" w:space="0" w:color="auto"/>
                    <w:left w:val="none" w:sz="0" w:space="0" w:color="auto"/>
                    <w:bottom w:val="none" w:sz="0" w:space="0" w:color="auto"/>
                    <w:right w:val="none" w:sz="0" w:space="0" w:color="auto"/>
                  </w:divBdr>
                </w:div>
                <w:div w:id="83650044">
                  <w:marLeft w:val="0"/>
                  <w:marRight w:val="0"/>
                  <w:marTop w:val="0"/>
                  <w:marBottom w:val="0"/>
                  <w:divBdr>
                    <w:top w:val="none" w:sz="0" w:space="0" w:color="auto"/>
                    <w:left w:val="none" w:sz="0" w:space="0" w:color="auto"/>
                    <w:bottom w:val="none" w:sz="0" w:space="0" w:color="auto"/>
                    <w:right w:val="none" w:sz="0" w:space="0" w:color="auto"/>
                  </w:divBdr>
                </w:div>
                <w:div w:id="84503433">
                  <w:marLeft w:val="0"/>
                  <w:marRight w:val="0"/>
                  <w:marTop w:val="0"/>
                  <w:marBottom w:val="0"/>
                  <w:divBdr>
                    <w:top w:val="none" w:sz="0" w:space="0" w:color="auto"/>
                    <w:left w:val="none" w:sz="0" w:space="0" w:color="auto"/>
                    <w:bottom w:val="none" w:sz="0" w:space="0" w:color="auto"/>
                    <w:right w:val="none" w:sz="0" w:space="0" w:color="auto"/>
                  </w:divBdr>
                </w:div>
                <w:div w:id="84963569">
                  <w:marLeft w:val="0"/>
                  <w:marRight w:val="0"/>
                  <w:marTop w:val="0"/>
                  <w:marBottom w:val="0"/>
                  <w:divBdr>
                    <w:top w:val="none" w:sz="0" w:space="0" w:color="auto"/>
                    <w:left w:val="none" w:sz="0" w:space="0" w:color="auto"/>
                    <w:bottom w:val="none" w:sz="0" w:space="0" w:color="auto"/>
                    <w:right w:val="none" w:sz="0" w:space="0" w:color="auto"/>
                  </w:divBdr>
                </w:div>
                <w:div w:id="85884162">
                  <w:marLeft w:val="0"/>
                  <w:marRight w:val="0"/>
                  <w:marTop w:val="0"/>
                  <w:marBottom w:val="0"/>
                  <w:divBdr>
                    <w:top w:val="none" w:sz="0" w:space="0" w:color="auto"/>
                    <w:left w:val="none" w:sz="0" w:space="0" w:color="auto"/>
                    <w:bottom w:val="none" w:sz="0" w:space="0" w:color="auto"/>
                    <w:right w:val="none" w:sz="0" w:space="0" w:color="auto"/>
                  </w:divBdr>
                </w:div>
                <w:div w:id="86079483">
                  <w:marLeft w:val="0"/>
                  <w:marRight w:val="0"/>
                  <w:marTop w:val="0"/>
                  <w:marBottom w:val="0"/>
                  <w:divBdr>
                    <w:top w:val="none" w:sz="0" w:space="0" w:color="auto"/>
                    <w:left w:val="none" w:sz="0" w:space="0" w:color="auto"/>
                    <w:bottom w:val="none" w:sz="0" w:space="0" w:color="auto"/>
                    <w:right w:val="none" w:sz="0" w:space="0" w:color="auto"/>
                  </w:divBdr>
                </w:div>
                <w:div w:id="86460935">
                  <w:marLeft w:val="0"/>
                  <w:marRight w:val="0"/>
                  <w:marTop w:val="0"/>
                  <w:marBottom w:val="0"/>
                  <w:divBdr>
                    <w:top w:val="none" w:sz="0" w:space="0" w:color="auto"/>
                    <w:left w:val="none" w:sz="0" w:space="0" w:color="auto"/>
                    <w:bottom w:val="none" w:sz="0" w:space="0" w:color="auto"/>
                    <w:right w:val="none" w:sz="0" w:space="0" w:color="auto"/>
                  </w:divBdr>
                </w:div>
                <w:div w:id="86468040">
                  <w:marLeft w:val="0"/>
                  <w:marRight w:val="0"/>
                  <w:marTop w:val="0"/>
                  <w:marBottom w:val="0"/>
                  <w:divBdr>
                    <w:top w:val="none" w:sz="0" w:space="0" w:color="auto"/>
                    <w:left w:val="none" w:sz="0" w:space="0" w:color="auto"/>
                    <w:bottom w:val="none" w:sz="0" w:space="0" w:color="auto"/>
                    <w:right w:val="none" w:sz="0" w:space="0" w:color="auto"/>
                  </w:divBdr>
                </w:div>
                <w:div w:id="86926734">
                  <w:marLeft w:val="0"/>
                  <w:marRight w:val="0"/>
                  <w:marTop w:val="0"/>
                  <w:marBottom w:val="0"/>
                  <w:divBdr>
                    <w:top w:val="none" w:sz="0" w:space="0" w:color="auto"/>
                    <w:left w:val="none" w:sz="0" w:space="0" w:color="auto"/>
                    <w:bottom w:val="none" w:sz="0" w:space="0" w:color="auto"/>
                    <w:right w:val="none" w:sz="0" w:space="0" w:color="auto"/>
                  </w:divBdr>
                </w:div>
                <w:div w:id="89006009">
                  <w:marLeft w:val="0"/>
                  <w:marRight w:val="0"/>
                  <w:marTop w:val="0"/>
                  <w:marBottom w:val="0"/>
                  <w:divBdr>
                    <w:top w:val="none" w:sz="0" w:space="0" w:color="auto"/>
                    <w:left w:val="none" w:sz="0" w:space="0" w:color="auto"/>
                    <w:bottom w:val="none" w:sz="0" w:space="0" w:color="auto"/>
                    <w:right w:val="none" w:sz="0" w:space="0" w:color="auto"/>
                  </w:divBdr>
                </w:div>
                <w:div w:id="90051424">
                  <w:marLeft w:val="0"/>
                  <w:marRight w:val="0"/>
                  <w:marTop w:val="0"/>
                  <w:marBottom w:val="0"/>
                  <w:divBdr>
                    <w:top w:val="none" w:sz="0" w:space="0" w:color="auto"/>
                    <w:left w:val="none" w:sz="0" w:space="0" w:color="auto"/>
                    <w:bottom w:val="none" w:sz="0" w:space="0" w:color="auto"/>
                    <w:right w:val="none" w:sz="0" w:space="0" w:color="auto"/>
                  </w:divBdr>
                </w:div>
                <w:div w:id="90247813">
                  <w:marLeft w:val="0"/>
                  <w:marRight w:val="0"/>
                  <w:marTop w:val="0"/>
                  <w:marBottom w:val="0"/>
                  <w:divBdr>
                    <w:top w:val="none" w:sz="0" w:space="0" w:color="auto"/>
                    <w:left w:val="none" w:sz="0" w:space="0" w:color="auto"/>
                    <w:bottom w:val="none" w:sz="0" w:space="0" w:color="auto"/>
                    <w:right w:val="none" w:sz="0" w:space="0" w:color="auto"/>
                  </w:divBdr>
                </w:div>
                <w:div w:id="90662553">
                  <w:marLeft w:val="0"/>
                  <w:marRight w:val="0"/>
                  <w:marTop w:val="0"/>
                  <w:marBottom w:val="0"/>
                  <w:divBdr>
                    <w:top w:val="none" w:sz="0" w:space="0" w:color="auto"/>
                    <w:left w:val="none" w:sz="0" w:space="0" w:color="auto"/>
                    <w:bottom w:val="none" w:sz="0" w:space="0" w:color="auto"/>
                    <w:right w:val="none" w:sz="0" w:space="0" w:color="auto"/>
                  </w:divBdr>
                </w:div>
                <w:div w:id="90704997">
                  <w:marLeft w:val="0"/>
                  <w:marRight w:val="0"/>
                  <w:marTop w:val="0"/>
                  <w:marBottom w:val="0"/>
                  <w:divBdr>
                    <w:top w:val="none" w:sz="0" w:space="0" w:color="auto"/>
                    <w:left w:val="none" w:sz="0" w:space="0" w:color="auto"/>
                    <w:bottom w:val="none" w:sz="0" w:space="0" w:color="auto"/>
                    <w:right w:val="none" w:sz="0" w:space="0" w:color="auto"/>
                  </w:divBdr>
                </w:div>
                <w:div w:id="90709438">
                  <w:marLeft w:val="0"/>
                  <w:marRight w:val="0"/>
                  <w:marTop w:val="0"/>
                  <w:marBottom w:val="0"/>
                  <w:divBdr>
                    <w:top w:val="none" w:sz="0" w:space="0" w:color="auto"/>
                    <w:left w:val="none" w:sz="0" w:space="0" w:color="auto"/>
                    <w:bottom w:val="none" w:sz="0" w:space="0" w:color="auto"/>
                    <w:right w:val="none" w:sz="0" w:space="0" w:color="auto"/>
                  </w:divBdr>
                </w:div>
                <w:div w:id="91518034">
                  <w:marLeft w:val="0"/>
                  <w:marRight w:val="0"/>
                  <w:marTop w:val="0"/>
                  <w:marBottom w:val="0"/>
                  <w:divBdr>
                    <w:top w:val="none" w:sz="0" w:space="0" w:color="auto"/>
                    <w:left w:val="none" w:sz="0" w:space="0" w:color="auto"/>
                    <w:bottom w:val="none" w:sz="0" w:space="0" w:color="auto"/>
                    <w:right w:val="none" w:sz="0" w:space="0" w:color="auto"/>
                  </w:divBdr>
                </w:div>
                <w:div w:id="92437455">
                  <w:marLeft w:val="0"/>
                  <w:marRight w:val="0"/>
                  <w:marTop w:val="0"/>
                  <w:marBottom w:val="0"/>
                  <w:divBdr>
                    <w:top w:val="none" w:sz="0" w:space="0" w:color="auto"/>
                    <w:left w:val="none" w:sz="0" w:space="0" w:color="auto"/>
                    <w:bottom w:val="none" w:sz="0" w:space="0" w:color="auto"/>
                    <w:right w:val="none" w:sz="0" w:space="0" w:color="auto"/>
                  </w:divBdr>
                </w:div>
                <w:div w:id="92940973">
                  <w:marLeft w:val="0"/>
                  <w:marRight w:val="0"/>
                  <w:marTop w:val="0"/>
                  <w:marBottom w:val="0"/>
                  <w:divBdr>
                    <w:top w:val="none" w:sz="0" w:space="0" w:color="auto"/>
                    <w:left w:val="none" w:sz="0" w:space="0" w:color="auto"/>
                    <w:bottom w:val="none" w:sz="0" w:space="0" w:color="auto"/>
                    <w:right w:val="none" w:sz="0" w:space="0" w:color="auto"/>
                  </w:divBdr>
                </w:div>
                <w:div w:id="93093646">
                  <w:marLeft w:val="0"/>
                  <w:marRight w:val="0"/>
                  <w:marTop w:val="0"/>
                  <w:marBottom w:val="0"/>
                  <w:divBdr>
                    <w:top w:val="none" w:sz="0" w:space="0" w:color="auto"/>
                    <w:left w:val="none" w:sz="0" w:space="0" w:color="auto"/>
                    <w:bottom w:val="none" w:sz="0" w:space="0" w:color="auto"/>
                    <w:right w:val="none" w:sz="0" w:space="0" w:color="auto"/>
                  </w:divBdr>
                </w:div>
                <w:div w:id="94789845">
                  <w:marLeft w:val="0"/>
                  <w:marRight w:val="0"/>
                  <w:marTop w:val="0"/>
                  <w:marBottom w:val="0"/>
                  <w:divBdr>
                    <w:top w:val="none" w:sz="0" w:space="0" w:color="auto"/>
                    <w:left w:val="none" w:sz="0" w:space="0" w:color="auto"/>
                    <w:bottom w:val="none" w:sz="0" w:space="0" w:color="auto"/>
                    <w:right w:val="none" w:sz="0" w:space="0" w:color="auto"/>
                  </w:divBdr>
                </w:div>
                <w:div w:id="95491091">
                  <w:marLeft w:val="0"/>
                  <w:marRight w:val="0"/>
                  <w:marTop w:val="0"/>
                  <w:marBottom w:val="0"/>
                  <w:divBdr>
                    <w:top w:val="none" w:sz="0" w:space="0" w:color="auto"/>
                    <w:left w:val="none" w:sz="0" w:space="0" w:color="auto"/>
                    <w:bottom w:val="none" w:sz="0" w:space="0" w:color="auto"/>
                    <w:right w:val="none" w:sz="0" w:space="0" w:color="auto"/>
                  </w:divBdr>
                </w:div>
                <w:div w:id="96605039">
                  <w:marLeft w:val="0"/>
                  <w:marRight w:val="0"/>
                  <w:marTop w:val="0"/>
                  <w:marBottom w:val="0"/>
                  <w:divBdr>
                    <w:top w:val="none" w:sz="0" w:space="0" w:color="auto"/>
                    <w:left w:val="none" w:sz="0" w:space="0" w:color="auto"/>
                    <w:bottom w:val="none" w:sz="0" w:space="0" w:color="auto"/>
                    <w:right w:val="none" w:sz="0" w:space="0" w:color="auto"/>
                  </w:divBdr>
                </w:div>
                <w:div w:id="96827305">
                  <w:marLeft w:val="0"/>
                  <w:marRight w:val="0"/>
                  <w:marTop w:val="0"/>
                  <w:marBottom w:val="0"/>
                  <w:divBdr>
                    <w:top w:val="none" w:sz="0" w:space="0" w:color="auto"/>
                    <w:left w:val="none" w:sz="0" w:space="0" w:color="auto"/>
                    <w:bottom w:val="none" w:sz="0" w:space="0" w:color="auto"/>
                    <w:right w:val="none" w:sz="0" w:space="0" w:color="auto"/>
                  </w:divBdr>
                </w:div>
                <w:div w:id="97262668">
                  <w:marLeft w:val="0"/>
                  <w:marRight w:val="0"/>
                  <w:marTop w:val="0"/>
                  <w:marBottom w:val="0"/>
                  <w:divBdr>
                    <w:top w:val="none" w:sz="0" w:space="0" w:color="auto"/>
                    <w:left w:val="none" w:sz="0" w:space="0" w:color="auto"/>
                    <w:bottom w:val="none" w:sz="0" w:space="0" w:color="auto"/>
                    <w:right w:val="none" w:sz="0" w:space="0" w:color="auto"/>
                  </w:divBdr>
                </w:div>
                <w:div w:id="97719509">
                  <w:marLeft w:val="0"/>
                  <w:marRight w:val="0"/>
                  <w:marTop w:val="0"/>
                  <w:marBottom w:val="0"/>
                  <w:divBdr>
                    <w:top w:val="none" w:sz="0" w:space="0" w:color="auto"/>
                    <w:left w:val="none" w:sz="0" w:space="0" w:color="auto"/>
                    <w:bottom w:val="none" w:sz="0" w:space="0" w:color="auto"/>
                    <w:right w:val="none" w:sz="0" w:space="0" w:color="auto"/>
                  </w:divBdr>
                </w:div>
                <w:div w:id="98184210">
                  <w:marLeft w:val="0"/>
                  <w:marRight w:val="0"/>
                  <w:marTop w:val="0"/>
                  <w:marBottom w:val="0"/>
                  <w:divBdr>
                    <w:top w:val="none" w:sz="0" w:space="0" w:color="auto"/>
                    <w:left w:val="none" w:sz="0" w:space="0" w:color="auto"/>
                    <w:bottom w:val="none" w:sz="0" w:space="0" w:color="auto"/>
                    <w:right w:val="none" w:sz="0" w:space="0" w:color="auto"/>
                  </w:divBdr>
                </w:div>
                <w:div w:id="98916028">
                  <w:marLeft w:val="0"/>
                  <w:marRight w:val="0"/>
                  <w:marTop w:val="0"/>
                  <w:marBottom w:val="0"/>
                  <w:divBdr>
                    <w:top w:val="none" w:sz="0" w:space="0" w:color="auto"/>
                    <w:left w:val="none" w:sz="0" w:space="0" w:color="auto"/>
                    <w:bottom w:val="none" w:sz="0" w:space="0" w:color="auto"/>
                    <w:right w:val="none" w:sz="0" w:space="0" w:color="auto"/>
                  </w:divBdr>
                </w:div>
                <w:div w:id="99691357">
                  <w:marLeft w:val="0"/>
                  <w:marRight w:val="0"/>
                  <w:marTop w:val="0"/>
                  <w:marBottom w:val="0"/>
                  <w:divBdr>
                    <w:top w:val="none" w:sz="0" w:space="0" w:color="auto"/>
                    <w:left w:val="none" w:sz="0" w:space="0" w:color="auto"/>
                    <w:bottom w:val="none" w:sz="0" w:space="0" w:color="auto"/>
                    <w:right w:val="none" w:sz="0" w:space="0" w:color="auto"/>
                  </w:divBdr>
                </w:div>
                <w:div w:id="99767529">
                  <w:marLeft w:val="0"/>
                  <w:marRight w:val="0"/>
                  <w:marTop w:val="0"/>
                  <w:marBottom w:val="0"/>
                  <w:divBdr>
                    <w:top w:val="none" w:sz="0" w:space="0" w:color="auto"/>
                    <w:left w:val="none" w:sz="0" w:space="0" w:color="auto"/>
                    <w:bottom w:val="none" w:sz="0" w:space="0" w:color="auto"/>
                    <w:right w:val="none" w:sz="0" w:space="0" w:color="auto"/>
                  </w:divBdr>
                </w:div>
                <w:div w:id="100416546">
                  <w:marLeft w:val="0"/>
                  <w:marRight w:val="0"/>
                  <w:marTop w:val="0"/>
                  <w:marBottom w:val="0"/>
                  <w:divBdr>
                    <w:top w:val="none" w:sz="0" w:space="0" w:color="auto"/>
                    <w:left w:val="none" w:sz="0" w:space="0" w:color="auto"/>
                    <w:bottom w:val="none" w:sz="0" w:space="0" w:color="auto"/>
                    <w:right w:val="none" w:sz="0" w:space="0" w:color="auto"/>
                  </w:divBdr>
                </w:div>
                <w:div w:id="100954855">
                  <w:marLeft w:val="0"/>
                  <w:marRight w:val="0"/>
                  <w:marTop w:val="0"/>
                  <w:marBottom w:val="0"/>
                  <w:divBdr>
                    <w:top w:val="none" w:sz="0" w:space="0" w:color="auto"/>
                    <w:left w:val="none" w:sz="0" w:space="0" w:color="auto"/>
                    <w:bottom w:val="none" w:sz="0" w:space="0" w:color="auto"/>
                    <w:right w:val="none" w:sz="0" w:space="0" w:color="auto"/>
                  </w:divBdr>
                </w:div>
                <w:div w:id="102266145">
                  <w:marLeft w:val="0"/>
                  <w:marRight w:val="0"/>
                  <w:marTop w:val="0"/>
                  <w:marBottom w:val="0"/>
                  <w:divBdr>
                    <w:top w:val="none" w:sz="0" w:space="0" w:color="auto"/>
                    <w:left w:val="none" w:sz="0" w:space="0" w:color="auto"/>
                    <w:bottom w:val="none" w:sz="0" w:space="0" w:color="auto"/>
                    <w:right w:val="none" w:sz="0" w:space="0" w:color="auto"/>
                  </w:divBdr>
                </w:div>
                <w:div w:id="103118924">
                  <w:marLeft w:val="0"/>
                  <w:marRight w:val="0"/>
                  <w:marTop w:val="0"/>
                  <w:marBottom w:val="0"/>
                  <w:divBdr>
                    <w:top w:val="none" w:sz="0" w:space="0" w:color="auto"/>
                    <w:left w:val="none" w:sz="0" w:space="0" w:color="auto"/>
                    <w:bottom w:val="none" w:sz="0" w:space="0" w:color="auto"/>
                    <w:right w:val="none" w:sz="0" w:space="0" w:color="auto"/>
                  </w:divBdr>
                </w:div>
                <w:div w:id="104615227">
                  <w:marLeft w:val="0"/>
                  <w:marRight w:val="0"/>
                  <w:marTop w:val="0"/>
                  <w:marBottom w:val="0"/>
                  <w:divBdr>
                    <w:top w:val="none" w:sz="0" w:space="0" w:color="auto"/>
                    <w:left w:val="none" w:sz="0" w:space="0" w:color="auto"/>
                    <w:bottom w:val="none" w:sz="0" w:space="0" w:color="auto"/>
                    <w:right w:val="none" w:sz="0" w:space="0" w:color="auto"/>
                  </w:divBdr>
                </w:div>
                <w:div w:id="106044954">
                  <w:marLeft w:val="0"/>
                  <w:marRight w:val="0"/>
                  <w:marTop w:val="0"/>
                  <w:marBottom w:val="0"/>
                  <w:divBdr>
                    <w:top w:val="none" w:sz="0" w:space="0" w:color="auto"/>
                    <w:left w:val="none" w:sz="0" w:space="0" w:color="auto"/>
                    <w:bottom w:val="none" w:sz="0" w:space="0" w:color="auto"/>
                    <w:right w:val="none" w:sz="0" w:space="0" w:color="auto"/>
                  </w:divBdr>
                </w:div>
                <w:div w:id="107166860">
                  <w:marLeft w:val="0"/>
                  <w:marRight w:val="0"/>
                  <w:marTop w:val="0"/>
                  <w:marBottom w:val="0"/>
                  <w:divBdr>
                    <w:top w:val="none" w:sz="0" w:space="0" w:color="auto"/>
                    <w:left w:val="none" w:sz="0" w:space="0" w:color="auto"/>
                    <w:bottom w:val="none" w:sz="0" w:space="0" w:color="auto"/>
                    <w:right w:val="none" w:sz="0" w:space="0" w:color="auto"/>
                  </w:divBdr>
                </w:div>
                <w:div w:id="107480839">
                  <w:marLeft w:val="0"/>
                  <w:marRight w:val="0"/>
                  <w:marTop w:val="0"/>
                  <w:marBottom w:val="0"/>
                  <w:divBdr>
                    <w:top w:val="none" w:sz="0" w:space="0" w:color="auto"/>
                    <w:left w:val="none" w:sz="0" w:space="0" w:color="auto"/>
                    <w:bottom w:val="none" w:sz="0" w:space="0" w:color="auto"/>
                    <w:right w:val="none" w:sz="0" w:space="0" w:color="auto"/>
                  </w:divBdr>
                </w:div>
                <w:div w:id="107550971">
                  <w:marLeft w:val="0"/>
                  <w:marRight w:val="0"/>
                  <w:marTop w:val="0"/>
                  <w:marBottom w:val="0"/>
                  <w:divBdr>
                    <w:top w:val="none" w:sz="0" w:space="0" w:color="auto"/>
                    <w:left w:val="none" w:sz="0" w:space="0" w:color="auto"/>
                    <w:bottom w:val="none" w:sz="0" w:space="0" w:color="auto"/>
                    <w:right w:val="none" w:sz="0" w:space="0" w:color="auto"/>
                  </w:divBdr>
                </w:div>
                <w:div w:id="108088390">
                  <w:marLeft w:val="0"/>
                  <w:marRight w:val="0"/>
                  <w:marTop w:val="0"/>
                  <w:marBottom w:val="0"/>
                  <w:divBdr>
                    <w:top w:val="none" w:sz="0" w:space="0" w:color="auto"/>
                    <w:left w:val="none" w:sz="0" w:space="0" w:color="auto"/>
                    <w:bottom w:val="none" w:sz="0" w:space="0" w:color="auto"/>
                    <w:right w:val="none" w:sz="0" w:space="0" w:color="auto"/>
                  </w:divBdr>
                </w:div>
                <w:div w:id="109056853">
                  <w:marLeft w:val="0"/>
                  <w:marRight w:val="0"/>
                  <w:marTop w:val="0"/>
                  <w:marBottom w:val="0"/>
                  <w:divBdr>
                    <w:top w:val="none" w:sz="0" w:space="0" w:color="auto"/>
                    <w:left w:val="none" w:sz="0" w:space="0" w:color="auto"/>
                    <w:bottom w:val="none" w:sz="0" w:space="0" w:color="auto"/>
                    <w:right w:val="none" w:sz="0" w:space="0" w:color="auto"/>
                  </w:divBdr>
                </w:div>
                <w:div w:id="109403662">
                  <w:marLeft w:val="0"/>
                  <w:marRight w:val="0"/>
                  <w:marTop w:val="0"/>
                  <w:marBottom w:val="0"/>
                  <w:divBdr>
                    <w:top w:val="none" w:sz="0" w:space="0" w:color="auto"/>
                    <w:left w:val="none" w:sz="0" w:space="0" w:color="auto"/>
                    <w:bottom w:val="none" w:sz="0" w:space="0" w:color="auto"/>
                    <w:right w:val="none" w:sz="0" w:space="0" w:color="auto"/>
                  </w:divBdr>
                </w:div>
                <w:div w:id="109477735">
                  <w:marLeft w:val="0"/>
                  <w:marRight w:val="0"/>
                  <w:marTop w:val="0"/>
                  <w:marBottom w:val="0"/>
                  <w:divBdr>
                    <w:top w:val="none" w:sz="0" w:space="0" w:color="auto"/>
                    <w:left w:val="none" w:sz="0" w:space="0" w:color="auto"/>
                    <w:bottom w:val="none" w:sz="0" w:space="0" w:color="auto"/>
                    <w:right w:val="none" w:sz="0" w:space="0" w:color="auto"/>
                  </w:divBdr>
                </w:div>
                <w:div w:id="111293297">
                  <w:marLeft w:val="0"/>
                  <w:marRight w:val="0"/>
                  <w:marTop w:val="0"/>
                  <w:marBottom w:val="0"/>
                  <w:divBdr>
                    <w:top w:val="none" w:sz="0" w:space="0" w:color="auto"/>
                    <w:left w:val="none" w:sz="0" w:space="0" w:color="auto"/>
                    <w:bottom w:val="none" w:sz="0" w:space="0" w:color="auto"/>
                    <w:right w:val="none" w:sz="0" w:space="0" w:color="auto"/>
                  </w:divBdr>
                </w:div>
                <w:div w:id="111556625">
                  <w:marLeft w:val="0"/>
                  <w:marRight w:val="0"/>
                  <w:marTop w:val="0"/>
                  <w:marBottom w:val="0"/>
                  <w:divBdr>
                    <w:top w:val="none" w:sz="0" w:space="0" w:color="auto"/>
                    <w:left w:val="none" w:sz="0" w:space="0" w:color="auto"/>
                    <w:bottom w:val="none" w:sz="0" w:space="0" w:color="auto"/>
                    <w:right w:val="none" w:sz="0" w:space="0" w:color="auto"/>
                  </w:divBdr>
                </w:div>
                <w:div w:id="113642020">
                  <w:marLeft w:val="0"/>
                  <w:marRight w:val="0"/>
                  <w:marTop w:val="0"/>
                  <w:marBottom w:val="0"/>
                  <w:divBdr>
                    <w:top w:val="none" w:sz="0" w:space="0" w:color="auto"/>
                    <w:left w:val="none" w:sz="0" w:space="0" w:color="auto"/>
                    <w:bottom w:val="none" w:sz="0" w:space="0" w:color="auto"/>
                    <w:right w:val="none" w:sz="0" w:space="0" w:color="auto"/>
                  </w:divBdr>
                </w:div>
                <w:div w:id="114720658">
                  <w:marLeft w:val="0"/>
                  <w:marRight w:val="0"/>
                  <w:marTop w:val="0"/>
                  <w:marBottom w:val="0"/>
                  <w:divBdr>
                    <w:top w:val="none" w:sz="0" w:space="0" w:color="auto"/>
                    <w:left w:val="none" w:sz="0" w:space="0" w:color="auto"/>
                    <w:bottom w:val="none" w:sz="0" w:space="0" w:color="auto"/>
                    <w:right w:val="none" w:sz="0" w:space="0" w:color="auto"/>
                  </w:divBdr>
                </w:div>
                <w:div w:id="115683199">
                  <w:marLeft w:val="0"/>
                  <w:marRight w:val="0"/>
                  <w:marTop w:val="0"/>
                  <w:marBottom w:val="0"/>
                  <w:divBdr>
                    <w:top w:val="none" w:sz="0" w:space="0" w:color="auto"/>
                    <w:left w:val="none" w:sz="0" w:space="0" w:color="auto"/>
                    <w:bottom w:val="none" w:sz="0" w:space="0" w:color="auto"/>
                    <w:right w:val="none" w:sz="0" w:space="0" w:color="auto"/>
                  </w:divBdr>
                </w:div>
                <w:div w:id="116485949">
                  <w:marLeft w:val="0"/>
                  <w:marRight w:val="0"/>
                  <w:marTop w:val="0"/>
                  <w:marBottom w:val="0"/>
                  <w:divBdr>
                    <w:top w:val="none" w:sz="0" w:space="0" w:color="auto"/>
                    <w:left w:val="none" w:sz="0" w:space="0" w:color="auto"/>
                    <w:bottom w:val="none" w:sz="0" w:space="0" w:color="auto"/>
                    <w:right w:val="none" w:sz="0" w:space="0" w:color="auto"/>
                  </w:divBdr>
                </w:div>
                <w:div w:id="116871823">
                  <w:marLeft w:val="0"/>
                  <w:marRight w:val="0"/>
                  <w:marTop w:val="0"/>
                  <w:marBottom w:val="0"/>
                  <w:divBdr>
                    <w:top w:val="none" w:sz="0" w:space="0" w:color="auto"/>
                    <w:left w:val="none" w:sz="0" w:space="0" w:color="auto"/>
                    <w:bottom w:val="none" w:sz="0" w:space="0" w:color="auto"/>
                    <w:right w:val="none" w:sz="0" w:space="0" w:color="auto"/>
                  </w:divBdr>
                </w:div>
                <w:div w:id="117647972">
                  <w:marLeft w:val="0"/>
                  <w:marRight w:val="0"/>
                  <w:marTop w:val="0"/>
                  <w:marBottom w:val="0"/>
                  <w:divBdr>
                    <w:top w:val="none" w:sz="0" w:space="0" w:color="auto"/>
                    <w:left w:val="none" w:sz="0" w:space="0" w:color="auto"/>
                    <w:bottom w:val="none" w:sz="0" w:space="0" w:color="auto"/>
                    <w:right w:val="none" w:sz="0" w:space="0" w:color="auto"/>
                  </w:divBdr>
                </w:div>
                <w:div w:id="118184129">
                  <w:marLeft w:val="0"/>
                  <w:marRight w:val="0"/>
                  <w:marTop w:val="0"/>
                  <w:marBottom w:val="0"/>
                  <w:divBdr>
                    <w:top w:val="none" w:sz="0" w:space="0" w:color="auto"/>
                    <w:left w:val="none" w:sz="0" w:space="0" w:color="auto"/>
                    <w:bottom w:val="none" w:sz="0" w:space="0" w:color="auto"/>
                    <w:right w:val="none" w:sz="0" w:space="0" w:color="auto"/>
                  </w:divBdr>
                </w:div>
                <w:div w:id="118426174">
                  <w:marLeft w:val="0"/>
                  <w:marRight w:val="0"/>
                  <w:marTop w:val="0"/>
                  <w:marBottom w:val="0"/>
                  <w:divBdr>
                    <w:top w:val="none" w:sz="0" w:space="0" w:color="auto"/>
                    <w:left w:val="none" w:sz="0" w:space="0" w:color="auto"/>
                    <w:bottom w:val="none" w:sz="0" w:space="0" w:color="auto"/>
                    <w:right w:val="none" w:sz="0" w:space="0" w:color="auto"/>
                  </w:divBdr>
                </w:div>
                <w:div w:id="118426660">
                  <w:marLeft w:val="0"/>
                  <w:marRight w:val="0"/>
                  <w:marTop w:val="0"/>
                  <w:marBottom w:val="0"/>
                  <w:divBdr>
                    <w:top w:val="none" w:sz="0" w:space="0" w:color="auto"/>
                    <w:left w:val="none" w:sz="0" w:space="0" w:color="auto"/>
                    <w:bottom w:val="none" w:sz="0" w:space="0" w:color="auto"/>
                    <w:right w:val="none" w:sz="0" w:space="0" w:color="auto"/>
                  </w:divBdr>
                </w:div>
                <w:div w:id="118575219">
                  <w:marLeft w:val="0"/>
                  <w:marRight w:val="0"/>
                  <w:marTop w:val="0"/>
                  <w:marBottom w:val="0"/>
                  <w:divBdr>
                    <w:top w:val="none" w:sz="0" w:space="0" w:color="auto"/>
                    <w:left w:val="none" w:sz="0" w:space="0" w:color="auto"/>
                    <w:bottom w:val="none" w:sz="0" w:space="0" w:color="auto"/>
                    <w:right w:val="none" w:sz="0" w:space="0" w:color="auto"/>
                  </w:divBdr>
                </w:div>
                <w:div w:id="120659645">
                  <w:marLeft w:val="0"/>
                  <w:marRight w:val="0"/>
                  <w:marTop w:val="0"/>
                  <w:marBottom w:val="0"/>
                  <w:divBdr>
                    <w:top w:val="none" w:sz="0" w:space="0" w:color="auto"/>
                    <w:left w:val="none" w:sz="0" w:space="0" w:color="auto"/>
                    <w:bottom w:val="none" w:sz="0" w:space="0" w:color="auto"/>
                    <w:right w:val="none" w:sz="0" w:space="0" w:color="auto"/>
                  </w:divBdr>
                </w:div>
                <w:div w:id="121003116">
                  <w:marLeft w:val="0"/>
                  <w:marRight w:val="0"/>
                  <w:marTop w:val="0"/>
                  <w:marBottom w:val="0"/>
                  <w:divBdr>
                    <w:top w:val="none" w:sz="0" w:space="0" w:color="auto"/>
                    <w:left w:val="none" w:sz="0" w:space="0" w:color="auto"/>
                    <w:bottom w:val="none" w:sz="0" w:space="0" w:color="auto"/>
                    <w:right w:val="none" w:sz="0" w:space="0" w:color="auto"/>
                  </w:divBdr>
                </w:div>
                <w:div w:id="121048164">
                  <w:marLeft w:val="0"/>
                  <w:marRight w:val="0"/>
                  <w:marTop w:val="0"/>
                  <w:marBottom w:val="0"/>
                  <w:divBdr>
                    <w:top w:val="none" w:sz="0" w:space="0" w:color="auto"/>
                    <w:left w:val="none" w:sz="0" w:space="0" w:color="auto"/>
                    <w:bottom w:val="none" w:sz="0" w:space="0" w:color="auto"/>
                    <w:right w:val="none" w:sz="0" w:space="0" w:color="auto"/>
                  </w:divBdr>
                </w:div>
                <w:div w:id="121309667">
                  <w:marLeft w:val="0"/>
                  <w:marRight w:val="0"/>
                  <w:marTop w:val="0"/>
                  <w:marBottom w:val="0"/>
                  <w:divBdr>
                    <w:top w:val="none" w:sz="0" w:space="0" w:color="auto"/>
                    <w:left w:val="none" w:sz="0" w:space="0" w:color="auto"/>
                    <w:bottom w:val="none" w:sz="0" w:space="0" w:color="auto"/>
                    <w:right w:val="none" w:sz="0" w:space="0" w:color="auto"/>
                  </w:divBdr>
                </w:div>
                <w:div w:id="121462006">
                  <w:marLeft w:val="0"/>
                  <w:marRight w:val="0"/>
                  <w:marTop w:val="0"/>
                  <w:marBottom w:val="0"/>
                  <w:divBdr>
                    <w:top w:val="none" w:sz="0" w:space="0" w:color="auto"/>
                    <w:left w:val="none" w:sz="0" w:space="0" w:color="auto"/>
                    <w:bottom w:val="none" w:sz="0" w:space="0" w:color="auto"/>
                    <w:right w:val="none" w:sz="0" w:space="0" w:color="auto"/>
                  </w:divBdr>
                </w:div>
                <w:div w:id="121582568">
                  <w:marLeft w:val="0"/>
                  <w:marRight w:val="0"/>
                  <w:marTop w:val="0"/>
                  <w:marBottom w:val="0"/>
                  <w:divBdr>
                    <w:top w:val="none" w:sz="0" w:space="0" w:color="auto"/>
                    <w:left w:val="none" w:sz="0" w:space="0" w:color="auto"/>
                    <w:bottom w:val="none" w:sz="0" w:space="0" w:color="auto"/>
                    <w:right w:val="none" w:sz="0" w:space="0" w:color="auto"/>
                  </w:divBdr>
                </w:div>
                <w:div w:id="121848862">
                  <w:marLeft w:val="0"/>
                  <w:marRight w:val="0"/>
                  <w:marTop w:val="0"/>
                  <w:marBottom w:val="0"/>
                  <w:divBdr>
                    <w:top w:val="none" w:sz="0" w:space="0" w:color="auto"/>
                    <w:left w:val="none" w:sz="0" w:space="0" w:color="auto"/>
                    <w:bottom w:val="none" w:sz="0" w:space="0" w:color="auto"/>
                    <w:right w:val="none" w:sz="0" w:space="0" w:color="auto"/>
                  </w:divBdr>
                </w:div>
                <w:div w:id="122188490">
                  <w:marLeft w:val="0"/>
                  <w:marRight w:val="0"/>
                  <w:marTop w:val="0"/>
                  <w:marBottom w:val="0"/>
                  <w:divBdr>
                    <w:top w:val="none" w:sz="0" w:space="0" w:color="auto"/>
                    <w:left w:val="none" w:sz="0" w:space="0" w:color="auto"/>
                    <w:bottom w:val="none" w:sz="0" w:space="0" w:color="auto"/>
                    <w:right w:val="none" w:sz="0" w:space="0" w:color="auto"/>
                  </w:divBdr>
                </w:div>
                <w:div w:id="123544415">
                  <w:marLeft w:val="0"/>
                  <w:marRight w:val="0"/>
                  <w:marTop w:val="0"/>
                  <w:marBottom w:val="0"/>
                  <w:divBdr>
                    <w:top w:val="none" w:sz="0" w:space="0" w:color="auto"/>
                    <w:left w:val="none" w:sz="0" w:space="0" w:color="auto"/>
                    <w:bottom w:val="none" w:sz="0" w:space="0" w:color="auto"/>
                    <w:right w:val="none" w:sz="0" w:space="0" w:color="auto"/>
                  </w:divBdr>
                </w:div>
                <w:div w:id="123546958">
                  <w:marLeft w:val="0"/>
                  <w:marRight w:val="0"/>
                  <w:marTop w:val="0"/>
                  <w:marBottom w:val="0"/>
                  <w:divBdr>
                    <w:top w:val="none" w:sz="0" w:space="0" w:color="auto"/>
                    <w:left w:val="none" w:sz="0" w:space="0" w:color="auto"/>
                    <w:bottom w:val="none" w:sz="0" w:space="0" w:color="auto"/>
                    <w:right w:val="none" w:sz="0" w:space="0" w:color="auto"/>
                  </w:divBdr>
                </w:div>
                <w:div w:id="123620744">
                  <w:marLeft w:val="0"/>
                  <w:marRight w:val="0"/>
                  <w:marTop w:val="0"/>
                  <w:marBottom w:val="0"/>
                  <w:divBdr>
                    <w:top w:val="none" w:sz="0" w:space="0" w:color="auto"/>
                    <w:left w:val="none" w:sz="0" w:space="0" w:color="auto"/>
                    <w:bottom w:val="none" w:sz="0" w:space="0" w:color="auto"/>
                    <w:right w:val="none" w:sz="0" w:space="0" w:color="auto"/>
                  </w:divBdr>
                </w:div>
                <w:div w:id="123735550">
                  <w:marLeft w:val="0"/>
                  <w:marRight w:val="0"/>
                  <w:marTop w:val="0"/>
                  <w:marBottom w:val="0"/>
                  <w:divBdr>
                    <w:top w:val="none" w:sz="0" w:space="0" w:color="auto"/>
                    <w:left w:val="none" w:sz="0" w:space="0" w:color="auto"/>
                    <w:bottom w:val="none" w:sz="0" w:space="0" w:color="auto"/>
                    <w:right w:val="none" w:sz="0" w:space="0" w:color="auto"/>
                  </w:divBdr>
                </w:div>
                <w:div w:id="124392876">
                  <w:marLeft w:val="0"/>
                  <w:marRight w:val="0"/>
                  <w:marTop w:val="0"/>
                  <w:marBottom w:val="0"/>
                  <w:divBdr>
                    <w:top w:val="none" w:sz="0" w:space="0" w:color="auto"/>
                    <w:left w:val="none" w:sz="0" w:space="0" w:color="auto"/>
                    <w:bottom w:val="none" w:sz="0" w:space="0" w:color="auto"/>
                    <w:right w:val="none" w:sz="0" w:space="0" w:color="auto"/>
                  </w:divBdr>
                </w:div>
                <w:div w:id="124586480">
                  <w:marLeft w:val="0"/>
                  <w:marRight w:val="0"/>
                  <w:marTop w:val="0"/>
                  <w:marBottom w:val="0"/>
                  <w:divBdr>
                    <w:top w:val="none" w:sz="0" w:space="0" w:color="auto"/>
                    <w:left w:val="none" w:sz="0" w:space="0" w:color="auto"/>
                    <w:bottom w:val="none" w:sz="0" w:space="0" w:color="auto"/>
                    <w:right w:val="none" w:sz="0" w:space="0" w:color="auto"/>
                  </w:divBdr>
                </w:div>
                <w:div w:id="128089294">
                  <w:marLeft w:val="0"/>
                  <w:marRight w:val="0"/>
                  <w:marTop w:val="0"/>
                  <w:marBottom w:val="0"/>
                  <w:divBdr>
                    <w:top w:val="none" w:sz="0" w:space="0" w:color="auto"/>
                    <w:left w:val="none" w:sz="0" w:space="0" w:color="auto"/>
                    <w:bottom w:val="none" w:sz="0" w:space="0" w:color="auto"/>
                    <w:right w:val="none" w:sz="0" w:space="0" w:color="auto"/>
                  </w:divBdr>
                </w:div>
                <w:div w:id="129128933">
                  <w:marLeft w:val="0"/>
                  <w:marRight w:val="0"/>
                  <w:marTop w:val="0"/>
                  <w:marBottom w:val="0"/>
                  <w:divBdr>
                    <w:top w:val="none" w:sz="0" w:space="0" w:color="auto"/>
                    <w:left w:val="none" w:sz="0" w:space="0" w:color="auto"/>
                    <w:bottom w:val="none" w:sz="0" w:space="0" w:color="auto"/>
                    <w:right w:val="none" w:sz="0" w:space="0" w:color="auto"/>
                  </w:divBdr>
                </w:div>
                <w:div w:id="129373373">
                  <w:marLeft w:val="0"/>
                  <w:marRight w:val="0"/>
                  <w:marTop w:val="0"/>
                  <w:marBottom w:val="0"/>
                  <w:divBdr>
                    <w:top w:val="none" w:sz="0" w:space="0" w:color="auto"/>
                    <w:left w:val="none" w:sz="0" w:space="0" w:color="auto"/>
                    <w:bottom w:val="none" w:sz="0" w:space="0" w:color="auto"/>
                    <w:right w:val="none" w:sz="0" w:space="0" w:color="auto"/>
                  </w:divBdr>
                </w:div>
                <w:div w:id="130488284">
                  <w:marLeft w:val="0"/>
                  <w:marRight w:val="0"/>
                  <w:marTop w:val="0"/>
                  <w:marBottom w:val="0"/>
                  <w:divBdr>
                    <w:top w:val="none" w:sz="0" w:space="0" w:color="auto"/>
                    <w:left w:val="none" w:sz="0" w:space="0" w:color="auto"/>
                    <w:bottom w:val="none" w:sz="0" w:space="0" w:color="auto"/>
                    <w:right w:val="none" w:sz="0" w:space="0" w:color="auto"/>
                  </w:divBdr>
                </w:div>
                <w:div w:id="130906868">
                  <w:marLeft w:val="0"/>
                  <w:marRight w:val="0"/>
                  <w:marTop w:val="0"/>
                  <w:marBottom w:val="0"/>
                  <w:divBdr>
                    <w:top w:val="none" w:sz="0" w:space="0" w:color="auto"/>
                    <w:left w:val="none" w:sz="0" w:space="0" w:color="auto"/>
                    <w:bottom w:val="none" w:sz="0" w:space="0" w:color="auto"/>
                    <w:right w:val="none" w:sz="0" w:space="0" w:color="auto"/>
                  </w:divBdr>
                </w:div>
                <w:div w:id="131102098">
                  <w:marLeft w:val="0"/>
                  <w:marRight w:val="0"/>
                  <w:marTop w:val="0"/>
                  <w:marBottom w:val="0"/>
                  <w:divBdr>
                    <w:top w:val="none" w:sz="0" w:space="0" w:color="auto"/>
                    <w:left w:val="none" w:sz="0" w:space="0" w:color="auto"/>
                    <w:bottom w:val="none" w:sz="0" w:space="0" w:color="auto"/>
                    <w:right w:val="none" w:sz="0" w:space="0" w:color="auto"/>
                  </w:divBdr>
                </w:div>
                <w:div w:id="131409894">
                  <w:marLeft w:val="0"/>
                  <w:marRight w:val="0"/>
                  <w:marTop w:val="0"/>
                  <w:marBottom w:val="0"/>
                  <w:divBdr>
                    <w:top w:val="none" w:sz="0" w:space="0" w:color="auto"/>
                    <w:left w:val="none" w:sz="0" w:space="0" w:color="auto"/>
                    <w:bottom w:val="none" w:sz="0" w:space="0" w:color="auto"/>
                    <w:right w:val="none" w:sz="0" w:space="0" w:color="auto"/>
                  </w:divBdr>
                </w:div>
                <w:div w:id="132214639">
                  <w:marLeft w:val="0"/>
                  <w:marRight w:val="0"/>
                  <w:marTop w:val="0"/>
                  <w:marBottom w:val="0"/>
                  <w:divBdr>
                    <w:top w:val="none" w:sz="0" w:space="0" w:color="auto"/>
                    <w:left w:val="none" w:sz="0" w:space="0" w:color="auto"/>
                    <w:bottom w:val="none" w:sz="0" w:space="0" w:color="auto"/>
                    <w:right w:val="none" w:sz="0" w:space="0" w:color="auto"/>
                  </w:divBdr>
                </w:div>
                <w:div w:id="132261642">
                  <w:marLeft w:val="0"/>
                  <w:marRight w:val="0"/>
                  <w:marTop w:val="0"/>
                  <w:marBottom w:val="0"/>
                  <w:divBdr>
                    <w:top w:val="none" w:sz="0" w:space="0" w:color="auto"/>
                    <w:left w:val="none" w:sz="0" w:space="0" w:color="auto"/>
                    <w:bottom w:val="none" w:sz="0" w:space="0" w:color="auto"/>
                    <w:right w:val="none" w:sz="0" w:space="0" w:color="auto"/>
                  </w:divBdr>
                </w:div>
                <w:div w:id="133064866">
                  <w:marLeft w:val="0"/>
                  <w:marRight w:val="0"/>
                  <w:marTop w:val="0"/>
                  <w:marBottom w:val="0"/>
                  <w:divBdr>
                    <w:top w:val="none" w:sz="0" w:space="0" w:color="auto"/>
                    <w:left w:val="none" w:sz="0" w:space="0" w:color="auto"/>
                    <w:bottom w:val="none" w:sz="0" w:space="0" w:color="auto"/>
                    <w:right w:val="none" w:sz="0" w:space="0" w:color="auto"/>
                  </w:divBdr>
                </w:div>
                <w:div w:id="133377160">
                  <w:marLeft w:val="0"/>
                  <w:marRight w:val="0"/>
                  <w:marTop w:val="0"/>
                  <w:marBottom w:val="0"/>
                  <w:divBdr>
                    <w:top w:val="none" w:sz="0" w:space="0" w:color="auto"/>
                    <w:left w:val="none" w:sz="0" w:space="0" w:color="auto"/>
                    <w:bottom w:val="none" w:sz="0" w:space="0" w:color="auto"/>
                    <w:right w:val="none" w:sz="0" w:space="0" w:color="auto"/>
                  </w:divBdr>
                </w:div>
                <w:div w:id="133715130">
                  <w:marLeft w:val="0"/>
                  <w:marRight w:val="0"/>
                  <w:marTop w:val="0"/>
                  <w:marBottom w:val="0"/>
                  <w:divBdr>
                    <w:top w:val="none" w:sz="0" w:space="0" w:color="auto"/>
                    <w:left w:val="none" w:sz="0" w:space="0" w:color="auto"/>
                    <w:bottom w:val="none" w:sz="0" w:space="0" w:color="auto"/>
                    <w:right w:val="none" w:sz="0" w:space="0" w:color="auto"/>
                  </w:divBdr>
                </w:div>
                <w:div w:id="133716165">
                  <w:marLeft w:val="0"/>
                  <w:marRight w:val="0"/>
                  <w:marTop w:val="0"/>
                  <w:marBottom w:val="0"/>
                  <w:divBdr>
                    <w:top w:val="none" w:sz="0" w:space="0" w:color="auto"/>
                    <w:left w:val="none" w:sz="0" w:space="0" w:color="auto"/>
                    <w:bottom w:val="none" w:sz="0" w:space="0" w:color="auto"/>
                    <w:right w:val="none" w:sz="0" w:space="0" w:color="auto"/>
                  </w:divBdr>
                </w:div>
                <w:div w:id="134491954">
                  <w:marLeft w:val="0"/>
                  <w:marRight w:val="0"/>
                  <w:marTop w:val="0"/>
                  <w:marBottom w:val="0"/>
                  <w:divBdr>
                    <w:top w:val="none" w:sz="0" w:space="0" w:color="auto"/>
                    <w:left w:val="none" w:sz="0" w:space="0" w:color="auto"/>
                    <w:bottom w:val="none" w:sz="0" w:space="0" w:color="auto"/>
                    <w:right w:val="none" w:sz="0" w:space="0" w:color="auto"/>
                  </w:divBdr>
                </w:div>
                <w:div w:id="135996961">
                  <w:marLeft w:val="0"/>
                  <w:marRight w:val="0"/>
                  <w:marTop w:val="0"/>
                  <w:marBottom w:val="0"/>
                  <w:divBdr>
                    <w:top w:val="none" w:sz="0" w:space="0" w:color="auto"/>
                    <w:left w:val="none" w:sz="0" w:space="0" w:color="auto"/>
                    <w:bottom w:val="none" w:sz="0" w:space="0" w:color="auto"/>
                    <w:right w:val="none" w:sz="0" w:space="0" w:color="auto"/>
                  </w:divBdr>
                </w:div>
                <w:div w:id="136076691">
                  <w:marLeft w:val="0"/>
                  <w:marRight w:val="0"/>
                  <w:marTop w:val="0"/>
                  <w:marBottom w:val="0"/>
                  <w:divBdr>
                    <w:top w:val="none" w:sz="0" w:space="0" w:color="auto"/>
                    <w:left w:val="none" w:sz="0" w:space="0" w:color="auto"/>
                    <w:bottom w:val="none" w:sz="0" w:space="0" w:color="auto"/>
                    <w:right w:val="none" w:sz="0" w:space="0" w:color="auto"/>
                  </w:divBdr>
                </w:div>
                <w:div w:id="136730624">
                  <w:marLeft w:val="0"/>
                  <w:marRight w:val="0"/>
                  <w:marTop w:val="0"/>
                  <w:marBottom w:val="0"/>
                  <w:divBdr>
                    <w:top w:val="none" w:sz="0" w:space="0" w:color="auto"/>
                    <w:left w:val="none" w:sz="0" w:space="0" w:color="auto"/>
                    <w:bottom w:val="none" w:sz="0" w:space="0" w:color="auto"/>
                    <w:right w:val="none" w:sz="0" w:space="0" w:color="auto"/>
                  </w:divBdr>
                </w:div>
                <w:div w:id="137847933">
                  <w:marLeft w:val="0"/>
                  <w:marRight w:val="0"/>
                  <w:marTop w:val="0"/>
                  <w:marBottom w:val="0"/>
                  <w:divBdr>
                    <w:top w:val="none" w:sz="0" w:space="0" w:color="auto"/>
                    <w:left w:val="none" w:sz="0" w:space="0" w:color="auto"/>
                    <w:bottom w:val="none" w:sz="0" w:space="0" w:color="auto"/>
                    <w:right w:val="none" w:sz="0" w:space="0" w:color="auto"/>
                  </w:divBdr>
                </w:div>
                <w:div w:id="138613047">
                  <w:marLeft w:val="0"/>
                  <w:marRight w:val="0"/>
                  <w:marTop w:val="0"/>
                  <w:marBottom w:val="0"/>
                  <w:divBdr>
                    <w:top w:val="none" w:sz="0" w:space="0" w:color="auto"/>
                    <w:left w:val="none" w:sz="0" w:space="0" w:color="auto"/>
                    <w:bottom w:val="none" w:sz="0" w:space="0" w:color="auto"/>
                    <w:right w:val="none" w:sz="0" w:space="0" w:color="auto"/>
                  </w:divBdr>
                </w:div>
                <w:div w:id="138619109">
                  <w:marLeft w:val="0"/>
                  <w:marRight w:val="0"/>
                  <w:marTop w:val="0"/>
                  <w:marBottom w:val="0"/>
                  <w:divBdr>
                    <w:top w:val="none" w:sz="0" w:space="0" w:color="auto"/>
                    <w:left w:val="none" w:sz="0" w:space="0" w:color="auto"/>
                    <w:bottom w:val="none" w:sz="0" w:space="0" w:color="auto"/>
                    <w:right w:val="none" w:sz="0" w:space="0" w:color="auto"/>
                  </w:divBdr>
                </w:div>
                <w:div w:id="140118378">
                  <w:marLeft w:val="0"/>
                  <w:marRight w:val="0"/>
                  <w:marTop w:val="0"/>
                  <w:marBottom w:val="0"/>
                  <w:divBdr>
                    <w:top w:val="none" w:sz="0" w:space="0" w:color="auto"/>
                    <w:left w:val="none" w:sz="0" w:space="0" w:color="auto"/>
                    <w:bottom w:val="none" w:sz="0" w:space="0" w:color="auto"/>
                    <w:right w:val="none" w:sz="0" w:space="0" w:color="auto"/>
                  </w:divBdr>
                </w:div>
                <w:div w:id="141509643">
                  <w:marLeft w:val="0"/>
                  <w:marRight w:val="0"/>
                  <w:marTop w:val="0"/>
                  <w:marBottom w:val="0"/>
                  <w:divBdr>
                    <w:top w:val="none" w:sz="0" w:space="0" w:color="auto"/>
                    <w:left w:val="none" w:sz="0" w:space="0" w:color="auto"/>
                    <w:bottom w:val="none" w:sz="0" w:space="0" w:color="auto"/>
                    <w:right w:val="none" w:sz="0" w:space="0" w:color="auto"/>
                  </w:divBdr>
                </w:div>
                <w:div w:id="141697541">
                  <w:marLeft w:val="0"/>
                  <w:marRight w:val="0"/>
                  <w:marTop w:val="0"/>
                  <w:marBottom w:val="0"/>
                  <w:divBdr>
                    <w:top w:val="none" w:sz="0" w:space="0" w:color="auto"/>
                    <w:left w:val="none" w:sz="0" w:space="0" w:color="auto"/>
                    <w:bottom w:val="none" w:sz="0" w:space="0" w:color="auto"/>
                    <w:right w:val="none" w:sz="0" w:space="0" w:color="auto"/>
                  </w:divBdr>
                </w:div>
                <w:div w:id="142162499">
                  <w:marLeft w:val="0"/>
                  <w:marRight w:val="0"/>
                  <w:marTop w:val="0"/>
                  <w:marBottom w:val="0"/>
                  <w:divBdr>
                    <w:top w:val="none" w:sz="0" w:space="0" w:color="auto"/>
                    <w:left w:val="none" w:sz="0" w:space="0" w:color="auto"/>
                    <w:bottom w:val="none" w:sz="0" w:space="0" w:color="auto"/>
                    <w:right w:val="none" w:sz="0" w:space="0" w:color="auto"/>
                  </w:divBdr>
                </w:div>
                <w:div w:id="142892299">
                  <w:marLeft w:val="0"/>
                  <w:marRight w:val="0"/>
                  <w:marTop w:val="0"/>
                  <w:marBottom w:val="0"/>
                  <w:divBdr>
                    <w:top w:val="none" w:sz="0" w:space="0" w:color="auto"/>
                    <w:left w:val="none" w:sz="0" w:space="0" w:color="auto"/>
                    <w:bottom w:val="none" w:sz="0" w:space="0" w:color="auto"/>
                    <w:right w:val="none" w:sz="0" w:space="0" w:color="auto"/>
                  </w:divBdr>
                </w:div>
                <w:div w:id="143817561">
                  <w:marLeft w:val="0"/>
                  <w:marRight w:val="0"/>
                  <w:marTop w:val="0"/>
                  <w:marBottom w:val="0"/>
                  <w:divBdr>
                    <w:top w:val="none" w:sz="0" w:space="0" w:color="auto"/>
                    <w:left w:val="none" w:sz="0" w:space="0" w:color="auto"/>
                    <w:bottom w:val="none" w:sz="0" w:space="0" w:color="auto"/>
                    <w:right w:val="none" w:sz="0" w:space="0" w:color="auto"/>
                  </w:divBdr>
                </w:div>
                <w:div w:id="144857631">
                  <w:marLeft w:val="0"/>
                  <w:marRight w:val="0"/>
                  <w:marTop w:val="0"/>
                  <w:marBottom w:val="0"/>
                  <w:divBdr>
                    <w:top w:val="none" w:sz="0" w:space="0" w:color="auto"/>
                    <w:left w:val="none" w:sz="0" w:space="0" w:color="auto"/>
                    <w:bottom w:val="none" w:sz="0" w:space="0" w:color="auto"/>
                    <w:right w:val="none" w:sz="0" w:space="0" w:color="auto"/>
                  </w:divBdr>
                </w:div>
                <w:div w:id="144930474">
                  <w:marLeft w:val="0"/>
                  <w:marRight w:val="0"/>
                  <w:marTop w:val="0"/>
                  <w:marBottom w:val="0"/>
                  <w:divBdr>
                    <w:top w:val="none" w:sz="0" w:space="0" w:color="auto"/>
                    <w:left w:val="none" w:sz="0" w:space="0" w:color="auto"/>
                    <w:bottom w:val="none" w:sz="0" w:space="0" w:color="auto"/>
                    <w:right w:val="none" w:sz="0" w:space="0" w:color="auto"/>
                  </w:divBdr>
                </w:div>
                <w:div w:id="145123939">
                  <w:marLeft w:val="0"/>
                  <w:marRight w:val="0"/>
                  <w:marTop w:val="0"/>
                  <w:marBottom w:val="0"/>
                  <w:divBdr>
                    <w:top w:val="none" w:sz="0" w:space="0" w:color="auto"/>
                    <w:left w:val="none" w:sz="0" w:space="0" w:color="auto"/>
                    <w:bottom w:val="none" w:sz="0" w:space="0" w:color="auto"/>
                    <w:right w:val="none" w:sz="0" w:space="0" w:color="auto"/>
                  </w:divBdr>
                </w:div>
                <w:div w:id="145897757">
                  <w:marLeft w:val="0"/>
                  <w:marRight w:val="0"/>
                  <w:marTop w:val="0"/>
                  <w:marBottom w:val="0"/>
                  <w:divBdr>
                    <w:top w:val="none" w:sz="0" w:space="0" w:color="auto"/>
                    <w:left w:val="none" w:sz="0" w:space="0" w:color="auto"/>
                    <w:bottom w:val="none" w:sz="0" w:space="0" w:color="auto"/>
                    <w:right w:val="none" w:sz="0" w:space="0" w:color="auto"/>
                  </w:divBdr>
                </w:div>
                <w:div w:id="146559963">
                  <w:marLeft w:val="0"/>
                  <w:marRight w:val="0"/>
                  <w:marTop w:val="0"/>
                  <w:marBottom w:val="0"/>
                  <w:divBdr>
                    <w:top w:val="none" w:sz="0" w:space="0" w:color="auto"/>
                    <w:left w:val="none" w:sz="0" w:space="0" w:color="auto"/>
                    <w:bottom w:val="none" w:sz="0" w:space="0" w:color="auto"/>
                    <w:right w:val="none" w:sz="0" w:space="0" w:color="auto"/>
                  </w:divBdr>
                </w:div>
                <w:div w:id="147019998">
                  <w:marLeft w:val="0"/>
                  <w:marRight w:val="0"/>
                  <w:marTop w:val="0"/>
                  <w:marBottom w:val="0"/>
                  <w:divBdr>
                    <w:top w:val="none" w:sz="0" w:space="0" w:color="auto"/>
                    <w:left w:val="none" w:sz="0" w:space="0" w:color="auto"/>
                    <w:bottom w:val="none" w:sz="0" w:space="0" w:color="auto"/>
                    <w:right w:val="none" w:sz="0" w:space="0" w:color="auto"/>
                  </w:divBdr>
                </w:div>
                <w:div w:id="147401998">
                  <w:marLeft w:val="0"/>
                  <w:marRight w:val="0"/>
                  <w:marTop w:val="0"/>
                  <w:marBottom w:val="0"/>
                  <w:divBdr>
                    <w:top w:val="none" w:sz="0" w:space="0" w:color="auto"/>
                    <w:left w:val="none" w:sz="0" w:space="0" w:color="auto"/>
                    <w:bottom w:val="none" w:sz="0" w:space="0" w:color="auto"/>
                    <w:right w:val="none" w:sz="0" w:space="0" w:color="auto"/>
                  </w:divBdr>
                </w:div>
                <w:div w:id="148601567">
                  <w:marLeft w:val="0"/>
                  <w:marRight w:val="0"/>
                  <w:marTop w:val="0"/>
                  <w:marBottom w:val="0"/>
                  <w:divBdr>
                    <w:top w:val="none" w:sz="0" w:space="0" w:color="auto"/>
                    <w:left w:val="none" w:sz="0" w:space="0" w:color="auto"/>
                    <w:bottom w:val="none" w:sz="0" w:space="0" w:color="auto"/>
                    <w:right w:val="none" w:sz="0" w:space="0" w:color="auto"/>
                  </w:divBdr>
                </w:div>
                <w:div w:id="148786910">
                  <w:marLeft w:val="0"/>
                  <w:marRight w:val="0"/>
                  <w:marTop w:val="0"/>
                  <w:marBottom w:val="0"/>
                  <w:divBdr>
                    <w:top w:val="none" w:sz="0" w:space="0" w:color="auto"/>
                    <w:left w:val="none" w:sz="0" w:space="0" w:color="auto"/>
                    <w:bottom w:val="none" w:sz="0" w:space="0" w:color="auto"/>
                    <w:right w:val="none" w:sz="0" w:space="0" w:color="auto"/>
                  </w:divBdr>
                </w:div>
                <w:div w:id="149057737">
                  <w:marLeft w:val="0"/>
                  <w:marRight w:val="0"/>
                  <w:marTop w:val="0"/>
                  <w:marBottom w:val="0"/>
                  <w:divBdr>
                    <w:top w:val="none" w:sz="0" w:space="0" w:color="auto"/>
                    <w:left w:val="none" w:sz="0" w:space="0" w:color="auto"/>
                    <w:bottom w:val="none" w:sz="0" w:space="0" w:color="auto"/>
                    <w:right w:val="none" w:sz="0" w:space="0" w:color="auto"/>
                  </w:divBdr>
                </w:div>
                <w:div w:id="149444047">
                  <w:marLeft w:val="0"/>
                  <w:marRight w:val="0"/>
                  <w:marTop w:val="0"/>
                  <w:marBottom w:val="0"/>
                  <w:divBdr>
                    <w:top w:val="none" w:sz="0" w:space="0" w:color="auto"/>
                    <w:left w:val="none" w:sz="0" w:space="0" w:color="auto"/>
                    <w:bottom w:val="none" w:sz="0" w:space="0" w:color="auto"/>
                    <w:right w:val="none" w:sz="0" w:space="0" w:color="auto"/>
                  </w:divBdr>
                </w:div>
                <w:div w:id="149757456">
                  <w:marLeft w:val="0"/>
                  <w:marRight w:val="0"/>
                  <w:marTop w:val="0"/>
                  <w:marBottom w:val="0"/>
                  <w:divBdr>
                    <w:top w:val="none" w:sz="0" w:space="0" w:color="auto"/>
                    <w:left w:val="none" w:sz="0" w:space="0" w:color="auto"/>
                    <w:bottom w:val="none" w:sz="0" w:space="0" w:color="auto"/>
                    <w:right w:val="none" w:sz="0" w:space="0" w:color="auto"/>
                  </w:divBdr>
                </w:div>
                <w:div w:id="150099895">
                  <w:marLeft w:val="0"/>
                  <w:marRight w:val="0"/>
                  <w:marTop w:val="0"/>
                  <w:marBottom w:val="0"/>
                  <w:divBdr>
                    <w:top w:val="none" w:sz="0" w:space="0" w:color="auto"/>
                    <w:left w:val="none" w:sz="0" w:space="0" w:color="auto"/>
                    <w:bottom w:val="none" w:sz="0" w:space="0" w:color="auto"/>
                    <w:right w:val="none" w:sz="0" w:space="0" w:color="auto"/>
                  </w:divBdr>
                </w:div>
                <w:div w:id="150172874">
                  <w:marLeft w:val="0"/>
                  <w:marRight w:val="0"/>
                  <w:marTop w:val="0"/>
                  <w:marBottom w:val="0"/>
                  <w:divBdr>
                    <w:top w:val="none" w:sz="0" w:space="0" w:color="auto"/>
                    <w:left w:val="none" w:sz="0" w:space="0" w:color="auto"/>
                    <w:bottom w:val="none" w:sz="0" w:space="0" w:color="auto"/>
                    <w:right w:val="none" w:sz="0" w:space="0" w:color="auto"/>
                  </w:divBdr>
                </w:div>
                <w:div w:id="150221773">
                  <w:marLeft w:val="0"/>
                  <w:marRight w:val="0"/>
                  <w:marTop w:val="0"/>
                  <w:marBottom w:val="0"/>
                  <w:divBdr>
                    <w:top w:val="none" w:sz="0" w:space="0" w:color="auto"/>
                    <w:left w:val="none" w:sz="0" w:space="0" w:color="auto"/>
                    <w:bottom w:val="none" w:sz="0" w:space="0" w:color="auto"/>
                    <w:right w:val="none" w:sz="0" w:space="0" w:color="auto"/>
                  </w:divBdr>
                </w:div>
                <w:div w:id="150414800">
                  <w:marLeft w:val="0"/>
                  <w:marRight w:val="0"/>
                  <w:marTop w:val="0"/>
                  <w:marBottom w:val="0"/>
                  <w:divBdr>
                    <w:top w:val="none" w:sz="0" w:space="0" w:color="auto"/>
                    <w:left w:val="none" w:sz="0" w:space="0" w:color="auto"/>
                    <w:bottom w:val="none" w:sz="0" w:space="0" w:color="auto"/>
                    <w:right w:val="none" w:sz="0" w:space="0" w:color="auto"/>
                  </w:divBdr>
                </w:div>
                <w:div w:id="150415632">
                  <w:marLeft w:val="0"/>
                  <w:marRight w:val="0"/>
                  <w:marTop w:val="0"/>
                  <w:marBottom w:val="0"/>
                  <w:divBdr>
                    <w:top w:val="none" w:sz="0" w:space="0" w:color="auto"/>
                    <w:left w:val="none" w:sz="0" w:space="0" w:color="auto"/>
                    <w:bottom w:val="none" w:sz="0" w:space="0" w:color="auto"/>
                    <w:right w:val="none" w:sz="0" w:space="0" w:color="auto"/>
                  </w:divBdr>
                </w:div>
                <w:div w:id="151793554">
                  <w:marLeft w:val="0"/>
                  <w:marRight w:val="0"/>
                  <w:marTop w:val="0"/>
                  <w:marBottom w:val="0"/>
                  <w:divBdr>
                    <w:top w:val="none" w:sz="0" w:space="0" w:color="auto"/>
                    <w:left w:val="none" w:sz="0" w:space="0" w:color="auto"/>
                    <w:bottom w:val="none" w:sz="0" w:space="0" w:color="auto"/>
                    <w:right w:val="none" w:sz="0" w:space="0" w:color="auto"/>
                  </w:divBdr>
                </w:div>
                <w:div w:id="151801389">
                  <w:marLeft w:val="0"/>
                  <w:marRight w:val="0"/>
                  <w:marTop w:val="0"/>
                  <w:marBottom w:val="0"/>
                  <w:divBdr>
                    <w:top w:val="none" w:sz="0" w:space="0" w:color="auto"/>
                    <w:left w:val="none" w:sz="0" w:space="0" w:color="auto"/>
                    <w:bottom w:val="none" w:sz="0" w:space="0" w:color="auto"/>
                    <w:right w:val="none" w:sz="0" w:space="0" w:color="auto"/>
                  </w:divBdr>
                </w:div>
                <w:div w:id="151872962">
                  <w:marLeft w:val="0"/>
                  <w:marRight w:val="0"/>
                  <w:marTop w:val="0"/>
                  <w:marBottom w:val="0"/>
                  <w:divBdr>
                    <w:top w:val="none" w:sz="0" w:space="0" w:color="auto"/>
                    <w:left w:val="none" w:sz="0" w:space="0" w:color="auto"/>
                    <w:bottom w:val="none" w:sz="0" w:space="0" w:color="auto"/>
                    <w:right w:val="none" w:sz="0" w:space="0" w:color="auto"/>
                  </w:divBdr>
                </w:div>
                <w:div w:id="151995301">
                  <w:marLeft w:val="0"/>
                  <w:marRight w:val="0"/>
                  <w:marTop w:val="0"/>
                  <w:marBottom w:val="0"/>
                  <w:divBdr>
                    <w:top w:val="none" w:sz="0" w:space="0" w:color="auto"/>
                    <w:left w:val="none" w:sz="0" w:space="0" w:color="auto"/>
                    <w:bottom w:val="none" w:sz="0" w:space="0" w:color="auto"/>
                    <w:right w:val="none" w:sz="0" w:space="0" w:color="auto"/>
                  </w:divBdr>
                </w:div>
                <w:div w:id="152140306">
                  <w:marLeft w:val="0"/>
                  <w:marRight w:val="0"/>
                  <w:marTop w:val="0"/>
                  <w:marBottom w:val="0"/>
                  <w:divBdr>
                    <w:top w:val="none" w:sz="0" w:space="0" w:color="auto"/>
                    <w:left w:val="none" w:sz="0" w:space="0" w:color="auto"/>
                    <w:bottom w:val="none" w:sz="0" w:space="0" w:color="auto"/>
                    <w:right w:val="none" w:sz="0" w:space="0" w:color="auto"/>
                  </w:divBdr>
                </w:div>
                <w:div w:id="152187331">
                  <w:marLeft w:val="0"/>
                  <w:marRight w:val="0"/>
                  <w:marTop w:val="0"/>
                  <w:marBottom w:val="0"/>
                  <w:divBdr>
                    <w:top w:val="none" w:sz="0" w:space="0" w:color="auto"/>
                    <w:left w:val="none" w:sz="0" w:space="0" w:color="auto"/>
                    <w:bottom w:val="none" w:sz="0" w:space="0" w:color="auto"/>
                    <w:right w:val="none" w:sz="0" w:space="0" w:color="auto"/>
                  </w:divBdr>
                </w:div>
                <w:div w:id="152599934">
                  <w:marLeft w:val="0"/>
                  <w:marRight w:val="0"/>
                  <w:marTop w:val="0"/>
                  <w:marBottom w:val="0"/>
                  <w:divBdr>
                    <w:top w:val="none" w:sz="0" w:space="0" w:color="auto"/>
                    <w:left w:val="none" w:sz="0" w:space="0" w:color="auto"/>
                    <w:bottom w:val="none" w:sz="0" w:space="0" w:color="auto"/>
                    <w:right w:val="none" w:sz="0" w:space="0" w:color="auto"/>
                  </w:divBdr>
                </w:div>
                <w:div w:id="153229169">
                  <w:marLeft w:val="0"/>
                  <w:marRight w:val="0"/>
                  <w:marTop w:val="0"/>
                  <w:marBottom w:val="0"/>
                  <w:divBdr>
                    <w:top w:val="none" w:sz="0" w:space="0" w:color="auto"/>
                    <w:left w:val="none" w:sz="0" w:space="0" w:color="auto"/>
                    <w:bottom w:val="none" w:sz="0" w:space="0" w:color="auto"/>
                    <w:right w:val="none" w:sz="0" w:space="0" w:color="auto"/>
                  </w:divBdr>
                </w:div>
                <w:div w:id="153422196">
                  <w:marLeft w:val="0"/>
                  <w:marRight w:val="0"/>
                  <w:marTop w:val="0"/>
                  <w:marBottom w:val="0"/>
                  <w:divBdr>
                    <w:top w:val="none" w:sz="0" w:space="0" w:color="auto"/>
                    <w:left w:val="none" w:sz="0" w:space="0" w:color="auto"/>
                    <w:bottom w:val="none" w:sz="0" w:space="0" w:color="auto"/>
                    <w:right w:val="none" w:sz="0" w:space="0" w:color="auto"/>
                  </w:divBdr>
                </w:div>
                <w:div w:id="155607221">
                  <w:marLeft w:val="0"/>
                  <w:marRight w:val="0"/>
                  <w:marTop w:val="0"/>
                  <w:marBottom w:val="0"/>
                  <w:divBdr>
                    <w:top w:val="none" w:sz="0" w:space="0" w:color="auto"/>
                    <w:left w:val="none" w:sz="0" w:space="0" w:color="auto"/>
                    <w:bottom w:val="none" w:sz="0" w:space="0" w:color="auto"/>
                    <w:right w:val="none" w:sz="0" w:space="0" w:color="auto"/>
                  </w:divBdr>
                </w:div>
                <w:div w:id="155652252">
                  <w:marLeft w:val="0"/>
                  <w:marRight w:val="0"/>
                  <w:marTop w:val="0"/>
                  <w:marBottom w:val="0"/>
                  <w:divBdr>
                    <w:top w:val="none" w:sz="0" w:space="0" w:color="auto"/>
                    <w:left w:val="none" w:sz="0" w:space="0" w:color="auto"/>
                    <w:bottom w:val="none" w:sz="0" w:space="0" w:color="auto"/>
                    <w:right w:val="none" w:sz="0" w:space="0" w:color="auto"/>
                  </w:divBdr>
                </w:div>
                <w:div w:id="155805702">
                  <w:marLeft w:val="0"/>
                  <w:marRight w:val="0"/>
                  <w:marTop w:val="0"/>
                  <w:marBottom w:val="0"/>
                  <w:divBdr>
                    <w:top w:val="none" w:sz="0" w:space="0" w:color="auto"/>
                    <w:left w:val="none" w:sz="0" w:space="0" w:color="auto"/>
                    <w:bottom w:val="none" w:sz="0" w:space="0" w:color="auto"/>
                    <w:right w:val="none" w:sz="0" w:space="0" w:color="auto"/>
                  </w:divBdr>
                </w:div>
                <w:div w:id="156073741">
                  <w:marLeft w:val="0"/>
                  <w:marRight w:val="0"/>
                  <w:marTop w:val="0"/>
                  <w:marBottom w:val="0"/>
                  <w:divBdr>
                    <w:top w:val="none" w:sz="0" w:space="0" w:color="auto"/>
                    <w:left w:val="none" w:sz="0" w:space="0" w:color="auto"/>
                    <w:bottom w:val="none" w:sz="0" w:space="0" w:color="auto"/>
                    <w:right w:val="none" w:sz="0" w:space="0" w:color="auto"/>
                  </w:divBdr>
                </w:div>
                <w:div w:id="157237234">
                  <w:marLeft w:val="0"/>
                  <w:marRight w:val="0"/>
                  <w:marTop w:val="0"/>
                  <w:marBottom w:val="0"/>
                  <w:divBdr>
                    <w:top w:val="none" w:sz="0" w:space="0" w:color="auto"/>
                    <w:left w:val="none" w:sz="0" w:space="0" w:color="auto"/>
                    <w:bottom w:val="none" w:sz="0" w:space="0" w:color="auto"/>
                    <w:right w:val="none" w:sz="0" w:space="0" w:color="auto"/>
                  </w:divBdr>
                </w:div>
                <w:div w:id="160394505">
                  <w:marLeft w:val="0"/>
                  <w:marRight w:val="0"/>
                  <w:marTop w:val="0"/>
                  <w:marBottom w:val="0"/>
                  <w:divBdr>
                    <w:top w:val="none" w:sz="0" w:space="0" w:color="auto"/>
                    <w:left w:val="none" w:sz="0" w:space="0" w:color="auto"/>
                    <w:bottom w:val="none" w:sz="0" w:space="0" w:color="auto"/>
                    <w:right w:val="none" w:sz="0" w:space="0" w:color="auto"/>
                  </w:divBdr>
                </w:div>
                <w:div w:id="162012651">
                  <w:marLeft w:val="0"/>
                  <w:marRight w:val="0"/>
                  <w:marTop w:val="0"/>
                  <w:marBottom w:val="0"/>
                  <w:divBdr>
                    <w:top w:val="none" w:sz="0" w:space="0" w:color="auto"/>
                    <w:left w:val="none" w:sz="0" w:space="0" w:color="auto"/>
                    <w:bottom w:val="none" w:sz="0" w:space="0" w:color="auto"/>
                    <w:right w:val="none" w:sz="0" w:space="0" w:color="auto"/>
                  </w:divBdr>
                </w:div>
                <w:div w:id="162402226">
                  <w:marLeft w:val="0"/>
                  <w:marRight w:val="0"/>
                  <w:marTop w:val="0"/>
                  <w:marBottom w:val="0"/>
                  <w:divBdr>
                    <w:top w:val="none" w:sz="0" w:space="0" w:color="auto"/>
                    <w:left w:val="none" w:sz="0" w:space="0" w:color="auto"/>
                    <w:bottom w:val="none" w:sz="0" w:space="0" w:color="auto"/>
                    <w:right w:val="none" w:sz="0" w:space="0" w:color="auto"/>
                  </w:divBdr>
                </w:div>
                <w:div w:id="162860972">
                  <w:marLeft w:val="0"/>
                  <w:marRight w:val="0"/>
                  <w:marTop w:val="0"/>
                  <w:marBottom w:val="0"/>
                  <w:divBdr>
                    <w:top w:val="none" w:sz="0" w:space="0" w:color="auto"/>
                    <w:left w:val="none" w:sz="0" w:space="0" w:color="auto"/>
                    <w:bottom w:val="none" w:sz="0" w:space="0" w:color="auto"/>
                    <w:right w:val="none" w:sz="0" w:space="0" w:color="auto"/>
                  </w:divBdr>
                </w:div>
                <w:div w:id="163400473">
                  <w:marLeft w:val="0"/>
                  <w:marRight w:val="0"/>
                  <w:marTop w:val="0"/>
                  <w:marBottom w:val="0"/>
                  <w:divBdr>
                    <w:top w:val="none" w:sz="0" w:space="0" w:color="auto"/>
                    <w:left w:val="none" w:sz="0" w:space="0" w:color="auto"/>
                    <w:bottom w:val="none" w:sz="0" w:space="0" w:color="auto"/>
                    <w:right w:val="none" w:sz="0" w:space="0" w:color="auto"/>
                  </w:divBdr>
                </w:div>
                <w:div w:id="163709095">
                  <w:marLeft w:val="0"/>
                  <w:marRight w:val="0"/>
                  <w:marTop w:val="0"/>
                  <w:marBottom w:val="0"/>
                  <w:divBdr>
                    <w:top w:val="none" w:sz="0" w:space="0" w:color="auto"/>
                    <w:left w:val="none" w:sz="0" w:space="0" w:color="auto"/>
                    <w:bottom w:val="none" w:sz="0" w:space="0" w:color="auto"/>
                    <w:right w:val="none" w:sz="0" w:space="0" w:color="auto"/>
                  </w:divBdr>
                </w:div>
                <w:div w:id="163977905">
                  <w:marLeft w:val="0"/>
                  <w:marRight w:val="0"/>
                  <w:marTop w:val="0"/>
                  <w:marBottom w:val="0"/>
                  <w:divBdr>
                    <w:top w:val="none" w:sz="0" w:space="0" w:color="auto"/>
                    <w:left w:val="none" w:sz="0" w:space="0" w:color="auto"/>
                    <w:bottom w:val="none" w:sz="0" w:space="0" w:color="auto"/>
                    <w:right w:val="none" w:sz="0" w:space="0" w:color="auto"/>
                  </w:divBdr>
                </w:div>
                <w:div w:id="165051500">
                  <w:marLeft w:val="0"/>
                  <w:marRight w:val="0"/>
                  <w:marTop w:val="0"/>
                  <w:marBottom w:val="0"/>
                  <w:divBdr>
                    <w:top w:val="none" w:sz="0" w:space="0" w:color="auto"/>
                    <w:left w:val="none" w:sz="0" w:space="0" w:color="auto"/>
                    <w:bottom w:val="none" w:sz="0" w:space="0" w:color="auto"/>
                    <w:right w:val="none" w:sz="0" w:space="0" w:color="auto"/>
                  </w:divBdr>
                </w:div>
                <w:div w:id="165291085">
                  <w:marLeft w:val="0"/>
                  <w:marRight w:val="0"/>
                  <w:marTop w:val="0"/>
                  <w:marBottom w:val="0"/>
                  <w:divBdr>
                    <w:top w:val="none" w:sz="0" w:space="0" w:color="auto"/>
                    <w:left w:val="none" w:sz="0" w:space="0" w:color="auto"/>
                    <w:bottom w:val="none" w:sz="0" w:space="0" w:color="auto"/>
                    <w:right w:val="none" w:sz="0" w:space="0" w:color="auto"/>
                  </w:divBdr>
                </w:div>
                <w:div w:id="166675554">
                  <w:marLeft w:val="0"/>
                  <w:marRight w:val="0"/>
                  <w:marTop w:val="0"/>
                  <w:marBottom w:val="0"/>
                  <w:divBdr>
                    <w:top w:val="none" w:sz="0" w:space="0" w:color="auto"/>
                    <w:left w:val="none" w:sz="0" w:space="0" w:color="auto"/>
                    <w:bottom w:val="none" w:sz="0" w:space="0" w:color="auto"/>
                    <w:right w:val="none" w:sz="0" w:space="0" w:color="auto"/>
                  </w:divBdr>
                </w:div>
                <w:div w:id="168524664">
                  <w:marLeft w:val="0"/>
                  <w:marRight w:val="0"/>
                  <w:marTop w:val="0"/>
                  <w:marBottom w:val="0"/>
                  <w:divBdr>
                    <w:top w:val="none" w:sz="0" w:space="0" w:color="auto"/>
                    <w:left w:val="none" w:sz="0" w:space="0" w:color="auto"/>
                    <w:bottom w:val="none" w:sz="0" w:space="0" w:color="auto"/>
                    <w:right w:val="none" w:sz="0" w:space="0" w:color="auto"/>
                  </w:divBdr>
                </w:div>
                <w:div w:id="168835795">
                  <w:marLeft w:val="0"/>
                  <w:marRight w:val="0"/>
                  <w:marTop w:val="0"/>
                  <w:marBottom w:val="0"/>
                  <w:divBdr>
                    <w:top w:val="none" w:sz="0" w:space="0" w:color="auto"/>
                    <w:left w:val="none" w:sz="0" w:space="0" w:color="auto"/>
                    <w:bottom w:val="none" w:sz="0" w:space="0" w:color="auto"/>
                    <w:right w:val="none" w:sz="0" w:space="0" w:color="auto"/>
                  </w:divBdr>
                </w:div>
                <w:div w:id="171651132">
                  <w:marLeft w:val="0"/>
                  <w:marRight w:val="0"/>
                  <w:marTop w:val="0"/>
                  <w:marBottom w:val="0"/>
                  <w:divBdr>
                    <w:top w:val="none" w:sz="0" w:space="0" w:color="auto"/>
                    <w:left w:val="none" w:sz="0" w:space="0" w:color="auto"/>
                    <w:bottom w:val="none" w:sz="0" w:space="0" w:color="auto"/>
                    <w:right w:val="none" w:sz="0" w:space="0" w:color="auto"/>
                  </w:divBdr>
                </w:div>
                <w:div w:id="171997983">
                  <w:marLeft w:val="0"/>
                  <w:marRight w:val="0"/>
                  <w:marTop w:val="0"/>
                  <w:marBottom w:val="0"/>
                  <w:divBdr>
                    <w:top w:val="none" w:sz="0" w:space="0" w:color="auto"/>
                    <w:left w:val="none" w:sz="0" w:space="0" w:color="auto"/>
                    <w:bottom w:val="none" w:sz="0" w:space="0" w:color="auto"/>
                    <w:right w:val="none" w:sz="0" w:space="0" w:color="auto"/>
                  </w:divBdr>
                </w:div>
                <w:div w:id="172303347">
                  <w:marLeft w:val="0"/>
                  <w:marRight w:val="0"/>
                  <w:marTop w:val="0"/>
                  <w:marBottom w:val="0"/>
                  <w:divBdr>
                    <w:top w:val="none" w:sz="0" w:space="0" w:color="auto"/>
                    <w:left w:val="none" w:sz="0" w:space="0" w:color="auto"/>
                    <w:bottom w:val="none" w:sz="0" w:space="0" w:color="auto"/>
                    <w:right w:val="none" w:sz="0" w:space="0" w:color="auto"/>
                  </w:divBdr>
                </w:div>
                <w:div w:id="172381375">
                  <w:marLeft w:val="0"/>
                  <w:marRight w:val="0"/>
                  <w:marTop w:val="0"/>
                  <w:marBottom w:val="0"/>
                  <w:divBdr>
                    <w:top w:val="none" w:sz="0" w:space="0" w:color="auto"/>
                    <w:left w:val="none" w:sz="0" w:space="0" w:color="auto"/>
                    <w:bottom w:val="none" w:sz="0" w:space="0" w:color="auto"/>
                    <w:right w:val="none" w:sz="0" w:space="0" w:color="auto"/>
                  </w:divBdr>
                </w:div>
                <w:div w:id="172888028">
                  <w:marLeft w:val="0"/>
                  <w:marRight w:val="0"/>
                  <w:marTop w:val="0"/>
                  <w:marBottom w:val="0"/>
                  <w:divBdr>
                    <w:top w:val="none" w:sz="0" w:space="0" w:color="auto"/>
                    <w:left w:val="none" w:sz="0" w:space="0" w:color="auto"/>
                    <w:bottom w:val="none" w:sz="0" w:space="0" w:color="auto"/>
                    <w:right w:val="none" w:sz="0" w:space="0" w:color="auto"/>
                  </w:divBdr>
                </w:div>
                <w:div w:id="173426747">
                  <w:marLeft w:val="0"/>
                  <w:marRight w:val="0"/>
                  <w:marTop w:val="0"/>
                  <w:marBottom w:val="0"/>
                  <w:divBdr>
                    <w:top w:val="none" w:sz="0" w:space="0" w:color="auto"/>
                    <w:left w:val="none" w:sz="0" w:space="0" w:color="auto"/>
                    <w:bottom w:val="none" w:sz="0" w:space="0" w:color="auto"/>
                    <w:right w:val="none" w:sz="0" w:space="0" w:color="auto"/>
                  </w:divBdr>
                </w:div>
                <w:div w:id="173619930">
                  <w:marLeft w:val="0"/>
                  <w:marRight w:val="0"/>
                  <w:marTop w:val="0"/>
                  <w:marBottom w:val="0"/>
                  <w:divBdr>
                    <w:top w:val="none" w:sz="0" w:space="0" w:color="auto"/>
                    <w:left w:val="none" w:sz="0" w:space="0" w:color="auto"/>
                    <w:bottom w:val="none" w:sz="0" w:space="0" w:color="auto"/>
                    <w:right w:val="none" w:sz="0" w:space="0" w:color="auto"/>
                  </w:divBdr>
                </w:div>
                <w:div w:id="174148373">
                  <w:marLeft w:val="0"/>
                  <w:marRight w:val="0"/>
                  <w:marTop w:val="0"/>
                  <w:marBottom w:val="0"/>
                  <w:divBdr>
                    <w:top w:val="none" w:sz="0" w:space="0" w:color="auto"/>
                    <w:left w:val="none" w:sz="0" w:space="0" w:color="auto"/>
                    <w:bottom w:val="none" w:sz="0" w:space="0" w:color="auto"/>
                    <w:right w:val="none" w:sz="0" w:space="0" w:color="auto"/>
                  </w:divBdr>
                </w:div>
                <w:div w:id="175314695">
                  <w:marLeft w:val="0"/>
                  <w:marRight w:val="0"/>
                  <w:marTop w:val="0"/>
                  <w:marBottom w:val="0"/>
                  <w:divBdr>
                    <w:top w:val="none" w:sz="0" w:space="0" w:color="auto"/>
                    <w:left w:val="none" w:sz="0" w:space="0" w:color="auto"/>
                    <w:bottom w:val="none" w:sz="0" w:space="0" w:color="auto"/>
                    <w:right w:val="none" w:sz="0" w:space="0" w:color="auto"/>
                  </w:divBdr>
                </w:div>
                <w:div w:id="175460906">
                  <w:marLeft w:val="0"/>
                  <w:marRight w:val="0"/>
                  <w:marTop w:val="0"/>
                  <w:marBottom w:val="0"/>
                  <w:divBdr>
                    <w:top w:val="none" w:sz="0" w:space="0" w:color="auto"/>
                    <w:left w:val="none" w:sz="0" w:space="0" w:color="auto"/>
                    <w:bottom w:val="none" w:sz="0" w:space="0" w:color="auto"/>
                    <w:right w:val="none" w:sz="0" w:space="0" w:color="auto"/>
                  </w:divBdr>
                </w:div>
                <w:div w:id="175467404">
                  <w:marLeft w:val="0"/>
                  <w:marRight w:val="0"/>
                  <w:marTop w:val="0"/>
                  <w:marBottom w:val="0"/>
                  <w:divBdr>
                    <w:top w:val="none" w:sz="0" w:space="0" w:color="auto"/>
                    <w:left w:val="none" w:sz="0" w:space="0" w:color="auto"/>
                    <w:bottom w:val="none" w:sz="0" w:space="0" w:color="auto"/>
                    <w:right w:val="none" w:sz="0" w:space="0" w:color="auto"/>
                  </w:divBdr>
                </w:div>
                <w:div w:id="175506178">
                  <w:marLeft w:val="0"/>
                  <w:marRight w:val="0"/>
                  <w:marTop w:val="0"/>
                  <w:marBottom w:val="0"/>
                  <w:divBdr>
                    <w:top w:val="none" w:sz="0" w:space="0" w:color="auto"/>
                    <w:left w:val="none" w:sz="0" w:space="0" w:color="auto"/>
                    <w:bottom w:val="none" w:sz="0" w:space="0" w:color="auto"/>
                    <w:right w:val="none" w:sz="0" w:space="0" w:color="auto"/>
                  </w:divBdr>
                </w:div>
                <w:div w:id="176387553">
                  <w:marLeft w:val="0"/>
                  <w:marRight w:val="0"/>
                  <w:marTop w:val="0"/>
                  <w:marBottom w:val="0"/>
                  <w:divBdr>
                    <w:top w:val="none" w:sz="0" w:space="0" w:color="auto"/>
                    <w:left w:val="none" w:sz="0" w:space="0" w:color="auto"/>
                    <w:bottom w:val="none" w:sz="0" w:space="0" w:color="auto"/>
                    <w:right w:val="none" w:sz="0" w:space="0" w:color="auto"/>
                  </w:divBdr>
                </w:div>
                <w:div w:id="176694353">
                  <w:marLeft w:val="0"/>
                  <w:marRight w:val="0"/>
                  <w:marTop w:val="0"/>
                  <w:marBottom w:val="0"/>
                  <w:divBdr>
                    <w:top w:val="none" w:sz="0" w:space="0" w:color="auto"/>
                    <w:left w:val="none" w:sz="0" w:space="0" w:color="auto"/>
                    <w:bottom w:val="none" w:sz="0" w:space="0" w:color="auto"/>
                    <w:right w:val="none" w:sz="0" w:space="0" w:color="auto"/>
                  </w:divBdr>
                </w:div>
                <w:div w:id="177743395">
                  <w:marLeft w:val="0"/>
                  <w:marRight w:val="0"/>
                  <w:marTop w:val="0"/>
                  <w:marBottom w:val="0"/>
                  <w:divBdr>
                    <w:top w:val="none" w:sz="0" w:space="0" w:color="auto"/>
                    <w:left w:val="none" w:sz="0" w:space="0" w:color="auto"/>
                    <w:bottom w:val="none" w:sz="0" w:space="0" w:color="auto"/>
                    <w:right w:val="none" w:sz="0" w:space="0" w:color="auto"/>
                  </w:divBdr>
                </w:div>
                <w:div w:id="177818436">
                  <w:marLeft w:val="0"/>
                  <w:marRight w:val="0"/>
                  <w:marTop w:val="0"/>
                  <w:marBottom w:val="0"/>
                  <w:divBdr>
                    <w:top w:val="none" w:sz="0" w:space="0" w:color="auto"/>
                    <w:left w:val="none" w:sz="0" w:space="0" w:color="auto"/>
                    <w:bottom w:val="none" w:sz="0" w:space="0" w:color="auto"/>
                    <w:right w:val="none" w:sz="0" w:space="0" w:color="auto"/>
                  </w:divBdr>
                </w:div>
                <w:div w:id="179584030">
                  <w:marLeft w:val="0"/>
                  <w:marRight w:val="0"/>
                  <w:marTop w:val="0"/>
                  <w:marBottom w:val="0"/>
                  <w:divBdr>
                    <w:top w:val="none" w:sz="0" w:space="0" w:color="auto"/>
                    <w:left w:val="none" w:sz="0" w:space="0" w:color="auto"/>
                    <w:bottom w:val="none" w:sz="0" w:space="0" w:color="auto"/>
                    <w:right w:val="none" w:sz="0" w:space="0" w:color="auto"/>
                  </w:divBdr>
                </w:div>
                <w:div w:id="180513846">
                  <w:marLeft w:val="0"/>
                  <w:marRight w:val="0"/>
                  <w:marTop w:val="0"/>
                  <w:marBottom w:val="0"/>
                  <w:divBdr>
                    <w:top w:val="none" w:sz="0" w:space="0" w:color="auto"/>
                    <w:left w:val="none" w:sz="0" w:space="0" w:color="auto"/>
                    <w:bottom w:val="none" w:sz="0" w:space="0" w:color="auto"/>
                    <w:right w:val="none" w:sz="0" w:space="0" w:color="auto"/>
                  </w:divBdr>
                </w:div>
                <w:div w:id="181087339">
                  <w:marLeft w:val="0"/>
                  <w:marRight w:val="0"/>
                  <w:marTop w:val="0"/>
                  <w:marBottom w:val="0"/>
                  <w:divBdr>
                    <w:top w:val="none" w:sz="0" w:space="0" w:color="auto"/>
                    <w:left w:val="none" w:sz="0" w:space="0" w:color="auto"/>
                    <w:bottom w:val="none" w:sz="0" w:space="0" w:color="auto"/>
                    <w:right w:val="none" w:sz="0" w:space="0" w:color="auto"/>
                  </w:divBdr>
                </w:div>
                <w:div w:id="181550709">
                  <w:marLeft w:val="0"/>
                  <w:marRight w:val="0"/>
                  <w:marTop w:val="0"/>
                  <w:marBottom w:val="0"/>
                  <w:divBdr>
                    <w:top w:val="none" w:sz="0" w:space="0" w:color="auto"/>
                    <w:left w:val="none" w:sz="0" w:space="0" w:color="auto"/>
                    <w:bottom w:val="none" w:sz="0" w:space="0" w:color="auto"/>
                    <w:right w:val="none" w:sz="0" w:space="0" w:color="auto"/>
                  </w:divBdr>
                </w:div>
                <w:div w:id="181631086">
                  <w:marLeft w:val="0"/>
                  <w:marRight w:val="0"/>
                  <w:marTop w:val="0"/>
                  <w:marBottom w:val="0"/>
                  <w:divBdr>
                    <w:top w:val="none" w:sz="0" w:space="0" w:color="auto"/>
                    <w:left w:val="none" w:sz="0" w:space="0" w:color="auto"/>
                    <w:bottom w:val="none" w:sz="0" w:space="0" w:color="auto"/>
                    <w:right w:val="none" w:sz="0" w:space="0" w:color="auto"/>
                  </w:divBdr>
                </w:div>
                <w:div w:id="181866120">
                  <w:marLeft w:val="0"/>
                  <w:marRight w:val="0"/>
                  <w:marTop w:val="0"/>
                  <w:marBottom w:val="0"/>
                  <w:divBdr>
                    <w:top w:val="none" w:sz="0" w:space="0" w:color="auto"/>
                    <w:left w:val="none" w:sz="0" w:space="0" w:color="auto"/>
                    <w:bottom w:val="none" w:sz="0" w:space="0" w:color="auto"/>
                    <w:right w:val="none" w:sz="0" w:space="0" w:color="auto"/>
                  </w:divBdr>
                </w:div>
                <w:div w:id="183055633">
                  <w:marLeft w:val="0"/>
                  <w:marRight w:val="0"/>
                  <w:marTop w:val="0"/>
                  <w:marBottom w:val="0"/>
                  <w:divBdr>
                    <w:top w:val="none" w:sz="0" w:space="0" w:color="auto"/>
                    <w:left w:val="none" w:sz="0" w:space="0" w:color="auto"/>
                    <w:bottom w:val="none" w:sz="0" w:space="0" w:color="auto"/>
                    <w:right w:val="none" w:sz="0" w:space="0" w:color="auto"/>
                  </w:divBdr>
                </w:div>
                <w:div w:id="183638527">
                  <w:marLeft w:val="0"/>
                  <w:marRight w:val="0"/>
                  <w:marTop w:val="0"/>
                  <w:marBottom w:val="0"/>
                  <w:divBdr>
                    <w:top w:val="none" w:sz="0" w:space="0" w:color="auto"/>
                    <w:left w:val="none" w:sz="0" w:space="0" w:color="auto"/>
                    <w:bottom w:val="none" w:sz="0" w:space="0" w:color="auto"/>
                    <w:right w:val="none" w:sz="0" w:space="0" w:color="auto"/>
                  </w:divBdr>
                </w:div>
                <w:div w:id="183790198">
                  <w:marLeft w:val="0"/>
                  <w:marRight w:val="0"/>
                  <w:marTop w:val="0"/>
                  <w:marBottom w:val="0"/>
                  <w:divBdr>
                    <w:top w:val="none" w:sz="0" w:space="0" w:color="auto"/>
                    <w:left w:val="none" w:sz="0" w:space="0" w:color="auto"/>
                    <w:bottom w:val="none" w:sz="0" w:space="0" w:color="auto"/>
                    <w:right w:val="none" w:sz="0" w:space="0" w:color="auto"/>
                  </w:divBdr>
                </w:div>
                <w:div w:id="184709339">
                  <w:marLeft w:val="0"/>
                  <w:marRight w:val="0"/>
                  <w:marTop w:val="0"/>
                  <w:marBottom w:val="0"/>
                  <w:divBdr>
                    <w:top w:val="none" w:sz="0" w:space="0" w:color="auto"/>
                    <w:left w:val="none" w:sz="0" w:space="0" w:color="auto"/>
                    <w:bottom w:val="none" w:sz="0" w:space="0" w:color="auto"/>
                    <w:right w:val="none" w:sz="0" w:space="0" w:color="auto"/>
                  </w:divBdr>
                </w:div>
                <w:div w:id="185219278">
                  <w:marLeft w:val="0"/>
                  <w:marRight w:val="0"/>
                  <w:marTop w:val="0"/>
                  <w:marBottom w:val="0"/>
                  <w:divBdr>
                    <w:top w:val="none" w:sz="0" w:space="0" w:color="auto"/>
                    <w:left w:val="none" w:sz="0" w:space="0" w:color="auto"/>
                    <w:bottom w:val="none" w:sz="0" w:space="0" w:color="auto"/>
                    <w:right w:val="none" w:sz="0" w:space="0" w:color="auto"/>
                  </w:divBdr>
                </w:div>
                <w:div w:id="185947036">
                  <w:marLeft w:val="0"/>
                  <w:marRight w:val="0"/>
                  <w:marTop w:val="0"/>
                  <w:marBottom w:val="0"/>
                  <w:divBdr>
                    <w:top w:val="none" w:sz="0" w:space="0" w:color="auto"/>
                    <w:left w:val="none" w:sz="0" w:space="0" w:color="auto"/>
                    <w:bottom w:val="none" w:sz="0" w:space="0" w:color="auto"/>
                    <w:right w:val="none" w:sz="0" w:space="0" w:color="auto"/>
                  </w:divBdr>
                </w:div>
                <w:div w:id="186138935">
                  <w:marLeft w:val="0"/>
                  <w:marRight w:val="0"/>
                  <w:marTop w:val="0"/>
                  <w:marBottom w:val="0"/>
                  <w:divBdr>
                    <w:top w:val="none" w:sz="0" w:space="0" w:color="auto"/>
                    <w:left w:val="none" w:sz="0" w:space="0" w:color="auto"/>
                    <w:bottom w:val="none" w:sz="0" w:space="0" w:color="auto"/>
                    <w:right w:val="none" w:sz="0" w:space="0" w:color="auto"/>
                  </w:divBdr>
                </w:div>
                <w:div w:id="186525181">
                  <w:marLeft w:val="0"/>
                  <w:marRight w:val="0"/>
                  <w:marTop w:val="0"/>
                  <w:marBottom w:val="0"/>
                  <w:divBdr>
                    <w:top w:val="none" w:sz="0" w:space="0" w:color="auto"/>
                    <w:left w:val="none" w:sz="0" w:space="0" w:color="auto"/>
                    <w:bottom w:val="none" w:sz="0" w:space="0" w:color="auto"/>
                    <w:right w:val="none" w:sz="0" w:space="0" w:color="auto"/>
                  </w:divBdr>
                </w:div>
                <w:div w:id="186801164">
                  <w:marLeft w:val="0"/>
                  <w:marRight w:val="0"/>
                  <w:marTop w:val="0"/>
                  <w:marBottom w:val="0"/>
                  <w:divBdr>
                    <w:top w:val="none" w:sz="0" w:space="0" w:color="auto"/>
                    <w:left w:val="none" w:sz="0" w:space="0" w:color="auto"/>
                    <w:bottom w:val="none" w:sz="0" w:space="0" w:color="auto"/>
                    <w:right w:val="none" w:sz="0" w:space="0" w:color="auto"/>
                  </w:divBdr>
                </w:div>
                <w:div w:id="187377433">
                  <w:marLeft w:val="0"/>
                  <w:marRight w:val="0"/>
                  <w:marTop w:val="0"/>
                  <w:marBottom w:val="0"/>
                  <w:divBdr>
                    <w:top w:val="none" w:sz="0" w:space="0" w:color="auto"/>
                    <w:left w:val="none" w:sz="0" w:space="0" w:color="auto"/>
                    <w:bottom w:val="none" w:sz="0" w:space="0" w:color="auto"/>
                    <w:right w:val="none" w:sz="0" w:space="0" w:color="auto"/>
                  </w:divBdr>
                </w:div>
                <w:div w:id="188955591">
                  <w:marLeft w:val="0"/>
                  <w:marRight w:val="0"/>
                  <w:marTop w:val="0"/>
                  <w:marBottom w:val="0"/>
                  <w:divBdr>
                    <w:top w:val="none" w:sz="0" w:space="0" w:color="auto"/>
                    <w:left w:val="none" w:sz="0" w:space="0" w:color="auto"/>
                    <w:bottom w:val="none" w:sz="0" w:space="0" w:color="auto"/>
                    <w:right w:val="none" w:sz="0" w:space="0" w:color="auto"/>
                  </w:divBdr>
                </w:div>
                <w:div w:id="192500642">
                  <w:marLeft w:val="0"/>
                  <w:marRight w:val="0"/>
                  <w:marTop w:val="0"/>
                  <w:marBottom w:val="0"/>
                  <w:divBdr>
                    <w:top w:val="none" w:sz="0" w:space="0" w:color="auto"/>
                    <w:left w:val="none" w:sz="0" w:space="0" w:color="auto"/>
                    <w:bottom w:val="none" w:sz="0" w:space="0" w:color="auto"/>
                    <w:right w:val="none" w:sz="0" w:space="0" w:color="auto"/>
                  </w:divBdr>
                </w:div>
                <w:div w:id="193156042">
                  <w:marLeft w:val="0"/>
                  <w:marRight w:val="0"/>
                  <w:marTop w:val="0"/>
                  <w:marBottom w:val="0"/>
                  <w:divBdr>
                    <w:top w:val="none" w:sz="0" w:space="0" w:color="auto"/>
                    <w:left w:val="none" w:sz="0" w:space="0" w:color="auto"/>
                    <w:bottom w:val="none" w:sz="0" w:space="0" w:color="auto"/>
                    <w:right w:val="none" w:sz="0" w:space="0" w:color="auto"/>
                  </w:divBdr>
                </w:div>
                <w:div w:id="193538522">
                  <w:marLeft w:val="0"/>
                  <w:marRight w:val="0"/>
                  <w:marTop w:val="0"/>
                  <w:marBottom w:val="0"/>
                  <w:divBdr>
                    <w:top w:val="none" w:sz="0" w:space="0" w:color="auto"/>
                    <w:left w:val="none" w:sz="0" w:space="0" w:color="auto"/>
                    <w:bottom w:val="none" w:sz="0" w:space="0" w:color="auto"/>
                    <w:right w:val="none" w:sz="0" w:space="0" w:color="auto"/>
                  </w:divBdr>
                </w:div>
                <w:div w:id="193932456">
                  <w:marLeft w:val="0"/>
                  <w:marRight w:val="0"/>
                  <w:marTop w:val="0"/>
                  <w:marBottom w:val="0"/>
                  <w:divBdr>
                    <w:top w:val="none" w:sz="0" w:space="0" w:color="auto"/>
                    <w:left w:val="none" w:sz="0" w:space="0" w:color="auto"/>
                    <w:bottom w:val="none" w:sz="0" w:space="0" w:color="auto"/>
                    <w:right w:val="none" w:sz="0" w:space="0" w:color="auto"/>
                  </w:divBdr>
                </w:div>
                <w:div w:id="194583824">
                  <w:marLeft w:val="0"/>
                  <w:marRight w:val="0"/>
                  <w:marTop w:val="0"/>
                  <w:marBottom w:val="0"/>
                  <w:divBdr>
                    <w:top w:val="none" w:sz="0" w:space="0" w:color="auto"/>
                    <w:left w:val="none" w:sz="0" w:space="0" w:color="auto"/>
                    <w:bottom w:val="none" w:sz="0" w:space="0" w:color="auto"/>
                    <w:right w:val="none" w:sz="0" w:space="0" w:color="auto"/>
                  </w:divBdr>
                </w:div>
                <w:div w:id="195965653">
                  <w:marLeft w:val="0"/>
                  <w:marRight w:val="0"/>
                  <w:marTop w:val="0"/>
                  <w:marBottom w:val="0"/>
                  <w:divBdr>
                    <w:top w:val="none" w:sz="0" w:space="0" w:color="auto"/>
                    <w:left w:val="none" w:sz="0" w:space="0" w:color="auto"/>
                    <w:bottom w:val="none" w:sz="0" w:space="0" w:color="auto"/>
                    <w:right w:val="none" w:sz="0" w:space="0" w:color="auto"/>
                  </w:divBdr>
                </w:div>
                <w:div w:id="197159562">
                  <w:marLeft w:val="0"/>
                  <w:marRight w:val="0"/>
                  <w:marTop w:val="0"/>
                  <w:marBottom w:val="0"/>
                  <w:divBdr>
                    <w:top w:val="none" w:sz="0" w:space="0" w:color="auto"/>
                    <w:left w:val="none" w:sz="0" w:space="0" w:color="auto"/>
                    <w:bottom w:val="none" w:sz="0" w:space="0" w:color="auto"/>
                    <w:right w:val="none" w:sz="0" w:space="0" w:color="auto"/>
                  </w:divBdr>
                </w:div>
                <w:div w:id="197622122">
                  <w:marLeft w:val="0"/>
                  <w:marRight w:val="0"/>
                  <w:marTop w:val="0"/>
                  <w:marBottom w:val="0"/>
                  <w:divBdr>
                    <w:top w:val="none" w:sz="0" w:space="0" w:color="auto"/>
                    <w:left w:val="none" w:sz="0" w:space="0" w:color="auto"/>
                    <w:bottom w:val="none" w:sz="0" w:space="0" w:color="auto"/>
                    <w:right w:val="none" w:sz="0" w:space="0" w:color="auto"/>
                  </w:divBdr>
                </w:div>
                <w:div w:id="199167397">
                  <w:marLeft w:val="0"/>
                  <w:marRight w:val="0"/>
                  <w:marTop w:val="0"/>
                  <w:marBottom w:val="0"/>
                  <w:divBdr>
                    <w:top w:val="none" w:sz="0" w:space="0" w:color="auto"/>
                    <w:left w:val="none" w:sz="0" w:space="0" w:color="auto"/>
                    <w:bottom w:val="none" w:sz="0" w:space="0" w:color="auto"/>
                    <w:right w:val="none" w:sz="0" w:space="0" w:color="auto"/>
                  </w:divBdr>
                </w:div>
                <w:div w:id="200410535">
                  <w:marLeft w:val="0"/>
                  <w:marRight w:val="0"/>
                  <w:marTop w:val="0"/>
                  <w:marBottom w:val="0"/>
                  <w:divBdr>
                    <w:top w:val="none" w:sz="0" w:space="0" w:color="auto"/>
                    <w:left w:val="none" w:sz="0" w:space="0" w:color="auto"/>
                    <w:bottom w:val="none" w:sz="0" w:space="0" w:color="auto"/>
                    <w:right w:val="none" w:sz="0" w:space="0" w:color="auto"/>
                  </w:divBdr>
                </w:div>
                <w:div w:id="200942853">
                  <w:marLeft w:val="0"/>
                  <w:marRight w:val="0"/>
                  <w:marTop w:val="0"/>
                  <w:marBottom w:val="0"/>
                  <w:divBdr>
                    <w:top w:val="none" w:sz="0" w:space="0" w:color="auto"/>
                    <w:left w:val="none" w:sz="0" w:space="0" w:color="auto"/>
                    <w:bottom w:val="none" w:sz="0" w:space="0" w:color="auto"/>
                    <w:right w:val="none" w:sz="0" w:space="0" w:color="auto"/>
                  </w:divBdr>
                </w:div>
                <w:div w:id="201014602">
                  <w:marLeft w:val="0"/>
                  <w:marRight w:val="0"/>
                  <w:marTop w:val="0"/>
                  <w:marBottom w:val="0"/>
                  <w:divBdr>
                    <w:top w:val="none" w:sz="0" w:space="0" w:color="auto"/>
                    <w:left w:val="none" w:sz="0" w:space="0" w:color="auto"/>
                    <w:bottom w:val="none" w:sz="0" w:space="0" w:color="auto"/>
                    <w:right w:val="none" w:sz="0" w:space="0" w:color="auto"/>
                  </w:divBdr>
                </w:div>
                <w:div w:id="201749783">
                  <w:marLeft w:val="0"/>
                  <w:marRight w:val="0"/>
                  <w:marTop w:val="0"/>
                  <w:marBottom w:val="0"/>
                  <w:divBdr>
                    <w:top w:val="none" w:sz="0" w:space="0" w:color="auto"/>
                    <w:left w:val="none" w:sz="0" w:space="0" w:color="auto"/>
                    <w:bottom w:val="none" w:sz="0" w:space="0" w:color="auto"/>
                    <w:right w:val="none" w:sz="0" w:space="0" w:color="auto"/>
                  </w:divBdr>
                </w:div>
                <w:div w:id="202863713">
                  <w:marLeft w:val="0"/>
                  <w:marRight w:val="0"/>
                  <w:marTop w:val="0"/>
                  <w:marBottom w:val="0"/>
                  <w:divBdr>
                    <w:top w:val="none" w:sz="0" w:space="0" w:color="auto"/>
                    <w:left w:val="none" w:sz="0" w:space="0" w:color="auto"/>
                    <w:bottom w:val="none" w:sz="0" w:space="0" w:color="auto"/>
                    <w:right w:val="none" w:sz="0" w:space="0" w:color="auto"/>
                  </w:divBdr>
                </w:div>
                <w:div w:id="203641283">
                  <w:marLeft w:val="0"/>
                  <w:marRight w:val="0"/>
                  <w:marTop w:val="0"/>
                  <w:marBottom w:val="0"/>
                  <w:divBdr>
                    <w:top w:val="none" w:sz="0" w:space="0" w:color="auto"/>
                    <w:left w:val="none" w:sz="0" w:space="0" w:color="auto"/>
                    <w:bottom w:val="none" w:sz="0" w:space="0" w:color="auto"/>
                    <w:right w:val="none" w:sz="0" w:space="0" w:color="auto"/>
                  </w:divBdr>
                </w:div>
                <w:div w:id="207492404">
                  <w:marLeft w:val="0"/>
                  <w:marRight w:val="0"/>
                  <w:marTop w:val="0"/>
                  <w:marBottom w:val="0"/>
                  <w:divBdr>
                    <w:top w:val="none" w:sz="0" w:space="0" w:color="auto"/>
                    <w:left w:val="none" w:sz="0" w:space="0" w:color="auto"/>
                    <w:bottom w:val="none" w:sz="0" w:space="0" w:color="auto"/>
                    <w:right w:val="none" w:sz="0" w:space="0" w:color="auto"/>
                  </w:divBdr>
                </w:div>
                <w:div w:id="208419913">
                  <w:marLeft w:val="0"/>
                  <w:marRight w:val="0"/>
                  <w:marTop w:val="0"/>
                  <w:marBottom w:val="0"/>
                  <w:divBdr>
                    <w:top w:val="none" w:sz="0" w:space="0" w:color="auto"/>
                    <w:left w:val="none" w:sz="0" w:space="0" w:color="auto"/>
                    <w:bottom w:val="none" w:sz="0" w:space="0" w:color="auto"/>
                    <w:right w:val="none" w:sz="0" w:space="0" w:color="auto"/>
                  </w:divBdr>
                </w:div>
                <w:div w:id="209002382">
                  <w:marLeft w:val="0"/>
                  <w:marRight w:val="0"/>
                  <w:marTop w:val="0"/>
                  <w:marBottom w:val="0"/>
                  <w:divBdr>
                    <w:top w:val="none" w:sz="0" w:space="0" w:color="auto"/>
                    <w:left w:val="none" w:sz="0" w:space="0" w:color="auto"/>
                    <w:bottom w:val="none" w:sz="0" w:space="0" w:color="auto"/>
                    <w:right w:val="none" w:sz="0" w:space="0" w:color="auto"/>
                  </w:divBdr>
                </w:div>
                <w:div w:id="210846270">
                  <w:marLeft w:val="0"/>
                  <w:marRight w:val="0"/>
                  <w:marTop w:val="0"/>
                  <w:marBottom w:val="0"/>
                  <w:divBdr>
                    <w:top w:val="none" w:sz="0" w:space="0" w:color="auto"/>
                    <w:left w:val="none" w:sz="0" w:space="0" w:color="auto"/>
                    <w:bottom w:val="none" w:sz="0" w:space="0" w:color="auto"/>
                    <w:right w:val="none" w:sz="0" w:space="0" w:color="auto"/>
                  </w:divBdr>
                </w:div>
                <w:div w:id="211120174">
                  <w:marLeft w:val="0"/>
                  <w:marRight w:val="0"/>
                  <w:marTop w:val="0"/>
                  <w:marBottom w:val="0"/>
                  <w:divBdr>
                    <w:top w:val="none" w:sz="0" w:space="0" w:color="auto"/>
                    <w:left w:val="none" w:sz="0" w:space="0" w:color="auto"/>
                    <w:bottom w:val="none" w:sz="0" w:space="0" w:color="auto"/>
                    <w:right w:val="none" w:sz="0" w:space="0" w:color="auto"/>
                  </w:divBdr>
                </w:div>
                <w:div w:id="211893461">
                  <w:marLeft w:val="0"/>
                  <w:marRight w:val="0"/>
                  <w:marTop w:val="0"/>
                  <w:marBottom w:val="0"/>
                  <w:divBdr>
                    <w:top w:val="none" w:sz="0" w:space="0" w:color="auto"/>
                    <w:left w:val="none" w:sz="0" w:space="0" w:color="auto"/>
                    <w:bottom w:val="none" w:sz="0" w:space="0" w:color="auto"/>
                    <w:right w:val="none" w:sz="0" w:space="0" w:color="auto"/>
                  </w:divBdr>
                </w:div>
                <w:div w:id="213202274">
                  <w:marLeft w:val="0"/>
                  <w:marRight w:val="0"/>
                  <w:marTop w:val="0"/>
                  <w:marBottom w:val="0"/>
                  <w:divBdr>
                    <w:top w:val="none" w:sz="0" w:space="0" w:color="auto"/>
                    <w:left w:val="none" w:sz="0" w:space="0" w:color="auto"/>
                    <w:bottom w:val="none" w:sz="0" w:space="0" w:color="auto"/>
                    <w:right w:val="none" w:sz="0" w:space="0" w:color="auto"/>
                  </w:divBdr>
                </w:div>
                <w:div w:id="214006980">
                  <w:marLeft w:val="0"/>
                  <w:marRight w:val="0"/>
                  <w:marTop w:val="0"/>
                  <w:marBottom w:val="0"/>
                  <w:divBdr>
                    <w:top w:val="none" w:sz="0" w:space="0" w:color="auto"/>
                    <w:left w:val="none" w:sz="0" w:space="0" w:color="auto"/>
                    <w:bottom w:val="none" w:sz="0" w:space="0" w:color="auto"/>
                    <w:right w:val="none" w:sz="0" w:space="0" w:color="auto"/>
                  </w:divBdr>
                </w:div>
                <w:div w:id="215242453">
                  <w:marLeft w:val="0"/>
                  <w:marRight w:val="0"/>
                  <w:marTop w:val="0"/>
                  <w:marBottom w:val="0"/>
                  <w:divBdr>
                    <w:top w:val="none" w:sz="0" w:space="0" w:color="auto"/>
                    <w:left w:val="none" w:sz="0" w:space="0" w:color="auto"/>
                    <w:bottom w:val="none" w:sz="0" w:space="0" w:color="auto"/>
                    <w:right w:val="none" w:sz="0" w:space="0" w:color="auto"/>
                  </w:divBdr>
                </w:div>
                <w:div w:id="215626669">
                  <w:marLeft w:val="0"/>
                  <w:marRight w:val="0"/>
                  <w:marTop w:val="0"/>
                  <w:marBottom w:val="0"/>
                  <w:divBdr>
                    <w:top w:val="none" w:sz="0" w:space="0" w:color="auto"/>
                    <w:left w:val="none" w:sz="0" w:space="0" w:color="auto"/>
                    <w:bottom w:val="none" w:sz="0" w:space="0" w:color="auto"/>
                    <w:right w:val="none" w:sz="0" w:space="0" w:color="auto"/>
                  </w:divBdr>
                </w:div>
                <w:div w:id="215818178">
                  <w:marLeft w:val="0"/>
                  <w:marRight w:val="0"/>
                  <w:marTop w:val="0"/>
                  <w:marBottom w:val="0"/>
                  <w:divBdr>
                    <w:top w:val="none" w:sz="0" w:space="0" w:color="auto"/>
                    <w:left w:val="none" w:sz="0" w:space="0" w:color="auto"/>
                    <w:bottom w:val="none" w:sz="0" w:space="0" w:color="auto"/>
                    <w:right w:val="none" w:sz="0" w:space="0" w:color="auto"/>
                  </w:divBdr>
                </w:div>
                <w:div w:id="216090744">
                  <w:marLeft w:val="0"/>
                  <w:marRight w:val="0"/>
                  <w:marTop w:val="0"/>
                  <w:marBottom w:val="0"/>
                  <w:divBdr>
                    <w:top w:val="none" w:sz="0" w:space="0" w:color="auto"/>
                    <w:left w:val="none" w:sz="0" w:space="0" w:color="auto"/>
                    <w:bottom w:val="none" w:sz="0" w:space="0" w:color="auto"/>
                    <w:right w:val="none" w:sz="0" w:space="0" w:color="auto"/>
                  </w:divBdr>
                </w:div>
                <w:div w:id="216942612">
                  <w:marLeft w:val="0"/>
                  <w:marRight w:val="0"/>
                  <w:marTop w:val="0"/>
                  <w:marBottom w:val="0"/>
                  <w:divBdr>
                    <w:top w:val="none" w:sz="0" w:space="0" w:color="auto"/>
                    <w:left w:val="none" w:sz="0" w:space="0" w:color="auto"/>
                    <w:bottom w:val="none" w:sz="0" w:space="0" w:color="auto"/>
                    <w:right w:val="none" w:sz="0" w:space="0" w:color="auto"/>
                  </w:divBdr>
                </w:div>
                <w:div w:id="217252460">
                  <w:marLeft w:val="0"/>
                  <w:marRight w:val="0"/>
                  <w:marTop w:val="0"/>
                  <w:marBottom w:val="0"/>
                  <w:divBdr>
                    <w:top w:val="none" w:sz="0" w:space="0" w:color="auto"/>
                    <w:left w:val="none" w:sz="0" w:space="0" w:color="auto"/>
                    <w:bottom w:val="none" w:sz="0" w:space="0" w:color="auto"/>
                    <w:right w:val="none" w:sz="0" w:space="0" w:color="auto"/>
                  </w:divBdr>
                </w:div>
                <w:div w:id="218056389">
                  <w:marLeft w:val="0"/>
                  <w:marRight w:val="0"/>
                  <w:marTop w:val="0"/>
                  <w:marBottom w:val="0"/>
                  <w:divBdr>
                    <w:top w:val="none" w:sz="0" w:space="0" w:color="auto"/>
                    <w:left w:val="none" w:sz="0" w:space="0" w:color="auto"/>
                    <w:bottom w:val="none" w:sz="0" w:space="0" w:color="auto"/>
                    <w:right w:val="none" w:sz="0" w:space="0" w:color="auto"/>
                  </w:divBdr>
                </w:div>
                <w:div w:id="218324404">
                  <w:marLeft w:val="0"/>
                  <w:marRight w:val="0"/>
                  <w:marTop w:val="0"/>
                  <w:marBottom w:val="0"/>
                  <w:divBdr>
                    <w:top w:val="none" w:sz="0" w:space="0" w:color="auto"/>
                    <w:left w:val="none" w:sz="0" w:space="0" w:color="auto"/>
                    <w:bottom w:val="none" w:sz="0" w:space="0" w:color="auto"/>
                    <w:right w:val="none" w:sz="0" w:space="0" w:color="auto"/>
                  </w:divBdr>
                </w:div>
                <w:div w:id="218591591">
                  <w:marLeft w:val="0"/>
                  <w:marRight w:val="0"/>
                  <w:marTop w:val="0"/>
                  <w:marBottom w:val="0"/>
                  <w:divBdr>
                    <w:top w:val="none" w:sz="0" w:space="0" w:color="auto"/>
                    <w:left w:val="none" w:sz="0" w:space="0" w:color="auto"/>
                    <w:bottom w:val="none" w:sz="0" w:space="0" w:color="auto"/>
                    <w:right w:val="none" w:sz="0" w:space="0" w:color="auto"/>
                  </w:divBdr>
                </w:div>
                <w:div w:id="218825647">
                  <w:marLeft w:val="0"/>
                  <w:marRight w:val="0"/>
                  <w:marTop w:val="0"/>
                  <w:marBottom w:val="0"/>
                  <w:divBdr>
                    <w:top w:val="none" w:sz="0" w:space="0" w:color="auto"/>
                    <w:left w:val="none" w:sz="0" w:space="0" w:color="auto"/>
                    <w:bottom w:val="none" w:sz="0" w:space="0" w:color="auto"/>
                    <w:right w:val="none" w:sz="0" w:space="0" w:color="auto"/>
                  </w:divBdr>
                </w:div>
                <w:div w:id="220218588">
                  <w:marLeft w:val="0"/>
                  <w:marRight w:val="0"/>
                  <w:marTop w:val="0"/>
                  <w:marBottom w:val="0"/>
                  <w:divBdr>
                    <w:top w:val="none" w:sz="0" w:space="0" w:color="auto"/>
                    <w:left w:val="none" w:sz="0" w:space="0" w:color="auto"/>
                    <w:bottom w:val="none" w:sz="0" w:space="0" w:color="auto"/>
                    <w:right w:val="none" w:sz="0" w:space="0" w:color="auto"/>
                  </w:divBdr>
                </w:div>
                <w:div w:id="220530895">
                  <w:marLeft w:val="0"/>
                  <w:marRight w:val="0"/>
                  <w:marTop w:val="0"/>
                  <w:marBottom w:val="0"/>
                  <w:divBdr>
                    <w:top w:val="none" w:sz="0" w:space="0" w:color="auto"/>
                    <w:left w:val="none" w:sz="0" w:space="0" w:color="auto"/>
                    <w:bottom w:val="none" w:sz="0" w:space="0" w:color="auto"/>
                    <w:right w:val="none" w:sz="0" w:space="0" w:color="auto"/>
                  </w:divBdr>
                </w:div>
                <w:div w:id="221063346">
                  <w:marLeft w:val="0"/>
                  <w:marRight w:val="0"/>
                  <w:marTop w:val="0"/>
                  <w:marBottom w:val="0"/>
                  <w:divBdr>
                    <w:top w:val="none" w:sz="0" w:space="0" w:color="auto"/>
                    <w:left w:val="none" w:sz="0" w:space="0" w:color="auto"/>
                    <w:bottom w:val="none" w:sz="0" w:space="0" w:color="auto"/>
                    <w:right w:val="none" w:sz="0" w:space="0" w:color="auto"/>
                  </w:divBdr>
                </w:div>
                <w:div w:id="221134080">
                  <w:marLeft w:val="0"/>
                  <w:marRight w:val="0"/>
                  <w:marTop w:val="0"/>
                  <w:marBottom w:val="0"/>
                  <w:divBdr>
                    <w:top w:val="none" w:sz="0" w:space="0" w:color="auto"/>
                    <w:left w:val="none" w:sz="0" w:space="0" w:color="auto"/>
                    <w:bottom w:val="none" w:sz="0" w:space="0" w:color="auto"/>
                    <w:right w:val="none" w:sz="0" w:space="0" w:color="auto"/>
                  </w:divBdr>
                </w:div>
                <w:div w:id="222375086">
                  <w:marLeft w:val="0"/>
                  <w:marRight w:val="0"/>
                  <w:marTop w:val="0"/>
                  <w:marBottom w:val="0"/>
                  <w:divBdr>
                    <w:top w:val="none" w:sz="0" w:space="0" w:color="auto"/>
                    <w:left w:val="none" w:sz="0" w:space="0" w:color="auto"/>
                    <w:bottom w:val="none" w:sz="0" w:space="0" w:color="auto"/>
                    <w:right w:val="none" w:sz="0" w:space="0" w:color="auto"/>
                  </w:divBdr>
                </w:div>
                <w:div w:id="222378070">
                  <w:marLeft w:val="0"/>
                  <w:marRight w:val="0"/>
                  <w:marTop w:val="0"/>
                  <w:marBottom w:val="0"/>
                  <w:divBdr>
                    <w:top w:val="none" w:sz="0" w:space="0" w:color="auto"/>
                    <w:left w:val="none" w:sz="0" w:space="0" w:color="auto"/>
                    <w:bottom w:val="none" w:sz="0" w:space="0" w:color="auto"/>
                    <w:right w:val="none" w:sz="0" w:space="0" w:color="auto"/>
                  </w:divBdr>
                </w:div>
                <w:div w:id="222566107">
                  <w:marLeft w:val="0"/>
                  <w:marRight w:val="0"/>
                  <w:marTop w:val="0"/>
                  <w:marBottom w:val="0"/>
                  <w:divBdr>
                    <w:top w:val="none" w:sz="0" w:space="0" w:color="auto"/>
                    <w:left w:val="none" w:sz="0" w:space="0" w:color="auto"/>
                    <w:bottom w:val="none" w:sz="0" w:space="0" w:color="auto"/>
                    <w:right w:val="none" w:sz="0" w:space="0" w:color="auto"/>
                  </w:divBdr>
                </w:div>
                <w:div w:id="222718622">
                  <w:marLeft w:val="0"/>
                  <w:marRight w:val="0"/>
                  <w:marTop w:val="0"/>
                  <w:marBottom w:val="0"/>
                  <w:divBdr>
                    <w:top w:val="none" w:sz="0" w:space="0" w:color="auto"/>
                    <w:left w:val="none" w:sz="0" w:space="0" w:color="auto"/>
                    <w:bottom w:val="none" w:sz="0" w:space="0" w:color="auto"/>
                    <w:right w:val="none" w:sz="0" w:space="0" w:color="auto"/>
                  </w:divBdr>
                </w:div>
                <w:div w:id="222958430">
                  <w:marLeft w:val="0"/>
                  <w:marRight w:val="0"/>
                  <w:marTop w:val="0"/>
                  <w:marBottom w:val="0"/>
                  <w:divBdr>
                    <w:top w:val="none" w:sz="0" w:space="0" w:color="auto"/>
                    <w:left w:val="none" w:sz="0" w:space="0" w:color="auto"/>
                    <w:bottom w:val="none" w:sz="0" w:space="0" w:color="auto"/>
                    <w:right w:val="none" w:sz="0" w:space="0" w:color="auto"/>
                  </w:divBdr>
                </w:div>
                <w:div w:id="224923590">
                  <w:marLeft w:val="0"/>
                  <w:marRight w:val="0"/>
                  <w:marTop w:val="0"/>
                  <w:marBottom w:val="0"/>
                  <w:divBdr>
                    <w:top w:val="none" w:sz="0" w:space="0" w:color="auto"/>
                    <w:left w:val="none" w:sz="0" w:space="0" w:color="auto"/>
                    <w:bottom w:val="none" w:sz="0" w:space="0" w:color="auto"/>
                    <w:right w:val="none" w:sz="0" w:space="0" w:color="auto"/>
                  </w:divBdr>
                </w:div>
                <w:div w:id="225334898">
                  <w:marLeft w:val="0"/>
                  <w:marRight w:val="0"/>
                  <w:marTop w:val="0"/>
                  <w:marBottom w:val="0"/>
                  <w:divBdr>
                    <w:top w:val="none" w:sz="0" w:space="0" w:color="auto"/>
                    <w:left w:val="none" w:sz="0" w:space="0" w:color="auto"/>
                    <w:bottom w:val="none" w:sz="0" w:space="0" w:color="auto"/>
                    <w:right w:val="none" w:sz="0" w:space="0" w:color="auto"/>
                  </w:divBdr>
                </w:div>
                <w:div w:id="227880196">
                  <w:marLeft w:val="0"/>
                  <w:marRight w:val="0"/>
                  <w:marTop w:val="0"/>
                  <w:marBottom w:val="0"/>
                  <w:divBdr>
                    <w:top w:val="none" w:sz="0" w:space="0" w:color="auto"/>
                    <w:left w:val="none" w:sz="0" w:space="0" w:color="auto"/>
                    <w:bottom w:val="none" w:sz="0" w:space="0" w:color="auto"/>
                    <w:right w:val="none" w:sz="0" w:space="0" w:color="auto"/>
                  </w:divBdr>
                </w:div>
                <w:div w:id="228537216">
                  <w:marLeft w:val="0"/>
                  <w:marRight w:val="0"/>
                  <w:marTop w:val="0"/>
                  <w:marBottom w:val="0"/>
                  <w:divBdr>
                    <w:top w:val="none" w:sz="0" w:space="0" w:color="auto"/>
                    <w:left w:val="none" w:sz="0" w:space="0" w:color="auto"/>
                    <w:bottom w:val="none" w:sz="0" w:space="0" w:color="auto"/>
                    <w:right w:val="none" w:sz="0" w:space="0" w:color="auto"/>
                  </w:divBdr>
                </w:div>
                <w:div w:id="228544395">
                  <w:marLeft w:val="0"/>
                  <w:marRight w:val="0"/>
                  <w:marTop w:val="0"/>
                  <w:marBottom w:val="0"/>
                  <w:divBdr>
                    <w:top w:val="none" w:sz="0" w:space="0" w:color="auto"/>
                    <w:left w:val="none" w:sz="0" w:space="0" w:color="auto"/>
                    <w:bottom w:val="none" w:sz="0" w:space="0" w:color="auto"/>
                    <w:right w:val="none" w:sz="0" w:space="0" w:color="auto"/>
                  </w:divBdr>
                </w:div>
                <w:div w:id="228813524">
                  <w:marLeft w:val="0"/>
                  <w:marRight w:val="0"/>
                  <w:marTop w:val="0"/>
                  <w:marBottom w:val="0"/>
                  <w:divBdr>
                    <w:top w:val="none" w:sz="0" w:space="0" w:color="auto"/>
                    <w:left w:val="none" w:sz="0" w:space="0" w:color="auto"/>
                    <w:bottom w:val="none" w:sz="0" w:space="0" w:color="auto"/>
                    <w:right w:val="none" w:sz="0" w:space="0" w:color="auto"/>
                  </w:divBdr>
                </w:div>
                <w:div w:id="229074456">
                  <w:marLeft w:val="0"/>
                  <w:marRight w:val="0"/>
                  <w:marTop w:val="0"/>
                  <w:marBottom w:val="0"/>
                  <w:divBdr>
                    <w:top w:val="none" w:sz="0" w:space="0" w:color="auto"/>
                    <w:left w:val="none" w:sz="0" w:space="0" w:color="auto"/>
                    <w:bottom w:val="none" w:sz="0" w:space="0" w:color="auto"/>
                    <w:right w:val="none" w:sz="0" w:space="0" w:color="auto"/>
                  </w:divBdr>
                </w:div>
                <w:div w:id="230431199">
                  <w:marLeft w:val="0"/>
                  <w:marRight w:val="0"/>
                  <w:marTop w:val="0"/>
                  <w:marBottom w:val="0"/>
                  <w:divBdr>
                    <w:top w:val="none" w:sz="0" w:space="0" w:color="auto"/>
                    <w:left w:val="none" w:sz="0" w:space="0" w:color="auto"/>
                    <w:bottom w:val="none" w:sz="0" w:space="0" w:color="auto"/>
                    <w:right w:val="none" w:sz="0" w:space="0" w:color="auto"/>
                  </w:divBdr>
                </w:div>
                <w:div w:id="230774610">
                  <w:marLeft w:val="0"/>
                  <w:marRight w:val="0"/>
                  <w:marTop w:val="0"/>
                  <w:marBottom w:val="0"/>
                  <w:divBdr>
                    <w:top w:val="none" w:sz="0" w:space="0" w:color="auto"/>
                    <w:left w:val="none" w:sz="0" w:space="0" w:color="auto"/>
                    <w:bottom w:val="none" w:sz="0" w:space="0" w:color="auto"/>
                    <w:right w:val="none" w:sz="0" w:space="0" w:color="auto"/>
                  </w:divBdr>
                </w:div>
                <w:div w:id="230887740">
                  <w:marLeft w:val="0"/>
                  <w:marRight w:val="0"/>
                  <w:marTop w:val="0"/>
                  <w:marBottom w:val="0"/>
                  <w:divBdr>
                    <w:top w:val="none" w:sz="0" w:space="0" w:color="auto"/>
                    <w:left w:val="none" w:sz="0" w:space="0" w:color="auto"/>
                    <w:bottom w:val="none" w:sz="0" w:space="0" w:color="auto"/>
                    <w:right w:val="none" w:sz="0" w:space="0" w:color="auto"/>
                  </w:divBdr>
                </w:div>
                <w:div w:id="231238045">
                  <w:marLeft w:val="0"/>
                  <w:marRight w:val="0"/>
                  <w:marTop w:val="0"/>
                  <w:marBottom w:val="0"/>
                  <w:divBdr>
                    <w:top w:val="none" w:sz="0" w:space="0" w:color="auto"/>
                    <w:left w:val="none" w:sz="0" w:space="0" w:color="auto"/>
                    <w:bottom w:val="none" w:sz="0" w:space="0" w:color="auto"/>
                    <w:right w:val="none" w:sz="0" w:space="0" w:color="auto"/>
                  </w:divBdr>
                </w:div>
                <w:div w:id="231355552">
                  <w:marLeft w:val="0"/>
                  <w:marRight w:val="0"/>
                  <w:marTop w:val="0"/>
                  <w:marBottom w:val="0"/>
                  <w:divBdr>
                    <w:top w:val="none" w:sz="0" w:space="0" w:color="auto"/>
                    <w:left w:val="none" w:sz="0" w:space="0" w:color="auto"/>
                    <w:bottom w:val="none" w:sz="0" w:space="0" w:color="auto"/>
                    <w:right w:val="none" w:sz="0" w:space="0" w:color="auto"/>
                  </w:divBdr>
                </w:div>
                <w:div w:id="231934623">
                  <w:marLeft w:val="0"/>
                  <w:marRight w:val="0"/>
                  <w:marTop w:val="0"/>
                  <w:marBottom w:val="0"/>
                  <w:divBdr>
                    <w:top w:val="none" w:sz="0" w:space="0" w:color="auto"/>
                    <w:left w:val="none" w:sz="0" w:space="0" w:color="auto"/>
                    <w:bottom w:val="none" w:sz="0" w:space="0" w:color="auto"/>
                    <w:right w:val="none" w:sz="0" w:space="0" w:color="auto"/>
                  </w:divBdr>
                </w:div>
                <w:div w:id="232784913">
                  <w:marLeft w:val="0"/>
                  <w:marRight w:val="0"/>
                  <w:marTop w:val="0"/>
                  <w:marBottom w:val="0"/>
                  <w:divBdr>
                    <w:top w:val="none" w:sz="0" w:space="0" w:color="auto"/>
                    <w:left w:val="none" w:sz="0" w:space="0" w:color="auto"/>
                    <w:bottom w:val="none" w:sz="0" w:space="0" w:color="auto"/>
                    <w:right w:val="none" w:sz="0" w:space="0" w:color="auto"/>
                  </w:divBdr>
                </w:div>
                <w:div w:id="232855558">
                  <w:marLeft w:val="0"/>
                  <w:marRight w:val="0"/>
                  <w:marTop w:val="0"/>
                  <w:marBottom w:val="0"/>
                  <w:divBdr>
                    <w:top w:val="none" w:sz="0" w:space="0" w:color="auto"/>
                    <w:left w:val="none" w:sz="0" w:space="0" w:color="auto"/>
                    <w:bottom w:val="none" w:sz="0" w:space="0" w:color="auto"/>
                    <w:right w:val="none" w:sz="0" w:space="0" w:color="auto"/>
                  </w:divBdr>
                </w:div>
                <w:div w:id="234975014">
                  <w:marLeft w:val="0"/>
                  <w:marRight w:val="0"/>
                  <w:marTop w:val="0"/>
                  <w:marBottom w:val="0"/>
                  <w:divBdr>
                    <w:top w:val="none" w:sz="0" w:space="0" w:color="auto"/>
                    <w:left w:val="none" w:sz="0" w:space="0" w:color="auto"/>
                    <w:bottom w:val="none" w:sz="0" w:space="0" w:color="auto"/>
                    <w:right w:val="none" w:sz="0" w:space="0" w:color="auto"/>
                  </w:divBdr>
                </w:div>
                <w:div w:id="235088013">
                  <w:marLeft w:val="0"/>
                  <w:marRight w:val="0"/>
                  <w:marTop w:val="0"/>
                  <w:marBottom w:val="0"/>
                  <w:divBdr>
                    <w:top w:val="none" w:sz="0" w:space="0" w:color="auto"/>
                    <w:left w:val="none" w:sz="0" w:space="0" w:color="auto"/>
                    <w:bottom w:val="none" w:sz="0" w:space="0" w:color="auto"/>
                    <w:right w:val="none" w:sz="0" w:space="0" w:color="auto"/>
                  </w:divBdr>
                </w:div>
                <w:div w:id="236331495">
                  <w:marLeft w:val="0"/>
                  <w:marRight w:val="0"/>
                  <w:marTop w:val="0"/>
                  <w:marBottom w:val="0"/>
                  <w:divBdr>
                    <w:top w:val="none" w:sz="0" w:space="0" w:color="auto"/>
                    <w:left w:val="none" w:sz="0" w:space="0" w:color="auto"/>
                    <w:bottom w:val="none" w:sz="0" w:space="0" w:color="auto"/>
                    <w:right w:val="none" w:sz="0" w:space="0" w:color="auto"/>
                  </w:divBdr>
                </w:div>
                <w:div w:id="236674088">
                  <w:marLeft w:val="0"/>
                  <w:marRight w:val="0"/>
                  <w:marTop w:val="0"/>
                  <w:marBottom w:val="0"/>
                  <w:divBdr>
                    <w:top w:val="none" w:sz="0" w:space="0" w:color="auto"/>
                    <w:left w:val="none" w:sz="0" w:space="0" w:color="auto"/>
                    <w:bottom w:val="none" w:sz="0" w:space="0" w:color="auto"/>
                    <w:right w:val="none" w:sz="0" w:space="0" w:color="auto"/>
                  </w:divBdr>
                </w:div>
                <w:div w:id="238711705">
                  <w:marLeft w:val="0"/>
                  <w:marRight w:val="0"/>
                  <w:marTop w:val="0"/>
                  <w:marBottom w:val="0"/>
                  <w:divBdr>
                    <w:top w:val="none" w:sz="0" w:space="0" w:color="auto"/>
                    <w:left w:val="none" w:sz="0" w:space="0" w:color="auto"/>
                    <w:bottom w:val="none" w:sz="0" w:space="0" w:color="auto"/>
                    <w:right w:val="none" w:sz="0" w:space="0" w:color="auto"/>
                  </w:divBdr>
                </w:div>
                <w:div w:id="239142297">
                  <w:marLeft w:val="0"/>
                  <w:marRight w:val="0"/>
                  <w:marTop w:val="0"/>
                  <w:marBottom w:val="0"/>
                  <w:divBdr>
                    <w:top w:val="none" w:sz="0" w:space="0" w:color="auto"/>
                    <w:left w:val="none" w:sz="0" w:space="0" w:color="auto"/>
                    <w:bottom w:val="none" w:sz="0" w:space="0" w:color="auto"/>
                    <w:right w:val="none" w:sz="0" w:space="0" w:color="auto"/>
                  </w:divBdr>
                </w:div>
                <w:div w:id="242225413">
                  <w:marLeft w:val="0"/>
                  <w:marRight w:val="0"/>
                  <w:marTop w:val="0"/>
                  <w:marBottom w:val="0"/>
                  <w:divBdr>
                    <w:top w:val="none" w:sz="0" w:space="0" w:color="auto"/>
                    <w:left w:val="none" w:sz="0" w:space="0" w:color="auto"/>
                    <w:bottom w:val="none" w:sz="0" w:space="0" w:color="auto"/>
                    <w:right w:val="none" w:sz="0" w:space="0" w:color="auto"/>
                  </w:divBdr>
                </w:div>
                <w:div w:id="243346852">
                  <w:marLeft w:val="0"/>
                  <w:marRight w:val="0"/>
                  <w:marTop w:val="0"/>
                  <w:marBottom w:val="0"/>
                  <w:divBdr>
                    <w:top w:val="none" w:sz="0" w:space="0" w:color="auto"/>
                    <w:left w:val="none" w:sz="0" w:space="0" w:color="auto"/>
                    <w:bottom w:val="none" w:sz="0" w:space="0" w:color="auto"/>
                    <w:right w:val="none" w:sz="0" w:space="0" w:color="auto"/>
                  </w:divBdr>
                </w:div>
                <w:div w:id="243489145">
                  <w:marLeft w:val="0"/>
                  <w:marRight w:val="0"/>
                  <w:marTop w:val="0"/>
                  <w:marBottom w:val="0"/>
                  <w:divBdr>
                    <w:top w:val="none" w:sz="0" w:space="0" w:color="auto"/>
                    <w:left w:val="none" w:sz="0" w:space="0" w:color="auto"/>
                    <w:bottom w:val="none" w:sz="0" w:space="0" w:color="auto"/>
                    <w:right w:val="none" w:sz="0" w:space="0" w:color="auto"/>
                  </w:divBdr>
                </w:div>
                <w:div w:id="243729983">
                  <w:marLeft w:val="0"/>
                  <w:marRight w:val="0"/>
                  <w:marTop w:val="0"/>
                  <w:marBottom w:val="0"/>
                  <w:divBdr>
                    <w:top w:val="none" w:sz="0" w:space="0" w:color="auto"/>
                    <w:left w:val="none" w:sz="0" w:space="0" w:color="auto"/>
                    <w:bottom w:val="none" w:sz="0" w:space="0" w:color="auto"/>
                    <w:right w:val="none" w:sz="0" w:space="0" w:color="auto"/>
                  </w:divBdr>
                </w:div>
                <w:div w:id="244995138">
                  <w:marLeft w:val="0"/>
                  <w:marRight w:val="0"/>
                  <w:marTop w:val="0"/>
                  <w:marBottom w:val="0"/>
                  <w:divBdr>
                    <w:top w:val="none" w:sz="0" w:space="0" w:color="auto"/>
                    <w:left w:val="none" w:sz="0" w:space="0" w:color="auto"/>
                    <w:bottom w:val="none" w:sz="0" w:space="0" w:color="auto"/>
                    <w:right w:val="none" w:sz="0" w:space="0" w:color="auto"/>
                  </w:divBdr>
                </w:div>
                <w:div w:id="245118617">
                  <w:marLeft w:val="0"/>
                  <w:marRight w:val="0"/>
                  <w:marTop w:val="0"/>
                  <w:marBottom w:val="0"/>
                  <w:divBdr>
                    <w:top w:val="none" w:sz="0" w:space="0" w:color="auto"/>
                    <w:left w:val="none" w:sz="0" w:space="0" w:color="auto"/>
                    <w:bottom w:val="none" w:sz="0" w:space="0" w:color="auto"/>
                    <w:right w:val="none" w:sz="0" w:space="0" w:color="auto"/>
                  </w:divBdr>
                </w:div>
                <w:div w:id="246303465">
                  <w:marLeft w:val="0"/>
                  <w:marRight w:val="0"/>
                  <w:marTop w:val="0"/>
                  <w:marBottom w:val="0"/>
                  <w:divBdr>
                    <w:top w:val="none" w:sz="0" w:space="0" w:color="auto"/>
                    <w:left w:val="none" w:sz="0" w:space="0" w:color="auto"/>
                    <w:bottom w:val="none" w:sz="0" w:space="0" w:color="auto"/>
                    <w:right w:val="none" w:sz="0" w:space="0" w:color="auto"/>
                  </w:divBdr>
                </w:div>
                <w:div w:id="246303839">
                  <w:marLeft w:val="0"/>
                  <w:marRight w:val="0"/>
                  <w:marTop w:val="0"/>
                  <w:marBottom w:val="0"/>
                  <w:divBdr>
                    <w:top w:val="none" w:sz="0" w:space="0" w:color="auto"/>
                    <w:left w:val="none" w:sz="0" w:space="0" w:color="auto"/>
                    <w:bottom w:val="none" w:sz="0" w:space="0" w:color="auto"/>
                    <w:right w:val="none" w:sz="0" w:space="0" w:color="auto"/>
                  </w:divBdr>
                </w:div>
                <w:div w:id="247885975">
                  <w:marLeft w:val="0"/>
                  <w:marRight w:val="0"/>
                  <w:marTop w:val="0"/>
                  <w:marBottom w:val="0"/>
                  <w:divBdr>
                    <w:top w:val="none" w:sz="0" w:space="0" w:color="auto"/>
                    <w:left w:val="none" w:sz="0" w:space="0" w:color="auto"/>
                    <w:bottom w:val="none" w:sz="0" w:space="0" w:color="auto"/>
                    <w:right w:val="none" w:sz="0" w:space="0" w:color="auto"/>
                  </w:divBdr>
                </w:div>
                <w:div w:id="249430332">
                  <w:marLeft w:val="0"/>
                  <w:marRight w:val="0"/>
                  <w:marTop w:val="0"/>
                  <w:marBottom w:val="0"/>
                  <w:divBdr>
                    <w:top w:val="none" w:sz="0" w:space="0" w:color="auto"/>
                    <w:left w:val="none" w:sz="0" w:space="0" w:color="auto"/>
                    <w:bottom w:val="none" w:sz="0" w:space="0" w:color="auto"/>
                    <w:right w:val="none" w:sz="0" w:space="0" w:color="auto"/>
                  </w:divBdr>
                </w:div>
                <w:div w:id="249513368">
                  <w:marLeft w:val="0"/>
                  <w:marRight w:val="0"/>
                  <w:marTop w:val="0"/>
                  <w:marBottom w:val="0"/>
                  <w:divBdr>
                    <w:top w:val="none" w:sz="0" w:space="0" w:color="auto"/>
                    <w:left w:val="none" w:sz="0" w:space="0" w:color="auto"/>
                    <w:bottom w:val="none" w:sz="0" w:space="0" w:color="auto"/>
                    <w:right w:val="none" w:sz="0" w:space="0" w:color="auto"/>
                  </w:divBdr>
                </w:div>
                <w:div w:id="250282523">
                  <w:marLeft w:val="0"/>
                  <w:marRight w:val="0"/>
                  <w:marTop w:val="0"/>
                  <w:marBottom w:val="0"/>
                  <w:divBdr>
                    <w:top w:val="none" w:sz="0" w:space="0" w:color="auto"/>
                    <w:left w:val="none" w:sz="0" w:space="0" w:color="auto"/>
                    <w:bottom w:val="none" w:sz="0" w:space="0" w:color="auto"/>
                    <w:right w:val="none" w:sz="0" w:space="0" w:color="auto"/>
                  </w:divBdr>
                </w:div>
                <w:div w:id="251741388">
                  <w:marLeft w:val="0"/>
                  <w:marRight w:val="0"/>
                  <w:marTop w:val="0"/>
                  <w:marBottom w:val="0"/>
                  <w:divBdr>
                    <w:top w:val="none" w:sz="0" w:space="0" w:color="auto"/>
                    <w:left w:val="none" w:sz="0" w:space="0" w:color="auto"/>
                    <w:bottom w:val="none" w:sz="0" w:space="0" w:color="auto"/>
                    <w:right w:val="none" w:sz="0" w:space="0" w:color="auto"/>
                  </w:divBdr>
                </w:div>
                <w:div w:id="252594948">
                  <w:marLeft w:val="0"/>
                  <w:marRight w:val="0"/>
                  <w:marTop w:val="0"/>
                  <w:marBottom w:val="0"/>
                  <w:divBdr>
                    <w:top w:val="none" w:sz="0" w:space="0" w:color="auto"/>
                    <w:left w:val="none" w:sz="0" w:space="0" w:color="auto"/>
                    <w:bottom w:val="none" w:sz="0" w:space="0" w:color="auto"/>
                    <w:right w:val="none" w:sz="0" w:space="0" w:color="auto"/>
                  </w:divBdr>
                </w:div>
                <w:div w:id="254166317">
                  <w:marLeft w:val="0"/>
                  <w:marRight w:val="0"/>
                  <w:marTop w:val="0"/>
                  <w:marBottom w:val="0"/>
                  <w:divBdr>
                    <w:top w:val="none" w:sz="0" w:space="0" w:color="auto"/>
                    <w:left w:val="none" w:sz="0" w:space="0" w:color="auto"/>
                    <w:bottom w:val="none" w:sz="0" w:space="0" w:color="auto"/>
                    <w:right w:val="none" w:sz="0" w:space="0" w:color="auto"/>
                  </w:divBdr>
                </w:div>
                <w:div w:id="254243824">
                  <w:marLeft w:val="0"/>
                  <w:marRight w:val="0"/>
                  <w:marTop w:val="0"/>
                  <w:marBottom w:val="0"/>
                  <w:divBdr>
                    <w:top w:val="none" w:sz="0" w:space="0" w:color="auto"/>
                    <w:left w:val="none" w:sz="0" w:space="0" w:color="auto"/>
                    <w:bottom w:val="none" w:sz="0" w:space="0" w:color="auto"/>
                    <w:right w:val="none" w:sz="0" w:space="0" w:color="auto"/>
                  </w:divBdr>
                </w:div>
                <w:div w:id="254368055">
                  <w:marLeft w:val="0"/>
                  <w:marRight w:val="0"/>
                  <w:marTop w:val="0"/>
                  <w:marBottom w:val="0"/>
                  <w:divBdr>
                    <w:top w:val="none" w:sz="0" w:space="0" w:color="auto"/>
                    <w:left w:val="none" w:sz="0" w:space="0" w:color="auto"/>
                    <w:bottom w:val="none" w:sz="0" w:space="0" w:color="auto"/>
                    <w:right w:val="none" w:sz="0" w:space="0" w:color="auto"/>
                  </w:divBdr>
                </w:div>
                <w:div w:id="255018500">
                  <w:marLeft w:val="0"/>
                  <w:marRight w:val="0"/>
                  <w:marTop w:val="0"/>
                  <w:marBottom w:val="0"/>
                  <w:divBdr>
                    <w:top w:val="none" w:sz="0" w:space="0" w:color="auto"/>
                    <w:left w:val="none" w:sz="0" w:space="0" w:color="auto"/>
                    <w:bottom w:val="none" w:sz="0" w:space="0" w:color="auto"/>
                    <w:right w:val="none" w:sz="0" w:space="0" w:color="auto"/>
                  </w:divBdr>
                </w:div>
                <w:div w:id="256207569">
                  <w:marLeft w:val="0"/>
                  <w:marRight w:val="0"/>
                  <w:marTop w:val="0"/>
                  <w:marBottom w:val="0"/>
                  <w:divBdr>
                    <w:top w:val="none" w:sz="0" w:space="0" w:color="auto"/>
                    <w:left w:val="none" w:sz="0" w:space="0" w:color="auto"/>
                    <w:bottom w:val="none" w:sz="0" w:space="0" w:color="auto"/>
                    <w:right w:val="none" w:sz="0" w:space="0" w:color="auto"/>
                  </w:divBdr>
                </w:div>
                <w:div w:id="256980617">
                  <w:marLeft w:val="0"/>
                  <w:marRight w:val="0"/>
                  <w:marTop w:val="0"/>
                  <w:marBottom w:val="0"/>
                  <w:divBdr>
                    <w:top w:val="none" w:sz="0" w:space="0" w:color="auto"/>
                    <w:left w:val="none" w:sz="0" w:space="0" w:color="auto"/>
                    <w:bottom w:val="none" w:sz="0" w:space="0" w:color="auto"/>
                    <w:right w:val="none" w:sz="0" w:space="0" w:color="auto"/>
                  </w:divBdr>
                </w:div>
                <w:div w:id="257325536">
                  <w:marLeft w:val="0"/>
                  <w:marRight w:val="0"/>
                  <w:marTop w:val="0"/>
                  <w:marBottom w:val="0"/>
                  <w:divBdr>
                    <w:top w:val="none" w:sz="0" w:space="0" w:color="auto"/>
                    <w:left w:val="none" w:sz="0" w:space="0" w:color="auto"/>
                    <w:bottom w:val="none" w:sz="0" w:space="0" w:color="auto"/>
                    <w:right w:val="none" w:sz="0" w:space="0" w:color="auto"/>
                  </w:divBdr>
                </w:div>
                <w:div w:id="259221094">
                  <w:marLeft w:val="0"/>
                  <w:marRight w:val="0"/>
                  <w:marTop w:val="0"/>
                  <w:marBottom w:val="0"/>
                  <w:divBdr>
                    <w:top w:val="none" w:sz="0" w:space="0" w:color="auto"/>
                    <w:left w:val="none" w:sz="0" w:space="0" w:color="auto"/>
                    <w:bottom w:val="none" w:sz="0" w:space="0" w:color="auto"/>
                    <w:right w:val="none" w:sz="0" w:space="0" w:color="auto"/>
                  </w:divBdr>
                </w:div>
                <w:div w:id="259995654">
                  <w:marLeft w:val="0"/>
                  <w:marRight w:val="0"/>
                  <w:marTop w:val="0"/>
                  <w:marBottom w:val="0"/>
                  <w:divBdr>
                    <w:top w:val="none" w:sz="0" w:space="0" w:color="auto"/>
                    <w:left w:val="none" w:sz="0" w:space="0" w:color="auto"/>
                    <w:bottom w:val="none" w:sz="0" w:space="0" w:color="auto"/>
                    <w:right w:val="none" w:sz="0" w:space="0" w:color="auto"/>
                  </w:divBdr>
                </w:div>
                <w:div w:id="261646860">
                  <w:marLeft w:val="0"/>
                  <w:marRight w:val="0"/>
                  <w:marTop w:val="0"/>
                  <w:marBottom w:val="0"/>
                  <w:divBdr>
                    <w:top w:val="none" w:sz="0" w:space="0" w:color="auto"/>
                    <w:left w:val="none" w:sz="0" w:space="0" w:color="auto"/>
                    <w:bottom w:val="none" w:sz="0" w:space="0" w:color="auto"/>
                    <w:right w:val="none" w:sz="0" w:space="0" w:color="auto"/>
                  </w:divBdr>
                </w:div>
                <w:div w:id="261885920">
                  <w:marLeft w:val="0"/>
                  <w:marRight w:val="0"/>
                  <w:marTop w:val="0"/>
                  <w:marBottom w:val="0"/>
                  <w:divBdr>
                    <w:top w:val="none" w:sz="0" w:space="0" w:color="auto"/>
                    <w:left w:val="none" w:sz="0" w:space="0" w:color="auto"/>
                    <w:bottom w:val="none" w:sz="0" w:space="0" w:color="auto"/>
                    <w:right w:val="none" w:sz="0" w:space="0" w:color="auto"/>
                  </w:divBdr>
                </w:div>
                <w:div w:id="261887691">
                  <w:marLeft w:val="0"/>
                  <w:marRight w:val="0"/>
                  <w:marTop w:val="0"/>
                  <w:marBottom w:val="0"/>
                  <w:divBdr>
                    <w:top w:val="none" w:sz="0" w:space="0" w:color="auto"/>
                    <w:left w:val="none" w:sz="0" w:space="0" w:color="auto"/>
                    <w:bottom w:val="none" w:sz="0" w:space="0" w:color="auto"/>
                    <w:right w:val="none" w:sz="0" w:space="0" w:color="auto"/>
                  </w:divBdr>
                </w:div>
                <w:div w:id="262420687">
                  <w:marLeft w:val="0"/>
                  <w:marRight w:val="0"/>
                  <w:marTop w:val="0"/>
                  <w:marBottom w:val="0"/>
                  <w:divBdr>
                    <w:top w:val="none" w:sz="0" w:space="0" w:color="auto"/>
                    <w:left w:val="none" w:sz="0" w:space="0" w:color="auto"/>
                    <w:bottom w:val="none" w:sz="0" w:space="0" w:color="auto"/>
                    <w:right w:val="none" w:sz="0" w:space="0" w:color="auto"/>
                  </w:divBdr>
                </w:div>
                <w:div w:id="262763957">
                  <w:marLeft w:val="0"/>
                  <w:marRight w:val="0"/>
                  <w:marTop w:val="0"/>
                  <w:marBottom w:val="0"/>
                  <w:divBdr>
                    <w:top w:val="none" w:sz="0" w:space="0" w:color="auto"/>
                    <w:left w:val="none" w:sz="0" w:space="0" w:color="auto"/>
                    <w:bottom w:val="none" w:sz="0" w:space="0" w:color="auto"/>
                    <w:right w:val="none" w:sz="0" w:space="0" w:color="auto"/>
                  </w:divBdr>
                </w:div>
                <w:div w:id="263416698">
                  <w:marLeft w:val="0"/>
                  <w:marRight w:val="0"/>
                  <w:marTop w:val="0"/>
                  <w:marBottom w:val="0"/>
                  <w:divBdr>
                    <w:top w:val="none" w:sz="0" w:space="0" w:color="auto"/>
                    <w:left w:val="none" w:sz="0" w:space="0" w:color="auto"/>
                    <w:bottom w:val="none" w:sz="0" w:space="0" w:color="auto"/>
                    <w:right w:val="none" w:sz="0" w:space="0" w:color="auto"/>
                  </w:divBdr>
                </w:div>
                <w:div w:id="264584079">
                  <w:marLeft w:val="0"/>
                  <w:marRight w:val="0"/>
                  <w:marTop w:val="0"/>
                  <w:marBottom w:val="0"/>
                  <w:divBdr>
                    <w:top w:val="none" w:sz="0" w:space="0" w:color="auto"/>
                    <w:left w:val="none" w:sz="0" w:space="0" w:color="auto"/>
                    <w:bottom w:val="none" w:sz="0" w:space="0" w:color="auto"/>
                    <w:right w:val="none" w:sz="0" w:space="0" w:color="auto"/>
                  </w:divBdr>
                </w:div>
                <w:div w:id="264775508">
                  <w:marLeft w:val="0"/>
                  <w:marRight w:val="0"/>
                  <w:marTop w:val="0"/>
                  <w:marBottom w:val="0"/>
                  <w:divBdr>
                    <w:top w:val="none" w:sz="0" w:space="0" w:color="auto"/>
                    <w:left w:val="none" w:sz="0" w:space="0" w:color="auto"/>
                    <w:bottom w:val="none" w:sz="0" w:space="0" w:color="auto"/>
                    <w:right w:val="none" w:sz="0" w:space="0" w:color="auto"/>
                  </w:divBdr>
                </w:div>
                <w:div w:id="266155678">
                  <w:marLeft w:val="0"/>
                  <w:marRight w:val="0"/>
                  <w:marTop w:val="0"/>
                  <w:marBottom w:val="0"/>
                  <w:divBdr>
                    <w:top w:val="none" w:sz="0" w:space="0" w:color="auto"/>
                    <w:left w:val="none" w:sz="0" w:space="0" w:color="auto"/>
                    <w:bottom w:val="none" w:sz="0" w:space="0" w:color="auto"/>
                    <w:right w:val="none" w:sz="0" w:space="0" w:color="auto"/>
                  </w:divBdr>
                </w:div>
                <w:div w:id="266543738">
                  <w:marLeft w:val="0"/>
                  <w:marRight w:val="0"/>
                  <w:marTop w:val="0"/>
                  <w:marBottom w:val="0"/>
                  <w:divBdr>
                    <w:top w:val="none" w:sz="0" w:space="0" w:color="auto"/>
                    <w:left w:val="none" w:sz="0" w:space="0" w:color="auto"/>
                    <w:bottom w:val="none" w:sz="0" w:space="0" w:color="auto"/>
                    <w:right w:val="none" w:sz="0" w:space="0" w:color="auto"/>
                  </w:divBdr>
                </w:div>
                <w:div w:id="266620454">
                  <w:marLeft w:val="0"/>
                  <w:marRight w:val="0"/>
                  <w:marTop w:val="0"/>
                  <w:marBottom w:val="0"/>
                  <w:divBdr>
                    <w:top w:val="none" w:sz="0" w:space="0" w:color="auto"/>
                    <w:left w:val="none" w:sz="0" w:space="0" w:color="auto"/>
                    <w:bottom w:val="none" w:sz="0" w:space="0" w:color="auto"/>
                    <w:right w:val="none" w:sz="0" w:space="0" w:color="auto"/>
                  </w:divBdr>
                </w:div>
                <w:div w:id="267275168">
                  <w:marLeft w:val="0"/>
                  <w:marRight w:val="0"/>
                  <w:marTop w:val="0"/>
                  <w:marBottom w:val="0"/>
                  <w:divBdr>
                    <w:top w:val="none" w:sz="0" w:space="0" w:color="auto"/>
                    <w:left w:val="none" w:sz="0" w:space="0" w:color="auto"/>
                    <w:bottom w:val="none" w:sz="0" w:space="0" w:color="auto"/>
                    <w:right w:val="none" w:sz="0" w:space="0" w:color="auto"/>
                  </w:divBdr>
                </w:div>
                <w:div w:id="267856823">
                  <w:marLeft w:val="0"/>
                  <w:marRight w:val="0"/>
                  <w:marTop w:val="0"/>
                  <w:marBottom w:val="0"/>
                  <w:divBdr>
                    <w:top w:val="none" w:sz="0" w:space="0" w:color="auto"/>
                    <w:left w:val="none" w:sz="0" w:space="0" w:color="auto"/>
                    <w:bottom w:val="none" w:sz="0" w:space="0" w:color="auto"/>
                    <w:right w:val="none" w:sz="0" w:space="0" w:color="auto"/>
                  </w:divBdr>
                </w:div>
                <w:div w:id="268045166">
                  <w:marLeft w:val="0"/>
                  <w:marRight w:val="0"/>
                  <w:marTop w:val="0"/>
                  <w:marBottom w:val="0"/>
                  <w:divBdr>
                    <w:top w:val="none" w:sz="0" w:space="0" w:color="auto"/>
                    <w:left w:val="none" w:sz="0" w:space="0" w:color="auto"/>
                    <w:bottom w:val="none" w:sz="0" w:space="0" w:color="auto"/>
                    <w:right w:val="none" w:sz="0" w:space="0" w:color="auto"/>
                  </w:divBdr>
                </w:div>
                <w:div w:id="268121156">
                  <w:marLeft w:val="0"/>
                  <w:marRight w:val="0"/>
                  <w:marTop w:val="0"/>
                  <w:marBottom w:val="0"/>
                  <w:divBdr>
                    <w:top w:val="none" w:sz="0" w:space="0" w:color="auto"/>
                    <w:left w:val="none" w:sz="0" w:space="0" w:color="auto"/>
                    <w:bottom w:val="none" w:sz="0" w:space="0" w:color="auto"/>
                    <w:right w:val="none" w:sz="0" w:space="0" w:color="auto"/>
                  </w:divBdr>
                </w:div>
                <w:div w:id="268201635">
                  <w:marLeft w:val="0"/>
                  <w:marRight w:val="0"/>
                  <w:marTop w:val="0"/>
                  <w:marBottom w:val="0"/>
                  <w:divBdr>
                    <w:top w:val="none" w:sz="0" w:space="0" w:color="auto"/>
                    <w:left w:val="none" w:sz="0" w:space="0" w:color="auto"/>
                    <w:bottom w:val="none" w:sz="0" w:space="0" w:color="auto"/>
                    <w:right w:val="none" w:sz="0" w:space="0" w:color="auto"/>
                  </w:divBdr>
                </w:div>
                <w:div w:id="269289410">
                  <w:marLeft w:val="0"/>
                  <w:marRight w:val="0"/>
                  <w:marTop w:val="0"/>
                  <w:marBottom w:val="0"/>
                  <w:divBdr>
                    <w:top w:val="none" w:sz="0" w:space="0" w:color="auto"/>
                    <w:left w:val="none" w:sz="0" w:space="0" w:color="auto"/>
                    <w:bottom w:val="none" w:sz="0" w:space="0" w:color="auto"/>
                    <w:right w:val="none" w:sz="0" w:space="0" w:color="auto"/>
                  </w:divBdr>
                </w:div>
                <w:div w:id="269359486">
                  <w:marLeft w:val="0"/>
                  <w:marRight w:val="0"/>
                  <w:marTop w:val="0"/>
                  <w:marBottom w:val="0"/>
                  <w:divBdr>
                    <w:top w:val="none" w:sz="0" w:space="0" w:color="auto"/>
                    <w:left w:val="none" w:sz="0" w:space="0" w:color="auto"/>
                    <w:bottom w:val="none" w:sz="0" w:space="0" w:color="auto"/>
                    <w:right w:val="none" w:sz="0" w:space="0" w:color="auto"/>
                  </w:divBdr>
                </w:div>
                <w:div w:id="269969985">
                  <w:marLeft w:val="0"/>
                  <w:marRight w:val="0"/>
                  <w:marTop w:val="0"/>
                  <w:marBottom w:val="0"/>
                  <w:divBdr>
                    <w:top w:val="none" w:sz="0" w:space="0" w:color="auto"/>
                    <w:left w:val="none" w:sz="0" w:space="0" w:color="auto"/>
                    <w:bottom w:val="none" w:sz="0" w:space="0" w:color="auto"/>
                    <w:right w:val="none" w:sz="0" w:space="0" w:color="auto"/>
                  </w:divBdr>
                </w:div>
                <w:div w:id="270163343">
                  <w:marLeft w:val="0"/>
                  <w:marRight w:val="0"/>
                  <w:marTop w:val="0"/>
                  <w:marBottom w:val="0"/>
                  <w:divBdr>
                    <w:top w:val="none" w:sz="0" w:space="0" w:color="auto"/>
                    <w:left w:val="none" w:sz="0" w:space="0" w:color="auto"/>
                    <w:bottom w:val="none" w:sz="0" w:space="0" w:color="auto"/>
                    <w:right w:val="none" w:sz="0" w:space="0" w:color="auto"/>
                  </w:divBdr>
                </w:div>
                <w:div w:id="270480640">
                  <w:marLeft w:val="0"/>
                  <w:marRight w:val="0"/>
                  <w:marTop w:val="0"/>
                  <w:marBottom w:val="0"/>
                  <w:divBdr>
                    <w:top w:val="none" w:sz="0" w:space="0" w:color="auto"/>
                    <w:left w:val="none" w:sz="0" w:space="0" w:color="auto"/>
                    <w:bottom w:val="none" w:sz="0" w:space="0" w:color="auto"/>
                    <w:right w:val="none" w:sz="0" w:space="0" w:color="auto"/>
                  </w:divBdr>
                </w:div>
                <w:div w:id="270556652">
                  <w:marLeft w:val="0"/>
                  <w:marRight w:val="0"/>
                  <w:marTop w:val="0"/>
                  <w:marBottom w:val="0"/>
                  <w:divBdr>
                    <w:top w:val="none" w:sz="0" w:space="0" w:color="auto"/>
                    <w:left w:val="none" w:sz="0" w:space="0" w:color="auto"/>
                    <w:bottom w:val="none" w:sz="0" w:space="0" w:color="auto"/>
                    <w:right w:val="none" w:sz="0" w:space="0" w:color="auto"/>
                  </w:divBdr>
                </w:div>
                <w:div w:id="271009855">
                  <w:marLeft w:val="0"/>
                  <w:marRight w:val="0"/>
                  <w:marTop w:val="0"/>
                  <w:marBottom w:val="0"/>
                  <w:divBdr>
                    <w:top w:val="none" w:sz="0" w:space="0" w:color="auto"/>
                    <w:left w:val="none" w:sz="0" w:space="0" w:color="auto"/>
                    <w:bottom w:val="none" w:sz="0" w:space="0" w:color="auto"/>
                    <w:right w:val="none" w:sz="0" w:space="0" w:color="auto"/>
                  </w:divBdr>
                </w:div>
                <w:div w:id="272175293">
                  <w:marLeft w:val="0"/>
                  <w:marRight w:val="0"/>
                  <w:marTop w:val="0"/>
                  <w:marBottom w:val="0"/>
                  <w:divBdr>
                    <w:top w:val="none" w:sz="0" w:space="0" w:color="auto"/>
                    <w:left w:val="none" w:sz="0" w:space="0" w:color="auto"/>
                    <w:bottom w:val="none" w:sz="0" w:space="0" w:color="auto"/>
                    <w:right w:val="none" w:sz="0" w:space="0" w:color="auto"/>
                  </w:divBdr>
                </w:div>
                <w:div w:id="273295384">
                  <w:marLeft w:val="0"/>
                  <w:marRight w:val="0"/>
                  <w:marTop w:val="0"/>
                  <w:marBottom w:val="0"/>
                  <w:divBdr>
                    <w:top w:val="none" w:sz="0" w:space="0" w:color="auto"/>
                    <w:left w:val="none" w:sz="0" w:space="0" w:color="auto"/>
                    <w:bottom w:val="none" w:sz="0" w:space="0" w:color="auto"/>
                    <w:right w:val="none" w:sz="0" w:space="0" w:color="auto"/>
                  </w:divBdr>
                </w:div>
                <w:div w:id="273683274">
                  <w:marLeft w:val="0"/>
                  <w:marRight w:val="0"/>
                  <w:marTop w:val="0"/>
                  <w:marBottom w:val="0"/>
                  <w:divBdr>
                    <w:top w:val="none" w:sz="0" w:space="0" w:color="auto"/>
                    <w:left w:val="none" w:sz="0" w:space="0" w:color="auto"/>
                    <w:bottom w:val="none" w:sz="0" w:space="0" w:color="auto"/>
                    <w:right w:val="none" w:sz="0" w:space="0" w:color="auto"/>
                  </w:divBdr>
                </w:div>
                <w:div w:id="273948597">
                  <w:marLeft w:val="0"/>
                  <w:marRight w:val="0"/>
                  <w:marTop w:val="0"/>
                  <w:marBottom w:val="0"/>
                  <w:divBdr>
                    <w:top w:val="none" w:sz="0" w:space="0" w:color="auto"/>
                    <w:left w:val="none" w:sz="0" w:space="0" w:color="auto"/>
                    <w:bottom w:val="none" w:sz="0" w:space="0" w:color="auto"/>
                    <w:right w:val="none" w:sz="0" w:space="0" w:color="auto"/>
                  </w:divBdr>
                </w:div>
                <w:div w:id="274480097">
                  <w:marLeft w:val="0"/>
                  <w:marRight w:val="0"/>
                  <w:marTop w:val="0"/>
                  <w:marBottom w:val="0"/>
                  <w:divBdr>
                    <w:top w:val="none" w:sz="0" w:space="0" w:color="auto"/>
                    <w:left w:val="none" w:sz="0" w:space="0" w:color="auto"/>
                    <w:bottom w:val="none" w:sz="0" w:space="0" w:color="auto"/>
                    <w:right w:val="none" w:sz="0" w:space="0" w:color="auto"/>
                  </w:divBdr>
                </w:div>
                <w:div w:id="274753617">
                  <w:marLeft w:val="0"/>
                  <w:marRight w:val="0"/>
                  <w:marTop w:val="0"/>
                  <w:marBottom w:val="0"/>
                  <w:divBdr>
                    <w:top w:val="none" w:sz="0" w:space="0" w:color="auto"/>
                    <w:left w:val="none" w:sz="0" w:space="0" w:color="auto"/>
                    <w:bottom w:val="none" w:sz="0" w:space="0" w:color="auto"/>
                    <w:right w:val="none" w:sz="0" w:space="0" w:color="auto"/>
                  </w:divBdr>
                </w:div>
                <w:div w:id="275453449">
                  <w:marLeft w:val="0"/>
                  <w:marRight w:val="0"/>
                  <w:marTop w:val="0"/>
                  <w:marBottom w:val="0"/>
                  <w:divBdr>
                    <w:top w:val="none" w:sz="0" w:space="0" w:color="auto"/>
                    <w:left w:val="none" w:sz="0" w:space="0" w:color="auto"/>
                    <w:bottom w:val="none" w:sz="0" w:space="0" w:color="auto"/>
                    <w:right w:val="none" w:sz="0" w:space="0" w:color="auto"/>
                  </w:divBdr>
                </w:div>
                <w:div w:id="277218747">
                  <w:marLeft w:val="0"/>
                  <w:marRight w:val="0"/>
                  <w:marTop w:val="0"/>
                  <w:marBottom w:val="0"/>
                  <w:divBdr>
                    <w:top w:val="none" w:sz="0" w:space="0" w:color="auto"/>
                    <w:left w:val="none" w:sz="0" w:space="0" w:color="auto"/>
                    <w:bottom w:val="none" w:sz="0" w:space="0" w:color="auto"/>
                    <w:right w:val="none" w:sz="0" w:space="0" w:color="auto"/>
                  </w:divBdr>
                </w:div>
                <w:div w:id="277681692">
                  <w:marLeft w:val="0"/>
                  <w:marRight w:val="0"/>
                  <w:marTop w:val="0"/>
                  <w:marBottom w:val="0"/>
                  <w:divBdr>
                    <w:top w:val="none" w:sz="0" w:space="0" w:color="auto"/>
                    <w:left w:val="none" w:sz="0" w:space="0" w:color="auto"/>
                    <w:bottom w:val="none" w:sz="0" w:space="0" w:color="auto"/>
                    <w:right w:val="none" w:sz="0" w:space="0" w:color="auto"/>
                  </w:divBdr>
                </w:div>
                <w:div w:id="277688951">
                  <w:marLeft w:val="0"/>
                  <w:marRight w:val="0"/>
                  <w:marTop w:val="0"/>
                  <w:marBottom w:val="0"/>
                  <w:divBdr>
                    <w:top w:val="none" w:sz="0" w:space="0" w:color="auto"/>
                    <w:left w:val="none" w:sz="0" w:space="0" w:color="auto"/>
                    <w:bottom w:val="none" w:sz="0" w:space="0" w:color="auto"/>
                    <w:right w:val="none" w:sz="0" w:space="0" w:color="auto"/>
                  </w:divBdr>
                </w:div>
                <w:div w:id="278492147">
                  <w:marLeft w:val="0"/>
                  <w:marRight w:val="0"/>
                  <w:marTop w:val="0"/>
                  <w:marBottom w:val="0"/>
                  <w:divBdr>
                    <w:top w:val="none" w:sz="0" w:space="0" w:color="auto"/>
                    <w:left w:val="none" w:sz="0" w:space="0" w:color="auto"/>
                    <w:bottom w:val="none" w:sz="0" w:space="0" w:color="auto"/>
                    <w:right w:val="none" w:sz="0" w:space="0" w:color="auto"/>
                  </w:divBdr>
                </w:div>
                <w:div w:id="278806582">
                  <w:marLeft w:val="0"/>
                  <w:marRight w:val="0"/>
                  <w:marTop w:val="0"/>
                  <w:marBottom w:val="0"/>
                  <w:divBdr>
                    <w:top w:val="none" w:sz="0" w:space="0" w:color="auto"/>
                    <w:left w:val="none" w:sz="0" w:space="0" w:color="auto"/>
                    <w:bottom w:val="none" w:sz="0" w:space="0" w:color="auto"/>
                    <w:right w:val="none" w:sz="0" w:space="0" w:color="auto"/>
                  </w:divBdr>
                </w:div>
                <w:div w:id="278924648">
                  <w:marLeft w:val="0"/>
                  <w:marRight w:val="0"/>
                  <w:marTop w:val="0"/>
                  <w:marBottom w:val="0"/>
                  <w:divBdr>
                    <w:top w:val="none" w:sz="0" w:space="0" w:color="auto"/>
                    <w:left w:val="none" w:sz="0" w:space="0" w:color="auto"/>
                    <w:bottom w:val="none" w:sz="0" w:space="0" w:color="auto"/>
                    <w:right w:val="none" w:sz="0" w:space="0" w:color="auto"/>
                  </w:divBdr>
                </w:div>
                <w:div w:id="279186221">
                  <w:marLeft w:val="0"/>
                  <w:marRight w:val="0"/>
                  <w:marTop w:val="0"/>
                  <w:marBottom w:val="0"/>
                  <w:divBdr>
                    <w:top w:val="none" w:sz="0" w:space="0" w:color="auto"/>
                    <w:left w:val="none" w:sz="0" w:space="0" w:color="auto"/>
                    <w:bottom w:val="none" w:sz="0" w:space="0" w:color="auto"/>
                    <w:right w:val="none" w:sz="0" w:space="0" w:color="auto"/>
                  </w:divBdr>
                </w:div>
                <w:div w:id="279260298">
                  <w:marLeft w:val="0"/>
                  <w:marRight w:val="0"/>
                  <w:marTop w:val="0"/>
                  <w:marBottom w:val="0"/>
                  <w:divBdr>
                    <w:top w:val="none" w:sz="0" w:space="0" w:color="auto"/>
                    <w:left w:val="none" w:sz="0" w:space="0" w:color="auto"/>
                    <w:bottom w:val="none" w:sz="0" w:space="0" w:color="auto"/>
                    <w:right w:val="none" w:sz="0" w:space="0" w:color="auto"/>
                  </w:divBdr>
                </w:div>
                <w:div w:id="279533538">
                  <w:marLeft w:val="0"/>
                  <w:marRight w:val="0"/>
                  <w:marTop w:val="0"/>
                  <w:marBottom w:val="0"/>
                  <w:divBdr>
                    <w:top w:val="none" w:sz="0" w:space="0" w:color="auto"/>
                    <w:left w:val="none" w:sz="0" w:space="0" w:color="auto"/>
                    <w:bottom w:val="none" w:sz="0" w:space="0" w:color="auto"/>
                    <w:right w:val="none" w:sz="0" w:space="0" w:color="auto"/>
                  </w:divBdr>
                </w:div>
                <w:div w:id="279840409">
                  <w:marLeft w:val="0"/>
                  <w:marRight w:val="0"/>
                  <w:marTop w:val="0"/>
                  <w:marBottom w:val="0"/>
                  <w:divBdr>
                    <w:top w:val="none" w:sz="0" w:space="0" w:color="auto"/>
                    <w:left w:val="none" w:sz="0" w:space="0" w:color="auto"/>
                    <w:bottom w:val="none" w:sz="0" w:space="0" w:color="auto"/>
                    <w:right w:val="none" w:sz="0" w:space="0" w:color="auto"/>
                  </w:divBdr>
                </w:div>
                <w:div w:id="280308240">
                  <w:marLeft w:val="0"/>
                  <w:marRight w:val="0"/>
                  <w:marTop w:val="0"/>
                  <w:marBottom w:val="0"/>
                  <w:divBdr>
                    <w:top w:val="none" w:sz="0" w:space="0" w:color="auto"/>
                    <w:left w:val="none" w:sz="0" w:space="0" w:color="auto"/>
                    <w:bottom w:val="none" w:sz="0" w:space="0" w:color="auto"/>
                    <w:right w:val="none" w:sz="0" w:space="0" w:color="auto"/>
                  </w:divBdr>
                </w:div>
                <w:div w:id="280496656">
                  <w:marLeft w:val="0"/>
                  <w:marRight w:val="0"/>
                  <w:marTop w:val="0"/>
                  <w:marBottom w:val="0"/>
                  <w:divBdr>
                    <w:top w:val="none" w:sz="0" w:space="0" w:color="auto"/>
                    <w:left w:val="none" w:sz="0" w:space="0" w:color="auto"/>
                    <w:bottom w:val="none" w:sz="0" w:space="0" w:color="auto"/>
                    <w:right w:val="none" w:sz="0" w:space="0" w:color="auto"/>
                  </w:divBdr>
                </w:div>
                <w:div w:id="282153486">
                  <w:marLeft w:val="0"/>
                  <w:marRight w:val="0"/>
                  <w:marTop w:val="0"/>
                  <w:marBottom w:val="0"/>
                  <w:divBdr>
                    <w:top w:val="none" w:sz="0" w:space="0" w:color="auto"/>
                    <w:left w:val="none" w:sz="0" w:space="0" w:color="auto"/>
                    <w:bottom w:val="none" w:sz="0" w:space="0" w:color="auto"/>
                    <w:right w:val="none" w:sz="0" w:space="0" w:color="auto"/>
                  </w:divBdr>
                </w:div>
                <w:div w:id="282424968">
                  <w:marLeft w:val="0"/>
                  <w:marRight w:val="0"/>
                  <w:marTop w:val="0"/>
                  <w:marBottom w:val="0"/>
                  <w:divBdr>
                    <w:top w:val="none" w:sz="0" w:space="0" w:color="auto"/>
                    <w:left w:val="none" w:sz="0" w:space="0" w:color="auto"/>
                    <w:bottom w:val="none" w:sz="0" w:space="0" w:color="auto"/>
                    <w:right w:val="none" w:sz="0" w:space="0" w:color="auto"/>
                  </w:divBdr>
                </w:div>
                <w:div w:id="282464684">
                  <w:marLeft w:val="0"/>
                  <w:marRight w:val="0"/>
                  <w:marTop w:val="0"/>
                  <w:marBottom w:val="0"/>
                  <w:divBdr>
                    <w:top w:val="none" w:sz="0" w:space="0" w:color="auto"/>
                    <w:left w:val="none" w:sz="0" w:space="0" w:color="auto"/>
                    <w:bottom w:val="none" w:sz="0" w:space="0" w:color="auto"/>
                    <w:right w:val="none" w:sz="0" w:space="0" w:color="auto"/>
                  </w:divBdr>
                </w:div>
                <w:div w:id="283124953">
                  <w:marLeft w:val="0"/>
                  <w:marRight w:val="0"/>
                  <w:marTop w:val="0"/>
                  <w:marBottom w:val="0"/>
                  <w:divBdr>
                    <w:top w:val="none" w:sz="0" w:space="0" w:color="auto"/>
                    <w:left w:val="none" w:sz="0" w:space="0" w:color="auto"/>
                    <w:bottom w:val="none" w:sz="0" w:space="0" w:color="auto"/>
                    <w:right w:val="none" w:sz="0" w:space="0" w:color="auto"/>
                  </w:divBdr>
                </w:div>
                <w:div w:id="283194630">
                  <w:marLeft w:val="0"/>
                  <w:marRight w:val="0"/>
                  <w:marTop w:val="0"/>
                  <w:marBottom w:val="0"/>
                  <w:divBdr>
                    <w:top w:val="none" w:sz="0" w:space="0" w:color="auto"/>
                    <w:left w:val="none" w:sz="0" w:space="0" w:color="auto"/>
                    <w:bottom w:val="none" w:sz="0" w:space="0" w:color="auto"/>
                    <w:right w:val="none" w:sz="0" w:space="0" w:color="auto"/>
                  </w:divBdr>
                </w:div>
                <w:div w:id="283270944">
                  <w:marLeft w:val="0"/>
                  <w:marRight w:val="0"/>
                  <w:marTop w:val="0"/>
                  <w:marBottom w:val="0"/>
                  <w:divBdr>
                    <w:top w:val="none" w:sz="0" w:space="0" w:color="auto"/>
                    <w:left w:val="none" w:sz="0" w:space="0" w:color="auto"/>
                    <w:bottom w:val="none" w:sz="0" w:space="0" w:color="auto"/>
                    <w:right w:val="none" w:sz="0" w:space="0" w:color="auto"/>
                  </w:divBdr>
                </w:div>
                <w:div w:id="284124539">
                  <w:marLeft w:val="0"/>
                  <w:marRight w:val="0"/>
                  <w:marTop w:val="0"/>
                  <w:marBottom w:val="0"/>
                  <w:divBdr>
                    <w:top w:val="none" w:sz="0" w:space="0" w:color="auto"/>
                    <w:left w:val="none" w:sz="0" w:space="0" w:color="auto"/>
                    <w:bottom w:val="none" w:sz="0" w:space="0" w:color="auto"/>
                    <w:right w:val="none" w:sz="0" w:space="0" w:color="auto"/>
                  </w:divBdr>
                </w:div>
                <w:div w:id="285044619">
                  <w:marLeft w:val="0"/>
                  <w:marRight w:val="0"/>
                  <w:marTop w:val="0"/>
                  <w:marBottom w:val="0"/>
                  <w:divBdr>
                    <w:top w:val="none" w:sz="0" w:space="0" w:color="auto"/>
                    <w:left w:val="none" w:sz="0" w:space="0" w:color="auto"/>
                    <w:bottom w:val="none" w:sz="0" w:space="0" w:color="auto"/>
                    <w:right w:val="none" w:sz="0" w:space="0" w:color="auto"/>
                  </w:divBdr>
                </w:div>
                <w:div w:id="285086438">
                  <w:marLeft w:val="0"/>
                  <w:marRight w:val="0"/>
                  <w:marTop w:val="0"/>
                  <w:marBottom w:val="0"/>
                  <w:divBdr>
                    <w:top w:val="none" w:sz="0" w:space="0" w:color="auto"/>
                    <w:left w:val="none" w:sz="0" w:space="0" w:color="auto"/>
                    <w:bottom w:val="none" w:sz="0" w:space="0" w:color="auto"/>
                    <w:right w:val="none" w:sz="0" w:space="0" w:color="auto"/>
                  </w:divBdr>
                </w:div>
                <w:div w:id="285619052">
                  <w:marLeft w:val="0"/>
                  <w:marRight w:val="0"/>
                  <w:marTop w:val="0"/>
                  <w:marBottom w:val="0"/>
                  <w:divBdr>
                    <w:top w:val="none" w:sz="0" w:space="0" w:color="auto"/>
                    <w:left w:val="none" w:sz="0" w:space="0" w:color="auto"/>
                    <w:bottom w:val="none" w:sz="0" w:space="0" w:color="auto"/>
                    <w:right w:val="none" w:sz="0" w:space="0" w:color="auto"/>
                  </w:divBdr>
                </w:div>
                <w:div w:id="286084037">
                  <w:marLeft w:val="0"/>
                  <w:marRight w:val="0"/>
                  <w:marTop w:val="0"/>
                  <w:marBottom w:val="0"/>
                  <w:divBdr>
                    <w:top w:val="none" w:sz="0" w:space="0" w:color="auto"/>
                    <w:left w:val="none" w:sz="0" w:space="0" w:color="auto"/>
                    <w:bottom w:val="none" w:sz="0" w:space="0" w:color="auto"/>
                    <w:right w:val="none" w:sz="0" w:space="0" w:color="auto"/>
                  </w:divBdr>
                </w:div>
                <w:div w:id="286786775">
                  <w:marLeft w:val="0"/>
                  <w:marRight w:val="0"/>
                  <w:marTop w:val="0"/>
                  <w:marBottom w:val="0"/>
                  <w:divBdr>
                    <w:top w:val="none" w:sz="0" w:space="0" w:color="auto"/>
                    <w:left w:val="none" w:sz="0" w:space="0" w:color="auto"/>
                    <w:bottom w:val="none" w:sz="0" w:space="0" w:color="auto"/>
                    <w:right w:val="none" w:sz="0" w:space="0" w:color="auto"/>
                  </w:divBdr>
                </w:div>
                <w:div w:id="286931367">
                  <w:marLeft w:val="0"/>
                  <w:marRight w:val="0"/>
                  <w:marTop w:val="0"/>
                  <w:marBottom w:val="0"/>
                  <w:divBdr>
                    <w:top w:val="none" w:sz="0" w:space="0" w:color="auto"/>
                    <w:left w:val="none" w:sz="0" w:space="0" w:color="auto"/>
                    <w:bottom w:val="none" w:sz="0" w:space="0" w:color="auto"/>
                    <w:right w:val="none" w:sz="0" w:space="0" w:color="auto"/>
                  </w:divBdr>
                </w:div>
                <w:div w:id="287056063">
                  <w:marLeft w:val="0"/>
                  <w:marRight w:val="0"/>
                  <w:marTop w:val="0"/>
                  <w:marBottom w:val="0"/>
                  <w:divBdr>
                    <w:top w:val="none" w:sz="0" w:space="0" w:color="auto"/>
                    <w:left w:val="none" w:sz="0" w:space="0" w:color="auto"/>
                    <w:bottom w:val="none" w:sz="0" w:space="0" w:color="auto"/>
                    <w:right w:val="none" w:sz="0" w:space="0" w:color="auto"/>
                  </w:divBdr>
                </w:div>
                <w:div w:id="287901204">
                  <w:marLeft w:val="0"/>
                  <w:marRight w:val="0"/>
                  <w:marTop w:val="0"/>
                  <w:marBottom w:val="0"/>
                  <w:divBdr>
                    <w:top w:val="none" w:sz="0" w:space="0" w:color="auto"/>
                    <w:left w:val="none" w:sz="0" w:space="0" w:color="auto"/>
                    <w:bottom w:val="none" w:sz="0" w:space="0" w:color="auto"/>
                    <w:right w:val="none" w:sz="0" w:space="0" w:color="auto"/>
                  </w:divBdr>
                </w:div>
                <w:div w:id="288557558">
                  <w:marLeft w:val="0"/>
                  <w:marRight w:val="0"/>
                  <w:marTop w:val="0"/>
                  <w:marBottom w:val="0"/>
                  <w:divBdr>
                    <w:top w:val="none" w:sz="0" w:space="0" w:color="auto"/>
                    <w:left w:val="none" w:sz="0" w:space="0" w:color="auto"/>
                    <w:bottom w:val="none" w:sz="0" w:space="0" w:color="auto"/>
                    <w:right w:val="none" w:sz="0" w:space="0" w:color="auto"/>
                  </w:divBdr>
                </w:div>
                <w:div w:id="289823883">
                  <w:marLeft w:val="0"/>
                  <w:marRight w:val="0"/>
                  <w:marTop w:val="0"/>
                  <w:marBottom w:val="0"/>
                  <w:divBdr>
                    <w:top w:val="none" w:sz="0" w:space="0" w:color="auto"/>
                    <w:left w:val="none" w:sz="0" w:space="0" w:color="auto"/>
                    <w:bottom w:val="none" w:sz="0" w:space="0" w:color="auto"/>
                    <w:right w:val="none" w:sz="0" w:space="0" w:color="auto"/>
                  </w:divBdr>
                </w:div>
                <w:div w:id="290941078">
                  <w:marLeft w:val="0"/>
                  <w:marRight w:val="0"/>
                  <w:marTop w:val="0"/>
                  <w:marBottom w:val="0"/>
                  <w:divBdr>
                    <w:top w:val="none" w:sz="0" w:space="0" w:color="auto"/>
                    <w:left w:val="none" w:sz="0" w:space="0" w:color="auto"/>
                    <w:bottom w:val="none" w:sz="0" w:space="0" w:color="auto"/>
                    <w:right w:val="none" w:sz="0" w:space="0" w:color="auto"/>
                  </w:divBdr>
                </w:div>
                <w:div w:id="292171877">
                  <w:marLeft w:val="0"/>
                  <w:marRight w:val="0"/>
                  <w:marTop w:val="0"/>
                  <w:marBottom w:val="0"/>
                  <w:divBdr>
                    <w:top w:val="none" w:sz="0" w:space="0" w:color="auto"/>
                    <w:left w:val="none" w:sz="0" w:space="0" w:color="auto"/>
                    <w:bottom w:val="none" w:sz="0" w:space="0" w:color="auto"/>
                    <w:right w:val="none" w:sz="0" w:space="0" w:color="auto"/>
                  </w:divBdr>
                </w:div>
                <w:div w:id="293104807">
                  <w:marLeft w:val="0"/>
                  <w:marRight w:val="0"/>
                  <w:marTop w:val="0"/>
                  <w:marBottom w:val="0"/>
                  <w:divBdr>
                    <w:top w:val="none" w:sz="0" w:space="0" w:color="auto"/>
                    <w:left w:val="none" w:sz="0" w:space="0" w:color="auto"/>
                    <w:bottom w:val="none" w:sz="0" w:space="0" w:color="auto"/>
                    <w:right w:val="none" w:sz="0" w:space="0" w:color="auto"/>
                  </w:divBdr>
                </w:div>
                <w:div w:id="293800148">
                  <w:marLeft w:val="0"/>
                  <w:marRight w:val="0"/>
                  <w:marTop w:val="0"/>
                  <w:marBottom w:val="0"/>
                  <w:divBdr>
                    <w:top w:val="none" w:sz="0" w:space="0" w:color="auto"/>
                    <w:left w:val="none" w:sz="0" w:space="0" w:color="auto"/>
                    <w:bottom w:val="none" w:sz="0" w:space="0" w:color="auto"/>
                    <w:right w:val="none" w:sz="0" w:space="0" w:color="auto"/>
                  </w:divBdr>
                </w:div>
                <w:div w:id="293872346">
                  <w:marLeft w:val="0"/>
                  <w:marRight w:val="0"/>
                  <w:marTop w:val="0"/>
                  <w:marBottom w:val="0"/>
                  <w:divBdr>
                    <w:top w:val="none" w:sz="0" w:space="0" w:color="auto"/>
                    <w:left w:val="none" w:sz="0" w:space="0" w:color="auto"/>
                    <w:bottom w:val="none" w:sz="0" w:space="0" w:color="auto"/>
                    <w:right w:val="none" w:sz="0" w:space="0" w:color="auto"/>
                  </w:divBdr>
                </w:div>
                <w:div w:id="294066463">
                  <w:marLeft w:val="0"/>
                  <w:marRight w:val="0"/>
                  <w:marTop w:val="0"/>
                  <w:marBottom w:val="0"/>
                  <w:divBdr>
                    <w:top w:val="none" w:sz="0" w:space="0" w:color="auto"/>
                    <w:left w:val="none" w:sz="0" w:space="0" w:color="auto"/>
                    <w:bottom w:val="none" w:sz="0" w:space="0" w:color="auto"/>
                    <w:right w:val="none" w:sz="0" w:space="0" w:color="auto"/>
                  </w:divBdr>
                </w:div>
                <w:div w:id="294338467">
                  <w:marLeft w:val="0"/>
                  <w:marRight w:val="0"/>
                  <w:marTop w:val="0"/>
                  <w:marBottom w:val="0"/>
                  <w:divBdr>
                    <w:top w:val="none" w:sz="0" w:space="0" w:color="auto"/>
                    <w:left w:val="none" w:sz="0" w:space="0" w:color="auto"/>
                    <w:bottom w:val="none" w:sz="0" w:space="0" w:color="auto"/>
                    <w:right w:val="none" w:sz="0" w:space="0" w:color="auto"/>
                  </w:divBdr>
                </w:div>
                <w:div w:id="294527002">
                  <w:marLeft w:val="0"/>
                  <w:marRight w:val="0"/>
                  <w:marTop w:val="0"/>
                  <w:marBottom w:val="0"/>
                  <w:divBdr>
                    <w:top w:val="none" w:sz="0" w:space="0" w:color="auto"/>
                    <w:left w:val="none" w:sz="0" w:space="0" w:color="auto"/>
                    <w:bottom w:val="none" w:sz="0" w:space="0" w:color="auto"/>
                    <w:right w:val="none" w:sz="0" w:space="0" w:color="auto"/>
                  </w:divBdr>
                </w:div>
                <w:div w:id="295986550">
                  <w:marLeft w:val="0"/>
                  <w:marRight w:val="0"/>
                  <w:marTop w:val="0"/>
                  <w:marBottom w:val="0"/>
                  <w:divBdr>
                    <w:top w:val="none" w:sz="0" w:space="0" w:color="auto"/>
                    <w:left w:val="none" w:sz="0" w:space="0" w:color="auto"/>
                    <w:bottom w:val="none" w:sz="0" w:space="0" w:color="auto"/>
                    <w:right w:val="none" w:sz="0" w:space="0" w:color="auto"/>
                  </w:divBdr>
                </w:div>
                <w:div w:id="296377881">
                  <w:marLeft w:val="0"/>
                  <w:marRight w:val="0"/>
                  <w:marTop w:val="0"/>
                  <w:marBottom w:val="0"/>
                  <w:divBdr>
                    <w:top w:val="none" w:sz="0" w:space="0" w:color="auto"/>
                    <w:left w:val="none" w:sz="0" w:space="0" w:color="auto"/>
                    <w:bottom w:val="none" w:sz="0" w:space="0" w:color="auto"/>
                    <w:right w:val="none" w:sz="0" w:space="0" w:color="auto"/>
                  </w:divBdr>
                </w:div>
                <w:div w:id="296647762">
                  <w:marLeft w:val="0"/>
                  <w:marRight w:val="0"/>
                  <w:marTop w:val="0"/>
                  <w:marBottom w:val="0"/>
                  <w:divBdr>
                    <w:top w:val="none" w:sz="0" w:space="0" w:color="auto"/>
                    <w:left w:val="none" w:sz="0" w:space="0" w:color="auto"/>
                    <w:bottom w:val="none" w:sz="0" w:space="0" w:color="auto"/>
                    <w:right w:val="none" w:sz="0" w:space="0" w:color="auto"/>
                  </w:divBdr>
                </w:div>
                <w:div w:id="297077248">
                  <w:marLeft w:val="0"/>
                  <w:marRight w:val="0"/>
                  <w:marTop w:val="0"/>
                  <w:marBottom w:val="0"/>
                  <w:divBdr>
                    <w:top w:val="none" w:sz="0" w:space="0" w:color="auto"/>
                    <w:left w:val="none" w:sz="0" w:space="0" w:color="auto"/>
                    <w:bottom w:val="none" w:sz="0" w:space="0" w:color="auto"/>
                    <w:right w:val="none" w:sz="0" w:space="0" w:color="auto"/>
                  </w:divBdr>
                </w:div>
                <w:div w:id="297221709">
                  <w:marLeft w:val="0"/>
                  <w:marRight w:val="0"/>
                  <w:marTop w:val="0"/>
                  <w:marBottom w:val="0"/>
                  <w:divBdr>
                    <w:top w:val="none" w:sz="0" w:space="0" w:color="auto"/>
                    <w:left w:val="none" w:sz="0" w:space="0" w:color="auto"/>
                    <w:bottom w:val="none" w:sz="0" w:space="0" w:color="auto"/>
                    <w:right w:val="none" w:sz="0" w:space="0" w:color="auto"/>
                  </w:divBdr>
                </w:div>
                <w:div w:id="297760134">
                  <w:marLeft w:val="0"/>
                  <w:marRight w:val="0"/>
                  <w:marTop w:val="0"/>
                  <w:marBottom w:val="0"/>
                  <w:divBdr>
                    <w:top w:val="none" w:sz="0" w:space="0" w:color="auto"/>
                    <w:left w:val="none" w:sz="0" w:space="0" w:color="auto"/>
                    <w:bottom w:val="none" w:sz="0" w:space="0" w:color="auto"/>
                    <w:right w:val="none" w:sz="0" w:space="0" w:color="auto"/>
                  </w:divBdr>
                </w:div>
                <w:div w:id="298926752">
                  <w:marLeft w:val="0"/>
                  <w:marRight w:val="0"/>
                  <w:marTop w:val="0"/>
                  <w:marBottom w:val="0"/>
                  <w:divBdr>
                    <w:top w:val="none" w:sz="0" w:space="0" w:color="auto"/>
                    <w:left w:val="none" w:sz="0" w:space="0" w:color="auto"/>
                    <w:bottom w:val="none" w:sz="0" w:space="0" w:color="auto"/>
                    <w:right w:val="none" w:sz="0" w:space="0" w:color="auto"/>
                  </w:divBdr>
                </w:div>
                <w:div w:id="299269216">
                  <w:marLeft w:val="0"/>
                  <w:marRight w:val="0"/>
                  <w:marTop w:val="0"/>
                  <w:marBottom w:val="0"/>
                  <w:divBdr>
                    <w:top w:val="none" w:sz="0" w:space="0" w:color="auto"/>
                    <w:left w:val="none" w:sz="0" w:space="0" w:color="auto"/>
                    <w:bottom w:val="none" w:sz="0" w:space="0" w:color="auto"/>
                    <w:right w:val="none" w:sz="0" w:space="0" w:color="auto"/>
                  </w:divBdr>
                </w:div>
                <w:div w:id="299461719">
                  <w:marLeft w:val="0"/>
                  <w:marRight w:val="0"/>
                  <w:marTop w:val="0"/>
                  <w:marBottom w:val="0"/>
                  <w:divBdr>
                    <w:top w:val="none" w:sz="0" w:space="0" w:color="auto"/>
                    <w:left w:val="none" w:sz="0" w:space="0" w:color="auto"/>
                    <w:bottom w:val="none" w:sz="0" w:space="0" w:color="auto"/>
                    <w:right w:val="none" w:sz="0" w:space="0" w:color="auto"/>
                  </w:divBdr>
                </w:div>
                <w:div w:id="299845426">
                  <w:marLeft w:val="0"/>
                  <w:marRight w:val="0"/>
                  <w:marTop w:val="0"/>
                  <w:marBottom w:val="0"/>
                  <w:divBdr>
                    <w:top w:val="none" w:sz="0" w:space="0" w:color="auto"/>
                    <w:left w:val="none" w:sz="0" w:space="0" w:color="auto"/>
                    <w:bottom w:val="none" w:sz="0" w:space="0" w:color="auto"/>
                    <w:right w:val="none" w:sz="0" w:space="0" w:color="auto"/>
                  </w:divBdr>
                </w:div>
                <w:div w:id="301859082">
                  <w:marLeft w:val="0"/>
                  <w:marRight w:val="0"/>
                  <w:marTop w:val="0"/>
                  <w:marBottom w:val="0"/>
                  <w:divBdr>
                    <w:top w:val="none" w:sz="0" w:space="0" w:color="auto"/>
                    <w:left w:val="none" w:sz="0" w:space="0" w:color="auto"/>
                    <w:bottom w:val="none" w:sz="0" w:space="0" w:color="auto"/>
                    <w:right w:val="none" w:sz="0" w:space="0" w:color="auto"/>
                  </w:divBdr>
                </w:div>
                <w:div w:id="303464257">
                  <w:marLeft w:val="0"/>
                  <w:marRight w:val="0"/>
                  <w:marTop w:val="0"/>
                  <w:marBottom w:val="0"/>
                  <w:divBdr>
                    <w:top w:val="none" w:sz="0" w:space="0" w:color="auto"/>
                    <w:left w:val="none" w:sz="0" w:space="0" w:color="auto"/>
                    <w:bottom w:val="none" w:sz="0" w:space="0" w:color="auto"/>
                    <w:right w:val="none" w:sz="0" w:space="0" w:color="auto"/>
                  </w:divBdr>
                </w:div>
                <w:div w:id="304362798">
                  <w:marLeft w:val="0"/>
                  <w:marRight w:val="0"/>
                  <w:marTop w:val="0"/>
                  <w:marBottom w:val="0"/>
                  <w:divBdr>
                    <w:top w:val="none" w:sz="0" w:space="0" w:color="auto"/>
                    <w:left w:val="none" w:sz="0" w:space="0" w:color="auto"/>
                    <w:bottom w:val="none" w:sz="0" w:space="0" w:color="auto"/>
                    <w:right w:val="none" w:sz="0" w:space="0" w:color="auto"/>
                  </w:divBdr>
                </w:div>
                <w:div w:id="304742747">
                  <w:marLeft w:val="0"/>
                  <w:marRight w:val="0"/>
                  <w:marTop w:val="0"/>
                  <w:marBottom w:val="0"/>
                  <w:divBdr>
                    <w:top w:val="none" w:sz="0" w:space="0" w:color="auto"/>
                    <w:left w:val="none" w:sz="0" w:space="0" w:color="auto"/>
                    <w:bottom w:val="none" w:sz="0" w:space="0" w:color="auto"/>
                    <w:right w:val="none" w:sz="0" w:space="0" w:color="auto"/>
                  </w:divBdr>
                </w:div>
                <w:div w:id="305597222">
                  <w:marLeft w:val="0"/>
                  <w:marRight w:val="0"/>
                  <w:marTop w:val="0"/>
                  <w:marBottom w:val="0"/>
                  <w:divBdr>
                    <w:top w:val="none" w:sz="0" w:space="0" w:color="auto"/>
                    <w:left w:val="none" w:sz="0" w:space="0" w:color="auto"/>
                    <w:bottom w:val="none" w:sz="0" w:space="0" w:color="auto"/>
                    <w:right w:val="none" w:sz="0" w:space="0" w:color="auto"/>
                  </w:divBdr>
                </w:div>
                <w:div w:id="306209224">
                  <w:marLeft w:val="0"/>
                  <w:marRight w:val="0"/>
                  <w:marTop w:val="0"/>
                  <w:marBottom w:val="0"/>
                  <w:divBdr>
                    <w:top w:val="none" w:sz="0" w:space="0" w:color="auto"/>
                    <w:left w:val="none" w:sz="0" w:space="0" w:color="auto"/>
                    <w:bottom w:val="none" w:sz="0" w:space="0" w:color="auto"/>
                    <w:right w:val="none" w:sz="0" w:space="0" w:color="auto"/>
                  </w:divBdr>
                </w:div>
                <w:div w:id="306670709">
                  <w:marLeft w:val="0"/>
                  <w:marRight w:val="0"/>
                  <w:marTop w:val="0"/>
                  <w:marBottom w:val="0"/>
                  <w:divBdr>
                    <w:top w:val="none" w:sz="0" w:space="0" w:color="auto"/>
                    <w:left w:val="none" w:sz="0" w:space="0" w:color="auto"/>
                    <w:bottom w:val="none" w:sz="0" w:space="0" w:color="auto"/>
                    <w:right w:val="none" w:sz="0" w:space="0" w:color="auto"/>
                  </w:divBdr>
                </w:div>
                <w:div w:id="307785123">
                  <w:marLeft w:val="0"/>
                  <w:marRight w:val="0"/>
                  <w:marTop w:val="0"/>
                  <w:marBottom w:val="0"/>
                  <w:divBdr>
                    <w:top w:val="none" w:sz="0" w:space="0" w:color="auto"/>
                    <w:left w:val="none" w:sz="0" w:space="0" w:color="auto"/>
                    <w:bottom w:val="none" w:sz="0" w:space="0" w:color="auto"/>
                    <w:right w:val="none" w:sz="0" w:space="0" w:color="auto"/>
                  </w:divBdr>
                </w:div>
                <w:div w:id="308098796">
                  <w:marLeft w:val="0"/>
                  <w:marRight w:val="0"/>
                  <w:marTop w:val="0"/>
                  <w:marBottom w:val="0"/>
                  <w:divBdr>
                    <w:top w:val="none" w:sz="0" w:space="0" w:color="auto"/>
                    <w:left w:val="none" w:sz="0" w:space="0" w:color="auto"/>
                    <w:bottom w:val="none" w:sz="0" w:space="0" w:color="auto"/>
                    <w:right w:val="none" w:sz="0" w:space="0" w:color="auto"/>
                  </w:divBdr>
                </w:div>
                <w:div w:id="310445671">
                  <w:marLeft w:val="0"/>
                  <w:marRight w:val="0"/>
                  <w:marTop w:val="0"/>
                  <w:marBottom w:val="0"/>
                  <w:divBdr>
                    <w:top w:val="none" w:sz="0" w:space="0" w:color="auto"/>
                    <w:left w:val="none" w:sz="0" w:space="0" w:color="auto"/>
                    <w:bottom w:val="none" w:sz="0" w:space="0" w:color="auto"/>
                    <w:right w:val="none" w:sz="0" w:space="0" w:color="auto"/>
                  </w:divBdr>
                </w:div>
                <w:div w:id="310793256">
                  <w:marLeft w:val="0"/>
                  <w:marRight w:val="0"/>
                  <w:marTop w:val="0"/>
                  <w:marBottom w:val="0"/>
                  <w:divBdr>
                    <w:top w:val="none" w:sz="0" w:space="0" w:color="auto"/>
                    <w:left w:val="none" w:sz="0" w:space="0" w:color="auto"/>
                    <w:bottom w:val="none" w:sz="0" w:space="0" w:color="auto"/>
                    <w:right w:val="none" w:sz="0" w:space="0" w:color="auto"/>
                  </w:divBdr>
                </w:div>
                <w:div w:id="311102000">
                  <w:marLeft w:val="0"/>
                  <w:marRight w:val="0"/>
                  <w:marTop w:val="0"/>
                  <w:marBottom w:val="0"/>
                  <w:divBdr>
                    <w:top w:val="none" w:sz="0" w:space="0" w:color="auto"/>
                    <w:left w:val="none" w:sz="0" w:space="0" w:color="auto"/>
                    <w:bottom w:val="none" w:sz="0" w:space="0" w:color="auto"/>
                    <w:right w:val="none" w:sz="0" w:space="0" w:color="auto"/>
                  </w:divBdr>
                </w:div>
                <w:div w:id="311372886">
                  <w:marLeft w:val="0"/>
                  <w:marRight w:val="0"/>
                  <w:marTop w:val="0"/>
                  <w:marBottom w:val="0"/>
                  <w:divBdr>
                    <w:top w:val="none" w:sz="0" w:space="0" w:color="auto"/>
                    <w:left w:val="none" w:sz="0" w:space="0" w:color="auto"/>
                    <w:bottom w:val="none" w:sz="0" w:space="0" w:color="auto"/>
                    <w:right w:val="none" w:sz="0" w:space="0" w:color="auto"/>
                  </w:divBdr>
                </w:div>
                <w:div w:id="311570764">
                  <w:marLeft w:val="0"/>
                  <w:marRight w:val="0"/>
                  <w:marTop w:val="0"/>
                  <w:marBottom w:val="0"/>
                  <w:divBdr>
                    <w:top w:val="none" w:sz="0" w:space="0" w:color="auto"/>
                    <w:left w:val="none" w:sz="0" w:space="0" w:color="auto"/>
                    <w:bottom w:val="none" w:sz="0" w:space="0" w:color="auto"/>
                    <w:right w:val="none" w:sz="0" w:space="0" w:color="auto"/>
                  </w:divBdr>
                </w:div>
                <w:div w:id="311763874">
                  <w:marLeft w:val="0"/>
                  <w:marRight w:val="0"/>
                  <w:marTop w:val="0"/>
                  <w:marBottom w:val="0"/>
                  <w:divBdr>
                    <w:top w:val="none" w:sz="0" w:space="0" w:color="auto"/>
                    <w:left w:val="none" w:sz="0" w:space="0" w:color="auto"/>
                    <w:bottom w:val="none" w:sz="0" w:space="0" w:color="auto"/>
                    <w:right w:val="none" w:sz="0" w:space="0" w:color="auto"/>
                  </w:divBdr>
                </w:div>
                <w:div w:id="313527297">
                  <w:marLeft w:val="0"/>
                  <w:marRight w:val="0"/>
                  <w:marTop w:val="0"/>
                  <w:marBottom w:val="0"/>
                  <w:divBdr>
                    <w:top w:val="none" w:sz="0" w:space="0" w:color="auto"/>
                    <w:left w:val="none" w:sz="0" w:space="0" w:color="auto"/>
                    <w:bottom w:val="none" w:sz="0" w:space="0" w:color="auto"/>
                    <w:right w:val="none" w:sz="0" w:space="0" w:color="auto"/>
                  </w:divBdr>
                </w:div>
                <w:div w:id="313607750">
                  <w:marLeft w:val="0"/>
                  <w:marRight w:val="0"/>
                  <w:marTop w:val="0"/>
                  <w:marBottom w:val="0"/>
                  <w:divBdr>
                    <w:top w:val="none" w:sz="0" w:space="0" w:color="auto"/>
                    <w:left w:val="none" w:sz="0" w:space="0" w:color="auto"/>
                    <w:bottom w:val="none" w:sz="0" w:space="0" w:color="auto"/>
                    <w:right w:val="none" w:sz="0" w:space="0" w:color="auto"/>
                  </w:divBdr>
                </w:div>
                <w:div w:id="315109167">
                  <w:marLeft w:val="0"/>
                  <w:marRight w:val="0"/>
                  <w:marTop w:val="0"/>
                  <w:marBottom w:val="0"/>
                  <w:divBdr>
                    <w:top w:val="none" w:sz="0" w:space="0" w:color="auto"/>
                    <w:left w:val="none" w:sz="0" w:space="0" w:color="auto"/>
                    <w:bottom w:val="none" w:sz="0" w:space="0" w:color="auto"/>
                    <w:right w:val="none" w:sz="0" w:space="0" w:color="auto"/>
                  </w:divBdr>
                </w:div>
                <w:div w:id="316148743">
                  <w:marLeft w:val="0"/>
                  <w:marRight w:val="0"/>
                  <w:marTop w:val="0"/>
                  <w:marBottom w:val="0"/>
                  <w:divBdr>
                    <w:top w:val="none" w:sz="0" w:space="0" w:color="auto"/>
                    <w:left w:val="none" w:sz="0" w:space="0" w:color="auto"/>
                    <w:bottom w:val="none" w:sz="0" w:space="0" w:color="auto"/>
                    <w:right w:val="none" w:sz="0" w:space="0" w:color="auto"/>
                  </w:divBdr>
                </w:div>
                <w:div w:id="316766429">
                  <w:marLeft w:val="0"/>
                  <w:marRight w:val="0"/>
                  <w:marTop w:val="0"/>
                  <w:marBottom w:val="0"/>
                  <w:divBdr>
                    <w:top w:val="none" w:sz="0" w:space="0" w:color="auto"/>
                    <w:left w:val="none" w:sz="0" w:space="0" w:color="auto"/>
                    <w:bottom w:val="none" w:sz="0" w:space="0" w:color="auto"/>
                    <w:right w:val="none" w:sz="0" w:space="0" w:color="auto"/>
                  </w:divBdr>
                </w:div>
                <w:div w:id="317854721">
                  <w:marLeft w:val="0"/>
                  <w:marRight w:val="0"/>
                  <w:marTop w:val="0"/>
                  <w:marBottom w:val="0"/>
                  <w:divBdr>
                    <w:top w:val="none" w:sz="0" w:space="0" w:color="auto"/>
                    <w:left w:val="none" w:sz="0" w:space="0" w:color="auto"/>
                    <w:bottom w:val="none" w:sz="0" w:space="0" w:color="auto"/>
                    <w:right w:val="none" w:sz="0" w:space="0" w:color="auto"/>
                  </w:divBdr>
                </w:div>
                <w:div w:id="318272072">
                  <w:marLeft w:val="0"/>
                  <w:marRight w:val="0"/>
                  <w:marTop w:val="0"/>
                  <w:marBottom w:val="0"/>
                  <w:divBdr>
                    <w:top w:val="none" w:sz="0" w:space="0" w:color="auto"/>
                    <w:left w:val="none" w:sz="0" w:space="0" w:color="auto"/>
                    <w:bottom w:val="none" w:sz="0" w:space="0" w:color="auto"/>
                    <w:right w:val="none" w:sz="0" w:space="0" w:color="auto"/>
                  </w:divBdr>
                </w:div>
                <w:div w:id="319312596">
                  <w:marLeft w:val="0"/>
                  <w:marRight w:val="0"/>
                  <w:marTop w:val="0"/>
                  <w:marBottom w:val="0"/>
                  <w:divBdr>
                    <w:top w:val="none" w:sz="0" w:space="0" w:color="auto"/>
                    <w:left w:val="none" w:sz="0" w:space="0" w:color="auto"/>
                    <w:bottom w:val="none" w:sz="0" w:space="0" w:color="auto"/>
                    <w:right w:val="none" w:sz="0" w:space="0" w:color="auto"/>
                  </w:divBdr>
                </w:div>
                <w:div w:id="320232882">
                  <w:marLeft w:val="0"/>
                  <w:marRight w:val="0"/>
                  <w:marTop w:val="0"/>
                  <w:marBottom w:val="0"/>
                  <w:divBdr>
                    <w:top w:val="none" w:sz="0" w:space="0" w:color="auto"/>
                    <w:left w:val="none" w:sz="0" w:space="0" w:color="auto"/>
                    <w:bottom w:val="none" w:sz="0" w:space="0" w:color="auto"/>
                    <w:right w:val="none" w:sz="0" w:space="0" w:color="auto"/>
                  </w:divBdr>
                </w:div>
                <w:div w:id="320351512">
                  <w:marLeft w:val="0"/>
                  <w:marRight w:val="0"/>
                  <w:marTop w:val="0"/>
                  <w:marBottom w:val="0"/>
                  <w:divBdr>
                    <w:top w:val="none" w:sz="0" w:space="0" w:color="auto"/>
                    <w:left w:val="none" w:sz="0" w:space="0" w:color="auto"/>
                    <w:bottom w:val="none" w:sz="0" w:space="0" w:color="auto"/>
                    <w:right w:val="none" w:sz="0" w:space="0" w:color="auto"/>
                  </w:divBdr>
                </w:div>
                <w:div w:id="320503693">
                  <w:marLeft w:val="0"/>
                  <w:marRight w:val="0"/>
                  <w:marTop w:val="0"/>
                  <w:marBottom w:val="0"/>
                  <w:divBdr>
                    <w:top w:val="none" w:sz="0" w:space="0" w:color="auto"/>
                    <w:left w:val="none" w:sz="0" w:space="0" w:color="auto"/>
                    <w:bottom w:val="none" w:sz="0" w:space="0" w:color="auto"/>
                    <w:right w:val="none" w:sz="0" w:space="0" w:color="auto"/>
                  </w:divBdr>
                </w:div>
                <w:div w:id="320894069">
                  <w:marLeft w:val="0"/>
                  <w:marRight w:val="0"/>
                  <w:marTop w:val="0"/>
                  <w:marBottom w:val="0"/>
                  <w:divBdr>
                    <w:top w:val="none" w:sz="0" w:space="0" w:color="auto"/>
                    <w:left w:val="none" w:sz="0" w:space="0" w:color="auto"/>
                    <w:bottom w:val="none" w:sz="0" w:space="0" w:color="auto"/>
                    <w:right w:val="none" w:sz="0" w:space="0" w:color="auto"/>
                  </w:divBdr>
                </w:div>
                <w:div w:id="321665053">
                  <w:marLeft w:val="0"/>
                  <w:marRight w:val="0"/>
                  <w:marTop w:val="0"/>
                  <w:marBottom w:val="0"/>
                  <w:divBdr>
                    <w:top w:val="none" w:sz="0" w:space="0" w:color="auto"/>
                    <w:left w:val="none" w:sz="0" w:space="0" w:color="auto"/>
                    <w:bottom w:val="none" w:sz="0" w:space="0" w:color="auto"/>
                    <w:right w:val="none" w:sz="0" w:space="0" w:color="auto"/>
                  </w:divBdr>
                </w:div>
                <w:div w:id="321783095">
                  <w:marLeft w:val="0"/>
                  <w:marRight w:val="0"/>
                  <w:marTop w:val="0"/>
                  <w:marBottom w:val="0"/>
                  <w:divBdr>
                    <w:top w:val="none" w:sz="0" w:space="0" w:color="auto"/>
                    <w:left w:val="none" w:sz="0" w:space="0" w:color="auto"/>
                    <w:bottom w:val="none" w:sz="0" w:space="0" w:color="auto"/>
                    <w:right w:val="none" w:sz="0" w:space="0" w:color="auto"/>
                  </w:divBdr>
                </w:div>
                <w:div w:id="322048618">
                  <w:marLeft w:val="0"/>
                  <w:marRight w:val="0"/>
                  <w:marTop w:val="0"/>
                  <w:marBottom w:val="0"/>
                  <w:divBdr>
                    <w:top w:val="none" w:sz="0" w:space="0" w:color="auto"/>
                    <w:left w:val="none" w:sz="0" w:space="0" w:color="auto"/>
                    <w:bottom w:val="none" w:sz="0" w:space="0" w:color="auto"/>
                    <w:right w:val="none" w:sz="0" w:space="0" w:color="auto"/>
                  </w:divBdr>
                </w:div>
                <w:div w:id="322201297">
                  <w:marLeft w:val="0"/>
                  <w:marRight w:val="0"/>
                  <w:marTop w:val="0"/>
                  <w:marBottom w:val="0"/>
                  <w:divBdr>
                    <w:top w:val="none" w:sz="0" w:space="0" w:color="auto"/>
                    <w:left w:val="none" w:sz="0" w:space="0" w:color="auto"/>
                    <w:bottom w:val="none" w:sz="0" w:space="0" w:color="auto"/>
                    <w:right w:val="none" w:sz="0" w:space="0" w:color="auto"/>
                  </w:divBdr>
                </w:div>
                <w:div w:id="324285811">
                  <w:marLeft w:val="0"/>
                  <w:marRight w:val="0"/>
                  <w:marTop w:val="0"/>
                  <w:marBottom w:val="0"/>
                  <w:divBdr>
                    <w:top w:val="none" w:sz="0" w:space="0" w:color="auto"/>
                    <w:left w:val="none" w:sz="0" w:space="0" w:color="auto"/>
                    <w:bottom w:val="none" w:sz="0" w:space="0" w:color="auto"/>
                    <w:right w:val="none" w:sz="0" w:space="0" w:color="auto"/>
                  </w:divBdr>
                </w:div>
                <w:div w:id="324550568">
                  <w:marLeft w:val="0"/>
                  <w:marRight w:val="0"/>
                  <w:marTop w:val="0"/>
                  <w:marBottom w:val="0"/>
                  <w:divBdr>
                    <w:top w:val="none" w:sz="0" w:space="0" w:color="auto"/>
                    <w:left w:val="none" w:sz="0" w:space="0" w:color="auto"/>
                    <w:bottom w:val="none" w:sz="0" w:space="0" w:color="auto"/>
                    <w:right w:val="none" w:sz="0" w:space="0" w:color="auto"/>
                  </w:divBdr>
                </w:div>
                <w:div w:id="325279332">
                  <w:marLeft w:val="0"/>
                  <w:marRight w:val="0"/>
                  <w:marTop w:val="0"/>
                  <w:marBottom w:val="0"/>
                  <w:divBdr>
                    <w:top w:val="none" w:sz="0" w:space="0" w:color="auto"/>
                    <w:left w:val="none" w:sz="0" w:space="0" w:color="auto"/>
                    <w:bottom w:val="none" w:sz="0" w:space="0" w:color="auto"/>
                    <w:right w:val="none" w:sz="0" w:space="0" w:color="auto"/>
                  </w:divBdr>
                </w:div>
                <w:div w:id="326178086">
                  <w:marLeft w:val="0"/>
                  <w:marRight w:val="0"/>
                  <w:marTop w:val="0"/>
                  <w:marBottom w:val="0"/>
                  <w:divBdr>
                    <w:top w:val="none" w:sz="0" w:space="0" w:color="auto"/>
                    <w:left w:val="none" w:sz="0" w:space="0" w:color="auto"/>
                    <w:bottom w:val="none" w:sz="0" w:space="0" w:color="auto"/>
                    <w:right w:val="none" w:sz="0" w:space="0" w:color="auto"/>
                  </w:divBdr>
                </w:div>
                <w:div w:id="326598493">
                  <w:marLeft w:val="0"/>
                  <w:marRight w:val="0"/>
                  <w:marTop w:val="0"/>
                  <w:marBottom w:val="0"/>
                  <w:divBdr>
                    <w:top w:val="none" w:sz="0" w:space="0" w:color="auto"/>
                    <w:left w:val="none" w:sz="0" w:space="0" w:color="auto"/>
                    <w:bottom w:val="none" w:sz="0" w:space="0" w:color="auto"/>
                    <w:right w:val="none" w:sz="0" w:space="0" w:color="auto"/>
                  </w:divBdr>
                </w:div>
                <w:div w:id="327446723">
                  <w:marLeft w:val="0"/>
                  <w:marRight w:val="0"/>
                  <w:marTop w:val="0"/>
                  <w:marBottom w:val="0"/>
                  <w:divBdr>
                    <w:top w:val="none" w:sz="0" w:space="0" w:color="auto"/>
                    <w:left w:val="none" w:sz="0" w:space="0" w:color="auto"/>
                    <w:bottom w:val="none" w:sz="0" w:space="0" w:color="auto"/>
                    <w:right w:val="none" w:sz="0" w:space="0" w:color="auto"/>
                  </w:divBdr>
                </w:div>
                <w:div w:id="327752223">
                  <w:marLeft w:val="0"/>
                  <w:marRight w:val="0"/>
                  <w:marTop w:val="0"/>
                  <w:marBottom w:val="0"/>
                  <w:divBdr>
                    <w:top w:val="none" w:sz="0" w:space="0" w:color="auto"/>
                    <w:left w:val="none" w:sz="0" w:space="0" w:color="auto"/>
                    <w:bottom w:val="none" w:sz="0" w:space="0" w:color="auto"/>
                    <w:right w:val="none" w:sz="0" w:space="0" w:color="auto"/>
                  </w:divBdr>
                </w:div>
                <w:div w:id="328099062">
                  <w:marLeft w:val="0"/>
                  <w:marRight w:val="0"/>
                  <w:marTop w:val="0"/>
                  <w:marBottom w:val="0"/>
                  <w:divBdr>
                    <w:top w:val="none" w:sz="0" w:space="0" w:color="auto"/>
                    <w:left w:val="none" w:sz="0" w:space="0" w:color="auto"/>
                    <w:bottom w:val="none" w:sz="0" w:space="0" w:color="auto"/>
                    <w:right w:val="none" w:sz="0" w:space="0" w:color="auto"/>
                  </w:divBdr>
                </w:div>
                <w:div w:id="329066113">
                  <w:marLeft w:val="0"/>
                  <w:marRight w:val="0"/>
                  <w:marTop w:val="0"/>
                  <w:marBottom w:val="0"/>
                  <w:divBdr>
                    <w:top w:val="none" w:sz="0" w:space="0" w:color="auto"/>
                    <w:left w:val="none" w:sz="0" w:space="0" w:color="auto"/>
                    <w:bottom w:val="none" w:sz="0" w:space="0" w:color="auto"/>
                    <w:right w:val="none" w:sz="0" w:space="0" w:color="auto"/>
                  </w:divBdr>
                </w:div>
                <w:div w:id="330108039">
                  <w:marLeft w:val="0"/>
                  <w:marRight w:val="0"/>
                  <w:marTop w:val="0"/>
                  <w:marBottom w:val="0"/>
                  <w:divBdr>
                    <w:top w:val="none" w:sz="0" w:space="0" w:color="auto"/>
                    <w:left w:val="none" w:sz="0" w:space="0" w:color="auto"/>
                    <w:bottom w:val="none" w:sz="0" w:space="0" w:color="auto"/>
                    <w:right w:val="none" w:sz="0" w:space="0" w:color="auto"/>
                  </w:divBdr>
                </w:div>
                <w:div w:id="330183651">
                  <w:marLeft w:val="0"/>
                  <w:marRight w:val="0"/>
                  <w:marTop w:val="0"/>
                  <w:marBottom w:val="0"/>
                  <w:divBdr>
                    <w:top w:val="none" w:sz="0" w:space="0" w:color="auto"/>
                    <w:left w:val="none" w:sz="0" w:space="0" w:color="auto"/>
                    <w:bottom w:val="none" w:sz="0" w:space="0" w:color="auto"/>
                    <w:right w:val="none" w:sz="0" w:space="0" w:color="auto"/>
                  </w:divBdr>
                </w:div>
                <w:div w:id="330833285">
                  <w:marLeft w:val="0"/>
                  <w:marRight w:val="0"/>
                  <w:marTop w:val="0"/>
                  <w:marBottom w:val="0"/>
                  <w:divBdr>
                    <w:top w:val="none" w:sz="0" w:space="0" w:color="auto"/>
                    <w:left w:val="none" w:sz="0" w:space="0" w:color="auto"/>
                    <w:bottom w:val="none" w:sz="0" w:space="0" w:color="auto"/>
                    <w:right w:val="none" w:sz="0" w:space="0" w:color="auto"/>
                  </w:divBdr>
                </w:div>
                <w:div w:id="331489312">
                  <w:marLeft w:val="0"/>
                  <w:marRight w:val="0"/>
                  <w:marTop w:val="0"/>
                  <w:marBottom w:val="0"/>
                  <w:divBdr>
                    <w:top w:val="none" w:sz="0" w:space="0" w:color="auto"/>
                    <w:left w:val="none" w:sz="0" w:space="0" w:color="auto"/>
                    <w:bottom w:val="none" w:sz="0" w:space="0" w:color="auto"/>
                    <w:right w:val="none" w:sz="0" w:space="0" w:color="auto"/>
                  </w:divBdr>
                </w:div>
                <w:div w:id="332102287">
                  <w:marLeft w:val="0"/>
                  <w:marRight w:val="0"/>
                  <w:marTop w:val="0"/>
                  <w:marBottom w:val="0"/>
                  <w:divBdr>
                    <w:top w:val="none" w:sz="0" w:space="0" w:color="auto"/>
                    <w:left w:val="none" w:sz="0" w:space="0" w:color="auto"/>
                    <w:bottom w:val="none" w:sz="0" w:space="0" w:color="auto"/>
                    <w:right w:val="none" w:sz="0" w:space="0" w:color="auto"/>
                  </w:divBdr>
                </w:div>
                <w:div w:id="332149076">
                  <w:marLeft w:val="0"/>
                  <w:marRight w:val="0"/>
                  <w:marTop w:val="0"/>
                  <w:marBottom w:val="0"/>
                  <w:divBdr>
                    <w:top w:val="none" w:sz="0" w:space="0" w:color="auto"/>
                    <w:left w:val="none" w:sz="0" w:space="0" w:color="auto"/>
                    <w:bottom w:val="none" w:sz="0" w:space="0" w:color="auto"/>
                    <w:right w:val="none" w:sz="0" w:space="0" w:color="auto"/>
                  </w:divBdr>
                </w:div>
                <w:div w:id="332222813">
                  <w:marLeft w:val="0"/>
                  <w:marRight w:val="0"/>
                  <w:marTop w:val="0"/>
                  <w:marBottom w:val="0"/>
                  <w:divBdr>
                    <w:top w:val="none" w:sz="0" w:space="0" w:color="auto"/>
                    <w:left w:val="none" w:sz="0" w:space="0" w:color="auto"/>
                    <w:bottom w:val="none" w:sz="0" w:space="0" w:color="auto"/>
                    <w:right w:val="none" w:sz="0" w:space="0" w:color="auto"/>
                  </w:divBdr>
                </w:div>
                <w:div w:id="332223239">
                  <w:marLeft w:val="0"/>
                  <w:marRight w:val="0"/>
                  <w:marTop w:val="0"/>
                  <w:marBottom w:val="0"/>
                  <w:divBdr>
                    <w:top w:val="none" w:sz="0" w:space="0" w:color="auto"/>
                    <w:left w:val="none" w:sz="0" w:space="0" w:color="auto"/>
                    <w:bottom w:val="none" w:sz="0" w:space="0" w:color="auto"/>
                    <w:right w:val="none" w:sz="0" w:space="0" w:color="auto"/>
                  </w:divBdr>
                </w:div>
                <w:div w:id="332339718">
                  <w:marLeft w:val="0"/>
                  <w:marRight w:val="0"/>
                  <w:marTop w:val="0"/>
                  <w:marBottom w:val="0"/>
                  <w:divBdr>
                    <w:top w:val="none" w:sz="0" w:space="0" w:color="auto"/>
                    <w:left w:val="none" w:sz="0" w:space="0" w:color="auto"/>
                    <w:bottom w:val="none" w:sz="0" w:space="0" w:color="auto"/>
                    <w:right w:val="none" w:sz="0" w:space="0" w:color="auto"/>
                  </w:divBdr>
                </w:div>
                <w:div w:id="332804243">
                  <w:marLeft w:val="0"/>
                  <w:marRight w:val="0"/>
                  <w:marTop w:val="0"/>
                  <w:marBottom w:val="0"/>
                  <w:divBdr>
                    <w:top w:val="none" w:sz="0" w:space="0" w:color="auto"/>
                    <w:left w:val="none" w:sz="0" w:space="0" w:color="auto"/>
                    <w:bottom w:val="none" w:sz="0" w:space="0" w:color="auto"/>
                    <w:right w:val="none" w:sz="0" w:space="0" w:color="auto"/>
                  </w:divBdr>
                </w:div>
                <w:div w:id="333578304">
                  <w:marLeft w:val="0"/>
                  <w:marRight w:val="0"/>
                  <w:marTop w:val="0"/>
                  <w:marBottom w:val="0"/>
                  <w:divBdr>
                    <w:top w:val="none" w:sz="0" w:space="0" w:color="auto"/>
                    <w:left w:val="none" w:sz="0" w:space="0" w:color="auto"/>
                    <w:bottom w:val="none" w:sz="0" w:space="0" w:color="auto"/>
                    <w:right w:val="none" w:sz="0" w:space="0" w:color="auto"/>
                  </w:divBdr>
                </w:div>
                <w:div w:id="333845409">
                  <w:marLeft w:val="0"/>
                  <w:marRight w:val="0"/>
                  <w:marTop w:val="0"/>
                  <w:marBottom w:val="0"/>
                  <w:divBdr>
                    <w:top w:val="none" w:sz="0" w:space="0" w:color="auto"/>
                    <w:left w:val="none" w:sz="0" w:space="0" w:color="auto"/>
                    <w:bottom w:val="none" w:sz="0" w:space="0" w:color="auto"/>
                    <w:right w:val="none" w:sz="0" w:space="0" w:color="auto"/>
                  </w:divBdr>
                </w:div>
                <w:div w:id="333848835">
                  <w:marLeft w:val="0"/>
                  <w:marRight w:val="0"/>
                  <w:marTop w:val="0"/>
                  <w:marBottom w:val="0"/>
                  <w:divBdr>
                    <w:top w:val="none" w:sz="0" w:space="0" w:color="auto"/>
                    <w:left w:val="none" w:sz="0" w:space="0" w:color="auto"/>
                    <w:bottom w:val="none" w:sz="0" w:space="0" w:color="auto"/>
                    <w:right w:val="none" w:sz="0" w:space="0" w:color="auto"/>
                  </w:divBdr>
                </w:div>
                <w:div w:id="334189190">
                  <w:marLeft w:val="0"/>
                  <w:marRight w:val="0"/>
                  <w:marTop w:val="0"/>
                  <w:marBottom w:val="0"/>
                  <w:divBdr>
                    <w:top w:val="none" w:sz="0" w:space="0" w:color="auto"/>
                    <w:left w:val="none" w:sz="0" w:space="0" w:color="auto"/>
                    <w:bottom w:val="none" w:sz="0" w:space="0" w:color="auto"/>
                    <w:right w:val="none" w:sz="0" w:space="0" w:color="auto"/>
                  </w:divBdr>
                </w:div>
                <w:div w:id="334721978">
                  <w:marLeft w:val="0"/>
                  <w:marRight w:val="0"/>
                  <w:marTop w:val="0"/>
                  <w:marBottom w:val="0"/>
                  <w:divBdr>
                    <w:top w:val="none" w:sz="0" w:space="0" w:color="auto"/>
                    <w:left w:val="none" w:sz="0" w:space="0" w:color="auto"/>
                    <w:bottom w:val="none" w:sz="0" w:space="0" w:color="auto"/>
                    <w:right w:val="none" w:sz="0" w:space="0" w:color="auto"/>
                  </w:divBdr>
                </w:div>
                <w:div w:id="336226408">
                  <w:marLeft w:val="0"/>
                  <w:marRight w:val="0"/>
                  <w:marTop w:val="0"/>
                  <w:marBottom w:val="0"/>
                  <w:divBdr>
                    <w:top w:val="none" w:sz="0" w:space="0" w:color="auto"/>
                    <w:left w:val="none" w:sz="0" w:space="0" w:color="auto"/>
                    <w:bottom w:val="none" w:sz="0" w:space="0" w:color="auto"/>
                    <w:right w:val="none" w:sz="0" w:space="0" w:color="auto"/>
                  </w:divBdr>
                </w:div>
                <w:div w:id="337536087">
                  <w:marLeft w:val="0"/>
                  <w:marRight w:val="0"/>
                  <w:marTop w:val="0"/>
                  <w:marBottom w:val="0"/>
                  <w:divBdr>
                    <w:top w:val="none" w:sz="0" w:space="0" w:color="auto"/>
                    <w:left w:val="none" w:sz="0" w:space="0" w:color="auto"/>
                    <w:bottom w:val="none" w:sz="0" w:space="0" w:color="auto"/>
                    <w:right w:val="none" w:sz="0" w:space="0" w:color="auto"/>
                  </w:divBdr>
                </w:div>
                <w:div w:id="338387072">
                  <w:marLeft w:val="0"/>
                  <w:marRight w:val="0"/>
                  <w:marTop w:val="0"/>
                  <w:marBottom w:val="0"/>
                  <w:divBdr>
                    <w:top w:val="none" w:sz="0" w:space="0" w:color="auto"/>
                    <w:left w:val="none" w:sz="0" w:space="0" w:color="auto"/>
                    <w:bottom w:val="none" w:sz="0" w:space="0" w:color="auto"/>
                    <w:right w:val="none" w:sz="0" w:space="0" w:color="auto"/>
                  </w:divBdr>
                </w:div>
                <w:div w:id="339163462">
                  <w:marLeft w:val="0"/>
                  <w:marRight w:val="0"/>
                  <w:marTop w:val="0"/>
                  <w:marBottom w:val="0"/>
                  <w:divBdr>
                    <w:top w:val="none" w:sz="0" w:space="0" w:color="auto"/>
                    <w:left w:val="none" w:sz="0" w:space="0" w:color="auto"/>
                    <w:bottom w:val="none" w:sz="0" w:space="0" w:color="auto"/>
                    <w:right w:val="none" w:sz="0" w:space="0" w:color="auto"/>
                  </w:divBdr>
                </w:div>
                <w:div w:id="339435839">
                  <w:marLeft w:val="0"/>
                  <w:marRight w:val="0"/>
                  <w:marTop w:val="0"/>
                  <w:marBottom w:val="0"/>
                  <w:divBdr>
                    <w:top w:val="none" w:sz="0" w:space="0" w:color="auto"/>
                    <w:left w:val="none" w:sz="0" w:space="0" w:color="auto"/>
                    <w:bottom w:val="none" w:sz="0" w:space="0" w:color="auto"/>
                    <w:right w:val="none" w:sz="0" w:space="0" w:color="auto"/>
                  </w:divBdr>
                </w:div>
                <w:div w:id="340858666">
                  <w:marLeft w:val="0"/>
                  <w:marRight w:val="0"/>
                  <w:marTop w:val="0"/>
                  <w:marBottom w:val="0"/>
                  <w:divBdr>
                    <w:top w:val="none" w:sz="0" w:space="0" w:color="auto"/>
                    <w:left w:val="none" w:sz="0" w:space="0" w:color="auto"/>
                    <w:bottom w:val="none" w:sz="0" w:space="0" w:color="auto"/>
                    <w:right w:val="none" w:sz="0" w:space="0" w:color="auto"/>
                  </w:divBdr>
                </w:div>
                <w:div w:id="341199410">
                  <w:marLeft w:val="0"/>
                  <w:marRight w:val="0"/>
                  <w:marTop w:val="0"/>
                  <w:marBottom w:val="0"/>
                  <w:divBdr>
                    <w:top w:val="none" w:sz="0" w:space="0" w:color="auto"/>
                    <w:left w:val="none" w:sz="0" w:space="0" w:color="auto"/>
                    <w:bottom w:val="none" w:sz="0" w:space="0" w:color="auto"/>
                    <w:right w:val="none" w:sz="0" w:space="0" w:color="auto"/>
                  </w:divBdr>
                </w:div>
                <w:div w:id="341320326">
                  <w:marLeft w:val="0"/>
                  <w:marRight w:val="0"/>
                  <w:marTop w:val="0"/>
                  <w:marBottom w:val="0"/>
                  <w:divBdr>
                    <w:top w:val="none" w:sz="0" w:space="0" w:color="auto"/>
                    <w:left w:val="none" w:sz="0" w:space="0" w:color="auto"/>
                    <w:bottom w:val="none" w:sz="0" w:space="0" w:color="auto"/>
                    <w:right w:val="none" w:sz="0" w:space="0" w:color="auto"/>
                  </w:divBdr>
                </w:div>
                <w:div w:id="341591562">
                  <w:marLeft w:val="0"/>
                  <w:marRight w:val="0"/>
                  <w:marTop w:val="0"/>
                  <w:marBottom w:val="0"/>
                  <w:divBdr>
                    <w:top w:val="none" w:sz="0" w:space="0" w:color="auto"/>
                    <w:left w:val="none" w:sz="0" w:space="0" w:color="auto"/>
                    <w:bottom w:val="none" w:sz="0" w:space="0" w:color="auto"/>
                    <w:right w:val="none" w:sz="0" w:space="0" w:color="auto"/>
                  </w:divBdr>
                </w:div>
                <w:div w:id="341929903">
                  <w:marLeft w:val="0"/>
                  <w:marRight w:val="0"/>
                  <w:marTop w:val="0"/>
                  <w:marBottom w:val="0"/>
                  <w:divBdr>
                    <w:top w:val="none" w:sz="0" w:space="0" w:color="auto"/>
                    <w:left w:val="none" w:sz="0" w:space="0" w:color="auto"/>
                    <w:bottom w:val="none" w:sz="0" w:space="0" w:color="auto"/>
                    <w:right w:val="none" w:sz="0" w:space="0" w:color="auto"/>
                  </w:divBdr>
                </w:div>
                <w:div w:id="342980896">
                  <w:marLeft w:val="0"/>
                  <w:marRight w:val="0"/>
                  <w:marTop w:val="0"/>
                  <w:marBottom w:val="0"/>
                  <w:divBdr>
                    <w:top w:val="none" w:sz="0" w:space="0" w:color="auto"/>
                    <w:left w:val="none" w:sz="0" w:space="0" w:color="auto"/>
                    <w:bottom w:val="none" w:sz="0" w:space="0" w:color="auto"/>
                    <w:right w:val="none" w:sz="0" w:space="0" w:color="auto"/>
                  </w:divBdr>
                </w:div>
                <w:div w:id="345402165">
                  <w:marLeft w:val="0"/>
                  <w:marRight w:val="0"/>
                  <w:marTop w:val="0"/>
                  <w:marBottom w:val="0"/>
                  <w:divBdr>
                    <w:top w:val="none" w:sz="0" w:space="0" w:color="auto"/>
                    <w:left w:val="none" w:sz="0" w:space="0" w:color="auto"/>
                    <w:bottom w:val="none" w:sz="0" w:space="0" w:color="auto"/>
                    <w:right w:val="none" w:sz="0" w:space="0" w:color="auto"/>
                  </w:divBdr>
                </w:div>
                <w:div w:id="345592800">
                  <w:marLeft w:val="0"/>
                  <w:marRight w:val="0"/>
                  <w:marTop w:val="0"/>
                  <w:marBottom w:val="0"/>
                  <w:divBdr>
                    <w:top w:val="none" w:sz="0" w:space="0" w:color="auto"/>
                    <w:left w:val="none" w:sz="0" w:space="0" w:color="auto"/>
                    <w:bottom w:val="none" w:sz="0" w:space="0" w:color="auto"/>
                    <w:right w:val="none" w:sz="0" w:space="0" w:color="auto"/>
                  </w:divBdr>
                </w:div>
                <w:div w:id="346105746">
                  <w:marLeft w:val="0"/>
                  <w:marRight w:val="0"/>
                  <w:marTop w:val="0"/>
                  <w:marBottom w:val="0"/>
                  <w:divBdr>
                    <w:top w:val="none" w:sz="0" w:space="0" w:color="auto"/>
                    <w:left w:val="none" w:sz="0" w:space="0" w:color="auto"/>
                    <w:bottom w:val="none" w:sz="0" w:space="0" w:color="auto"/>
                    <w:right w:val="none" w:sz="0" w:space="0" w:color="auto"/>
                  </w:divBdr>
                </w:div>
                <w:div w:id="346298815">
                  <w:marLeft w:val="0"/>
                  <w:marRight w:val="0"/>
                  <w:marTop w:val="0"/>
                  <w:marBottom w:val="0"/>
                  <w:divBdr>
                    <w:top w:val="none" w:sz="0" w:space="0" w:color="auto"/>
                    <w:left w:val="none" w:sz="0" w:space="0" w:color="auto"/>
                    <w:bottom w:val="none" w:sz="0" w:space="0" w:color="auto"/>
                    <w:right w:val="none" w:sz="0" w:space="0" w:color="auto"/>
                  </w:divBdr>
                </w:div>
                <w:div w:id="346371443">
                  <w:marLeft w:val="0"/>
                  <w:marRight w:val="0"/>
                  <w:marTop w:val="0"/>
                  <w:marBottom w:val="0"/>
                  <w:divBdr>
                    <w:top w:val="none" w:sz="0" w:space="0" w:color="auto"/>
                    <w:left w:val="none" w:sz="0" w:space="0" w:color="auto"/>
                    <w:bottom w:val="none" w:sz="0" w:space="0" w:color="auto"/>
                    <w:right w:val="none" w:sz="0" w:space="0" w:color="auto"/>
                  </w:divBdr>
                </w:div>
                <w:div w:id="346491602">
                  <w:marLeft w:val="0"/>
                  <w:marRight w:val="0"/>
                  <w:marTop w:val="0"/>
                  <w:marBottom w:val="0"/>
                  <w:divBdr>
                    <w:top w:val="none" w:sz="0" w:space="0" w:color="auto"/>
                    <w:left w:val="none" w:sz="0" w:space="0" w:color="auto"/>
                    <w:bottom w:val="none" w:sz="0" w:space="0" w:color="auto"/>
                    <w:right w:val="none" w:sz="0" w:space="0" w:color="auto"/>
                  </w:divBdr>
                </w:div>
                <w:div w:id="347685628">
                  <w:marLeft w:val="0"/>
                  <w:marRight w:val="0"/>
                  <w:marTop w:val="0"/>
                  <w:marBottom w:val="0"/>
                  <w:divBdr>
                    <w:top w:val="none" w:sz="0" w:space="0" w:color="auto"/>
                    <w:left w:val="none" w:sz="0" w:space="0" w:color="auto"/>
                    <w:bottom w:val="none" w:sz="0" w:space="0" w:color="auto"/>
                    <w:right w:val="none" w:sz="0" w:space="0" w:color="auto"/>
                  </w:divBdr>
                </w:div>
                <w:div w:id="349599727">
                  <w:marLeft w:val="0"/>
                  <w:marRight w:val="0"/>
                  <w:marTop w:val="0"/>
                  <w:marBottom w:val="0"/>
                  <w:divBdr>
                    <w:top w:val="none" w:sz="0" w:space="0" w:color="auto"/>
                    <w:left w:val="none" w:sz="0" w:space="0" w:color="auto"/>
                    <w:bottom w:val="none" w:sz="0" w:space="0" w:color="auto"/>
                    <w:right w:val="none" w:sz="0" w:space="0" w:color="auto"/>
                  </w:divBdr>
                </w:div>
                <w:div w:id="350188798">
                  <w:marLeft w:val="0"/>
                  <w:marRight w:val="0"/>
                  <w:marTop w:val="0"/>
                  <w:marBottom w:val="0"/>
                  <w:divBdr>
                    <w:top w:val="none" w:sz="0" w:space="0" w:color="auto"/>
                    <w:left w:val="none" w:sz="0" w:space="0" w:color="auto"/>
                    <w:bottom w:val="none" w:sz="0" w:space="0" w:color="auto"/>
                    <w:right w:val="none" w:sz="0" w:space="0" w:color="auto"/>
                  </w:divBdr>
                </w:div>
                <w:div w:id="350305378">
                  <w:marLeft w:val="0"/>
                  <w:marRight w:val="0"/>
                  <w:marTop w:val="0"/>
                  <w:marBottom w:val="0"/>
                  <w:divBdr>
                    <w:top w:val="none" w:sz="0" w:space="0" w:color="auto"/>
                    <w:left w:val="none" w:sz="0" w:space="0" w:color="auto"/>
                    <w:bottom w:val="none" w:sz="0" w:space="0" w:color="auto"/>
                    <w:right w:val="none" w:sz="0" w:space="0" w:color="auto"/>
                  </w:divBdr>
                </w:div>
                <w:div w:id="350377921">
                  <w:marLeft w:val="0"/>
                  <w:marRight w:val="0"/>
                  <w:marTop w:val="0"/>
                  <w:marBottom w:val="0"/>
                  <w:divBdr>
                    <w:top w:val="none" w:sz="0" w:space="0" w:color="auto"/>
                    <w:left w:val="none" w:sz="0" w:space="0" w:color="auto"/>
                    <w:bottom w:val="none" w:sz="0" w:space="0" w:color="auto"/>
                    <w:right w:val="none" w:sz="0" w:space="0" w:color="auto"/>
                  </w:divBdr>
                </w:div>
                <w:div w:id="350842879">
                  <w:marLeft w:val="0"/>
                  <w:marRight w:val="0"/>
                  <w:marTop w:val="0"/>
                  <w:marBottom w:val="0"/>
                  <w:divBdr>
                    <w:top w:val="none" w:sz="0" w:space="0" w:color="auto"/>
                    <w:left w:val="none" w:sz="0" w:space="0" w:color="auto"/>
                    <w:bottom w:val="none" w:sz="0" w:space="0" w:color="auto"/>
                    <w:right w:val="none" w:sz="0" w:space="0" w:color="auto"/>
                  </w:divBdr>
                </w:div>
                <w:div w:id="351297002">
                  <w:marLeft w:val="0"/>
                  <w:marRight w:val="0"/>
                  <w:marTop w:val="0"/>
                  <w:marBottom w:val="0"/>
                  <w:divBdr>
                    <w:top w:val="none" w:sz="0" w:space="0" w:color="auto"/>
                    <w:left w:val="none" w:sz="0" w:space="0" w:color="auto"/>
                    <w:bottom w:val="none" w:sz="0" w:space="0" w:color="auto"/>
                    <w:right w:val="none" w:sz="0" w:space="0" w:color="auto"/>
                  </w:divBdr>
                </w:div>
                <w:div w:id="351341494">
                  <w:marLeft w:val="0"/>
                  <w:marRight w:val="0"/>
                  <w:marTop w:val="0"/>
                  <w:marBottom w:val="0"/>
                  <w:divBdr>
                    <w:top w:val="none" w:sz="0" w:space="0" w:color="auto"/>
                    <w:left w:val="none" w:sz="0" w:space="0" w:color="auto"/>
                    <w:bottom w:val="none" w:sz="0" w:space="0" w:color="auto"/>
                    <w:right w:val="none" w:sz="0" w:space="0" w:color="auto"/>
                  </w:divBdr>
                </w:div>
                <w:div w:id="352414836">
                  <w:marLeft w:val="0"/>
                  <w:marRight w:val="0"/>
                  <w:marTop w:val="0"/>
                  <w:marBottom w:val="0"/>
                  <w:divBdr>
                    <w:top w:val="none" w:sz="0" w:space="0" w:color="auto"/>
                    <w:left w:val="none" w:sz="0" w:space="0" w:color="auto"/>
                    <w:bottom w:val="none" w:sz="0" w:space="0" w:color="auto"/>
                    <w:right w:val="none" w:sz="0" w:space="0" w:color="auto"/>
                  </w:divBdr>
                </w:div>
                <w:div w:id="352533967">
                  <w:marLeft w:val="0"/>
                  <w:marRight w:val="0"/>
                  <w:marTop w:val="0"/>
                  <w:marBottom w:val="0"/>
                  <w:divBdr>
                    <w:top w:val="none" w:sz="0" w:space="0" w:color="auto"/>
                    <w:left w:val="none" w:sz="0" w:space="0" w:color="auto"/>
                    <w:bottom w:val="none" w:sz="0" w:space="0" w:color="auto"/>
                    <w:right w:val="none" w:sz="0" w:space="0" w:color="auto"/>
                  </w:divBdr>
                </w:div>
                <w:div w:id="353386250">
                  <w:marLeft w:val="0"/>
                  <w:marRight w:val="0"/>
                  <w:marTop w:val="0"/>
                  <w:marBottom w:val="0"/>
                  <w:divBdr>
                    <w:top w:val="none" w:sz="0" w:space="0" w:color="auto"/>
                    <w:left w:val="none" w:sz="0" w:space="0" w:color="auto"/>
                    <w:bottom w:val="none" w:sz="0" w:space="0" w:color="auto"/>
                    <w:right w:val="none" w:sz="0" w:space="0" w:color="auto"/>
                  </w:divBdr>
                </w:div>
                <w:div w:id="353456613">
                  <w:marLeft w:val="0"/>
                  <w:marRight w:val="0"/>
                  <w:marTop w:val="0"/>
                  <w:marBottom w:val="0"/>
                  <w:divBdr>
                    <w:top w:val="none" w:sz="0" w:space="0" w:color="auto"/>
                    <w:left w:val="none" w:sz="0" w:space="0" w:color="auto"/>
                    <w:bottom w:val="none" w:sz="0" w:space="0" w:color="auto"/>
                    <w:right w:val="none" w:sz="0" w:space="0" w:color="auto"/>
                  </w:divBdr>
                </w:div>
                <w:div w:id="353461860">
                  <w:marLeft w:val="0"/>
                  <w:marRight w:val="0"/>
                  <w:marTop w:val="0"/>
                  <w:marBottom w:val="0"/>
                  <w:divBdr>
                    <w:top w:val="none" w:sz="0" w:space="0" w:color="auto"/>
                    <w:left w:val="none" w:sz="0" w:space="0" w:color="auto"/>
                    <w:bottom w:val="none" w:sz="0" w:space="0" w:color="auto"/>
                    <w:right w:val="none" w:sz="0" w:space="0" w:color="auto"/>
                  </w:divBdr>
                </w:div>
                <w:div w:id="354615690">
                  <w:marLeft w:val="0"/>
                  <w:marRight w:val="0"/>
                  <w:marTop w:val="0"/>
                  <w:marBottom w:val="0"/>
                  <w:divBdr>
                    <w:top w:val="none" w:sz="0" w:space="0" w:color="auto"/>
                    <w:left w:val="none" w:sz="0" w:space="0" w:color="auto"/>
                    <w:bottom w:val="none" w:sz="0" w:space="0" w:color="auto"/>
                    <w:right w:val="none" w:sz="0" w:space="0" w:color="auto"/>
                  </w:divBdr>
                </w:div>
                <w:div w:id="355160212">
                  <w:marLeft w:val="0"/>
                  <w:marRight w:val="0"/>
                  <w:marTop w:val="0"/>
                  <w:marBottom w:val="0"/>
                  <w:divBdr>
                    <w:top w:val="none" w:sz="0" w:space="0" w:color="auto"/>
                    <w:left w:val="none" w:sz="0" w:space="0" w:color="auto"/>
                    <w:bottom w:val="none" w:sz="0" w:space="0" w:color="auto"/>
                    <w:right w:val="none" w:sz="0" w:space="0" w:color="auto"/>
                  </w:divBdr>
                </w:div>
                <w:div w:id="356277615">
                  <w:marLeft w:val="0"/>
                  <w:marRight w:val="0"/>
                  <w:marTop w:val="0"/>
                  <w:marBottom w:val="0"/>
                  <w:divBdr>
                    <w:top w:val="none" w:sz="0" w:space="0" w:color="auto"/>
                    <w:left w:val="none" w:sz="0" w:space="0" w:color="auto"/>
                    <w:bottom w:val="none" w:sz="0" w:space="0" w:color="auto"/>
                    <w:right w:val="none" w:sz="0" w:space="0" w:color="auto"/>
                  </w:divBdr>
                </w:div>
                <w:div w:id="356346971">
                  <w:marLeft w:val="0"/>
                  <w:marRight w:val="0"/>
                  <w:marTop w:val="0"/>
                  <w:marBottom w:val="0"/>
                  <w:divBdr>
                    <w:top w:val="none" w:sz="0" w:space="0" w:color="auto"/>
                    <w:left w:val="none" w:sz="0" w:space="0" w:color="auto"/>
                    <w:bottom w:val="none" w:sz="0" w:space="0" w:color="auto"/>
                    <w:right w:val="none" w:sz="0" w:space="0" w:color="auto"/>
                  </w:divBdr>
                </w:div>
                <w:div w:id="357586702">
                  <w:marLeft w:val="0"/>
                  <w:marRight w:val="0"/>
                  <w:marTop w:val="0"/>
                  <w:marBottom w:val="0"/>
                  <w:divBdr>
                    <w:top w:val="none" w:sz="0" w:space="0" w:color="auto"/>
                    <w:left w:val="none" w:sz="0" w:space="0" w:color="auto"/>
                    <w:bottom w:val="none" w:sz="0" w:space="0" w:color="auto"/>
                    <w:right w:val="none" w:sz="0" w:space="0" w:color="auto"/>
                  </w:divBdr>
                </w:div>
                <w:div w:id="357661065">
                  <w:marLeft w:val="0"/>
                  <w:marRight w:val="0"/>
                  <w:marTop w:val="0"/>
                  <w:marBottom w:val="0"/>
                  <w:divBdr>
                    <w:top w:val="none" w:sz="0" w:space="0" w:color="auto"/>
                    <w:left w:val="none" w:sz="0" w:space="0" w:color="auto"/>
                    <w:bottom w:val="none" w:sz="0" w:space="0" w:color="auto"/>
                    <w:right w:val="none" w:sz="0" w:space="0" w:color="auto"/>
                  </w:divBdr>
                </w:div>
                <w:div w:id="358050387">
                  <w:marLeft w:val="0"/>
                  <w:marRight w:val="0"/>
                  <w:marTop w:val="0"/>
                  <w:marBottom w:val="0"/>
                  <w:divBdr>
                    <w:top w:val="none" w:sz="0" w:space="0" w:color="auto"/>
                    <w:left w:val="none" w:sz="0" w:space="0" w:color="auto"/>
                    <w:bottom w:val="none" w:sz="0" w:space="0" w:color="auto"/>
                    <w:right w:val="none" w:sz="0" w:space="0" w:color="auto"/>
                  </w:divBdr>
                </w:div>
                <w:div w:id="358089326">
                  <w:marLeft w:val="0"/>
                  <w:marRight w:val="0"/>
                  <w:marTop w:val="0"/>
                  <w:marBottom w:val="0"/>
                  <w:divBdr>
                    <w:top w:val="none" w:sz="0" w:space="0" w:color="auto"/>
                    <w:left w:val="none" w:sz="0" w:space="0" w:color="auto"/>
                    <w:bottom w:val="none" w:sz="0" w:space="0" w:color="auto"/>
                    <w:right w:val="none" w:sz="0" w:space="0" w:color="auto"/>
                  </w:divBdr>
                </w:div>
                <w:div w:id="358555048">
                  <w:marLeft w:val="0"/>
                  <w:marRight w:val="0"/>
                  <w:marTop w:val="0"/>
                  <w:marBottom w:val="0"/>
                  <w:divBdr>
                    <w:top w:val="none" w:sz="0" w:space="0" w:color="auto"/>
                    <w:left w:val="none" w:sz="0" w:space="0" w:color="auto"/>
                    <w:bottom w:val="none" w:sz="0" w:space="0" w:color="auto"/>
                    <w:right w:val="none" w:sz="0" w:space="0" w:color="auto"/>
                  </w:divBdr>
                </w:div>
                <w:div w:id="358623398">
                  <w:marLeft w:val="0"/>
                  <w:marRight w:val="0"/>
                  <w:marTop w:val="0"/>
                  <w:marBottom w:val="0"/>
                  <w:divBdr>
                    <w:top w:val="none" w:sz="0" w:space="0" w:color="auto"/>
                    <w:left w:val="none" w:sz="0" w:space="0" w:color="auto"/>
                    <w:bottom w:val="none" w:sz="0" w:space="0" w:color="auto"/>
                    <w:right w:val="none" w:sz="0" w:space="0" w:color="auto"/>
                  </w:divBdr>
                </w:div>
                <w:div w:id="358700163">
                  <w:marLeft w:val="0"/>
                  <w:marRight w:val="0"/>
                  <w:marTop w:val="0"/>
                  <w:marBottom w:val="0"/>
                  <w:divBdr>
                    <w:top w:val="none" w:sz="0" w:space="0" w:color="auto"/>
                    <w:left w:val="none" w:sz="0" w:space="0" w:color="auto"/>
                    <w:bottom w:val="none" w:sz="0" w:space="0" w:color="auto"/>
                    <w:right w:val="none" w:sz="0" w:space="0" w:color="auto"/>
                  </w:divBdr>
                </w:div>
                <w:div w:id="359085499">
                  <w:marLeft w:val="0"/>
                  <w:marRight w:val="0"/>
                  <w:marTop w:val="0"/>
                  <w:marBottom w:val="0"/>
                  <w:divBdr>
                    <w:top w:val="none" w:sz="0" w:space="0" w:color="auto"/>
                    <w:left w:val="none" w:sz="0" w:space="0" w:color="auto"/>
                    <w:bottom w:val="none" w:sz="0" w:space="0" w:color="auto"/>
                    <w:right w:val="none" w:sz="0" w:space="0" w:color="auto"/>
                  </w:divBdr>
                </w:div>
                <w:div w:id="359169480">
                  <w:marLeft w:val="0"/>
                  <w:marRight w:val="0"/>
                  <w:marTop w:val="0"/>
                  <w:marBottom w:val="0"/>
                  <w:divBdr>
                    <w:top w:val="none" w:sz="0" w:space="0" w:color="auto"/>
                    <w:left w:val="none" w:sz="0" w:space="0" w:color="auto"/>
                    <w:bottom w:val="none" w:sz="0" w:space="0" w:color="auto"/>
                    <w:right w:val="none" w:sz="0" w:space="0" w:color="auto"/>
                  </w:divBdr>
                </w:div>
                <w:div w:id="359278369">
                  <w:marLeft w:val="0"/>
                  <w:marRight w:val="0"/>
                  <w:marTop w:val="0"/>
                  <w:marBottom w:val="0"/>
                  <w:divBdr>
                    <w:top w:val="none" w:sz="0" w:space="0" w:color="auto"/>
                    <w:left w:val="none" w:sz="0" w:space="0" w:color="auto"/>
                    <w:bottom w:val="none" w:sz="0" w:space="0" w:color="auto"/>
                    <w:right w:val="none" w:sz="0" w:space="0" w:color="auto"/>
                  </w:divBdr>
                </w:div>
                <w:div w:id="359478829">
                  <w:marLeft w:val="0"/>
                  <w:marRight w:val="0"/>
                  <w:marTop w:val="0"/>
                  <w:marBottom w:val="0"/>
                  <w:divBdr>
                    <w:top w:val="none" w:sz="0" w:space="0" w:color="auto"/>
                    <w:left w:val="none" w:sz="0" w:space="0" w:color="auto"/>
                    <w:bottom w:val="none" w:sz="0" w:space="0" w:color="auto"/>
                    <w:right w:val="none" w:sz="0" w:space="0" w:color="auto"/>
                  </w:divBdr>
                </w:div>
                <w:div w:id="359938632">
                  <w:marLeft w:val="0"/>
                  <w:marRight w:val="0"/>
                  <w:marTop w:val="0"/>
                  <w:marBottom w:val="0"/>
                  <w:divBdr>
                    <w:top w:val="none" w:sz="0" w:space="0" w:color="auto"/>
                    <w:left w:val="none" w:sz="0" w:space="0" w:color="auto"/>
                    <w:bottom w:val="none" w:sz="0" w:space="0" w:color="auto"/>
                    <w:right w:val="none" w:sz="0" w:space="0" w:color="auto"/>
                  </w:divBdr>
                </w:div>
                <w:div w:id="360516837">
                  <w:marLeft w:val="0"/>
                  <w:marRight w:val="0"/>
                  <w:marTop w:val="0"/>
                  <w:marBottom w:val="0"/>
                  <w:divBdr>
                    <w:top w:val="none" w:sz="0" w:space="0" w:color="auto"/>
                    <w:left w:val="none" w:sz="0" w:space="0" w:color="auto"/>
                    <w:bottom w:val="none" w:sz="0" w:space="0" w:color="auto"/>
                    <w:right w:val="none" w:sz="0" w:space="0" w:color="auto"/>
                  </w:divBdr>
                </w:div>
                <w:div w:id="360788104">
                  <w:marLeft w:val="0"/>
                  <w:marRight w:val="0"/>
                  <w:marTop w:val="0"/>
                  <w:marBottom w:val="0"/>
                  <w:divBdr>
                    <w:top w:val="none" w:sz="0" w:space="0" w:color="auto"/>
                    <w:left w:val="none" w:sz="0" w:space="0" w:color="auto"/>
                    <w:bottom w:val="none" w:sz="0" w:space="0" w:color="auto"/>
                    <w:right w:val="none" w:sz="0" w:space="0" w:color="auto"/>
                  </w:divBdr>
                </w:div>
                <w:div w:id="360939437">
                  <w:marLeft w:val="0"/>
                  <w:marRight w:val="0"/>
                  <w:marTop w:val="0"/>
                  <w:marBottom w:val="0"/>
                  <w:divBdr>
                    <w:top w:val="none" w:sz="0" w:space="0" w:color="auto"/>
                    <w:left w:val="none" w:sz="0" w:space="0" w:color="auto"/>
                    <w:bottom w:val="none" w:sz="0" w:space="0" w:color="auto"/>
                    <w:right w:val="none" w:sz="0" w:space="0" w:color="auto"/>
                  </w:divBdr>
                </w:div>
                <w:div w:id="361321534">
                  <w:marLeft w:val="0"/>
                  <w:marRight w:val="0"/>
                  <w:marTop w:val="0"/>
                  <w:marBottom w:val="0"/>
                  <w:divBdr>
                    <w:top w:val="none" w:sz="0" w:space="0" w:color="auto"/>
                    <w:left w:val="none" w:sz="0" w:space="0" w:color="auto"/>
                    <w:bottom w:val="none" w:sz="0" w:space="0" w:color="auto"/>
                    <w:right w:val="none" w:sz="0" w:space="0" w:color="auto"/>
                  </w:divBdr>
                </w:div>
                <w:div w:id="361394877">
                  <w:marLeft w:val="0"/>
                  <w:marRight w:val="0"/>
                  <w:marTop w:val="0"/>
                  <w:marBottom w:val="0"/>
                  <w:divBdr>
                    <w:top w:val="none" w:sz="0" w:space="0" w:color="auto"/>
                    <w:left w:val="none" w:sz="0" w:space="0" w:color="auto"/>
                    <w:bottom w:val="none" w:sz="0" w:space="0" w:color="auto"/>
                    <w:right w:val="none" w:sz="0" w:space="0" w:color="auto"/>
                  </w:divBdr>
                </w:div>
                <w:div w:id="361594456">
                  <w:marLeft w:val="0"/>
                  <w:marRight w:val="0"/>
                  <w:marTop w:val="0"/>
                  <w:marBottom w:val="0"/>
                  <w:divBdr>
                    <w:top w:val="none" w:sz="0" w:space="0" w:color="auto"/>
                    <w:left w:val="none" w:sz="0" w:space="0" w:color="auto"/>
                    <w:bottom w:val="none" w:sz="0" w:space="0" w:color="auto"/>
                    <w:right w:val="none" w:sz="0" w:space="0" w:color="auto"/>
                  </w:divBdr>
                </w:div>
                <w:div w:id="362555984">
                  <w:marLeft w:val="0"/>
                  <w:marRight w:val="0"/>
                  <w:marTop w:val="0"/>
                  <w:marBottom w:val="0"/>
                  <w:divBdr>
                    <w:top w:val="none" w:sz="0" w:space="0" w:color="auto"/>
                    <w:left w:val="none" w:sz="0" w:space="0" w:color="auto"/>
                    <w:bottom w:val="none" w:sz="0" w:space="0" w:color="auto"/>
                    <w:right w:val="none" w:sz="0" w:space="0" w:color="auto"/>
                  </w:divBdr>
                </w:div>
                <w:div w:id="362630818">
                  <w:marLeft w:val="0"/>
                  <w:marRight w:val="0"/>
                  <w:marTop w:val="0"/>
                  <w:marBottom w:val="0"/>
                  <w:divBdr>
                    <w:top w:val="none" w:sz="0" w:space="0" w:color="auto"/>
                    <w:left w:val="none" w:sz="0" w:space="0" w:color="auto"/>
                    <w:bottom w:val="none" w:sz="0" w:space="0" w:color="auto"/>
                    <w:right w:val="none" w:sz="0" w:space="0" w:color="auto"/>
                  </w:divBdr>
                </w:div>
                <w:div w:id="363795437">
                  <w:marLeft w:val="0"/>
                  <w:marRight w:val="0"/>
                  <w:marTop w:val="0"/>
                  <w:marBottom w:val="0"/>
                  <w:divBdr>
                    <w:top w:val="none" w:sz="0" w:space="0" w:color="auto"/>
                    <w:left w:val="none" w:sz="0" w:space="0" w:color="auto"/>
                    <w:bottom w:val="none" w:sz="0" w:space="0" w:color="auto"/>
                    <w:right w:val="none" w:sz="0" w:space="0" w:color="auto"/>
                  </w:divBdr>
                </w:div>
                <w:div w:id="365176127">
                  <w:marLeft w:val="0"/>
                  <w:marRight w:val="0"/>
                  <w:marTop w:val="0"/>
                  <w:marBottom w:val="0"/>
                  <w:divBdr>
                    <w:top w:val="none" w:sz="0" w:space="0" w:color="auto"/>
                    <w:left w:val="none" w:sz="0" w:space="0" w:color="auto"/>
                    <w:bottom w:val="none" w:sz="0" w:space="0" w:color="auto"/>
                    <w:right w:val="none" w:sz="0" w:space="0" w:color="auto"/>
                  </w:divBdr>
                </w:div>
                <w:div w:id="365369047">
                  <w:marLeft w:val="0"/>
                  <w:marRight w:val="0"/>
                  <w:marTop w:val="0"/>
                  <w:marBottom w:val="0"/>
                  <w:divBdr>
                    <w:top w:val="none" w:sz="0" w:space="0" w:color="auto"/>
                    <w:left w:val="none" w:sz="0" w:space="0" w:color="auto"/>
                    <w:bottom w:val="none" w:sz="0" w:space="0" w:color="auto"/>
                    <w:right w:val="none" w:sz="0" w:space="0" w:color="auto"/>
                  </w:divBdr>
                </w:div>
                <w:div w:id="366412025">
                  <w:marLeft w:val="0"/>
                  <w:marRight w:val="0"/>
                  <w:marTop w:val="0"/>
                  <w:marBottom w:val="0"/>
                  <w:divBdr>
                    <w:top w:val="none" w:sz="0" w:space="0" w:color="auto"/>
                    <w:left w:val="none" w:sz="0" w:space="0" w:color="auto"/>
                    <w:bottom w:val="none" w:sz="0" w:space="0" w:color="auto"/>
                    <w:right w:val="none" w:sz="0" w:space="0" w:color="auto"/>
                  </w:divBdr>
                </w:div>
                <w:div w:id="367141437">
                  <w:marLeft w:val="0"/>
                  <w:marRight w:val="0"/>
                  <w:marTop w:val="0"/>
                  <w:marBottom w:val="0"/>
                  <w:divBdr>
                    <w:top w:val="none" w:sz="0" w:space="0" w:color="auto"/>
                    <w:left w:val="none" w:sz="0" w:space="0" w:color="auto"/>
                    <w:bottom w:val="none" w:sz="0" w:space="0" w:color="auto"/>
                    <w:right w:val="none" w:sz="0" w:space="0" w:color="auto"/>
                  </w:divBdr>
                </w:div>
                <w:div w:id="367486143">
                  <w:marLeft w:val="0"/>
                  <w:marRight w:val="0"/>
                  <w:marTop w:val="0"/>
                  <w:marBottom w:val="0"/>
                  <w:divBdr>
                    <w:top w:val="none" w:sz="0" w:space="0" w:color="auto"/>
                    <w:left w:val="none" w:sz="0" w:space="0" w:color="auto"/>
                    <w:bottom w:val="none" w:sz="0" w:space="0" w:color="auto"/>
                    <w:right w:val="none" w:sz="0" w:space="0" w:color="auto"/>
                  </w:divBdr>
                </w:div>
                <w:div w:id="370230101">
                  <w:marLeft w:val="0"/>
                  <w:marRight w:val="0"/>
                  <w:marTop w:val="0"/>
                  <w:marBottom w:val="0"/>
                  <w:divBdr>
                    <w:top w:val="none" w:sz="0" w:space="0" w:color="auto"/>
                    <w:left w:val="none" w:sz="0" w:space="0" w:color="auto"/>
                    <w:bottom w:val="none" w:sz="0" w:space="0" w:color="auto"/>
                    <w:right w:val="none" w:sz="0" w:space="0" w:color="auto"/>
                  </w:divBdr>
                </w:div>
                <w:div w:id="370347390">
                  <w:marLeft w:val="0"/>
                  <w:marRight w:val="0"/>
                  <w:marTop w:val="0"/>
                  <w:marBottom w:val="0"/>
                  <w:divBdr>
                    <w:top w:val="none" w:sz="0" w:space="0" w:color="auto"/>
                    <w:left w:val="none" w:sz="0" w:space="0" w:color="auto"/>
                    <w:bottom w:val="none" w:sz="0" w:space="0" w:color="auto"/>
                    <w:right w:val="none" w:sz="0" w:space="0" w:color="auto"/>
                  </w:divBdr>
                </w:div>
                <w:div w:id="370955302">
                  <w:marLeft w:val="0"/>
                  <w:marRight w:val="0"/>
                  <w:marTop w:val="0"/>
                  <w:marBottom w:val="0"/>
                  <w:divBdr>
                    <w:top w:val="none" w:sz="0" w:space="0" w:color="auto"/>
                    <w:left w:val="none" w:sz="0" w:space="0" w:color="auto"/>
                    <w:bottom w:val="none" w:sz="0" w:space="0" w:color="auto"/>
                    <w:right w:val="none" w:sz="0" w:space="0" w:color="auto"/>
                  </w:divBdr>
                </w:div>
                <w:div w:id="372074990">
                  <w:marLeft w:val="0"/>
                  <w:marRight w:val="0"/>
                  <w:marTop w:val="0"/>
                  <w:marBottom w:val="0"/>
                  <w:divBdr>
                    <w:top w:val="none" w:sz="0" w:space="0" w:color="auto"/>
                    <w:left w:val="none" w:sz="0" w:space="0" w:color="auto"/>
                    <w:bottom w:val="none" w:sz="0" w:space="0" w:color="auto"/>
                    <w:right w:val="none" w:sz="0" w:space="0" w:color="auto"/>
                  </w:divBdr>
                </w:div>
                <w:div w:id="373966584">
                  <w:marLeft w:val="0"/>
                  <w:marRight w:val="0"/>
                  <w:marTop w:val="0"/>
                  <w:marBottom w:val="0"/>
                  <w:divBdr>
                    <w:top w:val="none" w:sz="0" w:space="0" w:color="auto"/>
                    <w:left w:val="none" w:sz="0" w:space="0" w:color="auto"/>
                    <w:bottom w:val="none" w:sz="0" w:space="0" w:color="auto"/>
                    <w:right w:val="none" w:sz="0" w:space="0" w:color="auto"/>
                  </w:divBdr>
                </w:div>
                <w:div w:id="374039403">
                  <w:marLeft w:val="0"/>
                  <w:marRight w:val="0"/>
                  <w:marTop w:val="0"/>
                  <w:marBottom w:val="0"/>
                  <w:divBdr>
                    <w:top w:val="none" w:sz="0" w:space="0" w:color="auto"/>
                    <w:left w:val="none" w:sz="0" w:space="0" w:color="auto"/>
                    <w:bottom w:val="none" w:sz="0" w:space="0" w:color="auto"/>
                    <w:right w:val="none" w:sz="0" w:space="0" w:color="auto"/>
                  </w:divBdr>
                </w:div>
                <w:div w:id="374549344">
                  <w:marLeft w:val="0"/>
                  <w:marRight w:val="0"/>
                  <w:marTop w:val="0"/>
                  <w:marBottom w:val="0"/>
                  <w:divBdr>
                    <w:top w:val="none" w:sz="0" w:space="0" w:color="auto"/>
                    <w:left w:val="none" w:sz="0" w:space="0" w:color="auto"/>
                    <w:bottom w:val="none" w:sz="0" w:space="0" w:color="auto"/>
                    <w:right w:val="none" w:sz="0" w:space="0" w:color="auto"/>
                  </w:divBdr>
                </w:div>
                <w:div w:id="375278791">
                  <w:marLeft w:val="0"/>
                  <w:marRight w:val="0"/>
                  <w:marTop w:val="0"/>
                  <w:marBottom w:val="0"/>
                  <w:divBdr>
                    <w:top w:val="none" w:sz="0" w:space="0" w:color="auto"/>
                    <w:left w:val="none" w:sz="0" w:space="0" w:color="auto"/>
                    <w:bottom w:val="none" w:sz="0" w:space="0" w:color="auto"/>
                    <w:right w:val="none" w:sz="0" w:space="0" w:color="auto"/>
                  </w:divBdr>
                </w:div>
                <w:div w:id="375856971">
                  <w:marLeft w:val="0"/>
                  <w:marRight w:val="0"/>
                  <w:marTop w:val="0"/>
                  <w:marBottom w:val="0"/>
                  <w:divBdr>
                    <w:top w:val="none" w:sz="0" w:space="0" w:color="auto"/>
                    <w:left w:val="none" w:sz="0" w:space="0" w:color="auto"/>
                    <w:bottom w:val="none" w:sz="0" w:space="0" w:color="auto"/>
                    <w:right w:val="none" w:sz="0" w:space="0" w:color="auto"/>
                  </w:divBdr>
                </w:div>
                <w:div w:id="376440173">
                  <w:marLeft w:val="0"/>
                  <w:marRight w:val="0"/>
                  <w:marTop w:val="0"/>
                  <w:marBottom w:val="0"/>
                  <w:divBdr>
                    <w:top w:val="none" w:sz="0" w:space="0" w:color="auto"/>
                    <w:left w:val="none" w:sz="0" w:space="0" w:color="auto"/>
                    <w:bottom w:val="none" w:sz="0" w:space="0" w:color="auto"/>
                    <w:right w:val="none" w:sz="0" w:space="0" w:color="auto"/>
                  </w:divBdr>
                </w:div>
                <w:div w:id="376467884">
                  <w:marLeft w:val="0"/>
                  <w:marRight w:val="0"/>
                  <w:marTop w:val="0"/>
                  <w:marBottom w:val="0"/>
                  <w:divBdr>
                    <w:top w:val="none" w:sz="0" w:space="0" w:color="auto"/>
                    <w:left w:val="none" w:sz="0" w:space="0" w:color="auto"/>
                    <w:bottom w:val="none" w:sz="0" w:space="0" w:color="auto"/>
                    <w:right w:val="none" w:sz="0" w:space="0" w:color="auto"/>
                  </w:divBdr>
                </w:div>
                <w:div w:id="377246275">
                  <w:marLeft w:val="0"/>
                  <w:marRight w:val="0"/>
                  <w:marTop w:val="0"/>
                  <w:marBottom w:val="0"/>
                  <w:divBdr>
                    <w:top w:val="none" w:sz="0" w:space="0" w:color="auto"/>
                    <w:left w:val="none" w:sz="0" w:space="0" w:color="auto"/>
                    <w:bottom w:val="none" w:sz="0" w:space="0" w:color="auto"/>
                    <w:right w:val="none" w:sz="0" w:space="0" w:color="auto"/>
                  </w:divBdr>
                </w:div>
                <w:div w:id="377247599">
                  <w:marLeft w:val="0"/>
                  <w:marRight w:val="0"/>
                  <w:marTop w:val="0"/>
                  <w:marBottom w:val="0"/>
                  <w:divBdr>
                    <w:top w:val="none" w:sz="0" w:space="0" w:color="auto"/>
                    <w:left w:val="none" w:sz="0" w:space="0" w:color="auto"/>
                    <w:bottom w:val="none" w:sz="0" w:space="0" w:color="auto"/>
                    <w:right w:val="none" w:sz="0" w:space="0" w:color="auto"/>
                  </w:divBdr>
                </w:div>
                <w:div w:id="378868086">
                  <w:marLeft w:val="0"/>
                  <w:marRight w:val="0"/>
                  <w:marTop w:val="0"/>
                  <w:marBottom w:val="0"/>
                  <w:divBdr>
                    <w:top w:val="none" w:sz="0" w:space="0" w:color="auto"/>
                    <w:left w:val="none" w:sz="0" w:space="0" w:color="auto"/>
                    <w:bottom w:val="none" w:sz="0" w:space="0" w:color="auto"/>
                    <w:right w:val="none" w:sz="0" w:space="0" w:color="auto"/>
                  </w:divBdr>
                </w:div>
                <w:div w:id="379936121">
                  <w:marLeft w:val="0"/>
                  <w:marRight w:val="0"/>
                  <w:marTop w:val="0"/>
                  <w:marBottom w:val="0"/>
                  <w:divBdr>
                    <w:top w:val="none" w:sz="0" w:space="0" w:color="auto"/>
                    <w:left w:val="none" w:sz="0" w:space="0" w:color="auto"/>
                    <w:bottom w:val="none" w:sz="0" w:space="0" w:color="auto"/>
                    <w:right w:val="none" w:sz="0" w:space="0" w:color="auto"/>
                  </w:divBdr>
                </w:div>
                <w:div w:id="380180446">
                  <w:marLeft w:val="0"/>
                  <w:marRight w:val="0"/>
                  <w:marTop w:val="0"/>
                  <w:marBottom w:val="0"/>
                  <w:divBdr>
                    <w:top w:val="none" w:sz="0" w:space="0" w:color="auto"/>
                    <w:left w:val="none" w:sz="0" w:space="0" w:color="auto"/>
                    <w:bottom w:val="none" w:sz="0" w:space="0" w:color="auto"/>
                    <w:right w:val="none" w:sz="0" w:space="0" w:color="auto"/>
                  </w:divBdr>
                </w:div>
                <w:div w:id="382219304">
                  <w:marLeft w:val="0"/>
                  <w:marRight w:val="0"/>
                  <w:marTop w:val="0"/>
                  <w:marBottom w:val="0"/>
                  <w:divBdr>
                    <w:top w:val="none" w:sz="0" w:space="0" w:color="auto"/>
                    <w:left w:val="none" w:sz="0" w:space="0" w:color="auto"/>
                    <w:bottom w:val="none" w:sz="0" w:space="0" w:color="auto"/>
                    <w:right w:val="none" w:sz="0" w:space="0" w:color="auto"/>
                  </w:divBdr>
                </w:div>
                <w:div w:id="382565659">
                  <w:marLeft w:val="0"/>
                  <w:marRight w:val="0"/>
                  <w:marTop w:val="0"/>
                  <w:marBottom w:val="0"/>
                  <w:divBdr>
                    <w:top w:val="none" w:sz="0" w:space="0" w:color="auto"/>
                    <w:left w:val="none" w:sz="0" w:space="0" w:color="auto"/>
                    <w:bottom w:val="none" w:sz="0" w:space="0" w:color="auto"/>
                    <w:right w:val="none" w:sz="0" w:space="0" w:color="auto"/>
                  </w:divBdr>
                </w:div>
                <w:div w:id="382876642">
                  <w:marLeft w:val="0"/>
                  <w:marRight w:val="0"/>
                  <w:marTop w:val="0"/>
                  <w:marBottom w:val="0"/>
                  <w:divBdr>
                    <w:top w:val="none" w:sz="0" w:space="0" w:color="auto"/>
                    <w:left w:val="none" w:sz="0" w:space="0" w:color="auto"/>
                    <w:bottom w:val="none" w:sz="0" w:space="0" w:color="auto"/>
                    <w:right w:val="none" w:sz="0" w:space="0" w:color="auto"/>
                  </w:divBdr>
                </w:div>
                <w:div w:id="383069724">
                  <w:marLeft w:val="0"/>
                  <w:marRight w:val="0"/>
                  <w:marTop w:val="0"/>
                  <w:marBottom w:val="0"/>
                  <w:divBdr>
                    <w:top w:val="none" w:sz="0" w:space="0" w:color="auto"/>
                    <w:left w:val="none" w:sz="0" w:space="0" w:color="auto"/>
                    <w:bottom w:val="none" w:sz="0" w:space="0" w:color="auto"/>
                    <w:right w:val="none" w:sz="0" w:space="0" w:color="auto"/>
                  </w:divBdr>
                </w:div>
                <w:div w:id="383261329">
                  <w:marLeft w:val="0"/>
                  <w:marRight w:val="0"/>
                  <w:marTop w:val="0"/>
                  <w:marBottom w:val="0"/>
                  <w:divBdr>
                    <w:top w:val="none" w:sz="0" w:space="0" w:color="auto"/>
                    <w:left w:val="none" w:sz="0" w:space="0" w:color="auto"/>
                    <w:bottom w:val="none" w:sz="0" w:space="0" w:color="auto"/>
                    <w:right w:val="none" w:sz="0" w:space="0" w:color="auto"/>
                  </w:divBdr>
                </w:div>
                <w:div w:id="383916611">
                  <w:marLeft w:val="0"/>
                  <w:marRight w:val="0"/>
                  <w:marTop w:val="0"/>
                  <w:marBottom w:val="0"/>
                  <w:divBdr>
                    <w:top w:val="none" w:sz="0" w:space="0" w:color="auto"/>
                    <w:left w:val="none" w:sz="0" w:space="0" w:color="auto"/>
                    <w:bottom w:val="none" w:sz="0" w:space="0" w:color="auto"/>
                    <w:right w:val="none" w:sz="0" w:space="0" w:color="auto"/>
                  </w:divBdr>
                </w:div>
                <w:div w:id="384569335">
                  <w:marLeft w:val="0"/>
                  <w:marRight w:val="0"/>
                  <w:marTop w:val="0"/>
                  <w:marBottom w:val="0"/>
                  <w:divBdr>
                    <w:top w:val="none" w:sz="0" w:space="0" w:color="auto"/>
                    <w:left w:val="none" w:sz="0" w:space="0" w:color="auto"/>
                    <w:bottom w:val="none" w:sz="0" w:space="0" w:color="auto"/>
                    <w:right w:val="none" w:sz="0" w:space="0" w:color="auto"/>
                  </w:divBdr>
                </w:div>
                <w:div w:id="385953399">
                  <w:marLeft w:val="0"/>
                  <w:marRight w:val="0"/>
                  <w:marTop w:val="0"/>
                  <w:marBottom w:val="0"/>
                  <w:divBdr>
                    <w:top w:val="none" w:sz="0" w:space="0" w:color="auto"/>
                    <w:left w:val="none" w:sz="0" w:space="0" w:color="auto"/>
                    <w:bottom w:val="none" w:sz="0" w:space="0" w:color="auto"/>
                    <w:right w:val="none" w:sz="0" w:space="0" w:color="auto"/>
                  </w:divBdr>
                </w:div>
                <w:div w:id="386538750">
                  <w:marLeft w:val="0"/>
                  <w:marRight w:val="0"/>
                  <w:marTop w:val="0"/>
                  <w:marBottom w:val="0"/>
                  <w:divBdr>
                    <w:top w:val="none" w:sz="0" w:space="0" w:color="auto"/>
                    <w:left w:val="none" w:sz="0" w:space="0" w:color="auto"/>
                    <w:bottom w:val="none" w:sz="0" w:space="0" w:color="auto"/>
                    <w:right w:val="none" w:sz="0" w:space="0" w:color="auto"/>
                  </w:divBdr>
                </w:div>
                <w:div w:id="387189532">
                  <w:marLeft w:val="0"/>
                  <w:marRight w:val="0"/>
                  <w:marTop w:val="0"/>
                  <w:marBottom w:val="0"/>
                  <w:divBdr>
                    <w:top w:val="none" w:sz="0" w:space="0" w:color="auto"/>
                    <w:left w:val="none" w:sz="0" w:space="0" w:color="auto"/>
                    <w:bottom w:val="none" w:sz="0" w:space="0" w:color="auto"/>
                    <w:right w:val="none" w:sz="0" w:space="0" w:color="auto"/>
                  </w:divBdr>
                </w:div>
                <w:div w:id="388849916">
                  <w:marLeft w:val="0"/>
                  <w:marRight w:val="0"/>
                  <w:marTop w:val="0"/>
                  <w:marBottom w:val="0"/>
                  <w:divBdr>
                    <w:top w:val="none" w:sz="0" w:space="0" w:color="auto"/>
                    <w:left w:val="none" w:sz="0" w:space="0" w:color="auto"/>
                    <w:bottom w:val="none" w:sz="0" w:space="0" w:color="auto"/>
                    <w:right w:val="none" w:sz="0" w:space="0" w:color="auto"/>
                  </w:divBdr>
                </w:div>
                <w:div w:id="389304655">
                  <w:marLeft w:val="0"/>
                  <w:marRight w:val="0"/>
                  <w:marTop w:val="0"/>
                  <w:marBottom w:val="0"/>
                  <w:divBdr>
                    <w:top w:val="none" w:sz="0" w:space="0" w:color="auto"/>
                    <w:left w:val="none" w:sz="0" w:space="0" w:color="auto"/>
                    <w:bottom w:val="none" w:sz="0" w:space="0" w:color="auto"/>
                    <w:right w:val="none" w:sz="0" w:space="0" w:color="auto"/>
                  </w:divBdr>
                </w:div>
                <w:div w:id="390005907">
                  <w:marLeft w:val="0"/>
                  <w:marRight w:val="0"/>
                  <w:marTop w:val="0"/>
                  <w:marBottom w:val="0"/>
                  <w:divBdr>
                    <w:top w:val="none" w:sz="0" w:space="0" w:color="auto"/>
                    <w:left w:val="none" w:sz="0" w:space="0" w:color="auto"/>
                    <w:bottom w:val="none" w:sz="0" w:space="0" w:color="auto"/>
                    <w:right w:val="none" w:sz="0" w:space="0" w:color="auto"/>
                  </w:divBdr>
                </w:div>
                <w:div w:id="390469324">
                  <w:marLeft w:val="0"/>
                  <w:marRight w:val="0"/>
                  <w:marTop w:val="0"/>
                  <w:marBottom w:val="0"/>
                  <w:divBdr>
                    <w:top w:val="none" w:sz="0" w:space="0" w:color="auto"/>
                    <w:left w:val="none" w:sz="0" w:space="0" w:color="auto"/>
                    <w:bottom w:val="none" w:sz="0" w:space="0" w:color="auto"/>
                    <w:right w:val="none" w:sz="0" w:space="0" w:color="auto"/>
                  </w:divBdr>
                </w:div>
                <w:div w:id="390688410">
                  <w:marLeft w:val="0"/>
                  <w:marRight w:val="0"/>
                  <w:marTop w:val="0"/>
                  <w:marBottom w:val="0"/>
                  <w:divBdr>
                    <w:top w:val="none" w:sz="0" w:space="0" w:color="auto"/>
                    <w:left w:val="none" w:sz="0" w:space="0" w:color="auto"/>
                    <w:bottom w:val="none" w:sz="0" w:space="0" w:color="auto"/>
                    <w:right w:val="none" w:sz="0" w:space="0" w:color="auto"/>
                  </w:divBdr>
                </w:div>
                <w:div w:id="393624189">
                  <w:marLeft w:val="0"/>
                  <w:marRight w:val="0"/>
                  <w:marTop w:val="0"/>
                  <w:marBottom w:val="0"/>
                  <w:divBdr>
                    <w:top w:val="none" w:sz="0" w:space="0" w:color="auto"/>
                    <w:left w:val="none" w:sz="0" w:space="0" w:color="auto"/>
                    <w:bottom w:val="none" w:sz="0" w:space="0" w:color="auto"/>
                    <w:right w:val="none" w:sz="0" w:space="0" w:color="auto"/>
                  </w:divBdr>
                </w:div>
                <w:div w:id="394012798">
                  <w:marLeft w:val="0"/>
                  <w:marRight w:val="0"/>
                  <w:marTop w:val="0"/>
                  <w:marBottom w:val="0"/>
                  <w:divBdr>
                    <w:top w:val="none" w:sz="0" w:space="0" w:color="auto"/>
                    <w:left w:val="none" w:sz="0" w:space="0" w:color="auto"/>
                    <w:bottom w:val="none" w:sz="0" w:space="0" w:color="auto"/>
                    <w:right w:val="none" w:sz="0" w:space="0" w:color="auto"/>
                  </w:divBdr>
                </w:div>
                <w:div w:id="395058187">
                  <w:marLeft w:val="0"/>
                  <w:marRight w:val="0"/>
                  <w:marTop w:val="0"/>
                  <w:marBottom w:val="0"/>
                  <w:divBdr>
                    <w:top w:val="none" w:sz="0" w:space="0" w:color="auto"/>
                    <w:left w:val="none" w:sz="0" w:space="0" w:color="auto"/>
                    <w:bottom w:val="none" w:sz="0" w:space="0" w:color="auto"/>
                    <w:right w:val="none" w:sz="0" w:space="0" w:color="auto"/>
                  </w:divBdr>
                </w:div>
                <w:div w:id="396829197">
                  <w:marLeft w:val="0"/>
                  <w:marRight w:val="0"/>
                  <w:marTop w:val="0"/>
                  <w:marBottom w:val="0"/>
                  <w:divBdr>
                    <w:top w:val="none" w:sz="0" w:space="0" w:color="auto"/>
                    <w:left w:val="none" w:sz="0" w:space="0" w:color="auto"/>
                    <w:bottom w:val="none" w:sz="0" w:space="0" w:color="auto"/>
                    <w:right w:val="none" w:sz="0" w:space="0" w:color="auto"/>
                  </w:divBdr>
                </w:div>
                <w:div w:id="397634622">
                  <w:marLeft w:val="0"/>
                  <w:marRight w:val="0"/>
                  <w:marTop w:val="0"/>
                  <w:marBottom w:val="0"/>
                  <w:divBdr>
                    <w:top w:val="none" w:sz="0" w:space="0" w:color="auto"/>
                    <w:left w:val="none" w:sz="0" w:space="0" w:color="auto"/>
                    <w:bottom w:val="none" w:sz="0" w:space="0" w:color="auto"/>
                    <w:right w:val="none" w:sz="0" w:space="0" w:color="auto"/>
                  </w:divBdr>
                </w:div>
                <w:div w:id="398673868">
                  <w:marLeft w:val="0"/>
                  <w:marRight w:val="0"/>
                  <w:marTop w:val="0"/>
                  <w:marBottom w:val="0"/>
                  <w:divBdr>
                    <w:top w:val="none" w:sz="0" w:space="0" w:color="auto"/>
                    <w:left w:val="none" w:sz="0" w:space="0" w:color="auto"/>
                    <w:bottom w:val="none" w:sz="0" w:space="0" w:color="auto"/>
                    <w:right w:val="none" w:sz="0" w:space="0" w:color="auto"/>
                  </w:divBdr>
                </w:div>
                <w:div w:id="399443478">
                  <w:marLeft w:val="0"/>
                  <w:marRight w:val="0"/>
                  <w:marTop w:val="0"/>
                  <w:marBottom w:val="0"/>
                  <w:divBdr>
                    <w:top w:val="none" w:sz="0" w:space="0" w:color="auto"/>
                    <w:left w:val="none" w:sz="0" w:space="0" w:color="auto"/>
                    <w:bottom w:val="none" w:sz="0" w:space="0" w:color="auto"/>
                    <w:right w:val="none" w:sz="0" w:space="0" w:color="auto"/>
                  </w:divBdr>
                </w:div>
                <w:div w:id="399593538">
                  <w:marLeft w:val="0"/>
                  <w:marRight w:val="0"/>
                  <w:marTop w:val="0"/>
                  <w:marBottom w:val="0"/>
                  <w:divBdr>
                    <w:top w:val="none" w:sz="0" w:space="0" w:color="auto"/>
                    <w:left w:val="none" w:sz="0" w:space="0" w:color="auto"/>
                    <w:bottom w:val="none" w:sz="0" w:space="0" w:color="auto"/>
                    <w:right w:val="none" w:sz="0" w:space="0" w:color="auto"/>
                  </w:divBdr>
                </w:div>
                <w:div w:id="400759943">
                  <w:marLeft w:val="0"/>
                  <w:marRight w:val="0"/>
                  <w:marTop w:val="0"/>
                  <w:marBottom w:val="0"/>
                  <w:divBdr>
                    <w:top w:val="none" w:sz="0" w:space="0" w:color="auto"/>
                    <w:left w:val="none" w:sz="0" w:space="0" w:color="auto"/>
                    <w:bottom w:val="none" w:sz="0" w:space="0" w:color="auto"/>
                    <w:right w:val="none" w:sz="0" w:space="0" w:color="auto"/>
                  </w:divBdr>
                </w:div>
                <w:div w:id="401027550">
                  <w:marLeft w:val="0"/>
                  <w:marRight w:val="0"/>
                  <w:marTop w:val="0"/>
                  <w:marBottom w:val="0"/>
                  <w:divBdr>
                    <w:top w:val="none" w:sz="0" w:space="0" w:color="auto"/>
                    <w:left w:val="none" w:sz="0" w:space="0" w:color="auto"/>
                    <w:bottom w:val="none" w:sz="0" w:space="0" w:color="auto"/>
                    <w:right w:val="none" w:sz="0" w:space="0" w:color="auto"/>
                  </w:divBdr>
                </w:div>
                <w:div w:id="401374784">
                  <w:marLeft w:val="0"/>
                  <w:marRight w:val="0"/>
                  <w:marTop w:val="0"/>
                  <w:marBottom w:val="0"/>
                  <w:divBdr>
                    <w:top w:val="none" w:sz="0" w:space="0" w:color="auto"/>
                    <w:left w:val="none" w:sz="0" w:space="0" w:color="auto"/>
                    <w:bottom w:val="none" w:sz="0" w:space="0" w:color="auto"/>
                    <w:right w:val="none" w:sz="0" w:space="0" w:color="auto"/>
                  </w:divBdr>
                </w:div>
                <w:div w:id="402947744">
                  <w:marLeft w:val="0"/>
                  <w:marRight w:val="0"/>
                  <w:marTop w:val="0"/>
                  <w:marBottom w:val="0"/>
                  <w:divBdr>
                    <w:top w:val="none" w:sz="0" w:space="0" w:color="auto"/>
                    <w:left w:val="none" w:sz="0" w:space="0" w:color="auto"/>
                    <w:bottom w:val="none" w:sz="0" w:space="0" w:color="auto"/>
                    <w:right w:val="none" w:sz="0" w:space="0" w:color="auto"/>
                  </w:divBdr>
                </w:div>
                <w:div w:id="402995506">
                  <w:marLeft w:val="0"/>
                  <w:marRight w:val="0"/>
                  <w:marTop w:val="0"/>
                  <w:marBottom w:val="0"/>
                  <w:divBdr>
                    <w:top w:val="none" w:sz="0" w:space="0" w:color="auto"/>
                    <w:left w:val="none" w:sz="0" w:space="0" w:color="auto"/>
                    <w:bottom w:val="none" w:sz="0" w:space="0" w:color="auto"/>
                    <w:right w:val="none" w:sz="0" w:space="0" w:color="auto"/>
                  </w:divBdr>
                </w:div>
                <w:div w:id="407458772">
                  <w:marLeft w:val="0"/>
                  <w:marRight w:val="0"/>
                  <w:marTop w:val="0"/>
                  <w:marBottom w:val="0"/>
                  <w:divBdr>
                    <w:top w:val="none" w:sz="0" w:space="0" w:color="auto"/>
                    <w:left w:val="none" w:sz="0" w:space="0" w:color="auto"/>
                    <w:bottom w:val="none" w:sz="0" w:space="0" w:color="auto"/>
                    <w:right w:val="none" w:sz="0" w:space="0" w:color="auto"/>
                  </w:divBdr>
                </w:div>
                <w:div w:id="407773133">
                  <w:marLeft w:val="0"/>
                  <w:marRight w:val="0"/>
                  <w:marTop w:val="0"/>
                  <w:marBottom w:val="0"/>
                  <w:divBdr>
                    <w:top w:val="none" w:sz="0" w:space="0" w:color="auto"/>
                    <w:left w:val="none" w:sz="0" w:space="0" w:color="auto"/>
                    <w:bottom w:val="none" w:sz="0" w:space="0" w:color="auto"/>
                    <w:right w:val="none" w:sz="0" w:space="0" w:color="auto"/>
                  </w:divBdr>
                </w:div>
                <w:div w:id="408036508">
                  <w:marLeft w:val="0"/>
                  <w:marRight w:val="0"/>
                  <w:marTop w:val="0"/>
                  <w:marBottom w:val="0"/>
                  <w:divBdr>
                    <w:top w:val="none" w:sz="0" w:space="0" w:color="auto"/>
                    <w:left w:val="none" w:sz="0" w:space="0" w:color="auto"/>
                    <w:bottom w:val="none" w:sz="0" w:space="0" w:color="auto"/>
                    <w:right w:val="none" w:sz="0" w:space="0" w:color="auto"/>
                  </w:divBdr>
                </w:div>
                <w:div w:id="408119143">
                  <w:marLeft w:val="0"/>
                  <w:marRight w:val="0"/>
                  <w:marTop w:val="0"/>
                  <w:marBottom w:val="0"/>
                  <w:divBdr>
                    <w:top w:val="none" w:sz="0" w:space="0" w:color="auto"/>
                    <w:left w:val="none" w:sz="0" w:space="0" w:color="auto"/>
                    <w:bottom w:val="none" w:sz="0" w:space="0" w:color="auto"/>
                    <w:right w:val="none" w:sz="0" w:space="0" w:color="auto"/>
                  </w:divBdr>
                </w:div>
                <w:div w:id="408499175">
                  <w:marLeft w:val="0"/>
                  <w:marRight w:val="0"/>
                  <w:marTop w:val="0"/>
                  <w:marBottom w:val="0"/>
                  <w:divBdr>
                    <w:top w:val="none" w:sz="0" w:space="0" w:color="auto"/>
                    <w:left w:val="none" w:sz="0" w:space="0" w:color="auto"/>
                    <w:bottom w:val="none" w:sz="0" w:space="0" w:color="auto"/>
                    <w:right w:val="none" w:sz="0" w:space="0" w:color="auto"/>
                  </w:divBdr>
                </w:div>
                <w:div w:id="409272926">
                  <w:marLeft w:val="0"/>
                  <w:marRight w:val="0"/>
                  <w:marTop w:val="0"/>
                  <w:marBottom w:val="0"/>
                  <w:divBdr>
                    <w:top w:val="none" w:sz="0" w:space="0" w:color="auto"/>
                    <w:left w:val="none" w:sz="0" w:space="0" w:color="auto"/>
                    <w:bottom w:val="none" w:sz="0" w:space="0" w:color="auto"/>
                    <w:right w:val="none" w:sz="0" w:space="0" w:color="auto"/>
                  </w:divBdr>
                </w:div>
                <w:div w:id="409347186">
                  <w:marLeft w:val="0"/>
                  <w:marRight w:val="0"/>
                  <w:marTop w:val="0"/>
                  <w:marBottom w:val="0"/>
                  <w:divBdr>
                    <w:top w:val="none" w:sz="0" w:space="0" w:color="auto"/>
                    <w:left w:val="none" w:sz="0" w:space="0" w:color="auto"/>
                    <w:bottom w:val="none" w:sz="0" w:space="0" w:color="auto"/>
                    <w:right w:val="none" w:sz="0" w:space="0" w:color="auto"/>
                  </w:divBdr>
                </w:div>
                <w:div w:id="411582162">
                  <w:marLeft w:val="0"/>
                  <w:marRight w:val="0"/>
                  <w:marTop w:val="0"/>
                  <w:marBottom w:val="0"/>
                  <w:divBdr>
                    <w:top w:val="none" w:sz="0" w:space="0" w:color="auto"/>
                    <w:left w:val="none" w:sz="0" w:space="0" w:color="auto"/>
                    <w:bottom w:val="none" w:sz="0" w:space="0" w:color="auto"/>
                    <w:right w:val="none" w:sz="0" w:space="0" w:color="auto"/>
                  </w:divBdr>
                </w:div>
                <w:div w:id="411781928">
                  <w:marLeft w:val="0"/>
                  <w:marRight w:val="0"/>
                  <w:marTop w:val="0"/>
                  <w:marBottom w:val="0"/>
                  <w:divBdr>
                    <w:top w:val="none" w:sz="0" w:space="0" w:color="auto"/>
                    <w:left w:val="none" w:sz="0" w:space="0" w:color="auto"/>
                    <w:bottom w:val="none" w:sz="0" w:space="0" w:color="auto"/>
                    <w:right w:val="none" w:sz="0" w:space="0" w:color="auto"/>
                  </w:divBdr>
                </w:div>
                <w:div w:id="411971523">
                  <w:marLeft w:val="0"/>
                  <w:marRight w:val="0"/>
                  <w:marTop w:val="0"/>
                  <w:marBottom w:val="0"/>
                  <w:divBdr>
                    <w:top w:val="none" w:sz="0" w:space="0" w:color="auto"/>
                    <w:left w:val="none" w:sz="0" w:space="0" w:color="auto"/>
                    <w:bottom w:val="none" w:sz="0" w:space="0" w:color="auto"/>
                    <w:right w:val="none" w:sz="0" w:space="0" w:color="auto"/>
                  </w:divBdr>
                </w:div>
                <w:div w:id="413672041">
                  <w:marLeft w:val="0"/>
                  <w:marRight w:val="0"/>
                  <w:marTop w:val="0"/>
                  <w:marBottom w:val="0"/>
                  <w:divBdr>
                    <w:top w:val="none" w:sz="0" w:space="0" w:color="auto"/>
                    <w:left w:val="none" w:sz="0" w:space="0" w:color="auto"/>
                    <w:bottom w:val="none" w:sz="0" w:space="0" w:color="auto"/>
                    <w:right w:val="none" w:sz="0" w:space="0" w:color="auto"/>
                  </w:divBdr>
                </w:div>
                <w:div w:id="414011609">
                  <w:marLeft w:val="0"/>
                  <w:marRight w:val="0"/>
                  <w:marTop w:val="0"/>
                  <w:marBottom w:val="0"/>
                  <w:divBdr>
                    <w:top w:val="none" w:sz="0" w:space="0" w:color="auto"/>
                    <w:left w:val="none" w:sz="0" w:space="0" w:color="auto"/>
                    <w:bottom w:val="none" w:sz="0" w:space="0" w:color="auto"/>
                    <w:right w:val="none" w:sz="0" w:space="0" w:color="auto"/>
                  </w:divBdr>
                </w:div>
                <w:div w:id="415325822">
                  <w:marLeft w:val="0"/>
                  <w:marRight w:val="0"/>
                  <w:marTop w:val="0"/>
                  <w:marBottom w:val="0"/>
                  <w:divBdr>
                    <w:top w:val="none" w:sz="0" w:space="0" w:color="auto"/>
                    <w:left w:val="none" w:sz="0" w:space="0" w:color="auto"/>
                    <w:bottom w:val="none" w:sz="0" w:space="0" w:color="auto"/>
                    <w:right w:val="none" w:sz="0" w:space="0" w:color="auto"/>
                  </w:divBdr>
                </w:div>
                <w:div w:id="417554477">
                  <w:marLeft w:val="0"/>
                  <w:marRight w:val="0"/>
                  <w:marTop w:val="0"/>
                  <w:marBottom w:val="0"/>
                  <w:divBdr>
                    <w:top w:val="none" w:sz="0" w:space="0" w:color="auto"/>
                    <w:left w:val="none" w:sz="0" w:space="0" w:color="auto"/>
                    <w:bottom w:val="none" w:sz="0" w:space="0" w:color="auto"/>
                    <w:right w:val="none" w:sz="0" w:space="0" w:color="auto"/>
                  </w:divBdr>
                </w:div>
                <w:div w:id="420563355">
                  <w:marLeft w:val="0"/>
                  <w:marRight w:val="0"/>
                  <w:marTop w:val="0"/>
                  <w:marBottom w:val="0"/>
                  <w:divBdr>
                    <w:top w:val="none" w:sz="0" w:space="0" w:color="auto"/>
                    <w:left w:val="none" w:sz="0" w:space="0" w:color="auto"/>
                    <w:bottom w:val="none" w:sz="0" w:space="0" w:color="auto"/>
                    <w:right w:val="none" w:sz="0" w:space="0" w:color="auto"/>
                  </w:divBdr>
                </w:div>
                <w:div w:id="420569986">
                  <w:marLeft w:val="0"/>
                  <w:marRight w:val="0"/>
                  <w:marTop w:val="0"/>
                  <w:marBottom w:val="0"/>
                  <w:divBdr>
                    <w:top w:val="none" w:sz="0" w:space="0" w:color="auto"/>
                    <w:left w:val="none" w:sz="0" w:space="0" w:color="auto"/>
                    <w:bottom w:val="none" w:sz="0" w:space="0" w:color="auto"/>
                    <w:right w:val="none" w:sz="0" w:space="0" w:color="auto"/>
                  </w:divBdr>
                </w:div>
                <w:div w:id="420757457">
                  <w:marLeft w:val="0"/>
                  <w:marRight w:val="0"/>
                  <w:marTop w:val="0"/>
                  <w:marBottom w:val="0"/>
                  <w:divBdr>
                    <w:top w:val="none" w:sz="0" w:space="0" w:color="auto"/>
                    <w:left w:val="none" w:sz="0" w:space="0" w:color="auto"/>
                    <w:bottom w:val="none" w:sz="0" w:space="0" w:color="auto"/>
                    <w:right w:val="none" w:sz="0" w:space="0" w:color="auto"/>
                  </w:divBdr>
                </w:div>
                <w:div w:id="420955235">
                  <w:marLeft w:val="0"/>
                  <w:marRight w:val="0"/>
                  <w:marTop w:val="0"/>
                  <w:marBottom w:val="0"/>
                  <w:divBdr>
                    <w:top w:val="none" w:sz="0" w:space="0" w:color="auto"/>
                    <w:left w:val="none" w:sz="0" w:space="0" w:color="auto"/>
                    <w:bottom w:val="none" w:sz="0" w:space="0" w:color="auto"/>
                    <w:right w:val="none" w:sz="0" w:space="0" w:color="auto"/>
                  </w:divBdr>
                </w:div>
                <w:div w:id="423379070">
                  <w:marLeft w:val="0"/>
                  <w:marRight w:val="0"/>
                  <w:marTop w:val="0"/>
                  <w:marBottom w:val="0"/>
                  <w:divBdr>
                    <w:top w:val="none" w:sz="0" w:space="0" w:color="auto"/>
                    <w:left w:val="none" w:sz="0" w:space="0" w:color="auto"/>
                    <w:bottom w:val="none" w:sz="0" w:space="0" w:color="auto"/>
                    <w:right w:val="none" w:sz="0" w:space="0" w:color="auto"/>
                  </w:divBdr>
                </w:div>
                <w:div w:id="423693720">
                  <w:marLeft w:val="0"/>
                  <w:marRight w:val="0"/>
                  <w:marTop w:val="0"/>
                  <w:marBottom w:val="0"/>
                  <w:divBdr>
                    <w:top w:val="none" w:sz="0" w:space="0" w:color="auto"/>
                    <w:left w:val="none" w:sz="0" w:space="0" w:color="auto"/>
                    <w:bottom w:val="none" w:sz="0" w:space="0" w:color="auto"/>
                    <w:right w:val="none" w:sz="0" w:space="0" w:color="auto"/>
                  </w:divBdr>
                </w:div>
                <w:div w:id="425004115">
                  <w:marLeft w:val="0"/>
                  <w:marRight w:val="0"/>
                  <w:marTop w:val="0"/>
                  <w:marBottom w:val="0"/>
                  <w:divBdr>
                    <w:top w:val="none" w:sz="0" w:space="0" w:color="auto"/>
                    <w:left w:val="none" w:sz="0" w:space="0" w:color="auto"/>
                    <w:bottom w:val="none" w:sz="0" w:space="0" w:color="auto"/>
                    <w:right w:val="none" w:sz="0" w:space="0" w:color="auto"/>
                  </w:divBdr>
                </w:div>
                <w:div w:id="426967971">
                  <w:marLeft w:val="0"/>
                  <w:marRight w:val="0"/>
                  <w:marTop w:val="0"/>
                  <w:marBottom w:val="0"/>
                  <w:divBdr>
                    <w:top w:val="none" w:sz="0" w:space="0" w:color="auto"/>
                    <w:left w:val="none" w:sz="0" w:space="0" w:color="auto"/>
                    <w:bottom w:val="none" w:sz="0" w:space="0" w:color="auto"/>
                    <w:right w:val="none" w:sz="0" w:space="0" w:color="auto"/>
                  </w:divBdr>
                </w:div>
                <w:div w:id="426971811">
                  <w:marLeft w:val="0"/>
                  <w:marRight w:val="0"/>
                  <w:marTop w:val="0"/>
                  <w:marBottom w:val="0"/>
                  <w:divBdr>
                    <w:top w:val="none" w:sz="0" w:space="0" w:color="auto"/>
                    <w:left w:val="none" w:sz="0" w:space="0" w:color="auto"/>
                    <w:bottom w:val="none" w:sz="0" w:space="0" w:color="auto"/>
                    <w:right w:val="none" w:sz="0" w:space="0" w:color="auto"/>
                  </w:divBdr>
                </w:div>
                <w:div w:id="427241425">
                  <w:marLeft w:val="0"/>
                  <w:marRight w:val="0"/>
                  <w:marTop w:val="0"/>
                  <w:marBottom w:val="0"/>
                  <w:divBdr>
                    <w:top w:val="none" w:sz="0" w:space="0" w:color="auto"/>
                    <w:left w:val="none" w:sz="0" w:space="0" w:color="auto"/>
                    <w:bottom w:val="none" w:sz="0" w:space="0" w:color="auto"/>
                    <w:right w:val="none" w:sz="0" w:space="0" w:color="auto"/>
                  </w:divBdr>
                </w:div>
                <w:div w:id="428505793">
                  <w:marLeft w:val="0"/>
                  <w:marRight w:val="0"/>
                  <w:marTop w:val="0"/>
                  <w:marBottom w:val="0"/>
                  <w:divBdr>
                    <w:top w:val="none" w:sz="0" w:space="0" w:color="auto"/>
                    <w:left w:val="none" w:sz="0" w:space="0" w:color="auto"/>
                    <w:bottom w:val="none" w:sz="0" w:space="0" w:color="auto"/>
                    <w:right w:val="none" w:sz="0" w:space="0" w:color="auto"/>
                  </w:divBdr>
                </w:div>
                <w:div w:id="429736374">
                  <w:marLeft w:val="0"/>
                  <w:marRight w:val="0"/>
                  <w:marTop w:val="0"/>
                  <w:marBottom w:val="0"/>
                  <w:divBdr>
                    <w:top w:val="none" w:sz="0" w:space="0" w:color="auto"/>
                    <w:left w:val="none" w:sz="0" w:space="0" w:color="auto"/>
                    <w:bottom w:val="none" w:sz="0" w:space="0" w:color="auto"/>
                    <w:right w:val="none" w:sz="0" w:space="0" w:color="auto"/>
                  </w:divBdr>
                </w:div>
                <w:div w:id="430051223">
                  <w:marLeft w:val="0"/>
                  <w:marRight w:val="0"/>
                  <w:marTop w:val="0"/>
                  <w:marBottom w:val="0"/>
                  <w:divBdr>
                    <w:top w:val="none" w:sz="0" w:space="0" w:color="auto"/>
                    <w:left w:val="none" w:sz="0" w:space="0" w:color="auto"/>
                    <w:bottom w:val="none" w:sz="0" w:space="0" w:color="auto"/>
                    <w:right w:val="none" w:sz="0" w:space="0" w:color="auto"/>
                  </w:divBdr>
                </w:div>
                <w:div w:id="431628653">
                  <w:marLeft w:val="0"/>
                  <w:marRight w:val="0"/>
                  <w:marTop w:val="0"/>
                  <w:marBottom w:val="0"/>
                  <w:divBdr>
                    <w:top w:val="none" w:sz="0" w:space="0" w:color="auto"/>
                    <w:left w:val="none" w:sz="0" w:space="0" w:color="auto"/>
                    <w:bottom w:val="none" w:sz="0" w:space="0" w:color="auto"/>
                    <w:right w:val="none" w:sz="0" w:space="0" w:color="auto"/>
                  </w:divBdr>
                </w:div>
                <w:div w:id="431821262">
                  <w:marLeft w:val="0"/>
                  <w:marRight w:val="0"/>
                  <w:marTop w:val="0"/>
                  <w:marBottom w:val="0"/>
                  <w:divBdr>
                    <w:top w:val="none" w:sz="0" w:space="0" w:color="auto"/>
                    <w:left w:val="none" w:sz="0" w:space="0" w:color="auto"/>
                    <w:bottom w:val="none" w:sz="0" w:space="0" w:color="auto"/>
                    <w:right w:val="none" w:sz="0" w:space="0" w:color="auto"/>
                  </w:divBdr>
                </w:div>
                <w:div w:id="432096334">
                  <w:marLeft w:val="0"/>
                  <w:marRight w:val="0"/>
                  <w:marTop w:val="0"/>
                  <w:marBottom w:val="0"/>
                  <w:divBdr>
                    <w:top w:val="none" w:sz="0" w:space="0" w:color="auto"/>
                    <w:left w:val="none" w:sz="0" w:space="0" w:color="auto"/>
                    <w:bottom w:val="none" w:sz="0" w:space="0" w:color="auto"/>
                    <w:right w:val="none" w:sz="0" w:space="0" w:color="auto"/>
                  </w:divBdr>
                </w:div>
                <w:div w:id="433330159">
                  <w:marLeft w:val="0"/>
                  <w:marRight w:val="0"/>
                  <w:marTop w:val="0"/>
                  <w:marBottom w:val="0"/>
                  <w:divBdr>
                    <w:top w:val="none" w:sz="0" w:space="0" w:color="auto"/>
                    <w:left w:val="none" w:sz="0" w:space="0" w:color="auto"/>
                    <w:bottom w:val="none" w:sz="0" w:space="0" w:color="auto"/>
                    <w:right w:val="none" w:sz="0" w:space="0" w:color="auto"/>
                  </w:divBdr>
                </w:div>
                <w:div w:id="433862321">
                  <w:marLeft w:val="0"/>
                  <w:marRight w:val="0"/>
                  <w:marTop w:val="0"/>
                  <w:marBottom w:val="0"/>
                  <w:divBdr>
                    <w:top w:val="none" w:sz="0" w:space="0" w:color="auto"/>
                    <w:left w:val="none" w:sz="0" w:space="0" w:color="auto"/>
                    <w:bottom w:val="none" w:sz="0" w:space="0" w:color="auto"/>
                    <w:right w:val="none" w:sz="0" w:space="0" w:color="auto"/>
                  </w:divBdr>
                </w:div>
                <w:div w:id="435104208">
                  <w:marLeft w:val="0"/>
                  <w:marRight w:val="0"/>
                  <w:marTop w:val="0"/>
                  <w:marBottom w:val="0"/>
                  <w:divBdr>
                    <w:top w:val="none" w:sz="0" w:space="0" w:color="auto"/>
                    <w:left w:val="none" w:sz="0" w:space="0" w:color="auto"/>
                    <w:bottom w:val="none" w:sz="0" w:space="0" w:color="auto"/>
                    <w:right w:val="none" w:sz="0" w:space="0" w:color="auto"/>
                  </w:divBdr>
                </w:div>
                <w:div w:id="435567048">
                  <w:marLeft w:val="0"/>
                  <w:marRight w:val="0"/>
                  <w:marTop w:val="0"/>
                  <w:marBottom w:val="0"/>
                  <w:divBdr>
                    <w:top w:val="none" w:sz="0" w:space="0" w:color="auto"/>
                    <w:left w:val="none" w:sz="0" w:space="0" w:color="auto"/>
                    <w:bottom w:val="none" w:sz="0" w:space="0" w:color="auto"/>
                    <w:right w:val="none" w:sz="0" w:space="0" w:color="auto"/>
                  </w:divBdr>
                </w:div>
                <w:div w:id="437263741">
                  <w:marLeft w:val="0"/>
                  <w:marRight w:val="0"/>
                  <w:marTop w:val="0"/>
                  <w:marBottom w:val="0"/>
                  <w:divBdr>
                    <w:top w:val="none" w:sz="0" w:space="0" w:color="auto"/>
                    <w:left w:val="none" w:sz="0" w:space="0" w:color="auto"/>
                    <w:bottom w:val="none" w:sz="0" w:space="0" w:color="auto"/>
                    <w:right w:val="none" w:sz="0" w:space="0" w:color="auto"/>
                  </w:divBdr>
                </w:div>
                <w:div w:id="439380070">
                  <w:marLeft w:val="0"/>
                  <w:marRight w:val="0"/>
                  <w:marTop w:val="0"/>
                  <w:marBottom w:val="0"/>
                  <w:divBdr>
                    <w:top w:val="none" w:sz="0" w:space="0" w:color="auto"/>
                    <w:left w:val="none" w:sz="0" w:space="0" w:color="auto"/>
                    <w:bottom w:val="none" w:sz="0" w:space="0" w:color="auto"/>
                    <w:right w:val="none" w:sz="0" w:space="0" w:color="auto"/>
                  </w:divBdr>
                </w:div>
                <w:div w:id="439837471">
                  <w:marLeft w:val="0"/>
                  <w:marRight w:val="0"/>
                  <w:marTop w:val="0"/>
                  <w:marBottom w:val="0"/>
                  <w:divBdr>
                    <w:top w:val="none" w:sz="0" w:space="0" w:color="auto"/>
                    <w:left w:val="none" w:sz="0" w:space="0" w:color="auto"/>
                    <w:bottom w:val="none" w:sz="0" w:space="0" w:color="auto"/>
                    <w:right w:val="none" w:sz="0" w:space="0" w:color="auto"/>
                  </w:divBdr>
                </w:div>
                <w:div w:id="440997380">
                  <w:marLeft w:val="0"/>
                  <w:marRight w:val="0"/>
                  <w:marTop w:val="0"/>
                  <w:marBottom w:val="0"/>
                  <w:divBdr>
                    <w:top w:val="none" w:sz="0" w:space="0" w:color="auto"/>
                    <w:left w:val="none" w:sz="0" w:space="0" w:color="auto"/>
                    <w:bottom w:val="none" w:sz="0" w:space="0" w:color="auto"/>
                    <w:right w:val="none" w:sz="0" w:space="0" w:color="auto"/>
                  </w:divBdr>
                </w:div>
                <w:div w:id="441271472">
                  <w:marLeft w:val="0"/>
                  <w:marRight w:val="0"/>
                  <w:marTop w:val="0"/>
                  <w:marBottom w:val="0"/>
                  <w:divBdr>
                    <w:top w:val="none" w:sz="0" w:space="0" w:color="auto"/>
                    <w:left w:val="none" w:sz="0" w:space="0" w:color="auto"/>
                    <w:bottom w:val="none" w:sz="0" w:space="0" w:color="auto"/>
                    <w:right w:val="none" w:sz="0" w:space="0" w:color="auto"/>
                  </w:divBdr>
                </w:div>
                <w:div w:id="441388566">
                  <w:marLeft w:val="0"/>
                  <w:marRight w:val="0"/>
                  <w:marTop w:val="0"/>
                  <w:marBottom w:val="0"/>
                  <w:divBdr>
                    <w:top w:val="none" w:sz="0" w:space="0" w:color="auto"/>
                    <w:left w:val="none" w:sz="0" w:space="0" w:color="auto"/>
                    <w:bottom w:val="none" w:sz="0" w:space="0" w:color="auto"/>
                    <w:right w:val="none" w:sz="0" w:space="0" w:color="auto"/>
                  </w:divBdr>
                </w:div>
                <w:div w:id="442460805">
                  <w:marLeft w:val="0"/>
                  <w:marRight w:val="0"/>
                  <w:marTop w:val="0"/>
                  <w:marBottom w:val="0"/>
                  <w:divBdr>
                    <w:top w:val="none" w:sz="0" w:space="0" w:color="auto"/>
                    <w:left w:val="none" w:sz="0" w:space="0" w:color="auto"/>
                    <w:bottom w:val="none" w:sz="0" w:space="0" w:color="auto"/>
                    <w:right w:val="none" w:sz="0" w:space="0" w:color="auto"/>
                  </w:divBdr>
                </w:div>
                <w:div w:id="442652733">
                  <w:marLeft w:val="0"/>
                  <w:marRight w:val="0"/>
                  <w:marTop w:val="0"/>
                  <w:marBottom w:val="0"/>
                  <w:divBdr>
                    <w:top w:val="none" w:sz="0" w:space="0" w:color="auto"/>
                    <w:left w:val="none" w:sz="0" w:space="0" w:color="auto"/>
                    <w:bottom w:val="none" w:sz="0" w:space="0" w:color="auto"/>
                    <w:right w:val="none" w:sz="0" w:space="0" w:color="auto"/>
                  </w:divBdr>
                </w:div>
                <w:div w:id="443228425">
                  <w:marLeft w:val="0"/>
                  <w:marRight w:val="0"/>
                  <w:marTop w:val="0"/>
                  <w:marBottom w:val="0"/>
                  <w:divBdr>
                    <w:top w:val="none" w:sz="0" w:space="0" w:color="auto"/>
                    <w:left w:val="none" w:sz="0" w:space="0" w:color="auto"/>
                    <w:bottom w:val="none" w:sz="0" w:space="0" w:color="auto"/>
                    <w:right w:val="none" w:sz="0" w:space="0" w:color="auto"/>
                  </w:divBdr>
                </w:div>
                <w:div w:id="445344598">
                  <w:marLeft w:val="0"/>
                  <w:marRight w:val="0"/>
                  <w:marTop w:val="0"/>
                  <w:marBottom w:val="0"/>
                  <w:divBdr>
                    <w:top w:val="none" w:sz="0" w:space="0" w:color="auto"/>
                    <w:left w:val="none" w:sz="0" w:space="0" w:color="auto"/>
                    <w:bottom w:val="none" w:sz="0" w:space="0" w:color="auto"/>
                    <w:right w:val="none" w:sz="0" w:space="0" w:color="auto"/>
                  </w:divBdr>
                </w:div>
                <w:div w:id="446431470">
                  <w:marLeft w:val="0"/>
                  <w:marRight w:val="0"/>
                  <w:marTop w:val="0"/>
                  <w:marBottom w:val="0"/>
                  <w:divBdr>
                    <w:top w:val="none" w:sz="0" w:space="0" w:color="auto"/>
                    <w:left w:val="none" w:sz="0" w:space="0" w:color="auto"/>
                    <w:bottom w:val="none" w:sz="0" w:space="0" w:color="auto"/>
                    <w:right w:val="none" w:sz="0" w:space="0" w:color="auto"/>
                  </w:divBdr>
                </w:div>
                <w:div w:id="446659189">
                  <w:marLeft w:val="0"/>
                  <w:marRight w:val="0"/>
                  <w:marTop w:val="0"/>
                  <w:marBottom w:val="0"/>
                  <w:divBdr>
                    <w:top w:val="none" w:sz="0" w:space="0" w:color="auto"/>
                    <w:left w:val="none" w:sz="0" w:space="0" w:color="auto"/>
                    <w:bottom w:val="none" w:sz="0" w:space="0" w:color="auto"/>
                    <w:right w:val="none" w:sz="0" w:space="0" w:color="auto"/>
                  </w:divBdr>
                </w:div>
                <w:div w:id="446774135">
                  <w:marLeft w:val="0"/>
                  <w:marRight w:val="0"/>
                  <w:marTop w:val="0"/>
                  <w:marBottom w:val="0"/>
                  <w:divBdr>
                    <w:top w:val="none" w:sz="0" w:space="0" w:color="auto"/>
                    <w:left w:val="none" w:sz="0" w:space="0" w:color="auto"/>
                    <w:bottom w:val="none" w:sz="0" w:space="0" w:color="auto"/>
                    <w:right w:val="none" w:sz="0" w:space="0" w:color="auto"/>
                  </w:divBdr>
                </w:div>
                <w:div w:id="447311537">
                  <w:marLeft w:val="0"/>
                  <w:marRight w:val="0"/>
                  <w:marTop w:val="0"/>
                  <w:marBottom w:val="0"/>
                  <w:divBdr>
                    <w:top w:val="none" w:sz="0" w:space="0" w:color="auto"/>
                    <w:left w:val="none" w:sz="0" w:space="0" w:color="auto"/>
                    <w:bottom w:val="none" w:sz="0" w:space="0" w:color="auto"/>
                    <w:right w:val="none" w:sz="0" w:space="0" w:color="auto"/>
                  </w:divBdr>
                </w:div>
                <w:div w:id="448084045">
                  <w:marLeft w:val="0"/>
                  <w:marRight w:val="0"/>
                  <w:marTop w:val="0"/>
                  <w:marBottom w:val="0"/>
                  <w:divBdr>
                    <w:top w:val="none" w:sz="0" w:space="0" w:color="auto"/>
                    <w:left w:val="none" w:sz="0" w:space="0" w:color="auto"/>
                    <w:bottom w:val="none" w:sz="0" w:space="0" w:color="auto"/>
                    <w:right w:val="none" w:sz="0" w:space="0" w:color="auto"/>
                  </w:divBdr>
                </w:div>
                <w:div w:id="448086070">
                  <w:marLeft w:val="0"/>
                  <w:marRight w:val="0"/>
                  <w:marTop w:val="0"/>
                  <w:marBottom w:val="0"/>
                  <w:divBdr>
                    <w:top w:val="none" w:sz="0" w:space="0" w:color="auto"/>
                    <w:left w:val="none" w:sz="0" w:space="0" w:color="auto"/>
                    <w:bottom w:val="none" w:sz="0" w:space="0" w:color="auto"/>
                    <w:right w:val="none" w:sz="0" w:space="0" w:color="auto"/>
                  </w:divBdr>
                </w:div>
                <w:div w:id="449277367">
                  <w:marLeft w:val="0"/>
                  <w:marRight w:val="0"/>
                  <w:marTop w:val="0"/>
                  <w:marBottom w:val="0"/>
                  <w:divBdr>
                    <w:top w:val="none" w:sz="0" w:space="0" w:color="auto"/>
                    <w:left w:val="none" w:sz="0" w:space="0" w:color="auto"/>
                    <w:bottom w:val="none" w:sz="0" w:space="0" w:color="auto"/>
                    <w:right w:val="none" w:sz="0" w:space="0" w:color="auto"/>
                  </w:divBdr>
                </w:div>
                <w:div w:id="450250510">
                  <w:marLeft w:val="0"/>
                  <w:marRight w:val="0"/>
                  <w:marTop w:val="0"/>
                  <w:marBottom w:val="0"/>
                  <w:divBdr>
                    <w:top w:val="none" w:sz="0" w:space="0" w:color="auto"/>
                    <w:left w:val="none" w:sz="0" w:space="0" w:color="auto"/>
                    <w:bottom w:val="none" w:sz="0" w:space="0" w:color="auto"/>
                    <w:right w:val="none" w:sz="0" w:space="0" w:color="auto"/>
                  </w:divBdr>
                </w:div>
                <w:div w:id="450320191">
                  <w:marLeft w:val="0"/>
                  <w:marRight w:val="0"/>
                  <w:marTop w:val="0"/>
                  <w:marBottom w:val="0"/>
                  <w:divBdr>
                    <w:top w:val="none" w:sz="0" w:space="0" w:color="auto"/>
                    <w:left w:val="none" w:sz="0" w:space="0" w:color="auto"/>
                    <w:bottom w:val="none" w:sz="0" w:space="0" w:color="auto"/>
                    <w:right w:val="none" w:sz="0" w:space="0" w:color="auto"/>
                  </w:divBdr>
                </w:div>
                <w:div w:id="451368476">
                  <w:marLeft w:val="0"/>
                  <w:marRight w:val="0"/>
                  <w:marTop w:val="0"/>
                  <w:marBottom w:val="0"/>
                  <w:divBdr>
                    <w:top w:val="none" w:sz="0" w:space="0" w:color="auto"/>
                    <w:left w:val="none" w:sz="0" w:space="0" w:color="auto"/>
                    <w:bottom w:val="none" w:sz="0" w:space="0" w:color="auto"/>
                    <w:right w:val="none" w:sz="0" w:space="0" w:color="auto"/>
                  </w:divBdr>
                </w:div>
                <w:div w:id="453134657">
                  <w:marLeft w:val="0"/>
                  <w:marRight w:val="0"/>
                  <w:marTop w:val="0"/>
                  <w:marBottom w:val="0"/>
                  <w:divBdr>
                    <w:top w:val="none" w:sz="0" w:space="0" w:color="auto"/>
                    <w:left w:val="none" w:sz="0" w:space="0" w:color="auto"/>
                    <w:bottom w:val="none" w:sz="0" w:space="0" w:color="auto"/>
                    <w:right w:val="none" w:sz="0" w:space="0" w:color="auto"/>
                  </w:divBdr>
                </w:div>
                <w:div w:id="453253990">
                  <w:marLeft w:val="0"/>
                  <w:marRight w:val="0"/>
                  <w:marTop w:val="0"/>
                  <w:marBottom w:val="0"/>
                  <w:divBdr>
                    <w:top w:val="none" w:sz="0" w:space="0" w:color="auto"/>
                    <w:left w:val="none" w:sz="0" w:space="0" w:color="auto"/>
                    <w:bottom w:val="none" w:sz="0" w:space="0" w:color="auto"/>
                    <w:right w:val="none" w:sz="0" w:space="0" w:color="auto"/>
                  </w:divBdr>
                </w:div>
                <w:div w:id="453255025">
                  <w:marLeft w:val="0"/>
                  <w:marRight w:val="0"/>
                  <w:marTop w:val="0"/>
                  <w:marBottom w:val="0"/>
                  <w:divBdr>
                    <w:top w:val="none" w:sz="0" w:space="0" w:color="auto"/>
                    <w:left w:val="none" w:sz="0" w:space="0" w:color="auto"/>
                    <w:bottom w:val="none" w:sz="0" w:space="0" w:color="auto"/>
                    <w:right w:val="none" w:sz="0" w:space="0" w:color="auto"/>
                  </w:divBdr>
                </w:div>
                <w:div w:id="453405924">
                  <w:marLeft w:val="0"/>
                  <w:marRight w:val="0"/>
                  <w:marTop w:val="0"/>
                  <w:marBottom w:val="0"/>
                  <w:divBdr>
                    <w:top w:val="none" w:sz="0" w:space="0" w:color="auto"/>
                    <w:left w:val="none" w:sz="0" w:space="0" w:color="auto"/>
                    <w:bottom w:val="none" w:sz="0" w:space="0" w:color="auto"/>
                    <w:right w:val="none" w:sz="0" w:space="0" w:color="auto"/>
                  </w:divBdr>
                </w:div>
                <w:div w:id="453715652">
                  <w:marLeft w:val="0"/>
                  <w:marRight w:val="0"/>
                  <w:marTop w:val="0"/>
                  <w:marBottom w:val="0"/>
                  <w:divBdr>
                    <w:top w:val="none" w:sz="0" w:space="0" w:color="auto"/>
                    <w:left w:val="none" w:sz="0" w:space="0" w:color="auto"/>
                    <w:bottom w:val="none" w:sz="0" w:space="0" w:color="auto"/>
                    <w:right w:val="none" w:sz="0" w:space="0" w:color="auto"/>
                  </w:divBdr>
                </w:div>
                <w:div w:id="454183135">
                  <w:marLeft w:val="0"/>
                  <w:marRight w:val="0"/>
                  <w:marTop w:val="0"/>
                  <w:marBottom w:val="0"/>
                  <w:divBdr>
                    <w:top w:val="none" w:sz="0" w:space="0" w:color="auto"/>
                    <w:left w:val="none" w:sz="0" w:space="0" w:color="auto"/>
                    <w:bottom w:val="none" w:sz="0" w:space="0" w:color="auto"/>
                    <w:right w:val="none" w:sz="0" w:space="0" w:color="auto"/>
                  </w:divBdr>
                </w:div>
                <w:div w:id="455026902">
                  <w:marLeft w:val="0"/>
                  <w:marRight w:val="0"/>
                  <w:marTop w:val="0"/>
                  <w:marBottom w:val="0"/>
                  <w:divBdr>
                    <w:top w:val="none" w:sz="0" w:space="0" w:color="auto"/>
                    <w:left w:val="none" w:sz="0" w:space="0" w:color="auto"/>
                    <w:bottom w:val="none" w:sz="0" w:space="0" w:color="auto"/>
                    <w:right w:val="none" w:sz="0" w:space="0" w:color="auto"/>
                  </w:divBdr>
                </w:div>
                <w:div w:id="455219274">
                  <w:marLeft w:val="0"/>
                  <w:marRight w:val="0"/>
                  <w:marTop w:val="0"/>
                  <w:marBottom w:val="0"/>
                  <w:divBdr>
                    <w:top w:val="none" w:sz="0" w:space="0" w:color="auto"/>
                    <w:left w:val="none" w:sz="0" w:space="0" w:color="auto"/>
                    <w:bottom w:val="none" w:sz="0" w:space="0" w:color="auto"/>
                    <w:right w:val="none" w:sz="0" w:space="0" w:color="auto"/>
                  </w:divBdr>
                </w:div>
                <w:div w:id="457720678">
                  <w:marLeft w:val="0"/>
                  <w:marRight w:val="0"/>
                  <w:marTop w:val="0"/>
                  <w:marBottom w:val="0"/>
                  <w:divBdr>
                    <w:top w:val="none" w:sz="0" w:space="0" w:color="auto"/>
                    <w:left w:val="none" w:sz="0" w:space="0" w:color="auto"/>
                    <w:bottom w:val="none" w:sz="0" w:space="0" w:color="auto"/>
                    <w:right w:val="none" w:sz="0" w:space="0" w:color="auto"/>
                  </w:divBdr>
                </w:div>
                <w:div w:id="457720904">
                  <w:marLeft w:val="0"/>
                  <w:marRight w:val="0"/>
                  <w:marTop w:val="0"/>
                  <w:marBottom w:val="0"/>
                  <w:divBdr>
                    <w:top w:val="none" w:sz="0" w:space="0" w:color="auto"/>
                    <w:left w:val="none" w:sz="0" w:space="0" w:color="auto"/>
                    <w:bottom w:val="none" w:sz="0" w:space="0" w:color="auto"/>
                    <w:right w:val="none" w:sz="0" w:space="0" w:color="auto"/>
                  </w:divBdr>
                </w:div>
                <w:div w:id="457723061">
                  <w:marLeft w:val="0"/>
                  <w:marRight w:val="0"/>
                  <w:marTop w:val="0"/>
                  <w:marBottom w:val="0"/>
                  <w:divBdr>
                    <w:top w:val="none" w:sz="0" w:space="0" w:color="auto"/>
                    <w:left w:val="none" w:sz="0" w:space="0" w:color="auto"/>
                    <w:bottom w:val="none" w:sz="0" w:space="0" w:color="auto"/>
                    <w:right w:val="none" w:sz="0" w:space="0" w:color="auto"/>
                  </w:divBdr>
                </w:div>
                <w:div w:id="458034679">
                  <w:marLeft w:val="0"/>
                  <w:marRight w:val="0"/>
                  <w:marTop w:val="0"/>
                  <w:marBottom w:val="0"/>
                  <w:divBdr>
                    <w:top w:val="none" w:sz="0" w:space="0" w:color="auto"/>
                    <w:left w:val="none" w:sz="0" w:space="0" w:color="auto"/>
                    <w:bottom w:val="none" w:sz="0" w:space="0" w:color="auto"/>
                    <w:right w:val="none" w:sz="0" w:space="0" w:color="auto"/>
                  </w:divBdr>
                </w:div>
                <w:div w:id="459495709">
                  <w:marLeft w:val="0"/>
                  <w:marRight w:val="0"/>
                  <w:marTop w:val="0"/>
                  <w:marBottom w:val="0"/>
                  <w:divBdr>
                    <w:top w:val="none" w:sz="0" w:space="0" w:color="auto"/>
                    <w:left w:val="none" w:sz="0" w:space="0" w:color="auto"/>
                    <w:bottom w:val="none" w:sz="0" w:space="0" w:color="auto"/>
                    <w:right w:val="none" w:sz="0" w:space="0" w:color="auto"/>
                  </w:divBdr>
                </w:div>
                <w:div w:id="459568127">
                  <w:marLeft w:val="0"/>
                  <w:marRight w:val="0"/>
                  <w:marTop w:val="0"/>
                  <w:marBottom w:val="0"/>
                  <w:divBdr>
                    <w:top w:val="none" w:sz="0" w:space="0" w:color="auto"/>
                    <w:left w:val="none" w:sz="0" w:space="0" w:color="auto"/>
                    <w:bottom w:val="none" w:sz="0" w:space="0" w:color="auto"/>
                    <w:right w:val="none" w:sz="0" w:space="0" w:color="auto"/>
                  </w:divBdr>
                </w:div>
                <w:div w:id="459764952">
                  <w:marLeft w:val="0"/>
                  <w:marRight w:val="0"/>
                  <w:marTop w:val="0"/>
                  <w:marBottom w:val="0"/>
                  <w:divBdr>
                    <w:top w:val="none" w:sz="0" w:space="0" w:color="auto"/>
                    <w:left w:val="none" w:sz="0" w:space="0" w:color="auto"/>
                    <w:bottom w:val="none" w:sz="0" w:space="0" w:color="auto"/>
                    <w:right w:val="none" w:sz="0" w:space="0" w:color="auto"/>
                  </w:divBdr>
                </w:div>
                <w:div w:id="460150413">
                  <w:marLeft w:val="0"/>
                  <w:marRight w:val="0"/>
                  <w:marTop w:val="0"/>
                  <w:marBottom w:val="0"/>
                  <w:divBdr>
                    <w:top w:val="none" w:sz="0" w:space="0" w:color="auto"/>
                    <w:left w:val="none" w:sz="0" w:space="0" w:color="auto"/>
                    <w:bottom w:val="none" w:sz="0" w:space="0" w:color="auto"/>
                    <w:right w:val="none" w:sz="0" w:space="0" w:color="auto"/>
                  </w:divBdr>
                </w:div>
                <w:div w:id="462310899">
                  <w:marLeft w:val="0"/>
                  <w:marRight w:val="0"/>
                  <w:marTop w:val="0"/>
                  <w:marBottom w:val="0"/>
                  <w:divBdr>
                    <w:top w:val="none" w:sz="0" w:space="0" w:color="auto"/>
                    <w:left w:val="none" w:sz="0" w:space="0" w:color="auto"/>
                    <w:bottom w:val="none" w:sz="0" w:space="0" w:color="auto"/>
                    <w:right w:val="none" w:sz="0" w:space="0" w:color="auto"/>
                  </w:divBdr>
                </w:div>
                <w:div w:id="463546141">
                  <w:marLeft w:val="0"/>
                  <w:marRight w:val="0"/>
                  <w:marTop w:val="0"/>
                  <w:marBottom w:val="0"/>
                  <w:divBdr>
                    <w:top w:val="none" w:sz="0" w:space="0" w:color="auto"/>
                    <w:left w:val="none" w:sz="0" w:space="0" w:color="auto"/>
                    <w:bottom w:val="none" w:sz="0" w:space="0" w:color="auto"/>
                    <w:right w:val="none" w:sz="0" w:space="0" w:color="auto"/>
                  </w:divBdr>
                </w:div>
                <w:div w:id="464470786">
                  <w:marLeft w:val="0"/>
                  <w:marRight w:val="0"/>
                  <w:marTop w:val="0"/>
                  <w:marBottom w:val="0"/>
                  <w:divBdr>
                    <w:top w:val="none" w:sz="0" w:space="0" w:color="auto"/>
                    <w:left w:val="none" w:sz="0" w:space="0" w:color="auto"/>
                    <w:bottom w:val="none" w:sz="0" w:space="0" w:color="auto"/>
                    <w:right w:val="none" w:sz="0" w:space="0" w:color="auto"/>
                  </w:divBdr>
                </w:div>
                <w:div w:id="465392805">
                  <w:marLeft w:val="0"/>
                  <w:marRight w:val="0"/>
                  <w:marTop w:val="0"/>
                  <w:marBottom w:val="0"/>
                  <w:divBdr>
                    <w:top w:val="none" w:sz="0" w:space="0" w:color="auto"/>
                    <w:left w:val="none" w:sz="0" w:space="0" w:color="auto"/>
                    <w:bottom w:val="none" w:sz="0" w:space="0" w:color="auto"/>
                    <w:right w:val="none" w:sz="0" w:space="0" w:color="auto"/>
                  </w:divBdr>
                </w:div>
                <w:div w:id="468937298">
                  <w:marLeft w:val="0"/>
                  <w:marRight w:val="0"/>
                  <w:marTop w:val="0"/>
                  <w:marBottom w:val="0"/>
                  <w:divBdr>
                    <w:top w:val="none" w:sz="0" w:space="0" w:color="auto"/>
                    <w:left w:val="none" w:sz="0" w:space="0" w:color="auto"/>
                    <w:bottom w:val="none" w:sz="0" w:space="0" w:color="auto"/>
                    <w:right w:val="none" w:sz="0" w:space="0" w:color="auto"/>
                  </w:divBdr>
                </w:div>
                <w:div w:id="468937875">
                  <w:marLeft w:val="0"/>
                  <w:marRight w:val="0"/>
                  <w:marTop w:val="0"/>
                  <w:marBottom w:val="0"/>
                  <w:divBdr>
                    <w:top w:val="none" w:sz="0" w:space="0" w:color="auto"/>
                    <w:left w:val="none" w:sz="0" w:space="0" w:color="auto"/>
                    <w:bottom w:val="none" w:sz="0" w:space="0" w:color="auto"/>
                    <w:right w:val="none" w:sz="0" w:space="0" w:color="auto"/>
                  </w:divBdr>
                </w:div>
                <w:div w:id="468978959">
                  <w:marLeft w:val="0"/>
                  <w:marRight w:val="0"/>
                  <w:marTop w:val="0"/>
                  <w:marBottom w:val="0"/>
                  <w:divBdr>
                    <w:top w:val="none" w:sz="0" w:space="0" w:color="auto"/>
                    <w:left w:val="none" w:sz="0" w:space="0" w:color="auto"/>
                    <w:bottom w:val="none" w:sz="0" w:space="0" w:color="auto"/>
                    <w:right w:val="none" w:sz="0" w:space="0" w:color="auto"/>
                  </w:divBdr>
                </w:div>
                <w:div w:id="470055822">
                  <w:marLeft w:val="0"/>
                  <w:marRight w:val="0"/>
                  <w:marTop w:val="0"/>
                  <w:marBottom w:val="0"/>
                  <w:divBdr>
                    <w:top w:val="none" w:sz="0" w:space="0" w:color="auto"/>
                    <w:left w:val="none" w:sz="0" w:space="0" w:color="auto"/>
                    <w:bottom w:val="none" w:sz="0" w:space="0" w:color="auto"/>
                    <w:right w:val="none" w:sz="0" w:space="0" w:color="auto"/>
                  </w:divBdr>
                </w:div>
                <w:div w:id="470247042">
                  <w:marLeft w:val="0"/>
                  <w:marRight w:val="0"/>
                  <w:marTop w:val="0"/>
                  <w:marBottom w:val="0"/>
                  <w:divBdr>
                    <w:top w:val="none" w:sz="0" w:space="0" w:color="auto"/>
                    <w:left w:val="none" w:sz="0" w:space="0" w:color="auto"/>
                    <w:bottom w:val="none" w:sz="0" w:space="0" w:color="auto"/>
                    <w:right w:val="none" w:sz="0" w:space="0" w:color="auto"/>
                  </w:divBdr>
                </w:div>
                <w:div w:id="471681139">
                  <w:marLeft w:val="0"/>
                  <w:marRight w:val="0"/>
                  <w:marTop w:val="0"/>
                  <w:marBottom w:val="0"/>
                  <w:divBdr>
                    <w:top w:val="none" w:sz="0" w:space="0" w:color="auto"/>
                    <w:left w:val="none" w:sz="0" w:space="0" w:color="auto"/>
                    <w:bottom w:val="none" w:sz="0" w:space="0" w:color="auto"/>
                    <w:right w:val="none" w:sz="0" w:space="0" w:color="auto"/>
                  </w:divBdr>
                </w:div>
                <w:div w:id="472989501">
                  <w:marLeft w:val="0"/>
                  <w:marRight w:val="0"/>
                  <w:marTop w:val="0"/>
                  <w:marBottom w:val="0"/>
                  <w:divBdr>
                    <w:top w:val="none" w:sz="0" w:space="0" w:color="auto"/>
                    <w:left w:val="none" w:sz="0" w:space="0" w:color="auto"/>
                    <w:bottom w:val="none" w:sz="0" w:space="0" w:color="auto"/>
                    <w:right w:val="none" w:sz="0" w:space="0" w:color="auto"/>
                  </w:divBdr>
                </w:div>
                <w:div w:id="475026004">
                  <w:marLeft w:val="0"/>
                  <w:marRight w:val="0"/>
                  <w:marTop w:val="0"/>
                  <w:marBottom w:val="0"/>
                  <w:divBdr>
                    <w:top w:val="none" w:sz="0" w:space="0" w:color="auto"/>
                    <w:left w:val="none" w:sz="0" w:space="0" w:color="auto"/>
                    <w:bottom w:val="none" w:sz="0" w:space="0" w:color="auto"/>
                    <w:right w:val="none" w:sz="0" w:space="0" w:color="auto"/>
                  </w:divBdr>
                </w:div>
                <w:div w:id="475533595">
                  <w:marLeft w:val="0"/>
                  <w:marRight w:val="0"/>
                  <w:marTop w:val="0"/>
                  <w:marBottom w:val="0"/>
                  <w:divBdr>
                    <w:top w:val="none" w:sz="0" w:space="0" w:color="auto"/>
                    <w:left w:val="none" w:sz="0" w:space="0" w:color="auto"/>
                    <w:bottom w:val="none" w:sz="0" w:space="0" w:color="auto"/>
                    <w:right w:val="none" w:sz="0" w:space="0" w:color="auto"/>
                  </w:divBdr>
                </w:div>
                <w:div w:id="475922847">
                  <w:marLeft w:val="0"/>
                  <w:marRight w:val="0"/>
                  <w:marTop w:val="0"/>
                  <w:marBottom w:val="0"/>
                  <w:divBdr>
                    <w:top w:val="none" w:sz="0" w:space="0" w:color="auto"/>
                    <w:left w:val="none" w:sz="0" w:space="0" w:color="auto"/>
                    <w:bottom w:val="none" w:sz="0" w:space="0" w:color="auto"/>
                    <w:right w:val="none" w:sz="0" w:space="0" w:color="auto"/>
                  </w:divBdr>
                </w:div>
                <w:div w:id="475994960">
                  <w:marLeft w:val="0"/>
                  <w:marRight w:val="0"/>
                  <w:marTop w:val="0"/>
                  <w:marBottom w:val="0"/>
                  <w:divBdr>
                    <w:top w:val="none" w:sz="0" w:space="0" w:color="auto"/>
                    <w:left w:val="none" w:sz="0" w:space="0" w:color="auto"/>
                    <w:bottom w:val="none" w:sz="0" w:space="0" w:color="auto"/>
                    <w:right w:val="none" w:sz="0" w:space="0" w:color="auto"/>
                  </w:divBdr>
                </w:div>
                <w:div w:id="476074892">
                  <w:marLeft w:val="0"/>
                  <w:marRight w:val="0"/>
                  <w:marTop w:val="0"/>
                  <w:marBottom w:val="0"/>
                  <w:divBdr>
                    <w:top w:val="none" w:sz="0" w:space="0" w:color="auto"/>
                    <w:left w:val="none" w:sz="0" w:space="0" w:color="auto"/>
                    <w:bottom w:val="none" w:sz="0" w:space="0" w:color="auto"/>
                    <w:right w:val="none" w:sz="0" w:space="0" w:color="auto"/>
                  </w:divBdr>
                </w:div>
                <w:div w:id="476187479">
                  <w:marLeft w:val="0"/>
                  <w:marRight w:val="0"/>
                  <w:marTop w:val="0"/>
                  <w:marBottom w:val="0"/>
                  <w:divBdr>
                    <w:top w:val="none" w:sz="0" w:space="0" w:color="auto"/>
                    <w:left w:val="none" w:sz="0" w:space="0" w:color="auto"/>
                    <w:bottom w:val="none" w:sz="0" w:space="0" w:color="auto"/>
                    <w:right w:val="none" w:sz="0" w:space="0" w:color="auto"/>
                  </w:divBdr>
                </w:div>
                <w:div w:id="476384247">
                  <w:marLeft w:val="0"/>
                  <w:marRight w:val="0"/>
                  <w:marTop w:val="0"/>
                  <w:marBottom w:val="0"/>
                  <w:divBdr>
                    <w:top w:val="none" w:sz="0" w:space="0" w:color="auto"/>
                    <w:left w:val="none" w:sz="0" w:space="0" w:color="auto"/>
                    <w:bottom w:val="none" w:sz="0" w:space="0" w:color="auto"/>
                    <w:right w:val="none" w:sz="0" w:space="0" w:color="auto"/>
                  </w:divBdr>
                </w:div>
                <w:div w:id="476532713">
                  <w:marLeft w:val="0"/>
                  <w:marRight w:val="0"/>
                  <w:marTop w:val="0"/>
                  <w:marBottom w:val="0"/>
                  <w:divBdr>
                    <w:top w:val="none" w:sz="0" w:space="0" w:color="auto"/>
                    <w:left w:val="none" w:sz="0" w:space="0" w:color="auto"/>
                    <w:bottom w:val="none" w:sz="0" w:space="0" w:color="auto"/>
                    <w:right w:val="none" w:sz="0" w:space="0" w:color="auto"/>
                  </w:divBdr>
                </w:div>
                <w:div w:id="477962601">
                  <w:marLeft w:val="0"/>
                  <w:marRight w:val="0"/>
                  <w:marTop w:val="0"/>
                  <w:marBottom w:val="0"/>
                  <w:divBdr>
                    <w:top w:val="none" w:sz="0" w:space="0" w:color="auto"/>
                    <w:left w:val="none" w:sz="0" w:space="0" w:color="auto"/>
                    <w:bottom w:val="none" w:sz="0" w:space="0" w:color="auto"/>
                    <w:right w:val="none" w:sz="0" w:space="0" w:color="auto"/>
                  </w:divBdr>
                </w:div>
                <w:div w:id="478233480">
                  <w:marLeft w:val="0"/>
                  <w:marRight w:val="0"/>
                  <w:marTop w:val="0"/>
                  <w:marBottom w:val="0"/>
                  <w:divBdr>
                    <w:top w:val="none" w:sz="0" w:space="0" w:color="auto"/>
                    <w:left w:val="none" w:sz="0" w:space="0" w:color="auto"/>
                    <w:bottom w:val="none" w:sz="0" w:space="0" w:color="auto"/>
                    <w:right w:val="none" w:sz="0" w:space="0" w:color="auto"/>
                  </w:divBdr>
                </w:div>
                <w:div w:id="478350336">
                  <w:marLeft w:val="0"/>
                  <w:marRight w:val="0"/>
                  <w:marTop w:val="0"/>
                  <w:marBottom w:val="0"/>
                  <w:divBdr>
                    <w:top w:val="none" w:sz="0" w:space="0" w:color="auto"/>
                    <w:left w:val="none" w:sz="0" w:space="0" w:color="auto"/>
                    <w:bottom w:val="none" w:sz="0" w:space="0" w:color="auto"/>
                    <w:right w:val="none" w:sz="0" w:space="0" w:color="auto"/>
                  </w:divBdr>
                </w:div>
                <w:div w:id="478690373">
                  <w:marLeft w:val="0"/>
                  <w:marRight w:val="0"/>
                  <w:marTop w:val="0"/>
                  <w:marBottom w:val="0"/>
                  <w:divBdr>
                    <w:top w:val="none" w:sz="0" w:space="0" w:color="auto"/>
                    <w:left w:val="none" w:sz="0" w:space="0" w:color="auto"/>
                    <w:bottom w:val="none" w:sz="0" w:space="0" w:color="auto"/>
                    <w:right w:val="none" w:sz="0" w:space="0" w:color="auto"/>
                  </w:divBdr>
                </w:div>
                <w:div w:id="478888498">
                  <w:marLeft w:val="0"/>
                  <w:marRight w:val="0"/>
                  <w:marTop w:val="0"/>
                  <w:marBottom w:val="0"/>
                  <w:divBdr>
                    <w:top w:val="none" w:sz="0" w:space="0" w:color="auto"/>
                    <w:left w:val="none" w:sz="0" w:space="0" w:color="auto"/>
                    <w:bottom w:val="none" w:sz="0" w:space="0" w:color="auto"/>
                    <w:right w:val="none" w:sz="0" w:space="0" w:color="auto"/>
                  </w:divBdr>
                </w:div>
                <w:div w:id="479033158">
                  <w:marLeft w:val="0"/>
                  <w:marRight w:val="0"/>
                  <w:marTop w:val="0"/>
                  <w:marBottom w:val="0"/>
                  <w:divBdr>
                    <w:top w:val="none" w:sz="0" w:space="0" w:color="auto"/>
                    <w:left w:val="none" w:sz="0" w:space="0" w:color="auto"/>
                    <w:bottom w:val="none" w:sz="0" w:space="0" w:color="auto"/>
                    <w:right w:val="none" w:sz="0" w:space="0" w:color="auto"/>
                  </w:divBdr>
                </w:div>
                <w:div w:id="480194219">
                  <w:marLeft w:val="0"/>
                  <w:marRight w:val="0"/>
                  <w:marTop w:val="0"/>
                  <w:marBottom w:val="0"/>
                  <w:divBdr>
                    <w:top w:val="none" w:sz="0" w:space="0" w:color="auto"/>
                    <w:left w:val="none" w:sz="0" w:space="0" w:color="auto"/>
                    <w:bottom w:val="none" w:sz="0" w:space="0" w:color="auto"/>
                    <w:right w:val="none" w:sz="0" w:space="0" w:color="auto"/>
                  </w:divBdr>
                </w:div>
                <w:div w:id="480779439">
                  <w:marLeft w:val="0"/>
                  <w:marRight w:val="0"/>
                  <w:marTop w:val="0"/>
                  <w:marBottom w:val="0"/>
                  <w:divBdr>
                    <w:top w:val="none" w:sz="0" w:space="0" w:color="auto"/>
                    <w:left w:val="none" w:sz="0" w:space="0" w:color="auto"/>
                    <w:bottom w:val="none" w:sz="0" w:space="0" w:color="auto"/>
                    <w:right w:val="none" w:sz="0" w:space="0" w:color="auto"/>
                  </w:divBdr>
                </w:div>
                <w:div w:id="481316617">
                  <w:marLeft w:val="0"/>
                  <w:marRight w:val="0"/>
                  <w:marTop w:val="0"/>
                  <w:marBottom w:val="0"/>
                  <w:divBdr>
                    <w:top w:val="none" w:sz="0" w:space="0" w:color="auto"/>
                    <w:left w:val="none" w:sz="0" w:space="0" w:color="auto"/>
                    <w:bottom w:val="none" w:sz="0" w:space="0" w:color="auto"/>
                    <w:right w:val="none" w:sz="0" w:space="0" w:color="auto"/>
                  </w:divBdr>
                </w:div>
                <w:div w:id="482700825">
                  <w:marLeft w:val="0"/>
                  <w:marRight w:val="0"/>
                  <w:marTop w:val="0"/>
                  <w:marBottom w:val="0"/>
                  <w:divBdr>
                    <w:top w:val="none" w:sz="0" w:space="0" w:color="auto"/>
                    <w:left w:val="none" w:sz="0" w:space="0" w:color="auto"/>
                    <w:bottom w:val="none" w:sz="0" w:space="0" w:color="auto"/>
                    <w:right w:val="none" w:sz="0" w:space="0" w:color="auto"/>
                  </w:divBdr>
                </w:div>
                <w:div w:id="483426021">
                  <w:marLeft w:val="0"/>
                  <w:marRight w:val="0"/>
                  <w:marTop w:val="0"/>
                  <w:marBottom w:val="0"/>
                  <w:divBdr>
                    <w:top w:val="none" w:sz="0" w:space="0" w:color="auto"/>
                    <w:left w:val="none" w:sz="0" w:space="0" w:color="auto"/>
                    <w:bottom w:val="none" w:sz="0" w:space="0" w:color="auto"/>
                    <w:right w:val="none" w:sz="0" w:space="0" w:color="auto"/>
                  </w:divBdr>
                </w:div>
                <w:div w:id="483543424">
                  <w:marLeft w:val="0"/>
                  <w:marRight w:val="0"/>
                  <w:marTop w:val="0"/>
                  <w:marBottom w:val="0"/>
                  <w:divBdr>
                    <w:top w:val="none" w:sz="0" w:space="0" w:color="auto"/>
                    <w:left w:val="none" w:sz="0" w:space="0" w:color="auto"/>
                    <w:bottom w:val="none" w:sz="0" w:space="0" w:color="auto"/>
                    <w:right w:val="none" w:sz="0" w:space="0" w:color="auto"/>
                  </w:divBdr>
                </w:div>
                <w:div w:id="483933618">
                  <w:marLeft w:val="0"/>
                  <w:marRight w:val="0"/>
                  <w:marTop w:val="0"/>
                  <w:marBottom w:val="0"/>
                  <w:divBdr>
                    <w:top w:val="none" w:sz="0" w:space="0" w:color="auto"/>
                    <w:left w:val="none" w:sz="0" w:space="0" w:color="auto"/>
                    <w:bottom w:val="none" w:sz="0" w:space="0" w:color="auto"/>
                    <w:right w:val="none" w:sz="0" w:space="0" w:color="auto"/>
                  </w:divBdr>
                </w:div>
                <w:div w:id="485629631">
                  <w:marLeft w:val="0"/>
                  <w:marRight w:val="0"/>
                  <w:marTop w:val="0"/>
                  <w:marBottom w:val="0"/>
                  <w:divBdr>
                    <w:top w:val="none" w:sz="0" w:space="0" w:color="auto"/>
                    <w:left w:val="none" w:sz="0" w:space="0" w:color="auto"/>
                    <w:bottom w:val="none" w:sz="0" w:space="0" w:color="auto"/>
                    <w:right w:val="none" w:sz="0" w:space="0" w:color="auto"/>
                  </w:divBdr>
                </w:div>
                <w:div w:id="485708817">
                  <w:marLeft w:val="0"/>
                  <w:marRight w:val="0"/>
                  <w:marTop w:val="0"/>
                  <w:marBottom w:val="0"/>
                  <w:divBdr>
                    <w:top w:val="none" w:sz="0" w:space="0" w:color="auto"/>
                    <w:left w:val="none" w:sz="0" w:space="0" w:color="auto"/>
                    <w:bottom w:val="none" w:sz="0" w:space="0" w:color="auto"/>
                    <w:right w:val="none" w:sz="0" w:space="0" w:color="auto"/>
                  </w:divBdr>
                </w:div>
                <w:div w:id="486555533">
                  <w:marLeft w:val="0"/>
                  <w:marRight w:val="0"/>
                  <w:marTop w:val="0"/>
                  <w:marBottom w:val="0"/>
                  <w:divBdr>
                    <w:top w:val="none" w:sz="0" w:space="0" w:color="auto"/>
                    <w:left w:val="none" w:sz="0" w:space="0" w:color="auto"/>
                    <w:bottom w:val="none" w:sz="0" w:space="0" w:color="auto"/>
                    <w:right w:val="none" w:sz="0" w:space="0" w:color="auto"/>
                  </w:divBdr>
                </w:div>
                <w:div w:id="489248173">
                  <w:marLeft w:val="0"/>
                  <w:marRight w:val="0"/>
                  <w:marTop w:val="0"/>
                  <w:marBottom w:val="0"/>
                  <w:divBdr>
                    <w:top w:val="none" w:sz="0" w:space="0" w:color="auto"/>
                    <w:left w:val="none" w:sz="0" w:space="0" w:color="auto"/>
                    <w:bottom w:val="none" w:sz="0" w:space="0" w:color="auto"/>
                    <w:right w:val="none" w:sz="0" w:space="0" w:color="auto"/>
                  </w:divBdr>
                </w:div>
                <w:div w:id="489685687">
                  <w:marLeft w:val="0"/>
                  <w:marRight w:val="0"/>
                  <w:marTop w:val="0"/>
                  <w:marBottom w:val="0"/>
                  <w:divBdr>
                    <w:top w:val="none" w:sz="0" w:space="0" w:color="auto"/>
                    <w:left w:val="none" w:sz="0" w:space="0" w:color="auto"/>
                    <w:bottom w:val="none" w:sz="0" w:space="0" w:color="auto"/>
                    <w:right w:val="none" w:sz="0" w:space="0" w:color="auto"/>
                  </w:divBdr>
                </w:div>
                <w:div w:id="489828769">
                  <w:marLeft w:val="0"/>
                  <w:marRight w:val="0"/>
                  <w:marTop w:val="0"/>
                  <w:marBottom w:val="0"/>
                  <w:divBdr>
                    <w:top w:val="none" w:sz="0" w:space="0" w:color="auto"/>
                    <w:left w:val="none" w:sz="0" w:space="0" w:color="auto"/>
                    <w:bottom w:val="none" w:sz="0" w:space="0" w:color="auto"/>
                    <w:right w:val="none" w:sz="0" w:space="0" w:color="auto"/>
                  </w:divBdr>
                </w:div>
                <w:div w:id="491139266">
                  <w:marLeft w:val="0"/>
                  <w:marRight w:val="0"/>
                  <w:marTop w:val="0"/>
                  <w:marBottom w:val="0"/>
                  <w:divBdr>
                    <w:top w:val="none" w:sz="0" w:space="0" w:color="auto"/>
                    <w:left w:val="none" w:sz="0" w:space="0" w:color="auto"/>
                    <w:bottom w:val="none" w:sz="0" w:space="0" w:color="auto"/>
                    <w:right w:val="none" w:sz="0" w:space="0" w:color="auto"/>
                  </w:divBdr>
                </w:div>
                <w:div w:id="492374949">
                  <w:marLeft w:val="0"/>
                  <w:marRight w:val="0"/>
                  <w:marTop w:val="0"/>
                  <w:marBottom w:val="0"/>
                  <w:divBdr>
                    <w:top w:val="none" w:sz="0" w:space="0" w:color="auto"/>
                    <w:left w:val="none" w:sz="0" w:space="0" w:color="auto"/>
                    <w:bottom w:val="none" w:sz="0" w:space="0" w:color="auto"/>
                    <w:right w:val="none" w:sz="0" w:space="0" w:color="auto"/>
                  </w:divBdr>
                </w:div>
                <w:div w:id="492529104">
                  <w:marLeft w:val="0"/>
                  <w:marRight w:val="0"/>
                  <w:marTop w:val="0"/>
                  <w:marBottom w:val="0"/>
                  <w:divBdr>
                    <w:top w:val="none" w:sz="0" w:space="0" w:color="auto"/>
                    <w:left w:val="none" w:sz="0" w:space="0" w:color="auto"/>
                    <w:bottom w:val="none" w:sz="0" w:space="0" w:color="auto"/>
                    <w:right w:val="none" w:sz="0" w:space="0" w:color="auto"/>
                  </w:divBdr>
                </w:div>
                <w:div w:id="492723419">
                  <w:marLeft w:val="0"/>
                  <w:marRight w:val="0"/>
                  <w:marTop w:val="0"/>
                  <w:marBottom w:val="0"/>
                  <w:divBdr>
                    <w:top w:val="none" w:sz="0" w:space="0" w:color="auto"/>
                    <w:left w:val="none" w:sz="0" w:space="0" w:color="auto"/>
                    <w:bottom w:val="none" w:sz="0" w:space="0" w:color="auto"/>
                    <w:right w:val="none" w:sz="0" w:space="0" w:color="auto"/>
                  </w:divBdr>
                </w:div>
                <w:div w:id="492837715">
                  <w:marLeft w:val="0"/>
                  <w:marRight w:val="0"/>
                  <w:marTop w:val="0"/>
                  <w:marBottom w:val="0"/>
                  <w:divBdr>
                    <w:top w:val="none" w:sz="0" w:space="0" w:color="auto"/>
                    <w:left w:val="none" w:sz="0" w:space="0" w:color="auto"/>
                    <w:bottom w:val="none" w:sz="0" w:space="0" w:color="auto"/>
                    <w:right w:val="none" w:sz="0" w:space="0" w:color="auto"/>
                  </w:divBdr>
                </w:div>
                <w:div w:id="493644634">
                  <w:marLeft w:val="0"/>
                  <w:marRight w:val="0"/>
                  <w:marTop w:val="0"/>
                  <w:marBottom w:val="0"/>
                  <w:divBdr>
                    <w:top w:val="none" w:sz="0" w:space="0" w:color="auto"/>
                    <w:left w:val="none" w:sz="0" w:space="0" w:color="auto"/>
                    <w:bottom w:val="none" w:sz="0" w:space="0" w:color="auto"/>
                    <w:right w:val="none" w:sz="0" w:space="0" w:color="auto"/>
                  </w:divBdr>
                </w:div>
                <w:div w:id="495268691">
                  <w:marLeft w:val="0"/>
                  <w:marRight w:val="0"/>
                  <w:marTop w:val="0"/>
                  <w:marBottom w:val="0"/>
                  <w:divBdr>
                    <w:top w:val="none" w:sz="0" w:space="0" w:color="auto"/>
                    <w:left w:val="none" w:sz="0" w:space="0" w:color="auto"/>
                    <w:bottom w:val="none" w:sz="0" w:space="0" w:color="auto"/>
                    <w:right w:val="none" w:sz="0" w:space="0" w:color="auto"/>
                  </w:divBdr>
                </w:div>
                <w:div w:id="496044337">
                  <w:marLeft w:val="0"/>
                  <w:marRight w:val="0"/>
                  <w:marTop w:val="0"/>
                  <w:marBottom w:val="0"/>
                  <w:divBdr>
                    <w:top w:val="none" w:sz="0" w:space="0" w:color="auto"/>
                    <w:left w:val="none" w:sz="0" w:space="0" w:color="auto"/>
                    <w:bottom w:val="none" w:sz="0" w:space="0" w:color="auto"/>
                    <w:right w:val="none" w:sz="0" w:space="0" w:color="auto"/>
                  </w:divBdr>
                </w:div>
                <w:div w:id="496269447">
                  <w:marLeft w:val="0"/>
                  <w:marRight w:val="0"/>
                  <w:marTop w:val="0"/>
                  <w:marBottom w:val="0"/>
                  <w:divBdr>
                    <w:top w:val="none" w:sz="0" w:space="0" w:color="auto"/>
                    <w:left w:val="none" w:sz="0" w:space="0" w:color="auto"/>
                    <w:bottom w:val="none" w:sz="0" w:space="0" w:color="auto"/>
                    <w:right w:val="none" w:sz="0" w:space="0" w:color="auto"/>
                  </w:divBdr>
                </w:div>
                <w:div w:id="497303695">
                  <w:marLeft w:val="0"/>
                  <w:marRight w:val="0"/>
                  <w:marTop w:val="0"/>
                  <w:marBottom w:val="0"/>
                  <w:divBdr>
                    <w:top w:val="none" w:sz="0" w:space="0" w:color="auto"/>
                    <w:left w:val="none" w:sz="0" w:space="0" w:color="auto"/>
                    <w:bottom w:val="none" w:sz="0" w:space="0" w:color="auto"/>
                    <w:right w:val="none" w:sz="0" w:space="0" w:color="auto"/>
                  </w:divBdr>
                </w:div>
                <w:div w:id="497579058">
                  <w:marLeft w:val="0"/>
                  <w:marRight w:val="0"/>
                  <w:marTop w:val="0"/>
                  <w:marBottom w:val="0"/>
                  <w:divBdr>
                    <w:top w:val="none" w:sz="0" w:space="0" w:color="auto"/>
                    <w:left w:val="none" w:sz="0" w:space="0" w:color="auto"/>
                    <w:bottom w:val="none" w:sz="0" w:space="0" w:color="auto"/>
                    <w:right w:val="none" w:sz="0" w:space="0" w:color="auto"/>
                  </w:divBdr>
                </w:div>
                <w:div w:id="497624072">
                  <w:marLeft w:val="0"/>
                  <w:marRight w:val="0"/>
                  <w:marTop w:val="0"/>
                  <w:marBottom w:val="0"/>
                  <w:divBdr>
                    <w:top w:val="none" w:sz="0" w:space="0" w:color="auto"/>
                    <w:left w:val="none" w:sz="0" w:space="0" w:color="auto"/>
                    <w:bottom w:val="none" w:sz="0" w:space="0" w:color="auto"/>
                    <w:right w:val="none" w:sz="0" w:space="0" w:color="auto"/>
                  </w:divBdr>
                </w:div>
                <w:div w:id="498231751">
                  <w:marLeft w:val="0"/>
                  <w:marRight w:val="0"/>
                  <w:marTop w:val="0"/>
                  <w:marBottom w:val="0"/>
                  <w:divBdr>
                    <w:top w:val="none" w:sz="0" w:space="0" w:color="auto"/>
                    <w:left w:val="none" w:sz="0" w:space="0" w:color="auto"/>
                    <w:bottom w:val="none" w:sz="0" w:space="0" w:color="auto"/>
                    <w:right w:val="none" w:sz="0" w:space="0" w:color="auto"/>
                  </w:divBdr>
                </w:div>
                <w:div w:id="498543660">
                  <w:marLeft w:val="0"/>
                  <w:marRight w:val="0"/>
                  <w:marTop w:val="0"/>
                  <w:marBottom w:val="0"/>
                  <w:divBdr>
                    <w:top w:val="none" w:sz="0" w:space="0" w:color="auto"/>
                    <w:left w:val="none" w:sz="0" w:space="0" w:color="auto"/>
                    <w:bottom w:val="none" w:sz="0" w:space="0" w:color="auto"/>
                    <w:right w:val="none" w:sz="0" w:space="0" w:color="auto"/>
                  </w:divBdr>
                </w:div>
                <w:div w:id="499000912">
                  <w:marLeft w:val="0"/>
                  <w:marRight w:val="0"/>
                  <w:marTop w:val="0"/>
                  <w:marBottom w:val="0"/>
                  <w:divBdr>
                    <w:top w:val="none" w:sz="0" w:space="0" w:color="auto"/>
                    <w:left w:val="none" w:sz="0" w:space="0" w:color="auto"/>
                    <w:bottom w:val="none" w:sz="0" w:space="0" w:color="auto"/>
                    <w:right w:val="none" w:sz="0" w:space="0" w:color="auto"/>
                  </w:divBdr>
                </w:div>
                <w:div w:id="499463522">
                  <w:marLeft w:val="0"/>
                  <w:marRight w:val="0"/>
                  <w:marTop w:val="0"/>
                  <w:marBottom w:val="0"/>
                  <w:divBdr>
                    <w:top w:val="none" w:sz="0" w:space="0" w:color="auto"/>
                    <w:left w:val="none" w:sz="0" w:space="0" w:color="auto"/>
                    <w:bottom w:val="none" w:sz="0" w:space="0" w:color="auto"/>
                    <w:right w:val="none" w:sz="0" w:space="0" w:color="auto"/>
                  </w:divBdr>
                </w:div>
                <w:div w:id="500895719">
                  <w:marLeft w:val="0"/>
                  <w:marRight w:val="0"/>
                  <w:marTop w:val="0"/>
                  <w:marBottom w:val="0"/>
                  <w:divBdr>
                    <w:top w:val="none" w:sz="0" w:space="0" w:color="auto"/>
                    <w:left w:val="none" w:sz="0" w:space="0" w:color="auto"/>
                    <w:bottom w:val="none" w:sz="0" w:space="0" w:color="auto"/>
                    <w:right w:val="none" w:sz="0" w:space="0" w:color="auto"/>
                  </w:divBdr>
                </w:div>
                <w:div w:id="500968544">
                  <w:marLeft w:val="0"/>
                  <w:marRight w:val="0"/>
                  <w:marTop w:val="0"/>
                  <w:marBottom w:val="0"/>
                  <w:divBdr>
                    <w:top w:val="none" w:sz="0" w:space="0" w:color="auto"/>
                    <w:left w:val="none" w:sz="0" w:space="0" w:color="auto"/>
                    <w:bottom w:val="none" w:sz="0" w:space="0" w:color="auto"/>
                    <w:right w:val="none" w:sz="0" w:space="0" w:color="auto"/>
                  </w:divBdr>
                </w:div>
                <w:div w:id="503520395">
                  <w:marLeft w:val="0"/>
                  <w:marRight w:val="0"/>
                  <w:marTop w:val="0"/>
                  <w:marBottom w:val="0"/>
                  <w:divBdr>
                    <w:top w:val="none" w:sz="0" w:space="0" w:color="auto"/>
                    <w:left w:val="none" w:sz="0" w:space="0" w:color="auto"/>
                    <w:bottom w:val="none" w:sz="0" w:space="0" w:color="auto"/>
                    <w:right w:val="none" w:sz="0" w:space="0" w:color="auto"/>
                  </w:divBdr>
                </w:div>
                <w:div w:id="504593819">
                  <w:marLeft w:val="0"/>
                  <w:marRight w:val="0"/>
                  <w:marTop w:val="0"/>
                  <w:marBottom w:val="0"/>
                  <w:divBdr>
                    <w:top w:val="none" w:sz="0" w:space="0" w:color="auto"/>
                    <w:left w:val="none" w:sz="0" w:space="0" w:color="auto"/>
                    <w:bottom w:val="none" w:sz="0" w:space="0" w:color="auto"/>
                    <w:right w:val="none" w:sz="0" w:space="0" w:color="auto"/>
                  </w:divBdr>
                </w:div>
                <w:div w:id="505365172">
                  <w:marLeft w:val="0"/>
                  <w:marRight w:val="0"/>
                  <w:marTop w:val="0"/>
                  <w:marBottom w:val="0"/>
                  <w:divBdr>
                    <w:top w:val="none" w:sz="0" w:space="0" w:color="auto"/>
                    <w:left w:val="none" w:sz="0" w:space="0" w:color="auto"/>
                    <w:bottom w:val="none" w:sz="0" w:space="0" w:color="auto"/>
                    <w:right w:val="none" w:sz="0" w:space="0" w:color="auto"/>
                  </w:divBdr>
                </w:div>
                <w:div w:id="505365420">
                  <w:marLeft w:val="0"/>
                  <w:marRight w:val="0"/>
                  <w:marTop w:val="0"/>
                  <w:marBottom w:val="0"/>
                  <w:divBdr>
                    <w:top w:val="none" w:sz="0" w:space="0" w:color="auto"/>
                    <w:left w:val="none" w:sz="0" w:space="0" w:color="auto"/>
                    <w:bottom w:val="none" w:sz="0" w:space="0" w:color="auto"/>
                    <w:right w:val="none" w:sz="0" w:space="0" w:color="auto"/>
                  </w:divBdr>
                </w:div>
                <w:div w:id="505366011">
                  <w:marLeft w:val="0"/>
                  <w:marRight w:val="0"/>
                  <w:marTop w:val="0"/>
                  <w:marBottom w:val="0"/>
                  <w:divBdr>
                    <w:top w:val="none" w:sz="0" w:space="0" w:color="auto"/>
                    <w:left w:val="none" w:sz="0" w:space="0" w:color="auto"/>
                    <w:bottom w:val="none" w:sz="0" w:space="0" w:color="auto"/>
                    <w:right w:val="none" w:sz="0" w:space="0" w:color="auto"/>
                  </w:divBdr>
                </w:div>
                <w:div w:id="505748645">
                  <w:marLeft w:val="0"/>
                  <w:marRight w:val="0"/>
                  <w:marTop w:val="0"/>
                  <w:marBottom w:val="0"/>
                  <w:divBdr>
                    <w:top w:val="none" w:sz="0" w:space="0" w:color="auto"/>
                    <w:left w:val="none" w:sz="0" w:space="0" w:color="auto"/>
                    <w:bottom w:val="none" w:sz="0" w:space="0" w:color="auto"/>
                    <w:right w:val="none" w:sz="0" w:space="0" w:color="auto"/>
                  </w:divBdr>
                </w:div>
                <w:div w:id="506948551">
                  <w:marLeft w:val="0"/>
                  <w:marRight w:val="0"/>
                  <w:marTop w:val="0"/>
                  <w:marBottom w:val="0"/>
                  <w:divBdr>
                    <w:top w:val="none" w:sz="0" w:space="0" w:color="auto"/>
                    <w:left w:val="none" w:sz="0" w:space="0" w:color="auto"/>
                    <w:bottom w:val="none" w:sz="0" w:space="0" w:color="auto"/>
                    <w:right w:val="none" w:sz="0" w:space="0" w:color="auto"/>
                  </w:divBdr>
                </w:div>
                <w:div w:id="507141142">
                  <w:marLeft w:val="0"/>
                  <w:marRight w:val="0"/>
                  <w:marTop w:val="0"/>
                  <w:marBottom w:val="0"/>
                  <w:divBdr>
                    <w:top w:val="none" w:sz="0" w:space="0" w:color="auto"/>
                    <w:left w:val="none" w:sz="0" w:space="0" w:color="auto"/>
                    <w:bottom w:val="none" w:sz="0" w:space="0" w:color="auto"/>
                    <w:right w:val="none" w:sz="0" w:space="0" w:color="auto"/>
                  </w:divBdr>
                </w:div>
                <w:div w:id="507790467">
                  <w:marLeft w:val="0"/>
                  <w:marRight w:val="0"/>
                  <w:marTop w:val="0"/>
                  <w:marBottom w:val="0"/>
                  <w:divBdr>
                    <w:top w:val="none" w:sz="0" w:space="0" w:color="auto"/>
                    <w:left w:val="none" w:sz="0" w:space="0" w:color="auto"/>
                    <w:bottom w:val="none" w:sz="0" w:space="0" w:color="auto"/>
                    <w:right w:val="none" w:sz="0" w:space="0" w:color="auto"/>
                  </w:divBdr>
                </w:div>
                <w:div w:id="508103098">
                  <w:marLeft w:val="0"/>
                  <w:marRight w:val="0"/>
                  <w:marTop w:val="0"/>
                  <w:marBottom w:val="0"/>
                  <w:divBdr>
                    <w:top w:val="none" w:sz="0" w:space="0" w:color="auto"/>
                    <w:left w:val="none" w:sz="0" w:space="0" w:color="auto"/>
                    <w:bottom w:val="none" w:sz="0" w:space="0" w:color="auto"/>
                    <w:right w:val="none" w:sz="0" w:space="0" w:color="auto"/>
                  </w:divBdr>
                </w:div>
                <w:div w:id="508372587">
                  <w:marLeft w:val="0"/>
                  <w:marRight w:val="0"/>
                  <w:marTop w:val="0"/>
                  <w:marBottom w:val="0"/>
                  <w:divBdr>
                    <w:top w:val="none" w:sz="0" w:space="0" w:color="auto"/>
                    <w:left w:val="none" w:sz="0" w:space="0" w:color="auto"/>
                    <w:bottom w:val="none" w:sz="0" w:space="0" w:color="auto"/>
                    <w:right w:val="none" w:sz="0" w:space="0" w:color="auto"/>
                  </w:divBdr>
                </w:div>
                <w:div w:id="508561374">
                  <w:marLeft w:val="0"/>
                  <w:marRight w:val="0"/>
                  <w:marTop w:val="0"/>
                  <w:marBottom w:val="0"/>
                  <w:divBdr>
                    <w:top w:val="none" w:sz="0" w:space="0" w:color="auto"/>
                    <w:left w:val="none" w:sz="0" w:space="0" w:color="auto"/>
                    <w:bottom w:val="none" w:sz="0" w:space="0" w:color="auto"/>
                    <w:right w:val="none" w:sz="0" w:space="0" w:color="auto"/>
                  </w:divBdr>
                </w:div>
                <w:div w:id="508715010">
                  <w:marLeft w:val="0"/>
                  <w:marRight w:val="0"/>
                  <w:marTop w:val="0"/>
                  <w:marBottom w:val="0"/>
                  <w:divBdr>
                    <w:top w:val="none" w:sz="0" w:space="0" w:color="auto"/>
                    <w:left w:val="none" w:sz="0" w:space="0" w:color="auto"/>
                    <w:bottom w:val="none" w:sz="0" w:space="0" w:color="auto"/>
                    <w:right w:val="none" w:sz="0" w:space="0" w:color="auto"/>
                  </w:divBdr>
                </w:div>
                <w:div w:id="509031681">
                  <w:marLeft w:val="0"/>
                  <w:marRight w:val="0"/>
                  <w:marTop w:val="0"/>
                  <w:marBottom w:val="0"/>
                  <w:divBdr>
                    <w:top w:val="none" w:sz="0" w:space="0" w:color="auto"/>
                    <w:left w:val="none" w:sz="0" w:space="0" w:color="auto"/>
                    <w:bottom w:val="none" w:sz="0" w:space="0" w:color="auto"/>
                    <w:right w:val="none" w:sz="0" w:space="0" w:color="auto"/>
                  </w:divBdr>
                </w:div>
                <w:div w:id="509835020">
                  <w:marLeft w:val="0"/>
                  <w:marRight w:val="0"/>
                  <w:marTop w:val="0"/>
                  <w:marBottom w:val="0"/>
                  <w:divBdr>
                    <w:top w:val="none" w:sz="0" w:space="0" w:color="auto"/>
                    <w:left w:val="none" w:sz="0" w:space="0" w:color="auto"/>
                    <w:bottom w:val="none" w:sz="0" w:space="0" w:color="auto"/>
                    <w:right w:val="none" w:sz="0" w:space="0" w:color="auto"/>
                  </w:divBdr>
                </w:div>
                <w:div w:id="509877398">
                  <w:marLeft w:val="0"/>
                  <w:marRight w:val="0"/>
                  <w:marTop w:val="0"/>
                  <w:marBottom w:val="0"/>
                  <w:divBdr>
                    <w:top w:val="none" w:sz="0" w:space="0" w:color="auto"/>
                    <w:left w:val="none" w:sz="0" w:space="0" w:color="auto"/>
                    <w:bottom w:val="none" w:sz="0" w:space="0" w:color="auto"/>
                    <w:right w:val="none" w:sz="0" w:space="0" w:color="auto"/>
                  </w:divBdr>
                </w:div>
                <w:div w:id="509950894">
                  <w:marLeft w:val="0"/>
                  <w:marRight w:val="0"/>
                  <w:marTop w:val="0"/>
                  <w:marBottom w:val="0"/>
                  <w:divBdr>
                    <w:top w:val="none" w:sz="0" w:space="0" w:color="auto"/>
                    <w:left w:val="none" w:sz="0" w:space="0" w:color="auto"/>
                    <w:bottom w:val="none" w:sz="0" w:space="0" w:color="auto"/>
                    <w:right w:val="none" w:sz="0" w:space="0" w:color="auto"/>
                  </w:divBdr>
                </w:div>
                <w:div w:id="510267509">
                  <w:marLeft w:val="0"/>
                  <w:marRight w:val="0"/>
                  <w:marTop w:val="0"/>
                  <w:marBottom w:val="0"/>
                  <w:divBdr>
                    <w:top w:val="none" w:sz="0" w:space="0" w:color="auto"/>
                    <w:left w:val="none" w:sz="0" w:space="0" w:color="auto"/>
                    <w:bottom w:val="none" w:sz="0" w:space="0" w:color="auto"/>
                    <w:right w:val="none" w:sz="0" w:space="0" w:color="auto"/>
                  </w:divBdr>
                </w:div>
                <w:div w:id="510724492">
                  <w:marLeft w:val="0"/>
                  <w:marRight w:val="0"/>
                  <w:marTop w:val="0"/>
                  <w:marBottom w:val="0"/>
                  <w:divBdr>
                    <w:top w:val="none" w:sz="0" w:space="0" w:color="auto"/>
                    <w:left w:val="none" w:sz="0" w:space="0" w:color="auto"/>
                    <w:bottom w:val="none" w:sz="0" w:space="0" w:color="auto"/>
                    <w:right w:val="none" w:sz="0" w:space="0" w:color="auto"/>
                  </w:divBdr>
                </w:div>
                <w:div w:id="510725878">
                  <w:marLeft w:val="0"/>
                  <w:marRight w:val="0"/>
                  <w:marTop w:val="0"/>
                  <w:marBottom w:val="0"/>
                  <w:divBdr>
                    <w:top w:val="none" w:sz="0" w:space="0" w:color="auto"/>
                    <w:left w:val="none" w:sz="0" w:space="0" w:color="auto"/>
                    <w:bottom w:val="none" w:sz="0" w:space="0" w:color="auto"/>
                    <w:right w:val="none" w:sz="0" w:space="0" w:color="auto"/>
                  </w:divBdr>
                </w:div>
                <w:div w:id="510726544">
                  <w:marLeft w:val="0"/>
                  <w:marRight w:val="0"/>
                  <w:marTop w:val="0"/>
                  <w:marBottom w:val="0"/>
                  <w:divBdr>
                    <w:top w:val="none" w:sz="0" w:space="0" w:color="auto"/>
                    <w:left w:val="none" w:sz="0" w:space="0" w:color="auto"/>
                    <w:bottom w:val="none" w:sz="0" w:space="0" w:color="auto"/>
                    <w:right w:val="none" w:sz="0" w:space="0" w:color="auto"/>
                  </w:divBdr>
                </w:div>
                <w:div w:id="512648471">
                  <w:marLeft w:val="0"/>
                  <w:marRight w:val="0"/>
                  <w:marTop w:val="0"/>
                  <w:marBottom w:val="0"/>
                  <w:divBdr>
                    <w:top w:val="none" w:sz="0" w:space="0" w:color="auto"/>
                    <w:left w:val="none" w:sz="0" w:space="0" w:color="auto"/>
                    <w:bottom w:val="none" w:sz="0" w:space="0" w:color="auto"/>
                    <w:right w:val="none" w:sz="0" w:space="0" w:color="auto"/>
                  </w:divBdr>
                </w:div>
                <w:div w:id="513108515">
                  <w:marLeft w:val="0"/>
                  <w:marRight w:val="0"/>
                  <w:marTop w:val="0"/>
                  <w:marBottom w:val="0"/>
                  <w:divBdr>
                    <w:top w:val="none" w:sz="0" w:space="0" w:color="auto"/>
                    <w:left w:val="none" w:sz="0" w:space="0" w:color="auto"/>
                    <w:bottom w:val="none" w:sz="0" w:space="0" w:color="auto"/>
                    <w:right w:val="none" w:sz="0" w:space="0" w:color="auto"/>
                  </w:divBdr>
                </w:div>
                <w:div w:id="514810355">
                  <w:marLeft w:val="0"/>
                  <w:marRight w:val="0"/>
                  <w:marTop w:val="0"/>
                  <w:marBottom w:val="0"/>
                  <w:divBdr>
                    <w:top w:val="none" w:sz="0" w:space="0" w:color="auto"/>
                    <w:left w:val="none" w:sz="0" w:space="0" w:color="auto"/>
                    <w:bottom w:val="none" w:sz="0" w:space="0" w:color="auto"/>
                    <w:right w:val="none" w:sz="0" w:space="0" w:color="auto"/>
                  </w:divBdr>
                </w:div>
                <w:div w:id="515115193">
                  <w:marLeft w:val="0"/>
                  <w:marRight w:val="0"/>
                  <w:marTop w:val="0"/>
                  <w:marBottom w:val="0"/>
                  <w:divBdr>
                    <w:top w:val="none" w:sz="0" w:space="0" w:color="auto"/>
                    <w:left w:val="none" w:sz="0" w:space="0" w:color="auto"/>
                    <w:bottom w:val="none" w:sz="0" w:space="0" w:color="auto"/>
                    <w:right w:val="none" w:sz="0" w:space="0" w:color="auto"/>
                  </w:divBdr>
                </w:div>
                <w:div w:id="516386704">
                  <w:marLeft w:val="0"/>
                  <w:marRight w:val="0"/>
                  <w:marTop w:val="0"/>
                  <w:marBottom w:val="0"/>
                  <w:divBdr>
                    <w:top w:val="none" w:sz="0" w:space="0" w:color="auto"/>
                    <w:left w:val="none" w:sz="0" w:space="0" w:color="auto"/>
                    <w:bottom w:val="none" w:sz="0" w:space="0" w:color="auto"/>
                    <w:right w:val="none" w:sz="0" w:space="0" w:color="auto"/>
                  </w:divBdr>
                </w:div>
                <w:div w:id="517626340">
                  <w:marLeft w:val="0"/>
                  <w:marRight w:val="0"/>
                  <w:marTop w:val="0"/>
                  <w:marBottom w:val="0"/>
                  <w:divBdr>
                    <w:top w:val="none" w:sz="0" w:space="0" w:color="auto"/>
                    <w:left w:val="none" w:sz="0" w:space="0" w:color="auto"/>
                    <w:bottom w:val="none" w:sz="0" w:space="0" w:color="auto"/>
                    <w:right w:val="none" w:sz="0" w:space="0" w:color="auto"/>
                  </w:divBdr>
                </w:div>
                <w:div w:id="518079584">
                  <w:marLeft w:val="0"/>
                  <w:marRight w:val="0"/>
                  <w:marTop w:val="0"/>
                  <w:marBottom w:val="0"/>
                  <w:divBdr>
                    <w:top w:val="none" w:sz="0" w:space="0" w:color="auto"/>
                    <w:left w:val="none" w:sz="0" w:space="0" w:color="auto"/>
                    <w:bottom w:val="none" w:sz="0" w:space="0" w:color="auto"/>
                    <w:right w:val="none" w:sz="0" w:space="0" w:color="auto"/>
                  </w:divBdr>
                </w:div>
                <w:div w:id="518659087">
                  <w:marLeft w:val="0"/>
                  <w:marRight w:val="0"/>
                  <w:marTop w:val="0"/>
                  <w:marBottom w:val="0"/>
                  <w:divBdr>
                    <w:top w:val="none" w:sz="0" w:space="0" w:color="auto"/>
                    <w:left w:val="none" w:sz="0" w:space="0" w:color="auto"/>
                    <w:bottom w:val="none" w:sz="0" w:space="0" w:color="auto"/>
                    <w:right w:val="none" w:sz="0" w:space="0" w:color="auto"/>
                  </w:divBdr>
                </w:div>
                <w:div w:id="519008563">
                  <w:marLeft w:val="0"/>
                  <w:marRight w:val="0"/>
                  <w:marTop w:val="0"/>
                  <w:marBottom w:val="0"/>
                  <w:divBdr>
                    <w:top w:val="none" w:sz="0" w:space="0" w:color="auto"/>
                    <w:left w:val="none" w:sz="0" w:space="0" w:color="auto"/>
                    <w:bottom w:val="none" w:sz="0" w:space="0" w:color="auto"/>
                    <w:right w:val="none" w:sz="0" w:space="0" w:color="auto"/>
                  </w:divBdr>
                </w:div>
                <w:div w:id="519010680">
                  <w:marLeft w:val="0"/>
                  <w:marRight w:val="0"/>
                  <w:marTop w:val="0"/>
                  <w:marBottom w:val="0"/>
                  <w:divBdr>
                    <w:top w:val="none" w:sz="0" w:space="0" w:color="auto"/>
                    <w:left w:val="none" w:sz="0" w:space="0" w:color="auto"/>
                    <w:bottom w:val="none" w:sz="0" w:space="0" w:color="auto"/>
                    <w:right w:val="none" w:sz="0" w:space="0" w:color="auto"/>
                  </w:divBdr>
                </w:div>
                <w:div w:id="519667608">
                  <w:marLeft w:val="0"/>
                  <w:marRight w:val="0"/>
                  <w:marTop w:val="0"/>
                  <w:marBottom w:val="0"/>
                  <w:divBdr>
                    <w:top w:val="none" w:sz="0" w:space="0" w:color="auto"/>
                    <w:left w:val="none" w:sz="0" w:space="0" w:color="auto"/>
                    <w:bottom w:val="none" w:sz="0" w:space="0" w:color="auto"/>
                    <w:right w:val="none" w:sz="0" w:space="0" w:color="auto"/>
                  </w:divBdr>
                </w:div>
                <w:div w:id="520356404">
                  <w:marLeft w:val="0"/>
                  <w:marRight w:val="0"/>
                  <w:marTop w:val="0"/>
                  <w:marBottom w:val="0"/>
                  <w:divBdr>
                    <w:top w:val="none" w:sz="0" w:space="0" w:color="auto"/>
                    <w:left w:val="none" w:sz="0" w:space="0" w:color="auto"/>
                    <w:bottom w:val="none" w:sz="0" w:space="0" w:color="auto"/>
                    <w:right w:val="none" w:sz="0" w:space="0" w:color="auto"/>
                  </w:divBdr>
                </w:div>
                <w:div w:id="522941885">
                  <w:marLeft w:val="0"/>
                  <w:marRight w:val="0"/>
                  <w:marTop w:val="0"/>
                  <w:marBottom w:val="0"/>
                  <w:divBdr>
                    <w:top w:val="none" w:sz="0" w:space="0" w:color="auto"/>
                    <w:left w:val="none" w:sz="0" w:space="0" w:color="auto"/>
                    <w:bottom w:val="none" w:sz="0" w:space="0" w:color="auto"/>
                    <w:right w:val="none" w:sz="0" w:space="0" w:color="auto"/>
                  </w:divBdr>
                </w:div>
                <w:div w:id="523130738">
                  <w:marLeft w:val="0"/>
                  <w:marRight w:val="0"/>
                  <w:marTop w:val="0"/>
                  <w:marBottom w:val="0"/>
                  <w:divBdr>
                    <w:top w:val="none" w:sz="0" w:space="0" w:color="auto"/>
                    <w:left w:val="none" w:sz="0" w:space="0" w:color="auto"/>
                    <w:bottom w:val="none" w:sz="0" w:space="0" w:color="auto"/>
                    <w:right w:val="none" w:sz="0" w:space="0" w:color="auto"/>
                  </w:divBdr>
                </w:div>
                <w:div w:id="523861669">
                  <w:marLeft w:val="0"/>
                  <w:marRight w:val="0"/>
                  <w:marTop w:val="0"/>
                  <w:marBottom w:val="0"/>
                  <w:divBdr>
                    <w:top w:val="none" w:sz="0" w:space="0" w:color="auto"/>
                    <w:left w:val="none" w:sz="0" w:space="0" w:color="auto"/>
                    <w:bottom w:val="none" w:sz="0" w:space="0" w:color="auto"/>
                    <w:right w:val="none" w:sz="0" w:space="0" w:color="auto"/>
                  </w:divBdr>
                </w:div>
                <w:div w:id="524368175">
                  <w:marLeft w:val="0"/>
                  <w:marRight w:val="0"/>
                  <w:marTop w:val="0"/>
                  <w:marBottom w:val="0"/>
                  <w:divBdr>
                    <w:top w:val="none" w:sz="0" w:space="0" w:color="auto"/>
                    <w:left w:val="none" w:sz="0" w:space="0" w:color="auto"/>
                    <w:bottom w:val="none" w:sz="0" w:space="0" w:color="auto"/>
                    <w:right w:val="none" w:sz="0" w:space="0" w:color="auto"/>
                  </w:divBdr>
                </w:div>
                <w:div w:id="524564745">
                  <w:marLeft w:val="0"/>
                  <w:marRight w:val="0"/>
                  <w:marTop w:val="0"/>
                  <w:marBottom w:val="0"/>
                  <w:divBdr>
                    <w:top w:val="none" w:sz="0" w:space="0" w:color="auto"/>
                    <w:left w:val="none" w:sz="0" w:space="0" w:color="auto"/>
                    <w:bottom w:val="none" w:sz="0" w:space="0" w:color="auto"/>
                    <w:right w:val="none" w:sz="0" w:space="0" w:color="auto"/>
                  </w:divBdr>
                </w:div>
                <w:div w:id="525215651">
                  <w:marLeft w:val="0"/>
                  <w:marRight w:val="0"/>
                  <w:marTop w:val="0"/>
                  <w:marBottom w:val="0"/>
                  <w:divBdr>
                    <w:top w:val="none" w:sz="0" w:space="0" w:color="auto"/>
                    <w:left w:val="none" w:sz="0" w:space="0" w:color="auto"/>
                    <w:bottom w:val="none" w:sz="0" w:space="0" w:color="auto"/>
                    <w:right w:val="none" w:sz="0" w:space="0" w:color="auto"/>
                  </w:divBdr>
                </w:div>
                <w:div w:id="527062994">
                  <w:marLeft w:val="0"/>
                  <w:marRight w:val="0"/>
                  <w:marTop w:val="0"/>
                  <w:marBottom w:val="0"/>
                  <w:divBdr>
                    <w:top w:val="none" w:sz="0" w:space="0" w:color="auto"/>
                    <w:left w:val="none" w:sz="0" w:space="0" w:color="auto"/>
                    <w:bottom w:val="none" w:sz="0" w:space="0" w:color="auto"/>
                    <w:right w:val="none" w:sz="0" w:space="0" w:color="auto"/>
                  </w:divBdr>
                </w:div>
                <w:div w:id="528035236">
                  <w:marLeft w:val="0"/>
                  <w:marRight w:val="0"/>
                  <w:marTop w:val="0"/>
                  <w:marBottom w:val="0"/>
                  <w:divBdr>
                    <w:top w:val="none" w:sz="0" w:space="0" w:color="auto"/>
                    <w:left w:val="none" w:sz="0" w:space="0" w:color="auto"/>
                    <w:bottom w:val="none" w:sz="0" w:space="0" w:color="auto"/>
                    <w:right w:val="none" w:sz="0" w:space="0" w:color="auto"/>
                  </w:divBdr>
                </w:div>
                <w:div w:id="528375739">
                  <w:marLeft w:val="0"/>
                  <w:marRight w:val="0"/>
                  <w:marTop w:val="0"/>
                  <w:marBottom w:val="0"/>
                  <w:divBdr>
                    <w:top w:val="none" w:sz="0" w:space="0" w:color="auto"/>
                    <w:left w:val="none" w:sz="0" w:space="0" w:color="auto"/>
                    <w:bottom w:val="none" w:sz="0" w:space="0" w:color="auto"/>
                    <w:right w:val="none" w:sz="0" w:space="0" w:color="auto"/>
                  </w:divBdr>
                </w:div>
                <w:div w:id="528568312">
                  <w:marLeft w:val="0"/>
                  <w:marRight w:val="0"/>
                  <w:marTop w:val="0"/>
                  <w:marBottom w:val="0"/>
                  <w:divBdr>
                    <w:top w:val="none" w:sz="0" w:space="0" w:color="auto"/>
                    <w:left w:val="none" w:sz="0" w:space="0" w:color="auto"/>
                    <w:bottom w:val="none" w:sz="0" w:space="0" w:color="auto"/>
                    <w:right w:val="none" w:sz="0" w:space="0" w:color="auto"/>
                  </w:divBdr>
                </w:div>
                <w:div w:id="528878056">
                  <w:marLeft w:val="0"/>
                  <w:marRight w:val="0"/>
                  <w:marTop w:val="0"/>
                  <w:marBottom w:val="0"/>
                  <w:divBdr>
                    <w:top w:val="none" w:sz="0" w:space="0" w:color="auto"/>
                    <w:left w:val="none" w:sz="0" w:space="0" w:color="auto"/>
                    <w:bottom w:val="none" w:sz="0" w:space="0" w:color="auto"/>
                    <w:right w:val="none" w:sz="0" w:space="0" w:color="auto"/>
                  </w:divBdr>
                </w:div>
                <w:div w:id="529103519">
                  <w:marLeft w:val="0"/>
                  <w:marRight w:val="0"/>
                  <w:marTop w:val="0"/>
                  <w:marBottom w:val="0"/>
                  <w:divBdr>
                    <w:top w:val="none" w:sz="0" w:space="0" w:color="auto"/>
                    <w:left w:val="none" w:sz="0" w:space="0" w:color="auto"/>
                    <w:bottom w:val="none" w:sz="0" w:space="0" w:color="auto"/>
                    <w:right w:val="none" w:sz="0" w:space="0" w:color="auto"/>
                  </w:divBdr>
                </w:div>
                <w:div w:id="529221046">
                  <w:marLeft w:val="0"/>
                  <w:marRight w:val="0"/>
                  <w:marTop w:val="0"/>
                  <w:marBottom w:val="0"/>
                  <w:divBdr>
                    <w:top w:val="none" w:sz="0" w:space="0" w:color="auto"/>
                    <w:left w:val="none" w:sz="0" w:space="0" w:color="auto"/>
                    <w:bottom w:val="none" w:sz="0" w:space="0" w:color="auto"/>
                    <w:right w:val="none" w:sz="0" w:space="0" w:color="auto"/>
                  </w:divBdr>
                </w:div>
                <w:div w:id="529300945">
                  <w:marLeft w:val="0"/>
                  <w:marRight w:val="0"/>
                  <w:marTop w:val="0"/>
                  <w:marBottom w:val="0"/>
                  <w:divBdr>
                    <w:top w:val="none" w:sz="0" w:space="0" w:color="auto"/>
                    <w:left w:val="none" w:sz="0" w:space="0" w:color="auto"/>
                    <w:bottom w:val="none" w:sz="0" w:space="0" w:color="auto"/>
                    <w:right w:val="none" w:sz="0" w:space="0" w:color="auto"/>
                  </w:divBdr>
                </w:div>
                <w:div w:id="529728345">
                  <w:marLeft w:val="0"/>
                  <w:marRight w:val="0"/>
                  <w:marTop w:val="0"/>
                  <w:marBottom w:val="0"/>
                  <w:divBdr>
                    <w:top w:val="none" w:sz="0" w:space="0" w:color="auto"/>
                    <w:left w:val="none" w:sz="0" w:space="0" w:color="auto"/>
                    <w:bottom w:val="none" w:sz="0" w:space="0" w:color="auto"/>
                    <w:right w:val="none" w:sz="0" w:space="0" w:color="auto"/>
                  </w:divBdr>
                </w:div>
                <w:div w:id="530728764">
                  <w:marLeft w:val="0"/>
                  <w:marRight w:val="0"/>
                  <w:marTop w:val="0"/>
                  <w:marBottom w:val="0"/>
                  <w:divBdr>
                    <w:top w:val="none" w:sz="0" w:space="0" w:color="auto"/>
                    <w:left w:val="none" w:sz="0" w:space="0" w:color="auto"/>
                    <w:bottom w:val="none" w:sz="0" w:space="0" w:color="auto"/>
                    <w:right w:val="none" w:sz="0" w:space="0" w:color="auto"/>
                  </w:divBdr>
                </w:div>
                <w:div w:id="530800029">
                  <w:marLeft w:val="0"/>
                  <w:marRight w:val="0"/>
                  <w:marTop w:val="0"/>
                  <w:marBottom w:val="0"/>
                  <w:divBdr>
                    <w:top w:val="none" w:sz="0" w:space="0" w:color="auto"/>
                    <w:left w:val="none" w:sz="0" w:space="0" w:color="auto"/>
                    <w:bottom w:val="none" w:sz="0" w:space="0" w:color="auto"/>
                    <w:right w:val="none" w:sz="0" w:space="0" w:color="auto"/>
                  </w:divBdr>
                </w:div>
                <w:div w:id="531385941">
                  <w:marLeft w:val="0"/>
                  <w:marRight w:val="0"/>
                  <w:marTop w:val="0"/>
                  <w:marBottom w:val="0"/>
                  <w:divBdr>
                    <w:top w:val="none" w:sz="0" w:space="0" w:color="auto"/>
                    <w:left w:val="none" w:sz="0" w:space="0" w:color="auto"/>
                    <w:bottom w:val="none" w:sz="0" w:space="0" w:color="auto"/>
                    <w:right w:val="none" w:sz="0" w:space="0" w:color="auto"/>
                  </w:divBdr>
                </w:div>
                <w:div w:id="531844319">
                  <w:marLeft w:val="0"/>
                  <w:marRight w:val="0"/>
                  <w:marTop w:val="0"/>
                  <w:marBottom w:val="0"/>
                  <w:divBdr>
                    <w:top w:val="none" w:sz="0" w:space="0" w:color="auto"/>
                    <w:left w:val="none" w:sz="0" w:space="0" w:color="auto"/>
                    <w:bottom w:val="none" w:sz="0" w:space="0" w:color="auto"/>
                    <w:right w:val="none" w:sz="0" w:space="0" w:color="auto"/>
                  </w:divBdr>
                </w:div>
                <w:div w:id="532184702">
                  <w:marLeft w:val="0"/>
                  <w:marRight w:val="0"/>
                  <w:marTop w:val="0"/>
                  <w:marBottom w:val="0"/>
                  <w:divBdr>
                    <w:top w:val="none" w:sz="0" w:space="0" w:color="auto"/>
                    <w:left w:val="none" w:sz="0" w:space="0" w:color="auto"/>
                    <w:bottom w:val="none" w:sz="0" w:space="0" w:color="auto"/>
                    <w:right w:val="none" w:sz="0" w:space="0" w:color="auto"/>
                  </w:divBdr>
                </w:div>
                <w:div w:id="532310680">
                  <w:marLeft w:val="0"/>
                  <w:marRight w:val="0"/>
                  <w:marTop w:val="0"/>
                  <w:marBottom w:val="0"/>
                  <w:divBdr>
                    <w:top w:val="none" w:sz="0" w:space="0" w:color="auto"/>
                    <w:left w:val="none" w:sz="0" w:space="0" w:color="auto"/>
                    <w:bottom w:val="none" w:sz="0" w:space="0" w:color="auto"/>
                    <w:right w:val="none" w:sz="0" w:space="0" w:color="auto"/>
                  </w:divBdr>
                </w:div>
                <w:div w:id="533888843">
                  <w:marLeft w:val="0"/>
                  <w:marRight w:val="0"/>
                  <w:marTop w:val="0"/>
                  <w:marBottom w:val="0"/>
                  <w:divBdr>
                    <w:top w:val="none" w:sz="0" w:space="0" w:color="auto"/>
                    <w:left w:val="none" w:sz="0" w:space="0" w:color="auto"/>
                    <w:bottom w:val="none" w:sz="0" w:space="0" w:color="auto"/>
                    <w:right w:val="none" w:sz="0" w:space="0" w:color="auto"/>
                  </w:divBdr>
                </w:div>
                <w:div w:id="536965374">
                  <w:marLeft w:val="0"/>
                  <w:marRight w:val="0"/>
                  <w:marTop w:val="0"/>
                  <w:marBottom w:val="0"/>
                  <w:divBdr>
                    <w:top w:val="none" w:sz="0" w:space="0" w:color="auto"/>
                    <w:left w:val="none" w:sz="0" w:space="0" w:color="auto"/>
                    <w:bottom w:val="none" w:sz="0" w:space="0" w:color="auto"/>
                    <w:right w:val="none" w:sz="0" w:space="0" w:color="auto"/>
                  </w:divBdr>
                </w:div>
                <w:div w:id="537085766">
                  <w:marLeft w:val="0"/>
                  <w:marRight w:val="0"/>
                  <w:marTop w:val="0"/>
                  <w:marBottom w:val="0"/>
                  <w:divBdr>
                    <w:top w:val="none" w:sz="0" w:space="0" w:color="auto"/>
                    <w:left w:val="none" w:sz="0" w:space="0" w:color="auto"/>
                    <w:bottom w:val="none" w:sz="0" w:space="0" w:color="auto"/>
                    <w:right w:val="none" w:sz="0" w:space="0" w:color="auto"/>
                  </w:divBdr>
                </w:div>
                <w:div w:id="537281701">
                  <w:marLeft w:val="0"/>
                  <w:marRight w:val="0"/>
                  <w:marTop w:val="0"/>
                  <w:marBottom w:val="0"/>
                  <w:divBdr>
                    <w:top w:val="none" w:sz="0" w:space="0" w:color="auto"/>
                    <w:left w:val="none" w:sz="0" w:space="0" w:color="auto"/>
                    <w:bottom w:val="none" w:sz="0" w:space="0" w:color="auto"/>
                    <w:right w:val="none" w:sz="0" w:space="0" w:color="auto"/>
                  </w:divBdr>
                </w:div>
                <w:div w:id="537939135">
                  <w:marLeft w:val="0"/>
                  <w:marRight w:val="0"/>
                  <w:marTop w:val="0"/>
                  <w:marBottom w:val="0"/>
                  <w:divBdr>
                    <w:top w:val="none" w:sz="0" w:space="0" w:color="auto"/>
                    <w:left w:val="none" w:sz="0" w:space="0" w:color="auto"/>
                    <w:bottom w:val="none" w:sz="0" w:space="0" w:color="auto"/>
                    <w:right w:val="none" w:sz="0" w:space="0" w:color="auto"/>
                  </w:divBdr>
                </w:div>
                <w:div w:id="539123643">
                  <w:marLeft w:val="0"/>
                  <w:marRight w:val="0"/>
                  <w:marTop w:val="0"/>
                  <w:marBottom w:val="0"/>
                  <w:divBdr>
                    <w:top w:val="none" w:sz="0" w:space="0" w:color="auto"/>
                    <w:left w:val="none" w:sz="0" w:space="0" w:color="auto"/>
                    <w:bottom w:val="none" w:sz="0" w:space="0" w:color="auto"/>
                    <w:right w:val="none" w:sz="0" w:space="0" w:color="auto"/>
                  </w:divBdr>
                </w:div>
                <w:div w:id="539131331">
                  <w:marLeft w:val="0"/>
                  <w:marRight w:val="0"/>
                  <w:marTop w:val="0"/>
                  <w:marBottom w:val="0"/>
                  <w:divBdr>
                    <w:top w:val="none" w:sz="0" w:space="0" w:color="auto"/>
                    <w:left w:val="none" w:sz="0" w:space="0" w:color="auto"/>
                    <w:bottom w:val="none" w:sz="0" w:space="0" w:color="auto"/>
                    <w:right w:val="none" w:sz="0" w:space="0" w:color="auto"/>
                  </w:divBdr>
                </w:div>
                <w:div w:id="540672807">
                  <w:marLeft w:val="0"/>
                  <w:marRight w:val="0"/>
                  <w:marTop w:val="0"/>
                  <w:marBottom w:val="0"/>
                  <w:divBdr>
                    <w:top w:val="none" w:sz="0" w:space="0" w:color="auto"/>
                    <w:left w:val="none" w:sz="0" w:space="0" w:color="auto"/>
                    <w:bottom w:val="none" w:sz="0" w:space="0" w:color="auto"/>
                    <w:right w:val="none" w:sz="0" w:space="0" w:color="auto"/>
                  </w:divBdr>
                </w:div>
                <w:div w:id="540896536">
                  <w:marLeft w:val="0"/>
                  <w:marRight w:val="0"/>
                  <w:marTop w:val="0"/>
                  <w:marBottom w:val="0"/>
                  <w:divBdr>
                    <w:top w:val="none" w:sz="0" w:space="0" w:color="auto"/>
                    <w:left w:val="none" w:sz="0" w:space="0" w:color="auto"/>
                    <w:bottom w:val="none" w:sz="0" w:space="0" w:color="auto"/>
                    <w:right w:val="none" w:sz="0" w:space="0" w:color="auto"/>
                  </w:divBdr>
                </w:div>
                <w:div w:id="540944894">
                  <w:marLeft w:val="0"/>
                  <w:marRight w:val="0"/>
                  <w:marTop w:val="0"/>
                  <w:marBottom w:val="0"/>
                  <w:divBdr>
                    <w:top w:val="none" w:sz="0" w:space="0" w:color="auto"/>
                    <w:left w:val="none" w:sz="0" w:space="0" w:color="auto"/>
                    <w:bottom w:val="none" w:sz="0" w:space="0" w:color="auto"/>
                    <w:right w:val="none" w:sz="0" w:space="0" w:color="auto"/>
                  </w:divBdr>
                </w:div>
                <w:div w:id="541484539">
                  <w:marLeft w:val="0"/>
                  <w:marRight w:val="0"/>
                  <w:marTop w:val="0"/>
                  <w:marBottom w:val="0"/>
                  <w:divBdr>
                    <w:top w:val="none" w:sz="0" w:space="0" w:color="auto"/>
                    <w:left w:val="none" w:sz="0" w:space="0" w:color="auto"/>
                    <w:bottom w:val="none" w:sz="0" w:space="0" w:color="auto"/>
                    <w:right w:val="none" w:sz="0" w:space="0" w:color="auto"/>
                  </w:divBdr>
                </w:div>
                <w:div w:id="543447106">
                  <w:marLeft w:val="0"/>
                  <w:marRight w:val="0"/>
                  <w:marTop w:val="0"/>
                  <w:marBottom w:val="0"/>
                  <w:divBdr>
                    <w:top w:val="none" w:sz="0" w:space="0" w:color="auto"/>
                    <w:left w:val="none" w:sz="0" w:space="0" w:color="auto"/>
                    <w:bottom w:val="none" w:sz="0" w:space="0" w:color="auto"/>
                    <w:right w:val="none" w:sz="0" w:space="0" w:color="auto"/>
                  </w:divBdr>
                </w:div>
                <w:div w:id="544487852">
                  <w:marLeft w:val="0"/>
                  <w:marRight w:val="0"/>
                  <w:marTop w:val="0"/>
                  <w:marBottom w:val="0"/>
                  <w:divBdr>
                    <w:top w:val="none" w:sz="0" w:space="0" w:color="auto"/>
                    <w:left w:val="none" w:sz="0" w:space="0" w:color="auto"/>
                    <w:bottom w:val="none" w:sz="0" w:space="0" w:color="auto"/>
                    <w:right w:val="none" w:sz="0" w:space="0" w:color="auto"/>
                  </w:divBdr>
                </w:div>
                <w:div w:id="544946336">
                  <w:marLeft w:val="0"/>
                  <w:marRight w:val="0"/>
                  <w:marTop w:val="0"/>
                  <w:marBottom w:val="0"/>
                  <w:divBdr>
                    <w:top w:val="none" w:sz="0" w:space="0" w:color="auto"/>
                    <w:left w:val="none" w:sz="0" w:space="0" w:color="auto"/>
                    <w:bottom w:val="none" w:sz="0" w:space="0" w:color="auto"/>
                    <w:right w:val="none" w:sz="0" w:space="0" w:color="auto"/>
                  </w:divBdr>
                </w:div>
                <w:div w:id="545875768">
                  <w:marLeft w:val="0"/>
                  <w:marRight w:val="0"/>
                  <w:marTop w:val="0"/>
                  <w:marBottom w:val="0"/>
                  <w:divBdr>
                    <w:top w:val="none" w:sz="0" w:space="0" w:color="auto"/>
                    <w:left w:val="none" w:sz="0" w:space="0" w:color="auto"/>
                    <w:bottom w:val="none" w:sz="0" w:space="0" w:color="auto"/>
                    <w:right w:val="none" w:sz="0" w:space="0" w:color="auto"/>
                  </w:divBdr>
                </w:div>
                <w:div w:id="546143771">
                  <w:marLeft w:val="0"/>
                  <w:marRight w:val="0"/>
                  <w:marTop w:val="0"/>
                  <w:marBottom w:val="0"/>
                  <w:divBdr>
                    <w:top w:val="none" w:sz="0" w:space="0" w:color="auto"/>
                    <w:left w:val="none" w:sz="0" w:space="0" w:color="auto"/>
                    <w:bottom w:val="none" w:sz="0" w:space="0" w:color="auto"/>
                    <w:right w:val="none" w:sz="0" w:space="0" w:color="auto"/>
                  </w:divBdr>
                </w:div>
                <w:div w:id="546259924">
                  <w:marLeft w:val="0"/>
                  <w:marRight w:val="0"/>
                  <w:marTop w:val="0"/>
                  <w:marBottom w:val="0"/>
                  <w:divBdr>
                    <w:top w:val="none" w:sz="0" w:space="0" w:color="auto"/>
                    <w:left w:val="none" w:sz="0" w:space="0" w:color="auto"/>
                    <w:bottom w:val="none" w:sz="0" w:space="0" w:color="auto"/>
                    <w:right w:val="none" w:sz="0" w:space="0" w:color="auto"/>
                  </w:divBdr>
                </w:div>
                <w:div w:id="546338090">
                  <w:marLeft w:val="0"/>
                  <w:marRight w:val="0"/>
                  <w:marTop w:val="0"/>
                  <w:marBottom w:val="0"/>
                  <w:divBdr>
                    <w:top w:val="none" w:sz="0" w:space="0" w:color="auto"/>
                    <w:left w:val="none" w:sz="0" w:space="0" w:color="auto"/>
                    <w:bottom w:val="none" w:sz="0" w:space="0" w:color="auto"/>
                    <w:right w:val="none" w:sz="0" w:space="0" w:color="auto"/>
                  </w:divBdr>
                </w:div>
                <w:div w:id="546533314">
                  <w:marLeft w:val="0"/>
                  <w:marRight w:val="0"/>
                  <w:marTop w:val="0"/>
                  <w:marBottom w:val="0"/>
                  <w:divBdr>
                    <w:top w:val="none" w:sz="0" w:space="0" w:color="auto"/>
                    <w:left w:val="none" w:sz="0" w:space="0" w:color="auto"/>
                    <w:bottom w:val="none" w:sz="0" w:space="0" w:color="auto"/>
                    <w:right w:val="none" w:sz="0" w:space="0" w:color="auto"/>
                  </w:divBdr>
                </w:div>
                <w:div w:id="546843191">
                  <w:marLeft w:val="0"/>
                  <w:marRight w:val="0"/>
                  <w:marTop w:val="0"/>
                  <w:marBottom w:val="0"/>
                  <w:divBdr>
                    <w:top w:val="none" w:sz="0" w:space="0" w:color="auto"/>
                    <w:left w:val="none" w:sz="0" w:space="0" w:color="auto"/>
                    <w:bottom w:val="none" w:sz="0" w:space="0" w:color="auto"/>
                    <w:right w:val="none" w:sz="0" w:space="0" w:color="auto"/>
                  </w:divBdr>
                </w:div>
                <w:div w:id="547453151">
                  <w:marLeft w:val="0"/>
                  <w:marRight w:val="0"/>
                  <w:marTop w:val="0"/>
                  <w:marBottom w:val="0"/>
                  <w:divBdr>
                    <w:top w:val="none" w:sz="0" w:space="0" w:color="auto"/>
                    <w:left w:val="none" w:sz="0" w:space="0" w:color="auto"/>
                    <w:bottom w:val="none" w:sz="0" w:space="0" w:color="auto"/>
                    <w:right w:val="none" w:sz="0" w:space="0" w:color="auto"/>
                  </w:divBdr>
                </w:div>
                <w:div w:id="547454452">
                  <w:marLeft w:val="0"/>
                  <w:marRight w:val="0"/>
                  <w:marTop w:val="0"/>
                  <w:marBottom w:val="0"/>
                  <w:divBdr>
                    <w:top w:val="none" w:sz="0" w:space="0" w:color="auto"/>
                    <w:left w:val="none" w:sz="0" w:space="0" w:color="auto"/>
                    <w:bottom w:val="none" w:sz="0" w:space="0" w:color="auto"/>
                    <w:right w:val="none" w:sz="0" w:space="0" w:color="auto"/>
                  </w:divBdr>
                </w:div>
                <w:div w:id="548493776">
                  <w:marLeft w:val="0"/>
                  <w:marRight w:val="0"/>
                  <w:marTop w:val="0"/>
                  <w:marBottom w:val="0"/>
                  <w:divBdr>
                    <w:top w:val="none" w:sz="0" w:space="0" w:color="auto"/>
                    <w:left w:val="none" w:sz="0" w:space="0" w:color="auto"/>
                    <w:bottom w:val="none" w:sz="0" w:space="0" w:color="auto"/>
                    <w:right w:val="none" w:sz="0" w:space="0" w:color="auto"/>
                  </w:divBdr>
                </w:div>
                <w:div w:id="549004227">
                  <w:marLeft w:val="0"/>
                  <w:marRight w:val="0"/>
                  <w:marTop w:val="0"/>
                  <w:marBottom w:val="0"/>
                  <w:divBdr>
                    <w:top w:val="none" w:sz="0" w:space="0" w:color="auto"/>
                    <w:left w:val="none" w:sz="0" w:space="0" w:color="auto"/>
                    <w:bottom w:val="none" w:sz="0" w:space="0" w:color="auto"/>
                    <w:right w:val="none" w:sz="0" w:space="0" w:color="auto"/>
                  </w:divBdr>
                </w:div>
                <w:div w:id="549730749">
                  <w:marLeft w:val="0"/>
                  <w:marRight w:val="0"/>
                  <w:marTop w:val="0"/>
                  <w:marBottom w:val="0"/>
                  <w:divBdr>
                    <w:top w:val="none" w:sz="0" w:space="0" w:color="auto"/>
                    <w:left w:val="none" w:sz="0" w:space="0" w:color="auto"/>
                    <w:bottom w:val="none" w:sz="0" w:space="0" w:color="auto"/>
                    <w:right w:val="none" w:sz="0" w:space="0" w:color="auto"/>
                  </w:divBdr>
                </w:div>
                <w:div w:id="550071086">
                  <w:marLeft w:val="0"/>
                  <w:marRight w:val="0"/>
                  <w:marTop w:val="0"/>
                  <w:marBottom w:val="0"/>
                  <w:divBdr>
                    <w:top w:val="none" w:sz="0" w:space="0" w:color="auto"/>
                    <w:left w:val="none" w:sz="0" w:space="0" w:color="auto"/>
                    <w:bottom w:val="none" w:sz="0" w:space="0" w:color="auto"/>
                    <w:right w:val="none" w:sz="0" w:space="0" w:color="auto"/>
                  </w:divBdr>
                </w:div>
                <w:div w:id="551116813">
                  <w:marLeft w:val="0"/>
                  <w:marRight w:val="0"/>
                  <w:marTop w:val="0"/>
                  <w:marBottom w:val="0"/>
                  <w:divBdr>
                    <w:top w:val="none" w:sz="0" w:space="0" w:color="auto"/>
                    <w:left w:val="none" w:sz="0" w:space="0" w:color="auto"/>
                    <w:bottom w:val="none" w:sz="0" w:space="0" w:color="auto"/>
                    <w:right w:val="none" w:sz="0" w:space="0" w:color="auto"/>
                  </w:divBdr>
                </w:div>
                <w:div w:id="551501238">
                  <w:marLeft w:val="0"/>
                  <w:marRight w:val="0"/>
                  <w:marTop w:val="0"/>
                  <w:marBottom w:val="0"/>
                  <w:divBdr>
                    <w:top w:val="none" w:sz="0" w:space="0" w:color="auto"/>
                    <w:left w:val="none" w:sz="0" w:space="0" w:color="auto"/>
                    <w:bottom w:val="none" w:sz="0" w:space="0" w:color="auto"/>
                    <w:right w:val="none" w:sz="0" w:space="0" w:color="auto"/>
                  </w:divBdr>
                </w:div>
                <w:div w:id="551617993">
                  <w:marLeft w:val="0"/>
                  <w:marRight w:val="0"/>
                  <w:marTop w:val="0"/>
                  <w:marBottom w:val="0"/>
                  <w:divBdr>
                    <w:top w:val="none" w:sz="0" w:space="0" w:color="auto"/>
                    <w:left w:val="none" w:sz="0" w:space="0" w:color="auto"/>
                    <w:bottom w:val="none" w:sz="0" w:space="0" w:color="auto"/>
                    <w:right w:val="none" w:sz="0" w:space="0" w:color="auto"/>
                  </w:divBdr>
                </w:div>
                <w:div w:id="552691087">
                  <w:marLeft w:val="0"/>
                  <w:marRight w:val="0"/>
                  <w:marTop w:val="0"/>
                  <w:marBottom w:val="0"/>
                  <w:divBdr>
                    <w:top w:val="none" w:sz="0" w:space="0" w:color="auto"/>
                    <w:left w:val="none" w:sz="0" w:space="0" w:color="auto"/>
                    <w:bottom w:val="none" w:sz="0" w:space="0" w:color="auto"/>
                    <w:right w:val="none" w:sz="0" w:space="0" w:color="auto"/>
                  </w:divBdr>
                </w:div>
                <w:div w:id="552734040">
                  <w:marLeft w:val="0"/>
                  <w:marRight w:val="0"/>
                  <w:marTop w:val="0"/>
                  <w:marBottom w:val="0"/>
                  <w:divBdr>
                    <w:top w:val="none" w:sz="0" w:space="0" w:color="auto"/>
                    <w:left w:val="none" w:sz="0" w:space="0" w:color="auto"/>
                    <w:bottom w:val="none" w:sz="0" w:space="0" w:color="auto"/>
                    <w:right w:val="none" w:sz="0" w:space="0" w:color="auto"/>
                  </w:divBdr>
                </w:div>
                <w:div w:id="554774725">
                  <w:marLeft w:val="0"/>
                  <w:marRight w:val="0"/>
                  <w:marTop w:val="0"/>
                  <w:marBottom w:val="0"/>
                  <w:divBdr>
                    <w:top w:val="none" w:sz="0" w:space="0" w:color="auto"/>
                    <w:left w:val="none" w:sz="0" w:space="0" w:color="auto"/>
                    <w:bottom w:val="none" w:sz="0" w:space="0" w:color="auto"/>
                    <w:right w:val="none" w:sz="0" w:space="0" w:color="auto"/>
                  </w:divBdr>
                </w:div>
                <w:div w:id="555051055">
                  <w:marLeft w:val="0"/>
                  <w:marRight w:val="0"/>
                  <w:marTop w:val="0"/>
                  <w:marBottom w:val="0"/>
                  <w:divBdr>
                    <w:top w:val="none" w:sz="0" w:space="0" w:color="auto"/>
                    <w:left w:val="none" w:sz="0" w:space="0" w:color="auto"/>
                    <w:bottom w:val="none" w:sz="0" w:space="0" w:color="auto"/>
                    <w:right w:val="none" w:sz="0" w:space="0" w:color="auto"/>
                  </w:divBdr>
                </w:div>
                <w:div w:id="555775163">
                  <w:marLeft w:val="0"/>
                  <w:marRight w:val="0"/>
                  <w:marTop w:val="0"/>
                  <w:marBottom w:val="0"/>
                  <w:divBdr>
                    <w:top w:val="none" w:sz="0" w:space="0" w:color="auto"/>
                    <w:left w:val="none" w:sz="0" w:space="0" w:color="auto"/>
                    <w:bottom w:val="none" w:sz="0" w:space="0" w:color="auto"/>
                    <w:right w:val="none" w:sz="0" w:space="0" w:color="auto"/>
                  </w:divBdr>
                </w:div>
                <w:div w:id="557713302">
                  <w:marLeft w:val="0"/>
                  <w:marRight w:val="0"/>
                  <w:marTop w:val="0"/>
                  <w:marBottom w:val="0"/>
                  <w:divBdr>
                    <w:top w:val="none" w:sz="0" w:space="0" w:color="auto"/>
                    <w:left w:val="none" w:sz="0" w:space="0" w:color="auto"/>
                    <w:bottom w:val="none" w:sz="0" w:space="0" w:color="auto"/>
                    <w:right w:val="none" w:sz="0" w:space="0" w:color="auto"/>
                  </w:divBdr>
                </w:div>
                <w:div w:id="558636244">
                  <w:marLeft w:val="0"/>
                  <w:marRight w:val="0"/>
                  <w:marTop w:val="0"/>
                  <w:marBottom w:val="0"/>
                  <w:divBdr>
                    <w:top w:val="none" w:sz="0" w:space="0" w:color="auto"/>
                    <w:left w:val="none" w:sz="0" w:space="0" w:color="auto"/>
                    <w:bottom w:val="none" w:sz="0" w:space="0" w:color="auto"/>
                    <w:right w:val="none" w:sz="0" w:space="0" w:color="auto"/>
                  </w:divBdr>
                </w:div>
                <w:div w:id="559561242">
                  <w:marLeft w:val="0"/>
                  <w:marRight w:val="0"/>
                  <w:marTop w:val="0"/>
                  <w:marBottom w:val="0"/>
                  <w:divBdr>
                    <w:top w:val="none" w:sz="0" w:space="0" w:color="auto"/>
                    <w:left w:val="none" w:sz="0" w:space="0" w:color="auto"/>
                    <w:bottom w:val="none" w:sz="0" w:space="0" w:color="auto"/>
                    <w:right w:val="none" w:sz="0" w:space="0" w:color="auto"/>
                  </w:divBdr>
                </w:div>
                <w:div w:id="560336101">
                  <w:marLeft w:val="0"/>
                  <w:marRight w:val="0"/>
                  <w:marTop w:val="0"/>
                  <w:marBottom w:val="0"/>
                  <w:divBdr>
                    <w:top w:val="none" w:sz="0" w:space="0" w:color="auto"/>
                    <w:left w:val="none" w:sz="0" w:space="0" w:color="auto"/>
                    <w:bottom w:val="none" w:sz="0" w:space="0" w:color="auto"/>
                    <w:right w:val="none" w:sz="0" w:space="0" w:color="auto"/>
                  </w:divBdr>
                </w:div>
                <w:div w:id="560752653">
                  <w:marLeft w:val="0"/>
                  <w:marRight w:val="0"/>
                  <w:marTop w:val="0"/>
                  <w:marBottom w:val="0"/>
                  <w:divBdr>
                    <w:top w:val="none" w:sz="0" w:space="0" w:color="auto"/>
                    <w:left w:val="none" w:sz="0" w:space="0" w:color="auto"/>
                    <w:bottom w:val="none" w:sz="0" w:space="0" w:color="auto"/>
                    <w:right w:val="none" w:sz="0" w:space="0" w:color="auto"/>
                  </w:divBdr>
                </w:div>
                <w:div w:id="563300023">
                  <w:marLeft w:val="0"/>
                  <w:marRight w:val="0"/>
                  <w:marTop w:val="0"/>
                  <w:marBottom w:val="0"/>
                  <w:divBdr>
                    <w:top w:val="none" w:sz="0" w:space="0" w:color="auto"/>
                    <w:left w:val="none" w:sz="0" w:space="0" w:color="auto"/>
                    <w:bottom w:val="none" w:sz="0" w:space="0" w:color="auto"/>
                    <w:right w:val="none" w:sz="0" w:space="0" w:color="auto"/>
                  </w:divBdr>
                </w:div>
                <w:div w:id="564071407">
                  <w:marLeft w:val="0"/>
                  <w:marRight w:val="0"/>
                  <w:marTop w:val="0"/>
                  <w:marBottom w:val="0"/>
                  <w:divBdr>
                    <w:top w:val="none" w:sz="0" w:space="0" w:color="auto"/>
                    <w:left w:val="none" w:sz="0" w:space="0" w:color="auto"/>
                    <w:bottom w:val="none" w:sz="0" w:space="0" w:color="auto"/>
                    <w:right w:val="none" w:sz="0" w:space="0" w:color="auto"/>
                  </w:divBdr>
                </w:div>
                <w:div w:id="564489336">
                  <w:marLeft w:val="0"/>
                  <w:marRight w:val="0"/>
                  <w:marTop w:val="0"/>
                  <w:marBottom w:val="0"/>
                  <w:divBdr>
                    <w:top w:val="none" w:sz="0" w:space="0" w:color="auto"/>
                    <w:left w:val="none" w:sz="0" w:space="0" w:color="auto"/>
                    <w:bottom w:val="none" w:sz="0" w:space="0" w:color="auto"/>
                    <w:right w:val="none" w:sz="0" w:space="0" w:color="auto"/>
                  </w:divBdr>
                </w:div>
                <w:div w:id="564996195">
                  <w:marLeft w:val="0"/>
                  <w:marRight w:val="0"/>
                  <w:marTop w:val="0"/>
                  <w:marBottom w:val="0"/>
                  <w:divBdr>
                    <w:top w:val="none" w:sz="0" w:space="0" w:color="auto"/>
                    <w:left w:val="none" w:sz="0" w:space="0" w:color="auto"/>
                    <w:bottom w:val="none" w:sz="0" w:space="0" w:color="auto"/>
                    <w:right w:val="none" w:sz="0" w:space="0" w:color="auto"/>
                  </w:divBdr>
                </w:div>
                <w:div w:id="566189255">
                  <w:marLeft w:val="0"/>
                  <w:marRight w:val="0"/>
                  <w:marTop w:val="0"/>
                  <w:marBottom w:val="0"/>
                  <w:divBdr>
                    <w:top w:val="none" w:sz="0" w:space="0" w:color="auto"/>
                    <w:left w:val="none" w:sz="0" w:space="0" w:color="auto"/>
                    <w:bottom w:val="none" w:sz="0" w:space="0" w:color="auto"/>
                    <w:right w:val="none" w:sz="0" w:space="0" w:color="auto"/>
                  </w:divBdr>
                </w:div>
                <w:div w:id="567152560">
                  <w:marLeft w:val="0"/>
                  <w:marRight w:val="0"/>
                  <w:marTop w:val="0"/>
                  <w:marBottom w:val="0"/>
                  <w:divBdr>
                    <w:top w:val="none" w:sz="0" w:space="0" w:color="auto"/>
                    <w:left w:val="none" w:sz="0" w:space="0" w:color="auto"/>
                    <w:bottom w:val="none" w:sz="0" w:space="0" w:color="auto"/>
                    <w:right w:val="none" w:sz="0" w:space="0" w:color="auto"/>
                  </w:divBdr>
                </w:div>
                <w:div w:id="567375817">
                  <w:marLeft w:val="0"/>
                  <w:marRight w:val="0"/>
                  <w:marTop w:val="0"/>
                  <w:marBottom w:val="0"/>
                  <w:divBdr>
                    <w:top w:val="none" w:sz="0" w:space="0" w:color="auto"/>
                    <w:left w:val="none" w:sz="0" w:space="0" w:color="auto"/>
                    <w:bottom w:val="none" w:sz="0" w:space="0" w:color="auto"/>
                    <w:right w:val="none" w:sz="0" w:space="0" w:color="auto"/>
                  </w:divBdr>
                </w:div>
                <w:div w:id="568422481">
                  <w:marLeft w:val="0"/>
                  <w:marRight w:val="0"/>
                  <w:marTop w:val="0"/>
                  <w:marBottom w:val="0"/>
                  <w:divBdr>
                    <w:top w:val="none" w:sz="0" w:space="0" w:color="auto"/>
                    <w:left w:val="none" w:sz="0" w:space="0" w:color="auto"/>
                    <w:bottom w:val="none" w:sz="0" w:space="0" w:color="auto"/>
                    <w:right w:val="none" w:sz="0" w:space="0" w:color="auto"/>
                  </w:divBdr>
                </w:div>
                <w:div w:id="569930072">
                  <w:marLeft w:val="0"/>
                  <w:marRight w:val="0"/>
                  <w:marTop w:val="0"/>
                  <w:marBottom w:val="0"/>
                  <w:divBdr>
                    <w:top w:val="none" w:sz="0" w:space="0" w:color="auto"/>
                    <w:left w:val="none" w:sz="0" w:space="0" w:color="auto"/>
                    <w:bottom w:val="none" w:sz="0" w:space="0" w:color="auto"/>
                    <w:right w:val="none" w:sz="0" w:space="0" w:color="auto"/>
                  </w:divBdr>
                </w:div>
                <w:div w:id="570966688">
                  <w:marLeft w:val="0"/>
                  <w:marRight w:val="0"/>
                  <w:marTop w:val="0"/>
                  <w:marBottom w:val="0"/>
                  <w:divBdr>
                    <w:top w:val="none" w:sz="0" w:space="0" w:color="auto"/>
                    <w:left w:val="none" w:sz="0" w:space="0" w:color="auto"/>
                    <w:bottom w:val="none" w:sz="0" w:space="0" w:color="auto"/>
                    <w:right w:val="none" w:sz="0" w:space="0" w:color="auto"/>
                  </w:divBdr>
                </w:div>
                <w:div w:id="571503364">
                  <w:marLeft w:val="0"/>
                  <w:marRight w:val="0"/>
                  <w:marTop w:val="0"/>
                  <w:marBottom w:val="0"/>
                  <w:divBdr>
                    <w:top w:val="none" w:sz="0" w:space="0" w:color="auto"/>
                    <w:left w:val="none" w:sz="0" w:space="0" w:color="auto"/>
                    <w:bottom w:val="none" w:sz="0" w:space="0" w:color="auto"/>
                    <w:right w:val="none" w:sz="0" w:space="0" w:color="auto"/>
                  </w:divBdr>
                </w:div>
                <w:div w:id="571624051">
                  <w:marLeft w:val="0"/>
                  <w:marRight w:val="0"/>
                  <w:marTop w:val="0"/>
                  <w:marBottom w:val="0"/>
                  <w:divBdr>
                    <w:top w:val="none" w:sz="0" w:space="0" w:color="auto"/>
                    <w:left w:val="none" w:sz="0" w:space="0" w:color="auto"/>
                    <w:bottom w:val="none" w:sz="0" w:space="0" w:color="auto"/>
                    <w:right w:val="none" w:sz="0" w:space="0" w:color="auto"/>
                  </w:divBdr>
                </w:div>
                <w:div w:id="571696258">
                  <w:marLeft w:val="0"/>
                  <w:marRight w:val="0"/>
                  <w:marTop w:val="0"/>
                  <w:marBottom w:val="0"/>
                  <w:divBdr>
                    <w:top w:val="none" w:sz="0" w:space="0" w:color="auto"/>
                    <w:left w:val="none" w:sz="0" w:space="0" w:color="auto"/>
                    <w:bottom w:val="none" w:sz="0" w:space="0" w:color="auto"/>
                    <w:right w:val="none" w:sz="0" w:space="0" w:color="auto"/>
                  </w:divBdr>
                </w:div>
                <w:div w:id="572400661">
                  <w:marLeft w:val="0"/>
                  <w:marRight w:val="0"/>
                  <w:marTop w:val="0"/>
                  <w:marBottom w:val="0"/>
                  <w:divBdr>
                    <w:top w:val="none" w:sz="0" w:space="0" w:color="auto"/>
                    <w:left w:val="none" w:sz="0" w:space="0" w:color="auto"/>
                    <w:bottom w:val="none" w:sz="0" w:space="0" w:color="auto"/>
                    <w:right w:val="none" w:sz="0" w:space="0" w:color="auto"/>
                  </w:divBdr>
                </w:div>
                <w:div w:id="573006625">
                  <w:marLeft w:val="0"/>
                  <w:marRight w:val="0"/>
                  <w:marTop w:val="0"/>
                  <w:marBottom w:val="0"/>
                  <w:divBdr>
                    <w:top w:val="none" w:sz="0" w:space="0" w:color="auto"/>
                    <w:left w:val="none" w:sz="0" w:space="0" w:color="auto"/>
                    <w:bottom w:val="none" w:sz="0" w:space="0" w:color="auto"/>
                    <w:right w:val="none" w:sz="0" w:space="0" w:color="auto"/>
                  </w:divBdr>
                </w:div>
                <w:div w:id="573274106">
                  <w:marLeft w:val="0"/>
                  <w:marRight w:val="0"/>
                  <w:marTop w:val="0"/>
                  <w:marBottom w:val="0"/>
                  <w:divBdr>
                    <w:top w:val="none" w:sz="0" w:space="0" w:color="auto"/>
                    <w:left w:val="none" w:sz="0" w:space="0" w:color="auto"/>
                    <w:bottom w:val="none" w:sz="0" w:space="0" w:color="auto"/>
                    <w:right w:val="none" w:sz="0" w:space="0" w:color="auto"/>
                  </w:divBdr>
                </w:div>
                <w:div w:id="575096243">
                  <w:marLeft w:val="0"/>
                  <w:marRight w:val="0"/>
                  <w:marTop w:val="0"/>
                  <w:marBottom w:val="0"/>
                  <w:divBdr>
                    <w:top w:val="none" w:sz="0" w:space="0" w:color="auto"/>
                    <w:left w:val="none" w:sz="0" w:space="0" w:color="auto"/>
                    <w:bottom w:val="none" w:sz="0" w:space="0" w:color="auto"/>
                    <w:right w:val="none" w:sz="0" w:space="0" w:color="auto"/>
                  </w:divBdr>
                </w:div>
                <w:div w:id="575360836">
                  <w:marLeft w:val="0"/>
                  <w:marRight w:val="0"/>
                  <w:marTop w:val="0"/>
                  <w:marBottom w:val="0"/>
                  <w:divBdr>
                    <w:top w:val="none" w:sz="0" w:space="0" w:color="auto"/>
                    <w:left w:val="none" w:sz="0" w:space="0" w:color="auto"/>
                    <w:bottom w:val="none" w:sz="0" w:space="0" w:color="auto"/>
                    <w:right w:val="none" w:sz="0" w:space="0" w:color="auto"/>
                  </w:divBdr>
                </w:div>
                <w:div w:id="575481696">
                  <w:marLeft w:val="0"/>
                  <w:marRight w:val="0"/>
                  <w:marTop w:val="0"/>
                  <w:marBottom w:val="0"/>
                  <w:divBdr>
                    <w:top w:val="none" w:sz="0" w:space="0" w:color="auto"/>
                    <w:left w:val="none" w:sz="0" w:space="0" w:color="auto"/>
                    <w:bottom w:val="none" w:sz="0" w:space="0" w:color="auto"/>
                    <w:right w:val="none" w:sz="0" w:space="0" w:color="auto"/>
                  </w:divBdr>
                </w:div>
                <w:div w:id="576288519">
                  <w:marLeft w:val="0"/>
                  <w:marRight w:val="0"/>
                  <w:marTop w:val="0"/>
                  <w:marBottom w:val="0"/>
                  <w:divBdr>
                    <w:top w:val="none" w:sz="0" w:space="0" w:color="auto"/>
                    <w:left w:val="none" w:sz="0" w:space="0" w:color="auto"/>
                    <w:bottom w:val="none" w:sz="0" w:space="0" w:color="auto"/>
                    <w:right w:val="none" w:sz="0" w:space="0" w:color="auto"/>
                  </w:divBdr>
                </w:div>
                <w:div w:id="577830918">
                  <w:marLeft w:val="0"/>
                  <w:marRight w:val="0"/>
                  <w:marTop w:val="0"/>
                  <w:marBottom w:val="0"/>
                  <w:divBdr>
                    <w:top w:val="none" w:sz="0" w:space="0" w:color="auto"/>
                    <w:left w:val="none" w:sz="0" w:space="0" w:color="auto"/>
                    <w:bottom w:val="none" w:sz="0" w:space="0" w:color="auto"/>
                    <w:right w:val="none" w:sz="0" w:space="0" w:color="auto"/>
                  </w:divBdr>
                </w:div>
                <w:div w:id="578711882">
                  <w:marLeft w:val="0"/>
                  <w:marRight w:val="0"/>
                  <w:marTop w:val="0"/>
                  <w:marBottom w:val="0"/>
                  <w:divBdr>
                    <w:top w:val="none" w:sz="0" w:space="0" w:color="auto"/>
                    <w:left w:val="none" w:sz="0" w:space="0" w:color="auto"/>
                    <w:bottom w:val="none" w:sz="0" w:space="0" w:color="auto"/>
                    <w:right w:val="none" w:sz="0" w:space="0" w:color="auto"/>
                  </w:divBdr>
                </w:div>
                <w:div w:id="579174322">
                  <w:marLeft w:val="0"/>
                  <w:marRight w:val="0"/>
                  <w:marTop w:val="0"/>
                  <w:marBottom w:val="0"/>
                  <w:divBdr>
                    <w:top w:val="none" w:sz="0" w:space="0" w:color="auto"/>
                    <w:left w:val="none" w:sz="0" w:space="0" w:color="auto"/>
                    <w:bottom w:val="none" w:sz="0" w:space="0" w:color="auto"/>
                    <w:right w:val="none" w:sz="0" w:space="0" w:color="auto"/>
                  </w:divBdr>
                </w:div>
                <w:div w:id="579296976">
                  <w:marLeft w:val="0"/>
                  <w:marRight w:val="0"/>
                  <w:marTop w:val="0"/>
                  <w:marBottom w:val="0"/>
                  <w:divBdr>
                    <w:top w:val="none" w:sz="0" w:space="0" w:color="auto"/>
                    <w:left w:val="none" w:sz="0" w:space="0" w:color="auto"/>
                    <w:bottom w:val="none" w:sz="0" w:space="0" w:color="auto"/>
                    <w:right w:val="none" w:sz="0" w:space="0" w:color="auto"/>
                  </w:divBdr>
                </w:div>
                <w:div w:id="581989302">
                  <w:marLeft w:val="0"/>
                  <w:marRight w:val="0"/>
                  <w:marTop w:val="0"/>
                  <w:marBottom w:val="0"/>
                  <w:divBdr>
                    <w:top w:val="none" w:sz="0" w:space="0" w:color="auto"/>
                    <w:left w:val="none" w:sz="0" w:space="0" w:color="auto"/>
                    <w:bottom w:val="none" w:sz="0" w:space="0" w:color="auto"/>
                    <w:right w:val="none" w:sz="0" w:space="0" w:color="auto"/>
                  </w:divBdr>
                </w:div>
                <w:div w:id="582450304">
                  <w:marLeft w:val="0"/>
                  <w:marRight w:val="0"/>
                  <w:marTop w:val="0"/>
                  <w:marBottom w:val="0"/>
                  <w:divBdr>
                    <w:top w:val="none" w:sz="0" w:space="0" w:color="auto"/>
                    <w:left w:val="none" w:sz="0" w:space="0" w:color="auto"/>
                    <w:bottom w:val="none" w:sz="0" w:space="0" w:color="auto"/>
                    <w:right w:val="none" w:sz="0" w:space="0" w:color="auto"/>
                  </w:divBdr>
                </w:div>
                <w:div w:id="582877987">
                  <w:marLeft w:val="0"/>
                  <w:marRight w:val="0"/>
                  <w:marTop w:val="0"/>
                  <w:marBottom w:val="0"/>
                  <w:divBdr>
                    <w:top w:val="none" w:sz="0" w:space="0" w:color="auto"/>
                    <w:left w:val="none" w:sz="0" w:space="0" w:color="auto"/>
                    <w:bottom w:val="none" w:sz="0" w:space="0" w:color="auto"/>
                    <w:right w:val="none" w:sz="0" w:space="0" w:color="auto"/>
                  </w:divBdr>
                </w:div>
                <w:div w:id="584336911">
                  <w:marLeft w:val="0"/>
                  <w:marRight w:val="0"/>
                  <w:marTop w:val="0"/>
                  <w:marBottom w:val="0"/>
                  <w:divBdr>
                    <w:top w:val="none" w:sz="0" w:space="0" w:color="auto"/>
                    <w:left w:val="none" w:sz="0" w:space="0" w:color="auto"/>
                    <w:bottom w:val="none" w:sz="0" w:space="0" w:color="auto"/>
                    <w:right w:val="none" w:sz="0" w:space="0" w:color="auto"/>
                  </w:divBdr>
                </w:div>
                <w:div w:id="585236891">
                  <w:marLeft w:val="0"/>
                  <w:marRight w:val="0"/>
                  <w:marTop w:val="0"/>
                  <w:marBottom w:val="0"/>
                  <w:divBdr>
                    <w:top w:val="none" w:sz="0" w:space="0" w:color="auto"/>
                    <w:left w:val="none" w:sz="0" w:space="0" w:color="auto"/>
                    <w:bottom w:val="none" w:sz="0" w:space="0" w:color="auto"/>
                    <w:right w:val="none" w:sz="0" w:space="0" w:color="auto"/>
                  </w:divBdr>
                </w:div>
                <w:div w:id="585843453">
                  <w:marLeft w:val="0"/>
                  <w:marRight w:val="0"/>
                  <w:marTop w:val="0"/>
                  <w:marBottom w:val="0"/>
                  <w:divBdr>
                    <w:top w:val="none" w:sz="0" w:space="0" w:color="auto"/>
                    <w:left w:val="none" w:sz="0" w:space="0" w:color="auto"/>
                    <w:bottom w:val="none" w:sz="0" w:space="0" w:color="auto"/>
                    <w:right w:val="none" w:sz="0" w:space="0" w:color="auto"/>
                  </w:divBdr>
                </w:div>
                <w:div w:id="587427540">
                  <w:marLeft w:val="0"/>
                  <w:marRight w:val="0"/>
                  <w:marTop w:val="0"/>
                  <w:marBottom w:val="0"/>
                  <w:divBdr>
                    <w:top w:val="none" w:sz="0" w:space="0" w:color="auto"/>
                    <w:left w:val="none" w:sz="0" w:space="0" w:color="auto"/>
                    <w:bottom w:val="none" w:sz="0" w:space="0" w:color="auto"/>
                    <w:right w:val="none" w:sz="0" w:space="0" w:color="auto"/>
                  </w:divBdr>
                </w:div>
                <w:div w:id="589970092">
                  <w:marLeft w:val="0"/>
                  <w:marRight w:val="0"/>
                  <w:marTop w:val="0"/>
                  <w:marBottom w:val="0"/>
                  <w:divBdr>
                    <w:top w:val="none" w:sz="0" w:space="0" w:color="auto"/>
                    <w:left w:val="none" w:sz="0" w:space="0" w:color="auto"/>
                    <w:bottom w:val="none" w:sz="0" w:space="0" w:color="auto"/>
                    <w:right w:val="none" w:sz="0" w:space="0" w:color="auto"/>
                  </w:divBdr>
                </w:div>
                <w:div w:id="590043109">
                  <w:marLeft w:val="0"/>
                  <w:marRight w:val="0"/>
                  <w:marTop w:val="0"/>
                  <w:marBottom w:val="0"/>
                  <w:divBdr>
                    <w:top w:val="none" w:sz="0" w:space="0" w:color="auto"/>
                    <w:left w:val="none" w:sz="0" w:space="0" w:color="auto"/>
                    <w:bottom w:val="none" w:sz="0" w:space="0" w:color="auto"/>
                    <w:right w:val="none" w:sz="0" w:space="0" w:color="auto"/>
                  </w:divBdr>
                </w:div>
                <w:div w:id="590510478">
                  <w:marLeft w:val="0"/>
                  <w:marRight w:val="0"/>
                  <w:marTop w:val="0"/>
                  <w:marBottom w:val="0"/>
                  <w:divBdr>
                    <w:top w:val="none" w:sz="0" w:space="0" w:color="auto"/>
                    <w:left w:val="none" w:sz="0" w:space="0" w:color="auto"/>
                    <w:bottom w:val="none" w:sz="0" w:space="0" w:color="auto"/>
                    <w:right w:val="none" w:sz="0" w:space="0" w:color="auto"/>
                  </w:divBdr>
                </w:div>
                <w:div w:id="591478256">
                  <w:marLeft w:val="0"/>
                  <w:marRight w:val="0"/>
                  <w:marTop w:val="0"/>
                  <w:marBottom w:val="0"/>
                  <w:divBdr>
                    <w:top w:val="none" w:sz="0" w:space="0" w:color="auto"/>
                    <w:left w:val="none" w:sz="0" w:space="0" w:color="auto"/>
                    <w:bottom w:val="none" w:sz="0" w:space="0" w:color="auto"/>
                    <w:right w:val="none" w:sz="0" w:space="0" w:color="auto"/>
                  </w:divBdr>
                </w:div>
                <w:div w:id="591546128">
                  <w:marLeft w:val="0"/>
                  <w:marRight w:val="0"/>
                  <w:marTop w:val="0"/>
                  <w:marBottom w:val="0"/>
                  <w:divBdr>
                    <w:top w:val="none" w:sz="0" w:space="0" w:color="auto"/>
                    <w:left w:val="none" w:sz="0" w:space="0" w:color="auto"/>
                    <w:bottom w:val="none" w:sz="0" w:space="0" w:color="auto"/>
                    <w:right w:val="none" w:sz="0" w:space="0" w:color="auto"/>
                  </w:divBdr>
                </w:div>
                <w:div w:id="592058220">
                  <w:marLeft w:val="0"/>
                  <w:marRight w:val="0"/>
                  <w:marTop w:val="0"/>
                  <w:marBottom w:val="0"/>
                  <w:divBdr>
                    <w:top w:val="none" w:sz="0" w:space="0" w:color="auto"/>
                    <w:left w:val="none" w:sz="0" w:space="0" w:color="auto"/>
                    <w:bottom w:val="none" w:sz="0" w:space="0" w:color="auto"/>
                    <w:right w:val="none" w:sz="0" w:space="0" w:color="auto"/>
                  </w:divBdr>
                </w:div>
                <w:div w:id="592280218">
                  <w:marLeft w:val="0"/>
                  <w:marRight w:val="0"/>
                  <w:marTop w:val="0"/>
                  <w:marBottom w:val="0"/>
                  <w:divBdr>
                    <w:top w:val="none" w:sz="0" w:space="0" w:color="auto"/>
                    <w:left w:val="none" w:sz="0" w:space="0" w:color="auto"/>
                    <w:bottom w:val="none" w:sz="0" w:space="0" w:color="auto"/>
                    <w:right w:val="none" w:sz="0" w:space="0" w:color="auto"/>
                  </w:divBdr>
                </w:div>
                <w:div w:id="592670744">
                  <w:marLeft w:val="0"/>
                  <w:marRight w:val="0"/>
                  <w:marTop w:val="0"/>
                  <w:marBottom w:val="0"/>
                  <w:divBdr>
                    <w:top w:val="none" w:sz="0" w:space="0" w:color="auto"/>
                    <w:left w:val="none" w:sz="0" w:space="0" w:color="auto"/>
                    <w:bottom w:val="none" w:sz="0" w:space="0" w:color="auto"/>
                    <w:right w:val="none" w:sz="0" w:space="0" w:color="auto"/>
                  </w:divBdr>
                </w:div>
                <w:div w:id="592780366">
                  <w:marLeft w:val="0"/>
                  <w:marRight w:val="0"/>
                  <w:marTop w:val="0"/>
                  <w:marBottom w:val="0"/>
                  <w:divBdr>
                    <w:top w:val="none" w:sz="0" w:space="0" w:color="auto"/>
                    <w:left w:val="none" w:sz="0" w:space="0" w:color="auto"/>
                    <w:bottom w:val="none" w:sz="0" w:space="0" w:color="auto"/>
                    <w:right w:val="none" w:sz="0" w:space="0" w:color="auto"/>
                  </w:divBdr>
                </w:div>
                <w:div w:id="592782075">
                  <w:marLeft w:val="0"/>
                  <w:marRight w:val="0"/>
                  <w:marTop w:val="0"/>
                  <w:marBottom w:val="0"/>
                  <w:divBdr>
                    <w:top w:val="none" w:sz="0" w:space="0" w:color="auto"/>
                    <w:left w:val="none" w:sz="0" w:space="0" w:color="auto"/>
                    <w:bottom w:val="none" w:sz="0" w:space="0" w:color="auto"/>
                    <w:right w:val="none" w:sz="0" w:space="0" w:color="auto"/>
                  </w:divBdr>
                </w:div>
                <w:div w:id="592858659">
                  <w:marLeft w:val="0"/>
                  <w:marRight w:val="0"/>
                  <w:marTop w:val="0"/>
                  <w:marBottom w:val="0"/>
                  <w:divBdr>
                    <w:top w:val="none" w:sz="0" w:space="0" w:color="auto"/>
                    <w:left w:val="none" w:sz="0" w:space="0" w:color="auto"/>
                    <w:bottom w:val="none" w:sz="0" w:space="0" w:color="auto"/>
                    <w:right w:val="none" w:sz="0" w:space="0" w:color="auto"/>
                  </w:divBdr>
                </w:div>
                <w:div w:id="593905817">
                  <w:marLeft w:val="0"/>
                  <w:marRight w:val="0"/>
                  <w:marTop w:val="0"/>
                  <w:marBottom w:val="0"/>
                  <w:divBdr>
                    <w:top w:val="none" w:sz="0" w:space="0" w:color="auto"/>
                    <w:left w:val="none" w:sz="0" w:space="0" w:color="auto"/>
                    <w:bottom w:val="none" w:sz="0" w:space="0" w:color="auto"/>
                    <w:right w:val="none" w:sz="0" w:space="0" w:color="auto"/>
                  </w:divBdr>
                </w:div>
                <w:div w:id="594745534">
                  <w:marLeft w:val="0"/>
                  <w:marRight w:val="0"/>
                  <w:marTop w:val="0"/>
                  <w:marBottom w:val="0"/>
                  <w:divBdr>
                    <w:top w:val="none" w:sz="0" w:space="0" w:color="auto"/>
                    <w:left w:val="none" w:sz="0" w:space="0" w:color="auto"/>
                    <w:bottom w:val="none" w:sz="0" w:space="0" w:color="auto"/>
                    <w:right w:val="none" w:sz="0" w:space="0" w:color="auto"/>
                  </w:divBdr>
                </w:div>
                <w:div w:id="595209094">
                  <w:marLeft w:val="0"/>
                  <w:marRight w:val="0"/>
                  <w:marTop w:val="0"/>
                  <w:marBottom w:val="0"/>
                  <w:divBdr>
                    <w:top w:val="none" w:sz="0" w:space="0" w:color="auto"/>
                    <w:left w:val="none" w:sz="0" w:space="0" w:color="auto"/>
                    <w:bottom w:val="none" w:sz="0" w:space="0" w:color="auto"/>
                    <w:right w:val="none" w:sz="0" w:space="0" w:color="auto"/>
                  </w:divBdr>
                </w:div>
                <w:div w:id="595478545">
                  <w:marLeft w:val="0"/>
                  <w:marRight w:val="0"/>
                  <w:marTop w:val="0"/>
                  <w:marBottom w:val="0"/>
                  <w:divBdr>
                    <w:top w:val="none" w:sz="0" w:space="0" w:color="auto"/>
                    <w:left w:val="none" w:sz="0" w:space="0" w:color="auto"/>
                    <w:bottom w:val="none" w:sz="0" w:space="0" w:color="auto"/>
                    <w:right w:val="none" w:sz="0" w:space="0" w:color="auto"/>
                  </w:divBdr>
                </w:div>
                <w:div w:id="595558269">
                  <w:marLeft w:val="0"/>
                  <w:marRight w:val="0"/>
                  <w:marTop w:val="0"/>
                  <w:marBottom w:val="0"/>
                  <w:divBdr>
                    <w:top w:val="none" w:sz="0" w:space="0" w:color="auto"/>
                    <w:left w:val="none" w:sz="0" w:space="0" w:color="auto"/>
                    <w:bottom w:val="none" w:sz="0" w:space="0" w:color="auto"/>
                    <w:right w:val="none" w:sz="0" w:space="0" w:color="auto"/>
                  </w:divBdr>
                </w:div>
                <w:div w:id="595797037">
                  <w:marLeft w:val="0"/>
                  <w:marRight w:val="0"/>
                  <w:marTop w:val="0"/>
                  <w:marBottom w:val="0"/>
                  <w:divBdr>
                    <w:top w:val="none" w:sz="0" w:space="0" w:color="auto"/>
                    <w:left w:val="none" w:sz="0" w:space="0" w:color="auto"/>
                    <w:bottom w:val="none" w:sz="0" w:space="0" w:color="auto"/>
                    <w:right w:val="none" w:sz="0" w:space="0" w:color="auto"/>
                  </w:divBdr>
                </w:div>
                <w:div w:id="595866442">
                  <w:marLeft w:val="0"/>
                  <w:marRight w:val="0"/>
                  <w:marTop w:val="0"/>
                  <w:marBottom w:val="0"/>
                  <w:divBdr>
                    <w:top w:val="none" w:sz="0" w:space="0" w:color="auto"/>
                    <w:left w:val="none" w:sz="0" w:space="0" w:color="auto"/>
                    <w:bottom w:val="none" w:sz="0" w:space="0" w:color="auto"/>
                    <w:right w:val="none" w:sz="0" w:space="0" w:color="auto"/>
                  </w:divBdr>
                </w:div>
                <w:div w:id="596252234">
                  <w:marLeft w:val="0"/>
                  <w:marRight w:val="0"/>
                  <w:marTop w:val="0"/>
                  <w:marBottom w:val="0"/>
                  <w:divBdr>
                    <w:top w:val="none" w:sz="0" w:space="0" w:color="auto"/>
                    <w:left w:val="none" w:sz="0" w:space="0" w:color="auto"/>
                    <w:bottom w:val="none" w:sz="0" w:space="0" w:color="auto"/>
                    <w:right w:val="none" w:sz="0" w:space="0" w:color="auto"/>
                  </w:divBdr>
                </w:div>
                <w:div w:id="597059541">
                  <w:marLeft w:val="0"/>
                  <w:marRight w:val="0"/>
                  <w:marTop w:val="0"/>
                  <w:marBottom w:val="0"/>
                  <w:divBdr>
                    <w:top w:val="none" w:sz="0" w:space="0" w:color="auto"/>
                    <w:left w:val="none" w:sz="0" w:space="0" w:color="auto"/>
                    <w:bottom w:val="none" w:sz="0" w:space="0" w:color="auto"/>
                    <w:right w:val="none" w:sz="0" w:space="0" w:color="auto"/>
                  </w:divBdr>
                </w:div>
                <w:div w:id="597635517">
                  <w:marLeft w:val="0"/>
                  <w:marRight w:val="0"/>
                  <w:marTop w:val="0"/>
                  <w:marBottom w:val="0"/>
                  <w:divBdr>
                    <w:top w:val="none" w:sz="0" w:space="0" w:color="auto"/>
                    <w:left w:val="none" w:sz="0" w:space="0" w:color="auto"/>
                    <w:bottom w:val="none" w:sz="0" w:space="0" w:color="auto"/>
                    <w:right w:val="none" w:sz="0" w:space="0" w:color="auto"/>
                  </w:divBdr>
                </w:div>
                <w:div w:id="599141629">
                  <w:marLeft w:val="0"/>
                  <w:marRight w:val="0"/>
                  <w:marTop w:val="0"/>
                  <w:marBottom w:val="0"/>
                  <w:divBdr>
                    <w:top w:val="none" w:sz="0" w:space="0" w:color="auto"/>
                    <w:left w:val="none" w:sz="0" w:space="0" w:color="auto"/>
                    <w:bottom w:val="none" w:sz="0" w:space="0" w:color="auto"/>
                    <w:right w:val="none" w:sz="0" w:space="0" w:color="auto"/>
                  </w:divBdr>
                </w:div>
                <w:div w:id="601113870">
                  <w:marLeft w:val="0"/>
                  <w:marRight w:val="0"/>
                  <w:marTop w:val="0"/>
                  <w:marBottom w:val="0"/>
                  <w:divBdr>
                    <w:top w:val="none" w:sz="0" w:space="0" w:color="auto"/>
                    <w:left w:val="none" w:sz="0" w:space="0" w:color="auto"/>
                    <w:bottom w:val="none" w:sz="0" w:space="0" w:color="auto"/>
                    <w:right w:val="none" w:sz="0" w:space="0" w:color="auto"/>
                  </w:divBdr>
                </w:div>
                <w:div w:id="602418532">
                  <w:marLeft w:val="0"/>
                  <w:marRight w:val="0"/>
                  <w:marTop w:val="0"/>
                  <w:marBottom w:val="0"/>
                  <w:divBdr>
                    <w:top w:val="none" w:sz="0" w:space="0" w:color="auto"/>
                    <w:left w:val="none" w:sz="0" w:space="0" w:color="auto"/>
                    <w:bottom w:val="none" w:sz="0" w:space="0" w:color="auto"/>
                    <w:right w:val="none" w:sz="0" w:space="0" w:color="auto"/>
                  </w:divBdr>
                </w:div>
                <w:div w:id="603153284">
                  <w:marLeft w:val="0"/>
                  <w:marRight w:val="0"/>
                  <w:marTop w:val="0"/>
                  <w:marBottom w:val="0"/>
                  <w:divBdr>
                    <w:top w:val="none" w:sz="0" w:space="0" w:color="auto"/>
                    <w:left w:val="none" w:sz="0" w:space="0" w:color="auto"/>
                    <w:bottom w:val="none" w:sz="0" w:space="0" w:color="auto"/>
                    <w:right w:val="none" w:sz="0" w:space="0" w:color="auto"/>
                  </w:divBdr>
                </w:div>
                <w:div w:id="603852893">
                  <w:marLeft w:val="0"/>
                  <w:marRight w:val="0"/>
                  <w:marTop w:val="0"/>
                  <w:marBottom w:val="0"/>
                  <w:divBdr>
                    <w:top w:val="none" w:sz="0" w:space="0" w:color="auto"/>
                    <w:left w:val="none" w:sz="0" w:space="0" w:color="auto"/>
                    <w:bottom w:val="none" w:sz="0" w:space="0" w:color="auto"/>
                    <w:right w:val="none" w:sz="0" w:space="0" w:color="auto"/>
                  </w:divBdr>
                </w:div>
                <w:div w:id="605112943">
                  <w:marLeft w:val="0"/>
                  <w:marRight w:val="0"/>
                  <w:marTop w:val="0"/>
                  <w:marBottom w:val="0"/>
                  <w:divBdr>
                    <w:top w:val="none" w:sz="0" w:space="0" w:color="auto"/>
                    <w:left w:val="none" w:sz="0" w:space="0" w:color="auto"/>
                    <w:bottom w:val="none" w:sz="0" w:space="0" w:color="auto"/>
                    <w:right w:val="none" w:sz="0" w:space="0" w:color="auto"/>
                  </w:divBdr>
                </w:div>
                <w:div w:id="605817189">
                  <w:marLeft w:val="0"/>
                  <w:marRight w:val="0"/>
                  <w:marTop w:val="0"/>
                  <w:marBottom w:val="0"/>
                  <w:divBdr>
                    <w:top w:val="none" w:sz="0" w:space="0" w:color="auto"/>
                    <w:left w:val="none" w:sz="0" w:space="0" w:color="auto"/>
                    <w:bottom w:val="none" w:sz="0" w:space="0" w:color="auto"/>
                    <w:right w:val="none" w:sz="0" w:space="0" w:color="auto"/>
                  </w:divBdr>
                </w:div>
                <w:div w:id="607470833">
                  <w:marLeft w:val="0"/>
                  <w:marRight w:val="0"/>
                  <w:marTop w:val="0"/>
                  <w:marBottom w:val="0"/>
                  <w:divBdr>
                    <w:top w:val="none" w:sz="0" w:space="0" w:color="auto"/>
                    <w:left w:val="none" w:sz="0" w:space="0" w:color="auto"/>
                    <w:bottom w:val="none" w:sz="0" w:space="0" w:color="auto"/>
                    <w:right w:val="none" w:sz="0" w:space="0" w:color="auto"/>
                  </w:divBdr>
                </w:div>
                <w:div w:id="609551774">
                  <w:marLeft w:val="0"/>
                  <w:marRight w:val="0"/>
                  <w:marTop w:val="0"/>
                  <w:marBottom w:val="0"/>
                  <w:divBdr>
                    <w:top w:val="none" w:sz="0" w:space="0" w:color="auto"/>
                    <w:left w:val="none" w:sz="0" w:space="0" w:color="auto"/>
                    <w:bottom w:val="none" w:sz="0" w:space="0" w:color="auto"/>
                    <w:right w:val="none" w:sz="0" w:space="0" w:color="auto"/>
                  </w:divBdr>
                </w:div>
                <w:div w:id="609897945">
                  <w:marLeft w:val="0"/>
                  <w:marRight w:val="0"/>
                  <w:marTop w:val="0"/>
                  <w:marBottom w:val="0"/>
                  <w:divBdr>
                    <w:top w:val="none" w:sz="0" w:space="0" w:color="auto"/>
                    <w:left w:val="none" w:sz="0" w:space="0" w:color="auto"/>
                    <w:bottom w:val="none" w:sz="0" w:space="0" w:color="auto"/>
                    <w:right w:val="none" w:sz="0" w:space="0" w:color="auto"/>
                  </w:divBdr>
                </w:div>
                <w:div w:id="610750122">
                  <w:marLeft w:val="0"/>
                  <w:marRight w:val="0"/>
                  <w:marTop w:val="0"/>
                  <w:marBottom w:val="0"/>
                  <w:divBdr>
                    <w:top w:val="none" w:sz="0" w:space="0" w:color="auto"/>
                    <w:left w:val="none" w:sz="0" w:space="0" w:color="auto"/>
                    <w:bottom w:val="none" w:sz="0" w:space="0" w:color="auto"/>
                    <w:right w:val="none" w:sz="0" w:space="0" w:color="auto"/>
                  </w:divBdr>
                </w:div>
                <w:div w:id="611977149">
                  <w:marLeft w:val="0"/>
                  <w:marRight w:val="0"/>
                  <w:marTop w:val="0"/>
                  <w:marBottom w:val="0"/>
                  <w:divBdr>
                    <w:top w:val="none" w:sz="0" w:space="0" w:color="auto"/>
                    <w:left w:val="none" w:sz="0" w:space="0" w:color="auto"/>
                    <w:bottom w:val="none" w:sz="0" w:space="0" w:color="auto"/>
                    <w:right w:val="none" w:sz="0" w:space="0" w:color="auto"/>
                  </w:divBdr>
                </w:div>
                <w:div w:id="612176150">
                  <w:marLeft w:val="0"/>
                  <w:marRight w:val="0"/>
                  <w:marTop w:val="0"/>
                  <w:marBottom w:val="0"/>
                  <w:divBdr>
                    <w:top w:val="none" w:sz="0" w:space="0" w:color="auto"/>
                    <w:left w:val="none" w:sz="0" w:space="0" w:color="auto"/>
                    <w:bottom w:val="none" w:sz="0" w:space="0" w:color="auto"/>
                    <w:right w:val="none" w:sz="0" w:space="0" w:color="auto"/>
                  </w:divBdr>
                </w:div>
                <w:div w:id="612516834">
                  <w:marLeft w:val="0"/>
                  <w:marRight w:val="0"/>
                  <w:marTop w:val="0"/>
                  <w:marBottom w:val="0"/>
                  <w:divBdr>
                    <w:top w:val="none" w:sz="0" w:space="0" w:color="auto"/>
                    <w:left w:val="none" w:sz="0" w:space="0" w:color="auto"/>
                    <w:bottom w:val="none" w:sz="0" w:space="0" w:color="auto"/>
                    <w:right w:val="none" w:sz="0" w:space="0" w:color="auto"/>
                  </w:divBdr>
                </w:div>
                <w:div w:id="612519530">
                  <w:marLeft w:val="0"/>
                  <w:marRight w:val="0"/>
                  <w:marTop w:val="0"/>
                  <w:marBottom w:val="0"/>
                  <w:divBdr>
                    <w:top w:val="none" w:sz="0" w:space="0" w:color="auto"/>
                    <w:left w:val="none" w:sz="0" w:space="0" w:color="auto"/>
                    <w:bottom w:val="none" w:sz="0" w:space="0" w:color="auto"/>
                    <w:right w:val="none" w:sz="0" w:space="0" w:color="auto"/>
                  </w:divBdr>
                </w:div>
                <w:div w:id="614026512">
                  <w:marLeft w:val="0"/>
                  <w:marRight w:val="0"/>
                  <w:marTop w:val="0"/>
                  <w:marBottom w:val="0"/>
                  <w:divBdr>
                    <w:top w:val="none" w:sz="0" w:space="0" w:color="auto"/>
                    <w:left w:val="none" w:sz="0" w:space="0" w:color="auto"/>
                    <w:bottom w:val="none" w:sz="0" w:space="0" w:color="auto"/>
                    <w:right w:val="none" w:sz="0" w:space="0" w:color="auto"/>
                  </w:divBdr>
                </w:div>
                <w:div w:id="614093987">
                  <w:marLeft w:val="0"/>
                  <w:marRight w:val="0"/>
                  <w:marTop w:val="0"/>
                  <w:marBottom w:val="0"/>
                  <w:divBdr>
                    <w:top w:val="none" w:sz="0" w:space="0" w:color="auto"/>
                    <w:left w:val="none" w:sz="0" w:space="0" w:color="auto"/>
                    <w:bottom w:val="none" w:sz="0" w:space="0" w:color="auto"/>
                    <w:right w:val="none" w:sz="0" w:space="0" w:color="auto"/>
                  </w:divBdr>
                </w:div>
                <w:div w:id="614211468">
                  <w:marLeft w:val="0"/>
                  <w:marRight w:val="0"/>
                  <w:marTop w:val="0"/>
                  <w:marBottom w:val="0"/>
                  <w:divBdr>
                    <w:top w:val="none" w:sz="0" w:space="0" w:color="auto"/>
                    <w:left w:val="none" w:sz="0" w:space="0" w:color="auto"/>
                    <w:bottom w:val="none" w:sz="0" w:space="0" w:color="auto"/>
                    <w:right w:val="none" w:sz="0" w:space="0" w:color="auto"/>
                  </w:divBdr>
                </w:div>
                <w:div w:id="615142761">
                  <w:marLeft w:val="0"/>
                  <w:marRight w:val="0"/>
                  <w:marTop w:val="0"/>
                  <w:marBottom w:val="0"/>
                  <w:divBdr>
                    <w:top w:val="none" w:sz="0" w:space="0" w:color="auto"/>
                    <w:left w:val="none" w:sz="0" w:space="0" w:color="auto"/>
                    <w:bottom w:val="none" w:sz="0" w:space="0" w:color="auto"/>
                    <w:right w:val="none" w:sz="0" w:space="0" w:color="auto"/>
                  </w:divBdr>
                </w:div>
                <w:div w:id="615596249">
                  <w:marLeft w:val="0"/>
                  <w:marRight w:val="0"/>
                  <w:marTop w:val="0"/>
                  <w:marBottom w:val="0"/>
                  <w:divBdr>
                    <w:top w:val="none" w:sz="0" w:space="0" w:color="auto"/>
                    <w:left w:val="none" w:sz="0" w:space="0" w:color="auto"/>
                    <w:bottom w:val="none" w:sz="0" w:space="0" w:color="auto"/>
                    <w:right w:val="none" w:sz="0" w:space="0" w:color="auto"/>
                  </w:divBdr>
                </w:div>
                <w:div w:id="615722851">
                  <w:marLeft w:val="0"/>
                  <w:marRight w:val="0"/>
                  <w:marTop w:val="0"/>
                  <w:marBottom w:val="0"/>
                  <w:divBdr>
                    <w:top w:val="none" w:sz="0" w:space="0" w:color="auto"/>
                    <w:left w:val="none" w:sz="0" w:space="0" w:color="auto"/>
                    <w:bottom w:val="none" w:sz="0" w:space="0" w:color="auto"/>
                    <w:right w:val="none" w:sz="0" w:space="0" w:color="auto"/>
                  </w:divBdr>
                </w:div>
                <w:div w:id="617033488">
                  <w:marLeft w:val="0"/>
                  <w:marRight w:val="0"/>
                  <w:marTop w:val="0"/>
                  <w:marBottom w:val="0"/>
                  <w:divBdr>
                    <w:top w:val="none" w:sz="0" w:space="0" w:color="auto"/>
                    <w:left w:val="none" w:sz="0" w:space="0" w:color="auto"/>
                    <w:bottom w:val="none" w:sz="0" w:space="0" w:color="auto"/>
                    <w:right w:val="none" w:sz="0" w:space="0" w:color="auto"/>
                  </w:divBdr>
                </w:div>
                <w:div w:id="617302225">
                  <w:marLeft w:val="0"/>
                  <w:marRight w:val="0"/>
                  <w:marTop w:val="0"/>
                  <w:marBottom w:val="0"/>
                  <w:divBdr>
                    <w:top w:val="none" w:sz="0" w:space="0" w:color="auto"/>
                    <w:left w:val="none" w:sz="0" w:space="0" w:color="auto"/>
                    <w:bottom w:val="none" w:sz="0" w:space="0" w:color="auto"/>
                    <w:right w:val="none" w:sz="0" w:space="0" w:color="auto"/>
                  </w:divBdr>
                </w:div>
                <w:div w:id="618149726">
                  <w:marLeft w:val="0"/>
                  <w:marRight w:val="0"/>
                  <w:marTop w:val="0"/>
                  <w:marBottom w:val="0"/>
                  <w:divBdr>
                    <w:top w:val="none" w:sz="0" w:space="0" w:color="auto"/>
                    <w:left w:val="none" w:sz="0" w:space="0" w:color="auto"/>
                    <w:bottom w:val="none" w:sz="0" w:space="0" w:color="auto"/>
                    <w:right w:val="none" w:sz="0" w:space="0" w:color="auto"/>
                  </w:divBdr>
                </w:div>
                <w:div w:id="618682297">
                  <w:marLeft w:val="0"/>
                  <w:marRight w:val="0"/>
                  <w:marTop w:val="0"/>
                  <w:marBottom w:val="0"/>
                  <w:divBdr>
                    <w:top w:val="none" w:sz="0" w:space="0" w:color="auto"/>
                    <w:left w:val="none" w:sz="0" w:space="0" w:color="auto"/>
                    <w:bottom w:val="none" w:sz="0" w:space="0" w:color="auto"/>
                    <w:right w:val="none" w:sz="0" w:space="0" w:color="auto"/>
                  </w:divBdr>
                </w:div>
                <w:div w:id="620108856">
                  <w:marLeft w:val="0"/>
                  <w:marRight w:val="0"/>
                  <w:marTop w:val="0"/>
                  <w:marBottom w:val="0"/>
                  <w:divBdr>
                    <w:top w:val="none" w:sz="0" w:space="0" w:color="auto"/>
                    <w:left w:val="none" w:sz="0" w:space="0" w:color="auto"/>
                    <w:bottom w:val="none" w:sz="0" w:space="0" w:color="auto"/>
                    <w:right w:val="none" w:sz="0" w:space="0" w:color="auto"/>
                  </w:divBdr>
                </w:div>
                <w:div w:id="620764572">
                  <w:marLeft w:val="0"/>
                  <w:marRight w:val="0"/>
                  <w:marTop w:val="0"/>
                  <w:marBottom w:val="0"/>
                  <w:divBdr>
                    <w:top w:val="none" w:sz="0" w:space="0" w:color="auto"/>
                    <w:left w:val="none" w:sz="0" w:space="0" w:color="auto"/>
                    <w:bottom w:val="none" w:sz="0" w:space="0" w:color="auto"/>
                    <w:right w:val="none" w:sz="0" w:space="0" w:color="auto"/>
                  </w:divBdr>
                </w:div>
                <w:div w:id="621619361">
                  <w:marLeft w:val="0"/>
                  <w:marRight w:val="0"/>
                  <w:marTop w:val="0"/>
                  <w:marBottom w:val="0"/>
                  <w:divBdr>
                    <w:top w:val="none" w:sz="0" w:space="0" w:color="auto"/>
                    <w:left w:val="none" w:sz="0" w:space="0" w:color="auto"/>
                    <w:bottom w:val="none" w:sz="0" w:space="0" w:color="auto"/>
                    <w:right w:val="none" w:sz="0" w:space="0" w:color="auto"/>
                  </w:divBdr>
                </w:div>
                <w:div w:id="622734192">
                  <w:marLeft w:val="0"/>
                  <w:marRight w:val="0"/>
                  <w:marTop w:val="0"/>
                  <w:marBottom w:val="0"/>
                  <w:divBdr>
                    <w:top w:val="none" w:sz="0" w:space="0" w:color="auto"/>
                    <w:left w:val="none" w:sz="0" w:space="0" w:color="auto"/>
                    <w:bottom w:val="none" w:sz="0" w:space="0" w:color="auto"/>
                    <w:right w:val="none" w:sz="0" w:space="0" w:color="auto"/>
                  </w:divBdr>
                </w:div>
                <w:div w:id="623199304">
                  <w:marLeft w:val="0"/>
                  <w:marRight w:val="0"/>
                  <w:marTop w:val="0"/>
                  <w:marBottom w:val="0"/>
                  <w:divBdr>
                    <w:top w:val="none" w:sz="0" w:space="0" w:color="auto"/>
                    <w:left w:val="none" w:sz="0" w:space="0" w:color="auto"/>
                    <w:bottom w:val="none" w:sz="0" w:space="0" w:color="auto"/>
                    <w:right w:val="none" w:sz="0" w:space="0" w:color="auto"/>
                  </w:divBdr>
                </w:div>
                <w:div w:id="623393297">
                  <w:marLeft w:val="0"/>
                  <w:marRight w:val="0"/>
                  <w:marTop w:val="0"/>
                  <w:marBottom w:val="0"/>
                  <w:divBdr>
                    <w:top w:val="none" w:sz="0" w:space="0" w:color="auto"/>
                    <w:left w:val="none" w:sz="0" w:space="0" w:color="auto"/>
                    <w:bottom w:val="none" w:sz="0" w:space="0" w:color="auto"/>
                    <w:right w:val="none" w:sz="0" w:space="0" w:color="auto"/>
                  </w:divBdr>
                </w:div>
                <w:div w:id="624502264">
                  <w:marLeft w:val="0"/>
                  <w:marRight w:val="0"/>
                  <w:marTop w:val="0"/>
                  <w:marBottom w:val="0"/>
                  <w:divBdr>
                    <w:top w:val="none" w:sz="0" w:space="0" w:color="auto"/>
                    <w:left w:val="none" w:sz="0" w:space="0" w:color="auto"/>
                    <w:bottom w:val="none" w:sz="0" w:space="0" w:color="auto"/>
                    <w:right w:val="none" w:sz="0" w:space="0" w:color="auto"/>
                  </w:divBdr>
                </w:div>
                <w:div w:id="624821418">
                  <w:marLeft w:val="0"/>
                  <w:marRight w:val="0"/>
                  <w:marTop w:val="0"/>
                  <w:marBottom w:val="0"/>
                  <w:divBdr>
                    <w:top w:val="none" w:sz="0" w:space="0" w:color="auto"/>
                    <w:left w:val="none" w:sz="0" w:space="0" w:color="auto"/>
                    <w:bottom w:val="none" w:sz="0" w:space="0" w:color="auto"/>
                    <w:right w:val="none" w:sz="0" w:space="0" w:color="auto"/>
                  </w:divBdr>
                </w:div>
                <w:div w:id="626081299">
                  <w:marLeft w:val="0"/>
                  <w:marRight w:val="0"/>
                  <w:marTop w:val="0"/>
                  <w:marBottom w:val="0"/>
                  <w:divBdr>
                    <w:top w:val="none" w:sz="0" w:space="0" w:color="auto"/>
                    <w:left w:val="none" w:sz="0" w:space="0" w:color="auto"/>
                    <w:bottom w:val="none" w:sz="0" w:space="0" w:color="auto"/>
                    <w:right w:val="none" w:sz="0" w:space="0" w:color="auto"/>
                  </w:divBdr>
                </w:div>
                <w:div w:id="626814883">
                  <w:marLeft w:val="0"/>
                  <w:marRight w:val="0"/>
                  <w:marTop w:val="0"/>
                  <w:marBottom w:val="0"/>
                  <w:divBdr>
                    <w:top w:val="none" w:sz="0" w:space="0" w:color="auto"/>
                    <w:left w:val="none" w:sz="0" w:space="0" w:color="auto"/>
                    <w:bottom w:val="none" w:sz="0" w:space="0" w:color="auto"/>
                    <w:right w:val="none" w:sz="0" w:space="0" w:color="auto"/>
                  </w:divBdr>
                </w:div>
                <w:div w:id="626929645">
                  <w:marLeft w:val="0"/>
                  <w:marRight w:val="0"/>
                  <w:marTop w:val="0"/>
                  <w:marBottom w:val="0"/>
                  <w:divBdr>
                    <w:top w:val="none" w:sz="0" w:space="0" w:color="auto"/>
                    <w:left w:val="none" w:sz="0" w:space="0" w:color="auto"/>
                    <w:bottom w:val="none" w:sz="0" w:space="0" w:color="auto"/>
                    <w:right w:val="none" w:sz="0" w:space="0" w:color="auto"/>
                  </w:divBdr>
                </w:div>
                <w:div w:id="627008731">
                  <w:marLeft w:val="0"/>
                  <w:marRight w:val="0"/>
                  <w:marTop w:val="0"/>
                  <w:marBottom w:val="0"/>
                  <w:divBdr>
                    <w:top w:val="none" w:sz="0" w:space="0" w:color="auto"/>
                    <w:left w:val="none" w:sz="0" w:space="0" w:color="auto"/>
                    <w:bottom w:val="none" w:sz="0" w:space="0" w:color="auto"/>
                    <w:right w:val="none" w:sz="0" w:space="0" w:color="auto"/>
                  </w:divBdr>
                </w:div>
                <w:div w:id="627277720">
                  <w:marLeft w:val="0"/>
                  <w:marRight w:val="0"/>
                  <w:marTop w:val="0"/>
                  <w:marBottom w:val="0"/>
                  <w:divBdr>
                    <w:top w:val="none" w:sz="0" w:space="0" w:color="auto"/>
                    <w:left w:val="none" w:sz="0" w:space="0" w:color="auto"/>
                    <w:bottom w:val="none" w:sz="0" w:space="0" w:color="auto"/>
                    <w:right w:val="none" w:sz="0" w:space="0" w:color="auto"/>
                  </w:divBdr>
                </w:div>
                <w:div w:id="627316689">
                  <w:marLeft w:val="0"/>
                  <w:marRight w:val="0"/>
                  <w:marTop w:val="0"/>
                  <w:marBottom w:val="0"/>
                  <w:divBdr>
                    <w:top w:val="none" w:sz="0" w:space="0" w:color="auto"/>
                    <w:left w:val="none" w:sz="0" w:space="0" w:color="auto"/>
                    <w:bottom w:val="none" w:sz="0" w:space="0" w:color="auto"/>
                    <w:right w:val="none" w:sz="0" w:space="0" w:color="auto"/>
                  </w:divBdr>
                </w:div>
                <w:div w:id="629091118">
                  <w:marLeft w:val="0"/>
                  <w:marRight w:val="0"/>
                  <w:marTop w:val="0"/>
                  <w:marBottom w:val="0"/>
                  <w:divBdr>
                    <w:top w:val="none" w:sz="0" w:space="0" w:color="auto"/>
                    <w:left w:val="none" w:sz="0" w:space="0" w:color="auto"/>
                    <w:bottom w:val="none" w:sz="0" w:space="0" w:color="auto"/>
                    <w:right w:val="none" w:sz="0" w:space="0" w:color="auto"/>
                  </w:divBdr>
                </w:div>
                <w:div w:id="630015689">
                  <w:marLeft w:val="0"/>
                  <w:marRight w:val="0"/>
                  <w:marTop w:val="0"/>
                  <w:marBottom w:val="0"/>
                  <w:divBdr>
                    <w:top w:val="none" w:sz="0" w:space="0" w:color="auto"/>
                    <w:left w:val="none" w:sz="0" w:space="0" w:color="auto"/>
                    <w:bottom w:val="none" w:sz="0" w:space="0" w:color="auto"/>
                    <w:right w:val="none" w:sz="0" w:space="0" w:color="auto"/>
                  </w:divBdr>
                </w:div>
                <w:div w:id="630671461">
                  <w:marLeft w:val="0"/>
                  <w:marRight w:val="0"/>
                  <w:marTop w:val="0"/>
                  <w:marBottom w:val="0"/>
                  <w:divBdr>
                    <w:top w:val="none" w:sz="0" w:space="0" w:color="auto"/>
                    <w:left w:val="none" w:sz="0" w:space="0" w:color="auto"/>
                    <w:bottom w:val="none" w:sz="0" w:space="0" w:color="auto"/>
                    <w:right w:val="none" w:sz="0" w:space="0" w:color="auto"/>
                  </w:divBdr>
                </w:div>
                <w:div w:id="630785447">
                  <w:marLeft w:val="0"/>
                  <w:marRight w:val="0"/>
                  <w:marTop w:val="0"/>
                  <w:marBottom w:val="0"/>
                  <w:divBdr>
                    <w:top w:val="none" w:sz="0" w:space="0" w:color="auto"/>
                    <w:left w:val="none" w:sz="0" w:space="0" w:color="auto"/>
                    <w:bottom w:val="none" w:sz="0" w:space="0" w:color="auto"/>
                    <w:right w:val="none" w:sz="0" w:space="0" w:color="auto"/>
                  </w:divBdr>
                </w:div>
                <w:div w:id="631059075">
                  <w:marLeft w:val="0"/>
                  <w:marRight w:val="0"/>
                  <w:marTop w:val="0"/>
                  <w:marBottom w:val="0"/>
                  <w:divBdr>
                    <w:top w:val="none" w:sz="0" w:space="0" w:color="auto"/>
                    <w:left w:val="none" w:sz="0" w:space="0" w:color="auto"/>
                    <w:bottom w:val="none" w:sz="0" w:space="0" w:color="auto"/>
                    <w:right w:val="none" w:sz="0" w:space="0" w:color="auto"/>
                  </w:divBdr>
                </w:div>
                <w:div w:id="631206803">
                  <w:marLeft w:val="0"/>
                  <w:marRight w:val="0"/>
                  <w:marTop w:val="0"/>
                  <w:marBottom w:val="0"/>
                  <w:divBdr>
                    <w:top w:val="none" w:sz="0" w:space="0" w:color="auto"/>
                    <w:left w:val="none" w:sz="0" w:space="0" w:color="auto"/>
                    <w:bottom w:val="none" w:sz="0" w:space="0" w:color="auto"/>
                    <w:right w:val="none" w:sz="0" w:space="0" w:color="auto"/>
                  </w:divBdr>
                </w:div>
                <w:div w:id="631442868">
                  <w:marLeft w:val="0"/>
                  <w:marRight w:val="0"/>
                  <w:marTop w:val="0"/>
                  <w:marBottom w:val="0"/>
                  <w:divBdr>
                    <w:top w:val="none" w:sz="0" w:space="0" w:color="auto"/>
                    <w:left w:val="none" w:sz="0" w:space="0" w:color="auto"/>
                    <w:bottom w:val="none" w:sz="0" w:space="0" w:color="auto"/>
                    <w:right w:val="none" w:sz="0" w:space="0" w:color="auto"/>
                  </w:divBdr>
                </w:div>
                <w:div w:id="631639118">
                  <w:marLeft w:val="0"/>
                  <w:marRight w:val="0"/>
                  <w:marTop w:val="0"/>
                  <w:marBottom w:val="0"/>
                  <w:divBdr>
                    <w:top w:val="none" w:sz="0" w:space="0" w:color="auto"/>
                    <w:left w:val="none" w:sz="0" w:space="0" w:color="auto"/>
                    <w:bottom w:val="none" w:sz="0" w:space="0" w:color="auto"/>
                    <w:right w:val="none" w:sz="0" w:space="0" w:color="auto"/>
                  </w:divBdr>
                </w:div>
                <w:div w:id="631903724">
                  <w:marLeft w:val="0"/>
                  <w:marRight w:val="0"/>
                  <w:marTop w:val="0"/>
                  <w:marBottom w:val="0"/>
                  <w:divBdr>
                    <w:top w:val="none" w:sz="0" w:space="0" w:color="auto"/>
                    <w:left w:val="none" w:sz="0" w:space="0" w:color="auto"/>
                    <w:bottom w:val="none" w:sz="0" w:space="0" w:color="auto"/>
                    <w:right w:val="none" w:sz="0" w:space="0" w:color="auto"/>
                  </w:divBdr>
                </w:div>
                <w:div w:id="631982847">
                  <w:marLeft w:val="0"/>
                  <w:marRight w:val="0"/>
                  <w:marTop w:val="0"/>
                  <w:marBottom w:val="0"/>
                  <w:divBdr>
                    <w:top w:val="none" w:sz="0" w:space="0" w:color="auto"/>
                    <w:left w:val="none" w:sz="0" w:space="0" w:color="auto"/>
                    <w:bottom w:val="none" w:sz="0" w:space="0" w:color="auto"/>
                    <w:right w:val="none" w:sz="0" w:space="0" w:color="auto"/>
                  </w:divBdr>
                </w:div>
                <w:div w:id="632054544">
                  <w:marLeft w:val="0"/>
                  <w:marRight w:val="0"/>
                  <w:marTop w:val="0"/>
                  <w:marBottom w:val="0"/>
                  <w:divBdr>
                    <w:top w:val="none" w:sz="0" w:space="0" w:color="auto"/>
                    <w:left w:val="none" w:sz="0" w:space="0" w:color="auto"/>
                    <w:bottom w:val="none" w:sz="0" w:space="0" w:color="auto"/>
                    <w:right w:val="none" w:sz="0" w:space="0" w:color="auto"/>
                  </w:divBdr>
                </w:div>
                <w:div w:id="632560994">
                  <w:marLeft w:val="0"/>
                  <w:marRight w:val="0"/>
                  <w:marTop w:val="0"/>
                  <w:marBottom w:val="0"/>
                  <w:divBdr>
                    <w:top w:val="none" w:sz="0" w:space="0" w:color="auto"/>
                    <w:left w:val="none" w:sz="0" w:space="0" w:color="auto"/>
                    <w:bottom w:val="none" w:sz="0" w:space="0" w:color="auto"/>
                    <w:right w:val="none" w:sz="0" w:space="0" w:color="auto"/>
                  </w:divBdr>
                </w:div>
                <w:div w:id="634221535">
                  <w:marLeft w:val="0"/>
                  <w:marRight w:val="0"/>
                  <w:marTop w:val="0"/>
                  <w:marBottom w:val="0"/>
                  <w:divBdr>
                    <w:top w:val="none" w:sz="0" w:space="0" w:color="auto"/>
                    <w:left w:val="none" w:sz="0" w:space="0" w:color="auto"/>
                    <w:bottom w:val="none" w:sz="0" w:space="0" w:color="auto"/>
                    <w:right w:val="none" w:sz="0" w:space="0" w:color="auto"/>
                  </w:divBdr>
                </w:div>
                <w:div w:id="634483630">
                  <w:marLeft w:val="0"/>
                  <w:marRight w:val="0"/>
                  <w:marTop w:val="0"/>
                  <w:marBottom w:val="0"/>
                  <w:divBdr>
                    <w:top w:val="none" w:sz="0" w:space="0" w:color="auto"/>
                    <w:left w:val="none" w:sz="0" w:space="0" w:color="auto"/>
                    <w:bottom w:val="none" w:sz="0" w:space="0" w:color="auto"/>
                    <w:right w:val="none" w:sz="0" w:space="0" w:color="auto"/>
                  </w:divBdr>
                </w:div>
                <w:div w:id="634798952">
                  <w:marLeft w:val="0"/>
                  <w:marRight w:val="0"/>
                  <w:marTop w:val="0"/>
                  <w:marBottom w:val="0"/>
                  <w:divBdr>
                    <w:top w:val="none" w:sz="0" w:space="0" w:color="auto"/>
                    <w:left w:val="none" w:sz="0" w:space="0" w:color="auto"/>
                    <w:bottom w:val="none" w:sz="0" w:space="0" w:color="auto"/>
                    <w:right w:val="none" w:sz="0" w:space="0" w:color="auto"/>
                  </w:divBdr>
                </w:div>
                <w:div w:id="637106150">
                  <w:marLeft w:val="0"/>
                  <w:marRight w:val="0"/>
                  <w:marTop w:val="0"/>
                  <w:marBottom w:val="0"/>
                  <w:divBdr>
                    <w:top w:val="none" w:sz="0" w:space="0" w:color="auto"/>
                    <w:left w:val="none" w:sz="0" w:space="0" w:color="auto"/>
                    <w:bottom w:val="none" w:sz="0" w:space="0" w:color="auto"/>
                    <w:right w:val="none" w:sz="0" w:space="0" w:color="auto"/>
                  </w:divBdr>
                </w:div>
                <w:div w:id="637687617">
                  <w:marLeft w:val="0"/>
                  <w:marRight w:val="0"/>
                  <w:marTop w:val="0"/>
                  <w:marBottom w:val="0"/>
                  <w:divBdr>
                    <w:top w:val="none" w:sz="0" w:space="0" w:color="auto"/>
                    <w:left w:val="none" w:sz="0" w:space="0" w:color="auto"/>
                    <w:bottom w:val="none" w:sz="0" w:space="0" w:color="auto"/>
                    <w:right w:val="none" w:sz="0" w:space="0" w:color="auto"/>
                  </w:divBdr>
                </w:div>
                <w:div w:id="638536538">
                  <w:marLeft w:val="0"/>
                  <w:marRight w:val="0"/>
                  <w:marTop w:val="0"/>
                  <w:marBottom w:val="0"/>
                  <w:divBdr>
                    <w:top w:val="none" w:sz="0" w:space="0" w:color="auto"/>
                    <w:left w:val="none" w:sz="0" w:space="0" w:color="auto"/>
                    <w:bottom w:val="none" w:sz="0" w:space="0" w:color="auto"/>
                    <w:right w:val="none" w:sz="0" w:space="0" w:color="auto"/>
                  </w:divBdr>
                </w:div>
                <w:div w:id="638611998">
                  <w:marLeft w:val="0"/>
                  <w:marRight w:val="0"/>
                  <w:marTop w:val="0"/>
                  <w:marBottom w:val="0"/>
                  <w:divBdr>
                    <w:top w:val="none" w:sz="0" w:space="0" w:color="auto"/>
                    <w:left w:val="none" w:sz="0" w:space="0" w:color="auto"/>
                    <w:bottom w:val="none" w:sz="0" w:space="0" w:color="auto"/>
                    <w:right w:val="none" w:sz="0" w:space="0" w:color="auto"/>
                  </w:divBdr>
                </w:div>
                <w:div w:id="639501346">
                  <w:marLeft w:val="0"/>
                  <w:marRight w:val="0"/>
                  <w:marTop w:val="0"/>
                  <w:marBottom w:val="0"/>
                  <w:divBdr>
                    <w:top w:val="none" w:sz="0" w:space="0" w:color="auto"/>
                    <w:left w:val="none" w:sz="0" w:space="0" w:color="auto"/>
                    <w:bottom w:val="none" w:sz="0" w:space="0" w:color="auto"/>
                    <w:right w:val="none" w:sz="0" w:space="0" w:color="auto"/>
                  </w:divBdr>
                </w:div>
                <w:div w:id="640424708">
                  <w:marLeft w:val="0"/>
                  <w:marRight w:val="0"/>
                  <w:marTop w:val="0"/>
                  <w:marBottom w:val="0"/>
                  <w:divBdr>
                    <w:top w:val="none" w:sz="0" w:space="0" w:color="auto"/>
                    <w:left w:val="none" w:sz="0" w:space="0" w:color="auto"/>
                    <w:bottom w:val="none" w:sz="0" w:space="0" w:color="auto"/>
                    <w:right w:val="none" w:sz="0" w:space="0" w:color="auto"/>
                  </w:divBdr>
                </w:div>
                <w:div w:id="640622935">
                  <w:marLeft w:val="0"/>
                  <w:marRight w:val="0"/>
                  <w:marTop w:val="0"/>
                  <w:marBottom w:val="0"/>
                  <w:divBdr>
                    <w:top w:val="none" w:sz="0" w:space="0" w:color="auto"/>
                    <w:left w:val="none" w:sz="0" w:space="0" w:color="auto"/>
                    <w:bottom w:val="none" w:sz="0" w:space="0" w:color="auto"/>
                    <w:right w:val="none" w:sz="0" w:space="0" w:color="auto"/>
                  </w:divBdr>
                </w:div>
                <w:div w:id="640695009">
                  <w:marLeft w:val="0"/>
                  <w:marRight w:val="0"/>
                  <w:marTop w:val="0"/>
                  <w:marBottom w:val="0"/>
                  <w:divBdr>
                    <w:top w:val="none" w:sz="0" w:space="0" w:color="auto"/>
                    <w:left w:val="none" w:sz="0" w:space="0" w:color="auto"/>
                    <w:bottom w:val="none" w:sz="0" w:space="0" w:color="auto"/>
                    <w:right w:val="none" w:sz="0" w:space="0" w:color="auto"/>
                  </w:divBdr>
                </w:div>
                <w:div w:id="640773172">
                  <w:marLeft w:val="0"/>
                  <w:marRight w:val="0"/>
                  <w:marTop w:val="0"/>
                  <w:marBottom w:val="0"/>
                  <w:divBdr>
                    <w:top w:val="none" w:sz="0" w:space="0" w:color="auto"/>
                    <w:left w:val="none" w:sz="0" w:space="0" w:color="auto"/>
                    <w:bottom w:val="none" w:sz="0" w:space="0" w:color="auto"/>
                    <w:right w:val="none" w:sz="0" w:space="0" w:color="auto"/>
                  </w:divBdr>
                </w:div>
                <w:div w:id="640884233">
                  <w:marLeft w:val="0"/>
                  <w:marRight w:val="0"/>
                  <w:marTop w:val="0"/>
                  <w:marBottom w:val="0"/>
                  <w:divBdr>
                    <w:top w:val="none" w:sz="0" w:space="0" w:color="auto"/>
                    <w:left w:val="none" w:sz="0" w:space="0" w:color="auto"/>
                    <w:bottom w:val="none" w:sz="0" w:space="0" w:color="auto"/>
                    <w:right w:val="none" w:sz="0" w:space="0" w:color="auto"/>
                  </w:divBdr>
                </w:div>
                <w:div w:id="644241657">
                  <w:marLeft w:val="0"/>
                  <w:marRight w:val="0"/>
                  <w:marTop w:val="0"/>
                  <w:marBottom w:val="0"/>
                  <w:divBdr>
                    <w:top w:val="none" w:sz="0" w:space="0" w:color="auto"/>
                    <w:left w:val="none" w:sz="0" w:space="0" w:color="auto"/>
                    <w:bottom w:val="none" w:sz="0" w:space="0" w:color="auto"/>
                    <w:right w:val="none" w:sz="0" w:space="0" w:color="auto"/>
                  </w:divBdr>
                </w:div>
                <w:div w:id="644506818">
                  <w:marLeft w:val="0"/>
                  <w:marRight w:val="0"/>
                  <w:marTop w:val="0"/>
                  <w:marBottom w:val="0"/>
                  <w:divBdr>
                    <w:top w:val="none" w:sz="0" w:space="0" w:color="auto"/>
                    <w:left w:val="none" w:sz="0" w:space="0" w:color="auto"/>
                    <w:bottom w:val="none" w:sz="0" w:space="0" w:color="auto"/>
                    <w:right w:val="none" w:sz="0" w:space="0" w:color="auto"/>
                  </w:divBdr>
                </w:div>
                <w:div w:id="644892926">
                  <w:marLeft w:val="0"/>
                  <w:marRight w:val="0"/>
                  <w:marTop w:val="0"/>
                  <w:marBottom w:val="0"/>
                  <w:divBdr>
                    <w:top w:val="none" w:sz="0" w:space="0" w:color="auto"/>
                    <w:left w:val="none" w:sz="0" w:space="0" w:color="auto"/>
                    <w:bottom w:val="none" w:sz="0" w:space="0" w:color="auto"/>
                    <w:right w:val="none" w:sz="0" w:space="0" w:color="auto"/>
                  </w:divBdr>
                </w:div>
                <w:div w:id="644893831">
                  <w:marLeft w:val="0"/>
                  <w:marRight w:val="0"/>
                  <w:marTop w:val="0"/>
                  <w:marBottom w:val="0"/>
                  <w:divBdr>
                    <w:top w:val="none" w:sz="0" w:space="0" w:color="auto"/>
                    <w:left w:val="none" w:sz="0" w:space="0" w:color="auto"/>
                    <w:bottom w:val="none" w:sz="0" w:space="0" w:color="auto"/>
                    <w:right w:val="none" w:sz="0" w:space="0" w:color="auto"/>
                  </w:divBdr>
                </w:div>
                <w:div w:id="645204788">
                  <w:marLeft w:val="0"/>
                  <w:marRight w:val="0"/>
                  <w:marTop w:val="0"/>
                  <w:marBottom w:val="0"/>
                  <w:divBdr>
                    <w:top w:val="none" w:sz="0" w:space="0" w:color="auto"/>
                    <w:left w:val="none" w:sz="0" w:space="0" w:color="auto"/>
                    <w:bottom w:val="none" w:sz="0" w:space="0" w:color="auto"/>
                    <w:right w:val="none" w:sz="0" w:space="0" w:color="auto"/>
                  </w:divBdr>
                </w:div>
                <w:div w:id="646203976">
                  <w:marLeft w:val="0"/>
                  <w:marRight w:val="0"/>
                  <w:marTop w:val="0"/>
                  <w:marBottom w:val="0"/>
                  <w:divBdr>
                    <w:top w:val="none" w:sz="0" w:space="0" w:color="auto"/>
                    <w:left w:val="none" w:sz="0" w:space="0" w:color="auto"/>
                    <w:bottom w:val="none" w:sz="0" w:space="0" w:color="auto"/>
                    <w:right w:val="none" w:sz="0" w:space="0" w:color="auto"/>
                  </w:divBdr>
                </w:div>
                <w:div w:id="646327046">
                  <w:marLeft w:val="0"/>
                  <w:marRight w:val="0"/>
                  <w:marTop w:val="0"/>
                  <w:marBottom w:val="0"/>
                  <w:divBdr>
                    <w:top w:val="none" w:sz="0" w:space="0" w:color="auto"/>
                    <w:left w:val="none" w:sz="0" w:space="0" w:color="auto"/>
                    <w:bottom w:val="none" w:sz="0" w:space="0" w:color="auto"/>
                    <w:right w:val="none" w:sz="0" w:space="0" w:color="auto"/>
                  </w:divBdr>
                </w:div>
                <w:div w:id="646595161">
                  <w:marLeft w:val="0"/>
                  <w:marRight w:val="0"/>
                  <w:marTop w:val="0"/>
                  <w:marBottom w:val="0"/>
                  <w:divBdr>
                    <w:top w:val="none" w:sz="0" w:space="0" w:color="auto"/>
                    <w:left w:val="none" w:sz="0" w:space="0" w:color="auto"/>
                    <w:bottom w:val="none" w:sz="0" w:space="0" w:color="auto"/>
                    <w:right w:val="none" w:sz="0" w:space="0" w:color="auto"/>
                  </w:divBdr>
                </w:div>
                <w:div w:id="646862557">
                  <w:marLeft w:val="0"/>
                  <w:marRight w:val="0"/>
                  <w:marTop w:val="0"/>
                  <w:marBottom w:val="0"/>
                  <w:divBdr>
                    <w:top w:val="none" w:sz="0" w:space="0" w:color="auto"/>
                    <w:left w:val="none" w:sz="0" w:space="0" w:color="auto"/>
                    <w:bottom w:val="none" w:sz="0" w:space="0" w:color="auto"/>
                    <w:right w:val="none" w:sz="0" w:space="0" w:color="auto"/>
                  </w:divBdr>
                </w:div>
                <w:div w:id="647787864">
                  <w:marLeft w:val="0"/>
                  <w:marRight w:val="0"/>
                  <w:marTop w:val="0"/>
                  <w:marBottom w:val="0"/>
                  <w:divBdr>
                    <w:top w:val="none" w:sz="0" w:space="0" w:color="auto"/>
                    <w:left w:val="none" w:sz="0" w:space="0" w:color="auto"/>
                    <w:bottom w:val="none" w:sz="0" w:space="0" w:color="auto"/>
                    <w:right w:val="none" w:sz="0" w:space="0" w:color="auto"/>
                  </w:divBdr>
                </w:div>
                <w:div w:id="648095121">
                  <w:marLeft w:val="0"/>
                  <w:marRight w:val="0"/>
                  <w:marTop w:val="0"/>
                  <w:marBottom w:val="0"/>
                  <w:divBdr>
                    <w:top w:val="none" w:sz="0" w:space="0" w:color="auto"/>
                    <w:left w:val="none" w:sz="0" w:space="0" w:color="auto"/>
                    <w:bottom w:val="none" w:sz="0" w:space="0" w:color="auto"/>
                    <w:right w:val="none" w:sz="0" w:space="0" w:color="auto"/>
                  </w:divBdr>
                </w:div>
                <w:div w:id="649208147">
                  <w:marLeft w:val="0"/>
                  <w:marRight w:val="0"/>
                  <w:marTop w:val="0"/>
                  <w:marBottom w:val="0"/>
                  <w:divBdr>
                    <w:top w:val="none" w:sz="0" w:space="0" w:color="auto"/>
                    <w:left w:val="none" w:sz="0" w:space="0" w:color="auto"/>
                    <w:bottom w:val="none" w:sz="0" w:space="0" w:color="auto"/>
                    <w:right w:val="none" w:sz="0" w:space="0" w:color="auto"/>
                  </w:divBdr>
                </w:div>
                <w:div w:id="649402934">
                  <w:marLeft w:val="0"/>
                  <w:marRight w:val="0"/>
                  <w:marTop w:val="0"/>
                  <w:marBottom w:val="0"/>
                  <w:divBdr>
                    <w:top w:val="none" w:sz="0" w:space="0" w:color="auto"/>
                    <w:left w:val="none" w:sz="0" w:space="0" w:color="auto"/>
                    <w:bottom w:val="none" w:sz="0" w:space="0" w:color="auto"/>
                    <w:right w:val="none" w:sz="0" w:space="0" w:color="auto"/>
                  </w:divBdr>
                </w:div>
                <w:div w:id="649599772">
                  <w:marLeft w:val="0"/>
                  <w:marRight w:val="0"/>
                  <w:marTop w:val="0"/>
                  <w:marBottom w:val="0"/>
                  <w:divBdr>
                    <w:top w:val="none" w:sz="0" w:space="0" w:color="auto"/>
                    <w:left w:val="none" w:sz="0" w:space="0" w:color="auto"/>
                    <w:bottom w:val="none" w:sz="0" w:space="0" w:color="auto"/>
                    <w:right w:val="none" w:sz="0" w:space="0" w:color="auto"/>
                  </w:divBdr>
                </w:div>
                <w:div w:id="651643548">
                  <w:marLeft w:val="0"/>
                  <w:marRight w:val="0"/>
                  <w:marTop w:val="0"/>
                  <w:marBottom w:val="0"/>
                  <w:divBdr>
                    <w:top w:val="none" w:sz="0" w:space="0" w:color="auto"/>
                    <w:left w:val="none" w:sz="0" w:space="0" w:color="auto"/>
                    <w:bottom w:val="none" w:sz="0" w:space="0" w:color="auto"/>
                    <w:right w:val="none" w:sz="0" w:space="0" w:color="auto"/>
                  </w:divBdr>
                </w:div>
                <w:div w:id="652024992">
                  <w:marLeft w:val="0"/>
                  <w:marRight w:val="0"/>
                  <w:marTop w:val="0"/>
                  <w:marBottom w:val="0"/>
                  <w:divBdr>
                    <w:top w:val="none" w:sz="0" w:space="0" w:color="auto"/>
                    <w:left w:val="none" w:sz="0" w:space="0" w:color="auto"/>
                    <w:bottom w:val="none" w:sz="0" w:space="0" w:color="auto"/>
                    <w:right w:val="none" w:sz="0" w:space="0" w:color="auto"/>
                  </w:divBdr>
                </w:div>
                <w:div w:id="652295325">
                  <w:marLeft w:val="0"/>
                  <w:marRight w:val="0"/>
                  <w:marTop w:val="0"/>
                  <w:marBottom w:val="0"/>
                  <w:divBdr>
                    <w:top w:val="none" w:sz="0" w:space="0" w:color="auto"/>
                    <w:left w:val="none" w:sz="0" w:space="0" w:color="auto"/>
                    <w:bottom w:val="none" w:sz="0" w:space="0" w:color="auto"/>
                    <w:right w:val="none" w:sz="0" w:space="0" w:color="auto"/>
                  </w:divBdr>
                </w:div>
                <w:div w:id="652492645">
                  <w:marLeft w:val="0"/>
                  <w:marRight w:val="0"/>
                  <w:marTop w:val="0"/>
                  <w:marBottom w:val="0"/>
                  <w:divBdr>
                    <w:top w:val="none" w:sz="0" w:space="0" w:color="auto"/>
                    <w:left w:val="none" w:sz="0" w:space="0" w:color="auto"/>
                    <w:bottom w:val="none" w:sz="0" w:space="0" w:color="auto"/>
                    <w:right w:val="none" w:sz="0" w:space="0" w:color="auto"/>
                  </w:divBdr>
                </w:div>
                <w:div w:id="653142196">
                  <w:marLeft w:val="0"/>
                  <w:marRight w:val="0"/>
                  <w:marTop w:val="0"/>
                  <w:marBottom w:val="0"/>
                  <w:divBdr>
                    <w:top w:val="none" w:sz="0" w:space="0" w:color="auto"/>
                    <w:left w:val="none" w:sz="0" w:space="0" w:color="auto"/>
                    <w:bottom w:val="none" w:sz="0" w:space="0" w:color="auto"/>
                    <w:right w:val="none" w:sz="0" w:space="0" w:color="auto"/>
                  </w:divBdr>
                </w:div>
                <w:div w:id="653682388">
                  <w:marLeft w:val="0"/>
                  <w:marRight w:val="0"/>
                  <w:marTop w:val="0"/>
                  <w:marBottom w:val="0"/>
                  <w:divBdr>
                    <w:top w:val="none" w:sz="0" w:space="0" w:color="auto"/>
                    <w:left w:val="none" w:sz="0" w:space="0" w:color="auto"/>
                    <w:bottom w:val="none" w:sz="0" w:space="0" w:color="auto"/>
                    <w:right w:val="none" w:sz="0" w:space="0" w:color="auto"/>
                  </w:divBdr>
                </w:div>
                <w:div w:id="653875650">
                  <w:marLeft w:val="0"/>
                  <w:marRight w:val="0"/>
                  <w:marTop w:val="0"/>
                  <w:marBottom w:val="0"/>
                  <w:divBdr>
                    <w:top w:val="none" w:sz="0" w:space="0" w:color="auto"/>
                    <w:left w:val="none" w:sz="0" w:space="0" w:color="auto"/>
                    <w:bottom w:val="none" w:sz="0" w:space="0" w:color="auto"/>
                    <w:right w:val="none" w:sz="0" w:space="0" w:color="auto"/>
                  </w:divBdr>
                </w:div>
                <w:div w:id="654265871">
                  <w:marLeft w:val="0"/>
                  <w:marRight w:val="0"/>
                  <w:marTop w:val="0"/>
                  <w:marBottom w:val="0"/>
                  <w:divBdr>
                    <w:top w:val="none" w:sz="0" w:space="0" w:color="auto"/>
                    <w:left w:val="none" w:sz="0" w:space="0" w:color="auto"/>
                    <w:bottom w:val="none" w:sz="0" w:space="0" w:color="auto"/>
                    <w:right w:val="none" w:sz="0" w:space="0" w:color="auto"/>
                  </w:divBdr>
                </w:div>
                <w:div w:id="655650984">
                  <w:marLeft w:val="0"/>
                  <w:marRight w:val="0"/>
                  <w:marTop w:val="0"/>
                  <w:marBottom w:val="0"/>
                  <w:divBdr>
                    <w:top w:val="none" w:sz="0" w:space="0" w:color="auto"/>
                    <w:left w:val="none" w:sz="0" w:space="0" w:color="auto"/>
                    <w:bottom w:val="none" w:sz="0" w:space="0" w:color="auto"/>
                    <w:right w:val="none" w:sz="0" w:space="0" w:color="auto"/>
                  </w:divBdr>
                </w:div>
                <w:div w:id="655962018">
                  <w:marLeft w:val="0"/>
                  <w:marRight w:val="0"/>
                  <w:marTop w:val="0"/>
                  <w:marBottom w:val="0"/>
                  <w:divBdr>
                    <w:top w:val="none" w:sz="0" w:space="0" w:color="auto"/>
                    <w:left w:val="none" w:sz="0" w:space="0" w:color="auto"/>
                    <w:bottom w:val="none" w:sz="0" w:space="0" w:color="auto"/>
                    <w:right w:val="none" w:sz="0" w:space="0" w:color="auto"/>
                  </w:divBdr>
                </w:div>
                <w:div w:id="656109740">
                  <w:marLeft w:val="0"/>
                  <w:marRight w:val="0"/>
                  <w:marTop w:val="0"/>
                  <w:marBottom w:val="0"/>
                  <w:divBdr>
                    <w:top w:val="none" w:sz="0" w:space="0" w:color="auto"/>
                    <w:left w:val="none" w:sz="0" w:space="0" w:color="auto"/>
                    <w:bottom w:val="none" w:sz="0" w:space="0" w:color="auto"/>
                    <w:right w:val="none" w:sz="0" w:space="0" w:color="auto"/>
                  </w:divBdr>
                </w:div>
                <w:div w:id="656301135">
                  <w:marLeft w:val="0"/>
                  <w:marRight w:val="0"/>
                  <w:marTop w:val="0"/>
                  <w:marBottom w:val="0"/>
                  <w:divBdr>
                    <w:top w:val="none" w:sz="0" w:space="0" w:color="auto"/>
                    <w:left w:val="none" w:sz="0" w:space="0" w:color="auto"/>
                    <w:bottom w:val="none" w:sz="0" w:space="0" w:color="auto"/>
                    <w:right w:val="none" w:sz="0" w:space="0" w:color="auto"/>
                  </w:divBdr>
                </w:div>
                <w:div w:id="657660574">
                  <w:marLeft w:val="0"/>
                  <w:marRight w:val="0"/>
                  <w:marTop w:val="0"/>
                  <w:marBottom w:val="0"/>
                  <w:divBdr>
                    <w:top w:val="none" w:sz="0" w:space="0" w:color="auto"/>
                    <w:left w:val="none" w:sz="0" w:space="0" w:color="auto"/>
                    <w:bottom w:val="none" w:sz="0" w:space="0" w:color="auto"/>
                    <w:right w:val="none" w:sz="0" w:space="0" w:color="auto"/>
                  </w:divBdr>
                </w:div>
                <w:div w:id="658656694">
                  <w:marLeft w:val="0"/>
                  <w:marRight w:val="0"/>
                  <w:marTop w:val="0"/>
                  <w:marBottom w:val="0"/>
                  <w:divBdr>
                    <w:top w:val="none" w:sz="0" w:space="0" w:color="auto"/>
                    <w:left w:val="none" w:sz="0" w:space="0" w:color="auto"/>
                    <w:bottom w:val="none" w:sz="0" w:space="0" w:color="auto"/>
                    <w:right w:val="none" w:sz="0" w:space="0" w:color="auto"/>
                  </w:divBdr>
                </w:div>
                <w:div w:id="658778076">
                  <w:marLeft w:val="0"/>
                  <w:marRight w:val="0"/>
                  <w:marTop w:val="0"/>
                  <w:marBottom w:val="0"/>
                  <w:divBdr>
                    <w:top w:val="none" w:sz="0" w:space="0" w:color="auto"/>
                    <w:left w:val="none" w:sz="0" w:space="0" w:color="auto"/>
                    <w:bottom w:val="none" w:sz="0" w:space="0" w:color="auto"/>
                    <w:right w:val="none" w:sz="0" w:space="0" w:color="auto"/>
                  </w:divBdr>
                </w:div>
                <w:div w:id="659427213">
                  <w:marLeft w:val="0"/>
                  <w:marRight w:val="0"/>
                  <w:marTop w:val="0"/>
                  <w:marBottom w:val="0"/>
                  <w:divBdr>
                    <w:top w:val="none" w:sz="0" w:space="0" w:color="auto"/>
                    <w:left w:val="none" w:sz="0" w:space="0" w:color="auto"/>
                    <w:bottom w:val="none" w:sz="0" w:space="0" w:color="auto"/>
                    <w:right w:val="none" w:sz="0" w:space="0" w:color="auto"/>
                  </w:divBdr>
                </w:div>
                <w:div w:id="659427360">
                  <w:marLeft w:val="0"/>
                  <w:marRight w:val="0"/>
                  <w:marTop w:val="0"/>
                  <w:marBottom w:val="0"/>
                  <w:divBdr>
                    <w:top w:val="none" w:sz="0" w:space="0" w:color="auto"/>
                    <w:left w:val="none" w:sz="0" w:space="0" w:color="auto"/>
                    <w:bottom w:val="none" w:sz="0" w:space="0" w:color="auto"/>
                    <w:right w:val="none" w:sz="0" w:space="0" w:color="auto"/>
                  </w:divBdr>
                </w:div>
                <w:div w:id="663313265">
                  <w:marLeft w:val="0"/>
                  <w:marRight w:val="0"/>
                  <w:marTop w:val="0"/>
                  <w:marBottom w:val="0"/>
                  <w:divBdr>
                    <w:top w:val="none" w:sz="0" w:space="0" w:color="auto"/>
                    <w:left w:val="none" w:sz="0" w:space="0" w:color="auto"/>
                    <w:bottom w:val="none" w:sz="0" w:space="0" w:color="auto"/>
                    <w:right w:val="none" w:sz="0" w:space="0" w:color="auto"/>
                  </w:divBdr>
                </w:div>
                <w:div w:id="665085999">
                  <w:marLeft w:val="0"/>
                  <w:marRight w:val="0"/>
                  <w:marTop w:val="0"/>
                  <w:marBottom w:val="0"/>
                  <w:divBdr>
                    <w:top w:val="none" w:sz="0" w:space="0" w:color="auto"/>
                    <w:left w:val="none" w:sz="0" w:space="0" w:color="auto"/>
                    <w:bottom w:val="none" w:sz="0" w:space="0" w:color="auto"/>
                    <w:right w:val="none" w:sz="0" w:space="0" w:color="auto"/>
                  </w:divBdr>
                </w:div>
                <w:div w:id="665590857">
                  <w:marLeft w:val="0"/>
                  <w:marRight w:val="0"/>
                  <w:marTop w:val="0"/>
                  <w:marBottom w:val="0"/>
                  <w:divBdr>
                    <w:top w:val="none" w:sz="0" w:space="0" w:color="auto"/>
                    <w:left w:val="none" w:sz="0" w:space="0" w:color="auto"/>
                    <w:bottom w:val="none" w:sz="0" w:space="0" w:color="auto"/>
                    <w:right w:val="none" w:sz="0" w:space="0" w:color="auto"/>
                  </w:divBdr>
                </w:div>
                <w:div w:id="666517319">
                  <w:marLeft w:val="0"/>
                  <w:marRight w:val="0"/>
                  <w:marTop w:val="0"/>
                  <w:marBottom w:val="0"/>
                  <w:divBdr>
                    <w:top w:val="none" w:sz="0" w:space="0" w:color="auto"/>
                    <w:left w:val="none" w:sz="0" w:space="0" w:color="auto"/>
                    <w:bottom w:val="none" w:sz="0" w:space="0" w:color="auto"/>
                    <w:right w:val="none" w:sz="0" w:space="0" w:color="auto"/>
                  </w:divBdr>
                </w:div>
                <w:div w:id="667369633">
                  <w:marLeft w:val="0"/>
                  <w:marRight w:val="0"/>
                  <w:marTop w:val="0"/>
                  <w:marBottom w:val="0"/>
                  <w:divBdr>
                    <w:top w:val="none" w:sz="0" w:space="0" w:color="auto"/>
                    <w:left w:val="none" w:sz="0" w:space="0" w:color="auto"/>
                    <w:bottom w:val="none" w:sz="0" w:space="0" w:color="auto"/>
                    <w:right w:val="none" w:sz="0" w:space="0" w:color="auto"/>
                  </w:divBdr>
                </w:div>
                <w:div w:id="668021637">
                  <w:marLeft w:val="0"/>
                  <w:marRight w:val="0"/>
                  <w:marTop w:val="0"/>
                  <w:marBottom w:val="0"/>
                  <w:divBdr>
                    <w:top w:val="none" w:sz="0" w:space="0" w:color="auto"/>
                    <w:left w:val="none" w:sz="0" w:space="0" w:color="auto"/>
                    <w:bottom w:val="none" w:sz="0" w:space="0" w:color="auto"/>
                    <w:right w:val="none" w:sz="0" w:space="0" w:color="auto"/>
                  </w:divBdr>
                </w:div>
                <w:div w:id="668101856">
                  <w:marLeft w:val="0"/>
                  <w:marRight w:val="0"/>
                  <w:marTop w:val="0"/>
                  <w:marBottom w:val="0"/>
                  <w:divBdr>
                    <w:top w:val="none" w:sz="0" w:space="0" w:color="auto"/>
                    <w:left w:val="none" w:sz="0" w:space="0" w:color="auto"/>
                    <w:bottom w:val="none" w:sz="0" w:space="0" w:color="auto"/>
                    <w:right w:val="none" w:sz="0" w:space="0" w:color="auto"/>
                  </w:divBdr>
                </w:div>
                <w:div w:id="669873791">
                  <w:marLeft w:val="0"/>
                  <w:marRight w:val="0"/>
                  <w:marTop w:val="0"/>
                  <w:marBottom w:val="0"/>
                  <w:divBdr>
                    <w:top w:val="none" w:sz="0" w:space="0" w:color="auto"/>
                    <w:left w:val="none" w:sz="0" w:space="0" w:color="auto"/>
                    <w:bottom w:val="none" w:sz="0" w:space="0" w:color="auto"/>
                    <w:right w:val="none" w:sz="0" w:space="0" w:color="auto"/>
                  </w:divBdr>
                </w:div>
                <w:div w:id="671302903">
                  <w:marLeft w:val="0"/>
                  <w:marRight w:val="0"/>
                  <w:marTop w:val="0"/>
                  <w:marBottom w:val="0"/>
                  <w:divBdr>
                    <w:top w:val="none" w:sz="0" w:space="0" w:color="auto"/>
                    <w:left w:val="none" w:sz="0" w:space="0" w:color="auto"/>
                    <w:bottom w:val="none" w:sz="0" w:space="0" w:color="auto"/>
                    <w:right w:val="none" w:sz="0" w:space="0" w:color="auto"/>
                  </w:divBdr>
                </w:div>
                <w:div w:id="672144047">
                  <w:marLeft w:val="0"/>
                  <w:marRight w:val="0"/>
                  <w:marTop w:val="0"/>
                  <w:marBottom w:val="0"/>
                  <w:divBdr>
                    <w:top w:val="none" w:sz="0" w:space="0" w:color="auto"/>
                    <w:left w:val="none" w:sz="0" w:space="0" w:color="auto"/>
                    <w:bottom w:val="none" w:sz="0" w:space="0" w:color="auto"/>
                    <w:right w:val="none" w:sz="0" w:space="0" w:color="auto"/>
                  </w:divBdr>
                </w:div>
                <w:div w:id="672606168">
                  <w:marLeft w:val="0"/>
                  <w:marRight w:val="0"/>
                  <w:marTop w:val="0"/>
                  <w:marBottom w:val="0"/>
                  <w:divBdr>
                    <w:top w:val="none" w:sz="0" w:space="0" w:color="auto"/>
                    <w:left w:val="none" w:sz="0" w:space="0" w:color="auto"/>
                    <w:bottom w:val="none" w:sz="0" w:space="0" w:color="auto"/>
                    <w:right w:val="none" w:sz="0" w:space="0" w:color="auto"/>
                  </w:divBdr>
                </w:div>
                <w:div w:id="673532397">
                  <w:marLeft w:val="0"/>
                  <w:marRight w:val="0"/>
                  <w:marTop w:val="0"/>
                  <w:marBottom w:val="0"/>
                  <w:divBdr>
                    <w:top w:val="none" w:sz="0" w:space="0" w:color="auto"/>
                    <w:left w:val="none" w:sz="0" w:space="0" w:color="auto"/>
                    <w:bottom w:val="none" w:sz="0" w:space="0" w:color="auto"/>
                    <w:right w:val="none" w:sz="0" w:space="0" w:color="auto"/>
                  </w:divBdr>
                </w:div>
                <w:div w:id="674068548">
                  <w:marLeft w:val="0"/>
                  <w:marRight w:val="0"/>
                  <w:marTop w:val="0"/>
                  <w:marBottom w:val="0"/>
                  <w:divBdr>
                    <w:top w:val="none" w:sz="0" w:space="0" w:color="auto"/>
                    <w:left w:val="none" w:sz="0" w:space="0" w:color="auto"/>
                    <w:bottom w:val="none" w:sz="0" w:space="0" w:color="auto"/>
                    <w:right w:val="none" w:sz="0" w:space="0" w:color="auto"/>
                  </w:divBdr>
                </w:div>
                <w:div w:id="675232951">
                  <w:marLeft w:val="0"/>
                  <w:marRight w:val="0"/>
                  <w:marTop w:val="0"/>
                  <w:marBottom w:val="0"/>
                  <w:divBdr>
                    <w:top w:val="none" w:sz="0" w:space="0" w:color="auto"/>
                    <w:left w:val="none" w:sz="0" w:space="0" w:color="auto"/>
                    <w:bottom w:val="none" w:sz="0" w:space="0" w:color="auto"/>
                    <w:right w:val="none" w:sz="0" w:space="0" w:color="auto"/>
                  </w:divBdr>
                </w:div>
                <w:div w:id="675350967">
                  <w:marLeft w:val="0"/>
                  <w:marRight w:val="0"/>
                  <w:marTop w:val="0"/>
                  <w:marBottom w:val="0"/>
                  <w:divBdr>
                    <w:top w:val="none" w:sz="0" w:space="0" w:color="auto"/>
                    <w:left w:val="none" w:sz="0" w:space="0" w:color="auto"/>
                    <w:bottom w:val="none" w:sz="0" w:space="0" w:color="auto"/>
                    <w:right w:val="none" w:sz="0" w:space="0" w:color="auto"/>
                  </w:divBdr>
                </w:div>
                <w:div w:id="676201064">
                  <w:marLeft w:val="0"/>
                  <w:marRight w:val="0"/>
                  <w:marTop w:val="0"/>
                  <w:marBottom w:val="0"/>
                  <w:divBdr>
                    <w:top w:val="none" w:sz="0" w:space="0" w:color="auto"/>
                    <w:left w:val="none" w:sz="0" w:space="0" w:color="auto"/>
                    <w:bottom w:val="none" w:sz="0" w:space="0" w:color="auto"/>
                    <w:right w:val="none" w:sz="0" w:space="0" w:color="auto"/>
                  </w:divBdr>
                </w:div>
                <w:div w:id="676883344">
                  <w:marLeft w:val="0"/>
                  <w:marRight w:val="0"/>
                  <w:marTop w:val="0"/>
                  <w:marBottom w:val="0"/>
                  <w:divBdr>
                    <w:top w:val="none" w:sz="0" w:space="0" w:color="auto"/>
                    <w:left w:val="none" w:sz="0" w:space="0" w:color="auto"/>
                    <w:bottom w:val="none" w:sz="0" w:space="0" w:color="auto"/>
                    <w:right w:val="none" w:sz="0" w:space="0" w:color="auto"/>
                  </w:divBdr>
                </w:div>
                <w:div w:id="677344098">
                  <w:marLeft w:val="0"/>
                  <w:marRight w:val="0"/>
                  <w:marTop w:val="0"/>
                  <w:marBottom w:val="0"/>
                  <w:divBdr>
                    <w:top w:val="none" w:sz="0" w:space="0" w:color="auto"/>
                    <w:left w:val="none" w:sz="0" w:space="0" w:color="auto"/>
                    <w:bottom w:val="none" w:sz="0" w:space="0" w:color="auto"/>
                    <w:right w:val="none" w:sz="0" w:space="0" w:color="auto"/>
                  </w:divBdr>
                </w:div>
                <w:div w:id="678197084">
                  <w:marLeft w:val="0"/>
                  <w:marRight w:val="0"/>
                  <w:marTop w:val="0"/>
                  <w:marBottom w:val="0"/>
                  <w:divBdr>
                    <w:top w:val="none" w:sz="0" w:space="0" w:color="auto"/>
                    <w:left w:val="none" w:sz="0" w:space="0" w:color="auto"/>
                    <w:bottom w:val="none" w:sz="0" w:space="0" w:color="auto"/>
                    <w:right w:val="none" w:sz="0" w:space="0" w:color="auto"/>
                  </w:divBdr>
                </w:div>
                <w:div w:id="679628393">
                  <w:marLeft w:val="0"/>
                  <w:marRight w:val="0"/>
                  <w:marTop w:val="0"/>
                  <w:marBottom w:val="0"/>
                  <w:divBdr>
                    <w:top w:val="none" w:sz="0" w:space="0" w:color="auto"/>
                    <w:left w:val="none" w:sz="0" w:space="0" w:color="auto"/>
                    <w:bottom w:val="none" w:sz="0" w:space="0" w:color="auto"/>
                    <w:right w:val="none" w:sz="0" w:space="0" w:color="auto"/>
                  </w:divBdr>
                </w:div>
                <w:div w:id="681707742">
                  <w:marLeft w:val="0"/>
                  <w:marRight w:val="0"/>
                  <w:marTop w:val="0"/>
                  <w:marBottom w:val="0"/>
                  <w:divBdr>
                    <w:top w:val="none" w:sz="0" w:space="0" w:color="auto"/>
                    <w:left w:val="none" w:sz="0" w:space="0" w:color="auto"/>
                    <w:bottom w:val="none" w:sz="0" w:space="0" w:color="auto"/>
                    <w:right w:val="none" w:sz="0" w:space="0" w:color="auto"/>
                  </w:divBdr>
                </w:div>
                <w:div w:id="682168519">
                  <w:marLeft w:val="0"/>
                  <w:marRight w:val="0"/>
                  <w:marTop w:val="0"/>
                  <w:marBottom w:val="0"/>
                  <w:divBdr>
                    <w:top w:val="none" w:sz="0" w:space="0" w:color="auto"/>
                    <w:left w:val="none" w:sz="0" w:space="0" w:color="auto"/>
                    <w:bottom w:val="none" w:sz="0" w:space="0" w:color="auto"/>
                    <w:right w:val="none" w:sz="0" w:space="0" w:color="auto"/>
                  </w:divBdr>
                </w:div>
                <w:div w:id="682975259">
                  <w:marLeft w:val="0"/>
                  <w:marRight w:val="0"/>
                  <w:marTop w:val="0"/>
                  <w:marBottom w:val="0"/>
                  <w:divBdr>
                    <w:top w:val="none" w:sz="0" w:space="0" w:color="auto"/>
                    <w:left w:val="none" w:sz="0" w:space="0" w:color="auto"/>
                    <w:bottom w:val="none" w:sz="0" w:space="0" w:color="auto"/>
                    <w:right w:val="none" w:sz="0" w:space="0" w:color="auto"/>
                  </w:divBdr>
                </w:div>
                <w:div w:id="684407357">
                  <w:marLeft w:val="0"/>
                  <w:marRight w:val="0"/>
                  <w:marTop w:val="0"/>
                  <w:marBottom w:val="0"/>
                  <w:divBdr>
                    <w:top w:val="none" w:sz="0" w:space="0" w:color="auto"/>
                    <w:left w:val="none" w:sz="0" w:space="0" w:color="auto"/>
                    <w:bottom w:val="none" w:sz="0" w:space="0" w:color="auto"/>
                    <w:right w:val="none" w:sz="0" w:space="0" w:color="auto"/>
                  </w:divBdr>
                </w:div>
                <w:div w:id="685405653">
                  <w:marLeft w:val="0"/>
                  <w:marRight w:val="0"/>
                  <w:marTop w:val="0"/>
                  <w:marBottom w:val="0"/>
                  <w:divBdr>
                    <w:top w:val="none" w:sz="0" w:space="0" w:color="auto"/>
                    <w:left w:val="none" w:sz="0" w:space="0" w:color="auto"/>
                    <w:bottom w:val="none" w:sz="0" w:space="0" w:color="auto"/>
                    <w:right w:val="none" w:sz="0" w:space="0" w:color="auto"/>
                  </w:divBdr>
                </w:div>
                <w:div w:id="686253352">
                  <w:marLeft w:val="0"/>
                  <w:marRight w:val="0"/>
                  <w:marTop w:val="0"/>
                  <w:marBottom w:val="0"/>
                  <w:divBdr>
                    <w:top w:val="none" w:sz="0" w:space="0" w:color="auto"/>
                    <w:left w:val="none" w:sz="0" w:space="0" w:color="auto"/>
                    <w:bottom w:val="none" w:sz="0" w:space="0" w:color="auto"/>
                    <w:right w:val="none" w:sz="0" w:space="0" w:color="auto"/>
                  </w:divBdr>
                </w:div>
                <w:div w:id="686370104">
                  <w:marLeft w:val="0"/>
                  <w:marRight w:val="0"/>
                  <w:marTop w:val="0"/>
                  <w:marBottom w:val="0"/>
                  <w:divBdr>
                    <w:top w:val="none" w:sz="0" w:space="0" w:color="auto"/>
                    <w:left w:val="none" w:sz="0" w:space="0" w:color="auto"/>
                    <w:bottom w:val="none" w:sz="0" w:space="0" w:color="auto"/>
                    <w:right w:val="none" w:sz="0" w:space="0" w:color="auto"/>
                  </w:divBdr>
                </w:div>
                <w:div w:id="686558651">
                  <w:marLeft w:val="0"/>
                  <w:marRight w:val="0"/>
                  <w:marTop w:val="0"/>
                  <w:marBottom w:val="0"/>
                  <w:divBdr>
                    <w:top w:val="none" w:sz="0" w:space="0" w:color="auto"/>
                    <w:left w:val="none" w:sz="0" w:space="0" w:color="auto"/>
                    <w:bottom w:val="none" w:sz="0" w:space="0" w:color="auto"/>
                    <w:right w:val="none" w:sz="0" w:space="0" w:color="auto"/>
                  </w:divBdr>
                </w:div>
                <w:div w:id="687102838">
                  <w:marLeft w:val="0"/>
                  <w:marRight w:val="0"/>
                  <w:marTop w:val="0"/>
                  <w:marBottom w:val="0"/>
                  <w:divBdr>
                    <w:top w:val="none" w:sz="0" w:space="0" w:color="auto"/>
                    <w:left w:val="none" w:sz="0" w:space="0" w:color="auto"/>
                    <w:bottom w:val="none" w:sz="0" w:space="0" w:color="auto"/>
                    <w:right w:val="none" w:sz="0" w:space="0" w:color="auto"/>
                  </w:divBdr>
                </w:div>
                <w:div w:id="687295419">
                  <w:marLeft w:val="0"/>
                  <w:marRight w:val="0"/>
                  <w:marTop w:val="0"/>
                  <w:marBottom w:val="0"/>
                  <w:divBdr>
                    <w:top w:val="none" w:sz="0" w:space="0" w:color="auto"/>
                    <w:left w:val="none" w:sz="0" w:space="0" w:color="auto"/>
                    <w:bottom w:val="none" w:sz="0" w:space="0" w:color="auto"/>
                    <w:right w:val="none" w:sz="0" w:space="0" w:color="auto"/>
                  </w:divBdr>
                </w:div>
                <w:div w:id="687409185">
                  <w:marLeft w:val="0"/>
                  <w:marRight w:val="0"/>
                  <w:marTop w:val="0"/>
                  <w:marBottom w:val="0"/>
                  <w:divBdr>
                    <w:top w:val="none" w:sz="0" w:space="0" w:color="auto"/>
                    <w:left w:val="none" w:sz="0" w:space="0" w:color="auto"/>
                    <w:bottom w:val="none" w:sz="0" w:space="0" w:color="auto"/>
                    <w:right w:val="none" w:sz="0" w:space="0" w:color="auto"/>
                  </w:divBdr>
                </w:div>
                <w:div w:id="688062640">
                  <w:marLeft w:val="0"/>
                  <w:marRight w:val="0"/>
                  <w:marTop w:val="0"/>
                  <w:marBottom w:val="0"/>
                  <w:divBdr>
                    <w:top w:val="none" w:sz="0" w:space="0" w:color="auto"/>
                    <w:left w:val="none" w:sz="0" w:space="0" w:color="auto"/>
                    <w:bottom w:val="none" w:sz="0" w:space="0" w:color="auto"/>
                    <w:right w:val="none" w:sz="0" w:space="0" w:color="auto"/>
                  </w:divBdr>
                </w:div>
                <w:div w:id="688876537">
                  <w:marLeft w:val="0"/>
                  <w:marRight w:val="0"/>
                  <w:marTop w:val="0"/>
                  <w:marBottom w:val="0"/>
                  <w:divBdr>
                    <w:top w:val="none" w:sz="0" w:space="0" w:color="auto"/>
                    <w:left w:val="none" w:sz="0" w:space="0" w:color="auto"/>
                    <w:bottom w:val="none" w:sz="0" w:space="0" w:color="auto"/>
                    <w:right w:val="none" w:sz="0" w:space="0" w:color="auto"/>
                  </w:divBdr>
                </w:div>
                <w:div w:id="689455860">
                  <w:marLeft w:val="0"/>
                  <w:marRight w:val="0"/>
                  <w:marTop w:val="0"/>
                  <w:marBottom w:val="0"/>
                  <w:divBdr>
                    <w:top w:val="none" w:sz="0" w:space="0" w:color="auto"/>
                    <w:left w:val="none" w:sz="0" w:space="0" w:color="auto"/>
                    <w:bottom w:val="none" w:sz="0" w:space="0" w:color="auto"/>
                    <w:right w:val="none" w:sz="0" w:space="0" w:color="auto"/>
                  </w:divBdr>
                </w:div>
                <w:div w:id="690029113">
                  <w:marLeft w:val="0"/>
                  <w:marRight w:val="0"/>
                  <w:marTop w:val="0"/>
                  <w:marBottom w:val="0"/>
                  <w:divBdr>
                    <w:top w:val="none" w:sz="0" w:space="0" w:color="auto"/>
                    <w:left w:val="none" w:sz="0" w:space="0" w:color="auto"/>
                    <w:bottom w:val="none" w:sz="0" w:space="0" w:color="auto"/>
                    <w:right w:val="none" w:sz="0" w:space="0" w:color="auto"/>
                  </w:divBdr>
                </w:div>
                <w:div w:id="690567691">
                  <w:marLeft w:val="0"/>
                  <w:marRight w:val="0"/>
                  <w:marTop w:val="0"/>
                  <w:marBottom w:val="0"/>
                  <w:divBdr>
                    <w:top w:val="none" w:sz="0" w:space="0" w:color="auto"/>
                    <w:left w:val="none" w:sz="0" w:space="0" w:color="auto"/>
                    <w:bottom w:val="none" w:sz="0" w:space="0" w:color="auto"/>
                    <w:right w:val="none" w:sz="0" w:space="0" w:color="auto"/>
                  </w:divBdr>
                </w:div>
                <w:div w:id="690761667">
                  <w:marLeft w:val="0"/>
                  <w:marRight w:val="0"/>
                  <w:marTop w:val="0"/>
                  <w:marBottom w:val="0"/>
                  <w:divBdr>
                    <w:top w:val="none" w:sz="0" w:space="0" w:color="auto"/>
                    <w:left w:val="none" w:sz="0" w:space="0" w:color="auto"/>
                    <w:bottom w:val="none" w:sz="0" w:space="0" w:color="auto"/>
                    <w:right w:val="none" w:sz="0" w:space="0" w:color="auto"/>
                  </w:divBdr>
                </w:div>
                <w:div w:id="691223236">
                  <w:marLeft w:val="0"/>
                  <w:marRight w:val="0"/>
                  <w:marTop w:val="0"/>
                  <w:marBottom w:val="0"/>
                  <w:divBdr>
                    <w:top w:val="none" w:sz="0" w:space="0" w:color="auto"/>
                    <w:left w:val="none" w:sz="0" w:space="0" w:color="auto"/>
                    <w:bottom w:val="none" w:sz="0" w:space="0" w:color="auto"/>
                    <w:right w:val="none" w:sz="0" w:space="0" w:color="auto"/>
                  </w:divBdr>
                </w:div>
                <w:div w:id="691764492">
                  <w:marLeft w:val="0"/>
                  <w:marRight w:val="0"/>
                  <w:marTop w:val="0"/>
                  <w:marBottom w:val="0"/>
                  <w:divBdr>
                    <w:top w:val="none" w:sz="0" w:space="0" w:color="auto"/>
                    <w:left w:val="none" w:sz="0" w:space="0" w:color="auto"/>
                    <w:bottom w:val="none" w:sz="0" w:space="0" w:color="auto"/>
                    <w:right w:val="none" w:sz="0" w:space="0" w:color="auto"/>
                  </w:divBdr>
                </w:div>
                <w:div w:id="692345205">
                  <w:marLeft w:val="0"/>
                  <w:marRight w:val="0"/>
                  <w:marTop w:val="0"/>
                  <w:marBottom w:val="0"/>
                  <w:divBdr>
                    <w:top w:val="none" w:sz="0" w:space="0" w:color="auto"/>
                    <w:left w:val="none" w:sz="0" w:space="0" w:color="auto"/>
                    <w:bottom w:val="none" w:sz="0" w:space="0" w:color="auto"/>
                    <w:right w:val="none" w:sz="0" w:space="0" w:color="auto"/>
                  </w:divBdr>
                </w:div>
                <w:div w:id="693578845">
                  <w:marLeft w:val="0"/>
                  <w:marRight w:val="0"/>
                  <w:marTop w:val="0"/>
                  <w:marBottom w:val="0"/>
                  <w:divBdr>
                    <w:top w:val="none" w:sz="0" w:space="0" w:color="auto"/>
                    <w:left w:val="none" w:sz="0" w:space="0" w:color="auto"/>
                    <w:bottom w:val="none" w:sz="0" w:space="0" w:color="auto"/>
                    <w:right w:val="none" w:sz="0" w:space="0" w:color="auto"/>
                  </w:divBdr>
                </w:div>
                <w:div w:id="694574074">
                  <w:marLeft w:val="0"/>
                  <w:marRight w:val="0"/>
                  <w:marTop w:val="0"/>
                  <w:marBottom w:val="0"/>
                  <w:divBdr>
                    <w:top w:val="none" w:sz="0" w:space="0" w:color="auto"/>
                    <w:left w:val="none" w:sz="0" w:space="0" w:color="auto"/>
                    <w:bottom w:val="none" w:sz="0" w:space="0" w:color="auto"/>
                    <w:right w:val="none" w:sz="0" w:space="0" w:color="auto"/>
                  </w:divBdr>
                </w:div>
                <w:div w:id="694773879">
                  <w:marLeft w:val="0"/>
                  <w:marRight w:val="0"/>
                  <w:marTop w:val="0"/>
                  <w:marBottom w:val="0"/>
                  <w:divBdr>
                    <w:top w:val="none" w:sz="0" w:space="0" w:color="auto"/>
                    <w:left w:val="none" w:sz="0" w:space="0" w:color="auto"/>
                    <w:bottom w:val="none" w:sz="0" w:space="0" w:color="auto"/>
                    <w:right w:val="none" w:sz="0" w:space="0" w:color="auto"/>
                  </w:divBdr>
                </w:div>
                <w:div w:id="694889668">
                  <w:marLeft w:val="0"/>
                  <w:marRight w:val="0"/>
                  <w:marTop w:val="0"/>
                  <w:marBottom w:val="0"/>
                  <w:divBdr>
                    <w:top w:val="none" w:sz="0" w:space="0" w:color="auto"/>
                    <w:left w:val="none" w:sz="0" w:space="0" w:color="auto"/>
                    <w:bottom w:val="none" w:sz="0" w:space="0" w:color="auto"/>
                    <w:right w:val="none" w:sz="0" w:space="0" w:color="auto"/>
                  </w:divBdr>
                </w:div>
                <w:div w:id="695153319">
                  <w:marLeft w:val="0"/>
                  <w:marRight w:val="0"/>
                  <w:marTop w:val="0"/>
                  <w:marBottom w:val="0"/>
                  <w:divBdr>
                    <w:top w:val="none" w:sz="0" w:space="0" w:color="auto"/>
                    <w:left w:val="none" w:sz="0" w:space="0" w:color="auto"/>
                    <w:bottom w:val="none" w:sz="0" w:space="0" w:color="auto"/>
                    <w:right w:val="none" w:sz="0" w:space="0" w:color="auto"/>
                  </w:divBdr>
                </w:div>
                <w:div w:id="695228238">
                  <w:marLeft w:val="0"/>
                  <w:marRight w:val="0"/>
                  <w:marTop w:val="0"/>
                  <w:marBottom w:val="0"/>
                  <w:divBdr>
                    <w:top w:val="none" w:sz="0" w:space="0" w:color="auto"/>
                    <w:left w:val="none" w:sz="0" w:space="0" w:color="auto"/>
                    <w:bottom w:val="none" w:sz="0" w:space="0" w:color="auto"/>
                    <w:right w:val="none" w:sz="0" w:space="0" w:color="auto"/>
                  </w:divBdr>
                </w:div>
                <w:div w:id="698360417">
                  <w:marLeft w:val="0"/>
                  <w:marRight w:val="0"/>
                  <w:marTop w:val="0"/>
                  <w:marBottom w:val="0"/>
                  <w:divBdr>
                    <w:top w:val="none" w:sz="0" w:space="0" w:color="auto"/>
                    <w:left w:val="none" w:sz="0" w:space="0" w:color="auto"/>
                    <w:bottom w:val="none" w:sz="0" w:space="0" w:color="auto"/>
                    <w:right w:val="none" w:sz="0" w:space="0" w:color="auto"/>
                  </w:divBdr>
                </w:div>
                <w:div w:id="698430238">
                  <w:marLeft w:val="0"/>
                  <w:marRight w:val="0"/>
                  <w:marTop w:val="0"/>
                  <w:marBottom w:val="0"/>
                  <w:divBdr>
                    <w:top w:val="none" w:sz="0" w:space="0" w:color="auto"/>
                    <w:left w:val="none" w:sz="0" w:space="0" w:color="auto"/>
                    <w:bottom w:val="none" w:sz="0" w:space="0" w:color="auto"/>
                    <w:right w:val="none" w:sz="0" w:space="0" w:color="auto"/>
                  </w:divBdr>
                </w:div>
                <w:div w:id="698898458">
                  <w:marLeft w:val="0"/>
                  <w:marRight w:val="0"/>
                  <w:marTop w:val="0"/>
                  <w:marBottom w:val="0"/>
                  <w:divBdr>
                    <w:top w:val="none" w:sz="0" w:space="0" w:color="auto"/>
                    <w:left w:val="none" w:sz="0" w:space="0" w:color="auto"/>
                    <w:bottom w:val="none" w:sz="0" w:space="0" w:color="auto"/>
                    <w:right w:val="none" w:sz="0" w:space="0" w:color="auto"/>
                  </w:divBdr>
                </w:div>
                <w:div w:id="700399976">
                  <w:marLeft w:val="0"/>
                  <w:marRight w:val="0"/>
                  <w:marTop w:val="0"/>
                  <w:marBottom w:val="0"/>
                  <w:divBdr>
                    <w:top w:val="none" w:sz="0" w:space="0" w:color="auto"/>
                    <w:left w:val="none" w:sz="0" w:space="0" w:color="auto"/>
                    <w:bottom w:val="none" w:sz="0" w:space="0" w:color="auto"/>
                    <w:right w:val="none" w:sz="0" w:space="0" w:color="auto"/>
                  </w:divBdr>
                </w:div>
                <w:div w:id="700545893">
                  <w:marLeft w:val="0"/>
                  <w:marRight w:val="0"/>
                  <w:marTop w:val="0"/>
                  <w:marBottom w:val="0"/>
                  <w:divBdr>
                    <w:top w:val="none" w:sz="0" w:space="0" w:color="auto"/>
                    <w:left w:val="none" w:sz="0" w:space="0" w:color="auto"/>
                    <w:bottom w:val="none" w:sz="0" w:space="0" w:color="auto"/>
                    <w:right w:val="none" w:sz="0" w:space="0" w:color="auto"/>
                  </w:divBdr>
                </w:div>
                <w:div w:id="701057226">
                  <w:marLeft w:val="0"/>
                  <w:marRight w:val="0"/>
                  <w:marTop w:val="0"/>
                  <w:marBottom w:val="0"/>
                  <w:divBdr>
                    <w:top w:val="none" w:sz="0" w:space="0" w:color="auto"/>
                    <w:left w:val="none" w:sz="0" w:space="0" w:color="auto"/>
                    <w:bottom w:val="none" w:sz="0" w:space="0" w:color="auto"/>
                    <w:right w:val="none" w:sz="0" w:space="0" w:color="auto"/>
                  </w:divBdr>
                </w:div>
                <w:div w:id="702677619">
                  <w:marLeft w:val="0"/>
                  <w:marRight w:val="0"/>
                  <w:marTop w:val="0"/>
                  <w:marBottom w:val="0"/>
                  <w:divBdr>
                    <w:top w:val="none" w:sz="0" w:space="0" w:color="auto"/>
                    <w:left w:val="none" w:sz="0" w:space="0" w:color="auto"/>
                    <w:bottom w:val="none" w:sz="0" w:space="0" w:color="auto"/>
                    <w:right w:val="none" w:sz="0" w:space="0" w:color="auto"/>
                  </w:divBdr>
                </w:div>
                <w:div w:id="703867750">
                  <w:marLeft w:val="0"/>
                  <w:marRight w:val="0"/>
                  <w:marTop w:val="0"/>
                  <w:marBottom w:val="0"/>
                  <w:divBdr>
                    <w:top w:val="none" w:sz="0" w:space="0" w:color="auto"/>
                    <w:left w:val="none" w:sz="0" w:space="0" w:color="auto"/>
                    <w:bottom w:val="none" w:sz="0" w:space="0" w:color="auto"/>
                    <w:right w:val="none" w:sz="0" w:space="0" w:color="auto"/>
                  </w:divBdr>
                </w:div>
                <w:div w:id="704139561">
                  <w:marLeft w:val="0"/>
                  <w:marRight w:val="0"/>
                  <w:marTop w:val="0"/>
                  <w:marBottom w:val="0"/>
                  <w:divBdr>
                    <w:top w:val="none" w:sz="0" w:space="0" w:color="auto"/>
                    <w:left w:val="none" w:sz="0" w:space="0" w:color="auto"/>
                    <w:bottom w:val="none" w:sz="0" w:space="0" w:color="auto"/>
                    <w:right w:val="none" w:sz="0" w:space="0" w:color="auto"/>
                  </w:divBdr>
                </w:div>
                <w:div w:id="704409423">
                  <w:marLeft w:val="0"/>
                  <w:marRight w:val="0"/>
                  <w:marTop w:val="0"/>
                  <w:marBottom w:val="0"/>
                  <w:divBdr>
                    <w:top w:val="none" w:sz="0" w:space="0" w:color="auto"/>
                    <w:left w:val="none" w:sz="0" w:space="0" w:color="auto"/>
                    <w:bottom w:val="none" w:sz="0" w:space="0" w:color="auto"/>
                    <w:right w:val="none" w:sz="0" w:space="0" w:color="auto"/>
                  </w:divBdr>
                </w:div>
                <w:div w:id="704601514">
                  <w:marLeft w:val="0"/>
                  <w:marRight w:val="0"/>
                  <w:marTop w:val="0"/>
                  <w:marBottom w:val="0"/>
                  <w:divBdr>
                    <w:top w:val="none" w:sz="0" w:space="0" w:color="auto"/>
                    <w:left w:val="none" w:sz="0" w:space="0" w:color="auto"/>
                    <w:bottom w:val="none" w:sz="0" w:space="0" w:color="auto"/>
                    <w:right w:val="none" w:sz="0" w:space="0" w:color="auto"/>
                  </w:divBdr>
                </w:div>
                <w:div w:id="704839844">
                  <w:marLeft w:val="0"/>
                  <w:marRight w:val="0"/>
                  <w:marTop w:val="0"/>
                  <w:marBottom w:val="0"/>
                  <w:divBdr>
                    <w:top w:val="none" w:sz="0" w:space="0" w:color="auto"/>
                    <w:left w:val="none" w:sz="0" w:space="0" w:color="auto"/>
                    <w:bottom w:val="none" w:sz="0" w:space="0" w:color="auto"/>
                    <w:right w:val="none" w:sz="0" w:space="0" w:color="auto"/>
                  </w:divBdr>
                </w:div>
                <w:div w:id="705102749">
                  <w:marLeft w:val="0"/>
                  <w:marRight w:val="0"/>
                  <w:marTop w:val="0"/>
                  <w:marBottom w:val="0"/>
                  <w:divBdr>
                    <w:top w:val="none" w:sz="0" w:space="0" w:color="auto"/>
                    <w:left w:val="none" w:sz="0" w:space="0" w:color="auto"/>
                    <w:bottom w:val="none" w:sz="0" w:space="0" w:color="auto"/>
                    <w:right w:val="none" w:sz="0" w:space="0" w:color="auto"/>
                  </w:divBdr>
                </w:div>
                <w:div w:id="705133112">
                  <w:marLeft w:val="0"/>
                  <w:marRight w:val="0"/>
                  <w:marTop w:val="0"/>
                  <w:marBottom w:val="0"/>
                  <w:divBdr>
                    <w:top w:val="none" w:sz="0" w:space="0" w:color="auto"/>
                    <w:left w:val="none" w:sz="0" w:space="0" w:color="auto"/>
                    <w:bottom w:val="none" w:sz="0" w:space="0" w:color="auto"/>
                    <w:right w:val="none" w:sz="0" w:space="0" w:color="auto"/>
                  </w:divBdr>
                </w:div>
                <w:div w:id="705371857">
                  <w:marLeft w:val="0"/>
                  <w:marRight w:val="0"/>
                  <w:marTop w:val="0"/>
                  <w:marBottom w:val="0"/>
                  <w:divBdr>
                    <w:top w:val="none" w:sz="0" w:space="0" w:color="auto"/>
                    <w:left w:val="none" w:sz="0" w:space="0" w:color="auto"/>
                    <w:bottom w:val="none" w:sz="0" w:space="0" w:color="auto"/>
                    <w:right w:val="none" w:sz="0" w:space="0" w:color="auto"/>
                  </w:divBdr>
                </w:div>
                <w:div w:id="706292981">
                  <w:marLeft w:val="0"/>
                  <w:marRight w:val="0"/>
                  <w:marTop w:val="0"/>
                  <w:marBottom w:val="0"/>
                  <w:divBdr>
                    <w:top w:val="none" w:sz="0" w:space="0" w:color="auto"/>
                    <w:left w:val="none" w:sz="0" w:space="0" w:color="auto"/>
                    <w:bottom w:val="none" w:sz="0" w:space="0" w:color="auto"/>
                    <w:right w:val="none" w:sz="0" w:space="0" w:color="auto"/>
                  </w:divBdr>
                </w:div>
                <w:div w:id="706561623">
                  <w:marLeft w:val="0"/>
                  <w:marRight w:val="0"/>
                  <w:marTop w:val="0"/>
                  <w:marBottom w:val="0"/>
                  <w:divBdr>
                    <w:top w:val="none" w:sz="0" w:space="0" w:color="auto"/>
                    <w:left w:val="none" w:sz="0" w:space="0" w:color="auto"/>
                    <w:bottom w:val="none" w:sz="0" w:space="0" w:color="auto"/>
                    <w:right w:val="none" w:sz="0" w:space="0" w:color="auto"/>
                  </w:divBdr>
                </w:div>
                <w:div w:id="706611356">
                  <w:marLeft w:val="0"/>
                  <w:marRight w:val="0"/>
                  <w:marTop w:val="0"/>
                  <w:marBottom w:val="0"/>
                  <w:divBdr>
                    <w:top w:val="none" w:sz="0" w:space="0" w:color="auto"/>
                    <w:left w:val="none" w:sz="0" w:space="0" w:color="auto"/>
                    <w:bottom w:val="none" w:sz="0" w:space="0" w:color="auto"/>
                    <w:right w:val="none" w:sz="0" w:space="0" w:color="auto"/>
                  </w:divBdr>
                </w:div>
                <w:div w:id="707216528">
                  <w:marLeft w:val="0"/>
                  <w:marRight w:val="0"/>
                  <w:marTop w:val="0"/>
                  <w:marBottom w:val="0"/>
                  <w:divBdr>
                    <w:top w:val="none" w:sz="0" w:space="0" w:color="auto"/>
                    <w:left w:val="none" w:sz="0" w:space="0" w:color="auto"/>
                    <w:bottom w:val="none" w:sz="0" w:space="0" w:color="auto"/>
                    <w:right w:val="none" w:sz="0" w:space="0" w:color="auto"/>
                  </w:divBdr>
                </w:div>
                <w:div w:id="707725964">
                  <w:marLeft w:val="0"/>
                  <w:marRight w:val="0"/>
                  <w:marTop w:val="0"/>
                  <w:marBottom w:val="0"/>
                  <w:divBdr>
                    <w:top w:val="none" w:sz="0" w:space="0" w:color="auto"/>
                    <w:left w:val="none" w:sz="0" w:space="0" w:color="auto"/>
                    <w:bottom w:val="none" w:sz="0" w:space="0" w:color="auto"/>
                    <w:right w:val="none" w:sz="0" w:space="0" w:color="auto"/>
                  </w:divBdr>
                </w:div>
                <w:div w:id="707873840">
                  <w:marLeft w:val="0"/>
                  <w:marRight w:val="0"/>
                  <w:marTop w:val="0"/>
                  <w:marBottom w:val="0"/>
                  <w:divBdr>
                    <w:top w:val="none" w:sz="0" w:space="0" w:color="auto"/>
                    <w:left w:val="none" w:sz="0" w:space="0" w:color="auto"/>
                    <w:bottom w:val="none" w:sz="0" w:space="0" w:color="auto"/>
                    <w:right w:val="none" w:sz="0" w:space="0" w:color="auto"/>
                  </w:divBdr>
                </w:div>
                <w:div w:id="708265712">
                  <w:marLeft w:val="0"/>
                  <w:marRight w:val="0"/>
                  <w:marTop w:val="0"/>
                  <w:marBottom w:val="0"/>
                  <w:divBdr>
                    <w:top w:val="none" w:sz="0" w:space="0" w:color="auto"/>
                    <w:left w:val="none" w:sz="0" w:space="0" w:color="auto"/>
                    <w:bottom w:val="none" w:sz="0" w:space="0" w:color="auto"/>
                    <w:right w:val="none" w:sz="0" w:space="0" w:color="auto"/>
                  </w:divBdr>
                </w:div>
                <w:div w:id="709690785">
                  <w:marLeft w:val="0"/>
                  <w:marRight w:val="0"/>
                  <w:marTop w:val="0"/>
                  <w:marBottom w:val="0"/>
                  <w:divBdr>
                    <w:top w:val="none" w:sz="0" w:space="0" w:color="auto"/>
                    <w:left w:val="none" w:sz="0" w:space="0" w:color="auto"/>
                    <w:bottom w:val="none" w:sz="0" w:space="0" w:color="auto"/>
                    <w:right w:val="none" w:sz="0" w:space="0" w:color="auto"/>
                  </w:divBdr>
                </w:div>
                <w:div w:id="711349290">
                  <w:marLeft w:val="0"/>
                  <w:marRight w:val="0"/>
                  <w:marTop w:val="0"/>
                  <w:marBottom w:val="0"/>
                  <w:divBdr>
                    <w:top w:val="none" w:sz="0" w:space="0" w:color="auto"/>
                    <w:left w:val="none" w:sz="0" w:space="0" w:color="auto"/>
                    <w:bottom w:val="none" w:sz="0" w:space="0" w:color="auto"/>
                    <w:right w:val="none" w:sz="0" w:space="0" w:color="auto"/>
                  </w:divBdr>
                </w:div>
                <w:div w:id="712539728">
                  <w:marLeft w:val="0"/>
                  <w:marRight w:val="0"/>
                  <w:marTop w:val="0"/>
                  <w:marBottom w:val="0"/>
                  <w:divBdr>
                    <w:top w:val="none" w:sz="0" w:space="0" w:color="auto"/>
                    <w:left w:val="none" w:sz="0" w:space="0" w:color="auto"/>
                    <w:bottom w:val="none" w:sz="0" w:space="0" w:color="auto"/>
                    <w:right w:val="none" w:sz="0" w:space="0" w:color="auto"/>
                  </w:divBdr>
                </w:div>
                <w:div w:id="712777329">
                  <w:marLeft w:val="0"/>
                  <w:marRight w:val="0"/>
                  <w:marTop w:val="0"/>
                  <w:marBottom w:val="0"/>
                  <w:divBdr>
                    <w:top w:val="none" w:sz="0" w:space="0" w:color="auto"/>
                    <w:left w:val="none" w:sz="0" w:space="0" w:color="auto"/>
                    <w:bottom w:val="none" w:sz="0" w:space="0" w:color="auto"/>
                    <w:right w:val="none" w:sz="0" w:space="0" w:color="auto"/>
                  </w:divBdr>
                </w:div>
                <w:div w:id="712852050">
                  <w:marLeft w:val="0"/>
                  <w:marRight w:val="0"/>
                  <w:marTop w:val="0"/>
                  <w:marBottom w:val="0"/>
                  <w:divBdr>
                    <w:top w:val="none" w:sz="0" w:space="0" w:color="auto"/>
                    <w:left w:val="none" w:sz="0" w:space="0" w:color="auto"/>
                    <w:bottom w:val="none" w:sz="0" w:space="0" w:color="auto"/>
                    <w:right w:val="none" w:sz="0" w:space="0" w:color="auto"/>
                  </w:divBdr>
                </w:div>
                <w:div w:id="713122012">
                  <w:marLeft w:val="0"/>
                  <w:marRight w:val="0"/>
                  <w:marTop w:val="0"/>
                  <w:marBottom w:val="0"/>
                  <w:divBdr>
                    <w:top w:val="none" w:sz="0" w:space="0" w:color="auto"/>
                    <w:left w:val="none" w:sz="0" w:space="0" w:color="auto"/>
                    <w:bottom w:val="none" w:sz="0" w:space="0" w:color="auto"/>
                    <w:right w:val="none" w:sz="0" w:space="0" w:color="auto"/>
                  </w:divBdr>
                </w:div>
                <w:div w:id="714039080">
                  <w:marLeft w:val="0"/>
                  <w:marRight w:val="0"/>
                  <w:marTop w:val="0"/>
                  <w:marBottom w:val="0"/>
                  <w:divBdr>
                    <w:top w:val="none" w:sz="0" w:space="0" w:color="auto"/>
                    <w:left w:val="none" w:sz="0" w:space="0" w:color="auto"/>
                    <w:bottom w:val="none" w:sz="0" w:space="0" w:color="auto"/>
                    <w:right w:val="none" w:sz="0" w:space="0" w:color="auto"/>
                  </w:divBdr>
                </w:div>
                <w:div w:id="714504438">
                  <w:marLeft w:val="0"/>
                  <w:marRight w:val="0"/>
                  <w:marTop w:val="0"/>
                  <w:marBottom w:val="0"/>
                  <w:divBdr>
                    <w:top w:val="none" w:sz="0" w:space="0" w:color="auto"/>
                    <w:left w:val="none" w:sz="0" w:space="0" w:color="auto"/>
                    <w:bottom w:val="none" w:sz="0" w:space="0" w:color="auto"/>
                    <w:right w:val="none" w:sz="0" w:space="0" w:color="auto"/>
                  </w:divBdr>
                </w:div>
                <w:div w:id="714694142">
                  <w:marLeft w:val="0"/>
                  <w:marRight w:val="0"/>
                  <w:marTop w:val="0"/>
                  <w:marBottom w:val="0"/>
                  <w:divBdr>
                    <w:top w:val="none" w:sz="0" w:space="0" w:color="auto"/>
                    <w:left w:val="none" w:sz="0" w:space="0" w:color="auto"/>
                    <w:bottom w:val="none" w:sz="0" w:space="0" w:color="auto"/>
                    <w:right w:val="none" w:sz="0" w:space="0" w:color="auto"/>
                  </w:divBdr>
                </w:div>
                <w:div w:id="714694267">
                  <w:marLeft w:val="0"/>
                  <w:marRight w:val="0"/>
                  <w:marTop w:val="0"/>
                  <w:marBottom w:val="0"/>
                  <w:divBdr>
                    <w:top w:val="none" w:sz="0" w:space="0" w:color="auto"/>
                    <w:left w:val="none" w:sz="0" w:space="0" w:color="auto"/>
                    <w:bottom w:val="none" w:sz="0" w:space="0" w:color="auto"/>
                    <w:right w:val="none" w:sz="0" w:space="0" w:color="auto"/>
                  </w:divBdr>
                </w:div>
                <w:div w:id="715592699">
                  <w:marLeft w:val="0"/>
                  <w:marRight w:val="0"/>
                  <w:marTop w:val="0"/>
                  <w:marBottom w:val="0"/>
                  <w:divBdr>
                    <w:top w:val="none" w:sz="0" w:space="0" w:color="auto"/>
                    <w:left w:val="none" w:sz="0" w:space="0" w:color="auto"/>
                    <w:bottom w:val="none" w:sz="0" w:space="0" w:color="auto"/>
                    <w:right w:val="none" w:sz="0" w:space="0" w:color="auto"/>
                  </w:divBdr>
                </w:div>
                <w:div w:id="715735125">
                  <w:marLeft w:val="0"/>
                  <w:marRight w:val="0"/>
                  <w:marTop w:val="0"/>
                  <w:marBottom w:val="0"/>
                  <w:divBdr>
                    <w:top w:val="none" w:sz="0" w:space="0" w:color="auto"/>
                    <w:left w:val="none" w:sz="0" w:space="0" w:color="auto"/>
                    <w:bottom w:val="none" w:sz="0" w:space="0" w:color="auto"/>
                    <w:right w:val="none" w:sz="0" w:space="0" w:color="auto"/>
                  </w:divBdr>
                </w:div>
                <w:div w:id="716202890">
                  <w:marLeft w:val="0"/>
                  <w:marRight w:val="0"/>
                  <w:marTop w:val="0"/>
                  <w:marBottom w:val="0"/>
                  <w:divBdr>
                    <w:top w:val="none" w:sz="0" w:space="0" w:color="auto"/>
                    <w:left w:val="none" w:sz="0" w:space="0" w:color="auto"/>
                    <w:bottom w:val="none" w:sz="0" w:space="0" w:color="auto"/>
                    <w:right w:val="none" w:sz="0" w:space="0" w:color="auto"/>
                  </w:divBdr>
                </w:div>
                <w:div w:id="716317376">
                  <w:marLeft w:val="0"/>
                  <w:marRight w:val="0"/>
                  <w:marTop w:val="0"/>
                  <w:marBottom w:val="0"/>
                  <w:divBdr>
                    <w:top w:val="none" w:sz="0" w:space="0" w:color="auto"/>
                    <w:left w:val="none" w:sz="0" w:space="0" w:color="auto"/>
                    <w:bottom w:val="none" w:sz="0" w:space="0" w:color="auto"/>
                    <w:right w:val="none" w:sz="0" w:space="0" w:color="auto"/>
                  </w:divBdr>
                </w:div>
                <w:div w:id="717365396">
                  <w:marLeft w:val="0"/>
                  <w:marRight w:val="0"/>
                  <w:marTop w:val="0"/>
                  <w:marBottom w:val="0"/>
                  <w:divBdr>
                    <w:top w:val="none" w:sz="0" w:space="0" w:color="auto"/>
                    <w:left w:val="none" w:sz="0" w:space="0" w:color="auto"/>
                    <w:bottom w:val="none" w:sz="0" w:space="0" w:color="auto"/>
                    <w:right w:val="none" w:sz="0" w:space="0" w:color="auto"/>
                  </w:divBdr>
                </w:div>
                <w:div w:id="717627522">
                  <w:marLeft w:val="0"/>
                  <w:marRight w:val="0"/>
                  <w:marTop w:val="0"/>
                  <w:marBottom w:val="0"/>
                  <w:divBdr>
                    <w:top w:val="none" w:sz="0" w:space="0" w:color="auto"/>
                    <w:left w:val="none" w:sz="0" w:space="0" w:color="auto"/>
                    <w:bottom w:val="none" w:sz="0" w:space="0" w:color="auto"/>
                    <w:right w:val="none" w:sz="0" w:space="0" w:color="auto"/>
                  </w:divBdr>
                </w:div>
                <w:div w:id="717776748">
                  <w:marLeft w:val="0"/>
                  <w:marRight w:val="0"/>
                  <w:marTop w:val="0"/>
                  <w:marBottom w:val="0"/>
                  <w:divBdr>
                    <w:top w:val="none" w:sz="0" w:space="0" w:color="auto"/>
                    <w:left w:val="none" w:sz="0" w:space="0" w:color="auto"/>
                    <w:bottom w:val="none" w:sz="0" w:space="0" w:color="auto"/>
                    <w:right w:val="none" w:sz="0" w:space="0" w:color="auto"/>
                  </w:divBdr>
                </w:div>
                <w:div w:id="718210355">
                  <w:marLeft w:val="0"/>
                  <w:marRight w:val="0"/>
                  <w:marTop w:val="0"/>
                  <w:marBottom w:val="0"/>
                  <w:divBdr>
                    <w:top w:val="none" w:sz="0" w:space="0" w:color="auto"/>
                    <w:left w:val="none" w:sz="0" w:space="0" w:color="auto"/>
                    <w:bottom w:val="none" w:sz="0" w:space="0" w:color="auto"/>
                    <w:right w:val="none" w:sz="0" w:space="0" w:color="auto"/>
                  </w:divBdr>
                </w:div>
                <w:div w:id="718480780">
                  <w:marLeft w:val="0"/>
                  <w:marRight w:val="0"/>
                  <w:marTop w:val="0"/>
                  <w:marBottom w:val="0"/>
                  <w:divBdr>
                    <w:top w:val="none" w:sz="0" w:space="0" w:color="auto"/>
                    <w:left w:val="none" w:sz="0" w:space="0" w:color="auto"/>
                    <w:bottom w:val="none" w:sz="0" w:space="0" w:color="auto"/>
                    <w:right w:val="none" w:sz="0" w:space="0" w:color="auto"/>
                  </w:divBdr>
                </w:div>
                <w:div w:id="718866977">
                  <w:marLeft w:val="0"/>
                  <w:marRight w:val="0"/>
                  <w:marTop w:val="0"/>
                  <w:marBottom w:val="0"/>
                  <w:divBdr>
                    <w:top w:val="none" w:sz="0" w:space="0" w:color="auto"/>
                    <w:left w:val="none" w:sz="0" w:space="0" w:color="auto"/>
                    <w:bottom w:val="none" w:sz="0" w:space="0" w:color="auto"/>
                    <w:right w:val="none" w:sz="0" w:space="0" w:color="auto"/>
                  </w:divBdr>
                </w:div>
                <w:div w:id="718867331">
                  <w:marLeft w:val="0"/>
                  <w:marRight w:val="0"/>
                  <w:marTop w:val="0"/>
                  <w:marBottom w:val="0"/>
                  <w:divBdr>
                    <w:top w:val="none" w:sz="0" w:space="0" w:color="auto"/>
                    <w:left w:val="none" w:sz="0" w:space="0" w:color="auto"/>
                    <w:bottom w:val="none" w:sz="0" w:space="0" w:color="auto"/>
                    <w:right w:val="none" w:sz="0" w:space="0" w:color="auto"/>
                  </w:divBdr>
                </w:div>
                <w:div w:id="719672163">
                  <w:marLeft w:val="0"/>
                  <w:marRight w:val="0"/>
                  <w:marTop w:val="0"/>
                  <w:marBottom w:val="0"/>
                  <w:divBdr>
                    <w:top w:val="none" w:sz="0" w:space="0" w:color="auto"/>
                    <w:left w:val="none" w:sz="0" w:space="0" w:color="auto"/>
                    <w:bottom w:val="none" w:sz="0" w:space="0" w:color="auto"/>
                    <w:right w:val="none" w:sz="0" w:space="0" w:color="auto"/>
                  </w:divBdr>
                </w:div>
                <w:div w:id="720598417">
                  <w:marLeft w:val="0"/>
                  <w:marRight w:val="0"/>
                  <w:marTop w:val="0"/>
                  <w:marBottom w:val="0"/>
                  <w:divBdr>
                    <w:top w:val="none" w:sz="0" w:space="0" w:color="auto"/>
                    <w:left w:val="none" w:sz="0" w:space="0" w:color="auto"/>
                    <w:bottom w:val="none" w:sz="0" w:space="0" w:color="auto"/>
                    <w:right w:val="none" w:sz="0" w:space="0" w:color="auto"/>
                  </w:divBdr>
                </w:div>
                <w:div w:id="722022864">
                  <w:marLeft w:val="0"/>
                  <w:marRight w:val="0"/>
                  <w:marTop w:val="0"/>
                  <w:marBottom w:val="0"/>
                  <w:divBdr>
                    <w:top w:val="none" w:sz="0" w:space="0" w:color="auto"/>
                    <w:left w:val="none" w:sz="0" w:space="0" w:color="auto"/>
                    <w:bottom w:val="none" w:sz="0" w:space="0" w:color="auto"/>
                    <w:right w:val="none" w:sz="0" w:space="0" w:color="auto"/>
                  </w:divBdr>
                </w:div>
                <w:div w:id="722220267">
                  <w:marLeft w:val="0"/>
                  <w:marRight w:val="0"/>
                  <w:marTop w:val="0"/>
                  <w:marBottom w:val="0"/>
                  <w:divBdr>
                    <w:top w:val="none" w:sz="0" w:space="0" w:color="auto"/>
                    <w:left w:val="none" w:sz="0" w:space="0" w:color="auto"/>
                    <w:bottom w:val="none" w:sz="0" w:space="0" w:color="auto"/>
                    <w:right w:val="none" w:sz="0" w:space="0" w:color="auto"/>
                  </w:divBdr>
                </w:div>
                <w:div w:id="722368635">
                  <w:marLeft w:val="0"/>
                  <w:marRight w:val="0"/>
                  <w:marTop w:val="0"/>
                  <w:marBottom w:val="0"/>
                  <w:divBdr>
                    <w:top w:val="none" w:sz="0" w:space="0" w:color="auto"/>
                    <w:left w:val="none" w:sz="0" w:space="0" w:color="auto"/>
                    <w:bottom w:val="none" w:sz="0" w:space="0" w:color="auto"/>
                    <w:right w:val="none" w:sz="0" w:space="0" w:color="auto"/>
                  </w:divBdr>
                </w:div>
                <w:div w:id="722414270">
                  <w:marLeft w:val="0"/>
                  <w:marRight w:val="0"/>
                  <w:marTop w:val="0"/>
                  <w:marBottom w:val="0"/>
                  <w:divBdr>
                    <w:top w:val="none" w:sz="0" w:space="0" w:color="auto"/>
                    <w:left w:val="none" w:sz="0" w:space="0" w:color="auto"/>
                    <w:bottom w:val="none" w:sz="0" w:space="0" w:color="auto"/>
                    <w:right w:val="none" w:sz="0" w:space="0" w:color="auto"/>
                  </w:divBdr>
                </w:div>
                <w:div w:id="723213548">
                  <w:marLeft w:val="0"/>
                  <w:marRight w:val="0"/>
                  <w:marTop w:val="0"/>
                  <w:marBottom w:val="0"/>
                  <w:divBdr>
                    <w:top w:val="none" w:sz="0" w:space="0" w:color="auto"/>
                    <w:left w:val="none" w:sz="0" w:space="0" w:color="auto"/>
                    <w:bottom w:val="none" w:sz="0" w:space="0" w:color="auto"/>
                    <w:right w:val="none" w:sz="0" w:space="0" w:color="auto"/>
                  </w:divBdr>
                </w:div>
                <w:div w:id="723329502">
                  <w:marLeft w:val="0"/>
                  <w:marRight w:val="0"/>
                  <w:marTop w:val="0"/>
                  <w:marBottom w:val="0"/>
                  <w:divBdr>
                    <w:top w:val="none" w:sz="0" w:space="0" w:color="auto"/>
                    <w:left w:val="none" w:sz="0" w:space="0" w:color="auto"/>
                    <w:bottom w:val="none" w:sz="0" w:space="0" w:color="auto"/>
                    <w:right w:val="none" w:sz="0" w:space="0" w:color="auto"/>
                  </w:divBdr>
                </w:div>
                <w:div w:id="723335956">
                  <w:marLeft w:val="0"/>
                  <w:marRight w:val="0"/>
                  <w:marTop w:val="0"/>
                  <w:marBottom w:val="0"/>
                  <w:divBdr>
                    <w:top w:val="none" w:sz="0" w:space="0" w:color="auto"/>
                    <w:left w:val="none" w:sz="0" w:space="0" w:color="auto"/>
                    <w:bottom w:val="none" w:sz="0" w:space="0" w:color="auto"/>
                    <w:right w:val="none" w:sz="0" w:space="0" w:color="auto"/>
                  </w:divBdr>
                </w:div>
                <w:div w:id="723942256">
                  <w:marLeft w:val="0"/>
                  <w:marRight w:val="0"/>
                  <w:marTop w:val="0"/>
                  <w:marBottom w:val="0"/>
                  <w:divBdr>
                    <w:top w:val="none" w:sz="0" w:space="0" w:color="auto"/>
                    <w:left w:val="none" w:sz="0" w:space="0" w:color="auto"/>
                    <w:bottom w:val="none" w:sz="0" w:space="0" w:color="auto"/>
                    <w:right w:val="none" w:sz="0" w:space="0" w:color="auto"/>
                  </w:divBdr>
                </w:div>
                <w:div w:id="724837105">
                  <w:marLeft w:val="0"/>
                  <w:marRight w:val="0"/>
                  <w:marTop w:val="0"/>
                  <w:marBottom w:val="0"/>
                  <w:divBdr>
                    <w:top w:val="none" w:sz="0" w:space="0" w:color="auto"/>
                    <w:left w:val="none" w:sz="0" w:space="0" w:color="auto"/>
                    <w:bottom w:val="none" w:sz="0" w:space="0" w:color="auto"/>
                    <w:right w:val="none" w:sz="0" w:space="0" w:color="auto"/>
                  </w:divBdr>
                </w:div>
                <w:div w:id="725883099">
                  <w:marLeft w:val="0"/>
                  <w:marRight w:val="0"/>
                  <w:marTop w:val="0"/>
                  <w:marBottom w:val="0"/>
                  <w:divBdr>
                    <w:top w:val="none" w:sz="0" w:space="0" w:color="auto"/>
                    <w:left w:val="none" w:sz="0" w:space="0" w:color="auto"/>
                    <w:bottom w:val="none" w:sz="0" w:space="0" w:color="auto"/>
                    <w:right w:val="none" w:sz="0" w:space="0" w:color="auto"/>
                  </w:divBdr>
                </w:div>
                <w:div w:id="726228261">
                  <w:marLeft w:val="0"/>
                  <w:marRight w:val="0"/>
                  <w:marTop w:val="0"/>
                  <w:marBottom w:val="0"/>
                  <w:divBdr>
                    <w:top w:val="none" w:sz="0" w:space="0" w:color="auto"/>
                    <w:left w:val="none" w:sz="0" w:space="0" w:color="auto"/>
                    <w:bottom w:val="none" w:sz="0" w:space="0" w:color="auto"/>
                    <w:right w:val="none" w:sz="0" w:space="0" w:color="auto"/>
                  </w:divBdr>
                </w:div>
                <w:div w:id="726495909">
                  <w:marLeft w:val="0"/>
                  <w:marRight w:val="0"/>
                  <w:marTop w:val="0"/>
                  <w:marBottom w:val="0"/>
                  <w:divBdr>
                    <w:top w:val="none" w:sz="0" w:space="0" w:color="auto"/>
                    <w:left w:val="none" w:sz="0" w:space="0" w:color="auto"/>
                    <w:bottom w:val="none" w:sz="0" w:space="0" w:color="auto"/>
                    <w:right w:val="none" w:sz="0" w:space="0" w:color="auto"/>
                  </w:divBdr>
                </w:div>
                <w:div w:id="726682978">
                  <w:marLeft w:val="0"/>
                  <w:marRight w:val="0"/>
                  <w:marTop w:val="0"/>
                  <w:marBottom w:val="0"/>
                  <w:divBdr>
                    <w:top w:val="none" w:sz="0" w:space="0" w:color="auto"/>
                    <w:left w:val="none" w:sz="0" w:space="0" w:color="auto"/>
                    <w:bottom w:val="none" w:sz="0" w:space="0" w:color="auto"/>
                    <w:right w:val="none" w:sz="0" w:space="0" w:color="auto"/>
                  </w:divBdr>
                </w:div>
                <w:div w:id="727387591">
                  <w:marLeft w:val="0"/>
                  <w:marRight w:val="0"/>
                  <w:marTop w:val="0"/>
                  <w:marBottom w:val="0"/>
                  <w:divBdr>
                    <w:top w:val="none" w:sz="0" w:space="0" w:color="auto"/>
                    <w:left w:val="none" w:sz="0" w:space="0" w:color="auto"/>
                    <w:bottom w:val="none" w:sz="0" w:space="0" w:color="auto"/>
                    <w:right w:val="none" w:sz="0" w:space="0" w:color="auto"/>
                  </w:divBdr>
                </w:div>
                <w:div w:id="728109167">
                  <w:marLeft w:val="0"/>
                  <w:marRight w:val="0"/>
                  <w:marTop w:val="0"/>
                  <w:marBottom w:val="0"/>
                  <w:divBdr>
                    <w:top w:val="none" w:sz="0" w:space="0" w:color="auto"/>
                    <w:left w:val="none" w:sz="0" w:space="0" w:color="auto"/>
                    <w:bottom w:val="none" w:sz="0" w:space="0" w:color="auto"/>
                    <w:right w:val="none" w:sz="0" w:space="0" w:color="auto"/>
                  </w:divBdr>
                </w:div>
                <w:div w:id="728917845">
                  <w:marLeft w:val="0"/>
                  <w:marRight w:val="0"/>
                  <w:marTop w:val="0"/>
                  <w:marBottom w:val="0"/>
                  <w:divBdr>
                    <w:top w:val="none" w:sz="0" w:space="0" w:color="auto"/>
                    <w:left w:val="none" w:sz="0" w:space="0" w:color="auto"/>
                    <w:bottom w:val="none" w:sz="0" w:space="0" w:color="auto"/>
                    <w:right w:val="none" w:sz="0" w:space="0" w:color="auto"/>
                  </w:divBdr>
                </w:div>
                <w:div w:id="730465423">
                  <w:marLeft w:val="0"/>
                  <w:marRight w:val="0"/>
                  <w:marTop w:val="0"/>
                  <w:marBottom w:val="0"/>
                  <w:divBdr>
                    <w:top w:val="none" w:sz="0" w:space="0" w:color="auto"/>
                    <w:left w:val="none" w:sz="0" w:space="0" w:color="auto"/>
                    <w:bottom w:val="none" w:sz="0" w:space="0" w:color="auto"/>
                    <w:right w:val="none" w:sz="0" w:space="0" w:color="auto"/>
                  </w:divBdr>
                </w:div>
                <w:div w:id="730693441">
                  <w:marLeft w:val="0"/>
                  <w:marRight w:val="0"/>
                  <w:marTop w:val="0"/>
                  <w:marBottom w:val="0"/>
                  <w:divBdr>
                    <w:top w:val="none" w:sz="0" w:space="0" w:color="auto"/>
                    <w:left w:val="none" w:sz="0" w:space="0" w:color="auto"/>
                    <w:bottom w:val="none" w:sz="0" w:space="0" w:color="auto"/>
                    <w:right w:val="none" w:sz="0" w:space="0" w:color="auto"/>
                  </w:divBdr>
                </w:div>
                <w:div w:id="730806440">
                  <w:marLeft w:val="0"/>
                  <w:marRight w:val="0"/>
                  <w:marTop w:val="0"/>
                  <w:marBottom w:val="0"/>
                  <w:divBdr>
                    <w:top w:val="none" w:sz="0" w:space="0" w:color="auto"/>
                    <w:left w:val="none" w:sz="0" w:space="0" w:color="auto"/>
                    <w:bottom w:val="none" w:sz="0" w:space="0" w:color="auto"/>
                    <w:right w:val="none" w:sz="0" w:space="0" w:color="auto"/>
                  </w:divBdr>
                </w:div>
                <w:div w:id="732847112">
                  <w:marLeft w:val="0"/>
                  <w:marRight w:val="0"/>
                  <w:marTop w:val="0"/>
                  <w:marBottom w:val="0"/>
                  <w:divBdr>
                    <w:top w:val="none" w:sz="0" w:space="0" w:color="auto"/>
                    <w:left w:val="none" w:sz="0" w:space="0" w:color="auto"/>
                    <w:bottom w:val="none" w:sz="0" w:space="0" w:color="auto"/>
                    <w:right w:val="none" w:sz="0" w:space="0" w:color="auto"/>
                  </w:divBdr>
                </w:div>
                <w:div w:id="733091173">
                  <w:marLeft w:val="0"/>
                  <w:marRight w:val="0"/>
                  <w:marTop w:val="0"/>
                  <w:marBottom w:val="0"/>
                  <w:divBdr>
                    <w:top w:val="none" w:sz="0" w:space="0" w:color="auto"/>
                    <w:left w:val="none" w:sz="0" w:space="0" w:color="auto"/>
                    <w:bottom w:val="none" w:sz="0" w:space="0" w:color="auto"/>
                    <w:right w:val="none" w:sz="0" w:space="0" w:color="auto"/>
                  </w:divBdr>
                </w:div>
                <w:div w:id="733310483">
                  <w:marLeft w:val="0"/>
                  <w:marRight w:val="0"/>
                  <w:marTop w:val="0"/>
                  <w:marBottom w:val="0"/>
                  <w:divBdr>
                    <w:top w:val="none" w:sz="0" w:space="0" w:color="auto"/>
                    <w:left w:val="none" w:sz="0" w:space="0" w:color="auto"/>
                    <w:bottom w:val="none" w:sz="0" w:space="0" w:color="auto"/>
                    <w:right w:val="none" w:sz="0" w:space="0" w:color="auto"/>
                  </w:divBdr>
                </w:div>
                <w:div w:id="733354353">
                  <w:marLeft w:val="0"/>
                  <w:marRight w:val="0"/>
                  <w:marTop w:val="0"/>
                  <w:marBottom w:val="0"/>
                  <w:divBdr>
                    <w:top w:val="none" w:sz="0" w:space="0" w:color="auto"/>
                    <w:left w:val="none" w:sz="0" w:space="0" w:color="auto"/>
                    <w:bottom w:val="none" w:sz="0" w:space="0" w:color="auto"/>
                    <w:right w:val="none" w:sz="0" w:space="0" w:color="auto"/>
                  </w:divBdr>
                </w:div>
                <w:div w:id="733430290">
                  <w:marLeft w:val="0"/>
                  <w:marRight w:val="0"/>
                  <w:marTop w:val="0"/>
                  <w:marBottom w:val="0"/>
                  <w:divBdr>
                    <w:top w:val="none" w:sz="0" w:space="0" w:color="auto"/>
                    <w:left w:val="none" w:sz="0" w:space="0" w:color="auto"/>
                    <w:bottom w:val="none" w:sz="0" w:space="0" w:color="auto"/>
                    <w:right w:val="none" w:sz="0" w:space="0" w:color="auto"/>
                  </w:divBdr>
                </w:div>
                <w:div w:id="734354777">
                  <w:marLeft w:val="0"/>
                  <w:marRight w:val="0"/>
                  <w:marTop w:val="0"/>
                  <w:marBottom w:val="0"/>
                  <w:divBdr>
                    <w:top w:val="none" w:sz="0" w:space="0" w:color="auto"/>
                    <w:left w:val="none" w:sz="0" w:space="0" w:color="auto"/>
                    <w:bottom w:val="none" w:sz="0" w:space="0" w:color="auto"/>
                    <w:right w:val="none" w:sz="0" w:space="0" w:color="auto"/>
                  </w:divBdr>
                </w:div>
                <w:div w:id="734594011">
                  <w:marLeft w:val="0"/>
                  <w:marRight w:val="0"/>
                  <w:marTop w:val="0"/>
                  <w:marBottom w:val="0"/>
                  <w:divBdr>
                    <w:top w:val="none" w:sz="0" w:space="0" w:color="auto"/>
                    <w:left w:val="none" w:sz="0" w:space="0" w:color="auto"/>
                    <w:bottom w:val="none" w:sz="0" w:space="0" w:color="auto"/>
                    <w:right w:val="none" w:sz="0" w:space="0" w:color="auto"/>
                  </w:divBdr>
                </w:div>
                <w:div w:id="735863329">
                  <w:marLeft w:val="0"/>
                  <w:marRight w:val="0"/>
                  <w:marTop w:val="0"/>
                  <w:marBottom w:val="0"/>
                  <w:divBdr>
                    <w:top w:val="none" w:sz="0" w:space="0" w:color="auto"/>
                    <w:left w:val="none" w:sz="0" w:space="0" w:color="auto"/>
                    <w:bottom w:val="none" w:sz="0" w:space="0" w:color="auto"/>
                    <w:right w:val="none" w:sz="0" w:space="0" w:color="auto"/>
                  </w:divBdr>
                </w:div>
                <w:div w:id="736589354">
                  <w:marLeft w:val="0"/>
                  <w:marRight w:val="0"/>
                  <w:marTop w:val="0"/>
                  <w:marBottom w:val="0"/>
                  <w:divBdr>
                    <w:top w:val="none" w:sz="0" w:space="0" w:color="auto"/>
                    <w:left w:val="none" w:sz="0" w:space="0" w:color="auto"/>
                    <w:bottom w:val="none" w:sz="0" w:space="0" w:color="auto"/>
                    <w:right w:val="none" w:sz="0" w:space="0" w:color="auto"/>
                  </w:divBdr>
                </w:div>
                <w:div w:id="737359893">
                  <w:marLeft w:val="0"/>
                  <w:marRight w:val="0"/>
                  <w:marTop w:val="0"/>
                  <w:marBottom w:val="0"/>
                  <w:divBdr>
                    <w:top w:val="none" w:sz="0" w:space="0" w:color="auto"/>
                    <w:left w:val="none" w:sz="0" w:space="0" w:color="auto"/>
                    <w:bottom w:val="none" w:sz="0" w:space="0" w:color="auto"/>
                    <w:right w:val="none" w:sz="0" w:space="0" w:color="auto"/>
                  </w:divBdr>
                </w:div>
                <w:div w:id="738751248">
                  <w:marLeft w:val="0"/>
                  <w:marRight w:val="0"/>
                  <w:marTop w:val="0"/>
                  <w:marBottom w:val="0"/>
                  <w:divBdr>
                    <w:top w:val="none" w:sz="0" w:space="0" w:color="auto"/>
                    <w:left w:val="none" w:sz="0" w:space="0" w:color="auto"/>
                    <w:bottom w:val="none" w:sz="0" w:space="0" w:color="auto"/>
                    <w:right w:val="none" w:sz="0" w:space="0" w:color="auto"/>
                  </w:divBdr>
                </w:div>
                <w:div w:id="739597840">
                  <w:marLeft w:val="0"/>
                  <w:marRight w:val="0"/>
                  <w:marTop w:val="0"/>
                  <w:marBottom w:val="0"/>
                  <w:divBdr>
                    <w:top w:val="none" w:sz="0" w:space="0" w:color="auto"/>
                    <w:left w:val="none" w:sz="0" w:space="0" w:color="auto"/>
                    <w:bottom w:val="none" w:sz="0" w:space="0" w:color="auto"/>
                    <w:right w:val="none" w:sz="0" w:space="0" w:color="auto"/>
                  </w:divBdr>
                </w:div>
                <w:div w:id="739837802">
                  <w:marLeft w:val="0"/>
                  <w:marRight w:val="0"/>
                  <w:marTop w:val="0"/>
                  <w:marBottom w:val="0"/>
                  <w:divBdr>
                    <w:top w:val="none" w:sz="0" w:space="0" w:color="auto"/>
                    <w:left w:val="none" w:sz="0" w:space="0" w:color="auto"/>
                    <w:bottom w:val="none" w:sz="0" w:space="0" w:color="auto"/>
                    <w:right w:val="none" w:sz="0" w:space="0" w:color="auto"/>
                  </w:divBdr>
                </w:div>
                <w:div w:id="740296751">
                  <w:marLeft w:val="0"/>
                  <w:marRight w:val="0"/>
                  <w:marTop w:val="0"/>
                  <w:marBottom w:val="0"/>
                  <w:divBdr>
                    <w:top w:val="none" w:sz="0" w:space="0" w:color="auto"/>
                    <w:left w:val="none" w:sz="0" w:space="0" w:color="auto"/>
                    <w:bottom w:val="none" w:sz="0" w:space="0" w:color="auto"/>
                    <w:right w:val="none" w:sz="0" w:space="0" w:color="auto"/>
                  </w:divBdr>
                </w:div>
                <w:div w:id="740368372">
                  <w:marLeft w:val="0"/>
                  <w:marRight w:val="0"/>
                  <w:marTop w:val="0"/>
                  <w:marBottom w:val="0"/>
                  <w:divBdr>
                    <w:top w:val="none" w:sz="0" w:space="0" w:color="auto"/>
                    <w:left w:val="none" w:sz="0" w:space="0" w:color="auto"/>
                    <w:bottom w:val="none" w:sz="0" w:space="0" w:color="auto"/>
                    <w:right w:val="none" w:sz="0" w:space="0" w:color="auto"/>
                  </w:divBdr>
                </w:div>
                <w:div w:id="740566613">
                  <w:marLeft w:val="0"/>
                  <w:marRight w:val="0"/>
                  <w:marTop w:val="0"/>
                  <w:marBottom w:val="0"/>
                  <w:divBdr>
                    <w:top w:val="none" w:sz="0" w:space="0" w:color="auto"/>
                    <w:left w:val="none" w:sz="0" w:space="0" w:color="auto"/>
                    <w:bottom w:val="none" w:sz="0" w:space="0" w:color="auto"/>
                    <w:right w:val="none" w:sz="0" w:space="0" w:color="auto"/>
                  </w:divBdr>
                </w:div>
                <w:div w:id="741368959">
                  <w:marLeft w:val="0"/>
                  <w:marRight w:val="0"/>
                  <w:marTop w:val="0"/>
                  <w:marBottom w:val="0"/>
                  <w:divBdr>
                    <w:top w:val="none" w:sz="0" w:space="0" w:color="auto"/>
                    <w:left w:val="none" w:sz="0" w:space="0" w:color="auto"/>
                    <w:bottom w:val="none" w:sz="0" w:space="0" w:color="auto"/>
                    <w:right w:val="none" w:sz="0" w:space="0" w:color="auto"/>
                  </w:divBdr>
                </w:div>
                <w:div w:id="741803104">
                  <w:marLeft w:val="0"/>
                  <w:marRight w:val="0"/>
                  <w:marTop w:val="0"/>
                  <w:marBottom w:val="0"/>
                  <w:divBdr>
                    <w:top w:val="none" w:sz="0" w:space="0" w:color="auto"/>
                    <w:left w:val="none" w:sz="0" w:space="0" w:color="auto"/>
                    <w:bottom w:val="none" w:sz="0" w:space="0" w:color="auto"/>
                    <w:right w:val="none" w:sz="0" w:space="0" w:color="auto"/>
                  </w:divBdr>
                </w:div>
                <w:div w:id="742945045">
                  <w:marLeft w:val="0"/>
                  <w:marRight w:val="0"/>
                  <w:marTop w:val="0"/>
                  <w:marBottom w:val="0"/>
                  <w:divBdr>
                    <w:top w:val="none" w:sz="0" w:space="0" w:color="auto"/>
                    <w:left w:val="none" w:sz="0" w:space="0" w:color="auto"/>
                    <w:bottom w:val="none" w:sz="0" w:space="0" w:color="auto"/>
                    <w:right w:val="none" w:sz="0" w:space="0" w:color="auto"/>
                  </w:divBdr>
                </w:div>
                <w:div w:id="744187369">
                  <w:marLeft w:val="0"/>
                  <w:marRight w:val="0"/>
                  <w:marTop w:val="0"/>
                  <w:marBottom w:val="0"/>
                  <w:divBdr>
                    <w:top w:val="none" w:sz="0" w:space="0" w:color="auto"/>
                    <w:left w:val="none" w:sz="0" w:space="0" w:color="auto"/>
                    <w:bottom w:val="none" w:sz="0" w:space="0" w:color="auto"/>
                    <w:right w:val="none" w:sz="0" w:space="0" w:color="auto"/>
                  </w:divBdr>
                </w:div>
                <w:div w:id="744835804">
                  <w:marLeft w:val="0"/>
                  <w:marRight w:val="0"/>
                  <w:marTop w:val="0"/>
                  <w:marBottom w:val="0"/>
                  <w:divBdr>
                    <w:top w:val="none" w:sz="0" w:space="0" w:color="auto"/>
                    <w:left w:val="none" w:sz="0" w:space="0" w:color="auto"/>
                    <w:bottom w:val="none" w:sz="0" w:space="0" w:color="auto"/>
                    <w:right w:val="none" w:sz="0" w:space="0" w:color="auto"/>
                  </w:divBdr>
                </w:div>
                <w:div w:id="744958711">
                  <w:marLeft w:val="0"/>
                  <w:marRight w:val="0"/>
                  <w:marTop w:val="0"/>
                  <w:marBottom w:val="0"/>
                  <w:divBdr>
                    <w:top w:val="none" w:sz="0" w:space="0" w:color="auto"/>
                    <w:left w:val="none" w:sz="0" w:space="0" w:color="auto"/>
                    <w:bottom w:val="none" w:sz="0" w:space="0" w:color="auto"/>
                    <w:right w:val="none" w:sz="0" w:space="0" w:color="auto"/>
                  </w:divBdr>
                </w:div>
                <w:div w:id="746153281">
                  <w:marLeft w:val="0"/>
                  <w:marRight w:val="0"/>
                  <w:marTop w:val="0"/>
                  <w:marBottom w:val="0"/>
                  <w:divBdr>
                    <w:top w:val="none" w:sz="0" w:space="0" w:color="auto"/>
                    <w:left w:val="none" w:sz="0" w:space="0" w:color="auto"/>
                    <w:bottom w:val="none" w:sz="0" w:space="0" w:color="auto"/>
                    <w:right w:val="none" w:sz="0" w:space="0" w:color="auto"/>
                  </w:divBdr>
                </w:div>
                <w:div w:id="746417328">
                  <w:marLeft w:val="0"/>
                  <w:marRight w:val="0"/>
                  <w:marTop w:val="0"/>
                  <w:marBottom w:val="0"/>
                  <w:divBdr>
                    <w:top w:val="none" w:sz="0" w:space="0" w:color="auto"/>
                    <w:left w:val="none" w:sz="0" w:space="0" w:color="auto"/>
                    <w:bottom w:val="none" w:sz="0" w:space="0" w:color="auto"/>
                    <w:right w:val="none" w:sz="0" w:space="0" w:color="auto"/>
                  </w:divBdr>
                </w:div>
                <w:div w:id="747725251">
                  <w:marLeft w:val="0"/>
                  <w:marRight w:val="0"/>
                  <w:marTop w:val="0"/>
                  <w:marBottom w:val="0"/>
                  <w:divBdr>
                    <w:top w:val="none" w:sz="0" w:space="0" w:color="auto"/>
                    <w:left w:val="none" w:sz="0" w:space="0" w:color="auto"/>
                    <w:bottom w:val="none" w:sz="0" w:space="0" w:color="auto"/>
                    <w:right w:val="none" w:sz="0" w:space="0" w:color="auto"/>
                  </w:divBdr>
                </w:div>
                <w:div w:id="749498815">
                  <w:marLeft w:val="0"/>
                  <w:marRight w:val="0"/>
                  <w:marTop w:val="0"/>
                  <w:marBottom w:val="0"/>
                  <w:divBdr>
                    <w:top w:val="none" w:sz="0" w:space="0" w:color="auto"/>
                    <w:left w:val="none" w:sz="0" w:space="0" w:color="auto"/>
                    <w:bottom w:val="none" w:sz="0" w:space="0" w:color="auto"/>
                    <w:right w:val="none" w:sz="0" w:space="0" w:color="auto"/>
                  </w:divBdr>
                </w:div>
                <w:div w:id="749617760">
                  <w:marLeft w:val="0"/>
                  <w:marRight w:val="0"/>
                  <w:marTop w:val="0"/>
                  <w:marBottom w:val="0"/>
                  <w:divBdr>
                    <w:top w:val="none" w:sz="0" w:space="0" w:color="auto"/>
                    <w:left w:val="none" w:sz="0" w:space="0" w:color="auto"/>
                    <w:bottom w:val="none" w:sz="0" w:space="0" w:color="auto"/>
                    <w:right w:val="none" w:sz="0" w:space="0" w:color="auto"/>
                  </w:divBdr>
                </w:div>
                <w:div w:id="749693311">
                  <w:marLeft w:val="0"/>
                  <w:marRight w:val="0"/>
                  <w:marTop w:val="0"/>
                  <w:marBottom w:val="0"/>
                  <w:divBdr>
                    <w:top w:val="none" w:sz="0" w:space="0" w:color="auto"/>
                    <w:left w:val="none" w:sz="0" w:space="0" w:color="auto"/>
                    <w:bottom w:val="none" w:sz="0" w:space="0" w:color="auto"/>
                    <w:right w:val="none" w:sz="0" w:space="0" w:color="auto"/>
                  </w:divBdr>
                </w:div>
                <w:div w:id="750085423">
                  <w:marLeft w:val="0"/>
                  <w:marRight w:val="0"/>
                  <w:marTop w:val="0"/>
                  <w:marBottom w:val="0"/>
                  <w:divBdr>
                    <w:top w:val="none" w:sz="0" w:space="0" w:color="auto"/>
                    <w:left w:val="none" w:sz="0" w:space="0" w:color="auto"/>
                    <w:bottom w:val="none" w:sz="0" w:space="0" w:color="auto"/>
                    <w:right w:val="none" w:sz="0" w:space="0" w:color="auto"/>
                  </w:divBdr>
                </w:div>
                <w:div w:id="750390584">
                  <w:marLeft w:val="0"/>
                  <w:marRight w:val="0"/>
                  <w:marTop w:val="0"/>
                  <w:marBottom w:val="0"/>
                  <w:divBdr>
                    <w:top w:val="none" w:sz="0" w:space="0" w:color="auto"/>
                    <w:left w:val="none" w:sz="0" w:space="0" w:color="auto"/>
                    <w:bottom w:val="none" w:sz="0" w:space="0" w:color="auto"/>
                    <w:right w:val="none" w:sz="0" w:space="0" w:color="auto"/>
                  </w:divBdr>
                </w:div>
                <w:div w:id="750665190">
                  <w:marLeft w:val="0"/>
                  <w:marRight w:val="0"/>
                  <w:marTop w:val="0"/>
                  <w:marBottom w:val="0"/>
                  <w:divBdr>
                    <w:top w:val="none" w:sz="0" w:space="0" w:color="auto"/>
                    <w:left w:val="none" w:sz="0" w:space="0" w:color="auto"/>
                    <w:bottom w:val="none" w:sz="0" w:space="0" w:color="auto"/>
                    <w:right w:val="none" w:sz="0" w:space="0" w:color="auto"/>
                  </w:divBdr>
                </w:div>
                <w:div w:id="750935361">
                  <w:marLeft w:val="0"/>
                  <w:marRight w:val="0"/>
                  <w:marTop w:val="0"/>
                  <w:marBottom w:val="0"/>
                  <w:divBdr>
                    <w:top w:val="none" w:sz="0" w:space="0" w:color="auto"/>
                    <w:left w:val="none" w:sz="0" w:space="0" w:color="auto"/>
                    <w:bottom w:val="none" w:sz="0" w:space="0" w:color="auto"/>
                    <w:right w:val="none" w:sz="0" w:space="0" w:color="auto"/>
                  </w:divBdr>
                </w:div>
                <w:div w:id="753672825">
                  <w:marLeft w:val="0"/>
                  <w:marRight w:val="0"/>
                  <w:marTop w:val="0"/>
                  <w:marBottom w:val="0"/>
                  <w:divBdr>
                    <w:top w:val="none" w:sz="0" w:space="0" w:color="auto"/>
                    <w:left w:val="none" w:sz="0" w:space="0" w:color="auto"/>
                    <w:bottom w:val="none" w:sz="0" w:space="0" w:color="auto"/>
                    <w:right w:val="none" w:sz="0" w:space="0" w:color="auto"/>
                  </w:divBdr>
                </w:div>
                <w:div w:id="753891585">
                  <w:marLeft w:val="0"/>
                  <w:marRight w:val="0"/>
                  <w:marTop w:val="0"/>
                  <w:marBottom w:val="0"/>
                  <w:divBdr>
                    <w:top w:val="none" w:sz="0" w:space="0" w:color="auto"/>
                    <w:left w:val="none" w:sz="0" w:space="0" w:color="auto"/>
                    <w:bottom w:val="none" w:sz="0" w:space="0" w:color="auto"/>
                    <w:right w:val="none" w:sz="0" w:space="0" w:color="auto"/>
                  </w:divBdr>
                </w:div>
                <w:div w:id="754596201">
                  <w:marLeft w:val="0"/>
                  <w:marRight w:val="0"/>
                  <w:marTop w:val="0"/>
                  <w:marBottom w:val="0"/>
                  <w:divBdr>
                    <w:top w:val="none" w:sz="0" w:space="0" w:color="auto"/>
                    <w:left w:val="none" w:sz="0" w:space="0" w:color="auto"/>
                    <w:bottom w:val="none" w:sz="0" w:space="0" w:color="auto"/>
                    <w:right w:val="none" w:sz="0" w:space="0" w:color="auto"/>
                  </w:divBdr>
                </w:div>
                <w:div w:id="758405615">
                  <w:marLeft w:val="0"/>
                  <w:marRight w:val="0"/>
                  <w:marTop w:val="0"/>
                  <w:marBottom w:val="0"/>
                  <w:divBdr>
                    <w:top w:val="none" w:sz="0" w:space="0" w:color="auto"/>
                    <w:left w:val="none" w:sz="0" w:space="0" w:color="auto"/>
                    <w:bottom w:val="none" w:sz="0" w:space="0" w:color="auto"/>
                    <w:right w:val="none" w:sz="0" w:space="0" w:color="auto"/>
                  </w:divBdr>
                </w:div>
                <w:div w:id="758521184">
                  <w:marLeft w:val="0"/>
                  <w:marRight w:val="0"/>
                  <w:marTop w:val="0"/>
                  <w:marBottom w:val="0"/>
                  <w:divBdr>
                    <w:top w:val="none" w:sz="0" w:space="0" w:color="auto"/>
                    <w:left w:val="none" w:sz="0" w:space="0" w:color="auto"/>
                    <w:bottom w:val="none" w:sz="0" w:space="0" w:color="auto"/>
                    <w:right w:val="none" w:sz="0" w:space="0" w:color="auto"/>
                  </w:divBdr>
                </w:div>
                <w:div w:id="758912047">
                  <w:marLeft w:val="0"/>
                  <w:marRight w:val="0"/>
                  <w:marTop w:val="0"/>
                  <w:marBottom w:val="0"/>
                  <w:divBdr>
                    <w:top w:val="none" w:sz="0" w:space="0" w:color="auto"/>
                    <w:left w:val="none" w:sz="0" w:space="0" w:color="auto"/>
                    <w:bottom w:val="none" w:sz="0" w:space="0" w:color="auto"/>
                    <w:right w:val="none" w:sz="0" w:space="0" w:color="auto"/>
                  </w:divBdr>
                </w:div>
                <w:div w:id="760370383">
                  <w:marLeft w:val="0"/>
                  <w:marRight w:val="0"/>
                  <w:marTop w:val="0"/>
                  <w:marBottom w:val="0"/>
                  <w:divBdr>
                    <w:top w:val="none" w:sz="0" w:space="0" w:color="auto"/>
                    <w:left w:val="none" w:sz="0" w:space="0" w:color="auto"/>
                    <w:bottom w:val="none" w:sz="0" w:space="0" w:color="auto"/>
                    <w:right w:val="none" w:sz="0" w:space="0" w:color="auto"/>
                  </w:divBdr>
                </w:div>
                <w:div w:id="760490464">
                  <w:marLeft w:val="0"/>
                  <w:marRight w:val="0"/>
                  <w:marTop w:val="0"/>
                  <w:marBottom w:val="0"/>
                  <w:divBdr>
                    <w:top w:val="none" w:sz="0" w:space="0" w:color="auto"/>
                    <w:left w:val="none" w:sz="0" w:space="0" w:color="auto"/>
                    <w:bottom w:val="none" w:sz="0" w:space="0" w:color="auto"/>
                    <w:right w:val="none" w:sz="0" w:space="0" w:color="auto"/>
                  </w:divBdr>
                </w:div>
                <w:div w:id="760834452">
                  <w:marLeft w:val="0"/>
                  <w:marRight w:val="0"/>
                  <w:marTop w:val="0"/>
                  <w:marBottom w:val="0"/>
                  <w:divBdr>
                    <w:top w:val="none" w:sz="0" w:space="0" w:color="auto"/>
                    <w:left w:val="none" w:sz="0" w:space="0" w:color="auto"/>
                    <w:bottom w:val="none" w:sz="0" w:space="0" w:color="auto"/>
                    <w:right w:val="none" w:sz="0" w:space="0" w:color="auto"/>
                  </w:divBdr>
                </w:div>
                <w:div w:id="761073010">
                  <w:marLeft w:val="0"/>
                  <w:marRight w:val="0"/>
                  <w:marTop w:val="0"/>
                  <w:marBottom w:val="0"/>
                  <w:divBdr>
                    <w:top w:val="none" w:sz="0" w:space="0" w:color="auto"/>
                    <w:left w:val="none" w:sz="0" w:space="0" w:color="auto"/>
                    <w:bottom w:val="none" w:sz="0" w:space="0" w:color="auto"/>
                    <w:right w:val="none" w:sz="0" w:space="0" w:color="auto"/>
                  </w:divBdr>
                </w:div>
                <w:div w:id="761340860">
                  <w:marLeft w:val="0"/>
                  <w:marRight w:val="0"/>
                  <w:marTop w:val="0"/>
                  <w:marBottom w:val="0"/>
                  <w:divBdr>
                    <w:top w:val="none" w:sz="0" w:space="0" w:color="auto"/>
                    <w:left w:val="none" w:sz="0" w:space="0" w:color="auto"/>
                    <w:bottom w:val="none" w:sz="0" w:space="0" w:color="auto"/>
                    <w:right w:val="none" w:sz="0" w:space="0" w:color="auto"/>
                  </w:divBdr>
                </w:div>
                <w:div w:id="762264304">
                  <w:marLeft w:val="0"/>
                  <w:marRight w:val="0"/>
                  <w:marTop w:val="0"/>
                  <w:marBottom w:val="0"/>
                  <w:divBdr>
                    <w:top w:val="none" w:sz="0" w:space="0" w:color="auto"/>
                    <w:left w:val="none" w:sz="0" w:space="0" w:color="auto"/>
                    <w:bottom w:val="none" w:sz="0" w:space="0" w:color="auto"/>
                    <w:right w:val="none" w:sz="0" w:space="0" w:color="auto"/>
                  </w:divBdr>
                </w:div>
                <w:div w:id="763066166">
                  <w:marLeft w:val="0"/>
                  <w:marRight w:val="0"/>
                  <w:marTop w:val="0"/>
                  <w:marBottom w:val="0"/>
                  <w:divBdr>
                    <w:top w:val="none" w:sz="0" w:space="0" w:color="auto"/>
                    <w:left w:val="none" w:sz="0" w:space="0" w:color="auto"/>
                    <w:bottom w:val="none" w:sz="0" w:space="0" w:color="auto"/>
                    <w:right w:val="none" w:sz="0" w:space="0" w:color="auto"/>
                  </w:divBdr>
                </w:div>
                <w:div w:id="763188758">
                  <w:marLeft w:val="0"/>
                  <w:marRight w:val="0"/>
                  <w:marTop w:val="0"/>
                  <w:marBottom w:val="0"/>
                  <w:divBdr>
                    <w:top w:val="none" w:sz="0" w:space="0" w:color="auto"/>
                    <w:left w:val="none" w:sz="0" w:space="0" w:color="auto"/>
                    <w:bottom w:val="none" w:sz="0" w:space="0" w:color="auto"/>
                    <w:right w:val="none" w:sz="0" w:space="0" w:color="auto"/>
                  </w:divBdr>
                </w:div>
                <w:div w:id="763644516">
                  <w:marLeft w:val="0"/>
                  <w:marRight w:val="0"/>
                  <w:marTop w:val="0"/>
                  <w:marBottom w:val="0"/>
                  <w:divBdr>
                    <w:top w:val="none" w:sz="0" w:space="0" w:color="auto"/>
                    <w:left w:val="none" w:sz="0" w:space="0" w:color="auto"/>
                    <w:bottom w:val="none" w:sz="0" w:space="0" w:color="auto"/>
                    <w:right w:val="none" w:sz="0" w:space="0" w:color="auto"/>
                  </w:divBdr>
                </w:div>
                <w:div w:id="764109286">
                  <w:marLeft w:val="0"/>
                  <w:marRight w:val="0"/>
                  <w:marTop w:val="0"/>
                  <w:marBottom w:val="0"/>
                  <w:divBdr>
                    <w:top w:val="none" w:sz="0" w:space="0" w:color="auto"/>
                    <w:left w:val="none" w:sz="0" w:space="0" w:color="auto"/>
                    <w:bottom w:val="none" w:sz="0" w:space="0" w:color="auto"/>
                    <w:right w:val="none" w:sz="0" w:space="0" w:color="auto"/>
                  </w:divBdr>
                </w:div>
                <w:div w:id="764230739">
                  <w:marLeft w:val="0"/>
                  <w:marRight w:val="0"/>
                  <w:marTop w:val="0"/>
                  <w:marBottom w:val="0"/>
                  <w:divBdr>
                    <w:top w:val="none" w:sz="0" w:space="0" w:color="auto"/>
                    <w:left w:val="none" w:sz="0" w:space="0" w:color="auto"/>
                    <w:bottom w:val="none" w:sz="0" w:space="0" w:color="auto"/>
                    <w:right w:val="none" w:sz="0" w:space="0" w:color="auto"/>
                  </w:divBdr>
                </w:div>
                <w:div w:id="764956140">
                  <w:marLeft w:val="0"/>
                  <w:marRight w:val="0"/>
                  <w:marTop w:val="0"/>
                  <w:marBottom w:val="0"/>
                  <w:divBdr>
                    <w:top w:val="none" w:sz="0" w:space="0" w:color="auto"/>
                    <w:left w:val="none" w:sz="0" w:space="0" w:color="auto"/>
                    <w:bottom w:val="none" w:sz="0" w:space="0" w:color="auto"/>
                    <w:right w:val="none" w:sz="0" w:space="0" w:color="auto"/>
                  </w:divBdr>
                </w:div>
                <w:div w:id="765075242">
                  <w:marLeft w:val="0"/>
                  <w:marRight w:val="0"/>
                  <w:marTop w:val="0"/>
                  <w:marBottom w:val="0"/>
                  <w:divBdr>
                    <w:top w:val="none" w:sz="0" w:space="0" w:color="auto"/>
                    <w:left w:val="none" w:sz="0" w:space="0" w:color="auto"/>
                    <w:bottom w:val="none" w:sz="0" w:space="0" w:color="auto"/>
                    <w:right w:val="none" w:sz="0" w:space="0" w:color="auto"/>
                  </w:divBdr>
                </w:div>
                <w:div w:id="766970047">
                  <w:marLeft w:val="0"/>
                  <w:marRight w:val="0"/>
                  <w:marTop w:val="0"/>
                  <w:marBottom w:val="0"/>
                  <w:divBdr>
                    <w:top w:val="none" w:sz="0" w:space="0" w:color="auto"/>
                    <w:left w:val="none" w:sz="0" w:space="0" w:color="auto"/>
                    <w:bottom w:val="none" w:sz="0" w:space="0" w:color="auto"/>
                    <w:right w:val="none" w:sz="0" w:space="0" w:color="auto"/>
                  </w:divBdr>
                </w:div>
                <w:div w:id="767165446">
                  <w:marLeft w:val="0"/>
                  <w:marRight w:val="0"/>
                  <w:marTop w:val="0"/>
                  <w:marBottom w:val="0"/>
                  <w:divBdr>
                    <w:top w:val="none" w:sz="0" w:space="0" w:color="auto"/>
                    <w:left w:val="none" w:sz="0" w:space="0" w:color="auto"/>
                    <w:bottom w:val="none" w:sz="0" w:space="0" w:color="auto"/>
                    <w:right w:val="none" w:sz="0" w:space="0" w:color="auto"/>
                  </w:divBdr>
                </w:div>
                <w:div w:id="767166223">
                  <w:marLeft w:val="0"/>
                  <w:marRight w:val="0"/>
                  <w:marTop w:val="0"/>
                  <w:marBottom w:val="0"/>
                  <w:divBdr>
                    <w:top w:val="none" w:sz="0" w:space="0" w:color="auto"/>
                    <w:left w:val="none" w:sz="0" w:space="0" w:color="auto"/>
                    <w:bottom w:val="none" w:sz="0" w:space="0" w:color="auto"/>
                    <w:right w:val="none" w:sz="0" w:space="0" w:color="auto"/>
                  </w:divBdr>
                </w:div>
                <w:div w:id="767820747">
                  <w:marLeft w:val="0"/>
                  <w:marRight w:val="0"/>
                  <w:marTop w:val="0"/>
                  <w:marBottom w:val="0"/>
                  <w:divBdr>
                    <w:top w:val="none" w:sz="0" w:space="0" w:color="auto"/>
                    <w:left w:val="none" w:sz="0" w:space="0" w:color="auto"/>
                    <w:bottom w:val="none" w:sz="0" w:space="0" w:color="auto"/>
                    <w:right w:val="none" w:sz="0" w:space="0" w:color="auto"/>
                  </w:divBdr>
                </w:div>
                <w:div w:id="768501158">
                  <w:marLeft w:val="0"/>
                  <w:marRight w:val="0"/>
                  <w:marTop w:val="0"/>
                  <w:marBottom w:val="0"/>
                  <w:divBdr>
                    <w:top w:val="none" w:sz="0" w:space="0" w:color="auto"/>
                    <w:left w:val="none" w:sz="0" w:space="0" w:color="auto"/>
                    <w:bottom w:val="none" w:sz="0" w:space="0" w:color="auto"/>
                    <w:right w:val="none" w:sz="0" w:space="0" w:color="auto"/>
                  </w:divBdr>
                </w:div>
                <w:div w:id="769008878">
                  <w:marLeft w:val="0"/>
                  <w:marRight w:val="0"/>
                  <w:marTop w:val="0"/>
                  <w:marBottom w:val="0"/>
                  <w:divBdr>
                    <w:top w:val="none" w:sz="0" w:space="0" w:color="auto"/>
                    <w:left w:val="none" w:sz="0" w:space="0" w:color="auto"/>
                    <w:bottom w:val="none" w:sz="0" w:space="0" w:color="auto"/>
                    <w:right w:val="none" w:sz="0" w:space="0" w:color="auto"/>
                  </w:divBdr>
                </w:div>
                <w:div w:id="769664759">
                  <w:marLeft w:val="0"/>
                  <w:marRight w:val="0"/>
                  <w:marTop w:val="0"/>
                  <w:marBottom w:val="0"/>
                  <w:divBdr>
                    <w:top w:val="none" w:sz="0" w:space="0" w:color="auto"/>
                    <w:left w:val="none" w:sz="0" w:space="0" w:color="auto"/>
                    <w:bottom w:val="none" w:sz="0" w:space="0" w:color="auto"/>
                    <w:right w:val="none" w:sz="0" w:space="0" w:color="auto"/>
                  </w:divBdr>
                </w:div>
                <w:div w:id="770004154">
                  <w:marLeft w:val="0"/>
                  <w:marRight w:val="0"/>
                  <w:marTop w:val="0"/>
                  <w:marBottom w:val="0"/>
                  <w:divBdr>
                    <w:top w:val="none" w:sz="0" w:space="0" w:color="auto"/>
                    <w:left w:val="none" w:sz="0" w:space="0" w:color="auto"/>
                    <w:bottom w:val="none" w:sz="0" w:space="0" w:color="auto"/>
                    <w:right w:val="none" w:sz="0" w:space="0" w:color="auto"/>
                  </w:divBdr>
                </w:div>
                <w:div w:id="770247306">
                  <w:marLeft w:val="0"/>
                  <w:marRight w:val="0"/>
                  <w:marTop w:val="0"/>
                  <w:marBottom w:val="0"/>
                  <w:divBdr>
                    <w:top w:val="none" w:sz="0" w:space="0" w:color="auto"/>
                    <w:left w:val="none" w:sz="0" w:space="0" w:color="auto"/>
                    <w:bottom w:val="none" w:sz="0" w:space="0" w:color="auto"/>
                    <w:right w:val="none" w:sz="0" w:space="0" w:color="auto"/>
                  </w:divBdr>
                </w:div>
                <w:div w:id="770778350">
                  <w:marLeft w:val="0"/>
                  <w:marRight w:val="0"/>
                  <w:marTop w:val="0"/>
                  <w:marBottom w:val="0"/>
                  <w:divBdr>
                    <w:top w:val="none" w:sz="0" w:space="0" w:color="auto"/>
                    <w:left w:val="none" w:sz="0" w:space="0" w:color="auto"/>
                    <w:bottom w:val="none" w:sz="0" w:space="0" w:color="auto"/>
                    <w:right w:val="none" w:sz="0" w:space="0" w:color="auto"/>
                  </w:divBdr>
                </w:div>
                <w:div w:id="772019775">
                  <w:marLeft w:val="0"/>
                  <w:marRight w:val="0"/>
                  <w:marTop w:val="0"/>
                  <w:marBottom w:val="0"/>
                  <w:divBdr>
                    <w:top w:val="none" w:sz="0" w:space="0" w:color="auto"/>
                    <w:left w:val="none" w:sz="0" w:space="0" w:color="auto"/>
                    <w:bottom w:val="none" w:sz="0" w:space="0" w:color="auto"/>
                    <w:right w:val="none" w:sz="0" w:space="0" w:color="auto"/>
                  </w:divBdr>
                </w:div>
                <w:div w:id="772432154">
                  <w:marLeft w:val="0"/>
                  <w:marRight w:val="0"/>
                  <w:marTop w:val="0"/>
                  <w:marBottom w:val="0"/>
                  <w:divBdr>
                    <w:top w:val="none" w:sz="0" w:space="0" w:color="auto"/>
                    <w:left w:val="none" w:sz="0" w:space="0" w:color="auto"/>
                    <w:bottom w:val="none" w:sz="0" w:space="0" w:color="auto"/>
                    <w:right w:val="none" w:sz="0" w:space="0" w:color="auto"/>
                  </w:divBdr>
                </w:div>
                <w:div w:id="772749390">
                  <w:marLeft w:val="0"/>
                  <w:marRight w:val="0"/>
                  <w:marTop w:val="0"/>
                  <w:marBottom w:val="0"/>
                  <w:divBdr>
                    <w:top w:val="none" w:sz="0" w:space="0" w:color="auto"/>
                    <w:left w:val="none" w:sz="0" w:space="0" w:color="auto"/>
                    <w:bottom w:val="none" w:sz="0" w:space="0" w:color="auto"/>
                    <w:right w:val="none" w:sz="0" w:space="0" w:color="auto"/>
                  </w:divBdr>
                </w:div>
                <w:div w:id="773743591">
                  <w:marLeft w:val="0"/>
                  <w:marRight w:val="0"/>
                  <w:marTop w:val="0"/>
                  <w:marBottom w:val="0"/>
                  <w:divBdr>
                    <w:top w:val="none" w:sz="0" w:space="0" w:color="auto"/>
                    <w:left w:val="none" w:sz="0" w:space="0" w:color="auto"/>
                    <w:bottom w:val="none" w:sz="0" w:space="0" w:color="auto"/>
                    <w:right w:val="none" w:sz="0" w:space="0" w:color="auto"/>
                  </w:divBdr>
                </w:div>
                <w:div w:id="775250037">
                  <w:marLeft w:val="0"/>
                  <w:marRight w:val="0"/>
                  <w:marTop w:val="0"/>
                  <w:marBottom w:val="0"/>
                  <w:divBdr>
                    <w:top w:val="none" w:sz="0" w:space="0" w:color="auto"/>
                    <w:left w:val="none" w:sz="0" w:space="0" w:color="auto"/>
                    <w:bottom w:val="none" w:sz="0" w:space="0" w:color="auto"/>
                    <w:right w:val="none" w:sz="0" w:space="0" w:color="auto"/>
                  </w:divBdr>
                </w:div>
                <w:div w:id="775751529">
                  <w:marLeft w:val="0"/>
                  <w:marRight w:val="0"/>
                  <w:marTop w:val="0"/>
                  <w:marBottom w:val="0"/>
                  <w:divBdr>
                    <w:top w:val="none" w:sz="0" w:space="0" w:color="auto"/>
                    <w:left w:val="none" w:sz="0" w:space="0" w:color="auto"/>
                    <w:bottom w:val="none" w:sz="0" w:space="0" w:color="auto"/>
                    <w:right w:val="none" w:sz="0" w:space="0" w:color="auto"/>
                  </w:divBdr>
                </w:div>
                <w:div w:id="776755419">
                  <w:marLeft w:val="0"/>
                  <w:marRight w:val="0"/>
                  <w:marTop w:val="0"/>
                  <w:marBottom w:val="0"/>
                  <w:divBdr>
                    <w:top w:val="none" w:sz="0" w:space="0" w:color="auto"/>
                    <w:left w:val="none" w:sz="0" w:space="0" w:color="auto"/>
                    <w:bottom w:val="none" w:sz="0" w:space="0" w:color="auto"/>
                    <w:right w:val="none" w:sz="0" w:space="0" w:color="auto"/>
                  </w:divBdr>
                </w:div>
                <w:div w:id="777330063">
                  <w:marLeft w:val="0"/>
                  <w:marRight w:val="0"/>
                  <w:marTop w:val="0"/>
                  <w:marBottom w:val="0"/>
                  <w:divBdr>
                    <w:top w:val="none" w:sz="0" w:space="0" w:color="auto"/>
                    <w:left w:val="none" w:sz="0" w:space="0" w:color="auto"/>
                    <w:bottom w:val="none" w:sz="0" w:space="0" w:color="auto"/>
                    <w:right w:val="none" w:sz="0" w:space="0" w:color="auto"/>
                  </w:divBdr>
                </w:div>
                <w:div w:id="777332441">
                  <w:marLeft w:val="0"/>
                  <w:marRight w:val="0"/>
                  <w:marTop w:val="0"/>
                  <w:marBottom w:val="0"/>
                  <w:divBdr>
                    <w:top w:val="none" w:sz="0" w:space="0" w:color="auto"/>
                    <w:left w:val="none" w:sz="0" w:space="0" w:color="auto"/>
                    <w:bottom w:val="none" w:sz="0" w:space="0" w:color="auto"/>
                    <w:right w:val="none" w:sz="0" w:space="0" w:color="auto"/>
                  </w:divBdr>
                </w:div>
                <w:div w:id="777333895">
                  <w:marLeft w:val="0"/>
                  <w:marRight w:val="0"/>
                  <w:marTop w:val="0"/>
                  <w:marBottom w:val="0"/>
                  <w:divBdr>
                    <w:top w:val="none" w:sz="0" w:space="0" w:color="auto"/>
                    <w:left w:val="none" w:sz="0" w:space="0" w:color="auto"/>
                    <w:bottom w:val="none" w:sz="0" w:space="0" w:color="auto"/>
                    <w:right w:val="none" w:sz="0" w:space="0" w:color="auto"/>
                  </w:divBdr>
                </w:div>
                <w:div w:id="777482560">
                  <w:marLeft w:val="0"/>
                  <w:marRight w:val="0"/>
                  <w:marTop w:val="0"/>
                  <w:marBottom w:val="0"/>
                  <w:divBdr>
                    <w:top w:val="none" w:sz="0" w:space="0" w:color="auto"/>
                    <w:left w:val="none" w:sz="0" w:space="0" w:color="auto"/>
                    <w:bottom w:val="none" w:sz="0" w:space="0" w:color="auto"/>
                    <w:right w:val="none" w:sz="0" w:space="0" w:color="auto"/>
                  </w:divBdr>
                </w:div>
                <w:div w:id="777483543">
                  <w:marLeft w:val="0"/>
                  <w:marRight w:val="0"/>
                  <w:marTop w:val="0"/>
                  <w:marBottom w:val="0"/>
                  <w:divBdr>
                    <w:top w:val="none" w:sz="0" w:space="0" w:color="auto"/>
                    <w:left w:val="none" w:sz="0" w:space="0" w:color="auto"/>
                    <w:bottom w:val="none" w:sz="0" w:space="0" w:color="auto"/>
                    <w:right w:val="none" w:sz="0" w:space="0" w:color="auto"/>
                  </w:divBdr>
                </w:div>
                <w:div w:id="782529805">
                  <w:marLeft w:val="0"/>
                  <w:marRight w:val="0"/>
                  <w:marTop w:val="0"/>
                  <w:marBottom w:val="0"/>
                  <w:divBdr>
                    <w:top w:val="none" w:sz="0" w:space="0" w:color="auto"/>
                    <w:left w:val="none" w:sz="0" w:space="0" w:color="auto"/>
                    <w:bottom w:val="none" w:sz="0" w:space="0" w:color="auto"/>
                    <w:right w:val="none" w:sz="0" w:space="0" w:color="auto"/>
                  </w:divBdr>
                </w:div>
                <w:div w:id="782726085">
                  <w:marLeft w:val="0"/>
                  <w:marRight w:val="0"/>
                  <w:marTop w:val="0"/>
                  <w:marBottom w:val="0"/>
                  <w:divBdr>
                    <w:top w:val="none" w:sz="0" w:space="0" w:color="auto"/>
                    <w:left w:val="none" w:sz="0" w:space="0" w:color="auto"/>
                    <w:bottom w:val="none" w:sz="0" w:space="0" w:color="auto"/>
                    <w:right w:val="none" w:sz="0" w:space="0" w:color="auto"/>
                  </w:divBdr>
                </w:div>
                <w:div w:id="782772640">
                  <w:marLeft w:val="0"/>
                  <w:marRight w:val="0"/>
                  <w:marTop w:val="0"/>
                  <w:marBottom w:val="0"/>
                  <w:divBdr>
                    <w:top w:val="none" w:sz="0" w:space="0" w:color="auto"/>
                    <w:left w:val="none" w:sz="0" w:space="0" w:color="auto"/>
                    <w:bottom w:val="none" w:sz="0" w:space="0" w:color="auto"/>
                    <w:right w:val="none" w:sz="0" w:space="0" w:color="auto"/>
                  </w:divBdr>
                </w:div>
                <w:div w:id="782843942">
                  <w:marLeft w:val="0"/>
                  <w:marRight w:val="0"/>
                  <w:marTop w:val="0"/>
                  <w:marBottom w:val="0"/>
                  <w:divBdr>
                    <w:top w:val="none" w:sz="0" w:space="0" w:color="auto"/>
                    <w:left w:val="none" w:sz="0" w:space="0" w:color="auto"/>
                    <w:bottom w:val="none" w:sz="0" w:space="0" w:color="auto"/>
                    <w:right w:val="none" w:sz="0" w:space="0" w:color="auto"/>
                  </w:divBdr>
                </w:div>
                <w:div w:id="786857130">
                  <w:marLeft w:val="0"/>
                  <w:marRight w:val="0"/>
                  <w:marTop w:val="0"/>
                  <w:marBottom w:val="0"/>
                  <w:divBdr>
                    <w:top w:val="none" w:sz="0" w:space="0" w:color="auto"/>
                    <w:left w:val="none" w:sz="0" w:space="0" w:color="auto"/>
                    <w:bottom w:val="none" w:sz="0" w:space="0" w:color="auto"/>
                    <w:right w:val="none" w:sz="0" w:space="0" w:color="auto"/>
                  </w:divBdr>
                </w:div>
                <w:div w:id="786895056">
                  <w:marLeft w:val="0"/>
                  <w:marRight w:val="0"/>
                  <w:marTop w:val="0"/>
                  <w:marBottom w:val="0"/>
                  <w:divBdr>
                    <w:top w:val="none" w:sz="0" w:space="0" w:color="auto"/>
                    <w:left w:val="none" w:sz="0" w:space="0" w:color="auto"/>
                    <w:bottom w:val="none" w:sz="0" w:space="0" w:color="auto"/>
                    <w:right w:val="none" w:sz="0" w:space="0" w:color="auto"/>
                  </w:divBdr>
                </w:div>
                <w:div w:id="787160907">
                  <w:marLeft w:val="0"/>
                  <w:marRight w:val="0"/>
                  <w:marTop w:val="0"/>
                  <w:marBottom w:val="0"/>
                  <w:divBdr>
                    <w:top w:val="none" w:sz="0" w:space="0" w:color="auto"/>
                    <w:left w:val="none" w:sz="0" w:space="0" w:color="auto"/>
                    <w:bottom w:val="none" w:sz="0" w:space="0" w:color="auto"/>
                    <w:right w:val="none" w:sz="0" w:space="0" w:color="auto"/>
                  </w:divBdr>
                </w:div>
                <w:div w:id="787747116">
                  <w:marLeft w:val="0"/>
                  <w:marRight w:val="0"/>
                  <w:marTop w:val="0"/>
                  <w:marBottom w:val="0"/>
                  <w:divBdr>
                    <w:top w:val="none" w:sz="0" w:space="0" w:color="auto"/>
                    <w:left w:val="none" w:sz="0" w:space="0" w:color="auto"/>
                    <w:bottom w:val="none" w:sz="0" w:space="0" w:color="auto"/>
                    <w:right w:val="none" w:sz="0" w:space="0" w:color="auto"/>
                  </w:divBdr>
                </w:div>
                <w:div w:id="787817727">
                  <w:marLeft w:val="0"/>
                  <w:marRight w:val="0"/>
                  <w:marTop w:val="0"/>
                  <w:marBottom w:val="0"/>
                  <w:divBdr>
                    <w:top w:val="none" w:sz="0" w:space="0" w:color="auto"/>
                    <w:left w:val="none" w:sz="0" w:space="0" w:color="auto"/>
                    <w:bottom w:val="none" w:sz="0" w:space="0" w:color="auto"/>
                    <w:right w:val="none" w:sz="0" w:space="0" w:color="auto"/>
                  </w:divBdr>
                </w:div>
                <w:div w:id="788621009">
                  <w:marLeft w:val="0"/>
                  <w:marRight w:val="0"/>
                  <w:marTop w:val="0"/>
                  <w:marBottom w:val="0"/>
                  <w:divBdr>
                    <w:top w:val="none" w:sz="0" w:space="0" w:color="auto"/>
                    <w:left w:val="none" w:sz="0" w:space="0" w:color="auto"/>
                    <w:bottom w:val="none" w:sz="0" w:space="0" w:color="auto"/>
                    <w:right w:val="none" w:sz="0" w:space="0" w:color="auto"/>
                  </w:divBdr>
                </w:div>
                <w:div w:id="789934475">
                  <w:marLeft w:val="0"/>
                  <w:marRight w:val="0"/>
                  <w:marTop w:val="0"/>
                  <w:marBottom w:val="0"/>
                  <w:divBdr>
                    <w:top w:val="none" w:sz="0" w:space="0" w:color="auto"/>
                    <w:left w:val="none" w:sz="0" w:space="0" w:color="auto"/>
                    <w:bottom w:val="none" w:sz="0" w:space="0" w:color="auto"/>
                    <w:right w:val="none" w:sz="0" w:space="0" w:color="auto"/>
                  </w:divBdr>
                </w:div>
                <w:div w:id="790324007">
                  <w:marLeft w:val="0"/>
                  <w:marRight w:val="0"/>
                  <w:marTop w:val="0"/>
                  <w:marBottom w:val="0"/>
                  <w:divBdr>
                    <w:top w:val="none" w:sz="0" w:space="0" w:color="auto"/>
                    <w:left w:val="none" w:sz="0" w:space="0" w:color="auto"/>
                    <w:bottom w:val="none" w:sz="0" w:space="0" w:color="auto"/>
                    <w:right w:val="none" w:sz="0" w:space="0" w:color="auto"/>
                  </w:divBdr>
                </w:div>
                <w:div w:id="790517430">
                  <w:marLeft w:val="0"/>
                  <w:marRight w:val="0"/>
                  <w:marTop w:val="0"/>
                  <w:marBottom w:val="0"/>
                  <w:divBdr>
                    <w:top w:val="none" w:sz="0" w:space="0" w:color="auto"/>
                    <w:left w:val="none" w:sz="0" w:space="0" w:color="auto"/>
                    <w:bottom w:val="none" w:sz="0" w:space="0" w:color="auto"/>
                    <w:right w:val="none" w:sz="0" w:space="0" w:color="auto"/>
                  </w:divBdr>
                </w:div>
                <w:div w:id="791946772">
                  <w:marLeft w:val="0"/>
                  <w:marRight w:val="0"/>
                  <w:marTop w:val="0"/>
                  <w:marBottom w:val="0"/>
                  <w:divBdr>
                    <w:top w:val="none" w:sz="0" w:space="0" w:color="auto"/>
                    <w:left w:val="none" w:sz="0" w:space="0" w:color="auto"/>
                    <w:bottom w:val="none" w:sz="0" w:space="0" w:color="auto"/>
                    <w:right w:val="none" w:sz="0" w:space="0" w:color="auto"/>
                  </w:divBdr>
                </w:div>
                <w:div w:id="792553231">
                  <w:marLeft w:val="0"/>
                  <w:marRight w:val="0"/>
                  <w:marTop w:val="0"/>
                  <w:marBottom w:val="0"/>
                  <w:divBdr>
                    <w:top w:val="none" w:sz="0" w:space="0" w:color="auto"/>
                    <w:left w:val="none" w:sz="0" w:space="0" w:color="auto"/>
                    <w:bottom w:val="none" w:sz="0" w:space="0" w:color="auto"/>
                    <w:right w:val="none" w:sz="0" w:space="0" w:color="auto"/>
                  </w:divBdr>
                </w:div>
                <w:div w:id="792867756">
                  <w:marLeft w:val="0"/>
                  <w:marRight w:val="0"/>
                  <w:marTop w:val="0"/>
                  <w:marBottom w:val="0"/>
                  <w:divBdr>
                    <w:top w:val="none" w:sz="0" w:space="0" w:color="auto"/>
                    <w:left w:val="none" w:sz="0" w:space="0" w:color="auto"/>
                    <w:bottom w:val="none" w:sz="0" w:space="0" w:color="auto"/>
                    <w:right w:val="none" w:sz="0" w:space="0" w:color="auto"/>
                  </w:divBdr>
                </w:div>
                <w:div w:id="792946672">
                  <w:marLeft w:val="0"/>
                  <w:marRight w:val="0"/>
                  <w:marTop w:val="0"/>
                  <w:marBottom w:val="0"/>
                  <w:divBdr>
                    <w:top w:val="none" w:sz="0" w:space="0" w:color="auto"/>
                    <w:left w:val="none" w:sz="0" w:space="0" w:color="auto"/>
                    <w:bottom w:val="none" w:sz="0" w:space="0" w:color="auto"/>
                    <w:right w:val="none" w:sz="0" w:space="0" w:color="auto"/>
                  </w:divBdr>
                </w:div>
                <w:div w:id="793907653">
                  <w:marLeft w:val="0"/>
                  <w:marRight w:val="0"/>
                  <w:marTop w:val="0"/>
                  <w:marBottom w:val="0"/>
                  <w:divBdr>
                    <w:top w:val="none" w:sz="0" w:space="0" w:color="auto"/>
                    <w:left w:val="none" w:sz="0" w:space="0" w:color="auto"/>
                    <w:bottom w:val="none" w:sz="0" w:space="0" w:color="auto"/>
                    <w:right w:val="none" w:sz="0" w:space="0" w:color="auto"/>
                  </w:divBdr>
                </w:div>
                <w:div w:id="794641707">
                  <w:marLeft w:val="0"/>
                  <w:marRight w:val="0"/>
                  <w:marTop w:val="0"/>
                  <w:marBottom w:val="0"/>
                  <w:divBdr>
                    <w:top w:val="none" w:sz="0" w:space="0" w:color="auto"/>
                    <w:left w:val="none" w:sz="0" w:space="0" w:color="auto"/>
                    <w:bottom w:val="none" w:sz="0" w:space="0" w:color="auto"/>
                    <w:right w:val="none" w:sz="0" w:space="0" w:color="auto"/>
                  </w:divBdr>
                </w:div>
                <w:div w:id="795105841">
                  <w:marLeft w:val="0"/>
                  <w:marRight w:val="0"/>
                  <w:marTop w:val="0"/>
                  <w:marBottom w:val="0"/>
                  <w:divBdr>
                    <w:top w:val="none" w:sz="0" w:space="0" w:color="auto"/>
                    <w:left w:val="none" w:sz="0" w:space="0" w:color="auto"/>
                    <w:bottom w:val="none" w:sz="0" w:space="0" w:color="auto"/>
                    <w:right w:val="none" w:sz="0" w:space="0" w:color="auto"/>
                  </w:divBdr>
                </w:div>
                <w:div w:id="796609003">
                  <w:marLeft w:val="0"/>
                  <w:marRight w:val="0"/>
                  <w:marTop w:val="0"/>
                  <w:marBottom w:val="0"/>
                  <w:divBdr>
                    <w:top w:val="none" w:sz="0" w:space="0" w:color="auto"/>
                    <w:left w:val="none" w:sz="0" w:space="0" w:color="auto"/>
                    <w:bottom w:val="none" w:sz="0" w:space="0" w:color="auto"/>
                    <w:right w:val="none" w:sz="0" w:space="0" w:color="auto"/>
                  </w:divBdr>
                </w:div>
                <w:div w:id="796728412">
                  <w:marLeft w:val="0"/>
                  <w:marRight w:val="0"/>
                  <w:marTop w:val="0"/>
                  <w:marBottom w:val="0"/>
                  <w:divBdr>
                    <w:top w:val="none" w:sz="0" w:space="0" w:color="auto"/>
                    <w:left w:val="none" w:sz="0" w:space="0" w:color="auto"/>
                    <w:bottom w:val="none" w:sz="0" w:space="0" w:color="auto"/>
                    <w:right w:val="none" w:sz="0" w:space="0" w:color="auto"/>
                  </w:divBdr>
                </w:div>
                <w:div w:id="796994380">
                  <w:marLeft w:val="0"/>
                  <w:marRight w:val="0"/>
                  <w:marTop w:val="0"/>
                  <w:marBottom w:val="0"/>
                  <w:divBdr>
                    <w:top w:val="none" w:sz="0" w:space="0" w:color="auto"/>
                    <w:left w:val="none" w:sz="0" w:space="0" w:color="auto"/>
                    <w:bottom w:val="none" w:sz="0" w:space="0" w:color="auto"/>
                    <w:right w:val="none" w:sz="0" w:space="0" w:color="auto"/>
                  </w:divBdr>
                </w:div>
                <w:div w:id="797450532">
                  <w:marLeft w:val="0"/>
                  <w:marRight w:val="0"/>
                  <w:marTop w:val="0"/>
                  <w:marBottom w:val="0"/>
                  <w:divBdr>
                    <w:top w:val="none" w:sz="0" w:space="0" w:color="auto"/>
                    <w:left w:val="none" w:sz="0" w:space="0" w:color="auto"/>
                    <w:bottom w:val="none" w:sz="0" w:space="0" w:color="auto"/>
                    <w:right w:val="none" w:sz="0" w:space="0" w:color="auto"/>
                  </w:divBdr>
                </w:div>
                <w:div w:id="797727550">
                  <w:marLeft w:val="0"/>
                  <w:marRight w:val="0"/>
                  <w:marTop w:val="0"/>
                  <w:marBottom w:val="0"/>
                  <w:divBdr>
                    <w:top w:val="none" w:sz="0" w:space="0" w:color="auto"/>
                    <w:left w:val="none" w:sz="0" w:space="0" w:color="auto"/>
                    <w:bottom w:val="none" w:sz="0" w:space="0" w:color="auto"/>
                    <w:right w:val="none" w:sz="0" w:space="0" w:color="auto"/>
                  </w:divBdr>
                </w:div>
                <w:div w:id="801121744">
                  <w:marLeft w:val="0"/>
                  <w:marRight w:val="0"/>
                  <w:marTop w:val="0"/>
                  <w:marBottom w:val="0"/>
                  <w:divBdr>
                    <w:top w:val="none" w:sz="0" w:space="0" w:color="auto"/>
                    <w:left w:val="none" w:sz="0" w:space="0" w:color="auto"/>
                    <w:bottom w:val="none" w:sz="0" w:space="0" w:color="auto"/>
                    <w:right w:val="none" w:sz="0" w:space="0" w:color="auto"/>
                  </w:divBdr>
                </w:div>
                <w:div w:id="801312079">
                  <w:marLeft w:val="0"/>
                  <w:marRight w:val="0"/>
                  <w:marTop w:val="0"/>
                  <w:marBottom w:val="0"/>
                  <w:divBdr>
                    <w:top w:val="none" w:sz="0" w:space="0" w:color="auto"/>
                    <w:left w:val="none" w:sz="0" w:space="0" w:color="auto"/>
                    <w:bottom w:val="none" w:sz="0" w:space="0" w:color="auto"/>
                    <w:right w:val="none" w:sz="0" w:space="0" w:color="auto"/>
                  </w:divBdr>
                </w:div>
                <w:div w:id="802192955">
                  <w:marLeft w:val="0"/>
                  <w:marRight w:val="0"/>
                  <w:marTop w:val="0"/>
                  <w:marBottom w:val="0"/>
                  <w:divBdr>
                    <w:top w:val="none" w:sz="0" w:space="0" w:color="auto"/>
                    <w:left w:val="none" w:sz="0" w:space="0" w:color="auto"/>
                    <w:bottom w:val="none" w:sz="0" w:space="0" w:color="auto"/>
                    <w:right w:val="none" w:sz="0" w:space="0" w:color="auto"/>
                  </w:divBdr>
                </w:div>
                <w:div w:id="802776391">
                  <w:marLeft w:val="0"/>
                  <w:marRight w:val="0"/>
                  <w:marTop w:val="0"/>
                  <w:marBottom w:val="0"/>
                  <w:divBdr>
                    <w:top w:val="none" w:sz="0" w:space="0" w:color="auto"/>
                    <w:left w:val="none" w:sz="0" w:space="0" w:color="auto"/>
                    <w:bottom w:val="none" w:sz="0" w:space="0" w:color="auto"/>
                    <w:right w:val="none" w:sz="0" w:space="0" w:color="auto"/>
                  </w:divBdr>
                </w:div>
                <w:div w:id="802846208">
                  <w:marLeft w:val="0"/>
                  <w:marRight w:val="0"/>
                  <w:marTop w:val="0"/>
                  <w:marBottom w:val="0"/>
                  <w:divBdr>
                    <w:top w:val="none" w:sz="0" w:space="0" w:color="auto"/>
                    <w:left w:val="none" w:sz="0" w:space="0" w:color="auto"/>
                    <w:bottom w:val="none" w:sz="0" w:space="0" w:color="auto"/>
                    <w:right w:val="none" w:sz="0" w:space="0" w:color="auto"/>
                  </w:divBdr>
                </w:div>
                <w:div w:id="803161713">
                  <w:marLeft w:val="0"/>
                  <w:marRight w:val="0"/>
                  <w:marTop w:val="0"/>
                  <w:marBottom w:val="0"/>
                  <w:divBdr>
                    <w:top w:val="none" w:sz="0" w:space="0" w:color="auto"/>
                    <w:left w:val="none" w:sz="0" w:space="0" w:color="auto"/>
                    <w:bottom w:val="none" w:sz="0" w:space="0" w:color="auto"/>
                    <w:right w:val="none" w:sz="0" w:space="0" w:color="auto"/>
                  </w:divBdr>
                </w:div>
                <w:div w:id="803305366">
                  <w:marLeft w:val="0"/>
                  <w:marRight w:val="0"/>
                  <w:marTop w:val="0"/>
                  <w:marBottom w:val="0"/>
                  <w:divBdr>
                    <w:top w:val="none" w:sz="0" w:space="0" w:color="auto"/>
                    <w:left w:val="none" w:sz="0" w:space="0" w:color="auto"/>
                    <w:bottom w:val="none" w:sz="0" w:space="0" w:color="auto"/>
                    <w:right w:val="none" w:sz="0" w:space="0" w:color="auto"/>
                  </w:divBdr>
                </w:div>
                <w:div w:id="803540884">
                  <w:marLeft w:val="0"/>
                  <w:marRight w:val="0"/>
                  <w:marTop w:val="0"/>
                  <w:marBottom w:val="0"/>
                  <w:divBdr>
                    <w:top w:val="none" w:sz="0" w:space="0" w:color="auto"/>
                    <w:left w:val="none" w:sz="0" w:space="0" w:color="auto"/>
                    <w:bottom w:val="none" w:sz="0" w:space="0" w:color="auto"/>
                    <w:right w:val="none" w:sz="0" w:space="0" w:color="auto"/>
                  </w:divBdr>
                </w:div>
                <w:div w:id="804472324">
                  <w:marLeft w:val="0"/>
                  <w:marRight w:val="0"/>
                  <w:marTop w:val="0"/>
                  <w:marBottom w:val="0"/>
                  <w:divBdr>
                    <w:top w:val="none" w:sz="0" w:space="0" w:color="auto"/>
                    <w:left w:val="none" w:sz="0" w:space="0" w:color="auto"/>
                    <w:bottom w:val="none" w:sz="0" w:space="0" w:color="auto"/>
                    <w:right w:val="none" w:sz="0" w:space="0" w:color="auto"/>
                  </w:divBdr>
                </w:div>
                <w:div w:id="805467458">
                  <w:marLeft w:val="0"/>
                  <w:marRight w:val="0"/>
                  <w:marTop w:val="0"/>
                  <w:marBottom w:val="0"/>
                  <w:divBdr>
                    <w:top w:val="none" w:sz="0" w:space="0" w:color="auto"/>
                    <w:left w:val="none" w:sz="0" w:space="0" w:color="auto"/>
                    <w:bottom w:val="none" w:sz="0" w:space="0" w:color="auto"/>
                    <w:right w:val="none" w:sz="0" w:space="0" w:color="auto"/>
                  </w:divBdr>
                </w:div>
                <w:div w:id="806169938">
                  <w:marLeft w:val="0"/>
                  <w:marRight w:val="0"/>
                  <w:marTop w:val="0"/>
                  <w:marBottom w:val="0"/>
                  <w:divBdr>
                    <w:top w:val="none" w:sz="0" w:space="0" w:color="auto"/>
                    <w:left w:val="none" w:sz="0" w:space="0" w:color="auto"/>
                    <w:bottom w:val="none" w:sz="0" w:space="0" w:color="auto"/>
                    <w:right w:val="none" w:sz="0" w:space="0" w:color="auto"/>
                  </w:divBdr>
                </w:div>
                <w:div w:id="806514744">
                  <w:marLeft w:val="0"/>
                  <w:marRight w:val="0"/>
                  <w:marTop w:val="0"/>
                  <w:marBottom w:val="0"/>
                  <w:divBdr>
                    <w:top w:val="none" w:sz="0" w:space="0" w:color="auto"/>
                    <w:left w:val="none" w:sz="0" w:space="0" w:color="auto"/>
                    <w:bottom w:val="none" w:sz="0" w:space="0" w:color="auto"/>
                    <w:right w:val="none" w:sz="0" w:space="0" w:color="auto"/>
                  </w:divBdr>
                </w:div>
                <w:div w:id="808671479">
                  <w:marLeft w:val="0"/>
                  <w:marRight w:val="0"/>
                  <w:marTop w:val="0"/>
                  <w:marBottom w:val="0"/>
                  <w:divBdr>
                    <w:top w:val="none" w:sz="0" w:space="0" w:color="auto"/>
                    <w:left w:val="none" w:sz="0" w:space="0" w:color="auto"/>
                    <w:bottom w:val="none" w:sz="0" w:space="0" w:color="auto"/>
                    <w:right w:val="none" w:sz="0" w:space="0" w:color="auto"/>
                  </w:divBdr>
                </w:div>
                <w:div w:id="809519864">
                  <w:marLeft w:val="0"/>
                  <w:marRight w:val="0"/>
                  <w:marTop w:val="0"/>
                  <w:marBottom w:val="0"/>
                  <w:divBdr>
                    <w:top w:val="none" w:sz="0" w:space="0" w:color="auto"/>
                    <w:left w:val="none" w:sz="0" w:space="0" w:color="auto"/>
                    <w:bottom w:val="none" w:sz="0" w:space="0" w:color="auto"/>
                    <w:right w:val="none" w:sz="0" w:space="0" w:color="auto"/>
                  </w:divBdr>
                </w:div>
                <w:div w:id="810826113">
                  <w:marLeft w:val="0"/>
                  <w:marRight w:val="0"/>
                  <w:marTop w:val="0"/>
                  <w:marBottom w:val="0"/>
                  <w:divBdr>
                    <w:top w:val="none" w:sz="0" w:space="0" w:color="auto"/>
                    <w:left w:val="none" w:sz="0" w:space="0" w:color="auto"/>
                    <w:bottom w:val="none" w:sz="0" w:space="0" w:color="auto"/>
                    <w:right w:val="none" w:sz="0" w:space="0" w:color="auto"/>
                  </w:divBdr>
                </w:div>
                <w:div w:id="812598185">
                  <w:marLeft w:val="0"/>
                  <w:marRight w:val="0"/>
                  <w:marTop w:val="0"/>
                  <w:marBottom w:val="0"/>
                  <w:divBdr>
                    <w:top w:val="none" w:sz="0" w:space="0" w:color="auto"/>
                    <w:left w:val="none" w:sz="0" w:space="0" w:color="auto"/>
                    <w:bottom w:val="none" w:sz="0" w:space="0" w:color="auto"/>
                    <w:right w:val="none" w:sz="0" w:space="0" w:color="auto"/>
                  </w:divBdr>
                </w:div>
                <w:div w:id="812797265">
                  <w:marLeft w:val="0"/>
                  <w:marRight w:val="0"/>
                  <w:marTop w:val="0"/>
                  <w:marBottom w:val="0"/>
                  <w:divBdr>
                    <w:top w:val="none" w:sz="0" w:space="0" w:color="auto"/>
                    <w:left w:val="none" w:sz="0" w:space="0" w:color="auto"/>
                    <w:bottom w:val="none" w:sz="0" w:space="0" w:color="auto"/>
                    <w:right w:val="none" w:sz="0" w:space="0" w:color="auto"/>
                  </w:divBdr>
                </w:div>
                <w:div w:id="813715090">
                  <w:marLeft w:val="0"/>
                  <w:marRight w:val="0"/>
                  <w:marTop w:val="0"/>
                  <w:marBottom w:val="0"/>
                  <w:divBdr>
                    <w:top w:val="none" w:sz="0" w:space="0" w:color="auto"/>
                    <w:left w:val="none" w:sz="0" w:space="0" w:color="auto"/>
                    <w:bottom w:val="none" w:sz="0" w:space="0" w:color="auto"/>
                    <w:right w:val="none" w:sz="0" w:space="0" w:color="auto"/>
                  </w:divBdr>
                </w:div>
                <w:div w:id="814374766">
                  <w:marLeft w:val="0"/>
                  <w:marRight w:val="0"/>
                  <w:marTop w:val="0"/>
                  <w:marBottom w:val="0"/>
                  <w:divBdr>
                    <w:top w:val="none" w:sz="0" w:space="0" w:color="auto"/>
                    <w:left w:val="none" w:sz="0" w:space="0" w:color="auto"/>
                    <w:bottom w:val="none" w:sz="0" w:space="0" w:color="auto"/>
                    <w:right w:val="none" w:sz="0" w:space="0" w:color="auto"/>
                  </w:divBdr>
                </w:div>
                <w:div w:id="814686821">
                  <w:marLeft w:val="0"/>
                  <w:marRight w:val="0"/>
                  <w:marTop w:val="0"/>
                  <w:marBottom w:val="0"/>
                  <w:divBdr>
                    <w:top w:val="none" w:sz="0" w:space="0" w:color="auto"/>
                    <w:left w:val="none" w:sz="0" w:space="0" w:color="auto"/>
                    <w:bottom w:val="none" w:sz="0" w:space="0" w:color="auto"/>
                    <w:right w:val="none" w:sz="0" w:space="0" w:color="auto"/>
                  </w:divBdr>
                </w:div>
                <w:div w:id="815798106">
                  <w:marLeft w:val="0"/>
                  <w:marRight w:val="0"/>
                  <w:marTop w:val="0"/>
                  <w:marBottom w:val="0"/>
                  <w:divBdr>
                    <w:top w:val="none" w:sz="0" w:space="0" w:color="auto"/>
                    <w:left w:val="none" w:sz="0" w:space="0" w:color="auto"/>
                    <w:bottom w:val="none" w:sz="0" w:space="0" w:color="auto"/>
                    <w:right w:val="none" w:sz="0" w:space="0" w:color="auto"/>
                  </w:divBdr>
                </w:div>
                <w:div w:id="815875352">
                  <w:marLeft w:val="0"/>
                  <w:marRight w:val="0"/>
                  <w:marTop w:val="0"/>
                  <w:marBottom w:val="0"/>
                  <w:divBdr>
                    <w:top w:val="none" w:sz="0" w:space="0" w:color="auto"/>
                    <w:left w:val="none" w:sz="0" w:space="0" w:color="auto"/>
                    <w:bottom w:val="none" w:sz="0" w:space="0" w:color="auto"/>
                    <w:right w:val="none" w:sz="0" w:space="0" w:color="auto"/>
                  </w:divBdr>
                </w:div>
                <w:div w:id="815991953">
                  <w:marLeft w:val="0"/>
                  <w:marRight w:val="0"/>
                  <w:marTop w:val="0"/>
                  <w:marBottom w:val="0"/>
                  <w:divBdr>
                    <w:top w:val="none" w:sz="0" w:space="0" w:color="auto"/>
                    <w:left w:val="none" w:sz="0" w:space="0" w:color="auto"/>
                    <w:bottom w:val="none" w:sz="0" w:space="0" w:color="auto"/>
                    <w:right w:val="none" w:sz="0" w:space="0" w:color="auto"/>
                  </w:divBdr>
                </w:div>
                <w:div w:id="816453455">
                  <w:marLeft w:val="0"/>
                  <w:marRight w:val="0"/>
                  <w:marTop w:val="0"/>
                  <w:marBottom w:val="0"/>
                  <w:divBdr>
                    <w:top w:val="none" w:sz="0" w:space="0" w:color="auto"/>
                    <w:left w:val="none" w:sz="0" w:space="0" w:color="auto"/>
                    <w:bottom w:val="none" w:sz="0" w:space="0" w:color="auto"/>
                    <w:right w:val="none" w:sz="0" w:space="0" w:color="auto"/>
                  </w:divBdr>
                </w:div>
                <w:div w:id="816915047">
                  <w:marLeft w:val="0"/>
                  <w:marRight w:val="0"/>
                  <w:marTop w:val="0"/>
                  <w:marBottom w:val="0"/>
                  <w:divBdr>
                    <w:top w:val="none" w:sz="0" w:space="0" w:color="auto"/>
                    <w:left w:val="none" w:sz="0" w:space="0" w:color="auto"/>
                    <w:bottom w:val="none" w:sz="0" w:space="0" w:color="auto"/>
                    <w:right w:val="none" w:sz="0" w:space="0" w:color="auto"/>
                  </w:divBdr>
                </w:div>
                <w:div w:id="818424350">
                  <w:marLeft w:val="0"/>
                  <w:marRight w:val="0"/>
                  <w:marTop w:val="0"/>
                  <w:marBottom w:val="0"/>
                  <w:divBdr>
                    <w:top w:val="none" w:sz="0" w:space="0" w:color="auto"/>
                    <w:left w:val="none" w:sz="0" w:space="0" w:color="auto"/>
                    <w:bottom w:val="none" w:sz="0" w:space="0" w:color="auto"/>
                    <w:right w:val="none" w:sz="0" w:space="0" w:color="auto"/>
                  </w:divBdr>
                </w:div>
                <w:div w:id="819620298">
                  <w:marLeft w:val="0"/>
                  <w:marRight w:val="0"/>
                  <w:marTop w:val="0"/>
                  <w:marBottom w:val="0"/>
                  <w:divBdr>
                    <w:top w:val="none" w:sz="0" w:space="0" w:color="auto"/>
                    <w:left w:val="none" w:sz="0" w:space="0" w:color="auto"/>
                    <w:bottom w:val="none" w:sz="0" w:space="0" w:color="auto"/>
                    <w:right w:val="none" w:sz="0" w:space="0" w:color="auto"/>
                  </w:divBdr>
                </w:div>
                <w:div w:id="819813053">
                  <w:marLeft w:val="0"/>
                  <w:marRight w:val="0"/>
                  <w:marTop w:val="0"/>
                  <w:marBottom w:val="0"/>
                  <w:divBdr>
                    <w:top w:val="none" w:sz="0" w:space="0" w:color="auto"/>
                    <w:left w:val="none" w:sz="0" w:space="0" w:color="auto"/>
                    <w:bottom w:val="none" w:sz="0" w:space="0" w:color="auto"/>
                    <w:right w:val="none" w:sz="0" w:space="0" w:color="auto"/>
                  </w:divBdr>
                </w:div>
                <w:div w:id="820343501">
                  <w:marLeft w:val="0"/>
                  <w:marRight w:val="0"/>
                  <w:marTop w:val="0"/>
                  <w:marBottom w:val="0"/>
                  <w:divBdr>
                    <w:top w:val="none" w:sz="0" w:space="0" w:color="auto"/>
                    <w:left w:val="none" w:sz="0" w:space="0" w:color="auto"/>
                    <w:bottom w:val="none" w:sz="0" w:space="0" w:color="auto"/>
                    <w:right w:val="none" w:sz="0" w:space="0" w:color="auto"/>
                  </w:divBdr>
                </w:div>
                <w:div w:id="820924026">
                  <w:marLeft w:val="0"/>
                  <w:marRight w:val="0"/>
                  <w:marTop w:val="0"/>
                  <w:marBottom w:val="0"/>
                  <w:divBdr>
                    <w:top w:val="none" w:sz="0" w:space="0" w:color="auto"/>
                    <w:left w:val="none" w:sz="0" w:space="0" w:color="auto"/>
                    <w:bottom w:val="none" w:sz="0" w:space="0" w:color="auto"/>
                    <w:right w:val="none" w:sz="0" w:space="0" w:color="auto"/>
                  </w:divBdr>
                </w:div>
                <w:div w:id="821166313">
                  <w:marLeft w:val="0"/>
                  <w:marRight w:val="0"/>
                  <w:marTop w:val="0"/>
                  <w:marBottom w:val="0"/>
                  <w:divBdr>
                    <w:top w:val="none" w:sz="0" w:space="0" w:color="auto"/>
                    <w:left w:val="none" w:sz="0" w:space="0" w:color="auto"/>
                    <w:bottom w:val="none" w:sz="0" w:space="0" w:color="auto"/>
                    <w:right w:val="none" w:sz="0" w:space="0" w:color="auto"/>
                  </w:divBdr>
                </w:div>
                <w:div w:id="821968001">
                  <w:marLeft w:val="0"/>
                  <w:marRight w:val="0"/>
                  <w:marTop w:val="0"/>
                  <w:marBottom w:val="0"/>
                  <w:divBdr>
                    <w:top w:val="none" w:sz="0" w:space="0" w:color="auto"/>
                    <w:left w:val="none" w:sz="0" w:space="0" w:color="auto"/>
                    <w:bottom w:val="none" w:sz="0" w:space="0" w:color="auto"/>
                    <w:right w:val="none" w:sz="0" w:space="0" w:color="auto"/>
                  </w:divBdr>
                </w:div>
                <w:div w:id="822816259">
                  <w:marLeft w:val="0"/>
                  <w:marRight w:val="0"/>
                  <w:marTop w:val="0"/>
                  <w:marBottom w:val="0"/>
                  <w:divBdr>
                    <w:top w:val="none" w:sz="0" w:space="0" w:color="auto"/>
                    <w:left w:val="none" w:sz="0" w:space="0" w:color="auto"/>
                    <w:bottom w:val="none" w:sz="0" w:space="0" w:color="auto"/>
                    <w:right w:val="none" w:sz="0" w:space="0" w:color="auto"/>
                  </w:divBdr>
                </w:div>
                <w:div w:id="823005921">
                  <w:marLeft w:val="0"/>
                  <w:marRight w:val="0"/>
                  <w:marTop w:val="0"/>
                  <w:marBottom w:val="0"/>
                  <w:divBdr>
                    <w:top w:val="none" w:sz="0" w:space="0" w:color="auto"/>
                    <w:left w:val="none" w:sz="0" w:space="0" w:color="auto"/>
                    <w:bottom w:val="none" w:sz="0" w:space="0" w:color="auto"/>
                    <w:right w:val="none" w:sz="0" w:space="0" w:color="auto"/>
                  </w:divBdr>
                </w:div>
                <w:div w:id="823667243">
                  <w:marLeft w:val="0"/>
                  <w:marRight w:val="0"/>
                  <w:marTop w:val="0"/>
                  <w:marBottom w:val="0"/>
                  <w:divBdr>
                    <w:top w:val="none" w:sz="0" w:space="0" w:color="auto"/>
                    <w:left w:val="none" w:sz="0" w:space="0" w:color="auto"/>
                    <w:bottom w:val="none" w:sz="0" w:space="0" w:color="auto"/>
                    <w:right w:val="none" w:sz="0" w:space="0" w:color="auto"/>
                  </w:divBdr>
                </w:div>
                <w:div w:id="824054593">
                  <w:marLeft w:val="0"/>
                  <w:marRight w:val="0"/>
                  <w:marTop w:val="0"/>
                  <w:marBottom w:val="0"/>
                  <w:divBdr>
                    <w:top w:val="none" w:sz="0" w:space="0" w:color="auto"/>
                    <w:left w:val="none" w:sz="0" w:space="0" w:color="auto"/>
                    <w:bottom w:val="none" w:sz="0" w:space="0" w:color="auto"/>
                    <w:right w:val="none" w:sz="0" w:space="0" w:color="auto"/>
                  </w:divBdr>
                </w:div>
                <w:div w:id="824054835">
                  <w:marLeft w:val="0"/>
                  <w:marRight w:val="0"/>
                  <w:marTop w:val="0"/>
                  <w:marBottom w:val="0"/>
                  <w:divBdr>
                    <w:top w:val="none" w:sz="0" w:space="0" w:color="auto"/>
                    <w:left w:val="none" w:sz="0" w:space="0" w:color="auto"/>
                    <w:bottom w:val="none" w:sz="0" w:space="0" w:color="auto"/>
                    <w:right w:val="none" w:sz="0" w:space="0" w:color="auto"/>
                  </w:divBdr>
                </w:div>
                <w:div w:id="824781427">
                  <w:marLeft w:val="0"/>
                  <w:marRight w:val="0"/>
                  <w:marTop w:val="0"/>
                  <w:marBottom w:val="0"/>
                  <w:divBdr>
                    <w:top w:val="none" w:sz="0" w:space="0" w:color="auto"/>
                    <w:left w:val="none" w:sz="0" w:space="0" w:color="auto"/>
                    <w:bottom w:val="none" w:sz="0" w:space="0" w:color="auto"/>
                    <w:right w:val="none" w:sz="0" w:space="0" w:color="auto"/>
                  </w:divBdr>
                </w:div>
                <w:div w:id="827131081">
                  <w:marLeft w:val="0"/>
                  <w:marRight w:val="0"/>
                  <w:marTop w:val="0"/>
                  <w:marBottom w:val="0"/>
                  <w:divBdr>
                    <w:top w:val="none" w:sz="0" w:space="0" w:color="auto"/>
                    <w:left w:val="none" w:sz="0" w:space="0" w:color="auto"/>
                    <w:bottom w:val="none" w:sz="0" w:space="0" w:color="auto"/>
                    <w:right w:val="none" w:sz="0" w:space="0" w:color="auto"/>
                  </w:divBdr>
                </w:div>
                <w:div w:id="827600969">
                  <w:marLeft w:val="0"/>
                  <w:marRight w:val="0"/>
                  <w:marTop w:val="0"/>
                  <w:marBottom w:val="0"/>
                  <w:divBdr>
                    <w:top w:val="none" w:sz="0" w:space="0" w:color="auto"/>
                    <w:left w:val="none" w:sz="0" w:space="0" w:color="auto"/>
                    <w:bottom w:val="none" w:sz="0" w:space="0" w:color="auto"/>
                    <w:right w:val="none" w:sz="0" w:space="0" w:color="auto"/>
                  </w:divBdr>
                </w:div>
                <w:div w:id="828208470">
                  <w:marLeft w:val="0"/>
                  <w:marRight w:val="0"/>
                  <w:marTop w:val="0"/>
                  <w:marBottom w:val="0"/>
                  <w:divBdr>
                    <w:top w:val="none" w:sz="0" w:space="0" w:color="auto"/>
                    <w:left w:val="none" w:sz="0" w:space="0" w:color="auto"/>
                    <w:bottom w:val="none" w:sz="0" w:space="0" w:color="auto"/>
                    <w:right w:val="none" w:sz="0" w:space="0" w:color="auto"/>
                  </w:divBdr>
                </w:div>
                <w:div w:id="829101545">
                  <w:marLeft w:val="0"/>
                  <w:marRight w:val="0"/>
                  <w:marTop w:val="0"/>
                  <w:marBottom w:val="0"/>
                  <w:divBdr>
                    <w:top w:val="none" w:sz="0" w:space="0" w:color="auto"/>
                    <w:left w:val="none" w:sz="0" w:space="0" w:color="auto"/>
                    <w:bottom w:val="none" w:sz="0" w:space="0" w:color="auto"/>
                    <w:right w:val="none" w:sz="0" w:space="0" w:color="auto"/>
                  </w:divBdr>
                </w:div>
                <w:div w:id="831603563">
                  <w:marLeft w:val="0"/>
                  <w:marRight w:val="0"/>
                  <w:marTop w:val="0"/>
                  <w:marBottom w:val="0"/>
                  <w:divBdr>
                    <w:top w:val="none" w:sz="0" w:space="0" w:color="auto"/>
                    <w:left w:val="none" w:sz="0" w:space="0" w:color="auto"/>
                    <w:bottom w:val="none" w:sz="0" w:space="0" w:color="auto"/>
                    <w:right w:val="none" w:sz="0" w:space="0" w:color="auto"/>
                  </w:divBdr>
                </w:div>
                <w:div w:id="831917464">
                  <w:marLeft w:val="0"/>
                  <w:marRight w:val="0"/>
                  <w:marTop w:val="0"/>
                  <w:marBottom w:val="0"/>
                  <w:divBdr>
                    <w:top w:val="none" w:sz="0" w:space="0" w:color="auto"/>
                    <w:left w:val="none" w:sz="0" w:space="0" w:color="auto"/>
                    <w:bottom w:val="none" w:sz="0" w:space="0" w:color="auto"/>
                    <w:right w:val="none" w:sz="0" w:space="0" w:color="auto"/>
                  </w:divBdr>
                </w:div>
                <w:div w:id="832573562">
                  <w:marLeft w:val="0"/>
                  <w:marRight w:val="0"/>
                  <w:marTop w:val="0"/>
                  <w:marBottom w:val="0"/>
                  <w:divBdr>
                    <w:top w:val="none" w:sz="0" w:space="0" w:color="auto"/>
                    <w:left w:val="none" w:sz="0" w:space="0" w:color="auto"/>
                    <w:bottom w:val="none" w:sz="0" w:space="0" w:color="auto"/>
                    <w:right w:val="none" w:sz="0" w:space="0" w:color="auto"/>
                  </w:divBdr>
                </w:div>
                <w:div w:id="833180879">
                  <w:marLeft w:val="0"/>
                  <w:marRight w:val="0"/>
                  <w:marTop w:val="0"/>
                  <w:marBottom w:val="0"/>
                  <w:divBdr>
                    <w:top w:val="none" w:sz="0" w:space="0" w:color="auto"/>
                    <w:left w:val="none" w:sz="0" w:space="0" w:color="auto"/>
                    <w:bottom w:val="none" w:sz="0" w:space="0" w:color="auto"/>
                    <w:right w:val="none" w:sz="0" w:space="0" w:color="auto"/>
                  </w:divBdr>
                </w:div>
                <w:div w:id="833447099">
                  <w:marLeft w:val="0"/>
                  <w:marRight w:val="0"/>
                  <w:marTop w:val="0"/>
                  <w:marBottom w:val="0"/>
                  <w:divBdr>
                    <w:top w:val="none" w:sz="0" w:space="0" w:color="auto"/>
                    <w:left w:val="none" w:sz="0" w:space="0" w:color="auto"/>
                    <w:bottom w:val="none" w:sz="0" w:space="0" w:color="auto"/>
                    <w:right w:val="none" w:sz="0" w:space="0" w:color="auto"/>
                  </w:divBdr>
                </w:div>
                <w:div w:id="834757927">
                  <w:marLeft w:val="0"/>
                  <w:marRight w:val="0"/>
                  <w:marTop w:val="0"/>
                  <w:marBottom w:val="0"/>
                  <w:divBdr>
                    <w:top w:val="none" w:sz="0" w:space="0" w:color="auto"/>
                    <w:left w:val="none" w:sz="0" w:space="0" w:color="auto"/>
                    <w:bottom w:val="none" w:sz="0" w:space="0" w:color="auto"/>
                    <w:right w:val="none" w:sz="0" w:space="0" w:color="auto"/>
                  </w:divBdr>
                </w:div>
                <w:div w:id="836187321">
                  <w:marLeft w:val="0"/>
                  <w:marRight w:val="0"/>
                  <w:marTop w:val="0"/>
                  <w:marBottom w:val="0"/>
                  <w:divBdr>
                    <w:top w:val="none" w:sz="0" w:space="0" w:color="auto"/>
                    <w:left w:val="none" w:sz="0" w:space="0" w:color="auto"/>
                    <w:bottom w:val="none" w:sz="0" w:space="0" w:color="auto"/>
                    <w:right w:val="none" w:sz="0" w:space="0" w:color="auto"/>
                  </w:divBdr>
                </w:div>
                <w:div w:id="837498577">
                  <w:marLeft w:val="0"/>
                  <w:marRight w:val="0"/>
                  <w:marTop w:val="0"/>
                  <w:marBottom w:val="0"/>
                  <w:divBdr>
                    <w:top w:val="none" w:sz="0" w:space="0" w:color="auto"/>
                    <w:left w:val="none" w:sz="0" w:space="0" w:color="auto"/>
                    <w:bottom w:val="none" w:sz="0" w:space="0" w:color="auto"/>
                    <w:right w:val="none" w:sz="0" w:space="0" w:color="auto"/>
                  </w:divBdr>
                </w:div>
                <w:div w:id="838038179">
                  <w:marLeft w:val="0"/>
                  <w:marRight w:val="0"/>
                  <w:marTop w:val="0"/>
                  <w:marBottom w:val="0"/>
                  <w:divBdr>
                    <w:top w:val="none" w:sz="0" w:space="0" w:color="auto"/>
                    <w:left w:val="none" w:sz="0" w:space="0" w:color="auto"/>
                    <w:bottom w:val="none" w:sz="0" w:space="0" w:color="auto"/>
                    <w:right w:val="none" w:sz="0" w:space="0" w:color="auto"/>
                  </w:divBdr>
                </w:div>
                <w:div w:id="838426817">
                  <w:marLeft w:val="0"/>
                  <w:marRight w:val="0"/>
                  <w:marTop w:val="0"/>
                  <w:marBottom w:val="0"/>
                  <w:divBdr>
                    <w:top w:val="none" w:sz="0" w:space="0" w:color="auto"/>
                    <w:left w:val="none" w:sz="0" w:space="0" w:color="auto"/>
                    <w:bottom w:val="none" w:sz="0" w:space="0" w:color="auto"/>
                    <w:right w:val="none" w:sz="0" w:space="0" w:color="auto"/>
                  </w:divBdr>
                </w:div>
                <w:div w:id="839471135">
                  <w:marLeft w:val="0"/>
                  <w:marRight w:val="0"/>
                  <w:marTop w:val="0"/>
                  <w:marBottom w:val="0"/>
                  <w:divBdr>
                    <w:top w:val="none" w:sz="0" w:space="0" w:color="auto"/>
                    <w:left w:val="none" w:sz="0" w:space="0" w:color="auto"/>
                    <w:bottom w:val="none" w:sz="0" w:space="0" w:color="auto"/>
                    <w:right w:val="none" w:sz="0" w:space="0" w:color="auto"/>
                  </w:divBdr>
                </w:div>
                <w:div w:id="839661141">
                  <w:marLeft w:val="0"/>
                  <w:marRight w:val="0"/>
                  <w:marTop w:val="0"/>
                  <w:marBottom w:val="0"/>
                  <w:divBdr>
                    <w:top w:val="none" w:sz="0" w:space="0" w:color="auto"/>
                    <w:left w:val="none" w:sz="0" w:space="0" w:color="auto"/>
                    <w:bottom w:val="none" w:sz="0" w:space="0" w:color="auto"/>
                    <w:right w:val="none" w:sz="0" w:space="0" w:color="auto"/>
                  </w:divBdr>
                </w:div>
                <w:div w:id="840390551">
                  <w:marLeft w:val="0"/>
                  <w:marRight w:val="0"/>
                  <w:marTop w:val="0"/>
                  <w:marBottom w:val="0"/>
                  <w:divBdr>
                    <w:top w:val="none" w:sz="0" w:space="0" w:color="auto"/>
                    <w:left w:val="none" w:sz="0" w:space="0" w:color="auto"/>
                    <w:bottom w:val="none" w:sz="0" w:space="0" w:color="auto"/>
                    <w:right w:val="none" w:sz="0" w:space="0" w:color="auto"/>
                  </w:divBdr>
                </w:div>
                <w:div w:id="840654896">
                  <w:marLeft w:val="0"/>
                  <w:marRight w:val="0"/>
                  <w:marTop w:val="0"/>
                  <w:marBottom w:val="0"/>
                  <w:divBdr>
                    <w:top w:val="none" w:sz="0" w:space="0" w:color="auto"/>
                    <w:left w:val="none" w:sz="0" w:space="0" w:color="auto"/>
                    <w:bottom w:val="none" w:sz="0" w:space="0" w:color="auto"/>
                    <w:right w:val="none" w:sz="0" w:space="0" w:color="auto"/>
                  </w:divBdr>
                </w:div>
                <w:div w:id="840924958">
                  <w:marLeft w:val="0"/>
                  <w:marRight w:val="0"/>
                  <w:marTop w:val="0"/>
                  <w:marBottom w:val="0"/>
                  <w:divBdr>
                    <w:top w:val="none" w:sz="0" w:space="0" w:color="auto"/>
                    <w:left w:val="none" w:sz="0" w:space="0" w:color="auto"/>
                    <w:bottom w:val="none" w:sz="0" w:space="0" w:color="auto"/>
                    <w:right w:val="none" w:sz="0" w:space="0" w:color="auto"/>
                  </w:divBdr>
                </w:div>
                <w:div w:id="841357691">
                  <w:marLeft w:val="0"/>
                  <w:marRight w:val="0"/>
                  <w:marTop w:val="0"/>
                  <w:marBottom w:val="0"/>
                  <w:divBdr>
                    <w:top w:val="none" w:sz="0" w:space="0" w:color="auto"/>
                    <w:left w:val="none" w:sz="0" w:space="0" w:color="auto"/>
                    <w:bottom w:val="none" w:sz="0" w:space="0" w:color="auto"/>
                    <w:right w:val="none" w:sz="0" w:space="0" w:color="auto"/>
                  </w:divBdr>
                </w:div>
                <w:div w:id="841550004">
                  <w:marLeft w:val="0"/>
                  <w:marRight w:val="0"/>
                  <w:marTop w:val="0"/>
                  <w:marBottom w:val="0"/>
                  <w:divBdr>
                    <w:top w:val="none" w:sz="0" w:space="0" w:color="auto"/>
                    <w:left w:val="none" w:sz="0" w:space="0" w:color="auto"/>
                    <w:bottom w:val="none" w:sz="0" w:space="0" w:color="auto"/>
                    <w:right w:val="none" w:sz="0" w:space="0" w:color="auto"/>
                  </w:divBdr>
                </w:div>
                <w:div w:id="843284180">
                  <w:marLeft w:val="0"/>
                  <w:marRight w:val="0"/>
                  <w:marTop w:val="0"/>
                  <w:marBottom w:val="0"/>
                  <w:divBdr>
                    <w:top w:val="none" w:sz="0" w:space="0" w:color="auto"/>
                    <w:left w:val="none" w:sz="0" w:space="0" w:color="auto"/>
                    <w:bottom w:val="none" w:sz="0" w:space="0" w:color="auto"/>
                    <w:right w:val="none" w:sz="0" w:space="0" w:color="auto"/>
                  </w:divBdr>
                </w:div>
                <w:div w:id="843471002">
                  <w:marLeft w:val="0"/>
                  <w:marRight w:val="0"/>
                  <w:marTop w:val="0"/>
                  <w:marBottom w:val="0"/>
                  <w:divBdr>
                    <w:top w:val="none" w:sz="0" w:space="0" w:color="auto"/>
                    <w:left w:val="none" w:sz="0" w:space="0" w:color="auto"/>
                    <w:bottom w:val="none" w:sz="0" w:space="0" w:color="auto"/>
                    <w:right w:val="none" w:sz="0" w:space="0" w:color="auto"/>
                  </w:divBdr>
                </w:div>
                <w:div w:id="843517858">
                  <w:marLeft w:val="0"/>
                  <w:marRight w:val="0"/>
                  <w:marTop w:val="0"/>
                  <w:marBottom w:val="0"/>
                  <w:divBdr>
                    <w:top w:val="none" w:sz="0" w:space="0" w:color="auto"/>
                    <w:left w:val="none" w:sz="0" w:space="0" w:color="auto"/>
                    <w:bottom w:val="none" w:sz="0" w:space="0" w:color="auto"/>
                    <w:right w:val="none" w:sz="0" w:space="0" w:color="auto"/>
                  </w:divBdr>
                </w:div>
                <w:div w:id="843545012">
                  <w:marLeft w:val="0"/>
                  <w:marRight w:val="0"/>
                  <w:marTop w:val="0"/>
                  <w:marBottom w:val="0"/>
                  <w:divBdr>
                    <w:top w:val="none" w:sz="0" w:space="0" w:color="auto"/>
                    <w:left w:val="none" w:sz="0" w:space="0" w:color="auto"/>
                    <w:bottom w:val="none" w:sz="0" w:space="0" w:color="auto"/>
                    <w:right w:val="none" w:sz="0" w:space="0" w:color="auto"/>
                  </w:divBdr>
                </w:div>
                <w:div w:id="843591665">
                  <w:marLeft w:val="0"/>
                  <w:marRight w:val="0"/>
                  <w:marTop w:val="0"/>
                  <w:marBottom w:val="0"/>
                  <w:divBdr>
                    <w:top w:val="none" w:sz="0" w:space="0" w:color="auto"/>
                    <w:left w:val="none" w:sz="0" w:space="0" w:color="auto"/>
                    <w:bottom w:val="none" w:sz="0" w:space="0" w:color="auto"/>
                    <w:right w:val="none" w:sz="0" w:space="0" w:color="auto"/>
                  </w:divBdr>
                </w:div>
                <w:div w:id="843740864">
                  <w:marLeft w:val="0"/>
                  <w:marRight w:val="0"/>
                  <w:marTop w:val="0"/>
                  <w:marBottom w:val="0"/>
                  <w:divBdr>
                    <w:top w:val="none" w:sz="0" w:space="0" w:color="auto"/>
                    <w:left w:val="none" w:sz="0" w:space="0" w:color="auto"/>
                    <w:bottom w:val="none" w:sz="0" w:space="0" w:color="auto"/>
                    <w:right w:val="none" w:sz="0" w:space="0" w:color="auto"/>
                  </w:divBdr>
                </w:div>
                <w:div w:id="844171046">
                  <w:marLeft w:val="0"/>
                  <w:marRight w:val="0"/>
                  <w:marTop w:val="0"/>
                  <w:marBottom w:val="0"/>
                  <w:divBdr>
                    <w:top w:val="none" w:sz="0" w:space="0" w:color="auto"/>
                    <w:left w:val="none" w:sz="0" w:space="0" w:color="auto"/>
                    <w:bottom w:val="none" w:sz="0" w:space="0" w:color="auto"/>
                    <w:right w:val="none" w:sz="0" w:space="0" w:color="auto"/>
                  </w:divBdr>
                </w:div>
                <w:div w:id="844250696">
                  <w:marLeft w:val="0"/>
                  <w:marRight w:val="0"/>
                  <w:marTop w:val="0"/>
                  <w:marBottom w:val="0"/>
                  <w:divBdr>
                    <w:top w:val="none" w:sz="0" w:space="0" w:color="auto"/>
                    <w:left w:val="none" w:sz="0" w:space="0" w:color="auto"/>
                    <w:bottom w:val="none" w:sz="0" w:space="0" w:color="auto"/>
                    <w:right w:val="none" w:sz="0" w:space="0" w:color="auto"/>
                  </w:divBdr>
                </w:div>
                <w:div w:id="844398520">
                  <w:marLeft w:val="0"/>
                  <w:marRight w:val="0"/>
                  <w:marTop w:val="0"/>
                  <w:marBottom w:val="0"/>
                  <w:divBdr>
                    <w:top w:val="none" w:sz="0" w:space="0" w:color="auto"/>
                    <w:left w:val="none" w:sz="0" w:space="0" w:color="auto"/>
                    <w:bottom w:val="none" w:sz="0" w:space="0" w:color="auto"/>
                    <w:right w:val="none" w:sz="0" w:space="0" w:color="auto"/>
                  </w:divBdr>
                </w:div>
                <w:div w:id="844562926">
                  <w:marLeft w:val="0"/>
                  <w:marRight w:val="0"/>
                  <w:marTop w:val="0"/>
                  <w:marBottom w:val="0"/>
                  <w:divBdr>
                    <w:top w:val="none" w:sz="0" w:space="0" w:color="auto"/>
                    <w:left w:val="none" w:sz="0" w:space="0" w:color="auto"/>
                    <w:bottom w:val="none" w:sz="0" w:space="0" w:color="auto"/>
                    <w:right w:val="none" w:sz="0" w:space="0" w:color="auto"/>
                  </w:divBdr>
                </w:div>
                <w:div w:id="844631272">
                  <w:marLeft w:val="0"/>
                  <w:marRight w:val="0"/>
                  <w:marTop w:val="0"/>
                  <w:marBottom w:val="0"/>
                  <w:divBdr>
                    <w:top w:val="none" w:sz="0" w:space="0" w:color="auto"/>
                    <w:left w:val="none" w:sz="0" w:space="0" w:color="auto"/>
                    <w:bottom w:val="none" w:sz="0" w:space="0" w:color="auto"/>
                    <w:right w:val="none" w:sz="0" w:space="0" w:color="auto"/>
                  </w:divBdr>
                </w:div>
                <w:div w:id="847019767">
                  <w:marLeft w:val="0"/>
                  <w:marRight w:val="0"/>
                  <w:marTop w:val="0"/>
                  <w:marBottom w:val="0"/>
                  <w:divBdr>
                    <w:top w:val="none" w:sz="0" w:space="0" w:color="auto"/>
                    <w:left w:val="none" w:sz="0" w:space="0" w:color="auto"/>
                    <w:bottom w:val="none" w:sz="0" w:space="0" w:color="auto"/>
                    <w:right w:val="none" w:sz="0" w:space="0" w:color="auto"/>
                  </w:divBdr>
                </w:div>
                <w:div w:id="848326552">
                  <w:marLeft w:val="0"/>
                  <w:marRight w:val="0"/>
                  <w:marTop w:val="0"/>
                  <w:marBottom w:val="0"/>
                  <w:divBdr>
                    <w:top w:val="none" w:sz="0" w:space="0" w:color="auto"/>
                    <w:left w:val="none" w:sz="0" w:space="0" w:color="auto"/>
                    <w:bottom w:val="none" w:sz="0" w:space="0" w:color="auto"/>
                    <w:right w:val="none" w:sz="0" w:space="0" w:color="auto"/>
                  </w:divBdr>
                </w:div>
                <w:div w:id="850334910">
                  <w:marLeft w:val="0"/>
                  <w:marRight w:val="0"/>
                  <w:marTop w:val="0"/>
                  <w:marBottom w:val="0"/>
                  <w:divBdr>
                    <w:top w:val="none" w:sz="0" w:space="0" w:color="auto"/>
                    <w:left w:val="none" w:sz="0" w:space="0" w:color="auto"/>
                    <w:bottom w:val="none" w:sz="0" w:space="0" w:color="auto"/>
                    <w:right w:val="none" w:sz="0" w:space="0" w:color="auto"/>
                  </w:divBdr>
                </w:div>
                <w:div w:id="850412068">
                  <w:marLeft w:val="0"/>
                  <w:marRight w:val="0"/>
                  <w:marTop w:val="0"/>
                  <w:marBottom w:val="0"/>
                  <w:divBdr>
                    <w:top w:val="none" w:sz="0" w:space="0" w:color="auto"/>
                    <w:left w:val="none" w:sz="0" w:space="0" w:color="auto"/>
                    <w:bottom w:val="none" w:sz="0" w:space="0" w:color="auto"/>
                    <w:right w:val="none" w:sz="0" w:space="0" w:color="auto"/>
                  </w:divBdr>
                </w:div>
                <w:div w:id="850605767">
                  <w:marLeft w:val="0"/>
                  <w:marRight w:val="0"/>
                  <w:marTop w:val="0"/>
                  <w:marBottom w:val="0"/>
                  <w:divBdr>
                    <w:top w:val="none" w:sz="0" w:space="0" w:color="auto"/>
                    <w:left w:val="none" w:sz="0" w:space="0" w:color="auto"/>
                    <w:bottom w:val="none" w:sz="0" w:space="0" w:color="auto"/>
                    <w:right w:val="none" w:sz="0" w:space="0" w:color="auto"/>
                  </w:divBdr>
                </w:div>
                <w:div w:id="853036538">
                  <w:marLeft w:val="0"/>
                  <w:marRight w:val="0"/>
                  <w:marTop w:val="0"/>
                  <w:marBottom w:val="0"/>
                  <w:divBdr>
                    <w:top w:val="none" w:sz="0" w:space="0" w:color="auto"/>
                    <w:left w:val="none" w:sz="0" w:space="0" w:color="auto"/>
                    <w:bottom w:val="none" w:sz="0" w:space="0" w:color="auto"/>
                    <w:right w:val="none" w:sz="0" w:space="0" w:color="auto"/>
                  </w:divBdr>
                </w:div>
                <w:div w:id="854415971">
                  <w:marLeft w:val="0"/>
                  <w:marRight w:val="0"/>
                  <w:marTop w:val="0"/>
                  <w:marBottom w:val="0"/>
                  <w:divBdr>
                    <w:top w:val="none" w:sz="0" w:space="0" w:color="auto"/>
                    <w:left w:val="none" w:sz="0" w:space="0" w:color="auto"/>
                    <w:bottom w:val="none" w:sz="0" w:space="0" w:color="auto"/>
                    <w:right w:val="none" w:sz="0" w:space="0" w:color="auto"/>
                  </w:divBdr>
                </w:div>
                <w:div w:id="854613734">
                  <w:marLeft w:val="0"/>
                  <w:marRight w:val="0"/>
                  <w:marTop w:val="0"/>
                  <w:marBottom w:val="0"/>
                  <w:divBdr>
                    <w:top w:val="none" w:sz="0" w:space="0" w:color="auto"/>
                    <w:left w:val="none" w:sz="0" w:space="0" w:color="auto"/>
                    <w:bottom w:val="none" w:sz="0" w:space="0" w:color="auto"/>
                    <w:right w:val="none" w:sz="0" w:space="0" w:color="auto"/>
                  </w:divBdr>
                </w:div>
                <w:div w:id="854615347">
                  <w:marLeft w:val="0"/>
                  <w:marRight w:val="0"/>
                  <w:marTop w:val="0"/>
                  <w:marBottom w:val="0"/>
                  <w:divBdr>
                    <w:top w:val="none" w:sz="0" w:space="0" w:color="auto"/>
                    <w:left w:val="none" w:sz="0" w:space="0" w:color="auto"/>
                    <w:bottom w:val="none" w:sz="0" w:space="0" w:color="auto"/>
                    <w:right w:val="none" w:sz="0" w:space="0" w:color="auto"/>
                  </w:divBdr>
                </w:div>
                <w:div w:id="854726954">
                  <w:marLeft w:val="0"/>
                  <w:marRight w:val="0"/>
                  <w:marTop w:val="0"/>
                  <w:marBottom w:val="0"/>
                  <w:divBdr>
                    <w:top w:val="none" w:sz="0" w:space="0" w:color="auto"/>
                    <w:left w:val="none" w:sz="0" w:space="0" w:color="auto"/>
                    <w:bottom w:val="none" w:sz="0" w:space="0" w:color="auto"/>
                    <w:right w:val="none" w:sz="0" w:space="0" w:color="auto"/>
                  </w:divBdr>
                </w:div>
                <w:div w:id="855538920">
                  <w:marLeft w:val="0"/>
                  <w:marRight w:val="0"/>
                  <w:marTop w:val="0"/>
                  <w:marBottom w:val="0"/>
                  <w:divBdr>
                    <w:top w:val="none" w:sz="0" w:space="0" w:color="auto"/>
                    <w:left w:val="none" w:sz="0" w:space="0" w:color="auto"/>
                    <w:bottom w:val="none" w:sz="0" w:space="0" w:color="auto"/>
                    <w:right w:val="none" w:sz="0" w:space="0" w:color="auto"/>
                  </w:divBdr>
                </w:div>
                <w:div w:id="856506692">
                  <w:marLeft w:val="0"/>
                  <w:marRight w:val="0"/>
                  <w:marTop w:val="0"/>
                  <w:marBottom w:val="0"/>
                  <w:divBdr>
                    <w:top w:val="none" w:sz="0" w:space="0" w:color="auto"/>
                    <w:left w:val="none" w:sz="0" w:space="0" w:color="auto"/>
                    <w:bottom w:val="none" w:sz="0" w:space="0" w:color="auto"/>
                    <w:right w:val="none" w:sz="0" w:space="0" w:color="auto"/>
                  </w:divBdr>
                </w:div>
                <w:div w:id="858663077">
                  <w:marLeft w:val="0"/>
                  <w:marRight w:val="0"/>
                  <w:marTop w:val="0"/>
                  <w:marBottom w:val="0"/>
                  <w:divBdr>
                    <w:top w:val="none" w:sz="0" w:space="0" w:color="auto"/>
                    <w:left w:val="none" w:sz="0" w:space="0" w:color="auto"/>
                    <w:bottom w:val="none" w:sz="0" w:space="0" w:color="auto"/>
                    <w:right w:val="none" w:sz="0" w:space="0" w:color="auto"/>
                  </w:divBdr>
                </w:div>
                <w:div w:id="858811964">
                  <w:marLeft w:val="0"/>
                  <w:marRight w:val="0"/>
                  <w:marTop w:val="0"/>
                  <w:marBottom w:val="0"/>
                  <w:divBdr>
                    <w:top w:val="none" w:sz="0" w:space="0" w:color="auto"/>
                    <w:left w:val="none" w:sz="0" w:space="0" w:color="auto"/>
                    <w:bottom w:val="none" w:sz="0" w:space="0" w:color="auto"/>
                    <w:right w:val="none" w:sz="0" w:space="0" w:color="auto"/>
                  </w:divBdr>
                </w:div>
                <w:div w:id="859313660">
                  <w:marLeft w:val="0"/>
                  <w:marRight w:val="0"/>
                  <w:marTop w:val="0"/>
                  <w:marBottom w:val="0"/>
                  <w:divBdr>
                    <w:top w:val="none" w:sz="0" w:space="0" w:color="auto"/>
                    <w:left w:val="none" w:sz="0" w:space="0" w:color="auto"/>
                    <w:bottom w:val="none" w:sz="0" w:space="0" w:color="auto"/>
                    <w:right w:val="none" w:sz="0" w:space="0" w:color="auto"/>
                  </w:divBdr>
                </w:div>
                <w:div w:id="859857545">
                  <w:marLeft w:val="0"/>
                  <w:marRight w:val="0"/>
                  <w:marTop w:val="0"/>
                  <w:marBottom w:val="0"/>
                  <w:divBdr>
                    <w:top w:val="none" w:sz="0" w:space="0" w:color="auto"/>
                    <w:left w:val="none" w:sz="0" w:space="0" w:color="auto"/>
                    <w:bottom w:val="none" w:sz="0" w:space="0" w:color="auto"/>
                    <w:right w:val="none" w:sz="0" w:space="0" w:color="auto"/>
                  </w:divBdr>
                </w:div>
                <w:div w:id="860124049">
                  <w:marLeft w:val="0"/>
                  <w:marRight w:val="0"/>
                  <w:marTop w:val="0"/>
                  <w:marBottom w:val="0"/>
                  <w:divBdr>
                    <w:top w:val="none" w:sz="0" w:space="0" w:color="auto"/>
                    <w:left w:val="none" w:sz="0" w:space="0" w:color="auto"/>
                    <w:bottom w:val="none" w:sz="0" w:space="0" w:color="auto"/>
                    <w:right w:val="none" w:sz="0" w:space="0" w:color="auto"/>
                  </w:divBdr>
                </w:div>
                <w:div w:id="861356932">
                  <w:marLeft w:val="0"/>
                  <w:marRight w:val="0"/>
                  <w:marTop w:val="0"/>
                  <w:marBottom w:val="0"/>
                  <w:divBdr>
                    <w:top w:val="none" w:sz="0" w:space="0" w:color="auto"/>
                    <w:left w:val="none" w:sz="0" w:space="0" w:color="auto"/>
                    <w:bottom w:val="none" w:sz="0" w:space="0" w:color="auto"/>
                    <w:right w:val="none" w:sz="0" w:space="0" w:color="auto"/>
                  </w:divBdr>
                </w:div>
                <w:div w:id="862091625">
                  <w:marLeft w:val="0"/>
                  <w:marRight w:val="0"/>
                  <w:marTop w:val="0"/>
                  <w:marBottom w:val="0"/>
                  <w:divBdr>
                    <w:top w:val="none" w:sz="0" w:space="0" w:color="auto"/>
                    <w:left w:val="none" w:sz="0" w:space="0" w:color="auto"/>
                    <w:bottom w:val="none" w:sz="0" w:space="0" w:color="auto"/>
                    <w:right w:val="none" w:sz="0" w:space="0" w:color="auto"/>
                  </w:divBdr>
                </w:div>
                <w:div w:id="862330586">
                  <w:marLeft w:val="0"/>
                  <w:marRight w:val="0"/>
                  <w:marTop w:val="0"/>
                  <w:marBottom w:val="0"/>
                  <w:divBdr>
                    <w:top w:val="none" w:sz="0" w:space="0" w:color="auto"/>
                    <w:left w:val="none" w:sz="0" w:space="0" w:color="auto"/>
                    <w:bottom w:val="none" w:sz="0" w:space="0" w:color="auto"/>
                    <w:right w:val="none" w:sz="0" w:space="0" w:color="auto"/>
                  </w:divBdr>
                </w:div>
                <w:div w:id="862666301">
                  <w:marLeft w:val="0"/>
                  <w:marRight w:val="0"/>
                  <w:marTop w:val="0"/>
                  <w:marBottom w:val="0"/>
                  <w:divBdr>
                    <w:top w:val="none" w:sz="0" w:space="0" w:color="auto"/>
                    <w:left w:val="none" w:sz="0" w:space="0" w:color="auto"/>
                    <w:bottom w:val="none" w:sz="0" w:space="0" w:color="auto"/>
                    <w:right w:val="none" w:sz="0" w:space="0" w:color="auto"/>
                  </w:divBdr>
                </w:div>
                <w:div w:id="863057513">
                  <w:marLeft w:val="0"/>
                  <w:marRight w:val="0"/>
                  <w:marTop w:val="0"/>
                  <w:marBottom w:val="0"/>
                  <w:divBdr>
                    <w:top w:val="none" w:sz="0" w:space="0" w:color="auto"/>
                    <w:left w:val="none" w:sz="0" w:space="0" w:color="auto"/>
                    <w:bottom w:val="none" w:sz="0" w:space="0" w:color="auto"/>
                    <w:right w:val="none" w:sz="0" w:space="0" w:color="auto"/>
                  </w:divBdr>
                </w:div>
                <w:div w:id="863979668">
                  <w:marLeft w:val="0"/>
                  <w:marRight w:val="0"/>
                  <w:marTop w:val="0"/>
                  <w:marBottom w:val="0"/>
                  <w:divBdr>
                    <w:top w:val="none" w:sz="0" w:space="0" w:color="auto"/>
                    <w:left w:val="none" w:sz="0" w:space="0" w:color="auto"/>
                    <w:bottom w:val="none" w:sz="0" w:space="0" w:color="auto"/>
                    <w:right w:val="none" w:sz="0" w:space="0" w:color="auto"/>
                  </w:divBdr>
                </w:div>
                <w:div w:id="864951904">
                  <w:marLeft w:val="0"/>
                  <w:marRight w:val="0"/>
                  <w:marTop w:val="0"/>
                  <w:marBottom w:val="0"/>
                  <w:divBdr>
                    <w:top w:val="none" w:sz="0" w:space="0" w:color="auto"/>
                    <w:left w:val="none" w:sz="0" w:space="0" w:color="auto"/>
                    <w:bottom w:val="none" w:sz="0" w:space="0" w:color="auto"/>
                    <w:right w:val="none" w:sz="0" w:space="0" w:color="auto"/>
                  </w:divBdr>
                </w:div>
                <w:div w:id="865143821">
                  <w:marLeft w:val="0"/>
                  <w:marRight w:val="0"/>
                  <w:marTop w:val="0"/>
                  <w:marBottom w:val="0"/>
                  <w:divBdr>
                    <w:top w:val="none" w:sz="0" w:space="0" w:color="auto"/>
                    <w:left w:val="none" w:sz="0" w:space="0" w:color="auto"/>
                    <w:bottom w:val="none" w:sz="0" w:space="0" w:color="auto"/>
                    <w:right w:val="none" w:sz="0" w:space="0" w:color="auto"/>
                  </w:divBdr>
                </w:div>
                <w:div w:id="865171945">
                  <w:marLeft w:val="0"/>
                  <w:marRight w:val="0"/>
                  <w:marTop w:val="0"/>
                  <w:marBottom w:val="0"/>
                  <w:divBdr>
                    <w:top w:val="none" w:sz="0" w:space="0" w:color="auto"/>
                    <w:left w:val="none" w:sz="0" w:space="0" w:color="auto"/>
                    <w:bottom w:val="none" w:sz="0" w:space="0" w:color="auto"/>
                    <w:right w:val="none" w:sz="0" w:space="0" w:color="auto"/>
                  </w:divBdr>
                </w:div>
                <w:div w:id="865291647">
                  <w:marLeft w:val="0"/>
                  <w:marRight w:val="0"/>
                  <w:marTop w:val="0"/>
                  <w:marBottom w:val="0"/>
                  <w:divBdr>
                    <w:top w:val="none" w:sz="0" w:space="0" w:color="auto"/>
                    <w:left w:val="none" w:sz="0" w:space="0" w:color="auto"/>
                    <w:bottom w:val="none" w:sz="0" w:space="0" w:color="auto"/>
                    <w:right w:val="none" w:sz="0" w:space="0" w:color="auto"/>
                  </w:divBdr>
                </w:div>
                <w:div w:id="865408318">
                  <w:marLeft w:val="0"/>
                  <w:marRight w:val="0"/>
                  <w:marTop w:val="0"/>
                  <w:marBottom w:val="0"/>
                  <w:divBdr>
                    <w:top w:val="none" w:sz="0" w:space="0" w:color="auto"/>
                    <w:left w:val="none" w:sz="0" w:space="0" w:color="auto"/>
                    <w:bottom w:val="none" w:sz="0" w:space="0" w:color="auto"/>
                    <w:right w:val="none" w:sz="0" w:space="0" w:color="auto"/>
                  </w:divBdr>
                </w:div>
                <w:div w:id="866334862">
                  <w:marLeft w:val="0"/>
                  <w:marRight w:val="0"/>
                  <w:marTop w:val="0"/>
                  <w:marBottom w:val="0"/>
                  <w:divBdr>
                    <w:top w:val="none" w:sz="0" w:space="0" w:color="auto"/>
                    <w:left w:val="none" w:sz="0" w:space="0" w:color="auto"/>
                    <w:bottom w:val="none" w:sz="0" w:space="0" w:color="auto"/>
                    <w:right w:val="none" w:sz="0" w:space="0" w:color="auto"/>
                  </w:divBdr>
                </w:div>
                <w:div w:id="866916713">
                  <w:marLeft w:val="0"/>
                  <w:marRight w:val="0"/>
                  <w:marTop w:val="0"/>
                  <w:marBottom w:val="0"/>
                  <w:divBdr>
                    <w:top w:val="none" w:sz="0" w:space="0" w:color="auto"/>
                    <w:left w:val="none" w:sz="0" w:space="0" w:color="auto"/>
                    <w:bottom w:val="none" w:sz="0" w:space="0" w:color="auto"/>
                    <w:right w:val="none" w:sz="0" w:space="0" w:color="auto"/>
                  </w:divBdr>
                </w:div>
                <w:div w:id="867987682">
                  <w:marLeft w:val="0"/>
                  <w:marRight w:val="0"/>
                  <w:marTop w:val="0"/>
                  <w:marBottom w:val="0"/>
                  <w:divBdr>
                    <w:top w:val="none" w:sz="0" w:space="0" w:color="auto"/>
                    <w:left w:val="none" w:sz="0" w:space="0" w:color="auto"/>
                    <w:bottom w:val="none" w:sz="0" w:space="0" w:color="auto"/>
                    <w:right w:val="none" w:sz="0" w:space="0" w:color="auto"/>
                  </w:divBdr>
                </w:div>
                <w:div w:id="868757081">
                  <w:marLeft w:val="0"/>
                  <w:marRight w:val="0"/>
                  <w:marTop w:val="0"/>
                  <w:marBottom w:val="0"/>
                  <w:divBdr>
                    <w:top w:val="none" w:sz="0" w:space="0" w:color="auto"/>
                    <w:left w:val="none" w:sz="0" w:space="0" w:color="auto"/>
                    <w:bottom w:val="none" w:sz="0" w:space="0" w:color="auto"/>
                    <w:right w:val="none" w:sz="0" w:space="0" w:color="auto"/>
                  </w:divBdr>
                </w:div>
                <w:div w:id="869298009">
                  <w:marLeft w:val="0"/>
                  <w:marRight w:val="0"/>
                  <w:marTop w:val="0"/>
                  <w:marBottom w:val="0"/>
                  <w:divBdr>
                    <w:top w:val="none" w:sz="0" w:space="0" w:color="auto"/>
                    <w:left w:val="none" w:sz="0" w:space="0" w:color="auto"/>
                    <w:bottom w:val="none" w:sz="0" w:space="0" w:color="auto"/>
                    <w:right w:val="none" w:sz="0" w:space="0" w:color="auto"/>
                  </w:divBdr>
                </w:div>
                <w:div w:id="870458917">
                  <w:marLeft w:val="0"/>
                  <w:marRight w:val="0"/>
                  <w:marTop w:val="0"/>
                  <w:marBottom w:val="0"/>
                  <w:divBdr>
                    <w:top w:val="none" w:sz="0" w:space="0" w:color="auto"/>
                    <w:left w:val="none" w:sz="0" w:space="0" w:color="auto"/>
                    <w:bottom w:val="none" w:sz="0" w:space="0" w:color="auto"/>
                    <w:right w:val="none" w:sz="0" w:space="0" w:color="auto"/>
                  </w:divBdr>
                </w:div>
                <w:div w:id="871110650">
                  <w:marLeft w:val="0"/>
                  <w:marRight w:val="0"/>
                  <w:marTop w:val="0"/>
                  <w:marBottom w:val="0"/>
                  <w:divBdr>
                    <w:top w:val="none" w:sz="0" w:space="0" w:color="auto"/>
                    <w:left w:val="none" w:sz="0" w:space="0" w:color="auto"/>
                    <w:bottom w:val="none" w:sz="0" w:space="0" w:color="auto"/>
                    <w:right w:val="none" w:sz="0" w:space="0" w:color="auto"/>
                  </w:divBdr>
                </w:div>
                <w:div w:id="871765985">
                  <w:marLeft w:val="0"/>
                  <w:marRight w:val="0"/>
                  <w:marTop w:val="0"/>
                  <w:marBottom w:val="0"/>
                  <w:divBdr>
                    <w:top w:val="none" w:sz="0" w:space="0" w:color="auto"/>
                    <w:left w:val="none" w:sz="0" w:space="0" w:color="auto"/>
                    <w:bottom w:val="none" w:sz="0" w:space="0" w:color="auto"/>
                    <w:right w:val="none" w:sz="0" w:space="0" w:color="auto"/>
                  </w:divBdr>
                </w:div>
                <w:div w:id="872230456">
                  <w:marLeft w:val="0"/>
                  <w:marRight w:val="0"/>
                  <w:marTop w:val="0"/>
                  <w:marBottom w:val="0"/>
                  <w:divBdr>
                    <w:top w:val="none" w:sz="0" w:space="0" w:color="auto"/>
                    <w:left w:val="none" w:sz="0" w:space="0" w:color="auto"/>
                    <w:bottom w:val="none" w:sz="0" w:space="0" w:color="auto"/>
                    <w:right w:val="none" w:sz="0" w:space="0" w:color="auto"/>
                  </w:divBdr>
                </w:div>
                <w:div w:id="872234026">
                  <w:marLeft w:val="0"/>
                  <w:marRight w:val="0"/>
                  <w:marTop w:val="0"/>
                  <w:marBottom w:val="0"/>
                  <w:divBdr>
                    <w:top w:val="none" w:sz="0" w:space="0" w:color="auto"/>
                    <w:left w:val="none" w:sz="0" w:space="0" w:color="auto"/>
                    <w:bottom w:val="none" w:sz="0" w:space="0" w:color="auto"/>
                    <w:right w:val="none" w:sz="0" w:space="0" w:color="auto"/>
                  </w:divBdr>
                </w:div>
                <w:div w:id="872694251">
                  <w:marLeft w:val="0"/>
                  <w:marRight w:val="0"/>
                  <w:marTop w:val="0"/>
                  <w:marBottom w:val="0"/>
                  <w:divBdr>
                    <w:top w:val="none" w:sz="0" w:space="0" w:color="auto"/>
                    <w:left w:val="none" w:sz="0" w:space="0" w:color="auto"/>
                    <w:bottom w:val="none" w:sz="0" w:space="0" w:color="auto"/>
                    <w:right w:val="none" w:sz="0" w:space="0" w:color="auto"/>
                  </w:divBdr>
                </w:div>
                <w:div w:id="874195508">
                  <w:marLeft w:val="0"/>
                  <w:marRight w:val="0"/>
                  <w:marTop w:val="0"/>
                  <w:marBottom w:val="0"/>
                  <w:divBdr>
                    <w:top w:val="none" w:sz="0" w:space="0" w:color="auto"/>
                    <w:left w:val="none" w:sz="0" w:space="0" w:color="auto"/>
                    <w:bottom w:val="none" w:sz="0" w:space="0" w:color="auto"/>
                    <w:right w:val="none" w:sz="0" w:space="0" w:color="auto"/>
                  </w:divBdr>
                </w:div>
                <w:div w:id="875968123">
                  <w:marLeft w:val="0"/>
                  <w:marRight w:val="0"/>
                  <w:marTop w:val="0"/>
                  <w:marBottom w:val="0"/>
                  <w:divBdr>
                    <w:top w:val="none" w:sz="0" w:space="0" w:color="auto"/>
                    <w:left w:val="none" w:sz="0" w:space="0" w:color="auto"/>
                    <w:bottom w:val="none" w:sz="0" w:space="0" w:color="auto"/>
                    <w:right w:val="none" w:sz="0" w:space="0" w:color="auto"/>
                  </w:divBdr>
                </w:div>
                <w:div w:id="877932601">
                  <w:marLeft w:val="0"/>
                  <w:marRight w:val="0"/>
                  <w:marTop w:val="0"/>
                  <w:marBottom w:val="0"/>
                  <w:divBdr>
                    <w:top w:val="none" w:sz="0" w:space="0" w:color="auto"/>
                    <w:left w:val="none" w:sz="0" w:space="0" w:color="auto"/>
                    <w:bottom w:val="none" w:sz="0" w:space="0" w:color="auto"/>
                    <w:right w:val="none" w:sz="0" w:space="0" w:color="auto"/>
                  </w:divBdr>
                </w:div>
                <w:div w:id="878129044">
                  <w:marLeft w:val="0"/>
                  <w:marRight w:val="0"/>
                  <w:marTop w:val="0"/>
                  <w:marBottom w:val="0"/>
                  <w:divBdr>
                    <w:top w:val="none" w:sz="0" w:space="0" w:color="auto"/>
                    <w:left w:val="none" w:sz="0" w:space="0" w:color="auto"/>
                    <w:bottom w:val="none" w:sz="0" w:space="0" w:color="auto"/>
                    <w:right w:val="none" w:sz="0" w:space="0" w:color="auto"/>
                  </w:divBdr>
                </w:div>
                <w:div w:id="878278479">
                  <w:marLeft w:val="0"/>
                  <w:marRight w:val="0"/>
                  <w:marTop w:val="0"/>
                  <w:marBottom w:val="0"/>
                  <w:divBdr>
                    <w:top w:val="none" w:sz="0" w:space="0" w:color="auto"/>
                    <w:left w:val="none" w:sz="0" w:space="0" w:color="auto"/>
                    <w:bottom w:val="none" w:sz="0" w:space="0" w:color="auto"/>
                    <w:right w:val="none" w:sz="0" w:space="0" w:color="auto"/>
                  </w:divBdr>
                </w:div>
                <w:div w:id="878322390">
                  <w:marLeft w:val="0"/>
                  <w:marRight w:val="0"/>
                  <w:marTop w:val="0"/>
                  <w:marBottom w:val="0"/>
                  <w:divBdr>
                    <w:top w:val="none" w:sz="0" w:space="0" w:color="auto"/>
                    <w:left w:val="none" w:sz="0" w:space="0" w:color="auto"/>
                    <w:bottom w:val="none" w:sz="0" w:space="0" w:color="auto"/>
                    <w:right w:val="none" w:sz="0" w:space="0" w:color="auto"/>
                  </w:divBdr>
                </w:div>
                <w:div w:id="878707287">
                  <w:marLeft w:val="0"/>
                  <w:marRight w:val="0"/>
                  <w:marTop w:val="0"/>
                  <w:marBottom w:val="0"/>
                  <w:divBdr>
                    <w:top w:val="none" w:sz="0" w:space="0" w:color="auto"/>
                    <w:left w:val="none" w:sz="0" w:space="0" w:color="auto"/>
                    <w:bottom w:val="none" w:sz="0" w:space="0" w:color="auto"/>
                    <w:right w:val="none" w:sz="0" w:space="0" w:color="auto"/>
                  </w:divBdr>
                </w:div>
                <w:div w:id="878973082">
                  <w:marLeft w:val="0"/>
                  <w:marRight w:val="0"/>
                  <w:marTop w:val="0"/>
                  <w:marBottom w:val="0"/>
                  <w:divBdr>
                    <w:top w:val="none" w:sz="0" w:space="0" w:color="auto"/>
                    <w:left w:val="none" w:sz="0" w:space="0" w:color="auto"/>
                    <w:bottom w:val="none" w:sz="0" w:space="0" w:color="auto"/>
                    <w:right w:val="none" w:sz="0" w:space="0" w:color="auto"/>
                  </w:divBdr>
                </w:div>
                <w:div w:id="880361317">
                  <w:marLeft w:val="0"/>
                  <w:marRight w:val="0"/>
                  <w:marTop w:val="0"/>
                  <w:marBottom w:val="0"/>
                  <w:divBdr>
                    <w:top w:val="none" w:sz="0" w:space="0" w:color="auto"/>
                    <w:left w:val="none" w:sz="0" w:space="0" w:color="auto"/>
                    <w:bottom w:val="none" w:sz="0" w:space="0" w:color="auto"/>
                    <w:right w:val="none" w:sz="0" w:space="0" w:color="auto"/>
                  </w:divBdr>
                </w:div>
                <w:div w:id="881329738">
                  <w:marLeft w:val="0"/>
                  <w:marRight w:val="0"/>
                  <w:marTop w:val="0"/>
                  <w:marBottom w:val="0"/>
                  <w:divBdr>
                    <w:top w:val="none" w:sz="0" w:space="0" w:color="auto"/>
                    <w:left w:val="none" w:sz="0" w:space="0" w:color="auto"/>
                    <w:bottom w:val="none" w:sz="0" w:space="0" w:color="auto"/>
                    <w:right w:val="none" w:sz="0" w:space="0" w:color="auto"/>
                  </w:divBdr>
                </w:div>
                <w:div w:id="881937622">
                  <w:marLeft w:val="0"/>
                  <w:marRight w:val="0"/>
                  <w:marTop w:val="0"/>
                  <w:marBottom w:val="0"/>
                  <w:divBdr>
                    <w:top w:val="none" w:sz="0" w:space="0" w:color="auto"/>
                    <w:left w:val="none" w:sz="0" w:space="0" w:color="auto"/>
                    <w:bottom w:val="none" w:sz="0" w:space="0" w:color="auto"/>
                    <w:right w:val="none" w:sz="0" w:space="0" w:color="auto"/>
                  </w:divBdr>
                </w:div>
                <w:div w:id="883834963">
                  <w:marLeft w:val="0"/>
                  <w:marRight w:val="0"/>
                  <w:marTop w:val="0"/>
                  <w:marBottom w:val="0"/>
                  <w:divBdr>
                    <w:top w:val="none" w:sz="0" w:space="0" w:color="auto"/>
                    <w:left w:val="none" w:sz="0" w:space="0" w:color="auto"/>
                    <w:bottom w:val="none" w:sz="0" w:space="0" w:color="auto"/>
                    <w:right w:val="none" w:sz="0" w:space="0" w:color="auto"/>
                  </w:divBdr>
                </w:div>
                <w:div w:id="885528060">
                  <w:marLeft w:val="0"/>
                  <w:marRight w:val="0"/>
                  <w:marTop w:val="0"/>
                  <w:marBottom w:val="0"/>
                  <w:divBdr>
                    <w:top w:val="none" w:sz="0" w:space="0" w:color="auto"/>
                    <w:left w:val="none" w:sz="0" w:space="0" w:color="auto"/>
                    <w:bottom w:val="none" w:sz="0" w:space="0" w:color="auto"/>
                    <w:right w:val="none" w:sz="0" w:space="0" w:color="auto"/>
                  </w:divBdr>
                </w:div>
                <w:div w:id="885795938">
                  <w:marLeft w:val="0"/>
                  <w:marRight w:val="0"/>
                  <w:marTop w:val="0"/>
                  <w:marBottom w:val="0"/>
                  <w:divBdr>
                    <w:top w:val="none" w:sz="0" w:space="0" w:color="auto"/>
                    <w:left w:val="none" w:sz="0" w:space="0" w:color="auto"/>
                    <w:bottom w:val="none" w:sz="0" w:space="0" w:color="auto"/>
                    <w:right w:val="none" w:sz="0" w:space="0" w:color="auto"/>
                  </w:divBdr>
                </w:div>
                <w:div w:id="886528255">
                  <w:marLeft w:val="0"/>
                  <w:marRight w:val="0"/>
                  <w:marTop w:val="0"/>
                  <w:marBottom w:val="0"/>
                  <w:divBdr>
                    <w:top w:val="none" w:sz="0" w:space="0" w:color="auto"/>
                    <w:left w:val="none" w:sz="0" w:space="0" w:color="auto"/>
                    <w:bottom w:val="none" w:sz="0" w:space="0" w:color="auto"/>
                    <w:right w:val="none" w:sz="0" w:space="0" w:color="auto"/>
                  </w:divBdr>
                </w:div>
                <w:div w:id="886988056">
                  <w:marLeft w:val="0"/>
                  <w:marRight w:val="0"/>
                  <w:marTop w:val="0"/>
                  <w:marBottom w:val="0"/>
                  <w:divBdr>
                    <w:top w:val="none" w:sz="0" w:space="0" w:color="auto"/>
                    <w:left w:val="none" w:sz="0" w:space="0" w:color="auto"/>
                    <w:bottom w:val="none" w:sz="0" w:space="0" w:color="auto"/>
                    <w:right w:val="none" w:sz="0" w:space="0" w:color="auto"/>
                  </w:divBdr>
                </w:div>
                <w:div w:id="886992220">
                  <w:marLeft w:val="0"/>
                  <w:marRight w:val="0"/>
                  <w:marTop w:val="0"/>
                  <w:marBottom w:val="0"/>
                  <w:divBdr>
                    <w:top w:val="none" w:sz="0" w:space="0" w:color="auto"/>
                    <w:left w:val="none" w:sz="0" w:space="0" w:color="auto"/>
                    <w:bottom w:val="none" w:sz="0" w:space="0" w:color="auto"/>
                    <w:right w:val="none" w:sz="0" w:space="0" w:color="auto"/>
                  </w:divBdr>
                </w:div>
                <w:div w:id="887379333">
                  <w:marLeft w:val="0"/>
                  <w:marRight w:val="0"/>
                  <w:marTop w:val="0"/>
                  <w:marBottom w:val="0"/>
                  <w:divBdr>
                    <w:top w:val="none" w:sz="0" w:space="0" w:color="auto"/>
                    <w:left w:val="none" w:sz="0" w:space="0" w:color="auto"/>
                    <w:bottom w:val="none" w:sz="0" w:space="0" w:color="auto"/>
                    <w:right w:val="none" w:sz="0" w:space="0" w:color="auto"/>
                  </w:divBdr>
                </w:div>
                <w:div w:id="887644481">
                  <w:marLeft w:val="0"/>
                  <w:marRight w:val="0"/>
                  <w:marTop w:val="0"/>
                  <w:marBottom w:val="0"/>
                  <w:divBdr>
                    <w:top w:val="none" w:sz="0" w:space="0" w:color="auto"/>
                    <w:left w:val="none" w:sz="0" w:space="0" w:color="auto"/>
                    <w:bottom w:val="none" w:sz="0" w:space="0" w:color="auto"/>
                    <w:right w:val="none" w:sz="0" w:space="0" w:color="auto"/>
                  </w:divBdr>
                </w:div>
                <w:div w:id="888107514">
                  <w:marLeft w:val="0"/>
                  <w:marRight w:val="0"/>
                  <w:marTop w:val="0"/>
                  <w:marBottom w:val="0"/>
                  <w:divBdr>
                    <w:top w:val="none" w:sz="0" w:space="0" w:color="auto"/>
                    <w:left w:val="none" w:sz="0" w:space="0" w:color="auto"/>
                    <w:bottom w:val="none" w:sz="0" w:space="0" w:color="auto"/>
                    <w:right w:val="none" w:sz="0" w:space="0" w:color="auto"/>
                  </w:divBdr>
                </w:div>
                <w:div w:id="889072594">
                  <w:marLeft w:val="0"/>
                  <w:marRight w:val="0"/>
                  <w:marTop w:val="0"/>
                  <w:marBottom w:val="0"/>
                  <w:divBdr>
                    <w:top w:val="none" w:sz="0" w:space="0" w:color="auto"/>
                    <w:left w:val="none" w:sz="0" w:space="0" w:color="auto"/>
                    <w:bottom w:val="none" w:sz="0" w:space="0" w:color="auto"/>
                    <w:right w:val="none" w:sz="0" w:space="0" w:color="auto"/>
                  </w:divBdr>
                </w:div>
                <w:div w:id="889614318">
                  <w:marLeft w:val="0"/>
                  <w:marRight w:val="0"/>
                  <w:marTop w:val="0"/>
                  <w:marBottom w:val="0"/>
                  <w:divBdr>
                    <w:top w:val="none" w:sz="0" w:space="0" w:color="auto"/>
                    <w:left w:val="none" w:sz="0" w:space="0" w:color="auto"/>
                    <w:bottom w:val="none" w:sz="0" w:space="0" w:color="auto"/>
                    <w:right w:val="none" w:sz="0" w:space="0" w:color="auto"/>
                  </w:divBdr>
                </w:div>
                <w:div w:id="889656979">
                  <w:marLeft w:val="0"/>
                  <w:marRight w:val="0"/>
                  <w:marTop w:val="0"/>
                  <w:marBottom w:val="0"/>
                  <w:divBdr>
                    <w:top w:val="none" w:sz="0" w:space="0" w:color="auto"/>
                    <w:left w:val="none" w:sz="0" w:space="0" w:color="auto"/>
                    <w:bottom w:val="none" w:sz="0" w:space="0" w:color="auto"/>
                    <w:right w:val="none" w:sz="0" w:space="0" w:color="auto"/>
                  </w:divBdr>
                </w:div>
                <w:div w:id="890194957">
                  <w:marLeft w:val="0"/>
                  <w:marRight w:val="0"/>
                  <w:marTop w:val="0"/>
                  <w:marBottom w:val="0"/>
                  <w:divBdr>
                    <w:top w:val="none" w:sz="0" w:space="0" w:color="auto"/>
                    <w:left w:val="none" w:sz="0" w:space="0" w:color="auto"/>
                    <w:bottom w:val="none" w:sz="0" w:space="0" w:color="auto"/>
                    <w:right w:val="none" w:sz="0" w:space="0" w:color="auto"/>
                  </w:divBdr>
                </w:div>
                <w:div w:id="891040838">
                  <w:marLeft w:val="0"/>
                  <w:marRight w:val="0"/>
                  <w:marTop w:val="0"/>
                  <w:marBottom w:val="0"/>
                  <w:divBdr>
                    <w:top w:val="none" w:sz="0" w:space="0" w:color="auto"/>
                    <w:left w:val="none" w:sz="0" w:space="0" w:color="auto"/>
                    <w:bottom w:val="none" w:sz="0" w:space="0" w:color="auto"/>
                    <w:right w:val="none" w:sz="0" w:space="0" w:color="auto"/>
                  </w:divBdr>
                </w:div>
                <w:div w:id="892619020">
                  <w:marLeft w:val="0"/>
                  <w:marRight w:val="0"/>
                  <w:marTop w:val="0"/>
                  <w:marBottom w:val="0"/>
                  <w:divBdr>
                    <w:top w:val="none" w:sz="0" w:space="0" w:color="auto"/>
                    <w:left w:val="none" w:sz="0" w:space="0" w:color="auto"/>
                    <w:bottom w:val="none" w:sz="0" w:space="0" w:color="auto"/>
                    <w:right w:val="none" w:sz="0" w:space="0" w:color="auto"/>
                  </w:divBdr>
                </w:div>
                <w:div w:id="892741879">
                  <w:marLeft w:val="0"/>
                  <w:marRight w:val="0"/>
                  <w:marTop w:val="0"/>
                  <w:marBottom w:val="0"/>
                  <w:divBdr>
                    <w:top w:val="none" w:sz="0" w:space="0" w:color="auto"/>
                    <w:left w:val="none" w:sz="0" w:space="0" w:color="auto"/>
                    <w:bottom w:val="none" w:sz="0" w:space="0" w:color="auto"/>
                    <w:right w:val="none" w:sz="0" w:space="0" w:color="auto"/>
                  </w:divBdr>
                </w:div>
                <w:div w:id="892889787">
                  <w:marLeft w:val="0"/>
                  <w:marRight w:val="0"/>
                  <w:marTop w:val="0"/>
                  <w:marBottom w:val="0"/>
                  <w:divBdr>
                    <w:top w:val="none" w:sz="0" w:space="0" w:color="auto"/>
                    <w:left w:val="none" w:sz="0" w:space="0" w:color="auto"/>
                    <w:bottom w:val="none" w:sz="0" w:space="0" w:color="auto"/>
                    <w:right w:val="none" w:sz="0" w:space="0" w:color="auto"/>
                  </w:divBdr>
                </w:div>
                <w:div w:id="895506013">
                  <w:marLeft w:val="0"/>
                  <w:marRight w:val="0"/>
                  <w:marTop w:val="0"/>
                  <w:marBottom w:val="0"/>
                  <w:divBdr>
                    <w:top w:val="none" w:sz="0" w:space="0" w:color="auto"/>
                    <w:left w:val="none" w:sz="0" w:space="0" w:color="auto"/>
                    <w:bottom w:val="none" w:sz="0" w:space="0" w:color="auto"/>
                    <w:right w:val="none" w:sz="0" w:space="0" w:color="auto"/>
                  </w:divBdr>
                </w:div>
                <w:div w:id="895822126">
                  <w:marLeft w:val="0"/>
                  <w:marRight w:val="0"/>
                  <w:marTop w:val="0"/>
                  <w:marBottom w:val="0"/>
                  <w:divBdr>
                    <w:top w:val="none" w:sz="0" w:space="0" w:color="auto"/>
                    <w:left w:val="none" w:sz="0" w:space="0" w:color="auto"/>
                    <w:bottom w:val="none" w:sz="0" w:space="0" w:color="auto"/>
                    <w:right w:val="none" w:sz="0" w:space="0" w:color="auto"/>
                  </w:divBdr>
                </w:div>
                <w:div w:id="896210321">
                  <w:marLeft w:val="0"/>
                  <w:marRight w:val="0"/>
                  <w:marTop w:val="0"/>
                  <w:marBottom w:val="0"/>
                  <w:divBdr>
                    <w:top w:val="none" w:sz="0" w:space="0" w:color="auto"/>
                    <w:left w:val="none" w:sz="0" w:space="0" w:color="auto"/>
                    <w:bottom w:val="none" w:sz="0" w:space="0" w:color="auto"/>
                    <w:right w:val="none" w:sz="0" w:space="0" w:color="auto"/>
                  </w:divBdr>
                </w:div>
                <w:div w:id="896670210">
                  <w:marLeft w:val="0"/>
                  <w:marRight w:val="0"/>
                  <w:marTop w:val="0"/>
                  <w:marBottom w:val="0"/>
                  <w:divBdr>
                    <w:top w:val="none" w:sz="0" w:space="0" w:color="auto"/>
                    <w:left w:val="none" w:sz="0" w:space="0" w:color="auto"/>
                    <w:bottom w:val="none" w:sz="0" w:space="0" w:color="auto"/>
                    <w:right w:val="none" w:sz="0" w:space="0" w:color="auto"/>
                  </w:divBdr>
                </w:div>
                <w:div w:id="897471762">
                  <w:marLeft w:val="0"/>
                  <w:marRight w:val="0"/>
                  <w:marTop w:val="0"/>
                  <w:marBottom w:val="0"/>
                  <w:divBdr>
                    <w:top w:val="none" w:sz="0" w:space="0" w:color="auto"/>
                    <w:left w:val="none" w:sz="0" w:space="0" w:color="auto"/>
                    <w:bottom w:val="none" w:sz="0" w:space="0" w:color="auto"/>
                    <w:right w:val="none" w:sz="0" w:space="0" w:color="auto"/>
                  </w:divBdr>
                </w:div>
                <w:div w:id="898129512">
                  <w:marLeft w:val="0"/>
                  <w:marRight w:val="0"/>
                  <w:marTop w:val="0"/>
                  <w:marBottom w:val="0"/>
                  <w:divBdr>
                    <w:top w:val="none" w:sz="0" w:space="0" w:color="auto"/>
                    <w:left w:val="none" w:sz="0" w:space="0" w:color="auto"/>
                    <w:bottom w:val="none" w:sz="0" w:space="0" w:color="auto"/>
                    <w:right w:val="none" w:sz="0" w:space="0" w:color="auto"/>
                  </w:divBdr>
                </w:div>
                <w:div w:id="898131428">
                  <w:marLeft w:val="0"/>
                  <w:marRight w:val="0"/>
                  <w:marTop w:val="0"/>
                  <w:marBottom w:val="0"/>
                  <w:divBdr>
                    <w:top w:val="none" w:sz="0" w:space="0" w:color="auto"/>
                    <w:left w:val="none" w:sz="0" w:space="0" w:color="auto"/>
                    <w:bottom w:val="none" w:sz="0" w:space="0" w:color="auto"/>
                    <w:right w:val="none" w:sz="0" w:space="0" w:color="auto"/>
                  </w:divBdr>
                </w:div>
                <w:div w:id="898322090">
                  <w:marLeft w:val="0"/>
                  <w:marRight w:val="0"/>
                  <w:marTop w:val="0"/>
                  <w:marBottom w:val="0"/>
                  <w:divBdr>
                    <w:top w:val="none" w:sz="0" w:space="0" w:color="auto"/>
                    <w:left w:val="none" w:sz="0" w:space="0" w:color="auto"/>
                    <w:bottom w:val="none" w:sz="0" w:space="0" w:color="auto"/>
                    <w:right w:val="none" w:sz="0" w:space="0" w:color="auto"/>
                  </w:divBdr>
                </w:div>
                <w:div w:id="899285117">
                  <w:marLeft w:val="0"/>
                  <w:marRight w:val="0"/>
                  <w:marTop w:val="0"/>
                  <w:marBottom w:val="0"/>
                  <w:divBdr>
                    <w:top w:val="none" w:sz="0" w:space="0" w:color="auto"/>
                    <w:left w:val="none" w:sz="0" w:space="0" w:color="auto"/>
                    <w:bottom w:val="none" w:sz="0" w:space="0" w:color="auto"/>
                    <w:right w:val="none" w:sz="0" w:space="0" w:color="auto"/>
                  </w:divBdr>
                </w:div>
                <w:div w:id="900363217">
                  <w:marLeft w:val="0"/>
                  <w:marRight w:val="0"/>
                  <w:marTop w:val="0"/>
                  <w:marBottom w:val="0"/>
                  <w:divBdr>
                    <w:top w:val="none" w:sz="0" w:space="0" w:color="auto"/>
                    <w:left w:val="none" w:sz="0" w:space="0" w:color="auto"/>
                    <w:bottom w:val="none" w:sz="0" w:space="0" w:color="auto"/>
                    <w:right w:val="none" w:sz="0" w:space="0" w:color="auto"/>
                  </w:divBdr>
                </w:div>
                <w:div w:id="901796718">
                  <w:marLeft w:val="0"/>
                  <w:marRight w:val="0"/>
                  <w:marTop w:val="0"/>
                  <w:marBottom w:val="0"/>
                  <w:divBdr>
                    <w:top w:val="none" w:sz="0" w:space="0" w:color="auto"/>
                    <w:left w:val="none" w:sz="0" w:space="0" w:color="auto"/>
                    <w:bottom w:val="none" w:sz="0" w:space="0" w:color="auto"/>
                    <w:right w:val="none" w:sz="0" w:space="0" w:color="auto"/>
                  </w:divBdr>
                </w:div>
                <w:div w:id="902329400">
                  <w:marLeft w:val="0"/>
                  <w:marRight w:val="0"/>
                  <w:marTop w:val="0"/>
                  <w:marBottom w:val="0"/>
                  <w:divBdr>
                    <w:top w:val="none" w:sz="0" w:space="0" w:color="auto"/>
                    <w:left w:val="none" w:sz="0" w:space="0" w:color="auto"/>
                    <w:bottom w:val="none" w:sz="0" w:space="0" w:color="auto"/>
                    <w:right w:val="none" w:sz="0" w:space="0" w:color="auto"/>
                  </w:divBdr>
                </w:div>
                <w:div w:id="902570959">
                  <w:marLeft w:val="0"/>
                  <w:marRight w:val="0"/>
                  <w:marTop w:val="0"/>
                  <w:marBottom w:val="0"/>
                  <w:divBdr>
                    <w:top w:val="none" w:sz="0" w:space="0" w:color="auto"/>
                    <w:left w:val="none" w:sz="0" w:space="0" w:color="auto"/>
                    <w:bottom w:val="none" w:sz="0" w:space="0" w:color="auto"/>
                    <w:right w:val="none" w:sz="0" w:space="0" w:color="auto"/>
                  </w:divBdr>
                </w:div>
                <w:div w:id="902719415">
                  <w:marLeft w:val="0"/>
                  <w:marRight w:val="0"/>
                  <w:marTop w:val="0"/>
                  <w:marBottom w:val="0"/>
                  <w:divBdr>
                    <w:top w:val="none" w:sz="0" w:space="0" w:color="auto"/>
                    <w:left w:val="none" w:sz="0" w:space="0" w:color="auto"/>
                    <w:bottom w:val="none" w:sz="0" w:space="0" w:color="auto"/>
                    <w:right w:val="none" w:sz="0" w:space="0" w:color="auto"/>
                  </w:divBdr>
                </w:div>
                <w:div w:id="902911890">
                  <w:marLeft w:val="0"/>
                  <w:marRight w:val="0"/>
                  <w:marTop w:val="0"/>
                  <w:marBottom w:val="0"/>
                  <w:divBdr>
                    <w:top w:val="none" w:sz="0" w:space="0" w:color="auto"/>
                    <w:left w:val="none" w:sz="0" w:space="0" w:color="auto"/>
                    <w:bottom w:val="none" w:sz="0" w:space="0" w:color="auto"/>
                    <w:right w:val="none" w:sz="0" w:space="0" w:color="auto"/>
                  </w:divBdr>
                </w:div>
                <w:div w:id="902956397">
                  <w:marLeft w:val="0"/>
                  <w:marRight w:val="0"/>
                  <w:marTop w:val="0"/>
                  <w:marBottom w:val="0"/>
                  <w:divBdr>
                    <w:top w:val="none" w:sz="0" w:space="0" w:color="auto"/>
                    <w:left w:val="none" w:sz="0" w:space="0" w:color="auto"/>
                    <w:bottom w:val="none" w:sz="0" w:space="0" w:color="auto"/>
                    <w:right w:val="none" w:sz="0" w:space="0" w:color="auto"/>
                  </w:divBdr>
                </w:div>
                <w:div w:id="903174238">
                  <w:marLeft w:val="0"/>
                  <w:marRight w:val="0"/>
                  <w:marTop w:val="0"/>
                  <w:marBottom w:val="0"/>
                  <w:divBdr>
                    <w:top w:val="none" w:sz="0" w:space="0" w:color="auto"/>
                    <w:left w:val="none" w:sz="0" w:space="0" w:color="auto"/>
                    <w:bottom w:val="none" w:sz="0" w:space="0" w:color="auto"/>
                    <w:right w:val="none" w:sz="0" w:space="0" w:color="auto"/>
                  </w:divBdr>
                </w:div>
                <w:div w:id="903220129">
                  <w:marLeft w:val="0"/>
                  <w:marRight w:val="0"/>
                  <w:marTop w:val="0"/>
                  <w:marBottom w:val="0"/>
                  <w:divBdr>
                    <w:top w:val="none" w:sz="0" w:space="0" w:color="auto"/>
                    <w:left w:val="none" w:sz="0" w:space="0" w:color="auto"/>
                    <w:bottom w:val="none" w:sz="0" w:space="0" w:color="auto"/>
                    <w:right w:val="none" w:sz="0" w:space="0" w:color="auto"/>
                  </w:divBdr>
                </w:div>
                <w:div w:id="905144357">
                  <w:marLeft w:val="0"/>
                  <w:marRight w:val="0"/>
                  <w:marTop w:val="0"/>
                  <w:marBottom w:val="0"/>
                  <w:divBdr>
                    <w:top w:val="none" w:sz="0" w:space="0" w:color="auto"/>
                    <w:left w:val="none" w:sz="0" w:space="0" w:color="auto"/>
                    <w:bottom w:val="none" w:sz="0" w:space="0" w:color="auto"/>
                    <w:right w:val="none" w:sz="0" w:space="0" w:color="auto"/>
                  </w:divBdr>
                </w:div>
                <w:div w:id="905728984">
                  <w:marLeft w:val="0"/>
                  <w:marRight w:val="0"/>
                  <w:marTop w:val="0"/>
                  <w:marBottom w:val="0"/>
                  <w:divBdr>
                    <w:top w:val="none" w:sz="0" w:space="0" w:color="auto"/>
                    <w:left w:val="none" w:sz="0" w:space="0" w:color="auto"/>
                    <w:bottom w:val="none" w:sz="0" w:space="0" w:color="auto"/>
                    <w:right w:val="none" w:sz="0" w:space="0" w:color="auto"/>
                  </w:divBdr>
                </w:div>
                <w:div w:id="906644671">
                  <w:marLeft w:val="0"/>
                  <w:marRight w:val="0"/>
                  <w:marTop w:val="0"/>
                  <w:marBottom w:val="0"/>
                  <w:divBdr>
                    <w:top w:val="none" w:sz="0" w:space="0" w:color="auto"/>
                    <w:left w:val="none" w:sz="0" w:space="0" w:color="auto"/>
                    <w:bottom w:val="none" w:sz="0" w:space="0" w:color="auto"/>
                    <w:right w:val="none" w:sz="0" w:space="0" w:color="auto"/>
                  </w:divBdr>
                </w:div>
                <w:div w:id="906964080">
                  <w:marLeft w:val="0"/>
                  <w:marRight w:val="0"/>
                  <w:marTop w:val="0"/>
                  <w:marBottom w:val="0"/>
                  <w:divBdr>
                    <w:top w:val="none" w:sz="0" w:space="0" w:color="auto"/>
                    <w:left w:val="none" w:sz="0" w:space="0" w:color="auto"/>
                    <w:bottom w:val="none" w:sz="0" w:space="0" w:color="auto"/>
                    <w:right w:val="none" w:sz="0" w:space="0" w:color="auto"/>
                  </w:divBdr>
                </w:div>
                <w:div w:id="907763607">
                  <w:marLeft w:val="0"/>
                  <w:marRight w:val="0"/>
                  <w:marTop w:val="0"/>
                  <w:marBottom w:val="0"/>
                  <w:divBdr>
                    <w:top w:val="none" w:sz="0" w:space="0" w:color="auto"/>
                    <w:left w:val="none" w:sz="0" w:space="0" w:color="auto"/>
                    <w:bottom w:val="none" w:sz="0" w:space="0" w:color="auto"/>
                    <w:right w:val="none" w:sz="0" w:space="0" w:color="auto"/>
                  </w:divBdr>
                </w:div>
                <w:div w:id="908030413">
                  <w:marLeft w:val="0"/>
                  <w:marRight w:val="0"/>
                  <w:marTop w:val="0"/>
                  <w:marBottom w:val="0"/>
                  <w:divBdr>
                    <w:top w:val="none" w:sz="0" w:space="0" w:color="auto"/>
                    <w:left w:val="none" w:sz="0" w:space="0" w:color="auto"/>
                    <w:bottom w:val="none" w:sz="0" w:space="0" w:color="auto"/>
                    <w:right w:val="none" w:sz="0" w:space="0" w:color="auto"/>
                  </w:divBdr>
                </w:div>
                <w:div w:id="908734176">
                  <w:marLeft w:val="0"/>
                  <w:marRight w:val="0"/>
                  <w:marTop w:val="0"/>
                  <w:marBottom w:val="0"/>
                  <w:divBdr>
                    <w:top w:val="none" w:sz="0" w:space="0" w:color="auto"/>
                    <w:left w:val="none" w:sz="0" w:space="0" w:color="auto"/>
                    <w:bottom w:val="none" w:sz="0" w:space="0" w:color="auto"/>
                    <w:right w:val="none" w:sz="0" w:space="0" w:color="auto"/>
                  </w:divBdr>
                </w:div>
                <w:div w:id="909928232">
                  <w:marLeft w:val="0"/>
                  <w:marRight w:val="0"/>
                  <w:marTop w:val="0"/>
                  <w:marBottom w:val="0"/>
                  <w:divBdr>
                    <w:top w:val="none" w:sz="0" w:space="0" w:color="auto"/>
                    <w:left w:val="none" w:sz="0" w:space="0" w:color="auto"/>
                    <w:bottom w:val="none" w:sz="0" w:space="0" w:color="auto"/>
                    <w:right w:val="none" w:sz="0" w:space="0" w:color="auto"/>
                  </w:divBdr>
                </w:div>
                <w:div w:id="911231372">
                  <w:marLeft w:val="0"/>
                  <w:marRight w:val="0"/>
                  <w:marTop w:val="0"/>
                  <w:marBottom w:val="0"/>
                  <w:divBdr>
                    <w:top w:val="none" w:sz="0" w:space="0" w:color="auto"/>
                    <w:left w:val="none" w:sz="0" w:space="0" w:color="auto"/>
                    <w:bottom w:val="none" w:sz="0" w:space="0" w:color="auto"/>
                    <w:right w:val="none" w:sz="0" w:space="0" w:color="auto"/>
                  </w:divBdr>
                </w:div>
                <w:div w:id="911354113">
                  <w:marLeft w:val="0"/>
                  <w:marRight w:val="0"/>
                  <w:marTop w:val="0"/>
                  <w:marBottom w:val="0"/>
                  <w:divBdr>
                    <w:top w:val="none" w:sz="0" w:space="0" w:color="auto"/>
                    <w:left w:val="none" w:sz="0" w:space="0" w:color="auto"/>
                    <w:bottom w:val="none" w:sz="0" w:space="0" w:color="auto"/>
                    <w:right w:val="none" w:sz="0" w:space="0" w:color="auto"/>
                  </w:divBdr>
                </w:div>
                <w:div w:id="911429481">
                  <w:marLeft w:val="0"/>
                  <w:marRight w:val="0"/>
                  <w:marTop w:val="0"/>
                  <w:marBottom w:val="0"/>
                  <w:divBdr>
                    <w:top w:val="none" w:sz="0" w:space="0" w:color="auto"/>
                    <w:left w:val="none" w:sz="0" w:space="0" w:color="auto"/>
                    <w:bottom w:val="none" w:sz="0" w:space="0" w:color="auto"/>
                    <w:right w:val="none" w:sz="0" w:space="0" w:color="auto"/>
                  </w:divBdr>
                </w:div>
                <w:div w:id="911618036">
                  <w:marLeft w:val="0"/>
                  <w:marRight w:val="0"/>
                  <w:marTop w:val="0"/>
                  <w:marBottom w:val="0"/>
                  <w:divBdr>
                    <w:top w:val="none" w:sz="0" w:space="0" w:color="auto"/>
                    <w:left w:val="none" w:sz="0" w:space="0" w:color="auto"/>
                    <w:bottom w:val="none" w:sz="0" w:space="0" w:color="auto"/>
                    <w:right w:val="none" w:sz="0" w:space="0" w:color="auto"/>
                  </w:divBdr>
                </w:div>
                <w:div w:id="912198154">
                  <w:marLeft w:val="0"/>
                  <w:marRight w:val="0"/>
                  <w:marTop w:val="0"/>
                  <w:marBottom w:val="0"/>
                  <w:divBdr>
                    <w:top w:val="none" w:sz="0" w:space="0" w:color="auto"/>
                    <w:left w:val="none" w:sz="0" w:space="0" w:color="auto"/>
                    <w:bottom w:val="none" w:sz="0" w:space="0" w:color="auto"/>
                    <w:right w:val="none" w:sz="0" w:space="0" w:color="auto"/>
                  </w:divBdr>
                </w:div>
                <w:div w:id="912471793">
                  <w:marLeft w:val="0"/>
                  <w:marRight w:val="0"/>
                  <w:marTop w:val="0"/>
                  <w:marBottom w:val="0"/>
                  <w:divBdr>
                    <w:top w:val="none" w:sz="0" w:space="0" w:color="auto"/>
                    <w:left w:val="none" w:sz="0" w:space="0" w:color="auto"/>
                    <w:bottom w:val="none" w:sz="0" w:space="0" w:color="auto"/>
                    <w:right w:val="none" w:sz="0" w:space="0" w:color="auto"/>
                  </w:divBdr>
                </w:div>
                <w:div w:id="912740940">
                  <w:marLeft w:val="0"/>
                  <w:marRight w:val="0"/>
                  <w:marTop w:val="0"/>
                  <w:marBottom w:val="0"/>
                  <w:divBdr>
                    <w:top w:val="none" w:sz="0" w:space="0" w:color="auto"/>
                    <w:left w:val="none" w:sz="0" w:space="0" w:color="auto"/>
                    <w:bottom w:val="none" w:sz="0" w:space="0" w:color="auto"/>
                    <w:right w:val="none" w:sz="0" w:space="0" w:color="auto"/>
                  </w:divBdr>
                </w:div>
                <w:div w:id="913517266">
                  <w:marLeft w:val="0"/>
                  <w:marRight w:val="0"/>
                  <w:marTop w:val="0"/>
                  <w:marBottom w:val="0"/>
                  <w:divBdr>
                    <w:top w:val="none" w:sz="0" w:space="0" w:color="auto"/>
                    <w:left w:val="none" w:sz="0" w:space="0" w:color="auto"/>
                    <w:bottom w:val="none" w:sz="0" w:space="0" w:color="auto"/>
                    <w:right w:val="none" w:sz="0" w:space="0" w:color="auto"/>
                  </w:divBdr>
                </w:div>
                <w:div w:id="913855185">
                  <w:marLeft w:val="0"/>
                  <w:marRight w:val="0"/>
                  <w:marTop w:val="0"/>
                  <w:marBottom w:val="0"/>
                  <w:divBdr>
                    <w:top w:val="none" w:sz="0" w:space="0" w:color="auto"/>
                    <w:left w:val="none" w:sz="0" w:space="0" w:color="auto"/>
                    <w:bottom w:val="none" w:sz="0" w:space="0" w:color="auto"/>
                    <w:right w:val="none" w:sz="0" w:space="0" w:color="auto"/>
                  </w:divBdr>
                </w:div>
                <w:div w:id="916397754">
                  <w:marLeft w:val="0"/>
                  <w:marRight w:val="0"/>
                  <w:marTop w:val="0"/>
                  <w:marBottom w:val="0"/>
                  <w:divBdr>
                    <w:top w:val="none" w:sz="0" w:space="0" w:color="auto"/>
                    <w:left w:val="none" w:sz="0" w:space="0" w:color="auto"/>
                    <w:bottom w:val="none" w:sz="0" w:space="0" w:color="auto"/>
                    <w:right w:val="none" w:sz="0" w:space="0" w:color="auto"/>
                  </w:divBdr>
                </w:div>
                <w:div w:id="916938448">
                  <w:marLeft w:val="0"/>
                  <w:marRight w:val="0"/>
                  <w:marTop w:val="0"/>
                  <w:marBottom w:val="0"/>
                  <w:divBdr>
                    <w:top w:val="none" w:sz="0" w:space="0" w:color="auto"/>
                    <w:left w:val="none" w:sz="0" w:space="0" w:color="auto"/>
                    <w:bottom w:val="none" w:sz="0" w:space="0" w:color="auto"/>
                    <w:right w:val="none" w:sz="0" w:space="0" w:color="auto"/>
                  </w:divBdr>
                </w:div>
                <w:div w:id="917251583">
                  <w:marLeft w:val="0"/>
                  <w:marRight w:val="0"/>
                  <w:marTop w:val="0"/>
                  <w:marBottom w:val="0"/>
                  <w:divBdr>
                    <w:top w:val="none" w:sz="0" w:space="0" w:color="auto"/>
                    <w:left w:val="none" w:sz="0" w:space="0" w:color="auto"/>
                    <w:bottom w:val="none" w:sz="0" w:space="0" w:color="auto"/>
                    <w:right w:val="none" w:sz="0" w:space="0" w:color="auto"/>
                  </w:divBdr>
                </w:div>
                <w:div w:id="918639734">
                  <w:marLeft w:val="0"/>
                  <w:marRight w:val="0"/>
                  <w:marTop w:val="0"/>
                  <w:marBottom w:val="0"/>
                  <w:divBdr>
                    <w:top w:val="none" w:sz="0" w:space="0" w:color="auto"/>
                    <w:left w:val="none" w:sz="0" w:space="0" w:color="auto"/>
                    <w:bottom w:val="none" w:sz="0" w:space="0" w:color="auto"/>
                    <w:right w:val="none" w:sz="0" w:space="0" w:color="auto"/>
                  </w:divBdr>
                </w:div>
                <w:div w:id="918712362">
                  <w:marLeft w:val="0"/>
                  <w:marRight w:val="0"/>
                  <w:marTop w:val="0"/>
                  <w:marBottom w:val="0"/>
                  <w:divBdr>
                    <w:top w:val="none" w:sz="0" w:space="0" w:color="auto"/>
                    <w:left w:val="none" w:sz="0" w:space="0" w:color="auto"/>
                    <w:bottom w:val="none" w:sz="0" w:space="0" w:color="auto"/>
                    <w:right w:val="none" w:sz="0" w:space="0" w:color="auto"/>
                  </w:divBdr>
                </w:div>
                <w:div w:id="918755553">
                  <w:marLeft w:val="0"/>
                  <w:marRight w:val="0"/>
                  <w:marTop w:val="0"/>
                  <w:marBottom w:val="0"/>
                  <w:divBdr>
                    <w:top w:val="none" w:sz="0" w:space="0" w:color="auto"/>
                    <w:left w:val="none" w:sz="0" w:space="0" w:color="auto"/>
                    <w:bottom w:val="none" w:sz="0" w:space="0" w:color="auto"/>
                    <w:right w:val="none" w:sz="0" w:space="0" w:color="auto"/>
                  </w:divBdr>
                </w:div>
                <w:div w:id="919874076">
                  <w:marLeft w:val="0"/>
                  <w:marRight w:val="0"/>
                  <w:marTop w:val="0"/>
                  <w:marBottom w:val="0"/>
                  <w:divBdr>
                    <w:top w:val="none" w:sz="0" w:space="0" w:color="auto"/>
                    <w:left w:val="none" w:sz="0" w:space="0" w:color="auto"/>
                    <w:bottom w:val="none" w:sz="0" w:space="0" w:color="auto"/>
                    <w:right w:val="none" w:sz="0" w:space="0" w:color="auto"/>
                  </w:divBdr>
                </w:div>
                <w:div w:id="920021864">
                  <w:marLeft w:val="0"/>
                  <w:marRight w:val="0"/>
                  <w:marTop w:val="0"/>
                  <w:marBottom w:val="0"/>
                  <w:divBdr>
                    <w:top w:val="none" w:sz="0" w:space="0" w:color="auto"/>
                    <w:left w:val="none" w:sz="0" w:space="0" w:color="auto"/>
                    <w:bottom w:val="none" w:sz="0" w:space="0" w:color="auto"/>
                    <w:right w:val="none" w:sz="0" w:space="0" w:color="auto"/>
                  </w:divBdr>
                </w:div>
                <w:div w:id="921183589">
                  <w:marLeft w:val="0"/>
                  <w:marRight w:val="0"/>
                  <w:marTop w:val="0"/>
                  <w:marBottom w:val="0"/>
                  <w:divBdr>
                    <w:top w:val="none" w:sz="0" w:space="0" w:color="auto"/>
                    <w:left w:val="none" w:sz="0" w:space="0" w:color="auto"/>
                    <w:bottom w:val="none" w:sz="0" w:space="0" w:color="auto"/>
                    <w:right w:val="none" w:sz="0" w:space="0" w:color="auto"/>
                  </w:divBdr>
                </w:div>
                <w:div w:id="921331952">
                  <w:marLeft w:val="0"/>
                  <w:marRight w:val="0"/>
                  <w:marTop w:val="0"/>
                  <w:marBottom w:val="0"/>
                  <w:divBdr>
                    <w:top w:val="none" w:sz="0" w:space="0" w:color="auto"/>
                    <w:left w:val="none" w:sz="0" w:space="0" w:color="auto"/>
                    <w:bottom w:val="none" w:sz="0" w:space="0" w:color="auto"/>
                    <w:right w:val="none" w:sz="0" w:space="0" w:color="auto"/>
                  </w:divBdr>
                </w:div>
                <w:div w:id="921446804">
                  <w:marLeft w:val="0"/>
                  <w:marRight w:val="0"/>
                  <w:marTop w:val="0"/>
                  <w:marBottom w:val="0"/>
                  <w:divBdr>
                    <w:top w:val="none" w:sz="0" w:space="0" w:color="auto"/>
                    <w:left w:val="none" w:sz="0" w:space="0" w:color="auto"/>
                    <w:bottom w:val="none" w:sz="0" w:space="0" w:color="auto"/>
                    <w:right w:val="none" w:sz="0" w:space="0" w:color="auto"/>
                  </w:divBdr>
                </w:div>
                <w:div w:id="923337928">
                  <w:marLeft w:val="0"/>
                  <w:marRight w:val="0"/>
                  <w:marTop w:val="0"/>
                  <w:marBottom w:val="0"/>
                  <w:divBdr>
                    <w:top w:val="none" w:sz="0" w:space="0" w:color="auto"/>
                    <w:left w:val="none" w:sz="0" w:space="0" w:color="auto"/>
                    <w:bottom w:val="none" w:sz="0" w:space="0" w:color="auto"/>
                    <w:right w:val="none" w:sz="0" w:space="0" w:color="auto"/>
                  </w:divBdr>
                </w:div>
                <w:div w:id="924068392">
                  <w:marLeft w:val="0"/>
                  <w:marRight w:val="0"/>
                  <w:marTop w:val="0"/>
                  <w:marBottom w:val="0"/>
                  <w:divBdr>
                    <w:top w:val="none" w:sz="0" w:space="0" w:color="auto"/>
                    <w:left w:val="none" w:sz="0" w:space="0" w:color="auto"/>
                    <w:bottom w:val="none" w:sz="0" w:space="0" w:color="auto"/>
                    <w:right w:val="none" w:sz="0" w:space="0" w:color="auto"/>
                  </w:divBdr>
                </w:div>
                <w:div w:id="924150282">
                  <w:marLeft w:val="0"/>
                  <w:marRight w:val="0"/>
                  <w:marTop w:val="0"/>
                  <w:marBottom w:val="0"/>
                  <w:divBdr>
                    <w:top w:val="none" w:sz="0" w:space="0" w:color="auto"/>
                    <w:left w:val="none" w:sz="0" w:space="0" w:color="auto"/>
                    <w:bottom w:val="none" w:sz="0" w:space="0" w:color="auto"/>
                    <w:right w:val="none" w:sz="0" w:space="0" w:color="auto"/>
                  </w:divBdr>
                </w:div>
                <w:div w:id="924613751">
                  <w:marLeft w:val="0"/>
                  <w:marRight w:val="0"/>
                  <w:marTop w:val="0"/>
                  <w:marBottom w:val="0"/>
                  <w:divBdr>
                    <w:top w:val="none" w:sz="0" w:space="0" w:color="auto"/>
                    <w:left w:val="none" w:sz="0" w:space="0" w:color="auto"/>
                    <w:bottom w:val="none" w:sz="0" w:space="0" w:color="auto"/>
                    <w:right w:val="none" w:sz="0" w:space="0" w:color="auto"/>
                  </w:divBdr>
                </w:div>
                <w:div w:id="924798432">
                  <w:marLeft w:val="0"/>
                  <w:marRight w:val="0"/>
                  <w:marTop w:val="0"/>
                  <w:marBottom w:val="0"/>
                  <w:divBdr>
                    <w:top w:val="none" w:sz="0" w:space="0" w:color="auto"/>
                    <w:left w:val="none" w:sz="0" w:space="0" w:color="auto"/>
                    <w:bottom w:val="none" w:sz="0" w:space="0" w:color="auto"/>
                    <w:right w:val="none" w:sz="0" w:space="0" w:color="auto"/>
                  </w:divBdr>
                </w:div>
                <w:div w:id="925306816">
                  <w:marLeft w:val="0"/>
                  <w:marRight w:val="0"/>
                  <w:marTop w:val="0"/>
                  <w:marBottom w:val="0"/>
                  <w:divBdr>
                    <w:top w:val="none" w:sz="0" w:space="0" w:color="auto"/>
                    <w:left w:val="none" w:sz="0" w:space="0" w:color="auto"/>
                    <w:bottom w:val="none" w:sz="0" w:space="0" w:color="auto"/>
                    <w:right w:val="none" w:sz="0" w:space="0" w:color="auto"/>
                  </w:divBdr>
                </w:div>
                <w:div w:id="925920375">
                  <w:marLeft w:val="0"/>
                  <w:marRight w:val="0"/>
                  <w:marTop w:val="0"/>
                  <w:marBottom w:val="0"/>
                  <w:divBdr>
                    <w:top w:val="none" w:sz="0" w:space="0" w:color="auto"/>
                    <w:left w:val="none" w:sz="0" w:space="0" w:color="auto"/>
                    <w:bottom w:val="none" w:sz="0" w:space="0" w:color="auto"/>
                    <w:right w:val="none" w:sz="0" w:space="0" w:color="auto"/>
                  </w:divBdr>
                </w:div>
                <w:div w:id="926154808">
                  <w:marLeft w:val="0"/>
                  <w:marRight w:val="0"/>
                  <w:marTop w:val="0"/>
                  <w:marBottom w:val="0"/>
                  <w:divBdr>
                    <w:top w:val="none" w:sz="0" w:space="0" w:color="auto"/>
                    <w:left w:val="none" w:sz="0" w:space="0" w:color="auto"/>
                    <w:bottom w:val="none" w:sz="0" w:space="0" w:color="auto"/>
                    <w:right w:val="none" w:sz="0" w:space="0" w:color="auto"/>
                  </w:divBdr>
                </w:div>
                <w:div w:id="926693661">
                  <w:marLeft w:val="0"/>
                  <w:marRight w:val="0"/>
                  <w:marTop w:val="0"/>
                  <w:marBottom w:val="0"/>
                  <w:divBdr>
                    <w:top w:val="none" w:sz="0" w:space="0" w:color="auto"/>
                    <w:left w:val="none" w:sz="0" w:space="0" w:color="auto"/>
                    <w:bottom w:val="none" w:sz="0" w:space="0" w:color="auto"/>
                    <w:right w:val="none" w:sz="0" w:space="0" w:color="auto"/>
                  </w:divBdr>
                </w:div>
                <w:div w:id="926887694">
                  <w:marLeft w:val="0"/>
                  <w:marRight w:val="0"/>
                  <w:marTop w:val="0"/>
                  <w:marBottom w:val="0"/>
                  <w:divBdr>
                    <w:top w:val="none" w:sz="0" w:space="0" w:color="auto"/>
                    <w:left w:val="none" w:sz="0" w:space="0" w:color="auto"/>
                    <w:bottom w:val="none" w:sz="0" w:space="0" w:color="auto"/>
                    <w:right w:val="none" w:sz="0" w:space="0" w:color="auto"/>
                  </w:divBdr>
                </w:div>
                <w:div w:id="927344238">
                  <w:marLeft w:val="0"/>
                  <w:marRight w:val="0"/>
                  <w:marTop w:val="0"/>
                  <w:marBottom w:val="0"/>
                  <w:divBdr>
                    <w:top w:val="none" w:sz="0" w:space="0" w:color="auto"/>
                    <w:left w:val="none" w:sz="0" w:space="0" w:color="auto"/>
                    <w:bottom w:val="none" w:sz="0" w:space="0" w:color="auto"/>
                    <w:right w:val="none" w:sz="0" w:space="0" w:color="auto"/>
                  </w:divBdr>
                </w:div>
                <w:div w:id="927737187">
                  <w:marLeft w:val="0"/>
                  <w:marRight w:val="0"/>
                  <w:marTop w:val="0"/>
                  <w:marBottom w:val="0"/>
                  <w:divBdr>
                    <w:top w:val="none" w:sz="0" w:space="0" w:color="auto"/>
                    <w:left w:val="none" w:sz="0" w:space="0" w:color="auto"/>
                    <w:bottom w:val="none" w:sz="0" w:space="0" w:color="auto"/>
                    <w:right w:val="none" w:sz="0" w:space="0" w:color="auto"/>
                  </w:divBdr>
                </w:div>
                <w:div w:id="927932633">
                  <w:marLeft w:val="0"/>
                  <w:marRight w:val="0"/>
                  <w:marTop w:val="0"/>
                  <w:marBottom w:val="0"/>
                  <w:divBdr>
                    <w:top w:val="none" w:sz="0" w:space="0" w:color="auto"/>
                    <w:left w:val="none" w:sz="0" w:space="0" w:color="auto"/>
                    <w:bottom w:val="none" w:sz="0" w:space="0" w:color="auto"/>
                    <w:right w:val="none" w:sz="0" w:space="0" w:color="auto"/>
                  </w:divBdr>
                </w:div>
                <w:div w:id="928149613">
                  <w:marLeft w:val="0"/>
                  <w:marRight w:val="0"/>
                  <w:marTop w:val="0"/>
                  <w:marBottom w:val="0"/>
                  <w:divBdr>
                    <w:top w:val="none" w:sz="0" w:space="0" w:color="auto"/>
                    <w:left w:val="none" w:sz="0" w:space="0" w:color="auto"/>
                    <w:bottom w:val="none" w:sz="0" w:space="0" w:color="auto"/>
                    <w:right w:val="none" w:sz="0" w:space="0" w:color="auto"/>
                  </w:divBdr>
                </w:div>
                <w:div w:id="928805493">
                  <w:marLeft w:val="0"/>
                  <w:marRight w:val="0"/>
                  <w:marTop w:val="0"/>
                  <w:marBottom w:val="0"/>
                  <w:divBdr>
                    <w:top w:val="none" w:sz="0" w:space="0" w:color="auto"/>
                    <w:left w:val="none" w:sz="0" w:space="0" w:color="auto"/>
                    <w:bottom w:val="none" w:sz="0" w:space="0" w:color="auto"/>
                    <w:right w:val="none" w:sz="0" w:space="0" w:color="auto"/>
                  </w:divBdr>
                </w:div>
                <w:div w:id="929237386">
                  <w:marLeft w:val="0"/>
                  <w:marRight w:val="0"/>
                  <w:marTop w:val="0"/>
                  <w:marBottom w:val="0"/>
                  <w:divBdr>
                    <w:top w:val="none" w:sz="0" w:space="0" w:color="auto"/>
                    <w:left w:val="none" w:sz="0" w:space="0" w:color="auto"/>
                    <w:bottom w:val="none" w:sz="0" w:space="0" w:color="auto"/>
                    <w:right w:val="none" w:sz="0" w:space="0" w:color="auto"/>
                  </w:divBdr>
                </w:div>
                <w:div w:id="929703285">
                  <w:marLeft w:val="0"/>
                  <w:marRight w:val="0"/>
                  <w:marTop w:val="0"/>
                  <w:marBottom w:val="0"/>
                  <w:divBdr>
                    <w:top w:val="none" w:sz="0" w:space="0" w:color="auto"/>
                    <w:left w:val="none" w:sz="0" w:space="0" w:color="auto"/>
                    <w:bottom w:val="none" w:sz="0" w:space="0" w:color="auto"/>
                    <w:right w:val="none" w:sz="0" w:space="0" w:color="auto"/>
                  </w:divBdr>
                </w:div>
                <w:div w:id="930087129">
                  <w:marLeft w:val="0"/>
                  <w:marRight w:val="0"/>
                  <w:marTop w:val="0"/>
                  <w:marBottom w:val="0"/>
                  <w:divBdr>
                    <w:top w:val="none" w:sz="0" w:space="0" w:color="auto"/>
                    <w:left w:val="none" w:sz="0" w:space="0" w:color="auto"/>
                    <w:bottom w:val="none" w:sz="0" w:space="0" w:color="auto"/>
                    <w:right w:val="none" w:sz="0" w:space="0" w:color="auto"/>
                  </w:divBdr>
                </w:div>
                <w:div w:id="931202240">
                  <w:marLeft w:val="0"/>
                  <w:marRight w:val="0"/>
                  <w:marTop w:val="0"/>
                  <w:marBottom w:val="0"/>
                  <w:divBdr>
                    <w:top w:val="none" w:sz="0" w:space="0" w:color="auto"/>
                    <w:left w:val="none" w:sz="0" w:space="0" w:color="auto"/>
                    <w:bottom w:val="none" w:sz="0" w:space="0" w:color="auto"/>
                    <w:right w:val="none" w:sz="0" w:space="0" w:color="auto"/>
                  </w:divBdr>
                </w:div>
                <w:div w:id="931470800">
                  <w:marLeft w:val="0"/>
                  <w:marRight w:val="0"/>
                  <w:marTop w:val="0"/>
                  <w:marBottom w:val="0"/>
                  <w:divBdr>
                    <w:top w:val="none" w:sz="0" w:space="0" w:color="auto"/>
                    <w:left w:val="none" w:sz="0" w:space="0" w:color="auto"/>
                    <w:bottom w:val="none" w:sz="0" w:space="0" w:color="auto"/>
                    <w:right w:val="none" w:sz="0" w:space="0" w:color="auto"/>
                  </w:divBdr>
                </w:div>
                <w:div w:id="932010003">
                  <w:marLeft w:val="0"/>
                  <w:marRight w:val="0"/>
                  <w:marTop w:val="0"/>
                  <w:marBottom w:val="0"/>
                  <w:divBdr>
                    <w:top w:val="none" w:sz="0" w:space="0" w:color="auto"/>
                    <w:left w:val="none" w:sz="0" w:space="0" w:color="auto"/>
                    <w:bottom w:val="none" w:sz="0" w:space="0" w:color="auto"/>
                    <w:right w:val="none" w:sz="0" w:space="0" w:color="auto"/>
                  </w:divBdr>
                </w:div>
                <w:div w:id="932783374">
                  <w:marLeft w:val="0"/>
                  <w:marRight w:val="0"/>
                  <w:marTop w:val="0"/>
                  <w:marBottom w:val="0"/>
                  <w:divBdr>
                    <w:top w:val="none" w:sz="0" w:space="0" w:color="auto"/>
                    <w:left w:val="none" w:sz="0" w:space="0" w:color="auto"/>
                    <w:bottom w:val="none" w:sz="0" w:space="0" w:color="auto"/>
                    <w:right w:val="none" w:sz="0" w:space="0" w:color="auto"/>
                  </w:divBdr>
                </w:div>
                <w:div w:id="934020951">
                  <w:marLeft w:val="0"/>
                  <w:marRight w:val="0"/>
                  <w:marTop w:val="0"/>
                  <w:marBottom w:val="0"/>
                  <w:divBdr>
                    <w:top w:val="none" w:sz="0" w:space="0" w:color="auto"/>
                    <w:left w:val="none" w:sz="0" w:space="0" w:color="auto"/>
                    <w:bottom w:val="none" w:sz="0" w:space="0" w:color="auto"/>
                    <w:right w:val="none" w:sz="0" w:space="0" w:color="auto"/>
                  </w:divBdr>
                </w:div>
                <w:div w:id="934435578">
                  <w:marLeft w:val="0"/>
                  <w:marRight w:val="0"/>
                  <w:marTop w:val="0"/>
                  <w:marBottom w:val="0"/>
                  <w:divBdr>
                    <w:top w:val="none" w:sz="0" w:space="0" w:color="auto"/>
                    <w:left w:val="none" w:sz="0" w:space="0" w:color="auto"/>
                    <w:bottom w:val="none" w:sz="0" w:space="0" w:color="auto"/>
                    <w:right w:val="none" w:sz="0" w:space="0" w:color="auto"/>
                  </w:divBdr>
                </w:div>
                <w:div w:id="934675854">
                  <w:marLeft w:val="0"/>
                  <w:marRight w:val="0"/>
                  <w:marTop w:val="0"/>
                  <w:marBottom w:val="0"/>
                  <w:divBdr>
                    <w:top w:val="none" w:sz="0" w:space="0" w:color="auto"/>
                    <w:left w:val="none" w:sz="0" w:space="0" w:color="auto"/>
                    <w:bottom w:val="none" w:sz="0" w:space="0" w:color="auto"/>
                    <w:right w:val="none" w:sz="0" w:space="0" w:color="auto"/>
                  </w:divBdr>
                </w:div>
                <w:div w:id="936056709">
                  <w:marLeft w:val="0"/>
                  <w:marRight w:val="0"/>
                  <w:marTop w:val="0"/>
                  <w:marBottom w:val="0"/>
                  <w:divBdr>
                    <w:top w:val="none" w:sz="0" w:space="0" w:color="auto"/>
                    <w:left w:val="none" w:sz="0" w:space="0" w:color="auto"/>
                    <w:bottom w:val="none" w:sz="0" w:space="0" w:color="auto"/>
                    <w:right w:val="none" w:sz="0" w:space="0" w:color="auto"/>
                  </w:divBdr>
                </w:div>
                <w:div w:id="936399776">
                  <w:marLeft w:val="0"/>
                  <w:marRight w:val="0"/>
                  <w:marTop w:val="0"/>
                  <w:marBottom w:val="0"/>
                  <w:divBdr>
                    <w:top w:val="none" w:sz="0" w:space="0" w:color="auto"/>
                    <w:left w:val="none" w:sz="0" w:space="0" w:color="auto"/>
                    <w:bottom w:val="none" w:sz="0" w:space="0" w:color="auto"/>
                    <w:right w:val="none" w:sz="0" w:space="0" w:color="auto"/>
                  </w:divBdr>
                </w:div>
                <w:div w:id="936668153">
                  <w:marLeft w:val="0"/>
                  <w:marRight w:val="0"/>
                  <w:marTop w:val="0"/>
                  <w:marBottom w:val="0"/>
                  <w:divBdr>
                    <w:top w:val="none" w:sz="0" w:space="0" w:color="auto"/>
                    <w:left w:val="none" w:sz="0" w:space="0" w:color="auto"/>
                    <w:bottom w:val="none" w:sz="0" w:space="0" w:color="auto"/>
                    <w:right w:val="none" w:sz="0" w:space="0" w:color="auto"/>
                  </w:divBdr>
                </w:div>
                <w:div w:id="937832041">
                  <w:marLeft w:val="0"/>
                  <w:marRight w:val="0"/>
                  <w:marTop w:val="0"/>
                  <w:marBottom w:val="0"/>
                  <w:divBdr>
                    <w:top w:val="none" w:sz="0" w:space="0" w:color="auto"/>
                    <w:left w:val="none" w:sz="0" w:space="0" w:color="auto"/>
                    <w:bottom w:val="none" w:sz="0" w:space="0" w:color="auto"/>
                    <w:right w:val="none" w:sz="0" w:space="0" w:color="auto"/>
                  </w:divBdr>
                </w:div>
                <w:div w:id="938026264">
                  <w:marLeft w:val="0"/>
                  <w:marRight w:val="0"/>
                  <w:marTop w:val="0"/>
                  <w:marBottom w:val="0"/>
                  <w:divBdr>
                    <w:top w:val="none" w:sz="0" w:space="0" w:color="auto"/>
                    <w:left w:val="none" w:sz="0" w:space="0" w:color="auto"/>
                    <w:bottom w:val="none" w:sz="0" w:space="0" w:color="auto"/>
                    <w:right w:val="none" w:sz="0" w:space="0" w:color="auto"/>
                  </w:divBdr>
                </w:div>
                <w:div w:id="939332403">
                  <w:marLeft w:val="0"/>
                  <w:marRight w:val="0"/>
                  <w:marTop w:val="0"/>
                  <w:marBottom w:val="0"/>
                  <w:divBdr>
                    <w:top w:val="none" w:sz="0" w:space="0" w:color="auto"/>
                    <w:left w:val="none" w:sz="0" w:space="0" w:color="auto"/>
                    <w:bottom w:val="none" w:sz="0" w:space="0" w:color="auto"/>
                    <w:right w:val="none" w:sz="0" w:space="0" w:color="auto"/>
                  </w:divBdr>
                </w:div>
                <w:div w:id="940842420">
                  <w:marLeft w:val="0"/>
                  <w:marRight w:val="0"/>
                  <w:marTop w:val="0"/>
                  <w:marBottom w:val="0"/>
                  <w:divBdr>
                    <w:top w:val="none" w:sz="0" w:space="0" w:color="auto"/>
                    <w:left w:val="none" w:sz="0" w:space="0" w:color="auto"/>
                    <w:bottom w:val="none" w:sz="0" w:space="0" w:color="auto"/>
                    <w:right w:val="none" w:sz="0" w:space="0" w:color="auto"/>
                  </w:divBdr>
                </w:div>
                <w:div w:id="941256398">
                  <w:marLeft w:val="0"/>
                  <w:marRight w:val="0"/>
                  <w:marTop w:val="0"/>
                  <w:marBottom w:val="0"/>
                  <w:divBdr>
                    <w:top w:val="none" w:sz="0" w:space="0" w:color="auto"/>
                    <w:left w:val="none" w:sz="0" w:space="0" w:color="auto"/>
                    <w:bottom w:val="none" w:sz="0" w:space="0" w:color="auto"/>
                    <w:right w:val="none" w:sz="0" w:space="0" w:color="auto"/>
                  </w:divBdr>
                </w:div>
                <w:div w:id="941690815">
                  <w:marLeft w:val="0"/>
                  <w:marRight w:val="0"/>
                  <w:marTop w:val="0"/>
                  <w:marBottom w:val="0"/>
                  <w:divBdr>
                    <w:top w:val="none" w:sz="0" w:space="0" w:color="auto"/>
                    <w:left w:val="none" w:sz="0" w:space="0" w:color="auto"/>
                    <w:bottom w:val="none" w:sz="0" w:space="0" w:color="auto"/>
                    <w:right w:val="none" w:sz="0" w:space="0" w:color="auto"/>
                  </w:divBdr>
                </w:div>
                <w:div w:id="941883432">
                  <w:marLeft w:val="0"/>
                  <w:marRight w:val="0"/>
                  <w:marTop w:val="0"/>
                  <w:marBottom w:val="0"/>
                  <w:divBdr>
                    <w:top w:val="none" w:sz="0" w:space="0" w:color="auto"/>
                    <w:left w:val="none" w:sz="0" w:space="0" w:color="auto"/>
                    <w:bottom w:val="none" w:sz="0" w:space="0" w:color="auto"/>
                    <w:right w:val="none" w:sz="0" w:space="0" w:color="auto"/>
                  </w:divBdr>
                </w:div>
                <w:div w:id="942539424">
                  <w:marLeft w:val="0"/>
                  <w:marRight w:val="0"/>
                  <w:marTop w:val="0"/>
                  <w:marBottom w:val="0"/>
                  <w:divBdr>
                    <w:top w:val="none" w:sz="0" w:space="0" w:color="auto"/>
                    <w:left w:val="none" w:sz="0" w:space="0" w:color="auto"/>
                    <w:bottom w:val="none" w:sz="0" w:space="0" w:color="auto"/>
                    <w:right w:val="none" w:sz="0" w:space="0" w:color="auto"/>
                  </w:divBdr>
                </w:div>
                <w:div w:id="943154702">
                  <w:marLeft w:val="0"/>
                  <w:marRight w:val="0"/>
                  <w:marTop w:val="0"/>
                  <w:marBottom w:val="0"/>
                  <w:divBdr>
                    <w:top w:val="none" w:sz="0" w:space="0" w:color="auto"/>
                    <w:left w:val="none" w:sz="0" w:space="0" w:color="auto"/>
                    <w:bottom w:val="none" w:sz="0" w:space="0" w:color="auto"/>
                    <w:right w:val="none" w:sz="0" w:space="0" w:color="auto"/>
                  </w:divBdr>
                </w:div>
                <w:div w:id="943463217">
                  <w:marLeft w:val="0"/>
                  <w:marRight w:val="0"/>
                  <w:marTop w:val="0"/>
                  <w:marBottom w:val="0"/>
                  <w:divBdr>
                    <w:top w:val="none" w:sz="0" w:space="0" w:color="auto"/>
                    <w:left w:val="none" w:sz="0" w:space="0" w:color="auto"/>
                    <w:bottom w:val="none" w:sz="0" w:space="0" w:color="auto"/>
                    <w:right w:val="none" w:sz="0" w:space="0" w:color="auto"/>
                  </w:divBdr>
                </w:div>
                <w:div w:id="943537497">
                  <w:marLeft w:val="0"/>
                  <w:marRight w:val="0"/>
                  <w:marTop w:val="0"/>
                  <w:marBottom w:val="0"/>
                  <w:divBdr>
                    <w:top w:val="none" w:sz="0" w:space="0" w:color="auto"/>
                    <w:left w:val="none" w:sz="0" w:space="0" w:color="auto"/>
                    <w:bottom w:val="none" w:sz="0" w:space="0" w:color="auto"/>
                    <w:right w:val="none" w:sz="0" w:space="0" w:color="auto"/>
                  </w:divBdr>
                </w:div>
                <w:div w:id="944380912">
                  <w:marLeft w:val="0"/>
                  <w:marRight w:val="0"/>
                  <w:marTop w:val="0"/>
                  <w:marBottom w:val="0"/>
                  <w:divBdr>
                    <w:top w:val="none" w:sz="0" w:space="0" w:color="auto"/>
                    <w:left w:val="none" w:sz="0" w:space="0" w:color="auto"/>
                    <w:bottom w:val="none" w:sz="0" w:space="0" w:color="auto"/>
                    <w:right w:val="none" w:sz="0" w:space="0" w:color="auto"/>
                  </w:divBdr>
                </w:div>
                <w:div w:id="945697468">
                  <w:marLeft w:val="0"/>
                  <w:marRight w:val="0"/>
                  <w:marTop w:val="0"/>
                  <w:marBottom w:val="0"/>
                  <w:divBdr>
                    <w:top w:val="none" w:sz="0" w:space="0" w:color="auto"/>
                    <w:left w:val="none" w:sz="0" w:space="0" w:color="auto"/>
                    <w:bottom w:val="none" w:sz="0" w:space="0" w:color="auto"/>
                    <w:right w:val="none" w:sz="0" w:space="0" w:color="auto"/>
                  </w:divBdr>
                </w:div>
                <w:div w:id="946622118">
                  <w:marLeft w:val="0"/>
                  <w:marRight w:val="0"/>
                  <w:marTop w:val="0"/>
                  <w:marBottom w:val="0"/>
                  <w:divBdr>
                    <w:top w:val="none" w:sz="0" w:space="0" w:color="auto"/>
                    <w:left w:val="none" w:sz="0" w:space="0" w:color="auto"/>
                    <w:bottom w:val="none" w:sz="0" w:space="0" w:color="auto"/>
                    <w:right w:val="none" w:sz="0" w:space="0" w:color="auto"/>
                  </w:divBdr>
                </w:div>
                <w:div w:id="947198496">
                  <w:marLeft w:val="0"/>
                  <w:marRight w:val="0"/>
                  <w:marTop w:val="0"/>
                  <w:marBottom w:val="0"/>
                  <w:divBdr>
                    <w:top w:val="none" w:sz="0" w:space="0" w:color="auto"/>
                    <w:left w:val="none" w:sz="0" w:space="0" w:color="auto"/>
                    <w:bottom w:val="none" w:sz="0" w:space="0" w:color="auto"/>
                    <w:right w:val="none" w:sz="0" w:space="0" w:color="auto"/>
                  </w:divBdr>
                </w:div>
                <w:div w:id="948194844">
                  <w:marLeft w:val="0"/>
                  <w:marRight w:val="0"/>
                  <w:marTop w:val="0"/>
                  <w:marBottom w:val="0"/>
                  <w:divBdr>
                    <w:top w:val="none" w:sz="0" w:space="0" w:color="auto"/>
                    <w:left w:val="none" w:sz="0" w:space="0" w:color="auto"/>
                    <w:bottom w:val="none" w:sz="0" w:space="0" w:color="auto"/>
                    <w:right w:val="none" w:sz="0" w:space="0" w:color="auto"/>
                  </w:divBdr>
                </w:div>
                <w:div w:id="949095157">
                  <w:marLeft w:val="0"/>
                  <w:marRight w:val="0"/>
                  <w:marTop w:val="0"/>
                  <w:marBottom w:val="0"/>
                  <w:divBdr>
                    <w:top w:val="none" w:sz="0" w:space="0" w:color="auto"/>
                    <w:left w:val="none" w:sz="0" w:space="0" w:color="auto"/>
                    <w:bottom w:val="none" w:sz="0" w:space="0" w:color="auto"/>
                    <w:right w:val="none" w:sz="0" w:space="0" w:color="auto"/>
                  </w:divBdr>
                </w:div>
                <w:div w:id="949433463">
                  <w:marLeft w:val="0"/>
                  <w:marRight w:val="0"/>
                  <w:marTop w:val="0"/>
                  <w:marBottom w:val="0"/>
                  <w:divBdr>
                    <w:top w:val="none" w:sz="0" w:space="0" w:color="auto"/>
                    <w:left w:val="none" w:sz="0" w:space="0" w:color="auto"/>
                    <w:bottom w:val="none" w:sz="0" w:space="0" w:color="auto"/>
                    <w:right w:val="none" w:sz="0" w:space="0" w:color="auto"/>
                  </w:divBdr>
                </w:div>
                <w:div w:id="950435221">
                  <w:marLeft w:val="0"/>
                  <w:marRight w:val="0"/>
                  <w:marTop w:val="0"/>
                  <w:marBottom w:val="0"/>
                  <w:divBdr>
                    <w:top w:val="none" w:sz="0" w:space="0" w:color="auto"/>
                    <w:left w:val="none" w:sz="0" w:space="0" w:color="auto"/>
                    <w:bottom w:val="none" w:sz="0" w:space="0" w:color="auto"/>
                    <w:right w:val="none" w:sz="0" w:space="0" w:color="auto"/>
                  </w:divBdr>
                </w:div>
                <w:div w:id="952326181">
                  <w:marLeft w:val="0"/>
                  <w:marRight w:val="0"/>
                  <w:marTop w:val="0"/>
                  <w:marBottom w:val="0"/>
                  <w:divBdr>
                    <w:top w:val="none" w:sz="0" w:space="0" w:color="auto"/>
                    <w:left w:val="none" w:sz="0" w:space="0" w:color="auto"/>
                    <w:bottom w:val="none" w:sz="0" w:space="0" w:color="auto"/>
                    <w:right w:val="none" w:sz="0" w:space="0" w:color="auto"/>
                  </w:divBdr>
                </w:div>
                <w:div w:id="952444286">
                  <w:marLeft w:val="0"/>
                  <w:marRight w:val="0"/>
                  <w:marTop w:val="0"/>
                  <w:marBottom w:val="0"/>
                  <w:divBdr>
                    <w:top w:val="none" w:sz="0" w:space="0" w:color="auto"/>
                    <w:left w:val="none" w:sz="0" w:space="0" w:color="auto"/>
                    <w:bottom w:val="none" w:sz="0" w:space="0" w:color="auto"/>
                    <w:right w:val="none" w:sz="0" w:space="0" w:color="auto"/>
                  </w:divBdr>
                </w:div>
                <w:div w:id="953824503">
                  <w:marLeft w:val="0"/>
                  <w:marRight w:val="0"/>
                  <w:marTop w:val="0"/>
                  <w:marBottom w:val="0"/>
                  <w:divBdr>
                    <w:top w:val="none" w:sz="0" w:space="0" w:color="auto"/>
                    <w:left w:val="none" w:sz="0" w:space="0" w:color="auto"/>
                    <w:bottom w:val="none" w:sz="0" w:space="0" w:color="auto"/>
                    <w:right w:val="none" w:sz="0" w:space="0" w:color="auto"/>
                  </w:divBdr>
                </w:div>
                <w:div w:id="955674453">
                  <w:marLeft w:val="0"/>
                  <w:marRight w:val="0"/>
                  <w:marTop w:val="0"/>
                  <w:marBottom w:val="0"/>
                  <w:divBdr>
                    <w:top w:val="none" w:sz="0" w:space="0" w:color="auto"/>
                    <w:left w:val="none" w:sz="0" w:space="0" w:color="auto"/>
                    <w:bottom w:val="none" w:sz="0" w:space="0" w:color="auto"/>
                    <w:right w:val="none" w:sz="0" w:space="0" w:color="auto"/>
                  </w:divBdr>
                </w:div>
                <w:div w:id="956451522">
                  <w:marLeft w:val="0"/>
                  <w:marRight w:val="0"/>
                  <w:marTop w:val="0"/>
                  <w:marBottom w:val="0"/>
                  <w:divBdr>
                    <w:top w:val="none" w:sz="0" w:space="0" w:color="auto"/>
                    <w:left w:val="none" w:sz="0" w:space="0" w:color="auto"/>
                    <w:bottom w:val="none" w:sz="0" w:space="0" w:color="auto"/>
                    <w:right w:val="none" w:sz="0" w:space="0" w:color="auto"/>
                  </w:divBdr>
                </w:div>
                <w:div w:id="956646377">
                  <w:marLeft w:val="0"/>
                  <w:marRight w:val="0"/>
                  <w:marTop w:val="0"/>
                  <w:marBottom w:val="0"/>
                  <w:divBdr>
                    <w:top w:val="none" w:sz="0" w:space="0" w:color="auto"/>
                    <w:left w:val="none" w:sz="0" w:space="0" w:color="auto"/>
                    <w:bottom w:val="none" w:sz="0" w:space="0" w:color="auto"/>
                    <w:right w:val="none" w:sz="0" w:space="0" w:color="auto"/>
                  </w:divBdr>
                </w:div>
                <w:div w:id="957755005">
                  <w:marLeft w:val="0"/>
                  <w:marRight w:val="0"/>
                  <w:marTop w:val="0"/>
                  <w:marBottom w:val="0"/>
                  <w:divBdr>
                    <w:top w:val="none" w:sz="0" w:space="0" w:color="auto"/>
                    <w:left w:val="none" w:sz="0" w:space="0" w:color="auto"/>
                    <w:bottom w:val="none" w:sz="0" w:space="0" w:color="auto"/>
                    <w:right w:val="none" w:sz="0" w:space="0" w:color="auto"/>
                  </w:divBdr>
                </w:div>
                <w:div w:id="959533178">
                  <w:marLeft w:val="0"/>
                  <w:marRight w:val="0"/>
                  <w:marTop w:val="0"/>
                  <w:marBottom w:val="0"/>
                  <w:divBdr>
                    <w:top w:val="none" w:sz="0" w:space="0" w:color="auto"/>
                    <w:left w:val="none" w:sz="0" w:space="0" w:color="auto"/>
                    <w:bottom w:val="none" w:sz="0" w:space="0" w:color="auto"/>
                    <w:right w:val="none" w:sz="0" w:space="0" w:color="auto"/>
                  </w:divBdr>
                </w:div>
                <w:div w:id="960116882">
                  <w:marLeft w:val="0"/>
                  <w:marRight w:val="0"/>
                  <w:marTop w:val="0"/>
                  <w:marBottom w:val="0"/>
                  <w:divBdr>
                    <w:top w:val="none" w:sz="0" w:space="0" w:color="auto"/>
                    <w:left w:val="none" w:sz="0" w:space="0" w:color="auto"/>
                    <w:bottom w:val="none" w:sz="0" w:space="0" w:color="auto"/>
                    <w:right w:val="none" w:sz="0" w:space="0" w:color="auto"/>
                  </w:divBdr>
                </w:div>
                <w:div w:id="960382217">
                  <w:marLeft w:val="0"/>
                  <w:marRight w:val="0"/>
                  <w:marTop w:val="0"/>
                  <w:marBottom w:val="0"/>
                  <w:divBdr>
                    <w:top w:val="none" w:sz="0" w:space="0" w:color="auto"/>
                    <w:left w:val="none" w:sz="0" w:space="0" w:color="auto"/>
                    <w:bottom w:val="none" w:sz="0" w:space="0" w:color="auto"/>
                    <w:right w:val="none" w:sz="0" w:space="0" w:color="auto"/>
                  </w:divBdr>
                </w:div>
                <w:div w:id="962544386">
                  <w:marLeft w:val="0"/>
                  <w:marRight w:val="0"/>
                  <w:marTop w:val="0"/>
                  <w:marBottom w:val="0"/>
                  <w:divBdr>
                    <w:top w:val="none" w:sz="0" w:space="0" w:color="auto"/>
                    <w:left w:val="none" w:sz="0" w:space="0" w:color="auto"/>
                    <w:bottom w:val="none" w:sz="0" w:space="0" w:color="auto"/>
                    <w:right w:val="none" w:sz="0" w:space="0" w:color="auto"/>
                  </w:divBdr>
                </w:div>
                <w:div w:id="963316741">
                  <w:marLeft w:val="0"/>
                  <w:marRight w:val="0"/>
                  <w:marTop w:val="0"/>
                  <w:marBottom w:val="0"/>
                  <w:divBdr>
                    <w:top w:val="none" w:sz="0" w:space="0" w:color="auto"/>
                    <w:left w:val="none" w:sz="0" w:space="0" w:color="auto"/>
                    <w:bottom w:val="none" w:sz="0" w:space="0" w:color="auto"/>
                    <w:right w:val="none" w:sz="0" w:space="0" w:color="auto"/>
                  </w:divBdr>
                </w:div>
                <w:div w:id="964847157">
                  <w:marLeft w:val="0"/>
                  <w:marRight w:val="0"/>
                  <w:marTop w:val="0"/>
                  <w:marBottom w:val="0"/>
                  <w:divBdr>
                    <w:top w:val="none" w:sz="0" w:space="0" w:color="auto"/>
                    <w:left w:val="none" w:sz="0" w:space="0" w:color="auto"/>
                    <w:bottom w:val="none" w:sz="0" w:space="0" w:color="auto"/>
                    <w:right w:val="none" w:sz="0" w:space="0" w:color="auto"/>
                  </w:divBdr>
                </w:div>
                <w:div w:id="965351710">
                  <w:marLeft w:val="0"/>
                  <w:marRight w:val="0"/>
                  <w:marTop w:val="0"/>
                  <w:marBottom w:val="0"/>
                  <w:divBdr>
                    <w:top w:val="none" w:sz="0" w:space="0" w:color="auto"/>
                    <w:left w:val="none" w:sz="0" w:space="0" w:color="auto"/>
                    <w:bottom w:val="none" w:sz="0" w:space="0" w:color="auto"/>
                    <w:right w:val="none" w:sz="0" w:space="0" w:color="auto"/>
                  </w:divBdr>
                </w:div>
                <w:div w:id="965743962">
                  <w:marLeft w:val="0"/>
                  <w:marRight w:val="0"/>
                  <w:marTop w:val="0"/>
                  <w:marBottom w:val="0"/>
                  <w:divBdr>
                    <w:top w:val="none" w:sz="0" w:space="0" w:color="auto"/>
                    <w:left w:val="none" w:sz="0" w:space="0" w:color="auto"/>
                    <w:bottom w:val="none" w:sz="0" w:space="0" w:color="auto"/>
                    <w:right w:val="none" w:sz="0" w:space="0" w:color="auto"/>
                  </w:divBdr>
                </w:div>
                <w:div w:id="966935450">
                  <w:marLeft w:val="0"/>
                  <w:marRight w:val="0"/>
                  <w:marTop w:val="0"/>
                  <w:marBottom w:val="0"/>
                  <w:divBdr>
                    <w:top w:val="none" w:sz="0" w:space="0" w:color="auto"/>
                    <w:left w:val="none" w:sz="0" w:space="0" w:color="auto"/>
                    <w:bottom w:val="none" w:sz="0" w:space="0" w:color="auto"/>
                    <w:right w:val="none" w:sz="0" w:space="0" w:color="auto"/>
                  </w:divBdr>
                </w:div>
                <w:div w:id="967277851">
                  <w:marLeft w:val="0"/>
                  <w:marRight w:val="0"/>
                  <w:marTop w:val="0"/>
                  <w:marBottom w:val="0"/>
                  <w:divBdr>
                    <w:top w:val="none" w:sz="0" w:space="0" w:color="auto"/>
                    <w:left w:val="none" w:sz="0" w:space="0" w:color="auto"/>
                    <w:bottom w:val="none" w:sz="0" w:space="0" w:color="auto"/>
                    <w:right w:val="none" w:sz="0" w:space="0" w:color="auto"/>
                  </w:divBdr>
                </w:div>
                <w:div w:id="967398501">
                  <w:marLeft w:val="0"/>
                  <w:marRight w:val="0"/>
                  <w:marTop w:val="0"/>
                  <w:marBottom w:val="0"/>
                  <w:divBdr>
                    <w:top w:val="none" w:sz="0" w:space="0" w:color="auto"/>
                    <w:left w:val="none" w:sz="0" w:space="0" w:color="auto"/>
                    <w:bottom w:val="none" w:sz="0" w:space="0" w:color="auto"/>
                    <w:right w:val="none" w:sz="0" w:space="0" w:color="auto"/>
                  </w:divBdr>
                </w:div>
                <w:div w:id="967665103">
                  <w:marLeft w:val="0"/>
                  <w:marRight w:val="0"/>
                  <w:marTop w:val="0"/>
                  <w:marBottom w:val="0"/>
                  <w:divBdr>
                    <w:top w:val="none" w:sz="0" w:space="0" w:color="auto"/>
                    <w:left w:val="none" w:sz="0" w:space="0" w:color="auto"/>
                    <w:bottom w:val="none" w:sz="0" w:space="0" w:color="auto"/>
                    <w:right w:val="none" w:sz="0" w:space="0" w:color="auto"/>
                  </w:divBdr>
                </w:div>
                <w:div w:id="968629010">
                  <w:marLeft w:val="0"/>
                  <w:marRight w:val="0"/>
                  <w:marTop w:val="0"/>
                  <w:marBottom w:val="0"/>
                  <w:divBdr>
                    <w:top w:val="none" w:sz="0" w:space="0" w:color="auto"/>
                    <w:left w:val="none" w:sz="0" w:space="0" w:color="auto"/>
                    <w:bottom w:val="none" w:sz="0" w:space="0" w:color="auto"/>
                    <w:right w:val="none" w:sz="0" w:space="0" w:color="auto"/>
                  </w:divBdr>
                </w:div>
                <w:div w:id="968702897">
                  <w:marLeft w:val="0"/>
                  <w:marRight w:val="0"/>
                  <w:marTop w:val="0"/>
                  <w:marBottom w:val="0"/>
                  <w:divBdr>
                    <w:top w:val="none" w:sz="0" w:space="0" w:color="auto"/>
                    <w:left w:val="none" w:sz="0" w:space="0" w:color="auto"/>
                    <w:bottom w:val="none" w:sz="0" w:space="0" w:color="auto"/>
                    <w:right w:val="none" w:sz="0" w:space="0" w:color="auto"/>
                  </w:divBdr>
                </w:div>
                <w:div w:id="968781424">
                  <w:marLeft w:val="0"/>
                  <w:marRight w:val="0"/>
                  <w:marTop w:val="0"/>
                  <w:marBottom w:val="0"/>
                  <w:divBdr>
                    <w:top w:val="none" w:sz="0" w:space="0" w:color="auto"/>
                    <w:left w:val="none" w:sz="0" w:space="0" w:color="auto"/>
                    <w:bottom w:val="none" w:sz="0" w:space="0" w:color="auto"/>
                    <w:right w:val="none" w:sz="0" w:space="0" w:color="auto"/>
                  </w:divBdr>
                </w:div>
                <w:div w:id="969016787">
                  <w:marLeft w:val="0"/>
                  <w:marRight w:val="0"/>
                  <w:marTop w:val="0"/>
                  <w:marBottom w:val="0"/>
                  <w:divBdr>
                    <w:top w:val="none" w:sz="0" w:space="0" w:color="auto"/>
                    <w:left w:val="none" w:sz="0" w:space="0" w:color="auto"/>
                    <w:bottom w:val="none" w:sz="0" w:space="0" w:color="auto"/>
                    <w:right w:val="none" w:sz="0" w:space="0" w:color="auto"/>
                  </w:divBdr>
                </w:div>
                <w:div w:id="969017684">
                  <w:marLeft w:val="0"/>
                  <w:marRight w:val="0"/>
                  <w:marTop w:val="0"/>
                  <w:marBottom w:val="0"/>
                  <w:divBdr>
                    <w:top w:val="none" w:sz="0" w:space="0" w:color="auto"/>
                    <w:left w:val="none" w:sz="0" w:space="0" w:color="auto"/>
                    <w:bottom w:val="none" w:sz="0" w:space="0" w:color="auto"/>
                    <w:right w:val="none" w:sz="0" w:space="0" w:color="auto"/>
                  </w:divBdr>
                </w:div>
                <w:div w:id="970012327">
                  <w:marLeft w:val="0"/>
                  <w:marRight w:val="0"/>
                  <w:marTop w:val="0"/>
                  <w:marBottom w:val="0"/>
                  <w:divBdr>
                    <w:top w:val="none" w:sz="0" w:space="0" w:color="auto"/>
                    <w:left w:val="none" w:sz="0" w:space="0" w:color="auto"/>
                    <w:bottom w:val="none" w:sz="0" w:space="0" w:color="auto"/>
                    <w:right w:val="none" w:sz="0" w:space="0" w:color="auto"/>
                  </w:divBdr>
                </w:div>
                <w:div w:id="970017909">
                  <w:marLeft w:val="0"/>
                  <w:marRight w:val="0"/>
                  <w:marTop w:val="0"/>
                  <w:marBottom w:val="0"/>
                  <w:divBdr>
                    <w:top w:val="none" w:sz="0" w:space="0" w:color="auto"/>
                    <w:left w:val="none" w:sz="0" w:space="0" w:color="auto"/>
                    <w:bottom w:val="none" w:sz="0" w:space="0" w:color="auto"/>
                    <w:right w:val="none" w:sz="0" w:space="0" w:color="auto"/>
                  </w:divBdr>
                </w:div>
                <w:div w:id="970091726">
                  <w:marLeft w:val="0"/>
                  <w:marRight w:val="0"/>
                  <w:marTop w:val="0"/>
                  <w:marBottom w:val="0"/>
                  <w:divBdr>
                    <w:top w:val="none" w:sz="0" w:space="0" w:color="auto"/>
                    <w:left w:val="none" w:sz="0" w:space="0" w:color="auto"/>
                    <w:bottom w:val="none" w:sz="0" w:space="0" w:color="auto"/>
                    <w:right w:val="none" w:sz="0" w:space="0" w:color="auto"/>
                  </w:divBdr>
                </w:div>
                <w:div w:id="970206299">
                  <w:marLeft w:val="0"/>
                  <w:marRight w:val="0"/>
                  <w:marTop w:val="0"/>
                  <w:marBottom w:val="0"/>
                  <w:divBdr>
                    <w:top w:val="none" w:sz="0" w:space="0" w:color="auto"/>
                    <w:left w:val="none" w:sz="0" w:space="0" w:color="auto"/>
                    <w:bottom w:val="none" w:sz="0" w:space="0" w:color="auto"/>
                    <w:right w:val="none" w:sz="0" w:space="0" w:color="auto"/>
                  </w:divBdr>
                </w:div>
                <w:div w:id="971056620">
                  <w:marLeft w:val="0"/>
                  <w:marRight w:val="0"/>
                  <w:marTop w:val="0"/>
                  <w:marBottom w:val="0"/>
                  <w:divBdr>
                    <w:top w:val="none" w:sz="0" w:space="0" w:color="auto"/>
                    <w:left w:val="none" w:sz="0" w:space="0" w:color="auto"/>
                    <w:bottom w:val="none" w:sz="0" w:space="0" w:color="auto"/>
                    <w:right w:val="none" w:sz="0" w:space="0" w:color="auto"/>
                  </w:divBdr>
                </w:div>
                <w:div w:id="971132314">
                  <w:marLeft w:val="0"/>
                  <w:marRight w:val="0"/>
                  <w:marTop w:val="0"/>
                  <w:marBottom w:val="0"/>
                  <w:divBdr>
                    <w:top w:val="none" w:sz="0" w:space="0" w:color="auto"/>
                    <w:left w:val="none" w:sz="0" w:space="0" w:color="auto"/>
                    <w:bottom w:val="none" w:sz="0" w:space="0" w:color="auto"/>
                    <w:right w:val="none" w:sz="0" w:space="0" w:color="auto"/>
                  </w:divBdr>
                </w:div>
                <w:div w:id="972055414">
                  <w:marLeft w:val="0"/>
                  <w:marRight w:val="0"/>
                  <w:marTop w:val="0"/>
                  <w:marBottom w:val="0"/>
                  <w:divBdr>
                    <w:top w:val="none" w:sz="0" w:space="0" w:color="auto"/>
                    <w:left w:val="none" w:sz="0" w:space="0" w:color="auto"/>
                    <w:bottom w:val="none" w:sz="0" w:space="0" w:color="auto"/>
                    <w:right w:val="none" w:sz="0" w:space="0" w:color="auto"/>
                  </w:divBdr>
                </w:div>
                <w:div w:id="972250650">
                  <w:marLeft w:val="0"/>
                  <w:marRight w:val="0"/>
                  <w:marTop w:val="0"/>
                  <w:marBottom w:val="0"/>
                  <w:divBdr>
                    <w:top w:val="none" w:sz="0" w:space="0" w:color="auto"/>
                    <w:left w:val="none" w:sz="0" w:space="0" w:color="auto"/>
                    <w:bottom w:val="none" w:sz="0" w:space="0" w:color="auto"/>
                    <w:right w:val="none" w:sz="0" w:space="0" w:color="auto"/>
                  </w:divBdr>
                </w:div>
                <w:div w:id="974061993">
                  <w:marLeft w:val="0"/>
                  <w:marRight w:val="0"/>
                  <w:marTop w:val="0"/>
                  <w:marBottom w:val="0"/>
                  <w:divBdr>
                    <w:top w:val="none" w:sz="0" w:space="0" w:color="auto"/>
                    <w:left w:val="none" w:sz="0" w:space="0" w:color="auto"/>
                    <w:bottom w:val="none" w:sz="0" w:space="0" w:color="auto"/>
                    <w:right w:val="none" w:sz="0" w:space="0" w:color="auto"/>
                  </w:divBdr>
                </w:div>
                <w:div w:id="975070044">
                  <w:marLeft w:val="0"/>
                  <w:marRight w:val="0"/>
                  <w:marTop w:val="0"/>
                  <w:marBottom w:val="0"/>
                  <w:divBdr>
                    <w:top w:val="none" w:sz="0" w:space="0" w:color="auto"/>
                    <w:left w:val="none" w:sz="0" w:space="0" w:color="auto"/>
                    <w:bottom w:val="none" w:sz="0" w:space="0" w:color="auto"/>
                    <w:right w:val="none" w:sz="0" w:space="0" w:color="auto"/>
                  </w:divBdr>
                </w:div>
                <w:div w:id="975111419">
                  <w:marLeft w:val="0"/>
                  <w:marRight w:val="0"/>
                  <w:marTop w:val="0"/>
                  <w:marBottom w:val="0"/>
                  <w:divBdr>
                    <w:top w:val="none" w:sz="0" w:space="0" w:color="auto"/>
                    <w:left w:val="none" w:sz="0" w:space="0" w:color="auto"/>
                    <w:bottom w:val="none" w:sz="0" w:space="0" w:color="auto"/>
                    <w:right w:val="none" w:sz="0" w:space="0" w:color="auto"/>
                  </w:divBdr>
                </w:div>
                <w:div w:id="977877357">
                  <w:marLeft w:val="0"/>
                  <w:marRight w:val="0"/>
                  <w:marTop w:val="0"/>
                  <w:marBottom w:val="0"/>
                  <w:divBdr>
                    <w:top w:val="none" w:sz="0" w:space="0" w:color="auto"/>
                    <w:left w:val="none" w:sz="0" w:space="0" w:color="auto"/>
                    <w:bottom w:val="none" w:sz="0" w:space="0" w:color="auto"/>
                    <w:right w:val="none" w:sz="0" w:space="0" w:color="auto"/>
                  </w:divBdr>
                </w:div>
                <w:div w:id="978267799">
                  <w:marLeft w:val="0"/>
                  <w:marRight w:val="0"/>
                  <w:marTop w:val="0"/>
                  <w:marBottom w:val="0"/>
                  <w:divBdr>
                    <w:top w:val="none" w:sz="0" w:space="0" w:color="auto"/>
                    <w:left w:val="none" w:sz="0" w:space="0" w:color="auto"/>
                    <w:bottom w:val="none" w:sz="0" w:space="0" w:color="auto"/>
                    <w:right w:val="none" w:sz="0" w:space="0" w:color="auto"/>
                  </w:divBdr>
                </w:div>
                <w:div w:id="978535560">
                  <w:marLeft w:val="0"/>
                  <w:marRight w:val="0"/>
                  <w:marTop w:val="0"/>
                  <w:marBottom w:val="0"/>
                  <w:divBdr>
                    <w:top w:val="none" w:sz="0" w:space="0" w:color="auto"/>
                    <w:left w:val="none" w:sz="0" w:space="0" w:color="auto"/>
                    <w:bottom w:val="none" w:sz="0" w:space="0" w:color="auto"/>
                    <w:right w:val="none" w:sz="0" w:space="0" w:color="auto"/>
                  </w:divBdr>
                </w:div>
                <w:div w:id="979194853">
                  <w:marLeft w:val="0"/>
                  <w:marRight w:val="0"/>
                  <w:marTop w:val="0"/>
                  <w:marBottom w:val="0"/>
                  <w:divBdr>
                    <w:top w:val="none" w:sz="0" w:space="0" w:color="auto"/>
                    <w:left w:val="none" w:sz="0" w:space="0" w:color="auto"/>
                    <w:bottom w:val="none" w:sz="0" w:space="0" w:color="auto"/>
                    <w:right w:val="none" w:sz="0" w:space="0" w:color="auto"/>
                  </w:divBdr>
                </w:div>
                <w:div w:id="979265508">
                  <w:marLeft w:val="0"/>
                  <w:marRight w:val="0"/>
                  <w:marTop w:val="0"/>
                  <w:marBottom w:val="0"/>
                  <w:divBdr>
                    <w:top w:val="none" w:sz="0" w:space="0" w:color="auto"/>
                    <w:left w:val="none" w:sz="0" w:space="0" w:color="auto"/>
                    <w:bottom w:val="none" w:sz="0" w:space="0" w:color="auto"/>
                    <w:right w:val="none" w:sz="0" w:space="0" w:color="auto"/>
                  </w:divBdr>
                </w:div>
                <w:div w:id="979772385">
                  <w:marLeft w:val="0"/>
                  <w:marRight w:val="0"/>
                  <w:marTop w:val="0"/>
                  <w:marBottom w:val="0"/>
                  <w:divBdr>
                    <w:top w:val="none" w:sz="0" w:space="0" w:color="auto"/>
                    <w:left w:val="none" w:sz="0" w:space="0" w:color="auto"/>
                    <w:bottom w:val="none" w:sz="0" w:space="0" w:color="auto"/>
                    <w:right w:val="none" w:sz="0" w:space="0" w:color="auto"/>
                  </w:divBdr>
                </w:div>
                <w:div w:id="980693533">
                  <w:marLeft w:val="0"/>
                  <w:marRight w:val="0"/>
                  <w:marTop w:val="0"/>
                  <w:marBottom w:val="0"/>
                  <w:divBdr>
                    <w:top w:val="none" w:sz="0" w:space="0" w:color="auto"/>
                    <w:left w:val="none" w:sz="0" w:space="0" w:color="auto"/>
                    <w:bottom w:val="none" w:sz="0" w:space="0" w:color="auto"/>
                    <w:right w:val="none" w:sz="0" w:space="0" w:color="auto"/>
                  </w:divBdr>
                </w:div>
                <w:div w:id="980698756">
                  <w:marLeft w:val="0"/>
                  <w:marRight w:val="0"/>
                  <w:marTop w:val="0"/>
                  <w:marBottom w:val="0"/>
                  <w:divBdr>
                    <w:top w:val="none" w:sz="0" w:space="0" w:color="auto"/>
                    <w:left w:val="none" w:sz="0" w:space="0" w:color="auto"/>
                    <w:bottom w:val="none" w:sz="0" w:space="0" w:color="auto"/>
                    <w:right w:val="none" w:sz="0" w:space="0" w:color="auto"/>
                  </w:divBdr>
                </w:div>
                <w:div w:id="982274419">
                  <w:marLeft w:val="0"/>
                  <w:marRight w:val="0"/>
                  <w:marTop w:val="0"/>
                  <w:marBottom w:val="0"/>
                  <w:divBdr>
                    <w:top w:val="none" w:sz="0" w:space="0" w:color="auto"/>
                    <w:left w:val="none" w:sz="0" w:space="0" w:color="auto"/>
                    <w:bottom w:val="none" w:sz="0" w:space="0" w:color="auto"/>
                    <w:right w:val="none" w:sz="0" w:space="0" w:color="auto"/>
                  </w:divBdr>
                </w:div>
                <w:div w:id="983775556">
                  <w:marLeft w:val="0"/>
                  <w:marRight w:val="0"/>
                  <w:marTop w:val="0"/>
                  <w:marBottom w:val="0"/>
                  <w:divBdr>
                    <w:top w:val="none" w:sz="0" w:space="0" w:color="auto"/>
                    <w:left w:val="none" w:sz="0" w:space="0" w:color="auto"/>
                    <w:bottom w:val="none" w:sz="0" w:space="0" w:color="auto"/>
                    <w:right w:val="none" w:sz="0" w:space="0" w:color="auto"/>
                  </w:divBdr>
                </w:div>
                <w:div w:id="984623897">
                  <w:marLeft w:val="0"/>
                  <w:marRight w:val="0"/>
                  <w:marTop w:val="0"/>
                  <w:marBottom w:val="0"/>
                  <w:divBdr>
                    <w:top w:val="none" w:sz="0" w:space="0" w:color="auto"/>
                    <w:left w:val="none" w:sz="0" w:space="0" w:color="auto"/>
                    <w:bottom w:val="none" w:sz="0" w:space="0" w:color="auto"/>
                    <w:right w:val="none" w:sz="0" w:space="0" w:color="auto"/>
                  </w:divBdr>
                </w:div>
                <w:div w:id="984747172">
                  <w:marLeft w:val="0"/>
                  <w:marRight w:val="0"/>
                  <w:marTop w:val="0"/>
                  <w:marBottom w:val="0"/>
                  <w:divBdr>
                    <w:top w:val="none" w:sz="0" w:space="0" w:color="auto"/>
                    <w:left w:val="none" w:sz="0" w:space="0" w:color="auto"/>
                    <w:bottom w:val="none" w:sz="0" w:space="0" w:color="auto"/>
                    <w:right w:val="none" w:sz="0" w:space="0" w:color="auto"/>
                  </w:divBdr>
                </w:div>
                <w:div w:id="986200388">
                  <w:marLeft w:val="0"/>
                  <w:marRight w:val="0"/>
                  <w:marTop w:val="0"/>
                  <w:marBottom w:val="0"/>
                  <w:divBdr>
                    <w:top w:val="none" w:sz="0" w:space="0" w:color="auto"/>
                    <w:left w:val="none" w:sz="0" w:space="0" w:color="auto"/>
                    <w:bottom w:val="none" w:sz="0" w:space="0" w:color="auto"/>
                    <w:right w:val="none" w:sz="0" w:space="0" w:color="auto"/>
                  </w:divBdr>
                </w:div>
                <w:div w:id="986592194">
                  <w:marLeft w:val="0"/>
                  <w:marRight w:val="0"/>
                  <w:marTop w:val="0"/>
                  <w:marBottom w:val="0"/>
                  <w:divBdr>
                    <w:top w:val="none" w:sz="0" w:space="0" w:color="auto"/>
                    <w:left w:val="none" w:sz="0" w:space="0" w:color="auto"/>
                    <w:bottom w:val="none" w:sz="0" w:space="0" w:color="auto"/>
                    <w:right w:val="none" w:sz="0" w:space="0" w:color="auto"/>
                  </w:divBdr>
                </w:div>
                <w:div w:id="987975837">
                  <w:marLeft w:val="0"/>
                  <w:marRight w:val="0"/>
                  <w:marTop w:val="0"/>
                  <w:marBottom w:val="0"/>
                  <w:divBdr>
                    <w:top w:val="none" w:sz="0" w:space="0" w:color="auto"/>
                    <w:left w:val="none" w:sz="0" w:space="0" w:color="auto"/>
                    <w:bottom w:val="none" w:sz="0" w:space="0" w:color="auto"/>
                    <w:right w:val="none" w:sz="0" w:space="0" w:color="auto"/>
                  </w:divBdr>
                </w:div>
                <w:div w:id="988632994">
                  <w:marLeft w:val="0"/>
                  <w:marRight w:val="0"/>
                  <w:marTop w:val="0"/>
                  <w:marBottom w:val="0"/>
                  <w:divBdr>
                    <w:top w:val="none" w:sz="0" w:space="0" w:color="auto"/>
                    <w:left w:val="none" w:sz="0" w:space="0" w:color="auto"/>
                    <w:bottom w:val="none" w:sz="0" w:space="0" w:color="auto"/>
                    <w:right w:val="none" w:sz="0" w:space="0" w:color="auto"/>
                  </w:divBdr>
                </w:div>
                <w:div w:id="989208392">
                  <w:marLeft w:val="0"/>
                  <w:marRight w:val="0"/>
                  <w:marTop w:val="0"/>
                  <w:marBottom w:val="0"/>
                  <w:divBdr>
                    <w:top w:val="none" w:sz="0" w:space="0" w:color="auto"/>
                    <w:left w:val="none" w:sz="0" w:space="0" w:color="auto"/>
                    <w:bottom w:val="none" w:sz="0" w:space="0" w:color="auto"/>
                    <w:right w:val="none" w:sz="0" w:space="0" w:color="auto"/>
                  </w:divBdr>
                </w:div>
                <w:div w:id="989597767">
                  <w:marLeft w:val="0"/>
                  <w:marRight w:val="0"/>
                  <w:marTop w:val="0"/>
                  <w:marBottom w:val="0"/>
                  <w:divBdr>
                    <w:top w:val="none" w:sz="0" w:space="0" w:color="auto"/>
                    <w:left w:val="none" w:sz="0" w:space="0" w:color="auto"/>
                    <w:bottom w:val="none" w:sz="0" w:space="0" w:color="auto"/>
                    <w:right w:val="none" w:sz="0" w:space="0" w:color="auto"/>
                  </w:divBdr>
                </w:div>
                <w:div w:id="989601532">
                  <w:marLeft w:val="0"/>
                  <w:marRight w:val="0"/>
                  <w:marTop w:val="0"/>
                  <w:marBottom w:val="0"/>
                  <w:divBdr>
                    <w:top w:val="none" w:sz="0" w:space="0" w:color="auto"/>
                    <w:left w:val="none" w:sz="0" w:space="0" w:color="auto"/>
                    <w:bottom w:val="none" w:sz="0" w:space="0" w:color="auto"/>
                    <w:right w:val="none" w:sz="0" w:space="0" w:color="auto"/>
                  </w:divBdr>
                </w:div>
                <w:div w:id="990056625">
                  <w:marLeft w:val="0"/>
                  <w:marRight w:val="0"/>
                  <w:marTop w:val="0"/>
                  <w:marBottom w:val="0"/>
                  <w:divBdr>
                    <w:top w:val="none" w:sz="0" w:space="0" w:color="auto"/>
                    <w:left w:val="none" w:sz="0" w:space="0" w:color="auto"/>
                    <w:bottom w:val="none" w:sz="0" w:space="0" w:color="auto"/>
                    <w:right w:val="none" w:sz="0" w:space="0" w:color="auto"/>
                  </w:divBdr>
                </w:div>
                <w:div w:id="992223011">
                  <w:marLeft w:val="0"/>
                  <w:marRight w:val="0"/>
                  <w:marTop w:val="0"/>
                  <w:marBottom w:val="0"/>
                  <w:divBdr>
                    <w:top w:val="none" w:sz="0" w:space="0" w:color="auto"/>
                    <w:left w:val="none" w:sz="0" w:space="0" w:color="auto"/>
                    <w:bottom w:val="none" w:sz="0" w:space="0" w:color="auto"/>
                    <w:right w:val="none" w:sz="0" w:space="0" w:color="auto"/>
                  </w:divBdr>
                </w:div>
                <w:div w:id="992609461">
                  <w:marLeft w:val="0"/>
                  <w:marRight w:val="0"/>
                  <w:marTop w:val="0"/>
                  <w:marBottom w:val="0"/>
                  <w:divBdr>
                    <w:top w:val="none" w:sz="0" w:space="0" w:color="auto"/>
                    <w:left w:val="none" w:sz="0" w:space="0" w:color="auto"/>
                    <w:bottom w:val="none" w:sz="0" w:space="0" w:color="auto"/>
                    <w:right w:val="none" w:sz="0" w:space="0" w:color="auto"/>
                  </w:divBdr>
                </w:div>
                <w:div w:id="992831587">
                  <w:marLeft w:val="0"/>
                  <w:marRight w:val="0"/>
                  <w:marTop w:val="0"/>
                  <w:marBottom w:val="0"/>
                  <w:divBdr>
                    <w:top w:val="none" w:sz="0" w:space="0" w:color="auto"/>
                    <w:left w:val="none" w:sz="0" w:space="0" w:color="auto"/>
                    <w:bottom w:val="none" w:sz="0" w:space="0" w:color="auto"/>
                    <w:right w:val="none" w:sz="0" w:space="0" w:color="auto"/>
                  </w:divBdr>
                </w:div>
                <w:div w:id="993219115">
                  <w:marLeft w:val="0"/>
                  <w:marRight w:val="0"/>
                  <w:marTop w:val="0"/>
                  <w:marBottom w:val="0"/>
                  <w:divBdr>
                    <w:top w:val="none" w:sz="0" w:space="0" w:color="auto"/>
                    <w:left w:val="none" w:sz="0" w:space="0" w:color="auto"/>
                    <w:bottom w:val="none" w:sz="0" w:space="0" w:color="auto"/>
                    <w:right w:val="none" w:sz="0" w:space="0" w:color="auto"/>
                  </w:divBdr>
                </w:div>
                <w:div w:id="993754095">
                  <w:marLeft w:val="0"/>
                  <w:marRight w:val="0"/>
                  <w:marTop w:val="0"/>
                  <w:marBottom w:val="0"/>
                  <w:divBdr>
                    <w:top w:val="none" w:sz="0" w:space="0" w:color="auto"/>
                    <w:left w:val="none" w:sz="0" w:space="0" w:color="auto"/>
                    <w:bottom w:val="none" w:sz="0" w:space="0" w:color="auto"/>
                    <w:right w:val="none" w:sz="0" w:space="0" w:color="auto"/>
                  </w:divBdr>
                </w:div>
                <w:div w:id="993873407">
                  <w:marLeft w:val="0"/>
                  <w:marRight w:val="0"/>
                  <w:marTop w:val="0"/>
                  <w:marBottom w:val="0"/>
                  <w:divBdr>
                    <w:top w:val="none" w:sz="0" w:space="0" w:color="auto"/>
                    <w:left w:val="none" w:sz="0" w:space="0" w:color="auto"/>
                    <w:bottom w:val="none" w:sz="0" w:space="0" w:color="auto"/>
                    <w:right w:val="none" w:sz="0" w:space="0" w:color="auto"/>
                  </w:divBdr>
                </w:div>
                <w:div w:id="995298592">
                  <w:marLeft w:val="0"/>
                  <w:marRight w:val="0"/>
                  <w:marTop w:val="0"/>
                  <w:marBottom w:val="0"/>
                  <w:divBdr>
                    <w:top w:val="none" w:sz="0" w:space="0" w:color="auto"/>
                    <w:left w:val="none" w:sz="0" w:space="0" w:color="auto"/>
                    <w:bottom w:val="none" w:sz="0" w:space="0" w:color="auto"/>
                    <w:right w:val="none" w:sz="0" w:space="0" w:color="auto"/>
                  </w:divBdr>
                </w:div>
                <w:div w:id="996767794">
                  <w:marLeft w:val="0"/>
                  <w:marRight w:val="0"/>
                  <w:marTop w:val="0"/>
                  <w:marBottom w:val="0"/>
                  <w:divBdr>
                    <w:top w:val="none" w:sz="0" w:space="0" w:color="auto"/>
                    <w:left w:val="none" w:sz="0" w:space="0" w:color="auto"/>
                    <w:bottom w:val="none" w:sz="0" w:space="0" w:color="auto"/>
                    <w:right w:val="none" w:sz="0" w:space="0" w:color="auto"/>
                  </w:divBdr>
                </w:div>
                <w:div w:id="997074499">
                  <w:marLeft w:val="0"/>
                  <w:marRight w:val="0"/>
                  <w:marTop w:val="0"/>
                  <w:marBottom w:val="0"/>
                  <w:divBdr>
                    <w:top w:val="none" w:sz="0" w:space="0" w:color="auto"/>
                    <w:left w:val="none" w:sz="0" w:space="0" w:color="auto"/>
                    <w:bottom w:val="none" w:sz="0" w:space="0" w:color="auto"/>
                    <w:right w:val="none" w:sz="0" w:space="0" w:color="auto"/>
                  </w:divBdr>
                </w:div>
                <w:div w:id="997341103">
                  <w:marLeft w:val="0"/>
                  <w:marRight w:val="0"/>
                  <w:marTop w:val="0"/>
                  <w:marBottom w:val="0"/>
                  <w:divBdr>
                    <w:top w:val="none" w:sz="0" w:space="0" w:color="auto"/>
                    <w:left w:val="none" w:sz="0" w:space="0" w:color="auto"/>
                    <w:bottom w:val="none" w:sz="0" w:space="0" w:color="auto"/>
                    <w:right w:val="none" w:sz="0" w:space="0" w:color="auto"/>
                  </w:divBdr>
                </w:div>
                <w:div w:id="997730522">
                  <w:marLeft w:val="0"/>
                  <w:marRight w:val="0"/>
                  <w:marTop w:val="0"/>
                  <w:marBottom w:val="0"/>
                  <w:divBdr>
                    <w:top w:val="none" w:sz="0" w:space="0" w:color="auto"/>
                    <w:left w:val="none" w:sz="0" w:space="0" w:color="auto"/>
                    <w:bottom w:val="none" w:sz="0" w:space="0" w:color="auto"/>
                    <w:right w:val="none" w:sz="0" w:space="0" w:color="auto"/>
                  </w:divBdr>
                </w:div>
                <w:div w:id="998120823">
                  <w:marLeft w:val="0"/>
                  <w:marRight w:val="0"/>
                  <w:marTop w:val="0"/>
                  <w:marBottom w:val="0"/>
                  <w:divBdr>
                    <w:top w:val="none" w:sz="0" w:space="0" w:color="auto"/>
                    <w:left w:val="none" w:sz="0" w:space="0" w:color="auto"/>
                    <w:bottom w:val="none" w:sz="0" w:space="0" w:color="auto"/>
                    <w:right w:val="none" w:sz="0" w:space="0" w:color="auto"/>
                  </w:divBdr>
                </w:div>
                <w:div w:id="998265216">
                  <w:marLeft w:val="0"/>
                  <w:marRight w:val="0"/>
                  <w:marTop w:val="0"/>
                  <w:marBottom w:val="0"/>
                  <w:divBdr>
                    <w:top w:val="none" w:sz="0" w:space="0" w:color="auto"/>
                    <w:left w:val="none" w:sz="0" w:space="0" w:color="auto"/>
                    <w:bottom w:val="none" w:sz="0" w:space="0" w:color="auto"/>
                    <w:right w:val="none" w:sz="0" w:space="0" w:color="auto"/>
                  </w:divBdr>
                </w:div>
                <w:div w:id="998652570">
                  <w:marLeft w:val="0"/>
                  <w:marRight w:val="0"/>
                  <w:marTop w:val="0"/>
                  <w:marBottom w:val="0"/>
                  <w:divBdr>
                    <w:top w:val="none" w:sz="0" w:space="0" w:color="auto"/>
                    <w:left w:val="none" w:sz="0" w:space="0" w:color="auto"/>
                    <w:bottom w:val="none" w:sz="0" w:space="0" w:color="auto"/>
                    <w:right w:val="none" w:sz="0" w:space="0" w:color="auto"/>
                  </w:divBdr>
                </w:div>
                <w:div w:id="999037830">
                  <w:marLeft w:val="0"/>
                  <w:marRight w:val="0"/>
                  <w:marTop w:val="0"/>
                  <w:marBottom w:val="0"/>
                  <w:divBdr>
                    <w:top w:val="none" w:sz="0" w:space="0" w:color="auto"/>
                    <w:left w:val="none" w:sz="0" w:space="0" w:color="auto"/>
                    <w:bottom w:val="none" w:sz="0" w:space="0" w:color="auto"/>
                    <w:right w:val="none" w:sz="0" w:space="0" w:color="auto"/>
                  </w:divBdr>
                </w:div>
                <w:div w:id="999968906">
                  <w:marLeft w:val="0"/>
                  <w:marRight w:val="0"/>
                  <w:marTop w:val="0"/>
                  <w:marBottom w:val="0"/>
                  <w:divBdr>
                    <w:top w:val="none" w:sz="0" w:space="0" w:color="auto"/>
                    <w:left w:val="none" w:sz="0" w:space="0" w:color="auto"/>
                    <w:bottom w:val="none" w:sz="0" w:space="0" w:color="auto"/>
                    <w:right w:val="none" w:sz="0" w:space="0" w:color="auto"/>
                  </w:divBdr>
                </w:div>
                <w:div w:id="1000036469">
                  <w:marLeft w:val="0"/>
                  <w:marRight w:val="0"/>
                  <w:marTop w:val="0"/>
                  <w:marBottom w:val="0"/>
                  <w:divBdr>
                    <w:top w:val="none" w:sz="0" w:space="0" w:color="auto"/>
                    <w:left w:val="none" w:sz="0" w:space="0" w:color="auto"/>
                    <w:bottom w:val="none" w:sz="0" w:space="0" w:color="auto"/>
                    <w:right w:val="none" w:sz="0" w:space="0" w:color="auto"/>
                  </w:divBdr>
                </w:div>
                <w:div w:id="1000695343">
                  <w:marLeft w:val="0"/>
                  <w:marRight w:val="0"/>
                  <w:marTop w:val="0"/>
                  <w:marBottom w:val="0"/>
                  <w:divBdr>
                    <w:top w:val="none" w:sz="0" w:space="0" w:color="auto"/>
                    <w:left w:val="none" w:sz="0" w:space="0" w:color="auto"/>
                    <w:bottom w:val="none" w:sz="0" w:space="0" w:color="auto"/>
                    <w:right w:val="none" w:sz="0" w:space="0" w:color="auto"/>
                  </w:divBdr>
                </w:div>
                <w:div w:id="1000814993">
                  <w:marLeft w:val="0"/>
                  <w:marRight w:val="0"/>
                  <w:marTop w:val="0"/>
                  <w:marBottom w:val="0"/>
                  <w:divBdr>
                    <w:top w:val="none" w:sz="0" w:space="0" w:color="auto"/>
                    <w:left w:val="none" w:sz="0" w:space="0" w:color="auto"/>
                    <w:bottom w:val="none" w:sz="0" w:space="0" w:color="auto"/>
                    <w:right w:val="none" w:sz="0" w:space="0" w:color="auto"/>
                  </w:divBdr>
                </w:div>
                <w:div w:id="1001271248">
                  <w:marLeft w:val="0"/>
                  <w:marRight w:val="0"/>
                  <w:marTop w:val="0"/>
                  <w:marBottom w:val="0"/>
                  <w:divBdr>
                    <w:top w:val="none" w:sz="0" w:space="0" w:color="auto"/>
                    <w:left w:val="none" w:sz="0" w:space="0" w:color="auto"/>
                    <w:bottom w:val="none" w:sz="0" w:space="0" w:color="auto"/>
                    <w:right w:val="none" w:sz="0" w:space="0" w:color="auto"/>
                  </w:divBdr>
                </w:div>
                <w:div w:id="1002317909">
                  <w:marLeft w:val="0"/>
                  <w:marRight w:val="0"/>
                  <w:marTop w:val="0"/>
                  <w:marBottom w:val="0"/>
                  <w:divBdr>
                    <w:top w:val="none" w:sz="0" w:space="0" w:color="auto"/>
                    <w:left w:val="none" w:sz="0" w:space="0" w:color="auto"/>
                    <w:bottom w:val="none" w:sz="0" w:space="0" w:color="auto"/>
                    <w:right w:val="none" w:sz="0" w:space="0" w:color="auto"/>
                  </w:divBdr>
                </w:div>
                <w:div w:id="1002509415">
                  <w:marLeft w:val="0"/>
                  <w:marRight w:val="0"/>
                  <w:marTop w:val="0"/>
                  <w:marBottom w:val="0"/>
                  <w:divBdr>
                    <w:top w:val="none" w:sz="0" w:space="0" w:color="auto"/>
                    <w:left w:val="none" w:sz="0" w:space="0" w:color="auto"/>
                    <w:bottom w:val="none" w:sz="0" w:space="0" w:color="auto"/>
                    <w:right w:val="none" w:sz="0" w:space="0" w:color="auto"/>
                  </w:divBdr>
                </w:div>
                <w:div w:id="1002701801">
                  <w:marLeft w:val="0"/>
                  <w:marRight w:val="0"/>
                  <w:marTop w:val="0"/>
                  <w:marBottom w:val="0"/>
                  <w:divBdr>
                    <w:top w:val="none" w:sz="0" w:space="0" w:color="auto"/>
                    <w:left w:val="none" w:sz="0" w:space="0" w:color="auto"/>
                    <w:bottom w:val="none" w:sz="0" w:space="0" w:color="auto"/>
                    <w:right w:val="none" w:sz="0" w:space="0" w:color="auto"/>
                  </w:divBdr>
                </w:div>
                <w:div w:id="1005478193">
                  <w:marLeft w:val="0"/>
                  <w:marRight w:val="0"/>
                  <w:marTop w:val="0"/>
                  <w:marBottom w:val="0"/>
                  <w:divBdr>
                    <w:top w:val="none" w:sz="0" w:space="0" w:color="auto"/>
                    <w:left w:val="none" w:sz="0" w:space="0" w:color="auto"/>
                    <w:bottom w:val="none" w:sz="0" w:space="0" w:color="auto"/>
                    <w:right w:val="none" w:sz="0" w:space="0" w:color="auto"/>
                  </w:divBdr>
                </w:div>
                <w:div w:id="1006982334">
                  <w:marLeft w:val="0"/>
                  <w:marRight w:val="0"/>
                  <w:marTop w:val="0"/>
                  <w:marBottom w:val="0"/>
                  <w:divBdr>
                    <w:top w:val="none" w:sz="0" w:space="0" w:color="auto"/>
                    <w:left w:val="none" w:sz="0" w:space="0" w:color="auto"/>
                    <w:bottom w:val="none" w:sz="0" w:space="0" w:color="auto"/>
                    <w:right w:val="none" w:sz="0" w:space="0" w:color="auto"/>
                  </w:divBdr>
                </w:div>
                <w:div w:id="1007631950">
                  <w:marLeft w:val="0"/>
                  <w:marRight w:val="0"/>
                  <w:marTop w:val="0"/>
                  <w:marBottom w:val="0"/>
                  <w:divBdr>
                    <w:top w:val="none" w:sz="0" w:space="0" w:color="auto"/>
                    <w:left w:val="none" w:sz="0" w:space="0" w:color="auto"/>
                    <w:bottom w:val="none" w:sz="0" w:space="0" w:color="auto"/>
                    <w:right w:val="none" w:sz="0" w:space="0" w:color="auto"/>
                  </w:divBdr>
                </w:div>
                <w:div w:id="1008295062">
                  <w:marLeft w:val="0"/>
                  <w:marRight w:val="0"/>
                  <w:marTop w:val="0"/>
                  <w:marBottom w:val="0"/>
                  <w:divBdr>
                    <w:top w:val="none" w:sz="0" w:space="0" w:color="auto"/>
                    <w:left w:val="none" w:sz="0" w:space="0" w:color="auto"/>
                    <w:bottom w:val="none" w:sz="0" w:space="0" w:color="auto"/>
                    <w:right w:val="none" w:sz="0" w:space="0" w:color="auto"/>
                  </w:divBdr>
                </w:div>
                <w:div w:id="1008411923">
                  <w:marLeft w:val="0"/>
                  <w:marRight w:val="0"/>
                  <w:marTop w:val="0"/>
                  <w:marBottom w:val="0"/>
                  <w:divBdr>
                    <w:top w:val="none" w:sz="0" w:space="0" w:color="auto"/>
                    <w:left w:val="none" w:sz="0" w:space="0" w:color="auto"/>
                    <w:bottom w:val="none" w:sz="0" w:space="0" w:color="auto"/>
                    <w:right w:val="none" w:sz="0" w:space="0" w:color="auto"/>
                  </w:divBdr>
                </w:div>
                <w:div w:id="1009212384">
                  <w:marLeft w:val="0"/>
                  <w:marRight w:val="0"/>
                  <w:marTop w:val="0"/>
                  <w:marBottom w:val="0"/>
                  <w:divBdr>
                    <w:top w:val="none" w:sz="0" w:space="0" w:color="auto"/>
                    <w:left w:val="none" w:sz="0" w:space="0" w:color="auto"/>
                    <w:bottom w:val="none" w:sz="0" w:space="0" w:color="auto"/>
                    <w:right w:val="none" w:sz="0" w:space="0" w:color="auto"/>
                  </w:divBdr>
                </w:div>
                <w:div w:id="1009530074">
                  <w:marLeft w:val="0"/>
                  <w:marRight w:val="0"/>
                  <w:marTop w:val="0"/>
                  <w:marBottom w:val="0"/>
                  <w:divBdr>
                    <w:top w:val="none" w:sz="0" w:space="0" w:color="auto"/>
                    <w:left w:val="none" w:sz="0" w:space="0" w:color="auto"/>
                    <w:bottom w:val="none" w:sz="0" w:space="0" w:color="auto"/>
                    <w:right w:val="none" w:sz="0" w:space="0" w:color="auto"/>
                  </w:divBdr>
                </w:div>
                <w:div w:id="1009599861">
                  <w:marLeft w:val="0"/>
                  <w:marRight w:val="0"/>
                  <w:marTop w:val="0"/>
                  <w:marBottom w:val="0"/>
                  <w:divBdr>
                    <w:top w:val="none" w:sz="0" w:space="0" w:color="auto"/>
                    <w:left w:val="none" w:sz="0" w:space="0" w:color="auto"/>
                    <w:bottom w:val="none" w:sz="0" w:space="0" w:color="auto"/>
                    <w:right w:val="none" w:sz="0" w:space="0" w:color="auto"/>
                  </w:divBdr>
                </w:div>
                <w:div w:id="1009676771">
                  <w:marLeft w:val="0"/>
                  <w:marRight w:val="0"/>
                  <w:marTop w:val="0"/>
                  <w:marBottom w:val="0"/>
                  <w:divBdr>
                    <w:top w:val="none" w:sz="0" w:space="0" w:color="auto"/>
                    <w:left w:val="none" w:sz="0" w:space="0" w:color="auto"/>
                    <w:bottom w:val="none" w:sz="0" w:space="0" w:color="auto"/>
                    <w:right w:val="none" w:sz="0" w:space="0" w:color="auto"/>
                  </w:divBdr>
                </w:div>
                <w:div w:id="1009915876">
                  <w:marLeft w:val="0"/>
                  <w:marRight w:val="0"/>
                  <w:marTop w:val="0"/>
                  <w:marBottom w:val="0"/>
                  <w:divBdr>
                    <w:top w:val="none" w:sz="0" w:space="0" w:color="auto"/>
                    <w:left w:val="none" w:sz="0" w:space="0" w:color="auto"/>
                    <w:bottom w:val="none" w:sz="0" w:space="0" w:color="auto"/>
                    <w:right w:val="none" w:sz="0" w:space="0" w:color="auto"/>
                  </w:divBdr>
                </w:div>
                <w:div w:id="1010721529">
                  <w:marLeft w:val="0"/>
                  <w:marRight w:val="0"/>
                  <w:marTop w:val="0"/>
                  <w:marBottom w:val="0"/>
                  <w:divBdr>
                    <w:top w:val="none" w:sz="0" w:space="0" w:color="auto"/>
                    <w:left w:val="none" w:sz="0" w:space="0" w:color="auto"/>
                    <w:bottom w:val="none" w:sz="0" w:space="0" w:color="auto"/>
                    <w:right w:val="none" w:sz="0" w:space="0" w:color="auto"/>
                  </w:divBdr>
                </w:div>
                <w:div w:id="1011565284">
                  <w:marLeft w:val="0"/>
                  <w:marRight w:val="0"/>
                  <w:marTop w:val="0"/>
                  <w:marBottom w:val="0"/>
                  <w:divBdr>
                    <w:top w:val="none" w:sz="0" w:space="0" w:color="auto"/>
                    <w:left w:val="none" w:sz="0" w:space="0" w:color="auto"/>
                    <w:bottom w:val="none" w:sz="0" w:space="0" w:color="auto"/>
                    <w:right w:val="none" w:sz="0" w:space="0" w:color="auto"/>
                  </w:divBdr>
                </w:div>
                <w:div w:id="1011566103">
                  <w:marLeft w:val="0"/>
                  <w:marRight w:val="0"/>
                  <w:marTop w:val="0"/>
                  <w:marBottom w:val="0"/>
                  <w:divBdr>
                    <w:top w:val="none" w:sz="0" w:space="0" w:color="auto"/>
                    <w:left w:val="none" w:sz="0" w:space="0" w:color="auto"/>
                    <w:bottom w:val="none" w:sz="0" w:space="0" w:color="auto"/>
                    <w:right w:val="none" w:sz="0" w:space="0" w:color="auto"/>
                  </w:divBdr>
                </w:div>
                <w:div w:id="1011638915">
                  <w:marLeft w:val="0"/>
                  <w:marRight w:val="0"/>
                  <w:marTop w:val="0"/>
                  <w:marBottom w:val="0"/>
                  <w:divBdr>
                    <w:top w:val="none" w:sz="0" w:space="0" w:color="auto"/>
                    <w:left w:val="none" w:sz="0" w:space="0" w:color="auto"/>
                    <w:bottom w:val="none" w:sz="0" w:space="0" w:color="auto"/>
                    <w:right w:val="none" w:sz="0" w:space="0" w:color="auto"/>
                  </w:divBdr>
                </w:div>
                <w:div w:id="1011837034">
                  <w:marLeft w:val="0"/>
                  <w:marRight w:val="0"/>
                  <w:marTop w:val="0"/>
                  <w:marBottom w:val="0"/>
                  <w:divBdr>
                    <w:top w:val="none" w:sz="0" w:space="0" w:color="auto"/>
                    <w:left w:val="none" w:sz="0" w:space="0" w:color="auto"/>
                    <w:bottom w:val="none" w:sz="0" w:space="0" w:color="auto"/>
                    <w:right w:val="none" w:sz="0" w:space="0" w:color="auto"/>
                  </w:divBdr>
                </w:div>
                <w:div w:id="1013609732">
                  <w:marLeft w:val="0"/>
                  <w:marRight w:val="0"/>
                  <w:marTop w:val="0"/>
                  <w:marBottom w:val="0"/>
                  <w:divBdr>
                    <w:top w:val="none" w:sz="0" w:space="0" w:color="auto"/>
                    <w:left w:val="none" w:sz="0" w:space="0" w:color="auto"/>
                    <w:bottom w:val="none" w:sz="0" w:space="0" w:color="auto"/>
                    <w:right w:val="none" w:sz="0" w:space="0" w:color="auto"/>
                  </w:divBdr>
                </w:div>
                <w:div w:id="1014694479">
                  <w:marLeft w:val="0"/>
                  <w:marRight w:val="0"/>
                  <w:marTop w:val="0"/>
                  <w:marBottom w:val="0"/>
                  <w:divBdr>
                    <w:top w:val="none" w:sz="0" w:space="0" w:color="auto"/>
                    <w:left w:val="none" w:sz="0" w:space="0" w:color="auto"/>
                    <w:bottom w:val="none" w:sz="0" w:space="0" w:color="auto"/>
                    <w:right w:val="none" w:sz="0" w:space="0" w:color="auto"/>
                  </w:divBdr>
                </w:div>
                <w:div w:id="1015496248">
                  <w:marLeft w:val="0"/>
                  <w:marRight w:val="0"/>
                  <w:marTop w:val="0"/>
                  <w:marBottom w:val="0"/>
                  <w:divBdr>
                    <w:top w:val="none" w:sz="0" w:space="0" w:color="auto"/>
                    <w:left w:val="none" w:sz="0" w:space="0" w:color="auto"/>
                    <w:bottom w:val="none" w:sz="0" w:space="0" w:color="auto"/>
                    <w:right w:val="none" w:sz="0" w:space="0" w:color="auto"/>
                  </w:divBdr>
                </w:div>
                <w:div w:id="1016538286">
                  <w:marLeft w:val="0"/>
                  <w:marRight w:val="0"/>
                  <w:marTop w:val="0"/>
                  <w:marBottom w:val="0"/>
                  <w:divBdr>
                    <w:top w:val="none" w:sz="0" w:space="0" w:color="auto"/>
                    <w:left w:val="none" w:sz="0" w:space="0" w:color="auto"/>
                    <w:bottom w:val="none" w:sz="0" w:space="0" w:color="auto"/>
                    <w:right w:val="none" w:sz="0" w:space="0" w:color="auto"/>
                  </w:divBdr>
                </w:div>
                <w:div w:id="1016883271">
                  <w:marLeft w:val="0"/>
                  <w:marRight w:val="0"/>
                  <w:marTop w:val="0"/>
                  <w:marBottom w:val="0"/>
                  <w:divBdr>
                    <w:top w:val="none" w:sz="0" w:space="0" w:color="auto"/>
                    <w:left w:val="none" w:sz="0" w:space="0" w:color="auto"/>
                    <w:bottom w:val="none" w:sz="0" w:space="0" w:color="auto"/>
                    <w:right w:val="none" w:sz="0" w:space="0" w:color="auto"/>
                  </w:divBdr>
                </w:div>
                <w:div w:id="1018897312">
                  <w:marLeft w:val="0"/>
                  <w:marRight w:val="0"/>
                  <w:marTop w:val="0"/>
                  <w:marBottom w:val="0"/>
                  <w:divBdr>
                    <w:top w:val="none" w:sz="0" w:space="0" w:color="auto"/>
                    <w:left w:val="none" w:sz="0" w:space="0" w:color="auto"/>
                    <w:bottom w:val="none" w:sz="0" w:space="0" w:color="auto"/>
                    <w:right w:val="none" w:sz="0" w:space="0" w:color="auto"/>
                  </w:divBdr>
                </w:div>
                <w:div w:id="1019158341">
                  <w:marLeft w:val="0"/>
                  <w:marRight w:val="0"/>
                  <w:marTop w:val="0"/>
                  <w:marBottom w:val="0"/>
                  <w:divBdr>
                    <w:top w:val="none" w:sz="0" w:space="0" w:color="auto"/>
                    <w:left w:val="none" w:sz="0" w:space="0" w:color="auto"/>
                    <w:bottom w:val="none" w:sz="0" w:space="0" w:color="auto"/>
                    <w:right w:val="none" w:sz="0" w:space="0" w:color="auto"/>
                  </w:divBdr>
                </w:div>
                <w:div w:id="1021273247">
                  <w:marLeft w:val="0"/>
                  <w:marRight w:val="0"/>
                  <w:marTop w:val="0"/>
                  <w:marBottom w:val="0"/>
                  <w:divBdr>
                    <w:top w:val="none" w:sz="0" w:space="0" w:color="auto"/>
                    <w:left w:val="none" w:sz="0" w:space="0" w:color="auto"/>
                    <w:bottom w:val="none" w:sz="0" w:space="0" w:color="auto"/>
                    <w:right w:val="none" w:sz="0" w:space="0" w:color="auto"/>
                  </w:divBdr>
                </w:div>
                <w:div w:id="1021590570">
                  <w:marLeft w:val="0"/>
                  <w:marRight w:val="0"/>
                  <w:marTop w:val="0"/>
                  <w:marBottom w:val="0"/>
                  <w:divBdr>
                    <w:top w:val="none" w:sz="0" w:space="0" w:color="auto"/>
                    <w:left w:val="none" w:sz="0" w:space="0" w:color="auto"/>
                    <w:bottom w:val="none" w:sz="0" w:space="0" w:color="auto"/>
                    <w:right w:val="none" w:sz="0" w:space="0" w:color="auto"/>
                  </w:divBdr>
                </w:div>
                <w:div w:id="1022053709">
                  <w:marLeft w:val="0"/>
                  <w:marRight w:val="0"/>
                  <w:marTop w:val="0"/>
                  <w:marBottom w:val="0"/>
                  <w:divBdr>
                    <w:top w:val="none" w:sz="0" w:space="0" w:color="auto"/>
                    <w:left w:val="none" w:sz="0" w:space="0" w:color="auto"/>
                    <w:bottom w:val="none" w:sz="0" w:space="0" w:color="auto"/>
                    <w:right w:val="none" w:sz="0" w:space="0" w:color="auto"/>
                  </w:divBdr>
                </w:div>
                <w:div w:id="1022127764">
                  <w:marLeft w:val="0"/>
                  <w:marRight w:val="0"/>
                  <w:marTop w:val="0"/>
                  <w:marBottom w:val="0"/>
                  <w:divBdr>
                    <w:top w:val="none" w:sz="0" w:space="0" w:color="auto"/>
                    <w:left w:val="none" w:sz="0" w:space="0" w:color="auto"/>
                    <w:bottom w:val="none" w:sz="0" w:space="0" w:color="auto"/>
                    <w:right w:val="none" w:sz="0" w:space="0" w:color="auto"/>
                  </w:divBdr>
                </w:div>
                <w:div w:id="1022392487">
                  <w:marLeft w:val="0"/>
                  <w:marRight w:val="0"/>
                  <w:marTop w:val="0"/>
                  <w:marBottom w:val="0"/>
                  <w:divBdr>
                    <w:top w:val="none" w:sz="0" w:space="0" w:color="auto"/>
                    <w:left w:val="none" w:sz="0" w:space="0" w:color="auto"/>
                    <w:bottom w:val="none" w:sz="0" w:space="0" w:color="auto"/>
                    <w:right w:val="none" w:sz="0" w:space="0" w:color="auto"/>
                  </w:divBdr>
                </w:div>
                <w:div w:id="1022560535">
                  <w:marLeft w:val="0"/>
                  <w:marRight w:val="0"/>
                  <w:marTop w:val="0"/>
                  <w:marBottom w:val="0"/>
                  <w:divBdr>
                    <w:top w:val="none" w:sz="0" w:space="0" w:color="auto"/>
                    <w:left w:val="none" w:sz="0" w:space="0" w:color="auto"/>
                    <w:bottom w:val="none" w:sz="0" w:space="0" w:color="auto"/>
                    <w:right w:val="none" w:sz="0" w:space="0" w:color="auto"/>
                  </w:divBdr>
                </w:div>
                <w:div w:id="1022628493">
                  <w:marLeft w:val="0"/>
                  <w:marRight w:val="0"/>
                  <w:marTop w:val="0"/>
                  <w:marBottom w:val="0"/>
                  <w:divBdr>
                    <w:top w:val="none" w:sz="0" w:space="0" w:color="auto"/>
                    <w:left w:val="none" w:sz="0" w:space="0" w:color="auto"/>
                    <w:bottom w:val="none" w:sz="0" w:space="0" w:color="auto"/>
                    <w:right w:val="none" w:sz="0" w:space="0" w:color="auto"/>
                  </w:divBdr>
                </w:div>
                <w:div w:id="1026638520">
                  <w:marLeft w:val="0"/>
                  <w:marRight w:val="0"/>
                  <w:marTop w:val="0"/>
                  <w:marBottom w:val="0"/>
                  <w:divBdr>
                    <w:top w:val="none" w:sz="0" w:space="0" w:color="auto"/>
                    <w:left w:val="none" w:sz="0" w:space="0" w:color="auto"/>
                    <w:bottom w:val="none" w:sz="0" w:space="0" w:color="auto"/>
                    <w:right w:val="none" w:sz="0" w:space="0" w:color="auto"/>
                  </w:divBdr>
                </w:div>
                <w:div w:id="1028095043">
                  <w:marLeft w:val="0"/>
                  <w:marRight w:val="0"/>
                  <w:marTop w:val="0"/>
                  <w:marBottom w:val="0"/>
                  <w:divBdr>
                    <w:top w:val="none" w:sz="0" w:space="0" w:color="auto"/>
                    <w:left w:val="none" w:sz="0" w:space="0" w:color="auto"/>
                    <w:bottom w:val="none" w:sz="0" w:space="0" w:color="auto"/>
                    <w:right w:val="none" w:sz="0" w:space="0" w:color="auto"/>
                  </w:divBdr>
                </w:div>
                <w:div w:id="1028487403">
                  <w:marLeft w:val="0"/>
                  <w:marRight w:val="0"/>
                  <w:marTop w:val="0"/>
                  <w:marBottom w:val="0"/>
                  <w:divBdr>
                    <w:top w:val="none" w:sz="0" w:space="0" w:color="auto"/>
                    <w:left w:val="none" w:sz="0" w:space="0" w:color="auto"/>
                    <w:bottom w:val="none" w:sz="0" w:space="0" w:color="auto"/>
                    <w:right w:val="none" w:sz="0" w:space="0" w:color="auto"/>
                  </w:divBdr>
                </w:div>
                <w:div w:id="1029064471">
                  <w:marLeft w:val="0"/>
                  <w:marRight w:val="0"/>
                  <w:marTop w:val="0"/>
                  <w:marBottom w:val="0"/>
                  <w:divBdr>
                    <w:top w:val="none" w:sz="0" w:space="0" w:color="auto"/>
                    <w:left w:val="none" w:sz="0" w:space="0" w:color="auto"/>
                    <w:bottom w:val="none" w:sz="0" w:space="0" w:color="auto"/>
                    <w:right w:val="none" w:sz="0" w:space="0" w:color="auto"/>
                  </w:divBdr>
                </w:div>
                <w:div w:id="1029381847">
                  <w:marLeft w:val="0"/>
                  <w:marRight w:val="0"/>
                  <w:marTop w:val="0"/>
                  <w:marBottom w:val="0"/>
                  <w:divBdr>
                    <w:top w:val="none" w:sz="0" w:space="0" w:color="auto"/>
                    <w:left w:val="none" w:sz="0" w:space="0" w:color="auto"/>
                    <w:bottom w:val="none" w:sz="0" w:space="0" w:color="auto"/>
                    <w:right w:val="none" w:sz="0" w:space="0" w:color="auto"/>
                  </w:divBdr>
                </w:div>
                <w:div w:id="1029451729">
                  <w:marLeft w:val="0"/>
                  <w:marRight w:val="0"/>
                  <w:marTop w:val="0"/>
                  <w:marBottom w:val="0"/>
                  <w:divBdr>
                    <w:top w:val="none" w:sz="0" w:space="0" w:color="auto"/>
                    <w:left w:val="none" w:sz="0" w:space="0" w:color="auto"/>
                    <w:bottom w:val="none" w:sz="0" w:space="0" w:color="auto"/>
                    <w:right w:val="none" w:sz="0" w:space="0" w:color="auto"/>
                  </w:divBdr>
                </w:div>
                <w:div w:id="1030453708">
                  <w:marLeft w:val="0"/>
                  <w:marRight w:val="0"/>
                  <w:marTop w:val="0"/>
                  <w:marBottom w:val="0"/>
                  <w:divBdr>
                    <w:top w:val="none" w:sz="0" w:space="0" w:color="auto"/>
                    <w:left w:val="none" w:sz="0" w:space="0" w:color="auto"/>
                    <w:bottom w:val="none" w:sz="0" w:space="0" w:color="auto"/>
                    <w:right w:val="none" w:sz="0" w:space="0" w:color="auto"/>
                  </w:divBdr>
                </w:div>
                <w:div w:id="1030571935">
                  <w:marLeft w:val="0"/>
                  <w:marRight w:val="0"/>
                  <w:marTop w:val="0"/>
                  <w:marBottom w:val="0"/>
                  <w:divBdr>
                    <w:top w:val="none" w:sz="0" w:space="0" w:color="auto"/>
                    <w:left w:val="none" w:sz="0" w:space="0" w:color="auto"/>
                    <w:bottom w:val="none" w:sz="0" w:space="0" w:color="auto"/>
                    <w:right w:val="none" w:sz="0" w:space="0" w:color="auto"/>
                  </w:divBdr>
                </w:div>
                <w:div w:id="1031109568">
                  <w:marLeft w:val="0"/>
                  <w:marRight w:val="0"/>
                  <w:marTop w:val="0"/>
                  <w:marBottom w:val="0"/>
                  <w:divBdr>
                    <w:top w:val="none" w:sz="0" w:space="0" w:color="auto"/>
                    <w:left w:val="none" w:sz="0" w:space="0" w:color="auto"/>
                    <w:bottom w:val="none" w:sz="0" w:space="0" w:color="auto"/>
                    <w:right w:val="none" w:sz="0" w:space="0" w:color="auto"/>
                  </w:divBdr>
                </w:div>
                <w:div w:id="1031691657">
                  <w:marLeft w:val="0"/>
                  <w:marRight w:val="0"/>
                  <w:marTop w:val="0"/>
                  <w:marBottom w:val="0"/>
                  <w:divBdr>
                    <w:top w:val="none" w:sz="0" w:space="0" w:color="auto"/>
                    <w:left w:val="none" w:sz="0" w:space="0" w:color="auto"/>
                    <w:bottom w:val="none" w:sz="0" w:space="0" w:color="auto"/>
                    <w:right w:val="none" w:sz="0" w:space="0" w:color="auto"/>
                  </w:divBdr>
                </w:div>
                <w:div w:id="1032808304">
                  <w:marLeft w:val="0"/>
                  <w:marRight w:val="0"/>
                  <w:marTop w:val="0"/>
                  <w:marBottom w:val="0"/>
                  <w:divBdr>
                    <w:top w:val="none" w:sz="0" w:space="0" w:color="auto"/>
                    <w:left w:val="none" w:sz="0" w:space="0" w:color="auto"/>
                    <w:bottom w:val="none" w:sz="0" w:space="0" w:color="auto"/>
                    <w:right w:val="none" w:sz="0" w:space="0" w:color="auto"/>
                  </w:divBdr>
                </w:div>
                <w:div w:id="1033576801">
                  <w:marLeft w:val="0"/>
                  <w:marRight w:val="0"/>
                  <w:marTop w:val="0"/>
                  <w:marBottom w:val="0"/>
                  <w:divBdr>
                    <w:top w:val="none" w:sz="0" w:space="0" w:color="auto"/>
                    <w:left w:val="none" w:sz="0" w:space="0" w:color="auto"/>
                    <w:bottom w:val="none" w:sz="0" w:space="0" w:color="auto"/>
                    <w:right w:val="none" w:sz="0" w:space="0" w:color="auto"/>
                  </w:divBdr>
                </w:div>
                <w:div w:id="1035883618">
                  <w:marLeft w:val="0"/>
                  <w:marRight w:val="0"/>
                  <w:marTop w:val="0"/>
                  <w:marBottom w:val="0"/>
                  <w:divBdr>
                    <w:top w:val="none" w:sz="0" w:space="0" w:color="auto"/>
                    <w:left w:val="none" w:sz="0" w:space="0" w:color="auto"/>
                    <w:bottom w:val="none" w:sz="0" w:space="0" w:color="auto"/>
                    <w:right w:val="none" w:sz="0" w:space="0" w:color="auto"/>
                  </w:divBdr>
                </w:div>
                <w:div w:id="1036084071">
                  <w:marLeft w:val="0"/>
                  <w:marRight w:val="0"/>
                  <w:marTop w:val="0"/>
                  <w:marBottom w:val="0"/>
                  <w:divBdr>
                    <w:top w:val="none" w:sz="0" w:space="0" w:color="auto"/>
                    <w:left w:val="none" w:sz="0" w:space="0" w:color="auto"/>
                    <w:bottom w:val="none" w:sz="0" w:space="0" w:color="auto"/>
                    <w:right w:val="none" w:sz="0" w:space="0" w:color="auto"/>
                  </w:divBdr>
                </w:div>
                <w:div w:id="1037124711">
                  <w:marLeft w:val="0"/>
                  <w:marRight w:val="0"/>
                  <w:marTop w:val="0"/>
                  <w:marBottom w:val="0"/>
                  <w:divBdr>
                    <w:top w:val="none" w:sz="0" w:space="0" w:color="auto"/>
                    <w:left w:val="none" w:sz="0" w:space="0" w:color="auto"/>
                    <w:bottom w:val="none" w:sz="0" w:space="0" w:color="auto"/>
                    <w:right w:val="none" w:sz="0" w:space="0" w:color="auto"/>
                  </w:divBdr>
                </w:div>
                <w:div w:id="1037512803">
                  <w:marLeft w:val="0"/>
                  <w:marRight w:val="0"/>
                  <w:marTop w:val="0"/>
                  <w:marBottom w:val="0"/>
                  <w:divBdr>
                    <w:top w:val="none" w:sz="0" w:space="0" w:color="auto"/>
                    <w:left w:val="none" w:sz="0" w:space="0" w:color="auto"/>
                    <w:bottom w:val="none" w:sz="0" w:space="0" w:color="auto"/>
                    <w:right w:val="none" w:sz="0" w:space="0" w:color="auto"/>
                  </w:divBdr>
                </w:div>
                <w:div w:id="1037776735">
                  <w:marLeft w:val="0"/>
                  <w:marRight w:val="0"/>
                  <w:marTop w:val="0"/>
                  <w:marBottom w:val="0"/>
                  <w:divBdr>
                    <w:top w:val="none" w:sz="0" w:space="0" w:color="auto"/>
                    <w:left w:val="none" w:sz="0" w:space="0" w:color="auto"/>
                    <w:bottom w:val="none" w:sz="0" w:space="0" w:color="auto"/>
                    <w:right w:val="none" w:sz="0" w:space="0" w:color="auto"/>
                  </w:divBdr>
                </w:div>
                <w:div w:id="1038318444">
                  <w:marLeft w:val="0"/>
                  <w:marRight w:val="0"/>
                  <w:marTop w:val="0"/>
                  <w:marBottom w:val="0"/>
                  <w:divBdr>
                    <w:top w:val="none" w:sz="0" w:space="0" w:color="auto"/>
                    <w:left w:val="none" w:sz="0" w:space="0" w:color="auto"/>
                    <w:bottom w:val="none" w:sz="0" w:space="0" w:color="auto"/>
                    <w:right w:val="none" w:sz="0" w:space="0" w:color="auto"/>
                  </w:divBdr>
                </w:div>
                <w:div w:id="1038969670">
                  <w:marLeft w:val="0"/>
                  <w:marRight w:val="0"/>
                  <w:marTop w:val="0"/>
                  <w:marBottom w:val="0"/>
                  <w:divBdr>
                    <w:top w:val="none" w:sz="0" w:space="0" w:color="auto"/>
                    <w:left w:val="none" w:sz="0" w:space="0" w:color="auto"/>
                    <w:bottom w:val="none" w:sz="0" w:space="0" w:color="auto"/>
                    <w:right w:val="none" w:sz="0" w:space="0" w:color="auto"/>
                  </w:divBdr>
                </w:div>
                <w:div w:id="1039626300">
                  <w:marLeft w:val="0"/>
                  <w:marRight w:val="0"/>
                  <w:marTop w:val="0"/>
                  <w:marBottom w:val="0"/>
                  <w:divBdr>
                    <w:top w:val="none" w:sz="0" w:space="0" w:color="auto"/>
                    <w:left w:val="none" w:sz="0" w:space="0" w:color="auto"/>
                    <w:bottom w:val="none" w:sz="0" w:space="0" w:color="auto"/>
                    <w:right w:val="none" w:sz="0" w:space="0" w:color="auto"/>
                  </w:divBdr>
                </w:div>
                <w:div w:id="1040471258">
                  <w:marLeft w:val="0"/>
                  <w:marRight w:val="0"/>
                  <w:marTop w:val="0"/>
                  <w:marBottom w:val="0"/>
                  <w:divBdr>
                    <w:top w:val="none" w:sz="0" w:space="0" w:color="auto"/>
                    <w:left w:val="none" w:sz="0" w:space="0" w:color="auto"/>
                    <w:bottom w:val="none" w:sz="0" w:space="0" w:color="auto"/>
                    <w:right w:val="none" w:sz="0" w:space="0" w:color="auto"/>
                  </w:divBdr>
                </w:div>
                <w:div w:id="1041441962">
                  <w:marLeft w:val="0"/>
                  <w:marRight w:val="0"/>
                  <w:marTop w:val="0"/>
                  <w:marBottom w:val="0"/>
                  <w:divBdr>
                    <w:top w:val="none" w:sz="0" w:space="0" w:color="auto"/>
                    <w:left w:val="none" w:sz="0" w:space="0" w:color="auto"/>
                    <w:bottom w:val="none" w:sz="0" w:space="0" w:color="auto"/>
                    <w:right w:val="none" w:sz="0" w:space="0" w:color="auto"/>
                  </w:divBdr>
                </w:div>
                <w:div w:id="1042170595">
                  <w:marLeft w:val="0"/>
                  <w:marRight w:val="0"/>
                  <w:marTop w:val="0"/>
                  <w:marBottom w:val="0"/>
                  <w:divBdr>
                    <w:top w:val="none" w:sz="0" w:space="0" w:color="auto"/>
                    <w:left w:val="none" w:sz="0" w:space="0" w:color="auto"/>
                    <w:bottom w:val="none" w:sz="0" w:space="0" w:color="auto"/>
                    <w:right w:val="none" w:sz="0" w:space="0" w:color="auto"/>
                  </w:divBdr>
                </w:div>
                <w:div w:id="1042749385">
                  <w:marLeft w:val="0"/>
                  <w:marRight w:val="0"/>
                  <w:marTop w:val="0"/>
                  <w:marBottom w:val="0"/>
                  <w:divBdr>
                    <w:top w:val="none" w:sz="0" w:space="0" w:color="auto"/>
                    <w:left w:val="none" w:sz="0" w:space="0" w:color="auto"/>
                    <w:bottom w:val="none" w:sz="0" w:space="0" w:color="auto"/>
                    <w:right w:val="none" w:sz="0" w:space="0" w:color="auto"/>
                  </w:divBdr>
                </w:div>
                <w:div w:id="1043091589">
                  <w:marLeft w:val="0"/>
                  <w:marRight w:val="0"/>
                  <w:marTop w:val="0"/>
                  <w:marBottom w:val="0"/>
                  <w:divBdr>
                    <w:top w:val="none" w:sz="0" w:space="0" w:color="auto"/>
                    <w:left w:val="none" w:sz="0" w:space="0" w:color="auto"/>
                    <w:bottom w:val="none" w:sz="0" w:space="0" w:color="auto"/>
                    <w:right w:val="none" w:sz="0" w:space="0" w:color="auto"/>
                  </w:divBdr>
                </w:div>
                <w:div w:id="1043602588">
                  <w:marLeft w:val="0"/>
                  <w:marRight w:val="0"/>
                  <w:marTop w:val="0"/>
                  <w:marBottom w:val="0"/>
                  <w:divBdr>
                    <w:top w:val="none" w:sz="0" w:space="0" w:color="auto"/>
                    <w:left w:val="none" w:sz="0" w:space="0" w:color="auto"/>
                    <w:bottom w:val="none" w:sz="0" w:space="0" w:color="auto"/>
                    <w:right w:val="none" w:sz="0" w:space="0" w:color="auto"/>
                  </w:divBdr>
                </w:div>
                <w:div w:id="1044401791">
                  <w:marLeft w:val="0"/>
                  <w:marRight w:val="0"/>
                  <w:marTop w:val="0"/>
                  <w:marBottom w:val="0"/>
                  <w:divBdr>
                    <w:top w:val="none" w:sz="0" w:space="0" w:color="auto"/>
                    <w:left w:val="none" w:sz="0" w:space="0" w:color="auto"/>
                    <w:bottom w:val="none" w:sz="0" w:space="0" w:color="auto"/>
                    <w:right w:val="none" w:sz="0" w:space="0" w:color="auto"/>
                  </w:divBdr>
                </w:div>
                <w:div w:id="1046219467">
                  <w:marLeft w:val="0"/>
                  <w:marRight w:val="0"/>
                  <w:marTop w:val="0"/>
                  <w:marBottom w:val="0"/>
                  <w:divBdr>
                    <w:top w:val="none" w:sz="0" w:space="0" w:color="auto"/>
                    <w:left w:val="none" w:sz="0" w:space="0" w:color="auto"/>
                    <w:bottom w:val="none" w:sz="0" w:space="0" w:color="auto"/>
                    <w:right w:val="none" w:sz="0" w:space="0" w:color="auto"/>
                  </w:divBdr>
                </w:div>
                <w:div w:id="1047072754">
                  <w:marLeft w:val="0"/>
                  <w:marRight w:val="0"/>
                  <w:marTop w:val="0"/>
                  <w:marBottom w:val="0"/>
                  <w:divBdr>
                    <w:top w:val="none" w:sz="0" w:space="0" w:color="auto"/>
                    <w:left w:val="none" w:sz="0" w:space="0" w:color="auto"/>
                    <w:bottom w:val="none" w:sz="0" w:space="0" w:color="auto"/>
                    <w:right w:val="none" w:sz="0" w:space="0" w:color="auto"/>
                  </w:divBdr>
                </w:div>
                <w:div w:id="1047341584">
                  <w:marLeft w:val="0"/>
                  <w:marRight w:val="0"/>
                  <w:marTop w:val="0"/>
                  <w:marBottom w:val="0"/>
                  <w:divBdr>
                    <w:top w:val="none" w:sz="0" w:space="0" w:color="auto"/>
                    <w:left w:val="none" w:sz="0" w:space="0" w:color="auto"/>
                    <w:bottom w:val="none" w:sz="0" w:space="0" w:color="auto"/>
                    <w:right w:val="none" w:sz="0" w:space="0" w:color="auto"/>
                  </w:divBdr>
                </w:div>
                <w:div w:id="1048262522">
                  <w:marLeft w:val="0"/>
                  <w:marRight w:val="0"/>
                  <w:marTop w:val="0"/>
                  <w:marBottom w:val="0"/>
                  <w:divBdr>
                    <w:top w:val="none" w:sz="0" w:space="0" w:color="auto"/>
                    <w:left w:val="none" w:sz="0" w:space="0" w:color="auto"/>
                    <w:bottom w:val="none" w:sz="0" w:space="0" w:color="auto"/>
                    <w:right w:val="none" w:sz="0" w:space="0" w:color="auto"/>
                  </w:divBdr>
                </w:div>
                <w:div w:id="1049108755">
                  <w:marLeft w:val="0"/>
                  <w:marRight w:val="0"/>
                  <w:marTop w:val="0"/>
                  <w:marBottom w:val="0"/>
                  <w:divBdr>
                    <w:top w:val="none" w:sz="0" w:space="0" w:color="auto"/>
                    <w:left w:val="none" w:sz="0" w:space="0" w:color="auto"/>
                    <w:bottom w:val="none" w:sz="0" w:space="0" w:color="auto"/>
                    <w:right w:val="none" w:sz="0" w:space="0" w:color="auto"/>
                  </w:divBdr>
                </w:div>
                <w:div w:id="1050038263">
                  <w:marLeft w:val="0"/>
                  <w:marRight w:val="0"/>
                  <w:marTop w:val="0"/>
                  <w:marBottom w:val="0"/>
                  <w:divBdr>
                    <w:top w:val="none" w:sz="0" w:space="0" w:color="auto"/>
                    <w:left w:val="none" w:sz="0" w:space="0" w:color="auto"/>
                    <w:bottom w:val="none" w:sz="0" w:space="0" w:color="auto"/>
                    <w:right w:val="none" w:sz="0" w:space="0" w:color="auto"/>
                  </w:divBdr>
                </w:div>
                <w:div w:id="1050763788">
                  <w:marLeft w:val="0"/>
                  <w:marRight w:val="0"/>
                  <w:marTop w:val="0"/>
                  <w:marBottom w:val="0"/>
                  <w:divBdr>
                    <w:top w:val="none" w:sz="0" w:space="0" w:color="auto"/>
                    <w:left w:val="none" w:sz="0" w:space="0" w:color="auto"/>
                    <w:bottom w:val="none" w:sz="0" w:space="0" w:color="auto"/>
                    <w:right w:val="none" w:sz="0" w:space="0" w:color="auto"/>
                  </w:divBdr>
                </w:div>
                <w:div w:id="1050878258">
                  <w:marLeft w:val="0"/>
                  <w:marRight w:val="0"/>
                  <w:marTop w:val="0"/>
                  <w:marBottom w:val="0"/>
                  <w:divBdr>
                    <w:top w:val="none" w:sz="0" w:space="0" w:color="auto"/>
                    <w:left w:val="none" w:sz="0" w:space="0" w:color="auto"/>
                    <w:bottom w:val="none" w:sz="0" w:space="0" w:color="auto"/>
                    <w:right w:val="none" w:sz="0" w:space="0" w:color="auto"/>
                  </w:divBdr>
                </w:div>
                <w:div w:id="1051660300">
                  <w:marLeft w:val="0"/>
                  <w:marRight w:val="0"/>
                  <w:marTop w:val="0"/>
                  <w:marBottom w:val="0"/>
                  <w:divBdr>
                    <w:top w:val="none" w:sz="0" w:space="0" w:color="auto"/>
                    <w:left w:val="none" w:sz="0" w:space="0" w:color="auto"/>
                    <w:bottom w:val="none" w:sz="0" w:space="0" w:color="auto"/>
                    <w:right w:val="none" w:sz="0" w:space="0" w:color="auto"/>
                  </w:divBdr>
                </w:div>
                <w:div w:id="1051854558">
                  <w:marLeft w:val="0"/>
                  <w:marRight w:val="0"/>
                  <w:marTop w:val="0"/>
                  <w:marBottom w:val="0"/>
                  <w:divBdr>
                    <w:top w:val="none" w:sz="0" w:space="0" w:color="auto"/>
                    <w:left w:val="none" w:sz="0" w:space="0" w:color="auto"/>
                    <w:bottom w:val="none" w:sz="0" w:space="0" w:color="auto"/>
                    <w:right w:val="none" w:sz="0" w:space="0" w:color="auto"/>
                  </w:divBdr>
                </w:div>
                <w:div w:id="1052314312">
                  <w:marLeft w:val="0"/>
                  <w:marRight w:val="0"/>
                  <w:marTop w:val="0"/>
                  <w:marBottom w:val="0"/>
                  <w:divBdr>
                    <w:top w:val="none" w:sz="0" w:space="0" w:color="auto"/>
                    <w:left w:val="none" w:sz="0" w:space="0" w:color="auto"/>
                    <w:bottom w:val="none" w:sz="0" w:space="0" w:color="auto"/>
                    <w:right w:val="none" w:sz="0" w:space="0" w:color="auto"/>
                  </w:divBdr>
                </w:div>
                <w:div w:id="1054737682">
                  <w:marLeft w:val="0"/>
                  <w:marRight w:val="0"/>
                  <w:marTop w:val="0"/>
                  <w:marBottom w:val="0"/>
                  <w:divBdr>
                    <w:top w:val="none" w:sz="0" w:space="0" w:color="auto"/>
                    <w:left w:val="none" w:sz="0" w:space="0" w:color="auto"/>
                    <w:bottom w:val="none" w:sz="0" w:space="0" w:color="auto"/>
                    <w:right w:val="none" w:sz="0" w:space="0" w:color="auto"/>
                  </w:divBdr>
                </w:div>
                <w:div w:id="1054768067">
                  <w:marLeft w:val="0"/>
                  <w:marRight w:val="0"/>
                  <w:marTop w:val="0"/>
                  <w:marBottom w:val="0"/>
                  <w:divBdr>
                    <w:top w:val="none" w:sz="0" w:space="0" w:color="auto"/>
                    <w:left w:val="none" w:sz="0" w:space="0" w:color="auto"/>
                    <w:bottom w:val="none" w:sz="0" w:space="0" w:color="auto"/>
                    <w:right w:val="none" w:sz="0" w:space="0" w:color="auto"/>
                  </w:divBdr>
                </w:div>
                <w:div w:id="1054965611">
                  <w:marLeft w:val="0"/>
                  <w:marRight w:val="0"/>
                  <w:marTop w:val="0"/>
                  <w:marBottom w:val="0"/>
                  <w:divBdr>
                    <w:top w:val="none" w:sz="0" w:space="0" w:color="auto"/>
                    <w:left w:val="none" w:sz="0" w:space="0" w:color="auto"/>
                    <w:bottom w:val="none" w:sz="0" w:space="0" w:color="auto"/>
                    <w:right w:val="none" w:sz="0" w:space="0" w:color="auto"/>
                  </w:divBdr>
                </w:div>
                <w:div w:id="1055545173">
                  <w:marLeft w:val="0"/>
                  <w:marRight w:val="0"/>
                  <w:marTop w:val="0"/>
                  <w:marBottom w:val="0"/>
                  <w:divBdr>
                    <w:top w:val="none" w:sz="0" w:space="0" w:color="auto"/>
                    <w:left w:val="none" w:sz="0" w:space="0" w:color="auto"/>
                    <w:bottom w:val="none" w:sz="0" w:space="0" w:color="auto"/>
                    <w:right w:val="none" w:sz="0" w:space="0" w:color="auto"/>
                  </w:divBdr>
                </w:div>
                <w:div w:id="1056899417">
                  <w:marLeft w:val="0"/>
                  <w:marRight w:val="0"/>
                  <w:marTop w:val="0"/>
                  <w:marBottom w:val="0"/>
                  <w:divBdr>
                    <w:top w:val="none" w:sz="0" w:space="0" w:color="auto"/>
                    <w:left w:val="none" w:sz="0" w:space="0" w:color="auto"/>
                    <w:bottom w:val="none" w:sz="0" w:space="0" w:color="auto"/>
                    <w:right w:val="none" w:sz="0" w:space="0" w:color="auto"/>
                  </w:divBdr>
                </w:div>
                <w:div w:id="1057319961">
                  <w:marLeft w:val="0"/>
                  <w:marRight w:val="0"/>
                  <w:marTop w:val="0"/>
                  <w:marBottom w:val="0"/>
                  <w:divBdr>
                    <w:top w:val="none" w:sz="0" w:space="0" w:color="auto"/>
                    <w:left w:val="none" w:sz="0" w:space="0" w:color="auto"/>
                    <w:bottom w:val="none" w:sz="0" w:space="0" w:color="auto"/>
                    <w:right w:val="none" w:sz="0" w:space="0" w:color="auto"/>
                  </w:divBdr>
                </w:div>
                <w:div w:id="1058364642">
                  <w:marLeft w:val="0"/>
                  <w:marRight w:val="0"/>
                  <w:marTop w:val="0"/>
                  <w:marBottom w:val="0"/>
                  <w:divBdr>
                    <w:top w:val="none" w:sz="0" w:space="0" w:color="auto"/>
                    <w:left w:val="none" w:sz="0" w:space="0" w:color="auto"/>
                    <w:bottom w:val="none" w:sz="0" w:space="0" w:color="auto"/>
                    <w:right w:val="none" w:sz="0" w:space="0" w:color="auto"/>
                  </w:divBdr>
                </w:div>
                <w:div w:id="1059013451">
                  <w:marLeft w:val="0"/>
                  <w:marRight w:val="0"/>
                  <w:marTop w:val="0"/>
                  <w:marBottom w:val="0"/>
                  <w:divBdr>
                    <w:top w:val="none" w:sz="0" w:space="0" w:color="auto"/>
                    <w:left w:val="none" w:sz="0" w:space="0" w:color="auto"/>
                    <w:bottom w:val="none" w:sz="0" w:space="0" w:color="auto"/>
                    <w:right w:val="none" w:sz="0" w:space="0" w:color="auto"/>
                  </w:divBdr>
                </w:div>
                <w:div w:id="1059670597">
                  <w:marLeft w:val="0"/>
                  <w:marRight w:val="0"/>
                  <w:marTop w:val="0"/>
                  <w:marBottom w:val="0"/>
                  <w:divBdr>
                    <w:top w:val="none" w:sz="0" w:space="0" w:color="auto"/>
                    <w:left w:val="none" w:sz="0" w:space="0" w:color="auto"/>
                    <w:bottom w:val="none" w:sz="0" w:space="0" w:color="auto"/>
                    <w:right w:val="none" w:sz="0" w:space="0" w:color="auto"/>
                  </w:divBdr>
                </w:div>
                <w:div w:id="1059985755">
                  <w:marLeft w:val="0"/>
                  <w:marRight w:val="0"/>
                  <w:marTop w:val="0"/>
                  <w:marBottom w:val="0"/>
                  <w:divBdr>
                    <w:top w:val="none" w:sz="0" w:space="0" w:color="auto"/>
                    <w:left w:val="none" w:sz="0" w:space="0" w:color="auto"/>
                    <w:bottom w:val="none" w:sz="0" w:space="0" w:color="auto"/>
                    <w:right w:val="none" w:sz="0" w:space="0" w:color="auto"/>
                  </w:divBdr>
                </w:div>
                <w:div w:id="1060448158">
                  <w:marLeft w:val="0"/>
                  <w:marRight w:val="0"/>
                  <w:marTop w:val="0"/>
                  <w:marBottom w:val="0"/>
                  <w:divBdr>
                    <w:top w:val="none" w:sz="0" w:space="0" w:color="auto"/>
                    <w:left w:val="none" w:sz="0" w:space="0" w:color="auto"/>
                    <w:bottom w:val="none" w:sz="0" w:space="0" w:color="auto"/>
                    <w:right w:val="none" w:sz="0" w:space="0" w:color="auto"/>
                  </w:divBdr>
                </w:div>
                <w:div w:id="1060791379">
                  <w:marLeft w:val="0"/>
                  <w:marRight w:val="0"/>
                  <w:marTop w:val="0"/>
                  <w:marBottom w:val="0"/>
                  <w:divBdr>
                    <w:top w:val="none" w:sz="0" w:space="0" w:color="auto"/>
                    <w:left w:val="none" w:sz="0" w:space="0" w:color="auto"/>
                    <w:bottom w:val="none" w:sz="0" w:space="0" w:color="auto"/>
                    <w:right w:val="none" w:sz="0" w:space="0" w:color="auto"/>
                  </w:divBdr>
                </w:div>
                <w:div w:id="1061320771">
                  <w:marLeft w:val="0"/>
                  <w:marRight w:val="0"/>
                  <w:marTop w:val="0"/>
                  <w:marBottom w:val="0"/>
                  <w:divBdr>
                    <w:top w:val="none" w:sz="0" w:space="0" w:color="auto"/>
                    <w:left w:val="none" w:sz="0" w:space="0" w:color="auto"/>
                    <w:bottom w:val="none" w:sz="0" w:space="0" w:color="auto"/>
                    <w:right w:val="none" w:sz="0" w:space="0" w:color="auto"/>
                  </w:divBdr>
                </w:div>
                <w:div w:id="1061903546">
                  <w:marLeft w:val="0"/>
                  <w:marRight w:val="0"/>
                  <w:marTop w:val="0"/>
                  <w:marBottom w:val="0"/>
                  <w:divBdr>
                    <w:top w:val="none" w:sz="0" w:space="0" w:color="auto"/>
                    <w:left w:val="none" w:sz="0" w:space="0" w:color="auto"/>
                    <w:bottom w:val="none" w:sz="0" w:space="0" w:color="auto"/>
                    <w:right w:val="none" w:sz="0" w:space="0" w:color="auto"/>
                  </w:divBdr>
                </w:div>
                <w:div w:id="1061907447">
                  <w:marLeft w:val="0"/>
                  <w:marRight w:val="0"/>
                  <w:marTop w:val="0"/>
                  <w:marBottom w:val="0"/>
                  <w:divBdr>
                    <w:top w:val="none" w:sz="0" w:space="0" w:color="auto"/>
                    <w:left w:val="none" w:sz="0" w:space="0" w:color="auto"/>
                    <w:bottom w:val="none" w:sz="0" w:space="0" w:color="auto"/>
                    <w:right w:val="none" w:sz="0" w:space="0" w:color="auto"/>
                  </w:divBdr>
                </w:div>
                <w:div w:id="1062408257">
                  <w:marLeft w:val="0"/>
                  <w:marRight w:val="0"/>
                  <w:marTop w:val="0"/>
                  <w:marBottom w:val="0"/>
                  <w:divBdr>
                    <w:top w:val="none" w:sz="0" w:space="0" w:color="auto"/>
                    <w:left w:val="none" w:sz="0" w:space="0" w:color="auto"/>
                    <w:bottom w:val="none" w:sz="0" w:space="0" w:color="auto"/>
                    <w:right w:val="none" w:sz="0" w:space="0" w:color="auto"/>
                  </w:divBdr>
                </w:div>
                <w:div w:id="1062604314">
                  <w:marLeft w:val="0"/>
                  <w:marRight w:val="0"/>
                  <w:marTop w:val="0"/>
                  <w:marBottom w:val="0"/>
                  <w:divBdr>
                    <w:top w:val="none" w:sz="0" w:space="0" w:color="auto"/>
                    <w:left w:val="none" w:sz="0" w:space="0" w:color="auto"/>
                    <w:bottom w:val="none" w:sz="0" w:space="0" w:color="auto"/>
                    <w:right w:val="none" w:sz="0" w:space="0" w:color="auto"/>
                  </w:divBdr>
                </w:div>
                <w:div w:id="1062681802">
                  <w:marLeft w:val="0"/>
                  <w:marRight w:val="0"/>
                  <w:marTop w:val="0"/>
                  <w:marBottom w:val="0"/>
                  <w:divBdr>
                    <w:top w:val="none" w:sz="0" w:space="0" w:color="auto"/>
                    <w:left w:val="none" w:sz="0" w:space="0" w:color="auto"/>
                    <w:bottom w:val="none" w:sz="0" w:space="0" w:color="auto"/>
                    <w:right w:val="none" w:sz="0" w:space="0" w:color="auto"/>
                  </w:divBdr>
                </w:div>
                <w:div w:id="1062754998">
                  <w:marLeft w:val="0"/>
                  <w:marRight w:val="0"/>
                  <w:marTop w:val="0"/>
                  <w:marBottom w:val="0"/>
                  <w:divBdr>
                    <w:top w:val="none" w:sz="0" w:space="0" w:color="auto"/>
                    <w:left w:val="none" w:sz="0" w:space="0" w:color="auto"/>
                    <w:bottom w:val="none" w:sz="0" w:space="0" w:color="auto"/>
                    <w:right w:val="none" w:sz="0" w:space="0" w:color="auto"/>
                  </w:divBdr>
                </w:div>
                <w:div w:id="1063142274">
                  <w:marLeft w:val="0"/>
                  <w:marRight w:val="0"/>
                  <w:marTop w:val="0"/>
                  <w:marBottom w:val="0"/>
                  <w:divBdr>
                    <w:top w:val="none" w:sz="0" w:space="0" w:color="auto"/>
                    <w:left w:val="none" w:sz="0" w:space="0" w:color="auto"/>
                    <w:bottom w:val="none" w:sz="0" w:space="0" w:color="auto"/>
                    <w:right w:val="none" w:sz="0" w:space="0" w:color="auto"/>
                  </w:divBdr>
                </w:div>
                <w:div w:id="1063943488">
                  <w:marLeft w:val="0"/>
                  <w:marRight w:val="0"/>
                  <w:marTop w:val="0"/>
                  <w:marBottom w:val="0"/>
                  <w:divBdr>
                    <w:top w:val="none" w:sz="0" w:space="0" w:color="auto"/>
                    <w:left w:val="none" w:sz="0" w:space="0" w:color="auto"/>
                    <w:bottom w:val="none" w:sz="0" w:space="0" w:color="auto"/>
                    <w:right w:val="none" w:sz="0" w:space="0" w:color="auto"/>
                  </w:divBdr>
                </w:div>
                <w:div w:id="1065490740">
                  <w:marLeft w:val="0"/>
                  <w:marRight w:val="0"/>
                  <w:marTop w:val="0"/>
                  <w:marBottom w:val="0"/>
                  <w:divBdr>
                    <w:top w:val="none" w:sz="0" w:space="0" w:color="auto"/>
                    <w:left w:val="none" w:sz="0" w:space="0" w:color="auto"/>
                    <w:bottom w:val="none" w:sz="0" w:space="0" w:color="auto"/>
                    <w:right w:val="none" w:sz="0" w:space="0" w:color="auto"/>
                  </w:divBdr>
                </w:div>
                <w:div w:id="1066027947">
                  <w:marLeft w:val="0"/>
                  <w:marRight w:val="0"/>
                  <w:marTop w:val="0"/>
                  <w:marBottom w:val="0"/>
                  <w:divBdr>
                    <w:top w:val="none" w:sz="0" w:space="0" w:color="auto"/>
                    <w:left w:val="none" w:sz="0" w:space="0" w:color="auto"/>
                    <w:bottom w:val="none" w:sz="0" w:space="0" w:color="auto"/>
                    <w:right w:val="none" w:sz="0" w:space="0" w:color="auto"/>
                  </w:divBdr>
                </w:div>
                <w:div w:id="1066757712">
                  <w:marLeft w:val="0"/>
                  <w:marRight w:val="0"/>
                  <w:marTop w:val="0"/>
                  <w:marBottom w:val="0"/>
                  <w:divBdr>
                    <w:top w:val="none" w:sz="0" w:space="0" w:color="auto"/>
                    <w:left w:val="none" w:sz="0" w:space="0" w:color="auto"/>
                    <w:bottom w:val="none" w:sz="0" w:space="0" w:color="auto"/>
                    <w:right w:val="none" w:sz="0" w:space="0" w:color="auto"/>
                  </w:divBdr>
                </w:div>
                <w:div w:id="1066803104">
                  <w:marLeft w:val="0"/>
                  <w:marRight w:val="0"/>
                  <w:marTop w:val="0"/>
                  <w:marBottom w:val="0"/>
                  <w:divBdr>
                    <w:top w:val="none" w:sz="0" w:space="0" w:color="auto"/>
                    <w:left w:val="none" w:sz="0" w:space="0" w:color="auto"/>
                    <w:bottom w:val="none" w:sz="0" w:space="0" w:color="auto"/>
                    <w:right w:val="none" w:sz="0" w:space="0" w:color="auto"/>
                  </w:divBdr>
                </w:div>
                <w:div w:id="1067344471">
                  <w:marLeft w:val="0"/>
                  <w:marRight w:val="0"/>
                  <w:marTop w:val="0"/>
                  <w:marBottom w:val="0"/>
                  <w:divBdr>
                    <w:top w:val="none" w:sz="0" w:space="0" w:color="auto"/>
                    <w:left w:val="none" w:sz="0" w:space="0" w:color="auto"/>
                    <w:bottom w:val="none" w:sz="0" w:space="0" w:color="auto"/>
                    <w:right w:val="none" w:sz="0" w:space="0" w:color="auto"/>
                  </w:divBdr>
                </w:div>
                <w:div w:id="1067723144">
                  <w:marLeft w:val="0"/>
                  <w:marRight w:val="0"/>
                  <w:marTop w:val="0"/>
                  <w:marBottom w:val="0"/>
                  <w:divBdr>
                    <w:top w:val="none" w:sz="0" w:space="0" w:color="auto"/>
                    <w:left w:val="none" w:sz="0" w:space="0" w:color="auto"/>
                    <w:bottom w:val="none" w:sz="0" w:space="0" w:color="auto"/>
                    <w:right w:val="none" w:sz="0" w:space="0" w:color="auto"/>
                  </w:divBdr>
                </w:div>
                <w:div w:id="1067799820">
                  <w:marLeft w:val="0"/>
                  <w:marRight w:val="0"/>
                  <w:marTop w:val="0"/>
                  <w:marBottom w:val="0"/>
                  <w:divBdr>
                    <w:top w:val="none" w:sz="0" w:space="0" w:color="auto"/>
                    <w:left w:val="none" w:sz="0" w:space="0" w:color="auto"/>
                    <w:bottom w:val="none" w:sz="0" w:space="0" w:color="auto"/>
                    <w:right w:val="none" w:sz="0" w:space="0" w:color="auto"/>
                  </w:divBdr>
                </w:div>
                <w:div w:id="1068118228">
                  <w:marLeft w:val="0"/>
                  <w:marRight w:val="0"/>
                  <w:marTop w:val="0"/>
                  <w:marBottom w:val="0"/>
                  <w:divBdr>
                    <w:top w:val="none" w:sz="0" w:space="0" w:color="auto"/>
                    <w:left w:val="none" w:sz="0" w:space="0" w:color="auto"/>
                    <w:bottom w:val="none" w:sz="0" w:space="0" w:color="auto"/>
                    <w:right w:val="none" w:sz="0" w:space="0" w:color="auto"/>
                  </w:divBdr>
                </w:div>
                <w:div w:id="1068306662">
                  <w:marLeft w:val="0"/>
                  <w:marRight w:val="0"/>
                  <w:marTop w:val="0"/>
                  <w:marBottom w:val="0"/>
                  <w:divBdr>
                    <w:top w:val="none" w:sz="0" w:space="0" w:color="auto"/>
                    <w:left w:val="none" w:sz="0" w:space="0" w:color="auto"/>
                    <w:bottom w:val="none" w:sz="0" w:space="0" w:color="auto"/>
                    <w:right w:val="none" w:sz="0" w:space="0" w:color="auto"/>
                  </w:divBdr>
                </w:div>
                <w:div w:id="1068461992">
                  <w:marLeft w:val="0"/>
                  <w:marRight w:val="0"/>
                  <w:marTop w:val="0"/>
                  <w:marBottom w:val="0"/>
                  <w:divBdr>
                    <w:top w:val="none" w:sz="0" w:space="0" w:color="auto"/>
                    <w:left w:val="none" w:sz="0" w:space="0" w:color="auto"/>
                    <w:bottom w:val="none" w:sz="0" w:space="0" w:color="auto"/>
                    <w:right w:val="none" w:sz="0" w:space="0" w:color="auto"/>
                  </w:divBdr>
                </w:div>
                <w:div w:id="1068766120">
                  <w:marLeft w:val="0"/>
                  <w:marRight w:val="0"/>
                  <w:marTop w:val="0"/>
                  <w:marBottom w:val="0"/>
                  <w:divBdr>
                    <w:top w:val="none" w:sz="0" w:space="0" w:color="auto"/>
                    <w:left w:val="none" w:sz="0" w:space="0" w:color="auto"/>
                    <w:bottom w:val="none" w:sz="0" w:space="0" w:color="auto"/>
                    <w:right w:val="none" w:sz="0" w:space="0" w:color="auto"/>
                  </w:divBdr>
                </w:div>
                <w:div w:id="1069040072">
                  <w:marLeft w:val="0"/>
                  <w:marRight w:val="0"/>
                  <w:marTop w:val="0"/>
                  <w:marBottom w:val="0"/>
                  <w:divBdr>
                    <w:top w:val="none" w:sz="0" w:space="0" w:color="auto"/>
                    <w:left w:val="none" w:sz="0" w:space="0" w:color="auto"/>
                    <w:bottom w:val="none" w:sz="0" w:space="0" w:color="auto"/>
                    <w:right w:val="none" w:sz="0" w:space="0" w:color="auto"/>
                  </w:divBdr>
                </w:div>
                <w:div w:id="1069419424">
                  <w:marLeft w:val="0"/>
                  <w:marRight w:val="0"/>
                  <w:marTop w:val="0"/>
                  <w:marBottom w:val="0"/>
                  <w:divBdr>
                    <w:top w:val="none" w:sz="0" w:space="0" w:color="auto"/>
                    <w:left w:val="none" w:sz="0" w:space="0" w:color="auto"/>
                    <w:bottom w:val="none" w:sz="0" w:space="0" w:color="auto"/>
                    <w:right w:val="none" w:sz="0" w:space="0" w:color="auto"/>
                  </w:divBdr>
                </w:div>
                <w:div w:id="1069494575">
                  <w:marLeft w:val="0"/>
                  <w:marRight w:val="0"/>
                  <w:marTop w:val="0"/>
                  <w:marBottom w:val="0"/>
                  <w:divBdr>
                    <w:top w:val="none" w:sz="0" w:space="0" w:color="auto"/>
                    <w:left w:val="none" w:sz="0" w:space="0" w:color="auto"/>
                    <w:bottom w:val="none" w:sz="0" w:space="0" w:color="auto"/>
                    <w:right w:val="none" w:sz="0" w:space="0" w:color="auto"/>
                  </w:divBdr>
                </w:div>
                <w:div w:id="1070082782">
                  <w:marLeft w:val="0"/>
                  <w:marRight w:val="0"/>
                  <w:marTop w:val="0"/>
                  <w:marBottom w:val="0"/>
                  <w:divBdr>
                    <w:top w:val="none" w:sz="0" w:space="0" w:color="auto"/>
                    <w:left w:val="none" w:sz="0" w:space="0" w:color="auto"/>
                    <w:bottom w:val="none" w:sz="0" w:space="0" w:color="auto"/>
                    <w:right w:val="none" w:sz="0" w:space="0" w:color="auto"/>
                  </w:divBdr>
                </w:div>
                <w:div w:id="1071268606">
                  <w:marLeft w:val="0"/>
                  <w:marRight w:val="0"/>
                  <w:marTop w:val="0"/>
                  <w:marBottom w:val="0"/>
                  <w:divBdr>
                    <w:top w:val="none" w:sz="0" w:space="0" w:color="auto"/>
                    <w:left w:val="none" w:sz="0" w:space="0" w:color="auto"/>
                    <w:bottom w:val="none" w:sz="0" w:space="0" w:color="auto"/>
                    <w:right w:val="none" w:sz="0" w:space="0" w:color="auto"/>
                  </w:divBdr>
                </w:div>
                <w:div w:id="1072502772">
                  <w:marLeft w:val="0"/>
                  <w:marRight w:val="0"/>
                  <w:marTop w:val="0"/>
                  <w:marBottom w:val="0"/>
                  <w:divBdr>
                    <w:top w:val="none" w:sz="0" w:space="0" w:color="auto"/>
                    <w:left w:val="none" w:sz="0" w:space="0" w:color="auto"/>
                    <w:bottom w:val="none" w:sz="0" w:space="0" w:color="auto"/>
                    <w:right w:val="none" w:sz="0" w:space="0" w:color="auto"/>
                  </w:divBdr>
                </w:div>
                <w:div w:id="1074009063">
                  <w:marLeft w:val="0"/>
                  <w:marRight w:val="0"/>
                  <w:marTop w:val="0"/>
                  <w:marBottom w:val="0"/>
                  <w:divBdr>
                    <w:top w:val="none" w:sz="0" w:space="0" w:color="auto"/>
                    <w:left w:val="none" w:sz="0" w:space="0" w:color="auto"/>
                    <w:bottom w:val="none" w:sz="0" w:space="0" w:color="auto"/>
                    <w:right w:val="none" w:sz="0" w:space="0" w:color="auto"/>
                  </w:divBdr>
                </w:div>
                <w:div w:id="1074158067">
                  <w:marLeft w:val="0"/>
                  <w:marRight w:val="0"/>
                  <w:marTop w:val="0"/>
                  <w:marBottom w:val="0"/>
                  <w:divBdr>
                    <w:top w:val="none" w:sz="0" w:space="0" w:color="auto"/>
                    <w:left w:val="none" w:sz="0" w:space="0" w:color="auto"/>
                    <w:bottom w:val="none" w:sz="0" w:space="0" w:color="auto"/>
                    <w:right w:val="none" w:sz="0" w:space="0" w:color="auto"/>
                  </w:divBdr>
                </w:div>
                <w:div w:id="1074205035">
                  <w:marLeft w:val="0"/>
                  <w:marRight w:val="0"/>
                  <w:marTop w:val="0"/>
                  <w:marBottom w:val="0"/>
                  <w:divBdr>
                    <w:top w:val="none" w:sz="0" w:space="0" w:color="auto"/>
                    <w:left w:val="none" w:sz="0" w:space="0" w:color="auto"/>
                    <w:bottom w:val="none" w:sz="0" w:space="0" w:color="auto"/>
                    <w:right w:val="none" w:sz="0" w:space="0" w:color="auto"/>
                  </w:divBdr>
                </w:div>
                <w:div w:id="1074624937">
                  <w:marLeft w:val="0"/>
                  <w:marRight w:val="0"/>
                  <w:marTop w:val="0"/>
                  <w:marBottom w:val="0"/>
                  <w:divBdr>
                    <w:top w:val="none" w:sz="0" w:space="0" w:color="auto"/>
                    <w:left w:val="none" w:sz="0" w:space="0" w:color="auto"/>
                    <w:bottom w:val="none" w:sz="0" w:space="0" w:color="auto"/>
                    <w:right w:val="none" w:sz="0" w:space="0" w:color="auto"/>
                  </w:divBdr>
                </w:div>
                <w:div w:id="1075274828">
                  <w:marLeft w:val="0"/>
                  <w:marRight w:val="0"/>
                  <w:marTop w:val="0"/>
                  <w:marBottom w:val="0"/>
                  <w:divBdr>
                    <w:top w:val="none" w:sz="0" w:space="0" w:color="auto"/>
                    <w:left w:val="none" w:sz="0" w:space="0" w:color="auto"/>
                    <w:bottom w:val="none" w:sz="0" w:space="0" w:color="auto"/>
                    <w:right w:val="none" w:sz="0" w:space="0" w:color="auto"/>
                  </w:divBdr>
                </w:div>
                <w:div w:id="1075278130">
                  <w:marLeft w:val="0"/>
                  <w:marRight w:val="0"/>
                  <w:marTop w:val="0"/>
                  <w:marBottom w:val="0"/>
                  <w:divBdr>
                    <w:top w:val="none" w:sz="0" w:space="0" w:color="auto"/>
                    <w:left w:val="none" w:sz="0" w:space="0" w:color="auto"/>
                    <w:bottom w:val="none" w:sz="0" w:space="0" w:color="auto"/>
                    <w:right w:val="none" w:sz="0" w:space="0" w:color="auto"/>
                  </w:divBdr>
                </w:div>
                <w:div w:id="1075512213">
                  <w:marLeft w:val="0"/>
                  <w:marRight w:val="0"/>
                  <w:marTop w:val="0"/>
                  <w:marBottom w:val="0"/>
                  <w:divBdr>
                    <w:top w:val="none" w:sz="0" w:space="0" w:color="auto"/>
                    <w:left w:val="none" w:sz="0" w:space="0" w:color="auto"/>
                    <w:bottom w:val="none" w:sz="0" w:space="0" w:color="auto"/>
                    <w:right w:val="none" w:sz="0" w:space="0" w:color="auto"/>
                  </w:divBdr>
                </w:div>
                <w:div w:id="1077363676">
                  <w:marLeft w:val="0"/>
                  <w:marRight w:val="0"/>
                  <w:marTop w:val="0"/>
                  <w:marBottom w:val="0"/>
                  <w:divBdr>
                    <w:top w:val="none" w:sz="0" w:space="0" w:color="auto"/>
                    <w:left w:val="none" w:sz="0" w:space="0" w:color="auto"/>
                    <w:bottom w:val="none" w:sz="0" w:space="0" w:color="auto"/>
                    <w:right w:val="none" w:sz="0" w:space="0" w:color="auto"/>
                  </w:divBdr>
                </w:div>
                <w:div w:id="1077630271">
                  <w:marLeft w:val="0"/>
                  <w:marRight w:val="0"/>
                  <w:marTop w:val="0"/>
                  <w:marBottom w:val="0"/>
                  <w:divBdr>
                    <w:top w:val="none" w:sz="0" w:space="0" w:color="auto"/>
                    <w:left w:val="none" w:sz="0" w:space="0" w:color="auto"/>
                    <w:bottom w:val="none" w:sz="0" w:space="0" w:color="auto"/>
                    <w:right w:val="none" w:sz="0" w:space="0" w:color="auto"/>
                  </w:divBdr>
                </w:div>
                <w:div w:id="1077747806">
                  <w:marLeft w:val="0"/>
                  <w:marRight w:val="0"/>
                  <w:marTop w:val="0"/>
                  <w:marBottom w:val="0"/>
                  <w:divBdr>
                    <w:top w:val="none" w:sz="0" w:space="0" w:color="auto"/>
                    <w:left w:val="none" w:sz="0" w:space="0" w:color="auto"/>
                    <w:bottom w:val="none" w:sz="0" w:space="0" w:color="auto"/>
                    <w:right w:val="none" w:sz="0" w:space="0" w:color="auto"/>
                  </w:divBdr>
                </w:div>
                <w:div w:id="1079181757">
                  <w:marLeft w:val="0"/>
                  <w:marRight w:val="0"/>
                  <w:marTop w:val="0"/>
                  <w:marBottom w:val="0"/>
                  <w:divBdr>
                    <w:top w:val="none" w:sz="0" w:space="0" w:color="auto"/>
                    <w:left w:val="none" w:sz="0" w:space="0" w:color="auto"/>
                    <w:bottom w:val="none" w:sz="0" w:space="0" w:color="auto"/>
                    <w:right w:val="none" w:sz="0" w:space="0" w:color="auto"/>
                  </w:divBdr>
                </w:div>
                <w:div w:id="1079909962">
                  <w:marLeft w:val="0"/>
                  <w:marRight w:val="0"/>
                  <w:marTop w:val="0"/>
                  <w:marBottom w:val="0"/>
                  <w:divBdr>
                    <w:top w:val="none" w:sz="0" w:space="0" w:color="auto"/>
                    <w:left w:val="none" w:sz="0" w:space="0" w:color="auto"/>
                    <w:bottom w:val="none" w:sz="0" w:space="0" w:color="auto"/>
                    <w:right w:val="none" w:sz="0" w:space="0" w:color="auto"/>
                  </w:divBdr>
                </w:div>
                <w:div w:id="1080561387">
                  <w:marLeft w:val="0"/>
                  <w:marRight w:val="0"/>
                  <w:marTop w:val="0"/>
                  <w:marBottom w:val="0"/>
                  <w:divBdr>
                    <w:top w:val="none" w:sz="0" w:space="0" w:color="auto"/>
                    <w:left w:val="none" w:sz="0" w:space="0" w:color="auto"/>
                    <w:bottom w:val="none" w:sz="0" w:space="0" w:color="auto"/>
                    <w:right w:val="none" w:sz="0" w:space="0" w:color="auto"/>
                  </w:divBdr>
                </w:div>
                <w:div w:id="1080758235">
                  <w:marLeft w:val="0"/>
                  <w:marRight w:val="0"/>
                  <w:marTop w:val="0"/>
                  <w:marBottom w:val="0"/>
                  <w:divBdr>
                    <w:top w:val="none" w:sz="0" w:space="0" w:color="auto"/>
                    <w:left w:val="none" w:sz="0" w:space="0" w:color="auto"/>
                    <w:bottom w:val="none" w:sz="0" w:space="0" w:color="auto"/>
                    <w:right w:val="none" w:sz="0" w:space="0" w:color="auto"/>
                  </w:divBdr>
                </w:div>
                <w:div w:id="1084448412">
                  <w:marLeft w:val="0"/>
                  <w:marRight w:val="0"/>
                  <w:marTop w:val="0"/>
                  <w:marBottom w:val="0"/>
                  <w:divBdr>
                    <w:top w:val="none" w:sz="0" w:space="0" w:color="auto"/>
                    <w:left w:val="none" w:sz="0" w:space="0" w:color="auto"/>
                    <w:bottom w:val="none" w:sz="0" w:space="0" w:color="auto"/>
                    <w:right w:val="none" w:sz="0" w:space="0" w:color="auto"/>
                  </w:divBdr>
                </w:div>
                <w:div w:id="1084834641">
                  <w:marLeft w:val="0"/>
                  <w:marRight w:val="0"/>
                  <w:marTop w:val="0"/>
                  <w:marBottom w:val="0"/>
                  <w:divBdr>
                    <w:top w:val="none" w:sz="0" w:space="0" w:color="auto"/>
                    <w:left w:val="none" w:sz="0" w:space="0" w:color="auto"/>
                    <w:bottom w:val="none" w:sz="0" w:space="0" w:color="auto"/>
                    <w:right w:val="none" w:sz="0" w:space="0" w:color="auto"/>
                  </w:divBdr>
                </w:div>
                <w:div w:id="1085763568">
                  <w:marLeft w:val="0"/>
                  <w:marRight w:val="0"/>
                  <w:marTop w:val="0"/>
                  <w:marBottom w:val="0"/>
                  <w:divBdr>
                    <w:top w:val="none" w:sz="0" w:space="0" w:color="auto"/>
                    <w:left w:val="none" w:sz="0" w:space="0" w:color="auto"/>
                    <w:bottom w:val="none" w:sz="0" w:space="0" w:color="auto"/>
                    <w:right w:val="none" w:sz="0" w:space="0" w:color="auto"/>
                  </w:divBdr>
                </w:div>
                <w:div w:id="1086264673">
                  <w:marLeft w:val="0"/>
                  <w:marRight w:val="0"/>
                  <w:marTop w:val="0"/>
                  <w:marBottom w:val="0"/>
                  <w:divBdr>
                    <w:top w:val="none" w:sz="0" w:space="0" w:color="auto"/>
                    <w:left w:val="none" w:sz="0" w:space="0" w:color="auto"/>
                    <w:bottom w:val="none" w:sz="0" w:space="0" w:color="auto"/>
                    <w:right w:val="none" w:sz="0" w:space="0" w:color="auto"/>
                  </w:divBdr>
                </w:div>
                <w:div w:id="1086462933">
                  <w:marLeft w:val="0"/>
                  <w:marRight w:val="0"/>
                  <w:marTop w:val="0"/>
                  <w:marBottom w:val="0"/>
                  <w:divBdr>
                    <w:top w:val="none" w:sz="0" w:space="0" w:color="auto"/>
                    <w:left w:val="none" w:sz="0" w:space="0" w:color="auto"/>
                    <w:bottom w:val="none" w:sz="0" w:space="0" w:color="auto"/>
                    <w:right w:val="none" w:sz="0" w:space="0" w:color="auto"/>
                  </w:divBdr>
                </w:div>
                <w:div w:id="1086683297">
                  <w:marLeft w:val="0"/>
                  <w:marRight w:val="0"/>
                  <w:marTop w:val="0"/>
                  <w:marBottom w:val="0"/>
                  <w:divBdr>
                    <w:top w:val="none" w:sz="0" w:space="0" w:color="auto"/>
                    <w:left w:val="none" w:sz="0" w:space="0" w:color="auto"/>
                    <w:bottom w:val="none" w:sz="0" w:space="0" w:color="auto"/>
                    <w:right w:val="none" w:sz="0" w:space="0" w:color="auto"/>
                  </w:divBdr>
                </w:div>
                <w:div w:id="1087001311">
                  <w:marLeft w:val="0"/>
                  <w:marRight w:val="0"/>
                  <w:marTop w:val="0"/>
                  <w:marBottom w:val="0"/>
                  <w:divBdr>
                    <w:top w:val="none" w:sz="0" w:space="0" w:color="auto"/>
                    <w:left w:val="none" w:sz="0" w:space="0" w:color="auto"/>
                    <w:bottom w:val="none" w:sz="0" w:space="0" w:color="auto"/>
                    <w:right w:val="none" w:sz="0" w:space="0" w:color="auto"/>
                  </w:divBdr>
                </w:div>
                <w:div w:id="1087649123">
                  <w:marLeft w:val="0"/>
                  <w:marRight w:val="0"/>
                  <w:marTop w:val="0"/>
                  <w:marBottom w:val="0"/>
                  <w:divBdr>
                    <w:top w:val="none" w:sz="0" w:space="0" w:color="auto"/>
                    <w:left w:val="none" w:sz="0" w:space="0" w:color="auto"/>
                    <w:bottom w:val="none" w:sz="0" w:space="0" w:color="auto"/>
                    <w:right w:val="none" w:sz="0" w:space="0" w:color="auto"/>
                  </w:divBdr>
                </w:div>
                <w:div w:id="1087964173">
                  <w:marLeft w:val="0"/>
                  <w:marRight w:val="0"/>
                  <w:marTop w:val="0"/>
                  <w:marBottom w:val="0"/>
                  <w:divBdr>
                    <w:top w:val="none" w:sz="0" w:space="0" w:color="auto"/>
                    <w:left w:val="none" w:sz="0" w:space="0" w:color="auto"/>
                    <w:bottom w:val="none" w:sz="0" w:space="0" w:color="auto"/>
                    <w:right w:val="none" w:sz="0" w:space="0" w:color="auto"/>
                  </w:divBdr>
                </w:div>
                <w:div w:id="1087967204">
                  <w:marLeft w:val="0"/>
                  <w:marRight w:val="0"/>
                  <w:marTop w:val="0"/>
                  <w:marBottom w:val="0"/>
                  <w:divBdr>
                    <w:top w:val="none" w:sz="0" w:space="0" w:color="auto"/>
                    <w:left w:val="none" w:sz="0" w:space="0" w:color="auto"/>
                    <w:bottom w:val="none" w:sz="0" w:space="0" w:color="auto"/>
                    <w:right w:val="none" w:sz="0" w:space="0" w:color="auto"/>
                  </w:divBdr>
                </w:div>
                <w:div w:id="1088695315">
                  <w:marLeft w:val="0"/>
                  <w:marRight w:val="0"/>
                  <w:marTop w:val="0"/>
                  <w:marBottom w:val="0"/>
                  <w:divBdr>
                    <w:top w:val="none" w:sz="0" w:space="0" w:color="auto"/>
                    <w:left w:val="none" w:sz="0" w:space="0" w:color="auto"/>
                    <w:bottom w:val="none" w:sz="0" w:space="0" w:color="auto"/>
                    <w:right w:val="none" w:sz="0" w:space="0" w:color="auto"/>
                  </w:divBdr>
                </w:div>
                <w:div w:id="1088843669">
                  <w:marLeft w:val="0"/>
                  <w:marRight w:val="0"/>
                  <w:marTop w:val="0"/>
                  <w:marBottom w:val="0"/>
                  <w:divBdr>
                    <w:top w:val="none" w:sz="0" w:space="0" w:color="auto"/>
                    <w:left w:val="none" w:sz="0" w:space="0" w:color="auto"/>
                    <w:bottom w:val="none" w:sz="0" w:space="0" w:color="auto"/>
                    <w:right w:val="none" w:sz="0" w:space="0" w:color="auto"/>
                  </w:divBdr>
                </w:div>
                <w:div w:id="1089884006">
                  <w:marLeft w:val="0"/>
                  <w:marRight w:val="0"/>
                  <w:marTop w:val="0"/>
                  <w:marBottom w:val="0"/>
                  <w:divBdr>
                    <w:top w:val="none" w:sz="0" w:space="0" w:color="auto"/>
                    <w:left w:val="none" w:sz="0" w:space="0" w:color="auto"/>
                    <w:bottom w:val="none" w:sz="0" w:space="0" w:color="auto"/>
                    <w:right w:val="none" w:sz="0" w:space="0" w:color="auto"/>
                  </w:divBdr>
                </w:div>
                <w:div w:id="1090616105">
                  <w:marLeft w:val="0"/>
                  <w:marRight w:val="0"/>
                  <w:marTop w:val="0"/>
                  <w:marBottom w:val="0"/>
                  <w:divBdr>
                    <w:top w:val="none" w:sz="0" w:space="0" w:color="auto"/>
                    <w:left w:val="none" w:sz="0" w:space="0" w:color="auto"/>
                    <w:bottom w:val="none" w:sz="0" w:space="0" w:color="auto"/>
                    <w:right w:val="none" w:sz="0" w:space="0" w:color="auto"/>
                  </w:divBdr>
                </w:div>
                <w:div w:id="1091046657">
                  <w:marLeft w:val="0"/>
                  <w:marRight w:val="0"/>
                  <w:marTop w:val="0"/>
                  <w:marBottom w:val="0"/>
                  <w:divBdr>
                    <w:top w:val="none" w:sz="0" w:space="0" w:color="auto"/>
                    <w:left w:val="none" w:sz="0" w:space="0" w:color="auto"/>
                    <w:bottom w:val="none" w:sz="0" w:space="0" w:color="auto"/>
                    <w:right w:val="none" w:sz="0" w:space="0" w:color="auto"/>
                  </w:divBdr>
                </w:div>
                <w:div w:id="1091702208">
                  <w:marLeft w:val="0"/>
                  <w:marRight w:val="0"/>
                  <w:marTop w:val="0"/>
                  <w:marBottom w:val="0"/>
                  <w:divBdr>
                    <w:top w:val="none" w:sz="0" w:space="0" w:color="auto"/>
                    <w:left w:val="none" w:sz="0" w:space="0" w:color="auto"/>
                    <w:bottom w:val="none" w:sz="0" w:space="0" w:color="auto"/>
                    <w:right w:val="none" w:sz="0" w:space="0" w:color="auto"/>
                  </w:divBdr>
                </w:div>
                <w:div w:id="1092123906">
                  <w:marLeft w:val="0"/>
                  <w:marRight w:val="0"/>
                  <w:marTop w:val="0"/>
                  <w:marBottom w:val="0"/>
                  <w:divBdr>
                    <w:top w:val="none" w:sz="0" w:space="0" w:color="auto"/>
                    <w:left w:val="none" w:sz="0" w:space="0" w:color="auto"/>
                    <w:bottom w:val="none" w:sz="0" w:space="0" w:color="auto"/>
                    <w:right w:val="none" w:sz="0" w:space="0" w:color="auto"/>
                  </w:divBdr>
                </w:div>
                <w:div w:id="1093625302">
                  <w:marLeft w:val="0"/>
                  <w:marRight w:val="0"/>
                  <w:marTop w:val="0"/>
                  <w:marBottom w:val="0"/>
                  <w:divBdr>
                    <w:top w:val="none" w:sz="0" w:space="0" w:color="auto"/>
                    <w:left w:val="none" w:sz="0" w:space="0" w:color="auto"/>
                    <w:bottom w:val="none" w:sz="0" w:space="0" w:color="auto"/>
                    <w:right w:val="none" w:sz="0" w:space="0" w:color="auto"/>
                  </w:divBdr>
                </w:div>
                <w:div w:id="1093628905">
                  <w:marLeft w:val="0"/>
                  <w:marRight w:val="0"/>
                  <w:marTop w:val="0"/>
                  <w:marBottom w:val="0"/>
                  <w:divBdr>
                    <w:top w:val="none" w:sz="0" w:space="0" w:color="auto"/>
                    <w:left w:val="none" w:sz="0" w:space="0" w:color="auto"/>
                    <w:bottom w:val="none" w:sz="0" w:space="0" w:color="auto"/>
                    <w:right w:val="none" w:sz="0" w:space="0" w:color="auto"/>
                  </w:divBdr>
                </w:div>
                <w:div w:id="1096906991">
                  <w:marLeft w:val="0"/>
                  <w:marRight w:val="0"/>
                  <w:marTop w:val="0"/>
                  <w:marBottom w:val="0"/>
                  <w:divBdr>
                    <w:top w:val="none" w:sz="0" w:space="0" w:color="auto"/>
                    <w:left w:val="none" w:sz="0" w:space="0" w:color="auto"/>
                    <w:bottom w:val="none" w:sz="0" w:space="0" w:color="auto"/>
                    <w:right w:val="none" w:sz="0" w:space="0" w:color="auto"/>
                  </w:divBdr>
                </w:div>
                <w:div w:id="1096944334">
                  <w:marLeft w:val="0"/>
                  <w:marRight w:val="0"/>
                  <w:marTop w:val="0"/>
                  <w:marBottom w:val="0"/>
                  <w:divBdr>
                    <w:top w:val="none" w:sz="0" w:space="0" w:color="auto"/>
                    <w:left w:val="none" w:sz="0" w:space="0" w:color="auto"/>
                    <w:bottom w:val="none" w:sz="0" w:space="0" w:color="auto"/>
                    <w:right w:val="none" w:sz="0" w:space="0" w:color="auto"/>
                  </w:divBdr>
                </w:div>
                <w:div w:id="1097487382">
                  <w:marLeft w:val="0"/>
                  <w:marRight w:val="0"/>
                  <w:marTop w:val="0"/>
                  <w:marBottom w:val="0"/>
                  <w:divBdr>
                    <w:top w:val="none" w:sz="0" w:space="0" w:color="auto"/>
                    <w:left w:val="none" w:sz="0" w:space="0" w:color="auto"/>
                    <w:bottom w:val="none" w:sz="0" w:space="0" w:color="auto"/>
                    <w:right w:val="none" w:sz="0" w:space="0" w:color="auto"/>
                  </w:divBdr>
                </w:div>
                <w:div w:id="1097949351">
                  <w:marLeft w:val="0"/>
                  <w:marRight w:val="0"/>
                  <w:marTop w:val="0"/>
                  <w:marBottom w:val="0"/>
                  <w:divBdr>
                    <w:top w:val="none" w:sz="0" w:space="0" w:color="auto"/>
                    <w:left w:val="none" w:sz="0" w:space="0" w:color="auto"/>
                    <w:bottom w:val="none" w:sz="0" w:space="0" w:color="auto"/>
                    <w:right w:val="none" w:sz="0" w:space="0" w:color="auto"/>
                  </w:divBdr>
                </w:div>
                <w:div w:id="1098985625">
                  <w:marLeft w:val="0"/>
                  <w:marRight w:val="0"/>
                  <w:marTop w:val="0"/>
                  <w:marBottom w:val="0"/>
                  <w:divBdr>
                    <w:top w:val="none" w:sz="0" w:space="0" w:color="auto"/>
                    <w:left w:val="none" w:sz="0" w:space="0" w:color="auto"/>
                    <w:bottom w:val="none" w:sz="0" w:space="0" w:color="auto"/>
                    <w:right w:val="none" w:sz="0" w:space="0" w:color="auto"/>
                  </w:divBdr>
                </w:div>
                <w:div w:id="1099330711">
                  <w:marLeft w:val="0"/>
                  <w:marRight w:val="0"/>
                  <w:marTop w:val="0"/>
                  <w:marBottom w:val="0"/>
                  <w:divBdr>
                    <w:top w:val="none" w:sz="0" w:space="0" w:color="auto"/>
                    <w:left w:val="none" w:sz="0" w:space="0" w:color="auto"/>
                    <w:bottom w:val="none" w:sz="0" w:space="0" w:color="auto"/>
                    <w:right w:val="none" w:sz="0" w:space="0" w:color="auto"/>
                  </w:divBdr>
                </w:div>
                <w:div w:id="1100296607">
                  <w:marLeft w:val="0"/>
                  <w:marRight w:val="0"/>
                  <w:marTop w:val="0"/>
                  <w:marBottom w:val="0"/>
                  <w:divBdr>
                    <w:top w:val="none" w:sz="0" w:space="0" w:color="auto"/>
                    <w:left w:val="none" w:sz="0" w:space="0" w:color="auto"/>
                    <w:bottom w:val="none" w:sz="0" w:space="0" w:color="auto"/>
                    <w:right w:val="none" w:sz="0" w:space="0" w:color="auto"/>
                  </w:divBdr>
                </w:div>
                <w:div w:id="1101224794">
                  <w:marLeft w:val="0"/>
                  <w:marRight w:val="0"/>
                  <w:marTop w:val="0"/>
                  <w:marBottom w:val="0"/>
                  <w:divBdr>
                    <w:top w:val="none" w:sz="0" w:space="0" w:color="auto"/>
                    <w:left w:val="none" w:sz="0" w:space="0" w:color="auto"/>
                    <w:bottom w:val="none" w:sz="0" w:space="0" w:color="auto"/>
                    <w:right w:val="none" w:sz="0" w:space="0" w:color="auto"/>
                  </w:divBdr>
                </w:div>
                <w:div w:id="1101342452">
                  <w:marLeft w:val="0"/>
                  <w:marRight w:val="0"/>
                  <w:marTop w:val="0"/>
                  <w:marBottom w:val="0"/>
                  <w:divBdr>
                    <w:top w:val="none" w:sz="0" w:space="0" w:color="auto"/>
                    <w:left w:val="none" w:sz="0" w:space="0" w:color="auto"/>
                    <w:bottom w:val="none" w:sz="0" w:space="0" w:color="auto"/>
                    <w:right w:val="none" w:sz="0" w:space="0" w:color="auto"/>
                  </w:divBdr>
                </w:div>
                <w:div w:id="1101797303">
                  <w:marLeft w:val="0"/>
                  <w:marRight w:val="0"/>
                  <w:marTop w:val="0"/>
                  <w:marBottom w:val="0"/>
                  <w:divBdr>
                    <w:top w:val="none" w:sz="0" w:space="0" w:color="auto"/>
                    <w:left w:val="none" w:sz="0" w:space="0" w:color="auto"/>
                    <w:bottom w:val="none" w:sz="0" w:space="0" w:color="auto"/>
                    <w:right w:val="none" w:sz="0" w:space="0" w:color="auto"/>
                  </w:divBdr>
                </w:div>
                <w:div w:id="1101880079">
                  <w:marLeft w:val="0"/>
                  <w:marRight w:val="0"/>
                  <w:marTop w:val="0"/>
                  <w:marBottom w:val="0"/>
                  <w:divBdr>
                    <w:top w:val="none" w:sz="0" w:space="0" w:color="auto"/>
                    <w:left w:val="none" w:sz="0" w:space="0" w:color="auto"/>
                    <w:bottom w:val="none" w:sz="0" w:space="0" w:color="auto"/>
                    <w:right w:val="none" w:sz="0" w:space="0" w:color="auto"/>
                  </w:divBdr>
                </w:div>
                <w:div w:id="1102989560">
                  <w:marLeft w:val="0"/>
                  <w:marRight w:val="0"/>
                  <w:marTop w:val="0"/>
                  <w:marBottom w:val="0"/>
                  <w:divBdr>
                    <w:top w:val="none" w:sz="0" w:space="0" w:color="auto"/>
                    <w:left w:val="none" w:sz="0" w:space="0" w:color="auto"/>
                    <w:bottom w:val="none" w:sz="0" w:space="0" w:color="auto"/>
                    <w:right w:val="none" w:sz="0" w:space="0" w:color="auto"/>
                  </w:divBdr>
                </w:div>
                <w:div w:id="1103570236">
                  <w:marLeft w:val="0"/>
                  <w:marRight w:val="0"/>
                  <w:marTop w:val="0"/>
                  <w:marBottom w:val="0"/>
                  <w:divBdr>
                    <w:top w:val="none" w:sz="0" w:space="0" w:color="auto"/>
                    <w:left w:val="none" w:sz="0" w:space="0" w:color="auto"/>
                    <w:bottom w:val="none" w:sz="0" w:space="0" w:color="auto"/>
                    <w:right w:val="none" w:sz="0" w:space="0" w:color="auto"/>
                  </w:divBdr>
                </w:div>
                <w:div w:id="1104037447">
                  <w:marLeft w:val="0"/>
                  <w:marRight w:val="0"/>
                  <w:marTop w:val="0"/>
                  <w:marBottom w:val="0"/>
                  <w:divBdr>
                    <w:top w:val="none" w:sz="0" w:space="0" w:color="auto"/>
                    <w:left w:val="none" w:sz="0" w:space="0" w:color="auto"/>
                    <w:bottom w:val="none" w:sz="0" w:space="0" w:color="auto"/>
                    <w:right w:val="none" w:sz="0" w:space="0" w:color="auto"/>
                  </w:divBdr>
                </w:div>
                <w:div w:id="1104157052">
                  <w:marLeft w:val="0"/>
                  <w:marRight w:val="0"/>
                  <w:marTop w:val="0"/>
                  <w:marBottom w:val="0"/>
                  <w:divBdr>
                    <w:top w:val="none" w:sz="0" w:space="0" w:color="auto"/>
                    <w:left w:val="none" w:sz="0" w:space="0" w:color="auto"/>
                    <w:bottom w:val="none" w:sz="0" w:space="0" w:color="auto"/>
                    <w:right w:val="none" w:sz="0" w:space="0" w:color="auto"/>
                  </w:divBdr>
                </w:div>
                <w:div w:id="1104572850">
                  <w:marLeft w:val="0"/>
                  <w:marRight w:val="0"/>
                  <w:marTop w:val="0"/>
                  <w:marBottom w:val="0"/>
                  <w:divBdr>
                    <w:top w:val="none" w:sz="0" w:space="0" w:color="auto"/>
                    <w:left w:val="none" w:sz="0" w:space="0" w:color="auto"/>
                    <w:bottom w:val="none" w:sz="0" w:space="0" w:color="auto"/>
                    <w:right w:val="none" w:sz="0" w:space="0" w:color="auto"/>
                  </w:divBdr>
                </w:div>
                <w:div w:id="1104963223">
                  <w:marLeft w:val="0"/>
                  <w:marRight w:val="0"/>
                  <w:marTop w:val="0"/>
                  <w:marBottom w:val="0"/>
                  <w:divBdr>
                    <w:top w:val="none" w:sz="0" w:space="0" w:color="auto"/>
                    <w:left w:val="none" w:sz="0" w:space="0" w:color="auto"/>
                    <w:bottom w:val="none" w:sz="0" w:space="0" w:color="auto"/>
                    <w:right w:val="none" w:sz="0" w:space="0" w:color="auto"/>
                  </w:divBdr>
                </w:div>
                <w:div w:id="1106922560">
                  <w:marLeft w:val="0"/>
                  <w:marRight w:val="0"/>
                  <w:marTop w:val="0"/>
                  <w:marBottom w:val="0"/>
                  <w:divBdr>
                    <w:top w:val="none" w:sz="0" w:space="0" w:color="auto"/>
                    <w:left w:val="none" w:sz="0" w:space="0" w:color="auto"/>
                    <w:bottom w:val="none" w:sz="0" w:space="0" w:color="auto"/>
                    <w:right w:val="none" w:sz="0" w:space="0" w:color="auto"/>
                  </w:divBdr>
                </w:div>
                <w:div w:id="1106972506">
                  <w:marLeft w:val="0"/>
                  <w:marRight w:val="0"/>
                  <w:marTop w:val="0"/>
                  <w:marBottom w:val="0"/>
                  <w:divBdr>
                    <w:top w:val="none" w:sz="0" w:space="0" w:color="auto"/>
                    <w:left w:val="none" w:sz="0" w:space="0" w:color="auto"/>
                    <w:bottom w:val="none" w:sz="0" w:space="0" w:color="auto"/>
                    <w:right w:val="none" w:sz="0" w:space="0" w:color="auto"/>
                  </w:divBdr>
                </w:div>
                <w:div w:id="1107233267">
                  <w:marLeft w:val="0"/>
                  <w:marRight w:val="0"/>
                  <w:marTop w:val="0"/>
                  <w:marBottom w:val="0"/>
                  <w:divBdr>
                    <w:top w:val="none" w:sz="0" w:space="0" w:color="auto"/>
                    <w:left w:val="none" w:sz="0" w:space="0" w:color="auto"/>
                    <w:bottom w:val="none" w:sz="0" w:space="0" w:color="auto"/>
                    <w:right w:val="none" w:sz="0" w:space="0" w:color="auto"/>
                  </w:divBdr>
                </w:div>
                <w:div w:id="1108506000">
                  <w:marLeft w:val="0"/>
                  <w:marRight w:val="0"/>
                  <w:marTop w:val="0"/>
                  <w:marBottom w:val="0"/>
                  <w:divBdr>
                    <w:top w:val="none" w:sz="0" w:space="0" w:color="auto"/>
                    <w:left w:val="none" w:sz="0" w:space="0" w:color="auto"/>
                    <w:bottom w:val="none" w:sz="0" w:space="0" w:color="auto"/>
                    <w:right w:val="none" w:sz="0" w:space="0" w:color="auto"/>
                  </w:divBdr>
                </w:div>
                <w:div w:id="1109278453">
                  <w:marLeft w:val="0"/>
                  <w:marRight w:val="0"/>
                  <w:marTop w:val="0"/>
                  <w:marBottom w:val="0"/>
                  <w:divBdr>
                    <w:top w:val="none" w:sz="0" w:space="0" w:color="auto"/>
                    <w:left w:val="none" w:sz="0" w:space="0" w:color="auto"/>
                    <w:bottom w:val="none" w:sz="0" w:space="0" w:color="auto"/>
                    <w:right w:val="none" w:sz="0" w:space="0" w:color="auto"/>
                  </w:divBdr>
                </w:div>
                <w:div w:id="1110050001">
                  <w:marLeft w:val="0"/>
                  <w:marRight w:val="0"/>
                  <w:marTop w:val="0"/>
                  <w:marBottom w:val="0"/>
                  <w:divBdr>
                    <w:top w:val="none" w:sz="0" w:space="0" w:color="auto"/>
                    <w:left w:val="none" w:sz="0" w:space="0" w:color="auto"/>
                    <w:bottom w:val="none" w:sz="0" w:space="0" w:color="auto"/>
                    <w:right w:val="none" w:sz="0" w:space="0" w:color="auto"/>
                  </w:divBdr>
                </w:div>
                <w:div w:id="1111243355">
                  <w:marLeft w:val="0"/>
                  <w:marRight w:val="0"/>
                  <w:marTop w:val="0"/>
                  <w:marBottom w:val="0"/>
                  <w:divBdr>
                    <w:top w:val="none" w:sz="0" w:space="0" w:color="auto"/>
                    <w:left w:val="none" w:sz="0" w:space="0" w:color="auto"/>
                    <w:bottom w:val="none" w:sz="0" w:space="0" w:color="auto"/>
                    <w:right w:val="none" w:sz="0" w:space="0" w:color="auto"/>
                  </w:divBdr>
                </w:div>
                <w:div w:id="1112241139">
                  <w:marLeft w:val="0"/>
                  <w:marRight w:val="0"/>
                  <w:marTop w:val="0"/>
                  <w:marBottom w:val="0"/>
                  <w:divBdr>
                    <w:top w:val="none" w:sz="0" w:space="0" w:color="auto"/>
                    <w:left w:val="none" w:sz="0" w:space="0" w:color="auto"/>
                    <w:bottom w:val="none" w:sz="0" w:space="0" w:color="auto"/>
                    <w:right w:val="none" w:sz="0" w:space="0" w:color="auto"/>
                  </w:divBdr>
                </w:div>
                <w:div w:id="1112364090">
                  <w:marLeft w:val="0"/>
                  <w:marRight w:val="0"/>
                  <w:marTop w:val="0"/>
                  <w:marBottom w:val="0"/>
                  <w:divBdr>
                    <w:top w:val="none" w:sz="0" w:space="0" w:color="auto"/>
                    <w:left w:val="none" w:sz="0" w:space="0" w:color="auto"/>
                    <w:bottom w:val="none" w:sz="0" w:space="0" w:color="auto"/>
                    <w:right w:val="none" w:sz="0" w:space="0" w:color="auto"/>
                  </w:divBdr>
                </w:div>
                <w:div w:id="1112432838">
                  <w:marLeft w:val="0"/>
                  <w:marRight w:val="0"/>
                  <w:marTop w:val="0"/>
                  <w:marBottom w:val="0"/>
                  <w:divBdr>
                    <w:top w:val="none" w:sz="0" w:space="0" w:color="auto"/>
                    <w:left w:val="none" w:sz="0" w:space="0" w:color="auto"/>
                    <w:bottom w:val="none" w:sz="0" w:space="0" w:color="auto"/>
                    <w:right w:val="none" w:sz="0" w:space="0" w:color="auto"/>
                  </w:divBdr>
                </w:div>
                <w:div w:id="1113132319">
                  <w:marLeft w:val="0"/>
                  <w:marRight w:val="0"/>
                  <w:marTop w:val="0"/>
                  <w:marBottom w:val="0"/>
                  <w:divBdr>
                    <w:top w:val="none" w:sz="0" w:space="0" w:color="auto"/>
                    <w:left w:val="none" w:sz="0" w:space="0" w:color="auto"/>
                    <w:bottom w:val="none" w:sz="0" w:space="0" w:color="auto"/>
                    <w:right w:val="none" w:sz="0" w:space="0" w:color="auto"/>
                  </w:divBdr>
                </w:div>
                <w:div w:id="1115102672">
                  <w:marLeft w:val="0"/>
                  <w:marRight w:val="0"/>
                  <w:marTop w:val="0"/>
                  <w:marBottom w:val="0"/>
                  <w:divBdr>
                    <w:top w:val="none" w:sz="0" w:space="0" w:color="auto"/>
                    <w:left w:val="none" w:sz="0" w:space="0" w:color="auto"/>
                    <w:bottom w:val="none" w:sz="0" w:space="0" w:color="auto"/>
                    <w:right w:val="none" w:sz="0" w:space="0" w:color="auto"/>
                  </w:divBdr>
                </w:div>
                <w:div w:id="1116604591">
                  <w:marLeft w:val="0"/>
                  <w:marRight w:val="0"/>
                  <w:marTop w:val="0"/>
                  <w:marBottom w:val="0"/>
                  <w:divBdr>
                    <w:top w:val="none" w:sz="0" w:space="0" w:color="auto"/>
                    <w:left w:val="none" w:sz="0" w:space="0" w:color="auto"/>
                    <w:bottom w:val="none" w:sz="0" w:space="0" w:color="auto"/>
                    <w:right w:val="none" w:sz="0" w:space="0" w:color="auto"/>
                  </w:divBdr>
                </w:div>
                <w:div w:id="1116680884">
                  <w:marLeft w:val="0"/>
                  <w:marRight w:val="0"/>
                  <w:marTop w:val="0"/>
                  <w:marBottom w:val="0"/>
                  <w:divBdr>
                    <w:top w:val="none" w:sz="0" w:space="0" w:color="auto"/>
                    <w:left w:val="none" w:sz="0" w:space="0" w:color="auto"/>
                    <w:bottom w:val="none" w:sz="0" w:space="0" w:color="auto"/>
                    <w:right w:val="none" w:sz="0" w:space="0" w:color="auto"/>
                  </w:divBdr>
                </w:div>
                <w:div w:id="1116870927">
                  <w:marLeft w:val="0"/>
                  <w:marRight w:val="0"/>
                  <w:marTop w:val="0"/>
                  <w:marBottom w:val="0"/>
                  <w:divBdr>
                    <w:top w:val="none" w:sz="0" w:space="0" w:color="auto"/>
                    <w:left w:val="none" w:sz="0" w:space="0" w:color="auto"/>
                    <w:bottom w:val="none" w:sz="0" w:space="0" w:color="auto"/>
                    <w:right w:val="none" w:sz="0" w:space="0" w:color="auto"/>
                  </w:divBdr>
                </w:div>
                <w:div w:id="1117219933">
                  <w:marLeft w:val="0"/>
                  <w:marRight w:val="0"/>
                  <w:marTop w:val="0"/>
                  <w:marBottom w:val="0"/>
                  <w:divBdr>
                    <w:top w:val="none" w:sz="0" w:space="0" w:color="auto"/>
                    <w:left w:val="none" w:sz="0" w:space="0" w:color="auto"/>
                    <w:bottom w:val="none" w:sz="0" w:space="0" w:color="auto"/>
                    <w:right w:val="none" w:sz="0" w:space="0" w:color="auto"/>
                  </w:divBdr>
                </w:div>
                <w:div w:id="1117522673">
                  <w:marLeft w:val="0"/>
                  <w:marRight w:val="0"/>
                  <w:marTop w:val="0"/>
                  <w:marBottom w:val="0"/>
                  <w:divBdr>
                    <w:top w:val="none" w:sz="0" w:space="0" w:color="auto"/>
                    <w:left w:val="none" w:sz="0" w:space="0" w:color="auto"/>
                    <w:bottom w:val="none" w:sz="0" w:space="0" w:color="auto"/>
                    <w:right w:val="none" w:sz="0" w:space="0" w:color="auto"/>
                  </w:divBdr>
                </w:div>
                <w:div w:id="1118600123">
                  <w:marLeft w:val="0"/>
                  <w:marRight w:val="0"/>
                  <w:marTop w:val="0"/>
                  <w:marBottom w:val="0"/>
                  <w:divBdr>
                    <w:top w:val="none" w:sz="0" w:space="0" w:color="auto"/>
                    <w:left w:val="none" w:sz="0" w:space="0" w:color="auto"/>
                    <w:bottom w:val="none" w:sz="0" w:space="0" w:color="auto"/>
                    <w:right w:val="none" w:sz="0" w:space="0" w:color="auto"/>
                  </w:divBdr>
                </w:div>
                <w:div w:id="1118718766">
                  <w:marLeft w:val="0"/>
                  <w:marRight w:val="0"/>
                  <w:marTop w:val="0"/>
                  <w:marBottom w:val="0"/>
                  <w:divBdr>
                    <w:top w:val="none" w:sz="0" w:space="0" w:color="auto"/>
                    <w:left w:val="none" w:sz="0" w:space="0" w:color="auto"/>
                    <w:bottom w:val="none" w:sz="0" w:space="0" w:color="auto"/>
                    <w:right w:val="none" w:sz="0" w:space="0" w:color="auto"/>
                  </w:divBdr>
                </w:div>
                <w:div w:id="1118988329">
                  <w:marLeft w:val="0"/>
                  <w:marRight w:val="0"/>
                  <w:marTop w:val="0"/>
                  <w:marBottom w:val="0"/>
                  <w:divBdr>
                    <w:top w:val="none" w:sz="0" w:space="0" w:color="auto"/>
                    <w:left w:val="none" w:sz="0" w:space="0" w:color="auto"/>
                    <w:bottom w:val="none" w:sz="0" w:space="0" w:color="auto"/>
                    <w:right w:val="none" w:sz="0" w:space="0" w:color="auto"/>
                  </w:divBdr>
                </w:div>
                <w:div w:id="1120300520">
                  <w:marLeft w:val="0"/>
                  <w:marRight w:val="0"/>
                  <w:marTop w:val="0"/>
                  <w:marBottom w:val="0"/>
                  <w:divBdr>
                    <w:top w:val="none" w:sz="0" w:space="0" w:color="auto"/>
                    <w:left w:val="none" w:sz="0" w:space="0" w:color="auto"/>
                    <w:bottom w:val="none" w:sz="0" w:space="0" w:color="auto"/>
                    <w:right w:val="none" w:sz="0" w:space="0" w:color="auto"/>
                  </w:divBdr>
                </w:div>
                <w:div w:id="1120301374">
                  <w:marLeft w:val="0"/>
                  <w:marRight w:val="0"/>
                  <w:marTop w:val="0"/>
                  <w:marBottom w:val="0"/>
                  <w:divBdr>
                    <w:top w:val="none" w:sz="0" w:space="0" w:color="auto"/>
                    <w:left w:val="none" w:sz="0" w:space="0" w:color="auto"/>
                    <w:bottom w:val="none" w:sz="0" w:space="0" w:color="auto"/>
                    <w:right w:val="none" w:sz="0" w:space="0" w:color="auto"/>
                  </w:divBdr>
                </w:div>
                <w:div w:id="1121605623">
                  <w:marLeft w:val="0"/>
                  <w:marRight w:val="0"/>
                  <w:marTop w:val="0"/>
                  <w:marBottom w:val="0"/>
                  <w:divBdr>
                    <w:top w:val="none" w:sz="0" w:space="0" w:color="auto"/>
                    <w:left w:val="none" w:sz="0" w:space="0" w:color="auto"/>
                    <w:bottom w:val="none" w:sz="0" w:space="0" w:color="auto"/>
                    <w:right w:val="none" w:sz="0" w:space="0" w:color="auto"/>
                  </w:divBdr>
                </w:div>
                <w:div w:id="1121996842">
                  <w:marLeft w:val="0"/>
                  <w:marRight w:val="0"/>
                  <w:marTop w:val="0"/>
                  <w:marBottom w:val="0"/>
                  <w:divBdr>
                    <w:top w:val="none" w:sz="0" w:space="0" w:color="auto"/>
                    <w:left w:val="none" w:sz="0" w:space="0" w:color="auto"/>
                    <w:bottom w:val="none" w:sz="0" w:space="0" w:color="auto"/>
                    <w:right w:val="none" w:sz="0" w:space="0" w:color="auto"/>
                  </w:divBdr>
                </w:div>
                <w:div w:id="1123309947">
                  <w:marLeft w:val="0"/>
                  <w:marRight w:val="0"/>
                  <w:marTop w:val="0"/>
                  <w:marBottom w:val="0"/>
                  <w:divBdr>
                    <w:top w:val="none" w:sz="0" w:space="0" w:color="auto"/>
                    <w:left w:val="none" w:sz="0" w:space="0" w:color="auto"/>
                    <w:bottom w:val="none" w:sz="0" w:space="0" w:color="auto"/>
                    <w:right w:val="none" w:sz="0" w:space="0" w:color="auto"/>
                  </w:divBdr>
                </w:div>
                <w:div w:id="1125737824">
                  <w:marLeft w:val="0"/>
                  <w:marRight w:val="0"/>
                  <w:marTop w:val="0"/>
                  <w:marBottom w:val="0"/>
                  <w:divBdr>
                    <w:top w:val="none" w:sz="0" w:space="0" w:color="auto"/>
                    <w:left w:val="none" w:sz="0" w:space="0" w:color="auto"/>
                    <w:bottom w:val="none" w:sz="0" w:space="0" w:color="auto"/>
                    <w:right w:val="none" w:sz="0" w:space="0" w:color="auto"/>
                  </w:divBdr>
                </w:div>
                <w:div w:id="1125807908">
                  <w:marLeft w:val="0"/>
                  <w:marRight w:val="0"/>
                  <w:marTop w:val="0"/>
                  <w:marBottom w:val="0"/>
                  <w:divBdr>
                    <w:top w:val="none" w:sz="0" w:space="0" w:color="auto"/>
                    <w:left w:val="none" w:sz="0" w:space="0" w:color="auto"/>
                    <w:bottom w:val="none" w:sz="0" w:space="0" w:color="auto"/>
                    <w:right w:val="none" w:sz="0" w:space="0" w:color="auto"/>
                  </w:divBdr>
                </w:div>
                <w:div w:id="1126049990">
                  <w:marLeft w:val="0"/>
                  <w:marRight w:val="0"/>
                  <w:marTop w:val="0"/>
                  <w:marBottom w:val="0"/>
                  <w:divBdr>
                    <w:top w:val="none" w:sz="0" w:space="0" w:color="auto"/>
                    <w:left w:val="none" w:sz="0" w:space="0" w:color="auto"/>
                    <w:bottom w:val="none" w:sz="0" w:space="0" w:color="auto"/>
                    <w:right w:val="none" w:sz="0" w:space="0" w:color="auto"/>
                  </w:divBdr>
                </w:div>
                <w:div w:id="1127048299">
                  <w:marLeft w:val="0"/>
                  <w:marRight w:val="0"/>
                  <w:marTop w:val="0"/>
                  <w:marBottom w:val="0"/>
                  <w:divBdr>
                    <w:top w:val="none" w:sz="0" w:space="0" w:color="auto"/>
                    <w:left w:val="none" w:sz="0" w:space="0" w:color="auto"/>
                    <w:bottom w:val="none" w:sz="0" w:space="0" w:color="auto"/>
                    <w:right w:val="none" w:sz="0" w:space="0" w:color="auto"/>
                  </w:divBdr>
                </w:div>
                <w:div w:id="1127165348">
                  <w:marLeft w:val="0"/>
                  <w:marRight w:val="0"/>
                  <w:marTop w:val="0"/>
                  <w:marBottom w:val="0"/>
                  <w:divBdr>
                    <w:top w:val="none" w:sz="0" w:space="0" w:color="auto"/>
                    <w:left w:val="none" w:sz="0" w:space="0" w:color="auto"/>
                    <w:bottom w:val="none" w:sz="0" w:space="0" w:color="auto"/>
                    <w:right w:val="none" w:sz="0" w:space="0" w:color="auto"/>
                  </w:divBdr>
                </w:div>
                <w:div w:id="1128011016">
                  <w:marLeft w:val="0"/>
                  <w:marRight w:val="0"/>
                  <w:marTop w:val="0"/>
                  <w:marBottom w:val="0"/>
                  <w:divBdr>
                    <w:top w:val="none" w:sz="0" w:space="0" w:color="auto"/>
                    <w:left w:val="none" w:sz="0" w:space="0" w:color="auto"/>
                    <w:bottom w:val="none" w:sz="0" w:space="0" w:color="auto"/>
                    <w:right w:val="none" w:sz="0" w:space="0" w:color="auto"/>
                  </w:divBdr>
                </w:div>
                <w:div w:id="1128548274">
                  <w:marLeft w:val="0"/>
                  <w:marRight w:val="0"/>
                  <w:marTop w:val="0"/>
                  <w:marBottom w:val="0"/>
                  <w:divBdr>
                    <w:top w:val="none" w:sz="0" w:space="0" w:color="auto"/>
                    <w:left w:val="none" w:sz="0" w:space="0" w:color="auto"/>
                    <w:bottom w:val="none" w:sz="0" w:space="0" w:color="auto"/>
                    <w:right w:val="none" w:sz="0" w:space="0" w:color="auto"/>
                  </w:divBdr>
                </w:div>
                <w:div w:id="1129543778">
                  <w:marLeft w:val="0"/>
                  <w:marRight w:val="0"/>
                  <w:marTop w:val="0"/>
                  <w:marBottom w:val="0"/>
                  <w:divBdr>
                    <w:top w:val="none" w:sz="0" w:space="0" w:color="auto"/>
                    <w:left w:val="none" w:sz="0" w:space="0" w:color="auto"/>
                    <w:bottom w:val="none" w:sz="0" w:space="0" w:color="auto"/>
                    <w:right w:val="none" w:sz="0" w:space="0" w:color="auto"/>
                  </w:divBdr>
                </w:div>
                <w:div w:id="1129592428">
                  <w:marLeft w:val="0"/>
                  <w:marRight w:val="0"/>
                  <w:marTop w:val="0"/>
                  <w:marBottom w:val="0"/>
                  <w:divBdr>
                    <w:top w:val="none" w:sz="0" w:space="0" w:color="auto"/>
                    <w:left w:val="none" w:sz="0" w:space="0" w:color="auto"/>
                    <w:bottom w:val="none" w:sz="0" w:space="0" w:color="auto"/>
                    <w:right w:val="none" w:sz="0" w:space="0" w:color="auto"/>
                  </w:divBdr>
                </w:div>
                <w:div w:id="1133210608">
                  <w:marLeft w:val="0"/>
                  <w:marRight w:val="0"/>
                  <w:marTop w:val="0"/>
                  <w:marBottom w:val="0"/>
                  <w:divBdr>
                    <w:top w:val="none" w:sz="0" w:space="0" w:color="auto"/>
                    <w:left w:val="none" w:sz="0" w:space="0" w:color="auto"/>
                    <w:bottom w:val="none" w:sz="0" w:space="0" w:color="auto"/>
                    <w:right w:val="none" w:sz="0" w:space="0" w:color="auto"/>
                  </w:divBdr>
                </w:div>
                <w:div w:id="1133330757">
                  <w:marLeft w:val="0"/>
                  <w:marRight w:val="0"/>
                  <w:marTop w:val="0"/>
                  <w:marBottom w:val="0"/>
                  <w:divBdr>
                    <w:top w:val="none" w:sz="0" w:space="0" w:color="auto"/>
                    <w:left w:val="none" w:sz="0" w:space="0" w:color="auto"/>
                    <w:bottom w:val="none" w:sz="0" w:space="0" w:color="auto"/>
                    <w:right w:val="none" w:sz="0" w:space="0" w:color="auto"/>
                  </w:divBdr>
                </w:div>
                <w:div w:id="1133448932">
                  <w:marLeft w:val="0"/>
                  <w:marRight w:val="0"/>
                  <w:marTop w:val="0"/>
                  <w:marBottom w:val="0"/>
                  <w:divBdr>
                    <w:top w:val="none" w:sz="0" w:space="0" w:color="auto"/>
                    <w:left w:val="none" w:sz="0" w:space="0" w:color="auto"/>
                    <w:bottom w:val="none" w:sz="0" w:space="0" w:color="auto"/>
                    <w:right w:val="none" w:sz="0" w:space="0" w:color="auto"/>
                  </w:divBdr>
                </w:div>
                <w:div w:id="1133716874">
                  <w:marLeft w:val="0"/>
                  <w:marRight w:val="0"/>
                  <w:marTop w:val="0"/>
                  <w:marBottom w:val="0"/>
                  <w:divBdr>
                    <w:top w:val="none" w:sz="0" w:space="0" w:color="auto"/>
                    <w:left w:val="none" w:sz="0" w:space="0" w:color="auto"/>
                    <w:bottom w:val="none" w:sz="0" w:space="0" w:color="auto"/>
                    <w:right w:val="none" w:sz="0" w:space="0" w:color="auto"/>
                  </w:divBdr>
                </w:div>
                <w:div w:id="1134635679">
                  <w:marLeft w:val="0"/>
                  <w:marRight w:val="0"/>
                  <w:marTop w:val="0"/>
                  <w:marBottom w:val="0"/>
                  <w:divBdr>
                    <w:top w:val="none" w:sz="0" w:space="0" w:color="auto"/>
                    <w:left w:val="none" w:sz="0" w:space="0" w:color="auto"/>
                    <w:bottom w:val="none" w:sz="0" w:space="0" w:color="auto"/>
                    <w:right w:val="none" w:sz="0" w:space="0" w:color="auto"/>
                  </w:divBdr>
                </w:div>
                <w:div w:id="1134907532">
                  <w:marLeft w:val="0"/>
                  <w:marRight w:val="0"/>
                  <w:marTop w:val="0"/>
                  <w:marBottom w:val="0"/>
                  <w:divBdr>
                    <w:top w:val="none" w:sz="0" w:space="0" w:color="auto"/>
                    <w:left w:val="none" w:sz="0" w:space="0" w:color="auto"/>
                    <w:bottom w:val="none" w:sz="0" w:space="0" w:color="auto"/>
                    <w:right w:val="none" w:sz="0" w:space="0" w:color="auto"/>
                  </w:divBdr>
                </w:div>
                <w:div w:id="1135219165">
                  <w:marLeft w:val="0"/>
                  <w:marRight w:val="0"/>
                  <w:marTop w:val="0"/>
                  <w:marBottom w:val="0"/>
                  <w:divBdr>
                    <w:top w:val="none" w:sz="0" w:space="0" w:color="auto"/>
                    <w:left w:val="none" w:sz="0" w:space="0" w:color="auto"/>
                    <w:bottom w:val="none" w:sz="0" w:space="0" w:color="auto"/>
                    <w:right w:val="none" w:sz="0" w:space="0" w:color="auto"/>
                  </w:divBdr>
                </w:div>
                <w:div w:id="1135221911">
                  <w:marLeft w:val="0"/>
                  <w:marRight w:val="0"/>
                  <w:marTop w:val="0"/>
                  <w:marBottom w:val="0"/>
                  <w:divBdr>
                    <w:top w:val="none" w:sz="0" w:space="0" w:color="auto"/>
                    <w:left w:val="none" w:sz="0" w:space="0" w:color="auto"/>
                    <w:bottom w:val="none" w:sz="0" w:space="0" w:color="auto"/>
                    <w:right w:val="none" w:sz="0" w:space="0" w:color="auto"/>
                  </w:divBdr>
                </w:div>
                <w:div w:id="1135489205">
                  <w:marLeft w:val="0"/>
                  <w:marRight w:val="0"/>
                  <w:marTop w:val="0"/>
                  <w:marBottom w:val="0"/>
                  <w:divBdr>
                    <w:top w:val="none" w:sz="0" w:space="0" w:color="auto"/>
                    <w:left w:val="none" w:sz="0" w:space="0" w:color="auto"/>
                    <w:bottom w:val="none" w:sz="0" w:space="0" w:color="auto"/>
                    <w:right w:val="none" w:sz="0" w:space="0" w:color="auto"/>
                  </w:divBdr>
                </w:div>
                <w:div w:id="1135952447">
                  <w:marLeft w:val="0"/>
                  <w:marRight w:val="0"/>
                  <w:marTop w:val="0"/>
                  <w:marBottom w:val="0"/>
                  <w:divBdr>
                    <w:top w:val="none" w:sz="0" w:space="0" w:color="auto"/>
                    <w:left w:val="none" w:sz="0" w:space="0" w:color="auto"/>
                    <w:bottom w:val="none" w:sz="0" w:space="0" w:color="auto"/>
                    <w:right w:val="none" w:sz="0" w:space="0" w:color="auto"/>
                  </w:divBdr>
                </w:div>
                <w:div w:id="1136292361">
                  <w:marLeft w:val="0"/>
                  <w:marRight w:val="0"/>
                  <w:marTop w:val="0"/>
                  <w:marBottom w:val="0"/>
                  <w:divBdr>
                    <w:top w:val="none" w:sz="0" w:space="0" w:color="auto"/>
                    <w:left w:val="none" w:sz="0" w:space="0" w:color="auto"/>
                    <w:bottom w:val="none" w:sz="0" w:space="0" w:color="auto"/>
                    <w:right w:val="none" w:sz="0" w:space="0" w:color="auto"/>
                  </w:divBdr>
                </w:div>
                <w:div w:id="1137338943">
                  <w:marLeft w:val="0"/>
                  <w:marRight w:val="0"/>
                  <w:marTop w:val="0"/>
                  <w:marBottom w:val="0"/>
                  <w:divBdr>
                    <w:top w:val="none" w:sz="0" w:space="0" w:color="auto"/>
                    <w:left w:val="none" w:sz="0" w:space="0" w:color="auto"/>
                    <w:bottom w:val="none" w:sz="0" w:space="0" w:color="auto"/>
                    <w:right w:val="none" w:sz="0" w:space="0" w:color="auto"/>
                  </w:divBdr>
                </w:div>
                <w:div w:id="1137995204">
                  <w:marLeft w:val="0"/>
                  <w:marRight w:val="0"/>
                  <w:marTop w:val="0"/>
                  <w:marBottom w:val="0"/>
                  <w:divBdr>
                    <w:top w:val="none" w:sz="0" w:space="0" w:color="auto"/>
                    <w:left w:val="none" w:sz="0" w:space="0" w:color="auto"/>
                    <w:bottom w:val="none" w:sz="0" w:space="0" w:color="auto"/>
                    <w:right w:val="none" w:sz="0" w:space="0" w:color="auto"/>
                  </w:divBdr>
                </w:div>
                <w:div w:id="1138034989">
                  <w:marLeft w:val="0"/>
                  <w:marRight w:val="0"/>
                  <w:marTop w:val="0"/>
                  <w:marBottom w:val="0"/>
                  <w:divBdr>
                    <w:top w:val="none" w:sz="0" w:space="0" w:color="auto"/>
                    <w:left w:val="none" w:sz="0" w:space="0" w:color="auto"/>
                    <w:bottom w:val="none" w:sz="0" w:space="0" w:color="auto"/>
                    <w:right w:val="none" w:sz="0" w:space="0" w:color="auto"/>
                  </w:divBdr>
                </w:div>
                <w:div w:id="1138183310">
                  <w:marLeft w:val="0"/>
                  <w:marRight w:val="0"/>
                  <w:marTop w:val="0"/>
                  <w:marBottom w:val="0"/>
                  <w:divBdr>
                    <w:top w:val="none" w:sz="0" w:space="0" w:color="auto"/>
                    <w:left w:val="none" w:sz="0" w:space="0" w:color="auto"/>
                    <w:bottom w:val="none" w:sz="0" w:space="0" w:color="auto"/>
                    <w:right w:val="none" w:sz="0" w:space="0" w:color="auto"/>
                  </w:divBdr>
                </w:div>
                <w:div w:id="1138693390">
                  <w:marLeft w:val="0"/>
                  <w:marRight w:val="0"/>
                  <w:marTop w:val="0"/>
                  <w:marBottom w:val="0"/>
                  <w:divBdr>
                    <w:top w:val="none" w:sz="0" w:space="0" w:color="auto"/>
                    <w:left w:val="none" w:sz="0" w:space="0" w:color="auto"/>
                    <w:bottom w:val="none" w:sz="0" w:space="0" w:color="auto"/>
                    <w:right w:val="none" w:sz="0" w:space="0" w:color="auto"/>
                  </w:divBdr>
                </w:div>
                <w:div w:id="1139033322">
                  <w:marLeft w:val="0"/>
                  <w:marRight w:val="0"/>
                  <w:marTop w:val="0"/>
                  <w:marBottom w:val="0"/>
                  <w:divBdr>
                    <w:top w:val="none" w:sz="0" w:space="0" w:color="auto"/>
                    <w:left w:val="none" w:sz="0" w:space="0" w:color="auto"/>
                    <w:bottom w:val="none" w:sz="0" w:space="0" w:color="auto"/>
                    <w:right w:val="none" w:sz="0" w:space="0" w:color="auto"/>
                  </w:divBdr>
                </w:div>
                <w:div w:id="1140341030">
                  <w:marLeft w:val="0"/>
                  <w:marRight w:val="0"/>
                  <w:marTop w:val="0"/>
                  <w:marBottom w:val="0"/>
                  <w:divBdr>
                    <w:top w:val="none" w:sz="0" w:space="0" w:color="auto"/>
                    <w:left w:val="none" w:sz="0" w:space="0" w:color="auto"/>
                    <w:bottom w:val="none" w:sz="0" w:space="0" w:color="auto"/>
                    <w:right w:val="none" w:sz="0" w:space="0" w:color="auto"/>
                  </w:divBdr>
                </w:div>
                <w:div w:id="1140921229">
                  <w:marLeft w:val="0"/>
                  <w:marRight w:val="0"/>
                  <w:marTop w:val="0"/>
                  <w:marBottom w:val="0"/>
                  <w:divBdr>
                    <w:top w:val="none" w:sz="0" w:space="0" w:color="auto"/>
                    <w:left w:val="none" w:sz="0" w:space="0" w:color="auto"/>
                    <w:bottom w:val="none" w:sz="0" w:space="0" w:color="auto"/>
                    <w:right w:val="none" w:sz="0" w:space="0" w:color="auto"/>
                  </w:divBdr>
                </w:div>
                <w:div w:id="1141270642">
                  <w:marLeft w:val="0"/>
                  <w:marRight w:val="0"/>
                  <w:marTop w:val="0"/>
                  <w:marBottom w:val="0"/>
                  <w:divBdr>
                    <w:top w:val="none" w:sz="0" w:space="0" w:color="auto"/>
                    <w:left w:val="none" w:sz="0" w:space="0" w:color="auto"/>
                    <w:bottom w:val="none" w:sz="0" w:space="0" w:color="auto"/>
                    <w:right w:val="none" w:sz="0" w:space="0" w:color="auto"/>
                  </w:divBdr>
                </w:div>
                <w:div w:id="1143234458">
                  <w:marLeft w:val="0"/>
                  <w:marRight w:val="0"/>
                  <w:marTop w:val="0"/>
                  <w:marBottom w:val="0"/>
                  <w:divBdr>
                    <w:top w:val="none" w:sz="0" w:space="0" w:color="auto"/>
                    <w:left w:val="none" w:sz="0" w:space="0" w:color="auto"/>
                    <w:bottom w:val="none" w:sz="0" w:space="0" w:color="auto"/>
                    <w:right w:val="none" w:sz="0" w:space="0" w:color="auto"/>
                  </w:divBdr>
                </w:div>
                <w:div w:id="1143694300">
                  <w:marLeft w:val="0"/>
                  <w:marRight w:val="0"/>
                  <w:marTop w:val="0"/>
                  <w:marBottom w:val="0"/>
                  <w:divBdr>
                    <w:top w:val="none" w:sz="0" w:space="0" w:color="auto"/>
                    <w:left w:val="none" w:sz="0" w:space="0" w:color="auto"/>
                    <w:bottom w:val="none" w:sz="0" w:space="0" w:color="auto"/>
                    <w:right w:val="none" w:sz="0" w:space="0" w:color="auto"/>
                  </w:divBdr>
                </w:div>
                <w:div w:id="1144155417">
                  <w:marLeft w:val="0"/>
                  <w:marRight w:val="0"/>
                  <w:marTop w:val="0"/>
                  <w:marBottom w:val="0"/>
                  <w:divBdr>
                    <w:top w:val="none" w:sz="0" w:space="0" w:color="auto"/>
                    <w:left w:val="none" w:sz="0" w:space="0" w:color="auto"/>
                    <w:bottom w:val="none" w:sz="0" w:space="0" w:color="auto"/>
                    <w:right w:val="none" w:sz="0" w:space="0" w:color="auto"/>
                  </w:divBdr>
                </w:div>
                <w:div w:id="1144660511">
                  <w:marLeft w:val="0"/>
                  <w:marRight w:val="0"/>
                  <w:marTop w:val="0"/>
                  <w:marBottom w:val="0"/>
                  <w:divBdr>
                    <w:top w:val="none" w:sz="0" w:space="0" w:color="auto"/>
                    <w:left w:val="none" w:sz="0" w:space="0" w:color="auto"/>
                    <w:bottom w:val="none" w:sz="0" w:space="0" w:color="auto"/>
                    <w:right w:val="none" w:sz="0" w:space="0" w:color="auto"/>
                  </w:divBdr>
                </w:div>
                <w:div w:id="1144857515">
                  <w:marLeft w:val="0"/>
                  <w:marRight w:val="0"/>
                  <w:marTop w:val="0"/>
                  <w:marBottom w:val="0"/>
                  <w:divBdr>
                    <w:top w:val="none" w:sz="0" w:space="0" w:color="auto"/>
                    <w:left w:val="none" w:sz="0" w:space="0" w:color="auto"/>
                    <w:bottom w:val="none" w:sz="0" w:space="0" w:color="auto"/>
                    <w:right w:val="none" w:sz="0" w:space="0" w:color="auto"/>
                  </w:divBdr>
                </w:div>
                <w:div w:id="1144933835">
                  <w:marLeft w:val="0"/>
                  <w:marRight w:val="0"/>
                  <w:marTop w:val="0"/>
                  <w:marBottom w:val="0"/>
                  <w:divBdr>
                    <w:top w:val="none" w:sz="0" w:space="0" w:color="auto"/>
                    <w:left w:val="none" w:sz="0" w:space="0" w:color="auto"/>
                    <w:bottom w:val="none" w:sz="0" w:space="0" w:color="auto"/>
                    <w:right w:val="none" w:sz="0" w:space="0" w:color="auto"/>
                  </w:divBdr>
                </w:div>
                <w:div w:id="1146513463">
                  <w:marLeft w:val="0"/>
                  <w:marRight w:val="0"/>
                  <w:marTop w:val="0"/>
                  <w:marBottom w:val="0"/>
                  <w:divBdr>
                    <w:top w:val="none" w:sz="0" w:space="0" w:color="auto"/>
                    <w:left w:val="none" w:sz="0" w:space="0" w:color="auto"/>
                    <w:bottom w:val="none" w:sz="0" w:space="0" w:color="auto"/>
                    <w:right w:val="none" w:sz="0" w:space="0" w:color="auto"/>
                  </w:divBdr>
                </w:div>
                <w:div w:id="1146698827">
                  <w:marLeft w:val="0"/>
                  <w:marRight w:val="0"/>
                  <w:marTop w:val="0"/>
                  <w:marBottom w:val="0"/>
                  <w:divBdr>
                    <w:top w:val="none" w:sz="0" w:space="0" w:color="auto"/>
                    <w:left w:val="none" w:sz="0" w:space="0" w:color="auto"/>
                    <w:bottom w:val="none" w:sz="0" w:space="0" w:color="auto"/>
                    <w:right w:val="none" w:sz="0" w:space="0" w:color="auto"/>
                  </w:divBdr>
                </w:div>
                <w:div w:id="1146898243">
                  <w:marLeft w:val="0"/>
                  <w:marRight w:val="0"/>
                  <w:marTop w:val="0"/>
                  <w:marBottom w:val="0"/>
                  <w:divBdr>
                    <w:top w:val="none" w:sz="0" w:space="0" w:color="auto"/>
                    <w:left w:val="none" w:sz="0" w:space="0" w:color="auto"/>
                    <w:bottom w:val="none" w:sz="0" w:space="0" w:color="auto"/>
                    <w:right w:val="none" w:sz="0" w:space="0" w:color="auto"/>
                  </w:divBdr>
                </w:div>
                <w:div w:id="1148011928">
                  <w:marLeft w:val="0"/>
                  <w:marRight w:val="0"/>
                  <w:marTop w:val="0"/>
                  <w:marBottom w:val="0"/>
                  <w:divBdr>
                    <w:top w:val="none" w:sz="0" w:space="0" w:color="auto"/>
                    <w:left w:val="none" w:sz="0" w:space="0" w:color="auto"/>
                    <w:bottom w:val="none" w:sz="0" w:space="0" w:color="auto"/>
                    <w:right w:val="none" w:sz="0" w:space="0" w:color="auto"/>
                  </w:divBdr>
                </w:div>
                <w:div w:id="1148084562">
                  <w:marLeft w:val="0"/>
                  <w:marRight w:val="0"/>
                  <w:marTop w:val="0"/>
                  <w:marBottom w:val="0"/>
                  <w:divBdr>
                    <w:top w:val="none" w:sz="0" w:space="0" w:color="auto"/>
                    <w:left w:val="none" w:sz="0" w:space="0" w:color="auto"/>
                    <w:bottom w:val="none" w:sz="0" w:space="0" w:color="auto"/>
                    <w:right w:val="none" w:sz="0" w:space="0" w:color="auto"/>
                  </w:divBdr>
                </w:div>
                <w:div w:id="1149441039">
                  <w:marLeft w:val="0"/>
                  <w:marRight w:val="0"/>
                  <w:marTop w:val="0"/>
                  <w:marBottom w:val="0"/>
                  <w:divBdr>
                    <w:top w:val="none" w:sz="0" w:space="0" w:color="auto"/>
                    <w:left w:val="none" w:sz="0" w:space="0" w:color="auto"/>
                    <w:bottom w:val="none" w:sz="0" w:space="0" w:color="auto"/>
                    <w:right w:val="none" w:sz="0" w:space="0" w:color="auto"/>
                  </w:divBdr>
                </w:div>
                <w:div w:id="1149634107">
                  <w:marLeft w:val="0"/>
                  <w:marRight w:val="0"/>
                  <w:marTop w:val="0"/>
                  <w:marBottom w:val="0"/>
                  <w:divBdr>
                    <w:top w:val="none" w:sz="0" w:space="0" w:color="auto"/>
                    <w:left w:val="none" w:sz="0" w:space="0" w:color="auto"/>
                    <w:bottom w:val="none" w:sz="0" w:space="0" w:color="auto"/>
                    <w:right w:val="none" w:sz="0" w:space="0" w:color="auto"/>
                  </w:divBdr>
                </w:div>
                <w:div w:id="1150251836">
                  <w:marLeft w:val="0"/>
                  <w:marRight w:val="0"/>
                  <w:marTop w:val="0"/>
                  <w:marBottom w:val="0"/>
                  <w:divBdr>
                    <w:top w:val="none" w:sz="0" w:space="0" w:color="auto"/>
                    <w:left w:val="none" w:sz="0" w:space="0" w:color="auto"/>
                    <w:bottom w:val="none" w:sz="0" w:space="0" w:color="auto"/>
                    <w:right w:val="none" w:sz="0" w:space="0" w:color="auto"/>
                  </w:divBdr>
                </w:div>
                <w:div w:id="1150368202">
                  <w:marLeft w:val="0"/>
                  <w:marRight w:val="0"/>
                  <w:marTop w:val="0"/>
                  <w:marBottom w:val="0"/>
                  <w:divBdr>
                    <w:top w:val="none" w:sz="0" w:space="0" w:color="auto"/>
                    <w:left w:val="none" w:sz="0" w:space="0" w:color="auto"/>
                    <w:bottom w:val="none" w:sz="0" w:space="0" w:color="auto"/>
                    <w:right w:val="none" w:sz="0" w:space="0" w:color="auto"/>
                  </w:divBdr>
                </w:div>
                <w:div w:id="1150442932">
                  <w:marLeft w:val="0"/>
                  <w:marRight w:val="0"/>
                  <w:marTop w:val="0"/>
                  <w:marBottom w:val="0"/>
                  <w:divBdr>
                    <w:top w:val="none" w:sz="0" w:space="0" w:color="auto"/>
                    <w:left w:val="none" w:sz="0" w:space="0" w:color="auto"/>
                    <w:bottom w:val="none" w:sz="0" w:space="0" w:color="auto"/>
                    <w:right w:val="none" w:sz="0" w:space="0" w:color="auto"/>
                  </w:divBdr>
                </w:div>
                <w:div w:id="1150555212">
                  <w:marLeft w:val="0"/>
                  <w:marRight w:val="0"/>
                  <w:marTop w:val="0"/>
                  <w:marBottom w:val="0"/>
                  <w:divBdr>
                    <w:top w:val="none" w:sz="0" w:space="0" w:color="auto"/>
                    <w:left w:val="none" w:sz="0" w:space="0" w:color="auto"/>
                    <w:bottom w:val="none" w:sz="0" w:space="0" w:color="auto"/>
                    <w:right w:val="none" w:sz="0" w:space="0" w:color="auto"/>
                  </w:divBdr>
                </w:div>
                <w:div w:id="1150947984">
                  <w:marLeft w:val="0"/>
                  <w:marRight w:val="0"/>
                  <w:marTop w:val="0"/>
                  <w:marBottom w:val="0"/>
                  <w:divBdr>
                    <w:top w:val="none" w:sz="0" w:space="0" w:color="auto"/>
                    <w:left w:val="none" w:sz="0" w:space="0" w:color="auto"/>
                    <w:bottom w:val="none" w:sz="0" w:space="0" w:color="auto"/>
                    <w:right w:val="none" w:sz="0" w:space="0" w:color="auto"/>
                  </w:divBdr>
                </w:div>
                <w:div w:id="1151487799">
                  <w:marLeft w:val="0"/>
                  <w:marRight w:val="0"/>
                  <w:marTop w:val="0"/>
                  <w:marBottom w:val="0"/>
                  <w:divBdr>
                    <w:top w:val="none" w:sz="0" w:space="0" w:color="auto"/>
                    <w:left w:val="none" w:sz="0" w:space="0" w:color="auto"/>
                    <w:bottom w:val="none" w:sz="0" w:space="0" w:color="auto"/>
                    <w:right w:val="none" w:sz="0" w:space="0" w:color="auto"/>
                  </w:divBdr>
                </w:div>
                <w:div w:id="1152141749">
                  <w:marLeft w:val="0"/>
                  <w:marRight w:val="0"/>
                  <w:marTop w:val="0"/>
                  <w:marBottom w:val="0"/>
                  <w:divBdr>
                    <w:top w:val="none" w:sz="0" w:space="0" w:color="auto"/>
                    <w:left w:val="none" w:sz="0" w:space="0" w:color="auto"/>
                    <w:bottom w:val="none" w:sz="0" w:space="0" w:color="auto"/>
                    <w:right w:val="none" w:sz="0" w:space="0" w:color="auto"/>
                  </w:divBdr>
                </w:div>
                <w:div w:id="1153988428">
                  <w:marLeft w:val="0"/>
                  <w:marRight w:val="0"/>
                  <w:marTop w:val="0"/>
                  <w:marBottom w:val="0"/>
                  <w:divBdr>
                    <w:top w:val="none" w:sz="0" w:space="0" w:color="auto"/>
                    <w:left w:val="none" w:sz="0" w:space="0" w:color="auto"/>
                    <w:bottom w:val="none" w:sz="0" w:space="0" w:color="auto"/>
                    <w:right w:val="none" w:sz="0" w:space="0" w:color="auto"/>
                  </w:divBdr>
                </w:div>
                <w:div w:id="1154952102">
                  <w:marLeft w:val="0"/>
                  <w:marRight w:val="0"/>
                  <w:marTop w:val="0"/>
                  <w:marBottom w:val="0"/>
                  <w:divBdr>
                    <w:top w:val="none" w:sz="0" w:space="0" w:color="auto"/>
                    <w:left w:val="none" w:sz="0" w:space="0" w:color="auto"/>
                    <w:bottom w:val="none" w:sz="0" w:space="0" w:color="auto"/>
                    <w:right w:val="none" w:sz="0" w:space="0" w:color="auto"/>
                  </w:divBdr>
                </w:div>
                <w:div w:id="1155023757">
                  <w:marLeft w:val="0"/>
                  <w:marRight w:val="0"/>
                  <w:marTop w:val="0"/>
                  <w:marBottom w:val="0"/>
                  <w:divBdr>
                    <w:top w:val="none" w:sz="0" w:space="0" w:color="auto"/>
                    <w:left w:val="none" w:sz="0" w:space="0" w:color="auto"/>
                    <w:bottom w:val="none" w:sz="0" w:space="0" w:color="auto"/>
                    <w:right w:val="none" w:sz="0" w:space="0" w:color="auto"/>
                  </w:divBdr>
                </w:div>
                <w:div w:id="1155534612">
                  <w:marLeft w:val="0"/>
                  <w:marRight w:val="0"/>
                  <w:marTop w:val="0"/>
                  <w:marBottom w:val="0"/>
                  <w:divBdr>
                    <w:top w:val="none" w:sz="0" w:space="0" w:color="auto"/>
                    <w:left w:val="none" w:sz="0" w:space="0" w:color="auto"/>
                    <w:bottom w:val="none" w:sz="0" w:space="0" w:color="auto"/>
                    <w:right w:val="none" w:sz="0" w:space="0" w:color="auto"/>
                  </w:divBdr>
                </w:div>
                <w:div w:id="1156073040">
                  <w:marLeft w:val="0"/>
                  <w:marRight w:val="0"/>
                  <w:marTop w:val="0"/>
                  <w:marBottom w:val="0"/>
                  <w:divBdr>
                    <w:top w:val="none" w:sz="0" w:space="0" w:color="auto"/>
                    <w:left w:val="none" w:sz="0" w:space="0" w:color="auto"/>
                    <w:bottom w:val="none" w:sz="0" w:space="0" w:color="auto"/>
                    <w:right w:val="none" w:sz="0" w:space="0" w:color="auto"/>
                  </w:divBdr>
                </w:div>
                <w:div w:id="1156384962">
                  <w:marLeft w:val="0"/>
                  <w:marRight w:val="0"/>
                  <w:marTop w:val="0"/>
                  <w:marBottom w:val="0"/>
                  <w:divBdr>
                    <w:top w:val="none" w:sz="0" w:space="0" w:color="auto"/>
                    <w:left w:val="none" w:sz="0" w:space="0" w:color="auto"/>
                    <w:bottom w:val="none" w:sz="0" w:space="0" w:color="auto"/>
                    <w:right w:val="none" w:sz="0" w:space="0" w:color="auto"/>
                  </w:divBdr>
                </w:div>
                <w:div w:id="1158152503">
                  <w:marLeft w:val="0"/>
                  <w:marRight w:val="0"/>
                  <w:marTop w:val="0"/>
                  <w:marBottom w:val="0"/>
                  <w:divBdr>
                    <w:top w:val="none" w:sz="0" w:space="0" w:color="auto"/>
                    <w:left w:val="none" w:sz="0" w:space="0" w:color="auto"/>
                    <w:bottom w:val="none" w:sz="0" w:space="0" w:color="auto"/>
                    <w:right w:val="none" w:sz="0" w:space="0" w:color="auto"/>
                  </w:divBdr>
                </w:div>
                <w:div w:id="1158619472">
                  <w:marLeft w:val="0"/>
                  <w:marRight w:val="0"/>
                  <w:marTop w:val="0"/>
                  <w:marBottom w:val="0"/>
                  <w:divBdr>
                    <w:top w:val="none" w:sz="0" w:space="0" w:color="auto"/>
                    <w:left w:val="none" w:sz="0" w:space="0" w:color="auto"/>
                    <w:bottom w:val="none" w:sz="0" w:space="0" w:color="auto"/>
                    <w:right w:val="none" w:sz="0" w:space="0" w:color="auto"/>
                  </w:divBdr>
                </w:div>
                <w:div w:id="1159728754">
                  <w:marLeft w:val="0"/>
                  <w:marRight w:val="0"/>
                  <w:marTop w:val="0"/>
                  <w:marBottom w:val="0"/>
                  <w:divBdr>
                    <w:top w:val="none" w:sz="0" w:space="0" w:color="auto"/>
                    <w:left w:val="none" w:sz="0" w:space="0" w:color="auto"/>
                    <w:bottom w:val="none" w:sz="0" w:space="0" w:color="auto"/>
                    <w:right w:val="none" w:sz="0" w:space="0" w:color="auto"/>
                  </w:divBdr>
                </w:div>
                <w:div w:id="1162240282">
                  <w:marLeft w:val="0"/>
                  <w:marRight w:val="0"/>
                  <w:marTop w:val="0"/>
                  <w:marBottom w:val="0"/>
                  <w:divBdr>
                    <w:top w:val="none" w:sz="0" w:space="0" w:color="auto"/>
                    <w:left w:val="none" w:sz="0" w:space="0" w:color="auto"/>
                    <w:bottom w:val="none" w:sz="0" w:space="0" w:color="auto"/>
                    <w:right w:val="none" w:sz="0" w:space="0" w:color="auto"/>
                  </w:divBdr>
                </w:div>
                <w:div w:id="1163005888">
                  <w:marLeft w:val="0"/>
                  <w:marRight w:val="0"/>
                  <w:marTop w:val="0"/>
                  <w:marBottom w:val="0"/>
                  <w:divBdr>
                    <w:top w:val="none" w:sz="0" w:space="0" w:color="auto"/>
                    <w:left w:val="none" w:sz="0" w:space="0" w:color="auto"/>
                    <w:bottom w:val="none" w:sz="0" w:space="0" w:color="auto"/>
                    <w:right w:val="none" w:sz="0" w:space="0" w:color="auto"/>
                  </w:divBdr>
                </w:div>
                <w:div w:id="1163350133">
                  <w:marLeft w:val="0"/>
                  <w:marRight w:val="0"/>
                  <w:marTop w:val="0"/>
                  <w:marBottom w:val="0"/>
                  <w:divBdr>
                    <w:top w:val="none" w:sz="0" w:space="0" w:color="auto"/>
                    <w:left w:val="none" w:sz="0" w:space="0" w:color="auto"/>
                    <w:bottom w:val="none" w:sz="0" w:space="0" w:color="auto"/>
                    <w:right w:val="none" w:sz="0" w:space="0" w:color="auto"/>
                  </w:divBdr>
                </w:div>
                <w:div w:id="1163396770">
                  <w:marLeft w:val="0"/>
                  <w:marRight w:val="0"/>
                  <w:marTop w:val="0"/>
                  <w:marBottom w:val="0"/>
                  <w:divBdr>
                    <w:top w:val="none" w:sz="0" w:space="0" w:color="auto"/>
                    <w:left w:val="none" w:sz="0" w:space="0" w:color="auto"/>
                    <w:bottom w:val="none" w:sz="0" w:space="0" w:color="auto"/>
                    <w:right w:val="none" w:sz="0" w:space="0" w:color="auto"/>
                  </w:divBdr>
                </w:div>
                <w:div w:id="1164275274">
                  <w:marLeft w:val="0"/>
                  <w:marRight w:val="0"/>
                  <w:marTop w:val="0"/>
                  <w:marBottom w:val="0"/>
                  <w:divBdr>
                    <w:top w:val="none" w:sz="0" w:space="0" w:color="auto"/>
                    <w:left w:val="none" w:sz="0" w:space="0" w:color="auto"/>
                    <w:bottom w:val="none" w:sz="0" w:space="0" w:color="auto"/>
                    <w:right w:val="none" w:sz="0" w:space="0" w:color="auto"/>
                  </w:divBdr>
                </w:div>
                <w:div w:id="1165435421">
                  <w:marLeft w:val="0"/>
                  <w:marRight w:val="0"/>
                  <w:marTop w:val="0"/>
                  <w:marBottom w:val="0"/>
                  <w:divBdr>
                    <w:top w:val="none" w:sz="0" w:space="0" w:color="auto"/>
                    <w:left w:val="none" w:sz="0" w:space="0" w:color="auto"/>
                    <w:bottom w:val="none" w:sz="0" w:space="0" w:color="auto"/>
                    <w:right w:val="none" w:sz="0" w:space="0" w:color="auto"/>
                  </w:divBdr>
                </w:div>
                <w:div w:id="1165586197">
                  <w:marLeft w:val="0"/>
                  <w:marRight w:val="0"/>
                  <w:marTop w:val="0"/>
                  <w:marBottom w:val="0"/>
                  <w:divBdr>
                    <w:top w:val="none" w:sz="0" w:space="0" w:color="auto"/>
                    <w:left w:val="none" w:sz="0" w:space="0" w:color="auto"/>
                    <w:bottom w:val="none" w:sz="0" w:space="0" w:color="auto"/>
                    <w:right w:val="none" w:sz="0" w:space="0" w:color="auto"/>
                  </w:divBdr>
                </w:div>
                <w:div w:id="1165710504">
                  <w:marLeft w:val="0"/>
                  <w:marRight w:val="0"/>
                  <w:marTop w:val="0"/>
                  <w:marBottom w:val="0"/>
                  <w:divBdr>
                    <w:top w:val="none" w:sz="0" w:space="0" w:color="auto"/>
                    <w:left w:val="none" w:sz="0" w:space="0" w:color="auto"/>
                    <w:bottom w:val="none" w:sz="0" w:space="0" w:color="auto"/>
                    <w:right w:val="none" w:sz="0" w:space="0" w:color="auto"/>
                  </w:divBdr>
                </w:div>
                <w:div w:id="1166824395">
                  <w:marLeft w:val="0"/>
                  <w:marRight w:val="0"/>
                  <w:marTop w:val="0"/>
                  <w:marBottom w:val="0"/>
                  <w:divBdr>
                    <w:top w:val="none" w:sz="0" w:space="0" w:color="auto"/>
                    <w:left w:val="none" w:sz="0" w:space="0" w:color="auto"/>
                    <w:bottom w:val="none" w:sz="0" w:space="0" w:color="auto"/>
                    <w:right w:val="none" w:sz="0" w:space="0" w:color="auto"/>
                  </w:divBdr>
                </w:div>
                <w:div w:id="1167283384">
                  <w:marLeft w:val="0"/>
                  <w:marRight w:val="0"/>
                  <w:marTop w:val="0"/>
                  <w:marBottom w:val="0"/>
                  <w:divBdr>
                    <w:top w:val="none" w:sz="0" w:space="0" w:color="auto"/>
                    <w:left w:val="none" w:sz="0" w:space="0" w:color="auto"/>
                    <w:bottom w:val="none" w:sz="0" w:space="0" w:color="auto"/>
                    <w:right w:val="none" w:sz="0" w:space="0" w:color="auto"/>
                  </w:divBdr>
                </w:div>
                <w:div w:id="1167474511">
                  <w:marLeft w:val="0"/>
                  <w:marRight w:val="0"/>
                  <w:marTop w:val="0"/>
                  <w:marBottom w:val="0"/>
                  <w:divBdr>
                    <w:top w:val="none" w:sz="0" w:space="0" w:color="auto"/>
                    <w:left w:val="none" w:sz="0" w:space="0" w:color="auto"/>
                    <w:bottom w:val="none" w:sz="0" w:space="0" w:color="auto"/>
                    <w:right w:val="none" w:sz="0" w:space="0" w:color="auto"/>
                  </w:divBdr>
                </w:div>
                <w:div w:id="1167787537">
                  <w:marLeft w:val="0"/>
                  <w:marRight w:val="0"/>
                  <w:marTop w:val="0"/>
                  <w:marBottom w:val="0"/>
                  <w:divBdr>
                    <w:top w:val="none" w:sz="0" w:space="0" w:color="auto"/>
                    <w:left w:val="none" w:sz="0" w:space="0" w:color="auto"/>
                    <w:bottom w:val="none" w:sz="0" w:space="0" w:color="auto"/>
                    <w:right w:val="none" w:sz="0" w:space="0" w:color="auto"/>
                  </w:divBdr>
                </w:div>
                <w:div w:id="1168133221">
                  <w:marLeft w:val="0"/>
                  <w:marRight w:val="0"/>
                  <w:marTop w:val="0"/>
                  <w:marBottom w:val="0"/>
                  <w:divBdr>
                    <w:top w:val="none" w:sz="0" w:space="0" w:color="auto"/>
                    <w:left w:val="none" w:sz="0" w:space="0" w:color="auto"/>
                    <w:bottom w:val="none" w:sz="0" w:space="0" w:color="auto"/>
                    <w:right w:val="none" w:sz="0" w:space="0" w:color="auto"/>
                  </w:divBdr>
                </w:div>
                <w:div w:id="1168710225">
                  <w:marLeft w:val="0"/>
                  <w:marRight w:val="0"/>
                  <w:marTop w:val="0"/>
                  <w:marBottom w:val="0"/>
                  <w:divBdr>
                    <w:top w:val="none" w:sz="0" w:space="0" w:color="auto"/>
                    <w:left w:val="none" w:sz="0" w:space="0" w:color="auto"/>
                    <w:bottom w:val="none" w:sz="0" w:space="0" w:color="auto"/>
                    <w:right w:val="none" w:sz="0" w:space="0" w:color="auto"/>
                  </w:divBdr>
                </w:div>
                <w:div w:id="1169128194">
                  <w:marLeft w:val="0"/>
                  <w:marRight w:val="0"/>
                  <w:marTop w:val="0"/>
                  <w:marBottom w:val="0"/>
                  <w:divBdr>
                    <w:top w:val="none" w:sz="0" w:space="0" w:color="auto"/>
                    <w:left w:val="none" w:sz="0" w:space="0" w:color="auto"/>
                    <w:bottom w:val="none" w:sz="0" w:space="0" w:color="auto"/>
                    <w:right w:val="none" w:sz="0" w:space="0" w:color="auto"/>
                  </w:divBdr>
                </w:div>
                <w:div w:id="1169752730">
                  <w:marLeft w:val="0"/>
                  <w:marRight w:val="0"/>
                  <w:marTop w:val="0"/>
                  <w:marBottom w:val="0"/>
                  <w:divBdr>
                    <w:top w:val="none" w:sz="0" w:space="0" w:color="auto"/>
                    <w:left w:val="none" w:sz="0" w:space="0" w:color="auto"/>
                    <w:bottom w:val="none" w:sz="0" w:space="0" w:color="auto"/>
                    <w:right w:val="none" w:sz="0" w:space="0" w:color="auto"/>
                  </w:divBdr>
                </w:div>
                <w:div w:id="1170952165">
                  <w:marLeft w:val="0"/>
                  <w:marRight w:val="0"/>
                  <w:marTop w:val="0"/>
                  <w:marBottom w:val="0"/>
                  <w:divBdr>
                    <w:top w:val="none" w:sz="0" w:space="0" w:color="auto"/>
                    <w:left w:val="none" w:sz="0" w:space="0" w:color="auto"/>
                    <w:bottom w:val="none" w:sz="0" w:space="0" w:color="auto"/>
                    <w:right w:val="none" w:sz="0" w:space="0" w:color="auto"/>
                  </w:divBdr>
                </w:div>
                <w:div w:id="1171142659">
                  <w:marLeft w:val="0"/>
                  <w:marRight w:val="0"/>
                  <w:marTop w:val="0"/>
                  <w:marBottom w:val="0"/>
                  <w:divBdr>
                    <w:top w:val="none" w:sz="0" w:space="0" w:color="auto"/>
                    <w:left w:val="none" w:sz="0" w:space="0" w:color="auto"/>
                    <w:bottom w:val="none" w:sz="0" w:space="0" w:color="auto"/>
                    <w:right w:val="none" w:sz="0" w:space="0" w:color="auto"/>
                  </w:divBdr>
                </w:div>
                <w:div w:id="1171794976">
                  <w:marLeft w:val="0"/>
                  <w:marRight w:val="0"/>
                  <w:marTop w:val="0"/>
                  <w:marBottom w:val="0"/>
                  <w:divBdr>
                    <w:top w:val="none" w:sz="0" w:space="0" w:color="auto"/>
                    <w:left w:val="none" w:sz="0" w:space="0" w:color="auto"/>
                    <w:bottom w:val="none" w:sz="0" w:space="0" w:color="auto"/>
                    <w:right w:val="none" w:sz="0" w:space="0" w:color="auto"/>
                  </w:divBdr>
                </w:div>
                <w:div w:id="1173034528">
                  <w:marLeft w:val="0"/>
                  <w:marRight w:val="0"/>
                  <w:marTop w:val="0"/>
                  <w:marBottom w:val="0"/>
                  <w:divBdr>
                    <w:top w:val="none" w:sz="0" w:space="0" w:color="auto"/>
                    <w:left w:val="none" w:sz="0" w:space="0" w:color="auto"/>
                    <w:bottom w:val="none" w:sz="0" w:space="0" w:color="auto"/>
                    <w:right w:val="none" w:sz="0" w:space="0" w:color="auto"/>
                  </w:divBdr>
                </w:div>
                <w:div w:id="1174682948">
                  <w:marLeft w:val="0"/>
                  <w:marRight w:val="0"/>
                  <w:marTop w:val="0"/>
                  <w:marBottom w:val="0"/>
                  <w:divBdr>
                    <w:top w:val="none" w:sz="0" w:space="0" w:color="auto"/>
                    <w:left w:val="none" w:sz="0" w:space="0" w:color="auto"/>
                    <w:bottom w:val="none" w:sz="0" w:space="0" w:color="auto"/>
                    <w:right w:val="none" w:sz="0" w:space="0" w:color="auto"/>
                  </w:divBdr>
                </w:div>
                <w:div w:id="1176114298">
                  <w:marLeft w:val="0"/>
                  <w:marRight w:val="0"/>
                  <w:marTop w:val="0"/>
                  <w:marBottom w:val="0"/>
                  <w:divBdr>
                    <w:top w:val="none" w:sz="0" w:space="0" w:color="auto"/>
                    <w:left w:val="none" w:sz="0" w:space="0" w:color="auto"/>
                    <w:bottom w:val="none" w:sz="0" w:space="0" w:color="auto"/>
                    <w:right w:val="none" w:sz="0" w:space="0" w:color="auto"/>
                  </w:divBdr>
                </w:div>
                <w:div w:id="1176849142">
                  <w:marLeft w:val="0"/>
                  <w:marRight w:val="0"/>
                  <w:marTop w:val="0"/>
                  <w:marBottom w:val="0"/>
                  <w:divBdr>
                    <w:top w:val="none" w:sz="0" w:space="0" w:color="auto"/>
                    <w:left w:val="none" w:sz="0" w:space="0" w:color="auto"/>
                    <w:bottom w:val="none" w:sz="0" w:space="0" w:color="auto"/>
                    <w:right w:val="none" w:sz="0" w:space="0" w:color="auto"/>
                  </w:divBdr>
                </w:div>
                <w:div w:id="1177111401">
                  <w:marLeft w:val="0"/>
                  <w:marRight w:val="0"/>
                  <w:marTop w:val="0"/>
                  <w:marBottom w:val="0"/>
                  <w:divBdr>
                    <w:top w:val="none" w:sz="0" w:space="0" w:color="auto"/>
                    <w:left w:val="none" w:sz="0" w:space="0" w:color="auto"/>
                    <w:bottom w:val="none" w:sz="0" w:space="0" w:color="auto"/>
                    <w:right w:val="none" w:sz="0" w:space="0" w:color="auto"/>
                  </w:divBdr>
                </w:div>
                <w:div w:id="1177620891">
                  <w:marLeft w:val="0"/>
                  <w:marRight w:val="0"/>
                  <w:marTop w:val="0"/>
                  <w:marBottom w:val="0"/>
                  <w:divBdr>
                    <w:top w:val="none" w:sz="0" w:space="0" w:color="auto"/>
                    <w:left w:val="none" w:sz="0" w:space="0" w:color="auto"/>
                    <w:bottom w:val="none" w:sz="0" w:space="0" w:color="auto"/>
                    <w:right w:val="none" w:sz="0" w:space="0" w:color="auto"/>
                  </w:divBdr>
                </w:div>
                <w:div w:id="1179005273">
                  <w:marLeft w:val="0"/>
                  <w:marRight w:val="0"/>
                  <w:marTop w:val="0"/>
                  <w:marBottom w:val="0"/>
                  <w:divBdr>
                    <w:top w:val="none" w:sz="0" w:space="0" w:color="auto"/>
                    <w:left w:val="none" w:sz="0" w:space="0" w:color="auto"/>
                    <w:bottom w:val="none" w:sz="0" w:space="0" w:color="auto"/>
                    <w:right w:val="none" w:sz="0" w:space="0" w:color="auto"/>
                  </w:divBdr>
                </w:div>
                <w:div w:id="1179079264">
                  <w:marLeft w:val="0"/>
                  <w:marRight w:val="0"/>
                  <w:marTop w:val="0"/>
                  <w:marBottom w:val="0"/>
                  <w:divBdr>
                    <w:top w:val="none" w:sz="0" w:space="0" w:color="auto"/>
                    <w:left w:val="none" w:sz="0" w:space="0" w:color="auto"/>
                    <w:bottom w:val="none" w:sz="0" w:space="0" w:color="auto"/>
                    <w:right w:val="none" w:sz="0" w:space="0" w:color="auto"/>
                  </w:divBdr>
                </w:div>
                <w:div w:id="1179811139">
                  <w:marLeft w:val="0"/>
                  <w:marRight w:val="0"/>
                  <w:marTop w:val="0"/>
                  <w:marBottom w:val="0"/>
                  <w:divBdr>
                    <w:top w:val="none" w:sz="0" w:space="0" w:color="auto"/>
                    <w:left w:val="none" w:sz="0" w:space="0" w:color="auto"/>
                    <w:bottom w:val="none" w:sz="0" w:space="0" w:color="auto"/>
                    <w:right w:val="none" w:sz="0" w:space="0" w:color="auto"/>
                  </w:divBdr>
                </w:div>
                <w:div w:id="1180123467">
                  <w:marLeft w:val="0"/>
                  <w:marRight w:val="0"/>
                  <w:marTop w:val="0"/>
                  <w:marBottom w:val="0"/>
                  <w:divBdr>
                    <w:top w:val="none" w:sz="0" w:space="0" w:color="auto"/>
                    <w:left w:val="none" w:sz="0" w:space="0" w:color="auto"/>
                    <w:bottom w:val="none" w:sz="0" w:space="0" w:color="auto"/>
                    <w:right w:val="none" w:sz="0" w:space="0" w:color="auto"/>
                  </w:divBdr>
                </w:div>
                <w:div w:id="1180194527">
                  <w:marLeft w:val="0"/>
                  <w:marRight w:val="0"/>
                  <w:marTop w:val="0"/>
                  <w:marBottom w:val="0"/>
                  <w:divBdr>
                    <w:top w:val="none" w:sz="0" w:space="0" w:color="auto"/>
                    <w:left w:val="none" w:sz="0" w:space="0" w:color="auto"/>
                    <w:bottom w:val="none" w:sz="0" w:space="0" w:color="auto"/>
                    <w:right w:val="none" w:sz="0" w:space="0" w:color="auto"/>
                  </w:divBdr>
                </w:div>
                <w:div w:id="1181356436">
                  <w:marLeft w:val="0"/>
                  <w:marRight w:val="0"/>
                  <w:marTop w:val="0"/>
                  <w:marBottom w:val="0"/>
                  <w:divBdr>
                    <w:top w:val="none" w:sz="0" w:space="0" w:color="auto"/>
                    <w:left w:val="none" w:sz="0" w:space="0" w:color="auto"/>
                    <w:bottom w:val="none" w:sz="0" w:space="0" w:color="auto"/>
                    <w:right w:val="none" w:sz="0" w:space="0" w:color="auto"/>
                  </w:divBdr>
                </w:div>
                <w:div w:id="1182085009">
                  <w:marLeft w:val="0"/>
                  <w:marRight w:val="0"/>
                  <w:marTop w:val="0"/>
                  <w:marBottom w:val="0"/>
                  <w:divBdr>
                    <w:top w:val="none" w:sz="0" w:space="0" w:color="auto"/>
                    <w:left w:val="none" w:sz="0" w:space="0" w:color="auto"/>
                    <w:bottom w:val="none" w:sz="0" w:space="0" w:color="auto"/>
                    <w:right w:val="none" w:sz="0" w:space="0" w:color="auto"/>
                  </w:divBdr>
                </w:div>
                <w:div w:id="1182166665">
                  <w:marLeft w:val="0"/>
                  <w:marRight w:val="0"/>
                  <w:marTop w:val="0"/>
                  <w:marBottom w:val="0"/>
                  <w:divBdr>
                    <w:top w:val="none" w:sz="0" w:space="0" w:color="auto"/>
                    <w:left w:val="none" w:sz="0" w:space="0" w:color="auto"/>
                    <w:bottom w:val="none" w:sz="0" w:space="0" w:color="auto"/>
                    <w:right w:val="none" w:sz="0" w:space="0" w:color="auto"/>
                  </w:divBdr>
                </w:div>
                <w:div w:id="1182624845">
                  <w:marLeft w:val="0"/>
                  <w:marRight w:val="0"/>
                  <w:marTop w:val="0"/>
                  <w:marBottom w:val="0"/>
                  <w:divBdr>
                    <w:top w:val="none" w:sz="0" w:space="0" w:color="auto"/>
                    <w:left w:val="none" w:sz="0" w:space="0" w:color="auto"/>
                    <w:bottom w:val="none" w:sz="0" w:space="0" w:color="auto"/>
                    <w:right w:val="none" w:sz="0" w:space="0" w:color="auto"/>
                  </w:divBdr>
                </w:div>
                <w:div w:id="1182932697">
                  <w:marLeft w:val="0"/>
                  <w:marRight w:val="0"/>
                  <w:marTop w:val="0"/>
                  <w:marBottom w:val="0"/>
                  <w:divBdr>
                    <w:top w:val="none" w:sz="0" w:space="0" w:color="auto"/>
                    <w:left w:val="none" w:sz="0" w:space="0" w:color="auto"/>
                    <w:bottom w:val="none" w:sz="0" w:space="0" w:color="auto"/>
                    <w:right w:val="none" w:sz="0" w:space="0" w:color="auto"/>
                  </w:divBdr>
                </w:div>
                <w:div w:id="1185170386">
                  <w:marLeft w:val="0"/>
                  <w:marRight w:val="0"/>
                  <w:marTop w:val="0"/>
                  <w:marBottom w:val="0"/>
                  <w:divBdr>
                    <w:top w:val="none" w:sz="0" w:space="0" w:color="auto"/>
                    <w:left w:val="none" w:sz="0" w:space="0" w:color="auto"/>
                    <w:bottom w:val="none" w:sz="0" w:space="0" w:color="auto"/>
                    <w:right w:val="none" w:sz="0" w:space="0" w:color="auto"/>
                  </w:divBdr>
                </w:div>
                <w:div w:id="1185823481">
                  <w:marLeft w:val="0"/>
                  <w:marRight w:val="0"/>
                  <w:marTop w:val="0"/>
                  <w:marBottom w:val="0"/>
                  <w:divBdr>
                    <w:top w:val="none" w:sz="0" w:space="0" w:color="auto"/>
                    <w:left w:val="none" w:sz="0" w:space="0" w:color="auto"/>
                    <w:bottom w:val="none" w:sz="0" w:space="0" w:color="auto"/>
                    <w:right w:val="none" w:sz="0" w:space="0" w:color="auto"/>
                  </w:divBdr>
                </w:div>
                <w:div w:id="1186672116">
                  <w:marLeft w:val="0"/>
                  <w:marRight w:val="0"/>
                  <w:marTop w:val="0"/>
                  <w:marBottom w:val="0"/>
                  <w:divBdr>
                    <w:top w:val="none" w:sz="0" w:space="0" w:color="auto"/>
                    <w:left w:val="none" w:sz="0" w:space="0" w:color="auto"/>
                    <w:bottom w:val="none" w:sz="0" w:space="0" w:color="auto"/>
                    <w:right w:val="none" w:sz="0" w:space="0" w:color="auto"/>
                  </w:divBdr>
                </w:div>
                <w:div w:id="1188328806">
                  <w:marLeft w:val="0"/>
                  <w:marRight w:val="0"/>
                  <w:marTop w:val="0"/>
                  <w:marBottom w:val="0"/>
                  <w:divBdr>
                    <w:top w:val="none" w:sz="0" w:space="0" w:color="auto"/>
                    <w:left w:val="none" w:sz="0" w:space="0" w:color="auto"/>
                    <w:bottom w:val="none" w:sz="0" w:space="0" w:color="auto"/>
                    <w:right w:val="none" w:sz="0" w:space="0" w:color="auto"/>
                  </w:divBdr>
                </w:div>
                <w:div w:id="1190022904">
                  <w:marLeft w:val="0"/>
                  <w:marRight w:val="0"/>
                  <w:marTop w:val="0"/>
                  <w:marBottom w:val="0"/>
                  <w:divBdr>
                    <w:top w:val="none" w:sz="0" w:space="0" w:color="auto"/>
                    <w:left w:val="none" w:sz="0" w:space="0" w:color="auto"/>
                    <w:bottom w:val="none" w:sz="0" w:space="0" w:color="auto"/>
                    <w:right w:val="none" w:sz="0" w:space="0" w:color="auto"/>
                  </w:divBdr>
                </w:div>
                <w:div w:id="1190097082">
                  <w:marLeft w:val="0"/>
                  <w:marRight w:val="0"/>
                  <w:marTop w:val="0"/>
                  <w:marBottom w:val="0"/>
                  <w:divBdr>
                    <w:top w:val="none" w:sz="0" w:space="0" w:color="auto"/>
                    <w:left w:val="none" w:sz="0" w:space="0" w:color="auto"/>
                    <w:bottom w:val="none" w:sz="0" w:space="0" w:color="auto"/>
                    <w:right w:val="none" w:sz="0" w:space="0" w:color="auto"/>
                  </w:divBdr>
                </w:div>
                <w:div w:id="1190610051">
                  <w:marLeft w:val="0"/>
                  <w:marRight w:val="0"/>
                  <w:marTop w:val="0"/>
                  <w:marBottom w:val="0"/>
                  <w:divBdr>
                    <w:top w:val="none" w:sz="0" w:space="0" w:color="auto"/>
                    <w:left w:val="none" w:sz="0" w:space="0" w:color="auto"/>
                    <w:bottom w:val="none" w:sz="0" w:space="0" w:color="auto"/>
                    <w:right w:val="none" w:sz="0" w:space="0" w:color="auto"/>
                  </w:divBdr>
                </w:div>
                <w:div w:id="1190994874">
                  <w:marLeft w:val="0"/>
                  <w:marRight w:val="0"/>
                  <w:marTop w:val="0"/>
                  <w:marBottom w:val="0"/>
                  <w:divBdr>
                    <w:top w:val="none" w:sz="0" w:space="0" w:color="auto"/>
                    <w:left w:val="none" w:sz="0" w:space="0" w:color="auto"/>
                    <w:bottom w:val="none" w:sz="0" w:space="0" w:color="auto"/>
                    <w:right w:val="none" w:sz="0" w:space="0" w:color="auto"/>
                  </w:divBdr>
                </w:div>
                <w:div w:id="1191189578">
                  <w:marLeft w:val="0"/>
                  <w:marRight w:val="0"/>
                  <w:marTop w:val="0"/>
                  <w:marBottom w:val="0"/>
                  <w:divBdr>
                    <w:top w:val="none" w:sz="0" w:space="0" w:color="auto"/>
                    <w:left w:val="none" w:sz="0" w:space="0" w:color="auto"/>
                    <w:bottom w:val="none" w:sz="0" w:space="0" w:color="auto"/>
                    <w:right w:val="none" w:sz="0" w:space="0" w:color="auto"/>
                  </w:divBdr>
                </w:div>
                <w:div w:id="1192105374">
                  <w:marLeft w:val="0"/>
                  <w:marRight w:val="0"/>
                  <w:marTop w:val="0"/>
                  <w:marBottom w:val="0"/>
                  <w:divBdr>
                    <w:top w:val="none" w:sz="0" w:space="0" w:color="auto"/>
                    <w:left w:val="none" w:sz="0" w:space="0" w:color="auto"/>
                    <w:bottom w:val="none" w:sz="0" w:space="0" w:color="auto"/>
                    <w:right w:val="none" w:sz="0" w:space="0" w:color="auto"/>
                  </w:divBdr>
                </w:div>
                <w:div w:id="1192692708">
                  <w:marLeft w:val="0"/>
                  <w:marRight w:val="0"/>
                  <w:marTop w:val="0"/>
                  <w:marBottom w:val="0"/>
                  <w:divBdr>
                    <w:top w:val="none" w:sz="0" w:space="0" w:color="auto"/>
                    <w:left w:val="none" w:sz="0" w:space="0" w:color="auto"/>
                    <w:bottom w:val="none" w:sz="0" w:space="0" w:color="auto"/>
                    <w:right w:val="none" w:sz="0" w:space="0" w:color="auto"/>
                  </w:divBdr>
                </w:div>
                <w:div w:id="1192718269">
                  <w:marLeft w:val="0"/>
                  <w:marRight w:val="0"/>
                  <w:marTop w:val="0"/>
                  <w:marBottom w:val="0"/>
                  <w:divBdr>
                    <w:top w:val="none" w:sz="0" w:space="0" w:color="auto"/>
                    <w:left w:val="none" w:sz="0" w:space="0" w:color="auto"/>
                    <w:bottom w:val="none" w:sz="0" w:space="0" w:color="auto"/>
                    <w:right w:val="none" w:sz="0" w:space="0" w:color="auto"/>
                  </w:divBdr>
                </w:div>
                <w:div w:id="1192962753">
                  <w:marLeft w:val="0"/>
                  <w:marRight w:val="0"/>
                  <w:marTop w:val="0"/>
                  <w:marBottom w:val="0"/>
                  <w:divBdr>
                    <w:top w:val="none" w:sz="0" w:space="0" w:color="auto"/>
                    <w:left w:val="none" w:sz="0" w:space="0" w:color="auto"/>
                    <w:bottom w:val="none" w:sz="0" w:space="0" w:color="auto"/>
                    <w:right w:val="none" w:sz="0" w:space="0" w:color="auto"/>
                  </w:divBdr>
                </w:div>
                <w:div w:id="1194224234">
                  <w:marLeft w:val="0"/>
                  <w:marRight w:val="0"/>
                  <w:marTop w:val="0"/>
                  <w:marBottom w:val="0"/>
                  <w:divBdr>
                    <w:top w:val="none" w:sz="0" w:space="0" w:color="auto"/>
                    <w:left w:val="none" w:sz="0" w:space="0" w:color="auto"/>
                    <w:bottom w:val="none" w:sz="0" w:space="0" w:color="auto"/>
                    <w:right w:val="none" w:sz="0" w:space="0" w:color="auto"/>
                  </w:divBdr>
                </w:div>
                <w:div w:id="1196963778">
                  <w:marLeft w:val="0"/>
                  <w:marRight w:val="0"/>
                  <w:marTop w:val="0"/>
                  <w:marBottom w:val="0"/>
                  <w:divBdr>
                    <w:top w:val="none" w:sz="0" w:space="0" w:color="auto"/>
                    <w:left w:val="none" w:sz="0" w:space="0" w:color="auto"/>
                    <w:bottom w:val="none" w:sz="0" w:space="0" w:color="auto"/>
                    <w:right w:val="none" w:sz="0" w:space="0" w:color="auto"/>
                  </w:divBdr>
                </w:div>
                <w:div w:id="1199243825">
                  <w:marLeft w:val="0"/>
                  <w:marRight w:val="0"/>
                  <w:marTop w:val="0"/>
                  <w:marBottom w:val="0"/>
                  <w:divBdr>
                    <w:top w:val="none" w:sz="0" w:space="0" w:color="auto"/>
                    <w:left w:val="none" w:sz="0" w:space="0" w:color="auto"/>
                    <w:bottom w:val="none" w:sz="0" w:space="0" w:color="auto"/>
                    <w:right w:val="none" w:sz="0" w:space="0" w:color="auto"/>
                  </w:divBdr>
                </w:div>
                <w:div w:id="1200162129">
                  <w:marLeft w:val="0"/>
                  <w:marRight w:val="0"/>
                  <w:marTop w:val="0"/>
                  <w:marBottom w:val="0"/>
                  <w:divBdr>
                    <w:top w:val="none" w:sz="0" w:space="0" w:color="auto"/>
                    <w:left w:val="none" w:sz="0" w:space="0" w:color="auto"/>
                    <w:bottom w:val="none" w:sz="0" w:space="0" w:color="auto"/>
                    <w:right w:val="none" w:sz="0" w:space="0" w:color="auto"/>
                  </w:divBdr>
                </w:div>
                <w:div w:id="1202405103">
                  <w:marLeft w:val="0"/>
                  <w:marRight w:val="0"/>
                  <w:marTop w:val="0"/>
                  <w:marBottom w:val="0"/>
                  <w:divBdr>
                    <w:top w:val="none" w:sz="0" w:space="0" w:color="auto"/>
                    <w:left w:val="none" w:sz="0" w:space="0" w:color="auto"/>
                    <w:bottom w:val="none" w:sz="0" w:space="0" w:color="auto"/>
                    <w:right w:val="none" w:sz="0" w:space="0" w:color="auto"/>
                  </w:divBdr>
                </w:div>
                <w:div w:id="1202981122">
                  <w:marLeft w:val="0"/>
                  <w:marRight w:val="0"/>
                  <w:marTop w:val="0"/>
                  <w:marBottom w:val="0"/>
                  <w:divBdr>
                    <w:top w:val="none" w:sz="0" w:space="0" w:color="auto"/>
                    <w:left w:val="none" w:sz="0" w:space="0" w:color="auto"/>
                    <w:bottom w:val="none" w:sz="0" w:space="0" w:color="auto"/>
                    <w:right w:val="none" w:sz="0" w:space="0" w:color="auto"/>
                  </w:divBdr>
                </w:div>
                <w:div w:id="1203326304">
                  <w:marLeft w:val="0"/>
                  <w:marRight w:val="0"/>
                  <w:marTop w:val="0"/>
                  <w:marBottom w:val="0"/>
                  <w:divBdr>
                    <w:top w:val="none" w:sz="0" w:space="0" w:color="auto"/>
                    <w:left w:val="none" w:sz="0" w:space="0" w:color="auto"/>
                    <w:bottom w:val="none" w:sz="0" w:space="0" w:color="auto"/>
                    <w:right w:val="none" w:sz="0" w:space="0" w:color="auto"/>
                  </w:divBdr>
                </w:div>
                <w:div w:id="1204058984">
                  <w:marLeft w:val="0"/>
                  <w:marRight w:val="0"/>
                  <w:marTop w:val="0"/>
                  <w:marBottom w:val="0"/>
                  <w:divBdr>
                    <w:top w:val="none" w:sz="0" w:space="0" w:color="auto"/>
                    <w:left w:val="none" w:sz="0" w:space="0" w:color="auto"/>
                    <w:bottom w:val="none" w:sz="0" w:space="0" w:color="auto"/>
                    <w:right w:val="none" w:sz="0" w:space="0" w:color="auto"/>
                  </w:divBdr>
                </w:div>
                <w:div w:id="1205755203">
                  <w:marLeft w:val="0"/>
                  <w:marRight w:val="0"/>
                  <w:marTop w:val="0"/>
                  <w:marBottom w:val="0"/>
                  <w:divBdr>
                    <w:top w:val="none" w:sz="0" w:space="0" w:color="auto"/>
                    <w:left w:val="none" w:sz="0" w:space="0" w:color="auto"/>
                    <w:bottom w:val="none" w:sz="0" w:space="0" w:color="auto"/>
                    <w:right w:val="none" w:sz="0" w:space="0" w:color="auto"/>
                  </w:divBdr>
                </w:div>
                <w:div w:id="1207067247">
                  <w:marLeft w:val="0"/>
                  <w:marRight w:val="0"/>
                  <w:marTop w:val="0"/>
                  <w:marBottom w:val="0"/>
                  <w:divBdr>
                    <w:top w:val="none" w:sz="0" w:space="0" w:color="auto"/>
                    <w:left w:val="none" w:sz="0" w:space="0" w:color="auto"/>
                    <w:bottom w:val="none" w:sz="0" w:space="0" w:color="auto"/>
                    <w:right w:val="none" w:sz="0" w:space="0" w:color="auto"/>
                  </w:divBdr>
                </w:div>
                <w:div w:id="1207791520">
                  <w:marLeft w:val="0"/>
                  <w:marRight w:val="0"/>
                  <w:marTop w:val="0"/>
                  <w:marBottom w:val="0"/>
                  <w:divBdr>
                    <w:top w:val="none" w:sz="0" w:space="0" w:color="auto"/>
                    <w:left w:val="none" w:sz="0" w:space="0" w:color="auto"/>
                    <w:bottom w:val="none" w:sz="0" w:space="0" w:color="auto"/>
                    <w:right w:val="none" w:sz="0" w:space="0" w:color="auto"/>
                  </w:divBdr>
                </w:div>
                <w:div w:id="1207833065">
                  <w:marLeft w:val="0"/>
                  <w:marRight w:val="0"/>
                  <w:marTop w:val="0"/>
                  <w:marBottom w:val="0"/>
                  <w:divBdr>
                    <w:top w:val="none" w:sz="0" w:space="0" w:color="auto"/>
                    <w:left w:val="none" w:sz="0" w:space="0" w:color="auto"/>
                    <w:bottom w:val="none" w:sz="0" w:space="0" w:color="auto"/>
                    <w:right w:val="none" w:sz="0" w:space="0" w:color="auto"/>
                  </w:divBdr>
                </w:div>
                <w:div w:id="1207912384">
                  <w:marLeft w:val="0"/>
                  <w:marRight w:val="0"/>
                  <w:marTop w:val="0"/>
                  <w:marBottom w:val="0"/>
                  <w:divBdr>
                    <w:top w:val="none" w:sz="0" w:space="0" w:color="auto"/>
                    <w:left w:val="none" w:sz="0" w:space="0" w:color="auto"/>
                    <w:bottom w:val="none" w:sz="0" w:space="0" w:color="auto"/>
                    <w:right w:val="none" w:sz="0" w:space="0" w:color="auto"/>
                  </w:divBdr>
                </w:div>
                <w:div w:id="1208569516">
                  <w:marLeft w:val="0"/>
                  <w:marRight w:val="0"/>
                  <w:marTop w:val="0"/>
                  <w:marBottom w:val="0"/>
                  <w:divBdr>
                    <w:top w:val="none" w:sz="0" w:space="0" w:color="auto"/>
                    <w:left w:val="none" w:sz="0" w:space="0" w:color="auto"/>
                    <w:bottom w:val="none" w:sz="0" w:space="0" w:color="auto"/>
                    <w:right w:val="none" w:sz="0" w:space="0" w:color="auto"/>
                  </w:divBdr>
                </w:div>
                <w:div w:id="1208638441">
                  <w:marLeft w:val="0"/>
                  <w:marRight w:val="0"/>
                  <w:marTop w:val="0"/>
                  <w:marBottom w:val="0"/>
                  <w:divBdr>
                    <w:top w:val="none" w:sz="0" w:space="0" w:color="auto"/>
                    <w:left w:val="none" w:sz="0" w:space="0" w:color="auto"/>
                    <w:bottom w:val="none" w:sz="0" w:space="0" w:color="auto"/>
                    <w:right w:val="none" w:sz="0" w:space="0" w:color="auto"/>
                  </w:divBdr>
                </w:div>
                <w:div w:id="1211959297">
                  <w:marLeft w:val="0"/>
                  <w:marRight w:val="0"/>
                  <w:marTop w:val="0"/>
                  <w:marBottom w:val="0"/>
                  <w:divBdr>
                    <w:top w:val="none" w:sz="0" w:space="0" w:color="auto"/>
                    <w:left w:val="none" w:sz="0" w:space="0" w:color="auto"/>
                    <w:bottom w:val="none" w:sz="0" w:space="0" w:color="auto"/>
                    <w:right w:val="none" w:sz="0" w:space="0" w:color="auto"/>
                  </w:divBdr>
                </w:div>
                <w:div w:id="1212615382">
                  <w:marLeft w:val="0"/>
                  <w:marRight w:val="0"/>
                  <w:marTop w:val="0"/>
                  <w:marBottom w:val="0"/>
                  <w:divBdr>
                    <w:top w:val="none" w:sz="0" w:space="0" w:color="auto"/>
                    <w:left w:val="none" w:sz="0" w:space="0" w:color="auto"/>
                    <w:bottom w:val="none" w:sz="0" w:space="0" w:color="auto"/>
                    <w:right w:val="none" w:sz="0" w:space="0" w:color="auto"/>
                  </w:divBdr>
                </w:div>
                <w:div w:id="1212690136">
                  <w:marLeft w:val="0"/>
                  <w:marRight w:val="0"/>
                  <w:marTop w:val="0"/>
                  <w:marBottom w:val="0"/>
                  <w:divBdr>
                    <w:top w:val="none" w:sz="0" w:space="0" w:color="auto"/>
                    <w:left w:val="none" w:sz="0" w:space="0" w:color="auto"/>
                    <w:bottom w:val="none" w:sz="0" w:space="0" w:color="auto"/>
                    <w:right w:val="none" w:sz="0" w:space="0" w:color="auto"/>
                  </w:divBdr>
                </w:div>
                <w:div w:id="1213033547">
                  <w:marLeft w:val="0"/>
                  <w:marRight w:val="0"/>
                  <w:marTop w:val="0"/>
                  <w:marBottom w:val="0"/>
                  <w:divBdr>
                    <w:top w:val="none" w:sz="0" w:space="0" w:color="auto"/>
                    <w:left w:val="none" w:sz="0" w:space="0" w:color="auto"/>
                    <w:bottom w:val="none" w:sz="0" w:space="0" w:color="auto"/>
                    <w:right w:val="none" w:sz="0" w:space="0" w:color="auto"/>
                  </w:divBdr>
                </w:div>
                <w:div w:id="1213081182">
                  <w:marLeft w:val="0"/>
                  <w:marRight w:val="0"/>
                  <w:marTop w:val="0"/>
                  <w:marBottom w:val="0"/>
                  <w:divBdr>
                    <w:top w:val="none" w:sz="0" w:space="0" w:color="auto"/>
                    <w:left w:val="none" w:sz="0" w:space="0" w:color="auto"/>
                    <w:bottom w:val="none" w:sz="0" w:space="0" w:color="auto"/>
                    <w:right w:val="none" w:sz="0" w:space="0" w:color="auto"/>
                  </w:divBdr>
                </w:div>
                <w:div w:id="1213226854">
                  <w:marLeft w:val="0"/>
                  <w:marRight w:val="0"/>
                  <w:marTop w:val="0"/>
                  <w:marBottom w:val="0"/>
                  <w:divBdr>
                    <w:top w:val="none" w:sz="0" w:space="0" w:color="auto"/>
                    <w:left w:val="none" w:sz="0" w:space="0" w:color="auto"/>
                    <w:bottom w:val="none" w:sz="0" w:space="0" w:color="auto"/>
                    <w:right w:val="none" w:sz="0" w:space="0" w:color="auto"/>
                  </w:divBdr>
                </w:div>
                <w:div w:id="1213806026">
                  <w:marLeft w:val="0"/>
                  <w:marRight w:val="0"/>
                  <w:marTop w:val="0"/>
                  <w:marBottom w:val="0"/>
                  <w:divBdr>
                    <w:top w:val="none" w:sz="0" w:space="0" w:color="auto"/>
                    <w:left w:val="none" w:sz="0" w:space="0" w:color="auto"/>
                    <w:bottom w:val="none" w:sz="0" w:space="0" w:color="auto"/>
                    <w:right w:val="none" w:sz="0" w:space="0" w:color="auto"/>
                  </w:divBdr>
                </w:div>
                <w:div w:id="1214656216">
                  <w:marLeft w:val="0"/>
                  <w:marRight w:val="0"/>
                  <w:marTop w:val="0"/>
                  <w:marBottom w:val="0"/>
                  <w:divBdr>
                    <w:top w:val="none" w:sz="0" w:space="0" w:color="auto"/>
                    <w:left w:val="none" w:sz="0" w:space="0" w:color="auto"/>
                    <w:bottom w:val="none" w:sz="0" w:space="0" w:color="auto"/>
                    <w:right w:val="none" w:sz="0" w:space="0" w:color="auto"/>
                  </w:divBdr>
                </w:div>
                <w:div w:id="1214922444">
                  <w:marLeft w:val="0"/>
                  <w:marRight w:val="0"/>
                  <w:marTop w:val="0"/>
                  <w:marBottom w:val="0"/>
                  <w:divBdr>
                    <w:top w:val="none" w:sz="0" w:space="0" w:color="auto"/>
                    <w:left w:val="none" w:sz="0" w:space="0" w:color="auto"/>
                    <w:bottom w:val="none" w:sz="0" w:space="0" w:color="auto"/>
                    <w:right w:val="none" w:sz="0" w:space="0" w:color="auto"/>
                  </w:divBdr>
                </w:div>
                <w:div w:id="1215851909">
                  <w:marLeft w:val="0"/>
                  <w:marRight w:val="0"/>
                  <w:marTop w:val="0"/>
                  <w:marBottom w:val="0"/>
                  <w:divBdr>
                    <w:top w:val="none" w:sz="0" w:space="0" w:color="auto"/>
                    <w:left w:val="none" w:sz="0" w:space="0" w:color="auto"/>
                    <w:bottom w:val="none" w:sz="0" w:space="0" w:color="auto"/>
                    <w:right w:val="none" w:sz="0" w:space="0" w:color="auto"/>
                  </w:divBdr>
                </w:div>
                <w:div w:id="1215971972">
                  <w:marLeft w:val="0"/>
                  <w:marRight w:val="0"/>
                  <w:marTop w:val="0"/>
                  <w:marBottom w:val="0"/>
                  <w:divBdr>
                    <w:top w:val="none" w:sz="0" w:space="0" w:color="auto"/>
                    <w:left w:val="none" w:sz="0" w:space="0" w:color="auto"/>
                    <w:bottom w:val="none" w:sz="0" w:space="0" w:color="auto"/>
                    <w:right w:val="none" w:sz="0" w:space="0" w:color="auto"/>
                  </w:divBdr>
                </w:div>
                <w:div w:id="1218667058">
                  <w:marLeft w:val="0"/>
                  <w:marRight w:val="0"/>
                  <w:marTop w:val="0"/>
                  <w:marBottom w:val="0"/>
                  <w:divBdr>
                    <w:top w:val="none" w:sz="0" w:space="0" w:color="auto"/>
                    <w:left w:val="none" w:sz="0" w:space="0" w:color="auto"/>
                    <w:bottom w:val="none" w:sz="0" w:space="0" w:color="auto"/>
                    <w:right w:val="none" w:sz="0" w:space="0" w:color="auto"/>
                  </w:divBdr>
                </w:div>
                <w:div w:id="1220553260">
                  <w:marLeft w:val="0"/>
                  <w:marRight w:val="0"/>
                  <w:marTop w:val="0"/>
                  <w:marBottom w:val="0"/>
                  <w:divBdr>
                    <w:top w:val="none" w:sz="0" w:space="0" w:color="auto"/>
                    <w:left w:val="none" w:sz="0" w:space="0" w:color="auto"/>
                    <w:bottom w:val="none" w:sz="0" w:space="0" w:color="auto"/>
                    <w:right w:val="none" w:sz="0" w:space="0" w:color="auto"/>
                  </w:divBdr>
                </w:div>
                <w:div w:id="1220555123">
                  <w:marLeft w:val="0"/>
                  <w:marRight w:val="0"/>
                  <w:marTop w:val="0"/>
                  <w:marBottom w:val="0"/>
                  <w:divBdr>
                    <w:top w:val="none" w:sz="0" w:space="0" w:color="auto"/>
                    <w:left w:val="none" w:sz="0" w:space="0" w:color="auto"/>
                    <w:bottom w:val="none" w:sz="0" w:space="0" w:color="auto"/>
                    <w:right w:val="none" w:sz="0" w:space="0" w:color="auto"/>
                  </w:divBdr>
                </w:div>
                <w:div w:id="1221092353">
                  <w:marLeft w:val="0"/>
                  <w:marRight w:val="0"/>
                  <w:marTop w:val="0"/>
                  <w:marBottom w:val="0"/>
                  <w:divBdr>
                    <w:top w:val="none" w:sz="0" w:space="0" w:color="auto"/>
                    <w:left w:val="none" w:sz="0" w:space="0" w:color="auto"/>
                    <w:bottom w:val="none" w:sz="0" w:space="0" w:color="auto"/>
                    <w:right w:val="none" w:sz="0" w:space="0" w:color="auto"/>
                  </w:divBdr>
                </w:div>
                <w:div w:id="1221985837">
                  <w:marLeft w:val="0"/>
                  <w:marRight w:val="0"/>
                  <w:marTop w:val="0"/>
                  <w:marBottom w:val="0"/>
                  <w:divBdr>
                    <w:top w:val="none" w:sz="0" w:space="0" w:color="auto"/>
                    <w:left w:val="none" w:sz="0" w:space="0" w:color="auto"/>
                    <w:bottom w:val="none" w:sz="0" w:space="0" w:color="auto"/>
                    <w:right w:val="none" w:sz="0" w:space="0" w:color="auto"/>
                  </w:divBdr>
                </w:div>
                <w:div w:id="1222011935">
                  <w:marLeft w:val="0"/>
                  <w:marRight w:val="0"/>
                  <w:marTop w:val="0"/>
                  <w:marBottom w:val="0"/>
                  <w:divBdr>
                    <w:top w:val="none" w:sz="0" w:space="0" w:color="auto"/>
                    <w:left w:val="none" w:sz="0" w:space="0" w:color="auto"/>
                    <w:bottom w:val="none" w:sz="0" w:space="0" w:color="auto"/>
                    <w:right w:val="none" w:sz="0" w:space="0" w:color="auto"/>
                  </w:divBdr>
                </w:div>
                <w:div w:id="1222405059">
                  <w:marLeft w:val="0"/>
                  <w:marRight w:val="0"/>
                  <w:marTop w:val="0"/>
                  <w:marBottom w:val="0"/>
                  <w:divBdr>
                    <w:top w:val="none" w:sz="0" w:space="0" w:color="auto"/>
                    <w:left w:val="none" w:sz="0" w:space="0" w:color="auto"/>
                    <w:bottom w:val="none" w:sz="0" w:space="0" w:color="auto"/>
                    <w:right w:val="none" w:sz="0" w:space="0" w:color="auto"/>
                  </w:divBdr>
                </w:div>
                <w:div w:id="1223522331">
                  <w:marLeft w:val="0"/>
                  <w:marRight w:val="0"/>
                  <w:marTop w:val="0"/>
                  <w:marBottom w:val="0"/>
                  <w:divBdr>
                    <w:top w:val="none" w:sz="0" w:space="0" w:color="auto"/>
                    <w:left w:val="none" w:sz="0" w:space="0" w:color="auto"/>
                    <w:bottom w:val="none" w:sz="0" w:space="0" w:color="auto"/>
                    <w:right w:val="none" w:sz="0" w:space="0" w:color="auto"/>
                  </w:divBdr>
                </w:div>
                <w:div w:id="1224677802">
                  <w:marLeft w:val="0"/>
                  <w:marRight w:val="0"/>
                  <w:marTop w:val="0"/>
                  <w:marBottom w:val="0"/>
                  <w:divBdr>
                    <w:top w:val="none" w:sz="0" w:space="0" w:color="auto"/>
                    <w:left w:val="none" w:sz="0" w:space="0" w:color="auto"/>
                    <w:bottom w:val="none" w:sz="0" w:space="0" w:color="auto"/>
                    <w:right w:val="none" w:sz="0" w:space="0" w:color="auto"/>
                  </w:divBdr>
                </w:div>
                <w:div w:id="1225599289">
                  <w:marLeft w:val="0"/>
                  <w:marRight w:val="0"/>
                  <w:marTop w:val="0"/>
                  <w:marBottom w:val="0"/>
                  <w:divBdr>
                    <w:top w:val="none" w:sz="0" w:space="0" w:color="auto"/>
                    <w:left w:val="none" w:sz="0" w:space="0" w:color="auto"/>
                    <w:bottom w:val="none" w:sz="0" w:space="0" w:color="auto"/>
                    <w:right w:val="none" w:sz="0" w:space="0" w:color="auto"/>
                  </w:divBdr>
                </w:div>
                <w:div w:id="1226909920">
                  <w:marLeft w:val="0"/>
                  <w:marRight w:val="0"/>
                  <w:marTop w:val="0"/>
                  <w:marBottom w:val="0"/>
                  <w:divBdr>
                    <w:top w:val="none" w:sz="0" w:space="0" w:color="auto"/>
                    <w:left w:val="none" w:sz="0" w:space="0" w:color="auto"/>
                    <w:bottom w:val="none" w:sz="0" w:space="0" w:color="auto"/>
                    <w:right w:val="none" w:sz="0" w:space="0" w:color="auto"/>
                  </w:divBdr>
                </w:div>
                <w:div w:id="1229806268">
                  <w:marLeft w:val="0"/>
                  <w:marRight w:val="0"/>
                  <w:marTop w:val="0"/>
                  <w:marBottom w:val="0"/>
                  <w:divBdr>
                    <w:top w:val="none" w:sz="0" w:space="0" w:color="auto"/>
                    <w:left w:val="none" w:sz="0" w:space="0" w:color="auto"/>
                    <w:bottom w:val="none" w:sz="0" w:space="0" w:color="auto"/>
                    <w:right w:val="none" w:sz="0" w:space="0" w:color="auto"/>
                  </w:divBdr>
                </w:div>
                <w:div w:id="1230068527">
                  <w:marLeft w:val="0"/>
                  <w:marRight w:val="0"/>
                  <w:marTop w:val="0"/>
                  <w:marBottom w:val="0"/>
                  <w:divBdr>
                    <w:top w:val="none" w:sz="0" w:space="0" w:color="auto"/>
                    <w:left w:val="none" w:sz="0" w:space="0" w:color="auto"/>
                    <w:bottom w:val="none" w:sz="0" w:space="0" w:color="auto"/>
                    <w:right w:val="none" w:sz="0" w:space="0" w:color="auto"/>
                  </w:divBdr>
                </w:div>
                <w:div w:id="1230189203">
                  <w:marLeft w:val="0"/>
                  <w:marRight w:val="0"/>
                  <w:marTop w:val="0"/>
                  <w:marBottom w:val="0"/>
                  <w:divBdr>
                    <w:top w:val="none" w:sz="0" w:space="0" w:color="auto"/>
                    <w:left w:val="none" w:sz="0" w:space="0" w:color="auto"/>
                    <w:bottom w:val="none" w:sz="0" w:space="0" w:color="auto"/>
                    <w:right w:val="none" w:sz="0" w:space="0" w:color="auto"/>
                  </w:divBdr>
                </w:div>
                <w:div w:id="1232497286">
                  <w:marLeft w:val="0"/>
                  <w:marRight w:val="0"/>
                  <w:marTop w:val="0"/>
                  <w:marBottom w:val="0"/>
                  <w:divBdr>
                    <w:top w:val="none" w:sz="0" w:space="0" w:color="auto"/>
                    <w:left w:val="none" w:sz="0" w:space="0" w:color="auto"/>
                    <w:bottom w:val="none" w:sz="0" w:space="0" w:color="auto"/>
                    <w:right w:val="none" w:sz="0" w:space="0" w:color="auto"/>
                  </w:divBdr>
                </w:div>
                <w:div w:id="1232692433">
                  <w:marLeft w:val="0"/>
                  <w:marRight w:val="0"/>
                  <w:marTop w:val="0"/>
                  <w:marBottom w:val="0"/>
                  <w:divBdr>
                    <w:top w:val="none" w:sz="0" w:space="0" w:color="auto"/>
                    <w:left w:val="none" w:sz="0" w:space="0" w:color="auto"/>
                    <w:bottom w:val="none" w:sz="0" w:space="0" w:color="auto"/>
                    <w:right w:val="none" w:sz="0" w:space="0" w:color="auto"/>
                  </w:divBdr>
                </w:div>
                <w:div w:id="1232815613">
                  <w:marLeft w:val="0"/>
                  <w:marRight w:val="0"/>
                  <w:marTop w:val="0"/>
                  <w:marBottom w:val="0"/>
                  <w:divBdr>
                    <w:top w:val="none" w:sz="0" w:space="0" w:color="auto"/>
                    <w:left w:val="none" w:sz="0" w:space="0" w:color="auto"/>
                    <w:bottom w:val="none" w:sz="0" w:space="0" w:color="auto"/>
                    <w:right w:val="none" w:sz="0" w:space="0" w:color="auto"/>
                  </w:divBdr>
                </w:div>
                <w:div w:id="1234657075">
                  <w:marLeft w:val="0"/>
                  <w:marRight w:val="0"/>
                  <w:marTop w:val="0"/>
                  <w:marBottom w:val="0"/>
                  <w:divBdr>
                    <w:top w:val="none" w:sz="0" w:space="0" w:color="auto"/>
                    <w:left w:val="none" w:sz="0" w:space="0" w:color="auto"/>
                    <w:bottom w:val="none" w:sz="0" w:space="0" w:color="auto"/>
                    <w:right w:val="none" w:sz="0" w:space="0" w:color="auto"/>
                  </w:divBdr>
                </w:div>
                <w:div w:id="1234778509">
                  <w:marLeft w:val="0"/>
                  <w:marRight w:val="0"/>
                  <w:marTop w:val="0"/>
                  <w:marBottom w:val="0"/>
                  <w:divBdr>
                    <w:top w:val="none" w:sz="0" w:space="0" w:color="auto"/>
                    <w:left w:val="none" w:sz="0" w:space="0" w:color="auto"/>
                    <w:bottom w:val="none" w:sz="0" w:space="0" w:color="auto"/>
                    <w:right w:val="none" w:sz="0" w:space="0" w:color="auto"/>
                  </w:divBdr>
                </w:div>
                <w:div w:id="1235579670">
                  <w:marLeft w:val="0"/>
                  <w:marRight w:val="0"/>
                  <w:marTop w:val="0"/>
                  <w:marBottom w:val="0"/>
                  <w:divBdr>
                    <w:top w:val="none" w:sz="0" w:space="0" w:color="auto"/>
                    <w:left w:val="none" w:sz="0" w:space="0" w:color="auto"/>
                    <w:bottom w:val="none" w:sz="0" w:space="0" w:color="auto"/>
                    <w:right w:val="none" w:sz="0" w:space="0" w:color="auto"/>
                  </w:divBdr>
                </w:div>
                <w:div w:id="1237976672">
                  <w:marLeft w:val="0"/>
                  <w:marRight w:val="0"/>
                  <w:marTop w:val="0"/>
                  <w:marBottom w:val="0"/>
                  <w:divBdr>
                    <w:top w:val="none" w:sz="0" w:space="0" w:color="auto"/>
                    <w:left w:val="none" w:sz="0" w:space="0" w:color="auto"/>
                    <w:bottom w:val="none" w:sz="0" w:space="0" w:color="auto"/>
                    <w:right w:val="none" w:sz="0" w:space="0" w:color="auto"/>
                  </w:divBdr>
                </w:div>
                <w:div w:id="1238203838">
                  <w:marLeft w:val="0"/>
                  <w:marRight w:val="0"/>
                  <w:marTop w:val="0"/>
                  <w:marBottom w:val="0"/>
                  <w:divBdr>
                    <w:top w:val="none" w:sz="0" w:space="0" w:color="auto"/>
                    <w:left w:val="none" w:sz="0" w:space="0" w:color="auto"/>
                    <w:bottom w:val="none" w:sz="0" w:space="0" w:color="auto"/>
                    <w:right w:val="none" w:sz="0" w:space="0" w:color="auto"/>
                  </w:divBdr>
                </w:div>
                <w:div w:id="1238976414">
                  <w:marLeft w:val="0"/>
                  <w:marRight w:val="0"/>
                  <w:marTop w:val="0"/>
                  <w:marBottom w:val="0"/>
                  <w:divBdr>
                    <w:top w:val="none" w:sz="0" w:space="0" w:color="auto"/>
                    <w:left w:val="none" w:sz="0" w:space="0" w:color="auto"/>
                    <w:bottom w:val="none" w:sz="0" w:space="0" w:color="auto"/>
                    <w:right w:val="none" w:sz="0" w:space="0" w:color="auto"/>
                  </w:divBdr>
                </w:div>
                <w:div w:id="1238977257">
                  <w:marLeft w:val="0"/>
                  <w:marRight w:val="0"/>
                  <w:marTop w:val="0"/>
                  <w:marBottom w:val="0"/>
                  <w:divBdr>
                    <w:top w:val="none" w:sz="0" w:space="0" w:color="auto"/>
                    <w:left w:val="none" w:sz="0" w:space="0" w:color="auto"/>
                    <w:bottom w:val="none" w:sz="0" w:space="0" w:color="auto"/>
                    <w:right w:val="none" w:sz="0" w:space="0" w:color="auto"/>
                  </w:divBdr>
                </w:div>
                <w:div w:id="1239444350">
                  <w:marLeft w:val="0"/>
                  <w:marRight w:val="0"/>
                  <w:marTop w:val="0"/>
                  <w:marBottom w:val="0"/>
                  <w:divBdr>
                    <w:top w:val="none" w:sz="0" w:space="0" w:color="auto"/>
                    <w:left w:val="none" w:sz="0" w:space="0" w:color="auto"/>
                    <w:bottom w:val="none" w:sz="0" w:space="0" w:color="auto"/>
                    <w:right w:val="none" w:sz="0" w:space="0" w:color="auto"/>
                  </w:divBdr>
                </w:div>
                <w:div w:id="1239561630">
                  <w:marLeft w:val="0"/>
                  <w:marRight w:val="0"/>
                  <w:marTop w:val="0"/>
                  <w:marBottom w:val="0"/>
                  <w:divBdr>
                    <w:top w:val="none" w:sz="0" w:space="0" w:color="auto"/>
                    <w:left w:val="none" w:sz="0" w:space="0" w:color="auto"/>
                    <w:bottom w:val="none" w:sz="0" w:space="0" w:color="auto"/>
                    <w:right w:val="none" w:sz="0" w:space="0" w:color="auto"/>
                  </w:divBdr>
                </w:div>
                <w:div w:id="1239754882">
                  <w:marLeft w:val="0"/>
                  <w:marRight w:val="0"/>
                  <w:marTop w:val="0"/>
                  <w:marBottom w:val="0"/>
                  <w:divBdr>
                    <w:top w:val="none" w:sz="0" w:space="0" w:color="auto"/>
                    <w:left w:val="none" w:sz="0" w:space="0" w:color="auto"/>
                    <w:bottom w:val="none" w:sz="0" w:space="0" w:color="auto"/>
                    <w:right w:val="none" w:sz="0" w:space="0" w:color="auto"/>
                  </w:divBdr>
                </w:div>
                <w:div w:id="1240017389">
                  <w:marLeft w:val="0"/>
                  <w:marRight w:val="0"/>
                  <w:marTop w:val="0"/>
                  <w:marBottom w:val="0"/>
                  <w:divBdr>
                    <w:top w:val="none" w:sz="0" w:space="0" w:color="auto"/>
                    <w:left w:val="none" w:sz="0" w:space="0" w:color="auto"/>
                    <w:bottom w:val="none" w:sz="0" w:space="0" w:color="auto"/>
                    <w:right w:val="none" w:sz="0" w:space="0" w:color="auto"/>
                  </w:divBdr>
                </w:div>
                <w:div w:id="1240747505">
                  <w:marLeft w:val="0"/>
                  <w:marRight w:val="0"/>
                  <w:marTop w:val="0"/>
                  <w:marBottom w:val="0"/>
                  <w:divBdr>
                    <w:top w:val="none" w:sz="0" w:space="0" w:color="auto"/>
                    <w:left w:val="none" w:sz="0" w:space="0" w:color="auto"/>
                    <w:bottom w:val="none" w:sz="0" w:space="0" w:color="auto"/>
                    <w:right w:val="none" w:sz="0" w:space="0" w:color="auto"/>
                  </w:divBdr>
                </w:div>
                <w:div w:id="1240797293">
                  <w:marLeft w:val="0"/>
                  <w:marRight w:val="0"/>
                  <w:marTop w:val="0"/>
                  <w:marBottom w:val="0"/>
                  <w:divBdr>
                    <w:top w:val="none" w:sz="0" w:space="0" w:color="auto"/>
                    <w:left w:val="none" w:sz="0" w:space="0" w:color="auto"/>
                    <w:bottom w:val="none" w:sz="0" w:space="0" w:color="auto"/>
                    <w:right w:val="none" w:sz="0" w:space="0" w:color="auto"/>
                  </w:divBdr>
                </w:div>
                <w:div w:id="1241674669">
                  <w:marLeft w:val="0"/>
                  <w:marRight w:val="0"/>
                  <w:marTop w:val="0"/>
                  <w:marBottom w:val="0"/>
                  <w:divBdr>
                    <w:top w:val="none" w:sz="0" w:space="0" w:color="auto"/>
                    <w:left w:val="none" w:sz="0" w:space="0" w:color="auto"/>
                    <w:bottom w:val="none" w:sz="0" w:space="0" w:color="auto"/>
                    <w:right w:val="none" w:sz="0" w:space="0" w:color="auto"/>
                  </w:divBdr>
                </w:div>
                <w:div w:id="1243099933">
                  <w:marLeft w:val="0"/>
                  <w:marRight w:val="0"/>
                  <w:marTop w:val="0"/>
                  <w:marBottom w:val="0"/>
                  <w:divBdr>
                    <w:top w:val="none" w:sz="0" w:space="0" w:color="auto"/>
                    <w:left w:val="none" w:sz="0" w:space="0" w:color="auto"/>
                    <w:bottom w:val="none" w:sz="0" w:space="0" w:color="auto"/>
                    <w:right w:val="none" w:sz="0" w:space="0" w:color="auto"/>
                  </w:divBdr>
                </w:div>
                <w:div w:id="1243446392">
                  <w:marLeft w:val="0"/>
                  <w:marRight w:val="0"/>
                  <w:marTop w:val="0"/>
                  <w:marBottom w:val="0"/>
                  <w:divBdr>
                    <w:top w:val="none" w:sz="0" w:space="0" w:color="auto"/>
                    <w:left w:val="none" w:sz="0" w:space="0" w:color="auto"/>
                    <w:bottom w:val="none" w:sz="0" w:space="0" w:color="auto"/>
                    <w:right w:val="none" w:sz="0" w:space="0" w:color="auto"/>
                  </w:divBdr>
                </w:div>
                <w:div w:id="1244297978">
                  <w:marLeft w:val="0"/>
                  <w:marRight w:val="0"/>
                  <w:marTop w:val="0"/>
                  <w:marBottom w:val="0"/>
                  <w:divBdr>
                    <w:top w:val="none" w:sz="0" w:space="0" w:color="auto"/>
                    <w:left w:val="none" w:sz="0" w:space="0" w:color="auto"/>
                    <w:bottom w:val="none" w:sz="0" w:space="0" w:color="auto"/>
                    <w:right w:val="none" w:sz="0" w:space="0" w:color="auto"/>
                  </w:divBdr>
                </w:div>
                <w:div w:id="1247307663">
                  <w:marLeft w:val="0"/>
                  <w:marRight w:val="0"/>
                  <w:marTop w:val="0"/>
                  <w:marBottom w:val="0"/>
                  <w:divBdr>
                    <w:top w:val="none" w:sz="0" w:space="0" w:color="auto"/>
                    <w:left w:val="none" w:sz="0" w:space="0" w:color="auto"/>
                    <w:bottom w:val="none" w:sz="0" w:space="0" w:color="auto"/>
                    <w:right w:val="none" w:sz="0" w:space="0" w:color="auto"/>
                  </w:divBdr>
                </w:div>
                <w:div w:id="1247836895">
                  <w:marLeft w:val="0"/>
                  <w:marRight w:val="0"/>
                  <w:marTop w:val="0"/>
                  <w:marBottom w:val="0"/>
                  <w:divBdr>
                    <w:top w:val="none" w:sz="0" w:space="0" w:color="auto"/>
                    <w:left w:val="none" w:sz="0" w:space="0" w:color="auto"/>
                    <w:bottom w:val="none" w:sz="0" w:space="0" w:color="auto"/>
                    <w:right w:val="none" w:sz="0" w:space="0" w:color="auto"/>
                  </w:divBdr>
                </w:div>
                <w:div w:id="1248147697">
                  <w:marLeft w:val="0"/>
                  <w:marRight w:val="0"/>
                  <w:marTop w:val="0"/>
                  <w:marBottom w:val="0"/>
                  <w:divBdr>
                    <w:top w:val="none" w:sz="0" w:space="0" w:color="auto"/>
                    <w:left w:val="none" w:sz="0" w:space="0" w:color="auto"/>
                    <w:bottom w:val="none" w:sz="0" w:space="0" w:color="auto"/>
                    <w:right w:val="none" w:sz="0" w:space="0" w:color="auto"/>
                  </w:divBdr>
                </w:div>
                <w:div w:id="1249533268">
                  <w:marLeft w:val="0"/>
                  <w:marRight w:val="0"/>
                  <w:marTop w:val="0"/>
                  <w:marBottom w:val="0"/>
                  <w:divBdr>
                    <w:top w:val="none" w:sz="0" w:space="0" w:color="auto"/>
                    <w:left w:val="none" w:sz="0" w:space="0" w:color="auto"/>
                    <w:bottom w:val="none" w:sz="0" w:space="0" w:color="auto"/>
                    <w:right w:val="none" w:sz="0" w:space="0" w:color="auto"/>
                  </w:divBdr>
                </w:div>
                <w:div w:id="1249801549">
                  <w:marLeft w:val="0"/>
                  <w:marRight w:val="0"/>
                  <w:marTop w:val="0"/>
                  <w:marBottom w:val="0"/>
                  <w:divBdr>
                    <w:top w:val="none" w:sz="0" w:space="0" w:color="auto"/>
                    <w:left w:val="none" w:sz="0" w:space="0" w:color="auto"/>
                    <w:bottom w:val="none" w:sz="0" w:space="0" w:color="auto"/>
                    <w:right w:val="none" w:sz="0" w:space="0" w:color="auto"/>
                  </w:divBdr>
                </w:div>
                <w:div w:id="1249995337">
                  <w:marLeft w:val="0"/>
                  <w:marRight w:val="0"/>
                  <w:marTop w:val="0"/>
                  <w:marBottom w:val="0"/>
                  <w:divBdr>
                    <w:top w:val="none" w:sz="0" w:space="0" w:color="auto"/>
                    <w:left w:val="none" w:sz="0" w:space="0" w:color="auto"/>
                    <w:bottom w:val="none" w:sz="0" w:space="0" w:color="auto"/>
                    <w:right w:val="none" w:sz="0" w:space="0" w:color="auto"/>
                  </w:divBdr>
                </w:div>
                <w:div w:id="1250432938">
                  <w:marLeft w:val="0"/>
                  <w:marRight w:val="0"/>
                  <w:marTop w:val="0"/>
                  <w:marBottom w:val="0"/>
                  <w:divBdr>
                    <w:top w:val="none" w:sz="0" w:space="0" w:color="auto"/>
                    <w:left w:val="none" w:sz="0" w:space="0" w:color="auto"/>
                    <w:bottom w:val="none" w:sz="0" w:space="0" w:color="auto"/>
                    <w:right w:val="none" w:sz="0" w:space="0" w:color="auto"/>
                  </w:divBdr>
                </w:div>
                <w:div w:id="1251112613">
                  <w:marLeft w:val="0"/>
                  <w:marRight w:val="0"/>
                  <w:marTop w:val="0"/>
                  <w:marBottom w:val="0"/>
                  <w:divBdr>
                    <w:top w:val="none" w:sz="0" w:space="0" w:color="auto"/>
                    <w:left w:val="none" w:sz="0" w:space="0" w:color="auto"/>
                    <w:bottom w:val="none" w:sz="0" w:space="0" w:color="auto"/>
                    <w:right w:val="none" w:sz="0" w:space="0" w:color="auto"/>
                  </w:divBdr>
                </w:div>
                <w:div w:id="1252935065">
                  <w:marLeft w:val="0"/>
                  <w:marRight w:val="0"/>
                  <w:marTop w:val="0"/>
                  <w:marBottom w:val="0"/>
                  <w:divBdr>
                    <w:top w:val="none" w:sz="0" w:space="0" w:color="auto"/>
                    <w:left w:val="none" w:sz="0" w:space="0" w:color="auto"/>
                    <w:bottom w:val="none" w:sz="0" w:space="0" w:color="auto"/>
                    <w:right w:val="none" w:sz="0" w:space="0" w:color="auto"/>
                  </w:divBdr>
                </w:div>
                <w:div w:id="1253008657">
                  <w:marLeft w:val="0"/>
                  <w:marRight w:val="0"/>
                  <w:marTop w:val="0"/>
                  <w:marBottom w:val="0"/>
                  <w:divBdr>
                    <w:top w:val="none" w:sz="0" w:space="0" w:color="auto"/>
                    <w:left w:val="none" w:sz="0" w:space="0" w:color="auto"/>
                    <w:bottom w:val="none" w:sz="0" w:space="0" w:color="auto"/>
                    <w:right w:val="none" w:sz="0" w:space="0" w:color="auto"/>
                  </w:divBdr>
                </w:div>
                <w:div w:id="1253469418">
                  <w:marLeft w:val="0"/>
                  <w:marRight w:val="0"/>
                  <w:marTop w:val="0"/>
                  <w:marBottom w:val="0"/>
                  <w:divBdr>
                    <w:top w:val="none" w:sz="0" w:space="0" w:color="auto"/>
                    <w:left w:val="none" w:sz="0" w:space="0" w:color="auto"/>
                    <w:bottom w:val="none" w:sz="0" w:space="0" w:color="auto"/>
                    <w:right w:val="none" w:sz="0" w:space="0" w:color="auto"/>
                  </w:divBdr>
                </w:div>
                <w:div w:id="1253855759">
                  <w:marLeft w:val="0"/>
                  <w:marRight w:val="0"/>
                  <w:marTop w:val="0"/>
                  <w:marBottom w:val="0"/>
                  <w:divBdr>
                    <w:top w:val="none" w:sz="0" w:space="0" w:color="auto"/>
                    <w:left w:val="none" w:sz="0" w:space="0" w:color="auto"/>
                    <w:bottom w:val="none" w:sz="0" w:space="0" w:color="auto"/>
                    <w:right w:val="none" w:sz="0" w:space="0" w:color="auto"/>
                  </w:divBdr>
                </w:div>
                <w:div w:id="1256868557">
                  <w:marLeft w:val="0"/>
                  <w:marRight w:val="0"/>
                  <w:marTop w:val="0"/>
                  <w:marBottom w:val="0"/>
                  <w:divBdr>
                    <w:top w:val="none" w:sz="0" w:space="0" w:color="auto"/>
                    <w:left w:val="none" w:sz="0" w:space="0" w:color="auto"/>
                    <w:bottom w:val="none" w:sz="0" w:space="0" w:color="auto"/>
                    <w:right w:val="none" w:sz="0" w:space="0" w:color="auto"/>
                  </w:divBdr>
                </w:div>
                <w:div w:id="1257329032">
                  <w:marLeft w:val="0"/>
                  <w:marRight w:val="0"/>
                  <w:marTop w:val="0"/>
                  <w:marBottom w:val="0"/>
                  <w:divBdr>
                    <w:top w:val="none" w:sz="0" w:space="0" w:color="auto"/>
                    <w:left w:val="none" w:sz="0" w:space="0" w:color="auto"/>
                    <w:bottom w:val="none" w:sz="0" w:space="0" w:color="auto"/>
                    <w:right w:val="none" w:sz="0" w:space="0" w:color="auto"/>
                  </w:divBdr>
                </w:div>
                <w:div w:id="1258950215">
                  <w:marLeft w:val="0"/>
                  <w:marRight w:val="0"/>
                  <w:marTop w:val="0"/>
                  <w:marBottom w:val="0"/>
                  <w:divBdr>
                    <w:top w:val="none" w:sz="0" w:space="0" w:color="auto"/>
                    <w:left w:val="none" w:sz="0" w:space="0" w:color="auto"/>
                    <w:bottom w:val="none" w:sz="0" w:space="0" w:color="auto"/>
                    <w:right w:val="none" w:sz="0" w:space="0" w:color="auto"/>
                  </w:divBdr>
                </w:div>
                <w:div w:id="1259018013">
                  <w:marLeft w:val="0"/>
                  <w:marRight w:val="0"/>
                  <w:marTop w:val="0"/>
                  <w:marBottom w:val="0"/>
                  <w:divBdr>
                    <w:top w:val="none" w:sz="0" w:space="0" w:color="auto"/>
                    <w:left w:val="none" w:sz="0" w:space="0" w:color="auto"/>
                    <w:bottom w:val="none" w:sz="0" w:space="0" w:color="auto"/>
                    <w:right w:val="none" w:sz="0" w:space="0" w:color="auto"/>
                  </w:divBdr>
                </w:div>
                <w:div w:id="1259020084">
                  <w:marLeft w:val="0"/>
                  <w:marRight w:val="0"/>
                  <w:marTop w:val="0"/>
                  <w:marBottom w:val="0"/>
                  <w:divBdr>
                    <w:top w:val="none" w:sz="0" w:space="0" w:color="auto"/>
                    <w:left w:val="none" w:sz="0" w:space="0" w:color="auto"/>
                    <w:bottom w:val="none" w:sz="0" w:space="0" w:color="auto"/>
                    <w:right w:val="none" w:sz="0" w:space="0" w:color="auto"/>
                  </w:divBdr>
                </w:div>
                <w:div w:id="1259097186">
                  <w:marLeft w:val="0"/>
                  <w:marRight w:val="0"/>
                  <w:marTop w:val="0"/>
                  <w:marBottom w:val="0"/>
                  <w:divBdr>
                    <w:top w:val="none" w:sz="0" w:space="0" w:color="auto"/>
                    <w:left w:val="none" w:sz="0" w:space="0" w:color="auto"/>
                    <w:bottom w:val="none" w:sz="0" w:space="0" w:color="auto"/>
                    <w:right w:val="none" w:sz="0" w:space="0" w:color="auto"/>
                  </w:divBdr>
                </w:div>
                <w:div w:id="1262225535">
                  <w:marLeft w:val="0"/>
                  <w:marRight w:val="0"/>
                  <w:marTop w:val="0"/>
                  <w:marBottom w:val="0"/>
                  <w:divBdr>
                    <w:top w:val="none" w:sz="0" w:space="0" w:color="auto"/>
                    <w:left w:val="none" w:sz="0" w:space="0" w:color="auto"/>
                    <w:bottom w:val="none" w:sz="0" w:space="0" w:color="auto"/>
                    <w:right w:val="none" w:sz="0" w:space="0" w:color="auto"/>
                  </w:divBdr>
                </w:div>
                <w:div w:id="1264219768">
                  <w:marLeft w:val="0"/>
                  <w:marRight w:val="0"/>
                  <w:marTop w:val="0"/>
                  <w:marBottom w:val="0"/>
                  <w:divBdr>
                    <w:top w:val="none" w:sz="0" w:space="0" w:color="auto"/>
                    <w:left w:val="none" w:sz="0" w:space="0" w:color="auto"/>
                    <w:bottom w:val="none" w:sz="0" w:space="0" w:color="auto"/>
                    <w:right w:val="none" w:sz="0" w:space="0" w:color="auto"/>
                  </w:divBdr>
                </w:div>
                <w:div w:id="1264261283">
                  <w:marLeft w:val="0"/>
                  <w:marRight w:val="0"/>
                  <w:marTop w:val="0"/>
                  <w:marBottom w:val="0"/>
                  <w:divBdr>
                    <w:top w:val="none" w:sz="0" w:space="0" w:color="auto"/>
                    <w:left w:val="none" w:sz="0" w:space="0" w:color="auto"/>
                    <w:bottom w:val="none" w:sz="0" w:space="0" w:color="auto"/>
                    <w:right w:val="none" w:sz="0" w:space="0" w:color="auto"/>
                  </w:divBdr>
                </w:div>
                <w:div w:id="1264462697">
                  <w:marLeft w:val="0"/>
                  <w:marRight w:val="0"/>
                  <w:marTop w:val="0"/>
                  <w:marBottom w:val="0"/>
                  <w:divBdr>
                    <w:top w:val="none" w:sz="0" w:space="0" w:color="auto"/>
                    <w:left w:val="none" w:sz="0" w:space="0" w:color="auto"/>
                    <w:bottom w:val="none" w:sz="0" w:space="0" w:color="auto"/>
                    <w:right w:val="none" w:sz="0" w:space="0" w:color="auto"/>
                  </w:divBdr>
                </w:div>
                <w:div w:id="1264725896">
                  <w:marLeft w:val="0"/>
                  <w:marRight w:val="0"/>
                  <w:marTop w:val="0"/>
                  <w:marBottom w:val="0"/>
                  <w:divBdr>
                    <w:top w:val="none" w:sz="0" w:space="0" w:color="auto"/>
                    <w:left w:val="none" w:sz="0" w:space="0" w:color="auto"/>
                    <w:bottom w:val="none" w:sz="0" w:space="0" w:color="auto"/>
                    <w:right w:val="none" w:sz="0" w:space="0" w:color="auto"/>
                  </w:divBdr>
                </w:div>
                <w:div w:id="1265109928">
                  <w:marLeft w:val="0"/>
                  <w:marRight w:val="0"/>
                  <w:marTop w:val="0"/>
                  <w:marBottom w:val="0"/>
                  <w:divBdr>
                    <w:top w:val="none" w:sz="0" w:space="0" w:color="auto"/>
                    <w:left w:val="none" w:sz="0" w:space="0" w:color="auto"/>
                    <w:bottom w:val="none" w:sz="0" w:space="0" w:color="auto"/>
                    <w:right w:val="none" w:sz="0" w:space="0" w:color="auto"/>
                  </w:divBdr>
                </w:div>
                <w:div w:id="1265452659">
                  <w:marLeft w:val="0"/>
                  <w:marRight w:val="0"/>
                  <w:marTop w:val="0"/>
                  <w:marBottom w:val="0"/>
                  <w:divBdr>
                    <w:top w:val="none" w:sz="0" w:space="0" w:color="auto"/>
                    <w:left w:val="none" w:sz="0" w:space="0" w:color="auto"/>
                    <w:bottom w:val="none" w:sz="0" w:space="0" w:color="auto"/>
                    <w:right w:val="none" w:sz="0" w:space="0" w:color="auto"/>
                  </w:divBdr>
                </w:div>
                <w:div w:id="1265460726">
                  <w:marLeft w:val="0"/>
                  <w:marRight w:val="0"/>
                  <w:marTop w:val="0"/>
                  <w:marBottom w:val="0"/>
                  <w:divBdr>
                    <w:top w:val="none" w:sz="0" w:space="0" w:color="auto"/>
                    <w:left w:val="none" w:sz="0" w:space="0" w:color="auto"/>
                    <w:bottom w:val="none" w:sz="0" w:space="0" w:color="auto"/>
                    <w:right w:val="none" w:sz="0" w:space="0" w:color="auto"/>
                  </w:divBdr>
                </w:div>
                <w:div w:id="1266428265">
                  <w:marLeft w:val="0"/>
                  <w:marRight w:val="0"/>
                  <w:marTop w:val="0"/>
                  <w:marBottom w:val="0"/>
                  <w:divBdr>
                    <w:top w:val="none" w:sz="0" w:space="0" w:color="auto"/>
                    <w:left w:val="none" w:sz="0" w:space="0" w:color="auto"/>
                    <w:bottom w:val="none" w:sz="0" w:space="0" w:color="auto"/>
                    <w:right w:val="none" w:sz="0" w:space="0" w:color="auto"/>
                  </w:divBdr>
                </w:div>
                <w:div w:id="1266765174">
                  <w:marLeft w:val="0"/>
                  <w:marRight w:val="0"/>
                  <w:marTop w:val="0"/>
                  <w:marBottom w:val="0"/>
                  <w:divBdr>
                    <w:top w:val="none" w:sz="0" w:space="0" w:color="auto"/>
                    <w:left w:val="none" w:sz="0" w:space="0" w:color="auto"/>
                    <w:bottom w:val="none" w:sz="0" w:space="0" w:color="auto"/>
                    <w:right w:val="none" w:sz="0" w:space="0" w:color="auto"/>
                  </w:divBdr>
                </w:div>
                <w:div w:id="1266814588">
                  <w:marLeft w:val="0"/>
                  <w:marRight w:val="0"/>
                  <w:marTop w:val="0"/>
                  <w:marBottom w:val="0"/>
                  <w:divBdr>
                    <w:top w:val="none" w:sz="0" w:space="0" w:color="auto"/>
                    <w:left w:val="none" w:sz="0" w:space="0" w:color="auto"/>
                    <w:bottom w:val="none" w:sz="0" w:space="0" w:color="auto"/>
                    <w:right w:val="none" w:sz="0" w:space="0" w:color="auto"/>
                  </w:divBdr>
                </w:div>
                <w:div w:id="1266887177">
                  <w:marLeft w:val="0"/>
                  <w:marRight w:val="0"/>
                  <w:marTop w:val="0"/>
                  <w:marBottom w:val="0"/>
                  <w:divBdr>
                    <w:top w:val="none" w:sz="0" w:space="0" w:color="auto"/>
                    <w:left w:val="none" w:sz="0" w:space="0" w:color="auto"/>
                    <w:bottom w:val="none" w:sz="0" w:space="0" w:color="auto"/>
                    <w:right w:val="none" w:sz="0" w:space="0" w:color="auto"/>
                  </w:divBdr>
                </w:div>
                <w:div w:id="1268004889">
                  <w:marLeft w:val="0"/>
                  <w:marRight w:val="0"/>
                  <w:marTop w:val="0"/>
                  <w:marBottom w:val="0"/>
                  <w:divBdr>
                    <w:top w:val="none" w:sz="0" w:space="0" w:color="auto"/>
                    <w:left w:val="none" w:sz="0" w:space="0" w:color="auto"/>
                    <w:bottom w:val="none" w:sz="0" w:space="0" w:color="auto"/>
                    <w:right w:val="none" w:sz="0" w:space="0" w:color="auto"/>
                  </w:divBdr>
                </w:div>
                <w:div w:id="1268126041">
                  <w:marLeft w:val="0"/>
                  <w:marRight w:val="0"/>
                  <w:marTop w:val="0"/>
                  <w:marBottom w:val="0"/>
                  <w:divBdr>
                    <w:top w:val="none" w:sz="0" w:space="0" w:color="auto"/>
                    <w:left w:val="none" w:sz="0" w:space="0" w:color="auto"/>
                    <w:bottom w:val="none" w:sz="0" w:space="0" w:color="auto"/>
                    <w:right w:val="none" w:sz="0" w:space="0" w:color="auto"/>
                  </w:divBdr>
                </w:div>
                <w:div w:id="1268192294">
                  <w:marLeft w:val="0"/>
                  <w:marRight w:val="0"/>
                  <w:marTop w:val="0"/>
                  <w:marBottom w:val="0"/>
                  <w:divBdr>
                    <w:top w:val="none" w:sz="0" w:space="0" w:color="auto"/>
                    <w:left w:val="none" w:sz="0" w:space="0" w:color="auto"/>
                    <w:bottom w:val="none" w:sz="0" w:space="0" w:color="auto"/>
                    <w:right w:val="none" w:sz="0" w:space="0" w:color="auto"/>
                  </w:divBdr>
                </w:div>
                <w:div w:id="1269658766">
                  <w:marLeft w:val="0"/>
                  <w:marRight w:val="0"/>
                  <w:marTop w:val="0"/>
                  <w:marBottom w:val="0"/>
                  <w:divBdr>
                    <w:top w:val="none" w:sz="0" w:space="0" w:color="auto"/>
                    <w:left w:val="none" w:sz="0" w:space="0" w:color="auto"/>
                    <w:bottom w:val="none" w:sz="0" w:space="0" w:color="auto"/>
                    <w:right w:val="none" w:sz="0" w:space="0" w:color="auto"/>
                  </w:divBdr>
                </w:div>
                <w:div w:id="1270313304">
                  <w:marLeft w:val="0"/>
                  <w:marRight w:val="0"/>
                  <w:marTop w:val="0"/>
                  <w:marBottom w:val="0"/>
                  <w:divBdr>
                    <w:top w:val="none" w:sz="0" w:space="0" w:color="auto"/>
                    <w:left w:val="none" w:sz="0" w:space="0" w:color="auto"/>
                    <w:bottom w:val="none" w:sz="0" w:space="0" w:color="auto"/>
                    <w:right w:val="none" w:sz="0" w:space="0" w:color="auto"/>
                  </w:divBdr>
                </w:div>
                <w:div w:id="1270355917">
                  <w:marLeft w:val="0"/>
                  <w:marRight w:val="0"/>
                  <w:marTop w:val="0"/>
                  <w:marBottom w:val="0"/>
                  <w:divBdr>
                    <w:top w:val="none" w:sz="0" w:space="0" w:color="auto"/>
                    <w:left w:val="none" w:sz="0" w:space="0" w:color="auto"/>
                    <w:bottom w:val="none" w:sz="0" w:space="0" w:color="auto"/>
                    <w:right w:val="none" w:sz="0" w:space="0" w:color="auto"/>
                  </w:divBdr>
                </w:div>
                <w:div w:id="1271744426">
                  <w:marLeft w:val="0"/>
                  <w:marRight w:val="0"/>
                  <w:marTop w:val="0"/>
                  <w:marBottom w:val="0"/>
                  <w:divBdr>
                    <w:top w:val="none" w:sz="0" w:space="0" w:color="auto"/>
                    <w:left w:val="none" w:sz="0" w:space="0" w:color="auto"/>
                    <w:bottom w:val="none" w:sz="0" w:space="0" w:color="auto"/>
                    <w:right w:val="none" w:sz="0" w:space="0" w:color="auto"/>
                  </w:divBdr>
                </w:div>
                <w:div w:id="1272203666">
                  <w:marLeft w:val="0"/>
                  <w:marRight w:val="0"/>
                  <w:marTop w:val="0"/>
                  <w:marBottom w:val="0"/>
                  <w:divBdr>
                    <w:top w:val="none" w:sz="0" w:space="0" w:color="auto"/>
                    <w:left w:val="none" w:sz="0" w:space="0" w:color="auto"/>
                    <w:bottom w:val="none" w:sz="0" w:space="0" w:color="auto"/>
                    <w:right w:val="none" w:sz="0" w:space="0" w:color="auto"/>
                  </w:divBdr>
                </w:div>
                <w:div w:id="1273246417">
                  <w:marLeft w:val="0"/>
                  <w:marRight w:val="0"/>
                  <w:marTop w:val="0"/>
                  <w:marBottom w:val="0"/>
                  <w:divBdr>
                    <w:top w:val="none" w:sz="0" w:space="0" w:color="auto"/>
                    <w:left w:val="none" w:sz="0" w:space="0" w:color="auto"/>
                    <w:bottom w:val="none" w:sz="0" w:space="0" w:color="auto"/>
                    <w:right w:val="none" w:sz="0" w:space="0" w:color="auto"/>
                  </w:divBdr>
                </w:div>
                <w:div w:id="1273591732">
                  <w:marLeft w:val="0"/>
                  <w:marRight w:val="0"/>
                  <w:marTop w:val="0"/>
                  <w:marBottom w:val="0"/>
                  <w:divBdr>
                    <w:top w:val="none" w:sz="0" w:space="0" w:color="auto"/>
                    <w:left w:val="none" w:sz="0" w:space="0" w:color="auto"/>
                    <w:bottom w:val="none" w:sz="0" w:space="0" w:color="auto"/>
                    <w:right w:val="none" w:sz="0" w:space="0" w:color="auto"/>
                  </w:divBdr>
                </w:div>
                <w:div w:id="1273782376">
                  <w:marLeft w:val="0"/>
                  <w:marRight w:val="0"/>
                  <w:marTop w:val="0"/>
                  <w:marBottom w:val="0"/>
                  <w:divBdr>
                    <w:top w:val="none" w:sz="0" w:space="0" w:color="auto"/>
                    <w:left w:val="none" w:sz="0" w:space="0" w:color="auto"/>
                    <w:bottom w:val="none" w:sz="0" w:space="0" w:color="auto"/>
                    <w:right w:val="none" w:sz="0" w:space="0" w:color="auto"/>
                  </w:divBdr>
                </w:div>
                <w:div w:id="1274091436">
                  <w:marLeft w:val="0"/>
                  <w:marRight w:val="0"/>
                  <w:marTop w:val="0"/>
                  <w:marBottom w:val="0"/>
                  <w:divBdr>
                    <w:top w:val="none" w:sz="0" w:space="0" w:color="auto"/>
                    <w:left w:val="none" w:sz="0" w:space="0" w:color="auto"/>
                    <w:bottom w:val="none" w:sz="0" w:space="0" w:color="auto"/>
                    <w:right w:val="none" w:sz="0" w:space="0" w:color="auto"/>
                  </w:divBdr>
                </w:div>
                <w:div w:id="1274242075">
                  <w:marLeft w:val="0"/>
                  <w:marRight w:val="0"/>
                  <w:marTop w:val="0"/>
                  <w:marBottom w:val="0"/>
                  <w:divBdr>
                    <w:top w:val="none" w:sz="0" w:space="0" w:color="auto"/>
                    <w:left w:val="none" w:sz="0" w:space="0" w:color="auto"/>
                    <w:bottom w:val="none" w:sz="0" w:space="0" w:color="auto"/>
                    <w:right w:val="none" w:sz="0" w:space="0" w:color="auto"/>
                  </w:divBdr>
                </w:div>
                <w:div w:id="1274358747">
                  <w:marLeft w:val="0"/>
                  <w:marRight w:val="0"/>
                  <w:marTop w:val="0"/>
                  <w:marBottom w:val="0"/>
                  <w:divBdr>
                    <w:top w:val="none" w:sz="0" w:space="0" w:color="auto"/>
                    <w:left w:val="none" w:sz="0" w:space="0" w:color="auto"/>
                    <w:bottom w:val="none" w:sz="0" w:space="0" w:color="auto"/>
                    <w:right w:val="none" w:sz="0" w:space="0" w:color="auto"/>
                  </w:divBdr>
                </w:div>
                <w:div w:id="1275282780">
                  <w:marLeft w:val="0"/>
                  <w:marRight w:val="0"/>
                  <w:marTop w:val="0"/>
                  <w:marBottom w:val="0"/>
                  <w:divBdr>
                    <w:top w:val="none" w:sz="0" w:space="0" w:color="auto"/>
                    <w:left w:val="none" w:sz="0" w:space="0" w:color="auto"/>
                    <w:bottom w:val="none" w:sz="0" w:space="0" w:color="auto"/>
                    <w:right w:val="none" w:sz="0" w:space="0" w:color="auto"/>
                  </w:divBdr>
                </w:div>
                <w:div w:id="1276252314">
                  <w:marLeft w:val="0"/>
                  <w:marRight w:val="0"/>
                  <w:marTop w:val="0"/>
                  <w:marBottom w:val="0"/>
                  <w:divBdr>
                    <w:top w:val="none" w:sz="0" w:space="0" w:color="auto"/>
                    <w:left w:val="none" w:sz="0" w:space="0" w:color="auto"/>
                    <w:bottom w:val="none" w:sz="0" w:space="0" w:color="auto"/>
                    <w:right w:val="none" w:sz="0" w:space="0" w:color="auto"/>
                  </w:divBdr>
                </w:div>
                <w:div w:id="1276328677">
                  <w:marLeft w:val="0"/>
                  <w:marRight w:val="0"/>
                  <w:marTop w:val="0"/>
                  <w:marBottom w:val="0"/>
                  <w:divBdr>
                    <w:top w:val="none" w:sz="0" w:space="0" w:color="auto"/>
                    <w:left w:val="none" w:sz="0" w:space="0" w:color="auto"/>
                    <w:bottom w:val="none" w:sz="0" w:space="0" w:color="auto"/>
                    <w:right w:val="none" w:sz="0" w:space="0" w:color="auto"/>
                  </w:divBdr>
                </w:div>
                <w:div w:id="1277249180">
                  <w:marLeft w:val="0"/>
                  <w:marRight w:val="0"/>
                  <w:marTop w:val="0"/>
                  <w:marBottom w:val="0"/>
                  <w:divBdr>
                    <w:top w:val="none" w:sz="0" w:space="0" w:color="auto"/>
                    <w:left w:val="none" w:sz="0" w:space="0" w:color="auto"/>
                    <w:bottom w:val="none" w:sz="0" w:space="0" w:color="auto"/>
                    <w:right w:val="none" w:sz="0" w:space="0" w:color="auto"/>
                  </w:divBdr>
                </w:div>
                <w:div w:id="1279289718">
                  <w:marLeft w:val="0"/>
                  <w:marRight w:val="0"/>
                  <w:marTop w:val="0"/>
                  <w:marBottom w:val="0"/>
                  <w:divBdr>
                    <w:top w:val="none" w:sz="0" w:space="0" w:color="auto"/>
                    <w:left w:val="none" w:sz="0" w:space="0" w:color="auto"/>
                    <w:bottom w:val="none" w:sz="0" w:space="0" w:color="auto"/>
                    <w:right w:val="none" w:sz="0" w:space="0" w:color="auto"/>
                  </w:divBdr>
                </w:div>
                <w:div w:id="1279331217">
                  <w:marLeft w:val="0"/>
                  <w:marRight w:val="0"/>
                  <w:marTop w:val="0"/>
                  <w:marBottom w:val="0"/>
                  <w:divBdr>
                    <w:top w:val="none" w:sz="0" w:space="0" w:color="auto"/>
                    <w:left w:val="none" w:sz="0" w:space="0" w:color="auto"/>
                    <w:bottom w:val="none" w:sz="0" w:space="0" w:color="auto"/>
                    <w:right w:val="none" w:sz="0" w:space="0" w:color="auto"/>
                  </w:divBdr>
                </w:div>
                <w:div w:id="1280795510">
                  <w:marLeft w:val="0"/>
                  <w:marRight w:val="0"/>
                  <w:marTop w:val="0"/>
                  <w:marBottom w:val="0"/>
                  <w:divBdr>
                    <w:top w:val="none" w:sz="0" w:space="0" w:color="auto"/>
                    <w:left w:val="none" w:sz="0" w:space="0" w:color="auto"/>
                    <w:bottom w:val="none" w:sz="0" w:space="0" w:color="auto"/>
                    <w:right w:val="none" w:sz="0" w:space="0" w:color="auto"/>
                  </w:divBdr>
                </w:div>
                <w:div w:id="1281110947">
                  <w:marLeft w:val="0"/>
                  <w:marRight w:val="0"/>
                  <w:marTop w:val="0"/>
                  <w:marBottom w:val="0"/>
                  <w:divBdr>
                    <w:top w:val="none" w:sz="0" w:space="0" w:color="auto"/>
                    <w:left w:val="none" w:sz="0" w:space="0" w:color="auto"/>
                    <w:bottom w:val="none" w:sz="0" w:space="0" w:color="auto"/>
                    <w:right w:val="none" w:sz="0" w:space="0" w:color="auto"/>
                  </w:divBdr>
                </w:div>
                <w:div w:id="1281566916">
                  <w:marLeft w:val="0"/>
                  <w:marRight w:val="0"/>
                  <w:marTop w:val="0"/>
                  <w:marBottom w:val="0"/>
                  <w:divBdr>
                    <w:top w:val="none" w:sz="0" w:space="0" w:color="auto"/>
                    <w:left w:val="none" w:sz="0" w:space="0" w:color="auto"/>
                    <w:bottom w:val="none" w:sz="0" w:space="0" w:color="auto"/>
                    <w:right w:val="none" w:sz="0" w:space="0" w:color="auto"/>
                  </w:divBdr>
                </w:div>
                <w:div w:id="1281649097">
                  <w:marLeft w:val="0"/>
                  <w:marRight w:val="0"/>
                  <w:marTop w:val="0"/>
                  <w:marBottom w:val="0"/>
                  <w:divBdr>
                    <w:top w:val="none" w:sz="0" w:space="0" w:color="auto"/>
                    <w:left w:val="none" w:sz="0" w:space="0" w:color="auto"/>
                    <w:bottom w:val="none" w:sz="0" w:space="0" w:color="auto"/>
                    <w:right w:val="none" w:sz="0" w:space="0" w:color="auto"/>
                  </w:divBdr>
                </w:div>
                <w:div w:id="1281914152">
                  <w:marLeft w:val="0"/>
                  <w:marRight w:val="0"/>
                  <w:marTop w:val="0"/>
                  <w:marBottom w:val="0"/>
                  <w:divBdr>
                    <w:top w:val="none" w:sz="0" w:space="0" w:color="auto"/>
                    <w:left w:val="none" w:sz="0" w:space="0" w:color="auto"/>
                    <w:bottom w:val="none" w:sz="0" w:space="0" w:color="auto"/>
                    <w:right w:val="none" w:sz="0" w:space="0" w:color="auto"/>
                  </w:divBdr>
                </w:div>
                <w:div w:id="1282178780">
                  <w:marLeft w:val="0"/>
                  <w:marRight w:val="0"/>
                  <w:marTop w:val="0"/>
                  <w:marBottom w:val="0"/>
                  <w:divBdr>
                    <w:top w:val="none" w:sz="0" w:space="0" w:color="auto"/>
                    <w:left w:val="none" w:sz="0" w:space="0" w:color="auto"/>
                    <w:bottom w:val="none" w:sz="0" w:space="0" w:color="auto"/>
                    <w:right w:val="none" w:sz="0" w:space="0" w:color="auto"/>
                  </w:divBdr>
                </w:div>
                <w:div w:id="1282297103">
                  <w:marLeft w:val="0"/>
                  <w:marRight w:val="0"/>
                  <w:marTop w:val="0"/>
                  <w:marBottom w:val="0"/>
                  <w:divBdr>
                    <w:top w:val="none" w:sz="0" w:space="0" w:color="auto"/>
                    <w:left w:val="none" w:sz="0" w:space="0" w:color="auto"/>
                    <w:bottom w:val="none" w:sz="0" w:space="0" w:color="auto"/>
                    <w:right w:val="none" w:sz="0" w:space="0" w:color="auto"/>
                  </w:divBdr>
                </w:div>
                <w:div w:id="1283993908">
                  <w:marLeft w:val="0"/>
                  <w:marRight w:val="0"/>
                  <w:marTop w:val="0"/>
                  <w:marBottom w:val="0"/>
                  <w:divBdr>
                    <w:top w:val="none" w:sz="0" w:space="0" w:color="auto"/>
                    <w:left w:val="none" w:sz="0" w:space="0" w:color="auto"/>
                    <w:bottom w:val="none" w:sz="0" w:space="0" w:color="auto"/>
                    <w:right w:val="none" w:sz="0" w:space="0" w:color="auto"/>
                  </w:divBdr>
                </w:div>
                <w:div w:id="1284969116">
                  <w:marLeft w:val="0"/>
                  <w:marRight w:val="0"/>
                  <w:marTop w:val="0"/>
                  <w:marBottom w:val="0"/>
                  <w:divBdr>
                    <w:top w:val="none" w:sz="0" w:space="0" w:color="auto"/>
                    <w:left w:val="none" w:sz="0" w:space="0" w:color="auto"/>
                    <w:bottom w:val="none" w:sz="0" w:space="0" w:color="auto"/>
                    <w:right w:val="none" w:sz="0" w:space="0" w:color="auto"/>
                  </w:divBdr>
                </w:div>
                <w:div w:id="1285036624">
                  <w:marLeft w:val="0"/>
                  <w:marRight w:val="0"/>
                  <w:marTop w:val="0"/>
                  <w:marBottom w:val="0"/>
                  <w:divBdr>
                    <w:top w:val="none" w:sz="0" w:space="0" w:color="auto"/>
                    <w:left w:val="none" w:sz="0" w:space="0" w:color="auto"/>
                    <w:bottom w:val="none" w:sz="0" w:space="0" w:color="auto"/>
                    <w:right w:val="none" w:sz="0" w:space="0" w:color="auto"/>
                  </w:divBdr>
                </w:div>
                <w:div w:id="1285237869">
                  <w:marLeft w:val="0"/>
                  <w:marRight w:val="0"/>
                  <w:marTop w:val="0"/>
                  <w:marBottom w:val="0"/>
                  <w:divBdr>
                    <w:top w:val="none" w:sz="0" w:space="0" w:color="auto"/>
                    <w:left w:val="none" w:sz="0" w:space="0" w:color="auto"/>
                    <w:bottom w:val="none" w:sz="0" w:space="0" w:color="auto"/>
                    <w:right w:val="none" w:sz="0" w:space="0" w:color="auto"/>
                  </w:divBdr>
                </w:div>
                <w:div w:id="1287350721">
                  <w:marLeft w:val="0"/>
                  <w:marRight w:val="0"/>
                  <w:marTop w:val="0"/>
                  <w:marBottom w:val="0"/>
                  <w:divBdr>
                    <w:top w:val="none" w:sz="0" w:space="0" w:color="auto"/>
                    <w:left w:val="none" w:sz="0" w:space="0" w:color="auto"/>
                    <w:bottom w:val="none" w:sz="0" w:space="0" w:color="auto"/>
                    <w:right w:val="none" w:sz="0" w:space="0" w:color="auto"/>
                  </w:divBdr>
                </w:div>
                <w:div w:id="1287469860">
                  <w:marLeft w:val="0"/>
                  <w:marRight w:val="0"/>
                  <w:marTop w:val="0"/>
                  <w:marBottom w:val="0"/>
                  <w:divBdr>
                    <w:top w:val="none" w:sz="0" w:space="0" w:color="auto"/>
                    <w:left w:val="none" w:sz="0" w:space="0" w:color="auto"/>
                    <w:bottom w:val="none" w:sz="0" w:space="0" w:color="auto"/>
                    <w:right w:val="none" w:sz="0" w:space="0" w:color="auto"/>
                  </w:divBdr>
                </w:div>
                <w:div w:id="1288707661">
                  <w:marLeft w:val="0"/>
                  <w:marRight w:val="0"/>
                  <w:marTop w:val="0"/>
                  <w:marBottom w:val="0"/>
                  <w:divBdr>
                    <w:top w:val="none" w:sz="0" w:space="0" w:color="auto"/>
                    <w:left w:val="none" w:sz="0" w:space="0" w:color="auto"/>
                    <w:bottom w:val="none" w:sz="0" w:space="0" w:color="auto"/>
                    <w:right w:val="none" w:sz="0" w:space="0" w:color="auto"/>
                  </w:divBdr>
                </w:div>
                <w:div w:id="1288854914">
                  <w:marLeft w:val="0"/>
                  <w:marRight w:val="0"/>
                  <w:marTop w:val="0"/>
                  <w:marBottom w:val="0"/>
                  <w:divBdr>
                    <w:top w:val="none" w:sz="0" w:space="0" w:color="auto"/>
                    <w:left w:val="none" w:sz="0" w:space="0" w:color="auto"/>
                    <w:bottom w:val="none" w:sz="0" w:space="0" w:color="auto"/>
                    <w:right w:val="none" w:sz="0" w:space="0" w:color="auto"/>
                  </w:divBdr>
                </w:div>
                <w:div w:id="1290237132">
                  <w:marLeft w:val="0"/>
                  <w:marRight w:val="0"/>
                  <w:marTop w:val="0"/>
                  <w:marBottom w:val="0"/>
                  <w:divBdr>
                    <w:top w:val="none" w:sz="0" w:space="0" w:color="auto"/>
                    <w:left w:val="none" w:sz="0" w:space="0" w:color="auto"/>
                    <w:bottom w:val="none" w:sz="0" w:space="0" w:color="auto"/>
                    <w:right w:val="none" w:sz="0" w:space="0" w:color="auto"/>
                  </w:divBdr>
                </w:div>
                <w:div w:id="1290672152">
                  <w:marLeft w:val="0"/>
                  <w:marRight w:val="0"/>
                  <w:marTop w:val="0"/>
                  <w:marBottom w:val="0"/>
                  <w:divBdr>
                    <w:top w:val="none" w:sz="0" w:space="0" w:color="auto"/>
                    <w:left w:val="none" w:sz="0" w:space="0" w:color="auto"/>
                    <w:bottom w:val="none" w:sz="0" w:space="0" w:color="auto"/>
                    <w:right w:val="none" w:sz="0" w:space="0" w:color="auto"/>
                  </w:divBdr>
                </w:div>
                <w:div w:id="1291475275">
                  <w:marLeft w:val="0"/>
                  <w:marRight w:val="0"/>
                  <w:marTop w:val="0"/>
                  <w:marBottom w:val="0"/>
                  <w:divBdr>
                    <w:top w:val="none" w:sz="0" w:space="0" w:color="auto"/>
                    <w:left w:val="none" w:sz="0" w:space="0" w:color="auto"/>
                    <w:bottom w:val="none" w:sz="0" w:space="0" w:color="auto"/>
                    <w:right w:val="none" w:sz="0" w:space="0" w:color="auto"/>
                  </w:divBdr>
                </w:div>
                <w:div w:id="1291590336">
                  <w:marLeft w:val="0"/>
                  <w:marRight w:val="0"/>
                  <w:marTop w:val="0"/>
                  <w:marBottom w:val="0"/>
                  <w:divBdr>
                    <w:top w:val="none" w:sz="0" w:space="0" w:color="auto"/>
                    <w:left w:val="none" w:sz="0" w:space="0" w:color="auto"/>
                    <w:bottom w:val="none" w:sz="0" w:space="0" w:color="auto"/>
                    <w:right w:val="none" w:sz="0" w:space="0" w:color="auto"/>
                  </w:divBdr>
                </w:div>
                <w:div w:id="1291672451">
                  <w:marLeft w:val="0"/>
                  <w:marRight w:val="0"/>
                  <w:marTop w:val="0"/>
                  <w:marBottom w:val="0"/>
                  <w:divBdr>
                    <w:top w:val="none" w:sz="0" w:space="0" w:color="auto"/>
                    <w:left w:val="none" w:sz="0" w:space="0" w:color="auto"/>
                    <w:bottom w:val="none" w:sz="0" w:space="0" w:color="auto"/>
                    <w:right w:val="none" w:sz="0" w:space="0" w:color="auto"/>
                  </w:divBdr>
                </w:div>
                <w:div w:id="1291739107">
                  <w:marLeft w:val="0"/>
                  <w:marRight w:val="0"/>
                  <w:marTop w:val="0"/>
                  <w:marBottom w:val="0"/>
                  <w:divBdr>
                    <w:top w:val="none" w:sz="0" w:space="0" w:color="auto"/>
                    <w:left w:val="none" w:sz="0" w:space="0" w:color="auto"/>
                    <w:bottom w:val="none" w:sz="0" w:space="0" w:color="auto"/>
                    <w:right w:val="none" w:sz="0" w:space="0" w:color="auto"/>
                  </w:divBdr>
                </w:div>
                <w:div w:id="1292130906">
                  <w:marLeft w:val="0"/>
                  <w:marRight w:val="0"/>
                  <w:marTop w:val="0"/>
                  <w:marBottom w:val="0"/>
                  <w:divBdr>
                    <w:top w:val="none" w:sz="0" w:space="0" w:color="auto"/>
                    <w:left w:val="none" w:sz="0" w:space="0" w:color="auto"/>
                    <w:bottom w:val="none" w:sz="0" w:space="0" w:color="auto"/>
                    <w:right w:val="none" w:sz="0" w:space="0" w:color="auto"/>
                  </w:divBdr>
                </w:div>
                <w:div w:id="1292830086">
                  <w:marLeft w:val="0"/>
                  <w:marRight w:val="0"/>
                  <w:marTop w:val="0"/>
                  <w:marBottom w:val="0"/>
                  <w:divBdr>
                    <w:top w:val="none" w:sz="0" w:space="0" w:color="auto"/>
                    <w:left w:val="none" w:sz="0" w:space="0" w:color="auto"/>
                    <w:bottom w:val="none" w:sz="0" w:space="0" w:color="auto"/>
                    <w:right w:val="none" w:sz="0" w:space="0" w:color="auto"/>
                  </w:divBdr>
                </w:div>
                <w:div w:id="1293173672">
                  <w:marLeft w:val="0"/>
                  <w:marRight w:val="0"/>
                  <w:marTop w:val="0"/>
                  <w:marBottom w:val="0"/>
                  <w:divBdr>
                    <w:top w:val="none" w:sz="0" w:space="0" w:color="auto"/>
                    <w:left w:val="none" w:sz="0" w:space="0" w:color="auto"/>
                    <w:bottom w:val="none" w:sz="0" w:space="0" w:color="auto"/>
                    <w:right w:val="none" w:sz="0" w:space="0" w:color="auto"/>
                  </w:divBdr>
                </w:div>
                <w:div w:id="1293252276">
                  <w:marLeft w:val="0"/>
                  <w:marRight w:val="0"/>
                  <w:marTop w:val="0"/>
                  <w:marBottom w:val="0"/>
                  <w:divBdr>
                    <w:top w:val="none" w:sz="0" w:space="0" w:color="auto"/>
                    <w:left w:val="none" w:sz="0" w:space="0" w:color="auto"/>
                    <w:bottom w:val="none" w:sz="0" w:space="0" w:color="auto"/>
                    <w:right w:val="none" w:sz="0" w:space="0" w:color="auto"/>
                  </w:divBdr>
                </w:div>
                <w:div w:id="1293753329">
                  <w:marLeft w:val="0"/>
                  <w:marRight w:val="0"/>
                  <w:marTop w:val="0"/>
                  <w:marBottom w:val="0"/>
                  <w:divBdr>
                    <w:top w:val="none" w:sz="0" w:space="0" w:color="auto"/>
                    <w:left w:val="none" w:sz="0" w:space="0" w:color="auto"/>
                    <w:bottom w:val="none" w:sz="0" w:space="0" w:color="auto"/>
                    <w:right w:val="none" w:sz="0" w:space="0" w:color="auto"/>
                  </w:divBdr>
                </w:div>
                <w:div w:id="1295015205">
                  <w:marLeft w:val="0"/>
                  <w:marRight w:val="0"/>
                  <w:marTop w:val="0"/>
                  <w:marBottom w:val="0"/>
                  <w:divBdr>
                    <w:top w:val="none" w:sz="0" w:space="0" w:color="auto"/>
                    <w:left w:val="none" w:sz="0" w:space="0" w:color="auto"/>
                    <w:bottom w:val="none" w:sz="0" w:space="0" w:color="auto"/>
                    <w:right w:val="none" w:sz="0" w:space="0" w:color="auto"/>
                  </w:divBdr>
                </w:div>
                <w:div w:id="1295604188">
                  <w:marLeft w:val="0"/>
                  <w:marRight w:val="0"/>
                  <w:marTop w:val="0"/>
                  <w:marBottom w:val="0"/>
                  <w:divBdr>
                    <w:top w:val="none" w:sz="0" w:space="0" w:color="auto"/>
                    <w:left w:val="none" w:sz="0" w:space="0" w:color="auto"/>
                    <w:bottom w:val="none" w:sz="0" w:space="0" w:color="auto"/>
                    <w:right w:val="none" w:sz="0" w:space="0" w:color="auto"/>
                  </w:divBdr>
                </w:div>
                <w:div w:id="1295913926">
                  <w:marLeft w:val="0"/>
                  <w:marRight w:val="0"/>
                  <w:marTop w:val="0"/>
                  <w:marBottom w:val="0"/>
                  <w:divBdr>
                    <w:top w:val="none" w:sz="0" w:space="0" w:color="auto"/>
                    <w:left w:val="none" w:sz="0" w:space="0" w:color="auto"/>
                    <w:bottom w:val="none" w:sz="0" w:space="0" w:color="auto"/>
                    <w:right w:val="none" w:sz="0" w:space="0" w:color="auto"/>
                  </w:divBdr>
                </w:div>
                <w:div w:id="1296259777">
                  <w:marLeft w:val="0"/>
                  <w:marRight w:val="0"/>
                  <w:marTop w:val="0"/>
                  <w:marBottom w:val="0"/>
                  <w:divBdr>
                    <w:top w:val="none" w:sz="0" w:space="0" w:color="auto"/>
                    <w:left w:val="none" w:sz="0" w:space="0" w:color="auto"/>
                    <w:bottom w:val="none" w:sz="0" w:space="0" w:color="auto"/>
                    <w:right w:val="none" w:sz="0" w:space="0" w:color="auto"/>
                  </w:divBdr>
                </w:div>
                <w:div w:id="1296762304">
                  <w:marLeft w:val="0"/>
                  <w:marRight w:val="0"/>
                  <w:marTop w:val="0"/>
                  <w:marBottom w:val="0"/>
                  <w:divBdr>
                    <w:top w:val="none" w:sz="0" w:space="0" w:color="auto"/>
                    <w:left w:val="none" w:sz="0" w:space="0" w:color="auto"/>
                    <w:bottom w:val="none" w:sz="0" w:space="0" w:color="auto"/>
                    <w:right w:val="none" w:sz="0" w:space="0" w:color="auto"/>
                  </w:divBdr>
                </w:div>
                <w:div w:id="1296791277">
                  <w:marLeft w:val="0"/>
                  <w:marRight w:val="0"/>
                  <w:marTop w:val="0"/>
                  <w:marBottom w:val="0"/>
                  <w:divBdr>
                    <w:top w:val="none" w:sz="0" w:space="0" w:color="auto"/>
                    <w:left w:val="none" w:sz="0" w:space="0" w:color="auto"/>
                    <w:bottom w:val="none" w:sz="0" w:space="0" w:color="auto"/>
                    <w:right w:val="none" w:sz="0" w:space="0" w:color="auto"/>
                  </w:divBdr>
                </w:div>
                <w:div w:id="1297416836">
                  <w:marLeft w:val="0"/>
                  <w:marRight w:val="0"/>
                  <w:marTop w:val="0"/>
                  <w:marBottom w:val="0"/>
                  <w:divBdr>
                    <w:top w:val="none" w:sz="0" w:space="0" w:color="auto"/>
                    <w:left w:val="none" w:sz="0" w:space="0" w:color="auto"/>
                    <w:bottom w:val="none" w:sz="0" w:space="0" w:color="auto"/>
                    <w:right w:val="none" w:sz="0" w:space="0" w:color="auto"/>
                  </w:divBdr>
                </w:div>
                <w:div w:id="1297569444">
                  <w:marLeft w:val="0"/>
                  <w:marRight w:val="0"/>
                  <w:marTop w:val="0"/>
                  <w:marBottom w:val="0"/>
                  <w:divBdr>
                    <w:top w:val="none" w:sz="0" w:space="0" w:color="auto"/>
                    <w:left w:val="none" w:sz="0" w:space="0" w:color="auto"/>
                    <w:bottom w:val="none" w:sz="0" w:space="0" w:color="auto"/>
                    <w:right w:val="none" w:sz="0" w:space="0" w:color="auto"/>
                  </w:divBdr>
                </w:div>
                <w:div w:id="1298679892">
                  <w:marLeft w:val="0"/>
                  <w:marRight w:val="0"/>
                  <w:marTop w:val="0"/>
                  <w:marBottom w:val="0"/>
                  <w:divBdr>
                    <w:top w:val="none" w:sz="0" w:space="0" w:color="auto"/>
                    <w:left w:val="none" w:sz="0" w:space="0" w:color="auto"/>
                    <w:bottom w:val="none" w:sz="0" w:space="0" w:color="auto"/>
                    <w:right w:val="none" w:sz="0" w:space="0" w:color="auto"/>
                  </w:divBdr>
                </w:div>
                <w:div w:id="1299414985">
                  <w:marLeft w:val="0"/>
                  <w:marRight w:val="0"/>
                  <w:marTop w:val="0"/>
                  <w:marBottom w:val="0"/>
                  <w:divBdr>
                    <w:top w:val="none" w:sz="0" w:space="0" w:color="auto"/>
                    <w:left w:val="none" w:sz="0" w:space="0" w:color="auto"/>
                    <w:bottom w:val="none" w:sz="0" w:space="0" w:color="auto"/>
                    <w:right w:val="none" w:sz="0" w:space="0" w:color="auto"/>
                  </w:divBdr>
                </w:div>
                <w:div w:id="1300107222">
                  <w:marLeft w:val="0"/>
                  <w:marRight w:val="0"/>
                  <w:marTop w:val="0"/>
                  <w:marBottom w:val="0"/>
                  <w:divBdr>
                    <w:top w:val="none" w:sz="0" w:space="0" w:color="auto"/>
                    <w:left w:val="none" w:sz="0" w:space="0" w:color="auto"/>
                    <w:bottom w:val="none" w:sz="0" w:space="0" w:color="auto"/>
                    <w:right w:val="none" w:sz="0" w:space="0" w:color="auto"/>
                  </w:divBdr>
                </w:div>
                <w:div w:id="1300377594">
                  <w:marLeft w:val="0"/>
                  <w:marRight w:val="0"/>
                  <w:marTop w:val="0"/>
                  <w:marBottom w:val="0"/>
                  <w:divBdr>
                    <w:top w:val="none" w:sz="0" w:space="0" w:color="auto"/>
                    <w:left w:val="none" w:sz="0" w:space="0" w:color="auto"/>
                    <w:bottom w:val="none" w:sz="0" w:space="0" w:color="auto"/>
                    <w:right w:val="none" w:sz="0" w:space="0" w:color="auto"/>
                  </w:divBdr>
                </w:div>
                <w:div w:id="1300384887">
                  <w:marLeft w:val="0"/>
                  <w:marRight w:val="0"/>
                  <w:marTop w:val="0"/>
                  <w:marBottom w:val="0"/>
                  <w:divBdr>
                    <w:top w:val="none" w:sz="0" w:space="0" w:color="auto"/>
                    <w:left w:val="none" w:sz="0" w:space="0" w:color="auto"/>
                    <w:bottom w:val="none" w:sz="0" w:space="0" w:color="auto"/>
                    <w:right w:val="none" w:sz="0" w:space="0" w:color="auto"/>
                  </w:divBdr>
                </w:div>
                <w:div w:id="1300920693">
                  <w:marLeft w:val="0"/>
                  <w:marRight w:val="0"/>
                  <w:marTop w:val="0"/>
                  <w:marBottom w:val="0"/>
                  <w:divBdr>
                    <w:top w:val="none" w:sz="0" w:space="0" w:color="auto"/>
                    <w:left w:val="none" w:sz="0" w:space="0" w:color="auto"/>
                    <w:bottom w:val="none" w:sz="0" w:space="0" w:color="auto"/>
                    <w:right w:val="none" w:sz="0" w:space="0" w:color="auto"/>
                  </w:divBdr>
                </w:div>
                <w:div w:id="1301109062">
                  <w:marLeft w:val="0"/>
                  <w:marRight w:val="0"/>
                  <w:marTop w:val="0"/>
                  <w:marBottom w:val="0"/>
                  <w:divBdr>
                    <w:top w:val="none" w:sz="0" w:space="0" w:color="auto"/>
                    <w:left w:val="none" w:sz="0" w:space="0" w:color="auto"/>
                    <w:bottom w:val="none" w:sz="0" w:space="0" w:color="auto"/>
                    <w:right w:val="none" w:sz="0" w:space="0" w:color="auto"/>
                  </w:divBdr>
                </w:div>
                <w:div w:id="1301156505">
                  <w:marLeft w:val="0"/>
                  <w:marRight w:val="0"/>
                  <w:marTop w:val="0"/>
                  <w:marBottom w:val="0"/>
                  <w:divBdr>
                    <w:top w:val="none" w:sz="0" w:space="0" w:color="auto"/>
                    <w:left w:val="none" w:sz="0" w:space="0" w:color="auto"/>
                    <w:bottom w:val="none" w:sz="0" w:space="0" w:color="auto"/>
                    <w:right w:val="none" w:sz="0" w:space="0" w:color="auto"/>
                  </w:divBdr>
                </w:div>
                <w:div w:id="1302075516">
                  <w:marLeft w:val="0"/>
                  <w:marRight w:val="0"/>
                  <w:marTop w:val="0"/>
                  <w:marBottom w:val="0"/>
                  <w:divBdr>
                    <w:top w:val="none" w:sz="0" w:space="0" w:color="auto"/>
                    <w:left w:val="none" w:sz="0" w:space="0" w:color="auto"/>
                    <w:bottom w:val="none" w:sz="0" w:space="0" w:color="auto"/>
                    <w:right w:val="none" w:sz="0" w:space="0" w:color="auto"/>
                  </w:divBdr>
                </w:div>
                <w:div w:id="1302691434">
                  <w:marLeft w:val="0"/>
                  <w:marRight w:val="0"/>
                  <w:marTop w:val="0"/>
                  <w:marBottom w:val="0"/>
                  <w:divBdr>
                    <w:top w:val="none" w:sz="0" w:space="0" w:color="auto"/>
                    <w:left w:val="none" w:sz="0" w:space="0" w:color="auto"/>
                    <w:bottom w:val="none" w:sz="0" w:space="0" w:color="auto"/>
                    <w:right w:val="none" w:sz="0" w:space="0" w:color="auto"/>
                  </w:divBdr>
                </w:div>
                <w:div w:id="1303076840">
                  <w:marLeft w:val="0"/>
                  <w:marRight w:val="0"/>
                  <w:marTop w:val="0"/>
                  <w:marBottom w:val="0"/>
                  <w:divBdr>
                    <w:top w:val="none" w:sz="0" w:space="0" w:color="auto"/>
                    <w:left w:val="none" w:sz="0" w:space="0" w:color="auto"/>
                    <w:bottom w:val="none" w:sz="0" w:space="0" w:color="auto"/>
                    <w:right w:val="none" w:sz="0" w:space="0" w:color="auto"/>
                  </w:divBdr>
                </w:div>
                <w:div w:id="1303652204">
                  <w:marLeft w:val="0"/>
                  <w:marRight w:val="0"/>
                  <w:marTop w:val="0"/>
                  <w:marBottom w:val="0"/>
                  <w:divBdr>
                    <w:top w:val="none" w:sz="0" w:space="0" w:color="auto"/>
                    <w:left w:val="none" w:sz="0" w:space="0" w:color="auto"/>
                    <w:bottom w:val="none" w:sz="0" w:space="0" w:color="auto"/>
                    <w:right w:val="none" w:sz="0" w:space="0" w:color="auto"/>
                  </w:divBdr>
                </w:div>
                <w:div w:id="1303776391">
                  <w:marLeft w:val="0"/>
                  <w:marRight w:val="0"/>
                  <w:marTop w:val="0"/>
                  <w:marBottom w:val="0"/>
                  <w:divBdr>
                    <w:top w:val="none" w:sz="0" w:space="0" w:color="auto"/>
                    <w:left w:val="none" w:sz="0" w:space="0" w:color="auto"/>
                    <w:bottom w:val="none" w:sz="0" w:space="0" w:color="auto"/>
                    <w:right w:val="none" w:sz="0" w:space="0" w:color="auto"/>
                  </w:divBdr>
                </w:div>
                <w:div w:id="1304433353">
                  <w:marLeft w:val="0"/>
                  <w:marRight w:val="0"/>
                  <w:marTop w:val="0"/>
                  <w:marBottom w:val="0"/>
                  <w:divBdr>
                    <w:top w:val="none" w:sz="0" w:space="0" w:color="auto"/>
                    <w:left w:val="none" w:sz="0" w:space="0" w:color="auto"/>
                    <w:bottom w:val="none" w:sz="0" w:space="0" w:color="auto"/>
                    <w:right w:val="none" w:sz="0" w:space="0" w:color="auto"/>
                  </w:divBdr>
                </w:div>
                <w:div w:id="1305356640">
                  <w:marLeft w:val="0"/>
                  <w:marRight w:val="0"/>
                  <w:marTop w:val="0"/>
                  <w:marBottom w:val="0"/>
                  <w:divBdr>
                    <w:top w:val="none" w:sz="0" w:space="0" w:color="auto"/>
                    <w:left w:val="none" w:sz="0" w:space="0" w:color="auto"/>
                    <w:bottom w:val="none" w:sz="0" w:space="0" w:color="auto"/>
                    <w:right w:val="none" w:sz="0" w:space="0" w:color="auto"/>
                  </w:divBdr>
                </w:div>
                <w:div w:id="1305818211">
                  <w:marLeft w:val="0"/>
                  <w:marRight w:val="0"/>
                  <w:marTop w:val="0"/>
                  <w:marBottom w:val="0"/>
                  <w:divBdr>
                    <w:top w:val="none" w:sz="0" w:space="0" w:color="auto"/>
                    <w:left w:val="none" w:sz="0" w:space="0" w:color="auto"/>
                    <w:bottom w:val="none" w:sz="0" w:space="0" w:color="auto"/>
                    <w:right w:val="none" w:sz="0" w:space="0" w:color="auto"/>
                  </w:divBdr>
                </w:div>
                <w:div w:id="1306665059">
                  <w:marLeft w:val="0"/>
                  <w:marRight w:val="0"/>
                  <w:marTop w:val="0"/>
                  <w:marBottom w:val="0"/>
                  <w:divBdr>
                    <w:top w:val="none" w:sz="0" w:space="0" w:color="auto"/>
                    <w:left w:val="none" w:sz="0" w:space="0" w:color="auto"/>
                    <w:bottom w:val="none" w:sz="0" w:space="0" w:color="auto"/>
                    <w:right w:val="none" w:sz="0" w:space="0" w:color="auto"/>
                  </w:divBdr>
                </w:div>
                <w:div w:id="1306744294">
                  <w:marLeft w:val="0"/>
                  <w:marRight w:val="0"/>
                  <w:marTop w:val="0"/>
                  <w:marBottom w:val="0"/>
                  <w:divBdr>
                    <w:top w:val="none" w:sz="0" w:space="0" w:color="auto"/>
                    <w:left w:val="none" w:sz="0" w:space="0" w:color="auto"/>
                    <w:bottom w:val="none" w:sz="0" w:space="0" w:color="auto"/>
                    <w:right w:val="none" w:sz="0" w:space="0" w:color="auto"/>
                  </w:divBdr>
                </w:div>
                <w:div w:id="1307005845">
                  <w:marLeft w:val="0"/>
                  <w:marRight w:val="0"/>
                  <w:marTop w:val="0"/>
                  <w:marBottom w:val="0"/>
                  <w:divBdr>
                    <w:top w:val="none" w:sz="0" w:space="0" w:color="auto"/>
                    <w:left w:val="none" w:sz="0" w:space="0" w:color="auto"/>
                    <w:bottom w:val="none" w:sz="0" w:space="0" w:color="auto"/>
                    <w:right w:val="none" w:sz="0" w:space="0" w:color="auto"/>
                  </w:divBdr>
                </w:div>
                <w:div w:id="1307202084">
                  <w:marLeft w:val="0"/>
                  <w:marRight w:val="0"/>
                  <w:marTop w:val="0"/>
                  <w:marBottom w:val="0"/>
                  <w:divBdr>
                    <w:top w:val="none" w:sz="0" w:space="0" w:color="auto"/>
                    <w:left w:val="none" w:sz="0" w:space="0" w:color="auto"/>
                    <w:bottom w:val="none" w:sz="0" w:space="0" w:color="auto"/>
                    <w:right w:val="none" w:sz="0" w:space="0" w:color="auto"/>
                  </w:divBdr>
                </w:div>
                <w:div w:id="1307662494">
                  <w:marLeft w:val="0"/>
                  <w:marRight w:val="0"/>
                  <w:marTop w:val="0"/>
                  <w:marBottom w:val="0"/>
                  <w:divBdr>
                    <w:top w:val="none" w:sz="0" w:space="0" w:color="auto"/>
                    <w:left w:val="none" w:sz="0" w:space="0" w:color="auto"/>
                    <w:bottom w:val="none" w:sz="0" w:space="0" w:color="auto"/>
                    <w:right w:val="none" w:sz="0" w:space="0" w:color="auto"/>
                  </w:divBdr>
                </w:div>
                <w:div w:id="1308903313">
                  <w:marLeft w:val="0"/>
                  <w:marRight w:val="0"/>
                  <w:marTop w:val="0"/>
                  <w:marBottom w:val="0"/>
                  <w:divBdr>
                    <w:top w:val="none" w:sz="0" w:space="0" w:color="auto"/>
                    <w:left w:val="none" w:sz="0" w:space="0" w:color="auto"/>
                    <w:bottom w:val="none" w:sz="0" w:space="0" w:color="auto"/>
                    <w:right w:val="none" w:sz="0" w:space="0" w:color="auto"/>
                  </w:divBdr>
                </w:div>
                <w:div w:id="1312292885">
                  <w:marLeft w:val="0"/>
                  <w:marRight w:val="0"/>
                  <w:marTop w:val="0"/>
                  <w:marBottom w:val="0"/>
                  <w:divBdr>
                    <w:top w:val="none" w:sz="0" w:space="0" w:color="auto"/>
                    <w:left w:val="none" w:sz="0" w:space="0" w:color="auto"/>
                    <w:bottom w:val="none" w:sz="0" w:space="0" w:color="auto"/>
                    <w:right w:val="none" w:sz="0" w:space="0" w:color="auto"/>
                  </w:divBdr>
                </w:div>
                <w:div w:id="1312910422">
                  <w:marLeft w:val="0"/>
                  <w:marRight w:val="0"/>
                  <w:marTop w:val="0"/>
                  <w:marBottom w:val="0"/>
                  <w:divBdr>
                    <w:top w:val="none" w:sz="0" w:space="0" w:color="auto"/>
                    <w:left w:val="none" w:sz="0" w:space="0" w:color="auto"/>
                    <w:bottom w:val="none" w:sz="0" w:space="0" w:color="auto"/>
                    <w:right w:val="none" w:sz="0" w:space="0" w:color="auto"/>
                  </w:divBdr>
                </w:div>
                <w:div w:id="1313173471">
                  <w:marLeft w:val="0"/>
                  <w:marRight w:val="0"/>
                  <w:marTop w:val="0"/>
                  <w:marBottom w:val="0"/>
                  <w:divBdr>
                    <w:top w:val="none" w:sz="0" w:space="0" w:color="auto"/>
                    <w:left w:val="none" w:sz="0" w:space="0" w:color="auto"/>
                    <w:bottom w:val="none" w:sz="0" w:space="0" w:color="auto"/>
                    <w:right w:val="none" w:sz="0" w:space="0" w:color="auto"/>
                  </w:divBdr>
                </w:div>
                <w:div w:id="1313635332">
                  <w:marLeft w:val="0"/>
                  <w:marRight w:val="0"/>
                  <w:marTop w:val="0"/>
                  <w:marBottom w:val="0"/>
                  <w:divBdr>
                    <w:top w:val="none" w:sz="0" w:space="0" w:color="auto"/>
                    <w:left w:val="none" w:sz="0" w:space="0" w:color="auto"/>
                    <w:bottom w:val="none" w:sz="0" w:space="0" w:color="auto"/>
                    <w:right w:val="none" w:sz="0" w:space="0" w:color="auto"/>
                  </w:divBdr>
                </w:div>
                <w:div w:id="1313675029">
                  <w:marLeft w:val="0"/>
                  <w:marRight w:val="0"/>
                  <w:marTop w:val="0"/>
                  <w:marBottom w:val="0"/>
                  <w:divBdr>
                    <w:top w:val="none" w:sz="0" w:space="0" w:color="auto"/>
                    <w:left w:val="none" w:sz="0" w:space="0" w:color="auto"/>
                    <w:bottom w:val="none" w:sz="0" w:space="0" w:color="auto"/>
                    <w:right w:val="none" w:sz="0" w:space="0" w:color="auto"/>
                  </w:divBdr>
                </w:div>
                <w:div w:id="1313757167">
                  <w:marLeft w:val="0"/>
                  <w:marRight w:val="0"/>
                  <w:marTop w:val="0"/>
                  <w:marBottom w:val="0"/>
                  <w:divBdr>
                    <w:top w:val="none" w:sz="0" w:space="0" w:color="auto"/>
                    <w:left w:val="none" w:sz="0" w:space="0" w:color="auto"/>
                    <w:bottom w:val="none" w:sz="0" w:space="0" w:color="auto"/>
                    <w:right w:val="none" w:sz="0" w:space="0" w:color="auto"/>
                  </w:divBdr>
                </w:div>
                <w:div w:id="1315138331">
                  <w:marLeft w:val="0"/>
                  <w:marRight w:val="0"/>
                  <w:marTop w:val="0"/>
                  <w:marBottom w:val="0"/>
                  <w:divBdr>
                    <w:top w:val="none" w:sz="0" w:space="0" w:color="auto"/>
                    <w:left w:val="none" w:sz="0" w:space="0" w:color="auto"/>
                    <w:bottom w:val="none" w:sz="0" w:space="0" w:color="auto"/>
                    <w:right w:val="none" w:sz="0" w:space="0" w:color="auto"/>
                  </w:divBdr>
                </w:div>
                <w:div w:id="1315914507">
                  <w:marLeft w:val="0"/>
                  <w:marRight w:val="0"/>
                  <w:marTop w:val="0"/>
                  <w:marBottom w:val="0"/>
                  <w:divBdr>
                    <w:top w:val="none" w:sz="0" w:space="0" w:color="auto"/>
                    <w:left w:val="none" w:sz="0" w:space="0" w:color="auto"/>
                    <w:bottom w:val="none" w:sz="0" w:space="0" w:color="auto"/>
                    <w:right w:val="none" w:sz="0" w:space="0" w:color="auto"/>
                  </w:divBdr>
                </w:div>
                <w:div w:id="1316178042">
                  <w:marLeft w:val="0"/>
                  <w:marRight w:val="0"/>
                  <w:marTop w:val="0"/>
                  <w:marBottom w:val="0"/>
                  <w:divBdr>
                    <w:top w:val="none" w:sz="0" w:space="0" w:color="auto"/>
                    <w:left w:val="none" w:sz="0" w:space="0" w:color="auto"/>
                    <w:bottom w:val="none" w:sz="0" w:space="0" w:color="auto"/>
                    <w:right w:val="none" w:sz="0" w:space="0" w:color="auto"/>
                  </w:divBdr>
                </w:div>
                <w:div w:id="1316884158">
                  <w:marLeft w:val="0"/>
                  <w:marRight w:val="0"/>
                  <w:marTop w:val="0"/>
                  <w:marBottom w:val="0"/>
                  <w:divBdr>
                    <w:top w:val="none" w:sz="0" w:space="0" w:color="auto"/>
                    <w:left w:val="none" w:sz="0" w:space="0" w:color="auto"/>
                    <w:bottom w:val="none" w:sz="0" w:space="0" w:color="auto"/>
                    <w:right w:val="none" w:sz="0" w:space="0" w:color="auto"/>
                  </w:divBdr>
                </w:div>
                <w:div w:id="1316911550">
                  <w:marLeft w:val="0"/>
                  <w:marRight w:val="0"/>
                  <w:marTop w:val="0"/>
                  <w:marBottom w:val="0"/>
                  <w:divBdr>
                    <w:top w:val="none" w:sz="0" w:space="0" w:color="auto"/>
                    <w:left w:val="none" w:sz="0" w:space="0" w:color="auto"/>
                    <w:bottom w:val="none" w:sz="0" w:space="0" w:color="auto"/>
                    <w:right w:val="none" w:sz="0" w:space="0" w:color="auto"/>
                  </w:divBdr>
                </w:div>
                <w:div w:id="1317027434">
                  <w:marLeft w:val="0"/>
                  <w:marRight w:val="0"/>
                  <w:marTop w:val="0"/>
                  <w:marBottom w:val="0"/>
                  <w:divBdr>
                    <w:top w:val="none" w:sz="0" w:space="0" w:color="auto"/>
                    <w:left w:val="none" w:sz="0" w:space="0" w:color="auto"/>
                    <w:bottom w:val="none" w:sz="0" w:space="0" w:color="auto"/>
                    <w:right w:val="none" w:sz="0" w:space="0" w:color="auto"/>
                  </w:divBdr>
                </w:div>
                <w:div w:id="1317103505">
                  <w:marLeft w:val="0"/>
                  <w:marRight w:val="0"/>
                  <w:marTop w:val="0"/>
                  <w:marBottom w:val="0"/>
                  <w:divBdr>
                    <w:top w:val="none" w:sz="0" w:space="0" w:color="auto"/>
                    <w:left w:val="none" w:sz="0" w:space="0" w:color="auto"/>
                    <w:bottom w:val="none" w:sz="0" w:space="0" w:color="auto"/>
                    <w:right w:val="none" w:sz="0" w:space="0" w:color="auto"/>
                  </w:divBdr>
                </w:div>
                <w:div w:id="1317148215">
                  <w:marLeft w:val="0"/>
                  <w:marRight w:val="0"/>
                  <w:marTop w:val="0"/>
                  <w:marBottom w:val="0"/>
                  <w:divBdr>
                    <w:top w:val="none" w:sz="0" w:space="0" w:color="auto"/>
                    <w:left w:val="none" w:sz="0" w:space="0" w:color="auto"/>
                    <w:bottom w:val="none" w:sz="0" w:space="0" w:color="auto"/>
                    <w:right w:val="none" w:sz="0" w:space="0" w:color="auto"/>
                  </w:divBdr>
                </w:div>
                <w:div w:id="1318727497">
                  <w:marLeft w:val="0"/>
                  <w:marRight w:val="0"/>
                  <w:marTop w:val="0"/>
                  <w:marBottom w:val="0"/>
                  <w:divBdr>
                    <w:top w:val="none" w:sz="0" w:space="0" w:color="auto"/>
                    <w:left w:val="none" w:sz="0" w:space="0" w:color="auto"/>
                    <w:bottom w:val="none" w:sz="0" w:space="0" w:color="auto"/>
                    <w:right w:val="none" w:sz="0" w:space="0" w:color="auto"/>
                  </w:divBdr>
                </w:div>
                <w:div w:id="1319072659">
                  <w:marLeft w:val="0"/>
                  <w:marRight w:val="0"/>
                  <w:marTop w:val="0"/>
                  <w:marBottom w:val="0"/>
                  <w:divBdr>
                    <w:top w:val="none" w:sz="0" w:space="0" w:color="auto"/>
                    <w:left w:val="none" w:sz="0" w:space="0" w:color="auto"/>
                    <w:bottom w:val="none" w:sz="0" w:space="0" w:color="auto"/>
                    <w:right w:val="none" w:sz="0" w:space="0" w:color="auto"/>
                  </w:divBdr>
                </w:div>
                <w:div w:id="1319113870">
                  <w:marLeft w:val="0"/>
                  <w:marRight w:val="0"/>
                  <w:marTop w:val="0"/>
                  <w:marBottom w:val="0"/>
                  <w:divBdr>
                    <w:top w:val="none" w:sz="0" w:space="0" w:color="auto"/>
                    <w:left w:val="none" w:sz="0" w:space="0" w:color="auto"/>
                    <w:bottom w:val="none" w:sz="0" w:space="0" w:color="auto"/>
                    <w:right w:val="none" w:sz="0" w:space="0" w:color="auto"/>
                  </w:divBdr>
                </w:div>
                <w:div w:id="1319190298">
                  <w:marLeft w:val="0"/>
                  <w:marRight w:val="0"/>
                  <w:marTop w:val="0"/>
                  <w:marBottom w:val="0"/>
                  <w:divBdr>
                    <w:top w:val="none" w:sz="0" w:space="0" w:color="auto"/>
                    <w:left w:val="none" w:sz="0" w:space="0" w:color="auto"/>
                    <w:bottom w:val="none" w:sz="0" w:space="0" w:color="auto"/>
                    <w:right w:val="none" w:sz="0" w:space="0" w:color="auto"/>
                  </w:divBdr>
                </w:div>
                <w:div w:id="1319306011">
                  <w:marLeft w:val="0"/>
                  <w:marRight w:val="0"/>
                  <w:marTop w:val="0"/>
                  <w:marBottom w:val="0"/>
                  <w:divBdr>
                    <w:top w:val="none" w:sz="0" w:space="0" w:color="auto"/>
                    <w:left w:val="none" w:sz="0" w:space="0" w:color="auto"/>
                    <w:bottom w:val="none" w:sz="0" w:space="0" w:color="auto"/>
                    <w:right w:val="none" w:sz="0" w:space="0" w:color="auto"/>
                  </w:divBdr>
                </w:div>
                <w:div w:id="1321155274">
                  <w:marLeft w:val="0"/>
                  <w:marRight w:val="0"/>
                  <w:marTop w:val="0"/>
                  <w:marBottom w:val="0"/>
                  <w:divBdr>
                    <w:top w:val="none" w:sz="0" w:space="0" w:color="auto"/>
                    <w:left w:val="none" w:sz="0" w:space="0" w:color="auto"/>
                    <w:bottom w:val="none" w:sz="0" w:space="0" w:color="auto"/>
                    <w:right w:val="none" w:sz="0" w:space="0" w:color="auto"/>
                  </w:divBdr>
                </w:div>
                <w:div w:id="1321620968">
                  <w:marLeft w:val="0"/>
                  <w:marRight w:val="0"/>
                  <w:marTop w:val="0"/>
                  <w:marBottom w:val="0"/>
                  <w:divBdr>
                    <w:top w:val="none" w:sz="0" w:space="0" w:color="auto"/>
                    <w:left w:val="none" w:sz="0" w:space="0" w:color="auto"/>
                    <w:bottom w:val="none" w:sz="0" w:space="0" w:color="auto"/>
                    <w:right w:val="none" w:sz="0" w:space="0" w:color="auto"/>
                  </w:divBdr>
                </w:div>
                <w:div w:id="1322344747">
                  <w:marLeft w:val="0"/>
                  <w:marRight w:val="0"/>
                  <w:marTop w:val="0"/>
                  <w:marBottom w:val="0"/>
                  <w:divBdr>
                    <w:top w:val="none" w:sz="0" w:space="0" w:color="auto"/>
                    <w:left w:val="none" w:sz="0" w:space="0" w:color="auto"/>
                    <w:bottom w:val="none" w:sz="0" w:space="0" w:color="auto"/>
                    <w:right w:val="none" w:sz="0" w:space="0" w:color="auto"/>
                  </w:divBdr>
                </w:div>
                <w:div w:id="1322584617">
                  <w:marLeft w:val="0"/>
                  <w:marRight w:val="0"/>
                  <w:marTop w:val="0"/>
                  <w:marBottom w:val="0"/>
                  <w:divBdr>
                    <w:top w:val="none" w:sz="0" w:space="0" w:color="auto"/>
                    <w:left w:val="none" w:sz="0" w:space="0" w:color="auto"/>
                    <w:bottom w:val="none" w:sz="0" w:space="0" w:color="auto"/>
                    <w:right w:val="none" w:sz="0" w:space="0" w:color="auto"/>
                  </w:divBdr>
                </w:div>
                <w:div w:id="1322585272">
                  <w:marLeft w:val="0"/>
                  <w:marRight w:val="0"/>
                  <w:marTop w:val="0"/>
                  <w:marBottom w:val="0"/>
                  <w:divBdr>
                    <w:top w:val="none" w:sz="0" w:space="0" w:color="auto"/>
                    <w:left w:val="none" w:sz="0" w:space="0" w:color="auto"/>
                    <w:bottom w:val="none" w:sz="0" w:space="0" w:color="auto"/>
                    <w:right w:val="none" w:sz="0" w:space="0" w:color="auto"/>
                  </w:divBdr>
                </w:div>
                <w:div w:id="1322926769">
                  <w:marLeft w:val="0"/>
                  <w:marRight w:val="0"/>
                  <w:marTop w:val="0"/>
                  <w:marBottom w:val="0"/>
                  <w:divBdr>
                    <w:top w:val="none" w:sz="0" w:space="0" w:color="auto"/>
                    <w:left w:val="none" w:sz="0" w:space="0" w:color="auto"/>
                    <w:bottom w:val="none" w:sz="0" w:space="0" w:color="auto"/>
                    <w:right w:val="none" w:sz="0" w:space="0" w:color="auto"/>
                  </w:divBdr>
                </w:div>
                <w:div w:id="1323005738">
                  <w:marLeft w:val="0"/>
                  <w:marRight w:val="0"/>
                  <w:marTop w:val="0"/>
                  <w:marBottom w:val="0"/>
                  <w:divBdr>
                    <w:top w:val="none" w:sz="0" w:space="0" w:color="auto"/>
                    <w:left w:val="none" w:sz="0" w:space="0" w:color="auto"/>
                    <w:bottom w:val="none" w:sz="0" w:space="0" w:color="auto"/>
                    <w:right w:val="none" w:sz="0" w:space="0" w:color="auto"/>
                  </w:divBdr>
                </w:div>
                <w:div w:id="1323505039">
                  <w:marLeft w:val="0"/>
                  <w:marRight w:val="0"/>
                  <w:marTop w:val="0"/>
                  <w:marBottom w:val="0"/>
                  <w:divBdr>
                    <w:top w:val="none" w:sz="0" w:space="0" w:color="auto"/>
                    <w:left w:val="none" w:sz="0" w:space="0" w:color="auto"/>
                    <w:bottom w:val="none" w:sz="0" w:space="0" w:color="auto"/>
                    <w:right w:val="none" w:sz="0" w:space="0" w:color="auto"/>
                  </w:divBdr>
                </w:div>
                <w:div w:id="1323696902">
                  <w:marLeft w:val="0"/>
                  <w:marRight w:val="0"/>
                  <w:marTop w:val="0"/>
                  <w:marBottom w:val="0"/>
                  <w:divBdr>
                    <w:top w:val="none" w:sz="0" w:space="0" w:color="auto"/>
                    <w:left w:val="none" w:sz="0" w:space="0" w:color="auto"/>
                    <w:bottom w:val="none" w:sz="0" w:space="0" w:color="auto"/>
                    <w:right w:val="none" w:sz="0" w:space="0" w:color="auto"/>
                  </w:divBdr>
                </w:div>
                <w:div w:id="1323703275">
                  <w:marLeft w:val="0"/>
                  <w:marRight w:val="0"/>
                  <w:marTop w:val="0"/>
                  <w:marBottom w:val="0"/>
                  <w:divBdr>
                    <w:top w:val="none" w:sz="0" w:space="0" w:color="auto"/>
                    <w:left w:val="none" w:sz="0" w:space="0" w:color="auto"/>
                    <w:bottom w:val="none" w:sz="0" w:space="0" w:color="auto"/>
                    <w:right w:val="none" w:sz="0" w:space="0" w:color="auto"/>
                  </w:divBdr>
                </w:div>
                <w:div w:id="1324505887">
                  <w:marLeft w:val="0"/>
                  <w:marRight w:val="0"/>
                  <w:marTop w:val="0"/>
                  <w:marBottom w:val="0"/>
                  <w:divBdr>
                    <w:top w:val="none" w:sz="0" w:space="0" w:color="auto"/>
                    <w:left w:val="none" w:sz="0" w:space="0" w:color="auto"/>
                    <w:bottom w:val="none" w:sz="0" w:space="0" w:color="auto"/>
                    <w:right w:val="none" w:sz="0" w:space="0" w:color="auto"/>
                  </w:divBdr>
                </w:div>
                <w:div w:id="1324551414">
                  <w:marLeft w:val="0"/>
                  <w:marRight w:val="0"/>
                  <w:marTop w:val="0"/>
                  <w:marBottom w:val="0"/>
                  <w:divBdr>
                    <w:top w:val="none" w:sz="0" w:space="0" w:color="auto"/>
                    <w:left w:val="none" w:sz="0" w:space="0" w:color="auto"/>
                    <w:bottom w:val="none" w:sz="0" w:space="0" w:color="auto"/>
                    <w:right w:val="none" w:sz="0" w:space="0" w:color="auto"/>
                  </w:divBdr>
                </w:div>
                <w:div w:id="1326670443">
                  <w:marLeft w:val="0"/>
                  <w:marRight w:val="0"/>
                  <w:marTop w:val="0"/>
                  <w:marBottom w:val="0"/>
                  <w:divBdr>
                    <w:top w:val="none" w:sz="0" w:space="0" w:color="auto"/>
                    <w:left w:val="none" w:sz="0" w:space="0" w:color="auto"/>
                    <w:bottom w:val="none" w:sz="0" w:space="0" w:color="auto"/>
                    <w:right w:val="none" w:sz="0" w:space="0" w:color="auto"/>
                  </w:divBdr>
                </w:div>
                <w:div w:id="1326740554">
                  <w:marLeft w:val="0"/>
                  <w:marRight w:val="0"/>
                  <w:marTop w:val="0"/>
                  <w:marBottom w:val="0"/>
                  <w:divBdr>
                    <w:top w:val="none" w:sz="0" w:space="0" w:color="auto"/>
                    <w:left w:val="none" w:sz="0" w:space="0" w:color="auto"/>
                    <w:bottom w:val="none" w:sz="0" w:space="0" w:color="auto"/>
                    <w:right w:val="none" w:sz="0" w:space="0" w:color="auto"/>
                  </w:divBdr>
                </w:div>
                <w:div w:id="1326931971">
                  <w:marLeft w:val="0"/>
                  <w:marRight w:val="0"/>
                  <w:marTop w:val="0"/>
                  <w:marBottom w:val="0"/>
                  <w:divBdr>
                    <w:top w:val="none" w:sz="0" w:space="0" w:color="auto"/>
                    <w:left w:val="none" w:sz="0" w:space="0" w:color="auto"/>
                    <w:bottom w:val="none" w:sz="0" w:space="0" w:color="auto"/>
                    <w:right w:val="none" w:sz="0" w:space="0" w:color="auto"/>
                  </w:divBdr>
                </w:div>
                <w:div w:id="1327172702">
                  <w:marLeft w:val="0"/>
                  <w:marRight w:val="0"/>
                  <w:marTop w:val="0"/>
                  <w:marBottom w:val="0"/>
                  <w:divBdr>
                    <w:top w:val="none" w:sz="0" w:space="0" w:color="auto"/>
                    <w:left w:val="none" w:sz="0" w:space="0" w:color="auto"/>
                    <w:bottom w:val="none" w:sz="0" w:space="0" w:color="auto"/>
                    <w:right w:val="none" w:sz="0" w:space="0" w:color="auto"/>
                  </w:divBdr>
                </w:div>
                <w:div w:id="1327592578">
                  <w:marLeft w:val="0"/>
                  <w:marRight w:val="0"/>
                  <w:marTop w:val="0"/>
                  <w:marBottom w:val="0"/>
                  <w:divBdr>
                    <w:top w:val="none" w:sz="0" w:space="0" w:color="auto"/>
                    <w:left w:val="none" w:sz="0" w:space="0" w:color="auto"/>
                    <w:bottom w:val="none" w:sz="0" w:space="0" w:color="auto"/>
                    <w:right w:val="none" w:sz="0" w:space="0" w:color="auto"/>
                  </w:divBdr>
                </w:div>
                <w:div w:id="1327785791">
                  <w:marLeft w:val="0"/>
                  <w:marRight w:val="0"/>
                  <w:marTop w:val="0"/>
                  <w:marBottom w:val="0"/>
                  <w:divBdr>
                    <w:top w:val="none" w:sz="0" w:space="0" w:color="auto"/>
                    <w:left w:val="none" w:sz="0" w:space="0" w:color="auto"/>
                    <w:bottom w:val="none" w:sz="0" w:space="0" w:color="auto"/>
                    <w:right w:val="none" w:sz="0" w:space="0" w:color="auto"/>
                  </w:divBdr>
                </w:div>
                <w:div w:id="1328434270">
                  <w:marLeft w:val="0"/>
                  <w:marRight w:val="0"/>
                  <w:marTop w:val="0"/>
                  <w:marBottom w:val="0"/>
                  <w:divBdr>
                    <w:top w:val="none" w:sz="0" w:space="0" w:color="auto"/>
                    <w:left w:val="none" w:sz="0" w:space="0" w:color="auto"/>
                    <w:bottom w:val="none" w:sz="0" w:space="0" w:color="auto"/>
                    <w:right w:val="none" w:sz="0" w:space="0" w:color="auto"/>
                  </w:divBdr>
                </w:div>
                <w:div w:id="1328971140">
                  <w:marLeft w:val="0"/>
                  <w:marRight w:val="0"/>
                  <w:marTop w:val="0"/>
                  <w:marBottom w:val="0"/>
                  <w:divBdr>
                    <w:top w:val="none" w:sz="0" w:space="0" w:color="auto"/>
                    <w:left w:val="none" w:sz="0" w:space="0" w:color="auto"/>
                    <w:bottom w:val="none" w:sz="0" w:space="0" w:color="auto"/>
                    <w:right w:val="none" w:sz="0" w:space="0" w:color="auto"/>
                  </w:divBdr>
                </w:div>
                <w:div w:id="1331910518">
                  <w:marLeft w:val="0"/>
                  <w:marRight w:val="0"/>
                  <w:marTop w:val="0"/>
                  <w:marBottom w:val="0"/>
                  <w:divBdr>
                    <w:top w:val="none" w:sz="0" w:space="0" w:color="auto"/>
                    <w:left w:val="none" w:sz="0" w:space="0" w:color="auto"/>
                    <w:bottom w:val="none" w:sz="0" w:space="0" w:color="auto"/>
                    <w:right w:val="none" w:sz="0" w:space="0" w:color="auto"/>
                  </w:divBdr>
                </w:div>
                <w:div w:id="1331982735">
                  <w:marLeft w:val="0"/>
                  <w:marRight w:val="0"/>
                  <w:marTop w:val="0"/>
                  <w:marBottom w:val="0"/>
                  <w:divBdr>
                    <w:top w:val="none" w:sz="0" w:space="0" w:color="auto"/>
                    <w:left w:val="none" w:sz="0" w:space="0" w:color="auto"/>
                    <w:bottom w:val="none" w:sz="0" w:space="0" w:color="auto"/>
                    <w:right w:val="none" w:sz="0" w:space="0" w:color="auto"/>
                  </w:divBdr>
                </w:div>
                <w:div w:id="1332292289">
                  <w:marLeft w:val="0"/>
                  <w:marRight w:val="0"/>
                  <w:marTop w:val="0"/>
                  <w:marBottom w:val="0"/>
                  <w:divBdr>
                    <w:top w:val="none" w:sz="0" w:space="0" w:color="auto"/>
                    <w:left w:val="none" w:sz="0" w:space="0" w:color="auto"/>
                    <w:bottom w:val="none" w:sz="0" w:space="0" w:color="auto"/>
                    <w:right w:val="none" w:sz="0" w:space="0" w:color="auto"/>
                  </w:divBdr>
                </w:div>
                <w:div w:id="1333022138">
                  <w:marLeft w:val="0"/>
                  <w:marRight w:val="0"/>
                  <w:marTop w:val="0"/>
                  <w:marBottom w:val="0"/>
                  <w:divBdr>
                    <w:top w:val="none" w:sz="0" w:space="0" w:color="auto"/>
                    <w:left w:val="none" w:sz="0" w:space="0" w:color="auto"/>
                    <w:bottom w:val="none" w:sz="0" w:space="0" w:color="auto"/>
                    <w:right w:val="none" w:sz="0" w:space="0" w:color="auto"/>
                  </w:divBdr>
                </w:div>
                <w:div w:id="1334606042">
                  <w:marLeft w:val="0"/>
                  <w:marRight w:val="0"/>
                  <w:marTop w:val="0"/>
                  <w:marBottom w:val="0"/>
                  <w:divBdr>
                    <w:top w:val="none" w:sz="0" w:space="0" w:color="auto"/>
                    <w:left w:val="none" w:sz="0" w:space="0" w:color="auto"/>
                    <w:bottom w:val="none" w:sz="0" w:space="0" w:color="auto"/>
                    <w:right w:val="none" w:sz="0" w:space="0" w:color="auto"/>
                  </w:divBdr>
                </w:div>
                <w:div w:id="1335375335">
                  <w:marLeft w:val="0"/>
                  <w:marRight w:val="0"/>
                  <w:marTop w:val="0"/>
                  <w:marBottom w:val="0"/>
                  <w:divBdr>
                    <w:top w:val="none" w:sz="0" w:space="0" w:color="auto"/>
                    <w:left w:val="none" w:sz="0" w:space="0" w:color="auto"/>
                    <w:bottom w:val="none" w:sz="0" w:space="0" w:color="auto"/>
                    <w:right w:val="none" w:sz="0" w:space="0" w:color="auto"/>
                  </w:divBdr>
                </w:div>
                <w:div w:id="1335641774">
                  <w:marLeft w:val="0"/>
                  <w:marRight w:val="0"/>
                  <w:marTop w:val="0"/>
                  <w:marBottom w:val="0"/>
                  <w:divBdr>
                    <w:top w:val="none" w:sz="0" w:space="0" w:color="auto"/>
                    <w:left w:val="none" w:sz="0" w:space="0" w:color="auto"/>
                    <w:bottom w:val="none" w:sz="0" w:space="0" w:color="auto"/>
                    <w:right w:val="none" w:sz="0" w:space="0" w:color="auto"/>
                  </w:divBdr>
                </w:div>
                <w:div w:id="1335648476">
                  <w:marLeft w:val="0"/>
                  <w:marRight w:val="0"/>
                  <w:marTop w:val="0"/>
                  <w:marBottom w:val="0"/>
                  <w:divBdr>
                    <w:top w:val="none" w:sz="0" w:space="0" w:color="auto"/>
                    <w:left w:val="none" w:sz="0" w:space="0" w:color="auto"/>
                    <w:bottom w:val="none" w:sz="0" w:space="0" w:color="auto"/>
                    <w:right w:val="none" w:sz="0" w:space="0" w:color="auto"/>
                  </w:divBdr>
                </w:div>
                <w:div w:id="1335839695">
                  <w:marLeft w:val="0"/>
                  <w:marRight w:val="0"/>
                  <w:marTop w:val="0"/>
                  <w:marBottom w:val="0"/>
                  <w:divBdr>
                    <w:top w:val="none" w:sz="0" w:space="0" w:color="auto"/>
                    <w:left w:val="none" w:sz="0" w:space="0" w:color="auto"/>
                    <w:bottom w:val="none" w:sz="0" w:space="0" w:color="auto"/>
                    <w:right w:val="none" w:sz="0" w:space="0" w:color="auto"/>
                  </w:divBdr>
                </w:div>
                <w:div w:id="1337153538">
                  <w:marLeft w:val="0"/>
                  <w:marRight w:val="0"/>
                  <w:marTop w:val="0"/>
                  <w:marBottom w:val="0"/>
                  <w:divBdr>
                    <w:top w:val="none" w:sz="0" w:space="0" w:color="auto"/>
                    <w:left w:val="none" w:sz="0" w:space="0" w:color="auto"/>
                    <w:bottom w:val="none" w:sz="0" w:space="0" w:color="auto"/>
                    <w:right w:val="none" w:sz="0" w:space="0" w:color="auto"/>
                  </w:divBdr>
                </w:div>
                <w:div w:id="1337927368">
                  <w:marLeft w:val="0"/>
                  <w:marRight w:val="0"/>
                  <w:marTop w:val="0"/>
                  <w:marBottom w:val="0"/>
                  <w:divBdr>
                    <w:top w:val="none" w:sz="0" w:space="0" w:color="auto"/>
                    <w:left w:val="none" w:sz="0" w:space="0" w:color="auto"/>
                    <w:bottom w:val="none" w:sz="0" w:space="0" w:color="auto"/>
                    <w:right w:val="none" w:sz="0" w:space="0" w:color="auto"/>
                  </w:divBdr>
                </w:div>
                <w:div w:id="1337997189">
                  <w:marLeft w:val="0"/>
                  <w:marRight w:val="0"/>
                  <w:marTop w:val="0"/>
                  <w:marBottom w:val="0"/>
                  <w:divBdr>
                    <w:top w:val="none" w:sz="0" w:space="0" w:color="auto"/>
                    <w:left w:val="none" w:sz="0" w:space="0" w:color="auto"/>
                    <w:bottom w:val="none" w:sz="0" w:space="0" w:color="auto"/>
                    <w:right w:val="none" w:sz="0" w:space="0" w:color="auto"/>
                  </w:divBdr>
                </w:div>
                <w:div w:id="1338117240">
                  <w:marLeft w:val="0"/>
                  <w:marRight w:val="0"/>
                  <w:marTop w:val="0"/>
                  <w:marBottom w:val="0"/>
                  <w:divBdr>
                    <w:top w:val="none" w:sz="0" w:space="0" w:color="auto"/>
                    <w:left w:val="none" w:sz="0" w:space="0" w:color="auto"/>
                    <w:bottom w:val="none" w:sz="0" w:space="0" w:color="auto"/>
                    <w:right w:val="none" w:sz="0" w:space="0" w:color="auto"/>
                  </w:divBdr>
                </w:div>
                <w:div w:id="1338507331">
                  <w:marLeft w:val="0"/>
                  <w:marRight w:val="0"/>
                  <w:marTop w:val="0"/>
                  <w:marBottom w:val="0"/>
                  <w:divBdr>
                    <w:top w:val="none" w:sz="0" w:space="0" w:color="auto"/>
                    <w:left w:val="none" w:sz="0" w:space="0" w:color="auto"/>
                    <w:bottom w:val="none" w:sz="0" w:space="0" w:color="auto"/>
                    <w:right w:val="none" w:sz="0" w:space="0" w:color="auto"/>
                  </w:divBdr>
                </w:div>
                <w:div w:id="1340355615">
                  <w:marLeft w:val="0"/>
                  <w:marRight w:val="0"/>
                  <w:marTop w:val="0"/>
                  <w:marBottom w:val="0"/>
                  <w:divBdr>
                    <w:top w:val="none" w:sz="0" w:space="0" w:color="auto"/>
                    <w:left w:val="none" w:sz="0" w:space="0" w:color="auto"/>
                    <w:bottom w:val="none" w:sz="0" w:space="0" w:color="auto"/>
                    <w:right w:val="none" w:sz="0" w:space="0" w:color="auto"/>
                  </w:divBdr>
                </w:div>
                <w:div w:id="1341734097">
                  <w:marLeft w:val="0"/>
                  <w:marRight w:val="0"/>
                  <w:marTop w:val="0"/>
                  <w:marBottom w:val="0"/>
                  <w:divBdr>
                    <w:top w:val="none" w:sz="0" w:space="0" w:color="auto"/>
                    <w:left w:val="none" w:sz="0" w:space="0" w:color="auto"/>
                    <w:bottom w:val="none" w:sz="0" w:space="0" w:color="auto"/>
                    <w:right w:val="none" w:sz="0" w:space="0" w:color="auto"/>
                  </w:divBdr>
                </w:div>
                <w:div w:id="1342927361">
                  <w:marLeft w:val="0"/>
                  <w:marRight w:val="0"/>
                  <w:marTop w:val="0"/>
                  <w:marBottom w:val="0"/>
                  <w:divBdr>
                    <w:top w:val="none" w:sz="0" w:space="0" w:color="auto"/>
                    <w:left w:val="none" w:sz="0" w:space="0" w:color="auto"/>
                    <w:bottom w:val="none" w:sz="0" w:space="0" w:color="auto"/>
                    <w:right w:val="none" w:sz="0" w:space="0" w:color="auto"/>
                  </w:divBdr>
                </w:div>
                <w:div w:id="1343122547">
                  <w:marLeft w:val="0"/>
                  <w:marRight w:val="0"/>
                  <w:marTop w:val="0"/>
                  <w:marBottom w:val="0"/>
                  <w:divBdr>
                    <w:top w:val="none" w:sz="0" w:space="0" w:color="auto"/>
                    <w:left w:val="none" w:sz="0" w:space="0" w:color="auto"/>
                    <w:bottom w:val="none" w:sz="0" w:space="0" w:color="auto"/>
                    <w:right w:val="none" w:sz="0" w:space="0" w:color="auto"/>
                  </w:divBdr>
                </w:div>
                <w:div w:id="1345210625">
                  <w:marLeft w:val="0"/>
                  <w:marRight w:val="0"/>
                  <w:marTop w:val="0"/>
                  <w:marBottom w:val="0"/>
                  <w:divBdr>
                    <w:top w:val="none" w:sz="0" w:space="0" w:color="auto"/>
                    <w:left w:val="none" w:sz="0" w:space="0" w:color="auto"/>
                    <w:bottom w:val="none" w:sz="0" w:space="0" w:color="auto"/>
                    <w:right w:val="none" w:sz="0" w:space="0" w:color="auto"/>
                  </w:divBdr>
                </w:div>
                <w:div w:id="1346248882">
                  <w:marLeft w:val="0"/>
                  <w:marRight w:val="0"/>
                  <w:marTop w:val="0"/>
                  <w:marBottom w:val="0"/>
                  <w:divBdr>
                    <w:top w:val="none" w:sz="0" w:space="0" w:color="auto"/>
                    <w:left w:val="none" w:sz="0" w:space="0" w:color="auto"/>
                    <w:bottom w:val="none" w:sz="0" w:space="0" w:color="auto"/>
                    <w:right w:val="none" w:sz="0" w:space="0" w:color="auto"/>
                  </w:divBdr>
                </w:div>
                <w:div w:id="1347827095">
                  <w:marLeft w:val="0"/>
                  <w:marRight w:val="0"/>
                  <w:marTop w:val="0"/>
                  <w:marBottom w:val="0"/>
                  <w:divBdr>
                    <w:top w:val="none" w:sz="0" w:space="0" w:color="auto"/>
                    <w:left w:val="none" w:sz="0" w:space="0" w:color="auto"/>
                    <w:bottom w:val="none" w:sz="0" w:space="0" w:color="auto"/>
                    <w:right w:val="none" w:sz="0" w:space="0" w:color="auto"/>
                  </w:divBdr>
                </w:div>
                <w:div w:id="1349484209">
                  <w:marLeft w:val="0"/>
                  <w:marRight w:val="0"/>
                  <w:marTop w:val="0"/>
                  <w:marBottom w:val="0"/>
                  <w:divBdr>
                    <w:top w:val="none" w:sz="0" w:space="0" w:color="auto"/>
                    <w:left w:val="none" w:sz="0" w:space="0" w:color="auto"/>
                    <w:bottom w:val="none" w:sz="0" w:space="0" w:color="auto"/>
                    <w:right w:val="none" w:sz="0" w:space="0" w:color="auto"/>
                  </w:divBdr>
                </w:div>
                <w:div w:id="1349599512">
                  <w:marLeft w:val="0"/>
                  <w:marRight w:val="0"/>
                  <w:marTop w:val="0"/>
                  <w:marBottom w:val="0"/>
                  <w:divBdr>
                    <w:top w:val="none" w:sz="0" w:space="0" w:color="auto"/>
                    <w:left w:val="none" w:sz="0" w:space="0" w:color="auto"/>
                    <w:bottom w:val="none" w:sz="0" w:space="0" w:color="auto"/>
                    <w:right w:val="none" w:sz="0" w:space="0" w:color="auto"/>
                  </w:divBdr>
                </w:div>
                <w:div w:id="1349671979">
                  <w:marLeft w:val="0"/>
                  <w:marRight w:val="0"/>
                  <w:marTop w:val="0"/>
                  <w:marBottom w:val="0"/>
                  <w:divBdr>
                    <w:top w:val="none" w:sz="0" w:space="0" w:color="auto"/>
                    <w:left w:val="none" w:sz="0" w:space="0" w:color="auto"/>
                    <w:bottom w:val="none" w:sz="0" w:space="0" w:color="auto"/>
                    <w:right w:val="none" w:sz="0" w:space="0" w:color="auto"/>
                  </w:divBdr>
                </w:div>
                <w:div w:id="1349715248">
                  <w:marLeft w:val="0"/>
                  <w:marRight w:val="0"/>
                  <w:marTop w:val="0"/>
                  <w:marBottom w:val="0"/>
                  <w:divBdr>
                    <w:top w:val="none" w:sz="0" w:space="0" w:color="auto"/>
                    <w:left w:val="none" w:sz="0" w:space="0" w:color="auto"/>
                    <w:bottom w:val="none" w:sz="0" w:space="0" w:color="auto"/>
                    <w:right w:val="none" w:sz="0" w:space="0" w:color="auto"/>
                  </w:divBdr>
                </w:div>
                <w:div w:id="1349987257">
                  <w:marLeft w:val="0"/>
                  <w:marRight w:val="0"/>
                  <w:marTop w:val="0"/>
                  <w:marBottom w:val="0"/>
                  <w:divBdr>
                    <w:top w:val="none" w:sz="0" w:space="0" w:color="auto"/>
                    <w:left w:val="none" w:sz="0" w:space="0" w:color="auto"/>
                    <w:bottom w:val="none" w:sz="0" w:space="0" w:color="auto"/>
                    <w:right w:val="none" w:sz="0" w:space="0" w:color="auto"/>
                  </w:divBdr>
                </w:div>
                <w:div w:id="1350444376">
                  <w:marLeft w:val="0"/>
                  <w:marRight w:val="0"/>
                  <w:marTop w:val="0"/>
                  <w:marBottom w:val="0"/>
                  <w:divBdr>
                    <w:top w:val="none" w:sz="0" w:space="0" w:color="auto"/>
                    <w:left w:val="none" w:sz="0" w:space="0" w:color="auto"/>
                    <w:bottom w:val="none" w:sz="0" w:space="0" w:color="auto"/>
                    <w:right w:val="none" w:sz="0" w:space="0" w:color="auto"/>
                  </w:divBdr>
                </w:div>
                <w:div w:id="1351417858">
                  <w:marLeft w:val="0"/>
                  <w:marRight w:val="0"/>
                  <w:marTop w:val="0"/>
                  <w:marBottom w:val="0"/>
                  <w:divBdr>
                    <w:top w:val="none" w:sz="0" w:space="0" w:color="auto"/>
                    <w:left w:val="none" w:sz="0" w:space="0" w:color="auto"/>
                    <w:bottom w:val="none" w:sz="0" w:space="0" w:color="auto"/>
                    <w:right w:val="none" w:sz="0" w:space="0" w:color="auto"/>
                  </w:divBdr>
                </w:div>
                <w:div w:id="1351486351">
                  <w:marLeft w:val="0"/>
                  <w:marRight w:val="0"/>
                  <w:marTop w:val="0"/>
                  <w:marBottom w:val="0"/>
                  <w:divBdr>
                    <w:top w:val="none" w:sz="0" w:space="0" w:color="auto"/>
                    <w:left w:val="none" w:sz="0" w:space="0" w:color="auto"/>
                    <w:bottom w:val="none" w:sz="0" w:space="0" w:color="auto"/>
                    <w:right w:val="none" w:sz="0" w:space="0" w:color="auto"/>
                  </w:divBdr>
                </w:div>
                <w:div w:id="1351638703">
                  <w:marLeft w:val="0"/>
                  <w:marRight w:val="0"/>
                  <w:marTop w:val="0"/>
                  <w:marBottom w:val="0"/>
                  <w:divBdr>
                    <w:top w:val="none" w:sz="0" w:space="0" w:color="auto"/>
                    <w:left w:val="none" w:sz="0" w:space="0" w:color="auto"/>
                    <w:bottom w:val="none" w:sz="0" w:space="0" w:color="auto"/>
                    <w:right w:val="none" w:sz="0" w:space="0" w:color="auto"/>
                  </w:divBdr>
                </w:div>
                <w:div w:id="1352033191">
                  <w:marLeft w:val="0"/>
                  <w:marRight w:val="0"/>
                  <w:marTop w:val="0"/>
                  <w:marBottom w:val="0"/>
                  <w:divBdr>
                    <w:top w:val="none" w:sz="0" w:space="0" w:color="auto"/>
                    <w:left w:val="none" w:sz="0" w:space="0" w:color="auto"/>
                    <w:bottom w:val="none" w:sz="0" w:space="0" w:color="auto"/>
                    <w:right w:val="none" w:sz="0" w:space="0" w:color="auto"/>
                  </w:divBdr>
                </w:div>
                <w:div w:id="1352760025">
                  <w:marLeft w:val="0"/>
                  <w:marRight w:val="0"/>
                  <w:marTop w:val="0"/>
                  <w:marBottom w:val="0"/>
                  <w:divBdr>
                    <w:top w:val="none" w:sz="0" w:space="0" w:color="auto"/>
                    <w:left w:val="none" w:sz="0" w:space="0" w:color="auto"/>
                    <w:bottom w:val="none" w:sz="0" w:space="0" w:color="auto"/>
                    <w:right w:val="none" w:sz="0" w:space="0" w:color="auto"/>
                  </w:divBdr>
                </w:div>
                <w:div w:id="1354530192">
                  <w:marLeft w:val="0"/>
                  <w:marRight w:val="0"/>
                  <w:marTop w:val="0"/>
                  <w:marBottom w:val="0"/>
                  <w:divBdr>
                    <w:top w:val="none" w:sz="0" w:space="0" w:color="auto"/>
                    <w:left w:val="none" w:sz="0" w:space="0" w:color="auto"/>
                    <w:bottom w:val="none" w:sz="0" w:space="0" w:color="auto"/>
                    <w:right w:val="none" w:sz="0" w:space="0" w:color="auto"/>
                  </w:divBdr>
                </w:div>
                <w:div w:id="1354917982">
                  <w:marLeft w:val="0"/>
                  <w:marRight w:val="0"/>
                  <w:marTop w:val="0"/>
                  <w:marBottom w:val="0"/>
                  <w:divBdr>
                    <w:top w:val="none" w:sz="0" w:space="0" w:color="auto"/>
                    <w:left w:val="none" w:sz="0" w:space="0" w:color="auto"/>
                    <w:bottom w:val="none" w:sz="0" w:space="0" w:color="auto"/>
                    <w:right w:val="none" w:sz="0" w:space="0" w:color="auto"/>
                  </w:divBdr>
                </w:div>
                <w:div w:id="1355422160">
                  <w:marLeft w:val="0"/>
                  <w:marRight w:val="0"/>
                  <w:marTop w:val="0"/>
                  <w:marBottom w:val="0"/>
                  <w:divBdr>
                    <w:top w:val="none" w:sz="0" w:space="0" w:color="auto"/>
                    <w:left w:val="none" w:sz="0" w:space="0" w:color="auto"/>
                    <w:bottom w:val="none" w:sz="0" w:space="0" w:color="auto"/>
                    <w:right w:val="none" w:sz="0" w:space="0" w:color="auto"/>
                  </w:divBdr>
                </w:div>
                <w:div w:id="1355422323">
                  <w:marLeft w:val="0"/>
                  <w:marRight w:val="0"/>
                  <w:marTop w:val="0"/>
                  <w:marBottom w:val="0"/>
                  <w:divBdr>
                    <w:top w:val="none" w:sz="0" w:space="0" w:color="auto"/>
                    <w:left w:val="none" w:sz="0" w:space="0" w:color="auto"/>
                    <w:bottom w:val="none" w:sz="0" w:space="0" w:color="auto"/>
                    <w:right w:val="none" w:sz="0" w:space="0" w:color="auto"/>
                  </w:divBdr>
                </w:div>
                <w:div w:id="1355423706">
                  <w:marLeft w:val="0"/>
                  <w:marRight w:val="0"/>
                  <w:marTop w:val="0"/>
                  <w:marBottom w:val="0"/>
                  <w:divBdr>
                    <w:top w:val="none" w:sz="0" w:space="0" w:color="auto"/>
                    <w:left w:val="none" w:sz="0" w:space="0" w:color="auto"/>
                    <w:bottom w:val="none" w:sz="0" w:space="0" w:color="auto"/>
                    <w:right w:val="none" w:sz="0" w:space="0" w:color="auto"/>
                  </w:divBdr>
                </w:div>
                <w:div w:id="1355499809">
                  <w:marLeft w:val="0"/>
                  <w:marRight w:val="0"/>
                  <w:marTop w:val="0"/>
                  <w:marBottom w:val="0"/>
                  <w:divBdr>
                    <w:top w:val="none" w:sz="0" w:space="0" w:color="auto"/>
                    <w:left w:val="none" w:sz="0" w:space="0" w:color="auto"/>
                    <w:bottom w:val="none" w:sz="0" w:space="0" w:color="auto"/>
                    <w:right w:val="none" w:sz="0" w:space="0" w:color="auto"/>
                  </w:divBdr>
                </w:div>
                <w:div w:id="1355886990">
                  <w:marLeft w:val="0"/>
                  <w:marRight w:val="0"/>
                  <w:marTop w:val="0"/>
                  <w:marBottom w:val="0"/>
                  <w:divBdr>
                    <w:top w:val="none" w:sz="0" w:space="0" w:color="auto"/>
                    <w:left w:val="none" w:sz="0" w:space="0" w:color="auto"/>
                    <w:bottom w:val="none" w:sz="0" w:space="0" w:color="auto"/>
                    <w:right w:val="none" w:sz="0" w:space="0" w:color="auto"/>
                  </w:divBdr>
                </w:div>
                <w:div w:id="1355958052">
                  <w:marLeft w:val="0"/>
                  <w:marRight w:val="0"/>
                  <w:marTop w:val="0"/>
                  <w:marBottom w:val="0"/>
                  <w:divBdr>
                    <w:top w:val="none" w:sz="0" w:space="0" w:color="auto"/>
                    <w:left w:val="none" w:sz="0" w:space="0" w:color="auto"/>
                    <w:bottom w:val="none" w:sz="0" w:space="0" w:color="auto"/>
                    <w:right w:val="none" w:sz="0" w:space="0" w:color="auto"/>
                  </w:divBdr>
                </w:div>
                <w:div w:id="1356267783">
                  <w:marLeft w:val="0"/>
                  <w:marRight w:val="0"/>
                  <w:marTop w:val="0"/>
                  <w:marBottom w:val="0"/>
                  <w:divBdr>
                    <w:top w:val="none" w:sz="0" w:space="0" w:color="auto"/>
                    <w:left w:val="none" w:sz="0" w:space="0" w:color="auto"/>
                    <w:bottom w:val="none" w:sz="0" w:space="0" w:color="auto"/>
                    <w:right w:val="none" w:sz="0" w:space="0" w:color="auto"/>
                  </w:divBdr>
                </w:div>
                <w:div w:id="1357344079">
                  <w:marLeft w:val="0"/>
                  <w:marRight w:val="0"/>
                  <w:marTop w:val="0"/>
                  <w:marBottom w:val="0"/>
                  <w:divBdr>
                    <w:top w:val="none" w:sz="0" w:space="0" w:color="auto"/>
                    <w:left w:val="none" w:sz="0" w:space="0" w:color="auto"/>
                    <w:bottom w:val="none" w:sz="0" w:space="0" w:color="auto"/>
                    <w:right w:val="none" w:sz="0" w:space="0" w:color="auto"/>
                  </w:divBdr>
                </w:div>
                <w:div w:id="1357390314">
                  <w:marLeft w:val="0"/>
                  <w:marRight w:val="0"/>
                  <w:marTop w:val="0"/>
                  <w:marBottom w:val="0"/>
                  <w:divBdr>
                    <w:top w:val="none" w:sz="0" w:space="0" w:color="auto"/>
                    <w:left w:val="none" w:sz="0" w:space="0" w:color="auto"/>
                    <w:bottom w:val="none" w:sz="0" w:space="0" w:color="auto"/>
                    <w:right w:val="none" w:sz="0" w:space="0" w:color="auto"/>
                  </w:divBdr>
                </w:div>
                <w:div w:id="1358390716">
                  <w:marLeft w:val="0"/>
                  <w:marRight w:val="0"/>
                  <w:marTop w:val="0"/>
                  <w:marBottom w:val="0"/>
                  <w:divBdr>
                    <w:top w:val="none" w:sz="0" w:space="0" w:color="auto"/>
                    <w:left w:val="none" w:sz="0" w:space="0" w:color="auto"/>
                    <w:bottom w:val="none" w:sz="0" w:space="0" w:color="auto"/>
                    <w:right w:val="none" w:sz="0" w:space="0" w:color="auto"/>
                  </w:divBdr>
                </w:div>
                <w:div w:id="1361396332">
                  <w:marLeft w:val="0"/>
                  <w:marRight w:val="0"/>
                  <w:marTop w:val="0"/>
                  <w:marBottom w:val="0"/>
                  <w:divBdr>
                    <w:top w:val="none" w:sz="0" w:space="0" w:color="auto"/>
                    <w:left w:val="none" w:sz="0" w:space="0" w:color="auto"/>
                    <w:bottom w:val="none" w:sz="0" w:space="0" w:color="auto"/>
                    <w:right w:val="none" w:sz="0" w:space="0" w:color="auto"/>
                  </w:divBdr>
                </w:div>
                <w:div w:id="1361930439">
                  <w:marLeft w:val="0"/>
                  <w:marRight w:val="0"/>
                  <w:marTop w:val="0"/>
                  <w:marBottom w:val="0"/>
                  <w:divBdr>
                    <w:top w:val="none" w:sz="0" w:space="0" w:color="auto"/>
                    <w:left w:val="none" w:sz="0" w:space="0" w:color="auto"/>
                    <w:bottom w:val="none" w:sz="0" w:space="0" w:color="auto"/>
                    <w:right w:val="none" w:sz="0" w:space="0" w:color="auto"/>
                  </w:divBdr>
                </w:div>
                <w:div w:id="1362366294">
                  <w:marLeft w:val="0"/>
                  <w:marRight w:val="0"/>
                  <w:marTop w:val="0"/>
                  <w:marBottom w:val="0"/>
                  <w:divBdr>
                    <w:top w:val="none" w:sz="0" w:space="0" w:color="auto"/>
                    <w:left w:val="none" w:sz="0" w:space="0" w:color="auto"/>
                    <w:bottom w:val="none" w:sz="0" w:space="0" w:color="auto"/>
                    <w:right w:val="none" w:sz="0" w:space="0" w:color="auto"/>
                  </w:divBdr>
                </w:div>
                <w:div w:id="1362509424">
                  <w:marLeft w:val="0"/>
                  <w:marRight w:val="0"/>
                  <w:marTop w:val="0"/>
                  <w:marBottom w:val="0"/>
                  <w:divBdr>
                    <w:top w:val="none" w:sz="0" w:space="0" w:color="auto"/>
                    <w:left w:val="none" w:sz="0" w:space="0" w:color="auto"/>
                    <w:bottom w:val="none" w:sz="0" w:space="0" w:color="auto"/>
                    <w:right w:val="none" w:sz="0" w:space="0" w:color="auto"/>
                  </w:divBdr>
                </w:div>
                <w:div w:id="1362630728">
                  <w:marLeft w:val="0"/>
                  <w:marRight w:val="0"/>
                  <w:marTop w:val="0"/>
                  <w:marBottom w:val="0"/>
                  <w:divBdr>
                    <w:top w:val="none" w:sz="0" w:space="0" w:color="auto"/>
                    <w:left w:val="none" w:sz="0" w:space="0" w:color="auto"/>
                    <w:bottom w:val="none" w:sz="0" w:space="0" w:color="auto"/>
                    <w:right w:val="none" w:sz="0" w:space="0" w:color="auto"/>
                  </w:divBdr>
                </w:div>
                <w:div w:id="1362704473">
                  <w:marLeft w:val="0"/>
                  <w:marRight w:val="0"/>
                  <w:marTop w:val="0"/>
                  <w:marBottom w:val="0"/>
                  <w:divBdr>
                    <w:top w:val="none" w:sz="0" w:space="0" w:color="auto"/>
                    <w:left w:val="none" w:sz="0" w:space="0" w:color="auto"/>
                    <w:bottom w:val="none" w:sz="0" w:space="0" w:color="auto"/>
                    <w:right w:val="none" w:sz="0" w:space="0" w:color="auto"/>
                  </w:divBdr>
                </w:div>
                <w:div w:id="1362900773">
                  <w:marLeft w:val="0"/>
                  <w:marRight w:val="0"/>
                  <w:marTop w:val="0"/>
                  <w:marBottom w:val="0"/>
                  <w:divBdr>
                    <w:top w:val="none" w:sz="0" w:space="0" w:color="auto"/>
                    <w:left w:val="none" w:sz="0" w:space="0" w:color="auto"/>
                    <w:bottom w:val="none" w:sz="0" w:space="0" w:color="auto"/>
                    <w:right w:val="none" w:sz="0" w:space="0" w:color="auto"/>
                  </w:divBdr>
                </w:div>
                <w:div w:id="1363898620">
                  <w:marLeft w:val="0"/>
                  <w:marRight w:val="0"/>
                  <w:marTop w:val="0"/>
                  <w:marBottom w:val="0"/>
                  <w:divBdr>
                    <w:top w:val="none" w:sz="0" w:space="0" w:color="auto"/>
                    <w:left w:val="none" w:sz="0" w:space="0" w:color="auto"/>
                    <w:bottom w:val="none" w:sz="0" w:space="0" w:color="auto"/>
                    <w:right w:val="none" w:sz="0" w:space="0" w:color="auto"/>
                  </w:divBdr>
                </w:div>
                <w:div w:id="1364018979">
                  <w:marLeft w:val="0"/>
                  <w:marRight w:val="0"/>
                  <w:marTop w:val="0"/>
                  <w:marBottom w:val="0"/>
                  <w:divBdr>
                    <w:top w:val="none" w:sz="0" w:space="0" w:color="auto"/>
                    <w:left w:val="none" w:sz="0" w:space="0" w:color="auto"/>
                    <w:bottom w:val="none" w:sz="0" w:space="0" w:color="auto"/>
                    <w:right w:val="none" w:sz="0" w:space="0" w:color="auto"/>
                  </w:divBdr>
                </w:div>
                <w:div w:id="1366325671">
                  <w:marLeft w:val="0"/>
                  <w:marRight w:val="0"/>
                  <w:marTop w:val="0"/>
                  <w:marBottom w:val="0"/>
                  <w:divBdr>
                    <w:top w:val="none" w:sz="0" w:space="0" w:color="auto"/>
                    <w:left w:val="none" w:sz="0" w:space="0" w:color="auto"/>
                    <w:bottom w:val="none" w:sz="0" w:space="0" w:color="auto"/>
                    <w:right w:val="none" w:sz="0" w:space="0" w:color="auto"/>
                  </w:divBdr>
                </w:div>
                <w:div w:id="1366757405">
                  <w:marLeft w:val="0"/>
                  <w:marRight w:val="0"/>
                  <w:marTop w:val="0"/>
                  <w:marBottom w:val="0"/>
                  <w:divBdr>
                    <w:top w:val="none" w:sz="0" w:space="0" w:color="auto"/>
                    <w:left w:val="none" w:sz="0" w:space="0" w:color="auto"/>
                    <w:bottom w:val="none" w:sz="0" w:space="0" w:color="auto"/>
                    <w:right w:val="none" w:sz="0" w:space="0" w:color="auto"/>
                  </w:divBdr>
                </w:div>
                <w:div w:id="1366784384">
                  <w:marLeft w:val="0"/>
                  <w:marRight w:val="0"/>
                  <w:marTop w:val="0"/>
                  <w:marBottom w:val="0"/>
                  <w:divBdr>
                    <w:top w:val="none" w:sz="0" w:space="0" w:color="auto"/>
                    <w:left w:val="none" w:sz="0" w:space="0" w:color="auto"/>
                    <w:bottom w:val="none" w:sz="0" w:space="0" w:color="auto"/>
                    <w:right w:val="none" w:sz="0" w:space="0" w:color="auto"/>
                  </w:divBdr>
                </w:div>
                <w:div w:id="1367172458">
                  <w:marLeft w:val="0"/>
                  <w:marRight w:val="0"/>
                  <w:marTop w:val="0"/>
                  <w:marBottom w:val="0"/>
                  <w:divBdr>
                    <w:top w:val="none" w:sz="0" w:space="0" w:color="auto"/>
                    <w:left w:val="none" w:sz="0" w:space="0" w:color="auto"/>
                    <w:bottom w:val="none" w:sz="0" w:space="0" w:color="auto"/>
                    <w:right w:val="none" w:sz="0" w:space="0" w:color="auto"/>
                  </w:divBdr>
                </w:div>
                <w:div w:id="1367372191">
                  <w:marLeft w:val="0"/>
                  <w:marRight w:val="0"/>
                  <w:marTop w:val="0"/>
                  <w:marBottom w:val="0"/>
                  <w:divBdr>
                    <w:top w:val="none" w:sz="0" w:space="0" w:color="auto"/>
                    <w:left w:val="none" w:sz="0" w:space="0" w:color="auto"/>
                    <w:bottom w:val="none" w:sz="0" w:space="0" w:color="auto"/>
                    <w:right w:val="none" w:sz="0" w:space="0" w:color="auto"/>
                  </w:divBdr>
                </w:div>
                <w:div w:id="1367606505">
                  <w:marLeft w:val="0"/>
                  <w:marRight w:val="0"/>
                  <w:marTop w:val="0"/>
                  <w:marBottom w:val="0"/>
                  <w:divBdr>
                    <w:top w:val="none" w:sz="0" w:space="0" w:color="auto"/>
                    <w:left w:val="none" w:sz="0" w:space="0" w:color="auto"/>
                    <w:bottom w:val="none" w:sz="0" w:space="0" w:color="auto"/>
                    <w:right w:val="none" w:sz="0" w:space="0" w:color="auto"/>
                  </w:divBdr>
                </w:div>
                <w:div w:id="1367683859">
                  <w:marLeft w:val="0"/>
                  <w:marRight w:val="0"/>
                  <w:marTop w:val="0"/>
                  <w:marBottom w:val="0"/>
                  <w:divBdr>
                    <w:top w:val="none" w:sz="0" w:space="0" w:color="auto"/>
                    <w:left w:val="none" w:sz="0" w:space="0" w:color="auto"/>
                    <w:bottom w:val="none" w:sz="0" w:space="0" w:color="auto"/>
                    <w:right w:val="none" w:sz="0" w:space="0" w:color="auto"/>
                  </w:divBdr>
                </w:div>
                <w:div w:id="1367872460">
                  <w:marLeft w:val="0"/>
                  <w:marRight w:val="0"/>
                  <w:marTop w:val="0"/>
                  <w:marBottom w:val="0"/>
                  <w:divBdr>
                    <w:top w:val="none" w:sz="0" w:space="0" w:color="auto"/>
                    <w:left w:val="none" w:sz="0" w:space="0" w:color="auto"/>
                    <w:bottom w:val="none" w:sz="0" w:space="0" w:color="auto"/>
                    <w:right w:val="none" w:sz="0" w:space="0" w:color="auto"/>
                  </w:divBdr>
                </w:div>
                <w:div w:id="1367874964">
                  <w:marLeft w:val="0"/>
                  <w:marRight w:val="0"/>
                  <w:marTop w:val="0"/>
                  <w:marBottom w:val="0"/>
                  <w:divBdr>
                    <w:top w:val="none" w:sz="0" w:space="0" w:color="auto"/>
                    <w:left w:val="none" w:sz="0" w:space="0" w:color="auto"/>
                    <w:bottom w:val="none" w:sz="0" w:space="0" w:color="auto"/>
                    <w:right w:val="none" w:sz="0" w:space="0" w:color="auto"/>
                  </w:divBdr>
                </w:div>
                <w:div w:id="1368022772">
                  <w:marLeft w:val="0"/>
                  <w:marRight w:val="0"/>
                  <w:marTop w:val="0"/>
                  <w:marBottom w:val="0"/>
                  <w:divBdr>
                    <w:top w:val="none" w:sz="0" w:space="0" w:color="auto"/>
                    <w:left w:val="none" w:sz="0" w:space="0" w:color="auto"/>
                    <w:bottom w:val="none" w:sz="0" w:space="0" w:color="auto"/>
                    <w:right w:val="none" w:sz="0" w:space="0" w:color="auto"/>
                  </w:divBdr>
                </w:div>
                <w:div w:id="1368144778">
                  <w:marLeft w:val="0"/>
                  <w:marRight w:val="0"/>
                  <w:marTop w:val="0"/>
                  <w:marBottom w:val="0"/>
                  <w:divBdr>
                    <w:top w:val="none" w:sz="0" w:space="0" w:color="auto"/>
                    <w:left w:val="none" w:sz="0" w:space="0" w:color="auto"/>
                    <w:bottom w:val="none" w:sz="0" w:space="0" w:color="auto"/>
                    <w:right w:val="none" w:sz="0" w:space="0" w:color="auto"/>
                  </w:divBdr>
                </w:div>
                <w:div w:id="1368291238">
                  <w:marLeft w:val="0"/>
                  <w:marRight w:val="0"/>
                  <w:marTop w:val="0"/>
                  <w:marBottom w:val="0"/>
                  <w:divBdr>
                    <w:top w:val="none" w:sz="0" w:space="0" w:color="auto"/>
                    <w:left w:val="none" w:sz="0" w:space="0" w:color="auto"/>
                    <w:bottom w:val="none" w:sz="0" w:space="0" w:color="auto"/>
                    <w:right w:val="none" w:sz="0" w:space="0" w:color="auto"/>
                  </w:divBdr>
                </w:div>
                <w:div w:id="1368413564">
                  <w:marLeft w:val="0"/>
                  <w:marRight w:val="0"/>
                  <w:marTop w:val="0"/>
                  <w:marBottom w:val="0"/>
                  <w:divBdr>
                    <w:top w:val="none" w:sz="0" w:space="0" w:color="auto"/>
                    <w:left w:val="none" w:sz="0" w:space="0" w:color="auto"/>
                    <w:bottom w:val="none" w:sz="0" w:space="0" w:color="auto"/>
                    <w:right w:val="none" w:sz="0" w:space="0" w:color="auto"/>
                  </w:divBdr>
                </w:div>
                <w:div w:id="1369455620">
                  <w:marLeft w:val="0"/>
                  <w:marRight w:val="0"/>
                  <w:marTop w:val="0"/>
                  <w:marBottom w:val="0"/>
                  <w:divBdr>
                    <w:top w:val="none" w:sz="0" w:space="0" w:color="auto"/>
                    <w:left w:val="none" w:sz="0" w:space="0" w:color="auto"/>
                    <w:bottom w:val="none" w:sz="0" w:space="0" w:color="auto"/>
                    <w:right w:val="none" w:sz="0" w:space="0" w:color="auto"/>
                  </w:divBdr>
                </w:div>
                <w:div w:id="1370498220">
                  <w:marLeft w:val="0"/>
                  <w:marRight w:val="0"/>
                  <w:marTop w:val="0"/>
                  <w:marBottom w:val="0"/>
                  <w:divBdr>
                    <w:top w:val="none" w:sz="0" w:space="0" w:color="auto"/>
                    <w:left w:val="none" w:sz="0" w:space="0" w:color="auto"/>
                    <w:bottom w:val="none" w:sz="0" w:space="0" w:color="auto"/>
                    <w:right w:val="none" w:sz="0" w:space="0" w:color="auto"/>
                  </w:divBdr>
                </w:div>
                <w:div w:id="1371106223">
                  <w:marLeft w:val="0"/>
                  <w:marRight w:val="0"/>
                  <w:marTop w:val="0"/>
                  <w:marBottom w:val="0"/>
                  <w:divBdr>
                    <w:top w:val="none" w:sz="0" w:space="0" w:color="auto"/>
                    <w:left w:val="none" w:sz="0" w:space="0" w:color="auto"/>
                    <w:bottom w:val="none" w:sz="0" w:space="0" w:color="auto"/>
                    <w:right w:val="none" w:sz="0" w:space="0" w:color="auto"/>
                  </w:divBdr>
                </w:div>
                <w:div w:id="1371109003">
                  <w:marLeft w:val="0"/>
                  <w:marRight w:val="0"/>
                  <w:marTop w:val="0"/>
                  <w:marBottom w:val="0"/>
                  <w:divBdr>
                    <w:top w:val="none" w:sz="0" w:space="0" w:color="auto"/>
                    <w:left w:val="none" w:sz="0" w:space="0" w:color="auto"/>
                    <w:bottom w:val="none" w:sz="0" w:space="0" w:color="auto"/>
                    <w:right w:val="none" w:sz="0" w:space="0" w:color="auto"/>
                  </w:divBdr>
                </w:div>
                <w:div w:id="1371111127">
                  <w:marLeft w:val="0"/>
                  <w:marRight w:val="0"/>
                  <w:marTop w:val="0"/>
                  <w:marBottom w:val="0"/>
                  <w:divBdr>
                    <w:top w:val="none" w:sz="0" w:space="0" w:color="auto"/>
                    <w:left w:val="none" w:sz="0" w:space="0" w:color="auto"/>
                    <w:bottom w:val="none" w:sz="0" w:space="0" w:color="auto"/>
                    <w:right w:val="none" w:sz="0" w:space="0" w:color="auto"/>
                  </w:divBdr>
                </w:div>
                <w:div w:id="1372269673">
                  <w:marLeft w:val="0"/>
                  <w:marRight w:val="0"/>
                  <w:marTop w:val="0"/>
                  <w:marBottom w:val="0"/>
                  <w:divBdr>
                    <w:top w:val="none" w:sz="0" w:space="0" w:color="auto"/>
                    <w:left w:val="none" w:sz="0" w:space="0" w:color="auto"/>
                    <w:bottom w:val="none" w:sz="0" w:space="0" w:color="auto"/>
                    <w:right w:val="none" w:sz="0" w:space="0" w:color="auto"/>
                  </w:divBdr>
                </w:div>
                <w:div w:id="1372537098">
                  <w:marLeft w:val="0"/>
                  <w:marRight w:val="0"/>
                  <w:marTop w:val="0"/>
                  <w:marBottom w:val="0"/>
                  <w:divBdr>
                    <w:top w:val="none" w:sz="0" w:space="0" w:color="auto"/>
                    <w:left w:val="none" w:sz="0" w:space="0" w:color="auto"/>
                    <w:bottom w:val="none" w:sz="0" w:space="0" w:color="auto"/>
                    <w:right w:val="none" w:sz="0" w:space="0" w:color="auto"/>
                  </w:divBdr>
                </w:div>
                <w:div w:id="1372654463">
                  <w:marLeft w:val="0"/>
                  <w:marRight w:val="0"/>
                  <w:marTop w:val="0"/>
                  <w:marBottom w:val="0"/>
                  <w:divBdr>
                    <w:top w:val="none" w:sz="0" w:space="0" w:color="auto"/>
                    <w:left w:val="none" w:sz="0" w:space="0" w:color="auto"/>
                    <w:bottom w:val="none" w:sz="0" w:space="0" w:color="auto"/>
                    <w:right w:val="none" w:sz="0" w:space="0" w:color="auto"/>
                  </w:divBdr>
                </w:div>
                <w:div w:id="1373458866">
                  <w:marLeft w:val="0"/>
                  <w:marRight w:val="0"/>
                  <w:marTop w:val="0"/>
                  <w:marBottom w:val="0"/>
                  <w:divBdr>
                    <w:top w:val="none" w:sz="0" w:space="0" w:color="auto"/>
                    <w:left w:val="none" w:sz="0" w:space="0" w:color="auto"/>
                    <w:bottom w:val="none" w:sz="0" w:space="0" w:color="auto"/>
                    <w:right w:val="none" w:sz="0" w:space="0" w:color="auto"/>
                  </w:divBdr>
                </w:div>
                <w:div w:id="1374697984">
                  <w:marLeft w:val="0"/>
                  <w:marRight w:val="0"/>
                  <w:marTop w:val="0"/>
                  <w:marBottom w:val="0"/>
                  <w:divBdr>
                    <w:top w:val="none" w:sz="0" w:space="0" w:color="auto"/>
                    <w:left w:val="none" w:sz="0" w:space="0" w:color="auto"/>
                    <w:bottom w:val="none" w:sz="0" w:space="0" w:color="auto"/>
                    <w:right w:val="none" w:sz="0" w:space="0" w:color="auto"/>
                  </w:divBdr>
                </w:div>
                <w:div w:id="1375085406">
                  <w:marLeft w:val="0"/>
                  <w:marRight w:val="0"/>
                  <w:marTop w:val="0"/>
                  <w:marBottom w:val="0"/>
                  <w:divBdr>
                    <w:top w:val="none" w:sz="0" w:space="0" w:color="auto"/>
                    <w:left w:val="none" w:sz="0" w:space="0" w:color="auto"/>
                    <w:bottom w:val="none" w:sz="0" w:space="0" w:color="auto"/>
                    <w:right w:val="none" w:sz="0" w:space="0" w:color="auto"/>
                  </w:divBdr>
                </w:div>
                <w:div w:id="1375621663">
                  <w:marLeft w:val="0"/>
                  <w:marRight w:val="0"/>
                  <w:marTop w:val="0"/>
                  <w:marBottom w:val="0"/>
                  <w:divBdr>
                    <w:top w:val="none" w:sz="0" w:space="0" w:color="auto"/>
                    <w:left w:val="none" w:sz="0" w:space="0" w:color="auto"/>
                    <w:bottom w:val="none" w:sz="0" w:space="0" w:color="auto"/>
                    <w:right w:val="none" w:sz="0" w:space="0" w:color="auto"/>
                  </w:divBdr>
                </w:div>
                <w:div w:id="1378896747">
                  <w:marLeft w:val="0"/>
                  <w:marRight w:val="0"/>
                  <w:marTop w:val="0"/>
                  <w:marBottom w:val="0"/>
                  <w:divBdr>
                    <w:top w:val="none" w:sz="0" w:space="0" w:color="auto"/>
                    <w:left w:val="none" w:sz="0" w:space="0" w:color="auto"/>
                    <w:bottom w:val="none" w:sz="0" w:space="0" w:color="auto"/>
                    <w:right w:val="none" w:sz="0" w:space="0" w:color="auto"/>
                  </w:divBdr>
                </w:div>
                <w:div w:id="1378967610">
                  <w:marLeft w:val="0"/>
                  <w:marRight w:val="0"/>
                  <w:marTop w:val="0"/>
                  <w:marBottom w:val="0"/>
                  <w:divBdr>
                    <w:top w:val="none" w:sz="0" w:space="0" w:color="auto"/>
                    <w:left w:val="none" w:sz="0" w:space="0" w:color="auto"/>
                    <w:bottom w:val="none" w:sz="0" w:space="0" w:color="auto"/>
                    <w:right w:val="none" w:sz="0" w:space="0" w:color="auto"/>
                  </w:divBdr>
                </w:div>
                <w:div w:id="1379165323">
                  <w:marLeft w:val="0"/>
                  <w:marRight w:val="0"/>
                  <w:marTop w:val="0"/>
                  <w:marBottom w:val="0"/>
                  <w:divBdr>
                    <w:top w:val="none" w:sz="0" w:space="0" w:color="auto"/>
                    <w:left w:val="none" w:sz="0" w:space="0" w:color="auto"/>
                    <w:bottom w:val="none" w:sz="0" w:space="0" w:color="auto"/>
                    <w:right w:val="none" w:sz="0" w:space="0" w:color="auto"/>
                  </w:divBdr>
                </w:div>
                <w:div w:id="1381978076">
                  <w:marLeft w:val="0"/>
                  <w:marRight w:val="0"/>
                  <w:marTop w:val="0"/>
                  <w:marBottom w:val="0"/>
                  <w:divBdr>
                    <w:top w:val="none" w:sz="0" w:space="0" w:color="auto"/>
                    <w:left w:val="none" w:sz="0" w:space="0" w:color="auto"/>
                    <w:bottom w:val="none" w:sz="0" w:space="0" w:color="auto"/>
                    <w:right w:val="none" w:sz="0" w:space="0" w:color="auto"/>
                  </w:divBdr>
                </w:div>
                <w:div w:id="1382091162">
                  <w:marLeft w:val="0"/>
                  <w:marRight w:val="0"/>
                  <w:marTop w:val="0"/>
                  <w:marBottom w:val="0"/>
                  <w:divBdr>
                    <w:top w:val="none" w:sz="0" w:space="0" w:color="auto"/>
                    <w:left w:val="none" w:sz="0" w:space="0" w:color="auto"/>
                    <w:bottom w:val="none" w:sz="0" w:space="0" w:color="auto"/>
                    <w:right w:val="none" w:sz="0" w:space="0" w:color="auto"/>
                  </w:divBdr>
                </w:div>
                <w:div w:id="1382946396">
                  <w:marLeft w:val="0"/>
                  <w:marRight w:val="0"/>
                  <w:marTop w:val="0"/>
                  <w:marBottom w:val="0"/>
                  <w:divBdr>
                    <w:top w:val="none" w:sz="0" w:space="0" w:color="auto"/>
                    <w:left w:val="none" w:sz="0" w:space="0" w:color="auto"/>
                    <w:bottom w:val="none" w:sz="0" w:space="0" w:color="auto"/>
                    <w:right w:val="none" w:sz="0" w:space="0" w:color="auto"/>
                  </w:divBdr>
                </w:div>
                <w:div w:id="1383212566">
                  <w:marLeft w:val="0"/>
                  <w:marRight w:val="0"/>
                  <w:marTop w:val="0"/>
                  <w:marBottom w:val="0"/>
                  <w:divBdr>
                    <w:top w:val="none" w:sz="0" w:space="0" w:color="auto"/>
                    <w:left w:val="none" w:sz="0" w:space="0" w:color="auto"/>
                    <w:bottom w:val="none" w:sz="0" w:space="0" w:color="auto"/>
                    <w:right w:val="none" w:sz="0" w:space="0" w:color="auto"/>
                  </w:divBdr>
                </w:div>
                <w:div w:id="1383673861">
                  <w:marLeft w:val="0"/>
                  <w:marRight w:val="0"/>
                  <w:marTop w:val="0"/>
                  <w:marBottom w:val="0"/>
                  <w:divBdr>
                    <w:top w:val="none" w:sz="0" w:space="0" w:color="auto"/>
                    <w:left w:val="none" w:sz="0" w:space="0" w:color="auto"/>
                    <w:bottom w:val="none" w:sz="0" w:space="0" w:color="auto"/>
                    <w:right w:val="none" w:sz="0" w:space="0" w:color="auto"/>
                  </w:divBdr>
                </w:div>
                <w:div w:id="1384525852">
                  <w:marLeft w:val="0"/>
                  <w:marRight w:val="0"/>
                  <w:marTop w:val="0"/>
                  <w:marBottom w:val="0"/>
                  <w:divBdr>
                    <w:top w:val="none" w:sz="0" w:space="0" w:color="auto"/>
                    <w:left w:val="none" w:sz="0" w:space="0" w:color="auto"/>
                    <w:bottom w:val="none" w:sz="0" w:space="0" w:color="auto"/>
                    <w:right w:val="none" w:sz="0" w:space="0" w:color="auto"/>
                  </w:divBdr>
                </w:div>
                <w:div w:id="1384645009">
                  <w:marLeft w:val="0"/>
                  <w:marRight w:val="0"/>
                  <w:marTop w:val="0"/>
                  <w:marBottom w:val="0"/>
                  <w:divBdr>
                    <w:top w:val="none" w:sz="0" w:space="0" w:color="auto"/>
                    <w:left w:val="none" w:sz="0" w:space="0" w:color="auto"/>
                    <w:bottom w:val="none" w:sz="0" w:space="0" w:color="auto"/>
                    <w:right w:val="none" w:sz="0" w:space="0" w:color="auto"/>
                  </w:divBdr>
                </w:div>
                <w:div w:id="1384909513">
                  <w:marLeft w:val="0"/>
                  <w:marRight w:val="0"/>
                  <w:marTop w:val="0"/>
                  <w:marBottom w:val="0"/>
                  <w:divBdr>
                    <w:top w:val="none" w:sz="0" w:space="0" w:color="auto"/>
                    <w:left w:val="none" w:sz="0" w:space="0" w:color="auto"/>
                    <w:bottom w:val="none" w:sz="0" w:space="0" w:color="auto"/>
                    <w:right w:val="none" w:sz="0" w:space="0" w:color="auto"/>
                  </w:divBdr>
                </w:div>
                <w:div w:id="1385520348">
                  <w:marLeft w:val="0"/>
                  <w:marRight w:val="0"/>
                  <w:marTop w:val="0"/>
                  <w:marBottom w:val="0"/>
                  <w:divBdr>
                    <w:top w:val="none" w:sz="0" w:space="0" w:color="auto"/>
                    <w:left w:val="none" w:sz="0" w:space="0" w:color="auto"/>
                    <w:bottom w:val="none" w:sz="0" w:space="0" w:color="auto"/>
                    <w:right w:val="none" w:sz="0" w:space="0" w:color="auto"/>
                  </w:divBdr>
                </w:div>
                <w:div w:id="1385564189">
                  <w:marLeft w:val="0"/>
                  <w:marRight w:val="0"/>
                  <w:marTop w:val="0"/>
                  <w:marBottom w:val="0"/>
                  <w:divBdr>
                    <w:top w:val="none" w:sz="0" w:space="0" w:color="auto"/>
                    <w:left w:val="none" w:sz="0" w:space="0" w:color="auto"/>
                    <w:bottom w:val="none" w:sz="0" w:space="0" w:color="auto"/>
                    <w:right w:val="none" w:sz="0" w:space="0" w:color="auto"/>
                  </w:divBdr>
                </w:div>
                <w:div w:id="1387684041">
                  <w:marLeft w:val="0"/>
                  <w:marRight w:val="0"/>
                  <w:marTop w:val="0"/>
                  <w:marBottom w:val="0"/>
                  <w:divBdr>
                    <w:top w:val="none" w:sz="0" w:space="0" w:color="auto"/>
                    <w:left w:val="none" w:sz="0" w:space="0" w:color="auto"/>
                    <w:bottom w:val="none" w:sz="0" w:space="0" w:color="auto"/>
                    <w:right w:val="none" w:sz="0" w:space="0" w:color="auto"/>
                  </w:divBdr>
                </w:div>
                <w:div w:id="1388845300">
                  <w:marLeft w:val="0"/>
                  <w:marRight w:val="0"/>
                  <w:marTop w:val="0"/>
                  <w:marBottom w:val="0"/>
                  <w:divBdr>
                    <w:top w:val="none" w:sz="0" w:space="0" w:color="auto"/>
                    <w:left w:val="none" w:sz="0" w:space="0" w:color="auto"/>
                    <w:bottom w:val="none" w:sz="0" w:space="0" w:color="auto"/>
                    <w:right w:val="none" w:sz="0" w:space="0" w:color="auto"/>
                  </w:divBdr>
                </w:div>
                <w:div w:id="1388990221">
                  <w:marLeft w:val="0"/>
                  <w:marRight w:val="0"/>
                  <w:marTop w:val="0"/>
                  <w:marBottom w:val="0"/>
                  <w:divBdr>
                    <w:top w:val="none" w:sz="0" w:space="0" w:color="auto"/>
                    <w:left w:val="none" w:sz="0" w:space="0" w:color="auto"/>
                    <w:bottom w:val="none" w:sz="0" w:space="0" w:color="auto"/>
                    <w:right w:val="none" w:sz="0" w:space="0" w:color="auto"/>
                  </w:divBdr>
                </w:div>
                <w:div w:id="1389647453">
                  <w:marLeft w:val="0"/>
                  <w:marRight w:val="0"/>
                  <w:marTop w:val="0"/>
                  <w:marBottom w:val="0"/>
                  <w:divBdr>
                    <w:top w:val="none" w:sz="0" w:space="0" w:color="auto"/>
                    <w:left w:val="none" w:sz="0" w:space="0" w:color="auto"/>
                    <w:bottom w:val="none" w:sz="0" w:space="0" w:color="auto"/>
                    <w:right w:val="none" w:sz="0" w:space="0" w:color="auto"/>
                  </w:divBdr>
                </w:div>
                <w:div w:id="1391005042">
                  <w:marLeft w:val="0"/>
                  <w:marRight w:val="0"/>
                  <w:marTop w:val="0"/>
                  <w:marBottom w:val="0"/>
                  <w:divBdr>
                    <w:top w:val="none" w:sz="0" w:space="0" w:color="auto"/>
                    <w:left w:val="none" w:sz="0" w:space="0" w:color="auto"/>
                    <w:bottom w:val="none" w:sz="0" w:space="0" w:color="auto"/>
                    <w:right w:val="none" w:sz="0" w:space="0" w:color="auto"/>
                  </w:divBdr>
                </w:div>
                <w:div w:id="1391346695">
                  <w:marLeft w:val="0"/>
                  <w:marRight w:val="0"/>
                  <w:marTop w:val="0"/>
                  <w:marBottom w:val="0"/>
                  <w:divBdr>
                    <w:top w:val="none" w:sz="0" w:space="0" w:color="auto"/>
                    <w:left w:val="none" w:sz="0" w:space="0" w:color="auto"/>
                    <w:bottom w:val="none" w:sz="0" w:space="0" w:color="auto"/>
                    <w:right w:val="none" w:sz="0" w:space="0" w:color="auto"/>
                  </w:divBdr>
                </w:div>
                <w:div w:id="1392732166">
                  <w:marLeft w:val="0"/>
                  <w:marRight w:val="0"/>
                  <w:marTop w:val="0"/>
                  <w:marBottom w:val="0"/>
                  <w:divBdr>
                    <w:top w:val="none" w:sz="0" w:space="0" w:color="auto"/>
                    <w:left w:val="none" w:sz="0" w:space="0" w:color="auto"/>
                    <w:bottom w:val="none" w:sz="0" w:space="0" w:color="auto"/>
                    <w:right w:val="none" w:sz="0" w:space="0" w:color="auto"/>
                  </w:divBdr>
                </w:div>
                <w:div w:id="1393654739">
                  <w:marLeft w:val="0"/>
                  <w:marRight w:val="0"/>
                  <w:marTop w:val="0"/>
                  <w:marBottom w:val="0"/>
                  <w:divBdr>
                    <w:top w:val="none" w:sz="0" w:space="0" w:color="auto"/>
                    <w:left w:val="none" w:sz="0" w:space="0" w:color="auto"/>
                    <w:bottom w:val="none" w:sz="0" w:space="0" w:color="auto"/>
                    <w:right w:val="none" w:sz="0" w:space="0" w:color="auto"/>
                  </w:divBdr>
                </w:div>
                <w:div w:id="1394112210">
                  <w:marLeft w:val="0"/>
                  <w:marRight w:val="0"/>
                  <w:marTop w:val="0"/>
                  <w:marBottom w:val="0"/>
                  <w:divBdr>
                    <w:top w:val="none" w:sz="0" w:space="0" w:color="auto"/>
                    <w:left w:val="none" w:sz="0" w:space="0" w:color="auto"/>
                    <w:bottom w:val="none" w:sz="0" w:space="0" w:color="auto"/>
                    <w:right w:val="none" w:sz="0" w:space="0" w:color="auto"/>
                  </w:divBdr>
                </w:div>
                <w:div w:id="1395203984">
                  <w:marLeft w:val="0"/>
                  <w:marRight w:val="0"/>
                  <w:marTop w:val="0"/>
                  <w:marBottom w:val="0"/>
                  <w:divBdr>
                    <w:top w:val="none" w:sz="0" w:space="0" w:color="auto"/>
                    <w:left w:val="none" w:sz="0" w:space="0" w:color="auto"/>
                    <w:bottom w:val="none" w:sz="0" w:space="0" w:color="auto"/>
                    <w:right w:val="none" w:sz="0" w:space="0" w:color="auto"/>
                  </w:divBdr>
                </w:div>
                <w:div w:id="1395472176">
                  <w:marLeft w:val="0"/>
                  <w:marRight w:val="0"/>
                  <w:marTop w:val="0"/>
                  <w:marBottom w:val="0"/>
                  <w:divBdr>
                    <w:top w:val="none" w:sz="0" w:space="0" w:color="auto"/>
                    <w:left w:val="none" w:sz="0" w:space="0" w:color="auto"/>
                    <w:bottom w:val="none" w:sz="0" w:space="0" w:color="auto"/>
                    <w:right w:val="none" w:sz="0" w:space="0" w:color="auto"/>
                  </w:divBdr>
                </w:div>
                <w:div w:id="1396199719">
                  <w:marLeft w:val="0"/>
                  <w:marRight w:val="0"/>
                  <w:marTop w:val="0"/>
                  <w:marBottom w:val="0"/>
                  <w:divBdr>
                    <w:top w:val="none" w:sz="0" w:space="0" w:color="auto"/>
                    <w:left w:val="none" w:sz="0" w:space="0" w:color="auto"/>
                    <w:bottom w:val="none" w:sz="0" w:space="0" w:color="auto"/>
                    <w:right w:val="none" w:sz="0" w:space="0" w:color="auto"/>
                  </w:divBdr>
                </w:div>
                <w:div w:id="1396273010">
                  <w:marLeft w:val="0"/>
                  <w:marRight w:val="0"/>
                  <w:marTop w:val="0"/>
                  <w:marBottom w:val="0"/>
                  <w:divBdr>
                    <w:top w:val="none" w:sz="0" w:space="0" w:color="auto"/>
                    <w:left w:val="none" w:sz="0" w:space="0" w:color="auto"/>
                    <w:bottom w:val="none" w:sz="0" w:space="0" w:color="auto"/>
                    <w:right w:val="none" w:sz="0" w:space="0" w:color="auto"/>
                  </w:divBdr>
                </w:div>
                <w:div w:id="1397167981">
                  <w:marLeft w:val="0"/>
                  <w:marRight w:val="0"/>
                  <w:marTop w:val="0"/>
                  <w:marBottom w:val="0"/>
                  <w:divBdr>
                    <w:top w:val="none" w:sz="0" w:space="0" w:color="auto"/>
                    <w:left w:val="none" w:sz="0" w:space="0" w:color="auto"/>
                    <w:bottom w:val="none" w:sz="0" w:space="0" w:color="auto"/>
                    <w:right w:val="none" w:sz="0" w:space="0" w:color="auto"/>
                  </w:divBdr>
                </w:div>
                <w:div w:id="1397896508">
                  <w:marLeft w:val="0"/>
                  <w:marRight w:val="0"/>
                  <w:marTop w:val="0"/>
                  <w:marBottom w:val="0"/>
                  <w:divBdr>
                    <w:top w:val="none" w:sz="0" w:space="0" w:color="auto"/>
                    <w:left w:val="none" w:sz="0" w:space="0" w:color="auto"/>
                    <w:bottom w:val="none" w:sz="0" w:space="0" w:color="auto"/>
                    <w:right w:val="none" w:sz="0" w:space="0" w:color="auto"/>
                  </w:divBdr>
                </w:div>
                <w:div w:id="1398088461">
                  <w:marLeft w:val="0"/>
                  <w:marRight w:val="0"/>
                  <w:marTop w:val="0"/>
                  <w:marBottom w:val="0"/>
                  <w:divBdr>
                    <w:top w:val="none" w:sz="0" w:space="0" w:color="auto"/>
                    <w:left w:val="none" w:sz="0" w:space="0" w:color="auto"/>
                    <w:bottom w:val="none" w:sz="0" w:space="0" w:color="auto"/>
                    <w:right w:val="none" w:sz="0" w:space="0" w:color="auto"/>
                  </w:divBdr>
                </w:div>
                <w:div w:id="1398093337">
                  <w:marLeft w:val="0"/>
                  <w:marRight w:val="0"/>
                  <w:marTop w:val="0"/>
                  <w:marBottom w:val="0"/>
                  <w:divBdr>
                    <w:top w:val="none" w:sz="0" w:space="0" w:color="auto"/>
                    <w:left w:val="none" w:sz="0" w:space="0" w:color="auto"/>
                    <w:bottom w:val="none" w:sz="0" w:space="0" w:color="auto"/>
                    <w:right w:val="none" w:sz="0" w:space="0" w:color="auto"/>
                  </w:divBdr>
                </w:div>
                <w:div w:id="1398282417">
                  <w:marLeft w:val="0"/>
                  <w:marRight w:val="0"/>
                  <w:marTop w:val="0"/>
                  <w:marBottom w:val="0"/>
                  <w:divBdr>
                    <w:top w:val="none" w:sz="0" w:space="0" w:color="auto"/>
                    <w:left w:val="none" w:sz="0" w:space="0" w:color="auto"/>
                    <w:bottom w:val="none" w:sz="0" w:space="0" w:color="auto"/>
                    <w:right w:val="none" w:sz="0" w:space="0" w:color="auto"/>
                  </w:divBdr>
                </w:div>
                <w:div w:id="1399281095">
                  <w:marLeft w:val="0"/>
                  <w:marRight w:val="0"/>
                  <w:marTop w:val="0"/>
                  <w:marBottom w:val="0"/>
                  <w:divBdr>
                    <w:top w:val="none" w:sz="0" w:space="0" w:color="auto"/>
                    <w:left w:val="none" w:sz="0" w:space="0" w:color="auto"/>
                    <w:bottom w:val="none" w:sz="0" w:space="0" w:color="auto"/>
                    <w:right w:val="none" w:sz="0" w:space="0" w:color="auto"/>
                  </w:divBdr>
                </w:div>
                <w:div w:id="1399477202">
                  <w:marLeft w:val="0"/>
                  <w:marRight w:val="0"/>
                  <w:marTop w:val="0"/>
                  <w:marBottom w:val="0"/>
                  <w:divBdr>
                    <w:top w:val="none" w:sz="0" w:space="0" w:color="auto"/>
                    <w:left w:val="none" w:sz="0" w:space="0" w:color="auto"/>
                    <w:bottom w:val="none" w:sz="0" w:space="0" w:color="auto"/>
                    <w:right w:val="none" w:sz="0" w:space="0" w:color="auto"/>
                  </w:divBdr>
                </w:div>
                <w:div w:id="1399941806">
                  <w:marLeft w:val="0"/>
                  <w:marRight w:val="0"/>
                  <w:marTop w:val="0"/>
                  <w:marBottom w:val="0"/>
                  <w:divBdr>
                    <w:top w:val="none" w:sz="0" w:space="0" w:color="auto"/>
                    <w:left w:val="none" w:sz="0" w:space="0" w:color="auto"/>
                    <w:bottom w:val="none" w:sz="0" w:space="0" w:color="auto"/>
                    <w:right w:val="none" w:sz="0" w:space="0" w:color="auto"/>
                  </w:divBdr>
                </w:div>
                <w:div w:id="1400595582">
                  <w:marLeft w:val="0"/>
                  <w:marRight w:val="0"/>
                  <w:marTop w:val="0"/>
                  <w:marBottom w:val="0"/>
                  <w:divBdr>
                    <w:top w:val="none" w:sz="0" w:space="0" w:color="auto"/>
                    <w:left w:val="none" w:sz="0" w:space="0" w:color="auto"/>
                    <w:bottom w:val="none" w:sz="0" w:space="0" w:color="auto"/>
                    <w:right w:val="none" w:sz="0" w:space="0" w:color="auto"/>
                  </w:divBdr>
                </w:div>
                <w:div w:id="1400909230">
                  <w:marLeft w:val="0"/>
                  <w:marRight w:val="0"/>
                  <w:marTop w:val="0"/>
                  <w:marBottom w:val="0"/>
                  <w:divBdr>
                    <w:top w:val="none" w:sz="0" w:space="0" w:color="auto"/>
                    <w:left w:val="none" w:sz="0" w:space="0" w:color="auto"/>
                    <w:bottom w:val="none" w:sz="0" w:space="0" w:color="auto"/>
                    <w:right w:val="none" w:sz="0" w:space="0" w:color="auto"/>
                  </w:divBdr>
                </w:div>
                <w:div w:id="1401293174">
                  <w:marLeft w:val="0"/>
                  <w:marRight w:val="0"/>
                  <w:marTop w:val="0"/>
                  <w:marBottom w:val="0"/>
                  <w:divBdr>
                    <w:top w:val="none" w:sz="0" w:space="0" w:color="auto"/>
                    <w:left w:val="none" w:sz="0" w:space="0" w:color="auto"/>
                    <w:bottom w:val="none" w:sz="0" w:space="0" w:color="auto"/>
                    <w:right w:val="none" w:sz="0" w:space="0" w:color="auto"/>
                  </w:divBdr>
                </w:div>
                <w:div w:id="1401322189">
                  <w:marLeft w:val="0"/>
                  <w:marRight w:val="0"/>
                  <w:marTop w:val="0"/>
                  <w:marBottom w:val="0"/>
                  <w:divBdr>
                    <w:top w:val="none" w:sz="0" w:space="0" w:color="auto"/>
                    <w:left w:val="none" w:sz="0" w:space="0" w:color="auto"/>
                    <w:bottom w:val="none" w:sz="0" w:space="0" w:color="auto"/>
                    <w:right w:val="none" w:sz="0" w:space="0" w:color="auto"/>
                  </w:divBdr>
                </w:div>
                <w:div w:id="1404571209">
                  <w:marLeft w:val="0"/>
                  <w:marRight w:val="0"/>
                  <w:marTop w:val="0"/>
                  <w:marBottom w:val="0"/>
                  <w:divBdr>
                    <w:top w:val="none" w:sz="0" w:space="0" w:color="auto"/>
                    <w:left w:val="none" w:sz="0" w:space="0" w:color="auto"/>
                    <w:bottom w:val="none" w:sz="0" w:space="0" w:color="auto"/>
                    <w:right w:val="none" w:sz="0" w:space="0" w:color="auto"/>
                  </w:divBdr>
                </w:div>
                <w:div w:id="1405106392">
                  <w:marLeft w:val="0"/>
                  <w:marRight w:val="0"/>
                  <w:marTop w:val="0"/>
                  <w:marBottom w:val="0"/>
                  <w:divBdr>
                    <w:top w:val="none" w:sz="0" w:space="0" w:color="auto"/>
                    <w:left w:val="none" w:sz="0" w:space="0" w:color="auto"/>
                    <w:bottom w:val="none" w:sz="0" w:space="0" w:color="auto"/>
                    <w:right w:val="none" w:sz="0" w:space="0" w:color="auto"/>
                  </w:divBdr>
                </w:div>
                <w:div w:id="1405370015">
                  <w:marLeft w:val="0"/>
                  <w:marRight w:val="0"/>
                  <w:marTop w:val="0"/>
                  <w:marBottom w:val="0"/>
                  <w:divBdr>
                    <w:top w:val="none" w:sz="0" w:space="0" w:color="auto"/>
                    <w:left w:val="none" w:sz="0" w:space="0" w:color="auto"/>
                    <w:bottom w:val="none" w:sz="0" w:space="0" w:color="auto"/>
                    <w:right w:val="none" w:sz="0" w:space="0" w:color="auto"/>
                  </w:divBdr>
                </w:div>
                <w:div w:id="1405487300">
                  <w:marLeft w:val="0"/>
                  <w:marRight w:val="0"/>
                  <w:marTop w:val="0"/>
                  <w:marBottom w:val="0"/>
                  <w:divBdr>
                    <w:top w:val="none" w:sz="0" w:space="0" w:color="auto"/>
                    <w:left w:val="none" w:sz="0" w:space="0" w:color="auto"/>
                    <w:bottom w:val="none" w:sz="0" w:space="0" w:color="auto"/>
                    <w:right w:val="none" w:sz="0" w:space="0" w:color="auto"/>
                  </w:divBdr>
                </w:div>
                <w:div w:id="1407529189">
                  <w:marLeft w:val="0"/>
                  <w:marRight w:val="0"/>
                  <w:marTop w:val="0"/>
                  <w:marBottom w:val="0"/>
                  <w:divBdr>
                    <w:top w:val="none" w:sz="0" w:space="0" w:color="auto"/>
                    <w:left w:val="none" w:sz="0" w:space="0" w:color="auto"/>
                    <w:bottom w:val="none" w:sz="0" w:space="0" w:color="auto"/>
                    <w:right w:val="none" w:sz="0" w:space="0" w:color="auto"/>
                  </w:divBdr>
                </w:div>
                <w:div w:id="1407722415">
                  <w:marLeft w:val="0"/>
                  <w:marRight w:val="0"/>
                  <w:marTop w:val="0"/>
                  <w:marBottom w:val="0"/>
                  <w:divBdr>
                    <w:top w:val="none" w:sz="0" w:space="0" w:color="auto"/>
                    <w:left w:val="none" w:sz="0" w:space="0" w:color="auto"/>
                    <w:bottom w:val="none" w:sz="0" w:space="0" w:color="auto"/>
                    <w:right w:val="none" w:sz="0" w:space="0" w:color="auto"/>
                  </w:divBdr>
                </w:div>
                <w:div w:id="1408963957">
                  <w:marLeft w:val="0"/>
                  <w:marRight w:val="0"/>
                  <w:marTop w:val="0"/>
                  <w:marBottom w:val="0"/>
                  <w:divBdr>
                    <w:top w:val="none" w:sz="0" w:space="0" w:color="auto"/>
                    <w:left w:val="none" w:sz="0" w:space="0" w:color="auto"/>
                    <w:bottom w:val="none" w:sz="0" w:space="0" w:color="auto"/>
                    <w:right w:val="none" w:sz="0" w:space="0" w:color="auto"/>
                  </w:divBdr>
                </w:div>
                <w:div w:id="1409231812">
                  <w:marLeft w:val="0"/>
                  <w:marRight w:val="0"/>
                  <w:marTop w:val="0"/>
                  <w:marBottom w:val="0"/>
                  <w:divBdr>
                    <w:top w:val="none" w:sz="0" w:space="0" w:color="auto"/>
                    <w:left w:val="none" w:sz="0" w:space="0" w:color="auto"/>
                    <w:bottom w:val="none" w:sz="0" w:space="0" w:color="auto"/>
                    <w:right w:val="none" w:sz="0" w:space="0" w:color="auto"/>
                  </w:divBdr>
                </w:div>
                <w:div w:id="1409573381">
                  <w:marLeft w:val="0"/>
                  <w:marRight w:val="0"/>
                  <w:marTop w:val="0"/>
                  <w:marBottom w:val="0"/>
                  <w:divBdr>
                    <w:top w:val="none" w:sz="0" w:space="0" w:color="auto"/>
                    <w:left w:val="none" w:sz="0" w:space="0" w:color="auto"/>
                    <w:bottom w:val="none" w:sz="0" w:space="0" w:color="auto"/>
                    <w:right w:val="none" w:sz="0" w:space="0" w:color="auto"/>
                  </w:divBdr>
                </w:div>
                <w:div w:id="1410037552">
                  <w:marLeft w:val="0"/>
                  <w:marRight w:val="0"/>
                  <w:marTop w:val="0"/>
                  <w:marBottom w:val="0"/>
                  <w:divBdr>
                    <w:top w:val="none" w:sz="0" w:space="0" w:color="auto"/>
                    <w:left w:val="none" w:sz="0" w:space="0" w:color="auto"/>
                    <w:bottom w:val="none" w:sz="0" w:space="0" w:color="auto"/>
                    <w:right w:val="none" w:sz="0" w:space="0" w:color="auto"/>
                  </w:divBdr>
                </w:div>
                <w:div w:id="1411581348">
                  <w:marLeft w:val="0"/>
                  <w:marRight w:val="0"/>
                  <w:marTop w:val="0"/>
                  <w:marBottom w:val="0"/>
                  <w:divBdr>
                    <w:top w:val="none" w:sz="0" w:space="0" w:color="auto"/>
                    <w:left w:val="none" w:sz="0" w:space="0" w:color="auto"/>
                    <w:bottom w:val="none" w:sz="0" w:space="0" w:color="auto"/>
                    <w:right w:val="none" w:sz="0" w:space="0" w:color="auto"/>
                  </w:divBdr>
                </w:div>
                <w:div w:id="1412583790">
                  <w:marLeft w:val="0"/>
                  <w:marRight w:val="0"/>
                  <w:marTop w:val="0"/>
                  <w:marBottom w:val="0"/>
                  <w:divBdr>
                    <w:top w:val="none" w:sz="0" w:space="0" w:color="auto"/>
                    <w:left w:val="none" w:sz="0" w:space="0" w:color="auto"/>
                    <w:bottom w:val="none" w:sz="0" w:space="0" w:color="auto"/>
                    <w:right w:val="none" w:sz="0" w:space="0" w:color="auto"/>
                  </w:divBdr>
                </w:div>
                <w:div w:id="1413046031">
                  <w:marLeft w:val="0"/>
                  <w:marRight w:val="0"/>
                  <w:marTop w:val="0"/>
                  <w:marBottom w:val="0"/>
                  <w:divBdr>
                    <w:top w:val="none" w:sz="0" w:space="0" w:color="auto"/>
                    <w:left w:val="none" w:sz="0" w:space="0" w:color="auto"/>
                    <w:bottom w:val="none" w:sz="0" w:space="0" w:color="auto"/>
                    <w:right w:val="none" w:sz="0" w:space="0" w:color="auto"/>
                  </w:divBdr>
                </w:div>
                <w:div w:id="1413426252">
                  <w:marLeft w:val="0"/>
                  <w:marRight w:val="0"/>
                  <w:marTop w:val="0"/>
                  <w:marBottom w:val="0"/>
                  <w:divBdr>
                    <w:top w:val="none" w:sz="0" w:space="0" w:color="auto"/>
                    <w:left w:val="none" w:sz="0" w:space="0" w:color="auto"/>
                    <w:bottom w:val="none" w:sz="0" w:space="0" w:color="auto"/>
                    <w:right w:val="none" w:sz="0" w:space="0" w:color="auto"/>
                  </w:divBdr>
                </w:div>
                <w:div w:id="1414401713">
                  <w:marLeft w:val="0"/>
                  <w:marRight w:val="0"/>
                  <w:marTop w:val="0"/>
                  <w:marBottom w:val="0"/>
                  <w:divBdr>
                    <w:top w:val="none" w:sz="0" w:space="0" w:color="auto"/>
                    <w:left w:val="none" w:sz="0" w:space="0" w:color="auto"/>
                    <w:bottom w:val="none" w:sz="0" w:space="0" w:color="auto"/>
                    <w:right w:val="none" w:sz="0" w:space="0" w:color="auto"/>
                  </w:divBdr>
                </w:div>
                <w:div w:id="1415282676">
                  <w:marLeft w:val="0"/>
                  <w:marRight w:val="0"/>
                  <w:marTop w:val="0"/>
                  <w:marBottom w:val="0"/>
                  <w:divBdr>
                    <w:top w:val="none" w:sz="0" w:space="0" w:color="auto"/>
                    <w:left w:val="none" w:sz="0" w:space="0" w:color="auto"/>
                    <w:bottom w:val="none" w:sz="0" w:space="0" w:color="auto"/>
                    <w:right w:val="none" w:sz="0" w:space="0" w:color="auto"/>
                  </w:divBdr>
                </w:div>
                <w:div w:id="1419673552">
                  <w:marLeft w:val="0"/>
                  <w:marRight w:val="0"/>
                  <w:marTop w:val="0"/>
                  <w:marBottom w:val="0"/>
                  <w:divBdr>
                    <w:top w:val="none" w:sz="0" w:space="0" w:color="auto"/>
                    <w:left w:val="none" w:sz="0" w:space="0" w:color="auto"/>
                    <w:bottom w:val="none" w:sz="0" w:space="0" w:color="auto"/>
                    <w:right w:val="none" w:sz="0" w:space="0" w:color="auto"/>
                  </w:divBdr>
                </w:div>
                <w:div w:id="1421291864">
                  <w:marLeft w:val="0"/>
                  <w:marRight w:val="0"/>
                  <w:marTop w:val="0"/>
                  <w:marBottom w:val="0"/>
                  <w:divBdr>
                    <w:top w:val="none" w:sz="0" w:space="0" w:color="auto"/>
                    <w:left w:val="none" w:sz="0" w:space="0" w:color="auto"/>
                    <w:bottom w:val="none" w:sz="0" w:space="0" w:color="auto"/>
                    <w:right w:val="none" w:sz="0" w:space="0" w:color="auto"/>
                  </w:divBdr>
                </w:div>
                <w:div w:id="1422140236">
                  <w:marLeft w:val="0"/>
                  <w:marRight w:val="0"/>
                  <w:marTop w:val="0"/>
                  <w:marBottom w:val="0"/>
                  <w:divBdr>
                    <w:top w:val="none" w:sz="0" w:space="0" w:color="auto"/>
                    <w:left w:val="none" w:sz="0" w:space="0" w:color="auto"/>
                    <w:bottom w:val="none" w:sz="0" w:space="0" w:color="auto"/>
                    <w:right w:val="none" w:sz="0" w:space="0" w:color="auto"/>
                  </w:divBdr>
                </w:div>
                <w:div w:id="1422601590">
                  <w:marLeft w:val="0"/>
                  <w:marRight w:val="0"/>
                  <w:marTop w:val="0"/>
                  <w:marBottom w:val="0"/>
                  <w:divBdr>
                    <w:top w:val="none" w:sz="0" w:space="0" w:color="auto"/>
                    <w:left w:val="none" w:sz="0" w:space="0" w:color="auto"/>
                    <w:bottom w:val="none" w:sz="0" w:space="0" w:color="auto"/>
                    <w:right w:val="none" w:sz="0" w:space="0" w:color="auto"/>
                  </w:divBdr>
                </w:div>
                <w:div w:id="1422796807">
                  <w:marLeft w:val="0"/>
                  <w:marRight w:val="0"/>
                  <w:marTop w:val="0"/>
                  <w:marBottom w:val="0"/>
                  <w:divBdr>
                    <w:top w:val="none" w:sz="0" w:space="0" w:color="auto"/>
                    <w:left w:val="none" w:sz="0" w:space="0" w:color="auto"/>
                    <w:bottom w:val="none" w:sz="0" w:space="0" w:color="auto"/>
                    <w:right w:val="none" w:sz="0" w:space="0" w:color="auto"/>
                  </w:divBdr>
                </w:div>
                <w:div w:id="1423067081">
                  <w:marLeft w:val="0"/>
                  <w:marRight w:val="0"/>
                  <w:marTop w:val="0"/>
                  <w:marBottom w:val="0"/>
                  <w:divBdr>
                    <w:top w:val="none" w:sz="0" w:space="0" w:color="auto"/>
                    <w:left w:val="none" w:sz="0" w:space="0" w:color="auto"/>
                    <w:bottom w:val="none" w:sz="0" w:space="0" w:color="auto"/>
                    <w:right w:val="none" w:sz="0" w:space="0" w:color="auto"/>
                  </w:divBdr>
                </w:div>
                <w:div w:id="1423337925">
                  <w:marLeft w:val="0"/>
                  <w:marRight w:val="0"/>
                  <w:marTop w:val="0"/>
                  <w:marBottom w:val="0"/>
                  <w:divBdr>
                    <w:top w:val="none" w:sz="0" w:space="0" w:color="auto"/>
                    <w:left w:val="none" w:sz="0" w:space="0" w:color="auto"/>
                    <w:bottom w:val="none" w:sz="0" w:space="0" w:color="auto"/>
                    <w:right w:val="none" w:sz="0" w:space="0" w:color="auto"/>
                  </w:divBdr>
                </w:div>
                <w:div w:id="1423528292">
                  <w:marLeft w:val="0"/>
                  <w:marRight w:val="0"/>
                  <w:marTop w:val="0"/>
                  <w:marBottom w:val="0"/>
                  <w:divBdr>
                    <w:top w:val="none" w:sz="0" w:space="0" w:color="auto"/>
                    <w:left w:val="none" w:sz="0" w:space="0" w:color="auto"/>
                    <w:bottom w:val="none" w:sz="0" w:space="0" w:color="auto"/>
                    <w:right w:val="none" w:sz="0" w:space="0" w:color="auto"/>
                  </w:divBdr>
                </w:div>
                <w:div w:id="1423918672">
                  <w:marLeft w:val="0"/>
                  <w:marRight w:val="0"/>
                  <w:marTop w:val="0"/>
                  <w:marBottom w:val="0"/>
                  <w:divBdr>
                    <w:top w:val="none" w:sz="0" w:space="0" w:color="auto"/>
                    <w:left w:val="none" w:sz="0" w:space="0" w:color="auto"/>
                    <w:bottom w:val="none" w:sz="0" w:space="0" w:color="auto"/>
                    <w:right w:val="none" w:sz="0" w:space="0" w:color="auto"/>
                  </w:divBdr>
                </w:div>
                <w:div w:id="1424180392">
                  <w:marLeft w:val="0"/>
                  <w:marRight w:val="0"/>
                  <w:marTop w:val="0"/>
                  <w:marBottom w:val="0"/>
                  <w:divBdr>
                    <w:top w:val="none" w:sz="0" w:space="0" w:color="auto"/>
                    <w:left w:val="none" w:sz="0" w:space="0" w:color="auto"/>
                    <w:bottom w:val="none" w:sz="0" w:space="0" w:color="auto"/>
                    <w:right w:val="none" w:sz="0" w:space="0" w:color="auto"/>
                  </w:divBdr>
                </w:div>
                <w:div w:id="1424296548">
                  <w:marLeft w:val="0"/>
                  <w:marRight w:val="0"/>
                  <w:marTop w:val="0"/>
                  <w:marBottom w:val="0"/>
                  <w:divBdr>
                    <w:top w:val="none" w:sz="0" w:space="0" w:color="auto"/>
                    <w:left w:val="none" w:sz="0" w:space="0" w:color="auto"/>
                    <w:bottom w:val="none" w:sz="0" w:space="0" w:color="auto"/>
                    <w:right w:val="none" w:sz="0" w:space="0" w:color="auto"/>
                  </w:divBdr>
                </w:div>
                <w:div w:id="1424496298">
                  <w:marLeft w:val="0"/>
                  <w:marRight w:val="0"/>
                  <w:marTop w:val="0"/>
                  <w:marBottom w:val="0"/>
                  <w:divBdr>
                    <w:top w:val="none" w:sz="0" w:space="0" w:color="auto"/>
                    <w:left w:val="none" w:sz="0" w:space="0" w:color="auto"/>
                    <w:bottom w:val="none" w:sz="0" w:space="0" w:color="auto"/>
                    <w:right w:val="none" w:sz="0" w:space="0" w:color="auto"/>
                  </w:divBdr>
                </w:div>
                <w:div w:id="1424644601">
                  <w:marLeft w:val="0"/>
                  <w:marRight w:val="0"/>
                  <w:marTop w:val="0"/>
                  <w:marBottom w:val="0"/>
                  <w:divBdr>
                    <w:top w:val="none" w:sz="0" w:space="0" w:color="auto"/>
                    <w:left w:val="none" w:sz="0" w:space="0" w:color="auto"/>
                    <w:bottom w:val="none" w:sz="0" w:space="0" w:color="auto"/>
                    <w:right w:val="none" w:sz="0" w:space="0" w:color="auto"/>
                  </w:divBdr>
                </w:div>
                <w:div w:id="1425147687">
                  <w:marLeft w:val="0"/>
                  <w:marRight w:val="0"/>
                  <w:marTop w:val="0"/>
                  <w:marBottom w:val="0"/>
                  <w:divBdr>
                    <w:top w:val="none" w:sz="0" w:space="0" w:color="auto"/>
                    <w:left w:val="none" w:sz="0" w:space="0" w:color="auto"/>
                    <w:bottom w:val="none" w:sz="0" w:space="0" w:color="auto"/>
                    <w:right w:val="none" w:sz="0" w:space="0" w:color="auto"/>
                  </w:divBdr>
                </w:div>
                <w:div w:id="1425691986">
                  <w:marLeft w:val="0"/>
                  <w:marRight w:val="0"/>
                  <w:marTop w:val="0"/>
                  <w:marBottom w:val="0"/>
                  <w:divBdr>
                    <w:top w:val="none" w:sz="0" w:space="0" w:color="auto"/>
                    <w:left w:val="none" w:sz="0" w:space="0" w:color="auto"/>
                    <w:bottom w:val="none" w:sz="0" w:space="0" w:color="auto"/>
                    <w:right w:val="none" w:sz="0" w:space="0" w:color="auto"/>
                  </w:divBdr>
                </w:div>
                <w:div w:id="1426074721">
                  <w:marLeft w:val="0"/>
                  <w:marRight w:val="0"/>
                  <w:marTop w:val="0"/>
                  <w:marBottom w:val="0"/>
                  <w:divBdr>
                    <w:top w:val="none" w:sz="0" w:space="0" w:color="auto"/>
                    <w:left w:val="none" w:sz="0" w:space="0" w:color="auto"/>
                    <w:bottom w:val="none" w:sz="0" w:space="0" w:color="auto"/>
                    <w:right w:val="none" w:sz="0" w:space="0" w:color="auto"/>
                  </w:divBdr>
                </w:div>
                <w:div w:id="1427386379">
                  <w:marLeft w:val="0"/>
                  <w:marRight w:val="0"/>
                  <w:marTop w:val="0"/>
                  <w:marBottom w:val="0"/>
                  <w:divBdr>
                    <w:top w:val="none" w:sz="0" w:space="0" w:color="auto"/>
                    <w:left w:val="none" w:sz="0" w:space="0" w:color="auto"/>
                    <w:bottom w:val="none" w:sz="0" w:space="0" w:color="auto"/>
                    <w:right w:val="none" w:sz="0" w:space="0" w:color="auto"/>
                  </w:divBdr>
                </w:div>
                <w:div w:id="1428036254">
                  <w:marLeft w:val="0"/>
                  <w:marRight w:val="0"/>
                  <w:marTop w:val="0"/>
                  <w:marBottom w:val="0"/>
                  <w:divBdr>
                    <w:top w:val="none" w:sz="0" w:space="0" w:color="auto"/>
                    <w:left w:val="none" w:sz="0" w:space="0" w:color="auto"/>
                    <w:bottom w:val="none" w:sz="0" w:space="0" w:color="auto"/>
                    <w:right w:val="none" w:sz="0" w:space="0" w:color="auto"/>
                  </w:divBdr>
                </w:div>
                <w:div w:id="1428425049">
                  <w:marLeft w:val="0"/>
                  <w:marRight w:val="0"/>
                  <w:marTop w:val="0"/>
                  <w:marBottom w:val="0"/>
                  <w:divBdr>
                    <w:top w:val="none" w:sz="0" w:space="0" w:color="auto"/>
                    <w:left w:val="none" w:sz="0" w:space="0" w:color="auto"/>
                    <w:bottom w:val="none" w:sz="0" w:space="0" w:color="auto"/>
                    <w:right w:val="none" w:sz="0" w:space="0" w:color="auto"/>
                  </w:divBdr>
                </w:div>
                <w:div w:id="1428650826">
                  <w:marLeft w:val="0"/>
                  <w:marRight w:val="0"/>
                  <w:marTop w:val="0"/>
                  <w:marBottom w:val="0"/>
                  <w:divBdr>
                    <w:top w:val="none" w:sz="0" w:space="0" w:color="auto"/>
                    <w:left w:val="none" w:sz="0" w:space="0" w:color="auto"/>
                    <w:bottom w:val="none" w:sz="0" w:space="0" w:color="auto"/>
                    <w:right w:val="none" w:sz="0" w:space="0" w:color="auto"/>
                  </w:divBdr>
                </w:div>
                <w:div w:id="1431511000">
                  <w:marLeft w:val="0"/>
                  <w:marRight w:val="0"/>
                  <w:marTop w:val="0"/>
                  <w:marBottom w:val="0"/>
                  <w:divBdr>
                    <w:top w:val="none" w:sz="0" w:space="0" w:color="auto"/>
                    <w:left w:val="none" w:sz="0" w:space="0" w:color="auto"/>
                    <w:bottom w:val="none" w:sz="0" w:space="0" w:color="auto"/>
                    <w:right w:val="none" w:sz="0" w:space="0" w:color="auto"/>
                  </w:divBdr>
                </w:div>
                <w:div w:id="1431511433">
                  <w:marLeft w:val="0"/>
                  <w:marRight w:val="0"/>
                  <w:marTop w:val="0"/>
                  <w:marBottom w:val="0"/>
                  <w:divBdr>
                    <w:top w:val="none" w:sz="0" w:space="0" w:color="auto"/>
                    <w:left w:val="none" w:sz="0" w:space="0" w:color="auto"/>
                    <w:bottom w:val="none" w:sz="0" w:space="0" w:color="auto"/>
                    <w:right w:val="none" w:sz="0" w:space="0" w:color="auto"/>
                  </w:divBdr>
                </w:div>
                <w:div w:id="1431900170">
                  <w:marLeft w:val="0"/>
                  <w:marRight w:val="0"/>
                  <w:marTop w:val="0"/>
                  <w:marBottom w:val="0"/>
                  <w:divBdr>
                    <w:top w:val="none" w:sz="0" w:space="0" w:color="auto"/>
                    <w:left w:val="none" w:sz="0" w:space="0" w:color="auto"/>
                    <w:bottom w:val="none" w:sz="0" w:space="0" w:color="auto"/>
                    <w:right w:val="none" w:sz="0" w:space="0" w:color="auto"/>
                  </w:divBdr>
                </w:div>
                <w:div w:id="1433358072">
                  <w:marLeft w:val="0"/>
                  <w:marRight w:val="0"/>
                  <w:marTop w:val="0"/>
                  <w:marBottom w:val="0"/>
                  <w:divBdr>
                    <w:top w:val="none" w:sz="0" w:space="0" w:color="auto"/>
                    <w:left w:val="none" w:sz="0" w:space="0" w:color="auto"/>
                    <w:bottom w:val="none" w:sz="0" w:space="0" w:color="auto"/>
                    <w:right w:val="none" w:sz="0" w:space="0" w:color="auto"/>
                  </w:divBdr>
                </w:div>
                <w:div w:id="1433864610">
                  <w:marLeft w:val="0"/>
                  <w:marRight w:val="0"/>
                  <w:marTop w:val="0"/>
                  <w:marBottom w:val="0"/>
                  <w:divBdr>
                    <w:top w:val="none" w:sz="0" w:space="0" w:color="auto"/>
                    <w:left w:val="none" w:sz="0" w:space="0" w:color="auto"/>
                    <w:bottom w:val="none" w:sz="0" w:space="0" w:color="auto"/>
                    <w:right w:val="none" w:sz="0" w:space="0" w:color="auto"/>
                  </w:divBdr>
                </w:div>
                <w:div w:id="1434135049">
                  <w:marLeft w:val="0"/>
                  <w:marRight w:val="0"/>
                  <w:marTop w:val="0"/>
                  <w:marBottom w:val="0"/>
                  <w:divBdr>
                    <w:top w:val="none" w:sz="0" w:space="0" w:color="auto"/>
                    <w:left w:val="none" w:sz="0" w:space="0" w:color="auto"/>
                    <w:bottom w:val="none" w:sz="0" w:space="0" w:color="auto"/>
                    <w:right w:val="none" w:sz="0" w:space="0" w:color="auto"/>
                  </w:divBdr>
                </w:div>
                <w:div w:id="1434397873">
                  <w:marLeft w:val="0"/>
                  <w:marRight w:val="0"/>
                  <w:marTop w:val="0"/>
                  <w:marBottom w:val="0"/>
                  <w:divBdr>
                    <w:top w:val="none" w:sz="0" w:space="0" w:color="auto"/>
                    <w:left w:val="none" w:sz="0" w:space="0" w:color="auto"/>
                    <w:bottom w:val="none" w:sz="0" w:space="0" w:color="auto"/>
                    <w:right w:val="none" w:sz="0" w:space="0" w:color="auto"/>
                  </w:divBdr>
                </w:div>
                <w:div w:id="1435440402">
                  <w:marLeft w:val="0"/>
                  <w:marRight w:val="0"/>
                  <w:marTop w:val="0"/>
                  <w:marBottom w:val="0"/>
                  <w:divBdr>
                    <w:top w:val="none" w:sz="0" w:space="0" w:color="auto"/>
                    <w:left w:val="none" w:sz="0" w:space="0" w:color="auto"/>
                    <w:bottom w:val="none" w:sz="0" w:space="0" w:color="auto"/>
                    <w:right w:val="none" w:sz="0" w:space="0" w:color="auto"/>
                  </w:divBdr>
                </w:div>
                <w:div w:id="1436901789">
                  <w:marLeft w:val="0"/>
                  <w:marRight w:val="0"/>
                  <w:marTop w:val="0"/>
                  <w:marBottom w:val="0"/>
                  <w:divBdr>
                    <w:top w:val="none" w:sz="0" w:space="0" w:color="auto"/>
                    <w:left w:val="none" w:sz="0" w:space="0" w:color="auto"/>
                    <w:bottom w:val="none" w:sz="0" w:space="0" w:color="auto"/>
                    <w:right w:val="none" w:sz="0" w:space="0" w:color="auto"/>
                  </w:divBdr>
                </w:div>
                <w:div w:id="1437673725">
                  <w:marLeft w:val="0"/>
                  <w:marRight w:val="0"/>
                  <w:marTop w:val="0"/>
                  <w:marBottom w:val="0"/>
                  <w:divBdr>
                    <w:top w:val="none" w:sz="0" w:space="0" w:color="auto"/>
                    <w:left w:val="none" w:sz="0" w:space="0" w:color="auto"/>
                    <w:bottom w:val="none" w:sz="0" w:space="0" w:color="auto"/>
                    <w:right w:val="none" w:sz="0" w:space="0" w:color="auto"/>
                  </w:divBdr>
                </w:div>
                <w:div w:id="1438256219">
                  <w:marLeft w:val="0"/>
                  <w:marRight w:val="0"/>
                  <w:marTop w:val="0"/>
                  <w:marBottom w:val="0"/>
                  <w:divBdr>
                    <w:top w:val="none" w:sz="0" w:space="0" w:color="auto"/>
                    <w:left w:val="none" w:sz="0" w:space="0" w:color="auto"/>
                    <w:bottom w:val="none" w:sz="0" w:space="0" w:color="auto"/>
                    <w:right w:val="none" w:sz="0" w:space="0" w:color="auto"/>
                  </w:divBdr>
                </w:div>
                <w:div w:id="1438984120">
                  <w:marLeft w:val="0"/>
                  <w:marRight w:val="0"/>
                  <w:marTop w:val="0"/>
                  <w:marBottom w:val="0"/>
                  <w:divBdr>
                    <w:top w:val="none" w:sz="0" w:space="0" w:color="auto"/>
                    <w:left w:val="none" w:sz="0" w:space="0" w:color="auto"/>
                    <w:bottom w:val="none" w:sz="0" w:space="0" w:color="auto"/>
                    <w:right w:val="none" w:sz="0" w:space="0" w:color="auto"/>
                  </w:divBdr>
                </w:div>
                <w:div w:id="1440905421">
                  <w:marLeft w:val="0"/>
                  <w:marRight w:val="0"/>
                  <w:marTop w:val="0"/>
                  <w:marBottom w:val="0"/>
                  <w:divBdr>
                    <w:top w:val="none" w:sz="0" w:space="0" w:color="auto"/>
                    <w:left w:val="none" w:sz="0" w:space="0" w:color="auto"/>
                    <w:bottom w:val="none" w:sz="0" w:space="0" w:color="auto"/>
                    <w:right w:val="none" w:sz="0" w:space="0" w:color="auto"/>
                  </w:divBdr>
                </w:div>
                <w:div w:id="1441683287">
                  <w:marLeft w:val="0"/>
                  <w:marRight w:val="0"/>
                  <w:marTop w:val="0"/>
                  <w:marBottom w:val="0"/>
                  <w:divBdr>
                    <w:top w:val="none" w:sz="0" w:space="0" w:color="auto"/>
                    <w:left w:val="none" w:sz="0" w:space="0" w:color="auto"/>
                    <w:bottom w:val="none" w:sz="0" w:space="0" w:color="auto"/>
                    <w:right w:val="none" w:sz="0" w:space="0" w:color="auto"/>
                  </w:divBdr>
                </w:div>
                <w:div w:id="1441803233">
                  <w:marLeft w:val="0"/>
                  <w:marRight w:val="0"/>
                  <w:marTop w:val="0"/>
                  <w:marBottom w:val="0"/>
                  <w:divBdr>
                    <w:top w:val="none" w:sz="0" w:space="0" w:color="auto"/>
                    <w:left w:val="none" w:sz="0" w:space="0" w:color="auto"/>
                    <w:bottom w:val="none" w:sz="0" w:space="0" w:color="auto"/>
                    <w:right w:val="none" w:sz="0" w:space="0" w:color="auto"/>
                  </w:divBdr>
                </w:div>
                <w:div w:id="1442531084">
                  <w:marLeft w:val="0"/>
                  <w:marRight w:val="0"/>
                  <w:marTop w:val="0"/>
                  <w:marBottom w:val="0"/>
                  <w:divBdr>
                    <w:top w:val="none" w:sz="0" w:space="0" w:color="auto"/>
                    <w:left w:val="none" w:sz="0" w:space="0" w:color="auto"/>
                    <w:bottom w:val="none" w:sz="0" w:space="0" w:color="auto"/>
                    <w:right w:val="none" w:sz="0" w:space="0" w:color="auto"/>
                  </w:divBdr>
                </w:div>
                <w:div w:id="1444837508">
                  <w:marLeft w:val="0"/>
                  <w:marRight w:val="0"/>
                  <w:marTop w:val="0"/>
                  <w:marBottom w:val="0"/>
                  <w:divBdr>
                    <w:top w:val="none" w:sz="0" w:space="0" w:color="auto"/>
                    <w:left w:val="none" w:sz="0" w:space="0" w:color="auto"/>
                    <w:bottom w:val="none" w:sz="0" w:space="0" w:color="auto"/>
                    <w:right w:val="none" w:sz="0" w:space="0" w:color="auto"/>
                  </w:divBdr>
                </w:div>
                <w:div w:id="1445612796">
                  <w:marLeft w:val="0"/>
                  <w:marRight w:val="0"/>
                  <w:marTop w:val="0"/>
                  <w:marBottom w:val="0"/>
                  <w:divBdr>
                    <w:top w:val="none" w:sz="0" w:space="0" w:color="auto"/>
                    <w:left w:val="none" w:sz="0" w:space="0" w:color="auto"/>
                    <w:bottom w:val="none" w:sz="0" w:space="0" w:color="auto"/>
                    <w:right w:val="none" w:sz="0" w:space="0" w:color="auto"/>
                  </w:divBdr>
                </w:div>
                <w:div w:id="1448239259">
                  <w:marLeft w:val="0"/>
                  <w:marRight w:val="0"/>
                  <w:marTop w:val="0"/>
                  <w:marBottom w:val="0"/>
                  <w:divBdr>
                    <w:top w:val="none" w:sz="0" w:space="0" w:color="auto"/>
                    <w:left w:val="none" w:sz="0" w:space="0" w:color="auto"/>
                    <w:bottom w:val="none" w:sz="0" w:space="0" w:color="auto"/>
                    <w:right w:val="none" w:sz="0" w:space="0" w:color="auto"/>
                  </w:divBdr>
                </w:div>
                <w:div w:id="1448348123">
                  <w:marLeft w:val="0"/>
                  <w:marRight w:val="0"/>
                  <w:marTop w:val="0"/>
                  <w:marBottom w:val="0"/>
                  <w:divBdr>
                    <w:top w:val="none" w:sz="0" w:space="0" w:color="auto"/>
                    <w:left w:val="none" w:sz="0" w:space="0" w:color="auto"/>
                    <w:bottom w:val="none" w:sz="0" w:space="0" w:color="auto"/>
                    <w:right w:val="none" w:sz="0" w:space="0" w:color="auto"/>
                  </w:divBdr>
                </w:div>
                <w:div w:id="1449087882">
                  <w:marLeft w:val="0"/>
                  <w:marRight w:val="0"/>
                  <w:marTop w:val="0"/>
                  <w:marBottom w:val="0"/>
                  <w:divBdr>
                    <w:top w:val="none" w:sz="0" w:space="0" w:color="auto"/>
                    <w:left w:val="none" w:sz="0" w:space="0" w:color="auto"/>
                    <w:bottom w:val="none" w:sz="0" w:space="0" w:color="auto"/>
                    <w:right w:val="none" w:sz="0" w:space="0" w:color="auto"/>
                  </w:divBdr>
                </w:div>
                <w:div w:id="1449280803">
                  <w:marLeft w:val="0"/>
                  <w:marRight w:val="0"/>
                  <w:marTop w:val="0"/>
                  <w:marBottom w:val="0"/>
                  <w:divBdr>
                    <w:top w:val="none" w:sz="0" w:space="0" w:color="auto"/>
                    <w:left w:val="none" w:sz="0" w:space="0" w:color="auto"/>
                    <w:bottom w:val="none" w:sz="0" w:space="0" w:color="auto"/>
                    <w:right w:val="none" w:sz="0" w:space="0" w:color="auto"/>
                  </w:divBdr>
                </w:div>
                <w:div w:id="1449542497">
                  <w:marLeft w:val="0"/>
                  <w:marRight w:val="0"/>
                  <w:marTop w:val="0"/>
                  <w:marBottom w:val="0"/>
                  <w:divBdr>
                    <w:top w:val="none" w:sz="0" w:space="0" w:color="auto"/>
                    <w:left w:val="none" w:sz="0" w:space="0" w:color="auto"/>
                    <w:bottom w:val="none" w:sz="0" w:space="0" w:color="auto"/>
                    <w:right w:val="none" w:sz="0" w:space="0" w:color="auto"/>
                  </w:divBdr>
                </w:div>
                <w:div w:id="1449620163">
                  <w:marLeft w:val="0"/>
                  <w:marRight w:val="0"/>
                  <w:marTop w:val="0"/>
                  <w:marBottom w:val="0"/>
                  <w:divBdr>
                    <w:top w:val="none" w:sz="0" w:space="0" w:color="auto"/>
                    <w:left w:val="none" w:sz="0" w:space="0" w:color="auto"/>
                    <w:bottom w:val="none" w:sz="0" w:space="0" w:color="auto"/>
                    <w:right w:val="none" w:sz="0" w:space="0" w:color="auto"/>
                  </w:divBdr>
                </w:div>
                <w:div w:id="1450010599">
                  <w:marLeft w:val="0"/>
                  <w:marRight w:val="0"/>
                  <w:marTop w:val="0"/>
                  <w:marBottom w:val="0"/>
                  <w:divBdr>
                    <w:top w:val="none" w:sz="0" w:space="0" w:color="auto"/>
                    <w:left w:val="none" w:sz="0" w:space="0" w:color="auto"/>
                    <w:bottom w:val="none" w:sz="0" w:space="0" w:color="auto"/>
                    <w:right w:val="none" w:sz="0" w:space="0" w:color="auto"/>
                  </w:divBdr>
                </w:div>
                <w:div w:id="1450053536">
                  <w:marLeft w:val="0"/>
                  <w:marRight w:val="0"/>
                  <w:marTop w:val="0"/>
                  <w:marBottom w:val="0"/>
                  <w:divBdr>
                    <w:top w:val="none" w:sz="0" w:space="0" w:color="auto"/>
                    <w:left w:val="none" w:sz="0" w:space="0" w:color="auto"/>
                    <w:bottom w:val="none" w:sz="0" w:space="0" w:color="auto"/>
                    <w:right w:val="none" w:sz="0" w:space="0" w:color="auto"/>
                  </w:divBdr>
                </w:div>
                <w:div w:id="1450591425">
                  <w:marLeft w:val="0"/>
                  <w:marRight w:val="0"/>
                  <w:marTop w:val="0"/>
                  <w:marBottom w:val="0"/>
                  <w:divBdr>
                    <w:top w:val="none" w:sz="0" w:space="0" w:color="auto"/>
                    <w:left w:val="none" w:sz="0" w:space="0" w:color="auto"/>
                    <w:bottom w:val="none" w:sz="0" w:space="0" w:color="auto"/>
                    <w:right w:val="none" w:sz="0" w:space="0" w:color="auto"/>
                  </w:divBdr>
                </w:div>
                <w:div w:id="1451507759">
                  <w:marLeft w:val="0"/>
                  <w:marRight w:val="0"/>
                  <w:marTop w:val="0"/>
                  <w:marBottom w:val="0"/>
                  <w:divBdr>
                    <w:top w:val="none" w:sz="0" w:space="0" w:color="auto"/>
                    <w:left w:val="none" w:sz="0" w:space="0" w:color="auto"/>
                    <w:bottom w:val="none" w:sz="0" w:space="0" w:color="auto"/>
                    <w:right w:val="none" w:sz="0" w:space="0" w:color="auto"/>
                  </w:divBdr>
                </w:div>
                <w:div w:id="1453015132">
                  <w:marLeft w:val="0"/>
                  <w:marRight w:val="0"/>
                  <w:marTop w:val="0"/>
                  <w:marBottom w:val="0"/>
                  <w:divBdr>
                    <w:top w:val="none" w:sz="0" w:space="0" w:color="auto"/>
                    <w:left w:val="none" w:sz="0" w:space="0" w:color="auto"/>
                    <w:bottom w:val="none" w:sz="0" w:space="0" w:color="auto"/>
                    <w:right w:val="none" w:sz="0" w:space="0" w:color="auto"/>
                  </w:divBdr>
                </w:div>
                <w:div w:id="1453093683">
                  <w:marLeft w:val="0"/>
                  <w:marRight w:val="0"/>
                  <w:marTop w:val="0"/>
                  <w:marBottom w:val="0"/>
                  <w:divBdr>
                    <w:top w:val="none" w:sz="0" w:space="0" w:color="auto"/>
                    <w:left w:val="none" w:sz="0" w:space="0" w:color="auto"/>
                    <w:bottom w:val="none" w:sz="0" w:space="0" w:color="auto"/>
                    <w:right w:val="none" w:sz="0" w:space="0" w:color="auto"/>
                  </w:divBdr>
                </w:div>
                <w:div w:id="1453403166">
                  <w:marLeft w:val="0"/>
                  <w:marRight w:val="0"/>
                  <w:marTop w:val="0"/>
                  <w:marBottom w:val="0"/>
                  <w:divBdr>
                    <w:top w:val="none" w:sz="0" w:space="0" w:color="auto"/>
                    <w:left w:val="none" w:sz="0" w:space="0" w:color="auto"/>
                    <w:bottom w:val="none" w:sz="0" w:space="0" w:color="auto"/>
                    <w:right w:val="none" w:sz="0" w:space="0" w:color="auto"/>
                  </w:divBdr>
                </w:div>
                <w:div w:id="1453549067">
                  <w:marLeft w:val="0"/>
                  <w:marRight w:val="0"/>
                  <w:marTop w:val="0"/>
                  <w:marBottom w:val="0"/>
                  <w:divBdr>
                    <w:top w:val="none" w:sz="0" w:space="0" w:color="auto"/>
                    <w:left w:val="none" w:sz="0" w:space="0" w:color="auto"/>
                    <w:bottom w:val="none" w:sz="0" w:space="0" w:color="auto"/>
                    <w:right w:val="none" w:sz="0" w:space="0" w:color="auto"/>
                  </w:divBdr>
                </w:div>
                <w:div w:id="1454596411">
                  <w:marLeft w:val="0"/>
                  <w:marRight w:val="0"/>
                  <w:marTop w:val="0"/>
                  <w:marBottom w:val="0"/>
                  <w:divBdr>
                    <w:top w:val="none" w:sz="0" w:space="0" w:color="auto"/>
                    <w:left w:val="none" w:sz="0" w:space="0" w:color="auto"/>
                    <w:bottom w:val="none" w:sz="0" w:space="0" w:color="auto"/>
                    <w:right w:val="none" w:sz="0" w:space="0" w:color="auto"/>
                  </w:divBdr>
                </w:div>
                <w:div w:id="1455058226">
                  <w:marLeft w:val="0"/>
                  <w:marRight w:val="0"/>
                  <w:marTop w:val="0"/>
                  <w:marBottom w:val="0"/>
                  <w:divBdr>
                    <w:top w:val="none" w:sz="0" w:space="0" w:color="auto"/>
                    <w:left w:val="none" w:sz="0" w:space="0" w:color="auto"/>
                    <w:bottom w:val="none" w:sz="0" w:space="0" w:color="auto"/>
                    <w:right w:val="none" w:sz="0" w:space="0" w:color="auto"/>
                  </w:divBdr>
                </w:div>
                <w:div w:id="1457796759">
                  <w:marLeft w:val="0"/>
                  <w:marRight w:val="0"/>
                  <w:marTop w:val="0"/>
                  <w:marBottom w:val="0"/>
                  <w:divBdr>
                    <w:top w:val="none" w:sz="0" w:space="0" w:color="auto"/>
                    <w:left w:val="none" w:sz="0" w:space="0" w:color="auto"/>
                    <w:bottom w:val="none" w:sz="0" w:space="0" w:color="auto"/>
                    <w:right w:val="none" w:sz="0" w:space="0" w:color="auto"/>
                  </w:divBdr>
                </w:div>
                <w:div w:id="1458258878">
                  <w:marLeft w:val="0"/>
                  <w:marRight w:val="0"/>
                  <w:marTop w:val="0"/>
                  <w:marBottom w:val="0"/>
                  <w:divBdr>
                    <w:top w:val="none" w:sz="0" w:space="0" w:color="auto"/>
                    <w:left w:val="none" w:sz="0" w:space="0" w:color="auto"/>
                    <w:bottom w:val="none" w:sz="0" w:space="0" w:color="auto"/>
                    <w:right w:val="none" w:sz="0" w:space="0" w:color="auto"/>
                  </w:divBdr>
                </w:div>
                <w:div w:id="1458376543">
                  <w:marLeft w:val="0"/>
                  <w:marRight w:val="0"/>
                  <w:marTop w:val="0"/>
                  <w:marBottom w:val="0"/>
                  <w:divBdr>
                    <w:top w:val="none" w:sz="0" w:space="0" w:color="auto"/>
                    <w:left w:val="none" w:sz="0" w:space="0" w:color="auto"/>
                    <w:bottom w:val="none" w:sz="0" w:space="0" w:color="auto"/>
                    <w:right w:val="none" w:sz="0" w:space="0" w:color="auto"/>
                  </w:divBdr>
                </w:div>
                <w:div w:id="1459226905">
                  <w:marLeft w:val="0"/>
                  <w:marRight w:val="0"/>
                  <w:marTop w:val="0"/>
                  <w:marBottom w:val="0"/>
                  <w:divBdr>
                    <w:top w:val="none" w:sz="0" w:space="0" w:color="auto"/>
                    <w:left w:val="none" w:sz="0" w:space="0" w:color="auto"/>
                    <w:bottom w:val="none" w:sz="0" w:space="0" w:color="auto"/>
                    <w:right w:val="none" w:sz="0" w:space="0" w:color="auto"/>
                  </w:divBdr>
                </w:div>
                <w:div w:id="1460151401">
                  <w:marLeft w:val="0"/>
                  <w:marRight w:val="0"/>
                  <w:marTop w:val="0"/>
                  <w:marBottom w:val="0"/>
                  <w:divBdr>
                    <w:top w:val="none" w:sz="0" w:space="0" w:color="auto"/>
                    <w:left w:val="none" w:sz="0" w:space="0" w:color="auto"/>
                    <w:bottom w:val="none" w:sz="0" w:space="0" w:color="auto"/>
                    <w:right w:val="none" w:sz="0" w:space="0" w:color="auto"/>
                  </w:divBdr>
                </w:div>
                <w:div w:id="1460958159">
                  <w:marLeft w:val="0"/>
                  <w:marRight w:val="0"/>
                  <w:marTop w:val="0"/>
                  <w:marBottom w:val="0"/>
                  <w:divBdr>
                    <w:top w:val="none" w:sz="0" w:space="0" w:color="auto"/>
                    <w:left w:val="none" w:sz="0" w:space="0" w:color="auto"/>
                    <w:bottom w:val="none" w:sz="0" w:space="0" w:color="auto"/>
                    <w:right w:val="none" w:sz="0" w:space="0" w:color="auto"/>
                  </w:divBdr>
                </w:div>
                <w:div w:id="1461071866">
                  <w:marLeft w:val="0"/>
                  <w:marRight w:val="0"/>
                  <w:marTop w:val="0"/>
                  <w:marBottom w:val="0"/>
                  <w:divBdr>
                    <w:top w:val="none" w:sz="0" w:space="0" w:color="auto"/>
                    <w:left w:val="none" w:sz="0" w:space="0" w:color="auto"/>
                    <w:bottom w:val="none" w:sz="0" w:space="0" w:color="auto"/>
                    <w:right w:val="none" w:sz="0" w:space="0" w:color="auto"/>
                  </w:divBdr>
                </w:div>
                <w:div w:id="1461144853">
                  <w:marLeft w:val="0"/>
                  <w:marRight w:val="0"/>
                  <w:marTop w:val="0"/>
                  <w:marBottom w:val="0"/>
                  <w:divBdr>
                    <w:top w:val="none" w:sz="0" w:space="0" w:color="auto"/>
                    <w:left w:val="none" w:sz="0" w:space="0" w:color="auto"/>
                    <w:bottom w:val="none" w:sz="0" w:space="0" w:color="auto"/>
                    <w:right w:val="none" w:sz="0" w:space="0" w:color="auto"/>
                  </w:divBdr>
                </w:div>
                <w:div w:id="1461529759">
                  <w:marLeft w:val="0"/>
                  <w:marRight w:val="0"/>
                  <w:marTop w:val="0"/>
                  <w:marBottom w:val="0"/>
                  <w:divBdr>
                    <w:top w:val="none" w:sz="0" w:space="0" w:color="auto"/>
                    <w:left w:val="none" w:sz="0" w:space="0" w:color="auto"/>
                    <w:bottom w:val="none" w:sz="0" w:space="0" w:color="auto"/>
                    <w:right w:val="none" w:sz="0" w:space="0" w:color="auto"/>
                  </w:divBdr>
                </w:div>
                <w:div w:id="1461924359">
                  <w:marLeft w:val="0"/>
                  <w:marRight w:val="0"/>
                  <w:marTop w:val="0"/>
                  <w:marBottom w:val="0"/>
                  <w:divBdr>
                    <w:top w:val="none" w:sz="0" w:space="0" w:color="auto"/>
                    <w:left w:val="none" w:sz="0" w:space="0" w:color="auto"/>
                    <w:bottom w:val="none" w:sz="0" w:space="0" w:color="auto"/>
                    <w:right w:val="none" w:sz="0" w:space="0" w:color="auto"/>
                  </w:divBdr>
                </w:div>
                <w:div w:id="1462917183">
                  <w:marLeft w:val="0"/>
                  <w:marRight w:val="0"/>
                  <w:marTop w:val="0"/>
                  <w:marBottom w:val="0"/>
                  <w:divBdr>
                    <w:top w:val="none" w:sz="0" w:space="0" w:color="auto"/>
                    <w:left w:val="none" w:sz="0" w:space="0" w:color="auto"/>
                    <w:bottom w:val="none" w:sz="0" w:space="0" w:color="auto"/>
                    <w:right w:val="none" w:sz="0" w:space="0" w:color="auto"/>
                  </w:divBdr>
                </w:div>
                <w:div w:id="1463379818">
                  <w:marLeft w:val="0"/>
                  <w:marRight w:val="0"/>
                  <w:marTop w:val="0"/>
                  <w:marBottom w:val="0"/>
                  <w:divBdr>
                    <w:top w:val="none" w:sz="0" w:space="0" w:color="auto"/>
                    <w:left w:val="none" w:sz="0" w:space="0" w:color="auto"/>
                    <w:bottom w:val="none" w:sz="0" w:space="0" w:color="auto"/>
                    <w:right w:val="none" w:sz="0" w:space="0" w:color="auto"/>
                  </w:divBdr>
                </w:div>
                <w:div w:id="1464231245">
                  <w:marLeft w:val="0"/>
                  <w:marRight w:val="0"/>
                  <w:marTop w:val="0"/>
                  <w:marBottom w:val="0"/>
                  <w:divBdr>
                    <w:top w:val="none" w:sz="0" w:space="0" w:color="auto"/>
                    <w:left w:val="none" w:sz="0" w:space="0" w:color="auto"/>
                    <w:bottom w:val="none" w:sz="0" w:space="0" w:color="auto"/>
                    <w:right w:val="none" w:sz="0" w:space="0" w:color="auto"/>
                  </w:divBdr>
                </w:div>
                <w:div w:id="1464346466">
                  <w:marLeft w:val="0"/>
                  <w:marRight w:val="0"/>
                  <w:marTop w:val="0"/>
                  <w:marBottom w:val="0"/>
                  <w:divBdr>
                    <w:top w:val="none" w:sz="0" w:space="0" w:color="auto"/>
                    <w:left w:val="none" w:sz="0" w:space="0" w:color="auto"/>
                    <w:bottom w:val="none" w:sz="0" w:space="0" w:color="auto"/>
                    <w:right w:val="none" w:sz="0" w:space="0" w:color="auto"/>
                  </w:divBdr>
                </w:div>
                <w:div w:id="1465003910">
                  <w:marLeft w:val="0"/>
                  <w:marRight w:val="0"/>
                  <w:marTop w:val="0"/>
                  <w:marBottom w:val="0"/>
                  <w:divBdr>
                    <w:top w:val="none" w:sz="0" w:space="0" w:color="auto"/>
                    <w:left w:val="none" w:sz="0" w:space="0" w:color="auto"/>
                    <w:bottom w:val="none" w:sz="0" w:space="0" w:color="auto"/>
                    <w:right w:val="none" w:sz="0" w:space="0" w:color="auto"/>
                  </w:divBdr>
                </w:div>
                <w:div w:id="1465386534">
                  <w:marLeft w:val="0"/>
                  <w:marRight w:val="0"/>
                  <w:marTop w:val="0"/>
                  <w:marBottom w:val="0"/>
                  <w:divBdr>
                    <w:top w:val="none" w:sz="0" w:space="0" w:color="auto"/>
                    <w:left w:val="none" w:sz="0" w:space="0" w:color="auto"/>
                    <w:bottom w:val="none" w:sz="0" w:space="0" w:color="auto"/>
                    <w:right w:val="none" w:sz="0" w:space="0" w:color="auto"/>
                  </w:divBdr>
                </w:div>
                <w:div w:id="1465657178">
                  <w:marLeft w:val="0"/>
                  <w:marRight w:val="0"/>
                  <w:marTop w:val="0"/>
                  <w:marBottom w:val="0"/>
                  <w:divBdr>
                    <w:top w:val="none" w:sz="0" w:space="0" w:color="auto"/>
                    <w:left w:val="none" w:sz="0" w:space="0" w:color="auto"/>
                    <w:bottom w:val="none" w:sz="0" w:space="0" w:color="auto"/>
                    <w:right w:val="none" w:sz="0" w:space="0" w:color="auto"/>
                  </w:divBdr>
                </w:div>
                <w:div w:id="1465662310">
                  <w:marLeft w:val="0"/>
                  <w:marRight w:val="0"/>
                  <w:marTop w:val="0"/>
                  <w:marBottom w:val="0"/>
                  <w:divBdr>
                    <w:top w:val="none" w:sz="0" w:space="0" w:color="auto"/>
                    <w:left w:val="none" w:sz="0" w:space="0" w:color="auto"/>
                    <w:bottom w:val="none" w:sz="0" w:space="0" w:color="auto"/>
                    <w:right w:val="none" w:sz="0" w:space="0" w:color="auto"/>
                  </w:divBdr>
                </w:div>
                <w:div w:id="1466121612">
                  <w:marLeft w:val="0"/>
                  <w:marRight w:val="0"/>
                  <w:marTop w:val="0"/>
                  <w:marBottom w:val="0"/>
                  <w:divBdr>
                    <w:top w:val="none" w:sz="0" w:space="0" w:color="auto"/>
                    <w:left w:val="none" w:sz="0" w:space="0" w:color="auto"/>
                    <w:bottom w:val="none" w:sz="0" w:space="0" w:color="auto"/>
                    <w:right w:val="none" w:sz="0" w:space="0" w:color="auto"/>
                  </w:divBdr>
                </w:div>
                <w:div w:id="1467090430">
                  <w:marLeft w:val="0"/>
                  <w:marRight w:val="0"/>
                  <w:marTop w:val="0"/>
                  <w:marBottom w:val="0"/>
                  <w:divBdr>
                    <w:top w:val="none" w:sz="0" w:space="0" w:color="auto"/>
                    <w:left w:val="none" w:sz="0" w:space="0" w:color="auto"/>
                    <w:bottom w:val="none" w:sz="0" w:space="0" w:color="auto"/>
                    <w:right w:val="none" w:sz="0" w:space="0" w:color="auto"/>
                  </w:divBdr>
                </w:div>
                <w:div w:id="1468815112">
                  <w:marLeft w:val="0"/>
                  <w:marRight w:val="0"/>
                  <w:marTop w:val="0"/>
                  <w:marBottom w:val="0"/>
                  <w:divBdr>
                    <w:top w:val="none" w:sz="0" w:space="0" w:color="auto"/>
                    <w:left w:val="none" w:sz="0" w:space="0" w:color="auto"/>
                    <w:bottom w:val="none" w:sz="0" w:space="0" w:color="auto"/>
                    <w:right w:val="none" w:sz="0" w:space="0" w:color="auto"/>
                  </w:divBdr>
                </w:div>
                <w:div w:id="1469080978">
                  <w:marLeft w:val="0"/>
                  <w:marRight w:val="0"/>
                  <w:marTop w:val="0"/>
                  <w:marBottom w:val="0"/>
                  <w:divBdr>
                    <w:top w:val="none" w:sz="0" w:space="0" w:color="auto"/>
                    <w:left w:val="none" w:sz="0" w:space="0" w:color="auto"/>
                    <w:bottom w:val="none" w:sz="0" w:space="0" w:color="auto"/>
                    <w:right w:val="none" w:sz="0" w:space="0" w:color="auto"/>
                  </w:divBdr>
                </w:div>
                <w:div w:id="1469585993">
                  <w:marLeft w:val="0"/>
                  <w:marRight w:val="0"/>
                  <w:marTop w:val="0"/>
                  <w:marBottom w:val="0"/>
                  <w:divBdr>
                    <w:top w:val="none" w:sz="0" w:space="0" w:color="auto"/>
                    <w:left w:val="none" w:sz="0" w:space="0" w:color="auto"/>
                    <w:bottom w:val="none" w:sz="0" w:space="0" w:color="auto"/>
                    <w:right w:val="none" w:sz="0" w:space="0" w:color="auto"/>
                  </w:divBdr>
                </w:div>
                <w:div w:id="1470244798">
                  <w:marLeft w:val="0"/>
                  <w:marRight w:val="0"/>
                  <w:marTop w:val="0"/>
                  <w:marBottom w:val="0"/>
                  <w:divBdr>
                    <w:top w:val="none" w:sz="0" w:space="0" w:color="auto"/>
                    <w:left w:val="none" w:sz="0" w:space="0" w:color="auto"/>
                    <w:bottom w:val="none" w:sz="0" w:space="0" w:color="auto"/>
                    <w:right w:val="none" w:sz="0" w:space="0" w:color="auto"/>
                  </w:divBdr>
                </w:div>
                <w:div w:id="1470511748">
                  <w:marLeft w:val="0"/>
                  <w:marRight w:val="0"/>
                  <w:marTop w:val="0"/>
                  <w:marBottom w:val="0"/>
                  <w:divBdr>
                    <w:top w:val="none" w:sz="0" w:space="0" w:color="auto"/>
                    <w:left w:val="none" w:sz="0" w:space="0" w:color="auto"/>
                    <w:bottom w:val="none" w:sz="0" w:space="0" w:color="auto"/>
                    <w:right w:val="none" w:sz="0" w:space="0" w:color="auto"/>
                  </w:divBdr>
                </w:div>
                <w:div w:id="1472552142">
                  <w:marLeft w:val="0"/>
                  <w:marRight w:val="0"/>
                  <w:marTop w:val="0"/>
                  <w:marBottom w:val="0"/>
                  <w:divBdr>
                    <w:top w:val="none" w:sz="0" w:space="0" w:color="auto"/>
                    <w:left w:val="none" w:sz="0" w:space="0" w:color="auto"/>
                    <w:bottom w:val="none" w:sz="0" w:space="0" w:color="auto"/>
                    <w:right w:val="none" w:sz="0" w:space="0" w:color="auto"/>
                  </w:divBdr>
                </w:div>
                <w:div w:id="1472671239">
                  <w:marLeft w:val="0"/>
                  <w:marRight w:val="0"/>
                  <w:marTop w:val="0"/>
                  <w:marBottom w:val="0"/>
                  <w:divBdr>
                    <w:top w:val="none" w:sz="0" w:space="0" w:color="auto"/>
                    <w:left w:val="none" w:sz="0" w:space="0" w:color="auto"/>
                    <w:bottom w:val="none" w:sz="0" w:space="0" w:color="auto"/>
                    <w:right w:val="none" w:sz="0" w:space="0" w:color="auto"/>
                  </w:divBdr>
                </w:div>
                <w:div w:id="1473908433">
                  <w:marLeft w:val="0"/>
                  <w:marRight w:val="0"/>
                  <w:marTop w:val="0"/>
                  <w:marBottom w:val="0"/>
                  <w:divBdr>
                    <w:top w:val="none" w:sz="0" w:space="0" w:color="auto"/>
                    <w:left w:val="none" w:sz="0" w:space="0" w:color="auto"/>
                    <w:bottom w:val="none" w:sz="0" w:space="0" w:color="auto"/>
                    <w:right w:val="none" w:sz="0" w:space="0" w:color="auto"/>
                  </w:divBdr>
                </w:div>
                <w:div w:id="1473980383">
                  <w:marLeft w:val="0"/>
                  <w:marRight w:val="0"/>
                  <w:marTop w:val="0"/>
                  <w:marBottom w:val="0"/>
                  <w:divBdr>
                    <w:top w:val="none" w:sz="0" w:space="0" w:color="auto"/>
                    <w:left w:val="none" w:sz="0" w:space="0" w:color="auto"/>
                    <w:bottom w:val="none" w:sz="0" w:space="0" w:color="auto"/>
                    <w:right w:val="none" w:sz="0" w:space="0" w:color="auto"/>
                  </w:divBdr>
                </w:div>
                <w:div w:id="1473986431">
                  <w:marLeft w:val="0"/>
                  <w:marRight w:val="0"/>
                  <w:marTop w:val="0"/>
                  <w:marBottom w:val="0"/>
                  <w:divBdr>
                    <w:top w:val="none" w:sz="0" w:space="0" w:color="auto"/>
                    <w:left w:val="none" w:sz="0" w:space="0" w:color="auto"/>
                    <w:bottom w:val="none" w:sz="0" w:space="0" w:color="auto"/>
                    <w:right w:val="none" w:sz="0" w:space="0" w:color="auto"/>
                  </w:divBdr>
                </w:div>
                <w:div w:id="1474715060">
                  <w:marLeft w:val="0"/>
                  <w:marRight w:val="0"/>
                  <w:marTop w:val="0"/>
                  <w:marBottom w:val="0"/>
                  <w:divBdr>
                    <w:top w:val="none" w:sz="0" w:space="0" w:color="auto"/>
                    <w:left w:val="none" w:sz="0" w:space="0" w:color="auto"/>
                    <w:bottom w:val="none" w:sz="0" w:space="0" w:color="auto"/>
                    <w:right w:val="none" w:sz="0" w:space="0" w:color="auto"/>
                  </w:divBdr>
                </w:div>
                <w:div w:id="1477263770">
                  <w:marLeft w:val="0"/>
                  <w:marRight w:val="0"/>
                  <w:marTop w:val="0"/>
                  <w:marBottom w:val="0"/>
                  <w:divBdr>
                    <w:top w:val="none" w:sz="0" w:space="0" w:color="auto"/>
                    <w:left w:val="none" w:sz="0" w:space="0" w:color="auto"/>
                    <w:bottom w:val="none" w:sz="0" w:space="0" w:color="auto"/>
                    <w:right w:val="none" w:sz="0" w:space="0" w:color="auto"/>
                  </w:divBdr>
                </w:div>
                <w:div w:id="1477330727">
                  <w:marLeft w:val="0"/>
                  <w:marRight w:val="0"/>
                  <w:marTop w:val="0"/>
                  <w:marBottom w:val="0"/>
                  <w:divBdr>
                    <w:top w:val="none" w:sz="0" w:space="0" w:color="auto"/>
                    <w:left w:val="none" w:sz="0" w:space="0" w:color="auto"/>
                    <w:bottom w:val="none" w:sz="0" w:space="0" w:color="auto"/>
                    <w:right w:val="none" w:sz="0" w:space="0" w:color="auto"/>
                  </w:divBdr>
                </w:div>
                <w:div w:id="1478494815">
                  <w:marLeft w:val="0"/>
                  <w:marRight w:val="0"/>
                  <w:marTop w:val="0"/>
                  <w:marBottom w:val="0"/>
                  <w:divBdr>
                    <w:top w:val="none" w:sz="0" w:space="0" w:color="auto"/>
                    <w:left w:val="none" w:sz="0" w:space="0" w:color="auto"/>
                    <w:bottom w:val="none" w:sz="0" w:space="0" w:color="auto"/>
                    <w:right w:val="none" w:sz="0" w:space="0" w:color="auto"/>
                  </w:divBdr>
                </w:div>
                <w:div w:id="1478835719">
                  <w:marLeft w:val="0"/>
                  <w:marRight w:val="0"/>
                  <w:marTop w:val="0"/>
                  <w:marBottom w:val="0"/>
                  <w:divBdr>
                    <w:top w:val="none" w:sz="0" w:space="0" w:color="auto"/>
                    <w:left w:val="none" w:sz="0" w:space="0" w:color="auto"/>
                    <w:bottom w:val="none" w:sz="0" w:space="0" w:color="auto"/>
                    <w:right w:val="none" w:sz="0" w:space="0" w:color="auto"/>
                  </w:divBdr>
                </w:div>
                <w:div w:id="1479689273">
                  <w:marLeft w:val="0"/>
                  <w:marRight w:val="0"/>
                  <w:marTop w:val="0"/>
                  <w:marBottom w:val="0"/>
                  <w:divBdr>
                    <w:top w:val="none" w:sz="0" w:space="0" w:color="auto"/>
                    <w:left w:val="none" w:sz="0" w:space="0" w:color="auto"/>
                    <w:bottom w:val="none" w:sz="0" w:space="0" w:color="auto"/>
                    <w:right w:val="none" w:sz="0" w:space="0" w:color="auto"/>
                  </w:divBdr>
                </w:div>
                <w:div w:id="1481654327">
                  <w:marLeft w:val="0"/>
                  <w:marRight w:val="0"/>
                  <w:marTop w:val="0"/>
                  <w:marBottom w:val="0"/>
                  <w:divBdr>
                    <w:top w:val="none" w:sz="0" w:space="0" w:color="auto"/>
                    <w:left w:val="none" w:sz="0" w:space="0" w:color="auto"/>
                    <w:bottom w:val="none" w:sz="0" w:space="0" w:color="auto"/>
                    <w:right w:val="none" w:sz="0" w:space="0" w:color="auto"/>
                  </w:divBdr>
                </w:div>
                <w:div w:id="1481656567">
                  <w:marLeft w:val="0"/>
                  <w:marRight w:val="0"/>
                  <w:marTop w:val="0"/>
                  <w:marBottom w:val="0"/>
                  <w:divBdr>
                    <w:top w:val="none" w:sz="0" w:space="0" w:color="auto"/>
                    <w:left w:val="none" w:sz="0" w:space="0" w:color="auto"/>
                    <w:bottom w:val="none" w:sz="0" w:space="0" w:color="auto"/>
                    <w:right w:val="none" w:sz="0" w:space="0" w:color="auto"/>
                  </w:divBdr>
                </w:div>
                <w:div w:id="1481842282">
                  <w:marLeft w:val="0"/>
                  <w:marRight w:val="0"/>
                  <w:marTop w:val="0"/>
                  <w:marBottom w:val="0"/>
                  <w:divBdr>
                    <w:top w:val="none" w:sz="0" w:space="0" w:color="auto"/>
                    <w:left w:val="none" w:sz="0" w:space="0" w:color="auto"/>
                    <w:bottom w:val="none" w:sz="0" w:space="0" w:color="auto"/>
                    <w:right w:val="none" w:sz="0" w:space="0" w:color="auto"/>
                  </w:divBdr>
                </w:div>
                <w:div w:id="1481997887">
                  <w:marLeft w:val="0"/>
                  <w:marRight w:val="0"/>
                  <w:marTop w:val="0"/>
                  <w:marBottom w:val="0"/>
                  <w:divBdr>
                    <w:top w:val="none" w:sz="0" w:space="0" w:color="auto"/>
                    <w:left w:val="none" w:sz="0" w:space="0" w:color="auto"/>
                    <w:bottom w:val="none" w:sz="0" w:space="0" w:color="auto"/>
                    <w:right w:val="none" w:sz="0" w:space="0" w:color="auto"/>
                  </w:divBdr>
                </w:div>
                <w:div w:id="1482622203">
                  <w:marLeft w:val="0"/>
                  <w:marRight w:val="0"/>
                  <w:marTop w:val="0"/>
                  <w:marBottom w:val="0"/>
                  <w:divBdr>
                    <w:top w:val="none" w:sz="0" w:space="0" w:color="auto"/>
                    <w:left w:val="none" w:sz="0" w:space="0" w:color="auto"/>
                    <w:bottom w:val="none" w:sz="0" w:space="0" w:color="auto"/>
                    <w:right w:val="none" w:sz="0" w:space="0" w:color="auto"/>
                  </w:divBdr>
                </w:div>
                <w:div w:id="1483080410">
                  <w:marLeft w:val="0"/>
                  <w:marRight w:val="0"/>
                  <w:marTop w:val="0"/>
                  <w:marBottom w:val="0"/>
                  <w:divBdr>
                    <w:top w:val="none" w:sz="0" w:space="0" w:color="auto"/>
                    <w:left w:val="none" w:sz="0" w:space="0" w:color="auto"/>
                    <w:bottom w:val="none" w:sz="0" w:space="0" w:color="auto"/>
                    <w:right w:val="none" w:sz="0" w:space="0" w:color="auto"/>
                  </w:divBdr>
                </w:div>
                <w:div w:id="1483429653">
                  <w:marLeft w:val="0"/>
                  <w:marRight w:val="0"/>
                  <w:marTop w:val="0"/>
                  <w:marBottom w:val="0"/>
                  <w:divBdr>
                    <w:top w:val="none" w:sz="0" w:space="0" w:color="auto"/>
                    <w:left w:val="none" w:sz="0" w:space="0" w:color="auto"/>
                    <w:bottom w:val="none" w:sz="0" w:space="0" w:color="auto"/>
                    <w:right w:val="none" w:sz="0" w:space="0" w:color="auto"/>
                  </w:divBdr>
                </w:div>
                <w:div w:id="1483808880">
                  <w:marLeft w:val="0"/>
                  <w:marRight w:val="0"/>
                  <w:marTop w:val="0"/>
                  <w:marBottom w:val="0"/>
                  <w:divBdr>
                    <w:top w:val="none" w:sz="0" w:space="0" w:color="auto"/>
                    <w:left w:val="none" w:sz="0" w:space="0" w:color="auto"/>
                    <w:bottom w:val="none" w:sz="0" w:space="0" w:color="auto"/>
                    <w:right w:val="none" w:sz="0" w:space="0" w:color="auto"/>
                  </w:divBdr>
                </w:div>
                <w:div w:id="1484351668">
                  <w:marLeft w:val="0"/>
                  <w:marRight w:val="0"/>
                  <w:marTop w:val="0"/>
                  <w:marBottom w:val="0"/>
                  <w:divBdr>
                    <w:top w:val="none" w:sz="0" w:space="0" w:color="auto"/>
                    <w:left w:val="none" w:sz="0" w:space="0" w:color="auto"/>
                    <w:bottom w:val="none" w:sz="0" w:space="0" w:color="auto"/>
                    <w:right w:val="none" w:sz="0" w:space="0" w:color="auto"/>
                  </w:divBdr>
                </w:div>
                <w:div w:id="1485271295">
                  <w:marLeft w:val="0"/>
                  <w:marRight w:val="0"/>
                  <w:marTop w:val="0"/>
                  <w:marBottom w:val="0"/>
                  <w:divBdr>
                    <w:top w:val="none" w:sz="0" w:space="0" w:color="auto"/>
                    <w:left w:val="none" w:sz="0" w:space="0" w:color="auto"/>
                    <w:bottom w:val="none" w:sz="0" w:space="0" w:color="auto"/>
                    <w:right w:val="none" w:sz="0" w:space="0" w:color="auto"/>
                  </w:divBdr>
                </w:div>
                <w:div w:id="1486361661">
                  <w:marLeft w:val="0"/>
                  <w:marRight w:val="0"/>
                  <w:marTop w:val="0"/>
                  <w:marBottom w:val="0"/>
                  <w:divBdr>
                    <w:top w:val="none" w:sz="0" w:space="0" w:color="auto"/>
                    <w:left w:val="none" w:sz="0" w:space="0" w:color="auto"/>
                    <w:bottom w:val="none" w:sz="0" w:space="0" w:color="auto"/>
                    <w:right w:val="none" w:sz="0" w:space="0" w:color="auto"/>
                  </w:divBdr>
                </w:div>
                <w:div w:id="1488093157">
                  <w:marLeft w:val="0"/>
                  <w:marRight w:val="0"/>
                  <w:marTop w:val="0"/>
                  <w:marBottom w:val="0"/>
                  <w:divBdr>
                    <w:top w:val="none" w:sz="0" w:space="0" w:color="auto"/>
                    <w:left w:val="none" w:sz="0" w:space="0" w:color="auto"/>
                    <w:bottom w:val="none" w:sz="0" w:space="0" w:color="auto"/>
                    <w:right w:val="none" w:sz="0" w:space="0" w:color="auto"/>
                  </w:divBdr>
                </w:div>
                <w:div w:id="1489708587">
                  <w:marLeft w:val="0"/>
                  <w:marRight w:val="0"/>
                  <w:marTop w:val="0"/>
                  <w:marBottom w:val="0"/>
                  <w:divBdr>
                    <w:top w:val="none" w:sz="0" w:space="0" w:color="auto"/>
                    <w:left w:val="none" w:sz="0" w:space="0" w:color="auto"/>
                    <w:bottom w:val="none" w:sz="0" w:space="0" w:color="auto"/>
                    <w:right w:val="none" w:sz="0" w:space="0" w:color="auto"/>
                  </w:divBdr>
                </w:div>
                <w:div w:id="1490175756">
                  <w:marLeft w:val="0"/>
                  <w:marRight w:val="0"/>
                  <w:marTop w:val="0"/>
                  <w:marBottom w:val="0"/>
                  <w:divBdr>
                    <w:top w:val="none" w:sz="0" w:space="0" w:color="auto"/>
                    <w:left w:val="none" w:sz="0" w:space="0" w:color="auto"/>
                    <w:bottom w:val="none" w:sz="0" w:space="0" w:color="auto"/>
                    <w:right w:val="none" w:sz="0" w:space="0" w:color="auto"/>
                  </w:divBdr>
                </w:div>
                <w:div w:id="1490905602">
                  <w:marLeft w:val="0"/>
                  <w:marRight w:val="0"/>
                  <w:marTop w:val="0"/>
                  <w:marBottom w:val="0"/>
                  <w:divBdr>
                    <w:top w:val="none" w:sz="0" w:space="0" w:color="auto"/>
                    <w:left w:val="none" w:sz="0" w:space="0" w:color="auto"/>
                    <w:bottom w:val="none" w:sz="0" w:space="0" w:color="auto"/>
                    <w:right w:val="none" w:sz="0" w:space="0" w:color="auto"/>
                  </w:divBdr>
                </w:div>
                <w:div w:id="1491562163">
                  <w:marLeft w:val="0"/>
                  <w:marRight w:val="0"/>
                  <w:marTop w:val="0"/>
                  <w:marBottom w:val="0"/>
                  <w:divBdr>
                    <w:top w:val="none" w:sz="0" w:space="0" w:color="auto"/>
                    <w:left w:val="none" w:sz="0" w:space="0" w:color="auto"/>
                    <w:bottom w:val="none" w:sz="0" w:space="0" w:color="auto"/>
                    <w:right w:val="none" w:sz="0" w:space="0" w:color="auto"/>
                  </w:divBdr>
                </w:div>
                <w:div w:id="1491943392">
                  <w:marLeft w:val="0"/>
                  <w:marRight w:val="0"/>
                  <w:marTop w:val="0"/>
                  <w:marBottom w:val="0"/>
                  <w:divBdr>
                    <w:top w:val="none" w:sz="0" w:space="0" w:color="auto"/>
                    <w:left w:val="none" w:sz="0" w:space="0" w:color="auto"/>
                    <w:bottom w:val="none" w:sz="0" w:space="0" w:color="auto"/>
                    <w:right w:val="none" w:sz="0" w:space="0" w:color="auto"/>
                  </w:divBdr>
                </w:div>
                <w:div w:id="1492015595">
                  <w:marLeft w:val="0"/>
                  <w:marRight w:val="0"/>
                  <w:marTop w:val="0"/>
                  <w:marBottom w:val="0"/>
                  <w:divBdr>
                    <w:top w:val="none" w:sz="0" w:space="0" w:color="auto"/>
                    <w:left w:val="none" w:sz="0" w:space="0" w:color="auto"/>
                    <w:bottom w:val="none" w:sz="0" w:space="0" w:color="auto"/>
                    <w:right w:val="none" w:sz="0" w:space="0" w:color="auto"/>
                  </w:divBdr>
                </w:div>
                <w:div w:id="1492062707">
                  <w:marLeft w:val="0"/>
                  <w:marRight w:val="0"/>
                  <w:marTop w:val="0"/>
                  <w:marBottom w:val="0"/>
                  <w:divBdr>
                    <w:top w:val="none" w:sz="0" w:space="0" w:color="auto"/>
                    <w:left w:val="none" w:sz="0" w:space="0" w:color="auto"/>
                    <w:bottom w:val="none" w:sz="0" w:space="0" w:color="auto"/>
                    <w:right w:val="none" w:sz="0" w:space="0" w:color="auto"/>
                  </w:divBdr>
                </w:div>
                <w:div w:id="1492134705">
                  <w:marLeft w:val="0"/>
                  <w:marRight w:val="0"/>
                  <w:marTop w:val="0"/>
                  <w:marBottom w:val="0"/>
                  <w:divBdr>
                    <w:top w:val="none" w:sz="0" w:space="0" w:color="auto"/>
                    <w:left w:val="none" w:sz="0" w:space="0" w:color="auto"/>
                    <w:bottom w:val="none" w:sz="0" w:space="0" w:color="auto"/>
                    <w:right w:val="none" w:sz="0" w:space="0" w:color="auto"/>
                  </w:divBdr>
                </w:div>
                <w:div w:id="1492136101">
                  <w:marLeft w:val="0"/>
                  <w:marRight w:val="0"/>
                  <w:marTop w:val="0"/>
                  <w:marBottom w:val="0"/>
                  <w:divBdr>
                    <w:top w:val="none" w:sz="0" w:space="0" w:color="auto"/>
                    <w:left w:val="none" w:sz="0" w:space="0" w:color="auto"/>
                    <w:bottom w:val="none" w:sz="0" w:space="0" w:color="auto"/>
                    <w:right w:val="none" w:sz="0" w:space="0" w:color="auto"/>
                  </w:divBdr>
                </w:div>
                <w:div w:id="1492258205">
                  <w:marLeft w:val="0"/>
                  <w:marRight w:val="0"/>
                  <w:marTop w:val="0"/>
                  <w:marBottom w:val="0"/>
                  <w:divBdr>
                    <w:top w:val="none" w:sz="0" w:space="0" w:color="auto"/>
                    <w:left w:val="none" w:sz="0" w:space="0" w:color="auto"/>
                    <w:bottom w:val="none" w:sz="0" w:space="0" w:color="auto"/>
                    <w:right w:val="none" w:sz="0" w:space="0" w:color="auto"/>
                  </w:divBdr>
                </w:div>
                <w:div w:id="1492260801">
                  <w:marLeft w:val="0"/>
                  <w:marRight w:val="0"/>
                  <w:marTop w:val="0"/>
                  <w:marBottom w:val="0"/>
                  <w:divBdr>
                    <w:top w:val="none" w:sz="0" w:space="0" w:color="auto"/>
                    <w:left w:val="none" w:sz="0" w:space="0" w:color="auto"/>
                    <w:bottom w:val="none" w:sz="0" w:space="0" w:color="auto"/>
                    <w:right w:val="none" w:sz="0" w:space="0" w:color="auto"/>
                  </w:divBdr>
                </w:div>
                <w:div w:id="1494028607">
                  <w:marLeft w:val="0"/>
                  <w:marRight w:val="0"/>
                  <w:marTop w:val="0"/>
                  <w:marBottom w:val="0"/>
                  <w:divBdr>
                    <w:top w:val="none" w:sz="0" w:space="0" w:color="auto"/>
                    <w:left w:val="none" w:sz="0" w:space="0" w:color="auto"/>
                    <w:bottom w:val="none" w:sz="0" w:space="0" w:color="auto"/>
                    <w:right w:val="none" w:sz="0" w:space="0" w:color="auto"/>
                  </w:divBdr>
                </w:div>
                <w:div w:id="1495220584">
                  <w:marLeft w:val="0"/>
                  <w:marRight w:val="0"/>
                  <w:marTop w:val="0"/>
                  <w:marBottom w:val="0"/>
                  <w:divBdr>
                    <w:top w:val="none" w:sz="0" w:space="0" w:color="auto"/>
                    <w:left w:val="none" w:sz="0" w:space="0" w:color="auto"/>
                    <w:bottom w:val="none" w:sz="0" w:space="0" w:color="auto"/>
                    <w:right w:val="none" w:sz="0" w:space="0" w:color="auto"/>
                  </w:divBdr>
                </w:div>
                <w:div w:id="1495758250">
                  <w:marLeft w:val="0"/>
                  <w:marRight w:val="0"/>
                  <w:marTop w:val="0"/>
                  <w:marBottom w:val="0"/>
                  <w:divBdr>
                    <w:top w:val="none" w:sz="0" w:space="0" w:color="auto"/>
                    <w:left w:val="none" w:sz="0" w:space="0" w:color="auto"/>
                    <w:bottom w:val="none" w:sz="0" w:space="0" w:color="auto"/>
                    <w:right w:val="none" w:sz="0" w:space="0" w:color="auto"/>
                  </w:divBdr>
                </w:div>
                <w:div w:id="1496142944">
                  <w:marLeft w:val="0"/>
                  <w:marRight w:val="0"/>
                  <w:marTop w:val="0"/>
                  <w:marBottom w:val="0"/>
                  <w:divBdr>
                    <w:top w:val="none" w:sz="0" w:space="0" w:color="auto"/>
                    <w:left w:val="none" w:sz="0" w:space="0" w:color="auto"/>
                    <w:bottom w:val="none" w:sz="0" w:space="0" w:color="auto"/>
                    <w:right w:val="none" w:sz="0" w:space="0" w:color="auto"/>
                  </w:divBdr>
                </w:div>
                <w:div w:id="1496261110">
                  <w:marLeft w:val="0"/>
                  <w:marRight w:val="0"/>
                  <w:marTop w:val="0"/>
                  <w:marBottom w:val="0"/>
                  <w:divBdr>
                    <w:top w:val="none" w:sz="0" w:space="0" w:color="auto"/>
                    <w:left w:val="none" w:sz="0" w:space="0" w:color="auto"/>
                    <w:bottom w:val="none" w:sz="0" w:space="0" w:color="auto"/>
                    <w:right w:val="none" w:sz="0" w:space="0" w:color="auto"/>
                  </w:divBdr>
                </w:div>
                <w:div w:id="1496648820">
                  <w:marLeft w:val="0"/>
                  <w:marRight w:val="0"/>
                  <w:marTop w:val="0"/>
                  <w:marBottom w:val="0"/>
                  <w:divBdr>
                    <w:top w:val="none" w:sz="0" w:space="0" w:color="auto"/>
                    <w:left w:val="none" w:sz="0" w:space="0" w:color="auto"/>
                    <w:bottom w:val="none" w:sz="0" w:space="0" w:color="auto"/>
                    <w:right w:val="none" w:sz="0" w:space="0" w:color="auto"/>
                  </w:divBdr>
                </w:div>
                <w:div w:id="1497258268">
                  <w:marLeft w:val="0"/>
                  <w:marRight w:val="0"/>
                  <w:marTop w:val="0"/>
                  <w:marBottom w:val="0"/>
                  <w:divBdr>
                    <w:top w:val="none" w:sz="0" w:space="0" w:color="auto"/>
                    <w:left w:val="none" w:sz="0" w:space="0" w:color="auto"/>
                    <w:bottom w:val="none" w:sz="0" w:space="0" w:color="auto"/>
                    <w:right w:val="none" w:sz="0" w:space="0" w:color="auto"/>
                  </w:divBdr>
                </w:div>
                <w:div w:id="1497920215">
                  <w:marLeft w:val="0"/>
                  <w:marRight w:val="0"/>
                  <w:marTop w:val="0"/>
                  <w:marBottom w:val="0"/>
                  <w:divBdr>
                    <w:top w:val="none" w:sz="0" w:space="0" w:color="auto"/>
                    <w:left w:val="none" w:sz="0" w:space="0" w:color="auto"/>
                    <w:bottom w:val="none" w:sz="0" w:space="0" w:color="auto"/>
                    <w:right w:val="none" w:sz="0" w:space="0" w:color="auto"/>
                  </w:divBdr>
                </w:div>
                <w:div w:id="1498381554">
                  <w:marLeft w:val="0"/>
                  <w:marRight w:val="0"/>
                  <w:marTop w:val="0"/>
                  <w:marBottom w:val="0"/>
                  <w:divBdr>
                    <w:top w:val="none" w:sz="0" w:space="0" w:color="auto"/>
                    <w:left w:val="none" w:sz="0" w:space="0" w:color="auto"/>
                    <w:bottom w:val="none" w:sz="0" w:space="0" w:color="auto"/>
                    <w:right w:val="none" w:sz="0" w:space="0" w:color="auto"/>
                  </w:divBdr>
                </w:div>
                <w:div w:id="1498499242">
                  <w:marLeft w:val="0"/>
                  <w:marRight w:val="0"/>
                  <w:marTop w:val="0"/>
                  <w:marBottom w:val="0"/>
                  <w:divBdr>
                    <w:top w:val="none" w:sz="0" w:space="0" w:color="auto"/>
                    <w:left w:val="none" w:sz="0" w:space="0" w:color="auto"/>
                    <w:bottom w:val="none" w:sz="0" w:space="0" w:color="auto"/>
                    <w:right w:val="none" w:sz="0" w:space="0" w:color="auto"/>
                  </w:divBdr>
                </w:div>
                <w:div w:id="1498765265">
                  <w:marLeft w:val="0"/>
                  <w:marRight w:val="0"/>
                  <w:marTop w:val="0"/>
                  <w:marBottom w:val="0"/>
                  <w:divBdr>
                    <w:top w:val="none" w:sz="0" w:space="0" w:color="auto"/>
                    <w:left w:val="none" w:sz="0" w:space="0" w:color="auto"/>
                    <w:bottom w:val="none" w:sz="0" w:space="0" w:color="auto"/>
                    <w:right w:val="none" w:sz="0" w:space="0" w:color="auto"/>
                  </w:divBdr>
                </w:div>
                <w:div w:id="1500005535">
                  <w:marLeft w:val="0"/>
                  <w:marRight w:val="0"/>
                  <w:marTop w:val="0"/>
                  <w:marBottom w:val="0"/>
                  <w:divBdr>
                    <w:top w:val="none" w:sz="0" w:space="0" w:color="auto"/>
                    <w:left w:val="none" w:sz="0" w:space="0" w:color="auto"/>
                    <w:bottom w:val="none" w:sz="0" w:space="0" w:color="auto"/>
                    <w:right w:val="none" w:sz="0" w:space="0" w:color="auto"/>
                  </w:divBdr>
                </w:div>
                <w:div w:id="1501047222">
                  <w:marLeft w:val="0"/>
                  <w:marRight w:val="0"/>
                  <w:marTop w:val="0"/>
                  <w:marBottom w:val="0"/>
                  <w:divBdr>
                    <w:top w:val="none" w:sz="0" w:space="0" w:color="auto"/>
                    <w:left w:val="none" w:sz="0" w:space="0" w:color="auto"/>
                    <w:bottom w:val="none" w:sz="0" w:space="0" w:color="auto"/>
                    <w:right w:val="none" w:sz="0" w:space="0" w:color="auto"/>
                  </w:divBdr>
                </w:div>
                <w:div w:id="1501195903">
                  <w:marLeft w:val="0"/>
                  <w:marRight w:val="0"/>
                  <w:marTop w:val="0"/>
                  <w:marBottom w:val="0"/>
                  <w:divBdr>
                    <w:top w:val="none" w:sz="0" w:space="0" w:color="auto"/>
                    <w:left w:val="none" w:sz="0" w:space="0" w:color="auto"/>
                    <w:bottom w:val="none" w:sz="0" w:space="0" w:color="auto"/>
                    <w:right w:val="none" w:sz="0" w:space="0" w:color="auto"/>
                  </w:divBdr>
                </w:div>
                <w:div w:id="1502432933">
                  <w:marLeft w:val="0"/>
                  <w:marRight w:val="0"/>
                  <w:marTop w:val="0"/>
                  <w:marBottom w:val="0"/>
                  <w:divBdr>
                    <w:top w:val="none" w:sz="0" w:space="0" w:color="auto"/>
                    <w:left w:val="none" w:sz="0" w:space="0" w:color="auto"/>
                    <w:bottom w:val="none" w:sz="0" w:space="0" w:color="auto"/>
                    <w:right w:val="none" w:sz="0" w:space="0" w:color="auto"/>
                  </w:divBdr>
                </w:div>
                <w:div w:id="1502500226">
                  <w:marLeft w:val="0"/>
                  <w:marRight w:val="0"/>
                  <w:marTop w:val="0"/>
                  <w:marBottom w:val="0"/>
                  <w:divBdr>
                    <w:top w:val="none" w:sz="0" w:space="0" w:color="auto"/>
                    <w:left w:val="none" w:sz="0" w:space="0" w:color="auto"/>
                    <w:bottom w:val="none" w:sz="0" w:space="0" w:color="auto"/>
                    <w:right w:val="none" w:sz="0" w:space="0" w:color="auto"/>
                  </w:divBdr>
                </w:div>
                <w:div w:id="1503427693">
                  <w:marLeft w:val="0"/>
                  <w:marRight w:val="0"/>
                  <w:marTop w:val="0"/>
                  <w:marBottom w:val="0"/>
                  <w:divBdr>
                    <w:top w:val="none" w:sz="0" w:space="0" w:color="auto"/>
                    <w:left w:val="none" w:sz="0" w:space="0" w:color="auto"/>
                    <w:bottom w:val="none" w:sz="0" w:space="0" w:color="auto"/>
                    <w:right w:val="none" w:sz="0" w:space="0" w:color="auto"/>
                  </w:divBdr>
                </w:div>
                <w:div w:id="1503547876">
                  <w:marLeft w:val="0"/>
                  <w:marRight w:val="0"/>
                  <w:marTop w:val="0"/>
                  <w:marBottom w:val="0"/>
                  <w:divBdr>
                    <w:top w:val="none" w:sz="0" w:space="0" w:color="auto"/>
                    <w:left w:val="none" w:sz="0" w:space="0" w:color="auto"/>
                    <w:bottom w:val="none" w:sz="0" w:space="0" w:color="auto"/>
                    <w:right w:val="none" w:sz="0" w:space="0" w:color="auto"/>
                  </w:divBdr>
                </w:div>
                <w:div w:id="1504198568">
                  <w:marLeft w:val="0"/>
                  <w:marRight w:val="0"/>
                  <w:marTop w:val="0"/>
                  <w:marBottom w:val="0"/>
                  <w:divBdr>
                    <w:top w:val="none" w:sz="0" w:space="0" w:color="auto"/>
                    <w:left w:val="none" w:sz="0" w:space="0" w:color="auto"/>
                    <w:bottom w:val="none" w:sz="0" w:space="0" w:color="auto"/>
                    <w:right w:val="none" w:sz="0" w:space="0" w:color="auto"/>
                  </w:divBdr>
                </w:div>
                <w:div w:id="1507863564">
                  <w:marLeft w:val="0"/>
                  <w:marRight w:val="0"/>
                  <w:marTop w:val="0"/>
                  <w:marBottom w:val="0"/>
                  <w:divBdr>
                    <w:top w:val="none" w:sz="0" w:space="0" w:color="auto"/>
                    <w:left w:val="none" w:sz="0" w:space="0" w:color="auto"/>
                    <w:bottom w:val="none" w:sz="0" w:space="0" w:color="auto"/>
                    <w:right w:val="none" w:sz="0" w:space="0" w:color="auto"/>
                  </w:divBdr>
                </w:div>
                <w:div w:id="1507936607">
                  <w:marLeft w:val="0"/>
                  <w:marRight w:val="0"/>
                  <w:marTop w:val="0"/>
                  <w:marBottom w:val="0"/>
                  <w:divBdr>
                    <w:top w:val="none" w:sz="0" w:space="0" w:color="auto"/>
                    <w:left w:val="none" w:sz="0" w:space="0" w:color="auto"/>
                    <w:bottom w:val="none" w:sz="0" w:space="0" w:color="auto"/>
                    <w:right w:val="none" w:sz="0" w:space="0" w:color="auto"/>
                  </w:divBdr>
                </w:div>
                <w:div w:id="1508137457">
                  <w:marLeft w:val="0"/>
                  <w:marRight w:val="0"/>
                  <w:marTop w:val="0"/>
                  <w:marBottom w:val="0"/>
                  <w:divBdr>
                    <w:top w:val="none" w:sz="0" w:space="0" w:color="auto"/>
                    <w:left w:val="none" w:sz="0" w:space="0" w:color="auto"/>
                    <w:bottom w:val="none" w:sz="0" w:space="0" w:color="auto"/>
                    <w:right w:val="none" w:sz="0" w:space="0" w:color="auto"/>
                  </w:divBdr>
                </w:div>
                <w:div w:id="1508207660">
                  <w:marLeft w:val="0"/>
                  <w:marRight w:val="0"/>
                  <w:marTop w:val="0"/>
                  <w:marBottom w:val="0"/>
                  <w:divBdr>
                    <w:top w:val="none" w:sz="0" w:space="0" w:color="auto"/>
                    <w:left w:val="none" w:sz="0" w:space="0" w:color="auto"/>
                    <w:bottom w:val="none" w:sz="0" w:space="0" w:color="auto"/>
                    <w:right w:val="none" w:sz="0" w:space="0" w:color="auto"/>
                  </w:divBdr>
                </w:div>
                <w:div w:id="1508521277">
                  <w:marLeft w:val="0"/>
                  <w:marRight w:val="0"/>
                  <w:marTop w:val="0"/>
                  <w:marBottom w:val="0"/>
                  <w:divBdr>
                    <w:top w:val="none" w:sz="0" w:space="0" w:color="auto"/>
                    <w:left w:val="none" w:sz="0" w:space="0" w:color="auto"/>
                    <w:bottom w:val="none" w:sz="0" w:space="0" w:color="auto"/>
                    <w:right w:val="none" w:sz="0" w:space="0" w:color="auto"/>
                  </w:divBdr>
                </w:div>
                <w:div w:id="1508596365">
                  <w:marLeft w:val="0"/>
                  <w:marRight w:val="0"/>
                  <w:marTop w:val="0"/>
                  <w:marBottom w:val="0"/>
                  <w:divBdr>
                    <w:top w:val="none" w:sz="0" w:space="0" w:color="auto"/>
                    <w:left w:val="none" w:sz="0" w:space="0" w:color="auto"/>
                    <w:bottom w:val="none" w:sz="0" w:space="0" w:color="auto"/>
                    <w:right w:val="none" w:sz="0" w:space="0" w:color="auto"/>
                  </w:divBdr>
                </w:div>
                <w:div w:id="1508599279">
                  <w:marLeft w:val="0"/>
                  <w:marRight w:val="0"/>
                  <w:marTop w:val="0"/>
                  <w:marBottom w:val="0"/>
                  <w:divBdr>
                    <w:top w:val="none" w:sz="0" w:space="0" w:color="auto"/>
                    <w:left w:val="none" w:sz="0" w:space="0" w:color="auto"/>
                    <w:bottom w:val="none" w:sz="0" w:space="0" w:color="auto"/>
                    <w:right w:val="none" w:sz="0" w:space="0" w:color="auto"/>
                  </w:divBdr>
                </w:div>
                <w:div w:id="1508640354">
                  <w:marLeft w:val="0"/>
                  <w:marRight w:val="0"/>
                  <w:marTop w:val="0"/>
                  <w:marBottom w:val="0"/>
                  <w:divBdr>
                    <w:top w:val="none" w:sz="0" w:space="0" w:color="auto"/>
                    <w:left w:val="none" w:sz="0" w:space="0" w:color="auto"/>
                    <w:bottom w:val="none" w:sz="0" w:space="0" w:color="auto"/>
                    <w:right w:val="none" w:sz="0" w:space="0" w:color="auto"/>
                  </w:divBdr>
                </w:div>
                <w:div w:id="1509906826">
                  <w:marLeft w:val="0"/>
                  <w:marRight w:val="0"/>
                  <w:marTop w:val="0"/>
                  <w:marBottom w:val="0"/>
                  <w:divBdr>
                    <w:top w:val="none" w:sz="0" w:space="0" w:color="auto"/>
                    <w:left w:val="none" w:sz="0" w:space="0" w:color="auto"/>
                    <w:bottom w:val="none" w:sz="0" w:space="0" w:color="auto"/>
                    <w:right w:val="none" w:sz="0" w:space="0" w:color="auto"/>
                  </w:divBdr>
                </w:div>
                <w:div w:id="1510176187">
                  <w:marLeft w:val="0"/>
                  <w:marRight w:val="0"/>
                  <w:marTop w:val="0"/>
                  <w:marBottom w:val="0"/>
                  <w:divBdr>
                    <w:top w:val="none" w:sz="0" w:space="0" w:color="auto"/>
                    <w:left w:val="none" w:sz="0" w:space="0" w:color="auto"/>
                    <w:bottom w:val="none" w:sz="0" w:space="0" w:color="auto"/>
                    <w:right w:val="none" w:sz="0" w:space="0" w:color="auto"/>
                  </w:divBdr>
                </w:div>
                <w:div w:id="1510216853">
                  <w:marLeft w:val="0"/>
                  <w:marRight w:val="0"/>
                  <w:marTop w:val="0"/>
                  <w:marBottom w:val="0"/>
                  <w:divBdr>
                    <w:top w:val="none" w:sz="0" w:space="0" w:color="auto"/>
                    <w:left w:val="none" w:sz="0" w:space="0" w:color="auto"/>
                    <w:bottom w:val="none" w:sz="0" w:space="0" w:color="auto"/>
                    <w:right w:val="none" w:sz="0" w:space="0" w:color="auto"/>
                  </w:divBdr>
                </w:div>
                <w:div w:id="1510411463">
                  <w:marLeft w:val="0"/>
                  <w:marRight w:val="0"/>
                  <w:marTop w:val="0"/>
                  <w:marBottom w:val="0"/>
                  <w:divBdr>
                    <w:top w:val="none" w:sz="0" w:space="0" w:color="auto"/>
                    <w:left w:val="none" w:sz="0" w:space="0" w:color="auto"/>
                    <w:bottom w:val="none" w:sz="0" w:space="0" w:color="auto"/>
                    <w:right w:val="none" w:sz="0" w:space="0" w:color="auto"/>
                  </w:divBdr>
                </w:div>
                <w:div w:id="1511680056">
                  <w:marLeft w:val="0"/>
                  <w:marRight w:val="0"/>
                  <w:marTop w:val="0"/>
                  <w:marBottom w:val="0"/>
                  <w:divBdr>
                    <w:top w:val="none" w:sz="0" w:space="0" w:color="auto"/>
                    <w:left w:val="none" w:sz="0" w:space="0" w:color="auto"/>
                    <w:bottom w:val="none" w:sz="0" w:space="0" w:color="auto"/>
                    <w:right w:val="none" w:sz="0" w:space="0" w:color="auto"/>
                  </w:divBdr>
                </w:div>
                <w:div w:id="1513030727">
                  <w:marLeft w:val="0"/>
                  <w:marRight w:val="0"/>
                  <w:marTop w:val="0"/>
                  <w:marBottom w:val="0"/>
                  <w:divBdr>
                    <w:top w:val="none" w:sz="0" w:space="0" w:color="auto"/>
                    <w:left w:val="none" w:sz="0" w:space="0" w:color="auto"/>
                    <w:bottom w:val="none" w:sz="0" w:space="0" w:color="auto"/>
                    <w:right w:val="none" w:sz="0" w:space="0" w:color="auto"/>
                  </w:divBdr>
                </w:div>
                <w:div w:id="1513034245">
                  <w:marLeft w:val="0"/>
                  <w:marRight w:val="0"/>
                  <w:marTop w:val="0"/>
                  <w:marBottom w:val="0"/>
                  <w:divBdr>
                    <w:top w:val="none" w:sz="0" w:space="0" w:color="auto"/>
                    <w:left w:val="none" w:sz="0" w:space="0" w:color="auto"/>
                    <w:bottom w:val="none" w:sz="0" w:space="0" w:color="auto"/>
                    <w:right w:val="none" w:sz="0" w:space="0" w:color="auto"/>
                  </w:divBdr>
                </w:div>
                <w:div w:id="1513375423">
                  <w:marLeft w:val="0"/>
                  <w:marRight w:val="0"/>
                  <w:marTop w:val="0"/>
                  <w:marBottom w:val="0"/>
                  <w:divBdr>
                    <w:top w:val="none" w:sz="0" w:space="0" w:color="auto"/>
                    <w:left w:val="none" w:sz="0" w:space="0" w:color="auto"/>
                    <w:bottom w:val="none" w:sz="0" w:space="0" w:color="auto"/>
                    <w:right w:val="none" w:sz="0" w:space="0" w:color="auto"/>
                  </w:divBdr>
                </w:div>
                <w:div w:id="1514340527">
                  <w:marLeft w:val="0"/>
                  <w:marRight w:val="0"/>
                  <w:marTop w:val="0"/>
                  <w:marBottom w:val="0"/>
                  <w:divBdr>
                    <w:top w:val="none" w:sz="0" w:space="0" w:color="auto"/>
                    <w:left w:val="none" w:sz="0" w:space="0" w:color="auto"/>
                    <w:bottom w:val="none" w:sz="0" w:space="0" w:color="auto"/>
                    <w:right w:val="none" w:sz="0" w:space="0" w:color="auto"/>
                  </w:divBdr>
                </w:div>
                <w:div w:id="1514688007">
                  <w:marLeft w:val="0"/>
                  <w:marRight w:val="0"/>
                  <w:marTop w:val="0"/>
                  <w:marBottom w:val="0"/>
                  <w:divBdr>
                    <w:top w:val="none" w:sz="0" w:space="0" w:color="auto"/>
                    <w:left w:val="none" w:sz="0" w:space="0" w:color="auto"/>
                    <w:bottom w:val="none" w:sz="0" w:space="0" w:color="auto"/>
                    <w:right w:val="none" w:sz="0" w:space="0" w:color="auto"/>
                  </w:divBdr>
                </w:div>
                <w:div w:id="1515531773">
                  <w:marLeft w:val="0"/>
                  <w:marRight w:val="0"/>
                  <w:marTop w:val="0"/>
                  <w:marBottom w:val="0"/>
                  <w:divBdr>
                    <w:top w:val="none" w:sz="0" w:space="0" w:color="auto"/>
                    <w:left w:val="none" w:sz="0" w:space="0" w:color="auto"/>
                    <w:bottom w:val="none" w:sz="0" w:space="0" w:color="auto"/>
                    <w:right w:val="none" w:sz="0" w:space="0" w:color="auto"/>
                  </w:divBdr>
                </w:div>
                <w:div w:id="1515879424">
                  <w:marLeft w:val="0"/>
                  <w:marRight w:val="0"/>
                  <w:marTop w:val="0"/>
                  <w:marBottom w:val="0"/>
                  <w:divBdr>
                    <w:top w:val="none" w:sz="0" w:space="0" w:color="auto"/>
                    <w:left w:val="none" w:sz="0" w:space="0" w:color="auto"/>
                    <w:bottom w:val="none" w:sz="0" w:space="0" w:color="auto"/>
                    <w:right w:val="none" w:sz="0" w:space="0" w:color="auto"/>
                  </w:divBdr>
                </w:div>
                <w:div w:id="1516192931">
                  <w:marLeft w:val="0"/>
                  <w:marRight w:val="0"/>
                  <w:marTop w:val="0"/>
                  <w:marBottom w:val="0"/>
                  <w:divBdr>
                    <w:top w:val="none" w:sz="0" w:space="0" w:color="auto"/>
                    <w:left w:val="none" w:sz="0" w:space="0" w:color="auto"/>
                    <w:bottom w:val="none" w:sz="0" w:space="0" w:color="auto"/>
                    <w:right w:val="none" w:sz="0" w:space="0" w:color="auto"/>
                  </w:divBdr>
                </w:div>
                <w:div w:id="1517421620">
                  <w:marLeft w:val="0"/>
                  <w:marRight w:val="0"/>
                  <w:marTop w:val="0"/>
                  <w:marBottom w:val="0"/>
                  <w:divBdr>
                    <w:top w:val="none" w:sz="0" w:space="0" w:color="auto"/>
                    <w:left w:val="none" w:sz="0" w:space="0" w:color="auto"/>
                    <w:bottom w:val="none" w:sz="0" w:space="0" w:color="auto"/>
                    <w:right w:val="none" w:sz="0" w:space="0" w:color="auto"/>
                  </w:divBdr>
                </w:div>
                <w:div w:id="1517423612">
                  <w:marLeft w:val="0"/>
                  <w:marRight w:val="0"/>
                  <w:marTop w:val="0"/>
                  <w:marBottom w:val="0"/>
                  <w:divBdr>
                    <w:top w:val="none" w:sz="0" w:space="0" w:color="auto"/>
                    <w:left w:val="none" w:sz="0" w:space="0" w:color="auto"/>
                    <w:bottom w:val="none" w:sz="0" w:space="0" w:color="auto"/>
                    <w:right w:val="none" w:sz="0" w:space="0" w:color="auto"/>
                  </w:divBdr>
                </w:div>
                <w:div w:id="1517769123">
                  <w:marLeft w:val="0"/>
                  <w:marRight w:val="0"/>
                  <w:marTop w:val="0"/>
                  <w:marBottom w:val="0"/>
                  <w:divBdr>
                    <w:top w:val="none" w:sz="0" w:space="0" w:color="auto"/>
                    <w:left w:val="none" w:sz="0" w:space="0" w:color="auto"/>
                    <w:bottom w:val="none" w:sz="0" w:space="0" w:color="auto"/>
                    <w:right w:val="none" w:sz="0" w:space="0" w:color="auto"/>
                  </w:divBdr>
                </w:div>
                <w:div w:id="1517886664">
                  <w:marLeft w:val="0"/>
                  <w:marRight w:val="0"/>
                  <w:marTop w:val="0"/>
                  <w:marBottom w:val="0"/>
                  <w:divBdr>
                    <w:top w:val="none" w:sz="0" w:space="0" w:color="auto"/>
                    <w:left w:val="none" w:sz="0" w:space="0" w:color="auto"/>
                    <w:bottom w:val="none" w:sz="0" w:space="0" w:color="auto"/>
                    <w:right w:val="none" w:sz="0" w:space="0" w:color="auto"/>
                  </w:divBdr>
                </w:div>
                <w:div w:id="1518616489">
                  <w:marLeft w:val="0"/>
                  <w:marRight w:val="0"/>
                  <w:marTop w:val="0"/>
                  <w:marBottom w:val="0"/>
                  <w:divBdr>
                    <w:top w:val="none" w:sz="0" w:space="0" w:color="auto"/>
                    <w:left w:val="none" w:sz="0" w:space="0" w:color="auto"/>
                    <w:bottom w:val="none" w:sz="0" w:space="0" w:color="auto"/>
                    <w:right w:val="none" w:sz="0" w:space="0" w:color="auto"/>
                  </w:divBdr>
                </w:div>
                <w:div w:id="1519541199">
                  <w:marLeft w:val="0"/>
                  <w:marRight w:val="0"/>
                  <w:marTop w:val="0"/>
                  <w:marBottom w:val="0"/>
                  <w:divBdr>
                    <w:top w:val="none" w:sz="0" w:space="0" w:color="auto"/>
                    <w:left w:val="none" w:sz="0" w:space="0" w:color="auto"/>
                    <w:bottom w:val="none" w:sz="0" w:space="0" w:color="auto"/>
                    <w:right w:val="none" w:sz="0" w:space="0" w:color="auto"/>
                  </w:divBdr>
                </w:div>
                <w:div w:id="1519809219">
                  <w:marLeft w:val="0"/>
                  <w:marRight w:val="0"/>
                  <w:marTop w:val="0"/>
                  <w:marBottom w:val="0"/>
                  <w:divBdr>
                    <w:top w:val="none" w:sz="0" w:space="0" w:color="auto"/>
                    <w:left w:val="none" w:sz="0" w:space="0" w:color="auto"/>
                    <w:bottom w:val="none" w:sz="0" w:space="0" w:color="auto"/>
                    <w:right w:val="none" w:sz="0" w:space="0" w:color="auto"/>
                  </w:divBdr>
                </w:div>
                <w:div w:id="1520466402">
                  <w:marLeft w:val="0"/>
                  <w:marRight w:val="0"/>
                  <w:marTop w:val="0"/>
                  <w:marBottom w:val="0"/>
                  <w:divBdr>
                    <w:top w:val="none" w:sz="0" w:space="0" w:color="auto"/>
                    <w:left w:val="none" w:sz="0" w:space="0" w:color="auto"/>
                    <w:bottom w:val="none" w:sz="0" w:space="0" w:color="auto"/>
                    <w:right w:val="none" w:sz="0" w:space="0" w:color="auto"/>
                  </w:divBdr>
                </w:div>
                <w:div w:id="1520506886">
                  <w:marLeft w:val="0"/>
                  <w:marRight w:val="0"/>
                  <w:marTop w:val="0"/>
                  <w:marBottom w:val="0"/>
                  <w:divBdr>
                    <w:top w:val="none" w:sz="0" w:space="0" w:color="auto"/>
                    <w:left w:val="none" w:sz="0" w:space="0" w:color="auto"/>
                    <w:bottom w:val="none" w:sz="0" w:space="0" w:color="auto"/>
                    <w:right w:val="none" w:sz="0" w:space="0" w:color="auto"/>
                  </w:divBdr>
                </w:div>
                <w:div w:id="1520508861">
                  <w:marLeft w:val="0"/>
                  <w:marRight w:val="0"/>
                  <w:marTop w:val="0"/>
                  <w:marBottom w:val="0"/>
                  <w:divBdr>
                    <w:top w:val="none" w:sz="0" w:space="0" w:color="auto"/>
                    <w:left w:val="none" w:sz="0" w:space="0" w:color="auto"/>
                    <w:bottom w:val="none" w:sz="0" w:space="0" w:color="auto"/>
                    <w:right w:val="none" w:sz="0" w:space="0" w:color="auto"/>
                  </w:divBdr>
                </w:div>
                <w:div w:id="1521237486">
                  <w:marLeft w:val="0"/>
                  <w:marRight w:val="0"/>
                  <w:marTop w:val="0"/>
                  <w:marBottom w:val="0"/>
                  <w:divBdr>
                    <w:top w:val="none" w:sz="0" w:space="0" w:color="auto"/>
                    <w:left w:val="none" w:sz="0" w:space="0" w:color="auto"/>
                    <w:bottom w:val="none" w:sz="0" w:space="0" w:color="auto"/>
                    <w:right w:val="none" w:sz="0" w:space="0" w:color="auto"/>
                  </w:divBdr>
                </w:div>
                <w:div w:id="1521971813">
                  <w:marLeft w:val="0"/>
                  <w:marRight w:val="0"/>
                  <w:marTop w:val="0"/>
                  <w:marBottom w:val="0"/>
                  <w:divBdr>
                    <w:top w:val="none" w:sz="0" w:space="0" w:color="auto"/>
                    <w:left w:val="none" w:sz="0" w:space="0" w:color="auto"/>
                    <w:bottom w:val="none" w:sz="0" w:space="0" w:color="auto"/>
                    <w:right w:val="none" w:sz="0" w:space="0" w:color="auto"/>
                  </w:divBdr>
                </w:div>
                <w:div w:id="1523469309">
                  <w:marLeft w:val="0"/>
                  <w:marRight w:val="0"/>
                  <w:marTop w:val="0"/>
                  <w:marBottom w:val="0"/>
                  <w:divBdr>
                    <w:top w:val="none" w:sz="0" w:space="0" w:color="auto"/>
                    <w:left w:val="none" w:sz="0" w:space="0" w:color="auto"/>
                    <w:bottom w:val="none" w:sz="0" w:space="0" w:color="auto"/>
                    <w:right w:val="none" w:sz="0" w:space="0" w:color="auto"/>
                  </w:divBdr>
                </w:div>
                <w:div w:id="1525442491">
                  <w:marLeft w:val="0"/>
                  <w:marRight w:val="0"/>
                  <w:marTop w:val="0"/>
                  <w:marBottom w:val="0"/>
                  <w:divBdr>
                    <w:top w:val="none" w:sz="0" w:space="0" w:color="auto"/>
                    <w:left w:val="none" w:sz="0" w:space="0" w:color="auto"/>
                    <w:bottom w:val="none" w:sz="0" w:space="0" w:color="auto"/>
                    <w:right w:val="none" w:sz="0" w:space="0" w:color="auto"/>
                  </w:divBdr>
                </w:div>
                <w:div w:id="1525899297">
                  <w:marLeft w:val="0"/>
                  <w:marRight w:val="0"/>
                  <w:marTop w:val="0"/>
                  <w:marBottom w:val="0"/>
                  <w:divBdr>
                    <w:top w:val="none" w:sz="0" w:space="0" w:color="auto"/>
                    <w:left w:val="none" w:sz="0" w:space="0" w:color="auto"/>
                    <w:bottom w:val="none" w:sz="0" w:space="0" w:color="auto"/>
                    <w:right w:val="none" w:sz="0" w:space="0" w:color="auto"/>
                  </w:divBdr>
                </w:div>
                <w:div w:id="1525948027">
                  <w:marLeft w:val="0"/>
                  <w:marRight w:val="0"/>
                  <w:marTop w:val="0"/>
                  <w:marBottom w:val="0"/>
                  <w:divBdr>
                    <w:top w:val="none" w:sz="0" w:space="0" w:color="auto"/>
                    <w:left w:val="none" w:sz="0" w:space="0" w:color="auto"/>
                    <w:bottom w:val="none" w:sz="0" w:space="0" w:color="auto"/>
                    <w:right w:val="none" w:sz="0" w:space="0" w:color="auto"/>
                  </w:divBdr>
                </w:div>
                <w:div w:id="1526020471">
                  <w:marLeft w:val="0"/>
                  <w:marRight w:val="0"/>
                  <w:marTop w:val="0"/>
                  <w:marBottom w:val="0"/>
                  <w:divBdr>
                    <w:top w:val="none" w:sz="0" w:space="0" w:color="auto"/>
                    <w:left w:val="none" w:sz="0" w:space="0" w:color="auto"/>
                    <w:bottom w:val="none" w:sz="0" w:space="0" w:color="auto"/>
                    <w:right w:val="none" w:sz="0" w:space="0" w:color="auto"/>
                  </w:divBdr>
                </w:div>
                <w:div w:id="1526598968">
                  <w:marLeft w:val="0"/>
                  <w:marRight w:val="0"/>
                  <w:marTop w:val="0"/>
                  <w:marBottom w:val="0"/>
                  <w:divBdr>
                    <w:top w:val="none" w:sz="0" w:space="0" w:color="auto"/>
                    <w:left w:val="none" w:sz="0" w:space="0" w:color="auto"/>
                    <w:bottom w:val="none" w:sz="0" w:space="0" w:color="auto"/>
                    <w:right w:val="none" w:sz="0" w:space="0" w:color="auto"/>
                  </w:divBdr>
                </w:div>
                <w:div w:id="1526603332">
                  <w:marLeft w:val="0"/>
                  <w:marRight w:val="0"/>
                  <w:marTop w:val="0"/>
                  <w:marBottom w:val="0"/>
                  <w:divBdr>
                    <w:top w:val="none" w:sz="0" w:space="0" w:color="auto"/>
                    <w:left w:val="none" w:sz="0" w:space="0" w:color="auto"/>
                    <w:bottom w:val="none" w:sz="0" w:space="0" w:color="auto"/>
                    <w:right w:val="none" w:sz="0" w:space="0" w:color="auto"/>
                  </w:divBdr>
                </w:div>
                <w:div w:id="1527983480">
                  <w:marLeft w:val="0"/>
                  <w:marRight w:val="0"/>
                  <w:marTop w:val="0"/>
                  <w:marBottom w:val="0"/>
                  <w:divBdr>
                    <w:top w:val="none" w:sz="0" w:space="0" w:color="auto"/>
                    <w:left w:val="none" w:sz="0" w:space="0" w:color="auto"/>
                    <w:bottom w:val="none" w:sz="0" w:space="0" w:color="auto"/>
                    <w:right w:val="none" w:sz="0" w:space="0" w:color="auto"/>
                  </w:divBdr>
                </w:div>
                <w:div w:id="1529369814">
                  <w:marLeft w:val="0"/>
                  <w:marRight w:val="0"/>
                  <w:marTop w:val="0"/>
                  <w:marBottom w:val="0"/>
                  <w:divBdr>
                    <w:top w:val="none" w:sz="0" w:space="0" w:color="auto"/>
                    <w:left w:val="none" w:sz="0" w:space="0" w:color="auto"/>
                    <w:bottom w:val="none" w:sz="0" w:space="0" w:color="auto"/>
                    <w:right w:val="none" w:sz="0" w:space="0" w:color="auto"/>
                  </w:divBdr>
                </w:div>
                <w:div w:id="1531450541">
                  <w:marLeft w:val="0"/>
                  <w:marRight w:val="0"/>
                  <w:marTop w:val="0"/>
                  <w:marBottom w:val="0"/>
                  <w:divBdr>
                    <w:top w:val="none" w:sz="0" w:space="0" w:color="auto"/>
                    <w:left w:val="none" w:sz="0" w:space="0" w:color="auto"/>
                    <w:bottom w:val="none" w:sz="0" w:space="0" w:color="auto"/>
                    <w:right w:val="none" w:sz="0" w:space="0" w:color="auto"/>
                  </w:divBdr>
                </w:div>
                <w:div w:id="1531918345">
                  <w:marLeft w:val="0"/>
                  <w:marRight w:val="0"/>
                  <w:marTop w:val="0"/>
                  <w:marBottom w:val="0"/>
                  <w:divBdr>
                    <w:top w:val="none" w:sz="0" w:space="0" w:color="auto"/>
                    <w:left w:val="none" w:sz="0" w:space="0" w:color="auto"/>
                    <w:bottom w:val="none" w:sz="0" w:space="0" w:color="auto"/>
                    <w:right w:val="none" w:sz="0" w:space="0" w:color="auto"/>
                  </w:divBdr>
                </w:div>
                <w:div w:id="1533347045">
                  <w:marLeft w:val="0"/>
                  <w:marRight w:val="0"/>
                  <w:marTop w:val="0"/>
                  <w:marBottom w:val="0"/>
                  <w:divBdr>
                    <w:top w:val="none" w:sz="0" w:space="0" w:color="auto"/>
                    <w:left w:val="none" w:sz="0" w:space="0" w:color="auto"/>
                    <w:bottom w:val="none" w:sz="0" w:space="0" w:color="auto"/>
                    <w:right w:val="none" w:sz="0" w:space="0" w:color="auto"/>
                  </w:divBdr>
                </w:div>
                <w:div w:id="1533886244">
                  <w:marLeft w:val="0"/>
                  <w:marRight w:val="0"/>
                  <w:marTop w:val="0"/>
                  <w:marBottom w:val="0"/>
                  <w:divBdr>
                    <w:top w:val="none" w:sz="0" w:space="0" w:color="auto"/>
                    <w:left w:val="none" w:sz="0" w:space="0" w:color="auto"/>
                    <w:bottom w:val="none" w:sz="0" w:space="0" w:color="auto"/>
                    <w:right w:val="none" w:sz="0" w:space="0" w:color="auto"/>
                  </w:divBdr>
                </w:div>
                <w:div w:id="1534802786">
                  <w:marLeft w:val="0"/>
                  <w:marRight w:val="0"/>
                  <w:marTop w:val="0"/>
                  <w:marBottom w:val="0"/>
                  <w:divBdr>
                    <w:top w:val="none" w:sz="0" w:space="0" w:color="auto"/>
                    <w:left w:val="none" w:sz="0" w:space="0" w:color="auto"/>
                    <w:bottom w:val="none" w:sz="0" w:space="0" w:color="auto"/>
                    <w:right w:val="none" w:sz="0" w:space="0" w:color="auto"/>
                  </w:divBdr>
                </w:div>
                <w:div w:id="1534885164">
                  <w:marLeft w:val="0"/>
                  <w:marRight w:val="0"/>
                  <w:marTop w:val="0"/>
                  <w:marBottom w:val="0"/>
                  <w:divBdr>
                    <w:top w:val="none" w:sz="0" w:space="0" w:color="auto"/>
                    <w:left w:val="none" w:sz="0" w:space="0" w:color="auto"/>
                    <w:bottom w:val="none" w:sz="0" w:space="0" w:color="auto"/>
                    <w:right w:val="none" w:sz="0" w:space="0" w:color="auto"/>
                  </w:divBdr>
                </w:div>
                <w:div w:id="1534999980">
                  <w:marLeft w:val="0"/>
                  <w:marRight w:val="0"/>
                  <w:marTop w:val="0"/>
                  <w:marBottom w:val="0"/>
                  <w:divBdr>
                    <w:top w:val="none" w:sz="0" w:space="0" w:color="auto"/>
                    <w:left w:val="none" w:sz="0" w:space="0" w:color="auto"/>
                    <w:bottom w:val="none" w:sz="0" w:space="0" w:color="auto"/>
                    <w:right w:val="none" w:sz="0" w:space="0" w:color="auto"/>
                  </w:divBdr>
                </w:div>
                <w:div w:id="1535002074">
                  <w:marLeft w:val="0"/>
                  <w:marRight w:val="0"/>
                  <w:marTop w:val="0"/>
                  <w:marBottom w:val="0"/>
                  <w:divBdr>
                    <w:top w:val="none" w:sz="0" w:space="0" w:color="auto"/>
                    <w:left w:val="none" w:sz="0" w:space="0" w:color="auto"/>
                    <w:bottom w:val="none" w:sz="0" w:space="0" w:color="auto"/>
                    <w:right w:val="none" w:sz="0" w:space="0" w:color="auto"/>
                  </w:divBdr>
                </w:div>
                <w:div w:id="1535193676">
                  <w:marLeft w:val="0"/>
                  <w:marRight w:val="0"/>
                  <w:marTop w:val="0"/>
                  <w:marBottom w:val="0"/>
                  <w:divBdr>
                    <w:top w:val="none" w:sz="0" w:space="0" w:color="auto"/>
                    <w:left w:val="none" w:sz="0" w:space="0" w:color="auto"/>
                    <w:bottom w:val="none" w:sz="0" w:space="0" w:color="auto"/>
                    <w:right w:val="none" w:sz="0" w:space="0" w:color="auto"/>
                  </w:divBdr>
                </w:div>
                <w:div w:id="1536624991">
                  <w:marLeft w:val="0"/>
                  <w:marRight w:val="0"/>
                  <w:marTop w:val="0"/>
                  <w:marBottom w:val="0"/>
                  <w:divBdr>
                    <w:top w:val="none" w:sz="0" w:space="0" w:color="auto"/>
                    <w:left w:val="none" w:sz="0" w:space="0" w:color="auto"/>
                    <w:bottom w:val="none" w:sz="0" w:space="0" w:color="auto"/>
                    <w:right w:val="none" w:sz="0" w:space="0" w:color="auto"/>
                  </w:divBdr>
                </w:div>
                <w:div w:id="1537036373">
                  <w:marLeft w:val="0"/>
                  <w:marRight w:val="0"/>
                  <w:marTop w:val="0"/>
                  <w:marBottom w:val="0"/>
                  <w:divBdr>
                    <w:top w:val="none" w:sz="0" w:space="0" w:color="auto"/>
                    <w:left w:val="none" w:sz="0" w:space="0" w:color="auto"/>
                    <w:bottom w:val="none" w:sz="0" w:space="0" w:color="auto"/>
                    <w:right w:val="none" w:sz="0" w:space="0" w:color="auto"/>
                  </w:divBdr>
                </w:div>
                <w:div w:id="1537351318">
                  <w:marLeft w:val="0"/>
                  <w:marRight w:val="0"/>
                  <w:marTop w:val="0"/>
                  <w:marBottom w:val="0"/>
                  <w:divBdr>
                    <w:top w:val="none" w:sz="0" w:space="0" w:color="auto"/>
                    <w:left w:val="none" w:sz="0" w:space="0" w:color="auto"/>
                    <w:bottom w:val="none" w:sz="0" w:space="0" w:color="auto"/>
                    <w:right w:val="none" w:sz="0" w:space="0" w:color="auto"/>
                  </w:divBdr>
                </w:div>
                <w:div w:id="1537811428">
                  <w:marLeft w:val="0"/>
                  <w:marRight w:val="0"/>
                  <w:marTop w:val="0"/>
                  <w:marBottom w:val="0"/>
                  <w:divBdr>
                    <w:top w:val="none" w:sz="0" w:space="0" w:color="auto"/>
                    <w:left w:val="none" w:sz="0" w:space="0" w:color="auto"/>
                    <w:bottom w:val="none" w:sz="0" w:space="0" w:color="auto"/>
                    <w:right w:val="none" w:sz="0" w:space="0" w:color="auto"/>
                  </w:divBdr>
                </w:div>
                <w:div w:id="1537935912">
                  <w:marLeft w:val="0"/>
                  <w:marRight w:val="0"/>
                  <w:marTop w:val="0"/>
                  <w:marBottom w:val="0"/>
                  <w:divBdr>
                    <w:top w:val="none" w:sz="0" w:space="0" w:color="auto"/>
                    <w:left w:val="none" w:sz="0" w:space="0" w:color="auto"/>
                    <w:bottom w:val="none" w:sz="0" w:space="0" w:color="auto"/>
                    <w:right w:val="none" w:sz="0" w:space="0" w:color="auto"/>
                  </w:divBdr>
                </w:div>
                <w:div w:id="1539195450">
                  <w:marLeft w:val="0"/>
                  <w:marRight w:val="0"/>
                  <w:marTop w:val="0"/>
                  <w:marBottom w:val="0"/>
                  <w:divBdr>
                    <w:top w:val="none" w:sz="0" w:space="0" w:color="auto"/>
                    <w:left w:val="none" w:sz="0" w:space="0" w:color="auto"/>
                    <w:bottom w:val="none" w:sz="0" w:space="0" w:color="auto"/>
                    <w:right w:val="none" w:sz="0" w:space="0" w:color="auto"/>
                  </w:divBdr>
                </w:div>
                <w:div w:id="1541894296">
                  <w:marLeft w:val="0"/>
                  <w:marRight w:val="0"/>
                  <w:marTop w:val="0"/>
                  <w:marBottom w:val="0"/>
                  <w:divBdr>
                    <w:top w:val="none" w:sz="0" w:space="0" w:color="auto"/>
                    <w:left w:val="none" w:sz="0" w:space="0" w:color="auto"/>
                    <w:bottom w:val="none" w:sz="0" w:space="0" w:color="auto"/>
                    <w:right w:val="none" w:sz="0" w:space="0" w:color="auto"/>
                  </w:divBdr>
                </w:div>
                <w:div w:id="1542936447">
                  <w:marLeft w:val="0"/>
                  <w:marRight w:val="0"/>
                  <w:marTop w:val="0"/>
                  <w:marBottom w:val="0"/>
                  <w:divBdr>
                    <w:top w:val="none" w:sz="0" w:space="0" w:color="auto"/>
                    <w:left w:val="none" w:sz="0" w:space="0" w:color="auto"/>
                    <w:bottom w:val="none" w:sz="0" w:space="0" w:color="auto"/>
                    <w:right w:val="none" w:sz="0" w:space="0" w:color="auto"/>
                  </w:divBdr>
                </w:div>
                <w:div w:id="1544750874">
                  <w:marLeft w:val="0"/>
                  <w:marRight w:val="0"/>
                  <w:marTop w:val="0"/>
                  <w:marBottom w:val="0"/>
                  <w:divBdr>
                    <w:top w:val="none" w:sz="0" w:space="0" w:color="auto"/>
                    <w:left w:val="none" w:sz="0" w:space="0" w:color="auto"/>
                    <w:bottom w:val="none" w:sz="0" w:space="0" w:color="auto"/>
                    <w:right w:val="none" w:sz="0" w:space="0" w:color="auto"/>
                  </w:divBdr>
                </w:div>
                <w:div w:id="1546091746">
                  <w:marLeft w:val="0"/>
                  <w:marRight w:val="0"/>
                  <w:marTop w:val="0"/>
                  <w:marBottom w:val="0"/>
                  <w:divBdr>
                    <w:top w:val="none" w:sz="0" w:space="0" w:color="auto"/>
                    <w:left w:val="none" w:sz="0" w:space="0" w:color="auto"/>
                    <w:bottom w:val="none" w:sz="0" w:space="0" w:color="auto"/>
                    <w:right w:val="none" w:sz="0" w:space="0" w:color="auto"/>
                  </w:divBdr>
                </w:div>
                <w:div w:id="1548100682">
                  <w:marLeft w:val="0"/>
                  <w:marRight w:val="0"/>
                  <w:marTop w:val="0"/>
                  <w:marBottom w:val="0"/>
                  <w:divBdr>
                    <w:top w:val="none" w:sz="0" w:space="0" w:color="auto"/>
                    <w:left w:val="none" w:sz="0" w:space="0" w:color="auto"/>
                    <w:bottom w:val="none" w:sz="0" w:space="0" w:color="auto"/>
                    <w:right w:val="none" w:sz="0" w:space="0" w:color="auto"/>
                  </w:divBdr>
                </w:div>
                <w:div w:id="1548948541">
                  <w:marLeft w:val="0"/>
                  <w:marRight w:val="0"/>
                  <w:marTop w:val="0"/>
                  <w:marBottom w:val="0"/>
                  <w:divBdr>
                    <w:top w:val="none" w:sz="0" w:space="0" w:color="auto"/>
                    <w:left w:val="none" w:sz="0" w:space="0" w:color="auto"/>
                    <w:bottom w:val="none" w:sz="0" w:space="0" w:color="auto"/>
                    <w:right w:val="none" w:sz="0" w:space="0" w:color="auto"/>
                  </w:divBdr>
                </w:div>
                <w:div w:id="1549301057">
                  <w:marLeft w:val="0"/>
                  <w:marRight w:val="0"/>
                  <w:marTop w:val="0"/>
                  <w:marBottom w:val="0"/>
                  <w:divBdr>
                    <w:top w:val="none" w:sz="0" w:space="0" w:color="auto"/>
                    <w:left w:val="none" w:sz="0" w:space="0" w:color="auto"/>
                    <w:bottom w:val="none" w:sz="0" w:space="0" w:color="auto"/>
                    <w:right w:val="none" w:sz="0" w:space="0" w:color="auto"/>
                  </w:divBdr>
                </w:div>
                <w:div w:id="1549802543">
                  <w:marLeft w:val="0"/>
                  <w:marRight w:val="0"/>
                  <w:marTop w:val="0"/>
                  <w:marBottom w:val="0"/>
                  <w:divBdr>
                    <w:top w:val="none" w:sz="0" w:space="0" w:color="auto"/>
                    <w:left w:val="none" w:sz="0" w:space="0" w:color="auto"/>
                    <w:bottom w:val="none" w:sz="0" w:space="0" w:color="auto"/>
                    <w:right w:val="none" w:sz="0" w:space="0" w:color="auto"/>
                  </w:divBdr>
                </w:div>
                <w:div w:id="1549949165">
                  <w:marLeft w:val="0"/>
                  <w:marRight w:val="0"/>
                  <w:marTop w:val="0"/>
                  <w:marBottom w:val="0"/>
                  <w:divBdr>
                    <w:top w:val="none" w:sz="0" w:space="0" w:color="auto"/>
                    <w:left w:val="none" w:sz="0" w:space="0" w:color="auto"/>
                    <w:bottom w:val="none" w:sz="0" w:space="0" w:color="auto"/>
                    <w:right w:val="none" w:sz="0" w:space="0" w:color="auto"/>
                  </w:divBdr>
                </w:div>
                <w:div w:id="1550068625">
                  <w:marLeft w:val="0"/>
                  <w:marRight w:val="0"/>
                  <w:marTop w:val="0"/>
                  <w:marBottom w:val="0"/>
                  <w:divBdr>
                    <w:top w:val="none" w:sz="0" w:space="0" w:color="auto"/>
                    <w:left w:val="none" w:sz="0" w:space="0" w:color="auto"/>
                    <w:bottom w:val="none" w:sz="0" w:space="0" w:color="auto"/>
                    <w:right w:val="none" w:sz="0" w:space="0" w:color="auto"/>
                  </w:divBdr>
                </w:div>
                <w:div w:id="1552183183">
                  <w:marLeft w:val="0"/>
                  <w:marRight w:val="0"/>
                  <w:marTop w:val="0"/>
                  <w:marBottom w:val="0"/>
                  <w:divBdr>
                    <w:top w:val="none" w:sz="0" w:space="0" w:color="auto"/>
                    <w:left w:val="none" w:sz="0" w:space="0" w:color="auto"/>
                    <w:bottom w:val="none" w:sz="0" w:space="0" w:color="auto"/>
                    <w:right w:val="none" w:sz="0" w:space="0" w:color="auto"/>
                  </w:divBdr>
                </w:div>
                <w:div w:id="1552768796">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
                <w:div w:id="1552888691">
                  <w:marLeft w:val="0"/>
                  <w:marRight w:val="0"/>
                  <w:marTop w:val="0"/>
                  <w:marBottom w:val="0"/>
                  <w:divBdr>
                    <w:top w:val="none" w:sz="0" w:space="0" w:color="auto"/>
                    <w:left w:val="none" w:sz="0" w:space="0" w:color="auto"/>
                    <w:bottom w:val="none" w:sz="0" w:space="0" w:color="auto"/>
                    <w:right w:val="none" w:sz="0" w:space="0" w:color="auto"/>
                  </w:divBdr>
                </w:div>
                <w:div w:id="1553539443">
                  <w:marLeft w:val="0"/>
                  <w:marRight w:val="0"/>
                  <w:marTop w:val="0"/>
                  <w:marBottom w:val="0"/>
                  <w:divBdr>
                    <w:top w:val="none" w:sz="0" w:space="0" w:color="auto"/>
                    <w:left w:val="none" w:sz="0" w:space="0" w:color="auto"/>
                    <w:bottom w:val="none" w:sz="0" w:space="0" w:color="auto"/>
                    <w:right w:val="none" w:sz="0" w:space="0" w:color="auto"/>
                  </w:divBdr>
                </w:div>
                <w:div w:id="1554072923">
                  <w:marLeft w:val="0"/>
                  <w:marRight w:val="0"/>
                  <w:marTop w:val="0"/>
                  <w:marBottom w:val="0"/>
                  <w:divBdr>
                    <w:top w:val="none" w:sz="0" w:space="0" w:color="auto"/>
                    <w:left w:val="none" w:sz="0" w:space="0" w:color="auto"/>
                    <w:bottom w:val="none" w:sz="0" w:space="0" w:color="auto"/>
                    <w:right w:val="none" w:sz="0" w:space="0" w:color="auto"/>
                  </w:divBdr>
                </w:div>
                <w:div w:id="1556089451">
                  <w:marLeft w:val="0"/>
                  <w:marRight w:val="0"/>
                  <w:marTop w:val="0"/>
                  <w:marBottom w:val="0"/>
                  <w:divBdr>
                    <w:top w:val="none" w:sz="0" w:space="0" w:color="auto"/>
                    <w:left w:val="none" w:sz="0" w:space="0" w:color="auto"/>
                    <w:bottom w:val="none" w:sz="0" w:space="0" w:color="auto"/>
                    <w:right w:val="none" w:sz="0" w:space="0" w:color="auto"/>
                  </w:divBdr>
                </w:div>
                <w:div w:id="1556238127">
                  <w:marLeft w:val="0"/>
                  <w:marRight w:val="0"/>
                  <w:marTop w:val="0"/>
                  <w:marBottom w:val="0"/>
                  <w:divBdr>
                    <w:top w:val="none" w:sz="0" w:space="0" w:color="auto"/>
                    <w:left w:val="none" w:sz="0" w:space="0" w:color="auto"/>
                    <w:bottom w:val="none" w:sz="0" w:space="0" w:color="auto"/>
                    <w:right w:val="none" w:sz="0" w:space="0" w:color="auto"/>
                  </w:divBdr>
                </w:div>
                <w:div w:id="1557203038">
                  <w:marLeft w:val="0"/>
                  <w:marRight w:val="0"/>
                  <w:marTop w:val="0"/>
                  <w:marBottom w:val="0"/>
                  <w:divBdr>
                    <w:top w:val="none" w:sz="0" w:space="0" w:color="auto"/>
                    <w:left w:val="none" w:sz="0" w:space="0" w:color="auto"/>
                    <w:bottom w:val="none" w:sz="0" w:space="0" w:color="auto"/>
                    <w:right w:val="none" w:sz="0" w:space="0" w:color="auto"/>
                  </w:divBdr>
                </w:div>
                <w:div w:id="1557279999">
                  <w:marLeft w:val="0"/>
                  <w:marRight w:val="0"/>
                  <w:marTop w:val="0"/>
                  <w:marBottom w:val="0"/>
                  <w:divBdr>
                    <w:top w:val="none" w:sz="0" w:space="0" w:color="auto"/>
                    <w:left w:val="none" w:sz="0" w:space="0" w:color="auto"/>
                    <w:bottom w:val="none" w:sz="0" w:space="0" w:color="auto"/>
                    <w:right w:val="none" w:sz="0" w:space="0" w:color="auto"/>
                  </w:divBdr>
                </w:div>
                <w:div w:id="1557357236">
                  <w:marLeft w:val="0"/>
                  <w:marRight w:val="0"/>
                  <w:marTop w:val="0"/>
                  <w:marBottom w:val="0"/>
                  <w:divBdr>
                    <w:top w:val="none" w:sz="0" w:space="0" w:color="auto"/>
                    <w:left w:val="none" w:sz="0" w:space="0" w:color="auto"/>
                    <w:bottom w:val="none" w:sz="0" w:space="0" w:color="auto"/>
                    <w:right w:val="none" w:sz="0" w:space="0" w:color="auto"/>
                  </w:divBdr>
                </w:div>
                <w:div w:id="1557664884">
                  <w:marLeft w:val="0"/>
                  <w:marRight w:val="0"/>
                  <w:marTop w:val="0"/>
                  <w:marBottom w:val="0"/>
                  <w:divBdr>
                    <w:top w:val="none" w:sz="0" w:space="0" w:color="auto"/>
                    <w:left w:val="none" w:sz="0" w:space="0" w:color="auto"/>
                    <w:bottom w:val="none" w:sz="0" w:space="0" w:color="auto"/>
                    <w:right w:val="none" w:sz="0" w:space="0" w:color="auto"/>
                  </w:divBdr>
                </w:div>
                <w:div w:id="1557934611">
                  <w:marLeft w:val="0"/>
                  <w:marRight w:val="0"/>
                  <w:marTop w:val="0"/>
                  <w:marBottom w:val="0"/>
                  <w:divBdr>
                    <w:top w:val="none" w:sz="0" w:space="0" w:color="auto"/>
                    <w:left w:val="none" w:sz="0" w:space="0" w:color="auto"/>
                    <w:bottom w:val="none" w:sz="0" w:space="0" w:color="auto"/>
                    <w:right w:val="none" w:sz="0" w:space="0" w:color="auto"/>
                  </w:divBdr>
                </w:div>
                <w:div w:id="1558054284">
                  <w:marLeft w:val="0"/>
                  <w:marRight w:val="0"/>
                  <w:marTop w:val="0"/>
                  <w:marBottom w:val="0"/>
                  <w:divBdr>
                    <w:top w:val="none" w:sz="0" w:space="0" w:color="auto"/>
                    <w:left w:val="none" w:sz="0" w:space="0" w:color="auto"/>
                    <w:bottom w:val="none" w:sz="0" w:space="0" w:color="auto"/>
                    <w:right w:val="none" w:sz="0" w:space="0" w:color="auto"/>
                  </w:divBdr>
                </w:div>
                <w:div w:id="1558542210">
                  <w:marLeft w:val="0"/>
                  <w:marRight w:val="0"/>
                  <w:marTop w:val="0"/>
                  <w:marBottom w:val="0"/>
                  <w:divBdr>
                    <w:top w:val="none" w:sz="0" w:space="0" w:color="auto"/>
                    <w:left w:val="none" w:sz="0" w:space="0" w:color="auto"/>
                    <w:bottom w:val="none" w:sz="0" w:space="0" w:color="auto"/>
                    <w:right w:val="none" w:sz="0" w:space="0" w:color="auto"/>
                  </w:divBdr>
                </w:div>
                <w:div w:id="1558782556">
                  <w:marLeft w:val="0"/>
                  <w:marRight w:val="0"/>
                  <w:marTop w:val="0"/>
                  <w:marBottom w:val="0"/>
                  <w:divBdr>
                    <w:top w:val="none" w:sz="0" w:space="0" w:color="auto"/>
                    <w:left w:val="none" w:sz="0" w:space="0" w:color="auto"/>
                    <w:bottom w:val="none" w:sz="0" w:space="0" w:color="auto"/>
                    <w:right w:val="none" w:sz="0" w:space="0" w:color="auto"/>
                  </w:divBdr>
                </w:div>
                <w:div w:id="1559778593">
                  <w:marLeft w:val="0"/>
                  <w:marRight w:val="0"/>
                  <w:marTop w:val="0"/>
                  <w:marBottom w:val="0"/>
                  <w:divBdr>
                    <w:top w:val="none" w:sz="0" w:space="0" w:color="auto"/>
                    <w:left w:val="none" w:sz="0" w:space="0" w:color="auto"/>
                    <w:bottom w:val="none" w:sz="0" w:space="0" w:color="auto"/>
                    <w:right w:val="none" w:sz="0" w:space="0" w:color="auto"/>
                  </w:divBdr>
                </w:div>
                <w:div w:id="1560552774">
                  <w:marLeft w:val="0"/>
                  <w:marRight w:val="0"/>
                  <w:marTop w:val="0"/>
                  <w:marBottom w:val="0"/>
                  <w:divBdr>
                    <w:top w:val="none" w:sz="0" w:space="0" w:color="auto"/>
                    <w:left w:val="none" w:sz="0" w:space="0" w:color="auto"/>
                    <w:bottom w:val="none" w:sz="0" w:space="0" w:color="auto"/>
                    <w:right w:val="none" w:sz="0" w:space="0" w:color="auto"/>
                  </w:divBdr>
                </w:div>
                <w:div w:id="1560677497">
                  <w:marLeft w:val="0"/>
                  <w:marRight w:val="0"/>
                  <w:marTop w:val="0"/>
                  <w:marBottom w:val="0"/>
                  <w:divBdr>
                    <w:top w:val="none" w:sz="0" w:space="0" w:color="auto"/>
                    <w:left w:val="none" w:sz="0" w:space="0" w:color="auto"/>
                    <w:bottom w:val="none" w:sz="0" w:space="0" w:color="auto"/>
                    <w:right w:val="none" w:sz="0" w:space="0" w:color="auto"/>
                  </w:divBdr>
                </w:div>
                <w:div w:id="1561593879">
                  <w:marLeft w:val="0"/>
                  <w:marRight w:val="0"/>
                  <w:marTop w:val="0"/>
                  <w:marBottom w:val="0"/>
                  <w:divBdr>
                    <w:top w:val="none" w:sz="0" w:space="0" w:color="auto"/>
                    <w:left w:val="none" w:sz="0" w:space="0" w:color="auto"/>
                    <w:bottom w:val="none" w:sz="0" w:space="0" w:color="auto"/>
                    <w:right w:val="none" w:sz="0" w:space="0" w:color="auto"/>
                  </w:divBdr>
                </w:div>
                <w:div w:id="1562599419">
                  <w:marLeft w:val="0"/>
                  <w:marRight w:val="0"/>
                  <w:marTop w:val="0"/>
                  <w:marBottom w:val="0"/>
                  <w:divBdr>
                    <w:top w:val="none" w:sz="0" w:space="0" w:color="auto"/>
                    <w:left w:val="none" w:sz="0" w:space="0" w:color="auto"/>
                    <w:bottom w:val="none" w:sz="0" w:space="0" w:color="auto"/>
                    <w:right w:val="none" w:sz="0" w:space="0" w:color="auto"/>
                  </w:divBdr>
                </w:div>
                <w:div w:id="1562864613">
                  <w:marLeft w:val="0"/>
                  <w:marRight w:val="0"/>
                  <w:marTop w:val="0"/>
                  <w:marBottom w:val="0"/>
                  <w:divBdr>
                    <w:top w:val="none" w:sz="0" w:space="0" w:color="auto"/>
                    <w:left w:val="none" w:sz="0" w:space="0" w:color="auto"/>
                    <w:bottom w:val="none" w:sz="0" w:space="0" w:color="auto"/>
                    <w:right w:val="none" w:sz="0" w:space="0" w:color="auto"/>
                  </w:divBdr>
                </w:div>
                <w:div w:id="1562910096">
                  <w:marLeft w:val="0"/>
                  <w:marRight w:val="0"/>
                  <w:marTop w:val="0"/>
                  <w:marBottom w:val="0"/>
                  <w:divBdr>
                    <w:top w:val="none" w:sz="0" w:space="0" w:color="auto"/>
                    <w:left w:val="none" w:sz="0" w:space="0" w:color="auto"/>
                    <w:bottom w:val="none" w:sz="0" w:space="0" w:color="auto"/>
                    <w:right w:val="none" w:sz="0" w:space="0" w:color="auto"/>
                  </w:divBdr>
                </w:div>
                <w:div w:id="1562983703">
                  <w:marLeft w:val="0"/>
                  <w:marRight w:val="0"/>
                  <w:marTop w:val="0"/>
                  <w:marBottom w:val="0"/>
                  <w:divBdr>
                    <w:top w:val="none" w:sz="0" w:space="0" w:color="auto"/>
                    <w:left w:val="none" w:sz="0" w:space="0" w:color="auto"/>
                    <w:bottom w:val="none" w:sz="0" w:space="0" w:color="auto"/>
                    <w:right w:val="none" w:sz="0" w:space="0" w:color="auto"/>
                  </w:divBdr>
                </w:div>
                <w:div w:id="1564635192">
                  <w:marLeft w:val="0"/>
                  <w:marRight w:val="0"/>
                  <w:marTop w:val="0"/>
                  <w:marBottom w:val="0"/>
                  <w:divBdr>
                    <w:top w:val="none" w:sz="0" w:space="0" w:color="auto"/>
                    <w:left w:val="none" w:sz="0" w:space="0" w:color="auto"/>
                    <w:bottom w:val="none" w:sz="0" w:space="0" w:color="auto"/>
                    <w:right w:val="none" w:sz="0" w:space="0" w:color="auto"/>
                  </w:divBdr>
                </w:div>
                <w:div w:id="1565289664">
                  <w:marLeft w:val="0"/>
                  <w:marRight w:val="0"/>
                  <w:marTop w:val="0"/>
                  <w:marBottom w:val="0"/>
                  <w:divBdr>
                    <w:top w:val="none" w:sz="0" w:space="0" w:color="auto"/>
                    <w:left w:val="none" w:sz="0" w:space="0" w:color="auto"/>
                    <w:bottom w:val="none" w:sz="0" w:space="0" w:color="auto"/>
                    <w:right w:val="none" w:sz="0" w:space="0" w:color="auto"/>
                  </w:divBdr>
                </w:div>
                <w:div w:id="1565603907">
                  <w:marLeft w:val="0"/>
                  <w:marRight w:val="0"/>
                  <w:marTop w:val="0"/>
                  <w:marBottom w:val="0"/>
                  <w:divBdr>
                    <w:top w:val="none" w:sz="0" w:space="0" w:color="auto"/>
                    <w:left w:val="none" w:sz="0" w:space="0" w:color="auto"/>
                    <w:bottom w:val="none" w:sz="0" w:space="0" w:color="auto"/>
                    <w:right w:val="none" w:sz="0" w:space="0" w:color="auto"/>
                  </w:divBdr>
                </w:div>
                <w:div w:id="1565873995">
                  <w:marLeft w:val="0"/>
                  <w:marRight w:val="0"/>
                  <w:marTop w:val="0"/>
                  <w:marBottom w:val="0"/>
                  <w:divBdr>
                    <w:top w:val="none" w:sz="0" w:space="0" w:color="auto"/>
                    <w:left w:val="none" w:sz="0" w:space="0" w:color="auto"/>
                    <w:bottom w:val="none" w:sz="0" w:space="0" w:color="auto"/>
                    <w:right w:val="none" w:sz="0" w:space="0" w:color="auto"/>
                  </w:divBdr>
                </w:div>
                <w:div w:id="1568296119">
                  <w:marLeft w:val="0"/>
                  <w:marRight w:val="0"/>
                  <w:marTop w:val="0"/>
                  <w:marBottom w:val="0"/>
                  <w:divBdr>
                    <w:top w:val="none" w:sz="0" w:space="0" w:color="auto"/>
                    <w:left w:val="none" w:sz="0" w:space="0" w:color="auto"/>
                    <w:bottom w:val="none" w:sz="0" w:space="0" w:color="auto"/>
                    <w:right w:val="none" w:sz="0" w:space="0" w:color="auto"/>
                  </w:divBdr>
                </w:div>
                <w:div w:id="1568613182">
                  <w:marLeft w:val="0"/>
                  <w:marRight w:val="0"/>
                  <w:marTop w:val="0"/>
                  <w:marBottom w:val="0"/>
                  <w:divBdr>
                    <w:top w:val="none" w:sz="0" w:space="0" w:color="auto"/>
                    <w:left w:val="none" w:sz="0" w:space="0" w:color="auto"/>
                    <w:bottom w:val="none" w:sz="0" w:space="0" w:color="auto"/>
                    <w:right w:val="none" w:sz="0" w:space="0" w:color="auto"/>
                  </w:divBdr>
                </w:div>
                <w:div w:id="1569727615">
                  <w:marLeft w:val="0"/>
                  <w:marRight w:val="0"/>
                  <w:marTop w:val="0"/>
                  <w:marBottom w:val="0"/>
                  <w:divBdr>
                    <w:top w:val="none" w:sz="0" w:space="0" w:color="auto"/>
                    <w:left w:val="none" w:sz="0" w:space="0" w:color="auto"/>
                    <w:bottom w:val="none" w:sz="0" w:space="0" w:color="auto"/>
                    <w:right w:val="none" w:sz="0" w:space="0" w:color="auto"/>
                  </w:divBdr>
                </w:div>
                <w:div w:id="1570454714">
                  <w:marLeft w:val="0"/>
                  <w:marRight w:val="0"/>
                  <w:marTop w:val="0"/>
                  <w:marBottom w:val="0"/>
                  <w:divBdr>
                    <w:top w:val="none" w:sz="0" w:space="0" w:color="auto"/>
                    <w:left w:val="none" w:sz="0" w:space="0" w:color="auto"/>
                    <w:bottom w:val="none" w:sz="0" w:space="0" w:color="auto"/>
                    <w:right w:val="none" w:sz="0" w:space="0" w:color="auto"/>
                  </w:divBdr>
                </w:div>
                <w:div w:id="1570457775">
                  <w:marLeft w:val="0"/>
                  <w:marRight w:val="0"/>
                  <w:marTop w:val="0"/>
                  <w:marBottom w:val="0"/>
                  <w:divBdr>
                    <w:top w:val="none" w:sz="0" w:space="0" w:color="auto"/>
                    <w:left w:val="none" w:sz="0" w:space="0" w:color="auto"/>
                    <w:bottom w:val="none" w:sz="0" w:space="0" w:color="auto"/>
                    <w:right w:val="none" w:sz="0" w:space="0" w:color="auto"/>
                  </w:divBdr>
                </w:div>
                <w:div w:id="1570532311">
                  <w:marLeft w:val="0"/>
                  <w:marRight w:val="0"/>
                  <w:marTop w:val="0"/>
                  <w:marBottom w:val="0"/>
                  <w:divBdr>
                    <w:top w:val="none" w:sz="0" w:space="0" w:color="auto"/>
                    <w:left w:val="none" w:sz="0" w:space="0" w:color="auto"/>
                    <w:bottom w:val="none" w:sz="0" w:space="0" w:color="auto"/>
                    <w:right w:val="none" w:sz="0" w:space="0" w:color="auto"/>
                  </w:divBdr>
                </w:div>
                <w:div w:id="1570728189">
                  <w:marLeft w:val="0"/>
                  <w:marRight w:val="0"/>
                  <w:marTop w:val="0"/>
                  <w:marBottom w:val="0"/>
                  <w:divBdr>
                    <w:top w:val="none" w:sz="0" w:space="0" w:color="auto"/>
                    <w:left w:val="none" w:sz="0" w:space="0" w:color="auto"/>
                    <w:bottom w:val="none" w:sz="0" w:space="0" w:color="auto"/>
                    <w:right w:val="none" w:sz="0" w:space="0" w:color="auto"/>
                  </w:divBdr>
                </w:div>
                <w:div w:id="1570729733">
                  <w:marLeft w:val="0"/>
                  <w:marRight w:val="0"/>
                  <w:marTop w:val="0"/>
                  <w:marBottom w:val="0"/>
                  <w:divBdr>
                    <w:top w:val="none" w:sz="0" w:space="0" w:color="auto"/>
                    <w:left w:val="none" w:sz="0" w:space="0" w:color="auto"/>
                    <w:bottom w:val="none" w:sz="0" w:space="0" w:color="auto"/>
                    <w:right w:val="none" w:sz="0" w:space="0" w:color="auto"/>
                  </w:divBdr>
                </w:div>
                <w:div w:id="1571227411">
                  <w:marLeft w:val="0"/>
                  <w:marRight w:val="0"/>
                  <w:marTop w:val="0"/>
                  <w:marBottom w:val="0"/>
                  <w:divBdr>
                    <w:top w:val="none" w:sz="0" w:space="0" w:color="auto"/>
                    <w:left w:val="none" w:sz="0" w:space="0" w:color="auto"/>
                    <w:bottom w:val="none" w:sz="0" w:space="0" w:color="auto"/>
                    <w:right w:val="none" w:sz="0" w:space="0" w:color="auto"/>
                  </w:divBdr>
                </w:div>
                <w:div w:id="1571885318">
                  <w:marLeft w:val="0"/>
                  <w:marRight w:val="0"/>
                  <w:marTop w:val="0"/>
                  <w:marBottom w:val="0"/>
                  <w:divBdr>
                    <w:top w:val="none" w:sz="0" w:space="0" w:color="auto"/>
                    <w:left w:val="none" w:sz="0" w:space="0" w:color="auto"/>
                    <w:bottom w:val="none" w:sz="0" w:space="0" w:color="auto"/>
                    <w:right w:val="none" w:sz="0" w:space="0" w:color="auto"/>
                  </w:divBdr>
                </w:div>
                <w:div w:id="1573276701">
                  <w:marLeft w:val="0"/>
                  <w:marRight w:val="0"/>
                  <w:marTop w:val="0"/>
                  <w:marBottom w:val="0"/>
                  <w:divBdr>
                    <w:top w:val="none" w:sz="0" w:space="0" w:color="auto"/>
                    <w:left w:val="none" w:sz="0" w:space="0" w:color="auto"/>
                    <w:bottom w:val="none" w:sz="0" w:space="0" w:color="auto"/>
                    <w:right w:val="none" w:sz="0" w:space="0" w:color="auto"/>
                  </w:divBdr>
                </w:div>
                <w:div w:id="1574121788">
                  <w:marLeft w:val="0"/>
                  <w:marRight w:val="0"/>
                  <w:marTop w:val="0"/>
                  <w:marBottom w:val="0"/>
                  <w:divBdr>
                    <w:top w:val="none" w:sz="0" w:space="0" w:color="auto"/>
                    <w:left w:val="none" w:sz="0" w:space="0" w:color="auto"/>
                    <w:bottom w:val="none" w:sz="0" w:space="0" w:color="auto"/>
                    <w:right w:val="none" w:sz="0" w:space="0" w:color="auto"/>
                  </w:divBdr>
                </w:div>
                <w:div w:id="1575234744">
                  <w:marLeft w:val="0"/>
                  <w:marRight w:val="0"/>
                  <w:marTop w:val="0"/>
                  <w:marBottom w:val="0"/>
                  <w:divBdr>
                    <w:top w:val="none" w:sz="0" w:space="0" w:color="auto"/>
                    <w:left w:val="none" w:sz="0" w:space="0" w:color="auto"/>
                    <w:bottom w:val="none" w:sz="0" w:space="0" w:color="auto"/>
                    <w:right w:val="none" w:sz="0" w:space="0" w:color="auto"/>
                  </w:divBdr>
                </w:div>
                <w:div w:id="1576357846">
                  <w:marLeft w:val="0"/>
                  <w:marRight w:val="0"/>
                  <w:marTop w:val="0"/>
                  <w:marBottom w:val="0"/>
                  <w:divBdr>
                    <w:top w:val="none" w:sz="0" w:space="0" w:color="auto"/>
                    <w:left w:val="none" w:sz="0" w:space="0" w:color="auto"/>
                    <w:bottom w:val="none" w:sz="0" w:space="0" w:color="auto"/>
                    <w:right w:val="none" w:sz="0" w:space="0" w:color="auto"/>
                  </w:divBdr>
                </w:div>
                <w:div w:id="1576863050">
                  <w:marLeft w:val="0"/>
                  <w:marRight w:val="0"/>
                  <w:marTop w:val="0"/>
                  <w:marBottom w:val="0"/>
                  <w:divBdr>
                    <w:top w:val="none" w:sz="0" w:space="0" w:color="auto"/>
                    <w:left w:val="none" w:sz="0" w:space="0" w:color="auto"/>
                    <w:bottom w:val="none" w:sz="0" w:space="0" w:color="auto"/>
                    <w:right w:val="none" w:sz="0" w:space="0" w:color="auto"/>
                  </w:divBdr>
                </w:div>
                <w:div w:id="1576932356">
                  <w:marLeft w:val="0"/>
                  <w:marRight w:val="0"/>
                  <w:marTop w:val="0"/>
                  <w:marBottom w:val="0"/>
                  <w:divBdr>
                    <w:top w:val="none" w:sz="0" w:space="0" w:color="auto"/>
                    <w:left w:val="none" w:sz="0" w:space="0" w:color="auto"/>
                    <w:bottom w:val="none" w:sz="0" w:space="0" w:color="auto"/>
                    <w:right w:val="none" w:sz="0" w:space="0" w:color="auto"/>
                  </w:divBdr>
                </w:div>
                <w:div w:id="1576937142">
                  <w:marLeft w:val="0"/>
                  <w:marRight w:val="0"/>
                  <w:marTop w:val="0"/>
                  <w:marBottom w:val="0"/>
                  <w:divBdr>
                    <w:top w:val="none" w:sz="0" w:space="0" w:color="auto"/>
                    <w:left w:val="none" w:sz="0" w:space="0" w:color="auto"/>
                    <w:bottom w:val="none" w:sz="0" w:space="0" w:color="auto"/>
                    <w:right w:val="none" w:sz="0" w:space="0" w:color="auto"/>
                  </w:divBdr>
                </w:div>
                <w:div w:id="1576940239">
                  <w:marLeft w:val="0"/>
                  <w:marRight w:val="0"/>
                  <w:marTop w:val="0"/>
                  <w:marBottom w:val="0"/>
                  <w:divBdr>
                    <w:top w:val="none" w:sz="0" w:space="0" w:color="auto"/>
                    <w:left w:val="none" w:sz="0" w:space="0" w:color="auto"/>
                    <w:bottom w:val="none" w:sz="0" w:space="0" w:color="auto"/>
                    <w:right w:val="none" w:sz="0" w:space="0" w:color="auto"/>
                  </w:divBdr>
                </w:div>
                <w:div w:id="1577012409">
                  <w:marLeft w:val="0"/>
                  <w:marRight w:val="0"/>
                  <w:marTop w:val="0"/>
                  <w:marBottom w:val="0"/>
                  <w:divBdr>
                    <w:top w:val="none" w:sz="0" w:space="0" w:color="auto"/>
                    <w:left w:val="none" w:sz="0" w:space="0" w:color="auto"/>
                    <w:bottom w:val="none" w:sz="0" w:space="0" w:color="auto"/>
                    <w:right w:val="none" w:sz="0" w:space="0" w:color="auto"/>
                  </w:divBdr>
                </w:div>
                <w:div w:id="1578324311">
                  <w:marLeft w:val="0"/>
                  <w:marRight w:val="0"/>
                  <w:marTop w:val="0"/>
                  <w:marBottom w:val="0"/>
                  <w:divBdr>
                    <w:top w:val="none" w:sz="0" w:space="0" w:color="auto"/>
                    <w:left w:val="none" w:sz="0" w:space="0" w:color="auto"/>
                    <w:bottom w:val="none" w:sz="0" w:space="0" w:color="auto"/>
                    <w:right w:val="none" w:sz="0" w:space="0" w:color="auto"/>
                  </w:divBdr>
                </w:div>
                <w:div w:id="1578631675">
                  <w:marLeft w:val="0"/>
                  <w:marRight w:val="0"/>
                  <w:marTop w:val="0"/>
                  <w:marBottom w:val="0"/>
                  <w:divBdr>
                    <w:top w:val="none" w:sz="0" w:space="0" w:color="auto"/>
                    <w:left w:val="none" w:sz="0" w:space="0" w:color="auto"/>
                    <w:bottom w:val="none" w:sz="0" w:space="0" w:color="auto"/>
                    <w:right w:val="none" w:sz="0" w:space="0" w:color="auto"/>
                  </w:divBdr>
                </w:div>
                <w:div w:id="1579172186">
                  <w:marLeft w:val="0"/>
                  <w:marRight w:val="0"/>
                  <w:marTop w:val="0"/>
                  <w:marBottom w:val="0"/>
                  <w:divBdr>
                    <w:top w:val="none" w:sz="0" w:space="0" w:color="auto"/>
                    <w:left w:val="none" w:sz="0" w:space="0" w:color="auto"/>
                    <w:bottom w:val="none" w:sz="0" w:space="0" w:color="auto"/>
                    <w:right w:val="none" w:sz="0" w:space="0" w:color="auto"/>
                  </w:divBdr>
                </w:div>
                <w:div w:id="1579241961">
                  <w:marLeft w:val="0"/>
                  <w:marRight w:val="0"/>
                  <w:marTop w:val="0"/>
                  <w:marBottom w:val="0"/>
                  <w:divBdr>
                    <w:top w:val="none" w:sz="0" w:space="0" w:color="auto"/>
                    <w:left w:val="none" w:sz="0" w:space="0" w:color="auto"/>
                    <w:bottom w:val="none" w:sz="0" w:space="0" w:color="auto"/>
                    <w:right w:val="none" w:sz="0" w:space="0" w:color="auto"/>
                  </w:divBdr>
                </w:div>
                <w:div w:id="1580015734">
                  <w:marLeft w:val="0"/>
                  <w:marRight w:val="0"/>
                  <w:marTop w:val="0"/>
                  <w:marBottom w:val="0"/>
                  <w:divBdr>
                    <w:top w:val="none" w:sz="0" w:space="0" w:color="auto"/>
                    <w:left w:val="none" w:sz="0" w:space="0" w:color="auto"/>
                    <w:bottom w:val="none" w:sz="0" w:space="0" w:color="auto"/>
                    <w:right w:val="none" w:sz="0" w:space="0" w:color="auto"/>
                  </w:divBdr>
                </w:div>
                <w:div w:id="1580359133">
                  <w:marLeft w:val="0"/>
                  <w:marRight w:val="0"/>
                  <w:marTop w:val="0"/>
                  <w:marBottom w:val="0"/>
                  <w:divBdr>
                    <w:top w:val="none" w:sz="0" w:space="0" w:color="auto"/>
                    <w:left w:val="none" w:sz="0" w:space="0" w:color="auto"/>
                    <w:bottom w:val="none" w:sz="0" w:space="0" w:color="auto"/>
                    <w:right w:val="none" w:sz="0" w:space="0" w:color="auto"/>
                  </w:divBdr>
                </w:div>
                <w:div w:id="1580361574">
                  <w:marLeft w:val="0"/>
                  <w:marRight w:val="0"/>
                  <w:marTop w:val="0"/>
                  <w:marBottom w:val="0"/>
                  <w:divBdr>
                    <w:top w:val="none" w:sz="0" w:space="0" w:color="auto"/>
                    <w:left w:val="none" w:sz="0" w:space="0" w:color="auto"/>
                    <w:bottom w:val="none" w:sz="0" w:space="0" w:color="auto"/>
                    <w:right w:val="none" w:sz="0" w:space="0" w:color="auto"/>
                  </w:divBdr>
                </w:div>
                <w:div w:id="1580945256">
                  <w:marLeft w:val="0"/>
                  <w:marRight w:val="0"/>
                  <w:marTop w:val="0"/>
                  <w:marBottom w:val="0"/>
                  <w:divBdr>
                    <w:top w:val="none" w:sz="0" w:space="0" w:color="auto"/>
                    <w:left w:val="none" w:sz="0" w:space="0" w:color="auto"/>
                    <w:bottom w:val="none" w:sz="0" w:space="0" w:color="auto"/>
                    <w:right w:val="none" w:sz="0" w:space="0" w:color="auto"/>
                  </w:divBdr>
                </w:div>
                <w:div w:id="1581981380">
                  <w:marLeft w:val="0"/>
                  <w:marRight w:val="0"/>
                  <w:marTop w:val="0"/>
                  <w:marBottom w:val="0"/>
                  <w:divBdr>
                    <w:top w:val="none" w:sz="0" w:space="0" w:color="auto"/>
                    <w:left w:val="none" w:sz="0" w:space="0" w:color="auto"/>
                    <w:bottom w:val="none" w:sz="0" w:space="0" w:color="auto"/>
                    <w:right w:val="none" w:sz="0" w:space="0" w:color="auto"/>
                  </w:divBdr>
                </w:div>
                <w:div w:id="1582372329">
                  <w:marLeft w:val="0"/>
                  <w:marRight w:val="0"/>
                  <w:marTop w:val="0"/>
                  <w:marBottom w:val="0"/>
                  <w:divBdr>
                    <w:top w:val="none" w:sz="0" w:space="0" w:color="auto"/>
                    <w:left w:val="none" w:sz="0" w:space="0" w:color="auto"/>
                    <w:bottom w:val="none" w:sz="0" w:space="0" w:color="auto"/>
                    <w:right w:val="none" w:sz="0" w:space="0" w:color="auto"/>
                  </w:divBdr>
                </w:div>
                <w:div w:id="1583685541">
                  <w:marLeft w:val="0"/>
                  <w:marRight w:val="0"/>
                  <w:marTop w:val="0"/>
                  <w:marBottom w:val="0"/>
                  <w:divBdr>
                    <w:top w:val="none" w:sz="0" w:space="0" w:color="auto"/>
                    <w:left w:val="none" w:sz="0" w:space="0" w:color="auto"/>
                    <w:bottom w:val="none" w:sz="0" w:space="0" w:color="auto"/>
                    <w:right w:val="none" w:sz="0" w:space="0" w:color="auto"/>
                  </w:divBdr>
                </w:div>
                <w:div w:id="1584099699">
                  <w:marLeft w:val="0"/>
                  <w:marRight w:val="0"/>
                  <w:marTop w:val="0"/>
                  <w:marBottom w:val="0"/>
                  <w:divBdr>
                    <w:top w:val="none" w:sz="0" w:space="0" w:color="auto"/>
                    <w:left w:val="none" w:sz="0" w:space="0" w:color="auto"/>
                    <w:bottom w:val="none" w:sz="0" w:space="0" w:color="auto"/>
                    <w:right w:val="none" w:sz="0" w:space="0" w:color="auto"/>
                  </w:divBdr>
                </w:div>
                <w:div w:id="1584870576">
                  <w:marLeft w:val="0"/>
                  <w:marRight w:val="0"/>
                  <w:marTop w:val="0"/>
                  <w:marBottom w:val="0"/>
                  <w:divBdr>
                    <w:top w:val="none" w:sz="0" w:space="0" w:color="auto"/>
                    <w:left w:val="none" w:sz="0" w:space="0" w:color="auto"/>
                    <w:bottom w:val="none" w:sz="0" w:space="0" w:color="auto"/>
                    <w:right w:val="none" w:sz="0" w:space="0" w:color="auto"/>
                  </w:divBdr>
                </w:div>
                <w:div w:id="1585215322">
                  <w:marLeft w:val="0"/>
                  <w:marRight w:val="0"/>
                  <w:marTop w:val="0"/>
                  <w:marBottom w:val="0"/>
                  <w:divBdr>
                    <w:top w:val="none" w:sz="0" w:space="0" w:color="auto"/>
                    <w:left w:val="none" w:sz="0" w:space="0" w:color="auto"/>
                    <w:bottom w:val="none" w:sz="0" w:space="0" w:color="auto"/>
                    <w:right w:val="none" w:sz="0" w:space="0" w:color="auto"/>
                  </w:divBdr>
                </w:div>
                <w:div w:id="1585644083">
                  <w:marLeft w:val="0"/>
                  <w:marRight w:val="0"/>
                  <w:marTop w:val="0"/>
                  <w:marBottom w:val="0"/>
                  <w:divBdr>
                    <w:top w:val="none" w:sz="0" w:space="0" w:color="auto"/>
                    <w:left w:val="none" w:sz="0" w:space="0" w:color="auto"/>
                    <w:bottom w:val="none" w:sz="0" w:space="0" w:color="auto"/>
                    <w:right w:val="none" w:sz="0" w:space="0" w:color="auto"/>
                  </w:divBdr>
                </w:div>
                <w:div w:id="1586845080">
                  <w:marLeft w:val="0"/>
                  <w:marRight w:val="0"/>
                  <w:marTop w:val="0"/>
                  <w:marBottom w:val="0"/>
                  <w:divBdr>
                    <w:top w:val="none" w:sz="0" w:space="0" w:color="auto"/>
                    <w:left w:val="none" w:sz="0" w:space="0" w:color="auto"/>
                    <w:bottom w:val="none" w:sz="0" w:space="0" w:color="auto"/>
                    <w:right w:val="none" w:sz="0" w:space="0" w:color="auto"/>
                  </w:divBdr>
                </w:div>
                <w:div w:id="1587224454">
                  <w:marLeft w:val="0"/>
                  <w:marRight w:val="0"/>
                  <w:marTop w:val="0"/>
                  <w:marBottom w:val="0"/>
                  <w:divBdr>
                    <w:top w:val="none" w:sz="0" w:space="0" w:color="auto"/>
                    <w:left w:val="none" w:sz="0" w:space="0" w:color="auto"/>
                    <w:bottom w:val="none" w:sz="0" w:space="0" w:color="auto"/>
                    <w:right w:val="none" w:sz="0" w:space="0" w:color="auto"/>
                  </w:divBdr>
                </w:div>
                <w:div w:id="1587422168">
                  <w:marLeft w:val="0"/>
                  <w:marRight w:val="0"/>
                  <w:marTop w:val="0"/>
                  <w:marBottom w:val="0"/>
                  <w:divBdr>
                    <w:top w:val="none" w:sz="0" w:space="0" w:color="auto"/>
                    <w:left w:val="none" w:sz="0" w:space="0" w:color="auto"/>
                    <w:bottom w:val="none" w:sz="0" w:space="0" w:color="auto"/>
                    <w:right w:val="none" w:sz="0" w:space="0" w:color="auto"/>
                  </w:divBdr>
                </w:div>
                <w:div w:id="1589265314">
                  <w:marLeft w:val="0"/>
                  <w:marRight w:val="0"/>
                  <w:marTop w:val="0"/>
                  <w:marBottom w:val="0"/>
                  <w:divBdr>
                    <w:top w:val="none" w:sz="0" w:space="0" w:color="auto"/>
                    <w:left w:val="none" w:sz="0" w:space="0" w:color="auto"/>
                    <w:bottom w:val="none" w:sz="0" w:space="0" w:color="auto"/>
                    <w:right w:val="none" w:sz="0" w:space="0" w:color="auto"/>
                  </w:divBdr>
                </w:div>
                <w:div w:id="1591238695">
                  <w:marLeft w:val="0"/>
                  <w:marRight w:val="0"/>
                  <w:marTop w:val="0"/>
                  <w:marBottom w:val="0"/>
                  <w:divBdr>
                    <w:top w:val="none" w:sz="0" w:space="0" w:color="auto"/>
                    <w:left w:val="none" w:sz="0" w:space="0" w:color="auto"/>
                    <w:bottom w:val="none" w:sz="0" w:space="0" w:color="auto"/>
                    <w:right w:val="none" w:sz="0" w:space="0" w:color="auto"/>
                  </w:divBdr>
                </w:div>
                <w:div w:id="1593392728">
                  <w:marLeft w:val="0"/>
                  <w:marRight w:val="0"/>
                  <w:marTop w:val="0"/>
                  <w:marBottom w:val="0"/>
                  <w:divBdr>
                    <w:top w:val="none" w:sz="0" w:space="0" w:color="auto"/>
                    <w:left w:val="none" w:sz="0" w:space="0" w:color="auto"/>
                    <w:bottom w:val="none" w:sz="0" w:space="0" w:color="auto"/>
                    <w:right w:val="none" w:sz="0" w:space="0" w:color="auto"/>
                  </w:divBdr>
                </w:div>
                <w:div w:id="1593734515">
                  <w:marLeft w:val="0"/>
                  <w:marRight w:val="0"/>
                  <w:marTop w:val="0"/>
                  <w:marBottom w:val="0"/>
                  <w:divBdr>
                    <w:top w:val="none" w:sz="0" w:space="0" w:color="auto"/>
                    <w:left w:val="none" w:sz="0" w:space="0" w:color="auto"/>
                    <w:bottom w:val="none" w:sz="0" w:space="0" w:color="auto"/>
                    <w:right w:val="none" w:sz="0" w:space="0" w:color="auto"/>
                  </w:divBdr>
                </w:div>
                <w:div w:id="1593972136">
                  <w:marLeft w:val="0"/>
                  <w:marRight w:val="0"/>
                  <w:marTop w:val="0"/>
                  <w:marBottom w:val="0"/>
                  <w:divBdr>
                    <w:top w:val="none" w:sz="0" w:space="0" w:color="auto"/>
                    <w:left w:val="none" w:sz="0" w:space="0" w:color="auto"/>
                    <w:bottom w:val="none" w:sz="0" w:space="0" w:color="auto"/>
                    <w:right w:val="none" w:sz="0" w:space="0" w:color="auto"/>
                  </w:divBdr>
                </w:div>
                <w:div w:id="1594361555">
                  <w:marLeft w:val="0"/>
                  <w:marRight w:val="0"/>
                  <w:marTop w:val="0"/>
                  <w:marBottom w:val="0"/>
                  <w:divBdr>
                    <w:top w:val="none" w:sz="0" w:space="0" w:color="auto"/>
                    <w:left w:val="none" w:sz="0" w:space="0" w:color="auto"/>
                    <w:bottom w:val="none" w:sz="0" w:space="0" w:color="auto"/>
                    <w:right w:val="none" w:sz="0" w:space="0" w:color="auto"/>
                  </w:divBdr>
                </w:div>
                <w:div w:id="1595162156">
                  <w:marLeft w:val="0"/>
                  <w:marRight w:val="0"/>
                  <w:marTop w:val="0"/>
                  <w:marBottom w:val="0"/>
                  <w:divBdr>
                    <w:top w:val="none" w:sz="0" w:space="0" w:color="auto"/>
                    <w:left w:val="none" w:sz="0" w:space="0" w:color="auto"/>
                    <w:bottom w:val="none" w:sz="0" w:space="0" w:color="auto"/>
                    <w:right w:val="none" w:sz="0" w:space="0" w:color="auto"/>
                  </w:divBdr>
                </w:div>
                <w:div w:id="1595281912">
                  <w:marLeft w:val="0"/>
                  <w:marRight w:val="0"/>
                  <w:marTop w:val="0"/>
                  <w:marBottom w:val="0"/>
                  <w:divBdr>
                    <w:top w:val="none" w:sz="0" w:space="0" w:color="auto"/>
                    <w:left w:val="none" w:sz="0" w:space="0" w:color="auto"/>
                    <w:bottom w:val="none" w:sz="0" w:space="0" w:color="auto"/>
                    <w:right w:val="none" w:sz="0" w:space="0" w:color="auto"/>
                  </w:divBdr>
                </w:div>
                <w:div w:id="1598295177">
                  <w:marLeft w:val="0"/>
                  <w:marRight w:val="0"/>
                  <w:marTop w:val="0"/>
                  <w:marBottom w:val="0"/>
                  <w:divBdr>
                    <w:top w:val="none" w:sz="0" w:space="0" w:color="auto"/>
                    <w:left w:val="none" w:sz="0" w:space="0" w:color="auto"/>
                    <w:bottom w:val="none" w:sz="0" w:space="0" w:color="auto"/>
                    <w:right w:val="none" w:sz="0" w:space="0" w:color="auto"/>
                  </w:divBdr>
                </w:div>
                <w:div w:id="1598296104">
                  <w:marLeft w:val="0"/>
                  <w:marRight w:val="0"/>
                  <w:marTop w:val="0"/>
                  <w:marBottom w:val="0"/>
                  <w:divBdr>
                    <w:top w:val="none" w:sz="0" w:space="0" w:color="auto"/>
                    <w:left w:val="none" w:sz="0" w:space="0" w:color="auto"/>
                    <w:bottom w:val="none" w:sz="0" w:space="0" w:color="auto"/>
                    <w:right w:val="none" w:sz="0" w:space="0" w:color="auto"/>
                  </w:divBdr>
                </w:div>
                <w:div w:id="1598441719">
                  <w:marLeft w:val="0"/>
                  <w:marRight w:val="0"/>
                  <w:marTop w:val="0"/>
                  <w:marBottom w:val="0"/>
                  <w:divBdr>
                    <w:top w:val="none" w:sz="0" w:space="0" w:color="auto"/>
                    <w:left w:val="none" w:sz="0" w:space="0" w:color="auto"/>
                    <w:bottom w:val="none" w:sz="0" w:space="0" w:color="auto"/>
                    <w:right w:val="none" w:sz="0" w:space="0" w:color="auto"/>
                  </w:divBdr>
                </w:div>
                <w:div w:id="1601986638">
                  <w:marLeft w:val="0"/>
                  <w:marRight w:val="0"/>
                  <w:marTop w:val="0"/>
                  <w:marBottom w:val="0"/>
                  <w:divBdr>
                    <w:top w:val="none" w:sz="0" w:space="0" w:color="auto"/>
                    <w:left w:val="none" w:sz="0" w:space="0" w:color="auto"/>
                    <w:bottom w:val="none" w:sz="0" w:space="0" w:color="auto"/>
                    <w:right w:val="none" w:sz="0" w:space="0" w:color="auto"/>
                  </w:divBdr>
                </w:div>
                <w:div w:id="1603108253">
                  <w:marLeft w:val="0"/>
                  <w:marRight w:val="0"/>
                  <w:marTop w:val="0"/>
                  <w:marBottom w:val="0"/>
                  <w:divBdr>
                    <w:top w:val="none" w:sz="0" w:space="0" w:color="auto"/>
                    <w:left w:val="none" w:sz="0" w:space="0" w:color="auto"/>
                    <w:bottom w:val="none" w:sz="0" w:space="0" w:color="auto"/>
                    <w:right w:val="none" w:sz="0" w:space="0" w:color="auto"/>
                  </w:divBdr>
                </w:div>
                <w:div w:id="1603341203">
                  <w:marLeft w:val="0"/>
                  <w:marRight w:val="0"/>
                  <w:marTop w:val="0"/>
                  <w:marBottom w:val="0"/>
                  <w:divBdr>
                    <w:top w:val="none" w:sz="0" w:space="0" w:color="auto"/>
                    <w:left w:val="none" w:sz="0" w:space="0" w:color="auto"/>
                    <w:bottom w:val="none" w:sz="0" w:space="0" w:color="auto"/>
                    <w:right w:val="none" w:sz="0" w:space="0" w:color="auto"/>
                  </w:divBdr>
                </w:div>
                <w:div w:id="1603608350">
                  <w:marLeft w:val="0"/>
                  <w:marRight w:val="0"/>
                  <w:marTop w:val="0"/>
                  <w:marBottom w:val="0"/>
                  <w:divBdr>
                    <w:top w:val="none" w:sz="0" w:space="0" w:color="auto"/>
                    <w:left w:val="none" w:sz="0" w:space="0" w:color="auto"/>
                    <w:bottom w:val="none" w:sz="0" w:space="0" w:color="auto"/>
                    <w:right w:val="none" w:sz="0" w:space="0" w:color="auto"/>
                  </w:divBdr>
                </w:div>
                <w:div w:id="1604260497">
                  <w:marLeft w:val="0"/>
                  <w:marRight w:val="0"/>
                  <w:marTop w:val="0"/>
                  <w:marBottom w:val="0"/>
                  <w:divBdr>
                    <w:top w:val="none" w:sz="0" w:space="0" w:color="auto"/>
                    <w:left w:val="none" w:sz="0" w:space="0" w:color="auto"/>
                    <w:bottom w:val="none" w:sz="0" w:space="0" w:color="auto"/>
                    <w:right w:val="none" w:sz="0" w:space="0" w:color="auto"/>
                  </w:divBdr>
                </w:div>
                <w:div w:id="1604344154">
                  <w:marLeft w:val="0"/>
                  <w:marRight w:val="0"/>
                  <w:marTop w:val="0"/>
                  <w:marBottom w:val="0"/>
                  <w:divBdr>
                    <w:top w:val="none" w:sz="0" w:space="0" w:color="auto"/>
                    <w:left w:val="none" w:sz="0" w:space="0" w:color="auto"/>
                    <w:bottom w:val="none" w:sz="0" w:space="0" w:color="auto"/>
                    <w:right w:val="none" w:sz="0" w:space="0" w:color="auto"/>
                  </w:divBdr>
                </w:div>
                <w:div w:id="1604876595">
                  <w:marLeft w:val="0"/>
                  <w:marRight w:val="0"/>
                  <w:marTop w:val="0"/>
                  <w:marBottom w:val="0"/>
                  <w:divBdr>
                    <w:top w:val="none" w:sz="0" w:space="0" w:color="auto"/>
                    <w:left w:val="none" w:sz="0" w:space="0" w:color="auto"/>
                    <w:bottom w:val="none" w:sz="0" w:space="0" w:color="auto"/>
                    <w:right w:val="none" w:sz="0" w:space="0" w:color="auto"/>
                  </w:divBdr>
                </w:div>
                <w:div w:id="1604996221">
                  <w:marLeft w:val="0"/>
                  <w:marRight w:val="0"/>
                  <w:marTop w:val="0"/>
                  <w:marBottom w:val="0"/>
                  <w:divBdr>
                    <w:top w:val="none" w:sz="0" w:space="0" w:color="auto"/>
                    <w:left w:val="none" w:sz="0" w:space="0" w:color="auto"/>
                    <w:bottom w:val="none" w:sz="0" w:space="0" w:color="auto"/>
                    <w:right w:val="none" w:sz="0" w:space="0" w:color="auto"/>
                  </w:divBdr>
                </w:div>
                <w:div w:id="1605458528">
                  <w:marLeft w:val="0"/>
                  <w:marRight w:val="0"/>
                  <w:marTop w:val="0"/>
                  <w:marBottom w:val="0"/>
                  <w:divBdr>
                    <w:top w:val="none" w:sz="0" w:space="0" w:color="auto"/>
                    <w:left w:val="none" w:sz="0" w:space="0" w:color="auto"/>
                    <w:bottom w:val="none" w:sz="0" w:space="0" w:color="auto"/>
                    <w:right w:val="none" w:sz="0" w:space="0" w:color="auto"/>
                  </w:divBdr>
                </w:div>
                <w:div w:id="1605847742">
                  <w:marLeft w:val="0"/>
                  <w:marRight w:val="0"/>
                  <w:marTop w:val="0"/>
                  <w:marBottom w:val="0"/>
                  <w:divBdr>
                    <w:top w:val="none" w:sz="0" w:space="0" w:color="auto"/>
                    <w:left w:val="none" w:sz="0" w:space="0" w:color="auto"/>
                    <w:bottom w:val="none" w:sz="0" w:space="0" w:color="auto"/>
                    <w:right w:val="none" w:sz="0" w:space="0" w:color="auto"/>
                  </w:divBdr>
                </w:div>
                <w:div w:id="1606225821">
                  <w:marLeft w:val="0"/>
                  <w:marRight w:val="0"/>
                  <w:marTop w:val="0"/>
                  <w:marBottom w:val="0"/>
                  <w:divBdr>
                    <w:top w:val="none" w:sz="0" w:space="0" w:color="auto"/>
                    <w:left w:val="none" w:sz="0" w:space="0" w:color="auto"/>
                    <w:bottom w:val="none" w:sz="0" w:space="0" w:color="auto"/>
                    <w:right w:val="none" w:sz="0" w:space="0" w:color="auto"/>
                  </w:divBdr>
                </w:div>
                <w:div w:id="1606307020">
                  <w:marLeft w:val="0"/>
                  <w:marRight w:val="0"/>
                  <w:marTop w:val="0"/>
                  <w:marBottom w:val="0"/>
                  <w:divBdr>
                    <w:top w:val="none" w:sz="0" w:space="0" w:color="auto"/>
                    <w:left w:val="none" w:sz="0" w:space="0" w:color="auto"/>
                    <w:bottom w:val="none" w:sz="0" w:space="0" w:color="auto"/>
                    <w:right w:val="none" w:sz="0" w:space="0" w:color="auto"/>
                  </w:divBdr>
                </w:div>
                <w:div w:id="1606578022">
                  <w:marLeft w:val="0"/>
                  <w:marRight w:val="0"/>
                  <w:marTop w:val="0"/>
                  <w:marBottom w:val="0"/>
                  <w:divBdr>
                    <w:top w:val="none" w:sz="0" w:space="0" w:color="auto"/>
                    <w:left w:val="none" w:sz="0" w:space="0" w:color="auto"/>
                    <w:bottom w:val="none" w:sz="0" w:space="0" w:color="auto"/>
                    <w:right w:val="none" w:sz="0" w:space="0" w:color="auto"/>
                  </w:divBdr>
                </w:div>
                <w:div w:id="1606889537">
                  <w:marLeft w:val="0"/>
                  <w:marRight w:val="0"/>
                  <w:marTop w:val="0"/>
                  <w:marBottom w:val="0"/>
                  <w:divBdr>
                    <w:top w:val="none" w:sz="0" w:space="0" w:color="auto"/>
                    <w:left w:val="none" w:sz="0" w:space="0" w:color="auto"/>
                    <w:bottom w:val="none" w:sz="0" w:space="0" w:color="auto"/>
                    <w:right w:val="none" w:sz="0" w:space="0" w:color="auto"/>
                  </w:divBdr>
                </w:div>
                <w:div w:id="1607737721">
                  <w:marLeft w:val="0"/>
                  <w:marRight w:val="0"/>
                  <w:marTop w:val="0"/>
                  <w:marBottom w:val="0"/>
                  <w:divBdr>
                    <w:top w:val="none" w:sz="0" w:space="0" w:color="auto"/>
                    <w:left w:val="none" w:sz="0" w:space="0" w:color="auto"/>
                    <w:bottom w:val="none" w:sz="0" w:space="0" w:color="auto"/>
                    <w:right w:val="none" w:sz="0" w:space="0" w:color="auto"/>
                  </w:divBdr>
                </w:div>
                <w:div w:id="1607880097">
                  <w:marLeft w:val="0"/>
                  <w:marRight w:val="0"/>
                  <w:marTop w:val="0"/>
                  <w:marBottom w:val="0"/>
                  <w:divBdr>
                    <w:top w:val="none" w:sz="0" w:space="0" w:color="auto"/>
                    <w:left w:val="none" w:sz="0" w:space="0" w:color="auto"/>
                    <w:bottom w:val="none" w:sz="0" w:space="0" w:color="auto"/>
                    <w:right w:val="none" w:sz="0" w:space="0" w:color="auto"/>
                  </w:divBdr>
                </w:div>
                <w:div w:id="1608733639">
                  <w:marLeft w:val="0"/>
                  <w:marRight w:val="0"/>
                  <w:marTop w:val="0"/>
                  <w:marBottom w:val="0"/>
                  <w:divBdr>
                    <w:top w:val="none" w:sz="0" w:space="0" w:color="auto"/>
                    <w:left w:val="none" w:sz="0" w:space="0" w:color="auto"/>
                    <w:bottom w:val="none" w:sz="0" w:space="0" w:color="auto"/>
                    <w:right w:val="none" w:sz="0" w:space="0" w:color="auto"/>
                  </w:divBdr>
                </w:div>
                <w:div w:id="1609579918">
                  <w:marLeft w:val="0"/>
                  <w:marRight w:val="0"/>
                  <w:marTop w:val="0"/>
                  <w:marBottom w:val="0"/>
                  <w:divBdr>
                    <w:top w:val="none" w:sz="0" w:space="0" w:color="auto"/>
                    <w:left w:val="none" w:sz="0" w:space="0" w:color="auto"/>
                    <w:bottom w:val="none" w:sz="0" w:space="0" w:color="auto"/>
                    <w:right w:val="none" w:sz="0" w:space="0" w:color="auto"/>
                  </w:divBdr>
                </w:div>
                <w:div w:id="1609922237">
                  <w:marLeft w:val="0"/>
                  <w:marRight w:val="0"/>
                  <w:marTop w:val="0"/>
                  <w:marBottom w:val="0"/>
                  <w:divBdr>
                    <w:top w:val="none" w:sz="0" w:space="0" w:color="auto"/>
                    <w:left w:val="none" w:sz="0" w:space="0" w:color="auto"/>
                    <w:bottom w:val="none" w:sz="0" w:space="0" w:color="auto"/>
                    <w:right w:val="none" w:sz="0" w:space="0" w:color="auto"/>
                  </w:divBdr>
                </w:div>
                <w:div w:id="1610159728">
                  <w:marLeft w:val="0"/>
                  <w:marRight w:val="0"/>
                  <w:marTop w:val="0"/>
                  <w:marBottom w:val="0"/>
                  <w:divBdr>
                    <w:top w:val="none" w:sz="0" w:space="0" w:color="auto"/>
                    <w:left w:val="none" w:sz="0" w:space="0" w:color="auto"/>
                    <w:bottom w:val="none" w:sz="0" w:space="0" w:color="auto"/>
                    <w:right w:val="none" w:sz="0" w:space="0" w:color="auto"/>
                  </w:divBdr>
                </w:div>
                <w:div w:id="1610624889">
                  <w:marLeft w:val="0"/>
                  <w:marRight w:val="0"/>
                  <w:marTop w:val="0"/>
                  <w:marBottom w:val="0"/>
                  <w:divBdr>
                    <w:top w:val="none" w:sz="0" w:space="0" w:color="auto"/>
                    <w:left w:val="none" w:sz="0" w:space="0" w:color="auto"/>
                    <w:bottom w:val="none" w:sz="0" w:space="0" w:color="auto"/>
                    <w:right w:val="none" w:sz="0" w:space="0" w:color="auto"/>
                  </w:divBdr>
                </w:div>
                <w:div w:id="1610769567">
                  <w:marLeft w:val="0"/>
                  <w:marRight w:val="0"/>
                  <w:marTop w:val="0"/>
                  <w:marBottom w:val="0"/>
                  <w:divBdr>
                    <w:top w:val="none" w:sz="0" w:space="0" w:color="auto"/>
                    <w:left w:val="none" w:sz="0" w:space="0" w:color="auto"/>
                    <w:bottom w:val="none" w:sz="0" w:space="0" w:color="auto"/>
                    <w:right w:val="none" w:sz="0" w:space="0" w:color="auto"/>
                  </w:divBdr>
                </w:div>
                <w:div w:id="1610770387">
                  <w:marLeft w:val="0"/>
                  <w:marRight w:val="0"/>
                  <w:marTop w:val="0"/>
                  <w:marBottom w:val="0"/>
                  <w:divBdr>
                    <w:top w:val="none" w:sz="0" w:space="0" w:color="auto"/>
                    <w:left w:val="none" w:sz="0" w:space="0" w:color="auto"/>
                    <w:bottom w:val="none" w:sz="0" w:space="0" w:color="auto"/>
                    <w:right w:val="none" w:sz="0" w:space="0" w:color="auto"/>
                  </w:divBdr>
                </w:div>
                <w:div w:id="1611283621">
                  <w:marLeft w:val="0"/>
                  <w:marRight w:val="0"/>
                  <w:marTop w:val="0"/>
                  <w:marBottom w:val="0"/>
                  <w:divBdr>
                    <w:top w:val="none" w:sz="0" w:space="0" w:color="auto"/>
                    <w:left w:val="none" w:sz="0" w:space="0" w:color="auto"/>
                    <w:bottom w:val="none" w:sz="0" w:space="0" w:color="auto"/>
                    <w:right w:val="none" w:sz="0" w:space="0" w:color="auto"/>
                  </w:divBdr>
                </w:div>
                <w:div w:id="1611815694">
                  <w:marLeft w:val="0"/>
                  <w:marRight w:val="0"/>
                  <w:marTop w:val="0"/>
                  <w:marBottom w:val="0"/>
                  <w:divBdr>
                    <w:top w:val="none" w:sz="0" w:space="0" w:color="auto"/>
                    <w:left w:val="none" w:sz="0" w:space="0" w:color="auto"/>
                    <w:bottom w:val="none" w:sz="0" w:space="0" w:color="auto"/>
                    <w:right w:val="none" w:sz="0" w:space="0" w:color="auto"/>
                  </w:divBdr>
                </w:div>
                <w:div w:id="1612666677">
                  <w:marLeft w:val="0"/>
                  <w:marRight w:val="0"/>
                  <w:marTop w:val="0"/>
                  <w:marBottom w:val="0"/>
                  <w:divBdr>
                    <w:top w:val="none" w:sz="0" w:space="0" w:color="auto"/>
                    <w:left w:val="none" w:sz="0" w:space="0" w:color="auto"/>
                    <w:bottom w:val="none" w:sz="0" w:space="0" w:color="auto"/>
                    <w:right w:val="none" w:sz="0" w:space="0" w:color="auto"/>
                  </w:divBdr>
                </w:div>
                <w:div w:id="1612980189">
                  <w:marLeft w:val="0"/>
                  <w:marRight w:val="0"/>
                  <w:marTop w:val="0"/>
                  <w:marBottom w:val="0"/>
                  <w:divBdr>
                    <w:top w:val="none" w:sz="0" w:space="0" w:color="auto"/>
                    <w:left w:val="none" w:sz="0" w:space="0" w:color="auto"/>
                    <w:bottom w:val="none" w:sz="0" w:space="0" w:color="auto"/>
                    <w:right w:val="none" w:sz="0" w:space="0" w:color="auto"/>
                  </w:divBdr>
                </w:div>
                <w:div w:id="1613050501">
                  <w:marLeft w:val="0"/>
                  <w:marRight w:val="0"/>
                  <w:marTop w:val="0"/>
                  <w:marBottom w:val="0"/>
                  <w:divBdr>
                    <w:top w:val="none" w:sz="0" w:space="0" w:color="auto"/>
                    <w:left w:val="none" w:sz="0" w:space="0" w:color="auto"/>
                    <w:bottom w:val="none" w:sz="0" w:space="0" w:color="auto"/>
                    <w:right w:val="none" w:sz="0" w:space="0" w:color="auto"/>
                  </w:divBdr>
                </w:div>
                <w:div w:id="1614239339">
                  <w:marLeft w:val="0"/>
                  <w:marRight w:val="0"/>
                  <w:marTop w:val="0"/>
                  <w:marBottom w:val="0"/>
                  <w:divBdr>
                    <w:top w:val="none" w:sz="0" w:space="0" w:color="auto"/>
                    <w:left w:val="none" w:sz="0" w:space="0" w:color="auto"/>
                    <w:bottom w:val="none" w:sz="0" w:space="0" w:color="auto"/>
                    <w:right w:val="none" w:sz="0" w:space="0" w:color="auto"/>
                  </w:divBdr>
                </w:div>
                <w:div w:id="1614365426">
                  <w:marLeft w:val="0"/>
                  <w:marRight w:val="0"/>
                  <w:marTop w:val="0"/>
                  <w:marBottom w:val="0"/>
                  <w:divBdr>
                    <w:top w:val="none" w:sz="0" w:space="0" w:color="auto"/>
                    <w:left w:val="none" w:sz="0" w:space="0" w:color="auto"/>
                    <w:bottom w:val="none" w:sz="0" w:space="0" w:color="auto"/>
                    <w:right w:val="none" w:sz="0" w:space="0" w:color="auto"/>
                  </w:divBdr>
                </w:div>
                <w:div w:id="1614628678">
                  <w:marLeft w:val="0"/>
                  <w:marRight w:val="0"/>
                  <w:marTop w:val="0"/>
                  <w:marBottom w:val="0"/>
                  <w:divBdr>
                    <w:top w:val="none" w:sz="0" w:space="0" w:color="auto"/>
                    <w:left w:val="none" w:sz="0" w:space="0" w:color="auto"/>
                    <w:bottom w:val="none" w:sz="0" w:space="0" w:color="auto"/>
                    <w:right w:val="none" w:sz="0" w:space="0" w:color="auto"/>
                  </w:divBdr>
                </w:div>
                <w:div w:id="1615167084">
                  <w:marLeft w:val="0"/>
                  <w:marRight w:val="0"/>
                  <w:marTop w:val="0"/>
                  <w:marBottom w:val="0"/>
                  <w:divBdr>
                    <w:top w:val="none" w:sz="0" w:space="0" w:color="auto"/>
                    <w:left w:val="none" w:sz="0" w:space="0" w:color="auto"/>
                    <w:bottom w:val="none" w:sz="0" w:space="0" w:color="auto"/>
                    <w:right w:val="none" w:sz="0" w:space="0" w:color="auto"/>
                  </w:divBdr>
                </w:div>
                <w:div w:id="1617061374">
                  <w:marLeft w:val="0"/>
                  <w:marRight w:val="0"/>
                  <w:marTop w:val="0"/>
                  <w:marBottom w:val="0"/>
                  <w:divBdr>
                    <w:top w:val="none" w:sz="0" w:space="0" w:color="auto"/>
                    <w:left w:val="none" w:sz="0" w:space="0" w:color="auto"/>
                    <w:bottom w:val="none" w:sz="0" w:space="0" w:color="auto"/>
                    <w:right w:val="none" w:sz="0" w:space="0" w:color="auto"/>
                  </w:divBdr>
                </w:div>
                <w:div w:id="1617786249">
                  <w:marLeft w:val="0"/>
                  <w:marRight w:val="0"/>
                  <w:marTop w:val="0"/>
                  <w:marBottom w:val="0"/>
                  <w:divBdr>
                    <w:top w:val="none" w:sz="0" w:space="0" w:color="auto"/>
                    <w:left w:val="none" w:sz="0" w:space="0" w:color="auto"/>
                    <w:bottom w:val="none" w:sz="0" w:space="0" w:color="auto"/>
                    <w:right w:val="none" w:sz="0" w:space="0" w:color="auto"/>
                  </w:divBdr>
                </w:div>
                <w:div w:id="1618028165">
                  <w:marLeft w:val="0"/>
                  <w:marRight w:val="0"/>
                  <w:marTop w:val="0"/>
                  <w:marBottom w:val="0"/>
                  <w:divBdr>
                    <w:top w:val="none" w:sz="0" w:space="0" w:color="auto"/>
                    <w:left w:val="none" w:sz="0" w:space="0" w:color="auto"/>
                    <w:bottom w:val="none" w:sz="0" w:space="0" w:color="auto"/>
                    <w:right w:val="none" w:sz="0" w:space="0" w:color="auto"/>
                  </w:divBdr>
                </w:div>
                <w:div w:id="1618219110">
                  <w:marLeft w:val="0"/>
                  <w:marRight w:val="0"/>
                  <w:marTop w:val="0"/>
                  <w:marBottom w:val="0"/>
                  <w:divBdr>
                    <w:top w:val="none" w:sz="0" w:space="0" w:color="auto"/>
                    <w:left w:val="none" w:sz="0" w:space="0" w:color="auto"/>
                    <w:bottom w:val="none" w:sz="0" w:space="0" w:color="auto"/>
                    <w:right w:val="none" w:sz="0" w:space="0" w:color="auto"/>
                  </w:divBdr>
                </w:div>
                <w:div w:id="1619995498">
                  <w:marLeft w:val="0"/>
                  <w:marRight w:val="0"/>
                  <w:marTop w:val="0"/>
                  <w:marBottom w:val="0"/>
                  <w:divBdr>
                    <w:top w:val="none" w:sz="0" w:space="0" w:color="auto"/>
                    <w:left w:val="none" w:sz="0" w:space="0" w:color="auto"/>
                    <w:bottom w:val="none" w:sz="0" w:space="0" w:color="auto"/>
                    <w:right w:val="none" w:sz="0" w:space="0" w:color="auto"/>
                  </w:divBdr>
                </w:div>
                <w:div w:id="1620061348">
                  <w:marLeft w:val="0"/>
                  <w:marRight w:val="0"/>
                  <w:marTop w:val="0"/>
                  <w:marBottom w:val="0"/>
                  <w:divBdr>
                    <w:top w:val="none" w:sz="0" w:space="0" w:color="auto"/>
                    <w:left w:val="none" w:sz="0" w:space="0" w:color="auto"/>
                    <w:bottom w:val="none" w:sz="0" w:space="0" w:color="auto"/>
                    <w:right w:val="none" w:sz="0" w:space="0" w:color="auto"/>
                  </w:divBdr>
                </w:div>
                <w:div w:id="1620142276">
                  <w:marLeft w:val="0"/>
                  <w:marRight w:val="0"/>
                  <w:marTop w:val="0"/>
                  <w:marBottom w:val="0"/>
                  <w:divBdr>
                    <w:top w:val="none" w:sz="0" w:space="0" w:color="auto"/>
                    <w:left w:val="none" w:sz="0" w:space="0" w:color="auto"/>
                    <w:bottom w:val="none" w:sz="0" w:space="0" w:color="auto"/>
                    <w:right w:val="none" w:sz="0" w:space="0" w:color="auto"/>
                  </w:divBdr>
                </w:div>
                <w:div w:id="1620336739">
                  <w:marLeft w:val="0"/>
                  <w:marRight w:val="0"/>
                  <w:marTop w:val="0"/>
                  <w:marBottom w:val="0"/>
                  <w:divBdr>
                    <w:top w:val="none" w:sz="0" w:space="0" w:color="auto"/>
                    <w:left w:val="none" w:sz="0" w:space="0" w:color="auto"/>
                    <w:bottom w:val="none" w:sz="0" w:space="0" w:color="auto"/>
                    <w:right w:val="none" w:sz="0" w:space="0" w:color="auto"/>
                  </w:divBdr>
                </w:div>
                <w:div w:id="1620990771">
                  <w:marLeft w:val="0"/>
                  <w:marRight w:val="0"/>
                  <w:marTop w:val="0"/>
                  <w:marBottom w:val="0"/>
                  <w:divBdr>
                    <w:top w:val="none" w:sz="0" w:space="0" w:color="auto"/>
                    <w:left w:val="none" w:sz="0" w:space="0" w:color="auto"/>
                    <w:bottom w:val="none" w:sz="0" w:space="0" w:color="auto"/>
                    <w:right w:val="none" w:sz="0" w:space="0" w:color="auto"/>
                  </w:divBdr>
                </w:div>
                <w:div w:id="1621034156">
                  <w:marLeft w:val="0"/>
                  <w:marRight w:val="0"/>
                  <w:marTop w:val="0"/>
                  <w:marBottom w:val="0"/>
                  <w:divBdr>
                    <w:top w:val="none" w:sz="0" w:space="0" w:color="auto"/>
                    <w:left w:val="none" w:sz="0" w:space="0" w:color="auto"/>
                    <w:bottom w:val="none" w:sz="0" w:space="0" w:color="auto"/>
                    <w:right w:val="none" w:sz="0" w:space="0" w:color="auto"/>
                  </w:divBdr>
                </w:div>
                <w:div w:id="1622106417">
                  <w:marLeft w:val="0"/>
                  <w:marRight w:val="0"/>
                  <w:marTop w:val="0"/>
                  <w:marBottom w:val="0"/>
                  <w:divBdr>
                    <w:top w:val="none" w:sz="0" w:space="0" w:color="auto"/>
                    <w:left w:val="none" w:sz="0" w:space="0" w:color="auto"/>
                    <w:bottom w:val="none" w:sz="0" w:space="0" w:color="auto"/>
                    <w:right w:val="none" w:sz="0" w:space="0" w:color="auto"/>
                  </w:divBdr>
                </w:div>
                <w:div w:id="1622227041">
                  <w:marLeft w:val="0"/>
                  <w:marRight w:val="0"/>
                  <w:marTop w:val="0"/>
                  <w:marBottom w:val="0"/>
                  <w:divBdr>
                    <w:top w:val="none" w:sz="0" w:space="0" w:color="auto"/>
                    <w:left w:val="none" w:sz="0" w:space="0" w:color="auto"/>
                    <w:bottom w:val="none" w:sz="0" w:space="0" w:color="auto"/>
                    <w:right w:val="none" w:sz="0" w:space="0" w:color="auto"/>
                  </w:divBdr>
                </w:div>
                <w:div w:id="1622297516">
                  <w:marLeft w:val="0"/>
                  <w:marRight w:val="0"/>
                  <w:marTop w:val="0"/>
                  <w:marBottom w:val="0"/>
                  <w:divBdr>
                    <w:top w:val="none" w:sz="0" w:space="0" w:color="auto"/>
                    <w:left w:val="none" w:sz="0" w:space="0" w:color="auto"/>
                    <w:bottom w:val="none" w:sz="0" w:space="0" w:color="auto"/>
                    <w:right w:val="none" w:sz="0" w:space="0" w:color="auto"/>
                  </w:divBdr>
                </w:div>
                <w:div w:id="1622759246">
                  <w:marLeft w:val="0"/>
                  <w:marRight w:val="0"/>
                  <w:marTop w:val="0"/>
                  <w:marBottom w:val="0"/>
                  <w:divBdr>
                    <w:top w:val="none" w:sz="0" w:space="0" w:color="auto"/>
                    <w:left w:val="none" w:sz="0" w:space="0" w:color="auto"/>
                    <w:bottom w:val="none" w:sz="0" w:space="0" w:color="auto"/>
                    <w:right w:val="none" w:sz="0" w:space="0" w:color="auto"/>
                  </w:divBdr>
                </w:div>
                <w:div w:id="1623029203">
                  <w:marLeft w:val="0"/>
                  <w:marRight w:val="0"/>
                  <w:marTop w:val="0"/>
                  <w:marBottom w:val="0"/>
                  <w:divBdr>
                    <w:top w:val="none" w:sz="0" w:space="0" w:color="auto"/>
                    <w:left w:val="none" w:sz="0" w:space="0" w:color="auto"/>
                    <w:bottom w:val="none" w:sz="0" w:space="0" w:color="auto"/>
                    <w:right w:val="none" w:sz="0" w:space="0" w:color="auto"/>
                  </w:divBdr>
                </w:div>
                <w:div w:id="1623346066">
                  <w:marLeft w:val="0"/>
                  <w:marRight w:val="0"/>
                  <w:marTop w:val="0"/>
                  <w:marBottom w:val="0"/>
                  <w:divBdr>
                    <w:top w:val="none" w:sz="0" w:space="0" w:color="auto"/>
                    <w:left w:val="none" w:sz="0" w:space="0" w:color="auto"/>
                    <w:bottom w:val="none" w:sz="0" w:space="0" w:color="auto"/>
                    <w:right w:val="none" w:sz="0" w:space="0" w:color="auto"/>
                  </w:divBdr>
                </w:div>
                <w:div w:id="1623531927">
                  <w:marLeft w:val="0"/>
                  <w:marRight w:val="0"/>
                  <w:marTop w:val="0"/>
                  <w:marBottom w:val="0"/>
                  <w:divBdr>
                    <w:top w:val="none" w:sz="0" w:space="0" w:color="auto"/>
                    <w:left w:val="none" w:sz="0" w:space="0" w:color="auto"/>
                    <w:bottom w:val="none" w:sz="0" w:space="0" w:color="auto"/>
                    <w:right w:val="none" w:sz="0" w:space="0" w:color="auto"/>
                  </w:divBdr>
                </w:div>
                <w:div w:id="1623804487">
                  <w:marLeft w:val="0"/>
                  <w:marRight w:val="0"/>
                  <w:marTop w:val="0"/>
                  <w:marBottom w:val="0"/>
                  <w:divBdr>
                    <w:top w:val="none" w:sz="0" w:space="0" w:color="auto"/>
                    <w:left w:val="none" w:sz="0" w:space="0" w:color="auto"/>
                    <w:bottom w:val="none" w:sz="0" w:space="0" w:color="auto"/>
                    <w:right w:val="none" w:sz="0" w:space="0" w:color="auto"/>
                  </w:divBdr>
                </w:div>
                <w:div w:id="1624268303">
                  <w:marLeft w:val="0"/>
                  <w:marRight w:val="0"/>
                  <w:marTop w:val="0"/>
                  <w:marBottom w:val="0"/>
                  <w:divBdr>
                    <w:top w:val="none" w:sz="0" w:space="0" w:color="auto"/>
                    <w:left w:val="none" w:sz="0" w:space="0" w:color="auto"/>
                    <w:bottom w:val="none" w:sz="0" w:space="0" w:color="auto"/>
                    <w:right w:val="none" w:sz="0" w:space="0" w:color="auto"/>
                  </w:divBdr>
                </w:div>
                <w:div w:id="1624731374">
                  <w:marLeft w:val="0"/>
                  <w:marRight w:val="0"/>
                  <w:marTop w:val="0"/>
                  <w:marBottom w:val="0"/>
                  <w:divBdr>
                    <w:top w:val="none" w:sz="0" w:space="0" w:color="auto"/>
                    <w:left w:val="none" w:sz="0" w:space="0" w:color="auto"/>
                    <w:bottom w:val="none" w:sz="0" w:space="0" w:color="auto"/>
                    <w:right w:val="none" w:sz="0" w:space="0" w:color="auto"/>
                  </w:divBdr>
                </w:div>
                <w:div w:id="1625231368">
                  <w:marLeft w:val="0"/>
                  <w:marRight w:val="0"/>
                  <w:marTop w:val="0"/>
                  <w:marBottom w:val="0"/>
                  <w:divBdr>
                    <w:top w:val="none" w:sz="0" w:space="0" w:color="auto"/>
                    <w:left w:val="none" w:sz="0" w:space="0" w:color="auto"/>
                    <w:bottom w:val="none" w:sz="0" w:space="0" w:color="auto"/>
                    <w:right w:val="none" w:sz="0" w:space="0" w:color="auto"/>
                  </w:divBdr>
                </w:div>
                <w:div w:id="1625388262">
                  <w:marLeft w:val="0"/>
                  <w:marRight w:val="0"/>
                  <w:marTop w:val="0"/>
                  <w:marBottom w:val="0"/>
                  <w:divBdr>
                    <w:top w:val="none" w:sz="0" w:space="0" w:color="auto"/>
                    <w:left w:val="none" w:sz="0" w:space="0" w:color="auto"/>
                    <w:bottom w:val="none" w:sz="0" w:space="0" w:color="auto"/>
                    <w:right w:val="none" w:sz="0" w:space="0" w:color="auto"/>
                  </w:divBdr>
                </w:div>
                <w:div w:id="1626084457">
                  <w:marLeft w:val="0"/>
                  <w:marRight w:val="0"/>
                  <w:marTop w:val="0"/>
                  <w:marBottom w:val="0"/>
                  <w:divBdr>
                    <w:top w:val="none" w:sz="0" w:space="0" w:color="auto"/>
                    <w:left w:val="none" w:sz="0" w:space="0" w:color="auto"/>
                    <w:bottom w:val="none" w:sz="0" w:space="0" w:color="auto"/>
                    <w:right w:val="none" w:sz="0" w:space="0" w:color="auto"/>
                  </w:divBdr>
                </w:div>
                <w:div w:id="1628775950">
                  <w:marLeft w:val="0"/>
                  <w:marRight w:val="0"/>
                  <w:marTop w:val="0"/>
                  <w:marBottom w:val="0"/>
                  <w:divBdr>
                    <w:top w:val="none" w:sz="0" w:space="0" w:color="auto"/>
                    <w:left w:val="none" w:sz="0" w:space="0" w:color="auto"/>
                    <w:bottom w:val="none" w:sz="0" w:space="0" w:color="auto"/>
                    <w:right w:val="none" w:sz="0" w:space="0" w:color="auto"/>
                  </w:divBdr>
                </w:div>
                <w:div w:id="1629579092">
                  <w:marLeft w:val="0"/>
                  <w:marRight w:val="0"/>
                  <w:marTop w:val="0"/>
                  <w:marBottom w:val="0"/>
                  <w:divBdr>
                    <w:top w:val="none" w:sz="0" w:space="0" w:color="auto"/>
                    <w:left w:val="none" w:sz="0" w:space="0" w:color="auto"/>
                    <w:bottom w:val="none" w:sz="0" w:space="0" w:color="auto"/>
                    <w:right w:val="none" w:sz="0" w:space="0" w:color="auto"/>
                  </w:divBdr>
                </w:div>
                <w:div w:id="1629973074">
                  <w:marLeft w:val="0"/>
                  <w:marRight w:val="0"/>
                  <w:marTop w:val="0"/>
                  <w:marBottom w:val="0"/>
                  <w:divBdr>
                    <w:top w:val="none" w:sz="0" w:space="0" w:color="auto"/>
                    <w:left w:val="none" w:sz="0" w:space="0" w:color="auto"/>
                    <w:bottom w:val="none" w:sz="0" w:space="0" w:color="auto"/>
                    <w:right w:val="none" w:sz="0" w:space="0" w:color="auto"/>
                  </w:divBdr>
                </w:div>
                <w:div w:id="1630284619">
                  <w:marLeft w:val="0"/>
                  <w:marRight w:val="0"/>
                  <w:marTop w:val="0"/>
                  <w:marBottom w:val="0"/>
                  <w:divBdr>
                    <w:top w:val="none" w:sz="0" w:space="0" w:color="auto"/>
                    <w:left w:val="none" w:sz="0" w:space="0" w:color="auto"/>
                    <w:bottom w:val="none" w:sz="0" w:space="0" w:color="auto"/>
                    <w:right w:val="none" w:sz="0" w:space="0" w:color="auto"/>
                  </w:divBdr>
                </w:div>
                <w:div w:id="1630934069">
                  <w:marLeft w:val="0"/>
                  <w:marRight w:val="0"/>
                  <w:marTop w:val="0"/>
                  <w:marBottom w:val="0"/>
                  <w:divBdr>
                    <w:top w:val="none" w:sz="0" w:space="0" w:color="auto"/>
                    <w:left w:val="none" w:sz="0" w:space="0" w:color="auto"/>
                    <w:bottom w:val="none" w:sz="0" w:space="0" w:color="auto"/>
                    <w:right w:val="none" w:sz="0" w:space="0" w:color="auto"/>
                  </w:divBdr>
                </w:div>
                <w:div w:id="1631354339">
                  <w:marLeft w:val="0"/>
                  <w:marRight w:val="0"/>
                  <w:marTop w:val="0"/>
                  <w:marBottom w:val="0"/>
                  <w:divBdr>
                    <w:top w:val="none" w:sz="0" w:space="0" w:color="auto"/>
                    <w:left w:val="none" w:sz="0" w:space="0" w:color="auto"/>
                    <w:bottom w:val="none" w:sz="0" w:space="0" w:color="auto"/>
                    <w:right w:val="none" w:sz="0" w:space="0" w:color="auto"/>
                  </w:divBdr>
                </w:div>
                <w:div w:id="1631548597">
                  <w:marLeft w:val="0"/>
                  <w:marRight w:val="0"/>
                  <w:marTop w:val="0"/>
                  <w:marBottom w:val="0"/>
                  <w:divBdr>
                    <w:top w:val="none" w:sz="0" w:space="0" w:color="auto"/>
                    <w:left w:val="none" w:sz="0" w:space="0" w:color="auto"/>
                    <w:bottom w:val="none" w:sz="0" w:space="0" w:color="auto"/>
                    <w:right w:val="none" w:sz="0" w:space="0" w:color="auto"/>
                  </w:divBdr>
                </w:div>
                <w:div w:id="1631739000">
                  <w:marLeft w:val="0"/>
                  <w:marRight w:val="0"/>
                  <w:marTop w:val="0"/>
                  <w:marBottom w:val="0"/>
                  <w:divBdr>
                    <w:top w:val="none" w:sz="0" w:space="0" w:color="auto"/>
                    <w:left w:val="none" w:sz="0" w:space="0" w:color="auto"/>
                    <w:bottom w:val="none" w:sz="0" w:space="0" w:color="auto"/>
                    <w:right w:val="none" w:sz="0" w:space="0" w:color="auto"/>
                  </w:divBdr>
                </w:div>
                <w:div w:id="1633294285">
                  <w:marLeft w:val="0"/>
                  <w:marRight w:val="0"/>
                  <w:marTop w:val="0"/>
                  <w:marBottom w:val="0"/>
                  <w:divBdr>
                    <w:top w:val="none" w:sz="0" w:space="0" w:color="auto"/>
                    <w:left w:val="none" w:sz="0" w:space="0" w:color="auto"/>
                    <w:bottom w:val="none" w:sz="0" w:space="0" w:color="auto"/>
                    <w:right w:val="none" w:sz="0" w:space="0" w:color="auto"/>
                  </w:divBdr>
                </w:div>
                <w:div w:id="1633516751">
                  <w:marLeft w:val="0"/>
                  <w:marRight w:val="0"/>
                  <w:marTop w:val="0"/>
                  <w:marBottom w:val="0"/>
                  <w:divBdr>
                    <w:top w:val="none" w:sz="0" w:space="0" w:color="auto"/>
                    <w:left w:val="none" w:sz="0" w:space="0" w:color="auto"/>
                    <w:bottom w:val="none" w:sz="0" w:space="0" w:color="auto"/>
                    <w:right w:val="none" w:sz="0" w:space="0" w:color="auto"/>
                  </w:divBdr>
                </w:div>
                <w:div w:id="1633945045">
                  <w:marLeft w:val="0"/>
                  <w:marRight w:val="0"/>
                  <w:marTop w:val="0"/>
                  <w:marBottom w:val="0"/>
                  <w:divBdr>
                    <w:top w:val="none" w:sz="0" w:space="0" w:color="auto"/>
                    <w:left w:val="none" w:sz="0" w:space="0" w:color="auto"/>
                    <w:bottom w:val="none" w:sz="0" w:space="0" w:color="auto"/>
                    <w:right w:val="none" w:sz="0" w:space="0" w:color="auto"/>
                  </w:divBdr>
                </w:div>
                <w:div w:id="1634098031">
                  <w:marLeft w:val="0"/>
                  <w:marRight w:val="0"/>
                  <w:marTop w:val="0"/>
                  <w:marBottom w:val="0"/>
                  <w:divBdr>
                    <w:top w:val="none" w:sz="0" w:space="0" w:color="auto"/>
                    <w:left w:val="none" w:sz="0" w:space="0" w:color="auto"/>
                    <w:bottom w:val="none" w:sz="0" w:space="0" w:color="auto"/>
                    <w:right w:val="none" w:sz="0" w:space="0" w:color="auto"/>
                  </w:divBdr>
                </w:div>
                <w:div w:id="1634484980">
                  <w:marLeft w:val="0"/>
                  <w:marRight w:val="0"/>
                  <w:marTop w:val="0"/>
                  <w:marBottom w:val="0"/>
                  <w:divBdr>
                    <w:top w:val="none" w:sz="0" w:space="0" w:color="auto"/>
                    <w:left w:val="none" w:sz="0" w:space="0" w:color="auto"/>
                    <w:bottom w:val="none" w:sz="0" w:space="0" w:color="auto"/>
                    <w:right w:val="none" w:sz="0" w:space="0" w:color="auto"/>
                  </w:divBdr>
                </w:div>
                <w:div w:id="1634746942">
                  <w:marLeft w:val="0"/>
                  <w:marRight w:val="0"/>
                  <w:marTop w:val="0"/>
                  <w:marBottom w:val="0"/>
                  <w:divBdr>
                    <w:top w:val="none" w:sz="0" w:space="0" w:color="auto"/>
                    <w:left w:val="none" w:sz="0" w:space="0" w:color="auto"/>
                    <w:bottom w:val="none" w:sz="0" w:space="0" w:color="auto"/>
                    <w:right w:val="none" w:sz="0" w:space="0" w:color="auto"/>
                  </w:divBdr>
                </w:div>
                <w:div w:id="1635671548">
                  <w:marLeft w:val="0"/>
                  <w:marRight w:val="0"/>
                  <w:marTop w:val="0"/>
                  <w:marBottom w:val="0"/>
                  <w:divBdr>
                    <w:top w:val="none" w:sz="0" w:space="0" w:color="auto"/>
                    <w:left w:val="none" w:sz="0" w:space="0" w:color="auto"/>
                    <w:bottom w:val="none" w:sz="0" w:space="0" w:color="auto"/>
                    <w:right w:val="none" w:sz="0" w:space="0" w:color="auto"/>
                  </w:divBdr>
                </w:div>
                <w:div w:id="1635867642">
                  <w:marLeft w:val="0"/>
                  <w:marRight w:val="0"/>
                  <w:marTop w:val="0"/>
                  <w:marBottom w:val="0"/>
                  <w:divBdr>
                    <w:top w:val="none" w:sz="0" w:space="0" w:color="auto"/>
                    <w:left w:val="none" w:sz="0" w:space="0" w:color="auto"/>
                    <w:bottom w:val="none" w:sz="0" w:space="0" w:color="auto"/>
                    <w:right w:val="none" w:sz="0" w:space="0" w:color="auto"/>
                  </w:divBdr>
                </w:div>
                <w:div w:id="1636912039">
                  <w:marLeft w:val="0"/>
                  <w:marRight w:val="0"/>
                  <w:marTop w:val="0"/>
                  <w:marBottom w:val="0"/>
                  <w:divBdr>
                    <w:top w:val="none" w:sz="0" w:space="0" w:color="auto"/>
                    <w:left w:val="none" w:sz="0" w:space="0" w:color="auto"/>
                    <w:bottom w:val="none" w:sz="0" w:space="0" w:color="auto"/>
                    <w:right w:val="none" w:sz="0" w:space="0" w:color="auto"/>
                  </w:divBdr>
                </w:div>
                <w:div w:id="1637371715">
                  <w:marLeft w:val="0"/>
                  <w:marRight w:val="0"/>
                  <w:marTop w:val="0"/>
                  <w:marBottom w:val="0"/>
                  <w:divBdr>
                    <w:top w:val="none" w:sz="0" w:space="0" w:color="auto"/>
                    <w:left w:val="none" w:sz="0" w:space="0" w:color="auto"/>
                    <w:bottom w:val="none" w:sz="0" w:space="0" w:color="auto"/>
                    <w:right w:val="none" w:sz="0" w:space="0" w:color="auto"/>
                  </w:divBdr>
                </w:div>
                <w:div w:id="1638485359">
                  <w:marLeft w:val="0"/>
                  <w:marRight w:val="0"/>
                  <w:marTop w:val="0"/>
                  <w:marBottom w:val="0"/>
                  <w:divBdr>
                    <w:top w:val="none" w:sz="0" w:space="0" w:color="auto"/>
                    <w:left w:val="none" w:sz="0" w:space="0" w:color="auto"/>
                    <w:bottom w:val="none" w:sz="0" w:space="0" w:color="auto"/>
                    <w:right w:val="none" w:sz="0" w:space="0" w:color="auto"/>
                  </w:divBdr>
                </w:div>
                <w:div w:id="1639332765">
                  <w:marLeft w:val="0"/>
                  <w:marRight w:val="0"/>
                  <w:marTop w:val="0"/>
                  <w:marBottom w:val="0"/>
                  <w:divBdr>
                    <w:top w:val="none" w:sz="0" w:space="0" w:color="auto"/>
                    <w:left w:val="none" w:sz="0" w:space="0" w:color="auto"/>
                    <w:bottom w:val="none" w:sz="0" w:space="0" w:color="auto"/>
                    <w:right w:val="none" w:sz="0" w:space="0" w:color="auto"/>
                  </w:divBdr>
                </w:div>
                <w:div w:id="1639334829">
                  <w:marLeft w:val="0"/>
                  <w:marRight w:val="0"/>
                  <w:marTop w:val="0"/>
                  <w:marBottom w:val="0"/>
                  <w:divBdr>
                    <w:top w:val="none" w:sz="0" w:space="0" w:color="auto"/>
                    <w:left w:val="none" w:sz="0" w:space="0" w:color="auto"/>
                    <w:bottom w:val="none" w:sz="0" w:space="0" w:color="auto"/>
                    <w:right w:val="none" w:sz="0" w:space="0" w:color="auto"/>
                  </w:divBdr>
                </w:div>
                <w:div w:id="1639843656">
                  <w:marLeft w:val="0"/>
                  <w:marRight w:val="0"/>
                  <w:marTop w:val="0"/>
                  <w:marBottom w:val="0"/>
                  <w:divBdr>
                    <w:top w:val="none" w:sz="0" w:space="0" w:color="auto"/>
                    <w:left w:val="none" w:sz="0" w:space="0" w:color="auto"/>
                    <w:bottom w:val="none" w:sz="0" w:space="0" w:color="auto"/>
                    <w:right w:val="none" w:sz="0" w:space="0" w:color="auto"/>
                  </w:divBdr>
                </w:div>
                <w:div w:id="1641840053">
                  <w:marLeft w:val="0"/>
                  <w:marRight w:val="0"/>
                  <w:marTop w:val="0"/>
                  <w:marBottom w:val="0"/>
                  <w:divBdr>
                    <w:top w:val="none" w:sz="0" w:space="0" w:color="auto"/>
                    <w:left w:val="none" w:sz="0" w:space="0" w:color="auto"/>
                    <w:bottom w:val="none" w:sz="0" w:space="0" w:color="auto"/>
                    <w:right w:val="none" w:sz="0" w:space="0" w:color="auto"/>
                  </w:divBdr>
                </w:div>
                <w:div w:id="1642077400">
                  <w:marLeft w:val="0"/>
                  <w:marRight w:val="0"/>
                  <w:marTop w:val="0"/>
                  <w:marBottom w:val="0"/>
                  <w:divBdr>
                    <w:top w:val="none" w:sz="0" w:space="0" w:color="auto"/>
                    <w:left w:val="none" w:sz="0" w:space="0" w:color="auto"/>
                    <w:bottom w:val="none" w:sz="0" w:space="0" w:color="auto"/>
                    <w:right w:val="none" w:sz="0" w:space="0" w:color="auto"/>
                  </w:divBdr>
                </w:div>
                <w:div w:id="1642079457">
                  <w:marLeft w:val="0"/>
                  <w:marRight w:val="0"/>
                  <w:marTop w:val="0"/>
                  <w:marBottom w:val="0"/>
                  <w:divBdr>
                    <w:top w:val="none" w:sz="0" w:space="0" w:color="auto"/>
                    <w:left w:val="none" w:sz="0" w:space="0" w:color="auto"/>
                    <w:bottom w:val="none" w:sz="0" w:space="0" w:color="auto"/>
                    <w:right w:val="none" w:sz="0" w:space="0" w:color="auto"/>
                  </w:divBdr>
                </w:div>
                <w:div w:id="1642229588">
                  <w:marLeft w:val="0"/>
                  <w:marRight w:val="0"/>
                  <w:marTop w:val="0"/>
                  <w:marBottom w:val="0"/>
                  <w:divBdr>
                    <w:top w:val="none" w:sz="0" w:space="0" w:color="auto"/>
                    <w:left w:val="none" w:sz="0" w:space="0" w:color="auto"/>
                    <w:bottom w:val="none" w:sz="0" w:space="0" w:color="auto"/>
                    <w:right w:val="none" w:sz="0" w:space="0" w:color="auto"/>
                  </w:divBdr>
                </w:div>
                <w:div w:id="1643467013">
                  <w:marLeft w:val="0"/>
                  <w:marRight w:val="0"/>
                  <w:marTop w:val="0"/>
                  <w:marBottom w:val="0"/>
                  <w:divBdr>
                    <w:top w:val="none" w:sz="0" w:space="0" w:color="auto"/>
                    <w:left w:val="none" w:sz="0" w:space="0" w:color="auto"/>
                    <w:bottom w:val="none" w:sz="0" w:space="0" w:color="auto"/>
                    <w:right w:val="none" w:sz="0" w:space="0" w:color="auto"/>
                  </w:divBdr>
                </w:div>
                <w:div w:id="1643579723">
                  <w:marLeft w:val="0"/>
                  <w:marRight w:val="0"/>
                  <w:marTop w:val="0"/>
                  <w:marBottom w:val="0"/>
                  <w:divBdr>
                    <w:top w:val="none" w:sz="0" w:space="0" w:color="auto"/>
                    <w:left w:val="none" w:sz="0" w:space="0" w:color="auto"/>
                    <w:bottom w:val="none" w:sz="0" w:space="0" w:color="auto"/>
                    <w:right w:val="none" w:sz="0" w:space="0" w:color="auto"/>
                  </w:divBdr>
                </w:div>
                <w:div w:id="1644037893">
                  <w:marLeft w:val="0"/>
                  <w:marRight w:val="0"/>
                  <w:marTop w:val="0"/>
                  <w:marBottom w:val="0"/>
                  <w:divBdr>
                    <w:top w:val="none" w:sz="0" w:space="0" w:color="auto"/>
                    <w:left w:val="none" w:sz="0" w:space="0" w:color="auto"/>
                    <w:bottom w:val="none" w:sz="0" w:space="0" w:color="auto"/>
                    <w:right w:val="none" w:sz="0" w:space="0" w:color="auto"/>
                  </w:divBdr>
                </w:div>
                <w:div w:id="1644239150">
                  <w:marLeft w:val="0"/>
                  <w:marRight w:val="0"/>
                  <w:marTop w:val="0"/>
                  <w:marBottom w:val="0"/>
                  <w:divBdr>
                    <w:top w:val="none" w:sz="0" w:space="0" w:color="auto"/>
                    <w:left w:val="none" w:sz="0" w:space="0" w:color="auto"/>
                    <w:bottom w:val="none" w:sz="0" w:space="0" w:color="auto"/>
                    <w:right w:val="none" w:sz="0" w:space="0" w:color="auto"/>
                  </w:divBdr>
                </w:div>
                <w:div w:id="1644577679">
                  <w:marLeft w:val="0"/>
                  <w:marRight w:val="0"/>
                  <w:marTop w:val="0"/>
                  <w:marBottom w:val="0"/>
                  <w:divBdr>
                    <w:top w:val="none" w:sz="0" w:space="0" w:color="auto"/>
                    <w:left w:val="none" w:sz="0" w:space="0" w:color="auto"/>
                    <w:bottom w:val="none" w:sz="0" w:space="0" w:color="auto"/>
                    <w:right w:val="none" w:sz="0" w:space="0" w:color="auto"/>
                  </w:divBdr>
                </w:div>
                <w:div w:id="1645697825">
                  <w:marLeft w:val="0"/>
                  <w:marRight w:val="0"/>
                  <w:marTop w:val="0"/>
                  <w:marBottom w:val="0"/>
                  <w:divBdr>
                    <w:top w:val="none" w:sz="0" w:space="0" w:color="auto"/>
                    <w:left w:val="none" w:sz="0" w:space="0" w:color="auto"/>
                    <w:bottom w:val="none" w:sz="0" w:space="0" w:color="auto"/>
                    <w:right w:val="none" w:sz="0" w:space="0" w:color="auto"/>
                  </w:divBdr>
                </w:div>
                <w:div w:id="1646199629">
                  <w:marLeft w:val="0"/>
                  <w:marRight w:val="0"/>
                  <w:marTop w:val="0"/>
                  <w:marBottom w:val="0"/>
                  <w:divBdr>
                    <w:top w:val="none" w:sz="0" w:space="0" w:color="auto"/>
                    <w:left w:val="none" w:sz="0" w:space="0" w:color="auto"/>
                    <w:bottom w:val="none" w:sz="0" w:space="0" w:color="auto"/>
                    <w:right w:val="none" w:sz="0" w:space="0" w:color="auto"/>
                  </w:divBdr>
                </w:div>
                <w:div w:id="1646616170">
                  <w:marLeft w:val="0"/>
                  <w:marRight w:val="0"/>
                  <w:marTop w:val="0"/>
                  <w:marBottom w:val="0"/>
                  <w:divBdr>
                    <w:top w:val="none" w:sz="0" w:space="0" w:color="auto"/>
                    <w:left w:val="none" w:sz="0" w:space="0" w:color="auto"/>
                    <w:bottom w:val="none" w:sz="0" w:space="0" w:color="auto"/>
                    <w:right w:val="none" w:sz="0" w:space="0" w:color="auto"/>
                  </w:divBdr>
                </w:div>
                <w:div w:id="1646622933">
                  <w:marLeft w:val="0"/>
                  <w:marRight w:val="0"/>
                  <w:marTop w:val="0"/>
                  <w:marBottom w:val="0"/>
                  <w:divBdr>
                    <w:top w:val="none" w:sz="0" w:space="0" w:color="auto"/>
                    <w:left w:val="none" w:sz="0" w:space="0" w:color="auto"/>
                    <w:bottom w:val="none" w:sz="0" w:space="0" w:color="auto"/>
                    <w:right w:val="none" w:sz="0" w:space="0" w:color="auto"/>
                  </w:divBdr>
                </w:div>
                <w:div w:id="1647658221">
                  <w:marLeft w:val="0"/>
                  <w:marRight w:val="0"/>
                  <w:marTop w:val="0"/>
                  <w:marBottom w:val="0"/>
                  <w:divBdr>
                    <w:top w:val="none" w:sz="0" w:space="0" w:color="auto"/>
                    <w:left w:val="none" w:sz="0" w:space="0" w:color="auto"/>
                    <w:bottom w:val="none" w:sz="0" w:space="0" w:color="auto"/>
                    <w:right w:val="none" w:sz="0" w:space="0" w:color="auto"/>
                  </w:divBdr>
                </w:div>
                <w:div w:id="1649551202">
                  <w:marLeft w:val="0"/>
                  <w:marRight w:val="0"/>
                  <w:marTop w:val="0"/>
                  <w:marBottom w:val="0"/>
                  <w:divBdr>
                    <w:top w:val="none" w:sz="0" w:space="0" w:color="auto"/>
                    <w:left w:val="none" w:sz="0" w:space="0" w:color="auto"/>
                    <w:bottom w:val="none" w:sz="0" w:space="0" w:color="auto"/>
                    <w:right w:val="none" w:sz="0" w:space="0" w:color="auto"/>
                  </w:divBdr>
                </w:div>
                <w:div w:id="1649750144">
                  <w:marLeft w:val="0"/>
                  <w:marRight w:val="0"/>
                  <w:marTop w:val="0"/>
                  <w:marBottom w:val="0"/>
                  <w:divBdr>
                    <w:top w:val="none" w:sz="0" w:space="0" w:color="auto"/>
                    <w:left w:val="none" w:sz="0" w:space="0" w:color="auto"/>
                    <w:bottom w:val="none" w:sz="0" w:space="0" w:color="auto"/>
                    <w:right w:val="none" w:sz="0" w:space="0" w:color="auto"/>
                  </w:divBdr>
                </w:div>
                <w:div w:id="1650285940">
                  <w:marLeft w:val="0"/>
                  <w:marRight w:val="0"/>
                  <w:marTop w:val="0"/>
                  <w:marBottom w:val="0"/>
                  <w:divBdr>
                    <w:top w:val="none" w:sz="0" w:space="0" w:color="auto"/>
                    <w:left w:val="none" w:sz="0" w:space="0" w:color="auto"/>
                    <w:bottom w:val="none" w:sz="0" w:space="0" w:color="auto"/>
                    <w:right w:val="none" w:sz="0" w:space="0" w:color="auto"/>
                  </w:divBdr>
                </w:div>
                <w:div w:id="1650749513">
                  <w:marLeft w:val="0"/>
                  <w:marRight w:val="0"/>
                  <w:marTop w:val="0"/>
                  <w:marBottom w:val="0"/>
                  <w:divBdr>
                    <w:top w:val="none" w:sz="0" w:space="0" w:color="auto"/>
                    <w:left w:val="none" w:sz="0" w:space="0" w:color="auto"/>
                    <w:bottom w:val="none" w:sz="0" w:space="0" w:color="auto"/>
                    <w:right w:val="none" w:sz="0" w:space="0" w:color="auto"/>
                  </w:divBdr>
                </w:div>
                <w:div w:id="1651206832">
                  <w:marLeft w:val="0"/>
                  <w:marRight w:val="0"/>
                  <w:marTop w:val="0"/>
                  <w:marBottom w:val="0"/>
                  <w:divBdr>
                    <w:top w:val="none" w:sz="0" w:space="0" w:color="auto"/>
                    <w:left w:val="none" w:sz="0" w:space="0" w:color="auto"/>
                    <w:bottom w:val="none" w:sz="0" w:space="0" w:color="auto"/>
                    <w:right w:val="none" w:sz="0" w:space="0" w:color="auto"/>
                  </w:divBdr>
                </w:div>
                <w:div w:id="1651714269">
                  <w:marLeft w:val="0"/>
                  <w:marRight w:val="0"/>
                  <w:marTop w:val="0"/>
                  <w:marBottom w:val="0"/>
                  <w:divBdr>
                    <w:top w:val="none" w:sz="0" w:space="0" w:color="auto"/>
                    <w:left w:val="none" w:sz="0" w:space="0" w:color="auto"/>
                    <w:bottom w:val="none" w:sz="0" w:space="0" w:color="auto"/>
                    <w:right w:val="none" w:sz="0" w:space="0" w:color="auto"/>
                  </w:divBdr>
                </w:div>
                <w:div w:id="1652059282">
                  <w:marLeft w:val="0"/>
                  <w:marRight w:val="0"/>
                  <w:marTop w:val="0"/>
                  <w:marBottom w:val="0"/>
                  <w:divBdr>
                    <w:top w:val="none" w:sz="0" w:space="0" w:color="auto"/>
                    <w:left w:val="none" w:sz="0" w:space="0" w:color="auto"/>
                    <w:bottom w:val="none" w:sz="0" w:space="0" w:color="auto"/>
                    <w:right w:val="none" w:sz="0" w:space="0" w:color="auto"/>
                  </w:divBdr>
                </w:div>
                <w:div w:id="1652637484">
                  <w:marLeft w:val="0"/>
                  <w:marRight w:val="0"/>
                  <w:marTop w:val="0"/>
                  <w:marBottom w:val="0"/>
                  <w:divBdr>
                    <w:top w:val="none" w:sz="0" w:space="0" w:color="auto"/>
                    <w:left w:val="none" w:sz="0" w:space="0" w:color="auto"/>
                    <w:bottom w:val="none" w:sz="0" w:space="0" w:color="auto"/>
                    <w:right w:val="none" w:sz="0" w:space="0" w:color="auto"/>
                  </w:divBdr>
                </w:div>
                <w:div w:id="1653175507">
                  <w:marLeft w:val="0"/>
                  <w:marRight w:val="0"/>
                  <w:marTop w:val="0"/>
                  <w:marBottom w:val="0"/>
                  <w:divBdr>
                    <w:top w:val="none" w:sz="0" w:space="0" w:color="auto"/>
                    <w:left w:val="none" w:sz="0" w:space="0" w:color="auto"/>
                    <w:bottom w:val="none" w:sz="0" w:space="0" w:color="auto"/>
                    <w:right w:val="none" w:sz="0" w:space="0" w:color="auto"/>
                  </w:divBdr>
                </w:div>
                <w:div w:id="1653828637">
                  <w:marLeft w:val="0"/>
                  <w:marRight w:val="0"/>
                  <w:marTop w:val="0"/>
                  <w:marBottom w:val="0"/>
                  <w:divBdr>
                    <w:top w:val="none" w:sz="0" w:space="0" w:color="auto"/>
                    <w:left w:val="none" w:sz="0" w:space="0" w:color="auto"/>
                    <w:bottom w:val="none" w:sz="0" w:space="0" w:color="auto"/>
                    <w:right w:val="none" w:sz="0" w:space="0" w:color="auto"/>
                  </w:divBdr>
                </w:div>
                <w:div w:id="1654139516">
                  <w:marLeft w:val="0"/>
                  <w:marRight w:val="0"/>
                  <w:marTop w:val="0"/>
                  <w:marBottom w:val="0"/>
                  <w:divBdr>
                    <w:top w:val="none" w:sz="0" w:space="0" w:color="auto"/>
                    <w:left w:val="none" w:sz="0" w:space="0" w:color="auto"/>
                    <w:bottom w:val="none" w:sz="0" w:space="0" w:color="auto"/>
                    <w:right w:val="none" w:sz="0" w:space="0" w:color="auto"/>
                  </w:divBdr>
                </w:div>
                <w:div w:id="1654718987">
                  <w:marLeft w:val="0"/>
                  <w:marRight w:val="0"/>
                  <w:marTop w:val="0"/>
                  <w:marBottom w:val="0"/>
                  <w:divBdr>
                    <w:top w:val="none" w:sz="0" w:space="0" w:color="auto"/>
                    <w:left w:val="none" w:sz="0" w:space="0" w:color="auto"/>
                    <w:bottom w:val="none" w:sz="0" w:space="0" w:color="auto"/>
                    <w:right w:val="none" w:sz="0" w:space="0" w:color="auto"/>
                  </w:divBdr>
                </w:div>
                <w:div w:id="1654944933">
                  <w:marLeft w:val="0"/>
                  <w:marRight w:val="0"/>
                  <w:marTop w:val="0"/>
                  <w:marBottom w:val="0"/>
                  <w:divBdr>
                    <w:top w:val="none" w:sz="0" w:space="0" w:color="auto"/>
                    <w:left w:val="none" w:sz="0" w:space="0" w:color="auto"/>
                    <w:bottom w:val="none" w:sz="0" w:space="0" w:color="auto"/>
                    <w:right w:val="none" w:sz="0" w:space="0" w:color="auto"/>
                  </w:divBdr>
                </w:div>
                <w:div w:id="1655523287">
                  <w:marLeft w:val="0"/>
                  <w:marRight w:val="0"/>
                  <w:marTop w:val="0"/>
                  <w:marBottom w:val="0"/>
                  <w:divBdr>
                    <w:top w:val="none" w:sz="0" w:space="0" w:color="auto"/>
                    <w:left w:val="none" w:sz="0" w:space="0" w:color="auto"/>
                    <w:bottom w:val="none" w:sz="0" w:space="0" w:color="auto"/>
                    <w:right w:val="none" w:sz="0" w:space="0" w:color="auto"/>
                  </w:divBdr>
                </w:div>
                <w:div w:id="1655837426">
                  <w:marLeft w:val="0"/>
                  <w:marRight w:val="0"/>
                  <w:marTop w:val="0"/>
                  <w:marBottom w:val="0"/>
                  <w:divBdr>
                    <w:top w:val="none" w:sz="0" w:space="0" w:color="auto"/>
                    <w:left w:val="none" w:sz="0" w:space="0" w:color="auto"/>
                    <w:bottom w:val="none" w:sz="0" w:space="0" w:color="auto"/>
                    <w:right w:val="none" w:sz="0" w:space="0" w:color="auto"/>
                  </w:divBdr>
                </w:div>
                <w:div w:id="1656177146">
                  <w:marLeft w:val="0"/>
                  <w:marRight w:val="0"/>
                  <w:marTop w:val="0"/>
                  <w:marBottom w:val="0"/>
                  <w:divBdr>
                    <w:top w:val="none" w:sz="0" w:space="0" w:color="auto"/>
                    <w:left w:val="none" w:sz="0" w:space="0" w:color="auto"/>
                    <w:bottom w:val="none" w:sz="0" w:space="0" w:color="auto"/>
                    <w:right w:val="none" w:sz="0" w:space="0" w:color="auto"/>
                  </w:divBdr>
                </w:div>
                <w:div w:id="1657109378">
                  <w:marLeft w:val="0"/>
                  <w:marRight w:val="0"/>
                  <w:marTop w:val="0"/>
                  <w:marBottom w:val="0"/>
                  <w:divBdr>
                    <w:top w:val="none" w:sz="0" w:space="0" w:color="auto"/>
                    <w:left w:val="none" w:sz="0" w:space="0" w:color="auto"/>
                    <w:bottom w:val="none" w:sz="0" w:space="0" w:color="auto"/>
                    <w:right w:val="none" w:sz="0" w:space="0" w:color="auto"/>
                  </w:divBdr>
                </w:div>
                <w:div w:id="1657689242">
                  <w:marLeft w:val="0"/>
                  <w:marRight w:val="0"/>
                  <w:marTop w:val="0"/>
                  <w:marBottom w:val="0"/>
                  <w:divBdr>
                    <w:top w:val="none" w:sz="0" w:space="0" w:color="auto"/>
                    <w:left w:val="none" w:sz="0" w:space="0" w:color="auto"/>
                    <w:bottom w:val="none" w:sz="0" w:space="0" w:color="auto"/>
                    <w:right w:val="none" w:sz="0" w:space="0" w:color="auto"/>
                  </w:divBdr>
                </w:div>
                <w:div w:id="1658220459">
                  <w:marLeft w:val="0"/>
                  <w:marRight w:val="0"/>
                  <w:marTop w:val="0"/>
                  <w:marBottom w:val="0"/>
                  <w:divBdr>
                    <w:top w:val="none" w:sz="0" w:space="0" w:color="auto"/>
                    <w:left w:val="none" w:sz="0" w:space="0" w:color="auto"/>
                    <w:bottom w:val="none" w:sz="0" w:space="0" w:color="auto"/>
                    <w:right w:val="none" w:sz="0" w:space="0" w:color="auto"/>
                  </w:divBdr>
                </w:div>
                <w:div w:id="1658604948">
                  <w:marLeft w:val="0"/>
                  <w:marRight w:val="0"/>
                  <w:marTop w:val="0"/>
                  <w:marBottom w:val="0"/>
                  <w:divBdr>
                    <w:top w:val="none" w:sz="0" w:space="0" w:color="auto"/>
                    <w:left w:val="none" w:sz="0" w:space="0" w:color="auto"/>
                    <w:bottom w:val="none" w:sz="0" w:space="0" w:color="auto"/>
                    <w:right w:val="none" w:sz="0" w:space="0" w:color="auto"/>
                  </w:divBdr>
                </w:div>
                <w:div w:id="1658655114">
                  <w:marLeft w:val="0"/>
                  <w:marRight w:val="0"/>
                  <w:marTop w:val="0"/>
                  <w:marBottom w:val="0"/>
                  <w:divBdr>
                    <w:top w:val="none" w:sz="0" w:space="0" w:color="auto"/>
                    <w:left w:val="none" w:sz="0" w:space="0" w:color="auto"/>
                    <w:bottom w:val="none" w:sz="0" w:space="0" w:color="auto"/>
                    <w:right w:val="none" w:sz="0" w:space="0" w:color="auto"/>
                  </w:divBdr>
                </w:div>
                <w:div w:id="1659185094">
                  <w:marLeft w:val="0"/>
                  <w:marRight w:val="0"/>
                  <w:marTop w:val="0"/>
                  <w:marBottom w:val="0"/>
                  <w:divBdr>
                    <w:top w:val="none" w:sz="0" w:space="0" w:color="auto"/>
                    <w:left w:val="none" w:sz="0" w:space="0" w:color="auto"/>
                    <w:bottom w:val="none" w:sz="0" w:space="0" w:color="auto"/>
                    <w:right w:val="none" w:sz="0" w:space="0" w:color="auto"/>
                  </w:divBdr>
                </w:div>
                <w:div w:id="1659457424">
                  <w:marLeft w:val="0"/>
                  <w:marRight w:val="0"/>
                  <w:marTop w:val="0"/>
                  <w:marBottom w:val="0"/>
                  <w:divBdr>
                    <w:top w:val="none" w:sz="0" w:space="0" w:color="auto"/>
                    <w:left w:val="none" w:sz="0" w:space="0" w:color="auto"/>
                    <w:bottom w:val="none" w:sz="0" w:space="0" w:color="auto"/>
                    <w:right w:val="none" w:sz="0" w:space="0" w:color="auto"/>
                  </w:divBdr>
                </w:div>
                <w:div w:id="1659580444">
                  <w:marLeft w:val="0"/>
                  <w:marRight w:val="0"/>
                  <w:marTop w:val="0"/>
                  <w:marBottom w:val="0"/>
                  <w:divBdr>
                    <w:top w:val="none" w:sz="0" w:space="0" w:color="auto"/>
                    <w:left w:val="none" w:sz="0" w:space="0" w:color="auto"/>
                    <w:bottom w:val="none" w:sz="0" w:space="0" w:color="auto"/>
                    <w:right w:val="none" w:sz="0" w:space="0" w:color="auto"/>
                  </w:divBdr>
                </w:div>
                <w:div w:id="1659770766">
                  <w:marLeft w:val="0"/>
                  <w:marRight w:val="0"/>
                  <w:marTop w:val="0"/>
                  <w:marBottom w:val="0"/>
                  <w:divBdr>
                    <w:top w:val="none" w:sz="0" w:space="0" w:color="auto"/>
                    <w:left w:val="none" w:sz="0" w:space="0" w:color="auto"/>
                    <w:bottom w:val="none" w:sz="0" w:space="0" w:color="auto"/>
                    <w:right w:val="none" w:sz="0" w:space="0" w:color="auto"/>
                  </w:divBdr>
                </w:div>
                <w:div w:id="1660502120">
                  <w:marLeft w:val="0"/>
                  <w:marRight w:val="0"/>
                  <w:marTop w:val="0"/>
                  <w:marBottom w:val="0"/>
                  <w:divBdr>
                    <w:top w:val="none" w:sz="0" w:space="0" w:color="auto"/>
                    <w:left w:val="none" w:sz="0" w:space="0" w:color="auto"/>
                    <w:bottom w:val="none" w:sz="0" w:space="0" w:color="auto"/>
                    <w:right w:val="none" w:sz="0" w:space="0" w:color="auto"/>
                  </w:divBdr>
                </w:div>
                <w:div w:id="1663042064">
                  <w:marLeft w:val="0"/>
                  <w:marRight w:val="0"/>
                  <w:marTop w:val="0"/>
                  <w:marBottom w:val="0"/>
                  <w:divBdr>
                    <w:top w:val="none" w:sz="0" w:space="0" w:color="auto"/>
                    <w:left w:val="none" w:sz="0" w:space="0" w:color="auto"/>
                    <w:bottom w:val="none" w:sz="0" w:space="0" w:color="auto"/>
                    <w:right w:val="none" w:sz="0" w:space="0" w:color="auto"/>
                  </w:divBdr>
                </w:div>
                <w:div w:id="1664238317">
                  <w:marLeft w:val="0"/>
                  <w:marRight w:val="0"/>
                  <w:marTop w:val="0"/>
                  <w:marBottom w:val="0"/>
                  <w:divBdr>
                    <w:top w:val="none" w:sz="0" w:space="0" w:color="auto"/>
                    <w:left w:val="none" w:sz="0" w:space="0" w:color="auto"/>
                    <w:bottom w:val="none" w:sz="0" w:space="0" w:color="auto"/>
                    <w:right w:val="none" w:sz="0" w:space="0" w:color="auto"/>
                  </w:divBdr>
                </w:div>
                <w:div w:id="1664503677">
                  <w:marLeft w:val="0"/>
                  <w:marRight w:val="0"/>
                  <w:marTop w:val="0"/>
                  <w:marBottom w:val="0"/>
                  <w:divBdr>
                    <w:top w:val="none" w:sz="0" w:space="0" w:color="auto"/>
                    <w:left w:val="none" w:sz="0" w:space="0" w:color="auto"/>
                    <w:bottom w:val="none" w:sz="0" w:space="0" w:color="auto"/>
                    <w:right w:val="none" w:sz="0" w:space="0" w:color="auto"/>
                  </w:divBdr>
                </w:div>
                <w:div w:id="1666085749">
                  <w:marLeft w:val="0"/>
                  <w:marRight w:val="0"/>
                  <w:marTop w:val="0"/>
                  <w:marBottom w:val="0"/>
                  <w:divBdr>
                    <w:top w:val="none" w:sz="0" w:space="0" w:color="auto"/>
                    <w:left w:val="none" w:sz="0" w:space="0" w:color="auto"/>
                    <w:bottom w:val="none" w:sz="0" w:space="0" w:color="auto"/>
                    <w:right w:val="none" w:sz="0" w:space="0" w:color="auto"/>
                  </w:divBdr>
                </w:div>
                <w:div w:id="1666585450">
                  <w:marLeft w:val="0"/>
                  <w:marRight w:val="0"/>
                  <w:marTop w:val="0"/>
                  <w:marBottom w:val="0"/>
                  <w:divBdr>
                    <w:top w:val="none" w:sz="0" w:space="0" w:color="auto"/>
                    <w:left w:val="none" w:sz="0" w:space="0" w:color="auto"/>
                    <w:bottom w:val="none" w:sz="0" w:space="0" w:color="auto"/>
                    <w:right w:val="none" w:sz="0" w:space="0" w:color="auto"/>
                  </w:divBdr>
                </w:div>
                <w:div w:id="1669097572">
                  <w:marLeft w:val="0"/>
                  <w:marRight w:val="0"/>
                  <w:marTop w:val="0"/>
                  <w:marBottom w:val="0"/>
                  <w:divBdr>
                    <w:top w:val="none" w:sz="0" w:space="0" w:color="auto"/>
                    <w:left w:val="none" w:sz="0" w:space="0" w:color="auto"/>
                    <w:bottom w:val="none" w:sz="0" w:space="0" w:color="auto"/>
                    <w:right w:val="none" w:sz="0" w:space="0" w:color="auto"/>
                  </w:divBdr>
                </w:div>
                <w:div w:id="1669210648">
                  <w:marLeft w:val="0"/>
                  <w:marRight w:val="0"/>
                  <w:marTop w:val="0"/>
                  <w:marBottom w:val="0"/>
                  <w:divBdr>
                    <w:top w:val="none" w:sz="0" w:space="0" w:color="auto"/>
                    <w:left w:val="none" w:sz="0" w:space="0" w:color="auto"/>
                    <w:bottom w:val="none" w:sz="0" w:space="0" w:color="auto"/>
                    <w:right w:val="none" w:sz="0" w:space="0" w:color="auto"/>
                  </w:divBdr>
                </w:div>
                <w:div w:id="1669406800">
                  <w:marLeft w:val="0"/>
                  <w:marRight w:val="0"/>
                  <w:marTop w:val="0"/>
                  <w:marBottom w:val="0"/>
                  <w:divBdr>
                    <w:top w:val="none" w:sz="0" w:space="0" w:color="auto"/>
                    <w:left w:val="none" w:sz="0" w:space="0" w:color="auto"/>
                    <w:bottom w:val="none" w:sz="0" w:space="0" w:color="auto"/>
                    <w:right w:val="none" w:sz="0" w:space="0" w:color="auto"/>
                  </w:divBdr>
                </w:div>
                <w:div w:id="1669745817">
                  <w:marLeft w:val="0"/>
                  <w:marRight w:val="0"/>
                  <w:marTop w:val="0"/>
                  <w:marBottom w:val="0"/>
                  <w:divBdr>
                    <w:top w:val="none" w:sz="0" w:space="0" w:color="auto"/>
                    <w:left w:val="none" w:sz="0" w:space="0" w:color="auto"/>
                    <w:bottom w:val="none" w:sz="0" w:space="0" w:color="auto"/>
                    <w:right w:val="none" w:sz="0" w:space="0" w:color="auto"/>
                  </w:divBdr>
                </w:div>
                <w:div w:id="1670212304">
                  <w:marLeft w:val="0"/>
                  <w:marRight w:val="0"/>
                  <w:marTop w:val="0"/>
                  <w:marBottom w:val="0"/>
                  <w:divBdr>
                    <w:top w:val="none" w:sz="0" w:space="0" w:color="auto"/>
                    <w:left w:val="none" w:sz="0" w:space="0" w:color="auto"/>
                    <w:bottom w:val="none" w:sz="0" w:space="0" w:color="auto"/>
                    <w:right w:val="none" w:sz="0" w:space="0" w:color="auto"/>
                  </w:divBdr>
                </w:div>
                <w:div w:id="1670517297">
                  <w:marLeft w:val="0"/>
                  <w:marRight w:val="0"/>
                  <w:marTop w:val="0"/>
                  <w:marBottom w:val="0"/>
                  <w:divBdr>
                    <w:top w:val="none" w:sz="0" w:space="0" w:color="auto"/>
                    <w:left w:val="none" w:sz="0" w:space="0" w:color="auto"/>
                    <w:bottom w:val="none" w:sz="0" w:space="0" w:color="auto"/>
                    <w:right w:val="none" w:sz="0" w:space="0" w:color="auto"/>
                  </w:divBdr>
                </w:div>
                <w:div w:id="1670597992">
                  <w:marLeft w:val="0"/>
                  <w:marRight w:val="0"/>
                  <w:marTop w:val="0"/>
                  <w:marBottom w:val="0"/>
                  <w:divBdr>
                    <w:top w:val="none" w:sz="0" w:space="0" w:color="auto"/>
                    <w:left w:val="none" w:sz="0" w:space="0" w:color="auto"/>
                    <w:bottom w:val="none" w:sz="0" w:space="0" w:color="auto"/>
                    <w:right w:val="none" w:sz="0" w:space="0" w:color="auto"/>
                  </w:divBdr>
                </w:div>
                <w:div w:id="1671372439">
                  <w:marLeft w:val="0"/>
                  <w:marRight w:val="0"/>
                  <w:marTop w:val="0"/>
                  <w:marBottom w:val="0"/>
                  <w:divBdr>
                    <w:top w:val="none" w:sz="0" w:space="0" w:color="auto"/>
                    <w:left w:val="none" w:sz="0" w:space="0" w:color="auto"/>
                    <w:bottom w:val="none" w:sz="0" w:space="0" w:color="auto"/>
                    <w:right w:val="none" w:sz="0" w:space="0" w:color="auto"/>
                  </w:divBdr>
                </w:div>
                <w:div w:id="1671563282">
                  <w:marLeft w:val="0"/>
                  <w:marRight w:val="0"/>
                  <w:marTop w:val="0"/>
                  <w:marBottom w:val="0"/>
                  <w:divBdr>
                    <w:top w:val="none" w:sz="0" w:space="0" w:color="auto"/>
                    <w:left w:val="none" w:sz="0" w:space="0" w:color="auto"/>
                    <w:bottom w:val="none" w:sz="0" w:space="0" w:color="auto"/>
                    <w:right w:val="none" w:sz="0" w:space="0" w:color="auto"/>
                  </w:divBdr>
                </w:div>
                <w:div w:id="1672559669">
                  <w:marLeft w:val="0"/>
                  <w:marRight w:val="0"/>
                  <w:marTop w:val="0"/>
                  <w:marBottom w:val="0"/>
                  <w:divBdr>
                    <w:top w:val="none" w:sz="0" w:space="0" w:color="auto"/>
                    <w:left w:val="none" w:sz="0" w:space="0" w:color="auto"/>
                    <w:bottom w:val="none" w:sz="0" w:space="0" w:color="auto"/>
                    <w:right w:val="none" w:sz="0" w:space="0" w:color="auto"/>
                  </w:divBdr>
                </w:div>
                <w:div w:id="1673995818">
                  <w:marLeft w:val="0"/>
                  <w:marRight w:val="0"/>
                  <w:marTop w:val="0"/>
                  <w:marBottom w:val="0"/>
                  <w:divBdr>
                    <w:top w:val="none" w:sz="0" w:space="0" w:color="auto"/>
                    <w:left w:val="none" w:sz="0" w:space="0" w:color="auto"/>
                    <w:bottom w:val="none" w:sz="0" w:space="0" w:color="auto"/>
                    <w:right w:val="none" w:sz="0" w:space="0" w:color="auto"/>
                  </w:divBdr>
                </w:div>
                <w:div w:id="1675524049">
                  <w:marLeft w:val="0"/>
                  <w:marRight w:val="0"/>
                  <w:marTop w:val="0"/>
                  <w:marBottom w:val="0"/>
                  <w:divBdr>
                    <w:top w:val="none" w:sz="0" w:space="0" w:color="auto"/>
                    <w:left w:val="none" w:sz="0" w:space="0" w:color="auto"/>
                    <w:bottom w:val="none" w:sz="0" w:space="0" w:color="auto"/>
                    <w:right w:val="none" w:sz="0" w:space="0" w:color="auto"/>
                  </w:divBdr>
                </w:div>
                <w:div w:id="1677809745">
                  <w:marLeft w:val="0"/>
                  <w:marRight w:val="0"/>
                  <w:marTop w:val="0"/>
                  <w:marBottom w:val="0"/>
                  <w:divBdr>
                    <w:top w:val="none" w:sz="0" w:space="0" w:color="auto"/>
                    <w:left w:val="none" w:sz="0" w:space="0" w:color="auto"/>
                    <w:bottom w:val="none" w:sz="0" w:space="0" w:color="auto"/>
                    <w:right w:val="none" w:sz="0" w:space="0" w:color="auto"/>
                  </w:divBdr>
                </w:div>
                <w:div w:id="1678147056">
                  <w:marLeft w:val="0"/>
                  <w:marRight w:val="0"/>
                  <w:marTop w:val="0"/>
                  <w:marBottom w:val="0"/>
                  <w:divBdr>
                    <w:top w:val="none" w:sz="0" w:space="0" w:color="auto"/>
                    <w:left w:val="none" w:sz="0" w:space="0" w:color="auto"/>
                    <w:bottom w:val="none" w:sz="0" w:space="0" w:color="auto"/>
                    <w:right w:val="none" w:sz="0" w:space="0" w:color="auto"/>
                  </w:divBdr>
                </w:div>
                <w:div w:id="1679456870">
                  <w:marLeft w:val="0"/>
                  <w:marRight w:val="0"/>
                  <w:marTop w:val="0"/>
                  <w:marBottom w:val="0"/>
                  <w:divBdr>
                    <w:top w:val="none" w:sz="0" w:space="0" w:color="auto"/>
                    <w:left w:val="none" w:sz="0" w:space="0" w:color="auto"/>
                    <w:bottom w:val="none" w:sz="0" w:space="0" w:color="auto"/>
                    <w:right w:val="none" w:sz="0" w:space="0" w:color="auto"/>
                  </w:divBdr>
                </w:div>
                <w:div w:id="1679965944">
                  <w:marLeft w:val="0"/>
                  <w:marRight w:val="0"/>
                  <w:marTop w:val="0"/>
                  <w:marBottom w:val="0"/>
                  <w:divBdr>
                    <w:top w:val="none" w:sz="0" w:space="0" w:color="auto"/>
                    <w:left w:val="none" w:sz="0" w:space="0" w:color="auto"/>
                    <w:bottom w:val="none" w:sz="0" w:space="0" w:color="auto"/>
                    <w:right w:val="none" w:sz="0" w:space="0" w:color="auto"/>
                  </w:divBdr>
                </w:div>
                <w:div w:id="1680506203">
                  <w:marLeft w:val="0"/>
                  <w:marRight w:val="0"/>
                  <w:marTop w:val="0"/>
                  <w:marBottom w:val="0"/>
                  <w:divBdr>
                    <w:top w:val="none" w:sz="0" w:space="0" w:color="auto"/>
                    <w:left w:val="none" w:sz="0" w:space="0" w:color="auto"/>
                    <w:bottom w:val="none" w:sz="0" w:space="0" w:color="auto"/>
                    <w:right w:val="none" w:sz="0" w:space="0" w:color="auto"/>
                  </w:divBdr>
                </w:div>
                <w:div w:id="1680813321">
                  <w:marLeft w:val="0"/>
                  <w:marRight w:val="0"/>
                  <w:marTop w:val="0"/>
                  <w:marBottom w:val="0"/>
                  <w:divBdr>
                    <w:top w:val="none" w:sz="0" w:space="0" w:color="auto"/>
                    <w:left w:val="none" w:sz="0" w:space="0" w:color="auto"/>
                    <w:bottom w:val="none" w:sz="0" w:space="0" w:color="auto"/>
                    <w:right w:val="none" w:sz="0" w:space="0" w:color="auto"/>
                  </w:divBdr>
                </w:div>
                <w:div w:id="1681270802">
                  <w:marLeft w:val="0"/>
                  <w:marRight w:val="0"/>
                  <w:marTop w:val="0"/>
                  <w:marBottom w:val="0"/>
                  <w:divBdr>
                    <w:top w:val="none" w:sz="0" w:space="0" w:color="auto"/>
                    <w:left w:val="none" w:sz="0" w:space="0" w:color="auto"/>
                    <w:bottom w:val="none" w:sz="0" w:space="0" w:color="auto"/>
                    <w:right w:val="none" w:sz="0" w:space="0" w:color="auto"/>
                  </w:divBdr>
                </w:div>
                <w:div w:id="1681811611">
                  <w:marLeft w:val="0"/>
                  <w:marRight w:val="0"/>
                  <w:marTop w:val="0"/>
                  <w:marBottom w:val="0"/>
                  <w:divBdr>
                    <w:top w:val="none" w:sz="0" w:space="0" w:color="auto"/>
                    <w:left w:val="none" w:sz="0" w:space="0" w:color="auto"/>
                    <w:bottom w:val="none" w:sz="0" w:space="0" w:color="auto"/>
                    <w:right w:val="none" w:sz="0" w:space="0" w:color="auto"/>
                  </w:divBdr>
                </w:div>
                <w:div w:id="1682077658">
                  <w:marLeft w:val="0"/>
                  <w:marRight w:val="0"/>
                  <w:marTop w:val="0"/>
                  <w:marBottom w:val="0"/>
                  <w:divBdr>
                    <w:top w:val="none" w:sz="0" w:space="0" w:color="auto"/>
                    <w:left w:val="none" w:sz="0" w:space="0" w:color="auto"/>
                    <w:bottom w:val="none" w:sz="0" w:space="0" w:color="auto"/>
                    <w:right w:val="none" w:sz="0" w:space="0" w:color="auto"/>
                  </w:divBdr>
                </w:div>
                <w:div w:id="1684241071">
                  <w:marLeft w:val="0"/>
                  <w:marRight w:val="0"/>
                  <w:marTop w:val="0"/>
                  <w:marBottom w:val="0"/>
                  <w:divBdr>
                    <w:top w:val="none" w:sz="0" w:space="0" w:color="auto"/>
                    <w:left w:val="none" w:sz="0" w:space="0" w:color="auto"/>
                    <w:bottom w:val="none" w:sz="0" w:space="0" w:color="auto"/>
                    <w:right w:val="none" w:sz="0" w:space="0" w:color="auto"/>
                  </w:divBdr>
                </w:div>
                <w:div w:id="1684699405">
                  <w:marLeft w:val="0"/>
                  <w:marRight w:val="0"/>
                  <w:marTop w:val="0"/>
                  <w:marBottom w:val="0"/>
                  <w:divBdr>
                    <w:top w:val="none" w:sz="0" w:space="0" w:color="auto"/>
                    <w:left w:val="none" w:sz="0" w:space="0" w:color="auto"/>
                    <w:bottom w:val="none" w:sz="0" w:space="0" w:color="auto"/>
                    <w:right w:val="none" w:sz="0" w:space="0" w:color="auto"/>
                  </w:divBdr>
                </w:div>
                <w:div w:id="1685740310">
                  <w:marLeft w:val="0"/>
                  <w:marRight w:val="0"/>
                  <w:marTop w:val="0"/>
                  <w:marBottom w:val="0"/>
                  <w:divBdr>
                    <w:top w:val="none" w:sz="0" w:space="0" w:color="auto"/>
                    <w:left w:val="none" w:sz="0" w:space="0" w:color="auto"/>
                    <w:bottom w:val="none" w:sz="0" w:space="0" w:color="auto"/>
                    <w:right w:val="none" w:sz="0" w:space="0" w:color="auto"/>
                  </w:divBdr>
                </w:div>
                <w:div w:id="1686592737">
                  <w:marLeft w:val="0"/>
                  <w:marRight w:val="0"/>
                  <w:marTop w:val="0"/>
                  <w:marBottom w:val="0"/>
                  <w:divBdr>
                    <w:top w:val="none" w:sz="0" w:space="0" w:color="auto"/>
                    <w:left w:val="none" w:sz="0" w:space="0" w:color="auto"/>
                    <w:bottom w:val="none" w:sz="0" w:space="0" w:color="auto"/>
                    <w:right w:val="none" w:sz="0" w:space="0" w:color="auto"/>
                  </w:divBdr>
                </w:div>
                <w:div w:id="1687294911">
                  <w:marLeft w:val="0"/>
                  <w:marRight w:val="0"/>
                  <w:marTop w:val="0"/>
                  <w:marBottom w:val="0"/>
                  <w:divBdr>
                    <w:top w:val="none" w:sz="0" w:space="0" w:color="auto"/>
                    <w:left w:val="none" w:sz="0" w:space="0" w:color="auto"/>
                    <w:bottom w:val="none" w:sz="0" w:space="0" w:color="auto"/>
                    <w:right w:val="none" w:sz="0" w:space="0" w:color="auto"/>
                  </w:divBdr>
                </w:div>
                <w:div w:id="1688866073">
                  <w:marLeft w:val="0"/>
                  <w:marRight w:val="0"/>
                  <w:marTop w:val="0"/>
                  <w:marBottom w:val="0"/>
                  <w:divBdr>
                    <w:top w:val="none" w:sz="0" w:space="0" w:color="auto"/>
                    <w:left w:val="none" w:sz="0" w:space="0" w:color="auto"/>
                    <w:bottom w:val="none" w:sz="0" w:space="0" w:color="auto"/>
                    <w:right w:val="none" w:sz="0" w:space="0" w:color="auto"/>
                  </w:divBdr>
                </w:div>
                <w:div w:id="1690251200">
                  <w:marLeft w:val="0"/>
                  <w:marRight w:val="0"/>
                  <w:marTop w:val="0"/>
                  <w:marBottom w:val="0"/>
                  <w:divBdr>
                    <w:top w:val="none" w:sz="0" w:space="0" w:color="auto"/>
                    <w:left w:val="none" w:sz="0" w:space="0" w:color="auto"/>
                    <w:bottom w:val="none" w:sz="0" w:space="0" w:color="auto"/>
                    <w:right w:val="none" w:sz="0" w:space="0" w:color="auto"/>
                  </w:divBdr>
                </w:div>
                <w:div w:id="1690914942">
                  <w:marLeft w:val="0"/>
                  <w:marRight w:val="0"/>
                  <w:marTop w:val="0"/>
                  <w:marBottom w:val="0"/>
                  <w:divBdr>
                    <w:top w:val="none" w:sz="0" w:space="0" w:color="auto"/>
                    <w:left w:val="none" w:sz="0" w:space="0" w:color="auto"/>
                    <w:bottom w:val="none" w:sz="0" w:space="0" w:color="auto"/>
                    <w:right w:val="none" w:sz="0" w:space="0" w:color="auto"/>
                  </w:divBdr>
                </w:div>
                <w:div w:id="1691948962">
                  <w:marLeft w:val="0"/>
                  <w:marRight w:val="0"/>
                  <w:marTop w:val="0"/>
                  <w:marBottom w:val="0"/>
                  <w:divBdr>
                    <w:top w:val="none" w:sz="0" w:space="0" w:color="auto"/>
                    <w:left w:val="none" w:sz="0" w:space="0" w:color="auto"/>
                    <w:bottom w:val="none" w:sz="0" w:space="0" w:color="auto"/>
                    <w:right w:val="none" w:sz="0" w:space="0" w:color="auto"/>
                  </w:divBdr>
                </w:div>
                <w:div w:id="1693073194">
                  <w:marLeft w:val="0"/>
                  <w:marRight w:val="0"/>
                  <w:marTop w:val="0"/>
                  <w:marBottom w:val="0"/>
                  <w:divBdr>
                    <w:top w:val="none" w:sz="0" w:space="0" w:color="auto"/>
                    <w:left w:val="none" w:sz="0" w:space="0" w:color="auto"/>
                    <w:bottom w:val="none" w:sz="0" w:space="0" w:color="auto"/>
                    <w:right w:val="none" w:sz="0" w:space="0" w:color="auto"/>
                  </w:divBdr>
                </w:div>
                <w:div w:id="1695158286">
                  <w:marLeft w:val="0"/>
                  <w:marRight w:val="0"/>
                  <w:marTop w:val="0"/>
                  <w:marBottom w:val="0"/>
                  <w:divBdr>
                    <w:top w:val="none" w:sz="0" w:space="0" w:color="auto"/>
                    <w:left w:val="none" w:sz="0" w:space="0" w:color="auto"/>
                    <w:bottom w:val="none" w:sz="0" w:space="0" w:color="auto"/>
                    <w:right w:val="none" w:sz="0" w:space="0" w:color="auto"/>
                  </w:divBdr>
                </w:div>
                <w:div w:id="1696611899">
                  <w:marLeft w:val="0"/>
                  <w:marRight w:val="0"/>
                  <w:marTop w:val="0"/>
                  <w:marBottom w:val="0"/>
                  <w:divBdr>
                    <w:top w:val="none" w:sz="0" w:space="0" w:color="auto"/>
                    <w:left w:val="none" w:sz="0" w:space="0" w:color="auto"/>
                    <w:bottom w:val="none" w:sz="0" w:space="0" w:color="auto"/>
                    <w:right w:val="none" w:sz="0" w:space="0" w:color="auto"/>
                  </w:divBdr>
                </w:div>
                <w:div w:id="1698315735">
                  <w:marLeft w:val="0"/>
                  <w:marRight w:val="0"/>
                  <w:marTop w:val="0"/>
                  <w:marBottom w:val="0"/>
                  <w:divBdr>
                    <w:top w:val="none" w:sz="0" w:space="0" w:color="auto"/>
                    <w:left w:val="none" w:sz="0" w:space="0" w:color="auto"/>
                    <w:bottom w:val="none" w:sz="0" w:space="0" w:color="auto"/>
                    <w:right w:val="none" w:sz="0" w:space="0" w:color="auto"/>
                  </w:divBdr>
                </w:div>
                <w:div w:id="1698432381">
                  <w:marLeft w:val="0"/>
                  <w:marRight w:val="0"/>
                  <w:marTop w:val="0"/>
                  <w:marBottom w:val="0"/>
                  <w:divBdr>
                    <w:top w:val="none" w:sz="0" w:space="0" w:color="auto"/>
                    <w:left w:val="none" w:sz="0" w:space="0" w:color="auto"/>
                    <w:bottom w:val="none" w:sz="0" w:space="0" w:color="auto"/>
                    <w:right w:val="none" w:sz="0" w:space="0" w:color="auto"/>
                  </w:divBdr>
                </w:div>
                <w:div w:id="1698971456">
                  <w:marLeft w:val="0"/>
                  <w:marRight w:val="0"/>
                  <w:marTop w:val="0"/>
                  <w:marBottom w:val="0"/>
                  <w:divBdr>
                    <w:top w:val="none" w:sz="0" w:space="0" w:color="auto"/>
                    <w:left w:val="none" w:sz="0" w:space="0" w:color="auto"/>
                    <w:bottom w:val="none" w:sz="0" w:space="0" w:color="auto"/>
                    <w:right w:val="none" w:sz="0" w:space="0" w:color="auto"/>
                  </w:divBdr>
                </w:div>
                <w:div w:id="1699546267">
                  <w:marLeft w:val="0"/>
                  <w:marRight w:val="0"/>
                  <w:marTop w:val="0"/>
                  <w:marBottom w:val="0"/>
                  <w:divBdr>
                    <w:top w:val="none" w:sz="0" w:space="0" w:color="auto"/>
                    <w:left w:val="none" w:sz="0" w:space="0" w:color="auto"/>
                    <w:bottom w:val="none" w:sz="0" w:space="0" w:color="auto"/>
                    <w:right w:val="none" w:sz="0" w:space="0" w:color="auto"/>
                  </w:divBdr>
                </w:div>
                <w:div w:id="1699816592">
                  <w:marLeft w:val="0"/>
                  <w:marRight w:val="0"/>
                  <w:marTop w:val="0"/>
                  <w:marBottom w:val="0"/>
                  <w:divBdr>
                    <w:top w:val="none" w:sz="0" w:space="0" w:color="auto"/>
                    <w:left w:val="none" w:sz="0" w:space="0" w:color="auto"/>
                    <w:bottom w:val="none" w:sz="0" w:space="0" w:color="auto"/>
                    <w:right w:val="none" w:sz="0" w:space="0" w:color="auto"/>
                  </w:divBdr>
                </w:div>
                <w:div w:id="1701128889">
                  <w:marLeft w:val="0"/>
                  <w:marRight w:val="0"/>
                  <w:marTop w:val="0"/>
                  <w:marBottom w:val="0"/>
                  <w:divBdr>
                    <w:top w:val="none" w:sz="0" w:space="0" w:color="auto"/>
                    <w:left w:val="none" w:sz="0" w:space="0" w:color="auto"/>
                    <w:bottom w:val="none" w:sz="0" w:space="0" w:color="auto"/>
                    <w:right w:val="none" w:sz="0" w:space="0" w:color="auto"/>
                  </w:divBdr>
                </w:div>
                <w:div w:id="1702316698">
                  <w:marLeft w:val="0"/>
                  <w:marRight w:val="0"/>
                  <w:marTop w:val="0"/>
                  <w:marBottom w:val="0"/>
                  <w:divBdr>
                    <w:top w:val="none" w:sz="0" w:space="0" w:color="auto"/>
                    <w:left w:val="none" w:sz="0" w:space="0" w:color="auto"/>
                    <w:bottom w:val="none" w:sz="0" w:space="0" w:color="auto"/>
                    <w:right w:val="none" w:sz="0" w:space="0" w:color="auto"/>
                  </w:divBdr>
                </w:div>
                <w:div w:id="1702978987">
                  <w:marLeft w:val="0"/>
                  <w:marRight w:val="0"/>
                  <w:marTop w:val="0"/>
                  <w:marBottom w:val="0"/>
                  <w:divBdr>
                    <w:top w:val="none" w:sz="0" w:space="0" w:color="auto"/>
                    <w:left w:val="none" w:sz="0" w:space="0" w:color="auto"/>
                    <w:bottom w:val="none" w:sz="0" w:space="0" w:color="auto"/>
                    <w:right w:val="none" w:sz="0" w:space="0" w:color="auto"/>
                  </w:divBdr>
                </w:div>
                <w:div w:id="1703827331">
                  <w:marLeft w:val="0"/>
                  <w:marRight w:val="0"/>
                  <w:marTop w:val="0"/>
                  <w:marBottom w:val="0"/>
                  <w:divBdr>
                    <w:top w:val="none" w:sz="0" w:space="0" w:color="auto"/>
                    <w:left w:val="none" w:sz="0" w:space="0" w:color="auto"/>
                    <w:bottom w:val="none" w:sz="0" w:space="0" w:color="auto"/>
                    <w:right w:val="none" w:sz="0" w:space="0" w:color="auto"/>
                  </w:divBdr>
                </w:div>
                <w:div w:id="1704935337">
                  <w:marLeft w:val="0"/>
                  <w:marRight w:val="0"/>
                  <w:marTop w:val="0"/>
                  <w:marBottom w:val="0"/>
                  <w:divBdr>
                    <w:top w:val="none" w:sz="0" w:space="0" w:color="auto"/>
                    <w:left w:val="none" w:sz="0" w:space="0" w:color="auto"/>
                    <w:bottom w:val="none" w:sz="0" w:space="0" w:color="auto"/>
                    <w:right w:val="none" w:sz="0" w:space="0" w:color="auto"/>
                  </w:divBdr>
                </w:div>
                <w:div w:id="1707216496">
                  <w:marLeft w:val="0"/>
                  <w:marRight w:val="0"/>
                  <w:marTop w:val="0"/>
                  <w:marBottom w:val="0"/>
                  <w:divBdr>
                    <w:top w:val="none" w:sz="0" w:space="0" w:color="auto"/>
                    <w:left w:val="none" w:sz="0" w:space="0" w:color="auto"/>
                    <w:bottom w:val="none" w:sz="0" w:space="0" w:color="auto"/>
                    <w:right w:val="none" w:sz="0" w:space="0" w:color="auto"/>
                  </w:divBdr>
                </w:div>
                <w:div w:id="1707296587">
                  <w:marLeft w:val="0"/>
                  <w:marRight w:val="0"/>
                  <w:marTop w:val="0"/>
                  <w:marBottom w:val="0"/>
                  <w:divBdr>
                    <w:top w:val="none" w:sz="0" w:space="0" w:color="auto"/>
                    <w:left w:val="none" w:sz="0" w:space="0" w:color="auto"/>
                    <w:bottom w:val="none" w:sz="0" w:space="0" w:color="auto"/>
                    <w:right w:val="none" w:sz="0" w:space="0" w:color="auto"/>
                  </w:divBdr>
                </w:div>
                <w:div w:id="1707636169">
                  <w:marLeft w:val="0"/>
                  <w:marRight w:val="0"/>
                  <w:marTop w:val="0"/>
                  <w:marBottom w:val="0"/>
                  <w:divBdr>
                    <w:top w:val="none" w:sz="0" w:space="0" w:color="auto"/>
                    <w:left w:val="none" w:sz="0" w:space="0" w:color="auto"/>
                    <w:bottom w:val="none" w:sz="0" w:space="0" w:color="auto"/>
                    <w:right w:val="none" w:sz="0" w:space="0" w:color="auto"/>
                  </w:divBdr>
                </w:div>
                <w:div w:id="1708525802">
                  <w:marLeft w:val="0"/>
                  <w:marRight w:val="0"/>
                  <w:marTop w:val="0"/>
                  <w:marBottom w:val="0"/>
                  <w:divBdr>
                    <w:top w:val="none" w:sz="0" w:space="0" w:color="auto"/>
                    <w:left w:val="none" w:sz="0" w:space="0" w:color="auto"/>
                    <w:bottom w:val="none" w:sz="0" w:space="0" w:color="auto"/>
                    <w:right w:val="none" w:sz="0" w:space="0" w:color="auto"/>
                  </w:divBdr>
                </w:div>
                <w:div w:id="1708681333">
                  <w:marLeft w:val="0"/>
                  <w:marRight w:val="0"/>
                  <w:marTop w:val="0"/>
                  <w:marBottom w:val="0"/>
                  <w:divBdr>
                    <w:top w:val="none" w:sz="0" w:space="0" w:color="auto"/>
                    <w:left w:val="none" w:sz="0" w:space="0" w:color="auto"/>
                    <w:bottom w:val="none" w:sz="0" w:space="0" w:color="auto"/>
                    <w:right w:val="none" w:sz="0" w:space="0" w:color="auto"/>
                  </w:divBdr>
                </w:div>
                <w:div w:id="1708721289">
                  <w:marLeft w:val="0"/>
                  <w:marRight w:val="0"/>
                  <w:marTop w:val="0"/>
                  <w:marBottom w:val="0"/>
                  <w:divBdr>
                    <w:top w:val="none" w:sz="0" w:space="0" w:color="auto"/>
                    <w:left w:val="none" w:sz="0" w:space="0" w:color="auto"/>
                    <w:bottom w:val="none" w:sz="0" w:space="0" w:color="auto"/>
                    <w:right w:val="none" w:sz="0" w:space="0" w:color="auto"/>
                  </w:divBdr>
                </w:div>
                <w:div w:id="1709186733">
                  <w:marLeft w:val="0"/>
                  <w:marRight w:val="0"/>
                  <w:marTop w:val="0"/>
                  <w:marBottom w:val="0"/>
                  <w:divBdr>
                    <w:top w:val="none" w:sz="0" w:space="0" w:color="auto"/>
                    <w:left w:val="none" w:sz="0" w:space="0" w:color="auto"/>
                    <w:bottom w:val="none" w:sz="0" w:space="0" w:color="auto"/>
                    <w:right w:val="none" w:sz="0" w:space="0" w:color="auto"/>
                  </w:divBdr>
                </w:div>
                <w:div w:id="1709716991">
                  <w:marLeft w:val="0"/>
                  <w:marRight w:val="0"/>
                  <w:marTop w:val="0"/>
                  <w:marBottom w:val="0"/>
                  <w:divBdr>
                    <w:top w:val="none" w:sz="0" w:space="0" w:color="auto"/>
                    <w:left w:val="none" w:sz="0" w:space="0" w:color="auto"/>
                    <w:bottom w:val="none" w:sz="0" w:space="0" w:color="auto"/>
                    <w:right w:val="none" w:sz="0" w:space="0" w:color="auto"/>
                  </w:divBdr>
                </w:div>
                <w:div w:id="1710883952">
                  <w:marLeft w:val="0"/>
                  <w:marRight w:val="0"/>
                  <w:marTop w:val="0"/>
                  <w:marBottom w:val="0"/>
                  <w:divBdr>
                    <w:top w:val="none" w:sz="0" w:space="0" w:color="auto"/>
                    <w:left w:val="none" w:sz="0" w:space="0" w:color="auto"/>
                    <w:bottom w:val="none" w:sz="0" w:space="0" w:color="auto"/>
                    <w:right w:val="none" w:sz="0" w:space="0" w:color="auto"/>
                  </w:divBdr>
                </w:div>
                <w:div w:id="1710956738">
                  <w:marLeft w:val="0"/>
                  <w:marRight w:val="0"/>
                  <w:marTop w:val="0"/>
                  <w:marBottom w:val="0"/>
                  <w:divBdr>
                    <w:top w:val="none" w:sz="0" w:space="0" w:color="auto"/>
                    <w:left w:val="none" w:sz="0" w:space="0" w:color="auto"/>
                    <w:bottom w:val="none" w:sz="0" w:space="0" w:color="auto"/>
                    <w:right w:val="none" w:sz="0" w:space="0" w:color="auto"/>
                  </w:divBdr>
                </w:div>
                <w:div w:id="1711145363">
                  <w:marLeft w:val="0"/>
                  <w:marRight w:val="0"/>
                  <w:marTop w:val="0"/>
                  <w:marBottom w:val="0"/>
                  <w:divBdr>
                    <w:top w:val="none" w:sz="0" w:space="0" w:color="auto"/>
                    <w:left w:val="none" w:sz="0" w:space="0" w:color="auto"/>
                    <w:bottom w:val="none" w:sz="0" w:space="0" w:color="auto"/>
                    <w:right w:val="none" w:sz="0" w:space="0" w:color="auto"/>
                  </w:divBdr>
                </w:div>
                <w:div w:id="1711497418">
                  <w:marLeft w:val="0"/>
                  <w:marRight w:val="0"/>
                  <w:marTop w:val="0"/>
                  <w:marBottom w:val="0"/>
                  <w:divBdr>
                    <w:top w:val="none" w:sz="0" w:space="0" w:color="auto"/>
                    <w:left w:val="none" w:sz="0" w:space="0" w:color="auto"/>
                    <w:bottom w:val="none" w:sz="0" w:space="0" w:color="auto"/>
                    <w:right w:val="none" w:sz="0" w:space="0" w:color="auto"/>
                  </w:divBdr>
                </w:div>
                <w:div w:id="1713119255">
                  <w:marLeft w:val="0"/>
                  <w:marRight w:val="0"/>
                  <w:marTop w:val="0"/>
                  <w:marBottom w:val="0"/>
                  <w:divBdr>
                    <w:top w:val="none" w:sz="0" w:space="0" w:color="auto"/>
                    <w:left w:val="none" w:sz="0" w:space="0" w:color="auto"/>
                    <w:bottom w:val="none" w:sz="0" w:space="0" w:color="auto"/>
                    <w:right w:val="none" w:sz="0" w:space="0" w:color="auto"/>
                  </w:divBdr>
                </w:div>
                <w:div w:id="1713380828">
                  <w:marLeft w:val="0"/>
                  <w:marRight w:val="0"/>
                  <w:marTop w:val="0"/>
                  <w:marBottom w:val="0"/>
                  <w:divBdr>
                    <w:top w:val="none" w:sz="0" w:space="0" w:color="auto"/>
                    <w:left w:val="none" w:sz="0" w:space="0" w:color="auto"/>
                    <w:bottom w:val="none" w:sz="0" w:space="0" w:color="auto"/>
                    <w:right w:val="none" w:sz="0" w:space="0" w:color="auto"/>
                  </w:divBdr>
                </w:div>
                <w:div w:id="1714690178">
                  <w:marLeft w:val="0"/>
                  <w:marRight w:val="0"/>
                  <w:marTop w:val="0"/>
                  <w:marBottom w:val="0"/>
                  <w:divBdr>
                    <w:top w:val="none" w:sz="0" w:space="0" w:color="auto"/>
                    <w:left w:val="none" w:sz="0" w:space="0" w:color="auto"/>
                    <w:bottom w:val="none" w:sz="0" w:space="0" w:color="auto"/>
                    <w:right w:val="none" w:sz="0" w:space="0" w:color="auto"/>
                  </w:divBdr>
                </w:div>
                <w:div w:id="1714693735">
                  <w:marLeft w:val="0"/>
                  <w:marRight w:val="0"/>
                  <w:marTop w:val="0"/>
                  <w:marBottom w:val="0"/>
                  <w:divBdr>
                    <w:top w:val="none" w:sz="0" w:space="0" w:color="auto"/>
                    <w:left w:val="none" w:sz="0" w:space="0" w:color="auto"/>
                    <w:bottom w:val="none" w:sz="0" w:space="0" w:color="auto"/>
                    <w:right w:val="none" w:sz="0" w:space="0" w:color="auto"/>
                  </w:divBdr>
                </w:div>
                <w:div w:id="1716076790">
                  <w:marLeft w:val="0"/>
                  <w:marRight w:val="0"/>
                  <w:marTop w:val="0"/>
                  <w:marBottom w:val="0"/>
                  <w:divBdr>
                    <w:top w:val="none" w:sz="0" w:space="0" w:color="auto"/>
                    <w:left w:val="none" w:sz="0" w:space="0" w:color="auto"/>
                    <w:bottom w:val="none" w:sz="0" w:space="0" w:color="auto"/>
                    <w:right w:val="none" w:sz="0" w:space="0" w:color="auto"/>
                  </w:divBdr>
                </w:div>
                <w:div w:id="1716080249">
                  <w:marLeft w:val="0"/>
                  <w:marRight w:val="0"/>
                  <w:marTop w:val="0"/>
                  <w:marBottom w:val="0"/>
                  <w:divBdr>
                    <w:top w:val="none" w:sz="0" w:space="0" w:color="auto"/>
                    <w:left w:val="none" w:sz="0" w:space="0" w:color="auto"/>
                    <w:bottom w:val="none" w:sz="0" w:space="0" w:color="auto"/>
                    <w:right w:val="none" w:sz="0" w:space="0" w:color="auto"/>
                  </w:divBdr>
                </w:div>
                <w:div w:id="1717655827">
                  <w:marLeft w:val="0"/>
                  <w:marRight w:val="0"/>
                  <w:marTop w:val="0"/>
                  <w:marBottom w:val="0"/>
                  <w:divBdr>
                    <w:top w:val="none" w:sz="0" w:space="0" w:color="auto"/>
                    <w:left w:val="none" w:sz="0" w:space="0" w:color="auto"/>
                    <w:bottom w:val="none" w:sz="0" w:space="0" w:color="auto"/>
                    <w:right w:val="none" w:sz="0" w:space="0" w:color="auto"/>
                  </w:divBdr>
                </w:div>
                <w:div w:id="1718433609">
                  <w:marLeft w:val="0"/>
                  <w:marRight w:val="0"/>
                  <w:marTop w:val="0"/>
                  <w:marBottom w:val="0"/>
                  <w:divBdr>
                    <w:top w:val="none" w:sz="0" w:space="0" w:color="auto"/>
                    <w:left w:val="none" w:sz="0" w:space="0" w:color="auto"/>
                    <w:bottom w:val="none" w:sz="0" w:space="0" w:color="auto"/>
                    <w:right w:val="none" w:sz="0" w:space="0" w:color="auto"/>
                  </w:divBdr>
                </w:div>
                <w:div w:id="1718510129">
                  <w:marLeft w:val="0"/>
                  <w:marRight w:val="0"/>
                  <w:marTop w:val="0"/>
                  <w:marBottom w:val="0"/>
                  <w:divBdr>
                    <w:top w:val="none" w:sz="0" w:space="0" w:color="auto"/>
                    <w:left w:val="none" w:sz="0" w:space="0" w:color="auto"/>
                    <w:bottom w:val="none" w:sz="0" w:space="0" w:color="auto"/>
                    <w:right w:val="none" w:sz="0" w:space="0" w:color="auto"/>
                  </w:divBdr>
                </w:div>
                <w:div w:id="1718624675">
                  <w:marLeft w:val="0"/>
                  <w:marRight w:val="0"/>
                  <w:marTop w:val="0"/>
                  <w:marBottom w:val="0"/>
                  <w:divBdr>
                    <w:top w:val="none" w:sz="0" w:space="0" w:color="auto"/>
                    <w:left w:val="none" w:sz="0" w:space="0" w:color="auto"/>
                    <w:bottom w:val="none" w:sz="0" w:space="0" w:color="auto"/>
                    <w:right w:val="none" w:sz="0" w:space="0" w:color="auto"/>
                  </w:divBdr>
                </w:div>
                <w:div w:id="1719359762">
                  <w:marLeft w:val="0"/>
                  <w:marRight w:val="0"/>
                  <w:marTop w:val="0"/>
                  <w:marBottom w:val="0"/>
                  <w:divBdr>
                    <w:top w:val="none" w:sz="0" w:space="0" w:color="auto"/>
                    <w:left w:val="none" w:sz="0" w:space="0" w:color="auto"/>
                    <w:bottom w:val="none" w:sz="0" w:space="0" w:color="auto"/>
                    <w:right w:val="none" w:sz="0" w:space="0" w:color="auto"/>
                  </w:divBdr>
                </w:div>
                <w:div w:id="1719623859">
                  <w:marLeft w:val="0"/>
                  <w:marRight w:val="0"/>
                  <w:marTop w:val="0"/>
                  <w:marBottom w:val="0"/>
                  <w:divBdr>
                    <w:top w:val="none" w:sz="0" w:space="0" w:color="auto"/>
                    <w:left w:val="none" w:sz="0" w:space="0" w:color="auto"/>
                    <w:bottom w:val="none" w:sz="0" w:space="0" w:color="auto"/>
                    <w:right w:val="none" w:sz="0" w:space="0" w:color="auto"/>
                  </w:divBdr>
                </w:div>
                <w:div w:id="1719628351">
                  <w:marLeft w:val="0"/>
                  <w:marRight w:val="0"/>
                  <w:marTop w:val="0"/>
                  <w:marBottom w:val="0"/>
                  <w:divBdr>
                    <w:top w:val="none" w:sz="0" w:space="0" w:color="auto"/>
                    <w:left w:val="none" w:sz="0" w:space="0" w:color="auto"/>
                    <w:bottom w:val="none" w:sz="0" w:space="0" w:color="auto"/>
                    <w:right w:val="none" w:sz="0" w:space="0" w:color="auto"/>
                  </w:divBdr>
                </w:div>
                <w:div w:id="1720207687">
                  <w:marLeft w:val="0"/>
                  <w:marRight w:val="0"/>
                  <w:marTop w:val="0"/>
                  <w:marBottom w:val="0"/>
                  <w:divBdr>
                    <w:top w:val="none" w:sz="0" w:space="0" w:color="auto"/>
                    <w:left w:val="none" w:sz="0" w:space="0" w:color="auto"/>
                    <w:bottom w:val="none" w:sz="0" w:space="0" w:color="auto"/>
                    <w:right w:val="none" w:sz="0" w:space="0" w:color="auto"/>
                  </w:divBdr>
                </w:div>
                <w:div w:id="1721202461">
                  <w:marLeft w:val="0"/>
                  <w:marRight w:val="0"/>
                  <w:marTop w:val="0"/>
                  <w:marBottom w:val="0"/>
                  <w:divBdr>
                    <w:top w:val="none" w:sz="0" w:space="0" w:color="auto"/>
                    <w:left w:val="none" w:sz="0" w:space="0" w:color="auto"/>
                    <w:bottom w:val="none" w:sz="0" w:space="0" w:color="auto"/>
                    <w:right w:val="none" w:sz="0" w:space="0" w:color="auto"/>
                  </w:divBdr>
                </w:div>
                <w:div w:id="1721441875">
                  <w:marLeft w:val="0"/>
                  <w:marRight w:val="0"/>
                  <w:marTop w:val="0"/>
                  <w:marBottom w:val="0"/>
                  <w:divBdr>
                    <w:top w:val="none" w:sz="0" w:space="0" w:color="auto"/>
                    <w:left w:val="none" w:sz="0" w:space="0" w:color="auto"/>
                    <w:bottom w:val="none" w:sz="0" w:space="0" w:color="auto"/>
                    <w:right w:val="none" w:sz="0" w:space="0" w:color="auto"/>
                  </w:divBdr>
                </w:div>
                <w:div w:id="1721632763">
                  <w:marLeft w:val="0"/>
                  <w:marRight w:val="0"/>
                  <w:marTop w:val="0"/>
                  <w:marBottom w:val="0"/>
                  <w:divBdr>
                    <w:top w:val="none" w:sz="0" w:space="0" w:color="auto"/>
                    <w:left w:val="none" w:sz="0" w:space="0" w:color="auto"/>
                    <w:bottom w:val="none" w:sz="0" w:space="0" w:color="auto"/>
                    <w:right w:val="none" w:sz="0" w:space="0" w:color="auto"/>
                  </w:divBdr>
                </w:div>
                <w:div w:id="1722512429">
                  <w:marLeft w:val="0"/>
                  <w:marRight w:val="0"/>
                  <w:marTop w:val="0"/>
                  <w:marBottom w:val="0"/>
                  <w:divBdr>
                    <w:top w:val="none" w:sz="0" w:space="0" w:color="auto"/>
                    <w:left w:val="none" w:sz="0" w:space="0" w:color="auto"/>
                    <w:bottom w:val="none" w:sz="0" w:space="0" w:color="auto"/>
                    <w:right w:val="none" w:sz="0" w:space="0" w:color="auto"/>
                  </w:divBdr>
                </w:div>
                <w:div w:id="1725063536">
                  <w:marLeft w:val="0"/>
                  <w:marRight w:val="0"/>
                  <w:marTop w:val="0"/>
                  <w:marBottom w:val="0"/>
                  <w:divBdr>
                    <w:top w:val="none" w:sz="0" w:space="0" w:color="auto"/>
                    <w:left w:val="none" w:sz="0" w:space="0" w:color="auto"/>
                    <w:bottom w:val="none" w:sz="0" w:space="0" w:color="auto"/>
                    <w:right w:val="none" w:sz="0" w:space="0" w:color="auto"/>
                  </w:divBdr>
                </w:div>
                <w:div w:id="1726104157">
                  <w:marLeft w:val="0"/>
                  <w:marRight w:val="0"/>
                  <w:marTop w:val="0"/>
                  <w:marBottom w:val="0"/>
                  <w:divBdr>
                    <w:top w:val="none" w:sz="0" w:space="0" w:color="auto"/>
                    <w:left w:val="none" w:sz="0" w:space="0" w:color="auto"/>
                    <w:bottom w:val="none" w:sz="0" w:space="0" w:color="auto"/>
                    <w:right w:val="none" w:sz="0" w:space="0" w:color="auto"/>
                  </w:divBdr>
                </w:div>
                <w:div w:id="1726220516">
                  <w:marLeft w:val="0"/>
                  <w:marRight w:val="0"/>
                  <w:marTop w:val="0"/>
                  <w:marBottom w:val="0"/>
                  <w:divBdr>
                    <w:top w:val="none" w:sz="0" w:space="0" w:color="auto"/>
                    <w:left w:val="none" w:sz="0" w:space="0" w:color="auto"/>
                    <w:bottom w:val="none" w:sz="0" w:space="0" w:color="auto"/>
                    <w:right w:val="none" w:sz="0" w:space="0" w:color="auto"/>
                  </w:divBdr>
                </w:div>
                <w:div w:id="1726680793">
                  <w:marLeft w:val="0"/>
                  <w:marRight w:val="0"/>
                  <w:marTop w:val="0"/>
                  <w:marBottom w:val="0"/>
                  <w:divBdr>
                    <w:top w:val="none" w:sz="0" w:space="0" w:color="auto"/>
                    <w:left w:val="none" w:sz="0" w:space="0" w:color="auto"/>
                    <w:bottom w:val="none" w:sz="0" w:space="0" w:color="auto"/>
                    <w:right w:val="none" w:sz="0" w:space="0" w:color="auto"/>
                  </w:divBdr>
                </w:div>
                <w:div w:id="1727489271">
                  <w:marLeft w:val="0"/>
                  <w:marRight w:val="0"/>
                  <w:marTop w:val="0"/>
                  <w:marBottom w:val="0"/>
                  <w:divBdr>
                    <w:top w:val="none" w:sz="0" w:space="0" w:color="auto"/>
                    <w:left w:val="none" w:sz="0" w:space="0" w:color="auto"/>
                    <w:bottom w:val="none" w:sz="0" w:space="0" w:color="auto"/>
                    <w:right w:val="none" w:sz="0" w:space="0" w:color="auto"/>
                  </w:divBdr>
                </w:div>
                <w:div w:id="1727531502">
                  <w:marLeft w:val="0"/>
                  <w:marRight w:val="0"/>
                  <w:marTop w:val="0"/>
                  <w:marBottom w:val="0"/>
                  <w:divBdr>
                    <w:top w:val="none" w:sz="0" w:space="0" w:color="auto"/>
                    <w:left w:val="none" w:sz="0" w:space="0" w:color="auto"/>
                    <w:bottom w:val="none" w:sz="0" w:space="0" w:color="auto"/>
                    <w:right w:val="none" w:sz="0" w:space="0" w:color="auto"/>
                  </w:divBdr>
                </w:div>
                <w:div w:id="1728646765">
                  <w:marLeft w:val="0"/>
                  <w:marRight w:val="0"/>
                  <w:marTop w:val="0"/>
                  <w:marBottom w:val="0"/>
                  <w:divBdr>
                    <w:top w:val="none" w:sz="0" w:space="0" w:color="auto"/>
                    <w:left w:val="none" w:sz="0" w:space="0" w:color="auto"/>
                    <w:bottom w:val="none" w:sz="0" w:space="0" w:color="auto"/>
                    <w:right w:val="none" w:sz="0" w:space="0" w:color="auto"/>
                  </w:divBdr>
                </w:div>
                <w:div w:id="1729036703">
                  <w:marLeft w:val="0"/>
                  <w:marRight w:val="0"/>
                  <w:marTop w:val="0"/>
                  <w:marBottom w:val="0"/>
                  <w:divBdr>
                    <w:top w:val="none" w:sz="0" w:space="0" w:color="auto"/>
                    <w:left w:val="none" w:sz="0" w:space="0" w:color="auto"/>
                    <w:bottom w:val="none" w:sz="0" w:space="0" w:color="auto"/>
                    <w:right w:val="none" w:sz="0" w:space="0" w:color="auto"/>
                  </w:divBdr>
                </w:div>
                <w:div w:id="1729762057">
                  <w:marLeft w:val="0"/>
                  <w:marRight w:val="0"/>
                  <w:marTop w:val="0"/>
                  <w:marBottom w:val="0"/>
                  <w:divBdr>
                    <w:top w:val="none" w:sz="0" w:space="0" w:color="auto"/>
                    <w:left w:val="none" w:sz="0" w:space="0" w:color="auto"/>
                    <w:bottom w:val="none" w:sz="0" w:space="0" w:color="auto"/>
                    <w:right w:val="none" w:sz="0" w:space="0" w:color="auto"/>
                  </w:divBdr>
                </w:div>
                <w:div w:id="1729916053">
                  <w:marLeft w:val="0"/>
                  <w:marRight w:val="0"/>
                  <w:marTop w:val="0"/>
                  <w:marBottom w:val="0"/>
                  <w:divBdr>
                    <w:top w:val="none" w:sz="0" w:space="0" w:color="auto"/>
                    <w:left w:val="none" w:sz="0" w:space="0" w:color="auto"/>
                    <w:bottom w:val="none" w:sz="0" w:space="0" w:color="auto"/>
                    <w:right w:val="none" w:sz="0" w:space="0" w:color="auto"/>
                  </w:divBdr>
                </w:div>
                <w:div w:id="1730762120">
                  <w:marLeft w:val="0"/>
                  <w:marRight w:val="0"/>
                  <w:marTop w:val="0"/>
                  <w:marBottom w:val="0"/>
                  <w:divBdr>
                    <w:top w:val="none" w:sz="0" w:space="0" w:color="auto"/>
                    <w:left w:val="none" w:sz="0" w:space="0" w:color="auto"/>
                    <w:bottom w:val="none" w:sz="0" w:space="0" w:color="auto"/>
                    <w:right w:val="none" w:sz="0" w:space="0" w:color="auto"/>
                  </w:divBdr>
                </w:div>
                <w:div w:id="1731147896">
                  <w:marLeft w:val="0"/>
                  <w:marRight w:val="0"/>
                  <w:marTop w:val="0"/>
                  <w:marBottom w:val="0"/>
                  <w:divBdr>
                    <w:top w:val="none" w:sz="0" w:space="0" w:color="auto"/>
                    <w:left w:val="none" w:sz="0" w:space="0" w:color="auto"/>
                    <w:bottom w:val="none" w:sz="0" w:space="0" w:color="auto"/>
                    <w:right w:val="none" w:sz="0" w:space="0" w:color="auto"/>
                  </w:divBdr>
                </w:div>
                <w:div w:id="1731225115">
                  <w:marLeft w:val="0"/>
                  <w:marRight w:val="0"/>
                  <w:marTop w:val="0"/>
                  <w:marBottom w:val="0"/>
                  <w:divBdr>
                    <w:top w:val="none" w:sz="0" w:space="0" w:color="auto"/>
                    <w:left w:val="none" w:sz="0" w:space="0" w:color="auto"/>
                    <w:bottom w:val="none" w:sz="0" w:space="0" w:color="auto"/>
                    <w:right w:val="none" w:sz="0" w:space="0" w:color="auto"/>
                  </w:divBdr>
                </w:div>
                <w:div w:id="1732581092">
                  <w:marLeft w:val="0"/>
                  <w:marRight w:val="0"/>
                  <w:marTop w:val="0"/>
                  <w:marBottom w:val="0"/>
                  <w:divBdr>
                    <w:top w:val="none" w:sz="0" w:space="0" w:color="auto"/>
                    <w:left w:val="none" w:sz="0" w:space="0" w:color="auto"/>
                    <w:bottom w:val="none" w:sz="0" w:space="0" w:color="auto"/>
                    <w:right w:val="none" w:sz="0" w:space="0" w:color="auto"/>
                  </w:divBdr>
                </w:div>
                <w:div w:id="1733700005">
                  <w:marLeft w:val="0"/>
                  <w:marRight w:val="0"/>
                  <w:marTop w:val="0"/>
                  <w:marBottom w:val="0"/>
                  <w:divBdr>
                    <w:top w:val="none" w:sz="0" w:space="0" w:color="auto"/>
                    <w:left w:val="none" w:sz="0" w:space="0" w:color="auto"/>
                    <w:bottom w:val="none" w:sz="0" w:space="0" w:color="auto"/>
                    <w:right w:val="none" w:sz="0" w:space="0" w:color="auto"/>
                  </w:divBdr>
                </w:div>
                <w:div w:id="1734500724">
                  <w:marLeft w:val="0"/>
                  <w:marRight w:val="0"/>
                  <w:marTop w:val="0"/>
                  <w:marBottom w:val="0"/>
                  <w:divBdr>
                    <w:top w:val="none" w:sz="0" w:space="0" w:color="auto"/>
                    <w:left w:val="none" w:sz="0" w:space="0" w:color="auto"/>
                    <w:bottom w:val="none" w:sz="0" w:space="0" w:color="auto"/>
                    <w:right w:val="none" w:sz="0" w:space="0" w:color="auto"/>
                  </w:divBdr>
                </w:div>
                <w:div w:id="1735853022">
                  <w:marLeft w:val="0"/>
                  <w:marRight w:val="0"/>
                  <w:marTop w:val="0"/>
                  <w:marBottom w:val="0"/>
                  <w:divBdr>
                    <w:top w:val="none" w:sz="0" w:space="0" w:color="auto"/>
                    <w:left w:val="none" w:sz="0" w:space="0" w:color="auto"/>
                    <w:bottom w:val="none" w:sz="0" w:space="0" w:color="auto"/>
                    <w:right w:val="none" w:sz="0" w:space="0" w:color="auto"/>
                  </w:divBdr>
                </w:div>
                <w:div w:id="1736053422">
                  <w:marLeft w:val="0"/>
                  <w:marRight w:val="0"/>
                  <w:marTop w:val="0"/>
                  <w:marBottom w:val="0"/>
                  <w:divBdr>
                    <w:top w:val="none" w:sz="0" w:space="0" w:color="auto"/>
                    <w:left w:val="none" w:sz="0" w:space="0" w:color="auto"/>
                    <w:bottom w:val="none" w:sz="0" w:space="0" w:color="auto"/>
                    <w:right w:val="none" w:sz="0" w:space="0" w:color="auto"/>
                  </w:divBdr>
                </w:div>
                <w:div w:id="1736659252">
                  <w:marLeft w:val="0"/>
                  <w:marRight w:val="0"/>
                  <w:marTop w:val="0"/>
                  <w:marBottom w:val="0"/>
                  <w:divBdr>
                    <w:top w:val="none" w:sz="0" w:space="0" w:color="auto"/>
                    <w:left w:val="none" w:sz="0" w:space="0" w:color="auto"/>
                    <w:bottom w:val="none" w:sz="0" w:space="0" w:color="auto"/>
                    <w:right w:val="none" w:sz="0" w:space="0" w:color="auto"/>
                  </w:divBdr>
                </w:div>
                <w:div w:id="1737318616">
                  <w:marLeft w:val="0"/>
                  <w:marRight w:val="0"/>
                  <w:marTop w:val="0"/>
                  <w:marBottom w:val="0"/>
                  <w:divBdr>
                    <w:top w:val="none" w:sz="0" w:space="0" w:color="auto"/>
                    <w:left w:val="none" w:sz="0" w:space="0" w:color="auto"/>
                    <w:bottom w:val="none" w:sz="0" w:space="0" w:color="auto"/>
                    <w:right w:val="none" w:sz="0" w:space="0" w:color="auto"/>
                  </w:divBdr>
                </w:div>
                <w:div w:id="1737318709">
                  <w:marLeft w:val="0"/>
                  <w:marRight w:val="0"/>
                  <w:marTop w:val="0"/>
                  <w:marBottom w:val="0"/>
                  <w:divBdr>
                    <w:top w:val="none" w:sz="0" w:space="0" w:color="auto"/>
                    <w:left w:val="none" w:sz="0" w:space="0" w:color="auto"/>
                    <w:bottom w:val="none" w:sz="0" w:space="0" w:color="auto"/>
                    <w:right w:val="none" w:sz="0" w:space="0" w:color="auto"/>
                  </w:divBdr>
                </w:div>
                <w:div w:id="1737901295">
                  <w:marLeft w:val="0"/>
                  <w:marRight w:val="0"/>
                  <w:marTop w:val="0"/>
                  <w:marBottom w:val="0"/>
                  <w:divBdr>
                    <w:top w:val="none" w:sz="0" w:space="0" w:color="auto"/>
                    <w:left w:val="none" w:sz="0" w:space="0" w:color="auto"/>
                    <w:bottom w:val="none" w:sz="0" w:space="0" w:color="auto"/>
                    <w:right w:val="none" w:sz="0" w:space="0" w:color="auto"/>
                  </w:divBdr>
                </w:div>
                <w:div w:id="1739784239">
                  <w:marLeft w:val="0"/>
                  <w:marRight w:val="0"/>
                  <w:marTop w:val="0"/>
                  <w:marBottom w:val="0"/>
                  <w:divBdr>
                    <w:top w:val="none" w:sz="0" w:space="0" w:color="auto"/>
                    <w:left w:val="none" w:sz="0" w:space="0" w:color="auto"/>
                    <w:bottom w:val="none" w:sz="0" w:space="0" w:color="auto"/>
                    <w:right w:val="none" w:sz="0" w:space="0" w:color="auto"/>
                  </w:divBdr>
                </w:div>
                <w:div w:id="1740128561">
                  <w:marLeft w:val="0"/>
                  <w:marRight w:val="0"/>
                  <w:marTop w:val="0"/>
                  <w:marBottom w:val="0"/>
                  <w:divBdr>
                    <w:top w:val="none" w:sz="0" w:space="0" w:color="auto"/>
                    <w:left w:val="none" w:sz="0" w:space="0" w:color="auto"/>
                    <w:bottom w:val="none" w:sz="0" w:space="0" w:color="auto"/>
                    <w:right w:val="none" w:sz="0" w:space="0" w:color="auto"/>
                  </w:divBdr>
                </w:div>
                <w:div w:id="1741437664">
                  <w:marLeft w:val="0"/>
                  <w:marRight w:val="0"/>
                  <w:marTop w:val="0"/>
                  <w:marBottom w:val="0"/>
                  <w:divBdr>
                    <w:top w:val="none" w:sz="0" w:space="0" w:color="auto"/>
                    <w:left w:val="none" w:sz="0" w:space="0" w:color="auto"/>
                    <w:bottom w:val="none" w:sz="0" w:space="0" w:color="auto"/>
                    <w:right w:val="none" w:sz="0" w:space="0" w:color="auto"/>
                  </w:divBdr>
                </w:div>
                <w:div w:id="1742558265">
                  <w:marLeft w:val="0"/>
                  <w:marRight w:val="0"/>
                  <w:marTop w:val="0"/>
                  <w:marBottom w:val="0"/>
                  <w:divBdr>
                    <w:top w:val="none" w:sz="0" w:space="0" w:color="auto"/>
                    <w:left w:val="none" w:sz="0" w:space="0" w:color="auto"/>
                    <w:bottom w:val="none" w:sz="0" w:space="0" w:color="auto"/>
                    <w:right w:val="none" w:sz="0" w:space="0" w:color="auto"/>
                  </w:divBdr>
                </w:div>
                <w:div w:id="1742677797">
                  <w:marLeft w:val="0"/>
                  <w:marRight w:val="0"/>
                  <w:marTop w:val="0"/>
                  <w:marBottom w:val="0"/>
                  <w:divBdr>
                    <w:top w:val="none" w:sz="0" w:space="0" w:color="auto"/>
                    <w:left w:val="none" w:sz="0" w:space="0" w:color="auto"/>
                    <w:bottom w:val="none" w:sz="0" w:space="0" w:color="auto"/>
                    <w:right w:val="none" w:sz="0" w:space="0" w:color="auto"/>
                  </w:divBdr>
                </w:div>
                <w:div w:id="1743721416">
                  <w:marLeft w:val="0"/>
                  <w:marRight w:val="0"/>
                  <w:marTop w:val="0"/>
                  <w:marBottom w:val="0"/>
                  <w:divBdr>
                    <w:top w:val="none" w:sz="0" w:space="0" w:color="auto"/>
                    <w:left w:val="none" w:sz="0" w:space="0" w:color="auto"/>
                    <w:bottom w:val="none" w:sz="0" w:space="0" w:color="auto"/>
                    <w:right w:val="none" w:sz="0" w:space="0" w:color="auto"/>
                  </w:divBdr>
                </w:div>
                <w:div w:id="1744451340">
                  <w:marLeft w:val="0"/>
                  <w:marRight w:val="0"/>
                  <w:marTop w:val="0"/>
                  <w:marBottom w:val="0"/>
                  <w:divBdr>
                    <w:top w:val="none" w:sz="0" w:space="0" w:color="auto"/>
                    <w:left w:val="none" w:sz="0" w:space="0" w:color="auto"/>
                    <w:bottom w:val="none" w:sz="0" w:space="0" w:color="auto"/>
                    <w:right w:val="none" w:sz="0" w:space="0" w:color="auto"/>
                  </w:divBdr>
                </w:div>
                <w:div w:id="1745489233">
                  <w:marLeft w:val="0"/>
                  <w:marRight w:val="0"/>
                  <w:marTop w:val="0"/>
                  <w:marBottom w:val="0"/>
                  <w:divBdr>
                    <w:top w:val="none" w:sz="0" w:space="0" w:color="auto"/>
                    <w:left w:val="none" w:sz="0" w:space="0" w:color="auto"/>
                    <w:bottom w:val="none" w:sz="0" w:space="0" w:color="auto"/>
                    <w:right w:val="none" w:sz="0" w:space="0" w:color="auto"/>
                  </w:divBdr>
                </w:div>
                <w:div w:id="1745682715">
                  <w:marLeft w:val="0"/>
                  <w:marRight w:val="0"/>
                  <w:marTop w:val="0"/>
                  <w:marBottom w:val="0"/>
                  <w:divBdr>
                    <w:top w:val="none" w:sz="0" w:space="0" w:color="auto"/>
                    <w:left w:val="none" w:sz="0" w:space="0" w:color="auto"/>
                    <w:bottom w:val="none" w:sz="0" w:space="0" w:color="auto"/>
                    <w:right w:val="none" w:sz="0" w:space="0" w:color="auto"/>
                  </w:divBdr>
                </w:div>
                <w:div w:id="1746687261">
                  <w:marLeft w:val="0"/>
                  <w:marRight w:val="0"/>
                  <w:marTop w:val="0"/>
                  <w:marBottom w:val="0"/>
                  <w:divBdr>
                    <w:top w:val="none" w:sz="0" w:space="0" w:color="auto"/>
                    <w:left w:val="none" w:sz="0" w:space="0" w:color="auto"/>
                    <w:bottom w:val="none" w:sz="0" w:space="0" w:color="auto"/>
                    <w:right w:val="none" w:sz="0" w:space="0" w:color="auto"/>
                  </w:divBdr>
                </w:div>
                <w:div w:id="1746876850">
                  <w:marLeft w:val="0"/>
                  <w:marRight w:val="0"/>
                  <w:marTop w:val="0"/>
                  <w:marBottom w:val="0"/>
                  <w:divBdr>
                    <w:top w:val="none" w:sz="0" w:space="0" w:color="auto"/>
                    <w:left w:val="none" w:sz="0" w:space="0" w:color="auto"/>
                    <w:bottom w:val="none" w:sz="0" w:space="0" w:color="auto"/>
                    <w:right w:val="none" w:sz="0" w:space="0" w:color="auto"/>
                  </w:divBdr>
                </w:div>
                <w:div w:id="1747072285">
                  <w:marLeft w:val="0"/>
                  <w:marRight w:val="0"/>
                  <w:marTop w:val="0"/>
                  <w:marBottom w:val="0"/>
                  <w:divBdr>
                    <w:top w:val="none" w:sz="0" w:space="0" w:color="auto"/>
                    <w:left w:val="none" w:sz="0" w:space="0" w:color="auto"/>
                    <w:bottom w:val="none" w:sz="0" w:space="0" w:color="auto"/>
                    <w:right w:val="none" w:sz="0" w:space="0" w:color="auto"/>
                  </w:divBdr>
                </w:div>
                <w:div w:id="1749109799">
                  <w:marLeft w:val="0"/>
                  <w:marRight w:val="0"/>
                  <w:marTop w:val="0"/>
                  <w:marBottom w:val="0"/>
                  <w:divBdr>
                    <w:top w:val="none" w:sz="0" w:space="0" w:color="auto"/>
                    <w:left w:val="none" w:sz="0" w:space="0" w:color="auto"/>
                    <w:bottom w:val="none" w:sz="0" w:space="0" w:color="auto"/>
                    <w:right w:val="none" w:sz="0" w:space="0" w:color="auto"/>
                  </w:divBdr>
                </w:div>
                <w:div w:id="1749843738">
                  <w:marLeft w:val="0"/>
                  <w:marRight w:val="0"/>
                  <w:marTop w:val="0"/>
                  <w:marBottom w:val="0"/>
                  <w:divBdr>
                    <w:top w:val="none" w:sz="0" w:space="0" w:color="auto"/>
                    <w:left w:val="none" w:sz="0" w:space="0" w:color="auto"/>
                    <w:bottom w:val="none" w:sz="0" w:space="0" w:color="auto"/>
                    <w:right w:val="none" w:sz="0" w:space="0" w:color="auto"/>
                  </w:divBdr>
                </w:div>
                <w:div w:id="1750230783">
                  <w:marLeft w:val="0"/>
                  <w:marRight w:val="0"/>
                  <w:marTop w:val="0"/>
                  <w:marBottom w:val="0"/>
                  <w:divBdr>
                    <w:top w:val="none" w:sz="0" w:space="0" w:color="auto"/>
                    <w:left w:val="none" w:sz="0" w:space="0" w:color="auto"/>
                    <w:bottom w:val="none" w:sz="0" w:space="0" w:color="auto"/>
                    <w:right w:val="none" w:sz="0" w:space="0" w:color="auto"/>
                  </w:divBdr>
                </w:div>
                <w:div w:id="1750610948">
                  <w:marLeft w:val="0"/>
                  <w:marRight w:val="0"/>
                  <w:marTop w:val="0"/>
                  <w:marBottom w:val="0"/>
                  <w:divBdr>
                    <w:top w:val="none" w:sz="0" w:space="0" w:color="auto"/>
                    <w:left w:val="none" w:sz="0" w:space="0" w:color="auto"/>
                    <w:bottom w:val="none" w:sz="0" w:space="0" w:color="auto"/>
                    <w:right w:val="none" w:sz="0" w:space="0" w:color="auto"/>
                  </w:divBdr>
                </w:div>
                <w:div w:id="1751659980">
                  <w:marLeft w:val="0"/>
                  <w:marRight w:val="0"/>
                  <w:marTop w:val="0"/>
                  <w:marBottom w:val="0"/>
                  <w:divBdr>
                    <w:top w:val="none" w:sz="0" w:space="0" w:color="auto"/>
                    <w:left w:val="none" w:sz="0" w:space="0" w:color="auto"/>
                    <w:bottom w:val="none" w:sz="0" w:space="0" w:color="auto"/>
                    <w:right w:val="none" w:sz="0" w:space="0" w:color="auto"/>
                  </w:divBdr>
                </w:div>
                <w:div w:id="1751728838">
                  <w:marLeft w:val="0"/>
                  <w:marRight w:val="0"/>
                  <w:marTop w:val="0"/>
                  <w:marBottom w:val="0"/>
                  <w:divBdr>
                    <w:top w:val="none" w:sz="0" w:space="0" w:color="auto"/>
                    <w:left w:val="none" w:sz="0" w:space="0" w:color="auto"/>
                    <w:bottom w:val="none" w:sz="0" w:space="0" w:color="auto"/>
                    <w:right w:val="none" w:sz="0" w:space="0" w:color="auto"/>
                  </w:divBdr>
                </w:div>
                <w:div w:id="1751734525">
                  <w:marLeft w:val="0"/>
                  <w:marRight w:val="0"/>
                  <w:marTop w:val="0"/>
                  <w:marBottom w:val="0"/>
                  <w:divBdr>
                    <w:top w:val="none" w:sz="0" w:space="0" w:color="auto"/>
                    <w:left w:val="none" w:sz="0" w:space="0" w:color="auto"/>
                    <w:bottom w:val="none" w:sz="0" w:space="0" w:color="auto"/>
                    <w:right w:val="none" w:sz="0" w:space="0" w:color="auto"/>
                  </w:divBdr>
                </w:div>
                <w:div w:id="1754280992">
                  <w:marLeft w:val="0"/>
                  <w:marRight w:val="0"/>
                  <w:marTop w:val="0"/>
                  <w:marBottom w:val="0"/>
                  <w:divBdr>
                    <w:top w:val="none" w:sz="0" w:space="0" w:color="auto"/>
                    <w:left w:val="none" w:sz="0" w:space="0" w:color="auto"/>
                    <w:bottom w:val="none" w:sz="0" w:space="0" w:color="auto"/>
                    <w:right w:val="none" w:sz="0" w:space="0" w:color="auto"/>
                  </w:divBdr>
                </w:div>
                <w:div w:id="1755012136">
                  <w:marLeft w:val="0"/>
                  <w:marRight w:val="0"/>
                  <w:marTop w:val="0"/>
                  <w:marBottom w:val="0"/>
                  <w:divBdr>
                    <w:top w:val="none" w:sz="0" w:space="0" w:color="auto"/>
                    <w:left w:val="none" w:sz="0" w:space="0" w:color="auto"/>
                    <w:bottom w:val="none" w:sz="0" w:space="0" w:color="auto"/>
                    <w:right w:val="none" w:sz="0" w:space="0" w:color="auto"/>
                  </w:divBdr>
                </w:div>
                <w:div w:id="1755466654">
                  <w:marLeft w:val="0"/>
                  <w:marRight w:val="0"/>
                  <w:marTop w:val="0"/>
                  <w:marBottom w:val="0"/>
                  <w:divBdr>
                    <w:top w:val="none" w:sz="0" w:space="0" w:color="auto"/>
                    <w:left w:val="none" w:sz="0" w:space="0" w:color="auto"/>
                    <w:bottom w:val="none" w:sz="0" w:space="0" w:color="auto"/>
                    <w:right w:val="none" w:sz="0" w:space="0" w:color="auto"/>
                  </w:divBdr>
                </w:div>
                <w:div w:id="1755976248">
                  <w:marLeft w:val="0"/>
                  <w:marRight w:val="0"/>
                  <w:marTop w:val="0"/>
                  <w:marBottom w:val="0"/>
                  <w:divBdr>
                    <w:top w:val="none" w:sz="0" w:space="0" w:color="auto"/>
                    <w:left w:val="none" w:sz="0" w:space="0" w:color="auto"/>
                    <w:bottom w:val="none" w:sz="0" w:space="0" w:color="auto"/>
                    <w:right w:val="none" w:sz="0" w:space="0" w:color="auto"/>
                  </w:divBdr>
                </w:div>
                <w:div w:id="1755979533">
                  <w:marLeft w:val="0"/>
                  <w:marRight w:val="0"/>
                  <w:marTop w:val="0"/>
                  <w:marBottom w:val="0"/>
                  <w:divBdr>
                    <w:top w:val="none" w:sz="0" w:space="0" w:color="auto"/>
                    <w:left w:val="none" w:sz="0" w:space="0" w:color="auto"/>
                    <w:bottom w:val="none" w:sz="0" w:space="0" w:color="auto"/>
                    <w:right w:val="none" w:sz="0" w:space="0" w:color="auto"/>
                  </w:divBdr>
                </w:div>
                <w:div w:id="1756439008">
                  <w:marLeft w:val="0"/>
                  <w:marRight w:val="0"/>
                  <w:marTop w:val="0"/>
                  <w:marBottom w:val="0"/>
                  <w:divBdr>
                    <w:top w:val="none" w:sz="0" w:space="0" w:color="auto"/>
                    <w:left w:val="none" w:sz="0" w:space="0" w:color="auto"/>
                    <w:bottom w:val="none" w:sz="0" w:space="0" w:color="auto"/>
                    <w:right w:val="none" w:sz="0" w:space="0" w:color="auto"/>
                  </w:divBdr>
                </w:div>
                <w:div w:id="1756824897">
                  <w:marLeft w:val="0"/>
                  <w:marRight w:val="0"/>
                  <w:marTop w:val="0"/>
                  <w:marBottom w:val="0"/>
                  <w:divBdr>
                    <w:top w:val="none" w:sz="0" w:space="0" w:color="auto"/>
                    <w:left w:val="none" w:sz="0" w:space="0" w:color="auto"/>
                    <w:bottom w:val="none" w:sz="0" w:space="0" w:color="auto"/>
                    <w:right w:val="none" w:sz="0" w:space="0" w:color="auto"/>
                  </w:divBdr>
                </w:div>
                <w:div w:id="1757634467">
                  <w:marLeft w:val="0"/>
                  <w:marRight w:val="0"/>
                  <w:marTop w:val="0"/>
                  <w:marBottom w:val="0"/>
                  <w:divBdr>
                    <w:top w:val="none" w:sz="0" w:space="0" w:color="auto"/>
                    <w:left w:val="none" w:sz="0" w:space="0" w:color="auto"/>
                    <w:bottom w:val="none" w:sz="0" w:space="0" w:color="auto"/>
                    <w:right w:val="none" w:sz="0" w:space="0" w:color="auto"/>
                  </w:divBdr>
                </w:div>
                <w:div w:id="1758936667">
                  <w:marLeft w:val="0"/>
                  <w:marRight w:val="0"/>
                  <w:marTop w:val="0"/>
                  <w:marBottom w:val="0"/>
                  <w:divBdr>
                    <w:top w:val="none" w:sz="0" w:space="0" w:color="auto"/>
                    <w:left w:val="none" w:sz="0" w:space="0" w:color="auto"/>
                    <w:bottom w:val="none" w:sz="0" w:space="0" w:color="auto"/>
                    <w:right w:val="none" w:sz="0" w:space="0" w:color="auto"/>
                  </w:divBdr>
                </w:div>
                <w:div w:id="1759059787">
                  <w:marLeft w:val="0"/>
                  <w:marRight w:val="0"/>
                  <w:marTop w:val="0"/>
                  <w:marBottom w:val="0"/>
                  <w:divBdr>
                    <w:top w:val="none" w:sz="0" w:space="0" w:color="auto"/>
                    <w:left w:val="none" w:sz="0" w:space="0" w:color="auto"/>
                    <w:bottom w:val="none" w:sz="0" w:space="0" w:color="auto"/>
                    <w:right w:val="none" w:sz="0" w:space="0" w:color="auto"/>
                  </w:divBdr>
                </w:div>
                <w:div w:id="1760904947">
                  <w:marLeft w:val="0"/>
                  <w:marRight w:val="0"/>
                  <w:marTop w:val="0"/>
                  <w:marBottom w:val="0"/>
                  <w:divBdr>
                    <w:top w:val="none" w:sz="0" w:space="0" w:color="auto"/>
                    <w:left w:val="none" w:sz="0" w:space="0" w:color="auto"/>
                    <w:bottom w:val="none" w:sz="0" w:space="0" w:color="auto"/>
                    <w:right w:val="none" w:sz="0" w:space="0" w:color="auto"/>
                  </w:divBdr>
                </w:div>
                <w:div w:id="1760909695">
                  <w:marLeft w:val="0"/>
                  <w:marRight w:val="0"/>
                  <w:marTop w:val="0"/>
                  <w:marBottom w:val="0"/>
                  <w:divBdr>
                    <w:top w:val="none" w:sz="0" w:space="0" w:color="auto"/>
                    <w:left w:val="none" w:sz="0" w:space="0" w:color="auto"/>
                    <w:bottom w:val="none" w:sz="0" w:space="0" w:color="auto"/>
                    <w:right w:val="none" w:sz="0" w:space="0" w:color="auto"/>
                  </w:divBdr>
                </w:div>
                <w:div w:id="1761174825">
                  <w:marLeft w:val="0"/>
                  <w:marRight w:val="0"/>
                  <w:marTop w:val="0"/>
                  <w:marBottom w:val="0"/>
                  <w:divBdr>
                    <w:top w:val="none" w:sz="0" w:space="0" w:color="auto"/>
                    <w:left w:val="none" w:sz="0" w:space="0" w:color="auto"/>
                    <w:bottom w:val="none" w:sz="0" w:space="0" w:color="auto"/>
                    <w:right w:val="none" w:sz="0" w:space="0" w:color="auto"/>
                  </w:divBdr>
                </w:div>
                <w:div w:id="1762026569">
                  <w:marLeft w:val="0"/>
                  <w:marRight w:val="0"/>
                  <w:marTop w:val="0"/>
                  <w:marBottom w:val="0"/>
                  <w:divBdr>
                    <w:top w:val="none" w:sz="0" w:space="0" w:color="auto"/>
                    <w:left w:val="none" w:sz="0" w:space="0" w:color="auto"/>
                    <w:bottom w:val="none" w:sz="0" w:space="0" w:color="auto"/>
                    <w:right w:val="none" w:sz="0" w:space="0" w:color="auto"/>
                  </w:divBdr>
                </w:div>
                <w:div w:id="1762528920">
                  <w:marLeft w:val="0"/>
                  <w:marRight w:val="0"/>
                  <w:marTop w:val="0"/>
                  <w:marBottom w:val="0"/>
                  <w:divBdr>
                    <w:top w:val="none" w:sz="0" w:space="0" w:color="auto"/>
                    <w:left w:val="none" w:sz="0" w:space="0" w:color="auto"/>
                    <w:bottom w:val="none" w:sz="0" w:space="0" w:color="auto"/>
                    <w:right w:val="none" w:sz="0" w:space="0" w:color="auto"/>
                  </w:divBdr>
                </w:div>
                <w:div w:id="1762918676">
                  <w:marLeft w:val="0"/>
                  <w:marRight w:val="0"/>
                  <w:marTop w:val="0"/>
                  <w:marBottom w:val="0"/>
                  <w:divBdr>
                    <w:top w:val="none" w:sz="0" w:space="0" w:color="auto"/>
                    <w:left w:val="none" w:sz="0" w:space="0" w:color="auto"/>
                    <w:bottom w:val="none" w:sz="0" w:space="0" w:color="auto"/>
                    <w:right w:val="none" w:sz="0" w:space="0" w:color="auto"/>
                  </w:divBdr>
                </w:div>
                <w:div w:id="1763182855">
                  <w:marLeft w:val="0"/>
                  <w:marRight w:val="0"/>
                  <w:marTop w:val="0"/>
                  <w:marBottom w:val="0"/>
                  <w:divBdr>
                    <w:top w:val="none" w:sz="0" w:space="0" w:color="auto"/>
                    <w:left w:val="none" w:sz="0" w:space="0" w:color="auto"/>
                    <w:bottom w:val="none" w:sz="0" w:space="0" w:color="auto"/>
                    <w:right w:val="none" w:sz="0" w:space="0" w:color="auto"/>
                  </w:divBdr>
                </w:div>
                <w:div w:id="1763650211">
                  <w:marLeft w:val="0"/>
                  <w:marRight w:val="0"/>
                  <w:marTop w:val="0"/>
                  <w:marBottom w:val="0"/>
                  <w:divBdr>
                    <w:top w:val="none" w:sz="0" w:space="0" w:color="auto"/>
                    <w:left w:val="none" w:sz="0" w:space="0" w:color="auto"/>
                    <w:bottom w:val="none" w:sz="0" w:space="0" w:color="auto"/>
                    <w:right w:val="none" w:sz="0" w:space="0" w:color="auto"/>
                  </w:divBdr>
                </w:div>
                <w:div w:id="1764182774">
                  <w:marLeft w:val="0"/>
                  <w:marRight w:val="0"/>
                  <w:marTop w:val="0"/>
                  <w:marBottom w:val="0"/>
                  <w:divBdr>
                    <w:top w:val="none" w:sz="0" w:space="0" w:color="auto"/>
                    <w:left w:val="none" w:sz="0" w:space="0" w:color="auto"/>
                    <w:bottom w:val="none" w:sz="0" w:space="0" w:color="auto"/>
                    <w:right w:val="none" w:sz="0" w:space="0" w:color="auto"/>
                  </w:divBdr>
                </w:div>
                <w:div w:id="1764380971">
                  <w:marLeft w:val="0"/>
                  <w:marRight w:val="0"/>
                  <w:marTop w:val="0"/>
                  <w:marBottom w:val="0"/>
                  <w:divBdr>
                    <w:top w:val="none" w:sz="0" w:space="0" w:color="auto"/>
                    <w:left w:val="none" w:sz="0" w:space="0" w:color="auto"/>
                    <w:bottom w:val="none" w:sz="0" w:space="0" w:color="auto"/>
                    <w:right w:val="none" w:sz="0" w:space="0" w:color="auto"/>
                  </w:divBdr>
                </w:div>
                <w:div w:id="1764952192">
                  <w:marLeft w:val="0"/>
                  <w:marRight w:val="0"/>
                  <w:marTop w:val="0"/>
                  <w:marBottom w:val="0"/>
                  <w:divBdr>
                    <w:top w:val="none" w:sz="0" w:space="0" w:color="auto"/>
                    <w:left w:val="none" w:sz="0" w:space="0" w:color="auto"/>
                    <w:bottom w:val="none" w:sz="0" w:space="0" w:color="auto"/>
                    <w:right w:val="none" w:sz="0" w:space="0" w:color="auto"/>
                  </w:divBdr>
                </w:div>
                <w:div w:id="1765762968">
                  <w:marLeft w:val="0"/>
                  <w:marRight w:val="0"/>
                  <w:marTop w:val="0"/>
                  <w:marBottom w:val="0"/>
                  <w:divBdr>
                    <w:top w:val="none" w:sz="0" w:space="0" w:color="auto"/>
                    <w:left w:val="none" w:sz="0" w:space="0" w:color="auto"/>
                    <w:bottom w:val="none" w:sz="0" w:space="0" w:color="auto"/>
                    <w:right w:val="none" w:sz="0" w:space="0" w:color="auto"/>
                  </w:divBdr>
                </w:div>
                <w:div w:id="1766461409">
                  <w:marLeft w:val="0"/>
                  <w:marRight w:val="0"/>
                  <w:marTop w:val="0"/>
                  <w:marBottom w:val="0"/>
                  <w:divBdr>
                    <w:top w:val="none" w:sz="0" w:space="0" w:color="auto"/>
                    <w:left w:val="none" w:sz="0" w:space="0" w:color="auto"/>
                    <w:bottom w:val="none" w:sz="0" w:space="0" w:color="auto"/>
                    <w:right w:val="none" w:sz="0" w:space="0" w:color="auto"/>
                  </w:divBdr>
                </w:div>
                <w:div w:id="1766533922">
                  <w:marLeft w:val="0"/>
                  <w:marRight w:val="0"/>
                  <w:marTop w:val="0"/>
                  <w:marBottom w:val="0"/>
                  <w:divBdr>
                    <w:top w:val="none" w:sz="0" w:space="0" w:color="auto"/>
                    <w:left w:val="none" w:sz="0" w:space="0" w:color="auto"/>
                    <w:bottom w:val="none" w:sz="0" w:space="0" w:color="auto"/>
                    <w:right w:val="none" w:sz="0" w:space="0" w:color="auto"/>
                  </w:divBdr>
                </w:div>
                <w:div w:id="1767848962">
                  <w:marLeft w:val="0"/>
                  <w:marRight w:val="0"/>
                  <w:marTop w:val="0"/>
                  <w:marBottom w:val="0"/>
                  <w:divBdr>
                    <w:top w:val="none" w:sz="0" w:space="0" w:color="auto"/>
                    <w:left w:val="none" w:sz="0" w:space="0" w:color="auto"/>
                    <w:bottom w:val="none" w:sz="0" w:space="0" w:color="auto"/>
                    <w:right w:val="none" w:sz="0" w:space="0" w:color="auto"/>
                  </w:divBdr>
                </w:div>
                <w:div w:id="1768043298">
                  <w:marLeft w:val="0"/>
                  <w:marRight w:val="0"/>
                  <w:marTop w:val="0"/>
                  <w:marBottom w:val="0"/>
                  <w:divBdr>
                    <w:top w:val="none" w:sz="0" w:space="0" w:color="auto"/>
                    <w:left w:val="none" w:sz="0" w:space="0" w:color="auto"/>
                    <w:bottom w:val="none" w:sz="0" w:space="0" w:color="auto"/>
                    <w:right w:val="none" w:sz="0" w:space="0" w:color="auto"/>
                  </w:divBdr>
                </w:div>
                <w:div w:id="1768311411">
                  <w:marLeft w:val="0"/>
                  <w:marRight w:val="0"/>
                  <w:marTop w:val="0"/>
                  <w:marBottom w:val="0"/>
                  <w:divBdr>
                    <w:top w:val="none" w:sz="0" w:space="0" w:color="auto"/>
                    <w:left w:val="none" w:sz="0" w:space="0" w:color="auto"/>
                    <w:bottom w:val="none" w:sz="0" w:space="0" w:color="auto"/>
                    <w:right w:val="none" w:sz="0" w:space="0" w:color="auto"/>
                  </w:divBdr>
                </w:div>
                <w:div w:id="1768571940">
                  <w:marLeft w:val="0"/>
                  <w:marRight w:val="0"/>
                  <w:marTop w:val="0"/>
                  <w:marBottom w:val="0"/>
                  <w:divBdr>
                    <w:top w:val="none" w:sz="0" w:space="0" w:color="auto"/>
                    <w:left w:val="none" w:sz="0" w:space="0" w:color="auto"/>
                    <w:bottom w:val="none" w:sz="0" w:space="0" w:color="auto"/>
                    <w:right w:val="none" w:sz="0" w:space="0" w:color="auto"/>
                  </w:divBdr>
                </w:div>
                <w:div w:id="1768622943">
                  <w:marLeft w:val="0"/>
                  <w:marRight w:val="0"/>
                  <w:marTop w:val="0"/>
                  <w:marBottom w:val="0"/>
                  <w:divBdr>
                    <w:top w:val="none" w:sz="0" w:space="0" w:color="auto"/>
                    <w:left w:val="none" w:sz="0" w:space="0" w:color="auto"/>
                    <w:bottom w:val="none" w:sz="0" w:space="0" w:color="auto"/>
                    <w:right w:val="none" w:sz="0" w:space="0" w:color="auto"/>
                  </w:divBdr>
                </w:div>
                <w:div w:id="1769042476">
                  <w:marLeft w:val="0"/>
                  <w:marRight w:val="0"/>
                  <w:marTop w:val="0"/>
                  <w:marBottom w:val="0"/>
                  <w:divBdr>
                    <w:top w:val="none" w:sz="0" w:space="0" w:color="auto"/>
                    <w:left w:val="none" w:sz="0" w:space="0" w:color="auto"/>
                    <w:bottom w:val="none" w:sz="0" w:space="0" w:color="auto"/>
                    <w:right w:val="none" w:sz="0" w:space="0" w:color="auto"/>
                  </w:divBdr>
                </w:div>
                <w:div w:id="1769766505">
                  <w:marLeft w:val="0"/>
                  <w:marRight w:val="0"/>
                  <w:marTop w:val="0"/>
                  <w:marBottom w:val="0"/>
                  <w:divBdr>
                    <w:top w:val="none" w:sz="0" w:space="0" w:color="auto"/>
                    <w:left w:val="none" w:sz="0" w:space="0" w:color="auto"/>
                    <w:bottom w:val="none" w:sz="0" w:space="0" w:color="auto"/>
                    <w:right w:val="none" w:sz="0" w:space="0" w:color="auto"/>
                  </w:divBdr>
                </w:div>
                <w:div w:id="1769931946">
                  <w:marLeft w:val="0"/>
                  <w:marRight w:val="0"/>
                  <w:marTop w:val="0"/>
                  <w:marBottom w:val="0"/>
                  <w:divBdr>
                    <w:top w:val="none" w:sz="0" w:space="0" w:color="auto"/>
                    <w:left w:val="none" w:sz="0" w:space="0" w:color="auto"/>
                    <w:bottom w:val="none" w:sz="0" w:space="0" w:color="auto"/>
                    <w:right w:val="none" w:sz="0" w:space="0" w:color="auto"/>
                  </w:divBdr>
                </w:div>
                <w:div w:id="1770002370">
                  <w:marLeft w:val="0"/>
                  <w:marRight w:val="0"/>
                  <w:marTop w:val="0"/>
                  <w:marBottom w:val="0"/>
                  <w:divBdr>
                    <w:top w:val="none" w:sz="0" w:space="0" w:color="auto"/>
                    <w:left w:val="none" w:sz="0" w:space="0" w:color="auto"/>
                    <w:bottom w:val="none" w:sz="0" w:space="0" w:color="auto"/>
                    <w:right w:val="none" w:sz="0" w:space="0" w:color="auto"/>
                  </w:divBdr>
                </w:div>
                <w:div w:id="1771117160">
                  <w:marLeft w:val="0"/>
                  <w:marRight w:val="0"/>
                  <w:marTop w:val="0"/>
                  <w:marBottom w:val="0"/>
                  <w:divBdr>
                    <w:top w:val="none" w:sz="0" w:space="0" w:color="auto"/>
                    <w:left w:val="none" w:sz="0" w:space="0" w:color="auto"/>
                    <w:bottom w:val="none" w:sz="0" w:space="0" w:color="auto"/>
                    <w:right w:val="none" w:sz="0" w:space="0" w:color="auto"/>
                  </w:divBdr>
                </w:div>
                <w:div w:id="1772161207">
                  <w:marLeft w:val="0"/>
                  <w:marRight w:val="0"/>
                  <w:marTop w:val="0"/>
                  <w:marBottom w:val="0"/>
                  <w:divBdr>
                    <w:top w:val="none" w:sz="0" w:space="0" w:color="auto"/>
                    <w:left w:val="none" w:sz="0" w:space="0" w:color="auto"/>
                    <w:bottom w:val="none" w:sz="0" w:space="0" w:color="auto"/>
                    <w:right w:val="none" w:sz="0" w:space="0" w:color="auto"/>
                  </w:divBdr>
                </w:div>
                <w:div w:id="1772432256">
                  <w:marLeft w:val="0"/>
                  <w:marRight w:val="0"/>
                  <w:marTop w:val="0"/>
                  <w:marBottom w:val="0"/>
                  <w:divBdr>
                    <w:top w:val="none" w:sz="0" w:space="0" w:color="auto"/>
                    <w:left w:val="none" w:sz="0" w:space="0" w:color="auto"/>
                    <w:bottom w:val="none" w:sz="0" w:space="0" w:color="auto"/>
                    <w:right w:val="none" w:sz="0" w:space="0" w:color="auto"/>
                  </w:divBdr>
                </w:div>
                <w:div w:id="1772621487">
                  <w:marLeft w:val="0"/>
                  <w:marRight w:val="0"/>
                  <w:marTop w:val="0"/>
                  <w:marBottom w:val="0"/>
                  <w:divBdr>
                    <w:top w:val="none" w:sz="0" w:space="0" w:color="auto"/>
                    <w:left w:val="none" w:sz="0" w:space="0" w:color="auto"/>
                    <w:bottom w:val="none" w:sz="0" w:space="0" w:color="auto"/>
                    <w:right w:val="none" w:sz="0" w:space="0" w:color="auto"/>
                  </w:divBdr>
                </w:div>
                <w:div w:id="1773278412">
                  <w:marLeft w:val="0"/>
                  <w:marRight w:val="0"/>
                  <w:marTop w:val="0"/>
                  <w:marBottom w:val="0"/>
                  <w:divBdr>
                    <w:top w:val="none" w:sz="0" w:space="0" w:color="auto"/>
                    <w:left w:val="none" w:sz="0" w:space="0" w:color="auto"/>
                    <w:bottom w:val="none" w:sz="0" w:space="0" w:color="auto"/>
                    <w:right w:val="none" w:sz="0" w:space="0" w:color="auto"/>
                  </w:divBdr>
                </w:div>
                <w:div w:id="1773477423">
                  <w:marLeft w:val="0"/>
                  <w:marRight w:val="0"/>
                  <w:marTop w:val="0"/>
                  <w:marBottom w:val="0"/>
                  <w:divBdr>
                    <w:top w:val="none" w:sz="0" w:space="0" w:color="auto"/>
                    <w:left w:val="none" w:sz="0" w:space="0" w:color="auto"/>
                    <w:bottom w:val="none" w:sz="0" w:space="0" w:color="auto"/>
                    <w:right w:val="none" w:sz="0" w:space="0" w:color="auto"/>
                  </w:divBdr>
                </w:div>
                <w:div w:id="1774009528">
                  <w:marLeft w:val="0"/>
                  <w:marRight w:val="0"/>
                  <w:marTop w:val="0"/>
                  <w:marBottom w:val="0"/>
                  <w:divBdr>
                    <w:top w:val="none" w:sz="0" w:space="0" w:color="auto"/>
                    <w:left w:val="none" w:sz="0" w:space="0" w:color="auto"/>
                    <w:bottom w:val="none" w:sz="0" w:space="0" w:color="auto"/>
                    <w:right w:val="none" w:sz="0" w:space="0" w:color="auto"/>
                  </w:divBdr>
                </w:div>
                <w:div w:id="1776830667">
                  <w:marLeft w:val="0"/>
                  <w:marRight w:val="0"/>
                  <w:marTop w:val="0"/>
                  <w:marBottom w:val="0"/>
                  <w:divBdr>
                    <w:top w:val="none" w:sz="0" w:space="0" w:color="auto"/>
                    <w:left w:val="none" w:sz="0" w:space="0" w:color="auto"/>
                    <w:bottom w:val="none" w:sz="0" w:space="0" w:color="auto"/>
                    <w:right w:val="none" w:sz="0" w:space="0" w:color="auto"/>
                  </w:divBdr>
                </w:div>
                <w:div w:id="1777673160">
                  <w:marLeft w:val="0"/>
                  <w:marRight w:val="0"/>
                  <w:marTop w:val="0"/>
                  <w:marBottom w:val="0"/>
                  <w:divBdr>
                    <w:top w:val="none" w:sz="0" w:space="0" w:color="auto"/>
                    <w:left w:val="none" w:sz="0" w:space="0" w:color="auto"/>
                    <w:bottom w:val="none" w:sz="0" w:space="0" w:color="auto"/>
                    <w:right w:val="none" w:sz="0" w:space="0" w:color="auto"/>
                  </w:divBdr>
                </w:div>
                <w:div w:id="1777868340">
                  <w:marLeft w:val="0"/>
                  <w:marRight w:val="0"/>
                  <w:marTop w:val="0"/>
                  <w:marBottom w:val="0"/>
                  <w:divBdr>
                    <w:top w:val="none" w:sz="0" w:space="0" w:color="auto"/>
                    <w:left w:val="none" w:sz="0" w:space="0" w:color="auto"/>
                    <w:bottom w:val="none" w:sz="0" w:space="0" w:color="auto"/>
                    <w:right w:val="none" w:sz="0" w:space="0" w:color="auto"/>
                  </w:divBdr>
                </w:div>
                <w:div w:id="1778796062">
                  <w:marLeft w:val="0"/>
                  <w:marRight w:val="0"/>
                  <w:marTop w:val="0"/>
                  <w:marBottom w:val="0"/>
                  <w:divBdr>
                    <w:top w:val="none" w:sz="0" w:space="0" w:color="auto"/>
                    <w:left w:val="none" w:sz="0" w:space="0" w:color="auto"/>
                    <w:bottom w:val="none" w:sz="0" w:space="0" w:color="auto"/>
                    <w:right w:val="none" w:sz="0" w:space="0" w:color="auto"/>
                  </w:divBdr>
                </w:div>
                <w:div w:id="1779518023">
                  <w:marLeft w:val="0"/>
                  <w:marRight w:val="0"/>
                  <w:marTop w:val="0"/>
                  <w:marBottom w:val="0"/>
                  <w:divBdr>
                    <w:top w:val="none" w:sz="0" w:space="0" w:color="auto"/>
                    <w:left w:val="none" w:sz="0" w:space="0" w:color="auto"/>
                    <w:bottom w:val="none" w:sz="0" w:space="0" w:color="auto"/>
                    <w:right w:val="none" w:sz="0" w:space="0" w:color="auto"/>
                  </w:divBdr>
                </w:div>
                <w:div w:id="1779518737">
                  <w:marLeft w:val="0"/>
                  <w:marRight w:val="0"/>
                  <w:marTop w:val="0"/>
                  <w:marBottom w:val="0"/>
                  <w:divBdr>
                    <w:top w:val="none" w:sz="0" w:space="0" w:color="auto"/>
                    <w:left w:val="none" w:sz="0" w:space="0" w:color="auto"/>
                    <w:bottom w:val="none" w:sz="0" w:space="0" w:color="auto"/>
                    <w:right w:val="none" w:sz="0" w:space="0" w:color="auto"/>
                  </w:divBdr>
                </w:div>
                <w:div w:id="1780448582">
                  <w:marLeft w:val="0"/>
                  <w:marRight w:val="0"/>
                  <w:marTop w:val="0"/>
                  <w:marBottom w:val="0"/>
                  <w:divBdr>
                    <w:top w:val="none" w:sz="0" w:space="0" w:color="auto"/>
                    <w:left w:val="none" w:sz="0" w:space="0" w:color="auto"/>
                    <w:bottom w:val="none" w:sz="0" w:space="0" w:color="auto"/>
                    <w:right w:val="none" w:sz="0" w:space="0" w:color="auto"/>
                  </w:divBdr>
                </w:div>
                <w:div w:id="1780907438">
                  <w:marLeft w:val="0"/>
                  <w:marRight w:val="0"/>
                  <w:marTop w:val="0"/>
                  <w:marBottom w:val="0"/>
                  <w:divBdr>
                    <w:top w:val="none" w:sz="0" w:space="0" w:color="auto"/>
                    <w:left w:val="none" w:sz="0" w:space="0" w:color="auto"/>
                    <w:bottom w:val="none" w:sz="0" w:space="0" w:color="auto"/>
                    <w:right w:val="none" w:sz="0" w:space="0" w:color="auto"/>
                  </w:divBdr>
                </w:div>
                <w:div w:id="1781099528">
                  <w:marLeft w:val="0"/>
                  <w:marRight w:val="0"/>
                  <w:marTop w:val="0"/>
                  <w:marBottom w:val="0"/>
                  <w:divBdr>
                    <w:top w:val="none" w:sz="0" w:space="0" w:color="auto"/>
                    <w:left w:val="none" w:sz="0" w:space="0" w:color="auto"/>
                    <w:bottom w:val="none" w:sz="0" w:space="0" w:color="auto"/>
                    <w:right w:val="none" w:sz="0" w:space="0" w:color="auto"/>
                  </w:divBdr>
                </w:div>
                <w:div w:id="1781102692">
                  <w:marLeft w:val="0"/>
                  <w:marRight w:val="0"/>
                  <w:marTop w:val="0"/>
                  <w:marBottom w:val="0"/>
                  <w:divBdr>
                    <w:top w:val="none" w:sz="0" w:space="0" w:color="auto"/>
                    <w:left w:val="none" w:sz="0" w:space="0" w:color="auto"/>
                    <w:bottom w:val="none" w:sz="0" w:space="0" w:color="auto"/>
                    <w:right w:val="none" w:sz="0" w:space="0" w:color="auto"/>
                  </w:divBdr>
                </w:div>
                <w:div w:id="1781531371">
                  <w:marLeft w:val="0"/>
                  <w:marRight w:val="0"/>
                  <w:marTop w:val="0"/>
                  <w:marBottom w:val="0"/>
                  <w:divBdr>
                    <w:top w:val="none" w:sz="0" w:space="0" w:color="auto"/>
                    <w:left w:val="none" w:sz="0" w:space="0" w:color="auto"/>
                    <w:bottom w:val="none" w:sz="0" w:space="0" w:color="auto"/>
                    <w:right w:val="none" w:sz="0" w:space="0" w:color="auto"/>
                  </w:divBdr>
                </w:div>
                <w:div w:id="1781876304">
                  <w:marLeft w:val="0"/>
                  <w:marRight w:val="0"/>
                  <w:marTop w:val="0"/>
                  <w:marBottom w:val="0"/>
                  <w:divBdr>
                    <w:top w:val="none" w:sz="0" w:space="0" w:color="auto"/>
                    <w:left w:val="none" w:sz="0" w:space="0" w:color="auto"/>
                    <w:bottom w:val="none" w:sz="0" w:space="0" w:color="auto"/>
                    <w:right w:val="none" w:sz="0" w:space="0" w:color="auto"/>
                  </w:divBdr>
                </w:div>
                <w:div w:id="1783185508">
                  <w:marLeft w:val="0"/>
                  <w:marRight w:val="0"/>
                  <w:marTop w:val="0"/>
                  <w:marBottom w:val="0"/>
                  <w:divBdr>
                    <w:top w:val="none" w:sz="0" w:space="0" w:color="auto"/>
                    <w:left w:val="none" w:sz="0" w:space="0" w:color="auto"/>
                    <w:bottom w:val="none" w:sz="0" w:space="0" w:color="auto"/>
                    <w:right w:val="none" w:sz="0" w:space="0" w:color="auto"/>
                  </w:divBdr>
                </w:div>
                <w:div w:id="1784691178">
                  <w:marLeft w:val="0"/>
                  <w:marRight w:val="0"/>
                  <w:marTop w:val="0"/>
                  <w:marBottom w:val="0"/>
                  <w:divBdr>
                    <w:top w:val="none" w:sz="0" w:space="0" w:color="auto"/>
                    <w:left w:val="none" w:sz="0" w:space="0" w:color="auto"/>
                    <w:bottom w:val="none" w:sz="0" w:space="0" w:color="auto"/>
                    <w:right w:val="none" w:sz="0" w:space="0" w:color="auto"/>
                  </w:divBdr>
                </w:div>
                <w:div w:id="1785036278">
                  <w:marLeft w:val="0"/>
                  <w:marRight w:val="0"/>
                  <w:marTop w:val="0"/>
                  <w:marBottom w:val="0"/>
                  <w:divBdr>
                    <w:top w:val="none" w:sz="0" w:space="0" w:color="auto"/>
                    <w:left w:val="none" w:sz="0" w:space="0" w:color="auto"/>
                    <w:bottom w:val="none" w:sz="0" w:space="0" w:color="auto"/>
                    <w:right w:val="none" w:sz="0" w:space="0" w:color="auto"/>
                  </w:divBdr>
                </w:div>
                <w:div w:id="1785223390">
                  <w:marLeft w:val="0"/>
                  <w:marRight w:val="0"/>
                  <w:marTop w:val="0"/>
                  <w:marBottom w:val="0"/>
                  <w:divBdr>
                    <w:top w:val="none" w:sz="0" w:space="0" w:color="auto"/>
                    <w:left w:val="none" w:sz="0" w:space="0" w:color="auto"/>
                    <w:bottom w:val="none" w:sz="0" w:space="0" w:color="auto"/>
                    <w:right w:val="none" w:sz="0" w:space="0" w:color="auto"/>
                  </w:divBdr>
                </w:div>
                <w:div w:id="1787117521">
                  <w:marLeft w:val="0"/>
                  <w:marRight w:val="0"/>
                  <w:marTop w:val="0"/>
                  <w:marBottom w:val="0"/>
                  <w:divBdr>
                    <w:top w:val="none" w:sz="0" w:space="0" w:color="auto"/>
                    <w:left w:val="none" w:sz="0" w:space="0" w:color="auto"/>
                    <w:bottom w:val="none" w:sz="0" w:space="0" w:color="auto"/>
                    <w:right w:val="none" w:sz="0" w:space="0" w:color="auto"/>
                  </w:divBdr>
                </w:div>
                <w:div w:id="1787893513">
                  <w:marLeft w:val="0"/>
                  <w:marRight w:val="0"/>
                  <w:marTop w:val="0"/>
                  <w:marBottom w:val="0"/>
                  <w:divBdr>
                    <w:top w:val="none" w:sz="0" w:space="0" w:color="auto"/>
                    <w:left w:val="none" w:sz="0" w:space="0" w:color="auto"/>
                    <w:bottom w:val="none" w:sz="0" w:space="0" w:color="auto"/>
                    <w:right w:val="none" w:sz="0" w:space="0" w:color="auto"/>
                  </w:divBdr>
                </w:div>
                <w:div w:id="1788234306">
                  <w:marLeft w:val="0"/>
                  <w:marRight w:val="0"/>
                  <w:marTop w:val="0"/>
                  <w:marBottom w:val="0"/>
                  <w:divBdr>
                    <w:top w:val="none" w:sz="0" w:space="0" w:color="auto"/>
                    <w:left w:val="none" w:sz="0" w:space="0" w:color="auto"/>
                    <w:bottom w:val="none" w:sz="0" w:space="0" w:color="auto"/>
                    <w:right w:val="none" w:sz="0" w:space="0" w:color="auto"/>
                  </w:divBdr>
                </w:div>
                <w:div w:id="1788544125">
                  <w:marLeft w:val="0"/>
                  <w:marRight w:val="0"/>
                  <w:marTop w:val="0"/>
                  <w:marBottom w:val="0"/>
                  <w:divBdr>
                    <w:top w:val="none" w:sz="0" w:space="0" w:color="auto"/>
                    <w:left w:val="none" w:sz="0" w:space="0" w:color="auto"/>
                    <w:bottom w:val="none" w:sz="0" w:space="0" w:color="auto"/>
                    <w:right w:val="none" w:sz="0" w:space="0" w:color="auto"/>
                  </w:divBdr>
                </w:div>
                <w:div w:id="1788814026">
                  <w:marLeft w:val="0"/>
                  <w:marRight w:val="0"/>
                  <w:marTop w:val="0"/>
                  <w:marBottom w:val="0"/>
                  <w:divBdr>
                    <w:top w:val="none" w:sz="0" w:space="0" w:color="auto"/>
                    <w:left w:val="none" w:sz="0" w:space="0" w:color="auto"/>
                    <w:bottom w:val="none" w:sz="0" w:space="0" w:color="auto"/>
                    <w:right w:val="none" w:sz="0" w:space="0" w:color="auto"/>
                  </w:divBdr>
                </w:div>
                <w:div w:id="1788887934">
                  <w:marLeft w:val="0"/>
                  <w:marRight w:val="0"/>
                  <w:marTop w:val="0"/>
                  <w:marBottom w:val="0"/>
                  <w:divBdr>
                    <w:top w:val="none" w:sz="0" w:space="0" w:color="auto"/>
                    <w:left w:val="none" w:sz="0" w:space="0" w:color="auto"/>
                    <w:bottom w:val="none" w:sz="0" w:space="0" w:color="auto"/>
                    <w:right w:val="none" w:sz="0" w:space="0" w:color="auto"/>
                  </w:divBdr>
                </w:div>
                <w:div w:id="1788963967">
                  <w:marLeft w:val="0"/>
                  <w:marRight w:val="0"/>
                  <w:marTop w:val="0"/>
                  <w:marBottom w:val="0"/>
                  <w:divBdr>
                    <w:top w:val="none" w:sz="0" w:space="0" w:color="auto"/>
                    <w:left w:val="none" w:sz="0" w:space="0" w:color="auto"/>
                    <w:bottom w:val="none" w:sz="0" w:space="0" w:color="auto"/>
                    <w:right w:val="none" w:sz="0" w:space="0" w:color="auto"/>
                  </w:divBdr>
                </w:div>
                <w:div w:id="1789355527">
                  <w:marLeft w:val="0"/>
                  <w:marRight w:val="0"/>
                  <w:marTop w:val="0"/>
                  <w:marBottom w:val="0"/>
                  <w:divBdr>
                    <w:top w:val="none" w:sz="0" w:space="0" w:color="auto"/>
                    <w:left w:val="none" w:sz="0" w:space="0" w:color="auto"/>
                    <w:bottom w:val="none" w:sz="0" w:space="0" w:color="auto"/>
                    <w:right w:val="none" w:sz="0" w:space="0" w:color="auto"/>
                  </w:divBdr>
                </w:div>
                <w:div w:id="1790202736">
                  <w:marLeft w:val="0"/>
                  <w:marRight w:val="0"/>
                  <w:marTop w:val="0"/>
                  <w:marBottom w:val="0"/>
                  <w:divBdr>
                    <w:top w:val="none" w:sz="0" w:space="0" w:color="auto"/>
                    <w:left w:val="none" w:sz="0" w:space="0" w:color="auto"/>
                    <w:bottom w:val="none" w:sz="0" w:space="0" w:color="auto"/>
                    <w:right w:val="none" w:sz="0" w:space="0" w:color="auto"/>
                  </w:divBdr>
                </w:div>
                <w:div w:id="1790738087">
                  <w:marLeft w:val="0"/>
                  <w:marRight w:val="0"/>
                  <w:marTop w:val="0"/>
                  <w:marBottom w:val="0"/>
                  <w:divBdr>
                    <w:top w:val="none" w:sz="0" w:space="0" w:color="auto"/>
                    <w:left w:val="none" w:sz="0" w:space="0" w:color="auto"/>
                    <w:bottom w:val="none" w:sz="0" w:space="0" w:color="auto"/>
                    <w:right w:val="none" w:sz="0" w:space="0" w:color="auto"/>
                  </w:divBdr>
                </w:div>
                <w:div w:id="1790777751">
                  <w:marLeft w:val="0"/>
                  <w:marRight w:val="0"/>
                  <w:marTop w:val="0"/>
                  <w:marBottom w:val="0"/>
                  <w:divBdr>
                    <w:top w:val="none" w:sz="0" w:space="0" w:color="auto"/>
                    <w:left w:val="none" w:sz="0" w:space="0" w:color="auto"/>
                    <w:bottom w:val="none" w:sz="0" w:space="0" w:color="auto"/>
                    <w:right w:val="none" w:sz="0" w:space="0" w:color="auto"/>
                  </w:divBdr>
                </w:div>
                <w:div w:id="1790859100">
                  <w:marLeft w:val="0"/>
                  <w:marRight w:val="0"/>
                  <w:marTop w:val="0"/>
                  <w:marBottom w:val="0"/>
                  <w:divBdr>
                    <w:top w:val="none" w:sz="0" w:space="0" w:color="auto"/>
                    <w:left w:val="none" w:sz="0" w:space="0" w:color="auto"/>
                    <w:bottom w:val="none" w:sz="0" w:space="0" w:color="auto"/>
                    <w:right w:val="none" w:sz="0" w:space="0" w:color="auto"/>
                  </w:divBdr>
                </w:div>
                <w:div w:id="1791432674">
                  <w:marLeft w:val="0"/>
                  <w:marRight w:val="0"/>
                  <w:marTop w:val="0"/>
                  <w:marBottom w:val="0"/>
                  <w:divBdr>
                    <w:top w:val="none" w:sz="0" w:space="0" w:color="auto"/>
                    <w:left w:val="none" w:sz="0" w:space="0" w:color="auto"/>
                    <w:bottom w:val="none" w:sz="0" w:space="0" w:color="auto"/>
                    <w:right w:val="none" w:sz="0" w:space="0" w:color="auto"/>
                  </w:divBdr>
                </w:div>
                <w:div w:id="1792435066">
                  <w:marLeft w:val="0"/>
                  <w:marRight w:val="0"/>
                  <w:marTop w:val="0"/>
                  <w:marBottom w:val="0"/>
                  <w:divBdr>
                    <w:top w:val="none" w:sz="0" w:space="0" w:color="auto"/>
                    <w:left w:val="none" w:sz="0" w:space="0" w:color="auto"/>
                    <w:bottom w:val="none" w:sz="0" w:space="0" w:color="auto"/>
                    <w:right w:val="none" w:sz="0" w:space="0" w:color="auto"/>
                  </w:divBdr>
                </w:div>
                <w:div w:id="1792701498">
                  <w:marLeft w:val="0"/>
                  <w:marRight w:val="0"/>
                  <w:marTop w:val="0"/>
                  <w:marBottom w:val="0"/>
                  <w:divBdr>
                    <w:top w:val="none" w:sz="0" w:space="0" w:color="auto"/>
                    <w:left w:val="none" w:sz="0" w:space="0" w:color="auto"/>
                    <w:bottom w:val="none" w:sz="0" w:space="0" w:color="auto"/>
                    <w:right w:val="none" w:sz="0" w:space="0" w:color="auto"/>
                  </w:divBdr>
                </w:div>
                <w:div w:id="1792702459">
                  <w:marLeft w:val="0"/>
                  <w:marRight w:val="0"/>
                  <w:marTop w:val="0"/>
                  <w:marBottom w:val="0"/>
                  <w:divBdr>
                    <w:top w:val="none" w:sz="0" w:space="0" w:color="auto"/>
                    <w:left w:val="none" w:sz="0" w:space="0" w:color="auto"/>
                    <w:bottom w:val="none" w:sz="0" w:space="0" w:color="auto"/>
                    <w:right w:val="none" w:sz="0" w:space="0" w:color="auto"/>
                  </w:divBdr>
                </w:div>
                <w:div w:id="1794901215">
                  <w:marLeft w:val="0"/>
                  <w:marRight w:val="0"/>
                  <w:marTop w:val="0"/>
                  <w:marBottom w:val="0"/>
                  <w:divBdr>
                    <w:top w:val="none" w:sz="0" w:space="0" w:color="auto"/>
                    <w:left w:val="none" w:sz="0" w:space="0" w:color="auto"/>
                    <w:bottom w:val="none" w:sz="0" w:space="0" w:color="auto"/>
                    <w:right w:val="none" w:sz="0" w:space="0" w:color="auto"/>
                  </w:divBdr>
                </w:div>
                <w:div w:id="1795175527">
                  <w:marLeft w:val="0"/>
                  <w:marRight w:val="0"/>
                  <w:marTop w:val="0"/>
                  <w:marBottom w:val="0"/>
                  <w:divBdr>
                    <w:top w:val="none" w:sz="0" w:space="0" w:color="auto"/>
                    <w:left w:val="none" w:sz="0" w:space="0" w:color="auto"/>
                    <w:bottom w:val="none" w:sz="0" w:space="0" w:color="auto"/>
                    <w:right w:val="none" w:sz="0" w:space="0" w:color="auto"/>
                  </w:divBdr>
                </w:div>
                <w:div w:id="1795906007">
                  <w:marLeft w:val="0"/>
                  <w:marRight w:val="0"/>
                  <w:marTop w:val="0"/>
                  <w:marBottom w:val="0"/>
                  <w:divBdr>
                    <w:top w:val="none" w:sz="0" w:space="0" w:color="auto"/>
                    <w:left w:val="none" w:sz="0" w:space="0" w:color="auto"/>
                    <w:bottom w:val="none" w:sz="0" w:space="0" w:color="auto"/>
                    <w:right w:val="none" w:sz="0" w:space="0" w:color="auto"/>
                  </w:divBdr>
                </w:div>
                <w:div w:id="1796023723">
                  <w:marLeft w:val="0"/>
                  <w:marRight w:val="0"/>
                  <w:marTop w:val="0"/>
                  <w:marBottom w:val="0"/>
                  <w:divBdr>
                    <w:top w:val="none" w:sz="0" w:space="0" w:color="auto"/>
                    <w:left w:val="none" w:sz="0" w:space="0" w:color="auto"/>
                    <w:bottom w:val="none" w:sz="0" w:space="0" w:color="auto"/>
                    <w:right w:val="none" w:sz="0" w:space="0" w:color="auto"/>
                  </w:divBdr>
                </w:div>
                <w:div w:id="1796177565">
                  <w:marLeft w:val="0"/>
                  <w:marRight w:val="0"/>
                  <w:marTop w:val="0"/>
                  <w:marBottom w:val="0"/>
                  <w:divBdr>
                    <w:top w:val="none" w:sz="0" w:space="0" w:color="auto"/>
                    <w:left w:val="none" w:sz="0" w:space="0" w:color="auto"/>
                    <w:bottom w:val="none" w:sz="0" w:space="0" w:color="auto"/>
                    <w:right w:val="none" w:sz="0" w:space="0" w:color="auto"/>
                  </w:divBdr>
                </w:div>
                <w:div w:id="1796293784">
                  <w:marLeft w:val="0"/>
                  <w:marRight w:val="0"/>
                  <w:marTop w:val="0"/>
                  <w:marBottom w:val="0"/>
                  <w:divBdr>
                    <w:top w:val="none" w:sz="0" w:space="0" w:color="auto"/>
                    <w:left w:val="none" w:sz="0" w:space="0" w:color="auto"/>
                    <w:bottom w:val="none" w:sz="0" w:space="0" w:color="auto"/>
                    <w:right w:val="none" w:sz="0" w:space="0" w:color="auto"/>
                  </w:divBdr>
                </w:div>
                <w:div w:id="1798327993">
                  <w:marLeft w:val="0"/>
                  <w:marRight w:val="0"/>
                  <w:marTop w:val="0"/>
                  <w:marBottom w:val="0"/>
                  <w:divBdr>
                    <w:top w:val="none" w:sz="0" w:space="0" w:color="auto"/>
                    <w:left w:val="none" w:sz="0" w:space="0" w:color="auto"/>
                    <w:bottom w:val="none" w:sz="0" w:space="0" w:color="auto"/>
                    <w:right w:val="none" w:sz="0" w:space="0" w:color="auto"/>
                  </w:divBdr>
                </w:div>
                <w:div w:id="1798528632">
                  <w:marLeft w:val="0"/>
                  <w:marRight w:val="0"/>
                  <w:marTop w:val="0"/>
                  <w:marBottom w:val="0"/>
                  <w:divBdr>
                    <w:top w:val="none" w:sz="0" w:space="0" w:color="auto"/>
                    <w:left w:val="none" w:sz="0" w:space="0" w:color="auto"/>
                    <w:bottom w:val="none" w:sz="0" w:space="0" w:color="auto"/>
                    <w:right w:val="none" w:sz="0" w:space="0" w:color="auto"/>
                  </w:divBdr>
                </w:div>
                <w:div w:id="1799376783">
                  <w:marLeft w:val="0"/>
                  <w:marRight w:val="0"/>
                  <w:marTop w:val="0"/>
                  <w:marBottom w:val="0"/>
                  <w:divBdr>
                    <w:top w:val="none" w:sz="0" w:space="0" w:color="auto"/>
                    <w:left w:val="none" w:sz="0" w:space="0" w:color="auto"/>
                    <w:bottom w:val="none" w:sz="0" w:space="0" w:color="auto"/>
                    <w:right w:val="none" w:sz="0" w:space="0" w:color="auto"/>
                  </w:divBdr>
                </w:div>
                <w:div w:id="1799490215">
                  <w:marLeft w:val="0"/>
                  <w:marRight w:val="0"/>
                  <w:marTop w:val="0"/>
                  <w:marBottom w:val="0"/>
                  <w:divBdr>
                    <w:top w:val="none" w:sz="0" w:space="0" w:color="auto"/>
                    <w:left w:val="none" w:sz="0" w:space="0" w:color="auto"/>
                    <w:bottom w:val="none" w:sz="0" w:space="0" w:color="auto"/>
                    <w:right w:val="none" w:sz="0" w:space="0" w:color="auto"/>
                  </w:divBdr>
                </w:div>
                <w:div w:id="1799906710">
                  <w:marLeft w:val="0"/>
                  <w:marRight w:val="0"/>
                  <w:marTop w:val="0"/>
                  <w:marBottom w:val="0"/>
                  <w:divBdr>
                    <w:top w:val="none" w:sz="0" w:space="0" w:color="auto"/>
                    <w:left w:val="none" w:sz="0" w:space="0" w:color="auto"/>
                    <w:bottom w:val="none" w:sz="0" w:space="0" w:color="auto"/>
                    <w:right w:val="none" w:sz="0" w:space="0" w:color="auto"/>
                  </w:divBdr>
                </w:div>
                <w:div w:id="1800144245">
                  <w:marLeft w:val="0"/>
                  <w:marRight w:val="0"/>
                  <w:marTop w:val="0"/>
                  <w:marBottom w:val="0"/>
                  <w:divBdr>
                    <w:top w:val="none" w:sz="0" w:space="0" w:color="auto"/>
                    <w:left w:val="none" w:sz="0" w:space="0" w:color="auto"/>
                    <w:bottom w:val="none" w:sz="0" w:space="0" w:color="auto"/>
                    <w:right w:val="none" w:sz="0" w:space="0" w:color="auto"/>
                  </w:divBdr>
                </w:div>
                <w:div w:id="1800223495">
                  <w:marLeft w:val="0"/>
                  <w:marRight w:val="0"/>
                  <w:marTop w:val="0"/>
                  <w:marBottom w:val="0"/>
                  <w:divBdr>
                    <w:top w:val="none" w:sz="0" w:space="0" w:color="auto"/>
                    <w:left w:val="none" w:sz="0" w:space="0" w:color="auto"/>
                    <w:bottom w:val="none" w:sz="0" w:space="0" w:color="auto"/>
                    <w:right w:val="none" w:sz="0" w:space="0" w:color="auto"/>
                  </w:divBdr>
                </w:div>
                <w:div w:id="1800873499">
                  <w:marLeft w:val="0"/>
                  <w:marRight w:val="0"/>
                  <w:marTop w:val="0"/>
                  <w:marBottom w:val="0"/>
                  <w:divBdr>
                    <w:top w:val="none" w:sz="0" w:space="0" w:color="auto"/>
                    <w:left w:val="none" w:sz="0" w:space="0" w:color="auto"/>
                    <w:bottom w:val="none" w:sz="0" w:space="0" w:color="auto"/>
                    <w:right w:val="none" w:sz="0" w:space="0" w:color="auto"/>
                  </w:divBdr>
                </w:div>
                <w:div w:id="1800951580">
                  <w:marLeft w:val="0"/>
                  <w:marRight w:val="0"/>
                  <w:marTop w:val="0"/>
                  <w:marBottom w:val="0"/>
                  <w:divBdr>
                    <w:top w:val="none" w:sz="0" w:space="0" w:color="auto"/>
                    <w:left w:val="none" w:sz="0" w:space="0" w:color="auto"/>
                    <w:bottom w:val="none" w:sz="0" w:space="0" w:color="auto"/>
                    <w:right w:val="none" w:sz="0" w:space="0" w:color="auto"/>
                  </w:divBdr>
                </w:div>
                <w:div w:id="1801797005">
                  <w:marLeft w:val="0"/>
                  <w:marRight w:val="0"/>
                  <w:marTop w:val="0"/>
                  <w:marBottom w:val="0"/>
                  <w:divBdr>
                    <w:top w:val="none" w:sz="0" w:space="0" w:color="auto"/>
                    <w:left w:val="none" w:sz="0" w:space="0" w:color="auto"/>
                    <w:bottom w:val="none" w:sz="0" w:space="0" w:color="auto"/>
                    <w:right w:val="none" w:sz="0" w:space="0" w:color="auto"/>
                  </w:divBdr>
                </w:div>
                <w:div w:id="1803617087">
                  <w:marLeft w:val="0"/>
                  <w:marRight w:val="0"/>
                  <w:marTop w:val="0"/>
                  <w:marBottom w:val="0"/>
                  <w:divBdr>
                    <w:top w:val="none" w:sz="0" w:space="0" w:color="auto"/>
                    <w:left w:val="none" w:sz="0" w:space="0" w:color="auto"/>
                    <w:bottom w:val="none" w:sz="0" w:space="0" w:color="auto"/>
                    <w:right w:val="none" w:sz="0" w:space="0" w:color="auto"/>
                  </w:divBdr>
                </w:div>
                <w:div w:id="1803814509">
                  <w:marLeft w:val="0"/>
                  <w:marRight w:val="0"/>
                  <w:marTop w:val="0"/>
                  <w:marBottom w:val="0"/>
                  <w:divBdr>
                    <w:top w:val="none" w:sz="0" w:space="0" w:color="auto"/>
                    <w:left w:val="none" w:sz="0" w:space="0" w:color="auto"/>
                    <w:bottom w:val="none" w:sz="0" w:space="0" w:color="auto"/>
                    <w:right w:val="none" w:sz="0" w:space="0" w:color="auto"/>
                  </w:divBdr>
                </w:div>
                <w:div w:id="1804812731">
                  <w:marLeft w:val="0"/>
                  <w:marRight w:val="0"/>
                  <w:marTop w:val="0"/>
                  <w:marBottom w:val="0"/>
                  <w:divBdr>
                    <w:top w:val="none" w:sz="0" w:space="0" w:color="auto"/>
                    <w:left w:val="none" w:sz="0" w:space="0" w:color="auto"/>
                    <w:bottom w:val="none" w:sz="0" w:space="0" w:color="auto"/>
                    <w:right w:val="none" w:sz="0" w:space="0" w:color="auto"/>
                  </w:divBdr>
                </w:div>
                <w:div w:id="1805390494">
                  <w:marLeft w:val="0"/>
                  <w:marRight w:val="0"/>
                  <w:marTop w:val="0"/>
                  <w:marBottom w:val="0"/>
                  <w:divBdr>
                    <w:top w:val="none" w:sz="0" w:space="0" w:color="auto"/>
                    <w:left w:val="none" w:sz="0" w:space="0" w:color="auto"/>
                    <w:bottom w:val="none" w:sz="0" w:space="0" w:color="auto"/>
                    <w:right w:val="none" w:sz="0" w:space="0" w:color="auto"/>
                  </w:divBdr>
                </w:div>
                <w:div w:id="1806266074">
                  <w:marLeft w:val="0"/>
                  <w:marRight w:val="0"/>
                  <w:marTop w:val="0"/>
                  <w:marBottom w:val="0"/>
                  <w:divBdr>
                    <w:top w:val="none" w:sz="0" w:space="0" w:color="auto"/>
                    <w:left w:val="none" w:sz="0" w:space="0" w:color="auto"/>
                    <w:bottom w:val="none" w:sz="0" w:space="0" w:color="auto"/>
                    <w:right w:val="none" w:sz="0" w:space="0" w:color="auto"/>
                  </w:divBdr>
                </w:div>
                <w:div w:id="1806700061">
                  <w:marLeft w:val="0"/>
                  <w:marRight w:val="0"/>
                  <w:marTop w:val="0"/>
                  <w:marBottom w:val="0"/>
                  <w:divBdr>
                    <w:top w:val="none" w:sz="0" w:space="0" w:color="auto"/>
                    <w:left w:val="none" w:sz="0" w:space="0" w:color="auto"/>
                    <w:bottom w:val="none" w:sz="0" w:space="0" w:color="auto"/>
                    <w:right w:val="none" w:sz="0" w:space="0" w:color="auto"/>
                  </w:divBdr>
                </w:div>
                <w:div w:id="1807354557">
                  <w:marLeft w:val="0"/>
                  <w:marRight w:val="0"/>
                  <w:marTop w:val="0"/>
                  <w:marBottom w:val="0"/>
                  <w:divBdr>
                    <w:top w:val="none" w:sz="0" w:space="0" w:color="auto"/>
                    <w:left w:val="none" w:sz="0" w:space="0" w:color="auto"/>
                    <w:bottom w:val="none" w:sz="0" w:space="0" w:color="auto"/>
                    <w:right w:val="none" w:sz="0" w:space="0" w:color="auto"/>
                  </w:divBdr>
                </w:div>
                <w:div w:id="1809543876">
                  <w:marLeft w:val="0"/>
                  <w:marRight w:val="0"/>
                  <w:marTop w:val="0"/>
                  <w:marBottom w:val="0"/>
                  <w:divBdr>
                    <w:top w:val="none" w:sz="0" w:space="0" w:color="auto"/>
                    <w:left w:val="none" w:sz="0" w:space="0" w:color="auto"/>
                    <w:bottom w:val="none" w:sz="0" w:space="0" w:color="auto"/>
                    <w:right w:val="none" w:sz="0" w:space="0" w:color="auto"/>
                  </w:divBdr>
                </w:div>
                <w:div w:id="1809711422">
                  <w:marLeft w:val="0"/>
                  <w:marRight w:val="0"/>
                  <w:marTop w:val="0"/>
                  <w:marBottom w:val="0"/>
                  <w:divBdr>
                    <w:top w:val="none" w:sz="0" w:space="0" w:color="auto"/>
                    <w:left w:val="none" w:sz="0" w:space="0" w:color="auto"/>
                    <w:bottom w:val="none" w:sz="0" w:space="0" w:color="auto"/>
                    <w:right w:val="none" w:sz="0" w:space="0" w:color="auto"/>
                  </w:divBdr>
                </w:div>
                <w:div w:id="1809711617">
                  <w:marLeft w:val="0"/>
                  <w:marRight w:val="0"/>
                  <w:marTop w:val="0"/>
                  <w:marBottom w:val="0"/>
                  <w:divBdr>
                    <w:top w:val="none" w:sz="0" w:space="0" w:color="auto"/>
                    <w:left w:val="none" w:sz="0" w:space="0" w:color="auto"/>
                    <w:bottom w:val="none" w:sz="0" w:space="0" w:color="auto"/>
                    <w:right w:val="none" w:sz="0" w:space="0" w:color="auto"/>
                  </w:divBdr>
                </w:div>
                <w:div w:id="1809736205">
                  <w:marLeft w:val="0"/>
                  <w:marRight w:val="0"/>
                  <w:marTop w:val="0"/>
                  <w:marBottom w:val="0"/>
                  <w:divBdr>
                    <w:top w:val="none" w:sz="0" w:space="0" w:color="auto"/>
                    <w:left w:val="none" w:sz="0" w:space="0" w:color="auto"/>
                    <w:bottom w:val="none" w:sz="0" w:space="0" w:color="auto"/>
                    <w:right w:val="none" w:sz="0" w:space="0" w:color="auto"/>
                  </w:divBdr>
                </w:div>
                <w:div w:id="1811245102">
                  <w:marLeft w:val="0"/>
                  <w:marRight w:val="0"/>
                  <w:marTop w:val="0"/>
                  <w:marBottom w:val="0"/>
                  <w:divBdr>
                    <w:top w:val="none" w:sz="0" w:space="0" w:color="auto"/>
                    <w:left w:val="none" w:sz="0" w:space="0" w:color="auto"/>
                    <w:bottom w:val="none" w:sz="0" w:space="0" w:color="auto"/>
                    <w:right w:val="none" w:sz="0" w:space="0" w:color="auto"/>
                  </w:divBdr>
                </w:div>
                <w:div w:id="1812018353">
                  <w:marLeft w:val="0"/>
                  <w:marRight w:val="0"/>
                  <w:marTop w:val="0"/>
                  <w:marBottom w:val="0"/>
                  <w:divBdr>
                    <w:top w:val="none" w:sz="0" w:space="0" w:color="auto"/>
                    <w:left w:val="none" w:sz="0" w:space="0" w:color="auto"/>
                    <w:bottom w:val="none" w:sz="0" w:space="0" w:color="auto"/>
                    <w:right w:val="none" w:sz="0" w:space="0" w:color="auto"/>
                  </w:divBdr>
                </w:div>
                <w:div w:id="1812210151">
                  <w:marLeft w:val="0"/>
                  <w:marRight w:val="0"/>
                  <w:marTop w:val="0"/>
                  <w:marBottom w:val="0"/>
                  <w:divBdr>
                    <w:top w:val="none" w:sz="0" w:space="0" w:color="auto"/>
                    <w:left w:val="none" w:sz="0" w:space="0" w:color="auto"/>
                    <w:bottom w:val="none" w:sz="0" w:space="0" w:color="auto"/>
                    <w:right w:val="none" w:sz="0" w:space="0" w:color="auto"/>
                  </w:divBdr>
                </w:div>
                <w:div w:id="1813134241">
                  <w:marLeft w:val="0"/>
                  <w:marRight w:val="0"/>
                  <w:marTop w:val="0"/>
                  <w:marBottom w:val="0"/>
                  <w:divBdr>
                    <w:top w:val="none" w:sz="0" w:space="0" w:color="auto"/>
                    <w:left w:val="none" w:sz="0" w:space="0" w:color="auto"/>
                    <w:bottom w:val="none" w:sz="0" w:space="0" w:color="auto"/>
                    <w:right w:val="none" w:sz="0" w:space="0" w:color="auto"/>
                  </w:divBdr>
                </w:div>
                <w:div w:id="1814254532">
                  <w:marLeft w:val="0"/>
                  <w:marRight w:val="0"/>
                  <w:marTop w:val="0"/>
                  <w:marBottom w:val="0"/>
                  <w:divBdr>
                    <w:top w:val="none" w:sz="0" w:space="0" w:color="auto"/>
                    <w:left w:val="none" w:sz="0" w:space="0" w:color="auto"/>
                    <w:bottom w:val="none" w:sz="0" w:space="0" w:color="auto"/>
                    <w:right w:val="none" w:sz="0" w:space="0" w:color="auto"/>
                  </w:divBdr>
                </w:div>
                <w:div w:id="1814633708">
                  <w:marLeft w:val="0"/>
                  <w:marRight w:val="0"/>
                  <w:marTop w:val="0"/>
                  <w:marBottom w:val="0"/>
                  <w:divBdr>
                    <w:top w:val="none" w:sz="0" w:space="0" w:color="auto"/>
                    <w:left w:val="none" w:sz="0" w:space="0" w:color="auto"/>
                    <w:bottom w:val="none" w:sz="0" w:space="0" w:color="auto"/>
                    <w:right w:val="none" w:sz="0" w:space="0" w:color="auto"/>
                  </w:divBdr>
                </w:div>
                <w:div w:id="1814909085">
                  <w:marLeft w:val="0"/>
                  <w:marRight w:val="0"/>
                  <w:marTop w:val="0"/>
                  <w:marBottom w:val="0"/>
                  <w:divBdr>
                    <w:top w:val="none" w:sz="0" w:space="0" w:color="auto"/>
                    <w:left w:val="none" w:sz="0" w:space="0" w:color="auto"/>
                    <w:bottom w:val="none" w:sz="0" w:space="0" w:color="auto"/>
                    <w:right w:val="none" w:sz="0" w:space="0" w:color="auto"/>
                  </w:divBdr>
                </w:div>
                <w:div w:id="1815099254">
                  <w:marLeft w:val="0"/>
                  <w:marRight w:val="0"/>
                  <w:marTop w:val="0"/>
                  <w:marBottom w:val="0"/>
                  <w:divBdr>
                    <w:top w:val="none" w:sz="0" w:space="0" w:color="auto"/>
                    <w:left w:val="none" w:sz="0" w:space="0" w:color="auto"/>
                    <w:bottom w:val="none" w:sz="0" w:space="0" w:color="auto"/>
                    <w:right w:val="none" w:sz="0" w:space="0" w:color="auto"/>
                  </w:divBdr>
                </w:div>
                <w:div w:id="1815561048">
                  <w:marLeft w:val="0"/>
                  <w:marRight w:val="0"/>
                  <w:marTop w:val="0"/>
                  <w:marBottom w:val="0"/>
                  <w:divBdr>
                    <w:top w:val="none" w:sz="0" w:space="0" w:color="auto"/>
                    <w:left w:val="none" w:sz="0" w:space="0" w:color="auto"/>
                    <w:bottom w:val="none" w:sz="0" w:space="0" w:color="auto"/>
                    <w:right w:val="none" w:sz="0" w:space="0" w:color="auto"/>
                  </w:divBdr>
                </w:div>
                <w:div w:id="1817602311">
                  <w:marLeft w:val="0"/>
                  <w:marRight w:val="0"/>
                  <w:marTop w:val="0"/>
                  <w:marBottom w:val="0"/>
                  <w:divBdr>
                    <w:top w:val="none" w:sz="0" w:space="0" w:color="auto"/>
                    <w:left w:val="none" w:sz="0" w:space="0" w:color="auto"/>
                    <w:bottom w:val="none" w:sz="0" w:space="0" w:color="auto"/>
                    <w:right w:val="none" w:sz="0" w:space="0" w:color="auto"/>
                  </w:divBdr>
                </w:div>
                <w:div w:id="1817792102">
                  <w:marLeft w:val="0"/>
                  <w:marRight w:val="0"/>
                  <w:marTop w:val="0"/>
                  <w:marBottom w:val="0"/>
                  <w:divBdr>
                    <w:top w:val="none" w:sz="0" w:space="0" w:color="auto"/>
                    <w:left w:val="none" w:sz="0" w:space="0" w:color="auto"/>
                    <w:bottom w:val="none" w:sz="0" w:space="0" w:color="auto"/>
                    <w:right w:val="none" w:sz="0" w:space="0" w:color="auto"/>
                  </w:divBdr>
                </w:div>
                <w:div w:id="1817990005">
                  <w:marLeft w:val="0"/>
                  <w:marRight w:val="0"/>
                  <w:marTop w:val="0"/>
                  <w:marBottom w:val="0"/>
                  <w:divBdr>
                    <w:top w:val="none" w:sz="0" w:space="0" w:color="auto"/>
                    <w:left w:val="none" w:sz="0" w:space="0" w:color="auto"/>
                    <w:bottom w:val="none" w:sz="0" w:space="0" w:color="auto"/>
                    <w:right w:val="none" w:sz="0" w:space="0" w:color="auto"/>
                  </w:divBdr>
                </w:div>
                <w:div w:id="1820152308">
                  <w:marLeft w:val="0"/>
                  <w:marRight w:val="0"/>
                  <w:marTop w:val="0"/>
                  <w:marBottom w:val="0"/>
                  <w:divBdr>
                    <w:top w:val="none" w:sz="0" w:space="0" w:color="auto"/>
                    <w:left w:val="none" w:sz="0" w:space="0" w:color="auto"/>
                    <w:bottom w:val="none" w:sz="0" w:space="0" w:color="auto"/>
                    <w:right w:val="none" w:sz="0" w:space="0" w:color="auto"/>
                  </w:divBdr>
                </w:div>
                <w:div w:id="1820491727">
                  <w:marLeft w:val="0"/>
                  <w:marRight w:val="0"/>
                  <w:marTop w:val="0"/>
                  <w:marBottom w:val="0"/>
                  <w:divBdr>
                    <w:top w:val="none" w:sz="0" w:space="0" w:color="auto"/>
                    <w:left w:val="none" w:sz="0" w:space="0" w:color="auto"/>
                    <w:bottom w:val="none" w:sz="0" w:space="0" w:color="auto"/>
                    <w:right w:val="none" w:sz="0" w:space="0" w:color="auto"/>
                  </w:divBdr>
                </w:div>
                <w:div w:id="1820685830">
                  <w:marLeft w:val="0"/>
                  <w:marRight w:val="0"/>
                  <w:marTop w:val="0"/>
                  <w:marBottom w:val="0"/>
                  <w:divBdr>
                    <w:top w:val="none" w:sz="0" w:space="0" w:color="auto"/>
                    <w:left w:val="none" w:sz="0" w:space="0" w:color="auto"/>
                    <w:bottom w:val="none" w:sz="0" w:space="0" w:color="auto"/>
                    <w:right w:val="none" w:sz="0" w:space="0" w:color="auto"/>
                  </w:divBdr>
                </w:div>
                <w:div w:id="1820805364">
                  <w:marLeft w:val="0"/>
                  <w:marRight w:val="0"/>
                  <w:marTop w:val="0"/>
                  <w:marBottom w:val="0"/>
                  <w:divBdr>
                    <w:top w:val="none" w:sz="0" w:space="0" w:color="auto"/>
                    <w:left w:val="none" w:sz="0" w:space="0" w:color="auto"/>
                    <w:bottom w:val="none" w:sz="0" w:space="0" w:color="auto"/>
                    <w:right w:val="none" w:sz="0" w:space="0" w:color="auto"/>
                  </w:divBdr>
                </w:div>
                <w:div w:id="1820881634">
                  <w:marLeft w:val="0"/>
                  <w:marRight w:val="0"/>
                  <w:marTop w:val="0"/>
                  <w:marBottom w:val="0"/>
                  <w:divBdr>
                    <w:top w:val="none" w:sz="0" w:space="0" w:color="auto"/>
                    <w:left w:val="none" w:sz="0" w:space="0" w:color="auto"/>
                    <w:bottom w:val="none" w:sz="0" w:space="0" w:color="auto"/>
                    <w:right w:val="none" w:sz="0" w:space="0" w:color="auto"/>
                  </w:divBdr>
                </w:div>
                <w:div w:id="1822773037">
                  <w:marLeft w:val="0"/>
                  <w:marRight w:val="0"/>
                  <w:marTop w:val="0"/>
                  <w:marBottom w:val="0"/>
                  <w:divBdr>
                    <w:top w:val="none" w:sz="0" w:space="0" w:color="auto"/>
                    <w:left w:val="none" w:sz="0" w:space="0" w:color="auto"/>
                    <w:bottom w:val="none" w:sz="0" w:space="0" w:color="auto"/>
                    <w:right w:val="none" w:sz="0" w:space="0" w:color="auto"/>
                  </w:divBdr>
                </w:div>
                <w:div w:id="1823621415">
                  <w:marLeft w:val="0"/>
                  <w:marRight w:val="0"/>
                  <w:marTop w:val="0"/>
                  <w:marBottom w:val="0"/>
                  <w:divBdr>
                    <w:top w:val="none" w:sz="0" w:space="0" w:color="auto"/>
                    <w:left w:val="none" w:sz="0" w:space="0" w:color="auto"/>
                    <w:bottom w:val="none" w:sz="0" w:space="0" w:color="auto"/>
                    <w:right w:val="none" w:sz="0" w:space="0" w:color="auto"/>
                  </w:divBdr>
                </w:div>
                <w:div w:id="1824269960">
                  <w:marLeft w:val="0"/>
                  <w:marRight w:val="0"/>
                  <w:marTop w:val="0"/>
                  <w:marBottom w:val="0"/>
                  <w:divBdr>
                    <w:top w:val="none" w:sz="0" w:space="0" w:color="auto"/>
                    <w:left w:val="none" w:sz="0" w:space="0" w:color="auto"/>
                    <w:bottom w:val="none" w:sz="0" w:space="0" w:color="auto"/>
                    <w:right w:val="none" w:sz="0" w:space="0" w:color="auto"/>
                  </w:divBdr>
                </w:div>
                <w:div w:id="1824396076">
                  <w:marLeft w:val="0"/>
                  <w:marRight w:val="0"/>
                  <w:marTop w:val="0"/>
                  <w:marBottom w:val="0"/>
                  <w:divBdr>
                    <w:top w:val="none" w:sz="0" w:space="0" w:color="auto"/>
                    <w:left w:val="none" w:sz="0" w:space="0" w:color="auto"/>
                    <w:bottom w:val="none" w:sz="0" w:space="0" w:color="auto"/>
                    <w:right w:val="none" w:sz="0" w:space="0" w:color="auto"/>
                  </w:divBdr>
                </w:div>
                <w:div w:id="1824464618">
                  <w:marLeft w:val="0"/>
                  <w:marRight w:val="0"/>
                  <w:marTop w:val="0"/>
                  <w:marBottom w:val="0"/>
                  <w:divBdr>
                    <w:top w:val="none" w:sz="0" w:space="0" w:color="auto"/>
                    <w:left w:val="none" w:sz="0" w:space="0" w:color="auto"/>
                    <w:bottom w:val="none" w:sz="0" w:space="0" w:color="auto"/>
                    <w:right w:val="none" w:sz="0" w:space="0" w:color="auto"/>
                  </w:divBdr>
                </w:div>
                <w:div w:id="1824543472">
                  <w:marLeft w:val="0"/>
                  <w:marRight w:val="0"/>
                  <w:marTop w:val="0"/>
                  <w:marBottom w:val="0"/>
                  <w:divBdr>
                    <w:top w:val="none" w:sz="0" w:space="0" w:color="auto"/>
                    <w:left w:val="none" w:sz="0" w:space="0" w:color="auto"/>
                    <w:bottom w:val="none" w:sz="0" w:space="0" w:color="auto"/>
                    <w:right w:val="none" w:sz="0" w:space="0" w:color="auto"/>
                  </w:divBdr>
                </w:div>
                <w:div w:id="1824619489">
                  <w:marLeft w:val="0"/>
                  <w:marRight w:val="0"/>
                  <w:marTop w:val="0"/>
                  <w:marBottom w:val="0"/>
                  <w:divBdr>
                    <w:top w:val="none" w:sz="0" w:space="0" w:color="auto"/>
                    <w:left w:val="none" w:sz="0" w:space="0" w:color="auto"/>
                    <w:bottom w:val="none" w:sz="0" w:space="0" w:color="auto"/>
                    <w:right w:val="none" w:sz="0" w:space="0" w:color="auto"/>
                  </w:divBdr>
                </w:div>
                <w:div w:id="1824813854">
                  <w:marLeft w:val="0"/>
                  <w:marRight w:val="0"/>
                  <w:marTop w:val="0"/>
                  <w:marBottom w:val="0"/>
                  <w:divBdr>
                    <w:top w:val="none" w:sz="0" w:space="0" w:color="auto"/>
                    <w:left w:val="none" w:sz="0" w:space="0" w:color="auto"/>
                    <w:bottom w:val="none" w:sz="0" w:space="0" w:color="auto"/>
                    <w:right w:val="none" w:sz="0" w:space="0" w:color="auto"/>
                  </w:divBdr>
                </w:div>
                <w:div w:id="1824928592">
                  <w:marLeft w:val="0"/>
                  <w:marRight w:val="0"/>
                  <w:marTop w:val="0"/>
                  <w:marBottom w:val="0"/>
                  <w:divBdr>
                    <w:top w:val="none" w:sz="0" w:space="0" w:color="auto"/>
                    <w:left w:val="none" w:sz="0" w:space="0" w:color="auto"/>
                    <w:bottom w:val="none" w:sz="0" w:space="0" w:color="auto"/>
                    <w:right w:val="none" w:sz="0" w:space="0" w:color="auto"/>
                  </w:divBdr>
                </w:div>
                <w:div w:id="1825273224">
                  <w:marLeft w:val="0"/>
                  <w:marRight w:val="0"/>
                  <w:marTop w:val="0"/>
                  <w:marBottom w:val="0"/>
                  <w:divBdr>
                    <w:top w:val="none" w:sz="0" w:space="0" w:color="auto"/>
                    <w:left w:val="none" w:sz="0" w:space="0" w:color="auto"/>
                    <w:bottom w:val="none" w:sz="0" w:space="0" w:color="auto"/>
                    <w:right w:val="none" w:sz="0" w:space="0" w:color="auto"/>
                  </w:divBdr>
                </w:div>
                <w:div w:id="1826118278">
                  <w:marLeft w:val="0"/>
                  <w:marRight w:val="0"/>
                  <w:marTop w:val="0"/>
                  <w:marBottom w:val="0"/>
                  <w:divBdr>
                    <w:top w:val="none" w:sz="0" w:space="0" w:color="auto"/>
                    <w:left w:val="none" w:sz="0" w:space="0" w:color="auto"/>
                    <w:bottom w:val="none" w:sz="0" w:space="0" w:color="auto"/>
                    <w:right w:val="none" w:sz="0" w:space="0" w:color="auto"/>
                  </w:divBdr>
                </w:div>
                <w:div w:id="1827739821">
                  <w:marLeft w:val="0"/>
                  <w:marRight w:val="0"/>
                  <w:marTop w:val="0"/>
                  <w:marBottom w:val="0"/>
                  <w:divBdr>
                    <w:top w:val="none" w:sz="0" w:space="0" w:color="auto"/>
                    <w:left w:val="none" w:sz="0" w:space="0" w:color="auto"/>
                    <w:bottom w:val="none" w:sz="0" w:space="0" w:color="auto"/>
                    <w:right w:val="none" w:sz="0" w:space="0" w:color="auto"/>
                  </w:divBdr>
                </w:div>
                <w:div w:id="1827748146">
                  <w:marLeft w:val="0"/>
                  <w:marRight w:val="0"/>
                  <w:marTop w:val="0"/>
                  <w:marBottom w:val="0"/>
                  <w:divBdr>
                    <w:top w:val="none" w:sz="0" w:space="0" w:color="auto"/>
                    <w:left w:val="none" w:sz="0" w:space="0" w:color="auto"/>
                    <w:bottom w:val="none" w:sz="0" w:space="0" w:color="auto"/>
                    <w:right w:val="none" w:sz="0" w:space="0" w:color="auto"/>
                  </w:divBdr>
                </w:div>
                <w:div w:id="1828550167">
                  <w:marLeft w:val="0"/>
                  <w:marRight w:val="0"/>
                  <w:marTop w:val="0"/>
                  <w:marBottom w:val="0"/>
                  <w:divBdr>
                    <w:top w:val="none" w:sz="0" w:space="0" w:color="auto"/>
                    <w:left w:val="none" w:sz="0" w:space="0" w:color="auto"/>
                    <w:bottom w:val="none" w:sz="0" w:space="0" w:color="auto"/>
                    <w:right w:val="none" w:sz="0" w:space="0" w:color="auto"/>
                  </w:divBdr>
                </w:div>
                <w:div w:id="1828744630">
                  <w:marLeft w:val="0"/>
                  <w:marRight w:val="0"/>
                  <w:marTop w:val="0"/>
                  <w:marBottom w:val="0"/>
                  <w:divBdr>
                    <w:top w:val="none" w:sz="0" w:space="0" w:color="auto"/>
                    <w:left w:val="none" w:sz="0" w:space="0" w:color="auto"/>
                    <w:bottom w:val="none" w:sz="0" w:space="0" w:color="auto"/>
                    <w:right w:val="none" w:sz="0" w:space="0" w:color="auto"/>
                  </w:divBdr>
                </w:div>
                <w:div w:id="1828983742">
                  <w:marLeft w:val="0"/>
                  <w:marRight w:val="0"/>
                  <w:marTop w:val="0"/>
                  <w:marBottom w:val="0"/>
                  <w:divBdr>
                    <w:top w:val="none" w:sz="0" w:space="0" w:color="auto"/>
                    <w:left w:val="none" w:sz="0" w:space="0" w:color="auto"/>
                    <w:bottom w:val="none" w:sz="0" w:space="0" w:color="auto"/>
                    <w:right w:val="none" w:sz="0" w:space="0" w:color="auto"/>
                  </w:divBdr>
                </w:div>
                <w:div w:id="1830705009">
                  <w:marLeft w:val="0"/>
                  <w:marRight w:val="0"/>
                  <w:marTop w:val="0"/>
                  <w:marBottom w:val="0"/>
                  <w:divBdr>
                    <w:top w:val="none" w:sz="0" w:space="0" w:color="auto"/>
                    <w:left w:val="none" w:sz="0" w:space="0" w:color="auto"/>
                    <w:bottom w:val="none" w:sz="0" w:space="0" w:color="auto"/>
                    <w:right w:val="none" w:sz="0" w:space="0" w:color="auto"/>
                  </w:divBdr>
                </w:div>
                <w:div w:id="1830712084">
                  <w:marLeft w:val="0"/>
                  <w:marRight w:val="0"/>
                  <w:marTop w:val="0"/>
                  <w:marBottom w:val="0"/>
                  <w:divBdr>
                    <w:top w:val="none" w:sz="0" w:space="0" w:color="auto"/>
                    <w:left w:val="none" w:sz="0" w:space="0" w:color="auto"/>
                    <w:bottom w:val="none" w:sz="0" w:space="0" w:color="auto"/>
                    <w:right w:val="none" w:sz="0" w:space="0" w:color="auto"/>
                  </w:divBdr>
                </w:div>
                <w:div w:id="1830826263">
                  <w:marLeft w:val="0"/>
                  <w:marRight w:val="0"/>
                  <w:marTop w:val="0"/>
                  <w:marBottom w:val="0"/>
                  <w:divBdr>
                    <w:top w:val="none" w:sz="0" w:space="0" w:color="auto"/>
                    <w:left w:val="none" w:sz="0" w:space="0" w:color="auto"/>
                    <w:bottom w:val="none" w:sz="0" w:space="0" w:color="auto"/>
                    <w:right w:val="none" w:sz="0" w:space="0" w:color="auto"/>
                  </w:divBdr>
                </w:div>
                <w:div w:id="1831020304">
                  <w:marLeft w:val="0"/>
                  <w:marRight w:val="0"/>
                  <w:marTop w:val="0"/>
                  <w:marBottom w:val="0"/>
                  <w:divBdr>
                    <w:top w:val="none" w:sz="0" w:space="0" w:color="auto"/>
                    <w:left w:val="none" w:sz="0" w:space="0" w:color="auto"/>
                    <w:bottom w:val="none" w:sz="0" w:space="0" w:color="auto"/>
                    <w:right w:val="none" w:sz="0" w:space="0" w:color="auto"/>
                  </w:divBdr>
                </w:div>
                <w:div w:id="1832059047">
                  <w:marLeft w:val="0"/>
                  <w:marRight w:val="0"/>
                  <w:marTop w:val="0"/>
                  <w:marBottom w:val="0"/>
                  <w:divBdr>
                    <w:top w:val="none" w:sz="0" w:space="0" w:color="auto"/>
                    <w:left w:val="none" w:sz="0" w:space="0" w:color="auto"/>
                    <w:bottom w:val="none" w:sz="0" w:space="0" w:color="auto"/>
                    <w:right w:val="none" w:sz="0" w:space="0" w:color="auto"/>
                  </w:divBdr>
                </w:div>
                <w:div w:id="1834183217">
                  <w:marLeft w:val="0"/>
                  <w:marRight w:val="0"/>
                  <w:marTop w:val="0"/>
                  <w:marBottom w:val="0"/>
                  <w:divBdr>
                    <w:top w:val="none" w:sz="0" w:space="0" w:color="auto"/>
                    <w:left w:val="none" w:sz="0" w:space="0" w:color="auto"/>
                    <w:bottom w:val="none" w:sz="0" w:space="0" w:color="auto"/>
                    <w:right w:val="none" w:sz="0" w:space="0" w:color="auto"/>
                  </w:divBdr>
                </w:div>
                <w:div w:id="1834254235">
                  <w:marLeft w:val="0"/>
                  <w:marRight w:val="0"/>
                  <w:marTop w:val="0"/>
                  <w:marBottom w:val="0"/>
                  <w:divBdr>
                    <w:top w:val="none" w:sz="0" w:space="0" w:color="auto"/>
                    <w:left w:val="none" w:sz="0" w:space="0" w:color="auto"/>
                    <w:bottom w:val="none" w:sz="0" w:space="0" w:color="auto"/>
                    <w:right w:val="none" w:sz="0" w:space="0" w:color="auto"/>
                  </w:divBdr>
                </w:div>
                <w:div w:id="1834447819">
                  <w:marLeft w:val="0"/>
                  <w:marRight w:val="0"/>
                  <w:marTop w:val="0"/>
                  <w:marBottom w:val="0"/>
                  <w:divBdr>
                    <w:top w:val="none" w:sz="0" w:space="0" w:color="auto"/>
                    <w:left w:val="none" w:sz="0" w:space="0" w:color="auto"/>
                    <w:bottom w:val="none" w:sz="0" w:space="0" w:color="auto"/>
                    <w:right w:val="none" w:sz="0" w:space="0" w:color="auto"/>
                  </w:divBdr>
                </w:div>
                <w:div w:id="1835143429">
                  <w:marLeft w:val="0"/>
                  <w:marRight w:val="0"/>
                  <w:marTop w:val="0"/>
                  <w:marBottom w:val="0"/>
                  <w:divBdr>
                    <w:top w:val="none" w:sz="0" w:space="0" w:color="auto"/>
                    <w:left w:val="none" w:sz="0" w:space="0" w:color="auto"/>
                    <w:bottom w:val="none" w:sz="0" w:space="0" w:color="auto"/>
                    <w:right w:val="none" w:sz="0" w:space="0" w:color="auto"/>
                  </w:divBdr>
                </w:div>
                <w:div w:id="1835492004">
                  <w:marLeft w:val="0"/>
                  <w:marRight w:val="0"/>
                  <w:marTop w:val="0"/>
                  <w:marBottom w:val="0"/>
                  <w:divBdr>
                    <w:top w:val="none" w:sz="0" w:space="0" w:color="auto"/>
                    <w:left w:val="none" w:sz="0" w:space="0" w:color="auto"/>
                    <w:bottom w:val="none" w:sz="0" w:space="0" w:color="auto"/>
                    <w:right w:val="none" w:sz="0" w:space="0" w:color="auto"/>
                  </w:divBdr>
                </w:div>
                <w:div w:id="1835533753">
                  <w:marLeft w:val="0"/>
                  <w:marRight w:val="0"/>
                  <w:marTop w:val="0"/>
                  <w:marBottom w:val="0"/>
                  <w:divBdr>
                    <w:top w:val="none" w:sz="0" w:space="0" w:color="auto"/>
                    <w:left w:val="none" w:sz="0" w:space="0" w:color="auto"/>
                    <w:bottom w:val="none" w:sz="0" w:space="0" w:color="auto"/>
                    <w:right w:val="none" w:sz="0" w:space="0" w:color="auto"/>
                  </w:divBdr>
                </w:div>
                <w:div w:id="1835946833">
                  <w:marLeft w:val="0"/>
                  <w:marRight w:val="0"/>
                  <w:marTop w:val="0"/>
                  <w:marBottom w:val="0"/>
                  <w:divBdr>
                    <w:top w:val="none" w:sz="0" w:space="0" w:color="auto"/>
                    <w:left w:val="none" w:sz="0" w:space="0" w:color="auto"/>
                    <w:bottom w:val="none" w:sz="0" w:space="0" w:color="auto"/>
                    <w:right w:val="none" w:sz="0" w:space="0" w:color="auto"/>
                  </w:divBdr>
                </w:div>
                <w:div w:id="1835993728">
                  <w:marLeft w:val="0"/>
                  <w:marRight w:val="0"/>
                  <w:marTop w:val="0"/>
                  <w:marBottom w:val="0"/>
                  <w:divBdr>
                    <w:top w:val="none" w:sz="0" w:space="0" w:color="auto"/>
                    <w:left w:val="none" w:sz="0" w:space="0" w:color="auto"/>
                    <w:bottom w:val="none" w:sz="0" w:space="0" w:color="auto"/>
                    <w:right w:val="none" w:sz="0" w:space="0" w:color="auto"/>
                  </w:divBdr>
                </w:div>
                <w:div w:id="1836804117">
                  <w:marLeft w:val="0"/>
                  <w:marRight w:val="0"/>
                  <w:marTop w:val="0"/>
                  <w:marBottom w:val="0"/>
                  <w:divBdr>
                    <w:top w:val="none" w:sz="0" w:space="0" w:color="auto"/>
                    <w:left w:val="none" w:sz="0" w:space="0" w:color="auto"/>
                    <w:bottom w:val="none" w:sz="0" w:space="0" w:color="auto"/>
                    <w:right w:val="none" w:sz="0" w:space="0" w:color="auto"/>
                  </w:divBdr>
                </w:div>
                <w:div w:id="1838613135">
                  <w:marLeft w:val="0"/>
                  <w:marRight w:val="0"/>
                  <w:marTop w:val="0"/>
                  <w:marBottom w:val="0"/>
                  <w:divBdr>
                    <w:top w:val="none" w:sz="0" w:space="0" w:color="auto"/>
                    <w:left w:val="none" w:sz="0" w:space="0" w:color="auto"/>
                    <w:bottom w:val="none" w:sz="0" w:space="0" w:color="auto"/>
                    <w:right w:val="none" w:sz="0" w:space="0" w:color="auto"/>
                  </w:divBdr>
                </w:div>
                <w:div w:id="1838692181">
                  <w:marLeft w:val="0"/>
                  <w:marRight w:val="0"/>
                  <w:marTop w:val="0"/>
                  <w:marBottom w:val="0"/>
                  <w:divBdr>
                    <w:top w:val="none" w:sz="0" w:space="0" w:color="auto"/>
                    <w:left w:val="none" w:sz="0" w:space="0" w:color="auto"/>
                    <w:bottom w:val="none" w:sz="0" w:space="0" w:color="auto"/>
                    <w:right w:val="none" w:sz="0" w:space="0" w:color="auto"/>
                  </w:divBdr>
                </w:div>
                <w:div w:id="1838961290">
                  <w:marLeft w:val="0"/>
                  <w:marRight w:val="0"/>
                  <w:marTop w:val="0"/>
                  <w:marBottom w:val="0"/>
                  <w:divBdr>
                    <w:top w:val="none" w:sz="0" w:space="0" w:color="auto"/>
                    <w:left w:val="none" w:sz="0" w:space="0" w:color="auto"/>
                    <w:bottom w:val="none" w:sz="0" w:space="0" w:color="auto"/>
                    <w:right w:val="none" w:sz="0" w:space="0" w:color="auto"/>
                  </w:divBdr>
                </w:div>
                <w:div w:id="1839270223">
                  <w:marLeft w:val="0"/>
                  <w:marRight w:val="0"/>
                  <w:marTop w:val="0"/>
                  <w:marBottom w:val="0"/>
                  <w:divBdr>
                    <w:top w:val="none" w:sz="0" w:space="0" w:color="auto"/>
                    <w:left w:val="none" w:sz="0" w:space="0" w:color="auto"/>
                    <w:bottom w:val="none" w:sz="0" w:space="0" w:color="auto"/>
                    <w:right w:val="none" w:sz="0" w:space="0" w:color="auto"/>
                  </w:divBdr>
                </w:div>
                <w:div w:id="1839806817">
                  <w:marLeft w:val="0"/>
                  <w:marRight w:val="0"/>
                  <w:marTop w:val="0"/>
                  <w:marBottom w:val="0"/>
                  <w:divBdr>
                    <w:top w:val="none" w:sz="0" w:space="0" w:color="auto"/>
                    <w:left w:val="none" w:sz="0" w:space="0" w:color="auto"/>
                    <w:bottom w:val="none" w:sz="0" w:space="0" w:color="auto"/>
                    <w:right w:val="none" w:sz="0" w:space="0" w:color="auto"/>
                  </w:divBdr>
                </w:div>
                <w:div w:id="1840150806">
                  <w:marLeft w:val="0"/>
                  <w:marRight w:val="0"/>
                  <w:marTop w:val="0"/>
                  <w:marBottom w:val="0"/>
                  <w:divBdr>
                    <w:top w:val="none" w:sz="0" w:space="0" w:color="auto"/>
                    <w:left w:val="none" w:sz="0" w:space="0" w:color="auto"/>
                    <w:bottom w:val="none" w:sz="0" w:space="0" w:color="auto"/>
                    <w:right w:val="none" w:sz="0" w:space="0" w:color="auto"/>
                  </w:divBdr>
                </w:div>
                <w:div w:id="1840733629">
                  <w:marLeft w:val="0"/>
                  <w:marRight w:val="0"/>
                  <w:marTop w:val="0"/>
                  <w:marBottom w:val="0"/>
                  <w:divBdr>
                    <w:top w:val="none" w:sz="0" w:space="0" w:color="auto"/>
                    <w:left w:val="none" w:sz="0" w:space="0" w:color="auto"/>
                    <w:bottom w:val="none" w:sz="0" w:space="0" w:color="auto"/>
                    <w:right w:val="none" w:sz="0" w:space="0" w:color="auto"/>
                  </w:divBdr>
                </w:div>
                <w:div w:id="1841042069">
                  <w:marLeft w:val="0"/>
                  <w:marRight w:val="0"/>
                  <w:marTop w:val="0"/>
                  <w:marBottom w:val="0"/>
                  <w:divBdr>
                    <w:top w:val="none" w:sz="0" w:space="0" w:color="auto"/>
                    <w:left w:val="none" w:sz="0" w:space="0" w:color="auto"/>
                    <w:bottom w:val="none" w:sz="0" w:space="0" w:color="auto"/>
                    <w:right w:val="none" w:sz="0" w:space="0" w:color="auto"/>
                  </w:divBdr>
                </w:div>
                <w:div w:id="1841458865">
                  <w:marLeft w:val="0"/>
                  <w:marRight w:val="0"/>
                  <w:marTop w:val="0"/>
                  <w:marBottom w:val="0"/>
                  <w:divBdr>
                    <w:top w:val="none" w:sz="0" w:space="0" w:color="auto"/>
                    <w:left w:val="none" w:sz="0" w:space="0" w:color="auto"/>
                    <w:bottom w:val="none" w:sz="0" w:space="0" w:color="auto"/>
                    <w:right w:val="none" w:sz="0" w:space="0" w:color="auto"/>
                  </w:divBdr>
                </w:div>
                <w:div w:id="1841694546">
                  <w:marLeft w:val="0"/>
                  <w:marRight w:val="0"/>
                  <w:marTop w:val="0"/>
                  <w:marBottom w:val="0"/>
                  <w:divBdr>
                    <w:top w:val="none" w:sz="0" w:space="0" w:color="auto"/>
                    <w:left w:val="none" w:sz="0" w:space="0" w:color="auto"/>
                    <w:bottom w:val="none" w:sz="0" w:space="0" w:color="auto"/>
                    <w:right w:val="none" w:sz="0" w:space="0" w:color="auto"/>
                  </w:divBdr>
                </w:div>
                <w:div w:id="1843810228">
                  <w:marLeft w:val="0"/>
                  <w:marRight w:val="0"/>
                  <w:marTop w:val="0"/>
                  <w:marBottom w:val="0"/>
                  <w:divBdr>
                    <w:top w:val="none" w:sz="0" w:space="0" w:color="auto"/>
                    <w:left w:val="none" w:sz="0" w:space="0" w:color="auto"/>
                    <w:bottom w:val="none" w:sz="0" w:space="0" w:color="auto"/>
                    <w:right w:val="none" w:sz="0" w:space="0" w:color="auto"/>
                  </w:divBdr>
                </w:div>
                <w:div w:id="1844198687">
                  <w:marLeft w:val="0"/>
                  <w:marRight w:val="0"/>
                  <w:marTop w:val="0"/>
                  <w:marBottom w:val="0"/>
                  <w:divBdr>
                    <w:top w:val="none" w:sz="0" w:space="0" w:color="auto"/>
                    <w:left w:val="none" w:sz="0" w:space="0" w:color="auto"/>
                    <w:bottom w:val="none" w:sz="0" w:space="0" w:color="auto"/>
                    <w:right w:val="none" w:sz="0" w:space="0" w:color="auto"/>
                  </w:divBdr>
                </w:div>
                <w:div w:id="1844272280">
                  <w:marLeft w:val="0"/>
                  <w:marRight w:val="0"/>
                  <w:marTop w:val="0"/>
                  <w:marBottom w:val="0"/>
                  <w:divBdr>
                    <w:top w:val="none" w:sz="0" w:space="0" w:color="auto"/>
                    <w:left w:val="none" w:sz="0" w:space="0" w:color="auto"/>
                    <w:bottom w:val="none" w:sz="0" w:space="0" w:color="auto"/>
                    <w:right w:val="none" w:sz="0" w:space="0" w:color="auto"/>
                  </w:divBdr>
                </w:div>
                <w:div w:id="1844275021">
                  <w:marLeft w:val="0"/>
                  <w:marRight w:val="0"/>
                  <w:marTop w:val="0"/>
                  <w:marBottom w:val="0"/>
                  <w:divBdr>
                    <w:top w:val="none" w:sz="0" w:space="0" w:color="auto"/>
                    <w:left w:val="none" w:sz="0" w:space="0" w:color="auto"/>
                    <w:bottom w:val="none" w:sz="0" w:space="0" w:color="auto"/>
                    <w:right w:val="none" w:sz="0" w:space="0" w:color="auto"/>
                  </w:divBdr>
                </w:div>
                <w:div w:id="1845129725">
                  <w:marLeft w:val="0"/>
                  <w:marRight w:val="0"/>
                  <w:marTop w:val="0"/>
                  <w:marBottom w:val="0"/>
                  <w:divBdr>
                    <w:top w:val="none" w:sz="0" w:space="0" w:color="auto"/>
                    <w:left w:val="none" w:sz="0" w:space="0" w:color="auto"/>
                    <w:bottom w:val="none" w:sz="0" w:space="0" w:color="auto"/>
                    <w:right w:val="none" w:sz="0" w:space="0" w:color="auto"/>
                  </w:divBdr>
                </w:div>
                <w:div w:id="1846048261">
                  <w:marLeft w:val="0"/>
                  <w:marRight w:val="0"/>
                  <w:marTop w:val="0"/>
                  <w:marBottom w:val="0"/>
                  <w:divBdr>
                    <w:top w:val="none" w:sz="0" w:space="0" w:color="auto"/>
                    <w:left w:val="none" w:sz="0" w:space="0" w:color="auto"/>
                    <w:bottom w:val="none" w:sz="0" w:space="0" w:color="auto"/>
                    <w:right w:val="none" w:sz="0" w:space="0" w:color="auto"/>
                  </w:divBdr>
                </w:div>
                <w:div w:id="1846626073">
                  <w:marLeft w:val="0"/>
                  <w:marRight w:val="0"/>
                  <w:marTop w:val="0"/>
                  <w:marBottom w:val="0"/>
                  <w:divBdr>
                    <w:top w:val="none" w:sz="0" w:space="0" w:color="auto"/>
                    <w:left w:val="none" w:sz="0" w:space="0" w:color="auto"/>
                    <w:bottom w:val="none" w:sz="0" w:space="0" w:color="auto"/>
                    <w:right w:val="none" w:sz="0" w:space="0" w:color="auto"/>
                  </w:divBdr>
                </w:div>
                <w:div w:id="1846893563">
                  <w:marLeft w:val="0"/>
                  <w:marRight w:val="0"/>
                  <w:marTop w:val="0"/>
                  <w:marBottom w:val="0"/>
                  <w:divBdr>
                    <w:top w:val="none" w:sz="0" w:space="0" w:color="auto"/>
                    <w:left w:val="none" w:sz="0" w:space="0" w:color="auto"/>
                    <w:bottom w:val="none" w:sz="0" w:space="0" w:color="auto"/>
                    <w:right w:val="none" w:sz="0" w:space="0" w:color="auto"/>
                  </w:divBdr>
                </w:div>
                <w:div w:id="1848522984">
                  <w:marLeft w:val="0"/>
                  <w:marRight w:val="0"/>
                  <w:marTop w:val="0"/>
                  <w:marBottom w:val="0"/>
                  <w:divBdr>
                    <w:top w:val="none" w:sz="0" w:space="0" w:color="auto"/>
                    <w:left w:val="none" w:sz="0" w:space="0" w:color="auto"/>
                    <w:bottom w:val="none" w:sz="0" w:space="0" w:color="auto"/>
                    <w:right w:val="none" w:sz="0" w:space="0" w:color="auto"/>
                  </w:divBdr>
                </w:div>
                <w:div w:id="1848709115">
                  <w:marLeft w:val="0"/>
                  <w:marRight w:val="0"/>
                  <w:marTop w:val="0"/>
                  <w:marBottom w:val="0"/>
                  <w:divBdr>
                    <w:top w:val="none" w:sz="0" w:space="0" w:color="auto"/>
                    <w:left w:val="none" w:sz="0" w:space="0" w:color="auto"/>
                    <w:bottom w:val="none" w:sz="0" w:space="0" w:color="auto"/>
                    <w:right w:val="none" w:sz="0" w:space="0" w:color="auto"/>
                  </w:divBdr>
                </w:div>
                <w:div w:id="1849056157">
                  <w:marLeft w:val="0"/>
                  <w:marRight w:val="0"/>
                  <w:marTop w:val="0"/>
                  <w:marBottom w:val="0"/>
                  <w:divBdr>
                    <w:top w:val="none" w:sz="0" w:space="0" w:color="auto"/>
                    <w:left w:val="none" w:sz="0" w:space="0" w:color="auto"/>
                    <w:bottom w:val="none" w:sz="0" w:space="0" w:color="auto"/>
                    <w:right w:val="none" w:sz="0" w:space="0" w:color="auto"/>
                  </w:divBdr>
                </w:div>
                <w:div w:id="1849172784">
                  <w:marLeft w:val="0"/>
                  <w:marRight w:val="0"/>
                  <w:marTop w:val="0"/>
                  <w:marBottom w:val="0"/>
                  <w:divBdr>
                    <w:top w:val="none" w:sz="0" w:space="0" w:color="auto"/>
                    <w:left w:val="none" w:sz="0" w:space="0" w:color="auto"/>
                    <w:bottom w:val="none" w:sz="0" w:space="0" w:color="auto"/>
                    <w:right w:val="none" w:sz="0" w:space="0" w:color="auto"/>
                  </w:divBdr>
                </w:div>
                <w:div w:id="1849565623">
                  <w:marLeft w:val="0"/>
                  <w:marRight w:val="0"/>
                  <w:marTop w:val="0"/>
                  <w:marBottom w:val="0"/>
                  <w:divBdr>
                    <w:top w:val="none" w:sz="0" w:space="0" w:color="auto"/>
                    <w:left w:val="none" w:sz="0" w:space="0" w:color="auto"/>
                    <w:bottom w:val="none" w:sz="0" w:space="0" w:color="auto"/>
                    <w:right w:val="none" w:sz="0" w:space="0" w:color="auto"/>
                  </w:divBdr>
                </w:div>
                <w:div w:id="1850292046">
                  <w:marLeft w:val="0"/>
                  <w:marRight w:val="0"/>
                  <w:marTop w:val="0"/>
                  <w:marBottom w:val="0"/>
                  <w:divBdr>
                    <w:top w:val="none" w:sz="0" w:space="0" w:color="auto"/>
                    <w:left w:val="none" w:sz="0" w:space="0" w:color="auto"/>
                    <w:bottom w:val="none" w:sz="0" w:space="0" w:color="auto"/>
                    <w:right w:val="none" w:sz="0" w:space="0" w:color="auto"/>
                  </w:divBdr>
                </w:div>
                <w:div w:id="1850827497">
                  <w:marLeft w:val="0"/>
                  <w:marRight w:val="0"/>
                  <w:marTop w:val="0"/>
                  <w:marBottom w:val="0"/>
                  <w:divBdr>
                    <w:top w:val="none" w:sz="0" w:space="0" w:color="auto"/>
                    <w:left w:val="none" w:sz="0" w:space="0" w:color="auto"/>
                    <w:bottom w:val="none" w:sz="0" w:space="0" w:color="auto"/>
                    <w:right w:val="none" w:sz="0" w:space="0" w:color="auto"/>
                  </w:divBdr>
                </w:div>
                <w:div w:id="1851410607">
                  <w:marLeft w:val="0"/>
                  <w:marRight w:val="0"/>
                  <w:marTop w:val="0"/>
                  <w:marBottom w:val="0"/>
                  <w:divBdr>
                    <w:top w:val="none" w:sz="0" w:space="0" w:color="auto"/>
                    <w:left w:val="none" w:sz="0" w:space="0" w:color="auto"/>
                    <w:bottom w:val="none" w:sz="0" w:space="0" w:color="auto"/>
                    <w:right w:val="none" w:sz="0" w:space="0" w:color="auto"/>
                  </w:divBdr>
                </w:div>
                <w:div w:id="1851482723">
                  <w:marLeft w:val="0"/>
                  <w:marRight w:val="0"/>
                  <w:marTop w:val="0"/>
                  <w:marBottom w:val="0"/>
                  <w:divBdr>
                    <w:top w:val="none" w:sz="0" w:space="0" w:color="auto"/>
                    <w:left w:val="none" w:sz="0" w:space="0" w:color="auto"/>
                    <w:bottom w:val="none" w:sz="0" w:space="0" w:color="auto"/>
                    <w:right w:val="none" w:sz="0" w:space="0" w:color="auto"/>
                  </w:divBdr>
                </w:div>
                <w:div w:id="1852840459">
                  <w:marLeft w:val="0"/>
                  <w:marRight w:val="0"/>
                  <w:marTop w:val="0"/>
                  <w:marBottom w:val="0"/>
                  <w:divBdr>
                    <w:top w:val="none" w:sz="0" w:space="0" w:color="auto"/>
                    <w:left w:val="none" w:sz="0" w:space="0" w:color="auto"/>
                    <w:bottom w:val="none" w:sz="0" w:space="0" w:color="auto"/>
                    <w:right w:val="none" w:sz="0" w:space="0" w:color="auto"/>
                  </w:divBdr>
                </w:div>
                <w:div w:id="1853105688">
                  <w:marLeft w:val="0"/>
                  <w:marRight w:val="0"/>
                  <w:marTop w:val="0"/>
                  <w:marBottom w:val="0"/>
                  <w:divBdr>
                    <w:top w:val="none" w:sz="0" w:space="0" w:color="auto"/>
                    <w:left w:val="none" w:sz="0" w:space="0" w:color="auto"/>
                    <w:bottom w:val="none" w:sz="0" w:space="0" w:color="auto"/>
                    <w:right w:val="none" w:sz="0" w:space="0" w:color="auto"/>
                  </w:divBdr>
                </w:div>
                <w:div w:id="1854874545">
                  <w:marLeft w:val="0"/>
                  <w:marRight w:val="0"/>
                  <w:marTop w:val="0"/>
                  <w:marBottom w:val="0"/>
                  <w:divBdr>
                    <w:top w:val="none" w:sz="0" w:space="0" w:color="auto"/>
                    <w:left w:val="none" w:sz="0" w:space="0" w:color="auto"/>
                    <w:bottom w:val="none" w:sz="0" w:space="0" w:color="auto"/>
                    <w:right w:val="none" w:sz="0" w:space="0" w:color="auto"/>
                  </w:divBdr>
                </w:div>
                <w:div w:id="1855225077">
                  <w:marLeft w:val="0"/>
                  <w:marRight w:val="0"/>
                  <w:marTop w:val="0"/>
                  <w:marBottom w:val="0"/>
                  <w:divBdr>
                    <w:top w:val="none" w:sz="0" w:space="0" w:color="auto"/>
                    <w:left w:val="none" w:sz="0" w:space="0" w:color="auto"/>
                    <w:bottom w:val="none" w:sz="0" w:space="0" w:color="auto"/>
                    <w:right w:val="none" w:sz="0" w:space="0" w:color="auto"/>
                  </w:divBdr>
                </w:div>
                <w:div w:id="1855340552">
                  <w:marLeft w:val="0"/>
                  <w:marRight w:val="0"/>
                  <w:marTop w:val="0"/>
                  <w:marBottom w:val="0"/>
                  <w:divBdr>
                    <w:top w:val="none" w:sz="0" w:space="0" w:color="auto"/>
                    <w:left w:val="none" w:sz="0" w:space="0" w:color="auto"/>
                    <w:bottom w:val="none" w:sz="0" w:space="0" w:color="auto"/>
                    <w:right w:val="none" w:sz="0" w:space="0" w:color="auto"/>
                  </w:divBdr>
                </w:div>
                <w:div w:id="1855418109">
                  <w:marLeft w:val="0"/>
                  <w:marRight w:val="0"/>
                  <w:marTop w:val="0"/>
                  <w:marBottom w:val="0"/>
                  <w:divBdr>
                    <w:top w:val="none" w:sz="0" w:space="0" w:color="auto"/>
                    <w:left w:val="none" w:sz="0" w:space="0" w:color="auto"/>
                    <w:bottom w:val="none" w:sz="0" w:space="0" w:color="auto"/>
                    <w:right w:val="none" w:sz="0" w:space="0" w:color="auto"/>
                  </w:divBdr>
                </w:div>
                <w:div w:id="1856379078">
                  <w:marLeft w:val="0"/>
                  <w:marRight w:val="0"/>
                  <w:marTop w:val="0"/>
                  <w:marBottom w:val="0"/>
                  <w:divBdr>
                    <w:top w:val="none" w:sz="0" w:space="0" w:color="auto"/>
                    <w:left w:val="none" w:sz="0" w:space="0" w:color="auto"/>
                    <w:bottom w:val="none" w:sz="0" w:space="0" w:color="auto"/>
                    <w:right w:val="none" w:sz="0" w:space="0" w:color="auto"/>
                  </w:divBdr>
                </w:div>
                <w:div w:id="1857453932">
                  <w:marLeft w:val="0"/>
                  <w:marRight w:val="0"/>
                  <w:marTop w:val="0"/>
                  <w:marBottom w:val="0"/>
                  <w:divBdr>
                    <w:top w:val="none" w:sz="0" w:space="0" w:color="auto"/>
                    <w:left w:val="none" w:sz="0" w:space="0" w:color="auto"/>
                    <w:bottom w:val="none" w:sz="0" w:space="0" w:color="auto"/>
                    <w:right w:val="none" w:sz="0" w:space="0" w:color="auto"/>
                  </w:divBdr>
                </w:div>
                <w:div w:id="1859928768">
                  <w:marLeft w:val="0"/>
                  <w:marRight w:val="0"/>
                  <w:marTop w:val="0"/>
                  <w:marBottom w:val="0"/>
                  <w:divBdr>
                    <w:top w:val="none" w:sz="0" w:space="0" w:color="auto"/>
                    <w:left w:val="none" w:sz="0" w:space="0" w:color="auto"/>
                    <w:bottom w:val="none" w:sz="0" w:space="0" w:color="auto"/>
                    <w:right w:val="none" w:sz="0" w:space="0" w:color="auto"/>
                  </w:divBdr>
                </w:div>
                <w:div w:id="1861044687">
                  <w:marLeft w:val="0"/>
                  <w:marRight w:val="0"/>
                  <w:marTop w:val="0"/>
                  <w:marBottom w:val="0"/>
                  <w:divBdr>
                    <w:top w:val="none" w:sz="0" w:space="0" w:color="auto"/>
                    <w:left w:val="none" w:sz="0" w:space="0" w:color="auto"/>
                    <w:bottom w:val="none" w:sz="0" w:space="0" w:color="auto"/>
                    <w:right w:val="none" w:sz="0" w:space="0" w:color="auto"/>
                  </w:divBdr>
                </w:div>
                <w:div w:id="1862470395">
                  <w:marLeft w:val="0"/>
                  <w:marRight w:val="0"/>
                  <w:marTop w:val="0"/>
                  <w:marBottom w:val="0"/>
                  <w:divBdr>
                    <w:top w:val="none" w:sz="0" w:space="0" w:color="auto"/>
                    <w:left w:val="none" w:sz="0" w:space="0" w:color="auto"/>
                    <w:bottom w:val="none" w:sz="0" w:space="0" w:color="auto"/>
                    <w:right w:val="none" w:sz="0" w:space="0" w:color="auto"/>
                  </w:divBdr>
                </w:div>
                <w:div w:id="1862741393">
                  <w:marLeft w:val="0"/>
                  <w:marRight w:val="0"/>
                  <w:marTop w:val="0"/>
                  <w:marBottom w:val="0"/>
                  <w:divBdr>
                    <w:top w:val="none" w:sz="0" w:space="0" w:color="auto"/>
                    <w:left w:val="none" w:sz="0" w:space="0" w:color="auto"/>
                    <w:bottom w:val="none" w:sz="0" w:space="0" w:color="auto"/>
                    <w:right w:val="none" w:sz="0" w:space="0" w:color="auto"/>
                  </w:divBdr>
                </w:div>
                <w:div w:id="1863517053">
                  <w:marLeft w:val="0"/>
                  <w:marRight w:val="0"/>
                  <w:marTop w:val="0"/>
                  <w:marBottom w:val="0"/>
                  <w:divBdr>
                    <w:top w:val="none" w:sz="0" w:space="0" w:color="auto"/>
                    <w:left w:val="none" w:sz="0" w:space="0" w:color="auto"/>
                    <w:bottom w:val="none" w:sz="0" w:space="0" w:color="auto"/>
                    <w:right w:val="none" w:sz="0" w:space="0" w:color="auto"/>
                  </w:divBdr>
                </w:div>
                <w:div w:id="1863545947">
                  <w:marLeft w:val="0"/>
                  <w:marRight w:val="0"/>
                  <w:marTop w:val="0"/>
                  <w:marBottom w:val="0"/>
                  <w:divBdr>
                    <w:top w:val="none" w:sz="0" w:space="0" w:color="auto"/>
                    <w:left w:val="none" w:sz="0" w:space="0" w:color="auto"/>
                    <w:bottom w:val="none" w:sz="0" w:space="0" w:color="auto"/>
                    <w:right w:val="none" w:sz="0" w:space="0" w:color="auto"/>
                  </w:divBdr>
                </w:div>
                <w:div w:id="1864127411">
                  <w:marLeft w:val="0"/>
                  <w:marRight w:val="0"/>
                  <w:marTop w:val="0"/>
                  <w:marBottom w:val="0"/>
                  <w:divBdr>
                    <w:top w:val="none" w:sz="0" w:space="0" w:color="auto"/>
                    <w:left w:val="none" w:sz="0" w:space="0" w:color="auto"/>
                    <w:bottom w:val="none" w:sz="0" w:space="0" w:color="auto"/>
                    <w:right w:val="none" w:sz="0" w:space="0" w:color="auto"/>
                  </w:divBdr>
                </w:div>
                <w:div w:id="1864393178">
                  <w:marLeft w:val="0"/>
                  <w:marRight w:val="0"/>
                  <w:marTop w:val="0"/>
                  <w:marBottom w:val="0"/>
                  <w:divBdr>
                    <w:top w:val="none" w:sz="0" w:space="0" w:color="auto"/>
                    <w:left w:val="none" w:sz="0" w:space="0" w:color="auto"/>
                    <w:bottom w:val="none" w:sz="0" w:space="0" w:color="auto"/>
                    <w:right w:val="none" w:sz="0" w:space="0" w:color="auto"/>
                  </w:divBdr>
                </w:div>
                <w:div w:id="1864585764">
                  <w:marLeft w:val="0"/>
                  <w:marRight w:val="0"/>
                  <w:marTop w:val="0"/>
                  <w:marBottom w:val="0"/>
                  <w:divBdr>
                    <w:top w:val="none" w:sz="0" w:space="0" w:color="auto"/>
                    <w:left w:val="none" w:sz="0" w:space="0" w:color="auto"/>
                    <w:bottom w:val="none" w:sz="0" w:space="0" w:color="auto"/>
                    <w:right w:val="none" w:sz="0" w:space="0" w:color="auto"/>
                  </w:divBdr>
                </w:div>
                <w:div w:id="1865361266">
                  <w:marLeft w:val="0"/>
                  <w:marRight w:val="0"/>
                  <w:marTop w:val="0"/>
                  <w:marBottom w:val="0"/>
                  <w:divBdr>
                    <w:top w:val="none" w:sz="0" w:space="0" w:color="auto"/>
                    <w:left w:val="none" w:sz="0" w:space="0" w:color="auto"/>
                    <w:bottom w:val="none" w:sz="0" w:space="0" w:color="auto"/>
                    <w:right w:val="none" w:sz="0" w:space="0" w:color="auto"/>
                  </w:divBdr>
                </w:div>
                <w:div w:id="1865942905">
                  <w:marLeft w:val="0"/>
                  <w:marRight w:val="0"/>
                  <w:marTop w:val="0"/>
                  <w:marBottom w:val="0"/>
                  <w:divBdr>
                    <w:top w:val="none" w:sz="0" w:space="0" w:color="auto"/>
                    <w:left w:val="none" w:sz="0" w:space="0" w:color="auto"/>
                    <w:bottom w:val="none" w:sz="0" w:space="0" w:color="auto"/>
                    <w:right w:val="none" w:sz="0" w:space="0" w:color="auto"/>
                  </w:divBdr>
                </w:div>
                <w:div w:id="1866211365">
                  <w:marLeft w:val="0"/>
                  <w:marRight w:val="0"/>
                  <w:marTop w:val="0"/>
                  <w:marBottom w:val="0"/>
                  <w:divBdr>
                    <w:top w:val="none" w:sz="0" w:space="0" w:color="auto"/>
                    <w:left w:val="none" w:sz="0" w:space="0" w:color="auto"/>
                    <w:bottom w:val="none" w:sz="0" w:space="0" w:color="auto"/>
                    <w:right w:val="none" w:sz="0" w:space="0" w:color="auto"/>
                  </w:divBdr>
                </w:div>
                <w:div w:id="1866287773">
                  <w:marLeft w:val="0"/>
                  <w:marRight w:val="0"/>
                  <w:marTop w:val="0"/>
                  <w:marBottom w:val="0"/>
                  <w:divBdr>
                    <w:top w:val="none" w:sz="0" w:space="0" w:color="auto"/>
                    <w:left w:val="none" w:sz="0" w:space="0" w:color="auto"/>
                    <w:bottom w:val="none" w:sz="0" w:space="0" w:color="auto"/>
                    <w:right w:val="none" w:sz="0" w:space="0" w:color="auto"/>
                  </w:divBdr>
                </w:div>
                <w:div w:id="1867476499">
                  <w:marLeft w:val="0"/>
                  <w:marRight w:val="0"/>
                  <w:marTop w:val="0"/>
                  <w:marBottom w:val="0"/>
                  <w:divBdr>
                    <w:top w:val="none" w:sz="0" w:space="0" w:color="auto"/>
                    <w:left w:val="none" w:sz="0" w:space="0" w:color="auto"/>
                    <w:bottom w:val="none" w:sz="0" w:space="0" w:color="auto"/>
                    <w:right w:val="none" w:sz="0" w:space="0" w:color="auto"/>
                  </w:divBdr>
                </w:div>
                <w:div w:id="1867671627">
                  <w:marLeft w:val="0"/>
                  <w:marRight w:val="0"/>
                  <w:marTop w:val="0"/>
                  <w:marBottom w:val="0"/>
                  <w:divBdr>
                    <w:top w:val="none" w:sz="0" w:space="0" w:color="auto"/>
                    <w:left w:val="none" w:sz="0" w:space="0" w:color="auto"/>
                    <w:bottom w:val="none" w:sz="0" w:space="0" w:color="auto"/>
                    <w:right w:val="none" w:sz="0" w:space="0" w:color="auto"/>
                  </w:divBdr>
                </w:div>
                <w:div w:id="1868104570">
                  <w:marLeft w:val="0"/>
                  <w:marRight w:val="0"/>
                  <w:marTop w:val="0"/>
                  <w:marBottom w:val="0"/>
                  <w:divBdr>
                    <w:top w:val="none" w:sz="0" w:space="0" w:color="auto"/>
                    <w:left w:val="none" w:sz="0" w:space="0" w:color="auto"/>
                    <w:bottom w:val="none" w:sz="0" w:space="0" w:color="auto"/>
                    <w:right w:val="none" w:sz="0" w:space="0" w:color="auto"/>
                  </w:divBdr>
                </w:div>
                <w:div w:id="1869025255">
                  <w:marLeft w:val="0"/>
                  <w:marRight w:val="0"/>
                  <w:marTop w:val="0"/>
                  <w:marBottom w:val="0"/>
                  <w:divBdr>
                    <w:top w:val="none" w:sz="0" w:space="0" w:color="auto"/>
                    <w:left w:val="none" w:sz="0" w:space="0" w:color="auto"/>
                    <w:bottom w:val="none" w:sz="0" w:space="0" w:color="auto"/>
                    <w:right w:val="none" w:sz="0" w:space="0" w:color="auto"/>
                  </w:divBdr>
                </w:div>
                <w:div w:id="1869371487">
                  <w:marLeft w:val="0"/>
                  <w:marRight w:val="0"/>
                  <w:marTop w:val="0"/>
                  <w:marBottom w:val="0"/>
                  <w:divBdr>
                    <w:top w:val="none" w:sz="0" w:space="0" w:color="auto"/>
                    <w:left w:val="none" w:sz="0" w:space="0" w:color="auto"/>
                    <w:bottom w:val="none" w:sz="0" w:space="0" w:color="auto"/>
                    <w:right w:val="none" w:sz="0" w:space="0" w:color="auto"/>
                  </w:divBdr>
                </w:div>
                <w:div w:id="1869877610">
                  <w:marLeft w:val="0"/>
                  <w:marRight w:val="0"/>
                  <w:marTop w:val="0"/>
                  <w:marBottom w:val="0"/>
                  <w:divBdr>
                    <w:top w:val="none" w:sz="0" w:space="0" w:color="auto"/>
                    <w:left w:val="none" w:sz="0" w:space="0" w:color="auto"/>
                    <w:bottom w:val="none" w:sz="0" w:space="0" w:color="auto"/>
                    <w:right w:val="none" w:sz="0" w:space="0" w:color="auto"/>
                  </w:divBdr>
                </w:div>
                <w:div w:id="1870873714">
                  <w:marLeft w:val="0"/>
                  <w:marRight w:val="0"/>
                  <w:marTop w:val="0"/>
                  <w:marBottom w:val="0"/>
                  <w:divBdr>
                    <w:top w:val="none" w:sz="0" w:space="0" w:color="auto"/>
                    <w:left w:val="none" w:sz="0" w:space="0" w:color="auto"/>
                    <w:bottom w:val="none" w:sz="0" w:space="0" w:color="auto"/>
                    <w:right w:val="none" w:sz="0" w:space="0" w:color="auto"/>
                  </w:divBdr>
                </w:div>
                <w:div w:id="1870945259">
                  <w:marLeft w:val="0"/>
                  <w:marRight w:val="0"/>
                  <w:marTop w:val="0"/>
                  <w:marBottom w:val="0"/>
                  <w:divBdr>
                    <w:top w:val="none" w:sz="0" w:space="0" w:color="auto"/>
                    <w:left w:val="none" w:sz="0" w:space="0" w:color="auto"/>
                    <w:bottom w:val="none" w:sz="0" w:space="0" w:color="auto"/>
                    <w:right w:val="none" w:sz="0" w:space="0" w:color="auto"/>
                  </w:divBdr>
                </w:div>
                <w:div w:id="1870947303">
                  <w:marLeft w:val="0"/>
                  <w:marRight w:val="0"/>
                  <w:marTop w:val="0"/>
                  <w:marBottom w:val="0"/>
                  <w:divBdr>
                    <w:top w:val="none" w:sz="0" w:space="0" w:color="auto"/>
                    <w:left w:val="none" w:sz="0" w:space="0" w:color="auto"/>
                    <w:bottom w:val="none" w:sz="0" w:space="0" w:color="auto"/>
                    <w:right w:val="none" w:sz="0" w:space="0" w:color="auto"/>
                  </w:divBdr>
                </w:div>
                <w:div w:id="1870989572">
                  <w:marLeft w:val="0"/>
                  <w:marRight w:val="0"/>
                  <w:marTop w:val="0"/>
                  <w:marBottom w:val="0"/>
                  <w:divBdr>
                    <w:top w:val="none" w:sz="0" w:space="0" w:color="auto"/>
                    <w:left w:val="none" w:sz="0" w:space="0" w:color="auto"/>
                    <w:bottom w:val="none" w:sz="0" w:space="0" w:color="auto"/>
                    <w:right w:val="none" w:sz="0" w:space="0" w:color="auto"/>
                  </w:divBdr>
                </w:div>
                <w:div w:id="1873686753">
                  <w:marLeft w:val="0"/>
                  <w:marRight w:val="0"/>
                  <w:marTop w:val="0"/>
                  <w:marBottom w:val="0"/>
                  <w:divBdr>
                    <w:top w:val="none" w:sz="0" w:space="0" w:color="auto"/>
                    <w:left w:val="none" w:sz="0" w:space="0" w:color="auto"/>
                    <w:bottom w:val="none" w:sz="0" w:space="0" w:color="auto"/>
                    <w:right w:val="none" w:sz="0" w:space="0" w:color="auto"/>
                  </w:divBdr>
                </w:div>
                <w:div w:id="1874491181">
                  <w:marLeft w:val="0"/>
                  <w:marRight w:val="0"/>
                  <w:marTop w:val="0"/>
                  <w:marBottom w:val="0"/>
                  <w:divBdr>
                    <w:top w:val="none" w:sz="0" w:space="0" w:color="auto"/>
                    <w:left w:val="none" w:sz="0" w:space="0" w:color="auto"/>
                    <w:bottom w:val="none" w:sz="0" w:space="0" w:color="auto"/>
                    <w:right w:val="none" w:sz="0" w:space="0" w:color="auto"/>
                  </w:divBdr>
                </w:div>
                <w:div w:id="1875345336">
                  <w:marLeft w:val="0"/>
                  <w:marRight w:val="0"/>
                  <w:marTop w:val="0"/>
                  <w:marBottom w:val="0"/>
                  <w:divBdr>
                    <w:top w:val="none" w:sz="0" w:space="0" w:color="auto"/>
                    <w:left w:val="none" w:sz="0" w:space="0" w:color="auto"/>
                    <w:bottom w:val="none" w:sz="0" w:space="0" w:color="auto"/>
                    <w:right w:val="none" w:sz="0" w:space="0" w:color="auto"/>
                  </w:divBdr>
                </w:div>
                <w:div w:id="1876499756">
                  <w:marLeft w:val="0"/>
                  <w:marRight w:val="0"/>
                  <w:marTop w:val="0"/>
                  <w:marBottom w:val="0"/>
                  <w:divBdr>
                    <w:top w:val="none" w:sz="0" w:space="0" w:color="auto"/>
                    <w:left w:val="none" w:sz="0" w:space="0" w:color="auto"/>
                    <w:bottom w:val="none" w:sz="0" w:space="0" w:color="auto"/>
                    <w:right w:val="none" w:sz="0" w:space="0" w:color="auto"/>
                  </w:divBdr>
                </w:div>
                <w:div w:id="1877886287">
                  <w:marLeft w:val="0"/>
                  <w:marRight w:val="0"/>
                  <w:marTop w:val="0"/>
                  <w:marBottom w:val="0"/>
                  <w:divBdr>
                    <w:top w:val="none" w:sz="0" w:space="0" w:color="auto"/>
                    <w:left w:val="none" w:sz="0" w:space="0" w:color="auto"/>
                    <w:bottom w:val="none" w:sz="0" w:space="0" w:color="auto"/>
                    <w:right w:val="none" w:sz="0" w:space="0" w:color="auto"/>
                  </w:divBdr>
                </w:div>
                <w:div w:id="1877886978">
                  <w:marLeft w:val="0"/>
                  <w:marRight w:val="0"/>
                  <w:marTop w:val="0"/>
                  <w:marBottom w:val="0"/>
                  <w:divBdr>
                    <w:top w:val="none" w:sz="0" w:space="0" w:color="auto"/>
                    <w:left w:val="none" w:sz="0" w:space="0" w:color="auto"/>
                    <w:bottom w:val="none" w:sz="0" w:space="0" w:color="auto"/>
                    <w:right w:val="none" w:sz="0" w:space="0" w:color="auto"/>
                  </w:divBdr>
                </w:div>
                <w:div w:id="1878278432">
                  <w:marLeft w:val="0"/>
                  <w:marRight w:val="0"/>
                  <w:marTop w:val="0"/>
                  <w:marBottom w:val="0"/>
                  <w:divBdr>
                    <w:top w:val="none" w:sz="0" w:space="0" w:color="auto"/>
                    <w:left w:val="none" w:sz="0" w:space="0" w:color="auto"/>
                    <w:bottom w:val="none" w:sz="0" w:space="0" w:color="auto"/>
                    <w:right w:val="none" w:sz="0" w:space="0" w:color="auto"/>
                  </w:divBdr>
                </w:div>
                <w:div w:id="1879118606">
                  <w:marLeft w:val="0"/>
                  <w:marRight w:val="0"/>
                  <w:marTop w:val="0"/>
                  <w:marBottom w:val="0"/>
                  <w:divBdr>
                    <w:top w:val="none" w:sz="0" w:space="0" w:color="auto"/>
                    <w:left w:val="none" w:sz="0" w:space="0" w:color="auto"/>
                    <w:bottom w:val="none" w:sz="0" w:space="0" w:color="auto"/>
                    <w:right w:val="none" w:sz="0" w:space="0" w:color="auto"/>
                  </w:divBdr>
                </w:div>
                <w:div w:id="1882328492">
                  <w:marLeft w:val="0"/>
                  <w:marRight w:val="0"/>
                  <w:marTop w:val="0"/>
                  <w:marBottom w:val="0"/>
                  <w:divBdr>
                    <w:top w:val="none" w:sz="0" w:space="0" w:color="auto"/>
                    <w:left w:val="none" w:sz="0" w:space="0" w:color="auto"/>
                    <w:bottom w:val="none" w:sz="0" w:space="0" w:color="auto"/>
                    <w:right w:val="none" w:sz="0" w:space="0" w:color="auto"/>
                  </w:divBdr>
                </w:div>
                <w:div w:id="1883514445">
                  <w:marLeft w:val="0"/>
                  <w:marRight w:val="0"/>
                  <w:marTop w:val="0"/>
                  <w:marBottom w:val="0"/>
                  <w:divBdr>
                    <w:top w:val="none" w:sz="0" w:space="0" w:color="auto"/>
                    <w:left w:val="none" w:sz="0" w:space="0" w:color="auto"/>
                    <w:bottom w:val="none" w:sz="0" w:space="0" w:color="auto"/>
                    <w:right w:val="none" w:sz="0" w:space="0" w:color="auto"/>
                  </w:divBdr>
                </w:div>
                <w:div w:id="1883520135">
                  <w:marLeft w:val="0"/>
                  <w:marRight w:val="0"/>
                  <w:marTop w:val="0"/>
                  <w:marBottom w:val="0"/>
                  <w:divBdr>
                    <w:top w:val="none" w:sz="0" w:space="0" w:color="auto"/>
                    <w:left w:val="none" w:sz="0" w:space="0" w:color="auto"/>
                    <w:bottom w:val="none" w:sz="0" w:space="0" w:color="auto"/>
                    <w:right w:val="none" w:sz="0" w:space="0" w:color="auto"/>
                  </w:divBdr>
                </w:div>
                <w:div w:id="1884247455">
                  <w:marLeft w:val="0"/>
                  <w:marRight w:val="0"/>
                  <w:marTop w:val="0"/>
                  <w:marBottom w:val="0"/>
                  <w:divBdr>
                    <w:top w:val="none" w:sz="0" w:space="0" w:color="auto"/>
                    <w:left w:val="none" w:sz="0" w:space="0" w:color="auto"/>
                    <w:bottom w:val="none" w:sz="0" w:space="0" w:color="auto"/>
                    <w:right w:val="none" w:sz="0" w:space="0" w:color="auto"/>
                  </w:divBdr>
                </w:div>
                <w:div w:id="1885941026">
                  <w:marLeft w:val="0"/>
                  <w:marRight w:val="0"/>
                  <w:marTop w:val="0"/>
                  <w:marBottom w:val="0"/>
                  <w:divBdr>
                    <w:top w:val="none" w:sz="0" w:space="0" w:color="auto"/>
                    <w:left w:val="none" w:sz="0" w:space="0" w:color="auto"/>
                    <w:bottom w:val="none" w:sz="0" w:space="0" w:color="auto"/>
                    <w:right w:val="none" w:sz="0" w:space="0" w:color="auto"/>
                  </w:divBdr>
                </w:div>
                <w:div w:id="1886604337">
                  <w:marLeft w:val="0"/>
                  <w:marRight w:val="0"/>
                  <w:marTop w:val="0"/>
                  <w:marBottom w:val="0"/>
                  <w:divBdr>
                    <w:top w:val="none" w:sz="0" w:space="0" w:color="auto"/>
                    <w:left w:val="none" w:sz="0" w:space="0" w:color="auto"/>
                    <w:bottom w:val="none" w:sz="0" w:space="0" w:color="auto"/>
                    <w:right w:val="none" w:sz="0" w:space="0" w:color="auto"/>
                  </w:divBdr>
                </w:div>
                <w:div w:id="1886794799">
                  <w:marLeft w:val="0"/>
                  <w:marRight w:val="0"/>
                  <w:marTop w:val="0"/>
                  <w:marBottom w:val="0"/>
                  <w:divBdr>
                    <w:top w:val="none" w:sz="0" w:space="0" w:color="auto"/>
                    <w:left w:val="none" w:sz="0" w:space="0" w:color="auto"/>
                    <w:bottom w:val="none" w:sz="0" w:space="0" w:color="auto"/>
                    <w:right w:val="none" w:sz="0" w:space="0" w:color="auto"/>
                  </w:divBdr>
                </w:div>
                <w:div w:id="1887066364">
                  <w:marLeft w:val="0"/>
                  <w:marRight w:val="0"/>
                  <w:marTop w:val="0"/>
                  <w:marBottom w:val="0"/>
                  <w:divBdr>
                    <w:top w:val="none" w:sz="0" w:space="0" w:color="auto"/>
                    <w:left w:val="none" w:sz="0" w:space="0" w:color="auto"/>
                    <w:bottom w:val="none" w:sz="0" w:space="0" w:color="auto"/>
                    <w:right w:val="none" w:sz="0" w:space="0" w:color="auto"/>
                  </w:divBdr>
                </w:div>
                <w:div w:id="1888493574">
                  <w:marLeft w:val="0"/>
                  <w:marRight w:val="0"/>
                  <w:marTop w:val="0"/>
                  <w:marBottom w:val="0"/>
                  <w:divBdr>
                    <w:top w:val="none" w:sz="0" w:space="0" w:color="auto"/>
                    <w:left w:val="none" w:sz="0" w:space="0" w:color="auto"/>
                    <w:bottom w:val="none" w:sz="0" w:space="0" w:color="auto"/>
                    <w:right w:val="none" w:sz="0" w:space="0" w:color="auto"/>
                  </w:divBdr>
                </w:div>
                <w:div w:id="1889032221">
                  <w:marLeft w:val="0"/>
                  <w:marRight w:val="0"/>
                  <w:marTop w:val="0"/>
                  <w:marBottom w:val="0"/>
                  <w:divBdr>
                    <w:top w:val="none" w:sz="0" w:space="0" w:color="auto"/>
                    <w:left w:val="none" w:sz="0" w:space="0" w:color="auto"/>
                    <w:bottom w:val="none" w:sz="0" w:space="0" w:color="auto"/>
                    <w:right w:val="none" w:sz="0" w:space="0" w:color="auto"/>
                  </w:divBdr>
                </w:div>
                <w:div w:id="1891844047">
                  <w:marLeft w:val="0"/>
                  <w:marRight w:val="0"/>
                  <w:marTop w:val="0"/>
                  <w:marBottom w:val="0"/>
                  <w:divBdr>
                    <w:top w:val="none" w:sz="0" w:space="0" w:color="auto"/>
                    <w:left w:val="none" w:sz="0" w:space="0" w:color="auto"/>
                    <w:bottom w:val="none" w:sz="0" w:space="0" w:color="auto"/>
                    <w:right w:val="none" w:sz="0" w:space="0" w:color="auto"/>
                  </w:divBdr>
                </w:div>
                <w:div w:id="1892229071">
                  <w:marLeft w:val="0"/>
                  <w:marRight w:val="0"/>
                  <w:marTop w:val="0"/>
                  <w:marBottom w:val="0"/>
                  <w:divBdr>
                    <w:top w:val="none" w:sz="0" w:space="0" w:color="auto"/>
                    <w:left w:val="none" w:sz="0" w:space="0" w:color="auto"/>
                    <w:bottom w:val="none" w:sz="0" w:space="0" w:color="auto"/>
                    <w:right w:val="none" w:sz="0" w:space="0" w:color="auto"/>
                  </w:divBdr>
                </w:div>
                <w:div w:id="1892811480">
                  <w:marLeft w:val="0"/>
                  <w:marRight w:val="0"/>
                  <w:marTop w:val="0"/>
                  <w:marBottom w:val="0"/>
                  <w:divBdr>
                    <w:top w:val="none" w:sz="0" w:space="0" w:color="auto"/>
                    <w:left w:val="none" w:sz="0" w:space="0" w:color="auto"/>
                    <w:bottom w:val="none" w:sz="0" w:space="0" w:color="auto"/>
                    <w:right w:val="none" w:sz="0" w:space="0" w:color="auto"/>
                  </w:divBdr>
                </w:div>
                <w:div w:id="1893612779">
                  <w:marLeft w:val="0"/>
                  <w:marRight w:val="0"/>
                  <w:marTop w:val="0"/>
                  <w:marBottom w:val="0"/>
                  <w:divBdr>
                    <w:top w:val="none" w:sz="0" w:space="0" w:color="auto"/>
                    <w:left w:val="none" w:sz="0" w:space="0" w:color="auto"/>
                    <w:bottom w:val="none" w:sz="0" w:space="0" w:color="auto"/>
                    <w:right w:val="none" w:sz="0" w:space="0" w:color="auto"/>
                  </w:divBdr>
                </w:div>
                <w:div w:id="1894005436">
                  <w:marLeft w:val="0"/>
                  <w:marRight w:val="0"/>
                  <w:marTop w:val="0"/>
                  <w:marBottom w:val="0"/>
                  <w:divBdr>
                    <w:top w:val="none" w:sz="0" w:space="0" w:color="auto"/>
                    <w:left w:val="none" w:sz="0" w:space="0" w:color="auto"/>
                    <w:bottom w:val="none" w:sz="0" w:space="0" w:color="auto"/>
                    <w:right w:val="none" w:sz="0" w:space="0" w:color="auto"/>
                  </w:divBdr>
                </w:div>
                <w:div w:id="1894073104">
                  <w:marLeft w:val="0"/>
                  <w:marRight w:val="0"/>
                  <w:marTop w:val="0"/>
                  <w:marBottom w:val="0"/>
                  <w:divBdr>
                    <w:top w:val="none" w:sz="0" w:space="0" w:color="auto"/>
                    <w:left w:val="none" w:sz="0" w:space="0" w:color="auto"/>
                    <w:bottom w:val="none" w:sz="0" w:space="0" w:color="auto"/>
                    <w:right w:val="none" w:sz="0" w:space="0" w:color="auto"/>
                  </w:divBdr>
                </w:div>
                <w:div w:id="1894122196">
                  <w:marLeft w:val="0"/>
                  <w:marRight w:val="0"/>
                  <w:marTop w:val="0"/>
                  <w:marBottom w:val="0"/>
                  <w:divBdr>
                    <w:top w:val="none" w:sz="0" w:space="0" w:color="auto"/>
                    <w:left w:val="none" w:sz="0" w:space="0" w:color="auto"/>
                    <w:bottom w:val="none" w:sz="0" w:space="0" w:color="auto"/>
                    <w:right w:val="none" w:sz="0" w:space="0" w:color="auto"/>
                  </w:divBdr>
                </w:div>
                <w:div w:id="1895119546">
                  <w:marLeft w:val="0"/>
                  <w:marRight w:val="0"/>
                  <w:marTop w:val="0"/>
                  <w:marBottom w:val="0"/>
                  <w:divBdr>
                    <w:top w:val="none" w:sz="0" w:space="0" w:color="auto"/>
                    <w:left w:val="none" w:sz="0" w:space="0" w:color="auto"/>
                    <w:bottom w:val="none" w:sz="0" w:space="0" w:color="auto"/>
                    <w:right w:val="none" w:sz="0" w:space="0" w:color="auto"/>
                  </w:divBdr>
                </w:div>
                <w:div w:id="1895921380">
                  <w:marLeft w:val="0"/>
                  <w:marRight w:val="0"/>
                  <w:marTop w:val="0"/>
                  <w:marBottom w:val="0"/>
                  <w:divBdr>
                    <w:top w:val="none" w:sz="0" w:space="0" w:color="auto"/>
                    <w:left w:val="none" w:sz="0" w:space="0" w:color="auto"/>
                    <w:bottom w:val="none" w:sz="0" w:space="0" w:color="auto"/>
                    <w:right w:val="none" w:sz="0" w:space="0" w:color="auto"/>
                  </w:divBdr>
                </w:div>
                <w:div w:id="1896698116">
                  <w:marLeft w:val="0"/>
                  <w:marRight w:val="0"/>
                  <w:marTop w:val="0"/>
                  <w:marBottom w:val="0"/>
                  <w:divBdr>
                    <w:top w:val="none" w:sz="0" w:space="0" w:color="auto"/>
                    <w:left w:val="none" w:sz="0" w:space="0" w:color="auto"/>
                    <w:bottom w:val="none" w:sz="0" w:space="0" w:color="auto"/>
                    <w:right w:val="none" w:sz="0" w:space="0" w:color="auto"/>
                  </w:divBdr>
                </w:div>
                <w:div w:id="1897356279">
                  <w:marLeft w:val="0"/>
                  <w:marRight w:val="0"/>
                  <w:marTop w:val="0"/>
                  <w:marBottom w:val="0"/>
                  <w:divBdr>
                    <w:top w:val="none" w:sz="0" w:space="0" w:color="auto"/>
                    <w:left w:val="none" w:sz="0" w:space="0" w:color="auto"/>
                    <w:bottom w:val="none" w:sz="0" w:space="0" w:color="auto"/>
                    <w:right w:val="none" w:sz="0" w:space="0" w:color="auto"/>
                  </w:divBdr>
                </w:div>
                <w:div w:id="1897400406">
                  <w:marLeft w:val="0"/>
                  <w:marRight w:val="0"/>
                  <w:marTop w:val="0"/>
                  <w:marBottom w:val="0"/>
                  <w:divBdr>
                    <w:top w:val="none" w:sz="0" w:space="0" w:color="auto"/>
                    <w:left w:val="none" w:sz="0" w:space="0" w:color="auto"/>
                    <w:bottom w:val="none" w:sz="0" w:space="0" w:color="auto"/>
                    <w:right w:val="none" w:sz="0" w:space="0" w:color="auto"/>
                  </w:divBdr>
                </w:div>
                <w:div w:id="1897544560">
                  <w:marLeft w:val="0"/>
                  <w:marRight w:val="0"/>
                  <w:marTop w:val="0"/>
                  <w:marBottom w:val="0"/>
                  <w:divBdr>
                    <w:top w:val="none" w:sz="0" w:space="0" w:color="auto"/>
                    <w:left w:val="none" w:sz="0" w:space="0" w:color="auto"/>
                    <w:bottom w:val="none" w:sz="0" w:space="0" w:color="auto"/>
                    <w:right w:val="none" w:sz="0" w:space="0" w:color="auto"/>
                  </w:divBdr>
                </w:div>
                <w:div w:id="1897861066">
                  <w:marLeft w:val="0"/>
                  <w:marRight w:val="0"/>
                  <w:marTop w:val="0"/>
                  <w:marBottom w:val="0"/>
                  <w:divBdr>
                    <w:top w:val="none" w:sz="0" w:space="0" w:color="auto"/>
                    <w:left w:val="none" w:sz="0" w:space="0" w:color="auto"/>
                    <w:bottom w:val="none" w:sz="0" w:space="0" w:color="auto"/>
                    <w:right w:val="none" w:sz="0" w:space="0" w:color="auto"/>
                  </w:divBdr>
                </w:div>
                <w:div w:id="1898085632">
                  <w:marLeft w:val="0"/>
                  <w:marRight w:val="0"/>
                  <w:marTop w:val="0"/>
                  <w:marBottom w:val="0"/>
                  <w:divBdr>
                    <w:top w:val="none" w:sz="0" w:space="0" w:color="auto"/>
                    <w:left w:val="none" w:sz="0" w:space="0" w:color="auto"/>
                    <w:bottom w:val="none" w:sz="0" w:space="0" w:color="auto"/>
                    <w:right w:val="none" w:sz="0" w:space="0" w:color="auto"/>
                  </w:divBdr>
                </w:div>
                <w:div w:id="1898272965">
                  <w:marLeft w:val="0"/>
                  <w:marRight w:val="0"/>
                  <w:marTop w:val="0"/>
                  <w:marBottom w:val="0"/>
                  <w:divBdr>
                    <w:top w:val="none" w:sz="0" w:space="0" w:color="auto"/>
                    <w:left w:val="none" w:sz="0" w:space="0" w:color="auto"/>
                    <w:bottom w:val="none" w:sz="0" w:space="0" w:color="auto"/>
                    <w:right w:val="none" w:sz="0" w:space="0" w:color="auto"/>
                  </w:divBdr>
                </w:div>
                <w:div w:id="1898469061">
                  <w:marLeft w:val="0"/>
                  <w:marRight w:val="0"/>
                  <w:marTop w:val="0"/>
                  <w:marBottom w:val="0"/>
                  <w:divBdr>
                    <w:top w:val="none" w:sz="0" w:space="0" w:color="auto"/>
                    <w:left w:val="none" w:sz="0" w:space="0" w:color="auto"/>
                    <w:bottom w:val="none" w:sz="0" w:space="0" w:color="auto"/>
                    <w:right w:val="none" w:sz="0" w:space="0" w:color="auto"/>
                  </w:divBdr>
                </w:div>
                <w:div w:id="1899168601">
                  <w:marLeft w:val="0"/>
                  <w:marRight w:val="0"/>
                  <w:marTop w:val="0"/>
                  <w:marBottom w:val="0"/>
                  <w:divBdr>
                    <w:top w:val="none" w:sz="0" w:space="0" w:color="auto"/>
                    <w:left w:val="none" w:sz="0" w:space="0" w:color="auto"/>
                    <w:bottom w:val="none" w:sz="0" w:space="0" w:color="auto"/>
                    <w:right w:val="none" w:sz="0" w:space="0" w:color="auto"/>
                  </w:divBdr>
                </w:div>
                <w:div w:id="1899364911">
                  <w:marLeft w:val="0"/>
                  <w:marRight w:val="0"/>
                  <w:marTop w:val="0"/>
                  <w:marBottom w:val="0"/>
                  <w:divBdr>
                    <w:top w:val="none" w:sz="0" w:space="0" w:color="auto"/>
                    <w:left w:val="none" w:sz="0" w:space="0" w:color="auto"/>
                    <w:bottom w:val="none" w:sz="0" w:space="0" w:color="auto"/>
                    <w:right w:val="none" w:sz="0" w:space="0" w:color="auto"/>
                  </w:divBdr>
                </w:div>
                <w:div w:id="1901020661">
                  <w:marLeft w:val="0"/>
                  <w:marRight w:val="0"/>
                  <w:marTop w:val="0"/>
                  <w:marBottom w:val="0"/>
                  <w:divBdr>
                    <w:top w:val="none" w:sz="0" w:space="0" w:color="auto"/>
                    <w:left w:val="none" w:sz="0" w:space="0" w:color="auto"/>
                    <w:bottom w:val="none" w:sz="0" w:space="0" w:color="auto"/>
                    <w:right w:val="none" w:sz="0" w:space="0" w:color="auto"/>
                  </w:divBdr>
                </w:div>
                <w:div w:id="1901744437">
                  <w:marLeft w:val="0"/>
                  <w:marRight w:val="0"/>
                  <w:marTop w:val="0"/>
                  <w:marBottom w:val="0"/>
                  <w:divBdr>
                    <w:top w:val="none" w:sz="0" w:space="0" w:color="auto"/>
                    <w:left w:val="none" w:sz="0" w:space="0" w:color="auto"/>
                    <w:bottom w:val="none" w:sz="0" w:space="0" w:color="auto"/>
                    <w:right w:val="none" w:sz="0" w:space="0" w:color="auto"/>
                  </w:divBdr>
                </w:div>
                <w:div w:id="1901792791">
                  <w:marLeft w:val="0"/>
                  <w:marRight w:val="0"/>
                  <w:marTop w:val="0"/>
                  <w:marBottom w:val="0"/>
                  <w:divBdr>
                    <w:top w:val="none" w:sz="0" w:space="0" w:color="auto"/>
                    <w:left w:val="none" w:sz="0" w:space="0" w:color="auto"/>
                    <w:bottom w:val="none" w:sz="0" w:space="0" w:color="auto"/>
                    <w:right w:val="none" w:sz="0" w:space="0" w:color="auto"/>
                  </w:divBdr>
                </w:div>
                <w:div w:id="1901817432">
                  <w:marLeft w:val="0"/>
                  <w:marRight w:val="0"/>
                  <w:marTop w:val="0"/>
                  <w:marBottom w:val="0"/>
                  <w:divBdr>
                    <w:top w:val="none" w:sz="0" w:space="0" w:color="auto"/>
                    <w:left w:val="none" w:sz="0" w:space="0" w:color="auto"/>
                    <w:bottom w:val="none" w:sz="0" w:space="0" w:color="auto"/>
                    <w:right w:val="none" w:sz="0" w:space="0" w:color="auto"/>
                  </w:divBdr>
                </w:div>
                <w:div w:id="1901986382">
                  <w:marLeft w:val="0"/>
                  <w:marRight w:val="0"/>
                  <w:marTop w:val="0"/>
                  <w:marBottom w:val="0"/>
                  <w:divBdr>
                    <w:top w:val="none" w:sz="0" w:space="0" w:color="auto"/>
                    <w:left w:val="none" w:sz="0" w:space="0" w:color="auto"/>
                    <w:bottom w:val="none" w:sz="0" w:space="0" w:color="auto"/>
                    <w:right w:val="none" w:sz="0" w:space="0" w:color="auto"/>
                  </w:divBdr>
                </w:div>
                <w:div w:id="1902130379">
                  <w:marLeft w:val="0"/>
                  <w:marRight w:val="0"/>
                  <w:marTop w:val="0"/>
                  <w:marBottom w:val="0"/>
                  <w:divBdr>
                    <w:top w:val="none" w:sz="0" w:space="0" w:color="auto"/>
                    <w:left w:val="none" w:sz="0" w:space="0" w:color="auto"/>
                    <w:bottom w:val="none" w:sz="0" w:space="0" w:color="auto"/>
                    <w:right w:val="none" w:sz="0" w:space="0" w:color="auto"/>
                  </w:divBdr>
                </w:div>
                <w:div w:id="1903562616">
                  <w:marLeft w:val="0"/>
                  <w:marRight w:val="0"/>
                  <w:marTop w:val="0"/>
                  <w:marBottom w:val="0"/>
                  <w:divBdr>
                    <w:top w:val="none" w:sz="0" w:space="0" w:color="auto"/>
                    <w:left w:val="none" w:sz="0" w:space="0" w:color="auto"/>
                    <w:bottom w:val="none" w:sz="0" w:space="0" w:color="auto"/>
                    <w:right w:val="none" w:sz="0" w:space="0" w:color="auto"/>
                  </w:divBdr>
                </w:div>
                <w:div w:id="1904293020">
                  <w:marLeft w:val="0"/>
                  <w:marRight w:val="0"/>
                  <w:marTop w:val="0"/>
                  <w:marBottom w:val="0"/>
                  <w:divBdr>
                    <w:top w:val="none" w:sz="0" w:space="0" w:color="auto"/>
                    <w:left w:val="none" w:sz="0" w:space="0" w:color="auto"/>
                    <w:bottom w:val="none" w:sz="0" w:space="0" w:color="auto"/>
                    <w:right w:val="none" w:sz="0" w:space="0" w:color="auto"/>
                  </w:divBdr>
                </w:div>
                <w:div w:id="1904560560">
                  <w:marLeft w:val="0"/>
                  <w:marRight w:val="0"/>
                  <w:marTop w:val="0"/>
                  <w:marBottom w:val="0"/>
                  <w:divBdr>
                    <w:top w:val="none" w:sz="0" w:space="0" w:color="auto"/>
                    <w:left w:val="none" w:sz="0" w:space="0" w:color="auto"/>
                    <w:bottom w:val="none" w:sz="0" w:space="0" w:color="auto"/>
                    <w:right w:val="none" w:sz="0" w:space="0" w:color="auto"/>
                  </w:divBdr>
                </w:div>
                <w:div w:id="1904869516">
                  <w:marLeft w:val="0"/>
                  <w:marRight w:val="0"/>
                  <w:marTop w:val="0"/>
                  <w:marBottom w:val="0"/>
                  <w:divBdr>
                    <w:top w:val="none" w:sz="0" w:space="0" w:color="auto"/>
                    <w:left w:val="none" w:sz="0" w:space="0" w:color="auto"/>
                    <w:bottom w:val="none" w:sz="0" w:space="0" w:color="auto"/>
                    <w:right w:val="none" w:sz="0" w:space="0" w:color="auto"/>
                  </w:divBdr>
                </w:div>
                <w:div w:id="1905097532">
                  <w:marLeft w:val="0"/>
                  <w:marRight w:val="0"/>
                  <w:marTop w:val="0"/>
                  <w:marBottom w:val="0"/>
                  <w:divBdr>
                    <w:top w:val="none" w:sz="0" w:space="0" w:color="auto"/>
                    <w:left w:val="none" w:sz="0" w:space="0" w:color="auto"/>
                    <w:bottom w:val="none" w:sz="0" w:space="0" w:color="auto"/>
                    <w:right w:val="none" w:sz="0" w:space="0" w:color="auto"/>
                  </w:divBdr>
                </w:div>
                <w:div w:id="1905606702">
                  <w:marLeft w:val="0"/>
                  <w:marRight w:val="0"/>
                  <w:marTop w:val="0"/>
                  <w:marBottom w:val="0"/>
                  <w:divBdr>
                    <w:top w:val="none" w:sz="0" w:space="0" w:color="auto"/>
                    <w:left w:val="none" w:sz="0" w:space="0" w:color="auto"/>
                    <w:bottom w:val="none" w:sz="0" w:space="0" w:color="auto"/>
                    <w:right w:val="none" w:sz="0" w:space="0" w:color="auto"/>
                  </w:divBdr>
                </w:div>
                <w:div w:id="1905678563">
                  <w:marLeft w:val="0"/>
                  <w:marRight w:val="0"/>
                  <w:marTop w:val="0"/>
                  <w:marBottom w:val="0"/>
                  <w:divBdr>
                    <w:top w:val="none" w:sz="0" w:space="0" w:color="auto"/>
                    <w:left w:val="none" w:sz="0" w:space="0" w:color="auto"/>
                    <w:bottom w:val="none" w:sz="0" w:space="0" w:color="auto"/>
                    <w:right w:val="none" w:sz="0" w:space="0" w:color="auto"/>
                  </w:divBdr>
                </w:div>
                <w:div w:id="1906642818">
                  <w:marLeft w:val="0"/>
                  <w:marRight w:val="0"/>
                  <w:marTop w:val="0"/>
                  <w:marBottom w:val="0"/>
                  <w:divBdr>
                    <w:top w:val="none" w:sz="0" w:space="0" w:color="auto"/>
                    <w:left w:val="none" w:sz="0" w:space="0" w:color="auto"/>
                    <w:bottom w:val="none" w:sz="0" w:space="0" w:color="auto"/>
                    <w:right w:val="none" w:sz="0" w:space="0" w:color="auto"/>
                  </w:divBdr>
                </w:div>
                <w:div w:id="1907110837">
                  <w:marLeft w:val="0"/>
                  <w:marRight w:val="0"/>
                  <w:marTop w:val="0"/>
                  <w:marBottom w:val="0"/>
                  <w:divBdr>
                    <w:top w:val="none" w:sz="0" w:space="0" w:color="auto"/>
                    <w:left w:val="none" w:sz="0" w:space="0" w:color="auto"/>
                    <w:bottom w:val="none" w:sz="0" w:space="0" w:color="auto"/>
                    <w:right w:val="none" w:sz="0" w:space="0" w:color="auto"/>
                  </w:divBdr>
                </w:div>
                <w:div w:id="1907379241">
                  <w:marLeft w:val="0"/>
                  <w:marRight w:val="0"/>
                  <w:marTop w:val="0"/>
                  <w:marBottom w:val="0"/>
                  <w:divBdr>
                    <w:top w:val="none" w:sz="0" w:space="0" w:color="auto"/>
                    <w:left w:val="none" w:sz="0" w:space="0" w:color="auto"/>
                    <w:bottom w:val="none" w:sz="0" w:space="0" w:color="auto"/>
                    <w:right w:val="none" w:sz="0" w:space="0" w:color="auto"/>
                  </w:divBdr>
                </w:div>
                <w:div w:id="1907645218">
                  <w:marLeft w:val="0"/>
                  <w:marRight w:val="0"/>
                  <w:marTop w:val="0"/>
                  <w:marBottom w:val="0"/>
                  <w:divBdr>
                    <w:top w:val="none" w:sz="0" w:space="0" w:color="auto"/>
                    <w:left w:val="none" w:sz="0" w:space="0" w:color="auto"/>
                    <w:bottom w:val="none" w:sz="0" w:space="0" w:color="auto"/>
                    <w:right w:val="none" w:sz="0" w:space="0" w:color="auto"/>
                  </w:divBdr>
                </w:div>
                <w:div w:id="1907648902">
                  <w:marLeft w:val="0"/>
                  <w:marRight w:val="0"/>
                  <w:marTop w:val="0"/>
                  <w:marBottom w:val="0"/>
                  <w:divBdr>
                    <w:top w:val="none" w:sz="0" w:space="0" w:color="auto"/>
                    <w:left w:val="none" w:sz="0" w:space="0" w:color="auto"/>
                    <w:bottom w:val="none" w:sz="0" w:space="0" w:color="auto"/>
                    <w:right w:val="none" w:sz="0" w:space="0" w:color="auto"/>
                  </w:divBdr>
                </w:div>
                <w:div w:id="1909001332">
                  <w:marLeft w:val="0"/>
                  <w:marRight w:val="0"/>
                  <w:marTop w:val="0"/>
                  <w:marBottom w:val="0"/>
                  <w:divBdr>
                    <w:top w:val="none" w:sz="0" w:space="0" w:color="auto"/>
                    <w:left w:val="none" w:sz="0" w:space="0" w:color="auto"/>
                    <w:bottom w:val="none" w:sz="0" w:space="0" w:color="auto"/>
                    <w:right w:val="none" w:sz="0" w:space="0" w:color="auto"/>
                  </w:divBdr>
                </w:div>
                <w:div w:id="1910312482">
                  <w:marLeft w:val="0"/>
                  <w:marRight w:val="0"/>
                  <w:marTop w:val="0"/>
                  <w:marBottom w:val="0"/>
                  <w:divBdr>
                    <w:top w:val="none" w:sz="0" w:space="0" w:color="auto"/>
                    <w:left w:val="none" w:sz="0" w:space="0" w:color="auto"/>
                    <w:bottom w:val="none" w:sz="0" w:space="0" w:color="auto"/>
                    <w:right w:val="none" w:sz="0" w:space="0" w:color="auto"/>
                  </w:divBdr>
                </w:div>
                <w:div w:id="1910463236">
                  <w:marLeft w:val="0"/>
                  <w:marRight w:val="0"/>
                  <w:marTop w:val="0"/>
                  <w:marBottom w:val="0"/>
                  <w:divBdr>
                    <w:top w:val="none" w:sz="0" w:space="0" w:color="auto"/>
                    <w:left w:val="none" w:sz="0" w:space="0" w:color="auto"/>
                    <w:bottom w:val="none" w:sz="0" w:space="0" w:color="auto"/>
                    <w:right w:val="none" w:sz="0" w:space="0" w:color="auto"/>
                  </w:divBdr>
                </w:div>
                <w:div w:id="1911966176">
                  <w:marLeft w:val="0"/>
                  <w:marRight w:val="0"/>
                  <w:marTop w:val="0"/>
                  <w:marBottom w:val="0"/>
                  <w:divBdr>
                    <w:top w:val="none" w:sz="0" w:space="0" w:color="auto"/>
                    <w:left w:val="none" w:sz="0" w:space="0" w:color="auto"/>
                    <w:bottom w:val="none" w:sz="0" w:space="0" w:color="auto"/>
                    <w:right w:val="none" w:sz="0" w:space="0" w:color="auto"/>
                  </w:divBdr>
                </w:div>
                <w:div w:id="1912228383">
                  <w:marLeft w:val="0"/>
                  <w:marRight w:val="0"/>
                  <w:marTop w:val="0"/>
                  <w:marBottom w:val="0"/>
                  <w:divBdr>
                    <w:top w:val="none" w:sz="0" w:space="0" w:color="auto"/>
                    <w:left w:val="none" w:sz="0" w:space="0" w:color="auto"/>
                    <w:bottom w:val="none" w:sz="0" w:space="0" w:color="auto"/>
                    <w:right w:val="none" w:sz="0" w:space="0" w:color="auto"/>
                  </w:divBdr>
                </w:div>
                <w:div w:id="1913153692">
                  <w:marLeft w:val="0"/>
                  <w:marRight w:val="0"/>
                  <w:marTop w:val="0"/>
                  <w:marBottom w:val="0"/>
                  <w:divBdr>
                    <w:top w:val="none" w:sz="0" w:space="0" w:color="auto"/>
                    <w:left w:val="none" w:sz="0" w:space="0" w:color="auto"/>
                    <w:bottom w:val="none" w:sz="0" w:space="0" w:color="auto"/>
                    <w:right w:val="none" w:sz="0" w:space="0" w:color="auto"/>
                  </w:divBdr>
                </w:div>
                <w:div w:id="1914047688">
                  <w:marLeft w:val="0"/>
                  <w:marRight w:val="0"/>
                  <w:marTop w:val="0"/>
                  <w:marBottom w:val="0"/>
                  <w:divBdr>
                    <w:top w:val="none" w:sz="0" w:space="0" w:color="auto"/>
                    <w:left w:val="none" w:sz="0" w:space="0" w:color="auto"/>
                    <w:bottom w:val="none" w:sz="0" w:space="0" w:color="auto"/>
                    <w:right w:val="none" w:sz="0" w:space="0" w:color="auto"/>
                  </w:divBdr>
                </w:div>
                <w:div w:id="1916427727">
                  <w:marLeft w:val="0"/>
                  <w:marRight w:val="0"/>
                  <w:marTop w:val="0"/>
                  <w:marBottom w:val="0"/>
                  <w:divBdr>
                    <w:top w:val="none" w:sz="0" w:space="0" w:color="auto"/>
                    <w:left w:val="none" w:sz="0" w:space="0" w:color="auto"/>
                    <w:bottom w:val="none" w:sz="0" w:space="0" w:color="auto"/>
                    <w:right w:val="none" w:sz="0" w:space="0" w:color="auto"/>
                  </w:divBdr>
                </w:div>
                <w:div w:id="1917545404">
                  <w:marLeft w:val="0"/>
                  <w:marRight w:val="0"/>
                  <w:marTop w:val="0"/>
                  <w:marBottom w:val="0"/>
                  <w:divBdr>
                    <w:top w:val="none" w:sz="0" w:space="0" w:color="auto"/>
                    <w:left w:val="none" w:sz="0" w:space="0" w:color="auto"/>
                    <w:bottom w:val="none" w:sz="0" w:space="0" w:color="auto"/>
                    <w:right w:val="none" w:sz="0" w:space="0" w:color="auto"/>
                  </w:divBdr>
                </w:div>
                <w:div w:id="1917937229">
                  <w:marLeft w:val="0"/>
                  <w:marRight w:val="0"/>
                  <w:marTop w:val="0"/>
                  <w:marBottom w:val="0"/>
                  <w:divBdr>
                    <w:top w:val="none" w:sz="0" w:space="0" w:color="auto"/>
                    <w:left w:val="none" w:sz="0" w:space="0" w:color="auto"/>
                    <w:bottom w:val="none" w:sz="0" w:space="0" w:color="auto"/>
                    <w:right w:val="none" w:sz="0" w:space="0" w:color="auto"/>
                  </w:divBdr>
                </w:div>
                <w:div w:id="1918442077">
                  <w:marLeft w:val="0"/>
                  <w:marRight w:val="0"/>
                  <w:marTop w:val="0"/>
                  <w:marBottom w:val="0"/>
                  <w:divBdr>
                    <w:top w:val="none" w:sz="0" w:space="0" w:color="auto"/>
                    <w:left w:val="none" w:sz="0" w:space="0" w:color="auto"/>
                    <w:bottom w:val="none" w:sz="0" w:space="0" w:color="auto"/>
                    <w:right w:val="none" w:sz="0" w:space="0" w:color="auto"/>
                  </w:divBdr>
                </w:div>
                <w:div w:id="1920211222">
                  <w:marLeft w:val="0"/>
                  <w:marRight w:val="0"/>
                  <w:marTop w:val="0"/>
                  <w:marBottom w:val="0"/>
                  <w:divBdr>
                    <w:top w:val="none" w:sz="0" w:space="0" w:color="auto"/>
                    <w:left w:val="none" w:sz="0" w:space="0" w:color="auto"/>
                    <w:bottom w:val="none" w:sz="0" w:space="0" w:color="auto"/>
                    <w:right w:val="none" w:sz="0" w:space="0" w:color="auto"/>
                  </w:divBdr>
                </w:div>
                <w:div w:id="1921059496">
                  <w:marLeft w:val="0"/>
                  <w:marRight w:val="0"/>
                  <w:marTop w:val="0"/>
                  <w:marBottom w:val="0"/>
                  <w:divBdr>
                    <w:top w:val="none" w:sz="0" w:space="0" w:color="auto"/>
                    <w:left w:val="none" w:sz="0" w:space="0" w:color="auto"/>
                    <w:bottom w:val="none" w:sz="0" w:space="0" w:color="auto"/>
                    <w:right w:val="none" w:sz="0" w:space="0" w:color="auto"/>
                  </w:divBdr>
                </w:div>
                <w:div w:id="1921862586">
                  <w:marLeft w:val="0"/>
                  <w:marRight w:val="0"/>
                  <w:marTop w:val="0"/>
                  <w:marBottom w:val="0"/>
                  <w:divBdr>
                    <w:top w:val="none" w:sz="0" w:space="0" w:color="auto"/>
                    <w:left w:val="none" w:sz="0" w:space="0" w:color="auto"/>
                    <w:bottom w:val="none" w:sz="0" w:space="0" w:color="auto"/>
                    <w:right w:val="none" w:sz="0" w:space="0" w:color="auto"/>
                  </w:divBdr>
                </w:div>
                <w:div w:id="1922329888">
                  <w:marLeft w:val="0"/>
                  <w:marRight w:val="0"/>
                  <w:marTop w:val="0"/>
                  <w:marBottom w:val="0"/>
                  <w:divBdr>
                    <w:top w:val="none" w:sz="0" w:space="0" w:color="auto"/>
                    <w:left w:val="none" w:sz="0" w:space="0" w:color="auto"/>
                    <w:bottom w:val="none" w:sz="0" w:space="0" w:color="auto"/>
                    <w:right w:val="none" w:sz="0" w:space="0" w:color="auto"/>
                  </w:divBdr>
                </w:div>
                <w:div w:id="1922596486">
                  <w:marLeft w:val="0"/>
                  <w:marRight w:val="0"/>
                  <w:marTop w:val="0"/>
                  <w:marBottom w:val="0"/>
                  <w:divBdr>
                    <w:top w:val="none" w:sz="0" w:space="0" w:color="auto"/>
                    <w:left w:val="none" w:sz="0" w:space="0" w:color="auto"/>
                    <w:bottom w:val="none" w:sz="0" w:space="0" w:color="auto"/>
                    <w:right w:val="none" w:sz="0" w:space="0" w:color="auto"/>
                  </w:divBdr>
                </w:div>
                <w:div w:id="1923172352">
                  <w:marLeft w:val="0"/>
                  <w:marRight w:val="0"/>
                  <w:marTop w:val="0"/>
                  <w:marBottom w:val="0"/>
                  <w:divBdr>
                    <w:top w:val="none" w:sz="0" w:space="0" w:color="auto"/>
                    <w:left w:val="none" w:sz="0" w:space="0" w:color="auto"/>
                    <w:bottom w:val="none" w:sz="0" w:space="0" w:color="auto"/>
                    <w:right w:val="none" w:sz="0" w:space="0" w:color="auto"/>
                  </w:divBdr>
                </w:div>
                <w:div w:id="1924294608">
                  <w:marLeft w:val="0"/>
                  <w:marRight w:val="0"/>
                  <w:marTop w:val="0"/>
                  <w:marBottom w:val="0"/>
                  <w:divBdr>
                    <w:top w:val="none" w:sz="0" w:space="0" w:color="auto"/>
                    <w:left w:val="none" w:sz="0" w:space="0" w:color="auto"/>
                    <w:bottom w:val="none" w:sz="0" w:space="0" w:color="auto"/>
                    <w:right w:val="none" w:sz="0" w:space="0" w:color="auto"/>
                  </w:divBdr>
                </w:div>
                <w:div w:id="1924338369">
                  <w:marLeft w:val="0"/>
                  <w:marRight w:val="0"/>
                  <w:marTop w:val="0"/>
                  <w:marBottom w:val="0"/>
                  <w:divBdr>
                    <w:top w:val="none" w:sz="0" w:space="0" w:color="auto"/>
                    <w:left w:val="none" w:sz="0" w:space="0" w:color="auto"/>
                    <w:bottom w:val="none" w:sz="0" w:space="0" w:color="auto"/>
                    <w:right w:val="none" w:sz="0" w:space="0" w:color="auto"/>
                  </w:divBdr>
                </w:div>
                <w:div w:id="1924676925">
                  <w:marLeft w:val="0"/>
                  <w:marRight w:val="0"/>
                  <w:marTop w:val="0"/>
                  <w:marBottom w:val="0"/>
                  <w:divBdr>
                    <w:top w:val="none" w:sz="0" w:space="0" w:color="auto"/>
                    <w:left w:val="none" w:sz="0" w:space="0" w:color="auto"/>
                    <w:bottom w:val="none" w:sz="0" w:space="0" w:color="auto"/>
                    <w:right w:val="none" w:sz="0" w:space="0" w:color="auto"/>
                  </w:divBdr>
                </w:div>
                <w:div w:id="1925529807">
                  <w:marLeft w:val="0"/>
                  <w:marRight w:val="0"/>
                  <w:marTop w:val="0"/>
                  <w:marBottom w:val="0"/>
                  <w:divBdr>
                    <w:top w:val="none" w:sz="0" w:space="0" w:color="auto"/>
                    <w:left w:val="none" w:sz="0" w:space="0" w:color="auto"/>
                    <w:bottom w:val="none" w:sz="0" w:space="0" w:color="auto"/>
                    <w:right w:val="none" w:sz="0" w:space="0" w:color="auto"/>
                  </w:divBdr>
                </w:div>
                <w:div w:id="1925718633">
                  <w:marLeft w:val="0"/>
                  <w:marRight w:val="0"/>
                  <w:marTop w:val="0"/>
                  <w:marBottom w:val="0"/>
                  <w:divBdr>
                    <w:top w:val="none" w:sz="0" w:space="0" w:color="auto"/>
                    <w:left w:val="none" w:sz="0" w:space="0" w:color="auto"/>
                    <w:bottom w:val="none" w:sz="0" w:space="0" w:color="auto"/>
                    <w:right w:val="none" w:sz="0" w:space="0" w:color="auto"/>
                  </w:divBdr>
                </w:div>
                <w:div w:id="1926112347">
                  <w:marLeft w:val="0"/>
                  <w:marRight w:val="0"/>
                  <w:marTop w:val="0"/>
                  <w:marBottom w:val="0"/>
                  <w:divBdr>
                    <w:top w:val="none" w:sz="0" w:space="0" w:color="auto"/>
                    <w:left w:val="none" w:sz="0" w:space="0" w:color="auto"/>
                    <w:bottom w:val="none" w:sz="0" w:space="0" w:color="auto"/>
                    <w:right w:val="none" w:sz="0" w:space="0" w:color="auto"/>
                  </w:divBdr>
                </w:div>
                <w:div w:id="1928884814">
                  <w:marLeft w:val="0"/>
                  <w:marRight w:val="0"/>
                  <w:marTop w:val="0"/>
                  <w:marBottom w:val="0"/>
                  <w:divBdr>
                    <w:top w:val="none" w:sz="0" w:space="0" w:color="auto"/>
                    <w:left w:val="none" w:sz="0" w:space="0" w:color="auto"/>
                    <w:bottom w:val="none" w:sz="0" w:space="0" w:color="auto"/>
                    <w:right w:val="none" w:sz="0" w:space="0" w:color="auto"/>
                  </w:divBdr>
                </w:div>
                <w:div w:id="1929074635">
                  <w:marLeft w:val="0"/>
                  <w:marRight w:val="0"/>
                  <w:marTop w:val="0"/>
                  <w:marBottom w:val="0"/>
                  <w:divBdr>
                    <w:top w:val="none" w:sz="0" w:space="0" w:color="auto"/>
                    <w:left w:val="none" w:sz="0" w:space="0" w:color="auto"/>
                    <w:bottom w:val="none" w:sz="0" w:space="0" w:color="auto"/>
                    <w:right w:val="none" w:sz="0" w:space="0" w:color="auto"/>
                  </w:divBdr>
                </w:div>
                <w:div w:id="1929580138">
                  <w:marLeft w:val="0"/>
                  <w:marRight w:val="0"/>
                  <w:marTop w:val="0"/>
                  <w:marBottom w:val="0"/>
                  <w:divBdr>
                    <w:top w:val="none" w:sz="0" w:space="0" w:color="auto"/>
                    <w:left w:val="none" w:sz="0" w:space="0" w:color="auto"/>
                    <w:bottom w:val="none" w:sz="0" w:space="0" w:color="auto"/>
                    <w:right w:val="none" w:sz="0" w:space="0" w:color="auto"/>
                  </w:divBdr>
                </w:div>
                <w:div w:id="1929800782">
                  <w:marLeft w:val="0"/>
                  <w:marRight w:val="0"/>
                  <w:marTop w:val="0"/>
                  <w:marBottom w:val="0"/>
                  <w:divBdr>
                    <w:top w:val="none" w:sz="0" w:space="0" w:color="auto"/>
                    <w:left w:val="none" w:sz="0" w:space="0" w:color="auto"/>
                    <w:bottom w:val="none" w:sz="0" w:space="0" w:color="auto"/>
                    <w:right w:val="none" w:sz="0" w:space="0" w:color="auto"/>
                  </w:divBdr>
                </w:div>
                <w:div w:id="1930498446">
                  <w:marLeft w:val="0"/>
                  <w:marRight w:val="0"/>
                  <w:marTop w:val="0"/>
                  <w:marBottom w:val="0"/>
                  <w:divBdr>
                    <w:top w:val="none" w:sz="0" w:space="0" w:color="auto"/>
                    <w:left w:val="none" w:sz="0" w:space="0" w:color="auto"/>
                    <w:bottom w:val="none" w:sz="0" w:space="0" w:color="auto"/>
                    <w:right w:val="none" w:sz="0" w:space="0" w:color="auto"/>
                  </w:divBdr>
                </w:div>
                <w:div w:id="1931237549">
                  <w:marLeft w:val="0"/>
                  <w:marRight w:val="0"/>
                  <w:marTop w:val="0"/>
                  <w:marBottom w:val="0"/>
                  <w:divBdr>
                    <w:top w:val="none" w:sz="0" w:space="0" w:color="auto"/>
                    <w:left w:val="none" w:sz="0" w:space="0" w:color="auto"/>
                    <w:bottom w:val="none" w:sz="0" w:space="0" w:color="auto"/>
                    <w:right w:val="none" w:sz="0" w:space="0" w:color="auto"/>
                  </w:divBdr>
                </w:div>
                <w:div w:id="1932353837">
                  <w:marLeft w:val="0"/>
                  <w:marRight w:val="0"/>
                  <w:marTop w:val="0"/>
                  <w:marBottom w:val="0"/>
                  <w:divBdr>
                    <w:top w:val="none" w:sz="0" w:space="0" w:color="auto"/>
                    <w:left w:val="none" w:sz="0" w:space="0" w:color="auto"/>
                    <w:bottom w:val="none" w:sz="0" w:space="0" w:color="auto"/>
                    <w:right w:val="none" w:sz="0" w:space="0" w:color="auto"/>
                  </w:divBdr>
                </w:div>
                <w:div w:id="1933321057">
                  <w:marLeft w:val="0"/>
                  <w:marRight w:val="0"/>
                  <w:marTop w:val="0"/>
                  <w:marBottom w:val="0"/>
                  <w:divBdr>
                    <w:top w:val="none" w:sz="0" w:space="0" w:color="auto"/>
                    <w:left w:val="none" w:sz="0" w:space="0" w:color="auto"/>
                    <w:bottom w:val="none" w:sz="0" w:space="0" w:color="auto"/>
                    <w:right w:val="none" w:sz="0" w:space="0" w:color="auto"/>
                  </w:divBdr>
                </w:div>
                <w:div w:id="1933969662">
                  <w:marLeft w:val="0"/>
                  <w:marRight w:val="0"/>
                  <w:marTop w:val="0"/>
                  <w:marBottom w:val="0"/>
                  <w:divBdr>
                    <w:top w:val="none" w:sz="0" w:space="0" w:color="auto"/>
                    <w:left w:val="none" w:sz="0" w:space="0" w:color="auto"/>
                    <w:bottom w:val="none" w:sz="0" w:space="0" w:color="auto"/>
                    <w:right w:val="none" w:sz="0" w:space="0" w:color="auto"/>
                  </w:divBdr>
                </w:div>
                <w:div w:id="1934046215">
                  <w:marLeft w:val="0"/>
                  <w:marRight w:val="0"/>
                  <w:marTop w:val="0"/>
                  <w:marBottom w:val="0"/>
                  <w:divBdr>
                    <w:top w:val="none" w:sz="0" w:space="0" w:color="auto"/>
                    <w:left w:val="none" w:sz="0" w:space="0" w:color="auto"/>
                    <w:bottom w:val="none" w:sz="0" w:space="0" w:color="auto"/>
                    <w:right w:val="none" w:sz="0" w:space="0" w:color="auto"/>
                  </w:divBdr>
                </w:div>
                <w:div w:id="1935169341">
                  <w:marLeft w:val="0"/>
                  <w:marRight w:val="0"/>
                  <w:marTop w:val="0"/>
                  <w:marBottom w:val="0"/>
                  <w:divBdr>
                    <w:top w:val="none" w:sz="0" w:space="0" w:color="auto"/>
                    <w:left w:val="none" w:sz="0" w:space="0" w:color="auto"/>
                    <w:bottom w:val="none" w:sz="0" w:space="0" w:color="auto"/>
                    <w:right w:val="none" w:sz="0" w:space="0" w:color="auto"/>
                  </w:divBdr>
                </w:div>
                <w:div w:id="1935824359">
                  <w:marLeft w:val="0"/>
                  <w:marRight w:val="0"/>
                  <w:marTop w:val="0"/>
                  <w:marBottom w:val="0"/>
                  <w:divBdr>
                    <w:top w:val="none" w:sz="0" w:space="0" w:color="auto"/>
                    <w:left w:val="none" w:sz="0" w:space="0" w:color="auto"/>
                    <w:bottom w:val="none" w:sz="0" w:space="0" w:color="auto"/>
                    <w:right w:val="none" w:sz="0" w:space="0" w:color="auto"/>
                  </w:divBdr>
                </w:div>
                <w:div w:id="1935938681">
                  <w:marLeft w:val="0"/>
                  <w:marRight w:val="0"/>
                  <w:marTop w:val="0"/>
                  <w:marBottom w:val="0"/>
                  <w:divBdr>
                    <w:top w:val="none" w:sz="0" w:space="0" w:color="auto"/>
                    <w:left w:val="none" w:sz="0" w:space="0" w:color="auto"/>
                    <w:bottom w:val="none" w:sz="0" w:space="0" w:color="auto"/>
                    <w:right w:val="none" w:sz="0" w:space="0" w:color="auto"/>
                  </w:divBdr>
                </w:div>
                <w:div w:id="1936983889">
                  <w:marLeft w:val="0"/>
                  <w:marRight w:val="0"/>
                  <w:marTop w:val="0"/>
                  <w:marBottom w:val="0"/>
                  <w:divBdr>
                    <w:top w:val="none" w:sz="0" w:space="0" w:color="auto"/>
                    <w:left w:val="none" w:sz="0" w:space="0" w:color="auto"/>
                    <w:bottom w:val="none" w:sz="0" w:space="0" w:color="auto"/>
                    <w:right w:val="none" w:sz="0" w:space="0" w:color="auto"/>
                  </w:divBdr>
                </w:div>
                <w:div w:id="1937208564">
                  <w:marLeft w:val="0"/>
                  <w:marRight w:val="0"/>
                  <w:marTop w:val="0"/>
                  <w:marBottom w:val="0"/>
                  <w:divBdr>
                    <w:top w:val="none" w:sz="0" w:space="0" w:color="auto"/>
                    <w:left w:val="none" w:sz="0" w:space="0" w:color="auto"/>
                    <w:bottom w:val="none" w:sz="0" w:space="0" w:color="auto"/>
                    <w:right w:val="none" w:sz="0" w:space="0" w:color="auto"/>
                  </w:divBdr>
                </w:div>
                <w:div w:id="1937319702">
                  <w:marLeft w:val="0"/>
                  <w:marRight w:val="0"/>
                  <w:marTop w:val="0"/>
                  <w:marBottom w:val="0"/>
                  <w:divBdr>
                    <w:top w:val="none" w:sz="0" w:space="0" w:color="auto"/>
                    <w:left w:val="none" w:sz="0" w:space="0" w:color="auto"/>
                    <w:bottom w:val="none" w:sz="0" w:space="0" w:color="auto"/>
                    <w:right w:val="none" w:sz="0" w:space="0" w:color="auto"/>
                  </w:divBdr>
                </w:div>
                <w:div w:id="1937711704">
                  <w:marLeft w:val="0"/>
                  <w:marRight w:val="0"/>
                  <w:marTop w:val="0"/>
                  <w:marBottom w:val="0"/>
                  <w:divBdr>
                    <w:top w:val="none" w:sz="0" w:space="0" w:color="auto"/>
                    <w:left w:val="none" w:sz="0" w:space="0" w:color="auto"/>
                    <w:bottom w:val="none" w:sz="0" w:space="0" w:color="auto"/>
                    <w:right w:val="none" w:sz="0" w:space="0" w:color="auto"/>
                  </w:divBdr>
                </w:div>
                <w:div w:id="1938102197">
                  <w:marLeft w:val="0"/>
                  <w:marRight w:val="0"/>
                  <w:marTop w:val="0"/>
                  <w:marBottom w:val="0"/>
                  <w:divBdr>
                    <w:top w:val="none" w:sz="0" w:space="0" w:color="auto"/>
                    <w:left w:val="none" w:sz="0" w:space="0" w:color="auto"/>
                    <w:bottom w:val="none" w:sz="0" w:space="0" w:color="auto"/>
                    <w:right w:val="none" w:sz="0" w:space="0" w:color="auto"/>
                  </w:divBdr>
                </w:div>
                <w:div w:id="1938294329">
                  <w:marLeft w:val="0"/>
                  <w:marRight w:val="0"/>
                  <w:marTop w:val="0"/>
                  <w:marBottom w:val="0"/>
                  <w:divBdr>
                    <w:top w:val="none" w:sz="0" w:space="0" w:color="auto"/>
                    <w:left w:val="none" w:sz="0" w:space="0" w:color="auto"/>
                    <w:bottom w:val="none" w:sz="0" w:space="0" w:color="auto"/>
                    <w:right w:val="none" w:sz="0" w:space="0" w:color="auto"/>
                  </w:divBdr>
                </w:div>
                <w:div w:id="1938446391">
                  <w:marLeft w:val="0"/>
                  <w:marRight w:val="0"/>
                  <w:marTop w:val="0"/>
                  <w:marBottom w:val="0"/>
                  <w:divBdr>
                    <w:top w:val="none" w:sz="0" w:space="0" w:color="auto"/>
                    <w:left w:val="none" w:sz="0" w:space="0" w:color="auto"/>
                    <w:bottom w:val="none" w:sz="0" w:space="0" w:color="auto"/>
                    <w:right w:val="none" w:sz="0" w:space="0" w:color="auto"/>
                  </w:divBdr>
                </w:div>
                <w:div w:id="1939479154">
                  <w:marLeft w:val="0"/>
                  <w:marRight w:val="0"/>
                  <w:marTop w:val="0"/>
                  <w:marBottom w:val="0"/>
                  <w:divBdr>
                    <w:top w:val="none" w:sz="0" w:space="0" w:color="auto"/>
                    <w:left w:val="none" w:sz="0" w:space="0" w:color="auto"/>
                    <w:bottom w:val="none" w:sz="0" w:space="0" w:color="auto"/>
                    <w:right w:val="none" w:sz="0" w:space="0" w:color="auto"/>
                  </w:divBdr>
                </w:div>
                <w:div w:id="1940094077">
                  <w:marLeft w:val="0"/>
                  <w:marRight w:val="0"/>
                  <w:marTop w:val="0"/>
                  <w:marBottom w:val="0"/>
                  <w:divBdr>
                    <w:top w:val="none" w:sz="0" w:space="0" w:color="auto"/>
                    <w:left w:val="none" w:sz="0" w:space="0" w:color="auto"/>
                    <w:bottom w:val="none" w:sz="0" w:space="0" w:color="auto"/>
                    <w:right w:val="none" w:sz="0" w:space="0" w:color="auto"/>
                  </w:divBdr>
                </w:div>
                <w:div w:id="1940793276">
                  <w:marLeft w:val="0"/>
                  <w:marRight w:val="0"/>
                  <w:marTop w:val="0"/>
                  <w:marBottom w:val="0"/>
                  <w:divBdr>
                    <w:top w:val="none" w:sz="0" w:space="0" w:color="auto"/>
                    <w:left w:val="none" w:sz="0" w:space="0" w:color="auto"/>
                    <w:bottom w:val="none" w:sz="0" w:space="0" w:color="auto"/>
                    <w:right w:val="none" w:sz="0" w:space="0" w:color="auto"/>
                  </w:divBdr>
                </w:div>
                <w:div w:id="1941646252">
                  <w:marLeft w:val="0"/>
                  <w:marRight w:val="0"/>
                  <w:marTop w:val="0"/>
                  <w:marBottom w:val="0"/>
                  <w:divBdr>
                    <w:top w:val="none" w:sz="0" w:space="0" w:color="auto"/>
                    <w:left w:val="none" w:sz="0" w:space="0" w:color="auto"/>
                    <w:bottom w:val="none" w:sz="0" w:space="0" w:color="auto"/>
                    <w:right w:val="none" w:sz="0" w:space="0" w:color="auto"/>
                  </w:divBdr>
                </w:div>
                <w:div w:id="1942452456">
                  <w:marLeft w:val="0"/>
                  <w:marRight w:val="0"/>
                  <w:marTop w:val="0"/>
                  <w:marBottom w:val="0"/>
                  <w:divBdr>
                    <w:top w:val="none" w:sz="0" w:space="0" w:color="auto"/>
                    <w:left w:val="none" w:sz="0" w:space="0" w:color="auto"/>
                    <w:bottom w:val="none" w:sz="0" w:space="0" w:color="auto"/>
                    <w:right w:val="none" w:sz="0" w:space="0" w:color="auto"/>
                  </w:divBdr>
                </w:div>
                <w:div w:id="1942491076">
                  <w:marLeft w:val="0"/>
                  <w:marRight w:val="0"/>
                  <w:marTop w:val="0"/>
                  <w:marBottom w:val="0"/>
                  <w:divBdr>
                    <w:top w:val="none" w:sz="0" w:space="0" w:color="auto"/>
                    <w:left w:val="none" w:sz="0" w:space="0" w:color="auto"/>
                    <w:bottom w:val="none" w:sz="0" w:space="0" w:color="auto"/>
                    <w:right w:val="none" w:sz="0" w:space="0" w:color="auto"/>
                  </w:divBdr>
                </w:div>
                <w:div w:id="1942835389">
                  <w:marLeft w:val="0"/>
                  <w:marRight w:val="0"/>
                  <w:marTop w:val="0"/>
                  <w:marBottom w:val="0"/>
                  <w:divBdr>
                    <w:top w:val="none" w:sz="0" w:space="0" w:color="auto"/>
                    <w:left w:val="none" w:sz="0" w:space="0" w:color="auto"/>
                    <w:bottom w:val="none" w:sz="0" w:space="0" w:color="auto"/>
                    <w:right w:val="none" w:sz="0" w:space="0" w:color="auto"/>
                  </w:divBdr>
                </w:div>
                <w:div w:id="1942881866">
                  <w:marLeft w:val="0"/>
                  <w:marRight w:val="0"/>
                  <w:marTop w:val="0"/>
                  <w:marBottom w:val="0"/>
                  <w:divBdr>
                    <w:top w:val="none" w:sz="0" w:space="0" w:color="auto"/>
                    <w:left w:val="none" w:sz="0" w:space="0" w:color="auto"/>
                    <w:bottom w:val="none" w:sz="0" w:space="0" w:color="auto"/>
                    <w:right w:val="none" w:sz="0" w:space="0" w:color="auto"/>
                  </w:divBdr>
                </w:div>
                <w:div w:id="1943299851">
                  <w:marLeft w:val="0"/>
                  <w:marRight w:val="0"/>
                  <w:marTop w:val="0"/>
                  <w:marBottom w:val="0"/>
                  <w:divBdr>
                    <w:top w:val="none" w:sz="0" w:space="0" w:color="auto"/>
                    <w:left w:val="none" w:sz="0" w:space="0" w:color="auto"/>
                    <w:bottom w:val="none" w:sz="0" w:space="0" w:color="auto"/>
                    <w:right w:val="none" w:sz="0" w:space="0" w:color="auto"/>
                  </w:divBdr>
                </w:div>
                <w:div w:id="1945335857">
                  <w:marLeft w:val="0"/>
                  <w:marRight w:val="0"/>
                  <w:marTop w:val="0"/>
                  <w:marBottom w:val="0"/>
                  <w:divBdr>
                    <w:top w:val="none" w:sz="0" w:space="0" w:color="auto"/>
                    <w:left w:val="none" w:sz="0" w:space="0" w:color="auto"/>
                    <w:bottom w:val="none" w:sz="0" w:space="0" w:color="auto"/>
                    <w:right w:val="none" w:sz="0" w:space="0" w:color="auto"/>
                  </w:divBdr>
                </w:div>
                <w:div w:id="1947493223">
                  <w:marLeft w:val="0"/>
                  <w:marRight w:val="0"/>
                  <w:marTop w:val="0"/>
                  <w:marBottom w:val="0"/>
                  <w:divBdr>
                    <w:top w:val="none" w:sz="0" w:space="0" w:color="auto"/>
                    <w:left w:val="none" w:sz="0" w:space="0" w:color="auto"/>
                    <w:bottom w:val="none" w:sz="0" w:space="0" w:color="auto"/>
                    <w:right w:val="none" w:sz="0" w:space="0" w:color="auto"/>
                  </w:divBdr>
                </w:div>
                <w:div w:id="1947544258">
                  <w:marLeft w:val="0"/>
                  <w:marRight w:val="0"/>
                  <w:marTop w:val="0"/>
                  <w:marBottom w:val="0"/>
                  <w:divBdr>
                    <w:top w:val="none" w:sz="0" w:space="0" w:color="auto"/>
                    <w:left w:val="none" w:sz="0" w:space="0" w:color="auto"/>
                    <w:bottom w:val="none" w:sz="0" w:space="0" w:color="auto"/>
                    <w:right w:val="none" w:sz="0" w:space="0" w:color="auto"/>
                  </w:divBdr>
                </w:div>
                <w:div w:id="1948148522">
                  <w:marLeft w:val="0"/>
                  <w:marRight w:val="0"/>
                  <w:marTop w:val="0"/>
                  <w:marBottom w:val="0"/>
                  <w:divBdr>
                    <w:top w:val="none" w:sz="0" w:space="0" w:color="auto"/>
                    <w:left w:val="none" w:sz="0" w:space="0" w:color="auto"/>
                    <w:bottom w:val="none" w:sz="0" w:space="0" w:color="auto"/>
                    <w:right w:val="none" w:sz="0" w:space="0" w:color="auto"/>
                  </w:divBdr>
                </w:div>
                <w:div w:id="1949267100">
                  <w:marLeft w:val="0"/>
                  <w:marRight w:val="0"/>
                  <w:marTop w:val="0"/>
                  <w:marBottom w:val="0"/>
                  <w:divBdr>
                    <w:top w:val="none" w:sz="0" w:space="0" w:color="auto"/>
                    <w:left w:val="none" w:sz="0" w:space="0" w:color="auto"/>
                    <w:bottom w:val="none" w:sz="0" w:space="0" w:color="auto"/>
                    <w:right w:val="none" w:sz="0" w:space="0" w:color="auto"/>
                  </w:divBdr>
                </w:div>
                <w:div w:id="1949464849">
                  <w:marLeft w:val="0"/>
                  <w:marRight w:val="0"/>
                  <w:marTop w:val="0"/>
                  <w:marBottom w:val="0"/>
                  <w:divBdr>
                    <w:top w:val="none" w:sz="0" w:space="0" w:color="auto"/>
                    <w:left w:val="none" w:sz="0" w:space="0" w:color="auto"/>
                    <w:bottom w:val="none" w:sz="0" w:space="0" w:color="auto"/>
                    <w:right w:val="none" w:sz="0" w:space="0" w:color="auto"/>
                  </w:divBdr>
                </w:div>
                <w:div w:id="1951428719">
                  <w:marLeft w:val="0"/>
                  <w:marRight w:val="0"/>
                  <w:marTop w:val="0"/>
                  <w:marBottom w:val="0"/>
                  <w:divBdr>
                    <w:top w:val="none" w:sz="0" w:space="0" w:color="auto"/>
                    <w:left w:val="none" w:sz="0" w:space="0" w:color="auto"/>
                    <w:bottom w:val="none" w:sz="0" w:space="0" w:color="auto"/>
                    <w:right w:val="none" w:sz="0" w:space="0" w:color="auto"/>
                  </w:divBdr>
                </w:div>
                <w:div w:id="1951545393">
                  <w:marLeft w:val="0"/>
                  <w:marRight w:val="0"/>
                  <w:marTop w:val="0"/>
                  <w:marBottom w:val="0"/>
                  <w:divBdr>
                    <w:top w:val="none" w:sz="0" w:space="0" w:color="auto"/>
                    <w:left w:val="none" w:sz="0" w:space="0" w:color="auto"/>
                    <w:bottom w:val="none" w:sz="0" w:space="0" w:color="auto"/>
                    <w:right w:val="none" w:sz="0" w:space="0" w:color="auto"/>
                  </w:divBdr>
                </w:div>
                <w:div w:id="1951815146">
                  <w:marLeft w:val="0"/>
                  <w:marRight w:val="0"/>
                  <w:marTop w:val="0"/>
                  <w:marBottom w:val="0"/>
                  <w:divBdr>
                    <w:top w:val="none" w:sz="0" w:space="0" w:color="auto"/>
                    <w:left w:val="none" w:sz="0" w:space="0" w:color="auto"/>
                    <w:bottom w:val="none" w:sz="0" w:space="0" w:color="auto"/>
                    <w:right w:val="none" w:sz="0" w:space="0" w:color="auto"/>
                  </w:divBdr>
                </w:div>
                <w:div w:id="1951819459">
                  <w:marLeft w:val="0"/>
                  <w:marRight w:val="0"/>
                  <w:marTop w:val="0"/>
                  <w:marBottom w:val="0"/>
                  <w:divBdr>
                    <w:top w:val="none" w:sz="0" w:space="0" w:color="auto"/>
                    <w:left w:val="none" w:sz="0" w:space="0" w:color="auto"/>
                    <w:bottom w:val="none" w:sz="0" w:space="0" w:color="auto"/>
                    <w:right w:val="none" w:sz="0" w:space="0" w:color="auto"/>
                  </w:divBdr>
                </w:div>
                <w:div w:id="1952319249">
                  <w:marLeft w:val="0"/>
                  <w:marRight w:val="0"/>
                  <w:marTop w:val="0"/>
                  <w:marBottom w:val="0"/>
                  <w:divBdr>
                    <w:top w:val="none" w:sz="0" w:space="0" w:color="auto"/>
                    <w:left w:val="none" w:sz="0" w:space="0" w:color="auto"/>
                    <w:bottom w:val="none" w:sz="0" w:space="0" w:color="auto"/>
                    <w:right w:val="none" w:sz="0" w:space="0" w:color="auto"/>
                  </w:divBdr>
                </w:div>
                <w:div w:id="1953054264">
                  <w:marLeft w:val="0"/>
                  <w:marRight w:val="0"/>
                  <w:marTop w:val="0"/>
                  <w:marBottom w:val="0"/>
                  <w:divBdr>
                    <w:top w:val="none" w:sz="0" w:space="0" w:color="auto"/>
                    <w:left w:val="none" w:sz="0" w:space="0" w:color="auto"/>
                    <w:bottom w:val="none" w:sz="0" w:space="0" w:color="auto"/>
                    <w:right w:val="none" w:sz="0" w:space="0" w:color="auto"/>
                  </w:divBdr>
                </w:div>
                <w:div w:id="1953592062">
                  <w:marLeft w:val="0"/>
                  <w:marRight w:val="0"/>
                  <w:marTop w:val="0"/>
                  <w:marBottom w:val="0"/>
                  <w:divBdr>
                    <w:top w:val="none" w:sz="0" w:space="0" w:color="auto"/>
                    <w:left w:val="none" w:sz="0" w:space="0" w:color="auto"/>
                    <w:bottom w:val="none" w:sz="0" w:space="0" w:color="auto"/>
                    <w:right w:val="none" w:sz="0" w:space="0" w:color="auto"/>
                  </w:divBdr>
                </w:div>
                <w:div w:id="1954969366">
                  <w:marLeft w:val="0"/>
                  <w:marRight w:val="0"/>
                  <w:marTop w:val="0"/>
                  <w:marBottom w:val="0"/>
                  <w:divBdr>
                    <w:top w:val="none" w:sz="0" w:space="0" w:color="auto"/>
                    <w:left w:val="none" w:sz="0" w:space="0" w:color="auto"/>
                    <w:bottom w:val="none" w:sz="0" w:space="0" w:color="auto"/>
                    <w:right w:val="none" w:sz="0" w:space="0" w:color="auto"/>
                  </w:divBdr>
                </w:div>
                <w:div w:id="1956016194">
                  <w:marLeft w:val="0"/>
                  <w:marRight w:val="0"/>
                  <w:marTop w:val="0"/>
                  <w:marBottom w:val="0"/>
                  <w:divBdr>
                    <w:top w:val="none" w:sz="0" w:space="0" w:color="auto"/>
                    <w:left w:val="none" w:sz="0" w:space="0" w:color="auto"/>
                    <w:bottom w:val="none" w:sz="0" w:space="0" w:color="auto"/>
                    <w:right w:val="none" w:sz="0" w:space="0" w:color="auto"/>
                  </w:divBdr>
                </w:div>
                <w:div w:id="1956019280">
                  <w:marLeft w:val="0"/>
                  <w:marRight w:val="0"/>
                  <w:marTop w:val="0"/>
                  <w:marBottom w:val="0"/>
                  <w:divBdr>
                    <w:top w:val="none" w:sz="0" w:space="0" w:color="auto"/>
                    <w:left w:val="none" w:sz="0" w:space="0" w:color="auto"/>
                    <w:bottom w:val="none" w:sz="0" w:space="0" w:color="auto"/>
                    <w:right w:val="none" w:sz="0" w:space="0" w:color="auto"/>
                  </w:divBdr>
                </w:div>
                <w:div w:id="1956935899">
                  <w:marLeft w:val="0"/>
                  <w:marRight w:val="0"/>
                  <w:marTop w:val="0"/>
                  <w:marBottom w:val="0"/>
                  <w:divBdr>
                    <w:top w:val="none" w:sz="0" w:space="0" w:color="auto"/>
                    <w:left w:val="none" w:sz="0" w:space="0" w:color="auto"/>
                    <w:bottom w:val="none" w:sz="0" w:space="0" w:color="auto"/>
                    <w:right w:val="none" w:sz="0" w:space="0" w:color="auto"/>
                  </w:divBdr>
                </w:div>
                <w:div w:id="1957910610">
                  <w:marLeft w:val="0"/>
                  <w:marRight w:val="0"/>
                  <w:marTop w:val="0"/>
                  <w:marBottom w:val="0"/>
                  <w:divBdr>
                    <w:top w:val="none" w:sz="0" w:space="0" w:color="auto"/>
                    <w:left w:val="none" w:sz="0" w:space="0" w:color="auto"/>
                    <w:bottom w:val="none" w:sz="0" w:space="0" w:color="auto"/>
                    <w:right w:val="none" w:sz="0" w:space="0" w:color="auto"/>
                  </w:divBdr>
                </w:div>
                <w:div w:id="1959142206">
                  <w:marLeft w:val="0"/>
                  <w:marRight w:val="0"/>
                  <w:marTop w:val="0"/>
                  <w:marBottom w:val="0"/>
                  <w:divBdr>
                    <w:top w:val="none" w:sz="0" w:space="0" w:color="auto"/>
                    <w:left w:val="none" w:sz="0" w:space="0" w:color="auto"/>
                    <w:bottom w:val="none" w:sz="0" w:space="0" w:color="auto"/>
                    <w:right w:val="none" w:sz="0" w:space="0" w:color="auto"/>
                  </w:divBdr>
                </w:div>
                <w:div w:id="1959948217">
                  <w:marLeft w:val="0"/>
                  <w:marRight w:val="0"/>
                  <w:marTop w:val="0"/>
                  <w:marBottom w:val="0"/>
                  <w:divBdr>
                    <w:top w:val="none" w:sz="0" w:space="0" w:color="auto"/>
                    <w:left w:val="none" w:sz="0" w:space="0" w:color="auto"/>
                    <w:bottom w:val="none" w:sz="0" w:space="0" w:color="auto"/>
                    <w:right w:val="none" w:sz="0" w:space="0" w:color="auto"/>
                  </w:divBdr>
                </w:div>
                <w:div w:id="1960986780">
                  <w:marLeft w:val="0"/>
                  <w:marRight w:val="0"/>
                  <w:marTop w:val="0"/>
                  <w:marBottom w:val="0"/>
                  <w:divBdr>
                    <w:top w:val="none" w:sz="0" w:space="0" w:color="auto"/>
                    <w:left w:val="none" w:sz="0" w:space="0" w:color="auto"/>
                    <w:bottom w:val="none" w:sz="0" w:space="0" w:color="auto"/>
                    <w:right w:val="none" w:sz="0" w:space="0" w:color="auto"/>
                  </w:divBdr>
                </w:div>
                <w:div w:id="1961495813">
                  <w:marLeft w:val="0"/>
                  <w:marRight w:val="0"/>
                  <w:marTop w:val="0"/>
                  <w:marBottom w:val="0"/>
                  <w:divBdr>
                    <w:top w:val="none" w:sz="0" w:space="0" w:color="auto"/>
                    <w:left w:val="none" w:sz="0" w:space="0" w:color="auto"/>
                    <w:bottom w:val="none" w:sz="0" w:space="0" w:color="auto"/>
                    <w:right w:val="none" w:sz="0" w:space="0" w:color="auto"/>
                  </w:divBdr>
                </w:div>
                <w:div w:id="1962613889">
                  <w:marLeft w:val="0"/>
                  <w:marRight w:val="0"/>
                  <w:marTop w:val="0"/>
                  <w:marBottom w:val="0"/>
                  <w:divBdr>
                    <w:top w:val="none" w:sz="0" w:space="0" w:color="auto"/>
                    <w:left w:val="none" w:sz="0" w:space="0" w:color="auto"/>
                    <w:bottom w:val="none" w:sz="0" w:space="0" w:color="auto"/>
                    <w:right w:val="none" w:sz="0" w:space="0" w:color="auto"/>
                  </w:divBdr>
                </w:div>
                <w:div w:id="1963146454">
                  <w:marLeft w:val="0"/>
                  <w:marRight w:val="0"/>
                  <w:marTop w:val="0"/>
                  <w:marBottom w:val="0"/>
                  <w:divBdr>
                    <w:top w:val="none" w:sz="0" w:space="0" w:color="auto"/>
                    <w:left w:val="none" w:sz="0" w:space="0" w:color="auto"/>
                    <w:bottom w:val="none" w:sz="0" w:space="0" w:color="auto"/>
                    <w:right w:val="none" w:sz="0" w:space="0" w:color="auto"/>
                  </w:divBdr>
                </w:div>
                <w:div w:id="1964187702">
                  <w:marLeft w:val="0"/>
                  <w:marRight w:val="0"/>
                  <w:marTop w:val="0"/>
                  <w:marBottom w:val="0"/>
                  <w:divBdr>
                    <w:top w:val="none" w:sz="0" w:space="0" w:color="auto"/>
                    <w:left w:val="none" w:sz="0" w:space="0" w:color="auto"/>
                    <w:bottom w:val="none" w:sz="0" w:space="0" w:color="auto"/>
                    <w:right w:val="none" w:sz="0" w:space="0" w:color="auto"/>
                  </w:divBdr>
                </w:div>
                <w:div w:id="1964923593">
                  <w:marLeft w:val="0"/>
                  <w:marRight w:val="0"/>
                  <w:marTop w:val="0"/>
                  <w:marBottom w:val="0"/>
                  <w:divBdr>
                    <w:top w:val="none" w:sz="0" w:space="0" w:color="auto"/>
                    <w:left w:val="none" w:sz="0" w:space="0" w:color="auto"/>
                    <w:bottom w:val="none" w:sz="0" w:space="0" w:color="auto"/>
                    <w:right w:val="none" w:sz="0" w:space="0" w:color="auto"/>
                  </w:divBdr>
                </w:div>
                <w:div w:id="1966960991">
                  <w:marLeft w:val="0"/>
                  <w:marRight w:val="0"/>
                  <w:marTop w:val="0"/>
                  <w:marBottom w:val="0"/>
                  <w:divBdr>
                    <w:top w:val="none" w:sz="0" w:space="0" w:color="auto"/>
                    <w:left w:val="none" w:sz="0" w:space="0" w:color="auto"/>
                    <w:bottom w:val="none" w:sz="0" w:space="0" w:color="auto"/>
                    <w:right w:val="none" w:sz="0" w:space="0" w:color="auto"/>
                  </w:divBdr>
                </w:div>
                <w:div w:id="1968388265">
                  <w:marLeft w:val="0"/>
                  <w:marRight w:val="0"/>
                  <w:marTop w:val="0"/>
                  <w:marBottom w:val="0"/>
                  <w:divBdr>
                    <w:top w:val="none" w:sz="0" w:space="0" w:color="auto"/>
                    <w:left w:val="none" w:sz="0" w:space="0" w:color="auto"/>
                    <w:bottom w:val="none" w:sz="0" w:space="0" w:color="auto"/>
                    <w:right w:val="none" w:sz="0" w:space="0" w:color="auto"/>
                  </w:divBdr>
                </w:div>
                <w:div w:id="1968973149">
                  <w:marLeft w:val="0"/>
                  <w:marRight w:val="0"/>
                  <w:marTop w:val="0"/>
                  <w:marBottom w:val="0"/>
                  <w:divBdr>
                    <w:top w:val="none" w:sz="0" w:space="0" w:color="auto"/>
                    <w:left w:val="none" w:sz="0" w:space="0" w:color="auto"/>
                    <w:bottom w:val="none" w:sz="0" w:space="0" w:color="auto"/>
                    <w:right w:val="none" w:sz="0" w:space="0" w:color="auto"/>
                  </w:divBdr>
                </w:div>
                <w:div w:id="1969359455">
                  <w:marLeft w:val="0"/>
                  <w:marRight w:val="0"/>
                  <w:marTop w:val="0"/>
                  <w:marBottom w:val="0"/>
                  <w:divBdr>
                    <w:top w:val="none" w:sz="0" w:space="0" w:color="auto"/>
                    <w:left w:val="none" w:sz="0" w:space="0" w:color="auto"/>
                    <w:bottom w:val="none" w:sz="0" w:space="0" w:color="auto"/>
                    <w:right w:val="none" w:sz="0" w:space="0" w:color="auto"/>
                  </w:divBdr>
                </w:div>
                <w:div w:id="1970014948">
                  <w:marLeft w:val="0"/>
                  <w:marRight w:val="0"/>
                  <w:marTop w:val="0"/>
                  <w:marBottom w:val="0"/>
                  <w:divBdr>
                    <w:top w:val="none" w:sz="0" w:space="0" w:color="auto"/>
                    <w:left w:val="none" w:sz="0" w:space="0" w:color="auto"/>
                    <w:bottom w:val="none" w:sz="0" w:space="0" w:color="auto"/>
                    <w:right w:val="none" w:sz="0" w:space="0" w:color="auto"/>
                  </w:divBdr>
                </w:div>
                <w:div w:id="1970472895">
                  <w:marLeft w:val="0"/>
                  <w:marRight w:val="0"/>
                  <w:marTop w:val="0"/>
                  <w:marBottom w:val="0"/>
                  <w:divBdr>
                    <w:top w:val="none" w:sz="0" w:space="0" w:color="auto"/>
                    <w:left w:val="none" w:sz="0" w:space="0" w:color="auto"/>
                    <w:bottom w:val="none" w:sz="0" w:space="0" w:color="auto"/>
                    <w:right w:val="none" w:sz="0" w:space="0" w:color="auto"/>
                  </w:divBdr>
                </w:div>
                <w:div w:id="1971742999">
                  <w:marLeft w:val="0"/>
                  <w:marRight w:val="0"/>
                  <w:marTop w:val="0"/>
                  <w:marBottom w:val="0"/>
                  <w:divBdr>
                    <w:top w:val="none" w:sz="0" w:space="0" w:color="auto"/>
                    <w:left w:val="none" w:sz="0" w:space="0" w:color="auto"/>
                    <w:bottom w:val="none" w:sz="0" w:space="0" w:color="auto"/>
                    <w:right w:val="none" w:sz="0" w:space="0" w:color="auto"/>
                  </w:divBdr>
                </w:div>
                <w:div w:id="1974677342">
                  <w:marLeft w:val="0"/>
                  <w:marRight w:val="0"/>
                  <w:marTop w:val="0"/>
                  <w:marBottom w:val="0"/>
                  <w:divBdr>
                    <w:top w:val="none" w:sz="0" w:space="0" w:color="auto"/>
                    <w:left w:val="none" w:sz="0" w:space="0" w:color="auto"/>
                    <w:bottom w:val="none" w:sz="0" w:space="0" w:color="auto"/>
                    <w:right w:val="none" w:sz="0" w:space="0" w:color="auto"/>
                  </w:divBdr>
                </w:div>
                <w:div w:id="1977567234">
                  <w:marLeft w:val="0"/>
                  <w:marRight w:val="0"/>
                  <w:marTop w:val="0"/>
                  <w:marBottom w:val="0"/>
                  <w:divBdr>
                    <w:top w:val="none" w:sz="0" w:space="0" w:color="auto"/>
                    <w:left w:val="none" w:sz="0" w:space="0" w:color="auto"/>
                    <w:bottom w:val="none" w:sz="0" w:space="0" w:color="auto"/>
                    <w:right w:val="none" w:sz="0" w:space="0" w:color="auto"/>
                  </w:divBdr>
                </w:div>
                <w:div w:id="1978365944">
                  <w:marLeft w:val="0"/>
                  <w:marRight w:val="0"/>
                  <w:marTop w:val="0"/>
                  <w:marBottom w:val="0"/>
                  <w:divBdr>
                    <w:top w:val="none" w:sz="0" w:space="0" w:color="auto"/>
                    <w:left w:val="none" w:sz="0" w:space="0" w:color="auto"/>
                    <w:bottom w:val="none" w:sz="0" w:space="0" w:color="auto"/>
                    <w:right w:val="none" w:sz="0" w:space="0" w:color="auto"/>
                  </w:divBdr>
                </w:div>
                <w:div w:id="1978948265">
                  <w:marLeft w:val="0"/>
                  <w:marRight w:val="0"/>
                  <w:marTop w:val="0"/>
                  <w:marBottom w:val="0"/>
                  <w:divBdr>
                    <w:top w:val="none" w:sz="0" w:space="0" w:color="auto"/>
                    <w:left w:val="none" w:sz="0" w:space="0" w:color="auto"/>
                    <w:bottom w:val="none" w:sz="0" w:space="0" w:color="auto"/>
                    <w:right w:val="none" w:sz="0" w:space="0" w:color="auto"/>
                  </w:divBdr>
                </w:div>
                <w:div w:id="1979217426">
                  <w:marLeft w:val="0"/>
                  <w:marRight w:val="0"/>
                  <w:marTop w:val="0"/>
                  <w:marBottom w:val="0"/>
                  <w:divBdr>
                    <w:top w:val="none" w:sz="0" w:space="0" w:color="auto"/>
                    <w:left w:val="none" w:sz="0" w:space="0" w:color="auto"/>
                    <w:bottom w:val="none" w:sz="0" w:space="0" w:color="auto"/>
                    <w:right w:val="none" w:sz="0" w:space="0" w:color="auto"/>
                  </w:divBdr>
                </w:div>
                <w:div w:id="1979914334">
                  <w:marLeft w:val="0"/>
                  <w:marRight w:val="0"/>
                  <w:marTop w:val="0"/>
                  <w:marBottom w:val="0"/>
                  <w:divBdr>
                    <w:top w:val="none" w:sz="0" w:space="0" w:color="auto"/>
                    <w:left w:val="none" w:sz="0" w:space="0" w:color="auto"/>
                    <w:bottom w:val="none" w:sz="0" w:space="0" w:color="auto"/>
                    <w:right w:val="none" w:sz="0" w:space="0" w:color="auto"/>
                  </w:divBdr>
                </w:div>
                <w:div w:id="1980065242">
                  <w:marLeft w:val="0"/>
                  <w:marRight w:val="0"/>
                  <w:marTop w:val="0"/>
                  <w:marBottom w:val="0"/>
                  <w:divBdr>
                    <w:top w:val="none" w:sz="0" w:space="0" w:color="auto"/>
                    <w:left w:val="none" w:sz="0" w:space="0" w:color="auto"/>
                    <w:bottom w:val="none" w:sz="0" w:space="0" w:color="auto"/>
                    <w:right w:val="none" w:sz="0" w:space="0" w:color="auto"/>
                  </w:divBdr>
                </w:div>
                <w:div w:id="1981375674">
                  <w:marLeft w:val="0"/>
                  <w:marRight w:val="0"/>
                  <w:marTop w:val="0"/>
                  <w:marBottom w:val="0"/>
                  <w:divBdr>
                    <w:top w:val="none" w:sz="0" w:space="0" w:color="auto"/>
                    <w:left w:val="none" w:sz="0" w:space="0" w:color="auto"/>
                    <w:bottom w:val="none" w:sz="0" w:space="0" w:color="auto"/>
                    <w:right w:val="none" w:sz="0" w:space="0" w:color="auto"/>
                  </w:divBdr>
                </w:div>
                <w:div w:id="1981419734">
                  <w:marLeft w:val="0"/>
                  <w:marRight w:val="0"/>
                  <w:marTop w:val="0"/>
                  <w:marBottom w:val="0"/>
                  <w:divBdr>
                    <w:top w:val="none" w:sz="0" w:space="0" w:color="auto"/>
                    <w:left w:val="none" w:sz="0" w:space="0" w:color="auto"/>
                    <w:bottom w:val="none" w:sz="0" w:space="0" w:color="auto"/>
                    <w:right w:val="none" w:sz="0" w:space="0" w:color="auto"/>
                  </w:divBdr>
                </w:div>
                <w:div w:id="1981500057">
                  <w:marLeft w:val="0"/>
                  <w:marRight w:val="0"/>
                  <w:marTop w:val="0"/>
                  <w:marBottom w:val="0"/>
                  <w:divBdr>
                    <w:top w:val="none" w:sz="0" w:space="0" w:color="auto"/>
                    <w:left w:val="none" w:sz="0" w:space="0" w:color="auto"/>
                    <w:bottom w:val="none" w:sz="0" w:space="0" w:color="auto"/>
                    <w:right w:val="none" w:sz="0" w:space="0" w:color="auto"/>
                  </w:divBdr>
                </w:div>
                <w:div w:id="1981615717">
                  <w:marLeft w:val="0"/>
                  <w:marRight w:val="0"/>
                  <w:marTop w:val="0"/>
                  <w:marBottom w:val="0"/>
                  <w:divBdr>
                    <w:top w:val="none" w:sz="0" w:space="0" w:color="auto"/>
                    <w:left w:val="none" w:sz="0" w:space="0" w:color="auto"/>
                    <w:bottom w:val="none" w:sz="0" w:space="0" w:color="auto"/>
                    <w:right w:val="none" w:sz="0" w:space="0" w:color="auto"/>
                  </w:divBdr>
                </w:div>
                <w:div w:id="1983342962">
                  <w:marLeft w:val="0"/>
                  <w:marRight w:val="0"/>
                  <w:marTop w:val="0"/>
                  <w:marBottom w:val="0"/>
                  <w:divBdr>
                    <w:top w:val="none" w:sz="0" w:space="0" w:color="auto"/>
                    <w:left w:val="none" w:sz="0" w:space="0" w:color="auto"/>
                    <w:bottom w:val="none" w:sz="0" w:space="0" w:color="auto"/>
                    <w:right w:val="none" w:sz="0" w:space="0" w:color="auto"/>
                  </w:divBdr>
                </w:div>
                <w:div w:id="1983535861">
                  <w:marLeft w:val="0"/>
                  <w:marRight w:val="0"/>
                  <w:marTop w:val="0"/>
                  <w:marBottom w:val="0"/>
                  <w:divBdr>
                    <w:top w:val="none" w:sz="0" w:space="0" w:color="auto"/>
                    <w:left w:val="none" w:sz="0" w:space="0" w:color="auto"/>
                    <w:bottom w:val="none" w:sz="0" w:space="0" w:color="auto"/>
                    <w:right w:val="none" w:sz="0" w:space="0" w:color="auto"/>
                  </w:divBdr>
                </w:div>
                <w:div w:id="1983653188">
                  <w:marLeft w:val="0"/>
                  <w:marRight w:val="0"/>
                  <w:marTop w:val="0"/>
                  <w:marBottom w:val="0"/>
                  <w:divBdr>
                    <w:top w:val="none" w:sz="0" w:space="0" w:color="auto"/>
                    <w:left w:val="none" w:sz="0" w:space="0" w:color="auto"/>
                    <w:bottom w:val="none" w:sz="0" w:space="0" w:color="auto"/>
                    <w:right w:val="none" w:sz="0" w:space="0" w:color="auto"/>
                  </w:divBdr>
                </w:div>
                <w:div w:id="1984197439">
                  <w:marLeft w:val="0"/>
                  <w:marRight w:val="0"/>
                  <w:marTop w:val="0"/>
                  <w:marBottom w:val="0"/>
                  <w:divBdr>
                    <w:top w:val="none" w:sz="0" w:space="0" w:color="auto"/>
                    <w:left w:val="none" w:sz="0" w:space="0" w:color="auto"/>
                    <w:bottom w:val="none" w:sz="0" w:space="0" w:color="auto"/>
                    <w:right w:val="none" w:sz="0" w:space="0" w:color="auto"/>
                  </w:divBdr>
                </w:div>
                <w:div w:id="1985888460">
                  <w:marLeft w:val="0"/>
                  <w:marRight w:val="0"/>
                  <w:marTop w:val="0"/>
                  <w:marBottom w:val="0"/>
                  <w:divBdr>
                    <w:top w:val="none" w:sz="0" w:space="0" w:color="auto"/>
                    <w:left w:val="none" w:sz="0" w:space="0" w:color="auto"/>
                    <w:bottom w:val="none" w:sz="0" w:space="0" w:color="auto"/>
                    <w:right w:val="none" w:sz="0" w:space="0" w:color="auto"/>
                  </w:divBdr>
                </w:div>
                <w:div w:id="1988431575">
                  <w:marLeft w:val="0"/>
                  <w:marRight w:val="0"/>
                  <w:marTop w:val="0"/>
                  <w:marBottom w:val="0"/>
                  <w:divBdr>
                    <w:top w:val="none" w:sz="0" w:space="0" w:color="auto"/>
                    <w:left w:val="none" w:sz="0" w:space="0" w:color="auto"/>
                    <w:bottom w:val="none" w:sz="0" w:space="0" w:color="auto"/>
                    <w:right w:val="none" w:sz="0" w:space="0" w:color="auto"/>
                  </w:divBdr>
                </w:div>
                <w:div w:id="1989090703">
                  <w:marLeft w:val="0"/>
                  <w:marRight w:val="0"/>
                  <w:marTop w:val="0"/>
                  <w:marBottom w:val="0"/>
                  <w:divBdr>
                    <w:top w:val="none" w:sz="0" w:space="0" w:color="auto"/>
                    <w:left w:val="none" w:sz="0" w:space="0" w:color="auto"/>
                    <w:bottom w:val="none" w:sz="0" w:space="0" w:color="auto"/>
                    <w:right w:val="none" w:sz="0" w:space="0" w:color="auto"/>
                  </w:divBdr>
                </w:div>
                <w:div w:id="1989093752">
                  <w:marLeft w:val="0"/>
                  <w:marRight w:val="0"/>
                  <w:marTop w:val="0"/>
                  <w:marBottom w:val="0"/>
                  <w:divBdr>
                    <w:top w:val="none" w:sz="0" w:space="0" w:color="auto"/>
                    <w:left w:val="none" w:sz="0" w:space="0" w:color="auto"/>
                    <w:bottom w:val="none" w:sz="0" w:space="0" w:color="auto"/>
                    <w:right w:val="none" w:sz="0" w:space="0" w:color="auto"/>
                  </w:divBdr>
                </w:div>
                <w:div w:id="1991471267">
                  <w:marLeft w:val="0"/>
                  <w:marRight w:val="0"/>
                  <w:marTop w:val="0"/>
                  <w:marBottom w:val="0"/>
                  <w:divBdr>
                    <w:top w:val="none" w:sz="0" w:space="0" w:color="auto"/>
                    <w:left w:val="none" w:sz="0" w:space="0" w:color="auto"/>
                    <w:bottom w:val="none" w:sz="0" w:space="0" w:color="auto"/>
                    <w:right w:val="none" w:sz="0" w:space="0" w:color="auto"/>
                  </w:divBdr>
                </w:div>
                <w:div w:id="1992100655">
                  <w:marLeft w:val="0"/>
                  <w:marRight w:val="0"/>
                  <w:marTop w:val="0"/>
                  <w:marBottom w:val="0"/>
                  <w:divBdr>
                    <w:top w:val="none" w:sz="0" w:space="0" w:color="auto"/>
                    <w:left w:val="none" w:sz="0" w:space="0" w:color="auto"/>
                    <w:bottom w:val="none" w:sz="0" w:space="0" w:color="auto"/>
                    <w:right w:val="none" w:sz="0" w:space="0" w:color="auto"/>
                  </w:divBdr>
                </w:div>
                <w:div w:id="1993677546">
                  <w:marLeft w:val="0"/>
                  <w:marRight w:val="0"/>
                  <w:marTop w:val="0"/>
                  <w:marBottom w:val="0"/>
                  <w:divBdr>
                    <w:top w:val="none" w:sz="0" w:space="0" w:color="auto"/>
                    <w:left w:val="none" w:sz="0" w:space="0" w:color="auto"/>
                    <w:bottom w:val="none" w:sz="0" w:space="0" w:color="auto"/>
                    <w:right w:val="none" w:sz="0" w:space="0" w:color="auto"/>
                  </w:divBdr>
                </w:div>
                <w:div w:id="1994095483">
                  <w:marLeft w:val="0"/>
                  <w:marRight w:val="0"/>
                  <w:marTop w:val="0"/>
                  <w:marBottom w:val="0"/>
                  <w:divBdr>
                    <w:top w:val="none" w:sz="0" w:space="0" w:color="auto"/>
                    <w:left w:val="none" w:sz="0" w:space="0" w:color="auto"/>
                    <w:bottom w:val="none" w:sz="0" w:space="0" w:color="auto"/>
                    <w:right w:val="none" w:sz="0" w:space="0" w:color="auto"/>
                  </w:divBdr>
                </w:div>
                <w:div w:id="1994141368">
                  <w:marLeft w:val="0"/>
                  <w:marRight w:val="0"/>
                  <w:marTop w:val="0"/>
                  <w:marBottom w:val="0"/>
                  <w:divBdr>
                    <w:top w:val="none" w:sz="0" w:space="0" w:color="auto"/>
                    <w:left w:val="none" w:sz="0" w:space="0" w:color="auto"/>
                    <w:bottom w:val="none" w:sz="0" w:space="0" w:color="auto"/>
                    <w:right w:val="none" w:sz="0" w:space="0" w:color="auto"/>
                  </w:divBdr>
                </w:div>
                <w:div w:id="1994408109">
                  <w:marLeft w:val="0"/>
                  <w:marRight w:val="0"/>
                  <w:marTop w:val="0"/>
                  <w:marBottom w:val="0"/>
                  <w:divBdr>
                    <w:top w:val="none" w:sz="0" w:space="0" w:color="auto"/>
                    <w:left w:val="none" w:sz="0" w:space="0" w:color="auto"/>
                    <w:bottom w:val="none" w:sz="0" w:space="0" w:color="auto"/>
                    <w:right w:val="none" w:sz="0" w:space="0" w:color="auto"/>
                  </w:divBdr>
                </w:div>
                <w:div w:id="1996179945">
                  <w:marLeft w:val="0"/>
                  <w:marRight w:val="0"/>
                  <w:marTop w:val="0"/>
                  <w:marBottom w:val="0"/>
                  <w:divBdr>
                    <w:top w:val="none" w:sz="0" w:space="0" w:color="auto"/>
                    <w:left w:val="none" w:sz="0" w:space="0" w:color="auto"/>
                    <w:bottom w:val="none" w:sz="0" w:space="0" w:color="auto"/>
                    <w:right w:val="none" w:sz="0" w:space="0" w:color="auto"/>
                  </w:divBdr>
                </w:div>
                <w:div w:id="1996181109">
                  <w:marLeft w:val="0"/>
                  <w:marRight w:val="0"/>
                  <w:marTop w:val="0"/>
                  <w:marBottom w:val="0"/>
                  <w:divBdr>
                    <w:top w:val="none" w:sz="0" w:space="0" w:color="auto"/>
                    <w:left w:val="none" w:sz="0" w:space="0" w:color="auto"/>
                    <w:bottom w:val="none" w:sz="0" w:space="0" w:color="auto"/>
                    <w:right w:val="none" w:sz="0" w:space="0" w:color="auto"/>
                  </w:divBdr>
                </w:div>
                <w:div w:id="1996952248">
                  <w:marLeft w:val="0"/>
                  <w:marRight w:val="0"/>
                  <w:marTop w:val="0"/>
                  <w:marBottom w:val="0"/>
                  <w:divBdr>
                    <w:top w:val="none" w:sz="0" w:space="0" w:color="auto"/>
                    <w:left w:val="none" w:sz="0" w:space="0" w:color="auto"/>
                    <w:bottom w:val="none" w:sz="0" w:space="0" w:color="auto"/>
                    <w:right w:val="none" w:sz="0" w:space="0" w:color="auto"/>
                  </w:divBdr>
                </w:div>
                <w:div w:id="1997144778">
                  <w:marLeft w:val="0"/>
                  <w:marRight w:val="0"/>
                  <w:marTop w:val="0"/>
                  <w:marBottom w:val="0"/>
                  <w:divBdr>
                    <w:top w:val="none" w:sz="0" w:space="0" w:color="auto"/>
                    <w:left w:val="none" w:sz="0" w:space="0" w:color="auto"/>
                    <w:bottom w:val="none" w:sz="0" w:space="0" w:color="auto"/>
                    <w:right w:val="none" w:sz="0" w:space="0" w:color="auto"/>
                  </w:divBdr>
                </w:div>
                <w:div w:id="1997368824">
                  <w:marLeft w:val="0"/>
                  <w:marRight w:val="0"/>
                  <w:marTop w:val="0"/>
                  <w:marBottom w:val="0"/>
                  <w:divBdr>
                    <w:top w:val="none" w:sz="0" w:space="0" w:color="auto"/>
                    <w:left w:val="none" w:sz="0" w:space="0" w:color="auto"/>
                    <w:bottom w:val="none" w:sz="0" w:space="0" w:color="auto"/>
                    <w:right w:val="none" w:sz="0" w:space="0" w:color="auto"/>
                  </w:divBdr>
                </w:div>
                <w:div w:id="1997878369">
                  <w:marLeft w:val="0"/>
                  <w:marRight w:val="0"/>
                  <w:marTop w:val="0"/>
                  <w:marBottom w:val="0"/>
                  <w:divBdr>
                    <w:top w:val="none" w:sz="0" w:space="0" w:color="auto"/>
                    <w:left w:val="none" w:sz="0" w:space="0" w:color="auto"/>
                    <w:bottom w:val="none" w:sz="0" w:space="0" w:color="auto"/>
                    <w:right w:val="none" w:sz="0" w:space="0" w:color="auto"/>
                  </w:divBdr>
                </w:div>
                <w:div w:id="2001617180">
                  <w:marLeft w:val="0"/>
                  <w:marRight w:val="0"/>
                  <w:marTop w:val="0"/>
                  <w:marBottom w:val="0"/>
                  <w:divBdr>
                    <w:top w:val="none" w:sz="0" w:space="0" w:color="auto"/>
                    <w:left w:val="none" w:sz="0" w:space="0" w:color="auto"/>
                    <w:bottom w:val="none" w:sz="0" w:space="0" w:color="auto"/>
                    <w:right w:val="none" w:sz="0" w:space="0" w:color="auto"/>
                  </w:divBdr>
                </w:div>
                <w:div w:id="2001689326">
                  <w:marLeft w:val="0"/>
                  <w:marRight w:val="0"/>
                  <w:marTop w:val="0"/>
                  <w:marBottom w:val="0"/>
                  <w:divBdr>
                    <w:top w:val="none" w:sz="0" w:space="0" w:color="auto"/>
                    <w:left w:val="none" w:sz="0" w:space="0" w:color="auto"/>
                    <w:bottom w:val="none" w:sz="0" w:space="0" w:color="auto"/>
                    <w:right w:val="none" w:sz="0" w:space="0" w:color="auto"/>
                  </w:divBdr>
                </w:div>
                <w:div w:id="2001887656">
                  <w:marLeft w:val="0"/>
                  <w:marRight w:val="0"/>
                  <w:marTop w:val="0"/>
                  <w:marBottom w:val="0"/>
                  <w:divBdr>
                    <w:top w:val="none" w:sz="0" w:space="0" w:color="auto"/>
                    <w:left w:val="none" w:sz="0" w:space="0" w:color="auto"/>
                    <w:bottom w:val="none" w:sz="0" w:space="0" w:color="auto"/>
                    <w:right w:val="none" w:sz="0" w:space="0" w:color="auto"/>
                  </w:divBdr>
                </w:div>
                <w:div w:id="2004039850">
                  <w:marLeft w:val="0"/>
                  <w:marRight w:val="0"/>
                  <w:marTop w:val="0"/>
                  <w:marBottom w:val="0"/>
                  <w:divBdr>
                    <w:top w:val="none" w:sz="0" w:space="0" w:color="auto"/>
                    <w:left w:val="none" w:sz="0" w:space="0" w:color="auto"/>
                    <w:bottom w:val="none" w:sz="0" w:space="0" w:color="auto"/>
                    <w:right w:val="none" w:sz="0" w:space="0" w:color="auto"/>
                  </w:divBdr>
                </w:div>
                <w:div w:id="2004114860">
                  <w:marLeft w:val="0"/>
                  <w:marRight w:val="0"/>
                  <w:marTop w:val="0"/>
                  <w:marBottom w:val="0"/>
                  <w:divBdr>
                    <w:top w:val="none" w:sz="0" w:space="0" w:color="auto"/>
                    <w:left w:val="none" w:sz="0" w:space="0" w:color="auto"/>
                    <w:bottom w:val="none" w:sz="0" w:space="0" w:color="auto"/>
                    <w:right w:val="none" w:sz="0" w:space="0" w:color="auto"/>
                  </w:divBdr>
                </w:div>
                <w:div w:id="2004433164">
                  <w:marLeft w:val="0"/>
                  <w:marRight w:val="0"/>
                  <w:marTop w:val="0"/>
                  <w:marBottom w:val="0"/>
                  <w:divBdr>
                    <w:top w:val="none" w:sz="0" w:space="0" w:color="auto"/>
                    <w:left w:val="none" w:sz="0" w:space="0" w:color="auto"/>
                    <w:bottom w:val="none" w:sz="0" w:space="0" w:color="auto"/>
                    <w:right w:val="none" w:sz="0" w:space="0" w:color="auto"/>
                  </w:divBdr>
                </w:div>
                <w:div w:id="2004503465">
                  <w:marLeft w:val="0"/>
                  <w:marRight w:val="0"/>
                  <w:marTop w:val="0"/>
                  <w:marBottom w:val="0"/>
                  <w:divBdr>
                    <w:top w:val="none" w:sz="0" w:space="0" w:color="auto"/>
                    <w:left w:val="none" w:sz="0" w:space="0" w:color="auto"/>
                    <w:bottom w:val="none" w:sz="0" w:space="0" w:color="auto"/>
                    <w:right w:val="none" w:sz="0" w:space="0" w:color="auto"/>
                  </w:divBdr>
                </w:div>
                <w:div w:id="2004815038">
                  <w:marLeft w:val="0"/>
                  <w:marRight w:val="0"/>
                  <w:marTop w:val="0"/>
                  <w:marBottom w:val="0"/>
                  <w:divBdr>
                    <w:top w:val="none" w:sz="0" w:space="0" w:color="auto"/>
                    <w:left w:val="none" w:sz="0" w:space="0" w:color="auto"/>
                    <w:bottom w:val="none" w:sz="0" w:space="0" w:color="auto"/>
                    <w:right w:val="none" w:sz="0" w:space="0" w:color="auto"/>
                  </w:divBdr>
                </w:div>
                <w:div w:id="2006014612">
                  <w:marLeft w:val="0"/>
                  <w:marRight w:val="0"/>
                  <w:marTop w:val="0"/>
                  <w:marBottom w:val="0"/>
                  <w:divBdr>
                    <w:top w:val="none" w:sz="0" w:space="0" w:color="auto"/>
                    <w:left w:val="none" w:sz="0" w:space="0" w:color="auto"/>
                    <w:bottom w:val="none" w:sz="0" w:space="0" w:color="auto"/>
                    <w:right w:val="none" w:sz="0" w:space="0" w:color="auto"/>
                  </w:divBdr>
                </w:div>
                <w:div w:id="2006124469">
                  <w:marLeft w:val="0"/>
                  <w:marRight w:val="0"/>
                  <w:marTop w:val="0"/>
                  <w:marBottom w:val="0"/>
                  <w:divBdr>
                    <w:top w:val="none" w:sz="0" w:space="0" w:color="auto"/>
                    <w:left w:val="none" w:sz="0" w:space="0" w:color="auto"/>
                    <w:bottom w:val="none" w:sz="0" w:space="0" w:color="auto"/>
                    <w:right w:val="none" w:sz="0" w:space="0" w:color="auto"/>
                  </w:divBdr>
                </w:div>
                <w:div w:id="2007508887">
                  <w:marLeft w:val="0"/>
                  <w:marRight w:val="0"/>
                  <w:marTop w:val="0"/>
                  <w:marBottom w:val="0"/>
                  <w:divBdr>
                    <w:top w:val="none" w:sz="0" w:space="0" w:color="auto"/>
                    <w:left w:val="none" w:sz="0" w:space="0" w:color="auto"/>
                    <w:bottom w:val="none" w:sz="0" w:space="0" w:color="auto"/>
                    <w:right w:val="none" w:sz="0" w:space="0" w:color="auto"/>
                  </w:divBdr>
                </w:div>
                <w:div w:id="2008551852">
                  <w:marLeft w:val="0"/>
                  <w:marRight w:val="0"/>
                  <w:marTop w:val="0"/>
                  <w:marBottom w:val="0"/>
                  <w:divBdr>
                    <w:top w:val="none" w:sz="0" w:space="0" w:color="auto"/>
                    <w:left w:val="none" w:sz="0" w:space="0" w:color="auto"/>
                    <w:bottom w:val="none" w:sz="0" w:space="0" w:color="auto"/>
                    <w:right w:val="none" w:sz="0" w:space="0" w:color="auto"/>
                  </w:divBdr>
                </w:div>
                <w:div w:id="2008744118">
                  <w:marLeft w:val="0"/>
                  <w:marRight w:val="0"/>
                  <w:marTop w:val="0"/>
                  <w:marBottom w:val="0"/>
                  <w:divBdr>
                    <w:top w:val="none" w:sz="0" w:space="0" w:color="auto"/>
                    <w:left w:val="none" w:sz="0" w:space="0" w:color="auto"/>
                    <w:bottom w:val="none" w:sz="0" w:space="0" w:color="auto"/>
                    <w:right w:val="none" w:sz="0" w:space="0" w:color="auto"/>
                  </w:divBdr>
                </w:div>
                <w:div w:id="2009597151">
                  <w:marLeft w:val="0"/>
                  <w:marRight w:val="0"/>
                  <w:marTop w:val="0"/>
                  <w:marBottom w:val="0"/>
                  <w:divBdr>
                    <w:top w:val="none" w:sz="0" w:space="0" w:color="auto"/>
                    <w:left w:val="none" w:sz="0" w:space="0" w:color="auto"/>
                    <w:bottom w:val="none" w:sz="0" w:space="0" w:color="auto"/>
                    <w:right w:val="none" w:sz="0" w:space="0" w:color="auto"/>
                  </w:divBdr>
                </w:div>
                <w:div w:id="2010056824">
                  <w:marLeft w:val="0"/>
                  <w:marRight w:val="0"/>
                  <w:marTop w:val="0"/>
                  <w:marBottom w:val="0"/>
                  <w:divBdr>
                    <w:top w:val="none" w:sz="0" w:space="0" w:color="auto"/>
                    <w:left w:val="none" w:sz="0" w:space="0" w:color="auto"/>
                    <w:bottom w:val="none" w:sz="0" w:space="0" w:color="auto"/>
                    <w:right w:val="none" w:sz="0" w:space="0" w:color="auto"/>
                  </w:divBdr>
                </w:div>
                <w:div w:id="2010139152">
                  <w:marLeft w:val="0"/>
                  <w:marRight w:val="0"/>
                  <w:marTop w:val="0"/>
                  <w:marBottom w:val="0"/>
                  <w:divBdr>
                    <w:top w:val="none" w:sz="0" w:space="0" w:color="auto"/>
                    <w:left w:val="none" w:sz="0" w:space="0" w:color="auto"/>
                    <w:bottom w:val="none" w:sz="0" w:space="0" w:color="auto"/>
                    <w:right w:val="none" w:sz="0" w:space="0" w:color="auto"/>
                  </w:divBdr>
                </w:div>
                <w:div w:id="2010475740">
                  <w:marLeft w:val="0"/>
                  <w:marRight w:val="0"/>
                  <w:marTop w:val="0"/>
                  <w:marBottom w:val="0"/>
                  <w:divBdr>
                    <w:top w:val="none" w:sz="0" w:space="0" w:color="auto"/>
                    <w:left w:val="none" w:sz="0" w:space="0" w:color="auto"/>
                    <w:bottom w:val="none" w:sz="0" w:space="0" w:color="auto"/>
                    <w:right w:val="none" w:sz="0" w:space="0" w:color="auto"/>
                  </w:divBdr>
                </w:div>
                <w:div w:id="2010861087">
                  <w:marLeft w:val="0"/>
                  <w:marRight w:val="0"/>
                  <w:marTop w:val="0"/>
                  <w:marBottom w:val="0"/>
                  <w:divBdr>
                    <w:top w:val="none" w:sz="0" w:space="0" w:color="auto"/>
                    <w:left w:val="none" w:sz="0" w:space="0" w:color="auto"/>
                    <w:bottom w:val="none" w:sz="0" w:space="0" w:color="auto"/>
                    <w:right w:val="none" w:sz="0" w:space="0" w:color="auto"/>
                  </w:divBdr>
                </w:div>
                <w:div w:id="2010865829">
                  <w:marLeft w:val="0"/>
                  <w:marRight w:val="0"/>
                  <w:marTop w:val="0"/>
                  <w:marBottom w:val="0"/>
                  <w:divBdr>
                    <w:top w:val="none" w:sz="0" w:space="0" w:color="auto"/>
                    <w:left w:val="none" w:sz="0" w:space="0" w:color="auto"/>
                    <w:bottom w:val="none" w:sz="0" w:space="0" w:color="auto"/>
                    <w:right w:val="none" w:sz="0" w:space="0" w:color="auto"/>
                  </w:divBdr>
                </w:div>
                <w:div w:id="2012676715">
                  <w:marLeft w:val="0"/>
                  <w:marRight w:val="0"/>
                  <w:marTop w:val="0"/>
                  <w:marBottom w:val="0"/>
                  <w:divBdr>
                    <w:top w:val="none" w:sz="0" w:space="0" w:color="auto"/>
                    <w:left w:val="none" w:sz="0" w:space="0" w:color="auto"/>
                    <w:bottom w:val="none" w:sz="0" w:space="0" w:color="auto"/>
                    <w:right w:val="none" w:sz="0" w:space="0" w:color="auto"/>
                  </w:divBdr>
                </w:div>
                <w:div w:id="2014188111">
                  <w:marLeft w:val="0"/>
                  <w:marRight w:val="0"/>
                  <w:marTop w:val="0"/>
                  <w:marBottom w:val="0"/>
                  <w:divBdr>
                    <w:top w:val="none" w:sz="0" w:space="0" w:color="auto"/>
                    <w:left w:val="none" w:sz="0" w:space="0" w:color="auto"/>
                    <w:bottom w:val="none" w:sz="0" w:space="0" w:color="auto"/>
                    <w:right w:val="none" w:sz="0" w:space="0" w:color="auto"/>
                  </w:divBdr>
                </w:div>
                <w:div w:id="2014910044">
                  <w:marLeft w:val="0"/>
                  <w:marRight w:val="0"/>
                  <w:marTop w:val="0"/>
                  <w:marBottom w:val="0"/>
                  <w:divBdr>
                    <w:top w:val="none" w:sz="0" w:space="0" w:color="auto"/>
                    <w:left w:val="none" w:sz="0" w:space="0" w:color="auto"/>
                    <w:bottom w:val="none" w:sz="0" w:space="0" w:color="auto"/>
                    <w:right w:val="none" w:sz="0" w:space="0" w:color="auto"/>
                  </w:divBdr>
                </w:div>
                <w:div w:id="2015648016">
                  <w:marLeft w:val="0"/>
                  <w:marRight w:val="0"/>
                  <w:marTop w:val="0"/>
                  <w:marBottom w:val="0"/>
                  <w:divBdr>
                    <w:top w:val="none" w:sz="0" w:space="0" w:color="auto"/>
                    <w:left w:val="none" w:sz="0" w:space="0" w:color="auto"/>
                    <w:bottom w:val="none" w:sz="0" w:space="0" w:color="auto"/>
                    <w:right w:val="none" w:sz="0" w:space="0" w:color="auto"/>
                  </w:divBdr>
                </w:div>
                <w:div w:id="2015834034">
                  <w:marLeft w:val="0"/>
                  <w:marRight w:val="0"/>
                  <w:marTop w:val="0"/>
                  <w:marBottom w:val="0"/>
                  <w:divBdr>
                    <w:top w:val="none" w:sz="0" w:space="0" w:color="auto"/>
                    <w:left w:val="none" w:sz="0" w:space="0" w:color="auto"/>
                    <w:bottom w:val="none" w:sz="0" w:space="0" w:color="auto"/>
                    <w:right w:val="none" w:sz="0" w:space="0" w:color="auto"/>
                  </w:divBdr>
                </w:div>
                <w:div w:id="2016109477">
                  <w:marLeft w:val="0"/>
                  <w:marRight w:val="0"/>
                  <w:marTop w:val="0"/>
                  <w:marBottom w:val="0"/>
                  <w:divBdr>
                    <w:top w:val="none" w:sz="0" w:space="0" w:color="auto"/>
                    <w:left w:val="none" w:sz="0" w:space="0" w:color="auto"/>
                    <w:bottom w:val="none" w:sz="0" w:space="0" w:color="auto"/>
                    <w:right w:val="none" w:sz="0" w:space="0" w:color="auto"/>
                  </w:divBdr>
                </w:div>
                <w:div w:id="2017926931">
                  <w:marLeft w:val="0"/>
                  <w:marRight w:val="0"/>
                  <w:marTop w:val="0"/>
                  <w:marBottom w:val="0"/>
                  <w:divBdr>
                    <w:top w:val="none" w:sz="0" w:space="0" w:color="auto"/>
                    <w:left w:val="none" w:sz="0" w:space="0" w:color="auto"/>
                    <w:bottom w:val="none" w:sz="0" w:space="0" w:color="auto"/>
                    <w:right w:val="none" w:sz="0" w:space="0" w:color="auto"/>
                  </w:divBdr>
                </w:div>
                <w:div w:id="2018341670">
                  <w:marLeft w:val="0"/>
                  <w:marRight w:val="0"/>
                  <w:marTop w:val="0"/>
                  <w:marBottom w:val="0"/>
                  <w:divBdr>
                    <w:top w:val="none" w:sz="0" w:space="0" w:color="auto"/>
                    <w:left w:val="none" w:sz="0" w:space="0" w:color="auto"/>
                    <w:bottom w:val="none" w:sz="0" w:space="0" w:color="auto"/>
                    <w:right w:val="none" w:sz="0" w:space="0" w:color="auto"/>
                  </w:divBdr>
                </w:div>
                <w:div w:id="2019653101">
                  <w:marLeft w:val="0"/>
                  <w:marRight w:val="0"/>
                  <w:marTop w:val="0"/>
                  <w:marBottom w:val="0"/>
                  <w:divBdr>
                    <w:top w:val="none" w:sz="0" w:space="0" w:color="auto"/>
                    <w:left w:val="none" w:sz="0" w:space="0" w:color="auto"/>
                    <w:bottom w:val="none" w:sz="0" w:space="0" w:color="auto"/>
                    <w:right w:val="none" w:sz="0" w:space="0" w:color="auto"/>
                  </w:divBdr>
                </w:div>
                <w:div w:id="2020424250">
                  <w:marLeft w:val="0"/>
                  <w:marRight w:val="0"/>
                  <w:marTop w:val="0"/>
                  <w:marBottom w:val="0"/>
                  <w:divBdr>
                    <w:top w:val="none" w:sz="0" w:space="0" w:color="auto"/>
                    <w:left w:val="none" w:sz="0" w:space="0" w:color="auto"/>
                    <w:bottom w:val="none" w:sz="0" w:space="0" w:color="auto"/>
                    <w:right w:val="none" w:sz="0" w:space="0" w:color="auto"/>
                  </w:divBdr>
                </w:div>
                <w:div w:id="2020960639">
                  <w:marLeft w:val="0"/>
                  <w:marRight w:val="0"/>
                  <w:marTop w:val="0"/>
                  <w:marBottom w:val="0"/>
                  <w:divBdr>
                    <w:top w:val="none" w:sz="0" w:space="0" w:color="auto"/>
                    <w:left w:val="none" w:sz="0" w:space="0" w:color="auto"/>
                    <w:bottom w:val="none" w:sz="0" w:space="0" w:color="auto"/>
                    <w:right w:val="none" w:sz="0" w:space="0" w:color="auto"/>
                  </w:divBdr>
                </w:div>
                <w:div w:id="2021009399">
                  <w:marLeft w:val="0"/>
                  <w:marRight w:val="0"/>
                  <w:marTop w:val="0"/>
                  <w:marBottom w:val="0"/>
                  <w:divBdr>
                    <w:top w:val="none" w:sz="0" w:space="0" w:color="auto"/>
                    <w:left w:val="none" w:sz="0" w:space="0" w:color="auto"/>
                    <w:bottom w:val="none" w:sz="0" w:space="0" w:color="auto"/>
                    <w:right w:val="none" w:sz="0" w:space="0" w:color="auto"/>
                  </w:divBdr>
                </w:div>
                <w:div w:id="2021349447">
                  <w:marLeft w:val="0"/>
                  <w:marRight w:val="0"/>
                  <w:marTop w:val="0"/>
                  <w:marBottom w:val="0"/>
                  <w:divBdr>
                    <w:top w:val="none" w:sz="0" w:space="0" w:color="auto"/>
                    <w:left w:val="none" w:sz="0" w:space="0" w:color="auto"/>
                    <w:bottom w:val="none" w:sz="0" w:space="0" w:color="auto"/>
                    <w:right w:val="none" w:sz="0" w:space="0" w:color="auto"/>
                  </w:divBdr>
                </w:div>
                <w:div w:id="2021736594">
                  <w:marLeft w:val="0"/>
                  <w:marRight w:val="0"/>
                  <w:marTop w:val="0"/>
                  <w:marBottom w:val="0"/>
                  <w:divBdr>
                    <w:top w:val="none" w:sz="0" w:space="0" w:color="auto"/>
                    <w:left w:val="none" w:sz="0" w:space="0" w:color="auto"/>
                    <w:bottom w:val="none" w:sz="0" w:space="0" w:color="auto"/>
                    <w:right w:val="none" w:sz="0" w:space="0" w:color="auto"/>
                  </w:divBdr>
                </w:div>
                <w:div w:id="2022775501">
                  <w:marLeft w:val="0"/>
                  <w:marRight w:val="0"/>
                  <w:marTop w:val="0"/>
                  <w:marBottom w:val="0"/>
                  <w:divBdr>
                    <w:top w:val="none" w:sz="0" w:space="0" w:color="auto"/>
                    <w:left w:val="none" w:sz="0" w:space="0" w:color="auto"/>
                    <w:bottom w:val="none" w:sz="0" w:space="0" w:color="auto"/>
                    <w:right w:val="none" w:sz="0" w:space="0" w:color="auto"/>
                  </w:divBdr>
                </w:div>
                <w:div w:id="2023623247">
                  <w:marLeft w:val="0"/>
                  <w:marRight w:val="0"/>
                  <w:marTop w:val="0"/>
                  <w:marBottom w:val="0"/>
                  <w:divBdr>
                    <w:top w:val="none" w:sz="0" w:space="0" w:color="auto"/>
                    <w:left w:val="none" w:sz="0" w:space="0" w:color="auto"/>
                    <w:bottom w:val="none" w:sz="0" w:space="0" w:color="auto"/>
                    <w:right w:val="none" w:sz="0" w:space="0" w:color="auto"/>
                  </w:divBdr>
                </w:div>
                <w:div w:id="2023626946">
                  <w:marLeft w:val="0"/>
                  <w:marRight w:val="0"/>
                  <w:marTop w:val="0"/>
                  <w:marBottom w:val="0"/>
                  <w:divBdr>
                    <w:top w:val="none" w:sz="0" w:space="0" w:color="auto"/>
                    <w:left w:val="none" w:sz="0" w:space="0" w:color="auto"/>
                    <w:bottom w:val="none" w:sz="0" w:space="0" w:color="auto"/>
                    <w:right w:val="none" w:sz="0" w:space="0" w:color="auto"/>
                  </w:divBdr>
                </w:div>
                <w:div w:id="2023776083">
                  <w:marLeft w:val="0"/>
                  <w:marRight w:val="0"/>
                  <w:marTop w:val="0"/>
                  <w:marBottom w:val="0"/>
                  <w:divBdr>
                    <w:top w:val="none" w:sz="0" w:space="0" w:color="auto"/>
                    <w:left w:val="none" w:sz="0" w:space="0" w:color="auto"/>
                    <w:bottom w:val="none" w:sz="0" w:space="0" w:color="auto"/>
                    <w:right w:val="none" w:sz="0" w:space="0" w:color="auto"/>
                  </w:divBdr>
                </w:div>
                <w:div w:id="2024435727">
                  <w:marLeft w:val="0"/>
                  <w:marRight w:val="0"/>
                  <w:marTop w:val="0"/>
                  <w:marBottom w:val="0"/>
                  <w:divBdr>
                    <w:top w:val="none" w:sz="0" w:space="0" w:color="auto"/>
                    <w:left w:val="none" w:sz="0" w:space="0" w:color="auto"/>
                    <w:bottom w:val="none" w:sz="0" w:space="0" w:color="auto"/>
                    <w:right w:val="none" w:sz="0" w:space="0" w:color="auto"/>
                  </w:divBdr>
                </w:div>
                <w:div w:id="2024739364">
                  <w:marLeft w:val="0"/>
                  <w:marRight w:val="0"/>
                  <w:marTop w:val="0"/>
                  <w:marBottom w:val="0"/>
                  <w:divBdr>
                    <w:top w:val="none" w:sz="0" w:space="0" w:color="auto"/>
                    <w:left w:val="none" w:sz="0" w:space="0" w:color="auto"/>
                    <w:bottom w:val="none" w:sz="0" w:space="0" w:color="auto"/>
                    <w:right w:val="none" w:sz="0" w:space="0" w:color="auto"/>
                  </w:divBdr>
                </w:div>
                <w:div w:id="2025546337">
                  <w:marLeft w:val="0"/>
                  <w:marRight w:val="0"/>
                  <w:marTop w:val="0"/>
                  <w:marBottom w:val="0"/>
                  <w:divBdr>
                    <w:top w:val="none" w:sz="0" w:space="0" w:color="auto"/>
                    <w:left w:val="none" w:sz="0" w:space="0" w:color="auto"/>
                    <w:bottom w:val="none" w:sz="0" w:space="0" w:color="auto"/>
                    <w:right w:val="none" w:sz="0" w:space="0" w:color="auto"/>
                  </w:divBdr>
                </w:div>
                <w:div w:id="2025590167">
                  <w:marLeft w:val="0"/>
                  <w:marRight w:val="0"/>
                  <w:marTop w:val="0"/>
                  <w:marBottom w:val="0"/>
                  <w:divBdr>
                    <w:top w:val="none" w:sz="0" w:space="0" w:color="auto"/>
                    <w:left w:val="none" w:sz="0" w:space="0" w:color="auto"/>
                    <w:bottom w:val="none" w:sz="0" w:space="0" w:color="auto"/>
                    <w:right w:val="none" w:sz="0" w:space="0" w:color="auto"/>
                  </w:divBdr>
                </w:div>
                <w:div w:id="2025937488">
                  <w:marLeft w:val="0"/>
                  <w:marRight w:val="0"/>
                  <w:marTop w:val="0"/>
                  <w:marBottom w:val="0"/>
                  <w:divBdr>
                    <w:top w:val="none" w:sz="0" w:space="0" w:color="auto"/>
                    <w:left w:val="none" w:sz="0" w:space="0" w:color="auto"/>
                    <w:bottom w:val="none" w:sz="0" w:space="0" w:color="auto"/>
                    <w:right w:val="none" w:sz="0" w:space="0" w:color="auto"/>
                  </w:divBdr>
                </w:div>
                <w:div w:id="2026008087">
                  <w:marLeft w:val="0"/>
                  <w:marRight w:val="0"/>
                  <w:marTop w:val="0"/>
                  <w:marBottom w:val="0"/>
                  <w:divBdr>
                    <w:top w:val="none" w:sz="0" w:space="0" w:color="auto"/>
                    <w:left w:val="none" w:sz="0" w:space="0" w:color="auto"/>
                    <w:bottom w:val="none" w:sz="0" w:space="0" w:color="auto"/>
                    <w:right w:val="none" w:sz="0" w:space="0" w:color="auto"/>
                  </w:divBdr>
                </w:div>
                <w:div w:id="2026248105">
                  <w:marLeft w:val="0"/>
                  <w:marRight w:val="0"/>
                  <w:marTop w:val="0"/>
                  <w:marBottom w:val="0"/>
                  <w:divBdr>
                    <w:top w:val="none" w:sz="0" w:space="0" w:color="auto"/>
                    <w:left w:val="none" w:sz="0" w:space="0" w:color="auto"/>
                    <w:bottom w:val="none" w:sz="0" w:space="0" w:color="auto"/>
                    <w:right w:val="none" w:sz="0" w:space="0" w:color="auto"/>
                  </w:divBdr>
                </w:div>
                <w:div w:id="2028477778">
                  <w:marLeft w:val="0"/>
                  <w:marRight w:val="0"/>
                  <w:marTop w:val="0"/>
                  <w:marBottom w:val="0"/>
                  <w:divBdr>
                    <w:top w:val="none" w:sz="0" w:space="0" w:color="auto"/>
                    <w:left w:val="none" w:sz="0" w:space="0" w:color="auto"/>
                    <w:bottom w:val="none" w:sz="0" w:space="0" w:color="auto"/>
                    <w:right w:val="none" w:sz="0" w:space="0" w:color="auto"/>
                  </w:divBdr>
                </w:div>
                <w:div w:id="2028479099">
                  <w:marLeft w:val="0"/>
                  <w:marRight w:val="0"/>
                  <w:marTop w:val="0"/>
                  <w:marBottom w:val="0"/>
                  <w:divBdr>
                    <w:top w:val="none" w:sz="0" w:space="0" w:color="auto"/>
                    <w:left w:val="none" w:sz="0" w:space="0" w:color="auto"/>
                    <w:bottom w:val="none" w:sz="0" w:space="0" w:color="auto"/>
                    <w:right w:val="none" w:sz="0" w:space="0" w:color="auto"/>
                  </w:divBdr>
                </w:div>
                <w:div w:id="2028483459">
                  <w:marLeft w:val="0"/>
                  <w:marRight w:val="0"/>
                  <w:marTop w:val="0"/>
                  <w:marBottom w:val="0"/>
                  <w:divBdr>
                    <w:top w:val="none" w:sz="0" w:space="0" w:color="auto"/>
                    <w:left w:val="none" w:sz="0" w:space="0" w:color="auto"/>
                    <w:bottom w:val="none" w:sz="0" w:space="0" w:color="auto"/>
                    <w:right w:val="none" w:sz="0" w:space="0" w:color="auto"/>
                  </w:divBdr>
                </w:div>
                <w:div w:id="2029718911">
                  <w:marLeft w:val="0"/>
                  <w:marRight w:val="0"/>
                  <w:marTop w:val="0"/>
                  <w:marBottom w:val="0"/>
                  <w:divBdr>
                    <w:top w:val="none" w:sz="0" w:space="0" w:color="auto"/>
                    <w:left w:val="none" w:sz="0" w:space="0" w:color="auto"/>
                    <w:bottom w:val="none" w:sz="0" w:space="0" w:color="auto"/>
                    <w:right w:val="none" w:sz="0" w:space="0" w:color="auto"/>
                  </w:divBdr>
                </w:div>
                <w:div w:id="2031177627">
                  <w:marLeft w:val="0"/>
                  <w:marRight w:val="0"/>
                  <w:marTop w:val="0"/>
                  <w:marBottom w:val="0"/>
                  <w:divBdr>
                    <w:top w:val="none" w:sz="0" w:space="0" w:color="auto"/>
                    <w:left w:val="none" w:sz="0" w:space="0" w:color="auto"/>
                    <w:bottom w:val="none" w:sz="0" w:space="0" w:color="auto"/>
                    <w:right w:val="none" w:sz="0" w:space="0" w:color="auto"/>
                  </w:divBdr>
                </w:div>
                <w:div w:id="2031299204">
                  <w:marLeft w:val="0"/>
                  <w:marRight w:val="0"/>
                  <w:marTop w:val="0"/>
                  <w:marBottom w:val="0"/>
                  <w:divBdr>
                    <w:top w:val="none" w:sz="0" w:space="0" w:color="auto"/>
                    <w:left w:val="none" w:sz="0" w:space="0" w:color="auto"/>
                    <w:bottom w:val="none" w:sz="0" w:space="0" w:color="auto"/>
                    <w:right w:val="none" w:sz="0" w:space="0" w:color="auto"/>
                  </w:divBdr>
                </w:div>
                <w:div w:id="2031641215">
                  <w:marLeft w:val="0"/>
                  <w:marRight w:val="0"/>
                  <w:marTop w:val="0"/>
                  <w:marBottom w:val="0"/>
                  <w:divBdr>
                    <w:top w:val="none" w:sz="0" w:space="0" w:color="auto"/>
                    <w:left w:val="none" w:sz="0" w:space="0" w:color="auto"/>
                    <w:bottom w:val="none" w:sz="0" w:space="0" w:color="auto"/>
                    <w:right w:val="none" w:sz="0" w:space="0" w:color="auto"/>
                  </w:divBdr>
                </w:div>
                <w:div w:id="2032604682">
                  <w:marLeft w:val="0"/>
                  <w:marRight w:val="0"/>
                  <w:marTop w:val="0"/>
                  <w:marBottom w:val="0"/>
                  <w:divBdr>
                    <w:top w:val="none" w:sz="0" w:space="0" w:color="auto"/>
                    <w:left w:val="none" w:sz="0" w:space="0" w:color="auto"/>
                    <w:bottom w:val="none" w:sz="0" w:space="0" w:color="auto"/>
                    <w:right w:val="none" w:sz="0" w:space="0" w:color="auto"/>
                  </w:divBdr>
                </w:div>
                <w:div w:id="2032872689">
                  <w:marLeft w:val="0"/>
                  <w:marRight w:val="0"/>
                  <w:marTop w:val="0"/>
                  <w:marBottom w:val="0"/>
                  <w:divBdr>
                    <w:top w:val="none" w:sz="0" w:space="0" w:color="auto"/>
                    <w:left w:val="none" w:sz="0" w:space="0" w:color="auto"/>
                    <w:bottom w:val="none" w:sz="0" w:space="0" w:color="auto"/>
                    <w:right w:val="none" w:sz="0" w:space="0" w:color="auto"/>
                  </w:divBdr>
                </w:div>
                <w:div w:id="2032953902">
                  <w:marLeft w:val="0"/>
                  <w:marRight w:val="0"/>
                  <w:marTop w:val="0"/>
                  <w:marBottom w:val="0"/>
                  <w:divBdr>
                    <w:top w:val="none" w:sz="0" w:space="0" w:color="auto"/>
                    <w:left w:val="none" w:sz="0" w:space="0" w:color="auto"/>
                    <w:bottom w:val="none" w:sz="0" w:space="0" w:color="auto"/>
                    <w:right w:val="none" w:sz="0" w:space="0" w:color="auto"/>
                  </w:divBdr>
                </w:div>
                <w:div w:id="2033140654">
                  <w:marLeft w:val="0"/>
                  <w:marRight w:val="0"/>
                  <w:marTop w:val="0"/>
                  <w:marBottom w:val="0"/>
                  <w:divBdr>
                    <w:top w:val="none" w:sz="0" w:space="0" w:color="auto"/>
                    <w:left w:val="none" w:sz="0" w:space="0" w:color="auto"/>
                    <w:bottom w:val="none" w:sz="0" w:space="0" w:color="auto"/>
                    <w:right w:val="none" w:sz="0" w:space="0" w:color="auto"/>
                  </w:divBdr>
                </w:div>
                <w:div w:id="2034769314">
                  <w:marLeft w:val="0"/>
                  <w:marRight w:val="0"/>
                  <w:marTop w:val="0"/>
                  <w:marBottom w:val="0"/>
                  <w:divBdr>
                    <w:top w:val="none" w:sz="0" w:space="0" w:color="auto"/>
                    <w:left w:val="none" w:sz="0" w:space="0" w:color="auto"/>
                    <w:bottom w:val="none" w:sz="0" w:space="0" w:color="auto"/>
                    <w:right w:val="none" w:sz="0" w:space="0" w:color="auto"/>
                  </w:divBdr>
                </w:div>
                <w:div w:id="2034963951">
                  <w:marLeft w:val="0"/>
                  <w:marRight w:val="0"/>
                  <w:marTop w:val="0"/>
                  <w:marBottom w:val="0"/>
                  <w:divBdr>
                    <w:top w:val="none" w:sz="0" w:space="0" w:color="auto"/>
                    <w:left w:val="none" w:sz="0" w:space="0" w:color="auto"/>
                    <w:bottom w:val="none" w:sz="0" w:space="0" w:color="auto"/>
                    <w:right w:val="none" w:sz="0" w:space="0" w:color="auto"/>
                  </w:divBdr>
                </w:div>
                <w:div w:id="2035226495">
                  <w:marLeft w:val="0"/>
                  <w:marRight w:val="0"/>
                  <w:marTop w:val="0"/>
                  <w:marBottom w:val="0"/>
                  <w:divBdr>
                    <w:top w:val="none" w:sz="0" w:space="0" w:color="auto"/>
                    <w:left w:val="none" w:sz="0" w:space="0" w:color="auto"/>
                    <w:bottom w:val="none" w:sz="0" w:space="0" w:color="auto"/>
                    <w:right w:val="none" w:sz="0" w:space="0" w:color="auto"/>
                  </w:divBdr>
                </w:div>
                <w:div w:id="2035881228">
                  <w:marLeft w:val="0"/>
                  <w:marRight w:val="0"/>
                  <w:marTop w:val="0"/>
                  <w:marBottom w:val="0"/>
                  <w:divBdr>
                    <w:top w:val="none" w:sz="0" w:space="0" w:color="auto"/>
                    <w:left w:val="none" w:sz="0" w:space="0" w:color="auto"/>
                    <w:bottom w:val="none" w:sz="0" w:space="0" w:color="auto"/>
                    <w:right w:val="none" w:sz="0" w:space="0" w:color="auto"/>
                  </w:divBdr>
                </w:div>
                <w:div w:id="2036077670">
                  <w:marLeft w:val="0"/>
                  <w:marRight w:val="0"/>
                  <w:marTop w:val="0"/>
                  <w:marBottom w:val="0"/>
                  <w:divBdr>
                    <w:top w:val="none" w:sz="0" w:space="0" w:color="auto"/>
                    <w:left w:val="none" w:sz="0" w:space="0" w:color="auto"/>
                    <w:bottom w:val="none" w:sz="0" w:space="0" w:color="auto"/>
                    <w:right w:val="none" w:sz="0" w:space="0" w:color="auto"/>
                  </w:divBdr>
                </w:div>
                <w:div w:id="2036929978">
                  <w:marLeft w:val="0"/>
                  <w:marRight w:val="0"/>
                  <w:marTop w:val="0"/>
                  <w:marBottom w:val="0"/>
                  <w:divBdr>
                    <w:top w:val="none" w:sz="0" w:space="0" w:color="auto"/>
                    <w:left w:val="none" w:sz="0" w:space="0" w:color="auto"/>
                    <w:bottom w:val="none" w:sz="0" w:space="0" w:color="auto"/>
                    <w:right w:val="none" w:sz="0" w:space="0" w:color="auto"/>
                  </w:divBdr>
                </w:div>
                <w:div w:id="2036955521">
                  <w:marLeft w:val="0"/>
                  <w:marRight w:val="0"/>
                  <w:marTop w:val="0"/>
                  <w:marBottom w:val="0"/>
                  <w:divBdr>
                    <w:top w:val="none" w:sz="0" w:space="0" w:color="auto"/>
                    <w:left w:val="none" w:sz="0" w:space="0" w:color="auto"/>
                    <w:bottom w:val="none" w:sz="0" w:space="0" w:color="auto"/>
                    <w:right w:val="none" w:sz="0" w:space="0" w:color="auto"/>
                  </w:divBdr>
                </w:div>
                <w:div w:id="2037190143">
                  <w:marLeft w:val="0"/>
                  <w:marRight w:val="0"/>
                  <w:marTop w:val="0"/>
                  <w:marBottom w:val="0"/>
                  <w:divBdr>
                    <w:top w:val="none" w:sz="0" w:space="0" w:color="auto"/>
                    <w:left w:val="none" w:sz="0" w:space="0" w:color="auto"/>
                    <w:bottom w:val="none" w:sz="0" w:space="0" w:color="auto"/>
                    <w:right w:val="none" w:sz="0" w:space="0" w:color="auto"/>
                  </w:divBdr>
                </w:div>
                <w:div w:id="2037996120">
                  <w:marLeft w:val="0"/>
                  <w:marRight w:val="0"/>
                  <w:marTop w:val="0"/>
                  <w:marBottom w:val="0"/>
                  <w:divBdr>
                    <w:top w:val="none" w:sz="0" w:space="0" w:color="auto"/>
                    <w:left w:val="none" w:sz="0" w:space="0" w:color="auto"/>
                    <w:bottom w:val="none" w:sz="0" w:space="0" w:color="auto"/>
                    <w:right w:val="none" w:sz="0" w:space="0" w:color="auto"/>
                  </w:divBdr>
                </w:div>
                <w:div w:id="2038508960">
                  <w:marLeft w:val="0"/>
                  <w:marRight w:val="0"/>
                  <w:marTop w:val="0"/>
                  <w:marBottom w:val="0"/>
                  <w:divBdr>
                    <w:top w:val="none" w:sz="0" w:space="0" w:color="auto"/>
                    <w:left w:val="none" w:sz="0" w:space="0" w:color="auto"/>
                    <w:bottom w:val="none" w:sz="0" w:space="0" w:color="auto"/>
                    <w:right w:val="none" w:sz="0" w:space="0" w:color="auto"/>
                  </w:divBdr>
                </w:div>
                <w:div w:id="2039117173">
                  <w:marLeft w:val="0"/>
                  <w:marRight w:val="0"/>
                  <w:marTop w:val="0"/>
                  <w:marBottom w:val="0"/>
                  <w:divBdr>
                    <w:top w:val="none" w:sz="0" w:space="0" w:color="auto"/>
                    <w:left w:val="none" w:sz="0" w:space="0" w:color="auto"/>
                    <w:bottom w:val="none" w:sz="0" w:space="0" w:color="auto"/>
                    <w:right w:val="none" w:sz="0" w:space="0" w:color="auto"/>
                  </w:divBdr>
                </w:div>
                <w:div w:id="2039576827">
                  <w:marLeft w:val="0"/>
                  <w:marRight w:val="0"/>
                  <w:marTop w:val="0"/>
                  <w:marBottom w:val="0"/>
                  <w:divBdr>
                    <w:top w:val="none" w:sz="0" w:space="0" w:color="auto"/>
                    <w:left w:val="none" w:sz="0" w:space="0" w:color="auto"/>
                    <w:bottom w:val="none" w:sz="0" w:space="0" w:color="auto"/>
                    <w:right w:val="none" w:sz="0" w:space="0" w:color="auto"/>
                  </w:divBdr>
                </w:div>
                <w:div w:id="2039961508">
                  <w:marLeft w:val="0"/>
                  <w:marRight w:val="0"/>
                  <w:marTop w:val="0"/>
                  <w:marBottom w:val="0"/>
                  <w:divBdr>
                    <w:top w:val="none" w:sz="0" w:space="0" w:color="auto"/>
                    <w:left w:val="none" w:sz="0" w:space="0" w:color="auto"/>
                    <w:bottom w:val="none" w:sz="0" w:space="0" w:color="auto"/>
                    <w:right w:val="none" w:sz="0" w:space="0" w:color="auto"/>
                  </w:divBdr>
                </w:div>
                <w:div w:id="2040549597">
                  <w:marLeft w:val="0"/>
                  <w:marRight w:val="0"/>
                  <w:marTop w:val="0"/>
                  <w:marBottom w:val="0"/>
                  <w:divBdr>
                    <w:top w:val="none" w:sz="0" w:space="0" w:color="auto"/>
                    <w:left w:val="none" w:sz="0" w:space="0" w:color="auto"/>
                    <w:bottom w:val="none" w:sz="0" w:space="0" w:color="auto"/>
                    <w:right w:val="none" w:sz="0" w:space="0" w:color="auto"/>
                  </w:divBdr>
                </w:div>
                <w:div w:id="2040667202">
                  <w:marLeft w:val="0"/>
                  <w:marRight w:val="0"/>
                  <w:marTop w:val="0"/>
                  <w:marBottom w:val="0"/>
                  <w:divBdr>
                    <w:top w:val="none" w:sz="0" w:space="0" w:color="auto"/>
                    <w:left w:val="none" w:sz="0" w:space="0" w:color="auto"/>
                    <w:bottom w:val="none" w:sz="0" w:space="0" w:color="auto"/>
                    <w:right w:val="none" w:sz="0" w:space="0" w:color="auto"/>
                  </w:divBdr>
                </w:div>
                <w:div w:id="2040735768">
                  <w:marLeft w:val="0"/>
                  <w:marRight w:val="0"/>
                  <w:marTop w:val="0"/>
                  <w:marBottom w:val="0"/>
                  <w:divBdr>
                    <w:top w:val="none" w:sz="0" w:space="0" w:color="auto"/>
                    <w:left w:val="none" w:sz="0" w:space="0" w:color="auto"/>
                    <w:bottom w:val="none" w:sz="0" w:space="0" w:color="auto"/>
                    <w:right w:val="none" w:sz="0" w:space="0" w:color="auto"/>
                  </w:divBdr>
                </w:div>
                <w:div w:id="2040815219">
                  <w:marLeft w:val="0"/>
                  <w:marRight w:val="0"/>
                  <w:marTop w:val="0"/>
                  <w:marBottom w:val="0"/>
                  <w:divBdr>
                    <w:top w:val="none" w:sz="0" w:space="0" w:color="auto"/>
                    <w:left w:val="none" w:sz="0" w:space="0" w:color="auto"/>
                    <w:bottom w:val="none" w:sz="0" w:space="0" w:color="auto"/>
                    <w:right w:val="none" w:sz="0" w:space="0" w:color="auto"/>
                  </w:divBdr>
                </w:div>
                <w:div w:id="2040888333">
                  <w:marLeft w:val="0"/>
                  <w:marRight w:val="0"/>
                  <w:marTop w:val="0"/>
                  <w:marBottom w:val="0"/>
                  <w:divBdr>
                    <w:top w:val="none" w:sz="0" w:space="0" w:color="auto"/>
                    <w:left w:val="none" w:sz="0" w:space="0" w:color="auto"/>
                    <w:bottom w:val="none" w:sz="0" w:space="0" w:color="auto"/>
                    <w:right w:val="none" w:sz="0" w:space="0" w:color="auto"/>
                  </w:divBdr>
                </w:div>
                <w:div w:id="2041466230">
                  <w:marLeft w:val="0"/>
                  <w:marRight w:val="0"/>
                  <w:marTop w:val="0"/>
                  <w:marBottom w:val="0"/>
                  <w:divBdr>
                    <w:top w:val="none" w:sz="0" w:space="0" w:color="auto"/>
                    <w:left w:val="none" w:sz="0" w:space="0" w:color="auto"/>
                    <w:bottom w:val="none" w:sz="0" w:space="0" w:color="auto"/>
                    <w:right w:val="none" w:sz="0" w:space="0" w:color="auto"/>
                  </w:divBdr>
                </w:div>
                <w:div w:id="2043094494">
                  <w:marLeft w:val="0"/>
                  <w:marRight w:val="0"/>
                  <w:marTop w:val="0"/>
                  <w:marBottom w:val="0"/>
                  <w:divBdr>
                    <w:top w:val="none" w:sz="0" w:space="0" w:color="auto"/>
                    <w:left w:val="none" w:sz="0" w:space="0" w:color="auto"/>
                    <w:bottom w:val="none" w:sz="0" w:space="0" w:color="auto"/>
                    <w:right w:val="none" w:sz="0" w:space="0" w:color="auto"/>
                  </w:divBdr>
                </w:div>
                <w:div w:id="2043631083">
                  <w:marLeft w:val="0"/>
                  <w:marRight w:val="0"/>
                  <w:marTop w:val="0"/>
                  <w:marBottom w:val="0"/>
                  <w:divBdr>
                    <w:top w:val="none" w:sz="0" w:space="0" w:color="auto"/>
                    <w:left w:val="none" w:sz="0" w:space="0" w:color="auto"/>
                    <w:bottom w:val="none" w:sz="0" w:space="0" w:color="auto"/>
                    <w:right w:val="none" w:sz="0" w:space="0" w:color="auto"/>
                  </w:divBdr>
                </w:div>
                <w:div w:id="2043825364">
                  <w:marLeft w:val="0"/>
                  <w:marRight w:val="0"/>
                  <w:marTop w:val="0"/>
                  <w:marBottom w:val="0"/>
                  <w:divBdr>
                    <w:top w:val="none" w:sz="0" w:space="0" w:color="auto"/>
                    <w:left w:val="none" w:sz="0" w:space="0" w:color="auto"/>
                    <w:bottom w:val="none" w:sz="0" w:space="0" w:color="auto"/>
                    <w:right w:val="none" w:sz="0" w:space="0" w:color="auto"/>
                  </w:divBdr>
                </w:div>
                <w:div w:id="2044212793">
                  <w:marLeft w:val="0"/>
                  <w:marRight w:val="0"/>
                  <w:marTop w:val="0"/>
                  <w:marBottom w:val="0"/>
                  <w:divBdr>
                    <w:top w:val="none" w:sz="0" w:space="0" w:color="auto"/>
                    <w:left w:val="none" w:sz="0" w:space="0" w:color="auto"/>
                    <w:bottom w:val="none" w:sz="0" w:space="0" w:color="auto"/>
                    <w:right w:val="none" w:sz="0" w:space="0" w:color="auto"/>
                  </w:divBdr>
                </w:div>
                <w:div w:id="2047871870">
                  <w:marLeft w:val="0"/>
                  <w:marRight w:val="0"/>
                  <w:marTop w:val="0"/>
                  <w:marBottom w:val="0"/>
                  <w:divBdr>
                    <w:top w:val="none" w:sz="0" w:space="0" w:color="auto"/>
                    <w:left w:val="none" w:sz="0" w:space="0" w:color="auto"/>
                    <w:bottom w:val="none" w:sz="0" w:space="0" w:color="auto"/>
                    <w:right w:val="none" w:sz="0" w:space="0" w:color="auto"/>
                  </w:divBdr>
                </w:div>
                <w:div w:id="2048409806">
                  <w:marLeft w:val="0"/>
                  <w:marRight w:val="0"/>
                  <w:marTop w:val="0"/>
                  <w:marBottom w:val="0"/>
                  <w:divBdr>
                    <w:top w:val="none" w:sz="0" w:space="0" w:color="auto"/>
                    <w:left w:val="none" w:sz="0" w:space="0" w:color="auto"/>
                    <w:bottom w:val="none" w:sz="0" w:space="0" w:color="auto"/>
                    <w:right w:val="none" w:sz="0" w:space="0" w:color="auto"/>
                  </w:divBdr>
                </w:div>
                <w:div w:id="2049451679">
                  <w:marLeft w:val="0"/>
                  <w:marRight w:val="0"/>
                  <w:marTop w:val="0"/>
                  <w:marBottom w:val="0"/>
                  <w:divBdr>
                    <w:top w:val="none" w:sz="0" w:space="0" w:color="auto"/>
                    <w:left w:val="none" w:sz="0" w:space="0" w:color="auto"/>
                    <w:bottom w:val="none" w:sz="0" w:space="0" w:color="auto"/>
                    <w:right w:val="none" w:sz="0" w:space="0" w:color="auto"/>
                  </w:divBdr>
                </w:div>
                <w:div w:id="2050449517">
                  <w:marLeft w:val="0"/>
                  <w:marRight w:val="0"/>
                  <w:marTop w:val="0"/>
                  <w:marBottom w:val="0"/>
                  <w:divBdr>
                    <w:top w:val="none" w:sz="0" w:space="0" w:color="auto"/>
                    <w:left w:val="none" w:sz="0" w:space="0" w:color="auto"/>
                    <w:bottom w:val="none" w:sz="0" w:space="0" w:color="auto"/>
                    <w:right w:val="none" w:sz="0" w:space="0" w:color="auto"/>
                  </w:divBdr>
                </w:div>
                <w:div w:id="2050568571">
                  <w:marLeft w:val="0"/>
                  <w:marRight w:val="0"/>
                  <w:marTop w:val="0"/>
                  <w:marBottom w:val="0"/>
                  <w:divBdr>
                    <w:top w:val="none" w:sz="0" w:space="0" w:color="auto"/>
                    <w:left w:val="none" w:sz="0" w:space="0" w:color="auto"/>
                    <w:bottom w:val="none" w:sz="0" w:space="0" w:color="auto"/>
                    <w:right w:val="none" w:sz="0" w:space="0" w:color="auto"/>
                  </w:divBdr>
                </w:div>
                <w:div w:id="2050838678">
                  <w:marLeft w:val="0"/>
                  <w:marRight w:val="0"/>
                  <w:marTop w:val="0"/>
                  <w:marBottom w:val="0"/>
                  <w:divBdr>
                    <w:top w:val="none" w:sz="0" w:space="0" w:color="auto"/>
                    <w:left w:val="none" w:sz="0" w:space="0" w:color="auto"/>
                    <w:bottom w:val="none" w:sz="0" w:space="0" w:color="auto"/>
                    <w:right w:val="none" w:sz="0" w:space="0" w:color="auto"/>
                  </w:divBdr>
                </w:div>
                <w:div w:id="2051227673">
                  <w:marLeft w:val="0"/>
                  <w:marRight w:val="0"/>
                  <w:marTop w:val="0"/>
                  <w:marBottom w:val="0"/>
                  <w:divBdr>
                    <w:top w:val="none" w:sz="0" w:space="0" w:color="auto"/>
                    <w:left w:val="none" w:sz="0" w:space="0" w:color="auto"/>
                    <w:bottom w:val="none" w:sz="0" w:space="0" w:color="auto"/>
                    <w:right w:val="none" w:sz="0" w:space="0" w:color="auto"/>
                  </w:divBdr>
                </w:div>
                <w:div w:id="2051415226">
                  <w:marLeft w:val="0"/>
                  <w:marRight w:val="0"/>
                  <w:marTop w:val="0"/>
                  <w:marBottom w:val="0"/>
                  <w:divBdr>
                    <w:top w:val="none" w:sz="0" w:space="0" w:color="auto"/>
                    <w:left w:val="none" w:sz="0" w:space="0" w:color="auto"/>
                    <w:bottom w:val="none" w:sz="0" w:space="0" w:color="auto"/>
                    <w:right w:val="none" w:sz="0" w:space="0" w:color="auto"/>
                  </w:divBdr>
                </w:div>
                <w:div w:id="2051562734">
                  <w:marLeft w:val="0"/>
                  <w:marRight w:val="0"/>
                  <w:marTop w:val="0"/>
                  <w:marBottom w:val="0"/>
                  <w:divBdr>
                    <w:top w:val="none" w:sz="0" w:space="0" w:color="auto"/>
                    <w:left w:val="none" w:sz="0" w:space="0" w:color="auto"/>
                    <w:bottom w:val="none" w:sz="0" w:space="0" w:color="auto"/>
                    <w:right w:val="none" w:sz="0" w:space="0" w:color="auto"/>
                  </w:divBdr>
                </w:div>
                <w:div w:id="2051760496">
                  <w:marLeft w:val="0"/>
                  <w:marRight w:val="0"/>
                  <w:marTop w:val="0"/>
                  <w:marBottom w:val="0"/>
                  <w:divBdr>
                    <w:top w:val="none" w:sz="0" w:space="0" w:color="auto"/>
                    <w:left w:val="none" w:sz="0" w:space="0" w:color="auto"/>
                    <w:bottom w:val="none" w:sz="0" w:space="0" w:color="auto"/>
                    <w:right w:val="none" w:sz="0" w:space="0" w:color="auto"/>
                  </w:divBdr>
                </w:div>
                <w:div w:id="2051879875">
                  <w:marLeft w:val="0"/>
                  <w:marRight w:val="0"/>
                  <w:marTop w:val="0"/>
                  <w:marBottom w:val="0"/>
                  <w:divBdr>
                    <w:top w:val="none" w:sz="0" w:space="0" w:color="auto"/>
                    <w:left w:val="none" w:sz="0" w:space="0" w:color="auto"/>
                    <w:bottom w:val="none" w:sz="0" w:space="0" w:color="auto"/>
                    <w:right w:val="none" w:sz="0" w:space="0" w:color="auto"/>
                  </w:divBdr>
                </w:div>
                <w:div w:id="2052806541">
                  <w:marLeft w:val="0"/>
                  <w:marRight w:val="0"/>
                  <w:marTop w:val="0"/>
                  <w:marBottom w:val="0"/>
                  <w:divBdr>
                    <w:top w:val="none" w:sz="0" w:space="0" w:color="auto"/>
                    <w:left w:val="none" w:sz="0" w:space="0" w:color="auto"/>
                    <w:bottom w:val="none" w:sz="0" w:space="0" w:color="auto"/>
                    <w:right w:val="none" w:sz="0" w:space="0" w:color="auto"/>
                  </w:divBdr>
                </w:div>
                <w:div w:id="2053189872">
                  <w:marLeft w:val="0"/>
                  <w:marRight w:val="0"/>
                  <w:marTop w:val="0"/>
                  <w:marBottom w:val="0"/>
                  <w:divBdr>
                    <w:top w:val="none" w:sz="0" w:space="0" w:color="auto"/>
                    <w:left w:val="none" w:sz="0" w:space="0" w:color="auto"/>
                    <w:bottom w:val="none" w:sz="0" w:space="0" w:color="auto"/>
                    <w:right w:val="none" w:sz="0" w:space="0" w:color="auto"/>
                  </w:divBdr>
                </w:div>
                <w:div w:id="2053192007">
                  <w:marLeft w:val="0"/>
                  <w:marRight w:val="0"/>
                  <w:marTop w:val="0"/>
                  <w:marBottom w:val="0"/>
                  <w:divBdr>
                    <w:top w:val="none" w:sz="0" w:space="0" w:color="auto"/>
                    <w:left w:val="none" w:sz="0" w:space="0" w:color="auto"/>
                    <w:bottom w:val="none" w:sz="0" w:space="0" w:color="auto"/>
                    <w:right w:val="none" w:sz="0" w:space="0" w:color="auto"/>
                  </w:divBdr>
                </w:div>
                <w:div w:id="2055495262">
                  <w:marLeft w:val="0"/>
                  <w:marRight w:val="0"/>
                  <w:marTop w:val="0"/>
                  <w:marBottom w:val="0"/>
                  <w:divBdr>
                    <w:top w:val="none" w:sz="0" w:space="0" w:color="auto"/>
                    <w:left w:val="none" w:sz="0" w:space="0" w:color="auto"/>
                    <w:bottom w:val="none" w:sz="0" w:space="0" w:color="auto"/>
                    <w:right w:val="none" w:sz="0" w:space="0" w:color="auto"/>
                  </w:divBdr>
                </w:div>
                <w:div w:id="2055497781">
                  <w:marLeft w:val="0"/>
                  <w:marRight w:val="0"/>
                  <w:marTop w:val="0"/>
                  <w:marBottom w:val="0"/>
                  <w:divBdr>
                    <w:top w:val="none" w:sz="0" w:space="0" w:color="auto"/>
                    <w:left w:val="none" w:sz="0" w:space="0" w:color="auto"/>
                    <w:bottom w:val="none" w:sz="0" w:space="0" w:color="auto"/>
                    <w:right w:val="none" w:sz="0" w:space="0" w:color="auto"/>
                  </w:divBdr>
                </w:div>
                <w:div w:id="2055881334">
                  <w:marLeft w:val="0"/>
                  <w:marRight w:val="0"/>
                  <w:marTop w:val="0"/>
                  <w:marBottom w:val="0"/>
                  <w:divBdr>
                    <w:top w:val="none" w:sz="0" w:space="0" w:color="auto"/>
                    <w:left w:val="none" w:sz="0" w:space="0" w:color="auto"/>
                    <w:bottom w:val="none" w:sz="0" w:space="0" w:color="auto"/>
                    <w:right w:val="none" w:sz="0" w:space="0" w:color="auto"/>
                  </w:divBdr>
                </w:div>
                <w:div w:id="2056349050">
                  <w:marLeft w:val="0"/>
                  <w:marRight w:val="0"/>
                  <w:marTop w:val="0"/>
                  <w:marBottom w:val="0"/>
                  <w:divBdr>
                    <w:top w:val="none" w:sz="0" w:space="0" w:color="auto"/>
                    <w:left w:val="none" w:sz="0" w:space="0" w:color="auto"/>
                    <w:bottom w:val="none" w:sz="0" w:space="0" w:color="auto"/>
                    <w:right w:val="none" w:sz="0" w:space="0" w:color="auto"/>
                  </w:divBdr>
                </w:div>
                <w:div w:id="2058432395">
                  <w:marLeft w:val="0"/>
                  <w:marRight w:val="0"/>
                  <w:marTop w:val="0"/>
                  <w:marBottom w:val="0"/>
                  <w:divBdr>
                    <w:top w:val="none" w:sz="0" w:space="0" w:color="auto"/>
                    <w:left w:val="none" w:sz="0" w:space="0" w:color="auto"/>
                    <w:bottom w:val="none" w:sz="0" w:space="0" w:color="auto"/>
                    <w:right w:val="none" w:sz="0" w:space="0" w:color="auto"/>
                  </w:divBdr>
                </w:div>
                <w:div w:id="2058579500">
                  <w:marLeft w:val="0"/>
                  <w:marRight w:val="0"/>
                  <w:marTop w:val="0"/>
                  <w:marBottom w:val="0"/>
                  <w:divBdr>
                    <w:top w:val="none" w:sz="0" w:space="0" w:color="auto"/>
                    <w:left w:val="none" w:sz="0" w:space="0" w:color="auto"/>
                    <w:bottom w:val="none" w:sz="0" w:space="0" w:color="auto"/>
                    <w:right w:val="none" w:sz="0" w:space="0" w:color="auto"/>
                  </w:divBdr>
                </w:div>
                <w:div w:id="2058774845">
                  <w:marLeft w:val="0"/>
                  <w:marRight w:val="0"/>
                  <w:marTop w:val="0"/>
                  <w:marBottom w:val="0"/>
                  <w:divBdr>
                    <w:top w:val="none" w:sz="0" w:space="0" w:color="auto"/>
                    <w:left w:val="none" w:sz="0" w:space="0" w:color="auto"/>
                    <w:bottom w:val="none" w:sz="0" w:space="0" w:color="auto"/>
                    <w:right w:val="none" w:sz="0" w:space="0" w:color="auto"/>
                  </w:divBdr>
                </w:div>
                <w:div w:id="2058889035">
                  <w:marLeft w:val="0"/>
                  <w:marRight w:val="0"/>
                  <w:marTop w:val="0"/>
                  <w:marBottom w:val="0"/>
                  <w:divBdr>
                    <w:top w:val="none" w:sz="0" w:space="0" w:color="auto"/>
                    <w:left w:val="none" w:sz="0" w:space="0" w:color="auto"/>
                    <w:bottom w:val="none" w:sz="0" w:space="0" w:color="auto"/>
                    <w:right w:val="none" w:sz="0" w:space="0" w:color="auto"/>
                  </w:divBdr>
                </w:div>
                <w:div w:id="2059695269">
                  <w:marLeft w:val="0"/>
                  <w:marRight w:val="0"/>
                  <w:marTop w:val="0"/>
                  <w:marBottom w:val="0"/>
                  <w:divBdr>
                    <w:top w:val="none" w:sz="0" w:space="0" w:color="auto"/>
                    <w:left w:val="none" w:sz="0" w:space="0" w:color="auto"/>
                    <w:bottom w:val="none" w:sz="0" w:space="0" w:color="auto"/>
                    <w:right w:val="none" w:sz="0" w:space="0" w:color="auto"/>
                  </w:divBdr>
                </w:div>
                <w:div w:id="2059819097">
                  <w:marLeft w:val="0"/>
                  <w:marRight w:val="0"/>
                  <w:marTop w:val="0"/>
                  <w:marBottom w:val="0"/>
                  <w:divBdr>
                    <w:top w:val="none" w:sz="0" w:space="0" w:color="auto"/>
                    <w:left w:val="none" w:sz="0" w:space="0" w:color="auto"/>
                    <w:bottom w:val="none" w:sz="0" w:space="0" w:color="auto"/>
                    <w:right w:val="none" w:sz="0" w:space="0" w:color="auto"/>
                  </w:divBdr>
                </w:div>
                <w:div w:id="2060201076">
                  <w:marLeft w:val="0"/>
                  <w:marRight w:val="0"/>
                  <w:marTop w:val="0"/>
                  <w:marBottom w:val="0"/>
                  <w:divBdr>
                    <w:top w:val="none" w:sz="0" w:space="0" w:color="auto"/>
                    <w:left w:val="none" w:sz="0" w:space="0" w:color="auto"/>
                    <w:bottom w:val="none" w:sz="0" w:space="0" w:color="auto"/>
                    <w:right w:val="none" w:sz="0" w:space="0" w:color="auto"/>
                  </w:divBdr>
                </w:div>
                <w:div w:id="2061854982">
                  <w:marLeft w:val="0"/>
                  <w:marRight w:val="0"/>
                  <w:marTop w:val="0"/>
                  <w:marBottom w:val="0"/>
                  <w:divBdr>
                    <w:top w:val="none" w:sz="0" w:space="0" w:color="auto"/>
                    <w:left w:val="none" w:sz="0" w:space="0" w:color="auto"/>
                    <w:bottom w:val="none" w:sz="0" w:space="0" w:color="auto"/>
                    <w:right w:val="none" w:sz="0" w:space="0" w:color="auto"/>
                  </w:divBdr>
                </w:div>
                <w:div w:id="2061897133">
                  <w:marLeft w:val="0"/>
                  <w:marRight w:val="0"/>
                  <w:marTop w:val="0"/>
                  <w:marBottom w:val="0"/>
                  <w:divBdr>
                    <w:top w:val="none" w:sz="0" w:space="0" w:color="auto"/>
                    <w:left w:val="none" w:sz="0" w:space="0" w:color="auto"/>
                    <w:bottom w:val="none" w:sz="0" w:space="0" w:color="auto"/>
                    <w:right w:val="none" w:sz="0" w:space="0" w:color="auto"/>
                  </w:divBdr>
                </w:div>
                <w:div w:id="2062167229">
                  <w:marLeft w:val="0"/>
                  <w:marRight w:val="0"/>
                  <w:marTop w:val="0"/>
                  <w:marBottom w:val="0"/>
                  <w:divBdr>
                    <w:top w:val="none" w:sz="0" w:space="0" w:color="auto"/>
                    <w:left w:val="none" w:sz="0" w:space="0" w:color="auto"/>
                    <w:bottom w:val="none" w:sz="0" w:space="0" w:color="auto"/>
                    <w:right w:val="none" w:sz="0" w:space="0" w:color="auto"/>
                  </w:divBdr>
                </w:div>
                <w:div w:id="2062942346">
                  <w:marLeft w:val="0"/>
                  <w:marRight w:val="0"/>
                  <w:marTop w:val="0"/>
                  <w:marBottom w:val="0"/>
                  <w:divBdr>
                    <w:top w:val="none" w:sz="0" w:space="0" w:color="auto"/>
                    <w:left w:val="none" w:sz="0" w:space="0" w:color="auto"/>
                    <w:bottom w:val="none" w:sz="0" w:space="0" w:color="auto"/>
                    <w:right w:val="none" w:sz="0" w:space="0" w:color="auto"/>
                  </w:divBdr>
                </w:div>
                <w:div w:id="2064014141">
                  <w:marLeft w:val="0"/>
                  <w:marRight w:val="0"/>
                  <w:marTop w:val="0"/>
                  <w:marBottom w:val="0"/>
                  <w:divBdr>
                    <w:top w:val="none" w:sz="0" w:space="0" w:color="auto"/>
                    <w:left w:val="none" w:sz="0" w:space="0" w:color="auto"/>
                    <w:bottom w:val="none" w:sz="0" w:space="0" w:color="auto"/>
                    <w:right w:val="none" w:sz="0" w:space="0" w:color="auto"/>
                  </w:divBdr>
                </w:div>
                <w:div w:id="2064675959">
                  <w:marLeft w:val="0"/>
                  <w:marRight w:val="0"/>
                  <w:marTop w:val="0"/>
                  <w:marBottom w:val="0"/>
                  <w:divBdr>
                    <w:top w:val="none" w:sz="0" w:space="0" w:color="auto"/>
                    <w:left w:val="none" w:sz="0" w:space="0" w:color="auto"/>
                    <w:bottom w:val="none" w:sz="0" w:space="0" w:color="auto"/>
                    <w:right w:val="none" w:sz="0" w:space="0" w:color="auto"/>
                  </w:divBdr>
                </w:div>
                <w:div w:id="2065713996">
                  <w:marLeft w:val="0"/>
                  <w:marRight w:val="0"/>
                  <w:marTop w:val="0"/>
                  <w:marBottom w:val="0"/>
                  <w:divBdr>
                    <w:top w:val="none" w:sz="0" w:space="0" w:color="auto"/>
                    <w:left w:val="none" w:sz="0" w:space="0" w:color="auto"/>
                    <w:bottom w:val="none" w:sz="0" w:space="0" w:color="auto"/>
                    <w:right w:val="none" w:sz="0" w:space="0" w:color="auto"/>
                  </w:divBdr>
                </w:div>
                <w:div w:id="2065836635">
                  <w:marLeft w:val="0"/>
                  <w:marRight w:val="0"/>
                  <w:marTop w:val="0"/>
                  <w:marBottom w:val="0"/>
                  <w:divBdr>
                    <w:top w:val="none" w:sz="0" w:space="0" w:color="auto"/>
                    <w:left w:val="none" w:sz="0" w:space="0" w:color="auto"/>
                    <w:bottom w:val="none" w:sz="0" w:space="0" w:color="auto"/>
                    <w:right w:val="none" w:sz="0" w:space="0" w:color="auto"/>
                  </w:divBdr>
                </w:div>
                <w:div w:id="2065905743">
                  <w:marLeft w:val="0"/>
                  <w:marRight w:val="0"/>
                  <w:marTop w:val="0"/>
                  <w:marBottom w:val="0"/>
                  <w:divBdr>
                    <w:top w:val="none" w:sz="0" w:space="0" w:color="auto"/>
                    <w:left w:val="none" w:sz="0" w:space="0" w:color="auto"/>
                    <w:bottom w:val="none" w:sz="0" w:space="0" w:color="auto"/>
                    <w:right w:val="none" w:sz="0" w:space="0" w:color="auto"/>
                  </w:divBdr>
                </w:div>
                <w:div w:id="2066877914">
                  <w:marLeft w:val="0"/>
                  <w:marRight w:val="0"/>
                  <w:marTop w:val="0"/>
                  <w:marBottom w:val="0"/>
                  <w:divBdr>
                    <w:top w:val="none" w:sz="0" w:space="0" w:color="auto"/>
                    <w:left w:val="none" w:sz="0" w:space="0" w:color="auto"/>
                    <w:bottom w:val="none" w:sz="0" w:space="0" w:color="auto"/>
                    <w:right w:val="none" w:sz="0" w:space="0" w:color="auto"/>
                  </w:divBdr>
                </w:div>
                <w:div w:id="2067490128">
                  <w:marLeft w:val="0"/>
                  <w:marRight w:val="0"/>
                  <w:marTop w:val="0"/>
                  <w:marBottom w:val="0"/>
                  <w:divBdr>
                    <w:top w:val="none" w:sz="0" w:space="0" w:color="auto"/>
                    <w:left w:val="none" w:sz="0" w:space="0" w:color="auto"/>
                    <w:bottom w:val="none" w:sz="0" w:space="0" w:color="auto"/>
                    <w:right w:val="none" w:sz="0" w:space="0" w:color="auto"/>
                  </w:divBdr>
                </w:div>
                <w:div w:id="2068452145">
                  <w:marLeft w:val="0"/>
                  <w:marRight w:val="0"/>
                  <w:marTop w:val="0"/>
                  <w:marBottom w:val="0"/>
                  <w:divBdr>
                    <w:top w:val="none" w:sz="0" w:space="0" w:color="auto"/>
                    <w:left w:val="none" w:sz="0" w:space="0" w:color="auto"/>
                    <w:bottom w:val="none" w:sz="0" w:space="0" w:color="auto"/>
                    <w:right w:val="none" w:sz="0" w:space="0" w:color="auto"/>
                  </w:divBdr>
                </w:div>
                <w:div w:id="2069650897">
                  <w:marLeft w:val="0"/>
                  <w:marRight w:val="0"/>
                  <w:marTop w:val="0"/>
                  <w:marBottom w:val="0"/>
                  <w:divBdr>
                    <w:top w:val="none" w:sz="0" w:space="0" w:color="auto"/>
                    <w:left w:val="none" w:sz="0" w:space="0" w:color="auto"/>
                    <w:bottom w:val="none" w:sz="0" w:space="0" w:color="auto"/>
                    <w:right w:val="none" w:sz="0" w:space="0" w:color="auto"/>
                  </w:divBdr>
                </w:div>
                <w:div w:id="2070226941">
                  <w:marLeft w:val="0"/>
                  <w:marRight w:val="0"/>
                  <w:marTop w:val="0"/>
                  <w:marBottom w:val="0"/>
                  <w:divBdr>
                    <w:top w:val="none" w:sz="0" w:space="0" w:color="auto"/>
                    <w:left w:val="none" w:sz="0" w:space="0" w:color="auto"/>
                    <w:bottom w:val="none" w:sz="0" w:space="0" w:color="auto"/>
                    <w:right w:val="none" w:sz="0" w:space="0" w:color="auto"/>
                  </w:divBdr>
                </w:div>
                <w:div w:id="2072803449">
                  <w:marLeft w:val="0"/>
                  <w:marRight w:val="0"/>
                  <w:marTop w:val="0"/>
                  <w:marBottom w:val="0"/>
                  <w:divBdr>
                    <w:top w:val="none" w:sz="0" w:space="0" w:color="auto"/>
                    <w:left w:val="none" w:sz="0" w:space="0" w:color="auto"/>
                    <w:bottom w:val="none" w:sz="0" w:space="0" w:color="auto"/>
                    <w:right w:val="none" w:sz="0" w:space="0" w:color="auto"/>
                  </w:divBdr>
                </w:div>
                <w:div w:id="2074231640">
                  <w:marLeft w:val="0"/>
                  <w:marRight w:val="0"/>
                  <w:marTop w:val="0"/>
                  <w:marBottom w:val="0"/>
                  <w:divBdr>
                    <w:top w:val="none" w:sz="0" w:space="0" w:color="auto"/>
                    <w:left w:val="none" w:sz="0" w:space="0" w:color="auto"/>
                    <w:bottom w:val="none" w:sz="0" w:space="0" w:color="auto"/>
                    <w:right w:val="none" w:sz="0" w:space="0" w:color="auto"/>
                  </w:divBdr>
                </w:div>
                <w:div w:id="2075198179">
                  <w:marLeft w:val="0"/>
                  <w:marRight w:val="0"/>
                  <w:marTop w:val="0"/>
                  <w:marBottom w:val="0"/>
                  <w:divBdr>
                    <w:top w:val="none" w:sz="0" w:space="0" w:color="auto"/>
                    <w:left w:val="none" w:sz="0" w:space="0" w:color="auto"/>
                    <w:bottom w:val="none" w:sz="0" w:space="0" w:color="auto"/>
                    <w:right w:val="none" w:sz="0" w:space="0" w:color="auto"/>
                  </w:divBdr>
                </w:div>
                <w:div w:id="2075200783">
                  <w:marLeft w:val="0"/>
                  <w:marRight w:val="0"/>
                  <w:marTop w:val="0"/>
                  <w:marBottom w:val="0"/>
                  <w:divBdr>
                    <w:top w:val="none" w:sz="0" w:space="0" w:color="auto"/>
                    <w:left w:val="none" w:sz="0" w:space="0" w:color="auto"/>
                    <w:bottom w:val="none" w:sz="0" w:space="0" w:color="auto"/>
                    <w:right w:val="none" w:sz="0" w:space="0" w:color="auto"/>
                  </w:divBdr>
                </w:div>
                <w:div w:id="2075616344">
                  <w:marLeft w:val="0"/>
                  <w:marRight w:val="0"/>
                  <w:marTop w:val="0"/>
                  <w:marBottom w:val="0"/>
                  <w:divBdr>
                    <w:top w:val="none" w:sz="0" w:space="0" w:color="auto"/>
                    <w:left w:val="none" w:sz="0" w:space="0" w:color="auto"/>
                    <w:bottom w:val="none" w:sz="0" w:space="0" w:color="auto"/>
                    <w:right w:val="none" w:sz="0" w:space="0" w:color="auto"/>
                  </w:divBdr>
                </w:div>
                <w:div w:id="2075736958">
                  <w:marLeft w:val="0"/>
                  <w:marRight w:val="0"/>
                  <w:marTop w:val="0"/>
                  <w:marBottom w:val="0"/>
                  <w:divBdr>
                    <w:top w:val="none" w:sz="0" w:space="0" w:color="auto"/>
                    <w:left w:val="none" w:sz="0" w:space="0" w:color="auto"/>
                    <w:bottom w:val="none" w:sz="0" w:space="0" w:color="auto"/>
                    <w:right w:val="none" w:sz="0" w:space="0" w:color="auto"/>
                  </w:divBdr>
                </w:div>
                <w:div w:id="2076510619">
                  <w:marLeft w:val="0"/>
                  <w:marRight w:val="0"/>
                  <w:marTop w:val="0"/>
                  <w:marBottom w:val="0"/>
                  <w:divBdr>
                    <w:top w:val="none" w:sz="0" w:space="0" w:color="auto"/>
                    <w:left w:val="none" w:sz="0" w:space="0" w:color="auto"/>
                    <w:bottom w:val="none" w:sz="0" w:space="0" w:color="auto"/>
                    <w:right w:val="none" w:sz="0" w:space="0" w:color="auto"/>
                  </w:divBdr>
                </w:div>
                <w:div w:id="2076974202">
                  <w:marLeft w:val="0"/>
                  <w:marRight w:val="0"/>
                  <w:marTop w:val="0"/>
                  <w:marBottom w:val="0"/>
                  <w:divBdr>
                    <w:top w:val="none" w:sz="0" w:space="0" w:color="auto"/>
                    <w:left w:val="none" w:sz="0" w:space="0" w:color="auto"/>
                    <w:bottom w:val="none" w:sz="0" w:space="0" w:color="auto"/>
                    <w:right w:val="none" w:sz="0" w:space="0" w:color="auto"/>
                  </w:divBdr>
                </w:div>
                <w:div w:id="2077165743">
                  <w:marLeft w:val="0"/>
                  <w:marRight w:val="0"/>
                  <w:marTop w:val="0"/>
                  <w:marBottom w:val="0"/>
                  <w:divBdr>
                    <w:top w:val="none" w:sz="0" w:space="0" w:color="auto"/>
                    <w:left w:val="none" w:sz="0" w:space="0" w:color="auto"/>
                    <w:bottom w:val="none" w:sz="0" w:space="0" w:color="auto"/>
                    <w:right w:val="none" w:sz="0" w:space="0" w:color="auto"/>
                  </w:divBdr>
                </w:div>
                <w:div w:id="2078166109">
                  <w:marLeft w:val="0"/>
                  <w:marRight w:val="0"/>
                  <w:marTop w:val="0"/>
                  <w:marBottom w:val="0"/>
                  <w:divBdr>
                    <w:top w:val="none" w:sz="0" w:space="0" w:color="auto"/>
                    <w:left w:val="none" w:sz="0" w:space="0" w:color="auto"/>
                    <w:bottom w:val="none" w:sz="0" w:space="0" w:color="auto"/>
                    <w:right w:val="none" w:sz="0" w:space="0" w:color="auto"/>
                  </w:divBdr>
                </w:div>
                <w:div w:id="2078168104">
                  <w:marLeft w:val="0"/>
                  <w:marRight w:val="0"/>
                  <w:marTop w:val="0"/>
                  <w:marBottom w:val="0"/>
                  <w:divBdr>
                    <w:top w:val="none" w:sz="0" w:space="0" w:color="auto"/>
                    <w:left w:val="none" w:sz="0" w:space="0" w:color="auto"/>
                    <w:bottom w:val="none" w:sz="0" w:space="0" w:color="auto"/>
                    <w:right w:val="none" w:sz="0" w:space="0" w:color="auto"/>
                  </w:divBdr>
                </w:div>
                <w:div w:id="2078893336">
                  <w:marLeft w:val="0"/>
                  <w:marRight w:val="0"/>
                  <w:marTop w:val="0"/>
                  <w:marBottom w:val="0"/>
                  <w:divBdr>
                    <w:top w:val="none" w:sz="0" w:space="0" w:color="auto"/>
                    <w:left w:val="none" w:sz="0" w:space="0" w:color="auto"/>
                    <w:bottom w:val="none" w:sz="0" w:space="0" w:color="auto"/>
                    <w:right w:val="none" w:sz="0" w:space="0" w:color="auto"/>
                  </w:divBdr>
                </w:div>
                <w:div w:id="2079747338">
                  <w:marLeft w:val="0"/>
                  <w:marRight w:val="0"/>
                  <w:marTop w:val="0"/>
                  <w:marBottom w:val="0"/>
                  <w:divBdr>
                    <w:top w:val="none" w:sz="0" w:space="0" w:color="auto"/>
                    <w:left w:val="none" w:sz="0" w:space="0" w:color="auto"/>
                    <w:bottom w:val="none" w:sz="0" w:space="0" w:color="auto"/>
                    <w:right w:val="none" w:sz="0" w:space="0" w:color="auto"/>
                  </w:divBdr>
                </w:div>
                <w:div w:id="2080669394">
                  <w:marLeft w:val="0"/>
                  <w:marRight w:val="0"/>
                  <w:marTop w:val="0"/>
                  <w:marBottom w:val="0"/>
                  <w:divBdr>
                    <w:top w:val="none" w:sz="0" w:space="0" w:color="auto"/>
                    <w:left w:val="none" w:sz="0" w:space="0" w:color="auto"/>
                    <w:bottom w:val="none" w:sz="0" w:space="0" w:color="auto"/>
                    <w:right w:val="none" w:sz="0" w:space="0" w:color="auto"/>
                  </w:divBdr>
                </w:div>
                <w:div w:id="2080783041">
                  <w:marLeft w:val="0"/>
                  <w:marRight w:val="0"/>
                  <w:marTop w:val="0"/>
                  <w:marBottom w:val="0"/>
                  <w:divBdr>
                    <w:top w:val="none" w:sz="0" w:space="0" w:color="auto"/>
                    <w:left w:val="none" w:sz="0" w:space="0" w:color="auto"/>
                    <w:bottom w:val="none" w:sz="0" w:space="0" w:color="auto"/>
                    <w:right w:val="none" w:sz="0" w:space="0" w:color="auto"/>
                  </w:divBdr>
                </w:div>
                <w:div w:id="2080786098">
                  <w:marLeft w:val="0"/>
                  <w:marRight w:val="0"/>
                  <w:marTop w:val="0"/>
                  <w:marBottom w:val="0"/>
                  <w:divBdr>
                    <w:top w:val="none" w:sz="0" w:space="0" w:color="auto"/>
                    <w:left w:val="none" w:sz="0" w:space="0" w:color="auto"/>
                    <w:bottom w:val="none" w:sz="0" w:space="0" w:color="auto"/>
                    <w:right w:val="none" w:sz="0" w:space="0" w:color="auto"/>
                  </w:divBdr>
                </w:div>
                <w:div w:id="2081247067">
                  <w:marLeft w:val="0"/>
                  <w:marRight w:val="0"/>
                  <w:marTop w:val="0"/>
                  <w:marBottom w:val="0"/>
                  <w:divBdr>
                    <w:top w:val="none" w:sz="0" w:space="0" w:color="auto"/>
                    <w:left w:val="none" w:sz="0" w:space="0" w:color="auto"/>
                    <w:bottom w:val="none" w:sz="0" w:space="0" w:color="auto"/>
                    <w:right w:val="none" w:sz="0" w:space="0" w:color="auto"/>
                  </w:divBdr>
                </w:div>
                <w:div w:id="2081366993">
                  <w:marLeft w:val="0"/>
                  <w:marRight w:val="0"/>
                  <w:marTop w:val="0"/>
                  <w:marBottom w:val="0"/>
                  <w:divBdr>
                    <w:top w:val="none" w:sz="0" w:space="0" w:color="auto"/>
                    <w:left w:val="none" w:sz="0" w:space="0" w:color="auto"/>
                    <w:bottom w:val="none" w:sz="0" w:space="0" w:color="auto"/>
                    <w:right w:val="none" w:sz="0" w:space="0" w:color="auto"/>
                  </w:divBdr>
                </w:div>
                <w:div w:id="2082360269">
                  <w:marLeft w:val="0"/>
                  <w:marRight w:val="0"/>
                  <w:marTop w:val="0"/>
                  <w:marBottom w:val="0"/>
                  <w:divBdr>
                    <w:top w:val="none" w:sz="0" w:space="0" w:color="auto"/>
                    <w:left w:val="none" w:sz="0" w:space="0" w:color="auto"/>
                    <w:bottom w:val="none" w:sz="0" w:space="0" w:color="auto"/>
                    <w:right w:val="none" w:sz="0" w:space="0" w:color="auto"/>
                  </w:divBdr>
                </w:div>
                <w:div w:id="2082750880">
                  <w:marLeft w:val="0"/>
                  <w:marRight w:val="0"/>
                  <w:marTop w:val="0"/>
                  <w:marBottom w:val="0"/>
                  <w:divBdr>
                    <w:top w:val="none" w:sz="0" w:space="0" w:color="auto"/>
                    <w:left w:val="none" w:sz="0" w:space="0" w:color="auto"/>
                    <w:bottom w:val="none" w:sz="0" w:space="0" w:color="auto"/>
                    <w:right w:val="none" w:sz="0" w:space="0" w:color="auto"/>
                  </w:divBdr>
                </w:div>
                <w:div w:id="2082825088">
                  <w:marLeft w:val="0"/>
                  <w:marRight w:val="0"/>
                  <w:marTop w:val="0"/>
                  <w:marBottom w:val="0"/>
                  <w:divBdr>
                    <w:top w:val="none" w:sz="0" w:space="0" w:color="auto"/>
                    <w:left w:val="none" w:sz="0" w:space="0" w:color="auto"/>
                    <w:bottom w:val="none" w:sz="0" w:space="0" w:color="auto"/>
                    <w:right w:val="none" w:sz="0" w:space="0" w:color="auto"/>
                  </w:divBdr>
                </w:div>
                <w:div w:id="2083137764">
                  <w:marLeft w:val="0"/>
                  <w:marRight w:val="0"/>
                  <w:marTop w:val="0"/>
                  <w:marBottom w:val="0"/>
                  <w:divBdr>
                    <w:top w:val="none" w:sz="0" w:space="0" w:color="auto"/>
                    <w:left w:val="none" w:sz="0" w:space="0" w:color="auto"/>
                    <w:bottom w:val="none" w:sz="0" w:space="0" w:color="auto"/>
                    <w:right w:val="none" w:sz="0" w:space="0" w:color="auto"/>
                  </w:divBdr>
                </w:div>
                <w:div w:id="2085687109">
                  <w:marLeft w:val="0"/>
                  <w:marRight w:val="0"/>
                  <w:marTop w:val="0"/>
                  <w:marBottom w:val="0"/>
                  <w:divBdr>
                    <w:top w:val="none" w:sz="0" w:space="0" w:color="auto"/>
                    <w:left w:val="none" w:sz="0" w:space="0" w:color="auto"/>
                    <w:bottom w:val="none" w:sz="0" w:space="0" w:color="auto"/>
                    <w:right w:val="none" w:sz="0" w:space="0" w:color="auto"/>
                  </w:divBdr>
                </w:div>
                <w:div w:id="2086760937">
                  <w:marLeft w:val="0"/>
                  <w:marRight w:val="0"/>
                  <w:marTop w:val="0"/>
                  <w:marBottom w:val="0"/>
                  <w:divBdr>
                    <w:top w:val="none" w:sz="0" w:space="0" w:color="auto"/>
                    <w:left w:val="none" w:sz="0" w:space="0" w:color="auto"/>
                    <w:bottom w:val="none" w:sz="0" w:space="0" w:color="auto"/>
                    <w:right w:val="none" w:sz="0" w:space="0" w:color="auto"/>
                  </w:divBdr>
                </w:div>
                <w:div w:id="2086947070">
                  <w:marLeft w:val="0"/>
                  <w:marRight w:val="0"/>
                  <w:marTop w:val="0"/>
                  <w:marBottom w:val="0"/>
                  <w:divBdr>
                    <w:top w:val="none" w:sz="0" w:space="0" w:color="auto"/>
                    <w:left w:val="none" w:sz="0" w:space="0" w:color="auto"/>
                    <w:bottom w:val="none" w:sz="0" w:space="0" w:color="auto"/>
                    <w:right w:val="none" w:sz="0" w:space="0" w:color="auto"/>
                  </w:divBdr>
                </w:div>
                <w:div w:id="2087878162">
                  <w:marLeft w:val="0"/>
                  <w:marRight w:val="0"/>
                  <w:marTop w:val="0"/>
                  <w:marBottom w:val="0"/>
                  <w:divBdr>
                    <w:top w:val="none" w:sz="0" w:space="0" w:color="auto"/>
                    <w:left w:val="none" w:sz="0" w:space="0" w:color="auto"/>
                    <w:bottom w:val="none" w:sz="0" w:space="0" w:color="auto"/>
                    <w:right w:val="none" w:sz="0" w:space="0" w:color="auto"/>
                  </w:divBdr>
                </w:div>
                <w:div w:id="2088188282">
                  <w:marLeft w:val="0"/>
                  <w:marRight w:val="0"/>
                  <w:marTop w:val="0"/>
                  <w:marBottom w:val="0"/>
                  <w:divBdr>
                    <w:top w:val="none" w:sz="0" w:space="0" w:color="auto"/>
                    <w:left w:val="none" w:sz="0" w:space="0" w:color="auto"/>
                    <w:bottom w:val="none" w:sz="0" w:space="0" w:color="auto"/>
                    <w:right w:val="none" w:sz="0" w:space="0" w:color="auto"/>
                  </w:divBdr>
                </w:div>
                <w:div w:id="2088378122">
                  <w:marLeft w:val="0"/>
                  <w:marRight w:val="0"/>
                  <w:marTop w:val="0"/>
                  <w:marBottom w:val="0"/>
                  <w:divBdr>
                    <w:top w:val="none" w:sz="0" w:space="0" w:color="auto"/>
                    <w:left w:val="none" w:sz="0" w:space="0" w:color="auto"/>
                    <w:bottom w:val="none" w:sz="0" w:space="0" w:color="auto"/>
                    <w:right w:val="none" w:sz="0" w:space="0" w:color="auto"/>
                  </w:divBdr>
                </w:div>
                <w:div w:id="2089189279">
                  <w:marLeft w:val="0"/>
                  <w:marRight w:val="0"/>
                  <w:marTop w:val="0"/>
                  <w:marBottom w:val="0"/>
                  <w:divBdr>
                    <w:top w:val="none" w:sz="0" w:space="0" w:color="auto"/>
                    <w:left w:val="none" w:sz="0" w:space="0" w:color="auto"/>
                    <w:bottom w:val="none" w:sz="0" w:space="0" w:color="auto"/>
                    <w:right w:val="none" w:sz="0" w:space="0" w:color="auto"/>
                  </w:divBdr>
                </w:div>
                <w:div w:id="2089376904">
                  <w:marLeft w:val="0"/>
                  <w:marRight w:val="0"/>
                  <w:marTop w:val="0"/>
                  <w:marBottom w:val="0"/>
                  <w:divBdr>
                    <w:top w:val="none" w:sz="0" w:space="0" w:color="auto"/>
                    <w:left w:val="none" w:sz="0" w:space="0" w:color="auto"/>
                    <w:bottom w:val="none" w:sz="0" w:space="0" w:color="auto"/>
                    <w:right w:val="none" w:sz="0" w:space="0" w:color="auto"/>
                  </w:divBdr>
                </w:div>
                <w:div w:id="2089493328">
                  <w:marLeft w:val="0"/>
                  <w:marRight w:val="0"/>
                  <w:marTop w:val="0"/>
                  <w:marBottom w:val="0"/>
                  <w:divBdr>
                    <w:top w:val="none" w:sz="0" w:space="0" w:color="auto"/>
                    <w:left w:val="none" w:sz="0" w:space="0" w:color="auto"/>
                    <w:bottom w:val="none" w:sz="0" w:space="0" w:color="auto"/>
                    <w:right w:val="none" w:sz="0" w:space="0" w:color="auto"/>
                  </w:divBdr>
                </w:div>
                <w:div w:id="2091199619">
                  <w:marLeft w:val="0"/>
                  <w:marRight w:val="0"/>
                  <w:marTop w:val="0"/>
                  <w:marBottom w:val="0"/>
                  <w:divBdr>
                    <w:top w:val="none" w:sz="0" w:space="0" w:color="auto"/>
                    <w:left w:val="none" w:sz="0" w:space="0" w:color="auto"/>
                    <w:bottom w:val="none" w:sz="0" w:space="0" w:color="auto"/>
                    <w:right w:val="none" w:sz="0" w:space="0" w:color="auto"/>
                  </w:divBdr>
                </w:div>
                <w:div w:id="2091392462">
                  <w:marLeft w:val="0"/>
                  <w:marRight w:val="0"/>
                  <w:marTop w:val="0"/>
                  <w:marBottom w:val="0"/>
                  <w:divBdr>
                    <w:top w:val="none" w:sz="0" w:space="0" w:color="auto"/>
                    <w:left w:val="none" w:sz="0" w:space="0" w:color="auto"/>
                    <w:bottom w:val="none" w:sz="0" w:space="0" w:color="auto"/>
                    <w:right w:val="none" w:sz="0" w:space="0" w:color="auto"/>
                  </w:divBdr>
                </w:div>
                <w:div w:id="2092118830">
                  <w:marLeft w:val="0"/>
                  <w:marRight w:val="0"/>
                  <w:marTop w:val="0"/>
                  <w:marBottom w:val="0"/>
                  <w:divBdr>
                    <w:top w:val="none" w:sz="0" w:space="0" w:color="auto"/>
                    <w:left w:val="none" w:sz="0" w:space="0" w:color="auto"/>
                    <w:bottom w:val="none" w:sz="0" w:space="0" w:color="auto"/>
                    <w:right w:val="none" w:sz="0" w:space="0" w:color="auto"/>
                  </w:divBdr>
                </w:div>
                <w:div w:id="2092267479">
                  <w:marLeft w:val="0"/>
                  <w:marRight w:val="0"/>
                  <w:marTop w:val="0"/>
                  <w:marBottom w:val="0"/>
                  <w:divBdr>
                    <w:top w:val="none" w:sz="0" w:space="0" w:color="auto"/>
                    <w:left w:val="none" w:sz="0" w:space="0" w:color="auto"/>
                    <w:bottom w:val="none" w:sz="0" w:space="0" w:color="auto"/>
                    <w:right w:val="none" w:sz="0" w:space="0" w:color="auto"/>
                  </w:divBdr>
                </w:div>
                <w:div w:id="2092307625">
                  <w:marLeft w:val="0"/>
                  <w:marRight w:val="0"/>
                  <w:marTop w:val="0"/>
                  <w:marBottom w:val="0"/>
                  <w:divBdr>
                    <w:top w:val="none" w:sz="0" w:space="0" w:color="auto"/>
                    <w:left w:val="none" w:sz="0" w:space="0" w:color="auto"/>
                    <w:bottom w:val="none" w:sz="0" w:space="0" w:color="auto"/>
                    <w:right w:val="none" w:sz="0" w:space="0" w:color="auto"/>
                  </w:divBdr>
                </w:div>
                <w:div w:id="2092658607">
                  <w:marLeft w:val="0"/>
                  <w:marRight w:val="0"/>
                  <w:marTop w:val="0"/>
                  <w:marBottom w:val="0"/>
                  <w:divBdr>
                    <w:top w:val="none" w:sz="0" w:space="0" w:color="auto"/>
                    <w:left w:val="none" w:sz="0" w:space="0" w:color="auto"/>
                    <w:bottom w:val="none" w:sz="0" w:space="0" w:color="auto"/>
                    <w:right w:val="none" w:sz="0" w:space="0" w:color="auto"/>
                  </w:divBdr>
                </w:div>
                <w:div w:id="2093156933">
                  <w:marLeft w:val="0"/>
                  <w:marRight w:val="0"/>
                  <w:marTop w:val="0"/>
                  <w:marBottom w:val="0"/>
                  <w:divBdr>
                    <w:top w:val="none" w:sz="0" w:space="0" w:color="auto"/>
                    <w:left w:val="none" w:sz="0" w:space="0" w:color="auto"/>
                    <w:bottom w:val="none" w:sz="0" w:space="0" w:color="auto"/>
                    <w:right w:val="none" w:sz="0" w:space="0" w:color="auto"/>
                  </w:divBdr>
                </w:div>
                <w:div w:id="2094858870">
                  <w:marLeft w:val="0"/>
                  <w:marRight w:val="0"/>
                  <w:marTop w:val="0"/>
                  <w:marBottom w:val="0"/>
                  <w:divBdr>
                    <w:top w:val="none" w:sz="0" w:space="0" w:color="auto"/>
                    <w:left w:val="none" w:sz="0" w:space="0" w:color="auto"/>
                    <w:bottom w:val="none" w:sz="0" w:space="0" w:color="auto"/>
                    <w:right w:val="none" w:sz="0" w:space="0" w:color="auto"/>
                  </w:divBdr>
                </w:div>
                <w:div w:id="2095005572">
                  <w:marLeft w:val="0"/>
                  <w:marRight w:val="0"/>
                  <w:marTop w:val="0"/>
                  <w:marBottom w:val="0"/>
                  <w:divBdr>
                    <w:top w:val="none" w:sz="0" w:space="0" w:color="auto"/>
                    <w:left w:val="none" w:sz="0" w:space="0" w:color="auto"/>
                    <w:bottom w:val="none" w:sz="0" w:space="0" w:color="auto"/>
                    <w:right w:val="none" w:sz="0" w:space="0" w:color="auto"/>
                  </w:divBdr>
                </w:div>
                <w:div w:id="2095592979">
                  <w:marLeft w:val="0"/>
                  <w:marRight w:val="0"/>
                  <w:marTop w:val="0"/>
                  <w:marBottom w:val="0"/>
                  <w:divBdr>
                    <w:top w:val="none" w:sz="0" w:space="0" w:color="auto"/>
                    <w:left w:val="none" w:sz="0" w:space="0" w:color="auto"/>
                    <w:bottom w:val="none" w:sz="0" w:space="0" w:color="auto"/>
                    <w:right w:val="none" w:sz="0" w:space="0" w:color="auto"/>
                  </w:divBdr>
                </w:div>
                <w:div w:id="2095855800">
                  <w:marLeft w:val="0"/>
                  <w:marRight w:val="0"/>
                  <w:marTop w:val="0"/>
                  <w:marBottom w:val="0"/>
                  <w:divBdr>
                    <w:top w:val="none" w:sz="0" w:space="0" w:color="auto"/>
                    <w:left w:val="none" w:sz="0" w:space="0" w:color="auto"/>
                    <w:bottom w:val="none" w:sz="0" w:space="0" w:color="auto"/>
                    <w:right w:val="none" w:sz="0" w:space="0" w:color="auto"/>
                  </w:divBdr>
                </w:div>
                <w:div w:id="2097827481">
                  <w:marLeft w:val="0"/>
                  <w:marRight w:val="0"/>
                  <w:marTop w:val="0"/>
                  <w:marBottom w:val="0"/>
                  <w:divBdr>
                    <w:top w:val="none" w:sz="0" w:space="0" w:color="auto"/>
                    <w:left w:val="none" w:sz="0" w:space="0" w:color="auto"/>
                    <w:bottom w:val="none" w:sz="0" w:space="0" w:color="auto"/>
                    <w:right w:val="none" w:sz="0" w:space="0" w:color="auto"/>
                  </w:divBdr>
                </w:div>
                <w:div w:id="2097944056">
                  <w:marLeft w:val="0"/>
                  <w:marRight w:val="0"/>
                  <w:marTop w:val="0"/>
                  <w:marBottom w:val="0"/>
                  <w:divBdr>
                    <w:top w:val="none" w:sz="0" w:space="0" w:color="auto"/>
                    <w:left w:val="none" w:sz="0" w:space="0" w:color="auto"/>
                    <w:bottom w:val="none" w:sz="0" w:space="0" w:color="auto"/>
                    <w:right w:val="none" w:sz="0" w:space="0" w:color="auto"/>
                  </w:divBdr>
                </w:div>
                <w:div w:id="2098165516">
                  <w:marLeft w:val="0"/>
                  <w:marRight w:val="0"/>
                  <w:marTop w:val="0"/>
                  <w:marBottom w:val="0"/>
                  <w:divBdr>
                    <w:top w:val="none" w:sz="0" w:space="0" w:color="auto"/>
                    <w:left w:val="none" w:sz="0" w:space="0" w:color="auto"/>
                    <w:bottom w:val="none" w:sz="0" w:space="0" w:color="auto"/>
                    <w:right w:val="none" w:sz="0" w:space="0" w:color="auto"/>
                  </w:divBdr>
                </w:div>
                <w:div w:id="2098284310">
                  <w:marLeft w:val="0"/>
                  <w:marRight w:val="0"/>
                  <w:marTop w:val="0"/>
                  <w:marBottom w:val="0"/>
                  <w:divBdr>
                    <w:top w:val="none" w:sz="0" w:space="0" w:color="auto"/>
                    <w:left w:val="none" w:sz="0" w:space="0" w:color="auto"/>
                    <w:bottom w:val="none" w:sz="0" w:space="0" w:color="auto"/>
                    <w:right w:val="none" w:sz="0" w:space="0" w:color="auto"/>
                  </w:divBdr>
                </w:div>
                <w:div w:id="2099907512">
                  <w:marLeft w:val="0"/>
                  <w:marRight w:val="0"/>
                  <w:marTop w:val="0"/>
                  <w:marBottom w:val="0"/>
                  <w:divBdr>
                    <w:top w:val="none" w:sz="0" w:space="0" w:color="auto"/>
                    <w:left w:val="none" w:sz="0" w:space="0" w:color="auto"/>
                    <w:bottom w:val="none" w:sz="0" w:space="0" w:color="auto"/>
                    <w:right w:val="none" w:sz="0" w:space="0" w:color="auto"/>
                  </w:divBdr>
                </w:div>
                <w:div w:id="2099936753">
                  <w:marLeft w:val="0"/>
                  <w:marRight w:val="0"/>
                  <w:marTop w:val="0"/>
                  <w:marBottom w:val="0"/>
                  <w:divBdr>
                    <w:top w:val="none" w:sz="0" w:space="0" w:color="auto"/>
                    <w:left w:val="none" w:sz="0" w:space="0" w:color="auto"/>
                    <w:bottom w:val="none" w:sz="0" w:space="0" w:color="auto"/>
                    <w:right w:val="none" w:sz="0" w:space="0" w:color="auto"/>
                  </w:divBdr>
                </w:div>
                <w:div w:id="2099979561">
                  <w:marLeft w:val="0"/>
                  <w:marRight w:val="0"/>
                  <w:marTop w:val="0"/>
                  <w:marBottom w:val="0"/>
                  <w:divBdr>
                    <w:top w:val="none" w:sz="0" w:space="0" w:color="auto"/>
                    <w:left w:val="none" w:sz="0" w:space="0" w:color="auto"/>
                    <w:bottom w:val="none" w:sz="0" w:space="0" w:color="auto"/>
                    <w:right w:val="none" w:sz="0" w:space="0" w:color="auto"/>
                  </w:divBdr>
                </w:div>
                <w:div w:id="2100902112">
                  <w:marLeft w:val="0"/>
                  <w:marRight w:val="0"/>
                  <w:marTop w:val="0"/>
                  <w:marBottom w:val="0"/>
                  <w:divBdr>
                    <w:top w:val="none" w:sz="0" w:space="0" w:color="auto"/>
                    <w:left w:val="none" w:sz="0" w:space="0" w:color="auto"/>
                    <w:bottom w:val="none" w:sz="0" w:space="0" w:color="auto"/>
                    <w:right w:val="none" w:sz="0" w:space="0" w:color="auto"/>
                  </w:divBdr>
                </w:div>
                <w:div w:id="2100910094">
                  <w:marLeft w:val="0"/>
                  <w:marRight w:val="0"/>
                  <w:marTop w:val="0"/>
                  <w:marBottom w:val="0"/>
                  <w:divBdr>
                    <w:top w:val="none" w:sz="0" w:space="0" w:color="auto"/>
                    <w:left w:val="none" w:sz="0" w:space="0" w:color="auto"/>
                    <w:bottom w:val="none" w:sz="0" w:space="0" w:color="auto"/>
                    <w:right w:val="none" w:sz="0" w:space="0" w:color="auto"/>
                  </w:divBdr>
                </w:div>
                <w:div w:id="2101103626">
                  <w:marLeft w:val="0"/>
                  <w:marRight w:val="0"/>
                  <w:marTop w:val="0"/>
                  <w:marBottom w:val="0"/>
                  <w:divBdr>
                    <w:top w:val="none" w:sz="0" w:space="0" w:color="auto"/>
                    <w:left w:val="none" w:sz="0" w:space="0" w:color="auto"/>
                    <w:bottom w:val="none" w:sz="0" w:space="0" w:color="auto"/>
                    <w:right w:val="none" w:sz="0" w:space="0" w:color="auto"/>
                  </w:divBdr>
                </w:div>
                <w:div w:id="2101631783">
                  <w:marLeft w:val="0"/>
                  <w:marRight w:val="0"/>
                  <w:marTop w:val="0"/>
                  <w:marBottom w:val="0"/>
                  <w:divBdr>
                    <w:top w:val="none" w:sz="0" w:space="0" w:color="auto"/>
                    <w:left w:val="none" w:sz="0" w:space="0" w:color="auto"/>
                    <w:bottom w:val="none" w:sz="0" w:space="0" w:color="auto"/>
                    <w:right w:val="none" w:sz="0" w:space="0" w:color="auto"/>
                  </w:divBdr>
                </w:div>
                <w:div w:id="2101834123">
                  <w:marLeft w:val="0"/>
                  <w:marRight w:val="0"/>
                  <w:marTop w:val="0"/>
                  <w:marBottom w:val="0"/>
                  <w:divBdr>
                    <w:top w:val="none" w:sz="0" w:space="0" w:color="auto"/>
                    <w:left w:val="none" w:sz="0" w:space="0" w:color="auto"/>
                    <w:bottom w:val="none" w:sz="0" w:space="0" w:color="auto"/>
                    <w:right w:val="none" w:sz="0" w:space="0" w:color="auto"/>
                  </w:divBdr>
                </w:div>
                <w:div w:id="2102137407">
                  <w:marLeft w:val="0"/>
                  <w:marRight w:val="0"/>
                  <w:marTop w:val="0"/>
                  <w:marBottom w:val="0"/>
                  <w:divBdr>
                    <w:top w:val="none" w:sz="0" w:space="0" w:color="auto"/>
                    <w:left w:val="none" w:sz="0" w:space="0" w:color="auto"/>
                    <w:bottom w:val="none" w:sz="0" w:space="0" w:color="auto"/>
                    <w:right w:val="none" w:sz="0" w:space="0" w:color="auto"/>
                  </w:divBdr>
                </w:div>
                <w:div w:id="2102869649">
                  <w:marLeft w:val="0"/>
                  <w:marRight w:val="0"/>
                  <w:marTop w:val="0"/>
                  <w:marBottom w:val="0"/>
                  <w:divBdr>
                    <w:top w:val="none" w:sz="0" w:space="0" w:color="auto"/>
                    <w:left w:val="none" w:sz="0" w:space="0" w:color="auto"/>
                    <w:bottom w:val="none" w:sz="0" w:space="0" w:color="auto"/>
                    <w:right w:val="none" w:sz="0" w:space="0" w:color="auto"/>
                  </w:divBdr>
                </w:div>
                <w:div w:id="2103409551">
                  <w:marLeft w:val="0"/>
                  <w:marRight w:val="0"/>
                  <w:marTop w:val="0"/>
                  <w:marBottom w:val="0"/>
                  <w:divBdr>
                    <w:top w:val="none" w:sz="0" w:space="0" w:color="auto"/>
                    <w:left w:val="none" w:sz="0" w:space="0" w:color="auto"/>
                    <w:bottom w:val="none" w:sz="0" w:space="0" w:color="auto"/>
                    <w:right w:val="none" w:sz="0" w:space="0" w:color="auto"/>
                  </w:divBdr>
                </w:div>
                <w:div w:id="2103531795">
                  <w:marLeft w:val="0"/>
                  <w:marRight w:val="0"/>
                  <w:marTop w:val="0"/>
                  <w:marBottom w:val="0"/>
                  <w:divBdr>
                    <w:top w:val="none" w:sz="0" w:space="0" w:color="auto"/>
                    <w:left w:val="none" w:sz="0" w:space="0" w:color="auto"/>
                    <w:bottom w:val="none" w:sz="0" w:space="0" w:color="auto"/>
                    <w:right w:val="none" w:sz="0" w:space="0" w:color="auto"/>
                  </w:divBdr>
                </w:div>
                <w:div w:id="2104761394">
                  <w:marLeft w:val="0"/>
                  <w:marRight w:val="0"/>
                  <w:marTop w:val="0"/>
                  <w:marBottom w:val="0"/>
                  <w:divBdr>
                    <w:top w:val="none" w:sz="0" w:space="0" w:color="auto"/>
                    <w:left w:val="none" w:sz="0" w:space="0" w:color="auto"/>
                    <w:bottom w:val="none" w:sz="0" w:space="0" w:color="auto"/>
                    <w:right w:val="none" w:sz="0" w:space="0" w:color="auto"/>
                  </w:divBdr>
                </w:div>
                <w:div w:id="2105223652">
                  <w:marLeft w:val="0"/>
                  <w:marRight w:val="0"/>
                  <w:marTop w:val="0"/>
                  <w:marBottom w:val="0"/>
                  <w:divBdr>
                    <w:top w:val="none" w:sz="0" w:space="0" w:color="auto"/>
                    <w:left w:val="none" w:sz="0" w:space="0" w:color="auto"/>
                    <w:bottom w:val="none" w:sz="0" w:space="0" w:color="auto"/>
                    <w:right w:val="none" w:sz="0" w:space="0" w:color="auto"/>
                  </w:divBdr>
                </w:div>
                <w:div w:id="2105345991">
                  <w:marLeft w:val="0"/>
                  <w:marRight w:val="0"/>
                  <w:marTop w:val="0"/>
                  <w:marBottom w:val="0"/>
                  <w:divBdr>
                    <w:top w:val="none" w:sz="0" w:space="0" w:color="auto"/>
                    <w:left w:val="none" w:sz="0" w:space="0" w:color="auto"/>
                    <w:bottom w:val="none" w:sz="0" w:space="0" w:color="auto"/>
                    <w:right w:val="none" w:sz="0" w:space="0" w:color="auto"/>
                  </w:divBdr>
                </w:div>
                <w:div w:id="2105685096">
                  <w:marLeft w:val="0"/>
                  <w:marRight w:val="0"/>
                  <w:marTop w:val="0"/>
                  <w:marBottom w:val="0"/>
                  <w:divBdr>
                    <w:top w:val="none" w:sz="0" w:space="0" w:color="auto"/>
                    <w:left w:val="none" w:sz="0" w:space="0" w:color="auto"/>
                    <w:bottom w:val="none" w:sz="0" w:space="0" w:color="auto"/>
                    <w:right w:val="none" w:sz="0" w:space="0" w:color="auto"/>
                  </w:divBdr>
                </w:div>
                <w:div w:id="2106074613">
                  <w:marLeft w:val="0"/>
                  <w:marRight w:val="0"/>
                  <w:marTop w:val="0"/>
                  <w:marBottom w:val="0"/>
                  <w:divBdr>
                    <w:top w:val="none" w:sz="0" w:space="0" w:color="auto"/>
                    <w:left w:val="none" w:sz="0" w:space="0" w:color="auto"/>
                    <w:bottom w:val="none" w:sz="0" w:space="0" w:color="auto"/>
                    <w:right w:val="none" w:sz="0" w:space="0" w:color="auto"/>
                  </w:divBdr>
                </w:div>
                <w:div w:id="2106997104">
                  <w:marLeft w:val="0"/>
                  <w:marRight w:val="0"/>
                  <w:marTop w:val="0"/>
                  <w:marBottom w:val="0"/>
                  <w:divBdr>
                    <w:top w:val="none" w:sz="0" w:space="0" w:color="auto"/>
                    <w:left w:val="none" w:sz="0" w:space="0" w:color="auto"/>
                    <w:bottom w:val="none" w:sz="0" w:space="0" w:color="auto"/>
                    <w:right w:val="none" w:sz="0" w:space="0" w:color="auto"/>
                  </w:divBdr>
                </w:div>
                <w:div w:id="2107075651">
                  <w:marLeft w:val="0"/>
                  <w:marRight w:val="0"/>
                  <w:marTop w:val="0"/>
                  <w:marBottom w:val="0"/>
                  <w:divBdr>
                    <w:top w:val="none" w:sz="0" w:space="0" w:color="auto"/>
                    <w:left w:val="none" w:sz="0" w:space="0" w:color="auto"/>
                    <w:bottom w:val="none" w:sz="0" w:space="0" w:color="auto"/>
                    <w:right w:val="none" w:sz="0" w:space="0" w:color="auto"/>
                  </w:divBdr>
                </w:div>
                <w:div w:id="2107145408">
                  <w:marLeft w:val="0"/>
                  <w:marRight w:val="0"/>
                  <w:marTop w:val="0"/>
                  <w:marBottom w:val="0"/>
                  <w:divBdr>
                    <w:top w:val="none" w:sz="0" w:space="0" w:color="auto"/>
                    <w:left w:val="none" w:sz="0" w:space="0" w:color="auto"/>
                    <w:bottom w:val="none" w:sz="0" w:space="0" w:color="auto"/>
                    <w:right w:val="none" w:sz="0" w:space="0" w:color="auto"/>
                  </w:divBdr>
                </w:div>
                <w:div w:id="2107800942">
                  <w:marLeft w:val="0"/>
                  <w:marRight w:val="0"/>
                  <w:marTop w:val="0"/>
                  <w:marBottom w:val="0"/>
                  <w:divBdr>
                    <w:top w:val="none" w:sz="0" w:space="0" w:color="auto"/>
                    <w:left w:val="none" w:sz="0" w:space="0" w:color="auto"/>
                    <w:bottom w:val="none" w:sz="0" w:space="0" w:color="auto"/>
                    <w:right w:val="none" w:sz="0" w:space="0" w:color="auto"/>
                  </w:divBdr>
                </w:div>
                <w:div w:id="2107801233">
                  <w:marLeft w:val="0"/>
                  <w:marRight w:val="0"/>
                  <w:marTop w:val="0"/>
                  <w:marBottom w:val="0"/>
                  <w:divBdr>
                    <w:top w:val="none" w:sz="0" w:space="0" w:color="auto"/>
                    <w:left w:val="none" w:sz="0" w:space="0" w:color="auto"/>
                    <w:bottom w:val="none" w:sz="0" w:space="0" w:color="auto"/>
                    <w:right w:val="none" w:sz="0" w:space="0" w:color="auto"/>
                  </w:divBdr>
                </w:div>
                <w:div w:id="2108621297">
                  <w:marLeft w:val="0"/>
                  <w:marRight w:val="0"/>
                  <w:marTop w:val="0"/>
                  <w:marBottom w:val="0"/>
                  <w:divBdr>
                    <w:top w:val="none" w:sz="0" w:space="0" w:color="auto"/>
                    <w:left w:val="none" w:sz="0" w:space="0" w:color="auto"/>
                    <w:bottom w:val="none" w:sz="0" w:space="0" w:color="auto"/>
                    <w:right w:val="none" w:sz="0" w:space="0" w:color="auto"/>
                  </w:divBdr>
                </w:div>
                <w:div w:id="2108888433">
                  <w:marLeft w:val="0"/>
                  <w:marRight w:val="0"/>
                  <w:marTop w:val="0"/>
                  <w:marBottom w:val="0"/>
                  <w:divBdr>
                    <w:top w:val="none" w:sz="0" w:space="0" w:color="auto"/>
                    <w:left w:val="none" w:sz="0" w:space="0" w:color="auto"/>
                    <w:bottom w:val="none" w:sz="0" w:space="0" w:color="auto"/>
                    <w:right w:val="none" w:sz="0" w:space="0" w:color="auto"/>
                  </w:divBdr>
                </w:div>
                <w:div w:id="2109037336">
                  <w:marLeft w:val="0"/>
                  <w:marRight w:val="0"/>
                  <w:marTop w:val="0"/>
                  <w:marBottom w:val="0"/>
                  <w:divBdr>
                    <w:top w:val="none" w:sz="0" w:space="0" w:color="auto"/>
                    <w:left w:val="none" w:sz="0" w:space="0" w:color="auto"/>
                    <w:bottom w:val="none" w:sz="0" w:space="0" w:color="auto"/>
                    <w:right w:val="none" w:sz="0" w:space="0" w:color="auto"/>
                  </w:divBdr>
                </w:div>
                <w:div w:id="2109307535">
                  <w:marLeft w:val="0"/>
                  <w:marRight w:val="0"/>
                  <w:marTop w:val="0"/>
                  <w:marBottom w:val="0"/>
                  <w:divBdr>
                    <w:top w:val="none" w:sz="0" w:space="0" w:color="auto"/>
                    <w:left w:val="none" w:sz="0" w:space="0" w:color="auto"/>
                    <w:bottom w:val="none" w:sz="0" w:space="0" w:color="auto"/>
                    <w:right w:val="none" w:sz="0" w:space="0" w:color="auto"/>
                  </w:divBdr>
                </w:div>
                <w:div w:id="2109501301">
                  <w:marLeft w:val="0"/>
                  <w:marRight w:val="0"/>
                  <w:marTop w:val="0"/>
                  <w:marBottom w:val="0"/>
                  <w:divBdr>
                    <w:top w:val="none" w:sz="0" w:space="0" w:color="auto"/>
                    <w:left w:val="none" w:sz="0" w:space="0" w:color="auto"/>
                    <w:bottom w:val="none" w:sz="0" w:space="0" w:color="auto"/>
                    <w:right w:val="none" w:sz="0" w:space="0" w:color="auto"/>
                  </w:divBdr>
                </w:div>
                <w:div w:id="2109692981">
                  <w:marLeft w:val="0"/>
                  <w:marRight w:val="0"/>
                  <w:marTop w:val="0"/>
                  <w:marBottom w:val="0"/>
                  <w:divBdr>
                    <w:top w:val="none" w:sz="0" w:space="0" w:color="auto"/>
                    <w:left w:val="none" w:sz="0" w:space="0" w:color="auto"/>
                    <w:bottom w:val="none" w:sz="0" w:space="0" w:color="auto"/>
                    <w:right w:val="none" w:sz="0" w:space="0" w:color="auto"/>
                  </w:divBdr>
                </w:div>
                <w:div w:id="2110655179">
                  <w:marLeft w:val="0"/>
                  <w:marRight w:val="0"/>
                  <w:marTop w:val="0"/>
                  <w:marBottom w:val="0"/>
                  <w:divBdr>
                    <w:top w:val="none" w:sz="0" w:space="0" w:color="auto"/>
                    <w:left w:val="none" w:sz="0" w:space="0" w:color="auto"/>
                    <w:bottom w:val="none" w:sz="0" w:space="0" w:color="auto"/>
                    <w:right w:val="none" w:sz="0" w:space="0" w:color="auto"/>
                  </w:divBdr>
                </w:div>
                <w:div w:id="2111926926">
                  <w:marLeft w:val="0"/>
                  <w:marRight w:val="0"/>
                  <w:marTop w:val="0"/>
                  <w:marBottom w:val="0"/>
                  <w:divBdr>
                    <w:top w:val="none" w:sz="0" w:space="0" w:color="auto"/>
                    <w:left w:val="none" w:sz="0" w:space="0" w:color="auto"/>
                    <w:bottom w:val="none" w:sz="0" w:space="0" w:color="auto"/>
                    <w:right w:val="none" w:sz="0" w:space="0" w:color="auto"/>
                  </w:divBdr>
                </w:div>
                <w:div w:id="2113163059">
                  <w:marLeft w:val="0"/>
                  <w:marRight w:val="0"/>
                  <w:marTop w:val="0"/>
                  <w:marBottom w:val="0"/>
                  <w:divBdr>
                    <w:top w:val="none" w:sz="0" w:space="0" w:color="auto"/>
                    <w:left w:val="none" w:sz="0" w:space="0" w:color="auto"/>
                    <w:bottom w:val="none" w:sz="0" w:space="0" w:color="auto"/>
                    <w:right w:val="none" w:sz="0" w:space="0" w:color="auto"/>
                  </w:divBdr>
                </w:div>
                <w:div w:id="2113477521">
                  <w:marLeft w:val="0"/>
                  <w:marRight w:val="0"/>
                  <w:marTop w:val="0"/>
                  <w:marBottom w:val="0"/>
                  <w:divBdr>
                    <w:top w:val="none" w:sz="0" w:space="0" w:color="auto"/>
                    <w:left w:val="none" w:sz="0" w:space="0" w:color="auto"/>
                    <w:bottom w:val="none" w:sz="0" w:space="0" w:color="auto"/>
                    <w:right w:val="none" w:sz="0" w:space="0" w:color="auto"/>
                  </w:divBdr>
                </w:div>
                <w:div w:id="2114012242">
                  <w:marLeft w:val="0"/>
                  <w:marRight w:val="0"/>
                  <w:marTop w:val="0"/>
                  <w:marBottom w:val="0"/>
                  <w:divBdr>
                    <w:top w:val="none" w:sz="0" w:space="0" w:color="auto"/>
                    <w:left w:val="none" w:sz="0" w:space="0" w:color="auto"/>
                    <w:bottom w:val="none" w:sz="0" w:space="0" w:color="auto"/>
                    <w:right w:val="none" w:sz="0" w:space="0" w:color="auto"/>
                  </w:divBdr>
                </w:div>
                <w:div w:id="2114207323">
                  <w:marLeft w:val="0"/>
                  <w:marRight w:val="0"/>
                  <w:marTop w:val="0"/>
                  <w:marBottom w:val="0"/>
                  <w:divBdr>
                    <w:top w:val="none" w:sz="0" w:space="0" w:color="auto"/>
                    <w:left w:val="none" w:sz="0" w:space="0" w:color="auto"/>
                    <w:bottom w:val="none" w:sz="0" w:space="0" w:color="auto"/>
                    <w:right w:val="none" w:sz="0" w:space="0" w:color="auto"/>
                  </w:divBdr>
                </w:div>
                <w:div w:id="2114549532">
                  <w:marLeft w:val="0"/>
                  <w:marRight w:val="0"/>
                  <w:marTop w:val="0"/>
                  <w:marBottom w:val="0"/>
                  <w:divBdr>
                    <w:top w:val="none" w:sz="0" w:space="0" w:color="auto"/>
                    <w:left w:val="none" w:sz="0" w:space="0" w:color="auto"/>
                    <w:bottom w:val="none" w:sz="0" w:space="0" w:color="auto"/>
                    <w:right w:val="none" w:sz="0" w:space="0" w:color="auto"/>
                  </w:divBdr>
                </w:div>
                <w:div w:id="2114861061">
                  <w:marLeft w:val="0"/>
                  <w:marRight w:val="0"/>
                  <w:marTop w:val="0"/>
                  <w:marBottom w:val="0"/>
                  <w:divBdr>
                    <w:top w:val="none" w:sz="0" w:space="0" w:color="auto"/>
                    <w:left w:val="none" w:sz="0" w:space="0" w:color="auto"/>
                    <w:bottom w:val="none" w:sz="0" w:space="0" w:color="auto"/>
                    <w:right w:val="none" w:sz="0" w:space="0" w:color="auto"/>
                  </w:divBdr>
                </w:div>
                <w:div w:id="2114938753">
                  <w:marLeft w:val="0"/>
                  <w:marRight w:val="0"/>
                  <w:marTop w:val="0"/>
                  <w:marBottom w:val="0"/>
                  <w:divBdr>
                    <w:top w:val="none" w:sz="0" w:space="0" w:color="auto"/>
                    <w:left w:val="none" w:sz="0" w:space="0" w:color="auto"/>
                    <w:bottom w:val="none" w:sz="0" w:space="0" w:color="auto"/>
                    <w:right w:val="none" w:sz="0" w:space="0" w:color="auto"/>
                  </w:divBdr>
                </w:div>
                <w:div w:id="2115131728">
                  <w:marLeft w:val="0"/>
                  <w:marRight w:val="0"/>
                  <w:marTop w:val="0"/>
                  <w:marBottom w:val="0"/>
                  <w:divBdr>
                    <w:top w:val="none" w:sz="0" w:space="0" w:color="auto"/>
                    <w:left w:val="none" w:sz="0" w:space="0" w:color="auto"/>
                    <w:bottom w:val="none" w:sz="0" w:space="0" w:color="auto"/>
                    <w:right w:val="none" w:sz="0" w:space="0" w:color="auto"/>
                  </w:divBdr>
                </w:div>
                <w:div w:id="2115400596">
                  <w:marLeft w:val="0"/>
                  <w:marRight w:val="0"/>
                  <w:marTop w:val="0"/>
                  <w:marBottom w:val="0"/>
                  <w:divBdr>
                    <w:top w:val="none" w:sz="0" w:space="0" w:color="auto"/>
                    <w:left w:val="none" w:sz="0" w:space="0" w:color="auto"/>
                    <w:bottom w:val="none" w:sz="0" w:space="0" w:color="auto"/>
                    <w:right w:val="none" w:sz="0" w:space="0" w:color="auto"/>
                  </w:divBdr>
                </w:div>
                <w:div w:id="2117822261">
                  <w:marLeft w:val="0"/>
                  <w:marRight w:val="0"/>
                  <w:marTop w:val="0"/>
                  <w:marBottom w:val="0"/>
                  <w:divBdr>
                    <w:top w:val="none" w:sz="0" w:space="0" w:color="auto"/>
                    <w:left w:val="none" w:sz="0" w:space="0" w:color="auto"/>
                    <w:bottom w:val="none" w:sz="0" w:space="0" w:color="auto"/>
                    <w:right w:val="none" w:sz="0" w:space="0" w:color="auto"/>
                  </w:divBdr>
                </w:div>
                <w:div w:id="2117868985">
                  <w:marLeft w:val="0"/>
                  <w:marRight w:val="0"/>
                  <w:marTop w:val="0"/>
                  <w:marBottom w:val="0"/>
                  <w:divBdr>
                    <w:top w:val="none" w:sz="0" w:space="0" w:color="auto"/>
                    <w:left w:val="none" w:sz="0" w:space="0" w:color="auto"/>
                    <w:bottom w:val="none" w:sz="0" w:space="0" w:color="auto"/>
                    <w:right w:val="none" w:sz="0" w:space="0" w:color="auto"/>
                  </w:divBdr>
                </w:div>
                <w:div w:id="2118522457">
                  <w:marLeft w:val="0"/>
                  <w:marRight w:val="0"/>
                  <w:marTop w:val="0"/>
                  <w:marBottom w:val="0"/>
                  <w:divBdr>
                    <w:top w:val="none" w:sz="0" w:space="0" w:color="auto"/>
                    <w:left w:val="none" w:sz="0" w:space="0" w:color="auto"/>
                    <w:bottom w:val="none" w:sz="0" w:space="0" w:color="auto"/>
                    <w:right w:val="none" w:sz="0" w:space="0" w:color="auto"/>
                  </w:divBdr>
                </w:div>
                <w:div w:id="2120098325">
                  <w:marLeft w:val="0"/>
                  <w:marRight w:val="0"/>
                  <w:marTop w:val="0"/>
                  <w:marBottom w:val="0"/>
                  <w:divBdr>
                    <w:top w:val="none" w:sz="0" w:space="0" w:color="auto"/>
                    <w:left w:val="none" w:sz="0" w:space="0" w:color="auto"/>
                    <w:bottom w:val="none" w:sz="0" w:space="0" w:color="auto"/>
                    <w:right w:val="none" w:sz="0" w:space="0" w:color="auto"/>
                  </w:divBdr>
                </w:div>
                <w:div w:id="2120176839">
                  <w:marLeft w:val="0"/>
                  <w:marRight w:val="0"/>
                  <w:marTop w:val="0"/>
                  <w:marBottom w:val="0"/>
                  <w:divBdr>
                    <w:top w:val="none" w:sz="0" w:space="0" w:color="auto"/>
                    <w:left w:val="none" w:sz="0" w:space="0" w:color="auto"/>
                    <w:bottom w:val="none" w:sz="0" w:space="0" w:color="auto"/>
                    <w:right w:val="none" w:sz="0" w:space="0" w:color="auto"/>
                  </w:divBdr>
                </w:div>
                <w:div w:id="2121096766">
                  <w:marLeft w:val="0"/>
                  <w:marRight w:val="0"/>
                  <w:marTop w:val="0"/>
                  <w:marBottom w:val="0"/>
                  <w:divBdr>
                    <w:top w:val="none" w:sz="0" w:space="0" w:color="auto"/>
                    <w:left w:val="none" w:sz="0" w:space="0" w:color="auto"/>
                    <w:bottom w:val="none" w:sz="0" w:space="0" w:color="auto"/>
                    <w:right w:val="none" w:sz="0" w:space="0" w:color="auto"/>
                  </w:divBdr>
                </w:div>
                <w:div w:id="2123453580">
                  <w:marLeft w:val="0"/>
                  <w:marRight w:val="0"/>
                  <w:marTop w:val="0"/>
                  <w:marBottom w:val="0"/>
                  <w:divBdr>
                    <w:top w:val="none" w:sz="0" w:space="0" w:color="auto"/>
                    <w:left w:val="none" w:sz="0" w:space="0" w:color="auto"/>
                    <w:bottom w:val="none" w:sz="0" w:space="0" w:color="auto"/>
                    <w:right w:val="none" w:sz="0" w:space="0" w:color="auto"/>
                  </w:divBdr>
                </w:div>
                <w:div w:id="2123524222">
                  <w:marLeft w:val="0"/>
                  <w:marRight w:val="0"/>
                  <w:marTop w:val="0"/>
                  <w:marBottom w:val="0"/>
                  <w:divBdr>
                    <w:top w:val="none" w:sz="0" w:space="0" w:color="auto"/>
                    <w:left w:val="none" w:sz="0" w:space="0" w:color="auto"/>
                    <w:bottom w:val="none" w:sz="0" w:space="0" w:color="auto"/>
                    <w:right w:val="none" w:sz="0" w:space="0" w:color="auto"/>
                  </w:divBdr>
                </w:div>
                <w:div w:id="2123573539">
                  <w:marLeft w:val="0"/>
                  <w:marRight w:val="0"/>
                  <w:marTop w:val="0"/>
                  <w:marBottom w:val="0"/>
                  <w:divBdr>
                    <w:top w:val="none" w:sz="0" w:space="0" w:color="auto"/>
                    <w:left w:val="none" w:sz="0" w:space="0" w:color="auto"/>
                    <w:bottom w:val="none" w:sz="0" w:space="0" w:color="auto"/>
                    <w:right w:val="none" w:sz="0" w:space="0" w:color="auto"/>
                  </w:divBdr>
                </w:div>
                <w:div w:id="2125073105">
                  <w:marLeft w:val="0"/>
                  <w:marRight w:val="0"/>
                  <w:marTop w:val="0"/>
                  <w:marBottom w:val="0"/>
                  <w:divBdr>
                    <w:top w:val="none" w:sz="0" w:space="0" w:color="auto"/>
                    <w:left w:val="none" w:sz="0" w:space="0" w:color="auto"/>
                    <w:bottom w:val="none" w:sz="0" w:space="0" w:color="auto"/>
                    <w:right w:val="none" w:sz="0" w:space="0" w:color="auto"/>
                  </w:divBdr>
                </w:div>
                <w:div w:id="2125147537">
                  <w:marLeft w:val="0"/>
                  <w:marRight w:val="0"/>
                  <w:marTop w:val="0"/>
                  <w:marBottom w:val="0"/>
                  <w:divBdr>
                    <w:top w:val="none" w:sz="0" w:space="0" w:color="auto"/>
                    <w:left w:val="none" w:sz="0" w:space="0" w:color="auto"/>
                    <w:bottom w:val="none" w:sz="0" w:space="0" w:color="auto"/>
                    <w:right w:val="none" w:sz="0" w:space="0" w:color="auto"/>
                  </w:divBdr>
                </w:div>
                <w:div w:id="2125226905">
                  <w:marLeft w:val="0"/>
                  <w:marRight w:val="0"/>
                  <w:marTop w:val="0"/>
                  <w:marBottom w:val="0"/>
                  <w:divBdr>
                    <w:top w:val="none" w:sz="0" w:space="0" w:color="auto"/>
                    <w:left w:val="none" w:sz="0" w:space="0" w:color="auto"/>
                    <w:bottom w:val="none" w:sz="0" w:space="0" w:color="auto"/>
                    <w:right w:val="none" w:sz="0" w:space="0" w:color="auto"/>
                  </w:divBdr>
                </w:div>
                <w:div w:id="2125886211">
                  <w:marLeft w:val="0"/>
                  <w:marRight w:val="0"/>
                  <w:marTop w:val="0"/>
                  <w:marBottom w:val="0"/>
                  <w:divBdr>
                    <w:top w:val="none" w:sz="0" w:space="0" w:color="auto"/>
                    <w:left w:val="none" w:sz="0" w:space="0" w:color="auto"/>
                    <w:bottom w:val="none" w:sz="0" w:space="0" w:color="auto"/>
                    <w:right w:val="none" w:sz="0" w:space="0" w:color="auto"/>
                  </w:divBdr>
                </w:div>
                <w:div w:id="2128307675">
                  <w:marLeft w:val="0"/>
                  <w:marRight w:val="0"/>
                  <w:marTop w:val="0"/>
                  <w:marBottom w:val="0"/>
                  <w:divBdr>
                    <w:top w:val="none" w:sz="0" w:space="0" w:color="auto"/>
                    <w:left w:val="none" w:sz="0" w:space="0" w:color="auto"/>
                    <w:bottom w:val="none" w:sz="0" w:space="0" w:color="auto"/>
                    <w:right w:val="none" w:sz="0" w:space="0" w:color="auto"/>
                  </w:divBdr>
                </w:div>
                <w:div w:id="2129154209">
                  <w:marLeft w:val="0"/>
                  <w:marRight w:val="0"/>
                  <w:marTop w:val="0"/>
                  <w:marBottom w:val="0"/>
                  <w:divBdr>
                    <w:top w:val="none" w:sz="0" w:space="0" w:color="auto"/>
                    <w:left w:val="none" w:sz="0" w:space="0" w:color="auto"/>
                    <w:bottom w:val="none" w:sz="0" w:space="0" w:color="auto"/>
                    <w:right w:val="none" w:sz="0" w:space="0" w:color="auto"/>
                  </w:divBdr>
                </w:div>
                <w:div w:id="2129465016">
                  <w:marLeft w:val="0"/>
                  <w:marRight w:val="0"/>
                  <w:marTop w:val="0"/>
                  <w:marBottom w:val="0"/>
                  <w:divBdr>
                    <w:top w:val="none" w:sz="0" w:space="0" w:color="auto"/>
                    <w:left w:val="none" w:sz="0" w:space="0" w:color="auto"/>
                    <w:bottom w:val="none" w:sz="0" w:space="0" w:color="auto"/>
                    <w:right w:val="none" w:sz="0" w:space="0" w:color="auto"/>
                  </w:divBdr>
                </w:div>
                <w:div w:id="2130005307">
                  <w:marLeft w:val="0"/>
                  <w:marRight w:val="0"/>
                  <w:marTop w:val="0"/>
                  <w:marBottom w:val="0"/>
                  <w:divBdr>
                    <w:top w:val="none" w:sz="0" w:space="0" w:color="auto"/>
                    <w:left w:val="none" w:sz="0" w:space="0" w:color="auto"/>
                    <w:bottom w:val="none" w:sz="0" w:space="0" w:color="auto"/>
                    <w:right w:val="none" w:sz="0" w:space="0" w:color="auto"/>
                  </w:divBdr>
                </w:div>
                <w:div w:id="2130932730">
                  <w:marLeft w:val="0"/>
                  <w:marRight w:val="0"/>
                  <w:marTop w:val="0"/>
                  <w:marBottom w:val="0"/>
                  <w:divBdr>
                    <w:top w:val="none" w:sz="0" w:space="0" w:color="auto"/>
                    <w:left w:val="none" w:sz="0" w:space="0" w:color="auto"/>
                    <w:bottom w:val="none" w:sz="0" w:space="0" w:color="auto"/>
                    <w:right w:val="none" w:sz="0" w:space="0" w:color="auto"/>
                  </w:divBdr>
                </w:div>
                <w:div w:id="2131898924">
                  <w:marLeft w:val="0"/>
                  <w:marRight w:val="0"/>
                  <w:marTop w:val="0"/>
                  <w:marBottom w:val="0"/>
                  <w:divBdr>
                    <w:top w:val="none" w:sz="0" w:space="0" w:color="auto"/>
                    <w:left w:val="none" w:sz="0" w:space="0" w:color="auto"/>
                    <w:bottom w:val="none" w:sz="0" w:space="0" w:color="auto"/>
                    <w:right w:val="none" w:sz="0" w:space="0" w:color="auto"/>
                  </w:divBdr>
                </w:div>
                <w:div w:id="2132170257">
                  <w:marLeft w:val="0"/>
                  <w:marRight w:val="0"/>
                  <w:marTop w:val="0"/>
                  <w:marBottom w:val="0"/>
                  <w:divBdr>
                    <w:top w:val="none" w:sz="0" w:space="0" w:color="auto"/>
                    <w:left w:val="none" w:sz="0" w:space="0" w:color="auto"/>
                    <w:bottom w:val="none" w:sz="0" w:space="0" w:color="auto"/>
                    <w:right w:val="none" w:sz="0" w:space="0" w:color="auto"/>
                  </w:divBdr>
                </w:div>
                <w:div w:id="2133395861">
                  <w:marLeft w:val="0"/>
                  <w:marRight w:val="0"/>
                  <w:marTop w:val="0"/>
                  <w:marBottom w:val="0"/>
                  <w:divBdr>
                    <w:top w:val="none" w:sz="0" w:space="0" w:color="auto"/>
                    <w:left w:val="none" w:sz="0" w:space="0" w:color="auto"/>
                    <w:bottom w:val="none" w:sz="0" w:space="0" w:color="auto"/>
                    <w:right w:val="none" w:sz="0" w:space="0" w:color="auto"/>
                  </w:divBdr>
                </w:div>
                <w:div w:id="2133937529">
                  <w:marLeft w:val="0"/>
                  <w:marRight w:val="0"/>
                  <w:marTop w:val="0"/>
                  <w:marBottom w:val="0"/>
                  <w:divBdr>
                    <w:top w:val="none" w:sz="0" w:space="0" w:color="auto"/>
                    <w:left w:val="none" w:sz="0" w:space="0" w:color="auto"/>
                    <w:bottom w:val="none" w:sz="0" w:space="0" w:color="auto"/>
                    <w:right w:val="none" w:sz="0" w:space="0" w:color="auto"/>
                  </w:divBdr>
                </w:div>
                <w:div w:id="2134055857">
                  <w:marLeft w:val="0"/>
                  <w:marRight w:val="0"/>
                  <w:marTop w:val="0"/>
                  <w:marBottom w:val="0"/>
                  <w:divBdr>
                    <w:top w:val="none" w:sz="0" w:space="0" w:color="auto"/>
                    <w:left w:val="none" w:sz="0" w:space="0" w:color="auto"/>
                    <w:bottom w:val="none" w:sz="0" w:space="0" w:color="auto"/>
                    <w:right w:val="none" w:sz="0" w:space="0" w:color="auto"/>
                  </w:divBdr>
                </w:div>
                <w:div w:id="2134129894">
                  <w:marLeft w:val="0"/>
                  <w:marRight w:val="0"/>
                  <w:marTop w:val="0"/>
                  <w:marBottom w:val="0"/>
                  <w:divBdr>
                    <w:top w:val="none" w:sz="0" w:space="0" w:color="auto"/>
                    <w:left w:val="none" w:sz="0" w:space="0" w:color="auto"/>
                    <w:bottom w:val="none" w:sz="0" w:space="0" w:color="auto"/>
                    <w:right w:val="none" w:sz="0" w:space="0" w:color="auto"/>
                  </w:divBdr>
                </w:div>
                <w:div w:id="2134403847">
                  <w:marLeft w:val="0"/>
                  <w:marRight w:val="0"/>
                  <w:marTop w:val="0"/>
                  <w:marBottom w:val="0"/>
                  <w:divBdr>
                    <w:top w:val="none" w:sz="0" w:space="0" w:color="auto"/>
                    <w:left w:val="none" w:sz="0" w:space="0" w:color="auto"/>
                    <w:bottom w:val="none" w:sz="0" w:space="0" w:color="auto"/>
                    <w:right w:val="none" w:sz="0" w:space="0" w:color="auto"/>
                  </w:divBdr>
                </w:div>
                <w:div w:id="2134640634">
                  <w:marLeft w:val="0"/>
                  <w:marRight w:val="0"/>
                  <w:marTop w:val="0"/>
                  <w:marBottom w:val="0"/>
                  <w:divBdr>
                    <w:top w:val="none" w:sz="0" w:space="0" w:color="auto"/>
                    <w:left w:val="none" w:sz="0" w:space="0" w:color="auto"/>
                    <w:bottom w:val="none" w:sz="0" w:space="0" w:color="auto"/>
                    <w:right w:val="none" w:sz="0" w:space="0" w:color="auto"/>
                  </w:divBdr>
                </w:div>
                <w:div w:id="2134665113">
                  <w:marLeft w:val="0"/>
                  <w:marRight w:val="0"/>
                  <w:marTop w:val="0"/>
                  <w:marBottom w:val="0"/>
                  <w:divBdr>
                    <w:top w:val="none" w:sz="0" w:space="0" w:color="auto"/>
                    <w:left w:val="none" w:sz="0" w:space="0" w:color="auto"/>
                    <w:bottom w:val="none" w:sz="0" w:space="0" w:color="auto"/>
                    <w:right w:val="none" w:sz="0" w:space="0" w:color="auto"/>
                  </w:divBdr>
                </w:div>
                <w:div w:id="2135168964">
                  <w:marLeft w:val="0"/>
                  <w:marRight w:val="0"/>
                  <w:marTop w:val="0"/>
                  <w:marBottom w:val="0"/>
                  <w:divBdr>
                    <w:top w:val="none" w:sz="0" w:space="0" w:color="auto"/>
                    <w:left w:val="none" w:sz="0" w:space="0" w:color="auto"/>
                    <w:bottom w:val="none" w:sz="0" w:space="0" w:color="auto"/>
                    <w:right w:val="none" w:sz="0" w:space="0" w:color="auto"/>
                  </w:divBdr>
                </w:div>
                <w:div w:id="2135366714">
                  <w:marLeft w:val="0"/>
                  <w:marRight w:val="0"/>
                  <w:marTop w:val="0"/>
                  <w:marBottom w:val="0"/>
                  <w:divBdr>
                    <w:top w:val="none" w:sz="0" w:space="0" w:color="auto"/>
                    <w:left w:val="none" w:sz="0" w:space="0" w:color="auto"/>
                    <w:bottom w:val="none" w:sz="0" w:space="0" w:color="auto"/>
                    <w:right w:val="none" w:sz="0" w:space="0" w:color="auto"/>
                  </w:divBdr>
                </w:div>
                <w:div w:id="2135560694">
                  <w:marLeft w:val="0"/>
                  <w:marRight w:val="0"/>
                  <w:marTop w:val="0"/>
                  <w:marBottom w:val="0"/>
                  <w:divBdr>
                    <w:top w:val="none" w:sz="0" w:space="0" w:color="auto"/>
                    <w:left w:val="none" w:sz="0" w:space="0" w:color="auto"/>
                    <w:bottom w:val="none" w:sz="0" w:space="0" w:color="auto"/>
                    <w:right w:val="none" w:sz="0" w:space="0" w:color="auto"/>
                  </w:divBdr>
                </w:div>
                <w:div w:id="2135824183">
                  <w:marLeft w:val="0"/>
                  <w:marRight w:val="0"/>
                  <w:marTop w:val="0"/>
                  <w:marBottom w:val="0"/>
                  <w:divBdr>
                    <w:top w:val="none" w:sz="0" w:space="0" w:color="auto"/>
                    <w:left w:val="none" w:sz="0" w:space="0" w:color="auto"/>
                    <w:bottom w:val="none" w:sz="0" w:space="0" w:color="auto"/>
                    <w:right w:val="none" w:sz="0" w:space="0" w:color="auto"/>
                  </w:divBdr>
                </w:div>
                <w:div w:id="2136211972">
                  <w:marLeft w:val="0"/>
                  <w:marRight w:val="0"/>
                  <w:marTop w:val="0"/>
                  <w:marBottom w:val="0"/>
                  <w:divBdr>
                    <w:top w:val="none" w:sz="0" w:space="0" w:color="auto"/>
                    <w:left w:val="none" w:sz="0" w:space="0" w:color="auto"/>
                    <w:bottom w:val="none" w:sz="0" w:space="0" w:color="auto"/>
                    <w:right w:val="none" w:sz="0" w:space="0" w:color="auto"/>
                  </w:divBdr>
                </w:div>
                <w:div w:id="2137940390">
                  <w:marLeft w:val="0"/>
                  <w:marRight w:val="0"/>
                  <w:marTop w:val="0"/>
                  <w:marBottom w:val="0"/>
                  <w:divBdr>
                    <w:top w:val="none" w:sz="0" w:space="0" w:color="auto"/>
                    <w:left w:val="none" w:sz="0" w:space="0" w:color="auto"/>
                    <w:bottom w:val="none" w:sz="0" w:space="0" w:color="auto"/>
                    <w:right w:val="none" w:sz="0" w:space="0" w:color="auto"/>
                  </w:divBdr>
                </w:div>
                <w:div w:id="2139491898">
                  <w:marLeft w:val="0"/>
                  <w:marRight w:val="0"/>
                  <w:marTop w:val="0"/>
                  <w:marBottom w:val="0"/>
                  <w:divBdr>
                    <w:top w:val="none" w:sz="0" w:space="0" w:color="auto"/>
                    <w:left w:val="none" w:sz="0" w:space="0" w:color="auto"/>
                    <w:bottom w:val="none" w:sz="0" w:space="0" w:color="auto"/>
                    <w:right w:val="none" w:sz="0" w:space="0" w:color="auto"/>
                  </w:divBdr>
                </w:div>
                <w:div w:id="2140226079">
                  <w:marLeft w:val="0"/>
                  <w:marRight w:val="0"/>
                  <w:marTop w:val="0"/>
                  <w:marBottom w:val="0"/>
                  <w:divBdr>
                    <w:top w:val="none" w:sz="0" w:space="0" w:color="auto"/>
                    <w:left w:val="none" w:sz="0" w:space="0" w:color="auto"/>
                    <w:bottom w:val="none" w:sz="0" w:space="0" w:color="auto"/>
                    <w:right w:val="none" w:sz="0" w:space="0" w:color="auto"/>
                  </w:divBdr>
                </w:div>
                <w:div w:id="2141876012">
                  <w:marLeft w:val="0"/>
                  <w:marRight w:val="0"/>
                  <w:marTop w:val="0"/>
                  <w:marBottom w:val="0"/>
                  <w:divBdr>
                    <w:top w:val="none" w:sz="0" w:space="0" w:color="auto"/>
                    <w:left w:val="none" w:sz="0" w:space="0" w:color="auto"/>
                    <w:bottom w:val="none" w:sz="0" w:space="0" w:color="auto"/>
                    <w:right w:val="none" w:sz="0" w:space="0" w:color="auto"/>
                  </w:divBdr>
                </w:div>
                <w:div w:id="2142454400">
                  <w:marLeft w:val="0"/>
                  <w:marRight w:val="0"/>
                  <w:marTop w:val="0"/>
                  <w:marBottom w:val="0"/>
                  <w:divBdr>
                    <w:top w:val="none" w:sz="0" w:space="0" w:color="auto"/>
                    <w:left w:val="none" w:sz="0" w:space="0" w:color="auto"/>
                    <w:bottom w:val="none" w:sz="0" w:space="0" w:color="auto"/>
                    <w:right w:val="none" w:sz="0" w:space="0" w:color="auto"/>
                  </w:divBdr>
                </w:div>
                <w:div w:id="2143112902">
                  <w:marLeft w:val="0"/>
                  <w:marRight w:val="0"/>
                  <w:marTop w:val="0"/>
                  <w:marBottom w:val="0"/>
                  <w:divBdr>
                    <w:top w:val="none" w:sz="0" w:space="0" w:color="auto"/>
                    <w:left w:val="none" w:sz="0" w:space="0" w:color="auto"/>
                    <w:bottom w:val="none" w:sz="0" w:space="0" w:color="auto"/>
                    <w:right w:val="none" w:sz="0" w:space="0" w:color="auto"/>
                  </w:divBdr>
                </w:div>
                <w:div w:id="2143843757">
                  <w:marLeft w:val="0"/>
                  <w:marRight w:val="0"/>
                  <w:marTop w:val="0"/>
                  <w:marBottom w:val="0"/>
                  <w:divBdr>
                    <w:top w:val="none" w:sz="0" w:space="0" w:color="auto"/>
                    <w:left w:val="none" w:sz="0" w:space="0" w:color="auto"/>
                    <w:bottom w:val="none" w:sz="0" w:space="0" w:color="auto"/>
                    <w:right w:val="none" w:sz="0" w:space="0" w:color="auto"/>
                  </w:divBdr>
                </w:div>
                <w:div w:id="2144034324">
                  <w:marLeft w:val="0"/>
                  <w:marRight w:val="0"/>
                  <w:marTop w:val="0"/>
                  <w:marBottom w:val="0"/>
                  <w:divBdr>
                    <w:top w:val="none" w:sz="0" w:space="0" w:color="auto"/>
                    <w:left w:val="none" w:sz="0" w:space="0" w:color="auto"/>
                    <w:bottom w:val="none" w:sz="0" w:space="0" w:color="auto"/>
                    <w:right w:val="none" w:sz="0" w:space="0" w:color="auto"/>
                  </w:divBdr>
                </w:div>
                <w:div w:id="2144231974">
                  <w:marLeft w:val="0"/>
                  <w:marRight w:val="0"/>
                  <w:marTop w:val="0"/>
                  <w:marBottom w:val="0"/>
                  <w:divBdr>
                    <w:top w:val="none" w:sz="0" w:space="0" w:color="auto"/>
                    <w:left w:val="none" w:sz="0" w:space="0" w:color="auto"/>
                    <w:bottom w:val="none" w:sz="0" w:space="0" w:color="auto"/>
                    <w:right w:val="none" w:sz="0" w:space="0" w:color="auto"/>
                  </w:divBdr>
                </w:div>
                <w:div w:id="2144737591">
                  <w:marLeft w:val="0"/>
                  <w:marRight w:val="0"/>
                  <w:marTop w:val="0"/>
                  <w:marBottom w:val="0"/>
                  <w:divBdr>
                    <w:top w:val="none" w:sz="0" w:space="0" w:color="auto"/>
                    <w:left w:val="none" w:sz="0" w:space="0" w:color="auto"/>
                    <w:bottom w:val="none" w:sz="0" w:space="0" w:color="auto"/>
                    <w:right w:val="none" w:sz="0" w:space="0" w:color="auto"/>
                  </w:divBdr>
                </w:div>
                <w:div w:id="2145275556">
                  <w:marLeft w:val="0"/>
                  <w:marRight w:val="0"/>
                  <w:marTop w:val="0"/>
                  <w:marBottom w:val="0"/>
                  <w:divBdr>
                    <w:top w:val="none" w:sz="0" w:space="0" w:color="auto"/>
                    <w:left w:val="none" w:sz="0" w:space="0" w:color="auto"/>
                    <w:bottom w:val="none" w:sz="0" w:space="0" w:color="auto"/>
                    <w:right w:val="none" w:sz="0" w:space="0" w:color="auto"/>
                  </w:divBdr>
                </w:div>
                <w:div w:id="2147117515">
                  <w:marLeft w:val="0"/>
                  <w:marRight w:val="0"/>
                  <w:marTop w:val="0"/>
                  <w:marBottom w:val="0"/>
                  <w:divBdr>
                    <w:top w:val="none" w:sz="0" w:space="0" w:color="auto"/>
                    <w:left w:val="none" w:sz="0" w:space="0" w:color="auto"/>
                    <w:bottom w:val="none" w:sz="0" w:space="0" w:color="auto"/>
                    <w:right w:val="none" w:sz="0" w:space="0" w:color="auto"/>
                  </w:divBdr>
                </w:div>
              </w:divsChild>
            </w:div>
            <w:div w:id="1187712865">
              <w:marLeft w:val="0"/>
              <w:marRight w:val="0"/>
              <w:marTop w:val="0"/>
              <w:marBottom w:val="0"/>
              <w:divBdr>
                <w:top w:val="none" w:sz="0" w:space="0" w:color="auto"/>
                <w:left w:val="none" w:sz="0" w:space="0" w:color="auto"/>
                <w:bottom w:val="none" w:sz="0" w:space="0" w:color="auto"/>
                <w:right w:val="none" w:sz="0" w:space="0" w:color="auto"/>
              </w:divBdr>
            </w:div>
            <w:div w:id="1188640860">
              <w:marLeft w:val="0"/>
              <w:marRight w:val="0"/>
              <w:marTop w:val="0"/>
              <w:marBottom w:val="0"/>
              <w:divBdr>
                <w:top w:val="none" w:sz="0" w:space="0" w:color="auto"/>
                <w:left w:val="none" w:sz="0" w:space="0" w:color="auto"/>
                <w:bottom w:val="none" w:sz="0" w:space="0" w:color="auto"/>
                <w:right w:val="none" w:sz="0" w:space="0" w:color="auto"/>
              </w:divBdr>
            </w:div>
            <w:div w:id="1190221900">
              <w:marLeft w:val="0"/>
              <w:marRight w:val="0"/>
              <w:marTop w:val="0"/>
              <w:marBottom w:val="0"/>
              <w:divBdr>
                <w:top w:val="none" w:sz="0" w:space="0" w:color="auto"/>
                <w:left w:val="none" w:sz="0" w:space="0" w:color="auto"/>
                <w:bottom w:val="none" w:sz="0" w:space="0" w:color="auto"/>
                <w:right w:val="none" w:sz="0" w:space="0" w:color="auto"/>
              </w:divBdr>
            </w:div>
            <w:div w:id="1191140077">
              <w:marLeft w:val="0"/>
              <w:marRight w:val="0"/>
              <w:marTop w:val="0"/>
              <w:marBottom w:val="0"/>
              <w:divBdr>
                <w:top w:val="none" w:sz="0" w:space="0" w:color="auto"/>
                <w:left w:val="none" w:sz="0" w:space="0" w:color="auto"/>
                <w:bottom w:val="none" w:sz="0" w:space="0" w:color="auto"/>
                <w:right w:val="none" w:sz="0" w:space="0" w:color="auto"/>
              </w:divBdr>
            </w:div>
            <w:div w:id="1191334175">
              <w:marLeft w:val="0"/>
              <w:marRight w:val="0"/>
              <w:marTop w:val="0"/>
              <w:marBottom w:val="0"/>
              <w:divBdr>
                <w:top w:val="none" w:sz="0" w:space="0" w:color="auto"/>
                <w:left w:val="none" w:sz="0" w:space="0" w:color="auto"/>
                <w:bottom w:val="none" w:sz="0" w:space="0" w:color="auto"/>
                <w:right w:val="none" w:sz="0" w:space="0" w:color="auto"/>
              </w:divBdr>
            </w:div>
            <w:div w:id="1194884638">
              <w:marLeft w:val="0"/>
              <w:marRight w:val="0"/>
              <w:marTop w:val="0"/>
              <w:marBottom w:val="0"/>
              <w:divBdr>
                <w:top w:val="none" w:sz="0" w:space="0" w:color="auto"/>
                <w:left w:val="none" w:sz="0" w:space="0" w:color="auto"/>
                <w:bottom w:val="none" w:sz="0" w:space="0" w:color="auto"/>
                <w:right w:val="none" w:sz="0" w:space="0" w:color="auto"/>
              </w:divBdr>
            </w:div>
            <w:div w:id="1197694146">
              <w:marLeft w:val="0"/>
              <w:marRight w:val="0"/>
              <w:marTop w:val="0"/>
              <w:marBottom w:val="0"/>
              <w:divBdr>
                <w:top w:val="none" w:sz="0" w:space="0" w:color="auto"/>
                <w:left w:val="none" w:sz="0" w:space="0" w:color="auto"/>
                <w:bottom w:val="none" w:sz="0" w:space="0" w:color="auto"/>
                <w:right w:val="none" w:sz="0" w:space="0" w:color="auto"/>
              </w:divBdr>
            </w:div>
            <w:div w:id="1200125096">
              <w:marLeft w:val="0"/>
              <w:marRight w:val="0"/>
              <w:marTop w:val="0"/>
              <w:marBottom w:val="0"/>
              <w:divBdr>
                <w:top w:val="none" w:sz="0" w:space="0" w:color="auto"/>
                <w:left w:val="none" w:sz="0" w:space="0" w:color="auto"/>
                <w:bottom w:val="none" w:sz="0" w:space="0" w:color="auto"/>
                <w:right w:val="none" w:sz="0" w:space="0" w:color="auto"/>
              </w:divBdr>
            </w:div>
            <w:div w:id="1200628256">
              <w:marLeft w:val="0"/>
              <w:marRight w:val="0"/>
              <w:marTop w:val="0"/>
              <w:marBottom w:val="0"/>
              <w:divBdr>
                <w:top w:val="none" w:sz="0" w:space="0" w:color="auto"/>
                <w:left w:val="none" w:sz="0" w:space="0" w:color="auto"/>
                <w:bottom w:val="none" w:sz="0" w:space="0" w:color="auto"/>
                <w:right w:val="none" w:sz="0" w:space="0" w:color="auto"/>
              </w:divBdr>
            </w:div>
            <w:div w:id="1202595964">
              <w:marLeft w:val="0"/>
              <w:marRight w:val="0"/>
              <w:marTop w:val="0"/>
              <w:marBottom w:val="0"/>
              <w:divBdr>
                <w:top w:val="none" w:sz="0" w:space="0" w:color="auto"/>
                <w:left w:val="none" w:sz="0" w:space="0" w:color="auto"/>
                <w:bottom w:val="none" w:sz="0" w:space="0" w:color="auto"/>
                <w:right w:val="none" w:sz="0" w:space="0" w:color="auto"/>
              </w:divBdr>
            </w:div>
            <w:div w:id="1204101398">
              <w:marLeft w:val="0"/>
              <w:marRight w:val="0"/>
              <w:marTop w:val="0"/>
              <w:marBottom w:val="0"/>
              <w:divBdr>
                <w:top w:val="none" w:sz="0" w:space="0" w:color="auto"/>
                <w:left w:val="none" w:sz="0" w:space="0" w:color="auto"/>
                <w:bottom w:val="none" w:sz="0" w:space="0" w:color="auto"/>
                <w:right w:val="none" w:sz="0" w:space="0" w:color="auto"/>
              </w:divBdr>
            </w:div>
            <w:div w:id="1204291451">
              <w:marLeft w:val="0"/>
              <w:marRight w:val="0"/>
              <w:marTop w:val="0"/>
              <w:marBottom w:val="0"/>
              <w:divBdr>
                <w:top w:val="none" w:sz="0" w:space="0" w:color="auto"/>
                <w:left w:val="none" w:sz="0" w:space="0" w:color="auto"/>
                <w:bottom w:val="none" w:sz="0" w:space="0" w:color="auto"/>
                <w:right w:val="none" w:sz="0" w:space="0" w:color="auto"/>
              </w:divBdr>
            </w:div>
            <w:div w:id="1204559883">
              <w:marLeft w:val="0"/>
              <w:marRight w:val="0"/>
              <w:marTop w:val="0"/>
              <w:marBottom w:val="0"/>
              <w:divBdr>
                <w:top w:val="none" w:sz="0" w:space="0" w:color="auto"/>
                <w:left w:val="none" w:sz="0" w:space="0" w:color="auto"/>
                <w:bottom w:val="none" w:sz="0" w:space="0" w:color="auto"/>
                <w:right w:val="none" w:sz="0" w:space="0" w:color="auto"/>
              </w:divBdr>
            </w:div>
            <w:div w:id="1204634296">
              <w:marLeft w:val="0"/>
              <w:marRight w:val="0"/>
              <w:marTop w:val="0"/>
              <w:marBottom w:val="0"/>
              <w:divBdr>
                <w:top w:val="none" w:sz="0" w:space="0" w:color="auto"/>
                <w:left w:val="none" w:sz="0" w:space="0" w:color="auto"/>
                <w:bottom w:val="none" w:sz="0" w:space="0" w:color="auto"/>
                <w:right w:val="none" w:sz="0" w:space="0" w:color="auto"/>
              </w:divBdr>
            </w:div>
            <w:div w:id="1205949532">
              <w:marLeft w:val="0"/>
              <w:marRight w:val="0"/>
              <w:marTop w:val="0"/>
              <w:marBottom w:val="0"/>
              <w:divBdr>
                <w:top w:val="none" w:sz="0" w:space="0" w:color="auto"/>
                <w:left w:val="none" w:sz="0" w:space="0" w:color="auto"/>
                <w:bottom w:val="none" w:sz="0" w:space="0" w:color="auto"/>
                <w:right w:val="none" w:sz="0" w:space="0" w:color="auto"/>
              </w:divBdr>
            </w:div>
            <w:div w:id="1207596702">
              <w:marLeft w:val="0"/>
              <w:marRight w:val="0"/>
              <w:marTop w:val="0"/>
              <w:marBottom w:val="0"/>
              <w:divBdr>
                <w:top w:val="none" w:sz="0" w:space="0" w:color="auto"/>
                <w:left w:val="none" w:sz="0" w:space="0" w:color="auto"/>
                <w:bottom w:val="none" w:sz="0" w:space="0" w:color="auto"/>
                <w:right w:val="none" w:sz="0" w:space="0" w:color="auto"/>
              </w:divBdr>
            </w:div>
            <w:div w:id="1209299477">
              <w:marLeft w:val="0"/>
              <w:marRight w:val="0"/>
              <w:marTop w:val="0"/>
              <w:marBottom w:val="0"/>
              <w:divBdr>
                <w:top w:val="none" w:sz="0" w:space="0" w:color="auto"/>
                <w:left w:val="none" w:sz="0" w:space="0" w:color="auto"/>
                <w:bottom w:val="none" w:sz="0" w:space="0" w:color="auto"/>
                <w:right w:val="none" w:sz="0" w:space="0" w:color="auto"/>
              </w:divBdr>
            </w:div>
            <w:div w:id="1210142626">
              <w:marLeft w:val="0"/>
              <w:marRight w:val="0"/>
              <w:marTop w:val="0"/>
              <w:marBottom w:val="0"/>
              <w:divBdr>
                <w:top w:val="none" w:sz="0" w:space="0" w:color="auto"/>
                <w:left w:val="none" w:sz="0" w:space="0" w:color="auto"/>
                <w:bottom w:val="none" w:sz="0" w:space="0" w:color="auto"/>
                <w:right w:val="none" w:sz="0" w:space="0" w:color="auto"/>
              </w:divBdr>
            </w:div>
            <w:div w:id="1210847051">
              <w:marLeft w:val="0"/>
              <w:marRight w:val="0"/>
              <w:marTop w:val="0"/>
              <w:marBottom w:val="0"/>
              <w:divBdr>
                <w:top w:val="none" w:sz="0" w:space="0" w:color="auto"/>
                <w:left w:val="none" w:sz="0" w:space="0" w:color="auto"/>
                <w:bottom w:val="none" w:sz="0" w:space="0" w:color="auto"/>
                <w:right w:val="none" w:sz="0" w:space="0" w:color="auto"/>
              </w:divBdr>
            </w:div>
            <w:div w:id="1213686684">
              <w:marLeft w:val="0"/>
              <w:marRight w:val="0"/>
              <w:marTop w:val="0"/>
              <w:marBottom w:val="0"/>
              <w:divBdr>
                <w:top w:val="none" w:sz="0" w:space="0" w:color="auto"/>
                <w:left w:val="none" w:sz="0" w:space="0" w:color="auto"/>
                <w:bottom w:val="none" w:sz="0" w:space="0" w:color="auto"/>
                <w:right w:val="none" w:sz="0" w:space="0" w:color="auto"/>
              </w:divBdr>
            </w:div>
            <w:div w:id="1214004205">
              <w:marLeft w:val="0"/>
              <w:marRight w:val="0"/>
              <w:marTop w:val="0"/>
              <w:marBottom w:val="0"/>
              <w:divBdr>
                <w:top w:val="none" w:sz="0" w:space="0" w:color="auto"/>
                <w:left w:val="none" w:sz="0" w:space="0" w:color="auto"/>
                <w:bottom w:val="none" w:sz="0" w:space="0" w:color="auto"/>
                <w:right w:val="none" w:sz="0" w:space="0" w:color="auto"/>
              </w:divBdr>
            </w:div>
            <w:div w:id="1214318184">
              <w:marLeft w:val="0"/>
              <w:marRight w:val="0"/>
              <w:marTop w:val="0"/>
              <w:marBottom w:val="0"/>
              <w:divBdr>
                <w:top w:val="none" w:sz="0" w:space="0" w:color="auto"/>
                <w:left w:val="none" w:sz="0" w:space="0" w:color="auto"/>
                <w:bottom w:val="none" w:sz="0" w:space="0" w:color="auto"/>
                <w:right w:val="none" w:sz="0" w:space="0" w:color="auto"/>
              </w:divBdr>
            </w:div>
            <w:div w:id="1214343141">
              <w:marLeft w:val="0"/>
              <w:marRight w:val="0"/>
              <w:marTop w:val="0"/>
              <w:marBottom w:val="0"/>
              <w:divBdr>
                <w:top w:val="none" w:sz="0" w:space="0" w:color="auto"/>
                <w:left w:val="none" w:sz="0" w:space="0" w:color="auto"/>
                <w:bottom w:val="none" w:sz="0" w:space="0" w:color="auto"/>
                <w:right w:val="none" w:sz="0" w:space="0" w:color="auto"/>
              </w:divBdr>
            </w:div>
            <w:div w:id="1214388475">
              <w:marLeft w:val="0"/>
              <w:marRight w:val="0"/>
              <w:marTop w:val="0"/>
              <w:marBottom w:val="0"/>
              <w:divBdr>
                <w:top w:val="none" w:sz="0" w:space="0" w:color="auto"/>
                <w:left w:val="none" w:sz="0" w:space="0" w:color="auto"/>
                <w:bottom w:val="none" w:sz="0" w:space="0" w:color="auto"/>
                <w:right w:val="none" w:sz="0" w:space="0" w:color="auto"/>
              </w:divBdr>
            </w:div>
            <w:div w:id="1215121677">
              <w:marLeft w:val="0"/>
              <w:marRight w:val="0"/>
              <w:marTop w:val="0"/>
              <w:marBottom w:val="0"/>
              <w:divBdr>
                <w:top w:val="none" w:sz="0" w:space="0" w:color="auto"/>
                <w:left w:val="none" w:sz="0" w:space="0" w:color="auto"/>
                <w:bottom w:val="none" w:sz="0" w:space="0" w:color="auto"/>
                <w:right w:val="none" w:sz="0" w:space="0" w:color="auto"/>
              </w:divBdr>
            </w:div>
            <w:div w:id="1215388480">
              <w:marLeft w:val="0"/>
              <w:marRight w:val="0"/>
              <w:marTop w:val="0"/>
              <w:marBottom w:val="0"/>
              <w:divBdr>
                <w:top w:val="none" w:sz="0" w:space="0" w:color="auto"/>
                <w:left w:val="none" w:sz="0" w:space="0" w:color="auto"/>
                <w:bottom w:val="none" w:sz="0" w:space="0" w:color="auto"/>
                <w:right w:val="none" w:sz="0" w:space="0" w:color="auto"/>
              </w:divBdr>
            </w:div>
            <w:div w:id="1215973167">
              <w:marLeft w:val="0"/>
              <w:marRight w:val="0"/>
              <w:marTop w:val="0"/>
              <w:marBottom w:val="0"/>
              <w:divBdr>
                <w:top w:val="none" w:sz="0" w:space="0" w:color="auto"/>
                <w:left w:val="none" w:sz="0" w:space="0" w:color="auto"/>
                <w:bottom w:val="none" w:sz="0" w:space="0" w:color="auto"/>
                <w:right w:val="none" w:sz="0" w:space="0" w:color="auto"/>
              </w:divBdr>
            </w:div>
            <w:div w:id="1216624534">
              <w:marLeft w:val="0"/>
              <w:marRight w:val="0"/>
              <w:marTop w:val="0"/>
              <w:marBottom w:val="0"/>
              <w:divBdr>
                <w:top w:val="none" w:sz="0" w:space="0" w:color="auto"/>
                <w:left w:val="none" w:sz="0" w:space="0" w:color="auto"/>
                <w:bottom w:val="none" w:sz="0" w:space="0" w:color="auto"/>
                <w:right w:val="none" w:sz="0" w:space="0" w:color="auto"/>
              </w:divBdr>
            </w:div>
            <w:div w:id="1219979125">
              <w:marLeft w:val="0"/>
              <w:marRight w:val="0"/>
              <w:marTop w:val="0"/>
              <w:marBottom w:val="0"/>
              <w:divBdr>
                <w:top w:val="none" w:sz="0" w:space="0" w:color="auto"/>
                <w:left w:val="none" w:sz="0" w:space="0" w:color="auto"/>
                <w:bottom w:val="none" w:sz="0" w:space="0" w:color="auto"/>
                <w:right w:val="none" w:sz="0" w:space="0" w:color="auto"/>
              </w:divBdr>
            </w:div>
            <w:div w:id="1220048494">
              <w:marLeft w:val="0"/>
              <w:marRight w:val="0"/>
              <w:marTop w:val="0"/>
              <w:marBottom w:val="0"/>
              <w:divBdr>
                <w:top w:val="none" w:sz="0" w:space="0" w:color="auto"/>
                <w:left w:val="none" w:sz="0" w:space="0" w:color="auto"/>
                <w:bottom w:val="none" w:sz="0" w:space="0" w:color="auto"/>
                <w:right w:val="none" w:sz="0" w:space="0" w:color="auto"/>
              </w:divBdr>
            </w:div>
            <w:div w:id="1220242342">
              <w:marLeft w:val="0"/>
              <w:marRight w:val="0"/>
              <w:marTop w:val="0"/>
              <w:marBottom w:val="0"/>
              <w:divBdr>
                <w:top w:val="none" w:sz="0" w:space="0" w:color="auto"/>
                <w:left w:val="none" w:sz="0" w:space="0" w:color="auto"/>
                <w:bottom w:val="none" w:sz="0" w:space="0" w:color="auto"/>
                <w:right w:val="none" w:sz="0" w:space="0" w:color="auto"/>
              </w:divBdr>
            </w:div>
            <w:div w:id="1220242719">
              <w:marLeft w:val="0"/>
              <w:marRight w:val="0"/>
              <w:marTop w:val="0"/>
              <w:marBottom w:val="0"/>
              <w:divBdr>
                <w:top w:val="none" w:sz="0" w:space="0" w:color="auto"/>
                <w:left w:val="none" w:sz="0" w:space="0" w:color="auto"/>
                <w:bottom w:val="none" w:sz="0" w:space="0" w:color="auto"/>
                <w:right w:val="none" w:sz="0" w:space="0" w:color="auto"/>
              </w:divBdr>
            </w:div>
            <w:div w:id="1220827783">
              <w:marLeft w:val="0"/>
              <w:marRight w:val="0"/>
              <w:marTop w:val="0"/>
              <w:marBottom w:val="0"/>
              <w:divBdr>
                <w:top w:val="none" w:sz="0" w:space="0" w:color="auto"/>
                <w:left w:val="none" w:sz="0" w:space="0" w:color="auto"/>
                <w:bottom w:val="none" w:sz="0" w:space="0" w:color="auto"/>
                <w:right w:val="none" w:sz="0" w:space="0" w:color="auto"/>
              </w:divBdr>
            </w:div>
            <w:div w:id="1222323681">
              <w:marLeft w:val="0"/>
              <w:marRight w:val="0"/>
              <w:marTop w:val="0"/>
              <w:marBottom w:val="0"/>
              <w:divBdr>
                <w:top w:val="none" w:sz="0" w:space="0" w:color="auto"/>
                <w:left w:val="none" w:sz="0" w:space="0" w:color="auto"/>
                <w:bottom w:val="none" w:sz="0" w:space="0" w:color="auto"/>
                <w:right w:val="none" w:sz="0" w:space="0" w:color="auto"/>
              </w:divBdr>
            </w:div>
            <w:div w:id="1222904743">
              <w:marLeft w:val="0"/>
              <w:marRight w:val="0"/>
              <w:marTop w:val="0"/>
              <w:marBottom w:val="0"/>
              <w:divBdr>
                <w:top w:val="none" w:sz="0" w:space="0" w:color="auto"/>
                <w:left w:val="none" w:sz="0" w:space="0" w:color="auto"/>
                <w:bottom w:val="none" w:sz="0" w:space="0" w:color="auto"/>
                <w:right w:val="none" w:sz="0" w:space="0" w:color="auto"/>
              </w:divBdr>
            </w:div>
            <w:div w:id="1223105372">
              <w:marLeft w:val="0"/>
              <w:marRight w:val="0"/>
              <w:marTop w:val="0"/>
              <w:marBottom w:val="0"/>
              <w:divBdr>
                <w:top w:val="none" w:sz="0" w:space="0" w:color="auto"/>
                <w:left w:val="none" w:sz="0" w:space="0" w:color="auto"/>
                <w:bottom w:val="none" w:sz="0" w:space="0" w:color="auto"/>
                <w:right w:val="none" w:sz="0" w:space="0" w:color="auto"/>
              </w:divBdr>
            </w:div>
            <w:div w:id="1223523386">
              <w:marLeft w:val="0"/>
              <w:marRight w:val="0"/>
              <w:marTop w:val="0"/>
              <w:marBottom w:val="0"/>
              <w:divBdr>
                <w:top w:val="none" w:sz="0" w:space="0" w:color="auto"/>
                <w:left w:val="none" w:sz="0" w:space="0" w:color="auto"/>
                <w:bottom w:val="none" w:sz="0" w:space="0" w:color="auto"/>
                <w:right w:val="none" w:sz="0" w:space="0" w:color="auto"/>
              </w:divBdr>
            </w:div>
            <w:div w:id="1225144599">
              <w:marLeft w:val="0"/>
              <w:marRight w:val="0"/>
              <w:marTop w:val="0"/>
              <w:marBottom w:val="0"/>
              <w:divBdr>
                <w:top w:val="none" w:sz="0" w:space="0" w:color="auto"/>
                <w:left w:val="none" w:sz="0" w:space="0" w:color="auto"/>
                <w:bottom w:val="none" w:sz="0" w:space="0" w:color="auto"/>
                <w:right w:val="none" w:sz="0" w:space="0" w:color="auto"/>
              </w:divBdr>
            </w:div>
            <w:div w:id="1226911210">
              <w:marLeft w:val="0"/>
              <w:marRight w:val="0"/>
              <w:marTop w:val="0"/>
              <w:marBottom w:val="0"/>
              <w:divBdr>
                <w:top w:val="none" w:sz="0" w:space="0" w:color="auto"/>
                <w:left w:val="none" w:sz="0" w:space="0" w:color="auto"/>
                <w:bottom w:val="none" w:sz="0" w:space="0" w:color="auto"/>
                <w:right w:val="none" w:sz="0" w:space="0" w:color="auto"/>
              </w:divBdr>
            </w:div>
            <w:div w:id="1228302391">
              <w:marLeft w:val="0"/>
              <w:marRight w:val="0"/>
              <w:marTop w:val="0"/>
              <w:marBottom w:val="0"/>
              <w:divBdr>
                <w:top w:val="none" w:sz="0" w:space="0" w:color="auto"/>
                <w:left w:val="none" w:sz="0" w:space="0" w:color="auto"/>
                <w:bottom w:val="none" w:sz="0" w:space="0" w:color="auto"/>
                <w:right w:val="none" w:sz="0" w:space="0" w:color="auto"/>
              </w:divBdr>
            </w:div>
            <w:div w:id="1229733446">
              <w:marLeft w:val="0"/>
              <w:marRight w:val="0"/>
              <w:marTop w:val="0"/>
              <w:marBottom w:val="0"/>
              <w:divBdr>
                <w:top w:val="none" w:sz="0" w:space="0" w:color="auto"/>
                <w:left w:val="none" w:sz="0" w:space="0" w:color="auto"/>
                <w:bottom w:val="none" w:sz="0" w:space="0" w:color="auto"/>
                <w:right w:val="none" w:sz="0" w:space="0" w:color="auto"/>
              </w:divBdr>
            </w:div>
            <w:div w:id="1230533169">
              <w:marLeft w:val="0"/>
              <w:marRight w:val="0"/>
              <w:marTop w:val="0"/>
              <w:marBottom w:val="0"/>
              <w:divBdr>
                <w:top w:val="none" w:sz="0" w:space="0" w:color="auto"/>
                <w:left w:val="none" w:sz="0" w:space="0" w:color="auto"/>
                <w:bottom w:val="none" w:sz="0" w:space="0" w:color="auto"/>
                <w:right w:val="none" w:sz="0" w:space="0" w:color="auto"/>
              </w:divBdr>
            </w:div>
            <w:div w:id="1230726039">
              <w:marLeft w:val="0"/>
              <w:marRight w:val="0"/>
              <w:marTop w:val="0"/>
              <w:marBottom w:val="0"/>
              <w:divBdr>
                <w:top w:val="none" w:sz="0" w:space="0" w:color="auto"/>
                <w:left w:val="none" w:sz="0" w:space="0" w:color="auto"/>
                <w:bottom w:val="none" w:sz="0" w:space="0" w:color="auto"/>
                <w:right w:val="none" w:sz="0" w:space="0" w:color="auto"/>
              </w:divBdr>
            </w:div>
            <w:div w:id="1230968988">
              <w:marLeft w:val="0"/>
              <w:marRight w:val="0"/>
              <w:marTop w:val="0"/>
              <w:marBottom w:val="0"/>
              <w:divBdr>
                <w:top w:val="none" w:sz="0" w:space="0" w:color="auto"/>
                <w:left w:val="none" w:sz="0" w:space="0" w:color="auto"/>
                <w:bottom w:val="none" w:sz="0" w:space="0" w:color="auto"/>
                <w:right w:val="none" w:sz="0" w:space="0" w:color="auto"/>
              </w:divBdr>
            </w:div>
            <w:div w:id="1231888646">
              <w:marLeft w:val="0"/>
              <w:marRight w:val="0"/>
              <w:marTop w:val="0"/>
              <w:marBottom w:val="0"/>
              <w:divBdr>
                <w:top w:val="none" w:sz="0" w:space="0" w:color="auto"/>
                <w:left w:val="none" w:sz="0" w:space="0" w:color="auto"/>
                <w:bottom w:val="none" w:sz="0" w:space="0" w:color="auto"/>
                <w:right w:val="none" w:sz="0" w:space="0" w:color="auto"/>
              </w:divBdr>
            </w:div>
            <w:div w:id="1232040209">
              <w:marLeft w:val="0"/>
              <w:marRight w:val="0"/>
              <w:marTop w:val="0"/>
              <w:marBottom w:val="0"/>
              <w:divBdr>
                <w:top w:val="none" w:sz="0" w:space="0" w:color="auto"/>
                <w:left w:val="none" w:sz="0" w:space="0" w:color="auto"/>
                <w:bottom w:val="none" w:sz="0" w:space="0" w:color="auto"/>
                <w:right w:val="none" w:sz="0" w:space="0" w:color="auto"/>
              </w:divBdr>
            </w:div>
            <w:div w:id="1232236382">
              <w:marLeft w:val="0"/>
              <w:marRight w:val="0"/>
              <w:marTop w:val="0"/>
              <w:marBottom w:val="0"/>
              <w:divBdr>
                <w:top w:val="none" w:sz="0" w:space="0" w:color="auto"/>
                <w:left w:val="none" w:sz="0" w:space="0" w:color="auto"/>
                <w:bottom w:val="none" w:sz="0" w:space="0" w:color="auto"/>
                <w:right w:val="none" w:sz="0" w:space="0" w:color="auto"/>
              </w:divBdr>
            </w:div>
            <w:div w:id="1237477776">
              <w:marLeft w:val="0"/>
              <w:marRight w:val="0"/>
              <w:marTop w:val="0"/>
              <w:marBottom w:val="0"/>
              <w:divBdr>
                <w:top w:val="none" w:sz="0" w:space="0" w:color="auto"/>
                <w:left w:val="none" w:sz="0" w:space="0" w:color="auto"/>
                <w:bottom w:val="none" w:sz="0" w:space="0" w:color="auto"/>
                <w:right w:val="none" w:sz="0" w:space="0" w:color="auto"/>
              </w:divBdr>
            </w:div>
            <w:div w:id="1238398071">
              <w:marLeft w:val="0"/>
              <w:marRight w:val="0"/>
              <w:marTop w:val="0"/>
              <w:marBottom w:val="0"/>
              <w:divBdr>
                <w:top w:val="none" w:sz="0" w:space="0" w:color="auto"/>
                <w:left w:val="none" w:sz="0" w:space="0" w:color="auto"/>
                <w:bottom w:val="none" w:sz="0" w:space="0" w:color="auto"/>
                <w:right w:val="none" w:sz="0" w:space="0" w:color="auto"/>
              </w:divBdr>
            </w:div>
            <w:div w:id="1239091827">
              <w:marLeft w:val="0"/>
              <w:marRight w:val="0"/>
              <w:marTop w:val="0"/>
              <w:marBottom w:val="0"/>
              <w:divBdr>
                <w:top w:val="none" w:sz="0" w:space="0" w:color="auto"/>
                <w:left w:val="none" w:sz="0" w:space="0" w:color="auto"/>
                <w:bottom w:val="none" w:sz="0" w:space="0" w:color="auto"/>
                <w:right w:val="none" w:sz="0" w:space="0" w:color="auto"/>
              </w:divBdr>
            </w:div>
            <w:div w:id="1240214916">
              <w:marLeft w:val="0"/>
              <w:marRight w:val="0"/>
              <w:marTop w:val="0"/>
              <w:marBottom w:val="0"/>
              <w:divBdr>
                <w:top w:val="none" w:sz="0" w:space="0" w:color="auto"/>
                <w:left w:val="none" w:sz="0" w:space="0" w:color="auto"/>
                <w:bottom w:val="none" w:sz="0" w:space="0" w:color="auto"/>
                <w:right w:val="none" w:sz="0" w:space="0" w:color="auto"/>
              </w:divBdr>
            </w:div>
            <w:div w:id="1240603668">
              <w:marLeft w:val="0"/>
              <w:marRight w:val="0"/>
              <w:marTop w:val="0"/>
              <w:marBottom w:val="0"/>
              <w:divBdr>
                <w:top w:val="none" w:sz="0" w:space="0" w:color="auto"/>
                <w:left w:val="none" w:sz="0" w:space="0" w:color="auto"/>
                <w:bottom w:val="none" w:sz="0" w:space="0" w:color="auto"/>
                <w:right w:val="none" w:sz="0" w:space="0" w:color="auto"/>
              </w:divBdr>
            </w:div>
            <w:div w:id="1241021020">
              <w:marLeft w:val="0"/>
              <w:marRight w:val="0"/>
              <w:marTop w:val="0"/>
              <w:marBottom w:val="0"/>
              <w:divBdr>
                <w:top w:val="none" w:sz="0" w:space="0" w:color="auto"/>
                <w:left w:val="none" w:sz="0" w:space="0" w:color="auto"/>
                <w:bottom w:val="none" w:sz="0" w:space="0" w:color="auto"/>
                <w:right w:val="none" w:sz="0" w:space="0" w:color="auto"/>
              </w:divBdr>
            </w:div>
            <w:div w:id="1241864983">
              <w:marLeft w:val="0"/>
              <w:marRight w:val="0"/>
              <w:marTop w:val="0"/>
              <w:marBottom w:val="0"/>
              <w:divBdr>
                <w:top w:val="none" w:sz="0" w:space="0" w:color="auto"/>
                <w:left w:val="none" w:sz="0" w:space="0" w:color="auto"/>
                <w:bottom w:val="none" w:sz="0" w:space="0" w:color="auto"/>
                <w:right w:val="none" w:sz="0" w:space="0" w:color="auto"/>
              </w:divBdr>
            </w:div>
            <w:div w:id="1242135565">
              <w:marLeft w:val="0"/>
              <w:marRight w:val="0"/>
              <w:marTop w:val="0"/>
              <w:marBottom w:val="0"/>
              <w:divBdr>
                <w:top w:val="none" w:sz="0" w:space="0" w:color="auto"/>
                <w:left w:val="none" w:sz="0" w:space="0" w:color="auto"/>
                <w:bottom w:val="none" w:sz="0" w:space="0" w:color="auto"/>
                <w:right w:val="none" w:sz="0" w:space="0" w:color="auto"/>
              </w:divBdr>
            </w:div>
            <w:div w:id="1242830866">
              <w:marLeft w:val="0"/>
              <w:marRight w:val="0"/>
              <w:marTop w:val="0"/>
              <w:marBottom w:val="0"/>
              <w:divBdr>
                <w:top w:val="none" w:sz="0" w:space="0" w:color="auto"/>
                <w:left w:val="none" w:sz="0" w:space="0" w:color="auto"/>
                <w:bottom w:val="none" w:sz="0" w:space="0" w:color="auto"/>
                <w:right w:val="none" w:sz="0" w:space="0" w:color="auto"/>
              </w:divBdr>
            </w:div>
            <w:div w:id="1242835933">
              <w:marLeft w:val="0"/>
              <w:marRight w:val="0"/>
              <w:marTop w:val="0"/>
              <w:marBottom w:val="0"/>
              <w:divBdr>
                <w:top w:val="none" w:sz="0" w:space="0" w:color="auto"/>
                <w:left w:val="none" w:sz="0" w:space="0" w:color="auto"/>
                <w:bottom w:val="none" w:sz="0" w:space="0" w:color="auto"/>
                <w:right w:val="none" w:sz="0" w:space="0" w:color="auto"/>
              </w:divBdr>
            </w:div>
            <w:div w:id="1243181456">
              <w:marLeft w:val="0"/>
              <w:marRight w:val="0"/>
              <w:marTop w:val="0"/>
              <w:marBottom w:val="0"/>
              <w:divBdr>
                <w:top w:val="none" w:sz="0" w:space="0" w:color="auto"/>
                <w:left w:val="none" w:sz="0" w:space="0" w:color="auto"/>
                <w:bottom w:val="none" w:sz="0" w:space="0" w:color="auto"/>
                <w:right w:val="none" w:sz="0" w:space="0" w:color="auto"/>
              </w:divBdr>
            </w:div>
            <w:div w:id="1243876679">
              <w:marLeft w:val="0"/>
              <w:marRight w:val="0"/>
              <w:marTop w:val="0"/>
              <w:marBottom w:val="0"/>
              <w:divBdr>
                <w:top w:val="none" w:sz="0" w:space="0" w:color="auto"/>
                <w:left w:val="none" w:sz="0" w:space="0" w:color="auto"/>
                <w:bottom w:val="none" w:sz="0" w:space="0" w:color="auto"/>
                <w:right w:val="none" w:sz="0" w:space="0" w:color="auto"/>
              </w:divBdr>
            </w:div>
            <w:div w:id="1244147704">
              <w:marLeft w:val="0"/>
              <w:marRight w:val="0"/>
              <w:marTop w:val="0"/>
              <w:marBottom w:val="0"/>
              <w:divBdr>
                <w:top w:val="none" w:sz="0" w:space="0" w:color="auto"/>
                <w:left w:val="none" w:sz="0" w:space="0" w:color="auto"/>
                <w:bottom w:val="none" w:sz="0" w:space="0" w:color="auto"/>
                <w:right w:val="none" w:sz="0" w:space="0" w:color="auto"/>
              </w:divBdr>
            </w:div>
            <w:div w:id="1244220097">
              <w:marLeft w:val="0"/>
              <w:marRight w:val="0"/>
              <w:marTop w:val="0"/>
              <w:marBottom w:val="0"/>
              <w:divBdr>
                <w:top w:val="none" w:sz="0" w:space="0" w:color="auto"/>
                <w:left w:val="none" w:sz="0" w:space="0" w:color="auto"/>
                <w:bottom w:val="none" w:sz="0" w:space="0" w:color="auto"/>
                <w:right w:val="none" w:sz="0" w:space="0" w:color="auto"/>
              </w:divBdr>
            </w:div>
            <w:div w:id="1245069377">
              <w:marLeft w:val="0"/>
              <w:marRight w:val="0"/>
              <w:marTop w:val="0"/>
              <w:marBottom w:val="0"/>
              <w:divBdr>
                <w:top w:val="none" w:sz="0" w:space="0" w:color="auto"/>
                <w:left w:val="none" w:sz="0" w:space="0" w:color="auto"/>
                <w:bottom w:val="none" w:sz="0" w:space="0" w:color="auto"/>
                <w:right w:val="none" w:sz="0" w:space="0" w:color="auto"/>
              </w:divBdr>
            </w:div>
            <w:div w:id="1245341338">
              <w:marLeft w:val="0"/>
              <w:marRight w:val="0"/>
              <w:marTop w:val="0"/>
              <w:marBottom w:val="0"/>
              <w:divBdr>
                <w:top w:val="none" w:sz="0" w:space="0" w:color="auto"/>
                <w:left w:val="none" w:sz="0" w:space="0" w:color="auto"/>
                <w:bottom w:val="none" w:sz="0" w:space="0" w:color="auto"/>
                <w:right w:val="none" w:sz="0" w:space="0" w:color="auto"/>
              </w:divBdr>
            </w:div>
            <w:div w:id="1245451207">
              <w:marLeft w:val="0"/>
              <w:marRight w:val="0"/>
              <w:marTop w:val="0"/>
              <w:marBottom w:val="0"/>
              <w:divBdr>
                <w:top w:val="none" w:sz="0" w:space="0" w:color="auto"/>
                <w:left w:val="none" w:sz="0" w:space="0" w:color="auto"/>
                <w:bottom w:val="none" w:sz="0" w:space="0" w:color="auto"/>
                <w:right w:val="none" w:sz="0" w:space="0" w:color="auto"/>
              </w:divBdr>
            </w:div>
            <w:div w:id="1246962023">
              <w:marLeft w:val="0"/>
              <w:marRight w:val="0"/>
              <w:marTop w:val="0"/>
              <w:marBottom w:val="0"/>
              <w:divBdr>
                <w:top w:val="none" w:sz="0" w:space="0" w:color="auto"/>
                <w:left w:val="none" w:sz="0" w:space="0" w:color="auto"/>
                <w:bottom w:val="none" w:sz="0" w:space="0" w:color="auto"/>
                <w:right w:val="none" w:sz="0" w:space="0" w:color="auto"/>
              </w:divBdr>
            </w:div>
            <w:div w:id="1248231071">
              <w:marLeft w:val="0"/>
              <w:marRight w:val="0"/>
              <w:marTop w:val="0"/>
              <w:marBottom w:val="0"/>
              <w:divBdr>
                <w:top w:val="none" w:sz="0" w:space="0" w:color="auto"/>
                <w:left w:val="none" w:sz="0" w:space="0" w:color="auto"/>
                <w:bottom w:val="none" w:sz="0" w:space="0" w:color="auto"/>
                <w:right w:val="none" w:sz="0" w:space="0" w:color="auto"/>
              </w:divBdr>
            </w:div>
            <w:div w:id="1249192038">
              <w:marLeft w:val="0"/>
              <w:marRight w:val="0"/>
              <w:marTop w:val="0"/>
              <w:marBottom w:val="0"/>
              <w:divBdr>
                <w:top w:val="none" w:sz="0" w:space="0" w:color="auto"/>
                <w:left w:val="none" w:sz="0" w:space="0" w:color="auto"/>
                <w:bottom w:val="none" w:sz="0" w:space="0" w:color="auto"/>
                <w:right w:val="none" w:sz="0" w:space="0" w:color="auto"/>
              </w:divBdr>
            </w:div>
            <w:div w:id="1251550294">
              <w:marLeft w:val="0"/>
              <w:marRight w:val="0"/>
              <w:marTop w:val="0"/>
              <w:marBottom w:val="0"/>
              <w:divBdr>
                <w:top w:val="none" w:sz="0" w:space="0" w:color="auto"/>
                <w:left w:val="none" w:sz="0" w:space="0" w:color="auto"/>
                <w:bottom w:val="none" w:sz="0" w:space="0" w:color="auto"/>
                <w:right w:val="none" w:sz="0" w:space="0" w:color="auto"/>
              </w:divBdr>
            </w:div>
            <w:div w:id="1252350358">
              <w:marLeft w:val="0"/>
              <w:marRight w:val="0"/>
              <w:marTop w:val="0"/>
              <w:marBottom w:val="0"/>
              <w:divBdr>
                <w:top w:val="none" w:sz="0" w:space="0" w:color="auto"/>
                <w:left w:val="none" w:sz="0" w:space="0" w:color="auto"/>
                <w:bottom w:val="none" w:sz="0" w:space="0" w:color="auto"/>
                <w:right w:val="none" w:sz="0" w:space="0" w:color="auto"/>
              </w:divBdr>
            </w:div>
            <w:div w:id="1253516363">
              <w:marLeft w:val="0"/>
              <w:marRight w:val="0"/>
              <w:marTop w:val="0"/>
              <w:marBottom w:val="0"/>
              <w:divBdr>
                <w:top w:val="none" w:sz="0" w:space="0" w:color="auto"/>
                <w:left w:val="none" w:sz="0" w:space="0" w:color="auto"/>
                <w:bottom w:val="none" w:sz="0" w:space="0" w:color="auto"/>
                <w:right w:val="none" w:sz="0" w:space="0" w:color="auto"/>
              </w:divBdr>
            </w:div>
            <w:div w:id="1253973381">
              <w:marLeft w:val="0"/>
              <w:marRight w:val="0"/>
              <w:marTop w:val="0"/>
              <w:marBottom w:val="0"/>
              <w:divBdr>
                <w:top w:val="none" w:sz="0" w:space="0" w:color="auto"/>
                <w:left w:val="none" w:sz="0" w:space="0" w:color="auto"/>
                <w:bottom w:val="none" w:sz="0" w:space="0" w:color="auto"/>
                <w:right w:val="none" w:sz="0" w:space="0" w:color="auto"/>
              </w:divBdr>
            </w:div>
            <w:div w:id="1254586839">
              <w:marLeft w:val="0"/>
              <w:marRight w:val="0"/>
              <w:marTop w:val="0"/>
              <w:marBottom w:val="0"/>
              <w:divBdr>
                <w:top w:val="none" w:sz="0" w:space="0" w:color="auto"/>
                <w:left w:val="none" w:sz="0" w:space="0" w:color="auto"/>
                <w:bottom w:val="none" w:sz="0" w:space="0" w:color="auto"/>
                <w:right w:val="none" w:sz="0" w:space="0" w:color="auto"/>
              </w:divBdr>
            </w:div>
            <w:div w:id="1257012335">
              <w:marLeft w:val="0"/>
              <w:marRight w:val="0"/>
              <w:marTop w:val="0"/>
              <w:marBottom w:val="0"/>
              <w:divBdr>
                <w:top w:val="none" w:sz="0" w:space="0" w:color="auto"/>
                <w:left w:val="none" w:sz="0" w:space="0" w:color="auto"/>
                <w:bottom w:val="none" w:sz="0" w:space="0" w:color="auto"/>
                <w:right w:val="none" w:sz="0" w:space="0" w:color="auto"/>
              </w:divBdr>
            </w:div>
            <w:div w:id="1257985713">
              <w:marLeft w:val="0"/>
              <w:marRight w:val="0"/>
              <w:marTop w:val="0"/>
              <w:marBottom w:val="0"/>
              <w:divBdr>
                <w:top w:val="none" w:sz="0" w:space="0" w:color="auto"/>
                <w:left w:val="none" w:sz="0" w:space="0" w:color="auto"/>
                <w:bottom w:val="none" w:sz="0" w:space="0" w:color="auto"/>
                <w:right w:val="none" w:sz="0" w:space="0" w:color="auto"/>
              </w:divBdr>
            </w:div>
            <w:div w:id="1259409537">
              <w:marLeft w:val="0"/>
              <w:marRight w:val="0"/>
              <w:marTop w:val="0"/>
              <w:marBottom w:val="0"/>
              <w:divBdr>
                <w:top w:val="none" w:sz="0" w:space="0" w:color="auto"/>
                <w:left w:val="none" w:sz="0" w:space="0" w:color="auto"/>
                <w:bottom w:val="none" w:sz="0" w:space="0" w:color="auto"/>
                <w:right w:val="none" w:sz="0" w:space="0" w:color="auto"/>
              </w:divBdr>
            </w:div>
            <w:div w:id="1259604203">
              <w:marLeft w:val="0"/>
              <w:marRight w:val="0"/>
              <w:marTop w:val="0"/>
              <w:marBottom w:val="0"/>
              <w:divBdr>
                <w:top w:val="none" w:sz="0" w:space="0" w:color="auto"/>
                <w:left w:val="none" w:sz="0" w:space="0" w:color="auto"/>
                <w:bottom w:val="none" w:sz="0" w:space="0" w:color="auto"/>
                <w:right w:val="none" w:sz="0" w:space="0" w:color="auto"/>
              </w:divBdr>
            </w:div>
            <w:div w:id="1260068194">
              <w:marLeft w:val="0"/>
              <w:marRight w:val="0"/>
              <w:marTop w:val="0"/>
              <w:marBottom w:val="0"/>
              <w:divBdr>
                <w:top w:val="none" w:sz="0" w:space="0" w:color="auto"/>
                <w:left w:val="none" w:sz="0" w:space="0" w:color="auto"/>
                <w:bottom w:val="none" w:sz="0" w:space="0" w:color="auto"/>
                <w:right w:val="none" w:sz="0" w:space="0" w:color="auto"/>
              </w:divBdr>
            </w:div>
            <w:div w:id="1260527868">
              <w:marLeft w:val="0"/>
              <w:marRight w:val="0"/>
              <w:marTop w:val="0"/>
              <w:marBottom w:val="0"/>
              <w:divBdr>
                <w:top w:val="none" w:sz="0" w:space="0" w:color="auto"/>
                <w:left w:val="none" w:sz="0" w:space="0" w:color="auto"/>
                <w:bottom w:val="none" w:sz="0" w:space="0" w:color="auto"/>
                <w:right w:val="none" w:sz="0" w:space="0" w:color="auto"/>
              </w:divBdr>
            </w:div>
            <w:div w:id="1261373217">
              <w:marLeft w:val="0"/>
              <w:marRight w:val="0"/>
              <w:marTop w:val="0"/>
              <w:marBottom w:val="0"/>
              <w:divBdr>
                <w:top w:val="none" w:sz="0" w:space="0" w:color="auto"/>
                <w:left w:val="none" w:sz="0" w:space="0" w:color="auto"/>
                <w:bottom w:val="none" w:sz="0" w:space="0" w:color="auto"/>
                <w:right w:val="none" w:sz="0" w:space="0" w:color="auto"/>
              </w:divBdr>
            </w:div>
            <w:div w:id="1261572729">
              <w:marLeft w:val="0"/>
              <w:marRight w:val="0"/>
              <w:marTop w:val="0"/>
              <w:marBottom w:val="0"/>
              <w:divBdr>
                <w:top w:val="none" w:sz="0" w:space="0" w:color="auto"/>
                <w:left w:val="none" w:sz="0" w:space="0" w:color="auto"/>
                <w:bottom w:val="none" w:sz="0" w:space="0" w:color="auto"/>
                <w:right w:val="none" w:sz="0" w:space="0" w:color="auto"/>
              </w:divBdr>
            </w:div>
            <w:div w:id="1262176493">
              <w:marLeft w:val="0"/>
              <w:marRight w:val="0"/>
              <w:marTop w:val="0"/>
              <w:marBottom w:val="0"/>
              <w:divBdr>
                <w:top w:val="none" w:sz="0" w:space="0" w:color="auto"/>
                <w:left w:val="none" w:sz="0" w:space="0" w:color="auto"/>
                <w:bottom w:val="none" w:sz="0" w:space="0" w:color="auto"/>
                <w:right w:val="none" w:sz="0" w:space="0" w:color="auto"/>
              </w:divBdr>
            </w:div>
            <w:div w:id="1263345575">
              <w:marLeft w:val="0"/>
              <w:marRight w:val="0"/>
              <w:marTop w:val="0"/>
              <w:marBottom w:val="0"/>
              <w:divBdr>
                <w:top w:val="none" w:sz="0" w:space="0" w:color="auto"/>
                <w:left w:val="none" w:sz="0" w:space="0" w:color="auto"/>
                <w:bottom w:val="none" w:sz="0" w:space="0" w:color="auto"/>
                <w:right w:val="none" w:sz="0" w:space="0" w:color="auto"/>
              </w:divBdr>
            </w:div>
            <w:div w:id="1263535991">
              <w:marLeft w:val="0"/>
              <w:marRight w:val="0"/>
              <w:marTop w:val="0"/>
              <w:marBottom w:val="0"/>
              <w:divBdr>
                <w:top w:val="none" w:sz="0" w:space="0" w:color="auto"/>
                <w:left w:val="none" w:sz="0" w:space="0" w:color="auto"/>
                <w:bottom w:val="none" w:sz="0" w:space="0" w:color="auto"/>
                <w:right w:val="none" w:sz="0" w:space="0" w:color="auto"/>
              </w:divBdr>
            </w:div>
            <w:div w:id="1263799019">
              <w:marLeft w:val="0"/>
              <w:marRight w:val="0"/>
              <w:marTop w:val="0"/>
              <w:marBottom w:val="0"/>
              <w:divBdr>
                <w:top w:val="none" w:sz="0" w:space="0" w:color="auto"/>
                <w:left w:val="none" w:sz="0" w:space="0" w:color="auto"/>
                <w:bottom w:val="none" w:sz="0" w:space="0" w:color="auto"/>
                <w:right w:val="none" w:sz="0" w:space="0" w:color="auto"/>
              </w:divBdr>
            </w:div>
            <w:div w:id="1263804456">
              <w:marLeft w:val="0"/>
              <w:marRight w:val="0"/>
              <w:marTop w:val="0"/>
              <w:marBottom w:val="0"/>
              <w:divBdr>
                <w:top w:val="none" w:sz="0" w:space="0" w:color="auto"/>
                <w:left w:val="none" w:sz="0" w:space="0" w:color="auto"/>
                <w:bottom w:val="none" w:sz="0" w:space="0" w:color="auto"/>
                <w:right w:val="none" w:sz="0" w:space="0" w:color="auto"/>
              </w:divBdr>
            </w:div>
            <w:div w:id="1266621662">
              <w:marLeft w:val="0"/>
              <w:marRight w:val="0"/>
              <w:marTop w:val="0"/>
              <w:marBottom w:val="0"/>
              <w:divBdr>
                <w:top w:val="none" w:sz="0" w:space="0" w:color="auto"/>
                <w:left w:val="none" w:sz="0" w:space="0" w:color="auto"/>
                <w:bottom w:val="none" w:sz="0" w:space="0" w:color="auto"/>
                <w:right w:val="none" w:sz="0" w:space="0" w:color="auto"/>
              </w:divBdr>
            </w:div>
            <w:div w:id="1267345674">
              <w:marLeft w:val="0"/>
              <w:marRight w:val="0"/>
              <w:marTop w:val="0"/>
              <w:marBottom w:val="0"/>
              <w:divBdr>
                <w:top w:val="none" w:sz="0" w:space="0" w:color="auto"/>
                <w:left w:val="none" w:sz="0" w:space="0" w:color="auto"/>
                <w:bottom w:val="none" w:sz="0" w:space="0" w:color="auto"/>
                <w:right w:val="none" w:sz="0" w:space="0" w:color="auto"/>
              </w:divBdr>
            </w:div>
            <w:div w:id="1268007744">
              <w:marLeft w:val="0"/>
              <w:marRight w:val="0"/>
              <w:marTop w:val="0"/>
              <w:marBottom w:val="0"/>
              <w:divBdr>
                <w:top w:val="none" w:sz="0" w:space="0" w:color="auto"/>
                <w:left w:val="none" w:sz="0" w:space="0" w:color="auto"/>
                <w:bottom w:val="none" w:sz="0" w:space="0" w:color="auto"/>
                <w:right w:val="none" w:sz="0" w:space="0" w:color="auto"/>
              </w:divBdr>
            </w:div>
            <w:div w:id="1268466565">
              <w:marLeft w:val="0"/>
              <w:marRight w:val="0"/>
              <w:marTop w:val="0"/>
              <w:marBottom w:val="0"/>
              <w:divBdr>
                <w:top w:val="none" w:sz="0" w:space="0" w:color="auto"/>
                <w:left w:val="none" w:sz="0" w:space="0" w:color="auto"/>
                <w:bottom w:val="none" w:sz="0" w:space="0" w:color="auto"/>
                <w:right w:val="none" w:sz="0" w:space="0" w:color="auto"/>
              </w:divBdr>
            </w:div>
            <w:div w:id="1269239508">
              <w:marLeft w:val="0"/>
              <w:marRight w:val="0"/>
              <w:marTop w:val="0"/>
              <w:marBottom w:val="0"/>
              <w:divBdr>
                <w:top w:val="none" w:sz="0" w:space="0" w:color="auto"/>
                <w:left w:val="none" w:sz="0" w:space="0" w:color="auto"/>
                <w:bottom w:val="none" w:sz="0" w:space="0" w:color="auto"/>
                <w:right w:val="none" w:sz="0" w:space="0" w:color="auto"/>
              </w:divBdr>
            </w:div>
            <w:div w:id="1271166300">
              <w:marLeft w:val="0"/>
              <w:marRight w:val="0"/>
              <w:marTop w:val="0"/>
              <w:marBottom w:val="0"/>
              <w:divBdr>
                <w:top w:val="none" w:sz="0" w:space="0" w:color="auto"/>
                <w:left w:val="none" w:sz="0" w:space="0" w:color="auto"/>
                <w:bottom w:val="none" w:sz="0" w:space="0" w:color="auto"/>
                <w:right w:val="none" w:sz="0" w:space="0" w:color="auto"/>
              </w:divBdr>
            </w:div>
            <w:div w:id="1272859480">
              <w:marLeft w:val="0"/>
              <w:marRight w:val="0"/>
              <w:marTop w:val="0"/>
              <w:marBottom w:val="0"/>
              <w:divBdr>
                <w:top w:val="none" w:sz="0" w:space="0" w:color="auto"/>
                <w:left w:val="none" w:sz="0" w:space="0" w:color="auto"/>
                <w:bottom w:val="none" w:sz="0" w:space="0" w:color="auto"/>
                <w:right w:val="none" w:sz="0" w:space="0" w:color="auto"/>
              </w:divBdr>
            </w:div>
            <w:div w:id="1272972962">
              <w:marLeft w:val="0"/>
              <w:marRight w:val="0"/>
              <w:marTop w:val="0"/>
              <w:marBottom w:val="0"/>
              <w:divBdr>
                <w:top w:val="none" w:sz="0" w:space="0" w:color="auto"/>
                <w:left w:val="none" w:sz="0" w:space="0" w:color="auto"/>
                <w:bottom w:val="none" w:sz="0" w:space="0" w:color="auto"/>
                <w:right w:val="none" w:sz="0" w:space="0" w:color="auto"/>
              </w:divBdr>
            </w:div>
            <w:div w:id="1273392079">
              <w:marLeft w:val="0"/>
              <w:marRight w:val="0"/>
              <w:marTop w:val="0"/>
              <w:marBottom w:val="0"/>
              <w:divBdr>
                <w:top w:val="none" w:sz="0" w:space="0" w:color="auto"/>
                <w:left w:val="none" w:sz="0" w:space="0" w:color="auto"/>
                <w:bottom w:val="none" w:sz="0" w:space="0" w:color="auto"/>
                <w:right w:val="none" w:sz="0" w:space="0" w:color="auto"/>
              </w:divBdr>
            </w:div>
            <w:div w:id="1273854281">
              <w:marLeft w:val="0"/>
              <w:marRight w:val="0"/>
              <w:marTop w:val="0"/>
              <w:marBottom w:val="0"/>
              <w:divBdr>
                <w:top w:val="none" w:sz="0" w:space="0" w:color="auto"/>
                <w:left w:val="none" w:sz="0" w:space="0" w:color="auto"/>
                <w:bottom w:val="none" w:sz="0" w:space="0" w:color="auto"/>
                <w:right w:val="none" w:sz="0" w:space="0" w:color="auto"/>
              </w:divBdr>
            </w:div>
            <w:div w:id="1274745865">
              <w:marLeft w:val="0"/>
              <w:marRight w:val="0"/>
              <w:marTop w:val="0"/>
              <w:marBottom w:val="0"/>
              <w:divBdr>
                <w:top w:val="none" w:sz="0" w:space="0" w:color="auto"/>
                <w:left w:val="none" w:sz="0" w:space="0" w:color="auto"/>
                <w:bottom w:val="none" w:sz="0" w:space="0" w:color="auto"/>
                <w:right w:val="none" w:sz="0" w:space="0" w:color="auto"/>
              </w:divBdr>
            </w:div>
            <w:div w:id="1275136287">
              <w:marLeft w:val="0"/>
              <w:marRight w:val="0"/>
              <w:marTop w:val="0"/>
              <w:marBottom w:val="0"/>
              <w:divBdr>
                <w:top w:val="none" w:sz="0" w:space="0" w:color="auto"/>
                <w:left w:val="none" w:sz="0" w:space="0" w:color="auto"/>
                <w:bottom w:val="none" w:sz="0" w:space="0" w:color="auto"/>
                <w:right w:val="none" w:sz="0" w:space="0" w:color="auto"/>
              </w:divBdr>
            </w:div>
            <w:div w:id="1275869027">
              <w:marLeft w:val="0"/>
              <w:marRight w:val="0"/>
              <w:marTop w:val="0"/>
              <w:marBottom w:val="0"/>
              <w:divBdr>
                <w:top w:val="none" w:sz="0" w:space="0" w:color="auto"/>
                <w:left w:val="none" w:sz="0" w:space="0" w:color="auto"/>
                <w:bottom w:val="none" w:sz="0" w:space="0" w:color="auto"/>
                <w:right w:val="none" w:sz="0" w:space="0" w:color="auto"/>
              </w:divBdr>
            </w:div>
            <w:div w:id="1276475457">
              <w:marLeft w:val="0"/>
              <w:marRight w:val="0"/>
              <w:marTop w:val="0"/>
              <w:marBottom w:val="0"/>
              <w:divBdr>
                <w:top w:val="none" w:sz="0" w:space="0" w:color="auto"/>
                <w:left w:val="none" w:sz="0" w:space="0" w:color="auto"/>
                <w:bottom w:val="none" w:sz="0" w:space="0" w:color="auto"/>
                <w:right w:val="none" w:sz="0" w:space="0" w:color="auto"/>
              </w:divBdr>
            </w:div>
            <w:div w:id="1277368152">
              <w:marLeft w:val="0"/>
              <w:marRight w:val="0"/>
              <w:marTop w:val="0"/>
              <w:marBottom w:val="0"/>
              <w:divBdr>
                <w:top w:val="none" w:sz="0" w:space="0" w:color="auto"/>
                <w:left w:val="none" w:sz="0" w:space="0" w:color="auto"/>
                <w:bottom w:val="none" w:sz="0" w:space="0" w:color="auto"/>
                <w:right w:val="none" w:sz="0" w:space="0" w:color="auto"/>
              </w:divBdr>
            </w:div>
            <w:div w:id="1279027629">
              <w:marLeft w:val="0"/>
              <w:marRight w:val="0"/>
              <w:marTop w:val="0"/>
              <w:marBottom w:val="0"/>
              <w:divBdr>
                <w:top w:val="none" w:sz="0" w:space="0" w:color="auto"/>
                <w:left w:val="none" w:sz="0" w:space="0" w:color="auto"/>
                <w:bottom w:val="none" w:sz="0" w:space="0" w:color="auto"/>
                <w:right w:val="none" w:sz="0" w:space="0" w:color="auto"/>
              </w:divBdr>
            </w:div>
            <w:div w:id="1279142702">
              <w:marLeft w:val="0"/>
              <w:marRight w:val="0"/>
              <w:marTop w:val="0"/>
              <w:marBottom w:val="0"/>
              <w:divBdr>
                <w:top w:val="none" w:sz="0" w:space="0" w:color="auto"/>
                <w:left w:val="none" w:sz="0" w:space="0" w:color="auto"/>
                <w:bottom w:val="none" w:sz="0" w:space="0" w:color="auto"/>
                <w:right w:val="none" w:sz="0" w:space="0" w:color="auto"/>
              </w:divBdr>
            </w:div>
            <w:div w:id="1279486582">
              <w:marLeft w:val="0"/>
              <w:marRight w:val="0"/>
              <w:marTop w:val="0"/>
              <w:marBottom w:val="0"/>
              <w:divBdr>
                <w:top w:val="none" w:sz="0" w:space="0" w:color="auto"/>
                <w:left w:val="none" w:sz="0" w:space="0" w:color="auto"/>
                <w:bottom w:val="none" w:sz="0" w:space="0" w:color="auto"/>
                <w:right w:val="none" w:sz="0" w:space="0" w:color="auto"/>
              </w:divBdr>
            </w:div>
            <w:div w:id="1281377387">
              <w:marLeft w:val="0"/>
              <w:marRight w:val="0"/>
              <w:marTop w:val="0"/>
              <w:marBottom w:val="0"/>
              <w:divBdr>
                <w:top w:val="none" w:sz="0" w:space="0" w:color="auto"/>
                <w:left w:val="none" w:sz="0" w:space="0" w:color="auto"/>
                <w:bottom w:val="none" w:sz="0" w:space="0" w:color="auto"/>
                <w:right w:val="none" w:sz="0" w:space="0" w:color="auto"/>
              </w:divBdr>
            </w:div>
            <w:div w:id="1282227596">
              <w:marLeft w:val="0"/>
              <w:marRight w:val="0"/>
              <w:marTop w:val="0"/>
              <w:marBottom w:val="0"/>
              <w:divBdr>
                <w:top w:val="none" w:sz="0" w:space="0" w:color="auto"/>
                <w:left w:val="none" w:sz="0" w:space="0" w:color="auto"/>
                <w:bottom w:val="none" w:sz="0" w:space="0" w:color="auto"/>
                <w:right w:val="none" w:sz="0" w:space="0" w:color="auto"/>
              </w:divBdr>
            </w:div>
            <w:div w:id="1283880682">
              <w:marLeft w:val="0"/>
              <w:marRight w:val="0"/>
              <w:marTop w:val="0"/>
              <w:marBottom w:val="0"/>
              <w:divBdr>
                <w:top w:val="none" w:sz="0" w:space="0" w:color="auto"/>
                <w:left w:val="none" w:sz="0" w:space="0" w:color="auto"/>
                <w:bottom w:val="none" w:sz="0" w:space="0" w:color="auto"/>
                <w:right w:val="none" w:sz="0" w:space="0" w:color="auto"/>
              </w:divBdr>
            </w:div>
            <w:div w:id="1284271038">
              <w:marLeft w:val="0"/>
              <w:marRight w:val="0"/>
              <w:marTop w:val="0"/>
              <w:marBottom w:val="0"/>
              <w:divBdr>
                <w:top w:val="none" w:sz="0" w:space="0" w:color="auto"/>
                <w:left w:val="none" w:sz="0" w:space="0" w:color="auto"/>
                <w:bottom w:val="none" w:sz="0" w:space="0" w:color="auto"/>
                <w:right w:val="none" w:sz="0" w:space="0" w:color="auto"/>
              </w:divBdr>
            </w:div>
            <w:div w:id="1284844294">
              <w:marLeft w:val="0"/>
              <w:marRight w:val="0"/>
              <w:marTop w:val="0"/>
              <w:marBottom w:val="0"/>
              <w:divBdr>
                <w:top w:val="none" w:sz="0" w:space="0" w:color="auto"/>
                <w:left w:val="none" w:sz="0" w:space="0" w:color="auto"/>
                <w:bottom w:val="none" w:sz="0" w:space="0" w:color="auto"/>
                <w:right w:val="none" w:sz="0" w:space="0" w:color="auto"/>
              </w:divBdr>
            </w:div>
            <w:div w:id="1285236370">
              <w:marLeft w:val="0"/>
              <w:marRight w:val="0"/>
              <w:marTop w:val="0"/>
              <w:marBottom w:val="0"/>
              <w:divBdr>
                <w:top w:val="none" w:sz="0" w:space="0" w:color="auto"/>
                <w:left w:val="none" w:sz="0" w:space="0" w:color="auto"/>
                <w:bottom w:val="none" w:sz="0" w:space="0" w:color="auto"/>
                <w:right w:val="none" w:sz="0" w:space="0" w:color="auto"/>
              </w:divBdr>
            </w:div>
            <w:div w:id="1285503854">
              <w:marLeft w:val="0"/>
              <w:marRight w:val="0"/>
              <w:marTop w:val="0"/>
              <w:marBottom w:val="0"/>
              <w:divBdr>
                <w:top w:val="none" w:sz="0" w:space="0" w:color="auto"/>
                <w:left w:val="none" w:sz="0" w:space="0" w:color="auto"/>
                <w:bottom w:val="none" w:sz="0" w:space="0" w:color="auto"/>
                <w:right w:val="none" w:sz="0" w:space="0" w:color="auto"/>
              </w:divBdr>
            </w:div>
            <w:div w:id="1285698151">
              <w:marLeft w:val="0"/>
              <w:marRight w:val="0"/>
              <w:marTop w:val="0"/>
              <w:marBottom w:val="0"/>
              <w:divBdr>
                <w:top w:val="none" w:sz="0" w:space="0" w:color="auto"/>
                <w:left w:val="none" w:sz="0" w:space="0" w:color="auto"/>
                <w:bottom w:val="none" w:sz="0" w:space="0" w:color="auto"/>
                <w:right w:val="none" w:sz="0" w:space="0" w:color="auto"/>
              </w:divBdr>
            </w:div>
            <w:div w:id="1286154771">
              <w:marLeft w:val="0"/>
              <w:marRight w:val="0"/>
              <w:marTop w:val="0"/>
              <w:marBottom w:val="0"/>
              <w:divBdr>
                <w:top w:val="none" w:sz="0" w:space="0" w:color="auto"/>
                <w:left w:val="none" w:sz="0" w:space="0" w:color="auto"/>
                <w:bottom w:val="none" w:sz="0" w:space="0" w:color="auto"/>
                <w:right w:val="none" w:sz="0" w:space="0" w:color="auto"/>
              </w:divBdr>
            </w:div>
            <w:div w:id="1286737042">
              <w:marLeft w:val="0"/>
              <w:marRight w:val="0"/>
              <w:marTop w:val="0"/>
              <w:marBottom w:val="0"/>
              <w:divBdr>
                <w:top w:val="none" w:sz="0" w:space="0" w:color="auto"/>
                <w:left w:val="none" w:sz="0" w:space="0" w:color="auto"/>
                <w:bottom w:val="none" w:sz="0" w:space="0" w:color="auto"/>
                <w:right w:val="none" w:sz="0" w:space="0" w:color="auto"/>
              </w:divBdr>
            </w:div>
            <w:div w:id="1288663481">
              <w:marLeft w:val="0"/>
              <w:marRight w:val="0"/>
              <w:marTop w:val="0"/>
              <w:marBottom w:val="0"/>
              <w:divBdr>
                <w:top w:val="none" w:sz="0" w:space="0" w:color="auto"/>
                <w:left w:val="none" w:sz="0" w:space="0" w:color="auto"/>
                <w:bottom w:val="none" w:sz="0" w:space="0" w:color="auto"/>
                <w:right w:val="none" w:sz="0" w:space="0" w:color="auto"/>
              </w:divBdr>
            </w:div>
            <w:div w:id="1289626179">
              <w:marLeft w:val="0"/>
              <w:marRight w:val="0"/>
              <w:marTop w:val="0"/>
              <w:marBottom w:val="0"/>
              <w:divBdr>
                <w:top w:val="none" w:sz="0" w:space="0" w:color="auto"/>
                <w:left w:val="none" w:sz="0" w:space="0" w:color="auto"/>
                <w:bottom w:val="none" w:sz="0" w:space="0" w:color="auto"/>
                <w:right w:val="none" w:sz="0" w:space="0" w:color="auto"/>
              </w:divBdr>
            </w:div>
            <w:div w:id="1290740700">
              <w:marLeft w:val="0"/>
              <w:marRight w:val="0"/>
              <w:marTop w:val="0"/>
              <w:marBottom w:val="0"/>
              <w:divBdr>
                <w:top w:val="none" w:sz="0" w:space="0" w:color="auto"/>
                <w:left w:val="none" w:sz="0" w:space="0" w:color="auto"/>
                <w:bottom w:val="none" w:sz="0" w:space="0" w:color="auto"/>
                <w:right w:val="none" w:sz="0" w:space="0" w:color="auto"/>
              </w:divBdr>
            </w:div>
            <w:div w:id="1294216521">
              <w:marLeft w:val="0"/>
              <w:marRight w:val="0"/>
              <w:marTop w:val="0"/>
              <w:marBottom w:val="0"/>
              <w:divBdr>
                <w:top w:val="none" w:sz="0" w:space="0" w:color="auto"/>
                <w:left w:val="none" w:sz="0" w:space="0" w:color="auto"/>
                <w:bottom w:val="none" w:sz="0" w:space="0" w:color="auto"/>
                <w:right w:val="none" w:sz="0" w:space="0" w:color="auto"/>
              </w:divBdr>
            </w:div>
            <w:div w:id="1294825379">
              <w:marLeft w:val="0"/>
              <w:marRight w:val="0"/>
              <w:marTop w:val="0"/>
              <w:marBottom w:val="0"/>
              <w:divBdr>
                <w:top w:val="none" w:sz="0" w:space="0" w:color="auto"/>
                <w:left w:val="none" w:sz="0" w:space="0" w:color="auto"/>
                <w:bottom w:val="none" w:sz="0" w:space="0" w:color="auto"/>
                <w:right w:val="none" w:sz="0" w:space="0" w:color="auto"/>
              </w:divBdr>
            </w:div>
            <w:div w:id="1298413195">
              <w:marLeft w:val="0"/>
              <w:marRight w:val="0"/>
              <w:marTop w:val="0"/>
              <w:marBottom w:val="0"/>
              <w:divBdr>
                <w:top w:val="none" w:sz="0" w:space="0" w:color="auto"/>
                <w:left w:val="none" w:sz="0" w:space="0" w:color="auto"/>
                <w:bottom w:val="none" w:sz="0" w:space="0" w:color="auto"/>
                <w:right w:val="none" w:sz="0" w:space="0" w:color="auto"/>
              </w:divBdr>
            </w:div>
            <w:div w:id="1298604429">
              <w:marLeft w:val="0"/>
              <w:marRight w:val="0"/>
              <w:marTop w:val="0"/>
              <w:marBottom w:val="0"/>
              <w:divBdr>
                <w:top w:val="none" w:sz="0" w:space="0" w:color="auto"/>
                <w:left w:val="none" w:sz="0" w:space="0" w:color="auto"/>
                <w:bottom w:val="none" w:sz="0" w:space="0" w:color="auto"/>
                <w:right w:val="none" w:sz="0" w:space="0" w:color="auto"/>
              </w:divBdr>
            </w:div>
            <w:div w:id="1298611668">
              <w:marLeft w:val="0"/>
              <w:marRight w:val="0"/>
              <w:marTop w:val="0"/>
              <w:marBottom w:val="0"/>
              <w:divBdr>
                <w:top w:val="none" w:sz="0" w:space="0" w:color="auto"/>
                <w:left w:val="none" w:sz="0" w:space="0" w:color="auto"/>
                <w:bottom w:val="none" w:sz="0" w:space="0" w:color="auto"/>
                <w:right w:val="none" w:sz="0" w:space="0" w:color="auto"/>
              </w:divBdr>
            </w:div>
            <w:div w:id="1298612425">
              <w:marLeft w:val="0"/>
              <w:marRight w:val="0"/>
              <w:marTop w:val="0"/>
              <w:marBottom w:val="0"/>
              <w:divBdr>
                <w:top w:val="none" w:sz="0" w:space="0" w:color="auto"/>
                <w:left w:val="none" w:sz="0" w:space="0" w:color="auto"/>
                <w:bottom w:val="none" w:sz="0" w:space="0" w:color="auto"/>
                <w:right w:val="none" w:sz="0" w:space="0" w:color="auto"/>
              </w:divBdr>
            </w:div>
            <w:div w:id="1299803091">
              <w:marLeft w:val="0"/>
              <w:marRight w:val="0"/>
              <w:marTop w:val="0"/>
              <w:marBottom w:val="0"/>
              <w:divBdr>
                <w:top w:val="none" w:sz="0" w:space="0" w:color="auto"/>
                <w:left w:val="none" w:sz="0" w:space="0" w:color="auto"/>
                <w:bottom w:val="none" w:sz="0" w:space="0" w:color="auto"/>
                <w:right w:val="none" w:sz="0" w:space="0" w:color="auto"/>
              </w:divBdr>
            </w:div>
            <w:div w:id="1303315855">
              <w:marLeft w:val="0"/>
              <w:marRight w:val="0"/>
              <w:marTop w:val="0"/>
              <w:marBottom w:val="0"/>
              <w:divBdr>
                <w:top w:val="none" w:sz="0" w:space="0" w:color="auto"/>
                <w:left w:val="none" w:sz="0" w:space="0" w:color="auto"/>
                <w:bottom w:val="none" w:sz="0" w:space="0" w:color="auto"/>
                <w:right w:val="none" w:sz="0" w:space="0" w:color="auto"/>
              </w:divBdr>
            </w:div>
            <w:div w:id="1303652726">
              <w:marLeft w:val="0"/>
              <w:marRight w:val="0"/>
              <w:marTop w:val="0"/>
              <w:marBottom w:val="0"/>
              <w:divBdr>
                <w:top w:val="none" w:sz="0" w:space="0" w:color="auto"/>
                <w:left w:val="none" w:sz="0" w:space="0" w:color="auto"/>
                <w:bottom w:val="none" w:sz="0" w:space="0" w:color="auto"/>
                <w:right w:val="none" w:sz="0" w:space="0" w:color="auto"/>
              </w:divBdr>
            </w:div>
            <w:div w:id="1304116573">
              <w:marLeft w:val="0"/>
              <w:marRight w:val="0"/>
              <w:marTop w:val="0"/>
              <w:marBottom w:val="0"/>
              <w:divBdr>
                <w:top w:val="none" w:sz="0" w:space="0" w:color="auto"/>
                <w:left w:val="none" w:sz="0" w:space="0" w:color="auto"/>
                <w:bottom w:val="none" w:sz="0" w:space="0" w:color="auto"/>
                <w:right w:val="none" w:sz="0" w:space="0" w:color="auto"/>
              </w:divBdr>
            </w:div>
            <w:div w:id="1304509621">
              <w:marLeft w:val="0"/>
              <w:marRight w:val="0"/>
              <w:marTop w:val="0"/>
              <w:marBottom w:val="0"/>
              <w:divBdr>
                <w:top w:val="none" w:sz="0" w:space="0" w:color="auto"/>
                <w:left w:val="none" w:sz="0" w:space="0" w:color="auto"/>
                <w:bottom w:val="none" w:sz="0" w:space="0" w:color="auto"/>
                <w:right w:val="none" w:sz="0" w:space="0" w:color="auto"/>
              </w:divBdr>
            </w:div>
            <w:div w:id="1304963971">
              <w:marLeft w:val="0"/>
              <w:marRight w:val="0"/>
              <w:marTop w:val="0"/>
              <w:marBottom w:val="0"/>
              <w:divBdr>
                <w:top w:val="none" w:sz="0" w:space="0" w:color="auto"/>
                <w:left w:val="none" w:sz="0" w:space="0" w:color="auto"/>
                <w:bottom w:val="none" w:sz="0" w:space="0" w:color="auto"/>
                <w:right w:val="none" w:sz="0" w:space="0" w:color="auto"/>
              </w:divBdr>
            </w:div>
            <w:div w:id="1305967261">
              <w:marLeft w:val="0"/>
              <w:marRight w:val="0"/>
              <w:marTop w:val="0"/>
              <w:marBottom w:val="0"/>
              <w:divBdr>
                <w:top w:val="none" w:sz="0" w:space="0" w:color="auto"/>
                <w:left w:val="none" w:sz="0" w:space="0" w:color="auto"/>
                <w:bottom w:val="none" w:sz="0" w:space="0" w:color="auto"/>
                <w:right w:val="none" w:sz="0" w:space="0" w:color="auto"/>
              </w:divBdr>
            </w:div>
            <w:div w:id="1306012838">
              <w:marLeft w:val="0"/>
              <w:marRight w:val="0"/>
              <w:marTop w:val="0"/>
              <w:marBottom w:val="0"/>
              <w:divBdr>
                <w:top w:val="none" w:sz="0" w:space="0" w:color="auto"/>
                <w:left w:val="none" w:sz="0" w:space="0" w:color="auto"/>
                <w:bottom w:val="none" w:sz="0" w:space="0" w:color="auto"/>
                <w:right w:val="none" w:sz="0" w:space="0" w:color="auto"/>
              </w:divBdr>
            </w:div>
            <w:div w:id="1306081431">
              <w:marLeft w:val="0"/>
              <w:marRight w:val="0"/>
              <w:marTop w:val="0"/>
              <w:marBottom w:val="0"/>
              <w:divBdr>
                <w:top w:val="none" w:sz="0" w:space="0" w:color="auto"/>
                <w:left w:val="none" w:sz="0" w:space="0" w:color="auto"/>
                <w:bottom w:val="none" w:sz="0" w:space="0" w:color="auto"/>
                <w:right w:val="none" w:sz="0" w:space="0" w:color="auto"/>
              </w:divBdr>
            </w:div>
            <w:div w:id="1307130257">
              <w:marLeft w:val="0"/>
              <w:marRight w:val="0"/>
              <w:marTop w:val="0"/>
              <w:marBottom w:val="0"/>
              <w:divBdr>
                <w:top w:val="none" w:sz="0" w:space="0" w:color="auto"/>
                <w:left w:val="none" w:sz="0" w:space="0" w:color="auto"/>
                <w:bottom w:val="none" w:sz="0" w:space="0" w:color="auto"/>
                <w:right w:val="none" w:sz="0" w:space="0" w:color="auto"/>
              </w:divBdr>
            </w:div>
            <w:div w:id="1307397624">
              <w:marLeft w:val="0"/>
              <w:marRight w:val="0"/>
              <w:marTop w:val="0"/>
              <w:marBottom w:val="0"/>
              <w:divBdr>
                <w:top w:val="none" w:sz="0" w:space="0" w:color="auto"/>
                <w:left w:val="none" w:sz="0" w:space="0" w:color="auto"/>
                <w:bottom w:val="none" w:sz="0" w:space="0" w:color="auto"/>
                <w:right w:val="none" w:sz="0" w:space="0" w:color="auto"/>
              </w:divBdr>
            </w:div>
            <w:div w:id="1307661592">
              <w:marLeft w:val="0"/>
              <w:marRight w:val="0"/>
              <w:marTop w:val="0"/>
              <w:marBottom w:val="0"/>
              <w:divBdr>
                <w:top w:val="none" w:sz="0" w:space="0" w:color="auto"/>
                <w:left w:val="none" w:sz="0" w:space="0" w:color="auto"/>
                <w:bottom w:val="none" w:sz="0" w:space="0" w:color="auto"/>
                <w:right w:val="none" w:sz="0" w:space="0" w:color="auto"/>
              </w:divBdr>
            </w:div>
            <w:div w:id="1307972196">
              <w:marLeft w:val="0"/>
              <w:marRight w:val="0"/>
              <w:marTop w:val="0"/>
              <w:marBottom w:val="0"/>
              <w:divBdr>
                <w:top w:val="none" w:sz="0" w:space="0" w:color="auto"/>
                <w:left w:val="none" w:sz="0" w:space="0" w:color="auto"/>
                <w:bottom w:val="none" w:sz="0" w:space="0" w:color="auto"/>
                <w:right w:val="none" w:sz="0" w:space="0" w:color="auto"/>
              </w:divBdr>
            </w:div>
            <w:div w:id="1307976143">
              <w:marLeft w:val="0"/>
              <w:marRight w:val="0"/>
              <w:marTop w:val="0"/>
              <w:marBottom w:val="0"/>
              <w:divBdr>
                <w:top w:val="none" w:sz="0" w:space="0" w:color="auto"/>
                <w:left w:val="none" w:sz="0" w:space="0" w:color="auto"/>
                <w:bottom w:val="none" w:sz="0" w:space="0" w:color="auto"/>
                <w:right w:val="none" w:sz="0" w:space="0" w:color="auto"/>
              </w:divBdr>
            </w:div>
            <w:div w:id="1308169602">
              <w:marLeft w:val="0"/>
              <w:marRight w:val="0"/>
              <w:marTop w:val="0"/>
              <w:marBottom w:val="0"/>
              <w:divBdr>
                <w:top w:val="none" w:sz="0" w:space="0" w:color="auto"/>
                <w:left w:val="none" w:sz="0" w:space="0" w:color="auto"/>
                <w:bottom w:val="none" w:sz="0" w:space="0" w:color="auto"/>
                <w:right w:val="none" w:sz="0" w:space="0" w:color="auto"/>
              </w:divBdr>
            </w:div>
            <w:div w:id="1308433382">
              <w:marLeft w:val="0"/>
              <w:marRight w:val="0"/>
              <w:marTop w:val="0"/>
              <w:marBottom w:val="0"/>
              <w:divBdr>
                <w:top w:val="none" w:sz="0" w:space="0" w:color="auto"/>
                <w:left w:val="none" w:sz="0" w:space="0" w:color="auto"/>
                <w:bottom w:val="none" w:sz="0" w:space="0" w:color="auto"/>
                <w:right w:val="none" w:sz="0" w:space="0" w:color="auto"/>
              </w:divBdr>
            </w:div>
            <w:div w:id="1309096698">
              <w:marLeft w:val="0"/>
              <w:marRight w:val="0"/>
              <w:marTop w:val="0"/>
              <w:marBottom w:val="0"/>
              <w:divBdr>
                <w:top w:val="none" w:sz="0" w:space="0" w:color="auto"/>
                <w:left w:val="none" w:sz="0" w:space="0" w:color="auto"/>
                <w:bottom w:val="none" w:sz="0" w:space="0" w:color="auto"/>
                <w:right w:val="none" w:sz="0" w:space="0" w:color="auto"/>
              </w:divBdr>
            </w:div>
            <w:div w:id="1309239179">
              <w:marLeft w:val="0"/>
              <w:marRight w:val="0"/>
              <w:marTop w:val="0"/>
              <w:marBottom w:val="0"/>
              <w:divBdr>
                <w:top w:val="none" w:sz="0" w:space="0" w:color="auto"/>
                <w:left w:val="none" w:sz="0" w:space="0" w:color="auto"/>
                <w:bottom w:val="none" w:sz="0" w:space="0" w:color="auto"/>
                <w:right w:val="none" w:sz="0" w:space="0" w:color="auto"/>
              </w:divBdr>
            </w:div>
            <w:div w:id="1309480362">
              <w:marLeft w:val="0"/>
              <w:marRight w:val="0"/>
              <w:marTop w:val="0"/>
              <w:marBottom w:val="0"/>
              <w:divBdr>
                <w:top w:val="none" w:sz="0" w:space="0" w:color="auto"/>
                <w:left w:val="none" w:sz="0" w:space="0" w:color="auto"/>
                <w:bottom w:val="none" w:sz="0" w:space="0" w:color="auto"/>
                <w:right w:val="none" w:sz="0" w:space="0" w:color="auto"/>
              </w:divBdr>
            </w:div>
            <w:div w:id="1310355932">
              <w:marLeft w:val="0"/>
              <w:marRight w:val="0"/>
              <w:marTop w:val="0"/>
              <w:marBottom w:val="0"/>
              <w:divBdr>
                <w:top w:val="none" w:sz="0" w:space="0" w:color="auto"/>
                <w:left w:val="none" w:sz="0" w:space="0" w:color="auto"/>
                <w:bottom w:val="none" w:sz="0" w:space="0" w:color="auto"/>
                <w:right w:val="none" w:sz="0" w:space="0" w:color="auto"/>
              </w:divBdr>
            </w:div>
            <w:div w:id="1310671091">
              <w:marLeft w:val="0"/>
              <w:marRight w:val="0"/>
              <w:marTop w:val="0"/>
              <w:marBottom w:val="0"/>
              <w:divBdr>
                <w:top w:val="none" w:sz="0" w:space="0" w:color="auto"/>
                <w:left w:val="none" w:sz="0" w:space="0" w:color="auto"/>
                <w:bottom w:val="none" w:sz="0" w:space="0" w:color="auto"/>
                <w:right w:val="none" w:sz="0" w:space="0" w:color="auto"/>
              </w:divBdr>
            </w:div>
            <w:div w:id="1310868448">
              <w:marLeft w:val="0"/>
              <w:marRight w:val="0"/>
              <w:marTop w:val="0"/>
              <w:marBottom w:val="0"/>
              <w:divBdr>
                <w:top w:val="none" w:sz="0" w:space="0" w:color="auto"/>
                <w:left w:val="none" w:sz="0" w:space="0" w:color="auto"/>
                <w:bottom w:val="none" w:sz="0" w:space="0" w:color="auto"/>
                <w:right w:val="none" w:sz="0" w:space="0" w:color="auto"/>
              </w:divBdr>
            </w:div>
            <w:div w:id="1311641776">
              <w:marLeft w:val="0"/>
              <w:marRight w:val="0"/>
              <w:marTop w:val="0"/>
              <w:marBottom w:val="0"/>
              <w:divBdr>
                <w:top w:val="none" w:sz="0" w:space="0" w:color="auto"/>
                <w:left w:val="none" w:sz="0" w:space="0" w:color="auto"/>
                <w:bottom w:val="none" w:sz="0" w:space="0" w:color="auto"/>
                <w:right w:val="none" w:sz="0" w:space="0" w:color="auto"/>
              </w:divBdr>
            </w:div>
            <w:div w:id="1311981420">
              <w:marLeft w:val="0"/>
              <w:marRight w:val="0"/>
              <w:marTop w:val="0"/>
              <w:marBottom w:val="0"/>
              <w:divBdr>
                <w:top w:val="none" w:sz="0" w:space="0" w:color="auto"/>
                <w:left w:val="none" w:sz="0" w:space="0" w:color="auto"/>
                <w:bottom w:val="none" w:sz="0" w:space="0" w:color="auto"/>
                <w:right w:val="none" w:sz="0" w:space="0" w:color="auto"/>
              </w:divBdr>
            </w:div>
            <w:div w:id="1313096994">
              <w:marLeft w:val="0"/>
              <w:marRight w:val="0"/>
              <w:marTop w:val="0"/>
              <w:marBottom w:val="0"/>
              <w:divBdr>
                <w:top w:val="none" w:sz="0" w:space="0" w:color="auto"/>
                <w:left w:val="none" w:sz="0" w:space="0" w:color="auto"/>
                <w:bottom w:val="none" w:sz="0" w:space="0" w:color="auto"/>
                <w:right w:val="none" w:sz="0" w:space="0" w:color="auto"/>
              </w:divBdr>
            </w:div>
            <w:div w:id="1313287654">
              <w:marLeft w:val="0"/>
              <w:marRight w:val="0"/>
              <w:marTop w:val="0"/>
              <w:marBottom w:val="0"/>
              <w:divBdr>
                <w:top w:val="none" w:sz="0" w:space="0" w:color="auto"/>
                <w:left w:val="none" w:sz="0" w:space="0" w:color="auto"/>
                <w:bottom w:val="none" w:sz="0" w:space="0" w:color="auto"/>
                <w:right w:val="none" w:sz="0" w:space="0" w:color="auto"/>
              </w:divBdr>
            </w:div>
            <w:div w:id="1313368905">
              <w:marLeft w:val="0"/>
              <w:marRight w:val="0"/>
              <w:marTop w:val="0"/>
              <w:marBottom w:val="0"/>
              <w:divBdr>
                <w:top w:val="none" w:sz="0" w:space="0" w:color="auto"/>
                <w:left w:val="none" w:sz="0" w:space="0" w:color="auto"/>
                <w:bottom w:val="none" w:sz="0" w:space="0" w:color="auto"/>
                <w:right w:val="none" w:sz="0" w:space="0" w:color="auto"/>
              </w:divBdr>
            </w:div>
            <w:div w:id="1314531860">
              <w:marLeft w:val="0"/>
              <w:marRight w:val="0"/>
              <w:marTop w:val="0"/>
              <w:marBottom w:val="0"/>
              <w:divBdr>
                <w:top w:val="none" w:sz="0" w:space="0" w:color="auto"/>
                <w:left w:val="none" w:sz="0" w:space="0" w:color="auto"/>
                <w:bottom w:val="none" w:sz="0" w:space="0" w:color="auto"/>
                <w:right w:val="none" w:sz="0" w:space="0" w:color="auto"/>
              </w:divBdr>
            </w:div>
            <w:div w:id="1315262750">
              <w:marLeft w:val="0"/>
              <w:marRight w:val="0"/>
              <w:marTop w:val="0"/>
              <w:marBottom w:val="0"/>
              <w:divBdr>
                <w:top w:val="none" w:sz="0" w:space="0" w:color="auto"/>
                <w:left w:val="none" w:sz="0" w:space="0" w:color="auto"/>
                <w:bottom w:val="none" w:sz="0" w:space="0" w:color="auto"/>
                <w:right w:val="none" w:sz="0" w:space="0" w:color="auto"/>
              </w:divBdr>
            </w:div>
            <w:div w:id="1316228231">
              <w:marLeft w:val="0"/>
              <w:marRight w:val="0"/>
              <w:marTop w:val="0"/>
              <w:marBottom w:val="0"/>
              <w:divBdr>
                <w:top w:val="none" w:sz="0" w:space="0" w:color="auto"/>
                <w:left w:val="none" w:sz="0" w:space="0" w:color="auto"/>
                <w:bottom w:val="none" w:sz="0" w:space="0" w:color="auto"/>
                <w:right w:val="none" w:sz="0" w:space="0" w:color="auto"/>
              </w:divBdr>
            </w:div>
            <w:div w:id="1316446700">
              <w:marLeft w:val="0"/>
              <w:marRight w:val="0"/>
              <w:marTop w:val="0"/>
              <w:marBottom w:val="0"/>
              <w:divBdr>
                <w:top w:val="none" w:sz="0" w:space="0" w:color="auto"/>
                <w:left w:val="none" w:sz="0" w:space="0" w:color="auto"/>
                <w:bottom w:val="none" w:sz="0" w:space="0" w:color="auto"/>
                <w:right w:val="none" w:sz="0" w:space="0" w:color="auto"/>
              </w:divBdr>
            </w:div>
            <w:div w:id="1317025779">
              <w:marLeft w:val="0"/>
              <w:marRight w:val="0"/>
              <w:marTop w:val="0"/>
              <w:marBottom w:val="0"/>
              <w:divBdr>
                <w:top w:val="none" w:sz="0" w:space="0" w:color="auto"/>
                <w:left w:val="none" w:sz="0" w:space="0" w:color="auto"/>
                <w:bottom w:val="none" w:sz="0" w:space="0" w:color="auto"/>
                <w:right w:val="none" w:sz="0" w:space="0" w:color="auto"/>
              </w:divBdr>
            </w:div>
            <w:div w:id="1317487948">
              <w:marLeft w:val="0"/>
              <w:marRight w:val="0"/>
              <w:marTop w:val="0"/>
              <w:marBottom w:val="0"/>
              <w:divBdr>
                <w:top w:val="none" w:sz="0" w:space="0" w:color="auto"/>
                <w:left w:val="none" w:sz="0" w:space="0" w:color="auto"/>
                <w:bottom w:val="none" w:sz="0" w:space="0" w:color="auto"/>
                <w:right w:val="none" w:sz="0" w:space="0" w:color="auto"/>
              </w:divBdr>
            </w:div>
            <w:div w:id="1317756446">
              <w:marLeft w:val="0"/>
              <w:marRight w:val="0"/>
              <w:marTop w:val="0"/>
              <w:marBottom w:val="0"/>
              <w:divBdr>
                <w:top w:val="none" w:sz="0" w:space="0" w:color="auto"/>
                <w:left w:val="none" w:sz="0" w:space="0" w:color="auto"/>
                <w:bottom w:val="none" w:sz="0" w:space="0" w:color="auto"/>
                <w:right w:val="none" w:sz="0" w:space="0" w:color="auto"/>
              </w:divBdr>
            </w:div>
            <w:div w:id="1318077086">
              <w:marLeft w:val="0"/>
              <w:marRight w:val="0"/>
              <w:marTop w:val="0"/>
              <w:marBottom w:val="0"/>
              <w:divBdr>
                <w:top w:val="none" w:sz="0" w:space="0" w:color="auto"/>
                <w:left w:val="none" w:sz="0" w:space="0" w:color="auto"/>
                <w:bottom w:val="none" w:sz="0" w:space="0" w:color="auto"/>
                <w:right w:val="none" w:sz="0" w:space="0" w:color="auto"/>
              </w:divBdr>
            </w:div>
            <w:div w:id="1319307844">
              <w:marLeft w:val="0"/>
              <w:marRight w:val="0"/>
              <w:marTop w:val="0"/>
              <w:marBottom w:val="0"/>
              <w:divBdr>
                <w:top w:val="none" w:sz="0" w:space="0" w:color="auto"/>
                <w:left w:val="none" w:sz="0" w:space="0" w:color="auto"/>
                <w:bottom w:val="none" w:sz="0" w:space="0" w:color="auto"/>
                <w:right w:val="none" w:sz="0" w:space="0" w:color="auto"/>
              </w:divBdr>
            </w:div>
            <w:div w:id="1319849382">
              <w:marLeft w:val="0"/>
              <w:marRight w:val="0"/>
              <w:marTop w:val="0"/>
              <w:marBottom w:val="0"/>
              <w:divBdr>
                <w:top w:val="none" w:sz="0" w:space="0" w:color="auto"/>
                <w:left w:val="none" w:sz="0" w:space="0" w:color="auto"/>
                <w:bottom w:val="none" w:sz="0" w:space="0" w:color="auto"/>
                <w:right w:val="none" w:sz="0" w:space="0" w:color="auto"/>
              </w:divBdr>
            </w:div>
            <w:div w:id="1319966493">
              <w:marLeft w:val="0"/>
              <w:marRight w:val="0"/>
              <w:marTop w:val="0"/>
              <w:marBottom w:val="0"/>
              <w:divBdr>
                <w:top w:val="none" w:sz="0" w:space="0" w:color="auto"/>
                <w:left w:val="none" w:sz="0" w:space="0" w:color="auto"/>
                <w:bottom w:val="none" w:sz="0" w:space="0" w:color="auto"/>
                <w:right w:val="none" w:sz="0" w:space="0" w:color="auto"/>
              </w:divBdr>
            </w:div>
            <w:div w:id="1320309825">
              <w:marLeft w:val="0"/>
              <w:marRight w:val="0"/>
              <w:marTop w:val="0"/>
              <w:marBottom w:val="0"/>
              <w:divBdr>
                <w:top w:val="none" w:sz="0" w:space="0" w:color="auto"/>
                <w:left w:val="none" w:sz="0" w:space="0" w:color="auto"/>
                <w:bottom w:val="none" w:sz="0" w:space="0" w:color="auto"/>
                <w:right w:val="none" w:sz="0" w:space="0" w:color="auto"/>
              </w:divBdr>
            </w:div>
            <w:div w:id="1321344567">
              <w:marLeft w:val="0"/>
              <w:marRight w:val="0"/>
              <w:marTop w:val="0"/>
              <w:marBottom w:val="0"/>
              <w:divBdr>
                <w:top w:val="none" w:sz="0" w:space="0" w:color="auto"/>
                <w:left w:val="none" w:sz="0" w:space="0" w:color="auto"/>
                <w:bottom w:val="none" w:sz="0" w:space="0" w:color="auto"/>
                <w:right w:val="none" w:sz="0" w:space="0" w:color="auto"/>
              </w:divBdr>
            </w:div>
            <w:div w:id="1321933244">
              <w:marLeft w:val="0"/>
              <w:marRight w:val="0"/>
              <w:marTop w:val="0"/>
              <w:marBottom w:val="0"/>
              <w:divBdr>
                <w:top w:val="none" w:sz="0" w:space="0" w:color="auto"/>
                <w:left w:val="none" w:sz="0" w:space="0" w:color="auto"/>
                <w:bottom w:val="none" w:sz="0" w:space="0" w:color="auto"/>
                <w:right w:val="none" w:sz="0" w:space="0" w:color="auto"/>
              </w:divBdr>
            </w:div>
            <w:div w:id="1322125103">
              <w:marLeft w:val="0"/>
              <w:marRight w:val="0"/>
              <w:marTop w:val="0"/>
              <w:marBottom w:val="0"/>
              <w:divBdr>
                <w:top w:val="none" w:sz="0" w:space="0" w:color="auto"/>
                <w:left w:val="none" w:sz="0" w:space="0" w:color="auto"/>
                <w:bottom w:val="none" w:sz="0" w:space="0" w:color="auto"/>
                <w:right w:val="none" w:sz="0" w:space="0" w:color="auto"/>
              </w:divBdr>
            </w:div>
            <w:div w:id="1323238746">
              <w:marLeft w:val="0"/>
              <w:marRight w:val="0"/>
              <w:marTop w:val="0"/>
              <w:marBottom w:val="0"/>
              <w:divBdr>
                <w:top w:val="none" w:sz="0" w:space="0" w:color="auto"/>
                <w:left w:val="none" w:sz="0" w:space="0" w:color="auto"/>
                <w:bottom w:val="none" w:sz="0" w:space="0" w:color="auto"/>
                <w:right w:val="none" w:sz="0" w:space="0" w:color="auto"/>
              </w:divBdr>
            </w:div>
            <w:div w:id="1323465905">
              <w:marLeft w:val="0"/>
              <w:marRight w:val="0"/>
              <w:marTop w:val="0"/>
              <w:marBottom w:val="0"/>
              <w:divBdr>
                <w:top w:val="none" w:sz="0" w:space="0" w:color="auto"/>
                <w:left w:val="none" w:sz="0" w:space="0" w:color="auto"/>
                <w:bottom w:val="none" w:sz="0" w:space="0" w:color="auto"/>
                <w:right w:val="none" w:sz="0" w:space="0" w:color="auto"/>
              </w:divBdr>
            </w:div>
            <w:div w:id="1325280610">
              <w:marLeft w:val="0"/>
              <w:marRight w:val="0"/>
              <w:marTop w:val="0"/>
              <w:marBottom w:val="0"/>
              <w:divBdr>
                <w:top w:val="none" w:sz="0" w:space="0" w:color="auto"/>
                <w:left w:val="none" w:sz="0" w:space="0" w:color="auto"/>
                <w:bottom w:val="none" w:sz="0" w:space="0" w:color="auto"/>
                <w:right w:val="none" w:sz="0" w:space="0" w:color="auto"/>
              </w:divBdr>
            </w:div>
            <w:div w:id="1325280924">
              <w:marLeft w:val="0"/>
              <w:marRight w:val="0"/>
              <w:marTop w:val="0"/>
              <w:marBottom w:val="0"/>
              <w:divBdr>
                <w:top w:val="none" w:sz="0" w:space="0" w:color="auto"/>
                <w:left w:val="none" w:sz="0" w:space="0" w:color="auto"/>
                <w:bottom w:val="none" w:sz="0" w:space="0" w:color="auto"/>
                <w:right w:val="none" w:sz="0" w:space="0" w:color="auto"/>
              </w:divBdr>
            </w:div>
            <w:div w:id="1325668994">
              <w:marLeft w:val="0"/>
              <w:marRight w:val="0"/>
              <w:marTop w:val="0"/>
              <w:marBottom w:val="0"/>
              <w:divBdr>
                <w:top w:val="none" w:sz="0" w:space="0" w:color="auto"/>
                <w:left w:val="none" w:sz="0" w:space="0" w:color="auto"/>
                <w:bottom w:val="none" w:sz="0" w:space="0" w:color="auto"/>
                <w:right w:val="none" w:sz="0" w:space="0" w:color="auto"/>
              </w:divBdr>
            </w:div>
            <w:div w:id="1326468774">
              <w:marLeft w:val="0"/>
              <w:marRight w:val="0"/>
              <w:marTop w:val="0"/>
              <w:marBottom w:val="0"/>
              <w:divBdr>
                <w:top w:val="none" w:sz="0" w:space="0" w:color="auto"/>
                <w:left w:val="none" w:sz="0" w:space="0" w:color="auto"/>
                <w:bottom w:val="none" w:sz="0" w:space="0" w:color="auto"/>
                <w:right w:val="none" w:sz="0" w:space="0" w:color="auto"/>
              </w:divBdr>
            </w:div>
            <w:div w:id="1326474539">
              <w:marLeft w:val="0"/>
              <w:marRight w:val="0"/>
              <w:marTop w:val="0"/>
              <w:marBottom w:val="0"/>
              <w:divBdr>
                <w:top w:val="none" w:sz="0" w:space="0" w:color="auto"/>
                <w:left w:val="none" w:sz="0" w:space="0" w:color="auto"/>
                <w:bottom w:val="none" w:sz="0" w:space="0" w:color="auto"/>
                <w:right w:val="none" w:sz="0" w:space="0" w:color="auto"/>
              </w:divBdr>
            </w:div>
            <w:div w:id="1326743054">
              <w:marLeft w:val="0"/>
              <w:marRight w:val="0"/>
              <w:marTop w:val="0"/>
              <w:marBottom w:val="0"/>
              <w:divBdr>
                <w:top w:val="none" w:sz="0" w:space="0" w:color="auto"/>
                <w:left w:val="none" w:sz="0" w:space="0" w:color="auto"/>
                <w:bottom w:val="none" w:sz="0" w:space="0" w:color="auto"/>
                <w:right w:val="none" w:sz="0" w:space="0" w:color="auto"/>
              </w:divBdr>
            </w:div>
            <w:div w:id="1327054831">
              <w:marLeft w:val="0"/>
              <w:marRight w:val="0"/>
              <w:marTop w:val="0"/>
              <w:marBottom w:val="0"/>
              <w:divBdr>
                <w:top w:val="none" w:sz="0" w:space="0" w:color="auto"/>
                <w:left w:val="none" w:sz="0" w:space="0" w:color="auto"/>
                <w:bottom w:val="none" w:sz="0" w:space="0" w:color="auto"/>
                <w:right w:val="none" w:sz="0" w:space="0" w:color="auto"/>
              </w:divBdr>
            </w:div>
            <w:div w:id="1327787076">
              <w:marLeft w:val="0"/>
              <w:marRight w:val="0"/>
              <w:marTop w:val="0"/>
              <w:marBottom w:val="0"/>
              <w:divBdr>
                <w:top w:val="none" w:sz="0" w:space="0" w:color="auto"/>
                <w:left w:val="none" w:sz="0" w:space="0" w:color="auto"/>
                <w:bottom w:val="none" w:sz="0" w:space="0" w:color="auto"/>
                <w:right w:val="none" w:sz="0" w:space="0" w:color="auto"/>
              </w:divBdr>
            </w:div>
            <w:div w:id="1329865097">
              <w:marLeft w:val="0"/>
              <w:marRight w:val="0"/>
              <w:marTop w:val="0"/>
              <w:marBottom w:val="0"/>
              <w:divBdr>
                <w:top w:val="none" w:sz="0" w:space="0" w:color="auto"/>
                <w:left w:val="none" w:sz="0" w:space="0" w:color="auto"/>
                <w:bottom w:val="none" w:sz="0" w:space="0" w:color="auto"/>
                <w:right w:val="none" w:sz="0" w:space="0" w:color="auto"/>
              </w:divBdr>
            </w:div>
            <w:div w:id="1330330025">
              <w:marLeft w:val="0"/>
              <w:marRight w:val="0"/>
              <w:marTop w:val="0"/>
              <w:marBottom w:val="0"/>
              <w:divBdr>
                <w:top w:val="none" w:sz="0" w:space="0" w:color="auto"/>
                <w:left w:val="none" w:sz="0" w:space="0" w:color="auto"/>
                <w:bottom w:val="none" w:sz="0" w:space="0" w:color="auto"/>
                <w:right w:val="none" w:sz="0" w:space="0" w:color="auto"/>
              </w:divBdr>
            </w:div>
            <w:div w:id="1332366600">
              <w:marLeft w:val="0"/>
              <w:marRight w:val="0"/>
              <w:marTop w:val="0"/>
              <w:marBottom w:val="0"/>
              <w:divBdr>
                <w:top w:val="none" w:sz="0" w:space="0" w:color="auto"/>
                <w:left w:val="none" w:sz="0" w:space="0" w:color="auto"/>
                <w:bottom w:val="none" w:sz="0" w:space="0" w:color="auto"/>
                <w:right w:val="none" w:sz="0" w:space="0" w:color="auto"/>
              </w:divBdr>
            </w:div>
            <w:div w:id="1333336937">
              <w:marLeft w:val="0"/>
              <w:marRight w:val="0"/>
              <w:marTop w:val="0"/>
              <w:marBottom w:val="0"/>
              <w:divBdr>
                <w:top w:val="none" w:sz="0" w:space="0" w:color="auto"/>
                <w:left w:val="none" w:sz="0" w:space="0" w:color="auto"/>
                <w:bottom w:val="none" w:sz="0" w:space="0" w:color="auto"/>
                <w:right w:val="none" w:sz="0" w:space="0" w:color="auto"/>
              </w:divBdr>
            </w:div>
            <w:div w:id="1333337289">
              <w:marLeft w:val="0"/>
              <w:marRight w:val="0"/>
              <w:marTop w:val="0"/>
              <w:marBottom w:val="0"/>
              <w:divBdr>
                <w:top w:val="none" w:sz="0" w:space="0" w:color="auto"/>
                <w:left w:val="none" w:sz="0" w:space="0" w:color="auto"/>
                <w:bottom w:val="none" w:sz="0" w:space="0" w:color="auto"/>
                <w:right w:val="none" w:sz="0" w:space="0" w:color="auto"/>
              </w:divBdr>
            </w:div>
            <w:div w:id="1333339119">
              <w:marLeft w:val="0"/>
              <w:marRight w:val="0"/>
              <w:marTop w:val="0"/>
              <w:marBottom w:val="0"/>
              <w:divBdr>
                <w:top w:val="none" w:sz="0" w:space="0" w:color="auto"/>
                <w:left w:val="none" w:sz="0" w:space="0" w:color="auto"/>
                <w:bottom w:val="none" w:sz="0" w:space="0" w:color="auto"/>
                <w:right w:val="none" w:sz="0" w:space="0" w:color="auto"/>
              </w:divBdr>
            </w:div>
            <w:div w:id="1333607252">
              <w:marLeft w:val="0"/>
              <w:marRight w:val="0"/>
              <w:marTop w:val="0"/>
              <w:marBottom w:val="0"/>
              <w:divBdr>
                <w:top w:val="none" w:sz="0" w:space="0" w:color="auto"/>
                <w:left w:val="none" w:sz="0" w:space="0" w:color="auto"/>
                <w:bottom w:val="none" w:sz="0" w:space="0" w:color="auto"/>
                <w:right w:val="none" w:sz="0" w:space="0" w:color="auto"/>
              </w:divBdr>
            </w:div>
            <w:div w:id="1334265230">
              <w:marLeft w:val="0"/>
              <w:marRight w:val="0"/>
              <w:marTop w:val="0"/>
              <w:marBottom w:val="0"/>
              <w:divBdr>
                <w:top w:val="none" w:sz="0" w:space="0" w:color="auto"/>
                <w:left w:val="none" w:sz="0" w:space="0" w:color="auto"/>
                <w:bottom w:val="none" w:sz="0" w:space="0" w:color="auto"/>
                <w:right w:val="none" w:sz="0" w:space="0" w:color="auto"/>
              </w:divBdr>
            </w:div>
            <w:div w:id="1334456691">
              <w:marLeft w:val="0"/>
              <w:marRight w:val="0"/>
              <w:marTop w:val="0"/>
              <w:marBottom w:val="0"/>
              <w:divBdr>
                <w:top w:val="none" w:sz="0" w:space="0" w:color="auto"/>
                <w:left w:val="none" w:sz="0" w:space="0" w:color="auto"/>
                <w:bottom w:val="none" w:sz="0" w:space="0" w:color="auto"/>
                <w:right w:val="none" w:sz="0" w:space="0" w:color="auto"/>
              </w:divBdr>
            </w:div>
            <w:div w:id="1335306370">
              <w:marLeft w:val="0"/>
              <w:marRight w:val="0"/>
              <w:marTop w:val="0"/>
              <w:marBottom w:val="0"/>
              <w:divBdr>
                <w:top w:val="none" w:sz="0" w:space="0" w:color="auto"/>
                <w:left w:val="none" w:sz="0" w:space="0" w:color="auto"/>
                <w:bottom w:val="none" w:sz="0" w:space="0" w:color="auto"/>
                <w:right w:val="none" w:sz="0" w:space="0" w:color="auto"/>
              </w:divBdr>
            </w:div>
            <w:div w:id="1336303659">
              <w:marLeft w:val="0"/>
              <w:marRight w:val="0"/>
              <w:marTop w:val="0"/>
              <w:marBottom w:val="0"/>
              <w:divBdr>
                <w:top w:val="none" w:sz="0" w:space="0" w:color="auto"/>
                <w:left w:val="none" w:sz="0" w:space="0" w:color="auto"/>
                <w:bottom w:val="none" w:sz="0" w:space="0" w:color="auto"/>
                <w:right w:val="none" w:sz="0" w:space="0" w:color="auto"/>
              </w:divBdr>
            </w:div>
            <w:div w:id="1336760759">
              <w:marLeft w:val="0"/>
              <w:marRight w:val="0"/>
              <w:marTop w:val="0"/>
              <w:marBottom w:val="0"/>
              <w:divBdr>
                <w:top w:val="none" w:sz="0" w:space="0" w:color="auto"/>
                <w:left w:val="none" w:sz="0" w:space="0" w:color="auto"/>
                <w:bottom w:val="none" w:sz="0" w:space="0" w:color="auto"/>
                <w:right w:val="none" w:sz="0" w:space="0" w:color="auto"/>
              </w:divBdr>
            </w:div>
            <w:div w:id="1337608008">
              <w:marLeft w:val="0"/>
              <w:marRight w:val="0"/>
              <w:marTop w:val="0"/>
              <w:marBottom w:val="0"/>
              <w:divBdr>
                <w:top w:val="none" w:sz="0" w:space="0" w:color="auto"/>
                <w:left w:val="none" w:sz="0" w:space="0" w:color="auto"/>
                <w:bottom w:val="none" w:sz="0" w:space="0" w:color="auto"/>
                <w:right w:val="none" w:sz="0" w:space="0" w:color="auto"/>
              </w:divBdr>
            </w:div>
            <w:div w:id="1340112714">
              <w:marLeft w:val="0"/>
              <w:marRight w:val="0"/>
              <w:marTop w:val="0"/>
              <w:marBottom w:val="0"/>
              <w:divBdr>
                <w:top w:val="none" w:sz="0" w:space="0" w:color="auto"/>
                <w:left w:val="none" w:sz="0" w:space="0" w:color="auto"/>
                <w:bottom w:val="none" w:sz="0" w:space="0" w:color="auto"/>
                <w:right w:val="none" w:sz="0" w:space="0" w:color="auto"/>
              </w:divBdr>
            </w:div>
            <w:div w:id="1340427994">
              <w:marLeft w:val="0"/>
              <w:marRight w:val="0"/>
              <w:marTop w:val="0"/>
              <w:marBottom w:val="0"/>
              <w:divBdr>
                <w:top w:val="none" w:sz="0" w:space="0" w:color="auto"/>
                <w:left w:val="none" w:sz="0" w:space="0" w:color="auto"/>
                <w:bottom w:val="none" w:sz="0" w:space="0" w:color="auto"/>
                <w:right w:val="none" w:sz="0" w:space="0" w:color="auto"/>
              </w:divBdr>
            </w:div>
            <w:div w:id="1341546338">
              <w:marLeft w:val="0"/>
              <w:marRight w:val="0"/>
              <w:marTop w:val="0"/>
              <w:marBottom w:val="0"/>
              <w:divBdr>
                <w:top w:val="none" w:sz="0" w:space="0" w:color="auto"/>
                <w:left w:val="none" w:sz="0" w:space="0" w:color="auto"/>
                <w:bottom w:val="none" w:sz="0" w:space="0" w:color="auto"/>
                <w:right w:val="none" w:sz="0" w:space="0" w:color="auto"/>
              </w:divBdr>
            </w:div>
            <w:div w:id="1341615612">
              <w:marLeft w:val="0"/>
              <w:marRight w:val="0"/>
              <w:marTop w:val="0"/>
              <w:marBottom w:val="0"/>
              <w:divBdr>
                <w:top w:val="none" w:sz="0" w:space="0" w:color="auto"/>
                <w:left w:val="none" w:sz="0" w:space="0" w:color="auto"/>
                <w:bottom w:val="none" w:sz="0" w:space="0" w:color="auto"/>
                <w:right w:val="none" w:sz="0" w:space="0" w:color="auto"/>
              </w:divBdr>
            </w:div>
            <w:div w:id="1341617255">
              <w:marLeft w:val="0"/>
              <w:marRight w:val="0"/>
              <w:marTop w:val="0"/>
              <w:marBottom w:val="0"/>
              <w:divBdr>
                <w:top w:val="none" w:sz="0" w:space="0" w:color="auto"/>
                <w:left w:val="none" w:sz="0" w:space="0" w:color="auto"/>
                <w:bottom w:val="none" w:sz="0" w:space="0" w:color="auto"/>
                <w:right w:val="none" w:sz="0" w:space="0" w:color="auto"/>
              </w:divBdr>
            </w:div>
            <w:div w:id="1341854883">
              <w:marLeft w:val="0"/>
              <w:marRight w:val="0"/>
              <w:marTop w:val="0"/>
              <w:marBottom w:val="0"/>
              <w:divBdr>
                <w:top w:val="none" w:sz="0" w:space="0" w:color="auto"/>
                <w:left w:val="none" w:sz="0" w:space="0" w:color="auto"/>
                <w:bottom w:val="none" w:sz="0" w:space="0" w:color="auto"/>
                <w:right w:val="none" w:sz="0" w:space="0" w:color="auto"/>
              </w:divBdr>
            </w:div>
            <w:div w:id="1342388646">
              <w:marLeft w:val="0"/>
              <w:marRight w:val="0"/>
              <w:marTop w:val="0"/>
              <w:marBottom w:val="0"/>
              <w:divBdr>
                <w:top w:val="none" w:sz="0" w:space="0" w:color="auto"/>
                <w:left w:val="none" w:sz="0" w:space="0" w:color="auto"/>
                <w:bottom w:val="none" w:sz="0" w:space="0" w:color="auto"/>
                <w:right w:val="none" w:sz="0" w:space="0" w:color="auto"/>
              </w:divBdr>
            </w:div>
            <w:div w:id="1342968280">
              <w:marLeft w:val="0"/>
              <w:marRight w:val="0"/>
              <w:marTop w:val="0"/>
              <w:marBottom w:val="0"/>
              <w:divBdr>
                <w:top w:val="none" w:sz="0" w:space="0" w:color="auto"/>
                <w:left w:val="none" w:sz="0" w:space="0" w:color="auto"/>
                <w:bottom w:val="none" w:sz="0" w:space="0" w:color="auto"/>
                <w:right w:val="none" w:sz="0" w:space="0" w:color="auto"/>
              </w:divBdr>
            </w:div>
            <w:div w:id="1346787552">
              <w:marLeft w:val="0"/>
              <w:marRight w:val="0"/>
              <w:marTop w:val="0"/>
              <w:marBottom w:val="0"/>
              <w:divBdr>
                <w:top w:val="none" w:sz="0" w:space="0" w:color="auto"/>
                <w:left w:val="none" w:sz="0" w:space="0" w:color="auto"/>
                <w:bottom w:val="none" w:sz="0" w:space="0" w:color="auto"/>
                <w:right w:val="none" w:sz="0" w:space="0" w:color="auto"/>
              </w:divBdr>
            </w:div>
            <w:div w:id="1347056561">
              <w:marLeft w:val="0"/>
              <w:marRight w:val="0"/>
              <w:marTop w:val="0"/>
              <w:marBottom w:val="0"/>
              <w:divBdr>
                <w:top w:val="none" w:sz="0" w:space="0" w:color="auto"/>
                <w:left w:val="none" w:sz="0" w:space="0" w:color="auto"/>
                <w:bottom w:val="none" w:sz="0" w:space="0" w:color="auto"/>
                <w:right w:val="none" w:sz="0" w:space="0" w:color="auto"/>
              </w:divBdr>
            </w:div>
            <w:div w:id="1348023883">
              <w:marLeft w:val="0"/>
              <w:marRight w:val="0"/>
              <w:marTop w:val="0"/>
              <w:marBottom w:val="0"/>
              <w:divBdr>
                <w:top w:val="none" w:sz="0" w:space="0" w:color="auto"/>
                <w:left w:val="none" w:sz="0" w:space="0" w:color="auto"/>
                <w:bottom w:val="none" w:sz="0" w:space="0" w:color="auto"/>
                <w:right w:val="none" w:sz="0" w:space="0" w:color="auto"/>
              </w:divBdr>
            </w:div>
            <w:div w:id="1349134361">
              <w:marLeft w:val="0"/>
              <w:marRight w:val="0"/>
              <w:marTop w:val="0"/>
              <w:marBottom w:val="0"/>
              <w:divBdr>
                <w:top w:val="none" w:sz="0" w:space="0" w:color="auto"/>
                <w:left w:val="none" w:sz="0" w:space="0" w:color="auto"/>
                <w:bottom w:val="none" w:sz="0" w:space="0" w:color="auto"/>
                <w:right w:val="none" w:sz="0" w:space="0" w:color="auto"/>
              </w:divBdr>
            </w:div>
            <w:div w:id="1349406792">
              <w:marLeft w:val="0"/>
              <w:marRight w:val="0"/>
              <w:marTop w:val="0"/>
              <w:marBottom w:val="0"/>
              <w:divBdr>
                <w:top w:val="none" w:sz="0" w:space="0" w:color="auto"/>
                <w:left w:val="none" w:sz="0" w:space="0" w:color="auto"/>
                <w:bottom w:val="none" w:sz="0" w:space="0" w:color="auto"/>
                <w:right w:val="none" w:sz="0" w:space="0" w:color="auto"/>
              </w:divBdr>
            </w:div>
            <w:div w:id="1351419399">
              <w:marLeft w:val="0"/>
              <w:marRight w:val="0"/>
              <w:marTop w:val="0"/>
              <w:marBottom w:val="0"/>
              <w:divBdr>
                <w:top w:val="none" w:sz="0" w:space="0" w:color="auto"/>
                <w:left w:val="none" w:sz="0" w:space="0" w:color="auto"/>
                <w:bottom w:val="none" w:sz="0" w:space="0" w:color="auto"/>
                <w:right w:val="none" w:sz="0" w:space="0" w:color="auto"/>
              </w:divBdr>
            </w:div>
            <w:div w:id="1352951157">
              <w:marLeft w:val="0"/>
              <w:marRight w:val="0"/>
              <w:marTop w:val="0"/>
              <w:marBottom w:val="0"/>
              <w:divBdr>
                <w:top w:val="none" w:sz="0" w:space="0" w:color="auto"/>
                <w:left w:val="none" w:sz="0" w:space="0" w:color="auto"/>
                <w:bottom w:val="none" w:sz="0" w:space="0" w:color="auto"/>
                <w:right w:val="none" w:sz="0" w:space="0" w:color="auto"/>
              </w:divBdr>
            </w:div>
            <w:div w:id="1353604164">
              <w:marLeft w:val="0"/>
              <w:marRight w:val="0"/>
              <w:marTop w:val="0"/>
              <w:marBottom w:val="0"/>
              <w:divBdr>
                <w:top w:val="none" w:sz="0" w:space="0" w:color="auto"/>
                <w:left w:val="none" w:sz="0" w:space="0" w:color="auto"/>
                <w:bottom w:val="none" w:sz="0" w:space="0" w:color="auto"/>
                <w:right w:val="none" w:sz="0" w:space="0" w:color="auto"/>
              </w:divBdr>
            </w:div>
            <w:div w:id="1354644654">
              <w:marLeft w:val="0"/>
              <w:marRight w:val="0"/>
              <w:marTop w:val="0"/>
              <w:marBottom w:val="0"/>
              <w:divBdr>
                <w:top w:val="none" w:sz="0" w:space="0" w:color="auto"/>
                <w:left w:val="none" w:sz="0" w:space="0" w:color="auto"/>
                <w:bottom w:val="none" w:sz="0" w:space="0" w:color="auto"/>
                <w:right w:val="none" w:sz="0" w:space="0" w:color="auto"/>
              </w:divBdr>
            </w:div>
            <w:div w:id="1355765313">
              <w:marLeft w:val="0"/>
              <w:marRight w:val="0"/>
              <w:marTop w:val="0"/>
              <w:marBottom w:val="0"/>
              <w:divBdr>
                <w:top w:val="none" w:sz="0" w:space="0" w:color="auto"/>
                <w:left w:val="none" w:sz="0" w:space="0" w:color="auto"/>
                <w:bottom w:val="none" w:sz="0" w:space="0" w:color="auto"/>
                <w:right w:val="none" w:sz="0" w:space="0" w:color="auto"/>
              </w:divBdr>
            </w:div>
            <w:div w:id="1356737942">
              <w:marLeft w:val="0"/>
              <w:marRight w:val="0"/>
              <w:marTop w:val="0"/>
              <w:marBottom w:val="0"/>
              <w:divBdr>
                <w:top w:val="none" w:sz="0" w:space="0" w:color="auto"/>
                <w:left w:val="none" w:sz="0" w:space="0" w:color="auto"/>
                <w:bottom w:val="none" w:sz="0" w:space="0" w:color="auto"/>
                <w:right w:val="none" w:sz="0" w:space="0" w:color="auto"/>
              </w:divBdr>
            </w:div>
            <w:div w:id="1356806168">
              <w:marLeft w:val="0"/>
              <w:marRight w:val="0"/>
              <w:marTop w:val="0"/>
              <w:marBottom w:val="0"/>
              <w:divBdr>
                <w:top w:val="none" w:sz="0" w:space="0" w:color="auto"/>
                <w:left w:val="none" w:sz="0" w:space="0" w:color="auto"/>
                <w:bottom w:val="none" w:sz="0" w:space="0" w:color="auto"/>
                <w:right w:val="none" w:sz="0" w:space="0" w:color="auto"/>
              </w:divBdr>
            </w:div>
            <w:div w:id="1357390364">
              <w:marLeft w:val="0"/>
              <w:marRight w:val="0"/>
              <w:marTop w:val="0"/>
              <w:marBottom w:val="0"/>
              <w:divBdr>
                <w:top w:val="none" w:sz="0" w:space="0" w:color="auto"/>
                <w:left w:val="none" w:sz="0" w:space="0" w:color="auto"/>
                <w:bottom w:val="none" w:sz="0" w:space="0" w:color="auto"/>
                <w:right w:val="none" w:sz="0" w:space="0" w:color="auto"/>
              </w:divBdr>
            </w:div>
            <w:div w:id="1357658449">
              <w:marLeft w:val="0"/>
              <w:marRight w:val="0"/>
              <w:marTop w:val="0"/>
              <w:marBottom w:val="0"/>
              <w:divBdr>
                <w:top w:val="none" w:sz="0" w:space="0" w:color="auto"/>
                <w:left w:val="none" w:sz="0" w:space="0" w:color="auto"/>
                <w:bottom w:val="none" w:sz="0" w:space="0" w:color="auto"/>
                <w:right w:val="none" w:sz="0" w:space="0" w:color="auto"/>
              </w:divBdr>
            </w:div>
            <w:div w:id="1357999952">
              <w:marLeft w:val="0"/>
              <w:marRight w:val="0"/>
              <w:marTop w:val="0"/>
              <w:marBottom w:val="0"/>
              <w:divBdr>
                <w:top w:val="none" w:sz="0" w:space="0" w:color="auto"/>
                <w:left w:val="none" w:sz="0" w:space="0" w:color="auto"/>
                <w:bottom w:val="none" w:sz="0" w:space="0" w:color="auto"/>
                <w:right w:val="none" w:sz="0" w:space="0" w:color="auto"/>
              </w:divBdr>
            </w:div>
            <w:div w:id="1358042373">
              <w:marLeft w:val="0"/>
              <w:marRight w:val="0"/>
              <w:marTop w:val="0"/>
              <w:marBottom w:val="0"/>
              <w:divBdr>
                <w:top w:val="none" w:sz="0" w:space="0" w:color="auto"/>
                <w:left w:val="none" w:sz="0" w:space="0" w:color="auto"/>
                <w:bottom w:val="none" w:sz="0" w:space="0" w:color="auto"/>
                <w:right w:val="none" w:sz="0" w:space="0" w:color="auto"/>
              </w:divBdr>
            </w:div>
            <w:div w:id="1358652000">
              <w:marLeft w:val="0"/>
              <w:marRight w:val="0"/>
              <w:marTop w:val="0"/>
              <w:marBottom w:val="0"/>
              <w:divBdr>
                <w:top w:val="none" w:sz="0" w:space="0" w:color="auto"/>
                <w:left w:val="none" w:sz="0" w:space="0" w:color="auto"/>
                <w:bottom w:val="none" w:sz="0" w:space="0" w:color="auto"/>
                <w:right w:val="none" w:sz="0" w:space="0" w:color="auto"/>
              </w:divBdr>
            </w:div>
            <w:div w:id="1359509496">
              <w:marLeft w:val="0"/>
              <w:marRight w:val="0"/>
              <w:marTop w:val="0"/>
              <w:marBottom w:val="0"/>
              <w:divBdr>
                <w:top w:val="none" w:sz="0" w:space="0" w:color="auto"/>
                <w:left w:val="none" w:sz="0" w:space="0" w:color="auto"/>
                <w:bottom w:val="none" w:sz="0" w:space="0" w:color="auto"/>
                <w:right w:val="none" w:sz="0" w:space="0" w:color="auto"/>
              </w:divBdr>
            </w:div>
            <w:div w:id="1360084851">
              <w:marLeft w:val="0"/>
              <w:marRight w:val="0"/>
              <w:marTop w:val="0"/>
              <w:marBottom w:val="0"/>
              <w:divBdr>
                <w:top w:val="none" w:sz="0" w:space="0" w:color="auto"/>
                <w:left w:val="none" w:sz="0" w:space="0" w:color="auto"/>
                <w:bottom w:val="none" w:sz="0" w:space="0" w:color="auto"/>
                <w:right w:val="none" w:sz="0" w:space="0" w:color="auto"/>
              </w:divBdr>
            </w:div>
            <w:div w:id="1360201296">
              <w:marLeft w:val="0"/>
              <w:marRight w:val="0"/>
              <w:marTop w:val="0"/>
              <w:marBottom w:val="0"/>
              <w:divBdr>
                <w:top w:val="none" w:sz="0" w:space="0" w:color="auto"/>
                <w:left w:val="none" w:sz="0" w:space="0" w:color="auto"/>
                <w:bottom w:val="none" w:sz="0" w:space="0" w:color="auto"/>
                <w:right w:val="none" w:sz="0" w:space="0" w:color="auto"/>
              </w:divBdr>
            </w:div>
            <w:div w:id="1360354955">
              <w:marLeft w:val="0"/>
              <w:marRight w:val="0"/>
              <w:marTop w:val="0"/>
              <w:marBottom w:val="0"/>
              <w:divBdr>
                <w:top w:val="none" w:sz="0" w:space="0" w:color="auto"/>
                <w:left w:val="none" w:sz="0" w:space="0" w:color="auto"/>
                <w:bottom w:val="none" w:sz="0" w:space="0" w:color="auto"/>
                <w:right w:val="none" w:sz="0" w:space="0" w:color="auto"/>
              </w:divBdr>
            </w:div>
            <w:div w:id="1360476285">
              <w:marLeft w:val="0"/>
              <w:marRight w:val="0"/>
              <w:marTop w:val="0"/>
              <w:marBottom w:val="0"/>
              <w:divBdr>
                <w:top w:val="none" w:sz="0" w:space="0" w:color="auto"/>
                <w:left w:val="none" w:sz="0" w:space="0" w:color="auto"/>
                <w:bottom w:val="none" w:sz="0" w:space="0" w:color="auto"/>
                <w:right w:val="none" w:sz="0" w:space="0" w:color="auto"/>
              </w:divBdr>
            </w:div>
            <w:div w:id="1360935378">
              <w:marLeft w:val="0"/>
              <w:marRight w:val="0"/>
              <w:marTop w:val="0"/>
              <w:marBottom w:val="0"/>
              <w:divBdr>
                <w:top w:val="none" w:sz="0" w:space="0" w:color="auto"/>
                <w:left w:val="none" w:sz="0" w:space="0" w:color="auto"/>
                <w:bottom w:val="none" w:sz="0" w:space="0" w:color="auto"/>
                <w:right w:val="none" w:sz="0" w:space="0" w:color="auto"/>
              </w:divBdr>
            </w:div>
            <w:div w:id="1361322973">
              <w:marLeft w:val="0"/>
              <w:marRight w:val="0"/>
              <w:marTop w:val="0"/>
              <w:marBottom w:val="0"/>
              <w:divBdr>
                <w:top w:val="none" w:sz="0" w:space="0" w:color="auto"/>
                <w:left w:val="none" w:sz="0" w:space="0" w:color="auto"/>
                <w:bottom w:val="none" w:sz="0" w:space="0" w:color="auto"/>
                <w:right w:val="none" w:sz="0" w:space="0" w:color="auto"/>
              </w:divBdr>
            </w:div>
            <w:div w:id="1361930990">
              <w:marLeft w:val="0"/>
              <w:marRight w:val="0"/>
              <w:marTop w:val="0"/>
              <w:marBottom w:val="0"/>
              <w:divBdr>
                <w:top w:val="none" w:sz="0" w:space="0" w:color="auto"/>
                <w:left w:val="none" w:sz="0" w:space="0" w:color="auto"/>
                <w:bottom w:val="none" w:sz="0" w:space="0" w:color="auto"/>
                <w:right w:val="none" w:sz="0" w:space="0" w:color="auto"/>
              </w:divBdr>
            </w:div>
            <w:div w:id="1362196703">
              <w:marLeft w:val="0"/>
              <w:marRight w:val="0"/>
              <w:marTop w:val="0"/>
              <w:marBottom w:val="0"/>
              <w:divBdr>
                <w:top w:val="none" w:sz="0" w:space="0" w:color="auto"/>
                <w:left w:val="none" w:sz="0" w:space="0" w:color="auto"/>
                <w:bottom w:val="none" w:sz="0" w:space="0" w:color="auto"/>
                <w:right w:val="none" w:sz="0" w:space="0" w:color="auto"/>
              </w:divBdr>
            </w:div>
            <w:div w:id="1362245038">
              <w:marLeft w:val="0"/>
              <w:marRight w:val="0"/>
              <w:marTop w:val="0"/>
              <w:marBottom w:val="0"/>
              <w:divBdr>
                <w:top w:val="none" w:sz="0" w:space="0" w:color="auto"/>
                <w:left w:val="none" w:sz="0" w:space="0" w:color="auto"/>
                <w:bottom w:val="none" w:sz="0" w:space="0" w:color="auto"/>
                <w:right w:val="none" w:sz="0" w:space="0" w:color="auto"/>
              </w:divBdr>
            </w:div>
            <w:div w:id="1362780806">
              <w:marLeft w:val="0"/>
              <w:marRight w:val="0"/>
              <w:marTop w:val="0"/>
              <w:marBottom w:val="0"/>
              <w:divBdr>
                <w:top w:val="none" w:sz="0" w:space="0" w:color="auto"/>
                <w:left w:val="none" w:sz="0" w:space="0" w:color="auto"/>
                <w:bottom w:val="none" w:sz="0" w:space="0" w:color="auto"/>
                <w:right w:val="none" w:sz="0" w:space="0" w:color="auto"/>
              </w:divBdr>
            </w:div>
            <w:div w:id="1363282295">
              <w:marLeft w:val="0"/>
              <w:marRight w:val="0"/>
              <w:marTop w:val="0"/>
              <w:marBottom w:val="0"/>
              <w:divBdr>
                <w:top w:val="none" w:sz="0" w:space="0" w:color="auto"/>
                <w:left w:val="none" w:sz="0" w:space="0" w:color="auto"/>
                <w:bottom w:val="none" w:sz="0" w:space="0" w:color="auto"/>
                <w:right w:val="none" w:sz="0" w:space="0" w:color="auto"/>
              </w:divBdr>
            </w:div>
            <w:div w:id="1364792632">
              <w:marLeft w:val="0"/>
              <w:marRight w:val="0"/>
              <w:marTop w:val="0"/>
              <w:marBottom w:val="0"/>
              <w:divBdr>
                <w:top w:val="none" w:sz="0" w:space="0" w:color="auto"/>
                <w:left w:val="none" w:sz="0" w:space="0" w:color="auto"/>
                <w:bottom w:val="none" w:sz="0" w:space="0" w:color="auto"/>
                <w:right w:val="none" w:sz="0" w:space="0" w:color="auto"/>
              </w:divBdr>
            </w:div>
            <w:div w:id="1365518946">
              <w:marLeft w:val="0"/>
              <w:marRight w:val="0"/>
              <w:marTop w:val="0"/>
              <w:marBottom w:val="0"/>
              <w:divBdr>
                <w:top w:val="none" w:sz="0" w:space="0" w:color="auto"/>
                <w:left w:val="none" w:sz="0" w:space="0" w:color="auto"/>
                <w:bottom w:val="none" w:sz="0" w:space="0" w:color="auto"/>
                <w:right w:val="none" w:sz="0" w:space="0" w:color="auto"/>
              </w:divBdr>
            </w:div>
            <w:div w:id="1365596593">
              <w:marLeft w:val="0"/>
              <w:marRight w:val="0"/>
              <w:marTop w:val="0"/>
              <w:marBottom w:val="0"/>
              <w:divBdr>
                <w:top w:val="none" w:sz="0" w:space="0" w:color="auto"/>
                <w:left w:val="none" w:sz="0" w:space="0" w:color="auto"/>
                <w:bottom w:val="none" w:sz="0" w:space="0" w:color="auto"/>
                <w:right w:val="none" w:sz="0" w:space="0" w:color="auto"/>
              </w:divBdr>
            </w:div>
            <w:div w:id="1365714179">
              <w:marLeft w:val="0"/>
              <w:marRight w:val="0"/>
              <w:marTop w:val="0"/>
              <w:marBottom w:val="0"/>
              <w:divBdr>
                <w:top w:val="none" w:sz="0" w:space="0" w:color="auto"/>
                <w:left w:val="none" w:sz="0" w:space="0" w:color="auto"/>
                <w:bottom w:val="none" w:sz="0" w:space="0" w:color="auto"/>
                <w:right w:val="none" w:sz="0" w:space="0" w:color="auto"/>
              </w:divBdr>
            </w:div>
            <w:div w:id="1366449065">
              <w:marLeft w:val="0"/>
              <w:marRight w:val="0"/>
              <w:marTop w:val="0"/>
              <w:marBottom w:val="0"/>
              <w:divBdr>
                <w:top w:val="none" w:sz="0" w:space="0" w:color="auto"/>
                <w:left w:val="none" w:sz="0" w:space="0" w:color="auto"/>
                <w:bottom w:val="none" w:sz="0" w:space="0" w:color="auto"/>
                <w:right w:val="none" w:sz="0" w:space="0" w:color="auto"/>
              </w:divBdr>
            </w:div>
            <w:div w:id="1366518912">
              <w:marLeft w:val="0"/>
              <w:marRight w:val="0"/>
              <w:marTop w:val="0"/>
              <w:marBottom w:val="0"/>
              <w:divBdr>
                <w:top w:val="none" w:sz="0" w:space="0" w:color="auto"/>
                <w:left w:val="none" w:sz="0" w:space="0" w:color="auto"/>
                <w:bottom w:val="none" w:sz="0" w:space="0" w:color="auto"/>
                <w:right w:val="none" w:sz="0" w:space="0" w:color="auto"/>
              </w:divBdr>
            </w:div>
            <w:div w:id="1366565575">
              <w:marLeft w:val="0"/>
              <w:marRight w:val="0"/>
              <w:marTop w:val="0"/>
              <w:marBottom w:val="0"/>
              <w:divBdr>
                <w:top w:val="none" w:sz="0" w:space="0" w:color="auto"/>
                <w:left w:val="none" w:sz="0" w:space="0" w:color="auto"/>
                <w:bottom w:val="none" w:sz="0" w:space="0" w:color="auto"/>
                <w:right w:val="none" w:sz="0" w:space="0" w:color="auto"/>
              </w:divBdr>
            </w:div>
            <w:div w:id="1367216582">
              <w:marLeft w:val="0"/>
              <w:marRight w:val="0"/>
              <w:marTop w:val="0"/>
              <w:marBottom w:val="0"/>
              <w:divBdr>
                <w:top w:val="none" w:sz="0" w:space="0" w:color="auto"/>
                <w:left w:val="none" w:sz="0" w:space="0" w:color="auto"/>
                <w:bottom w:val="none" w:sz="0" w:space="0" w:color="auto"/>
                <w:right w:val="none" w:sz="0" w:space="0" w:color="auto"/>
              </w:divBdr>
            </w:div>
            <w:div w:id="1370229048">
              <w:marLeft w:val="0"/>
              <w:marRight w:val="0"/>
              <w:marTop w:val="0"/>
              <w:marBottom w:val="0"/>
              <w:divBdr>
                <w:top w:val="none" w:sz="0" w:space="0" w:color="auto"/>
                <w:left w:val="none" w:sz="0" w:space="0" w:color="auto"/>
                <w:bottom w:val="none" w:sz="0" w:space="0" w:color="auto"/>
                <w:right w:val="none" w:sz="0" w:space="0" w:color="auto"/>
              </w:divBdr>
            </w:div>
            <w:div w:id="1370642301">
              <w:marLeft w:val="0"/>
              <w:marRight w:val="0"/>
              <w:marTop w:val="0"/>
              <w:marBottom w:val="0"/>
              <w:divBdr>
                <w:top w:val="none" w:sz="0" w:space="0" w:color="auto"/>
                <w:left w:val="none" w:sz="0" w:space="0" w:color="auto"/>
                <w:bottom w:val="none" w:sz="0" w:space="0" w:color="auto"/>
                <w:right w:val="none" w:sz="0" w:space="0" w:color="auto"/>
              </w:divBdr>
            </w:div>
            <w:div w:id="1371496981">
              <w:marLeft w:val="0"/>
              <w:marRight w:val="0"/>
              <w:marTop w:val="0"/>
              <w:marBottom w:val="0"/>
              <w:divBdr>
                <w:top w:val="none" w:sz="0" w:space="0" w:color="auto"/>
                <w:left w:val="none" w:sz="0" w:space="0" w:color="auto"/>
                <w:bottom w:val="none" w:sz="0" w:space="0" w:color="auto"/>
                <w:right w:val="none" w:sz="0" w:space="0" w:color="auto"/>
              </w:divBdr>
            </w:div>
            <w:div w:id="1372539538">
              <w:marLeft w:val="0"/>
              <w:marRight w:val="0"/>
              <w:marTop w:val="0"/>
              <w:marBottom w:val="0"/>
              <w:divBdr>
                <w:top w:val="none" w:sz="0" w:space="0" w:color="auto"/>
                <w:left w:val="none" w:sz="0" w:space="0" w:color="auto"/>
                <w:bottom w:val="none" w:sz="0" w:space="0" w:color="auto"/>
                <w:right w:val="none" w:sz="0" w:space="0" w:color="auto"/>
              </w:divBdr>
            </w:div>
            <w:div w:id="1372730556">
              <w:marLeft w:val="0"/>
              <w:marRight w:val="0"/>
              <w:marTop w:val="0"/>
              <w:marBottom w:val="0"/>
              <w:divBdr>
                <w:top w:val="none" w:sz="0" w:space="0" w:color="auto"/>
                <w:left w:val="none" w:sz="0" w:space="0" w:color="auto"/>
                <w:bottom w:val="none" w:sz="0" w:space="0" w:color="auto"/>
                <w:right w:val="none" w:sz="0" w:space="0" w:color="auto"/>
              </w:divBdr>
            </w:div>
            <w:div w:id="1372799542">
              <w:marLeft w:val="0"/>
              <w:marRight w:val="0"/>
              <w:marTop w:val="0"/>
              <w:marBottom w:val="0"/>
              <w:divBdr>
                <w:top w:val="none" w:sz="0" w:space="0" w:color="auto"/>
                <w:left w:val="none" w:sz="0" w:space="0" w:color="auto"/>
                <w:bottom w:val="none" w:sz="0" w:space="0" w:color="auto"/>
                <w:right w:val="none" w:sz="0" w:space="0" w:color="auto"/>
              </w:divBdr>
            </w:div>
            <w:div w:id="1374421932">
              <w:marLeft w:val="0"/>
              <w:marRight w:val="0"/>
              <w:marTop w:val="0"/>
              <w:marBottom w:val="0"/>
              <w:divBdr>
                <w:top w:val="none" w:sz="0" w:space="0" w:color="auto"/>
                <w:left w:val="none" w:sz="0" w:space="0" w:color="auto"/>
                <w:bottom w:val="none" w:sz="0" w:space="0" w:color="auto"/>
                <w:right w:val="none" w:sz="0" w:space="0" w:color="auto"/>
              </w:divBdr>
            </w:div>
            <w:div w:id="1378358282">
              <w:marLeft w:val="0"/>
              <w:marRight w:val="0"/>
              <w:marTop w:val="0"/>
              <w:marBottom w:val="0"/>
              <w:divBdr>
                <w:top w:val="none" w:sz="0" w:space="0" w:color="auto"/>
                <w:left w:val="none" w:sz="0" w:space="0" w:color="auto"/>
                <w:bottom w:val="none" w:sz="0" w:space="0" w:color="auto"/>
                <w:right w:val="none" w:sz="0" w:space="0" w:color="auto"/>
              </w:divBdr>
            </w:div>
            <w:div w:id="1382094953">
              <w:marLeft w:val="0"/>
              <w:marRight w:val="0"/>
              <w:marTop w:val="0"/>
              <w:marBottom w:val="0"/>
              <w:divBdr>
                <w:top w:val="none" w:sz="0" w:space="0" w:color="auto"/>
                <w:left w:val="none" w:sz="0" w:space="0" w:color="auto"/>
                <w:bottom w:val="none" w:sz="0" w:space="0" w:color="auto"/>
                <w:right w:val="none" w:sz="0" w:space="0" w:color="auto"/>
              </w:divBdr>
            </w:div>
            <w:div w:id="1383485988">
              <w:marLeft w:val="0"/>
              <w:marRight w:val="0"/>
              <w:marTop w:val="0"/>
              <w:marBottom w:val="0"/>
              <w:divBdr>
                <w:top w:val="none" w:sz="0" w:space="0" w:color="auto"/>
                <w:left w:val="none" w:sz="0" w:space="0" w:color="auto"/>
                <w:bottom w:val="none" w:sz="0" w:space="0" w:color="auto"/>
                <w:right w:val="none" w:sz="0" w:space="0" w:color="auto"/>
              </w:divBdr>
            </w:div>
            <w:div w:id="1383753577">
              <w:marLeft w:val="0"/>
              <w:marRight w:val="0"/>
              <w:marTop w:val="0"/>
              <w:marBottom w:val="0"/>
              <w:divBdr>
                <w:top w:val="none" w:sz="0" w:space="0" w:color="auto"/>
                <w:left w:val="none" w:sz="0" w:space="0" w:color="auto"/>
                <w:bottom w:val="none" w:sz="0" w:space="0" w:color="auto"/>
                <w:right w:val="none" w:sz="0" w:space="0" w:color="auto"/>
              </w:divBdr>
            </w:div>
            <w:div w:id="1384403878">
              <w:marLeft w:val="0"/>
              <w:marRight w:val="0"/>
              <w:marTop w:val="0"/>
              <w:marBottom w:val="0"/>
              <w:divBdr>
                <w:top w:val="none" w:sz="0" w:space="0" w:color="auto"/>
                <w:left w:val="none" w:sz="0" w:space="0" w:color="auto"/>
                <w:bottom w:val="none" w:sz="0" w:space="0" w:color="auto"/>
                <w:right w:val="none" w:sz="0" w:space="0" w:color="auto"/>
              </w:divBdr>
              <w:divsChild>
                <w:div w:id="95370770">
                  <w:marLeft w:val="0"/>
                  <w:marRight w:val="0"/>
                  <w:marTop w:val="0"/>
                  <w:marBottom w:val="0"/>
                  <w:divBdr>
                    <w:top w:val="none" w:sz="0" w:space="0" w:color="auto"/>
                    <w:left w:val="none" w:sz="0" w:space="0" w:color="auto"/>
                    <w:bottom w:val="none" w:sz="0" w:space="0" w:color="auto"/>
                    <w:right w:val="none" w:sz="0" w:space="0" w:color="auto"/>
                  </w:divBdr>
                </w:div>
                <w:div w:id="366805298">
                  <w:marLeft w:val="0"/>
                  <w:marRight w:val="0"/>
                  <w:marTop w:val="0"/>
                  <w:marBottom w:val="0"/>
                  <w:divBdr>
                    <w:top w:val="none" w:sz="0" w:space="0" w:color="auto"/>
                    <w:left w:val="none" w:sz="0" w:space="0" w:color="auto"/>
                    <w:bottom w:val="none" w:sz="0" w:space="0" w:color="auto"/>
                    <w:right w:val="none" w:sz="0" w:space="0" w:color="auto"/>
                  </w:divBdr>
                </w:div>
                <w:div w:id="1100299808">
                  <w:marLeft w:val="0"/>
                  <w:marRight w:val="0"/>
                  <w:marTop w:val="0"/>
                  <w:marBottom w:val="0"/>
                  <w:divBdr>
                    <w:top w:val="none" w:sz="0" w:space="0" w:color="auto"/>
                    <w:left w:val="none" w:sz="0" w:space="0" w:color="auto"/>
                    <w:bottom w:val="none" w:sz="0" w:space="0" w:color="auto"/>
                    <w:right w:val="none" w:sz="0" w:space="0" w:color="auto"/>
                  </w:divBdr>
                </w:div>
                <w:div w:id="1636443154">
                  <w:marLeft w:val="0"/>
                  <w:marRight w:val="0"/>
                  <w:marTop w:val="0"/>
                  <w:marBottom w:val="0"/>
                  <w:divBdr>
                    <w:top w:val="none" w:sz="0" w:space="0" w:color="auto"/>
                    <w:left w:val="none" w:sz="0" w:space="0" w:color="auto"/>
                    <w:bottom w:val="none" w:sz="0" w:space="0" w:color="auto"/>
                    <w:right w:val="none" w:sz="0" w:space="0" w:color="auto"/>
                  </w:divBdr>
                </w:div>
                <w:div w:id="1813520631">
                  <w:marLeft w:val="0"/>
                  <w:marRight w:val="0"/>
                  <w:marTop w:val="0"/>
                  <w:marBottom w:val="0"/>
                  <w:divBdr>
                    <w:top w:val="none" w:sz="0" w:space="0" w:color="auto"/>
                    <w:left w:val="none" w:sz="0" w:space="0" w:color="auto"/>
                    <w:bottom w:val="none" w:sz="0" w:space="0" w:color="auto"/>
                    <w:right w:val="none" w:sz="0" w:space="0" w:color="auto"/>
                  </w:divBdr>
                </w:div>
                <w:div w:id="2033725867">
                  <w:marLeft w:val="0"/>
                  <w:marRight w:val="0"/>
                  <w:marTop w:val="0"/>
                  <w:marBottom w:val="0"/>
                  <w:divBdr>
                    <w:top w:val="none" w:sz="0" w:space="0" w:color="auto"/>
                    <w:left w:val="none" w:sz="0" w:space="0" w:color="auto"/>
                    <w:bottom w:val="none" w:sz="0" w:space="0" w:color="auto"/>
                    <w:right w:val="none" w:sz="0" w:space="0" w:color="auto"/>
                  </w:divBdr>
                </w:div>
              </w:divsChild>
            </w:div>
            <w:div w:id="1385374471">
              <w:marLeft w:val="0"/>
              <w:marRight w:val="0"/>
              <w:marTop w:val="0"/>
              <w:marBottom w:val="0"/>
              <w:divBdr>
                <w:top w:val="none" w:sz="0" w:space="0" w:color="auto"/>
                <w:left w:val="none" w:sz="0" w:space="0" w:color="auto"/>
                <w:bottom w:val="none" w:sz="0" w:space="0" w:color="auto"/>
                <w:right w:val="none" w:sz="0" w:space="0" w:color="auto"/>
              </w:divBdr>
            </w:div>
            <w:div w:id="1385836330">
              <w:marLeft w:val="0"/>
              <w:marRight w:val="0"/>
              <w:marTop w:val="0"/>
              <w:marBottom w:val="0"/>
              <w:divBdr>
                <w:top w:val="none" w:sz="0" w:space="0" w:color="auto"/>
                <w:left w:val="none" w:sz="0" w:space="0" w:color="auto"/>
                <w:bottom w:val="none" w:sz="0" w:space="0" w:color="auto"/>
                <w:right w:val="none" w:sz="0" w:space="0" w:color="auto"/>
              </w:divBdr>
            </w:div>
            <w:div w:id="1387069999">
              <w:marLeft w:val="0"/>
              <w:marRight w:val="0"/>
              <w:marTop w:val="0"/>
              <w:marBottom w:val="0"/>
              <w:divBdr>
                <w:top w:val="none" w:sz="0" w:space="0" w:color="auto"/>
                <w:left w:val="none" w:sz="0" w:space="0" w:color="auto"/>
                <w:bottom w:val="none" w:sz="0" w:space="0" w:color="auto"/>
                <w:right w:val="none" w:sz="0" w:space="0" w:color="auto"/>
              </w:divBdr>
            </w:div>
            <w:div w:id="1388457995">
              <w:marLeft w:val="0"/>
              <w:marRight w:val="0"/>
              <w:marTop w:val="0"/>
              <w:marBottom w:val="0"/>
              <w:divBdr>
                <w:top w:val="none" w:sz="0" w:space="0" w:color="auto"/>
                <w:left w:val="none" w:sz="0" w:space="0" w:color="auto"/>
                <w:bottom w:val="none" w:sz="0" w:space="0" w:color="auto"/>
                <w:right w:val="none" w:sz="0" w:space="0" w:color="auto"/>
              </w:divBdr>
            </w:div>
            <w:div w:id="1389692111">
              <w:marLeft w:val="0"/>
              <w:marRight w:val="0"/>
              <w:marTop w:val="0"/>
              <w:marBottom w:val="0"/>
              <w:divBdr>
                <w:top w:val="none" w:sz="0" w:space="0" w:color="auto"/>
                <w:left w:val="none" w:sz="0" w:space="0" w:color="auto"/>
                <w:bottom w:val="none" w:sz="0" w:space="0" w:color="auto"/>
                <w:right w:val="none" w:sz="0" w:space="0" w:color="auto"/>
              </w:divBdr>
            </w:div>
            <w:div w:id="1389768087">
              <w:marLeft w:val="0"/>
              <w:marRight w:val="0"/>
              <w:marTop w:val="0"/>
              <w:marBottom w:val="0"/>
              <w:divBdr>
                <w:top w:val="none" w:sz="0" w:space="0" w:color="auto"/>
                <w:left w:val="none" w:sz="0" w:space="0" w:color="auto"/>
                <w:bottom w:val="none" w:sz="0" w:space="0" w:color="auto"/>
                <w:right w:val="none" w:sz="0" w:space="0" w:color="auto"/>
              </w:divBdr>
            </w:div>
            <w:div w:id="1390567110">
              <w:marLeft w:val="0"/>
              <w:marRight w:val="0"/>
              <w:marTop w:val="0"/>
              <w:marBottom w:val="0"/>
              <w:divBdr>
                <w:top w:val="none" w:sz="0" w:space="0" w:color="auto"/>
                <w:left w:val="none" w:sz="0" w:space="0" w:color="auto"/>
                <w:bottom w:val="none" w:sz="0" w:space="0" w:color="auto"/>
                <w:right w:val="none" w:sz="0" w:space="0" w:color="auto"/>
              </w:divBdr>
            </w:div>
            <w:div w:id="1392997712">
              <w:marLeft w:val="0"/>
              <w:marRight w:val="0"/>
              <w:marTop w:val="0"/>
              <w:marBottom w:val="0"/>
              <w:divBdr>
                <w:top w:val="none" w:sz="0" w:space="0" w:color="auto"/>
                <w:left w:val="none" w:sz="0" w:space="0" w:color="auto"/>
                <w:bottom w:val="none" w:sz="0" w:space="0" w:color="auto"/>
                <w:right w:val="none" w:sz="0" w:space="0" w:color="auto"/>
              </w:divBdr>
            </w:div>
            <w:div w:id="1393846585">
              <w:marLeft w:val="0"/>
              <w:marRight w:val="0"/>
              <w:marTop w:val="0"/>
              <w:marBottom w:val="0"/>
              <w:divBdr>
                <w:top w:val="none" w:sz="0" w:space="0" w:color="auto"/>
                <w:left w:val="none" w:sz="0" w:space="0" w:color="auto"/>
                <w:bottom w:val="none" w:sz="0" w:space="0" w:color="auto"/>
                <w:right w:val="none" w:sz="0" w:space="0" w:color="auto"/>
              </w:divBdr>
            </w:div>
            <w:div w:id="1394544875">
              <w:marLeft w:val="0"/>
              <w:marRight w:val="0"/>
              <w:marTop w:val="0"/>
              <w:marBottom w:val="0"/>
              <w:divBdr>
                <w:top w:val="none" w:sz="0" w:space="0" w:color="auto"/>
                <w:left w:val="none" w:sz="0" w:space="0" w:color="auto"/>
                <w:bottom w:val="none" w:sz="0" w:space="0" w:color="auto"/>
                <w:right w:val="none" w:sz="0" w:space="0" w:color="auto"/>
              </w:divBdr>
            </w:div>
            <w:div w:id="1395734958">
              <w:marLeft w:val="0"/>
              <w:marRight w:val="0"/>
              <w:marTop w:val="0"/>
              <w:marBottom w:val="0"/>
              <w:divBdr>
                <w:top w:val="none" w:sz="0" w:space="0" w:color="auto"/>
                <w:left w:val="none" w:sz="0" w:space="0" w:color="auto"/>
                <w:bottom w:val="none" w:sz="0" w:space="0" w:color="auto"/>
                <w:right w:val="none" w:sz="0" w:space="0" w:color="auto"/>
              </w:divBdr>
            </w:div>
            <w:div w:id="1396582645">
              <w:marLeft w:val="0"/>
              <w:marRight w:val="0"/>
              <w:marTop w:val="0"/>
              <w:marBottom w:val="0"/>
              <w:divBdr>
                <w:top w:val="none" w:sz="0" w:space="0" w:color="auto"/>
                <w:left w:val="none" w:sz="0" w:space="0" w:color="auto"/>
                <w:bottom w:val="none" w:sz="0" w:space="0" w:color="auto"/>
                <w:right w:val="none" w:sz="0" w:space="0" w:color="auto"/>
              </w:divBdr>
            </w:div>
            <w:div w:id="1397557263">
              <w:marLeft w:val="0"/>
              <w:marRight w:val="0"/>
              <w:marTop w:val="0"/>
              <w:marBottom w:val="0"/>
              <w:divBdr>
                <w:top w:val="none" w:sz="0" w:space="0" w:color="auto"/>
                <w:left w:val="none" w:sz="0" w:space="0" w:color="auto"/>
                <w:bottom w:val="none" w:sz="0" w:space="0" w:color="auto"/>
                <w:right w:val="none" w:sz="0" w:space="0" w:color="auto"/>
              </w:divBdr>
            </w:div>
            <w:div w:id="1397819451">
              <w:marLeft w:val="0"/>
              <w:marRight w:val="0"/>
              <w:marTop w:val="0"/>
              <w:marBottom w:val="0"/>
              <w:divBdr>
                <w:top w:val="none" w:sz="0" w:space="0" w:color="auto"/>
                <w:left w:val="none" w:sz="0" w:space="0" w:color="auto"/>
                <w:bottom w:val="none" w:sz="0" w:space="0" w:color="auto"/>
                <w:right w:val="none" w:sz="0" w:space="0" w:color="auto"/>
              </w:divBdr>
            </w:div>
            <w:div w:id="1398043369">
              <w:marLeft w:val="0"/>
              <w:marRight w:val="0"/>
              <w:marTop w:val="0"/>
              <w:marBottom w:val="0"/>
              <w:divBdr>
                <w:top w:val="none" w:sz="0" w:space="0" w:color="auto"/>
                <w:left w:val="none" w:sz="0" w:space="0" w:color="auto"/>
                <w:bottom w:val="none" w:sz="0" w:space="0" w:color="auto"/>
                <w:right w:val="none" w:sz="0" w:space="0" w:color="auto"/>
              </w:divBdr>
            </w:div>
            <w:div w:id="1398937327">
              <w:marLeft w:val="0"/>
              <w:marRight w:val="0"/>
              <w:marTop w:val="0"/>
              <w:marBottom w:val="0"/>
              <w:divBdr>
                <w:top w:val="none" w:sz="0" w:space="0" w:color="auto"/>
                <w:left w:val="none" w:sz="0" w:space="0" w:color="auto"/>
                <w:bottom w:val="none" w:sz="0" w:space="0" w:color="auto"/>
                <w:right w:val="none" w:sz="0" w:space="0" w:color="auto"/>
              </w:divBdr>
            </w:div>
            <w:div w:id="1399090510">
              <w:marLeft w:val="0"/>
              <w:marRight w:val="0"/>
              <w:marTop w:val="0"/>
              <w:marBottom w:val="0"/>
              <w:divBdr>
                <w:top w:val="none" w:sz="0" w:space="0" w:color="auto"/>
                <w:left w:val="none" w:sz="0" w:space="0" w:color="auto"/>
                <w:bottom w:val="none" w:sz="0" w:space="0" w:color="auto"/>
                <w:right w:val="none" w:sz="0" w:space="0" w:color="auto"/>
              </w:divBdr>
            </w:div>
            <w:div w:id="1402215732">
              <w:marLeft w:val="0"/>
              <w:marRight w:val="0"/>
              <w:marTop w:val="0"/>
              <w:marBottom w:val="0"/>
              <w:divBdr>
                <w:top w:val="none" w:sz="0" w:space="0" w:color="auto"/>
                <w:left w:val="none" w:sz="0" w:space="0" w:color="auto"/>
                <w:bottom w:val="none" w:sz="0" w:space="0" w:color="auto"/>
                <w:right w:val="none" w:sz="0" w:space="0" w:color="auto"/>
              </w:divBdr>
            </w:div>
            <w:div w:id="1402750025">
              <w:marLeft w:val="0"/>
              <w:marRight w:val="0"/>
              <w:marTop w:val="0"/>
              <w:marBottom w:val="0"/>
              <w:divBdr>
                <w:top w:val="none" w:sz="0" w:space="0" w:color="auto"/>
                <w:left w:val="none" w:sz="0" w:space="0" w:color="auto"/>
                <w:bottom w:val="none" w:sz="0" w:space="0" w:color="auto"/>
                <w:right w:val="none" w:sz="0" w:space="0" w:color="auto"/>
              </w:divBdr>
            </w:div>
            <w:div w:id="1403333135">
              <w:marLeft w:val="0"/>
              <w:marRight w:val="0"/>
              <w:marTop w:val="0"/>
              <w:marBottom w:val="0"/>
              <w:divBdr>
                <w:top w:val="none" w:sz="0" w:space="0" w:color="auto"/>
                <w:left w:val="none" w:sz="0" w:space="0" w:color="auto"/>
                <w:bottom w:val="none" w:sz="0" w:space="0" w:color="auto"/>
                <w:right w:val="none" w:sz="0" w:space="0" w:color="auto"/>
              </w:divBdr>
            </w:div>
            <w:div w:id="1404986179">
              <w:marLeft w:val="0"/>
              <w:marRight w:val="0"/>
              <w:marTop w:val="0"/>
              <w:marBottom w:val="0"/>
              <w:divBdr>
                <w:top w:val="none" w:sz="0" w:space="0" w:color="auto"/>
                <w:left w:val="none" w:sz="0" w:space="0" w:color="auto"/>
                <w:bottom w:val="none" w:sz="0" w:space="0" w:color="auto"/>
                <w:right w:val="none" w:sz="0" w:space="0" w:color="auto"/>
              </w:divBdr>
            </w:div>
            <w:div w:id="1406413416">
              <w:marLeft w:val="0"/>
              <w:marRight w:val="0"/>
              <w:marTop w:val="0"/>
              <w:marBottom w:val="0"/>
              <w:divBdr>
                <w:top w:val="none" w:sz="0" w:space="0" w:color="auto"/>
                <w:left w:val="none" w:sz="0" w:space="0" w:color="auto"/>
                <w:bottom w:val="none" w:sz="0" w:space="0" w:color="auto"/>
                <w:right w:val="none" w:sz="0" w:space="0" w:color="auto"/>
              </w:divBdr>
            </w:div>
            <w:div w:id="1408183387">
              <w:marLeft w:val="0"/>
              <w:marRight w:val="0"/>
              <w:marTop w:val="0"/>
              <w:marBottom w:val="0"/>
              <w:divBdr>
                <w:top w:val="none" w:sz="0" w:space="0" w:color="auto"/>
                <w:left w:val="none" w:sz="0" w:space="0" w:color="auto"/>
                <w:bottom w:val="none" w:sz="0" w:space="0" w:color="auto"/>
                <w:right w:val="none" w:sz="0" w:space="0" w:color="auto"/>
              </w:divBdr>
            </w:div>
            <w:div w:id="1409114478">
              <w:marLeft w:val="0"/>
              <w:marRight w:val="0"/>
              <w:marTop w:val="0"/>
              <w:marBottom w:val="0"/>
              <w:divBdr>
                <w:top w:val="none" w:sz="0" w:space="0" w:color="auto"/>
                <w:left w:val="none" w:sz="0" w:space="0" w:color="auto"/>
                <w:bottom w:val="none" w:sz="0" w:space="0" w:color="auto"/>
                <w:right w:val="none" w:sz="0" w:space="0" w:color="auto"/>
              </w:divBdr>
            </w:div>
            <w:div w:id="1413089319">
              <w:marLeft w:val="0"/>
              <w:marRight w:val="0"/>
              <w:marTop w:val="0"/>
              <w:marBottom w:val="0"/>
              <w:divBdr>
                <w:top w:val="none" w:sz="0" w:space="0" w:color="auto"/>
                <w:left w:val="none" w:sz="0" w:space="0" w:color="auto"/>
                <w:bottom w:val="none" w:sz="0" w:space="0" w:color="auto"/>
                <w:right w:val="none" w:sz="0" w:space="0" w:color="auto"/>
              </w:divBdr>
            </w:div>
            <w:div w:id="1414005650">
              <w:marLeft w:val="0"/>
              <w:marRight w:val="0"/>
              <w:marTop w:val="0"/>
              <w:marBottom w:val="0"/>
              <w:divBdr>
                <w:top w:val="none" w:sz="0" w:space="0" w:color="auto"/>
                <w:left w:val="none" w:sz="0" w:space="0" w:color="auto"/>
                <w:bottom w:val="none" w:sz="0" w:space="0" w:color="auto"/>
                <w:right w:val="none" w:sz="0" w:space="0" w:color="auto"/>
              </w:divBdr>
            </w:div>
            <w:div w:id="1414744154">
              <w:marLeft w:val="0"/>
              <w:marRight w:val="0"/>
              <w:marTop w:val="0"/>
              <w:marBottom w:val="0"/>
              <w:divBdr>
                <w:top w:val="none" w:sz="0" w:space="0" w:color="auto"/>
                <w:left w:val="none" w:sz="0" w:space="0" w:color="auto"/>
                <w:bottom w:val="none" w:sz="0" w:space="0" w:color="auto"/>
                <w:right w:val="none" w:sz="0" w:space="0" w:color="auto"/>
              </w:divBdr>
            </w:div>
            <w:div w:id="1414859801">
              <w:marLeft w:val="0"/>
              <w:marRight w:val="0"/>
              <w:marTop w:val="0"/>
              <w:marBottom w:val="0"/>
              <w:divBdr>
                <w:top w:val="none" w:sz="0" w:space="0" w:color="auto"/>
                <w:left w:val="none" w:sz="0" w:space="0" w:color="auto"/>
                <w:bottom w:val="none" w:sz="0" w:space="0" w:color="auto"/>
                <w:right w:val="none" w:sz="0" w:space="0" w:color="auto"/>
              </w:divBdr>
            </w:div>
            <w:div w:id="1415394634">
              <w:marLeft w:val="0"/>
              <w:marRight w:val="0"/>
              <w:marTop w:val="0"/>
              <w:marBottom w:val="0"/>
              <w:divBdr>
                <w:top w:val="none" w:sz="0" w:space="0" w:color="auto"/>
                <w:left w:val="none" w:sz="0" w:space="0" w:color="auto"/>
                <w:bottom w:val="none" w:sz="0" w:space="0" w:color="auto"/>
                <w:right w:val="none" w:sz="0" w:space="0" w:color="auto"/>
              </w:divBdr>
            </w:div>
            <w:div w:id="1416703264">
              <w:marLeft w:val="0"/>
              <w:marRight w:val="0"/>
              <w:marTop w:val="0"/>
              <w:marBottom w:val="0"/>
              <w:divBdr>
                <w:top w:val="none" w:sz="0" w:space="0" w:color="auto"/>
                <w:left w:val="none" w:sz="0" w:space="0" w:color="auto"/>
                <w:bottom w:val="none" w:sz="0" w:space="0" w:color="auto"/>
                <w:right w:val="none" w:sz="0" w:space="0" w:color="auto"/>
              </w:divBdr>
            </w:div>
            <w:div w:id="1420981436">
              <w:marLeft w:val="0"/>
              <w:marRight w:val="0"/>
              <w:marTop w:val="0"/>
              <w:marBottom w:val="0"/>
              <w:divBdr>
                <w:top w:val="none" w:sz="0" w:space="0" w:color="auto"/>
                <w:left w:val="none" w:sz="0" w:space="0" w:color="auto"/>
                <w:bottom w:val="none" w:sz="0" w:space="0" w:color="auto"/>
                <w:right w:val="none" w:sz="0" w:space="0" w:color="auto"/>
              </w:divBdr>
            </w:div>
            <w:div w:id="1422020814">
              <w:marLeft w:val="0"/>
              <w:marRight w:val="0"/>
              <w:marTop w:val="0"/>
              <w:marBottom w:val="0"/>
              <w:divBdr>
                <w:top w:val="none" w:sz="0" w:space="0" w:color="auto"/>
                <w:left w:val="none" w:sz="0" w:space="0" w:color="auto"/>
                <w:bottom w:val="none" w:sz="0" w:space="0" w:color="auto"/>
                <w:right w:val="none" w:sz="0" w:space="0" w:color="auto"/>
              </w:divBdr>
            </w:div>
            <w:div w:id="1422411246">
              <w:marLeft w:val="0"/>
              <w:marRight w:val="0"/>
              <w:marTop w:val="0"/>
              <w:marBottom w:val="0"/>
              <w:divBdr>
                <w:top w:val="none" w:sz="0" w:space="0" w:color="auto"/>
                <w:left w:val="none" w:sz="0" w:space="0" w:color="auto"/>
                <w:bottom w:val="none" w:sz="0" w:space="0" w:color="auto"/>
                <w:right w:val="none" w:sz="0" w:space="0" w:color="auto"/>
              </w:divBdr>
            </w:div>
            <w:div w:id="1423259986">
              <w:marLeft w:val="0"/>
              <w:marRight w:val="0"/>
              <w:marTop w:val="0"/>
              <w:marBottom w:val="0"/>
              <w:divBdr>
                <w:top w:val="none" w:sz="0" w:space="0" w:color="auto"/>
                <w:left w:val="none" w:sz="0" w:space="0" w:color="auto"/>
                <w:bottom w:val="none" w:sz="0" w:space="0" w:color="auto"/>
                <w:right w:val="none" w:sz="0" w:space="0" w:color="auto"/>
              </w:divBdr>
            </w:div>
            <w:div w:id="1426461611">
              <w:marLeft w:val="0"/>
              <w:marRight w:val="0"/>
              <w:marTop w:val="0"/>
              <w:marBottom w:val="0"/>
              <w:divBdr>
                <w:top w:val="none" w:sz="0" w:space="0" w:color="auto"/>
                <w:left w:val="none" w:sz="0" w:space="0" w:color="auto"/>
                <w:bottom w:val="none" w:sz="0" w:space="0" w:color="auto"/>
                <w:right w:val="none" w:sz="0" w:space="0" w:color="auto"/>
              </w:divBdr>
            </w:div>
            <w:div w:id="1426728220">
              <w:marLeft w:val="0"/>
              <w:marRight w:val="0"/>
              <w:marTop w:val="0"/>
              <w:marBottom w:val="0"/>
              <w:divBdr>
                <w:top w:val="none" w:sz="0" w:space="0" w:color="auto"/>
                <w:left w:val="none" w:sz="0" w:space="0" w:color="auto"/>
                <w:bottom w:val="none" w:sz="0" w:space="0" w:color="auto"/>
                <w:right w:val="none" w:sz="0" w:space="0" w:color="auto"/>
              </w:divBdr>
            </w:div>
            <w:div w:id="1427143638">
              <w:marLeft w:val="0"/>
              <w:marRight w:val="0"/>
              <w:marTop w:val="0"/>
              <w:marBottom w:val="0"/>
              <w:divBdr>
                <w:top w:val="none" w:sz="0" w:space="0" w:color="auto"/>
                <w:left w:val="none" w:sz="0" w:space="0" w:color="auto"/>
                <w:bottom w:val="none" w:sz="0" w:space="0" w:color="auto"/>
                <w:right w:val="none" w:sz="0" w:space="0" w:color="auto"/>
              </w:divBdr>
            </w:div>
            <w:div w:id="1428577538">
              <w:marLeft w:val="0"/>
              <w:marRight w:val="0"/>
              <w:marTop w:val="0"/>
              <w:marBottom w:val="0"/>
              <w:divBdr>
                <w:top w:val="none" w:sz="0" w:space="0" w:color="auto"/>
                <w:left w:val="none" w:sz="0" w:space="0" w:color="auto"/>
                <w:bottom w:val="none" w:sz="0" w:space="0" w:color="auto"/>
                <w:right w:val="none" w:sz="0" w:space="0" w:color="auto"/>
              </w:divBdr>
            </w:div>
            <w:div w:id="1428622842">
              <w:marLeft w:val="0"/>
              <w:marRight w:val="0"/>
              <w:marTop w:val="0"/>
              <w:marBottom w:val="0"/>
              <w:divBdr>
                <w:top w:val="none" w:sz="0" w:space="0" w:color="auto"/>
                <w:left w:val="none" w:sz="0" w:space="0" w:color="auto"/>
                <w:bottom w:val="none" w:sz="0" w:space="0" w:color="auto"/>
                <w:right w:val="none" w:sz="0" w:space="0" w:color="auto"/>
              </w:divBdr>
            </w:div>
            <w:div w:id="1429695557">
              <w:marLeft w:val="0"/>
              <w:marRight w:val="0"/>
              <w:marTop w:val="0"/>
              <w:marBottom w:val="0"/>
              <w:divBdr>
                <w:top w:val="none" w:sz="0" w:space="0" w:color="auto"/>
                <w:left w:val="none" w:sz="0" w:space="0" w:color="auto"/>
                <w:bottom w:val="none" w:sz="0" w:space="0" w:color="auto"/>
                <w:right w:val="none" w:sz="0" w:space="0" w:color="auto"/>
              </w:divBdr>
            </w:div>
            <w:div w:id="1429739272">
              <w:marLeft w:val="0"/>
              <w:marRight w:val="0"/>
              <w:marTop w:val="0"/>
              <w:marBottom w:val="0"/>
              <w:divBdr>
                <w:top w:val="none" w:sz="0" w:space="0" w:color="auto"/>
                <w:left w:val="none" w:sz="0" w:space="0" w:color="auto"/>
                <w:bottom w:val="none" w:sz="0" w:space="0" w:color="auto"/>
                <w:right w:val="none" w:sz="0" w:space="0" w:color="auto"/>
              </w:divBdr>
            </w:div>
            <w:div w:id="1430735925">
              <w:marLeft w:val="0"/>
              <w:marRight w:val="0"/>
              <w:marTop w:val="0"/>
              <w:marBottom w:val="0"/>
              <w:divBdr>
                <w:top w:val="none" w:sz="0" w:space="0" w:color="auto"/>
                <w:left w:val="none" w:sz="0" w:space="0" w:color="auto"/>
                <w:bottom w:val="none" w:sz="0" w:space="0" w:color="auto"/>
                <w:right w:val="none" w:sz="0" w:space="0" w:color="auto"/>
              </w:divBdr>
            </w:div>
            <w:div w:id="1432386805">
              <w:marLeft w:val="0"/>
              <w:marRight w:val="0"/>
              <w:marTop w:val="0"/>
              <w:marBottom w:val="0"/>
              <w:divBdr>
                <w:top w:val="none" w:sz="0" w:space="0" w:color="auto"/>
                <w:left w:val="none" w:sz="0" w:space="0" w:color="auto"/>
                <w:bottom w:val="none" w:sz="0" w:space="0" w:color="auto"/>
                <w:right w:val="none" w:sz="0" w:space="0" w:color="auto"/>
              </w:divBdr>
            </w:div>
            <w:div w:id="1434786621">
              <w:marLeft w:val="0"/>
              <w:marRight w:val="0"/>
              <w:marTop w:val="0"/>
              <w:marBottom w:val="0"/>
              <w:divBdr>
                <w:top w:val="none" w:sz="0" w:space="0" w:color="auto"/>
                <w:left w:val="none" w:sz="0" w:space="0" w:color="auto"/>
                <w:bottom w:val="none" w:sz="0" w:space="0" w:color="auto"/>
                <w:right w:val="none" w:sz="0" w:space="0" w:color="auto"/>
              </w:divBdr>
            </w:div>
            <w:div w:id="1435710520">
              <w:marLeft w:val="0"/>
              <w:marRight w:val="0"/>
              <w:marTop w:val="0"/>
              <w:marBottom w:val="0"/>
              <w:divBdr>
                <w:top w:val="none" w:sz="0" w:space="0" w:color="auto"/>
                <w:left w:val="none" w:sz="0" w:space="0" w:color="auto"/>
                <w:bottom w:val="none" w:sz="0" w:space="0" w:color="auto"/>
                <w:right w:val="none" w:sz="0" w:space="0" w:color="auto"/>
              </w:divBdr>
            </w:div>
            <w:div w:id="1436361260">
              <w:marLeft w:val="0"/>
              <w:marRight w:val="0"/>
              <w:marTop w:val="0"/>
              <w:marBottom w:val="0"/>
              <w:divBdr>
                <w:top w:val="none" w:sz="0" w:space="0" w:color="auto"/>
                <w:left w:val="none" w:sz="0" w:space="0" w:color="auto"/>
                <w:bottom w:val="none" w:sz="0" w:space="0" w:color="auto"/>
                <w:right w:val="none" w:sz="0" w:space="0" w:color="auto"/>
              </w:divBdr>
            </w:div>
            <w:div w:id="1436439593">
              <w:marLeft w:val="0"/>
              <w:marRight w:val="0"/>
              <w:marTop w:val="0"/>
              <w:marBottom w:val="0"/>
              <w:divBdr>
                <w:top w:val="none" w:sz="0" w:space="0" w:color="auto"/>
                <w:left w:val="none" w:sz="0" w:space="0" w:color="auto"/>
                <w:bottom w:val="none" w:sz="0" w:space="0" w:color="auto"/>
                <w:right w:val="none" w:sz="0" w:space="0" w:color="auto"/>
              </w:divBdr>
            </w:div>
            <w:div w:id="1436710688">
              <w:marLeft w:val="0"/>
              <w:marRight w:val="0"/>
              <w:marTop w:val="0"/>
              <w:marBottom w:val="0"/>
              <w:divBdr>
                <w:top w:val="none" w:sz="0" w:space="0" w:color="auto"/>
                <w:left w:val="none" w:sz="0" w:space="0" w:color="auto"/>
                <w:bottom w:val="none" w:sz="0" w:space="0" w:color="auto"/>
                <w:right w:val="none" w:sz="0" w:space="0" w:color="auto"/>
              </w:divBdr>
            </w:div>
            <w:div w:id="1436747992">
              <w:marLeft w:val="0"/>
              <w:marRight w:val="0"/>
              <w:marTop w:val="0"/>
              <w:marBottom w:val="0"/>
              <w:divBdr>
                <w:top w:val="none" w:sz="0" w:space="0" w:color="auto"/>
                <w:left w:val="none" w:sz="0" w:space="0" w:color="auto"/>
                <w:bottom w:val="none" w:sz="0" w:space="0" w:color="auto"/>
                <w:right w:val="none" w:sz="0" w:space="0" w:color="auto"/>
              </w:divBdr>
            </w:div>
            <w:div w:id="1437212314">
              <w:marLeft w:val="0"/>
              <w:marRight w:val="0"/>
              <w:marTop w:val="0"/>
              <w:marBottom w:val="0"/>
              <w:divBdr>
                <w:top w:val="none" w:sz="0" w:space="0" w:color="auto"/>
                <w:left w:val="none" w:sz="0" w:space="0" w:color="auto"/>
                <w:bottom w:val="none" w:sz="0" w:space="0" w:color="auto"/>
                <w:right w:val="none" w:sz="0" w:space="0" w:color="auto"/>
              </w:divBdr>
            </w:div>
            <w:div w:id="1438601108">
              <w:marLeft w:val="0"/>
              <w:marRight w:val="0"/>
              <w:marTop w:val="0"/>
              <w:marBottom w:val="0"/>
              <w:divBdr>
                <w:top w:val="none" w:sz="0" w:space="0" w:color="auto"/>
                <w:left w:val="none" w:sz="0" w:space="0" w:color="auto"/>
                <w:bottom w:val="none" w:sz="0" w:space="0" w:color="auto"/>
                <w:right w:val="none" w:sz="0" w:space="0" w:color="auto"/>
              </w:divBdr>
            </w:div>
            <w:div w:id="1438988096">
              <w:marLeft w:val="0"/>
              <w:marRight w:val="0"/>
              <w:marTop w:val="0"/>
              <w:marBottom w:val="0"/>
              <w:divBdr>
                <w:top w:val="none" w:sz="0" w:space="0" w:color="auto"/>
                <w:left w:val="none" w:sz="0" w:space="0" w:color="auto"/>
                <w:bottom w:val="none" w:sz="0" w:space="0" w:color="auto"/>
                <w:right w:val="none" w:sz="0" w:space="0" w:color="auto"/>
              </w:divBdr>
            </w:div>
            <w:div w:id="1439832486">
              <w:marLeft w:val="0"/>
              <w:marRight w:val="0"/>
              <w:marTop w:val="0"/>
              <w:marBottom w:val="0"/>
              <w:divBdr>
                <w:top w:val="none" w:sz="0" w:space="0" w:color="auto"/>
                <w:left w:val="none" w:sz="0" w:space="0" w:color="auto"/>
                <w:bottom w:val="none" w:sz="0" w:space="0" w:color="auto"/>
                <w:right w:val="none" w:sz="0" w:space="0" w:color="auto"/>
              </w:divBdr>
            </w:div>
            <w:div w:id="1440023409">
              <w:marLeft w:val="0"/>
              <w:marRight w:val="0"/>
              <w:marTop w:val="0"/>
              <w:marBottom w:val="0"/>
              <w:divBdr>
                <w:top w:val="none" w:sz="0" w:space="0" w:color="auto"/>
                <w:left w:val="none" w:sz="0" w:space="0" w:color="auto"/>
                <w:bottom w:val="none" w:sz="0" w:space="0" w:color="auto"/>
                <w:right w:val="none" w:sz="0" w:space="0" w:color="auto"/>
              </w:divBdr>
            </w:div>
            <w:div w:id="1440643520">
              <w:marLeft w:val="0"/>
              <w:marRight w:val="0"/>
              <w:marTop w:val="0"/>
              <w:marBottom w:val="0"/>
              <w:divBdr>
                <w:top w:val="none" w:sz="0" w:space="0" w:color="auto"/>
                <w:left w:val="none" w:sz="0" w:space="0" w:color="auto"/>
                <w:bottom w:val="none" w:sz="0" w:space="0" w:color="auto"/>
                <w:right w:val="none" w:sz="0" w:space="0" w:color="auto"/>
              </w:divBdr>
            </w:div>
            <w:div w:id="1441990600">
              <w:marLeft w:val="0"/>
              <w:marRight w:val="0"/>
              <w:marTop w:val="0"/>
              <w:marBottom w:val="0"/>
              <w:divBdr>
                <w:top w:val="none" w:sz="0" w:space="0" w:color="auto"/>
                <w:left w:val="none" w:sz="0" w:space="0" w:color="auto"/>
                <w:bottom w:val="none" w:sz="0" w:space="0" w:color="auto"/>
                <w:right w:val="none" w:sz="0" w:space="0" w:color="auto"/>
              </w:divBdr>
            </w:div>
            <w:div w:id="1443112620">
              <w:marLeft w:val="0"/>
              <w:marRight w:val="0"/>
              <w:marTop w:val="0"/>
              <w:marBottom w:val="0"/>
              <w:divBdr>
                <w:top w:val="none" w:sz="0" w:space="0" w:color="auto"/>
                <w:left w:val="none" w:sz="0" w:space="0" w:color="auto"/>
                <w:bottom w:val="none" w:sz="0" w:space="0" w:color="auto"/>
                <w:right w:val="none" w:sz="0" w:space="0" w:color="auto"/>
              </w:divBdr>
            </w:div>
            <w:div w:id="1445348181">
              <w:marLeft w:val="0"/>
              <w:marRight w:val="0"/>
              <w:marTop w:val="0"/>
              <w:marBottom w:val="0"/>
              <w:divBdr>
                <w:top w:val="none" w:sz="0" w:space="0" w:color="auto"/>
                <w:left w:val="none" w:sz="0" w:space="0" w:color="auto"/>
                <w:bottom w:val="none" w:sz="0" w:space="0" w:color="auto"/>
                <w:right w:val="none" w:sz="0" w:space="0" w:color="auto"/>
              </w:divBdr>
            </w:div>
            <w:div w:id="1445417037">
              <w:marLeft w:val="0"/>
              <w:marRight w:val="0"/>
              <w:marTop w:val="0"/>
              <w:marBottom w:val="0"/>
              <w:divBdr>
                <w:top w:val="none" w:sz="0" w:space="0" w:color="auto"/>
                <w:left w:val="none" w:sz="0" w:space="0" w:color="auto"/>
                <w:bottom w:val="none" w:sz="0" w:space="0" w:color="auto"/>
                <w:right w:val="none" w:sz="0" w:space="0" w:color="auto"/>
              </w:divBdr>
            </w:div>
            <w:div w:id="1445419114">
              <w:marLeft w:val="0"/>
              <w:marRight w:val="0"/>
              <w:marTop w:val="0"/>
              <w:marBottom w:val="0"/>
              <w:divBdr>
                <w:top w:val="none" w:sz="0" w:space="0" w:color="auto"/>
                <w:left w:val="none" w:sz="0" w:space="0" w:color="auto"/>
                <w:bottom w:val="none" w:sz="0" w:space="0" w:color="auto"/>
                <w:right w:val="none" w:sz="0" w:space="0" w:color="auto"/>
              </w:divBdr>
            </w:div>
            <w:div w:id="1447656728">
              <w:marLeft w:val="0"/>
              <w:marRight w:val="0"/>
              <w:marTop w:val="0"/>
              <w:marBottom w:val="0"/>
              <w:divBdr>
                <w:top w:val="none" w:sz="0" w:space="0" w:color="auto"/>
                <w:left w:val="none" w:sz="0" w:space="0" w:color="auto"/>
                <w:bottom w:val="none" w:sz="0" w:space="0" w:color="auto"/>
                <w:right w:val="none" w:sz="0" w:space="0" w:color="auto"/>
              </w:divBdr>
            </w:div>
            <w:div w:id="1447694935">
              <w:marLeft w:val="0"/>
              <w:marRight w:val="0"/>
              <w:marTop w:val="0"/>
              <w:marBottom w:val="0"/>
              <w:divBdr>
                <w:top w:val="none" w:sz="0" w:space="0" w:color="auto"/>
                <w:left w:val="none" w:sz="0" w:space="0" w:color="auto"/>
                <w:bottom w:val="none" w:sz="0" w:space="0" w:color="auto"/>
                <w:right w:val="none" w:sz="0" w:space="0" w:color="auto"/>
              </w:divBdr>
            </w:div>
            <w:div w:id="1448619639">
              <w:marLeft w:val="0"/>
              <w:marRight w:val="0"/>
              <w:marTop w:val="0"/>
              <w:marBottom w:val="0"/>
              <w:divBdr>
                <w:top w:val="none" w:sz="0" w:space="0" w:color="auto"/>
                <w:left w:val="none" w:sz="0" w:space="0" w:color="auto"/>
                <w:bottom w:val="none" w:sz="0" w:space="0" w:color="auto"/>
                <w:right w:val="none" w:sz="0" w:space="0" w:color="auto"/>
              </w:divBdr>
            </w:div>
            <w:div w:id="1448695553">
              <w:marLeft w:val="0"/>
              <w:marRight w:val="0"/>
              <w:marTop w:val="0"/>
              <w:marBottom w:val="0"/>
              <w:divBdr>
                <w:top w:val="none" w:sz="0" w:space="0" w:color="auto"/>
                <w:left w:val="none" w:sz="0" w:space="0" w:color="auto"/>
                <w:bottom w:val="none" w:sz="0" w:space="0" w:color="auto"/>
                <w:right w:val="none" w:sz="0" w:space="0" w:color="auto"/>
              </w:divBdr>
            </w:div>
            <w:div w:id="1449011840">
              <w:marLeft w:val="0"/>
              <w:marRight w:val="0"/>
              <w:marTop w:val="0"/>
              <w:marBottom w:val="0"/>
              <w:divBdr>
                <w:top w:val="none" w:sz="0" w:space="0" w:color="auto"/>
                <w:left w:val="none" w:sz="0" w:space="0" w:color="auto"/>
                <w:bottom w:val="none" w:sz="0" w:space="0" w:color="auto"/>
                <w:right w:val="none" w:sz="0" w:space="0" w:color="auto"/>
              </w:divBdr>
            </w:div>
            <w:div w:id="1449474165">
              <w:marLeft w:val="0"/>
              <w:marRight w:val="0"/>
              <w:marTop w:val="0"/>
              <w:marBottom w:val="0"/>
              <w:divBdr>
                <w:top w:val="none" w:sz="0" w:space="0" w:color="auto"/>
                <w:left w:val="none" w:sz="0" w:space="0" w:color="auto"/>
                <w:bottom w:val="none" w:sz="0" w:space="0" w:color="auto"/>
                <w:right w:val="none" w:sz="0" w:space="0" w:color="auto"/>
              </w:divBdr>
            </w:div>
            <w:div w:id="1450928896">
              <w:marLeft w:val="0"/>
              <w:marRight w:val="0"/>
              <w:marTop w:val="0"/>
              <w:marBottom w:val="0"/>
              <w:divBdr>
                <w:top w:val="none" w:sz="0" w:space="0" w:color="auto"/>
                <w:left w:val="none" w:sz="0" w:space="0" w:color="auto"/>
                <w:bottom w:val="none" w:sz="0" w:space="0" w:color="auto"/>
                <w:right w:val="none" w:sz="0" w:space="0" w:color="auto"/>
              </w:divBdr>
            </w:div>
            <w:div w:id="1452824137">
              <w:marLeft w:val="0"/>
              <w:marRight w:val="0"/>
              <w:marTop w:val="0"/>
              <w:marBottom w:val="0"/>
              <w:divBdr>
                <w:top w:val="none" w:sz="0" w:space="0" w:color="auto"/>
                <w:left w:val="none" w:sz="0" w:space="0" w:color="auto"/>
                <w:bottom w:val="none" w:sz="0" w:space="0" w:color="auto"/>
                <w:right w:val="none" w:sz="0" w:space="0" w:color="auto"/>
              </w:divBdr>
            </w:div>
            <w:div w:id="1453358266">
              <w:marLeft w:val="0"/>
              <w:marRight w:val="0"/>
              <w:marTop w:val="0"/>
              <w:marBottom w:val="0"/>
              <w:divBdr>
                <w:top w:val="none" w:sz="0" w:space="0" w:color="auto"/>
                <w:left w:val="none" w:sz="0" w:space="0" w:color="auto"/>
                <w:bottom w:val="none" w:sz="0" w:space="0" w:color="auto"/>
                <w:right w:val="none" w:sz="0" w:space="0" w:color="auto"/>
              </w:divBdr>
            </w:div>
            <w:div w:id="1453867101">
              <w:marLeft w:val="0"/>
              <w:marRight w:val="0"/>
              <w:marTop w:val="0"/>
              <w:marBottom w:val="0"/>
              <w:divBdr>
                <w:top w:val="none" w:sz="0" w:space="0" w:color="auto"/>
                <w:left w:val="none" w:sz="0" w:space="0" w:color="auto"/>
                <w:bottom w:val="none" w:sz="0" w:space="0" w:color="auto"/>
                <w:right w:val="none" w:sz="0" w:space="0" w:color="auto"/>
              </w:divBdr>
            </w:div>
            <w:div w:id="1455706945">
              <w:marLeft w:val="0"/>
              <w:marRight w:val="0"/>
              <w:marTop w:val="0"/>
              <w:marBottom w:val="0"/>
              <w:divBdr>
                <w:top w:val="none" w:sz="0" w:space="0" w:color="auto"/>
                <w:left w:val="none" w:sz="0" w:space="0" w:color="auto"/>
                <w:bottom w:val="none" w:sz="0" w:space="0" w:color="auto"/>
                <w:right w:val="none" w:sz="0" w:space="0" w:color="auto"/>
              </w:divBdr>
            </w:div>
            <w:div w:id="1455909233">
              <w:marLeft w:val="0"/>
              <w:marRight w:val="0"/>
              <w:marTop w:val="0"/>
              <w:marBottom w:val="0"/>
              <w:divBdr>
                <w:top w:val="none" w:sz="0" w:space="0" w:color="auto"/>
                <w:left w:val="none" w:sz="0" w:space="0" w:color="auto"/>
                <w:bottom w:val="none" w:sz="0" w:space="0" w:color="auto"/>
                <w:right w:val="none" w:sz="0" w:space="0" w:color="auto"/>
              </w:divBdr>
            </w:div>
            <w:div w:id="1456635074">
              <w:marLeft w:val="0"/>
              <w:marRight w:val="0"/>
              <w:marTop w:val="0"/>
              <w:marBottom w:val="0"/>
              <w:divBdr>
                <w:top w:val="none" w:sz="0" w:space="0" w:color="auto"/>
                <w:left w:val="none" w:sz="0" w:space="0" w:color="auto"/>
                <w:bottom w:val="none" w:sz="0" w:space="0" w:color="auto"/>
                <w:right w:val="none" w:sz="0" w:space="0" w:color="auto"/>
              </w:divBdr>
            </w:div>
            <w:div w:id="1459177365">
              <w:marLeft w:val="0"/>
              <w:marRight w:val="0"/>
              <w:marTop w:val="0"/>
              <w:marBottom w:val="0"/>
              <w:divBdr>
                <w:top w:val="none" w:sz="0" w:space="0" w:color="auto"/>
                <w:left w:val="none" w:sz="0" w:space="0" w:color="auto"/>
                <w:bottom w:val="none" w:sz="0" w:space="0" w:color="auto"/>
                <w:right w:val="none" w:sz="0" w:space="0" w:color="auto"/>
              </w:divBdr>
            </w:div>
            <w:div w:id="1459228550">
              <w:marLeft w:val="0"/>
              <w:marRight w:val="0"/>
              <w:marTop w:val="0"/>
              <w:marBottom w:val="0"/>
              <w:divBdr>
                <w:top w:val="none" w:sz="0" w:space="0" w:color="auto"/>
                <w:left w:val="none" w:sz="0" w:space="0" w:color="auto"/>
                <w:bottom w:val="none" w:sz="0" w:space="0" w:color="auto"/>
                <w:right w:val="none" w:sz="0" w:space="0" w:color="auto"/>
              </w:divBdr>
            </w:div>
            <w:div w:id="1460338694">
              <w:marLeft w:val="0"/>
              <w:marRight w:val="0"/>
              <w:marTop w:val="0"/>
              <w:marBottom w:val="0"/>
              <w:divBdr>
                <w:top w:val="none" w:sz="0" w:space="0" w:color="auto"/>
                <w:left w:val="none" w:sz="0" w:space="0" w:color="auto"/>
                <w:bottom w:val="none" w:sz="0" w:space="0" w:color="auto"/>
                <w:right w:val="none" w:sz="0" w:space="0" w:color="auto"/>
              </w:divBdr>
            </w:div>
            <w:div w:id="1460879428">
              <w:marLeft w:val="0"/>
              <w:marRight w:val="0"/>
              <w:marTop w:val="0"/>
              <w:marBottom w:val="0"/>
              <w:divBdr>
                <w:top w:val="none" w:sz="0" w:space="0" w:color="auto"/>
                <w:left w:val="none" w:sz="0" w:space="0" w:color="auto"/>
                <w:bottom w:val="none" w:sz="0" w:space="0" w:color="auto"/>
                <w:right w:val="none" w:sz="0" w:space="0" w:color="auto"/>
              </w:divBdr>
            </w:div>
            <w:div w:id="1462648577">
              <w:marLeft w:val="0"/>
              <w:marRight w:val="0"/>
              <w:marTop w:val="0"/>
              <w:marBottom w:val="0"/>
              <w:divBdr>
                <w:top w:val="none" w:sz="0" w:space="0" w:color="auto"/>
                <w:left w:val="none" w:sz="0" w:space="0" w:color="auto"/>
                <w:bottom w:val="none" w:sz="0" w:space="0" w:color="auto"/>
                <w:right w:val="none" w:sz="0" w:space="0" w:color="auto"/>
              </w:divBdr>
            </w:div>
            <w:div w:id="1463618394">
              <w:marLeft w:val="0"/>
              <w:marRight w:val="0"/>
              <w:marTop w:val="0"/>
              <w:marBottom w:val="0"/>
              <w:divBdr>
                <w:top w:val="none" w:sz="0" w:space="0" w:color="auto"/>
                <w:left w:val="none" w:sz="0" w:space="0" w:color="auto"/>
                <w:bottom w:val="none" w:sz="0" w:space="0" w:color="auto"/>
                <w:right w:val="none" w:sz="0" w:space="0" w:color="auto"/>
              </w:divBdr>
            </w:div>
            <w:div w:id="1464545439">
              <w:marLeft w:val="0"/>
              <w:marRight w:val="0"/>
              <w:marTop w:val="0"/>
              <w:marBottom w:val="0"/>
              <w:divBdr>
                <w:top w:val="none" w:sz="0" w:space="0" w:color="auto"/>
                <w:left w:val="none" w:sz="0" w:space="0" w:color="auto"/>
                <w:bottom w:val="none" w:sz="0" w:space="0" w:color="auto"/>
                <w:right w:val="none" w:sz="0" w:space="0" w:color="auto"/>
              </w:divBdr>
            </w:div>
            <w:div w:id="1464730213">
              <w:marLeft w:val="0"/>
              <w:marRight w:val="0"/>
              <w:marTop w:val="0"/>
              <w:marBottom w:val="0"/>
              <w:divBdr>
                <w:top w:val="none" w:sz="0" w:space="0" w:color="auto"/>
                <w:left w:val="none" w:sz="0" w:space="0" w:color="auto"/>
                <w:bottom w:val="none" w:sz="0" w:space="0" w:color="auto"/>
                <w:right w:val="none" w:sz="0" w:space="0" w:color="auto"/>
              </w:divBdr>
            </w:div>
            <w:div w:id="1465344573">
              <w:marLeft w:val="0"/>
              <w:marRight w:val="0"/>
              <w:marTop w:val="0"/>
              <w:marBottom w:val="0"/>
              <w:divBdr>
                <w:top w:val="none" w:sz="0" w:space="0" w:color="auto"/>
                <w:left w:val="none" w:sz="0" w:space="0" w:color="auto"/>
                <w:bottom w:val="none" w:sz="0" w:space="0" w:color="auto"/>
                <w:right w:val="none" w:sz="0" w:space="0" w:color="auto"/>
              </w:divBdr>
            </w:div>
            <w:div w:id="1466849756">
              <w:marLeft w:val="0"/>
              <w:marRight w:val="0"/>
              <w:marTop w:val="0"/>
              <w:marBottom w:val="0"/>
              <w:divBdr>
                <w:top w:val="none" w:sz="0" w:space="0" w:color="auto"/>
                <w:left w:val="none" w:sz="0" w:space="0" w:color="auto"/>
                <w:bottom w:val="none" w:sz="0" w:space="0" w:color="auto"/>
                <w:right w:val="none" w:sz="0" w:space="0" w:color="auto"/>
              </w:divBdr>
            </w:div>
            <w:div w:id="1468087786">
              <w:marLeft w:val="0"/>
              <w:marRight w:val="0"/>
              <w:marTop w:val="0"/>
              <w:marBottom w:val="0"/>
              <w:divBdr>
                <w:top w:val="none" w:sz="0" w:space="0" w:color="auto"/>
                <w:left w:val="none" w:sz="0" w:space="0" w:color="auto"/>
                <w:bottom w:val="none" w:sz="0" w:space="0" w:color="auto"/>
                <w:right w:val="none" w:sz="0" w:space="0" w:color="auto"/>
              </w:divBdr>
            </w:div>
            <w:div w:id="1468738657">
              <w:marLeft w:val="0"/>
              <w:marRight w:val="0"/>
              <w:marTop w:val="0"/>
              <w:marBottom w:val="0"/>
              <w:divBdr>
                <w:top w:val="none" w:sz="0" w:space="0" w:color="auto"/>
                <w:left w:val="none" w:sz="0" w:space="0" w:color="auto"/>
                <w:bottom w:val="none" w:sz="0" w:space="0" w:color="auto"/>
                <w:right w:val="none" w:sz="0" w:space="0" w:color="auto"/>
              </w:divBdr>
            </w:div>
            <w:div w:id="1469545159">
              <w:marLeft w:val="0"/>
              <w:marRight w:val="0"/>
              <w:marTop w:val="0"/>
              <w:marBottom w:val="0"/>
              <w:divBdr>
                <w:top w:val="none" w:sz="0" w:space="0" w:color="auto"/>
                <w:left w:val="none" w:sz="0" w:space="0" w:color="auto"/>
                <w:bottom w:val="none" w:sz="0" w:space="0" w:color="auto"/>
                <w:right w:val="none" w:sz="0" w:space="0" w:color="auto"/>
              </w:divBdr>
            </w:div>
            <w:div w:id="1469779993">
              <w:marLeft w:val="0"/>
              <w:marRight w:val="0"/>
              <w:marTop w:val="0"/>
              <w:marBottom w:val="0"/>
              <w:divBdr>
                <w:top w:val="none" w:sz="0" w:space="0" w:color="auto"/>
                <w:left w:val="none" w:sz="0" w:space="0" w:color="auto"/>
                <w:bottom w:val="none" w:sz="0" w:space="0" w:color="auto"/>
                <w:right w:val="none" w:sz="0" w:space="0" w:color="auto"/>
              </w:divBdr>
            </w:div>
            <w:div w:id="1471440830">
              <w:marLeft w:val="0"/>
              <w:marRight w:val="0"/>
              <w:marTop w:val="0"/>
              <w:marBottom w:val="0"/>
              <w:divBdr>
                <w:top w:val="none" w:sz="0" w:space="0" w:color="auto"/>
                <w:left w:val="none" w:sz="0" w:space="0" w:color="auto"/>
                <w:bottom w:val="none" w:sz="0" w:space="0" w:color="auto"/>
                <w:right w:val="none" w:sz="0" w:space="0" w:color="auto"/>
              </w:divBdr>
            </w:div>
            <w:div w:id="1471827412">
              <w:marLeft w:val="0"/>
              <w:marRight w:val="0"/>
              <w:marTop w:val="0"/>
              <w:marBottom w:val="0"/>
              <w:divBdr>
                <w:top w:val="none" w:sz="0" w:space="0" w:color="auto"/>
                <w:left w:val="none" w:sz="0" w:space="0" w:color="auto"/>
                <w:bottom w:val="none" w:sz="0" w:space="0" w:color="auto"/>
                <w:right w:val="none" w:sz="0" w:space="0" w:color="auto"/>
              </w:divBdr>
            </w:div>
            <w:div w:id="1473253804">
              <w:marLeft w:val="0"/>
              <w:marRight w:val="0"/>
              <w:marTop w:val="0"/>
              <w:marBottom w:val="0"/>
              <w:divBdr>
                <w:top w:val="none" w:sz="0" w:space="0" w:color="auto"/>
                <w:left w:val="none" w:sz="0" w:space="0" w:color="auto"/>
                <w:bottom w:val="none" w:sz="0" w:space="0" w:color="auto"/>
                <w:right w:val="none" w:sz="0" w:space="0" w:color="auto"/>
              </w:divBdr>
            </w:div>
            <w:div w:id="1473670333">
              <w:marLeft w:val="0"/>
              <w:marRight w:val="0"/>
              <w:marTop w:val="0"/>
              <w:marBottom w:val="0"/>
              <w:divBdr>
                <w:top w:val="none" w:sz="0" w:space="0" w:color="auto"/>
                <w:left w:val="none" w:sz="0" w:space="0" w:color="auto"/>
                <w:bottom w:val="none" w:sz="0" w:space="0" w:color="auto"/>
                <w:right w:val="none" w:sz="0" w:space="0" w:color="auto"/>
              </w:divBdr>
            </w:div>
            <w:div w:id="1474130553">
              <w:marLeft w:val="0"/>
              <w:marRight w:val="0"/>
              <w:marTop w:val="0"/>
              <w:marBottom w:val="0"/>
              <w:divBdr>
                <w:top w:val="none" w:sz="0" w:space="0" w:color="auto"/>
                <w:left w:val="none" w:sz="0" w:space="0" w:color="auto"/>
                <w:bottom w:val="none" w:sz="0" w:space="0" w:color="auto"/>
                <w:right w:val="none" w:sz="0" w:space="0" w:color="auto"/>
              </w:divBdr>
            </w:div>
            <w:div w:id="1475562161">
              <w:marLeft w:val="0"/>
              <w:marRight w:val="0"/>
              <w:marTop w:val="0"/>
              <w:marBottom w:val="0"/>
              <w:divBdr>
                <w:top w:val="none" w:sz="0" w:space="0" w:color="auto"/>
                <w:left w:val="none" w:sz="0" w:space="0" w:color="auto"/>
                <w:bottom w:val="none" w:sz="0" w:space="0" w:color="auto"/>
                <w:right w:val="none" w:sz="0" w:space="0" w:color="auto"/>
              </w:divBdr>
            </w:div>
            <w:div w:id="1475758375">
              <w:marLeft w:val="0"/>
              <w:marRight w:val="0"/>
              <w:marTop w:val="0"/>
              <w:marBottom w:val="0"/>
              <w:divBdr>
                <w:top w:val="none" w:sz="0" w:space="0" w:color="auto"/>
                <w:left w:val="none" w:sz="0" w:space="0" w:color="auto"/>
                <w:bottom w:val="none" w:sz="0" w:space="0" w:color="auto"/>
                <w:right w:val="none" w:sz="0" w:space="0" w:color="auto"/>
              </w:divBdr>
            </w:div>
            <w:div w:id="1476409799">
              <w:marLeft w:val="0"/>
              <w:marRight w:val="0"/>
              <w:marTop w:val="0"/>
              <w:marBottom w:val="0"/>
              <w:divBdr>
                <w:top w:val="none" w:sz="0" w:space="0" w:color="auto"/>
                <w:left w:val="none" w:sz="0" w:space="0" w:color="auto"/>
                <w:bottom w:val="none" w:sz="0" w:space="0" w:color="auto"/>
                <w:right w:val="none" w:sz="0" w:space="0" w:color="auto"/>
              </w:divBdr>
            </w:div>
            <w:div w:id="1478523280">
              <w:marLeft w:val="0"/>
              <w:marRight w:val="0"/>
              <w:marTop w:val="0"/>
              <w:marBottom w:val="0"/>
              <w:divBdr>
                <w:top w:val="none" w:sz="0" w:space="0" w:color="auto"/>
                <w:left w:val="none" w:sz="0" w:space="0" w:color="auto"/>
                <w:bottom w:val="none" w:sz="0" w:space="0" w:color="auto"/>
                <w:right w:val="none" w:sz="0" w:space="0" w:color="auto"/>
              </w:divBdr>
            </w:div>
            <w:div w:id="1478567706">
              <w:marLeft w:val="0"/>
              <w:marRight w:val="0"/>
              <w:marTop w:val="0"/>
              <w:marBottom w:val="0"/>
              <w:divBdr>
                <w:top w:val="none" w:sz="0" w:space="0" w:color="auto"/>
                <w:left w:val="none" w:sz="0" w:space="0" w:color="auto"/>
                <w:bottom w:val="none" w:sz="0" w:space="0" w:color="auto"/>
                <w:right w:val="none" w:sz="0" w:space="0" w:color="auto"/>
              </w:divBdr>
            </w:div>
            <w:div w:id="1478572006">
              <w:marLeft w:val="0"/>
              <w:marRight w:val="0"/>
              <w:marTop w:val="0"/>
              <w:marBottom w:val="0"/>
              <w:divBdr>
                <w:top w:val="none" w:sz="0" w:space="0" w:color="auto"/>
                <w:left w:val="none" w:sz="0" w:space="0" w:color="auto"/>
                <w:bottom w:val="none" w:sz="0" w:space="0" w:color="auto"/>
                <w:right w:val="none" w:sz="0" w:space="0" w:color="auto"/>
              </w:divBdr>
            </w:div>
            <w:div w:id="1479224377">
              <w:marLeft w:val="0"/>
              <w:marRight w:val="0"/>
              <w:marTop w:val="0"/>
              <w:marBottom w:val="0"/>
              <w:divBdr>
                <w:top w:val="none" w:sz="0" w:space="0" w:color="auto"/>
                <w:left w:val="none" w:sz="0" w:space="0" w:color="auto"/>
                <w:bottom w:val="none" w:sz="0" w:space="0" w:color="auto"/>
                <w:right w:val="none" w:sz="0" w:space="0" w:color="auto"/>
              </w:divBdr>
            </w:div>
            <w:div w:id="1479299132">
              <w:marLeft w:val="0"/>
              <w:marRight w:val="0"/>
              <w:marTop w:val="0"/>
              <w:marBottom w:val="0"/>
              <w:divBdr>
                <w:top w:val="none" w:sz="0" w:space="0" w:color="auto"/>
                <w:left w:val="none" w:sz="0" w:space="0" w:color="auto"/>
                <w:bottom w:val="none" w:sz="0" w:space="0" w:color="auto"/>
                <w:right w:val="none" w:sz="0" w:space="0" w:color="auto"/>
              </w:divBdr>
            </w:div>
            <w:div w:id="1479685839">
              <w:marLeft w:val="0"/>
              <w:marRight w:val="0"/>
              <w:marTop w:val="0"/>
              <w:marBottom w:val="0"/>
              <w:divBdr>
                <w:top w:val="none" w:sz="0" w:space="0" w:color="auto"/>
                <w:left w:val="none" w:sz="0" w:space="0" w:color="auto"/>
                <w:bottom w:val="none" w:sz="0" w:space="0" w:color="auto"/>
                <w:right w:val="none" w:sz="0" w:space="0" w:color="auto"/>
              </w:divBdr>
            </w:div>
            <w:div w:id="1480147956">
              <w:marLeft w:val="0"/>
              <w:marRight w:val="0"/>
              <w:marTop w:val="0"/>
              <w:marBottom w:val="0"/>
              <w:divBdr>
                <w:top w:val="none" w:sz="0" w:space="0" w:color="auto"/>
                <w:left w:val="none" w:sz="0" w:space="0" w:color="auto"/>
                <w:bottom w:val="none" w:sz="0" w:space="0" w:color="auto"/>
                <w:right w:val="none" w:sz="0" w:space="0" w:color="auto"/>
              </w:divBdr>
            </w:div>
            <w:div w:id="1481073832">
              <w:marLeft w:val="0"/>
              <w:marRight w:val="0"/>
              <w:marTop w:val="0"/>
              <w:marBottom w:val="0"/>
              <w:divBdr>
                <w:top w:val="none" w:sz="0" w:space="0" w:color="auto"/>
                <w:left w:val="none" w:sz="0" w:space="0" w:color="auto"/>
                <w:bottom w:val="none" w:sz="0" w:space="0" w:color="auto"/>
                <w:right w:val="none" w:sz="0" w:space="0" w:color="auto"/>
              </w:divBdr>
            </w:div>
            <w:div w:id="1482190465">
              <w:marLeft w:val="0"/>
              <w:marRight w:val="0"/>
              <w:marTop w:val="0"/>
              <w:marBottom w:val="0"/>
              <w:divBdr>
                <w:top w:val="none" w:sz="0" w:space="0" w:color="auto"/>
                <w:left w:val="none" w:sz="0" w:space="0" w:color="auto"/>
                <w:bottom w:val="none" w:sz="0" w:space="0" w:color="auto"/>
                <w:right w:val="none" w:sz="0" w:space="0" w:color="auto"/>
              </w:divBdr>
            </w:div>
            <w:div w:id="1483620226">
              <w:marLeft w:val="0"/>
              <w:marRight w:val="0"/>
              <w:marTop w:val="0"/>
              <w:marBottom w:val="0"/>
              <w:divBdr>
                <w:top w:val="none" w:sz="0" w:space="0" w:color="auto"/>
                <w:left w:val="none" w:sz="0" w:space="0" w:color="auto"/>
                <w:bottom w:val="none" w:sz="0" w:space="0" w:color="auto"/>
                <w:right w:val="none" w:sz="0" w:space="0" w:color="auto"/>
              </w:divBdr>
            </w:div>
            <w:div w:id="1484010942">
              <w:marLeft w:val="0"/>
              <w:marRight w:val="0"/>
              <w:marTop w:val="0"/>
              <w:marBottom w:val="0"/>
              <w:divBdr>
                <w:top w:val="none" w:sz="0" w:space="0" w:color="auto"/>
                <w:left w:val="none" w:sz="0" w:space="0" w:color="auto"/>
                <w:bottom w:val="none" w:sz="0" w:space="0" w:color="auto"/>
                <w:right w:val="none" w:sz="0" w:space="0" w:color="auto"/>
              </w:divBdr>
            </w:div>
            <w:div w:id="1484276963">
              <w:marLeft w:val="0"/>
              <w:marRight w:val="0"/>
              <w:marTop w:val="0"/>
              <w:marBottom w:val="0"/>
              <w:divBdr>
                <w:top w:val="none" w:sz="0" w:space="0" w:color="auto"/>
                <w:left w:val="none" w:sz="0" w:space="0" w:color="auto"/>
                <w:bottom w:val="none" w:sz="0" w:space="0" w:color="auto"/>
                <w:right w:val="none" w:sz="0" w:space="0" w:color="auto"/>
              </w:divBdr>
            </w:div>
            <w:div w:id="1484346354">
              <w:marLeft w:val="0"/>
              <w:marRight w:val="0"/>
              <w:marTop w:val="0"/>
              <w:marBottom w:val="0"/>
              <w:divBdr>
                <w:top w:val="none" w:sz="0" w:space="0" w:color="auto"/>
                <w:left w:val="none" w:sz="0" w:space="0" w:color="auto"/>
                <w:bottom w:val="none" w:sz="0" w:space="0" w:color="auto"/>
                <w:right w:val="none" w:sz="0" w:space="0" w:color="auto"/>
              </w:divBdr>
            </w:div>
            <w:div w:id="1484540829">
              <w:marLeft w:val="0"/>
              <w:marRight w:val="0"/>
              <w:marTop w:val="0"/>
              <w:marBottom w:val="0"/>
              <w:divBdr>
                <w:top w:val="none" w:sz="0" w:space="0" w:color="auto"/>
                <w:left w:val="none" w:sz="0" w:space="0" w:color="auto"/>
                <w:bottom w:val="none" w:sz="0" w:space="0" w:color="auto"/>
                <w:right w:val="none" w:sz="0" w:space="0" w:color="auto"/>
              </w:divBdr>
            </w:div>
            <w:div w:id="1485123526">
              <w:marLeft w:val="0"/>
              <w:marRight w:val="0"/>
              <w:marTop w:val="0"/>
              <w:marBottom w:val="0"/>
              <w:divBdr>
                <w:top w:val="none" w:sz="0" w:space="0" w:color="auto"/>
                <w:left w:val="none" w:sz="0" w:space="0" w:color="auto"/>
                <w:bottom w:val="none" w:sz="0" w:space="0" w:color="auto"/>
                <w:right w:val="none" w:sz="0" w:space="0" w:color="auto"/>
              </w:divBdr>
            </w:div>
            <w:div w:id="1485899598">
              <w:marLeft w:val="0"/>
              <w:marRight w:val="0"/>
              <w:marTop w:val="0"/>
              <w:marBottom w:val="0"/>
              <w:divBdr>
                <w:top w:val="none" w:sz="0" w:space="0" w:color="auto"/>
                <w:left w:val="none" w:sz="0" w:space="0" w:color="auto"/>
                <w:bottom w:val="none" w:sz="0" w:space="0" w:color="auto"/>
                <w:right w:val="none" w:sz="0" w:space="0" w:color="auto"/>
              </w:divBdr>
            </w:div>
            <w:div w:id="1486165363">
              <w:marLeft w:val="0"/>
              <w:marRight w:val="0"/>
              <w:marTop w:val="0"/>
              <w:marBottom w:val="0"/>
              <w:divBdr>
                <w:top w:val="none" w:sz="0" w:space="0" w:color="auto"/>
                <w:left w:val="none" w:sz="0" w:space="0" w:color="auto"/>
                <w:bottom w:val="none" w:sz="0" w:space="0" w:color="auto"/>
                <w:right w:val="none" w:sz="0" w:space="0" w:color="auto"/>
              </w:divBdr>
            </w:div>
            <w:div w:id="1486697725">
              <w:marLeft w:val="0"/>
              <w:marRight w:val="0"/>
              <w:marTop w:val="0"/>
              <w:marBottom w:val="0"/>
              <w:divBdr>
                <w:top w:val="none" w:sz="0" w:space="0" w:color="auto"/>
                <w:left w:val="none" w:sz="0" w:space="0" w:color="auto"/>
                <w:bottom w:val="none" w:sz="0" w:space="0" w:color="auto"/>
                <w:right w:val="none" w:sz="0" w:space="0" w:color="auto"/>
              </w:divBdr>
            </w:div>
            <w:div w:id="1487699179">
              <w:marLeft w:val="0"/>
              <w:marRight w:val="0"/>
              <w:marTop w:val="0"/>
              <w:marBottom w:val="0"/>
              <w:divBdr>
                <w:top w:val="none" w:sz="0" w:space="0" w:color="auto"/>
                <w:left w:val="none" w:sz="0" w:space="0" w:color="auto"/>
                <w:bottom w:val="none" w:sz="0" w:space="0" w:color="auto"/>
                <w:right w:val="none" w:sz="0" w:space="0" w:color="auto"/>
              </w:divBdr>
            </w:div>
            <w:div w:id="1488132054">
              <w:marLeft w:val="0"/>
              <w:marRight w:val="0"/>
              <w:marTop w:val="0"/>
              <w:marBottom w:val="0"/>
              <w:divBdr>
                <w:top w:val="none" w:sz="0" w:space="0" w:color="auto"/>
                <w:left w:val="none" w:sz="0" w:space="0" w:color="auto"/>
                <w:bottom w:val="none" w:sz="0" w:space="0" w:color="auto"/>
                <w:right w:val="none" w:sz="0" w:space="0" w:color="auto"/>
              </w:divBdr>
            </w:div>
            <w:div w:id="1489445109">
              <w:marLeft w:val="0"/>
              <w:marRight w:val="0"/>
              <w:marTop w:val="0"/>
              <w:marBottom w:val="0"/>
              <w:divBdr>
                <w:top w:val="none" w:sz="0" w:space="0" w:color="auto"/>
                <w:left w:val="none" w:sz="0" w:space="0" w:color="auto"/>
                <w:bottom w:val="none" w:sz="0" w:space="0" w:color="auto"/>
                <w:right w:val="none" w:sz="0" w:space="0" w:color="auto"/>
              </w:divBdr>
            </w:div>
            <w:div w:id="1490242983">
              <w:marLeft w:val="0"/>
              <w:marRight w:val="0"/>
              <w:marTop w:val="0"/>
              <w:marBottom w:val="0"/>
              <w:divBdr>
                <w:top w:val="none" w:sz="0" w:space="0" w:color="auto"/>
                <w:left w:val="none" w:sz="0" w:space="0" w:color="auto"/>
                <w:bottom w:val="none" w:sz="0" w:space="0" w:color="auto"/>
                <w:right w:val="none" w:sz="0" w:space="0" w:color="auto"/>
              </w:divBdr>
            </w:div>
            <w:div w:id="1491560590">
              <w:marLeft w:val="0"/>
              <w:marRight w:val="0"/>
              <w:marTop w:val="0"/>
              <w:marBottom w:val="0"/>
              <w:divBdr>
                <w:top w:val="none" w:sz="0" w:space="0" w:color="auto"/>
                <w:left w:val="none" w:sz="0" w:space="0" w:color="auto"/>
                <w:bottom w:val="none" w:sz="0" w:space="0" w:color="auto"/>
                <w:right w:val="none" w:sz="0" w:space="0" w:color="auto"/>
              </w:divBdr>
            </w:div>
            <w:div w:id="1492017577">
              <w:marLeft w:val="0"/>
              <w:marRight w:val="0"/>
              <w:marTop w:val="0"/>
              <w:marBottom w:val="0"/>
              <w:divBdr>
                <w:top w:val="none" w:sz="0" w:space="0" w:color="auto"/>
                <w:left w:val="none" w:sz="0" w:space="0" w:color="auto"/>
                <w:bottom w:val="none" w:sz="0" w:space="0" w:color="auto"/>
                <w:right w:val="none" w:sz="0" w:space="0" w:color="auto"/>
              </w:divBdr>
            </w:div>
            <w:div w:id="1492059638">
              <w:marLeft w:val="0"/>
              <w:marRight w:val="0"/>
              <w:marTop w:val="0"/>
              <w:marBottom w:val="0"/>
              <w:divBdr>
                <w:top w:val="none" w:sz="0" w:space="0" w:color="auto"/>
                <w:left w:val="none" w:sz="0" w:space="0" w:color="auto"/>
                <w:bottom w:val="none" w:sz="0" w:space="0" w:color="auto"/>
                <w:right w:val="none" w:sz="0" w:space="0" w:color="auto"/>
              </w:divBdr>
            </w:div>
            <w:div w:id="1493369303">
              <w:marLeft w:val="0"/>
              <w:marRight w:val="0"/>
              <w:marTop w:val="0"/>
              <w:marBottom w:val="0"/>
              <w:divBdr>
                <w:top w:val="none" w:sz="0" w:space="0" w:color="auto"/>
                <w:left w:val="none" w:sz="0" w:space="0" w:color="auto"/>
                <w:bottom w:val="none" w:sz="0" w:space="0" w:color="auto"/>
                <w:right w:val="none" w:sz="0" w:space="0" w:color="auto"/>
              </w:divBdr>
            </w:div>
            <w:div w:id="1496646260">
              <w:marLeft w:val="0"/>
              <w:marRight w:val="0"/>
              <w:marTop w:val="0"/>
              <w:marBottom w:val="0"/>
              <w:divBdr>
                <w:top w:val="none" w:sz="0" w:space="0" w:color="auto"/>
                <w:left w:val="none" w:sz="0" w:space="0" w:color="auto"/>
                <w:bottom w:val="none" w:sz="0" w:space="0" w:color="auto"/>
                <w:right w:val="none" w:sz="0" w:space="0" w:color="auto"/>
              </w:divBdr>
            </w:div>
            <w:div w:id="1498036828">
              <w:marLeft w:val="0"/>
              <w:marRight w:val="0"/>
              <w:marTop w:val="0"/>
              <w:marBottom w:val="0"/>
              <w:divBdr>
                <w:top w:val="none" w:sz="0" w:space="0" w:color="auto"/>
                <w:left w:val="none" w:sz="0" w:space="0" w:color="auto"/>
                <w:bottom w:val="none" w:sz="0" w:space="0" w:color="auto"/>
                <w:right w:val="none" w:sz="0" w:space="0" w:color="auto"/>
              </w:divBdr>
            </w:div>
            <w:div w:id="1498110666">
              <w:marLeft w:val="0"/>
              <w:marRight w:val="0"/>
              <w:marTop w:val="0"/>
              <w:marBottom w:val="0"/>
              <w:divBdr>
                <w:top w:val="none" w:sz="0" w:space="0" w:color="auto"/>
                <w:left w:val="none" w:sz="0" w:space="0" w:color="auto"/>
                <w:bottom w:val="none" w:sz="0" w:space="0" w:color="auto"/>
                <w:right w:val="none" w:sz="0" w:space="0" w:color="auto"/>
              </w:divBdr>
            </w:div>
            <w:div w:id="1498810084">
              <w:marLeft w:val="0"/>
              <w:marRight w:val="0"/>
              <w:marTop w:val="0"/>
              <w:marBottom w:val="0"/>
              <w:divBdr>
                <w:top w:val="none" w:sz="0" w:space="0" w:color="auto"/>
                <w:left w:val="none" w:sz="0" w:space="0" w:color="auto"/>
                <w:bottom w:val="none" w:sz="0" w:space="0" w:color="auto"/>
                <w:right w:val="none" w:sz="0" w:space="0" w:color="auto"/>
              </w:divBdr>
            </w:div>
            <w:div w:id="1500075527">
              <w:marLeft w:val="0"/>
              <w:marRight w:val="0"/>
              <w:marTop w:val="0"/>
              <w:marBottom w:val="0"/>
              <w:divBdr>
                <w:top w:val="none" w:sz="0" w:space="0" w:color="auto"/>
                <w:left w:val="none" w:sz="0" w:space="0" w:color="auto"/>
                <w:bottom w:val="none" w:sz="0" w:space="0" w:color="auto"/>
                <w:right w:val="none" w:sz="0" w:space="0" w:color="auto"/>
              </w:divBdr>
            </w:div>
            <w:div w:id="1500727604">
              <w:marLeft w:val="0"/>
              <w:marRight w:val="0"/>
              <w:marTop w:val="0"/>
              <w:marBottom w:val="0"/>
              <w:divBdr>
                <w:top w:val="none" w:sz="0" w:space="0" w:color="auto"/>
                <w:left w:val="none" w:sz="0" w:space="0" w:color="auto"/>
                <w:bottom w:val="none" w:sz="0" w:space="0" w:color="auto"/>
                <w:right w:val="none" w:sz="0" w:space="0" w:color="auto"/>
              </w:divBdr>
            </w:div>
            <w:div w:id="1502744429">
              <w:marLeft w:val="0"/>
              <w:marRight w:val="0"/>
              <w:marTop w:val="0"/>
              <w:marBottom w:val="0"/>
              <w:divBdr>
                <w:top w:val="none" w:sz="0" w:space="0" w:color="auto"/>
                <w:left w:val="none" w:sz="0" w:space="0" w:color="auto"/>
                <w:bottom w:val="none" w:sz="0" w:space="0" w:color="auto"/>
                <w:right w:val="none" w:sz="0" w:space="0" w:color="auto"/>
              </w:divBdr>
            </w:div>
            <w:div w:id="1504123075">
              <w:marLeft w:val="0"/>
              <w:marRight w:val="0"/>
              <w:marTop w:val="0"/>
              <w:marBottom w:val="0"/>
              <w:divBdr>
                <w:top w:val="none" w:sz="0" w:space="0" w:color="auto"/>
                <w:left w:val="none" w:sz="0" w:space="0" w:color="auto"/>
                <w:bottom w:val="none" w:sz="0" w:space="0" w:color="auto"/>
                <w:right w:val="none" w:sz="0" w:space="0" w:color="auto"/>
              </w:divBdr>
            </w:div>
            <w:div w:id="1504541705">
              <w:marLeft w:val="0"/>
              <w:marRight w:val="0"/>
              <w:marTop w:val="0"/>
              <w:marBottom w:val="0"/>
              <w:divBdr>
                <w:top w:val="none" w:sz="0" w:space="0" w:color="auto"/>
                <w:left w:val="none" w:sz="0" w:space="0" w:color="auto"/>
                <w:bottom w:val="none" w:sz="0" w:space="0" w:color="auto"/>
                <w:right w:val="none" w:sz="0" w:space="0" w:color="auto"/>
              </w:divBdr>
            </w:div>
            <w:div w:id="1506165330">
              <w:marLeft w:val="0"/>
              <w:marRight w:val="0"/>
              <w:marTop w:val="0"/>
              <w:marBottom w:val="0"/>
              <w:divBdr>
                <w:top w:val="none" w:sz="0" w:space="0" w:color="auto"/>
                <w:left w:val="none" w:sz="0" w:space="0" w:color="auto"/>
                <w:bottom w:val="none" w:sz="0" w:space="0" w:color="auto"/>
                <w:right w:val="none" w:sz="0" w:space="0" w:color="auto"/>
              </w:divBdr>
            </w:div>
            <w:div w:id="1506238213">
              <w:marLeft w:val="0"/>
              <w:marRight w:val="0"/>
              <w:marTop w:val="0"/>
              <w:marBottom w:val="0"/>
              <w:divBdr>
                <w:top w:val="none" w:sz="0" w:space="0" w:color="auto"/>
                <w:left w:val="none" w:sz="0" w:space="0" w:color="auto"/>
                <w:bottom w:val="none" w:sz="0" w:space="0" w:color="auto"/>
                <w:right w:val="none" w:sz="0" w:space="0" w:color="auto"/>
              </w:divBdr>
            </w:div>
            <w:div w:id="1508134651">
              <w:marLeft w:val="0"/>
              <w:marRight w:val="0"/>
              <w:marTop w:val="0"/>
              <w:marBottom w:val="0"/>
              <w:divBdr>
                <w:top w:val="none" w:sz="0" w:space="0" w:color="auto"/>
                <w:left w:val="none" w:sz="0" w:space="0" w:color="auto"/>
                <w:bottom w:val="none" w:sz="0" w:space="0" w:color="auto"/>
                <w:right w:val="none" w:sz="0" w:space="0" w:color="auto"/>
              </w:divBdr>
            </w:div>
            <w:div w:id="1508909276">
              <w:marLeft w:val="0"/>
              <w:marRight w:val="0"/>
              <w:marTop w:val="0"/>
              <w:marBottom w:val="0"/>
              <w:divBdr>
                <w:top w:val="none" w:sz="0" w:space="0" w:color="auto"/>
                <w:left w:val="none" w:sz="0" w:space="0" w:color="auto"/>
                <w:bottom w:val="none" w:sz="0" w:space="0" w:color="auto"/>
                <w:right w:val="none" w:sz="0" w:space="0" w:color="auto"/>
              </w:divBdr>
            </w:div>
            <w:div w:id="1510290970">
              <w:marLeft w:val="0"/>
              <w:marRight w:val="0"/>
              <w:marTop w:val="0"/>
              <w:marBottom w:val="0"/>
              <w:divBdr>
                <w:top w:val="none" w:sz="0" w:space="0" w:color="auto"/>
                <w:left w:val="none" w:sz="0" w:space="0" w:color="auto"/>
                <w:bottom w:val="none" w:sz="0" w:space="0" w:color="auto"/>
                <w:right w:val="none" w:sz="0" w:space="0" w:color="auto"/>
              </w:divBdr>
            </w:div>
            <w:div w:id="1510825514">
              <w:marLeft w:val="0"/>
              <w:marRight w:val="0"/>
              <w:marTop w:val="0"/>
              <w:marBottom w:val="0"/>
              <w:divBdr>
                <w:top w:val="none" w:sz="0" w:space="0" w:color="auto"/>
                <w:left w:val="none" w:sz="0" w:space="0" w:color="auto"/>
                <w:bottom w:val="none" w:sz="0" w:space="0" w:color="auto"/>
                <w:right w:val="none" w:sz="0" w:space="0" w:color="auto"/>
              </w:divBdr>
            </w:div>
            <w:div w:id="1511871534">
              <w:marLeft w:val="0"/>
              <w:marRight w:val="0"/>
              <w:marTop w:val="0"/>
              <w:marBottom w:val="0"/>
              <w:divBdr>
                <w:top w:val="none" w:sz="0" w:space="0" w:color="auto"/>
                <w:left w:val="none" w:sz="0" w:space="0" w:color="auto"/>
                <w:bottom w:val="none" w:sz="0" w:space="0" w:color="auto"/>
                <w:right w:val="none" w:sz="0" w:space="0" w:color="auto"/>
              </w:divBdr>
            </w:div>
            <w:div w:id="1511986106">
              <w:marLeft w:val="0"/>
              <w:marRight w:val="0"/>
              <w:marTop w:val="0"/>
              <w:marBottom w:val="0"/>
              <w:divBdr>
                <w:top w:val="none" w:sz="0" w:space="0" w:color="auto"/>
                <w:left w:val="none" w:sz="0" w:space="0" w:color="auto"/>
                <w:bottom w:val="none" w:sz="0" w:space="0" w:color="auto"/>
                <w:right w:val="none" w:sz="0" w:space="0" w:color="auto"/>
              </w:divBdr>
            </w:div>
            <w:div w:id="1512258356">
              <w:marLeft w:val="0"/>
              <w:marRight w:val="0"/>
              <w:marTop w:val="0"/>
              <w:marBottom w:val="0"/>
              <w:divBdr>
                <w:top w:val="none" w:sz="0" w:space="0" w:color="auto"/>
                <w:left w:val="none" w:sz="0" w:space="0" w:color="auto"/>
                <w:bottom w:val="none" w:sz="0" w:space="0" w:color="auto"/>
                <w:right w:val="none" w:sz="0" w:space="0" w:color="auto"/>
              </w:divBdr>
            </w:div>
            <w:div w:id="1512528533">
              <w:marLeft w:val="0"/>
              <w:marRight w:val="0"/>
              <w:marTop w:val="0"/>
              <w:marBottom w:val="0"/>
              <w:divBdr>
                <w:top w:val="none" w:sz="0" w:space="0" w:color="auto"/>
                <w:left w:val="none" w:sz="0" w:space="0" w:color="auto"/>
                <w:bottom w:val="none" w:sz="0" w:space="0" w:color="auto"/>
                <w:right w:val="none" w:sz="0" w:space="0" w:color="auto"/>
              </w:divBdr>
            </w:div>
            <w:div w:id="1514804341">
              <w:marLeft w:val="0"/>
              <w:marRight w:val="0"/>
              <w:marTop w:val="0"/>
              <w:marBottom w:val="0"/>
              <w:divBdr>
                <w:top w:val="none" w:sz="0" w:space="0" w:color="auto"/>
                <w:left w:val="none" w:sz="0" w:space="0" w:color="auto"/>
                <w:bottom w:val="none" w:sz="0" w:space="0" w:color="auto"/>
                <w:right w:val="none" w:sz="0" w:space="0" w:color="auto"/>
              </w:divBdr>
            </w:div>
            <w:div w:id="1516530128">
              <w:marLeft w:val="0"/>
              <w:marRight w:val="0"/>
              <w:marTop w:val="0"/>
              <w:marBottom w:val="0"/>
              <w:divBdr>
                <w:top w:val="none" w:sz="0" w:space="0" w:color="auto"/>
                <w:left w:val="none" w:sz="0" w:space="0" w:color="auto"/>
                <w:bottom w:val="none" w:sz="0" w:space="0" w:color="auto"/>
                <w:right w:val="none" w:sz="0" w:space="0" w:color="auto"/>
              </w:divBdr>
            </w:div>
            <w:div w:id="1517694162">
              <w:marLeft w:val="0"/>
              <w:marRight w:val="0"/>
              <w:marTop w:val="0"/>
              <w:marBottom w:val="0"/>
              <w:divBdr>
                <w:top w:val="none" w:sz="0" w:space="0" w:color="auto"/>
                <w:left w:val="none" w:sz="0" w:space="0" w:color="auto"/>
                <w:bottom w:val="none" w:sz="0" w:space="0" w:color="auto"/>
                <w:right w:val="none" w:sz="0" w:space="0" w:color="auto"/>
              </w:divBdr>
            </w:div>
            <w:div w:id="1520781237">
              <w:marLeft w:val="0"/>
              <w:marRight w:val="0"/>
              <w:marTop w:val="0"/>
              <w:marBottom w:val="0"/>
              <w:divBdr>
                <w:top w:val="none" w:sz="0" w:space="0" w:color="auto"/>
                <w:left w:val="none" w:sz="0" w:space="0" w:color="auto"/>
                <w:bottom w:val="none" w:sz="0" w:space="0" w:color="auto"/>
                <w:right w:val="none" w:sz="0" w:space="0" w:color="auto"/>
              </w:divBdr>
            </w:div>
            <w:div w:id="1522351287">
              <w:marLeft w:val="0"/>
              <w:marRight w:val="0"/>
              <w:marTop w:val="0"/>
              <w:marBottom w:val="0"/>
              <w:divBdr>
                <w:top w:val="none" w:sz="0" w:space="0" w:color="auto"/>
                <w:left w:val="none" w:sz="0" w:space="0" w:color="auto"/>
                <w:bottom w:val="none" w:sz="0" w:space="0" w:color="auto"/>
                <w:right w:val="none" w:sz="0" w:space="0" w:color="auto"/>
              </w:divBdr>
            </w:div>
            <w:div w:id="1525895936">
              <w:marLeft w:val="0"/>
              <w:marRight w:val="0"/>
              <w:marTop w:val="0"/>
              <w:marBottom w:val="0"/>
              <w:divBdr>
                <w:top w:val="none" w:sz="0" w:space="0" w:color="auto"/>
                <w:left w:val="none" w:sz="0" w:space="0" w:color="auto"/>
                <w:bottom w:val="none" w:sz="0" w:space="0" w:color="auto"/>
                <w:right w:val="none" w:sz="0" w:space="0" w:color="auto"/>
              </w:divBdr>
            </w:div>
            <w:div w:id="1526863701">
              <w:marLeft w:val="0"/>
              <w:marRight w:val="0"/>
              <w:marTop w:val="0"/>
              <w:marBottom w:val="0"/>
              <w:divBdr>
                <w:top w:val="none" w:sz="0" w:space="0" w:color="auto"/>
                <w:left w:val="none" w:sz="0" w:space="0" w:color="auto"/>
                <w:bottom w:val="none" w:sz="0" w:space="0" w:color="auto"/>
                <w:right w:val="none" w:sz="0" w:space="0" w:color="auto"/>
              </w:divBdr>
            </w:div>
            <w:div w:id="1530753767">
              <w:marLeft w:val="0"/>
              <w:marRight w:val="0"/>
              <w:marTop w:val="0"/>
              <w:marBottom w:val="0"/>
              <w:divBdr>
                <w:top w:val="none" w:sz="0" w:space="0" w:color="auto"/>
                <w:left w:val="none" w:sz="0" w:space="0" w:color="auto"/>
                <w:bottom w:val="none" w:sz="0" w:space="0" w:color="auto"/>
                <w:right w:val="none" w:sz="0" w:space="0" w:color="auto"/>
              </w:divBdr>
            </w:div>
            <w:div w:id="1530949042">
              <w:marLeft w:val="0"/>
              <w:marRight w:val="0"/>
              <w:marTop w:val="0"/>
              <w:marBottom w:val="0"/>
              <w:divBdr>
                <w:top w:val="none" w:sz="0" w:space="0" w:color="auto"/>
                <w:left w:val="none" w:sz="0" w:space="0" w:color="auto"/>
                <w:bottom w:val="none" w:sz="0" w:space="0" w:color="auto"/>
                <w:right w:val="none" w:sz="0" w:space="0" w:color="auto"/>
              </w:divBdr>
            </w:div>
            <w:div w:id="1531409661">
              <w:marLeft w:val="0"/>
              <w:marRight w:val="0"/>
              <w:marTop w:val="0"/>
              <w:marBottom w:val="0"/>
              <w:divBdr>
                <w:top w:val="none" w:sz="0" w:space="0" w:color="auto"/>
                <w:left w:val="none" w:sz="0" w:space="0" w:color="auto"/>
                <w:bottom w:val="none" w:sz="0" w:space="0" w:color="auto"/>
                <w:right w:val="none" w:sz="0" w:space="0" w:color="auto"/>
              </w:divBdr>
            </w:div>
            <w:div w:id="1531797657">
              <w:marLeft w:val="0"/>
              <w:marRight w:val="0"/>
              <w:marTop w:val="0"/>
              <w:marBottom w:val="0"/>
              <w:divBdr>
                <w:top w:val="none" w:sz="0" w:space="0" w:color="auto"/>
                <w:left w:val="none" w:sz="0" w:space="0" w:color="auto"/>
                <w:bottom w:val="none" w:sz="0" w:space="0" w:color="auto"/>
                <w:right w:val="none" w:sz="0" w:space="0" w:color="auto"/>
              </w:divBdr>
            </w:div>
            <w:div w:id="1532107837">
              <w:marLeft w:val="0"/>
              <w:marRight w:val="0"/>
              <w:marTop w:val="0"/>
              <w:marBottom w:val="0"/>
              <w:divBdr>
                <w:top w:val="none" w:sz="0" w:space="0" w:color="auto"/>
                <w:left w:val="none" w:sz="0" w:space="0" w:color="auto"/>
                <w:bottom w:val="none" w:sz="0" w:space="0" w:color="auto"/>
                <w:right w:val="none" w:sz="0" w:space="0" w:color="auto"/>
              </w:divBdr>
            </w:div>
            <w:div w:id="1533112727">
              <w:marLeft w:val="0"/>
              <w:marRight w:val="0"/>
              <w:marTop w:val="0"/>
              <w:marBottom w:val="0"/>
              <w:divBdr>
                <w:top w:val="none" w:sz="0" w:space="0" w:color="auto"/>
                <w:left w:val="none" w:sz="0" w:space="0" w:color="auto"/>
                <w:bottom w:val="none" w:sz="0" w:space="0" w:color="auto"/>
                <w:right w:val="none" w:sz="0" w:space="0" w:color="auto"/>
              </w:divBdr>
            </w:div>
            <w:div w:id="1533423978">
              <w:marLeft w:val="0"/>
              <w:marRight w:val="0"/>
              <w:marTop w:val="0"/>
              <w:marBottom w:val="0"/>
              <w:divBdr>
                <w:top w:val="none" w:sz="0" w:space="0" w:color="auto"/>
                <w:left w:val="none" w:sz="0" w:space="0" w:color="auto"/>
                <w:bottom w:val="none" w:sz="0" w:space="0" w:color="auto"/>
                <w:right w:val="none" w:sz="0" w:space="0" w:color="auto"/>
              </w:divBdr>
            </w:div>
            <w:div w:id="1534340513">
              <w:marLeft w:val="0"/>
              <w:marRight w:val="0"/>
              <w:marTop w:val="0"/>
              <w:marBottom w:val="0"/>
              <w:divBdr>
                <w:top w:val="none" w:sz="0" w:space="0" w:color="auto"/>
                <w:left w:val="none" w:sz="0" w:space="0" w:color="auto"/>
                <w:bottom w:val="none" w:sz="0" w:space="0" w:color="auto"/>
                <w:right w:val="none" w:sz="0" w:space="0" w:color="auto"/>
              </w:divBdr>
            </w:div>
            <w:div w:id="1535724966">
              <w:marLeft w:val="0"/>
              <w:marRight w:val="0"/>
              <w:marTop w:val="0"/>
              <w:marBottom w:val="0"/>
              <w:divBdr>
                <w:top w:val="none" w:sz="0" w:space="0" w:color="auto"/>
                <w:left w:val="none" w:sz="0" w:space="0" w:color="auto"/>
                <w:bottom w:val="none" w:sz="0" w:space="0" w:color="auto"/>
                <w:right w:val="none" w:sz="0" w:space="0" w:color="auto"/>
              </w:divBdr>
            </w:div>
            <w:div w:id="1537736920">
              <w:marLeft w:val="0"/>
              <w:marRight w:val="0"/>
              <w:marTop w:val="0"/>
              <w:marBottom w:val="0"/>
              <w:divBdr>
                <w:top w:val="none" w:sz="0" w:space="0" w:color="auto"/>
                <w:left w:val="none" w:sz="0" w:space="0" w:color="auto"/>
                <w:bottom w:val="none" w:sz="0" w:space="0" w:color="auto"/>
                <w:right w:val="none" w:sz="0" w:space="0" w:color="auto"/>
              </w:divBdr>
            </w:div>
            <w:div w:id="1538351687">
              <w:marLeft w:val="0"/>
              <w:marRight w:val="0"/>
              <w:marTop w:val="0"/>
              <w:marBottom w:val="0"/>
              <w:divBdr>
                <w:top w:val="none" w:sz="0" w:space="0" w:color="auto"/>
                <w:left w:val="none" w:sz="0" w:space="0" w:color="auto"/>
                <w:bottom w:val="none" w:sz="0" w:space="0" w:color="auto"/>
                <w:right w:val="none" w:sz="0" w:space="0" w:color="auto"/>
              </w:divBdr>
            </w:div>
            <w:div w:id="1539582507">
              <w:marLeft w:val="0"/>
              <w:marRight w:val="0"/>
              <w:marTop w:val="0"/>
              <w:marBottom w:val="0"/>
              <w:divBdr>
                <w:top w:val="none" w:sz="0" w:space="0" w:color="auto"/>
                <w:left w:val="none" w:sz="0" w:space="0" w:color="auto"/>
                <w:bottom w:val="none" w:sz="0" w:space="0" w:color="auto"/>
                <w:right w:val="none" w:sz="0" w:space="0" w:color="auto"/>
              </w:divBdr>
            </w:div>
            <w:div w:id="1540051520">
              <w:marLeft w:val="0"/>
              <w:marRight w:val="0"/>
              <w:marTop w:val="0"/>
              <w:marBottom w:val="0"/>
              <w:divBdr>
                <w:top w:val="none" w:sz="0" w:space="0" w:color="auto"/>
                <w:left w:val="none" w:sz="0" w:space="0" w:color="auto"/>
                <w:bottom w:val="none" w:sz="0" w:space="0" w:color="auto"/>
                <w:right w:val="none" w:sz="0" w:space="0" w:color="auto"/>
              </w:divBdr>
            </w:div>
            <w:div w:id="1540169281">
              <w:marLeft w:val="0"/>
              <w:marRight w:val="0"/>
              <w:marTop w:val="0"/>
              <w:marBottom w:val="0"/>
              <w:divBdr>
                <w:top w:val="none" w:sz="0" w:space="0" w:color="auto"/>
                <w:left w:val="none" w:sz="0" w:space="0" w:color="auto"/>
                <w:bottom w:val="none" w:sz="0" w:space="0" w:color="auto"/>
                <w:right w:val="none" w:sz="0" w:space="0" w:color="auto"/>
              </w:divBdr>
            </w:div>
            <w:div w:id="1540705407">
              <w:marLeft w:val="0"/>
              <w:marRight w:val="0"/>
              <w:marTop w:val="0"/>
              <w:marBottom w:val="0"/>
              <w:divBdr>
                <w:top w:val="none" w:sz="0" w:space="0" w:color="auto"/>
                <w:left w:val="none" w:sz="0" w:space="0" w:color="auto"/>
                <w:bottom w:val="none" w:sz="0" w:space="0" w:color="auto"/>
                <w:right w:val="none" w:sz="0" w:space="0" w:color="auto"/>
              </w:divBdr>
            </w:div>
            <w:div w:id="1540896235">
              <w:marLeft w:val="0"/>
              <w:marRight w:val="0"/>
              <w:marTop w:val="0"/>
              <w:marBottom w:val="0"/>
              <w:divBdr>
                <w:top w:val="none" w:sz="0" w:space="0" w:color="auto"/>
                <w:left w:val="none" w:sz="0" w:space="0" w:color="auto"/>
                <w:bottom w:val="none" w:sz="0" w:space="0" w:color="auto"/>
                <w:right w:val="none" w:sz="0" w:space="0" w:color="auto"/>
              </w:divBdr>
            </w:div>
            <w:div w:id="1543976802">
              <w:marLeft w:val="0"/>
              <w:marRight w:val="0"/>
              <w:marTop w:val="0"/>
              <w:marBottom w:val="0"/>
              <w:divBdr>
                <w:top w:val="none" w:sz="0" w:space="0" w:color="auto"/>
                <w:left w:val="none" w:sz="0" w:space="0" w:color="auto"/>
                <w:bottom w:val="none" w:sz="0" w:space="0" w:color="auto"/>
                <w:right w:val="none" w:sz="0" w:space="0" w:color="auto"/>
              </w:divBdr>
            </w:div>
            <w:div w:id="1544903786">
              <w:marLeft w:val="0"/>
              <w:marRight w:val="0"/>
              <w:marTop w:val="0"/>
              <w:marBottom w:val="0"/>
              <w:divBdr>
                <w:top w:val="none" w:sz="0" w:space="0" w:color="auto"/>
                <w:left w:val="none" w:sz="0" w:space="0" w:color="auto"/>
                <w:bottom w:val="none" w:sz="0" w:space="0" w:color="auto"/>
                <w:right w:val="none" w:sz="0" w:space="0" w:color="auto"/>
              </w:divBdr>
            </w:div>
            <w:div w:id="1545212485">
              <w:marLeft w:val="0"/>
              <w:marRight w:val="0"/>
              <w:marTop w:val="0"/>
              <w:marBottom w:val="0"/>
              <w:divBdr>
                <w:top w:val="none" w:sz="0" w:space="0" w:color="auto"/>
                <w:left w:val="none" w:sz="0" w:space="0" w:color="auto"/>
                <w:bottom w:val="none" w:sz="0" w:space="0" w:color="auto"/>
                <w:right w:val="none" w:sz="0" w:space="0" w:color="auto"/>
              </w:divBdr>
            </w:div>
            <w:div w:id="1545631187">
              <w:marLeft w:val="0"/>
              <w:marRight w:val="0"/>
              <w:marTop w:val="0"/>
              <w:marBottom w:val="0"/>
              <w:divBdr>
                <w:top w:val="none" w:sz="0" w:space="0" w:color="auto"/>
                <w:left w:val="none" w:sz="0" w:space="0" w:color="auto"/>
                <w:bottom w:val="none" w:sz="0" w:space="0" w:color="auto"/>
                <w:right w:val="none" w:sz="0" w:space="0" w:color="auto"/>
              </w:divBdr>
            </w:div>
            <w:div w:id="1545871039">
              <w:marLeft w:val="0"/>
              <w:marRight w:val="0"/>
              <w:marTop w:val="0"/>
              <w:marBottom w:val="0"/>
              <w:divBdr>
                <w:top w:val="none" w:sz="0" w:space="0" w:color="auto"/>
                <w:left w:val="none" w:sz="0" w:space="0" w:color="auto"/>
                <w:bottom w:val="none" w:sz="0" w:space="0" w:color="auto"/>
                <w:right w:val="none" w:sz="0" w:space="0" w:color="auto"/>
              </w:divBdr>
            </w:div>
            <w:div w:id="1546528573">
              <w:marLeft w:val="0"/>
              <w:marRight w:val="0"/>
              <w:marTop w:val="0"/>
              <w:marBottom w:val="0"/>
              <w:divBdr>
                <w:top w:val="none" w:sz="0" w:space="0" w:color="auto"/>
                <w:left w:val="none" w:sz="0" w:space="0" w:color="auto"/>
                <w:bottom w:val="none" w:sz="0" w:space="0" w:color="auto"/>
                <w:right w:val="none" w:sz="0" w:space="0" w:color="auto"/>
              </w:divBdr>
            </w:div>
            <w:div w:id="1546715680">
              <w:marLeft w:val="0"/>
              <w:marRight w:val="0"/>
              <w:marTop w:val="0"/>
              <w:marBottom w:val="0"/>
              <w:divBdr>
                <w:top w:val="none" w:sz="0" w:space="0" w:color="auto"/>
                <w:left w:val="none" w:sz="0" w:space="0" w:color="auto"/>
                <w:bottom w:val="none" w:sz="0" w:space="0" w:color="auto"/>
                <w:right w:val="none" w:sz="0" w:space="0" w:color="auto"/>
              </w:divBdr>
            </w:div>
            <w:div w:id="1546989119">
              <w:marLeft w:val="0"/>
              <w:marRight w:val="0"/>
              <w:marTop w:val="0"/>
              <w:marBottom w:val="0"/>
              <w:divBdr>
                <w:top w:val="none" w:sz="0" w:space="0" w:color="auto"/>
                <w:left w:val="none" w:sz="0" w:space="0" w:color="auto"/>
                <w:bottom w:val="none" w:sz="0" w:space="0" w:color="auto"/>
                <w:right w:val="none" w:sz="0" w:space="0" w:color="auto"/>
              </w:divBdr>
            </w:div>
            <w:div w:id="1548832235">
              <w:marLeft w:val="0"/>
              <w:marRight w:val="0"/>
              <w:marTop w:val="0"/>
              <w:marBottom w:val="0"/>
              <w:divBdr>
                <w:top w:val="none" w:sz="0" w:space="0" w:color="auto"/>
                <w:left w:val="none" w:sz="0" w:space="0" w:color="auto"/>
                <w:bottom w:val="none" w:sz="0" w:space="0" w:color="auto"/>
                <w:right w:val="none" w:sz="0" w:space="0" w:color="auto"/>
              </w:divBdr>
            </w:div>
            <w:div w:id="1549534609">
              <w:marLeft w:val="0"/>
              <w:marRight w:val="0"/>
              <w:marTop w:val="0"/>
              <w:marBottom w:val="0"/>
              <w:divBdr>
                <w:top w:val="none" w:sz="0" w:space="0" w:color="auto"/>
                <w:left w:val="none" w:sz="0" w:space="0" w:color="auto"/>
                <w:bottom w:val="none" w:sz="0" w:space="0" w:color="auto"/>
                <w:right w:val="none" w:sz="0" w:space="0" w:color="auto"/>
              </w:divBdr>
            </w:div>
            <w:div w:id="1549995219">
              <w:marLeft w:val="0"/>
              <w:marRight w:val="0"/>
              <w:marTop w:val="0"/>
              <w:marBottom w:val="0"/>
              <w:divBdr>
                <w:top w:val="none" w:sz="0" w:space="0" w:color="auto"/>
                <w:left w:val="none" w:sz="0" w:space="0" w:color="auto"/>
                <w:bottom w:val="none" w:sz="0" w:space="0" w:color="auto"/>
                <w:right w:val="none" w:sz="0" w:space="0" w:color="auto"/>
              </w:divBdr>
            </w:div>
            <w:div w:id="1550262510">
              <w:marLeft w:val="0"/>
              <w:marRight w:val="0"/>
              <w:marTop w:val="0"/>
              <w:marBottom w:val="0"/>
              <w:divBdr>
                <w:top w:val="none" w:sz="0" w:space="0" w:color="auto"/>
                <w:left w:val="none" w:sz="0" w:space="0" w:color="auto"/>
                <w:bottom w:val="none" w:sz="0" w:space="0" w:color="auto"/>
                <w:right w:val="none" w:sz="0" w:space="0" w:color="auto"/>
              </w:divBdr>
            </w:div>
            <w:div w:id="1553346776">
              <w:marLeft w:val="0"/>
              <w:marRight w:val="0"/>
              <w:marTop w:val="0"/>
              <w:marBottom w:val="0"/>
              <w:divBdr>
                <w:top w:val="none" w:sz="0" w:space="0" w:color="auto"/>
                <w:left w:val="none" w:sz="0" w:space="0" w:color="auto"/>
                <w:bottom w:val="none" w:sz="0" w:space="0" w:color="auto"/>
                <w:right w:val="none" w:sz="0" w:space="0" w:color="auto"/>
              </w:divBdr>
            </w:div>
            <w:div w:id="1553730389">
              <w:marLeft w:val="0"/>
              <w:marRight w:val="0"/>
              <w:marTop w:val="0"/>
              <w:marBottom w:val="0"/>
              <w:divBdr>
                <w:top w:val="none" w:sz="0" w:space="0" w:color="auto"/>
                <w:left w:val="none" w:sz="0" w:space="0" w:color="auto"/>
                <w:bottom w:val="none" w:sz="0" w:space="0" w:color="auto"/>
                <w:right w:val="none" w:sz="0" w:space="0" w:color="auto"/>
              </w:divBdr>
            </w:div>
            <w:div w:id="1554467190">
              <w:marLeft w:val="0"/>
              <w:marRight w:val="0"/>
              <w:marTop w:val="0"/>
              <w:marBottom w:val="0"/>
              <w:divBdr>
                <w:top w:val="none" w:sz="0" w:space="0" w:color="auto"/>
                <w:left w:val="none" w:sz="0" w:space="0" w:color="auto"/>
                <w:bottom w:val="none" w:sz="0" w:space="0" w:color="auto"/>
                <w:right w:val="none" w:sz="0" w:space="0" w:color="auto"/>
              </w:divBdr>
            </w:div>
            <w:div w:id="1554538574">
              <w:marLeft w:val="0"/>
              <w:marRight w:val="0"/>
              <w:marTop w:val="0"/>
              <w:marBottom w:val="0"/>
              <w:divBdr>
                <w:top w:val="none" w:sz="0" w:space="0" w:color="auto"/>
                <w:left w:val="none" w:sz="0" w:space="0" w:color="auto"/>
                <w:bottom w:val="none" w:sz="0" w:space="0" w:color="auto"/>
                <w:right w:val="none" w:sz="0" w:space="0" w:color="auto"/>
              </w:divBdr>
            </w:div>
            <w:div w:id="1554808354">
              <w:marLeft w:val="0"/>
              <w:marRight w:val="0"/>
              <w:marTop w:val="0"/>
              <w:marBottom w:val="0"/>
              <w:divBdr>
                <w:top w:val="none" w:sz="0" w:space="0" w:color="auto"/>
                <w:left w:val="none" w:sz="0" w:space="0" w:color="auto"/>
                <w:bottom w:val="none" w:sz="0" w:space="0" w:color="auto"/>
                <w:right w:val="none" w:sz="0" w:space="0" w:color="auto"/>
              </w:divBdr>
            </w:div>
            <w:div w:id="1555578742">
              <w:marLeft w:val="0"/>
              <w:marRight w:val="0"/>
              <w:marTop w:val="0"/>
              <w:marBottom w:val="0"/>
              <w:divBdr>
                <w:top w:val="none" w:sz="0" w:space="0" w:color="auto"/>
                <w:left w:val="none" w:sz="0" w:space="0" w:color="auto"/>
                <w:bottom w:val="none" w:sz="0" w:space="0" w:color="auto"/>
                <w:right w:val="none" w:sz="0" w:space="0" w:color="auto"/>
              </w:divBdr>
            </w:div>
            <w:div w:id="1555580662">
              <w:marLeft w:val="0"/>
              <w:marRight w:val="0"/>
              <w:marTop w:val="0"/>
              <w:marBottom w:val="0"/>
              <w:divBdr>
                <w:top w:val="none" w:sz="0" w:space="0" w:color="auto"/>
                <w:left w:val="none" w:sz="0" w:space="0" w:color="auto"/>
                <w:bottom w:val="none" w:sz="0" w:space="0" w:color="auto"/>
                <w:right w:val="none" w:sz="0" w:space="0" w:color="auto"/>
              </w:divBdr>
            </w:div>
            <w:div w:id="1558198541">
              <w:marLeft w:val="0"/>
              <w:marRight w:val="0"/>
              <w:marTop w:val="0"/>
              <w:marBottom w:val="0"/>
              <w:divBdr>
                <w:top w:val="none" w:sz="0" w:space="0" w:color="auto"/>
                <w:left w:val="none" w:sz="0" w:space="0" w:color="auto"/>
                <w:bottom w:val="none" w:sz="0" w:space="0" w:color="auto"/>
                <w:right w:val="none" w:sz="0" w:space="0" w:color="auto"/>
              </w:divBdr>
            </w:div>
            <w:div w:id="1560240943">
              <w:marLeft w:val="0"/>
              <w:marRight w:val="0"/>
              <w:marTop w:val="0"/>
              <w:marBottom w:val="0"/>
              <w:divBdr>
                <w:top w:val="none" w:sz="0" w:space="0" w:color="auto"/>
                <w:left w:val="none" w:sz="0" w:space="0" w:color="auto"/>
                <w:bottom w:val="none" w:sz="0" w:space="0" w:color="auto"/>
                <w:right w:val="none" w:sz="0" w:space="0" w:color="auto"/>
              </w:divBdr>
            </w:div>
            <w:div w:id="1562014623">
              <w:marLeft w:val="0"/>
              <w:marRight w:val="0"/>
              <w:marTop w:val="0"/>
              <w:marBottom w:val="0"/>
              <w:divBdr>
                <w:top w:val="none" w:sz="0" w:space="0" w:color="auto"/>
                <w:left w:val="none" w:sz="0" w:space="0" w:color="auto"/>
                <w:bottom w:val="none" w:sz="0" w:space="0" w:color="auto"/>
                <w:right w:val="none" w:sz="0" w:space="0" w:color="auto"/>
              </w:divBdr>
            </w:div>
            <w:div w:id="1562015984">
              <w:marLeft w:val="0"/>
              <w:marRight w:val="0"/>
              <w:marTop w:val="0"/>
              <w:marBottom w:val="0"/>
              <w:divBdr>
                <w:top w:val="none" w:sz="0" w:space="0" w:color="auto"/>
                <w:left w:val="none" w:sz="0" w:space="0" w:color="auto"/>
                <w:bottom w:val="none" w:sz="0" w:space="0" w:color="auto"/>
                <w:right w:val="none" w:sz="0" w:space="0" w:color="auto"/>
              </w:divBdr>
            </w:div>
            <w:div w:id="1562715391">
              <w:marLeft w:val="0"/>
              <w:marRight w:val="0"/>
              <w:marTop w:val="0"/>
              <w:marBottom w:val="0"/>
              <w:divBdr>
                <w:top w:val="none" w:sz="0" w:space="0" w:color="auto"/>
                <w:left w:val="none" w:sz="0" w:space="0" w:color="auto"/>
                <w:bottom w:val="none" w:sz="0" w:space="0" w:color="auto"/>
                <w:right w:val="none" w:sz="0" w:space="0" w:color="auto"/>
              </w:divBdr>
            </w:div>
            <w:div w:id="1564019514">
              <w:marLeft w:val="0"/>
              <w:marRight w:val="0"/>
              <w:marTop w:val="0"/>
              <w:marBottom w:val="0"/>
              <w:divBdr>
                <w:top w:val="none" w:sz="0" w:space="0" w:color="auto"/>
                <w:left w:val="none" w:sz="0" w:space="0" w:color="auto"/>
                <w:bottom w:val="none" w:sz="0" w:space="0" w:color="auto"/>
                <w:right w:val="none" w:sz="0" w:space="0" w:color="auto"/>
              </w:divBdr>
            </w:div>
            <w:div w:id="1564020633">
              <w:marLeft w:val="0"/>
              <w:marRight w:val="0"/>
              <w:marTop w:val="0"/>
              <w:marBottom w:val="0"/>
              <w:divBdr>
                <w:top w:val="none" w:sz="0" w:space="0" w:color="auto"/>
                <w:left w:val="none" w:sz="0" w:space="0" w:color="auto"/>
                <w:bottom w:val="none" w:sz="0" w:space="0" w:color="auto"/>
                <w:right w:val="none" w:sz="0" w:space="0" w:color="auto"/>
              </w:divBdr>
            </w:div>
            <w:div w:id="1565526244">
              <w:marLeft w:val="0"/>
              <w:marRight w:val="0"/>
              <w:marTop w:val="0"/>
              <w:marBottom w:val="0"/>
              <w:divBdr>
                <w:top w:val="none" w:sz="0" w:space="0" w:color="auto"/>
                <w:left w:val="none" w:sz="0" w:space="0" w:color="auto"/>
                <w:bottom w:val="none" w:sz="0" w:space="0" w:color="auto"/>
                <w:right w:val="none" w:sz="0" w:space="0" w:color="auto"/>
              </w:divBdr>
            </w:div>
            <w:div w:id="1566454344">
              <w:marLeft w:val="0"/>
              <w:marRight w:val="0"/>
              <w:marTop w:val="0"/>
              <w:marBottom w:val="0"/>
              <w:divBdr>
                <w:top w:val="none" w:sz="0" w:space="0" w:color="auto"/>
                <w:left w:val="none" w:sz="0" w:space="0" w:color="auto"/>
                <w:bottom w:val="none" w:sz="0" w:space="0" w:color="auto"/>
                <w:right w:val="none" w:sz="0" w:space="0" w:color="auto"/>
              </w:divBdr>
            </w:div>
            <w:div w:id="1566524396">
              <w:marLeft w:val="0"/>
              <w:marRight w:val="0"/>
              <w:marTop w:val="0"/>
              <w:marBottom w:val="0"/>
              <w:divBdr>
                <w:top w:val="none" w:sz="0" w:space="0" w:color="auto"/>
                <w:left w:val="none" w:sz="0" w:space="0" w:color="auto"/>
                <w:bottom w:val="none" w:sz="0" w:space="0" w:color="auto"/>
                <w:right w:val="none" w:sz="0" w:space="0" w:color="auto"/>
              </w:divBdr>
            </w:div>
            <w:div w:id="1566723066">
              <w:marLeft w:val="0"/>
              <w:marRight w:val="0"/>
              <w:marTop w:val="0"/>
              <w:marBottom w:val="0"/>
              <w:divBdr>
                <w:top w:val="none" w:sz="0" w:space="0" w:color="auto"/>
                <w:left w:val="none" w:sz="0" w:space="0" w:color="auto"/>
                <w:bottom w:val="none" w:sz="0" w:space="0" w:color="auto"/>
                <w:right w:val="none" w:sz="0" w:space="0" w:color="auto"/>
              </w:divBdr>
            </w:div>
            <w:div w:id="1566723801">
              <w:marLeft w:val="0"/>
              <w:marRight w:val="0"/>
              <w:marTop w:val="0"/>
              <w:marBottom w:val="0"/>
              <w:divBdr>
                <w:top w:val="none" w:sz="0" w:space="0" w:color="auto"/>
                <w:left w:val="none" w:sz="0" w:space="0" w:color="auto"/>
                <w:bottom w:val="none" w:sz="0" w:space="0" w:color="auto"/>
                <w:right w:val="none" w:sz="0" w:space="0" w:color="auto"/>
              </w:divBdr>
            </w:div>
            <w:div w:id="1567690373">
              <w:marLeft w:val="0"/>
              <w:marRight w:val="0"/>
              <w:marTop w:val="0"/>
              <w:marBottom w:val="0"/>
              <w:divBdr>
                <w:top w:val="none" w:sz="0" w:space="0" w:color="auto"/>
                <w:left w:val="none" w:sz="0" w:space="0" w:color="auto"/>
                <w:bottom w:val="none" w:sz="0" w:space="0" w:color="auto"/>
                <w:right w:val="none" w:sz="0" w:space="0" w:color="auto"/>
              </w:divBdr>
            </w:div>
            <w:div w:id="1569151536">
              <w:marLeft w:val="0"/>
              <w:marRight w:val="0"/>
              <w:marTop w:val="0"/>
              <w:marBottom w:val="0"/>
              <w:divBdr>
                <w:top w:val="none" w:sz="0" w:space="0" w:color="auto"/>
                <w:left w:val="none" w:sz="0" w:space="0" w:color="auto"/>
                <w:bottom w:val="none" w:sz="0" w:space="0" w:color="auto"/>
                <w:right w:val="none" w:sz="0" w:space="0" w:color="auto"/>
              </w:divBdr>
            </w:div>
            <w:div w:id="1569999586">
              <w:marLeft w:val="0"/>
              <w:marRight w:val="0"/>
              <w:marTop w:val="0"/>
              <w:marBottom w:val="0"/>
              <w:divBdr>
                <w:top w:val="none" w:sz="0" w:space="0" w:color="auto"/>
                <w:left w:val="none" w:sz="0" w:space="0" w:color="auto"/>
                <w:bottom w:val="none" w:sz="0" w:space="0" w:color="auto"/>
                <w:right w:val="none" w:sz="0" w:space="0" w:color="auto"/>
              </w:divBdr>
            </w:div>
            <w:div w:id="1570916376">
              <w:marLeft w:val="0"/>
              <w:marRight w:val="0"/>
              <w:marTop w:val="0"/>
              <w:marBottom w:val="0"/>
              <w:divBdr>
                <w:top w:val="none" w:sz="0" w:space="0" w:color="auto"/>
                <w:left w:val="none" w:sz="0" w:space="0" w:color="auto"/>
                <w:bottom w:val="none" w:sz="0" w:space="0" w:color="auto"/>
                <w:right w:val="none" w:sz="0" w:space="0" w:color="auto"/>
              </w:divBdr>
            </w:div>
            <w:div w:id="1573005234">
              <w:marLeft w:val="0"/>
              <w:marRight w:val="0"/>
              <w:marTop w:val="0"/>
              <w:marBottom w:val="0"/>
              <w:divBdr>
                <w:top w:val="none" w:sz="0" w:space="0" w:color="auto"/>
                <w:left w:val="none" w:sz="0" w:space="0" w:color="auto"/>
                <w:bottom w:val="none" w:sz="0" w:space="0" w:color="auto"/>
                <w:right w:val="none" w:sz="0" w:space="0" w:color="auto"/>
              </w:divBdr>
            </w:div>
            <w:div w:id="1573080860">
              <w:marLeft w:val="0"/>
              <w:marRight w:val="0"/>
              <w:marTop w:val="0"/>
              <w:marBottom w:val="0"/>
              <w:divBdr>
                <w:top w:val="none" w:sz="0" w:space="0" w:color="auto"/>
                <w:left w:val="none" w:sz="0" w:space="0" w:color="auto"/>
                <w:bottom w:val="none" w:sz="0" w:space="0" w:color="auto"/>
                <w:right w:val="none" w:sz="0" w:space="0" w:color="auto"/>
              </w:divBdr>
            </w:div>
            <w:div w:id="1573806919">
              <w:marLeft w:val="0"/>
              <w:marRight w:val="0"/>
              <w:marTop w:val="0"/>
              <w:marBottom w:val="0"/>
              <w:divBdr>
                <w:top w:val="none" w:sz="0" w:space="0" w:color="auto"/>
                <w:left w:val="none" w:sz="0" w:space="0" w:color="auto"/>
                <w:bottom w:val="none" w:sz="0" w:space="0" w:color="auto"/>
                <w:right w:val="none" w:sz="0" w:space="0" w:color="auto"/>
              </w:divBdr>
            </w:div>
            <w:div w:id="1574118077">
              <w:marLeft w:val="0"/>
              <w:marRight w:val="0"/>
              <w:marTop w:val="0"/>
              <w:marBottom w:val="0"/>
              <w:divBdr>
                <w:top w:val="none" w:sz="0" w:space="0" w:color="auto"/>
                <w:left w:val="none" w:sz="0" w:space="0" w:color="auto"/>
                <w:bottom w:val="none" w:sz="0" w:space="0" w:color="auto"/>
                <w:right w:val="none" w:sz="0" w:space="0" w:color="auto"/>
              </w:divBdr>
            </w:div>
            <w:div w:id="1574199240">
              <w:marLeft w:val="0"/>
              <w:marRight w:val="0"/>
              <w:marTop w:val="0"/>
              <w:marBottom w:val="0"/>
              <w:divBdr>
                <w:top w:val="none" w:sz="0" w:space="0" w:color="auto"/>
                <w:left w:val="none" w:sz="0" w:space="0" w:color="auto"/>
                <w:bottom w:val="none" w:sz="0" w:space="0" w:color="auto"/>
                <w:right w:val="none" w:sz="0" w:space="0" w:color="auto"/>
              </w:divBdr>
            </w:div>
            <w:div w:id="1575508595">
              <w:marLeft w:val="0"/>
              <w:marRight w:val="0"/>
              <w:marTop w:val="0"/>
              <w:marBottom w:val="0"/>
              <w:divBdr>
                <w:top w:val="none" w:sz="0" w:space="0" w:color="auto"/>
                <w:left w:val="none" w:sz="0" w:space="0" w:color="auto"/>
                <w:bottom w:val="none" w:sz="0" w:space="0" w:color="auto"/>
                <w:right w:val="none" w:sz="0" w:space="0" w:color="auto"/>
              </w:divBdr>
            </w:div>
            <w:div w:id="1576430894">
              <w:marLeft w:val="0"/>
              <w:marRight w:val="0"/>
              <w:marTop w:val="0"/>
              <w:marBottom w:val="0"/>
              <w:divBdr>
                <w:top w:val="none" w:sz="0" w:space="0" w:color="auto"/>
                <w:left w:val="none" w:sz="0" w:space="0" w:color="auto"/>
                <w:bottom w:val="none" w:sz="0" w:space="0" w:color="auto"/>
                <w:right w:val="none" w:sz="0" w:space="0" w:color="auto"/>
              </w:divBdr>
            </w:div>
            <w:div w:id="1577131826">
              <w:marLeft w:val="0"/>
              <w:marRight w:val="0"/>
              <w:marTop w:val="0"/>
              <w:marBottom w:val="0"/>
              <w:divBdr>
                <w:top w:val="none" w:sz="0" w:space="0" w:color="auto"/>
                <w:left w:val="none" w:sz="0" w:space="0" w:color="auto"/>
                <w:bottom w:val="none" w:sz="0" w:space="0" w:color="auto"/>
                <w:right w:val="none" w:sz="0" w:space="0" w:color="auto"/>
              </w:divBdr>
            </w:div>
            <w:div w:id="1577664486">
              <w:marLeft w:val="0"/>
              <w:marRight w:val="0"/>
              <w:marTop w:val="0"/>
              <w:marBottom w:val="0"/>
              <w:divBdr>
                <w:top w:val="none" w:sz="0" w:space="0" w:color="auto"/>
                <w:left w:val="none" w:sz="0" w:space="0" w:color="auto"/>
                <w:bottom w:val="none" w:sz="0" w:space="0" w:color="auto"/>
                <w:right w:val="none" w:sz="0" w:space="0" w:color="auto"/>
              </w:divBdr>
            </w:div>
            <w:div w:id="1578638344">
              <w:marLeft w:val="0"/>
              <w:marRight w:val="0"/>
              <w:marTop w:val="0"/>
              <w:marBottom w:val="0"/>
              <w:divBdr>
                <w:top w:val="none" w:sz="0" w:space="0" w:color="auto"/>
                <w:left w:val="none" w:sz="0" w:space="0" w:color="auto"/>
                <w:bottom w:val="none" w:sz="0" w:space="0" w:color="auto"/>
                <w:right w:val="none" w:sz="0" w:space="0" w:color="auto"/>
              </w:divBdr>
            </w:div>
            <w:div w:id="1578905662">
              <w:marLeft w:val="0"/>
              <w:marRight w:val="0"/>
              <w:marTop w:val="0"/>
              <w:marBottom w:val="0"/>
              <w:divBdr>
                <w:top w:val="none" w:sz="0" w:space="0" w:color="auto"/>
                <w:left w:val="none" w:sz="0" w:space="0" w:color="auto"/>
                <w:bottom w:val="none" w:sz="0" w:space="0" w:color="auto"/>
                <w:right w:val="none" w:sz="0" w:space="0" w:color="auto"/>
              </w:divBdr>
            </w:div>
            <w:div w:id="1580166041">
              <w:marLeft w:val="0"/>
              <w:marRight w:val="0"/>
              <w:marTop w:val="0"/>
              <w:marBottom w:val="0"/>
              <w:divBdr>
                <w:top w:val="none" w:sz="0" w:space="0" w:color="auto"/>
                <w:left w:val="none" w:sz="0" w:space="0" w:color="auto"/>
                <w:bottom w:val="none" w:sz="0" w:space="0" w:color="auto"/>
                <w:right w:val="none" w:sz="0" w:space="0" w:color="auto"/>
              </w:divBdr>
            </w:div>
            <w:div w:id="1580556839">
              <w:marLeft w:val="0"/>
              <w:marRight w:val="0"/>
              <w:marTop w:val="0"/>
              <w:marBottom w:val="0"/>
              <w:divBdr>
                <w:top w:val="none" w:sz="0" w:space="0" w:color="auto"/>
                <w:left w:val="none" w:sz="0" w:space="0" w:color="auto"/>
                <w:bottom w:val="none" w:sz="0" w:space="0" w:color="auto"/>
                <w:right w:val="none" w:sz="0" w:space="0" w:color="auto"/>
              </w:divBdr>
            </w:div>
            <w:div w:id="1584798807">
              <w:marLeft w:val="0"/>
              <w:marRight w:val="0"/>
              <w:marTop w:val="0"/>
              <w:marBottom w:val="0"/>
              <w:divBdr>
                <w:top w:val="none" w:sz="0" w:space="0" w:color="auto"/>
                <w:left w:val="none" w:sz="0" w:space="0" w:color="auto"/>
                <w:bottom w:val="none" w:sz="0" w:space="0" w:color="auto"/>
                <w:right w:val="none" w:sz="0" w:space="0" w:color="auto"/>
              </w:divBdr>
            </w:div>
            <w:div w:id="1584945869">
              <w:marLeft w:val="0"/>
              <w:marRight w:val="0"/>
              <w:marTop w:val="0"/>
              <w:marBottom w:val="0"/>
              <w:divBdr>
                <w:top w:val="none" w:sz="0" w:space="0" w:color="auto"/>
                <w:left w:val="none" w:sz="0" w:space="0" w:color="auto"/>
                <w:bottom w:val="none" w:sz="0" w:space="0" w:color="auto"/>
                <w:right w:val="none" w:sz="0" w:space="0" w:color="auto"/>
              </w:divBdr>
            </w:div>
            <w:div w:id="1584989192">
              <w:marLeft w:val="0"/>
              <w:marRight w:val="0"/>
              <w:marTop w:val="0"/>
              <w:marBottom w:val="0"/>
              <w:divBdr>
                <w:top w:val="none" w:sz="0" w:space="0" w:color="auto"/>
                <w:left w:val="none" w:sz="0" w:space="0" w:color="auto"/>
                <w:bottom w:val="none" w:sz="0" w:space="0" w:color="auto"/>
                <w:right w:val="none" w:sz="0" w:space="0" w:color="auto"/>
              </w:divBdr>
            </w:div>
            <w:div w:id="1587493853">
              <w:marLeft w:val="0"/>
              <w:marRight w:val="0"/>
              <w:marTop w:val="0"/>
              <w:marBottom w:val="0"/>
              <w:divBdr>
                <w:top w:val="none" w:sz="0" w:space="0" w:color="auto"/>
                <w:left w:val="none" w:sz="0" w:space="0" w:color="auto"/>
                <w:bottom w:val="none" w:sz="0" w:space="0" w:color="auto"/>
                <w:right w:val="none" w:sz="0" w:space="0" w:color="auto"/>
              </w:divBdr>
            </w:div>
            <w:div w:id="1588346896">
              <w:marLeft w:val="0"/>
              <w:marRight w:val="0"/>
              <w:marTop w:val="0"/>
              <w:marBottom w:val="0"/>
              <w:divBdr>
                <w:top w:val="none" w:sz="0" w:space="0" w:color="auto"/>
                <w:left w:val="none" w:sz="0" w:space="0" w:color="auto"/>
                <w:bottom w:val="none" w:sz="0" w:space="0" w:color="auto"/>
                <w:right w:val="none" w:sz="0" w:space="0" w:color="auto"/>
              </w:divBdr>
            </w:div>
            <w:div w:id="1588923864">
              <w:marLeft w:val="0"/>
              <w:marRight w:val="0"/>
              <w:marTop w:val="0"/>
              <w:marBottom w:val="0"/>
              <w:divBdr>
                <w:top w:val="none" w:sz="0" w:space="0" w:color="auto"/>
                <w:left w:val="none" w:sz="0" w:space="0" w:color="auto"/>
                <w:bottom w:val="none" w:sz="0" w:space="0" w:color="auto"/>
                <w:right w:val="none" w:sz="0" w:space="0" w:color="auto"/>
              </w:divBdr>
            </w:div>
            <w:div w:id="1589117442">
              <w:marLeft w:val="0"/>
              <w:marRight w:val="0"/>
              <w:marTop w:val="0"/>
              <w:marBottom w:val="0"/>
              <w:divBdr>
                <w:top w:val="none" w:sz="0" w:space="0" w:color="auto"/>
                <w:left w:val="none" w:sz="0" w:space="0" w:color="auto"/>
                <w:bottom w:val="none" w:sz="0" w:space="0" w:color="auto"/>
                <w:right w:val="none" w:sz="0" w:space="0" w:color="auto"/>
              </w:divBdr>
            </w:div>
            <w:div w:id="1589149511">
              <w:marLeft w:val="0"/>
              <w:marRight w:val="0"/>
              <w:marTop w:val="0"/>
              <w:marBottom w:val="0"/>
              <w:divBdr>
                <w:top w:val="none" w:sz="0" w:space="0" w:color="auto"/>
                <w:left w:val="none" w:sz="0" w:space="0" w:color="auto"/>
                <w:bottom w:val="none" w:sz="0" w:space="0" w:color="auto"/>
                <w:right w:val="none" w:sz="0" w:space="0" w:color="auto"/>
              </w:divBdr>
            </w:div>
            <w:div w:id="1589344217">
              <w:marLeft w:val="0"/>
              <w:marRight w:val="0"/>
              <w:marTop w:val="0"/>
              <w:marBottom w:val="0"/>
              <w:divBdr>
                <w:top w:val="none" w:sz="0" w:space="0" w:color="auto"/>
                <w:left w:val="none" w:sz="0" w:space="0" w:color="auto"/>
                <w:bottom w:val="none" w:sz="0" w:space="0" w:color="auto"/>
                <w:right w:val="none" w:sz="0" w:space="0" w:color="auto"/>
              </w:divBdr>
            </w:div>
            <w:div w:id="1590307820">
              <w:marLeft w:val="0"/>
              <w:marRight w:val="0"/>
              <w:marTop w:val="0"/>
              <w:marBottom w:val="0"/>
              <w:divBdr>
                <w:top w:val="none" w:sz="0" w:space="0" w:color="auto"/>
                <w:left w:val="none" w:sz="0" w:space="0" w:color="auto"/>
                <w:bottom w:val="none" w:sz="0" w:space="0" w:color="auto"/>
                <w:right w:val="none" w:sz="0" w:space="0" w:color="auto"/>
              </w:divBdr>
            </w:div>
            <w:div w:id="1590693330">
              <w:marLeft w:val="0"/>
              <w:marRight w:val="0"/>
              <w:marTop w:val="0"/>
              <w:marBottom w:val="0"/>
              <w:divBdr>
                <w:top w:val="none" w:sz="0" w:space="0" w:color="auto"/>
                <w:left w:val="none" w:sz="0" w:space="0" w:color="auto"/>
                <w:bottom w:val="none" w:sz="0" w:space="0" w:color="auto"/>
                <w:right w:val="none" w:sz="0" w:space="0" w:color="auto"/>
              </w:divBdr>
            </w:div>
            <w:div w:id="1590700715">
              <w:marLeft w:val="0"/>
              <w:marRight w:val="0"/>
              <w:marTop w:val="0"/>
              <w:marBottom w:val="0"/>
              <w:divBdr>
                <w:top w:val="none" w:sz="0" w:space="0" w:color="auto"/>
                <w:left w:val="none" w:sz="0" w:space="0" w:color="auto"/>
                <w:bottom w:val="none" w:sz="0" w:space="0" w:color="auto"/>
                <w:right w:val="none" w:sz="0" w:space="0" w:color="auto"/>
              </w:divBdr>
            </w:div>
            <w:div w:id="1593389156">
              <w:marLeft w:val="0"/>
              <w:marRight w:val="0"/>
              <w:marTop w:val="0"/>
              <w:marBottom w:val="0"/>
              <w:divBdr>
                <w:top w:val="none" w:sz="0" w:space="0" w:color="auto"/>
                <w:left w:val="none" w:sz="0" w:space="0" w:color="auto"/>
                <w:bottom w:val="none" w:sz="0" w:space="0" w:color="auto"/>
                <w:right w:val="none" w:sz="0" w:space="0" w:color="auto"/>
              </w:divBdr>
            </w:div>
            <w:div w:id="1593665380">
              <w:marLeft w:val="0"/>
              <w:marRight w:val="0"/>
              <w:marTop w:val="0"/>
              <w:marBottom w:val="0"/>
              <w:divBdr>
                <w:top w:val="none" w:sz="0" w:space="0" w:color="auto"/>
                <w:left w:val="none" w:sz="0" w:space="0" w:color="auto"/>
                <w:bottom w:val="none" w:sz="0" w:space="0" w:color="auto"/>
                <w:right w:val="none" w:sz="0" w:space="0" w:color="auto"/>
              </w:divBdr>
            </w:div>
            <w:div w:id="1593970648">
              <w:marLeft w:val="0"/>
              <w:marRight w:val="0"/>
              <w:marTop w:val="0"/>
              <w:marBottom w:val="0"/>
              <w:divBdr>
                <w:top w:val="none" w:sz="0" w:space="0" w:color="auto"/>
                <w:left w:val="none" w:sz="0" w:space="0" w:color="auto"/>
                <w:bottom w:val="none" w:sz="0" w:space="0" w:color="auto"/>
                <w:right w:val="none" w:sz="0" w:space="0" w:color="auto"/>
              </w:divBdr>
            </w:div>
            <w:div w:id="1595166394">
              <w:marLeft w:val="0"/>
              <w:marRight w:val="0"/>
              <w:marTop w:val="0"/>
              <w:marBottom w:val="0"/>
              <w:divBdr>
                <w:top w:val="none" w:sz="0" w:space="0" w:color="auto"/>
                <w:left w:val="none" w:sz="0" w:space="0" w:color="auto"/>
                <w:bottom w:val="none" w:sz="0" w:space="0" w:color="auto"/>
                <w:right w:val="none" w:sz="0" w:space="0" w:color="auto"/>
              </w:divBdr>
            </w:div>
            <w:div w:id="1595170105">
              <w:marLeft w:val="0"/>
              <w:marRight w:val="0"/>
              <w:marTop w:val="0"/>
              <w:marBottom w:val="0"/>
              <w:divBdr>
                <w:top w:val="none" w:sz="0" w:space="0" w:color="auto"/>
                <w:left w:val="none" w:sz="0" w:space="0" w:color="auto"/>
                <w:bottom w:val="none" w:sz="0" w:space="0" w:color="auto"/>
                <w:right w:val="none" w:sz="0" w:space="0" w:color="auto"/>
              </w:divBdr>
            </w:div>
            <w:div w:id="1597707936">
              <w:marLeft w:val="0"/>
              <w:marRight w:val="0"/>
              <w:marTop w:val="0"/>
              <w:marBottom w:val="0"/>
              <w:divBdr>
                <w:top w:val="none" w:sz="0" w:space="0" w:color="auto"/>
                <w:left w:val="none" w:sz="0" w:space="0" w:color="auto"/>
                <w:bottom w:val="none" w:sz="0" w:space="0" w:color="auto"/>
                <w:right w:val="none" w:sz="0" w:space="0" w:color="auto"/>
              </w:divBdr>
            </w:div>
            <w:div w:id="1601059927">
              <w:marLeft w:val="0"/>
              <w:marRight w:val="0"/>
              <w:marTop w:val="0"/>
              <w:marBottom w:val="0"/>
              <w:divBdr>
                <w:top w:val="none" w:sz="0" w:space="0" w:color="auto"/>
                <w:left w:val="none" w:sz="0" w:space="0" w:color="auto"/>
                <w:bottom w:val="none" w:sz="0" w:space="0" w:color="auto"/>
                <w:right w:val="none" w:sz="0" w:space="0" w:color="auto"/>
              </w:divBdr>
            </w:div>
            <w:div w:id="1601642284">
              <w:marLeft w:val="0"/>
              <w:marRight w:val="0"/>
              <w:marTop w:val="0"/>
              <w:marBottom w:val="0"/>
              <w:divBdr>
                <w:top w:val="none" w:sz="0" w:space="0" w:color="auto"/>
                <w:left w:val="none" w:sz="0" w:space="0" w:color="auto"/>
                <w:bottom w:val="none" w:sz="0" w:space="0" w:color="auto"/>
                <w:right w:val="none" w:sz="0" w:space="0" w:color="auto"/>
              </w:divBdr>
            </w:div>
            <w:div w:id="1601837555">
              <w:marLeft w:val="0"/>
              <w:marRight w:val="0"/>
              <w:marTop w:val="0"/>
              <w:marBottom w:val="0"/>
              <w:divBdr>
                <w:top w:val="none" w:sz="0" w:space="0" w:color="auto"/>
                <w:left w:val="none" w:sz="0" w:space="0" w:color="auto"/>
                <w:bottom w:val="none" w:sz="0" w:space="0" w:color="auto"/>
                <w:right w:val="none" w:sz="0" w:space="0" w:color="auto"/>
              </w:divBdr>
            </w:div>
            <w:div w:id="1602058288">
              <w:marLeft w:val="0"/>
              <w:marRight w:val="0"/>
              <w:marTop w:val="0"/>
              <w:marBottom w:val="0"/>
              <w:divBdr>
                <w:top w:val="none" w:sz="0" w:space="0" w:color="auto"/>
                <w:left w:val="none" w:sz="0" w:space="0" w:color="auto"/>
                <w:bottom w:val="none" w:sz="0" w:space="0" w:color="auto"/>
                <w:right w:val="none" w:sz="0" w:space="0" w:color="auto"/>
              </w:divBdr>
            </w:div>
            <w:div w:id="1603955103">
              <w:marLeft w:val="0"/>
              <w:marRight w:val="0"/>
              <w:marTop w:val="0"/>
              <w:marBottom w:val="0"/>
              <w:divBdr>
                <w:top w:val="none" w:sz="0" w:space="0" w:color="auto"/>
                <w:left w:val="none" w:sz="0" w:space="0" w:color="auto"/>
                <w:bottom w:val="none" w:sz="0" w:space="0" w:color="auto"/>
                <w:right w:val="none" w:sz="0" w:space="0" w:color="auto"/>
              </w:divBdr>
            </w:div>
            <w:div w:id="1604876107">
              <w:marLeft w:val="0"/>
              <w:marRight w:val="0"/>
              <w:marTop w:val="0"/>
              <w:marBottom w:val="0"/>
              <w:divBdr>
                <w:top w:val="none" w:sz="0" w:space="0" w:color="auto"/>
                <w:left w:val="none" w:sz="0" w:space="0" w:color="auto"/>
                <w:bottom w:val="none" w:sz="0" w:space="0" w:color="auto"/>
                <w:right w:val="none" w:sz="0" w:space="0" w:color="auto"/>
              </w:divBdr>
            </w:div>
            <w:div w:id="1605115259">
              <w:marLeft w:val="0"/>
              <w:marRight w:val="0"/>
              <w:marTop w:val="0"/>
              <w:marBottom w:val="0"/>
              <w:divBdr>
                <w:top w:val="none" w:sz="0" w:space="0" w:color="auto"/>
                <w:left w:val="none" w:sz="0" w:space="0" w:color="auto"/>
                <w:bottom w:val="none" w:sz="0" w:space="0" w:color="auto"/>
                <w:right w:val="none" w:sz="0" w:space="0" w:color="auto"/>
              </w:divBdr>
            </w:div>
            <w:div w:id="1606304449">
              <w:marLeft w:val="0"/>
              <w:marRight w:val="0"/>
              <w:marTop w:val="0"/>
              <w:marBottom w:val="0"/>
              <w:divBdr>
                <w:top w:val="none" w:sz="0" w:space="0" w:color="auto"/>
                <w:left w:val="none" w:sz="0" w:space="0" w:color="auto"/>
                <w:bottom w:val="none" w:sz="0" w:space="0" w:color="auto"/>
                <w:right w:val="none" w:sz="0" w:space="0" w:color="auto"/>
              </w:divBdr>
            </w:div>
            <w:div w:id="1607034029">
              <w:marLeft w:val="0"/>
              <w:marRight w:val="0"/>
              <w:marTop w:val="0"/>
              <w:marBottom w:val="0"/>
              <w:divBdr>
                <w:top w:val="none" w:sz="0" w:space="0" w:color="auto"/>
                <w:left w:val="none" w:sz="0" w:space="0" w:color="auto"/>
                <w:bottom w:val="none" w:sz="0" w:space="0" w:color="auto"/>
                <w:right w:val="none" w:sz="0" w:space="0" w:color="auto"/>
              </w:divBdr>
            </w:div>
            <w:div w:id="1608463851">
              <w:marLeft w:val="0"/>
              <w:marRight w:val="0"/>
              <w:marTop w:val="0"/>
              <w:marBottom w:val="0"/>
              <w:divBdr>
                <w:top w:val="none" w:sz="0" w:space="0" w:color="auto"/>
                <w:left w:val="none" w:sz="0" w:space="0" w:color="auto"/>
                <w:bottom w:val="none" w:sz="0" w:space="0" w:color="auto"/>
                <w:right w:val="none" w:sz="0" w:space="0" w:color="auto"/>
              </w:divBdr>
            </w:div>
            <w:div w:id="1609894236">
              <w:marLeft w:val="0"/>
              <w:marRight w:val="0"/>
              <w:marTop w:val="0"/>
              <w:marBottom w:val="0"/>
              <w:divBdr>
                <w:top w:val="none" w:sz="0" w:space="0" w:color="auto"/>
                <w:left w:val="none" w:sz="0" w:space="0" w:color="auto"/>
                <w:bottom w:val="none" w:sz="0" w:space="0" w:color="auto"/>
                <w:right w:val="none" w:sz="0" w:space="0" w:color="auto"/>
              </w:divBdr>
            </w:div>
            <w:div w:id="1609970295">
              <w:marLeft w:val="0"/>
              <w:marRight w:val="0"/>
              <w:marTop w:val="0"/>
              <w:marBottom w:val="0"/>
              <w:divBdr>
                <w:top w:val="none" w:sz="0" w:space="0" w:color="auto"/>
                <w:left w:val="none" w:sz="0" w:space="0" w:color="auto"/>
                <w:bottom w:val="none" w:sz="0" w:space="0" w:color="auto"/>
                <w:right w:val="none" w:sz="0" w:space="0" w:color="auto"/>
              </w:divBdr>
            </w:div>
            <w:div w:id="1610964857">
              <w:marLeft w:val="0"/>
              <w:marRight w:val="0"/>
              <w:marTop w:val="0"/>
              <w:marBottom w:val="0"/>
              <w:divBdr>
                <w:top w:val="none" w:sz="0" w:space="0" w:color="auto"/>
                <w:left w:val="none" w:sz="0" w:space="0" w:color="auto"/>
                <w:bottom w:val="none" w:sz="0" w:space="0" w:color="auto"/>
                <w:right w:val="none" w:sz="0" w:space="0" w:color="auto"/>
              </w:divBdr>
            </w:div>
            <w:div w:id="1611159640">
              <w:marLeft w:val="0"/>
              <w:marRight w:val="0"/>
              <w:marTop w:val="0"/>
              <w:marBottom w:val="0"/>
              <w:divBdr>
                <w:top w:val="none" w:sz="0" w:space="0" w:color="auto"/>
                <w:left w:val="none" w:sz="0" w:space="0" w:color="auto"/>
                <w:bottom w:val="none" w:sz="0" w:space="0" w:color="auto"/>
                <w:right w:val="none" w:sz="0" w:space="0" w:color="auto"/>
              </w:divBdr>
            </w:div>
            <w:div w:id="1612935410">
              <w:marLeft w:val="0"/>
              <w:marRight w:val="0"/>
              <w:marTop w:val="0"/>
              <w:marBottom w:val="0"/>
              <w:divBdr>
                <w:top w:val="none" w:sz="0" w:space="0" w:color="auto"/>
                <w:left w:val="none" w:sz="0" w:space="0" w:color="auto"/>
                <w:bottom w:val="none" w:sz="0" w:space="0" w:color="auto"/>
                <w:right w:val="none" w:sz="0" w:space="0" w:color="auto"/>
              </w:divBdr>
            </w:div>
            <w:div w:id="1612975455">
              <w:marLeft w:val="0"/>
              <w:marRight w:val="0"/>
              <w:marTop w:val="0"/>
              <w:marBottom w:val="0"/>
              <w:divBdr>
                <w:top w:val="none" w:sz="0" w:space="0" w:color="auto"/>
                <w:left w:val="none" w:sz="0" w:space="0" w:color="auto"/>
                <w:bottom w:val="none" w:sz="0" w:space="0" w:color="auto"/>
                <w:right w:val="none" w:sz="0" w:space="0" w:color="auto"/>
              </w:divBdr>
            </w:div>
            <w:div w:id="1614170451">
              <w:marLeft w:val="0"/>
              <w:marRight w:val="0"/>
              <w:marTop w:val="0"/>
              <w:marBottom w:val="0"/>
              <w:divBdr>
                <w:top w:val="none" w:sz="0" w:space="0" w:color="auto"/>
                <w:left w:val="none" w:sz="0" w:space="0" w:color="auto"/>
                <w:bottom w:val="none" w:sz="0" w:space="0" w:color="auto"/>
                <w:right w:val="none" w:sz="0" w:space="0" w:color="auto"/>
              </w:divBdr>
            </w:div>
            <w:div w:id="1614555779">
              <w:marLeft w:val="0"/>
              <w:marRight w:val="0"/>
              <w:marTop w:val="0"/>
              <w:marBottom w:val="0"/>
              <w:divBdr>
                <w:top w:val="none" w:sz="0" w:space="0" w:color="auto"/>
                <w:left w:val="none" w:sz="0" w:space="0" w:color="auto"/>
                <w:bottom w:val="none" w:sz="0" w:space="0" w:color="auto"/>
                <w:right w:val="none" w:sz="0" w:space="0" w:color="auto"/>
              </w:divBdr>
            </w:div>
            <w:div w:id="1616793215">
              <w:marLeft w:val="0"/>
              <w:marRight w:val="0"/>
              <w:marTop w:val="0"/>
              <w:marBottom w:val="0"/>
              <w:divBdr>
                <w:top w:val="none" w:sz="0" w:space="0" w:color="auto"/>
                <w:left w:val="none" w:sz="0" w:space="0" w:color="auto"/>
                <w:bottom w:val="none" w:sz="0" w:space="0" w:color="auto"/>
                <w:right w:val="none" w:sz="0" w:space="0" w:color="auto"/>
              </w:divBdr>
            </w:div>
            <w:div w:id="1617515779">
              <w:marLeft w:val="0"/>
              <w:marRight w:val="0"/>
              <w:marTop w:val="0"/>
              <w:marBottom w:val="0"/>
              <w:divBdr>
                <w:top w:val="none" w:sz="0" w:space="0" w:color="auto"/>
                <w:left w:val="none" w:sz="0" w:space="0" w:color="auto"/>
                <w:bottom w:val="none" w:sz="0" w:space="0" w:color="auto"/>
                <w:right w:val="none" w:sz="0" w:space="0" w:color="auto"/>
              </w:divBdr>
            </w:div>
            <w:div w:id="1617788564">
              <w:marLeft w:val="0"/>
              <w:marRight w:val="0"/>
              <w:marTop w:val="0"/>
              <w:marBottom w:val="0"/>
              <w:divBdr>
                <w:top w:val="none" w:sz="0" w:space="0" w:color="auto"/>
                <w:left w:val="none" w:sz="0" w:space="0" w:color="auto"/>
                <w:bottom w:val="none" w:sz="0" w:space="0" w:color="auto"/>
                <w:right w:val="none" w:sz="0" w:space="0" w:color="auto"/>
              </w:divBdr>
            </w:div>
            <w:div w:id="1619294045">
              <w:marLeft w:val="0"/>
              <w:marRight w:val="0"/>
              <w:marTop w:val="0"/>
              <w:marBottom w:val="0"/>
              <w:divBdr>
                <w:top w:val="none" w:sz="0" w:space="0" w:color="auto"/>
                <w:left w:val="none" w:sz="0" w:space="0" w:color="auto"/>
                <w:bottom w:val="none" w:sz="0" w:space="0" w:color="auto"/>
                <w:right w:val="none" w:sz="0" w:space="0" w:color="auto"/>
              </w:divBdr>
            </w:div>
            <w:div w:id="1621104857">
              <w:marLeft w:val="0"/>
              <w:marRight w:val="0"/>
              <w:marTop w:val="0"/>
              <w:marBottom w:val="0"/>
              <w:divBdr>
                <w:top w:val="none" w:sz="0" w:space="0" w:color="auto"/>
                <w:left w:val="none" w:sz="0" w:space="0" w:color="auto"/>
                <w:bottom w:val="none" w:sz="0" w:space="0" w:color="auto"/>
                <w:right w:val="none" w:sz="0" w:space="0" w:color="auto"/>
              </w:divBdr>
            </w:div>
            <w:div w:id="1622999183">
              <w:marLeft w:val="0"/>
              <w:marRight w:val="0"/>
              <w:marTop w:val="0"/>
              <w:marBottom w:val="0"/>
              <w:divBdr>
                <w:top w:val="none" w:sz="0" w:space="0" w:color="auto"/>
                <w:left w:val="none" w:sz="0" w:space="0" w:color="auto"/>
                <w:bottom w:val="none" w:sz="0" w:space="0" w:color="auto"/>
                <w:right w:val="none" w:sz="0" w:space="0" w:color="auto"/>
              </w:divBdr>
            </w:div>
            <w:div w:id="1623606840">
              <w:marLeft w:val="0"/>
              <w:marRight w:val="0"/>
              <w:marTop w:val="0"/>
              <w:marBottom w:val="0"/>
              <w:divBdr>
                <w:top w:val="none" w:sz="0" w:space="0" w:color="auto"/>
                <w:left w:val="none" w:sz="0" w:space="0" w:color="auto"/>
                <w:bottom w:val="none" w:sz="0" w:space="0" w:color="auto"/>
                <w:right w:val="none" w:sz="0" w:space="0" w:color="auto"/>
              </w:divBdr>
            </w:div>
            <w:div w:id="1624848470">
              <w:marLeft w:val="0"/>
              <w:marRight w:val="0"/>
              <w:marTop w:val="0"/>
              <w:marBottom w:val="0"/>
              <w:divBdr>
                <w:top w:val="none" w:sz="0" w:space="0" w:color="auto"/>
                <w:left w:val="none" w:sz="0" w:space="0" w:color="auto"/>
                <w:bottom w:val="none" w:sz="0" w:space="0" w:color="auto"/>
                <w:right w:val="none" w:sz="0" w:space="0" w:color="auto"/>
              </w:divBdr>
            </w:div>
            <w:div w:id="1625766904">
              <w:marLeft w:val="0"/>
              <w:marRight w:val="0"/>
              <w:marTop w:val="0"/>
              <w:marBottom w:val="0"/>
              <w:divBdr>
                <w:top w:val="none" w:sz="0" w:space="0" w:color="auto"/>
                <w:left w:val="none" w:sz="0" w:space="0" w:color="auto"/>
                <w:bottom w:val="none" w:sz="0" w:space="0" w:color="auto"/>
                <w:right w:val="none" w:sz="0" w:space="0" w:color="auto"/>
              </w:divBdr>
            </w:div>
            <w:div w:id="1626497554">
              <w:marLeft w:val="0"/>
              <w:marRight w:val="0"/>
              <w:marTop w:val="0"/>
              <w:marBottom w:val="0"/>
              <w:divBdr>
                <w:top w:val="none" w:sz="0" w:space="0" w:color="auto"/>
                <w:left w:val="none" w:sz="0" w:space="0" w:color="auto"/>
                <w:bottom w:val="none" w:sz="0" w:space="0" w:color="auto"/>
                <w:right w:val="none" w:sz="0" w:space="0" w:color="auto"/>
              </w:divBdr>
              <w:divsChild>
                <w:div w:id="36853493">
                  <w:marLeft w:val="0"/>
                  <w:marRight w:val="0"/>
                  <w:marTop w:val="0"/>
                  <w:marBottom w:val="0"/>
                  <w:divBdr>
                    <w:top w:val="none" w:sz="0" w:space="0" w:color="auto"/>
                    <w:left w:val="none" w:sz="0" w:space="0" w:color="auto"/>
                    <w:bottom w:val="none" w:sz="0" w:space="0" w:color="auto"/>
                    <w:right w:val="none" w:sz="0" w:space="0" w:color="auto"/>
                  </w:divBdr>
                </w:div>
                <w:div w:id="77214305">
                  <w:marLeft w:val="0"/>
                  <w:marRight w:val="0"/>
                  <w:marTop w:val="0"/>
                  <w:marBottom w:val="0"/>
                  <w:divBdr>
                    <w:top w:val="none" w:sz="0" w:space="0" w:color="auto"/>
                    <w:left w:val="none" w:sz="0" w:space="0" w:color="auto"/>
                    <w:bottom w:val="none" w:sz="0" w:space="0" w:color="auto"/>
                    <w:right w:val="none" w:sz="0" w:space="0" w:color="auto"/>
                  </w:divBdr>
                </w:div>
                <w:div w:id="183329119">
                  <w:marLeft w:val="0"/>
                  <w:marRight w:val="0"/>
                  <w:marTop w:val="0"/>
                  <w:marBottom w:val="0"/>
                  <w:divBdr>
                    <w:top w:val="none" w:sz="0" w:space="0" w:color="auto"/>
                    <w:left w:val="none" w:sz="0" w:space="0" w:color="auto"/>
                    <w:bottom w:val="none" w:sz="0" w:space="0" w:color="auto"/>
                    <w:right w:val="none" w:sz="0" w:space="0" w:color="auto"/>
                  </w:divBdr>
                </w:div>
                <w:div w:id="370111924">
                  <w:marLeft w:val="0"/>
                  <w:marRight w:val="0"/>
                  <w:marTop w:val="0"/>
                  <w:marBottom w:val="0"/>
                  <w:divBdr>
                    <w:top w:val="none" w:sz="0" w:space="0" w:color="auto"/>
                    <w:left w:val="none" w:sz="0" w:space="0" w:color="auto"/>
                    <w:bottom w:val="none" w:sz="0" w:space="0" w:color="auto"/>
                    <w:right w:val="none" w:sz="0" w:space="0" w:color="auto"/>
                  </w:divBdr>
                </w:div>
                <w:div w:id="376852699">
                  <w:marLeft w:val="0"/>
                  <w:marRight w:val="0"/>
                  <w:marTop w:val="0"/>
                  <w:marBottom w:val="0"/>
                  <w:divBdr>
                    <w:top w:val="none" w:sz="0" w:space="0" w:color="auto"/>
                    <w:left w:val="none" w:sz="0" w:space="0" w:color="auto"/>
                    <w:bottom w:val="none" w:sz="0" w:space="0" w:color="auto"/>
                    <w:right w:val="none" w:sz="0" w:space="0" w:color="auto"/>
                  </w:divBdr>
                </w:div>
                <w:div w:id="449905030">
                  <w:marLeft w:val="0"/>
                  <w:marRight w:val="0"/>
                  <w:marTop w:val="0"/>
                  <w:marBottom w:val="0"/>
                  <w:divBdr>
                    <w:top w:val="none" w:sz="0" w:space="0" w:color="auto"/>
                    <w:left w:val="none" w:sz="0" w:space="0" w:color="auto"/>
                    <w:bottom w:val="none" w:sz="0" w:space="0" w:color="auto"/>
                    <w:right w:val="none" w:sz="0" w:space="0" w:color="auto"/>
                  </w:divBdr>
                </w:div>
                <w:div w:id="509150385">
                  <w:marLeft w:val="0"/>
                  <w:marRight w:val="0"/>
                  <w:marTop w:val="0"/>
                  <w:marBottom w:val="0"/>
                  <w:divBdr>
                    <w:top w:val="none" w:sz="0" w:space="0" w:color="auto"/>
                    <w:left w:val="none" w:sz="0" w:space="0" w:color="auto"/>
                    <w:bottom w:val="none" w:sz="0" w:space="0" w:color="auto"/>
                    <w:right w:val="none" w:sz="0" w:space="0" w:color="auto"/>
                  </w:divBdr>
                </w:div>
                <w:div w:id="520825356">
                  <w:marLeft w:val="0"/>
                  <w:marRight w:val="0"/>
                  <w:marTop w:val="0"/>
                  <w:marBottom w:val="0"/>
                  <w:divBdr>
                    <w:top w:val="none" w:sz="0" w:space="0" w:color="auto"/>
                    <w:left w:val="none" w:sz="0" w:space="0" w:color="auto"/>
                    <w:bottom w:val="none" w:sz="0" w:space="0" w:color="auto"/>
                    <w:right w:val="none" w:sz="0" w:space="0" w:color="auto"/>
                  </w:divBdr>
                </w:div>
                <w:div w:id="693579059">
                  <w:marLeft w:val="0"/>
                  <w:marRight w:val="0"/>
                  <w:marTop w:val="0"/>
                  <w:marBottom w:val="0"/>
                  <w:divBdr>
                    <w:top w:val="none" w:sz="0" w:space="0" w:color="auto"/>
                    <w:left w:val="none" w:sz="0" w:space="0" w:color="auto"/>
                    <w:bottom w:val="none" w:sz="0" w:space="0" w:color="auto"/>
                    <w:right w:val="none" w:sz="0" w:space="0" w:color="auto"/>
                  </w:divBdr>
                </w:div>
                <w:div w:id="737437068">
                  <w:marLeft w:val="0"/>
                  <w:marRight w:val="0"/>
                  <w:marTop w:val="0"/>
                  <w:marBottom w:val="0"/>
                  <w:divBdr>
                    <w:top w:val="none" w:sz="0" w:space="0" w:color="auto"/>
                    <w:left w:val="none" w:sz="0" w:space="0" w:color="auto"/>
                    <w:bottom w:val="none" w:sz="0" w:space="0" w:color="auto"/>
                    <w:right w:val="none" w:sz="0" w:space="0" w:color="auto"/>
                  </w:divBdr>
                </w:div>
                <w:div w:id="1282759964">
                  <w:marLeft w:val="0"/>
                  <w:marRight w:val="0"/>
                  <w:marTop w:val="0"/>
                  <w:marBottom w:val="0"/>
                  <w:divBdr>
                    <w:top w:val="none" w:sz="0" w:space="0" w:color="auto"/>
                    <w:left w:val="none" w:sz="0" w:space="0" w:color="auto"/>
                    <w:bottom w:val="none" w:sz="0" w:space="0" w:color="auto"/>
                    <w:right w:val="none" w:sz="0" w:space="0" w:color="auto"/>
                  </w:divBdr>
                </w:div>
                <w:div w:id="1292243461">
                  <w:marLeft w:val="0"/>
                  <w:marRight w:val="0"/>
                  <w:marTop w:val="0"/>
                  <w:marBottom w:val="0"/>
                  <w:divBdr>
                    <w:top w:val="none" w:sz="0" w:space="0" w:color="auto"/>
                    <w:left w:val="none" w:sz="0" w:space="0" w:color="auto"/>
                    <w:bottom w:val="none" w:sz="0" w:space="0" w:color="auto"/>
                    <w:right w:val="none" w:sz="0" w:space="0" w:color="auto"/>
                  </w:divBdr>
                </w:div>
                <w:div w:id="1400207589">
                  <w:marLeft w:val="0"/>
                  <w:marRight w:val="0"/>
                  <w:marTop w:val="0"/>
                  <w:marBottom w:val="0"/>
                  <w:divBdr>
                    <w:top w:val="none" w:sz="0" w:space="0" w:color="auto"/>
                    <w:left w:val="none" w:sz="0" w:space="0" w:color="auto"/>
                    <w:bottom w:val="none" w:sz="0" w:space="0" w:color="auto"/>
                    <w:right w:val="none" w:sz="0" w:space="0" w:color="auto"/>
                  </w:divBdr>
                </w:div>
                <w:div w:id="2019117987">
                  <w:marLeft w:val="0"/>
                  <w:marRight w:val="0"/>
                  <w:marTop w:val="0"/>
                  <w:marBottom w:val="0"/>
                  <w:divBdr>
                    <w:top w:val="none" w:sz="0" w:space="0" w:color="auto"/>
                    <w:left w:val="none" w:sz="0" w:space="0" w:color="auto"/>
                    <w:bottom w:val="none" w:sz="0" w:space="0" w:color="auto"/>
                    <w:right w:val="none" w:sz="0" w:space="0" w:color="auto"/>
                  </w:divBdr>
                </w:div>
              </w:divsChild>
            </w:div>
            <w:div w:id="1626885956">
              <w:marLeft w:val="0"/>
              <w:marRight w:val="0"/>
              <w:marTop w:val="0"/>
              <w:marBottom w:val="0"/>
              <w:divBdr>
                <w:top w:val="none" w:sz="0" w:space="0" w:color="auto"/>
                <w:left w:val="none" w:sz="0" w:space="0" w:color="auto"/>
                <w:bottom w:val="none" w:sz="0" w:space="0" w:color="auto"/>
                <w:right w:val="none" w:sz="0" w:space="0" w:color="auto"/>
              </w:divBdr>
            </w:div>
            <w:div w:id="1627541712">
              <w:marLeft w:val="0"/>
              <w:marRight w:val="0"/>
              <w:marTop w:val="0"/>
              <w:marBottom w:val="0"/>
              <w:divBdr>
                <w:top w:val="none" w:sz="0" w:space="0" w:color="auto"/>
                <w:left w:val="none" w:sz="0" w:space="0" w:color="auto"/>
                <w:bottom w:val="none" w:sz="0" w:space="0" w:color="auto"/>
                <w:right w:val="none" w:sz="0" w:space="0" w:color="auto"/>
              </w:divBdr>
            </w:div>
            <w:div w:id="1629554426">
              <w:marLeft w:val="0"/>
              <w:marRight w:val="0"/>
              <w:marTop w:val="0"/>
              <w:marBottom w:val="0"/>
              <w:divBdr>
                <w:top w:val="none" w:sz="0" w:space="0" w:color="auto"/>
                <w:left w:val="none" w:sz="0" w:space="0" w:color="auto"/>
                <w:bottom w:val="none" w:sz="0" w:space="0" w:color="auto"/>
                <w:right w:val="none" w:sz="0" w:space="0" w:color="auto"/>
              </w:divBdr>
            </w:div>
            <w:div w:id="1629697762">
              <w:marLeft w:val="0"/>
              <w:marRight w:val="0"/>
              <w:marTop w:val="0"/>
              <w:marBottom w:val="0"/>
              <w:divBdr>
                <w:top w:val="none" w:sz="0" w:space="0" w:color="auto"/>
                <w:left w:val="none" w:sz="0" w:space="0" w:color="auto"/>
                <w:bottom w:val="none" w:sz="0" w:space="0" w:color="auto"/>
                <w:right w:val="none" w:sz="0" w:space="0" w:color="auto"/>
              </w:divBdr>
            </w:div>
            <w:div w:id="1631354526">
              <w:marLeft w:val="0"/>
              <w:marRight w:val="0"/>
              <w:marTop w:val="0"/>
              <w:marBottom w:val="0"/>
              <w:divBdr>
                <w:top w:val="none" w:sz="0" w:space="0" w:color="auto"/>
                <w:left w:val="none" w:sz="0" w:space="0" w:color="auto"/>
                <w:bottom w:val="none" w:sz="0" w:space="0" w:color="auto"/>
                <w:right w:val="none" w:sz="0" w:space="0" w:color="auto"/>
              </w:divBdr>
            </w:div>
            <w:div w:id="1631747546">
              <w:marLeft w:val="0"/>
              <w:marRight w:val="0"/>
              <w:marTop w:val="0"/>
              <w:marBottom w:val="0"/>
              <w:divBdr>
                <w:top w:val="none" w:sz="0" w:space="0" w:color="auto"/>
                <w:left w:val="none" w:sz="0" w:space="0" w:color="auto"/>
                <w:bottom w:val="none" w:sz="0" w:space="0" w:color="auto"/>
                <w:right w:val="none" w:sz="0" w:space="0" w:color="auto"/>
              </w:divBdr>
            </w:div>
            <w:div w:id="1632050137">
              <w:marLeft w:val="0"/>
              <w:marRight w:val="0"/>
              <w:marTop w:val="0"/>
              <w:marBottom w:val="0"/>
              <w:divBdr>
                <w:top w:val="none" w:sz="0" w:space="0" w:color="auto"/>
                <w:left w:val="none" w:sz="0" w:space="0" w:color="auto"/>
                <w:bottom w:val="none" w:sz="0" w:space="0" w:color="auto"/>
                <w:right w:val="none" w:sz="0" w:space="0" w:color="auto"/>
              </w:divBdr>
            </w:div>
            <w:div w:id="1632247683">
              <w:marLeft w:val="0"/>
              <w:marRight w:val="0"/>
              <w:marTop w:val="0"/>
              <w:marBottom w:val="0"/>
              <w:divBdr>
                <w:top w:val="none" w:sz="0" w:space="0" w:color="auto"/>
                <w:left w:val="none" w:sz="0" w:space="0" w:color="auto"/>
                <w:bottom w:val="none" w:sz="0" w:space="0" w:color="auto"/>
                <w:right w:val="none" w:sz="0" w:space="0" w:color="auto"/>
              </w:divBdr>
            </w:div>
            <w:div w:id="1632440713">
              <w:marLeft w:val="0"/>
              <w:marRight w:val="0"/>
              <w:marTop w:val="0"/>
              <w:marBottom w:val="0"/>
              <w:divBdr>
                <w:top w:val="none" w:sz="0" w:space="0" w:color="auto"/>
                <w:left w:val="none" w:sz="0" w:space="0" w:color="auto"/>
                <w:bottom w:val="none" w:sz="0" w:space="0" w:color="auto"/>
                <w:right w:val="none" w:sz="0" w:space="0" w:color="auto"/>
              </w:divBdr>
            </w:div>
            <w:div w:id="1633705802">
              <w:marLeft w:val="0"/>
              <w:marRight w:val="0"/>
              <w:marTop w:val="0"/>
              <w:marBottom w:val="0"/>
              <w:divBdr>
                <w:top w:val="none" w:sz="0" w:space="0" w:color="auto"/>
                <w:left w:val="none" w:sz="0" w:space="0" w:color="auto"/>
                <w:bottom w:val="none" w:sz="0" w:space="0" w:color="auto"/>
                <w:right w:val="none" w:sz="0" w:space="0" w:color="auto"/>
              </w:divBdr>
            </w:div>
            <w:div w:id="1634556896">
              <w:marLeft w:val="0"/>
              <w:marRight w:val="0"/>
              <w:marTop w:val="0"/>
              <w:marBottom w:val="0"/>
              <w:divBdr>
                <w:top w:val="none" w:sz="0" w:space="0" w:color="auto"/>
                <w:left w:val="none" w:sz="0" w:space="0" w:color="auto"/>
                <w:bottom w:val="none" w:sz="0" w:space="0" w:color="auto"/>
                <w:right w:val="none" w:sz="0" w:space="0" w:color="auto"/>
              </w:divBdr>
            </w:div>
            <w:div w:id="1634752536">
              <w:marLeft w:val="0"/>
              <w:marRight w:val="0"/>
              <w:marTop w:val="0"/>
              <w:marBottom w:val="0"/>
              <w:divBdr>
                <w:top w:val="none" w:sz="0" w:space="0" w:color="auto"/>
                <w:left w:val="none" w:sz="0" w:space="0" w:color="auto"/>
                <w:bottom w:val="none" w:sz="0" w:space="0" w:color="auto"/>
                <w:right w:val="none" w:sz="0" w:space="0" w:color="auto"/>
              </w:divBdr>
            </w:div>
            <w:div w:id="1636525604">
              <w:marLeft w:val="0"/>
              <w:marRight w:val="0"/>
              <w:marTop w:val="0"/>
              <w:marBottom w:val="0"/>
              <w:divBdr>
                <w:top w:val="none" w:sz="0" w:space="0" w:color="auto"/>
                <w:left w:val="none" w:sz="0" w:space="0" w:color="auto"/>
                <w:bottom w:val="none" w:sz="0" w:space="0" w:color="auto"/>
                <w:right w:val="none" w:sz="0" w:space="0" w:color="auto"/>
              </w:divBdr>
            </w:div>
            <w:div w:id="1637836097">
              <w:marLeft w:val="0"/>
              <w:marRight w:val="0"/>
              <w:marTop w:val="0"/>
              <w:marBottom w:val="0"/>
              <w:divBdr>
                <w:top w:val="none" w:sz="0" w:space="0" w:color="auto"/>
                <w:left w:val="none" w:sz="0" w:space="0" w:color="auto"/>
                <w:bottom w:val="none" w:sz="0" w:space="0" w:color="auto"/>
                <w:right w:val="none" w:sz="0" w:space="0" w:color="auto"/>
              </w:divBdr>
            </w:div>
            <w:div w:id="1638291523">
              <w:marLeft w:val="0"/>
              <w:marRight w:val="0"/>
              <w:marTop w:val="0"/>
              <w:marBottom w:val="0"/>
              <w:divBdr>
                <w:top w:val="none" w:sz="0" w:space="0" w:color="auto"/>
                <w:left w:val="none" w:sz="0" w:space="0" w:color="auto"/>
                <w:bottom w:val="none" w:sz="0" w:space="0" w:color="auto"/>
                <w:right w:val="none" w:sz="0" w:space="0" w:color="auto"/>
              </w:divBdr>
            </w:div>
            <w:div w:id="1639140751">
              <w:marLeft w:val="0"/>
              <w:marRight w:val="0"/>
              <w:marTop w:val="0"/>
              <w:marBottom w:val="0"/>
              <w:divBdr>
                <w:top w:val="none" w:sz="0" w:space="0" w:color="auto"/>
                <w:left w:val="none" w:sz="0" w:space="0" w:color="auto"/>
                <w:bottom w:val="none" w:sz="0" w:space="0" w:color="auto"/>
                <w:right w:val="none" w:sz="0" w:space="0" w:color="auto"/>
              </w:divBdr>
            </w:div>
            <w:div w:id="1640185915">
              <w:marLeft w:val="0"/>
              <w:marRight w:val="0"/>
              <w:marTop w:val="0"/>
              <w:marBottom w:val="0"/>
              <w:divBdr>
                <w:top w:val="none" w:sz="0" w:space="0" w:color="auto"/>
                <w:left w:val="none" w:sz="0" w:space="0" w:color="auto"/>
                <w:bottom w:val="none" w:sz="0" w:space="0" w:color="auto"/>
                <w:right w:val="none" w:sz="0" w:space="0" w:color="auto"/>
              </w:divBdr>
            </w:div>
            <w:div w:id="1640722208">
              <w:marLeft w:val="0"/>
              <w:marRight w:val="0"/>
              <w:marTop w:val="0"/>
              <w:marBottom w:val="0"/>
              <w:divBdr>
                <w:top w:val="none" w:sz="0" w:space="0" w:color="auto"/>
                <w:left w:val="none" w:sz="0" w:space="0" w:color="auto"/>
                <w:bottom w:val="none" w:sz="0" w:space="0" w:color="auto"/>
                <w:right w:val="none" w:sz="0" w:space="0" w:color="auto"/>
              </w:divBdr>
            </w:div>
            <w:div w:id="1642075261">
              <w:marLeft w:val="0"/>
              <w:marRight w:val="0"/>
              <w:marTop w:val="0"/>
              <w:marBottom w:val="0"/>
              <w:divBdr>
                <w:top w:val="none" w:sz="0" w:space="0" w:color="auto"/>
                <w:left w:val="none" w:sz="0" w:space="0" w:color="auto"/>
                <w:bottom w:val="none" w:sz="0" w:space="0" w:color="auto"/>
                <w:right w:val="none" w:sz="0" w:space="0" w:color="auto"/>
              </w:divBdr>
            </w:div>
            <w:div w:id="1643852944">
              <w:marLeft w:val="0"/>
              <w:marRight w:val="0"/>
              <w:marTop w:val="0"/>
              <w:marBottom w:val="0"/>
              <w:divBdr>
                <w:top w:val="none" w:sz="0" w:space="0" w:color="auto"/>
                <w:left w:val="none" w:sz="0" w:space="0" w:color="auto"/>
                <w:bottom w:val="none" w:sz="0" w:space="0" w:color="auto"/>
                <w:right w:val="none" w:sz="0" w:space="0" w:color="auto"/>
              </w:divBdr>
            </w:div>
            <w:div w:id="1645042693">
              <w:marLeft w:val="0"/>
              <w:marRight w:val="0"/>
              <w:marTop w:val="0"/>
              <w:marBottom w:val="0"/>
              <w:divBdr>
                <w:top w:val="none" w:sz="0" w:space="0" w:color="auto"/>
                <w:left w:val="none" w:sz="0" w:space="0" w:color="auto"/>
                <w:bottom w:val="none" w:sz="0" w:space="0" w:color="auto"/>
                <w:right w:val="none" w:sz="0" w:space="0" w:color="auto"/>
              </w:divBdr>
            </w:div>
            <w:div w:id="1646740266">
              <w:marLeft w:val="0"/>
              <w:marRight w:val="0"/>
              <w:marTop w:val="0"/>
              <w:marBottom w:val="0"/>
              <w:divBdr>
                <w:top w:val="none" w:sz="0" w:space="0" w:color="auto"/>
                <w:left w:val="none" w:sz="0" w:space="0" w:color="auto"/>
                <w:bottom w:val="none" w:sz="0" w:space="0" w:color="auto"/>
                <w:right w:val="none" w:sz="0" w:space="0" w:color="auto"/>
              </w:divBdr>
            </w:div>
            <w:div w:id="1647125955">
              <w:marLeft w:val="0"/>
              <w:marRight w:val="0"/>
              <w:marTop w:val="0"/>
              <w:marBottom w:val="0"/>
              <w:divBdr>
                <w:top w:val="none" w:sz="0" w:space="0" w:color="auto"/>
                <w:left w:val="none" w:sz="0" w:space="0" w:color="auto"/>
                <w:bottom w:val="none" w:sz="0" w:space="0" w:color="auto"/>
                <w:right w:val="none" w:sz="0" w:space="0" w:color="auto"/>
              </w:divBdr>
            </w:div>
            <w:div w:id="1647277264">
              <w:marLeft w:val="0"/>
              <w:marRight w:val="0"/>
              <w:marTop w:val="0"/>
              <w:marBottom w:val="0"/>
              <w:divBdr>
                <w:top w:val="none" w:sz="0" w:space="0" w:color="auto"/>
                <w:left w:val="none" w:sz="0" w:space="0" w:color="auto"/>
                <w:bottom w:val="none" w:sz="0" w:space="0" w:color="auto"/>
                <w:right w:val="none" w:sz="0" w:space="0" w:color="auto"/>
              </w:divBdr>
            </w:div>
            <w:div w:id="1647658457">
              <w:marLeft w:val="0"/>
              <w:marRight w:val="0"/>
              <w:marTop w:val="0"/>
              <w:marBottom w:val="0"/>
              <w:divBdr>
                <w:top w:val="none" w:sz="0" w:space="0" w:color="auto"/>
                <w:left w:val="none" w:sz="0" w:space="0" w:color="auto"/>
                <w:bottom w:val="none" w:sz="0" w:space="0" w:color="auto"/>
                <w:right w:val="none" w:sz="0" w:space="0" w:color="auto"/>
              </w:divBdr>
            </w:div>
            <w:div w:id="1648048592">
              <w:marLeft w:val="0"/>
              <w:marRight w:val="0"/>
              <w:marTop w:val="0"/>
              <w:marBottom w:val="0"/>
              <w:divBdr>
                <w:top w:val="none" w:sz="0" w:space="0" w:color="auto"/>
                <w:left w:val="none" w:sz="0" w:space="0" w:color="auto"/>
                <w:bottom w:val="none" w:sz="0" w:space="0" w:color="auto"/>
                <w:right w:val="none" w:sz="0" w:space="0" w:color="auto"/>
              </w:divBdr>
            </w:div>
            <w:div w:id="1648319708">
              <w:marLeft w:val="0"/>
              <w:marRight w:val="0"/>
              <w:marTop w:val="0"/>
              <w:marBottom w:val="0"/>
              <w:divBdr>
                <w:top w:val="none" w:sz="0" w:space="0" w:color="auto"/>
                <w:left w:val="none" w:sz="0" w:space="0" w:color="auto"/>
                <w:bottom w:val="none" w:sz="0" w:space="0" w:color="auto"/>
                <w:right w:val="none" w:sz="0" w:space="0" w:color="auto"/>
              </w:divBdr>
            </w:div>
            <w:div w:id="1648508673">
              <w:marLeft w:val="0"/>
              <w:marRight w:val="0"/>
              <w:marTop w:val="0"/>
              <w:marBottom w:val="0"/>
              <w:divBdr>
                <w:top w:val="none" w:sz="0" w:space="0" w:color="auto"/>
                <w:left w:val="none" w:sz="0" w:space="0" w:color="auto"/>
                <w:bottom w:val="none" w:sz="0" w:space="0" w:color="auto"/>
                <w:right w:val="none" w:sz="0" w:space="0" w:color="auto"/>
              </w:divBdr>
            </w:div>
            <w:div w:id="1648780131">
              <w:marLeft w:val="0"/>
              <w:marRight w:val="0"/>
              <w:marTop w:val="0"/>
              <w:marBottom w:val="0"/>
              <w:divBdr>
                <w:top w:val="none" w:sz="0" w:space="0" w:color="auto"/>
                <w:left w:val="none" w:sz="0" w:space="0" w:color="auto"/>
                <w:bottom w:val="none" w:sz="0" w:space="0" w:color="auto"/>
                <w:right w:val="none" w:sz="0" w:space="0" w:color="auto"/>
              </w:divBdr>
            </w:div>
            <w:div w:id="1648897708">
              <w:marLeft w:val="0"/>
              <w:marRight w:val="0"/>
              <w:marTop w:val="0"/>
              <w:marBottom w:val="0"/>
              <w:divBdr>
                <w:top w:val="none" w:sz="0" w:space="0" w:color="auto"/>
                <w:left w:val="none" w:sz="0" w:space="0" w:color="auto"/>
                <w:bottom w:val="none" w:sz="0" w:space="0" w:color="auto"/>
                <w:right w:val="none" w:sz="0" w:space="0" w:color="auto"/>
              </w:divBdr>
            </w:div>
            <w:div w:id="1649359332">
              <w:marLeft w:val="0"/>
              <w:marRight w:val="0"/>
              <w:marTop w:val="0"/>
              <w:marBottom w:val="0"/>
              <w:divBdr>
                <w:top w:val="none" w:sz="0" w:space="0" w:color="auto"/>
                <w:left w:val="none" w:sz="0" w:space="0" w:color="auto"/>
                <w:bottom w:val="none" w:sz="0" w:space="0" w:color="auto"/>
                <w:right w:val="none" w:sz="0" w:space="0" w:color="auto"/>
              </w:divBdr>
            </w:div>
            <w:div w:id="1650209771">
              <w:marLeft w:val="0"/>
              <w:marRight w:val="0"/>
              <w:marTop w:val="0"/>
              <w:marBottom w:val="0"/>
              <w:divBdr>
                <w:top w:val="none" w:sz="0" w:space="0" w:color="auto"/>
                <w:left w:val="none" w:sz="0" w:space="0" w:color="auto"/>
                <w:bottom w:val="none" w:sz="0" w:space="0" w:color="auto"/>
                <w:right w:val="none" w:sz="0" w:space="0" w:color="auto"/>
              </w:divBdr>
            </w:div>
            <w:div w:id="1650790890">
              <w:marLeft w:val="0"/>
              <w:marRight w:val="0"/>
              <w:marTop w:val="0"/>
              <w:marBottom w:val="0"/>
              <w:divBdr>
                <w:top w:val="none" w:sz="0" w:space="0" w:color="auto"/>
                <w:left w:val="none" w:sz="0" w:space="0" w:color="auto"/>
                <w:bottom w:val="none" w:sz="0" w:space="0" w:color="auto"/>
                <w:right w:val="none" w:sz="0" w:space="0" w:color="auto"/>
              </w:divBdr>
            </w:div>
            <w:div w:id="1651518682">
              <w:marLeft w:val="0"/>
              <w:marRight w:val="0"/>
              <w:marTop w:val="0"/>
              <w:marBottom w:val="0"/>
              <w:divBdr>
                <w:top w:val="none" w:sz="0" w:space="0" w:color="auto"/>
                <w:left w:val="none" w:sz="0" w:space="0" w:color="auto"/>
                <w:bottom w:val="none" w:sz="0" w:space="0" w:color="auto"/>
                <w:right w:val="none" w:sz="0" w:space="0" w:color="auto"/>
              </w:divBdr>
            </w:div>
            <w:div w:id="1652901354">
              <w:marLeft w:val="0"/>
              <w:marRight w:val="0"/>
              <w:marTop w:val="0"/>
              <w:marBottom w:val="0"/>
              <w:divBdr>
                <w:top w:val="none" w:sz="0" w:space="0" w:color="auto"/>
                <w:left w:val="none" w:sz="0" w:space="0" w:color="auto"/>
                <w:bottom w:val="none" w:sz="0" w:space="0" w:color="auto"/>
                <w:right w:val="none" w:sz="0" w:space="0" w:color="auto"/>
              </w:divBdr>
            </w:div>
            <w:div w:id="1654943297">
              <w:marLeft w:val="0"/>
              <w:marRight w:val="0"/>
              <w:marTop w:val="0"/>
              <w:marBottom w:val="0"/>
              <w:divBdr>
                <w:top w:val="none" w:sz="0" w:space="0" w:color="auto"/>
                <w:left w:val="none" w:sz="0" w:space="0" w:color="auto"/>
                <w:bottom w:val="none" w:sz="0" w:space="0" w:color="auto"/>
                <w:right w:val="none" w:sz="0" w:space="0" w:color="auto"/>
              </w:divBdr>
            </w:div>
            <w:div w:id="1655135808">
              <w:marLeft w:val="0"/>
              <w:marRight w:val="0"/>
              <w:marTop w:val="0"/>
              <w:marBottom w:val="0"/>
              <w:divBdr>
                <w:top w:val="none" w:sz="0" w:space="0" w:color="auto"/>
                <w:left w:val="none" w:sz="0" w:space="0" w:color="auto"/>
                <w:bottom w:val="none" w:sz="0" w:space="0" w:color="auto"/>
                <w:right w:val="none" w:sz="0" w:space="0" w:color="auto"/>
              </w:divBdr>
            </w:div>
            <w:div w:id="1655406069">
              <w:marLeft w:val="0"/>
              <w:marRight w:val="0"/>
              <w:marTop w:val="0"/>
              <w:marBottom w:val="0"/>
              <w:divBdr>
                <w:top w:val="none" w:sz="0" w:space="0" w:color="auto"/>
                <w:left w:val="none" w:sz="0" w:space="0" w:color="auto"/>
                <w:bottom w:val="none" w:sz="0" w:space="0" w:color="auto"/>
                <w:right w:val="none" w:sz="0" w:space="0" w:color="auto"/>
              </w:divBdr>
            </w:div>
            <w:div w:id="1656228408">
              <w:marLeft w:val="0"/>
              <w:marRight w:val="0"/>
              <w:marTop w:val="0"/>
              <w:marBottom w:val="0"/>
              <w:divBdr>
                <w:top w:val="none" w:sz="0" w:space="0" w:color="auto"/>
                <w:left w:val="none" w:sz="0" w:space="0" w:color="auto"/>
                <w:bottom w:val="none" w:sz="0" w:space="0" w:color="auto"/>
                <w:right w:val="none" w:sz="0" w:space="0" w:color="auto"/>
              </w:divBdr>
            </w:div>
            <w:div w:id="1658262686">
              <w:marLeft w:val="0"/>
              <w:marRight w:val="0"/>
              <w:marTop w:val="0"/>
              <w:marBottom w:val="0"/>
              <w:divBdr>
                <w:top w:val="none" w:sz="0" w:space="0" w:color="auto"/>
                <w:left w:val="none" w:sz="0" w:space="0" w:color="auto"/>
                <w:bottom w:val="none" w:sz="0" w:space="0" w:color="auto"/>
                <w:right w:val="none" w:sz="0" w:space="0" w:color="auto"/>
              </w:divBdr>
            </w:div>
            <w:div w:id="1658681539">
              <w:marLeft w:val="0"/>
              <w:marRight w:val="0"/>
              <w:marTop w:val="0"/>
              <w:marBottom w:val="0"/>
              <w:divBdr>
                <w:top w:val="none" w:sz="0" w:space="0" w:color="auto"/>
                <w:left w:val="none" w:sz="0" w:space="0" w:color="auto"/>
                <w:bottom w:val="none" w:sz="0" w:space="0" w:color="auto"/>
                <w:right w:val="none" w:sz="0" w:space="0" w:color="auto"/>
              </w:divBdr>
            </w:div>
            <w:div w:id="1658683128">
              <w:marLeft w:val="0"/>
              <w:marRight w:val="0"/>
              <w:marTop w:val="0"/>
              <w:marBottom w:val="0"/>
              <w:divBdr>
                <w:top w:val="none" w:sz="0" w:space="0" w:color="auto"/>
                <w:left w:val="none" w:sz="0" w:space="0" w:color="auto"/>
                <w:bottom w:val="none" w:sz="0" w:space="0" w:color="auto"/>
                <w:right w:val="none" w:sz="0" w:space="0" w:color="auto"/>
              </w:divBdr>
            </w:div>
            <w:div w:id="1658729780">
              <w:marLeft w:val="0"/>
              <w:marRight w:val="0"/>
              <w:marTop w:val="0"/>
              <w:marBottom w:val="0"/>
              <w:divBdr>
                <w:top w:val="none" w:sz="0" w:space="0" w:color="auto"/>
                <w:left w:val="none" w:sz="0" w:space="0" w:color="auto"/>
                <w:bottom w:val="none" w:sz="0" w:space="0" w:color="auto"/>
                <w:right w:val="none" w:sz="0" w:space="0" w:color="auto"/>
              </w:divBdr>
            </w:div>
            <w:div w:id="1659306214">
              <w:marLeft w:val="0"/>
              <w:marRight w:val="0"/>
              <w:marTop w:val="0"/>
              <w:marBottom w:val="0"/>
              <w:divBdr>
                <w:top w:val="none" w:sz="0" w:space="0" w:color="auto"/>
                <w:left w:val="none" w:sz="0" w:space="0" w:color="auto"/>
                <w:bottom w:val="none" w:sz="0" w:space="0" w:color="auto"/>
                <w:right w:val="none" w:sz="0" w:space="0" w:color="auto"/>
              </w:divBdr>
            </w:div>
            <w:div w:id="1660770853">
              <w:marLeft w:val="0"/>
              <w:marRight w:val="0"/>
              <w:marTop w:val="0"/>
              <w:marBottom w:val="0"/>
              <w:divBdr>
                <w:top w:val="none" w:sz="0" w:space="0" w:color="auto"/>
                <w:left w:val="none" w:sz="0" w:space="0" w:color="auto"/>
                <w:bottom w:val="none" w:sz="0" w:space="0" w:color="auto"/>
                <w:right w:val="none" w:sz="0" w:space="0" w:color="auto"/>
              </w:divBdr>
            </w:div>
            <w:div w:id="1660772312">
              <w:marLeft w:val="0"/>
              <w:marRight w:val="0"/>
              <w:marTop w:val="0"/>
              <w:marBottom w:val="0"/>
              <w:divBdr>
                <w:top w:val="none" w:sz="0" w:space="0" w:color="auto"/>
                <w:left w:val="none" w:sz="0" w:space="0" w:color="auto"/>
                <w:bottom w:val="none" w:sz="0" w:space="0" w:color="auto"/>
                <w:right w:val="none" w:sz="0" w:space="0" w:color="auto"/>
              </w:divBdr>
            </w:div>
            <w:div w:id="1661227708">
              <w:marLeft w:val="0"/>
              <w:marRight w:val="0"/>
              <w:marTop w:val="0"/>
              <w:marBottom w:val="0"/>
              <w:divBdr>
                <w:top w:val="none" w:sz="0" w:space="0" w:color="auto"/>
                <w:left w:val="none" w:sz="0" w:space="0" w:color="auto"/>
                <w:bottom w:val="none" w:sz="0" w:space="0" w:color="auto"/>
                <w:right w:val="none" w:sz="0" w:space="0" w:color="auto"/>
              </w:divBdr>
            </w:div>
            <w:div w:id="1663197206">
              <w:marLeft w:val="0"/>
              <w:marRight w:val="0"/>
              <w:marTop w:val="0"/>
              <w:marBottom w:val="0"/>
              <w:divBdr>
                <w:top w:val="none" w:sz="0" w:space="0" w:color="auto"/>
                <w:left w:val="none" w:sz="0" w:space="0" w:color="auto"/>
                <w:bottom w:val="none" w:sz="0" w:space="0" w:color="auto"/>
                <w:right w:val="none" w:sz="0" w:space="0" w:color="auto"/>
              </w:divBdr>
            </w:div>
            <w:div w:id="1664118595">
              <w:marLeft w:val="0"/>
              <w:marRight w:val="0"/>
              <w:marTop w:val="0"/>
              <w:marBottom w:val="0"/>
              <w:divBdr>
                <w:top w:val="none" w:sz="0" w:space="0" w:color="auto"/>
                <w:left w:val="none" w:sz="0" w:space="0" w:color="auto"/>
                <w:bottom w:val="none" w:sz="0" w:space="0" w:color="auto"/>
                <w:right w:val="none" w:sz="0" w:space="0" w:color="auto"/>
              </w:divBdr>
            </w:div>
            <w:div w:id="1664814162">
              <w:marLeft w:val="0"/>
              <w:marRight w:val="0"/>
              <w:marTop w:val="0"/>
              <w:marBottom w:val="0"/>
              <w:divBdr>
                <w:top w:val="none" w:sz="0" w:space="0" w:color="auto"/>
                <w:left w:val="none" w:sz="0" w:space="0" w:color="auto"/>
                <w:bottom w:val="none" w:sz="0" w:space="0" w:color="auto"/>
                <w:right w:val="none" w:sz="0" w:space="0" w:color="auto"/>
              </w:divBdr>
            </w:div>
            <w:div w:id="1666126009">
              <w:marLeft w:val="0"/>
              <w:marRight w:val="0"/>
              <w:marTop w:val="0"/>
              <w:marBottom w:val="0"/>
              <w:divBdr>
                <w:top w:val="none" w:sz="0" w:space="0" w:color="auto"/>
                <w:left w:val="none" w:sz="0" w:space="0" w:color="auto"/>
                <w:bottom w:val="none" w:sz="0" w:space="0" w:color="auto"/>
                <w:right w:val="none" w:sz="0" w:space="0" w:color="auto"/>
              </w:divBdr>
            </w:div>
            <w:div w:id="1667248148">
              <w:marLeft w:val="0"/>
              <w:marRight w:val="0"/>
              <w:marTop w:val="0"/>
              <w:marBottom w:val="0"/>
              <w:divBdr>
                <w:top w:val="none" w:sz="0" w:space="0" w:color="auto"/>
                <w:left w:val="none" w:sz="0" w:space="0" w:color="auto"/>
                <w:bottom w:val="none" w:sz="0" w:space="0" w:color="auto"/>
                <w:right w:val="none" w:sz="0" w:space="0" w:color="auto"/>
              </w:divBdr>
            </w:div>
            <w:div w:id="1668709426">
              <w:marLeft w:val="0"/>
              <w:marRight w:val="0"/>
              <w:marTop w:val="0"/>
              <w:marBottom w:val="0"/>
              <w:divBdr>
                <w:top w:val="none" w:sz="0" w:space="0" w:color="auto"/>
                <w:left w:val="none" w:sz="0" w:space="0" w:color="auto"/>
                <w:bottom w:val="none" w:sz="0" w:space="0" w:color="auto"/>
                <w:right w:val="none" w:sz="0" w:space="0" w:color="auto"/>
              </w:divBdr>
            </w:div>
            <w:div w:id="1670130418">
              <w:marLeft w:val="0"/>
              <w:marRight w:val="0"/>
              <w:marTop w:val="0"/>
              <w:marBottom w:val="0"/>
              <w:divBdr>
                <w:top w:val="none" w:sz="0" w:space="0" w:color="auto"/>
                <w:left w:val="none" w:sz="0" w:space="0" w:color="auto"/>
                <w:bottom w:val="none" w:sz="0" w:space="0" w:color="auto"/>
                <w:right w:val="none" w:sz="0" w:space="0" w:color="auto"/>
              </w:divBdr>
            </w:div>
            <w:div w:id="1671299896">
              <w:marLeft w:val="0"/>
              <w:marRight w:val="0"/>
              <w:marTop w:val="0"/>
              <w:marBottom w:val="0"/>
              <w:divBdr>
                <w:top w:val="none" w:sz="0" w:space="0" w:color="auto"/>
                <w:left w:val="none" w:sz="0" w:space="0" w:color="auto"/>
                <w:bottom w:val="none" w:sz="0" w:space="0" w:color="auto"/>
                <w:right w:val="none" w:sz="0" w:space="0" w:color="auto"/>
              </w:divBdr>
            </w:div>
            <w:div w:id="1673677686">
              <w:marLeft w:val="0"/>
              <w:marRight w:val="0"/>
              <w:marTop w:val="0"/>
              <w:marBottom w:val="0"/>
              <w:divBdr>
                <w:top w:val="none" w:sz="0" w:space="0" w:color="auto"/>
                <w:left w:val="none" w:sz="0" w:space="0" w:color="auto"/>
                <w:bottom w:val="none" w:sz="0" w:space="0" w:color="auto"/>
                <w:right w:val="none" w:sz="0" w:space="0" w:color="auto"/>
              </w:divBdr>
            </w:div>
            <w:div w:id="1675572362">
              <w:marLeft w:val="0"/>
              <w:marRight w:val="0"/>
              <w:marTop w:val="0"/>
              <w:marBottom w:val="0"/>
              <w:divBdr>
                <w:top w:val="none" w:sz="0" w:space="0" w:color="auto"/>
                <w:left w:val="none" w:sz="0" w:space="0" w:color="auto"/>
                <w:bottom w:val="none" w:sz="0" w:space="0" w:color="auto"/>
                <w:right w:val="none" w:sz="0" w:space="0" w:color="auto"/>
              </w:divBdr>
            </w:div>
            <w:div w:id="1676804123">
              <w:marLeft w:val="0"/>
              <w:marRight w:val="0"/>
              <w:marTop w:val="0"/>
              <w:marBottom w:val="0"/>
              <w:divBdr>
                <w:top w:val="none" w:sz="0" w:space="0" w:color="auto"/>
                <w:left w:val="none" w:sz="0" w:space="0" w:color="auto"/>
                <w:bottom w:val="none" w:sz="0" w:space="0" w:color="auto"/>
                <w:right w:val="none" w:sz="0" w:space="0" w:color="auto"/>
              </w:divBdr>
            </w:div>
            <w:div w:id="1677800691">
              <w:marLeft w:val="0"/>
              <w:marRight w:val="0"/>
              <w:marTop w:val="0"/>
              <w:marBottom w:val="0"/>
              <w:divBdr>
                <w:top w:val="none" w:sz="0" w:space="0" w:color="auto"/>
                <w:left w:val="none" w:sz="0" w:space="0" w:color="auto"/>
                <w:bottom w:val="none" w:sz="0" w:space="0" w:color="auto"/>
                <w:right w:val="none" w:sz="0" w:space="0" w:color="auto"/>
              </w:divBdr>
            </w:div>
            <w:div w:id="1678532128">
              <w:marLeft w:val="0"/>
              <w:marRight w:val="0"/>
              <w:marTop w:val="0"/>
              <w:marBottom w:val="0"/>
              <w:divBdr>
                <w:top w:val="none" w:sz="0" w:space="0" w:color="auto"/>
                <w:left w:val="none" w:sz="0" w:space="0" w:color="auto"/>
                <w:bottom w:val="none" w:sz="0" w:space="0" w:color="auto"/>
                <w:right w:val="none" w:sz="0" w:space="0" w:color="auto"/>
              </w:divBdr>
            </w:div>
            <w:div w:id="1679692068">
              <w:marLeft w:val="0"/>
              <w:marRight w:val="0"/>
              <w:marTop w:val="0"/>
              <w:marBottom w:val="0"/>
              <w:divBdr>
                <w:top w:val="none" w:sz="0" w:space="0" w:color="auto"/>
                <w:left w:val="none" w:sz="0" w:space="0" w:color="auto"/>
                <w:bottom w:val="none" w:sz="0" w:space="0" w:color="auto"/>
                <w:right w:val="none" w:sz="0" w:space="0" w:color="auto"/>
              </w:divBdr>
            </w:div>
            <w:div w:id="1680739013">
              <w:marLeft w:val="0"/>
              <w:marRight w:val="0"/>
              <w:marTop w:val="0"/>
              <w:marBottom w:val="0"/>
              <w:divBdr>
                <w:top w:val="none" w:sz="0" w:space="0" w:color="auto"/>
                <w:left w:val="none" w:sz="0" w:space="0" w:color="auto"/>
                <w:bottom w:val="none" w:sz="0" w:space="0" w:color="auto"/>
                <w:right w:val="none" w:sz="0" w:space="0" w:color="auto"/>
              </w:divBdr>
            </w:div>
            <w:div w:id="1681543522">
              <w:marLeft w:val="0"/>
              <w:marRight w:val="0"/>
              <w:marTop w:val="0"/>
              <w:marBottom w:val="0"/>
              <w:divBdr>
                <w:top w:val="none" w:sz="0" w:space="0" w:color="auto"/>
                <w:left w:val="none" w:sz="0" w:space="0" w:color="auto"/>
                <w:bottom w:val="none" w:sz="0" w:space="0" w:color="auto"/>
                <w:right w:val="none" w:sz="0" w:space="0" w:color="auto"/>
              </w:divBdr>
            </w:div>
            <w:div w:id="1683623116">
              <w:marLeft w:val="0"/>
              <w:marRight w:val="0"/>
              <w:marTop w:val="0"/>
              <w:marBottom w:val="0"/>
              <w:divBdr>
                <w:top w:val="none" w:sz="0" w:space="0" w:color="auto"/>
                <w:left w:val="none" w:sz="0" w:space="0" w:color="auto"/>
                <w:bottom w:val="none" w:sz="0" w:space="0" w:color="auto"/>
                <w:right w:val="none" w:sz="0" w:space="0" w:color="auto"/>
              </w:divBdr>
            </w:div>
            <w:div w:id="1684354619">
              <w:marLeft w:val="0"/>
              <w:marRight w:val="0"/>
              <w:marTop w:val="0"/>
              <w:marBottom w:val="0"/>
              <w:divBdr>
                <w:top w:val="none" w:sz="0" w:space="0" w:color="auto"/>
                <w:left w:val="none" w:sz="0" w:space="0" w:color="auto"/>
                <w:bottom w:val="none" w:sz="0" w:space="0" w:color="auto"/>
                <w:right w:val="none" w:sz="0" w:space="0" w:color="auto"/>
              </w:divBdr>
            </w:div>
            <w:div w:id="1684627972">
              <w:marLeft w:val="0"/>
              <w:marRight w:val="0"/>
              <w:marTop w:val="0"/>
              <w:marBottom w:val="0"/>
              <w:divBdr>
                <w:top w:val="none" w:sz="0" w:space="0" w:color="auto"/>
                <w:left w:val="none" w:sz="0" w:space="0" w:color="auto"/>
                <w:bottom w:val="none" w:sz="0" w:space="0" w:color="auto"/>
                <w:right w:val="none" w:sz="0" w:space="0" w:color="auto"/>
              </w:divBdr>
            </w:div>
            <w:div w:id="1685009887">
              <w:marLeft w:val="0"/>
              <w:marRight w:val="0"/>
              <w:marTop w:val="0"/>
              <w:marBottom w:val="0"/>
              <w:divBdr>
                <w:top w:val="none" w:sz="0" w:space="0" w:color="auto"/>
                <w:left w:val="none" w:sz="0" w:space="0" w:color="auto"/>
                <w:bottom w:val="none" w:sz="0" w:space="0" w:color="auto"/>
                <w:right w:val="none" w:sz="0" w:space="0" w:color="auto"/>
              </w:divBdr>
            </w:div>
            <w:div w:id="1687518698">
              <w:marLeft w:val="0"/>
              <w:marRight w:val="0"/>
              <w:marTop w:val="0"/>
              <w:marBottom w:val="0"/>
              <w:divBdr>
                <w:top w:val="none" w:sz="0" w:space="0" w:color="auto"/>
                <w:left w:val="none" w:sz="0" w:space="0" w:color="auto"/>
                <w:bottom w:val="none" w:sz="0" w:space="0" w:color="auto"/>
                <w:right w:val="none" w:sz="0" w:space="0" w:color="auto"/>
              </w:divBdr>
            </w:div>
            <w:div w:id="1687757054">
              <w:marLeft w:val="0"/>
              <w:marRight w:val="0"/>
              <w:marTop w:val="0"/>
              <w:marBottom w:val="0"/>
              <w:divBdr>
                <w:top w:val="none" w:sz="0" w:space="0" w:color="auto"/>
                <w:left w:val="none" w:sz="0" w:space="0" w:color="auto"/>
                <w:bottom w:val="none" w:sz="0" w:space="0" w:color="auto"/>
                <w:right w:val="none" w:sz="0" w:space="0" w:color="auto"/>
              </w:divBdr>
            </w:div>
            <w:div w:id="1688632750">
              <w:marLeft w:val="0"/>
              <w:marRight w:val="0"/>
              <w:marTop w:val="0"/>
              <w:marBottom w:val="0"/>
              <w:divBdr>
                <w:top w:val="none" w:sz="0" w:space="0" w:color="auto"/>
                <w:left w:val="none" w:sz="0" w:space="0" w:color="auto"/>
                <w:bottom w:val="none" w:sz="0" w:space="0" w:color="auto"/>
                <w:right w:val="none" w:sz="0" w:space="0" w:color="auto"/>
              </w:divBdr>
            </w:div>
            <w:div w:id="1688940810">
              <w:marLeft w:val="0"/>
              <w:marRight w:val="0"/>
              <w:marTop w:val="0"/>
              <w:marBottom w:val="0"/>
              <w:divBdr>
                <w:top w:val="none" w:sz="0" w:space="0" w:color="auto"/>
                <w:left w:val="none" w:sz="0" w:space="0" w:color="auto"/>
                <w:bottom w:val="none" w:sz="0" w:space="0" w:color="auto"/>
                <w:right w:val="none" w:sz="0" w:space="0" w:color="auto"/>
              </w:divBdr>
            </w:div>
            <w:div w:id="1689061416">
              <w:marLeft w:val="0"/>
              <w:marRight w:val="0"/>
              <w:marTop w:val="0"/>
              <w:marBottom w:val="0"/>
              <w:divBdr>
                <w:top w:val="none" w:sz="0" w:space="0" w:color="auto"/>
                <w:left w:val="none" w:sz="0" w:space="0" w:color="auto"/>
                <w:bottom w:val="none" w:sz="0" w:space="0" w:color="auto"/>
                <w:right w:val="none" w:sz="0" w:space="0" w:color="auto"/>
              </w:divBdr>
            </w:div>
            <w:div w:id="1689062299">
              <w:marLeft w:val="0"/>
              <w:marRight w:val="0"/>
              <w:marTop w:val="0"/>
              <w:marBottom w:val="0"/>
              <w:divBdr>
                <w:top w:val="none" w:sz="0" w:space="0" w:color="auto"/>
                <w:left w:val="none" w:sz="0" w:space="0" w:color="auto"/>
                <w:bottom w:val="none" w:sz="0" w:space="0" w:color="auto"/>
                <w:right w:val="none" w:sz="0" w:space="0" w:color="auto"/>
              </w:divBdr>
            </w:div>
            <w:div w:id="1690522567">
              <w:marLeft w:val="0"/>
              <w:marRight w:val="0"/>
              <w:marTop w:val="0"/>
              <w:marBottom w:val="0"/>
              <w:divBdr>
                <w:top w:val="none" w:sz="0" w:space="0" w:color="auto"/>
                <w:left w:val="none" w:sz="0" w:space="0" w:color="auto"/>
                <w:bottom w:val="none" w:sz="0" w:space="0" w:color="auto"/>
                <w:right w:val="none" w:sz="0" w:space="0" w:color="auto"/>
              </w:divBdr>
            </w:div>
            <w:div w:id="1692486311">
              <w:marLeft w:val="0"/>
              <w:marRight w:val="0"/>
              <w:marTop w:val="0"/>
              <w:marBottom w:val="0"/>
              <w:divBdr>
                <w:top w:val="none" w:sz="0" w:space="0" w:color="auto"/>
                <w:left w:val="none" w:sz="0" w:space="0" w:color="auto"/>
                <w:bottom w:val="none" w:sz="0" w:space="0" w:color="auto"/>
                <w:right w:val="none" w:sz="0" w:space="0" w:color="auto"/>
              </w:divBdr>
            </w:div>
            <w:div w:id="1692563870">
              <w:marLeft w:val="0"/>
              <w:marRight w:val="0"/>
              <w:marTop w:val="0"/>
              <w:marBottom w:val="0"/>
              <w:divBdr>
                <w:top w:val="none" w:sz="0" w:space="0" w:color="auto"/>
                <w:left w:val="none" w:sz="0" w:space="0" w:color="auto"/>
                <w:bottom w:val="none" w:sz="0" w:space="0" w:color="auto"/>
                <w:right w:val="none" w:sz="0" w:space="0" w:color="auto"/>
              </w:divBdr>
            </w:div>
            <w:div w:id="1693801611">
              <w:marLeft w:val="0"/>
              <w:marRight w:val="0"/>
              <w:marTop w:val="0"/>
              <w:marBottom w:val="0"/>
              <w:divBdr>
                <w:top w:val="none" w:sz="0" w:space="0" w:color="auto"/>
                <w:left w:val="none" w:sz="0" w:space="0" w:color="auto"/>
                <w:bottom w:val="none" w:sz="0" w:space="0" w:color="auto"/>
                <w:right w:val="none" w:sz="0" w:space="0" w:color="auto"/>
              </w:divBdr>
            </w:div>
            <w:div w:id="1697458957">
              <w:marLeft w:val="0"/>
              <w:marRight w:val="0"/>
              <w:marTop w:val="0"/>
              <w:marBottom w:val="0"/>
              <w:divBdr>
                <w:top w:val="none" w:sz="0" w:space="0" w:color="auto"/>
                <w:left w:val="none" w:sz="0" w:space="0" w:color="auto"/>
                <w:bottom w:val="none" w:sz="0" w:space="0" w:color="auto"/>
                <w:right w:val="none" w:sz="0" w:space="0" w:color="auto"/>
              </w:divBdr>
            </w:div>
            <w:div w:id="1698775033">
              <w:marLeft w:val="0"/>
              <w:marRight w:val="0"/>
              <w:marTop w:val="0"/>
              <w:marBottom w:val="0"/>
              <w:divBdr>
                <w:top w:val="none" w:sz="0" w:space="0" w:color="auto"/>
                <w:left w:val="none" w:sz="0" w:space="0" w:color="auto"/>
                <w:bottom w:val="none" w:sz="0" w:space="0" w:color="auto"/>
                <w:right w:val="none" w:sz="0" w:space="0" w:color="auto"/>
              </w:divBdr>
            </w:div>
            <w:div w:id="1700427990">
              <w:marLeft w:val="0"/>
              <w:marRight w:val="0"/>
              <w:marTop w:val="0"/>
              <w:marBottom w:val="0"/>
              <w:divBdr>
                <w:top w:val="none" w:sz="0" w:space="0" w:color="auto"/>
                <w:left w:val="none" w:sz="0" w:space="0" w:color="auto"/>
                <w:bottom w:val="none" w:sz="0" w:space="0" w:color="auto"/>
                <w:right w:val="none" w:sz="0" w:space="0" w:color="auto"/>
              </w:divBdr>
            </w:div>
            <w:div w:id="1700473288">
              <w:marLeft w:val="0"/>
              <w:marRight w:val="0"/>
              <w:marTop w:val="0"/>
              <w:marBottom w:val="0"/>
              <w:divBdr>
                <w:top w:val="none" w:sz="0" w:space="0" w:color="auto"/>
                <w:left w:val="none" w:sz="0" w:space="0" w:color="auto"/>
                <w:bottom w:val="none" w:sz="0" w:space="0" w:color="auto"/>
                <w:right w:val="none" w:sz="0" w:space="0" w:color="auto"/>
              </w:divBdr>
            </w:div>
            <w:div w:id="1700740624">
              <w:marLeft w:val="0"/>
              <w:marRight w:val="0"/>
              <w:marTop w:val="0"/>
              <w:marBottom w:val="0"/>
              <w:divBdr>
                <w:top w:val="none" w:sz="0" w:space="0" w:color="auto"/>
                <w:left w:val="none" w:sz="0" w:space="0" w:color="auto"/>
                <w:bottom w:val="none" w:sz="0" w:space="0" w:color="auto"/>
                <w:right w:val="none" w:sz="0" w:space="0" w:color="auto"/>
              </w:divBdr>
            </w:div>
            <w:div w:id="1702585326">
              <w:marLeft w:val="0"/>
              <w:marRight w:val="0"/>
              <w:marTop w:val="0"/>
              <w:marBottom w:val="0"/>
              <w:divBdr>
                <w:top w:val="none" w:sz="0" w:space="0" w:color="auto"/>
                <w:left w:val="none" w:sz="0" w:space="0" w:color="auto"/>
                <w:bottom w:val="none" w:sz="0" w:space="0" w:color="auto"/>
                <w:right w:val="none" w:sz="0" w:space="0" w:color="auto"/>
              </w:divBdr>
            </w:div>
            <w:div w:id="1702634411">
              <w:marLeft w:val="0"/>
              <w:marRight w:val="0"/>
              <w:marTop w:val="0"/>
              <w:marBottom w:val="0"/>
              <w:divBdr>
                <w:top w:val="none" w:sz="0" w:space="0" w:color="auto"/>
                <w:left w:val="none" w:sz="0" w:space="0" w:color="auto"/>
                <w:bottom w:val="none" w:sz="0" w:space="0" w:color="auto"/>
                <w:right w:val="none" w:sz="0" w:space="0" w:color="auto"/>
              </w:divBdr>
            </w:div>
            <w:div w:id="1703819583">
              <w:marLeft w:val="0"/>
              <w:marRight w:val="0"/>
              <w:marTop w:val="0"/>
              <w:marBottom w:val="0"/>
              <w:divBdr>
                <w:top w:val="none" w:sz="0" w:space="0" w:color="auto"/>
                <w:left w:val="none" w:sz="0" w:space="0" w:color="auto"/>
                <w:bottom w:val="none" w:sz="0" w:space="0" w:color="auto"/>
                <w:right w:val="none" w:sz="0" w:space="0" w:color="auto"/>
              </w:divBdr>
            </w:div>
            <w:div w:id="1704480831">
              <w:marLeft w:val="0"/>
              <w:marRight w:val="0"/>
              <w:marTop w:val="0"/>
              <w:marBottom w:val="0"/>
              <w:divBdr>
                <w:top w:val="none" w:sz="0" w:space="0" w:color="auto"/>
                <w:left w:val="none" w:sz="0" w:space="0" w:color="auto"/>
                <w:bottom w:val="none" w:sz="0" w:space="0" w:color="auto"/>
                <w:right w:val="none" w:sz="0" w:space="0" w:color="auto"/>
              </w:divBdr>
            </w:div>
            <w:div w:id="1704788818">
              <w:marLeft w:val="0"/>
              <w:marRight w:val="0"/>
              <w:marTop w:val="0"/>
              <w:marBottom w:val="0"/>
              <w:divBdr>
                <w:top w:val="none" w:sz="0" w:space="0" w:color="auto"/>
                <w:left w:val="none" w:sz="0" w:space="0" w:color="auto"/>
                <w:bottom w:val="none" w:sz="0" w:space="0" w:color="auto"/>
                <w:right w:val="none" w:sz="0" w:space="0" w:color="auto"/>
              </w:divBdr>
            </w:div>
            <w:div w:id="1704792813">
              <w:marLeft w:val="0"/>
              <w:marRight w:val="0"/>
              <w:marTop w:val="0"/>
              <w:marBottom w:val="0"/>
              <w:divBdr>
                <w:top w:val="none" w:sz="0" w:space="0" w:color="auto"/>
                <w:left w:val="none" w:sz="0" w:space="0" w:color="auto"/>
                <w:bottom w:val="none" w:sz="0" w:space="0" w:color="auto"/>
                <w:right w:val="none" w:sz="0" w:space="0" w:color="auto"/>
              </w:divBdr>
            </w:div>
            <w:div w:id="1705447691">
              <w:marLeft w:val="0"/>
              <w:marRight w:val="0"/>
              <w:marTop w:val="0"/>
              <w:marBottom w:val="0"/>
              <w:divBdr>
                <w:top w:val="none" w:sz="0" w:space="0" w:color="auto"/>
                <w:left w:val="none" w:sz="0" w:space="0" w:color="auto"/>
                <w:bottom w:val="none" w:sz="0" w:space="0" w:color="auto"/>
                <w:right w:val="none" w:sz="0" w:space="0" w:color="auto"/>
              </w:divBdr>
            </w:div>
            <w:div w:id="1705448335">
              <w:marLeft w:val="0"/>
              <w:marRight w:val="0"/>
              <w:marTop w:val="0"/>
              <w:marBottom w:val="0"/>
              <w:divBdr>
                <w:top w:val="none" w:sz="0" w:space="0" w:color="auto"/>
                <w:left w:val="none" w:sz="0" w:space="0" w:color="auto"/>
                <w:bottom w:val="none" w:sz="0" w:space="0" w:color="auto"/>
                <w:right w:val="none" w:sz="0" w:space="0" w:color="auto"/>
              </w:divBdr>
            </w:div>
            <w:div w:id="1706910102">
              <w:marLeft w:val="0"/>
              <w:marRight w:val="0"/>
              <w:marTop w:val="0"/>
              <w:marBottom w:val="0"/>
              <w:divBdr>
                <w:top w:val="none" w:sz="0" w:space="0" w:color="auto"/>
                <w:left w:val="none" w:sz="0" w:space="0" w:color="auto"/>
                <w:bottom w:val="none" w:sz="0" w:space="0" w:color="auto"/>
                <w:right w:val="none" w:sz="0" w:space="0" w:color="auto"/>
              </w:divBdr>
            </w:div>
            <w:div w:id="1707179150">
              <w:marLeft w:val="0"/>
              <w:marRight w:val="0"/>
              <w:marTop w:val="0"/>
              <w:marBottom w:val="0"/>
              <w:divBdr>
                <w:top w:val="none" w:sz="0" w:space="0" w:color="auto"/>
                <w:left w:val="none" w:sz="0" w:space="0" w:color="auto"/>
                <w:bottom w:val="none" w:sz="0" w:space="0" w:color="auto"/>
                <w:right w:val="none" w:sz="0" w:space="0" w:color="auto"/>
              </w:divBdr>
            </w:div>
            <w:div w:id="1710297094">
              <w:marLeft w:val="0"/>
              <w:marRight w:val="0"/>
              <w:marTop w:val="0"/>
              <w:marBottom w:val="0"/>
              <w:divBdr>
                <w:top w:val="none" w:sz="0" w:space="0" w:color="auto"/>
                <w:left w:val="none" w:sz="0" w:space="0" w:color="auto"/>
                <w:bottom w:val="none" w:sz="0" w:space="0" w:color="auto"/>
                <w:right w:val="none" w:sz="0" w:space="0" w:color="auto"/>
              </w:divBdr>
            </w:div>
            <w:div w:id="1710911862">
              <w:marLeft w:val="0"/>
              <w:marRight w:val="0"/>
              <w:marTop w:val="0"/>
              <w:marBottom w:val="0"/>
              <w:divBdr>
                <w:top w:val="none" w:sz="0" w:space="0" w:color="auto"/>
                <w:left w:val="none" w:sz="0" w:space="0" w:color="auto"/>
                <w:bottom w:val="none" w:sz="0" w:space="0" w:color="auto"/>
                <w:right w:val="none" w:sz="0" w:space="0" w:color="auto"/>
              </w:divBdr>
            </w:div>
            <w:div w:id="1710951782">
              <w:marLeft w:val="0"/>
              <w:marRight w:val="0"/>
              <w:marTop w:val="0"/>
              <w:marBottom w:val="0"/>
              <w:divBdr>
                <w:top w:val="none" w:sz="0" w:space="0" w:color="auto"/>
                <w:left w:val="none" w:sz="0" w:space="0" w:color="auto"/>
                <w:bottom w:val="none" w:sz="0" w:space="0" w:color="auto"/>
                <w:right w:val="none" w:sz="0" w:space="0" w:color="auto"/>
              </w:divBdr>
            </w:div>
            <w:div w:id="1711566295">
              <w:marLeft w:val="0"/>
              <w:marRight w:val="0"/>
              <w:marTop w:val="0"/>
              <w:marBottom w:val="0"/>
              <w:divBdr>
                <w:top w:val="none" w:sz="0" w:space="0" w:color="auto"/>
                <w:left w:val="none" w:sz="0" w:space="0" w:color="auto"/>
                <w:bottom w:val="none" w:sz="0" w:space="0" w:color="auto"/>
                <w:right w:val="none" w:sz="0" w:space="0" w:color="auto"/>
              </w:divBdr>
            </w:div>
            <w:div w:id="1712532430">
              <w:marLeft w:val="0"/>
              <w:marRight w:val="0"/>
              <w:marTop w:val="0"/>
              <w:marBottom w:val="0"/>
              <w:divBdr>
                <w:top w:val="none" w:sz="0" w:space="0" w:color="auto"/>
                <w:left w:val="none" w:sz="0" w:space="0" w:color="auto"/>
                <w:bottom w:val="none" w:sz="0" w:space="0" w:color="auto"/>
                <w:right w:val="none" w:sz="0" w:space="0" w:color="auto"/>
              </w:divBdr>
            </w:div>
            <w:div w:id="1713266566">
              <w:marLeft w:val="0"/>
              <w:marRight w:val="0"/>
              <w:marTop w:val="0"/>
              <w:marBottom w:val="0"/>
              <w:divBdr>
                <w:top w:val="none" w:sz="0" w:space="0" w:color="auto"/>
                <w:left w:val="none" w:sz="0" w:space="0" w:color="auto"/>
                <w:bottom w:val="none" w:sz="0" w:space="0" w:color="auto"/>
                <w:right w:val="none" w:sz="0" w:space="0" w:color="auto"/>
              </w:divBdr>
            </w:div>
            <w:div w:id="1713648471">
              <w:marLeft w:val="0"/>
              <w:marRight w:val="0"/>
              <w:marTop w:val="0"/>
              <w:marBottom w:val="0"/>
              <w:divBdr>
                <w:top w:val="none" w:sz="0" w:space="0" w:color="auto"/>
                <w:left w:val="none" w:sz="0" w:space="0" w:color="auto"/>
                <w:bottom w:val="none" w:sz="0" w:space="0" w:color="auto"/>
                <w:right w:val="none" w:sz="0" w:space="0" w:color="auto"/>
              </w:divBdr>
            </w:div>
            <w:div w:id="1714377688">
              <w:marLeft w:val="0"/>
              <w:marRight w:val="0"/>
              <w:marTop w:val="0"/>
              <w:marBottom w:val="0"/>
              <w:divBdr>
                <w:top w:val="none" w:sz="0" w:space="0" w:color="auto"/>
                <w:left w:val="none" w:sz="0" w:space="0" w:color="auto"/>
                <w:bottom w:val="none" w:sz="0" w:space="0" w:color="auto"/>
                <w:right w:val="none" w:sz="0" w:space="0" w:color="auto"/>
              </w:divBdr>
            </w:div>
            <w:div w:id="1716467852">
              <w:marLeft w:val="0"/>
              <w:marRight w:val="0"/>
              <w:marTop w:val="0"/>
              <w:marBottom w:val="0"/>
              <w:divBdr>
                <w:top w:val="none" w:sz="0" w:space="0" w:color="auto"/>
                <w:left w:val="none" w:sz="0" w:space="0" w:color="auto"/>
                <w:bottom w:val="none" w:sz="0" w:space="0" w:color="auto"/>
                <w:right w:val="none" w:sz="0" w:space="0" w:color="auto"/>
              </w:divBdr>
            </w:div>
            <w:div w:id="1716657881">
              <w:marLeft w:val="0"/>
              <w:marRight w:val="0"/>
              <w:marTop w:val="0"/>
              <w:marBottom w:val="0"/>
              <w:divBdr>
                <w:top w:val="none" w:sz="0" w:space="0" w:color="auto"/>
                <w:left w:val="none" w:sz="0" w:space="0" w:color="auto"/>
                <w:bottom w:val="none" w:sz="0" w:space="0" w:color="auto"/>
                <w:right w:val="none" w:sz="0" w:space="0" w:color="auto"/>
              </w:divBdr>
            </w:div>
            <w:div w:id="1717462237">
              <w:marLeft w:val="0"/>
              <w:marRight w:val="0"/>
              <w:marTop w:val="0"/>
              <w:marBottom w:val="0"/>
              <w:divBdr>
                <w:top w:val="none" w:sz="0" w:space="0" w:color="auto"/>
                <w:left w:val="none" w:sz="0" w:space="0" w:color="auto"/>
                <w:bottom w:val="none" w:sz="0" w:space="0" w:color="auto"/>
                <w:right w:val="none" w:sz="0" w:space="0" w:color="auto"/>
              </w:divBdr>
            </w:div>
            <w:div w:id="1718045022">
              <w:marLeft w:val="0"/>
              <w:marRight w:val="0"/>
              <w:marTop w:val="0"/>
              <w:marBottom w:val="0"/>
              <w:divBdr>
                <w:top w:val="none" w:sz="0" w:space="0" w:color="auto"/>
                <w:left w:val="none" w:sz="0" w:space="0" w:color="auto"/>
                <w:bottom w:val="none" w:sz="0" w:space="0" w:color="auto"/>
                <w:right w:val="none" w:sz="0" w:space="0" w:color="auto"/>
              </w:divBdr>
            </w:div>
            <w:div w:id="1718311505">
              <w:marLeft w:val="0"/>
              <w:marRight w:val="0"/>
              <w:marTop w:val="0"/>
              <w:marBottom w:val="0"/>
              <w:divBdr>
                <w:top w:val="none" w:sz="0" w:space="0" w:color="auto"/>
                <w:left w:val="none" w:sz="0" w:space="0" w:color="auto"/>
                <w:bottom w:val="none" w:sz="0" w:space="0" w:color="auto"/>
                <w:right w:val="none" w:sz="0" w:space="0" w:color="auto"/>
              </w:divBdr>
            </w:div>
            <w:div w:id="1718893711">
              <w:marLeft w:val="0"/>
              <w:marRight w:val="0"/>
              <w:marTop w:val="0"/>
              <w:marBottom w:val="0"/>
              <w:divBdr>
                <w:top w:val="none" w:sz="0" w:space="0" w:color="auto"/>
                <w:left w:val="none" w:sz="0" w:space="0" w:color="auto"/>
                <w:bottom w:val="none" w:sz="0" w:space="0" w:color="auto"/>
                <w:right w:val="none" w:sz="0" w:space="0" w:color="auto"/>
              </w:divBdr>
            </w:div>
            <w:div w:id="1719041283">
              <w:marLeft w:val="0"/>
              <w:marRight w:val="0"/>
              <w:marTop w:val="0"/>
              <w:marBottom w:val="0"/>
              <w:divBdr>
                <w:top w:val="none" w:sz="0" w:space="0" w:color="auto"/>
                <w:left w:val="none" w:sz="0" w:space="0" w:color="auto"/>
                <w:bottom w:val="none" w:sz="0" w:space="0" w:color="auto"/>
                <w:right w:val="none" w:sz="0" w:space="0" w:color="auto"/>
              </w:divBdr>
            </w:div>
            <w:div w:id="1720518924">
              <w:marLeft w:val="0"/>
              <w:marRight w:val="0"/>
              <w:marTop w:val="0"/>
              <w:marBottom w:val="0"/>
              <w:divBdr>
                <w:top w:val="none" w:sz="0" w:space="0" w:color="auto"/>
                <w:left w:val="none" w:sz="0" w:space="0" w:color="auto"/>
                <w:bottom w:val="none" w:sz="0" w:space="0" w:color="auto"/>
                <w:right w:val="none" w:sz="0" w:space="0" w:color="auto"/>
              </w:divBdr>
            </w:div>
            <w:div w:id="1720546473">
              <w:marLeft w:val="0"/>
              <w:marRight w:val="0"/>
              <w:marTop w:val="0"/>
              <w:marBottom w:val="0"/>
              <w:divBdr>
                <w:top w:val="none" w:sz="0" w:space="0" w:color="auto"/>
                <w:left w:val="none" w:sz="0" w:space="0" w:color="auto"/>
                <w:bottom w:val="none" w:sz="0" w:space="0" w:color="auto"/>
                <w:right w:val="none" w:sz="0" w:space="0" w:color="auto"/>
              </w:divBdr>
            </w:div>
            <w:div w:id="1723409026">
              <w:marLeft w:val="0"/>
              <w:marRight w:val="0"/>
              <w:marTop w:val="0"/>
              <w:marBottom w:val="0"/>
              <w:divBdr>
                <w:top w:val="none" w:sz="0" w:space="0" w:color="auto"/>
                <w:left w:val="none" w:sz="0" w:space="0" w:color="auto"/>
                <w:bottom w:val="none" w:sz="0" w:space="0" w:color="auto"/>
                <w:right w:val="none" w:sz="0" w:space="0" w:color="auto"/>
              </w:divBdr>
            </w:div>
            <w:div w:id="1725520668">
              <w:marLeft w:val="0"/>
              <w:marRight w:val="0"/>
              <w:marTop w:val="0"/>
              <w:marBottom w:val="0"/>
              <w:divBdr>
                <w:top w:val="none" w:sz="0" w:space="0" w:color="auto"/>
                <w:left w:val="none" w:sz="0" w:space="0" w:color="auto"/>
                <w:bottom w:val="none" w:sz="0" w:space="0" w:color="auto"/>
                <w:right w:val="none" w:sz="0" w:space="0" w:color="auto"/>
              </w:divBdr>
            </w:div>
            <w:div w:id="1725912414">
              <w:marLeft w:val="0"/>
              <w:marRight w:val="0"/>
              <w:marTop w:val="0"/>
              <w:marBottom w:val="0"/>
              <w:divBdr>
                <w:top w:val="none" w:sz="0" w:space="0" w:color="auto"/>
                <w:left w:val="none" w:sz="0" w:space="0" w:color="auto"/>
                <w:bottom w:val="none" w:sz="0" w:space="0" w:color="auto"/>
                <w:right w:val="none" w:sz="0" w:space="0" w:color="auto"/>
              </w:divBdr>
            </w:div>
            <w:div w:id="1727147642">
              <w:marLeft w:val="0"/>
              <w:marRight w:val="0"/>
              <w:marTop w:val="0"/>
              <w:marBottom w:val="0"/>
              <w:divBdr>
                <w:top w:val="none" w:sz="0" w:space="0" w:color="auto"/>
                <w:left w:val="none" w:sz="0" w:space="0" w:color="auto"/>
                <w:bottom w:val="none" w:sz="0" w:space="0" w:color="auto"/>
                <w:right w:val="none" w:sz="0" w:space="0" w:color="auto"/>
              </w:divBdr>
            </w:div>
            <w:div w:id="1727994154">
              <w:marLeft w:val="0"/>
              <w:marRight w:val="0"/>
              <w:marTop w:val="0"/>
              <w:marBottom w:val="0"/>
              <w:divBdr>
                <w:top w:val="none" w:sz="0" w:space="0" w:color="auto"/>
                <w:left w:val="none" w:sz="0" w:space="0" w:color="auto"/>
                <w:bottom w:val="none" w:sz="0" w:space="0" w:color="auto"/>
                <w:right w:val="none" w:sz="0" w:space="0" w:color="auto"/>
              </w:divBdr>
            </w:div>
            <w:div w:id="1728726904">
              <w:marLeft w:val="0"/>
              <w:marRight w:val="0"/>
              <w:marTop w:val="0"/>
              <w:marBottom w:val="0"/>
              <w:divBdr>
                <w:top w:val="none" w:sz="0" w:space="0" w:color="auto"/>
                <w:left w:val="none" w:sz="0" w:space="0" w:color="auto"/>
                <w:bottom w:val="none" w:sz="0" w:space="0" w:color="auto"/>
                <w:right w:val="none" w:sz="0" w:space="0" w:color="auto"/>
              </w:divBdr>
            </w:div>
            <w:div w:id="1730113125">
              <w:marLeft w:val="0"/>
              <w:marRight w:val="0"/>
              <w:marTop w:val="0"/>
              <w:marBottom w:val="0"/>
              <w:divBdr>
                <w:top w:val="none" w:sz="0" w:space="0" w:color="auto"/>
                <w:left w:val="none" w:sz="0" w:space="0" w:color="auto"/>
                <w:bottom w:val="none" w:sz="0" w:space="0" w:color="auto"/>
                <w:right w:val="none" w:sz="0" w:space="0" w:color="auto"/>
              </w:divBdr>
            </w:div>
            <w:div w:id="1731070447">
              <w:marLeft w:val="0"/>
              <w:marRight w:val="0"/>
              <w:marTop w:val="0"/>
              <w:marBottom w:val="0"/>
              <w:divBdr>
                <w:top w:val="none" w:sz="0" w:space="0" w:color="auto"/>
                <w:left w:val="none" w:sz="0" w:space="0" w:color="auto"/>
                <w:bottom w:val="none" w:sz="0" w:space="0" w:color="auto"/>
                <w:right w:val="none" w:sz="0" w:space="0" w:color="auto"/>
              </w:divBdr>
            </w:div>
            <w:div w:id="1731493163">
              <w:marLeft w:val="0"/>
              <w:marRight w:val="0"/>
              <w:marTop w:val="0"/>
              <w:marBottom w:val="0"/>
              <w:divBdr>
                <w:top w:val="none" w:sz="0" w:space="0" w:color="auto"/>
                <w:left w:val="none" w:sz="0" w:space="0" w:color="auto"/>
                <w:bottom w:val="none" w:sz="0" w:space="0" w:color="auto"/>
                <w:right w:val="none" w:sz="0" w:space="0" w:color="auto"/>
              </w:divBdr>
            </w:div>
            <w:div w:id="1733502385">
              <w:marLeft w:val="0"/>
              <w:marRight w:val="0"/>
              <w:marTop w:val="0"/>
              <w:marBottom w:val="0"/>
              <w:divBdr>
                <w:top w:val="none" w:sz="0" w:space="0" w:color="auto"/>
                <w:left w:val="none" w:sz="0" w:space="0" w:color="auto"/>
                <w:bottom w:val="none" w:sz="0" w:space="0" w:color="auto"/>
                <w:right w:val="none" w:sz="0" w:space="0" w:color="auto"/>
              </w:divBdr>
            </w:div>
            <w:div w:id="1733692864">
              <w:marLeft w:val="0"/>
              <w:marRight w:val="0"/>
              <w:marTop w:val="0"/>
              <w:marBottom w:val="0"/>
              <w:divBdr>
                <w:top w:val="none" w:sz="0" w:space="0" w:color="auto"/>
                <w:left w:val="none" w:sz="0" w:space="0" w:color="auto"/>
                <w:bottom w:val="none" w:sz="0" w:space="0" w:color="auto"/>
                <w:right w:val="none" w:sz="0" w:space="0" w:color="auto"/>
              </w:divBdr>
            </w:div>
            <w:div w:id="1733698325">
              <w:marLeft w:val="0"/>
              <w:marRight w:val="0"/>
              <w:marTop w:val="0"/>
              <w:marBottom w:val="0"/>
              <w:divBdr>
                <w:top w:val="none" w:sz="0" w:space="0" w:color="auto"/>
                <w:left w:val="none" w:sz="0" w:space="0" w:color="auto"/>
                <w:bottom w:val="none" w:sz="0" w:space="0" w:color="auto"/>
                <w:right w:val="none" w:sz="0" w:space="0" w:color="auto"/>
              </w:divBdr>
            </w:div>
            <w:div w:id="1734084998">
              <w:marLeft w:val="0"/>
              <w:marRight w:val="0"/>
              <w:marTop w:val="0"/>
              <w:marBottom w:val="0"/>
              <w:divBdr>
                <w:top w:val="none" w:sz="0" w:space="0" w:color="auto"/>
                <w:left w:val="none" w:sz="0" w:space="0" w:color="auto"/>
                <w:bottom w:val="none" w:sz="0" w:space="0" w:color="auto"/>
                <w:right w:val="none" w:sz="0" w:space="0" w:color="auto"/>
              </w:divBdr>
            </w:div>
            <w:div w:id="1736925806">
              <w:marLeft w:val="0"/>
              <w:marRight w:val="0"/>
              <w:marTop w:val="0"/>
              <w:marBottom w:val="0"/>
              <w:divBdr>
                <w:top w:val="none" w:sz="0" w:space="0" w:color="auto"/>
                <w:left w:val="none" w:sz="0" w:space="0" w:color="auto"/>
                <w:bottom w:val="none" w:sz="0" w:space="0" w:color="auto"/>
                <w:right w:val="none" w:sz="0" w:space="0" w:color="auto"/>
              </w:divBdr>
            </w:div>
            <w:div w:id="1737124997">
              <w:marLeft w:val="0"/>
              <w:marRight w:val="0"/>
              <w:marTop w:val="0"/>
              <w:marBottom w:val="0"/>
              <w:divBdr>
                <w:top w:val="none" w:sz="0" w:space="0" w:color="auto"/>
                <w:left w:val="none" w:sz="0" w:space="0" w:color="auto"/>
                <w:bottom w:val="none" w:sz="0" w:space="0" w:color="auto"/>
                <w:right w:val="none" w:sz="0" w:space="0" w:color="auto"/>
              </w:divBdr>
            </w:div>
            <w:div w:id="1737317295">
              <w:marLeft w:val="0"/>
              <w:marRight w:val="0"/>
              <w:marTop w:val="0"/>
              <w:marBottom w:val="0"/>
              <w:divBdr>
                <w:top w:val="none" w:sz="0" w:space="0" w:color="auto"/>
                <w:left w:val="none" w:sz="0" w:space="0" w:color="auto"/>
                <w:bottom w:val="none" w:sz="0" w:space="0" w:color="auto"/>
                <w:right w:val="none" w:sz="0" w:space="0" w:color="auto"/>
              </w:divBdr>
            </w:div>
            <w:div w:id="1739017885">
              <w:marLeft w:val="0"/>
              <w:marRight w:val="0"/>
              <w:marTop w:val="0"/>
              <w:marBottom w:val="0"/>
              <w:divBdr>
                <w:top w:val="none" w:sz="0" w:space="0" w:color="auto"/>
                <w:left w:val="none" w:sz="0" w:space="0" w:color="auto"/>
                <w:bottom w:val="none" w:sz="0" w:space="0" w:color="auto"/>
                <w:right w:val="none" w:sz="0" w:space="0" w:color="auto"/>
              </w:divBdr>
            </w:div>
            <w:div w:id="1739134365">
              <w:marLeft w:val="0"/>
              <w:marRight w:val="0"/>
              <w:marTop w:val="0"/>
              <w:marBottom w:val="0"/>
              <w:divBdr>
                <w:top w:val="none" w:sz="0" w:space="0" w:color="auto"/>
                <w:left w:val="none" w:sz="0" w:space="0" w:color="auto"/>
                <w:bottom w:val="none" w:sz="0" w:space="0" w:color="auto"/>
                <w:right w:val="none" w:sz="0" w:space="0" w:color="auto"/>
              </w:divBdr>
            </w:div>
            <w:div w:id="1741250916">
              <w:marLeft w:val="0"/>
              <w:marRight w:val="0"/>
              <w:marTop w:val="0"/>
              <w:marBottom w:val="0"/>
              <w:divBdr>
                <w:top w:val="none" w:sz="0" w:space="0" w:color="auto"/>
                <w:left w:val="none" w:sz="0" w:space="0" w:color="auto"/>
                <w:bottom w:val="none" w:sz="0" w:space="0" w:color="auto"/>
                <w:right w:val="none" w:sz="0" w:space="0" w:color="auto"/>
              </w:divBdr>
            </w:div>
            <w:div w:id="1742479792">
              <w:marLeft w:val="0"/>
              <w:marRight w:val="0"/>
              <w:marTop w:val="0"/>
              <w:marBottom w:val="0"/>
              <w:divBdr>
                <w:top w:val="none" w:sz="0" w:space="0" w:color="auto"/>
                <w:left w:val="none" w:sz="0" w:space="0" w:color="auto"/>
                <w:bottom w:val="none" w:sz="0" w:space="0" w:color="auto"/>
                <w:right w:val="none" w:sz="0" w:space="0" w:color="auto"/>
              </w:divBdr>
            </w:div>
            <w:div w:id="1744372877">
              <w:marLeft w:val="0"/>
              <w:marRight w:val="0"/>
              <w:marTop w:val="0"/>
              <w:marBottom w:val="0"/>
              <w:divBdr>
                <w:top w:val="none" w:sz="0" w:space="0" w:color="auto"/>
                <w:left w:val="none" w:sz="0" w:space="0" w:color="auto"/>
                <w:bottom w:val="none" w:sz="0" w:space="0" w:color="auto"/>
                <w:right w:val="none" w:sz="0" w:space="0" w:color="auto"/>
              </w:divBdr>
            </w:div>
            <w:div w:id="1745370347">
              <w:marLeft w:val="0"/>
              <w:marRight w:val="0"/>
              <w:marTop w:val="0"/>
              <w:marBottom w:val="0"/>
              <w:divBdr>
                <w:top w:val="none" w:sz="0" w:space="0" w:color="auto"/>
                <w:left w:val="none" w:sz="0" w:space="0" w:color="auto"/>
                <w:bottom w:val="none" w:sz="0" w:space="0" w:color="auto"/>
                <w:right w:val="none" w:sz="0" w:space="0" w:color="auto"/>
              </w:divBdr>
            </w:div>
            <w:div w:id="1746151341">
              <w:marLeft w:val="0"/>
              <w:marRight w:val="0"/>
              <w:marTop w:val="0"/>
              <w:marBottom w:val="0"/>
              <w:divBdr>
                <w:top w:val="none" w:sz="0" w:space="0" w:color="auto"/>
                <w:left w:val="none" w:sz="0" w:space="0" w:color="auto"/>
                <w:bottom w:val="none" w:sz="0" w:space="0" w:color="auto"/>
                <w:right w:val="none" w:sz="0" w:space="0" w:color="auto"/>
              </w:divBdr>
            </w:div>
            <w:div w:id="1748265923">
              <w:marLeft w:val="0"/>
              <w:marRight w:val="0"/>
              <w:marTop w:val="0"/>
              <w:marBottom w:val="0"/>
              <w:divBdr>
                <w:top w:val="none" w:sz="0" w:space="0" w:color="auto"/>
                <w:left w:val="none" w:sz="0" w:space="0" w:color="auto"/>
                <w:bottom w:val="none" w:sz="0" w:space="0" w:color="auto"/>
                <w:right w:val="none" w:sz="0" w:space="0" w:color="auto"/>
              </w:divBdr>
            </w:div>
            <w:div w:id="1748334695">
              <w:marLeft w:val="0"/>
              <w:marRight w:val="0"/>
              <w:marTop w:val="0"/>
              <w:marBottom w:val="0"/>
              <w:divBdr>
                <w:top w:val="none" w:sz="0" w:space="0" w:color="auto"/>
                <w:left w:val="none" w:sz="0" w:space="0" w:color="auto"/>
                <w:bottom w:val="none" w:sz="0" w:space="0" w:color="auto"/>
                <w:right w:val="none" w:sz="0" w:space="0" w:color="auto"/>
              </w:divBdr>
            </w:div>
            <w:div w:id="1749111563">
              <w:marLeft w:val="0"/>
              <w:marRight w:val="0"/>
              <w:marTop w:val="0"/>
              <w:marBottom w:val="0"/>
              <w:divBdr>
                <w:top w:val="none" w:sz="0" w:space="0" w:color="auto"/>
                <w:left w:val="none" w:sz="0" w:space="0" w:color="auto"/>
                <w:bottom w:val="none" w:sz="0" w:space="0" w:color="auto"/>
                <w:right w:val="none" w:sz="0" w:space="0" w:color="auto"/>
              </w:divBdr>
            </w:div>
            <w:div w:id="1750155235">
              <w:marLeft w:val="0"/>
              <w:marRight w:val="0"/>
              <w:marTop w:val="0"/>
              <w:marBottom w:val="0"/>
              <w:divBdr>
                <w:top w:val="none" w:sz="0" w:space="0" w:color="auto"/>
                <w:left w:val="none" w:sz="0" w:space="0" w:color="auto"/>
                <w:bottom w:val="none" w:sz="0" w:space="0" w:color="auto"/>
                <w:right w:val="none" w:sz="0" w:space="0" w:color="auto"/>
              </w:divBdr>
            </w:div>
            <w:div w:id="1750813336">
              <w:marLeft w:val="0"/>
              <w:marRight w:val="0"/>
              <w:marTop w:val="0"/>
              <w:marBottom w:val="0"/>
              <w:divBdr>
                <w:top w:val="none" w:sz="0" w:space="0" w:color="auto"/>
                <w:left w:val="none" w:sz="0" w:space="0" w:color="auto"/>
                <w:bottom w:val="none" w:sz="0" w:space="0" w:color="auto"/>
                <w:right w:val="none" w:sz="0" w:space="0" w:color="auto"/>
              </w:divBdr>
            </w:div>
            <w:div w:id="1751460065">
              <w:marLeft w:val="0"/>
              <w:marRight w:val="0"/>
              <w:marTop w:val="0"/>
              <w:marBottom w:val="0"/>
              <w:divBdr>
                <w:top w:val="none" w:sz="0" w:space="0" w:color="auto"/>
                <w:left w:val="none" w:sz="0" w:space="0" w:color="auto"/>
                <w:bottom w:val="none" w:sz="0" w:space="0" w:color="auto"/>
                <w:right w:val="none" w:sz="0" w:space="0" w:color="auto"/>
              </w:divBdr>
            </w:div>
            <w:div w:id="1752501435">
              <w:marLeft w:val="0"/>
              <w:marRight w:val="0"/>
              <w:marTop w:val="0"/>
              <w:marBottom w:val="0"/>
              <w:divBdr>
                <w:top w:val="none" w:sz="0" w:space="0" w:color="auto"/>
                <w:left w:val="none" w:sz="0" w:space="0" w:color="auto"/>
                <w:bottom w:val="none" w:sz="0" w:space="0" w:color="auto"/>
                <w:right w:val="none" w:sz="0" w:space="0" w:color="auto"/>
              </w:divBdr>
            </w:div>
            <w:div w:id="1752701062">
              <w:marLeft w:val="0"/>
              <w:marRight w:val="0"/>
              <w:marTop w:val="0"/>
              <w:marBottom w:val="0"/>
              <w:divBdr>
                <w:top w:val="none" w:sz="0" w:space="0" w:color="auto"/>
                <w:left w:val="none" w:sz="0" w:space="0" w:color="auto"/>
                <w:bottom w:val="none" w:sz="0" w:space="0" w:color="auto"/>
                <w:right w:val="none" w:sz="0" w:space="0" w:color="auto"/>
              </w:divBdr>
            </w:div>
            <w:div w:id="1753627819">
              <w:marLeft w:val="0"/>
              <w:marRight w:val="0"/>
              <w:marTop w:val="0"/>
              <w:marBottom w:val="0"/>
              <w:divBdr>
                <w:top w:val="none" w:sz="0" w:space="0" w:color="auto"/>
                <w:left w:val="none" w:sz="0" w:space="0" w:color="auto"/>
                <w:bottom w:val="none" w:sz="0" w:space="0" w:color="auto"/>
                <w:right w:val="none" w:sz="0" w:space="0" w:color="auto"/>
              </w:divBdr>
            </w:div>
            <w:div w:id="1754818707">
              <w:marLeft w:val="0"/>
              <w:marRight w:val="0"/>
              <w:marTop w:val="0"/>
              <w:marBottom w:val="0"/>
              <w:divBdr>
                <w:top w:val="none" w:sz="0" w:space="0" w:color="auto"/>
                <w:left w:val="none" w:sz="0" w:space="0" w:color="auto"/>
                <w:bottom w:val="none" w:sz="0" w:space="0" w:color="auto"/>
                <w:right w:val="none" w:sz="0" w:space="0" w:color="auto"/>
              </w:divBdr>
            </w:div>
            <w:div w:id="1755736000">
              <w:marLeft w:val="0"/>
              <w:marRight w:val="0"/>
              <w:marTop w:val="0"/>
              <w:marBottom w:val="0"/>
              <w:divBdr>
                <w:top w:val="none" w:sz="0" w:space="0" w:color="auto"/>
                <w:left w:val="none" w:sz="0" w:space="0" w:color="auto"/>
                <w:bottom w:val="none" w:sz="0" w:space="0" w:color="auto"/>
                <w:right w:val="none" w:sz="0" w:space="0" w:color="auto"/>
              </w:divBdr>
            </w:div>
            <w:div w:id="1756392896">
              <w:marLeft w:val="0"/>
              <w:marRight w:val="0"/>
              <w:marTop w:val="0"/>
              <w:marBottom w:val="0"/>
              <w:divBdr>
                <w:top w:val="none" w:sz="0" w:space="0" w:color="auto"/>
                <w:left w:val="none" w:sz="0" w:space="0" w:color="auto"/>
                <w:bottom w:val="none" w:sz="0" w:space="0" w:color="auto"/>
                <w:right w:val="none" w:sz="0" w:space="0" w:color="auto"/>
              </w:divBdr>
            </w:div>
            <w:div w:id="1756781993">
              <w:marLeft w:val="0"/>
              <w:marRight w:val="0"/>
              <w:marTop w:val="0"/>
              <w:marBottom w:val="0"/>
              <w:divBdr>
                <w:top w:val="none" w:sz="0" w:space="0" w:color="auto"/>
                <w:left w:val="none" w:sz="0" w:space="0" w:color="auto"/>
                <w:bottom w:val="none" w:sz="0" w:space="0" w:color="auto"/>
                <w:right w:val="none" w:sz="0" w:space="0" w:color="auto"/>
              </w:divBdr>
            </w:div>
            <w:div w:id="1757480656">
              <w:marLeft w:val="0"/>
              <w:marRight w:val="0"/>
              <w:marTop w:val="0"/>
              <w:marBottom w:val="0"/>
              <w:divBdr>
                <w:top w:val="none" w:sz="0" w:space="0" w:color="auto"/>
                <w:left w:val="none" w:sz="0" w:space="0" w:color="auto"/>
                <w:bottom w:val="none" w:sz="0" w:space="0" w:color="auto"/>
                <w:right w:val="none" w:sz="0" w:space="0" w:color="auto"/>
              </w:divBdr>
            </w:div>
            <w:div w:id="1760443788">
              <w:marLeft w:val="0"/>
              <w:marRight w:val="0"/>
              <w:marTop w:val="0"/>
              <w:marBottom w:val="0"/>
              <w:divBdr>
                <w:top w:val="none" w:sz="0" w:space="0" w:color="auto"/>
                <w:left w:val="none" w:sz="0" w:space="0" w:color="auto"/>
                <w:bottom w:val="none" w:sz="0" w:space="0" w:color="auto"/>
                <w:right w:val="none" w:sz="0" w:space="0" w:color="auto"/>
              </w:divBdr>
            </w:div>
            <w:div w:id="1760523349">
              <w:marLeft w:val="0"/>
              <w:marRight w:val="0"/>
              <w:marTop w:val="0"/>
              <w:marBottom w:val="0"/>
              <w:divBdr>
                <w:top w:val="none" w:sz="0" w:space="0" w:color="auto"/>
                <w:left w:val="none" w:sz="0" w:space="0" w:color="auto"/>
                <w:bottom w:val="none" w:sz="0" w:space="0" w:color="auto"/>
                <w:right w:val="none" w:sz="0" w:space="0" w:color="auto"/>
              </w:divBdr>
            </w:div>
            <w:div w:id="1760717244">
              <w:marLeft w:val="0"/>
              <w:marRight w:val="0"/>
              <w:marTop w:val="0"/>
              <w:marBottom w:val="0"/>
              <w:divBdr>
                <w:top w:val="none" w:sz="0" w:space="0" w:color="auto"/>
                <w:left w:val="none" w:sz="0" w:space="0" w:color="auto"/>
                <w:bottom w:val="none" w:sz="0" w:space="0" w:color="auto"/>
                <w:right w:val="none" w:sz="0" w:space="0" w:color="auto"/>
              </w:divBdr>
            </w:div>
            <w:div w:id="1764107538">
              <w:marLeft w:val="0"/>
              <w:marRight w:val="0"/>
              <w:marTop w:val="0"/>
              <w:marBottom w:val="0"/>
              <w:divBdr>
                <w:top w:val="none" w:sz="0" w:space="0" w:color="auto"/>
                <w:left w:val="none" w:sz="0" w:space="0" w:color="auto"/>
                <w:bottom w:val="none" w:sz="0" w:space="0" w:color="auto"/>
                <w:right w:val="none" w:sz="0" w:space="0" w:color="auto"/>
              </w:divBdr>
            </w:div>
            <w:div w:id="1764259644">
              <w:marLeft w:val="0"/>
              <w:marRight w:val="0"/>
              <w:marTop w:val="0"/>
              <w:marBottom w:val="0"/>
              <w:divBdr>
                <w:top w:val="none" w:sz="0" w:space="0" w:color="auto"/>
                <w:left w:val="none" w:sz="0" w:space="0" w:color="auto"/>
                <w:bottom w:val="none" w:sz="0" w:space="0" w:color="auto"/>
                <w:right w:val="none" w:sz="0" w:space="0" w:color="auto"/>
              </w:divBdr>
            </w:div>
            <w:div w:id="1764498469">
              <w:marLeft w:val="0"/>
              <w:marRight w:val="0"/>
              <w:marTop w:val="0"/>
              <w:marBottom w:val="0"/>
              <w:divBdr>
                <w:top w:val="none" w:sz="0" w:space="0" w:color="auto"/>
                <w:left w:val="none" w:sz="0" w:space="0" w:color="auto"/>
                <w:bottom w:val="none" w:sz="0" w:space="0" w:color="auto"/>
                <w:right w:val="none" w:sz="0" w:space="0" w:color="auto"/>
              </w:divBdr>
            </w:div>
            <w:div w:id="1767193891">
              <w:marLeft w:val="0"/>
              <w:marRight w:val="0"/>
              <w:marTop w:val="0"/>
              <w:marBottom w:val="0"/>
              <w:divBdr>
                <w:top w:val="none" w:sz="0" w:space="0" w:color="auto"/>
                <w:left w:val="none" w:sz="0" w:space="0" w:color="auto"/>
                <w:bottom w:val="none" w:sz="0" w:space="0" w:color="auto"/>
                <w:right w:val="none" w:sz="0" w:space="0" w:color="auto"/>
              </w:divBdr>
            </w:div>
            <w:div w:id="1767262371">
              <w:marLeft w:val="0"/>
              <w:marRight w:val="0"/>
              <w:marTop w:val="0"/>
              <w:marBottom w:val="0"/>
              <w:divBdr>
                <w:top w:val="none" w:sz="0" w:space="0" w:color="auto"/>
                <w:left w:val="none" w:sz="0" w:space="0" w:color="auto"/>
                <w:bottom w:val="none" w:sz="0" w:space="0" w:color="auto"/>
                <w:right w:val="none" w:sz="0" w:space="0" w:color="auto"/>
              </w:divBdr>
            </w:div>
            <w:div w:id="1767310779">
              <w:marLeft w:val="0"/>
              <w:marRight w:val="0"/>
              <w:marTop w:val="0"/>
              <w:marBottom w:val="0"/>
              <w:divBdr>
                <w:top w:val="none" w:sz="0" w:space="0" w:color="auto"/>
                <w:left w:val="none" w:sz="0" w:space="0" w:color="auto"/>
                <w:bottom w:val="none" w:sz="0" w:space="0" w:color="auto"/>
                <w:right w:val="none" w:sz="0" w:space="0" w:color="auto"/>
              </w:divBdr>
            </w:div>
            <w:div w:id="1768454595">
              <w:marLeft w:val="0"/>
              <w:marRight w:val="0"/>
              <w:marTop w:val="0"/>
              <w:marBottom w:val="0"/>
              <w:divBdr>
                <w:top w:val="none" w:sz="0" w:space="0" w:color="auto"/>
                <w:left w:val="none" w:sz="0" w:space="0" w:color="auto"/>
                <w:bottom w:val="none" w:sz="0" w:space="0" w:color="auto"/>
                <w:right w:val="none" w:sz="0" w:space="0" w:color="auto"/>
              </w:divBdr>
            </w:div>
            <w:div w:id="1769349243">
              <w:marLeft w:val="0"/>
              <w:marRight w:val="0"/>
              <w:marTop w:val="0"/>
              <w:marBottom w:val="0"/>
              <w:divBdr>
                <w:top w:val="none" w:sz="0" w:space="0" w:color="auto"/>
                <w:left w:val="none" w:sz="0" w:space="0" w:color="auto"/>
                <w:bottom w:val="none" w:sz="0" w:space="0" w:color="auto"/>
                <w:right w:val="none" w:sz="0" w:space="0" w:color="auto"/>
              </w:divBdr>
            </w:div>
            <w:div w:id="1769538982">
              <w:marLeft w:val="0"/>
              <w:marRight w:val="0"/>
              <w:marTop w:val="0"/>
              <w:marBottom w:val="0"/>
              <w:divBdr>
                <w:top w:val="none" w:sz="0" w:space="0" w:color="auto"/>
                <w:left w:val="none" w:sz="0" w:space="0" w:color="auto"/>
                <w:bottom w:val="none" w:sz="0" w:space="0" w:color="auto"/>
                <w:right w:val="none" w:sz="0" w:space="0" w:color="auto"/>
              </w:divBdr>
            </w:div>
            <w:div w:id="1769546764">
              <w:marLeft w:val="0"/>
              <w:marRight w:val="0"/>
              <w:marTop w:val="0"/>
              <w:marBottom w:val="0"/>
              <w:divBdr>
                <w:top w:val="none" w:sz="0" w:space="0" w:color="auto"/>
                <w:left w:val="none" w:sz="0" w:space="0" w:color="auto"/>
                <w:bottom w:val="none" w:sz="0" w:space="0" w:color="auto"/>
                <w:right w:val="none" w:sz="0" w:space="0" w:color="auto"/>
              </w:divBdr>
            </w:div>
            <w:div w:id="1770655703">
              <w:marLeft w:val="0"/>
              <w:marRight w:val="0"/>
              <w:marTop w:val="0"/>
              <w:marBottom w:val="0"/>
              <w:divBdr>
                <w:top w:val="none" w:sz="0" w:space="0" w:color="auto"/>
                <w:left w:val="none" w:sz="0" w:space="0" w:color="auto"/>
                <w:bottom w:val="none" w:sz="0" w:space="0" w:color="auto"/>
                <w:right w:val="none" w:sz="0" w:space="0" w:color="auto"/>
              </w:divBdr>
            </w:div>
            <w:div w:id="1770813036">
              <w:marLeft w:val="0"/>
              <w:marRight w:val="0"/>
              <w:marTop w:val="0"/>
              <w:marBottom w:val="0"/>
              <w:divBdr>
                <w:top w:val="none" w:sz="0" w:space="0" w:color="auto"/>
                <w:left w:val="none" w:sz="0" w:space="0" w:color="auto"/>
                <w:bottom w:val="none" w:sz="0" w:space="0" w:color="auto"/>
                <w:right w:val="none" w:sz="0" w:space="0" w:color="auto"/>
              </w:divBdr>
            </w:div>
            <w:div w:id="1771077214">
              <w:marLeft w:val="0"/>
              <w:marRight w:val="0"/>
              <w:marTop w:val="0"/>
              <w:marBottom w:val="0"/>
              <w:divBdr>
                <w:top w:val="none" w:sz="0" w:space="0" w:color="auto"/>
                <w:left w:val="none" w:sz="0" w:space="0" w:color="auto"/>
                <w:bottom w:val="none" w:sz="0" w:space="0" w:color="auto"/>
                <w:right w:val="none" w:sz="0" w:space="0" w:color="auto"/>
              </w:divBdr>
            </w:div>
            <w:div w:id="1771123415">
              <w:marLeft w:val="0"/>
              <w:marRight w:val="0"/>
              <w:marTop w:val="0"/>
              <w:marBottom w:val="0"/>
              <w:divBdr>
                <w:top w:val="none" w:sz="0" w:space="0" w:color="auto"/>
                <w:left w:val="none" w:sz="0" w:space="0" w:color="auto"/>
                <w:bottom w:val="none" w:sz="0" w:space="0" w:color="auto"/>
                <w:right w:val="none" w:sz="0" w:space="0" w:color="auto"/>
              </w:divBdr>
            </w:div>
            <w:div w:id="1771125979">
              <w:marLeft w:val="0"/>
              <w:marRight w:val="0"/>
              <w:marTop w:val="0"/>
              <w:marBottom w:val="0"/>
              <w:divBdr>
                <w:top w:val="none" w:sz="0" w:space="0" w:color="auto"/>
                <w:left w:val="none" w:sz="0" w:space="0" w:color="auto"/>
                <w:bottom w:val="none" w:sz="0" w:space="0" w:color="auto"/>
                <w:right w:val="none" w:sz="0" w:space="0" w:color="auto"/>
              </w:divBdr>
            </w:div>
            <w:div w:id="1771386023">
              <w:marLeft w:val="0"/>
              <w:marRight w:val="0"/>
              <w:marTop w:val="0"/>
              <w:marBottom w:val="0"/>
              <w:divBdr>
                <w:top w:val="none" w:sz="0" w:space="0" w:color="auto"/>
                <w:left w:val="none" w:sz="0" w:space="0" w:color="auto"/>
                <w:bottom w:val="none" w:sz="0" w:space="0" w:color="auto"/>
                <w:right w:val="none" w:sz="0" w:space="0" w:color="auto"/>
              </w:divBdr>
            </w:div>
            <w:div w:id="1771391246">
              <w:marLeft w:val="0"/>
              <w:marRight w:val="0"/>
              <w:marTop w:val="0"/>
              <w:marBottom w:val="0"/>
              <w:divBdr>
                <w:top w:val="none" w:sz="0" w:space="0" w:color="auto"/>
                <w:left w:val="none" w:sz="0" w:space="0" w:color="auto"/>
                <w:bottom w:val="none" w:sz="0" w:space="0" w:color="auto"/>
                <w:right w:val="none" w:sz="0" w:space="0" w:color="auto"/>
              </w:divBdr>
            </w:div>
            <w:div w:id="1771898145">
              <w:marLeft w:val="0"/>
              <w:marRight w:val="0"/>
              <w:marTop w:val="0"/>
              <w:marBottom w:val="0"/>
              <w:divBdr>
                <w:top w:val="none" w:sz="0" w:space="0" w:color="auto"/>
                <w:left w:val="none" w:sz="0" w:space="0" w:color="auto"/>
                <w:bottom w:val="none" w:sz="0" w:space="0" w:color="auto"/>
                <w:right w:val="none" w:sz="0" w:space="0" w:color="auto"/>
              </w:divBdr>
            </w:div>
            <w:div w:id="1772312081">
              <w:marLeft w:val="0"/>
              <w:marRight w:val="0"/>
              <w:marTop w:val="0"/>
              <w:marBottom w:val="0"/>
              <w:divBdr>
                <w:top w:val="none" w:sz="0" w:space="0" w:color="auto"/>
                <w:left w:val="none" w:sz="0" w:space="0" w:color="auto"/>
                <w:bottom w:val="none" w:sz="0" w:space="0" w:color="auto"/>
                <w:right w:val="none" w:sz="0" w:space="0" w:color="auto"/>
              </w:divBdr>
            </w:div>
            <w:div w:id="1772969309">
              <w:marLeft w:val="0"/>
              <w:marRight w:val="0"/>
              <w:marTop w:val="0"/>
              <w:marBottom w:val="0"/>
              <w:divBdr>
                <w:top w:val="none" w:sz="0" w:space="0" w:color="auto"/>
                <w:left w:val="none" w:sz="0" w:space="0" w:color="auto"/>
                <w:bottom w:val="none" w:sz="0" w:space="0" w:color="auto"/>
                <w:right w:val="none" w:sz="0" w:space="0" w:color="auto"/>
              </w:divBdr>
            </w:div>
            <w:div w:id="1775124530">
              <w:marLeft w:val="0"/>
              <w:marRight w:val="0"/>
              <w:marTop w:val="0"/>
              <w:marBottom w:val="0"/>
              <w:divBdr>
                <w:top w:val="none" w:sz="0" w:space="0" w:color="auto"/>
                <w:left w:val="none" w:sz="0" w:space="0" w:color="auto"/>
                <w:bottom w:val="none" w:sz="0" w:space="0" w:color="auto"/>
                <w:right w:val="none" w:sz="0" w:space="0" w:color="auto"/>
              </w:divBdr>
            </w:div>
            <w:div w:id="1776096268">
              <w:marLeft w:val="0"/>
              <w:marRight w:val="0"/>
              <w:marTop w:val="0"/>
              <w:marBottom w:val="0"/>
              <w:divBdr>
                <w:top w:val="none" w:sz="0" w:space="0" w:color="auto"/>
                <w:left w:val="none" w:sz="0" w:space="0" w:color="auto"/>
                <w:bottom w:val="none" w:sz="0" w:space="0" w:color="auto"/>
                <w:right w:val="none" w:sz="0" w:space="0" w:color="auto"/>
              </w:divBdr>
            </w:div>
            <w:div w:id="1776633530">
              <w:marLeft w:val="0"/>
              <w:marRight w:val="0"/>
              <w:marTop w:val="0"/>
              <w:marBottom w:val="0"/>
              <w:divBdr>
                <w:top w:val="none" w:sz="0" w:space="0" w:color="auto"/>
                <w:left w:val="none" w:sz="0" w:space="0" w:color="auto"/>
                <w:bottom w:val="none" w:sz="0" w:space="0" w:color="auto"/>
                <w:right w:val="none" w:sz="0" w:space="0" w:color="auto"/>
              </w:divBdr>
            </w:div>
            <w:div w:id="1778864039">
              <w:marLeft w:val="0"/>
              <w:marRight w:val="0"/>
              <w:marTop w:val="0"/>
              <w:marBottom w:val="0"/>
              <w:divBdr>
                <w:top w:val="none" w:sz="0" w:space="0" w:color="auto"/>
                <w:left w:val="none" w:sz="0" w:space="0" w:color="auto"/>
                <w:bottom w:val="none" w:sz="0" w:space="0" w:color="auto"/>
                <w:right w:val="none" w:sz="0" w:space="0" w:color="auto"/>
              </w:divBdr>
            </w:div>
            <w:div w:id="1781220152">
              <w:marLeft w:val="0"/>
              <w:marRight w:val="0"/>
              <w:marTop w:val="0"/>
              <w:marBottom w:val="0"/>
              <w:divBdr>
                <w:top w:val="none" w:sz="0" w:space="0" w:color="auto"/>
                <w:left w:val="none" w:sz="0" w:space="0" w:color="auto"/>
                <w:bottom w:val="none" w:sz="0" w:space="0" w:color="auto"/>
                <w:right w:val="none" w:sz="0" w:space="0" w:color="auto"/>
              </w:divBdr>
            </w:div>
            <w:div w:id="1782608022">
              <w:marLeft w:val="0"/>
              <w:marRight w:val="0"/>
              <w:marTop w:val="0"/>
              <w:marBottom w:val="0"/>
              <w:divBdr>
                <w:top w:val="none" w:sz="0" w:space="0" w:color="auto"/>
                <w:left w:val="none" w:sz="0" w:space="0" w:color="auto"/>
                <w:bottom w:val="none" w:sz="0" w:space="0" w:color="auto"/>
                <w:right w:val="none" w:sz="0" w:space="0" w:color="auto"/>
              </w:divBdr>
            </w:div>
            <w:div w:id="1785424070">
              <w:marLeft w:val="0"/>
              <w:marRight w:val="0"/>
              <w:marTop w:val="0"/>
              <w:marBottom w:val="0"/>
              <w:divBdr>
                <w:top w:val="none" w:sz="0" w:space="0" w:color="auto"/>
                <w:left w:val="none" w:sz="0" w:space="0" w:color="auto"/>
                <w:bottom w:val="none" w:sz="0" w:space="0" w:color="auto"/>
                <w:right w:val="none" w:sz="0" w:space="0" w:color="auto"/>
              </w:divBdr>
            </w:div>
            <w:div w:id="1785617972">
              <w:marLeft w:val="0"/>
              <w:marRight w:val="0"/>
              <w:marTop w:val="0"/>
              <w:marBottom w:val="0"/>
              <w:divBdr>
                <w:top w:val="none" w:sz="0" w:space="0" w:color="auto"/>
                <w:left w:val="none" w:sz="0" w:space="0" w:color="auto"/>
                <w:bottom w:val="none" w:sz="0" w:space="0" w:color="auto"/>
                <w:right w:val="none" w:sz="0" w:space="0" w:color="auto"/>
              </w:divBdr>
            </w:div>
            <w:div w:id="1786995020">
              <w:marLeft w:val="0"/>
              <w:marRight w:val="0"/>
              <w:marTop w:val="0"/>
              <w:marBottom w:val="0"/>
              <w:divBdr>
                <w:top w:val="none" w:sz="0" w:space="0" w:color="auto"/>
                <w:left w:val="none" w:sz="0" w:space="0" w:color="auto"/>
                <w:bottom w:val="none" w:sz="0" w:space="0" w:color="auto"/>
                <w:right w:val="none" w:sz="0" w:space="0" w:color="auto"/>
              </w:divBdr>
            </w:div>
            <w:div w:id="1787574287">
              <w:marLeft w:val="0"/>
              <w:marRight w:val="0"/>
              <w:marTop w:val="0"/>
              <w:marBottom w:val="0"/>
              <w:divBdr>
                <w:top w:val="none" w:sz="0" w:space="0" w:color="auto"/>
                <w:left w:val="none" w:sz="0" w:space="0" w:color="auto"/>
                <w:bottom w:val="none" w:sz="0" w:space="0" w:color="auto"/>
                <w:right w:val="none" w:sz="0" w:space="0" w:color="auto"/>
              </w:divBdr>
            </w:div>
            <w:div w:id="1788113727">
              <w:marLeft w:val="0"/>
              <w:marRight w:val="0"/>
              <w:marTop w:val="0"/>
              <w:marBottom w:val="0"/>
              <w:divBdr>
                <w:top w:val="none" w:sz="0" w:space="0" w:color="auto"/>
                <w:left w:val="none" w:sz="0" w:space="0" w:color="auto"/>
                <w:bottom w:val="none" w:sz="0" w:space="0" w:color="auto"/>
                <w:right w:val="none" w:sz="0" w:space="0" w:color="auto"/>
              </w:divBdr>
            </w:div>
            <w:div w:id="1788232919">
              <w:marLeft w:val="0"/>
              <w:marRight w:val="0"/>
              <w:marTop w:val="0"/>
              <w:marBottom w:val="0"/>
              <w:divBdr>
                <w:top w:val="none" w:sz="0" w:space="0" w:color="auto"/>
                <w:left w:val="none" w:sz="0" w:space="0" w:color="auto"/>
                <w:bottom w:val="none" w:sz="0" w:space="0" w:color="auto"/>
                <w:right w:val="none" w:sz="0" w:space="0" w:color="auto"/>
              </w:divBdr>
            </w:div>
            <w:div w:id="1788425125">
              <w:marLeft w:val="0"/>
              <w:marRight w:val="0"/>
              <w:marTop w:val="0"/>
              <w:marBottom w:val="0"/>
              <w:divBdr>
                <w:top w:val="none" w:sz="0" w:space="0" w:color="auto"/>
                <w:left w:val="none" w:sz="0" w:space="0" w:color="auto"/>
                <w:bottom w:val="none" w:sz="0" w:space="0" w:color="auto"/>
                <w:right w:val="none" w:sz="0" w:space="0" w:color="auto"/>
              </w:divBdr>
            </w:div>
            <w:div w:id="1788501727">
              <w:marLeft w:val="0"/>
              <w:marRight w:val="0"/>
              <w:marTop w:val="0"/>
              <w:marBottom w:val="0"/>
              <w:divBdr>
                <w:top w:val="none" w:sz="0" w:space="0" w:color="auto"/>
                <w:left w:val="none" w:sz="0" w:space="0" w:color="auto"/>
                <w:bottom w:val="none" w:sz="0" w:space="0" w:color="auto"/>
                <w:right w:val="none" w:sz="0" w:space="0" w:color="auto"/>
              </w:divBdr>
            </w:div>
            <w:div w:id="1789548029">
              <w:marLeft w:val="0"/>
              <w:marRight w:val="0"/>
              <w:marTop w:val="0"/>
              <w:marBottom w:val="0"/>
              <w:divBdr>
                <w:top w:val="none" w:sz="0" w:space="0" w:color="auto"/>
                <w:left w:val="none" w:sz="0" w:space="0" w:color="auto"/>
                <w:bottom w:val="none" w:sz="0" w:space="0" w:color="auto"/>
                <w:right w:val="none" w:sz="0" w:space="0" w:color="auto"/>
              </w:divBdr>
            </w:div>
            <w:div w:id="1790124711">
              <w:marLeft w:val="0"/>
              <w:marRight w:val="0"/>
              <w:marTop w:val="0"/>
              <w:marBottom w:val="0"/>
              <w:divBdr>
                <w:top w:val="none" w:sz="0" w:space="0" w:color="auto"/>
                <w:left w:val="none" w:sz="0" w:space="0" w:color="auto"/>
                <w:bottom w:val="none" w:sz="0" w:space="0" w:color="auto"/>
                <w:right w:val="none" w:sz="0" w:space="0" w:color="auto"/>
              </w:divBdr>
            </w:div>
            <w:div w:id="1790465325">
              <w:marLeft w:val="0"/>
              <w:marRight w:val="0"/>
              <w:marTop w:val="0"/>
              <w:marBottom w:val="0"/>
              <w:divBdr>
                <w:top w:val="none" w:sz="0" w:space="0" w:color="auto"/>
                <w:left w:val="none" w:sz="0" w:space="0" w:color="auto"/>
                <w:bottom w:val="none" w:sz="0" w:space="0" w:color="auto"/>
                <w:right w:val="none" w:sz="0" w:space="0" w:color="auto"/>
              </w:divBdr>
            </w:div>
            <w:div w:id="1790976044">
              <w:marLeft w:val="0"/>
              <w:marRight w:val="0"/>
              <w:marTop w:val="0"/>
              <w:marBottom w:val="0"/>
              <w:divBdr>
                <w:top w:val="none" w:sz="0" w:space="0" w:color="auto"/>
                <w:left w:val="none" w:sz="0" w:space="0" w:color="auto"/>
                <w:bottom w:val="none" w:sz="0" w:space="0" w:color="auto"/>
                <w:right w:val="none" w:sz="0" w:space="0" w:color="auto"/>
              </w:divBdr>
            </w:div>
            <w:div w:id="1791127229">
              <w:marLeft w:val="0"/>
              <w:marRight w:val="0"/>
              <w:marTop w:val="0"/>
              <w:marBottom w:val="0"/>
              <w:divBdr>
                <w:top w:val="none" w:sz="0" w:space="0" w:color="auto"/>
                <w:left w:val="none" w:sz="0" w:space="0" w:color="auto"/>
                <w:bottom w:val="none" w:sz="0" w:space="0" w:color="auto"/>
                <w:right w:val="none" w:sz="0" w:space="0" w:color="auto"/>
              </w:divBdr>
            </w:div>
            <w:div w:id="1791628056">
              <w:marLeft w:val="0"/>
              <w:marRight w:val="0"/>
              <w:marTop w:val="0"/>
              <w:marBottom w:val="0"/>
              <w:divBdr>
                <w:top w:val="none" w:sz="0" w:space="0" w:color="auto"/>
                <w:left w:val="none" w:sz="0" w:space="0" w:color="auto"/>
                <w:bottom w:val="none" w:sz="0" w:space="0" w:color="auto"/>
                <w:right w:val="none" w:sz="0" w:space="0" w:color="auto"/>
              </w:divBdr>
            </w:div>
            <w:div w:id="1792507441">
              <w:marLeft w:val="0"/>
              <w:marRight w:val="0"/>
              <w:marTop w:val="0"/>
              <w:marBottom w:val="0"/>
              <w:divBdr>
                <w:top w:val="none" w:sz="0" w:space="0" w:color="auto"/>
                <w:left w:val="none" w:sz="0" w:space="0" w:color="auto"/>
                <w:bottom w:val="none" w:sz="0" w:space="0" w:color="auto"/>
                <w:right w:val="none" w:sz="0" w:space="0" w:color="auto"/>
              </w:divBdr>
            </w:div>
            <w:div w:id="1793286453">
              <w:marLeft w:val="0"/>
              <w:marRight w:val="0"/>
              <w:marTop w:val="0"/>
              <w:marBottom w:val="0"/>
              <w:divBdr>
                <w:top w:val="none" w:sz="0" w:space="0" w:color="auto"/>
                <w:left w:val="none" w:sz="0" w:space="0" w:color="auto"/>
                <w:bottom w:val="none" w:sz="0" w:space="0" w:color="auto"/>
                <w:right w:val="none" w:sz="0" w:space="0" w:color="auto"/>
              </w:divBdr>
            </w:div>
            <w:div w:id="1793935082">
              <w:marLeft w:val="0"/>
              <w:marRight w:val="0"/>
              <w:marTop w:val="0"/>
              <w:marBottom w:val="0"/>
              <w:divBdr>
                <w:top w:val="none" w:sz="0" w:space="0" w:color="auto"/>
                <w:left w:val="none" w:sz="0" w:space="0" w:color="auto"/>
                <w:bottom w:val="none" w:sz="0" w:space="0" w:color="auto"/>
                <w:right w:val="none" w:sz="0" w:space="0" w:color="auto"/>
              </w:divBdr>
            </w:div>
            <w:div w:id="1794981968">
              <w:marLeft w:val="0"/>
              <w:marRight w:val="0"/>
              <w:marTop w:val="0"/>
              <w:marBottom w:val="0"/>
              <w:divBdr>
                <w:top w:val="none" w:sz="0" w:space="0" w:color="auto"/>
                <w:left w:val="none" w:sz="0" w:space="0" w:color="auto"/>
                <w:bottom w:val="none" w:sz="0" w:space="0" w:color="auto"/>
                <w:right w:val="none" w:sz="0" w:space="0" w:color="auto"/>
              </w:divBdr>
            </w:div>
            <w:div w:id="1795056532">
              <w:marLeft w:val="0"/>
              <w:marRight w:val="0"/>
              <w:marTop w:val="0"/>
              <w:marBottom w:val="0"/>
              <w:divBdr>
                <w:top w:val="none" w:sz="0" w:space="0" w:color="auto"/>
                <w:left w:val="none" w:sz="0" w:space="0" w:color="auto"/>
                <w:bottom w:val="none" w:sz="0" w:space="0" w:color="auto"/>
                <w:right w:val="none" w:sz="0" w:space="0" w:color="auto"/>
              </w:divBdr>
            </w:div>
            <w:div w:id="1795563338">
              <w:marLeft w:val="0"/>
              <w:marRight w:val="0"/>
              <w:marTop w:val="0"/>
              <w:marBottom w:val="0"/>
              <w:divBdr>
                <w:top w:val="none" w:sz="0" w:space="0" w:color="auto"/>
                <w:left w:val="none" w:sz="0" w:space="0" w:color="auto"/>
                <w:bottom w:val="none" w:sz="0" w:space="0" w:color="auto"/>
                <w:right w:val="none" w:sz="0" w:space="0" w:color="auto"/>
              </w:divBdr>
            </w:div>
            <w:div w:id="1797722068">
              <w:marLeft w:val="0"/>
              <w:marRight w:val="0"/>
              <w:marTop w:val="0"/>
              <w:marBottom w:val="0"/>
              <w:divBdr>
                <w:top w:val="none" w:sz="0" w:space="0" w:color="auto"/>
                <w:left w:val="none" w:sz="0" w:space="0" w:color="auto"/>
                <w:bottom w:val="none" w:sz="0" w:space="0" w:color="auto"/>
                <w:right w:val="none" w:sz="0" w:space="0" w:color="auto"/>
              </w:divBdr>
            </w:div>
            <w:div w:id="1798136306">
              <w:marLeft w:val="0"/>
              <w:marRight w:val="0"/>
              <w:marTop w:val="0"/>
              <w:marBottom w:val="0"/>
              <w:divBdr>
                <w:top w:val="none" w:sz="0" w:space="0" w:color="auto"/>
                <w:left w:val="none" w:sz="0" w:space="0" w:color="auto"/>
                <w:bottom w:val="none" w:sz="0" w:space="0" w:color="auto"/>
                <w:right w:val="none" w:sz="0" w:space="0" w:color="auto"/>
              </w:divBdr>
            </w:div>
            <w:div w:id="1798253146">
              <w:marLeft w:val="0"/>
              <w:marRight w:val="0"/>
              <w:marTop w:val="0"/>
              <w:marBottom w:val="0"/>
              <w:divBdr>
                <w:top w:val="none" w:sz="0" w:space="0" w:color="auto"/>
                <w:left w:val="none" w:sz="0" w:space="0" w:color="auto"/>
                <w:bottom w:val="none" w:sz="0" w:space="0" w:color="auto"/>
                <w:right w:val="none" w:sz="0" w:space="0" w:color="auto"/>
              </w:divBdr>
            </w:div>
            <w:div w:id="1799100535">
              <w:marLeft w:val="0"/>
              <w:marRight w:val="0"/>
              <w:marTop w:val="0"/>
              <w:marBottom w:val="0"/>
              <w:divBdr>
                <w:top w:val="none" w:sz="0" w:space="0" w:color="auto"/>
                <w:left w:val="none" w:sz="0" w:space="0" w:color="auto"/>
                <w:bottom w:val="none" w:sz="0" w:space="0" w:color="auto"/>
                <w:right w:val="none" w:sz="0" w:space="0" w:color="auto"/>
              </w:divBdr>
            </w:div>
            <w:div w:id="1799645947">
              <w:marLeft w:val="0"/>
              <w:marRight w:val="0"/>
              <w:marTop w:val="0"/>
              <w:marBottom w:val="0"/>
              <w:divBdr>
                <w:top w:val="none" w:sz="0" w:space="0" w:color="auto"/>
                <w:left w:val="none" w:sz="0" w:space="0" w:color="auto"/>
                <w:bottom w:val="none" w:sz="0" w:space="0" w:color="auto"/>
                <w:right w:val="none" w:sz="0" w:space="0" w:color="auto"/>
              </w:divBdr>
            </w:div>
            <w:div w:id="1799760262">
              <w:marLeft w:val="0"/>
              <w:marRight w:val="0"/>
              <w:marTop w:val="0"/>
              <w:marBottom w:val="0"/>
              <w:divBdr>
                <w:top w:val="none" w:sz="0" w:space="0" w:color="auto"/>
                <w:left w:val="none" w:sz="0" w:space="0" w:color="auto"/>
                <w:bottom w:val="none" w:sz="0" w:space="0" w:color="auto"/>
                <w:right w:val="none" w:sz="0" w:space="0" w:color="auto"/>
              </w:divBdr>
            </w:div>
            <w:div w:id="1799831257">
              <w:marLeft w:val="0"/>
              <w:marRight w:val="0"/>
              <w:marTop w:val="0"/>
              <w:marBottom w:val="0"/>
              <w:divBdr>
                <w:top w:val="none" w:sz="0" w:space="0" w:color="auto"/>
                <w:left w:val="none" w:sz="0" w:space="0" w:color="auto"/>
                <w:bottom w:val="none" w:sz="0" w:space="0" w:color="auto"/>
                <w:right w:val="none" w:sz="0" w:space="0" w:color="auto"/>
              </w:divBdr>
            </w:div>
            <w:div w:id="1800538231">
              <w:marLeft w:val="0"/>
              <w:marRight w:val="0"/>
              <w:marTop w:val="0"/>
              <w:marBottom w:val="0"/>
              <w:divBdr>
                <w:top w:val="none" w:sz="0" w:space="0" w:color="auto"/>
                <w:left w:val="none" w:sz="0" w:space="0" w:color="auto"/>
                <w:bottom w:val="none" w:sz="0" w:space="0" w:color="auto"/>
                <w:right w:val="none" w:sz="0" w:space="0" w:color="auto"/>
              </w:divBdr>
            </w:div>
            <w:div w:id="1800683334">
              <w:marLeft w:val="0"/>
              <w:marRight w:val="0"/>
              <w:marTop w:val="0"/>
              <w:marBottom w:val="0"/>
              <w:divBdr>
                <w:top w:val="none" w:sz="0" w:space="0" w:color="auto"/>
                <w:left w:val="none" w:sz="0" w:space="0" w:color="auto"/>
                <w:bottom w:val="none" w:sz="0" w:space="0" w:color="auto"/>
                <w:right w:val="none" w:sz="0" w:space="0" w:color="auto"/>
              </w:divBdr>
            </w:div>
            <w:div w:id="1800956640">
              <w:marLeft w:val="0"/>
              <w:marRight w:val="0"/>
              <w:marTop w:val="0"/>
              <w:marBottom w:val="0"/>
              <w:divBdr>
                <w:top w:val="none" w:sz="0" w:space="0" w:color="auto"/>
                <w:left w:val="none" w:sz="0" w:space="0" w:color="auto"/>
                <w:bottom w:val="none" w:sz="0" w:space="0" w:color="auto"/>
                <w:right w:val="none" w:sz="0" w:space="0" w:color="auto"/>
              </w:divBdr>
            </w:div>
            <w:div w:id="1802187421">
              <w:marLeft w:val="0"/>
              <w:marRight w:val="0"/>
              <w:marTop w:val="0"/>
              <w:marBottom w:val="0"/>
              <w:divBdr>
                <w:top w:val="none" w:sz="0" w:space="0" w:color="auto"/>
                <w:left w:val="none" w:sz="0" w:space="0" w:color="auto"/>
                <w:bottom w:val="none" w:sz="0" w:space="0" w:color="auto"/>
                <w:right w:val="none" w:sz="0" w:space="0" w:color="auto"/>
              </w:divBdr>
            </w:div>
            <w:div w:id="1803381568">
              <w:marLeft w:val="0"/>
              <w:marRight w:val="0"/>
              <w:marTop w:val="0"/>
              <w:marBottom w:val="0"/>
              <w:divBdr>
                <w:top w:val="none" w:sz="0" w:space="0" w:color="auto"/>
                <w:left w:val="none" w:sz="0" w:space="0" w:color="auto"/>
                <w:bottom w:val="none" w:sz="0" w:space="0" w:color="auto"/>
                <w:right w:val="none" w:sz="0" w:space="0" w:color="auto"/>
              </w:divBdr>
            </w:div>
            <w:div w:id="1803696981">
              <w:marLeft w:val="0"/>
              <w:marRight w:val="0"/>
              <w:marTop w:val="0"/>
              <w:marBottom w:val="0"/>
              <w:divBdr>
                <w:top w:val="none" w:sz="0" w:space="0" w:color="auto"/>
                <w:left w:val="none" w:sz="0" w:space="0" w:color="auto"/>
                <w:bottom w:val="none" w:sz="0" w:space="0" w:color="auto"/>
                <w:right w:val="none" w:sz="0" w:space="0" w:color="auto"/>
              </w:divBdr>
            </w:div>
            <w:div w:id="1804032763">
              <w:marLeft w:val="0"/>
              <w:marRight w:val="0"/>
              <w:marTop w:val="0"/>
              <w:marBottom w:val="0"/>
              <w:divBdr>
                <w:top w:val="none" w:sz="0" w:space="0" w:color="auto"/>
                <w:left w:val="none" w:sz="0" w:space="0" w:color="auto"/>
                <w:bottom w:val="none" w:sz="0" w:space="0" w:color="auto"/>
                <w:right w:val="none" w:sz="0" w:space="0" w:color="auto"/>
              </w:divBdr>
            </w:div>
            <w:div w:id="1805002836">
              <w:marLeft w:val="0"/>
              <w:marRight w:val="0"/>
              <w:marTop w:val="0"/>
              <w:marBottom w:val="0"/>
              <w:divBdr>
                <w:top w:val="none" w:sz="0" w:space="0" w:color="auto"/>
                <w:left w:val="none" w:sz="0" w:space="0" w:color="auto"/>
                <w:bottom w:val="none" w:sz="0" w:space="0" w:color="auto"/>
                <w:right w:val="none" w:sz="0" w:space="0" w:color="auto"/>
              </w:divBdr>
            </w:div>
            <w:div w:id="1805536782">
              <w:marLeft w:val="0"/>
              <w:marRight w:val="0"/>
              <w:marTop w:val="0"/>
              <w:marBottom w:val="0"/>
              <w:divBdr>
                <w:top w:val="none" w:sz="0" w:space="0" w:color="auto"/>
                <w:left w:val="none" w:sz="0" w:space="0" w:color="auto"/>
                <w:bottom w:val="none" w:sz="0" w:space="0" w:color="auto"/>
                <w:right w:val="none" w:sz="0" w:space="0" w:color="auto"/>
              </w:divBdr>
            </w:div>
            <w:div w:id="1805661511">
              <w:marLeft w:val="0"/>
              <w:marRight w:val="0"/>
              <w:marTop w:val="0"/>
              <w:marBottom w:val="0"/>
              <w:divBdr>
                <w:top w:val="none" w:sz="0" w:space="0" w:color="auto"/>
                <w:left w:val="none" w:sz="0" w:space="0" w:color="auto"/>
                <w:bottom w:val="none" w:sz="0" w:space="0" w:color="auto"/>
                <w:right w:val="none" w:sz="0" w:space="0" w:color="auto"/>
              </w:divBdr>
            </w:div>
            <w:div w:id="1806043262">
              <w:marLeft w:val="0"/>
              <w:marRight w:val="0"/>
              <w:marTop w:val="0"/>
              <w:marBottom w:val="0"/>
              <w:divBdr>
                <w:top w:val="none" w:sz="0" w:space="0" w:color="auto"/>
                <w:left w:val="none" w:sz="0" w:space="0" w:color="auto"/>
                <w:bottom w:val="none" w:sz="0" w:space="0" w:color="auto"/>
                <w:right w:val="none" w:sz="0" w:space="0" w:color="auto"/>
              </w:divBdr>
            </w:div>
            <w:div w:id="1806392276">
              <w:marLeft w:val="0"/>
              <w:marRight w:val="0"/>
              <w:marTop w:val="0"/>
              <w:marBottom w:val="0"/>
              <w:divBdr>
                <w:top w:val="none" w:sz="0" w:space="0" w:color="auto"/>
                <w:left w:val="none" w:sz="0" w:space="0" w:color="auto"/>
                <w:bottom w:val="none" w:sz="0" w:space="0" w:color="auto"/>
                <w:right w:val="none" w:sz="0" w:space="0" w:color="auto"/>
              </w:divBdr>
            </w:div>
            <w:div w:id="1806896785">
              <w:marLeft w:val="0"/>
              <w:marRight w:val="0"/>
              <w:marTop w:val="0"/>
              <w:marBottom w:val="0"/>
              <w:divBdr>
                <w:top w:val="none" w:sz="0" w:space="0" w:color="auto"/>
                <w:left w:val="none" w:sz="0" w:space="0" w:color="auto"/>
                <w:bottom w:val="none" w:sz="0" w:space="0" w:color="auto"/>
                <w:right w:val="none" w:sz="0" w:space="0" w:color="auto"/>
              </w:divBdr>
            </w:div>
            <w:div w:id="1806923295">
              <w:marLeft w:val="0"/>
              <w:marRight w:val="0"/>
              <w:marTop w:val="0"/>
              <w:marBottom w:val="0"/>
              <w:divBdr>
                <w:top w:val="none" w:sz="0" w:space="0" w:color="auto"/>
                <w:left w:val="none" w:sz="0" w:space="0" w:color="auto"/>
                <w:bottom w:val="none" w:sz="0" w:space="0" w:color="auto"/>
                <w:right w:val="none" w:sz="0" w:space="0" w:color="auto"/>
              </w:divBdr>
            </w:div>
            <w:div w:id="1807505452">
              <w:marLeft w:val="0"/>
              <w:marRight w:val="0"/>
              <w:marTop w:val="0"/>
              <w:marBottom w:val="0"/>
              <w:divBdr>
                <w:top w:val="none" w:sz="0" w:space="0" w:color="auto"/>
                <w:left w:val="none" w:sz="0" w:space="0" w:color="auto"/>
                <w:bottom w:val="none" w:sz="0" w:space="0" w:color="auto"/>
                <w:right w:val="none" w:sz="0" w:space="0" w:color="auto"/>
              </w:divBdr>
            </w:div>
            <w:div w:id="1808008015">
              <w:marLeft w:val="0"/>
              <w:marRight w:val="0"/>
              <w:marTop w:val="0"/>
              <w:marBottom w:val="0"/>
              <w:divBdr>
                <w:top w:val="none" w:sz="0" w:space="0" w:color="auto"/>
                <w:left w:val="none" w:sz="0" w:space="0" w:color="auto"/>
                <w:bottom w:val="none" w:sz="0" w:space="0" w:color="auto"/>
                <w:right w:val="none" w:sz="0" w:space="0" w:color="auto"/>
              </w:divBdr>
            </w:div>
            <w:div w:id="1808667784">
              <w:marLeft w:val="0"/>
              <w:marRight w:val="0"/>
              <w:marTop w:val="0"/>
              <w:marBottom w:val="0"/>
              <w:divBdr>
                <w:top w:val="none" w:sz="0" w:space="0" w:color="auto"/>
                <w:left w:val="none" w:sz="0" w:space="0" w:color="auto"/>
                <w:bottom w:val="none" w:sz="0" w:space="0" w:color="auto"/>
                <w:right w:val="none" w:sz="0" w:space="0" w:color="auto"/>
              </w:divBdr>
            </w:div>
            <w:div w:id="1809205890">
              <w:marLeft w:val="0"/>
              <w:marRight w:val="0"/>
              <w:marTop w:val="0"/>
              <w:marBottom w:val="0"/>
              <w:divBdr>
                <w:top w:val="none" w:sz="0" w:space="0" w:color="auto"/>
                <w:left w:val="none" w:sz="0" w:space="0" w:color="auto"/>
                <w:bottom w:val="none" w:sz="0" w:space="0" w:color="auto"/>
                <w:right w:val="none" w:sz="0" w:space="0" w:color="auto"/>
              </w:divBdr>
            </w:div>
            <w:div w:id="1809321335">
              <w:marLeft w:val="0"/>
              <w:marRight w:val="0"/>
              <w:marTop w:val="0"/>
              <w:marBottom w:val="0"/>
              <w:divBdr>
                <w:top w:val="none" w:sz="0" w:space="0" w:color="auto"/>
                <w:left w:val="none" w:sz="0" w:space="0" w:color="auto"/>
                <w:bottom w:val="none" w:sz="0" w:space="0" w:color="auto"/>
                <w:right w:val="none" w:sz="0" w:space="0" w:color="auto"/>
              </w:divBdr>
            </w:div>
            <w:div w:id="1809396443">
              <w:marLeft w:val="0"/>
              <w:marRight w:val="0"/>
              <w:marTop w:val="0"/>
              <w:marBottom w:val="0"/>
              <w:divBdr>
                <w:top w:val="none" w:sz="0" w:space="0" w:color="auto"/>
                <w:left w:val="none" w:sz="0" w:space="0" w:color="auto"/>
                <w:bottom w:val="none" w:sz="0" w:space="0" w:color="auto"/>
                <w:right w:val="none" w:sz="0" w:space="0" w:color="auto"/>
              </w:divBdr>
            </w:div>
            <w:div w:id="1809854763">
              <w:marLeft w:val="0"/>
              <w:marRight w:val="0"/>
              <w:marTop w:val="0"/>
              <w:marBottom w:val="0"/>
              <w:divBdr>
                <w:top w:val="none" w:sz="0" w:space="0" w:color="auto"/>
                <w:left w:val="none" w:sz="0" w:space="0" w:color="auto"/>
                <w:bottom w:val="none" w:sz="0" w:space="0" w:color="auto"/>
                <w:right w:val="none" w:sz="0" w:space="0" w:color="auto"/>
              </w:divBdr>
            </w:div>
            <w:div w:id="1809935613">
              <w:marLeft w:val="0"/>
              <w:marRight w:val="0"/>
              <w:marTop w:val="0"/>
              <w:marBottom w:val="0"/>
              <w:divBdr>
                <w:top w:val="none" w:sz="0" w:space="0" w:color="auto"/>
                <w:left w:val="none" w:sz="0" w:space="0" w:color="auto"/>
                <w:bottom w:val="none" w:sz="0" w:space="0" w:color="auto"/>
                <w:right w:val="none" w:sz="0" w:space="0" w:color="auto"/>
              </w:divBdr>
            </w:div>
            <w:div w:id="1810856252">
              <w:marLeft w:val="0"/>
              <w:marRight w:val="0"/>
              <w:marTop w:val="0"/>
              <w:marBottom w:val="0"/>
              <w:divBdr>
                <w:top w:val="none" w:sz="0" w:space="0" w:color="auto"/>
                <w:left w:val="none" w:sz="0" w:space="0" w:color="auto"/>
                <w:bottom w:val="none" w:sz="0" w:space="0" w:color="auto"/>
                <w:right w:val="none" w:sz="0" w:space="0" w:color="auto"/>
              </w:divBdr>
            </w:div>
            <w:div w:id="1811052099">
              <w:marLeft w:val="0"/>
              <w:marRight w:val="0"/>
              <w:marTop w:val="0"/>
              <w:marBottom w:val="0"/>
              <w:divBdr>
                <w:top w:val="none" w:sz="0" w:space="0" w:color="auto"/>
                <w:left w:val="none" w:sz="0" w:space="0" w:color="auto"/>
                <w:bottom w:val="none" w:sz="0" w:space="0" w:color="auto"/>
                <w:right w:val="none" w:sz="0" w:space="0" w:color="auto"/>
              </w:divBdr>
            </w:div>
            <w:div w:id="1811554820">
              <w:marLeft w:val="0"/>
              <w:marRight w:val="0"/>
              <w:marTop w:val="0"/>
              <w:marBottom w:val="0"/>
              <w:divBdr>
                <w:top w:val="none" w:sz="0" w:space="0" w:color="auto"/>
                <w:left w:val="none" w:sz="0" w:space="0" w:color="auto"/>
                <w:bottom w:val="none" w:sz="0" w:space="0" w:color="auto"/>
                <w:right w:val="none" w:sz="0" w:space="0" w:color="auto"/>
              </w:divBdr>
            </w:div>
            <w:div w:id="1811677705">
              <w:marLeft w:val="0"/>
              <w:marRight w:val="0"/>
              <w:marTop w:val="0"/>
              <w:marBottom w:val="0"/>
              <w:divBdr>
                <w:top w:val="none" w:sz="0" w:space="0" w:color="auto"/>
                <w:left w:val="none" w:sz="0" w:space="0" w:color="auto"/>
                <w:bottom w:val="none" w:sz="0" w:space="0" w:color="auto"/>
                <w:right w:val="none" w:sz="0" w:space="0" w:color="auto"/>
              </w:divBdr>
            </w:div>
            <w:div w:id="1812282952">
              <w:marLeft w:val="0"/>
              <w:marRight w:val="0"/>
              <w:marTop w:val="0"/>
              <w:marBottom w:val="0"/>
              <w:divBdr>
                <w:top w:val="none" w:sz="0" w:space="0" w:color="auto"/>
                <w:left w:val="none" w:sz="0" w:space="0" w:color="auto"/>
                <w:bottom w:val="none" w:sz="0" w:space="0" w:color="auto"/>
                <w:right w:val="none" w:sz="0" w:space="0" w:color="auto"/>
              </w:divBdr>
            </w:div>
            <w:div w:id="1814370991">
              <w:marLeft w:val="0"/>
              <w:marRight w:val="0"/>
              <w:marTop w:val="0"/>
              <w:marBottom w:val="0"/>
              <w:divBdr>
                <w:top w:val="none" w:sz="0" w:space="0" w:color="auto"/>
                <w:left w:val="none" w:sz="0" w:space="0" w:color="auto"/>
                <w:bottom w:val="none" w:sz="0" w:space="0" w:color="auto"/>
                <w:right w:val="none" w:sz="0" w:space="0" w:color="auto"/>
              </w:divBdr>
            </w:div>
            <w:div w:id="1815484031">
              <w:marLeft w:val="0"/>
              <w:marRight w:val="0"/>
              <w:marTop w:val="0"/>
              <w:marBottom w:val="0"/>
              <w:divBdr>
                <w:top w:val="none" w:sz="0" w:space="0" w:color="auto"/>
                <w:left w:val="none" w:sz="0" w:space="0" w:color="auto"/>
                <w:bottom w:val="none" w:sz="0" w:space="0" w:color="auto"/>
                <w:right w:val="none" w:sz="0" w:space="0" w:color="auto"/>
              </w:divBdr>
            </w:div>
            <w:div w:id="1816414222">
              <w:marLeft w:val="0"/>
              <w:marRight w:val="0"/>
              <w:marTop w:val="0"/>
              <w:marBottom w:val="0"/>
              <w:divBdr>
                <w:top w:val="none" w:sz="0" w:space="0" w:color="auto"/>
                <w:left w:val="none" w:sz="0" w:space="0" w:color="auto"/>
                <w:bottom w:val="none" w:sz="0" w:space="0" w:color="auto"/>
                <w:right w:val="none" w:sz="0" w:space="0" w:color="auto"/>
              </w:divBdr>
            </w:div>
            <w:div w:id="1816802456">
              <w:marLeft w:val="0"/>
              <w:marRight w:val="0"/>
              <w:marTop w:val="0"/>
              <w:marBottom w:val="0"/>
              <w:divBdr>
                <w:top w:val="none" w:sz="0" w:space="0" w:color="auto"/>
                <w:left w:val="none" w:sz="0" w:space="0" w:color="auto"/>
                <w:bottom w:val="none" w:sz="0" w:space="0" w:color="auto"/>
                <w:right w:val="none" w:sz="0" w:space="0" w:color="auto"/>
              </w:divBdr>
            </w:div>
            <w:div w:id="1817643664">
              <w:marLeft w:val="0"/>
              <w:marRight w:val="0"/>
              <w:marTop w:val="0"/>
              <w:marBottom w:val="0"/>
              <w:divBdr>
                <w:top w:val="none" w:sz="0" w:space="0" w:color="auto"/>
                <w:left w:val="none" w:sz="0" w:space="0" w:color="auto"/>
                <w:bottom w:val="none" w:sz="0" w:space="0" w:color="auto"/>
                <w:right w:val="none" w:sz="0" w:space="0" w:color="auto"/>
              </w:divBdr>
            </w:div>
            <w:div w:id="1818109543">
              <w:marLeft w:val="0"/>
              <w:marRight w:val="0"/>
              <w:marTop w:val="0"/>
              <w:marBottom w:val="0"/>
              <w:divBdr>
                <w:top w:val="none" w:sz="0" w:space="0" w:color="auto"/>
                <w:left w:val="none" w:sz="0" w:space="0" w:color="auto"/>
                <w:bottom w:val="none" w:sz="0" w:space="0" w:color="auto"/>
                <w:right w:val="none" w:sz="0" w:space="0" w:color="auto"/>
              </w:divBdr>
            </w:div>
            <w:div w:id="1818185247">
              <w:marLeft w:val="0"/>
              <w:marRight w:val="0"/>
              <w:marTop w:val="0"/>
              <w:marBottom w:val="0"/>
              <w:divBdr>
                <w:top w:val="none" w:sz="0" w:space="0" w:color="auto"/>
                <w:left w:val="none" w:sz="0" w:space="0" w:color="auto"/>
                <w:bottom w:val="none" w:sz="0" w:space="0" w:color="auto"/>
                <w:right w:val="none" w:sz="0" w:space="0" w:color="auto"/>
              </w:divBdr>
            </w:div>
            <w:div w:id="1819227805">
              <w:marLeft w:val="0"/>
              <w:marRight w:val="0"/>
              <w:marTop w:val="0"/>
              <w:marBottom w:val="0"/>
              <w:divBdr>
                <w:top w:val="none" w:sz="0" w:space="0" w:color="auto"/>
                <w:left w:val="none" w:sz="0" w:space="0" w:color="auto"/>
                <w:bottom w:val="none" w:sz="0" w:space="0" w:color="auto"/>
                <w:right w:val="none" w:sz="0" w:space="0" w:color="auto"/>
              </w:divBdr>
            </w:div>
            <w:div w:id="1820806025">
              <w:marLeft w:val="0"/>
              <w:marRight w:val="0"/>
              <w:marTop w:val="0"/>
              <w:marBottom w:val="0"/>
              <w:divBdr>
                <w:top w:val="none" w:sz="0" w:space="0" w:color="auto"/>
                <w:left w:val="none" w:sz="0" w:space="0" w:color="auto"/>
                <w:bottom w:val="none" w:sz="0" w:space="0" w:color="auto"/>
                <w:right w:val="none" w:sz="0" w:space="0" w:color="auto"/>
              </w:divBdr>
            </w:div>
            <w:div w:id="1821070481">
              <w:marLeft w:val="0"/>
              <w:marRight w:val="0"/>
              <w:marTop w:val="0"/>
              <w:marBottom w:val="0"/>
              <w:divBdr>
                <w:top w:val="none" w:sz="0" w:space="0" w:color="auto"/>
                <w:left w:val="none" w:sz="0" w:space="0" w:color="auto"/>
                <w:bottom w:val="none" w:sz="0" w:space="0" w:color="auto"/>
                <w:right w:val="none" w:sz="0" w:space="0" w:color="auto"/>
              </w:divBdr>
            </w:div>
            <w:div w:id="1821337128">
              <w:marLeft w:val="0"/>
              <w:marRight w:val="0"/>
              <w:marTop w:val="0"/>
              <w:marBottom w:val="0"/>
              <w:divBdr>
                <w:top w:val="none" w:sz="0" w:space="0" w:color="auto"/>
                <w:left w:val="none" w:sz="0" w:space="0" w:color="auto"/>
                <w:bottom w:val="none" w:sz="0" w:space="0" w:color="auto"/>
                <w:right w:val="none" w:sz="0" w:space="0" w:color="auto"/>
              </w:divBdr>
            </w:div>
            <w:div w:id="1821576661">
              <w:marLeft w:val="0"/>
              <w:marRight w:val="0"/>
              <w:marTop w:val="0"/>
              <w:marBottom w:val="0"/>
              <w:divBdr>
                <w:top w:val="none" w:sz="0" w:space="0" w:color="auto"/>
                <w:left w:val="none" w:sz="0" w:space="0" w:color="auto"/>
                <w:bottom w:val="none" w:sz="0" w:space="0" w:color="auto"/>
                <w:right w:val="none" w:sz="0" w:space="0" w:color="auto"/>
              </w:divBdr>
            </w:div>
            <w:div w:id="1821842278">
              <w:marLeft w:val="0"/>
              <w:marRight w:val="0"/>
              <w:marTop w:val="0"/>
              <w:marBottom w:val="0"/>
              <w:divBdr>
                <w:top w:val="none" w:sz="0" w:space="0" w:color="auto"/>
                <w:left w:val="none" w:sz="0" w:space="0" w:color="auto"/>
                <w:bottom w:val="none" w:sz="0" w:space="0" w:color="auto"/>
                <w:right w:val="none" w:sz="0" w:space="0" w:color="auto"/>
              </w:divBdr>
            </w:div>
            <w:div w:id="1821922258">
              <w:marLeft w:val="0"/>
              <w:marRight w:val="0"/>
              <w:marTop w:val="0"/>
              <w:marBottom w:val="0"/>
              <w:divBdr>
                <w:top w:val="none" w:sz="0" w:space="0" w:color="auto"/>
                <w:left w:val="none" w:sz="0" w:space="0" w:color="auto"/>
                <w:bottom w:val="none" w:sz="0" w:space="0" w:color="auto"/>
                <w:right w:val="none" w:sz="0" w:space="0" w:color="auto"/>
              </w:divBdr>
            </w:div>
            <w:div w:id="1823429686">
              <w:marLeft w:val="0"/>
              <w:marRight w:val="0"/>
              <w:marTop w:val="0"/>
              <w:marBottom w:val="0"/>
              <w:divBdr>
                <w:top w:val="none" w:sz="0" w:space="0" w:color="auto"/>
                <w:left w:val="none" w:sz="0" w:space="0" w:color="auto"/>
                <w:bottom w:val="none" w:sz="0" w:space="0" w:color="auto"/>
                <w:right w:val="none" w:sz="0" w:space="0" w:color="auto"/>
              </w:divBdr>
            </w:div>
            <w:div w:id="1824812321">
              <w:marLeft w:val="0"/>
              <w:marRight w:val="0"/>
              <w:marTop w:val="0"/>
              <w:marBottom w:val="0"/>
              <w:divBdr>
                <w:top w:val="none" w:sz="0" w:space="0" w:color="auto"/>
                <w:left w:val="none" w:sz="0" w:space="0" w:color="auto"/>
                <w:bottom w:val="none" w:sz="0" w:space="0" w:color="auto"/>
                <w:right w:val="none" w:sz="0" w:space="0" w:color="auto"/>
              </w:divBdr>
            </w:div>
            <w:div w:id="1825008348">
              <w:marLeft w:val="0"/>
              <w:marRight w:val="0"/>
              <w:marTop w:val="0"/>
              <w:marBottom w:val="0"/>
              <w:divBdr>
                <w:top w:val="none" w:sz="0" w:space="0" w:color="auto"/>
                <w:left w:val="none" w:sz="0" w:space="0" w:color="auto"/>
                <w:bottom w:val="none" w:sz="0" w:space="0" w:color="auto"/>
                <w:right w:val="none" w:sz="0" w:space="0" w:color="auto"/>
              </w:divBdr>
            </w:div>
            <w:div w:id="1825313280">
              <w:marLeft w:val="0"/>
              <w:marRight w:val="0"/>
              <w:marTop w:val="0"/>
              <w:marBottom w:val="0"/>
              <w:divBdr>
                <w:top w:val="none" w:sz="0" w:space="0" w:color="auto"/>
                <w:left w:val="none" w:sz="0" w:space="0" w:color="auto"/>
                <w:bottom w:val="none" w:sz="0" w:space="0" w:color="auto"/>
                <w:right w:val="none" w:sz="0" w:space="0" w:color="auto"/>
              </w:divBdr>
            </w:div>
            <w:div w:id="1825392901">
              <w:marLeft w:val="0"/>
              <w:marRight w:val="0"/>
              <w:marTop w:val="0"/>
              <w:marBottom w:val="0"/>
              <w:divBdr>
                <w:top w:val="none" w:sz="0" w:space="0" w:color="auto"/>
                <w:left w:val="none" w:sz="0" w:space="0" w:color="auto"/>
                <w:bottom w:val="none" w:sz="0" w:space="0" w:color="auto"/>
                <w:right w:val="none" w:sz="0" w:space="0" w:color="auto"/>
              </w:divBdr>
            </w:div>
            <w:div w:id="1826241038">
              <w:marLeft w:val="0"/>
              <w:marRight w:val="0"/>
              <w:marTop w:val="0"/>
              <w:marBottom w:val="0"/>
              <w:divBdr>
                <w:top w:val="none" w:sz="0" w:space="0" w:color="auto"/>
                <w:left w:val="none" w:sz="0" w:space="0" w:color="auto"/>
                <w:bottom w:val="none" w:sz="0" w:space="0" w:color="auto"/>
                <w:right w:val="none" w:sz="0" w:space="0" w:color="auto"/>
              </w:divBdr>
            </w:div>
            <w:div w:id="1826243137">
              <w:marLeft w:val="0"/>
              <w:marRight w:val="0"/>
              <w:marTop w:val="0"/>
              <w:marBottom w:val="0"/>
              <w:divBdr>
                <w:top w:val="none" w:sz="0" w:space="0" w:color="auto"/>
                <w:left w:val="none" w:sz="0" w:space="0" w:color="auto"/>
                <w:bottom w:val="none" w:sz="0" w:space="0" w:color="auto"/>
                <w:right w:val="none" w:sz="0" w:space="0" w:color="auto"/>
              </w:divBdr>
            </w:div>
            <w:div w:id="1827083817">
              <w:marLeft w:val="0"/>
              <w:marRight w:val="0"/>
              <w:marTop w:val="0"/>
              <w:marBottom w:val="0"/>
              <w:divBdr>
                <w:top w:val="none" w:sz="0" w:space="0" w:color="auto"/>
                <w:left w:val="none" w:sz="0" w:space="0" w:color="auto"/>
                <w:bottom w:val="none" w:sz="0" w:space="0" w:color="auto"/>
                <w:right w:val="none" w:sz="0" w:space="0" w:color="auto"/>
              </w:divBdr>
            </w:div>
            <w:div w:id="1828285239">
              <w:marLeft w:val="0"/>
              <w:marRight w:val="0"/>
              <w:marTop w:val="0"/>
              <w:marBottom w:val="0"/>
              <w:divBdr>
                <w:top w:val="none" w:sz="0" w:space="0" w:color="auto"/>
                <w:left w:val="none" w:sz="0" w:space="0" w:color="auto"/>
                <w:bottom w:val="none" w:sz="0" w:space="0" w:color="auto"/>
                <w:right w:val="none" w:sz="0" w:space="0" w:color="auto"/>
              </w:divBdr>
            </w:div>
            <w:div w:id="1828595987">
              <w:marLeft w:val="0"/>
              <w:marRight w:val="0"/>
              <w:marTop w:val="0"/>
              <w:marBottom w:val="0"/>
              <w:divBdr>
                <w:top w:val="none" w:sz="0" w:space="0" w:color="auto"/>
                <w:left w:val="none" w:sz="0" w:space="0" w:color="auto"/>
                <w:bottom w:val="none" w:sz="0" w:space="0" w:color="auto"/>
                <w:right w:val="none" w:sz="0" w:space="0" w:color="auto"/>
              </w:divBdr>
            </w:div>
            <w:div w:id="1828665486">
              <w:marLeft w:val="0"/>
              <w:marRight w:val="0"/>
              <w:marTop w:val="0"/>
              <w:marBottom w:val="0"/>
              <w:divBdr>
                <w:top w:val="none" w:sz="0" w:space="0" w:color="auto"/>
                <w:left w:val="none" w:sz="0" w:space="0" w:color="auto"/>
                <w:bottom w:val="none" w:sz="0" w:space="0" w:color="auto"/>
                <w:right w:val="none" w:sz="0" w:space="0" w:color="auto"/>
              </w:divBdr>
            </w:div>
            <w:div w:id="1831098793">
              <w:marLeft w:val="0"/>
              <w:marRight w:val="0"/>
              <w:marTop w:val="0"/>
              <w:marBottom w:val="0"/>
              <w:divBdr>
                <w:top w:val="none" w:sz="0" w:space="0" w:color="auto"/>
                <w:left w:val="none" w:sz="0" w:space="0" w:color="auto"/>
                <w:bottom w:val="none" w:sz="0" w:space="0" w:color="auto"/>
                <w:right w:val="none" w:sz="0" w:space="0" w:color="auto"/>
              </w:divBdr>
            </w:div>
            <w:div w:id="1831554214">
              <w:marLeft w:val="0"/>
              <w:marRight w:val="0"/>
              <w:marTop w:val="0"/>
              <w:marBottom w:val="0"/>
              <w:divBdr>
                <w:top w:val="none" w:sz="0" w:space="0" w:color="auto"/>
                <w:left w:val="none" w:sz="0" w:space="0" w:color="auto"/>
                <w:bottom w:val="none" w:sz="0" w:space="0" w:color="auto"/>
                <w:right w:val="none" w:sz="0" w:space="0" w:color="auto"/>
              </w:divBdr>
            </w:div>
            <w:div w:id="1832217420">
              <w:marLeft w:val="0"/>
              <w:marRight w:val="0"/>
              <w:marTop w:val="0"/>
              <w:marBottom w:val="0"/>
              <w:divBdr>
                <w:top w:val="none" w:sz="0" w:space="0" w:color="auto"/>
                <w:left w:val="none" w:sz="0" w:space="0" w:color="auto"/>
                <w:bottom w:val="none" w:sz="0" w:space="0" w:color="auto"/>
                <w:right w:val="none" w:sz="0" w:space="0" w:color="auto"/>
              </w:divBdr>
            </w:div>
            <w:div w:id="1833179739">
              <w:marLeft w:val="0"/>
              <w:marRight w:val="0"/>
              <w:marTop w:val="0"/>
              <w:marBottom w:val="0"/>
              <w:divBdr>
                <w:top w:val="none" w:sz="0" w:space="0" w:color="auto"/>
                <w:left w:val="none" w:sz="0" w:space="0" w:color="auto"/>
                <w:bottom w:val="none" w:sz="0" w:space="0" w:color="auto"/>
                <w:right w:val="none" w:sz="0" w:space="0" w:color="auto"/>
              </w:divBdr>
            </w:div>
            <w:div w:id="1833598316">
              <w:marLeft w:val="0"/>
              <w:marRight w:val="0"/>
              <w:marTop w:val="0"/>
              <w:marBottom w:val="0"/>
              <w:divBdr>
                <w:top w:val="none" w:sz="0" w:space="0" w:color="auto"/>
                <w:left w:val="none" w:sz="0" w:space="0" w:color="auto"/>
                <w:bottom w:val="none" w:sz="0" w:space="0" w:color="auto"/>
                <w:right w:val="none" w:sz="0" w:space="0" w:color="auto"/>
              </w:divBdr>
            </w:div>
            <w:div w:id="1833908560">
              <w:marLeft w:val="0"/>
              <w:marRight w:val="0"/>
              <w:marTop w:val="0"/>
              <w:marBottom w:val="0"/>
              <w:divBdr>
                <w:top w:val="none" w:sz="0" w:space="0" w:color="auto"/>
                <w:left w:val="none" w:sz="0" w:space="0" w:color="auto"/>
                <w:bottom w:val="none" w:sz="0" w:space="0" w:color="auto"/>
                <w:right w:val="none" w:sz="0" w:space="0" w:color="auto"/>
              </w:divBdr>
            </w:div>
            <w:div w:id="1834879542">
              <w:marLeft w:val="0"/>
              <w:marRight w:val="0"/>
              <w:marTop w:val="0"/>
              <w:marBottom w:val="0"/>
              <w:divBdr>
                <w:top w:val="none" w:sz="0" w:space="0" w:color="auto"/>
                <w:left w:val="none" w:sz="0" w:space="0" w:color="auto"/>
                <w:bottom w:val="none" w:sz="0" w:space="0" w:color="auto"/>
                <w:right w:val="none" w:sz="0" w:space="0" w:color="auto"/>
              </w:divBdr>
            </w:div>
            <w:div w:id="1835142769">
              <w:marLeft w:val="0"/>
              <w:marRight w:val="0"/>
              <w:marTop w:val="0"/>
              <w:marBottom w:val="0"/>
              <w:divBdr>
                <w:top w:val="none" w:sz="0" w:space="0" w:color="auto"/>
                <w:left w:val="none" w:sz="0" w:space="0" w:color="auto"/>
                <w:bottom w:val="none" w:sz="0" w:space="0" w:color="auto"/>
                <w:right w:val="none" w:sz="0" w:space="0" w:color="auto"/>
              </w:divBdr>
            </w:div>
            <w:div w:id="1835686954">
              <w:marLeft w:val="0"/>
              <w:marRight w:val="0"/>
              <w:marTop w:val="0"/>
              <w:marBottom w:val="0"/>
              <w:divBdr>
                <w:top w:val="none" w:sz="0" w:space="0" w:color="auto"/>
                <w:left w:val="none" w:sz="0" w:space="0" w:color="auto"/>
                <w:bottom w:val="none" w:sz="0" w:space="0" w:color="auto"/>
                <w:right w:val="none" w:sz="0" w:space="0" w:color="auto"/>
              </w:divBdr>
            </w:div>
            <w:div w:id="1836415445">
              <w:marLeft w:val="0"/>
              <w:marRight w:val="0"/>
              <w:marTop w:val="0"/>
              <w:marBottom w:val="0"/>
              <w:divBdr>
                <w:top w:val="none" w:sz="0" w:space="0" w:color="auto"/>
                <w:left w:val="none" w:sz="0" w:space="0" w:color="auto"/>
                <w:bottom w:val="none" w:sz="0" w:space="0" w:color="auto"/>
                <w:right w:val="none" w:sz="0" w:space="0" w:color="auto"/>
              </w:divBdr>
            </w:div>
            <w:div w:id="1836454668">
              <w:marLeft w:val="0"/>
              <w:marRight w:val="0"/>
              <w:marTop w:val="0"/>
              <w:marBottom w:val="0"/>
              <w:divBdr>
                <w:top w:val="none" w:sz="0" w:space="0" w:color="auto"/>
                <w:left w:val="none" w:sz="0" w:space="0" w:color="auto"/>
                <w:bottom w:val="none" w:sz="0" w:space="0" w:color="auto"/>
                <w:right w:val="none" w:sz="0" w:space="0" w:color="auto"/>
              </w:divBdr>
            </w:div>
            <w:div w:id="1837067380">
              <w:marLeft w:val="0"/>
              <w:marRight w:val="0"/>
              <w:marTop w:val="0"/>
              <w:marBottom w:val="0"/>
              <w:divBdr>
                <w:top w:val="none" w:sz="0" w:space="0" w:color="auto"/>
                <w:left w:val="none" w:sz="0" w:space="0" w:color="auto"/>
                <w:bottom w:val="none" w:sz="0" w:space="0" w:color="auto"/>
                <w:right w:val="none" w:sz="0" w:space="0" w:color="auto"/>
              </w:divBdr>
            </w:div>
            <w:div w:id="1837113251">
              <w:marLeft w:val="0"/>
              <w:marRight w:val="0"/>
              <w:marTop w:val="0"/>
              <w:marBottom w:val="0"/>
              <w:divBdr>
                <w:top w:val="none" w:sz="0" w:space="0" w:color="auto"/>
                <w:left w:val="none" w:sz="0" w:space="0" w:color="auto"/>
                <w:bottom w:val="none" w:sz="0" w:space="0" w:color="auto"/>
                <w:right w:val="none" w:sz="0" w:space="0" w:color="auto"/>
              </w:divBdr>
            </w:div>
            <w:div w:id="1839420068">
              <w:marLeft w:val="0"/>
              <w:marRight w:val="0"/>
              <w:marTop w:val="0"/>
              <w:marBottom w:val="0"/>
              <w:divBdr>
                <w:top w:val="none" w:sz="0" w:space="0" w:color="auto"/>
                <w:left w:val="none" w:sz="0" w:space="0" w:color="auto"/>
                <w:bottom w:val="none" w:sz="0" w:space="0" w:color="auto"/>
                <w:right w:val="none" w:sz="0" w:space="0" w:color="auto"/>
              </w:divBdr>
            </w:div>
            <w:div w:id="1840071598">
              <w:marLeft w:val="0"/>
              <w:marRight w:val="0"/>
              <w:marTop w:val="0"/>
              <w:marBottom w:val="0"/>
              <w:divBdr>
                <w:top w:val="none" w:sz="0" w:space="0" w:color="auto"/>
                <w:left w:val="none" w:sz="0" w:space="0" w:color="auto"/>
                <w:bottom w:val="none" w:sz="0" w:space="0" w:color="auto"/>
                <w:right w:val="none" w:sz="0" w:space="0" w:color="auto"/>
              </w:divBdr>
            </w:div>
            <w:div w:id="1840584837">
              <w:marLeft w:val="0"/>
              <w:marRight w:val="0"/>
              <w:marTop w:val="0"/>
              <w:marBottom w:val="0"/>
              <w:divBdr>
                <w:top w:val="none" w:sz="0" w:space="0" w:color="auto"/>
                <w:left w:val="none" w:sz="0" w:space="0" w:color="auto"/>
                <w:bottom w:val="none" w:sz="0" w:space="0" w:color="auto"/>
                <w:right w:val="none" w:sz="0" w:space="0" w:color="auto"/>
              </w:divBdr>
            </w:div>
            <w:div w:id="1840803280">
              <w:marLeft w:val="0"/>
              <w:marRight w:val="0"/>
              <w:marTop w:val="0"/>
              <w:marBottom w:val="0"/>
              <w:divBdr>
                <w:top w:val="none" w:sz="0" w:space="0" w:color="auto"/>
                <w:left w:val="none" w:sz="0" w:space="0" w:color="auto"/>
                <w:bottom w:val="none" w:sz="0" w:space="0" w:color="auto"/>
                <w:right w:val="none" w:sz="0" w:space="0" w:color="auto"/>
              </w:divBdr>
            </w:div>
            <w:div w:id="1841460297">
              <w:marLeft w:val="0"/>
              <w:marRight w:val="0"/>
              <w:marTop w:val="0"/>
              <w:marBottom w:val="0"/>
              <w:divBdr>
                <w:top w:val="none" w:sz="0" w:space="0" w:color="auto"/>
                <w:left w:val="none" w:sz="0" w:space="0" w:color="auto"/>
                <w:bottom w:val="none" w:sz="0" w:space="0" w:color="auto"/>
                <w:right w:val="none" w:sz="0" w:space="0" w:color="auto"/>
              </w:divBdr>
            </w:div>
            <w:div w:id="1841508793">
              <w:marLeft w:val="0"/>
              <w:marRight w:val="0"/>
              <w:marTop w:val="0"/>
              <w:marBottom w:val="0"/>
              <w:divBdr>
                <w:top w:val="none" w:sz="0" w:space="0" w:color="auto"/>
                <w:left w:val="none" w:sz="0" w:space="0" w:color="auto"/>
                <w:bottom w:val="none" w:sz="0" w:space="0" w:color="auto"/>
                <w:right w:val="none" w:sz="0" w:space="0" w:color="auto"/>
              </w:divBdr>
            </w:div>
            <w:div w:id="1843465644">
              <w:marLeft w:val="0"/>
              <w:marRight w:val="0"/>
              <w:marTop w:val="0"/>
              <w:marBottom w:val="0"/>
              <w:divBdr>
                <w:top w:val="none" w:sz="0" w:space="0" w:color="auto"/>
                <w:left w:val="none" w:sz="0" w:space="0" w:color="auto"/>
                <w:bottom w:val="none" w:sz="0" w:space="0" w:color="auto"/>
                <w:right w:val="none" w:sz="0" w:space="0" w:color="auto"/>
              </w:divBdr>
            </w:div>
            <w:div w:id="1845127191">
              <w:marLeft w:val="0"/>
              <w:marRight w:val="0"/>
              <w:marTop w:val="0"/>
              <w:marBottom w:val="0"/>
              <w:divBdr>
                <w:top w:val="none" w:sz="0" w:space="0" w:color="auto"/>
                <w:left w:val="none" w:sz="0" w:space="0" w:color="auto"/>
                <w:bottom w:val="none" w:sz="0" w:space="0" w:color="auto"/>
                <w:right w:val="none" w:sz="0" w:space="0" w:color="auto"/>
              </w:divBdr>
            </w:div>
            <w:div w:id="1845244193">
              <w:marLeft w:val="0"/>
              <w:marRight w:val="0"/>
              <w:marTop w:val="0"/>
              <w:marBottom w:val="0"/>
              <w:divBdr>
                <w:top w:val="none" w:sz="0" w:space="0" w:color="auto"/>
                <w:left w:val="none" w:sz="0" w:space="0" w:color="auto"/>
                <w:bottom w:val="none" w:sz="0" w:space="0" w:color="auto"/>
                <w:right w:val="none" w:sz="0" w:space="0" w:color="auto"/>
              </w:divBdr>
            </w:div>
            <w:div w:id="1845632513">
              <w:marLeft w:val="0"/>
              <w:marRight w:val="0"/>
              <w:marTop w:val="0"/>
              <w:marBottom w:val="0"/>
              <w:divBdr>
                <w:top w:val="none" w:sz="0" w:space="0" w:color="auto"/>
                <w:left w:val="none" w:sz="0" w:space="0" w:color="auto"/>
                <w:bottom w:val="none" w:sz="0" w:space="0" w:color="auto"/>
                <w:right w:val="none" w:sz="0" w:space="0" w:color="auto"/>
              </w:divBdr>
            </w:div>
            <w:div w:id="1845974781">
              <w:marLeft w:val="0"/>
              <w:marRight w:val="0"/>
              <w:marTop w:val="0"/>
              <w:marBottom w:val="0"/>
              <w:divBdr>
                <w:top w:val="none" w:sz="0" w:space="0" w:color="auto"/>
                <w:left w:val="none" w:sz="0" w:space="0" w:color="auto"/>
                <w:bottom w:val="none" w:sz="0" w:space="0" w:color="auto"/>
                <w:right w:val="none" w:sz="0" w:space="0" w:color="auto"/>
              </w:divBdr>
            </w:div>
            <w:div w:id="1846165599">
              <w:marLeft w:val="0"/>
              <w:marRight w:val="0"/>
              <w:marTop w:val="0"/>
              <w:marBottom w:val="0"/>
              <w:divBdr>
                <w:top w:val="none" w:sz="0" w:space="0" w:color="auto"/>
                <w:left w:val="none" w:sz="0" w:space="0" w:color="auto"/>
                <w:bottom w:val="none" w:sz="0" w:space="0" w:color="auto"/>
                <w:right w:val="none" w:sz="0" w:space="0" w:color="auto"/>
              </w:divBdr>
            </w:div>
            <w:div w:id="1847942127">
              <w:marLeft w:val="0"/>
              <w:marRight w:val="0"/>
              <w:marTop w:val="0"/>
              <w:marBottom w:val="0"/>
              <w:divBdr>
                <w:top w:val="none" w:sz="0" w:space="0" w:color="auto"/>
                <w:left w:val="none" w:sz="0" w:space="0" w:color="auto"/>
                <w:bottom w:val="none" w:sz="0" w:space="0" w:color="auto"/>
                <w:right w:val="none" w:sz="0" w:space="0" w:color="auto"/>
              </w:divBdr>
            </w:div>
            <w:div w:id="1848860064">
              <w:marLeft w:val="0"/>
              <w:marRight w:val="0"/>
              <w:marTop w:val="0"/>
              <w:marBottom w:val="0"/>
              <w:divBdr>
                <w:top w:val="none" w:sz="0" w:space="0" w:color="auto"/>
                <w:left w:val="none" w:sz="0" w:space="0" w:color="auto"/>
                <w:bottom w:val="none" w:sz="0" w:space="0" w:color="auto"/>
                <w:right w:val="none" w:sz="0" w:space="0" w:color="auto"/>
              </w:divBdr>
            </w:div>
            <w:div w:id="1850098164">
              <w:marLeft w:val="0"/>
              <w:marRight w:val="0"/>
              <w:marTop w:val="0"/>
              <w:marBottom w:val="0"/>
              <w:divBdr>
                <w:top w:val="none" w:sz="0" w:space="0" w:color="auto"/>
                <w:left w:val="none" w:sz="0" w:space="0" w:color="auto"/>
                <w:bottom w:val="none" w:sz="0" w:space="0" w:color="auto"/>
                <w:right w:val="none" w:sz="0" w:space="0" w:color="auto"/>
              </w:divBdr>
            </w:div>
            <w:div w:id="1851288477">
              <w:marLeft w:val="0"/>
              <w:marRight w:val="0"/>
              <w:marTop w:val="0"/>
              <w:marBottom w:val="0"/>
              <w:divBdr>
                <w:top w:val="none" w:sz="0" w:space="0" w:color="auto"/>
                <w:left w:val="none" w:sz="0" w:space="0" w:color="auto"/>
                <w:bottom w:val="none" w:sz="0" w:space="0" w:color="auto"/>
                <w:right w:val="none" w:sz="0" w:space="0" w:color="auto"/>
              </w:divBdr>
            </w:div>
            <w:div w:id="1851916435">
              <w:marLeft w:val="0"/>
              <w:marRight w:val="0"/>
              <w:marTop w:val="0"/>
              <w:marBottom w:val="0"/>
              <w:divBdr>
                <w:top w:val="none" w:sz="0" w:space="0" w:color="auto"/>
                <w:left w:val="none" w:sz="0" w:space="0" w:color="auto"/>
                <w:bottom w:val="none" w:sz="0" w:space="0" w:color="auto"/>
                <w:right w:val="none" w:sz="0" w:space="0" w:color="auto"/>
              </w:divBdr>
            </w:div>
            <w:div w:id="1854034028">
              <w:marLeft w:val="0"/>
              <w:marRight w:val="0"/>
              <w:marTop w:val="0"/>
              <w:marBottom w:val="0"/>
              <w:divBdr>
                <w:top w:val="none" w:sz="0" w:space="0" w:color="auto"/>
                <w:left w:val="none" w:sz="0" w:space="0" w:color="auto"/>
                <w:bottom w:val="none" w:sz="0" w:space="0" w:color="auto"/>
                <w:right w:val="none" w:sz="0" w:space="0" w:color="auto"/>
              </w:divBdr>
            </w:div>
            <w:div w:id="1855263820">
              <w:marLeft w:val="0"/>
              <w:marRight w:val="0"/>
              <w:marTop w:val="0"/>
              <w:marBottom w:val="0"/>
              <w:divBdr>
                <w:top w:val="none" w:sz="0" w:space="0" w:color="auto"/>
                <w:left w:val="none" w:sz="0" w:space="0" w:color="auto"/>
                <w:bottom w:val="none" w:sz="0" w:space="0" w:color="auto"/>
                <w:right w:val="none" w:sz="0" w:space="0" w:color="auto"/>
              </w:divBdr>
            </w:div>
            <w:div w:id="1856528947">
              <w:marLeft w:val="0"/>
              <w:marRight w:val="0"/>
              <w:marTop w:val="0"/>
              <w:marBottom w:val="0"/>
              <w:divBdr>
                <w:top w:val="none" w:sz="0" w:space="0" w:color="auto"/>
                <w:left w:val="none" w:sz="0" w:space="0" w:color="auto"/>
                <w:bottom w:val="none" w:sz="0" w:space="0" w:color="auto"/>
                <w:right w:val="none" w:sz="0" w:space="0" w:color="auto"/>
              </w:divBdr>
            </w:div>
            <w:div w:id="1857840636">
              <w:marLeft w:val="0"/>
              <w:marRight w:val="0"/>
              <w:marTop w:val="0"/>
              <w:marBottom w:val="0"/>
              <w:divBdr>
                <w:top w:val="none" w:sz="0" w:space="0" w:color="auto"/>
                <w:left w:val="none" w:sz="0" w:space="0" w:color="auto"/>
                <w:bottom w:val="none" w:sz="0" w:space="0" w:color="auto"/>
                <w:right w:val="none" w:sz="0" w:space="0" w:color="auto"/>
              </w:divBdr>
            </w:div>
            <w:div w:id="1858150992">
              <w:marLeft w:val="0"/>
              <w:marRight w:val="0"/>
              <w:marTop w:val="0"/>
              <w:marBottom w:val="0"/>
              <w:divBdr>
                <w:top w:val="none" w:sz="0" w:space="0" w:color="auto"/>
                <w:left w:val="none" w:sz="0" w:space="0" w:color="auto"/>
                <w:bottom w:val="none" w:sz="0" w:space="0" w:color="auto"/>
                <w:right w:val="none" w:sz="0" w:space="0" w:color="auto"/>
              </w:divBdr>
            </w:div>
            <w:div w:id="1858957294">
              <w:marLeft w:val="0"/>
              <w:marRight w:val="0"/>
              <w:marTop w:val="0"/>
              <w:marBottom w:val="0"/>
              <w:divBdr>
                <w:top w:val="none" w:sz="0" w:space="0" w:color="auto"/>
                <w:left w:val="none" w:sz="0" w:space="0" w:color="auto"/>
                <w:bottom w:val="none" w:sz="0" w:space="0" w:color="auto"/>
                <w:right w:val="none" w:sz="0" w:space="0" w:color="auto"/>
              </w:divBdr>
            </w:div>
            <w:div w:id="1859003661">
              <w:marLeft w:val="0"/>
              <w:marRight w:val="0"/>
              <w:marTop w:val="0"/>
              <w:marBottom w:val="0"/>
              <w:divBdr>
                <w:top w:val="none" w:sz="0" w:space="0" w:color="auto"/>
                <w:left w:val="none" w:sz="0" w:space="0" w:color="auto"/>
                <w:bottom w:val="none" w:sz="0" w:space="0" w:color="auto"/>
                <w:right w:val="none" w:sz="0" w:space="0" w:color="auto"/>
              </w:divBdr>
            </w:div>
            <w:div w:id="1860385569">
              <w:marLeft w:val="0"/>
              <w:marRight w:val="0"/>
              <w:marTop w:val="0"/>
              <w:marBottom w:val="0"/>
              <w:divBdr>
                <w:top w:val="none" w:sz="0" w:space="0" w:color="auto"/>
                <w:left w:val="none" w:sz="0" w:space="0" w:color="auto"/>
                <w:bottom w:val="none" w:sz="0" w:space="0" w:color="auto"/>
                <w:right w:val="none" w:sz="0" w:space="0" w:color="auto"/>
              </w:divBdr>
            </w:div>
            <w:div w:id="1861814268">
              <w:marLeft w:val="0"/>
              <w:marRight w:val="0"/>
              <w:marTop w:val="0"/>
              <w:marBottom w:val="0"/>
              <w:divBdr>
                <w:top w:val="none" w:sz="0" w:space="0" w:color="auto"/>
                <w:left w:val="none" w:sz="0" w:space="0" w:color="auto"/>
                <w:bottom w:val="none" w:sz="0" w:space="0" w:color="auto"/>
                <w:right w:val="none" w:sz="0" w:space="0" w:color="auto"/>
              </w:divBdr>
            </w:div>
            <w:div w:id="1864250297">
              <w:marLeft w:val="0"/>
              <w:marRight w:val="0"/>
              <w:marTop w:val="0"/>
              <w:marBottom w:val="0"/>
              <w:divBdr>
                <w:top w:val="none" w:sz="0" w:space="0" w:color="auto"/>
                <w:left w:val="none" w:sz="0" w:space="0" w:color="auto"/>
                <w:bottom w:val="none" w:sz="0" w:space="0" w:color="auto"/>
                <w:right w:val="none" w:sz="0" w:space="0" w:color="auto"/>
              </w:divBdr>
            </w:div>
            <w:div w:id="1866170190">
              <w:marLeft w:val="0"/>
              <w:marRight w:val="0"/>
              <w:marTop w:val="0"/>
              <w:marBottom w:val="0"/>
              <w:divBdr>
                <w:top w:val="none" w:sz="0" w:space="0" w:color="auto"/>
                <w:left w:val="none" w:sz="0" w:space="0" w:color="auto"/>
                <w:bottom w:val="none" w:sz="0" w:space="0" w:color="auto"/>
                <w:right w:val="none" w:sz="0" w:space="0" w:color="auto"/>
              </w:divBdr>
            </w:div>
            <w:div w:id="1866599969">
              <w:marLeft w:val="0"/>
              <w:marRight w:val="0"/>
              <w:marTop w:val="0"/>
              <w:marBottom w:val="0"/>
              <w:divBdr>
                <w:top w:val="none" w:sz="0" w:space="0" w:color="auto"/>
                <w:left w:val="none" w:sz="0" w:space="0" w:color="auto"/>
                <w:bottom w:val="none" w:sz="0" w:space="0" w:color="auto"/>
                <w:right w:val="none" w:sz="0" w:space="0" w:color="auto"/>
              </w:divBdr>
            </w:div>
            <w:div w:id="1866748895">
              <w:marLeft w:val="0"/>
              <w:marRight w:val="0"/>
              <w:marTop w:val="0"/>
              <w:marBottom w:val="0"/>
              <w:divBdr>
                <w:top w:val="none" w:sz="0" w:space="0" w:color="auto"/>
                <w:left w:val="none" w:sz="0" w:space="0" w:color="auto"/>
                <w:bottom w:val="none" w:sz="0" w:space="0" w:color="auto"/>
                <w:right w:val="none" w:sz="0" w:space="0" w:color="auto"/>
              </w:divBdr>
            </w:div>
            <w:div w:id="1867598732">
              <w:marLeft w:val="0"/>
              <w:marRight w:val="0"/>
              <w:marTop w:val="0"/>
              <w:marBottom w:val="0"/>
              <w:divBdr>
                <w:top w:val="none" w:sz="0" w:space="0" w:color="auto"/>
                <w:left w:val="none" w:sz="0" w:space="0" w:color="auto"/>
                <w:bottom w:val="none" w:sz="0" w:space="0" w:color="auto"/>
                <w:right w:val="none" w:sz="0" w:space="0" w:color="auto"/>
              </w:divBdr>
            </w:div>
            <w:div w:id="1868373583">
              <w:marLeft w:val="0"/>
              <w:marRight w:val="0"/>
              <w:marTop w:val="0"/>
              <w:marBottom w:val="0"/>
              <w:divBdr>
                <w:top w:val="none" w:sz="0" w:space="0" w:color="auto"/>
                <w:left w:val="none" w:sz="0" w:space="0" w:color="auto"/>
                <w:bottom w:val="none" w:sz="0" w:space="0" w:color="auto"/>
                <w:right w:val="none" w:sz="0" w:space="0" w:color="auto"/>
              </w:divBdr>
            </w:div>
            <w:div w:id="1868566338">
              <w:marLeft w:val="0"/>
              <w:marRight w:val="0"/>
              <w:marTop w:val="0"/>
              <w:marBottom w:val="0"/>
              <w:divBdr>
                <w:top w:val="none" w:sz="0" w:space="0" w:color="auto"/>
                <w:left w:val="none" w:sz="0" w:space="0" w:color="auto"/>
                <w:bottom w:val="none" w:sz="0" w:space="0" w:color="auto"/>
                <w:right w:val="none" w:sz="0" w:space="0" w:color="auto"/>
              </w:divBdr>
            </w:div>
            <w:div w:id="1868906786">
              <w:marLeft w:val="0"/>
              <w:marRight w:val="0"/>
              <w:marTop w:val="0"/>
              <w:marBottom w:val="0"/>
              <w:divBdr>
                <w:top w:val="none" w:sz="0" w:space="0" w:color="auto"/>
                <w:left w:val="none" w:sz="0" w:space="0" w:color="auto"/>
                <w:bottom w:val="none" w:sz="0" w:space="0" w:color="auto"/>
                <w:right w:val="none" w:sz="0" w:space="0" w:color="auto"/>
              </w:divBdr>
            </w:div>
            <w:div w:id="1868910014">
              <w:marLeft w:val="0"/>
              <w:marRight w:val="0"/>
              <w:marTop w:val="0"/>
              <w:marBottom w:val="0"/>
              <w:divBdr>
                <w:top w:val="none" w:sz="0" w:space="0" w:color="auto"/>
                <w:left w:val="none" w:sz="0" w:space="0" w:color="auto"/>
                <w:bottom w:val="none" w:sz="0" w:space="0" w:color="auto"/>
                <w:right w:val="none" w:sz="0" w:space="0" w:color="auto"/>
              </w:divBdr>
            </w:div>
            <w:div w:id="1870218189">
              <w:marLeft w:val="0"/>
              <w:marRight w:val="0"/>
              <w:marTop w:val="0"/>
              <w:marBottom w:val="0"/>
              <w:divBdr>
                <w:top w:val="none" w:sz="0" w:space="0" w:color="auto"/>
                <w:left w:val="none" w:sz="0" w:space="0" w:color="auto"/>
                <w:bottom w:val="none" w:sz="0" w:space="0" w:color="auto"/>
                <w:right w:val="none" w:sz="0" w:space="0" w:color="auto"/>
              </w:divBdr>
            </w:div>
            <w:div w:id="1870340151">
              <w:marLeft w:val="0"/>
              <w:marRight w:val="0"/>
              <w:marTop w:val="0"/>
              <w:marBottom w:val="0"/>
              <w:divBdr>
                <w:top w:val="none" w:sz="0" w:space="0" w:color="auto"/>
                <w:left w:val="none" w:sz="0" w:space="0" w:color="auto"/>
                <w:bottom w:val="none" w:sz="0" w:space="0" w:color="auto"/>
                <w:right w:val="none" w:sz="0" w:space="0" w:color="auto"/>
              </w:divBdr>
            </w:div>
            <w:div w:id="1870947692">
              <w:marLeft w:val="0"/>
              <w:marRight w:val="0"/>
              <w:marTop w:val="0"/>
              <w:marBottom w:val="0"/>
              <w:divBdr>
                <w:top w:val="none" w:sz="0" w:space="0" w:color="auto"/>
                <w:left w:val="none" w:sz="0" w:space="0" w:color="auto"/>
                <w:bottom w:val="none" w:sz="0" w:space="0" w:color="auto"/>
                <w:right w:val="none" w:sz="0" w:space="0" w:color="auto"/>
              </w:divBdr>
            </w:div>
            <w:div w:id="1871795949">
              <w:marLeft w:val="0"/>
              <w:marRight w:val="0"/>
              <w:marTop w:val="0"/>
              <w:marBottom w:val="0"/>
              <w:divBdr>
                <w:top w:val="none" w:sz="0" w:space="0" w:color="auto"/>
                <w:left w:val="none" w:sz="0" w:space="0" w:color="auto"/>
                <w:bottom w:val="none" w:sz="0" w:space="0" w:color="auto"/>
                <w:right w:val="none" w:sz="0" w:space="0" w:color="auto"/>
              </w:divBdr>
            </w:div>
            <w:div w:id="1873221826">
              <w:marLeft w:val="0"/>
              <w:marRight w:val="0"/>
              <w:marTop w:val="0"/>
              <w:marBottom w:val="0"/>
              <w:divBdr>
                <w:top w:val="none" w:sz="0" w:space="0" w:color="auto"/>
                <w:left w:val="none" w:sz="0" w:space="0" w:color="auto"/>
                <w:bottom w:val="none" w:sz="0" w:space="0" w:color="auto"/>
                <w:right w:val="none" w:sz="0" w:space="0" w:color="auto"/>
              </w:divBdr>
            </w:div>
            <w:div w:id="1873423670">
              <w:marLeft w:val="0"/>
              <w:marRight w:val="0"/>
              <w:marTop w:val="0"/>
              <w:marBottom w:val="0"/>
              <w:divBdr>
                <w:top w:val="none" w:sz="0" w:space="0" w:color="auto"/>
                <w:left w:val="none" w:sz="0" w:space="0" w:color="auto"/>
                <w:bottom w:val="none" w:sz="0" w:space="0" w:color="auto"/>
                <w:right w:val="none" w:sz="0" w:space="0" w:color="auto"/>
              </w:divBdr>
            </w:div>
            <w:div w:id="1875383243">
              <w:marLeft w:val="0"/>
              <w:marRight w:val="0"/>
              <w:marTop w:val="0"/>
              <w:marBottom w:val="0"/>
              <w:divBdr>
                <w:top w:val="none" w:sz="0" w:space="0" w:color="auto"/>
                <w:left w:val="none" w:sz="0" w:space="0" w:color="auto"/>
                <w:bottom w:val="none" w:sz="0" w:space="0" w:color="auto"/>
                <w:right w:val="none" w:sz="0" w:space="0" w:color="auto"/>
              </w:divBdr>
            </w:div>
            <w:div w:id="1878204406">
              <w:marLeft w:val="0"/>
              <w:marRight w:val="0"/>
              <w:marTop w:val="0"/>
              <w:marBottom w:val="0"/>
              <w:divBdr>
                <w:top w:val="none" w:sz="0" w:space="0" w:color="auto"/>
                <w:left w:val="none" w:sz="0" w:space="0" w:color="auto"/>
                <w:bottom w:val="none" w:sz="0" w:space="0" w:color="auto"/>
                <w:right w:val="none" w:sz="0" w:space="0" w:color="auto"/>
              </w:divBdr>
            </w:div>
            <w:div w:id="1879201701">
              <w:marLeft w:val="0"/>
              <w:marRight w:val="0"/>
              <w:marTop w:val="0"/>
              <w:marBottom w:val="0"/>
              <w:divBdr>
                <w:top w:val="none" w:sz="0" w:space="0" w:color="auto"/>
                <w:left w:val="none" w:sz="0" w:space="0" w:color="auto"/>
                <w:bottom w:val="none" w:sz="0" w:space="0" w:color="auto"/>
                <w:right w:val="none" w:sz="0" w:space="0" w:color="auto"/>
              </w:divBdr>
            </w:div>
            <w:div w:id="1880046244">
              <w:marLeft w:val="0"/>
              <w:marRight w:val="0"/>
              <w:marTop w:val="0"/>
              <w:marBottom w:val="0"/>
              <w:divBdr>
                <w:top w:val="none" w:sz="0" w:space="0" w:color="auto"/>
                <w:left w:val="none" w:sz="0" w:space="0" w:color="auto"/>
                <w:bottom w:val="none" w:sz="0" w:space="0" w:color="auto"/>
                <w:right w:val="none" w:sz="0" w:space="0" w:color="auto"/>
              </w:divBdr>
            </w:div>
            <w:div w:id="1880237040">
              <w:marLeft w:val="0"/>
              <w:marRight w:val="0"/>
              <w:marTop w:val="0"/>
              <w:marBottom w:val="0"/>
              <w:divBdr>
                <w:top w:val="none" w:sz="0" w:space="0" w:color="auto"/>
                <w:left w:val="none" w:sz="0" w:space="0" w:color="auto"/>
                <w:bottom w:val="none" w:sz="0" w:space="0" w:color="auto"/>
                <w:right w:val="none" w:sz="0" w:space="0" w:color="auto"/>
              </w:divBdr>
            </w:div>
            <w:div w:id="1881281413">
              <w:marLeft w:val="0"/>
              <w:marRight w:val="0"/>
              <w:marTop w:val="0"/>
              <w:marBottom w:val="0"/>
              <w:divBdr>
                <w:top w:val="none" w:sz="0" w:space="0" w:color="auto"/>
                <w:left w:val="none" w:sz="0" w:space="0" w:color="auto"/>
                <w:bottom w:val="none" w:sz="0" w:space="0" w:color="auto"/>
                <w:right w:val="none" w:sz="0" w:space="0" w:color="auto"/>
              </w:divBdr>
            </w:div>
            <w:div w:id="1882011213">
              <w:marLeft w:val="0"/>
              <w:marRight w:val="0"/>
              <w:marTop w:val="0"/>
              <w:marBottom w:val="0"/>
              <w:divBdr>
                <w:top w:val="none" w:sz="0" w:space="0" w:color="auto"/>
                <w:left w:val="none" w:sz="0" w:space="0" w:color="auto"/>
                <w:bottom w:val="none" w:sz="0" w:space="0" w:color="auto"/>
                <w:right w:val="none" w:sz="0" w:space="0" w:color="auto"/>
              </w:divBdr>
            </w:div>
            <w:div w:id="1883012476">
              <w:marLeft w:val="0"/>
              <w:marRight w:val="0"/>
              <w:marTop w:val="0"/>
              <w:marBottom w:val="0"/>
              <w:divBdr>
                <w:top w:val="none" w:sz="0" w:space="0" w:color="auto"/>
                <w:left w:val="none" w:sz="0" w:space="0" w:color="auto"/>
                <w:bottom w:val="none" w:sz="0" w:space="0" w:color="auto"/>
                <w:right w:val="none" w:sz="0" w:space="0" w:color="auto"/>
              </w:divBdr>
            </w:div>
            <w:div w:id="1883400397">
              <w:marLeft w:val="0"/>
              <w:marRight w:val="0"/>
              <w:marTop w:val="0"/>
              <w:marBottom w:val="0"/>
              <w:divBdr>
                <w:top w:val="none" w:sz="0" w:space="0" w:color="auto"/>
                <w:left w:val="none" w:sz="0" w:space="0" w:color="auto"/>
                <w:bottom w:val="none" w:sz="0" w:space="0" w:color="auto"/>
                <w:right w:val="none" w:sz="0" w:space="0" w:color="auto"/>
              </w:divBdr>
            </w:div>
            <w:div w:id="1883977636">
              <w:marLeft w:val="0"/>
              <w:marRight w:val="0"/>
              <w:marTop w:val="0"/>
              <w:marBottom w:val="0"/>
              <w:divBdr>
                <w:top w:val="none" w:sz="0" w:space="0" w:color="auto"/>
                <w:left w:val="none" w:sz="0" w:space="0" w:color="auto"/>
                <w:bottom w:val="none" w:sz="0" w:space="0" w:color="auto"/>
                <w:right w:val="none" w:sz="0" w:space="0" w:color="auto"/>
              </w:divBdr>
            </w:div>
            <w:div w:id="1885823301">
              <w:marLeft w:val="0"/>
              <w:marRight w:val="0"/>
              <w:marTop w:val="0"/>
              <w:marBottom w:val="0"/>
              <w:divBdr>
                <w:top w:val="none" w:sz="0" w:space="0" w:color="auto"/>
                <w:left w:val="none" w:sz="0" w:space="0" w:color="auto"/>
                <w:bottom w:val="none" w:sz="0" w:space="0" w:color="auto"/>
                <w:right w:val="none" w:sz="0" w:space="0" w:color="auto"/>
              </w:divBdr>
            </w:div>
            <w:div w:id="1886212157">
              <w:marLeft w:val="0"/>
              <w:marRight w:val="0"/>
              <w:marTop w:val="0"/>
              <w:marBottom w:val="0"/>
              <w:divBdr>
                <w:top w:val="none" w:sz="0" w:space="0" w:color="auto"/>
                <w:left w:val="none" w:sz="0" w:space="0" w:color="auto"/>
                <w:bottom w:val="none" w:sz="0" w:space="0" w:color="auto"/>
                <w:right w:val="none" w:sz="0" w:space="0" w:color="auto"/>
              </w:divBdr>
            </w:div>
            <w:div w:id="1886868474">
              <w:marLeft w:val="0"/>
              <w:marRight w:val="0"/>
              <w:marTop w:val="0"/>
              <w:marBottom w:val="0"/>
              <w:divBdr>
                <w:top w:val="none" w:sz="0" w:space="0" w:color="auto"/>
                <w:left w:val="none" w:sz="0" w:space="0" w:color="auto"/>
                <w:bottom w:val="none" w:sz="0" w:space="0" w:color="auto"/>
                <w:right w:val="none" w:sz="0" w:space="0" w:color="auto"/>
              </w:divBdr>
            </w:div>
            <w:div w:id="1888449943">
              <w:marLeft w:val="0"/>
              <w:marRight w:val="0"/>
              <w:marTop w:val="0"/>
              <w:marBottom w:val="0"/>
              <w:divBdr>
                <w:top w:val="none" w:sz="0" w:space="0" w:color="auto"/>
                <w:left w:val="none" w:sz="0" w:space="0" w:color="auto"/>
                <w:bottom w:val="none" w:sz="0" w:space="0" w:color="auto"/>
                <w:right w:val="none" w:sz="0" w:space="0" w:color="auto"/>
              </w:divBdr>
            </w:div>
            <w:div w:id="1889610952">
              <w:marLeft w:val="0"/>
              <w:marRight w:val="0"/>
              <w:marTop w:val="0"/>
              <w:marBottom w:val="0"/>
              <w:divBdr>
                <w:top w:val="none" w:sz="0" w:space="0" w:color="auto"/>
                <w:left w:val="none" w:sz="0" w:space="0" w:color="auto"/>
                <w:bottom w:val="none" w:sz="0" w:space="0" w:color="auto"/>
                <w:right w:val="none" w:sz="0" w:space="0" w:color="auto"/>
              </w:divBdr>
            </w:div>
            <w:div w:id="1890261545">
              <w:marLeft w:val="0"/>
              <w:marRight w:val="0"/>
              <w:marTop w:val="0"/>
              <w:marBottom w:val="0"/>
              <w:divBdr>
                <w:top w:val="none" w:sz="0" w:space="0" w:color="auto"/>
                <w:left w:val="none" w:sz="0" w:space="0" w:color="auto"/>
                <w:bottom w:val="none" w:sz="0" w:space="0" w:color="auto"/>
                <w:right w:val="none" w:sz="0" w:space="0" w:color="auto"/>
              </w:divBdr>
            </w:div>
            <w:div w:id="1890795889">
              <w:marLeft w:val="0"/>
              <w:marRight w:val="0"/>
              <w:marTop w:val="0"/>
              <w:marBottom w:val="0"/>
              <w:divBdr>
                <w:top w:val="none" w:sz="0" w:space="0" w:color="auto"/>
                <w:left w:val="none" w:sz="0" w:space="0" w:color="auto"/>
                <w:bottom w:val="none" w:sz="0" w:space="0" w:color="auto"/>
                <w:right w:val="none" w:sz="0" w:space="0" w:color="auto"/>
              </w:divBdr>
            </w:div>
            <w:div w:id="1890804247">
              <w:marLeft w:val="0"/>
              <w:marRight w:val="0"/>
              <w:marTop w:val="0"/>
              <w:marBottom w:val="0"/>
              <w:divBdr>
                <w:top w:val="none" w:sz="0" w:space="0" w:color="auto"/>
                <w:left w:val="none" w:sz="0" w:space="0" w:color="auto"/>
                <w:bottom w:val="none" w:sz="0" w:space="0" w:color="auto"/>
                <w:right w:val="none" w:sz="0" w:space="0" w:color="auto"/>
              </w:divBdr>
            </w:div>
            <w:div w:id="1891454199">
              <w:marLeft w:val="0"/>
              <w:marRight w:val="0"/>
              <w:marTop w:val="0"/>
              <w:marBottom w:val="0"/>
              <w:divBdr>
                <w:top w:val="none" w:sz="0" w:space="0" w:color="auto"/>
                <w:left w:val="none" w:sz="0" w:space="0" w:color="auto"/>
                <w:bottom w:val="none" w:sz="0" w:space="0" w:color="auto"/>
                <w:right w:val="none" w:sz="0" w:space="0" w:color="auto"/>
              </w:divBdr>
            </w:div>
            <w:div w:id="1891570923">
              <w:marLeft w:val="0"/>
              <w:marRight w:val="0"/>
              <w:marTop w:val="0"/>
              <w:marBottom w:val="0"/>
              <w:divBdr>
                <w:top w:val="none" w:sz="0" w:space="0" w:color="auto"/>
                <w:left w:val="none" w:sz="0" w:space="0" w:color="auto"/>
                <w:bottom w:val="none" w:sz="0" w:space="0" w:color="auto"/>
                <w:right w:val="none" w:sz="0" w:space="0" w:color="auto"/>
              </w:divBdr>
            </w:div>
            <w:div w:id="1892307278">
              <w:marLeft w:val="0"/>
              <w:marRight w:val="0"/>
              <w:marTop w:val="0"/>
              <w:marBottom w:val="0"/>
              <w:divBdr>
                <w:top w:val="none" w:sz="0" w:space="0" w:color="auto"/>
                <w:left w:val="none" w:sz="0" w:space="0" w:color="auto"/>
                <w:bottom w:val="none" w:sz="0" w:space="0" w:color="auto"/>
                <w:right w:val="none" w:sz="0" w:space="0" w:color="auto"/>
              </w:divBdr>
            </w:div>
            <w:div w:id="1892838505">
              <w:marLeft w:val="0"/>
              <w:marRight w:val="0"/>
              <w:marTop w:val="0"/>
              <w:marBottom w:val="0"/>
              <w:divBdr>
                <w:top w:val="none" w:sz="0" w:space="0" w:color="auto"/>
                <w:left w:val="none" w:sz="0" w:space="0" w:color="auto"/>
                <w:bottom w:val="none" w:sz="0" w:space="0" w:color="auto"/>
                <w:right w:val="none" w:sz="0" w:space="0" w:color="auto"/>
              </w:divBdr>
            </w:div>
            <w:div w:id="1893421941">
              <w:marLeft w:val="0"/>
              <w:marRight w:val="0"/>
              <w:marTop w:val="0"/>
              <w:marBottom w:val="0"/>
              <w:divBdr>
                <w:top w:val="none" w:sz="0" w:space="0" w:color="auto"/>
                <w:left w:val="none" w:sz="0" w:space="0" w:color="auto"/>
                <w:bottom w:val="none" w:sz="0" w:space="0" w:color="auto"/>
                <w:right w:val="none" w:sz="0" w:space="0" w:color="auto"/>
              </w:divBdr>
            </w:div>
            <w:div w:id="1893498776">
              <w:marLeft w:val="0"/>
              <w:marRight w:val="0"/>
              <w:marTop w:val="0"/>
              <w:marBottom w:val="0"/>
              <w:divBdr>
                <w:top w:val="none" w:sz="0" w:space="0" w:color="auto"/>
                <w:left w:val="none" w:sz="0" w:space="0" w:color="auto"/>
                <w:bottom w:val="none" w:sz="0" w:space="0" w:color="auto"/>
                <w:right w:val="none" w:sz="0" w:space="0" w:color="auto"/>
              </w:divBdr>
            </w:div>
            <w:div w:id="1894079197">
              <w:marLeft w:val="0"/>
              <w:marRight w:val="0"/>
              <w:marTop w:val="0"/>
              <w:marBottom w:val="0"/>
              <w:divBdr>
                <w:top w:val="none" w:sz="0" w:space="0" w:color="auto"/>
                <w:left w:val="none" w:sz="0" w:space="0" w:color="auto"/>
                <w:bottom w:val="none" w:sz="0" w:space="0" w:color="auto"/>
                <w:right w:val="none" w:sz="0" w:space="0" w:color="auto"/>
              </w:divBdr>
            </w:div>
            <w:div w:id="1894923743">
              <w:marLeft w:val="0"/>
              <w:marRight w:val="0"/>
              <w:marTop w:val="0"/>
              <w:marBottom w:val="0"/>
              <w:divBdr>
                <w:top w:val="none" w:sz="0" w:space="0" w:color="auto"/>
                <w:left w:val="none" w:sz="0" w:space="0" w:color="auto"/>
                <w:bottom w:val="none" w:sz="0" w:space="0" w:color="auto"/>
                <w:right w:val="none" w:sz="0" w:space="0" w:color="auto"/>
              </w:divBdr>
            </w:div>
            <w:div w:id="1895702200">
              <w:marLeft w:val="0"/>
              <w:marRight w:val="0"/>
              <w:marTop w:val="0"/>
              <w:marBottom w:val="0"/>
              <w:divBdr>
                <w:top w:val="none" w:sz="0" w:space="0" w:color="auto"/>
                <w:left w:val="none" w:sz="0" w:space="0" w:color="auto"/>
                <w:bottom w:val="none" w:sz="0" w:space="0" w:color="auto"/>
                <w:right w:val="none" w:sz="0" w:space="0" w:color="auto"/>
              </w:divBdr>
            </w:div>
            <w:div w:id="1896702423">
              <w:marLeft w:val="0"/>
              <w:marRight w:val="0"/>
              <w:marTop w:val="0"/>
              <w:marBottom w:val="0"/>
              <w:divBdr>
                <w:top w:val="none" w:sz="0" w:space="0" w:color="auto"/>
                <w:left w:val="none" w:sz="0" w:space="0" w:color="auto"/>
                <w:bottom w:val="none" w:sz="0" w:space="0" w:color="auto"/>
                <w:right w:val="none" w:sz="0" w:space="0" w:color="auto"/>
              </w:divBdr>
            </w:div>
            <w:div w:id="1897233889">
              <w:marLeft w:val="0"/>
              <w:marRight w:val="0"/>
              <w:marTop w:val="0"/>
              <w:marBottom w:val="0"/>
              <w:divBdr>
                <w:top w:val="none" w:sz="0" w:space="0" w:color="auto"/>
                <w:left w:val="none" w:sz="0" w:space="0" w:color="auto"/>
                <w:bottom w:val="none" w:sz="0" w:space="0" w:color="auto"/>
                <w:right w:val="none" w:sz="0" w:space="0" w:color="auto"/>
              </w:divBdr>
            </w:div>
            <w:div w:id="1898055613">
              <w:marLeft w:val="0"/>
              <w:marRight w:val="0"/>
              <w:marTop w:val="0"/>
              <w:marBottom w:val="0"/>
              <w:divBdr>
                <w:top w:val="none" w:sz="0" w:space="0" w:color="auto"/>
                <w:left w:val="none" w:sz="0" w:space="0" w:color="auto"/>
                <w:bottom w:val="none" w:sz="0" w:space="0" w:color="auto"/>
                <w:right w:val="none" w:sz="0" w:space="0" w:color="auto"/>
              </w:divBdr>
            </w:div>
            <w:div w:id="1901207033">
              <w:marLeft w:val="0"/>
              <w:marRight w:val="0"/>
              <w:marTop w:val="0"/>
              <w:marBottom w:val="0"/>
              <w:divBdr>
                <w:top w:val="none" w:sz="0" w:space="0" w:color="auto"/>
                <w:left w:val="none" w:sz="0" w:space="0" w:color="auto"/>
                <w:bottom w:val="none" w:sz="0" w:space="0" w:color="auto"/>
                <w:right w:val="none" w:sz="0" w:space="0" w:color="auto"/>
              </w:divBdr>
            </w:div>
            <w:div w:id="1901598688">
              <w:marLeft w:val="0"/>
              <w:marRight w:val="0"/>
              <w:marTop w:val="0"/>
              <w:marBottom w:val="0"/>
              <w:divBdr>
                <w:top w:val="none" w:sz="0" w:space="0" w:color="auto"/>
                <w:left w:val="none" w:sz="0" w:space="0" w:color="auto"/>
                <w:bottom w:val="none" w:sz="0" w:space="0" w:color="auto"/>
                <w:right w:val="none" w:sz="0" w:space="0" w:color="auto"/>
              </w:divBdr>
            </w:div>
            <w:div w:id="1902251649">
              <w:marLeft w:val="0"/>
              <w:marRight w:val="0"/>
              <w:marTop w:val="0"/>
              <w:marBottom w:val="0"/>
              <w:divBdr>
                <w:top w:val="none" w:sz="0" w:space="0" w:color="auto"/>
                <w:left w:val="none" w:sz="0" w:space="0" w:color="auto"/>
                <w:bottom w:val="none" w:sz="0" w:space="0" w:color="auto"/>
                <w:right w:val="none" w:sz="0" w:space="0" w:color="auto"/>
              </w:divBdr>
            </w:div>
            <w:div w:id="1902792302">
              <w:marLeft w:val="0"/>
              <w:marRight w:val="0"/>
              <w:marTop w:val="0"/>
              <w:marBottom w:val="0"/>
              <w:divBdr>
                <w:top w:val="none" w:sz="0" w:space="0" w:color="auto"/>
                <w:left w:val="none" w:sz="0" w:space="0" w:color="auto"/>
                <w:bottom w:val="none" w:sz="0" w:space="0" w:color="auto"/>
                <w:right w:val="none" w:sz="0" w:space="0" w:color="auto"/>
              </w:divBdr>
            </w:div>
            <w:div w:id="1903444617">
              <w:marLeft w:val="0"/>
              <w:marRight w:val="0"/>
              <w:marTop w:val="0"/>
              <w:marBottom w:val="0"/>
              <w:divBdr>
                <w:top w:val="none" w:sz="0" w:space="0" w:color="auto"/>
                <w:left w:val="none" w:sz="0" w:space="0" w:color="auto"/>
                <w:bottom w:val="none" w:sz="0" w:space="0" w:color="auto"/>
                <w:right w:val="none" w:sz="0" w:space="0" w:color="auto"/>
              </w:divBdr>
            </w:div>
            <w:div w:id="1903904654">
              <w:marLeft w:val="0"/>
              <w:marRight w:val="0"/>
              <w:marTop w:val="0"/>
              <w:marBottom w:val="0"/>
              <w:divBdr>
                <w:top w:val="none" w:sz="0" w:space="0" w:color="auto"/>
                <w:left w:val="none" w:sz="0" w:space="0" w:color="auto"/>
                <w:bottom w:val="none" w:sz="0" w:space="0" w:color="auto"/>
                <w:right w:val="none" w:sz="0" w:space="0" w:color="auto"/>
              </w:divBdr>
            </w:div>
            <w:div w:id="1907372441">
              <w:marLeft w:val="0"/>
              <w:marRight w:val="0"/>
              <w:marTop w:val="0"/>
              <w:marBottom w:val="0"/>
              <w:divBdr>
                <w:top w:val="none" w:sz="0" w:space="0" w:color="auto"/>
                <w:left w:val="none" w:sz="0" w:space="0" w:color="auto"/>
                <w:bottom w:val="none" w:sz="0" w:space="0" w:color="auto"/>
                <w:right w:val="none" w:sz="0" w:space="0" w:color="auto"/>
              </w:divBdr>
            </w:div>
            <w:div w:id="1907373270">
              <w:marLeft w:val="0"/>
              <w:marRight w:val="0"/>
              <w:marTop w:val="0"/>
              <w:marBottom w:val="0"/>
              <w:divBdr>
                <w:top w:val="none" w:sz="0" w:space="0" w:color="auto"/>
                <w:left w:val="none" w:sz="0" w:space="0" w:color="auto"/>
                <w:bottom w:val="none" w:sz="0" w:space="0" w:color="auto"/>
                <w:right w:val="none" w:sz="0" w:space="0" w:color="auto"/>
              </w:divBdr>
            </w:div>
            <w:div w:id="1907446540">
              <w:marLeft w:val="0"/>
              <w:marRight w:val="0"/>
              <w:marTop w:val="0"/>
              <w:marBottom w:val="0"/>
              <w:divBdr>
                <w:top w:val="none" w:sz="0" w:space="0" w:color="auto"/>
                <w:left w:val="none" w:sz="0" w:space="0" w:color="auto"/>
                <w:bottom w:val="none" w:sz="0" w:space="0" w:color="auto"/>
                <w:right w:val="none" w:sz="0" w:space="0" w:color="auto"/>
              </w:divBdr>
            </w:div>
            <w:div w:id="1908226866">
              <w:marLeft w:val="0"/>
              <w:marRight w:val="0"/>
              <w:marTop w:val="0"/>
              <w:marBottom w:val="0"/>
              <w:divBdr>
                <w:top w:val="none" w:sz="0" w:space="0" w:color="auto"/>
                <w:left w:val="none" w:sz="0" w:space="0" w:color="auto"/>
                <w:bottom w:val="none" w:sz="0" w:space="0" w:color="auto"/>
                <w:right w:val="none" w:sz="0" w:space="0" w:color="auto"/>
              </w:divBdr>
            </w:div>
            <w:div w:id="1910846253">
              <w:marLeft w:val="0"/>
              <w:marRight w:val="0"/>
              <w:marTop w:val="0"/>
              <w:marBottom w:val="0"/>
              <w:divBdr>
                <w:top w:val="none" w:sz="0" w:space="0" w:color="auto"/>
                <w:left w:val="none" w:sz="0" w:space="0" w:color="auto"/>
                <w:bottom w:val="none" w:sz="0" w:space="0" w:color="auto"/>
                <w:right w:val="none" w:sz="0" w:space="0" w:color="auto"/>
              </w:divBdr>
            </w:div>
            <w:div w:id="1912617552">
              <w:marLeft w:val="0"/>
              <w:marRight w:val="0"/>
              <w:marTop w:val="0"/>
              <w:marBottom w:val="0"/>
              <w:divBdr>
                <w:top w:val="none" w:sz="0" w:space="0" w:color="auto"/>
                <w:left w:val="none" w:sz="0" w:space="0" w:color="auto"/>
                <w:bottom w:val="none" w:sz="0" w:space="0" w:color="auto"/>
                <w:right w:val="none" w:sz="0" w:space="0" w:color="auto"/>
              </w:divBdr>
            </w:div>
            <w:div w:id="1912734470">
              <w:marLeft w:val="0"/>
              <w:marRight w:val="0"/>
              <w:marTop w:val="0"/>
              <w:marBottom w:val="0"/>
              <w:divBdr>
                <w:top w:val="none" w:sz="0" w:space="0" w:color="auto"/>
                <w:left w:val="none" w:sz="0" w:space="0" w:color="auto"/>
                <w:bottom w:val="none" w:sz="0" w:space="0" w:color="auto"/>
                <w:right w:val="none" w:sz="0" w:space="0" w:color="auto"/>
              </w:divBdr>
            </w:div>
            <w:div w:id="1912813538">
              <w:marLeft w:val="0"/>
              <w:marRight w:val="0"/>
              <w:marTop w:val="0"/>
              <w:marBottom w:val="0"/>
              <w:divBdr>
                <w:top w:val="none" w:sz="0" w:space="0" w:color="auto"/>
                <w:left w:val="none" w:sz="0" w:space="0" w:color="auto"/>
                <w:bottom w:val="none" w:sz="0" w:space="0" w:color="auto"/>
                <w:right w:val="none" w:sz="0" w:space="0" w:color="auto"/>
              </w:divBdr>
            </w:div>
            <w:div w:id="1912961141">
              <w:marLeft w:val="0"/>
              <w:marRight w:val="0"/>
              <w:marTop w:val="0"/>
              <w:marBottom w:val="0"/>
              <w:divBdr>
                <w:top w:val="none" w:sz="0" w:space="0" w:color="auto"/>
                <w:left w:val="none" w:sz="0" w:space="0" w:color="auto"/>
                <w:bottom w:val="none" w:sz="0" w:space="0" w:color="auto"/>
                <w:right w:val="none" w:sz="0" w:space="0" w:color="auto"/>
              </w:divBdr>
            </w:div>
            <w:div w:id="1913159062">
              <w:marLeft w:val="0"/>
              <w:marRight w:val="0"/>
              <w:marTop w:val="0"/>
              <w:marBottom w:val="0"/>
              <w:divBdr>
                <w:top w:val="none" w:sz="0" w:space="0" w:color="auto"/>
                <w:left w:val="none" w:sz="0" w:space="0" w:color="auto"/>
                <w:bottom w:val="none" w:sz="0" w:space="0" w:color="auto"/>
                <w:right w:val="none" w:sz="0" w:space="0" w:color="auto"/>
              </w:divBdr>
            </w:div>
            <w:div w:id="1914119479">
              <w:marLeft w:val="0"/>
              <w:marRight w:val="0"/>
              <w:marTop w:val="0"/>
              <w:marBottom w:val="0"/>
              <w:divBdr>
                <w:top w:val="none" w:sz="0" w:space="0" w:color="auto"/>
                <w:left w:val="none" w:sz="0" w:space="0" w:color="auto"/>
                <w:bottom w:val="none" w:sz="0" w:space="0" w:color="auto"/>
                <w:right w:val="none" w:sz="0" w:space="0" w:color="auto"/>
              </w:divBdr>
            </w:div>
            <w:div w:id="1914657675">
              <w:marLeft w:val="0"/>
              <w:marRight w:val="0"/>
              <w:marTop w:val="0"/>
              <w:marBottom w:val="0"/>
              <w:divBdr>
                <w:top w:val="none" w:sz="0" w:space="0" w:color="auto"/>
                <w:left w:val="none" w:sz="0" w:space="0" w:color="auto"/>
                <w:bottom w:val="none" w:sz="0" w:space="0" w:color="auto"/>
                <w:right w:val="none" w:sz="0" w:space="0" w:color="auto"/>
              </w:divBdr>
            </w:div>
            <w:div w:id="1918174383">
              <w:marLeft w:val="0"/>
              <w:marRight w:val="0"/>
              <w:marTop w:val="0"/>
              <w:marBottom w:val="0"/>
              <w:divBdr>
                <w:top w:val="none" w:sz="0" w:space="0" w:color="auto"/>
                <w:left w:val="none" w:sz="0" w:space="0" w:color="auto"/>
                <w:bottom w:val="none" w:sz="0" w:space="0" w:color="auto"/>
                <w:right w:val="none" w:sz="0" w:space="0" w:color="auto"/>
              </w:divBdr>
            </w:div>
            <w:div w:id="1918979317">
              <w:marLeft w:val="0"/>
              <w:marRight w:val="0"/>
              <w:marTop w:val="0"/>
              <w:marBottom w:val="0"/>
              <w:divBdr>
                <w:top w:val="none" w:sz="0" w:space="0" w:color="auto"/>
                <w:left w:val="none" w:sz="0" w:space="0" w:color="auto"/>
                <w:bottom w:val="none" w:sz="0" w:space="0" w:color="auto"/>
                <w:right w:val="none" w:sz="0" w:space="0" w:color="auto"/>
              </w:divBdr>
            </w:div>
            <w:div w:id="1919748851">
              <w:marLeft w:val="0"/>
              <w:marRight w:val="0"/>
              <w:marTop w:val="0"/>
              <w:marBottom w:val="0"/>
              <w:divBdr>
                <w:top w:val="none" w:sz="0" w:space="0" w:color="auto"/>
                <w:left w:val="none" w:sz="0" w:space="0" w:color="auto"/>
                <w:bottom w:val="none" w:sz="0" w:space="0" w:color="auto"/>
                <w:right w:val="none" w:sz="0" w:space="0" w:color="auto"/>
              </w:divBdr>
            </w:div>
            <w:div w:id="1920171550">
              <w:marLeft w:val="0"/>
              <w:marRight w:val="0"/>
              <w:marTop w:val="0"/>
              <w:marBottom w:val="0"/>
              <w:divBdr>
                <w:top w:val="none" w:sz="0" w:space="0" w:color="auto"/>
                <w:left w:val="none" w:sz="0" w:space="0" w:color="auto"/>
                <w:bottom w:val="none" w:sz="0" w:space="0" w:color="auto"/>
                <w:right w:val="none" w:sz="0" w:space="0" w:color="auto"/>
              </w:divBdr>
            </w:div>
            <w:div w:id="1922637782">
              <w:marLeft w:val="0"/>
              <w:marRight w:val="0"/>
              <w:marTop w:val="0"/>
              <w:marBottom w:val="0"/>
              <w:divBdr>
                <w:top w:val="none" w:sz="0" w:space="0" w:color="auto"/>
                <w:left w:val="none" w:sz="0" w:space="0" w:color="auto"/>
                <w:bottom w:val="none" w:sz="0" w:space="0" w:color="auto"/>
                <w:right w:val="none" w:sz="0" w:space="0" w:color="auto"/>
              </w:divBdr>
            </w:div>
            <w:div w:id="1922983834">
              <w:marLeft w:val="0"/>
              <w:marRight w:val="0"/>
              <w:marTop w:val="0"/>
              <w:marBottom w:val="0"/>
              <w:divBdr>
                <w:top w:val="none" w:sz="0" w:space="0" w:color="auto"/>
                <w:left w:val="none" w:sz="0" w:space="0" w:color="auto"/>
                <w:bottom w:val="none" w:sz="0" w:space="0" w:color="auto"/>
                <w:right w:val="none" w:sz="0" w:space="0" w:color="auto"/>
              </w:divBdr>
            </w:div>
            <w:div w:id="1923179888">
              <w:marLeft w:val="0"/>
              <w:marRight w:val="0"/>
              <w:marTop w:val="0"/>
              <w:marBottom w:val="0"/>
              <w:divBdr>
                <w:top w:val="none" w:sz="0" w:space="0" w:color="auto"/>
                <w:left w:val="none" w:sz="0" w:space="0" w:color="auto"/>
                <w:bottom w:val="none" w:sz="0" w:space="0" w:color="auto"/>
                <w:right w:val="none" w:sz="0" w:space="0" w:color="auto"/>
              </w:divBdr>
            </w:div>
            <w:div w:id="1923563791">
              <w:marLeft w:val="0"/>
              <w:marRight w:val="0"/>
              <w:marTop w:val="0"/>
              <w:marBottom w:val="0"/>
              <w:divBdr>
                <w:top w:val="none" w:sz="0" w:space="0" w:color="auto"/>
                <w:left w:val="none" w:sz="0" w:space="0" w:color="auto"/>
                <w:bottom w:val="none" w:sz="0" w:space="0" w:color="auto"/>
                <w:right w:val="none" w:sz="0" w:space="0" w:color="auto"/>
              </w:divBdr>
            </w:div>
            <w:div w:id="1924605592">
              <w:marLeft w:val="0"/>
              <w:marRight w:val="0"/>
              <w:marTop w:val="0"/>
              <w:marBottom w:val="0"/>
              <w:divBdr>
                <w:top w:val="none" w:sz="0" w:space="0" w:color="auto"/>
                <w:left w:val="none" w:sz="0" w:space="0" w:color="auto"/>
                <w:bottom w:val="none" w:sz="0" w:space="0" w:color="auto"/>
                <w:right w:val="none" w:sz="0" w:space="0" w:color="auto"/>
              </w:divBdr>
            </w:div>
            <w:div w:id="1924605977">
              <w:marLeft w:val="0"/>
              <w:marRight w:val="0"/>
              <w:marTop w:val="0"/>
              <w:marBottom w:val="0"/>
              <w:divBdr>
                <w:top w:val="none" w:sz="0" w:space="0" w:color="auto"/>
                <w:left w:val="none" w:sz="0" w:space="0" w:color="auto"/>
                <w:bottom w:val="none" w:sz="0" w:space="0" w:color="auto"/>
                <w:right w:val="none" w:sz="0" w:space="0" w:color="auto"/>
              </w:divBdr>
            </w:div>
            <w:div w:id="1926570567">
              <w:marLeft w:val="0"/>
              <w:marRight w:val="0"/>
              <w:marTop w:val="0"/>
              <w:marBottom w:val="0"/>
              <w:divBdr>
                <w:top w:val="none" w:sz="0" w:space="0" w:color="auto"/>
                <w:left w:val="none" w:sz="0" w:space="0" w:color="auto"/>
                <w:bottom w:val="none" w:sz="0" w:space="0" w:color="auto"/>
                <w:right w:val="none" w:sz="0" w:space="0" w:color="auto"/>
              </w:divBdr>
            </w:div>
            <w:div w:id="1926917116">
              <w:marLeft w:val="0"/>
              <w:marRight w:val="0"/>
              <w:marTop w:val="0"/>
              <w:marBottom w:val="0"/>
              <w:divBdr>
                <w:top w:val="none" w:sz="0" w:space="0" w:color="auto"/>
                <w:left w:val="none" w:sz="0" w:space="0" w:color="auto"/>
                <w:bottom w:val="none" w:sz="0" w:space="0" w:color="auto"/>
                <w:right w:val="none" w:sz="0" w:space="0" w:color="auto"/>
              </w:divBdr>
            </w:div>
            <w:div w:id="1927109637">
              <w:marLeft w:val="0"/>
              <w:marRight w:val="0"/>
              <w:marTop w:val="0"/>
              <w:marBottom w:val="0"/>
              <w:divBdr>
                <w:top w:val="none" w:sz="0" w:space="0" w:color="auto"/>
                <w:left w:val="none" w:sz="0" w:space="0" w:color="auto"/>
                <w:bottom w:val="none" w:sz="0" w:space="0" w:color="auto"/>
                <w:right w:val="none" w:sz="0" w:space="0" w:color="auto"/>
              </w:divBdr>
            </w:div>
            <w:div w:id="1927689563">
              <w:marLeft w:val="0"/>
              <w:marRight w:val="0"/>
              <w:marTop w:val="0"/>
              <w:marBottom w:val="0"/>
              <w:divBdr>
                <w:top w:val="none" w:sz="0" w:space="0" w:color="auto"/>
                <w:left w:val="none" w:sz="0" w:space="0" w:color="auto"/>
                <w:bottom w:val="none" w:sz="0" w:space="0" w:color="auto"/>
                <w:right w:val="none" w:sz="0" w:space="0" w:color="auto"/>
              </w:divBdr>
            </w:div>
            <w:div w:id="1927835212">
              <w:marLeft w:val="0"/>
              <w:marRight w:val="0"/>
              <w:marTop w:val="0"/>
              <w:marBottom w:val="0"/>
              <w:divBdr>
                <w:top w:val="none" w:sz="0" w:space="0" w:color="auto"/>
                <w:left w:val="none" w:sz="0" w:space="0" w:color="auto"/>
                <w:bottom w:val="none" w:sz="0" w:space="0" w:color="auto"/>
                <w:right w:val="none" w:sz="0" w:space="0" w:color="auto"/>
              </w:divBdr>
            </w:div>
            <w:div w:id="1929535344">
              <w:marLeft w:val="0"/>
              <w:marRight w:val="0"/>
              <w:marTop w:val="0"/>
              <w:marBottom w:val="0"/>
              <w:divBdr>
                <w:top w:val="none" w:sz="0" w:space="0" w:color="auto"/>
                <w:left w:val="none" w:sz="0" w:space="0" w:color="auto"/>
                <w:bottom w:val="none" w:sz="0" w:space="0" w:color="auto"/>
                <w:right w:val="none" w:sz="0" w:space="0" w:color="auto"/>
              </w:divBdr>
            </w:div>
            <w:div w:id="1931889216">
              <w:marLeft w:val="0"/>
              <w:marRight w:val="0"/>
              <w:marTop w:val="0"/>
              <w:marBottom w:val="0"/>
              <w:divBdr>
                <w:top w:val="none" w:sz="0" w:space="0" w:color="auto"/>
                <w:left w:val="none" w:sz="0" w:space="0" w:color="auto"/>
                <w:bottom w:val="none" w:sz="0" w:space="0" w:color="auto"/>
                <w:right w:val="none" w:sz="0" w:space="0" w:color="auto"/>
              </w:divBdr>
            </w:div>
            <w:div w:id="1932275718">
              <w:marLeft w:val="0"/>
              <w:marRight w:val="0"/>
              <w:marTop w:val="0"/>
              <w:marBottom w:val="0"/>
              <w:divBdr>
                <w:top w:val="none" w:sz="0" w:space="0" w:color="auto"/>
                <w:left w:val="none" w:sz="0" w:space="0" w:color="auto"/>
                <w:bottom w:val="none" w:sz="0" w:space="0" w:color="auto"/>
                <w:right w:val="none" w:sz="0" w:space="0" w:color="auto"/>
              </w:divBdr>
            </w:div>
            <w:div w:id="1932815023">
              <w:marLeft w:val="0"/>
              <w:marRight w:val="0"/>
              <w:marTop w:val="0"/>
              <w:marBottom w:val="0"/>
              <w:divBdr>
                <w:top w:val="none" w:sz="0" w:space="0" w:color="auto"/>
                <w:left w:val="none" w:sz="0" w:space="0" w:color="auto"/>
                <w:bottom w:val="none" w:sz="0" w:space="0" w:color="auto"/>
                <w:right w:val="none" w:sz="0" w:space="0" w:color="auto"/>
              </w:divBdr>
            </w:div>
            <w:div w:id="1937404404">
              <w:marLeft w:val="0"/>
              <w:marRight w:val="0"/>
              <w:marTop w:val="0"/>
              <w:marBottom w:val="0"/>
              <w:divBdr>
                <w:top w:val="none" w:sz="0" w:space="0" w:color="auto"/>
                <w:left w:val="none" w:sz="0" w:space="0" w:color="auto"/>
                <w:bottom w:val="none" w:sz="0" w:space="0" w:color="auto"/>
                <w:right w:val="none" w:sz="0" w:space="0" w:color="auto"/>
              </w:divBdr>
            </w:div>
            <w:div w:id="1938176251">
              <w:marLeft w:val="0"/>
              <w:marRight w:val="0"/>
              <w:marTop w:val="0"/>
              <w:marBottom w:val="0"/>
              <w:divBdr>
                <w:top w:val="none" w:sz="0" w:space="0" w:color="auto"/>
                <w:left w:val="none" w:sz="0" w:space="0" w:color="auto"/>
                <w:bottom w:val="none" w:sz="0" w:space="0" w:color="auto"/>
                <w:right w:val="none" w:sz="0" w:space="0" w:color="auto"/>
              </w:divBdr>
            </w:div>
            <w:div w:id="1939361487">
              <w:marLeft w:val="0"/>
              <w:marRight w:val="0"/>
              <w:marTop w:val="0"/>
              <w:marBottom w:val="0"/>
              <w:divBdr>
                <w:top w:val="none" w:sz="0" w:space="0" w:color="auto"/>
                <w:left w:val="none" w:sz="0" w:space="0" w:color="auto"/>
                <w:bottom w:val="none" w:sz="0" w:space="0" w:color="auto"/>
                <w:right w:val="none" w:sz="0" w:space="0" w:color="auto"/>
              </w:divBdr>
            </w:div>
            <w:div w:id="1942180317">
              <w:marLeft w:val="0"/>
              <w:marRight w:val="0"/>
              <w:marTop w:val="0"/>
              <w:marBottom w:val="0"/>
              <w:divBdr>
                <w:top w:val="none" w:sz="0" w:space="0" w:color="auto"/>
                <w:left w:val="none" w:sz="0" w:space="0" w:color="auto"/>
                <w:bottom w:val="none" w:sz="0" w:space="0" w:color="auto"/>
                <w:right w:val="none" w:sz="0" w:space="0" w:color="auto"/>
              </w:divBdr>
            </w:div>
            <w:div w:id="1944608434">
              <w:marLeft w:val="0"/>
              <w:marRight w:val="0"/>
              <w:marTop w:val="0"/>
              <w:marBottom w:val="0"/>
              <w:divBdr>
                <w:top w:val="none" w:sz="0" w:space="0" w:color="auto"/>
                <w:left w:val="none" w:sz="0" w:space="0" w:color="auto"/>
                <w:bottom w:val="none" w:sz="0" w:space="0" w:color="auto"/>
                <w:right w:val="none" w:sz="0" w:space="0" w:color="auto"/>
              </w:divBdr>
            </w:div>
            <w:div w:id="1944612023">
              <w:marLeft w:val="0"/>
              <w:marRight w:val="0"/>
              <w:marTop w:val="0"/>
              <w:marBottom w:val="0"/>
              <w:divBdr>
                <w:top w:val="none" w:sz="0" w:space="0" w:color="auto"/>
                <w:left w:val="none" w:sz="0" w:space="0" w:color="auto"/>
                <w:bottom w:val="none" w:sz="0" w:space="0" w:color="auto"/>
                <w:right w:val="none" w:sz="0" w:space="0" w:color="auto"/>
              </w:divBdr>
            </w:div>
            <w:div w:id="1944650965">
              <w:marLeft w:val="0"/>
              <w:marRight w:val="0"/>
              <w:marTop w:val="0"/>
              <w:marBottom w:val="0"/>
              <w:divBdr>
                <w:top w:val="none" w:sz="0" w:space="0" w:color="auto"/>
                <w:left w:val="none" w:sz="0" w:space="0" w:color="auto"/>
                <w:bottom w:val="none" w:sz="0" w:space="0" w:color="auto"/>
                <w:right w:val="none" w:sz="0" w:space="0" w:color="auto"/>
              </w:divBdr>
            </w:div>
            <w:div w:id="1945452624">
              <w:marLeft w:val="0"/>
              <w:marRight w:val="0"/>
              <w:marTop w:val="0"/>
              <w:marBottom w:val="0"/>
              <w:divBdr>
                <w:top w:val="none" w:sz="0" w:space="0" w:color="auto"/>
                <w:left w:val="none" w:sz="0" w:space="0" w:color="auto"/>
                <w:bottom w:val="none" w:sz="0" w:space="0" w:color="auto"/>
                <w:right w:val="none" w:sz="0" w:space="0" w:color="auto"/>
              </w:divBdr>
            </w:div>
            <w:div w:id="1946569572">
              <w:marLeft w:val="0"/>
              <w:marRight w:val="0"/>
              <w:marTop w:val="0"/>
              <w:marBottom w:val="0"/>
              <w:divBdr>
                <w:top w:val="none" w:sz="0" w:space="0" w:color="auto"/>
                <w:left w:val="none" w:sz="0" w:space="0" w:color="auto"/>
                <w:bottom w:val="none" w:sz="0" w:space="0" w:color="auto"/>
                <w:right w:val="none" w:sz="0" w:space="0" w:color="auto"/>
              </w:divBdr>
            </w:div>
            <w:div w:id="1946763804">
              <w:marLeft w:val="0"/>
              <w:marRight w:val="0"/>
              <w:marTop w:val="0"/>
              <w:marBottom w:val="0"/>
              <w:divBdr>
                <w:top w:val="none" w:sz="0" w:space="0" w:color="auto"/>
                <w:left w:val="none" w:sz="0" w:space="0" w:color="auto"/>
                <w:bottom w:val="none" w:sz="0" w:space="0" w:color="auto"/>
                <w:right w:val="none" w:sz="0" w:space="0" w:color="auto"/>
              </w:divBdr>
            </w:div>
            <w:div w:id="1946884389">
              <w:marLeft w:val="0"/>
              <w:marRight w:val="0"/>
              <w:marTop w:val="0"/>
              <w:marBottom w:val="0"/>
              <w:divBdr>
                <w:top w:val="none" w:sz="0" w:space="0" w:color="auto"/>
                <w:left w:val="none" w:sz="0" w:space="0" w:color="auto"/>
                <w:bottom w:val="none" w:sz="0" w:space="0" w:color="auto"/>
                <w:right w:val="none" w:sz="0" w:space="0" w:color="auto"/>
              </w:divBdr>
            </w:div>
            <w:div w:id="1947343333">
              <w:marLeft w:val="0"/>
              <w:marRight w:val="0"/>
              <w:marTop w:val="0"/>
              <w:marBottom w:val="0"/>
              <w:divBdr>
                <w:top w:val="none" w:sz="0" w:space="0" w:color="auto"/>
                <w:left w:val="none" w:sz="0" w:space="0" w:color="auto"/>
                <w:bottom w:val="none" w:sz="0" w:space="0" w:color="auto"/>
                <w:right w:val="none" w:sz="0" w:space="0" w:color="auto"/>
              </w:divBdr>
            </w:div>
            <w:div w:id="1948662172">
              <w:marLeft w:val="0"/>
              <w:marRight w:val="0"/>
              <w:marTop w:val="0"/>
              <w:marBottom w:val="0"/>
              <w:divBdr>
                <w:top w:val="none" w:sz="0" w:space="0" w:color="auto"/>
                <w:left w:val="none" w:sz="0" w:space="0" w:color="auto"/>
                <w:bottom w:val="none" w:sz="0" w:space="0" w:color="auto"/>
                <w:right w:val="none" w:sz="0" w:space="0" w:color="auto"/>
              </w:divBdr>
            </w:div>
            <w:div w:id="1949048099">
              <w:marLeft w:val="0"/>
              <w:marRight w:val="0"/>
              <w:marTop w:val="0"/>
              <w:marBottom w:val="0"/>
              <w:divBdr>
                <w:top w:val="none" w:sz="0" w:space="0" w:color="auto"/>
                <w:left w:val="none" w:sz="0" w:space="0" w:color="auto"/>
                <w:bottom w:val="none" w:sz="0" w:space="0" w:color="auto"/>
                <w:right w:val="none" w:sz="0" w:space="0" w:color="auto"/>
              </w:divBdr>
            </w:div>
            <w:div w:id="1949315377">
              <w:marLeft w:val="0"/>
              <w:marRight w:val="0"/>
              <w:marTop w:val="0"/>
              <w:marBottom w:val="0"/>
              <w:divBdr>
                <w:top w:val="none" w:sz="0" w:space="0" w:color="auto"/>
                <w:left w:val="none" w:sz="0" w:space="0" w:color="auto"/>
                <w:bottom w:val="none" w:sz="0" w:space="0" w:color="auto"/>
                <w:right w:val="none" w:sz="0" w:space="0" w:color="auto"/>
              </w:divBdr>
            </w:div>
            <w:div w:id="1950815697">
              <w:marLeft w:val="0"/>
              <w:marRight w:val="0"/>
              <w:marTop w:val="0"/>
              <w:marBottom w:val="0"/>
              <w:divBdr>
                <w:top w:val="none" w:sz="0" w:space="0" w:color="auto"/>
                <w:left w:val="none" w:sz="0" w:space="0" w:color="auto"/>
                <w:bottom w:val="none" w:sz="0" w:space="0" w:color="auto"/>
                <w:right w:val="none" w:sz="0" w:space="0" w:color="auto"/>
              </w:divBdr>
            </w:div>
            <w:div w:id="1951087976">
              <w:marLeft w:val="0"/>
              <w:marRight w:val="0"/>
              <w:marTop w:val="0"/>
              <w:marBottom w:val="0"/>
              <w:divBdr>
                <w:top w:val="none" w:sz="0" w:space="0" w:color="auto"/>
                <w:left w:val="none" w:sz="0" w:space="0" w:color="auto"/>
                <w:bottom w:val="none" w:sz="0" w:space="0" w:color="auto"/>
                <w:right w:val="none" w:sz="0" w:space="0" w:color="auto"/>
              </w:divBdr>
            </w:div>
            <w:div w:id="1951432683">
              <w:marLeft w:val="0"/>
              <w:marRight w:val="0"/>
              <w:marTop w:val="0"/>
              <w:marBottom w:val="0"/>
              <w:divBdr>
                <w:top w:val="none" w:sz="0" w:space="0" w:color="auto"/>
                <w:left w:val="none" w:sz="0" w:space="0" w:color="auto"/>
                <w:bottom w:val="none" w:sz="0" w:space="0" w:color="auto"/>
                <w:right w:val="none" w:sz="0" w:space="0" w:color="auto"/>
              </w:divBdr>
            </w:div>
            <w:div w:id="1953590550">
              <w:marLeft w:val="0"/>
              <w:marRight w:val="0"/>
              <w:marTop w:val="0"/>
              <w:marBottom w:val="0"/>
              <w:divBdr>
                <w:top w:val="none" w:sz="0" w:space="0" w:color="auto"/>
                <w:left w:val="none" w:sz="0" w:space="0" w:color="auto"/>
                <w:bottom w:val="none" w:sz="0" w:space="0" w:color="auto"/>
                <w:right w:val="none" w:sz="0" w:space="0" w:color="auto"/>
              </w:divBdr>
            </w:div>
            <w:div w:id="1954940011">
              <w:marLeft w:val="0"/>
              <w:marRight w:val="0"/>
              <w:marTop w:val="0"/>
              <w:marBottom w:val="0"/>
              <w:divBdr>
                <w:top w:val="none" w:sz="0" w:space="0" w:color="auto"/>
                <w:left w:val="none" w:sz="0" w:space="0" w:color="auto"/>
                <w:bottom w:val="none" w:sz="0" w:space="0" w:color="auto"/>
                <w:right w:val="none" w:sz="0" w:space="0" w:color="auto"/>
              </w:divBdr>
            </w:div>
            <w:div w:id="1959099453">
              <w:marLeft w:val="0"/>
              <w:marRight w:val="0"/>
              <w:marTop w:val="0"/>
              <w:marBottom w:val="0"/>
              <w:divBdr>
                <w:top w:val="none" w:sz="0" w:space="0" w:color="auto"/>
                <w:left w:val="none" w:sz="0" w:space="0" w:color="auto"/>
                <w:bottom w:val="none" w:sz="0" w:space="0" w:color="auto"/>
                <w:right w:val="none" w:sz="0" w:space="0" w:color="auto"/>
              </w:divBdr>
            </w:div>
            <w:div w:id="1960646778">
              <w:marLeft w:val="0"/>
              <w:marRight w:val="0"/>
              <w:marTop w:val="0"/>
              <w:marBottom w:val="0"/>
              <w:divBdr>
                <w:top w:val="none" w:sz="0" w:space="0" w:color="auto"/>
                <w:left w:val="none" w:sz="0" w:space="0" w:color="auto"/>
                <w:bottom w:val="none" w:sz="0" w:space="0" w:color="auto"/>
                <w:right w:val="none" w:sz="0" w:space="0" w:color="auto"/>
              </w:divBdr>
            </w:div>
            <w:div w:id="1960916413">
              <w:marLeft w:val="0"/>
              <w:marRight w:val="0"/>
              <w:marTop w:val="0"/>
              <w:marBottom w:val="0"/>
              <w:divBdr>
                <w:top w:val="none" w:sz="0" w:space="0" w:color="auto"/>
                <w:left w:val="none" w:sz="0" w:space="0" w:color="auto"/>
                <w:bottom w:val="none" w:sz="0" w:space="0" w:color="auto"/>
                <w:right w:val="none" w:sz="0" w:space="0" w:color="auto"/>
              </w:divBdr>
            </w:div>
            <w:div w:id="1961061391">
              <w:marLeft w:val="0"/>
              <w:marRight w:val="0"/>
              <w:marTop w:val="0"/>
              <w:marBottom w:val="0"/>
              <w:divBdr>
                <w:top w:val="none" w:sz="0" w:space="0" w:color="auto"/>
                <w:left w:val="none" w:sz="0" w:space="0" w:color="auto"/>
                <w:bottom w:val="none" w:sz="0" w:space="0" w:color="auto"/>
                <w:right w:val="none" w:sz="0" w:space="0" w:color="auto"/>
              </w:divBdr>
            </w:div>
            <w:div w:id="1961257668">
              <w:marLeft w:val="0"/>
              <w:marRight w:val="0"/>
              <w:marTop w:val="0"/>
              <w:marBottom w:val="0"/>
              <w:divBdr>
                <w:top w:val="none" w:sz="0" w:space="0" w:color="auto"/>
                <w:left w:val="none" w:sz="0" w:space="0" w:color="auto"/>
                <w:bottom w:val="none" w:sz="0" w:space="0" w:color="auto"/>
                <w:right w:val="none" w:sz="0" w:space="0" w:color="auto"/>
              </w:divBdr>
            </w:div>
            <w:div w:id="1962228709">
              <w:marLeft w:val="0"/>
              <w:marRight w:val="0"/>
              <w:marTop w:val="0"/>
              <w:marBottom w:val="0"/>
              <w:divBdr>
                <w:top w:val="none" w:sz="0" w:space="0" w:color="auto"/>
                <w:left w:val="none" w:sz="0" w:space="0" w:color="auto"/>
                <w:bottom w:val="none" w:sz="0" w:space="0" w:color="auto"/>
                <w:right w:val="none" w:sz="0" w:space="0" w:color="auto"/>
              </w:divBdr>
            </w:div>
            <w:div w:id="1963225284">
              <w:marLeft w:val="0"/>
              <w:marRight w:val="0"/>
              <w:marTop w:val="0"/>
              <w:marBottom w:val="0"/>
              <w:divBdr>
                <w:top w:val="none" w:sz="0" w:space="0" w:color="auto"/>
                <w:left w:val="none" w:sz="0" w:space="0" w:color="auto"/>
                <w:bottom w:val="none" w:sz="0" w:space="0" w:color="auto"/>
                <w:right w:val="none" w:sz="0" w:space="0" w:color="auto"/>
              </w:divBdr>
            </w:div>
            <w:div w:id="1963337482">
              <w:marLeft w:val="0"/>
              <w:marRight w:val="0"/>
              <w:marTop w:val="0"/>
              <w:marBottom w:val="0"/>
              <w:divBdr>
                <w:top w:val="none" w:sz="0" w:space="0" w:color="auto"/>
                <w:left w:val="none" w:sz="0" w:space="0" w:color="auto"/>
                <w:bottom w:val="none" w:sz="0" w:space="0" w:color="auto"/>
                <w:right w:val="none" w:sz="0" w:space="0" w:color="auto"/>
              </w:divBdr>
            </w:div>
            <w:div w:id="1964265980">
              <w:marLeft w:val="0"/>
              <w:marRight w:val="0"/>
              <w:marTop w:val="0"/>
              <w:marBottom w:val="0"/>
              <w:divBdr>
                <w:top w:val="none" w:sz="0" w:space="0" w:color="auto"/>
                <w:left w:val="none" w:sz="0" w:space="0" w:color="auto"/>
                <w:bottom w:val="none" w:sz="0" w:space="0" w:color="auto"/>
                <w:right w:val="none" w:sz="0" w:space="0" w:color="auto"/>
              </w:divBdr>
            </w:div>
            <w:div w:id="1964539079">
              <w:marLeft w:val="0"/>
              <w:marRight w:val="0"/>
              <w:marTop w:val="0"/>
              <w:marBottom w:val="0"/>
              <w:divBdr>
                <w:top w:val="none" w:sz="0" w:space="0" w:color="auto"/>
                <w:left w:val="none" w:sz="0" w:space="0" w:color="auto"/>
                <w:bottom w:val="none" w:sz="0" w:space="0" w:color="auto"/>
                <w:right w:val="none" w:sz="0" w:space="0" w:color="auto"/>
              </w:divBdr>
            </w:div>
            <w:div w:id="1965236554">
              <w:marLeft w:val="0"/>
              <w:marRight w:val="0"/>
              <w:marTop w:val="0"/>
              <w:marBottom w:val="0"/>
              <w:divBdr>
                <w:top w:val="none" w:sz="0" w:space="0" w:color="auto"/>
                <w:left w:val="none" w:sz="0" w:space="0" w:color="auto"/>
                <w:bottom w:val="none" w:sz="0" w:space="0" w:color="auto"/>
                <w:right w:val="none" w:sz="0" w:space="0" w:color="auto"/>
              </w:divBdr>
            </w:div>
            <w:div w:id="1966739100">
              <w:marLeft w:val="0"/>
              <w:marRight w:val="0"/>
              <w:marTop w:val="0"/>
              <w:marBottom w:val="0"/>
              <w:divBdr>
                <w:top w:val="none" w:sz="0" w:space="0" w:color="auto"/>
                <w:left w:val="none" w:sz="0" w:space="0" w:color="auto"/>
                <w:bottom w:val="none" w:sz="0" w:space="0" w:color="auto"/>
                <w:right w:val="none" w:sz="0" w:space="0" w:color="auto"/>
              </w:divBdr>
            </w:div>
            <w:div w:id="1968316203">
              <w:marLeft w:val="0"/>
              <w:marRight w:val="0"/>
              <w:marTop w:val="0"/>
              <w:marBottom w:val="0"/>
              <w:divBdr>
                <w:top w:val="none" w:sz="0" w:space="0" w:color="auto"/>
                <w:left w:val="none" w:sz="0" w:space="0" w:color="auto"/>
                <w:bottom w:val="none" w:sz="0" w:space="0" w:color="auto"/>
                <w:right w:val="none" w:sz="0" w:space="0" w:color="auto"/>
              </w:divBdr>
            </w:div>
            <w:div w:id="1970626639">
              <w:marLeft w:val="0"/>
              <w:marRight w:val="0"/>
              <w:marTop w:val="0"/>
              <w:marBottom w:val="0"/>
              <w:divBdr>
                <w:top w:val="none" w:sz="0" w:space="0" w:color="auto"/>
                <w:left w:val="none" w:sz="0" w:space="0" w:color="auto"/>
                <w:bottom w:val="none" w:sz="0" w:space="0" w:color="auto"/>
                <w:right w:val="none" w:sz="0" w:space="0" w:color="auto"/>
              </w:divBdr>
            </w:div>
            <w:div w:id="1971127464">
              <w:marLeft w:val="0"/>
              <w:marRight w:val="0"/>
              <w:marTop w:val="0"/>
              <w:marBottom w:val="0"/>
              <w:divBdr>
                <w:top w:val="none" w:sz="0" w:space="0" w:color="auto"/>
                <w:left w:val="none" w:sz="0" w:space="0" w:color="auto"/>
                <w:bottom w:val="none" w:sz="0" w:space="0" w:color="auto"/>
                <w:right w:val="none" w:sz="0" w:space="0" w:color="auto"/>
              </w:divBdr>
            </w:div>
            <w:div w:id="1972324130">
              <w:marLeft w:val="0"/>
              <w:marRight w:val="0"/>
              <w:marTop w:val="0"/>
              <w:marBottom w:val="0"/>
              <w:divBdr>
                <w:top w:val="none" w:sz="0" w:space="0" w:color="auto"/>
                <w:left w:val="none" w:sz="0" w:space="0" w:color="auto"/>
                <w:bottom w:val="none" w:sz="0" w:space="0" w:color="auto"/>
                <w:right w:val="none" w:sz="0" w:space="0" w:color="auto"/>
              </w:divBdr>
            </w:div>
            <w:div w:id="1972781063">
              <w:marLeft w:val="0"/>
              <w:marRight w:val="0"/>
              <w:marTop w:val="0"/>
              <w:marBottom w:val="0"/>
              <w:divBdr>
                <w:top w:val="none" w:sz="0" w:space="0" w:color="auto"/>
                <w:left w:val="none" w:sz="0" w:space="0" w:color="auto"/>
                <w:bottom w:val="none" w:sz="0" w:space="0" w:color="auto"/>
                <w:right w:val="none" w:sz="0" w:space="0" w:color="auto"/>
              </w:divBdr>
            </w:div>
            <w:div w:id="1972861157">
              <w:marLeft w:val="0"/>
              <w:marRight w:val="0"/>
              <w:marTop w:val="0"/>
              <w:marBottom w:val="0"/>
              <w:divBdr>
                <w:top w:val="none" w:sz="0" w:space="0" w:color="auto"/>
                <w:left w:val="none" w:sz="0" w:space="0" w:color="auto"/>
                <w:bottom w:val="none" w:sz="0" w:space="0" w:color="auto"/>
                <w:right w:val="none" w:sz="0" w:space="0" w:color="auto"/>
              </w:divBdr>
            </w:div>
            <w:div w:id="1973317945">
              <w:marLeft w:val="0"/>
              <w:marRight w:val="0"/>
              <w:marTop w:val="0"/>
              <w:marBottom w:val="0"/>
              <w:divBdr>
                <w:top w:val="none" w:sz="0" w:space="0" w:color="auto"/>
                <w:left w:val="none" w:sz="0" w:space="0" w:color="auto"/>
                <w:bottom w:val="none" w:sz="0" w:space="0" w:color="auto"/>
                <w:right w:val="none" w:sz="0" w:space="0" w:color="auto"/>
              </w:divBdr>
            </w:div>
            <w:div w:id="1973706828">
              <w:marLeft w:val="0"/>
              <w:marRight w:val="0"/>
              <w:marTop w:val="0"/>
              <w:marBottom w:val="0"/>
              <w:divBdr>
                <w:top w:val="none" w:sz="0" w:space="0" w:color="auto"/>
                <w:left w:val="none" w:sz="0" w:space="0" w:color="auto"/>
                <w:bottom w:val="none" w:sz="0" w:space="0" w:color="auto"/>
                <w:right w:val="none" w:sz="0" w:space="0" w:color="auto"/>
              </w:divBdr>
            </w:div>
            <w:div w:id="1973752669">
              <w:marLeft w:val="0"/>
              <w:marRight w:val="0"/>
              <w:marTop w:val="0"/>
              <w:marBottom w:val="0"/>
              <w:divBdr>
                <w:top w:val="none" w:sz="0" w:space="0" w:color="auto"/>
                <w:left w:val="none" w:sz="0" w:space="0" w:color="auto"/>
                <w:bottom w:val="none" w:sz="0" w:space="0" w:color="auto"/>
                <w:right w:val="none" w:sz="0" w:space="0" w:color="auto"/>
              </w:divBdr>
            </w:div>
            <w:div w:id="1973826256">
              <w:marLeft w:val="0"/>
              <w:marRight w:val="0"/>
              <w:marTop w:val="0"/>
              <w:marBottom w:val="0"/>
              <w:divBdr>
                <w:top w:val="none" w:sz="0" w:space="0" w:color="auto"/>
                <w:left w:val="none" w:sz="0" w:space="0" w:color="auto"/>
                <w:bottom w:val="none" w:sz="0" w:space="0" w:color="auto"/>
                <w:right w:val="none" w:sz="0" w:space="0" w:color="auto"/>
              </w:divBdr>
            </w:div>
            <w:div w:id="1973944436">
              <w:marLeft w:val="0"/>
              <w:marRight w:val="0"/>
              <w:marTop w:val="0"/>
              <w:marBottom w:val="0"/>
              <w:divBdr>
                <w:top w:val="none" w:sz="0" w:space="0" w:color="auto"/>
                <w:left w:val="none" w:sz="0" w:space="0" w:color="auto"/>
                <w:bottom w:val="none" w:sz="0" w:space="0" w:color="auto"/>
                <w:right w:val="none" w:sz="0" w:space="0" w:color="auto"/>
              </w:divBdr>
            </w:div>
            <w:div w:id="1974365210">
              <w:marLeft w:val="0"/>
              <w:marRight w:val="0"/>
              <w:marTop w:val="0"/>
              <w:marBottom w:val="0"/>
              <w:divBdr>
                <w:top w:val="none" w:sz="0" w:space="0" w:color="auto"/>
                <w:left w:val="none" w:sz="0" w:space="0" w:color="auto"/>
                <w:bottom w:val="none" w:sz="0" w:space="0" w:color="auto"/>
                <w:right w:val="none" w:sz="0" w:space="0" w:color="auto"/>
              </w:divBdr>
            </w:div>
            <w:div w:id="1975286867">
              <w:marLeft w:val="0"/>
              <w:marRight w:val="0"/>
              <w:marTop w:val="0"/>
              <w:marBottom w:val="0"/>
              <w:divBdr>
                <w:top w:val="none" w:sz="0" w:space="0" w:color="auto"/>
                <w:left w:val="none" w:sz="0" w:space="0" w:color="auto"/>
                <w:bottom w:val="none" w:sz="0" w:space="0" w:color="auto"/>
                <w:right w:val="none" w:sz="0" w:space="0" w:color="auto"/>
              </w:divBdr>
            </w:div>
            <w:div w:id="1976791680">
              <w:marLeft w:val="0"/>
              <w:marRight w:val="0"/>
              <w:marTop w:val="0"/>
              <w:marBottom w:val="0"/>
              <w:divBdr>
                <w:top w:val="none" w:sz="0" w:space="0" w:color="auto"/>
                <w:left w:val="none" w:sz="0" w:space="0" w:color="auto"/>
                <w:bottom w:val="none" w:sz="0" w:space="0" w:color="auto"/>
                <w:right w:val="none" w:sz="0" w:space="0" w:color="auto"/>
              </w:divBdr>
            </w:div>
            <w:div w:id="1979991275">
              <w:marLeft w:val="0"/>
              <w:marRight w:val="0"/>
              <w:marTop w:val="0"/>
              <w:marBottom w:val="0"/>
              <w:divBdr>
                <w:top w:val="none" w:sz="0" w:space="0" w:color="auto"/>
                <w:left w:val="none" w:sz="0" w:space="0" w:color="auto"/>
                <w:bottom w:val="none" w:sz="0" w:space="0" w:color="auto"/>
                <w:right w:val="none" w:sz="0" w:space="0" w:color="auto"/>
              </w:divBdr>
            </w:div>
            <w:div w:id="1982465654">
              <w:marLeft w:val="0"/>
              <w:marRight w:val="0"/>
              <w:marTop w:val="0"/>
              <w:marBottom w:val="0"/>
              <w:divBdr>
                <w:top w:val="none" w:sz="0" w:space="0" w:color="auto"/>
                <w:left w:val="none" w:sz="0" w:space="0" w:color="auto"/>
                <w:bottom w:val="none" w:sz="0" w:space="0" w:color="auto"/>
                <w:right w:val="none" w:sz="0" w:space="0" w:color="auto"/>
              </w:divBdr>
            </w:div>
            <w:div w:id="1983658385">
              <w:marLeft w:val="0"/>
              <w:marRight w:val="0"/>
              <w:marTop w:val="0"/>
              <w:marBottom w:val="0"/>
              <w:divBdr>
                <w:top w:val="none" w:sz="0" w:space="0" w:color="auto"/>
                <w:left w:val="none" w:sz="0" w:space="0" w:color="auto"/>
                <w:bottom w:val="none" w:sz="0" w:space="0" w:color="auto"/>
                <w:right w:val="none" w:sz="0" w:space="0" w:color="auto"/>
              </w:divBdr>
            </w:div>
            <w:div w:id="1984189559">
              <w:marLeft w:val="0"/>
              <w:marRight w:val="0"/>
              <w:marTop w:val="0"/>
              <w:marBottom w:val="0"/>
              <w:divBdr>
                <w:top w:val="none" w:sz="0" w:space="0" w:color="auto"/>
                <w:left w:val="none" w:sz="0" w:space="0" w:color="auto"/>
                <w:bottom w:val="none" w:sz="0" w:space="0" w:color="auto"/>
                <w:right w:val="none" w:sz="0" w:space="0" w:color="auto"/>
              </w:divBdr>
            </w:div>
            <w:div w:id="1984314898">
              <w:marLeft w:val="0"/>
              <w:marRight w:val="0"/>
              <w:marTop w:val="0"/>
              <w:marBottom w:val="0"/>
              <w:divBdr>
                <w:top w:val="none" w:sz="0" w:space="0" w:color="auto"/>
                <w:left w:val="none" w:sz="0" w:space="0" w:color="auto"/>
                <w:bottom w:val="none" w:sz="0" w:space="0" w:color="auto"/>
                <w:right w:val="none" w:sz="0" w:space="0" w:color="auto"/>
              </w:divBdr>
            </w:div>
            <w:div w:id="1984844533">
              <w:marLeft w:val="0"/>
              <w:marRight w:val="0"/>
              <w:marTop w:val="0"/>
              <w:marBottom w:val="0"/>
              <w:divBdr>
                <w:top w:val="none" w:sz="0" w:space="0" w:color="auto"/>
                <w:left w:val="none" w:sz="0" w:space="0" w:color="auto"/>
                <w:bottom w:val="none" w:sz="0" w:space="0" w:color="auto"/>
                <w:right w:val="none" w:sz="0" w:space="0" w:color="auto"/>
              </w:divBdr>
            </w:div>
            <w:div w:id="1986231598">
              <w:marLeft w:val="0"/>
              <w:marRight w:val="0"/>
              <w:marTop w:val="0"/>
              <w:marBottom w:val="0"/>
              <w:divBdr>
                <w:top w:val="none" w:sz="0" w:space="0" w:color="auto"/>
                <w:left w:val="none" w:sz="0" w:space="0" w:color="auto"/>
                <w:bottom w:val="none" w:sz="0" w:space="0" w:color="auto"/>
                <w:right w:val="none" w:sz="0" w:space="0" w:color="auto"/>
              </w:divBdr>
            </w:div>
            <w:div w:id="1986884488">
              <w:marLeft w:val="0"/>
              <w:marRight w:val="0"/>
              <w:marTop w:val="0"/>
              <w:marBottom w:val="0"/>
              <w:divBdr>
                <w:top w:val="none" w:sz="0" w:space="0" w:color="auto"/>
                <w:left w:val="none" w:sz="0" w:space="0" w:color="auto"/>
                <w:bottom w:val="none" w:sz="0" w:space="0" w:color="auto"/>
                <w:right w:val="none" w:sz="0" w:space="0" w:color="auto"/>
              </w:divBdr>
            </w:div>
            <w:div w:id="1987860461">
              <w:marLeft w:val="0"/>
              <w:marRight w:val="0"/>
              <w:marTop w:val="0"/>
              <w:marBottom w:val="0"/>
              <w:divBdr>
                <w:top w:val="none" w:sz="0" w:space="0" w:color="auto"/>
                <w:left w:val="none" w:sz="0" w:space="0" w:color="auto"/>
                <w:bottom w:val="none" w:sz="0" w:space="0" w:color="auto"/>
                <w:right w:val="none" w:sz="0" w:space="0" w:color="auto"/>
              </w:divBdr>
            </w:div>
            <w:div w:id="1987972064">
              <w:marLeft w:val="0"/>
              <w:marRight w:val="0"/>
              <w:marTop w:val="0"/>
              <w:marBottom w:val="0"/>
              <w:divBdr>
                <w:top w:val="none" w:sz="0" w:space="0" w:color="auto"/>
                <w:left w:val="none" w:sz="0" w:space="0" w:color="auto"/>
                <w:bottom w:val="none" w:sz="0" w:space="0" w:color="auto"/>
                <w:right w:val="none" w:sz="0" w:space="0" w:color="auto"/>
              </w:divBdr>
            </w:div>
            <w:div w:id="1988439630">
              <w:marLeft w:val="0"/>
              <w:marRight w:val="0"/>
              <w:marTop w:val="0"/>
              <w:marBottom w:val="0"/>
              <w:divBdr>
                <w:top w:val="none" w:sz="0" w:space="0" w:color="auto"/>
                <w:left w:val="none" w:sz="0" w:space="0" w:color="auto"/>
                <w:bottom w:val="none" w:sz="0" w:space="0" w:color="auto"/>
                <w:right w:val="none" w:sz="0" w:space="0" w:color="auto"/>
              </w:divBdr>
            </w:div>
            <w:div w:id="1988823921">
              <w:marLeft w:val="0"/>
              <w:marRight w:val="0"/>
              <w:marTop w:val="0"/>
              <w:marBottom w:val="0"/>
              <w:divBdr>
                <w:top w:val="none" w:sz="0" w:space="0" w:color="auto"/>
                <w:left w:val="none" w:sz="0" w:space="0" w:color="auto"/>
                <w:bottom w:val="none" w:sz="0" w:space="0" w:color="auto"/>
                <w:right w:val="none" w:sz="0" w:space="0" w:color="auto"/>
              </w:divBdr>
            </w:div>
            <w:div w:id="1990936564">
              <w:marLeft w:val="0"/>
              <w:marRight w:val="0"/>
              <w:marTop w:val="0"/>
              <w:marBottom w:val="0"/>
              <w:divBdr>
                <w:top w:val="none" w:sz="0" w:space="0" w:color="auto"/>
                <w:left w:val="none" w:sz="0" w:space="0" w:color="auto"/>
                <w:bottom w:val="none" w:sz="0" w:space="0" w:color="auto"/>
                <w:right w:val="none" w:sz="0" w:space="0" w:color="auto"/>
              </w:divBdr>
            </w:div>
            <w:div w:id="1992906066">
              <w:marLeft w:val="0"/>
              <w:marRight w:val="0"/>
              <w:marTop w:val="0"/>
              <w:marBottom w:val="0"/>
              <w:divBdr>
                <w:top w:val="none" w:sz="0" w:space="0" w:color="auto"/>
                <w:left w:val="none" w:sz="0" w:space="0" w:color="auto"/>
                <w:bottom w:val="none" w:sz="0" w:space="0" w:color="auto"/>
                <w:right w:val="none" w:sz="0" w:space="0" w:color="auto"/>
              </w:divBdr>
            </w:div>
            <w:div w:id="1993101439">
              <w:marLeft w:val="0"/>
              <w:marRight w:val="0"/>
              <w:marTop w:val="0"/>
              <w:marBottom w:val="0"/>
              <w:divBdr>
                <w:top w:val="none" w:sz="0" w:space="0" w:color="auto"/>
                <w:left w:val="none" w:sz="0" w:space="0" w:color="auto"/>
                <w:bottom w:val="none" w:sz="0" w:space="0" w:color="auto"/>
                <w:right w:val="none" w:sz="0" w:space="0" w:color="auto"/>
              </w:divBdr>
            </w:div>
            <w:div w:id="1993363951">
              <w:marLeft w:val="0"/>
              <w:marRight w:val="0"/>
              <w:marTop w:val="0"/>
              <w:marBottom w:val="0"/>
              <w:divBdr>
                <w:top w:val="none" w:sz="0" w:space="0" w:color="auto"/>
                <w:left w:val="none" w:sz="0" w:space="0" w:color="auto"/>
                <w:bottom w:val="none" w:sz="0" w:space="0" w:color="auto"/>
                <w:right w:val="none" w:sz="0" w:space="0" w:color="auto"/>
              </w:divBdr>
            </w:div>
            <w:div w:id="1993560573">
              <w:marLeft w:val="0"/>
              <w:marRight w:val="0"/>
              <w:marTop w:val="0"/>
              <w:marBottom w:val="0"/>
              <w:divBdr>
                <w:top w:val="none" w:sz="0" w:space="0" w:color="auto"/>
                <w:left w:val="none" w:sz="0" w:space="0" w:color="auto"/>
                <w:bottom w:val="none" w:sz="0" w:space="0" w:color="auto"/>
                <w:right w:val="none" w:sz="0" w:space="0" w:color="auto"/>
              </w:divBdr>
            </w:div>
            <w:div w:id="1994142713">
              <w:marLeft w:val="0"/>
              <w:marRight w:val="0"/>
              <w:marTop w:val="0"/>
              <w:marBottom w:val="0"/>
              <w:divBdr>
                <w:top w:val="none" w:sz="0" w:space="0" w:color="auto"/>
                <w:left w:val="none" w:sz="0" w:space="0" w:color="auto"/>
                <w:bottom w:val="none" w:sz="0" w:space="0" w:color="auto"/>
                <w:right w:val="none" w:sz="0" w:space="0" w:color="auto"/>
              </w:divBdr>
            </w:div>
            <w:div w:id="1994291174">
              <w:marLeft w:val="0"/>
              <w:marRight w:val="0"/>
              <w:marTop w:val="0"/>
              <w:marBottom w:val="0"/>
              <w:divBdr>
                <w:top w:val="none" w:sz="0" w:space="0" w:color="auto"/>
                <w:left w:val="none" w:sz="0" w:space="0" w:color="auto"/>
                <w:bottom w:val="none" w:sz="0" w:space="0" w:color="auto"/>
                <w:right w:val="none" w:sz="0" w:space="0" w:color="auto"/>
              </w:divBdr>
            </w:div>
            <w:div w:id="1994678380">
              <w:marLeft w:val="0"/>
              <w:marRight w:val="0"/>
              <w:marTop w:val="0"/>
              <w:marBottom w:val="0"/>
              <w:divBdr>
                <w:top w:val="none" w:sz="0" w:space="0" w:color="auto"/>
                <w:left w:val="none" w:sz="0" w:space="0" w:color="auto"/>
                <w:bottom w:val="none" w:sz="0" w:space="0" w:color="auto"/>
                <w:right w:val="none" w:sz="0" w:space="0" w:color="auto"/>
              </w:divBdr>
            </w:div>
            <w:div w:id="1996184383">
              <w:marLeft w:val="0"/>
              <w:marRight w:val="0"/>
              <w:marTop w:val="0"/>
              <w:marBottom w:val="0"/>
              <w:divBdr>
                <w:top w:val="none" w:sz="0" w:space="0" w:color="auto"/>
                <w:left w:val="none" w:sz="0" w:space="0" w:color="auto"/>
                <w:bottom w:val="none" w:sz="0" w:space="0" w:color="auto"/>
                <w:right w:val="none" w:sz="0" w:space="0" w:color="auto"/>
              </w:divBdr>
              <w:divsChild>
                <w:div w:id="12151284">
                  <w:marLeft w:val="0"/>
                  <w:marRight w:val="0"/>
                  <w:marTop w:val="0"/>
                  <w:marBottom w:val="0"/>
                  <w:divBdr>
                    <w:top w:val="none" w:sz="0" w:space="0" w:color="auto"/>
                    <w:left w:val="none" w:sz="0" w:space="0" w:color="auto"/>
                    <w:bottom w:val="none" w:sz="0" w:space="0" w:color="auto"/>
                    <w:right w:val="none" w:sz="0" w:space="0" w:color="auto"/>
                  </w:divBdr>
                </w:div>
                <w:div w:id="1594977467">
                  <w:marLeft w:val="0"/>
                  <w:marRight w:val="0"/>
                  <w:marTop w:val="0"/>
                  <w:marBottom w:val="0"/>
                  <w:divBdr>
                    <w:top w:val="none" w:sz="0" w:space="0" w:color="auto"/>
                    <w:left w:val="none" w:sz="0" w:space="0" w:color="auto"/>
                    <w:bottom w:val="none" w:sz="0" w:space="0" w:color="auto"/>
                    <w:right w:val="none" w:sz="0" w:space="0" w:color="auto"/>
                  </w:divBdr>
                </w:div>
                <w:div w:id="1705519637">
                  <w:marLeft w:val="0"/>
                  <w:marRight w:val="0"/>
                  <w:marTop w:val="0"/>
                  <w:marBottom w:val="0"/>
                  <w:divBdr>
                    <w:top w:val="none" w:sz="0" w:space="0" w:color="auto"/>
                    <w:left w:val="none" w:sz="0" w:space="0" w:color="auto"/>
                    <w:bottom w:val="none" w:sz="0" w:space="0" w:color="auto"/>
                    <w:right w:val="none" w:sz="0" w:space="0" w:color="auto"/>
                  </w:divBdr>
                </w:div>
                <w:div w:id="1826973733">
                  <w:marLeft w:val="0"/>
                  <w:marRight w:val="0"/>
                  <w:marTop w:val="0"/>
                  <w:marBottom w:val="0"/>
                  <w:divBdr>
                    <w:top w:val="none" w:sz="0" w:space="0" w:color="auto"/>
                    <w:left w:val="none" w:sz="0" w:space="0" w:color="auto"/>
                    <w:bottom w:val="none" w:sz="0" w:space="0" w:color="auto"/>
                    <w:right w:val="none" w:sz="0" w:space="0" w:color="auto"/>
                  </w:divBdr>
                </w:div>
              </w:divsChild>
            </w:div>
            <w:div w:id="1996572248">
              <w:marLeft w:val="0"/>
              <w:marRight w:val="0"/>
              <w:marTop w:val="0"/>
              <w:marBottom w:val="0"/>
              <w:divBdr>
                <w:top w:val="none" w:sz="0" w:space="0" w:color="auto"/>
                <w:left w:val="none" w:sz="0" w:space="0" w:color="auto"/>
                <w:bottom w:val="none" w:sz="0" w:space="0" w:color="auto"/>
                <w:right w:val="none" w:sz="0" w:space="0" w:color="auto"/>
              </w:divBdr>
            </w:div>
            <w:div w:id="1997103006">
              <w:marLeft w:val="0"/>
              <w:marRight w:val="0"/>
              <w:marTop w:val="0"/>
              <w:marBottom w:val="0"/>
              <w:divBdr>
                <w:top w:val="none" w:sz="0" w:space="0" w:color="auto"/>
                <w:left w:val="none" w:sz="0" w:space="0" w:color="auto"/>
                <w:bottom w:val="none" w:sz="0" w:space="0" w:color="auto"/>
                <w:right w:val="none" w:sz="0" w:space="0" w:color="auto"/>
              </w:divBdr>
            </w:div>
            <w:div w:id="1997494893">
              <w:marLeft w:val="0"/>
              <w:marRight w:val="0"/>
              <w:marTop w:val="0"/>
              <w:marBottom w:val="0"/>
              <w:divBdr>
                <w:top w:val="none" w:sz="0" w:space="0" w:color="auto"/>
                <w:left w:val="none" w:sz="0" w:space="0" w:color="auto"/>
                <w:bottom w:val="none" w:sz="0" w:space="0" w:color="auto"/>
                <w:right w:val="none" w:sz="0" w:space="0" w:color="auto"/>
              </w:divBdr>
            </w:div>
            <w:div w:id="1998344421">
              <w:marLeft w:val="0"/>
              <w:marRight w:val="0"/>
              <w:marTop w:val="0"/>
              <w:marBottom w:val="0"/>
              <w:divBdr>
                <w:top w:val="none" w:sz="0" w:space="0" w:color="auto"/>
                <w:left w:val="none" w:sz="0" w:space="0" w:color="auto"/>
                <w:bottom w:val="none" w:sz="0" w:space="0" w:color="auto"/>
                <w:right w:val="none" w:sz="0" w:space="0" w:color="auto"/>
              </w:divBdr>
            </w:div>
            <w:div w:id="1999110403">
              <w:marLeft w:val="0"/>
              <w:marRight w:val="0"/>
              <w:marTop w:val="0"/>
              <w:marBottom w:val="0"/>
              <w:divBdr>
                <w:top w:val="none" w:sz="0" w:space="0" w:color="auto"/>
                <w:left w:val="none" w:sz="0" w:space="0" w:color="auto"/>
                <w:bottom w:val="none" w:sz="0" w:space="0" w:color="auto"/>
                <w:right w:val="none" w:sz="0" w:space="0" w:color="auto"/>
              </w:divBdr>
            </w:div>
            <w:div w:id="1999527746">
              <w:marLeft w:val="0"/>
              <w:marRight w:val="0"/>
              <w:marTop w:val="0"/>
              <w:marBottom w:val="0"/>
              <w:divBdr>
                <w:top w:val="none" w:sz="0" w:space="0" w:color="auto"/>
                <w:left w:val="none" w:sz="0" w:space="0" w:color="auto"/>
                <w:bottom w:val="none" w:sz="0" w:space="0" w:color="auto"/>
                <w:right w:val="none" w:sz="0" w:space="0" w:color="auto"/>
              </w:divBdr>
            </w:div>
            <w:div w:id="1999918781">
              <w:marLeft w:val="0"/>
              <w:marRight w:val="0"/>
              <w:marTop w:val="0"/>
              <w:marBottom w:val="0"/>
              <w:divBdr>
                <w:top w:val="none" w:sz="0" w:space="0" w:color="auto"/>
                <w:left w:val="none" w:sz="0" w:space="0" w:color="auto"/>
                <w:bottom w:val="none" w:sz="0" w:space="0" w:color="auto"/>
                <w:right w:val="none" w:sz="0" w:space="0" w:color="auto"/>
              </w:divBdr>
            </w:div>
            <w:div w:id="2000500848">
              <w:marLeft w:val="0"/>
              <w:marRight w:val="0"/>
              <w:marTop w:val="0"/>
              <w:marBottom w:val="0"/>
              <w:divBdr>
                <w:top w:val="none" w:sz="0" w:space="0" w:color="auto"/>
                <w:left w:val="none" w:sz="0" w:space="0" w:color="auto"/>
                <w:bottom w:val="none" w:sz="0" w:space="0" w:color="auto"/>
                <w:right w:val="none" w:sz="0" w:space="0" w:color="auto"/>
              </w:divBdr>
            </w:div>
            <w:div w:id="2000573204">
              <w:marLeft w:val="0"/>
              <w:marRight w:val="0"/>
              <w:marTop w:val="0"/>
              <w:marBottom w:val="0"/>
              <w:divBdr>
                <w:top w:val="none" w:sz="0" w:space="0" w:color="auto"/>
                <w:left w:val="none" w:sz="0" w:space="0" w:color="auto"/>
                <w:bottom w:val="none" w:sz="0" w:space="0" w:color="auto"/>
                <w:right w:val="none" w:sz="0" w:space="0" w:color="auto"/>
              </w:divBdr>
            </w:div>
            <w:div w:id="2000771031">
              <w:marLeft w:val="0"/>
              <w:marRight w:val="0"/>
              <w:marTop w:val="0"/>
              <w:marBottom w:val="0"/>
              <w:divBdr>
                <w:top w:val="none" w:sz="0" w:space="0" w:color="auto"/>
                <w:left w:val="none" w:sz="0" w:space="0" w:color="auto"/>
                <w:bottom w:val="none" w:sz="0" w:space="0" w:color="auto"/>
                <w:right w:val="none" w:sz="0" w:space="0" w:color="auto"/>
              </w:divBdr>
              <w:divsChild>
                <w:div w:id="532113982">
                  <w:marLeft w:val="0"/>
                  <w:marRight w:val="0"/>
                  <w:marTop w:val="0"/>
                  <w:marBottom w:val="0"/>
                  <w:divBdr>
                    <w:top w:val="none" w:sz="0" w:space="0" w:color="auto"/>
                    <w:left w:val="none" w:sz="0" w:space="0" w:color="auto"/>
                    <w:bottom w:val="none" w:sz="0" w:space="0" w:color="auto"/>
                    <w:right w:val="none" w:sz="0" w:space="0" w:color="auto"/>
                  </w:divBdr>
                </w:div>
                <w:div w:id="557857832">
                  <w:marLeft w:val="0"/>
                  <w:marRight w:val="0"/>
                  <w:marTop w:val="0"/>
                  <w:marBottom w:val="0"/>
                  <w:divBdr>
                    <w:top w:val="none" w:sz="0" w:space="0" w:color="auto"/>
                    <w:left w:val="none" w:sz="0" w:space="0" w:color="auto"/>
                    <w:bottom w:val="none" w:sz="0" w:space="0" w:color="auto"/>
                    <w:right w:val="none" w:sz="0" w:space="0" w:color="auto"/>
                  </w:divBdr>
                </w:div>
                <w:div w:id="901870714">
                  <w:marLeft w:val="0"/>
                  <w:marRight w:val="0"/>
                  <w:marTop w:val="0"/>
                  <w:marBottom w:val="0"/>
                  <w:divBdr>
                    <w:top w:val="none" w:sz="0" w:space="0" w:color="auto"/>
                    <w:left w:val="none" w:sz="0" w:space="0" w:color="auto"/>
                    <w:bottom w:val="none" w:sz="0" w:space="0" w:color="auto"/>
                    <w:right w:val="none" w:sz="0" w:space="0" w:color="auto"/>
                  </w:divBdr>
                </w:div>
                <w:div w:id="1243838220">
                  <w:marLeft w:val="0"/>
                  <w:marRight w:val="0"/>
                  <w:marTop w:val="0"/>
                  <w:marBottom w:val="0"/>
                  <w:divBdr>
                    <w:top w:val="none" w:sz="0" w:space="0" w:color="auto"/>
                    <w:left w:val="none" w:sz="0" w:space="0" w:color="auto"/>
                    <w:bottom w:val="none" w:sz="0" w:space="0" w:color="auto"/>
                    <w:right w:val="none" w:sz="0" w:space="0" w:color="auto"/>
                  </w:divBdr>
                </w:div>
                <w:div w:id="1293442206">
                  <w:marLeft w:val="0"/>
                  <w:marRight w:val="0"/>
                  <w:marTop w:val="0"/>
                  <w:marBottom w:val="0"/>
                  <w:divBdr>
                    <w:top w:val="none" w:sz="0" w:space="0" w:color="auto"/>
                    <w:left w:val="none" w:sz="0" w:space="0" w:color="auto"/>
                    <w:bottom w:val="none" w:sz="0" w:space="0" w:color="auto"/>
                    <w:right w:val="none" w:sz="0" w:space="0" w:color="auto"/>
                  </w:divBdr>
                </w:div>
                <w:div w:id="1333490591">
                  <w:marLeft w:val="0"/>
                  <w:marRight w:val="0"/>
                  <w:marTop w:val="0"/>
                  <w:marBottom w:val="0"/>
                  <w:divBdr>
                    <w:top w:val="none" w:sz="0" w:space="0" w:color="auto"/>
                    <w:left w:val="none" w:sz="0" w:space="0" w:color="auto"/>
                    <w:bottom w:val="none" w:sz="0" w:space="0" w:color="auto"/>
                    <w:right w:val="none" w:sz="0" w:space="0" w:color="auto"/>
                  </w:divBdr>
                </w:div>
                <w:div w:id="1803648114">
                  <w:marLeft w:val="0"/>
                  <w:marRight w:val="0"/>
                  <w:marTop w:val="0"/>
                  <w:marBottom w:val="0"/>
                  <w:divBdr>
                    <w:top w:val="none" w:sz="0" w:space="0" w:color="auto"/>
                    <w:left w:val="none" w:sz="0" w:space="0" w:color="auto"/>
                    <w:bottom w:val="none" w:sz="0" w:space="0" w:color="auto"/>
                    <w:right w:val="none" w:sz="0" w:space="0" w:color="auto"/>
                  </w:divBdr>
                </w:div>
                <w:div w:id="1804227112">
                  <w:marLeft w:val="0"/>
                  <w:marRight w:val="0"/>
                  <w:marTop w:val="0"/>
                  <w:marBottom w:val="0"/>
                  <w:divBdr>
                    <w:top w:val="none" w:sz="0" w:space="0" w:color="auto"/>
                    <w:left w:val="none" w:sz="0" w:space="0" w:color="auto"/>
                    <w:bottom w:val="none" w:sz="0" w:space="0" w:color="auto"/>
                    <w:right w:val="none" w:sz="0" w:space="0" w:color="auto"/>
                  </w:divBdr>
                </w:div>
              </w:divsChild>
            </w:div>
            <w:div w:id="2001080492">
              <w:marLeft w:val="0"/>
              <w:marRight w:val="0"/>
              <w:marTop w:val="0"/>
              <w:marBottom w:val="0"/>
              <w:divBdr>
                <w:top w:val="none" w:sz="0" w:space="0" w:color="auto"/>
                <w:left w:val="none" w:sz="0" w:space="0" w:color="auto"/>
                <w:bottom w:val="none" w:sz="0" w:space="0" w:color="auto"/>
                <w:right w:val="none" w:sz="0" w:space="0" w:color="auto"/>
              </w:divBdr>
            </w:div>
            <w:div w:id="2001687693">
              <w:marLeft w:val="0"/>
              <w:marRight w:val="0"/>
              <w:marTop w:val="0"/>
              <w:marBottom w:val="0"/>
              <w:divBdr>
                <w:top w:val="none" w:sz="0" w:space="0" w:color="auto"/>
                <w:left w:val="none" w:sz="0" w:space="0" w:color="auto"/>
                <w:bottom w:val="none" w:sz="0" w:space="0" w:color="auto"/>
                <w:right w:val="none" w:sz="0" w:space="0" w:color="auto"/>
              </w:divBdr>
            </w:div>
            <w:div w:id="2001888821">
              <w:marLeft w:val="0"/>
              <w:marRight w:val="0"/>
              <w:marTop w:val="0"/>
              <w:marBottom w:val="0"/>
              <w:divBdr>
                <w:top w:val="none" w:sz="0" w:space="0" w:color="auto"/>
                <w:left w:val="none" w:sz="0" w:space="0" w:color="auto"/>
                <w:bottom w:val="none" w:sz="0" w:space="0" w:color="auto"/>
                <w:right w:val="none" w:sz="0" w:space="0" w:color="auto"/>
              </w:divBdr>
            </w:div>
            <w:div w:id="2004117092">
              <w:marLeft w:val="0"/>
              <w:marRight w:val="0"/>
              <w:marTop w:val="0"/>
              <w:marBottom w:val="0"/>
              <w:divBdr>
                <w:top w:val="none" w:sz="0" w:space="0" w:color="auto"/>
                <w:left w:val="none" w:sz="0" w:space="0" w:color="auto"/>
                <w:bottom w:val="none" w:sz="0" w:space="0" w:color="auto"/>
                <w:right w:val="none" w:sz="0" w:space="0" w:color="auto"/>
              </w:divBdr>
            </w:div>
            <w:div w:id="2004627835">
              <w:marLeft w:val="0"/>
              <w:marRight w:val="0"/>
              <w:marTop w:val="0"/>
              <w:marBottom w:val="0"/>
              <w:divBdr>
                <w:top w:val="none" w:sz="0" w:space="0" w:color="auto"/>
                <w:left w:val="none" w:sz="0" w:space="0" w:color="auto"/>
                <w:bottom w:val="none" w:sz="0" w:space="0" w:color="auto"/>
                <w:right w:val="none" w:sz="0" w:space="0" w:color="auto"/>
              </w:divBdr>
            </w:div>
            <w:div w:id="2004821558">
              <w:marLeft w:val="0"/>
              <w:marRight w:val="0"/>
              <w:marTop w:val="0"/>
              <w:marBottom w:val="0"/>
              <w:divBdr>
                <w:top w:val="none" w:sz="0" w:space="0" w:color="auto"/>
                <w:left w:val="none" w:sz="0" w:space="0" w:color="auto"/>
                <w:bottom w:val="none" w:sz="0" w:space="0" w:color="auto"/>
                <w:right w:val="none" w:sz="0" w:space="0" w:color="auto"/>
              </w:divBdr>
            </w:div>
            <w:div w:id="2004964690">
              <w:marLeft w:val="0"/>
              <w:marRight w:val="0"/>
              <w:marTop w:val="0"/>
              <w:marBottom w:val="0"/>
              <w:divBdr>
                <w:top w:val="none" w:sz="0" w:space="0" w:color="auto"/>
                <w:left w:val="none" w:sz="0" w:space="0" w:color="auto"/>
                <w:bottom w:val="none" w:sz="0" w:space="0" w:color="auto"/>
                <w:right w:val="none" w:sz="0" w:space="0" w:color="auto"/>
              </w:divBdr>
            </w:div>
            <w:div w:id="2005039744">
              <w:marLeft w:val="0"/>
              <w:marRight w:val="0"/>
              <w:marTop w:val="0"/>
              <w:marBottom w:val="0"/>
              <w:divBdr>
                <w:top w:val="none" w:sz="0" w:space="0" w:color="auto"/>
                <w:left w:val="none" w:sz="0" w:space="0" w:color="auto"/>
                <w:bottom w:val="none" w:sz="0" w:space="0" w:color="auto"/>
                <w:right w:val="none" w:sz="0" w:space="0" w:color="auto"/>
              </w:divBdr>
            </w:div>
            <w:div w:id="2005426463">
              <w:marLeft w:val="0"/>
              <w:marRight w:val="0"/>
              <w:marTop w:val="0"/>
              <w:marBottom w:val="0"/>
              <w:divBdr>
                <w:top w:val="none" w:sz="0" w:space="0" w:color="auto"/>
                <w:left w:val="none" w:sz="0" w:space="0" w:color="auto"/>
                <w:bottom w:val="none" w:sz="0" w:space="0" w:color="auto"/>
                <w:right w:val="none" w:sz="0" w:space="0" w:color="auto"/>
              </w:divBdr>
            </w:div>
            <w:div w:id="2006273869">
              <w:marLeft w:val="0"/>
              <w:marRight w:val="0"/>
              <w:marTop w:val="0"/>
              <w:marBottom w:val="0"/>
              <w:divBdr>
                <w:top w:val="none" w:sz="0" w:space="0" w:color="auto"/>
                <w:left w:val="none" w:sz="0" w:space="0" w:color="auto"/>
                <w:bottom w:val="none" w:sz="0" w:space="0" w:color="auto"/>
                <w:right w:val="none" w:sz="0" w:space="0" w:color="auto"/>
              </w:divBdr>
            </w:div>
            <w:div w:id="2006975315">
              <w:marLeft w:val="0"/>
              <w:marRight w:val="0"/>
              <w:marTop w:val="0"/>
              <w:marBottom w:val="0"/>
              <w:divBdr>
                <w:top w:val="none" w:sz="0" w:space="0" w:color="auto"/>
                <w:left w:val="none" w:sz="0" w:space="0" w:color="auto"/>
                <w:bottom w:val="none" w:sz="0" w:space="0" w:color="auto"/>
                <w:right w:val="none" w:sz="0" w:space="0" w:color="auto"/>
              </w:divBdr>
            </w:div>
            <w:div w:id="2008242370">
              <w:marLeft w:val="0"/>
              <w:marRight w:val="0"/>
              <w:marTop w:val="0"/>
              <w:marBottom w:val="0"/>
              <w:divBdr>
                <w:top w:val="none" w:sz="0" w:space="0" w:color="auto"/>
                <w:left w:val="none" w:sz="0" w:space="0" w:color="auto"/>
                <w:bottom w:val="none" w:sz="0" w:space="0" w:color="auto"/>
                <w:right w:val="none" w:sz="0" w:space="0" w:color="auto"/>
              </w:divBdr>
            </w:div>
            <w:div w:id="2009752538">
              <w:marLeft w:val="0"/>
              <w:marRight w:val="0"/>
              <w:marTop w:val="0"/>
              <w:marBottom w:val="0"/>
              <w:divBdr>
                <w:top w:val="none" w:sz="0" w:space="0" w:color="auto"/>
                <w:left w:val="none" w:sz="0" w:space="0" w:color="auto"/>
                <w:bottom w:val="none" w:sz="0" w:space="0" w:color="auto"/>
                <w:right w:val="none" w:sz="0" w:space="0" w:color="auto"/>
              </w:divBdr>
            </w:div>
            <w:div w:id="2010786335">
              <w:marLeft w:val="0"/>
              <w:marRight w:val="0"/>
              <w:marTop w:val="0"/>
              <w:marBottom w:val="0"/>
              <w:divBdr>
                <w:top w:val="none" w:sz="0" w:space="0" w:color="auto"/>
                <w:left w:val="none" w:sz="0" w:space="0" w:color="auto"/>
                <w:bottom w:val="none" w:sz="0" w:space="0" w:color="auto"/>
                <w:right w:val="none" w:sz="0" w:space="0" w:color="auto"/>
              </w:divBdr>
            </w:div>
            <w:div w:id="2010867767">
              <w:marLeft w:val="0"/>
              <w:marRight w:val="0"/>
              <w:marTop w:val="0"/>
              <w:marBottom w:val="0"/>
              <w:divBdr>
                <w:top w:val="none" w:sz="0" w:space="0" w:color="auto"/>
                <w:left w:val="none" w:sz="0" w:space="0" w:color="auto"/>
                <w:bottom w:val="none" w:sz="0" w:space="0" w:color="auto"/>
                <w:right w:val="none" w:sz="0" w:space="0" w:color="auto"/>
              </w:divBdr>
            </w:div>
            <w:div w:id="2011908539">
              <w:marLeft w:val="0"/>
              <w:marRight w:val="0"/>
              <w:marTop w:val="0"/>
              <w:marBottom w:val="0"/>
              <w:divBdr>
                <w:top w:val="none" w:sz="0" w:space="0" w:color="auto"/>
                <w:left w:val="none" w:sz="0" w:space="0" w:color="auto"/>
                <w:bottom w:val="none" w:sz="0" w:space="0" w:color="auto"/>
                <w:right w:val="none" w:sz="0" w:space="0" w:color="auto"/>
              </w:divBdr>
            </w:div>
            <w:div w:id="2013146190">
              <w:marLeft w:val="0"/>
              <w:marRight w:val="0"/>
              <w:marTop w:val="0"/>
              <w:marBottom w:val="0"/>
              <w:divBdr>
                <w:top w:val="none" w:sz="0" w:space="0" w:color="auto"/>
                <w:left w:val="none" w:sz="0" w:space="0" w:color="auto"/>
                <w:bottom w:val="none" w:sz="0" w:space="0" w:color="auto"/>
                <w:right w:val="none" w:sz="0" w:space="0" w:color="auto"/>
              </w:divBdr>
            </w:div>
            <w:div w:id="2013485876">
              <w:marLeft w:val="0"/>
              <w:marRight w:val="0"/>
              <w:marTop w:val="0"/>
              <w:marBottom w:val="0"/>
              <w:divBdr>
                <w:top w:val="none" w:sz="0" w:space="0" w:color="auto"/>
                <w:left w:val="none" w:sz="0" w:space="0" w:color="auto"/>
                <w:bottom w:val="none" w:sz="0" w:space="0" w:color="auto"/>
                <w:right w:val="none" w:sz="0" w:space="0" w:color="auto"/>
              </w:divBdr>
            </w:div>
            <w:div w:id="2013871275">
              <w:marLeft w:val="0"/>
              <w:marRight w:val="0"/>
              <w:marTop w:val="0"/>
              <w:marBottom w:val="0"/>
              <w:divBdr>
                <w:top w:val="none" w:sz="0" w:space="0" w:color="auto"/>
                <w:left w:val="none" w:sz="0" w:space="0" w:color="auto"/>
                <w:bottom w:val="none" w:sz="0" w:space="0" w:color="auto"/>
                <w:right w:val="none" w:sz="0" w:space="0" w:color="auto"/>
              </w:divBdr>
            </w:div>
            <w:div w:id="2014063467">
              <w:marLeft w:val="0"/>
              <w:marRight w:val="0"/>
              <w:marTop w:val="0"/>
              <w:marBottom w:val="0"/>
              <w:divBdr>
                <w:top w:val="none" w:sz="0" w:space="0" w:color="auto"/>
                <w:left w:val="none" w:sz="0" w:space="0" w:color="auto"/>
                <w:bottom w:val="none" w:sz="0" w:space="0" w:color="auto"/>
                <w:right w:val="none" w:sz="0" w:space="0" w:color="auto"/>
              </w:divBdr>
            </w:div>
            <w:div w:id="2015917185">
              <w:marLeft w:val="0"/>
              <w:marRight w:val="0"/>
              <w:marTop w:val="0"/>
              <w:marBottom w:val="0"/>
              <w:divBdr>
                <w:top w:val="none" w:sz="0" w:space="0" w:color="auto"/>
                <w:left w:val="none" w:sz="0" w:space="0" w:color="auto"/>
                <w:bottom w:val="none" w:sz="0" w:space="0" w:color="auto"/>
                <w:right w:val="none" w:sz="0" w:space="0" w:color="auto"/>
              </w:divBdr>
            </w:div>
            <w:div w:id="2016347671">
              <w:marLeft w:val="0"/>
              <w:marRight w:val="0"/>
              <w:marTop w:val="0"/>
              <w:marBottom w:val="0"/>
              <w:divBdr>
                <w:top w:val="none" w:sz="0" w:space="0" w:color="auto"/>
                <w:left w:val="none" w:sz="0" w:space="0" w:color="auto"/>
                <w:bottom w:val="none" w:sz="0" w:space="0" w:color="auto"/>
                <w:right w:val="none" w:sz="0" w:space="0" w:color="auto"/>
              </w:divBdr>
            </w:div>
            <w:div w:id="2016613902">
              <w:marLeft w:val="0"/>
              <w:marRight w:val="0"/>
              <w:marTop w:val="0"/>
              <w:marBottom w:val="0"/>
              <w:divBdr>
                <w:top w:val="none" w:sz="0" w:space="0" w:color="auto"/>
                <w:left w:val="none" w:sz="0" w:space="0" w:color="auto"/>
                <w:bottom w:val="none" w:sz="0" w:space="0" w:color="auto"/>
                <w:right w:val="none" w:sz="0" w:space="0" w:color="auto"/>
              </w:divBdr>
            </w:div>
            <w:div w:id="2016616686">
              <w:marLeft w:val="0"/>
              <w:marRight w:val="0"/>
              <w:marTop w:val="0"/>
              <w:marBottom w:val="0"/>
              <w:divBdr>
                <w:top w:val="none" w:sz="0" w:space="0" w:color="auto"/>
                <w:left w:val="none" w:sz="0" w:space="0" w:color="auto"/>
                <w:bottom w:val="none" w:sz="0" w:space="0" w:color="auto"/>
                <w:right w:val="none" w:sz="0" w:space="0" w:color="auto"/>
              </w:divBdr>
            </w:div>
            <w:div w:id="2016762385">
              <w:marLeft w:val="0"/>
              <w:marRight w:val="0"/>
              <w:marTop w:val="0"/>
              <w:marBottom w:val="0"/>
              <w:divBdr>
                <w:top w:val="none" w:sz="0" w:space="0" w:color="auto"/>
                <w:left w:val="none" w:sz="0" w:space="0" w:color="auto"/>
                <w:bottom w:val="none" w:sz="0" w:space="0" w:color="auto"/>
                <w:right w:val="none" w:sz="0" w:space="0" w:color="auto"/>
              </w:divBdr>
            </w:div>
            <w:div w:id="2017689369">
              <w:marLeft w:val="0"/>
              <w:marRight w:val="0"/>
              <w:marTop w:val="0"/>
              <w:marBottom w:val="0"/>
              <w:divBdr>
                <w:top w:val="none" w:sz="0" w:space="0" w:color="auto"/>
                <w:left w:val="none" w:sz="0" w:space="0" w:color="auto"/>
                <w:bottom w:val="none" w:sz="0" w:space="0" w:color="auto"/>
                <w:right w:val="none" w:sz="0" w:space="0" w:color="auto"/>
              </w:divBdr>
            </w:div>
            <w:div w:id="2018461463">
              <w:marLeft w:val="0"/>
              <w:marRight w:val="0"/>
              <w:marTop w:val="0"/>
              <w:marBottom w:val="0"/>
              <w:divBdr>
                <w:top w:val="none" w:sz="0" w:space="0" w:color="auto"/>
                <w:left w:val="none" w:sz="0" w:space="0" w:color="auto"/>
                <w:bottom w:val="none" w:sz="0" w:space="0" w:color="auto"/>
                <w:right w:val="none" w:sz="0" w:space="0" w:color="auto"/>
              </w:divBdr>
            </w:div>
            <w:div w:id="2018774828">
              <w:marLeft w:val="0"/>
              <w:marRight w:val="0"/>
              <w:marTop w:val="0"/>
              <w:marBottom w:val="0"/>
              <w:divBdr>
                <w:top w:val="none" w:sz="0" w:space="0" w:color="auto"/>
                <w:left w:val="none" w:sz="0" w:space="0" w:color="auto"/>
                <w:bottom w:val="none" w:sz="0" w:space="0" w:color="auto"/>
                <w:right w:val="none" w:sz="0" w:space="0" w:color="auto"/>
              </w:divBdr>
            </w:div>
            <w:div w:id="2019313229">
              <w:marLeft w:val="0"/>
              <w:marRight w:val="0"/>
              <w:marTop w:val="0"/>
              <w:marBottom w:val="0"/>
              <w:divBdr>
                <w:top w:val="none" w:sz="0" w:space="0" w:color="auto"/>
                <w:left w:val="none" w:sz="0" w:space="0" w:color="auto"/>
                <w:bottom w:val="none" w:sz="0" w:space="0" w:color="auto"/>
                <w:right w:val="none" w:sz="0" w:space="0" w:color="auto"/>
              </w:divBdr>
            </w:div>
            <w:div w:id="2019388253">
              <w:marLeft w:val="0"/>
              <w:marRight w:val="0"/>
              <w:marTop w:val="0"/>
              <w:marBottom w:val="0"/>
              <w:divBdr>
                <w:top w:val="none" w:sz="0" w:space="0" w:color="auto"/>
                <w:left w:val="none" w:sz="0" w:space="0" w:color="auto"/>
                <w:bottom w:val="none" w:sz="0" w:space="0" w:color="auto"/>
                <w:right w:val="none" w:sz="0" w:space="0" w:color="auto"/>
              </w:divBdr>
            </w:div>
            <w:div w:id="2020157949">
              <w:marLeft w:val="0"/>
              <w:marRight w:val="0"/>
              <w:marTop w:val="0"/>
              <w:marBottom w:val="0"/>
              <w:divBdr>
                <w:top w:val="none" w:sz="0" w:space="0" w:color="auto"/>
                <w:left w:val="none" w:sz="0" w:space="0" w:color="auto"/>
                <w:bottom w:val="none" w:sz="0" w:space="0" w:color="auto"/>
                <w:right w:val="none" w:sz="0" w:space="0" w:color="auto"/>
              </w:divBdr>
            </w:div>
            <w:div w:id="2022395174">
              <w:marLeft w:val="0"/>
              <w:marRight w:val="0"/>
              <w:marTop w:val="0"/>
              <w:marBottom w:val="0"/>
              <w:divBdr>
                <w:top w:val="none" w:sz="0" w:space="0" w:color="auto"/>
                <w:left w:val="none" w:sz="0" w:space="0" w:color="auto"/>
                <w:bottom w:val="none" w:sz="0" w:space="0" w:color="auto"/>
                <w:right w:val="none" w:sz="0" w:space="0" w:color="auto"/>
              </w:divBdr>
            </w:div>
            <w:div w:id="2022925491">
              <w:marLeft w:val="0"/>
              <w:marRight w:val="0"/>
              <w:marTop w:val="0"/>
              <w:marBottom w:val="0"/>
              <w:divBdr>
                <w:top w:val="none" w:sz="0" w:space="0" w:color="auto"/>
                <w:left w:val="none" w:sz="0" w:space="0" w:color="auto"/>
                <w:bottom w:val="none" w:sz="0" w:space="0" w:color="auto"/>
                <w:right w:val="none" w:sz="0" w:space="0" w:color="auto"/>
              </w:divBdr>
            </w:div>
            <w:div w:id="2025159483">
              <w:marLeft w:val="0"/>
              <w:marRight w:val="0"/>
              <w:marTop w:val="0"/>
              <w:marBottom w:val="0"/>
              <w:divBdr>
                <w:top w:val="none" w:sz="0" w:space="0" w:color="auto"/>
                <w:left w:val="none" w:sz="0" w:space="0" w:color="auto"/>
                <w:bottom w:val="none" w:sz="0" w:space="0" w:color="auto"/>
                <w:right w:val="none" w:sz="0" w:space="0" w:color="auto"/>
              </w:divBdr>
            </w:div>
            <w:div w:id="2026243395">
              <w:marLeft w:val="0"/>
              <w:marRight w:val="0"/>
              <w:marTop w:val="0"/>
              <w:marBottom w:val="0"/>
              <w:divBdr>
                <w:top w:val="none" w:sz="0" w:space="0" w:color="auto"/>
                <w:left w:val="none" w:sz="0" w:space="0" w:color="auto"/>
                <w:bottom w:val="none" w:sz="0" w:space="0" w:color="auto"/>
                <w:right w:val="none" w:sz="0" w:space="0" w:color="auto"/>
              </w:divBdr>
            </w:div>
            <w:div w:id="2026714373">
              <w:marLeft w:val="0"/>
              <w:marRight w:val="0"/>
              <w:marTop w:val="0"/>
              <w:marBottom w:val="0"/>
              <w:divBdr>
                <w:top w:val="none" w:sz="0" w:space="0" w:color="auto"/>
                <w:left w:val="none" w:sz="0" w:space="0" w:color="auto"/>
                <w:bottom w:val="none" w:sz="0" w:space="0" w:color="auto"/>
                <w:right w:val="none" w:sz="0" w:space="0" w:color="auto"/>
              </w:divBdr>
            </w:div>
            <w:div w:id="2028091917">
              <w:marLeft w:val="0"/>
              <w:marRight w:val="0"/>
              <w:marTop w:val="0"/>
              <w:marBottom w:val="0"/>
              <w:divBdr>
                <w:top w:val="none" w:sz="0" w:space="0" w:color="auto"/>
                <w:left w:val="none" w:sz="0" w:space="0" w:color="auto"/>
                <w:bottom w:val="none" w:sz="0" w:space="0" w:color="auto"/>
                <w:right w:val="none" w:sz="0" w:space="0" w:color="auto"/>
              </w:divBdr>
            </w:div>
            <w:div w:id="2029259666">
              <w:marLeft w:val="0"/>
              <w:marRight w:val="0"/>
              <w:marTop w:val="0"/>
              <w:marBottom w:val="0"/>
              <w:divBdr>
                <w:top w:val="none" w:sz="0" w:space="0" w:color="auto"/>
                <w:left w:val="none" w:sz="0" w:space="0" w:color="auto"/>
                <w:bottom w:val="none" w:sz="0" w:space="0" w:color="auto"/>
                <w:right w:val="none" w:sz="0" w:space="0" w:color="auto"/>
              </w:divBdr>
            </w:div>
            <w:div w:id="2030060060">
              <w:marLeft w:val="0"/>
              <w:marRight w:val="0"/>
              <w:marTop w:val="0"/>
              <w:marBottom w:val="0"/>
              <w:divBdr>
                <w:top w:val="none" w:sz="0" w:space="0" w:color="auto"/>
                <w:left w:val="none" w:sz="0" w:space="0" w:color="auto"/>
                <w:bottom w:val="none" w:sz="0" w:space="0" w:color="auto"/>
                <w:right w:val="none" w:sz="0" w:space="0" w:color="auto"/>
              </w:divBdr>
            </w:div>
            <w:div w:id="2030251940">
              <w:marLeft w:val="0"/>
              <w:marRight w:val="0"/>
              <w:marTop w:val="0"/>
              <w:marBottom w:val="0"/>
              <w:divBdr>
                <w:top w:val="none" w:sz="0" w:space="0" w:color="auto"/>
                <w:left w:val="none" w:sz="0" w:space="0" w:color="auto"/>
                <w:bottom w:val="none" w:sz="0" w:space="0" w:color="auto"/>
                <w:right w:val="none" w:sz="0" w:space="0" w:color="auto"/>
              </w:divBdr>
            </w:div>
            <w:div w:id="2030520672">
              <w:marLeft w:val="0"/>
              <w:marRight w:val="0"/>
              <w:marTop w:val="0"/>
              <w:marBottom w:val="0"/>
              <w:divBdr>
                <w:top w:val="none" w:sz="0" w:space="0" w:color="auto"/>
                <w:left w:val="none" w:sz="0" w:space="0" w:color="auto"/>
                <w:bottom w:val="none" w:sz="0" w:space="0" w:color="auto"/>
                <w:right w:val="none" w:sz="0" w:space="0" w:color="auto"/>
              </w:divBdr>
            </w:div>
            <w:div w:id="2031449512">
              <w:marLeft w:val="0"/>
              <w:marRight w:val="0"/>
              <w:marTop w:val="0"/>
              <w:marBottom w:val="0"/>
              <w:divBdr>
                <w:top w:val="none" w:sz="0" w:space="0" w:color="auto"/>
                <w:left w:val="none" w:sz="0" w:space="0" w:color="auto"/>
                <w:bottom w:val="none" w:sz="0" w:space="0" w:color="auto"/>
                <w:right w:val="none" w:sz="0" w:space="0" w:color="auto"/>
              </w:divBdr>
            </w:div>
            <w:div w:id="2031638006">
              <w:marLeft w:val="0"/>
              <w:marRight w:val="0"/>
              <w:marTop w:val="0"/>
              <w:marBottom w:val="0"/>
              <w:divBdr>
                <w:top w:val="none" w:sz="0" w:space="0" w:color="auto"/>
                <w:left w:val="none" w:sz="0" w:space="0" w:color="auto"/>
                <w:bottom w:val="none" w:sz="0" w:space="0" w:color="auto"/>
                <w:right w:val="none" w:sz="0" w:space="0" w:color="auto"/>
              </w:divBdr>
            </w:div>
            <w:div w:id="2032562567">
              <w:marLeft w:val="0"/>
              <w:marRight w:val="0"/>
              <w:marTop w:val="0"/>
              <w:marBottom w:val="0"/>
              <w:divBdr>
                <w:top w:val="none" w:sz="0" w:space="0" w:color="auto"/>
                <w:left w:val="none" w:sz="0" w:space="0" w:color="auto"/>
                <w:bottom w:val="none" w:sz="0" w:space="0" w:color="auto"/>
                <w:right w:val="none" w:sz="0" w:space="0" w:color="auto"/>
              </w:divBdr>
            </w:div>
            <w:div w:id="2033529933">
              <w:marLeft w:val="0"/>
              <w:marRight w:val="0"/>
              <w:marTop w:val="0"/>
              <w:marBottom w:val="0"/>
              <w:divBdr>
                <w:top w:val="none" w:sz="0" w:space="0" w:color="auto"/>
                <w:left w:val="none" w:sz="0" w:space="0" w:color="auto"/>
                <w:bottom w:val="none" w:sz="0" w:space="0" w:color="auto"/>
                <w:right w:val="none" w:sz="0" w:space="0" w:color="auto"/>
              </w:divBdr>
            </w:div>
            <w:div w:id="2034915215">
              <w:marLeft w:val="0"/>
              <w:marRight w:val="0"/>
              <w:marTop w:val="0"/>
              <w:marBottom w:val="0"/>
              <w:divBdr>
                <w:top w:val="none" w:sz="0" w:space="0" w:color="auto"/>
                <w:left w:val="none" w:sz="0" w:space="0" w:color="auto"/>
                <w:bottom w:val="none" w:sz="0" w:space="0" w:color="auto"/>
                <w:right w:val="none" w:sz="0" w:space="0" w:color="auto"/>
              </w:divBdr>
            </w:div>
            <w:div w:id="2035960540">
              <w:marLeft w:val="0"/>
              <w:marRight w:val="0"/>
              <w:marTop w:val="0"/>
              <w:marBottom w:val="0"/>
              <w:divBdr>
                <w:top w:val="none" w:sz="0" w:space="0" w:color="auto"/>
                <w:left w:val="none" w:sz="0" w:space="0" w:color="auto"/>
                <w:bottom w:val="none" w:sz="0" w:space="0" w:color="auto"/>
                <w:right w:val="none" w:sz="0" w:space="0" w:color="auto"/>
              </w:divBdr>
            </w:div>
            <w:div w:id="2036491438">
              <w:marLeft w:val="0"/>
              <w:marRight w:val="0"/>
              <w:marTop w:val="0"/>
              <w:marBottom w:val="0"/>
              <w:divBdr>
                <w:top w:val="none" w:sz="0" w:space="0" w:color="auto"/>
                <w:left w:val="none" w:sz="0" w:space="0" w:color="auto"/>
                <w:bottom w:val="none" w:sz="0" w:space="0" w:color="auto"/>
                <w:right w:val="none" w:sz="0" w:space="0" w:color="auto"/>
              </w:divBdr>
            </w:div>
            <w:div w:id="2037121702">
              <w:marLeft w:val="0"/>
              <w:marRight w:val="0"/>
              <w:marTop w:val="0"/>
              <w:marBottom w:val="0"/>
              <w:divBdr>
                <w:top w:val="none" w:sz="0" w:space="0" w:color="auto"/>
                <w:left w:val="none" w:sz="0" w:space="0" w:color="auto"/>
                <w:bottom w:val="none" w:sz="0" w:space="0" w:color="auto"/>
                <w:right w:val="none" w:sz="0" w:space="0" w:color="auto"/>
              </w:divBdr>
            </w:div>
            <w:div w:id="2040813388">
              <w:marLeft w:val="0"/>
              <w:marRight w:val="0"/>
              <w:marTop w:val="0"/>
              <w:marBottom w:val="0"/>
              <w:divBdr>
                <w:top w:val="none" w:sz="0" w:space="0" w:color="auto"/>
                <w:left w:val="none" w:sz="0" w:space="0" w:color="auto"/>
                <w:bottom w:val="none" w:sz="0" w:space="0" w:color="auto"/>
                <w:right w:val="none" w:sz="0" w:space="0" w:color="auto"/>
              </w:divBdr>
            </w:div>
            <w:div w:id="2041855513">
              <w:marLeft w:val="0"/>
              <w:marRight w:val="0"/>
              <w:marTop w:val="0"/>
              <w:marBottom w:val="0"/>
              <w:divBdr>
                <w:top w:val="none" w:sz="0" w:space="0" w:color="auto"/>
                <w:left w:val="none" w:sz="0" w:space="0" w:color="auto"/>
                <w:bottom w:val="none" w:sz="0" w:space="0" w:color="auto"/>
                <w:right w:val="none" w:sz="0" w:space="0" w:color="auto"/>
              </w:divBdr>
            </w:div>
            <w:div w:id="2042127819">
              <w:marLeft w:val="0"/>
              <w:marRight w:val="0"/>
              <w:marTop w:val="0"/>
              <w:marBottom w:val="0"/>
              <w:divBdr>
                <w:top w:val="none" w:sz="0" w:space="0" w:color="auto"/>
                <w:left w:val="none" w:sz="0" w:space="0" w:color="auto"/>
                <w:bottom w:val="none" w:sz="0" w:space="0" w:color="auto"/>
                <w:right w:val="none" w:sz="0" w:space="0" w:color="auto"/>
              </w:divBdr>
            </w:div>
            <w:div w:id="2042244158">
              <w:marLeft w:val="0"/>
              <w:marRight w:val="0"/>
              <w:marTop w:val="0"/>
              <w:marBottom w:val="0"/>
              <w:divBdr>
                <w:top w:val="none" w:sz="0" w:space="0" w:color="auto"/>
                <w:left w:val="none" w:sz="0" w:space="0" w:color="auto"/>
                <w:bottom w:val="none" w:sz="0" w:space="0" w:color="auto"/>
                <w:right w:val="none" w:sz="0" w:space="0" w:color="auto"/>
              </w:divBdr>
            </w:div>
            <w:div w:id="2042895280">
              <w:marLeft w:val="0"/>
              <w:marRight w:val="0"/>
              <w:marTop w:val="0"/>
              <w:marBottom w:val="0"/>
              <w:divBdr>
                <w:top w:val="none" w:sz="0" w:space="0" w:color="auto"/>
                <w:left w:val="none" w:sz="0" w:space="0" w:color="auto"/>
                <w:bottom w:val="none" w:sz="0" w:space="0" w:color="auto"/>
                <w:right w:val="none" w:sz="0" w:space="0" w:color="auto"/>
              </w:divBdr>
            </w:div>
            <w:div w:id="2043893915">
              <w:marLeft w:val="0"/>
              <w:marRight w:val="0"/>
              <w:marTop w:val="0"/>
              <w:marBottom w:val="0"/>
              <w:divBdr>
                <w:top w:val="none" w:sz="0" w:space="0" w:color="auto"/>
                <w:left w:val="none" w:sz="0" w:space="0" w:color="auto"/>
                <w:bottom w:val="none" w:sz="0" w:space="0" w:color="auto"/>
                <w:right w:val="none" w:sz="0" w:space="0" w:color="auto"/>
              </w:divBdr>
            </w:div>
            <w:div w:id="2046977769">
              <w:marLeft w:val="0"/>
              <w:marRight w:val="0"/>
              <w:marTop w:val="0"/>
              <w:marBottom w:val="0"/>
              <w:divBdr>
                <w:top w:val="none" w:sz="0" w:space="0" w:color="auto"/>
                <w:left w:val="none" w:sz="0" w:space="0" w:color="auto"/>
                <w:bottom w:val="none" w:sz="0" w:space="0" w:color="auto"/>
                <w:right w:val="none" w:sz="0" w:space="0" w:color="auto"/>
              </w:divBdr>
            </w:div>
            <w:div w:id="2048023056">
              <w:marLeft w:val="0"/>
              <w:marRight w:val="0"/>
              <w:marTop w:val="0"/>
              <w:marBottom w:val="0"/>
              <w:divBdr>
                <w:top w:val="none" w:sz="0" w:space="0" w:color="auto"/>
                <w:left w:val="none" w:sz="0" w:space="0" w:color="auto"/>
                <w:bottom w:val="none" w:sz="0" w:space="0" w:color="auto"/>
                <w:right w:val="none" w:sz="0" w:space="0" w:color="auto"/>
              </w:divBdr>
            </w:div>
            <w:div w:id="2048530149">
              <w:marLeft w:val="0"/>
              <w:marRight w:val="0"/>
              <w:marTop w:val="0"/>
              <w:marBottom w:val="0"/>
              <w:divBdr>
                <w:top w:val="none" w:sz="0" w:space="0" w:color="auto"/>
                <w:left w:val="none" w:sz="0" w:space="0" w:color="auto"/>
                <w:bottom w:val="none" w:sz="0" w:space="0" w:color="auto"/>
                <w:right w:val="none" w:sz="0" w:space="0" w:color="auto"/>
              </w:divBdr>
            </w:div>
            <w:div w:id="2048679815">
              <w:marLeft w:val="0"/>
              <w:marRight w:val="0"/>
              <w:marTop w:val="0"/>
              <w:marBottom w:val="0"/>
              <w:divBdr>
                <w:top w:val="none" w:sz="0" w:space="0" w:color="auto"/>
                <w:left w:val="none" w:sz="0" w:space="0" w:color="auto"/>
                <w:bottom w:val="none" w:sz="0" w:space="0" w:color="auto"/>
                <w:right w:val="none" w:sz="0" w:space="0" w:color="auto"/>
              </w:divBdr>
            </w:div>
            <w:div w:id="2048749675">
              <w:marLeft w:val="0"/>
              <w:marRight w:val="0"/>
              <w:marTop w:val="0"/>
              <w:marBottom w:val="0"/>
              <w:divBdr>
                <w:top w:val="none" w:sz="0" w:space="0" w:color="auto"/>
                <w:left w:val="none" w:sz="0" w:space="0" w:color="auto"/>
                <w:bottom w:val="none" w:sz="0" w:space="0" w:color="auto"/>
                <w:right w:val="none" w:sz="0" w:space="0" w:color="auto"/>
              </w:divBdr>
            </w:div>
            <w:div w:id="2050110413">
              <w:marLeft w:val="0"/>
              <w:marRight w:val="0"/>
              <w:marTop w:val="0"/>
              <w:marBottom w:val="0"/>
              <w:divBdr>
                <w:top w:val="none" w:sz="0" w:space="0" w:color="auto"/>
                <w:left w:val="none" w:sz="0" w:space="0" w:color="auto"/>
                <w:bottom w:val="none" w:sz="0" w:space="0" w:color="auto"/>
                <w:right w:val="none" w:sz="0" w:space="0" w:color="auto"/>
              </w:divBdr>
            </w:div>
            <w:div w:id="2051419418">
              <w:marLeft w:val="0"/>
              <w:marRight w:val="0"/>
              <w:marTop w:val="0"/>
              <w:marBottom w:val="0"/>
              <w:divBdr>
                <w:top w:val="none" w:sz="0" w:space="0" w:color="auto"/>
                <w:left w:val="none" w:sz="0" w:space="0" w:color="auto"/>
                <w:bottom w:val="none" w:sz="0" w:space="0" w:color="auto"/>
                <w:right w:val="none" w:sz="0" w:space="0" w:color="auto"/>
              </w:divBdr>
            </w:div>
            <w:div w:id="2052262179">
              <w:marLeft w:val="0"/>
              <w:marRight w:val="0"/>
              <w:marTop w:val="0"/>
              <w:marBottom w:val="0"/>
              <w:divBdr>
                <w:top w:val="none" w:sz="0" w:space="0" w:color="auto"/>
                <w:left w:val="none" w:sz="0" w:space="0" w:color="auto"/>
                <w:bottom w:val="none" w:sz="0" w:space="0" w:color="auto"/>
                <w:right w:val="none" w:sz="0" w:space="0" w:color="auto"/>
              </w:divBdr>
            </w:div>
            <w:div w:id="2053573172">
              <w:marLeft w:val="0"/>
              <w:marRight w:val="0"/>
              <w:marTop w:val="0"/>
              <w:marBottom w:val="0"/>
              <w:divBdr>
                <w:top w:val="none" w:sz="0" w:space="0" w:color="auto"/>
                <w:left w:val="none" w:sz="0" w:space="0" w:color="auto"/>
                <w:bottom w:val="none" w:sz="0" w:space="0" w:color="auto"/>
                <w:right w:val="none" w:sz="0" w:space="0" w:color="auto"/>
              </w:divBdr>
            </w:div>
            <w:div w:id="2053921764">
              <w:marLeft w:val="0"/>
              <w:marRight w:val="0"/>
              <w:marTop w:val="0"/>
              <w:marBottom w:val="0"/>
              <w:divBdr>
                <w:top w:val="none" w:sz="0" w:space="0" w:color="auto"/>
                <w:left w:val="none" w:sz="0" w:space="0" w:color="auto"/>
                <w:bottom w:val="none" w:sz="0" w:space="0" w:color="auto"/>
                <w:right w:val="none" w:sz="0" w:space="0" w:color="auto"/>
              </w:divBdr>
            </w:div>
            <w:div w:id="2054231456">
              <w:marLeft w:val="0"/>
              <w:marRight w:val="0"/>
              <w:marTop w:val="0"/>
              <w:marBottom w:val="0"/>
              <w:divBdr>
                <w:top w:val="none" w:sz="0" w:space="0" w:color="auto"/>
                <w:left w:val="none" w:sz="0" w:space="0" w:color="auto"/>
                <w:bottom w:val="none" w:sz="0" w:space="0" w:color="auto"/>
                <w:right w:val="none" w:sz="0" w:space="0" w:color="auto"/>
              </w:divBdr>
            </w:div>
            <w:div w:id="2054304698">
              <w:marLeft w:val="0"/>
              <w:marRight w:val="0"/>
              <w:marTop w:val="0"/>
              <w:marBottom w:val="0"/>
              <w:divBdr>
                <w:top w:val="none" w:sz="0" w:space="0" w:color="auto"/>
                <w:left w:val="none" w:sz="0" w:space="0" w:color="auto"/>
                <w:bottom w:val="none" w:sz="0" w:space="0" w:color="auto"/>
                <w:right w:val="none" w:sz="0" w:space="0" w:color="auto"/>
              </w:divBdr>
            </w:div>
            <w:div w:id="2054571144">
              <w:marLeft w:val="0"/>
              <w:marRight w:val="0"/>
              <w:marTop w:val="0"/>
              <w:marBottom w:val="0"/>
              <w:divBdr>
                <w:top w:val="none" w:sz="0" w:space="0" w:color="auto"/>
                <w:left w:val="none" w:sz="0" w:space="0" w:color="auto"/>
                <w:bottom w:val="none" w:sz="0" w:space="0" w:color="auto"/>
                <w:right w:val="none" w:sz="0" w:space="0" w:color="auto"/>
              </w:divBdr>
            </w:div>
            <w:div w:id="2055693773">
              <w:marLeft w:val="0"/>
              <w:marRight w:val="0"/>
              <w:marTop w:val="0"/>
              <w:marBottom w:val="0"/>
              <w:divBdr>
                <w:top w:val="none" w:sz="0" w:space="0" w:color="auto"/>
                <w:left w:val="none" w:sz="0" w:space="0" w:color="auto"/>
                <w:bottom w:val="none" w:sz="0" w:space="0" w:color="auto"/>
                <w:right w:val="none" w:sz="0" w:space="0" w:color="auto"/>
              </w:divBdr>
            </w:div>
            <w:div w:id="2055763470">
              <w:marLeft w:val="0"/>
              <w:marRight w:val="0"/>
              <w:marTop w:val="0"/>
              <w:marBottom w:val="0"/>
              <w:divBdr>
                <w:top w:val="none" w:sz="0" w:space="0" w:color="auto"/>
                <w:left w:val="none" w:sz="0" w:space="0" w:color="auto"/>
                <w:bottom w:val="none" w:sz="0" w:space="0" w:color="auto"/>
                <w:right w:val="none" w:sz="0" w:space="0" w:color="auto"/>
              </w:divBdr>
            </w:div>
            <w:div w:id="2056657414">
              <w:marLeft w:val="0"/>
              <w:marRight w:val="0"/>
              <w:marTop w:val="0"/>
              <w:marBottom w:val="0"/>
              <w:divBdr>
                <w:top w:val="none" w:sz="0" w:space="0" w:color="auto"/>
                <w:left w:val="none" w:sz="0" w:space="0" w:color="auto"/>
                <w:bottom w:val="none" w:sz="0" w:space="0" w:color="auto"/>
                <w:right w:val="none" w:sz="0" w:space="0" w:color="auto"/>
              </w:divBdr>
            </w:div>
            <w:div w:id="2057118250">
              <w:marLeft w:val="0"/>
              <w:marRight w:val="0"/>
              <w:marTop w:val="0"/>
              <w:marBottom w:val="0"/>
              <w:divBdr>
                <w:top w:val="none" w:sz="0" w:space="0" w:color="auto"/>
                <w:left w:val="none" w:sz="0" w:space="0" w:color="auto"/>
                <w:bottom w:val="none" w:sz="0" w:space="0" w:color="auto"/>
                <w:right w:val="none" w:sz="0" w:space="0" w:color="auto"/>
              </w:divBdr>
            </w:div>
            <w:div w:id="2057731822">
              <w:marLeft w:val="0"/>
              <w:marRight w:val="0"/>
              <w:marTop w:val="0"/>
              <w:marBottom w:val="0"/>
              <w:divBdr>
                <w:top w:val="none" w:sz="0" w:space="0" w:color="auto"/>
                <w:left w:val="none" w:sz="0" w:space="0" w:color="auto"/>
                <w:bottom w:val="none" w:sz="0" w:space="0" w:color="auto"/>
                <w:right w:val="none" w:sz="0" w:space="0" w:color="auto"/>
              </w:divBdr>
            </w:div>
            <w:div w:id="2058044731">
              <w:marLeft w:val="0"/>
              <w:marRight w:val="0"/>
              <w:marTop w:val="0"/>
              <w:marBottom w:val="0"/>
              <w:divBdr>
                <w:top w:val="none" w:sz="0" w:space="0" w:color="auto"/>
                <w:left w:val="none" w:sz="0" w:space="0" w:color="auto"/>
                <w:bottom w:val="none" w:sz="0" w:space="0" w:color="auto"/>
                <w:right w:val="none" w:sz="0" w:space="0" w:color="auto"/>
              </w:divBdr>
            </w:div>
            <w:div w:id="2058240146">
              <w:marLeft w:val="0"/>
              <w:marRight w:val="0"/>
              <w:marTop w:val="0"/>
              <w:marBottom w:val="0"/>
              <w:divBdr>
                <w:top w:val="none" w:sz="0" w:space="0" w:color="auto"/>
                <w:left w:val="none" w:sz="0" w:space="0" w:color="auto"/>
                <w:bottom w:val="none" w:sz="0" w:space="0" w:color="auto"/>
                <w:right w:val="none" w:sz="0" w:space="0" w:color="auto"/>
              </w:divBdr>
            </w:div>
            <w:div w:id="2058776234">
              <w:marLeft w:val="0"/>
              <w:marRight w:val="0"/>
              <w:marTop w:val="0"/>
              <w:marBottom w:val="0"/>
              <w:divBdr>
                <w:top w:val="none" w:sz="0" w:space="0" w:color="auto"/>
                <w:left w:val="none" w:sz="0" w:space="0" w:color="auto"/>
                <w:bottom w:val="none" w:sz="0" w:space="0" w:color="auto"/>
                <w:right w:val="none" w:sz="0" w:space="0" w:color="auto"/>
              </w:divBdr>
            </w:div>
            <w:div w:id="2060087830">
              <w:marLeft w:val="0"/>
              <w:marRight w:val="0"/>
              <w:marTop w:val="0"/>
              <w:marBottom w:val="0"/>
              <w:divBdr>
                <w:top w:val="none" w:sz="0" w:space="0" w:color="auto"/>
                <w:left w:val="none" w:sz="0" w:space="0" w:color="auto"/>
                <w:bottom w:val="none" w:sz="0" w:space="0" w:color="auto"/>
                <w:right w:val="none" w:sz="0" w:space="0" w:color="auto"/>
              </w:divBdr>
            </w:div>
            <w:div w:id="2060475689">
              <w:marLeft w:val="0"/>
              <w:marRight w:val="0"/>
              <w:marTop w:val="0"/>
              <w:marBottom w:val="0"/>
              <w:divBdr>
                <w:top w:val="none" w:sz="0" w:space="0" w:color="auto"/>
                <w:left w:val="none" w:sz="0" w:space="0" w:color="auto"/>
                <w:bottom w:val="none" w:sz="0" w:space="0" w:color="auto"/>
                <w:right w:val="none" w:sz="0" w:space="0" w:color="auto"/>
              </w:divBdr>
            </w:div>
            <w:div w:id="2060859511">
              <w:marLeft w:val="0"/>
              <w:marRight w:val="0"/>
              <w:marTop w:val="0"/>
              <w:marBottom w:val="0"/>
              <w:divBdr>
                <w:top w:val="none" w:sz="0" w:space="0" w:color="auto"/>
                <w:left w:val="none" w:sz="0" w:space="0" w:color="auto"/>
                <w:bottom w:val="none" w:sz="0" w:space="0" w:color="auto"/>
                <w:right w:val="none" w:sz="0" w:space="0" w:color="auto"/>
              </w:divBdr>
            </w:div>
            <w:div w:id="2061636658">
              <w:marLeft w:val="0"/>
              <w:marRight w:val="0"/>
              <w:marTop w:val="0"/>
              <w:marBottom w:val="0"/>
              <w:divBdr>
                <w:top w:val="none" w:sz="0" w:space="0" w:color="auto"/>
                <w:left w:val="none" w:sz="0" w:space="0" w:color="auto"/>
                <w:bottom w:val="none" w:sz="0" w:space="0" w:color="auto"/>
                <w:right w:val="none" w:sz="0" w:space="0" w:color="auto"/>
              </w:divBdr>
            </w:div>
            <w:div w:id="2062702541">
              <w:marLeft w:val="0"/>
              <w:marRight w:val="0"/>
              <w:marTop w:val="0"/>
              <w:marBottom w:val="0"/>
              <w:divBdr>
                <w:top w:val="none" w:sz="0" w:space="0" w:color="auto"/>
                <w:left w:val="none" w:sz="0" w:space="0" w:color="auto"/>
                <w:bottom w:val="none" w:sz="0" w:space="0" w:color="auto"/>
                <w:right w:val="none" w:sz="0" w:space="0" w:color="auto"/>
              </w:divBdr>
            </w:div>
            <w:div w:id="2062748619">
              <w:marLeft w:val="0"/>
              <w:marRight w:val="0"/>
              <w:marTop w:val="0"/>
              <w:marBottom w:val="0"/>
              <w:divBdr>
                <w:top w:val="none" w:sz="0" w:space="0" w:color="auto"/>
                <w:left w:val="none" w:sz="0" w:space="0" w:color="auto"/>
                <w:bottom w:val="none" w:sz="0" w:space="0" w:color="auto"/>
                <w:right w:val="none" w:sz="0" w:space="0" w:color="auto"/>
              </w:divBdr>
            </w:div>
            <w:div w:id="2065249537">
              <w:marLeft w:val="0"/>
              <w:marRight w:val="0"/>
              <w:marTop w:val="0"/>
              <w:marBottom w:val="0"/>
              <w:divBdr>
                <w:top w:val="none" w:sz="0" w:space="0" w:color="auto"/>
                <w:left w:val="none" w:sz="0" w:space="0" w:color="auto"/>
                <w:bottom w:val="none" w:sz="0" w:space="0" w:color="auto"/>
                <w:right w:val="none" w:sz="0" w:space="0" w:color="auto"/>
              </w:divBdr>
            </w:div>
            <w:div w:id="2065251941">
              <w:marLeft w:val="0"/>
              <w:marRight w:val="0"/>
              <w:marTop w:val="0"/>
              <w:marBottom w:val="0"/>
              <w:divBdr>
                <w:top w:val="none" w:sz="0" w:space="0" w:color="auto"/>
                <w:left w:val="none" w:sz="0" w:space="0" w:color="auto"/>
                <w:bottom w:val="none" w:sz="0" w:space="0" w:color="auto"/>
                <w:right w:val="none" w:sz="0" w:space="0" w:color="auto"/>
              </w:divBdr>
            </w:div>
            <w:div w:id="2065713008">
              <w:marLeft w:val="0"/>
              <w:marRight w:val="0"/>
              <w:marTop w:val="0"/>
              <w:marBottom w:val="0"/>
              <w:divBdr>
                <w:top w:val="none" w:sz="0" w:space="0" w:color="auto"/>
                <w:left w:val="none" w:sz="0" w:space="0" w:color="auto"/>
                <w:bottom w:val="none" w:sz="0" w:space="0" w:color="auto"/>
                <w:right w:val="none" w:sz="0" w:space="0" w:color="auto"/>
              </w:divBdr>
            </w:div>
            <w:div w:id="2065789520">
              <w:marLeft w:val="0"/>
              <w:marRight w:val="0"/>
              <w:marTop w:val="0"/>
              <w:marBottom w:val="0"/>
              <w:divBdr>
                <w:top w:val="none" w:sz="0" w:space="0" w:color="auto"/>
                <w:left w:val="none" w:sz="0" w:space="0" w:color="auto"/>
                <w:bottom w:val="none" w:sz="0" w:space="0" w:color="auto"/>
                <w:right w:val="none" w:sz="0" w:space="0" w:color="auto"/>
              </w:divBdr>
            </w:div>
            <w:div w:id="2067601729">
              <w:marLeft w:val="0"/>
              <w:marRight w:val="0"/>
              <w:marTop w:val="0"/>
              <w:marBottom w:val="0"/>
              <w:divBdr>
                <w:top w:val="none" w:sz="0" w:space="0" w:color="auto"/>
                <w:left w:val="none" w:sz="0" w:space="0" w:color="auto"/>
                <w:bottom w:val="none" w:sz="0" w:space="0" w:color="auto"/>
                <w:right w:val="none" w:sz="0" w:space="0" w:color="auto"/>
              </w:divBdr>
            </w:div>
            <w:div w:id="2068258360">
              <w:marLeft w:val="0"/>
              <w:marRight w:val="0"/>
              <w:marTop w:val="0"/>
              <w:marBottom w:val="0"/>
              <w:divBdr>
                <w:top w:val="none" w:sz="0" w:space="0" w:color="auto"/>
                <w:left w:val="none" w:sz="0" w:space="0" w:color="auto"/>
                <w:bottom w:val="none" w:sz="0" w:space="0" w:color="auto"/>
                <w:right w:val="none" w:sz="0" w:space="0" w:color="auto"/>
              </w:divBdr>
            </w:div>
            <w:div w:id="2070496901">
              <w:marLeft w:val="0"/>
              <w:marRight w:val="0"/>
              <w:marTop w:val="0"/>
              <w:marBottom w:val="0"/>
              <w:divBdr>
                <w:top w:val="none" w:sz="0" w:space="0" w:color="auto"/>
                <w:left w:val="none" w:sz="0" w:space="0" w:color="auto"/>
                <w:bottom w:val="none" w:sz="0" w:space="0" w:color="auto"/>
                <w:right w:val="none" w:sz="0" w:space="0" w:color="auto"/>
              </w:divBdr>
            </w:div>
            <w:div w:id="2070683802">
              <w:marLeft w:val="0"/>
              <w:marRight w:val="0"/>
              <w:marTop w:val="0"/>
              <w:marBottom w:val="0"/>
              <w:divBdr>
                <w:top w:val="none" w:sz="0" w:space="0" w:color="auto"/>
                <w:left w:val="none" w:sz="0" w:space="0" w:color="auto"/>
                <w:bottom w:val="none" w:sz="0" w:space="0" w:color="auto"/>
                <w:right w:val="none" w:sz="0" w:space="0" w:color="auto"/>
              </w:divBdr>
            </w:div>
            <w:div w:id="2071729943">
              <w:marLeft w:val="0"/>
              <w:marRight w:val="0"/>
              <w:marTop w:val="0"/>
              <w:marBottom w:val="0"/>
              <w:divBdr>
                <w:top w:val="none" w:sz="0" w:space="0" w:color="auto"/>
                <w:left w:val="none" w:sz="0" w:space="0" w:color="auto"/>
                <w:bottom w:val="none" w:sz="0" w:space="0" w:color="auto"/>
                <w:right w:val="none" w:sz="0" w:space="0" w:color="auto"/>
              </w:divBdr>
            </w:div>
            <w:div w:id="2072456819">
              <w:marLeft w:val="0"/>
              <w:marRight w:val="0"/>
              <w:marTop w:val="0"/>
              <w:marBottom w:val="0"/>
              <w:divBdr>
                <w:top w:val="none" w:sz="0" w:space="0" w:color="auto"/>
                <w:left w:val="none" w:sz="0" w:space="0" w:color="auto"/>
                <w:bottom w:val="none" w:sz="0" w:space="0" w:color="auto"/>
                <w:right w:val="none" w:sz="0" w:space="0" w:color="auto"/>
              </w:divBdr>
            </w:div>
            <w:div w:id="2074311612">
              <w:marLeft w:val="0"/>
              <w:marRight w:val="0"/>
              <w:marTop w:val="0"/>
              <w:marBottom w:val="0"/>
              <w:divBdr>
                <w:top w:val="none" w:sz="0" w:space="0" w:color="auto"/>
                <w:left w:val="none" w:sz="0" w:space="0" w:color="auto"/>
                <w:bottom w:val="none" w:sz="0" w:space="0" w:color="auto"/>
                <w:right w:val="none" w:sz="0" w:space="0" w:color="auto"/>
              </w:divBdr>
            </w:div>
            <w:div w:id="2077825190">
              <w:marLeft w:val="0"/>
              <w:marRight w:val="0"/>
              <w:marTop w:val="0"/>
              <w:marBottom w:val="0"/>
              <w:divBdr>
                <w:top w:val="none" w:sz="0" w:space="0" w:color="auto"/>
                <w:left w:val="none" w:sz="0" w:space="0" w:color="auto"/>
                <w:bottom w:val="none" w:sz="0" w:space="0" w:color="auto"/>
                <w:right w:val="none" w:sz="0" w:space="0" w:color="auto"/>
              </w:divBdr>
            </w:div>
            <w:div w:id="2080053477">
              <w:marLeft w:val="0"/>
              <w:marRight w:val="0"/>
              <w:marTop w:val="0"/>
              <w:marBottom w:val="0"/>
              <w:divBdr>
                <w:top w:val="none" w:sz="0" w:space="0" w:color="auto"/>
                <w:left w:val="none" w:sz="0" w:space="0" w:color="auto"/>
                <w:bottom w:val="none" w:sz="0" w:space="0" w:color="auto"/>
                <w:right w:val="none" w:sz="0" w:space="0" w:color="auto"/>
              </w:divBdr>
            </w:div>
            <w:div w:id="2080127402">
              <w:marLeft w:val="0"/>
              <w:marRight w:val="0"/>
              <w:marTop w:val="0"/>
              <w:marBottom w:val="0"/>
              <w:divBdr>
                <w:top w:val="none" w:sz="0" w:space="0" w:color="auto"/>
                <w:left w:val="none" w:sz="0" w:space="0" w:color="auto"/>
                <w:bottom w:val="none" w:sz="0" w:space="0" w:color="auto"/>
                <w:right w:val="none" w:sz="0" w:space="0" w:color="auto"/>
              </w:divBdr>
            </w:div>
            <w:div w:id="2080664846">
              <w:marLeft w:val="0"/>
              <w:marRight w:val="0"/>
              <w:marTop w:val="0"/>
              <w:marBottom w:val="0"/>
              <w:divBdr>
                <w:top w:val="none" w:sz="0" w:space="0" w:color="auto"/>
                <w:left w:val="none" w:sz="0" w:space="0" w:color="auto"/>
                <w:bottom w:val="none" w:sz="0" w:space="0" w:color="auto"/>
                <w:right w:val="none" w:sz="0" w:space="0" w:color="auto"/>
              </w:divBdr>
            </w:div>
            <w:div w:id="2080710886">
              <w:marLeft w:val="0"/>
              <w:marRight w:val="0"/>
              <w:marTop w:val="0"/>
              <w:marBottom w:val="0"/>
              <w:divBdr>
                <w:top w:val="none" w:sz="0" w:space="0" w:color="auto"/>
                <w:left w:val="none" w:sz="0" w:space="0" w:color="auto"/>
                <w:bottom w:val="none" w:sz="0" w:space="0" w:color="auto"/>
                <w:right w:val="none" w:sz="0" w:space="0" w:color="auto"/>
              </w:divBdr>
            </w:div>
            <w:div w:id="2081366937">
              <w:marLeft w:val="0"/>
              <w:marRight w:val="0"/>
              <w:marTop w:val="0"/>
              <w:marBottom w:val="0"/>
              <w:divBdr>
                <w:top w:val="none" w:sz="0" w:space="0" w:color="auto"/>
                <w:left w:val="none" w:sz="0" w:space="0" w:color="auto"/>
                <w:bottom w:val="none" w:sz="0" w:space="0" w:color="auto"/>
                <w:right w:val="none" w:sz="0" w:space="0" w:color="auto"/>
              </w:divBdr>
            </w:div>
            <w:div w:id="2081443042">
              <w:marLeft w:val="0"/>
              <w:marRight w:val="0"/>
              <w:marTop w:val="0"/>
              <w:marBottom w:val="0"/>
              <w:divBdr>
                <w:top w:val="none" w:sz="0" w:space="0" w:color="auto"/>
                <w:left w:val="none" w:sz="0" w:space="0" w:color="auto"/>
                <w:bottom w:val="none" w:sz="0" w:space="0" w:color="auto"/>
                <w:right w:val="none" w:sz="0" w:space="0" w:color="auto"/>
              </w:divBdr>
            </w:div>
            <w:div w:id="2082016883">
              <w:marLeft w:val="0"/>
              <w:marRight w:val="0"/>
              <w:marTop w:val="0"/>
              <w:marBottom w:val="0"/>
              <w:divBdr>
                <w:top w:val="none" w:sz="0" w:space="0" w:color="auto"/>
                <w:left w:val="none" w:sz="0" w:space="0" w:color="auto"/>
                <w:bottom w:val="none" w:sz="0" w:space="0" w:color="auto"/>
                <w:right w:val="none" w:sz="0" w:space="0" w:color="auto"/>
              </w:divBdr>
            </w:div>
            <w:div w:id="2083215870">
              <w:marLeft w:val="0"/>
              <w:marRight w:val="0"/>
              <w:marTop w:val="0"/>
              <w:marBottom w:val="0"/>
              <w:divBdr>
                <w:top w:val="none" w:sz="0" w:space="0" w:color="auto"/>
                <w:left w:val="none" w:sz="0" w:space="0" w:color="auto"/>
                <w:bottom w:val="none" w:sz="0" w:space="0" w:color="auto"/>
                <w:right w:val="none" w:sz="0" w:space="0" w:color="auto"/>
              </w:divBdr>
            </w:div>
            <w:div w:id="2083287060">
              <w:marLeft w:val="0"/>
              <w:marRight w:val="0"/>
              <w:marTop w:val="0"/>
              <w:marBottom w:val="0"/>
              <w:divBdr>
                <w:top w:val="none" w:sz="0" w:space="0" w:color="auto"/>
                <w:left w:val="none" w:sz="0" w:space="0" w:color="auto"/>
                <w:bottom w:val="none" w:sz="0" w:space="0" w:color="auto"/>
                <w:right w:val="none" w:sz="0" w:space="0" w:color="auto"/>
              </w:divBdr>
            </w:div>
            <w:div w:id="2083410031">
              <w:marLeft w:val="0"/>
              <w:marRight w:val="0"/>
              <w:marTop w:val="0"/>
              <w:marBottom w:val="0"/>
              <w:divBdr>
                <w:top w:val="none" w:sz="0" w:space="0" w:color="auto"/>
                <w:left w:val="none" w:sz="0" w:space="0" w:color="auto"/>
                <w:bottom w:val="none" w:sz="0" w:space="0" w:color="auto"/>
                <w:right w:val="none" w:sz="0" w:space="0" w:color="auto"/>
              </w:divBdr>
            </w:div>
            <w:div w:id="2084253585">
              <w:marLeft w:val="0"/>
              <w:marRight w:val="0"/>
              <w:marTop w:val="0"/>
              <w:marBottom w:val="0"/>
              <w:divBdr>
                <w:top w:val="none" w:sz="0" w:space="0" w:color="auto"/>
                <w:left w:val="none" w:sz="0" w:space="0" w:color="auto"/>
                <w:bottom w:val="none" w:sz="0" w:space="0" w:color="auto"/>
                <w:right w:val="none" w:sz="0" w:space="0" w:color="auto"/>
              </w:divBdr>
            </w:div>
            <w:div w:id="2084255481">
              <w:marLeft w:val="0"/>
              <w:marRight w:val="0"/>
              <w:marTop w:val="0"/>
              <w:marBottom w:val="0"/>
              <w:divBdr>
                <w:top w:val="none" w:sz="0" w:space="0" w:color="auto"/>
                <w:left w:val="none" w:sz="0" w:space="0" w:color="auto"/>
                <w:bottom w:val="none" w:sz="0" w:space="0" w:color="auto"/>
                <w:right w:val="none" w:sz="0" w:space="0" w:color="auto"/>
              </w:divBdr>
            </w:div>
            <w:div w:id="2085177376">
              <w:marLeft w:val="0"/>
              <w:marRight w:val="0"/>
              <w:marTop w:val="0"/>
              <w:marBottom w:val="0"/>
              <w:divBdr>
                <w:top w:val="none" w:sz="0" w:space="0" w:color="auto"/>
                <w:left w:val="none" w:sz="0" w:space="0" w:color="auto"/>
                <w:bottom w:val="none" w:sz="0" w:space="0" w:color="auto"/>
                <w:right w:val="none" w:sz="0" w:space="0" w:color="auto"/>
              </w:divBdr>
            </w:div>
            <w:div w:id="2085370783">
              <w:marLeft w:val="0"/>
              <w:marRight w:val="0"/>
              <w:marTop w:val="0"/>
              <w:marBottom w:val="0"/>
              <w:divBdr>
                <w:top w:val="none" w:sz="0" w:space="0" w:color="auto"/>
                <w:left w:val="none" w:sz="0" w:space="0" w:color="auto"/>
                <w:bottom w:val="none" w:sz="0" w:space="0" w:color="auto"/>
                <w:right w:val="none" w:sz="0" w:space="0" w:color="auto"/>
              </w:divBdr>
            </w:div>
            <w:div w:id="2086292622">
              <w:marLeft w:val="0"/>
              <w:marRight w:val="0"/>
              <w:marTop w:val="0"/>
              <w:marBottom w:val="0"/>
              <w:divBdr>
                <w:top w:val="none" w:sz="0" w:space="0" w:color="auto"/>
                <w:left w:val="none" w:sz="0" w:space="0" w:color="auto"/>
                <w:bottom w:val="none" w:sz="0" w:space="0" w:color="auto"/>
                <w:right w:val="none" w:sz="0" w:space="0" w:color="auto"/>
              </w:divBdr>
            </w:div>
            <w:div w:id="2089574082">
              <w:marLeft w:val="0"/>
              <w:marRight w:val="0"/>
              <w:marTop w:val="0"/>
              <w:marBottom w:val="0"/>
              <w:divBdr>
                <w:top w:val="none" w:sz="0" w:space="0" w:color="auto"/>
                <w:left w:val="none" w:sz="0" w:space="0" w:color="auto"/>
                <w:bottom w:val="none" w:sz="0" w:space="0" w:color="auto"/>
                <w:right w:val="none" w:sz="0" w:space="0" w:color="auto"/>
              </w:divBdr>
            </w:div>
            <w:div w:id="2091003334">
              <w:marLeft w:val="0"/>
              <w:marRight w:val="0"/>
              <w:marTop w:val="0"/>
              <w:marBottom w:val="0"/>
              <w:divBdr>
                <w:top w:val="none" w:sz="0" w:space="0" w:color="auto"/>
                <w:left w:val="none" w:sz="0" w:space="0" w:color="auto"/>
                <w:bottom w:val="none" w:sz="0" w:space="0" w:color="auto"/>
                <w:right w:val="none" w:sz="0" w:space="0" w:color="auto"/>
              </w:divBdr>
            </w:div>
            <w:div w:id="2091460406">
              <w:marLeft w:val="0"/>
              <w:marRight w:val="0"/>
              <w:marTop w:val="0"/>
              <w:marBottom w:val="0"/>
              <w:divBdr>
                <w:top w:val="none" w:sz="0" w:space="0" w:color="auto"/>
                <w:left w:val="none" w:sz="0" w:space="0" w:color="auto"/>
                <w:bottom w:val="none" w:sz="0" w:space="0" w:color="auto"/>
                <w:right w:val="none" w:sz="0" w:space="0" w:color="auto"/>
              </w:divBdr>
            </w:div>
            <w:div w:id="2091582628">
              <w:marLeft w:val="0"/>
              <w:marRight w:val="0"/>
              <w:marTop w:val="0"/>
              <w:marBottom w:val="0"/>
              <w:divBdr>
                <w:top w:val="none" w:sz="0" w:space="0" w:color="auto"/>
                <w:left w:val="none" w:sz="0" w:space="0" w:color="auto"/>
                <w:bottom w:val="none" w:sz="0" w:space="0" w:color="auto"/>
                <w:right w:val="none" w:sz="0" w:space="0" w:color="auto"/>
              </w:divBdr>
            </w:div>
            <w:div w:id="2093309289">
              <w:marLeft w:val="0"/>
              <w:marRight w:val="0"/>
              <w:marTop w:val="0"/>
              <w:marBottom w:val="0"/>
              <w:divBdr>
                <w:top w:val="none" w:sz="0" w:space="0" w:color="auto"/>
                <w:left w:val="none" w:sz="0" w:space="0" w:color="auto"/>
                <w:bottom w:val="none" w:sz="0" w:space="0" w:color="auto"/>
                <w:right w:val="none" w:sz="0" w:space="0" w:color="auto"/>
              </w:divBdr>
            </w:div>
            <w:div w:id="2093694205">
              <w:marLeft w:val="0"/>
              <w:marRight w:val="0"/>
              <w:marTop w:val="0"/>
              <w:marBottom w:val="0"/>
              <w:divBdr>
                <w:top w:val="none" w:sz="0" w:space="0" w:color="auto"/>
                <w:left w:val="none" w:sz="0" w:space="0" w:color="auto"/>
                <w:bottom w:val="none" w:sz="0" w:space="0" w:color="auto"/>
                <w:right w:val="none" w:sz="0" w:space="0" w:color="auto"/>
              </w:divBdr>
            </w:div>
            <w:div w:id="2094812560">
              <w:marLeft w:val="0"/>
              <w:marRight w:val="0"/>
              <w:marTop w:val="0"/>
              <w:marBottom w:val="0"/>
              <w:divBdr>
                <w:top w:val="none" w:sz="0" w:space="0" w:color="auto"/>
                <w:left w:val="none" w:sz="0" w:space="0" w:color="auto"/>
                <w:bottom w:val="none" w:sz="0" w:space="0" w:color="auto"/>
                <w:right w:val="none" w:sz="0" w:space="0" w:color="auto"/>
              </w:divBdr>
            </w:div>
            <w:div w:id="2094815485">
              <w:marLeft w:val="0"/>
              <w:marRight w:val="0"/>
              <w:marTop w:val="0"/>
              <w:marBottom w:val="0"/>
              <w:divBdr>
                <w:top w:val="none" w:sz="0" w:space="0" w:color="auto"/>
                <w:left w:val="none" w:sz="0" w:space="0" w:color="auto"/>
                <w:bottom w:val="none" w:sz="0" w:space="0" w:color="auto"/>
                <w:right w:val="none" w:sz="0" w:space="0" w:color="auto"/>
              </w:divBdr>
            </w:div>
            <w:div w:id="2095004613">
              <w:marLeft w:val="0"/>
              <w:marRight w:val="0"/>
              <w:marTop w:val="0"/>
              <w:marBottom w:val="0"/>
              <w:divBdr>
                <w:top w:val="none" w:sz="0" w:space="0" w:color="auto"/>
                <w:left w:val="none" w:sz="0" w:space="0" w:color="auto"/>
                <w:bottom w:val="none" w:sz="0" w:space="0" w:color="auto"/>
                <w:right w:val="none" w:sz="0" w:space="0" w:color="auto"/>
              </w:divBdr>
            </w:div>
            <w:div w:id="2095543201">
              <w:marLeft w:val="0"/>
              <w:marRight w:val="0"/>
              <w:marTop w:val="0"/>
              <w:marBottom w:val="0"/>
              <w:divBdr>
                <w:top w:val="none" w:sz="0" w:space="0" w:color="auto"/>
                <w:left w:val="none" w:sz="0" w:space="0" w:color="auto"/>
                <w:bottom w:val="none" w:sz="0" w:space="0" w:color="auto"/>
                <w:right w:val="none" w:sz="0" w:space="0" w:color="auto"/>
              </w:divBdr>
            </w:div>
            <w:div w:id="2095668076">
              <w:marLeft w:val="0"/>
              <w:marRight w:val="0"/>
              <w:marTop w:val="0"/>
              <w:marBottom w:val="0"/>
              <w:divBdr>
                <w:top w:val="none" w:sz="0" w:space="0" w:color="auto"/>
                <w:left w:val="none" w:sz="0" w:space="0" w:color="auto"/>
                <w:bottom w:val="none" w:sz="0" w:space="0" w:color="auto"/>
                <w:right w:val="none" w:sz="0" w:space="0" w:color="auto"/>
              </w:divBdr>
            </w:div>
            <w:div w:id="2097700168">
              <w:marLeft w:val="0"/>
              <w:marRight w:val="0"/>
              <w:marTop w:val="0"/>
              <w:marBottom w:val="0"/>
              <w:divBdr>
                <w:top w:val="none" w:sz="0" w:space="0" w:color="auto"/>
                <w:left w:val="none" w:sz="0" w:space="0" w:color="auto"/>
                <w:bottom w:val="none" w:sz="0" w:space="0" w:color="auto"/>
                <w:right w:val="none" w:sz="0" w:space="0" w:color="auto"/>
              </w:divBdr>
            </w:div>
            <w:div w:id="2098750176">
              <w:marLeft w:val="0"/>
              <w:marRight w:val="0"/>
              <w:marTop w:val="0"/>
              <w:marBottom w:val="0"/>
              <w:divBdr>
                <w:top w:val="none" w:sz="0" w:space="0" w:color="auto"/>
                <w:left w:val="none" w:sz="0" w:space="0" w:color="auto"/>
                <w:bottom w:val="none" w:sz="0" w:space="0" w:color="auto"/>
                <w:right w:val="none" w:sz="0" w:space="0" w:color="auto"/>
              </w:divBdr>
            </w:div>
            <w:div w:id="2099406832">
              <w:marLeft w:val="0"/>
              <w:marRight w:val="0"/>
              <w:marTop w:val="0"/>
              <w:marBottom w:val="0"/>
              <w:divBdr>
                <w:top w:val="none" w:sz="0" w:space="0" w:color="auto"/>
                <w:left w:val="none" w:sz="0" w:space="0" w:color="auto"/>
                <w:bottom w:val="none" w:sz="0" w:space="0" w:color="auto"/>
                <w:right w:val="none" w:sz="0" w:space="0" w:color="auto"/>
              </w:divBdr>
            </w:div>
            <w:div w:id="2100517401">
              <w:marLeft w:val="0"/>
              <w:marRight w:val="0"/>
              <w:marTop w:val="0"/>
              <w:marBottom w:val="0"/>
              <w:divBdr>
                <w:top w:val="none" w:sz="0" w:space="0" w:color="auto"/>
                <w:left w:val="none" w:sz="0" w:space="0" w:color="auto"/>
                <w:bottom w:val="none" w:sz="0" w:space="0" w:color="auto"/>
                <w:right w:val="none" w:sz="0" w:space="0" w:color="auto"/>
              </w:divBdr>
              <w:divsChild>
                <w:div w:id="18430593">
                  <w:marLeft w:val="0"/>
                  <w:marRight w:val="0"/>
                  <w:marTop w:val="0"/>
                  <w:marBottom w:val="0"/>
                  <w:divBdr>
                    <w:top w:val="none" w:sz="0" w:space="0" w:color="auto"/>
                    <w:left w:val="none" w:sz="0" w:space="0" w:color="auto"/>
                    <w:bottom w:val="none" w:sz="0" w:space="0" w:color="auto"/>
                    <w:right w:val="none" w:sz="0" w:space="0" w:color="auto"/>
                  </w:divBdr>
                </w:div>
                <w:div w:id="610824380">
                  <w:marLeft w:val="0"/>
                  <w:marRight w:val="0"/>
                  <w:marTop w:val="0"/>
                  <w:marBottom w:val="0"/>
                  <w:divBdr>
                    <w:top w:val="none" w:sz="0" w:space="0" w:color="auto"/>
                    <w:left w:val="none" w:sz="0" w:space="0" w:color="auto"/>
                    <w:bottom w:val="none" w:sz="0" w:space="0" w:color="auto"/>
                    <w:right w:val="none" w:sz="0" w:space="0" w:color="auto"/>
                  </w:divBdr>
                </w:div>
                <w:div w:id="778722429">
                  <w:marLeft w:val="0"/>
                  <w:marRight w:val="0"/>
                  <w:marTop w:val="0"/>
                  <w:marBottom w:val="0"/>
                  <w:divBdr>
                    <w:top w:val="none" w:sz="0" w:space="0" w:color="auto"/>
                    <w:left w:val="none" w:sz="0" w:space="0" w:color="auto"/>
                    <w:bottom w:val="none" w:sz="0" w:space="0" w:color="auto"/>
                    <w:right w:val="none" w:sz="0" w:space="0" w:color="auto"/>
                  </w:divBdr>
                </w:div>
                <w:div w:id="1001010329">
                  <w:marLeft w:val="0"/>
                  <w:marRight w:val="0"/>
                  <w:marTop w:val="0"/>
                  <w:marBottom w:val="0"/>
                  <w:divBdr>
                    <w:top w:val="none" w:sz="0" w:space="0" w:color="auto"/>
                    <w:left w:val="none" w:sz="0" w:space="0" w:color="auto"/>
                    <w:bottom w:val="none" w:sz="0" w:space="0" w:color="auto"/>
                    <w:right w:val="none" w:sz="0" w:space="0" w:color="auto"/>
                  </w:divBdr>
                </w:div>
                <w:div w:id="1032459014">
                  <w:marLeft w:val="0"/>
                  <w:marRight w:val="0"/>
                  <w:marTop w:val="0"/>
                  <w:marBottom w:val="0"/>
                  <w:divBdr>
                    <w:top w:val="none" w:sz="0" w:space="0" w:color="auto"/>
                    <w:left w:val="none" w:sz="0" w:space="0" w:color="auto"/>
                    <w:bottom w:val="none" w:sz="0" w:space="0" w:color="auto"/>
                    <w:right w:val="none" w:sz="0" w:space="0" w:color="auto"/>
                  </w:divBdr>
                </w:div>
                <w:div w:id="1154376632">
                  <w:marLeft w:val="0"/>
                  <w:marRight w:val="0"/>
                  <w:marTop w:val="0"/>
                  <w:marBottom w:val="0"/>
                  <w:divBdr>
                    <w:top w:val="none" w:sz="0" w:space="0" w:color="auto"/>
                    <w:left w:val="none" w:sz="0" w:space="0" w:color="auto"/>
                    <w:bottom w:val="none" w:sz="0" w:space="0" w:color="auto"/>
                    <w:right w:val="none" w:sz="0" w:space="0" w:color="auto"/>
                  </w:divBdr>
                </w:div>
                <w:div w:id="1226915804">
                  <w:marLeft w:val="0"/>
                  <w:marRight w:val="0"/>
                  <w:marTop w:val="0"/>
                  <w:marBottom w:val="0"/>
                  <w:divBdr>
                    <w:top w:val="none" w:sz="0" w:space="0" w:color="auto"/>
                    <w:left w:val="none" w:sz="0" w:space="0" w:color="auto"/>
                    <w:bottom w:val="none" w:sz="0" w:space="0" w:color="auto"/>
                    <w:right w:val="none" w:sz="0" w:space="0" w:color="auto"/>
                  </w:divBdr>
                </w:div>
                <w:div w:id="1285963518">
                  <w:marLeft w:val="0"/>
                  <w:marRight w:val="0"/>
                  <w:marTop w:val="0"/>
                  <w:marBottom w:val="0"/>
                  <w:divBdr>
                    <w:top w:val="none" w:sz="0" w:space="0" w:color="auto"/>
                    <w:left w:val="none" w:sz="0" w:space="0" w:color="auto"/>
                    <w:bottom w:val="none" w:sz="0" w:space="0" w:color="auto"/>
                    <w:right w:val="none" w:sz="0" w:space="0" w:color="auto"/>
                  </w:divBdr>
                </w:div>
                <w:div w:id="1583875509">
                  <w:marLeft w:val="0"/>
                  <w:marRight w:val="0"/>
                  <w:marTop w:val="0"/>
                  <w:marBottom w:val="0"/>
                  <w:divBdr>
                    <w:top w:val="none" w:sz="0" w:space="0" w:color="auto"/>
                    <w:left w:val="none" w:sz="0" w:space="0" w:color="auto"/>
                    <w:bottom w:val="none" w:sz="0" w:space="0" w:color="auto"/>
                    <w:right w:val="none" w:sz="0" w:space="0" w:color="auto"/>
                  </w:divBdr>
                </w:div>
                <w:div w:id="1596205362">
                  <w:marLeft w:val="0"/>
                  <w:marRight w:val="0"/>
                  <w:marTop w:val="0"/>
                  <w:marBottom w:val="0"/>
                  <w:divBdr>
                    <w:top w:val="none" w:sz="0" w:space="0" w:color="auto"/>
                    <w:left w:val="none" w:sz="0" w:space="0" w:color="auto"/>
                    <w:bottom w:val="none" w:sz="0" w:space="0" w:color="auto"/>
                    <w:right w:val="none" w:sz="0" w:space="0" w:color="auto"/>
                  </w:divBdr>
                </w:div>
                <w:div w:id="1770738371">
                  <w:marLeft w:val="0"/>
                  <w:marRight w:val="0"/>
                  <w:marTop w:val="0"/>
                  <w:marBottom w:val="0"/>
                  <w:divBdr>
                    <w:top w:val="none" w:sz="0" w:space="0" w:color="auto"/>
                    <w:left w:val="none" w:sz="0" w:space="0" w:color="auto"/>
                    <w:bottom w:val="none" w:sz="0" w:space="0" w:color="auto"/>
                    <w:right w:val="none" w:sz="0" w:space="0" w:color="auto"/>
                  </w:divBdr>
                </w:div>
                <w:div w:id="2041976849">
                  <w:marLeft w:val="0"/>
                  <w:marRight w:val="0"/>
                  <w:marTop w:val="0"/>
                  <w:marBottom w:val="0"/>
                  <w:divBdr>
                    <w:top w:val="none" w:sz="0" w:space="0" w:color="auto"/>
                    <w:left w:val="none" w:sz="0" w:space="0" w:color="auto"/>
                    <w:bottom w:val="none" w:sz="0" w:space="0" w:color="auto"/>
                    <w:right w:val="none" w:sz="0" w:space="0" w:color="auto"/>
                  </w:divBdr>
                </w:div>
                <w:div w:id="2138523401">
                  <w:marLeft w:val="0"/>
                  <w:marRight w:val="0"/>
                  <w:marTop w:val="0"/>
                  <w:marBottom w:val="0"/>
                  <w:divBdr>
                    <w:top w:val="none" w:sz="0" w:space="0" w:color="auto"/>
                    <w:left w:val="none" w:sz="0" w:space="0" w:color="auto"/>
                    <w:bottom w:val="none" w:sz="0" w:space="0" w:color="auto"/>
                    <w:right w:val="none" w:sz="0" w:space="0" w:color="auto"/>
                  </w:divBdr>
                </w:div>
                <w:div w:id="2139178728">
                  <w:marLeft w:val="0"/>
                  <w:marRight w:val="0"/>
                  <w:marTop w:val="0"/>
                  <w:marBottom w:val="0"/>
                  <w:divBdr>
                    <w:top w:val="none" w:sz="0" w:space="0" w:color="auto"/>
                    <w:left w:val="none" w:sz="0" w:space="0" w:color="auto"/>
                    <w:bottom w:val="none" w:sz="0" w:space="0" w:color="auto"/>
                    <w:right w:val="none" w:sz="0" w:space="0" w:color="auto"/>
                  </w:divBdr>
                </w:div>
              </w:divsChild>
            </w:div>
            <w:div w:id="2101946592">
              <w:marLeft w:val="0"/>
              <w:marRight w:val="0"/>
              <w:marTop w:val="0"/>
              <w:marBottom w:val="0"/>
              <w:divBdr>
                <w:top w:val="none" w:sz="0" w:space="0" w:color="auto"/>
                <w:left w:val="none" w:sz="0" w:space="0" w:color="auto"/>
                <w:bottom w:val="none" w:sz="0" w:space="0" w:color="auto"/>
                <w:right w:val="none" w:sz="0" w:space="0" w:color="auto"/>
              </w:divBdr>
            </w:div>
            <w:div w:id="2104260659">
              <w:marLeft w:val="0"/>
              <w:marRight w:val="0"/>
              <w:marTop w:val="0"/>
              <w:marBottom w:val="0"/>
              <w:divBdr>
                <w:top w:val="none" w:sz="0" w:space="0" w:color="auto"/>
                <w:left w:val="none" w:sz="0" w:space="0" w:color="auto"/>
                <w:bottom w:val="none" w:sz="0" w:space="0" w:color="auto"/>
                <w:right w:val="none" w:sz="0" w:space="0" w:color="auto"/>
              </w:divBdr>
            </w:div>
            <w:div w:id="2104447389">
              <w:marLeft w:val="0"/>
              <w:marRight w:val="0"/>
              <w:marTop w:val="0"/>
              <w:marBottom w:val="0"/>
              <w:divBdr>
                <w:top w:val="none" w:sz="0" w:space="0" w:color="auto"/>
                <w:left w:val="none" w:sz="0" w:space="0" w:color="auto"/>
                <w:bottom w:val="none" w:sz="0" w:space="0" w:color="auto"/>
                <w:right w:val="none" w:sz="0" w:space="0" w:color="auto"/>
              </w:divBdr>
            </w:div>
            <w:div w:id="2104761250">
              <w:marLeft w:val="0"/>
              <w:marRight w:val="0"/>
              <w:marTop w:val="0"/>
              <w:marBottom w:val="0"/>
              <w:divBdr>
                <w:top w:val="none" w:sz="0" w:space="0" w:color="auto"/>
                <w:left w:val="none" w:sz="0" w:space="0" w:color="auto"/>
                <w:bottom w:val="none" w:sz="0" w:space="0" w:color="auto"/>
                <w:right w:val="none" w:sz="0" w:space="0" w:color="auto"/>
              </w:divBdr>
            </w:div>
            <w:div w:id="2105881048">
              <w:marLeft w:val="0"/>
              <w:marRight w:val="0"/>
              <w:marTop w:val="0"/>
              <w:marBottom w:val="0"/>
              <w:divBdr>
                <w:top w:val="none" w:sz="0" w:space="0" w:color="auto"/>
                <w:left w:val="none" w:sz="0" w:space="0" w:color="auto"/>
                <w:bottom w:val="none" w:sz="0" w:space="0" w:color="auto"/>
                <w:right w:val="none" w:sz="0" w:space="0" w:color="auto"/>
              </w:divBdr>
            </w:div>
            <w:div w:id="2106687463">
              <w:marLeft w:val="0"/>
              <w:marRight w:val="0"/>
              <w:marTop w:val="0"/>
              <w:marBottom w:val="0"/>
              <w:divBdr>
                <w:top w:val="none" w:sz="0" w:space="0" w:color="auto"/>
                <w:left w:val="none" w:sz="0" w:space="0" w:color="auto"/>
                <w:bottom w:val="none" w:sz="0" w:space="0" w:color="auto"/>
                <w:right w:val="none" w:sz="0" w:space="0" w:color="auto"/>
              </w:divBdr>
            </w:div>
            <w:div w:id="2109108312">
              <w:marLeft w:val="0"/>
              <w:marRight w:val="0"/>
              <w:marTop w:val="0"/>
              <w:marBottom w:val="0"/>
              <w:divBdr>
                <w:top w:val="none" w:sz="0" w:space="0" w:color="auto"/>
                <w:left w:val="none" w:sz="0" w:space="0" w:color="auto"/>
                <w:bottom w:val="none" w:sz="0" w:space="0" w:color="auto"/>
                <w:right w:val="none" w:sz="0" w:space="0" w:color="auto"/>
              </w:divBdr>
            </w:div>
            <w:div w:id="2109497701">
              <w:marLeft w:val="0"/>
              <w:marRight w:val="0"/>
              <w:marTop w:val="0"/>
              <w:marBottom w:val="0"/>
              <w:divBdr>
                <w:top w:val="none" w:sz="0" w:space="0" w:color="auto"/>
                <w:left w:val="none" w:sz="0" w:space="0" w:color="auto"/>
                <w:bottom w:val="none" w:sz="0" w:space="0" w:color="auto"/>
                <w:right w:val="none" w:sz="0" w:space="0" w:color="auto"/>
              </w:divBdr>
            </w:div>
            <w:div w:id="2110420034">
              <w:marLeft w:val="0"/>
              <w:marRight w:val="0"/>
              <w:marTop w:val="0"/>
              <w:marBottom w:val="0"/>
              <w:divBdr>
                <w:top w:val="none" w:sz="0" w:space="0" w:color="auto"/>
                <w:left w:val="none" w:sz="0" w:space="0" w:color="auto"/>
                <w:bottom w:val="none" w:sz="0" w:space="0" w:color="auto"/>
                <w:right w:val="none" w:sz="0" w:space="0" w:color="auto"/>
              </w:divBdr>
            </w:div>
            <w:div w:id="2111730410">
              <w:marLeft w:val="0"/>
              <w:marRight w:val="0"/>
              <w:marTop w:val="0"/>
              <w:marBottom w:val="0"/>
              <w:divBdr>
                <w:top w:val="none" w:sz="0" w:space="0" w:color="auto"/>
                <w:left w:val="none" w:sz="0" w:space="0" w:color="auto"/>
                <w:bottom w:val="none" w:sz="0" w:space="0" w:color="auto"/>
                <w:right w:val="none" w:sz="0" w:space="0" w:color="auto"/>
              </w:divBdr>
            </w:div>
            <w:div w:id="2111973295">
              <w:marLeft w:val="0"/>
              <w:marRight w:val="0"/>
              <w:marTop w:val="0"/>
              <w:marBottom w:val="0"/>
              <w:divBdr>
                <w:top w:val="none" w:sz="0" w:space="0" w:color="auto"/>
                <w:left w:val="none" w:sz="0" w:space="0" w:color="auto"/>
                <w:bottom w:val="none" w:sz="0" w:space="0" w:color="auto"/>
                <w:right w:val="none" w:sz="0" w:space="0" w:color="auto"/>
              </w:divBdr>
            </w:div>
            <w:div w:id="2112166532">
              <w:marLeft w:val="0"/>
              <w:marRight w:val="0"/>
              <w:marTop w:val="0"/>
              <w:marBottom w:val="0"/>
              <w:divBdr>
                <w:top w:val="none" w:sz="0" w:space="0" w:color="auto"/>
                <w:left w:val="none" w:sz="0" w:space="0" w:color="auto"/>
                <w:bottom w:val="none" w:sz="0" w:space="0" w:color="auto"/>
                <w:right w:val="none" w:sz="0" w:space="0" w:color="auto"/>
              </w:divBdr>
            </w:div>
            <w:div w:id="2113553790">
              <w:marLeft w:val="0"/>
              <w:marRight w:val="0"/>
              <w:marTop w:val="0"/>
              <w:marBottom w:val="0"/>
              <w:divBdr>
                <w:top w:val="none" w:sz="0" w:space="0" w:color="auto"/>
                <w:left w:val="none" w:sz="0" w:space="0" w:color="auto"/>
                <w:bottom w:val="none" w:sz="0" w:space="0" w:color="auto"/>
                <w:right w:val="none" w:sz="0" w:space="0" w:color="auto"/>
              </w:divBdr>
            </w:div>
            <w:div w:id="2114202534">
              <w:marLeft w:val="0"/>
              <w:marRight w:val="0"/>
              <w:marTop w:val="0"/>
              <w:marBottom w:val="0"/>
              <w:divBdr>
                <w:top w:val="none" w:sz="0" w:space="0" w:color="auto"/>
                <w:left w:val="none" w:sz="0" w:space="0" w:color="auto"/>
                <w:bottom w:val="none" w:sz="0" w:space="0" w:color="auto"/>
                <w:right w:val="none" w:sz="0" w:space="0" w:color="auto"/>
              </w:divBdr>
            </w:div>
            <w:div w:id="2114207302">
              <w:marLeft w:val="0"/>
              <w:marRight w:val="0"/>
              <w:marTop w:val="0"/>
              <w:marBottom w:val="0"/>
              <w:divBdr>
                <w:top w:val="none" w:sz="0" w:space="0" w:color="auto"/>
                <w:left w:val="none" w:sz="0" w:space="0" w:color="auto"/>
                <w:bottom w:val="none" w:sz="0" w:space="0" w:color="auto"/>
                <w:right w:val="none" w:sz="0" w:space="0" w:color="auto"/>
              </w:divBdr>
            </w:div>
            <w:div w:id="2114399712">
              <w:marLeft w:val="0"/>
              <w:marRight w:val="0"/>
              <w:marTop w:val="0"/>
              <w:marBottom w:val="0"/>
              <w:divBdr>
                <w:top w:val="none" w:sz="0" w:space="0" w:color="auto"/>
                <w:left w:val="none" w:sz="0" w:space="0" w:color="auto"/>
                <w:bottom w:val="none" w:sz="0" w:space="0" w:color="auto"/>
                <w:right w:val="none" w:sz="0" w:space="0" w:color="auto"/>
              </w:divBdr>
            </w:div>
            <w:div w:id="2115980467">
              <w:marLeft w:val="0"/>
              <w:marRight w:val="0"/>
              <w:marTop w:val="0"/>
              <w:marBottom w:val="0"/>
              <w:divBdr>
                <w:top w:val="none" w:sz="0" w:space="0" w:color="auto"/>
                <w:left w:val="none" w:sz="0" w:space="0" w:color="auto"/>
                <w:bottom w:val="none" w:sz="0" w:space="0" w:color="auto"/>
                <w:right w:val="none" w:sz="0" w:space="0" w:color="auto"/>
              </w:divBdr>
            </w:div>
            <w:div w:id="2117021099">
              <w:marLeft w:val="0"/>
              <w:marRight w:val="0"/>
              <w:marTop w:val="0"/>
              <w:marBottom w:val="0"/>
              <w:divBdr>
                <w:top w:val="none" w:sz="0" w:space="0" w:color="auto"/>
                <w:left w:val="none" w:sz="0" w:space="0" w:color="auto"/>
                <w:bottom w:val="none" w:sz="0" w:space="0" w:color="auto"/>
                <w:right w:val="none" w:sz="0" w:space="0" w:color="auto"/>
              </w:divBdr>
            </w:div>
            <w:div w:id="2117753534">
              <w:marLeft w:val="0"/>
              <w:marRight w:val="0"/>
              <w:marTop w:val="0"/>
              <w:marBottom w:val="0"/>
              <w:divBdr>
                <w:top w:val="none" w:sz="0" w:space="0" w:color="auto"/>
                <w:left w:val="none" w:sz="0" w:space="0" w:color="auto"/>
                <w:bottom w:val="none" w:sz="0" w:space="0" w:color="auto"/>
                <w:right w:val="none" w:sz="0" w:space="0" w:color="auto"/>
              </w:divBdr>
            </w:div>
            <w:div w:id="2118330365">
              <w:marLeft w:val="0"/>
              <w:marRight w:val="0"/>
              <w:marTop w:val="0"/>
              <w:marBottom w:val="0"/>
              <w:divBdr>
                <w:top w:val="none" w:sz="0" w:space="0" w:color="auto"/>
                <w:left w:val="none" w:sz="0" w:space="0" w:color="auto"/>
                <w:bottom w:val="none" w:sz="0" w:space="0" w:color="auto"/>
                <w:right w:val="none" w:sz="0" w:space="0" w:color="auto"/>
              </w:divBdr>
            </w:div>
            <w:div w:id="2118594342">
              <w:marLeft w:val="0"/>
              <w:marRight w:val="0"/>
              <w:marTop w:val="0"/>
              <w:marBottom w:val="0"/>
              <w:divBdr>
                <w:top w:val="none" w:sz="0" w:space="0" w:color="auto"/>
                <w:left w:val="none" w:sz="0" w:space="0" w:color="auto"/>
                <w:bottom w:val="none" w:sz="0" w:space="0" w:color="auto"/>
                <w:right w:val="none" w:sz="0" w:space="0" w:color="auto"/>
              </w:divBdr>
            </w:div>
            <w:div w:id="2118676885">
              <w:marLeft w:val="0"/>
              <w:marRight w:val="0"/>
              <w:marTop w:val="0"/>
              <w:marBottom w:val="0"/>
              <w:divBdr>
                <w:top w:val="none" w:sz="0" w:space="0" w:color="auto"/>
                <w:left w:val="none" w:sz="0" w:space="0" w:color="auto"/>
                <w:bottom w:val="none" w:sz="0" w:space="0" w:color="auto"/>
                <w:right w:val="none" w:sz="0" w:space="0" w:color="auto"/>
              </w:divBdr>
            </w:div>
            <w:div w:id="2119061290">
              <w:marLeft w:val="0"/>
              <w:marRight w:val="0"/>
              <w:marTop w:val="0"/>
              <w:marBottom w:val="0"/>
              <w:divBdr>
                <w:top w:val="none" w:sz="0" w:space="0" w:color="auto"/>
                <w:left w:val="none" w:sz="0" w:space="0" w:color="auto"/>
                <w:bottom w:val="none" w:sz="0" w:space="0" w:color="auto"/>
                <w:right w:val="none" w:sz="0" w:space="0" w:color="auto"/>
              </w:divBdr>
            </w:div>
            <w:div w:id="2119718335">
              <w:marLeft w:val="0"/>
              <w:marRight w:val="0"/>
              <w:marTop w:val="0"/>
              <w:marBottom w:val="0"/>
              <w:divBdr>
                <w:top w:val="none" w:sz="0" w:space="0" w:color="auto"/>
                <w:left w:val="none" w:sz="0" w:space="0" w:color="auto"/>
                <w:bottom w:val="none" w:sz="0" w:space="0" w:color="auto"/>
                <w:right w:val="none" w:sz="0" w:space="0" w:color="auto"/>
              </w:divBdr>
            </w:div>
            <w:div w:id="2120370467">
              <w:marLeft w:val="0"/>
              <w:marRight w:val="0"/>
              <w:marTop w:val="0"/>
              <w:marBottom w:val="0"/>
              <w:divBdr>
                <w:top w:val="none" w:sz="0" w:space="0" w:color="auto"/>
                <w:left w:val="none" w:sz="0" w:space="0" w:color="auto"/>
                <w:bottom w:val="none" w:sz="0" w:space="0" w:color="auto"/>
                <w:right w:val="none" w:sz="0" w:space="0" w:color="auto"/>
              </w:divBdr>
            </w:div>
            <w:div w:id="2120443067">
              <w:marLeft w:val="0"/>
              <w:marRight w:val="0"/>
              <w:marTop w:val="0"/>
              <w:marBottom w:val="0"/>
              <w:divBdr>
                <w:top w:val="none" w:sz="0" w:space="0" w:color="auto"/>
                <w:left w:val="none" w:sz="0" w:space="0" w:color="auto"/>
                <w:bottom w:val="none" w:sz="0" w:space="0" w:color="auto"/>
                <w:right w:val="none" w:sz="0" w:space="0" w:color="auto"/>
              </w:divBdr>
            </w:div>
            <w:div w:id="2120644181">
              <w:marLeft w:val="0"/>
              <w:marRight w:val="0"/>
              <w:marTop w:val="0"/>
              <w:marBottom w:val="0"/>
              <w:divBdr>
                <w:top w:val="none" w:sz="0" w:space="0" w:color="auto"/>
                <w:left w:val="none" w:sz="0" w:space="0" w:color="auto"/>
                <w:bottom w:val="none" w:sz="0" w:space="0" w:color="auto"/>
                <w:right w:val="none" w:sz="0" w:space="0" w:color="auto"/>
              </w:divBdr>
            </w:div>
            <w:div w:id="2122213790">
              <w:marLeft w:val="0"/>
              <w:marRight w:val="0"/>
              <w:marTop w:val="0"/>
              <w:marBottom w:val="0"/>
              <w:divBdr>
                <w:top w:val="none" w:sz="0" w:space="0" w:color="auto"/>
                <w:left w:val="none" w:sz="0" w:space="0" w:color="auto"/>
                <w:bottom w:val="none" w:sz="0" w:space="0" w:color="auto"/>
                <w:right w:val="none" w:sz="0" w:space="0" w:color="auto"/>
              </w:divBdr>
            </w:div>
            <w:div w:id="2125616288">
              <w:marLeft w:val="0"/>
              <w:marRight w:val="0"/>
              <w:marTop w:val="0"/>
              <w:marBottom w:val="0"/>
              <w:divBdr>
                <w:top w:val="none" w:sz="0" w:space="0" w:color="auto"/>
                <w:left w:val="none" w:sz="0" w:space="0" w:color="auto"/>
                <w:bottom w:val="none" w:sz="0" w:space="0" w:color="auto"/>
                <w:right w:val="none" w:sz="0" w:space="0" w:color="auto"/>
              </w:divBdr>
            </w:div>
            <w:div w:id="2125731182">
              <w:marLeft w:val="0"/>
              <w:marRight w:val="0"/>
              <w:marTop w:val="0"/>
              <w:marBottom w:val="0"/>
              <w:divBdr>
                <w:top w:val="none" w:sz="0" w:space="0" w:color="auto"/>
                <w:left w:val="none" w:sz="0" w:space="0" w:color="auto"/>
                <w:bottom w:val="none" w:sz="0" w:space="0" w:color="auto"/>
                <w:right w:val="none" w:sz="0" w:space="0" w:color="auto"/>
              </w:divBdr>
            </w:div>
            <w:div w:id="2126389962">
              <w:marLeft w:val="0"/>
              <w:marRight w:val="0"/>
              <w:marTop w:val="0"/>
              <w:marBottom w:val="0"/>
              <w:divBdr>
                <w:top w:val="none" w:sz="0" w:space="0" w:color="auto"/>
                <w:left w:val="none" w:sz="0" w:space="0" w:color="auto"/>
                <w:bottom w:val="none" w:sz="0" w:space="0" w:color="auto"/>
                <w:right w:val="none" w:sz="0" w:space="0" w:color="auto"/>
              </w:divBdr>
            </w:div>
            <w:div w:id="2128307853">
              <w:marLeft w:val="0"/>
              <w:marRight w:val="0"/>
              <w:marTop w:val="0"/>
              <w:marBottom w:val="0"/>
              <w:divBdr>
                <w:top w:val="none" w:sz="0" w:space="0" w:color="auto"/>
                <w:left w:val="none" w:sz="0" w:space="0" w:color="auto"/>
                <w:bottom w:val="none" w:sz="0" w:space="0" w:color="auto"/>
                <w:right w:val="none" w:sz="0" w:space="0" w:color="auto"/>
              </w:divBdr>
            </w:div>
            <w:div w:id="2128498287">
              <w:marLeft w:val="0"/>
              <w:marRight w:val="0"/>
              <w:marTop w:val="0"/>
              <w:marBottom w:val="0"/>
              <w:divBdr>
                <w:top w:val="none" w:sz="0" w:space="0" w:color="auto"/>
                <w:left w:val="none" w:sz="0" w:space="0" w:color="auto"/>
                <w:bottom w:val="none" w:sz="0" w:space="0" w:color="auto"/>
                <w:right w:val="none" w:sz="0" w:space="0" w:color="auto"/>
              </w:divBdr>
            </w:div>
            <w:div w:id="2131166423">
              <w:marLeft w:val="0"/>
              <w:marRight w:val="0"/>
              <w:marTop w:val="0"/>
              <w:marBottom w:val="0"/>
              <w:divBdr>
                <w:top w:val="none" w:sz="0" w:space="0" w:color="auto"/>
                <w:left w:val="none" w:sz="0" w:space="0" w:color="auto"/>
                <w:bottom w:val="none" w:sz="0" w:space="0" w:color="auto"/>
                <w:right w:val="none" w:sz="0" w:space="0" w:color="auto"/>
              </w:divBdr>
            </w:div>
            <w:div w:id="2132086184">
              <w:marLeft w:val="0"/>
              <w:marRight w:val="0"/>
              <w:marTop w:val="0"/>
              <w:marBottom w:val="0"/>
              <w:divBdr>
                <w:top w:val="none" w:sz="0" w:space="0" w:color="auto"/>
                <w:left w:val="none" w:sz="0" w:space="0" w:color="auto"/>
                <w:bottom w:val="none" w:sz="0" w:space="0" w:color="auto"/>
                <w:right w:val="none" w:sz="0" w:space="0" w:color="auto"/>
              </w:divBdr>
            </w:div>
            <w:div w:id="2132505141">
              <w:marLeft w:val="0"/>
              <w:marRight w:val="0"/>
              <w:marTop w:val="0"/>
              <w:marBottom w:val="0"/>
              <w:divBdr>
                <w:top w:val="none" w:sz="0" w:space="0" w:color="auto"/>
                <w:left w:val="none" w:sz="0" w:space="0" w:color="auto"/>
                <w:bottom w:val="none" w:sz="0" w:space="0" w:color="auto"/>
                <w:right w:val="none" w:sz="0" w:space="0" w:color="auto"/>
              </w:divBdr>
            </w:div>
            <w:div w:id="2132898411">
              <w:marLeft w:val="0"/>
              <w:marRight w:val="0"/>
              <w:marTop w:val="0"/>
              <w:marBottom w:val="0"/>
              <w:divBdr>
                <w:top w:val="none" w:sz="0" w:space="0" w:color="auto"/>
                <w:left w:val="none" w:sz="0" w:space="0" w:color="auto"/>
                <w:bottom w:val="none" w:sz="0" w:space="0" w:color="auto"/>
                <w:right w:val="none" w:sz="0" w:space="0" w:color="auto"/>
              </w:divBdr>
            </w:div>
            <w:div w:id="2134204740">
              <w:marLeft w:val="0"/>
              <w:marRight w:val="0"/>
              <w:marTop w:val="0"/>
              <w:marBottom w:val="0"/>
              <w:divBdr>
                <w:top w:val="none" w:sz="0" w:space="0" w:color="auto"/>
                <w:left w:val="none" w:sz="0" w:space="0" w:color="auto"/>
                <w:bottom w:val="none" w:sz="0" w:space="0" w:color="auto"/>
                <w:right w:val="none" w:sz="0" w:space="0" w:color="auto"/>
              </w:divBdr>
            </w:div>
            <w:div w:id="2135630785">
              <w:marLeft w:val="0"/>
              <w:marRight w:val="0"/>
              <w:marTop w:val="0"/>
              <w:marBottom w:val="0"/>
              <w:divBdr>
                <w:top w:val="none" w:sz="0" w:space="0" w:color="auto"/>
                <w:left w:val="none" w:sz="0" w:space="0" w:color="auto"/>
                <w:bottom w:val="none" w:sz="0" w:space="0" w:color="auto"/>
                <w:right w:val="none" w:sz="0" w:space="0" w:color="auto"/>
              </w:divBdr>
            </w:div>
            <w:div w:id="2136870989">
              <w:marLeft w:val="0"/>
              <w:marRight w:val="0"/>
              <w:marTop w:val="0"/>
              <w:marBottom w:val="0"/>
              <w:divBdr>
                <w:top w:val="none" w:sz="0" w:space="0" w:color="auto"/>
                <w:left w:val="none" w:sz="0" w:space="0" w:color="auto"/>
                <w:bottom w:val="none" w:sz="0" w:space="0" w:color="auto"/>
                <w:right w:val="none" w:sz="0" w:space="0" w:color="auto"/>
              </w:divBdr>
            </w:div>
            <w:div w:id="2137406724">
              <w:marLeft w:val="0"/>
              <w:marRight w:val="0"/>
              <w:marTop w:val="0"/>
              <w:marBottom w:val="0"/>
              <w:divBdr>
                <w:top w:val="none" w:sz="0" w:space="0" w:color="auto"/>
                <w:left w:val="none" w:sz="0" w:space="0" w:color="auto"/>
                <w:bottom w:val="none" w:sz="0" w:space="0" w:color="auto"/>
                <w:right w:val="none" w:sz="0" w:space="0" w:color="auto"/>
              </w:divBdr>
            </w:div>
            <w:div w:id="2138257455">
              <w:marLeft w:val="0"/>
              <w:marRight w:val="0"/>
              <w:marTop w:val="0"/>
              <w:marBottom w:val="0"/>
              <w:divBdr>
                <w:top w:val="none" w:sz="0" w:space="0" w:color="auto"/>
                <w:left w:val="none" w:sz="0" w:space="0" w:color="auto"/>
                <w:bottom w:val="none" w:sz="0" w:space="0" w:color="auto"/>
                <w:right w:val="none" w:sz="0" w:space="0" w:color="auto"/>
              </w:divBdr>
              <w:divsChild>
                <w:div w:id="524290817">
                  <w:marLeft w:val="0"/>
                  <w:marRight w:val="0"/>
                  <w:marTop w:val="0"/>
                  <w:marBottom w:val="0"/>
                  <w:divBdr>
                    <w:top w:val="none" w:sz="0" w:space="0" w:color="auto"/>
                    <w:left w:val="none" w:sz="0" w:space="0" w:color="auto"/>
                    <w:bottom w:val="none" w:sz="0" w:space="0" w:color="auto"/>
                    <w:right w:val="none" w:sz="0" w:space="0" w:color="auto"/>
                  </w:divBdr>
                </w:div>
                <w:div w:id="581645484">
                  <w:marLeft w:val="0"/>
                  <w:marRight w:val="0"/>
                  <w:marTop w:val="0"/>
                  <w:marBottom w:val="0"/>
                  <w:divBdr>
                    <w:top w:val="none" w:sz="0" w:space="0" w:color="auto"/>
                    <w:left w:val="none" w:sz="0" w:space="0" w:color="auto"/>
                    <w:bottom w:val="none" w:sz="0" w:space="0" w:color="auto"/>
                    <w:right w:val="none" w:sz="0" w:space="0" w:color="auto"/>
                  </w:divBdr>
                </w:div>
                <w:div w:id="840775002">
                  <w:marLeft w:val="0"/>
                  <w:marRight w:val="0"/>
                  <w:marTop w:val="0"/>
                  <w:marBottom w:val="0"/>
                  <w:divBdr>
                    <w:top w:val="none" w:sz="0" w:space="0" w:color="auto"/>
                    <w:left w:val="none" w:sz="0" w:space="0" w:color="auto"/>
                    <w:bottom w:val="none" w:sz="0" w:space="0" w:color="auto"/>
                    <w:right w:val="none" w:sz="0" w:space="0" w:color="auto"/>
                  </w:divBdr>
                </w:div>
                <w:div w:id="1021781150">
                  <w:marLeft w:val="0"/>
                  <w:marRight w:val="0"/>
                  <w:marTop w:val="0"/>
                  <w:marBottom w:val="0"/>
                  <w:divBdr>
                    <w:top w:val="none" w:sz="0" w:space="0" w:color="auto"/>
                    <w:left w:val="none" w:sz="0" w:space="0" w:color="auto"/>
                    <w:bottom w:val="none" w:sz="0" w:space="0" w:color="auto"/>
                    <w:right w:val="none" w:sz="0" w:space="0" w:color="auto"/>
                  </w:divBdr>
                </w:div>
                <w:div w:id="1092311897">
                  <w:marLeft w:val="0"/>
                  <w:marRight w:val="0"/>
                  <w:marTop w:val="0"/>
                  <w:marBottom w:val="0"/>
                  <w:divBdr>
                    <w:top w:val="none" w:sz="0" w:space="0" w:color="auto"/>
                    <w:left w:val="none" w:sz="0" w:space="0" w:color="auto"/>
                    <w:bottom w:val="none" w:sz="0" w:space="0" w:color="auto"/>
                    <w:right w:val="none" w:sz="0" w:space="0" w:color="auto"/>
                  </w:divBdr>
                </w:div>
                <w:div w:id="1237982363">
                  <w:marLeft w:val="0"/>
                  <w:marRight w:val="0"/>
                  <w:marTop w:val="0"/>
                  <w:marBottom w:val="0"/>
                  <w:divBdr>
                    <w:top w:val="none" w:sz="0" w:space="0" w:color="auto"/>
                    <w:left w:val="none" w:sz="0" w:space="0" w:color="auto"/>
                    <w:bottom w:val="none" w:sz="0" w:space="0" w:color="auto"/>
                    <w:right w:val="none" w:sz="0" w:space="0" w:color="auto"/>
                  </w:divBdr>
                </w:div>
                <w:div w:id="1279529061">
                  <w:marLeft w:val="0"/>
                  <w:marRight w:val="0"/>
                  <w:marTop w:val="0"/>
                  <w:marBottom w:val="0"/>
                  <w:divBdr>
                    <w:top w:val="none" w:sz="0" w:space="0" w:color="auto"/>
                    <w:left w:val="none" w:sz="0" w:space="0" w:color="auto"/>
                    <w:bottom w:val="none" w:sz="0" w:space="0" w:color="auto"/>
                    <w:right w:val="none" w:sz="0" w:space="0" w:color="auto"/>
                  </w:divBdr>
                </w:div>
                <w:div w:id="1645810991">
                  <w:marLeft w:val="0"/>
                  <w:marRight w:val="0"/>
                  <w:marTop w:val="0"/>
                  <w:marBottom w:val="0"/>
                  <w:divBdr>
                    <w:top w:val="none" w:sz="0" w:space="0" w:color="auto"/>
                    <w:left w:val="none" w:sz="0" w:space="0" w:color="auto"/>
                    <w:bottom w:val="none" w:sz="0" w:space="0" w:color="auto"/>
                    <w:right w:val="none" w:sz="0" w:space="0" w:color="auto"/>
                  </w:divBdr>
                </w:div>
                <w:div w:id="1797723921">
                  <w:marLeft w:val="0"/>
                  <w:marRight w:val="0"/>
                  <w:marTop w:val="0"/>
                  <w:marBottom w:val="0"/>
                  <w:divBdr>
                    <w:top w:val="none" w:sz="0" w:space="0" w:color="auto"/>
                    <w:left w:val="none" w:sz="0" w:space="0" w:color="auto"/>
                    <w:bottom w:val="none" w:sz="0" w:space="0" w:color="auto"/>
                    <w:right w:val="none" w:sz="0" w:space="0" w:color="auto"/>
                  </w:divBdr>
                </w:div>
                <w:div w:id="2034725643">
                  <w:marLeft w:val="0"/>
                  <w:marRight w:val="0"/>
                  <w:marTop w:val="0"/>
                  <w:marBottom w:val="0"/>
                  <w:divBdr>
                    <w:top w:val="none" w:sz="0" w:space="0" w:color="auto"/>
                    <w:left w:val="none" w:sz="0" w:space="0" w:color="auto"/>
                    <w:bottom w:val="none" w:sz="0" w:space="0" w:color="auto"/>
                    <w:right w:val="none" w:sz="0" w:space="0" w:color="auto"/>
                  </w:divBdr>
                </w:div>
                <w:div w:id="2064213024">
                  <w:marLeft w:val="0"/>
                  <w:marRight w:val="0"/>
                  <w:marTop w:val="0"/>
                  <w:marBottom w:val="0"/>
                  <w:divBdr>
                    <w:top w:val="none" w:sz="0" w:space="0" w:color="auto"/>
                    <w:left w:val="none" w:sz="0" w:space="0" w:color="auto"/>
                    <w:bottom w:val="none" w:sz="0" w:space="0" w:color="auto"/>
                    <w:right w:val="none" w:sz="0" w:space="0" w:color="auto"/>
                  </w:divBdr>
                </w:div>
                <w:div w:id="2067138678">
                  <w:marLeft w:val="0"/>
                  <w:marRight w:val="0"/>
                  <w:marTop w:val="0"/>
                  <w:marBottom w:val="0"/>
                  <w:divBdr>
                    <w:top w:val="none" w:sz="0" w:space="0" w:color="auto"/>
                    <w:left w:val="none" w:sz="0" w:space="0" w:color="auto"/>
                    <w:bottom w:val="none" w:sz="0" w:space="0" w:color="auto"/>
                    <w:right w:val="none" w:sz="0" w:space="0" w:color="auto"/>
                  </w:divBdr>
                </w:div>
              </w:divsChild>
            </w:div>
            <w:div w:id="2138327786">
              <w:marLeft w:val="0"/>
              <w:marRight w:val="0"/>
              <w:marTop w:val="0"/>
              <w:marBottom w:val="0"/>
              <w:divBdr>
                <w:top w:val="none" w:sz="0" w:space="0" w:color="auto"/>
                <w:left w:val="none" w:sz="0" w:space="0" w:color="auto"/>
                <w:bottom w:val="none" w:sz="0" w:space="0" w:color="auto"/>
                <w:right w:val="none" w:sz="0" w:space="0" w:color="auto"/>
              </w:divBdr>
            </w:div>
            <w:div w:id="2139571300">
              <w:marLeft w:val="0"/>
              <w:marRight w:val="0"/>
              <w:marTop w:val="0"/>
              <w:marBottom w:val="0"/>
              <w:divBdr>
                <w:top w:val="none" w:sz="0" w:space="0" w:color="auto"/>
                <w:left w:val="none" w:sz="0" w:space="0" w:color="auto"/>
                <w:bottom w:val="none" w:sz="0" w:space="0" w:color="auto"/>
                <w:right w:val="none" w:sz="0" w:space="0" w:color="auto"/>
              </w:divBdr>
            </w:div>
            <w:div w:id="2140099372">
              <w:marLeft w:val="0"/>
              <w:marRight w:val="0"/>
              <w:marTop w:val="0"/>
              <w:marBottom w:val="0"/>
              <w:divBdr>
                <w:top w:val="none" w:sz="0" w:space="0" w:color="auto"/>
                <w:left w:val="none" w:sz="0" w:space="0" w:color="auto"/>
                <w:bottom w:val="none" w:sz="0" w:space="0" w:color="auto"/>
                <w:right w:val="none" w:sz="0" w:space="0" w:color="auto"/>
              </w:divBdr>
            </w:div>
            <w:div w:id="2143115965">
              <w:marLeft w:val="0"/>
              <w:marRight w:val="0"/>
              <w:marTop w:val="0"/>
              <w:marBottom w:val="0"/>
              <w:divBdr>
                <w:top w:val="none" w:sz="0" w:space="0" w:color="auto"/>
                <w:left w:val="none" w:sz="0" w:space="0" w:color="auto"/>
                <w:bottom w:val="none" w:sz="0" w:space="0" w:color="auto"/>
                <w:right w:val="none" w:sz="0" w:space="0" w:color="auto"/>
              </w:divBdr>
            </w:div>
            <w:div w:id="2143302044">
              <w:marLeft w:val="0"/>
              <w:marRight w:val="0"/>
              <w:marTop w:val="0"/>
              <w:marBottom w:val="0"/>
              <w:divBdr>
                <w:top w:val="none" w:sz="0" w:space="0" w:color="auto"/>
                <w:left w:val="none" w:sz="0" w:space="0" w:color="auto"/>
                <w:bottom w:val="none" w:sz="0" w:space="0" w:color="auto"/>
                <w:right w:val="none" w:sz="0" w:space="0" w:color="auto"/>
              </w:divBdr>
            </w:div>
            <w:div w:id="2144732162">
              <w:marLeft w:val="0"/>
              <w:marRight w:val="0"/>
              <w:marTop w:val="0"/>
              <w:marBottom w:val="0"/>
              <w:divBdr>
                <w:top w:val="none" w:sz="0" w:space="0" w:color="auto"/>
                <w:left w:val="none" w:sz="0" w:space="0" w:color="auto"/>
                <w:bottom w:val="none" w:sz="0" w:space="0" w:color="auto"/>
                <w:right w:val="none" w:sz="0" w:space="0" w:color="auto"/>
              </w:divBdr>
            </w:div>
            <w:div w:id="2146120258">
              <w:marLeft w:val="0"/>
              <w:marRight w:val="0"/>
              <w:marTop w:val="0"/>
              <w:marBottom w:val="0"/>
              <w:divBdr>
                <w:top w:val="none" w:sz="0" w:space="0" w:color="auto"/>
                <w:left w:val="none" w:sz="0" w:space="0" w:color="auto"/>
                <w:bottom w:val="none" w:sz="0" w:space="0" w:color="auto"/>
                <w:right w:val="none" w:sz="0" w:space="0" w:color="auto"/>
              </w:divBdr>
            </w:div>
            <w:div w:id="2146701389">
              <w:marLeft w:val="0"/>
              <w:marRight w:val="0"/>
              <w:marTop w:val="0"/>
              <w:marBottom w:val="0"/>
              <w:divBdr>
                <w:top w:val="none" w:sz="0" w:space="0" w:color="auto"/>
                <w:left w:val="none" w:sz="0" w:space="0" w:color="auto"/>
                <w:bottom w:val="none" w:sz="0" w:space="0" w:color="auto"/>
                <w:right w:val="none" w:sz="0" w:space="0" w:color="auto"/>
              </w:divBdr>
            </w:div>
            <w:div w:id="2146727420">
              <w:marLeft w:val="0"/>
              <w:marRight w:val="0"/>
              <w:marTop w:val="0"/>
              <w:marBottom w:val="0"/>
              <w:divBdr>
                <w:top w:val="none" w:sz="0" w:space="0" w:color="auto"/>
                <w:left w:val="none" w:sz="0" w:space="0" w:color="auto"/>
                <w:bottom w:val="none" w:sz="0" w:space="0" w:color="auto"/>
                <w:right w:val="none" w:sz="0" w:space="0" w:color="auto"/>
              </w:divBdr>
            </w:div>
            <w:div w:id="21471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0585">
      <w:bodyDiv w:val="1"/>
      <w:marLeft w:val="0"/>
      <w:marRight w:val="0"/>
      <w:marTop w:val="0"/>
      <w:marBottom w:val="0"/>
      <w:divBdr>
        <w:top w:val="none" w:sz="0" w:space="0" w:color="auto"/>
        <w:left w:val="none" w:sz="0" w:space="0" w:color="auto"/>
        <w:bottom w:val="none" w:sz="0" w:space="0" w:color="auto"/>
        <w:right w:val="none" w:sz="0" w:space="0" w:color="auto"/>
      </w:divBdr>
      <w:divsChild>
        <w:div w:id="122576079">
          <w:marLeft w:val="0"/>
          <w:marRight w:val="0"/>
          <w:marTop w:val="0"/>
          <w:marBottom w:val="0"/>
          <w:divBdr>
            <w:top w:val="none" w:sz="0" w:space="0" w:color="auto"/>
            <w:left w:val="none" w:sz="0" w:space="0" w:color="auto"/>
            <w:bottom w:val="none" w:sz="0" w:space="0" w:color="auto"/>
            <w:right w:val="none" w:sz="0" w:space="0" w:color="auto"/>
          </w:divBdr>
          <w:divsChild>
            <w:div w:id="214322236">
              <w:marLeft w:val="0"/>
              <w:marRight w:val="0"/>
              <w:marTop w:val="0"/>
              <w:marBottom w:val="0"/>
              <w:divBdr>
                <w:top w:val="none" w:sz="0" w:space="0" w:color="auto"/>
                <w:left w:val="none" w:sz="0" w:space="0" w:color="auto"/>
                <w:bottom w:val="none" w:sz="0" w:space="0" w:color="auto"/>
                <w:right w:val="none" w:sz="0" w:space="0" w:color="auto"/>
              </w:divBdr>
            </w:div>
            <w:div w:id="308637964">
              <w:marLeft w:val="0"/>
              <w:marRight w:val="0"/>
              <w:marTop w:val="0"/>
              <w:marBottom w:val="0"/>
              <w:divBdr>
                <w:top w:val="none" w:sz="0" w:space="0" w:color="auto"/>
                <w:left w:val="none" w:sz="0" w:space="0" w:color="auto"/>
                <w:bottom w:val="none" w:sz="0" w:space="0" w:color="auto"/>
                <w:right w:val="none" w:sz="0" w:space="0" w:color="auto"/>
              </w:divBdr>
            </w:div>
            <w:div w:id="545995505">
              <w:marLeft w:val="0"/>
              <w:marRight w:val="0"/>
              <w:marTop w:val="0"/>
              <w:marBottom w:val="0"/>
              <w:divBdr>
                <w:top w:val="none" w:sz="0" w:space="0" w:color="auto"/>
                <w:left w:val="none" w:sz="0" w:space="0" w:color="auto"/>
                <w:bottom w:val="none" w:sz="0" w:space="0" w:color="auto"/>
                <w:right w:val="none" w:sz="0" w:space="0" w:color="auto"/>
              </w:divBdr>
            </w:div>
            <w:div w:id="589200035">
              <w:marLeft w:val="0"/>
              <w:marRight w:val="0"/>
              <w:marTop w:val="0"/>
              <w:marBottom w:val="0"/>
              <w:divBdr>
                <w:top w:val="none" w:sz="0" w:space="0" w:color="auto"/>
                <w:left w:val="none" w:sz="0" w:space="0" w:color="auto"/>
                <w:bottom w:val="none" w:sz="0" w:space="0" w:color="auto"/>
                <w:right w:val="none" w:sz="0" w:space="0" w:color="auto"/>
              </w:divBdr>
            </w:div>
            <w:div w:id="742609252">
              <w:marLeft w:val="0"/>
              <w:marRight w:val="0"/>
              <w:marTop w:val="0"/>
              <w:marBottom w:val="0"/>
              <w:divBdr>
                <w:top w:val="none" w:sz="0" w:space="0" w:color="auto"/>
                <w:left w:val="none" w:sz="0" w:space="0" w:color="auto"/>
                <w:bottom w:val="none" w:sz="0" w:space="0" w:color="auto"/>
                <w:right w:val="none" w:sz="0" w:space="0" w:color="auto"/>
              </w:divBdr>
            </w:div>
            <w:div w:id="1076047666">
              <w:marLeft w:val="0"/>
              <w:marRight w:val="0"/>
              <w:marTop w:val="0"/>
              <w:marBottom w:val="0"/>
              <w:divBdr>
                <w:top w:val="none" w:sz="0" w:space="0" w:color="auto"/>
                <w:left w:val="none" w:sz="0" w:space="0" w:color="auto"/>
                <w:bottom w:val="none" w:sz="0" w:space="0" w:color="auto"/>
                <w:right w:val="none" w:sz="0" w:space="0" w:color="auto"/>
              </w:divBdr>
            </w:div>
            <w:div w:id="1083528324">
              <w:marLeft w:val="0"/>
              <w:marRight w:val="0"/>
              <w:marTop w:val="0"/>
              <w:marBottom w:val="0"/>
              <w:divBdr>
                <w:top w:val="none" w:sz="0" w:space="0" w:color="auto"/>
                <w:left w:val="none" w:sz="0" w:space="0" w:color="auto"/>
                <w:bottom w:val="none" w:sz="0" w:space="0" w:color="auto"/>
                <w:right w:val="none" w:sz="0" w:space="0" w:color="auto"/>
              </w:divBdr>
            </w:div>
            <w:div w:id="1292323007">
              <w:marLeft w:val="0"/>
              <w:marRight w:val="0"/>
              <w:marTop w:val="0"/>
              <w:marBottom w:val="0"/>
              <w:divBdr>
                <w:top w:val="none" w:sz="0" w:space="0" w:color="auto"/>
                <w:left w:val="none" w:sz="0" w:space="0" w:color="auto"/>
                <w:bottom w:val="none" w:sz="0" w:space="0" w:color="auto"/>
                <w:right w:val="none" w:sz="0" w:space="0" w:color="auto"/>
              </w:divBdr>
            </w:div>
            <w:div w:id="1466967094">
              <w:marLeft w:val="0"/>
              <w:marRight w:val="0"/>
              <w:marTop w:val="0"/>
              <w:marBottom w:val="0"/>
              <w:divBdr>
                <w:top w:val="none" w:sz="0" w:space="0" w:color="auto"/>
                <w:left w:val="none" w:sz="0" w:space="0" w:color="auto"/>
                <w:bottom w:val="none" w:sz="0" w:space="0" w:color="auto"/>
                <w:right w:val="none" w:sz="0" w:space="0" w:color="auto"/>
              </w:divBdr>
            </w:div>
            <w:div w:id="1887835645">
              <w:marLeft w:val="0"/>
              <w:marRight w:val="0"/>
              <w:marTop w:val="0"/>
              <w:marBottom w:val="0"/>
              <w:divBdr>
                <w:top w:val="none" w:sz="0" w:space="0" w:color="auto"/>
                <w:left w:val="none" w:sz="0" w:space="0" w:color="auto"/>
                <w:bottom w:val="none" w:sz="0" w:space="0" w:color="auto"/>
                <w:right w:val="none" w:sz="0" w:space="0" w:color="auto"/>
              </w:divBdr>
            </w:div>
            <w:div w:id="1916737839">
              <w:marLeft w:val="0"/>
              <w:marRight w:val="0"/>
              <w:marTop w:val="0"/>
              <w:marBottom w:val="0"/>
              <w:divBdr>
                <w:top w:val="none" w:sz="0" w:space="0" w:color="auto"/>
                <w:left w:val="none" w:sz="0" w:space="0" w:color="auto"/>
                <w:bottom w:val="none" w:sz="0" w:space="0" w:color="auto"/>
                <w:right w:val="none" w:sz="0" w:space="0" w:color="auto"/>
              </w:divBdr>
            </w:div>
            <w:div w:id="2038774555">
              <w:marLeft w:val="0"/>
              <w:marRight w:val="0"/>
              <w:marTop w:val="0"/>
              <w:marBottom w:val="0"/>
              <w:divBdr>
                <w:top w:val="none" w:sz="0" w:space="0" w:color="auto"/>
                <w:left w:val="none" w:sz="0" w:space="0" w:color="auto"/>
                <w:bottom w:val="none" w:sz="0" w:space="0" w:color="auto"/>
                <w:right w:val="none" w:sz="0" w:space="0" w:color="auto"/>
              </w:divBdr>
            </w:div>
          </w:divsChild>
        </w:div>
        <w:div w:id="348722130">
          <w:marLeft w:val="0"/>
          <w:marRight w:val="0"/>
          <w:marTop w:val="0"/>
          <w:marBottom w:val="0"/>
          <w:divBdr>
            <w:top w:val="none" w:sz="0" w:space="0" w:color="auto"/>
            <w:left w:val="none" w:sz="0" w:space="0" w:color="auto"/>
            <w:bottom w:val="none" w:sz="0" w:space="0" w:color="auto"/>
            <w:right w:val="none" w:sz="0" w:space="0" w:color="auto"/>
          </w:divBdr>
          <w:divsChild>
            <w:div w:id="1715541741">
              <w:marLeft w:val="0"/>
              <w:marRight w:val="0"/>
              <w:marTop w:val="0"/>
              <w:marBottom w:val="0"/>
              <w:divBdr>
                <w:top w:val="none" w:sz="0" w:space="0" w:color="auto"/>
                <w:left w:val="none" w:sz="0" w:space="0" w:color="auto"/>
                <w:bottom w:val="none" w:sz="0" w:space="0" w:color="auto"/>
                <w:right w:val="none" w:sz="0" w:space="0" w:color="auto"/>
              </w:divBdr>
            </w:div>
          </w:divsChild>
        </w:div>
        <w:div w:id="352388856">
          <w:marLeft w:val="0"/>
          <w:marRight w:val="0"/>
          <w:marTop w:val="0"/>
          <w:marBottom w:val="0"/>
          <w:divBdr>
            <w:top w:val="none" w:sz="0" w:space="0" w:color="auto"/>
            <w:left w:val="none" w:sz="0" w:space="0" w:color="auto"/>
            <w:bottom w:val="none" w:sz="0" w:space="0" w:color="auto"/>
            <w:right w:val="none" w:sz="0" w:space="0" w:color="auto"/>
          </w:divBdr>
          <w:divsChild>
            <w:div w:id="5984898">
              <w:marLeft w:val="0"/>
              <w:marRight w:val="0"/>
              <w:marTop w:val="0"/>
              <w:marBottom w:val="0"/>
              <w:divBdr>
                <w:top w:val="none" w:sz="0" w:space="0" w:color="auto"/>
                <w:left w:val="none" w:sz="0" w:space="0" w:color="auto"/>
                <w:bottom w:val="none" w:sz="0" w:space="0" w:color="auto"/>
                <w:right w:val="none" w:sz="0" w:space="0" w:color="auto"/>
              </w:divBdr>
            </w:div>
            <w:div w:id="84542602">
              <w:marLeft w:val="0"/>
              <w:marRight w:val="0"/>
              <w:marTop w:val="0"/>
              <w:marBottom w:val="0"/>
              <w:divBdr>
                <w:top w:val="none" w:sz="0" w:space="0" w:color="auto"/>
                <w:left w:val="none" w:sz="0" w:space="0" w:color="auto"/>
                <w:bottom w:val="none" w:sz="0" w:space="0" w:color="auto"/>
                <w:right w:val="none" w:sz="0" w:space="0" w:color="auto"/>
              </w:divBdr>
            </w:div>
            <w:div w:id="149251460">
              <w:marLeft w:val="0"/>
              <w:marRight w:val="0"/>
              <w:marTop w:val="0"/>
              <w:marBottom w:val="0"/>
              <w:divBdr>
                <w:top w:val="none" w:sz="0" w:space="0" w:color="auto"/>
                <w:left w:val="none" w:sz="0" w:space="0" w:color="auto"/>
                <w:bottom w:val="none" w:sz="0" w:space="0" w:color="auto"/>
                <w:right w:val="none" w:sz="0" w:space="0" w:color="auto"/>
              </w:divBdr>
            </w:div>
            <w:div w:id="198130764">
              <w:marLeft w:val="0"/>
              <w:marRight w:val="0"/>
              <w:marTop w:val="0"/>
              <w:marBottom w:val="0"/>
              <w:divBdr>
                <w:top w:val="none" w:sz="0" w:space="0" w:color="auto"/>
                <w:left w:val="none" w:sz="0" w:space="0" w:color="auto"/>
                <w:bottom w:val="none" w:sz="0" w:space="0" w:color="auto"/>
                <w:right w:val="none" w:sz="0" w:space="0" w:color="auto"/>
              </w:divBdr>
            </w:div>
            <w:div w:id="213321495">
              <w:marLeft w:val="0"/>
              <w:marRight w:val="0"/>
              <w:marTop w:val="0"/>
              <w:marBottom w:val="0"/>
              <w:divBdr>
                <w:top w:val="none" w:sz="0" w:space="0" w:color="auto"/>
                <w:left w:val="none" w:sz="0" w:space="0" w:color="auto"/>
                <w:bottom w:val="none" w:sz="0" w:space="0" w:color="auto"/>
                <w:right w:val="none" w:sz="0" w:space="0" w:color="auto"/>
              </w:divBdr>
            </w:div>
            <w:div w:id="229079893">
              <w:marLeft w:val="0"/>
              <w:marRight w:val="0"/>
              <w:marTop w:val="0"/>
              <w:marBottom w:val="0"/>
              <w:divBdr>
                <w:top w:val="none" w:sz="0" w:space="0" w:color="auto"/>
                <w:left w:val="none" w:sz="0" w:space="0" w:color="auto"/>
                <w:bottom w:val="none" w:sz="0" w:space="0" w:color="auto"/>
                <w:right w:val="none" w:sz="0" w:space="0" w:color="auto"/>
              </w:divBdr>
            </w:div>
            <w:div w:id="253369034">
              <w:marLeft w:val="0"/>
              <w:marRight w:val="0"/>
              <w:marTop w:val="0"/>
              <w:marBottom w:val="0"/>
              <w:divBdr>
                <w:top w:val="none" w:sz="0" w:space="0" w:color="auto"/>
                <w:left w:val="none" w:sz="0" w:space="0" w:color="auto"/>
                <w:bottom w:val="none" w:sz="0" w:space="0" w:color="auto"/>
                <w:right w:val="none" w:sz="0" w:space="0" w:color="auto"/>
              </w:divBdr>
            </w:div>
            <w:div w:id="295335025">
              <w:marLeft w:val="0"/>
              <w:marRight w:val="0"/>
              <w:marTop w:val="0"/>
              <w:marBottom w:val="0"/>
              <w:divBdr>
                <w:top w:val="none" w:sz="0" w:space="0" w:color="auto"/>
                <w:left w:val="none" w:sz="0" w:space="0" w:color="auto"/>
                <w:bottom w:val="none" w:sz="0" w:space="0" w:color="auto"/>
                <w:right w:val="none" w:sz="0" w:space="0" w:color="auto"/>
              </w:divBdr>
            </w:div>
            <w:div w:id="306057355">
              <w:marLeft w:val="0"/>
              <w:marRight w:val="0"/>
              <w:marTop w:val="0"/>
              <w:marBottom w:val="0"/>
              <w:divBdr>
                <w:top w:val="none" w:sz="0" w:space="0" w:color="auto"/>
                <w:left w:val="none" w:sz="0" w:space="0" w:color="auto"/>
                <w:bottom w:val="none" w:sz="0" w:space="0" w:color="auto"/>
                <w:right w:val="none" w:sz="0" w:space="0" w:color="auto"/>
              </w:divBdr>
            </w:div>
            <w:div w:id="314264548">
              <w:marLeft w:val="0"/>
              <w:marRight w:val="0"/>
              <w:marTop w:val="0"/>
              <w:marBottom w:val="0"/>
              <w:divBdr>
                <w:top w:val="none" w:sz="0" w:space="0" w:color="auto"/>
                <w:left w:val="none" w:sz="0" w:space="0" w:color="auto"/>
                <w:bottom w:val="none" w:sz="0" w:space="0" w:color="auto"/>
                <w:right w:val="none" w:sz="0" w:space="0" w:color="auto"/>
              </w:divBdr>
            </w:div>
            <w:div w:id="314333074">
              <w:marLeft w:val="0"/>
              <w:marRight w:val="0"/>
              <w:marTop w:val="0"/>
              <w:marBottom w:val="0"/>
              <w:divBdr>
                <w:top w:val="none" w:sz="0" w:space="0" w:color="auto"/>
                <w:left w:val="none" w:sz="0" w:space="0" w:color="auto"/>
                <w:bottom w:val="none" w:sz="0" w:space="0" w:color="auto"/>
                <w:right w:val="none" w:sz="0" w:space="0" w:color="auto"/>
              </w:divBdr>
            </w:div>
            <w:div w:id="352923791">
              <w:marLeft w:val="0"/>
              <w:marRight w:val="0"/>
              <w:marTop w:val="0"/>
              <w:marBottom w:val="0"/>
              <w:divBdr>
                <w:top w:val="none" w:sz="0" w:space="0" w:color="auto"/>
                <w:left w:val="none" w:sz="0" w:space="0" w:color="auto"/>
                <w:bottom w:val="none" w:sz="0" w:space="0" w:color="auto"/>
                <w:right w:val="none" w:sz="0" w:space="0" w:color="auto"/>
              </w:divBdr>
            </w:div>
            <w:div w:id="365907642">
              <w:marLeft w:val="0"/>
              <w:marRight w:val="0"/>
              <w:marTop w:val="0"/>
              <w:marBottom w:val="0"/>
              <w:divBdr>
                <w:top w:val="none" w:sz="0" w:space="0" w:color="auto"/>
                <w:left w:val="none" w:sz="0" w:space="0" w:color="auto"/>
                <w:bottom w:val="none" w:sz="0" w:space="0" w:color="auto"/>
                <w:right w:val="none" w:sz="0" w:space="0" w:color="auto"/>
              </w:divBdr>
            </w:div>
            <w:div w:id="367343565">
              <w:marLeft w:val="0"/>
              <w:marRight w:val="0"/>
              <w:marTop w:val="0"/>
              <w:marBottom w:val="0"/>
              <w:divBdr>
                <w:top w:val="none" w:sz="0" w:space="0" w:color="auto"/>
                <w:left w:val="none" w:sz="0" w:space="0" w:color="auto"/>
                <w:bottom w:val="none" w:sz="0" w:space="0" w:color="auto"/>
                <w:right w:val="none" w:sz="0" w:space="0" w:color="auto"/>
              </w:divBdr>
            </w:div>
            <w:div w:id="389155571">
              <w:marLeft w:val="0"/>
              <w:marRight w:val="0"/>
              <w:marTop w:val="0"/>
              <w:marBottom w:val="0"/>
              <w:divBdr>
                <w:top w:val="none" w:sz="0" w:space="0" w:color="auto"/>
                <w:left w:val="none" w:sz="0" w:space="0" w:color="auto"/>
                <w:bottom w:val="none" w:sz="0" w:space="0" w:color="auto"/>
                <w:right w:val="none" w:sz="0" w:space="0" w:color="auto"/>
              </w:divBdr>
            </w:div>
            <w:div w:id="401951268">
              <w:marLeft w:val="0"/>
              <w:marRight w:val="0"/>
              <w:marTop w:val="0"/>
              <w:marBottom w:val="0"/>
              <w:divBdr>
                <w:top w:val="none" w:sz="0" w:space="0" w:color="auto"/>
                <w:left w:val="none" w:sz="0" w:space="0" w:color="auto"/>
                <w:bottom w:val="none" w:sz="0" w:space="0" w:color="auto"/>
                <w:right w:val="none" w:sz="0" w:space="0" w:color="auto"/>
              </w:divBdr>
            </w:div>
            <w:div w:id="435951260">
              <w:marLeft w:val="0"/>
              <w:marRight w:val="0"/>
              <w:marTop w:val="0"/>
              <w:marBottom w:val="0"/>
              <w:divBdr>
                <w:top w:val="none" w:sz="0" w:space="0" w:color="auto"/>
                <w:left w:val="none" w:sz="0" w:space="0" w:color="auto"/>
                <w:bottom w:val="none" w:sz="0" w:space="0" w:color="auto"/>
                <w:right w:val="none" w:sz="0" w:space="0" w:color="auto"/>
              </w:divBdr>
            </w:div>
            <w:div w:id="510603425">
              <w:marLeft w:val="0"/>
              <w:marRight w:val="0"/>
              <w:marTop w:val="0"/>
              <w:marBottom w:val="0"/>
              <w:divBdr>
                <w:top w:val="none" w:sz="0" w:space="0" w:color="auto"/>
                <w:left w:val="none" w:sz="0" w:space="0" w:color="auto"/>
                <w:bottom w:val="none" w:sz="0" w:space="0" w:color="auto"/>
                <w:right w:val="none" w:sz="0" w:space="0" w:color="auto"/>
              </w:divBdr>
            </w:div>
            <w:div w:id="518740185">
              <w:marLeft w:val="0"/>
              <w:marRight w:val="0"/>
              <w:marTop w:val="0"/>
              <w:marBottom w:val="0"/>
              <w:divBdr>
                <w:top w:val="none" w:sz="0" w:space="0" w:color="auto"/>
                <w:left w:val="none" w:sz="0" w:space="0" w:color="auto"/>
                <w:bottom w:val="none" w:sz="0" w:space="0" w:color="auto"/>
                <w:right w:val="none" w:sz="0" w:space="0" w:color="auto"/>
              </w:divBdr>
            </w:div>
            <w:div w:id="524097157">
              <w:marLeft w:val="0"/>
              <w:marRight w:val="0"/>
              <w:marTop w:val="0"/>
              <w:marBottom w:val="0"/>
              <w:divBdr>
                <w:top w:val="none" w:sz="0" w:space="0" w:color="auto"/>
                <w:left w:val="none" w:sz="0" w:space="0" w:color="auto"/>
                <w:bottom w:val="none" w:sz="0" w:space="0" w:color="auto"/>
                <w:right w:val="none" w:sz="0" w:space="0" w:color="auto"/>
              </w:divBdr>
            </w:div>
            <w:div w:id="528030186">
              <w:marLeft w:val="0"/>
              <w:marRight w:val="0"/>
              <w:marTop w:val="0"/>
              <w:marBottom w:val="0"/>
              <w:divBdr>
                <w:top w:val="none" w:sz="0" w:space="0" w:color="auto"/>
                <w:left w:val="none" w:sz="0" w:space="0" w:color="auto"/>
                <w:bottom w:val="none" w:sz="0" w:space="0" w:color="auto"/>
                <w:right w:val="none" w:sz="0" w:space="0" w:color="auto"/>
              </w:divBdr>
            </w:div>
            <w:div w:id="528373718">
              <w:marLeft w:val="0"/>
              <w:marRight w:val="0"/>
              <w:marTop w:val="0"/>
              <w:marBottom w:val="0"/>
              <w:divBdr>
                <w:top w:val="none" w:sz="0" w:space="0" w:color="auto"/>
                <w:left w:val="none" w:sz="0" w:space="0" w:color="auto"/>
                <w:bottom w:val="none" w:sz="0" w:space="0" w:color="auto"/>
                <w:right w:val="none" w:sz="0" w:space="0" w:color="auto"/>
              </w:divBdr>
            </w:div>
            <w:div w:id="543760897">
              <w:marLeft w:val="0"/>
              <w:marRight w:val="0"/>
              <w:marTop w:val="0"/>
              <w:marBottom w:val="0"/>
              <w:divBdr>
                <w:top w:val="none" w:sz="0" w:space="0" w:color="auto"/>
                <w:left w:val="none" w:sz="0" w:space="0" w:color="auto"/>
                <w:bottom w:val="none" w:sz="0" w:space="0" w:color="auto"/>
                <w:right w:val="none" w:sz="0" w:space="0" w:color="auto"/>
              </w:divBdr>
            </w:div>
            <w:div w:id="568460277">
              <w:marLeft w:val="0"/>
              <w:marRight w:val="0"/>
              <w:marTop w:val="0"/>
              <w:marBottom w:val="0"/>
              <w:divBdr>
                <w:top w:val="none" w:sz="0" w:space="0" w:color="auto"/>
                <w:left w:val="none" w:sz="0" w:space="0" w:color="auto"/>
                <w:bottom w:val="none" w:sz="0" w:space="0" w:color="auto"/>
                <w:right w:val="none" w:sz="0" w:space="0" w:color="auto"/>
              </w:divBdr>
            </w:div>
            <w:div w:id="585577077">
              <w:marLeft w:val="0"/>
              <w:marRight w:val="0"/>
              <w:marTop w:val="0"/>
              <w:marBottom w:val="0"/>
              <w:divBdr>
                <w:top w:val="none" w:sz="0" w:space="0" w:color="auto"/>
                <w:left w:val="none" w:sz="0" w:space="0" w:color="auto"/>
                <w:bottom w:val="none" w:sz="0" w:space="0" w:color="auto"/>
                <w:right w:val="none" w:sz="0" w:space="0" w:color="auto"/>
              </w:divBdr>
            </w:div>
            <w:div w:id="593365799">
              <w:marLeft w:val="0"/>
              <w:marRight w:val="0"/>
              <w:marTop w:val="0"/>
              <w:marBottom w:val="0"/>
              <w:divBdr>
                <w:top w:val="none" w:sz="0" w:space="0" w:color="auto"/>
                <w:left w:val="none" w:sz="0" w:space="0" w:color="auto"/>
                <w:bottom w:val="none" w:sz="0" w:space="0" w:color="auto"/>
                <w:right w:val="none" w:sz="0" w:space="0" w:color="auto"/>
              </w:divBdr>
            </w:div>
            <w:div w:id="620184596">
              <w:marLeft w:val="0"/>
              <w:marRight w:val="0"/>
              <w:marTop w:val="0"/>
              <w:marBottom w:val="0"/>
              <w:divBdr>
                <w:top w:val="none" w:sz="0" w:space="0" w:color="auto"/>
                <w:left w:val="none" w:sz="0" w:space="0" w:color="auto"/>
                <w:bottom w:val="none" w:sz="0" w:space="0" w:color="auto"/>
                <w:right w:val="none" w:sz="0" w:space="0" w:color="auto"/>
              </w:divBdr>
            </w:div>
            <w:div w:id="661351537">
              <w:marLeft w:val="0"/>
              <w:marRight w:val="0"/>
              <w:marTop w:val="0"/>
              <w:marBottom w:val="0"/>
              <w:divBdr>
                <w:top w:val="none" w:sz="0" w:space="0" w:color="auto"/>
                <w:left w:val="none" w:sz="0" w:space="0" w:color="auto"/>
                <w:bottom w:val="none" w:sz="0" w:space="0" w:color="auto"/>
                <w:right w:val="none" w:sz="0" w:space="0" w:color="auto"/>
              </w:divBdr>
            </w:div>
            <w:div w:id="680357630">
              <w:marLeft w:val="0"/>
              <w:marRight w:val="0"/>
              <w:marTop w:val="0"/>
              <w:marBottom w:val="0"/>
              <w:divBdr>
                <w:top w:val="none" w:sz="0" w:space="0" w:color="auto"/>
                <w:left w:val="none" w:sz="0" w:space="0" w:color="auto"/>
                <w:bottom w:val="none" w:sz="0" w:space="0" w:color="auto"/>
                <w:right w:val="none" w:sz="0" w:space="0" w:color="auto"/>
              </w:divBdr>
            </w:div>
            <w:div w:id="688533183">
              <w:marLeft w:val="0"/>
              <w:marRight w:val="0"/>
              <w:marTop w:val="0"/>
              <w:marBottom w:val="0"/>
              <w:divBdr>
                <w:top w:val="none" w:sz="0" w:space="0" w:color="auto"/>
                <w:left w:val="none" w:sz="0" w:space="0" w:color="auto"/>
                <w:bottom w:val="none" w:sz="0" w:space="0" w:color="auto"/>
                <w:right w:val="none" w:sz="0" w:space="0" w:color="auto"/>
              </w:divBdr>
            </w:div>
            <w:div w:id="700209190">
              <w:marLeft w:val="0"/>
              <w:marRight w:val="0"/>
              <w:marTop w:val="0"/>
              <w:marBottom w:val="0"/>
              <w:divBdr>
                <w:top w:val="none" w:sz="0" w:space="0" w:color="auto"/>
                <w:left w:val="none" w:sz="0" w:space="0" w:color="auto"/>
                <w:bottom w:val="none" w:sz="0" w:space="0" w:color="auto"/>
                <w:right w:val="none" w:sz="0" w:space="0" w:color="auto"/>
              </w:divBdr>
            </w:div>
            <w:div w:id="701055651">
              <w:marLeft w:val="0"/>
              <w:marRight w:val="0"/>
              <w:marTop w:val="0"/>
              <w:marBottom w:val="0"/>
              <w:divBdr>
                <w:top w:val="none" w:sz="0" w:space="0" w:color="auto"/>
                <w:left w:val="none" w:sz="0" w:space="0" w:color="auto"/>
                <w:bottom w:val="none" w:sz="0" w:space="0" w:color="auto"/>
                <w:right w:val="none" w:sz="0" w:space="0" w:color="auto"/>
              </w:divBdr>
            </w:div>
            <w:div w:id="737704269">
              <w:marLeft w:val="0"/>
              <w:marRight w:val="0"/>
              <w:marTop w:val="0"/>
              <w:marBottom w:val="0"/>
              <w:divBdr>
                <w:top w:val="none" w:sz="0" w:space="0" w:color="auto"/>
                <w:left w:val="none" w:sz="0" w:space="0" w:color="auto"/>
                <w:bottom w:val="none" w:sz="0" w:space="0" w:color="auto"/>
                <w:right w:val="none" w:sz="0" w:space="0" w:color="auto"/>
              </w:divBdr>
            </w:div>
            <w:div w:id="768163137">
              <w:marLeft w:val="0"/>
              <w:marRight w:val="0"/>
              <w:marTop w:val="0"/>
              <w:marBottom w:val="0"/>
              <w:divBdr>
                <w:top w:val="none" w:sz="0" w:space="0" w:color="auto"/>
                <w:left w:val="none" w:sz="0" w:space="0" w:color="auto"/>
                <w:bottom w:val="none" w:sz="0" w:space="0" w:color="auto"/>
                <w:right w:val="none" w:sz="0" w:space="0" w:color="auto"/>
              </w:divBdr>
            </w:div>
            <w:div w:id="817189249">
              <w:marLeft w:val="0"/>
              <w:marRight w:val="0"/>
              <w:marTop w:val="0"/>
              <w:marBottom w:val="0"/>
              <w:divBdr>
                <w:top w:val="none" w:sz="0" w:space="0" w:color="auto"/>
                <w:left w:val="none" w:sz="0" w:space="0" w:color="auto"/>
                <w:bottom w:val="none" w:sz="0" w:space="0" w:color="auto"/>
                <w:right w:val="none" w:sz="0" w:space="0" w:color="auto"/>
              </w:divBdr>
            </w:div>
            <w:div w:id="826702677">
              <w:marLeft w:val="0"/>
              <w:marRight w:val="0"/>
              <w:marTop w:val="0"/>
              <w:marBottom w:val="0"/>
              <w:divBdr>
                <w:top w:val="none" w:sz="0" w:space="0" w:color="auto"/>
                <w:left w:val="none" w:sz="0" w:space="0" w:color="auto"/>
                <w:bottom w:val="none" w:sz="0" w:space="0" w:color="auto"/>
                <w:right w:val="none" w:sz="0" w:space="0" w:color="auto"/>
              </w:divBdr>
            </w:div>
            <w:div w:id="844243929">
              <w:marLeft w:val="0"/>
              <w:marRight w:val="0"/>
              <w:marTop w:val="0"/>
              <w:marBottom w:val="0"/>
              <w:divBdr>
                <w:top w:val="none" w:sz="0" w:space="0" w:color="auto"/>
                <w:left w:val="none" w:sz="0" w:space="0" w:color="auto"/>
                <w:bottom w:val="none" w:sz="0" w:space="0" w:color="auto"/>
                <w:right w:val="none" w:sz="0" w:space="0" w:color="auto"/>
              </w:divBdr>
            </w:div>
            <w:div w:id="893005121">
              <w:marLeft w:val="0"/>
              <w:marRight w:val="0"/>
              <w:marTop w:val="0"/>
              <w:marBottom w:val="0"/>
              <w:divBdr>
                <w:top w:val="none" w:sz="0" w:space="0" w:color="auto"/>
                <w:left w:val="none" w:sz="0" w:space="0" w:color="auto"/>
                <w:bottom w:val="none" w:sz="0" w:space="0" w:color="auto"/>
                <w:right w:val="none" w:sz="0" w:space="0" w:color="auto"/>
              </w:divBdr>
            </w:div>
            <w:div w:id="930436291">
              <w:marLeft w:val="0"/>
              <w:marRight w:val="0"/>
              <w:marTop w:val="0"/>
              <w:marBottom w:val="0"/>
              <w:divBdr>
                <w:top w:val="none" w:sz="0" w:space="0" w:color="auto"/>
                <w:left w:val="none" w:sz="0" w:space="0" w:color="auto"/>
                <w:bottom w:val="none" w:sz="0" w:space="0" w:color="auto"/>
                <w:right w:val="none" w:sz="0" w:space="0" w:color="auto"/>
              </w:divBdr>
            </w:div>
            <w:div w:id="949049451">
              <w:marLeft w:val="0"/>
              <w:marRight w:val="0"/>
              <w:marTop w:val="0"/>
              <w:marBottom w:val="0"/>
              <w:divBdr>
                <w:top w:val="none" w:sz="0" w:space="0" w:color="auto"/>
                <w:left w:val="none" w:sz="0" w:space="0" w:color="auto"/>
                <w:bottom w:val="none" w:sz="0" w:space="0" w:color="auto"/>
                <w:right w:val="none" w:sz="0" w:space="0" w:color="auto"/>
              </w:divBdr>
            </w:div>
            <w:div w:id="977880529">
              <w:marLeft w:val="0"/>
              <w:marRight w:val="0"/>
              <w:marTop w:val="0"/>
              <w:marBottom w:val="0"/>
              <w:divBdr>
                <w:top w:val="none" w:sz="0" w:space="0" w:color="auto"/>
                <w:left w:val="none" w:sz="0" w:space="0" w:color="auto"/>
                <w:bottom w:val="none" w:sz="0" w:space="0" w:color="auto"/>
                <w:right w:val="none" w:sz="0" w:space="0" w:color="auto"/>
              </w:divBdr>
            </w:div>
            <w:div w:id="988748710">
              <w:marLeft w:val="0"/>
              <w:marRight w:val="0"/>
              <w:marTop w:val="0"/>
              <w:marBottom w:val="0"/>
              <w:divBdr>
                <w:top w:val="none" w:sz="0" w:space="0" w:color="auto"/>
                <w:left w:val="none" w:sz="0" w:space="0" w:color="auto"/>
                <w:bottom w:val="none" w:sz="0" w:space="0" w:color="auto"/>
                <w:right w:val="none" w:sz="0" w:space="0" w:color="auto"/>
              </w:divBdr>
            </w:div>
            <w:div w:id="1023172441">
              <w:marLeft w:val="0"/>
              <w:marRight w:val="0"/>
              <w:marTop w:val="0"/>
              <w:marBottom w:val="0"/>
              <w:divBdr>
                <w:top w:val="none" w:sz="0" w:space="0" w:color="auto"/>
                <w:left w:val="none" w:sz="0" w:space="0" w:color="auto"/>
                <w:bottom w:val="none" w:sz="0" w:space="0" w:color="auto"/>
                <w:right w:val="none" w:sz="0" w:space="0" w:color="auto"/>
              </w:divBdr>
            </w:div>
            <w:div w:id="1042560294">
              <w:marLeft w:val="0"/>
              <w:marRight w:val="0"/>
              <w:marTop w:val="0"/>
              <w:marBottom w:val="0"/>
              <w:divBdr>
                <w:top w:val="none" w:sz="0" w:space="0" w:color="auto"/>
                <w:left w:val="none" w:sz="0" w:space="0" w:color="auto"/>
                <w:bottom w:val="none" w:sz="0" w:space="0" w:color="auto"/>
                <w:right w:val="none" w:sz="0" w:space="0" w:color="auto"/>
              </w:divBdr>
            </w:div>
            <w:div w:id="1065296282">
              <w:marLeft w:val="0"/>
              <w:marRight w:val="0"/>
              <w:marTop w:val="0"/>
              <w:marBottom w:val="0"/>
              <w:divBdr>
                <w:top w:val="none" w:sz="0" w:space="0" w:color="auto"/>
                <w:left w:val="none" w:sz="0" w:space="0" w:color="auto"/>
                <w:bottom w:val="none" w:sz="0" w:space="0" w:color="auto"/>
                <w:right w:val="none" w:sz="0" w:space="0" w:color="auto"/>
              </w:divBdr>
            </w:div>
            <w:div w:id="1083184070">
              <w:marLeft w:val="0"/>
              <w:marRight w:val="0"/>
              <w:marTop w:val="0"/>
              <w:marBottom w:val="0"/>
              <w:divBdr>
                <w:top w:val="none" w:sz="0" w:space="0" w:color="auto"/>
                <w:left w:val="none" w:sz="0" w:space="0" w:color="auto"/>
                <w:bottom w:val="none" w:sz="0" w:space="0" w:color="auto"/>
                <w:right w:val="none" w:sz="0" w:space="0" w:color="auto"/>
              </w:divBdr>
            </w:div>
            <w:div w:id="1096637614">
              <w:marLeft w:val="0"/>
              <w:marRight w:val="0"/>
              <w:marTop w:val="0"/>
              <w:marBottom w:val="0"/>
              <w:divBdr>
                <w:top w:val="none" w:sz="0" w:space="0" w:color="auto"/>
                <w:left w:val="none" w:sz="0" w:space="0" w:color="auto"/>
                <w:bottom w:val="none" w:sz="0" w:space="0" w:color="auto"/>
                <w:right w:val="none" w:sz="0" w:space="0" w:color="auto"/>
              </w:divBdr>
            </w:div>
            <w:div w:id="1116362927">
              <w:marLeft w:val="0"/>
              <w:marRight w:val="0"/>
              <w:marTop w:val="0"/>
              <w:marBottom w:val="0"/>
              <w:divBdr>
                <w:top w:val="none" w:sz="0" w:space="0" w:color="auto"/>
                <w:left w:val="none" w:sz="0" w:space="0" w:color="auto"/>
                <w:bottom w:val="none" w:sz="0" w:space="0" w:color="auto"/>
                <w:right w:val="none" w:sz="0" w:space="0" w:color="auto"/>
              </w:divBdr>
            </w:div>
            <w:div w:id="1138453024">
              <w:marLeft w:val="0"/>
              <w:marRight w:val="0"/>
              <w:marTop w:val="0"/>
              <w:marBottom w:val="0"/>
              <w:divBdr>
                <w:top w:val="none" w:sz="0" w:space="0" w:color="auto"/>
                <w:left w:val="none" w:sz="0" w:space="0" w:color="auto"/>
                <w:bottom w:val="none" w:sz="0" w:space="0" w:color="auto"/>
                <w:right w:val="none" w:sz="0" w:space="0" w:color="auto"/>
              </w:divBdr>
            </w:div>
            <w:div w:id="1146892002">
              <w:marLeft w:val="0"/>
              <w:marRight w:val="0"/>
              <w:marTop w:val="0"/>
              <w:marBottom w:val="0"/>
              <w:divBdr>
                <w:top w:val="none" w:sz="0" w:space="0" w:color="auto"/>
                <w:left w:val="none" w:sz="0" w:space="0" w:color="auto"/>
                <w:bottom w:val="none" w:sz="0" w:space="0" w:color="auto"/>
                <w:right w:val="none" w:sz="0" w:space="0" w:color="auto"/>
              </w:divBdr>
            </w:div>
            <w:div w:id="1170566032">
              <w:marLeft w:val="0"/>
              <w:marRight w:val="0"/>
              <w:marTop w:val="0"/>
              <w:marBottom w:val="0"/>
              <w:divBdr>
                <w:top w:val="none" w:sz="0" w:space="0" w:color="auto"/>
                <w:left w:val="none" w:sz="0" w:space="0" w:color="auto"/>
                <w:bottom w:val="none" w:sz="0" w:space="0" w:color="auto"/>
                <w:right w:val="none" w:sz="0" w:space="0" w:color="auto"/>
              </w:divBdr>
            </w:div>
            <w:div w:id="1223521048">
              <w:marLeft w:val="0"/>
              <w:marRight w:val="0"/>
              <w:marTop w:val="0"/>
              <w:marBottom w:val="0"/>
              <w:divBdr>
                <w:top w:val="none" w:sz="0" w:space="0" w:color="auto"/>
                <w:left w:val="none" w:sz="0" w:space="0" w:color="auto"/>
                <w:bottom w:val="none" w:sz="0" w:space="0" w:color="auto"/>
                <w:right w:val="none" w:sz="0" w:space="0" w:color="auto"/>
              </w:divBdr>
            </w:div>
            <w:div w:id="1239511941">
              <w:marLeft w:val="0"/>
              <w:marRight w:val="0"/>
              <w:marTop w:val="0"/>
              <w:marBottom w:val="0"/>
              <w:divBdr>
                <w:top w:val="none" w:sz="0" w:space="0" w:color="auto"/>
                <w:left w:val="none" w:sz="0" w:space="0" w:color="auto"/>
                <w:bottom w:val="none" w:sz="0" w:space="0" w:color="auto"/>
                <w:right w:val="none" w:sz="0" w:space="0" w:color="auto"/>
              </w:divBdr>
            </w:div>
            <w:div w:id="1301964037">
              <w:marLeft w:val="0"/>
              <w:marRight w:val="0"/>
              <w:marTop w:val="0"/>
              <w:marBottom w:val="0"/>
              <w:divBdr>
                <w:top w:val="none" w:sz="0" w:space="0" w:color="auto"/>
                <w:left w:val="none" w:sz="0" w:space="0" w:color="auto"/>
                <w:bottom w:val="none" w:sz="0" w:space="0" w:color="auto"/>
                <w:right w:val="none" w:sz="0" w:space="0" w:color="auto"/>
              </w:divBdr>
            </w:div>
            <w:div w:id="1317222241">
              <w:marLeft w:val="0"/>
              <w:marRight w:val="0"/>
              <w:marTop w:val="0"/>
              <w:marBottom w:val="0"/>
              <w:divBdr>
                <w:top w:val="none" w:sz="0" w:space="0" w:color="auto"/>
                <w:left w:val="none" w:sz="0" w:space="0" w:color="auto"/>
                <w:bottom w:val="none" w:sz="0" w:space="0" w:color="auto"/>
                <w:right w:val="none" w:sz="0" w:space="0" w:color="auto"/>
              </w:divBdr>
            </w:div>
            <w:div w:id="1318805615">
              <w:marLeft w:val="0"/>
              <w:marRight w:val="0"/>
              <w:marTop w:val="0"/>
              <w:marBottom w:val="0"/>
              <w:divBdr>
                <w:top w:val="none" w:sz="0" w:space="0" w:color="auto"/>
                <w:left w:val="none" w:sz="0" w:space="0" w:color="auto"/>
                <w:bottom w:val="none" w:sz="0" w:space="0" w:color="auto"/>
                <w:right w:val="none" w:sz="0" w:space="0" w:color="auto"/>
              </w:divBdr>
            </w:div>
            <w:div w:id="1329288187">
              <w:marLeft w:val="0"/>
              <w:marRight w:val="0"/>
              <w:marTop w:val="0"/>
              <w:marBottom w:val="0"/>
              <w:divBdr>
                <w:top w:val="none" w:sz="0" w:space="0" w:color="auto"/>
                <w:left w:val="none" w:sz="0" w:space="0" w:color="auto"/>
                <w:bottom w:val="none" w:sz="0" w:space="0" w:color="auto"/>
                <w:right w:val="none" w:sz="0" w:space="0" w:color="auto"/>
              </w:divBdr>
            </w:div>
            <w:div w:id="1344475203">
              <w:marLeft w:val="0"/>
              <w:marRight w:val="0"/>
              <w:marTop w:val="0"/>
              <w:marBottom w:val="0"/>
              <w:divBdr>
                <w:top w:val="none" w:sz="0" w:space="0" w:color="auto"/>
                <w:left w:val="none" w:sz="0" w:space="0" w:color="auto"/>
                <w:bottom w:val="none" w:sz="0" w:space="0" w:color="auto"/>
                <w:right w:val="none" w:sz="0" w:space="0" w:color="auto"/>
              </w:divBdr>
            </w:div>
            <w:div w:id="1427847399">
              <w:marLeft w:val="0"/>
              <w:marRight w:val="0"/>
              <w:marTop w:val="0"/>
              <w:marBottom w:val="0"/>
              <w:divBdr>
                <w:top w:val="none" w:sz="0" w:space="0" w:color="auto"/>
                <w:left w:val="none" w:sz="0" w:space="0" w:color="auto"/>
                <w:bottom w:val="none" w:sz="0" w:space="0" w:color="auto"/>
                <w:right w:val="none" w:sz="0" w:space="0" w:color="auto"/>
              </w:divBdr>
            </w:div>
            <w:div w:id="1430001708">
              <w:marLeft w:val="0"/>
              <w:marRight w:val="0"/>
              <w:marTop w:val="0"/>
              <w:marBottom w:val="0"/>
              <w:divBdr>
                <w:top w:val="none" w:sz="0" w:space="0" w:color="auto"/>
                <w:left w:val="none" w:sz="0" w:space="0" w:color="auto"/>
                <w:bottom w:val="none" w:sz="0" w:space="0" w:color="auto"/>
                <w:right w:val="none" w:sz="0" w:space="0" w:color="auto"/>
              </w:divBdr>
            </w:div>
            <w:div w:id="1450081828">
              <w:marLeft w:val="0"/>
              <w:marRight w:val="0"/>
              <w:marTop w:val="0"/>
              <w:marBottom w:val="0"/>
              <w:divBdr>
                <w:top w:val="none" w:sz="0" w:space="0" w:color="auto"/>
                <w:left w:val="none" w:sz="0" w:space="0" w:color="auto"/>
                <w:bottom w:val="none" w:sz="0" w:space="0" w:color="auto"/>
                <w:right w:val="none" w:sz="0" w:space="0" w:color="auto"/>
              </w:divBdr>
            </w:div>
            <w:div w:id="1468206926">
              <w:marLeft w:val="0"/>
              <w:marRight w:val="0"/>
              <w:marTop w:val="480"/>
              <w:marBottom w:val="0"/>
              <w:divBdr>
                <w:top w:val="single" w:sz="6" w:space="0" w:color="auto"/>
                <w:left w:val="single" w:sz="6" w:space="0" w:color="auto"/>
                <w:bottom w:val="single" w:sz="6" w:space="0" w:color="auto"/>
                <w:right w:val="single" w:sz="6" w:space="0" w:color="auto"/>
              </w:divBdr>
            </w:div>
            <w:div w:id="1494757518">
              <w:marLeft w:val="0"/>
              <w:marRight w:val="0"/>
              <w:marTop w:val="0"/>
              <w:marBottom w:val="0"/>
              <w:divBdr>
                <w:top w:val="none" w:sz="0" w:space="0" w:color="auto"/>
                <w:left w:val="none" w:sz="0" w:space="0" w:color="auto"/>
                <w:bottom w:val="none" w:sz="0" w:space="0" w:color="auto"/>
                <w:right w:val="none" w:sz="0" w:space="0" w:color="auto"/>
              </w:divBdr>
            </w:div>
            <w:div w:id="1514681671">
              <w:marLeft w:val="0"/>
              <w:marRight w:val="0"/>
              <w:marTop w:val="0"/>
              <w:marBottom w:val="0"/>
              <w:divBdr>
                <w:top w:val="none" w:sz="0" w:space="0" w:color="auto"/>
                <w:left w:val="none" w:sz="0" w:space="0" w:color="auto"/>
                <w:bottom w:val="none" w:sz="0" w:space="0" w:color="auto"/>
                <w:right w:val="none" w:sz="0" w:space="0" w:color="auto"/>
              </w:divBdr>
            </w:div>
            <w:div w:id="1517619656">
              <w:marLeft w:val="0"/>
              <w:marRight w:val="0"/>
              <w:marTop w:val="0"/>
              <w:marBottom w:val="0"/>
              <w:divBdr>
                <w:top w:val="none" w:sz="0" w:space="0" w:color="auto"/>
                <w:left w:val="none" w:sz="0" w:space="0" w:color="auto"/>
                <w:bottom w:val="none" w:sz="0" w:space="0" w:color="auto"/>
                <w:right w:val="none" w:sz="0" w:space="0" w:color="auto"/>
              </w:divBdr>
            </w:div>
            <w:div w:id="1524518514">
              <w:marLeft w:val="0"/>
              <w:marRight w:val="0"/>
              <w:marTop w:val="0"/>
              <w:marBottom w:val="0"/>
              <w:divBdr>
                <w:top w:val="none" w:sz="0" w:space="0" w:color="auto"/>
                <w:left w:val="none" w:sz="0" w:space="0" w:color="auto"/>
                <w:bottom w:val="none" w:sz="0" w:space="0" w:color="auto"/>
                <w:right w:val="none" w:sz="0" w:space="0" w:color="auto"/>
              </w:divBdr>
            </w:div>
            <w:div w:id="1572151941">
              <w:marLeft w:val="0"/>
              <w:marRight w:val="0"/>
              <w:marTop w:val="0"/>
              <w:marBottom w:val="0"/>
              <w:divBdr>
                <w:top w:val="none" w:sz="0" w:space="0" w:color="auto"/>
                <w:left w:val="none" w:sz="0" w:space="0" w:color="auto"/>
                <w:bottom w:val="none" w:sz="0" w:space="0" w:color="auto"/>
                <w:right w:val="none" w:sz="0" w:space="0" w:color="auto"/>
              </w:divBdr>
            </w:div>
            <w:div w:id="1588071094">
              <w:marLeft w:val="0"/>
              <w:marRight w:val="0"/>
              <w:marTop w:val="0"/>
              <w:marBottom w:val="0"/>
              <w:divBdr>
                <w:top w:val="none" w:sz="0" w:space="0" w:color="auto"/>
                <w:left w:val="none" w:sz="0" w:space="0" w:color="auto"/>
                <w:bottom w:val="none" w:sz="0" w:space="0" w:color="auto"/>
                <w:right w:val="none" w:sz="0" w:space="0" w:color="auto"/>
              </w:divBdr>
            </w:div>
            <w:div w:id="1593660337">
              <w:marLeft w:val="0"/>
              <w:marRight w:val="0"/>
              <w:marTop w:val="0"/>
              <w:marBottom w:val="0"/>
              <w:divBdr>
                <w:top w:val="none" w:sz="0" w:space="0" w:color="auto"/>
                <w:left w:val="none" w:sz="0" w:space="0" w:color="auto"/>
                <w:bottom w:val="none" w:sz="0" w:space="0" w:color="auto"/>
                <w:right w:val="none" w:sz="0" w:space="0" w:color="auto"/>
              </w:divBdr>
            </w:div>
            <w:div w:id="1608584810">
              <w:marLeft w:val="0"/>
              <w:marRight w:val="0"/>
              <w:marTop w:val="0"/>
              <w:marBottom w:val="0"/>
              <w:divBdr>
                <w:top w:val="none" w:sz="0" w:space="0" w:color="auto"/>
                <w:left w:val="none" w:sz="0" w:space="0" w:color="auto"/>
                <w:bottom w:val="none" w:sz="0" w:space="0" w:color="auto"/>
                <w:right w:val="none" w:sz="0" w:space="0" w:color="auto"/>
              </w:divBdr>
            </w:div>
            <w:div w:id="1617442981">
              <w:marLeft w:val="0"/>
              <w:marRight w:val="0"/>
              <w:marTop w:val="0"/>
              <w:marBottom w:val="0"/>
              <w:divBdr>
                <w:top w:val="none" w:sz="0" w:space="0" w:color="auto"/>
                <w:left w:val="none" w:sz="0" w:space="0" w:color="auto"/>
                <w:bottom w:val="none" w:sz="0" w:space="0" w:color="auto"/>
                <w:right w:val="none" w:sz="0" w:space="0" w:color="auto"/>
              </w:divBdr>
            </w:div>
            <w:div w:id="1753314777">
              <w:marLeft w:val="0"/>
              <w:marRight w:val="0"/>
              <w:marTop w:val="0"/>
              <w:marBottom w:val="0"/>
              <w:divBdr>
                <w:top w:val="none" w:sz="0" w:space="0" w:color="auto"/>
                <w:left w:val="none" w:sz="0" w:space="0" w:color="auto"/>
                <w:bottom w:val="none" w:sz="0" w:space="0" w:color="auto"/>
                <w:right w:val="none" w:sz="0" w:space="0" w:color="auto"/>
              </w:divBdr>
            </w:div>
            <w:div w:id="1753694039">
              <w:marLeft w:val="0"/>
              <w:marRight w:val="0"/>
              <w:marTop w:val="0"/>
              <w:marBottom w:val="0"/>
              <w:divBdr>
                <w:top w:val="none" w:sz="0" w:space="0" w:color="auto"/>
                <w:left w:val="none" w:sz="0" w:space="0" w:color="auto"/>
                <w:bottom w:val="none" w:sz="0" w:space="0" w:color="auto"/>
                <w:right w:val="none" w:sz="0" w:space="0" w:color="auto"/>
              </w:divBdr>
            </w:div>
            <w:div w:id="1790196570">
              <w:marLeft w:val="0"/>
              <w:marRight w:val="0"/>
              <w:marTop w:val="0"/>
              <w:marBottom w:val="0"/>
              <w:divBdr>
                <w:top w:val="none" w:sz="0" w:space="0" w:color="auto"/>
                <w:left w:val="none" w:sz="0" w:space="0" w:color="auto"/>
                <w:bottom w:val="none" w:sz="0" w:space="0" w:color="auto"/>
                <w:right w:val="none" w:sz="0" w:space="0" w:color="auto"/>
              </w:divBdr>
            </w:div>
            <w:div w:id="1822574053">
              <w:marLeft w:val="0"/>
              <w:marRight w:val="0"/>
              <w:marTop w:val="0"/>
              <w:marBottom w:val="0"/>
              <w:divBdr>
                <w:top w:val="none" w:sz="0" w:space="0" w:color="auto"/>
                <w:left w:val="none" w:sz="0" w:space="0" w:color="auto"/>
                <w:bottom w:val="none" w:sz="0" w:space="0" w:color="auto"/>
                <w:right w:val="none" w:sz="0" w:space="0" w:color="auto"/>
              </w:divBdr>
            </w:div>
            <w:div w:id="1826117453">
              <w:marLeft w:val="0"/>
              <w:marRight w:val="0"/>
              <w:marTop w:val="0"/>
              <w:marBottom w:val="0"/>
              <w:divBdr>
                <w:top w:val="none" w:sz="0" w:space="0" w:color="auto"/>
                <w:left w:val="none" w:sz="0" w:space="0" w:color="auto"/>
                <w:bottom w:val="none" w:sz="0" w:space="0" w:color="auto"/>
                <w:right w:val="none" w:sz="0" w:space="0" w:color="auto"/>
              </w:divBdr>
            </w:div>
            <w:div w:id="1832332326">
              <w:marLeft w:val="0"/>
              <w:marRight w:val="0"/>
              <w:marTop w:val="0"/>
              <w:marBottom w:val="0"/>
              <w:divBdr>
                <w:top w:val="none" w:sz="0" w:space="0" w:color="auto"/>
                <w:left w:val="none" w:sz="0" w:space="0" w:color="auto"/>
                <w:bottom w:val="none" w:sz="0" w:space="0" w:color="auto"/>
                <w:right w:val="none" w:sz="0" w:space="0" w:color="auto"/>
              </w:divBdr>
            </w:div>
            <w:div w:id="1858427250">
              <w:marLeft w:val="0"/>
              <w:marRight w:val="0"/>
              <w:marTop w:val="0"/>
              <w:marBottom w:val="0"/>
              <w:divBdr>
                <w:top w:val="none" w:sz="0" w:space="0" w:color="auto"/>
                <w:left w:val="none" w:sz="0" w:space="0" w:color="auto"/>
                <w:bottom w:val="none" w:sz="0" w:space="0" w:color="auto"/>
                <w:right w:val="none" w:sz="0" w:space="0" w:color="auto"/>
              </w:divBdr>
            </w:div>
            <w:div w:id="1929381547">
              <w:marLeft w:val="0"/>
              <w:marRight w:val="0"/>
              <w:marTop w:val="0"/>
              <w:marBottom w:val="0"/>
              <w:divBdr>
                <w:top w:val="none" w:sz="0" w:space="0" w:color="auto"/>
                <w:left w:val="none" w:sz="0" w:space="0" w:color="auto"/>
                <w:bottom w:val="none" w:sz="0" w:space="0" w:color="auto"/>
                <w:right w:val="none" w:sz="0" w:space="0" w:color="auto"/>
              </w:divBdr>
            </w:div>
            <w:div w:id="1951551079">
              <w:marLeft w:val="0"/>
              <w:marRight w:val="0"/>
              <w:marTop w:val="0"/>
              <w:marBottom w:val="0"/>
              <w:divBdr>
                <w:top w:val="none" w:sz="0" w:space="0" w:color="auto"/>
                <w:left w:val="none" w:sz="0" w:space="0" w:color="auto"/>
                <w:bottom w:val="none" w:sz="0" w:space="0" w:color="auto"/>
                <w:right w:val="none" w:sz="0" w:space="0" w:color="auto"/>
              </w:divBdr>
            </w:div>
            <w:div w:id="1969899041">
              <w:marLeft w:val="0"/>
              <w:marRight w:val="0"/>
              <w:marTop w:val="0"/>
              <w:marBottom w:val="0"/>
              <w:divBdr>
                <w:top w:val="none" w:sz="0" w:space="0" w:color="auto"/>
                <w:left w:val="none" w:sz="0" w:space="0" w:color="auto"/>
                <w:bottom w:val="none" w:sz="0" w:space="0" w:color="auto"/>
                <w:right w:val="none" w:sz="0" w:space="0" w:color="auto"/>
              </w:divBdr>
            </w:div>
            <w:div w:id="2028945958">
              <w:marLeft w:val="0"/>
              <w:marRight w:val="0"/>
              <w:marTop w:val="0"/>
              <w:marBottom w:val="0"/>
              <w:divBdr>
                <w:top w:val="none" w:sz="0" w:space="0" w:color="auto"/>
                <w:left w:val="none" w:sz="0" w:space="0" w:color="auto"/>
                <w:bottom w:val="none" w:sz="0" w:space="0" w:color="auto"/>
                <w:right w:val="none" w:sz="0" w:space="0" w:color="auto"/>
              </w:divBdr>
            </w:div>
            <w:div w:id="2044287627">
              <w:marLeft w:val="0"/>
              <w:marRight w:val="0"/>
              <w:marTop w:val="0"/>
              <w:marBottom w:val="0"/>
              <w:divBdr>
                <w:top w:val="none" w:sz="0" w:space="0" w:color="auto"/>
                <w:left w:val="none" w:sz="0" w:space="0" w:color="auto"/>
                <w:bottom w:val="none" w:sz="0" w:space="0" w:color="auto"/>
                <w:right w:val="none" w:sz="0" w:space="0" w:color="auto"/>
              </w:divBdr>
            </w:div>
            <w:div w:id="2057392485">
              <w:marLeft w:val="0"/>
              <w:marRight w:val="0"/>
              <w:marTop w:val="0"/>
              <w:marBottom w:val="0"/>
              <w:divBdr>
                <w:top w:val="none" w:sz="0" w:space="0" w:color="auto"/>
                <w:left w:val="none" w:sz="0" w:space="0" w:color="auto"/>
                <w:bottom w:val="none" w:sz="0" w:space="0" w:color="auto"/>
                <w:right w:val="none" w:sz="0" w:space="0" w:color="auto"/>
              </w:divBdr>
            </w:div>
            <w:div w:id="2086563140">
              <w:marLeft w:val="0"/>
              <w:marRight w:val="0"/>
              <w:marTop w:val="0"/>
              <w:marBottom w:val="0"/>
              <w:divBdr>
                <w:top w:val="none" w:sz="0" w:space="0" w:color="auto"/>
                <w:left w:val="none" w:sz="0" w:space="0" w:color="auto"/>
                <w:bottom w:val="none" w:sz="0" w:space="0" w:color="auto"/>
                <w:right w:val="none" w:sz="0" w:space="0" w:color="auto"/>
              </w:divBdr>
            </w:div>
            <w:div w:id="2089956440">
              <w:marLeft w:val="0"/>
              <w:marRight w:val="0"/>
              <w:marTop w:val="0"/>
              <w:marBottom w:val="0"/>
              <w:divBdr>
                <w:top w:val="none" w:sz="0" w:space="0" w:color="auto"/>
                <w:left w:val="none" w:sz="0" w:space="0" w:color="auto"/>
                <w:bottom w:val="none" w:sz="0" w:space="0" w:color="auto"/>
                <w:right w:val="none" w:sz="0" w:space="0" w:color="auto"/>
              </w:divBdr>
            </w:div>
            <w:div w:id="2126843542">
              <w:marLeft w:val="0"/>
              <w:marRight w:val="0"/>
              <w:marTop w:val="0"/>
              <w:marBottom w:val="0"/>
              <w:divBdr>
                <w:top w:val="none" w:sz="0" w:space="0" w:color="auto"/>
                <w:left w:val="none" w:sz="0" w:space="0" w:color="auto"/>
                <w:bottom w:val="none" w:sz="0" w:space="0" w:color="auto"/>
                <w:right w:val="none" w:sz="0" w:space="0" w:color="auto"/>
              </w:divBdr>
            </w:div>
            <w:div w:id="2127576579">
              <w:marLeft w:val="0"/>
              <w:marRight w:val="0"/>
              <w:marTop w:val="0"/>
              <w:marBottom w:val="0"/>
              <w:divBdr>
                <w:top w:val="none" w:sz="0" w:space="0" w:color="auto"/>
                <w:left w:val="none" w:sz="0" w:space="0" w:color="auto"/>
                <w:bottom w:val="none" w:sz="0" w:space="0" w:color="auto"/>
                <w:right w:val="none" w:sz="0" w:space="0" w:color="auto"/>
              </w:divBdr>
            </w:div>
          </w:divsChild>
        </w:div>
        <w:div w:id="511460455">
          <w:marLeft w:val="0"/>
          <w:marRight w:val="0"/>
          <w:marTop w:val="0"/>
          <w:marBottom w:val="0"/>
          <w:divBdr>
            <w:top w:val="none" w:sz="0" w:space="0" w:color="auto"/>
            <w:left w:val="none" w:sz="0" w:space="0" w:color="auto"/>
            <w:bottom w:val="none" w:sz="0" w:space="0" w:color="auto"/>
            <w:right w:val="none" w:sz="0" w:space="0" w:color="auto"/>
          </w:divBdr>
          <w:divsChild>
            <w:div w:id="395746">
              <w:marLeft w:val="0"/>
              <w:marRight w:val="0"/>
              <w:marTop w:val="0"/>
              <w:marBottom w:val="0"/>
              <w:divBdr>
                <w:top w:val="none" w:sz="0" w:space="0" w:color="auto"/>
                <w:left w:val="none" w:sz="0" w:space="0" w:color="auto"/>
                <w:bottom w:val="none" w:sz="0" w:space="0" w:color="auto"/>
                <w:right w:val="none" w:sz="0" w:space="0" w:color="auto"/>
              </w:divBdr>
            </w:div>
            <w:div w:id="4552386">
              <w:marLeft w:val="0"/>
              <w:marRight w:val="0"/>
              <w:marTop w:val="0"/>
              <w:marBottom w:val="0"/>
              <w:divBdr>
                <w:top w:val="none" w:sz="0" w:space="0" w:color="auto"/>
                <w:left w:val="none" w:sz="0" w:space="0" w:color="auto"/>
                <w:bottom w:val="none" w:sz="0" w:space="0" w:color="auto"/>
                <w:right w:val="none" w:sz="0" w:space="0" w:color="auto"/>
              </w:divBdr>
            </w:div>
            <w:div w:id="5712816">
              <w:marLeft w:val="0"/>
              <w:marRight w:val="0"/>
              <w:marTop w:val="0"/>
              <w:marBottom w:val="0"/>
              <w:divBdr>
                <w:top w:val="none" w:sz="0" w:space="0" w:color="auto"/>
                <w:left w:val="none" w:sz="0" w:space="0" w:color="auto"/>
                <w:bottom w:val="none" w:sz="0" w:space="0" w:color="auto"/>
                <w:right w:val="none" w:sz="0" w:space="0" w:color="auto"/>
              </w:divBdr>
            </w:div>
            <w:div w:id="7801114">
              <w:marLeft w:val="0"/>
              <w:marRight w:val="0"/>
              <w:marTop w:val="0"/>
              <w:marBottom w:val="0"/>
              <w:divBdr>
                <w:top w:val="none" w:sz="0" w:space="0" w:color="auto"/>
                <w:left w:val="none" w:sz="0" w:space="0" w:color="auto"/>
                <w:bottom w:val="none" w:sz="0" w:space="0" w:color="auto"/>
                <w:right w:val="none" w:sz="0" w:space="0" w:color="auto"/>
              </w:divBdr>
            </w:div>
            <w:div w:id="8600977">
              <w:marLeft w:val="0"/>
              <w:marRight w:val="0"/>
              <w:marTop w:val="0"/>
              <w:marBottom w:val="0"/>
              <w:divBdr>
                <w:top w:val="none" w:sz="0" w:space="0" w:color="auto"/>
                <w:left w:val="none" w:sz="0" w:space="0" w:color="auto"/>
                <w:bottom w:val="none" w:sz="0" w:space="0" w:color="auto"/>
                <w:right w:val="none" w:sz="0" w:space="0" w:color="auto"/>
              </w:divBdr>
            </w:div>
            <w:div w:id="10303928">
              <w:marLeft w:val="0"/>
              <w:marRight w:val="0"/>
              <w:marTop w:val="0"/>
              <w:marBottom w:val="0"/>
              <w:divBdr>
                <w:top w:val="none" w:sz="0" w:space="0" w:color="auto"/>
                <w:left w:val="none" w:sz="0" w:space="0" w:color="auto"/>
                <w:bottom w:val="none" w:sz="0" w:space="0" w:color="auto"/>
                <w:right w:val="none" w:sz="0" w:space="0" w:color="auto"/>
              </w:divBdr>
            </w:div>
            <w:div w:id="13582726">
              <w:marLeft w:val="0"/>
              <w:marRight w:val="0"/>
              <w:marTop w:val="0"/>
              <w:marBottom w:val="0"/>
              <w:divBdr>
                <w:top w:val="none" w:sz="0" w:space="0" w:color="auto"/>
                <w:left w:val="none" w:sz="0" w:space="0" w:color="auto"/>
                <w:bottom w:val="none" w:sz="0" w:space="0" w:color="auto"/>
                <w:right w:val="none" w:sz="0" w:space="0" w:color="auto"/>
              </w:divBdr>
            </w:div>
            <w:div w:id="14382232">
              <w:marLeft w:val="0"/>
              <w:marRight w:val="0"/>
              <w:marTop w:val="0"/>
              <w:marBottom w:val="0"/>
              <w:divBdr>
                <w:top w:val="none" w:sz="0" w:space="0" w:color="auto"/>
                <w:left w:val="none" w:sz="0" w:space="0" w:color="auto"/>
                <w:bottom w:val="none" w:sz="0" w:space="0" w:color="auto"/>
                <w:right w:val="none" w:sz="0" w:space="0" w:color="auto"/>
              </w:divBdr>
            </w:div>
            <w:div w:id="14812434">
              <w:marLeft w:val="0"/>
              <w:marRight w:val="0"/>
              <w:marTop w:val="0"/>
              <w:marBottom w:val="0"/>
              <w:divBdr>
                <w:top w:val="none" w:sz="0" w:space="0" w:color="auto"/>
                <w:left w:val="none" w:sz="0" w:space="0" w:color="auto"/>
                <w:bottom w:val="none" w:sz="0" w:space="0" w:color="auto"/>
                <w:right w:val="none" w:sz="0" w:space="0" w:color="auto"/>
              </w:divBdr>
            </w:div>
            <w:div w:id="16658143">
              <w:marLeft w:val="0"/>
              <w:marRight w:val="0"/>
              <w:marTop w:val="0"/>
              <w:marBottom w:val="0"/>
              <w:divBdr>
                <w:top w:val="none" w:sz="0" w:space="0" w:color="auto"/>
                <w:left w:val="none" w:sz="0" w:space="0" w:color="auto"/>
                <w:bottom w:val="none" w:sz="0" w:space="0" w:color="auto"/>
                <w:right w:val="none" w:sz="0" w:space="0" w:color="auto"/>
              </w:divBdr>
            </w:div>
            <w:div w:id="18625115">
              <w:marLeft w:val="0"/>
              <w:marRight w:val="0"/>
              <w:marTop w:val="0"/>
              <w:marBottom w:val="0"/>
              <w:divBdr>
                <w:top w:val="none" w:sz="0" w:space="0" w:color="auto"/>
                <w:left w:val="none" w:sz="0" w:space="0" w:color="auto"/>
                <w:bottom w:val="none" w:sz="0" w:space="0" w:color="auto"/>
                <w:right w:val="none" w:sz="0" w:space="0" w:color="auto"/>
              </w:divBdr>
            </w:div>
            <w:div w:id="19740697">
              <w:marLeft w:val="0"/>
              <w:marRight w:val="0"/>
              <w:marTop w:val="0"/>
              <w:marBottom w:val="0"/>
              <w:divBdr>
                <w:top w:val="none" w:sz="0" w:space="0" w:color="auto"/>
                <w:left w:val="none" w:sz="0" w:space="0" w:color="auto"/>
                <w:bottom w:val="none" w:sz="0" w:space="0" w:color="auto"/>
                <w:right w:val="none" w:sz="0" w:space="0" w:color="auto"/>
              </w:divBdr>
            </w:div>
            <w:div w:id="22367121">
              <w:marLeft w:val="0"/>
              <w:marRight w:val="0"/>
              <w:marTop w:val="0"/>
              <w:marBottom w:val="0"/>
              <w:divBdr>
                <w:top w:val="none" w:sz="0" w:space="0" w:color="auto"/>
                <w:left w:val="none" w:sz="0" w:space="0" w:color="auto"/>
                <w:bottom w:val="none" w:sz="0" w:space="0" w:color="auto"/>
                <w:right w:val="none" w:sz="0" w:space="0" w:color="auto"/>
              </w:divBdr>
            </w:div>
            <w:div w:id="25522529">
              <w:marLeft w:val="0"/>
              <w:marRight w:val="0"/>
              <w:marTop w:val="0"/>
              <w:marBottom w:val="0"/>
              <w:divBdr>
                <w:top w:val="none" w:sz="0" w:space="0" w:color="auto"/>
                <w:left w:val="none" w:sz="0" w:space="0" w:color="auto"/>
                <w:bottom w:val="none" w:sz="0" w:space="0" w:color="auto"/>
                <w:right w:val="none" w:sz="0" w:space="0" w:color="auto"/>
              </w:divBdr>
            </w:div>
            <w:div w:id="29644850">
              <w:marLeft w:val="0"/>
              <w:marRight w:val="0"/>
              <w:marTop w:val="0"/>
              <w:marBottom w:val="0"/>
              <w:divBdr>
                <w:top w:val="none" w:sz="0" w:space="0" w:color="auto"/>
                <w:left w:val="none" w:sz="0" w:space="0" w:color="auto"/>
                <w:bottom w:val="none" w:sz="0" w:space="0" w:color="auto"/>
                <w:right w:val="none" w:sz="0" w:space="0" w:color="auto"/>
              </w:divBdr>
            </w:div>
            <w:div w:id="37828757">
              <w:marLeft w:val="0"/>
              <w:marRight w:val="0"/>
              <w:marTop w:val="0"/>
              <w:marBottom w:val="0"/>
              <w:divBdr>
                <w:top w:val="none" w:sz="0" w:space="0" w:color="auto"/>
                <w:left w:val="none" w:sz="0" w:space="0" w:color="auto"/>
                <w:bottom w:val="none" w:sz="0" w:space="0" w:color="auto"/>
                <w:right w:val="none" w:sz="0" w:space="0" w:color="auto"/>
              </w:divBdr>
            </w:div>
            <w:div w:id="45378638">
              <w:marLeft w:val="0"/>
              <w:marRight w:val="0"/>
              <w:marTop w:val="0"/>
              <w:marBottom w:val="0"/>
              <w:divBdr>
                <w:top w:val="none" w:sz="0" w:space="0" w:color="auto"/>
                <w:left w:val="none" w:sz="0" w:space="0" w:color="auto"/>
                <w:bottom w:val="none" w:sz="0" w:space="0" w:color="auto"/>
                <w:right w:val="none" w:sz="0" w:space="0" w:color="auto"/>
              </w:divBdr>
            </w:div>
            <w:div w:id="45615749">
              <w:marLeft w:val="0"/>
              <w:marRight w:val="0"/>
              <w:marTop w:val="0"/>
              <w:marBottom w:val="0"/>
              <w:divBdr>
                <w:top w:val="none" w:sz="0" w:space="0" w:color="auto"/>
                <w:left w:val="none" w:sz="0" w:space="0" w:color="auto"/>
                <w:bottom w:val="none" w:sz="0" w:space="0" w:color="auto"/>
                <w:right w:val="none" w:sz="0" w:space="0" w:color="auto"/>
              </w:divBdr>
            </w:div>
            <w:div w:id="48504024">
              <w:marLeft w:val="0"/>
              <w:marRight w:val="0"/>
              <w:marTop w:val="0"/>
              <w:marBottom w:val="0"/>
              <w:divBdr>
                <w:top w:val="none" w:sz="0" w:space="0" w:color="auto"/>
                <w:left w:val="none" w:sz="0" w:space="0" w:color="auto"/>
                <w:bottom w:val="none" w:sz="0" w:space="0" w:color="auto"/>
                <w:right w:val="none" w:sz="0" w:space="0" w:color="auto"/>
              </w:divBdr>
            </w:div>
            <w:div w:id="52195635">
              <w:marLeft w:val="0"/>
              <w:marRight w:val="0"/>
              <w:marTop w:val="0"/>
              <w:marBottom w:val="0"/>
              <w:divBdr>
                <w:top w:val="none" w:sz="0" w:space="0" w:color="auto"/>
                <w:left w:val="none" w:sz="0" w:space="0" w:color="auto"/>
                <w:bottom w:val="none" w:sz="0" w:space="0" w:color="auto"/>
                <w:right w:val="none" w:sz="0" w:space="0" w:color="auto"/>
              </w:divBdr>
            </w:div>
            <w:div w:id="52313303">
              <w:marLeft w:val="0"/>
              <w:marRight w:val="0"/>
              <w:marTop w:val="0"/>
              <w:marBottom w:val="0"/>
              <w:divBdr>
                <w:top w:val="none" w:sz="0" w:space="0" w:color="auto"/>
                <w:left w:val="none" w:sz="0" w:space="0" w:color="auto"/>
                <w:bottom w:val="none" w:sz="0" w:space="0" w:color="auto"/>
                <w:right w:val="none" w:sz="0" w:space="0" w:color="auto"/>
              </w:divBdr>
            </w:div>
            <w:div w:id="52779203">
              <w:marLeft w:val="0"/>
              <w:marRight w:val="0"/>
              <w:marTop w:val="0"/>
              <w:marBottom w:val="0"/>
              <w:divBdr>
                <w:top w:val="none" w:sz="0" w:space="0" w:color="auto"/>
                <w:left w:val="none" w:sz="0" w:space="0" w:color="auto"/>
                <w:bottom w:val="none" w:sz="0" w:space="0" w:color="auto"/>
                <w:right w:val="none" w:sz="0" w:space="0" w:color="auto"/>
              </w:divBdr>
            </w:div>
            <w:div w:id="52971241">
              <w:marLeft w:val="0"/>
              <w:marRight w:val="0"/>
              <w:marTop w:val="0"/>
              <w:marBottom w:val="0"/>
              <w:divBdr>
                <w:top w:val="none" w:sz="0" w:space="0" w:color="auto"/>
                <w:left w:val="none" w:sz="0" w:space="0" w:color="auto"/>
                <w:bottom w:val="none" w:sz="0" w:space="0" w:color="auto"/>
                <w:right w:val="none" w:sz="0" w:space="0" w:color="auto"/>
              </w:divBdr>
              <w:divsChild>
                <w:div w:id="132186311">
                  <w:marLeft w:val="0"/>
                  <w:marRight w:val="0"/>
                  <w:marTop w:val="0"/>
                  <w:marBottom w:val="0"/>
                  <w:divBdr>
                    <w:top w:val="none" w:sz="0" w:space="0" w:color="auto"/>
                    <w:left w:val="none" w:sz="0" w:space="0" w:color="auto"/>
                    <w:bottom w:val="none" w:sz="0" w:space="0" w:color="auto"/>
                    <w:right w:val="none" w:sz="0" w:space="0" w:color="auto"/>
                  </w:divBdr>
                </w:div>
                <w:div w:id="205724218">
                  <w:marLeft w:val="0"/>
                  <w:marRight w:val="0"/>
                  <w:marTop w:val="0"/>
                  <w:marBottom w:val="0"/>
                  <w:divBdr>
                    <w:top w:val="none" w:sz="0" w:space="0" w:color="auto"/>
                    <w:left w:val="none" w:sz="0" w:space="0" w:color="auto"/>
                    <w:bottom w:val="none" w:sz="0" w:space="0" w:color="auto"/>
                    <w:right w:val="none" w:sz="0" w:space="0" w:color="auto"/>
                  </w:divBdr>
                </w:div>
                <w:div w:id="425230322">
                  <w:marLeft w:val="0"/>
                  <w:marRight w:val="0"/>
                  <w:marTop w:val="0"/>
                  <w:marBottom w:val="0"/>
                  <w:divBdr>
                    <w:top w:val="none" w:sz="0" w:space="0" w:color="auto"/>
                    <w:left w:val="none" w:sz="0" w:space="0" w:color="auto"/>
                    <w:bottom w:val="none" w:sz="0" w:space="0" w:color="auto"/>
                    <w:right w:val="none" w:sz="0" w:space="0" w:color="auto"/>
                  </w:divBdr>
                </w:div>
                <w:div w:id="425923859">
                  <w:marLeft w:val="0"/>
                  <w:marRight w:val="0"/>
                  <w:marTop w:val="0"/>
                  <w:marBottom w:val="0"/>
                  <w:divBdr>
                    <w:top w:val="none" w:sz="0" w:space="0" w:color="auto"/>
                    <w:left w:val="none" w:sz="0" w:space="0" w:color="auto"/>
                    <w:bottom w:val="none" w:sz="0" w:space="0" w:color="auto"/>
                    <w:right w:val="none" w:sz="0" w:space="0" w:color="auto"/>
                  </w:divBdr>
                </w:div>
                <w:div w:id="915866390">
                  <w:marLeft w:val="0"/>
                  <w:marRight w:val="0"/>
                  <w:marTop w:val="0"/>
                  <w:marBottom w:val="0"/>
                  <w:divBdr>
                    <w:top w:val="none" w:sz="0" w:space="0" w:color="auto"/>
                    <w:left w:val="none" w:sz="0" w:space="0" w:color="auto"/>
                    <w:bottom w:val="none" w:sz="0" w:space="0" w:color="auto"/>
                    <w:right w:val="none" w:sz="0" w:space="0" w:color="auto"/>
                  </w:divBdr>
                </w:div>
                <w:div w:id="946346914">
                  <w:marLeft w:val="0"/>
                  <w:marRight w:val="0"/>
                  <w:marTop w:val="0"/>
                  <w:marBottom w:val="0"/>
                  <w:divBdr>
                    <w:top w:val="none" w:sz="0" w:space="0" w:color="auto"/>
                    <w:left w:val="none" w:sz="0" w:space="0" w:color="auto"/>
                    <w:bottom w:val="none" w:sz="0" w:space="0" w:color="auto"/>
                    <w:right w:val="none" w:sz="0" w:space="0" w:color="auto"/>
                  </w:divBdr>
                </w:div>
                <w:div w:id="1176459354">
                  <w:marLeft w:val="0"/>
                  <w:marRight w:val="0"/>
                  <w:marTop w:val="0"/>
                  <w:marBottom w:val="0"/>
                  <w:divBdr>
                    <w:top w:val="none" w:sz="0" w:space="0" w:color="auto"/>
                    <w:left w:val="none" w:sz="0" w:space="0" w:color="auto"/>
                    <w:bottom w:val="none" w:sz="0" w:space="0" w:color="auto"/>
                    <w:right w:val="none" w:sz="0" w:space="0" w:color="auto"/>
                  </w:divBdr>
                </w:div>
                <w:div w:id="1272590776">
                  <w:marLeft w:val="0"/>
                  <w:marRight w:val="0"/>
                  <w:marTop w:val="0"/>
                  <w:marBottom w:val="0"/>
                  <w:divBdr>
                    <w:top w:val="none" w:sz="0" w:space="0" w:color="auto"/>
                    <w:left w:val="none" w:sz="0" w:space="0" w:color="auto"/>
                    <w:bottom w:val="none" w:sz="0" w:space="0" w:color="auto"/>
                    <w:right w:val="none" w:sz="0" w:space="0" w:color="auto"/>
                  </w:divBdr>
                </w:div>
                <w:div w:id="1274094476">
                  <w:marLeft w:val="0"/>
                  <w:marRight w:val="0"/>
                  <w:marTop w:val="0"/>
                  <w:marBottom w:val="0"/>
                  <w:divBdr>
                    <w:top w:val="none" w:sz="0" w:space="0" w:color="auto"/>
                    <w:left w:val="none" w:sz="0" w:space="0" w:color="auto"/>
                    <w:bottom w:val="none" w:sz="0" w:space="0" w:color="auto"/>
                    <w:right w:val="none" w:sz="0" w:space="0" w:color="auto"/>
                  </w:divBdr>
                </w:div>
                <w:div w:id="1275942083">
                  <w:marLeft w:val="0"/>
                  <w:marRight w:val="0"/>
                  <w:marTop w:val="0"/>
                  <w:marBottom w:val="0"/>
                  <w:divBdr>
                    <w:top w:val="none" w:sz="0" w:space="0" w:color="auto"/>
                    <w:left w:val="none" w:sz="0" w:space="0" w:color="auto"/>
                    <w:bottom w:val="none" w:sz="0" w:space="0" w:color="auto"/>
                    <w:right w:val="none" w:sz="0" w:space="0" w:color="auto"/>
                  </w:divBdr>
                </w:div>
                <w:div w:id="1289122326">
                  <w:marLeft w:val="0"/>
                  <w:marRight w:val="0"/>
                  <w:marTop w:val="0"/>
                  <w:marBottom w:val="0"/>
                  <w:divBdr>
                    <w:top w:val="none" w:sz="0" w:space="0" w:color="auto"/>
                    <w:left w:val="none" w:sz="0" w:space="0" w:color="auto"/>
                    <w:bottom w:val="none" w:sz="0" w:space="0" w:color="auto"/>
                    <w:right w:val="none" w:sz="0" w:space="0" w:color="auto"/>
                  </w:divBdr>
                </w:div>
                <w:div w:id="1538084646">
                  <w:marLeft w:val="0"/>
                  <w:marRight w:val="0"/>
                  <w:marTop w:val="0"/>
                  <w:marBottom w:val="0"/>
                  <w:divBdr>
                    <w:top w:val="none" w:sz="0" w:space="0" w:color="auto"/>
                    <w:left w:val="none" w:sz="0" w:space="0" w:color="auto"/>
                    <w:bottom w:val="none" w:sz="0" w:space="0" w:color="auto"/>
                    <w:right w:val="none" w:sz="0" w:space="0" w:color="auto"/>
                  </w:divBdr>
                </w:div>
                <w:div w:id="1566720295">
                  <w:marLeft w:val="0"/>
                  <w:marRight w:val="0"/>
                  <w:marTop w:val="0"/>
                  <w:marBottom w:val="0"/>
                  <w:divBdr>
                    <w:top w:val="none" w:sz="0" w:space="0" w:color="auto"/>
                    <w:left w:val="none" w:sz="0" w:space="0" w:color="auto"/>
                    <w:bottom w:val="none" w:sz="0" w:space="0" w:color="auto"/>
                    <w:right w:val="none" w:sz="0" w:space="0" w:color="auto"/>
                  </w:divBdr>
                </w:div>
                <w:div w:id="1622421480">
                  <w:marLeft w:val="0"/>
                  <w:marRight w:val="0"/>
                  <w:marTop w:val="0"/>
                  <w:marBottom w:val="0"/>
                  <w:divBdr>
                    <w:top w:val="none" w:sz="0" w:space="0" w:color="auto"/>
                    <w:left w:val="none" w:sz="0" w:space="0" w:color="auto"/>
                    <w:bottom w:val="none" w:sz="0" w:space="0" w:color="auto"/>
                    <w:right w:val="none" w:sz="0" w:space="0" w:color="auto"/>
                  </w:divBdr>
                </w:div>
                <w:div w:id="1925341209">
                  <w:marLeft w:val="0"/>
                  <w:marRight w:val="0"/>
                  <w:marTop w:val="0"/>
                  <w:marBottom w:val="0"/>
                  <w:divBdr>
                    <w:top w:val="none" w:sz="0" w:space="0" w:color="auto"/>
                    <w:left w:val="none" w:sz="0" w:space="0" w:color="auto"/>
                    <w:bottom w:val="none" w:sz="0" w:space="0" w:color="auto"/>
                    <w:right w:val="none" w:sz="0" w:space="0" w:color="auto"/>
                  </w:divBdr>
                </w:div>
                <w:div w:id="1964534116">
                  <w:marLeft w:val="0"/>
                  <w:marRight w:val="0"/>
                  <w:marTop w:val="0"/>
                  <w:marBottom w:val="0"/>
                  <w:divBdr>
                    <w:top w:val="none" w:sz="0" w:space="0" w:color="auto"/>
                    <w:left w:val="none" w:sz="0" w:space="0" w:color="auto"/>
                    <w:bottom w:val="none" w:sz="0" w:space="0" w:color="auto"/>
                    <w:right w:val="none" w:sz="0" w:space="0" w:color="auto"/>
                  </w:divBdr>
                </w:div>
                <w:div w:id="1987516449">
                  <w:marLeft w:val="0"/>
                  <w:marRight w:val="0"/>
                  <w:marTop w:val="0"/>
                  <w:marBottom w:val="0"/>
                  <w:divBdr>
                    <w:top w:val="none" w:sz="0" w:space="0" w:color="auto"/>
                    <w:left w:val="none" w:sz="0" w:space="0" w:color="auto"/>
                    <w:bottom w:val="none" w:sz="0" w:space="0" w:color="auto"/>
                    <w:right w:val="none" w:sz="0" w:space="0" w:color="auto"/>
                  </w:divBdr>
                </w:div>
                <w:div w:id="1993096236">
                  <w:marLeft w:val="0"/>
                  <w:marRight w:val="0"/>
                  <w:marTop w:val="0"/>
                  <w:marBottom w:val="0"/>
                  <w:divBdr>
                    <w:top w:val="none" w:sz="0" w:space="0" w:color="auto"/>
                    <w:left w:val="none" w:sz="0" w:space="0" w:color="auto"/>
                    <w:bottom w:val="none" w:sz="0" w:space="0" w:color="auto"/>
                    <w:right w:val="none" w:sz="0" w:space="0" w:color="auto"/>
                  </w:divBdr>
                </w:div>
                <w:div w:id="2026058725">
                  <w:marLeft w:val="0"/>
                  <w:marRight w:val="0"/>
                  <w:marTop w:val="0"/>
                  <w:marBottom w:val="0"/>
                  <w:divBdr>
                    <w:top w:val="none" w:sz="0" w:space="0" w:color="auto"/>
                    <w:left w:val="none" w:sz="0" w:space="0" w:color="auto"/>
                    <w:bottom w:val="none" w:sz="0" w:space="0" w:color="auto"/>
                    <w:right w:val="none" w:sz="0" w:space="0" w:color="auto"/>
                  </w:divBdr>
                </w:div>
              </w:divsChild>
            </w:div>
            <w:div w:id="53704714">
              <w:marLeft w:val="0"/>
              <w:marRight w:val="0"/>
              <w:marTop w:val="0"/>
              <w:marBottom w:val="0"/>
              <w:divBdr>
                <w:top w:val="none" w:sz="0" w:space="0" w:color="auto"/>
                <w:left w:val="none" w:sz="0" w:space="0" w:color="auto"/>
                <w:bottom w:val="none" w:sz="0" w:space="0" w:color="auto"/>
                <w:right w:val="none" w:sz="0" w:space="0" w:color="auto"/>
              </w:divBdr>
            </w:div>
            <w:div w:id="54088892">
              <w:marLeft w:val="0"/>
              <w:marRight w:val="0"/>
              <w:marTop w:val="0"/>
              <w:marBottom w:val="0"/>
              <w:divBdr>
                <w:top w:val="none" w:sz="0" w:space="0" w:color="auto"/>
                <w:left w:val="none" w:sz="0" w:space="0" w:color="auto"/>
                <w:bottom w:val="none" w:sz="0" w:space="0" w:color="auto"/>
                <w:right w:val="none" w:sz="0" w:space="0" w:color="auto"/>
              </w:divBdr>
            </w:div>
            <w:div w:id="59595937">
              <w:marLeft w:val="0"/>
              <w:marRight w:val="0"/>
              <w:marTop w:val="0"/>
              <w:marBottom w:val="0"/>
              <w:divBdr>
                <w:top w:val="none" w:sz="0" w:space="0" w:color="auto"/>
                <w:left w:val="none" w:sz="0" w:space="0" w:color="auto"/>
                <w:bottom w:val="none" w:sz="0" w:space="0" w:color="auto"/>
                <w:right w:val="none" w:sz="0" w:space="0" w:color="auto"/>
              </w:divBdr>
            </w:div>
            <w:div w:id="61223164">
              <w:marLeft w:val="0"/>
              <w:marRight w:val="0"/>
              <w:marTop w:val="0"/>
              <w:marBottom w:val="0"/>
              <w:divBdr>
                <w:top w:val="none" w:sz="0" w:space="0" w:color="auto"/>
                <w:left w:val="none" w:sz="0" w:space="0" w:color="auto"/>
                <w:bottom w:val="none" w:sz="0" w:space="0" w:color="auto"/>
                <w:right w:val="none" w:sz="0" w:space="0" w:color="auto"/>
              </w:divBdr>
            </w:div>
            <w:div w:id="61684615">
              <w:marLeft w:val="0"/>
              <w:marRight w:val="0"/>
              <w:marTop w:val="0"/>
              <w:marBottom w:val="0"/>
              <w:divBdr>
                <w:top w:val="none" w:sz="0" w:space="0" w:color="auto"/>
                <w:left w:val="none" w:sz="0" w:space="0" w:color="auto"/>
                <w:bottom w:val="none" w:sz="0" w:space="0" w:color="auto"/>
                <w:right w:val="none" w:sz="0" w:space="0" w:color="auto"/>
              </w:divBdr>
            </w:div>
            <w:div w:id="66268245">
              <w:marLeft w:val="0"/>
              <w:marRight w:val="0"/>
              <w:marTop w:val="0"/>
              <w:marBottom w:val="0"/>
              <w:divBdr>
                <w:top w:val="none" w:sz="0" w:space="0" w:color="auto"/>
                <w:left w:val="none" w:sz="0" w:space="0" w:color="auto"/>
                <w:bottom w:val="none" w:sz="0" w:space="0" w:color="auto"/>
                <w:right w:val="none" w:sz="0" w:space="0" w:color="auto"/>
              </w:divBdr>
            </w:div>
            <w:div w:id="67074927">
              <w:marLeft w:val="0"/>
              <w:marRight w:val="0"/>
              <w:marTop w:val="0"/>
              <w:marBottom w:val="0"/>
              <w:divBdr>
                <w:top w:val="none" w:sz="0" w:space="0" w:color="auto"/>
                <w:left w:val="none" w:sz="0" w:space="0" w:color="auto"/>
                <w:bottom w:val="none" w:sz="0" w:space="0" w:color="auto"/>
                <w:right w:val="none" w:sz="0" w:space="0" w:color="auto"/>
              </w:divBdr>
              <w:divsChild>
                <w:div w:id="418142699">
                  <w:marLeft w:val="0"/>
                  <w:marRight w:val="0"/>
                  <w:marTop w:val="0"/>
                  <w:marBottom w:val="0"/>
                  <w:divBdr>
                    <w:top w:val="none" w:sz="0" w:space="0" w:color="auto"/>
                    <w:left w:val="none" w:sz="0" w:space="0" w:color="auto"/>
                    <w:bottom w:val="none" w:sz="0" w:space="0" w:color="auto"/>
                    <w:right w:val="none" w:sz="0" w:space="0" w:color="auto"/>
                  </w:divBdr>
                </w:div>
                <w:div w:id="818301102">
                  <w:marLeft w:val="0"/>
                  <w:marRight w:val="0"/>
                  <w:marTop w:val="0"/>
                  <w:marBottom w:val="0"/>
                  <w:divBdr>
                    <w:top w:val="none" w:sz="0" w:space="0" w:color="auto"/>
                    <w:left w:val="none" w:sz="0" w:space="0" w:color="auto"/>
                    <w:bottom w:val="none" w:sz="0" w:space="0" w:color="auto"/>
                    <w:right w:val="none" w:sz="0" w:space="0" w:color="auto"/>
                  </w:divBdr>
                </w:div>
                <w:div w:id="1710256185">
                  <w:marLeft w:val="0"/>
                  <w:marRight w:val="0"/>
                  <w:marTop w:val="0"/>
                  <w:marBottom w:val="0"/>
                  <w:divBdr>
                    <w:top w:val="none" w:sz="0" w:space="0" w:color="auto"/>
                    <w:left w:val="none" w:sz="0" w:space="0" w:color="auto"/>
                    <w:bottom w:val="none" w:sz="0" w:space="0" w:color="auto"/>
                    <w:right w:val="none" w:sz="0" w:space="0" w:color="auto"/>
                  </w:divBdr>
                </w:div>
              </w:divsChild>
            </w:div>
            <w:div w:id="70545611">
              <w:marLeft w:val="0"/>
              <w:marRight w:val="0"/>
              <w:marTop w:val="0"/>
              <w:marBottom w:val="0"/>
              <w:divBdr>
                <w:top w:val="none" w:sz="0" w:space="0" w:color="auto"/>
                <w:left w:val="none" w:sz="0" w:space="0" w:color="auto"/>
                <w:bottom w:val="none" w:sz="0" w:space="0" w:color="auto"/>
                <w:right w:val="none" w:sz="0" w:space="0" w:color="auto"/>
              </w:divBdr>
            </w:div>
            <w:div w:id="73473800">
              <w:marLeft w:val="0"/>
              <w:marRight w:val="0"/>
              <w:marTop w:val="0"/>
              <w:marBottom w:val="0"/>
              <w:divBdr>
                <w:top w:val="none" w:sz="0" w:space="0" w:color="auto"/>
                <w:left w:val="none" w:sz="0" w:space="0" w:color="auto"/>
                <w:bottom w:val="none" w:sz="0" w:space="0" w:color="auto"/>
                <w:right w:val="none" w:sz="0" w:space="0" w:color="auto"/>
              </w:divBdr>
            </w:div>
            <w:div w:id="76679267">
              <w:marLeft w:val="0"/>
              <w:marRight w:val="0"/>
              <w:marTop w:val="0"/>
              <w:marBottom w:val="0"/>
              <w:divBdr>
                <w:top w:val="none" w:sz="0" w:space="0" w:color="auto"/>
                <w:left w:val="none" w:sz="0" w:space="0" w:color="auto"/>
                <w:bottom w:val="none" w:sz="0" w:space="0" w:color="auto"/>
                <w:right w:val="none" w:sz="0" w:space="0" w:color="auto"/>
              </w:divBdr>
            </w:div>
            <w:div w:id="76829209">
              <w:marLeft w:val="0"/>
              <w:marRight w:val="0"/>
              <w:marTop w:val="0"/>
              <w:marBottom w:val="0"/>
              <w:divBdr>
                <w:top w:val="none" w:sz="0" w:space="0" w:color="auto"/>
                <w:left w:val="none" w:sz="0" w:space="0" w:color="auto"/>
                <w:bottom w:val="none" w:sz="0" w:space="0" w:color="auto"/>
                <w:right w:val="none" w:sz="0" w:space="0" w:color="auto"/>
              </w:divBdr>
            </w:div>
            <w:div w:id="76900278">
              <w:marLeft w:val="0"/>
              <w:marRight w:val="0"/>
              <w:marTop w:val="0"/>
              <w:marBottom w:val="0"/>
              <w:divBdr>
                <w:top w:val="none" w:sz="0" w:space="0" w:color="auto"/>
                <w:left w:val="none" w:sz="0" w:space="0" w:color="auto"/>
                <w:bottom w:val="none" w:sz="0" w:space="0" w:color="auto"/>
                <w:right w:val="none" w:sz="0" w:space="0" w:color="auto"/>
              </w:divBdr>
            </w:div>
            <w:div w:id="79909448">
              <w:marLeft w:val="0"/>
              <w:marRight w:val="0"/>
              <w:marTop w:val="0"/>
              <w:marBottom w:val="0"/>
              <w:divBdr>
                <w:top w:val="none" w:sz="0" w:space="0" w:color="auto"/>
                <w:left w:val="none" w:sz="0" w:space="0" w:color="auto"/>
                <w:bottom w:val="none" w:sz="0" w:space="0" w:color="auto"/>
                <w:right w:val="none" w:sz="0" w:space="0" w:color="auto"/>
              </w:divBdr>
            </w:div>
            <w:div w:id="79957812">
              <w:marLeft w:val="0"/>
              <w:marRight w:val="0"/>
              <w:marTop w:val="0"/>
              <w:marBottom w:val="0"/>
              <w:divBdr>
                <w:top w:val="none" w:sz="0" w:space="0" w:color="auto"/>
                <w:left w:val="none" w:sz="0" w:space="0" w:color="auto"/>
                <w:bottom w:val="none" w:sz="0" w:space="0" w:color="auto"/>
                <w:right w:val="none" w:sz="0" w:space="0" w:color="auto"/>
              </w:divBdr>
            </w:div>
            <w:div w:id="80951345">
              <w:marLeft w:val="0"/>
              <w:marRight w:val="0"/>
              <w:marTop w:val="0"/>
              <w:marBottom w:val="0"/>
              <w:divBdr>
                <w:top w:val="none" w:sz="0" w:space="0" w:color="auto"/>
                <w:left w:val="none" w:sz="0" w:space="0" w:color="auto"/>
                <w:bottom w:val="none" w:sz="0" w:space="0" w:color="auto"/>
                <w:right w:val="none" w:sz="0" w:space="0" w:color="auto"/>
              </w:divBdr>
            </w:div>
            <w:div w:id="83499340">
              <w:marLeft w:val="0"/>
              <w:marRight w:val="0"/>
              <w:marTop w:val="0"/>
              <w:marBottom w:val="0"/>
              <w:divBdr>
                <w:top w:val="none" w:sz="0" w:space="0" w:color="auto"/>
                <w:left w:val="none" w:sz="0" w:space="0" w:color="auto"/>
                <w:bottom w:val="none" w:sz="0" w:space="0" w:color="auto"/>
                <w:right w:val="none" w:sz="0" w:space="0" w:color="auto"/>
              </w:divBdr>
            </w:div>
            <w:div w:id="83650363">
              <w:marLeft w:val="0"/>
              <w:marRight w:val="0"/>
              <w:marTop w:val="0"/>
              <w:marBottom w:val="0"/>
              <w:divBdr>
                <w:top w:val="none" w:sz="0" w:space="0" w:color="auto"/>
                <w:left w:val="none" w:sz="0" w:space="0" w:color="auto"/>
                <w:bottom w:val="none" w:sz="0" w:space="0" w:color="auto"/>
                <w:right w:val="none" w:sz="0" w:space="0" w:color="auto"/>
              </w:divBdr>
            </w:div>
            <w:div w:id="84885228">
              <w:marLeft w:val="0"/>
              <w:marRight w:val="0"/>
              <w:marTop w:val="0"/>
              <w:marBottom w:val="0"/>
              <w:divBdr>
                <w:top w:val="none" w:sz="0" w:space="0" w:color="auto"/>
                <w:left w:val="none" w:sz="0" w:space="0" w:color="auto"/>
                <w:bottom w:val="none" w:sz="0" w:space="0" w:color="auto"/>
                <w:right w:val="none" w:sz="0" w:space="0" w:color="auto"/>
              </w:divBdr>
            </w:div>
            <w:div w:id="85928640">
              <w:marLeft w:val="0"/>
              <w:marRight w:val="0"/>
              <w:marTop w:val="0"/>
              <w:marBottom w:val="0"/>
              <w:divBdr>
                <w:top w:val="none" w:sz="0" w:space="0" w:color="auto"/>
                <w:left w:val="none" w:sz="0" w:space="0" w:color="auto"/>
                <w:bottom w:val="none" w:sz="0" w:space="0" w:color="auto"/>
                <w:right w:val="none" w:sz="0" w:space="0" w:color="auto"/>
              </w:divBdr>
            </w:div>
            <w:div w:id="86536870">
              <w:marLeft w:val="0"/>
              <w:marRight w:val="0"/>
              <w:marTop w:val="0"/>
              <w:marBottom w:val="0"/>
              <w:divBdr>
                <w:top w:val="none" w:sz="0" w:space="0" w:color="auto"/>
                <w:left w:val="none" w:sz="0" w:space="0" w:color="auto"/>
                <w:bottom w:val="none" w:sz="0" w:space="0" w:color="auto"/>
                <w:right w:val="none" w:sz="0" w:space="0" w:color="auto"/>
              </w:divBdr>
            </w:div>
            <w:div w:id="87699947">
              <w:marLeft w:val="0"/>
              <w:marRight w:val="0"/>
              <w:marTop w:val="0"/>
              <w:marBottom w:val="0"/>
              <w:divBdr>
                <w:top w:val="none" w:sz="0" w:space="0" w:color="auto"/>
                <w:left w:val="none" w:sz="0" w:space="0" w:color="auto"/>
                <w:bottom w:val="none" w:sz="0" w:space="0" w:color="auto"/>
                <w:right w:val="none" w:sz="0" w:space="0" w:color="auto"/>
              </w:divBdr>
            </w:div>
            <w:div w:id="89204184">
              <w:marLeft w:val="0"/>
              <w:marRight w:val="0"/>
              <w:marTop w:val="0"/>
              <w:marBottom w:val="0"/>
              <w:divBdr>
                <w:top w:val="none" w:sz="0" w:space="0" w:color="auto"/>
                <w:left w:val="none" w:sz="0" w:space="0" w:color="auto"/>
                <w:bottom w:val="none" w:sz="0" w:space="0" w:color="auto"/>
                <w:right w:val="none" w:sz="0" w:space="0" w:color="auto"/>
              </w:divBdr>
            </w:div>
            <w:div w:id="89276396">
              <w:marLeft w:val="0"/>
              <w:marRight w:val="0"/>
              <w:marTop w:val="0"/>
              <w:marBottom w:val="0"/>
              <w:divBdr>
                <w:top w:val="none" w:sz="0" w:space="0" w:color="auto"/>
                <w:left w:val="none" w:sz="0" w:space="0" w:color="auto"/>
                <w:bottom w:val="none" w:sz="0" w:space="0" w:color="auto"/>
                <w:right w:val="none" w:sz="0" w:space="0" w:color="auto"/>
              </w:divBdr>
            </w:div>
            <w:div w:id="89787241">
              <w:marLeft w:val="0"/>
              <w:marRight w:val="0"/>
              <w:marTop w:val="0"/>
              <w:marBottom w:val="0"/>
              <w:divBdr>
                <w:top w:val="none" w:sz="0" w:space="0" w:color="auto"/>
                <w:left w:val="none" w:sz="0" w:space="0" w:color="auto"/>
                <w:bottom w:val="none" w:sz="0" w:space="0" w:color="auto"/>
                <w:right w:val="none" w:sz="0" w:space="0" w:color="auto"/>
              </w:divBdr>
            </w:div>
            <w:div w:id="94136442">
              <w:marLeft w:val="0"/>
              <w:marRight w:val="0"/>
              <w:marTop w:val="0"/>
              <w:marBottom w:val="0"/>
              <w:divBdr>
                <w:top w:val="none" w:sz="0" w:space="0" w:color="auto"/>
                <w:left w:val="none" w:sz="0" w:space="0" w:color="auto"/>
                <w:bottom w:val="none" w:sz="0" w:space="0" w:color="auto"/>
                <w:right w:val="none" w:sz="0" w:space="0" w:color="auto"/>
              </w:divBdr>
            </w:div>
            <w:div w:id="94906734">
              <w:marLeft w:val="0"/>
              <w:marRight w:val="0"/>
              <w:marTop w:val="0"/>
              <w:marBottom w:val="0"/>
              <w:divBdr>
                <w:top w:val="none" w:sz="0" w:space="0" w:color="auto"/>
                <w:left w:val="none" w:sz="0" w:space="0" w:color="auto"/>
                <w:bottom w:val="none" w:sz="0" w:space="0" w:color="auto"/>
                <w:right w:val="none" w:sz="0" w:space="0" w:color="auto"/>
              </w:divBdr>
            </w:div>
            <w:div w:id="94910062">
              <w:marLeft w:val="0"/>
              <w:marRight w:val="0"/>
              <w:marTop w:val="0"/>
              <w:marBottom w:val="0"/>
              <w:divBdr>
                <w:top w:val="none" w:sz="0" w:space="0" w:color="auto"/>
                <w:left w:val="none" w:sz="0" w:space="0" w:color="auto"/>
                <w:bottom w:val="none" w:sz="0" w:space="0" w:color="auto"/>
                <w:right w:val="none" w:sz="0" w:space="0" w:color="auto"/>
              </w:divBdr>
            </w:div>
            <w:div w:id="101077314">
              <w:marLeft w:val="0"/>
              <w:marRight w:val="0"/>
              <w:marTop w:val="0"/>
              <w:marBottom w:val="0"/>
              <w:divBdr>
                <w:top w:val="none" w:sz="0" w:space="0" w:color="auto"/>
                <w:left w:val="none" w:sz="0" w:space="0" w:color="auto"/>
                <w:bottom w:val="none" w:sz="0" w:space="0" w:color="auto"/>
                <w:right w:val="none" w:sz="0" w:space="0" w:color="auto"/>
              </w:divBdr>
            </w:div>
            <w:div w:id="104228500">
              <w:marLeft w:val="0"/>
              <w:marRight w:val="0"/>
              <w:marTop w:val="0"/>
              <w:marBottom w:val="0"/>
              <w:divBdr>
                <w:top w:val="none" w:sz="0" w:space="0" w:color="auto"/>
                <w:left w:val="none" w:sz="0" w:space="0" w:color="auto"/>
                <w:bottom w:val="none" w:sz="0" w:space="0" w:color="auto"/>
                <w:right w:val="none" w:sz="0" w:space="0" w:color="auto"/>
              </w:divBdr>
            </w:div>
            <w:div w:id="104539471">
              <w:marLeft w:val="0"/>
              <w:marRight w:val="0"/>
              <w:marTop w:val="0"/>
              <w:marBottom w:val="0"/>
              <w:divBdr>
                <w:top w:val="none" w:sz="0" w:space="0" w:color="auto"/>
                <w:left w:val="none" w:sz="0" w:space="0" w:color="auto"/>
                <w:bottom w:val="none" w:sz="0" w:space="0" w:color="auto"/>
                <w:right w:val="none" w:sz="0" w:space="0" w:color="auto"/>
              </w:divBdr>
            </w:div>
            <w:div w:id="107897857">
              <w:marLeft w:val="0"/>
              <w:marRight w:val="0"/>
              <w:marTop w:val="0"/>
              <w:marBottom w:val="0"/>
              <w:divBdr>
                <w:top w:val="none" w:sz="0" w:space="0" w:color="auto"/>
                <w:left w:val="none" w:sz="0" w:space="0" w:color="auto"/>
                <w:bottom w:val="none" w:sz="0" w:space="0" w:color="auto"/>
                <w:right w:val="none" w:sz="0" w:space="0" w:color="auto"/>
              </w:divBdr>
            </w:div>
            <w:div w:id="108547833">
              <w:marLeft w:val="0"/>
              <w:marRight w:val="0"/>
              <w:marTop w:val="0"/>
              <w:marBottom w:val="0"/>
              <w:divBdr>
                <w:top w:val="none" w:sz="0" w:space="0" w:color="auto"/>
                <w:left w:val="none" w:sz="0" w:space="0" w:color="auto"/>
                <w:bottom w:val="none" w:sz="0" w:space="0" w:color="auto"/>
                <w:right w:val="none" w:sz="0" w:space="0" w:color="auto"/>
              </w:divBdr>
            </w:div>
            <w:div w:id="110170723">
              <w:marLeft w:val="0"/>
              <w:marRight w:val="0"/>
              <w:marTop w:val="0"/>
              <w:marBottom w:val="0"/>
              <w:divBdr>
                <w:top w:val="none" w:sz="0" w:space="0" w:color="auto"/>
                <w:left w:val="none" w:sz="0" w:space="0" w:color="auto"/>
                <w:bottom w:val="none" w:sz="0" w:space="0" w:color="auto"/>
                <w:right w:val="none" w:sz="0" w:space="0" w:color="auto"/>
              </w:divBdr>
            </w:div>
            <w:div w:id="111948882">
              <w:marLeft w:val="0"/>
              <w:marRight w:val="0"/>
              <w:marTop w:val="0"/>
              <w:marBottom w:val="0"/>
              <w:divBdr>
                <w:top w:val="none" w:sz="0" w:space="0" w:color="auto"/>
                <w:left w:val="none" w:sz="0" w:space="0" w:color="auto"/>
                <w:bottom w:val="none" w:sz="0" w:space="0" w:color="auto"/>
                <w:right w:val="none" w:sz="0" w:space="0" w:color="auto"/>
              </w:divBdr>
            </w:div>
            <w:div w:id="112212446">
              <w:marLeft w:val="0"/>
              <w:marRight w:val="0"/>
              <w:marTop w:val="0"/>
              <w:marBottom w:val="0"/>
              <w:divBdr>
                <w:top w:val="none" w:sz="0" w:space="0" w:color="auto"/>
                <w:left w:val="none" w:sz="0" w:space="0" w:color="auto"/>
                <w:bottom w:val="none" w:sz="0" w:space="0" w:color="auto"/>
                <w:right w:val="none" w:sz="0" w:space="0" w:color="auto"/>
              </w:divBdr>
            </w:div>
            <w:div w:id="113402949">
              <w:marLeft w:val="0"/>
              <w:marRight w:val="0"/>
              <w:marTop w:val="0"/>
              <w:marBottom w:val="0"/>
              <w:divBdr>
                <w:top w:val="none" w:sz="0" w:space="0" w:color="auto"/>
                <w:left w:val="none" w:sz="0" w:space="0" w:color="auto"/>
                <w:bottom w:val="none" w:sz="0" w:space="0" w:color="auto"/>
                <w:right w:val="none" w:sz="0" w:space="0" w:color="auto"/>
              </w:divBdr>
            </w:div>
            <w:div w:id="113405523">
              <w:marLeft w:val="0"/>
              <w:marRight w:val="0"/>
              <w:marTop w:val="0"/>
              <w:marBottom w:val="0"/>
              <w:divBdr>
                <w:top w:val="none" w:sz="0" w:space="0" w:color="auto"/>
                <w:left w:val="none" w:sz="0" w:space="0" w:color="auto"/>
                <w:bottom w:val="none" w:sz="0" w:space="0" w:color="auto"/>
                <w:right w:val="none" w:sz="0" w:space="0" w:color="auto"/>
              </w:divBdr>
            </w:div>
            <w:div w:id="115218310">
              <w:marLeft w:val="0"/>
              <w:marRight w:val="0"/>
              <w:marTop w:val="0"/>
              <w:marBottom w:val="0"/>
              <w:divBdr>
                <w:top w:val="none" w:sz="0" w:space="0" w:color="auto"/>
                <w:left w:val="none" w:sz="0" w:space="0" w:color="auto"/>
                <w:bottom w:val="none" w:sz="0" w:space="0" w:color="auto"/>
                <w:right w:val="none" w:sz="0" w:space="0" w:color="auto"/>
              </w:divBdr>
            </w:div>
            <w:div w:id="115494395">
              <w:marLeft w:val="0"/>
              <w:marRight w:val="0"/>
              <w:marTop w:val="0"/>
              <w:marBottom w:val="0"/>
              <w:divBdr>
                <w:top w:val="none" w:sz="0" w:space="0" w:color="auto"/>
                <w:left w:val="none" w:sz="0" w:space="0" w:color="auto"/>
                <w:bottom w:val="none" w:sz="0" w:space="0" w:color="auto"/>
                <w:right w:val="none" w:sz="0" w:space="0" w:color="auto"/>
              </w:divBdr>
            </w:div>
            <w:div w:id="115952797">
              <w:marLeft w:val="0"/>
              <w:marRight w:val="0"/>
              <w:marTop w:val="0"/>
              <w:marBottom w:val="0"/>
              <w:divBdr>
                <w:top w:val="none" w:sz="0" w:space="0" w:color="auto"/>
                <w:left w:val="none" w:sz="0" w:space="0" w:color="auto"/>
                <w:bottom w:val="none" w:sz="0" w:space="0" w:color="auto"/>
                <w:right w:val="none" w:sz="0" w:space="0" w:color="auto"/>
              </w:divBdr>
            </w:div>
            <w:div w:id="117839192">
              <w:marLeft w:val="0"/>
              <w:marRight w:val="0"/>
              <w:marTop w:val="0"/>
              <w:marBottom w:val="0"/>
              <w:divBdr>
                <w:top w:val="none" w:sz="0" w:space="0" w:color="auto"/>
                <w:left w:val="none" w:sz="0" w:space="0" w:color="auto"/>
                <w:bottom w:val="none" w:sz="0" w:space="0" w:color="auto"/>
                <w:right w:val="none" w:sz="0" w:space="0" w:color="auto"/>
              </w:divBdr>
            </w:div>
            <w:div w:id="121731367">
              <w:marLeft w:val="0"/>
              <w:marRight w:val="0"/>
              <w:marTop w:val="0"/>
              <w:marBottom w:val="0"/>
              <w:divBdr>
                <w:top w:val="none" w:sz="0" w:space="0" w:color="auto"/>
                <w:left w:val="none" w:sz="0" w:space="0" w:color="auto"/>
                <w:bottom w:val="none" w:sz="0" w:space="0" w:color="auto"/>
                <w:right w:val="none" w:sz="0" w:space="0" w:color="auto"/>
              </w:divBdr>
            </w:div>
            <w:div w:id="124007345">
              <w:marLeft w:val="0"/>
              <w:marRight w:val="0"/>
              <w:marTop w:val="0"/>
              <w:marBottom w:val="0"/>
              <w:divBdr>
                <w:top w:val="none" w:sz="0" w:space="0" w:color="auto"/>
                <w:left w:val="none" w:sz="0" w:space="0" w:color="auto"/>
                <w:bottom w:val="none" w:sz="0" w:space="0" w:color="auto"/>
                <w:right w:val="none" w:sz="0" w:space="0" w:color="auto"/>
              </w:divBdr>
            </w:div>
            <w:div w:id="126709291">
              <w:marLeft w:val="0"/>
              <w:marRight w:val="0"/>
              <w:marTop w:val="0"/>
              <w:marBottom w:val="0"/>
              <w:divBdr>
                <w:top w:val="none" w:sz="0" w:space="0" w:color="auto"/>
                <w:left w:val="none" w:sz="0" w:space="0" w:color="auto"/>
                <w:bottom w:val="none" w:sz="0" w:space="0" w:color="auto"/>
                <w:right w:val="none" w:sz="0" w:space="0" w:color="auto"/>
              </w:divBdr>
            </w:div>
            <w:div w:id="129254267">
              <w:marLeft w:val="0"/>
              <w:marRight w:val="0"/>
              <w:marTop w:val="0"/>
              <w:marBottom w:val="0"/>
              <w:divBdr>
                <w:top w:val="none" w:sz="0" w:space="0" w:color="auto"/>
                <w:left w:val="none" w:sz="0" w:space="0" w:color="auto"/>
                <w:bottom w:val="none" w:sz="0" w:space="0" w:color="auto"/>
                <w:right w:val="none" w:sz="0" w:space="0" w:color="auto"/>
              </w:divBdr>
            </w:div>
            <w:div w:id="132143047">
              <w:marLeft w:val="0"/>
              <w:marRight w:val="0"/>
              <w:marTop w:val="0"/>
              <w:marBottom w:val="0"/>
              <w:divBdr>
                <w:top w:val="none" w:sz="0" w:space="0" w:color="auto"/>
                <w:left w:val="none" w:sz="0" w:space="0" w:color="auto"/>
                <w:bottom w:val="none" w:sz="0" w:space="0" w:color="auto"/>
                <w:right w:val="none" w:sz="0" w:space="0" w:color="auto"/>
              </w:divBdr>
            </w:div>
            <w:div w:id="136462546">
              <w:marLeft w:val="0"/>
              <w:marRight w:val="0"/>
              <w:marTop w:val="0"/>
              <w:marBottom w:val="0"/>
              <w:divBdr>
                <w:top w:val="none" w:sz="0" w:space="0" w:color="auto"/>
                <w:left w:val="none" w:sz="0" w:space="0" w:color="auto"/>
                <w:bottom w:val="none" w:sz="0" w:space="0" w:color="auto"/>
                <w:right w:val="none" w:sz="0" w:space="0" w:color="auto"/>
              </w:divBdr>
            </w:div>
            <w:div w:id="137186114">
              <w:marLeft w:val="0"/>
              <w:marRight w:val="0"/>
              <w:marTop w:val="0"/>
              <w:marBottom w:val="0"/>
              <w:divBdr>
                <w:top w:val="none" w:sz="0" w:space="0" w:color="auto"/>
                <w:left w:val="none" w:sz="0" w:space="0" w:color="auto"/>
                <w:bottom w:val="none" w:sz="0" w:space="0" w:color="auto"/>
                <w:right w:val="none" w:sz="0" w:space="0" w:color="auto"/>
              </w:divBdr>
            </w:div>
            <w:div w:id="137694894">
              <w:marLeft w:val="0"/>
              <w:marRight w:val="0"/>
              <w:marTop w:val="0"/>
              <w:marBottom w:val="0"/>
              <w:divBdr>
                <w:top w:val="none" w:sz="0" w:space="0" w:color="auto"/>
                <w:left w:val="none" w:sz="0" w:space="0" w:color="auto"/>
                <w:bottom w:val="none" w:sz="0" w:space="0" w:color="auto"/>
                <w:right w:val="none" w:sz="0" w:space="0" w:color="auto"/>
              </w:divBdr>
            </w:div>
            <w:div w:id="139620652">
              <w:marLeft w:val="0"/>
              <w:marRight w:val="0"/>
              <w:marTop w:val="0"/>
              <w:marBottom w:val="0"/>
              <w:divBdr>
                <w:top w:val="none" w:sz="0" w:space="0" w:color="auto"/>
                <w:left w:val="none" w:sz="0" w:space="0" w:color="auto"/>
                <w:bottom w:val="none" w:sz="0" w:space="0" w:color="auto"/>
                <w:right w:val="none" w:sz="0" w:space="0" w:color="auto"/>
              </w:divBdr>
            </w:div>
            <w:div w:id="141165123">
              <w:marLeft w:val="0"/>
              <w:marRight w:val="0"/>
              <w:marTop w:val="0"/>
              <w:marBottom w:val="0"/>
              <w:divBdr>
                <w:top w:val="none" w:sz="0" w:space="0" w:color="auto"/>
                <w:left w:val="none" w:sz="0" w:space="0" w:color="auto"/>
                <w:bottom w:val="none" w:sz="0" w:space="0" w:color="auto"/>
                <w:right w:val="none" w:sz="0" w:space="0" w:color="auto"/>
              </w:divBdr>
            </w:div>
            <w:div w:id="142434324">
              <w:marLeft w:val="0"/>
              <w:marRight w:val="0"/>
              <w:marTop w:val="0"/>
              <w:marBottom w:val="0"/>
              <w:divBdr>
                <w:top w:val="none" w:sz="0" w:space="0" w:color="auto"/>
                <w:left w:val="none" w:sz="0" w:space="0" w:color="auto"/>
                <w:bottom w:val="none" w:sz="0" w:space="0" w:color="auto"/>
                <w:right w:val="none" w:sz="0" w:space="0" w:color="auto"/>
              </w:divBdr>
              <w:divsChild>
                <w:div w:id="49615688">
                  <w:marLeft w:val="0"/>
                  <w:marRight w:val="0"/>
                  <w:marTop w:val="0"/>
                  <w:marBottom w:val="0"/>
                  <w:divBdr>
                    <w:top w:val="none" w:sz="0" w:space="0" w:color="auto"/>
                    <w:left w:val="none" w:sz="0" w:space="0" w:color="auto"/>
                    <w:bottom w:val="none" w:sz="0" w:space="0" w:color="auto"/>
                    <w:right w:val="none" w:sz="0" w:space="0" w:color="auto"/>
                  </w:divBdr>
                </w:div>
                <w:div w:id="139689277">
                  <w:marLeft w:val="0"/>
                  <w:marRight w:val="0"/>
                  <w:marTop w:val="0"/>
                  <w:marBottom w:val="0"/>
                  <w:divBdr>
                    <w:top w:val="none" w:sz="0" w:space="0" w:color="auto"/>
                    <w:left w:val="none" w:sz="0" w:space="0" w:color="auto"/>
                    <w:bottom w:val="none" w:sz="0" w:space="0" w:color="auto"/>
                    <w:right w:val="none" w:sz="0" w:space="0" w:color="auto"/>
                  </w:divBdr>
                </w:div>
                <w:div w:id="167210933">
                  <w:marLeft w:val="0"/>
                  <w:marRight w:val="0"/>
                  <w:marTop w:val="0"/>
                  <w:marBottom w:val="0"/>
                  <w:divBdr>
                    <w:top w:val="none" w:sz="0" w:space="0" w:color="auto"/>
                    <w:left w:val="none" w:sz="0" w:space="0" w:color="auto"/>
                    <w:bottom w:val="none" w:sz="0" w:space="0" w:color="auto"/>
                    <w:right w:val="none" w:sz="0" w:space="0" w:color="auto"/>
                  </w:divBdr>
                </w:div>
                <w:div w:id="298150740">
                  <w:marLeft w:val="0"/>
                  <w:marRight w:val="0"/>
                  <w:marTop w:val="0"/>
                  <w:marBottom w:val="0"/>
                  <w:divBdr>
                    <w:top w:val="none" w:sz="0" w:space="0" w:color="auto"/>
                    <w:left w:val="none" w:sz="0" w:space="0" w:color="auto"/>
                    <w:bottom w:val="none" w:sz="0" w:space="0" w:color="auto"/>
                    <w:right w:val="none" w:sz="0" w:space="0" w:color="auto"/>
                  </w:divBdr>
                </w:div>
                <w:div w:id="338431674">
                  <w:marLeft w:val="0"/>
                  <w:marRight w:val="0"/>
                  <w:marTop w:val="0"/>
                  <w:marBottom w:val="0"/>
                  <w:divBdr>
                    <w:top w:val="none" w:sz="0" w:space="0" w:color="auto"/>
                    <w:left w:val="none" w:sz="0" w:space="0" w:color="auto"/>
                    <w:bottom w:val="none" w:sz="0" w:space="0" w:color="auto"/>
                    <w:right w:val="none" w:sz="0" w:space="0" w:color="auto"/>
                  </w:divBdr>
                </w:div>
                <w:div w:id="492598976">
                  <w:marLeft w:val="0"/>
                  <w:marRight w:val="0"/>
                  <w:marTop w:val="0"/>
                  <w:marBottom w:val="0"/>
                  <w:divBdr>
                    <w:top w:val="none" w:sz="0" w:space="0" w:color="auto"/>
                    <w:left w:val="none" w:sz="0" w:space="0" w:color="auto"/>
                    <w:bottom w:val="none" w:sz="0" w:space="0" w:color="auto"/>
                    <w:right w:val="none" w:sz="0" w:space="0" w:color="auto"/>
                  </w:divBdr>
                </w:div>
                <w:div w:id="537937628">
                  <w:marLeft w:val="0"/>
                  <w:marRight w:val="0"/>
                  <w:marTop w:val="0"/>
                  <w:marBottom w:val="0"/>
                  <w:divBdr>
                    <w:top w:val="none" w:sz="0" w:space="0" w:color="auto"/>
                    <w:left w:val="none" w:sz="0" w:space="0" w:color="auto"/>
                    <w:bottom w:val="none" w:sz="0" w:space="0" w:color="auto"/>
                    <w:right w:val="none" w:sz="0" w:space="0" w:color="auto"/>
                  </w:divBdr>
                </w:div>
                <w:div w:id="717167854">
                  <w:marLeft w:val="0"/>
                  <w:marRight w:val="0"/>
                  <w:marTop w:val="0"/>
                  <w:marBottom w:val="0"/>
                  <w:divBdr>
                    <w:top w:val="none" w:sz="0" w:space="0" w:color="auto"/>
                    <w:left w:val="none" w:sz="0" w:space="0" w:color="auto"/>
                    <w:bottom w:val="none" w:sz="0" w:space="0" w:color="auto"/>
                    <w:right w:val="none" w:sz="0" w:space="0" w:color="auto"/>
                  </w:divBdr>
                </w:div>
                <w:div w:id="726296979">
                  <w:marLeft w:val="0"/>
                  <w:marRight w:val="0"/>
                  <w:marTop w:val="0"/>
                  <w:marBottom w:val="0"/>
                  <w:divBdr>
                    <w:top w:val="none" w:sz="0" w:space="0" w:color="auto"/>
                    <w:left w:val="none" w:sz="0" w:space="0" w:color="auto"/>
                    <w:bottom w:val="none" w:sz="0" w:space="0" w:color="auto"/>
                    <w:right w:val="none" w:sz="0" w:space="0" w:color="auto"/>
                  </w:divBdr>
                </w:div>
                <w:div w:id="794565609">
                  <w:marLeft w:val="0"/>
                  <w:marRight w:val="0"/>
                  <w:marTop w:val="0"/>
                  <w:marBottom w:val="0"/>
                  <w:divBdr>
                    <w:top w:val="none" w:sz="0" w:space="0" w:color="auto"/>
                    <w:left w:val="none" w:sz="0" w:space="0" w:color="auto"/>
                    <w:bottom w:val="none" w:sz="0" w:space="0" w:color="auto"/>
                    <w:right w:val="none" w:sz="0" w:space="0" w:color="auto"/>
                  </w:divBdr>
                </w:div>
                <w:div w:id="996687271">
                  <w:marLeft w:val="0"/>
                  <w:marRight w:val="0"/>
                  <w:marTop w:val="0"/>
                  <w:marBottom w:val="0"/>
                  <w:divBdr>
                    <w:top w:val="none" w:sz="0" w:space="0" w:color="auto"/>
                    <w:left w:val="none" w:sz="0" w:space="0" w:color="auto"/>
                    <w:bottom w:val="none" w:sz="0" w:space="0" w:color="auto"/>
                    <w:right w:val="none" w:sz="0" w:space="0" w:color="auto"/>
                  </w:divBdr>
                </w:div>
                <w:div w:id="1248346860">
                  <w:marLeft w:val="0"/>
                  <w:marRight w:val="0"/>
                  <w:marTop w:val="0"/>
                  <w:marBottom w:val="0"/>
                  <w:divBdr>
                    <w:top w:val="none" w:sz="0" w:space="0" w:color="auto"/>
                    <w:left w:val="none" w:sz="0" w:space="0" w:color="auto"/>
                    <w:bottom w:val="none" w:sz="0" w:space="0" w:color="auto"/>
                    <w:right w:val="none" w:sz="0" w:space="0" w:color="auto"/>
                  </w:divBdr>
                </w:div>
                <w:div w:id="1333412361">
                  <w:marLeft w:val="0"/>
                  <w:marRight w:val="0"/>
                  <w:marTop w:val="0"/>
                  <w:marBottom w:val="0"/>
                  <w:divBdr>
                    <w:top w:val="none" w:sz="0" w:space="0" w:color="auto"/>
                    <w:left w:val="none" w:sz="0" w:space="0" w:color="auto"/>
                    <w:bottom w:val="none" w:sz="0" w:space="0" w:color="auto"/>
                    <w:right w:val="none" w:sz="0" w:space="0" w:color="auto"/>
                  </w:divBdr>
                </w:div>
                <w:div w:id="1388533865">
                  <w:marLeft w:val="0"/>
                  <w:marRight w:val="0"/>
                  <w:marTop w:val="0"/>
                  <w:marBottom w:val="0"/>
                  <w:divBdr>
                    <w:top w:val="none" w:sz="0" w:space="0" w:color="auto"/>
                    <w:left w:val="none" w:sz="0" w:space="0" w:color="auto"/>
                    <w:bottom w:val="none" w:sz="0" w:space="0" w:color="auto"/>
                    <w:right w:val="none" w:sz="0" w:space="0" w:color="auto"/>
                  </w:divBdr>
                </w:div>
                <w:div w:id="1575512699">
                  <w:marLeft w:val="0"/>
                  <w:marRight w:val="0"/>
                  <w:marTop w:val="0"/>
                  <w:marBottom w:val="0"/>
                  <w:divBdr>
                    <w:top w:val="none" w:sz="0" w:space="0" w:color="auto"/>
                    <w:left w:val="none" w:sz="0" w:space="0" w:color="auto"/>
                    <w:bottom w:val="none" w:sz="0" w:space="0" w:color="auto"/>
                    <w:right w:val="none" w:sz="0" w:space="0" w:color="auto"/>
                  </w:divBdr>
                </w:div>
                <w:div w:id="1622569959">
                  <w:marLeft w:val="0"/>
                  <w:marRight w:val="0"/>
                  <w:marTop w:val="0"/>
                  <w:marBottom w:val="0"/>
                  <w:divBdr>
                    <w:top w:val="none" w:sz="0" w:space="0" w:color="auto"/>
                    <w:left w:val="none" w:sz="0" w:space="0" w:color="auto"/>
                    <w:bottom w:val="none" w:sz="0" w:space="0" w:color="auto"/>
                    <w:right w:val="none" w:sz="0" w:space="0" w:color="auto"/>
                  </w:divBdr>
                </w:div>
                <w:div w:id="1825392870">
                  <w:marLeft w:val="0"/>
                  <w:marRight w:val="0"/>
                  <w:marTop w:val="0"/>
                  <w:marBottom w:val="0"/>
                  <w:divBdr>
                    <w:top w:val="none" w:sz="0" w:space="0" w:color="auto"/>
                    <w:left w:val="none" w:sz="0" w:space="0" w:color="auto"/>
                    <w:bottom w:val="none" w:sz="0" w:space="0" w:color="auto"/>
                    <w:right w:val="none" w:sz="0" w:space="0" w:color="auto"/>
                  </w:divBdr>
                </w:div>
                <w:div w:id="1901091807">
                  <w:marLeft w:val="0"/>
                  <w:marRight w:val="0"/>
                  <w:marTop w:val="0"/>
                  <w:marBottom w:val="0"/>
                  <w:divBdr>
                    <w:top w:val="none" w:sz="0" w:space="0" w:color="auto"/>
                    <w:left w:val="none" w:sz="0" w:space="0" w:color="auto"/>
                    <w:bottom w:val="none" w:sz="0" w:space="0" w:color="auto"/>
                    <w:right w:val="none" w:sz="0" w:space="0" w:color="auto"/>
                  </w:divBdr>
                </w:div>
              </w:divsChild>
            </w:div>
            <w:div w:id="143477174">
              <w:marLeft w:val="0"/>
              <w:marRight w:val="0"/>
              <w:marTop w:val="0"/>
              <w:marBottom w:val="0"/>
              <w:divBdr>
                <w:top w:val="none" w:sz="0" w:space="0" w:color="auto"/>
                <w:left w:val="none" w:sz="0" w:space="0" w:color="auto"/>
                <w:bottom w:val="none" w:sz="0" w:space="0" w:color="auto"/>
                <w:right w:val="none" w:sz="0" w:space="0" w:color="auto"/>
              </w:divBdr>
            </w:div>
            <w:div w:id="144124491">
              <w:marLeft w:val="0"/>
              <w:marRight w:val="0"/>
              <w:marTop w:val="0"/>
              <w:marBottom w:val="0"/>
              <w:divBdr>
                <w:top w:val="none" w:sz="0" w:space="0" w:color="auto"/>
                <w:left w:val="none" w:sz="0" w:space="0" w:color="auto"/>
                <w:bottom w:val="none" w:sz="0" w:space="0" w:color="auto"/>
                <w:right w:val="none" w:sz="0" w:space="0" w:color="auto"/>
              </w:divBdr>
            </w:div>
            <w:div w:id="144467534">
              <w:marLeft w:val="0"/>
              <w:marRight w:val="0"/>
              <w:marTop w:val="0"/>
              <w:marBottom w:val="0"/>
              <w:divBdr>
                <w:top w:val="none" w:sz="0" w:space="0" w:color="auto"/>
                <w:left w:val="none" w:sz="0" w:space="0" w:color="auto"/>
                <w:bottom w:val="none" w:sz="0" w:space="0" w:color="auto"/>
                <w:right w:val="none" w:sz="0" w:space="0" w:color="auto"/>
              </w:divBdr>
            </w:div>
            <w:div w:id="144980523">
              <w:marLeft w:val="0"/>
              <w:marRight w:val="0"/>
              <w:marTop w:val="360"/>
              <w:marBottom w:val="0"/>
              <w:divBdr>
                <w:top w:val="single" w:sz="6" w:space="0" w:color="auto"/>
                <w:left w:val="single" w:sz="6" w:space="0" w:color="auto"/>
                <w:bottom w:val="single" w:sz="6" w:space="0" w:color="auto"/>
                <w:right w:val="single" w:sz="6" w:space="0" w:color="auto"/>
              </w:divBdr>
            </w:div>
            <w:div w:id="147523351">
              <w:marLeft w:val="0"/>
              <w:marRight w:val="0"/>
              <w:marTop w:val="0"/>
              <w:marBottom w:val="0"/>
              <w:divBdr>
                <w:top w:val="none" w:sz="0" w:space="0" w:color="auto"/>
                <w:left w:val="none" w:sz="0" w:space="0" w:color="auto"/>
                <w:bottom w:val="none" w:sz="0" w:space="0" w:color="auto"/>
                <w:right w:val="none" w:sz="0" w:space="0" w:color="auto"/>
              </w:divBdr>
            </w:div>
            <w:div w:id="148135399">
              <w:marLeft w:val="0"/>
              <w:marRight w:val="0"/>
              <w:marTop w:val="0"/>
              <w:marBottom w:val="0"/>
              <w:divBdr>
                <w:top w:val="none" w:sz="0" w:space="0" w:color="auto"/>
                <w:left w:val="none" w:sz="0" w:space="0" w:color="auto"/>
                <w:bottom w:val="none" w:sz="0" w:space="0" w:color="auto"/>
                <w:right w:val="none" w:sz="0" w:space="0" w:color="auto"/>
              </w:divBdr>
            </w:div>
            <w:div w:id="149098404">
              <w:marLeft w:val="0"/>
              <w:marRight w:val="0"/>
              <w:marTop w:val="0"/>
              <w:marBottom w:val="0"/>
              <w:divBdr>
                <w:top w:val="none" w:sz="0" w:space="0" w:color="auto"/>
                <w:left w:val="none" w:sz="0" w:space="0" w:color="auto"/>
                <w:bottom w:val="none" w:sz="0" w:space="0" w:color="auto"/>
                <w:right w:val="none" w:sz="0" w:space="0" w:color="auto"/>
              </w:divBdr>
            </w:div>
            <w:div w:id="153881248">
              <w:marLeft w:val="0"/>
              <w:marRight w:val="0"/>
              <w:marTop w:val="0"/>
              <w:marBottom w:val="0"/>
              <w:divBdr>
                <w:top w:val="none" w:sz="0" w:space="0" w:color="auto"/>
                <w:left w:val="none" w:sz="0" w:space="0" w:color="auto"/>
                <w:bottom w:val="none" w:sz="0" w:space="0" w:color="auto"/>
                <w:right w:val="none" w:sz="0" w:space="0" w:color="auto"/>
              </w:divBdr>
            </w:div>
            <w:div w:id="155146755">
              <w:marLeft w:val="0"/>
              <w:marRight w:val="0"/>
              <w:marTop w:val="0"/>
              <w:marBottom w:val="0"/>
              <w:divBdr>
                <w:top w:val="none" w:sz="0" w:space="0" w:color="auto"/>
                <w:left w:val="none" w:sz="0" w:space="0" w:color="auto"/>
                <w:bottom w:val="none" w:sz="0" w:space="0" w:color="auto"/>
                <w:right w:val="none" w:sz="0" w:space="0" w:color="auto"/>
              </w:divBdr>
            </w:div>
            <w:div w:id="155732317">
              <w:marLeft w:val="0"/>
              <w:marRight w:val="0"/>
              <w:marTop w:val="0"/>
              <w:marBottom w:val="0"/>
              <w:divBdr>
                <w:top w:val="none" w:sz="0" w:space="0" w:color="auto"/>
                <w:left w:val="none" w:sz="0" w:space="0" w:color="auto"/>
                <w:bottom w:val="none" w:sz="0" w:space="0" w:color="auto"/>
                <w:right w:val="none" w:sz="0" w:space="0" w:color="auto"/>
              </w:divBdr>
            </w:div>
            <w:div w:id="161623221">
              <w:marLeft w:val="0"/>
              <w:marRight w:val="0"/>
              <w:marTop w:val="0"/>
              <w:marBottom w:val="0"/>
              <w:divBdr>
                <w:top w:val="none" w:sz="0" w:space="0" w:color="auto"/>
                <w:left w:val="none" w:sz="0" w:space="0" w:color="auto"/>
                <w:bottom w:val="none" w:sz="0" w:space="0" w:color="auto"/>
                <w:right w:val="none" w:sz="0" w:space="0" w:color="auto"/>
              </w:divBdr>
            </w:div>
            <w:div w:id="161893068">
              <w:marLeft w:val="0"/>
              <w:marRight w:val="0"/>
              <w:marTop w:val="0"/>
              <w:marBottom w:val="0"/>
              <w:divBdr>
                <w:top w:val="none" w:sz="0" w:space="0" w:color="auto"/>
                <w:left w:val="none" w:sz="0" w:space="0" w:color="auto"/>
                <w:bottom w:val="none" w:sz="0" w:space="0" w:color="auto"/>
                <w:right w:val="none" w:sz="0" w:space="0" w:color="auto"/>
              </w:divBdr>
            </w:div>
            <w:div w:id="162204506">
              <w:marLeft w:val="0"/>
              <w:marRight w:val="0"/>
              <w:marTop w:val="0"/>
              <w:marBottom w:val="0"/>
              <w:divBdr>
                <w:top w:val="none" w:sz="0" w:space="0" w:color="auto"/>
                <w:left w:val="none" w:sz="0" w:space="0" w:color="auto"/>
                <w:bottom w:val="none" w:sz="0" w:space="0" w:color="auto"/>
                <w:right w:val="none" w:sz="0" w:space="0" w:color="auto"/>
              </w:divBdr>
            </w:div>
            <w:div w:id="163323479">
              <w:marLeft w:val="0"/>
              <w:marRight w:val="0"/>
              <w:marTop w:val="0"/>
              <w:marBottom w:val="0"/>
              <w:divBdr>
                <w:top w:val="none" w:sz="0" w:space="0" w:color="auto"/>
                <w:left w:val="none" w:sz="0" w:space="0" w:color="auto"/>
                <w:bottom w:val="none" w:sz="0" w:space="0" w:color="auto"/>
                <w:right w:val="none" w:sz="0" w:space="0" w:color="auto"/>
              </w:divBdr>
            </w:div>
            <w:div w:id="165287879">
              <w:marLeft w:val="0"/>
              <w:marRight w:val="0"/>
              <w:marTop w:val="0"/>
              <w:marBottom w:val="0"/>
              <w:divBdr>
                <w:top w:val="none" w:sz="0" w:space="0" w:color="auto"/>
                <w:left w:val="none" w:sz="0" w:space="0" w:color="auto"/>
                <w:bottom w:val="none" w:sz="0" w:space="0" w:color="auto"/>
                <w:right w:val="none" w:sz="0" w:space="0" w:color="auto"/>
              </w:divBdr>
            </w:div>
            <w:div w:id="166285274">
              <w:marLeft w:val="0"/>
              <w:marRight w:val="0"/>
              <w:marTop w:val="0"/>
              <w:marBottom w:val="0"/>
              <w:divBdr>
                <w:top w:val="none" w:sz="0" w:space="0" w:color="auto"/>
                <w:left w:val="none" w:sz="0" w:space="0" w:color="auto"/>
                <w:bottom w:val="none" w:sz="0" w:space="0" w:color="auto"/>
                <w:right w:val="none" w:sz="0" w:space="0" w:color="auto"/>
              </w:divBdr>
            </w:div>
            <w:div w:id="168328196">
              <w:marLeft w:val="0"/>
              <w:marRight w:val="0"/>
              <w:marTop w:val="0"/>
              <w:marBottom w:val="0"/>
              <w:divBdr>
                <w:top w:val="none" w:sz="0" w:space="0" w:color="auto"/>
                <w:left w:val="none" w:sz="0" w:space="0" w:color="auto"/>
                <w:bottom w:val="none" w:sz="0" w:space="0" w:color="auto"/>
                <w:right w:val="none" w:sz="0" w:space="0" w:color="auto"/>
              </w:divBdr>
            </w:div>
            <w:div w:id="169413932">
              <w:marLeft w:val="0"/>
              <w:marRight w:val="0"/>
              <w:marTop w:val="0"/>
              <w:marBottom w:val="0"/>
              <w:divBdr>
                <w:top w:val="none" w:sz="0" w:space="0" w:color="auto"/>
                <w:left w:val="none" w:sz="0" w:space="0" w:color="auto"/>
                <w:bottom w:val="none" w:sz="0" w:space="0" w:color="auto"/>
                <w:right w:val="none" w:sz="0" w:space="0" w:color="auto"/>
              </w:divBdr>
            </w:div>
            <w:div w:id="169876305">
              <w:marLeft w:val="0"/>
              <w:marRight w:val="0"/>
              <w:marTop w:val="0"/>
              <w:marBottom w:val="0"/>
              <w:divBdr>
                <w:top w:val="none" w:sz="0" w:space="0" w:color="auto"/>
                <w:left w:val="none" w:sz="0" w:space="0" w:color="auto"/>
                <w:bottom w:val="none" w:sz="0" w:space="0" w:color="auto"/>
                <w:right w:val="none" w:sz="0" w:space="0" w:color="auto"/>
              </w:divBdr>
            </w:div>
            <w:div w:id="170607826">
              <w:marLeft w:val="0"/>
              <w:marRight w:val="0"/>
              <w:marTop w:val="0"/>
              <w:marBottom w:val="0"/>
              <w:divBdr>
                <w:top w:val="none" w:sz="0" w:space="0" w:color="auto"/>
                <w:left w:val="none" w:sz="0" w:space="0" w:color="auto"/>
                <w:bottom w:val="none" w:sz="0" w:space="0" w:color="auto"/>
                <w:right w:val="none" w:sz="0" w:space="0" w:color="auto"/>
              </w:divBdr>
            </w:div>
            <w:div w:id="175078378">
              <w:marLeft w:val="0"/>
              <w:marRight w:val="0"/>
              <w:marTop w:val="0"/>
              <w:marBottom w:val="0"/>
              <w:divBdr>
                <w:top w:val="none" w:sz="0" w:space="0" w:color="auto"/>
                <w:left w:val="none" w:sz="0" w:space="0" w:color="auto"/>
                <w:bottom w:val="none" w:sz="0" w:space="0" w:color="auto"/>
                <w:right w:val="none" w:sz="0" w:space="0" w:color="auto"/>
              </w:divBdr>
            </w:div>
            <w:div w:id="175996892">
              <w:marLeft w:val="0"/>
              <w:marRight w:val="0"/>
              <w:marTop w:val="0"/>
              <w:marBottom w:val="0"/>
              <w:divBdr>
                <w:top w:val="none" w:sz="0" w:space="0" w:color="auto"/>
                <w:left w:val="none" w:sz="0" w:space="0" w:color="auto"/>
                <w:bottom w:val="none" w:sz="0" w:space="0" w:color="auto"/>
                <w:right w:val="none" w:sz="0" w:space="0" w:color="auto"/>
              </w:divBdr>
            </w:div>
            <w:div w:id="177887437">
              <w:marLeft w:val="0"/>
              <w:marRight w:val="0"/>
              <w:marTop w:val="0"/>
              <w:marBottom w:val="0"/>
              <w:divBdr>
                <w:top w:val="none" w:sz="0" w:space="0" w:color="auto"/>
                <w:left w:val="none" w:sz="0" w:space="0" w:color="auto"/>
                <w:bottom w:val="none" w:sz="0" w:space="0" w:color="auto"/>
                <w:right w:val="none" w:sz="0" w:space="0" w:color="auto"/>
              </w:divBdr>
            </w:div>
            <w:div w:id="178475820">
              <w:marLeft w:val="0"/>
              <w:marRight w:val="0"/>
              <w:marTop w:val="0"/>
              <w:marBottom w:val="0"/>
              <w:divBdr>
                <w:top w:val="none" w:sz="0" w:space="0" w:color="auto"/>
                <w:left w:val="none" w:sz="0" w:space="0" w:color="auto"/>
                <w:bottom w:val="none" w:sz="0" w:space="0" w:color="auto"/>
                <w:right w:val="none" w:sz="0" w:space="0" w:color="auto"/>
              </w:divBdr>
            </w:div>
            <w:div w:id="178664497">
              <w:marLeft w:val="0"/>
              <w:marRight w:val="0"/>
              <w:marTop w:val="0"/>
              <w:marBottom w:val="0"/>
              <w:divBdr>
                <w:top w:val="none" w:sz="0" w:space="0" w:color="auto"/>
                <w:left w:val="none" w:sz="0" w:space="0" w:color="auto"/>
                <w:bottom w:val="none" w:sz="0" w:space="0" w:color="auto"/>
                <w:right w:val="none" w:sz="0" w:space="0" w:color="auto"/>
              </w:divBdr>
            </w:div>
            <w:div w:id="179048179">
              <w:marLeft w:val="0"/>
              <w:marRight w:val="0"/>
              <w:marTop w:val="0"/>
              <w:marBottom w:val="0"/>
              <w:divBdr>
                <w:top w:val="none" w:sz="0" w:space="0" w:color="auto"/>
                <w:left w:val="none" w:sz="0" w:space="0" w:color="auto"/>
                <w:bottom w:val="none" w:sz="0" w:space="0" w:color="auto"/>
                <w:right w:val="none" w:sz="0" w:space="0" w:color="auto"/>
              </w:divBdr>
            </w:div>
            <w:div w:id="183522947">
              <w:marLeft w:val="0"/>
              <w:marRight w:val="0"/>
              <w:marTop w:val="0"/>
              <w:marBottom w:val="0"/>
              <w:divBdr>
                <w:top w:val="none" w:sz="0" w:space="0" w:color="auto"/>
                <w:left w:val="none" w:sz="0" w:space="0" w:color="auto"/>
                <w:bottom w:val="none" w:sz="0" w:space="0" w:color="auto"/>
                <w:right w:val="none" w:sz="0" w:space="0" w:color="auto"/>
              </w:divBdr>
            </w:div>
            <w:div w:id="184711731">
              <w:marLeft w:val="0"/>
              <w:marRight w:val="0"/>
              <w:marTop w:val="0"/>
              <w:marBottom w:val="0"/>
              <w:divBdr>
                <w:top w:val="none" w:sz="0" w:space="0" w:color="auto"/>
                <w:left w:val="none" w:sz="0" w:space="0" w:color="auto"/>
                <w:bottom w:val="none" w:sz="0" w:space="0" w:color="auto"/>
                <w:right w:val="none" w:sz="0" w:space="0" w:color="auto"/>
              </w:divBdr>
            </w:div>
            <w:div w:id="184828412">
              <w:marLeft w:val="0"/>
              <w:marRight w:val="0"/>
              <w:marTop w:val="0"/>
              <w:marBottom w:val="0"/>
              <w:divBdr>
                <w:top w:val="none" w:sz="0" w:space="0" w:color="auto"/>
                <w:left w:val="none" w:sz="0" w:space="0" w:color="auto"/>
                <w:bottom w:val="none" w:sz="0" w:space="0" w:color="auto"/>
                <w:right w:val="none" w:sz="0" w:space="0" w:color="auto"/>
              </w:divBdr>
            </w:div>
            <w:div w:id="185680763">
              <w:marLeft w:val="0"/>
              <w:marRight w:val="0"/>
              <w:marTop w:val="0"/>
              <w:marBottom w:val="0"/>
              <w:divBdr>
                <w:top w:val="none" w:sz="0" w:space="0" w:color="auto"/>
                <w:left w:val="none" w:sz="0" w:space="0" w:color="auto"/>
                <w:bottom w:val="none" w:sz="0" w:space="0" w:color="auto"/>
                <w:right w:val="none" w:sz="0" w:space="0" w:color="auto"/>
              </w:divBdr>
            </w:div>
            <w:div w:id="186214208">
              <w:marLeft w:val="0"/>
              <w:marRight w:val="0"/>
              <w:marTop w:val="0"/>
              <w:marBottom w:val="0"/>
              <w:divBdr>
                <w:top w:val="none" w:sz="0" w:space="0" w:color="auto"/>
                <w:left w:val="none" w:sz="0" w:space="0" w:color="auto"/>
                <w:bottom w:val="none" w:sz="0" w:space="0" w:color="auto"/>
                <w:right w:val="none" w:sz="0" w:space="0" w:color="auto"/>
              </w:divBdr>
            </w:div>
            <w:div w:id="186909327">
              <w:marLeft w:val="0"/>
              <w:marRight w:val="0"/>
              <w:marTop w:val="0"/>
              <w:marBottom w:val="0"/>
              <w:divBdr>
                <w:top w:val="none" w:sz="0" w:space="0" w:color="auto"/>
                <w:left w:val="none" w:sz="0" w:space="0" w:color="auto"/>
                <w:bottom w:val="none" w:sz="0" w:space="0" w:color="auto"/>
                <w:right w:val="none" w:sz="0" w:space="0" w:color="auto"/>
              </w:divBdr>
            </w:div>
            <w:div w:id="188687181">
              <w:marLeft w:val="0"/>
              <w:marRight w:val="0"/>
              <w:marTop w:val="0"/>
              <w:marBottom w:val="0"/>
              <w:divBdr>
                <w:top w:val="none" w:sz="0" w:space="0" w:color="auto"/>
                <w:left w:val="none" w:sz="0" w:space="0" w:color="auto"/>
                <w:bottom w:val="none" w:sz="0" w:space="0" w:color="auto"/>
                <w:right w:val="none" w:sz="0" w:space="0" w:color="auto"/>
              </w:divBdr>
            </w:div>
            <w:div w:id="189225851">
              <w:marLeft w:val="0"/>
              <w:marRight w:val="0"/>
              <w:marTop w:val="0"/>
              <w:marBottom w:val="0"/>
              <w:divBdr>
                <w:top w:val="none" w:sz="0" w:space="0" w:color="auto"/>
                <w:left w:val="none" w:sz="0" w:space="0" w:color="auto"/>
                <w:bottom w:val="none" w:sz="0" w:space="0" w:color="auto"/>
                <w:right w:val="none" w:sz="0" w:space="0" w:color="auto"/>
              </w:divBdr>
            </w:div>
            <w:div w:id="190919635">
              <w:marLeft w:val="0"/>
              <w:marRight w:val="0"/>
              <w:marTop w:val="0"/>
              <w:marBottom w:val="0"/>
              <w:divBdr>
                <w:top w:val="none" w:sz="0" w:space="0" w:color="auto"/>
                <w:left w:val="none" w:sz="0" w:space="0" w:color="auto"/>
                <w:bottom w:val="none" w:sz="0" w:space="0" w:color="auto"/>
                <w:right w:val="none" w:sz="0" w:space="0" w:color="auto"/>
              </w:divBdr>
            </w:div>
            <w:div w:id="192037310">
              <w:marLeft w:val="0"/>
              <w:marRight w:val="0"/>
              <w:marTop w:val="0"/>
              <w:marBottom w:val="0"/>
              <w:divBdr>
                <w:top w:val="none" w:sz="0" w:space="0" w:color="auto"/>
                <w:left w:val="none" w:sz="0" w:space="0" w:color="auto"/>
                <w:bottom w:val="none" w:sz="0" w:space="0" w:color="auto"/>
                <w:right w:val="none" w:sz="0" w:space="0" w:color="auto"/>
              </w:divBdr>
            </w:div>
            <w:div w:id="192504520">
              <w:marLeft w:val="0"/>
              <w:marRight w:val="0"/>
              <w:marTop w:val="0"/>
              <w:marBottom w:val="0"/>
              <w:divBdr>
                <w:top w:val="none" w:sz="0" w:space="0" w:color="auto"/>
                <w:left w:val="none" w:sz="0" w:space="0" w:color="auto"/>
                <w:bottom w:val="none" w:sz="0" w:space="0" w:color="auto"/>
                <w:right w:val="none" w:sz="0" w:space="0" w:color="auto"/>
              </w:divBdr>
            </w:div>
            <w:div w:id="194120657">
              <w:marLeft w:val="0"/>
              <w:marRight w:val="0"/>
              <w:marTop w:val="0"/>
              <w:marBottom w:val="0"/>
              <w:divBdr>
                <w:top w:val="none" w:sz="0" w:space="0" w:color="auto"/>
                <w:left w:val="none" w:sz="0" w:space="0" w:color="auto"/>
                <w:bottom w:val="none" w:sz="0" w:space="0" w:color="auto"/>
                <w:right w:val="none" w:sz="0" w:space="0" w:color="auto"/>
              </w:divBdr>
            </w:div>
            <w:div w:id="194346173">
              <w:marLeft w:val="0"/>
              <w:marRight w:val="0"/>
              <w:marTop w:val="0"/>
              <w:marBottom w:val="0"/>
              <w:divBdr>
                <w:top w:val="none" w:sz="0" w:space="0" w:color="auto"/>
                <w:left w:val="none" w:sz="0" w:space="0" w:color="auto"/>
                <w:bottom w:val="none" w:sz="0" w:space="0" w:color="auto"/>
                <w:right w:val="none" w:sz="0" w:space="0" w:color="auto"/>
              </w:divBdr>
            </w:div>
            <w:div w:id="194513010">
              <w:marLeft w:val="0"/>
              <w:marRight w:val="0"/>
              <w:marTop w:val="360"/>
              <w:marBottom w:val="0"/>
              <w:divBdr>
                <w:top w:val="single" w:sz="6" w:space="0" w:color="auto"/>
                <w:left w:val="single" w:sz="6" w:space="0" w:color="auto"/>
                <w:bottom w:val="single" w:sz="6" w:space="0" w:color="auto"/>
                <w:right w:val="single" w:sz="6" w:space="0" w:color="auto"/>
              </w:divBdr>
            </w:div>
            <w:div w:id="195506698">
              <w:marLeft w:val="0"/>
              <w:marRight w:val="0"/>
              <w:marTop w:val="0"/>
              <w:marBottom w:val="0"/>
              <w:divBdr>
                <w:top w:val="none" w:sz="0" w:space="0" w:color="auto"/>
                <w:left w:val="none" w:sz="0" w:space="0" w:color="auto"/>
                <w:bottom w:val="none" w:sz="0" w:space="0" w:color="auto"/>
                <w:right w:val="none" w:sz="0" w:space="0" w:color="auto"/>
              </w:divBdr>
            </w:div>
            <w:div w:id="195654287">
              <w:marLeft w:val="0"/>
              <w:marRight w:val="0"/>
              <w:marTop w:val="0"/>
              <w:marBottom w:val="0"/>
              <w:divBdr>
                <w:top w:val="none" w:sz="0" w:space="0" w:color="auto"/>
                <w:left w:val="none" w:sz="0" w:space="0" w:color="auto"/>
                <w:bottom w:val="none" w:sz="0" w:space="0" w:color="auto"/>
                <w:right w:val="none" w:sz="0" w:space="0" w:color="auto"/>
              </w:divBdr>
            </w:div>
            <w:div w:id="198519472">
              <w:marLeft w:val="0"/>
              <w:marRight w:val="0"/>
              <w:marTop w:val="0"/>
              <w:marBottom w:val="0"/>
              <w:divBdr>
                <w:top w:val="none" w:sz="0" w:space="0" w:color="auto"/>
                <w:left w:val="none" w:sz="0" w:space="0" w:color="auto"/>
                <w:bottom w:val="none" w:sz="0" w:space="0" w:color="auto"/>
                <w:right w:val="none" w:sz="0" w:space="0" w:color="auto"/>
              </w:divBdr>
            </w:div>
            <w:div w:id="199822442">
              <w:marLeft w:val="0"/>
              <w:marRight w:val="0"/>
              <w:marTop w:val="360"/>
              <w:marBottom w:val="0"/>
              <w:divBdr>
                <w:top w:val="single" w:sz="6" w:space="0" w:color="auto"/>
                <w:left w:val="single" w:sz="6" w:space="0" w:color="auto"/>
                <w:bottom w:val="single" w:sz="6" w:space="0" w:color="auto"/>
                <w:right w:val="single" w:sz="6" w:space="0" w:color="auto"/>
              </w:divBdr>
            </w:div>
            <w:div w:id="200090252">
              <w:marLeft w:val="0"/>
              <w:marRight w:val="0"/>
              <w:marTop w:val="0"/>
              <w:marBottom w:val="0"/>
              <w:divBdr>
                <w:top w:val="none" w:sz="0" w:space="0" w:color="auto"/>
                <w:left w:val="none" w:sz="0" w:space="0" w:color="auto"/>
                <w:bottom w:val="none" w:sz="0" w:space="0" w:color="auto"/>
                <w:right w:val="none" w:sz="0" w:space="0" w:color="auto"/>
              </w:divBdr>
            </w:div>
            <w:div w:id="201214642">
              <w:marLeft w:val="0"/>
              <w:marRight w:val="0"/>
              <w:marTop w:val="0"/>
              <w:marBottom w:val="0"/>
              <w:divBdr>
                <w:top w:val="none" w:sz="0" w:space="0" w:color="auto"/>
                <w:left w:val="none" w:sz="0" w:space="0" w:color="auto"/>
                <w:bottom w:val="none" w:sz="0" w:space="0" w:color="auto"/>
                <w:right w:val="none" w:sz="0" w:space="0" w:color="auto"/>
              </w:divBdr>
            </w:div>
            <w:div w:id="205140692">
              <w:marLeft w:val="0"/>
              <w:marRight w:val="0"/>
              <w:marTop w:val="0"/>
              <w:marBottom w:val="0"/>
              <w:divBdr>
                <w:top w:val="none" w:sz="0" w:space="0" w:color="auto"/>
                <w:left w:val="none" w:sz="0" w:space="0" w:color="auto"/>
                <w:bottom w:val="none" w:sz="0" w:space="0" w:color="auto"/>
                <w:right w:val="none" w:sz="0" w:space="0" w:color="auto"/>
              </w:divBdr>
            </w:div>
            <w:div w:id="207112958">
              <w:marLeft w:val="0"/>
              <w:marRight w:val="0"/>
              <w:marTop w:val="0"/>
              <w:marBottom w:val="0"/>
              <w:divBdr>
                <w:top w:val="none" w:sz="0" w:space="0" w:color="auto"/>
                <w:left w:val="none" w:sz="0" w:space="0" w:color="auto"/>
                <w:bottom w:val="none" w:sz="0" w:space="0" w:color="auto"/>
                <w:right w:val="none" w:sz="0" w:space="0" w:color="auto"/>
              </w:divBdr>
            </w:div>
            <w:div w:id="207500641">
              <w:marLeft w:val="0"/>
              <w:marRight w:val="0"/>
              <w:marTop w:val="0"/>
              <w:marBottom w:val="0"/>
              <w:divBdr>
                <w:top w:val="none" w:sz="0" w:space="0" w:color="auto"/>
                <w:left w:val="none" w:sz="0" w:space="0" w:color="auto"/>
                <w:bottom w:val="none" w:sz="0" w:space="0" w:color="auto"/>
                <w:right w:val="none" w:sz="0" w:space="0" w:color="auto"/>
              </w:divBdr>
            </w:div>
            <w:div w:id="207650798">
              <w:marLeft w:val="0"/>
              <w:marRight w:val="0"/>
              <w:marTop w:val="0"/>
              <w:marBottom w:val="0"/>
              <w:divBdr>
                <w:top w:val="none" w:sz="0" w:space="0" w:color="auto"/>
                <w:left w:val="none" w:sz="0" w:space="0" w:color="auto"/>
                <w:bottom w:val="none" w:sz="0" w:space="0" w:color="auto"/>
                <w:right w:val="none" w:sz="0" w:space="0" w:color="auto"/>
              </w:divBdr>
            </w:div>
            <w:div w:id="209154792">
              <w:marLeft w:val="0"/>
              <w:marRight w:val="0"/>
              <w:marTop w:val="0"/>
              <w:marBottom w:val="0"/>
              <w:divBdr>
                <w:top w:val="none" w:sz="0" w:space="0" w:color="auto"/>
                <w:left w:val="none" w:sz="0" w:space="0" w:color="auto"/>
                <w:bottom w:val="none" w:sz="0" w:space="0" w:color="auto"/>
                <w:right w:val="none" w:sz="0" w:space="0" w:color="auto"/>
              </w:divBdr>
            </w:div>
            <w:div w:id="210117294">
              <w:marLeft w:val="0"/>
              <w:marRight w:val="0"/>
              <w:marTop w:val="0"/>
              <w:marBottom w:val="0"/>
              <w:divBdr>
                <w:top w:val="none" w:sz="0" w:space="0" w:color="auto"/>
                <w:left w:val="none" w:sz="0" w:space="0" w:color="auto"/>
                <w:bottom w:val="none" w:sz="0" w:space="0" w:color="auto"/>
                <w:right w:val="none" w:sz="0" w:space="0" w:color="auto"/>
              </w:divBdr>
            </w:div>
            <w:div w:id="210652007">
              <w:marLeft w:val="0"/>
              <w:marRight w:val="0"/>
              <w:marTop w:val="0"/>
              <w:marBottom w:val="0"/>
              <w:divBdr>
                <w:top w:val="none" w:sz="0" w:space="0" w:color="auto"/>
                <w:left w:val="none" w:sz="0" w:space="0" w:color="auto"/>
                <w:bottom w:val="none" w:sz="0" w:space="0" w:color="auto"/>
                <w:right w:val="none" w:sz="0" w:space="0" w:color="auto"/>
              </w:divBdr>
            </w:div>
            <w:div w:id="212160209">
              <w:marLeft w:val="0"/>
              <w:marRight w:val="0"/>
              <w:marTop w:val="0"/>
              <w:marBottom w:val="0"/>
              <w:divBdr>
                <w:top w:val="none" w:sz="0" w:space="0" w:color="auto"/>
                <w:left w:val="none" w:sz="0" w:space="0" w:color="auto"/>
                <w:bottom w:val="none" w:sz="0" w:space="0" w:color="auto"/>
                <w:right w:val="none" w:sz="0" w:space="0" w:color="auto"/>
              </w:divBdr>
            </w:div>
            <w:div w:id="214513320">
              <w:marLeft w:val="0"/>
              <w:marRight w:val="0"/>
              <w:marTop w:val="0"/>
              <w:marBottom w:val="0"/>
              <w:divBdr>
                <w:top w:val="none" w:sz="0" w:space="0" w:color="auto"/>
                <w:left w:val="none" w:sz="0" w:space="0" w:color="auto"/>
                <w:bottom w:val="none" w:sz="0" w:space="0" w:color="auto"/>
                <w:right w:val="none" w:sz="0" w:space="0" w:color="auto"/>
              </w:divBdr>
            </w:div>
            <w:div w:id="217327369">
              <w:marLeft w:val="0"/>
              <w:marRight w:val="0"/>
              <w:marTop w:val="0"/>
              <w:marBottom w:val="0"/>
              <w:divBdr>
                <w:top w:val="none" w:sz="0" w:space="0" w:color="auto"/>
                <w:left w:val="none" w:sz="0" w:space="0" w:color="auto"/>
                <w:bottom w:val="none" w:sz="0" w:space="0" w:color="auto"/>
                <w:right w:val="none" w:sz="0" w:space="0" w:color="auto"/>
              </w:divBdr>
            </w:div>
            <w:div w:id="220092980">
              <w:marLeft w:val="0"/>
              <w:marRight w:val="0"/>
              <w:marTop w:val="0"/>
              <w:marBottom w:val="0"/>
              <w:divBdr>
                <w:top w:val="none" w:sz="0" w:space="0" w:color="auto"/>
                <w:left w:val="none" w:sz="0" w:space="0" w:color="auto"/>
                <w:bottom w:val="none" w:sz="0" w:space="0" w:color="auto"/>
                <w:right w:val="none" w:sz="0" w:space="0" w:color="auto"/>
              </w:divBdr>
            </w:div>
            <w:div w:id="220290188">
              <w:marLeft w:val="0"/>
              <w:marRight w:val="0"/>
              <w:marTop w:val="0"/>
              <w:marBottom w:val="0"/>
              <w:divBdr>
                <w:top w:val="none" w:sz="0" w:space="0" w:color="auto"/>
                <w:left w:val="none" w:sz="0" w:space="0" w:color="auto"/>
                <w:bottom w:val="none" w:sz="0" w:space="0" w:color="auto"/>
                <w:right w:val="none" w:sz="0" w:space="0" w:color="auto"/>
              </w:divBdr>
            </w:div>
            <w:div w:id="222059424">
              <w:marLeft w:val="0"/>
              <w:marRight w:val="0"/>
              <w:marTop w:val="0"/>
              <w:marBottom w:val="0"/>
              <w:divBdr>
                <w:top w:val="none" w:sz="0" w:space="0" w:color="auto"/>
                <w:left w:val="none" w:sz="0" w:space="0" w:color="auto"/>
                <w:bottom w:val="none" w:sz="0" w:space="0" w:color="auto"/>
                <w:right w:val="none" w:sz="0" w:space="0" w:color="auto"/>
              </w:divBdr>
            </w:div>
            <w:div w:id="225190666">
              <w:marLeft w:val="0"/>
              <w:marRight w:val="0"/>
              <w:marTop w:val="0"/>
              <w:marBottom w:val="0"/>
              <w:divBdr>
                <w:top w:val="none" w:sz="0" w:space="0" w:color="auto"/>
                <w:left w:val="none" w:sz="0" w:space="0" w:color="auto"/>
                <w:bottom w:val="none" w:sz="0" w:space="0" w:color="auto"/>
                <w:right w:val="none" w:sz="0" w:space="0" w:color="auto"/>
              </w:divBdr>
            </w:div>
            <w:div w:id="226455929">
              <w:marLeft w:val="0"/>
              <w:marRight w:val="0"/>
              <w:marTop w:val="0"/>
              <w:marBottom w:val="0"/>
              <w:divBdr>
                <w:top w:val="none" w:sz="0" w:space="0" w:color="auto"/>
                <w:left w:val="none" w:sz="0" w:space="0" w:color="auto"/>
                <w:bottom w:val="none" w:sz="0" w:space="0" w:color="auto"/>
                <w:right w:val="none" w:sz="0" w:space="0" w:color="auto"/>
              </w:divBdr>
            </w:div>
            <w:div w:id="227348194">
              <w:marLeft w:val="0"/>
              <w:marRight w:val="0"/>
              <w:marTop w:val="0"/>
              <w:marBottom w:val="0"/>
              <w:divBdr>
                <w:top w:val="none" w:sz="0" w:space="0" w:color="auto"/>
                <w:left w:val="none" w:sz="0" w:space="0" w:color="auto"/>
                <w:bottom w:val="none" w:sz="0" w:space="0" w:color="auto"/>
                <w:right w:val="none" w:sz="0" w:space="0" w:color="auto"/>
              </w:divBdr>
            </w:div>
            <w:div w:id="227422990">
              <w:marLeft w:val="0"/>
              <w:marRight w:val="0"/>
              <w:marTop w:val="0"/>
              <w:marBottom w:val="0"/>
              <w:divBdr>
                <w:top w:val="none" w:sz="0" w:space="0" w:color="auto"/>
                <w:left w:val="none" w:sz="0" w:space="0" w:color="auto"/>
                <w:bottom w:val="none" w:sz="0" w:space="0" w:color="auto"/>
                <w:right w:val="none" w:sz="0" w:space="0" w:color="auto"/>
              </w:divBdr>
            </w:div>
            <w:div w:id="227807164">
              <w:marLeft w:val="0"/>
              <w:marRight w:val="0"/>
              <w:marTop w:val="0"/>
              <w:marBottom w:val="0"/>
              <w:divBdr>
                <w:top w:val="none" w:sz="0" w:space="0" w:color="auto"/>
                <w:left w:val="none" w:sz="0" w:space="0" w:color="auto"/>
                <w:bottom w:val="none" w:sz="0" w:space="0" w:color="auto"/>
                <w:right w:val="none" w:sz="0" w:space="0" w:color="auto"/>
              </w:divBdr>
            </w:div>
            <w:div w:id="227961712">
              <w:marLeft w:val="0"/>
              <w:marRight w:val="0"/>
              <w:marTop w:val="0"/>
              <w:marBottom w:val="0"/>
              <w:divBdr>
                <w:top w:val="none" w:sz="0" w:space="0" w:color="auto"/>
                <w:left w:val="none" w:sz="0" w:space="0" w:color="auto"/>
                <w:bottom w:val="none" w:sz="0" w:space="0" w:color="auto"/>
                <w:right w:val="none" w:sz="0" w:space="0" w:color="auto"/>
              </w:divBdr>
            </w:div>
            <w:div w:id="231307077">
              <w:marLeft w:val="0"/>
              <w:marRight w:val="0"/>
              <w:marTop w:val="0"/>
              <w:marBottom w:val="0"/>
              <w:divBdr>
                <w:top w:val="none" w:sz="0" w:space="0" w:color="auto"/>
                <w:left w:val="none" w:sz="0" w:space="0" w:color="auto"/>
                <w:bottom w:val="none" w:sz="0" w:space="0" w:color="auto"/>
                <w:right w:val="none" w:sz="0" w:space="0" w:color="auto"/>
              </w:divBdr>
            </w:div>
            <w:div w:id="232859546">
              <w:marLeft w:val="0"/>
              <w:marRight w:val="0"/>
              <w:marTop w:val="0"/>
              <w:marBottom w:val="0"/>
              <w:divBdr>
                <w:top w:val="none" w:sz="0" w:space="0" w:color="auto"/>
                <w:left w:val="none" w:sz="0" w:space="0" w:color="auto"/>
                <w:bottom w:val="none" w:sz="0" w:space="0" w:color="auto"/>
                <w:right w:val="none" w:sz="0" w:space="0" w:color="auto"/>
              </w:divBdr>
            </w:div>
            <w:div w:id="233004970">
              <w:marLeft w:val="0"/>
              <w:marRight w:val="0"/>
              <w:marTop w:val="0"/>
              <w:marBottom w:val="0"/>
              <w:divBdr>
                <w:top w:val="none" w:sz="0" w:space="0" w:color="auto"/>
                <w:left w:val="none" w:sz="0" w:space="0" w:color="auto"/>
                <w:bottom w:val="none" w:sz="0" w:space="0" w:color="auto"/>
                <w:right w:val="none" w:sz="0" w:space="0" w:color="auto"/>
              </w:divBdr>
            </w:div>
            <w:div w:id="234559723">
              <w:marLeft w:val="0"/>
              <w:marRight w:val="0"/>
              <w:marTop w:val="0"/>
              <w:marBottom w:val="0"/>
              <w:divBdr>
                <w:top w:val="none" w:sz="0" w:space="0" w:color="auto"/>
                <w:left w:val="none" w:sz="0" w:space="0" w:color="auto"/>
                <w:bottom w:val="none" w:sz="0" w:space="0" w:color="auto"/>
                <w:right w:val="none" w:sz="0" w:space="0" w:color="auto"/>
              </w:divBdr>
            </w:div>
            <w:div w:id="237446113">
              <w:marLeft w:val="0"/>
              <w:marRight w:val="0"/>
              <w:marTop w:val="0"/>
              <w:marBottom w:val="0"/>
              <w:divBdr>
                <w:top w:val="none" w:sz="0" w:space="0" w:color="auto"/>
                <w:left w:val="none" w:sz="0" w:space="0" w:color="auto"/>
                <w:bottom w:val="none" w:sz="0" w:space="0" w:color="auto"/>
                <w:right w:val="none" w:sz="0" w:space="0" w:color="auto"/>
              </w:divBdr>
            </w:div>
            <w:div w:id="242838617">
              <w:marLeft w:val="0"/>
              <w:marRight w:val="0"/>
              <w:marTop w:val="0"/>
              <w:marBottom w:val="0"/>
              <w:divBdr>
                <w:top w:val="none" w:sz="0" w:space="0" w:color="auto"/>
                <w:left w:val="none" w:sz="0" w:space="0" w:color="auto"/>
                <w:bottom w:val="none" w:sz="0" w:space="0" w:color="auto"/>
                <w:right w:val="none" w:sz="0" w:space="0" w:color="auto"/>
              </w:divBdr>
            </w:div>
            <w:div w:id="244346837">
              <w:marLeft w:val="0"/>
              <w:marRight w:val="0"/>
              <w:marTop w:val="0"/>
              <w:marBottom w:val="0"/>
              <w:divBdr>
                <w:top w:val="none" w:sz="0" w:space="0" w:color="auto"/>
                <w:left w:val="none" w:sz="0" w:space="0" w:color="auto"/>
                <w:bottom w:val="none" w:sz="0" w:space="0" w:color="auto"/>
                <w:right w:val="none" w:sz="0" w:space="0" w:color="auto"/>
              </w:divBdr>
            </w:div>
            <w:div w:id="245847771">
              <w:marLeft w:val="0"/>
              <w:marRight w:val="0"/>
              <w:marTop w:val="0"/>
              <w:marBottom w:val="0"/>
              <w:divBdr>
                <w:top w:val="none" w:sz="0" w:space="0" w:color="auto"/>
                <w:left w:val="none" w:sz="0" w:space="0" w:color="auto"/>
                <w:bottom w:val="none" w:sz="0" w:space="0" w:color="auto"/>
                <w:right w:val="none" w:sz="0" w:space="0" w:color="auto"/>
              </w:divBdr>
            </w:div>
            <w:div w:id="247156299">
              <w:marLeft w:val="0"/>
              <w:marRight w:val="0"/>
              <w:marTop w:val="0"/>
              <w:marBottom w:val="0"/>
              <w:divBdr>
                <w:top w:val="none" w:sz="0" w:space="0" w:color="auto"/>
                <w:left w:val="none" w:sz="0" w:space="0" w:color="auto"/>
                <w:bottom w:val="none" w:sz="0" w:space="0" w:color="auto"/>
                <w:right w:val="none" w:sz="0" w:space="0" w:color="auto"/>
              </w:divBdr>
            </w:div>
            <w:div w:id="249973287">
              <w:marLeft w:val="0"/>
              <w:marRight w:val="0"/>
              <w:marTop w:val="0"/>
              <w:marBottom w:val="0"/>
              <w:divBdr>
                <w:top w:val="none" w:sz="0" w:space="0" w:color="auto"/>
                <w:left w:val="none" w:sz="0" w:space="0" w:color="auto"/>
                <w:bottom w:val="none" w:sz="0" w:space="0" w:color="auto"/>
                <w:right w:val="none" w:sz="0" w:space="0" w:color="auto"/>
              </w:divBdr>
            </w:div>
            <w:div w:id="251470109">
              <w:marLeft w:val="0"/>
              <w:marRight w:val="0"/>
              <w:marTop w:val="0"/>
              <w:marBottom w:val="0"/>
              <w:divBdr>
                <w:top w:val="none" w:sz="0" w:space="0" w:color="auto"/>
                <w:left w:val="none" w:sz="0" w:space="0" w:color="auto"/>
                <w:bottom w:val="none" w:sz="0" w:space="0" w:color="auto"/>
                <w:right w:val="none" w:sz="0" w:space="0" w:color="auto"/>
              </w:divBdr>
            </w:div>
            <w:div w:id="251746627">
              <w:marLeft w:val="0"/>
              <w:marRight w:val="0"/>
              <w:marTop w:val="0"/>
              <w:marBottom w:val="0"/>
              <w:divBdr>
                <w:top w:val="none" w:sz="0" w:space="0" w:color="auto"/>
                <w:left w:val="none" w:sz="0" w:space="0" w:color="auto"/>
                <w:bottom w:val="none" w:sz="0" w:space="0" w:color="auto"/>
                <w:right w:val="none" w:sz="0" w:space="0" w:color="auto"/>
              </w:divBdr>
            </w:div>
            <w:div w:id="255335677">
              <w:marLeft w:val="0"/>
              <w:marRight w:val="0"/>
              <w:marTop w:val="0"/>
              <w:marBottom w:val="0"/>
              <w:divBdr>
                <w:top w:val="none" w:sz="0" w:space="0" w:color="auto"/>
                <w:left w:val="none" w:sz="0" w:space="0" w:color="auto"/>
                <w:bottom w:val="none" w:sz="0" w:space="0" w:color="auto"/>
                <w:right w:val="none" w:sz="0" w:space="0" w:color="auto"/>
              </w:divBdr>
            </w:div>
            <w:div w:id="255602831">
              <w:marLeft w:val="0"/>
              <w:marRight w:val="0"/>
              <w:marTop w:val="0"/>
              <w:marBottom w:val="0"/>
              <w:divBdr>
                <w:top w:val="none" w:sz="0" w:space="0" w:color="auto"/>
                <w:left w:val="none" w:sz="0" w:space="0" w:color="auto"/>
                <w:bottom w:val="none" w:sz="0" w:space="0" w:color="auto"/>
                <w:right w:val="none" w:sz="0" w:space="0" w:color="auto"/>
              </w:divBdr>
            </w:div>
            <w:div w:id="256329311">
              <w:marLeft w:val="0"/>
              <w:marRight w:val="0"/>
              <w:marTop w:val="0"/>
              <w:marBottom w:val="0"/>
              <w:divBdr>
                <w:top w:val="none" w:sz="0" w:space="0" w:color="auto"/>
                <w:left w:val="none" w:sz="0" w:space="0" w:color="auto"/>
                <w:bottom w:val="none" w:sz="0" w:space="0" w:color="auto"/>
                <w:right w:val="none" w:sz="0" w:space="0" w:color="auto"/>
              </w:divBdr>
            </w:div>
            <w:div w:id="256788316">
              <w:marLeft w:val="0"/>
              <w:marRight w:val="0"/>
              <w:marTop w:val="0"/>
              <w:marBottom w:val="0"/>
              <w:divBdr>
                <w:top w:val="none" w:sz="0" w:space="0" w:color="auto"/>
                <w:left w:val="none" w:sz="0" w:space="0" w:color="auto"/>
                <w:bottom w:val="none" w:sz="0" w:space="0" w:color="auto"/>
                <w:right w:val="none" w:sz="0" w:space="0" w:color="auto"/>
              </w:divBdr>
            </w:div>
            <w:div w:id="258415158">
              <w:marLeft w:val="0"/>
              <w:marRight w:val="0"/>
              <w:marTop w:val="0"/>
              <w:marBottom w:val="0"/>
              <w:divBdr>
                <w:top w:val="none" w:sz="0" w:space="0" w:color="auto"/>
                <w:left w:val="none" w:sz="0" w:space="0" w:color="auto"/>
                <w:bottom w:val="none" w:sz="0" w:space="0" w:color="auto"/>
                <w:right w:val="none" w:sz="0" w:space="0" w:color="auto"/>
              </w:divBdr>
            </w:div>
            <w:div w:id="261574624">
              <w:marLeft w:val="0"/>
              <w:marRight w:val="0"/>
              <w:marTop w:val="0"/>
              <w:marBottom w:val="0"/>
              <w:divBdr>
                <w:top w:val="none" w:sz="0" w:space="0" w:color="auto"/>
                <w:left w:val="none" w:sz="0" w:space="0" w:color="auto"/>
                <w:bottom w:val="none" w:sz="0" w:space="0" w:color="auto"/>
                <w:right w:val="none" w:sz="0" w:space="0" w:color="auto"/>
              </w:divBdr>
            </w:div>
            <w:div w:id="262300959">
              <w:marLeft w:val="0"/>
              <w:marRight w:val="0"/>
              <w:marTop w:val="0"/>
              <w:marBottom w:val="0"/>
              <w:divBdr>
                <w:top w:val="none" w:sz="0" w:space="0" w:color="auto"/>
                <w:left w:val="none" w:sz="0" w:space="0" w:color="auto"/>
                <w:bottom w:val="none" w:sz="0" w:space="0" w:color="auto"/>
                <w:right w:val="none" w:sz="0" w:space="0" w:color="auto"/>
              </w:divBdr>
            </w:div>
            <w:div w:id="262418109">
              <w:marLeft w:val="0"/>
              <w:marRight w:val="0"/>
              <w:marTop w:val="0"/>
              <w:marBottom w:val="0"/>
              <w:divBdr>
                <w:top w:val="none" w:sz="0" w:space="0" w:color="auto"/>
                <w:left w:val="none" w:sz="0" w:space="0" w:color="auto"/>
                <w:bottom w:val="none" w:sz="0" w:space="0" w:color="auto"/>
                <w:right w:val="none" w:sz="0" w:space="0" w:color="auto"/>
              </w:divBdr>
            </w:div>
            <w:div w:id="262810448">
              <w:marLeft w:val="0"/>
              <w:marRight w:val="0"/>
              <w:marTop w:val="0"/>
              <w:marBottom w:val="0"/>
              <w:divBdr>
                <w:top w:val="none" w:sz="0" w:space="0" w:color="auto"/>
                <w:left w:val="none" w:sz="0" w:space="0" w:color="auto"/>
                <w:bottom w:val="none" w:sz="0" w:space="0" w:color="auto"/>
                <w:right w:val="none" w:sz="0" w:space="0" w:color="auto"/>
              </w:divBdr>
            </w:div>
            <w:div w:id="266084449">
              <w:marLeft w:val="0"/>
              <w:marRight w:val="0"/>
              <w:marTop w:val="0"/>
              <w:marBottom w:val="0"/>
              <w:divBdr>
                <w:top w:val="none" w:sz="0" w:space="0" w:color="auto"/>
                <w:left w:val="none" w:sz="0" w:space="0" w:color="auto"/>
                <w:bottom w:val="none" w:sz="0" w:space="0" w:color="auto"/>
                <w:right w:val="none" w:sz="0" w:space="0" w:color="auto"/>
              </w:divBdr>
            </w:div>
            <w:div w:id="266474510">
              <w:marLeft w:val="0"/>
              <w:marRight w:val="0"/>
              <w:marTop w:val="0"/>
              <w:marBottom w:val="0"/>
              <w:divBdr>
                <w:top w:val="none" w:sz="0" w:space="0" w:color="auto"/>
                <w:left w:val="none" w:sz="0" w:space="0" w:color="auto"/>
                <w:bottom w:val="none" w:sz="0" w:space="0" w:color="auto"/>
                <w:right w:val="none" w:sz="0" w:space="0" w:color="auto"/>
              </w:divBdr>
            </w:div>
            <w:div w:id="269166821">
              <w:marLeft w:val="0"/>
              <w:marRight w:val="0"/>
              <w:marTop w:val="360"/>
              <w:marBottom w:val="0"/>
              <w:divBdr>
                <w:top w:val="single" w:sz="6" w:space="0" w:color="auto"/>
                <w:left w:val="single" w:sz="6" w:space="0" w:color="auto"/>
                <w:bottom w:val="single" w:sz="6" w:space="0" w:color="auto"/>
                <w:right w:val="single" w:sz="6" w:space="0" w:color="auto"/>
              </w:divBdr>
            </w:div>
            <w:div w:id="274097559">
              <w:marLeft w:val="0"/>
              <w:marRight w:val="0"/>
              <w:marTop w:val="0"/>
              <w:marBottom w:val="0"/>
              <w:divBdr>
                <w:top w:val="none" w:sz="0" w:space="0" w:color="auto"/>
                <w:left w:val="none" w:sz="0" w:space="0" w:color="auto"/>
                <w:bottom w:val="none" w:sz="0" w:space="0" w:color="auto"/>
                <w:right w:val="none" w:sz="0" w:space="0" w:color="auto"/>
              </w:divBdr>
            </w:div>
            <w:div w:id="275212515">
              <w:marLeft w:val="0"/>
              <w:marRight w:val="0"/>
              <w:marTop w:val="0"/>
              <w:marBottom w:val="0"/>
              <w:divBdr>
                <w:top w:val="none" w:sz="0" w:space="0" w:color="auto"/>
                <w:left w:val="none" w:sz="0" w:space="0" w:color="auto"/>
                <w:bottom w:val="none" w:sz="0" w:space="0" w:color="auto"/>
                <w:right w:val="none" w:sz="0" w:space="0" w:color="auto"/>
              </w:divBdr>
            </w:div>
            <w:div w:id="275869049">
              <w:marLeft w:val="0"/>
              <w:marRight w:val="0"/>
              <w:marTop w:val="0"/>
              <w:marBottom w:val="0"/>
              <w:divBdr>
                <w:top w:val="none" w:sz="0" w:space="0" w:color="auto"/>
                <w:left w:val="none" w:sz="0" w:space="0" w:color="auto"/>
                <w:bottom w:val="none" w:sz="0" w:space="0" w:color="auto"/>
                <w:right w:val="none" w:sz="0" w:space="0" w:color="auto"/>
              </w:divBdr>
            </w:div>
            <w:div w:id="276180301">
              <w:marLeft w:val="0"/>
              <w:marRight w:val="0"/>
              <w:marTop w:val="0"/>
              <w:marBottom w:val="0"/>
              <w:divBdr>
                <w:top w:val="none" w:sz="0" w:space="0" w:color="auto"/>
                <w:left w:val="none" w:sz="0" w:space="0" w:color="auto"/>
                <w:bottom w:val="none" w:sz="0" w:space="0" w:color="auto"/>
                <w:right w:val="none" w:sz="0" w:space="0" w:color="auto"/>
              </w:divBdr>
            </w:div>
            <w:div w:id="279461700">
              <w:marLeft w:val="0"/>
              <w:marRight w:val="0"/>
              <w:marTop w:val="0"/>
              <w:marBottom w:val="0"/>
              <w:divBdr>
                <w:top w:val="none" w:sz="0" w:space="0" w:color="auto"/>
                <w:left w:val="none" w:sz="0" w:space="0" w:color="auto"/>
                <w:bottom w:val="none" w:sz="0" w:space="0" w:color="auto"/>
                <w:right w:val="none" w:sz="0" w:space="0" w:color="auto"/>
              </w:divBdr>
            </w:div>
            <w:div w:id="281037970">
              <w:marLeft w:val="0"/>
              <w:marRight w:val="0"/>
              <w:marTop w:val="0"/>
              <w:marBottom w:val="0"/>
              <w:divBdr>
                <w:top w:val="none" w:sz="0" w:space="0" w:color="auto"/>
                <w:left w:val="none" w:sz="0" w:space="0" w:color="auto"/>
                <w:bottom w:val="none" w:sz="0" w:space="0" w:color="auto"/>
                <w:right w:val="none" w:sz="0" w:space="0" w:color="auto"/>
              </w:divBdr>
            </w:div>
            <w:div w:id="281496783">
              <w:marLeft w:val="0"/>
              <w:marRight w:val="0"/>
              <w:marTop w:val="0"/>
              <w:marBottom w:val="0"/>
              <w:divBdr>
                <w:top w:val="none" w:sz="0" w:space="0" w:color="auto"/>
                <w:left w:val="none" w:sz="0" w:space="0" w:color="auto"/>
                <w:bottom w:val="none" w:sz="0" w:space="0" w:color="auto"/>
                <w:right w:val="none" w:sz="0" w:space="0" w:color="auto"/>
              </w:divBdr>
            </w:div>
            <w:div w:id="282733111">
              <w:marLeft w:val="0"/>
              <w:marRight w:val="0"/>
              <w:marTop w:val="0"/>
              <w:marBottom w:val="0"/>
              <w:divBdr>
                <w:top w:val="none" w:sz="0" w:space="0" w:color="auto"/>
                <w:left w:val="none" w:sz="0" w:space="0" w:color="auto"/>
                <w:bottom w:val="none" w:sz="0" w:space="0" w:color="auto"/>
                <w:right w:val="none" w:sz="0" w:space="0" w:color="auto"/>
              </w:divBdr>
            </w:div>
            <w:div w:id="282736113">
              <w:marLeft w:val="0"/>
              <w:marRight w:val="0"/>
              <w:marTop w:val="0"/>
              <w:marBottom w:val="0"/>
              <w:divBdr>
                <w:top w:val="none" w:sz="0" w:space="0" w:color="auto"/>
                <w:left w:val="none" w:sz="0" w:space="0" w:color="auto"/>
                <w:bottom w:val="none" w:sz="0" w:space="0" w:color="auto"/>
                <w:right w:val="none" w:sz="0" w:space="0" w:color="auto"/>
              </w:divBdr>
            </w:div>
            <w:div w:id="290985204">
              <w:marLeft w:val="0"/>
              <w:marRight w:val="0"/>
              <w:marTop w:val="0"/>
              <w:marBottom w:val="0"/>
              <w:divBdr>
                <w:top w:val="none" w:sz="0" w:space="0" w:color="auto"/>
                <w:left w:val="none" w:sz="0" w:space="0" w:color="auto"/>
                <w:bottom w:val="none" w:sz="0" w:space="0" w:color="auto"/>
                <w:right w:val="none" w:sz="0" w:space="0" w:color="auto"/>
              </w:divBdr>
            </w:div>
            <w:div w:id="292293182">
              <w:marLeft w:val="0"/>
              <w:marRight w:val="0"/>
              <w:marTop w:val="0"/>
              <w:marBottom w:val="0"/>
              <w:divBdr>
                <w:top w:val="none" w:sz="0" w:space="0" w:color="auto"/>
                <w:left w:val="none" w:sz="0" w:space="0" w:color="auto"/>
                <w:bottom w:val="none" w:sz="0" w:space="0" w:color="auto"/>
                <w:right w:val="none" w:sz="0" w:space="0" w:color="auto"/>
              </w:divBdr>
            </w:div>
            <w:div w:id="292642586">
              <w:marLeft w:val="0"/>
              <w:marRight w:val="0"/>
              <w:marTop w:val="0"/>
              <w:marBottom w:val="0"/>
              <w:divBdr>
                <w:top w:val="none" w:sz="0" w:space="0" w:color="auto"/>
                <w:left w:val="none" w:sz="0" w:space="0" w:color="auto"/>
                <w:bottom w:val="none" w:sz="0" w:space="0" w:color="auto"/>
                <w:right w:val="none" w:sz="0" w:space="0" w:color="auto"/>
              </w:divBdr>
            </w:div>
            <w:div w:id="295376212">
              <w:marLeft w:val="0"/>
              <w:marRight w:val="0"/>
              <w:marTop w:val="0"/>
              <w:marBottom w:val="0"/>
              <w:divBdr>
                <w:top w:val="none" w:sz="0" w:space="0" w:color="auto"/>
                <w:left w:val="none" w:sz="0" w:space="0" w:color="auto"/>
                <w:bottom w:val="none" w:sz="0" w:space="0" w:color="auto"/>
                <w:right w:val="none" w:sz="0" w:space="0" w:color="auto"/>
              </w:divBdr>
            </w:div>
            <w:div w:id="295992275">
              <w:marLeft w:val="0"/>
              <w:marRight w:val="0"/>
              <w:marTop w:val="0"/>
              <w:marBottom w:val="0"/>
              <w:divBdr>
                <w:top w:val="none" w:sz="0" w:space="0" w:color="auto"/>
                <w:left w:val="none" w:sz="0" w:space="0" w:color="auto"/>
                <w:bottom w:val="none" w:sz="0" w:space="0" w:color="auto"/>
                <w:right w:val="none" w:sz="0" w:space="0" w:color="auto"/>
              </w:divBdr>
            </w:div>
            <w:div w:id="296494189">
              <w:marLeft w:val="0"/>
              <w:marRight w:val="0"/>
              <w:marTop w:val="0"/>
              <w:marBottom w:val="0"/>
              <w:divBdr>
                <w:top w:val="none" w:sz="0" w:space="0" w:color="auto"/>
                <w:left w:val="none" w:sz="0" w:space="0" w:color="auto"/>
                <w:bottom w:val="none" w:sz="0" w:space="0" w:color="auto"/>
                <w:right w:val="none" w:sz="0" w:space="0" w:color="auto"/>
              </w:divBdr>
            </w:div>
            <w:div w:id="299116683">
              <w:marLeft w:val="0"/>
              <w:marRight w:val="0"/>
              <w:marTop w:val="0"/>
              <w:marBottom w:val="0"/>
              <w:divBdr>
                <w:top w:val="none" w:sz="0" w:space="0" w:color="auto"/>
                <w:left w:val="none" w:sz="0" w:space="0" w:color="auto"/>
                <w:bottom w:val="none" w:sz="0" w:space="0" w:color="auto"/>
                <w:right w:val="none" w:sz="0" w:space="0" w:color="auto"/>
              </w:divBdr>
            </w:div>
            <w:div w:id="302123426">
              <w:marLeft w:val="0"/>
              <w:marRight w:val="0"/>
              <w:marTop w:val="0"/>
              <w:marBottom w:val="0"/>
              <w:divBdr>
                <w:top w:val="none" w:sz="0" w:space="0" w:color="auto"/>
                <w:left w:val="none" w:sz="0" w:space="0" w:color="auto"/>
                <w:bottom w:val="none" w:sz="0" w:space="0" w:color="auto"/>
                <w:right w:val="none" w:sz="0" w:space="0" w:color="auto"/>
              </w:divBdr>
            </w:div>
            <w:div w:id="304894298">
              <w:marLeft w:val="0"/>
              <w:marRight w:val="0"/>
              <w:marTop w:val="0"/>
              <w:marBottom w:val="0"/>
              <w:divBdr>
                <w:top w:val="none" w:sz="0" w:space="0" w:color="auto"/>
                <w:left w:val="none" w:sz="0" w:space="0" w:color="auto"/>
                <w:bottom w:val="none" w:sz="0" w:space="0" w:color="auto"/>
                <w:right w:val="none" w:sz="0" w:space="0" w:color="auto"/>
              </w:divBdr>
            </w:div>
            <w:div w:id="305548137">
              <w:marLeft w:val="0"/>
              <w:marRight w:val="0"/>
              <w:marTop w:val="0"/>
              <w:marBottom w:val="0"/>
              <w:divBdr>
                <w:top w:val="none" w:sz="0" w:space="0" w:color="auto"/>
                <w:left w:val="none" w:sz="0" w:space="0" w:color="auto"/>
                <w:bottom w:val="none" w:sz="0" w:space="0" w:color="auto"/>
                <w:right w:val="none" w:sz="0" w:space="0" w:color="auto"/>
              </w:divBdr>
            </w:div>
            <w:div w:id="306053877">
              <w:marLeft w:val="0"/>
              <w:marRight w:val="0"/>
              <w:marTop w:val="0"/>
              <w:marBottom w:val="0"/>
              <w:divBdr>
                <w:top w:val="none" w:sz="0" w:space="0" w:color="auto"/>
                <w:left w:val="none" w:sz="0" w:space="0" w:color="auto"/>
                <w:bottom w:val="none" w:sz="0" w:space="0" w:color="auto"/>
                <w:right w:val="none" w:sz="0" w:space="0" w:color="auto"/>
              </w:divBdr>
            </w:div>
            <w:div w:id="307368493">
              <w:marLeft w:val="0"/>
              <w:marRight w:val="0"/>
              <w:marTop w:val="0"/>
              <w:marBottom w:val="0"/>
              <w:divBdr>
                <w:top w:val="none" w:sz="0" w:space="0" w:color="auto"/>
                <w:left w:val="none" w:sz="0" w:space="0" w:color="auto"/>
                <w:bottom w:val="none" w:sz="0" w:space="0" w:color="auto"/>
                <w:right w:val="none" w:sz="0" w:space="0" w:color="auto"/>
              </w:divBdr>
            </w:div>
            <w:div w:id="308095291">
              <w:marLeft w:val="0"/>
              <w:marRight w:val="0"/>
              <w:marTop w:val="0"/>
              <w:marBottom w:val="0"/>
              <w:divBdr>
                <w:top w:val="none" w:sz="0" w:space="0" w:color="auto"/>
                <w:left w:val="none" w:sz="0" w:space="0" w:color="auto"/>
                <w:bottom w:val="none" w:sz="0" w:space="0" w:color="auto"/>
                <w:right w:val="none" w:sz="0" w:space="0" w:color="auto"/>
              </w:divBdr>
            </w:div>
            <w:div w:id="308367703">
              <w:marLeft w:val="0"/>
              <w:marRight w:val="0"/>
              <w:marTop w:val="0"/>
              <w:marBottom w:val="0"/>
              <w:divBdr>
                <w:top w:val="none" w:sz="0" w:space="0" w:color="auto"/>
                <w:left w:val="none" w:sz="0" w:space="0" w:color="auto"/>
                <w:bottom w:val="none" w:sz="0" w:space="0" w:color="auto"/>
                <w:right w:val="none" w:sz="0" w:space="0" w:color="auto"/>
              </w:divBdr>
            </w:div>
            <w:div w:id="309748112">
              <w:marLeft w:val="0"/>
              <w:marRight w:val="0"/>
              <w:marTop w:val="0"/>
              <w:marBottom w:val="0"/>
              <w:divBdr>
                <w:top w:val="none" w:sz="0" w:space="0" w:color="auto"/>
                <w:left w:val="none" w:sz="0" w:space="0" w:color="auto"/>
                <w:bottom w:val="none" w:sz="0" w:space="0" w:color="auto"/>
                <w:right w:val="none" w:sz="0" w:space="0" w:color="auto"/>
              </w:divBdr>
            </w:div>
            <w:div w:id="312224822">
              <w:marLeft w:val="0"/>
              <w:marRight w:val="0"/>
              <w:marTop w:val="0"/>
              <w:marBottom w:val="0"/>
              <w:divBdr>
                <w:top w:val="none" w:sz="0" w:space="0" w:color="auto"/>
                <w:left w:val="none" w:sz="0" w:space="0" w:color="auto"/>
                <w:bottom w:val="none" w:sz="0" w:space="0" w:color="auto"/>
                <w:right w:val="none" w:sz="0" w:space="0" w:color="auto"/>
              </w:divBdr>
            </w:div>
            <w:div w:id="317224200">
              <w:marLeft w:val="0"/>
              <w:marRight w:val="0"/>
              <w:marTop w:val="0"/>
              <w:marBottom w:val="0"/>
              <w:divBdr>
                <w:top w:val="none" w:sz="0" w:space="0" w:color="auto"/>
                <w:left w:val="none" w:sz="0" w:space="0" w:color="auto"/>
                <w:bottom w:val="none" w:sz="0" w:space="0" w:color="auto"/>
                <w:right w:val="none" w:sz="0" w:space="0" w:color="auto"/>
              </w:divBdr>
            </w:div>
            <w:div w:id="319309244">
              <w:marLeft w:val="0"/>
              <w:marRight w:val="0"/>
              <w:marTop w:val="0"/>
              <w:marBottom w:val="0"/>
              <w:divBdr>
                <w:top w:val="none" w:sz="0" w:space="0" w:color="auto"/>
                <w:left w:val="none" w:sz="0" w:space="0" w:color="auto"/>
                <w:bottom w:val="none" w:sz="0" w:space="0" w:color="auto"/>
                <w:right w:val="none" w:sz="0" w:space="0" w:color="auto"/>
              </w:divBdr>
            </w:div>
            <w:div w:id="328018239">
              <w:marLeft w:val="0"/>
              <w:marRight w:val="0"/>
              <w:marTop w:val="0"/>
              <w:marBottom w:val="0"/>
              <w:divBdr>
                <w:top w:val="none" w:sz="0" w:space="0" w:color="auto"/>
                <w:left w:val="none" w:sz="0" w:space="0" w:color="auto"/>
                <w:bottom w:val="none" w:sz="0" w:space="0" w:color="auto"/>
                <w:right w:val="none" w:sz="0" w:space="0" w:color="auto"/>
              </w:divBdr>
            </w:div>
            <w:div w:id="329870093">
              <w:marLeft w:val="0"/>
              <w:marRight w:val="0"/>
              <w:marTop w:val="0"/>
              <w:marBottom w:val="0"/>
              <w:divBdr>
                <w:top w:val="none" w:sz="0" w:space="0" w:color="auto"/>
                <w:left w:val="none" w:sz="0" w:space="0" w:color="auto"/>
                <w:bottom w:val="none" w:sz="0" w:space="0" w:color="auto"/>
                <w:right w:val="none" w:sz="0" w:space="0" w:color="auto"/>
              </w:divBdr>
            </w:div>
            <w:div w:id="331644624">
              <w:marLeft w:val="0"/>
              <w:marRight w:val="0"/>
              <w:marTop w:val="0"/>
              <w:marBottom w:val="0"/>
              <w:divBdr>
                <w:top w:val="none" w:sz="0" w:space="0" w:color="auto"/>
                <w:left w:val="none" w:sz="0" w:space="0" w:color="auto"/>
                <w:bottom w:val="none" w:sz="0" w:space="0" w:color="auto"/>
                <w:right w:val="none" w:sz="0" w:space="0" w:color="auto"/>
              </w:divBdr>
            </w:div>
            <w:div w:id="334694869">
              <w:marLeft w:val="0"/>
              <w:marRight w:val="0"/>
              <w:marTop w:val="0"/>
              <w:marBottom w:val="0"/>
              <w:divBdr>
                <w:top w:val="none" w:sz="0" w:space="0" w:color="auto"/>
                <w:left w:val="none" w:sz="0" w:space="0" w:color="auto"/>
                <w:bottom w:val="none" w:sz="0" w:space="0" w:color="auto"/>
                <w:right w:val="none" w:sz="0" w:space="0" w:color="auto"/>
              </w:divBdr>
              <w:divsChild>
                <w:div w:id="32703083">
                  <w:marLeft w:val="0"/>
                  <w:marRight w:val="0"/>
                  <w:marTop w:val="0"/>
                  <w:marBottom w:val="0"/>
                  <w:divBdr>
                    <w:top w:val="none" w:sz="0" w:space="0" w:color="auto"/>
                    <w:left w:val="none" w:sz="0" w:space="0" w:color="auto"/>
                    <w:bottom w:val="none" w:sz="0" w:space="0" w:color="auto"/>
                    <w:right w:val="none" w:sz="0" w:space="0" w:color="auto"/>
                  </w:divBdr>
                </w:div>
                <w:div w:id="168371362">
                  <w:marLeft w:val="0"/>
                  <w:marRight w:val="0"/>
                  <w:marTop w:val="0"/>
                  <w:marBottom w:val="0"/>
                  <w:divBdr>
                    <w:top w:val="none" w:sz="0" w:space="0" w:color="auto"/>
                    <w:left w:val="none" w:sz="0" w:space="0" w:color="auto"/>
                    <w:bottom w:val="none" w:sz="0" w:space="0" w:color="auto"/>
                    <w:right w:val="none" w:sz="0" w:space="0" w:color="auto"/>
                  </w:divBdr>
                </w:div>
                <w:div w:id="868105832">
                  <w:marLeft w:val="0"/>
                  <w:marRight w:val="0"/>
                  <w:marTop w:val="0"/>
                  <w:marBottom w:val="0"/>
                  <w:divBdr>
                    <w:top w:val="none" w:sz="0" w:space="0" w:color="auto"/>
                    <w:left w:val="none" w:sz="0" w:space="0" w:color="auto"/>
                    <w:bottom w:val="none" w:sz="0" w:space="0" w:color="auto"/>
                    <w:right w:val="none" w:sz="0" w:space="0" w:color="auto"/>
                  </w:divBdr>
                </w:div>
                <w:div w:id="943879779">
                  <w:marLeft w:val="0"/>
                  <w:marRight w:val="0"/>
                  <w:marTop w:val="0"/>
                  <w:marBottom w:val="0"/>
                  <w:divBdr>
                    <w:top w:val="none" w:sz="0" w:space="0" w:color="auto"/>
                    <w:left w:val="none" w:sz="0" w:space="0" w:color="auto"/>
                    <w:bottom w:val="none" w:sz="0" w:space="0" w:color="auto"/>
                    <w:right w:val="none" w:sz="0" w:space="0" w:color="auto"/>
                  </w:divBdr>
                </w:div>
                <w:div w:id="1143741482">
                  <w:marLeft w:val="0"/>
                  <w:marRight w:val="0"/>
                  <w:marTop w:val="0"/>
                  <w:marBottom w:val="0"/>
                  <w:divBdr>
                    <w:top w:val="none" w:sz="0" w:space="0" w:color="auto"/>
                    <w:left w:val="none" w:sz="0" w:space="0" w:color="auto"/>
                    <w:bottom w:val="none" w:sz="0" w:space="0" w:color="auto"/>
                    <w:right w:val="none" w:sz="0" w:space="0" w:color="auto"/>
                  </w:divBdr>
                </w:div>
                <w:div w:id="1336376513">
                  <w:marLeft w:val="0"/>
                  <w:marRight w:val="0"/>
                  <w:marTop w:val="0"/>
                  <w:marBottom w:val="0"/>
                  <w:divBdr>
                    <w:top w:val="none" w:sz="0" w:space="0" w:color="auto"/>
                    <w:left w:val="none" w:sz="0" w:space="0" w:color="auto"/>
                    <w:bottom w:val="none" w:sz="0" w:space="0" w:color="auto"/>
                    <w:right w:val="none" w:sz="0" w:space="0" w:color="auto"/>
                  </w:divBdr>
                </w:div>
                <w:div w:id="1583755775">
                  <w:marLeft w:val="0"/>
                  <w:marRight w:val="0"/>
                  <w:marTop w:val="0"/>
                  <w:marBottom w:val="0"/>
                  <w:divBdr>
                    <w:top w:val="none" w:sz="0" w:space="0" w:color="auto"/>
                    <w:left w:val="none" w:sz="0" w:space="0" w:color="auto"/>
                    <w:bottom w:val="none" w:sz="0" w:space="0" w:color="auto"/>
                    <w:right w:val="none" w:sz="0" w:space="0" w:color="auto"/>
                  </w:divBdr>
                </w:div>
              </w:divsChild>
            </w:div>
            <w:div w:id="334697155">
              <w:marLeft w:val="0"/>
              <w:marRight w:val="0"/>
              <w:marTop w:val="0"/>
              <w:marBottom w:val="0"/>
              <w:divBdr>
                <w:top w:val="none" w:sz="0" w:space="0" w:color="auto"/>
                <w:left w:val="none" w:sz="0" w:space="0" w:color="auto"/>
                <w:bottom w:val="none" w:sz="0" w:space="0" w:color="auto"/>
                <w:right w:val="none" w:sz="0" w:space="0" w:color="auto"/>
              </w:divBdr>
            </w:div>
            <w:div w:id="336150201">
              <w:marLeft w:val="0"/>
              <w:marRight w:val="0"/>
              <w:marTop w:val="0"/>
              <w:marBottom w:val="0"/>
              <w:divBdr>
                <w:top w:val="none" w:sz="0" w:space="0" w:color="auto"/>
                <w:left w:val="none" w:sz="0" w:space="0" w:color="auto"/>
                <w:bottom w:val="none" w:sz="0" w:space="0" w:color="auto"/>
                <w:right w:val="none" w:sz="0" w:space="0" w:color="auto"/>
              </w:divBdr>
            </w:div>
            <w:div w:id="337081154">
              <w:marLeft w:val="0"/>
              <w:marRight w:val="0"/>
              <w:marTop w:val="0"/>
              <w:marBottom w:val="0"/>
              <w:divBdr>
                <w:top w:val="none" w:sz="0" w:space="0" w:color="auto"/>
                <w:left w:val="none" w:sz="0" w:space="0" w:color="auto"/>
                <w:bottom w:val="none" w:sz="0" w:space="0" w:color="auto"/>
                <w:right w:val="none" w:sz="0" w:space="0" w:color="auto"/>
              </w:divBdr>
            </w:div>
            <w:div w:id="337736373">
              <w:marLeft w:val="0"/>
              <w:marRight w:val="0"/>
              <w:marTop w:val="0"/>
              <w:marBottom w:val="0"/>
              <w:divBdr>
                <w:top w:val="none" w:sz="0" w:space="0" w:color="auto"/>
                <w:left w:val="none" w:sz="0" w:space="0" w:color="auto"/>
                <w:bottom w:val="none" w:sz="0" w:space="0" w:color="auto"/>
                <w:right w:val="none" w:sz="0" w:space="0" w:color="auto"/>
              </w:divBdr>
            </w:div>
            <w:div w:id="339548723">
              <w:marLeft w:val="0"/>
              <w:marRight w:val="0"/>
              <w:marTop w:val="0"/>
              <w:marBottom w:val="0"/>
              <w:divBdr>
                <w:top w:val="none" w:sz="0" w:space="0" w:color="auto"/>
                <w:left w:val="none" w:sz="0" w:space="0" w:color="auto"/>
                <w:bottom w:val="none" w:sz="0" w:space="0" w:color="auto"/>
                <w:right w:val="none" w:sz="0" w:space="0" w:color="auto"/>
              </w:divBdr>
            </w:div>
            <w:div w:id="340664701">
              <w:marLeft w:val="0"/>
              <w:marRight w:val="0"/>
              <w:marTop w:val="0"/>
              <w:marBottom w:val="0"/>
              <w:divBdr>
                <w:top w:val="none" w:sz="0" w:space="0" w:color="auto"/>
                <w:left w:val="none" w:sz="0" w:space="0" w:color="auto"/>
                <w:bottom w:val="none" w:sz="0" w:space="0" w:color="auto"/>
                <w:right w:val="none" w:sz="0" w:space="0" w:color="auto"/>
              </w:divBdr>
            </w:div>
            <w:div w:id="341518618">
              <w:marLeft w:val="0"/>
              <w:marRight w:val="0"/>
              <w:marTop w:val="0"/>
              <w:marBottom w:val="0"/>
              <w:divBdr>
                <w:top w:val="none" w:sz="0" w:space="0" w:color="auto"/>
                <w:left w:val="none" w:sz="0" w:space="0" w:color="auto"/>
                <w:bottom w:val="none" w:sz="0" w:space="0" w:color="auto"/>
                <w:right w:val="none" w:sz="0" w:space="0" w:color="auto"/>
              </w:divBdr>
            </w:div>
            <w:div w:id="346249073">
              <w:marLeft w:val="0"/>
              <w:marRight w:val="0"/>
              <w:marTop w:val="0"/>
              <w:marBottom w:val="0"/>
              <w:divBdr>
                <w:top w:val="none" w:sz="0" w:space="0" w:color="auto"/>
                <w:left w:val="none" w:sz="0" w:space="0" w:color="auto"/>
                <w:bottom w:val="none" w:sz="0" w:space="0" w:color="auto"/>
                <w:right w:val="none" w:sz="0" w:space="0" w:color="auto"/>
              </w:divBdr>
            </w:div>
            <w:div w:id="346299827">
              <w:marLeft w:val="0"/>
              <w:marRight w:val="0"/>
              <w:marTop w:val="0"/>
              <w:marBottom w:val="0"/>
              <w:divBdr>
                <w:top w:val="none" w:sz="0" w:space="0" w:color="auto"/>
                <w:left w:val="none" w:sz="0" w:space="0" w:color="auto"/>
                <w:bottom w:val="none" w:sz="0" w:space="0" w:color="auto"/>
                <w:right w:val="none" w:sz="0" w:space="0" w:color="auto"/>
              </w:divBdr>
            </w:div>
            <w:div w:id="347567583">
              <w:marLeft w:val="0"/>
              <w:marRight w:val="0"/>
              <w:marTop w:val="0"/>
              <w:marBottom w:val="0"/>
              <w:divBdr>
                <w:top w:val="none" w:sz="0" w:space="0" w:color="auto"/>
                <w:left w:val="none" w:sz="0" w:space="0" w:color="auto"/>
                <w:bottom w:val="none" w:sz="0" w:space="0" w:color="auto"/>
                <w:right w:val="none" w:sz="0" w:space="0" w:color="auto"/>
              </w:divBdr>
            </w:div>
            <w:div w:id="348873858">
              <w:marLeft w:val="0"/>
              <w:marRight w:val="0"/>
              <w:marTop w:val="0"/>
              <w:marBottom w:val="0"/>
              <w:divBdr>
                <w:top w:val="none" w:sz="0" w:space="0" w:color="auto"/>
                <w:left w:val="none" w:sz="0" w:space="0" w:color="auto"/>
                <w:bottom w:val="none" w:sz="0" w:space="0" w:color="auto"/>
                <w:right w:val="none" w:sz="0" w:space="0" w:color="auto"/>
              </w:divBdr>
            </w:div>
            <w:div w:id="349333172">
              <w:marLeft w:val="0"/>
              <w:marRight w:val="0"/>
              <w:marTop w:val="0"/>
              <w:marBottom w:val="0"/>
              <w:divBdr>
                <w:top w:val="none" w:sz="0" w:space="0" w:color="auto"/>
                <w:left w:val="none" w:sz="0" w:space="0" w:color="auto"/>
                <w:bottom w:val="none" w:sz="0" w:space="0" w:color="auto"/>
                <w:right w:val="none" w:sz="0" w:space="0" w:color="auto"/>
              </w:divBdr>
            </w:div>
            <w:div w:id="349723614">
              <w:marLeft w:val="0"/>
              <w:marRight w:val="0"/>
              <w:marTop w:val="0"/>
              <w:marBottom w:val="0"/>
              <w:divBdr>
                <w:top w:val="none" w:sz="0" w:space="0" w:color="auto"/>
                <w:left w:val="none" w:sz="0" w:space="0" w:color="auto"/>
                <w:bottom w:val="none" w:sz="0" w:space="0" w:color="auto"/>
                <w:right w:val="none" w:sz="0" w:space="0" w:color="auto"/>
              </w:divBdr>
            </w:div>
            <w:div w:id="353775800">
              <w:marLeft w:val="0"/>
              <w:marRight w:val="0"/>
              <w:marTop w:val="0"/>
              <w:marBottom w:val="0"/>
              <w:divBdr>
                <w:top w:val="none" w:sz="0" w:space="0" w:color="auto"/>
                <w:left w:val="none" w:sz="0" w:space="0" w:color="auto"/>
                <w:bottom w:val="none" w:sz="0" w:space="0" w:color="auto"/>
                <w:right w:val="none" w:sz="0" w:space="0" w:color="auto"/>
              </w:divBdr>
            </w:div>
            <w:div w:id="354697132">
              <w:marLeft w:val="0"/>
              <w:marRight w:val="0"/>
              <w:marTop w:val="0"/>
              <w:marBottom w:val="0"/>
              <w:divBdr>
                <w:top w:val="none" w:sz="0" w:space="0" w:color="auto"/>
                <w:left w:val="none" w:sz="0" w:space="0" w:color="auto"/>
                <w:bottom w:val="none" w:sz="0" w:space="0" w:color="auto"/>
                <w:right w:val="none" w:sz="0" w:space="0" w:color="auto"/>
              </w:divBdr>
            </w:div>
            <w:div w:id="356124901">
              <w:marLeft w:val="0"/>
              <w:marRight w:val="0"/>
              <w:marTop w:val="0"/>
              <w:marBottom w:val="0"/>
              <w:divBdr>
                <w:top w:val="none" w:sz="0" w:space="0" w:color="auto"/>
                <w:left w:val="none" w:sz="0" w:space="0" w:color="auto"/>
                <w:bottom w:val="none" w:sz="0" w:space="0" w:color="auto"/>
                <w:right w:val="none" w:sz="0" w:space="0" w:color="auto"/>
              </w:divBdr>
            </w:div>
            <w:div w:id="359477690">
              <w:marLeft w:val="0"/>
              <w:marRight w:val="0"/>
              <w:marTop w:val="0"/>
              <w:marBottom w:val="0"/>
              <w:divBdr>
                <w:top w:val="none" w:sz="0" w:space="0" w:color="auto"/>
                <w:left w:val="none" w:sz="0" w:space="0" w:color="auto"/>
                <w:bottom w:val="none" w:sz="0" w:space="0" w:color="auto"/>
                <w:right w:val="none" w:sz="0" w:space="0" w:color="auto"/>
              </w:divBdr>
            </w:div>
            <w:div w:id="359622619">
              <w:marLeft w:val="0"/>
              <w:marRight w:val="0"/>
              <w:marTop w:val="0"/>
              <w:marBottom w:val="0"/>
              <w:divBdr>
                <w:top w:val="none" w:sz="0" w:space="0" w:color="auto"/>
                <w:left w:val="none" w:sz="0" w:space="0" w:color="auto"/>
                <w:bottom w:val="none" w:sz="0" w:space="0" w:color="auto"/>
                <w:right w:val="none" w:sz="0" w:space="0" w:color="auto"/>
              </w:divBdr>
            </w:div>
            <w:div w:id="363289059">
              <w:marLeft w:val="0"/>
              <w:marRight w:val="0"/>
              <w:marTop w:val="0"/>
              <w:marBottom w:val="0"/>
              <w:divBdr>
                <w:top w:val="none" w:sz="0" w:space="0" w:color="auto"/>
                <w:left w:val="none" w:sz="0" w:space="0" w:color="auto"/>
                <w:bottom w:val="none" w:sz="0" w:space="0" w:color="auto"/>
                <w:right w:val="none" w:sz="0" w:space="0" w:color="auto"/>
              </w:divBdr>
            </w:div>
            <w:div w:id="364404662">
              <w:marLeft w:val="0"/>
              <w:marRight w:val="0"/>
              <w:marTop w:val="0"/>
              <w:marBottom w:val="0"/>
              <w:divBdr>
                <w:top w:val="none" w:sz="0" w:space="0" w:color="auto"/>
                <w:left w:val="none" w:sz="0" w:space="0" w:color="auto"/>
                <w:bottom w:val="none" w:sz="0" w:space="0" w:color="auto"/>
                <w:right w:val="none" w:sz="0" w:space="0" w:color="auto"/>
              </w:divBdr>
            </w:div>
            <w:div w:id="365639908">
              <w:marLeft w:val="0"/>
              <w:marRight w:val="0"/>
              <w:marTop w:val="0"/>
              <w:marBottom w:val="0"/>
              <w:divBdr>
                <w:top w:val="none" w:sz="0" w:space="0" w:color="auto"/>
                <w:left w:val="none" w:sz="0" w:space="0" w:color="auto"/>
                <w:bottom w:val="none" w:sz="0" w:space="0" w:color="auto"/>
                <w:right w:val="none" w:sz="0" w:space="0" w:color="auto"/>
              </w:divBdr>
            </w:div>
            <w:div w:id="367609815">
              <w:marLeft w:val="0"/>
              <w:marRight w:val="0"/>
              <w:marTop w:val="0"/>
              <w:marBottom w:val="0"/>
              <w:divBdr>
                <w:top w:val="none" w:sz="0" w:space="0" w:color="auto"/>
                <w:left w:val="none" w:sz="0" w:space="0" w:color="auto"/>
                <w:bottom w:val="none" w:sz="0" w:space="0" w:color="auto"/>
                <w:right w:val="none" w:sz="0" w:space="0" w:color="auto"/>
              </w:divBdr>
            </w:div>
            <w:div w:id="369837889">
              <w:marLeft w:val="0"/>
              <w:marRight w:val="0"/>
              <w:marTop w:val="0"/>
              <w:marBottom w:val="0"/>
              <w:divBdr>
                <w:top w:val="none" w:sz="0" w:space="0" w:color="auto"/>
                <w:left w:val="none" w:sz="0" w:space="0" w:color="auto"/>
                <w:bottom w:val="none" w:sz="0" w:space="0" w:color="auto"/>
                <w:right w:val="none" w:sz="0" w:space="0" w:color="auto"/>
              </w:divBdr>
            </w:div>
            <w:div w:id="370082657">
              <w:marLeft w:val="0"/>
              <w:marRight w:val="0"/>
              <w:marTop w:val="0"/>
              <w:marBottom w:val="0"/>
              <w:divBdr>
                <w:top w:val="none" w:sz="0" w:space="0" w:color="auto"/>
                <w:left w:val="none" w:sz="0" w:space="0" w:color="auto"/>
                <w:bottom w:val="none" w:sz="0" w:space="0" w:color="auto"/>
                <w:right w:val="none" w:sz="0" w:space="0" w:color="auto"/>
              </w:divBdr>
            </w:div>
            <w:div w:id="372539182">
              <w:marLeft w:val="0"/>
              <w:marRight w:val="0"/>
              <w:marTop w:val="0"/>
              <w:marBottom w:val="0"/>
              <w:divBdr>
                <w:top w:val="none" w:sz="0" w:space="0" w:color="auto"/>
                <w:left w:val="none" w:sz="0" w:space="0" w:color="auto"/>
                <w:bottom w:val="none" w:sz="0" w:space="0" w:color="auto"/>
                <w:right w:val="none" w:sz="0" w:space="0" w:color="auto"/>
              </w:divBdr>
            </w:div>
            <w:div w:id="375201194">
              <w:marLeft w:val="0"/>
              <w:marRight w:val="0"/>
              <w:marTop w:val="0"/>
              <w:marBottom w:val="0"/>
              <w:divBdr>
                <w:top w:val="none" w:sz="0" w:space="0" w:color="auto"/>
                <w:left w:val="none" w:sz="0" w:space="0" w:color="auto"/>
                <w:bottom w:val="none" w:sz="0" w:space="0" w:color="auto"/>
                <w:right w:val="none" w:sz="0" w:space="0" w:color="auto"/>
              </w:divBdr>
            </w:div>
            <w:div w:id="377629727">
              <w:marLeft w:val="0"/>
              <w:marRight w:val="0"/>
              <w:marTop w:val="0"/>
              <w:marBottom w:val="0"/>
              <w:divBdr>
                <w:top w:val="none" w:sz="0" w:space="0" w:color="auto"/>
                <w:left w:val="none" w:sz="0" w:space="0" w:color="auto"/>
                <w:bottom w:val="none" w:sz="0" w:space="0" w:color="auto"/>
                <w:right w:val="none" w:sz="0" w:space="0" w:color="auto"/>
              </w:divBdr>
            </w:div>
            <w:div w:id="378012605">
              <w:marLeft w:val="0"/>
              <w:marRight w:val="0"/>
              <w:marTop w:val="0"/>
              <w:marBottom w:val="0"/>
              <w:divBdr>
                <w:top w:val="none" w:sz="0" w:space="0" w:color="auto"/>
                <w:left w:val="none" w:sz="0" w:space="0" w:color="auto"/>
                <w:bottom w:val="none" w:sz="0" w:space="0" w:color="auto"/>
                <w:right w:val="none" w:sz="0" w:space="0" w:color="auto"/>
              </w:divBdr>
              <w:divsChild>
                <w:div w:id="85005540">
                  <w:marLeft w:val="0"/>
                  <w:marRight w:val="0"/>
                  <w:marTop w:val="0"/>
                  <w:marBottom w:val="0"/>
                  <w:divBdr>
                    <w:top w:val="none" w:sz="0" w:space="0" w:color="auto"/>
                    <w:left w:val="none" w:sz="0" w:space="0" w:color="auto"/>
                    <w:bottom w:val="none" w:sz="0" w:space="0" w:color="auto"/>
                    <w:right w:val="none" w:sz="0" w:space="0" w:color="auto"/>
                  </w:divBdr>
                </w:div>
                <w:div w:id="102191690">
                  <w:marLeft w:val="0"/>
                  <w:marRight w:val="0"/>
                  <w:marTop w:val="0"/>
                  <w:marBottom w:val="0"/>
                  <w:divBdr>
                    <w:top w:val="none" w:sz="0" w:space="0" w:color="auto"/>
                    <w:left w:val="none" w:sz="0" w:space="0" w:color="auto"/>
                    <w:bottom w:val="none" w:sz="0" w:space="0" w:color="auto"/>
                    <w:right w:val="none" w:sz="0" w:space="0" w:color="auto"/>
                  </w:divBdr>
                </w:div>
                <w:div w:id="185868305">
                  <w:marLeft w:val="0"/>
                  <w:marRight w:val="0"/>
                  <w:marTop w:val="0"/>
                  <w:marBottom w:val="0"/>
                  <w:divBdr>
                    <w:top w:val="none" w:sz="0" w:space="0" w:color="auto"/>
                    <w:left w:val="none" w:sz="0" w:space="0" w:color="auto"/>
                    <w:bottom w:val="none" w:sz="0" w:space="0" w:color="auto"/>
                    <w:right w:val="none" w:sz="0" w:space="0" w:color="auto"/>
                  </w:divBdr>
                </w:div>
                <w:div w:id="191458702">
                  <w:marLeft w:val="0"/>
                  <w:marRight w:val="0"/>
                  <w:marTop w:val="0"/>
                  <w:marBottom w:val="0"/>
                  <w:divBdr>
                    <w:top w:val="none" w:sz="0" w:space="0" w:color="auto"/>
                    <w:left w:val="none" w:sz="0" w:space="0" w:color="auto"/>
                    <w:bottom w:val="none" w:sz="0" w:space="0" w:color="auto"/>
                    <w:right w:val="none" w:sz="0" w:space="0" w:color="auto"/>
                  </w:divBdr>
                </w:div>
                <w:div w:id="221526815">
                  <w:marLeft w:val="0"/>
                  <w:marRight w:val="0"/>
                  <w:marTop w:val="0"/>
                  <w:marBottom w:val="0"/>
                  <w:divBdr>
                    <w:top w:val="none" w:sz="0" w:space="0" w:color="auto"/>
                    <w:left w:val="none" w:sz="0" w:space="0" w:color="auto"/>
                    <w:bottom w:val="none" w:sz="0" w:space="0" w:color="auto"/>
                    <w:right w:val="none" w:sz="0" w:space="0" w:color="auto"/>
                  </w:divBdr>
                </w:div>
                <w:div w:id="308629425">
                  <w:marLeft w:val="0"/>
                  <w:marRight w:val="0"/>
                  <w:marTop w:val="0"/>
                  <w:marBottom w:val="0"/>
                  <w:divBdr>
                    <w:top w:val="none" w:sz="0" w:space="0" w:color="auto"/>
                    <w:left w:val="none" w:sz="0" w:space="0" w:color="auto"/>
                    <w:bottom w:val="none" w:sz="0" w:space="0" w:color="auto"/>
                    <w:right w:val="none" w:sz="0" w:space="0" w:color="auto"/>
                  </w:divBdr>
                </w:div>
                <w:div w:id="318925750">
                  <w:marLeft w:val="0"/>
                  <w:marRight w:val="0"/>
                  <w:marTop w:val="0"/>
                  <w:marBottom w:val="0"/>
                  <w:divBdr>
                    <w:top w:val="none" w:sz="0" w:space="0" w:color="auto"/>
                    <w:left w:val="none" w:sz="0" w:space="0" w:color="auto"/>
                    <w:bottom w:val="none" w:sz="0" w:space="0" w:color="auto"/>
                    <w:right w:val="none" w:sz="0" w:space="0" w:color="auto"/>
                  </w:divBdr>
                </w:div>
                <w:div w:id="334185891">
                  <w:marLeft w:val="0"/>
                  <w:marRight w:val="0"/>
                  <w:marTop w:val="0"/>
                  <w:marBottom w:val="0"/>
                  <w:divBdr>
                    <w:top w:val="none" w:sz="0" w:space="0" w:color="auto"/>
                    <w:left w:val="none" w:sz="0" w:space="0" w:color="auto"/>
                    <w:bottom w:val="none" w:sz="0" w:space="0" w:color="auto"/>
                    <w:right w:val="none" w:sz="0" w:space="0" w:color="auto"/>
                  </w:divBdr>
                </w:div>
                <w:div w:id="411315221">
                  <w:marLeft w:val="0"/>
                  <w:marRight w:val="0"/>
                  <w:marTop w:val="0"/>
                  <w:marBottom w:val="0"/>
                  <w:divBdr>
                    <w:top w:val="none" w:sz="0" w:space="0" w:color="auto"/>
                    <w:left w:val="none" w:sz="0" w:space="0" w:color="auto"/>
                    <w:bottom w:val="none" w:sz="0" w:space="0" w:color="auto"/>
                    <w:right w:val="none" w:sz="0" w:space="0" w:color="auto"/>
                  </w:divBdr>
                </w:div>
                <w:div w:id="502823876">
                  <w:marLeft w:val="0"/>
                  <w:marRight w:val="0"/>
                  <w:marTop w:val="0"/>
                  <w:marBottom w:val="0"/>
                  <w:divBdr>
                    <w:top w:val="none" w:sz="0" w:space="0" w:color="auto"/>
                    <w:left w:val="none" w:sz="0" w:space="0" w:color="auto"/>
                    <w:bottom w:val="none" w:sz="0" w:space="0" w:color="auto"/>
                    <w:right w:val="none" w:sz="0" w:space="0" w:color="auto"/>
                  </w:divBdr>
                </w:div>
                <w:div w:id="521289024">
                  <w:marLeft w:val="0"/>
                  <w:marRight w:val="0"/>
                  <w:marTop w:val="0"/>
                  <w:marBottom w:val="0"/>
                  <w:divBdr>
                    <w:top w:val="none" w:sz="0" w:space="0" w:color="auto"/>
                    <w:left w:val="none" w:sz="0" w:space="0" w:color="auto"/>
                    <w:bottom w:val="none" w:sz="0" w:space="0" w:color="auto"/>
                    <w:right w:val="none" w:sz="0" w:space="0" w:color="auto"/>
                  </w:divBdr>
                </w:div>
                <w:div w:id="540290565">
                  <w:marLeft w:val="0"/>
                  <w:marRight w:val="0"/>
                  <w:marTop w:val="0"/>
                  <w:marBottom w:val="0"/>
                  <w:divBdr>
                    <w:top w:val="none" w:sz="0" w:space="0" w:color="auto"/>
                    <w:left w:val="none" w:sz="0" w:space="0" w:color="auto"/>
                    <w:bottom w:val="none" w:sz="0" w:space="0" w:color="auto"/>
                    <w:right w:val="none" w:sz="0" w:space="0" w:color="auto"/>
                  </w:divBdr>
                </w:div>
                <w:div w:id="754663980">
                  <w:marLeft w:val="0"/>
                  <w:marRight w:val="0"/>
                  <w:marTop w:val="0"/>
                  <w:marBottom w:val="0"/>
                  <w:divBdr>
                    <w:top w:val="none" w:sz="0" w:space="0" w:color="auto"/>
                    <w:left w:val="none" w:sz="0" w:space="0" w:color="auto"/>
                    <w:bottom w:val="none" w:sz="0" w:space="0" w:color="auto"/>
                    <w:right w:val="none" w:sz="0" w:space="0" w:color="auto"/>
                  </w:divBdr>
                </w:div>
                <w:div w:id="792872489">
                  <w:marLeft w:val="0"/>
                  <w:marRight w:val="0"/>
                  <w:marTop w:val="0"/>
                  <w:marBottom w:val="0"/>
                  <w:divBdr>
                    <w:top w:val="none" w:sz="0" w:space="0" w:color="auto"/>
                    <w:left w:val="none" w:sz="0" w:space="0" w:color="auto"/>
                    <w:bottom w:val="none" w:sz="0" w:space="0" w:color="auto"/>
                    <w:right w:val="none" w:sz="0" w:space="0" w:color="auto"/>
                  </w:divBdr>
                </w:div>
                <w:div w:id="801575239">
                  <w:marLeft w:val="0"/>
                  <w:marRight w:val="0"/>
                  <w:marTop w:val="0"/>
                  <w:marBottom w:val="0"/>
                  <w:divBdr>
                    <w:top w:val="none" w:sz="0" w:space="0" w:color="auto"/>
                    <w:left w:val="none" w:sz="0" w:space="0" w:color="auto"/>
                    <w:bottom w:val="none" w:sz="0" w:space="0" w:color="auto"/>
                    <w:right w:val="none" w:sz="0" w:space="0" w:color="auto"/>
                  </w:divBdr>
                </w:div>
                <w:div w:id="962151091">
                  <w:marLeft w:val="0"/>
                  <w:marRight w:val="0"/>
                  <w:marTop w:val="0"/>
                  <w:marBottom w:val="0"/>
                  <w:divBdr>
                    <w:top w:val="none" w:sz="0" w:space="0" w:color="auto"/>
                    <w:left w:val="none" w:sz="0" w:space="0" w:color="auto"/>
                    <w:bottom w:val="none" w:sz="0" w:space="0" w:color="auto"/>
                    <w:right w:val="none" w:sz="0" w:space="0" w:color="auto"/>
                  </w:divBdr>
                </w:div>
                <w:div w:id="969438777">
                  <w:marLeft w:val="0"/>
                  <w:marRight w:val="0"/>
                  <w:marTop w:val="0"/>
                  <w:marBottom w:val="0"/>
                  <w:divBdr>
                    <w:top w:val="none" w:sz="0" w:space="0" w:color="auto"/>
                    <w:left w:val="none" w:sz="0" w:space="0" w:color="auto"/>
                    <w:bottom w:val="none" w:sz="0" w:space="0" w:color="auto"/>
                    <w:right w:val="none" w:sz="0" w:space="0" w:color="auto"/>
                  </w:divBdr>
                </w:div>
                <w:div w:id="1010909509">
                  <w:marLeft w:val="0"/>
                  <w:marRight w:val="0"/>
                  <w:marTop w:val="0"/>
                  <w:marBottom w:val="0"/>
                  <w:divBdr>
                    <w:top w:val="none" w:sz="0" w:space="0" w:color="auto"/>
                    <w:left w:val="none" w:sz="0" w:space="0" w:color="auto"/>
                    <w:bottom w:val="none" w:sz="0" w:space="0" w:color="auto"/>
                    <w:right w:val="none" w:sz="0" w:space="0" w:color="auto"/>
                  </w:divBdr>
                </w:div>
                <w:div w:id="1016887895">
                  <w:marLeft w:val="0"/>
                  <w:marRight w:val="0"/>
                  <w:marTop w:val="0"/>
                  <w:marBottom w:val="0"/>
                  <w:divBdr>
                    <w:top w:val="none" w:sz="0" w:space="0" w:color="auto"/>
                    <w:left w:val="none" w:sz="0" w:space="0" w:color="auto"/>
                    <w:bottom w:val="none" w:sz="0" w:space="0" w:color="auto"/>
                    <w:right w:val="none" w:sz="0" w:space="0" w:color="auto"/>
                  </w:divBdr>
                </w:div>
                <w:div w:id="1077745991">
                  <w:marLeft w:val="0"/>
                  <w:marRight w:val="0"/>
                  <w:marTop w:val="0"/>
                  <w:marBottom w:val="0"/>
                  <w:divBdr>
                    <w:top w:val="none" w:sz="0" w:space="0" w:color="auto"/>
                    <w:left w:val="none" w:sz="0" w:space="0" w:color="auto"/>
                    <w:bottom w:val="none" w:sz="0" w:space="0" w:color="auto"/>
                    <w:right w:val="none" w:sz="0" w:space="0" w:color="auto"/>
                  </w:divBdr>
                </w:div>
                <w:div w:id="1114714493">
                  <w:marLeft w:val="0"/>
                  <w:marRight w:val="0"/>
                  <w:marTop w:val="0"/>
                  <w:marBottom w:val="0"/>
                  <w:divBdr>
                    <w:top w:val="none" w:sz="0" w:space="0" w:color="auto"/>
                    <w:left w:val="none" w:sz="0" w:space="0" w:color="auto"/>
                    <w:bottom w:val="none" w:sz="0" w:space="0" w:color="auto"/>
                    <w:right w:val="none" w:sz="0" w:space="0" w:color="auto"/>
                  </w:divBdr>
                </w:div>
                <w:div w:id="1121415176">
                  <w:marLeft w:val="0"/>
                  <w:marRight w:val="0"/>
                  <w:marTop w:val="0"/>
                  <w:marBottom w:val="0"/>
                  <w:divBdr>
                    <w:top w:val="none" w:sz="0" w:space="0" w:color="auto"/>
                    <w:left w:val="none" w:sz="0" w:space="0" w:color="auto"/>
                    <w:bottom w:val="none" w:sz="0" w:space="0" w:color="auto"/>
                    <w:right w:val="none" w:sz="0" w:space="0" w:color="auto"/>
                  </w:divBdr>
                </w:div>
                <w:div w:id="1253902066">
                  <w:marLeft w:val="0"/>
                  <w:marRight w:val="0"/>
                  <w:marTop w:val="0"/>
                  <w:marBottom w:val="0"/>
                  <w:divBdr>
                    <w:top w:val="none" w:sz="0" w:space="0" w:color="auto"/>
                    <w:left w:val="none" w:sz="0" w:space="0" w:color="auto"/>
                    <w:bottom w:val="none" w:sz="0" w:space="0" w:color="auto"/>
                    <w:right w:val="none" w:sz="0" w:space="0" w:color="auto"/>
                  </w:divBdr>
                </w:div>
                <w:div w:id="1345017649">
                  <w:marLeft w:val="0"/>
                  <w:marRight w:val="0"/>
                  <w:marTop w:val="0"/>
                  <w:marBottom w:val="0"/>
                  <w:divBdr>
                    <w:top w:val="none" w:sz="0" w:space="0" w:color="auto"/>
                    <w:left w:val="none" w:sz="0" w:space="0" w:color="auto"/>
                    <w:bottom w:val="none" w:sz="0" w:space="0" w:color="auto"/>
                    <w:right w:val="none" w:sz="0" w:space="0" w:color="auto"/>
                  </w:divBdr>
                </w:div>
                <w:div w:id="1556117268">
                  <w:marLeft w:val="0"/>
                  <w:marRight w:val="0"/>
                  <w:marTop w:val="0"/>
                  <w:marBottom w:val="0"/>
                  <w:divBdr>
                    <w:top w:val="none" w:sz="0" w:space="0" w:color="auto"/>
                    <w:left w:val="none" w:sz="0" w:space="0" w:color="auto"/>
                    <w:bottom w:val="none" w:sz="0" w:space="0" w:color="auto"/>
                    <w:right w:val="none" w:sz="0" w:space="0" w:color="auto"/>
                  </w:divBdr>
                </w:div>
                <w:div w:id="1675377746">
                  <w:marLeft w:val="0"/>
                  <w:marRight w:val="0"/>
                  <w:marTop w:val="0"/>
                  <w:marBottom w:val="0"/>
                  <w:divBdr>
                    <w:top w:val="none" w:sz="0" w:space="0" w:color="auto"/>
                    <w:left w:val="none" w:sz="0" w:space="0" w:color="auto"/>
                    <w:bottom w:val="none" w:sz="0" w:space="0" w:color="auto"/>
                    <w:right w:val="none" w:sz="0" w:space="0" w:color="auto"/>
                  </w:divBdr>
                </w:div>
                <w:div w:id="1788814676">
                  <w:marLeft w:val="0"/>
                  <w:marRight w:val="0"/>
                  <w:marTop w:val="0"/>
                  <w:marBottom w:val="0"/>
                  <w:divBdr>
                    <w:top w:val="none" w:sz="0" w:space="0" w:color="auto"/>
                    <w:left w:val="none" w:sz="0" w:space="0" w:color="auto"/>
                    <w:bottom w:val="none" w:sz="0" w:space="0" w:color="auto"/>
                    <w:right w:val="none" w:sz="0" w:space="0" w:color="auto"/>
                  </w:divBdr>
                </w:div>
                <w:div w:id="2038385045">
                  <w:marLeft w:val="0"/>
                  <w:marRight w:val="0"/>
                  <w:marTop w:val="0"/>
                  <w:marBottom w:val="0"/>
                  <w:divBdr>
                    <w:top w:val="none" w:sz="0" w:space="0" w:color="auto"/>
                    <w:left w:val="none" w:sz="0" w:space="0" w:color="auto"/>
                    <w:bottom w:val="none" w:sz="0" w:space="0" w:color="auto"/>
                    <w:right w:val="none" w:sz="0" w:space="0" w:color="auto"/>
                  </w:divBdr>
                </w:div>
                <w:div w:id="2048291239">
                  <w:marLeft w:val="0"/>
                  <w:marRight w:val="0"/>
                  <w:marTop w:val="0"/>
                  <w:marBottom w:val="0"/>
                  <w:divBdr>
                    <w:top w:val="none" w:sz="0" w:space="0" w:color="auto"/>
                    <w:left w:val="none" w:sz="0" w:space="0" w:color="auto"/>
                    <w:bottom w:val="none" w:sz="0" w:space="0" w:color="auto"/>
                    <w:right w:val="none" w:sz="0" w:space="0" w:color="auto"/>
                  </w:divBdr>
                </w:div>
                <w:div w:id="2138837137">
                  <w:marLeft w:val="0"/>
                  <w:marRight w:val="0"/>
                  <w:marTop w:val="0"/>
                  <w:marBottom w:val="0"/>
                  <w:divBdr>
                    <w:top w:val="none" w:sz="0" w:space="0" w:color="auto"/>
                    <w:left w:val="none" w:sz="0" w:space="0" w:color="auto"/>
                    <w:bottom w:val="none" w:sz="0" w:space="0" w:color="auto"/>
                    <w:right w:val="none" w:sz="0" w:space="0" w:color="auto"/>
                  </w:divBdr>
                </w:div>
              </w:divsChild>
            </w:div>
            <w:div w:id="378358690">
              <w:marLeft w:val="0"/>
              <w:marRight w:val="0"/>
              <w:marTop w:val="0"/>
              <w:marBottom w:val="0"/>
              <w:divBdr>
                <w:top w:val="none" w:sz="0" w:space="0" w:color="auto"/>
                <w:left w:val="none" w:sz="0" w:space="0" w:color="auto"/>
                <w:bottom w:val="none" w:sz="0" w:space="0" w:color="auto"/>
                <w:right w:val="none" w:sz="0" w:space="0" w:color="auto"/>
              </w:divBdr>
            </w:div>
            <w:div w:id="378479607">
              <w:marLeft w:val="0"/>
              <w:marRight w:val="0"/>
              <w:marTop w:val="0"/>
              <w:marBottom w:val="0"/>
              <w:divBdr>
                <w:top w:val="none" w:sz="0" w:space="0" w:color="auto"/>
                <w:left w:val="none" w:sz="0" w:space="0" w:color="auto"/>
                <w:bottom w:val="none" w:sz="0" w:space="0" w:color="auto"/>
                <w:right w:val="none" w:sz="0" w:space="0" w:color="auto"/>
              </w:divBdr>
            </w:div>
            <w:div w:id="379405610">
              <w:marLeft w:val="0"/>
              <w:marRight w:val="0"/>
              <w:marTop w:val="0"/>
              <w:marBottom w:val="0"/>
              <w:divBdr>
                <w:top w:val="none" w:sz="0" w:space="0" w:color="auto"/>
                <w:left w:val="none" w:sz="0" w:space="0" w:color="auto"/>
                <w:bottom w:val="none" w:sz="0" w:space="0" w:color="auto"/>
                <w:right w:val="none" w:sz="0" w:space="0" w:color="auto"/>
              </w:divBdr>
            </w:div>
            <w:div w:id="379742471">
              <w:marLeft w:val="0"/>
              <w:marRight w:val="0"/>
              <w:marTop w:val="0"/>
              <w:marBottom w:val="0"/>
              <w:divBdr>
                <w:top w:val="none" w:sz="0" w:space="0" w:color="auto"/>
                <w:left w:val="none" w:sz="0" w:space="0" w:color="auto"/>
                <w:bottom w:val="none" w:sz="0" w:space="0" w:color="auto"/>
                <w:right w:val="none" w:sz="0" w:space="0" w:color="auto"/>
              </w:divBdr>
            </w:div>
            <w:div w:id="383986098">
              <w:marLeft w:val="0"/>
              <w:marRight w:val="0"/>
              <w:marTop w:val="0"/>
              <w:marBottom w:val="0"/>
              <w:divBdr>
                <w:top w:val="none" w:sz="0" w:space="0" w:color="auto"/>
                <w:left w:val="none" w:sz="0" w:space="0" w:color="auto"/>
                <w:bottom w:val="none" w:sz="0" w:space="0" w:color="auto"/>
                <w:right w:val="none" w:sz="0" w:space="0" w:color="auto"/>
              </w:divBdr>
            </w:div>
            <w:div w:id="384110084">
              <w:marLeft w:val="0"/>
              <w:marRight w:val="0"/>
              <w:marTop w:val="0"/>
              <w:marBottom w:val="0"/>
              <w:divBdr>
                <w:top w:val="none" w:sz="0" w:space="0" w:color="auto"/>
                <w:left w:val="none" w:sz="0" w:space="0" w:color="auto"/>
                <w:bottom w:val="none" w:sz="0" w:space="0" w:color="auto"/>
                <w:right w:val="none" w:sz="0" w:space="0" w:color="auto"/>
              </w:divBdr>
            </w:div>
            <w:div w:id="386150727">
              <w:marLeft w:val="0"/>
              <w:marRight w:val="0"/>
              <w:marTop w:val="0"/>
              <w:marBottom w:val="0"/>
              <w:divBdr>
                <w:top w:val="none" w:sz="0" w:space="0" w:color="auto"/>
                <w:left w:val="none" w:sz="0" w:space="0" w:color="auto"/>
                <w:bottom w:val="none" w:sz="0" w:space="0" w:color="auto"/>
                <w:right w:val="none" w:sz="0" w:space="0" w:color="auto"/>
              </w:divBdr>
            </w:div>
            <w:div w:id="386533329">
              <w:marLeft w:val="0"/>
              <w:marRight w:val="0"/>
              <w:marTop w:val="0"/>
              <w:marBottom w:val="0"/>
              <w:divBdr>
                <w:top w:val="none" w:sz="0" w:space="0" w:color="auto"/>
                <w:left w:val="none" w:sz="0" w:space="0" w:color="auto"/>
                <w:bottom w:val="none" w:sz="0" w:space="0" w:color="auto"/>
                <w:right w:val="none" w:sz="0" w:space="0" w:color="auto"/>
              </w:divBdr>
            </w:div>
            <w:div w:id="387148189">
              <w:marLeft w:val="0"/>
              <w:marRight w:val="0"/>
              <w:marTop w:val="0"/>
              <w:marBottom w:val="0"/>
              <w:divBdr>
                <w:top w:val="none" w:sz="0" w:space="0" w:color="auto"/>
                <w:left w:val="none" w:sz="0" w:space="0" w:color="auto"/>
                <w:bottom w:val="none" w:sz="0" w:space="0" w:color="auto"/>
                <w:right w:val="none" w:sz="0" w:space="0" w:color="auto"/>
              </w:divBdr>
            </w:div>
            <w:div w:id="387842766">
              <w:marLeft w:val="0"/>
              <w:marRight w:val="0"/>
              <w:marTop w:val="0"/>
              <w:marBottom w:val="0"/>
              <w:divBdr>
                <w:top w:val="none" w:sz="0" w:space="0" w:color="auto"/>
                <w:left w:val="none" w:sz="0" w:space="0" w:color="auto"/>
                <w:bottom w:val="none" w:sz="0" w:space="0" w:color="auto"/>
                <w:right w:val="none" w:sz="0" w:space="0" w:color="auto"/>
              </w:divBdr>
            </w:div>
            <w:div w:id="388918937">
              <w:marLeft w:val="0"/>
              <w:marRight w:val="0"/>
              <w:marTop w:val="0"/>
              <w:marBottom w:val="0"/>
              <w:divBdr>
                <w:top w:val="none" w:sz="0" w:space="0" w:color="auto"/>
                <w:left w:val="none" w:sz="0" w:space="0" w:color="auto"/>
                <w:bottom w:val="none" w:sz="0" w:space="0" w:color="auto"/>
                <w:right w:val="none" w:sz="0" w:space="0" w:color="auto"/>
              </w:divBdr>
            </w:div>
            <w:div w:id="390546482">
              <w:marLeft w:val="0"/>
              <w:marRight w:val="0"/>
              <w:marTop w:val="0"/>
              <w:marBottom w:val="0"/>
              <w:divBdr>
                <w:top w:val="none" w:sz="0" w:space="0" w:color="auto"/>
                <w:left w:val="none" w:sz="0" w:space="0" w:color="auto"/>
                <w:bottom w:val="none" w:sz="0" w:space="0" w:color="auto"/>
                <w:right w:val="none" w:sz="0" w:space="0" w:color="auto"/>
              </w:divBdr>
            </w:div>
            <w:div w:id="391004074">
              <w:marLeft w:val="0"/>
              <w:marRight w:val="0"/>
              <w:marTop w:val="0"/>
              <w:marBottom w:val="0"/>
              <w:divBdr>
                <w:top w:val="none" w:sz="0" w:space="0" w:color="auto"/>
                <w:left w:val="none" w:sz="0" w:space="0" w:color="auto"/>
                <w:bottom w:val="none" w:sz="0" w:space="0" w:color="auto"/>
                <w:right w:val="none" w:sz="0" w:space="0" w:color="auto"/>
              </w:divBdr>
            </w:div>
            <w:div w:id="391075931">
              <w:marLeft w:val="0"/>
              <w:marRight w:val="0"/>
              <w:marTop w:val="0"/>
              <w:marBottom w:val="0"/>
              <w:divBdr>
                <w:top w:val="none" w:sz="0" w:space="0" w:color="auto"/>
                <w:left w:val="none" w:sz="0" w:space="0" w:color="auto"/>
                <w:bottom w:val="none" w:sz="0" w:space="0" w:color="auto"/>
                <w:right w:val="none" w:sz="0" w:space="0" w:color="auto"/>
              </w:divBdr>
            </w:div>
            <w:div w:id="391779945">
              <w:marLeft w:val="0"/>
              <w:marRight w:val="0"/>
              <w:marTop w:val="0"/>
              <w:marBottom w:val="0"/>
              <w:divBdr>
                <w:top w:val="none" w:sz="0" w:space="0" w:color="auto"/>
                <w:left w:val="none" w:sz="0" w:space="0" w:color="auto"/>
                <w:bottom w:val="none" w:sz="0" w:space="0" w:color="auto"/>
                <w:right w:val="none" w:sz="0" w:space="0" w:color="auto"/>
              </w:divBdr>
            </w:div>
            <w:div w:id="395325628">
              <w:marLeft w:val="0"/>
              <w:marRight w:val="0"/>
              <w:marTop w:val="0"/>
              <w:marBottom w:val="0"/>
              <w:divBdr>
                <w:top w:val="none" w:sz="0" w:space="0" w:color="auto"/>
                <w:left w:val="none" w:sz="0" w:space="0" w:color="auto"/>
                <w:bottom w:val="none" w:sz="0" w:space="0" w:color="auto"/>
                <w:right w:val="none" w:sz="0" w:space="0" w:color="auto"/>
              </w:divBdr>
            </w:div>
            <w:div w:id="395663853">
              <w:marLeft w:val="0"/>
              <w:marRight w:val="0"/>
              <w:marTop w:val="0"/>
              <w:marBottom w:val="0"/>
              <w:divBdr>
                <w:top w:val="none" w:sz="0" w:space="0" w:color="auto"/>
                <w:left w:val="none" w:sz="0" w:space="0" w:color="auto"/>
                <w:bottom w:val="none" w:sz="0" w:space="0" w:color="auto"/>
                <w:right w:val="none" w:sz="0" w:space="0" w:color="auto"/>
              </w:divBdr>
            </w:div>
            <w:div w:id="399905545">
              <w:marLeft w:val="0"/>
              <w:marRight w:val="0"/>
              <w:marTop w:val="0"/>
              <w:marBottom w:val="0"/>
              <w:divBdr>
                <w:top w:val="none" w:sz="0" w:space="0" w:color="auto"/>
                <w:left w:val="none" w:sz="0" w:space="0" w:color="auto"/>
                <w:bottom w:val="none" w:sz="0" w:space="0" w:color="auto"/>
                <w:right w:val="none" w:sz="0" w:space="0" w:color="auto"/>
              </w:divBdr>
            </w:div>
            <w:div w:id="400449241">
              <w:marLeft w:val="0"/>
              <w:marRight w:val="0"/>
              <w:marTop w:val="0"/>
              <w:marBottom w:val="0"/>
              <w:divBdr>
                <w:top w:val="none" w:sz="0" w:space="0" w:color="auto"/>
                <w:left w:val="none" w:sz="0" w:space="0" w:color="auto"/>
                <w:bottom w:val="none" w:sz="0" w:space="0" w:color="auto"/>
                <w:right w:val="none" w:sz="0" w:space="0" w:color="auto"/>
              </w:divBdr>
            </w:div>
            <w:div w:id="400643564">
              <w:marLeft w:val="0"/>
              <w:marRight w:val="0"/>
              <w:marTop w:val="0"/>
              <w:marBottom w:val="0"/>
              <w:divBdr>
                <w:top w:val="none" w:sz="0" w:space="0" w:color="auto"/>
                <w:left w:val="none" w:sz="0" w:space="0" w:color="auto"/>
                <w:bottom w:val="none" w:sz="0" w:space="0" w:color="auto"/>
                <w:right w:val="none" w:sz="0" w:space="0" w:color="auto"/>
              </w:divBdr>
            </w:div>
            <w:div w:id="406656650">
              <w:marLeft w:val="0"/>
              <w:marRight w:val="0"/>
              <w:marTop w:val="0"/>
              <w:marBottom w:val="0"/>
              <w:divBdr>
                <w:top w:val="none" w:sz="0" w:space="0" w:color="auto"/>
                <w:left w:val="none" w:sz="0" w:space="0" w:color="auto"/>
                <w:bottom w:val="none" w:sz="0" w:space="0" w:color="auto"/>
                <w:right w:val="none" w:sz="0" w:space="0" w:color="auto"/>
              </w:divBdr>
            </w:div>
            <w:div w:id="409619505">
              <w:marLeft w:val="0"/>
              <w:marRight w:val="0"/>
              <w:marTop w:val="0"/>
              <w:marBottom w:val="0"/>
              <w:divBdr>
                <w:top w:val="none" w:sz="0" w:space="0" w:color="auto"/>
                <w:left w:val="none" w:sz="0" w:space="0" w:color="auto"/>
                <w:bottom w:val="none" w:sz="0" w:space="0" w:color="auto"/>
                <w:right w:val="none" w:sz="0" w:space="0" w:color="auto"/>
              </w:divBdr>
            </w:div>
            <w:div w:id="411852904">
              <w:marLeft w:val="0"/>
              <w:marRight w:val="0"/>
              <w:marTop w:val="0"/>
              <w:marBottom w:val="0"/>
              <w:divBdr>
                <w:top w:val="none" w:sz="0" w:space="0" w:color="auto"/>
                <w:left w:val="none" w:sz="0" w:space="0" w:color="auto"/>
                <w:bottom w:val="none" w:sz="0" w:space="0" w:color="auto"/>
                <w:right w:val="none" w:sz="0" w:space="0" w:color="auto"/>
              </w:divBdr>
            </w:div>
            <w:div w:id="417486878">
              <w:marLeft w:val="0"/>
              <w:marRight w:val="0"/>
              <w:marTop w:val="0"/>
              <w:marBottom w:val="0"/>
              <w:divBdr>
                <w:top w:val="none" w:sz="0" w:space="0" w:color="auto"/>
                <w:left w:val="none" w:sz="0" w:space="0" w:color="auto"/>
                <w:bottom w:val="none" w:sz="0" w:space="0" w:color="auto"/>
                <w:right w:val="none" w:sz="0" w:space="0" w:color="auto"/>
              </w:divBdr>
            </w:div>
            <w:div w:id="418672602">
              <w:marLeft w:val="0"/>
              <w:marRight w:val="0"/>
              <w:marTop w:val="0"/>
              <w:marBottom w:val="0"/>
              <w:divBdr>
                <w:top w:val="none" w:sz="0" w:space="0" w:color="auto"/>
                <w:left w:val="none" w:sz="0" w:space="0" w:color="auto"/>
                <w:bottom w:val="none" w:sz="0" w:space="0" w:color="auto"/>
                <w:right w:val="none" w:sz="0" w:space="0" w:color="auto"/>
              </w:divBdr>
            </w:div>
            <w:div w:id="419108053">
              <w:marLeft w:val="0"/>
              <w:marRight w:val="0"/>
              <w:marTop w:val="0"/>
              <w:marBottom w:val="0"/>
              <w:divBdr>
                <w:top w:val="none" w:sz="0" w:space="0" w:color="auto"/>
                <w:left w:val="none" w:sz="0" w:space="0" w:color="auto"/>
                <w:bottom w:val="none" w:sz="0" w:space="0" w:color="auto"/>
                <w:right w:val="none" w:sz="0" w:space="0" w:color="auto"/>
              </w:divBdr>
            </w:div>
            <w:div w:id="419717709">
              <w:marLeft w:val="0"/>
              <w:marRight w:val="0"/>
              <w:marTop w:val="0"/>
              <w:marBottom w:val="0"/>
              <w:divBdr>
                <w:top w:val="none" w:sz="0" w:space="0" w:color="auto"/>
                <w:left w:val="none" w:sz="0" w:space="0" w:color="auto"/>
                <w:bottom w:val="none" w:sz="0" w:space="0" w:color="auto"/>
                <w:right w:val="none" w:sz="0" w:space="0" w:color="auto"/>
              </w:divBdr>
            </w:div>
            <w:div w:id="422459465">
              <w:marLeft w:val="0"/>
              <w:marRight w:val="0"/>
              <w:marTop w:val="0"/>
              <w:marBottom w:val="0"/>
              <w:divBdr>
                <w:top w:val="none" w:sz="0" w:space="0" w:color="auto"/>
                <w:left w:val="none" w:sz="0" w:space="0" w:color="auto"/>
                <w:bottom w:val="none" w:sz="0" w:space="0" w:color="auto"/>
                <w:right w:val="none" w:sz="0" w:space="0" w:color="auto"/>
              </w:divBdr>
            </w:div>
            <w:div w:id="423455152">
              <w:marLeft w:val="0"/>
              <w:marRight w:val="0"/>
              <w:marTop w:val="0"/>
              <w:marBottom w:val="0"/>
              <w:divBdr>
                <w:top w:val="none" w:sz="0" w:space="0" w:color="auto"/>
                <w:left w:val="none" w:sz="0" w:space="0" w:color="auto"/>
                <w:bottom w:val="none" w:sz="0" w:space="0" w:color="auto"/>
                <w:right w:val="none" w:sz="0" w:space="0" w:color="auto"/>
              </w:divBdr>
            </w:div>
            <w:div w:id="424695135">
              <w:marLeft w:val="0"/>
              <w:marRight w:val="0"/>
              <w:marTop w:val="0"/>
              <w:marBottom w:val="0"/>
              <w:divBdr>
                <w:top w:val="none" w:sz="0" w:space="0" w:color="auto"/>
                <w:left w:val="none" w:sz="0" w:space="0" w:color="auto"/>
                <w:bottom w:val="none" w:sz="0" w:space="0" w:color="auto"/>
                <w:right w:val="none" w:sz="0" w:space="0" w:color="auto"/>
              </w:divBdr>
            </w:div>
            <w:div w:id="425198161">
              <w:marLeft w:val="0"/>
              <w:marRight w:val="0"/>
              <w:marTop w:val="0"/>
              <w:marBottom w:val="0"/>
              <w:divBdr>
                <w:top w:val="none" w:sz="0" w:space="0" w:color="auto"/>
                <w:left w:val="none" w:sz="0" w:space="0" w:color="auto"/>
                <w:bottom w:val="none" w:sz="0" w:space="0" w:color="auto"/>
                <w:right w:val="none" w:sz="0" w:space="0" w:color="auto"/>
              </w:divBdr>
            </w:div>
            <w:div w:id="426772200">
              <w:marLeft w:val="0"/>
              <w:marRight w:val="0"/>
              <w:marTop w:val="0"/>
              <w:marBottom w:val="0"/>
              <w:divBdr>
                <w:top w:val="none" w:sz="0" w:space="0" w:color="auto"/>
                <w:left w:val="none" w:sz="0" w:space="0" w:color="auto"/>
                <w:bottom w:val="none" w:sz="0" w:space="0" w:color="auto"/>
                <w:right w:val="none" w:sz="0" w:space="0" w:color="auto"/>
              </w:divBdr>
            </w:div>
            <w:div w:id="427778406">
              <w:marLeft w:val="0"/>
              <w:marRight w:val="0"/>
              <w:marTop w:val="0"/>
              <w:marBottom w:val="0"/>
              <w:divBdr>
                <w:top w:val="none" w:sz="0" w:space="0" w:color="auto"/>
                <w:left w:val="none" w:sz="0" w:space="0" w:color="auto"/>
                <w:bottom w:val="none" w:sz="0" w:space="0" w:color="auto"/>
                <w:right w:val="none" w:sz="0" w:space="0" w:color="auto"/>
              </w:divBdr>
            </w:div>
            <w:div w:id="427888865">
              <w:marLeft w:val="0"/>
              <w:marRight w:val="0"/>
              <w:marTop w:val="0"/>
              <w:marBottom w:val="0"/>
              <w:divBdr>
                <w:top w:val="none" w:sz="0" w:space="0" w:color="auto"/>
                <w:left w:val="none" w:sz="0" w:space="0" w:color="auto"/>
                <w:bottom w:val="none" w:sz="0" w:space="0" w:color="auto"/>
                <w:right w:val="none" w:sz="0" w:space="0" w:color="auto"/>
              </w:divBdr>
            </w:div>
            <w:div w:id="430510285">
              <w:marLeft w:val="0"/>
              <w:marRight w:val="0"/>
              <w:marTop w:val="0"/>
              <w:marBottom w:val="0"/>
              <w:divBdr>
                <w:top w:val="none" w:sz="0" w:space="0" w:color="auto"/>
                <w:left w:val="none" w:sz="0" w:space="0" w:color="auto"/>
                <w:bottom w:val="none" w:sz="0" w:space="0" w:color="auto"/>
                <w:right w:val="none" w:sz="0" w:space="0" w:color="auto"/>
              </w:divBdr>
              <w:divsChild>
                <w:div w:id="1046879580">
                  <w:marLeft w:val="0"/>
                  <w:marRight w:val="0"/>
                  <w:marTop w:val="0"/>
                  <w:marBottom w:val="0"/>
                  <w:divBdr>
                    <w:top w:val="none" w:sz="0" w:space="0" w:color="auto"/>
                    <w:left w:val="none" w:sz="0" w:space="0" w:color="auto"/>
                    <w:bottom w:val="none" w:sz="0" w:space="0" w:color="auto"/>
                    <w:right w:val="none" w:sz="0" w:space="0" w:color="auto"/>
                  </w:divBdr>
                </w:div>
                <w:div w:id="1228153691">
                  <w:marLeft w:val="0"/>
                  <w:marRight w:val="0"/>
                  <w:marTop w:val="0"/>
                  <w:marBottom w:val="0"/>
                  <w:divBdr>
                    <w:top w:val="none" w:sz="0" w:space="0" w:color="auto"/>
                    <w:left w:val="none" w:sz="0" w:space="0" w:color="auto"/>
                    <w:bottom w:val="none" w:sz="0" w:space="0" w:color="auto"/>
                    <w:right w:val="none" w:sz="0" w:space="0" w:color="auto"/>
                  </w:divBdr>
                </w:div>
                <w:div w:id="1815564018">
                  <w:marLeft w:val="0"/>
                  <w:marRight w:val="0"/>
                  <w:marTop w:val="0"/>
                  <w:marBottom w:val="0"/>
                  <w:divBdr>
                    <w:top w:val="none" w:sz="0" w:space="0" w:color="auto"/>
                    <w:left w:val="none" w:sz="0" w:space="0" w:color="auto"/>
                    <w:bottom w:val="none" w:sz="0" w:space="0" w:color="auto"/>
                    <w:right w:val="none" w:sz="0" w:space="0" w:color="auto"/>
                  </w:divBdr>
                </w:div>
              </w:divsChild>
            </w:div>
            <w:div w:id="431555714">
              <w:marLeft w:val="0"/>
              <w:marRight w:val="0"/>
              <w:marTop w:val="0"/>
              <w:marBottom w:val="0"/>
              <w:divBdr>
                <w:top w:val="none" w:sz="0" w:space="0" w:color="auto"/>
                <w:left w:val="none" w:sz="0" w:space="0" w:color="auto"/>
                <w:bottom w:val="none" w:sz="0" w:space="0" w:color="auto"/>
                <w:right w:val="none" w:sz="0" w:space="0" w:color="auto"/>
              </w:divBdr>
            </w:div>
            <w:div w:id="432744690">
              <w:marLeft w:val="0"/>
              <w:marRight w:val="0"/>
              <w:marTop w:val="0"/>
              <w:marBottom w:val="0"/>
              <w:divBdr>
                <w:top w:val="none" w:sz="0" w:space="0" w:color="auto"/>
                <w:left w:val="none" w:sz="0" w:space="0" w:color="auto"/>
                <w:bottom w:val="none" w:sz="0" w:space="0" w:color="auto"/>
                <w:right w:val="none" w:sz="0" w:space="0" w:color="auto"/>
              </w:divBdr>
            </w:div>
            <w:div w:id="433094430">
              <w:marLeft w:val="0"/>
              <w:marRight w:val="0"/>
              <w:marTop w:val="0"/>
              <w:marBottom w:val="0"/>
              <w:divBdr>
                <w:top w:val="none" w:sz="0" w:space="0" w:color="auto"/>
                <w:left w:val="none" w:sz="0" w:space="0" w:color="auto"/>
                <w:bottom w:val="none" w:sz="0" w:space="0" w:color="auto"/>
                <w:right w:val="none" w:sz="0" w:space="0" w:color="auto"/>
              </w:divBdr>
            </w:div>
            <w:div w:id="433744007">
              <w:marLeft w:val="0"/>
              <w:marRight w:val="0"/>
              <w:marTop w:val="0"/>
              <w:marBottom w:val="0"/>
              <w:divBdr>
                <w:top w:val="none" w:sz="0" w:space="0" w:color="auto"/>
                <w:left w:val="none" w:sz="0" w:space="0" w:color="auto"/>
                <w:bottom w:val="none" w:sz="0" w:space="0" w:color="auto"/>
                <w:right w:val="none" w:sz="0" w:space="0" w:color="auto"/>
              </w:divBdr>
            </w:div>
            <w:div w:id="434404266">
              <w:marLeft w:val="0"/>
              <w:marRight w:val="0"/>
              <w:marTop w:val="0"/>
              <w:marBottom w:val="0"/>
              <w:divBdr>
                <w:top w:val="none" w:sz="0" w:space="0" w:color="auto"/>
                <w:left w:val="none" w:sz="0" w:space="0" w:color="auto"/>
                <w:bottom w:val="none" w:sz="0" w:space="0" w:color="auto"/>
                <w:right w:val="none" w:sz="0" w:space="0" w:color="auto"/>
              </w:divBdr>
            </w:div>
            <w:div w:id="438257382">
              <w:marLeft w:val="0"/>
              <w:marRight w:val="0"/>
              <w:marTop w:val="0"/>
              <w:marBottom w:val="0"/>
              <w:divBdr>
                <w:top w:val="none" w:sz="0" w:space="0" w:color="auto"/>
                <w:left w:val="none" w:sz="0" w:space="0" w:color="auto"/>
                <w:bottom w:val="none" w:sz="0" w:space="0" w:color="auto"/>
                <w:right w:val="none" w:sz="0" w:space="0" w:color="auto"/>
              </w:divBdr>
            </w:div>
            <w:div w:id="439422007">
              <w:marLeft w:val="0"/>
              <w:marRight w:val="0"/>
              <w:marTop w:val="0"/>
              <w:marBottom w:val="0"/>
              <w:divBdr>
                <w:top w:val="none" w:sz="0" w:space="0" w:color="auto"/>
                <w:left w:val="none" w:sz="0" w:space="0" w:color="auto"/>
                <w:bottom w:val="none" w:sz="0" w:space="0" w:color="auto"/>
                <w:right w:val="none" w:sz="0" w:space="0" w:color="auto"/>
              </w:divBdr>
            </w:div>
            <w:div w:id="439880883">
              <w:marLeft w:val="0"/>
              <w:marRight w:val="0"/>
              <w:marTop w:val="0"/>
              <w:marBottom w:val="0"/>
              <w:divBdr>
                <w:top w:val="none" w:sz="0" w:space="0" w:color="auto"/>
                <w:left w:val="none" w:sz="0" w:space="0" w:color="auto"/>
                <w:bottom w:val="none" w:sz="0" w:space="0" w:color="auto"/>
                <w:right w:val="none" w:sz="0" w:space="0" w:color="auto"/>
              </w:divBdr>
            </w:div>
            <w:div w:id="442577150">
              <w:marLeft w:val="0"/>
              <w:marRight w:val="0"/>
              <w:marTop w:val="0"/>
              <w:marBottom w:val="0"/>
              <w:divBdr>
                <w:top w:val="none" w:sz="0" w:space="0" w:color="auto"/>
                <w:left w:val="none" w:sz="0" w:space="0" w:color="auto"/>
                <w:bottom w:val="none" w:sz="0" w:space="0" w:color="auto"/>
                <w:right w:val="none" w:sz="0" w:space="0" w:color="auto"/>
              </w:divBdr>
            </w:div>
            <w:div w:id="445663864">
              <w:marLeft w:val="0"/>
              <w:marRight w:val="0"/>
              <w:marTop w:val="0"/>
              <w:marBottom w:val="0"/>
              <w:divBdr>
                <w:top w:val="none" w:sz="0" w:space="0" w:color="auto"/>
                <w:left w:val="none" w:sz="0" w:space="0" w:color="auto"/>
                <w:bottom w:val="none" w:sz="0" w:space="0" w:color="auto"/>
                <w:right w:val="none" w:sz="0" w:space="0" w:color="auto"/>
              </w:divBdr>
            </w:div>
            <w:div w:id="447235636">
              <w:marLeft w:val="0"/>
              <w:marRight w:val="0"/>
              <w:marTop w:val="0"/>
              <w:marBottom w:val="0"/>
              <w:divBdr>
                <w:top w:val="none" w:sz="0" w:space="0" w:color="auto"/>
                <w:left w:val="none" w:sz="0" w:space="0" w:color="auto"/>
                <w:bottom w:val="none" w:sz="0" w:space="0" w:color="auto"/>
                <w:right w:val="none" w:sz="0" w:space="0" w:color="auto"/>
              </w:divBdr>
            </w:div>
            <w:div w:id="448353180">
              <w:marLeft w:val="0"/>
              <w:marRight w:val="0"/>
              <w:marTop w:val="0"/>
              <w:marBottom w:val="0"/>
              <w:divBdr>
                <w:top w:val="none" w:sz="0" w:space="0" w:color="auto"/>
                <w:left w:val="none" w:sz="0" w:space="0" w:color="auto"/>
                <w:bottom w:val="none" w:sz="0" w:space="0" w:color="auto"/>
                <w:right w:val="none" w:sz="0" w:space="0" w:color="auto"/>
              </w:divBdr>
            </w:div>
            <w:div w:id="449473804">
              <w:marLeft w:val="0"/>
              <w:marRight w:val="0"/>
              <w:marTop w:val="0"/>
              <w:marBottom w:val="0"/>
              <w:divBdr>
                <w:top w:val="none" w:sz="0" w:space="0" w:color="auto"/>
                <w:left w:val="none" w:sz="0" w:space="0" w:color="auto"/>
                <w:bottom w:val="none" w:sz="0" w:space="0" w:color="auto"/>
                <w:right w:val="none" w:sz="0" w:space="0" w:color="auto"/>
              </w:divBdr>
            </w:div>
            <w:div w:id="451486625">
              <w:marLeft w:val="0"/>
              <w:marRight w:val="0"/>
              <w:marTop w:val="0"/>
              <w:marBottom w:val="0"/>
              <w:divBdr>
                <w:top w:val="none" w:sz="0" w:space="0" w:color="auto"/>
                <w:left w:val="none" w:sz="0" w:space="0" w:color="auto"/>
                <w:bottom w:val="none" w:sz="0" w:space="0" w:color="auto"/>
                <w:right w:val="none" w:sz="0" w:space="0" w:color="auto"/>
              </w:divBdr>
            </w:div>
            <w:div w:id="454182507">
              <w:marLeft w:val="0"/>
              <w:marRight w:val="0"/>
              <w:marTop w:val="0"/>
              <w:marBottom w:val="0"/>
              <w:divBdr>
                <w:top w:val="none" w:sz="0" w:space="0" w:color="auto"/>
                <w:left w:val="none" w:sz="0" w:space="0" w:color="auto"/>
                <w:bottom w:val="none" w:sz="0" w:space="0" w:color="auto"/>
                <w:right w:val="none" w:sz="0" w:space="0" w:color="auto"/>
              </w:divBdr>
            </w:div>
            <w:div w:id="454451373">
              <w:marLeft w:val="0"/>
              <w:marRight w:val="0"/>
              <w:marTop w:val="0"/>
              <w:marBottom w:val="0"/>
              <w:divBdr>
                <w:top w:val="none" w:sz="0" w:space="0" w:color="auto"/>
                <w:left w:val="none" w:sz="0" w:space="0" w:color="auto"/>
                <w:bottom w:val="none" w:sz="0" w:space="0" w:color="auto"/>
                <w:right w:val="none" w:sz="0" w:space="0" w:color="auto"/>
              </w:divBdr>
            </w:div>
            <w:div w:id="454909013">
              <w:marLeft w:val="0"/>
              <w:marRight w:val="0"/>
              <w:marTop w:val="0"/>
              <w:marBottom w:val="0"/>
              <w:divBdr>
                <w:top w:val="none" w:sz="0" w:space="0" w:color="auto"/>
                <w:left w:val="none" w:sz="0" w:space="0" w:color="auto"/>
                <w:bottom w:val="none" w:sz="0" w:space="0" w:color="auto"/>
                <w:right w:val="none" w:sz="0" w:space="0" w:color="auto"/>
              </w:divBdr>
            </w:div>
            <w:div w:id="464784678">
              <w:marLeft w:val="0"/>
              <w:marRight w:val="0"/>
              <w:marTop w:val="0"/>
              <w:marBottom w:val="0"/>
              <w:divBdr>
                <w:top w:val="none" w:sz="0" w:space="0" w:color="auto"/>
                <w:left w:val="none" w:sz="0" w:space="0" w:color="auto"/>
                <w:bottom w:val="none" w:sz="0" w:space="0" w:color="auto"/>
                <w:right w:val="none" w:sz="0" w:space="0" w:color="auto"/>
              </w:divBdr>
            </w:div>
            <w:div w:id="465467802">
              <w:marLeft w:val="0"/>
              <w:marRight w:val="0"/>
              <w:marTop w:val="0"/>
              <w:marBottom w:val="0"/>
              <w:divBdr>
                <w:top w:val="none" w:sz="0" w:space="0" w:color="auto"/>
                <w:left w:val="none" w:sz="0" w:space="0" w:color="auto"/>
                <w:bottom w:val="none" w:sz="0" w:space="0" w:color="auto"/>
                <w:right w:val="none" w:sz="0" w:space="0" w:color="auto"/>
              </w:divBdr>
            </w:div>
            <w:div w:id="466047867">
              <w:marLeft w:val="0"/>
              <w:marRight w:val="0"/>
              <w:marTop w:val="0"/>
              <w:marBottom w:val="0"/>
              <w:divBdr>
                <w:top w:val="none" w:sz="0" w:space="0" w:color="auto"/>
                <w:left w:val="none" w:sz="0" w:space="0" w:color="auto"/>
                <w:bottom w:val="none" w:sz="0" w:space="0" w:color="auto"/>
                <w:right w:val="none" w:sz="0" w:space="0" w:color="auto"/>
              </w:divBdr>
            </w:div>
            <w:div w:id="466165805">
              <w:marLeft w:val="0"/>
              <w:marRight w:val="0"/>
              <w:marTop w:val="0"/>
              <w:marBottom w:val="0"/>
              <w:divBdr>
                <w:top w:val="none" w:sz="0" w:space="0" w:color="auto"/>
                <w:left w:val="none" w:sz="0" w:space="0" w:color="auto"/>
                <w:bottom w:val="none" w:sz="0" w:space="0" w:color="auto"/>
                <w:right w:val="none" w:sz="0" w:space="0" w:color="auto"/>
              </w:divBdr>
            </w:div>
            <w:div w:id="466317968">
              <w:marLeft w:val="0"/>
              <w:marRight w:val="0"/>
              <w:marTop w:val="360"/>
              <w:marBottom w:val="0"/>
              <w:divBdr>
                <w:top w:val="single" w:sz="6" w:space="0" w:color="auto"/>
                <w:left w:val="single" w:sz="6" w:space="0" w:color="auto"/>
                <w:bottom w:val="single" w:sz="6" w:space="0" w:color="auto"/>
                <w:right w:val="single" w:sz="6" w:space="0" w:color="auto"/>
              </w:divBdr>
            </w:div>
            <w:div w:id="467430825">
              <w:marLeft w:val="0"/>
              <w:marRight w:val="0"/>
              <w:marTop w:val="0"/>
              <w:marBottom w:val="0"/>
              <w:divBdr>
                <w:top w:val="none" w:sz="0" w:space="0" w:color="auto"/>
                <w:left w:val="none" w:sz="0" w:space="0" w:color="auto"/>
                <w:bottom w:val="none" w:sz="0" w:space="0" w:color="auto"/>
                <w:right w:val="none" w:sz="0" w:space="0" w:color="auto"/>
              </w:divBdr>
            </w:div>
            <w:div w:id="470904795">
              <w:marLeft w:val="0"/>
              <w:marRight w:val="0"/>
              <w:marTop w:val="0"/>
              <w:marBottom w:val="0"/>
              <w:divBdr>
                <w:top w:val="none" w:sz="0" w:space="0" w:color="auto"/>
                <w:left w:val="none" w:sz="0" w:space="0" w:color="auto"/>
                <w:bottom w:val="none" w:sz="0" w:space="0" w:color="auto"/>
                <w:right w:val="none" w:sz="0" w:space="0" w:color="auto"/>
              </w:divBdr>
              <w:divsChild>
                <w:div w:id="491067621">
                  <w:marLeft w:val="0"/>
                  <w:marRight w:val="0"/>
                  <w:marTop w:val="0"/>
                  <w:marBottom w:val="0"/>
                  <w:divBdr>
                    <w:top w:val="none" w:sz="0" w:space="0" w:color="auto"/>
                    <w:left w:val="none" w:sz="0" w:space="0" w:color="auto"/>
                    <w:bottom w:val="none" w:sz="0" w:space="0" w:color="auto"/>
                    <w:right w:val="none" w:sz="0" w:space="0" w:color="auto"/>
                  </w:divBdr>
                </w:div>
                <w:div w:id="1874417106">
                  <w:marLeft w:val="0"/>
                  <w:marRight w:val="0"/>
                  <w:marTop w:val="0"/>
                  <w:marBottom w:val="0"/>
                  <w:divBdr>
                    <w:top w:val="none" w:sz="0" w:space="0" w:color="auto"/>
                    <w:left w:val="none" w:sz="0" w:space="0" w:color="auto"/>
                    <w:bottom w:val="none" w:sz="0" w:space="0" w:color="auto"/>
                    <w:right w:val="none" w:sz="0" w:space="0" w:color="auto"/>
                  </w:divBdr>
                </w:div>
                <w:div w:id="2002543143">
                  <w:marLeft w:val="0"/>
                  <w:marRight w:val="0"/>
                  <w:marTop w:val="0"/>
                  <w:marBottom w:val="0"/>
                  <w:divBdr>
                    <w:top w:val="none" w:sz="0" w:space="0" w:color="auto"/>
                    <w:left w:val="none" w:sz="0" w:space="0" w:color="auto"/>
                    <w:bottom w:val="none" w:sz="0" w:space="0" w:color="auto"/>
                    <w:right w:val="none" w:sz="0" w:space="0" w:color="auto"/>
                  </w:divBdr>
                </w:div>
                <w:div w:id="2075734659">
                  <w:marLeft w:val="0"/>
                  <w:marRight w:val="0"/>
                  <w:marTop w:val="0"/>
                  <w:marBottom w:val="0"/>
                  <w:divBdr>
                    <w:top w:val="none" w:sz="0" w:space="0" w:color="auto"/>
                    <w:left w:val="none" w:sz="0" w:space="0" w:color="auto"/>
                    <w:bottom w:val="none" w:sz="0" w:space="0" w:color="auto"/>
                    <w:right w:val="none" w:sz="0" w:space="0" w:color="auto"/>
                  </w:divBdr>
                </w:div>
              </w:divsChild>
            </w:div>
            <w:div w:id="474025482">
              <w:marLeft w:val="0"/>
              <w:marRight w:val="0"/>
              <w:marTop w:val="0"/>
              <w:marBottom w:val="0"/>
              <w:divBdr>
                <w:top w:val="none" w:sz="0" w:space="0" w:color="auto"/>
                <w:left w:val="none" w:sz="0" w:space="0" w:color="auto"/>
                <w:bottom w:val="none" w:sz="0" w:space="0" w:color="auto"/>
                <w:right w:val="none" w:sz="0" w:space="0" w:color="auto"/>
              </w:divBdr>
            </w:div>
            <w:div w:id="474878173">
              <w:marLeft w:val="0"/>
              <w:marRight w:val="0"/>
              <w:marTop w:val="0"/>
              <w:marBottom w:val="0"/>
              <w:divBdr>
                <w:top w:val="none" w:sz="0" w:space="0" w:color="auto"/>
                <w:left w:val="none" w:sz="0" w:space="0" w:color="auto"/>
                <w:bottom w:val="none" w:sz="0" w:space="0" w:color="auto"/>
                <w:right w:val="none" w:sz="0" w:space="0" w:color="auto"/>
              </w:divBdr>
            </w:div>
            <w:div w:id="475495487">
              <w:marLeft w:val="0"/>
              <w:marRight w:val="0"/>
              <w:marTop w:val="0"/>
              <w:marBottom w:val="0"/>
              <w:divBdr>
                <w:top w:val="none" w:sz="0" w:space="0" w:color="auto"/>
                <w:left w:val="none" w:sz="0" w:space="0" w:color="auto"/>
                <w:bottom w:val="none" w:sz="0" w:space="0" w:color="auto"/>
                <w:right w:val="none" w:sz="0" w:space="0" w:color="auto"/>
              </w:divBdr>
            </w:div>
            <w:div w:id="477457945">
              <w:marLeft w:val="0"/>
              <w:marRight w:val="0"/>
              <w:marTop w:val="0"/>
              <w:marBottom w:val="0"/>
              <w:divBdr>
                <w:top w:val="none" w:sz="0" w:space="0" w:color="auto"/>
                <w:left w:val="none" w:sz="0" w:space="0" w:color="auto"/>
                <w:bottom w:val="none" w:sz="0" w:space="0" w:color="auto"/>
                <w:right w:val="none" w:sz="0" w:space="0" w:color="auto"/>
              </w:divBdr>
            </w:div>
            <w:div w:id="478225534">
              <w:marLeft w:val="0"/>
              <w:marRight w:val="0"/>
              <w:marTop w:val="0"/>
              <w:marBottom w:val="0"/>
              <w:divBdr>
                <w:top w:val="none" w:sz="0" w:space="0" w:color="auto"/>
                <w:left w:val="none" w:sz="0" w:space="0" w:color="auto"/>
                <w:bottom w:val="none" w:sz="0" w:space="0" w:color="auto"/>
                <w:right w:val="none" w:sz="0" w:space="0" w:color="auto"/>
              </w:divBdr>
            </w:div>
            <w:div w:id="479925648">
              <w:marLeft w:val="0"/>
              <w:marRight w:val="0"/>
              <w:marTop w:val="0"/>
              <w:marBottom w:val="0"/>
              <w:divBdr>
                <w:top w:val="none" w:sz="0" w:space="0" w:color="auto"/>
                <w:left w:val="none" w:sz="0" w:space="0" w:color="auto"/>
                <w:bottom w:val="none" w:sz="0" w:space="0" w:color="auto"/>
                <w:right w:val="none" w:sz="0" w:space="0" w:color="auto"/>
              </w:divBdr>
            </w:div>
            <w:div w:id="480120962">
              <w:marLeft w:val="0"/>
              <w:marRight w:val="0"/>
              <w:marTop w:val="0"/>
              <w:marBottom w:val="0"/>
              <w:divBdr>
                <w:top w:val="none" w:sz="0" w:space="0" w:color="auto"/>
                <w:left w:val="none" w:sz="0" w:space="0" w:color="auto"/>
                <w:bottom w:val="none" w:sz="0" w:space="0" w:color="auto"/>
                <w:right w:val="none" w:sz="0" w:space="0" w:color="auto"/>
              </w:divBdr>
            </w:div>
            <w:div w:id="481585475">
              <w:marLeft w:val="0"/>
              <w:marRight w:val="0"/>
              <w:marTop w:val="0"/>
              <w:marBottom w:val="0"/>
              <w:divBdr>
                <w:top w:val="none" w:sz="0" w:space="0" w:color="auto"/>
                <w:left w:val="none" w:sz="0" w:space="0" w:color="auto"/>
                <w:bottom w:val="none" w:sz="0" w:space="0" w:color="auto"/>
                <w:right w:val="none" w:sz="0" w:space="0" w:color="auto"/>
              </w:divBdr>
            </w:div>
            <w:div w:id="482236600">
              <w:marLeft w:val="0"/>
              <w:marRight w:val="0"/>
              <w:marTop w:val="0"/>
              <w:marBottom w:val="0"/>
              <w:divBdr>
                <w:top w:val="none" w:sz="0" w:space="0" w:color="auto"/>
                <w:left w:val="none" w:sz="0" w:space="0" w:color="auto"/>
                <w:bottom w:val="none" w:sz="0" w:space="0" w:color="auto"/>
                <w:right w:val="none" w:sz="0" w:space="0" w:color="auto"/>
              </w:divBdr>
            </w:div>
            <w:div w:id="484933145">
              <w:marLeft w:val="0"/>
              <w:marRight w:val="0"/>
              <w:marTop w:val="0"/>
              <w:marBottom w:val="0"/>
              <w:divBdr>
                <w:top w:val="none" w:sz="0" w:space="0" w:color="auto"/>
                <w:left w:val="none" w:sz="0" w:space="0" w:color="auto"/>
                <w:bottom w:val="none" w:sz="0" w:space="0" w:color="auto"/>
                <w:right w:val="none" w:sz="0" w:space="0" w:color="auto"/>
              </w:divBdr>
            </w:div>
            <w:div w:id="485125945">
              <w:marLeft w:val="0"/>
              <w:marRight w:val="0"/>
              <w:marTop w:val="0"/>
              <w:marBottom w:val="0"/>
              <w:divBdr>
                <w:top w:val="none" w:sz="0" w:space="0" w:color="auto"/>
                <w:left w:val="none" w:sz="0" w:space="0" w:color="auto"/>
                <w:bottom w:val="none" w:sz="0" w:space="0" w:color="auto"/>
                <w:right w:val="none" w:sz="0" w:space="0" w:color="auto"/>
              </w:divBdr>
            </w:div>
            <w:div w:id="488599631">
              <w:marLeft w:val="0"/>
              <w:marRight w:val="0"/>
              <w:marTop w:val="0"/>
              <w:marBottom w:val="0"/>
              <w:divBdr>
                <w:top w:val="none" w:sz="0" w:space="0" w:color="auto"/>
                <w:left w:val="none" w:sz="0" w:space="0" w:color="auto"/>
                <w:bottom w:val="none" w:sz="0" w:space="0" w:color="auto"/>
                <w:right w:val="none" w:sz="0" w:space="0" w:color="auto"/>
              </w:divBdr>
            </w:div>
            <w:div w:id="489061657">
              <w:marLeft w:val="0"/>
              <w:marRight w:val="0"/>
              <w:marTop w:val="0"/>
              <w:marBottom w:val="0"/>
              <w:divBdr>
                <w:top w:val="none" w:sz="0" w:space="0" w:color="auto"/>
                <w:left w:val="none" w:sz="0" w:space="0" w:color="auto"/>
                <w:bottom w:val="none" w:sz="0" w:space="0" w:color="auto"/>
                <w:right w:val="none" w:sz="0" w:space="0" w:color="auto"/>
              </w:divBdr>
            </w:div>
            <w:div w:id="492186557">
              <w:marLeft w:val="0"/>
              <w:marRight w:val="0"/>
              <w:marTop w:val="0"/>
              <w:marBottom w:val="0"/>
              <w:divBdr>
                <w:top w:val="none" w:sz="0" w:space="0" w:color="auto"/>
                <w:left w:val="none" w:sz="0" w:space="0" w:color="auto"/>
                <w:bottom w:val="none" w:sz="0" w:space="0" w:color="auto"/>
                <w:right w:val="none" w:sz="0" w:space="0" w:color="auto"/>
              </w:divBdr>
            </w:div>
            <w:div w:id="492717437">
              <w:marLeft w:val="0"/>
              <w:marRight w:val="0"/>
              <w:marTop w:val="0"/>
              <w:marBottom w:val="0"/>
              <w:divBdr>
                <w:top w:val="none" w:sz="0" w:space="0" w:color="auto"/>
                <w:left w:val="none" w:sz="0" w:space="0" w:color="auto"/>
                <w:bottom w:val="none" w:sz="0" w:space="0" w:color="auto"/>
                <w:right w:val="none" w:sz="0" w:space="0" w:color="auto"/>
              </w:divBdr>
            </w:div>
            <w:div w:id="492987348">
              <w:marLeft w:val="0"/>
              <w:marRight w:val="0"/>
              <w:marTop w:val="0"/>
              <w:marBottom w:val="0"/>
              <w:divBdr>
                <w:top w:val="none" w:sz="0" w:space="0" w:color="auto"/>
                <w:left w:val="none" w:sz="0" w:space="0" w:color="auto"/>
                <w:bottom w:val="none" w:sz="0" w:space="0" w:color="auto"/>
                <w:right w:val="none" w:sz="0" w:space="0" w:color="auto"/>
              </w:divBdr>
              <w:divsChild>
                <w:div w:id="35551711">
                  <w:marLeft w:val="0"/>
                  <w:marRight w:val="0"/>
                  <w:marTop w:val="0"/>
                  <w:marBottom w:val="0"/>
                  <w:divBdr>
                    <w:top w:val="none" w:sz="0" w:space="0" w:color="auto"/>
                    <w:left w:val="none" w:sz="0" w:space="0" w:color="auto"/>
                    <w:bottom w:val="none" w:sz="0" w:space="0" w:color="auto"/>
                    <w:right w:val="none" w:sz="0" w:space="0" w:color="auto"/>
                  </w:divBdr>
                </w:div>
                <w:div w:id="121000569">
                  <w:marLeft w:val="0"/>
                  <w:marRight w:val="0"/>
                  <w:marTop w:val="0"/>
                  <w:marBottom w:val="0"/>
                  <w:divBdr>
                    <w:top w:val="none" w:sz="0" w:space="0" w:color="auto"/>
                    <w:left w:val="none" w:sz="0" w:space="0" w:color="auto"/>
                    <w:bottom w:val="none" w:sz="0" w:space="0" w:color="auto"/>
                    <w:right w:val="none" w:sz="0" w:space="0" w:color="auto"/>
                  </w:divBdr>
                </w:div>
                <w:div w:id="2066175943">
                  <w:marLeft w:val="0"/>
                  <w:marRight w:val="0"/>
                  <w:marTop w:val="0"/>
                  <w:marBottom w:val="0"/>
                  <w:divBdr>
                    <w:top w:val="none" w:sz="0" w:space="0" w:color="auto"/>
                    <w:left w:val="none" w:sz="0" w:space="0" w:color="auto"/>
                    <w:bottom w:val="none" w:sz="0" w:space="0" w:color="auto"/>
                    <w:right w:val="none" w:sz="0" w:space="0" w:color="auto"/>
                  </w:divBdr>
                </w:div>
                <w:div w:id="2081904111">
                  <w:marLeft w:val="0"/>
                  <w:marRight w:val="0"/>
                  <w:marTop w:val="0"/>
                  <w:marBottom w:val="0"/>
                  <w:divBdr>
                    <w:top w:val="none" w:sz="0" w:space="0" w:color="auto"/>
                    <w:left w:val="none" w:sz="0" w:space="0" w:color="auto"/>
                    <w:bottom w:val="none" w:sz="0" w:space="0" w:color="auto"/>
                    <w:right w:val="none" w:sz="0" w:space="0" w:color="auto"/>
                  </w:divBdr>
                </w:div>
              </w:divsChild>
            </w:div>
            <w:div w:id="493910845">
              <w:marLeft w:val="0"/>
              <w:marRight w:val="0"/>
              <w:marTop w:val="0"/>
              <w:marBottom w:val="0"/>
              <w:divBdr>
                <w:top w:val="none" w:sz="0" w:space="0" w:color="auto"/>
                <w:left w:val="none" w:sz="0" w:space="0" w:color="auto"/>
                <w:bottom w:val="none" w:sz="0" w:space="0" w:color="auto"/>
                <w:right w:val="none" w:sz="0" w:space="0" w:color="auto"/>
              </w:divBdr>
            </w:div>
            <w:div w:id="495343471">
              <w:marLeft w:val="0"/>
              <w:marRight w:val="0"/>
              <w:marTop w:val="0"/>
              <w:marBottom w:val="0"/>
              <w:divBdr>
                <w:top w:val="none" w:sz="0" w:space="0" w:color="auto"/>
                <w:left w:val="none" w:sz="0" w:space="0" w:color="auto"/>
                <w:bottom w:val="none" w:sz="0" w:space="0" w:color="auto"/>
                <w:right w:val="none" w:sz="0" w:space="0" w:color="auto"/>
              </w:divBdr>
            </w:div>
            <w:div w:id="496921635">
              <w:marLeft w:val="0"/>
              <w:marRight w:val="0"/>
              <w:marTop w:val="0"/>
              <w:marBottom w:val="0"/>
              <w:divBdr>
                <w:top w:val="none" w:sz="0" w:space="0" w:color="auto"/>
                <w:left w:val="none" w:sz="0" w:space="0" w:color="auto"/>
                <w:bottom w:val="none" w:sz="0" w:space="0" w:color="auto"/>
                <w:right w:val="none" w:sz="0" w:space="0" w:color="auto"/>
              </w:divBdr>
            </w:div>
            <w:div w:id="499933568">
              <w:marLeft w:val="0"/>
              <w:marRight w:val="0"/>
              <w:marTop w:val="0"/>
              <w:marBottom w:val="0"/>
              <w:divBdr>
                <w:top w:val="none" w:sz="0" w:space="0" w:color="auto"/>
                <w:left w:val="none" w:sz="0" w:space="0" w:color="auto"/>
                <w:bottom w:val="none" w:sz="0" w:space="0" w:color="auto"/>
                <w:right w:val="none" w:sz="0" w:space="0" w:color="auto"/>
              </w:divBdr>
            </w:div>
            <w:div w:id="502087905">
              <w:marLeft w:val="0"/>
              <w:marRight w:val="0"/>
              <w:marTop w:val="0"/>
              <w:marBottom w:val="0"/>
              <w:divBdr>
                <w:top w:val="none" w:sz="0" w:space="0" w:color="auto"/>
                <w:left w:val="none" w:sz="0" w:space="0" w:color="auto"/>
                <w:bottom w:val="none" w:sz="0" w:space="0" w:color="auto"/>
                <w:right w:val="none" w:sz="0" w:space="0" w:color="auto"/>
              </w:divBdr>
            </w:div>
            <w:div w:id="502277963">
              <w:marLeft w:val="0"/>
              <w:marRight w:val="0"/>
              <w:marTop w:val="0"/>
              <w:marBottom w:val="0"/>
              <w:divBdr>
                <w:top w:val="none" w:sz="0" w:space="0" w:color="auto"/>
                <w:left w:val="none" w:sz="0" w:space="0" w:color="auto"/>
                <w:bottom w:val="none" w:sz="0" w:space="0" w:color="auto"/>
                <w:right w:val="none" w:sz="0" w:space="0" w:color="auto"/>
              </w:divBdr>
            </w:div>
            <w:div w:id="503907243">
              <w:marLeft w:val="0"/>
              <w:marRight w:val="0"/>
              <w:marTop w:val="0"/>
              <w:marBottom w:val="0"/>
              <w:divBdr>
                <w:top w:val="none" w:sz="0" w:space="0" w:color="auto"/>
                <w:left w:val="none" w:sz="0" w:space="0" w:color="auto"/>
                <w:bottom w:val="none" w:sz="0" w:space="0" w:color="auto"/>
                <w:right w:val="none" w:sz="0" w:space="0" w:color="auto"/>
              </w:divBdr>
            </w:div>
            <w:div w:id="504516011">
              <w:marLeft w:val="0"/>
              <w:marRight w:val="0"/>
              <w:marTop w:val="0"/>
              <w:marBottom w:val="0"/>
              <w:divBdr>
                <w:top w:val="none" w:sz="0" w:space="0" w:color="auto"/>
                <w:left w:val="none" w:sz="0" w:space="0" w:color="auto"/>
                <w:bottom w:val="none" w:sz="0" w:space="0" w:color="auto"/>
                <w:right w:val="none" w:sz="0" w:space="0" w:color="auto"/>
              </w:divBdr>
            </w:div>
            <w:div w:id="506095322">
              <w:marLeft w:val="0"/>
              <w:marRight w:val="0"/>
              <w:marTop w:val="0"/>
              <w:marBottom w:val="0"/>
              <w:divBdr>
                <w:top w:val="none" w:sz="0" w:space="0" w:color="auto"/>
                <w:left w:val="none" w:sz="0" w:space="0" w:color="auto"/>
                <w:bottom w:val="none" w:sz="0" w:space="0" w:color="auto"/>
                <w:right w:val="none" w:sz="0" w:space="0" w:color="auto"/>
              </w:divBdr>
              <w:divsChild>
                <w:div w:id="17658617">
                  <w:marLeft w:val="0"/>
                  <w:marRight w:val="0"/>
                  <w:marTop w:val="0"/>
                  <w:marBottom w:val="0"/>
                  <w:divBdr>
                    <w:top w:val="none" w:sz="0" w:space="0" w:color="auto"/>
                    <w:left w:val="none" w:sz="0" w:space="0" w:color="auto"/>
                    <w:bottom w:val="none" w:sz="0" w:space="0" w:color="auto"/>
                    <w:right w:val="none" w:sz="0" w:space="0" w:color="auto"/>
                  </w:divBdr>
                </w:div>
                <w:div w:id="56756041">
                  <w:marLeft w:val="0"/>
                  <w:marRight w:val="0"/>
                  <w:marTop w:val="0"/>
                  <w:marBottom w:val="0"/>
                  <w:divBdr>
                    <w:top w:val="none" w:sz="0" w:space="0" w:color="auto"/>
                    <w:left w:val="none" w:sz="0" w:space="0" w:color="auto"/>
                    <w:bottom w:val="none" w:sz="0" w:space="0" w:color="auto"/>
                    <w:right w:val="none" w:sz="0" w:space="0" w:color="auto"/>
                  </w:divBdr>
                </w:div>
                <w:div w:id="69473178">
                  <w:marLeft w:val="0"/>
                  <w:marRight w:val="0"/>
                  <w:marTop w:val="0"/>
                  <w:marBottom w:val="0"/>
                  <w:divBdr>
                    <w:top w:val="none" w:sz="0" w:space="0" w:color="auto"/>
                    <w:left w:val="none" w:sz="0" w:space="0" w:color="auto"/>
                    <w:bottom w:val="none" w:sz="0" w:space="0" w:color="auto"/>
                    <w:right w:val="none" w:sz="0" w:space="0" w:color="auto"/>
                  </w:divBdr>
                </w:div>
                <w:div w:id="663166490">
                  <w:marLeft w:val="0"/>
                  <w:marRight w:val="0"/>
                  <w:marTop w:val="0"/>
                  <w:marBottom w:val="0"/>
                  <w:divBdr>
                    <w:top w:val="none" w:sz="0" w:space="0" w:color="auto"/>
                    <w:left w:val="none" w:sz="0" w:space="0" w:color="auto"/>
                    <w:bottom w:val="none" w:sz="0" w:space="0" w:color="auto"/>
                    <w:right w:val="none" w:sz="0" w:space="0" w:color="auto"/>
                  </w:divBdr>
                </w:div>
                <w:div w:id="729959799">
                  <w:marLeft w:val="0"/>
                  <w:marRight w:val="0"/>
                  <w:marTop w:val="0"/>
                  <w:marBottom w:val="0"/>
                  <w:divBdr>
                    <w:top w:val="none" w:sz="0" w:space="0" w:color="auto"/>
                    <w:left w:val="none" w:sz="0" w:space="0" w:color="auto"/>
                    <w:bottom w:val="none" w:sz="0" w:space="0" w:color="auto"/>
                    <w:right w:val="none" w:sz="0" w:space="0" w:color="auto"/>
                  </w:divBdr>
                </w:div>
                <w:div w:id="782266177">
                  <w:marLeft w:val="0"/>
                  <w:marRight w:val="0"/>
                  <w:marTop w:val="0"/>
                  <w:marBottom w:val="0"/>
                  <w:divBdr>
                    <w:top w:val="none" w:sz="0" w:space="0" w:color="auto"/>
                    <w:left w:val="none" w:sz="0" w:space="0" w:color="auto"/>
                    <w:bottom w:val="none" w:sz="0" w:space="0" w:color="auto"/>
                    <w:right w:val="none" w:sz="0" w:space="0" w:color="auto"/>
                  </w:divBdr>
                </w:div>
                <w:div w:id="860510319">
                  <w:marLeft w:val="0"/>
                  <w:marRight w:val="0"/>
                  <w:marTop w:val="0"/>
                  <w:marBottom w:val="0"/>
                  <w:divBdr>
                    <w:top w:val="none" w:sz="0" w:space="0" w:color="auto"/>
                    <w:left w:val="none" w:sz="0" w:space="0" w:color="auto"/>
                    <w:bottom w:val="none" w:sz="0" w:space="0" w:color="auto"/>
                    <w:right w:val="none" w:sz="0" w:space="0" w:color="auto"/>
                  </w:divBdr>
                </w:div>
                <w:div w:id="1775200945">
                  <w:marLeft w:val="0"/>
                  <w:marRight w:val="0"/>
                  <w:marTop w:val="0"/>
                  <w:marBottom w:val="0"/>
                  <w:divBdr>
                    <w:top w:val="none" w:sz="0" w:space="0" w:color="auto"/>
                    <w:left w:val="none" w:sz="0" w:space="0" w:color="auto"/>
                    <w:bottom w:val="none" w:sz="0" w:space="0" w:color="auto"/>
                    <w:right w:val="none" w:sz="0" w:space="0" w:color="auto"/>
                  </w:divBdr>
                </w:div>
                <w:div w:id="1949047279">
                  <w:marLeft w:val="0"/>
                  <w:marRight w:val="0"/>
                  <w:marTop w:val="0"/>
                  <w:marBottom w:val="0"/>
                  <w:divBdr>
                    <w:top w:val="none" w:sz="0" w:space="0" w:color="auto"/>
                    <w:left w:val="none" w:sz="0" w:space="0" w:color="auto"/>
                    <w:bottom w:val="none" w:sz="0" w:space="0" w:color="auto"/>
                    <w:right w:val="none" w:sz="0" w:space="0" w:color="auto"/>
                  </w:divBdr>
                </w:div>
                <w:div w:id="2067560187">
                  <w:marLeft w:val="0"/>
                  <w:marRight w:val="0"/>
                  <w:marTop w:val="0"/>
                  <w:marBottom w:val="0"/>
                  <w:divBdr>
                    <w:top w:val="none" w:sz="0" w:space="0" w:color="auto"/>
                    <w:left w:val="none" w:sz="0" w:space="0" w:color="auto"/>
                    <w:bottom w:val="none" w:sz="0" w:space="0" w:color="auto"/>
                    <w:right w:val="none" w:sz="0" w:space="0" w:color="auto"/>
                  </w:divBdr>
                </w:div>
              </w:divsChild>
            </w:div>
            <w:div w:id="511723608">
              <w:marLeft w:val="0"/>
              <w:marRight w:val="0"/>
              <w:marTop w:val="0"/>
              <w:marBottom w:val="0"/>
              <w:divBdr>
                <w:top w:val="none" w:sz="0" w:space="0" w:color="auto"/>
                <w:left w:val="none" w:sz="0" w:space="0" w:color="auto"/>
                <w:bottom w:val="none" w:sz="0" w:space="0" w:color="auto"/>
                <w:right w:val="none" w:sz="0" w:space="0" w:color="auto"/>
              </w:divBdr>
            </w:div>
            <w:div w:id="512184333">
              <w:marLeft w:val="0"/>
              <w:marRight w:val="0"/>
              <w:marTop w:val="0"/>
              <w:marBottom w:val="0"/>
              <w:divBdr>
                <w:top w:val="none" w:sz="0" w:space="0" w:color="auto"/>
                <w:left w:val="none" w:sz="0" w:space="0" w:color="auto"/>
                <w:bottom w:val="none" w:sz="0" w:space="0" w:color="auto"/>
                <w:right w:val="none" w:sz="0" w:space="0" w:color="auto"/>
              </w:divBdr>
            </w:div>
            <w:div w:id="513885412">
              <w:marLeft w:val="0"/>
              <w:marRight w:val="0"/>
              <w:marTop w:val="0"/>
              <w:marBottom w:val="0"/>
              <w:divBdr>
                <w:top w:val="none" w:sz="0" w:space="0" w:color="auto"/>
                <w:left w:val="none" w:sz="0" w:space="0" w:color="auto"/>
                <w:bottom w:val="none" w:sz="0" w:space="0" w:color="auto"/>
                <w:right w:val="none" w:sz="0" w:space="0" w:color="auto"/>
              </w:divBdr>
            </w:div>
            <w:div w:id="514270499">
              <w:marLeft w:val="0"/>
              <w:marRight w:val="0"/>
              <w:marTop w:val="0"/>
              <w:marBottom w:val="0"/>
              <w:divBdr>
                <w:top w:val="none" w:sz="0" w:space="0" w:color="auto"/>
                <w:left w:val="none" w:sz="0" w:space="0" w:color="auto"/>
                <w:bottom w:val="none" w:sz="0" w:space="0" w:color="auto"/>
                <w:right w:val="none" w:sz="0" w:space="0" w:color="auto"/>
              </w:divBdr>
            </w:div>
            <w:div w:id="514424019">
              <w:marLeft w:val="0"/>
              <w:marRight w:val="0"/>
              <w:marTop w:val="0"/>
              <w:marBottom w:val="0"/>
              <w:divBdr>
                <w:top w:val="none" w:sz="0" w:space="0" w:color="auto"/>
                <w:left w:val="none" w:sz="0" w:space="0" w:color="auto"/>
                <w:bottom w:val="none" w:sz="0" w:space="0" w:color="auto"/>
                <w:right w:val="none" w:sz="0" w:space="0" w:color="auto"/>
              </w:divBdr>
            </w:div>
            <w:div w:id="514999991">
              <w:marLeft w:val="0"/>
              <w:marRight w:val="0"/>
              <w:marTop w:val="0"/>
              <w:marBottom w:val="0"/>
              <w:divBdr>
                <w:top w:val="none" w:sz="0" w:space="0" w:color="auto"/>
                <w:left w:val="none" w:sz="0" w:space="0" w:color="auto"/>
                <w:bottom w:val="none" w:sz="0" w:space="0" w:color="auto"/>
                <w:right w:val="none" w:sz="0" w:space="0" w:color="auto"/>
              </w:divBdr>
            </w:div>
            <w:div w:id="515120278">
              <w:marLeft w:val="0"/>
              <w:marRight w:val="0"/>
              <w:marTop w:val="0"/>
              <w:marBottom w:val="0"/>
              <w:divBdr>
                <w:top w:val="none" w:sz="0" w:space="0" w:color="auto"/>
                <w:left w:val="none" w:sz="0" w:space="0" w:color="auto"/>
                <w:bottom w:val="none" w:sz="0" w:space="0" w:color="auto"/>
                <w:right w:val="none" w:sz="0" w:space="0" w:color="auto"/>
              </w:divBdr>
            </w:div>
            <w:div w:id="518399840">
              <w:marLeft w:val="0"/>
              <w:marRight w:val="0"/>
              <w:marTop w:val="0"/>
              <w:marBottom w:val="0"/>
              <w:divBdr>
                <w:top w:val="none" w:sz="0" w:space="0" w:color="auto"/>
                <w:left w:val="none" w:sz="0" w:space="0" w:color="auto"/>
                <w:bottom w:val="none" w:sz="0" w:space="0" w:color="auto"/>
                <w:right w:val="none" w:sz="0" w:space="0" w:color="auto"/>
              </w:divBdr>
            </w:div>
            <w:div w:id="520749151">
              <w:marLeft w:val="0"/>
              <w:marRight w:val="0"/>
              <w:marTop w:val="0"/>
              <w:marBottom w:val="0"/>
              <w:divBdr>
                <w:top w:val="none" w:sz="0" w:space="0" w:color="auto"/>
                <w:left w:val="none" w:sz="0" w:space="0" w:color="auto"/>
                <w:bottom w:val="none" w:sz="0" w:space="0" w:color="auto"/>
                <w:right w:val="none" w:sz="0" w:space="0" w:color="auto"/>
              </w:divBdr>
            </w:div>
            <w:div w:id="520818037">
              <w:marLeft w:val="0"/>
              <w:marRight w:val="0"/>
              <w:marTop w:val="0"/>
              <w:marBottom w:val="0"/>
              <w:divBdr>
                <w:top w:val="none" w:sz="0" w:space="0" w:color="auto"/>
                <w:left w:val="none" w:sz="0" w:space="0" w:color="auto"/>
                <w:bottom w:val="none" w:sz="0" w:space="0" w:color="auto"/>
                <w:right w:val="none" w:sz="0" w:space="0" w:color="auto"/>
              </w:divBdr>
            </w:div>
            <w:div w:id="521167490">
              <w:marLeft w:val="0"/>
              <w:marRight w:val="0"/>
              <w:marTop w:val="0"/>
              <w:marBottom w:val="0"/>
              <w:divBdr>
                <w:top w:val="none" w:sz="0" w:space="0" w:color="auto"/>
                <w:left w:val="none" w:sz="0" w:space="0" w:color="auto"/>
                <w:bottom w:val="none" w:sz="0" w:space="0" w:color="auto"/>
                <w:right w:val="none" w:sz="0" w:space="0" w:color="auto"/>
              </w:divBdr>
            </w:div>
            <w:div w:id="522135424">
              <w:marLeft w:val="0"/>
              <w:marRight w:val="0"/>
              <w:marTop w:val="0"/>
              <w:marBottom w:val="0"/>
              <w:divBdr>
                <w:top w:val="none" w:sz="0" w:space="0" w:color="auto"/>
                <w:left w:val="none" w:sz="0" w:space="0" w:color="auto"/>
                <w:bottom w:val="none" w:sz="0" w:space="0" w:color="auto"/>
                <w:right w:val="none" w:sz="0" w:space="0" w:color="auto"/>
              </w:divBdr>
            </w:div>
            <w:div w:id="522792357">
              <w:marLeft w:val="0"/>
              <w:marRight w:val="0"/>
              <w:marTop w:val="0"/>
              <w:marBottom w:val="0"/>
              <w:divBdr>
                <w:top w:val="none" w:sz="0" w:space="0" w:color="auto"/>
                <w:left w:val="none" w:sz="0" w:space="0" w:color="auto"/>
                <w:bottom w:val="none" w:sz="0" w:space="0" w:color="auto"/>
                <w:right w:val="none" w:sz="0" w:space="0" w:color="auto"/>
              </w:divBdr>
            </w:div>
            <w:div w:id="524251337">
              <w:marLeft w:val="0"/>
              <w:marRight w:val="0"/>
              <w:marTop w:val="0"/>
              <w:marBottom w:val="0"/>
              <w:divBdr>
                <w:top w:val="none" w:sz="0" w:space="0" w:color="auto"/>
                <w:left w:val="none" w:sz="0" w:space="0" w:color="auto"/>
                <w:bottom w:val="none" w:sz="0" w:space="0" w:color="auto"/>
                <w:right w:val="none" w:sz="0" w:space="0" w:color="auto"/>
              </w:divBdr>
            </w:div>
            <w:div w:id="524952113">
              <w:marLeft w:val="0"/>
              <w:marRight w:val="0"/>
              <w:marTop w:val="0"/>
              <w:marBottom w:val="0"/>
              <w:divBdr>
                <w:top w:val="none" w:sz="0" w:space="0" w:color="auto"/>
                <w:left w:val="none" w:sz="0" w:space="0" w:color="auto"/>
                <w:bottom w:val="none" w:sz="0" w:space="0" w:color="auto"/>
                <w:right w:val="none" w:sz="0" w:space="0" w:color="auto"/>
              </w:divBdr>
            </w:div>
            <w:div w:id="525799825">
              <w:marLeft w:val="0"/>
              <w:marRight w:val="0"/>
              <w:marTop w:val="0"/>
              <w:marBottom w:val="0"/>
              <w:divBdr>
                <w:top w:val="none" w:sz="0" w:space="0" w:color="auto"/>
                <w:left w:val="none" w:sz="0" w:space="0" w:color="auto"/>
                <w:bottom w:val="none" w:sz="0" w:space="0" w:color="auto"/>
                <w:right w:val="none" w:sz="0" w:space="0" w:color="auto"/>
              </w:divBdr>
            </w:div>
            <w:div w:id="526604192">
              <w:marLeft w:val="0"/>
              <w:marRight w:val="0"/>
              <w:marTop w:val="0"/>
              <w:marBottom w:val="0"/>
              <w:divBdr>
                <w:top w:val="none" w:sz="0" w:space="0" w:color="auto"/>
                <w:left w:val="none" w:sz="0" w:space="0" w:color="auto"/>
                <w:bottom w:val="none" w:sz="0" w:space="0" w:color="auto"/>
                <w:right w:val="none" w:sz="0" w:space="0" w:color="auto"/>
              </w:divBdr>
            </w:div>
            <w:div w:id="527648451">
              <w:marLeft w:val="0"/>
              <w:marRight w:val="0"/>
              <w:marTop w:val="0"/>
              <w:marBottom w:val="0"/>
              <w:divBdr>
                <w:top w:val="none" w:sz="0" w:space="0" w:color="auto"/>
                <w:left w:val="none" w:sz="0" w:space="0" w:color="auto"/>
                <w:bottom w:val="none" w:sz="0" w:space="0" w:color="auto"/>
                <w:right w:val="none" w:sz="0" w:space="0" w:color="auto"/>
              </w:divBdr>
            </w:div>
            <w:div w:id="527984724">
              <w:marLeft w:val="0"/>
              <w:marRight w:val="0"/>
              <w:marTop w:val="0"/>
              <w:marBottom w:val="0"/>
              <w:divBdr>
                <w:top w:val="none" w:sz="0" w:space="0" w:color="auto"/>
                <w:left w:val="none" w:sz="0" w:space="0" w:color="auto"/>
                <w:bottom w:val="none" w:sz="0" w:space="0" w:color="auto"/>
                <w:right w:val="none" w:sz="0" w:space="0" w:color="auto"/>
              </w:divBdr>
            </w:div>
            <w:div w:id="529297486">
              <w:marLeft w:val="0"/>
              <w:marRight w:val="0"/>
              <w:marTop w:val="0"/>
              <w:marBottom w:val="0"/>
              <w:divBdr>
                <w:top w:val="none" w:sz="0" w:space="0" w:color="auto"/>
                <w:left w:val="none" w:sz="0" w:space="0" w:color="auto"/>
                <w:bottom w:val="none" w:sz="0" w:space="0" w:color="auto"/>
                <w:right w:val="none" w:sz="0" w:space="0" w:color="auto"/>
              </w:divBdr>
            </w:div>
            <w:div w:id="530610668">
              <w:marLeft w:val="0"/>
              <w:marRight w:val="0"/>
              <w:marTop w:val="0"/>
              <w:marBottom w:val="0"/>
              <w:divBdr>
                <w:top w:val="none" w:sz="0" w:space="0" w:color="auto"/>
                <w:left w:val="none" w:sz="0" w:space="0" w:color="auto"/>
                <w:bottom w:val="none" w:sz="0" w:space="0" w:color="auto"/>
                <w:right w:val="none" w:sz="0" w:space="0" w:color="auto"/>
              </w:divBdr>
            </w:div>
            <w:div w:id="531261903">
              <w:marLeft w:val="0"/>
              <w:marRight w:val="0"/>
              <w:marTop w:val="0"/>
              <w:marBottom w:val="0"/>
              <w:divBdr>
                <w:top w:val="none" w:sz="0" w:space="0" w:color="auto"/>
                <w:left w:val="none" w:sz="0" w:space="0" w:color="auto"/>
                <w:bottom w:val="none" w:sz="0" w:space="0" w:color="auto"/>
                <w:right w:val="none" w:sz="0" w:space="0" w:color="auto"/>
              </w:divBdr>
            </w:div>
            <w:div w:id="533075610">
              <w:marLeft w:val="0"/>
              <w:marRight w:val="0"/>
              <w:marTop w:val="0"/>
              <w:marBottom w:val="0"/>
              <w:divBdr>
                <w:top w:val="none" w:sz="0" w:space="0" w:color="auto"/>
                <w:left w:val="none" w:sz="0" w:space="0" w:color="auto"/>
                <w:bottom w:val="none" w:sz="0" w:space="0" w:color="auto"/>
                <w:right w:val="none" w:sz="0" w:space="0" w:color="auto"/>
              </w:divBdr>
            </w:div>
            <w:div w:id="534731564">
              <w:marLeft w:val="0"/>
              <w:marRight w:val="0"/>
              <w:marTop w:val="0"/>
              <w:marBottom w:val="0"/>
              <w:divBdr>
                <w:top w:val="none" w:sz="0" w:space="0" w:color="auto"/>
                <w:left w:val="none" w:sz="0" w:space="0" w:color="auto"/>
                <w:bottom w:val="none" w:sz="0" w:space="0" w:color="auto"/>
                <w:right w:val="none" w:sz="0" w:space="0" w:color="auto"/>
              </w:divBdr>
            </w:div>
            <w:div w:id="534781268">
              <w:marLeft w:val="0"/>
              <w:marRight w:val="0"/>
              <w:marTop w:val="0"/>
              <w:marBottom w:val="0"/>
              <w:divBdr>
                <w:top w:val="none" w:sz="0" w:space="0" w:color="auto"/>
                <w:left w:val="none" w:sz="0" w:space="0" w:color="auto"/>
                <w:bottom w:val="none" w:sz="0" w:space="0" w:color="auto"/>
                <w:right w:val="none" w:sz="0" w:space="0" w:color="auto"/>
              </w:divBdr>
            </w:div>
            <w:div w:id="537935191">
              <w:marLeft w:val="0"/>
              <w:marRight w:val="0"/>
              <w:marTop w:val="0"/>
              <w:marBottom w:val="0"/>
              <w:divBdr>
                <w:top w:val="none" w:sz="0" w:space="0" w:color="auto"/>
                <w:left w:val="none" w:sz="0" w:space="0" w:color="auto"/>
                <w:bottom w:val="none" w:sz="0" w:space="0" w:color="auto"/>
                <w:right w:val="none" w:sz="0" w:space="0" w:color="auto"/>
              </w:divBdr>
            </w:div>
            <w:div w:id="540020943">
              <w:marLeft w:val="0"/>
              <w:marRight w:val="0"/>
              <w:marTop w:val="0"/>
              <w:marBottom w:val="0"/>
              <w:divBdr>
                <w:top w:val="none" w:sz="0" w:space="0" w:color="auto"/>
                <w:left w:val="none" w:sz="0" w:space="0" w:color="auto"/>
                <w:bottom w:val="none" w:sz="0" w:space="0" w:color="auto"/>
                <w:right w:val="none" w:sz="0" w:space="0" w:color="auto"/>
              </w:divBdr>
            </w:div>
            <w:div w:id="540283227">
              <w:marLeft w:val="0"/>
              <w:marRight w:val="0"/>
              <w:marTop w:val="0"/>
              <w:marBottom w:val="0"/>
              <w:divBdr>
                <w:top w:val="none" w:sz="0" w:space="0" w:color="auto"/>
                <w:left w:val="none" w:sz="0" w:space="0" w:color="auto"/>
                <w:bottom w:val="none" w:sz="0" w:space="0" w:color="auto"/>
                <w:right w:val="none" w:sz="0" w:space="0" w:color="auto"/>
              </w:divBdr>
            </w:div>
            <w:div w:id="540870852">
              <w:marLeft w:val="0"/>
              <w:marRight w:val="0"/>
              <w:marTop w:val="0"/>
              <w:marBottom w:val="0"/>
              <w:divBdr>
                <w:top w:val="none" w:sz="0" w:space="0" w:color="auto"/>
                <w:left w:val="none" w:sz="0" w:space="0" w:color="auto"/>
                <w:bottom w:val="none" w:sz="0" w:space="0" w:color="auto"/>
                <w:right w:val="none" w:sz="0" w:space="0" w:color="auto"/>
              </w:divBdr>
            </w:div>
            <w:div w:id="541013613">
              <w:marLeft w:val="0"/>
              <w:marRight w:val="0"/>
              <w:marTop w:val="0"/>
              <w:marBottom w:val="0"/>
              <w:divBdr>
                <w:top w:val="none" w:sz="0" w:space="0" w:color="auto"/>
                <w:left w:val="none" w:sz="0" w:space="0" w:color="auto"/>
                <w:bottom w:val="none" w:sz="0" w:space="0" w:color="auto"/>
                <w:right w:val="none" w:sz="0" w:space="0" w:color="auto"/>
              </w:divBdr>
            </w:div>
            <w:div w:id="543716314">
              <w:marLeft w:val="0"/>
              <w:marRight w:val="0"/>
              <w:marTop w:val="0"/>
              <w:marBottom w:val="0"/>
              <w:divBdr>
                <w:top w:val="none" w:sz="0" w:space="0" w:color="auto"/>
                <w:left w:val="none" w:sz="0" w:space="0" w:color="auto"/>
                <w:bottom w:val="none" w:sz="0" w:space="0" w:color="auto"/>
                <w:right w:val="none" w:sz="0" w:space="0" w:color="auto"/>
              </w:divBdr>
            </w:div>
            <w:div w:id="545071526">
              <w:marLeft w:val="0"/>
              <w:marRight w:val="0"/>
              <w:marTop w:val="0"/>
              <w:marBottom w:val="0"/>
              <w:divBdr>
                <w:top w:val="none" w:sz="0" w:space="0" w:color="auto"/>
                <w:left w:val="none" w:sz="0" w:space="0" w:color="auto"/>
                <w:bottom w:val="none" w:sz="0" w:space="0" w:color="auto"/>
                <w:right w:val="none" w:sz="0" w:space="0" w:color="auto"/>
              </w:divBdr>
            </w:div>
            <w:div w:id="547453879">
              <w:marLeft w:val="0"/>
              <w:marRight w:val="0"/>
              <w:marTop w:val="0"/>
              <w:marBottom w:val="0"/>
              <w:divBdr>
                <w:top w:val="none" w:sz="0" w:space="0" w:color="auto"/>
                <w:left w:val="none" w:sz="0" w:space="0" w:color="auto"/>
                <w:bottom w:val="none" w:sz="0" w:space="0" w:color="auto"/>
                <w:right w:val="none" w:sz="0" w:space="0" w:color="auto"/>
              </w:divBdr>
            </w:div>
            <w:div w:id="548297273">
              <w:marLeft w:val="0"/>
              <w:marRight w:val="0"/>
              <w:marTop w:val="0"/>
              <w:marBottom w:val="0"/>
              <w:divBdr>
                <w:top w:val="none" w:sz="0" w:space="0" w:color="auto"/>
                <w:left w:val="none" w:sz="0" w:space="0" w:color="auto"/>
                <w:bottom w:val="none" w:sz="0" w:space="0" w:color="auto"/>
                <w:right w:val="none" w:sz="0" w:space="0" w:color="auto"/>
              </w:divBdr>
            </w:div>
            <w:div w:id="548498464">
              <w:marLeft w:val="0"/>
              <w:marRight w:val="0"/>
              <w:marTop w:val="0"/>
              <w:marBottom w:val="0"/>
              <w:divBdr>
                <w:top w:val="none" w:sz="0" w:space="0" w:color="auto"/>
                <w:left w:val="none" w:sz="0" w:space="0" w:color="auto"/>
                <w:bottom w:val="none" w:sz="0" w:space="0" w:color="auto"/>
                <w:right w:val="none" w:sz="0" w:space="0" w:color="auto"/>
              </w:divBdr>
            </w:div>
            <w:div w:id="550195329">
              <w:marLeft w:val="0"/>
              <w:marRight w:val="0"/>
              <w:marTop w:val="0"/>
              <w:marBottom w:val="0"/>
              <w:divBdr>
                <w:top w:val="none" w:sz="0" w:space="0" w:color="auto"/>
                <w:left w:val="none" w:sz="0" w:space="0" w:color="auto"/>
                <w:bottom w:val="none" w:sz="0" w:space="0" w:color="auto"/>
                <w:right w:val="none" w:sz="0" w:space="0" w:color="auto"/>
              </w:divBdr>
            </w:div>
            <w:div w:id="551234212">
              <w:marLeft w:val="0"/>
              <w:marRight w:val="0"/>
              <w:marTop w:val="0"/>
              <w:marBottom w:val="0"/>
              <w:divBdr>
                <w:top w:val="none" w:sz="0" w:space="0" w:color="auto"/>
                <w:left w:val="none" w:sz="0" w:space="0" w:color="auto"/>
                <w:bottom w:val="none" w:sz="0" w:space="0" w:color="auto"/>
                <w:right w:val="none" w:sz="0" w:space="0" w:color="auto"/>
              </w:divBdr>
            </w:div>
            <w:div w:id="552472480">
              <w:marLeft w:val="0"/>
              <w:marRight w:val="0"/>
              <w:marTop w:val="0"/>
              <w:marBottom w:val="0"/>
              <w:divBdr>
                <w:top w:val="none" w:sz="0" w:space="0" w:color="auto"/>
                <w:left w:val="none" w:sz="0" w:space="0" w:color="auto"/>
                <w:bottom w:val="none" w:sz="0" w:space="0" w:color="auto"/>
                <w:right w:val="none" w:sz="0" w:space="0" w:color="auto"/>
              </w:divBdr>
            </w:div>
            <w:div w:id="556162844">
              <w:marLeft w:val="0"/>
              <w:marRight w:val="0"/>
              <w:marTop w:val="0"/>
              <w:marBottom w:val="0"/>
              <w:divBdr>
                <w:top w:val="none" w:sz="0" w:space="0" w:color="auto"/>
                <w:left w:val="none" w:sz="0" w:space="0" w:color="auto"/>
                <w:bottom w:val="none" w:sz="0" w:space="0" w:color="auto"/>
                <w:right w:val="none" w:sz="0" w:space="0" w:color="auto"/>
              </w:divBdr>
            </w:div>
            <w:div w:id="558713650">
              <w:marLeft w:val="0"/>
              <w:marRight w:val="0"/>
              <w:marTop w:val="0"/>
              <w:marBottom w:val="0"/>
              <w:divBdr>
                <w:top w:val="none" w:sz="0" w:space="0" w:color="auto"/>
                <w:left w:val="none" w:sz="0" w:space="0" w:color="auto"/>
                <w:bottom w:val="none" w:sz="0" w:space="0" w:color="auto"/>
                <w:right w:val="none" w:sz="0" w:space="0" w:color="auto"/>
              </w:divBdr>
            </w:div>
            <w:div w:id="560798615">
              <w:marLeft w:val="0"/>
              <w:marRight w:val="0"/>
              <w:marTop w:val="0"/>
              <w:marBottom w:val="0"/>
              <w:divBdr>
                <w:top w:val="none" w:sz="0" w:space="0" w:color="auto"/>
                <w:left w:val="none" w:sz="0" w:space="0" w:color="auto"/>
                <w:bottom w:val="none" w:sz="0" w:space="0" w:color="auto"/>
                <w:right w:val="none" w:sz="0" w:space="0" w:color="auto"/>
              </w:divBdr>
            </w:div>
            <w:div w:id="561257520">
              <w:marLeft w:val="0"/>
              <w:marRight w:val="0"/>
              <w:marTop w:val="0"/>
              <w:marBottom w:val="0"/>
              <w:divBdr>
                <w:top w:val="none" w:sz="0" w:space="0" w:color="auto"/>
                <w:left w:val="none" w:sz="0" w:space="0" w:color="auto"/>
                <w:bottom w:val="none" w:sz="0" w:space="0" w:color="auto"/>
                <w:right w:val="none" w:sz="0" w:space="0" w:color="auto"/>
              </w:divBdr>
            </w:div>
            <w:div w:id="562444650">
              <w:marLeft w:val="0"/>
              <w:marRight w:val="0"/>
              <w:marTop w:val="0"/>
              <w:marBottom w:val="0"/>
              <w:divBdr>
                <w:top w:val="none" w:sz="0" w:space="0" w:color="auto"/>
                <w:left w:val="none" w:sz="0" w:space="0" w:color="auto"/>
                <w:bottom w:val="none" w:sz="0" w:space="0" w:color="auto"/>
                <w:right w:val="none" w:sz="0" w:space="0" w:color="auto"/>
              </w:divBdr>
              <w:divsChild>
                <w:div w:id="26104050">
                  <w:marLeft w:val="0"/>
                  <w:marRight w:val="0"/>
                  <w:marTop w:val="0"/>
                  <w:marBottom w:val="0"/>
                  <w:divBdr>
                    <w:top w:val="none" w:sz="0" w:space="0" w:color="auto"/>
                    <w:left w:val="none" w:sz="0" w:space="0" w:color="auto"/>
                    <w:bottom w:val="none" w:sz="0" w:space="0" w:color="auto"/>
                    <w:right w:val="none" w:sz="0" w:space="0" w:color="auto"/>
                  </w:divBdr>
                </w:div>
                <w:div w:id="244458022">
                  <w:marLeft w:val="0"/>
                  <w:marRight w:val="0"/>
                  <w:marTop w:val="0"/>
                  <w:marBottom w:val="0"/>
                  <w:divBdr>
                    <w:top w:val="none" w:sz="0" w:space="0" w:color="auto"/>
                    <w:left w:val="none" w:sz="0" w:space="0" w:color="auto"/>
                    <w:bottom w:val="none" w:sz="0" w:space="0" w:color="auto"/>
                    <w:right w:val="none" w:sz="0" w:space="0" w:color="auto"/>
                  </w:divBdr>
                </w:div>
                <w:div w:id="247423712">
                  <w:marLeft w:val="0"/>
                  <w:marRight w:val="0"/>
                  <w:marTop w:val="0"/>
                  <w:marBottom w:val="0"/>
                  <w:divBdr>
                    <w:top w:val="none" w:sz="0" w:space="0" w:color="auto"/>
                    <w:left w:val="none" w:sz="0" w:space="0" w:color="auto"/>
                    <w:bottom w:val="none" w:sz="0" w:space="0" w:color="auto"/>
                    <w:right w:val="none" w:sz="0" w:space="0" w:color="auto"/>
                  </w:divBdr>
                </w:div>
                <w:div w:id="768933968">
                  <w:marLeft w:val="0"/>
                  <w:marRight w:val="0"/>
                  <w:marTop w:val="0"/>
                  <w:marBottom w:val="0"/>
                  <w:divBdr>
                    <w:top w:val="none" w:sz="0" w:space="0" w:color="auto"/>
                    <w:left w:val="none" w:sz="0" w:space="0" w:color="auto"/>
                    <w:bottom w:val="none" w:sz="0" w:space="0" w:color="auto"/>
                    <w:right w:val="none" w:sz="0" w:space="0" w:color="auto"/>
                  </w:divBdr>
                </w:div>
                <w:div w:id="1022515964">
                  <w:marLeft w:val="0"/>
                  <w:marRight w:val="0"/>
                  <w:marTop w:val="0"/>
                  <w:marBottom w:val="0"/>
                  <w:divBdr>
                    <w:top w:val="none" w:sz="0" w:space="0" w:color="auto"/>
                    <w:left w:val="none" w:sz="0" w:space="0" w:color="auto"/>
                    <w:bottom w:val="none" w:sz="0" w:space="0" w:color="auto"/>
                    <w:right w:val="none" w:sz="0" w:space="0" w:color="auto"/>
                  </w:divBdr>
                </w:div>
                <w:div w:id="1187404364">
                  <w:marLeft w:val="0"/>
                  <w:marRight w:val="0"/>
                  <w:marTop w:val="0"/>
                  <w:marBottom w:val="0"/>
                  <w:divBdr>
                    <w:top w:val="none" w:sz="0" w:space="0" w:color="auto"/>
                    <w:left w:val="none" w:sz="0" w:space="0" w:color="auto"/>
                    <w:bottom w:val="none" w:sz="0" w:space="0" w:color="auto"/>
                    <w:right w:val="none" w:sz="0" w:space="0" w:color="auto"/>
                  </w:divBdr>
                </w:div>
                <w:div w:id="1221089493">
                  <w:marLeft w:val="0"/>
                  <w:marRight w:val="0"/>
                  <w:marTop w:val="0"/>
                  <w:marBottom w:val="0"/>
                  <w:divBdr>
                    <w:top w:val="none" w:sz="0" w:space="0" w:color="auto"/>
                    <w:left w:val="none" w:sz="0" w:space="0" w:color="auto"/>
                    <w:bottom w:val="none" w:sz="0" w:space="0" w:color="auto"/>
                    <w:right w:val="none" w:sz="0" w:space="0" w:color="auto"/>
                  </w:divBdr>
                </w:div>
                <w:div w:id="1470703418">
                  <w:marLeft w:val="0"/>
                  <w:marRight w:val="0"/>
                  <w:marTop w:val="0"/>
                  <w:marBottom w:val="0"/>
                  <w:divBdr>
                    <w:top w:val="none" w:sz="0" w:space="0" w:color="auto"/>
                    <w:left w:val="none" w:sz="0" w:space="0" w:color="auto"/>
                    <w:bottom w:val="none" w:sz="0" w:space="0" w:color="auto"/>
                    <w:right w:val="none" w:sz="0" w:space="0" w:color="auto"/>
                  </w:divBdr>
                </w:div>
                <w:div w:id="1644695705">
                  <w:marLeft w:val="0"/>
                  <w:marRight w:val="0"/>
                  <w:marTop w:val="0"/>
                  <w:marBottom w:val="0"/>
                  <w:divBdr>
                    <w:top w:val="none" w:sz="0" w:space="0" w:color="auto"/>
                    <w:left w:val="none" w:sz="0" w:space="0" w:color="auto"/>
                    <w:bottom w:val="none" w:sz="0" w:space="0" w:color="auto"/>
                    <w:right w:val="none" w:sz="0" w:space="0" w:color="auto"/>
                  </w:divBdr>
                </w:div>
                <w:div w:id="1644891896">
                  <w:marLeft w:val="0"/>
                  <w:marRight w:val="0"/>
                  <w:marTop w:val="0"/>
                  <w:marBottom w:val="0"/>
                  <w:divBdr>
                    <w:top w:val="none" w:sz="0" w:space="0" w:color="auto"/>
                    <w:left w:val="none" w:sz="0" w:space="0" w:color="auto"/>
                    <w:bottom w:val="none" w:sz="0" w:space="0" w:color="auto"/>
                    <w:right w:val="none" w:sz="0" w:space="0" w:color="auto"/>
                  </w:divBdr>
                </w:div>
                <w:div w:id="1706177418">
                  <w:marLeft w:val="0"/>
                  <w:marRight w:val="0"/>
                  <w:marTop w:val="0"/>
                  <w:marBottom w:val="0"/>
                  <w:divBdr>
                    <w:top w:val="none" w:sz="0" w:space="0" w:color="auto"/>
                    <w:left w:val="none" w:sz="0" w:space="0" w:color="auto"/>
                    <w:bottom w:val="none" w:sz="0" w:space="0" w:color="auto"/>
                    <w:right w:val="none" w:sz="0" w:space="0" w:color="auto"/>
                  </w:divBdr>
                </w:div>
              </w:divsChild>
            </w:div>
            <w:div w:id="564724055">
              <w:marLeft w:val="0"/>
              <w:marRight w:val="0"/>
              <w:marTop w:val="0"/>
              <w:marBottom w:val="0"/>
              <w:divBdr>
                <w:top w:val="none" w:sz="0" w:space="0" w:color="auto"/>
                <w:left w:val="none" w:sz="0" w:space="0" w:color="auto"/>
                <w:bottom w:val="none" w:sz="0" w:space="0" w:color="auto"/>
                <w:right w:val="none" w:sz="0" w:space="0" w:color="auto"/>
              </w:divBdr>
            </w:div>
            <w:div w:id="565184645">
              <w:marLeft w:val="0"/>
              <w:marRight w:val="0"/>
              <w:marTop w:val="0"/>
              <w:marBottom w:val="0"/>
              <w:divBdr>
                <w:top w:val="none" w:sz="0" w:space="0" w:color="auto"/>
                <w:left w:val="none" w:sz="0" w:space="0" w:color="auto"/>
                <w:bottom w:val="none" w:sz="0" w:space="0" w:color="auto"/>
                <w:right w:val="none" w:sz="0" w:space="0" w:color="auto"/>
              </w:divBdr>
            </w:div>
            <w:div w:id="565920149">
              <w:marLeft w:val="0"/>
              <w:marRight w:val="0"/>
              <w:marTop w:val="0"/>
              <w:marBottom w:val="0"/>
              <w:divBdr>
                <w:top w:val="none" w:sz="0" w:space="0" w:color="auto"/>
                <w:left w:val="none" w:sz="0" w:space="0" w:color="auto"/>
                <w:bottom w:val="none" w:sz="0" w:space="0" w:color="auto"/>
                <w:right w:val="none" w:sz="0" w:space="0" w:color="auto"/>
              </w:divBdr>
            </w:div>
            <w:div w:id="566963333">
              <w:marLeft w:val="0"/>
              <w:marRight w:val="0"/>
              <w:marTop w:val="0"/>
              <w:marBottom w:val="0"/>
              <w:divBdr>
                <w:top w:val="none" w:sz="0" w:space="0" w:color="auto"/>
                <w:left w:val="none" w:sz="0" w:space="0" w:color="auto"/>
                <w:bottom w:val="none" w:sz="0" w:space="0" w:color="auto"/>
                <w:right w:val="none" w:sz="0" w:space="0" w:color="auto"/>
              </w:divBdr>
            </w:div>
            <w:div w:id="567309002">
              <w:marLeft w:val="0"/>
              <w:marRight w:val="0"/>
              <w:marTop w:val="0"/>
              <w:marBottom w:val="0"/>
              <w:divBdr>
                <w:top w:val="none" w:sz="0" w:space="0" w:color="auto"/>
                <w:left w:val="none" w:sz="0" w:space="0" w:color="auto"/>
                <w:bottom w:val="none" w:sz="0" w:space="0" w:color="auto"/>
                <w:right w:val="none" w:sz="0" w:space="0" w:color="auto"/>
              </w:divBdr>
            </w:div>
            <w:div w:id="567964275">
              <w:marLeft w:val="0"/>
              <w:marRight w:val="0"/>
              <w:marTop w:val="0"/>
              <w:marBottom w:val="0"/>
              <w:divBdr>
                <w:top w:val="none" w:sz="0" w:space="0" w:color="auto"/>
                <w:left w:val="none" w:sz="0" w:space="0" w:color="auto"/>
                <w:bottom w:val="none" w:sz="0" w:space="0" w:color="auto"/>
                <w:right w:val="none" w:sz="0" w:space="0" w:color="auto"/>
              </w:divBdr>
            </w:div>
            <w:div w:id="568199248">
              <w:marLeft w:val="0"/>
              <w:marRight w:val="0"/>
              <w:marTop w:val="0"/>
              <w:marBottom w:val="0"/>
              <w:divBdr>
                <w:top w:val="none" w:sz="0" w:space="0" w:color="auto"/>
                <w:left w:val="none" w:sz="0" w:space="0" w:color="auto"/>
                <w:bottom w:val="none" w:sz="0" w:space="0" w:color="auto"/>
                <w:right w:val="none" w:sz="0" w:space="0" w:color="auto"/>
              </w:divBdr>
            </w:div>
            <w:div w:id="570577385">
              <w:marLeft w:val="0"/>
              <w:marRight w:val="0"/>
              <w:marTop w:val="0"/>
              <w:marBottom w:val="0"/>
              <w:divBdr>
                <w:top w:val="none" w:sz="0" w:space="0" w:color="auto"/>
                <w:left w:val="none" w:sz="0" w:space="0" w:color="auto"/>
                <w:bottom w:val="none" w:sz="0" w:space="0" w:color="auto"/>
                <w:right w:val="none" w:sz="0" w:space="0" w:color="auto"/>
              </w:divBdr>
            </w:div>
            <w:div w:id="571156185">
              <w:marLeft w:val="0"/>
              <w:marRight w:val="0"/>
              <w:marTop w:val="0"/>
              <w:marBottom w:val="0"/>
              <w:divBdr>
                <w:top w:val="none" w:sz="0" w:space="0" w:color="auto"/>
                <w:left w:val="none" w:sz="0" w:space="0" w:color="auto"/>
                <w:bottom w:val="none" w:sz="0" w:space="0" w:color="auto"/>
                <w:right w:val="none" w:sz="0" w:space="0" w:color="auto"/>
              </w:divBdr>
            </w:div>
            <w:div w:id="572742707">
              <w:marLeft w:val="0"/>
              <w:marRight w:val="0"/>
              <w:marTop w:val="0"/>
              <w:marBottom w:val="0"/>
              <w:divBdr>
                <w:top w:val="none" w:sz="0" w:space="0" w:color="auto"/>
                <w:left w:val="none" w:sz="0" w:space="0" w:color="auto"/>
                <w:bottom w:val="none" w:sz="0" w:space="0" w:color="auto"/>
                <w:right w:val="none" w:sz="0" w:space="0" w:color="auto"/>
              </w:divBdr>
            </w:div>
            <w:div w:id="573245027">
              <w:marLeft w:val="0"/>
              <w:marRight w:val="0"/>
              <w:marTop w:val="0"/>
              <w:marBottom w:val="0"/>
              <w:divBdr>
                <w:top w:val="none" w:sz="0" w:space="0" w:color="auto"/>
                <w:left w:val="none" w:sz="0" w:space="0" w:color="auto"/>
                <w:bottom w:val="none" w:sz="0" w:space="0" w:color="auto"/>
                <w:right w:val="none" w:sz="0" w:space="0" w:color="auto"/>
              </w:divBdr>
            </w:div>
            <w:div w:id="575213523">
              <w:marLeft w:val="0"/>
              <w:marRight w:val="0"/>
              <w:marTop w:val="0"/>
              <w:marBottom w:val="0"/>
              <w:divBdr>
                <w:top w:val="none" w:sz="0" w:space="0" w:color="auto"/>
                <w:left w:val="none" w:sz="0" w:space="0" w:color="auto"/>
                <w:bottom w:val="none" w:sz="0" w:space="0" w:color="auto"/>
                <w:right w:val="none" w:sz="0" w:space="0" w:color="auto"/>
              </w:divBdr>
            </w:div>
            <w:div w:id="576205151">
              <w:marLeft w:val="0"/>
              <w:marRight w:val="0"/>
              <w:marTop w:val="0"/>
              <w:marBottom w:val="0"/>
              <w:divBdr>
                <w:top w:val="none" w:sz="0" w:space="0" w:color="auto"/>
                <w:left w:val="none" w:sz="0" w:space="0" w:color="auto"/>
                <w:bottom w:val="none" w:sz="0" w:space="0" w:color="auto"/>
                <w:right w:val="none" w:sz="0" w:space="0" w:color="auto"/>
              </w:divBdr>
            </w:div>
            <w:div w:id="576599197">
              <w:marLeft w:val="0"/>
              <w:marRight w:val="0"/>
              <w:marTop w:val="0"/>
              <w:marBottom w:val="0"/>
              <w:divBdr>
                <w:top w:val="none" w:sz="0" w:space="0" w:color="auto"/>
                <w:left w:val="none" w:sz="0" w:space="0" w:color="auto"/>
                <w:bottom w:val="none" w:sz="0" w:space="0" w:color="auto"/>
                <w:right w:val="none" w:sz="0" w:space="0" w:color="auto"/>
              </w:divBdr>
            </w:div>
            <w:div w:id="577137615">
              <w:marLeft w:val="0"/>
              <w:marRight w:val="0"/>
              <w:marTop w:val="0"/>
              <w:marBottom w:val="0"/>
              <w:divBdr>
                <w:top w:val="none" w:sz="0" w:space="0" w:color="auto"/>
                <w:left w:val="none" w:sz="0" w:space="0" w:color="auto"/>
                <w:bottom w:val="none" w:sz="0" w:space="0" w:color="auto"/>
                <w:right w:val="none" w:sz="0" w:space="0" w:color="auto"/>
              </w:divBdr>
            </w:div>
            <w:div w:id="578638122">
              <w:marLeft w:val="0"/>
              <w:marRight w:val="0"/>
              <w:marTop w:val="0"/>
              <w:marBottom w:val="0"/>
              <w:divBdr>
                <w:top w:val="none" w:sz="0" w:space="0" w:color="auto"/>
                <w:left w:val="none" w:sz="0" w:space="0" w:color="auto"/>
                <w:bottom w:val="none" w:sz="0" w:space="0" w:color="auto"/>
                <w:right w:val="none" w:sz="0" w:space="0" w:color="auto"/>
              </w:divBdr>
            </w:div>
            <w:div w:id="579293451">
              <w:marLeft w:val="0"/>
              <w:marRight w:val="0"/>
              <w:marTop w:val="0"/>
              <w:marBottom w:val="0"/>
              <w:divBdr>
                <w:top w:val="none" w:sz="0" w:space="0" w:color="auto"/>
                <w:left w:val="none" w:sz="0" w:space="0" w:color="auto"/>
                <w:bottom w:val="none" w:sz="0" w:space="0" w:color="auto"/>
                <w:right w:val="none" w:sz="0" w:space="0" w:color="auto"/>
              </w:divBdr>
            </w:div>
            <w:div w:id="579680244">
              <w:marLeft w:val="0"/>
              <w:marRight w:val="0"/>
              <w:marTop w:val="0"/>
              <w:marBottom w:val="0"/>
              <w:divBdr>
                <w:top w:val="none" w:sz="0" w:space="0" w:color="auto"/>
                <w:left w:val="none" w:sz="0" w:space="0" w:color="auto"/>
                <w:bottom w:val="none" w:sz="0" w:space="0" w:color="auto"/>
                <w:right w:val="none" w:sz="0" w:space="0" w:color="auto"/>
              </w:divBdr>
            </w:div>
            <w:div w:id="579759068">
              <w:marLeft w:val="0"/>
              <w:marRight w:val="0"/>
              <w:marTop w:val="0"/>
              <w:marBottom w:val="0"/>
              <w:divBdr>
                <w:top w:val="none" w:sz="0" w:space="0" w:color="auto"/>
                <w:left w:val="none" w:sz="0" w:space="0" w:color="auto"/>
                <w:bottom w:val="none" w:sz="0" w:space="0" w:color="auto"/>
                <w:right w:val="none" w:sz="0" w:space="0" w:color="auto"/>
              </w:divBdr>
            </w:div>
            <w:div w:id="583341283">
              <w:marLeft w:val="0"/>
              <w:marRight w:val="0"/>
              <w:marTop w:val="0"/>
              <w:marBottom w:val="0"/>
              <w:divBdr>
                <w:top w:val="none" w:sz="0" w:space="0" w:color="auto"/>
                <w:left w:val="none" w:sz="0" w:space="0" w:color="auto"/>
                <w:bottom w:val="none" w:sz="0" w:space="0" w:color="auto"/>
                <w:right w:val="none" w:sz="0" w:space="0" w:color="auto"/>
              </w:divBdr>
            </w:div>
            <w:div w:id="583493423">
              <w:marLeft w:val="0"/>
              <w:marRight w:val="0"/>
              <w:marTop w:val="0"/>
              <w:marBottom w:val="0"/>
              <w:divBdr>
                <w:top w:val="none" w:sz="0" w:space="0" w:color="auto"/>
                <w:left w:val="none" w:sz="0" w:space="0" w:color="auto"/>
                <w:bottom w:val="none" w:sz="0" w:space="0" w:color="auto"/>
                <w:right w:val="none" w:sz="0" w:space="0" w:color="auto"/>
              </w:divBdr>
            </w:div>
            <w:div w:id="583996719">
              <w:marLeft w:val="0"/>
              <w:marRight w:val="0"/>
              <w:marTop w:val="0"/>
              <w:marBottom w:val="0"/>
              <w:divBdr>
                <w:top w:val="none" w:sz="0" w:space="0" w:color="auto"/>
                <w:left w:val="none" w:sz="0" w:space="0" w:color="auto"/>
                <w:bottom w:val="none" w:sz="0" w:space="0" w:color="auto"/>
                <w:right w:val="none" w:sz="0" w:space="0" w:color="auto"/>
              </w:divBdr>
            </w:div>
            <w:div w:id="585308972">
              <w:marLeft w:val="0"/>
              <w:marRight w:val="0"/>
              <w:marTop w:val="0"/>
              <w:marBottom w:val="0"/>
              <w:divBdr>
                <w:top w:val="none" w:sz="0" w:space="0" w:color="auto"/>
                <w:left w:val="none" w:sz="0" w:space="0" w:color="auto"/>
                <w:bottom w:val="none" w:sz="0" w:space="0" w:color="auto"/>
                <w:right w:val="none" w:sz="0" w:space="0" w:color="auto"/>
              </w:divBdr>
            </w:div>
            <w:div w:id="585842794">
              <w:marLeft w:val="0"/>
              <w:marRight w:val="0"/>
              <w:marTop w:val="0"/>
              <w:marBottom w:val="0"/>
              <w:divBdr>
                <w:top w:val="none" w:sz="0" w:space="0" w:color="auto"/>
                <w:left w:val="none" w:sz="0" w:space="0" w:color="auto"/>
                <w:bottom w:val="none" w:sz="0" w:space="0" w:color="auto"/>
                <w:right w:val="none" w:sz="0" w:space="0" w:color="auto"/>
              </w:divBdr>
            </w:div>
            <w:div w:id="592976849">
              <w:marLeft w:val="0"/>
              <w:marRight w:val="0"/>
              <w:marTop w:val="0"/>
              <w:marBottom w:val="0"/>
              <w:divBdr>
                <w:top w:val="none" w:sz="0" w:space="0" w:color="auto"/>
                <w:left w:val="none" w:sz="0" w:space="0" w:color="auto"/>
                <w:bottom w:val="none" w:sz="0" w:space="0" w:color="auto"/>
                <w:right w:val="none" w:sz="0" w:space="0" w:color="auto"/>
              </w:divBdr>
            </w:div>
            <w:div w:id="592980143">
              <w:marLeft w:val="0"/>
              <w:marRight w:val="0"/>
              <w:marTop w:val="0"/>
              <w:marBottom w:val="0"/>
              <w:divBdr>
                <w:top w:val="none" w:sz="0" w:space="0" w:color="auto"/>
                <w:left w:val="none" w:sz="0" w:space="0" w:color="auto"/>
                <w:bottom w:val="none" w:sz="0" w:space="0" w:color="auto"/>
                <w:right w:val="none" w:sz="0" w:space="0" w:color="auto"/>
              </w:divBdr>
            </w:div>
            <w:div w:id="593977726">
              <w:marLeft w:val="0"/>
              <w:marRight w:val="0"/>
              <w:marTop w:val="0"/>
              <w:marBottom w:val="0"/>
              <w:divBdr>
                <w:top w:val="none" w:sz="0" w:space="0" w:color="auto"/>
                <w:left w:val="none" w:sz="0" w:space="0" w:color="auto"/>
                <w:bottom w:val="none" w:sz="0" w:space="0" w:color="auto"/>
                <w:right w:val="none" w:sz="0" w:space="0" w:color="auto"/>
              </w:divBdr>
            </w:div>
            <w:div w:id="595750928">
              <w:marLeft w:val="0"/>
              <w:marRight w:val="0"/>
              <w:marTop w:val="0"/>
              <w:marBottom w:val="0"/>
              <w:divBdr>
                <w:top w:val="none" w:sz="0" w:space="0" w:color="auto"/>
                <w:left w:val="none" w:sz="0" w:space="0" w:color="auto"/>
                <w:bottom w:val="none" w:sz="0" w:space="0" w:color="auto"/>
                <w:right w:val="none" w:sz="0" w:space="0" w:color="auto"/>
              </w:divBdr>
            </w:div>
            <w:div w:id="596448813">
              <w:marLeft w:val="0"/>
              <w:marRight w:val="0"/>
              <w:marTop w:val="0"/>
              <w:marBottom w:val="0"/>
              <w:divBdr>
                <w:top w:val="none" w:sz="0" w:space="0" w:color="auto"/>
                <w:left w:val="none" w:sz="0" w:space="0" w:color="auto"/>
                <w:bottom w:val="none" w:sz="0" w:space="0" w:color="auto"/>
                <w:right w:val="none" w:sz="0" w:space="0" w:color="auto"/>
              </w:divBdr>
            </w:div>
            <w:div w:id="597175721">
              <w:marLeft w:val="0"/>
              <w:marRight w:val="0"/>
              <w:marTop w:val="0"/>
              <w:marBottom w:val="0"/>
              <w:divBdr>
                <w:top w:val="none" w:sz="0" w:space="0" w:color="auto"/>
                <w:left w:val="none" w:sz="0" w:space="0" w:color="auto"/>
                <w:bottom w:val="none" w:sz="0" w:space="0" w:color="auto"/>
                <w:right w:val="none" w:sz="0" w:space="0" w:color="auto"/>
              </w:divBdr>
            </w:div>
            <w:div w:id="597719677">
              <w:marLeft w:val="0"/>
              <w:marRight w:val="0"/>
              <w:marTop w:val="0"/>
              <w:marBottom w:val="0"/>
              <w:divBdr>
                <w:top w:val="none" w:sz="0" w:space="0" w:color="auto"/>
                <w:left w:val="none" w:sz="0" w:space="0" w:color="auto"/>
                <w:bottom w:val="none" w:sz="0" w:space="0" w:color="auto"/>
                <w:right w:val="none" w:sz="0" w:space="0" w:color="auto"/>
              </w:divBdr>
            </w:div>
            <w:div w:id="598870905">
              <w:marLeft w:val="0"/>
              <w:marRight w:val="0"/>
              <w:marTop w:val="0"/>
              <w:marBottom w:val="0"/>
              <w:divBdr>
                <w:top w:val="none" w:sz="0" w:space="0" w:color="auto"/>
                <w:left w:val="none" w:sz="0" w:space="0" w:color="auto"/>
                <w:bottom w:val="none" w:sz="0" w:space="0" w:color="auto"/>
                <w:right w:val="none" w:sz="0" w:space="0" w:color="auto"/>
              </w:divBdr>
            </w:div>
            <w:div w:id="601956484">
              <w:marLeft w:val="0"/>
              <w:marRight w:val="0"/>
              <w:marTop w:val="0"/>
              <w:marBottom w:val="0"/>
              <w:divBdr>
                <w:top w:val="none" w:sz="0" w:space="0" w:color="auto"/>
                <w:left w:val="none" w:sz="0" w:space="0" w:color="auto"/>
                <w:bottom w:val="none" w:sz="0" w:space="0" w:color="auto"/>
                <w:right w:val="none" w:sz="0" w:space="0" w:color="auto"/>
              </w:divBdr>
            </w:div>
            <w:div w:id="604656838">
              <w:marLeft w:val="0"/>
              <w:marRight w:val="0"/>
              <w:marTop w:val="0"/>
              <w:marBottom w:val="0"/>
              <w:divBdr>
                <w:top w:val="none" w:sz="0" w:space="0" w:color="auto"/>
                <w:left w:val="none" w:sz="0" w:space="0" w:color="auto"/>
                <w:bottom w:val="none" w:sz="0" w:space="0" w:color="auto"/>
                <w:right w:val="none" w:sz="0" w:space="0" w:color="auto"/>
              </w:divBdr>
            </w:div>
            <w:div w:id="604731662">
              <w:marLeft w:val="0"/>
              <w:marRight w:val="0"/>
              <w:marTop w:val="0"/>
              <w:marBottom w:val="0"/>
              <w:divBdr>
                <w:top w:val="none" w:sz="0" w:space="0" w:color="auto"/>
                <w:left w:val="none" w:sz="0" w:space="0" w:color="auto"/>
                <w:bottom w:val="none" w:sz="0" w:space="0" w:color="auto"/>
                <w:right w:val="none" w:sz="0" w:space="0" w:color="auto"/>
              </w:divBdr>
            </w:div>
            <w:div w:id="604919548">
              <w:marLeft w:val="0"/>
              <w:marRight w:val="0"/>
              <w:marTop w:val="0"/>
              <w:marBottom w:val="0"/>
              <w:divBdr>
                <w:top w:val="none" w:sz="0" w:space="0" w:color="auto"/>
                <w:left w:val="none" w:sz="0" w:space="0" w:color="auto"/>
                <w:bottom w:val="none" w:sz="0" w:space="0" w:color="auto"/>
                <w:right w:val="none" w:sz="0" w:space="0" w:color="auto"/>
              </w:divBdr>
            </w:div>
            <w:div w:id="605314371">
              <w:marLeft w:val="0"/>
              <w:marRight w:val="0"/>
              <w:marTop w:val="0"/>
              <w:marBottom w:val="0"/>
              <w:divBdr>
                <w:top w:val="none" w:sz="0" w:space="0" w:color="auto"/>
                <w:left w:val="none" w:sz="0" w:space="0" w:color="auto"/>
                <w:bottom w:val="none" w:sz="0" w:space="0" w:color="auto"/>
                <w:right w:val="none" w:sz="0" w:space="0" w:color="auto"/>
              </w:divBdr>
            </w:div>
            <w:div w:id="606038770">
              <w:marLeft w:val="0"/>
              <w:marRight w:val="0"/>
              <w:marTop w:val="0"/>
              <w:marBottom w:val="0"/>
              <w:divBdr>
                <w:top w:val="none" w:sz="0" w:space="0" w:color="auto"/>
                <w:left w:val="none" w:sz="0" w:space="0" w:color="auto"/>
                <w:bottom w:val="none" w:sz="0" w:space="0" w:color="auto"/>
                <w:right w:val="none" w:sz="0" w:space="0" w:color="auto"/>
              </w:divBdr>
            </w:div>
            <w:div w:id="609514103">
              <w:marLeft w:val="0"/>
              <w:marRight w:val="0"/>
              <w:marTop w:val="0"/>
              <w:marBottom w:val="0"/>
              <w:divBdr>
                <w:top w:val="none" w:sz="0" w:space="0" w:color="auto"/>
                <w:left w:val="none" w:sz="0" w:space="0" w:color="auto"/>
                <w:bottom w:val="none" w:sz="0" w:space="0" w:color="auto"/>
                <w:right w:val="none" w:sz="0" w:space="0" w:color="auto"/>
              </w:divBdr>
            </w:div>
            <w:div w:id="610626674">
              <w:marLeft w:val="0"/>
              <w:marRight w:val="0"/>
              <w:marTop w:val="360"/>
              <w:marBottom w:val="0"/>
              <w:divBdr>
                <w:top w:val="single" w:sz="6" w:space="0" w:color="auto"/>
                <w:left w:val="single" w:sz="6" w:space="0" w:color="auto"/>
                <w:bottom w:val="single" w:sz="6" w:space="0" w:color="auto"/>
                <w:right w:val="single" w:sz="6" w:space="0" w:color="auto"/>
              </w:divBdr>
            </w:div>
            <w:div w:id="612175525">
              <w:marLeft w:val="0"/>
              <w:marRight w:val="0"/>
              <w:marTop w:val="0"/>
              <w:marBottom w:val="0"/>
              <w:divBdr>
                <w:top w:val="none" w:sz="0" w:space="0" w:color="auto"/>
                <w:left w:val="none" w:sz="0" w:space="0" w:color="auto"/>
                <w:bottom w:val="none" w:sz="0" w:space="0" w:color="auto"/>
                <w:right w:val="none" w:sz="0" w:space="0" w:color="auto"/>
              </w:divBdr>
            </w:div>
            <w:div w:id="612589455">
              <w:marLeft w:val="0"/>
              <w:marRight w:val="0"/>
              <w:marTop w:val="0"/>
              <w:marBottom w:val="0"/>
              <w:divBdr>
                <w:top w:val="none" w:sz="0" w:space="0" w:color="auto"/>
                <w:left w:val="none" w:sz="0" w:space="0" w:color="auto"/>
                <w:bottom w:val="none" w:sz="0" w:space="0" w:color="auto"/>
                <w:right w:val="none" w:sz="0" w:space="0" w:color="auto"/>
              </w:divBdr>
            </w:div>
            <w:div w:id="613366743">
              <w:marLeft w:val="0"/>
              <w:marRight w:val="0"/>
              <w:marTop w:val="0"/>
              <w:marBottom w:val="0"/>
              <w:divBdr>
                <w:top w:val="none" w:sz="0" w:space="0" w:color="auto"/>
                <w:left w:val="none" w:sz="0" w:space="0" w:color="auto"/>
                <w:bottom w:val="none" w:sz="0" w:space="0" w:color="auto"/>
                <w:right w:val="none" w:sz="0" w:space="0" w:color="auto"/>
              </w:divBdr>
            </w:div>
            <w:div w:id="613705870">
              <w:marLeft w:val="0"/>
              <w:marRight w:val="0"/>
              <w:marTop w:val="0"/>
              <w:marBottom w:val="0"/>
              <w:divBdr>
                <w:top w:val="none" w:sz="0" w:space="0" w:color="auto"/>
                <w:left w:val="none" w:sz="0" w:space="0" w:color="auto"/>
                <w:bottom w:val="none" w:sz="0" w:space="0" w:color="auto"/>
                <w:right w:val="none" w:sz="0" w:space="0" w:color="auto"/>
              </w:divBdr>
            </w:div>
            <w:div w:id="615142022">
              <w:marLeft w:val="0"/>
              <w:marRight w:val="0"/>
              <w:marTop w:val="0"/>
              <w:marBottom w:val="0"/>
              <w:divBdr>
                <w:top w:val="none" w:sz="0" w:space="0" w:color="auto"/>
                <w:left w:val="none" w:sz="0" w:space="0" w:color="auto"/>
                <w:bottom w:val="none" w:sz="0" w:space="0" w:color="auto"/>
                <w:right w:val="none" w:sz="0" w:space="0" w:color="auto"/>
              </w:divBdr>
            </w:div>
            <w:div w:id="615865015">
              <w:marLeft w:val="0"/>
              <w:marRight w:val="0"/>
              <w:marTop w:val="0"/>
              <w:marBottom w:val="0"/>
              <w:divBdr>
                <w:top w:val="none" w:sz="0" w:space="0" w:color="auto"/>
                <w:left w:val="none" w:sz="0" w:space="0" w:color="auto"/>
                <w:bottom w:val="none" w:sz="0" w:space="0" w:color="auto"/>
                <w:right w:val="none" w:sz="0" w:space="0" w:color="auto"/>
              </w:divBdr>
            </w:div>
            <w:div w:id="617026972">
              <w:marLeft w:val="0"/>
              <w:marRight w:val="0"/>
              <w:marTop w:val="0"/>
              <w:marBottom w:val="0"/>
              <w:divBdr>
                <w:top w:val="none" w:sz="0" w:space="0" w:color="auto"/>
                <w:left w:val="none" w:sz="0" w:space="0" w:color="auto"/>
                <w:bottom w:val="none" w:sz="0" w:space="0" w:color="auto"/>
                <w:right w:val="none" w:sz="0" w:space="0" w:color="auto"/>
              </w:divBdr>
            </w:div>
            <w:div w:id="619069783">
              <w:marLeft w:val="0"/>
              <w:marRight w:val="0"/>
              <w:marTop w:val="0"/>
              <w:marBottom w:val="0"/>
              <w:divBdr>
                <w:top w:val="none" w:sz="0" w:space="0" w:color="auto"/>
                <w:left w:val="none" w:sz="0" w:space="0" w:color="auto"/>
                <w:bottom w:val="none" w:sz="0" w:space="0" w:color="auto"/>
                <w:right w:val="none" w:sz="0" w:space="0" w:color="auto"/>
              </w:divBdr>
            </w:div>
            <w:div w:id="620377325">
              <w:marLeft w:val="0"/>
              <w:marRight w:val="0"/>
              <w:marTop w:val="0"/>
              <w:marBottom w:val="0"/>
              <w:divBdr>
                <w:top w:val="none" w:sz="0" w:space="0" w:color="auto"/>
                <w:left w:val="none" w:sz="0" w:space="0" w:color="auto"/>
                <w:bottom w:val="none" w:sz="0" w:space="0" w:color="auto"/>
                <w:right w:val="none" w:sz="0" w:space="0" w:color="auto"/>
              </w:divBdr>
            </w:div>
            <w:div w:id="620380142">
              <w:marLeft w:val="0"/>
              <w:marRight w:val="0"/>
              <w:marTop w:val="0"/>
              <w:marBottom w:val="0"/>
              <w:divBdr>
                <w:top w:val="none" w:sz="0" w:space="0" w:color="auto"/>
                <w:left w:val="none" w:sz="0" w:space="0" w:color="auto"/>
                <w:bottom w:val="none" w:sz="0" w:space="0" w:color="auto"/>
                <w:right w:val="none" w:sz="0" w:space="0" w:color="auto"/>
              </w:divBdr>
            </w:div>
            <w:div w:id="621233768">
              <w:marLeft w:val="0"/>
              <w:marRight w:val="0"/>
              <w:marTop w:val="0"/>
              <w:marBottom w:val="0"/>
              <w:divBdr>
                <w:top w:val="none" w:sz="0" w:space="0" w:color="auto"/>
                <w:left w:val="none" w:sz="0" w:space="0" w:color="auto"/>
                <w:bottom w:val="none" w:sz="0" w:space="0" w:color="auto"/>
                <w:right w:val="none" w:sz="0" w:space="0" w:color="auto"/>
              </w:divBdr>
            </w:div>
            <w:div w:id="622808768">
              <w:marLeft w:val="0"/>
              <w:marRight w:val="0"/>
              <w:marTop w:val="0"/>
              <w:marBottom w:val="0"/>
              <w:divBdr>
                <w:top w:val="none" w:sz="0" w:space="0" w:color="auto"/>
                <w:left w:val="none" w:sz="0" w:space="0" w:color="auto"/>
                <w:bottom w:val="none" w:sz="0" w:space="0" w:color="auto"/>
                <w:right w:val="none" w:sz="0" w:space="0" w:color="auto"/>
              </w:divBdr>
            </w:div>
            <w:div w:id="624510569">
              <w:marLeft w:val="0"/>
              <w:marRight w:val="0"/>
              <w:marTop w:val="0"/>
              <w:marBottom w:val="0"/>
              <w:divBdr>
                <w:top w:val="none" w:sz="0" w:space="0" w:color="auto"/>
                <w:left w:val="none" w:sz="0" w:space="0" w:color="auto"/>
                <w:bottom w:val="none" w:sz="0" w:space="0" w:color="auto"/>
                <w:right w:val="none" w:sz="0" w:space="0" w:color="auto"/>
              </w:divBdr>
            </w:div>
            <w:div w:id="628583789">
              <w:marLeft w:val="0"/>
              <w:marRight w:val="0"/>
              <w:marTop w:val="0"/>
              <w:marBottom w:val="0"/>
              <w:divBdr>
                <w:top w:val="none" w:sz="0" w:space="0" w:color="auto"/>
                <w:left w:val="none" w:sz="0" w:space="0" w:color="auto"/>
                <w:bottom w:val="none" w:sz="0" w:space="0" w:color="auto"/>
                <w:right w:val="none" w:sz="0" w:space="0" w:color="auto"/>
              </w:divBdr>
            </w:div>
            <w:div w:id="628587073">
              <w:marLeft w:val="0"/>
              <w:marRight w:val="0"/>
              <w:marTop w:val="0"/>
              <w:marBottom w:val="0"/>
              <w:divBdr>
                <w:top w:val="none" w:sz="0" w:space="0" w:color="auto"/>
                <w:left w:val="none" w:sz="0" w:space="0" w:color="auto"/>
                <w:bottom w:val="none" w:sz="0" w:space="0" w:color="auto"/>
                <w:right w:val="none" w:sz="0" w:space="0" w:color="auto"/>
              </w:divBdr>
            </w:div>
            <w:div w:id="630793281">
              <w:marLeft w:val="0"/>
              <w:marRight w:val="0"/>
              <w:marTop w:val="0"/>
              <w:marBottom w:val="0"/>
              <w:divBdr>
                <w:top w:val="none" w:sz="0" w:space="0" w:color="auto"/>
                <w:left w:val="none" w:sz="0" w:space="0" w:color="auto"/>
                <w:bottom w:val="none" w:sz="0" w:space="0" w:color="auto"/>
                <w:right w:val="none" w:sz="0" w:space="0" w:color="auto"/>
              </w:divBdr>
            </w:div>
            <w:div w:id="631133325">
              <w:marLeft w:val="0"/>
              <w:marRight w:val="0"/>
              <w:marTop w:val="0"/>
              <w:marBottom w:val="0"/>
              <w:divBdr>
                <w:top w:val="none" w:sz="0" w:space="0" w:color="auto"/>
                <w:left w:val="none" w:sz="0" w:space="0" w:color="auto"/>
                <w:bottom w:val="none" w:sz="0" w:space="0" w:color="auto"/>
                <w:right w:val="none" w:sz="0" w:space="0" w:color="auto"/>
              </w:divBdr>
            </w:div>
            <w:div w:id="633221703">
              <w:marLeft w:val="0"/>
              <w:marRight w:val="0"/>
              <w:marTop w:val="0"/>
              <w:marBottom w:val="0"/>
              <w:divBdr>
                <w:top w:val="none" w:sz="0" w:space="0" w:color="auto"/>
                <w:left w:val="none" w:sz="0" w:space="0" w:color="auto"/>
                <w:bottom w:val="none" w:sz="0" w:space="0" w:color="auto"/>
                <w:right w:val="none" w:sz="0" w:space="0" w:color="auto"/>
              </w:divBdr>
            </w:div>
            <w:div w:id="636764724">
              <w:marLeft w:val="0"/>
              <w:marRight w:val="0"/>
              <w:marTop w:val="0"/>
              <w:marBottom w:val="0"/>
              <w:divBdr>
                <w:top w:val="none" w:sz="0" w:space="0" w:color="auto"/>
                <w:left w:val="none" w:sz="0" w:space="0" w:color="auto"/>
                <w:bottom w:val="none" w:sz="0" w:space="0" w:color="auto"/>
                <w:right w:val="none" w:sz="0" w:space="0" w:color="auto"/>
              </w:divBdr>
            </w:div>
            <w:div w:id="637304567">
              <w:marLeft w:val="0"/>
              <w:marRight w:val="0"/>
              <w:marTop w:val="0"/>
              <w:marBottom w:val="0"/>
              <w:divBdr>
                <w:top w:val="none" w:sz="0" w:space="0" w:color="auto"/>
                <w:left w:val="none" w:sz="0" w:space="0" w:color="auto"/>
                <w:bottom w:val="none" w:sz="0" w:space="0" w:color="auto"/>
                <w:right w:val="none" w:sz="0" w:space="0" w:color="auto"/>
              </w:divBdr>
            </w:div>
            <w:div w:id="638460930">
              <w:marLeft w:val="0"/>
              <w:marRight w:val="0"/>
              <w:marTop w:val="0"/>
              <w:marBottom w:val="0"/>
              <w:divBdr>
                <w:top w:val="none" w:sz="0" w:space="0" w:color="auto"/>
                <w:left w:val="none" w:sz="0" w:space="0" w:color="auto"/>
                <w:bottom w:val="none" w:sz="0" w:space="0" w:color="auto"/>
                <w:right w:val="none" w:sz="0" w:space="0" w:color="auto"/>
              </w:divBdr>
            </w:div>
            <w:div w:id="639266862">
              <w:marLeft w:val="0"/>
              <w:marRight w:val="0"/>
              <w:marTop w:val="0"/>
              <w:marBottom w:val="0"/>
              <w:divBdr>
                <w:top w:val="none" w:sz="0" w:space="0" w:color="auto"/>
                <w:left w:val="none" w:sz="0" w:space="0" w:color="auto"/>
                <w:bottom w:val="none" w:sz="0" w:space="0" w:color="auto"/>
                <w:right w:val="none" w:sz="0" w:space="0" w:color="auto"/>
              </w:divBdr>
            </w:div>
            <w:div w:id="639919839">
              <w:marLeft w:val="0"/>
              <w:marRight w:val="0"/>
              <w:marTop w:val="0"/>
              <w:marBottom w:val="0"/>
              <w:divBdr>
                <w:top w:val="none" w:sz="0" w:space="0" w:color="auto"/>
                <w:left w:val="none" w:sz="0" w:space="0" w:color="auto"/>
                <w:bottom w:val="none" w:sz="0" w:space="0" w:color="auto"/>
                <w:right w:val="none" w:sz="0" w:space="0" w:color="auto"/>
              </w:divBdr>
            </w:div>
            <w:div w:id="640501601">
              <w:marLeft w:val="0"/>
              <w:marRight w:val="0"/>
              <w:marTop w:val="0"/>
              <w:marBottom w:val="0"/>
              <w:divBdr>
                <w:top w:val="none" w:sz="0" w:space="0" w:color="auto"/>
                <w:left w:val="none" w:sz="0" w:space="0" w:color="auto"/>
                <w:bottom w:val="none" w:sz="0" w:space="0" w:color="auto"/>
                <w:right w:val="none" w:sz="0" w:space="0" w:color="auto"/>
              </w:divBdr>
            </w:div>
            <w:div w:id="641036247">
              <w:marLeft w:val="0"/>
              <w:marRight w:val="0"/>
              <w:marTop w:val="0"/>
              <w:marBottom w:val="0"/>
              <w:divBdr>
                <w:top w:val="none" w:sz="0" w:space="0" w:color="auto"/>
                <w:left w:val="none" w:sz="0" w:space="0" w:color="auto"/>
                <w:bottom w:val="none" w:sz="0" w:space="0" w:color="auto"/>
                <w:right w:val="none" w:sz="0" w:space="0" w:color="auto"/>
              </w:divBdr>
            </w:div>
            <w:div w:id="641426989">
              <w:marLeft w:val="0"/>
              <w:marRight w:val="0"/>
              <w:marTop w:val="0"/>
              <w:marBottom w:val="0"/>
              <w:divBdr>
                <w:top w:val="none" w:sz="0" w:space="0" w:color="auto"/>
                <w:left w:val="none" w:sz="0" w:space="0" w:color="auto"/>
                <w:bottom w:val="none" w:sz="0" w:space="0" w:color="auto"/>
                <w:right w:val="none" w:sz="0" w:space="0" w:color="auto"/>
              </w:divBdr>
            </w:div>
            <w:div w:id="641468598">
              <w:marLeft w:val="0"/>
              <w:marRight w:val="0"/>
              <w:marTop w:val="0"/>
              <w:marBottom w:val="0"/>
              <w:divBdr>
                <w:top w:val="none" w:sz="0" w:space="0" w:color="auto"/>
                <w:left w:val="none" w:sz="0" w:space="0" w:color="auto"/>
                <w:bottom w:val="none" w:sz="0" w:space="0" w:color="auto"/>
                <w:right w:val="none" w:sz="0" w:space="0" w:color="auto"/>
              </w:divBdr>
            </w:div>
            <w:div w:id="642272290">
              <w:marLeft w:val="0"/>
              <w:marRight w:val="0"/>
              <w:marTop w:val="0"/>
              <w:marBottom w:val="0"/>
              <w:divBdr>
                <w:top w:val="none" w:sz="0" w:space="0" w:color="auto"/>
                <w:left w:val="none" w:sz="0" w:space="0" w:color="auto"/>
                <w:bottom w:val="none" w:sz="0" w:space="0" w:color="auto"/>
                <w:right w:val="none" w:sz="0" w:space="0" w:color="auto"/>
              </w:divBdr>
            </w:div>
            <w:div w:id="642932874">
              <w:marLeft w:val="0"/>
              <w:marRight w:val="0"/>
              <w:marTop w:val="0"/>
              <w:marBottom w:val="0"/>
              <w:divBdr>
                <w:top w:val="none" w:sz="0" w:space="0" w:color="auto"/>
                <w:left w:val="none" w:sz="0" w:space="0" w:color="auto"/>
                <w:bottom w:val="none" w:sz="0" w:space="0" w:color="auto"/>
                <w:right w:val="none" w:sz="0" w:space="0" w:color="auto"/>
              </w:divBdr>
            </w:div>
            <w:div w:id="643311435">
              <w:marLeft w:val="0"/>
              <w:marRight w:val="0"/>
              <w:marTop w:val="0"/>
              <w:marBottom w:val="0"/>
              <w:divBdr>
                <w:top w:val="none" w:sz="0" w:space="0" w:color="auto"/>
                <w:left w:val="none" w:sz="0" w:space="0" w:color="auto"/>
                <w:bottom w:val="none" w:sz="0" w:space="0" w:color="auto"/>
                <w:right w:val="none" w:sz="0" w:space="0" w:color="auto"/>
              </w:divBdr>
            </w:div>
            <w:div w:id="645937641">
              <w:marLeft w:val="0"/>
              <w:marRight w:val="0"/>
              <w:marTop w:val="0"/>
              <w:marBottom w:val="0"/>
              <w:divBdr>
                <w:top w:val="none" w:sz="0" w:space="0" w:color="auto"/>
                <w:left w:val="none" w:sz="0" w:space="0" w:color="auto"/>
                <w:bottom w:val="none" w:sz="0" w:space="0" w:color="auto"/>
                <w:right w:val="none" w:sz="0" w:space="0" w:color="auto"/>
              </w:divBdr>
            </w:div>
            <w:div w:id="648442540">
              <w:marLeft w:val="0"/>
              <w:marRight w:val="0"/>
              <w:marTop w:val="0"/>
              <w:marBottom w:val="0"/>
              <w:divBdr>
                <w:top w:val="none" w:sz="0" w:space="0" w:color="auto"/>
                <w:left w:val="none" w:sz="0" w:space="0" w:color="auto"/>
                <w:bottom w:val="none" w:sz="0" w:space="0" w:color="auto"/>
                <w:right w:val="none" w:sz="0" w:space="0" w:color="auto"/>
              </w:divBdr>
            </w:div>
            <w:div w:id="650865025">
              <w:marLeft w:val="0"/>
              <w:marRight w:val="0"/>
              <w:marTop w:val="0"/>
              <w:marBottom w:val="0"/>
              <w:divBdr>
                <w:top w:val="none" w:sz="0" w:space="0" w:color="auto"/>
                <w:left w:val="none" w:sz="0" w:space="0" w:color="auto"/>
                <w:bottom w:val="none" w:sz="0" w:space="0" w:color="auto"/>
                <w:right w:val="none" w:sz="0" w:space="0" w:color="auto"/>
              </w:divBdr>
            </w:div>
            <w:div w:id="651756383">
              <w:marLeft w:val="0"/>
              <w:marRight w:val="0"/>
              <w:marTop w:val="0"/>
              <w:marBottom w:val="0"/>
              <w:divBdr>
                <w:top w:val="none" w:sz="0" w:space="0" w:color="auto"/>
                <w:left w:val="none" w:sz="0" w:space="0" w:color="auto"/>
                <w:bottom w:val="none" w:sz="0" w:space="0" w:color="auto"/>
                <w:right w:val="none" w:sz="0" w:space="0" w:color="auto"/>
              </w:divBdr>
            </w:div>
            <w:div w:id="651787367">
              <w:marLeft w:val="0"/>
              <w:marRight w:val="0"/>
              <w:marTop w:val="0"/>
              <w:marBottom w:val="0"/>
              <w:divBdr>
                <w:top w:val="none" w:sz="0" w:space="0" w:color="auto"/>
                <w:left w:val="none" w:sz="0" w:space="0" w:color="auto"/>
                <w:bottom w:val="none" w:sz="0" w:space="0" w:color="auto"/>
                <w:right w:val="none" w:sz="0" w:space="0" w:color="auto"/>
              </w:divBdr>
            </w:div>
            <w:div w:id="652027103">
              <w:marLeft w:val="0"/>
              <w:marRight w:val="0"/>
              <w:marTop w:val="0"/>
              <w:marBottom w:val="0"/>
              <w:divBdr>
                <w:top w:val="none" w:sz="0" w:space="0" w:color="auto"/>
                <w:left w:val="none" w:sz="0" w:space="0" w:color="auto"/>
                <w:bottom w:val="none" w:sz="0" w:space="0" w:color="auto"/>
                <w:right w:val="none" w:sz="0" w:space="0" w:color="auto"/>
              </w:divBdr>
            </w:div>
            <w:div w:id="652416508">
              <w:marLeft w:val="0"/>
              <w:marRight w:val="0"/>
              <w:marTop w:val="0"/>
              <w:marBottom w:val="0"/>
              <w:divBdr>
                <w:top w:val="none" w:sz="0" w:space="0" w:color="auto"/>
                <w:left w:val="none" w:sz="0" w:space="0" w:color="auto"/>
                <w:bottom w:val="none" w:sz="0" w:space="0" w:color="auto"/>
                <w:right w:val="none" w:sz="0" w:space="0" w:color="auto"/>
              </w:divBdr>
            </w:div>
            <w:div w:id="656105651">
              <w:marLeft w:val="0"/>
              <w:marRight w:val="0"/>
              <w:marTop w:val="0"/>
              <w:marBottom w:val="0"/>
              <w:divBdr>
                <w:top w:val="none" w:sz="0" w:space="0" w:color="auto"/>
                <w:left w:val="none" w:sz="0" w:space="0" w:color="auto"/>
                <w:bottom w:val="none" w:sz="0" w:space="0" w:color="auto"/>
                <w:right w:val="none" w:sz="0" w:space="0" w:color="auto"/>
              </w:divBdr>
            </w:div>
            <w:div w:id="657732874">
              <w:marLeft w:val="0"/>
              <w:marRight w:val="0"/>
              <w:marTop w:val="0"/>
              <w:marBottom w:val="0"/>
              <w:divBdr>
                <w:top w:val="none" w:sz="0" w:space="0" w:color="auto"/>
                <w:left w:val="none" w:sz="0" w:space="0" w:color="auto"/>
                <w:bottom w:val="none" w:sz="0" w:space="0" w:color="auto"/>
                <w:right w:val="none" w:sz="0" w:space="0" w:color="auto"/>
              </w:divBdr>
            </w:div>
            <w:div w:id="660354899">
              <w:marLeft w:val="0"/>
              <w:marRight w:val="0"/>
              <w:marTop w:val="0"/>
              <w:marBottom w:val="0"/>
              <w:divBdr>
                <w:top w:val="none" w:sz="0" w:space="0" w:color="auto"/>
                <w:left w:val="none" w:sz="0" w:space="0" w:color="auto"/>
                <w:bottom w:val="none" w:sz="0" w:space="0" w:color="auto"/>
                <w:right w:val="none" w:sz="0" w:space="0" w:color="auto"/>
              </w:divBdr>
            </w:div>
            <w:div w:id="662246062">
              <w:marLeft w:val="0"/>
              <w:marRight w:val="0"/>
              <w:marTop w:val="0"/>
              <w:marBottom w:val="0"/>
              <w:divBdr>
                <w:top w:val="none" w:sz="0" w:space="0" w:color="auto"/>
                <w:left w:val="none" w:sz="0" w:space="0" w:color="auto"/>
                <w:bottom w:val="none" w:sz="0" w:space="0" w:color="auto"/>
                <w:right w:val="none" w:sz="0" w:space="0" w:color="auto"/>
              </w:divBdr>
            </w:div>
            <w:div w:id="663437262">
              <w:marLeft w:val="0"/>
              <w:marRight w:val="0"/>
              <w:marTop w:val="0"/>
              <w:marBottom w:val="0"/>
              <w:divBdr>
                <w:top w:val="none" w:sz="0" w:space="0" w:color="auto"/>
                <w:left w:val="none" w:sz="0" w:space="0" w:color="auto"/>
                <w:bottom w:val="none" w:sz="0" w:space="0" w:color="auto"/>
                <w:right w:val="none" w:sz="0" w:space="0" w:color="auto"/>
              </w:divBdr>
            </w:div>
            <w:div w:id="663508677">
              <w:marLeft w:val="0"/>
              <w:marRight w:val="0"/>
              <w:marTop w:val="0"/>
              <w:marBottom w:val="0"/>
              <w:divBdr>
                <w:top w:val="none" w:sz="0" w:space="0" w:color="auto"/>
                <w:left w:val="none" w:sz="0" w:space="0" w:color="auto"/>
                <w:bottom w:val="none" w:sz="0" w:space="0" w:color="auto"/>
                <w:right w:val="none" w:sz="0" w:space="0" w:color="auto"/>
              </w:divBdr>
            </w:div>
            <w:div w:id="664432343">
              <w:marLeft w:val="0"/>
              <w:marRight w:val="0"/>
              <w:marTop w:val="0"/>
              <w:marBottom w:val="0"/>
              <w:divBdr>
                <w:top w:val="none" w:sz="0" w:space="0" w:color="auto"/>
                <w:left w:val="none" w:sz="0" w:space="0" w:color="auto"/>
                <w:bottom w:val="none" w:sz="0" w:space="0" w:color="auto"/>
                <w:right w:val="none" w:sz="0" w:space="0" w:color="auto"/>
              </w:divBdr>
            </w:div>
            <w:div w:id="667555810">
              <w:marLeft w:val="0"/>
              <w:marRight w:val="0"/>
              <w:marTop w:val="0"/>
              <w:marBottom w:val="0"/>
              <w:divBdr>
                <w:top w:val="none" w:sz="0" w:space="0" w:color="auto"/>
                <w:left w:val="none" w:sz="0" w:space="0" w:color="auto"/>
                <w:bottom w:val="none" w:sz="0" w:space="0" w:color="auto"/>
                <w:right w:val="none" w:sz="0" w:space="0" w:color="auto"/>
              </w:divBdr>
            </w:div>
            <w:div w:id="669674715">
              <w:marLeft w:val="0"/>
              <w:marRight w:val="0"/>
              <w:marTop w:val="0"/>
              <w:marBottom w:val="0"/>
              <w:divBdr>
                <w:top w:val="none" w:sz="0" w:space="0" w:color="auto"/>
                <w:left w:val="none" w:sz="0" w:space="0" w:color="auto"/>
                <w:bottom w:val="none" w:sz="0" w:space="0" w:color="auto"/>
                <w:right w:val="none" w:sz="0" w:space="0" w:color="auto"/>
              </w:divBdr>
            </w:div>
            <w:div w:id="672685116">
              <w:marLeft w:val="0"/>
              <w:marRight w:val="0"/>
              <w:marTop w:val="0"/>
              <w:marBottom w:val="0"/>
              <w:divBdr>
                <w:top w:val="none" w:sz="0" w:space="0" w:color="auto"/>
                <w:left w:val="none" w:sz="0" w:space="0" w:color="auto"/>
                <w:bottom w:val="none" w:sz="0" w:space="0" w:color="auto"/>
                <w:right w:val="none" w:sz="0" w:space="0" w:color="auto"/>
              </w:divBdr>
            </w:div>
            <w:div w:id="673188715">
              <w:marLeft w:val="0"/>
              <w:marRight w:val="0"/>
              <w:marTop w:val="0"/>
              <w:marBottom w:val="0"/>
              <w:divBdr>
                <w:top w:val="none" w:sz="0" w:space="0" w:color="auto"/>
                <w:left w:val="none" w:sz="0" w:space="0" w:color="auto"/>
                <w:bottom w:val="none" w:sz="0" w:space="0" w:color="auto"/>
                <w:right w:val="none" w:sz="0" w:space="0" w:color="auto"/>
              </w:divBdr>
            </w:div>
            <w:div w:id="673457464">
              <w:marLeft w:val="0"/>
              <w:marRight w:val="0"/>
              <w:marTop w:val="0"/>
              <w:marBottom w:val="0"/>
              <w:divBdr>
                <w:top w:val="none" w:sz="0" w:space="0" w:color="auto"/>
                <w:left w:val="none" w:sz="0" w:space="0" w:color="auto"/>
                <w:bottom w:val="none" w:sz="0" w:space="0" w:color="auto"/>
                <w:right w:val="none" w:sz="0" w:space="0" w:color="auto"/>
              </w:divBdr>
            </w:div>
            <w:div w:id="677924173">
              <w:marLeft w:val="0"/>
              <w:marRight w:val="0"/>
              <w:marTop w:val="0"/>
              <w:marBottom w:val="0"/>
              <w:divBdr>
                <w:top w:val="none" w:sz="0" w:space="0" w:color="auto"/>
                <w:left w:val="none" w:sz="0" w:space="0" w:color="auto"/>
                <w:bottom w:val="none" w:sz="0" w:space="0" w:color="auto"/>
                <w:right w:val="none" w:sz="0" w:space="0" w:color="auto"/>
              </w:divBdr>
            </w:div>
            <w:div w:id="678429329">
              <w:marLeft w:val="0"/>
              <w:marRight w:val="0"/>
              <w:marTop w:val="0"/>
              <w:marBottom w:val="0"/>
              <w:divBdr>
                <w:top w:val="none" w:sz="0" w:space="0" w:color="auto"/>
                <w:left w:val="none" w:sz="0" w:space="0" w:color="auto"/>
                <w:bottom w:val="none" w:sz="0" w:space="0" w:color="auto"/>
                <w:right w:val="none" w:sz="0" w:space="0" w:color="auto"/>
              </w:divBdr>
            </w:div>
            <w:div w:id="678704353">
              <w:marLeft w:val="0"/>
              <w:marRight w:val="0"/>
              <w:marTop w:val="0"/>
              <w:marBottom w:val="0"/>
              <w:divBdr>
                <w:top w:val="none" w:sz="0" w:space="0" w:color="auto"/>
                <w:left w:val="none" w:sz="0" w:space="0" w:color="auto"/>
                <w:bottom w:val="none" w:sz="0" w:space="0" w:color="auto"/>
                <w:right w:val="none" w:sz="0" w:space="0" w:color="auto"/>
              </w:divBdr>
            </w:div>
            <w:div w:id="682173077">
              <w:marLeft w:val="0"/>
              <w:marRight w:val="0"/>
              <w:marTop w:val="0"/>
              <w:marBottom w:val="0"/>
              <w:divBdr>
                <w:top w:val="none" w:sz="0" w:space="0" w:color="auto"/>
                <w:left w:val="none" w:sz="0" w:space="0" w:color="auto"/>
                <w:bottom w:val="none" w:sz="0" w:space="0" w:color="auto"/>
                <w:right w:val="none" w:sz="0" w:space="0" w:color="auto"/>
              </w:divBdr>
            </w:div>
            <w:div w:id="684093864">
              <w:marLeft w:val="0"/>
              <w:marRight w:val="0"/>
              <w:marTop w:val="0"/>
              <w:marBottom w:val="0"/>
              <w:divBdr>
                <w:top w:val="none" w:sz="0" w:space="0" w:color="auto"/>
                <w:left w:val="none" w:sz="0" w:space="0" w:color="auto"/>
                <w:bottom w:val="none" w:sz="0" w:space="0" w:color="auto"/>
                <w:right w:val="none" w:sz="0" w:space="0" w:color="auto"/>
              </w:divBdr>
            </w:div>
            <w:div w:id="686372630">
              <w:marLeft w:val="0"/>
              <w:marRight w:val="0"/>
              <w:marTop w:val="0"/>
              <w:marBottom w:val="0"/>
              <w:divBdr>
                <w:top w:val="none" w:sz="0" w:space="0" w:color="auto"/>
                <w:left w:val="none" w:sz="0" w:space="0" w:color="auto"/>
                <w:bottom w:val="none" w:sz="0" w:space="0" w:color="auto"/>
                <w:right w:val="none" w:sz="0" w:space="0" w:color="auto"/>
              </w:divBdr>
            </w:div>
            <w:div w:id="686441548">
              <w:marLeft w:val="0"/>
              <w:marRight w:val="0"/>
              <w:marTop w:val="0"/>
              <w:marBottom w:val="0"/>
              <w:divBdr>
                <w:top w:val="none" w:sz="0" w:space="0" w:color="auto"/>
                <w:left w:val="none" w:sz="0" w:space="0" w:color="auto"/>
                <w:bottom w:val="none" w:sz="0" w:space="0" w:color="auto"/>
                <w:right w:val="none" w:sz="0" w:space="0" w:color="auto"/>
              </w:divBdr>
            </w:div>
            <w:div w:id="686641112">
              <w:marLeft w:val="0"/>
              <w:marRight w:val="0"/>
              <w:marTop w:val="0"/>
              <w:marBottom w:val="0"/>
              <w:divBdr>
                <w:top w:val="none" w:sz="0" w:space="0" w:color="auto"/>
                <w:left w:val="none" w:sz="0" w:space="0" w:color="auto"/>
                <w:bottom w:val="none" w:sz="0" w:space="0" w:color="auto"/>
                <w:right w:val="none" w:sz="0" w:space="0" w:color="auto"/>
              </w:divBdr>
            </w:div>
            <w:div w:id="687758460">
              <w:marLeft w:val="0"/>
              <w:marRight w:val="0"/>
              <w:marTop w:val="0"/>
              <w:marBottom w:val="0"/>
              <w:divBdr>
                <w:top w:val="none" w:sz="0" w:space="0" w:color="auto"/>
                <w:left w:val="none" w:sz="0" w:space="0" w:color="auto"/>
                <w:bottom w:val="none" w:sz="0" w:space="0" w:color="auto"/>
                <w:right w:val="none" w:sz="0" w:space="0" w:color="auto"/>
              </w:divBdr>
            </w:div>
            <w:div w:id="688414809">
              <w:marLeft w:val="0"/>
              <w:marRight w:val="0"/>
              <w:marTop w:val="0"/>
              <w:marBottom w:val="0"/>
              <w:divBdr>
                <w:top w:val="none" w:sz="0" w:space="0" w:color="auto"/>
                <w:left w:val="none" w:sz="0" w:space="0" w:color="auto"/>
                <w:bottom w:val="none" w:sz="0" w:space="0" w:color="auto"/>
                <w:right w:val="none" w:sz="0" w:space="0" w:color="auto"/>
              </w:divBdr>
            </w:div>
            <w:div w:id="688415790">
              <w:marLeft w:val="0"/>
              <w:marRight w:val="0"/>
              <w:marTop w:val="0"/>
              <w:marBottom w:val="0"/>
              <w:divBdr>
                <w:top w:val="none" w:sz="0" w:space="0" w:color="auto"/>
                <w:left w:val="none" w:sz="0" w:space="0" w:color="auto"/>
                <w:bottom w:val="none" w:sz="0" w:space="0" w:color="auto"/>
                <w:right w:val="none" w:sz="0" w:space="0" w:color="auto"/>
              </w:divBdr>
            </w:div>
            <w:div w:id="690300450">
              <w:marLeft w:val="0"/>
              <w:marRight w:val="0"/>
              <w:marTop w:val="0"/>
              <w:marBottom w:val="0"/>
              <w:divBdr>
                <w:top w:val="none" w:sz="0" w:space="0" w:color="auto"/>
                <w:left w:val="none" w:sz="0" w:space="0" w:color="auto"/>
                <w:bottom w:val="none" w:sz="0" w:space="0" w:color="auto"/>
                <w:right w:val="none" w:sz="0" w:space="0" w:color="auto"/>
              </w:divBdr>
            </w:div>
            <w:div w:id="691148604">
              <w:marLeft w:val="0"/>
              <w:marRight w:val="0"/>
              <w:marTop w:val="0"/>
              <w:marBottom w:val="0"/>
              <w:divBdr>
                <w:top w:val="none" w:sz="0" w:space="0" w:color="auto"/>
                <w:left w:val="none" w:sz="0" w:space="0" w:color="auto"/>
                <w:bottom w:val="none" w:sz="0" w:space="0" w:color="auto"/>
                <w:right w:val="none" w:sz="0" w:space="0" w:color="auto"/>
              </w:divBdr>
            </w:div>
            <w:div w:id="691229992">
              <w:marLeft w:val="0"/>
              <w:marRight w:val="0"/>
              <w:marTop w:val="0"/>
              <w:marBottom w:val="0"/>
              <w:divBdr>
                <w:top w:val="none" w:sz="0" w:space="0" w:color="auto"/>
                <w:left w:val="none" w:sz="0" w:space="0" w:color="auto"/>
                <w:bottom w:val="none" w:sz="0" w:space="0" w:color="auto"/>
                <w:right w:val="none" w:sz="0" w:space="0" w:color="auto"/>
              </w:divBdr>
            </w:div>
            <w:div w:id="691301405">
              <w:marLeft w:val="0"/>
              <w:marRight w:val="0"/>
              <w:marTop w:val="0"/>
              <w:marBottom w:val="0"/>
              <w:divBdr>
                <w:top w:val="none" w:sz="0" w:space="0" w:color="auto"/>
                <w:left w:val="none" w:sz="0" w:space="0" w:color="auto"/>
                <w:bottom w:val="none" w:sz="0" w:space="0" w:color="auto"/>
                <w:right w:val="none" w:sz="0" w:space="0" w:color="auto"/>
              </w:divBdr>
            </w:div>
            <w:div w:id="692077380">
              <w:marLeft w:val="0"/>
              <w:marRight w:val="0"/>
              <w:marTop w:val="0"/>
              <w:marBottom w:val="0"/>
              <w:divBdr>
                <w:top w:val="none" w:sz="0" w:space="0" w:color="auto"/>
                <w:left w:val="none" w:sz="0" w:space="0" w:color="auto"/>
                <w:bottom w:val="none" w:sz="0" w:space="0" w:color="auto"/>
                <w:right w:val="none" w:sz="0" w:space="0" w:color="auto"/>
              </w:divBdr>
            </w:div>
            <w:div w:id="693767331">
              <w:marLeft w:val="0"/>
              <w:marRight w:val="0"/>
              <w:marTop w:val="0"/>
              <w:marBottom w:val="0"/>
              <w:divBdr>
                <w:top w:val="none" w:sz="0" w:space="0" w:color="auto"/>
                <w:left w:val="none" w:sz="0" w:space="0" w:color="auto"/>
                <w:bottom w:val="none" w:sz="0" w:space="0" w:color="auto"/>
                <w:right w:val="none" w:sz="0" w:space="0" w:color="auto"/>
              </w:divBdr>
            </w:div>
            <w:div w:id="696004395">
              <w:marLeft w:val="0"/>
              <w:marRight w:val="0"/>
              <w:marTop w:val="0"/>
              <w:marBottom w:val="0"/>
              <w:divBdr>
                <w:top w:val="none" w:sz="0" w:space="0" w:color="auto"/>
                <w:left w:val="none" w:sz="0" w:space="0" w:color="auto"/>
                <w:bottom w:val="none" w:sz="0" w:space="0" w:color="auto"/>
                <w:right w:val="none" w:sz="0" w:space="0" w:color="auto"/>
              </w:divBdr>
            </w:div>
            <w:div w:id="696345652">
              <w:marLeft w:val="0"/>
              <w:marRight w:val="0"/>
              <w:marTop w:val="0"/>
              <w:marBottom w:val="0"/>
              <w:divBdr>
                <w:top w:val="none" w:sz="0" w:space="0" w:color="auto"/>
                <w:left w:val="none" w:sz="0" w:space="0" w:color="auto"/>
                <w:bottom w:val="none" w:sz="0" w:space="0" w:color="auto"/>
                <w:right w:val="none" w:sz="0" w:space="0" w:color="auto"/>
              </w:divBdr>
            </w:div>
            <w:div w:id="697005799">
              <w:marLeft w:val="0"/>
              <w:marRight w:val="0"/>
              <w:marTop w:val="0"/>
              <w:marBottom w:val="0"/>
              <w:divBdr>
                <w:top w:val="none" w:sz="0" w:space="0" w:color="auto"/>
                <w:left w:val="none" w:sz="0" w:space="0" w:color="auto"/>
                <w:bottom w:val="none" w:sz="0" w:space="0" w:color="auto"/>
                <w:right w:val="none" w:sz="0" w:space="0" w:color="auto"/>
              </w:divBdr>
            </w:div>
            <w:div w:id="698550688">
              <w:marLeft w:val="0"/>
              <w:marRight w:val="0"/>
              <w:marTop w:val="0"/>
              <w:marBottom w:val="0"/>
              <w:divBdr>
                <w:top w:val="none" w:sz="0" w:space="0" w:color="auto"/>
                <w:left w:val="none" w:sz="0" w:space="0" w:color="auto"/>
                <w:bottom w:val="none" w:sz="0" w:space="0" w:color="auto"/>
                <w:right w:val="none" w:sz="0" w:space="0" w:color="auto"/>
              </w:divBdr>
            </w:div>
            <w:div w:id="699358949">
              <w:marLeft w:val="0"/>
              <w:marRight w:val="0"/>
              <w:marTop w:val="0"/>
              <w:marBottom w:val="0"/>
              <w:divBdr>
                <w:top w:val="none" w:sz="0" w:space="0" w:color="auto"/>
                <w:left w:val="none" w:sz="0" w:space="0" w:color="auto"/>
                <w:bottom w:val="none" w:sz="0" w:space="0" w:color="auto"/>
                <w:right w:val="none" w:sz="0" w:space="0" w:color="auto"/>
              </w:divBdr>
            </w:div>
            <w:div w:id="700478788">
              <w:marLeft w:val="0"/>
              <w:marRight w:val="0"/>
              <w:marTop w:val="0"/>
              <w:marBottom w:val="0"/>
              <w:divBdr>
                <w:top w:val="none" w:sz="0" w:space="0" w:color="auto"/>
                <w:left w:val="none" w:sz="0" w:space="0" w:color="auto"/>
                <w:bottom w:val="none" w:sz="0" w:space="0" w:color="auto"/>
                <w:right w:val="none" w:sz="0" w:space="0" w:color="auto"/>
              </w:divBdr>
            </w:div>
            <w:div w:id="701243461">
              <w:marLeft w:val="0"/>
              <w:marRight w:val="0"/>
              <w:marTop w:val="0"/>
              <w:marBottom w:val="0"/>
              <w:divBdr>
                <w:top w:val="none" w:sz="0" w:space="0" w:color="auto"/>
                <w:left w:val="none" w:sz="0" w:space="0" w:color="auto"/>
                <w:bottom w:val="none" w:sz="0" w:space="0" w:color="auto"/>
                <w:right w:val="none" w:sz="0" w:space="0" w:color="auto"/>
              </w:divBdr>
            </w:div>
            <w:div w:id="704209126">
              <w:marLeft w:val="0"/>
              <w:marRight w:val="0"/>
              <w:marTop w:val="0"/>
              <w:marBottom w:val="0"/>
              <w:divBdr>
                <w:top w:val="none" w:sz="0" w:space="0" w:color="auto"/>
                <w:left w:val="none" w:sz="0" w:space="0" w:color="auto"/>
                <w:bottom w:val="none" w:sz="0" w:space="0" w:color="auto"/>
                <w:right w:val="none" w:sz="0" w:space="0" w:color="auto"/>
              </w:divBdr>
            </w:div>
            <w:div w:id="706298565">
              <w:marLeft w:val="0"/>
              <w:marRight w:val="0"/>
              <w:marTop w:val="0"/>
              <w:marBottom w:val="0"/>
              <w:divBdr>
                <w:top w:val="none" w:sz="0" w:space="0" w:color="auto"/>
                <w:left w:val="none" w:sz="0" w:space="0" w:color="auto"/>
                <w:bottom w:val="none" w:sz="0" w:space="0" w:color="auto"/>
                <w:right w:val="none" w:sz="0" w:space="0" w:color="auto"/>
              </w:divBdr>
            </w:div>
            <w:div w:id="707145114">
              <w:marLeft w:val="0"/>
              <w:marRight w:val="0"/>
              <w:marTop w:val="0"/>
              <w:marBottom w:val="0"/>
              <w:divBdr>
                <w:top w:val="none" w:sz="0" w:space="0" w:color="auto"/>
                <w:left w:val="none" w:sz="0" w:space="0" w:color="auto"/>
                <w:bottom w:val="none" w:sz="0" w:space="0" w:color="auto"/>
                <w:right w:val="none" w:sz="0" w:space="0" w:color="auto"/>
              </w:divBdr>
            </w:div>
            <w:div w:id="708645608">
              <w:marLeft w:val="0"/>
              <w:marRight w:val="0"/>
              <w:marTop w:val="0"/>
              <w:marBottom w:val="0"/>
              <w:divBdr>
                <w:top w:val="none" w:sz="0" w:space="0" w:color="auto"/>
                <w:left w:val="none" w:sz="0" w:space="0" w:color="auto"/>
                <w:bottom w:val="none" w:sz="0" w:space="0" w:color="auto"/>
                <w:right w:val="none" w:sz="0" w:space="0" w:color="auto"/>
              </w:divBdr>
            </w:div>
            <w:div w:id="710767404">
              <w:marLeft w:val="0"/>
              <w:marRight w:val="0"/>
              <w:marTop w:val="0"/>
              <w:marBottom w:val="0"/>
              <w:divBdr>
                <w:top w:val="none" w:sz="0" w:space="0" w:color="auto"/>
                <w:left w:val="none" w:sz="0" w:space="0" w:color="auto"/>
                <w:bottom w:val="none" w:sz="0" w:space="0" w:color="auto"/>
                <w:right w:val="none" w:sz="0" w:space="0" w:color="auto"/>
              </w:divBdr>
            </w:div>
            <w:div w:id="711536664">
              <w:marLeft w:val="0"/>
              <w:marRight w:val="0"/>
              <w:marTop w:val="0"/>
              <w:marBottom w:val="0"/>
              <w:divBdr>
                <w:top w:val="none" w:sz="0" w:space="0" w:color="auto"/>
                <w:left w:val="none" w:sz="0" w:space="0" w:color="auto"/>
                <w:bottom w:val="none" w:sz="0" w:space="0" w:color="auto"/>
                <w:right w:val="none" w:sz="0" w:space="0" w:color="auto"/>
              </w:divBdr>
            </w:div>
            <w:div w:id="711926531">
              <w:marLeft w:val="0"/>
              <w:marRight w:val="0"/>
              <w:marTop w:val="0"/>
              <w:marBottom w:val="0"/>
              <w:divBdr>
                <w:top w:val="none" w:sz="0" w:space="0" w:color="auto"/>
                <w:left w:val="none" w:sz="0" w:space="0" w:color="auto"/>
                <w:bottom w:val="none" w:sz="0" w:space="0" w:color="auto"/>
                <w:right w:val="none" w:sz="0" w:space="0" w:color="auto"/>
              </w:divBdr>
            </w:div>
            <w:div w:id="712313299">
              <w:marLeft w:val="0"/>
              <w:marRight w:val="0"/>
              <w:marTop w:val="0"/>
              <w:marBottom w:val="0"/>
              <w:divBdr>
                <w:top w:val="none" w:sz="0" w:space="0" w:color="auto"/>
                <w:left w:val="none" w:sz="0" w:space="0" w:color="auto"/>
                <w:bottom w:val="none" w:sz="0" w:space="0" w:color="auto"/>
                <w:right w:val="none" w:sz="0" w:space="0" w:color="auto"/>
              </w:divBdr>
            </w:div>
            <w:div w:id="712341409">
              <w:marLeft w:val="0"/>
              <w:marRight w:val="0"/>
              <w:marTop w:val="0"/>
              <w:marBottom w:val="0"/>
              <w:divBdr>
                <w:top w:val="none" w:sz="0" w:space="0" w:color="auto"/>
                <w:left w:val="none" w:sz="0" w:space="0" w:color="auto"/>
                <w:bottom w:val="none" w:sz="0" w:space="0" w:color="auto"/>
                <w:right w:val="none" w:sz="0" w:space="0" w:color="auto"/>
              </w:divBdr>
            </w:div>
            <w:div w:id="713579391">
              <w:marLeft w:val="0"/>
              <w:marRight w:val="0"/>
              <w:marTop w:val="0"/>
              <w:marBottom w:val="0"/>
              <w:divBdr>
                <w:top w:val="none" w:sz="0" w:space="0" w:color="auto"/>
                <w:left w:val="none" w:sz="0" w:space="0" w:color="auto"/>
                <w:bottom w:val="none" w:sz="0" w:space="0" w:color="auto"/>
                <w:right w:val="none" w:sz="0" w:space="0" w:color="auto"/>
              </w:divBdr>
            </w:div>
            <w:div w:id="713847400">
              <w:marLeft w:val="0"/>
              <w:marRight w:val="0"/>
              <w:marTop w:val="0"/>
              <w:marBottom w:val="0"/>
              <w:divBdr>
                <w:top w:val="none" w:sz="0" w:space="0" w:color="auto"/>
                <w:left w:val="none" w:sz="0" w:space="0" w:color="auto"/>
                <w:bottom w:val="none" w:sz="0" w:space="0" w:color="auto"/>
                <w:right w:val="none" w:sz="0" w:space="0" w:color="auto"/>
              </w:divBdr>
            </w:div>
            <w:div w:id="714622805">
              <w:marLeft w:val="0"/>
              <w:marRight w:val="0"/>
              <w:marTop w:val="0"/>
              <w:marBottom w:val="0"/>
              <w:divBdr>
                <w:top w:val="none" w:sz="0" w:space="0" w:color="auto"/>
                <w:left w:val="none" w:sz="0" w:space="0" w:color="auto"/>
                <w:bottom w:val="none" w:sz="0" w:space="0" w:color="auto"/>
                <w:right w:val="none" w:sz="0" w:space="0" w:color="auto"/>
              </w:divBdr>
            </w:div>
            <w:div w:id="717902221">
              <w:marLeft w:val="0"/>
              <w:marRight w:val="0"/>
              <w:marTop w:val="0"/>
              <w:marBottom w:val="0"/>
              <w:divBdr>
                <w:top w:val="none" w:sz="0" w:space="0" w:color="auto"/>
                <w:left w:val="none" w:sz="0" w:space="0" w:color="auto"/>
                <w:bottom w:val="none" w:sz="0" w:space="0" w:color="auto"/>
                <w:right w:val="none" w:sz="0" w:space="0" w:color="auto"/>
              </w:divBdr>
            </w:div>
            <w:div w:id="718553492">
              <w:marLeft w:val="0"/>
              <w:marRight w:val="0"/>
              <w:marTop w:val="0"/>
              <w:marBottom w:val="0"/>
              <w:divBdr>
                <w:top w:val="none" w:sz="0" w:space="0" w:color="auto"/>
                <w:left w:val="none" w:sz="0" w:space="0" w:color="auto"/>
                <w:bottom w:val="none" w:sz="0" w:space="0" w:color="auto"/>
                <w:right w:val="none" w:sz="0" w:space="0" w:color="auto"/>
              </w:divBdr>
            </w:div>
            <w:div w:id="719405981">
              <w:marLeft w:val="0"/>
              <w:marRight w:val="0"/>
              <w:marTop w:val="0"/>
              <w:marBottom w:val="0"/>
              <w:divBdr>
                <w:top w:val="none" w:sz="0" w:space="0" w:color="auto"/>
                <w:left w:val="none" w:sz="0" w:space="0" w:color="auto"/>
                <w:bottom w:val="none" w:sz="0" w:space="0" w:color="auto"/>
                <w:right w:val="none" w:sz="0" w:space="0" w:color="auto"/>
              </w:divBdr>
            </w:div>
            <w:div w:id="721171751">
              <w:marLeft w:val="0"/>
              <w:marRight w:val="0"/>
              <w:marTop w:val="0"/>
              <w:marBottom w:val="0"/>
              <w:divBdr>
                <w:top w:val="none" w:sz="0" w:space="0" w:color="auto"/>
                <w:left w:val="none" w:sz="0" w:space="0" w:color="auto"/>
                <w:bottom w:val="none" w:sz="0" w:space="0" w:color="auto"/>
                <w:right w:val="none" w:sz="0" w:space="0" w:color="auto"/>
              </w:divBdr>
            </w:div>
            <w:div w:id="722213717">
              <w:marLeft w:val="0"/>
              <w:marRight w:val="0"/>
              <w:marTop w:val="0"/>
              <w:marBottom w:val="0"/>
              <w:divBdr>
                <w:top w:val="none" w:sz="0" w:space="0" w:color="auto"/>
                <w:left w:val="none" w:sz="0" w:space="0" w:color="auto"/>
                <w:bottom w:val="none" w:sz="0" w:space="0" w:color="auto"/>
                <w:right w:val="none" w:sz="0" w:space="0" w:color="auto"/>
              </w:divBdr>
            </w:div>
            <w:div w:id="726684347">
              <w:marLeft w:val="0"/>
              <w:marRight w:val="0"/>
              <w:marTop w:val="0"/>
              <w:marBottom w:val="0"/>
              <w:divBdr>
                <w:top w:val="none" w:sz="0" w:space="0" w:color="auto"/>
                <w:left w:val="none" w:sz="0" w:space="0" w:color="auto"/>
                <w:bottom w:val="none" w:sz="0" w:space="0" w:color="auto"/>
                <w:right w:val="none" w:sz="0" w:space="0" w:color="auto"/>
              </w:divBdr>
            </w:div>
            <w:div w:id="726999725">
              <w:marLeft w:val="0"/>
              <w:marRight w:val="0"/>
              <w:marTop w:val="0"/>
              <w:marBottom w:val="0"/>
              <w:divBdr>
                <w:top w:val="none" w:sz="0" w:space="0" w:color="auto"/>
                <w:left w:val="none" w:sz="0" w:space="0" w:color="auto"/>
                <w:bottom w:val="none" w:sz="0" w:space="0" w:color="auto"/>
                <w:right w:val="none" w:sz="0" w:space="0" w:color="auto"/>
              </w:divBdr>
            </w:div>
            <w:div w:id="729038390">
              <w:marLeft w:val="0"/>
              <w:marRight w:val="0"/>
              <w:marTop w:val="0"/>
              <w:marBottom w:val="0"/>
              <w:divBdr>
                <w:top w:val="none" w:sz="0" w:space="0" w:color="auto"/>
                <w:left w:val="none" w:sz="0" w:space="0" w:color="auto"/>
                <w:bottom w:val="none" w:sz="0" w:space="0" w:color="auto"/>
                <w:right w:val="none" w:sz="0" w:space="0" w:color="auto"/>
              </w:divBdr>
            </w:div>
            <w:div w:id="729304788">
              <w:marLeft w:val="0"/>
              <w:marRight w:val="0"/>
              <w:marTop w:val="0"/>
              <w:marBottom w:val="0"/>
              <w:divBdr>
                <w:top w:val="none" w:sz="0" w:space="0" w:color="auto"/>
                <w:left w:val="none" w:sz="0" w:space="0" w:color="auto"/>
                <w:bottom w:val="none" w:sz="0" w:space="0" w:color="auto"/>
                <w:right w:val="none" w:sz="0" w:space="0" w:color="auto"/>
              </w:divBdr>
            </w:div>
            <w:div w:id="730081824">
              <w:marLeft w:val="0"/>
              <w:marRight w:val="0"/>
              <w:marTop w:val="0"/>
              <w:marBottom w:val="0"/>
              <w:divBdr>
                <w:top w:val="none" w:sz="0" w:space="0" w:color="auto"/>
                <w:left w:val="none" w:sz="0" w:space="0" w:color="auto"/>
                <w:bottom w:val="none" w:sz="0" w:space="0" w:color="auto"/>
                <w:right w:val="none" w:sz="0" w:space="0" w:color="auto"/>
              </w:divBdr>
            </w:div>
            <w:div w:id="733511359">
              <w:marLeft w:val="0"/>
              <w:marRight w:val="0"/>
              <w:marTop w:val="0"/>
              <w:marBottom w:val="0"/>
              <w:divBdr>
                <w:top w:val="none" w:sz="0" w:space="0" w:color="auto"/>
                <w:left w:val="none" w:sz="0" w:space="0" w:color="auto"/>
                <w:bottom w:val="none" w:sz="0" w:space="0" w:color="auto"/>
                <w:right w:val="none" w:sz="0" w:space="0" w:color="auto"/>
              </w:divBdr>
            </w:div>
            <w:div w:id="733746088">
              <w:marLeft w:val="0"/>
              <w:marRight w:val="0"/>
              <w:marTop w:val="0"/>
              <w:marBottom w:val="0"/>
              <w:divBdr>
                <w:top w:val="none" w:sz="0" w:space="0" w:color="auto"/>
                <w:left w:val="none" w:sz="0" w:space="0" w:color="auto"/>
                <w:bottom w:val="none" w:sz="0" w:space="0" w:color="auto"/>
                <w:right w:val="none" w:sz="0" w:space="0" w:color="auto"/>
              </w:divBdr>
            </w:div>
            <w:div w:id="737827874">
              <w:marLeft w:val="0"/>
              <w:marRight w:val="0"/>
              <w:marTop w:val="0"/>
              <w:marBottom w:val="0"/>
              <w:divBdr>
                <w:top w:val="none" w:sz="0" w:space="0" w:color="auto"/>
                <w:left w:val="none" w:sz="0" w:space="0" w:color="auto"/>
                <w:bottom w:val="none" w:sz="0" w:space="0" w:color="auto"/>
                <w:right w:val="none" w:sz="0" w:space="0" w:color="auto"/>
              </w:divBdr>
            </w:div>
            <w:div w:id="738865065">
              <w:marLeft w:val="0"/>
              <w:marRight w:val="0"/>
              <w:marTop w:val="0"/>
              <w:marBottom w:val="0"/>
              <w:divBdr>
                <w:top w:val="none" w:sz="0" w:space="0" w:color="auto"/>
                <w:left w:val="none" w:sz="0" w:space="0" w:color="auto"/>
                <w:bottom w:val="none" w:sz="0" w:space="0" w:color="auto"/>
                <w:right w:val="none" w:sz="0" w:space="0" w:color="auto"/>
              </w:divBdr>
            </w:div>
            <w:div w:id="742024837">
              <w:marLeft w:val="0"/>
              <w:marRight w:val="0"/>
              <w:marTop w:val="0"/>
              <w:marBottom w:val="0"/>
              <w:divBdr>
                <w:top w:val="none" w:sz="0" w:space="0" w:color="auto"/>
                <w:left w:val="none" w:sz="0" w:space="0" w:color="auto"/>
                <w:bottom w:val="none" w:sz="0" w:space="0" w:color="auto"/>
                <w:right w:val="none" w:sz="0" w:space="0" w:color="auto"/>
              </w:divBdr>
            </w:div>
            <w:div w:id="743912597">
              <w:marLeft w:val="0"/>
              <w:marRight w:val="0"/>
              <w:marTop w:val="0"/>
              <w:marBottom w:val="0"/>
              <w:divBdr>
                <w:top w:val="none" w:sz="0" w:space="0" w:color="auto"/>
                <w:left w:val="none" w:sz="0" w:space="0" w:color="auto"/>
                <w:bottom w:val="none" w:sz="0" w:space="0" w:color="auto"/>
                <w:right w:val="none" w:sz="0" w:space="0" w:color="auto"/>
              </w:divBdr>
            </w:div>
            <w:div w:id="747577509">
              <w:marLeft w:val="0"/>
              <w:marRight w:val="0"/>
              <w:marTop w:val="0"/>
              <w:marBottom w:val="0"/>
              <w:divBdr>
                <w:top w:val="none" w:sz="0" w:space="0" w:color="auto"/>
                <w:left w:val="none" w:sz="0" w:space="0" w:color="auto"/>
                <w:bottom w:val="none" w:sz="0" w:space="0" w:color="auto"/>
                <w:right w:val="none" w:sz="0" w:space="0" w:color="auto"/>
              </w:divBdr>
            </w:div>
            <w:div w:id="747923225">
              <w:marLeft w:val="0"/>
              <w:marRight w:val="0"/>
              <w:marTop w:val="0"/>
              <w:marBottom w:val="0"/>
              <w:divBdr>
                <w:top w:val="none" w:sz="0" w:space="0" w:color="auto"/>
                <w:left w:val="none" w:sz="0" w:space="0" w:color="auto"/>
                <w:bottom w:val="none" w:sz="0" w:space="0" w:color="auto"/>
                <w:right w:val="none" w:sz="0" w:space="0" w:color="auto"/>
              </w:divBdr>
            </w:div>
            <w:div w:id="749280062">
              <w:marLeft w:val="0"/>
              <w:marRight w:val="0"/>
              <w:marTop w:val="0"/>
              <w:marBottom w:val="0"/>
              <w:divBdr>
                <w:top w:val="none" w:sz="0" w:space="0" w:color="auto"/>
                <w:left w:val="none" w:sz="0" w:space="0" w:color="auto"/>
                <w:bottom w:val="none" w:sz="0" w:space="0" w:color="auto"/>
                <w:right w:val="none" w:sz="0" w:space="0" w:color="auto"/>
              </w:divBdr>
            </w:div>
            <w:div w:id="750347198">
              <w:marLeft w:val="0"/>
              <w:marRight w:val="0"/>
              <w:marTop w:val="0"/>
              <w:marBottom w:val="0"/>
              <w:divBdr>
                <w:top w:val="none" w:sz="0" w:space="0" w:color="auto"/>
                <w:left w:val="none" w:sz="0" w:space="0" w:color="auto"/>
                <w:bottom w:val="none" w:sz="0" w:space="0" w:color="auto"/>
                <w:right w:val="none" w:sz="0" w:space="0" w:color="auto"/>
              </w:divBdr>
            </w:div>
            <w:div w:id="754671904">
              <w:marLeft w:val="0"/>
              <w:marRight w:val="0"/>
              <w:marTop w:val="0"/>
              <w:marBottom w:val="0"/>
              <w:divBdr>
                <w:top w:val="none" w:sz="0" w:space="0" w:color="auto"/>
                <w:left w:val="none" w:sz="0" w:space="0" w:color="auto"/>
                <w:bottom w:val="none" w:sz="0" w:space="0" w:color="auto"/>
                <w:right w:val="none" w:sz="0" w:space="0" w:color="auto"/>
              </w:divBdr>
            </w:div>
            <w:div w:id="755323200">
              <w:marLeft w:val="0"/>
              <w:marRight w:val="0"/>
              <w:marTop w:val="0"/>
              <w:marBottom w:val="0"/>
              <w:divBdr>
                <w:top w:val="none" w:sz="0" w:space="0" w:color="auto"/>
                <w:left w:val="none" w:sz="0" w:space="0" w:color="auto"/>
                <w:bottom w:val="none" w:sz="0" w:space="0" w:color="auto"/>
                <w:right w:val="none" w:sz="0" w:space="0" w:color="auto"/>
              </w:divBdr>
            </w:div>
            <w:div w:id="756443802">
              <w:marLeft w:val="0"/>
              <w:marRight w:val="0"/>
              <w:marTop w:val="0"/>
              <w:marBottom w:val="0"/>
              <w:divBdr>
                <w:top w:val="none" w:sz="0" w:space="0" w:color="auto"/>
                <w:left w:val="none" w:sz="0" w:space="0" w:color="auto"/>
                <w:bottom w:val="none" w:sz="0" w:space="0" w:color="auto"/>
                <w:right w:val="none" w:sz="0" w:space="0" w:color="auto"/>
              </w:divBdr>
            </w:div>
            <w:div w:id="756484772">
              <w:marLeft w:val="0"/>
              <w:marRight w:val="0"/>
              <w:marTop w:val="0"/>
              <w:marBottom w:val="0"/>
              <w:divBdr>
                <w:top w:val="none" w:sz="0" w:space="0" w:color="auto"/>
                <w:left w:val="none" w:sz="0" w:space="0" w:color="auto"/>
                <w:bottom w:val="none" w:sz="0" w:space="0" w:color="auto"/>
                <w:right w:val="none" w:sz="0" w:space="0" w:color="auto"/>
              </w:divBdr>
            </w:div>
            <w:div w:id="757411191">
              <w:marLeft w:val="0"/>
              <w:marRight w:val="0"/>
              <w:marTop w:val="0"/>
              <w:marBottom w:val="0"/>
              <w:divBdr>
                <w:top w:val="none" w:sz="0" w:space="0" w:color="auto"/>
                <w:left w:val="none" w:sz="0" w:space="0" w:color="auto"/>
                <w:bottom w:val="none" w:sz="0" w:space="0" w:color="auto"/>
                <w:right w:val="none" w:sz="0" w:space="0" w:color="auto"/>
              </w:divBdr>
            </w:div>
            <w:div w:id="758529472">
              <w:marLeft w:val="0"/>
              <w:marRight w:val="0"/>
              <w:marTop w:val="0"/>
              <w:marBottom w:val="0"/>
              <w:divBdr>
                <w:top w:val="none" w:sz="0" w:space="0" w:color="auto"/>
                <w:left w:val="none" w:sz="0" w:space="0" w:color="auto"/>
                <w:bottom w:val="none" w:sz="0" w:space="0" w:color="auto"/>
                <w:right w:val="none" w:sz="0" w:space="0" w:color="auto"/>
              </w:divBdr>
            </w:div>
            <w:div w:id="759763446">
              <w:marLeft w:val="0"/>
              <w:marRight w:val="0"/>
              <w:marTop w:val="0"/>
              <w:marBottom w:val="0"/>
              <w:divBdr>
                <w:top w:val="none" w:sz="0" w:space="0" w:color="auto"/>
                <w:left w:val="none" w:sz="0" w:space="0" w:color="auto"/>
                <w:bottom w:val="none" w:sz="0" w:space="0" w:color="auto"/>
                <w:right w:val="none" w:sz="0" w:space="0" w:color="auto"/>
              </w:divBdr>
            </w:div>
            <w:div w:id="759837512">
              <w:marLeft w:val="0"/>
              <w:marRight w:val="0"/>
              <w:marTop w:val="0"/>
              <w:marBottom w:val="0"/>
              <w:divBdr>
                <w:top w:val="none" w:sz="0" w:space="0" w:color="auto"/>
                <w:left w:val="none" w:sz="0" w:space="0" w:color="auto"/>
                <w:bottom w:val="none" w:sz="0" w:space="0" w:color="auto"/>
                <w:right w:val="none" w:sz="0" w:space="0" w:color="auto"/>
              </w:divBdr>
            </w:div>
            <w:div w:id="760874553">
              <w:marLeft w:val="0"/>
              <w:marRight w:val="0"/>
              <w:marTop w:val="0"/>
              <w:marBottom w:val="0"/>
              <w:divBdr>
                <w:top w:val="none" w:sz="0" w:space="0" w:color="auto"/>
                <w:left w:val="none" w:sz="0" w:space="0" w:color="auto"/>
                <w:bottom w:val="none" w:sz="0" w:space="0" w:color="auto"/>
                <w:right w:val="none" w:sz="0" w:space="0" w:color="auto"/>
              </w:divBdr>
            </w:div>
            <w:div w:id="763233902">
              <w:marLeft w:val="0"/>
              <w:marRight w:val="0"/>
              <w:marTop w:val="0"/>
              <w:marBottom w:val="0"/>
              <w:divBdr>
                <w:top w:val="none" w:sz="0" w:space="0" w:color="auto"/>
                <w:left w:val="none" w:sz="0" w:space="0" w:color="auto"/>
                <w:bottom w:val="none" w:sz="0" w:space="0" w:color="auto"/>
                <w:right w:val="none" w:sz="0" w:space="0" w:color="auto"/>
              </w:divBdr>
            </w:div>
            <w:div w:id="766342244">
              <w:marLeft w:val="0"/>
              <w:marRight w:val="0"/>
              <w:marTop w:val="0"/>
              <w:marBottom w:val="0"/>
              <w:divBdr>
                <w:top w:val="none" w:sz="0" w:space="0" w:color="auto"/>
                <w:left w:val="none" w:sz="0" w:space="0" w:color="auto"/>
                <w:bottom w:val="none" w:sz="0" w:space="0" w:color="auto"/>
                <w:right w:val="none" w:sz="0" w:space="0" w:color="auto"/>
              </w:divBdr>
            </w:div>
            <w:div w:id="767194277">
              <w:marLeft w:val="0"/>
              <w:marRight w:val="0"/>
              <w:marTop w:val="0"/>
              <w:marBottom w:val="0"/>
              <w:divBdr>
                <w:top w:val="none" w:sz="0" w:space="0" w:color="auto"/>
                <w:left w:val="none" w:sz="0" w:space="0" w:color="auto"/>
                <w:bottom w:val="none" w:sz="0" w:space="0" w:color="auto"/>
                <w:right w:val="none" w:sz="0" w:space="0" w:color="auto"/>
              </w:divBdr>
            </w:div>
            <w:div w:id="774515326">
              <w:marLeft w:val="0"/>
              <w:marRight w:val="0"/>
              <w:marTop w:val="0"/>
              <w:marBottom w:val="0"/>
              <w:divBdr>
                <w:top w:val="none" w:sz="0" w:space="0" w:color="auto"/>
                <w:left w:val="none" w:sz="0" w:space="0" w:color="auto"/>
                <w:bottom w:val="none" w:sz="0" w:space="0" w:color="auto"/>
                <w:right w:val="none" w:sz="0" w:space="0" w:color="auto"/>
              </w:divBdr>
            </w:div>
            <w:div w:id="776874443">
              <w:marLeft w:val="0"/>
              <w:marRight w:val="0"/>
              <w:marTop w:val="0"/>
              <w:marBottom w:val="0"/>
              <w:divBdr>
                <w:top w:val="none" w:sz="0" w:space="0" w:color="auto"/>
                <w:left w:val="none" w:sz="0" w:space="0" w:color="auto"/>
                <w:bottom w:val="none" w:sz="0" w:space="0" w:color="auto"/>
                <w:right w:val="none" w:sz="0" w:space="0" w:color="auto"/>
              </w:divBdr>
            </w:div>
            <w:div w:id="782459445">
              <w:marLeft w:val="0"/>
              <w:marRight w:val="0"/>
              <w:marTop w:val="0"/>
              <w:marBottom w:val="0"/>
              <w:divBdr>
                <w:top w:val="none" w:sz="0" w:space="0" w:color="auto"/>
                <w:left w:val="none" w:sz="0" w:space="0" w:color="auto"/>
                <w:bottom w:val="none" w:sz="0" w:space="0" w:color="auto"/>
                <w:right w:val="none" w:sz="0" w:space="0" w:color="auto"/>
              </w:divBdr>
            </w:div>
            <w:div w:id="783502279">
              <w:marLeft w:val="0"/>
              <w:marRight w:val="0"/>
              <w:marTop w:val="0"/>
              <w:marBottom w:val="0"/>
              <w:divBdr>
                <w:top w:val="none" w:sz="0" w:space="0" w:color="auto"/>
                <w:left w:val="none" w:sz="0" w:space="0" w:color="auto"/>
                <w:bottom w:val="none" w:sz="0" w:space="0" w:color="auto"/>
                <w:right w:val="none" w:sz="0" w:space="0" w:color="auto"/>
              </w:divBdr>
            </w:div>
            <w:div w:id="783580469">
              <w:marLeft w:val="0"/>
              <w:marRight w:val="0"/>
              <w:marTop w:val="0"/>
              <w:marBottom w:val="0"/>
              <w:divBdr>
                <w:top w:val="none" w:sz="0" w:space="0" w:color="auto"/>
                <w:left w:val="none" w:sz="0" w:space="0" w:color="auto"/>
                <w:bottom w:val="none" w:sz="0" w:space="0" w:color="auto"/>
                <w:right w:val="none" w:sz="0" w:space="0" w:color="auto"/>
              </w:divBdr>
            </w:div>
            <w:div w:id="783693359">
              <w:marLeft w:val="0"/>
              <w:marRight w:val="0"/>
              <w:marTop w:val="0"/>
              <w:marBottom w:val="0"/>
              <w:divBdr>
                <w:top w:val="none" w:sz="0" w:space="0" w:color="auto"/>
                <w:left w:val="none" w:sz="0" w:space="0" w:color="auto"/>
                <w:bottom w:val="none" w:sz="0" w:space="0" w:color="auto"/>
                <w:right w:val="none" w:sz="0" w:space="0" w:color="auto"/>
              </w:divBdr>
            </w:div>
            <w:div w:id="785122338">
              <w:marLeft w:val="0"/>
              <w:marRight w:val="0"/>
              <w:marTop w:val="0"/>
              <w:marBottom w:val="0"/>
              <w:divBdr>
                <w:top w:val="none" w:sz="0" w:space="0" w:color="auto"/>
                <w:left w:val="none" w:sz="0" w:space="0" w:color="auto"/>
                <w:bottom w:val="none" w:sz="0" w:space="0" w:color="auto"/>
                <w:right w:val="none" w:sz="0" w:space="0" w:color="auto"/>
              </w:divBdr>
            </w:div>
            <w:div w:id="788281253">
              <w:marLeft w:val="0"/>
              <w:marRight w:val="0"/>
              <w:marTop w:val="0"/>
              <w:marBottom w:val="0"/>
              <w:divBdr>
                <w:top w:val="none" w:sz="0" w:space="0" w:color="auto"/>
                <w:left w:val="none" w:sz="0" w:space="0" w:color="auto"/>
                <w:bottom w:val="none" w:sz="0" w:space="0" w:color="auto"/>
                <w:right w:val="none" w:sz="0" w:space="0" w:color="auto"/>
              </w:divBdr>
            </w:div>
            <w:div w:id="789861923">
              <w:marLeft w:val="0"/>
              <w:marRight w:val="0"/>
              <w:marTop w:val="0"/>
              <w:marBottom w:val="0"/>
              <w:divBdr>
                <w:top w:val="none" w:sz="0" w:space="0" w:color="auto"/>
                <w:left w:val="none" w:sz="0" w:space="0" w:color="auto"/>
                <w:bottom w:val="none" w:sz="0" w:space="0" w:color="auto"/>
                <w:right w:val="none" w:sz="0" w:space="0" w:color="auto"/>
              </w:divBdr>
            </w:div>
            <w:div w:id="793447503">
              <w:marLeft w:val="0"/>
              <w:marRight w:val="0"/>
              <w:marTop w:val="0"/>
              <w:marBottom w:val="0"/>
              <w:divBdr>
                <w:top w:val="none" w:sz="0" w:space="0" w:color="auto"/>
                <w:left w:val="none" w:sz="0" w:space="0" w:color="auto"/>
                <w:bottom w:val="none" w:sz="0" w:space="0" w:color="auto"/>
                <w:right w:val="none" w:sz="0" w:space="0" w:color="auto"/>
              </w:divBdr>
            </w:div>
            <w:div w:id="793600763">
              <w:marLeft w:val="0"/>
              <w:marRight w:val="0"/>
              <w:marTop w:val="0"/>
              <w:marBottom w:val="0"/>
              <w:divBdr>
                <w:top w:val="none" w:sz="0" w:space="0" w:color="auto"/>
                <w:left w:val="none" w:sz="0" w:space="0" w:color="auto"/>
                <w:bottom w:val="none" w:sz="0" w:space="0" w:color="auto"/>
                <w:right w:val="none" w:sz="0" w:space="0" w:color="auto"/>
              </w:divBdr>
            </w:div>
            <w:div w:id="794250629">
              <w:marLeft w:val="0"/>
              <w:marRight w:val="0"/>
              <w:marTop w:val="0"/>
              <w:marBottom w:val="0"/>
              <w:divBdr>
                <w:top w:val="none" w:sz="0" w:space="0" w:color="auto"/>
                <w:left w:val="none" w:sz="0" w:space="0" w:color="auto"/>
                <w:bottom w:val="none" w:sz="0" w:space="0" w:color="auto"/>
                <w:right w:val="none" w:sz="0" w:space="0" w:color="auto"/>
              </w:divBdr>
            </w:div>
            <w:div w:id="794787172">
              <w:marLeft w:val="0"/>
              <w:marRight w:val="0"/>
              <w:marTop w:val="0"/>
              <w:marBottom w:val="0"/>
              <w:divBdr>
                <w:top w:val="none" w:sz="0" w:space="0" w:color="auto"/>
                <w:left w:val="none" w:sz="0" w:space="0" w:color="auto"/>
                <w:bottom w:val="none" w:sz="0" w:space="0" w:color="auto"/>
                <w:right w:val="none" w:sz="0" w:space="0" w:color="auto"/>
              </w:divBdr>
            </w:div>
            <w:div w:id="795295710">
              <w:marLeft w:val="0"/>
              <w:marRight w:val="0"/>
              <w:marTop w:val="0"/>
              <w:marBottom w:val="0"/>
              <w:divBdr>
                <w:top w:val="none" w:sz="0" w:space="0" w:color="auto"/>
                <w:left w:val="none" w:sz="0" w:space="0" w:color="auto"/>
                <w:bottom w:val="none" w:sz="0" w:space="0" w:color="auto"/>
                <w:right w:val="none" w:sz="0" w:space="0" w:color="auto"/>
              </w:divBdr>
            </w:div>
            <w:div w:id="797266138">
              <w:marLeft w:val="0"/>
              <w:marRight w:val="0"/>
              <w:marTop w:val="0"/>
              <w:marBottom w:val="0"/>
              <w:divBdr>
                <w:top w:val="none" w:sz="0" w:space="0" w:color="auto"/>
                <w:left w:val="none" w:sz="0" w:space="0" w:color="auto"/>
                <w:bottom w:val="none" w:sz="0" w:space="0" w:color="auto"/>
                <w:right w:val="none" w:sz="0" w:space="0" w:color="auto"/>
              </w:divBdr>
            </w:div>
            <w:div w:id="799803196">
              <w:marLeft w:val="0"/>
              <w:marRight w:val="0"/>
              <w:marTop w:val="0"/>
              <w:marBottom w:val="0"/>
              <w:divBdr>
                <w:top w:val="none" w:sz="0" w:space="0" w:color="auto"/>
                <w:left w:val="none" w:sz="0" w:space="0" w:color="auto"/>
                <w:bottom w:val="none" w:sz="0" w:space="0" w:color="auto"/>
                <w:right w:val="none" w:sz="0" w:space="0" w:color="auto"/>
              </w:divBdr>
            </w:div>
            <w:div w:id="802044822">
              <w:marLeft w:val="0"/>
              <w:marRight w:val="0"/>
              <w:marTop w:val="0"/>
              <w:marBottom w:val="0"/>
              <w:divBdr>
                <w:top w:val="none" w:sz="0" w:space="0" w:color="auto"/>
                <w:left w:val="none" w:sz="0" w:space="0" w:color="auto"/>
                <w:bottom w:val="none" w:sz="0" w:space="0" w:color="auto"/>
                <w:right w:val="none" w:sz="0" w:space="0" w:color="auto"/>
              </w:divBdr>
            </w:div>
            <w:div w:id="802427905">
              <w:marLeft w:val="0"/>
              <w:marRight w:val="0"/>
              <w:marTop w:val="0"/>
              <w:marBottom w:val="0"/>
              <w:divBdr>
                <w:top w:val="none" w:sz="0" w:space="0" w:color="auto"/>
                <w:left w:val="none" w:sz="0" w:space="0" w:color="auto"/>
                <w:bottom w:val="none" w:sz="0" w:space="0" w:color="auto"/>
                <w:right w:val="none" w:sz="0" w:space="0" w:color="auto"/>
              </w:divBdr>
              <w:divsChild>
                <w:div w:id="20207247">
                  <w:marLeft w:val="0"/>
                  <w:marRight w:val="0"/>
                  <w:marTop w:val="0"/>
                  <w:marBottom w:val="0"/>
                  <w:divBdr>
                    <w:top w:val="none" w:sz="0" w:space="0" w:color="auto"/>
                    <w:left w:val="none" w:sz="0" w:space="0" w:color="auto"/>
                    <w:bottom w:val="none" w:sz="0" w:space="0" w:color="auto"/>
                    <w:right w:val="none" w:sz="0" w:space="0" w:color="auto"/>
                  </w:divBdr>
                </w:div>
                <w:div w:id="32316530">
                  <w:marLeft w:val="0"/>
                  <w:marRight w:val="0"/>
                  <w:marTop w:val="0"/>
                  <w:marBottom w:val="0"/>
                  <w:divBdr>
                    <w:top w:val="none" w:sz="0" w:space="0" w:color="auto"/>
                    <w:left w:val="none" w:sz="0" w:space="0" w:color="auto"/>
                    <w:bottom w:val="none" w:sz="0" w:space="0" w:color="auto"/>
                    <w:right w:val="none" w:sz="0" w:space="0" w:color="auto"/>
                  </w:divBdr>
                </w:div>
                <w:div w:id="72943158">
                  <w:marLeft w:val="0"/>
                  <w:marRight w:val="0"/>
                  <w:marTop w:val="0"/>
                  <w:marBottom w:val="0"/>
                  <w:divBdr>
                    <w:top w:val="none" w:sz="0" w:space="0" w:color="auto"/>
                    <w:left w:val="none" w:sz="0" w:space="0" w:color="auto"/>
                    <w:bottom w:val="none" w:sz="0" w:space="0" w:color="auto"/>
                    <w:right w:val="none" w:sz="0" w:space="0" w:color="auto"/>
                  </w:divBdr>
                </w:div>
                <w:div w:id="147983814">
                  <w:marLeft w:val="0"/>
                  <w:marRight w:val="0"/>
                  <w:marTop w:val="0"/>
                  <w:marBottom w:val="0"/>
                  <w:divBdr>
                    <w:top w:val="none" w:sz="0" w:space="0" w:color="auto"/>
                    <w:left w:val="none" w:sz="0" w:space="0" w:color="auto"/>
                    <w:bottom w:val="none" w:sz="0" w:space="0" w:color="auto"/>
                    <w:right w:val="none" w:sz="0" w:space="0" w:color="auto"/>
                  </w:divBdr>
                </w:div>
                <w:div w:id="181285008">
                  <w:marLeft w:val="0"/>
                  <w:marRight w:val="0"/>
                  <w:marTop w:val="0"/>
                  <w:marBottom w:val="0"/>
                  <w:divBdr>
                    <w:top w:val="none" w:sz="0" w:space="0" w:color="auto"/>
                    <w:left w:val="none" w:sz="0" w:space="0" w:color="auto"/>
                    <w:bottom w:val="none" w:sz="0" w:space="0" w:color="auto"/>
                    <w:right w:val="none" w:sz="0" w:space="0" w:color="auto"/>
                  </w:divBdr>
                </w:div>
                <w:div w:id="194586596">
                  <w:marLeft w:val="0"/>
                  <w:marRight w:val="0"/>
                  <w:marTop w:val="0"/>
                  <w:marBottom w:val="0"/>
                  <w:divBdr>
                    <w:top w:val="none" w:sz="0" w:space="0" w:color="auto"/>
                    <w:left w:val="none" w:sz="0" w:space="0" w:color="auto"/>
                    <w:bottom w:val="none" w:sz="0" w:space="0" w:color="auto"/>
                    <w:right w:val="none" w:sz="0" w:space="0" w:color="auto"/>
                  </w:divBdr>
                </w:div>
                <w:div w:id="236090968">
                  <w:marLeft w:val="0"/>
                  <w:marRight w:val="0"/>
                  <w:marTop w:val="0"/>
                  <w:marBottom w:val="0"/>
                  <w:divBdr>
                    <w:top w:val="none" w:sz="0" w:space="0" w:color="auto"/>
                    <w:left w:val="none" w:sz="0" w:space="0" w:color="auto"/>
                    <w:bottom w:val="none" w:sz="0" w:space="0" w:color="auto"/>
                    <w:right w:val="none" w:sz="0" w:space="0" w:color="auto"/>
                  </w:divBdr>
                </w:div>
                <w:div w:id="298538374">
                  <w:marLeft w:val="0"/>
                  <w:marRight w:val="0"/>
                  <w:marTop w:val="0"/>
                  <w:marBottom w:val="0"/>
                  <w:divBdr>
                    <w:top w:val="none" w:sz="0" w:space="0" w:color="auto"/>
                    <w:left w:val="none" w:sz="0" w:space="0" w:color="auto"/>
                    <w:bottom w:val="none" w:sz="0" w:space="0" w:color="auto"/>
                    <w:right w:val="none" w:sz="0" w:space="0" w:color="auto"/>
                  </w:divBdr>
                </w:div>
                <w:div w:id="368065685">
                  <w:marLeft w:val="0"/>
                  <w:marRight w:val="0"/>
                  <w:marTop w:val="0"/>
                  <w:marBottom w:val="0"/>
                  <w:divBdr>
                    <w:top w:val="none" w:sz="0" w:space="0" w:color="auto"/>
                    <w:left w:val="none" w:sz="0" w:space="0" w:color="auto"/>
                    <w:bottom w:val="none" w:sz="0" w:space="0" w:color="auto"/>
                    <w:right w:val="none" w:sz="0" w:space="0" w:color="auto"/>
                  </w:divBdr>
                </w:div>
                <w:div w:id="382797201">
                  <w:marLeft w:val="0"/>
                  <w:marRight w:val="0"/>
                  <w:marTop w:val="0"/>
                  <w:marBottom w:val="0"/>
                  <w:divBdr>
                    <w:top w:val="none" w:sz="0" w:space="0" w:color="auto"/>
                    <w:left w:val="none" w:sz="0" w:space="0" w:color="auto"/>
                    <w:bottom w:val="none" w:sz="0" w:space="0" w:color="auto"/>
                    <w:right w:val="none" w:sz="0" w:space="0" w:color="auto"/>
                  </w:divBdr>
                </w:div>
                <w:div w:id="383798426">
                  <w:marLeft w:val="0"/>
                  <w:marRight w:val="0"/>
                  <w:marTop w:val="0"/>
                  <w:marBottom w:val="0"/>
                  <w:divBdr>
                    <w:top w:val="none" w:sz="0" w:space="0" w:color="auto"/>
                    <w:left w:val="none" w:sz="0" w:space="0" w:color="auto"/>
                    <w:bottom w:val="none" w:sz="0" w:space="0" w:color="auto"/>
                    <w:right w:val="none" w:sz="0" w:space="0" w:color="auto"/>
                  </w:divBdr>
                </w:div>
                <w:div w:id="395013844">
                  <w:marLeft w:val="0"/>
                  <w:marRight w:val="0"/>
                  <w:marTop w:val="0"/>
                  <w:marBottom w:val="0"/>
                  <w:divBdr>
                    <w:top w:val="none" w:sz="0" w:space="0" w:color="auto"/>
                    <w:left w:val="none" w:sz="0" w:space="0" w:color="auto"/>
                    <w:bottom w:val="none" w:sz="0" w:space="0" w:color="auto"/>
                    <w:right w:val="none" w:sz="0" w:space="0" w:color="auto"/>
                  </w:divBdr>
                </w:div>
                <w:div w:id="452291977">
                  <w:marLeft w:val="0"/>
                  <w:marRight w:val="0"/>
                  <w:marTop w:val="0"/>
                  <w:marBottom w:val="0"/>
                  <w:divBdr>
                    <w:top w:val="none" w:sz="0" w:space="0" w:color="auto"/>
                    <w:left w:val="none" w:sz="0" w:space="0" w:color="auto"/>
                    <w:bottom w:val="none" w:sz="0" w:space="0" w:color="auto"/>
                    <w:right w:val="none" w:sz="0" w:space="0" w:color="auto"/>
                  </w:divBdr>
                </w:div>
                <w:div w:id="560405324">
                  <w:marLeft w:val="0"/>
                  <w:marRight w:val="0"/>
                  <w:marTop w:val="0"/>
                  <w:marBottom w:val="0"/>
                  <w:divBdr>
                    <w:top w:val="none" w:sz="0" w:space="0" w:color="auto"/>
                    <w:left w:val="none" w:sz="0" w:space="0" w:color="auto"/>
                    <w:bottom w:val="none" w:sz="0" w:space="0" w:color="auto"/>
                    <w:right w:val="none" w:sz="0" w:space="0" w:color="auto"/>
                  </w:divBdr>
                </w:div>
                <w:div w:id="624850842">
                  <w:marLeft w:val="0"/>
                  <w:marRight w:val="0"/>
                  <w:marTop w:val="0"/>
                  <w:marBottom w:val="0"/>
                  <w:divBdr>
                    <w:top w:val="none" w:sz="0" w:space="0" w:color="auto"/>
                    <w:left w:val="none" w:sz="0" w:space="0" w:color="auto"/>
                    <w:bottom w:val="none" w:sz="0" w:space="0" w:color="auto"/>
                    <w:right w:val="none" w:sz="0" w:space="0" w:color="auto"/>
                  </w:divBdr>
                </w:div>
                <w:div w:id="653949863">
                  <w:marLeft w:val="0"/>
                  <w:marRight w:val="0"/>
                  <w:marTop w:val="0"/>
                  <w:marBottom w:val="0"/>
                  <w:divBdr>
                    <w:top w:val="none" w:sz="0" w:space="0" w:color="auto"/>
                    <w:left w:val="none" w:sz="0" w:space="0" w:color="auto"/>
                    <w:bottom w:val="none" w:sz="0" w:space="0" w:color="auto"/>
                    <w:right w:val="none" w:sz="0" w:space="0" w:color="auto"/>
                  </w:divBdr>
                </w:div>
                <w:div w:id="656685837">
                  <w:marLeft w:val="0"/>
                  <w:marRight w:val="0"/>
                  <w:marTop w:val="0"/>
                  <w:marBottom w:val="0"/>
                  <w:divBdr>
                    <w:top w:val="none" w:sz="0" w:space="0" w:color="auto"/>
                    <w:left w:val="none" w:sz="0" w:space="0" w:color="auto"/>
                    <w:bottom w:val="none" w:sz="0" w:space="0" w:color="auto"/>
                    <w:right w:val="none" w:sz="0" w:space="0" w:color="auto"/>
                  </w:divBdr>
                </w:div>
                <w:div w:id="665550346">
                  <w:marLeft w:val="0"/>
                  <w:marRight w:val="0"/>
                  <w:marTop w:val="0"/>
                  <w:marBottom w:val="0"/>
                  <w:divBdr>
                    <w:top w:val="none" w:sz="0" w:space="0" w:color="auto"/>
                    <w:left w:val="none" w:sz="0" w:space="0" w:color="auto"/>
                    <w:bottom w:val="none" w:sz="0" w:space="0" w:color="auto"/>
                    <w:right w:val="none" w:sz="0" w:space="0" w:color="auto"/>
                  </w:divBdr>
                </w:div>
                <w:div w:id="666446420">
                  <w:marLeft w:val="0"/>
                  <w:marRight w:val="0"/>
                  <w:marTop w:val="0"/>
                  <w:marBottom w:val="0"/>
                  <w:divBdr>
                    <w:top w:val="none" w:sz="0" w:space="0" w:color="auto"/>
                    <w:left w:val="none" w:sz="0" w:space="0" w:color="auto"/>
                    <w:bottom w:val="none" w:sz="0" w:space="0" w:color="auto"/>
                    <w:right w:val="none" w:sz="0" w:space="0" w:color="auto"/>
                  </w:divBdr>
                </w:div>
                <w:div w:id="671839584">
                  <w:marLeft w:val="0"/>
                  <w:marRight w:val="0"/>
                  <w:marTop w:val="0"/>
                  <w:marBottom w:val="0"/>
                  <w:divBdr>
                    <w:top w:val="none" w:sz="0" w:space="0" w:color="auto"/>
                    <w:left w:val="none" w:sz="0" w:space="0" w:color="auto"/>
                    <w:bottom w:val="none" w:sz="0" w:space="0" w:color="auto"/>
                    <w:right w:val="none" w:sz="0" w:space="0" w:color="auto"/>
                  </w:divBdr>
                </w:div>
                <w:div w:id="678695549">
                  <w:marLeft w:val="0"/>
                  <w:marRight w:val="0"/>
                  <w:marTop w:val="0"/>
                  <w:marBottom w:val="0"/>
                  <w:divBdr>
                    <w:top w:val="none" w:sz="0" w:space="0" w:color="auto"/>
                    <w:left w:val="none" w:sz="0" w:space="0" w:color="auto"/>
                    <w:bottom w:val="none" w:sz="0" w:space="0" w:color="auto"/>
                    <w:right w:val="none" w:sz="0" w:space="0" w:color="auto"/>
                  </w:divBdr>
                </w:div>
                <w:div w:id="681929096">
                  <w:marLeft w:val="0"/>
                  <w:marRight w:val="0"/>
                  <w:marTop w:val="0"/>
                  <w:marBottom w:val="0"/>
                  <w:divBdr>
                    <w:top w:val="none" w:sz="0" w:space="0" w:color="auto"/>
                    <w:left w:val="none" w:sz="0" w:space="0" w:color="auto"/>
                    <w:bottom w:val="none" w:sz="0" w:space="0" w:color="auto"/>
                    <w:right w:val="none" w:sz="0" w:space="0" w:color="auto"/>
                  </w:divBdr>
                </w:div>
                <w:div w:id="700786679">
                  <w:marLeft w:val="0"/>
                  <w:marRight w:val="0"/>
                  <w:marTop w:val="0"/>
                  <w:marBottom w:val="0"/>
                  <w:divBdr>
                    <w:top w:val="none" w:sz="0" w:space="0" w:color="auto"/>
                    <w:left w:val="none" w:sz="0" w:space="0" w:color="auto"/>
                    <w:bottom w:val="none" w:sz="0" w:space="0" w:color="auto"/>
                    <w:right w:val="none" w:sz="0" w:space="0" w:color="auto"/>
                  </w:divBdr>
                </w:div>
                <w:div w:id="718866345">
                  <w:marLeft w:val="0"/>
                  <w:marRight w:val="0"/>
                  <w:marTop w:val="0"/>
                  <w:marBottom w:val="0"/>
                  <w:divBdr>
                    <w:top w:val="none" w:sz="0" w:space="0" w:color="auto"/>
                    <w:left w:val="none" w:sz="0" w:space="0" w:color="auto"/>
                    <w:bottom w:val="none" w:sz="0" w:space="0" w:color="auto"/>
                    <w:right w:val="none" w:sz="0" w:space="0" w:color="auto"/>
                  </w:divBdr>
                </w:div>
                <w:div w:id="726152944">
                  <w:marLeft w:val="0"/>
                  <w:marRight w:val="0"/>
                  <w:marTop w:val="0"/>
                  <w:marBottom w:val="0"/>
                  <w:divBdr>
                    <w:top w:val="none" w:sz="0" w:space="0" w:color="auto"/>
                    <w:left w:val="none" w:sz="0" w:space="0" w:color="auto"/>
                    <w:bottom w:val="none" w:sz="0" w:space="0" w:color="auto"/>
                    <w:right w:val="none" w:sz="0" w:space="0" w:color="auto"/>
                  </w:divBdr>
                </w:div>
                <w:div w:id="754476266">
                  <w:marLeft w:val="0"/>
                  <w:marRight w:val="0"/>
                  <w:marTop w:val="0"/>
                  <w:marBottom w:val="0"/>
                  <w:divBdr>
                    <w:top w:val="none" w:sz="0" w:space="0" w:color="auto"/>
                    <w:left w:val="none" w:sz="0" w:space="0" w:color="auto"/>
                    <w:bottom w:val="none" w:sz="0" w:space="0" w:color="auto"/>
                    <w:right w:val="none" w:sz="0" w:space="0" w:color="auto"/>
                  </w:divBdr>
                </w:div>
                <w:div w:id="754670376">
                  <w:marLeft w:val="0"/>
                  <w:marRight w:val="0"/>
                  <w:marTop w:val="0"/>
                  <w:marBottom w:val="0"/>
                  <w:divBdr>
                    <w:top w:val="none" w:sz="0" w:space="0" w:color="auto"/>
                    <w:left w:val="none" w:sz="0" w:space="0" w:color="auto"/>
                    <w:bottom w:val="none" w:sz="0" w:space="0" w:color="auto"/>
                    <w:right w:val="none" w:sz="0" w:space="0" w:color="auto"/>
                  </w:divBdr>
                </w:div>
                <w:div w:id="777407639">
                  <w:marLeft w:val="0"/>
                  <w:marRight w:val="0"/>
                  <w:marTop w:val="0"/>
                  <w:marBottom w:val="0"/>
                  <w:divBdr>
                    <w:top w:val="none" w:sz="0" w:space="0" w:color="auto"/>
                    <w:left w:val="none" w:sz="0" w:space="0" w:color="auto"/>
                    <w:bottom w:val="none" w:sz="0" w:space="0" w:color="auto"/>
                    <w:right w:val="none" w:sz="0" w:space="0" w:color="auto"/>
                  </w:divBdr>
                </w:div>
                <w:div w:id="788934779">
                  <w:marLeft w:val="0"/>
                  <w:marRight w:val="0"/>
                  <w:marTop w:val="0"/>
                  <w:marBottom w:val="0"/>
                  <w:divBdr>
                    <w:top w:val="none" w:sz="0" w:space="0" w:color="auto"/>
                    <w:left w:val="none" w:sz="0" w:space="0" w:color="auto"/>
                    <w:bottom w:val="none" w:sz="0" w:space="0" w:color="auto"/>
                    <w:right w:val="none" w:sz="0" w:space="0" w:color="auto"/>
                  </w:divBdr>
                </w:div>
                <w:div w:id="802816817">
                  <w:marLeft w:val="0"/>
                  <w:marRight w:val="0"/>
                  <w:marTop w:val="0"/>
                  <w:marBottom w:val="0"/>
                  <w:divBdr>
                    <w:top w:val="none" w:sz="0" w:space="0" w:color="auto"/>
                    <w:left w:val="none" w:sz="0" w:space="0" w:color="auto"/>
                    <w:bottom w:val="none" w:sz="0" w:space="0" w:color="auto"/>
                    <w:right w:val="none" w:sz="0" w:space="0" w:color="auto"/>
                  </w:divBdr>
                </w:div>
                <w:div w:id="805272462">
                  <w:marLeft w:val="0"/>
                  <w:marRight w:val="0"/>
                  <w:marTop w:val="0"/>
                  <w:marBottom w:val="0"/>
                  <w:divBdr>
                    <w:top w:val="none" w:sz="0" w:space="0" w:color="auto"/>
                    <w:left w:val="none" w:sz="0" w:space="0" w:color="auto"/>
                    <w:bottom w:val="none" w:sz="0" w:space="0" w:color="auto"/>
                    <w:right w:val="none" w:sz="0" w:space="0" w:color="auto"/>
                  </w:divBdr>
                </w:div>
                <w:div w:id="834996926">
                  <w:marLeft w:val="0"/>
                  <w:marRight w:val="0"/>
                  <w:marTop w:val="0"/>
                  <w:marBottom w:val="0"/>
                  <w:divBdr>
                    <w:top w:val="none" w:sz="0" w:space="0" w:color="auto"/>
                    <w:left w:val="none" w:sz="0" w:space="0" w:color="auto"/>
                    <w:bottom w:val="none" w:sz="0" w:space="0" w:color="auto"/>
                    <w:right w:val="none" w:sz="0" w:space="0" w:color="auto"/>
                  </w:divBdr>
                </w:div>
                <w:div w:id="846821561">
                  <w:marLeft w:val="0"/>
                  <w:marRight w:val="0"/>
                  <w:marTop w:val="0"/>
                  <w:marBottom w:val="0"/>
                  <w:divBdr>
                    <w:top w:val="none" w:sz="0" w:space="0" w:color="auto"/>
                    <w:left w:val="none" w:sz="0" w:space="0" w:color="auto"/>
                    <w:bottom w:val="none" w:sz="0" w:space="0" w:color="auto"/>
                    <w:right w:val="none" w:sz="0" w:space="0" w:color="auto"/>
                  </w:divBdr>
                </w:div>
                <w:div w:id="875582914">
                  <w:marLeft w:val="0"/>
                  <w:marRight w:val="0"/>
                  <w:marTop w:val="0"/>
                  <w:marBottom w:val="0"/>
                  <w:divBdr>
                    <w:top w:val="none" w:sz="0" w:space="0" w:color="auto"/>
                    <w:left w:val="none" w:sz="0" w:space="0" w:color="auto"/>
                    <w:bottom w:val="none" w:sz="0" w:space="0" w:color="auto"/>
                    <w:right w:val="none" w:sz="0" w:space="0" w:color="auto"/>
                  </w:divBdr>
                </w:div>
                <w:div w:id="902641636">
                  <w:marLeft w:val="0"/>
                  <w:marRight w:val="0"/>
                  <w:marTop w:val="0"/>
                  <w:marBottom w:val="0"/>
                  <w:divBdr>
                    <w:top w:val="none" w:sz="0" w:space="0" w:color="auto"/>
                    <w:left w:val="none" w:sz="0" w:space="0" w:color="auto"/>
                    <w:bottom w:val="none" w:sz="0" w:space="0" w:color="auto"/>
                    <w:right w:val="none" w:sz="0" w:space="0" w:color="auto"/>
                  </w:divBdr>
                </w:div>
                <w:div w:id="956830793">
                  <w:marLeft w:val="0"/>
                  <w:marRight w:val="0"/>
                  <w:marTop w:val="0"/>
                  <w:marBottom w:val="0"/>
                  <w:divBdr>
                    <w:top w:val="none" w:sz="0" w:space="0" w:color="auto"/>
                    <w:left w:val="none" w:sz="0" w:space="0" w:color="auto"/>
                    <w:bottom w:val="none" w:sz="0" w:space="0" w:color="auto"/>
                    <w:right w:val="none" w:sz="0" w:space="0" w:color="auto"/>
                  </w:divBdr>
                </w:div>
                <w:div w:id="958954930">
                  <w:marLeft w:val="0"/>
                  <w:marRight w:val="0"/>
                  <w:marTop w:val="0"/>
                  <w:marBottom w:val="0"/>
                  <w:divBdr>
                    <w:top w:val="none" w:sz="0" w:space="0" w:color="auto"/>
                    <w:left w:val="none" w:sz="0" w:space="0" w:color="auto"/>
                    <w:bottom w:val="none" w:sz="0" w:space="0" w:color="auto"/>
                    <w:right w:val="none" w:sz="0" w:space="0" w:color="auto"/>
                  </w:divBdr>
                </w:div>
                <w:div w:id="991717660">
                  <w:marLeft w:val="0"/>
                  <w:marRight w:val="0"/>
                  <w:marTop w:val="0"/>
                  <w:marBottom w:val="0"/>
                  <w:divBdr>
                    <w:top w:val="none" w:sz="0" w:space="0" w:color="auto"/>
                    <w:left w:val="none" w:sz="0" w:space="0" w:color="auto"/>
                    <w:bottom w:val="none" w:sz="0" w:space="0" w:color="auto"/>
                    <w:right w:val="none" w:sz="0" w:space="0" w:color="auto"/>
                  </w:divBdr>
                </w:div>
                <w:div w:id="1010765878">
                  <w:marLeft w:val="0"/>
                  <w:marRight w:val="0"/>
                  <w:marTop w:val="0"/>
                  <w:marBottom w:val="0"/>
                  <w:divBdr>
                    <w:top w:val="none" w:sz="0" w:space="0" w:color="auto"/>
                    <w:left w:val="none" w:sz="0" w:space="0" w:color="auto"/>
                    <w:bottom w:val="none" w:sz="0" w:space="0" w:color="auto"/>
                    <w:right w:val="none" w:sz="0" w:space="0" w:color="auto"/>
                  </w:divBdr>
                </w:div>
                <w:div w:id="1050770003">
                  <w:marLeft w:val="0"/>
                  <w:marRight w:val="0"/>
                  <w:marTop w:val="0"/>
                  <w:marBottom w:val="0"/>
                  <w:divBdr>
                    <w:top w:val="none" w:sz="0" w:space="0" w:color="auto"/>
                    <w:left w:val="none" w:sz="0" w:space="0" w:color="auto"/>
                    <w:bottom w:val="none" w:sz="0" w:space="0" w:color="auto"/>
                    <w:right w:val="none" w:sz="0" w:space="0" w:color="auto"/>
                  </w:divBdr>
                </w:div>
                <w:div w:id="1063066143">
                  <w:marLeft w:val="0"/>
                  <w:marRight w:val="0"/>
                  <w:marTop w:val="0"/>
                  <w:marBottom w:val="0"/>
                  <w:divBdr>
                    <w:top w:val="none" w:sz="0" w:space="0" w:color="auto"/>
                    <w:left w:val="none" w:sz="0" w:space="0" w:color="auto"/>
                    <w:bottom w:val="none" w:sz="0" w:space="0" w:color="auto"/>
                    <w:right w:val="none" w:sz="0" w:space="0" w:color="auto"/>
                  </w:divBdr>
                </w:div>
                <w:div w:id="1088885273">
                  <w:marLeft w:val="0"/>
                  <w:marRight w:val="0"/>
                  <w:marTop w:val="0"/>
                  <w:marBottom w:val="0"/>
                  <w:divBdr>
                    <w:top w:val="none" w:sz="0" w:space="0" w:color="auto"/>
                    <w:left w:val="none" w:sz="0" w:space="0" w:color="auto"/>
                    <w:bottom w:val="none" w:sz="0" w:space="0" w:color="auto"/>
                    <w:right w:val="none" w:sz="0" w:space="0" w:color="auto"/>
                  </w:divBdr>
                </w:div>
                <w:div w:id="1102412163">
                  <w:marLeft w:val="0"/>
                  <w:marRight w:val="0"/>
                  <w:marTop w:val="0"/>
                  <w:marBottom w:val="0"/>
                  <w:divBdr>
                    <w:top w:val="none" w:sz="0" w:space="0" w:color="auto"/>
                    <w:left w:val="none" w:sz="0" w:space="0" w:color="auto"/>
                    <w:bottom w:val="none" w:sz="0" w:space="0" w:color="auto"/>
                    <w:right w:val="none" w:sz="0" w:space="0" w:color="auto"/>
                  </w:divBdr>
                </w:div>
                <w:div w:id="1106925122">
                  <w:marLeft w:val="0"/>
                  <w:marRight w:val="0"/>
                  <w:marTop w:val="0"/>
                  <w:marBottom w:val="0"/>
                  <w:divBdr>
                    <w:top w:val="none" w:sz="0" w:space="0" w:color="auto"/>
                    <w:left w:val="none" w:sz="0" w:space="0" w:color="auto"/>
                    <w:bottom w:val="none" w:sz="0" w:space="0" w:color="auto"/>
                    <w:right w:val="none" w:sz="0" w:space="0" w:color="auto"/>
                  </w:divBdr>
                </w:div>
                <w:div w:id="1131166458">
                  <w:marLeft w:val="0"/>
                  <w:marRight w:val="0"/>
                  <w:marTop w:val="0"/>
                  <w:marBottom w:val="0"/>
                  <w:divBdr>
                    <w:top w:val="none" w:sz="0" w:space="0" w:color="auto"/>
                    <w:left w:val="none" w:sz="0" w:space="0" w:color="auto"/>
                    <w:bottom w:val="none" w:sz="0" w:space="0" w:color="auto"/>
                    <w:right w:val="none" w:sz="0" w:space="0" w:color="auto"/>
                  </w:divBdr>
                </w:div>
                <w:div w:id="1136683619">
                  <w:marLeft w:val="0"/>
                  <w:marRight w:val="0"/>
                  <w:marTop w:val="0"/>
                  <w:marBottom w:val="0"/>
                  <w:divBdr>
                    <w:top w:val="none" w:sz="0" w:space="0" w:color="auto"/>
                    <w:left w:val="none" w:sz="0" w:space="0" w:color="auto"/>
                    <w:bottom w:val="none" w:sz="0" w:space="0" w:color="auto"/>
                    <w:right w:val="none" w:sz="0" w:space="0" w:color="auto"/>
                  </w:divBdr>
                </w:div>
                <w:div w:id="1197963032">
                  <w:marLeft w:val="0"/>
                  <w:marRight w:val="0"/>
                  <w:marTop w:val="0"/>
                  <w:marBottom w:val="0"/>
                  <w:divBdr>
                    <w:top w:val="none" w:sz="0" w:space="0" w:color="auto"/>
                    <w:left w:val="none" w:sz="0" w:space="0" w:color="auto"/>
                    <w:bottom w:val="none" w:sz="0" w:space="0" w:color="auto"/>
                    <w:right w:val="none" w:sz="0" w:space="0" w:color="auto"/>
                  </w:divBdr>
                </w:div>
                <w:div w:id="1200895564">
                  <w:marLeft w:val="0"/>
                  <w:marRight w:val="0"/>
                  <w:marTop w:val="0"/>
                  <w:marBottom w:val="0"/>
                  <w:divBdr>
                    <w:top w:val="none" w:sz="0" w:space="0" w:color="auto"/>
                    <w:left w:val="none" w:sz="0" w:space="0" w:color="auto"/>
                    <w:bottom w:val="none" w:sz="0" w:space="0" w:color="auto"/>
                    <w:right w:val="none" w:sz="0" w:space="0" w:color="auto"/>
                  </w:divBdr>
                </w:div>
                <w:div w:id="1200976669">
                  <w:marLeft w:val="0"/>
                  <w:marRight w:val="0"/>
                  <w:marTop w:val="0"/>
                  <w:marBottom w:val="0"/>
                  <w:divBdr>
                    <w:top w:val="none" w:sz="0" w:space="0" w:color="auto"/>
                    <w:left w:val="none" w:sz="0" w:space="0" w:color="auto"/>
                    <w:bottom w:val="none" w:sz="0" w:space="0" w:color="auto"/>
                    <w:right w:val="none" w:sz="0" w:space="0" w:color="auto"/>
                  </w:divBdr>
                </w:div>
                <w:div w:id="1283538154">
                  <w:marLeft w:val="0"/>
                  <w:marRight w:val="0"/>
                  <w:marTop w:val="0"/>
                  <w:marBottom w:val="0"/>
                  <w:divBdr>
                    <w:top w:val="none" w:sz="0" w:space="0" w:color="auto"/>
                    <w:left w:val="none" w:sz="0" w:space="0" w:color="auto"/>
                    <w:bottom w:val="none" w:sz="0" w:space="0" w:color="auto"/>
                    <w:right w:val="none" w:sz="0" w:space="0" w:color="auto"/>
                  </w:divBdr>
                </w:div>
                <w:div w:id="1286086914">
                  <w:marLeft w:val="0"/>
                  <w:marRight w:val="0"/>
                  <w:marTop w:val="0"/>
                  <w:marBottom w:val="0"/>
                  <w:divBdr>
                    <w:top w:val="none" w:sz="0" w:space="0" w:color="auto"/>
                    <w:left w:val="none" w:sz="0" w:space="0" w:color="auto"/>
                    <w:bottom w:val="none" w:sz="0" w:space="0" w:color="auto"/>
                    <w:right w:val="none" w:sz="0" w:space="0" w:color="auto"/>
                  </w:divBdr>
                </w:div>
                <w:div w:id="1295526940">
                  <w:marLeft w:val="0"/>
                  <w:marRight w:val="0"/>
                  <w:marTop w:val="0"/>
                  <w:marBottom w:val="0"/>
                  <w:divBdr>
                    <w:top w:val="none" w:sz="0" w:space="0" w:color="auto"/>
                    <w:left w:val="none" w:sz="0" w:space="0" w:color="auto"/>
                    <w:bottom w:val="none" w:sz="0" w:space="0" w:color="auto"/>
                    <w:right w:val="none" w:sz="0" w:space="0" w:color="auto"/>
                  </w:divBdr>
                </w:div>
                <w:div w:id="1337533861">
                  <w:marLeft w:val="0"/>
                  <w:marRight w:val="0"/>
                  <w:marTop w:val="0"/>
                  <w:marBottom w:val="0"/>
                  <w:divBdr>
                    <w:top w:val="none" w:sz="0" w:space="0" w:color="auto"/>
                    <w:left w:val="none" w:sz="0" w:space="0" w:color="auto"/>
                    <w:bottom w:val="none" w:sz="0" w:space="0" w:color="auto"/>
                    <w:right w:val="none" w:sz="0" w:space="0" w:color="auto"/>
                  </w:divBdr>
                </w:div>
                <w:div w:id="1370838946">
                  <w:marLeft w:val="0"/>
                  <w:marRight w:val="0"/>
                  <w:marTop w:val="0"/>
                  <w:marBottom w:val="0"/>
                  <w:divBdr>
                    <w:top w:val="none" w:sz="0" w:space="0" w:color="auto"/>
                    <w:left w:val="none" w:sz="0" w:space="0" w:color="auto"/>
                    <w:bottom w:val="none" w:sz="0" w:space="0" w:color="auto"/>
                    <w:right w:val="none" w:sz="0" w:space="0" w:color="auto"/>
                  </w:divBdr>
                </w:div>
                <w:div w:id="1400135840">
                  <w:marLeft w:val="0"/>
                  <w:marRight w:val="0"/>
                  <w:marTop w:val="0"/>
                  <w:marBottom w:val="0"/>
                  <w:divBdr>
                    <w:top w:val="none" w:sz="0" w:space="0" w:color="auto"/>
                    <w:left w:val="none" w:sz="0" w:space="0" w:color="auto"/>
                    <w:bottom w:val="none" w:sz="0" w:space="0" w:color="auto"/>
                    <w:right w:val="none" w:sz="0" w:space="0" w:color="auto"/>
                  </w:divBdr>
                </w:div>
                <w:div w:id="1401051813">
                  <w:marLeft w:val="0"/>
                  <w:marRight w:val="0"/>
                  <w:marTop w:val="0"/>
                  <w:marBottom w:val="0"/>
                  <w:divBdr>
                    <w:top w:val="none" w:sz="0" w:space="0" w:color="auto"/>
                    <w:left w:val="none" w:sz="0" w:space="0" w:color="auto"/>
                    <w:bottom w:val="none" w:sz="0" w:space="0" w:color="auto"/>
                    <w:right w:val="none" w:sz="0" w:space="0" w:color="auto"/>
                  </w:divBdr>
                </w:div>
                <w:div w:id="1410424527">
                  <w:marLeft w:val="0"/>
                  <w:marRight w:val="0"/>
                  <w:marTop w:val="0"/>
                  <w:marBottom w:val="0"/>
                  <w:divBdr>
                    <w:top w:val="none" w:sz="0" w:space="0" w:color="auto"/>
                    <w:left w:val="none" w:sz="0" w:space="0" w:color="auto"/>
                    <w:bottom w:val="none" w:sz="0" w:space="0" w:color="auto"/>
                    <w:right w:val="none" w:sz="0" w:space="0" w:color="auto"/>
                  </w:divBdr>
                </w:div>
                <w:div w:id="1411736625">
                  <w:marLeft w:val="0"/>
                  <w:marRight w:val="0"/>
                  <w:marTop w:val="0"/>
                  <w:marBottom w:val="0"/>
                  <w:divBdr>
                    <w:top w:val="none" w:sz="0" w:space="0" w:color="auto"/>
                    <w:left w:val="none" w:sz="0" w:space="0" w:color="auto"/>
                    <w:bottom w:val="none" w:sz="0" w:space="0" w:color="auto"/>
                    <w:right w:val="none" w:sz="0" w:space="0" w:color="auto"/>
                  </w:divBdr>
                </w:div>
                <w:div w:id="1412042404">
                  <w:marLeft w:val="0"/>
                  <w:marRight w:val="0"/>
                  <w:marTop w:val="0"/>
                  <w:marBottom w:val="0"/>
                  <w:divBdr>
                    <w:top w:val="none" w:sz="0" w:space="0" w:color="auto"/>
                    <w:left w:val="none" w:sz="0" w:space="0" w:color="auto"/>
                    <w:bottom w:val="none" w:sz="0" w:space="0" w:color="auto"/>
                    <w:right w:val="none" w:sz="0" w:space="0" w:color="auto"/>
                  </w:divBdr>
                </w:div>
                <w:div w:id="1433282522">
                  <w:marLeft w:val="0"/>
                  <w:marRight w:val="0"/>
                  <w:marTop w:val="0"/>
                  <w:marBottom w:val="0"/>
                  <w:divBdr>
                    <w:top w:val="none" w:sz="0" w:space="0" w:color="auto"/>
                    <w:left w:val="none" w:sz="0" w:space="0" w:color="auto"/>
                    <w:bottom w:val="none" w:sz="0" w:space="0" w:color="auto"/>
                    <w:right w:val="none" w:sz="0" w:space="0" w:color="auto"/>
                  </w:divBdr>
                </w:div>
                <w:div w:id="1464809213">
                  <w:marLeft w:val="0"/>
                  <w:marRight w:val="0"/>
                  <w:marTop w:val="0"/>
                  <w:marBottom w:val="0"/>
                  <w:divBdr>
                    <w:top w:val="none" w:sz="0" w:space="0" w:color="auto"/>
                    <w:left w:val="none" w:sz="0" w:space="0" w:color="auto"/>
                    <w:bottom w:val="none" w:sz="0" w:space="0" w:color="auto"/>
                    <w:right w:val="none" w:sz="0" w:space="0" w:color="auto"/>
                  </w:divBdr>
                </w:div>
                <w:div w:id="1475676463">
                  <w:marLeft w:val="0"/>
                  <w:marRight w:val="0"/>
                  <w:marTop w:val="0"/>
                  <w:marBottom w:val="0"/>
                  <w:divBdr>
                    <w:top w:val="none" w:sz="0" w:space="0" w:color="auto"/>
                    <w:left w:val="none" w:sz="0" w:space="0" w:color="auto"/>
                    <w:bottom w:val="none" w:sz="0" w:space="0" w:color="auto"/>
                    <w:right w:val="none" w:sz="0" w:space="0" w:color="auto"/>
                  </w:divBdr>
                </w:div>
                <w:div w:id="1506434067">
                  <w:marLeft w:val="0"/>
                  <w:marRight w:val="0"/>
                  <w:marTop w:val="0"/>
                  <w:marBottom w:val="0"/>
                  <w:divBdr>
                    <w:top w:val="none" w:sz="0" w:space="0" w:color="auto"/>
                    <w:left w:val="none" w:sz="0" w:space="0" w:color="auto"/>
                    <w:bottom w:val="none" w:sz="0" w:space="0" w:color="auto"/>
                    <w:right w:val="none" w:sz="0" w:space="0" w:color="auto"/>
                  </w:divBdr>
                </w:div>
                <w:div w:id="1598637835">
                  <w:marLeft w:val="0"/>
                  <w:marRight w:val="0"/>
                  <w:marTop w:val="0"/>
                  <w:marBottom w:val="0"/>
                  <w:divBdr>
                    <w:top w:val="none" w:sz="0" w:space="0" w:color="auto"/>
                    <w:left w:val="none" w:sz="0" w:space="0" w:color="auto"/>
                    <w:bottom w:val="none" w:sz="0" w:space="0" w:color="auto"/>
                    <w:right w:val="none" w:sz="0" w:space="0" w:color="auto"/>
                  </w:divBdr>
                </w:div>
                <w:div w:id="1600986392">
                  <w:marLeft w:val="0"/>
                  <w:marRight w:val="0"/>
                  <w:marTop w:val="0"/>
                  <w:marBottom w:val="0"/>
                  <w:divBdr>
                    <w:top w:val="none" w:sz="0" w:space="0" w:color="auto"/>
                    <w:left w:val="none" w:sz="0" w:space="0" w:color="auto"/>
                    <w:bottom w:val="none" w:sz="0" w:space="0" w:color="auto"/>
                    <w:right w:val="none" w:sz="0" w:space="0" w:color="auto"/>
                  </w:divBdr>
                </w:div>
                <w:div w:id="1608469320">
                  <w:marLeft w:val="0"/>
                  <w:marRight w:val="0"/>
                  <w:marTop w:val="0"/>
                  <w:marBottom w:val="0"/>
                  <w:divBdr>
                    <w:top w:val="none" w:sz="0" w:space="0" w:color="auto"/>
                    <w:left w:val="none" w:sz="0" w:space="0" w:color="auto"/>
                    <w:bottom w:val="none" w:sz="0" w:space="0" w:color="auto"/>
                    <w:right w:val="none" w:sz="0" w:space="0" w:color="auto"/>
                  </w:divBdr>
                </w:div>
                <w:div w:id="1611932455">
                  <w:marLeft w:val="0"/>
                  <w:marRight w:val="0"/>
                  <w:marTop w:val="0"/>
                  <w:marBottom w:val="0"/>
                  <w:divBdr>
                    <w:top w:val="none" w:sz="0" w:space="0" w:color="auto"/>
                    <w:left w:val="none" w:sz="0" w:space="0" w:color="auto"/>
                    <w:bottom w:val="none" w:sz="0" w:space="0" w:color="auto"/>
                    <w:right w:val="none" w:sz="0" w:space="0" w:color="auto"/>
                  </w:divBdr>
                </w:div>
                <w:div w:id="1621689324">
                  <w:marLeft w:val="0"/>
                  <w:marRight w:val="0"/>
                  <w:marTop w:val="0"/>
                  <w:marBottom w:val="0"/>
                  <w:divBdr>
                    <w:top w:val="none" w:sz="0" w:space="0" w:color="auto"/>
                    <w:left w:val="none" w:sz="0" w:space="0" w:color="auto"/>
                    <w:bottom w:val="none" w:sz="0" w:space="0" w:color="auto"/>
                    <w:right w:val="none" w:sz="0" w:space="0" w:color="auto"/>
                  </w:divBdr>
                </w:div>
                <w:div w:id="1664817805">
                  <w:marLeft w:val="0"/>
                  <w:marRight w:val="0"/>
                  <w:marTop w:val="0"/>
                  <w:marBottom w:val="0"/>
                  <w:divBdr>
                    <w:top w:val="none" w:sz="0" w:space="0" w:color="auto"/>
                    <w:left w:val="none" w:sz="0" w:space="0" w:color="auto"/>
                    <w:bottom w:val="none" w:sz="0" w:space="0" w:color="auto"/>
                    <w:right w:val="none" w:sz="0" w:space="0" w:color="auto"/>
                  </w:divBdr>
                </w:div>
                <w:div w:id="1694646009">
                  <w:marLeft w:val="0"/>
                  <w:marRight w:val="0"/>
                  <w:marTop w:val="0"/>
                  <w:marBottom w:val="0"/>
                  <w:divBdr>
                    <w:top w:val="none" w:sz="0" w:space="0" w:color="auto"/>
                    <w:left w:val="none" w:sz="0" w:space="0" w:color="auto"/>
                    <w:bottom w:val="none" w:sz="0" w:space="0" w:color="auto"/>
                    <w:right w:val="none" w:sz="0" w:space="0" w:color="auto"/>
                  </w:divBdr>
                </w:div>
                <w:div w:id="1719354264">
                  <w:marLeft w:val="0"/>
                  <w:marRight w:val="0"/>
                  <w:marTop w:val="0"/>
                  <w:marBottom w:val="0"/>
                  <w:divBdr>
                    <w:top w:val="none" w:sz="0" w:space="0" w:color="auto"/>
                    <w:left w:val="none" w:sz="0" w:space="0" w:color="auto"/>
                    <w:bottom w:val="none" w:sz="0" w:space="0" w:color="auto"/>
                    <w:right w:val="none" w:sz="0" w:space="0" w:color="auto"/>
                  </w:divBdr>
                </w:div>
                <w:div w:id="1782530515">
                  <w:marLeft w:val="0"/>
                  <w:marRight w:val="0"/>
                  <w:marTop w:val="0"/>
                  <w:marBottom w:val="0"/>
                  <w:divBdr>
                    <w:top w:val="none" w:sz="0" w:space="0" w:color="auto"/>
                    <w:left w:val="none" w:sz="0" w:space="0" w:color="auto"/>
                    <w:bottom w:val="none" w:sz="0" w:space="0" w:color="auto"/>
                    <w:right w:val="none" w:sz="0" w:space="0" w:color="auto"/>
                  </w:divBdr>
                </w:div>
                <w:div w:id="1825510449">
                  <w:marLeft w:val="0"/>
                  <w:marRight w:val="0"/>
                  <w:marTop w:val="0"/>
                  <w:marBottom w:val="0"/>
                  <w:divBdr>
                    <w:top w:val="none" w:sz="0" w:space="0" w:color="auto"/>
                    <w:left w:val="none" w:sz="0" w:space="0" w:color="auto"/>
                    <w:bottom w:val="none" w:sz="0" w:space="0" w:color="auto"/>
                    <w:right w:val="none" w:sz="0" w:space="0" w:color="auto"/>
                  </w:divBdr>
                </w:div>
                <w:div w:id="1827352559">
                  <w:marLeft w:val="0"/>
                  <w:marRight w:val="0"/>
                  <w:marTop w:val="0"/>
                  <w:marBottom w:val="0"/>
                  <w:divBdr>
                    <w:top w:val="none" w:sz="0" w:space="0" w:color="auto"/>
                    <w:left w:val="none" w:sz="0" w:space="0" w:color="auto"/>
                    <w:bottom w:val="none" w:sz="0" w:space="0" w:color="auto"/>
                    <w:right w:val="none" w:sz="0" w:space="0" w:color="auto"/>
                  </w:divBdr>
                </w:div>
                <w:div w:id="1854488395">
                  <w:marLeft w:val="0"/>
                  <w:marRight w:val="0"/>
                  <w:marTop w:val="0"/>
                  <w:marBottom w:val="0"/>
                  <w:divBdr>
                    <w:top w:val="none" w:sz="0" w:space="0" w:color="auto"/>
                    <w:left w:val="none" w:sz="0" w:space="0" w:color="auto"/>
                    <w:bottom w:val="none" w:sz="0" w:space="0" w:color="auto"/>
                    <w:right w:val="none" w:sz="0" w:space="0" w:color="auto"/>
                  </w:divBdr>
                </w:div>
                <w:div w:id="1925603943">
                  <w:marLeft w:val="0"/>
                  <w:marRight w:val="0"/>
                  <w:marTop w:val="0"/>
                  <w:marBottom w:val="0"/>
                  <w:divBdr>
                    <w:top w:val="none" w:sz="0" w:space="0" w:color="auto"/>
                    <w:left w:val="none" w:sz="0" w:space="0" w:color="auto"/>
                    <w:bottom w:val="none" w:sz="0" w:space="0" w:color="auto"/>
                    <w:right w:val="none" w:sz="0" w:space="0" w:color="auto"/>
                  </w:divBdr>
                </w:div>
                <w:div w:id="1938323833">
                  <w:marLeft w:val="0"/>
                  <w:marRight w:val="0"/>
                  <w:marTop w:val="0"/>
                  <w:marBottom w:val="0"/>
                  <w:divBdr>
                    <w:top w:val="none" w:sz="0" w:space="0" w:color="auto"/>
                    <w:left w:val="none" w:sz="0" w:space="0" w:color="auto"/>
                    <w:bottom w:val="none" w:sz="0" w:space="0" w:color="auto"/>
                    <w:right w:val="none" w:sz="0" w:space="0" w:color="auto"/>
                  </w:divBdr>
                </w:div>
                <w:div w:id="2002273947">
                  <w:marLeft w:val="0"/>
                  <w:marRight w:val="0"/>
                  <w:marTop w:val="0"/>
                  <w:marBottom w:val="0"/>
                  <w:divBdr>
                    <w:top w:val="none" w:sz="0" w:space="0" w:color="auto"/>
                    <w:left w:val="none" w:sz="0" w:space="0" w:color="auto"/>
                    <w:bottom w:val="none" w:sz="0" w:space="0" w:color="auto"/>
                    <w:right w:val="none" w:sz="0" w:space="0" w:color="auto"/>
                  </w:divBdr>
                </w:div>
                <w:div w:id="2003123869">
                  <w:marLeft w:val="0"/>
                  <w:marRight w:val="0"/>
                  <w:marTop w:val="0"/>
                  <w:marBottom w:val="0"/>
                  <w:divBdr>
                    <w:top w:val="none" w:sz="0" w:space="0" w:color="auto"/>
                    <w:left w:val="none" w:sz="0" w:space="0" w:color="auto"/>
                    <w:bottom w:val="none" w:sz="0" w:space="0" w:color="auto"/>
                    <w:right w:val="none" w:sz="0" w:space="0" w:color="auto"/>
                  </w:divBdr>
                </w:div>
                <w:div w:id="2012103086">
                  <w:marLeft w:val="0"/>
                  <w:marRight w:val="0"/>
                  <w:marTop w:val="0"/>
                  <w:marBottom w:val="0"/>
                  <w:divBdr>
                    <w:top w:val="none" w:sz="0" w:space="0" w:color="auto"/>
                    <w:left w:val="none" w:sz="0" w:space="0" w:color="auto"/>
                    <w:bottom w:val="none" w:sz="0" w:space="0" w:color="auto"/>
                    <w:right w:val="none" w:sz="0" w:space="0" w:color="auto"/>
                  </w:divBdr>
                </w:div>
                <w:div w:id="2021616389">
                  <w:marLeft w:val="0"/>
                  <w:marRight w:val="0"/>
                  <w:marTop w:val="0"/>
                  <w:marBottom w:val="0"/>
                  <w:divBdr>
                    <w:top w:val="none" w:sz="0" w:space="0" w:color="auto"/>
                    <w:left w:val="none" w:sz="0" w:space="0" w:color="auto"/>
                    <w:bottom w:val="none" w:sz="0" w:space="0" w:color="auto"/>
                    <w:right w:val="none" w:sz="0" w:space="0" w:color="auto"/>
                  </w:divBdr>
                </w:div>
                <w:div w:id="2022779496">
                  <w:marLeft w:val="0"/>
                  <w:marRight w:val="0"/>
                  <w:marTop w:val="0"/>
                  <w:marBottom w:val="0"/>
                  <w:divBdr>
                    <w:top w:val="none" w:sz="0" w:space="0" w:color="auto"/>
                    <w:left w:val="none" w:sz="0" w:space="0" w:color="auto"/>
                    <w:bottom w:val="none" w:sz="0" w:space="0" w:color="auto"/>
                    <w:right w:val="none" w:sz="0" w:space="0" w:color="auto"/>
                  </w:divBdr>
                </w:div>
                <w:div w:id="2022850675">
                  <w:marLeft w:val="0"/>
                  <w:marRight w:val="0"/>
                  <w:marTop w:val="0"/>
                  <w:marBottom w:val="0"/>
                  <w:divBdr>
                    <w:top w:val="none" w:sz="0" w:space="0" w:color="auto"/>
                    <w:left w:val="none" w:sz="0" w:space="0" w:color="auto"/>
                    <w:bottom w:val="none" w:sz="0" w:space="0" w:color="auto"/>
                    <w:right w:val="none" w:sz="0" w:space="0" w:color="auto"/>
                  </w:divBdr>
                </w:div>
                <w:div w:id="2049643074">
                  <w:marLeft w:val="0"/>
                  <w:marRight w:val="0"/>
                  <w:marTop w:val="0"/>
                  <w:marBottom w:val="0"/>
                  <w:divBdr>
                    <w:top w:val="none" w:sz="0" w:space="0" w:color="auto"/>
                    <w:left w:val="none" w:sz="0" w:space="0" w:color="auto"/>
                    <w:bottom w:val="none" w:sz="0" w:space="0" w:color="auto"/>
                    <w:right w:val="none" w:sz="0" w:space="0" w:color="auto"/>
                  </w:divBdr>
                </w:div>
                <w:div w:id="2057585156">
                  <w:marLeft w:val="0"/>
                  <w:marRight w:val="0"/>
                  <w:marTop w:val="0"/>
                  <w:marBottom w:val="0"/>
                  <w:divBdr>
                    <w:top w:val="none" w:sz="0" w:space="0" w:color="auto"/>
                    <w:left w:val="none" w:sz="0" w:space="0" w:color="auto"/>
                    <w:bottom w:val="none" w:sz="0" w:space="0" w:color="auto"/>
                    <w:right w:val="none" w:sz="0" w:space="0" w:color="auto"/>
                  </w:divBdr>
                </w:div>
                <w:div w:id="2094082258">
                  <w:marLeft w:val="0"/>
                  <w:marRight w:val="0"/>
                  <w:marTop w:val="0"/>
                  <w:marBottom w:val="0"/>
                  <w:divBdr>
                    <w:top w:val="none" w:sz="0" w:space="0" w:color="auto"/>
                    <w:left w:val="none" w:sz="0" w:space="0" w:color="auto"/>
                    <w:bottom w:val="none" w:sz="0" w:space="0" w:color="auto"/>
                    <w:right w:val="none" w:sz="0" w:space="0" w:color="auto"/>
                  </w:divBdr>
                </w:div>
                <w:div w:id="2108189291">
                  <w:marLeft w:val="0"/>
                  <w:marRight w:val="0"/>
                  <w:marTop w:val="0"/>
                  <w:marBottom w:val="0"/>
                  <w:divBdr>
                    <w:top w:val="none" w:sz="0" w:space="0" w:color="auto"/>
                    <w:left w:val="none" w:sz="0" w:space="0" w:color="auto"/>
                    <w:bottom w:val="none" w:sz="0" w:space="0" w:color="auto"/>
                    <w:right w:val="none" w:sz="0" w:space="0" w:color="auto"/>
                  </w:divBdr>
                </w:div>
                <w:div w:id="2108456692">
                  <w:marLeft w:val="0"/>
                  <w:marRight w:val="0"/>
                  <w:marTop w:val="0"/>
                  <w:marBottom w:val="0"/>
                  <w:divBdr>
                    <w:top w:val="none" w:sz="0" w:space="0" w:color="auto"/>
                    <w:left w:val="none" w:sz="0" w:space="0" w:color="auto"/>
                    <w:bottom w:val="none" w:sz="0" w:space="0" w:color="auto"/>
                    <w:right w:val="none" w:sz="0" w:space="0" w:color="auto"/>
                  </w:divBdr>
                </w:div>
                <w:div w:id="2135561939">
                  <w:marLeft w:val="0"/>
                  <w:marRight w:val="0"/>
                  <w:marTop w:val="0"/>
                  <w:marBottom w:val="0"/>
                  <w:divBdr>
                    <w:top w:val="none" w:sz="0" w:space="0" w:color="auto"/>
                    <w:left w:val="none" w:sz="0" w:space="0" w:color="auto"/>
                    <w:bottom w:val="none" w:sz="0" w:space="0" w:color="auto"/>
                    <w:right w:val="none" w:sz="0" w:space="0" w:color="auto"/>
                  </w:divBdr>
                </w:div>
                <w:div w:id="2138404286">
                  <w:marLeft w:val="0"/>
                  <w:marRight w:val="0"/>
                  <w:marTop w:val="0"/>
                  <w:marBottom w:val="0"/>
                  <w:divBdr>
                    <w:top w:val="none" w:sz="0" w:space="0" w:color="auto"/>
                    <w:left w:val="none" w:sz="0" w:space="0" w:color="auto"/>
                    <w:bottom w:val="none" w:sz="0" w:space="0" w:color="auto"/>
                    <w:right w:val="none" w:sz="0" w:space="0" w:color="auto"/>
                  </w:divBdr>
                </w:div>
              </w:divsChild>
            </w:div>
            <w:div w:id="802888286">
              <w:marLeft w:val="0"/>
              <w:marRight w:val="0"/>
              <w:marTop w:val="0"/>
              <w:marBottom w:val="0"/>
              <w:divBdr>
                <w:top w:val="none" w:sz="0" w:space="0" w:color="auto"/>
                <w:left w:val="none" w:sz="0" w:space="0" w:color="auto"/>
                <w:bottom w:val="none" w:sz="0" w:space="0" w:color="auto"/>
                <w:right w:val="none" w:sz="0" w:space="0" w:color="auto"/>
              </w:divBdr>
            </w:div>
            <w:div w:id="803278137">
              <w:marLeft w:val="0"/>
              <w:marRight w:val="0"/>
              <w:marTop w:val="0"/>
              <w:marBottom w:val="0"/>
              <w:divBdr>
                <w:top w:val="none" w:sz="0" w:space="0" w:color="auto"/>
                <w:left w:val="none" w:sz="0" w:space="0" w:color="auto"/>
                <w:bottom w:val="none" w:sz="0" w:space="0" w:color="auto"/>
                <w:right w:val="none" w:sz="0" w:space="0" w:color="auto"/>
              </w:divBdr>
            </w:div>
            <w:div w:id="807865046">
              <w:marLeft w:val="0"/>
              <w:marRight w:val="0"/>
              <w:marTop w:val="0"/>
              <w:marBottom w:val="0"/>
              <w:divBdr>
                <w:top w:val="none" w:sz="0" w:space="0" w:color="auto"/>
                <w:left w:val="none" w:sz="0" w:space="0" w:color="auto"/>
                <w:bottom w:val="none" w:sz="0" w:space="0" w:color="auto"/>
                <w:right w:val="none" w:sz="0" w:space="0" w:color="auto"/>
              </w:divBdr>
            </w:div>
            <w:div w:id="808983488">
              <w:marLeft w:val="0"/>
              <w:marRight w:val="0"/>
              <w:marTop w:val="0"/>
              <w:marBottom w:val="0"/>
              <w:divBdr>
                <w:top w:val="none" w:sz="0" w:space="0" w:color="auto"/>
                <w:left w:val="none" w:sz="0" w:space="0" w:color="auto"/>
                <w:bottom w:val="none" w:sz="0" w:space="0" w:color="auto"/>
                <w:right w:val="none" w:sz="0" w:space="0" w:color="auto"/>
              </w:divBdr>
            </w:div>
            <w:div w:id="809371746">
              <w:marLeft w:val="0"/>
              <w:marRight w:val="0"/>
              <w:marTop w:val="0"/>
              <w:marBottom w:val="0"/>
              <w:divBdr>
                <w:top w:val="none" w:sz="0" w:space="0" w:color="auto"/>
                <w:left w:val="none" w:sz="0" w:space="0" w:color="auto"/>
                <w:bottom w:val="none" w:sz="0" w:space="0" w:color="auto"/>
                <w:right w:val="none" w:sz="0" w:space="0" w:color="auto"/>
              </w:divBdr>
            </w:div>
            <w:div w:id="810441929">
              <w:marLeft w:val="0"/>
              <w:marRight w:val="0"/>
              <w:marTop w:val="0"/>
              <w:marBottom w:val="0"/>
              <w:divBdr>
                <w:top w:val="none" w:sz="0" w:space="0" w:color="auto"/>
                <w:left w:val="none" w:sz="0" w:space="0" w:color="auto"/>
                <w:bottom w:val="none" w:sz="0" w:space="0" w:color="auto"/>
                <w:right w:val="none" w:sz="0" w:space="0" w:color="auto"/>
              </w:divBdr>
            </w:div>
            <w:div w:id="814570097">
              <w:marLeft w:val="0"/>
              <w:marRight w:val="0"/>
              <w:marTop w:val="0"/>
              <w:marBottom w:val="0"/>
              <w:divBdr>
                <w:top w:val="none" w:sz="0" w:space="0" w:color="auto"/>
                <w:left w:val="none" w:sz="0" w:space="0" w:color="auto"/>
                <w:bottom w:val="none" w:sz="0" w:space="0" w:color="auto"/>
                <w:right w:val="none" w:sz="0" w:space="0" w:color="auto"/>
              </w:divBdr>
            </w:div>
            <w:div w:id="816335037">
              <w:marLeft w:val="0"/>
              <w:marRight w:val="0"/>
              <w:marTop w:val="0"/>
              <w:marBottom w:val="0"/>
              <w:divBdr>
                <w:top w:val="none" w:sz="0" w:space="0" w:color="auto"/>
                <w:left w:val="none" w:sz="0" w:space="0" w:color="auto"/>
                <w:bottom w:val="none" w:sz="0" w:space="0" w:color="auto"/>
                <w:right w:val="none" w:sz="0" w:space="0" w:color="auto"/>
              </w:divBdr>
            </w:div>
            <w:div w:id="816537626">
              <w:marLeft w:val="0"/>
              <w:marRight w:val="0"/>
              <w:marTop w:val="0"/>
              <w:marBottom w:val="0"/>
              <w:divBdr>
                <w:top w:val="none" w:sz="0" w:space="0" w:color="auto"/>
                <w:left w:val="none" w:sz="0" w:space="0" w:color="auto"/>
                <w:bottom w:val="none" w:sz="0" w:space="0" w:color="auto"/>
                <w:right w:val="none" w:sz="0" w:space="0" w:color="auto"/>
              </w:divBdr>
            </w:div>
            <w:div w:id="818763546">
              <w:marLeft w:val="0"/>
              <w:marRight w:val="0"/>
              <w:marTop w:val="0"/>
              <w:marBottom w:val="0"/>
              <w:divBdr>
                <w:top w:val="none" w:sz="0" w:space="0" w:color="auto"/>
                <w:left w:val="none" w:sz="0" w:space="0" w:color="auto"/>
                <w:bottom w:val="none" w:sz="0" w:space="0" w:color="auto"/>
                <w:right w:val="none" w:sz="0" w:space="0" w:color="auto"/>
              </w:divBdr>
            </w:div>
            <w:div w:id="819732669">
              <w:marLeft w:val="0"/>
              <w:marRight w:val="0"/>
              <w:marTop w:val="0"/>
              <w:marBottom w:val="0"/>
              <w:divBdr>
                <w:top w:val="none" w:sz="0" w:space="0" w:color="auto"/>
                <w:left w:val="none" w:sz="0" w:space="0" w:color="auto"/>
                <w:bottom w:val="none" w:sz="0" w:space="0" w:color="auto"/>
                <w:right w:val="none" w:sz="0" w:space="0" w:color="auto"/>
              </w:divBdr>
            </w:div>
            <w:div w:id="821048338">
              <w:marLeft w:val="0"/>
              <w:marRight w:val="0"/>
              <w:marTop w:val="0"/>
              <w:marBottom w:val="0"/>
              <w:divBdr>
                <w:top w:val="none" w:sz="0" w:space="0" w:color="auto"/>
                <w:left w:val="none" w:sz="0" w:space="0" w:color="auto"/>
                <w:bottom w:val="none" w:sz="0" w:space="0" w:color="auto"/>
                <w:right w:val="none" w:sz="0" w:space="0" w:color="auto"/>
              </w:divBdr>
            </w:div>
            <w:div w:id="821193661">
              <w:marLeft w:val="0"/>
              <w:marRight w:val="0"/>
              <w:marTop w:val="0"/>
              <w:marBottom w:val="0"/>
              <w:divBdr>
                <w:top w:val="none" w:sz="0" w:space="0" w:color="auto"/>
                <w:left w:val="none" w:sz="0" w:space="0" w:color="auto"/>
                <w:bottom w:val="none" w:sz="0" w:space="0" w:color="auto"/>
                <w:right w:val="none" w:sz="0" w:space="0" w:color="auto"/>
              </w:divBdr>
            </w:div>
            <w:div w:id="822280601">
              <w:marLeft w:val="0"/>
              <w:marRight w:val="0"/>
              <w:marTop w:val="0"/>
              <w:marBottom w:val="0"/>
              <w:divBdr>
                <w:top w:val="none" w:sz="0" w:space="0" w:color="auto"/>
                <w:left w:val="none" w:sz="0" w:space="0" w:color="auto"/>
                <w:bottom w:val="none" w:sz="0" w:space="0" w:color="auto"/>
                <w:right w:val="none" w:sz="0" w:space="0" w:color="auto"/>
              </w:divBdr>
            </w:div>
            <w:div w:id="822963013">
              <w:marLeft w:val="0"/>
              <w:marRight w:val="0"/>
              <w:marTop w:val="0"/>
              <w:marBottom w:val="0"/>
              <w:divBdr>
                <w:top w:val="none" w:sz="0" w:space="0" w:color="auto"/>
                <w:left w:val="none" w:sz="0" w:space="0" w:color="auto"/>
                <w:bottom w:val="none" w:sz="0" w:space="0" w:color="auto"/>
                <w:right w:val="none" w:sz="0" w:space="0" w:color="auto"/>
              </w:divBdr>
            </w:div>
            <w:div w:id="824007897">
              <w:marLeft w:val="0"/>
              <w:marRight w:val="0"/>
              <w:marTop w:val="0"/>
              <w:marBottom w:val="0"/>
              <w:divBdr>
                <w:top w:val="none" w:sz="0" w:space="0" w:color="auto"/>
                <w:left w:val="none" w:sz="0" w:space="0" w:color="auto"/>
                <w:bottom w:val="none" w:sz="0" w:space="0" w:color="auto"/>
                <w:right w:val="none" w:sz="0" w:space="0" w:color="auto"/>
              </w:divBdr>
            </w:div>
            <w:div w:id="825169229">
              <w:marLeft w:val="0"/>
              <w:marRight w:val="0"/>
              <w:marTop w:val="0"/>
              <w:marBottom w:val="0"/>
              <w:divBdr>
                <w:top w:val="none" w:sz="0" w:space="0" w:color="auto"/>
                <w:left w:val="none" w:sz="0" w:space="0" w:color="auto"/>
                <w:bottom w:val="none" w:sz="0" w:space="0" w:color="auto"/>
                <w:right w:val="none" w:sz="0" w:space="0" w:color="auto"/>
              </w:divBdr>
            </w:div>
            <w:div w:id="826168800">
              <w:marLeft w:val="0"/>
              <w:marRight w:val="0"/>
              <w:marTop w:val="0"/>
              <w:marBottom w:val="0"/>
              <w:divBdr>
                <w:top w:val="none" w:sz="0" w:space="0" w:color="auto"/>
                <w:left w:val="none" w:sz="0" w:space="0" w:color="auto"/>
                <w:bottom w:val="none" w:sz="0" w:space="0" w:color="auto"/>
                <w:right w:val="none" w:sz="0" w:space="0" w:color="auto"/>
              </w:divBdr>
            </w:div>
            <w:div w:id="828138299">
              <w:marLeft w:val="0"/>
              <w:marRight w:val="0"/>
              <w:marTop w:val="0"/>
              <w:marBottom w:val="0"/>
              <w:divBdr>
                <w:top w:val="none" w:sz="0" w:space="0" w:color="auto"/>
                <w:left w:val="none" w:sz="0" w:space="0" w:color="auto"/>
                <w:bottom w:val="none" w:sz="0" w:space="0" w:color="auto"/>
                <w:right w:val="none" w:sz="0" w:space="0" w:color="auto"/>
              </w:divBdr>
            </w:div>
            <w:div w:id="829250376">
              <w:marLeft w:val="0"/>
              <w:marRight w:val="0"/>
              <w:marTop w:val="0"/>
              <w:marBottom w:val="0"/>
              <w:divBdr>
                <w:top w:val="none" w:sz="0" w:space="0" w:color="auto"/>
                <w:left w:val="none" w:sz="0" w:space="0" w:color="auto"/>
                <w:bottom w:val="none" w:sz="0" w:space="0" w:color="auto"/>
                <w:right w:val="none" w:sz="0" w:space="0" w:color="auto"/>
              </w:divBdr>
            </w:div>
            <w:div w:id="829440979">
              <w:marLeft w:val="0"/>
              <w:marRight w:val="0"/>
              <w:marTop w:val="0"/>
              <w:marBottom w:val="0"/>
              <w:divBdr>
                <w:top w:val="none" w:sz="0" w:space="0" w:color="auto"/>
                <w:left w:val="none" w:sz="0" w:space="0" w:color="auto"/>
                <w:bottom w:val="none" w:sz="0" w:space="0" w:color="auto"/>
                <w:right w:val="none" w:sz="0" w:space="0" w:color="auto"/>
              </w:divBdr>
            </w:div>
            <w:div w:id="832992829">
              <w:marLeft w:val="0"/>
              <w:marRight w:val="0"/>
              <w:marTop w:val="0"/>
              <w:marBottom w:val="0"/>
              <w:divBdr>
                <w:top w:val="none" w:sz="0" w:space="0" w:color="auto"/>
                <w:left w:val="none" w:sz="0" w:space="0" w:color="auto"/>
                <w:bottom w:val="none" w:sz="0" w:space="0" w:color="auto"/>
                <w:right w:val="none" w:sz="0" w:space="0" w:color="auto"/>
              </w:divBdr>
            </w:div>
            <w:div w:id="833910480">
              <w:marLeft w:val="0"/>
              <w:marRight w:val="0"/>
              <w:marTop w:val="0"/>
              <w:marBottom w:val="0"/>
              <w:divBdr>
                <w:top w:val="none" w:sz="0" w:space="0" w:color="auto"/>
                <w:left w:val="none" w:sz="0" w:space="0" w:color="auto"/>
                <w:bottom w:val="none" w:sz="0" w:space="0" w:color="auto"/>
                <w:right w:val="none" w:sz="0" w:space="0" w:color="auto"/>
              </w:divBdr>
            </w:div>
            <w:div w:id="834104330">
              <w:marLeft w:val="0"/>
              <w:marRight w:val="0"/>
              <w:marTop w:val="0"/>
              <w:marBottom w:val="0"/>
              <w:divBdr>
                <w:top w:val="none" w:sz="0" w:space="0" w:color="auto"/>
                <w:left w:val="none" w:sz="0" w:space="0" w:color="auto"/>
                <w:bottom w:val="none" w:sz="0" w:space="0" w:color="auto"/>
                <w:right w:val="none" w:sz="0" w:space="0" w:color="auto"/>
              </w:divBdr>
            </w:div>
            <w:div w:id="836310300">
              <w:marLeft w:val="0"/>
              <w:marRight w:val="0"/>
              <w:marTop w:val="0"/>
              <w:marBottom w:val="0"/>
              <w:divBdr>
                <w:top w:val="none" w:sz="0" w:space="0" w:color="auto"/>
                <w:left w:val="none" w:sz="0" w:space="0" w:color="auto"/>
                <w:bottom w:val="none" w:sz="0" w:space="0" w:color="auto"/>
                <w:right w:val="none" w:sz="0" w:space="0" w:color="auto"/>
              </w:divBdr>
            </w:div>
            <w:div w:id="837958818">
              <w:marLeft w:val="0"/>
              <w:marRight w:val="0"/>
              <w:marTop w:val="0"/>
              <w:marBottom w:val="0"/>
              <w:divBdr>
                <w:top w:val="none" w:sz="0" w:space="0" w:color="auto"/>
                <w:left w:val="none" w:sz="0" w:space="0" w:color="auto"/>
                <w:bottom w:val="none" w:sz="0" w:space="0" w:color="auto"/>
                <w:right w:val="none" w:sz="0" w:space="0" w:color="auto"/>
              </w:divBdr>
            </w:div>
            <w:div w:id="838929806">
              <w:marLeft w:val="0"/>
              <w:marRight w:val="0"/>
              <w:marTop w:val="0"/>
              <w:marBottom w:val="0"/>
              <w:divBdr>
                <w:top w:val="none" w:sz="0" w:space="0" w:color="auto"/>
                <w:left w:val="none" w:sz="0" w:space="0" w:color="auto"/>
                <w:bottom w:val="none" w:sz="0" w:space="0" w:color="auto"/>
                <w:right w:val="none" w:sz="0" w:space="0" w:color="auto"/>
              </w:divBdr>
            </w:div>
            <w:div w:id="839852542">
              <w:marLeft w:val="0"/>
              <w:marRight w:val="0"/>
              <w:marTop w:val="0"/>
              <w:marBottom w:val="0"/>
              <w:divBdr>
                <w:top w:val="none" w:sz="0" w:space="0" w:color="auto"/>
                <w:left w:val="none" w:sz="0" w:space="0" w:color="auto"/>
                <w:bottom w:val="none" w:sz="0" w:space="0" w:color="auto"/>
                <w:right w:val="none" w:sz="0" w:space="0" w:color="auto"/>
              </w:divBdr>
            </w:div>
            <w:div w:id="844519827">
              <w:marLeft w:val="0"/>
              <w:marRight w:val="0"/>
              <w:marTop w:val="0"/>
              <w:marBottom w:val="0"/>
              <w:divBdr>
                <w:top w:val="none" w:sz="0" w:space="0" w:color="auto"/>
                <w:left w:val="none" w:sz="0" w:space="0" w:color="auto"/>
                <w:bottom w:val="none" w:sz="0" w:space="0" w:color="auto"/>
                <w:right w:val="none" w:sz="0" w:space="0" w:color="auto"/>
              </w:divBdr>
            </w:div>
            <w:div w:id="847133248">
              <w:marLeft w:val="0"/>
              <w:marRight w:val="0"/>
              <w:marTop w:val="0"/>
              <w:marBottom w:val="0"/>
              <w:divBdr>
                <w:top w:val="none" w:sz="0" w:space="0" w:color="auto"/>
                <w:left w:val="none" w:sz="0" w:space="0" w:color="auto"/>
                <w:bottom w:val="none" w:sz="0" w:space="0" w:color="auto"/>
                <w:right w:val="none" w:sz="0" w:space="0" w:color="auto"/>
              </w:divBdr>
            </w:div>
            <w:div w:id="850727393">
              <w:marLeft w:val="0"/>
              <w:marRight w:val="0"/>
              <w:marTop w:val="0"/>
              <w:marBottom w:val="0"/>
              <w:divBdr>
                <w:top w:val="none" w:sz="0" w:space="0" w:color="auto"/>
                <w:left w:val="none" w:sz="0" w:space="0" w:color="auto"/>
                <w:bottom w:val="none" w:sz="0" w:space="0" w:color="auto"/>
                <w:right w:val="none" w:sz="0" w:space="0" w:color="auto"/>
              </w:divBdr>
            </w:div>
            <w:div w:id="851266459">
              <w:marLeft w:val="0"/>
              <w:marRight w:val="0"/>
              <w:marTop w:val="0"/>
              <w:marBottom w:val="0"/>
              <w:divBdr>
                <w:top w:val="none" w:sz="0" w:space="0" w:color="auto"/>
                <w:left w:val="none" w:sz="0" w:space="0" w:color="auto"/>
                <w:bottom w:val="none" w:sz="0" w:space="0" w:color="auto"/>
                <w:right w:val="none" w:sz="0" w:space="0" w:color="auto"/>
              </w:divBdr>
            </w:div>
            <w:div w:id="854270226">
              <w:marLeft w:val="0"/>
              <w:marRight w:val="0"/>
              <w:marTop w:val="0"/>
              <w:marBottom w:val="0"/>
              <w:divBdr>
                <w:top w:val="none" w:sz="0" w:space="0" w:color="auto"/>
                <w:left w:val="none" w:sz="0" w:space="0" w:color="auto"/>
                <w:bottom w:val="none" w:sz="0" w:space="0" w:color="auto"/>
                <w:right w:val="none" w:sz="0" w:space="0" w:color="auto"/>
              </w:divBdr>
            </w:div>
            <w:div w:id="854877758">
              <w:marLeft w:val="0"/>
              <w:marRight w:val="0"/>
              <w:marTop w:val="0"/>
              <w:marBottom w:val="0"/>
              <w:divBdr>
                <w:top w:val="none" w:sz="0" w:space="0" w:color="auto"/>
                <w:left w:val="none" w:sz="0" w:space="0" w:color="auto"/>
                <w:bottom w:val="none" w:sz="0" w:space="0" w:color="auto"/>
                <w:right w:val="none" w:sz="0" w:space="0" w:color="auto"/>
              </w:divBdr>
            </w:div>
            <w:div w:id="855195872">
              <w:marLeft w:val="0"/>
              <w:marRight w:val="0"/>
              <w:marTop w:val="0"/>
              <w:marBottom w:val="0"/>
              <w:divBdr>
                <w:top w:val="none" w:sz="0" w:space="0" w:color="auto"/>
                <w:left w:val="none" w:sz="0" w:space="0" w:color="auto"/>
                <w:bottom w:val="none" w:sz="0" w:space="0" w:color="auto"/>
                <w:right w:val="none" w:sz="0" w:space="0" w:color="auto"/>
              </w:divBdr>
            </w:div>
            <w:div w:id="855464671">
              <w:marLeft w:val="0"/>
              <w:marRight w:val="0"/>
              <w:marTop w:val="0"/>
              <w:marBottom w:val="0"/>
              <w:divBdr>
                <w:top w:val="none" w:sz="0" w:space="0" w:color="auto"/>
                <w:left w:val="none" w:sz="0" w:space="0" w:color="auto"/>
                <w:bottom w:val="none" w:sz="0" w:space="0" w:color="auto"/>
                <w:right w:val="none" w:sz="0" w:space="0" w:color="auto"/>
              </w:divBdr>
            </w:div>
            <w:div w:id="858395366">
              <w:marLeft w:val="0"/>
              <w:marRight w:val="0"/>
              <w:marTop w:val="0"/>
              <w:marBottom w:val="0"/>
              <w:divBdr>
                <w:top w:val="none" w:sz="0" w:space="0" w:color="auto"/>
                <w:left w:val="none" w:sz="0" w:space="0" w:color="auto"/>
                <w:bottom w:val="none" w:sz="0" w:space="0" w:color="auto"/>
                <w:right w:val="none" w:sz="0" w:space="0" w:color="auto"/>
              </w:divBdr>
            </w:div>
            <w:div w:id="859005385">
              <w:marLeft w:val="0"/>
              <w:marRight w:val="0"/>
              <w:marTop w:val="0"/>
              <w:marBottom w:val="0"/>
              <w:divBdr>
                <w:top w:val="none" w:sz="0" w:space="0" w:color="auto"/>
                <w:left w:val="none" w:sz="0" w:space="0" w:color="auto"/>
                <w:bottom w:val="none" w:sz="0" w:space="0" w:color="auto"/>
                <w:right w:val="none" w:sz="0" w:space="0" w:color="auto"/>
              </w:divBdr>
            </w:div>
            <w:div w:id="859051806">
              <w:marLeft w:val="0"/>
              <w:marRight w:val="0"/>
              <w:marTop w:val="0"/>
              <w:marBottom w:val="0"/>
              <w:divBdr>
                <w:top w:val="none" w:sz="0" w:space="0" w:color="auto"/>
                <w:left w:val="none" w:sz="0" w:space="0" w:color="auto"/>
                <w:bottom w:val="none" w:sz="0" w:space="0" w:color="auto"/>
                <w:right w:val="none" w:sz="0" w:space="0" w:color="auto"/>
              </w:divBdr>
            </w:div>
            <w:div w:id="860434909">
              <w:marLeft w:val="0"/>
              <w:marRight w:val="0"/>
              <w:marTop w:val="0"/>
              <w:marBottom w:val="0"/>
              <w:divBdr>
                <w:top w:val="none" w:sz="0" w:space="0" w:color="auto"/>
                <w:left w:val="none" w:sz="0" w:space="0" w:color="auto"/>
                <w:bottom w:val="none" w:sz="0" w:space="0" w:color="auto"/>
                <w:right w:val="none" w:sz="0" w:space="0" w:color="auto"/>
              </w:divBdr>
            </w:div>
            <w:div w:id="862789454">
              <w:marLeft w:val="0"/>
              <w:marRight w:val="0"/>
              <w:marTop w:val="0"/>
              <w:marBottom w:val="0"/>
              <w:divBdr>
                <w:top w:val="none" w:sz="0" w:space="0" w:color="auto"/>
                <w:left w:val="none" w:sz="0" w:space="0" w:color="auto"/>
                <w:bottom w:val="none" w:sz="0" w:space="0" w:color="auto"/>
                <w:right w:val="none" w:sz="0" w:space="0" w:color="auto"/>
              </w:divBdr>
            </w:div>
            <w:div w:id="864096779">
              <w:marLeft w:val="0"/>
              <w:marRight w:val="0"/>
              <w:marTop w:val="0"/>
              <w:marBottom w:val="0"/>
              <w:divBdr>
                <w:top w:val="none" w:sz="0" w:space="0" w:color="auto"/>
                <w:left w:val="none" w:sz="0" w:space="0" w:color="auto"/>
                <w:bottom w:val="none" w:sz="0" w:space="0" w:color="auto"/>
                <w:right w:val="none" w:sz="0" w:space="0" w:color="auto"/>
              </w:divBdr>
            </w:div>
            <w:div w:id="867183164">
              <w:marLeft w:val="0"/>
              <w:marRight w:val="0"/>
              <w:marTop w:val="0"/>
              <w:marBottom w:val="0"/>
              <w:divBdr>
                <w:top w:val="none" w:sz="0" w:space="0" w:color="auto"/>
                <w:left w:val="none" w:sz="0" w:space="0" w:color="auto"/>
                <w:bottom w:val="none" w:sz="0" w:space="0" w:color="auto"/>
                <w:right w:val="none" w:sz="0" w:space="0" w:color="auto"/>
              </w:divBdr>
            </w:div>
            <w:div w:id="867525324">
              <w:marLeft w:val="0"/>
              <w:marRight w:val="0"/>
              <w:marTop w:val="0"/>
              <w:marBottom w:val="0"/>
              <w:divBdr>
                <w:top w:val="none" w:sz="0" w:space="0" w:color="auto"/>
                <w:left w:val="none" w:sz="0" w:space="0" w:color="auto"/>
                <w:bottom w:val="none" w:sz="0" w:space="0" w:color="auto"/>
                <w:right w:val="none" w:sz="0" w:space="0" w:color="auto"/>
              </w:divBdr>
            </w:div>
            <w:div w:id="868488242">
              <w:marLeft w:val="0"/>
              <w:marRight w:val="0"/>
              <w:marTop w:val="0"/>
              <w:marBottom w:val="0"/>
              <w:divBdr>
                <w:top w:val="none" w:sz="0" w:space="0" w:color="auto"/>
                <w:left w:val="none" w:sz="0" w:space="0" w:color="auto"/>
                <w:bottom w:val="none" w:sz="0" w:space="0" w:color="auto"/>
                <w:right w:val="none" w:sz="0" w:space="0" w:color="auto"/>
              </w:divBdr>
            </w:div>
            <w:div w:id="870187185">
              <w:marLeft w:val="0"/>
              <w:marRight w:val="0"/>
              <w:marTop w:val="0"/>
              <w:marBottom w:val="0"/>
              <w:divBdr>
                <w:top w:val="none" w:sz="0" w:space="0" w:color="auto"/>
                <w:left w:val="none" w:sz="0" w:space="0" w:color="auto"/>
                <w:bottom w:val="none" w:sz="0" w:space="0" w:color="auto"/>
                <w:right w:val="none" w:sz="0" w:space="0" w:color="auto"/>
              </w:divBdr>
            </w:div>
            <w:div w:id="871068595">
              <w:marLeft w:val="0"/>
              <w:marRight w:val="0"/>
              <w:marTop w:val="0"/>
              <w:marBottom w:val="0"/>
              <w:divBdr>
                <w:top w:val="none" w:sz="0" w:space="0" w:color="auto"/>
                <w:left w:val="none" w:sz="0" w:space="0" w:color="auto"/>
                <w:bottom w:val="none" w:sz="0" w:space="0" w:color="auto"/>
                <w:right w:val="none" w:sz="0" w:space="0" w:color="auto"/>
              </w:divBdr>
              <w:divsChild>
                <w:div w:id="45687307">
                  <w:marLeft w:val="0"/>
                  <w:marRight w:val="0"/>
                  <w:marTop w:val="0"/>
                  <w:marBottom w:val="0"/>
                  <w:divBdr>
                    <w:top w:val="none" w:sz="0" w:space="0" w:color="auto"/>
                    <w:left w:val="none" w:sz="0" w:space="0" w:color="auto"/>
                    <w:bottom w:val="none" w:sz="0" w:space="0" w:color="auto"/>
                    <w:right w:val="none" w:sz="0" w:space="0" w:color="auto"/>
                  </w:divBdr>
                </w:div>
                <w:div w:id="48771314">
                  <w:marLeft w:val="0"/>
                  <w:marRight w:val="0"/>
                  <w:marTop w:val="0"/>
                  <w:marBottom w:val="0"/>
                  <w:divBdr>
                    <w:top w:val="none" w:sz="0" w:space="0" w:color="auto"/>
                    <w:left w:val="none" w:sz="0" w:space="0" w:color="auto"/>
                    <w:bottom w:val="none" w:sz="0" w:space="0" w:color="auto"/>
                    <w:right w:val="none" w:sz="0" w:space="0" w:color="auto"/>
                  </w:divBdr>
                </w:div>
                <w:div w:id="74515615">
                  <w:marLeft w:val="0"/>
                  <w:marRight w:val="0"/>
                  <w:marTop w:val="0"/>
                  <w:marBottom w:val="0"/>
                  <w:divBdr>
                    <w:top w:val="none" w:sz="0" w:space="0" w:color="auto"/>
                    <w:left w:val="none" w:sz="0" w:space="0" w:color="auto"/>
                    <w:bottom w:val="none" w:sz="0" w:space="0" w:color="auto"/>
                    <w:right w:val="none" w:sz="0" w:space="0" w:color="auto"/>
                  </w:divBdr>
                </w:div>
                <w:div w:id="290135051">
                  <w:marLeft w:val="0"/>
                  <w:marRight w:val="0"/>
                  <w:marTop w:val="0"/>
                  <w:marBottom w:val="0"/>
                  <w:divBdr>
                    <w:top w:val="none" w:sz="0" w:space="0" w:color="auto"/>
                    <w:left w:val="none" w:sz="0" w:space="0" w:color="auto"/>
                    <w:bottom w:val="none" w:sz="0" w:space="0" w:color="auto"/>
                    <w:right w:val="none" w:sz="0" w:space="0" w:color="auto"/>
                  </w:divBdr>
                </w:div>
                <w:div w:id="301689650">
                  <w:marLeft w:val="0"/>
                  <w:marRight w:val="0"/>
                  <w:marTop w:val="0"/>
                  <w:marBottom w:val="0"/>
                  <w:divBdr>
                    <w:top w:val="none" w:sz="0" w:space="0" w:color="auto"/>
                    <w:left w:val="none" w:sz="0" w:space="0" w:color="auto"/>
                    <w:bottom w:val="none" w:sz="0" w:space="0" w:color="auto"/>
                    <w:right w:val="none" w:sz="0" w:space="0" w:color="auto"/>
                  </w:divBdr>
                </w:div>
                <w:div w:id="328756867">
                  <w:marLeft w:val="0"/>
                  <w:marRight w:val="0"/>
                  <w:marTop w:val="0"/>
                  <w:marBottom w:val="0"/>
                  <w:divBdr>
                    <w:top w:val="none" w:sz="0" w:space="0" w:color="auto"/>
                    <w:left w:val="none" w:sz="0" w:space="0" w:color="auto"/>
                    <w:bottom w:val="none" w:sz="0" w:space="0" w:color="auto"/>
                    <w:right w:val="none" w:sz="0" w:space="0" w:color="auto"/>
                  </w:divBdr>
                </w:div>
                <w:div w:id="336271340">
                  <w:marLeft w:val="0"/>
                  <w:marRight w:val="0"/>
                  <w:marTop w:val="0"/>
                  <w:marBottom w:val="0"/>
                  <w:divBdr>
                    <w:top w:val="none" w:sz="0" w:space="0" w:color="auto"/>
                    <w:left w:val="none" w:sz="0" w:space="0" w:color="auto"/>
                    <w:bottom w:val="none" w:sz="0" w:space="0" w:color="auto"/>
                    <w:right w:val="none" w:sz="0" w:space="0" w:color="auto"/>
                  </w:divBdr>
                </w:div>
                <w:div w:id="452947051">
                  <w:marLeft w:val="0"/>
                  <w:marRight w:val="0"/>
                  <w:marTop w:val="0"/>
                  <w:marBottom w:val="0"/>
                  <w:divBdr>
                    <w:top w:val="none" w:sz="0" w:space="0" w:color="auto"/>
                    <w:left w:val="none" w:sz="0" w:space="0" w:color="auto"/>
                    <w:bottom w:val="none" w:sz="0" w:space="0" w:color="auto"/>
                    <w:right w:val="none" w:sz="0" w:space="0" w:color="auto"/>
                  </w:divBdr>
                </w:div>
                <w:div w:id="457644470">
                  <w:marLeft w:val="0"/>
                  <w:marRight w:val="0"/>
                  <w:marTop w:val="0"/>
                  <w:marBottom w:val="0"/>
                  <w:divBdr>
                    <w:top w:val="none" w:sz="0" w:space="0" w:color="auto"/>
                    <w:left w:val="none" w:sz="0" w:space="0" w:color="auto"/>
                    <w:bottom w:val="none" w:sz="0" w:space="0" w:color="auto"/>
                    <w:right w:val="none" w:sz="0" w:space="0" w:color="auto"/>
                  </w:divBdr>
                </w:div>
                <w:div w:id="465122399">
                  <w:marLeft w:val="0"/>
                  <w:marRight w:val="0"/>
                  <w:marTop w:val="0"/>
                  <w:marBottom w:val="0"/>
                  <w:divBdr>
                    <w:top w:val="none" w:sz="0" w:space="0" w:color="auto"/>
                    <w:left w:val="none" w:sz="0" w:space="0" w:color="auto"/>
                    <w:bottom w:val="none" w:sz="0" w:space="0" w:color="auto"/>
                    <w:right w:val="none" w:sz="0" w:space="0" w:color="auto"/>
                  </w:divBdr>
                </w:div>
                <w:div w:id="494995239">
                  <w:marLeft w:val="0"/>
                  <w:marRight w:val="0"/>
                  <w:marTop w:val="0"/>
                  <w:marBottom w:val="0"/>
                  <w:divBdr>
                    <w:top w:val="none" w:sz="0" w:space="0" w:color="auto"/>
                    <w:left w:val="none" w:sz="0" w:space="0" w:color="auto"/>
                    <w:bottom w:val="none" w:sz="0" w:space="0" w:color="auto"/>
                    <w:right w:val="none" w:sz="0" w:space="0" w:color="auto"/>
                  </w:divBdr>
                </w:div>
                <w:div w:id="500582927">
                  <w:marLeft w:val="0"/>
                  <w:marRight w:val="0"/>
                  <w:marTop w:val="0"/>
                  <w:marBottom w:val="0"/>
                  <w:divBdr>
                    <w:top w:val="none" w:sz="0" w:space="0" w:color="auto"/>
                    <w:left w:val="none" w:sz="0" w:space="0" w:color="auto"/>
                    <w:bottom w:val="none" w:sz="0" w:space="0" w:color="auto"/>
                    <w:right w:val="none" w:sz="0" w:space="0" w:color="auto"/>
                  </w:divBdr>
                </w:div>
                <w:div w:id="536553788">
                  <w:marLeft w:val="0"/>
                  <w:marRight w:val="0"/>
                  <w:marTop w:val="0"/>
                  <w:marBottom w:val="0"/>
                  <w:divBdr>
                    <w:top w:val="none" w:sz="0" w:space="0" w:color="auto"/>
                    <w:left w:val="none" w:sz="0" w:space="0" w:color="auto"/>
                    <w:bottom w:val="none" w:sz="0" w:space="0" w:color="auto"/>
                    <w:right w:val="none" w:sz="0" w:space="0" w:color="auto"/>
                  </w:divBdr>
                </w:div>
                <w:div w:id="550727991">
                  <w:marLeft w:val="0"/>
                  <w:marRight w:val="0"/>
                  <w:marTop w:val="0"/>
                  <w:marBottom w:val="0"/>
                  <w:divBdr>
                    <w:top w:val="none" w:sz="0" w:space="0" w:color="auto"/>
                    <w:left w:val="none" w:sz="0" w:space="0" w:color="auto"/>
                    <w:bottom w:val="none" w:sz="0" w:space="0" w:color="auto"/>
                    <w:right w:val="none" w:sz="0" w:space="0" w:color="auto"/>
                  </w:divBdr>
                </w:div>
                <w:div w:id="555047807">
                  <w:marLeft w:val="0"/>
                  <w:marRight w:val="0"/>
                  <w:marTop w:val="0"/>
                  <w:marBottom w:val="0"/>
                  <w:divBdr>
                    <w:top w:val="none" w:sz="0" w:space="0" w:color="auto"/>
                    <w:left w:val="none" w:sz="0" w:space="0" w:color="auto"/>
                    <w:bottom w:val="none" w:sz="0" w:space="0" w:color="auto"/>
                    <w:right w:val="none" w:sz="0" w:space="0" w:color="auto"/>
                  </w:divBdr>
                </w:div>
                <w:div w:id="557397996">
                  <w:marLeft w:val="0"/>
                  <w:marRight w:val="0"/>
                  <w:marTop w:val="0"/>
                  <w:marBottom w:val="0"/>
                  <w:divBdr>
                    <w:top w:val="none" w:sz="0" w:space="0" w:color="auto"/>
                    <w:left w:val="none" w:sz="0" w:space="0" w:color="auto"/>
                    <w:bottom w:val="none" w:sz="0" w:space="0" w:color="auto"/>
                    <w:right w:val="none" w:sz="0" w:space="0" w:color="auto"/>
                  </w:divBdr>
                </w:div>
                <w:div w:id="604115824">
                  <w:marLeft w:val="0"/>
                  <w:marRight w:val="0"/>
                  <w:marTop w:val="0"/>
                  <w:marBottom w:val="0"/>
                  <w:divBdr>
                    <w:top w:val="none" w:sz="0" w:space="0" w:color="auto"/>
                    <w:left w:val="none" w:sz="0" w:space="0" w:color="auto"/>
                    <w:bottom w:val="none" w:sz="0" w:space="0" w:color="auto"/>
                    <w:right w:val="none" w:sz="0" w:space="0" w:color="auto"/>
                  </w:divBdr>
                </w:div>
                <w:div w:id="620920673">
                  <w:marLeft w:val="0"/>
                  <w:marRight w:val="0"/>
                  <w:marTop w:val="0"/>
                  <w:marBottom w:val="0"/>
                  <w:divBdr>
                    <w:top w:val="none" w:sz="0" w:space="0" w:color="auto"/>
                    <w:left w:val="none" w:sz="0" w:space="0" w:color="auto"/>
                    <w:bottom w:val="none" w:sz="0" w:space="0" w:color="auto"/>
                    <w:right w:val="none" w:sz="0" w:space="0" w:color="auto"/>
                  </w:divBdr>
                </w:div>
                <w:div w:id="710308577">
                  <w:marLeft w:val="0"/>
                  <w:marRight w:val="0"/>
                  <w:marTop w:val="0"/>
                  <w:marBottom w:val="0"/>
                  <w:divBdr>
                    <w:top w:val="none" w:sz="0" w:space="0" w:color="auto"/>
                    <w:left w:val="none" w:sz="0" w:space="0" w:color="auto"/>
                    <w:bottom w:val="none" w:sz="0" w:space="0" w:color="auto"/>
                    <w:right w:val="none" w:sz="0" w:space="0" w:color="auto"/>
                  </w:divBdr>
                </w:div>
                <w:div w:id="747389128">
                  <w:marLeft w:val="0"/>
                  <w:marRight w:val="0"/>
                  <w:marTop w:val="0"/>
                  <w:marBottom w:val="0"/>
                  <w:divBdr>
                    <w:top w:val="none" w:sz="0" w:space="0" w:color="auto"/>
                    <w:left w:val="none" w:sz="0" w:space="0" w:color="auto"/>
                    <w:bottom w:val="none" w:sz="0" w:space="0" w:color="auto"/>
                    <w:right w:val="none" w:sz="0" w:space="0" w:color="auto"/>
                  </w:divBdr>
                </w:div>
                <w:div w:id="767505298">
                  <w:marLeft w:val="0"/>
                  <w:marRight w:val="0"/>
                  <w:marTop w:val="0"/>
                  <w:marBottom w:val="0"/>
                  <w:divBdr>
                    <w:top w:val="none" w:sz="0" w:space="0" w:color="auto"/>
                    <w:left w:val="none" w:sz="0" w:space="0" w:color="auto"/>
                    <w:bottom w:val="none" w:sz="0" w:space="0" w:color="auto"/>
                    <w:right w:val="none" w:sz="0" w:space="0" w:color="auto"/>
                  </w:divBdr>
                </w:div>
                <w:div w:id="839586256">
                  <w:marLeft w:val="0"/>
                  <w:marRight w:val="0"/>
                  <w:marTop w:val="0"/>
                  <w:marBottom w:val="0"/>
                  <w:divBdr>
                    <w:top w:val="none" w:sz="0" w:space="0" w:color="auto"/>
                    <w:left w:val="none" w:sz="0" w:space="0" w:color="auto"/>
                    <w:bottom w:val="none" w:sz="0" w:space="0" w:color="auto"/>
                    <w:right w:val="none" w:sz="0" w:space="0" w:color="auto"/>
                  </w:divBdr>
                </w:div>
                <w:div w:id="843202286">
                  <w:marLeft w:val="0"/>
                  <w:marRight w:val="0"/>
                  <w:marTop w:val="0"/>
                  <w:marBottom w:val="0"/>
                  <w:divBdr>
                    <w:top w:val="none" w:sz="0" w:space="0" w:color="auto"/>
                    <w:left w:val="none" w:sz="0" w:space="0" w:color="auto"/>
                    <w:bottom w:val="none" w:sz="0" w:space="0" w:color="auto"/>
                    <w:right w:val="none" w:sz="0" w:space="0" w:color="auto"/>
                  </w:divBdr>
                </w:div>
                <w:div w:id="851915060">
                  <w:marLeft w:val="0"/>
                  <w:marRight w:val="0"/>
                  <w:marTop w:val="0"/>
                  <w:marBottom w:val="0"/>
                  <w:divBdr>
                    <w:top w:val="none" w:sz="0" w:space="0" w:color="auto"/>
                    <w:left w:val="none" w:sz="0" w:space="0" w:color="auto"/>
                    <w:bottom w:val="none" w:sz="0" w:space="0" w:color="auto"/>
                    <w:right w:val="none" w:sz="0" w:space="0" w:color="auto"/>
                  </w:divBdr>
                </w:div>
                <w:div w:id="914360747">
                  <w:marLeft w:val="0"/>
                  <w:marRight w:val="0"/>
                  <w:marTop w:val="0"/>
                  <w:marBottom w:val="0"/>
                  <w:divBdr>
                    <w:top w:val="none" w:sz="0" w:space="0" w:color="auto"/>
                    <w:left w:val="none" w:sz="0" w:space="0" w:color="auto"/>
                    <w:bottom w:val="none" w:sz="0" w:space="0" w:color="auto"/>
                    <w:right w:val="none" w:sz="0" w:space="0" w:color="auto"/>
                  </w:divBdr>
                </w:div>
                <w:div w:id="931814459">
                  <w:marLeft w:val="0"/>
                  <w:marRight w:val="0"/>
                  <w:marTop w:val="0"/>
                  <w:marBottom w:val="0"/>
                  <w:divBdr>
                    <w:top w:val="none" w:sz="0" w:space="0" w:color="auto"/>
                    <w:left w:val="none" w:sz="0" w:space="0" w:color="auto"/>
                    <w:bottom w:val="none" w:sz="0" w:space="0" w:color="auto"/>
                    <w:right w:val="none" w:sz="0" w:space="0" w:color="auto"/>
                  </w:divBdr>
                </w:div>
                <w:div w:id="931931130">
                  <w:marLeft w:val="0"/>
                  <w:marRight w:val="0"/>
                  <w:marTop w:val="0"/>
                  <w:marBottom w:val="0"/>
                  <w:divBdr>
                    <w:top w:val="none" w:sz="0" w:space="0" w:color="auto"/>
                    <w:left w:val="none" w:sz="0" w:space="0" w:color="auto"/>
                    <w:bottom w:val="none" w:sz="0" w:space="0" w:color="auto"/>
                    <w:right w:val="none" w:sz="0" w:space="0" w:color="auto"/>
                  </w:divBdr>
                </w:div>
                <w:div w:id="935750748">
                  <w:marLeft w:val="0"/>
                  <w:marRight w:val="0"/>
                  <w:marTop w:val="0"/>
                  <w:marBottom w:val="0"/>
                  <w:divBdr>
                    <w:top w:val="none" w:sz="0" w:space="0" w:color="auto"/>
                    <w:left w:val="none" w:sz="0" w:space="0" w:color="auto"/>
                    <w:bottom w:val="none" w:sz="0" w:space="0" w:color="auto"/>
                    <w:right w:val="none" w:sz="0" w:space="0" w:color="auto"/>
                  </w:divBdr>
                </w:div>
                <w:div w:id="943996098">
                  <w:marLeft w:val="0"/>
                  <w:marRight w:val="0"/>
                  <w:marTop w:val="0"/>
                  <w:marBottom w:val="0"/>
                  <w:divBdr>
                    <w:top w:val="none" w:sz="0" w:space="0" w:color="auto"/>
                    <w:left w:val="none" w:sz="0" w:space="0" w:color="auto"/>
                    <w:bottom w:val="none" w:sz="0" w:space="0" w:color="auto"/>
                    <w:right w:val="none" w:sz="0" w:space="0" w:color="auto"/>
                  </w:divBdr>
                </w:div>
                <w:div w:id="961960644">
                  <w:marLeft w:val="0"/>
                  <w:marRight w:val="0"/>
                  <w:marTop w:val="0"/>
                  <w:marBottom w:val="0"/>
                  <w:divBdr>
                    <w:top w:val="none" w:sz="0" w:space="0" w:color="auto"/>
                    <w:left w:val="none" w:sz="0" w:space="0" w:color="auto"/>
                    <w:bottom w:val="none" w:sz="0" w:space="0" w:color="auto"/>
                    <w:right w:val="none" w:sz="0" w:space="0" w:color="auto"/>
                  </w:divBdr>
                </w:div>
                <w:div w:id="981039330">
                  <w:marLeft w:val="0"/>
                  <w:marRight w:val="0"/>
                  <w:marTop w:val="0"/>
                  <w:marBottom w:val="0"/>
                  <w:divBdr>
                    <w:top w:val="none" w:sz="0" w:space="0" w:color="auto"/>
                    <w:left w:val="none" w:sz="0" w:space="0" w:color="auto"/>
                    <w:bottom w:val="none" w:sz="0" w:space="0" w:color="auto"/>
                    <w:right w:val="none" w:sz="0" w:space="0" w:color="auto"/>
                  </w:divBdr>
                </w:div>
                <w:div w:id="1016275423">
                  <w:marLeft w:val="0"/>
                  <w:marRight w:val="0"/>
                  <w:marTop w:val="0"/>
                  <w:marBottom w:val="0"/>
                  <w:divBdr>
                    <w:top w:val="none" w:sz="0" w:space="0" w:color="auto"/>
                    <w:left w:val="none" w:sz="0" w:space="0" w:color="auto"/>
                    <w:bottom w:val="none" w:sz="0" w:space="0" w:color="auto"/>
                    <w:right w:val="none" w:sz="0" w:space="0" w:color="auto"/>
                  </w:divBdr>
                </w:div>
                <w:div w:id="1018658640">
                  <w:marLeft w:val="0"/>
                  <w:marRight w:val="0"/>
                  <w:marTop w:val="0"/>
                  <w:marBottom w:val="0"/>
                  <w:divBdr>
                    <w:top w:val="none" w:sz="0" w:space="0" w:color="auto"/>
                    <w:left w:val="none" w:sz="0" w:space="0" w:color="auto"/>
                    <w:bottom w:val="none" w:sz="0" w:space="0" w:color="auto"/>
                    <w:right w:val="none" w:sz="0" w:space="0" w:color="auto"/>
                  </w:divBdr>
                </w:div>
                <w:div w:id="1035037391">
                  <w:marLeft w:val="0"/>
                  <w:marRight w:val="0"/>
                  <w:marTop w:val="0"/>
                  <w:marBottom w:val="0"/>
                  <w:divBdr>
                    <w:top w:val="none" w:sz="0" w:space="0" w:color="auto"/>
                    <w:left w:val="none" w:sz="0" w:space="0" w:color="auto"/>
                    <w:bottom w:val="none" w:sz="0" w:space="0" w:color="auto"/>
                    <w:right w:val="none" w:sz="0" w:space="0" w:color="auto"/>
                  </w:divBdr>
                </w:div>
                <w:div w:id="1087267681">
                  <w:marLeft w:val="0"/>
                  <w:marRight w:val="0"/>
                  <w:marTop w:val="0"/>
                  <w:marBottom w:val="0"/>
                  <w:divBdr>
                    <w:top w:val="none" w:sz="0" w:space="0" w:color="auto"/>
                    <w:left w:val="none" w:sz="0" w:space="0" w:color="auto"/>
                    <w:bottom w:val="none" w:sz="0" w:space="0" w:color="auto"/>
                    <w:right w:val="none" w:sz="0" w:space="0" w:color="auto"/>
                  </w:divBdr>
                </w:div>
                <w:div w:id="1102264298">
                  <w:marLeft w:val="0"/>
                  <w:marRight w:val="0"/>
                  <w:marTop w:val="0"/>
                  <w:marBottom w:val="0"/>
                  <w:divBdr>
                    <w:top w:val="none" w:sz="0" w:space="0" w:color="auto"/>
                    <w:left w:val="none" w:sz="0" w:space="0" w:color="auto"/>
                    <w:bottom w:val="none" w:sz="0" w:space="0" w:color="auto"/>
                    <w:right w:val="none" w:sz="0" w:space="0" w:color="auto"/>
                  </w:divBdr>
                </w:div>
                <w:div w:id="1107577424">
                  <w:marLeft w:val="0"/>
                  <w:marRight w:val="0"/>
                  <w:marTop w:val="0"/>
                  <w:marBottom w:val="0"/>
                  <w:divBdr>
                    <w:top w:val="none" w:sz="0" w:space="0" w:color="auto"/>
                    <w:left w:val="none" w:sz="0" w:space="0" w:color="auto"/>
                    <w:bottom w:val="none" w:sz="0" w:space="0" w:color="auto"/>
                    <w:right w:val="none" w:sz="0" w:space="0" w:color="auto"/>
                  </w:divBdr>
                </w:div>
                <w:div w:id="1115442629">
                  <w:marLeft w:val="0"/>
                  <w:marRight w:val="0"/>
                  <w:marTop w:val="0"/>
                  <w:marBottom w:val="0"/>
                  <w:divBdr>
                    <w:top w:val="none" w:sz="0" w:space="0" w:color="auto"/>
                    <w:left w:val="none" w:sz="0" w:space="0" w:color="auto"/>
                    <w:bottom w:val="none" w:sz="0" w:space="0" w:color="auto"/>
                    <w:right w:val="none" w:sz="0" w:space="0" w:color="auto"/>
                  </w:divBdr>
                </w:div>
                <w:div w:id="1130368574">
                  <w:marLeft w:val="0"/>
                  <w:marRight w:val="0"/>
                  <w:marTop w:val="0"/>
                  <w:marBottom w:val="0"/>
                  <w:divBdr>
                    <w:top w:val="none" w:sz="0" w:space="0" w:color="auto"/>
                    <w:left w:val="none" w:sz="0" w:space="0" w:color="auto"/>
                    <w:bottom w:val="none" w:sz="0" w:space="0" w:color="auto"/>
                    <w:right w:val="none" w:sz="0" w:space="0" w:color="auto"/>
                  </w:divBdr>
                </w:div>
                <w:div w:id="1154834981">
                  <w:marLeft w:val="0"/>
                  <w:marRight w:val="0"/>
                  <w:marTop w:val="0"/>
                  <w:marBottom w:val="0"/>
                  <w:divBdr>
                    <w:top w:val="none" w:sz="0" w:space="0" w:color="auto"/>
                    <w:left w:val="none" w:sz="0" w:space="0" w:color="auto"/>
                    <w:bottom w:val="none" w:sz="0" w:space="0" w:color="auto"/>
                    <w:right w:val="none" w:sz="0" w:space="0" w:color="auto"/>
                  </w:divBdr>
                </w:div>
                <w:div w:id="1226451296">
                  <w:marLeft w:val="0"/>
                  <w:marRight w:val="0"/>
                  <w:marTop w:val="0"/>
                  <w:marBottom w:val="0"/>
                  <w:divBdr>
                    <w:top w:val="none" w:sz="0" w:space="0" w:color="auto"/>
                    <w:left w:val="none" w:sz="0" w:space="0" w:color="auto"/>
                    <w:bottom w:val="none" w:sz="0" w:space="0" w:color="auto"/>
                    <w:right w:val="none" w:sz="0" w:space="0" w:color="auto"/>
                  </w:divBdr>
                </w:div>
                <w:div w:id="1311207814">
                  <w:marLeft w:val="0"/>
                  <w:marRight w:val="0"/>
                  <w:marTop w:val="0"/>
                  <w:marBottom w:val="0"/>
                  <w:divBdr>
                    <w:top w:val="none" w:sz="0" w:space="0" w:color="auto"/>
                    <w:left w:val="none" w:sz="0" w:space="0" w:color="auto"/>
                    <w:bottom w:val="none" w:sz="0" w:space="0" w:color="auto"/>
                    <w:right w:val="none" w:sz="0" w:space="0" w:color="auto"/>
                  </w:divBdr>
                </w:div>
                <w:div w:id="1394112872">
                  <w:marLeft w:val="0"/>
                  <w:marRight w:val="0"/>
                  <w:marTop w:val="0"/>
                  <w:marBottom w:val="0"/>
                  <w:divBdr>
                    <w:top w:val="none" w:sz="0" w:space="0" w:color="auto"/>
                    <w:left w:val="none" w:sz="0" w:space="0" w:color="auto"/>
                    <w:bottom w:val="none" w:sz="0" w:space="0" w:color="auto"/>
                    <w:right w:val="none" w:sz="0" w:space="0" w:color="auto"/>
                  </w:divBdr>
                </w:div>
                <w:div w:id="1394430910">
                  <w:marLeft w:val="0"/>
                  <w:marRight w:val="0"/>
                  <w:marTop w:val="0"/>
                  <w:marBottom w:val="0"/>
                  <w:divBdr>
                    <w:top w:val="none" w:sz="0" w:space="0" w:color="auto"/>
                    <w:left w:val="none" w:sz="0" w:space="0" w:color="auto"/>
                    <w:bottom w:val="none" w:sz="0" w:space="0" w:color="auto"/>
                    <w:right w:val="none" w:sz="0" w:space="0" w:color="auto"/>
                  </w:divBdr>
                </w:div>
                <w:div w:id="1394701011">
                  <w:marLeft w:val="0"/>
                  <w:marRight w:val="0"/>
                  <w:marTop w:val="0"/>
                  <w:marBottom w:val="0"/>
                  <w:divBdr>
                    <w:top w:val="none" w:sz="0" w:space="0" w:color="auto"/>
                    <w:left w:val="none" w:sz="0" w:space="0" w:color="auto"/>
                    <w:bottom w:val="none" w:sz="0" w:space="0" w:color="auto"/>
                    <w:right w:val="none" w:sz="0" w:space="0" w:color="auto"/>
                  </w:divBdr>
                </w:div>
                <w:div w:id="1396853154">
                  <w:marLeft w:val="0"/>
                  <w:marRight w:val="0"/>
                  <w:marTop w:val="0"/>
                  <w:marBottom w:val="0"/>
                  <w:divBdr>
                    <w:top w:val="none" w:sz="0" w:space="0" w:color="auto"/>
                    <w:left w:val="none" w:sz="0" w:space="0" w:color="auto"/>
                    <w:bottom w:val="none" w:sz="0" w:space="0" w:color="auto"/>
                    <w:right w:val="none" w:sz="0" w:space="0" w:color="auto"/>
                  </w:divBdr>
                </w:div>
                <w:div w:id="1397901473">
                  <w:marLeft w:val="0"/>
                  <w:marRight w:val="0"/>
                  <w:marTop w:val="0"/>
                  <w:marBottom w:val="0"/>
                  <w:divBdr>
                    <w:top w:val="none" w:sz="0" w:space="0" w:color="auto"/>
                    <w:left w:val="none" w:sz="0" w:space="0" w:color="auto"/>
                    <w:bottom w:val="none" w:sz="0" w:space="0" w:color="auto"/>
                    <w:right w:val="none" w:sz="0" w:space="0" w:color="auto"/>
                  </w:divBdr>
                </w:div>
                <w:div w:id="1404181168">
                  <w:marLeft w:val="0"/>
                  <w:marRight w:val="0"/>
                  <w:marTop w:val="0"/>
                  <w:marBottom w:val="0"/>
                  <w:divBdr>
                    <w:top w:val="none" w:sz="0" w:space="0" w:color="auto"/>
                    <w:left w:val="none" w:sz="0" w:space="0" w:color="auto"/>
                    <w:bottom w:val="none" w:sz="0" w:space="0" w:color="auto"/>
                    <w:right w:val="none" w:sz="0" w:space="0" w:color="auto"/>
                  </w:divBdr>
                </w:div>
                <w:div w:id="1465999461">
                  <w:marLeft w:val="0"/>
                  <w:marRight w:val="0"/>
                  <w:marTop w:val="0"/>
                  <w:marBottom w:val="0"/>
                  <w:divBdr>
                    <w:top w:val="none" w:sz="0" w:space="0" w:color="auto"/>
                    <w:left w:val="none" w:sz="0" w:space="0" w:color="auto"/>
                    <w:bottom w:val="none" w:sz="0" w:space="0" w:color="auto"/>
                    <w:right w:val="none" w:sz="0" w:space="0" w:color="auto"/>
                  </w:divBdr>
                </w:div>
                <w:div w:id="1493641332">
                  <w:marLeft w:val="0"/>
                  <w:marRight w:val="0"/>
                  <w:marTop w:val="0"/>
                  <w:marBottom w:val="0"/>
                  <w:divBdr>
                    <w:top w:val="none" w:sz="0" w:space="0" w:color="auto"/>
                    <w:left w:val="none" w:sz="0" w:space="0" w:color="auto"/>
                    <w:bottom w:val="none" w:sz="0" w:space="0" w:color="auto"/>
                    <w:right w:val="none" w:sz="0" w:space="0" w:color="auto"/>
                  </w:divBdr>
                </w:div>
                <w:div w:id="1504129204">
                  <w:marLeft w:val="0"/>
                  <w:marRight w:val="0"/>
                  <w:marTop w:val="0"/>
                  <w:marBottom w:val="0"/>
                  <w:divBdr>
                    <w:top w:val="none" w:sz="0" w:space="0" w:color="auto"/>
                    <w:left w:val="none" w:sz="0" w:space="0" w:color="auto"/>
                    <w:bottom w:val="none" w:sz="0" w:space="0" w:color="auto"/>
                    <w:right w:val="none" w:sz="0" w:space="0" w:color="auto"/>
                  </w:divBdr>
                </w:div>
                <w:div w:id="1536769927">
                  <w:marLeft w:val="0"/>
                  <w:marRight w:val="0"/>
                  <w:marTop w:val="0"/>
                  <w:marBottom w:val="0"/>
                  <w:divBdr>
                    <w:top w:val="none" w:sz="0" w:space="0" w:color="auto"/>
                    <w:left w:val="none" w:sz="0" w:space="0" w:color="auto"/>
                    <w:bottom w:val="none" w:sz="0" w:space="0" w:color="auto"/>
                    <w:right w:val="none" w:sz="0" w:space="0" w:color="auto"/>
                  </w:divBdr>
                </w:div>
                <w:div w:id="1581207126">
                  <w:marLeft w:val="0"/>
                  <w:marRight w:val="0"/>
                  <w:marTop w:val="0"/>
                  <w:marBottom w:val="0"/>
                  <w:divBdr>
                    <w:top w:val="none" w:sz="0" w:space="0" w:color="auto"/>
                    <w:left w:val="none" w:sz="0" w:space="0" w:color="auto"/>
                    <w:bottom w:val="none" w:sz="0" w:space="0" w:color="auto"/>
                    <w:right w:val="none" w:sz="0" w:space="0" w:color="auto"/>
                  </w:divBdr>
                </w:div>
                <w:div w:id="1603760678">
                  <w:marLeft w:val="0"/>
                  <w:marRight w:val="0"/>
                  <w:marTop w:val="0"/>
                  <w:marBottom w:val="0"/>
                  <w:divBdr>
                    <w:top w:val="none" w:sz="0" w:space="0" w:color="auto"/>
                    <w:left w:val="none" w:sz="0" w:space="0" w:color="auto"/>
                    <w:bottom w:val="none" w:sz="0" w:space="0" w:color="auto"/>
                    <w:right w:val="none" w:sz="0" w:space="0" w:color="auto"/>
                  </w:divBdr>
                </w:div>
                <w:div w:id="1662614881">
                  <w:marLeft w:val="0"/>
                  <w:marRight w:val="0"/>
                  <w:marTop w:val="0"/>
                  <w:marBottom w:val="0"/>
                  <w:divBdr>
                    <w:top w:val="none" w:sz="0" w:space="0" w:color="auto"/>
                    <w:left w:val="none" w:sz="0" w:space="0" w:color="auto"/>
                    <w:bottom w:val="none" w:sz="0" w:space="0" w:color="auto"/>
                    <w:right w:val="none" w:sz="0" w:space="0" w:color="auto"/>
                  </w:divBdr>
                </w:div>
                <w:div w:id="1694575945">
                  <w:marLeft w:val="0"/>
                  <w:marRight w:val="0"/>
                  <w:marTop w:val="0"/>
                  <w:marBottom w:val="0"/>
                  <w:divBdr>
                    <w:top w:val="none" w:sz="0" w:space="0" w:color="auto"/>
                    <w:left w:val="none" w:sz="0" w:space="0" w:color="auto"/>
                    <w:bottom w:val="none" w:sz="0" w:space="0" w:color="auto"/>
                    <w:right w:val="none" w:sz="0" w:space="0" w:color="auto"/>
                  </w:divBdr>
                </w:div>
                <w:div w:id="1699550113">
                  <w:marLeft w:val="0"/>
                  <w:marRight w:val="0"/>
                  <w:marTop w:val="0"/>
                  <w:marBottom w:val="0"/>
                  <w:divBdr>
                    <w:top w:val="none" w:sz="0" w:space="0" w:color="auto"/>
                    <w:left w:val="none" w:sz="0" w:space="0" w:color="auto"/>
                    <w:bottom w:val="none" w:sz="0" w:space="0" w:color="auto"/>
                    <w:right w:val="none" w:sz="0" w:space="0" w:color="auto"/>
                  </w:divBdr>
                </w:div>
                <w:div w:id="1716201549">
                  <w:marLeft w:val="0"/>
                  <w:marRight w:val="0"/>
                  <w:marTop w:val="0"/>
                  <w:marBottom w:val="0"/>
                  <w:divBdr>
                    <w:top w:val="none" w:sz="0" w:space="0" w:color="auto"/>
                    <w:left w:val="none" w:sz="0" w:space="0" w:color="auto"/>
                    <w:bottom w:val="none" w:sz="0" w:space="0" w:color="auto"/>
                    <w:right w:val="none" w:sz="0" w:space="0" w:color="auto"/>
                  </w:divBdr>
                </w:div>
                <w:div w:id="1726031057">
                  <w:marLeft w:val="0"/>
                  <w:marRight w:val="0"/>
                  <w:marTop w:val="0"/>
                  <w:marBottom w:val="0"/>
                  <w:divBdr>
                    <w:top w:val="none" w:sz="0" w:space="0" w:color="auto"/>
                    <w:left w:val="none" w:sz="0" w:space="0" w:color="auto"/>
                    <w:bottom w:val="none" w:sz="0" w:space="0" w:color="auto"/>
                    <w:right w:val="none" w:sz="0" w:space="0" w:color="auto"/>
                  </w:divBdr>
                </w:div>
                <w:div w:id="1751779106">
                  <w:marLeft w:val="0"/>
                  <w:marRight w:val="0"/>
                  <w:marTop w:val="0"/>
                  <w:marBottom w:val="0"/>
                  <w:divBdr>
                    <w:top w:val="none" w:sz="0" w:space="0" w:color="auto"/>
                    <w:left w:val="none" w:sz="0" w:space="0" w:color="auto"/>
                    <w:bottom w:val="none" w:sz="0" w:space="0" w:color="auto"/>
                    <w:right w:val="none" w:sz="0" w:space="0" w:color="auto"/>
                  </w:divBdr>
                </w:div>
                <w:div w:id="1820225310">
                  <w:marLeft w:val="0"/>
                  <w:marRight w:val="0"/>
                  <w:marTop w:val="0"/>
                  <w:marBottom w:val="0"/>
                  <w:divBdr>
                    <w:top w:val="none" w:sz="0" w:space="0" w:color="auto"/>
                    <w:left w:val="none" w:sz="0" w:space="0" w:color="auto"/>
                    <w:bottom w:val="none" w:sz="0" w:space="0" w:color="auto"/>
                    <w:right w:val="none" w:sz="0" w:space="0" w:color="auto"/>
                  </w:divBdr>
                </w:div>
                <w:div w:id="1832872338">
                  <w:marLeft w:val="0"/>
                  <w:marRight w:val="0"/>
                  <w:marTop w:val="0"/>
                  <w:marBottom w:val="0"/>
                  <w:divBdr>
                    <w:top w:val="none" w:sz="0" w:space="0" w:color="auto"/>
                    <w:left w:val="none" w:sz="0" w:space="0" w:color="auto"/>
                    <w:bottom w:val="none" w:sz="0" w:space="0" w:color="auto"/>
                    <w:right w:val="none" w:sz="0" w:space="0" w:color="auto"/>
                  </w:divBdr>
                </w:div>
                <w:div w:id="1837452519">
                  <w:marLeft w:val="0"/>
                  <w:marRight w:val="0"/>
                  <w:marTop w:val="0"/>
                  <w:marBottom w:val="0"/>
                  <w:divBdr>
                    <w:top w:val="none" w:sz="0" w:space="0" w:color="auto"/>
                    <w:left w:val="none" w:sz="0" w:space="0" w:color="auto"/>
                    <w:bottom w:val="none" w:sz="0" w:space="0" w:color="auto"/>
                    <w:right w:val="none" w:sz="0" w:space="0" w:color="auto"/>
                  </w:divBdr>
                </w:div>
                <w:div w:id="1841894178">
                  <w:marLeft w:val="0"/>
                  <w:marRight w:val="0"/>
                  <w:marTop w:val="0"/>
                  <w:marBottom w:val="0"/>
                  <w:divBdr>
                    <w:top w:val="none" w:sz="0" w:space="0" w:color="auto"/>
                    <w:left w:val="none" w:sz="0" w:space="0" w:color="auto"/>
                    <w:bottom w:val="none" w:sz="0" w:space="0" w:color="auto"/>
                    <w:right w:val="none" w:sz="0" w:space="0" w:color="auto"/>
                  </w:divBdr>
                </w:div>
                <w:div w:id="1845049934">
                  <w:marLeft w:val="0"/>
                  <w:marRight w:val="0"/>
                  <w:marTop w:val="0"/>
                  <w:marBottom w:val="0"/>
                  <w:divBdr>
                    <w:top w:val="none" w:sz="0" w:space="0" w:color="auto"/>
                    <w:left w:val="none" w:sz="0" w:space="0" w:color="auto"/>
                    <w:bottom w:val="none" w:sz="0" w:space="0" w:color="auto"/>
                    <w:right w:val="none" w:sz="0" w:space="0" w:color="auto"/>
                  </w:divBdr>
                </w:div>
                <w:div w:id="1870727693">
                  <w:marLeft w:val="0"/>
                  <w:marRight w:val="0"/>
                  <w:marTop w:val="0"/>
                  <w:marBottom w:val="0"/>
                  <w:divBdr>
                    <w:top w:val="none" w:sz="0" w:space="0" w:color="auto"/>
                    <w:left w:val="none" w:sz="0" w:space="0" w:color="auto"/>
                    <w:bottom w:val="none" w:sz="0" w:space="0" w:color="auto"/>
                    <w:right w:val="none" w:sz="0" w:space="0" w:color="auto"/>
                  </w:divBdr>
                </w:div>
                <w:div w:id="1881554965">
                  <w:marLeft w:val="0"/>
                  <w:marRight w:val="0"/>
                  <w:marTop w:val="0"/>
                  <w:marBottom w:val="0"/>
                  <w:divBdr>
                    <w:top w:val="none" w:sz="0" w:space="0" w:color="auto"/>
                    <w:left w:val="none" w:sz="0" w:space="0" w:color="auto"/>
                    <w:bottom w:val="none" w:sz="0" w:space="0" w:color="auto"/>
                    <w:right w:val="none" w:sz="0" w:space="0" w:color="auto"/>
                  </w:divBdr>
                </w:div>
                <w:div w:id="1906985292">
                  <w:marLeft w:val="0"/>
                  <w:marRight w:val="0"/>
                  <w:marTop w:val="0"/>
                  <w:marBottom w:val="0"/>
                  <w:divBdr>
                    <w:top w:val="none" w:sz="0" w:space="0" w:color="auto"/>
                    <w:left w:val="none" w:sz="0" w:space="0" w:color="auto"/>
                    <w:bottom w:val="none" w:sz="0" w:space="0" w:color="auto"/>
                    <w:right w:val="none" w:sz="0" w:space="0" w:color="auto"/>
                  </w:divBdr>
                </w:div>
                <w:div w:id="1944799310">
                  <w:marLeft w:val="0"/>
                  <w:marRight w:val="0"/>
                  <w:marTop w:val="0"/>
                  <w:marBottom w:val="0"/>
                  <w:divBdr>
                    <w:top w:val="none" w:sz="0" w:space="0" w:color="auto"/>
                    <w:left w:val="none" w:sz="0" w:space="0" w:color="auto"/>
                    <w:bottom w:val="none" w:sz="0" w:space="0" w:color="auto"/>
                    <w:right w:val="none" w:sz="0" w:space="0" w:color="auto"/>
                  </w:divBdr>
                </w:div>
                <w:div w:id="1969971755">
                  <w:marLeft w:val="0"/>
                  <w:marRight w:val="0"/>
                  <w:marTop w:val="0"/>
                  <w:marBottom w:val="0"/>
                  <w:divBdr>
                    <w:top w:val="none" w:sz="0" w:space="0" w:color="auto"/>
                    <w:left w:val="none" w:sz="0" w:space="0" w:color="auto"/>
                    <w:bottom w:val="none" w:sz="0" w:space="0" w:color="auto"/>
                    <w:right w:val="none" w:sz="0" w:space="0" w:color="auto"/>
                  </w:divBdr>
                </w:div>
                <w:div w:id="1971586892">
                  <w:marLeft w:val="0"/>
                  <w:marRight w:val="0"/>
                  <w:marTop w:val="0"/>
                  <w:marBottom w:val="0"/>
                  <w:divBdr>
                    <w:top w:val="none" w:sz="0" w:space="0" w:color="auto"/>
                    <w:left w:val="none" w:sz="0" w:space="0" w:color="auto"/>
                    <w:bottom w:val="none" w:sz="0" w:space="0" w:color="auto"/>
                    <w:right w:val="none" w:sz="0" w:space="0" w:color="auto"/>
                  </w:divBdr>
                </w:div>
                <w:div w:id="2041858534">
                  <w:marLeft w:val="0"/>
                  <w:marRight w:val="0"/>
                  <w:marTop w:val="0"/>
                  <w:marBottom w:val="0"/>
                  <w:divBdr>
                    <w:top w:val="none" w:sz="0" w:space="0" w:color="auto"/>
                    <w:left w:val="none" w:sz="0" w:space="0" w:color="auto"/>
                    <w:bottom w:val="none" w:sz="0" w:space="0" w:color="auto"/>
                    <w:right w:val="none" w:sz="0" w:space="0" w:color="auto"/>
                  </w:divBdr>
                </w:div>
                <w:div w:id="2074693899">
                  <w:marLeft w:val="0"/>
                  <w:marRight w:val="0"/>
                  <w:marTop w:val="0"/>
                  <w:marBottom w:val="0"/>
                  <w:divBdr>
                    <w:top w:val="none" w:sz="0" w:space="0" w:color="auto"/>
                    <w:left w:val="none" w:sz="0" w:space="0" w:color="auto"/>
                    <w:bottom w:val="none" w:sz="0" w:space="0" w:color="auto"/>
                    <w:right w:val="none" w:sz="0" w:space="0" w:color="auto"/>
                  </w:divBdr>
                </w:div>
                <w:div w:id="2087452816">
                  <w:marLeft w:val="0"/>
                  <w:marRight w:val="0"/>
                  <w:marTop w:val="0"/>
                  <w:marBottom w:val="0"/>
                  <w:divBdr>
                    <w:top w:val="none" w:sz="0" w:space="0" w:color="auto"/>
                    <w:left w:val="none" w:sz="0" w:space="0" w:color="auto"/>
                    <w:bottom w:val="none" w:sz="0" w:space="0" w:color="auto"/>
                    <w:right w:val="none" w:sz="0" w:space="0" w:color="auto"/>
                  </w:divBdr>
                </w:div>
                <w:div w:id="2115204563">
                  <w:marLeft w:val="0"/>
                  <w:marRight w:val="0"/>
                  <w:marTop w:val="0"/>
                  <w:marBottom w:val="0"/>
                  <w:divBdr>
                    <w:top w:val="none" w:sz="0" w:space="0" w:color="auto"/>
                    <w:left w:val="none" w:sz="0" w:space="0" w:color="auto"/>
                    <w:bottom w:val="none" w:sz="0" w:space="0" w:color="auto"/>
                    <w:right w:val="none" w:sz="0" w:space="0" w:color="auto"/>
                  </w:divBdr>
                </w:div>
                <w:div w:id="2129468892">
                  <w:marLeft w:val="0"/>
                  <w:marRight w:val="0"/>
                  <w:marTop w:val="0"/>
                  <w:marBottom w:val="0"/>
                  <w:divBdr>
                    <w:top w:val="none" w:sz="0" w:space="0" w:color="auto"/>
                    <w:left w:val="none" w:sz="0" w:space="0" w:color="auto"/>
                    <w:bottom w:val="none" w:sz="0" w:space="0" w:color="auto"/>
                    <w:right w:val="none" w:sz="0" w:space="0" w:color="auto"/>
                  </w:divBdr>
                </w:div>
                <w:div w:id="2141461413">
                  <w:marLeft w:val="0"/>
                  <w:marRight w:val="0"/>
                  <w:marTop w:val="0"/>
                  <w:marBottom w:val="0"/>
                  <w:divBdr>
                    <w:top w:val="none" w:sz="0" w:space="0" w:color="auto"/>
                    <w:left w:val="none" w:sz="0" w:space="0" w:color="auto"/>
                    <w:bottom w:val="none" w:sz="0" w:space="0" w:color="auto"/>
                    <w:right w:val="none" w:sz="0" w:space="0" w:color="auto"/>
                  </w:divBdr>
                </w:div>
              </w:divsChild>
            </w:div>
            <w:div w:id="872495034">
              <w:marLeft w:val="0"/>
              <w:marRight w:val="0"/>
              <w:marTop w:val="0"/>
              <w:marBottom w:val="0"/>
              <w:divBdr>
                <w:top w:val="none" w:sz="0" w:space="0" w:color="auto"/>
                <w:left w:val="none" w:sz="0" w:space="0" w:color="auto"/>
                <w:bottom w:val="none" w:sz="0" w:space="0" w:color="auto"/>
                <w:right w:val="none" w:sz="0" w:space="0" w:color="auto"/>
              </w:divBdr>
            </w:div>
            <w:div w:id="872772336">
              <w:marLeft w:val="0"/>
              <w:marRight w:val="0"/>
              <w:marTop w:val="0"/>
              <w:marBottom w:val="0"/>
              <w:divBdr>
                <w:top w:val="none" w:sz="0" w:space="0" w:color="auto"/>
                <w:left w:val="none" w:sz="0" w:space="0" w:color="auto"/>
                <w:bottom w:val="none" w:sz="0" w:space="0" w:color="auto"/>
                <w:right w:val="none" w:sz="0" w:space="0" w:color="auto"/>
              </w:divBdr>
            </w:div>
            <w:div w:id="873152815">
              <w:marLeft w:val="0"/>
              <w:marRight w:val="0"/>
              <w:marTop w:val="0"/>
              <w:marBottom w:val="0"/>
              <w:divBdr>
                <w:top w:val="none" w:sz="0" w:space="0" w:color="auto"/>
                <w:left w:val="none" w:sz="0" w:space="0" w:color="auto"/>
                <w:bottom w:val="none" w:sz="0" w:space="0" w:color="auto"/>
                <w:right w:val="none" w:sz="0" w:space="0" w:color="auto"/>
              </w:divBdr>
            </w:div>
            <w:div w:id="873889229">
              <w:marLeft w:val="0"/>
              <w:marRight w:val="0"/>
              <w:marTop w:val="0"/>
              <w:marBottom w:val="0"/>
              <w:divBdr>
                <w:top w:val="none" w:sz="0" w:space="0" w:color="auto"/>
                <w:left w:val="none" w:sz="0" w:space="0" w:color="auto"/>
                <w:bottom w:val="none" w:sz="0" w:space="0" w:color="auto"/>
                <w:right w:val="none" w:sz="0" w:space="0" w:color="auto"/>
              </w:divBdr>
            </w:div>
            <w:div w:id="874542426">
              <w:marLeft w:val="0"/>
              <w:marRight w:val="0"/>
              <w:marTop w:val="0"/>
              <w:marBottom w:val="0"/>
              <w:divBdr>
                <w:top w:val="none" w:sz="0" w:space="0" w:color="auto"/>
                <w:left w:val="none" w:sz="0" w:space="0" w:color="auto"/>
                <w:bottom w:val="none" w:sz="0" w:space="0" w:color="auto"/>
                <w:right w:val="none" w:sz="0" w:space="0" w:color="auto"/>
              </w:divBdr>
            </w:div>
            <w:div w:id="878853848">
              <w:marLeft w:val="0"/>
              <w:marRight w:val="0"/>
              <w:marTop w:val="0"/>
              <w:marBottom w:val="0"/>
              <w:divBdr>
                <w:top w:val="none" w:sz="0" w:space="0" w:color="auto"/>
                <w:left w:val="none" w:sz="0" w:space="0" w:color="auto"/>
                <w:bottom w:val="none" w:sz="0" w:space="0" w:color="auto"/>
                <w:right w:val="none" w:sz="0" w:space="0" w:color="auto"/>
              </w:divBdr>
            </w:div>
            <w:div w:id="884492131">
              <w:marLeft w:val="0"/>
              <w:marRight w:val="0"/>
              <w:marTop w:val="0"/>
              <w:marBottom w:val="0"/>
              <w:divBdr>
                <w:top w:val="none" w:sz="0" w:space="0" w:color="auto"/>
                <w:left w:val="none" w:sz="0" w:space="0" w:color="auto"/>
                <w:bottom w:val="none" w:sz="0" w:space="0" w:color="auto"/>
                <w:right w:val="none" w:sz="0" w:space="0" w:color="auto"/>
              </w:divBdr>
            </w:div>
            <w:div w:id="884875679">
              <w:marLeft w:val="0"/>
              <w:marRight w:val="0"/>
              <w:marTop w:val="0"/>
              <w:marBottom w:val="0"/>
              <w:divBdr>
                <w:top w:val="none" w:sz="0" w:space="0" w:color="auto"/>
                <w:left w:val="none" w:sz="0" w:space="0" w:color="auto"/>
                <w:bottom w:val="none" w:sz="0" w:space="0" w:color="auto"/>
                <w:right w:val="none" w:sz="0" w:space="0" w:color="auto"/>
              </w:divBdr>
            </w:div>
            <w:div w:id="884877487">
              <w:marLeft w:val="0"/>
              <w:marRight w:val="0"/>
              <w:marTop w:val="0"/>
              <w:marBottom w:val="0"/>
              <w:divBdr>
                <w:top w:val="none" w:sz="0" w:space="0" w:color="auto"/>
                <w:left w:val="none" w:sz="0" w:space="0" w:color="auto"/>
                <w:bottom w:val="none" w:sz="0" w:space="0" w:color="auto"/>
                <w:right w:val="none" w:sz="0" w:space="0" w:color="auto"/>
              </w:divBdr>
            </w:div>
            <w:div w:id="885679870">
              <w:marLeft w:val="0"/>
              <w:marRight w:val="0"/>
              <w:marTop w:val="0"/>
              <w:marBottom w:val="0"/>
              <w:divBdr>
                <w:top w:val="none" w:sz="0" w:space="0" w:color="auto"/>
                <w:left w:val="none" w:sz="0" w:space="0" w:color="auto"/>
                <w:bottom w:val="none" w:sz="0" w:space="0" w:color="auto"/>
                <w:right w:val="none" w:sz="0" w:space="0" w:color="auto"/>
              </w:divBdr>
            </w:div>
            <w:div w:id="885683589">
              <w:marLeft w:val="0"/>
              <w:marRight w:val="0"/>
              <w:marTop w:val="0"/>
              <w:marBottom w:val="0"/>
              <w:divBdr>
                <w:top w:val="none" w:sz="0" w:space="0" w:color="auto"/>
                <w:left w:val="none" w:sz="0" w:space="0" w:color="auto"/>
                <w:bottom w:val="none" w:sz="0" w:space="0" w:color="auto"/>
                <w:right w:val="none" w:sz="0" w:space="0" w:color="auto"/>
              </w:divBdr>
            </w:div>
            <w:div w:id="886063602">
              <w:marLeft w:val="0"/>
              <w:marRight w:val="0"/>
              <w:marTop w:val="0"/>
              <w:marBottom w:val="0"/>
              <w:divBdr>
                <w:top w:val="none" w:sz="0" w:space="0" w:color="auto"/>
                <w:left w:val="none" w:sz="0" w:space="0" w:color="auto"/>
                <w:bottom w:val="none" w:sz="0" w:space="0" w:color="auto"/>
                <w:right w:val="none" w:sz="0" w:space="0" w:color="auto"/>
              </w:divBdr>
            </w:div>
            <w:div w:id="892890592">
              <w:marLeft w:val="0"/>
              <w:marRight w:val="0"/>
              <w:marTop w:val="0"/>
              <w:marBottom w:val="0"/>
              <w:divBdr>
                <w:top w:val="none" w:sz="0" w:space="0" w:color="auto"/>
                <w:left w:val="none" w:sz="0" w:space="0" w:color="auto"/>
                <w:bottom w:val="none" w:sz="0" w:space="0" w:color="auto"/>
                <w:right w:val="none" w:sz="0" w:space="0" w:color="auto"/>
              </w:divBdr>
            </w:div>
            <w:div w:id="895363071">
              <w:marLeft w:val="0"/>
              <w:marRight w:val="0"/>
              <w:marTop w:val="0"/>
              <w:marBottom w:val="0"/>
              <w:divBdr>
                <w:top w:val="none" w:sz="0" w:space="0" w:color="auto"/>
                <w:left w:val="none" w:sz="0" w:space="0" w:color="auto"/>
                <w:bottom w:val="none" w:sz="0" w:space="0" w:color="auto"/>
                <w:right w:val="none" w:sz="0" w:space="0" w:color="auto"/>
              </w:divBdr>
            </w:div>
            <w:div w:id="895508700">
              <w:marLeft w:val="0"/>
              <w:marRight w:val="0"/>
              <w:marTop w:val="0"/>
              <w:marBottom w:val="0"/>
              <w:divBdr>
                <w:top w:val="none" w:sz="0" w:space="0" w:color="auto"/>
                <w:left w:val="none" w:sz="0" w:space="0" w:color="auto"/>
                <w:bottom w:val="none" w:sz="0" w:space="0" w:color="auto"/>
                <w:right w:val="none" w:sz="0" w:space="0" w:color="auto"/>
              </w:divBdr>
            </w:div>
            <w:div w:id="897132049">
              <w:marLeft w:val="0"/>
              <w:marRight w:val="0"/>
              <w:marTop w:val="0"/>
              <w:marBottom w:val="0"/>
              <w:divBdr>
                <w:top w:val="none" w:sz="0" w:space="0" w:color="auto"/>
                <w:left w:val="none" w:sz="0" w:space="0" w:color="auto"/>
                <w:bottom w:val="none" w:sz="0" w:space="0" w:color="auto"/>
                <w:right w:val="none" w:sz="0" w:space="0" w:color="auto"/>
              </w:divBdr>
            </w:div>
            <w:div w:id="900093223">
              <w:marLeft w:val="0"/>
              <w:marRight w:val="0"/>
              <w:marTop w:val="0"/>
              <w:marBottom w:val="0"/>
              <w:divBdr>
                <w:top w:val="none" w:sz="0" w:space="0" w:color="auto"/>
                <w:left w:val="none" w:sz="0" w:space="0" w:color="auto"/>
                <w:bottom w:val="none" w:sz="0" w:space="0" w:color="auto"/>
                <w:right w:val="none" w:sz="0" w:space="0" w:color="auto"/>
              </w:divBdr>
            </w:div>
            <w:div w:id="900604798">
              <w:marLeft w:val="0"/>
              <w:marRight w:val="0"/>
              <w:marTop w:val="0"/>
              <w:marBottom w:val="0"/>
              <w:divBdr>
                <w:top w:val="none" w:sz="0" w:space="0" w:color="auto"/>
                <w:left w:val="none" w:sz="0" w:space="0" w:color="auto"/>
                <w:bottom w:val="none" w:sz="0" w:space="0" w:color="auto"/>
                <w:right w:val="none" w:sz="0" w:space="0" w:color="auto"/>
              </w:divBdr>
            </w:div>
            <w:div w:id="901064094">
              <w:marLeft w:val="0"/>
              <w:marRight w:val="0"/>
              <w:marTop w:val="0"/>
              <w:marBottom w:val="0"/>
              <w:divBdr>
                <w:top w:val="none" w:sz="0" w:space="0" w:color="auto"/>
                <w:left w:val="none" w:sz="0" w:space="0" w:color="auto"/>
                <w:bottom w:val="none" w:sz="0" w:space="0" w:color="auto"/>
                <w:right w:val="none" w:sz="0" w:space="0" w:color="auto"/>
              </w:divBdr>
            </w:div>
            <w:div w:id="902325886">
              <w:marLeft w:val="0"/>
              <w:marRight w:val="0"/>
              <w:marTop w:val="0"/>
              <w:marBottom w:val="0"/>
              <w:divBdr>
                <w:top w:val="none" w:sz="0" w:space="0" w:color="auto"/>
                <w:left w:val="none" w:sz="0" w:space="0" w:color="auto"/>
                <w:bottom w:val="none" w:sz="0" w:space="0" w:color="auto"/>
                <w:right w:val="none" w:sz="0" w:space="0" w:color="auto"/>
              </w:divBdr>
            </w:div>
            <w:div w:id="902721379">
              <w:marLeft w:val="0"/>
              <w:marRight w:val="0"/>
              <w:marTop w:val="0"/>
              <w:marBottom w:val="0"/>
              <w:divBdr>
                <w:top w:val="none" w:sz="0" w:space="0" w:color="auto"/>
                <w:left w:val="none" w:sz="0" w:space="0" w:color="auto"/>
                <w:bottom w:val="none" w:sz="0" w:space="0" w:color="auto"/>
                <w:right w:val="none" w:sz="0" w:space="0" w:color="auto"/>
              </w:divBdr>
            </w:div>
            <w:div w:id="902761767">
              <w:marLeft w:val="0"/>
              <w:marRight w:val="0"/>
              <w:marTop w:val="0"/>
              <w:marBottom w:val="0"/>
              <w:divBdr>
                <w:top w:val="none" w:sz="0" w:space="0" w:color="auto"/>
                <w:left w:val="none" w:sz="0" w:space="0" w:color="auto"/>
                <w:bottom w:val="none" w:sz="0" w:space="0" w:color="auto"/>
                <w:right w:val="none" w:sz="0" w:space="0" w:color="auto"/>
              </w:divBdr>
            </w:div>
            <w:div w:id="903831475">
              <w:marLeft w:val="0"/>
              <w:marRight w:val="0"/>
              <w:marTop w:val="0"/>
              <w:marBottom w:val="0"/>
              <w:divBdr>
                <w:top w:val="none" w:sz="0" w:space="0" w:color="auto"/>
                <w:left w:val="none" w:sz="0" w:space="0" w:color="auto"/>
                <w:bottom w:val="none" w:sz="0" w:space="0" w:color="auto"/>
                <w:right w:val="none" w:sz="0" w:space="0" w:color="auto"/>
              </w:divBdr>
            </w:div>
            <w:div w:id="904145778">
              <w:marLeft w:val="0"/>
              <w:marRight w:val="0"/>
              <w:marTop w:val="0"/>
              <w:marBottom w:val="0"/>
              <w:divBdr>
                <w:top w:val="none" w:sz="0" w:space="0" w:color="auto"/>
                <w:left w:val="none" w:sz="0" w:space="0" w:color="auto"/>
                <w:bottom w:val="none" w:sz="0" w:space="0" w:color="auto"/>
                <w:right w:val="none" w:sz="0" w:space="0" w:color="auto"/>
              </w:divBdr>
            </w:div>
            <w:div w:id="909074759">
              <w:marLeft w:val="0"/>
              <w:marRight w:val="0"/>
              <w:marTop w:val="0"/>
              <w:marBottom w:val="0"/>
              <w:divBdr>
                <w:top w:val="none" w:sz="0" w:space="0" w:color="auto"/>
                <w:left w:val="none" w:sz="0" w:space="0" w:color="auto"/>
                <w:bottom w:val="none" w:sz="0" w:space="0" w:color="auto"/>
                <w:right w:val="none" w:sz="0" w:space="0" w:color="auto"/>
              </w:divBdr>
            </w:div>
            <w:div w:id="909340353">
              <w:marLeft w:val="0"/>
              <w:marRight w:val="0"/>
              <w:marTop w:val="0"/>
              <w:marBottom w:val="0"/>
              <w:divBdr>
                <w:top w:val="none" w:sz="0" w:space="0" w:color="auto"/>
                <w:left w:val="none" w:sz="0" w:space="0" w:color="auto"/>
                <w:bottom w:val="none" w:sz="0" w:space="0" w:color="auto"/>
                <w:right w:val="none" w:sz="0" w:space="0" w:color="auto"/>
              </w:divBdr>
            </w:div>
            <w:div w:id="909458707">
              <w:marLeft w:val="0"/>
              <w:marRight w:val="0"/>
              <w:marTop w:val="0"/>
              <w:marBottom w:val="0"/>
              <w:divBdr>
                <w:top w:val="none" w:sz="0" w:space="0" w:color="auto"/>
                <w:left w:val="none" w:sz="0" w:space="0" w:color="auto"/>
                <w:bottom w:val="none" w:sz="0" w:space="0" w:color="auto"/>
                <w:right w:val="none" w:sz="0" w:space="0" w:color="auto"/>
              </w:divBdr>
            </w:div>
            <w:div w:id="909928080">
              <w:marLeft w:val="0"/>
              <w:marRight w:val="0"/>
              <w:marTop w:val="0"/>
              <w:marBottom w:val="0"/>
              <w:divBdr>
                <w:top w:val="none" w:sz="0" w:space="0" w:color="auto"/>
                <w:left w:val="none" w:sz="0" w:space="0" w:color="auto"/>
                <w:bottom w:val="none" w:sz="0" w:space="0" w:color="auto"/>
                <w:right w:val="none" w:sz="0" w:space="0" w:color="auto"/>
              </w:divBdr>
            </w:div>
            <w:div w:id="910389582">
              <w:marLeft w:val="0"/>
              <w:marRight w:val="0"/>
              <w:marTop w:val="0"/>
              <w:marBottom w:val="0"/>
              <w:divBdr>
                <w:top w:val="none" w:sz="0" w:space="0" w:color="auto"/>
                <w:left w:val="none" w:sz="0" w:space="0" w:color="auto"/>
                <w:bottom w:val="none" w:sz="0" w:space="0" w:color="auto"/>
                <w:right w:val="none" w:sz="0" w:space="0" w:color="auto"/>
              </w:divBdr>
            </w:div>
            <w:div w:id="912664928">
              <w:marLeft w:val="0"/>
              <w:marRight w:val="0"/>
              <w:marTop w:val="0"/>
              <w:marBottom w:val="0"/>
              <w:divBdr>
                <w:top w:val="none" w:sz="0" w:space="0" w:color="auto"/>
                <w:left w:val="none" w:sz="0" w:space="0" w:color="auto"/>
                <w:bottom w:val="none" w:sz="0" w:space="0" w:color="auto"/>
                <w:right w:val="none" w:sz="0" w:space="0" w:color="auto"/>
              </w:divBdr>
            </w:div>
            <w:div w:id="915935900">
              <w:marLeft w:val="0"/>
              <w:marRight w:val="0"/>
              <w:marTop w:val="0"/>
              <w:marBottom w:val="0"/>
              <w:divBdr>
                <w:top w:val="none" w:sz="0" w:space="0" w:color="auto"/>
                <w:left w:val="none" w:sz="0" w:space="0" w:color="auto"/>
                <w:bottom w:val="none" w:sz="0" w:space="0" w:color="auto"/>
                <w:right w:val="none" w:sz="0" w:space="0" w:color="auto"/>
              </w:divBdr>
            </w:div>
            <w:div w:id="918177415">
              <w:marLeft w:val="0"/>
              <w:marRight w:val="0"/>
              <w:marTop w:val="0"/>
              <w:marBottom w:val="0"/>
              <w:divBdr>
                <w:top w:val="none" w:sz="0" w:space="0" w:color="auto"/>
                <w:left w:val="none" w:sz="0" w:space="0" w:color="auto"/>
                <w:bottom w:val="none" w:sz="0" w:space="0" w:color="auto"/>
                <w:right w:val="none" w:sz="0" w:space="0" w:color="auto"/>
              </w:divBdr>
            </w:div>
            <w:div w:id="919873121">
              <w:marLeft w:val="0"/>
              <w:marRight w:val="0"/>
              <w:marTop w:val="0"/>
              <w:marBottom w:val="0"/>
              <w:divBdr>
                <w:top w:val="none" w:sz="0" w:space="0" w:color="auto"/>
                <w:left w:val="none" w:sz="0" w:space="0" w:color="auto"/>
                <w:bottom w:val="none" w:sz="0" w:space="0" w:color="auto"/>
                <w:right w:val="none" w:sz="0" w:space="0" w:color="auto"/>
              </w:divBdr>
            </w:div>
            <w:div w:id="920143817">
              <w:marLeft w:val="0"/>
              <w:marRight w:val="0"/>
              <w:marTop w:val="0"/>
              <w:marBottom w:val="0"/>
              <w:divBdr>
                <w:top w:val="none" w:sz="0" w:space="0" w:color="auto"/>
                <w:left w:val="none" w:sz="0" w:space="0" w:color="auto"/>
                <w:bottom w:val="none" w:sz="0" w:space="0" w:color="auto"/>
                <w:right w:val="none" w:sz="0" w:space="0" w:color="auto"/>
              </w:divBdr>
            </w:div>
            <w:div w:id="920530943">
              <w:marLeft w:val="0"/>
              <w:marRight w:val="0"/>
              <w:marTop w:val="0"/>
              <w:marBottom w:val="0"/>
              <w:divBdr>
                <w:top w:val="none" w:sz="0" w:space="0" w:color="auto"/>
                <w:left w:val="none" w:sz="0" w:space="0" w:color="auto"/>
                <w:bottom w:val="none" w:sz="0" w:space="0" w:color="auto"/>
                <w:right w:val="none" w:sz="0" w:space="0" w:color="auto"/>
              </w:divBdr>
            </w:div>
            <w:div w:id="920531141">
              <w:marLeft w:val="0"/>
              <w:marRight w:val="0"/>
              <w:marTop w:val="0"/>
              <w:marBottom w:val="0"/>
              <w:divBdr>
                <w:top w:val="none" w:sz="0" w:space="0" w:color="auto"/>
                <w:left w:val="none" w:sz="0" w:space="0" w:color="auto"/>
                <w:bottom w:val="none" w:sz="0" w:space="0" w:color="auto"/>
                <w:right w:val="none" w:sz="0" w:space="0" w:color="auto"/>
              </w:divBdr>
            </w:div>
            <w:div w:id="920794058">
              <w:marLeft w:val="0"/>
              <w:marRight w:val="0"/>
              <w:marTop w:val="360"/>
              <w:marBottom w:val="0"/>
              <w:divBdr>
                <w:top w:val="single" w:sz="6" w:space="0" w:color="auto"/>
                <w:left w:val="single" w:sz="6" w:space="0" w:color="auto"/>
                <w:bottom w:val="single" w:sz="6" w:space="0" w:color="auto"/>
                <w:right w:val="single" w:sz="6" w:space="0" w:color="auto"/>
              </w:divBdr>
            </w:div>
            <w:div w:id="922447922">
              <w:marLeft w:val="0"/>
              <w:marRight w:val="0"/>
              <w:marTop w:val="0"/>
              <w:marBottom w:val="0"/>
              <w:divBdr>
                <w:top w:val="none" w:sz="0" w:space="0" w:color="auto"/>
                <w:left w:val="none" w:sz="0" w:space="0" w:color="auto"/>
                <w:bottom w:val="none" w:sz="0" w:space="0" w:color="auto"/>
                <w:right w:val="none" w:sz="0" w:space="0" w:color="auto"/>
              </w:divBdr>
            </w:div>
            <w:div w:id="924919952">
              <w:marLeft w:val="0"/>
              <w:marRight w:val="0"/>
              <w:marTop w:val="0"/>
              <w:marBottom w:val="0"/>
              <w:divBdr>
                <w:top w:val="none" w:sz="0" w:space="0" w:color="auto"/>
                <w:left w:val="none" w:sz="0" w:space="0" w:color="auto"/>
                <w:bottom w:val="none" w:sz="0" w:space="0" w:color="auto"/>
                <w:right w:val="none" w:sz="0" w:space="0" w:color="auto"/>
              </w:divBdr>
            </w:div>
            <w:div w:id="930044261">
              <w:marLeft w:val="0"/>
              <w:marRight w:val="0"/>
              <w:marTop w:val="0"/>
              <w:marBottom w:val="0"/>
              <w:divBdr>
                <w:top w:val="none" w:sz="0" w:space="0" w:color="auto"/>
                <w:left w:val="none" w:sz="0" w:space="0" w:color="auto"/>
                <w:bottom w:val="none" w:sz="0" w:space="0" w:color="auto"/>
                <w:right w:val="none" w:sz="0" w:space="0" w:color="auto"/>
              </w:divBdr>
            </w:div>
            <w:div w:id="930626544">
              <w:marLeft w:val="0"/>
              <w:marRight w:val="0"/>
              <w:marTop w:val="0"/>
              <w:marBottom w:val="0"/>
              <w:divBdr>
                <w:top w:val="none" w:sz="0" w:space="0" w:color="auto"/>
                <w:left w:val="none" w:sz="0" w:space="0" w:color="auto"/>
                <w:bottom w:val="none" w:sz="0" w:space="0" w:color="auto"/>
                <w:right w:val="none" w:sz="0" w:space="0" w:color="auto"/>
              </w:divBdr>
            </w:div>
            <w:div w:id="932860592">
              <w:marLeft w:val="0"/>
              <w:marRight w:val="0"/>
              <w:marTop w:val="0"/>
              <w:marBottom w:val="0"/>
              <w:divBdr>
                <w:top w:val="none" w:sz="0" w:space="0" w:color="auto"/>
                <w:left w:val="none" w:sz="0" w:space="0" w:color="auto"/>
                <w:bottom w:val="none" w:sz="0" w:space="0" w:color="auto"/>
                <w:right w:val="none" w:sz="0" w:space="0" w:color="auto"/>
              </w:divBdr>
            </w:div>
            <w:div w:id="933131983">
              <w:marLeft w:val="0"/>
              <w:marRight w:val="0"/>
              <w:marTop w:val="0"/>
              <w:marBottom w:val="0"/>
              <w:divBdr>
                <w:top w:val="none" w:sz="0" w:space="0" w:color="auto"/>
                <w:left w:val="none" w:sz="0" w:space="0" w:color="auto"/>
                <w:bottom w:val="none" w:sz="0" w:space="0" w:color="auto"/>
                <w:right w:val="none" w:sz="0" w:space="0" w:color="auto"/>
              </w:divBdr>
            </w:div>
            <w:div w:id="935096207">
              <w:marLeft w:val="0"/>
              <w:marRight w:val="0"/>
              <w:marTop w:val="0"/>
              <w:marBottom w:val="0"/>
              <w:divBdr>
                <w:top w:val="none" w:sz="0" w:space="0" w:color="auto"/>
                <w:left w:val="none" w:sz="0" w:space="0" w:color="auto"/>
                <w:bottom w:val="none" w:sz="0" w:space="0" w:color="auto"/>
                <w:right w:val="none" w:sz="0" w:space="0" w:color="auto"/>
              </w:divBdr>
            </w:div>
            <w:div w:id="937173322">
              <w:marLeft w:val="0"/>
              <w:marRight w:val="0"/>
              <w:marTop w:val="0"/>
              <w:marBottom w:val="0"/>
              <w:divBdr>
                <w:top w:val="none" w:sz="0" w:space="0" w:color="auto"/>
                <w:left w:val="none" w:sz="0" w:space="0" w:color="auto"/>
                <w:bottom w:val="none" w:sz="0" w:space="0" w:color="auto"/>
                <w:right w:val="none" w:sz="0" w:space="0" w:color="auto"/>
              </w:divBdr>
              <w:divsChild>
                <w:div w:id="20018108">
                  <w:marLeft w:val="0"/>
                  <w:marRight w:val="0"/>
                  <w:marTop w:val="0"/>
                  <w:marBottom w:val="0"/>
                  <w:divBdr>
                    <w:top w:val="none" w:sz="0" w:space="0" w:color="auto"/>
                    <w:left w:val="none" w:sz="0" w:space="0" w:color="auto"/>
                    <w:bottom w:val="none" w:sz="0" w:space="0" w:color="auto"/>
                    <w:right w:val="none" w:sz="0" w:space="0" w:color="auto"/>
                  </w:divBdr>
                </w:div>
                <w:div w:id="367605201">
                  <w:marLeft w:val="0"/>
                  <w:marRight w:val="0"/>
                  <w:marTop w:val="0"/>
                  <w:marBottom w:val="0"/>
                  <w:divBdr>
                    <w:top w:val="none" w:sz="0" w:space="0" w:color="auto"/>
                    <w:left w:val="none" w:sz="0" w:space="0" w:color="auto"/>
                    <w:bottom w:val="none" w:sz="0" w:space="0" w:color="auto"/>
                    <w:right w:val="none" w:sz="0" w:space="0" w:color="auto"/>
                  </w:divBdr>
                </w:div>
                <w:div w:id="571279662">
                  <w:marLeft w:val="0"/>
                  <w:marRight w:val="0"/>
                  <w:marTop w:val="0"/>
                  <w:marBottom w:val="0"/>
                  <w:divBdr>
                    <w:top w:val="none" w:sz="0" w:space="0" w:color="auto"/>
                    <w:left w:val="none" w:sz="0" w:space="0" w:color="auto"/>
                    <w:bottom w:val="none" w:sz="0" w:space="0" w:color="auto"/>
                    <w:right w:val="none" w:sz="0" w:space="0" w:color="auto"/>
                  </w:divBdr>
                </w:div>
                <w:div w:id="784495080">
                  <w:marLeft w:val="0"/>
                  <w:marRight w:val="0"/>
                  <w:marTop w:val="0"/>
                  <w:marBottom w:val="0"/>
                  <w:divBdr>
                    <w:top w:val="none" w:sz="0" w:space="0" w:color="auto"/>
                    <w:left w:val="none" w:sz="0" w:space="0" w:color="auto"/>
                    <w:bottom w:val="none" w:sz="0" w:space="0" w:color="auto"/>
                    <w:right w:val="none" w:sz="0" w:space="0" w:color="auto"/>
                  </w:divBdr>
                </w:div>
                <w:div w:id="797718532">
                  <w:marLeft w:val="0"/>
                  <w:marRight w:val="0"/>
                  <w:marTop w:val="0"/>
                  <w:marBottom w:val="0"/>
                  <w:divBdr>
                    <w:top w:val="none" w:sz="0" w:space="0" w:color="auto"/>
                    <w:left w:val="none" w:sz="0" w:space="0" w:color="auto"/>
                    <w:bottom w:val="none" w:sz="0" w:space="0" w:color="auto"/>
                    <w:right w:val="none" w:sz="0" w:space="0" w:color="auto"/>
                  </w:divBdr>
                </w:div>
                <w:div w:id="960574898">
                  <w:marLeft w:val="0"/>
                  <w:marRight w:val="0"/>
                  <w:marTop w:val="0"/>
                  <w:marBottom w:val="0"/>
                  <w:divBdr>
                    <w:top w:val="none" w:sz="0" w:space="0" w:color="auto"/>
                    <w:left w:val="none" w:sz="0" w:space="0" w:color="auto"/>
                    <w:bottom w:val="none" w:sz="0" w:space="0" w:color="auto"/>
                    <w:right w:val="none" w:sz="0" w:space="0" w:color="auto"/>
                  </w:divBdr>
                </w:div>
                <w:div w:id="1712339985">
                  <w:marLeft w:val="0"/>
                  <w:marRight w:val="0"/>
                  <w:marTop w:val="0"/>
                  <w:marBottom w:val="0"/>
                  <w:divBdr>
                    <w:top w:val="none" w:sz="0" w:space="0" w:color="auto"/>
                    <w:left w:val="none" w:sz="0" w:space="0" w:color="auto"/>
                    <w:bottom w:val="none" w:sz="0" w:space="0" w:color="auto"/>
                    <w:right w:val="none" w:sz="0" w:space="0" w:color="auto"/>
                  </w:divBdr>
                </w:div>
                <w:div w:id="1788231474">
                  <w:marLeft w:val="0"/>
                  <w:marRight w:val="0"/>
                  <w:marTop w:val="0"/>
                  <w:marBottom w:val="0"/>
                  <w:divBdr>
                    <w:top w:val="none" w:sz="0" w:space="0" w:color="auto"/>
                    <w:left w:val="none" w:sz="0" w:space="0" w:color="auto"/>
                    <w:bottom w:val="none" w:sz="0" w:space="0" w:color="auto"/>
                    <w:right w:val="none" w:sz="0" w:space="0" w:color="auto"/>
                  </w:divBdr>
                </w:div>
                <w:div w:id="1828353771">
                  <w:marLeft w:val="0"/>
                  <w:marRight w:val="0"/>
                  <w:marTop w:val="0"/>
                  <w:marBottom w:val="0"/>
                  <w:divBdr>
                    <w:top w:val="none" w:sz="0" w:space="0" w:color="auto"/>
                    <w:left w:val="none" w:sz="0" w:space="0" w:color="auto"/>
                    <w:bottom w:val="none" w:sz="0" w:space="0" w:color="auto"/>
                    <w:right w:val="none" w:sz="0" w:space="0" w:color="auto"/>
                  </w:divBdr>
                </w:div>
                <w:div w:id="1958676183">
                  <w:marLeft w:val="0"/>
                  <w:marRight w:val="0"/>
                  <w:marTop w:val="0"/>
                  <w:marBottom w:val="0"/>
                  <w:divBdr>
                    <w:top w:val="none" w:sz="0" w:space="0" w:color="auto"/>
                    <w:left w:val="none" w:sz="0" w:space="0" w:color="auto"/>
                    <w:bottom w:val="none" w:sz="0" w:space="0" w:color="auto"/>
                    <w:right w:val="none" w:sz="0" w:space="0" w:color="auto"/>
                  </w:divBdr>
                </w:div>
                <w:div w:id="2021734685">
                  <w:marLeft w:val="0"/>
                  <w:marRight w:val="0"/>
                  <w:marTop w:val="0"/>
                  <w:marBottom w:val="0"/>
                  <w:divBdr>
                    <w:top w:val="none" w:sz="0" w:space="0" w:color="auto"/>
                    <w:left w:val="none" w:sz="0" w:space="0" w:color="auto"/>
                    <w:bottom w:val="none" w:sz="0" w:space="0" w:color="auto"/>
                    <w:right w:val="none" w:sz="0" w:space="0" w:color="auto"/>
                  </w:divBdr>
                </w:div>
                <w:div w:id="2071805249">
                  <w:marLeft w:val="0"/>
                  <w:marRight w:val="0"/>
                  <w:marTop w:val="0"/>
                  <w:marBottom w:val="0"/>
                  <w:divBdr>
                    <w:top w:val="none" w:sz="0" w:space="0" w:color="auto"/>
                    <w:left w:val="none" w:sz="0" w:space="0" w:color="auto"/>
                    <w:bottom w:val="none" w:sz="0" w:space="0" w:color="auto"/>
                    <w:right w:val="none" w:sz="0" w:space="0" w:color="auto"/>
                  </w:divBdr>
                </w:div>
              </w:divsChild>
            </w:div>
            <w:div w:id="938828395">
              <w:marLeft w:val="0"/>
              <w:marRight w:val="0"/>
              <w:marTop w:val="0"/>
              <w:marBottom w:val="0"/>
              <w:divBdr>
                <w:top w:val="none" w:sz="0" w:space="0" w:color="auto"/>
                <w:left w:val="none" w:sz="0" w:space="0" w:color="auto"/>
                <w:bottom w:val="none" w:sz="0" w:space="0" w:color="auto"/>
                <w:right w:val="none" w:sz="0" w:space="0" w:color="auto"/>
              </w:divBdr>
            </w:div>
            <w:div w:id="939678609">
              <w:marLeft w:val="0"/>
              <w:marRight w:val="0"/>
              <w:marTop w:val="0"/>
              <w:marBottom w:val="0"/>
              <w:divBdr>
                <w:top w:val="none" w:sz="0" w:space="0" w:color="auto"/>
                <w:left w:val="none" w:sz="0" w:space="0" w:color="auto"/>
                <w:bottom w:val="none" w:sz="0" w:space="0" w:color="auto"/>
                <w:right w:val="none" w:sz="0" w:space="0" w:color="auto"/>
              </w:divBdr>
            </w:div>
            <w:div w:id="941767745">
              <w:marLeft w:val="0"/>
              <w:marRight w:val="0"/>
              <w:marTop w:val="0"/>
              <w:marBottom w:val="0"/>
              <w:divBdr>
                <w:top w:val="none" w:sz="0" w:space="0" w:color="auto"/>
                <w:left w:val="none" w:sz="0" w:space="0" w:color="auto"/>
                <w:bottom w:val="none" w:sz="0" w:space="0" w:color="auto"/>
                <w:right w:val="none" w:sz="0" w:space="0" w:color="auto"/>
              </w:divBdr>
            </w:div>
            <w:div w:id="942150779">
              <w:marLeft w:val="0"/>
              <w:marRight w:val="0"/>
              <w:marTop w:val="0"/>
              <w:marBottom w:val="0"/>
              <w:divBdr>
                <w:top w:val="none" w:sz="0" w:space="0" w:color="auto"/>
                <w:left w:val="none" w:sz="0" w:space="0" w:color="auto"/>
                <w:bottom w:val="none" w:sz="0" w:space="0" w:color="auto"/>
                <w:right w:val="none" w:sz="0" w:space="0" w:color="auto"/>
              </w:divBdr>
            </w:div>
            <w:div w:id="943801547">
              <w:marLeft w:val="0"/>
              <w:marRight w:val="0"/>
              <w:marTop w:val="0"/>
              <w:marBottom w:val="0"/>
              <w:divBdr>
                <w:top w:val="none" w:sz="0" w:space="0" w:color="auto"/>
                <w:left w:val="none" w:sz="0" w:space="0" w:color="auto"/>
                <w:bottom w:val="none" w:sz="0" w:space="0" w:color="auto"/>
                <w:right w:val="none" w:sz="0" w:space="0" w:color="auto"/>
              </w:divBdr>
            </w:div>
            <w:div w:id="943802955">
              <w:marLeft w:val="0"/>
              <w:marRight w:val="0"/>
              <w:marTop w:val="0"/>
              <w:marBottom w:val="0"/>
              <w:divBdr>
                <w:top w:val="none" w:sz="0" w:space="0" w:color="auto"/>
                <w:left w:val="none" w:sz="0" w:space="0" w:color="auto"/>
                <w:bottom w:val="none" w:sz="0" w:space="0" w:color="auto"/>
                <w:right w:val="none" w:sz="0" w:space="0" w:color="auto"/>
              </w:divBdr>
            </w:div>
            <w:div w:id="945189888">
              <w:marLeft w:val="0"/>
              <w:marRight w:val="0"/>
              <w:marTop w:val="0"/>
              <w:marBottom w:val="0"/>
              <w:divBdr>
                <w:top w:val="none" w:sz="0" w:space="0" w:color="auto"/>
                <w:left w:val="none" w:sz="0" w:space="0" w:color="auto"/>
                <w:bottom w:val="none" w:sz="0" w:space="0" w:color="auto"/>
                <w:right w:val="none" w:sz="0" w:space="0" w:color="auto"/>
              </w:divBdr>
            </w:div>
            <w:div w:id="946228974">
              <w:marLeft w:val="0"/>
              <w:marRight w:val="0"/>
              <w:marTop w:val="0"/>
              <w:marBottom w:val="0"/>
              <w:divBdr>
                <w:top w:val="none" w:sz="0" w:space="0" w:color="auto"/>
                <w:left w:val="none" w:sz="0" w:space="0" w:color="auto"/>
                <w:bottom w:val="none" w:sz="0" w:space="0" w:color="auto"/>
                <w:right w:val="none" w:sz="0" w:space="0" w:color="auto"/>
              </w:divBdr>
            </w:div>
            <w:div w:id="947347977">
              <w:marLeft w:val="0"/>
              <w:marRight w:val="0"/>
              <w:marTop w:val="0"/>
              <w:marBottom w:val="0"/>
              <w:divBdr>
                <w:top w:val="none" w:sz="0" w:space="0" w:color="auto"/>
                <w:left w:val="none" w:sz="0" w:space="0" w:color="auto"/>
                <w:bottom w:val="none" w:sz="0" w:space="0" w:color="auto"/>
                <w:right w:val="none" w:sz="0" w:space="0" w:color="auto"/>
              </w:divBdr>
            </w:div>
            <w:div w:id="947391061">
              <w:marLeft w:val="0"/>
              <w:marRight w:val="0"/>
              <w:marTop w:val="0"/>
              <w:marBottom w:val="0"/>
              <w:divBdr>
                <w:top w:val="none" w:sz="0" w:space="0" w:color="auto"/>
                <w:left w:val="none" w:sz="0" w:space="0" w:color="auto"/>
                <w:bottom w:val="none" w:sz="0" w:space="0" w:color="auto"/>
                <w:right w:val="none" w:sz="0" w:space="0" w:color="auto"/>
              </w:divBdr>
            </w:div>
            <w:div w:id="949359617">
              <w:marLeft w:val="0"/>
              <w:marRight w:val="0"/>
              <w:marTop w:val="0"/>
              <w:marBottom w:val="0"/>
              <w:divBdr>
                <w:top w:val="none" w:sz="0" w:space="0" w:color="auto"/>
                <w:left w:val="none" w:sz="0" w:space="0" w:color="auto"/>
                <w:bottom w:val="none" w:sz="0" w:space="0" w:color="auto"/>
                <w:right w:val="none" w:sz="0" w:space="0" w:color="auto"/>
              </w:divBdr>
            </w:div>
            <w:div w:id="955260574">
              <w:marLeft w:val="0"/>
              <w:marRight w:val="0"/>
              <w:marTop w:val="0"/>
              <w:marBottom w:val="0"/>
              <w:divBdr>
                <w:top w:val="none" w:sz="0" w:space="0" w:color="auto"/>
                <w:left w:val="none" w:sz="0" w:space="0" w:color="auto"/>
                <w:bottom w:val="none" w:sz="0" w:space="0" w:color="auto"/>
                <w:right w:val="none" w:sz="0" w:space="0" w:color="auto"/>
              </w:divBdr>
            </w:div>
            <w:div w:id="955405909">
              <w:marLeft w:val="0"/>
              <w:marRight w:val="0"/>
              <w:marTop w:val="0"/>
              <w:marBottom w:val="0"/>
              <w:divBdr>
                <w:top w:val="none" w:sz="0" w:space="0" w:color="auto"/>
                <w:left w:val="none" w:sz="0" w:space="0" w:color="auto"/>
                <w:bottom w:val="none" w:sz="0" w:space="0" w:color="auto"/>
                <w:right w:val="none" w:sz="0" w:space="0" w:color="auto"/>
              </w:divBdr>
            </w:div>
            <w:div w:id="956571622">
              <w:marLeft w:val="0"/>
              <w:marRight w:val="0"/>
              <w:marTop w:val="0"/>
              <w:marBottom w:val="0"/>
              <w:divBdr>
                <w:top w:val="none" w:sz="0" w:space="0" w:color="auto"/>
                <w:left w:val="none" w:sz="0" w:space="0" w:color="auto"/>
                <w:bottom w:val="none" w:sz="0" w:space="0" w:color="auto"/>
                <w:right w:val="none" w:sz="0" w:space="0" w:color="auto"/>
              </w:divBdr>
            </w:div>
            <w:div w:id="958410466">
              <w:marLeft w:val="0"/>
              <w:marRight w:val="0"/>
              <w:marTop w:val="0"/>
              <w:marBottom w:val="0"/>
              <w:divBdr>
                <w:top w:val="none" w:sz="0" w:space="0" w:color="auto"/>
                <w:left w:val="none" w:sz="0" w:space="0" w:color="auto"/>
                <w:bottom w:val="none" w:sz="0" w:space="0" w:color="auto"/>
                <w:right w:val="none" w:sz="0" w:space="0" w:color="auto"/>
              </w:divBdr>
            </w:div>
            <w:div w:id="960839201">
              <w:marLeft w:val="0"/>
              <w:marRight w:val="0"/>
              <w:marTop w:val="0"/>
              <w:marBottom w:val="0"/>
              <w:divBdr>
                <w:top w:val="none" w:sz="0" w:space="0" w:color="auto"/>
                <w:left w:val="none" w:sz="0" w:space="0" w:color="auto"/>
                <w:bottom w:val="none" w:sz="0" w:space="0" w:color="auto"/>
                <w:right w:val="none" w:sz="0" w:space="0" w:color="auto"/>
              </w:divBdr>
            </w:div>
            <w:div w:id="962544376">
              <w:marLeft w:val="0"/>
              <w:marRight w:val="0"/>
              <w:marTop w:val="0"/>
              <w:marBottom w:val="0"/>
              <w:divBdr>
                <w:top w:val="none" w:sz="0" w:space="0" w:color="auto"/>
                <w:left w:val="none" w:sz="0" w:space="0" w:color="auto"/>
                <w:bottom w:val="none" w:sz="0" w:space="0" w:color="auto"/>
                <w:right w:val="none" w:sz="0" w:space="0" w:color="auto"/>
              </w:divBdr>
            </w:div>
            <w:div w:id="963198514">
              <w:marLeft w:val="0"/>
              <w:marRight w:val="0"/>
              <w:marTop w:val="0"/>
              <w:marBottom w:val="0"/>
              <w:divBdr>
                <w:top w:val="none" w:sz="0" w:space="0" w:color="auto"/>
                <w:left w:val="none" w:sz="0" w:space="0" w:color="auto"/>
                <w:bottom w:val="none" w:sz="0" w:space="0" w:color="auto"/>
                <w:right w:val="none" w:sz="0" w:space="0" w:color="auto"/>
              </w:divBdr>
            </w:div>
            <w:div w:id="963971986">
              <w:marLeft w:val="0"/>
              <w:marRight w:val="0"/>
              <w:marTop w:val="0"/>
              <w:marBottom w:val="0"/>
              <w:divBdr>
                <w:top w:val="none" w:sz="0" w:space="0" w:color="auto"/>
                <w:left w:val="none" w:sz="0" w:space="0" w:color="auto"/>
                <w:bottom w:val="none" w:sz="0" w:space="0" w:color="auto"/>
                <w:right w:val="none" w:sz="0" w:space="0" w:color="auto"/>
              </w:divBdr>
            </w:div>
            <w:div w:id="964968365">
              <w:marLeft w:val="0"/>
              <w:marRight w:val="0"/>
              <w:marTop w:val="0"/>
              <w:marBottom w:val="0"/>
              <w:divBdr>
                <w:top w:val="none" w:sz="0" w:space="0" w:color="auto"/>
                <w:left w:val="none" w:sz="0" w:space="0" w:color="auto"/>
                <w:bottom w:val="none" w:sz="0" w:space="0" w:color="auto"/>
                <w:right w:val="none" w:sz="0" w:space="0" w:color="auto"/>
              </w:divBdr>
            </w:div>
            <w:div w:id="968320274">
              <w:marLeft w:val="0"/>
              <w:marRight w:val="0"/>
              <w:marTop w:val="0"/>
              <w:marBottom w:val="0"/>
              <w:divBdr>
                <w:top w:val="none" w:sz="0" w:space="0" w:color="auto"/>
                <w:left w:val="none" w:sz="0" w:space="0" w:color="auto"/>
                <w:bottom w:val="none" w:sz="0" w:space="0" w:color="auto"/>
                <w:right w:val="none" w:sz="0" w:space="0" w:color="auto"/>
              </w:divBdr>
            </w:div>
            <w:div w:id="971012675">
              <w:marLeft w:val="0"/>
              <w:marRight w:val="0"/>
              <w:marTop w:val="0"/>
              <w:marBottom w:val="0"/>
              <w:divBdr>
                <w:top w:val="none" w:sz="0" w:space="0" w:color="auto"/>
                <w:left w:val="none" w:sz="0" w:space="0" w:color="auto"/>
                <w:bottom w:val="none" w:sz="0" w:space="0" w:color="auto"/>
                <w:right w:val="none" w:sz="0" w:space="0" w:color="auto"/>
              </w:divBdr>
            </w:div>
            <w:div w:id="974215367">
              <w:marLeft w:val="0"/>
              <w:marRight w:val="0"/>
              <w:marTop w:val="0"/>
              <w:marBottom w:val="0"/>
              <w:divBdr>
                <w:top w:val="none" w:sz="0" w:space="0" w:color="auto"/>
                <w:left w:val="none" w:sz="0" w:space="0" w:color="auto"/>
                <w:bottom w:val="none" w:sz="0" w:space="0" w:color="auto"/>
                <w:right w:val="none" w:sz="0" w:space="0" w:color="auto"/>
              </w:divBdr>
            </w:div>
            <w:div w:id="975569675">
              <w:marLeft w:val="0"/>
              <w:marRight w:val="0"/>
              <w:marTop w:val="0"/>
              <w:marBottom w:val="0"/>
              <w:divBdr>
                <w:top w:val="none" w:sz="0" w:space="0" w:color="auto"/>
                <w:left w:val="none" w:sz="0" w:space="0" w:color="auto"/>
                <w:bottom w:val="none" w:sz="0" w:space="0" w:color="auto"/>
                <w:right w:val="none" w:sz="0" w:space="0" w:color="auto"/>
              </w:divBdr>
            </w:div>
            <w:div w:id="980118818">
              <w:marLeft w:val="0"/>
              <w:marRight w:val="0"/>
              <w:marTop w:val="0"/>
              <w:marBottom w:val="0"/>
              <w:divBdr>
                <w:top w:val="none" w:sz="0" w:space="0" w:color="auto"/>
                <w:left w:val="none" w:sz="0" w:space="0" w:color="auto"/>
                <w:bottom w:val="none" w:sz="0" w:space="0" w:color="auto"/>
                <w:right w:val="none" w:sz="0" w:space="0" w:color="auto"/>
              </w:divBdr>
            </w:div>
            <w:div w:id="980425617">
              <w:marLeft w:val="0"/>
              <w:marRight w:val="0"/>
              <w:marTop w:val="0"/>
              <w:marBottom w:val="0"/>
              <w:divBdr>
                <w:top w:val="none" w:sz="0" w:space="0" w:color="auto"/>
                <w:left w:val="none" w:sz="0" w:space="0" w:color="auto"/>
                <w:bottom w:val="none" w:sz="0" w:space="0" w:color="auto"/>
                <w:right w:val="none" w:sz="0" w:space="0" w:color="auto"/>
              </w:divBdr>
            </w:div>
            <w:div w:id="981228862">
              <w:marLeft w:val="0"/>
              <w:marRight w:val="0"/>
              <w:marTop w:val="0"/>
              <w:marBottom w:val="0"/>
              <w:divBdr>
                <w:top w:val="none" w:sz="0" w:space="0" w:color="auto"/>
                <w:left w:val="none" w:sz="0" w:space="0" w:color="auto"/>
                <w:bottom w:val="none" w:sz="0" w:space="0" w:color="auto"/>
                <w:right w:val="none" w:sz="0" w:space="0" w:color="auto"/>
              </w:divBdr>
            </w:div>
            <w:div w:id="981539470">
              <w:marLeft w:val="0"/>
              <w:marRight w:val="0"/>
              <w:marTop w:val="0"/>
              <w:marBottom w:val="0"/>
              <w:divBdr>
                <w:top w:val="none" w:sz="0" w:space="0" w:color="auto"/>
                <w:left w:val="none" w:sz="0" w:space="0" w:color="auto"/>
                <w:bottom w:val="none" w:sz="0" w:space="0" w:color="auto"/>
                <w:right w:val="none" w:sz="0" w:space="0" w:color="auto"/>
              </w:divBdr>
            </w:div>
            <w:div w:id="981693393">
              <w:marLeft w:val="0"/>
              <w:marRight w:val="0"/>
              <w:marTop w:val="0"/>
              <w:marBottom w:val="0"/>
              <w:divBdr>
                <w:top w:val="none" w:sz="0" w:space="0" w:color="auto"/>
                <w:left w:val="none" w:sz="0" w:space="0" w:color="auto"/>
                <w:bottom w:val="none" w:sz="0" w:space="0" w:color="auto"/>
                <w:right w:val="none" w:sz="0" w:space="0" w:color="auto"/>
              </w:divBdr>
            </w:div>
            <w:div w:id="981809430">
              <w:marLeft w:val="0"/>
              <w:marRight w:val="0"/>
              <w:marTop w:val="0"/>
              <w:marBottom w:val="0"/>
              <w:divBdr>
                <w:top w:val="none" w:sz="0" w:space="0" w:color="auto"/>
                <w:left w:val="none" w:sz="0" w:space="0" w:color="auto"/>
                <w:bottom w:val="none" w:sz="0" w:space="0" w:color="auto"/>
                <w:right w:val="none" w:sz="0" w:space="0" w:color="auto"/>
              </w:divBdr>
            </w:div>
            <w:div w:id="982664544">
              <w:marLeft w:val="0"/>
              <w:marRight w:val="0"/>
              <w:marTop w:val="0"/>
              <w:marBottom w:val="0"/>
              <w:divBdr>
                <w:top w:val="none" w:sz="0" w:space="0" w:color="auto"/>
                <w:left w:val="none" w:sz="0" w:space="0" w:color="auto"/>
                <w:bottom w:val="none" w:sz="0" w:space="0" w:color="auto"/>
                <w:right w:val="none" w:sz="0" w:space="0" w:color="auto"/>
              </w:divBdr>
            </w:div>
            <w:div w:id="984509780">
              <w:marLeft w:val="0"/>
              <w:marRight w:val="0"/>
              <w:marTop w:val="0"/>
              <w:marBottom w:val="0"/>
              <w:divBdr>
                <w:top w:val="none" w:sz="0" w:space="0" w:color="auto"/>
                <w:left w:val="none" w:sz="0" w:space="0" w:color="auto"/>
                <w:bottom w:val="none" w:sz="0" w:space="0" w:color="auto"/>
                <w:right w:val="none" w:sz="0" w:space="0" w:color="auto"/>
              </w:divBdr>
            </w:div>
            <w:div w:id="985282997">
              <w:marLeft w:val="0"/>
              <w:marRight w:val="0"/>
              <w:marTop w:val="0"/>
              <w:marBottom w:val="0"/>
              <w:divBdr>
                <w:top w:val="none" w:sz="0" w:space="0" w:color="auto"/>
                <w:left w:val="none" w:sz="0" w:space="0" w:color="auto"/>
                <w:bottom w:val="none" w:sz="0" w:space="0" w:color="auto"/>
                <w:right w:val="none" w:sz="0" w:space="0" w:color="auto"/>
              </w:divBdr>
            </w:div>
            <w:div w:id="987200813">
              <w:marLeft w:val="0"/>
              <w:marRight w:val="0"/>
              <w:marTop w:val="0"/>
              <w:marBottom w:val="0"/>
              <w:divBdr>
                <w:top w:val="none" w:sz="0" w:space="0" w:color="auto"/>
                <w:left w:val="none" w:sz="0" w:space="0" w:color="auto"/>
                <w:bottom w:val="none" w:sz="0" w:space="0" w:color="auto"/>
                <w:right w:val="none" w:sz="0" w:space="0" w:color="auto"/>
              </w:divBdr>
            </w:div>
            <w:div w:id="988443372">
              <w:marLeft w:val="0"/>
              <w:marRight w:val="0"/>
              <w:marTop w:val="0"/>
              <w:marBottom w:val="0"/>
              <w:divBdr>
                <w:top w:val="none" w:sz="0" w:space="0" w:color="auto"/>
                <w:left w:val="none" w:sz="0" w:space="0" w:color="auto"/>
                <w:bottom w:val="none" w:sz="0" w:space="0" w:color="auto"/>
                <w:right w:val="none" w:sz="0" w:space="0" w:color="auto"/>
              </w:divBdr>
            </w:div>
            <w:div w:id="988704450">
              <w:marLeft w:val="0"/>
              <w:marRight w:val="0"/>
              <w:marTop w:val="0"/>
              <w:marBottom w:val="0"/>
              <w:divBdr>
                <w:top w:val="none" w:sz="0" w:space="0" w:color="auto"/>
                <w:left w:val="none" w:sz="0" w:space="0" w:color="auto"/>
                <w:bottom w:val="none" w:sz="0" w:space="0" w:color="auto"/>
                <w:right w:val="none" w:sz="0" w:space="0" w:color="auto"/>
              </w:divBdr>
            </w:div>
            <w:div w:id="988707390">
              <w:marLeft w:val="0"/>
              <w:marRight w:val="0"/>
              <w:marTop w:val="0"/>
              <w:marBottom w:val="0"/>
              <w:divBdr>
                <w:top w:val="none" w:sz="0" w:space="0" w:color="auto"/>
                <w:left w:val="none" w:sz="0" w:space="0" w:color="auto"/>
                <w:bottom w:val="none" w:sz="0" w:space="0" w:color="auto"/>
                <w:right w:val="none" w:sz="0" w:space="0" w:color="auto"/>
              </w:divBdr>
            </w:div>
            <w:div w:id="990017056">
              <w:marLeft w:val="0"/>
              <w:marRight w:val="0"/>
              <w:marTop w:val="0"/>
              <w:marBottom w:val="0"/>
              <w:divBdr>
                <w:top w:val="none" w:sz="0" w:space="0" w:color="auto"/>
                <w:left w:val="none" w:sz="0" w:space="0" w:color="auto"/>
                <w:bottom w:val="none" w:sz="0" w:space="0" w:color="auto"/>
                <w:right w:val="none" w:sz="0" w:space="0" w:color="auto"/>
              </w:divBdr>
            </w:div>
            <w:div w:id="991757565">
              <w:marLeft w:val="0"/>
              <w:marRight w:val="0"/>
              <w:marTop w:val="0"/>
              <w:marBottom w:val="0"/>
              <w:divBdr>
                <w:top w:val="none" w:sz="0" w:space="0" w:color="auto"/>
                <w:left w:val="none" w:sz="0" w:space="0" w:color="auto"/>
                <w:bottom w:val="none" w:sz="0" w:space="0" w:color="auto"/>
                <w:right w:val="none" w:sz="0" w:space="0" w:color="auto"/>
              </w:divBdr>
            </w:div>
            <w:div w:id="992879845">
              <w:marLeft w:val="0"/>
              <w:marRight w:val="0"/>
              <w:marTop w:val="0"/>
              <w:marBottom w:val="0"/>
              <w:divBdr>
                <w:top w:val="none" w:sz="0" w:space="0" w:color="auto"/>
                <w:left w:val="none" w:sz="0" w:space="0" w:color="auto"/>
                <w:bottom w:val="none" w:sz="0" w:space="0" w:color="auto"/>
                <w:right w:val="none" w:sz="0" w:space="0" w:color="auto"/>
              </w:divBdr>
            </w:div>
            <w:div w:id="993293779">
              <w:marLeft w:val="0"/>
              <w:marRight w:val="0"/>
              <w:marTop w:val="0"/>
              <w:marBottom w:val="0"/>
              <w:divBdr>
                <w:top w:val="none" w:sz="0" w:space="0" w:color="auto"/>
                <w:left w:val="none" w:sz="0" w:space="0" w:color="auto"/>
                <w:bottom w:val="none" w:sz="0" w:space="0" w:color="auto"/>
                <w:right w:val="none" w:sz="0" w:space="0" w:color="auto"/>
              </w:divBdr>
            </w:div>
            <w:div w:id="993951163">
              <w:marLeft w:val="0"/>
              <w:marRight w:val="0"/>
              <w:marTop w:val="0"/>
              <w:marBottom w:val="0"/>
              <w:divBdr>
                <w:top w:val="none" w:sz="0" w:space="0" w:color="auto"/>
                <w:left w:val="none" w:sz="0" w:space="0" w:color="auto"/>
                <w:bottom w:val="none" w:sz="0" w:space="0" w:color="auto"/>
                <w:right w:val="none" w:sz="0" w:space="0" w:color="auto"/>
              </w:divBdr>
            </w:div>
            <w:div w:id="996304858">
              <w:marLeft w:val="0"/>
              <w:marRight w:val="0"/>
              <w:marTop w:val="0"/>
              <w:marBottom w:val="0"/>
              <w:divBdr>
                <w:top w:val="none" w:sz="0" w:space="0" w:color="auto"/>
                <w:left w:val="none" w:sz="0" w:space="0" w:color="auto"/>
                <w:bottom w:val="none" w:sz="0" w:space="0" w:color="auto"/>
                <w:right w:val="none" w:sz="0" w:space="0" w:color="auto"/>
              </w:divBdr>
            </w:div>
            <w:div w:id="996610039">
              <w:marLeft w:val="0"/>
              <w:marRight w:val="0"/>
              <w:marTop w:val="0"/>
              <w:marBottom w:val="0"/>
              <w:divBdr>
                <w:top w:val="none" w:sz="0" w:space="0" w:color="auto"/>
                <w:left w:val="none" w:sz="0" w:space="0" w:color="auto"/>
                <w:bottom w:val="none" w:sz="0" w:space="0" w:color="auto"/>
                <w:right w:val="none" w:sz="0" w:space="0" w:color="auto"/>
              </w:divBdr>
            </w:div>
            <w:div w:id="997534668">
              <w:marLeft w:val="0"/>
              <w:marRight w:val="0"/>
              <w:marTop w:val="0"/>
              <w:marBottom w:val="0"/>
              <w:divBdr>
                <w:top w:val="none" w:sz="0" w:space="0" w:color="auto"/>
                <w:left w:val="none" w:sz="0" w:space="0" w:color="auto"/>
                <w:bottom w:val="none" w:sz="0" w:space="0" w:color="auto"/>
                <w:right w:val="none" w:sz="0" w:space="0" w:color="auto"/>
              </w:divBdr>
            </w:div>
            <w:div w:id="997728418">
              <w:marLeft w:val="0"/>
              <w:marRight w:val="0"/>
              <w:marTop w:val="0"/>
              <w:marBottom w:val="0"/>
              <w:divBdr>
                <w:top w:val="none" w:sz="0" w:space="0" w:color="auto"/>
                <w:left w:val="none" w:sz="0" w:space="0" w:color="auto"/>
                <w:bottom w:val="none" w:sz="0" w:space="0" w:color="auto"/>
                <w:right w:val="none" w:sz="0" w:space="0" w:color="auto"/>
              </w:divBdr>
            </w:div>
            <w:div w:id="998388196">
              <w:marLeft w:val="0"/>
              <w:marRight w:val="0"/>
              <w:marTop w:val="0"/>
              <w:marBottom w:val="0"/>
              <w:divBdr>
                <w:top w:val="none" w:sz="0" w:space="0" w:color="auto"/>
                <w:left w:val="none" w:sz="0" w:space="0" w:color="auto"/>
                <w:bottom w:val="none" w:sz="0" w:space="0" w:color="auto"/>
                <w:right w:val="none" w:sz="0" w:space="0" w:color="auto"/>
              </w:divBdr>
            </w:div>
            <w:div w:id="999693127">
              <w:marLeft w:val="0"/>
              <w:marRight w:val="0"/>
              <w:marTop w:val="0"/>
              <w:marBottom w:val="0"/>
              <w:divBdr>
                <w:top w:val="none" w:sz="0" w:space="0" w:color="auto"/>
                <w:left w:val="none" w:sz="0" w:space="0" w:color="auto"/>
                <w:bottom w:val="none" w:sz="0" w:space="0" w:color="auto"/>
                <w:right w:val="none" w:sz="0" w:space="0" w:color="auto"/>
              </w:divBdr>
            </w:div>
            <w:div w:id="1000353303">
              <w:marLeft w:val="0"/>
              <w:marRight w:val="0"/>
              <w:marTop w:val="0"/>
              <w:marBottom w:val="0"/>
              <w:divBdr>
                <w:top w:val="none" w:sz="0" w:space="0" w:color="auto"/>
                <w:left w:val="none" w:sz="0" w:space="0" w:color="auto"/>
                <w:bottom w:val="none" w:sz="0" w:space="0" w:color="auto"/>
                <w:right w:val="none" w:sz="0" w:space="0" w:color="auto"/>
              </w:divBdr>
            </w:div>
            <w:div w:id="1001084842">
              <w:marLeft w:val="0"/>
              <w:marRight w:val="0"/>
              <w:marTop w:val="0"/>
              <w:marBottom w:val="0"/>
              <w:divBdr>
                <w:top w:val="none" w:sz="0" w:space="0" w:color="auto"/>
                <w:left w:val="none" w:sz="0" w:space="0" w:color="auto"/>
                <w:bottom w:val="none" w:sz="0" w:space="0" w:color="auto"/>
                <w:right w:val="none" w:sz="0" w:space="0" w:color="auto"/>
              </w:divBdr>
            </w:div>
            <w:div w:id="1001935614">
              <w:marLeft w:val="0"/>
              <w:marRight w:val="0"/>
              <w:marTop w:val="0"/>
              <w:marBottom w:val="0"/>
              <w:divBdr>
                <w:top w:val="none" w:sz="0" w:space="0" w:color="auto"/>
                <w:left w:val="none" w:sz="0" w:space="0" w:color="auto"/>
                <w:bottom w:val="none" w:sz="0" w:space="0" w:color="auto"/>
                <w:right w:val="none" w:sz="0" w:space="0" w:color="auto"/>
              </w:divBdr>
            </w:div>
            <w:div w:id="1002665319">
              <w:marLeft w:val="0"/>
              <w:marRight w:val="0"/>
              <w:marTop w:val="0"/>
              <w:marBottom w:val="0"/>
              <w:divBdr>
                <w:top w:val="none" w:sz="0" w:space="0" w:color="auto"/>
                <w:left w:val="none" w:sz="0" w:space="0" w:color="auto"/>
                <w:bottom w:val="none" w:sz="0" w:space="0" w:color="auto"/>
                <w:right w:val="none" w:sz="0" w:space="0" w:color="auto"/>
              </w:divBdr>
            </w:div>
            <w:div w:id="1004236808">
              <w:marLeft w:val="0"/>
              <w:marRight w:val="0"/>
              <w:marTop w:val="0"/>
              <w:marBottom w:val="0"/>
              <w:divBdr>
                <w:top w:val="none" w:sz="0" w:space="0" w:color="auto"/>
                <w:left w:val="none" w:sz="0" w:space="0" w:color="auto"/>
                <w:bottom w:val="none" w:sz="0" w:space="0" w:color="auto"/>
                <w:right w:val="none" w:sz="0" w:space="0" w:color="auto"/>
              </w:divBdr>
            </w:div>
            <w:div w:id="1004359458">
              <w:marLeft w:val="0"/>
              <w:marRight w:val="0"/>
              <w:marTop w:val="0"/>
              <w:marBottom w:val="0"/>
              <w:divBdr>
                <w:top w:val="none" w:sz="0" w:space="0" w:color="auto"/>
                <w:left w:val="none" w:sz="0" w:space="0" w:color="auto"/>
                <w:bottom w:val="none" w:sz="0" w:space="0" w:color="auto"/>
                <w:right w:val="none" w:sz="0" w:space="0" w:color="auto"/>
              </w:divBdr>
            </w:div>
            <w:div w:id="1004405259">
              <w:marLeft w:val="0"/>
              <w:marRight w:val="0"/>
              <w:marTop w:val="0"/>
              <w:marBottom w:val="0"/>
              <w:divBdr>
                <w:top w:val="none" w:sz="0" w:space="0" w:color="auto"/>
                <w:left w:val="none" w:sz="0" w:space="0" w:color="auto"/>
                <w:bottom w:val="none" w:sz="0" w:space="0" w:color="auto"/>
                <w:right w:val="none" w:sz="0" w:space="0" w:color="auto"/>
              </w:divBdr>
            </w:div>
            <w:div w:id="1005211644">
              <w:marLeft w:val="0"/>
              <w:marRight w:val="0"/>
              <w:marTop w:val="0"/>
              <w:marBottom w:val="0"/>
              <w:divBdr>
                <w:top w:val="none" w:sz="0" w:space="0" w:color="auto"/>
                <w:left w:val="none" w:sz="0" w:space="0" w:color="auto"/>
                <w:bottom w:val="none" w:sz="0" w:space="0" w:color="auto"/>
                <w:right w:val="none" w:sz="0" w:space="0" w:color="auto"/>
              </w:divBdr>
            </w:div>
            <w:div w:id="1005279673">
              <w:marLeft w:val="0"/>
              <w:marRight w:val="0"/>
              <w:marTop w:val="0"/>
              <w:marBottom w:val="0"/>
              <w:divBdr>
                <w:top w:val="none" w:sz="0" w:space="0" w:color="auto"/>
                <w:left w:val="none" w:sz="0" w:space="0" w:color="auto"/>
                <w:bottom w:val="none" w:sz="0" w:space="0" w:color="auto"/>
                <w:right w:val="none" w:sz="0" w:space="0" w:color="auto"/>
              </w:divBdr>
            </w:div>
            <w:div w:id="1005522925">
              <w:marLeft w:val="0"/>
              <w:marRight w:val="0"/>
              <w:marTop w:val="0"/>
              <w:marBottom w:val="0"/>
              <w:divBdr>
                <w:top w:val="none" w:sz="0" w:space="0" w:color="auto"/>
                <w:left w:val="none" w:sz="0" w:space="0" w:color="auto"/>
                <w:bottom w:val="none" w:sz="0" w:space="0" w:color="auto"/>
                <w:right w:val="none" w:sz="0" w:space="0" w:color="auto"/>
              </w:divBdr>
            </w:div>
            <w:div w:id="1006206804">
              <w:marLeft w:val="0"/>
              <w:marRight w:val="0"/>
              <w:marTop w:val="0"/>
              <w:marBottom w:val="0"/>
              <w:divBdr>
                <w:top w:val="none" w:sz="0" w:space="0" w:color="auto"/>
                <w:left w:val="none" w:sz="0" w:space="0" w:color="auto"/>
                <w:bottom w:val="none" w:sz="0" w:space="0" w:color="auto"/>
                <w:right w:val="none" w:sz="0" w:space="0" w:color="auto"/>
              </w:divBdr>
            </w:div>
            <w:div w:id="1006981197">
              <w:marLeft w:val="0"/>
              <w:marRight w:val="0"/>
              <w:marTop w:val="0"/>
              <w:marBottom w:val="0"/>
              <w:divBdr>
                <w:top w:val="none" w:sz="0" w:space="0" w:color="auto"/>
                <w:left w:val="none" w:sz="0" w:space="0" w:color="auto"/>
                <w:bottom w:val="none" w:sz="0" w:space="0" w:color="auto"/>
                <w:right w:val="none" w:sz="0" w:space="0" w:color="auto"/>
              </w:divBdr>
            </w:div>
            <w:div w:id="1007251767">
              <w:marLeft w:val="0"/>
              <w:marRight w:val="0"/>
              <w:marTop w:val="0"/>
              <w:marBottom w:val="0"/>
              <w:divBdr>
                <w:top w:val="none" w:sz="0" w:space="0" w:color="auto"/>
                <w:left w:val="none" w:sz="0" w:space="0" w:color="auto"/>
                <w:bottom w:val="none" w:sz="0" w:space="0" w:color="auto"/>
                <w:right w:val="none" w:sz="0" w:space="0" w:color="auto"/>
              </w:divBdr>
            </w:div>
            <w:div w:id="1009140991">
              <w:marLeft w:val="0"/>
              <w:marRight w:val="0"/>
              <w:marTop w:val="0"/>
              <w:marBottom w:val="0"/>
              <w:divBdr>
                <w:top w:val="none" w:sz="0" w:space="0" w:color="auto"/>
                <w:left w:val="none" w:sz="0" w:space="0" w:color="auto"/>
                <w:bottom w:val="none" w:sz="0" w:space="0" w:color="auto"/>
                <w:right w:val="none" w:sz="0" w:space="0" w:color="auto"/>
              </w:divBdr>
            </w:div>
            <w:div w:id="1009211424">
              <w:marLeft w:val="0"/>
              <w:marRight w:val="0"/>
              <w:marTop w:val="0"/>
              <w:marBottom w:val="0"/>
              <w:divBdr>
                <w:top w:val="none" w:sz="0" w:space="0" w:color="auto"/>
                <w:left w:val="none" w:sz="0" w:space="0" w:color="auto"/>
                <w:bottom w:val="none" w:sz="0" w:space="0" w:color="auto"/>
                <w:right w:val="none" w:sz="0" w:space="0" w:color="auto"/>
              </w:divBdr>
            </w:div>
            <w:div w:id="1010984714">
              <w:marLeft w:val="0"/>
              <w:marRight w:val="0"/>
              <w:marTop w:val="0"/>
              <w:marBottom w:val="0"/>
              <w:divBdr>
                <w:top w:val="none" w:sz="0" w:space="0" w:color="auto"/>
                <w:left w:val="none" w:sz="0" w:space="0" w:color="auto"/>
                <w:bottom w:val="none" w:sz="0" w:space="0" w:color="auto"/>
                <w:right w:val="none" w:sz="0" w:space="0" w:color="auto"/>
              </w:divBdr>
            </w:div>
            <w:div w:id="1014576610">
              <w:marLeft w:val="0"/>
              <w:marRight w:val="0"/>
              <w:marTop w:val="0"/>
              <w:marBottom w:val="0"/>
              <w:divBdr>
                <w:top w:val="none" w:sz="0" w:space="0" w:color="auto"/>
                <w:left w:val="none" w:sz="0" w:space="0" w:color="auto"/>
                <w:bottom w:val="none" w:sz="0" w:space="0" w:color="auto"/>
                <w:right w:val="none" w:sz="0" w:space="0" w:color="auto"/>
              </w:divBdr>
            </w:div>
            <w:div w:id="1015965126">
              <w:marLeft w:val="0"/>
              <w:marRight w:val="0"/>
              <w:marTop w:val="0"/>
              <w:marBottom w:val="0"/>
              <w:divBdr>
                <w:top w:val="none" w:sz="0" w:space="0" w:color="auto"/>
                <w:left w:val="none" w:sz="0" w:space="0" w:color="auto"/>
                <w:bottom w:val="none" w:sz="0" w:space="0" w:color="auto"/>
                <w:right w:val="none" w:sz="0" w:space="0" w:color="auto"/>
              </w:divBdr>
            </w:div>
            <w:div w:id="1016733832">
              <w:marLeft w:val="0"/>
              <w:marRight w:val="0"/>
              <w:marTop w:val="0"/>
              <w:marBottom w:val="0"/>
              <w:divBdr>
                <w:top w:val="none" w:sz="0" w:space="0" w:color="auto"/>
                <w:left w:val="none" w:sz="0" w:space="0" w:color="auto"/>
                <w:bottom w:val="none" w:sz="0" w:space="0" w:color="auto"/>
                <w:right w:val="none" w:sz="0" w:space="0" w:color="auto"/>
              </w:divBdr>
            </w:div>
            <w:div w:id="1017005681">
              <w:marLeft w:val="0"/>
              <w:marRight w:val="0"/>
              <w:marTop w:val="0"/>
              <w:marBottom w:val="0"/>
              <w:divBdr>
                <w:top w:val="none" w:sz="0" w:space="0" w:color="auto"/>
                <w:left w:val="none" w:sz="0" w:space="0" w:color="auto"/>
                <w:bottom w:val="none" w:sz="0" w:space="0" w:color="auto"/>
                <w:right w:val="none" w:sz="0" w:space="0" w:color="auto"/>
              </w:divBdr>
            </w:div>
            <w:div w:id="1017343002">
              <w:marLeft w:val="0"/>
              <w:marRight w:val="0"/>
              <w:marTop w:val="0"/>
              <w:marBottom w:val="0"/>
              <w:divBdr>
                <w:top w:val="none" w:sz="0" w:space="0" w:color="auto"/>
                <w:left w:val="none" w:sz="0" w:space="0" w:color="auto"/>
                <w:bottom w:val="none" w:sz="0" w:space="0" w:color="auto"/>
                <w:right w:val="none" w:sz="0" w:space="0" w:color="auto"/>
              </w:divBdr>
            </w:div>
            <w:div w:id="1017854061">
              <w:marLeft w:val="0"/>
              <w:marRight w:val="0"/>
              <w:marTop w:val="0"/>
              <w:marBottom w:val="0"/>
              <w:divBdr>
                <w:top w:val="none" w:sz="0" w:space="0" w:color="auto"/>
                <w:left w:val="none" w:sz="0" w:space="0" w:color="auto"/>
                <w:bottom w:val="none" w:sz="0" w:space="0" w:color="auto"/>
                <w:right w:val="none" w:sz="0" w:space="0" w:color="auto"/>
              </w:divBdr>
            </w:div>
            <w:div w:id="1018123458">
              <w:marLeft w:val="0"/>
              <w:marRight w:val="0"/>
              <w:marTop w:val="0"/>
              <w:marBottom w:val="0"/>
              <w:divBdr>
                <w:top w:val="none" w:sz="0" w:space="0" w:color="auto"/>
                <w:left w:val="none" w:sz="0" w:space="0" w:color="auto"/>
                <w:bottom w:val="none" w:sz="0" w:space="0" w:color="auto"/>
                <w:right w:val="none" w:sz="0" w:space="0" w:color="auto"/>
              </w:divBdr>
            </w:div>
            <w:div w:id="1018626276">
              <w:marLeft w:val="0"/>
              <w:marRight w:val="0"/>
              <w:marTop w:val="0"/>
              <w:marBottom w:val="0"/>
              <w:divBdr>
                <w:top w:val="none" w:sz="0" w:space="0" w:color="auto"/>
                <w:left w:val="none" w:sz="0" w:space="0" w:color="auto"/>
                <w:bottom w:val="none" w:sz="0" w:space="0" w:color="auto"/>
                <w:right w:val="none" w:sz="0" w:space="0" w:color="auto"/>
              </w:divBdr>
            </w:div>
            <w:div w:id="1020205946">
              <w:marLeft w:val="0"/>
              <w:marRight w:val="0"/>
              <w:marTop w:val="0"/>
              <w:marBottom w:val="0"/>
              <w:divBdr>
                <w:top w:val="none" w:sz="0" w:space="0" w:color="auto"/>
                <w:left w:val="none" w:sz="0" w:space="0" w:color="auto"/>
                <w:bottom w:val="none" w:sz="0" w:space="0" w:color="auto"/>
                <w:right w:val="none" w:sz="0" w:space="0" w:color="auto"/>
              </w:divBdr>
            </w:div>
            <w:div w:id="1022053141">
              <w:marLeft w:val="0"/>
              <w:marRight w:val="0"/>
              <w:marTop w:val="0"/>
              <w:marBottom w:val="0"/>
              <w:divBdr>
                <w:top w:val="none" w:sz="0" w:space="0" w:color="auto"/>
                <w:left w:val="none" w:sz="0" w:space="0" w:color="auto"/>
                <w:bottom w:val="none" w:sz="0" w:space="0" w:color="auto"/>
                <w:right w:val="none" w:sz="0" w:space="0" w:color="auto"/>
              </w:divBdr>
            </w:div>
            <w:div w:id="1022785866">
              <w:marLeft w:val="0"/>
              <w:marRight w:val="0"/>
              <w:marTop w:val="0"/>
              <w:marBottom w:val="0"/>
              <w:divBdr>
                <w:top w:val="none" w:sz="0" w:space="0" w:color="auto"/>
                <w:left w:val="none" w:sz="0" w:space="0" w:color="auto"/>
                <w:bottom w:val="none" w:sz="0" w:space="0" w:color="auto"/>
                <w:right w:val="none" w:sz="0" w:space="0" w:color="auto"/>
              </w:divBdr>
            </w:div>
            <w:div w:id="1022979846">
              <w:marLeft w:val="0"/>
              <w:marRight w:val="0"/>
              <w:marTop w:val="0"/>
              <w:marBottom w:val="0"/>
              <w:divBdr>
                <w:top w:val="none" w:sz="0" w:space="0" w:color="auto"/>
                <w:left w:val="none" w:sz="0" w:space="0" w:color="auto"/>
                <w:bottom w:val="none" w:sz="0" w:space="0" w:color="auto"/>
                <w:right w:val="none" w:sz="0" w:space="0" w:color="auto"/>
              </w:divBdr>
            </w:div>
            <w:div w:id="1025330892">
              <w:marLeft w:val="0"/>
              <w:marRight w:val="0"/>
              <w:marTop w:val="0"/>
              <w:marBottom w:val="0"/>
              <w:divBdr>
                <w:top w:val="none" w:sz="0" w:space="0" w:color="auto"/>
                <w:left w:val="none" w:sz="0" w:space="0" w:color="auto"/>
                <w:bottom w:val="none" w:sz="0" w:space="0" w:color="auto"/>
                <w:right w:val="none" w:sz="0" w:space="0" w:color="auto"/>
              </w:divBdr>
            </w:div>
            <w:div w:id="1025668945">
              <w:marLeft w:val="0"/>
              <w:marRight w:val="0"/>
              <w:marTop w:val="0"/>
              <w:marBottom w:val="0"/>
              <w:divBdr>
                <w:top w:val="none" w:sz="0" w:space="0" w:color="auto"/>
                <w:left w:val="none" w:sz="0" w:space="0" w:color="auto"/>
                <w:bottom w:val="none" w:sz="0" w:space="0" w:color="auto"/>
                <w:right w:val="none" w:sz="0" w:space="0" w:color="auto"/>
              </w:divBdr>
            </w:div>
            <w:div w:id="1027363920">
              <w:marLeft w:val="0"/>
              <w:marRight w:val="0"/>
              <w:marTop w:val="0"/>
              <w:marBottom w:val="0"/>
              <w:divBdr>
                <w:top w:val="none" w:sz="0" w:space="0" w:color="auto"/>
                <w:left w:val="none" w:sz="0" w:space="0" w:color="auto"/>
                <w:bottom w:val="none" w:sz="0" w:space="0" w:color="auto"/>
                <w:right w:val="none" w:sz="0" w:space="0" w:color="auto"/>
              </w:divBdr>
            </w:div>
            <w:div w:id="1029062191">
              <w:marLeft w:val="0"/>
              <w:marRight w:val="0"/>
              <w:marTop w:val="0"/>
              <w:marBottom w:val="0"/>
              <w:divBdr>
                <w:top w:val="none" w:sz="0" w:space="0" w:color="auto"/>
                <w:left w:val="none" w:sz="0" w:space="0" w:color="auto"/>
                <w:bottom w:val="none" w:sz="0" w:space="0" w:color="auto"/>
                <w:right w:val="none" w:sz="0" w:space="0" w:color="auto"/>
              </w:divBdr>
            </w:div>
            <w:div w:id="1029574027">
              <w:marLeft w:val="0"/>
              <w:marRight w:val="0"/>
              <w:marTop w:val="0"/>
              <w:marBottom w:val="0"/>
              <w:divBdr>
                <w:top w:val="none" w:sz="0" w:space="0" w:color="auto"/>
                <w:left w:val="none" w:sz="0" w:space="0" w:color="auto"/>
                <w:bottom w:val="none" w:sz="0" w:space="0" w:color="auto"/>
                <w:right w:val="none" w:sz="0" w:space="0" w:color="auto"/>
              </w:divBdr>
            </w:div>
            <w:div w:id="1029643086">
              <w:marLeft w:val="0"/>
              <w:marRight w:val="0"/>
              <w:marTop w:val="0"/>
              <w:marBottom w:val="0"/>
              <w:divBdr>
                <w:top w:val="none" w:sz="0" w:space="0" w:color="auto"/>
                <w:left w:val="none" w:sz="0" w:space="0" w:color="auto"/>
                <w:bottom w:val="none" w:sz="0" w:space="0" w:color="auto"/>
                <w:right w:val="none" w:sz="0" w:space="0" w:color="auto"/>
              </w:divBdr>
            </w:div>
            <w:div w:id="1030881876">
              <w:marLeft w:val="0"/>
              <w:marRight w:val="0"/>
              <w:marTop w:val="0"/>
              <w:marBottom w:val="0"/>
              <w:divBdr>
                <w:top w:val="none" w:sz="0" w:space="0" w:color="auto"/>
                <w:left w:val="none" w:sz="0" w:space="0" w:color="auto"/>
                <w:bottom w:val="none" w:sz="0" w:space="0" w:color="auto"/>
                <w:right w:val="none" w:sz="0" w:space="0" w:color="auto"/>
              </w:divBdr>
            </w:div>
            <w:div w:id="1031956226">
              <w:marLeft w:val="0"/>
              <w:marRight w:val="0"/>
              <w:marTop w:val="0"/>
              <w:marBottom w:val="0"/>
              <w:divBdr>
                <w:top w:val="none" w:sz="0" w:space="0" w:color="auto"/>
                <w:left w:val="none" w:sz="0" w:space="0" w:color="auto"/>
                <w:bottom w:val="none" w:sz="0" w:space="0" w:color="auto"/>
                <w:right w:val="none" w:sz="0" w:space="0" w:color="auto"/>
              </w:divBdr>
            </w:div>
            <w:div w:id="1033074441">
              <w:marLeft w:val="0"/>
              <w:marRight w:val="0"/>
              <w:marTop w:val="0"/>
              <w:marBottom w:val="0"/>
              <w:divBdr>
                <w:top w:val="none" w:sz="0" w:space="0" w:color="auto"/>
                <w:left w:val="none" w:sz="0" w:space="0" w:color="auto"/>
                <w:bottom w:val="none" w:sz="0" w:space="0" w:color="auto"/>
                <w:right w:val="none" w:sz="0" w:space="0" w:color="auto"/>
              </w:divBdr>
            </w:div>
            <w:div w:id="1033772338">
              <w:marLeft w:val="0"/>
              <w:marRight w:val="0"/>
              <w:marTop w:val="0"/>
              <w:marBottom w:val="0"/>
              <w:divBdr>
                <w:top w:val="none" w:sz="0" w:space="0" w:color="auto"/>
                <w:left w:val="none" w:sz="0" w:space="0" w:color="auto"/>
                <w:bottom w:val="none" w:sz="0" w:space="0" w:color="auto"/>
                <w:right w:val="none" w:sz="0" w:space="0" w:color="auto"/>
              </w:divBdr>
            </w:div>
            <w:div w:id="1035152264">
              <w:marLeft w:val="0"/>
              <w:marRight w:val="0"/>
              <w:marTop w:val="0"/>
              <w:marBottom w:val="0"/>
              <w:divBdr>
                <w:top w:val="none" w:sz="0" w:space="0" w:color="auto"/>
                <w:left w:val="none" w:sz="0" w:space="0" w:color="auto"/>
                <w:bottom w:val="none" w:sz="0" w:space="0" w:color="auto"/>
                <w:right w:val="none" w:sz="0" w:space="0" w:color="auto"/>
              </w:divBdr>
            </w:div>
            <w:div w:id="1035931146">
              <w:marLeft w:val="0"/>
              <w:marRight w:val="0"/>
              <w:marTop w:val="0"/>
              <w:marBottom w:val="0"/>
              <w:divBdr>
                <w:top w:val="none" w:sz="0" w:space="0" w:color="auto"/>
                <w:left w:val="none" w:sz="0" w:space="0" w:color="auto"/>
                <w:bottom w:val="none" w:sz="0" w:space="0" w:color="auto"/>
                <w:right w:val="none" w:sz="0" w:space="0" w:color="auto"/>
              </w:divBdr>
            </w:div>
            <w:div w:id="1036079514">
              <w:marLeft w:val="0"/>
              <w:marRight w:val="0"/>
              <w:marTop w:val="0"/>
              <w:marBottom w:val="0"/>
              <w:divBdr>
                <w:top w:val="none" w:sz="0" w:space="0" w:color="auto"/>
                <w:left w:val="none" w:sz="0" w:space="0" w:color="auto"/>
                <w:bottom w:val="none" w:sz="0" w:space="0" w:color="auto"/>
                <w:right w:val="none" w:sz="0" w:space="0" w:color="auto"/>
              </w:divBdr>
            </w:div>
            <w:div w:id="1036582974">
              <w:marLeft w:val="0"/>
              <w:marRight w:val="0"/>
              <w:marTop w:val="0"/>
              <w:marBottom w:val="0"/>
              <w:divBdr>
                <w:top w:val="none" w:sz="0" w:space="0" w:color="auto"/>
                <w:left w:val="none" w:sz="0" w:space="0" w:color="auto"/>
                <w:bottom w:val="none" w:sz="0" w:space="0" w:color="auto"/>
                <w:right w:val="none" w:sz="0" w:space="0" w:color="auto"/>
              </w:divBdr>
            </w:div>
            <w:div w:id="1037782305">
              <w:marLeft w:val="0"/>
              <w:marRight w:val="0"/>
              <w:marTop w:val="0"/>
              <w:marBottom w:val="0"/>
              <w:divBdr>
                <w:top w:val="none" w:sz="0" w:space="0" w:color="auto"/>
                <w:left w:val="none" w:sz="0" w:space="0" w:color="auto"/>
                <w:bottom w:val="none" w:sz="0" w:space="0" w:color="auto"/>
                <w:right w:val="none" w:sz="0" w:space="0" w:color="auto"/>
              </w:divBdr>
            </w:div>
            <w:div w:id="1038163734">
              <w:marLeft w:val="0"/>
              <w:marRight w:val="0"/>
              <w:marTop w:val="0"/>
              <w:marBottom w:val="0"/>
              <w:divBdr>
                <w:top w:val="none" w:sz="0" w:space="0" w:color="auto"/>
                <w:left w:val="none" w:sz="0" w:space="0" w:color="auto"/>
                <w:bottom w:val="none" w:sz="0" w:space="0" w:color="auto"/>
                <w:right w:val="none" w:sz="0" w:space="0" w:color="auto"/>
              </w:divBdr>
            </w:div>
            <w:div w:id="1039740795">
              <w:marLeft w:val="0"/>
              <w:marRight w:val="0"/>
              <w:marTop w:val="0"/>
              <w:marBottom w:val="0"/>
              <w:divBdr>
                <w:top w:val="none" w:sz="0" w:space="0" w:color="auto"/>
                <w:left w:val="none" w:sz="0" w:space="0" w:color="auto"/>
                <w:bottom w:val="none" w:sz="0" w:space="0" w:color="auto"/>
                <w:right w:val="none" w:sz="0" w:space="0" w:color="auto"/>
              </w:divBdr>
            </w:div>
            <w:div w:id="1039818342">
              <w:marLeft w:val="0"/>
              <w:marRight w:val="0"/>
              <w:marTop w:val="0"/>
              <w:marBottom w:val="0"/>
              <w:divBdr>
                <w:top w:val="none" w:sz="0" w:space="0" w:color="auto"/>
                <w:left w:val="none" w:sz="0" w:space="0" w:color="auto"/>
                <w:bottom w:val="none" w:sz="0" w:space="0" w:color="auto"/>
                <w:right w:val="none" w:sz="0" w:space="0" w:color="auto"/>
              </w:divBdr>
            </w:div>
            <w:div w:id="1042634698">
              <w:marLeft w:val="0"/>
              <w:marRight w:val="0"/>
              <w:marTop w:val="0"/>
              <w:marBottom w:val="0"/>
              <w:divBdr>
                <w:top w:val="none" w:sz="0" w:space="0" w:color="auto"/>
                <w:left w:val="none" w:sz="0" w:space="0" w:color="auto"/>
                <w:bottom w:val="none" w:sz="0" w:space="0" w:color="auto"/>
                <w:right w:val="none" w:sz="0" w:space="0" w:color="auto"/>
              </w:divBdr>
            </w:div>
            <w:div w:id="1047611447">
              <w:marLeft w:val="0"/>
              <w:marRight w:val="0"/>
              <w:marTop w:val="0"/>
              <w:marBottom w:val="0"/>
              <w:divBdr>
                <w:top w:val="none" w:sz="0" w:space="0" w:color="auto"/>
                <w:left w:val="none" w:sz="0" w:space="0" w:color="auto"/>
                <w:bottom w:val="none" w:sz="0" w:space="0" w:color="auto"/>
                <w:right w:val="none" w:sz="0" w:space="0" w:color="auto"/>
              </w:divBdr>
              <w:divsChild>
                <w:div w:id="1103111562">
                  <w:marLeft w:val="0"/>
                  <w:marRight w:val="0"/>
                  <w:marTop w:val="0"/>
                  <w:marBottom w:val="0"/>
                  <w:divBdr>
                    <w:top w:val="none" w:sz="0" w:space="0" w:color="auto"/>
                    <w:left w:val="none" w:sz="0" w:space="0" w:color="auto"/>
                    <w:bottom w:val="none" w:sz="0" w:space="0" w:color="auto"/>
                    <w:right w:val="none" w:sz="0" w:space="0" w:color="auto"/>
                  </w:divBdr>
                </w:div>
                <w:div w:id="1606234554">
                  <w:marLeft w:val="0"/>
                  <w:marRight w:val="0"/>
                  <w:marTop w:val="0"/>
                  <w:marBottom w:val="0"/>
                  <w:divBdr>
                    <w:top w:val="none" w:sz="0" w:space="0" w:color="auto"/>
                    <w:left w:val="none" w:sz="0" w:space="0" w:color="auto"/>
                    <w:bottom w:val="none" w:sz="0" w:space="0" w:color="auto"/>
                    <w:right w:val="none" w:sz="0" w:space="0" w:color="auto"/>
                  </w:divBdr>
                </w:div>
                <w:div w:id="1762094611">
                  <w:marLeft w:val="0"/>
                  <w:marRight w:val="0"/>
                  <w:marTop w:val="0"/>
                  <w:marBottom w:val="0"/>
                  <w:divBdr>
                    <w:top w:val="none" w:sz="0" w:space="0" w:color="auto"/>
                    <w:left w:val="none" w:sz="0" w:space="0" w:color="auto"/>
                    <w:bottom w:val="none" w:sz="0" w:space="0" w:color="auto"/>
                    <w:right w:val="none" w:sz="0" w:space="0" w:color="auto"/>
                  </w:divBdr>
                </w:div>
                <w:div w:id="1839534614">
                  <w:marLeft w:val="0"/>
                  <w:marRight w:val="0"/>
                  <w:marTop w:val="0"/>
                  <w:marBottom w:val="0"/>
                  <w:divBdr>
                    <w:top w:val="none" w:sz="0" w:space="0" w:color="auto"/>
                    <w:left w:val="none" w:sz="0" w:space="0" w:color="auto"/>
                    <w:bottom w:val="none" w:sz="0" w:space="0" w:color="auto"/>
                    <w:right w:val="none" w:sz="0" w:space="0" w:color="auto"/>
                  </w:divBdr>
                </w:div>
              </w:divsChild>
            </w:div>
            <w:div w:id="1047874069">
              <w:marLeft w:val="0"/>
              <w:marRight w:val="0"/>
              <w:marTop w:val="0"/>
              <w:marBottom w:val="0"/>
              <w:divBdr>
                <w:top w:val="none" w:sz="0" w:space="0" w:color="auto"/>
                <w:left w:val="none" w:sz="0" w:space="0" w:color="auto"/>
                <w:bottom w:val="none" w:sz="0" w:space="0" w:color="auto"/>
                <w:right w:val="none" w:sz="0" w:space="0" w:color="auto"/>
              </w:divBdr>
            </w:div>
            <w:div w:id="1048459741">
              <w:marLeft w:val="0"/>
              <w:marRight w:val="0"/>
              <w:marTop w:val="0"/>
              <w:marBottom w:val="0"/>
              <w:divBdr>
                <w:top w:val="none" w:sz="0" w:space="0" w:color="auto"/>
                <w:left w:val="none" w:sz="0" w:space="0" w:color="auto"/>
                <w:bottom w:val="none" w:sz="0" w:space="0" w:color="auto"/>
                <w:right w:val="none" w:sz="0" w:space="0" w:color="auto"/>
              </w:divBdr>
            </w:div>
            <w:div w:id="1049111724">
              <w:marLeft w:val="0"/>
              <w:marRight w:val="0"/>
              <w:marTop w:val="0"/>
              <w:marBottom w:val="0"/>
              <w:divBdr>
                <w:top w:val="none" w:sz="0" w:space="0" w:color="auto"/>
                <w:left w:val="none" w:sz="0" w:space="0" w:color="auto"/>
                <w:bottom w:val="none" w:sz="0" w:space="0" w:color="auto"/>
                <w:right w:val="none" w:sz="0" w:space="0" w:color="auto"/>
              </w:divBdr>
            </w:div>
            <w:div w:id="1049767786">
              <w:marLeft w:val="0"/>
              <w:marRight w:val="0"/>
              <w:marTop w:val="0"/>
              <w:marBottom w:val="0"/>
              <w:divBdr>
                <w:top w:val="none" w:sz="0" w:space="0" w:color="auto"/>
                <w:left w:val="none" w:sz="0" w:space="0" w:color="auto"/>
                <w:bottom w:val="none" w:sz="0" w:space="0" w:color="auto"/>
                <w:right w:val="none" w:sz="0" w:space="0" w:color="auto"/>
              </w:divBdr>
            </w:div>
            <w:div w:id="1050030982">
              <w:marLeft w:val="0"/>
              <w:marRight w:val="0"/>
              <w:marTop w:val="0"/>
              <w:marBottom w:val="0"/>
              <w:divBdr>
                <w:top w:val="none" w:sz="0" w:space="0" w:color="auto"/>
                <w:left w:val="none" w:sz="0" w:space="0" w:color="auto"/>
                <w:bottom w:val="none" w:sz="0" w:space="0" w:color="auto"/>
                <w:right w:val="none" w:sz="0" w:space="0" w:color="auto"/>
              </w:divBdr>
            </w:div>
            <w:div w:id="1051809981">
              <w:marLeft w:val="0"/>
              <w:marRight w:val="0"/>
              <w:marTop w:val="0"/>
              <w:marBottom w:val="0"/>
              <w:divBdr>
                <w:top w:val="none" w:sz="0" w:space="0" w:color="auto"/>
                <w:left w:val="none" w:sz="0" w:space="0" w:color="auto"/>
                <w:bottom w:val="none" w:sz="0" w:space="0" w:color="auto"/>
                <w:right w:val="none" w:sz="0" w:space="0" w:color="auto"/>
              </w:divBdr>
            </w:div>
            <w:div w:id="1052004471">
              <w:marLeft w:val="0"/>
              <w:marRight w:val="0"/>
              <w:marTop w:val="0"/>
              <w:marBottom w:val="0"/>
              <w:divBdr>
                <w:top w:val="none" w:sz="0" w:space="0" w:color="auto"/>
                <w:left w:val="none" w:sz="0" w:space="0" w:color="auto"/>
                <w:bottom w:val="none" w:sz="0" w:space="0" w:color="auto"/>
                <w:right w:val="none" w:sz="0" w:space="0" w:color="auto"/>
              </w:divBdr>
            </w:div>
            <w:div w:id="1052463362">
              <w:marLeft w:val="0"/>
              <w:marRight w:val="0"/>
              <w:marTop w:val="0"/>
              <w:marBottom w:val="0"/>
              <w:divBdr>
                <w:top w:val="none" w:sz="0" w:space="0" w:color="auto"/>
                <w:left w:val="none" w:sz="0" w:space="0" w:color="auto"/>
                <w:bottom w:val="none" w:sz="0" w:space="0" w:color="auto"/>
                <w:right w:val="none" w:sz="0" w:space="0" w:color="auto"/>
              </w:divBdr>
            </w:div>
            <w:div w:id="1054086661">
              <w:marLeft w:val="0"/>
              <w:marRight w:val="0"/>
              <w:marTop w:val="0"/>
              <w:marBottom w:val="0"/>
              <w:divBdr>
                <w:top w:val="none" w:sz="0" w:space="0" w:color="auto"/>
                <w:left w:val="none" w:sz="0" w:space="0" w:color="auto"/>
                <w:bottom w:val="none" w:sz="0" w:space="0" w:color="auto"/>
                <w:right w:val="none" w:sz="0" w:space="0" w:color="auto"/>
              </w:divBdr>
            </w:div>
            <w:div w:id="1055351911">
              <w:marLeft w:val="0"/>
              <w:marRight w:val="0"/>
              <w:marTop w:val="0"/>
              <w:marBottom w:val="0"/>
              <w:divBdr>
                <w:top w:val="none" w:sz="0" w:space="0" w:color="auto"/>
                <w:left w:val="none" w:sz="0" w:space="0" w:color="auto"/>
                <w:bottom w:val="none" w:sz="0" w:space="0" w:color="auto"/>
                <w:right w:val="none" w:sz="0" w:space="0" w:color="auto"/>
              </w:divBdr>
            </w:div>
            <w:div w:id="1058355159">
              <w:marLeft w:val="0"/>
              <w:marRight w:val="0"/>
              <w:marTop w:val="0"/>
              <w:marBottom w:val="0"/>
              <w:divBdr>
                <w:top w:val="none" w:sz="0" w:space="0" w:color="auto"/>
                <w:left w:val="none" w:sz="0" w:space="0" w:color="auto"/>
                <w:bottom w:val="none" w:sz="0" w:space="0" w:color="auto"/>
                <w:right w:val="none" w:sz="0" w:space="0" w:color="auto"/>
              </w:divBdr>
            </w:div>
            <w:div w:id="1062679709">
              <w:marLeft w:val="0"/>
              <w:marRight w:val="0"/>
              <w:marTop w:val="0"/>
              <w:marBottom w:val="0"/>
              <w:divBdr>
                <w:top w:val="none" w:sz="0" w:space="0" w:color="auto"/>
                <w:left w:val="none" w:sz="0" w:space="0" w:color="auto"/>
                <w:bottom w:val="none" w:sz="0" w:space="0" w:color="auto"/>
                <w:right w:val="none" w:sz="0" w:space="0" w:color="auto"/>
              </w:divBdr>
            </w:div>
            <w:div w:id="1062829372">
              <w:marLeft w:val="0"/>
              <w:marRight w:val="0"/>
              <w:marTop w:val="0"/>
              <w:marBottom w:val="0"/>
              <w:divBdr>
                <w:top w:val="none" w:sz="0" w:space="0" w:color="auto"/>
                <w:left w:val="none" w:sz="0" w:space="0" w:color="auto"/>
                <w:bottom w:val="none" w:sz="0" w:space="0" w:color="auto"/>
                <w:right w:val="none" w:sz="0" w:space="0" w:color="auto"/>
              </w:divBdr>
            </w:div>
            <w:div w:id="1063288713">
              <w:marLeft w:val="0"/>
              <w:marRight w:val="0"/>
              <w:marTop w:val="0"/>
              <w:marBottom w:val="0"/>
              <w:divBdr>
                <w:top w:val="none" w:sz="0" w:space="0" w:color="auto"/>
                <w:left w:val="none" w:sz="0" w:space="0" w:color="auto"/>
                <w:bottom w:val="none" w:sz="0" w:space="0" w:color="auto"/>
                <w:right w:val="none" w:sz="0" w:space="0" w:color="auto"/>
              </w:divBdr>
            </w:div>
            <w:div w:id="1064328026">
              <w:marLeft w:val="0"/>
              <w:marRight w:val="0"/>
              <w:marTop w:val="0"/>
              <w:marBottom w:val="0"/>
              <w:divBdr>
                <w:top w:val="none" w:sz="0" w:space="0" w:color="auto"/>
                <w:left w:val="none" w:sz="0" w:space="0" w:color="auto"/>
                <w:bottom w:val="none" w:sz="0" w:space="0" w:color="auto"/>
                <w:right w:val="none" w:sz="0" w:space="0" w:color="auto"/>
              </w:divBdr>
            </w:div>
            <w:div w:id="1065372725">
              <w:marLeft w:val="0"/>
              <w:marRight w:val="0"/>
              <w:marTop w:val="0"/>
              <w:marBottom w:val="0"/>
              <w:divBdr>
                <w:top w:val="none" w:sz="0" w:space="0" w:color="auto"/>
                <w:left w:val="none" w:sz="0" w:space="0" w:color="auto"/>
                <w:bottom w:val="none" w:sz="0" w:space="0" w:color="auto"/>
                <w:right w:val="none" w:sz="0" w:space="0" w:color="auto"/>
              </w:divBdr>
            </w:div>
            <w:div w:id="1068531100">
              <w:marLeft w:val="0"/>
              <w:marRight w:val="0"/>
              <w:marTop w:val="0"/>
              <w:marBottom w:val="0"/>
              <w:divBdr>
                <w:top w:val="none" w:sz="0" w:space="0" w:color="auto"/>
                <w:left w:val="none" w:sz="0" w:space="0" w:color="auto"/>
                <w:bottom w:val="none" w:sz="0" w:space="0" w:color="auto"/>
                <w:right w:val="none" w:sz="0" w:space="0" w:color="auto"/>
              </w:divBdr>
            </w:div>
            <w:div w:id="1070423305">
              <w:marLeft w:val="0"/>
              <w:marRight w:val="0"/>
              <w:marTop w:val="0"/>
              <w:marBottom w:val="0"/>
              <w:divBdr>
                <w:top w:val="none" w:sz="0" w:space="0" w:color="auto"/>
                <w:left w:val="none" w:sz="0" w:space="0" w:color="auto"/>
                <w:bottom w:val="none" w:sz="0" w:space="0" w:color="auto"/>
                <w:right w:val="none" w:sz="0" w:space="0" w:color="auto"/>
              </w:divBdr>
            </w:div>
            <w:div w:id="1070619675">
              <w:marLeft w:val="0"/>
              <w:marRight w:val="0"/>
              <w:marTop w:val="0"/>
              <w:marBottom w:val="0"/>
              <w:divBdr>
                <w:top w:val="none" w:sz="0" w:space="0" w:color="auto"/>
                <w:left w:val="none" w:sz="0" w:space="0" w:color="auto"/>
                <w:bottom w:val="none" w:sz="0" w:space="0" w:color="auto"/>
                <w:right w:val="none" w:sz="0" w:space="0" w:color="auto"/>
              </w:divBdr>
            </w:div>
            <w:div w:id="1071319096">
              <w:marLeft w:val="0"/>
              <w:marRight w:val="0"/>
              <w:marTop w:val="0"/>
              <w:marBottom w:val="0"/>
              <w:divBdr>
                <w:top w:val="none" w:sz="0" w:space="0" w:color="auto"/>
                <w:left w:val="none" w:sz="0" w:space="0" w:color="auto"/>
                <w:bottom w:val="none" w:sz="0" w:space="0" w:color="auto"/>
                <w:right w:val="none" w:sz="0" w:space="0" w:color="auto"/>
              </w:divBdr>
            </w:div>
            <w:div w:id="1071392971">
              <w:marLeft w:val="0"/>
              <w:marRight w:val="0"/>
              <w:marTop w:val="0"/>
              <w:marBottom w:val="0"/>
              <w:divBdr>
                <w:top w:val="none" w:sz="0" w:space="0" w:color="auto"/>
                <w:left w:val="none" w:sz="0" w:space="0" w:color="auto"/>
                <w:bottom w:val="none" w:sz="0" w:space="0" w:color="auto"/>
                <w:right w:val="none" w:sz="0" w:space="0" w:color="auto"/>
              </w:divBdr>
            </w:div>
            <w:div w:id="1072391350">
              <w:marLeft w:val="0"/>
              <w:marRight w:val="0"/>
              <w:marTop w:val="0"/>
              <w:marBottom w:val="0"/>
              <w:divBdr>
                <w:top w:val="none" w:sz="0" w:space="0" w:color="auto"/>
                <w:left w:val="none" w:sz="0" w:space="0" w:color="auto"/>
                <w:bottom w:val="none" w:sz="0" w:space="0" w:color="auto"/>
                <w:right w:val="none" w:sz="0" w:space="0" w:color="auto"/>
              </w:divBdr>
            </w:div>
            <w:div w:id="1073309349">
              <w:marLeft w:val="0"/>
              <w:marRight w:val="0"/>
              <w:marTop w:val="0"/>
              <w:marBottom w:val="0"/>
              <w:divBdr>
                <w:top w:val="none" w:sz="0" w:space="0" w:color="auto"/>
                <w:left w:val="none" w:sz="0" w:space="0" w:color="auto"/>
                <w:bottom w:val="none" w:sz="0" w:space="0" w:color="auto"/>
                <w:right w:val="none" w:sz="0" w:space="0" w:color="auto"/>
              </w:divBdr>
              <w:divsChild>
                <w:div w:id="1039665558">
                  <w:marLeft w:val="0"/>
                  <w:marRight w:val="0"/>
                  <w:marTop w:val="0"/>
                  <w:marBottom w:val="0"/>
                  <w:divBdr>
                    <w:top w:val="none" w:sz="0" w:space="0" w:color="auto"/>
                    <w:left w:val="none" w:sz="0" w:space="0" w:color="auto"/>
                    <w:bottom w:val="none" w:sz="0" w:space="0" w:color="auto"/>
                    <w:right w:val="none" w:sz="0" w:space="0" w:color="auto"/>
                  </w:divBdr>
                </w:div>
                <w:div w:id="1040520889">
                  <w:marLeft w:val="0"/>
                  <w:marRight w:val="0"/>
                  <w:marTop w:val="0"/>
                  <w:marBottom w:val="0"/>
                  <w:divBdr>
                    <w:top w:val="none" w:sz="0" w:space="0" w:color="auto"/>
                    <w:left w:val="none" w:sz="0" w:space="0" w:color="auto"/>
                    <w:bottom w:val="none" w:sz="0" w:space="0" w:color="auto"/>
                    <w:right w:val="none" w:sz="0" w:space="0" w:color="auto"/>
                  </w:divBdr>
                </w:div>
                <w:div w:id="1481462639">
                  <w:marLeft w:val="0"/>
                  <w:marRight w:val="0"/>
                  <w:marTop w:val="0"/>
                  <w:marBottom w:val="0"/>
                  <w:divBdr>
                    <w:top w:val="none" w:sz="0" w:space="0" w:color="auto"/>
                    <w:left w:val="none" w:sz="0" w:space="0" w:color="auto"/>
                    <w:bottom w:val="none" w:sz="0" w:space="0" w:color="auto"/>
                    <w:right w:val="none" w:sz="0" w:space="0" w:color="auto"/>
                  </w:divBdr>
                </w:div>
                <w:div w:id="2139376820">
                  <w:marLeft w:val="0"/>
                  <w:marRight w:val="0"/>
                  <w:marTop w:val="0"/>
                  <w:marBottom w:val="0"/>
                  <w:divBdr>
                    <w:top w:val="none" w:sz="0" w:space="0" w:color="auto"/>
                    <w:left w:val="none" w:sz="0" w:space="0" w:color="auto"/>
                    <w:bottom w:val="none" w:sz="0" w:space="0" w:color="auto"/>
                    <w:right w:val="none" w:sz="0" w:space="0" w:color="auto"/>
                  </w:divBdr>
                </w:div>
              </w:divsChild>
            </w:div>
            <w:div w:id="1075052830">
              <w:marLeft w:val="0"/>
              <w:marRight w:val="0"/>
              <w:marTop w:val="0"/>
              <w:marBottom w:val="0"/>
              <w:divBdr>
                <w:top w:val="none" w:sz="0" w:space="0" w:color="auto"/>
                <w:left w:val="none" w:sz="0" w:space="0" w:color="auto"/>
                <w:bottom w:val="none" w:sz="0" w:space="0" w:color="auto"/>
                <w:right w:val="none" w:sz="0" w:space="0" w:color="auto"/>
              </w:divBdr>
            </w:div>
            <w:div w:id="1075199534">
              <w:marLeft w:val="0"/>
              <w:marRight w:val="0"/>
              <w:marTop w:val="0"/>
              <w:marBottom w:val="0"/>
              <w:divBdr>
                <w:top w:val="none" w:sz="0" w:space="0" w:color="auto"/>
                <w:left w:val="none" w:sz="0" w:space="0" w:color="auto"/>
                <w:bottom w:val="none" w:sz="0" w:space="0" w:color="auto"/>
                <w:right w:val="none" w:sz="0" w:space="0" w:color="auto"/>
              </w:divBdr>
            </w:div>
            <w:div w:id="1075277417">
              <w:marLeft w:val="0"/>
              <w:marRight w:val="0"/>
              <w:marTop w:val="0"/>
              <w:marBottom w:val="0"/>
              <w:divBdr>
                <w:top w:val="none" w:sz="0" w:space="0" w:color="auto"/>
                <w:left w:val="none" w:sz="0" w:space="0" w:color="auto"/>
                <w:bottom w:val="none" w:sz="0" w:space="0" w:color="auto"/>
                <w:right w:val="none" w:sz="0" w:space="0" w:color="auto"/>
              </w:divBdr>
            </w:div>
            <w:div w:id="1076561008">
              <w:marLeft w:val="0"/>
              <w:marRight w:val="0"/>
              <w:marTop w:val="0"/>
              <w:marBottom w:val="0"/>
              <w:divBdr>
                <w:top w:val="none" w:sz="0" w:space="0" w:color="auto"/>
                <w:left w:val="none" w:sz="0" w:space="0" w:color="auto"/>
                <w:bottom w:val="none" w:sz="0" w:space="0" w:color="auto"/>
                <w:right w:val="none" w:sz="0" w:space="0" w:color="auto"/>
              </w:divBdr>
            </w:div>
            <w:div w:id="1076826437">
              <w:marLeft w:val="0"/>
              <w:marRight w:val="0"/>
              <w:marTop w:val="0"/>
              <w:marBottom w:val="0"/>
              <w:divBdr>
                <w:top w:val="none" w:sz="0" w:space="0" w:color="auto"/>
                <w:left w:val="none" w:sz="0" w:space="0" w:color="auto"/>
                <w:bottom w:val="none" w:sz="0" w:space="0" w:color="auto"/>
                <w:right w:val="none" w:sz="0" w:space="0" w:color="auto"/>
              </w:divBdr>
            </w:div>
            <w:div w:id="1079402753">
              <w:marLeft w:val="0"/>
              <w:marRight w:val="0"/>
              <w:marTop w:val="0"/>
              <w:marBottom w:val="0"/>
              <w:divBdr>
                <w:top w:val="none" w:sz="0" w:space="0" w:color="auto"/>
                <w:left w:val="none" w:sz="0" w:space="0" w:color="auto"/>
                <w:bottom w:val="none" w:sz="0" w:space="0" w:color="auto"/>
                <w:right w:val="none" w:sz="0" w:space="0" w:color="auto"/>
              </w:divBdr>
            </w:div>
            <w:div w:id="1079643967">
              <w:marLeft w:val="0"/>
              <w:marRight w:val="0"/>
              <w:marTop w:val="0"/>
              <w:marBottom w:val="0"/>
              <w:divBdr>
                <w:top w:val="none" w:sz="0" w:space="0" w:color="auto"/>
                <w:left w:val="none" w:sz="0" w:space="0" w:color="auto"/>
                <w:bottom w:val="none" w:sz="0" w:space="0" w:color="auto"/>
                <w:right w:val="none" w:sz="0" w:space="0" w:color="auto"/>
              </w:divBdr>
            </w:div>
            <w:div w:id="1080324650">
              <w:marLeft w:val="0"/>
              <w:marRight w:val="0"/>
              <w:marTop w:val="0"/>
              <w:marBottom w:val="0"/>
              <w:divBdr>
                <w:top w:val="none" w:sz="0" w:space="0" w:color="auto"/>
                <w:left w:val="none" w:sz="0" w:space="0" w:color="auto"/>
                <w:bottom w:val="none" w:sz="0" w:space="0" w:color="auto"/>
                <w:right w:val="none" w:sz="0" w:space="0" w:color="auto"/>
              </w:divBdr>
            </w:div>
            <w:div w:id="1081293509">
              <w:marLeft w:val="0"/>
              <w:marRight w:val="0"/>
              <w:marTop w:val="0"/>
              <w:marBottom w:val="0"/>
              <w:divBdr>
                <w:top w:val="none" w:sz="0" w:space="0" w:color="auto"/>
                <w:left w:val="none" w:sz="0" w:space="0" w:color="auto"/>
                <w:bottom w:val="none" w:sz="0" w:space="0" w:color="auto"/>
                <w:right w:val="none" w:sz="0" w:space="0" w:color="auto"/>
              </w:divBdr>
            </w:div>
            <w:div w:id="1084107189">
              <w:marLeft w:val="0"/>
              <w:marRight w:val="0"/>
              <w:marTop w:val="0"/>
              <w:marBottom w:val="0"/>
              <w:divBdr>
                <w:top w:val="none" w:sz="0" w:space="0" w:color="auto"/>
                <w:left w:val="none" w:sz="0" w:space="0" w:color="auto"/>
                <w:bottom w:val="none" w:sz="0" w:space="0" w:color="auto"/>
                <w:right w:val="none" w:sz="0" w:space="0" w:color="auto"/>
              </w:divBdr>
            </w:div>
            <w:div w:id="1086078863">
              <w:marLeft w:val="0"/>
              <w:marRight w:val="0"/>
              <w:marTop w:val="0"/>
              <w:marBottom w:val="0"/>
              <w:divBdr>
                <w:top w:val="none" w:sz="0" w:space="0" w:color="auto"/>
                <w:left w:val="none" w:sz="0" w:space="0" w:color="auto"/>
                <w:bottom w:val="none" w:sz="0" w:space="0" w:color="auto"/>
                <w:right w:val="none" w:sz="0" w:space="0" w:color="auto"/>
              </w:divBdr>
            </w:div>
            <w:div w:id="1086876400">
              <w:marLeft w:val="0"/>
              <w:marRight w:val="0"/>
              <w:marTop w:val="0"/>
              <w:marBottom w:val="0"/>
              <w:divBdr>
                <w:top w:val="none" w:sz="0" w:space="0" w:color="auto"/>
                <w:left w:val="none" w:sz="0" w:space="0" w:color="auto"/>
                <w:bottom w:val="none" w:sz="0" w:space="0" w:color="auto"/>
                <w:right w:val="none" w:sz="0" w:space="0" w:color="auto"/>
              </w:divBdr>
            </w:div>
            <w:div w:id="1089883273">
              <w:marLeft w:val="0"/>
              <w:marRight w:val="0"/>
              <w:marTop w:val="0"/>
              <w:marBottom w:val="0"/>
              <w:divBdr>
                <w:top w:val="none" w:sz="0" w:space="0" w:color="auto"/>
                <w:left w:val="none" w:sz="0" w:space="0" w:color="auto"/>
                <w:bottom w:val="none" w:sz="0" w:space="0" w:color="auto"/>
                <w:right w:val="none" w:sz="0" w:space="0" w:color="auto"/>
              </w:divBdr>
            </w:div>
            <w:div w:id="1092435389">
              <w:marLeft w:val="0"/>
              <w:marRight w:val="0"/>
              <w:marTop w:val="0"/>
              <w:marBottom w:val="0"/>
              <w:divBdr>
                <w:top w:val="none" w:sz="0" w:space="0" w:color="auto"/>
                <w:left w:val="none" w:sz="0" w:space="0" w:color="auto"/>
                <w:bottom w:val="none" w:sz="0" w:space="0" w:color="auto"/>
                <w:right w:val="none" w:sz="0" w:space="0" w:color="auto"/>
              </w:divBdr>
            </w:div>
            <w:div w:id="1093747138">
              <w:marLeft w:val="0"/>
              <w:marRight w:val="0"/>
              <w:marTop w:val="0"/>
              <w:marBottom w:val="0"/>
              <w:divBdr>
                <w:top w:val="none" w:sz="0" w:space="0" w:color="auto"/>
                <w:left w:val="none" w:sz="0" w:space="0" w:color="auto"/>
                <w:bottom w:val="none" w:sz="0" w:space="0" w:color="auto"/>
                <w:right w:val="none" w:sz="0" w:space="0" w:color="auto"/>
              </w:divBdr>
            </w:div>
            <w:div w:id="1095857155">
              <w:marLeft w:val="0"/>
              <w:marRight w:val="0"/>
              <w:marTop w:val="0"/>
              <w:marBottom w:val="0"/>
              <w:divBdr>
                <w:top w:val="none" w:sz="0" w:space="0" w:color="auto"/>
                <w:left w:val="none" w:sz="0" w:space="0" w:color="auto"/>
                <w:bottom w:val="none" w:sz="0" w:space="0" w:color="auto"/>
                <w:right w:val="none" w:sz="0" w:space="0" w:color="auto"/>
              </w:divBdr>
            </w:div>
            <w:div w:id="1098600437">
              <w:marLeft w:val="0"/>
              <w:marRight w:val="0"/>
              <w:marTop w:val="0"/>
              <w:marBottom w:val="0"/>
              <w:divBdr>
                <w:top w:val="none" w:sz="0" w:space="0" w:color="auto"/>
                <w:left w:val="none" w:sz="0" w:space="0" w:color="auto"/>
                <w:bottom w:val="none" w:sz="0" w:space="0" w:color="auto"/>
                <w:right w:val="none" w:sz="0" w:space="0" w:color="auto"/>
              </w:divBdr>
            </w:div>
            <w:div w:id="1100416170">
              <w:marLeft w:val="0"/>
              <w:marRight w:val="0"/>
              <w:marTop w:val="0"/>
              <w:marBottom w:val="0"/>
              <w:divBdr>
                <w:top w:val="none" w:sz="0" w:space="0" w:color="auto"/>
                <w:left w:val="none" w:sz="0" w:space="0" w:color="auto"/>
                <w:bottom w:val="none" w:sz="0" w:space="0" w:color="auto"/>
                <w:right w:val="none" w:sz="0" w:space="0" w:color="auto"/>
              </w:divBdr>
            </w:div>
            <w:div w:id="1105927307">
              <w:marLeft w:val="0"/>
              <w:marRight w:val="0"/>
              <w:marTop w:val="0"/>
              <w:marBottom w:val="0"/>
              <w:divBdr>
                <w:top w:val="none" w:sz="0" w:space="0" w:color="auto"/>
                <w:left w:val="none" w:sz="0" w:space="0" w:color="auto"/>
                <w:bottom w:val="none" w:sz="0" w:space="0" w:color="auto"/>
                <w:right w:val="none" w:sz="0" w:space="0" w:color="auto"/>
              </w:divBdr>
            </w:div>
            <w:div w:id="1106849297">
              <w:marLeft w:val="0"/>
              <w:marRight w:val="0"/>
              <w:marTop w:val="0"/>
              <w:marBottom w:val="0"/>
              <w:divBdr>
                <w:top w:val="none" w:sz="0" w:space="0" w:color="auto"/>
                <w:left w:val="none" w:sz="0" w:space="0" w:color="auto"/>
                <w:bottom w:val="none" w:sz="0" w:space="0" w:color="auto"/>
                <w:right w:val="none" w:sz="0" w:space="0" w:color="auto"/>
              </w:divBdr>
            </w:div>
            <w:div w:id="1109397061">
              <w:marLeft w:val="0"/>
              <w:marRight w:val="0"/>
              <w:marTop w:val="0"/>
              <w:marBottom w:val="0"/>
              <w:divBdr>
                <w:top w:val="none" w:sz="0" w:space="0" w:color="auto"/>
                <w:left w:val="none" w:sz="0" w:space="0" w:color="auto"/>
                <w:bottom w:val="none" w:sz="0" w:space="0" w:color="auto"/>
                <w:right w:val="none" w:sz="0" w:space="0" w:color="auto"/>
              </w:divBdr>
            </w:div>
            <w:div w:id="1109856047">
              <w:marLeft w:val="0"/>
              <w:marRight w:val="0"/>
              <w:marTop w:val="0"/>
              <w:marBottom w:val="0"/>
              <w:divBdr>
                <w:top w:val="none" w:sz="0" w:space="0" w:color="auto"/>
                <w:left w:val="none" w:sz="0" w:space="0" w:color="auto"/>
                <w:bottom w:val="none" w:sz="0" w:space="0" w:color="auto"/>
                <w:right w:val="none" w:sz="0" w:space="0" w:color="auto"/>
              </w:divBdr>
            </w:div>
            <w:div w:id="1111440388">
              <w:marLeft w:val="0"/>
              <w:marRight w:val="0"/>
              <w:marTop w:val="0"/>
              <w:marBottom w:val="0"/>
              <w:divBdr>
                <w:top w:val="none" w:sz="0" w:space="0" w:color="auto"/>
                <w:left w:val="none" w:sz="0" w:space="0" w:color="auto"/>
                <w:bottom w:val="none" w:sz="0" w:space="0" w:color="auto"/>
                <w:right w:val="none" w:sz="0" w:space="0" w:color="auto"/>
              </w:divBdr>
            </w:div>
            <w:div w:id="1111707754">
              <w:marLeft w:val="0"/>
              <w:marRight w:val="0"/>
              <w:marTop w:val="0"/>
              <w:marBottom w:val="0"/>
              <w:divBdr>
                <w:top w:val="none" w:sz="0" w:space="0" w:color="auto"/>
                <w:left w:val="none" w:sz="0" w:space="0" w:color="auto"/>
                <w:bottom w:val="none" w:sz="0" w:space="0" w:color="auto"/>
                <w:right w:val="none" w:sz="0" w:space="0" w:color="auto"/>
              </w:divBdr>
            </w:div>
            <w:div w:id="1112165713">
              <w:marLeft w:val="0"/>
              <w:marRight w:val="0"/>
              <w:marTop w:val="0"/>
              <w:marBottom w:val="0"/>
              <w:divBdr>
                <w:top w:val="none" w:sz="0" w:space="0" w:color="auto"/>
                <w:left w:val="none" w:sz="0" w:space="0" w:color="auto"/>
                <w:bottom w:val="none" w:sz="0" w:space="0" w:color="auto"/>
                <w:right w:val="none" w:sz="0" w:space="0" w:color="auto"/>
              </w:divBdr>
            </w:div>
            <w:div w:id="1115296025">
              <w:marLeft w:val="0"/>
              <w:marRight w:val="0"/>
              <w:marTop w:val="0"/>
              <w:marBottom w:val="0"/>
              <w:divBdr>
                <w:top w:val="none" w:sz="0" w:space="0" w:color="auto"/>
                <w:left w:val="none" w:sz="0" w:space="0" w:color="auto"/>
                <w:bottom w:val="none" w:sz="0" w:space="0" w:color="auto"/>
                <w:right w:val="none" w:sz="0" w:space="0" w:color="auto"/>
              </w:divBdr>
            </w:div>
            <w:div w:id="1116289393">
              <w:marLeft w:val="0"/>
              <w:marRight w:val="0"/>
              <w:marTop w:val="0"/>
              <w:marBottom w:val="0"/>
              <w:divBdr>
                <w:top w:val="none" w:sz="0" w:space="0" w:color="auto"/>
                <w:left w:val="none" w:sz="0" w:space="0" w:color="auto"/>
                <w:bottom w:val="none" w:sz="0" w:space="0" w:color="auto"/>
                <w:right w:val="none" w:sz="0" w:space="0" w:color="auto"/>
              </w:divBdr>
            </w:div>
            <w:div w:id="1120688754">
              <w:marLeft w:val="0"/>
              <w:marRight w:val="0"/>
              <w:marTop w:val="0"/>
              <w:marBottom w:val="0"/>
              <w:divBdr>
                <w:top w:val="none" w:sz="0" w:space="0" w:color="auto"/>
                <w:left w:val="none" w:sz="0" w:space="0" w:color="auto"/>
                <w:bottom w:val="none" w:sz="0" w:space="0" w:color="auto"/>
                <w:right w:val="none" w:sz="0" w:space="0" w:color="auto"/>
              </w:divBdr>
            </w:div>
            <w:div w:id="1127893580">
              <w:marLeft w:val="0"/>
              <w:marRight w:val="0"/>
              <w:marTop w:val="0"/>
              <w:marBottom w:val="0"/>
              <w:divBdr>
                <w:top w:val="none" w:sz="0" w:space="0" w:color="auto"/>
                <w:left w:val="none" w:sz="0" w:space="0" w:color="auto"/>
                <w:bottom w:val="none" w:sz="0" w:space="0" w:color="auto"/>
                <w:right w:val="none" w:sz="0" w:space="0" w:color="auto"/>
              </w:divBdr>
            </w:div>
            <w:div w:id="1130441738">
              <w:marLeft w:val="0"/>
              <w:marRight w:val="0"/>
              <w:marTop w:val="0"/>
              <w:marBottom w:val="0"/>
              <w:divBdr>
                <w:top w:val="none" w:sz="0" w:space="0" w:color="auto"/>
                <w:left w:val="none" w:sz="0" w:space="0" w:color="auto"/>
                <w:bottom w:val="none" w:sz="0" w:space="0" w:color="auto"/>
                <w:right w:val="none" w:sz="0" w:space="0" w:color="auto"/>
              </w:divBdr>
            </w:div>
            <w:div w:id="1132867066">
              <w:marLeft w:val="0"/>
              <w:marRight w:val="0"/>
              <w:marTop w:val="0"/>
              <w:marBottom w:val="0"/>
              <w:divBdr>
                <w:top w:val="none" w:sz="0" w:space="0" w:color="auto"/>
                <w:left w:val="none" w:sz="0" w:space="0" w:color="auto"/>
                <w:bottom w:val="none" w:sz="0" w:space="0" w:color="auto"/>
                <w:right w:val="none" w:sz="0" w:space="0" w:color="auto"/>
              </w:divBdr>
            </w:div>
            <w:div w:id="1136339526">
              <w:marLeft w:val="0"/>
              <w:marRight w:val="0"/>
              <w:marTop w:val="0"/>
              <w:marBottom w:val="0"/>
              <w:divBdr>
                <w:top w:val="none" w:sz="0" w:space="0" w:color="auto"/>
                <w:left w:val="none" w:sz="0" w:space="0" w:color="auto"/>
                <w:bottom w:val="none" w:sz="0" w:space="0" w:color="auto"/>
                <w:right w:val="none" w:sz="0" w:space="0" w:color="auto"/>
              </w:divBdr>
            </w:div>
            <w:div w:id="1139802812">
              <w:marLeft w:val="0"/>
              <w:marRight w:val="0"/>
              <w:marTop w:val="0"/>
              <w:marBottom w:val="0"/>
              <w:divBdr>
                <w:top w:val="none" w:sz="0" w:space="0" w:color="auto"/>
                <w:left w:val="none" w:sz="0" w:space="0" w:color="auto"/>
                <w:bottom w:val="none" w:sz="0" w:space="0" w:color="auto"/>
                <w:right w:val="none" w:sz="0" w:space="0" w:color="auto"/>
              </w:divBdr>
            </w:div>
            <w:div w:id="1141775370">
              <w:marLeft w:val="0"/>
              <w:marRight w:val="0"/>
              <w:marTop w:val="0"/>
              <w:marBottom w:val="0"/>
              <w:divBdr>
                <w:top w:val="none" w:sz="0" w:space="0" w:color="auto"/>
                <w:left w:val="none" w:sz="0" w:space="0" w:color="auto"/>
                <w:bottom w:val="none" w:sz="0" w:space="0" w:color="auto"/>
                <w:right w:val="none" w:sz="0" w:space="0" w:color="auto"/>
              </w:divBdr>
            </w:div>
            <w:div w:id="1143890341">
              <w:marLeft w:val="0"/>
              <w:marRight w:val="0"/>
              <w:marTop w:val="0"/>
              <w:marBottom w:val="0"/>
              <w:divBdr>
                <w:top w:val="none" w:sz="0" w:space="0" w:color="auto"/>
                <w:left w:val="none" w:sz="0" w:space="0" w:color="auto"/>
                <w:bottom w:val="none" w:sz="0" w:space="0" w:color="auto"/>
                <w:right w:val="none" w:sz="0" w:space="0" w:color="auto"/>
              </w:divBdr>
            </w:div>
            <w:div w:id="1144008659">
              <w:marLeft w:val="0"/>
              <w:marRight w:val="0"/>
              <w:marTop w:val="0"/>
              <w:marBottom w:val="0"/>
              <w:divBdr>
                <w:top w:val="none" w:sz="0" w:space="0" w:color="auto"/>
                <w:left w:val="none" w:sz="0" w:space="0" w:color="auto"/>
                <w:bottom w:val="none" w:sz="0" w:space="0" w:color="auto"/>
                <w:right w:val="none" w:sz="0" w:space="0" w:color="auto"/>
              </w:divBdr>
            </w:div>
            <w:div w:id="1146825161">
              <w:marLeft w:val="0"/>
              <w:marRight w:val="0"/>
              <w:marTop w:val="0"/>
              <w:marBottom w:val="0"/>
              <w:divBdr>
                <w:top w:val="none" w:sz="0" w:space="0" w:color="auto"/>
                <w:left w:val="none" w:sz="0" w:space="0" w:color="auto"/>
                <w:bottom w:val="none" w:sz="0" w:space="0" w:color="auto"/>
                <w:right w:val="none" w:sz="0" w:space="0" w:color="auto"/>
              </w:divBdr>
            </w:div>
            <w:div w:id="1148782756">
              <w:marLeft w:val="0"/>
              <w:marRight w:val="0"/>
              <w:marTop w:val="0"/>
              <w:marBottom w:val="0"/>
              <w:divBdr>
                <w:top w:val="none" w:sz="0" w:space="0" w:color="auto"/>
                <w:left w:val="none" w:sz="0" w:space="0" w:color="auto"/>
                <w:bottom w:val="none" w:sz="0" w:space="0" w:color="auto"/>
                <w:right w:val="none" w:sz="0" w:space="0" w:color="auto"/>
              </w:divBdr>
            </w:div>
            <w:div w:id="1149899668">
              <w:marLeft w:val="0"/>
              <w:marRight w:val="0"/>
              <w:marTop w:val="0"/>
              <w:marBottom w:val="0"/>
              <w:divBdr>
                <w:top w:val="none" w:sz="0" w:space="0" w:color="auto"/>
                <w:left w:val="none" w:sz="0" w:space="0" w:color="auto"/>
                <w:bottom w:val="none" w:sz="0" w:space="0" w:color="auto"/>
                <w:right w:val="none" w:sz="0" w:space="0" w:color="auto"/>
              </w:divBdr>
            </w:div>
            <w:div w:id="1150370251">
              <w:marLeft w:val="0"/>
              <w:marRight w:val="0"/>
              <w:marTop w:val="0"/>
              <w:marBottom w:val="0"/>
              <w:divBdr>
                <w:top w:val="none" w:sz="0" w:space="0" w:color="auto"/>
                <w:left w:val="none" w:sz="0" w:space="0" w:color="auto"/>
                <w:bottom w:val="none" w:sz="0" w:space="0" w:color="auto"/>
                <w:right w:val="none" w:sz="0" w:space="0" w:color="auto"/>
              </w:divBdr>
            </w:div>
            <w:div w:id="1151287012">
              <w:marLeft w:val="0"/>
              <w:marRight w:val="0"/>
              <w:marTop w:val="0"/>
              <w:marBottom w:val="0"/>
              <w:divBdr>
                <w:top w:val="none" w:sz="0" w:space="0" w:color="auto"/>
                <w:left w:val="none" w:sz="0" w:space="0" w:color="auto"/>
                <w:bottom w:val="none" w:sz="0" w:space="0" w:color="auto"/>
                <w:right w:val="none" w:sz="0" w:space="0" w:color="auto"/>
              </w:divBdr>
            </w:div>
            <w:div w:id="1152520637">
              <w:marLeft w:val="0"/>
              <w:marRight w:val="0"/>
              <w:marTop w:val="0"/>
              <w:marBottom w:val="0"/>
              <w:divBdr>
                <w:top w:val="none" w:sz="0" w:space="0" w:color="auto"/>
                <w:left w:val="none" w:sz="0" w:space="0" w:color="auto"/>
                <w:bottom w:val="none" w:sz="0" w:space="0" w:color="auto"/>
                <w:right w:val="none" w:sz="0" w:space="0" w:color="auto"/>
              </w:divBdr>
            </w:div>
            <w:div w:id="1152713808">
              <w:marLeft w:val="0"/>
              <w:marRight w:val="0"/>
              <w:marTop w:val="0"/>
              <w:marBottom w:val="0"/>
              <w:divBdr>
                <w:top w:val="none" w:sz="0" w:space="0" w:color="auto"/>
                <w:left w:val="none" w:sz="0" w:space="0" w:color="auto"/>
                <w:bottom w:val="none" w:sz="0" w:space="0" w:color="auto"/>
                <w:right w:val="none" w:sz="0" w:space="0" w:color="auto"/>
              </w:divBdr>
            </w:div>
            <w:div w:id="1154680420">
              <w:marLeft w:val="0"/>
              <w:marRight w:val="0"/>
              <w:marTop w:val="0"/>
              <w:marBottom w:val="0"/>
              <w:divBdr>
                <w:top w:val="none" w:sz="0" w:space="0" w:color="auto"/>
                <w:left w:val="none" w:sz="0" w:space="0" w:color="auto"/>
                <w:bottom w:val="none" w:sz="0" w:space="0" w:color="auto"/>
                <w:right w:val="none" w:sz="0" w:space="0" w:color="auto"/>
              </w:divBdr>
            </w:div>
            <w:div w:id="1154689117">
              <w:marLeft w:val="0"/>
              <w:marRight w:val="0"/>
              <w:marTop w:val="0"/>
              <w:marBottom w:val="0"/>
              <w:divBdr>
                <w:top w:val="none" w:sz="0" w:space="0" w:color="auto"/>
                <w:left w:val="none" w:sz="0" w:space="0" w:color="auto"/>
                <w:bottom w:val="none" w:sz="0" w:space="0" w:color="auto"/>
                <w:right w:val="none" w:sz="0" w:space="0" w:color="auto"/>
              </w:divBdr>
            </w:div>
            <w:div w:id="1155297992">
              <w:marLeft w:val="0"/>
              <w:marRight w:val="0"/>
              <w:marTop w:val="0"/>
              <w:marBottom w:val="0"/>
              <w:divBdr>
                <w:top w:val="none" w:sz="0" w:space="0" w:color="auto"/>
                <w:left w:val="none" w:sz="0" w:space="0" w:color="auto"/>
                <w:bottom w:val="none" w:sz="0" w:space="0" w:color="auto"/>
                <w:right w:val="none" w:sz="0" w:space="0" w:color="auto"/>
              </w:divBdr>
            </w:div>
            <w:div w:id="1156067502">
              <w:marLeft w:val="0"/>
              <w:marRight w:val="0"/>
              <w:marTop w:val="0"/>
              <w:marBottom w:val="0"/>
              <w:divBdr>
                <w:top w:val="none" w:sz="0" w:space="0" w:color="auto"/>
                <w:left w:val="none" w:sz="0" w:space="0" w:color="auto"/>
                <w:bottom w:val="none" w:sz="0" w:space="0" w:color="auto"/>
                <w:right w:val="none" w:sz="0" w:space="0" w:color="auto"/>
              </w:divBdr>
            </w:div>
            <w:div w:id="1156263634">
              <w:marLeft w:val="0"/>
              <w:marRight w:val="0"/>
              <w:marTop w:val="0"/>
              <w:marBottom w:val="0"/>
              <w:divBdr>
                <w:top w:val="none" w:sz="0" w:space="0" w:color="auto"/>
                <w:left w:val="none" w:sz="0" w:space="0" w:color="auto"/>
                <w:bottom w:val="none" w:sz="0" w:space="0" w:color="auto"/>
                <w:right w:val="none" w:sz="0" w:space="0" w:color="auto"/>
              </w:divBdr>
            </w:div>
            <w:div w:id="1156989215">
              <w:marLeft w:val="0"/>
              <w:marRight w:val="0"/>
              <w:marTop w:val="0"/>
              <w:marBottom w:val="0"/>
              <w:divBdr>
                <w:top w:val="none" w:sz="0" w:space="0" w:color="auto"/>
                <w:left w:val="none" w:sz="0" w:space="0" w:color="auto"/>
                <w:bottom w:val="none" w:sz="0" w:space="0" w:color="auto"/>
                <w:right w:val="none" w:sz="0" w:space="0" w:color="auto"/>
              </w:divBdr>
            </w:div>
            <w:div w:id="1158615883">
              <w:marLeft w:val="0"/>
              <w:marRight w:val="0"/>
              <w:marTop w:val="0"/>
              <w:marBottom w:val="0"/>
              <w:divBdr>
                <w:top w:val="none" w:sz="0" w:space="0" w:color="auto"/>
                <w:left w:val="none" w:sz="0" w:space="0" w:color="auto"/>
                <w:bottom w:val="none" w:sz="0" w:space="0" w:color="auto"/>
                <w:right w:val="none" w:sz="0" w:space="0" w:color="auto"/>
              </w:divBdr>
            </w:div>
            <w:div w:id="1161848920">
              <w:marLeft w:val="0"/>
              <w:marRight w:val="0"/>
              <w:marTop w:val="0"/>
              <w:marBottom w:val="0"/>
              <w:divBdr>
                <w:top w:val="none" w:sz="0" w:space="0" w:color="auto"/>
                <w:left w:val="none" w:sz="0" w:space="0" w:color="auto"/>
                <w:bottom w:val="none" w:sz="0" w:space="0" w:color="auto"/>
                <w:right w:val="none" w:sz="0" w:space="0" w:color="auto"/>
              </w:divBdr>
            </w:div>
            <w:div w:id="1163854169">
              <w:marLeft w:val="0"/>
              <w:marRight w:val="0"/>
              <w:marTop w:val="0"/>
              <w:marBottom w:val="0"/>
              <w:divBdr>
                <w:top w:val="none" w:sz="0" w:space="0" w:color="auto"/>
                <w:left w:val="none" w:sz="0" w:space="0" w:color="auto"/>
                <w:bottom w:val="none" w:sz="0" w:space="0" w:color="auto"/>
                <w:right w:val="none" w:sz="0" w:space="0" w:color="auto"/>
              </w:divBdr>
            </w:div>
            <w:div w:id="1164080837">
              <w:marLeft w:val="0"/>
              <w:marRight w:val="0"/>
              <w:marTop w:val="0"/>
              <w:marBottom w:val="0"/>
              <w:divBdr>
                <w:top w:val="none" w:sz="0" w:space="0" w:color="auto"/>
                <w:left w:val="none" w:sz="0" w:space="0" w:color="auto"/>
                <w:bottom w:val="none" w:sz="0" w:space="0" w:color="auto"/>
                <w:right w:val="none" w:sz="0" w:space="0" w:color="auto"/>
              </w:divBdr>
            </w:div>
            <w:div w:id="1167479988">
              <w:marLeft w:val="0"/>
              <w:marRight w:val="0"/>
              <w:marTop w:val="0"/>
              <w:marBottom w:val="0"/>
              <w:divBdr>
                <w:top w:val="none" w:sz="0" w:space="0" w:color="auto"/>
                <w:left w:val="none" w:sz="0" w:space="0" w:color="auto"/>
                <w:bottom w:val="none" w:sz="0" w:space="0" w:color="auto"/>
                <w:right w:val="none" w:sz="0" w:space="0" w:color="auto"/>
              </w:divBdr>
            </w:div>
            <w:div w:id="1167791766">
              <w:marLeft w:val="0"/>
              <w:marRight w:val="0"/>
              <w:marTop w:val="0"/>
              <w:marBottom w:val="0"/>
              <w:divBdr>
                <w:top w:val="none" w:sz="0" w:space="0" w:color="auto"/>
                <w:left w:val="none" w:sz="0" w:space="0" w:color="auto"/>
                <w:bottom w:val="none" w:sz="0" w:space="0" w:color="auto"/>
                <w:right w:val="none" w:sz="0" w:space="0" w:color="auto"/>
              </w:divBdr>
            </w:div>
            <w:div w:id="1168521826">
              <w:marLeft w:val="0"/>
              <w:marRight w:val="0"/>
              <w:marTop w:val="0"/>
              <w:marBottom w:val="0"/>
              <w:divBdr>
                <w:top w:val="none" w:sz="0" w:space="0" w:color="auto"/>
                <w:left w:val="none" w:sz="0" w:space="0" w:color="auto"/>
                <w:bottom w:val="none" w:sz="0" w:space="0" w:color="auto"/>
                <w:right w:val="none" w:sz="0" w:space="0" w:color="auto"/>
              </w:divBdr>
            </w:div>
            <w:div w:id="1170678377">
              <w:marLeft w:val="0"/>
              <w:marRight w:val="0"/>
              <w:marTop w:val="0"/>
              <w:marBottom w:val="0"/>
              <w:divBdr>
                <w:top w:val="none" w:sz="0" w:space="0" w:color="auto"/>
                <w:left w:val="none" w:sz="0" w:space="0" w:color="auto"/>
                <w:bottom w:val="none" w:sz="0" w:space="0" w:color="auto"/>
                <w:right w:val="none" w:sz="0" w:space="0" w:color="auto"/>
              </w:divBdr>
            </w:div>
            <w:div w:id="1175027110">
              <w:marLeft w:val="0"/>
              <w:marRight w:val="0"/>
              <w:marTop w:val="0"/>
              <w:marBottom w:val="0"/>
              <w:divBdr>
                <w:top w:val="none" w:sz="0" w:space="0" w:color="auto"/>
                <w:left w:val="none" w:sz="0" w:space="0" w:color="auto"/>
                <w:bottom w:val="none" w:sz="0" w:space="0" w:color="auto"/>
                <w:right w:val="none" w:sz="0" w:space="0" w:color="auto"/>
              </w:divBdr>
            </w:div>
            <w:div w:id="1176504350">
              <w:marLeft w:val="0"/>
              <w:marRight w:val="0"/>
              <w:marTop w:val="0"/>
              <w:marBottom w:val="0"/>
              <w:divBdr>
                <w:top w:val="none" w:sz="0" w:space="0" w:color="auto"/>
                <w:left w:val="none" w:sz="0" w:space="0" w:color="auto"/>
                <w:bottom w:val="none" w:sz="0" w:space="0" w:color="auto"/>
                <w:right w:val="none" w:sz="0" w:space="0" w:color="auto"/>
              </w:divBdr>
            </w:div>
            <w:div w:id="1176962583">
              <w:marLeft w:val="0"/>
              <w:marRight w:val="0"/>
              <w:marTop w:val="0"/>
              <w:marBottom w:val="0"/>
              <w:divBdr>
                <w:top w:val="none" w:sz="0" w:space="0" w:color="auto"/>
                <w:left w:val="none" w:sz="0" w:space="0" w:color="auto"/>
                <w:bottom w:val="none" w:sz="0" w:space="0" w:color="auto"/>
                <w:right w:val="none" w:sz="0" w:space="0" w:color="auto"/>
              </w:divBdr>
            </w:div>
            <w:div w:id="1177236822">
              <w:marLeft w:val="0"/>
              <w:marRight w:val="0"/>
              <w:marTop w:val="0"/>
              <w:marBottom w:val="0"/>
              <w:divBdr>
                <w:top w:val="none" w:sz="0" w:space="0" w:color="auto"/>
                <w:left w:val="none" w:sz="0" w:space="0" w:color="auto"/>
                <w:bottom w:val="none" w:sz="0" w:space="0" w:color="auto"/>
                <w:right w:val="none" w:sz="0" w:space="0" w:color="auto"/>
              </w:divBdr>
            </w:div>
            <w:div w:id="1180583414">
              <w:marLeft w:val="0"/>
              <w:marRight w:val="0"/>
              <w:marTop w:val="0"/>
              <w:marBottom w:val="0"/>
              <w:divBdr>
                <w:top w:val="none" w:sz="0" w:space="0" w:color="auto"/>
                <w:left w:val="none" w:sz="0" w:space="0" w:color="auto"/>
                <w:bottom w:val="none" w:sz="0" w:space="0" w:color="auto"/>
                <w:right w:val="none" w:sz="0" w:space="0" w:color="auto"/>
              </w:divBdr>
            </w:div>
            <w:div w:id="1180697226">
              <w:marLeft w:val="0"/>
              <w:marRight w:val="0"/>
              <w:marTop w:val="0"/>
              <w:marBottom w:val="0"/>
              <w:divBdr>
                <w:top w:val="none" w:sz="0" w:space="0" w:color="auto"/>
                <w:left w:val="none" w:sz="0" w:space="0" w:color="auto"/>
                <w:bottom w:val="none" w:sz="0" w:space="0" w:color="auto"/>
                <w:right w:val="none" w:sz="0" w:space="0" w:color="auto"/>
              </w:divBdr>
            </w:div>
            <w:div w:id="1182744747">
              <w:marLeft w:val="0"/>
              <w:marRight w:val="0"/>
              <w:marTop w:val="0"/>
              <w:marBottom w:val="0"/>
              <w:divBdr>
                <w:top w:val="none" w:sz="0" w:space="0" w:color="auto"/>
                <w:left w:val="none" w:sz="0" w:space="0" w:color="auto"/>
                <w:bottom w:val="none" w:sz="0" w:space="0" w:color="auto"/>
                <w:right w:val="none" w:sz="0" w:space="0" w:color="auto"/>
              </w:divBdr>
            </w:div>
            <w:div w:id="1184976122">
              <w:marLeft w:val="0"/>
              <w:marRight w:val="0"/>
              <w:marTop w:val="0"/>
              <w:marBottom w:val="0"/>
              <w:divBdr>
                <w:top w:val="none" w:sz="0" w:space="0" w:color="auto"/>
                <w:left w:val="none" w:sz="0" w:space="0" w:color="auto"/>
                <w:bottom w:val="none" w:sz="0" w:space="0" w:color="auto"/>
                <w:right w:val="none" w:sz="0" w:space="0" w:color="auto"/>
              </w:divBdr>
            </w:div>
            <w:div w:id="1188446684">
              <w:marLeft w:val="0"/>
              <w:marRight w:val="0"/>
              <w:marTop w:val="0"/>
              <w:marBottom w:val="0"/>
              <w:divBdr>
                <w:top w:val="none" w:sz="0" w:space="0" w:color="auto"/>
                <w:left w:val="none" w:sz="0" w:space="0" w:color="auto"/>
                <w:bottom w:val="none" w:sz="0" w:space="0" w:color="auto"/>
                <w:right w:val="none" w:sz="0" w:space="0" w:color="auto"/>
              </w:divBdr>
            </w:div>
            <w:div w:id="1189216544">
              <w:marLeft w:val="0"/>
              <w:marRight w:val="0"/>
              <w:marTop w:val="0"/>
              <w:marBottom w:val="0"/>
              <w:divBdr>
                <w:top w:val="none" w:sz="0" w:space="0" w:color="auto"/>
                <w:left w:val="none" w:sz="0" w:space="0" w:color="auto"/>
                <w:bottom w:val="none" w:sz="0" w:space="0" w:color="auto"/>
                <w:right w:val="none" w:sz="0" w:space="0" w:color="auto"/>
              </w:divBdr>
            </w:div>
            <w:div w:id="1189834242">
              <w:marLeft w:val="0"/>
              <w:marRight w:val="0"/>
              <w:marTop w:val="0"/>
              <w:marBottom w:val="0"/>
              <w:divBdr>
                <w:top w:val="none" w:sz="0" w:space="0" w:color="auto"/>
                <w:left w:val="none" w:sz="0" w:space="0" w:color="auto"/>
                <w:bottom w:val="none" w:sz="0" w:space="0" w:color="auto"/>
                <w:right w:val="none" w:sz="0" w:space="0" w:color="auto"/>
              </w:divBdr>
            </w:div>
            <w:div w:id="1190991305">
              <w:marLeft w:val="0"/>
              <w:marRight w:val="0"/>
              <w:marTop w:val="0"/>
              <w:marBottom w:val="0"/>
              <w:divBdr>
                <w:top w:val="none" w:sz="0" w:space="0" w:color="auto"/>
                <w:left w:val="none" w:sz="0" w:space="0" w:color="auto"/>
                <w:bottom w:val="none" w:sz="0" w:space="0" w:color="auto"/>
                <w:right w:val="none" w:sz="0" w:space="0" w:color="auto"/>
              </w:divBdr>
            </w:div>
            <w:div w:id="1191409434">
              <w:marLeft w:val="0"/>
              <w:marRight w:val="0"/>
              <w:marTop w:val="360"/>
              <w:marBottom w:val="0"/>
              <w:divBdr>
                <w:top w:val="single" w:sz="6" w:space="0" w:color="auto"/>
                <w:left w:val="single" w:sz="6" w:space="0" w:color="auto"/>
                <w:bottom w:val="single" w:sz="6" w:space="0" w:color="auto"/>
                <w:right w:val="single" w:sz="6" w:space="0" w:color="auto"/>
              </w:divBdr>
            </w:div>
            <w:div w:id="1192374234">
              <w:marLeft w:val="0"/>
              <w:marRight w:val="0"/>
              <w:marTop w:val="0"/>
              <w:marBottom w:val="0"/>
              <w:divBdr>
                <w:top w:val="none" w:sz="0" w:space="0" w:color="auto"/>
                <w:left w:val="none" w:sz="0" w:space="0" w:color="auto"/>
                <w:bottom w:val="none" w:sz="0" w:space="0" w:color="auto"/>
                <w:right w:val="none" w:sz="0" w:space="0" w:color="auto"/>
              </w:divBdr>
            </w:div>
            <w:div w:id="1193304020">
              <w:marLeft w:val="0"/>
              <w:marRight w:val="0"/>
              <w:marTop w:val="0"/>
              <w:marBottom w:val="0"/>
              <w:divBdr>
                <w:top w:val="none" w:sz="0" w:space="0" w:color="auto"/>
                <w:left w:val="none" w:sz="0" w:space="0" w:color="auto"/>
                <w:bottom w:val="none" w:sz="0" w:space="0" w:color="auto"/>
                <w:right w:val="none" w:sz="0" w:space="0" w:color="auto"/>
              </w:divBdr>
            </w:div>
            <w:div w:id="1193616246">
              <w:marLeft w:val="0"/>
              <w:marRight w:val="0"/>
              <w:marTop w:val="0"/>
              <w:marBottom w:val="0"/>
              <w:divBdr>
                <w:top w:val="none" w:sz="0" w:space="0" w:color="auto"/>
                <w:left w:val="none" w:sz="0" w:space="0" w:color="auto"/>
                <w:bottom w:val="none" w:sz="0" w:space="0" w:color="auto"/>
                <w:right w:val="none" w:sz="0" w:space="0" w:color="auto"/>
              </w:divBdr>
            </w:div>
            <w:div w:id="1196038625">
              <w:marLeft w:val="0"/>
              <w:marRight w:val="0"/>
              <w:marTop w:val="0"/>
              <w:marBottom w:val="0"/>
              <w:divBdr>
                <w:top w:val="none" w:sz="0" w:space="0" w:color="auto"/>
                <w:left w:val="none" w:sz="0" w:space="0" w:color="auto"/>
                <w:bottom w:val="none" w:sz="0" w:space="0" w:color="auto"/>
                <w:right w:val="none" w:sz="0" w:space="0" w:color="auto"/>
              </w:divBdr>
            </w:div>
            <w:div w:id="1197308016">
              <w:marLeft w:val="0"/>
              <w:marRight w:val="0"/>
              <w:marTop w:val="0"/>
              <w:marBottom w:val="0"/>
              <w:divBdr>
                <w:top w:val="none" w:sz="0" w:space="0" w:color="auto"/>
                <w:left w:val="none" w:sz="0" w:space="0" w:color="auto"/>
                <w:bottom w:val="none" w:sz="0" w:space="0" w:color="auto"/>
                <w:right w:val="none" w:sz="0" w:space="0" w:color="auto"/>
              </w:divBdr>
            </w:div>
            <w:div w:id="1197767511">
              <w:marLeft w:val="0"/>
              <w:marRight w:val="0"/>
              <w:marTop w:val="360"/>
              <w:marBottom w:val="0"/>
              <w:divBdr>
                <w:top w:val="single" w:sz="6" w:space="0" w:color="auto"/>
                <w:left w:val="single" w:sz="6" w:space="0" w:color="auto"/>
                <w:bottom w:val="single" w:sz="6" w:space="0" w:color="auto"/>
                <w:right w:val="single" w:sz="6" w:space="0" w:color="auto"/>
              </w:divBdr>
            </w:div>
            <w:div w:id="1200359813">
              <w:marLeft w:val="0"/>
              <w:marRight w:val="0"/>
              <w:marTop w:val="0"/>
              <w:marBottom w:val="0"/>
              <w:divBdr>
                <w:top w:val="none" w:sz="0" w:space="0" w:color="auto"/>
                <w:left w:val="none" w:sz="0" w:space="0" w:color="auto"/>
                <w:bottom w:val="none" w:sz="0" w:space="0" w:color="auto"/>
                <w:right w:val="none" w:sz="0" w:space="0" w:color="auto"/>
              </w:divBdr>
            </w:div>
            <w:div w:id="1202132238">
              <w:marLeft w:val="0"/>
              <w:marRight w:val="0"/>
              <w:marTop w:val="0"/>
              <w:marBottom w:val="0"/>
              <w:divBdr>
                <w:top w:val="none" w:sz="0" w:space="0" w:color="auto"/>
                <w:left w:val="none" w:sz="0" w:space="0" w:color="auto"/>
                <w:bottom w:val="none" w:sz="0" w:space="0" w:color="auto"/>
                <w:right w:val="none" w:sz="0" w:space="0" w:color="auto"/>
              </w:divBdr>
            </w:div>
            <w:div w:id="1203051716">
              <w:marLeft w:val="0"/>
              <w:marRight w:val="0"/>
              <w:marTop w:val="0"/>
              <w:marBottom w:val="0"/>
              <w:divBdr>
                <w:top w:val="none" w:sz="0" w:space="0" w:color="auto"/>
                <w:left w:val="none" w:sz="0" w:space="0" w:color="auto"/>
                <w:bottom w:val="none" w:sz="0" w:space="0" w:color="auto"/>
                <w:right w:val="none" w:sz="0" w:space="0" w:color="auto"/>
              </w:divBdr>
            </w:div>
            <w:div w:id="1211041421">
              <w:marLeft w:val="0"/>
              <w:marRight w:val="0"/>
              <w:marTop w:val="0"/>
              <w:marBottom w:val="0"/>
              <w:divBdr>
                <w:top w:val="none" w:sz="0" w:space="0" w:color="auto"/>
                <w:left w:val="none" w:sz="0" w:space="0" w:color="auto"/>
                <w:bottom w:val="none" w:sz="0" w:space="0" w:color="auto"/>
                <w:right w:val="none" w:sz="0" w:space="0" w:color="auto"/>
              </w:divBdr>
            </w:div>
            <w:div w:id="1211111863">
              <w:marLeft w:val="0"/>
              <w:marRight w:val="0"/>
              <w:marTop w:val="0"/>
              <w:marBottom w:val="0"/>
              <w:divBdr>
                <w:top w:val="none" w:sz="0" w:space="0" w:color="auto"/>
                <w:left w:val="none" w:sz="0" w:space="0" w:color="auto"/>
                <w:bottom w:val="none" w:sz="0" w:space="0" w:color="auto"/>
                <w:right w:val="none" w:sz="0" w:space="0" w:color="auto"/>
              </w:divBdr>
            </w:div>
            <w:div w:id="1214654878">
              <w:marLeft w:val="0"/>
              <w:marRight w:val="0"/>
              <w:marTop w:val="0"/>
              <w:marBottom w:val="0"/>
              <w:divBdr>
                <w:top w:val="none" w:sz="0" w:space="0" w:color="auto"/>
                <w:left w:val="none" w:sz="0" w:space="0" w:color="auto"/>
                <w:bottom w:val="none" w:sz="0" w:space="0" w:color="auto"/>
                <w:right w:val="none" w:sz="0" w:space="0" w:color="auto"/>
              </w:divBdr>
            </w:div>
            <w:div w:id="1215314858">
              <w:marLeft w:val="0"/>
              <w:marRight w:val="0"/>
              <w:marTop w:val="0"/>
              <w:marBottom w:val="0"/>
              <w:divBdr>
                <w:top w:val="none" w:sz="0" w:space="0" w:color="auto"/>
                <w:left w:val="none" w:sz="0" w:space="0" w:color="auto"/>
                <w:bottom w:val="none" w:sz="0" w:space="0" w:color="auto"/>
                <w:right w:val="none" w:sz="0" w:space="0" w:color="auto"/>
              </w:divBdr>
            </w:div>
            <w:div w:id="1215659351">
              <w:marLeft w:val="0"/>
              <w:marRight w:val="0"/>
              <w:marTop w:val="0"/>
              <w:marBottom w:val="0"/>
              <w:divBdr>
                <w:top w:val="none" w:sz="0" w:space="0" w:color="auto"/>
                <w:left w:val="none" w:sz="0" w:space="0" w:color="auto"/>
                <w:bottom w:val="none" w:sz="0" w:space="0" w:color="auto"/>
                <w:right w:val="none" w:sz="0" w:space="0" w:color="auto"/>
              </w:divBdr>
            </w:div>
            <w:div w:id="1218933193">
              <w:marLeft w:val="0"/>
              <w:marRight w:val="0"/>
              <w:marTop w:val="0"/>
              <w:marBottom w:val="0"/>
              <w:divBdr>
                <w:top w:val="none" w:sz="0" w:space="0" w:color="auto"/>
                <w:left w:val="none" w:sz="0" w:space="0" w:color="auto"/>
                <w:bottom w:val="none" w:sz="0" w:space="0" w:color="auto"/>
                <w:right w:val="none" w:sz="0" w:space="0" w:color="auto"/>
              </w:divBdr>
            </w:div>
            <w:div w:id="1220480162">
              <w:marLeft w:val="0"/>
              <w:marRight w:val="0"/>
              <w:marTop w:val="0"/>
              <w:marBottom w:val="0"/>
              <w:divBdr>
                <w:top w:val="none" w:sz="0" w:space="0" w:color="auto"/>
                <w:left w:val="none" w:sz="0" w:space="0" w:color="auto"/>
                <w:bottom w:val="none" w:sz="0" w:space="0" w:color="auto"/>
                <w:right w:val="none" w:sz="0" w:space="0" w:color="auto"/>
              </w:divBdr>
            </w:div>
            <w:div w:id="1221021821">
              <w:marLeft w:val="0"/>
              <w:marRight w:val="0"/>
              <w:marTop w:val="0"/>
              <w:marBottom w:val="0"/>
              <w:divBdr>
                <w:top w:val="none" w:sz="0" w:space="0" w:color="auto"/>
                <w:left w:val="none" w:sz="0" w:space="0" w:color="auto"/>
                <w:bottom w:val="none" w:sz="0" w:space="0" w:color="auto"/>
                <w:right w:val="none" w:sz="0" w:space="0" w:color="auto"/>
              </w:divBdr>
            </w:div>
            <w:div w:id="1222789827">
              <w:marLeft w:val="0"/>
              <w:marRight w:val="0"/>
              <w:marTop w:val="0"/>
              <w:marBottom w:val="0"/>
              <w:divBdr>
                <w:top w:val="none" w:sz="0" w:space="0" w:color="auto"/>
                <w:left w:val="none" w:sz="0" w:space="0" w:color="auto"/>
                <w:bottom w:val="none" w:sz="0" w:space="0" w:color="auto"/>
                <w:right w:val="none" w:sz="0" w:space="0" w:color="auto"/>
              </w:divBdr>
            </w:div>
            <w:div w:id="1222902896">
              <w:marLeft w:val="0"/>
              <w:marRight w:val="0"/>
              <w:marTop w:val="0"/>
              <w:marBottom w:val="0"/>
              <w:divBdr>
                <w:top w:val="none" w:sz="0" w:space="0" w:color="auto"/>
                <w:left w:val="none" w:sz="0" w:space="0" w:color="auto"/>
                <w:bottom w:val="none" w:sz="0" w:space="0" w:color="auto"/>
                <w:right w:val="none" w:sz="0" w:space="0" w:color="auto"/>
              </w:divBdr>
            </w:div>
            <w:div w:id="1223174586">
              <w:marLeft w:val="0"/>
              <w:marRight w:val="0"/>
              <w:marTop w:val="0"/>
              <w:marBottom w:val="0"/>
              <w:divBdr>
                <w:top w:val="none" w:sz="0" w:space="0" w:color="auto"/>
                <w:left w:val="none" w:sz="0" w:space="0" w:color="auto"/>
                <w:bottom w:val="none" w:sz="0" w:space="0" w:color="auto"/>
                <w:right w:val="none" w:sz="0" w:space="0" w:color="auto"/>
              </w:divBdr>
            </w:div>
            <w:div w:id="1223709669">
              <w:marLeft w:val="0"/>
              <w:marRight w:val="0"/>
              <w:marTop w:val="0"/>
              <w:marBottom w:val="0"/>
              <w:divBdr>
                <w:top w:val="none" w:sz="0" w:space="0" w:color="auto"/>
                <w:left w:val="none" w:sz="0" w:space="0" w:color="auto"/>
                <w:bottom w:val="none" w:sz="0" w:space="0" w:color="auto"/>
                <w:right w:val="none" w:sz="0" w:space="0" w:color="auto"/>
              </w:divBdr>
            </w:div>
            <w:div w:id="1225720844">
              <w:marLeft w:val="0"/>
              <w:marRight w:val="0"/>
              <w:marTop w:val="0"/>
              <w:marBottom w:val="0"/>
              <w:divBdr>
                <w:top w:val="none" w:sz="0" w:space="0" w:color="auto"/>
                <w:left w:val="none" w:sz="0" w:space="0" w:color="auto"/>
                <w:bottom w:val="none" w:sz="0" w:space="0" w:color="auto"/>
                <w:right w:val="none" w:sz="0" w:space="0" w:color="auto"/>
              </w:divBdr>
            </w:div>
            <w:div w:id="1227495597">
              <w:marLeft w:val="0"/>
              <w:marRight w:val="0"/>
              <w:marTop w:val="0"/>
              <w:marBottom w:val="0"/>
              <w:divBdr>
                <w:top w:val="none" w:sz="0" w:space="0" w:color="auto"/>
                <w:left w:val="none" w:sz="0" w:space="0" w:color="auto"/>
                <w:bottom w:val="none" w:sz="0" w:space="0" w:color="auto"/>
                <w:right w:val="none" w:sz="0" w:space="0" w:color="auto"/>
              </w:divBdr>
            </w:div>
            <w:div w:id="1228107579">
              <w:marLeft w:val="0"/>
              <w:marRight w:val="0"/>
              <w:marTop w:val="0"/>
              <w:marBottom w:val="0"/>
              <w:divBdr>
                <w:top w:val="none" w:sz="0" w:space="0" w:color="auto"/>
                <w:left w:val="none" w:sz="0" w:space="0" w:color="auto"/>
                <w:bottom w:val="none" w:sz="0" w:space="0" w:color="auto"/>
                <w:right w:val="none" w:sz="0" w:space="0" w:color="auto"/>
              </w:divBdr>
            </w:div>
            <w:div w:id="1229615267">
              <w:marLeft w:val="0"/>
              <w:marRight w:val="0"/>
              <w:marTop w:val="0"/>
              <w:marBottom w:val="0"/>
              <w:divBdr>
                <w:top w:val="none" w:sz="0" w:space="0" w:color="auto"/>
                <w:left w:val="none" w:sz="0" w:space="0" w:color="auto"/>
                <w:bottom w:val="none" w:sz="0" w:space="0" w:color="auto"/>
                <w:right w:val="none" w:sz="0" w:space="0" w:color="auto"/>
              </w:divBdr>
            </w:div>
            <w:div w:id="1231648042">
              <w:marLeft w:val="0"/>
              <w:marRight w:val="0"/>
              <w:marTop w:val="0"/>
              <w:marBottom w:val="0"/>
              <w:divBdr>
                <w:top w:val="none" w:sz="0" w:space="0" w:color="auto"/>
                <w:left w:val="none" w:sz="0" w:space="0" w:color="auto"/>
                <w:bottom w:val="none" w:sz="0" w:space="0" w:color="auto"/>
                <w:right w:val="none" w:sz="0" w:space="0" w:color="auto"/>
              </w:divBdr>
            </w:div>
            <w:div w:id="1232737583">
              <w:marLeft w:val="0"/>
              <w:marRight w:val="0"/>
              <w:marTop w:val="0"/>
              <w:marBottom w:val="0"/>
              <w:divBdr>
                <w:top w:val="none" w:sz="0" w:space="0" w:color="auto"/>
                <w:left w:val="none" w:sz="0" w:space="0" w:color="auto"/>
                <w:bottom w:val="none" w:sz="0" w:space="0" w:color="auto"/>
                <w:right w:val="none" w:sz="0" w:space="0" w:color="auto"/>
              </w:divBdr>
            </w:div>
            <w:div w:id="1233127210">
              <w:marLeft w:val="0"/>
              <w:marRight w:val="0"/>
              <w:marTop w:val="0"/>
              <w:marBottom w:val="0"/>
              <w:divBdr>
                <w:top w:val="none" w:sz="0" w:space="0" w:color="auto"/>
                <w:left w:val="none" w:sz="0" w:space="0" w:color="auto"/>
                <w:bottom w:val="none" w:sz="0" w:space="0" w:color="auto"/>
                <w:right w:val="none" w:sz="0" w:space="0" w:color="auto"/>
              </w:divBdr>
            </w:div>
            <w:div w:id="1236402980">
              <w:marLeft w:val="0"/>
              <w:marRight w:val="0"/>
              <w:marTop w:val="0"/>
              <w:marBottom w:val="0"/>
              <w:divBdr>
                <w:top w:val="none" w:sz="0" w:space="0" w:color="auto"/>
                <w:left w:val="none" w:sz="0" w:space="0" w:color="auto"/>
                <w:bottom w:val="none" w:sz="0" w:space="0" w:color="auto"/>
                <w:right w:val="none" w:sz="0" w:space="0" w:color="auto"/>
              </w:divBdr>
            </w:div>
            <w:div w:id="1238785735">
              <w:marLeft w:val="0"/>
              <w:marRight w:val="0"/>
              <w:marTop w:val="0"/>
              <w:marBottom w:val="0"/>
              <w:divBdr>
                <w:top w:val="none" w:sz="0" w:space="0" w:color="auto"/>
                <w:left w:val="none" w:sz="0" w:space="0" w:color="auto"/>
                <w:bottom w:val="none" w:sz="0" w:space="0" w:color="auto"/>
                <w:right w:val="none" w:sz="0" w:space="0" w:color="auto"/>
              </w:divBdr>
            </w:div>
            <w:div w:id="1244222970">
              <w:marLeft w:val="0"/>
              <w:marRight w:val="0"/>
              <w:marTop w:val="0"/>
              <w:marBottom w:val="0"/>
              <w:divBdr>
                <w:top w:val="none" w:sz="0" w:space="0" w:color="auto"/>
                <w:left w:val="none" w:sz="0" w:space="0" w:color="auto"/>
                <w:bottom w:val="none" w:sz="0" w:space="0" w:color="auto"/>
                <w:right w:val="none" w:sz="0" w:space="0" w:color="auto"/>
              </w:divBdr>
            </w:div>
            <w:div w:id="1245603663">
              <w:marLeft w:val="0"/>
              <w:marRight w:val="0"/>
              <w:marTop w:val="0"/>
              <w:marBottom w:val="0"/>
              <w:divBdr>
                <w:top w:val="none" w:sz="0" w:space="0" w:color="auto"/>
                <w:left w:val="none" w:sz="0" w:space="0" w:color="auto"/>
                <w:bottom w:val="none" w:sz="0" w:space="0" w:color="auto"/>
                <w:right w:val="none" w:sz="0" w:space="0" w:color="auto"/>
              </w:divBdr>
            </w:div>
            <w:div w:id="1247378214">
              <w:marLeft w:val="0"/>
              <w:marRight w:val="0"/>
              <w:marTop w:val="0"/>
              <w:marBottom w:val="0"/>
              <w:divBdr>
                <w:top w:val="none" w:sz="0" w:space="0" w:color="auto"/>
                <w:left w:val="none" w:sz="0" w:space="0" w:color="auto"/>
                <w:bottom w:val="none" w:sz="0" w:space="0" w:color="auto"/>
                <w:right w:val="none" w:sz="0" w:space="0" w:color="auto"/>
              </w:divBdr>
            </w:div>
            <w:div w:id="1248340650">
              <w:marLeft w:val="0"/>
              <w:marRight w:val="0"/>
              <w:marTop w:val="0"/>
              <w:marBottom w:val="0"/>
              <w:divBdr>
                <w:top w:val="none" w:sz="0" w:space="0" w:color="auto"/>
                <w:left w:val="none" w:sz="0" w:space="0" w:color="auto"/>
                <w:bottom w:val="none" w:sz="0" w:space="0" w:color="auto"/>
                <w:right w:val="none" w:sz="0" w:space="0" w:color="auto"/>
              </w:divBdr>
            </w:div>
            <w:div w:id="1249731514">
              <w:marLeft w:val="0"/>
              <w:marRight w:val="0"/>
              <w:marTop w:val="0"/>
              <w:marBottom w:val="0"/>
              <w:divBdr>
                <w:top w:val="none" w:sz="0" w:space="0" w:color="auto"/>
                <w:left w:val="none" w:sz="0" w:space="0" w:color="auto"/>
                <w:bottom w:val="none" w:sz="0" w:space="0" w:color="auto"/>
                <w:right w:val="none" w:sz="0" w:space="0" w:color="auto"/>
              </w:divBdr>
            </w:div>
            <w:div w:id="1250389786">
              <w:marLeft w:val="0"/>
              <w:marRight w:val="0"/>
              <w:marTop w:val="0"/>
              <w:marBottom w:val="0"/>
              <w:divBdr>
                <w:top w:val="none" w:sz="0" w:space="0" w:color="auto"/>
                <w:left w:val="none" w:sz="0" w:space="0" w:color="auto"/>
                <w:bottom w:val="none" w:sz="0" w:space="0" w:color="auto"/>
                <w:right w:val="none" w:sz="0" w:space="0" w:color="auto"/>
              </w:divBdr>
            </w:div>
            <w:div w:id="1251425787">
              <w:marLeft w:val="0"/>
              <w:marRight w:val="0"/>
              <w:marTop w:val="0"/>
              <w:marBottom w:val="0"/>
              <w:divBdr>
                <w:top w:val="none" w:sz="0" w:space="0" w:color="auto"/>
                <w:left w:val="none" w:sz="0" w:space="0" w:color="auto"/>
                <w:bottom w:val="none" w:sz="0" w:space="0" w:color="auto"/>
                <w:right w:val="none" w:sz="0" w:space="0" w:color="auto"/>
              </w:divBdr>
            </w:div>
            <w:div w:id="1251740856">
              <w:marLeft w:val="0"/>
              <w:marRight w:val="0"/>
              <w:marTop w:val="0"/>
              <w:marBottom w:val="0"/>
              <w:divBdr>
                <w:top w:val="none" w:sz="0" w:space="0" w:color="auto"/>
                <w:left w:val="none" w:sz="0" w:space="0" w:color="auto"/>
                <w:bottom w:val="none" w:sz="0" w:space="0" w:color="auto"/>
                <w:right w:val="none" w:sz="0" w:space="0" w:color="auto"/>
              </w:divBdr>
            </w:div>
            <w:div w:id="1253777587">
              <w:marLeft w:val="0"/>
              <w:marRight w:val="0"/>
              <w:marTop w:val="0"/>
              <w:marBottom w:val="0"/>
              <w:divBdr>
                <w:top w:val="none" w:sz="0" w:space="0" w:color="auto"/>
                <w:left w:val="none" w:sz="0" w:space="0" w:color="auto"/>
                <w:bottom w:val="none" w:sz="0" w:space="0" w:color="auto"/>
                <w:right w:val="none" w:sz="0" w:space="0" w:color="auto"/>
              </w:divBdr>
            </w:div>
            <w:div w:id="1256279148">
              <w:marLeft w:val="0"/>
              <w:marRight w:val="0"/>
              <w:marTop w:val="0"/>
              <w:marBottom w:val="0"/>
              <w:divBdr>
                <w:top w:val="none" w:sz="0" w:space="0" w:color="auto"/>
                <w:left w:val="none" w:sz="0" w:space="0" w:color="auto"/>
                <w:bottom w:val="none" w:sz="0" w:space="0" w:color="auto"/>
                <w:right w:val="none" w:sz="0" w:space="0" w:color="auto"/>
              </w:divBdr>
            </w:div>
            <w:div w:id="1259868677">
              <w:marLeft w:val="0"/>
              <w:marRight w:val="0"/>
              <w:marTop w:val="0"/>
              <w:marBottom w:val="0"/>
              <w:divBdr>
                <w:top w:val="none" w:sz="0" w:space="0" w:color="auto"/>
                <w:left w:val="none" w:sz="0" w:space="0" w:color="auto"/>
                <w:bottom w:val="none" w:sz="0" w:space="0" w:color="auto"/>
                <w:right w:val="none" w:sz="0" w:space="0" w:color="auto"/>
              </w:divBdr>
            </w:div>
            <w:div w:id="1266112039">
              <w:marLeft w:val="0"/>
              <w:marRight w:val="0"/>
              <w:marTop w:val="0"/>
              <w:marBottom w:val="0"/>
              <w:divBdr>
                <w:top w:val="none" w:sz="0" w:space="0" w:color="auto"/>
                <w:left w:val="none" w:sz="0" w:space="0" w:color="auto"/>
                <w:bottom w:val="none" w:sz="0" w:space="0" w:color="auto"/>
                <w:right w:val="none" w:sz="0" w:space="0" w:color="auto"/>
              </w:divBdr>
            </w:div>
            <w:div w:id="1266960389">
              <w:marLeft w:val="0"/>
              <w:marRight w:val="0"/>
              <w:marTop w:val="0"/>
              <w:marBottom w:val="0"/>
              <w:divBdr>
                <w:top w:val="none" w:sz="0" w:space="0" w:color="auto"/>
                <w:left w:val="none" w:sz="0" w:space="0" w:color="auto"/>
                <w:bottom w:val="none" w:sz="0" w:space="0" w:color="auto"/>
                <w:right w:val="none" w:sz="0" w:space="0" w:color="auto"/>
              </w:divBdr>
            </w:div>
            <w:div w:id="1268151438">
              <w:marLeft w:val="0"/>
              <w:marRight w:val="0"/>
              <w:marTop w:val="0"/>
              <w:marBottom w:val="0"/>
              <w:divBdr>
                <w:top w:val="none" w:sz="0" w:space="0" w:color="auto"/>
                <w:left w:val="none" w:sz="0" w:space="0" w:color="auto"/>
                <w:bottom w:val="none" w:sz="0" w:space="0" w:color="auto"/>
                <w:right w:val="none" w:sz="0" w:space="0" w:color="auto"/>
              </w:divBdr>
            </w:div>
            <w:div w:id="1268931159">
              <w:marLeft w:val="0"/>
              <w:marRight w:val="0"/>
              <w:marTop w:val="0"/>
              <w:marBottom w:val="0"/>
              <w:divBdr>
                <w:top w:val="none" w:sz="0" w:space="0" w:color="auto"/>
                <w:left w:val="none" w:sz="0" w:space="0" w:color="auto"/>
                <w:bottom w:val="none" w:sz="0" w:space="0" w:color="auto"/>
                <w:right w:val="none" w:sz="0" w:space="0" w:color="auto"/>
              </w:divBdr>
            </w:div>
            <w:div w:id="1270309736">
              <w:marLeft w:val="0"/>
              <w:marRight w:val="0"/>
              <w:marTop w:val="0"/>
              <w:marBottom w:val="0"/>
              <w:divBdr>
                <w:top w:val="none" w:sz="0" w:space="0" w:color="auto"/>
                <w:left w:val="none" w:sz="0" w:space="0" w:color="auto"/>
                <w:bottom w:val="none" w:sz="0" w:space="0" w:color="auto"/>
                <w:right w:val="none" w:sz="0" w:space="0" w:color="auto"/>
              </w:divBdr>
            </w:div>
            <w:div w:id="1272323119">
              <w:marLeft w:val="0"/>
              <w:marRight w:val="0"/>
              <w:marTop w:val="360"/>
              <w:marBottom w:val="0"/>
              <w:divBdr>
                <w:top w:val="single" w:sz="6" w:space="0" w:color="auto"/>
                <w:left w:val="single" w:sz="6" w:space="0" w:color="auto"/>
                <w:bottom w:val="single" w:sz="6" w:space="0" w:color="auto"/>
                <w:right w:val="single" w:sz="6" w:space="0" w:color="auto"/>
              </w:divBdr>
            </w:div>
            <w:div w:id="1277057900">
              <w:marLeft w:val="0"/>
              <w:marRight w:val="0"/>
              <w:marTop w:val="0"/>
              <w:marBottom w:val="0"/>
              <w:divBdr>
                <w:top w:val="none" w:sz="0" w:space="0" w:color="auto"/>
                <w:left w:val="none" w:sz="0" w:space="0" w:color="auto"/>
                <w:bottom w:val="none" w:sz="0" w:space="0" w:color="auto"/>
                <w:right w:val="none" w:sz="0" w:space="0" w:color="auto"/>
              </w:divBdr>
            </w:div>
            <w:div w:id="1277253340">
              <w:marLeft w:val="0"/>
              <w:marRight w:val="0"/>
              <w:marTop w:val="0"/>
              <w:marBottom w:val="0"/>
              <w:divBdr>
                <w:top w:val="none" w:sz="0" w:space="0" w:color="auto"/>
                <w:left w:val="none" w:sz="0" w:space="0" w:color="auto"/>
                <w:bottom w:val="none" w:sz="0" w:space="0" w:color="auto"/>
                <w:right w:val="none" w:sz="0" w:space="0" w:color="auto"/>
              </w:divBdr>
            </w:div>
            <w:div w:id="1280529170">
              <w:marLeft w:val="0"/>
              <w:marRight w:val="0"/>
              <w:marTop w:val="0"/>
              <w:marBottom w:val="0"/>
              <w:divBdr>
                <w:top w:val="none" w:sz="0" w:space="0" w:color="auto"/>
                <w:left w:val="none" w:sz="0" w:space="0" w:color="auto"/>
                <w:bottom w:val="none" w:sz="0" w:space="0" w:color="auto"/>
                <w:right w:val="none" w:sz="0" w:space="0" w:color="auto"/>
              </w:divBdr>
            </w:div>
            <w:div w:id="1281185050">
              <w:marLeft w:val="0"/>
              <w:marRight w:val="0"/>
              <w:marTop w:val="0"/>
              <w:marBottom w:val="0"/>
              <w:divBdr>
                <w:top w:val="none" w:sz="0" w:space="0" w:color="auto"/>
                <w:left w:val="none" w:sz="0" w:space="0" w:color="auto"/>
                <w:bottom w:val="none" w:sz="0" w:space="0" w:color="auto"/>
                <w:right w:val="none" w:sz="0" w:space="0" w:color="auto"/>
              </w:divBdr>
            </w:div>
            <w:div w:id="1281650179">
              <w:marLeft w:val="0"/>
              <w:marRight w:val="0"/>
              <w:marTop w:val="0"/>
              <w:marBottom w:val="0"/>
              <w:divBdr>
                <w:top w:val="none" w:sz="0" w:space="0" w:color="auto"/>
                <w:left w:val="none" w:sz="0" w:space="0" w:color="auto"/>
                <w:bottom w:val="none" w:sz="0" w:space="0" w:color="auto"/>
                <w:right w:val="none" w:sz="0" w:space="0" w:color="auto"/>
              </w:divBdr>
            </w:div>
            <w:div w:id="1282422292">
              <w:marLeft w:val="0"/>
              <w:marRight w:val="0"/>
              <w:marTop w:val="0"/>
              <w:marBottom w:val="0"/>
              <w:divBdr>
                <w:top w:val="none" w:sz="0" w:space="0" w:color="auto"/>
                <w:left w:val="none" w:sz="0" w:space="0" w:color="auto"/>
                <w:bottom w:val="none" w:sz="0" w:space="0" w:color="auto"/>
                <w:right w:val="none" w:sz="0" w:space="0" w:color="auto"/>
              </w:divBdr>
            </w:div>
            <w:div w:id="1282566793">
              <w:marLeft w:val="0"/>
              <w:marRight w:val="0"/>
              <w:marTop w:val="0"/>
              <w:marBottom w:val="0"/>
              <w:divBdr>
                <w:top w:val="none" w:sz="0" w:space="0" w:color="auto"/>
                <w:left w:val="none" w:sz="0" w:space="0" w:color="auto"/>
                <w:bottom w:val="none" w:sz="0" w:space="0" w:color="auto"/>
                <w:right w:val="none" w:sz="0" w:space="0" w:color="auto"/>
              </w:divBdr>
            </w:div>
            <w:div w:id="1284579782">
              <w:marLeft w:val="0"/>
              <w:marRight w:val="0"/>
              <w:marTop w:val="0"/>
              <w:marBottom w:val="0"/>
              <w:divBdr>
                <w:top w:val="none" w:sz="0" w:space="0" w:color="auto"/>
                <w:left w:val="none" w:sz="0" w:space="0" w:color="auto"/>
                <w:bottom w:val="none" w:sz="0" w:space="0" w:color="auto"/>
                <w:right w:val="none" w:sz="0" w:space="0" w:color="auto"/>
              </w:divBdr>
            </w:div>
            <w:div w:id="1287274517">
              <w:marLeft w:val="0"/>
              <w:marRight w:val="0"/>
              <w:marTop w:val="0"/>
              <w:marBottom w:val="0"/>
              <w:divBdr>
                <w:top w:val="none" w:sz="0" w:space="0" w:color="auto"/>
                <w:left w:val="none" w:sz="0" w:space="0" w:color="auto"/>
                <w:bottom w:val="none" w:sz="0" w:space="0" w:color="auto"/>
                <w:right w:val="none" w:sz="0" w:space="0" w:color="auto"/>
              </w:divBdr>
            </w:div>
            <w:div w:id="1288508286">
              <w:marLeft w:val="0"/>
              <w:marRight w:val="0"/>
              <w:marTop w:val="0"/>
              <w:marBottom w:val="0"/>
              <w:divBdr>
                <w:top w:val="none" w:sz="0" w:space="0" w:color="auto"/>
                <w:left w:val="none" w:sz="0" w:space="0" w:color="auto"/>
                <w:bottom w:val="none" w:sz="0" w:space="0" w:color="auto"/>
                <w:right w:val="none" w:sz="0" w:space="0" w:color="auto"/>
              </w:divBdr>
            </w:div>
            <w:div w:id="1290624879">
              <w:marLeft w:val="0"/>
              <w:marRight w:val="0"/>
              <w:marTop w:val="0"/>
              <w:marBottom w:val="0"/>
              <w:divBdr>
                <w:top w:val="none" w:sz="0" w:space="0" w:color="auto"/>
                <w:left w:val="none" w:sz="0" w:space="0" w:color="auto"/>
                <w:bottom w:val="none" w:sz="0" w:space="0" w:color="auto"/>
                <w:right w:val="none" w:sz="0" w:space="0" w:color="auto"/>
              </w:divBdr>
            </w:div>
            <w:div w:id="1290816452">
              <w:marLeft w:val="0"/>
              <w:marRight w:val="0"/>
              <w:marTop w:val="0"/>
              <w:marBottom w:val="0"/>
              <w:divBdr>
                <w:top w:val="none" w:sz="0" w:space="0" w:color="auto"/>
                <w:left w:val="none" w:sz="0" w:space="0" w:color="auto"/>
                <w:bottom w:val="none" w:sz="0" w:space="0" w:color="auto"/>
                <w:right w:val="none" w:sz="0" w:space="0" w:color="auto"/>
              </w:divBdr>
            </w:div>
            <w:div w:id="1294217996">
              <w:marLeft w:val="0"/>
              <w:marRight w:val="0"/>
              <w:marTop w:val="0"/>
              <w:marBottom w:val="0"/>
              <w:divBdr>
                <w:top w:val="none" w:sz="0" w:space="0" w:color="auto"/>
                <w:left w:val="none" w:sz="0" w:space="0" w:color="auto"/>
                <w:bottom w:val="none" w:sz="0" w:space="0" w:color="auto"/>
                <w:right w:val="none" w:sz="0" w:space="0" w:color="auto"/>
              </w:divBdr>
            </w:div>
            <w:div w:id="1298803532">
              <w:marLeft w:val="0"/>
              <w:marRight w:val="0"/>
              <w:marTop w:val="0"/>
              <w:marBottom w:val="0"/>
              <w:divBdr>
                <w:top w:val="none" w:sz="0" w:space="0" w:color="auto"/>
                <w:left w:val="none" w:sz="0" w:space="0" w:color="auto"/>
                <w:bottom w:val="none" w:sz="0" w:space="0" w:color="auto"/>
                <w:right w:val="none" w:sz="0" w:space="0" w:color="auto"/>
              </w:divBdr>
              <w:divsChild>
                <w:div w:id="2126011">
                  <w:marLeft w:val="0"/>
                  <w:marRight w:val="0"/>
                  <w:marTop w:val="0"/>
                  <w:marBottom w:val="0"/>
                  <w:divBdr>
                    <w:top w:val="none" w:sz="0" w:space="0" w:color="auto"/>
                    <w:left w:val="none" w:sz="0" w:space="0" w:color="auto"/>
                    <w:bottom w:val="none" w:sz="0" w:space="0" w:color="auto"/>
                    <w:right w:val="none" w:sz="0" w:space="0" w:color="auto"/>
                  </w:divBdr>
                </w:div>
                <w:div w:id="9375204">
                  <w:marLeft w:val="0"/>
                  <w:marRight w:val="0"/>
                  <w:marTop w:val="0"/>
                  <w:marBottom w:val="0"/>
                  <w:divBdr>
                    <w:top w:val="none" w:sz="0" w:space="0" w:color="auto"/>
                    <w:left w:val="none" w:sz="0" w:space="0" w:color="auto"/>
                    <w:bottom w:val="none" w:sz="0" w:space="0" w:color="auto"/>
                    <w:right w:val="none" w:sz="0" w:space="0" w:color="auto"/>
                  </w:divBdr>
                </w:div>
                <w:div w:id="12802378">
                  <w:marLeft w:val="0"/>
                  <w:marRight w:val="0"/>
                  <w:marTop w:val="0"/>
                  <w:marBottom w:val="0"/>
                  <w:divBdr>
                    <w:top w:val="none" w:sz="0" w:space="0" w:color="auto"/>
                    <w:left w:val="none" w:sz="0" w:space="0" w:color="auto"/>
                    <w:bottom w:val="none" w:sz="0" w:space="0" w:color="auto"/>
                    <w:right w:val="none" w:sz="0" w:space="0" w:color="auto"/>
                  </w:divBdr>
                </w:div>
                <w:div w:id="14237771">
                  <w:marLeft w:val="0"/>
                  <w:marRight w:val="0"/>
                  <w:marTop w:val="0"/>
                  <w:marBottom w:val="0"/>
                  <w:divBdr>
                    <w:top w:val="none" w:sz="0" w:space="0" w:color="auto"/>
                    <w:left w:val="none" w:sz="0" w:space="0" w:color="auto"/>
                    <w:bottom w:val="none" w:sz="0" w:space="0" w:color="auto"/>
                    <w:right w:val="none" w:sz="0" w:space="0" w:color="auto"/>
                  </w:divBdr>
                </w:div>
                <w:div w:id="15884127">
                  <w:marLeft w:val="0"/>
                  <w:marRight w:val="0"/>
                  <w:marTop w:val="0"/>
                  <w:marBottom w:val="0"/>
                  <w:divBdr>
                    <w:top w:val="none" w:sz="0" w:space="0" w:color="auto"/>
                    <w:left w:val="none" w:sz="0" w:space="0" w:color="auto"/>
                    <w:bottom w:val="none" w:sz="0" w:space="0" w:color="auto"/>
                    <w:right w:val="none" w:sz="0" w:space="0" w:color="auto"/>
                  </w:divBdr>
                </w:div>
                <w:div w:id="18506253">
                  <w:marLeft w:val="0"/>
                  <w:marRight w:val="0"/>
                  <w:marTop w:val="0"/>
                  <w:marBottom w:val="0"/>
                  <w:divBdr>
                    <w:top w:val="none" w:sz="0" w:space="0" w:color="auto"/>
                    <w:left w:val="none" w:sz="0" w:space="0" w:color="auto"/>
                    <w:bottom w:val="none" w:sz="0" w:space="0" w:color="auto"/>
                    <w:right w:val="none" w:sz="0" w:space="0" w:color="auto"/>
                  </w:divBdr>
                </w:div>
                <w:div w:id="20403341">
                  <w:marLeft w:val="0"/>
                  <w:marRight w:val="0"/>
                  <w:marTop w:val="0"/>
                  <w:marBottom w:val="0"/>
                  <w:divBdr>
                    <w:top w:val="none" w:sz="0" w:space="0" w:color="auto"/>
                    <w:left w:val="none" w:sz="0" w:space="0" w:color="auto"/>
                    <w:bottom w:val="none" w:sz="0" w:space="0" w:color="auto"/>
                    <w:right w:val="none" w:sz="0" w:space="0" w:color="auto"/>
                  </w:divBdr>
                </w:div>
                <w:div w:id="21514859">
                  <w:marLeft w:val="0"/>
                  <w:marRight w:val="0"/>
                  <w:marTop w:val="0"/>
                  <w:marBottom w:val="0"/>
                  <w:divBdr>
                    <w:top w:val="none" w:sz="0" w:space="0" w:color="auto"/>
                    <w:left w:val="none" w:sz="0" w:space="0" w:color="auto"/>
                    <w:bottom w:val="none" w:sz="0" w:space="0" w:color="auto"/>
                    <w:right w:val="none" w:sz="0" w:space="0" w:color="auto"/>
                  </w:divBdr>
                </w:div>
                <w:div w:id="21633455">
                  <w:marLeft w:val="0"/>
                  <w:marRight w:val="0"/>
                  <w:marTop w:val="0"/>
                  <w:marBottom w:val="0"/>
                  <w:divBdr>
                    <w:top w:val="none" w:sz="0" w:space="0" w:color="auto"/>
                    <w:left w:val="none" w:sz="0" w:space="0" w:color="auto"/>
                    <w:bottom w:val="none" w:sz="0" w:space="0" w:color="auto"/>
                    <w:right w:val="none" w:sz="0" w:space="0" w:color="auto"/>
                  </w:divBdr>
                </w:div>
                <w:div w:id="24332932">
                  <w:marLeft w:val="0"/>
                  <w:marRight w:val="0"/>
                  <w:marTop w:val="0"/>
                  <w:marBottom w:val="0"/>
                  <w:divBdr>
                    <w:top w:val="none" w:sz="0" w:space="0" w:color="auto"/>
                    <w:left w:val="none" w:sz="0" w:space="0" w:color="auto"/>
                    <w:bottom w:val="none" w:sz="0" w:space="0" w:color="auto"/>
                    <w:right w:val="none" w:sz="0" w:space="0" w:color="auto"/>
                  </w:divBdr>
                </w:div>
                <w:div w:id="25326958">
                  <w:marLeft w:val="0"/>
                  <w:marRight w:val="0"/>
                  <w:marTop w:val="0"/>
                  <w:marBottom w:val="0"/>
                  <w:divBdr>
                    <w:top w:val="none" w:sz="0" w:space="0" w:color="auto"/>
                    <w:left w:val="none" w:sz="0" w:space="0" w:color="auto"/>
                    <w:bottom w:val="none" w:sz="0" w:space="0" w:color="auto"/>
                    <w:right w:val="none" w:sz="0" w:space="0" w:color="auto"/>
                  </w:divBdr>
                </w:div>
                <w:div w:id="27685014">
                  <w:marLeft w:val="0"/>
                  <w:marRight w:val="0"/>
                  <w:marTop w:val="0"/>
                  <w:marBottom w:val="0"/>
                  <w:divBdr>
                    <w:top w:val="none" w:sz="0" w:space="0" w:color="auto"/>
                    <w:left w:val="none" w:sz="0" w:space="0" w:color="auto"/>
                    <w:bottom w:val="none" w:sz="0" w:space="0" w:color="auto"/>
                    <w:right w:val="none" w:sz="0" w:space="0" w:color="auto"/>
                  </w:divBdr>
                </w:div>
                <w:div w:id="29963803">
                  <w:marLeft w:val="0"/>
                  <w:marRight w:val="0"/>
                  <w:marTop w:val="0"/>
                  <w:marBottom w:val="0"/>
                  <w:divBdr>
                    <w:top w:val="none" w:sz="0" w:space="0" w:color="auto"/>
                    <w:left w:val="none" w:sz="0" w:space="0" w:color="auto"/>
                    <w:bottom w:val="none" w:sz="0" w:space="0" w:color="auto"/>
                    <w:right w:val="none" w:sz="0" w:space="0" w:color="auto"/>
                  </w:divBdr>
                </w:div>
                <w:div w:id="30418947">
                  <w:marLeft w:val="0"/>
                  <w:marRight w:val="0"/>
                  <w:marTop w:val="0"/>
                  <w:marBottom w:val="0"/>
                  <w:divBdr>
                    <w:top w:val="none" w:sz="0" w:space="0" w:color="auto"/>
                    <w:left w:val="none" w:sz="0" w:space="0" w:color="auto"/>
                    <w:bottom w:val="none" w:sz="0" w:space="0" w:color="auto"/>
                    <w:right w:val="none" w:sz="0" w:space="0" w:color="auto"/>
                  </w:divBdr>
                </w:div>
                <w:div w:id="32536170">
                  <w:marLeft w:val="0"/>
                  <w:marRight w:val="0"/>
                  <w:marTop w:val="0"/>
                  <w:marBottom w:val="0"/>
                  <w:divBdr>
                    <w:top w:val="none" w:sz="0" w:space="0" w:color="auto"/>
                    <w:left w:val="none" w:sz="0" w:space="0" w:color="auto"/>
                    <w:bottom w:val="none" w:sz="0" w:space="0" w:color="auto"/>
                    <w:right w:val="none" w:sz="0" w:space="0" w:color="auto"/>
                  </w:divBdr>
                </w:div>
                <w:div w:id="32537681">
                  <w:marLeft w:val="0"/>
                  <w:marRight w:val="0"/>
                  <w:marTop w:val="0"/>
                  <w:marBottom w:val="0"/>
                  <w:divBdr>
                    <w:top w:val="none" w:sz="0" w:space="0" w:color="auto"/>
                    <w:left w:val="none" w:sz="0" w:space="0" w:color="auto"/>
                    <w:bottom w:val="none" w:sz="0" w:space="0" w:color="auto"/>
                    <w:right w:val="none" w:sz="0" w:space="0" w:color="auto"/>
                  </w:divBdr>
                </w:div>
                <w:div w:id="34548806">
                  <w:marLeft w:val="0"/>
                  <w:marRight w:val="0"/>
                  <w:marTop w:val="0"/>
                  <w:marBottom w:val="0"/>
                  <w:divBdr>
                    <w:top w:val="none" w:sz="0" w:space="0" w:color="auto"/>
                    <w:left w:val="none" w:sz="0" w:space="0" w:color="auto"/>
                    <w:bottom w:val="none" w:sz="0" w:space="0" w:color="auto"/>
                    <w:right w:val="none" w:sz="0" w:space="0" w:color="auto"/>
                  </w:divBdr>
                </w:div>
                <w:div w:id="37436529">
                  <w:marLeft w:val="0"/>
                  <w:marRight w:val="0"/>
                  <w:marTop w:val="0"/>
                  <w:marBottom w:val="0"/>
                  <w:divBdr>
                    <w:top w:val="none" w:sz="0" w:space="0" w:color="auto"/>
                    <w:left w:val="none" w:sz="0" w:space="0" w:color="auto"/>
                    <w:bottom w:val="none" w:sz="0" w:space="0" w:color="auto"/>
                    <w:right w:val="none" w:sz="0" w:space="0" w:color="auto"/>
                  </w:divBdr>
                </w:div>
                <w:div w:id="38825467">
                  <w:marLeft w:val="0"/>
                  <w:marRight w:val="0"/>
                  <w:marTop w:val="0"/>
                  <w:marBottom w:val="0"/>
                  <w:divBdr>
                    <w:top w:val="none" w:sz="0" w:space="0" w:color="auto"/>
                    <w:left w:val="none" w:sz="0" w:space="0" w:color="auto"/>
                    <w:bottom w:val="none" w:sz="0" w:space="0" w:color="auto"/>
                    <w:right w:val="none" w:sz="0" w:space="0" w:color="auto"/>
                  </w:divBdr>
                </w:div>
                <w:div w:id="39479871">
                  <w:marLeft w:val="0"/>
                  <w:marRight w:val="0"/>
                  <w:marTop w:val="0"/>
                  <w:marBottom w:val="0"/>
                  <w:divBdr>
                    <w:top w:val="none" w:sz="0" w:space="0" w:color="auto"/>
                    <w:left w:val="none" w:sz="0" w:space="0" w:color="auto"/>
                    <w:bottom w:val="none" w:sz="0" w:space="0" w:color="auto"/>
                    <w:right w:val="none" w:sz="0" w:space="0" w:color="auto"/>
                  </w:divBdr>
                </w:div>
                <w:div w:id="41297998">
                  <w:marLeft w:val="0"/>
                  <w:marRight w:val="0"/>
                  <w:marTop w:val="0"/>
                  <w:marBottom w:val="0"/>
                  <w:divBdr>
                    <w:top w:val="none" w:sz="0" w:space="0" w:color="auto"/>
                    <w:left w:val="none" w:sz="0" w:space="0" w:color="auto"/>
                    <w:bottom w:val="none" w:sz="0" w:space="0" w:color="auto"/>
                    <w:right w:val="none" w:sz="0" w:space="0" w:color="auto"/>
                  </w:divBdr>
                </w:div>
                <w:div w:id="43525195">
                  <w:marLeft w:val="0"/>
                  <w:marRight w:val="0"/>
                  <w:marTop w:val="0"/>
                  <w:marBottom w:val="0"/>
                  <w:divBdr>
                    <w:top w:val="none" w:sz="0" w:space="0" w:color="auto"/>
                    <w:left w:val="none" w:sz="0" w:space="0" w:color="auto"/>
                    <w:bottom w:val="none" w:sz="0" w:space="0" w:color="auto"/>
                    <w:right w:val="none" w:sz="0" w:space="0" w:color="auto"/>
                  </w:divBdr>
                </w:div>
                <w:div w:id="43868014">
                  <w:marLeft w:val="0"/>
                  <w:marRight w:val="0"/>
                  <w:marTop w:val="0"/>
                  <w:marBottom w:val="0"/>
                  <w:divBdr>
                    <w:top w:val="none" w:sz="0" w:space="0" w:color="auto"/>
                    <w:left w:val="none" w:sz="0" w:space="0" w:color="auto"/>
                    <w:bottom w:val="none" w:sz="0" w:space="0" w:color="auto"/>
                    <w:right w:val="none" w:sz="0" w:space="0" w:color="auto"/>
                  </w:divBdr>
                </w:div>
                <w:div w:id="44918507">
                  <w:marLeft w:val="0"/>
                  <w:marRight w:val="0"/>
                  <w:marTop w:val="0"/>
                  <w:marBottom w:val="0"/>
                  <w:divBdr>
                    <w:top w:val="none" w:sz="0" w:space="0" w:color="auto"/>
                    <w:left w:val="none" w:sz="0" w:space="0" w:color="auto"/>
                    <w:bottom w:val="none" w:sz="0" w:space="0" w:color="auto"/>
                    <w:right w:val="none" w:sz="0" w:space="0" w:color="auto"/>
                  </w:divBdr>
                </w:div>
                <w:div w:id="46732050">
                  <w:marLeft w:val="0"/>
                  <w:marRight w:val="0"/>
                  <w:marTop w:val="0"/>
                  <w:marBottom w:val="0"/>
                  <w:divBdr>
                    <w:top w:val="none" w:sz="0" w:space="0" w:color="auto"/>
                    <w:left w:val="none" w:sz="0" w:space="0" w:color="auto"/>
                    <w:bottom w:val="none" w:sz="0" w:space="0" w:color="auto"/>
                    <w:right w:val="none" w:sz="0" w:space="0" w:color="auto"/>
                  </w:divBdr>
                </w:div>
                <w:div w:id="46925879">
                  <w:marLeft w:val="0"/>
                  <w:marRight w:val="0"/>
                  <w:marTop w:val="0"/>
                  <w:marBottom w:val="0"/>
                  <w:divBdr>
                    <w:top w:val="none" w:sz="0" w:space="0" w:color="auto"/>
                    <w:left w:val="none" w:sz="0" w:space="0" w:color="auto"/>
                    <w:bottom w:val="none" w:sz="0" w:space="0" w:color="auto"/>
                    <w:right w:val="none" w:sz="0" w:space="0" w:color="auto"/>
                  </w:divBdr>
                </w:div>
                <w:div w:id="48308483">
                  <w:marLeft w:val="0"/>
                  <w:marRight w:val="0"/>
                  <w:marTop w:val="0"/>
                  <w:marBottom w:val="0"/>
                  <w:divBdr>
                    <w:top w:val="none" w:sz="0" w:space="0" w:color="auto"/>
                    <w:left w:val="none" w:sz="0" w:space="0" w:color="auto"/>
                    <w:bottom w:val="none" w:sz="0" w:space="0" w:color="auto"/>
                    <w:right w:val="none" w:sz="0" w:space="0" w:color="auto"/>
                  </w:divBdr>
                </w:div>
                <w:div w:id="48462236">
                  <w:marLeft w:val="0"/>
                  <w:marRight w:val="0"/>
                  <w:marTop w:val="0"/>
                  <w:marBottom w:val="0"/>
                  <w:divBdr>
                    <w:top w:val="none" w:sz="0" w:space="0" w:color="auto"/>
                    <w:left w:val="none" w:sz="0" w:space="0" w:color="auto"/>
                    <w:bottom w:val="none" w:sz="0" w:space="0" w:color="auto"/>
                    <w:right w:val="none" w:sz="0" w:space="0" w:color="auto"/>
                  </w:divBdr>
                </w:div>
                <w:div w:id="52507626">
                  <w:marLeft w:val="0"/>
                  <w:marRight w:val="0"/>
                  <w:marTop w:val="0"/>
                  <w:marBottom w:val="0"/>
                  <w:divBdr>
                    <w:top w:val="none" w:sz="0" w:space="0" w:color="auto"/>
                    <w:left w:val="none" w:sz="0" w:space="0" w:color="auto"/>
                    <w:bottom w:val="none" w:sz="0" w:space="0" w:color="auto"/>
                    <w:right w:val="none" w:sz="0" w:space="0" w:color="auto"/>
                  </w:divBdr>
                </w:div>
                <w:div w:id="56169313">
                  <w:marLeft w:val="0"/>
                  <w:marRight w:val="0"/>
                  <w:marTop w:val="0"/>
                  <w:marBottom w:val="0"/>
                  <w:divBdr>
                    <w:top w:val="none" w:sz="0" w:space="0" w:color="auto"/>
                    <w:left w:val="none" w:sz="0" w:space="0" w:color="auto"/>
                    <w:bottom w:val="none" w:sz="0" w:space="0" w:color="auto"/>
                    <w:right w:val="none" w:sz="0" w:space="0" w:color="auto"/>
                  </w:divBdr>
                </w:div>
                <w:div w:id="56249524">
                  <w:marLeft w:val="0"/>
                  <w:marRight w:val="0"/>
                  <w:marTop w:val="0"/>
                  <w:marBottom w:val="0"/>
                  <w:divBdr>
                    <w:top w:val="none" w:sz="0" w:space="0" w:color="auto"/>
                    <w:left w:val="none" w:sz="0" w:space="0" w:color="auto"/>
                    <w:bottom w:val="none" w:sz="0" w:space="0" w:color="auto"/>
                    <w:right w:val="none" w:sz="0" w:space="0" w:color="auto"/>
                  </w:divBdr>
                </w:div>
                <w:div w:id="57094954">
                  <w:marLeft w:val="0"/>
                  <w:marRight w:val="0"/>
                  <w:marTop w:val="0"/>
                  <w:marBottom w:val="0"/>
                  <w:divBdr>
                    <w:top w:val="none" w:sz="0" w:space="0" w:color="auto"/>
                    <w:left w:val="none" w:sz="0" w:space="0" w:color="auto"/>
                    <w:bottom w:val="none" w:sz="0" w:space="0" w:color="auto"/>
                    <w:right w:val="none" w:sz="0" w:space="0" w:color="auto"/>
                  </w:divBdr>
                </w:div>
                <w:div w:id="63065335">
                  <w:marLeft w:val="0"/>
                  <w:marRight w:val="0"/>
                  <w:marTop w:val="0"/>
                  <w:marBottom w:val="0"/>
                  <w:divBdr>
                    <w:top w:val="none" w:sz="0" w:space="0" w:color="auto"/>
                    <w:left w:val="none" w:sz="0" w:space="0" w:color="auto"/>
                    <w:bottom w:val="none" w:sz="0" w:space="0" w:color="auto"/>
                    <w:right w:val="none" w:sz="0" w:space="0" w:color="auto"/>
                  </w:divBdr>
                </w:div>
                <w:div w:id="63844482">
                  <w:marLeft w:val="0"/>
                  <w:marRight w:val="0"/>
                  <w:marTop w:val="0"/>
                  <w:marBottom w:val="0"/>
                  <w:divBdr>
                    <w:top w:val="none" w:sz="0" w:space="0" w:color="auto"/>
                    <w:left w:val="none" w:sz="0" w:space="0" w:color="auto"/>
                    <w:bottom w:val="none" w:sz="0" w:space="0" w:color="auto"/>
                    <w:right w:val="none" w:sz="0" w:space="0" w:color="auto"/>
                  </w:divBdr>
                </w:div>
                <w:div w:id="64228848">
                  <w:marLeft w:val="0"/>
                  <w:marRight w:val="0"/>
                  <w:marTop w:val="0"/>
                  <w:marBottom w:val="0"/>
                  <w:divBdr>
                    <w:top w:val="none" w:sz="0" w:space="0" w:color="auto"/>
                    <w:left w:val="none" w:sz="0" w:space="0" w:color="auto"/>
                    <w:bottom w:val="none" w:sz="0" w:space="0" w:color="auto"/>
                    <w:right w:val="none" w:sz="0" w:space="0" w:color="auto"/>
                  </w:divBdr>
                </w:div>
                <w:div w:id="65996333">
                  <w:marLeft w:val="0"/>
                  <w:marRight w:val="0"/>
                  <w:marTop w:val="0"/>
                  <w:marBottom w:val="0"/>
                  <w:divBdr>
                    <w:top w:val="none" w:sz="0" w:space="0" w:color="auto"/>
                    <w:left w:val="none" w:sz="0" w:space="0" w:color="auto"/>
                    <w:bottom w:val="none" w:sz="0" w:space="0" w:color="auto"/>
                    <w:right w:val="none" w:sz="0" w:space="0" w:color="auto"/>
                  </w:divBdr>
                </w:div>
                <w:div w:id="67004029">
                  <w:marLeft w:val="0"/>
                  <w:marRight w:val="0"/>
                  <w:marTop w:val="0"/>
                  <w:marBottom w:val="0"/>
                  <w:divBdr>
                    <w:top w:val="none" w:sz="0" w:space="0" w:color="auto"/>
                    <w:left w:val="none" w:sz="0" w:space="0" w:color="auto"/>
                    <w:bottom w:val="none" w:sz="0" w:space="0" w:color="auto"/>
                    <w:right w:val="none" w:sz="0" w:space="0" w:color="auto"/>
                  </w:divBdr>
                </w:div>
                <w:div w:id="68498988">
                  <w:marLeft w:val="0"/>
                  <w:marRight w:val="0"/>
                  <w:marTop w:val="0"/>
                  <w:marBottom w:val="0"/>
                  <w:divBdr>
                    <w:top w:val="none" w:sz="0" w:space="0" w:color="auto"/>
                    <w:left w:val="none" w:sz="0" w:space="0" w:color="auto"/>
                    <w:bottom w:val="none" w:sz="0" w:space="0" w:color="auto"/>
                    <w:right w:val="none" w:sz="0" w:space="0" w:color="auto"/>
                  </w:divBdr>
                </w:div>
                <w:div w:id="70083051">
                  <w:marLeft w:val="0"/>
                  <w:marRight w:val="0"/>
                  <w:marTop w:val="0"/>
                  <w:marBottom w:val="0"/>
                  <w:divBdr>
                    <w:top w:val="none" w:sz="0" w:space="0" w:color="auto"/>
                    <w:left w:val="none" w:sz="0" w:space="0" w:color="auto"/>
                    <w:bottom w:val="none" w:sz="0" w:space="0" w:color="auto"/>
                    <w:right w:val="none" w:sz="0" w:space="0" w:color="auto"/>
                  </w:divBdr>
                </w:div>
                <w:div w:id="72625431">
                  <w:marLeft w:val="0"/>
                  <w:marRight w:val="0"/>
                  <w:marTop w:val="0"/>
                  <w:marBottom w:val="0"/>
                  <w:divBdr>
                    <w:top w:val="none" w:sz="0" w:space="0" w:color="auto"/>
                    <w:left w:val="none" w:sz="0" w:space="0" w:color="auto"/>
                    <w:bottom w:val="none" w:sz="0" w:space="0" w:color="auto"/>
                    <w:right w:val="none" w:sz="0" w:space="0" w:color="auto"/>
                  </w:divBdr>
                </w:div>
                <w:div w:id="76631892">
                  <w:marLeft w:val="0"/>
                  <w:marRight w:val="0"/>
                  <w:marTop w:val="0"/>
                  <w:marBottom w:val="0"/>
                  <w:divBdr>
                    <w:top w:val="none" w:sz="0" w:space="0" w:color="auto"/>
                    <w:left w:val="none" w:sz="0" w:space="0" w:color="auto"/>
                    <w:bottom w:val="none" w:sz="0" w:space="0" w:color="auto"/>
                    <w:right w:val="none" w:sz="0" w:space="0" w:color="auto"/>
                  </w:divBdr>
                </w:div>
                <w:div w:id="79526773">
                  <w:marLeft w:val="0"/>
                  <w:marRight w:val="0"/>
                  <w:marTop w:val="0"/>
                  <w:marBottom w:val="0"/>
                  <w:divBdr>
                    <w:top w:val="none" w:sz="0" w:space="0" w:color="auto"/>
                    <w:left w:val="none" w:sz="0" w:space="0" w:color="auto"/>
                    <w:bottom w:val="none" w:sz="0" w:space="0" w:color="auto"/>
                    <w:right w:val="none" w:sz="0" w:space="0" w:color="auto"/>
                  </w:divBdr>
                </w:div>
                <w:div w:id="82190326">
                  <w:marLeft w:val="0"/>
                  <w:marRight w:val="0"/>
                  <w:marTop w:val="0"/>
                  <w:marBottom w:val="0"/>
                  <w:divBdr>
                    <w:top w:val="none" w:sz="0" w:space="0" w:color="auto"/>
                    <w:left w:val="none" w:sz="0" w:space="0" w:color="auto"/>
                    <w:bottom w:val="none" w:sz="0" w:space="0" w:color="auto"/>
                    <w:right w:val="none" w:sz="0" w:space="0" w:color="auto"/>
                  </w:divBdr>
                </w:div>
                <w:div w:id="86121912">
                  <w:marLeft w:val="0"/>
                  <w:marRight w:val="0"/>
                  <w:marTop w:val="0"/>
                  <w:marBottom w:val="0"/>
                  <w:divBdr>
                    <w:top w:val="none" w:sz="0" w:space="0" w:color="auto"/>
                    <w:left w:val="none" w:sz="0" w:space="0" w:color="auto"/>
                    <w:bottom w:val="none" w:sz="0" w:space="0" w:color="auto"/>
                    <w:right w:val="none" w:sz="0" w:space="0" w:color="auto"/>
                  </w:divBdr>
                </w:div>
                <w:div w:id="87166629">
                  <w:marLeft w:val="0"/>
                  <w:marRight w:val="0"/>
                  <w:marTop w:val="0"/>
                  <w:marBottom w:val="0"/>
                  <w:divBdr>
                    <w:top w:val="none" w:sz="0" w:space="0" w:color="auto"/>
                    <w:left w:val="none" w:sz="0" w:space="0" w:color="auto"/>
                    <w:bottom w:val="none" w:sz="0" w:space="0" w:color="auto"/>
                    <w:right w:val="none" w:sz="0" w:space="0" w:color="auto"/>
                  </w:divBdr>
                </w:div>
                <w:div w:id="88813175">
                  <w:marLeft w:val="0"/>
                  <w:marRight w:val="0"/>
                  <w:marTop w:val="0"/>
                  <w:marBottom w:val="0"/>
                  <w:divBdr>
                    <w:top w:val="none" w:sz="0" w:space="0" w:color="auto"/>
                    <w:left w:val="none" w:sz="0" w:space="0" w:color="auto"/>
                    <w:bottom w:val="none" w:sz="0" w:space="0" w:color="auto"/>
                    <w:right w:val="none" w:sz="0" w:space="0" w:color="auto"/>
                  </w:divBdr>
                </w:div>
                <w:div w:id="90784521">
                  <w:marLeft w:val="0"/>
                  <w:marRight w:val="0"/>
                  <w:marTop w:val="0"/>
                  <w:marBottom w:val="0"/>
                  <w:divBdr>
                    <w:top w:val="none" w:sz="0" w:space="0" w:color="auto"/>
                    <w:left w:val="none" w:sz="0" w:space="0" w:color="auto"/>
                    <w:bottom w:val="none" w:sz="0" w:space="0" w:color="auto"/>
                    <w:right w:val="none" w:sz="0" w:space="0" w:color="auto"/>
                  </w:divBdr>
                </w:div>
                <w:div w:id="92867837">
                  <w:marLeft w:val="0"/>
                  <w:marRight w:val="0"/>
                  <w:marTop w:val="0"/>
                  <w:marBottom w:val="0"/>
                  <w:divBdr>
                    <w:top w:val="none" w:sz="0" w:space="0" w:color="auto"/>
                    <w:left w:val="none" w:sz="0" w:space="0" w:color="auto"/>
                    <w:bottom w:val="none" w:sz="0" w:space="0" w:color="auto"/>
                    <w:right w:val="none" w:sz="0" w:space="0" w:color="auto"/>
                  </w:divBdr>
                </w:div>
                <w:div w:id="93481593">
                  <w:marLeft w:val="0"/>
                  <w:marRight w:val="0"/>
                  <w:marTop w:val="0"/>
                  <w:marBottom w:val="0"/>
                  <w:divBdr>
                    <w:top w:val="none" w:sz="0" w:space="0" w:color="auto"/>
                    <w:left w:val="none" w:sz="0" w:space="0" w:color="auto"/>
                    <w:bottom w:val="none" w:sz="0" w:space="0" w:color="auto"/>
                    <w:right w:val="none" w:sz="0" w:space="0" w:color="auto"/>
                  </w:divBdr>
                </w:div>
                <w:div w:id="93483178">
                  <w:marLeft w:val="0"/>
                  <w:marRight w:val="0"/>
                  <w:marTop w:val="0"/>
                  <w:marBottom w:val="0"/>
                  <w:divBdr>
                    <w:top w:val="none" w:sz="0" w:space="0" w:color="auto"/>
                    <w:left w:val="none" w:sz="0" w:space="0" w:color="auto"/>
                    <w:bottom w:val="none" w:sz="0" w:space="0" w:color="auto"/>
                    <w:right w:val="none" w:sz="0" w:space="0" w:color="auto"/>
                  </w:divBdr>
                </w:div>
                <w:div w:id="95181277">
                  <w:marLeft w:val="0"/>
                  <w:marRight w:val="0"/>
                  <w:marTop w:val="0"/>
                  <w:marBottom w:val="0"/>
                  <w:divBdr>
                    <w:top w:val="none" w:sz="0" w:space="0" w:color="auto"/>
                    <w:left w:val="none" w:sz="0" w:space="0" w:color="auto"/>
                    <w:bottom w:val="none" w:sz="0" w:space="0" w:color="auto"/>
                    <w:right w:val="none" w:sz="0" w:space="0" w:color="auto"/>
                  </w:divBdr>
                </w:div>
                <w:div w:id="96946288">
                  <w:marLeft w:val="0"/>
                  <w:marRight w:val="0"/>
                  <w:marTop w:val="0"/>
                  <w:marBottom w:val="0"/>
                  <w:divBdr>
                    <w:top w:val="none" w:sz="0" w:space="0" w:color="auto"/>
                    <w:left w:val="none" w:sz="0" w:space="0" w:color="auto"/>
                    <w:bottom w:val="none" w:sz="0" w:space="0" w:color="auto"/>
                    <w:right w:val="none" w:sz="0" w:space="0" w:color="auto"/>
                  </w:divBdr>
                </w:div>
                <w:div w:id="99187573">
                  <w:marLeft w:val="0"/>
                  <w:marRight w:val="0"/>
                  <w:marTop w:val="0"/>
                  <w:marBottom w:val="0"/>
                  <w:divBdr>
                    <w:top w:val="none" w:sz="0" w:space="0" w:color="auto"/>
                    <w:left w:val="none" w:sz="0" w:space="0" w:color="auto"/>
                    <w:bottom w:val="none" w:sz="0" w:space="0" w:color="auto"/>
                    <w:right w:val="none" w:sz="0" w:space="0" w:color="auto"/>
                  </w:divBdr>
                </w:div>
                <w:div w:id="100035163">
                  <w:marLeft w:val="0"/>
                  <w:marRight w:val="0"/>
                  <w:marTop w:val="0"/>
                  <w:marBottom w:val="0"/>
                  <w:divBdr>
                    <w:top w:val="none" w:sz="0" w:space="0" w:color="auto"/>
                    <w:left w:val="none" w:sz="0" w:space="0" w:color="auto"/>
                    <w:bottom w:val="none" w:sz="0" w:space="0" w:color="auto"/>
                    <w:right w:val="none" w:sz="0" w:space="0" w:color="auto"/>
                  </w:divBdr>
                </w:div>
                <w:div w:id="101457893">
                  <w:marLeft w:val="0"/>
                  <w:marRight w:val="0"/>
                  <w:marTop w:val="0"/>
                  <w:marBottom w:val="0"/>
                  <w:divBdr>
                    <w:top w:val="none" w:sz="0" w:space="0" w:color="auto"/>
                    <w:left w:val="none" w:sz="0" w:space="0" w:color="auto"/>
                    <w:bottom w:val="none" w:sz="0" w:space="0" w:color="auto"/>
                    <w:right w:val="none" w:sz="0" w:space="0" w:color="auto"/>
                  </w:divBdr>
                </w:div>
                <w:div w:id="102044168">
                  <w:marLeft w:val="0"/>
                  <w:marRight w:val="0"/>
                  <w:marTop w:val="0"/>
                  <w:marBottom w:val="0"/>
                  <w:divBdr>
                    <w:top w:val="none" w:sz="0" w:space="0" w:color="auto"/>
                    <w:left w:val="none" w:sz="0" w:space="0" w:color="auto"/>
                    <w:bottom w:val="none" w:sz="0" w:space="0" w:color="auto"/>
                    <w:right w:val="none" w:sz="0" w:space="0" w:color="auto"/>
                  </w:divBdr>
                </w:div>
                <w:div w:id="103234927">
                  <w:marLeft w:val="0"/>
                  <w:marRight w:val="0"/>
                  <w:marTop w:val="0"/>
                  <w:marBottom w:val="0"/>
                  <w:divBdr>
                    <w:top w:val="none" w:sz="0" w:space="0" w:color="auto"/>
                    <w:left w:val="none" w:sz="0" w:space="0" w:color="auto"/>
                    <w:bottom w:val="none" w:sz="0" w:space="0" w:color="auto"/>
                    <w:right w:val="none" w:sz="0" w:space="0" w:color="auto"/>
                  </w:divBdr>
                </w:div>
                <w:div w:id="105318894">
                  <w:marLeft w:val="0"/>
                  <w:marRight w:val="0"/>
                  <w:marTop w:val="0"/>
                  <w:marBottom w:val="0"/>
                  <w:divBdr>
                    <w:top w:val="none" w:sz="0" w:space="0" w:color="auto"/>
                    <w:left w:val="none" w:sz="0" w:space="0" w:color="auto"/>
                    <w:bottom w:val="none" w:sz="0" w:space="0" w:color="auto"/>
                    <w:right w:val="none" w:sz="0" w:space="0" w:color="auto"/>
                  </w:divBdr>
                </w:div>
                <w:div w:id="106778286">
                  <w:marLeft w:val="0"/>
                  <w:marRight w:val="0"/>
                  <w:marTop w:val="0"/>
                  <w:marBottom w:val="0"/>
                  <w:divBdr>
                    <w:top w:val="none" w:sz="0" w:space="0" w:color="auto"/>
                    <w:left w:val="none" w:sz="0" w:space="0" w:color="auto"/>
                    <w:bottom w:val="none" w:sz="0" w:space="0" w:color="auto"/>
                    <w:right w:val="none" w:sz="0" w:space="0" w:color="auto"/>
                  </w:divBdr>
                </w:div>
                <w:div w:id="109402009">
                  <w:marLeft w:val="0"/>
                  <w:marRight w:val="0"/>
                  <w:marTop w:val="0"/>
                  <w:marBottom w:val="0"/>
                  <w:divBdr>
                    <w:top w:val="none" w:sz="0" w:space="0" w:color="auto"/>
                    <w:left w:val="none" w:sz="0" w:space="0" w:color="auto"/>
                    <w:bottom w:val="none" w:sz="0" w:space="0" w:color="auto"/>
                    <w:right w:val="none" w:sz="0" w:space="0" w:color="auto"/>
                  </w:divBdr>
                </w:div>
                <w:div w:id="112094387">
                  <w:marLeft w:val="0"/>
                  <w:marRight w:val="0"/>
                  <w:marTop w:val="0"/>
                  <w:marBottom w:val="0"/>
                  <w:divBdr>
                    <w:top w:val="none" w:sz="0" w:space="0" w:color="auto"/>
                    <w:left w:val="none" w:sz="0" w:space="0" w:color="auto"/>
                    <w:bottom w:val="none" w:sz="0" w:space="0" w:color="auto"/>
                    <w:right w:val="none" w:sz="0" w:space="0" w:color="auto"/>
                  </w:divBdr>
                </w:div>
                <w:div w:id="114569423">
                  <w:marLeft w:val="0"/>
                  <w:marRight w:val="0"/>
                  <w:marTop w:val="0"/>
                  <w:marBottom w:val="0"/>
                  <w:divBdr>
                    <w:top w:val="none" w:sz="0" w:space="0" w:color="auto"/>
                    <w:left w:val="none" w:sz="0" w:space="0" w:color="auto"/>
                    <w:bottom w:val="none" w:sz="0" w:space="0" w:color="auto"/>
                    <w:right w:val="none" w:sz="0" w:space="0" w:color="auto"/>
                  </w:divBdr>
                </w:div>
                <w:div w:id="118301335">
                  <w:marLeft w:val="0"/>
                  <w:marRight w:val="0"/>
                  <w:marTop w:val="0"/>
                  <w:marBottom w:val="0"/>
                  <w:divBdr>
                    <w:top w:val="none" w:sz="0" w:space="0" w:color="auto"/>
                    <w:left w:val="none" w:sz="0" w:space="0" w:color="auto"/>
                    <w:bottom w:val="none" w:sz="0" w:space="0" w:color="auto"/>
                    <w:right w:val="none" w:sz="0" w:space="0" w:color="auto"/>
                  </w:divBdr>
                </w:div>
                <w:div w:id="118912660">
                  <w:marLeft w:val="0"/>
                  <w:marRight w:val="0"/>
                  <w:marTop w:val="0"/>
                  <w:marBottom w:val="0"/>
                  <w:divBdr>
                    <w:top w:val="none" w:sz="0" w:space="0" w:color="auto"/>
                    <w:left w:val="none" w:sz="0" w:space="0" w:color="auto"/>
                    <w:bottom w:val="none" w:sz="0" w:space="0" w:color="auto"/>
                    <w:right w:val="none" w:sz="0" w:space="0" w:color="auto"/>
                  </w:divBdr>
                </w:div>
                <w:div w:id="120654148">
                  <w:marLeft w:val="0"/>
                  <w:marRight w:val="0"/>
                  <w:marTop w:val="0"/>
                  <w:marBottom w:val="0"/>
                  <w:divBdr>
                    <w:top w:val="none" w:sz="0" w:space="0" w:color="auto"/>
                    <w:left w:val="none" w:sz="0" w:space="0" w:color="auto"/>
                    <w:bottom w:val="none" w:sz="0" w:space="0" w:color="auto"/>
                    <w:right w:val="none" w:sz="0" w:space="0" w:color="auto"/>
                  </w:divBdr>
                </w:div>
                <w:div w:id="121005583">
                  <w:marLeft w:val="0"/>
                  <w:marRight w:val="0"/>
                  <w:marTop w:val="0"/>
                  <w:marBottom w:val="0"/>
                  <w:divBdr>
                    <w:top w:val="none" w:sz="0" w:space="0" w:color="auto"/>
                    <w:left w:val="none" w:sz="0" w:space="0" w:color="auto"/>
                    <w:bottom w:val="none" w:sz="0" w:space="0" w:color="auto"/>
                    <w:right w:val="none" w:sz="0" w:space="0" w:color="auto"/>
                  </w:divBdr>
                </w:div>
                <w:div w:id="123238113">
                  <w:marLeft w:val="0"/>
                  <w:marRight w:val="0"/>
                  <w:marTop w:val="0"/>
                  <w:marBottom w:val="0"/>
                  <w:divBdr>
                    <w:top w:val="none" w:sz="0" w:space="0" w:color="auto"/>
                    <w:left w:val="none" w:sz="0" w:space="0" w:color="auto"/>
                    <w:bottom w:val="none" w:sz="0" w:space="0" w:color="auto"/>
                    <w:right w:val="none" w:sz="0" w:space="0" w:color="auto"/>
                  </w:divBdr>
                </w:div>
                <w:div w:id="125466957">
                  <w:marLeft w:val="0"/>
                  <w:marRight w:val="0"/>
                  <w:marTop w:val="0"/>
                  <w:marBottom w:val="0"/>
                  <w:divBdr>
                    <w:top w:val="none" w:sz="0" w:space="0" w:color="auto"/>
                    <w:left w:val="none" w:sz="0" w:space="0" w:color="auto"/>
                    <w:bottom w:val="none" w:sz="0" w:space="0" w:color="auto"/>
                    <w:right w:val="none" w:sz="0" w:space="0" w:color="auto"/>
                  </w:divBdr>
                </w:div>
                <w:div w:id="128668769">
                  <w:marLeft w:val="0"/>
                  <w:marRight w:val="0"/>
                  <w:marTop w:val="0"/>
                  <w:marBottom w:val="0"/>
                  <w:divBdr>
                    <w:top w:val="none" w:sz="0" w:space="0" w:color="auto"/>
                    <w:left w:val="none" w:sz="0" w:space="0" w:color="auto"/>
                    <w:bottom w:val="none" w:sz="0" w:space="0" w:color="auto"/>
                    <w:right w:val="none" w:sz="0" w:space="0" w:color="auto"/>
                  </w:divBdr>
                </w:div>
                <w:div w:id="130942996">
                  <w:marLeft w:val="0"/>
                  <w:marRight w:val="0"/>
                  <w:marTop w:val="0"/>
                  <w:marBottom w:val="0"/>
                  <w:divBdr>
                    <w:top w:val="none" w:sz="0" w:space="0" w:color="auto"/>
                    <w:left w:val="none" w:sz="0" w:space="0" w:color="auto"/>
                    <w:bottom w:val="none" w:sz="0" w:space="0" w:color="auto"/>
                    <w:right w:val="none" w:sz="0" w:space="0" w:color="auto"/>
                  </w:divBdr>
                </w:div>
                <w:div w:id="133642613">
                  <w:marLeft w:val="0"/>
                  <w:marRight w:val="0"/>
                  <w:marTop w:val="0"/>
                  <w:marBottom w:val="0"/>
                  <w:divBdr>
                    <w:top w:val="none" w:sz="0" w:space="0" w:color="auto"/>
                    <w:left w:val="none" w:sz="0" w:space="0" w:color="auto"/>
                    <w:bottom w:val="none" w:sz="0" w:space="0" w:color="auto"/>
                    <w:right w:val="none" w:sz="0" w:space="0" w:color="auto"/>
                  </w:divBdr>
                </w:div>
                <w:div w:id="135731312">
                  <w:marLeft w:val="0"/>
                  <w:marRight w:val="0"/>
                  <w:marTop w:val="0"/>
                  <w:marBottom w:val="0"/>
                  <w:divBdr>
                    <w:top w:val="none" w:sz="0" w:space="0" w:color="auto"/>
                    <w:left w:val="none" w:sz="0" w:space="0" w:color="auto"/>
                    <w:bottom w:val="none" w:sz="0" w:space="0" w:color="auto"/>
                    <w:right w:val="none" w:sz="0" w:space="0" w:color="auto"/>
                  </w:divBdr>
                </w:div>
                <w:div w:id="136190016">
                  <w:marLeft w:val="0"/>
                  <w:marRight w:val="0"/>
                  <w:marTop w:val="0"/>
                  <w:marBottom w:val="0"/>
                  <w:divBdr>
                    <w:top w:val="none" w:sz="0" w:space="0" w:color="auto"/>
                    <w:left w:val="none" w:sz="0" w:space="0" w:color="auto"/>
                    <w:bottom w:val="none" w:sz="0" w:space="0" w:color="auto"/>
                    <w:right w:val="none" w:sz="0" w:space="0" w:color="auto"/>
                  </w:divBdr>
                </w:div>
                <w:div w:id="136537470">
                  <w:marLeft w:val="0"/>
                  <w:marRight w:val="0"/>
                  <w:marTop w:val="0"/>
                  <w:marBottom w:val="0"/>
                  <w:divBdr>
                    <w:top w:val="none" w:sz="0" w:space="0" w:color="auto"/>
                    <w:left w:val="none" w:sz="0" w:space="0" w:color="auto"/>
                    <w:bottom w:val="none" w:sz="0" w:space="0" w:color="auto"/>
                    <w:right w:val="none" w:sz="0" w:space="0" w:color="auto"/>
                  </w:divBdr>
                </w:div>
                <w:div w:id="137036617">
                  <w:marLeft w:val="0"/>
                  <w:marRight w:val="0"/>
                  <w:marTop w:val="0"/>
                  <w:marBottom w:val="0"/>
                  <w:divBdr>
                    <w:top w:val="none" w:sz="0" w:space="0" w:color="auto"/>
                    <w:left w:val="none" w:sz="0" w:space="0" w:color="auto"/>
                    <w:bottom w:val="none" w:sz="0" w:space="0" w:color="auto"/>
                    <w:right w:val="none" w:sz="0" w:space="0" w:color="auto"/>
                  </w:divBdr>
                </w:div>
                <w:div w:id="137115138">
                  <w:marLeft w:val="0"/>
                  <w:marRight w:val="0"/>
                  <w:marTop w:val="0"/>
                  <w:marBottom w:val="0"/>
                  <w:divBdr>
                    <w:top w:val="none" w:sz="0" w:space="0" w:color="auto"/>
                    <w:left w:val="none" w:sz="0" w:space="0" w:color="auto"/>
                    <w:bottom w:val="none" w:sz="0" w:space="0" w:color="auto"/>
                    <w:right w:val="none" w:sz="0" w:space="0" w:color="auto"/>
                  </w:divBdr>
                </w:div>
                <w:div w:id="141123827">
                  <w:marLeft w:val="0"/>
                  <w:marRight w:val="0"/>
                  <w:marTop w:val="0"/>
                  <w:marBottom w:val="0"/>
                  <w:divBdr>
                    <w:top w:val="none" w:sz="0" w:space="0" w:color="auto"/>
                    <w:left w:val="none" w:sz="0" w:space="0" w:color="auto"/>
                    <w:bottom w:val="none" w:sz="0" w:space="0" w:color="auto"/>
                    <w:right w:val="none" w:sz="0" w:space="0" w:color="auto"/>
                  </w:divBdr>
                </w:div>
                <w:div w:id="142888605">
                  <w:marLeft w:val="0"/>
                  <w:marRight w:val="0"/>
                  <w:marTop w:val="0"/>
                  <w:marBottom w:val="0"/>
                  <w:divBdr>
                    <w:top w:val="none" w:sz="0" w:space="0" w:color="auto"/>
                    <w:left w:val="none" w:sz="0" w:space="0" w:color="auto"/>
                    <w:bottom w:val="none" w:sz="0" w:space="0" w:color="auto"/>
                    <w:right w:val="none" w:sz="0" w:space="0" w:color="auto"/>
                  </w:divBdr>
                </w:div>
                <w:div w:id="143740456">
                  <w:marLeft w:val="0"/>
                  <w:marRight w:val="0"/>
                  <w:marTop w:val="0"/>
                  <w:marBottom w:val="0"/>
                  <w:divBdr>
                    <w:top w:val="none" w:sz="0" w:space="0" w:color="auto"/>
                    <w:left w:val="none" w:sz="0" w:space="0" w:color="auto"/>
                    <w:bottom w:val="none" w:sz="0" w:space="0" w:color="auto"/>
                    <w:right w:val="none" w:sz="0" w:space="0" w:color="auto"/>
                  </w:divBdr>
                </w:div>
                <w:div w:id="145173211">
                  <w:marLeft w:val="0"/>
                  <w:marRight w:val="0"/>
                  <w:marTop w:val="0"/>
                  <w:marBottom w:val="0"/>
                  <w:divBdr>
                    <w:top w:val="none" w:sz="0" w:space="0" w:color="auto"/>
                    <w:left w:val="none" w:sz="0" w:space="0" w:color="auto"/>
                    <w:bottom w:val="none" w:sz="0" w:space="0" w:color="auto"/>
                    <w:right w:val="none" w:sz="0" w:space="0" w:color="auto"/>
                  </w:divBdr>
                </w:div>
                <w:div w:id="147795979">
                  <w:marLeft w:val="0"/>
                  <w:marRight w:val="0"/>
                  <w:marTop w:val="0"/>
                  <w:marBottom w:val="0"/>
                  <w:divBdr>
                    <w:top w:val="none" w:sz="0" w:space="0" w:color="auto"/>
                    <w:left w:val="none" w:sz="0" w:space="0" w:color="auto"/>
                    <w:bottom w:val="none" w:sz="0" w:space="0" w:color="auto"/>
                    <w:right w:val="none" w:sz="0" w:space="0" w:color="auto"/>
                  </w:divBdr>
                </w:div>
                <w:div w:id="148058578">
                  <w:marLeft w:val="0"/>
                  <w:marRight w:val="0"/>
                  <w:marTop w:val="0"/>
                  <w:marBottom w:val="0"/>
                  <w:divBdr>
                    <w:top w:val="none" w:sz="0" w:space="0" w:color="auto"/>
                    <w:left w:val="none" w:sz="0" w:space="0" w:color="auto"/>
                    <w:bottom w:val="none" w:sz="0" w:space="0" w:color="auto"/>
                    <w:right w:val="none" w:sz="0" w:space="0" w:color="auto"/>
                  </w:divBdr>
                </w:div>
                <w:div w:id="151261308">
                  <w:marLeft w:val="0"/>
                  <w:marRight w:val="0"/>
                  <w:marTop w:val="0"/>
                  <w:marBottom w:val="0"/>
                  <w:divBdr>
                    <w:top w:val="none" w:sz="0" w:space="0" w:color="auto"/>
                    <w:left w:val="none" w:sz="0" w:space="0" w:color="auto"/>
                    <w:bottom w:val="none" w:sz="0" w:space="0" w:color="auto"/>
                    <w:right w:val="none" w:sz="0" w:space="0" w:color="auto"/>
                  </w:divBdr>
                </w:div>
                <w:div w:id="152792916">
                  <w:marLeft w:val="0"/>
                  <w:marRight w:val="0"/>
                  <w:marTop w:val="0"/>
                  <w:marBottom w:val="0"/>
                  <w:divBdr>
                    <w:top w:val="none" w:sz="0" w:space="0" w:color="auto"/>
                    <w:left w:val="none" w:sz="0" w:space="0" w:color="auto"/>
                    <w:bottom w:val="none" w:sz="0" w:space="0" w:color="auto"/>
                    <w:right w:val="none" w:sz="0" w:space="0" w:color="auto"/>
                  </w:divBdr>
                </w:div>
                <w:div w:id="154226840">
                  <w:marLeft w:val="0"/>
                  <w:marRight w:val="0"/>
                  <w:marTop w:val="0"/>
                  <w:marBottom w:val="0"/>
                  <w:divBdr>
                    <w:top w:val="none" w:sz="0" w:space="0" w:color="auto"/>
                    <w:left w:val="none" w:sz="0" w:space="0" w:color="auto"/>
                    <w:bottom w:val="none" w:sz="0" w:space="0" w:color="auto"/>
                    <w:right w:val="none" w:sz="0" w:space="0" w:color="auto"/>
                  </w:divBdr>
                </w:div>
                <w:div w:id="154810518">
                  <w:marLeft w:val="0"/>
                  <w:marRight w:val="0"/>
                  <w:marTop w:val="0"/>
                  <w:marBottom w:val="0"/>
                  <w:divBdr>
                    <w:top w:val="none" w:sz="0" w:space="0" w:color="auto"/>
                    <w:left w:val="none" w:sz="0" w:space="0" w:color="auto"/>
                    <w:bottom w:val="none" w:sz="0" w:space="0" w:color="auto"/>
                    <w:right w:val="none" w:sz="0" w:space="0" w:color="auto"/>
                  </w:divBdr>
                </w:div>
                <w:div w:id="155147011">
                  <w:marLeft w:val="0"/>
                  <w:marRight w:val="0"/>
                  <w:marTop w:val="0"/>
                  <w:marBottom w:val="0"/>
                  <w:divBdr>
                    <w:top w:val="none" w:sz="0" w:space="0" w:color="auto"/>
                    <w:left w:val="none" w:sz="0" w:space="0" w:color="auto"/>
                    <w:bottom w:val="none" w:sz="0" w:space="0" w:color="auto"/>
                    <w:right w:val="none" w:sz="0" w:space="0" w:color="auto"/>
                  </w:divBdr>
                </w:div>
                <w:div w:id="161313100">
                  <w:marLeft w:val="0"/>
                  <w:marRight w:val="0"/>
                  <w:marTop w:val="0"/>
                  <w:marBottom w:val="0"/>
                  <w:divBdr>
                    <w:top w:val="none" w:sz="0" w:space="0" w:color="auto"/>
                    <w:left w:val="none" w:sz="0" w:space="0" w:color="auto"/>
                    <w:bottom w:val="none" w:sz="0" w:space="0" w:color="auto"/>
                    <w:right w:val="none" w:sz="0" w:space="0" w:color="auto"/>
                  </w:divBdr>
                </w:div>
                <w:div w:id="163253200">
                  <w:marLeft w:val="0"/>
                  <w:marRight w:val="0"/>
                  <w:marTop w:val="0"/>
                  <w:marBottom w:val="0"/>
                  <w:divBdr>
                    <w:top w:val="none" w:sz="0" w:space="0" w:color="auto"/>
                    <w:left w:val="none" w:sz="0" w:space="0" w:color="auto"/>
                    <w:bottom w:val="none" w:sz="0" w:space="0" w:color="auto"/>
                    <w:right w:val="none" w:sz="0" w:space="0" w:color="auto"/>
                  </w:divBdr>
                </w:div>
                <w:div w:id="163514565">
                  <w:marLeft w:val="0"/>
                  <w:marRight w:val="0"/>
                  <w:marTop w:val="0"/>
                  <w:marBottom w:val="0"/>
                  <w:divBdr>
                    <w:top w:val="none" w:sz="0" w:space="0" w:color="auto"/>
                    <w:left w:val="none" w:sz="0" w:space="0" w:color="auto"/>
                    <w:bottom w:val="none" w:sz="0" w:space="0" w:color="auto"/>
                    <w:right w:val="none" w:sz="0" w:space="0" w:color="auto"/>
                  </w:divBdr>
                </w:div>
                <w:div w:id="163935340">
                  <w:marLeft w:val="0"/>
                  <w:marRight w:val="0"/>
                  <w:marTop w:val="0"/>
                  <w:marBottom w:val="0"/>
                  <w:divBdr>
                    <w:top w:val="none" w:sz="0" w:space="0" w:color="auto"/>
                    <w:left w:val="none" w:sz="0" w:space="0" w:color="auto"/>
                    <w:bottom w:val="none" w:sz="0" w:space="0" w:color="auto"/>
                    <w:right w:val="none" w:sz="0" w:space="0" w:color="auto"/>
                  </w:divBdr>
                </w:div>
                <w:div w:id="165705792">
                  <w:marLeft w:val="0"/>
                  <w:marRight w:val="0"/>
                  <w:marTop w:val="0"/>
                  <w:marBottom w:val="0"/>
                  <w:divBdr>
                    <w:top w:val="none" w:sz="0" w:space="0" w:color="auto"/>
                    <w:left w:val="none" w:sz="0" w:space="0" w:color="auto"/>
                    <w:bottom w:val="none" w:sz="0" w:space="0" w:color="auto"/>
                    <w:right w:val="none" w:sz="0" w:space="0" w:color="auto"/>
                  </w:divBdr>
                </w:div>
                <w:div w:id="166099290">
                  <w:marLeft w:val="0"/>
                  <w:marRight w:val="0"/>
                  <w:marTop w:val="0"/>
                  <w:marBottom w:val="0"/>
                  <w:divBdr>
                    <w:top w:val="none" w:sz="0" w:space="0" w:color="auto"/>
                    <w:left w:val="none" w:sz="0" w:space="0" w:color="auto"/>
                    <w:bottom w:val="none" w:sz="0" w:space="0" w:color="auto"/>
                    <w:right w:val="none" w:sz="0" w:space="0" w:color="auto"/>
                  </w:divBdr>
                </w:div>
                <w:div w:id="170216902">
                  <w:marLeft w:val="0"/>
                  <w:marRight w:val="0"/>
                  <w:marTop w:val="0"/>
                  <w:marBottom w:val="0"/>
                  <w:divBdr>
                    <w:top w:val="none" w:sz="0" w:space="0" w:color="auto"/>
                    <w:left w:val="none" w:sz="0" w:space="0" w:color="auto"/>
                    <w:bottom w:val="none" w:sz="0" w:space="0" w:color="auto"/>
                    <w:right w:val="none" w:sz="0" w:space="0" w:color="auto"/>
                  </w:divBdr>
                </w:div>
                <w:div w:id="170609103">
                  <w:marLeft w:val="0"/>
                  <w:marRight w:val="0"/>
                  <w:marTop w:val="0"/>
                  <w:marBottom w:val="0"/>
                  <w:divBdr>
                    <w:top w:val="none" w:sz="0" w:space="0" w:color="auto"/>
                    <w:left w:val="none" w:sz="0" w:space="0" w:color="auto"/>
                    <w:bottom w:val="none" w:sz="0" w:space="0" w:color="auto"/>
                    <w:right w:val="none" w:sz="0" w:space="0" w:color="auto"/>
                  </w:divBdr>
                </w:div>
                <w:div w:id="175659135">
                  <w:marLeft w:val="0"/>
                  <w:marRight w:val="0"/>
                  <w:marTop w:val="0"/>
                  <w:marBottom w:val="0"/>
                  <w:divBdr>
                    <w:top w:val="none" w:sz="0" w:space="0" w:color="auto"/>
                    <w:left w:val="none" w:sz="0" w:space="0" w:color="auto"/>
                    <w:bottom w:val="none" w:sz="0" w:space="0" w:color="auto"/>
                    <w:right w:val="none" w:sz="0" w:space="0" w:color="auto"/>
                  </w:divBdr>
                </w:div>
                <w:div w:id="180900752">
                  <w:marLeft w:val="0"/>
                  <w:marRight w:val="0"/>
                  <w:marTop w:val="0"/>
                  <w:marBottom w:val="0"/>
                  <w:divBdr>
                    <w:top w:val="none" w:sz="0" w:space="0" w:color="auto"/>
                    <w:left w:val="none" w:sz="0" w:space="0" w:color="auto"/>
                    <w:bottom w:val="none" w:sz="0" w:space="0" w:color="auto"/>
                    <w:right w:val="none" w:sz="0" w:space="0" w:color="auto"/>
                  </w:divBdr>
                </w:div>
                <w:div w:id="184561965">
                  <w:marLeft w:val="0"/>
                  <w:marRight w:val="0"/>
                  <w:marTop w:val="0"/>
                  <w:marBottom w:val="0"/>
                  <w:divBdr>
                    <w:top w:val="none" w:sz="0" w:space="0" w:color="auto"/>
                    <w:left w:val="none" w:sz="0" w:space="0" w:color="auto"/>
                    <w:bottom w:val="none" w:sz="0" w:space="0" w:color="auto"/>
                    <w:right w:val="none" w:sz="0" w:space="0" w:color="auto"/>
                  </w:divBdr>
                </w:div>
                <w:div w:id="186481128">
                  <w:marLeft w:val="0"/>
                  <w:marRight w:val="0"/>
                  <w:marTop w:val="0"/>
                  <w:marBottom w:val="0"/>
                  <w:divBdr>
                    <w:top w:val="none" w:sz="0" w:space="0" w:color="auto"/>
                    <w:left w:val="none" w:sz="0" w:space="0" w:color="auto"/>
                    <w:bottom w:val="none" w:sz="0" w:space="0" w:color="auto"/>
                    <w:right w:val="none" w:sz="0" w:space="0" w:color="auto"/>
                  </w:divBdr>
                </w:div>
                <w:div w:id="189300158">
                  <w:marLeft w:val="0"/>
                  <w:marRight w:val="0"/>
                  <w:marTop w:val="0"/>
                  <w:marBottom w:val="0"/>
                  <w:divBdr>
                    <w:top w:val="none" w:sz="0" w:space="0" w:color="auto"/>
                    <w:left w:val="none" w:sz="0" w:space="0" w:color="auto"/>
                    <w:bottom w:val="none" w:sz="0" w:space="0" w:color="auto"/>
                    <w:right w:val="none" w:sz="0" w:space="0" w:color="auto"/>
                  </w:divBdr>
                </w:div>
                <w:div w:id="191304722">
                  <w:marLeft w:val="0"/>
                  <w:marRight w:val="0"/>
                  <w:marTop w:val="0"/>
                  <w:marBottom w:val="0"/>
                  <w:divBdr>
                    <w:top w:val="none" w:sz="0" w:space="0" w:color="auto"/>
                    <w:left w:val="none" w:sz="0" w:space="0" w:color="auto"/>
                    <w:bottom w:val="none" w:sz="0" w:space="0" w:color="auto"/>
                    <w:right w:val="none" w:sz="0" w:space="0" w:color="auto"/>
                  </w:divBdr>
                </w:div>
                <w:div w:id="191498804">
                  <w:marLeft w:val="0"/>
                  <w:marRight w:val="0"/>
                  <w:marTop w:val="0"/>
                  <w:marBottom w:val="0"/>
                  <w:divBdr>
                    <w:top w:val="none" w:sz="0" w:space="0" w:color="auto"/>
                    <w:left w:val="none" w:sz="0" w:space="0" w:color="auto"/>
                    <w:bottom w:val="none" w:sz="0" w:space="0" w:color="auto"/>
                    <w:right w:val="none" w:sz="0" w:space="0" w:color="auto"/>
                  </w:divBdr>
                </w:div>
                <w:div w:id="192302510">
                  <w:marLeft w:val="0"/>
                  <w:marRight w:val="0"/>
                  <w:marTop w:val="0"/>
                  <w:marBottom w:val="0"/>
                  <w:divBdr>
                    <w:top w:val="none" w:sz="0" w:space="0" w:color="auto"/>
                    <w:left w:val="none" w:sz="0" w:space="0" w:color="auto"/>
                    <w:bottom w:val="none" w:sz="0" w:space="0" w:color="auto"/>
                    <w:right w:val="none" w:sz="0" w:space="0" w:color="auto"/>
                  </w:divBdr>
                </w:div>
                <w:div w:id="194580445">
                  <w:marLeft w:val="0"/>
                  <w:marRight w:val="0"/>
                  <w:marTop w:val="0"/>
                  <w:marBottom w:val="0"/>
                  <w:divBdr>
                    <w:top w:val="none" w:sz="0" w:space="0" w:color="auto"/>
                    <w:left w:val="none" w:sz="0" w:space="0" w:color="auto"/>
                    <w:bottom w:val="none" w:sz="0" w:space="0" w:color="auto"/>
                    <w:right w:val="none" w:sz="0" w:space="0" w:color="auto"/>
                  </w:divBdr>
                </w:div>
                <w:div w:id="195773707">
                  <w:marLeft w:val="0"/>
                  <w:marRight w:val="0"/>
                  <w:marTop w:val="0"/>
                  <w:marBottom w:val="0"/>
                  <w:divBdr>
                    <w:top w:val="none" w:sz="0" w:space="0" w:color="auto"/>
                    <w:left w:val="none" w:sz="0" w:space="0" w:color="auto"/>
                    <w:bottom w:val="none" w:sz="0" w:space="0" w:color="auto"/>
                    <w:right w:val="none" w:sz="0" w:space="0" w:color="auto"/>
                  </w:divBdr>
                </w:div>
                <w:div w:id="198058377">
                  <w:marLeft w:val="0"/>
                  <w:marRight w:val="0"/>
                  <w:marTop w:val="0"/>
                  <w:marBottom w:val="0"/>
                  <w:divBdr>
                    <w:top w:val="none" w:sz="0" w:space="0" w:color="auto"/>
                    <w:left w:val="none" w:sz="0" w:space="0" w:color="auto"/>
                    <w:bottom w:val="none" w:sz="0" w:space="0" w:color="auto"/>
                    <w:right w:val="none" w:sz="0" w:space="0" w:color="auto"/>
                  </w:divBdr>
                </w:div>
                <w:div w:id="201939161">
                  <w:marLeft w:val="0"/>
                  <w:marRight w:val="0"/>
                  <w:marTop w:val="0"/>
                  <w:marBottom w:val="0"/>
                  <w:divBdr>
                    <w:top w:val="none" w:sz="0" w:space="0" w:color="auto"/>
                    <w:left w:val="none" w:sz="0" w:space="0" w:color="auto"/>
                    <w:bottom w:val="none" w:sz="0" w:space="0" w:color="auto"/>
                    <w:right w:val="none" w:sz="0" w:space="0" w:color="auto"/>
                  </w:divBdr>
                </w:div>
                <w:div w:id="203300664">
                  <w:marLeft w:val="0"/>
                  <w:marRight w:val="0"/>
                  <w:marTop w:val="0"/>
                  <w:marBottom w:val="0"/>
                  <w:divBdr>
                    <w:top w:val="none" w:sz="0" w:space="0" w:color="auto"/>
                    <w:left w:val="none" w:sz="0" w:space="0" w:color="auto"/>
                    <w:bottom w:val="none" w:sz="0" w:space="0" w:color="auto"/>
                    <w:right w:val="none" w:sz="0" w:space="0" w:color="auto"/>
                  </w:divBdr>
                </w:div>
                <w:div w:id="205534429">
                  <w:marLeft w:val="0"/>
                  <w:marRight w:val="0"/>
                  <w:marTop w:val="0"/>
                  <w:marBottom w:val="0"/>
                  <w:divBdr>
                    <w:top w:val="none" w:sz="0" w:space="0" w:color="auto"/>
                    <w:left w:val="none" w:sz="0" w:space="0" w:color="auto"/>
                    <w:bottom w:val="none" w:sz="0" w:space="0" w:color="auto"/>
                    <w:right w:val="none" w:sz="0" w:space="0" w:color="auto"/>
                  </w:divBdr>
                </w:div>
                <w:div w:id="206139179">
                  <w:marLeft w:val="0"/>
                  <w:marRight w:val="0"/>
                  <w:marTop w:val="0"/>
                  <w:marBottom w:val="0"/>
                  <w:divBdr>
                    <w:top w:val="none" w:sz="0" w:space="0" w:color="auto"/>
                    <w:left w:val="none" w:sz="0" w:space="0" w:color="auto"/>
                    <w:bottom w:val="none" w:sz="0" w:space="0" w:color="auto"/>
                    <w:right w:val="none" w:sz="0" w:space="0" w:color="auto"/>
                  </w:divBdr>
                </w:div>
                <w:div w:id="207424610">
                  <w:marLeft w:val="0"/>
                  <w:marRight w:val="0"/>
                  <w:marTop w:val="0"/>
                  <w:marBottom w:val="0"/>
                  <w:divBdr>
                    <w:top w:val="none" w:sz="0" w:space="0" w:color="auto"/>
                    <w:left w:val="none" w:sz="0" w:space="0" w:color="auto"/>
                    <w:bottom w:val="none" w:sz="0" w:space="0" w:color="auto"/>
                    <w:right w:val="none" w:sz="0" w:space="0" w:color="auto"/>
                  </w:divBdr>
                </w:div>
                <w:div w:id="207881552">
                  <w:marLeft w:val="0"/>
                  <w:marRight w:val="0"/>
                  <w:marTop w:val="0"/>
                  <w:marBottom w:val="0"/>
                  <w:divBdr>
                    <w:top w:val="none" w:sz="0" w:space="0" w:color="auto"/>
                    <w:left w:val="none" w:sz="0" w:space="0" w:color="auto"/>
                    <w:bottom w:val="none" w:sz="0" w:space="0" w:color="auto"/>
                    <w:right w:val="none" w:sz="0" w:space="0" w:color="auto"/>
                  </w:divBdr>
                </w:div>
                <w:div w:id="208030461">
                  <w:marLeft w:val="0"/>
                  <w:marRight w:val="0"/>
                  <w:marTop w:val="0"/>
                  <w:marBottom w:val="0"/>
                  <w:divBdr>
                    <w:top w:val="none" w:sz="0" w:space="0" w:color="auto"/>
                    <w:left w:val="none" w:sz="0" w:space="0" w:color="auto"/>
                    <w:bottom w:val="none" w:sz="0" w:space="0" w:color="auto"/>
                    <w:right w:val="none" w:sz="0" w:space="0" w:color="auto"/>
                  </w:divBdr>
                </w:div>
                <w:div w:id="210507394">
                  <w:marLeft w:val="0"/>
                  <w:marRight w:val="0"/>
                  <w:marTop w:val="0"/>
                  <w:marBottom w:val="0"/>
                  <w:divBdr>
                    <w:top w:val="none" w:sz="0" w:space="0" w:color="auto"/>
                    <w:left w:val="none" w:sz="0" w:space="0" w:color="auto"/>
                    <w:bottom w:val="none" w:sz="0" w:space="0" w:color="auto"/>
                    <w:right w:val="none" w:sz="0" w:space="0" w:color="auto"/>
                  </w:divBdr>
                </w:div>
                <w:div w:id="212884218">
                  <w:marLeft w:val="0"/>
                  <w:marRight w:val="0"/>
                  <w:marTop w:val="0"/>
                  <w:marBottom w:val="0"/>
                  <w:divBdr>
                    <w:top w:val="none" w:sz="0" w:space="0" w:color="auto"/>
                    <w:left w:val="none" w:sz="0" w:space="0" w:color="auto"/>
                    <w:bottom w:val="none" w:sz="0" w:space="0" w:color="auto"/>
                    <w:right w:val="none" w:sz="0" w:space="0" w:color="auto"/>
                  </w:divBdr>
                </w:div>
                <w:div w:id="219173087">
                  <w:marLeft w:val="0"/>
                  <w:marRight w:val="0"/>
                  <w:marTop w:val="0"/>
                  <w:marBottom w:val="0"/>
                  <w:divBdr>
                    <w:top w:val="none" w:sz="0" w:space="0" w:color="auto"/>
                    <w:left w:val="none" w:sz="0" w:space="0" w:color="auto"/>
                    <w:bottom w:val="none" w:sz="0" w:space="0" w:color="auto"/>
                    <w:right w:val="none" w:sz="0" w:space="0" w:color="auto"/>
                  </w:divBdr>
                </w:div>
                <w:div w:id="219631052">
                  <w:marLeft w:val="0"/>
                  <w:marRight w:val="0"/>
                  <w:marTop w:val="0"/>
                  <w:marBottom w:val="0"/>
                  <w:divBdr>
                    <w:top w:val="none" w:sz="0" w:space="0" w:color="auto"/>
                    <w:left w:val="none" w:sz="0" w:space="0" w:color="auto"/>
                    <w:bottom w:val="none" w:sz="0" w:space="0" w:color="auto"/>
                    <w:right w:val="none" w:sz="0" w:space="0" w:color="auto"/>
                  </w:divBdr>
                </w:div>
                <w:div w:id="223565112">
                  <w:marLeft w:val="0"/>
                  <w:marRight w:val="0"/>
                  <w:marTop w:val="0"/>
                  <w:marBottom w:val="0"/>
                  <w:divBdr>
                    <w:top w:val="none" w:sz="0" w:space="0" w:color="auto"/>
                    <w:left w:val="none" w:sz="0" w:space="0" w:color="auto"/>
                    <w:bottom w:val="none" w:sz="0" w:space="0" w:color="auto"/>
                    <w:right w:val="none" w:sz="0" w:space="0" w:color="auto"/>
                  </w:divBdr>
                </w:div>
                <w:div w:id="224144202">
                  <w:marLeft w:val="0"/>
                  <w:marRight w:val="0"/>
                  <w:marTop w:val="0"/>
                  <w:marBottom w:val="0"/>
                  <w:divBdr>
                    <w:top w:val="none" w:sz="0" w:space="0" w:color="auto"/>
                    <w:left w:val="none" w:sz="0" w:space="0" w:color="auto"/>
                    <w:bottom w:val="none" w:sz="0" w:space="0" w:color="auto"/>
                    <w:right w:val="none" w:sz="0" w:space="0" w:color="auto"/>
                  </w:divBdr>
                </w:div>
                <w:div w:id="227763025">
                  <w:marLeft w:val="0"/>
                  <w:marRight w:val="0"/>
                  <w:marTop w:val="0"/>
                  <w:marBottom w:val="0"/>
                  <w:divBdr>
                    <w:top w:val="none" w:sz="0" w:space="0" w:color="auto"/>
                    <w:left w:val="none" w:sz="0" w:space="0" w:color="auto"/>
                    <w:bottom w:val="none" w:sz="0" w:space="0" w:color="auto"/>
                    <w:right w:val="none" w:sz="0" w:space="0" w:color="auto"/>
                  </w:divBdr>
                </w:div>
                <w:div w:id="231621014">
                  <w:marLeft w:val="0"/>
                  <w:marRight w:val="0"/>
                  <w:marTop w:val="0"/>
                  <w:marBottom w:val="0"/>
                  <w:divBdr>
                    <w:top w:val="none" w:sz="0" w:space="0" w:color="auto"/>
                    <w:left w:val="none" w:sz="0" w:space="0" w:color="auto"/>
                    <w:bottom w:val="none" w:sz="0" w:space="0" w:color="auto"/>
                    <w:right w:val="none" w:sz="0" w:space="0" w:color="auto"/>
                  </w:divBdr>
                </w:div>
                <w:div w:id="234437964">
                  <w:marLeft w:val="0"/>
                  <w:marRight w:val="0"/>
                  <w:marTop w:val="0"/>
                  <w:marBottom w:val="0"/>
                  <w:divBdr>
                    <w:top w:val="none" w:sz="0" w:space="0" w:color="auto"/>
                    <w:left w:val="none" w:sz="0" w:space="0" w:color="auto"/>
                    <w:bottom w:val="none" w:sz="0" w:space="0" w:color="auto"/>
                    <w:right w:val="none" w:sz="0" w:space="0" w:color="auto"/>
                  </w:divBdr>
                </w:div>
                <w:div w:id="234626882">
                  <w:marLeft w:val="0"/>
                  <w:marRight w:val="0"/>
                  <w:marTop w:val="0"/>
                  <w:marBottom w:val="0"/>
                  <w:divBdr>
                    <w:top w:val="none" w:sz="0" w:space="0" w:color="auto"/>
                    <w:left w:val="none" w:sz="0" w:space="0" w:color="auto"/>
                    <w:bottom w:val="none" w:sz="0" w:space="0" w:color="auto"/>
                    <w:right w:val="none" w:sz="0" w:space="0" w:color="auto"/>
                  </w:divBdr>
                </w:div>
                <w:div w:id="237985099">
                  <w:marLeft w:val="0"/>
                  <w:marRight w:val="0"/>
                  <w:marTop w:val="0"/>
                  <w:marBottom w:val="0"/>
                  <w:divBdr>
                    <w:top w:val="none" w:sz="0" w:space="0" w:color="auto"/>
                    <w:left w:val="none" w:sz="0" w:space="0" w:color="auto"/>
                    <w:bottom w:val="none" w:sz="0" w:space="0" w:color="auto"/>
                    <w:right w:val="none" w:sz="0" w:space="0" w:color="auto"/>
                  </w:divBdr>
                </w:div>
                <w:div w:id="238372266">
                  <w:marLeft w:val="0"/>
                  <w:marRight w:val="0"/>
                  <w:marTop w:val="0"/>
                  <w:marBottom w:val="0"/>
                  <w:divBdr>
                    <w:top w:val="none" w:sz="0" w:space="0" w:color="auto"/>
                    <w:left w:val="none" w:sz="0" w:space="0" w:color="auto"/>
                    <w:bottom w:val="none" w:sz="0" w:space="0" w:color="auto"/>
                    <w:right w:val="none" w:sz="0" w:space="0" w:color="auto"/>
                  </w:divBdr>
                </w:div>
                <w:div w:id="239293677">
                  <w:marLeft w:val="0"/>
                  <w:marRight w:val="0"/>
                  <w:marTop w:val="0"/>
                  <w:marBottom w:val="0"/>
                  <w:divBdr>
                    <w:top w:val="none" w:sz="0" w:space="0" w:color="auto"/>
                    <w:left w:val="none" w:sz="0" w:space="0" w:color="auto"/>
                    <w:bottom w:val="none" w:sz="0" w:space="0" w:color="auto"/>
                    <w:right w:val="none" w:sz="0" w:space="0" w:color="auto"/>
                  </w:divBdr>
                </w:div>
                <w:div w:id="239680652">
                  <w:marLeft w:val="0"/>
                  <w:marRight w:val="0"/>
                  <w:marTop w:val="0"/>
                  <w:marBottom w:val="0"/>
                  <w:divBdr>
                    <w:top w:val="none" w:sz="0" w:space="0" w:color="auto"/>
                    <w:left w:val="none" w:sz="0" w:space="0" w:color="auto"/>
                    <w:bottom w:val="none" w:sz="0" w:space="0" w:color="auto"/>
                    <w:right w:val="none" w:sz="0" w:space="0" w:color="auto"/>
                  </w:divBdr>
                </w:div>
                <w:div w:id="240992407">
                  <w:marLeft w:val="0"/>
                  <w:marRight w:val="0"/>
                  <w:marTop w:val="0"/>
                  <w:marBottom w:val="0"/>
                  <w:divBdr>
                    <w:top w:val="none" w:sz="0" w:space="0" w:color="auto"/>
                    <w:left w:val="none" w:sz="0" w:space="0" w:color="auto"/>
                    <w:bottom w:val="none" w:sz="0" w:space="0" w:color="auto"/>
                    <w:right w:val="none" w:sz="0" w:space="0" w:color="auto"/>
                  </w:divBdr>
                </w:div>
                <w:div w:id="251860184">
                  <w:marLeft w:val="0"/>
                  <w:marRight w:val="0"/>
                  <w:marTop w:val="0"/>
                  <w:marBottom w:val="0"/>
                  <w:divBdr>
                    <w:top w:val="none" w:sz="0" w:space="0" w:color="auto"/>
                    <w:left w:val="none" w:sz="0" w:space="0" w:color="auto"/>
                    <w:bottom w:val="none" w:sz="0" w:space="0" w:color="auto"/>
                    <w:right w:val="none" w:sz="0" w:space="0" w:color="auto"/>
                  </w:divBdr>
                </w:div>
                <w:div w:id="252859767">
                  <w:marLeft w:val="0"/>
                  <w:marRight w:val="0"/>
                  <w:marTop w:val="0"/>
                  <w:marBottom w:val="0"/>
                  <w:divBdr>
                    <w:top w:val="none" w:sz="0" w:space="0" w:color="auto"/>
                    <w:left w:val="none" w:sz="0" w:space="0" w:color="auto"/>
                    <w:bottom w:val="none" w:sz="0" w:space="0" w:color="auto"/>
                    <w:right w:val="none" w:sz="0" w:space="0" w:color="auto"/>
                  </w:divBdr>
                </w:div>
                <w:div w:id="258803177">
                  <w:marLeft w:val="0"/>
                  <w:marRight w:val="0"/>
                  <w:marTop w:val="0"/>
                  <w:marBottom w:val="0"/>
                  <w:divBdr>
                    <w:top w:val="none" w:sz="0" w:space="0" w:color="auto"/>
                    <w:left w:val="none" w:sz="0" w:space="0" w:color="auto"/>
                    <w:bottom w:val="none" w:sz="0" w:space="0" w:color="auto"/>
                    <w:right w:val="none" w:sz="0" w:space="0" w:color="auto"/>
                  </w:divBdr>
                </w:div>
                <w:div w:id="260721806">
                  <w:marLeft w:val="0"/>
                  <w:marRight w:val="0"/>
                  <w:marTop w:val="0"/>
                  <w:marBottom w:val="0"/>
                  <w:divBdr>
                    <w:top w:val="none" w:sz="0" w:space="0" w:color="auto"/>
                    <w:left w:val="none" w:sz="0" w:space="0" w:color="auto"/>
                    <w:bottom w:val="none" w:sz="0" w:space="0" w:color="auto"/>
                    <w:right w:val="none" w:sz="0" w:space="0" w:color="auto"/>
                  </w:divBdr>
                </w:div>
                <w:div w:id="261305593">
                  <w:marLeft w:val="0"/>
                  <w:marRight w:val="0"/>
                  <w:marTop w:val="0"/>
                  <w:marBottom w:val="0"/>
                  <w:divBdr>
                    <w:top w:val="none" w:sz="0" w:space="0" w:color="auto"/>
                    <w:left w:val="none" w:sz="0" w:space="0" w:color="auto"/>
                    <w:bottom w:val="none" w:sz="0" w:space="0" w:color="auto"/>
                    <w:right w:val="none" w:sz="0" w:space="0" w:color="auto"/>
                  </w:divBdr>
                </w:div>
                <w:div w:id="262567016">
                  <w:marLeft w:val="0"/>
                  <w:marRight w:val="0"/>
                  <w:marTop w:val="0"/>
                  <w:marBottom w:val="0"/>
                  <w:divBdr>
                    <w:top w:val="none" w:sz="0" w:space="0" w:color="auto"/>
                    <w:left w:val="none" w:sz="0" w:space="0" w:color="auto"/>
                    <w:bottom w:val="none" w:sz="0" w:space="0" w:color="auto"/>
                    <w:right w:val="none" w:sz="0" w:space="0" w:color="auto"/>
                  </w:divBdr>
                </w:div>
                <w:div w:id="263342196">
                  <w:marLeft w:val="0"/>
                  <w:marRight w:val="0"/>
                  <w:marTop w:val="0"/>
                  <w:marBottom w:val="0"/>
                  <w:divBdr>
                    <w:top w:val="none" w:sz="0" w:space="0" w:color="auto"/>
                    <w:left w:val="none" w:sz="0" w:space="0" w:color="auto"/>
                    <w:bottom w:val="none" w:sz="0" w:space="0" w:color="auto"/>
                    <w:right w:val="none" w:sz="0" w:space="0" w:color="auto"/>
                  </w:divBdr>
                </w:div>
                <w:div w:id="263344337">
                  <w:marLeft w:val="0"/>
                  <w:marRight w:val="0"/>
                  <w:marTop w:val="0"/>
                  <w:marBottom w:val="0"/>
                  <w:divBdr>
                    <w:top w:val="none" w:sz="0" w:space="0" w:color="auto"/>
                    <w:left w:val="none" w:sz="0" w:space="0" w:color="auto"/>
                    <w:bottom w:val="none" w:sz="0" w:space="0" w:color="auto"/>
                    <w:right w:val="none" w:sz="0" w:space="0" w:color="auto"/>
                  </w:divBdr>
                </w:div>
                <w:div w:id="274484330">
                  <w:marLeft w:val="0"/>
                  <w:marRight w:val="0"/>
                  <w:marTop w:val="0"/>
                  <w:marBottom w:val="0"/>
                  <w:divBdr>
                    <w:top w:val="none" w:sz="0" w:space="0" w:color="auto"/>
                    <w:left w:val="none" w:sz="0" w:space="0" w:color="auto"/>
                    <w:bottom w:val="none" w:sz="0" w:space="0" w:color="auto"/>
                    <w:right w:val="none" w:sz="0" w:space="0" w:color="auto"/>
                  </w:divBdr>
                </w:div>
                <w:div w:id="274755677">
                  <w:marLeft w:val="0"/>
                  <w:marRight w:val="0"/>
                  <w:marTop w:val="0"/>
                  <w:marBottom w:val="0"/>
                  <w:divBdr>
                    <w:top w:val="none" w:sz="0" w:space="0" w:color="auto"/>
                    <w:left w:val="none" w:sz="0" w:space="0" w:color="auto"/>
                    <w:bottom w:val="none" w:sz="0" w:space="0" w:color="auto"/>
                    <w:right w:val="none" w:sz="0" w:space="0" w:color="auto"/>
                  </w:divBdr>
                </w:div>
                <w:div w:id="278608905">
                  <w:marLeft w:val="0"/>
                  <w:marRight w:val="0"/>
                  <w:marTop w:val="0"/>
                  <w:marBottom w:val="0"/>
                  <w:divBdr>
                    <w:top w:val="none" w:sz="0" w:space="0" w:color="auto"/>
                    <w:left w:val="none" w:sz="0" w:space="0" w:color="auto"/>
                    <w:bottom w:val="none" w:sz="0" w:space="0" w:color="auto"/>
                    <w:right w:val="none" w:sz="0" w:space="0" w:color="auto"/>
                  </w:divBdr>
                </w:div>
                <w:div w:id="279652751">
                  <w:marLeft w:val="0"/>
                  <w:marRight w:val="0"/>
                  <w:marTop w:val="0"/>
                  <w:marBottom w:val="0"/>
                  <w:divBdr>
                    <w:top w:val="none" w:sz="0" w:space="0" w:color="auto"/>
                    <w:left w:val="none" w:sz="0" w:space="0" w:color="auto"/>
                    <w:bottom w:val="none" w:sz="0" w:space="0" w:color="auto"/>
                    <w:right w:val="none" w:sz="0" w:space="0" w:color="auto"/>
                  </w:divBdr>
                </w:div>
                <w:div w:id="280301726">
                  <w:marLeft w:val="0"/>
                  <w:marRight w:val="0"/>
                  <w:marTop w:val="0"/>
                  <w:marBottom w:val="0"/>
                  <w:divBdr>
                    <w:top w:val="none" w:sz="0" w:space="0" w:color="auto"/>
                    <w:left w:val="none" w:sz="0" w:space="0" w:color="auto"/>
                    <w:bottom w:val="none" w:sz="0" w:space="0" w:color="auto"/>
                    <w:right w:val="none" w:sz="0" w:space="0" w:color="auto"/>
                  </w:divBdr>
                </w:div>
                <w:div w:id="282426141">
                  <w:marLeft w:val="0"/>
                  <w:marRight w:val="0"/>
                  <w:marTop w:val="0"/>
                  <w:marBottom w:val="0"/>
                  <w:divBdr>
                    <w:top w:val="none" w:sz="0" w:space="0" w:color="auto"/>
                    <w:left w:val="none" w:sz="0" w:space="0" w:color="auto"/>
                    <w:bottom w:val="none" w:sz="0" w:space="0" w:color="auto"/>
                    <w:right w:val="none" w:sz="0" w:space="0" w:color="auto"/>
                  </w:divBdr>
                </w:div>
                <w:div w:id="284434202">
                  <w:marLeft w:val="0"/>
                  <w:marRight w:val="0"/>
                  <w:marTop w:val="0"/>
                  <w:marBottom w:val="0"/>
                  <w:divBdr>
                    <w:top w:val="none" w:sz="0" w:space="0" w:color="auto"/>
                    <w:left w:val="none" w:sz="0" w:space="0" w:color="auto"/>
                    <w:bottom w:val="none" w:sz="0" w:space="0" w:color="auto"/>
                    <w:right w:val="none" w:sz="0" w:space="0" w:color="auto"/>
                  </w:divBdr>
                </w:div>
                <w:div w:id="286743300">
                  <w:marLeft w:val="0"/>
                  <w:marRight w:val="0"/>
                  <w:marTop w:val="0"/>
                  <w:marBottom w:val="0"/>
                  <w:divBdr>
                    <w:top w:val="none" w:sz="0" w:space="0" w:color="auto"/>
                    <w:left w:val="none" w:sz="0" w:space="0" w:color="auto"/>
                    <w:bottom w:val="none" w:sz="0" w:space="0" w:color="auto"/>
                    <w:right w:val="none" w:sz="0" w:space="0" w:color="auto"/>
                  </w:divBdr>
                </w:div>
                <w:div w:id="287978519">
                  <w:marLeft w:val="0"/>
                  <w:marRight w:val="0"/>
                  <w:marTop w:val="0"/>
                  <w:marBottom w:val="0"/>
                  <w:divBdr>
                    <w:top w:val="none" w:sz="0" w:space="0" w:color="auto"/>
                    <w:left w:val="none" w:sz="0" w:space="0" w:color="auto"/>
                    <w:bottom w:val="none" w:sz="0" w:space="0" w:color="auto"/>
                    <w:right w:val="none" w:sz="0" w:space="0" w:color="auto"/>
                  </w:divBdr>
                </w:div>
                <w:div w:id="288895446">
                  <w:marLeft w:val="0"/>
                  <w:marRight w:val="0"/>
                  <w:marTop w:val="0"/>
                  <w:marBottom w:val="0"/>
                  <w:divBdr>
                    <w:top w:val="none" w:sz="0" w:space="0" w:color="auto"/>
                    <w:left w:val="none" w:sz="0" w:space="0" w:color="auto"/>
                    <w:bottom w:val="none" w:sz="0" w:space="0" w:color="auto"/>
                    <w:right w:val="none" w:sz="0" w:space="0" w:color="auto"/>
                  </w:divBdr>
                </w:div>
                <w:div w:id="289291652">
                  <w:marLeft w:val="0"/>
                  <w:marRight w:val="0"/>
                  <w:marTop w:val="0"/>
                  <w:marBottom w:val="0"/>
                  <w:divBdr>
                    <w:top w:val="none" w:sz="0" w:space="0" w:color="auto"/>
                    <w:left w:val="none" w:sz="0" w:space="0" w:color="auto"/>
                    <w:bottom w:val="none" w:sz="0" w:space="0" w:color="auto"/>
                    <w:right w:val="none" w:sz="0" w:space="0" w:color="auto"/>
                  </w:divBdr>
                </w:div>
                <w:div w:id="289433141">
                  <w:marLeft w:val="0"/>
                  <w:marRight w:val="0"/>
                  <w:marTop w:val="0"/>
                  <w:marBottom w:val="0"/>
                  <w:divBdr>
                    <w:top w:val="none" w:sz="0" w:space="0" w:color="auto"/>
                    <w:left w:val="none" w:sz="0" w:space="0" w:color="auto"/>
                    <w:bottom w:val="none" w:sz="0" w:space="0" w:color="auto"/>
                    <w:right w:val="none" w:sz="0" w:space="0" w:color="auto"/>
                  </w:divBdr>
                </w:div>
                <w:div w:id="293682477">
                  <w:marLeft w:val="0"/>
                  <w:marRight w:val="0"/>
                  <w:marTop w:val="0"/>
                  <w:marBottom w:val="0"/>
                  <w:divBdr>
                    <w:top w:val="none" w:sz="0" w:space="0" w:color="auto"/>
                    <w:left w:val="none" w:sz="0" w:space="0" w:color="auto"/>
                    <w:bottom w:val="none" w:sz="0" w:space="0" w:color="auto"/>
                    <w:right w:val="none" w:sz="0" w:space="0" w:color="auto"/>
                  </w:divBdr>
                </w:div>
                <w:div w:id="294526856">
                  <w:marLeft w:val="0"/>
                  <w:marRight w:val="0"/>
                  <w:marTop w:val="0"/>
                  <w:marBottom w:val="0"/>
                  <w:divBdr>
                    <w:top w:val="none" w:sz="0" w:space="0" w:color="auto"/>
                    <w:left w:val="none" w:sz="0" w:space="0" w:color="auto"/>
                    <w:bottom w:val="none" w:sz="0" w:space="0" w:color="auto"/>
                    <w:right w:val="none" w:sz="0" w:space="0" w:color="auto"/>
                  </w:divBdr>
                </w:div>
                <w:div w:id="296179627">
                  <w:marLeft w:val="0"/>
                  <w:marRight w:val="0"/>
                  <w:marTop w:val="0"/>
                  <w:marBottom w:val="0"/>
                  <w:divBdr>
                    <w:top w:val="none" w:sz="0" w:space="0" w:color="auto"/>
                    <w:left w:val="none" w:sz="0" w:space="0" w:color="auto"/>
                    <w:bottom w:val="none" w:sz="0" w:space="0" w:color="auto"/>
                    <w:right w:val="none" w:sz="0" w:space="0" w:color="auto"/>
                  </w:divBdr>
                </w:div>
                <w:div w:id="297154162">
                  <w:marLeft w:val="0"/>
                  <w:marRight w:val="0"/>
                  <w:marTop w:val="0"/>
                  <w:marBottom w:val="0"/>
                  <w:divBdr>
                    <w:top w:val="none" w:sz="0" w:space="0" w:color="auto"/>
                    <w:left w:val="none" w:sz="0" w:space="0" w:color="auto"/>
                    <w:bottom w:val="none" w:sz="0" w:space="0" w:color="auto"/>
                    <w:right w:val="none" w:sz="0" w:space="0" w:color="auto"/>
                  </w:divBdr>
                </w:div>
                <w:div w:id="299002136">
                  <w:marLeft w:val="0"/>
                  <w:marRight w:val="0"/>
                  <w:marTop w:val="0"/>
                  <w:marBottom w:val="0"/>
                  <w:divBdr>
                    <w:top w:val="none" w:sz="0" w:space="0" w:color="auto"/>
                    <w:left w:val="none" w:sz="0" w:space="0" w:color="auto"/>
                    <w:bottom w:val="none" w:sz="0" w:space="0" w:color="auto"/>
                    <w:right w:val="none" w:sz="0" w:space="0" w:color="auto"/>
                  </w:divBdr>
                </w:div>
                <w:div w:id="300967409">
                  <w:marLeft w:val="0"/>
                  <w:marRight w:val="0"/>
                  <w:marTop w:val="0"/>
                  <w:marBottom w:val="0"/>
                  <w:divBdr>
                    <w:top w:val="none" w:sz="0" w:space="0" w:color="auto"/>
                    <w:left w:val="none" w:sz="0" w:space="0" w:color="auto"/>
                    <w:bottom w:val="none" w:sz="0" w:space="0" w:color="auto"/>
                    <w:right w:val="none" w:sz="0" w:space="0" w:color="auto"/>
                  </w:divBdr>
                </w:div>
                <w:div w:id="302664894">
                  <w:marLeft w:val="0"/>
                  <w:marRight w:val="0"/>
                  <w:marTop w:val="0"/>
                  <w:marBottom w:val="0"/>
                  <w:divBdr>
                    <w:top w:val="none" w:sz="0" w:space="0" w:color="auto"/>
                    <w:left w:val="none" w:sz="0" w:space="0" w:color="auto"/>
                    <w:bottom w:val="none" w:sz="0" w:space="0" w:color="auto"/>
                    <w:right w:val="none" w:sz="0" w:space="0" w:color="auto"/>
                  </w:divBdr>
                </w:div>
                <w:div w:id="303891217">
                  <w:marLeft w:val="0"/>
                  <w:marRight w:val="0"/>
                  <w:marTop w:val="0"/>
                  <w:marBottom w:val="0"/>
                  <w:divBdr>
                    <w:top w:val="none" w:sz="0" w:space="0" w:color="auto"/>
                    <w:left w:val="none" w:sz="0" w:space="0" w:color="auto"/>
                    <w:bottom w:val="none" w:sz="0" w:space="0" w:color="auto"/>
                    <w:right w:val="none" w:sz="0" w:space="0" w:color="auto"/>
                  </w:divBdr>
                </w:div>
                <w:div w:id="308483722">
                  <w:marLeft w:val="0"/>
                  <w:marRight w:val="0"/>
                  <w:marTop w:val="0"/>
                  <w:marBottom w:val="0"/>
                  <w:divBdr>
                    <w:top w:val="none" w:sz="0" w:space="0" w:color="auto"/>
                    <w:left w:val="none" w:sz="0" w:space="0" w:color="auto"/>
                    <w:bottom w:val="none" w:sz="0" w:space="0" w:color="auto"/>
                    <w:right w:val="none" w:sz="0" w:space="0" w:color="auto"/>
                  </w:divBdr>
                </w:div>
                <w:div w:id="310673095">
                  <w:marLeft w:val="0"/>
                  <w:marRight w:val="0"/>
                  <w:marTop w:val="0"/>
                  <w:marBottom w:val="0"/>
                  <w:divBdr>
                    <w:top w:val="none" w:sz="0" w:space="0" w:color="auto"/>
                    <w:left w:val="none" w:sz="0" w:space="0" w:color="auto"/>
                    <w:bottom w:val="none" w:sz="0" w:space="0" w:color="auto"/>
                    <w:right w:val="none" w:sz="0" w:space="0" w:color="auto"/>
                  </w:divBdr>
                </w:div>
                <w:div w:id="315770525">
                  <w:marLeft w:val="0"/>
                  <w:marRight w:val="0"/>
                  <w:marTop w:val="0"/>
                  <w:marBottom w:val="0"/>
                  <w:divBdr>
                    <w:top w:val="none" w:sz="0" w:space="0" w:color="auto"/>
                    <w:left w:val="none" w:sz="0" w:space="0" w:color="auto"/>
                    <w:bottom w:val="none" w:sz="0" w:space="0" w:color="auto"/>
                    <w:right w:val="none" w:sz="0" w:space="0" w:color="auto"/>
                  </w:divBdr>
                </w:div>
                <w:div w:id="316612137">
                  <w:marLeft w:val="0"/>
                  <w:marRight w:val="0"/>
                  <w:marTop w:val="0"/>
                  <w:marBottom w:val="0"/>
                  <w:divBdr>
                    <w:top w:val="none" w:sz="0" w:space="0" w:color="auto"/>
                    <w:left w:val="none" w:sz="0" w:space="0" w:color="auto"/>
                    <w:bottom w:val="none" w:sz="0" w:space="0" w:color="auto"/>
                    <w:right w:val="none" w:sz="0" w:space="0" w:color="auto"/>
                  </w:divBdr>
                </w:div>
                <w:div w:id="317923132">
                  <w:marLeft w:val="0"/>
                  <w:marRight w:val="0"/>
                  <w:marTop w:val="0"/>
                  <w:marBottom w:val="0"/>
                  <w:divBdr>
                    <w:top w:val="none" w:sz="0" w:space="0" w:color="auto"/>
                    <w:left w:val="none" w:sz="0" w:space="0" w:color="auto"/>
                    <w:bottom w:val="none" w:sz="0" w:space="0" w:color="auto"/>
                    <w:right w:val="none" w:sz="0" w:space="0" w:color="auto"/>
                  </w:divBdr>
                </w:div>
                <w:div w:id="319384519">
                  <w:marLeft w:val="0"/>
                  <w:marRight w:val="0"/>
                  <w:marTop w:val="0"/>
                  <w:marBottom w:val="0"/>
                  <w:divBdr>
                    <w:top w:val="none" w:sz="0" w:space="0" w:color="auto"/>
                    <w:left w:val="none" w:sz="0" w:space="0" w:color="auto"/>
                    <w:bottom w:val="none" w:sz="0" w:space="0" w:color="auto"/>
                    <w:right w:val="none" w:sz="0" w:space="0" w:color="auto"/>
                  </w:divBdr>
                </w:div>
                <w:div w:id="320089200">
                  <w:marLeft w:val="0"/>
                  <w:marRight w:val="0"/>
                  <w:marTop w:val="0"/>
                  <w:marBottom w:val="0"/>
                  <w:divBdr>
                    <w:top w:val="none" w:sz="0" w:space="0" w:color="auto"/>
                    <w:left w:val="none" w:sz="0" w:space="0" w:color="auto"/>
                    <w:bottom w:val="none" w:sz="0" w:space="0" w:color="auto"/>
                    <w:right w:val="none" w:sz="0" w:space="0" w:color="auto"/>
                  </w:divBdr>
                </w:div>
                <w:div w:id="321544117">
                  <w:marLeft w:val="0"/>
                  <w:marRight w:val="0"/>
                  <w:marTop w:val="0"/>
                  <w:marBottom w:val="0"/>
                  <w:divBdr>
                    <w:top w:val="none" w:sz="0" w:space="0" w:color="auto"/>
                    <w:left w:val="none" w:sz="0" w:space="0" w:color="auto"/>
                    <w:bottom w:val="none" w:sz="0" w:space="0" w:color="auto"/>
                    <w:right w:val="none" w:sz="0" w:space="0" w:color="auto"/>
                  </w:divBdr>
                </w:div>
                <w:div w:id="323438311">
                  <w:marLeft w:val="0"/>
                  <w:marRight w:val="0"/>
                  <w:marTop w:val="0"/>
                  <w:marBottom w:val="0"/>
                  <w:divBdr>
                    <w:top w:val="none" w:sz="0" w:space="0" w:color="auto"/>
                    <w:left w:val="none" w:sz="0" w:space="0" w:color="auto"/>
                    <w:bottom w:val="none" w:sz="0" w:space="0" w:color="auto"/>
                    <w:right w:val="none" w:sz="0" w:space="0" w:color="auto"/>
                  </w:divBdr>
                </w:div>
                <w:div w:id="324406258">
                  <w:marLeft w:val="0"/>
                  <w:marRight w:val="0"/>
                  <w:marTop w:val="0"/>
                  <w:marBottom w:val="0"/>
                  <w:divBdr>
                    <w:top w:val="none" w:sz="0" w:space="0" w:color="auto"/>
                    <w:left w:val="none" w:sz="0" w:space="0" w:color="auto"/>
                    <w:bottom w:val="none" w:sz="0" w:space="0" w:color="auto"/>
                    <w:right w:val="none" w:sz="0" w:space="0" w:color="auto"/>
                  </w:divBdr>
                </w:div>
                <w:div w:id="325018975">
                  <w:marLeft w:val="0"/>
                  <w:marRight w:val="0"/>
                  <w:marTop w:val="0"/>
                  <w:marBottom w:val="0"/>
                  <w:divBdr>
                    <w:top w:val="none" w:sz="0" w:space="0" w:color="auto"/>
                    <w:left w:val="none" w:sz="0" w:space="0" w:color="auto"/>
                    <w:bottom w:val="none" w:sz="0" w:space="0" w:color="auto"/>
                    <w:right w:val="none" w:sz="0" w:space="0" w:color="auto"/>
                  </w:divBdr>
                </w:div>
                <w:div w:id="326712979">
                  <w:marLeft w:val="0"/>
                  <w:marRight w:val="0"/>
                  <w:marTop w:val="0"/>
                  <w:marBottom w:val="0"/>
                  <w:divBdr>
                    <w:top w:val="none" w:sz="0" w:space="0" w:color="auto"/>
                    <w:left w:val="none" w:sz="0" w:space="0" w:color="auto"/>
                    <w:bottom w:val="none" w:sz="0" w:space="0" w:color="auto"/>
                    <w:right w:val="none" w:sz="0" w:space="0" w:color="auto"/>
                  </w:divBdr>
                </w:div>
                <w:div w:id="326908294">
                  <w:marLeft w:val="0"/>
                  <w:marRight w:val="0"/>
                  <w:marTop w:val="0"/>
                  <w:marBottom w:val="0"/>
                  <w:divBdr>
                    <w:top w:val="none" w:sz="0" w:space="0" w:color="auto"/>
                    <w:left w:val="none" w:sz="0" w:space="0" w:color="auto"/>
                    <w:bottom w:val="none" w:sz="0" w:space="0" w:color="auto"/>
                    <w:right w:val="none" w:sz="0" w:space="0" w:color="auto"/>
                  </w:divBdr>
                </w:div>
                <w:div w:id="330331135">
                  <w:marLeft w:val="0"/>
                  <w:marRight w:val="0"/>
                  <w:marTop w:val="0"/>
                  <w:marBottom w:val="0"/>
                  <w:divBdr>
                    <w:top w:val="none" w:sz="0" w:space="0" w:color="auto"/>
                    <w:left w:val="none" w:sz="0" w:space="0" w:color="auto"/>
                    <w:bottom w:val="none" w:sz="0" w:space="0" w:color="auto"/>
                    <w:right w:val="none" w:sz="0" w:space="0" w:color="auto"/>
                  </w:divBdr>
                </w:div>
                <w:div w:id="334310263">
                  <w:marLeft w:val="0"/>
                  <w:marRight w:val="0"/>
                  <w:marTop w:val="0"/>
                  <w:marBottom w:val="0"/>
                  <w:divBdr>
                    <w:top w:val="none" w:sz="0" w:space="0" w:color="auto"/>
                    <w:left w:val="none" w:sz="0" w:space="0" w:color="auto"/>
                    <w:bottom w:val="none" w:sz="0" w:space="0" w:color="auto"/>
                    <w:right w:val="none" w:sz="0" w:space="0" w:color="auto"/>
                  </w:divBdr>
                </w:div>
                <w:div w:id="334847542">
                  <w:marLeft w:val="0"/>
                  <w:marRight w:val="0"/>
                  <w:marTop w:val="0"/>
                  <w:marBottom w:val="0"/>
                  <w:divBdr>
                    <w:top w:val="none" w:sz="0" w:space="0" w:color="auto"/>
                    <w:left w:val="none" w:sz="0" w:space="0" w:color="auto"/>
                    <w:bottom w:val="none" w:sz="0" w:space="0" w:color="auto"/>
                    <w:right w:val="none" w:sz="0" w:space="0" w:color="auto"/>
                  </w:divBdr>
                </w:div>
                <w:div w:id="337199251">
                  <w:marLeft w:val="0"/>
                  <w:marRight w:val="0"/>
                  <w:marTop w:val="0"/>
                  <w:marBottom w:val="0"/>
                  <w:divBdr>
                    <w:top w:val="none" w:sz="0" w:space="0" w:color="auto"/>
                    <w:left w:val="none" w:sz="0" w:space="0" w:color="auto"/>
                    <w:bottom w:val="none" w:sz="0" w:space="0" w:color="auto"/>
                    <w:right w:val="none" w:sz="0" w:space="0" w:color="auto"/>
                  </w:divBdr>
                </w:div>
                <w:div w:id="344670696">
                  <w:marLeft w:val="0"/>
                  <w:marRight w:val="0"/>
                  <w:marTop w:val="0"/>
                  <w:marBottom w:val="0"/>
                  <w:divBdr>
                    <w:top w:val="none" w:sz="0" w:space="0" w:color="auto"/>
                    <w:left w:val="none" w:sz="0" w:space="0" w:color="auto"/>
                    <w:bottom w:val="none" w:sz="0" w:space="0" w:color="auto"/>
                    <w:right w:val="none" w:sz="0" w:space="0" w:color="auto"/>
                  </w:divBdr>
                </w:div>
                <w:div w:id="344790006">
                  <w:marLeft w:val="0"/>
                  <w:marRight w:val="0"/>
                  <w:marTop w:val="0"/>
                  <w:marBottom w:val="0"/>
                  <w:divBdr>
                    <w:top w:val="none" w:sz="0" w:space="0" w:color="auto"/>
                    <w:left w:val="none" w:sz="0" w:space="0" w:color="auto"/>
                    <w:bottom w:val="none" w:sz="0" w:space="0" w:color="auto"/>
                    <w:right w:val="none" w:sz="0" w:space="0" w:color="auto"/>
                  </w:divBdr>
                </w:div>
                <w:div w:id="345987373">
                  <w:marLeft w:val="0"/>
                  <w:marRight w:val="0"/>
                  <w:marTop w:val="0"/>
                  <w:marBottom w:val="0"/>
                  <w:divBdr>
                    <w:top w:val="none" w:sz="0" w:space="0" w:color="auto"/>
                    <w:left w:val="none" w:sz="0" w:space="0" w:color="auto"/>
                    <w:bottom w:val="none" w:sz="0" w:space="0" w:color="auto"/>
                    <w:right w:val="none" w:sz="0" w:space="0" w:color="auto"/>
                  </w:divBdr>
                </w:div>
                <w:div w:id="348919367">
                  <w:marLeft w:val="0"/>
                  <w:marRight w:val="0"/>
                  <w:marTop w:val="0"/>
                  <w:marBottom w:val="0"/>
                  <w:divBdr>
                    <w:top w:val="none" w:sz="0" w:space="0" w:color="auto"/>
                    <w:left w:val="none" w:sz="0" w:space="0" w:color="auto"/>
                    <w:bottom w:val="none" w:sz="0" w:space="0" w:color="auto"/>
                    <w:right w:val="none" w:sz="0" w:space="0" w:color="auto"/>
                  </w:divBdr>
                </w:div>
                <w:div w:id="349531480">
                  <w:marLeft w:val="0"/>
                  <w:marRight w:val="0"/>
                  <w:marTop w:val="0"/>
                  <w:marBottom w:val="0"/>
                  <w:divBdr>
                    <w:top w:val="none" w:sz="0" w:space="0" w:color="auto"/>
                    <w:left w:val="none" w:sz="0" w:space="0" w:color="auto"/>
                    <w:bottom w:val="none" w:sz="0" w:space="0" w:color="auto"/>
                    <w:right w:val="none" w:sz="0" w:space="0" w:color="auto"/>
                  </w:divBdr>
                </w:div>
                <w:div w:id="352191113">
                  <w:marLeft w:val="0"/>
                  <w:marRight w:val="0"/>
                  <w:marTop w:val="0"/>
                  <w:marBottom w:val="0"/>
                  <w:divBdr>
                    <w:top w:val="none" w:sz="0" w:space="0" w:color="auto"/>
                    <w:left w:val="none" w:sz="0" w:space="0" w:color="auto"/>
                    <w:bottom w:val="none" w:sz="0" w:space="0" w:color="auto"/>
                    <w:right w:val="none" w:sz="0" w:space="0" w:color="auto"/>
                  </w:divBdr>
                </w:div>
                <w:div w:id="352266550">
                  <w:marLeft w:val="0"/>
                  <w:marRight w:val="0"/>
                  <w:marTop w:val="0"/>
                  <w:marBottom w:val="0"/>
                  <w:divBdr>
                    <w:top w:val="none" w:sz="0" w:space="0" w:color="auto"/>
                    <w:left w:val="none" w:sz="0" w:space="0" w:color="auto"/>
                    <w:bottom w:val="none" w:sz="0" w:space="0" w:color="auto"/>
                    <w:right w:val="none" w:sz="0" w:space="0" w:color="auto"/>
                  </w:divBdr>
                </w:div>
                <w:div w:id="354354514">
                  <w:marLeft w:val="0"/>
                  <w:marRight w:val="0"/>
                  <w:marTop w:val="0"/>
                  <w:marBottom w:val="0"/>
                  <w:divBdr>
                    <w:top w:val="none" w:sz="0" w:space="0" w:color="auto"/>
                    <w:left w:val="none" w:sz="0" w:space="0" w:color="auto"/>
                    <w:bottom w:val="none" w:sz="0" w:space="0" w:color="auto"/>
                    <w:right w:val="none" w:sz="0" w:space="0" w:color="auto"/>
                  </w:divBdr>
                </w:div>
                <w:div w:id="355469832">
                  <w:marLeft w:val="0"/>
                  <w:marRight w:val="0"/>
                  <w:marTop w:val="0"/>
                  <w:marBottom w:val="0"/>
                  <w:divBdr>
                    <w:top w:val="none" w:sz="0" w:space="0" w:color="auto"/>
                    <w:left w:val="none" w:sz="0" w:space="0" w:color="auto"/>
                    <w:bottom w:val="none" w:sz="0" w:space="0" w:color="auto"/>
                    <w:right w:val="none" w:sz="0" w:space="0" w:color="auto"/>
                  </w:divBdr>
                </w:div>
                <w:div w:id="361130571">
                  <w:marLeft w:val="0"/>
                  <w:marRight w:val="0"/>
                  <w:marTop w:val="0"/>
                  <w:marBottom w:val="0"/>
                  <w:divBdr>
                    <w:top w:val="none" w:sz="0" w:space="0" w:color="auto"/>
                    <w:left w:val="none" w:sz="0" w:space="0" w:color="auto"/>
                    <w:bottom w:val="none" w:sz="0" w:space="0" w:color="auto"/>
                    <w:right w:val="none" w:sz="0" w:space="0" w:color="auto"/>
                  </w:divBdr>
                </w:div>
                <w:div w:id="362364599">
                  <w:marLeft w:val="0"/>
                  <w:marRight w:val="0"/>
                  <w:marTop w:val="0"/>
                  <w:marBottom w:val="0"/>
                  <w:divBdr>
                    <w:top w:val="none" w:sz="0" w:space="0" w:color="auto"/>
                    <w:left w:val="none" w:sz="0" w:space="0" w:color="auto"/>
                    <w:bottom w:val="none" w:sz="0" w:space="0" w:color="auto"/>
                    <w:right w:val="none" w:sz="0" w:space="0" w:color="auto"/>
                  </w:divBdr>
                </w:div>
                <w:div w:id="362705448">
                  <w:marLeft w:val="0"/>
                  <w:marRight w:val="0"/>
                  <w:marTop w:val="0"/>
                  <w:marBottom w:val="0"/>
                  <w:divBdr>
                    <w:top w:val="none" w:sz="0" w:space="0" w:color="auto"/>
                    <w:left w:val="none" w:sz="0" w:space="0" w:color="auto"/>
                    <w:bottom w:val="none" w:sz="0" w:space="0" w:color="auto"/>
                    <w:right w:val="none" w:sz="0" w:space="0" w:color="auto"/>
                  </w:divBdr>
                </w:div>
                <w:div w:id="362832397">
                  <w:marLeft w:val="0"/>
                  <w:marRight w:val="0"/>
                  <w:marTop w:val="0"/>
                  <w:marBottom w:val="0"/>
                  <w:divBdr>
                    <w:top w:val="none" w:sz="0" w:space="0" w:color="auto"/>
                    <w:left w:val="none" w:sz="0" w:space="0" w:color="auto"/>
                    <w:bottom w:val="none" w:sz="0" w:space="0" w:color="auto"/>
                    <w:right w:val="none" w:sz="0" w:space="0" w:color="auto"/>
                  </w:divBdr>
                </w:div>
                <w:div w:id="363873907">
                  <w:marLeft w:val="0"/>
                  <w:marRight w:val="0"/>
                  <w:marTop w:val="0"/>
                  <w:marBottom w:val="0"/>
                  <w:divBdr>
                    <w:top w:val="none" w:sz="0" w:space="0" w:color="auto"/>
                    <w:left w:val="none" w:sz="0" w:space="0" w:color="auto"/>
                    <w:bottom w:val="none" w:sz="0" w:space="0" w:color="auto"/>
                    <w:right w:val="none" w:sz="0" w:space="0" w:color="auto"/>
                  </w:divBdr>
                </w:div>
                <w:div w:id="365105089">
                  <w:marLeft w:val="0"/>
                  <w:marRight w:val="0"/>
                  <w:marTop w:val="0"/>
                  <w:marBottom w:val="0"/>
                  <w:divBdr>
                    <w:top w:val="none" w:sz="0" w:space="0" w:color="auto"/>
                    <w:left w:val="none" w:sz="0" w:space="0" w:color="auto"/>
                    <w:bottom w:val="none" w:sz="0" w:space="0" w:color="auto"/>
                    <w:right w:val="none" w:sz="0" w:space="0" w:color="auto"/>
                  </w:divBdr>
                </w:div>
                <w:div w:id="367728309">
                  <w:marLeft w:val="0"/>
                  <w:marRight w:val="0"/>
                  <w:marTop w:val="0"/>
                  <w:marBottom w:val="0"/>
                  <w:divBdr>
                    <w:top w:val="none" w:sz="0" w:space="0" w:color="auto"/>
                    <w:left w:val="none" w:sz="0" w:space="0" w:color="auto"/>
                    <w:bottom w:val="none" w:sz="0" w:space="0" w:color="auto"/>
                    <w:right w:val="none" w:sz="0" w:space="0" w:color="auto"/>
                  </w:divBdr>
                </w:div>
                <w:div w:id="367878421">
                  <w:marLeft w:val="0"/>
                  <w:marRight w:val="0"/>
                  <w:marTop w:val="0"/>
                  <w:marBottom w:val="0"/>
                  <w:divBdr>
                    <w:top w:val="none" w:sz="0" w:space="0" w:color="auto"/>
                    <w:left w:val="none" w:sz="0" w:space="0" w:color="auto"/>
                    <w:bottom w:val="none" w:sz="0" w:space="0" w:color="auto"/>
                    <w:right w:val="none" w:sz="0" w:space="0" w:color="auto"/>
                  </w:divBdr>
                </w:div>
                <w:div w:id="367993580">
                  <w:marLeft w:val="0"/>
                  <w:marRight w:val="0"/>
                  <w:marTop w:val="0"/>
                  <w:marBottom w:val="0"/>
                  <w:divBdr>
                    <w:top w:val="none" w:sz="0" w:space="0" w:color="auto"/>
                    <w:left w:val="none" w:sz="0" w:space="0" w:color="auto"/>
                    <w:bottom w:val="none" w:sz="0" w:space="0" w:color="auto"/>
                    <w:right w:val="none" w:sz="0" w:space="0" w:color="auto"/>
                  </w:divBdr>
                </w:div>
                <w:div w:id="369691963">
                  <w:marLeft w:val="0"/>
                  <w:marRight w:val="0"/>
                  <w:marTop w:val="0"/>
                  <w:marBottom w:val="0"/>
                  <w:divBdr>
                    <w:top w:val="none" w:sz="0" w:space="0" w:color="auto"/>
                    <w:left w:val="none" w:sz="0" w:space="0" w:color="auto"/>
                    <w:bottom w:val="none" w:sz="0" w:space="0" w:color="auto"/>
                    <w:right w:val="none" w:sz="0" w:space="0" w:color="auto"/>
                  </w:divBdr>
                </w:div>
                <w:div w:id="370151225">
                  <w:marLeft w:val="0"/>
                  <w:marRight w:val="0"/>
                  <w:marTop w:val="0"/>
                  <w:marBottom w:val="0"/>
                  <w:divBdr>
                    <w:top w:val="none" w:sz="0" w:space="0" w:color="auto"/>
                    <w:left w:val="none" w:sz="0" w:space="0" w:color="auto"/>
                    <w:bottom w:val="none" w:sz="0" w:space="0" w:color="auto"/>
                    <w:right w:val="none" w:sz="0" w:space="0" w:color="auto"/>
                  </w:divBdr>
                </w:div>
                <w:div w:id="370421820">
                  <w:marLeft w:val="0"/>
                  <w:marRight w:val="0"/>
                  <w:marTop w:val="0"/>
                  <w:marBottom w:val="0"/>
                  <w:divBdr>
                    <w:top w:val="none" w:sz="0" w:space="0" w:color="auto"/>
                    <w:left w:val="none" w:sz="0" w:space="0" w:color="auto"/>
                    <w:bottom w:val="none" w:sz="0" w:space="0" w:color="auto"/>
                    <w:right w:val="none" w:sz="0" w:space="0" w:color="auto"/>
                  </w:divBdr>
                </w:div>
                <w:div w:id="373315368">
                  <w:marLeft w:val="0"/>
                  <w:marRight w:val="0"/>
                  <w:marTop w:val="0"/>
                  <w:marBottom w:val="0"/>
                  <w:divBdr>
                    <w:top w:val="none" w:sz="0" w:space="0" w:color="auto"/>
                    <w:left w:val="none" w:sz="0" w:space="0" w:color="auto"/>
                    <w:bottom w:val="none" w:sz="0" w:space="0" w:color="auto"/>
                    <w:right w:val="none" w:sz="0" w:space="0" w:color="auto"/>
                  </w:divBdr>
                </w:div>
                <w:div w:id="373504703">
                  <w:marLeft w:val="0"/>
                  <w:marRight w:val="0"/>
                  <w:marTop w:val="0"/>
                  <w:marBottom w:val="0"/>
                  <w:divBdr>
                    <w:top w:val="none" w:sz="0" w:space="0" w:color="auto"/>
                    <w:left w:val="none" w:sz="0" w:space="0" w:color="auto"/>
                    <w:bottom w:val="none" w:sz="0" w:space="0" w:color="auto"/>
                    <w:right w:val="none" w:sz="0" w:space="0" w:color="auto"/>
                  </w:divBdr>
                </w:div>
                <w:div w:id="380061287">
                  <w:marLeft w:val="0"/>
                  <w:marRight w:val="0"/>
                  <w:marTop w:val="0"/>
                  <w:marBottom w:val="0"/>
                  <w:divBdr>
                    <w:top w:val="none" w:sz="0" w:space="0" w:color="auto"/>
                    <w:left w:val="none" w:sz="0" w:space="0" w:color="auto"/>
                    <w:bottom w:val="none" w:sz="0" w:space="0" w:color="auto"/>
                    <w:right w:val="none" w:sz="0" w:space="0" w:color="auto"/>
                  </w:divBdr>
                </w:div>
                <w:div w:id="380373456">
                  <w:marLeft w:val="0"/>
                  <w:marRight w:val="0"/>
                  <w:marTop w:val="0"/>
                  <w:marBottom w:val="0"/>
                  <w:divBdr>
                    <w:top w:val="none" w:sz="0" w:space="0" w:color="auto"/>
                    <w:left w:val="none" w:sz="0" w:space="0" w:color="auto"/>
                    <w:bottom w:val="none" w:sz="0" w:space="0" w:color="auto"/>
                    <w:right w:val="none" w:sz="0" w:space="0" w:color="auto"/>
                  </w:divBdr>
                </w:div>
                <w:div w:id="381446653">
                  <w:marLeft w:val="0"/>
                  <w:marRight w:val="0"/>
                  <w:marTop w:val="0"/>
                  <w:marBottom w:val="0"/>
                  <w:divBdr>
                    <w:top w:val="none" w:sz="0" w:space="0" w:color="auto"/>
                    <w:left w:val="none" w:sz="0" w:space="0" w:color="auto"/>
                    <w:bottom w:val="none" w:sz="0" w:space="0" w:color="auto"/>
                    <w:right w:val="none" w:sz="0" w:space="0" w:color="auto"/>
                  </w:divBdr>
                </w:div>
                <w:div w:id="381952569">
                  <w:marLeft w:val="0"/>
                  <w:marRight w:val="0"/>
                  <w:marTop w:val="0"/>
                  <w:marBottom w:val="0"/>
                  <w:divBdr>
                    <w:top w:val="none" w:sz="0" w:space="0" w:color="auto"/>
                    <w:left w:val="none" w:sz="0" w:space="0" w:color="auto"/>
                    <w:bottom w:val="none" w:sz="0" w:space="0" w:color="auto"/>
                    <w:right w:val="none" w:sz="0" w:space="0" w:color="auto"/>
                  </w:divBdr>
                </w:div>
                <w:div w:id="384331208">
                  <w:marLeft w:val="0"/>
                  <w:marRight w:val="0"/>
                  <w:marTop w:val="0"/>
                  <w:marBottom w:val="0"/>
                  <w:divBdr>
                    <w:top w:val="none" w:sz="0" w:space="0" w:color="auto"/>
                    <w:left w:val="none" w:sz="0" w:space="0" w:color="auto"/>
                    <w:bottom w:val="none" w:sz="0" w:space="0" w:color="auto"/>
                    <w:right w:val="none" w:sz="0" w:space="0" w:color="auto"/>
                  </w:divBdr>
                </w:div>
                <w:div w:id="385183005">
                  <w:marLeft w:val="0"/>
                  <w:marRight w:val="0"/>
                  <w:marTop w:val="0"/>
                  <w:marBottom w:val="0"/>
                  <w:divBdr>
                    <w:top w:val="none" w:sz="0" w:space="0" w:color="auto"/>
                    <w:left w:val="none" w:sz="0" w:space="0" w:color="auto"/>
                    <w:bottom w:val="none" w:sz="0" w:space="0" w:color="auto"/>
                    <w:right w:val="none" w:sz="0" w:space="0" w:color="auto"/>
                  </w:divBdr>
                </w:div>
                <w:div w:id="385565498">
                  <w:marLeft w:val="0"/>
                  <w:marRight w:val="0"/>
                  <w:marTop w:val="0"/>
                  <w:marBottom w:val="0"/>
                  <w:divBdr>
                    <w:top w:val="none" w:sz="0" w:space="0" w:color="auto"/>
                    <w:left w:val="none" w:sz="0" w:space="0" w:color="auto"/>
                    <w:bottom w:val="none" w:sz="0" w:space="0" w:color="auto"/>
                    <w:right w:val="none" w:sz="0" w:space="0" w:color="auto"/>
                  </w:divBdr>
                </w:div>
                <w:div w:id="389504514">
                  <w:marLeft w:val="0"/>
                  <w:marRight w:val="0"/>
                  <w:marTop w:val="0"/>
                  <w:marBottom w:val="0"/>
                  <w:divBdr>
                    <w:top w:val="none" w:sz="0" w:space="0" w:color="auto"/>
                    <w:left w:val="none" w:sz="0" w:space="0" w:color="auto"/>
                    <w:bottom w:val="none" w:sz="0" w:space="0" w:color="auto"/>
                    <w:right w:val="none" w:sz="0" w:space="0" w:color="auto"/>
                  </w:divBdr>
                </w:div>
                <w:div w:id="389840234">
                  <w:marLeft w:val="0"/>
                  <w:marRight w:val="0"/>
                  <w:marTop w:val="0"/>
                  <w:marBottom w:val="0"/>
                  <w:divBdr>
                    <w:top w:val="none" w:sz="0" w:space="0" w:color="auto"/>
                    <w:left w:val="none" w:sz="0" w:space="0" w:color="auto"/>
                    <w:bottom w:val="none" w:sz="0" w:space="0" w:color="auto"/>
                    <w:right w:val="none" w:sz="0" w:space="0" w:color="auto"/>
                  </w:divBdr>
                </w:div>
                <w:div w:id="392433499">
                  <w:marLeft w:val="0"/>
                  <w:marRight w:val="0"/>
                  <w:marTop w:val="0"/>
                  <w:marBottom w:val="0"/>
                  <w:divBdr>
                    <w:top w:val="none" w:sz="0" w:space="0" w:color="auto"/>
                    <w:left w:val="none" w:sz="0" w:space="0" w:color="auto"/>
                    <w:bottom w:val="none" w:sz="0" w:space="0" w:color="auto"/>
                    <w:right w:val="none" w:sz="0" w:space="0" w:color="auto"/>
                  </w:divBdr>
                </w:div>
                <w:div w:id="395252053">
                  <w:marLeft w:val="0"/>
                  <w:marRight w:val="0"/>
                  <w:marTop w:val="0"/>
                  <w:marBottom w:val="0"/>
                  <w:divBdr>
                    <w:top w:val="none" w:sz="0" w:space="0" w:color="auto"/>
                    <w:left w:val="none" w:sz="0" w:space="0" w:color="auto"/>
                    <w:bottom w:val="none" w:sz="0" w:space="0" w:color="auto"/>
                    <w:right w:val="none" w:sz="0" w:space="0" w:color="auto"/>
                  </w:divBdr>
                </w:div>
                <w:div w:id="395864041">
                  <w:marLeft w:val="0"/>
                  <w:marRight w:val="0"/>
                  <w:marTop w:val="0"/>
                  <w:marBottom w:val="0"/>
                  <w:divBdr>
                    <w:top w:val="none" w:sz="0" w:space="0" w:color="auto"/>
                    <w:left w:val="none" w:sz="0" w:space="0" w:color="auto"/>
                    <w:bottom w:val="none" w:sz="0" w:space="0" w:color="auto"/>
                    <w:right w:val="none" w:sz="0" w:space="0" w:color="auto"/>
                  </w:divBdr>
                </w:div>
                <w:div w:id="396902109">
                  <w:marLeft w:val="0"/>
                  <w:marRight w:val="0"/>
                  <w:marTop w:val="0"/>
                  <w:marBottom w:val="0"/>
                  <w:divBdr>
                    <w:top w:val="none" w:sz="0" w:space="0" w:color="auto"/>
                    <w:left w:val="none" w:sz="0" w:space="0" w:color="auto"/>
                    <w:bottom w:val="none" w:sz="0" w:space="0" w:color="auto"/>
                    <w:right w:val="none" w:sz="0" w:space="0" w:color="auto"/>
                  </w:divBdr>
                </w:div>
                <w:div w:id="397751125">
                  <w:marLeft w:val="0"/>
                  <w:marRight w:val="0"/>
                  <w:marTop w:val="0"/>
                  <w:marBottom w:val="0"/>
                  <w:divBdr>
                    <w:top w:val="none" w:sz="0" w:space="0" w:color="auto"/>
                    <w:left w:val="none" w:sz="0" w:space="0" w:color="auto"/>
                    <w:bottom w:val="none" w:sz="0" w:space="0" w:color="auto"/>
                    <w:right w:val="none" w:sz="0" w:space="0" w:color="auto"/>
                  </w:divBdr>
                </w:div>
                <w:div w:id="400637427">
                  <w:marLeft w:val="0"/>
                  <w:marRight w:val="0"/>
                  <w:marTop w:val="0"/>
                  <w:marBottom w:val="0"/>
                  <w:divBdr>
                    <w:top w:val="none" w:sz="0" w:space="0" w:color="auto"/>
                    <w:left w:val="none" w:sz="0" w:space="0" w:color="auto"/>
                    <w:bottom w:val="none" w:sz="0" w:space="0" w:color="auto"/>
                    <w:right w:val="none" w:sz="0" w:space="0" w:color="auto"/>
                  </w:divBdr>
                </w:div>
                <w:div w:id="401953638">
                  <w:marLeft w:val="0"/>
                  <w:marRight w:val="0"/>
                  <w:marTop w:val="0"/>
                  <w:marBottom w:val="0"/>
                  <w:divBdr>
                    <w:top w:val="none" w:sz="0" w:space="0" w:color="auto"/>
                    <w:left w:val="none" w:sz="0" w:space="0" w:color="auto"/>
                    <w:bottom w:val="none" w:sz="0" w:space="0" w:color="auto"/>
                    <w:right w:val="none" w:sz="0" w:space="0" w:color="auto"/>
                  </w:divBdr>
                </w:div>
                <w:div w:id="402947037">
                  <w:marLeft w:val="0"/>
                  <w:marRight w:val="0"/>
                  <w:marTop w:val="0"/>
                  <w:marBottom w:val="0"/>
                  <w:divBdr>
                    <w:top w:val="none" w:sz="0" w:space="0" w:color="auto"/>
                    <w:left w:val="none" w:sz="0" w:space="0" w:color="auto"/>
                    <w:bottom w:val="none" w:sz="0" w:space="0" w:color="auto"/>
                    <w:right w:val="none" w:sz="0" w:space="0" w:color="auto"/>
                  </w:divBdr>
                </w:div>
                <w:div w:id="404306053">
                  <w:marLeft w:val="0"/>
                  <w:marRight w:val="0"/>
                  <w:marTop w:val="0"/>
                  <w:marBottom w:val="0"/>
                  <w:divBdr>
                    <w:top w:val="none" w:sz="0" w:space="0" w:color="auto"/>
                    <w:left w:val="none" w:sz="0" w:space="0" w:color="auto"/>
                    <w:bottom w:val="none" w:sz="0" w:space="0" w:color="auto"/>
                    <w:right w:val="none" w:sz="0" w:space="0" w:color="auto"/>
                  </w:divBdr>
                </w:div>
                <w:div w:id="404576271">
                  <w:marLeft w:val="0"/>
                  <w:marRight w:val="0"/>
                  <w:marTop w:val="0"/>
                  <w:marBottom w:val="0"/>
                  <w:divBdr>
                    <w:top w:val="none" w:sz="0" w:space="0" w:color="auto"/>
                    <w:left w:val="none" w:sz="0" w:space="0" w:color="auto"/>
                    <w:bottom w:val="none" w:sz="0" w:space="0" w:color="auto"/>
                    <w:right w:val="none" w:sz="0" w:space="0" w:color="auto"/>
                  </w:divBdr>
                </w:div>
                <w:div w:id="404689977">
                  <w:marLeft w:val="0"/>
                  <w:marRight w:val="0"/>
                  <w:marTop w:val="0"/>
                  <w:marBottom w:val="0"/>
                  <w:divBdr>
                    <w:top w:val="none" w:sz="0" w:space="0" w:color="auto"/>
                    <w:left w:val="none" w:sz="0" w:space="0" w:color="auto"/>
                    <w:bottom w:val="none" w:sz="0" w:space="0" w:color="auto"/>
                    <w:right w:val="none" w:sz="0" w:space="0" w:color="auto"/>
                  </w:divBdr>
                </w:div>
                <w:div w:id="405304395">
                  <w:marLeft w:val="0"/>
                  <w:marRight w:val="0"/>
                  <w:marTop w:val="0"/>
                  <w:marBottom w:val="0"/>
                  <w:divBdr>
                    <w:top w:val="none" w:sz="0" w:space="0" w:color="auto"/>
                    <w:left w:val="none" w:sz="0" w:space="0" w:color="auto"/>
                    <w:bottom w:val="none" w:sz="0" w:space="0" w:color="auto"/>
                    <w:right w:val="none" w:sz="0" w:space="0" w:color="auto"/>
                  </w:divBdr>
                </w:div>
                <w:div w:id="406850134">
                  <w:marLeft w:val="0"/>
                  <w:marRight w:val="0"/>
                  <w:marTop w:val="0"/>
                  <w:marBottom w:val="0"/>
                  <w:divBdr>
                    <w:top w:val="none" w:sz="0" w:space="0" w:color="auto"/>
                    <w:left w:val="none" w:sz="0" w:space="0" w:color="auto"/>
                    <w:bottom w:val="none" w:sz="0" w:space="0" w:color="auto"/>
                    <w:right w:val="none" w:sz="0" w:space="0" w:color="auto"/>
                  </w:divBdr>
                </w:div>
                <w:div w:id="407727657">
                  <w:marLeft w:val="0"/>
                  <w:marRight w:val="0"/>
                  <w:marTop w:val="0"/>
                  <w:marBottom w:val="0"/>
                  <w:divBdr>
                    <w:top w:val="none" w:sz="0" w:space="0" w:color="auto"/>
                    <w:left w:val="none" w:sz="0" w:space="0" w:color="auto"/>
                    <w:bottom w:val="none" w:sz="0" w:space="0" w:color="auto"/>
                    <w:right w:val="none" w:sz="0" w:space="0" w:color="auto"/>
                  </w:divBdr>
                </w:div>
                <w:div w:id="410470241">
                  <w:marLeft w:val="0"/>
                  <w:marRight w:val="0"/>
                  <w:marTop w:val="0"/>
                  <w:marBottom w:val="0"/>
                  <w:divBdr>
                    <w:top w:val="none" w:sz="0" w:space="0" w:color="auto"/>
                    <w:left w:val="none" w:sz="0" w:space="0" w:color="auto"/>
                    <w:bottom w:val="none" w:sz="0" w:space="0" w:color="auto"/>
                    <w:right w:val="none" w:sz="0" w:space="0" w:color="auto"/>
                  </w:divBdr>
                </w:div>
                <w:div w:id="410590262">
                  <w:marLeft w:val="0"/>
                  <w:marRight w:val="0"/>
                  <w:marTop w:val="0"/>
                  <w:marBottom w:val="0"/>
                  <w:divBdr>
                    <w:top w:val="none" w:sz="0" w:space="0" w:color="auto"/>
                    <w:left w:val="none" w:sz="0" w:space="0" w:color="auto"/>
                    <w:bottom w:val="none" w:sz="0" w:space="0" w:color="auto"/>
                    <w:right w:val="none" w:sz="0" w:space="0" w:color="auto"/>
                  </w:divBdr>
                </w:div>
                <w:div w:id="411975236">
                  <w:marLeft w:val="0"/>
                  <w:marRight w:val="0"/>
                  <w:marTop w:val="0"/>
                  <w:marBottom w:val="0"/>
                  <w:divBdr>
                    <w:top w:val="none" w:sz="0" w:space="0" w:color="auto"/>
                    <w:left w:val="none" w:sz="0" w:space="0" w:color="auto"/>
                    <w:bottom w:val="none" w:sz="0" w:space="0" w:color="auto"/>
                    <w:right w:val="none" w:sz="0" w:space="0" w:color="auto"/>
                  </w:divBdr>
                </w:div>
                <w:div w:id="412046370">
                  <w:marLeft w:val="0"/>
                  <w:marRight w:val="0"/>
                  <w:marTop w:val="0"/>
                  <w:marBottom w:val="0"/>
                  <w:divBdr>
                    <w:top w:val="none" w:sz="0" w:space="0" w:color="auto"/>
                    <w:left w:val="none" w:sz="0" w:space="0" w:color="auto"/>
                    <w:bottom w:val="none" w:sz="0" w:space="0" w:color="auto"/>
                    <w:right w:val="none" w:sz="0" w:space="0" w:color="auto"/>
                  </w:divBdr>
                </w:div>
                <w:div w:id="413355215">
                  <w:marLeft w:val="0"/>
                  <w:marRight w:val="0"/>
                  <w:marTop w:val="0"/>
                  <w:marBottom w:val="0"/>
                  <w:divBdr>
                    <w:top w:val="none" w:sz="0" w:space="0" w:color="auto"/>
                    <w:left w:val="none" w:sz="0" w:space="0" w:color="auto"/>
                    <w:bottom w:val="none" w:sz="0" w:space="0" w:color="auto"/>
                    <w:right w:val="none" w:sz="0" w:space="0" w:color="auto"/>
                  </w:divBdr>
                </w:div>
                <w:div w:id="418868216">
                  <w:marLeft w:val="0"/>
                  <w:marRight w:val="0"/>
                  <w:marTop w:val="0"/>
                  <w:marBottom w:val="0"/>
                  <w:divBdr>
                    <w:top w:val="none" w:sz="0" w:space="0" w:color="auto"/>
                    <w:left w:val="none" w:sz="0" w:space="0" w:color="auto"/>
                    <w:bottom w:val="none" w:sz="0" w:space="0" w:color="auto"/>
                    <w:right w:val="none" w:sz="0" w:space="0" w:color="auto"/>
                  </w:divBdr>
                </w:div>
                <w:div w:id="419378908">
                  <w:marLeft w:val="0"/>
                  <w:marRight w:val="0"/>
                  <w:marTop w:val="0"/>
                  <w:marBottom w:val="0"/>
                  <w:divBdr>
                    <w:top w:val="none" w:sz="0" w:space="0" w:color="auto"/>
                    <w:left w:val="none" w:sz="0" w:space="0" w:color="auto"/>
                    <w:bottom w:val="none" w:sz="0" w:space="0" w:color="auto"/>
                    <w:right w:val="none" w:sz="0" w:space="0" w:color="auto"/>
                  </w:divBdr>
                </w:div>
                <w:div w:id="422386328">
                  <w:marLeft w:val="0"/>
                  <w:marRight w:val="0"/>
                  <w:marTop w:val="0"/>
                  <w:marBottom w:val="0"/>
                  <w:divBdr>
                    <w:top w:val="none" w:sz="0" w:space="0" w:color="auto"/>
                    <w:left w:val="none" w:sz="0" w:space="0" w:color="auto"/>
                    <w:bottom w:val="none" w:sz="0" w:space="0" w:color="auto"/>
                    <w:right w:val="none" w:sz="0" w:space="0" w:color="auto"/>
                  </w:divBdr>
                </w:div>
                <w:div w:id="425463651">
                  <w:marLeft w:val="0"/>
                  <w:marRight w:val="0"/>
                  <w:marTop w:val="0"/>
                  <w:marBottom w:val="0"/>
                  <w:divBdr>
                    <w:top w:val="none" w:sz="0" w:space="0" w:color="auto"/>
                    <w:left w:val="none" w:sz="0" w:space="0" w:color="auto"/>
                    <w:bottom w:val="none" w:sz="0" w:space="0" w:color="auto"/>
                    <w:right w:val="none" w:sz="0" w:space="0" w:color="auto"/>
                  </w:divBdr>
                </w:div>
                <w:div w:id="426967744">
                  <w:marLeft w:val="0"/>
                  <w:marRight w:val="0"/>
                  <w:marTop w:val="0"/>
                  <w:marBottom w:val="0"/>
                  <w:divBdr>
                    <w:top w:val="none" w:sz="0" w:space="0" w:color="auto"/>
                    <w:left w:val="none" w:sz="0" w:space="0" w:color="auto"/>
                    <w:bottom w:val="none" w:sz="0" w:space="0" w:color="auto"/>
                    <w:right w:val="none" w:sz="0" w:space="0" w:color="auto"/>
                  </w:divBdr>
                </w:div>
                <w:div w:id="427652366">
                  <w:marLeft w:val="0"/>
                  <w:marRight w:val="0"/>
                  <w:marTop w:val="0"/>
                  <w:marBottom w:val="0"/>
                  <w:divBdr>
                    <w:top w:val="none" w:sz="0" w:space="0" w:color="auto"/>
                    <w:left w:val="none" w:sz="0" w:space="0" w:color="auto"/>
                    <w:bottom w:val="none" w:sz="0" w:space="0" w:color="auto"/>
                    <w:right w:val="none" w:sz="0" w:space="0" w:color="auto"/>
                  </w:divBdr>
                </w:div>
                <w:div w:id="428236584">
                  <w:marLeft w:val="0"/>
                  <w:marRight w:val="0"/>
                  <w:marTop w:val="0"/>
                  <w:marBottom w:val="0"/>
                  <w:divBdr>
                    <w:top w:val="none" w:sz="0" w:space="0" w:color="auto"/>
                    <w:left w:val="none" w:sz="0" w:space="0" w:color="auto"/>
                    <w:bottom w:val="none" w:sz="0" w:space="0" w:color="auto"/>
                    <w:right w:val="none" w:sz="0" w:space="0" w:color="auto"/>
                  </w:divBdr>
                </w:div>
                <w:div w:id="430707961">
                  <w:marLeft w:val="0"/>
                  <w:marRight w:val="0"/>
                  <w:marTop w:val="0"/>
                  <w:marBottom w:val="0"/>
                  <w:divBdr>
                    <w:top w:val="none" w:sz="0" w:space="0" w:color="auto"/>
                    <w:left w:val="none" w:sz="0" w:space="0" w:color="auto"/>
                    <w:bottom w:val="none" w:sz="0" w:space="0" w:color="auto"/>
                    <w:right w:val="none" w:sz="0" w:space="0" w:color="auto"/>
                  </w:divBdr>
                </w:div>
                <w:div w:id="433210141">
                  <w:marLeft w:val="0"/>
                  <w:marRight w:val="0"/>
                  <w:marTop w:val="0"/>
                  <w:marBottom w:val="0"/>
                  <w:divBdr>
                    <w:top w:val="none" w:sz="0" w:space="0" w:color="auto"/>
                    <w:left w:val="none" w:sz="0" w:space="0" w:color="auto"/>
                    <w:bottom w:val="none" w:sz="0" w:space="0" w:color="auto"/>
                    <w:right w:val="none" w:sz="0" w:space="0" w:color="auto"/>
                  </w:divBdr>
                </w:div>
                <w:div w:id="434402624">
                  <w:marLeft w:val="0"/>
                  <w:marRight w:val="0"/>
                  <w:marTop w:val="0"/>
                  <w:marBottom w:val="0"/>
                  <w:divBdr>
                    <w:top w:val="none" w:sz="0" w:space="0" w:color="auto"/>
                    <w:left w:val="none" w:sz="0" w:space="0" w:color="auto"/>
                    <w:bottom w:val="none" w:sz="0" w:space="0" w:color="auto"/>
                    <w:right w:val="none" w:sz="0" w:space="0" w:color="auto"/>
                  </w:divBdr>
                </w:div>
                <w:div w:id="436172634">
                  <w:marLeft w:val="0"/>
                  <w:marRight w:val="0"/>
                  <w:marTop w:val="0"/>
                  <w:marBottom w:val="0"/>
                  <w:divBdr>
                    <w:top w:val="none" w:sz="0" w:space="0" w:color="auto"/>
                    <w:left w:val="none" w:sz="0" w:space="0" w:color="auto"/>
                    <w:bottom w:val="none" w:sz="0" w:space="0" w:color="auto"/>
                    <w:right w:val="none" w:sz="0" w:space="0" w:color="auto"/>
                  </w:divBdr>
                </w:div>
                <w:div w:id="437062389">
                  <w:marLeft w:val="0"/>
                  <w:marRight w:val="0"/>
                  <w:marTop w:val="0"/>
                  <w:marBottom w:val="0"/>
                  <w:divBdr>
                    <w:top w:val="none" w:sz="0" w:space="0" w:color="auto"/>
                    <w:left w:val="none" w:sz="0" w:space="0" w:color="auto"/>
                    <w:bottom w:val="none" w:sz="0" w:space="0" w:color="auto"/>
                    <w:right w:val="none" w:sz="0" w:space="0" w:color="auto"/>
                  </w:divBdr>
                </w:div>
                <w:div w:id="437606574">
                  <w:marLeft w:val="0"/>
                  <w:marRight w:val="0"/>
                  <w:marTop w:val="0"/>
                  <w:marBottom w:val="0"/>
                  <w:divBdr>
                    <w:top w:val="none" w:sz="0" w:space="0" w:color="auto"/>
                    <w:left w:val="none" w:sz="0" w:space="0" w:color="auto"/>
                    <w:bottom w:val="none" w:sz="0" w:space="0" w:color="auto"/>
                    <w:right w:val="none" w:sz="0" w:space="0" w:color="auto"/>
                  </w:divBdr>
                </w:div>
                <w:div w:id="439953980">
                  <w:marLeft w:val="0"/>
                  <w:marRight w:val="0"/>
                  <w:marTop w:val="0"/>
                  <w:marBottom w:val="0"/>
                  <w:divBdr>
                    <w:top w:val="none" w:sz="0" w:space="0" w:color="auto"/>
                    <w:left w:val="none" w:sz="0" w:space="0" w:color="auto"/>
                    <w:bottom w:val="none" w:sz="0" w:space="0" w:color="auto"/>
                    <w:right w:val="none" w:sz="0" w:space="0" w:color="auto"/>
                  </w:divBdr>
                </w:div>
                <w:div w:id="442920442">
                  <w:marLeft w:val="0"/>
                  <w:marRight w:val="0"/>
                  <w:marTop w:val="0"/>
                  <w:marBottom w:val="0"/>
                  <w:divBdr>
                    <w:top w:val="none" w:sz="0" w:space="0" w:color="auto"/>
                    <w:left w:val="none" w:sz="0" w:space="0" w:color="auto"/>
                    <w:bottom w:val="none" w:sz="0" w:space="0" w:color="auto"/>
                    <w:right w:val="none" w:sz="0" w:space="0" w:color="auto"/>
                  </w:divBdr>
                </w:div>
                <w:div w:id="444889447">
                  <w:marLeft w:val="0"/>
                  <w:marRight w:val="0"/>
                  <w:marTop w:val="0"/>
                  <w:marBottom w:val="0"/>
                  <w:divBdr>
                    <w:top w:val="none" w:sz="0" w:space="0" w:color="auto"/>
                    <w:left w:val="none" w:sz="0" w:space="0" w:color="auto"/>
                    <w:bottom w:val="none" w:sz="0" w:space="0" w:color="auto"/>
                    <w:right w:val="none" w:sz="0" w:space="0" w:color="auto"/>
                  </w:divBdr>
                </w:div>
                <w:div w:id="445270732">
                  <w:marLeft w:val="0"/>
                  <w:marRight w:val="0"/>
                  <w:marTop w:val="0"/>
                  <w:marBottom w:val="0"/>
                  <w:divBdr>
                    <w:top w:val="none" w:sz="0" w:space="0" w:color="auto"/>
                    <w:left w:val="none" w:sz="0" w:space="0" w:color="auto"/>
                    <w:bottom w:val="none" w:sz="0" w:space="0" w:color="auto"/>
                    <w:right w:val="none" w:sz="0" w:space="0" w:color="auto"/>
                  </w:divBdr>
                </w:div>
                <w:div w:id="446504602">
                  <w:marLeft w:val="0"/>
                  <w:marRight w:val="0"/>
                  <w:marTop w:val="0"/>
                  <w:marBottom w:val="0"/>
                  <w:divBdr>
                    <w:top w:val="none" w:sz="0" w:space="0" w:color="auto"/>
                    <w:left w:val="none" w:sz="0" w:space="0" w:color="auto"/>
                    <w:bottom w:val="none" w:sz="0" w:space="0" w:color="auto"/>
                    <w:right w:val="none" w:sz="0" w:space="0" w:color="auto"/>
                  </w:divBdr>
                </w:div>
                <w:div w:id="448546599">
                  <w:marLeft w:val="0"/>
                  <w:marRight w:val="0"/>
                  <w:marTop w:val="0"/>
                  <w:marBottom w:val="0"/>
                  <w:divBdr>
                    <w:top w:val="none" w:sz="0" w:space="0" w:color="auto"/>
                    <w:left w:val="none" w:sz="0" w:space="0" w:color="auto"/>
                    <w:bottom w:val="none" w:sz="0" w:space="0" w:color="auto"/>
                    <w:right w:val="none" w:sz="0" w:space="0" w:color="auto"/>
                  </w:divBdr>
                </w:div>
                <w:div w:id="449857461">
                  <w:marLeft w:val="0"/>
                  <w:marRight w:val="0"/>
                  <w:marTop w:val="0"/>
                  <w:marBottom w:val="0"/>
                  <w:divBdr>
                    <w:top w:val="none" w:sz="0" w:space="0" w:color="auto"/>
                    <w:left w:val="none" w:sz="0" w:space="0" w:color="auto"/>
                    <w:bottom w:val="none" w:sz="0" w:space="0" w:color="auto"/>
                    <w:right w:val="none" w:sz="0" w:space="0" w:color="auto"/>
                  </w:divBdr>
                </w:div>
                <w:div w:id="450246141">
                  <w:marLeft w:val="0"/>
                  <w:marRight w:val="0"/>
                  <w:marTop w:val="0"/>
                  <w:marBottom w:val="0"/>
                  <w:divBdr>
                    <w:top w:val="none" w:sz="0" w:space="0" w:color="auto"/>
                    <w:left w:val="none" w:sz="0" w:space="0" w:color="auto"/>
                    <w:bottom w:val="none" w:sz="0" w:space="0" w:color="auto"/>
                    <w:right w:val="none" w:sz="0" w:space="0" w:color="auto"/>
                  </w:divBdr>
                </w:div>
                <w:div w:id="453184368">
                  <w:marLeft w:val="0"/>
                  <w:marRight w:val="0"/>
                  <w:marTop w:val="0"/>
                  <w:marBottom w:val="0"/>
                  <w:divBdr>
                    <w:top w:val="none" w:sz="0" w:space="0" w:color="auto"/>
                    <w:left w:val="none" w:sz="0" w:space="0" w:color="auto"/>
                    <w:bottom w:val="none" w:sz="0" w:space="0" w:color="auto"/>
                    <w:right w:val="none" w:sz="0" w:space="0" w:color="auto"/>
                  </w:divBdr>
                </w:div>
                <w:div w:id="453869298">
                  <w:marLeft w:val="0"/>
                  <w:marRight w:val="0"/>
                  <w:marTop w:val="0"/>
                  <w:marBottom w:val="0"/>
                  <w:divBdr>
                    <w:top w:val="none" w:sz="0" w:space="0" w:color="auto"/>
                    <w:left w:val="none" w:sz="0" w:space="0" w:color="auto"/>
                    <w:bottom w:val="none" w:sz="0" w:space="0" w:color="auto"/>
                    <w:right w:val="none" w:sz="0" w:space="0" w:color="auto"/>
                  </w:divBdr>
                </w:div>
                <w:div w:id="456685125">
                  <w:marLeft w:val="0"/>
                  <w:marRight w:val="0"/>
                  <w:marTop w:val="0"/>
                  <w:marBottom w:val="0"/>
                  <w:divBdr>
                    <w:top w:val="none" w:sz="0" w:space="0" w:color="auto"/>
                    <w:left w:val="none" w:sz="0" w:space="0" w:color="auto"/>
                    <w:bottom w:val="none" w:sz="0" w:space="0" w:color="auto"/>
                    <w:right w:val="none" w:sz="0" w:space="0" w:color="auto"/>
                  </w:divBdr>
                </w:div>
                <w:div w:id="457573332">
                  <w:marLeft w:val="0"/>
                  <w:marRight w:val="0"/>
                  <w:marTop w:val="0"/>
                  <w:marBottom w:val="0"/>
                  <w:divBdr>
                    <w:top w:val="none" w:sz="0" w:space="0" w:color="auto"/>
                    <w:left w:val="none" w:sz="0" w:space="0" w:color="auto"/>
                    <w:bottom w:val="none" w:sz="0" w:space="0" w:color="auto"/>
                    <w:right w:val="none" w:sz="0" w:space="0" w:color="auto"/>
                  </w:divBdr>
                </w:div>
                <w:div w:id="457801474">
                  <w:marLeft w:val="0"/>
                  <w:marRight w:val="0"/>
                  <w:marTop w:val="0"/>
                  <w:marBottom w:val="0"/>
                  <w:divBdr>
                    <w:top w:val="none" w:sz="0" w:space="0" w:color="auto"/>
                    <w:left w:val="none" w:sz="0" w:space="0" w:color="auto"/>
                    <w:bottom w:val="none" w:sz="0" w:space="0" w:color="auto"/>
                    <w:right w:val="none" w:sz="0" w:space="0" w:color="auto"/>
                  </w:divBdr>
                </w:div>
                <w:div w:id="462844447">
                  <w:marLeft w:val="0"/>
                  <w:marRight w:val="0"/>
                  <w:marTop w:val="0"/>
                  <w:marBottom w:val="0"/>
                  <w:divBdr>
                    <w:top w:val="none" w:sz="0" w:space="0" w:color="auto"/>
                    <w:left w:val="none" w:sz="0" w:space="0" w:color="auto"/>
                    <w:bottom w:val="none" w:sz="0" w:space="0" w:color="auto"/>
                    <w:right w:val="none" w:sz="0" w:space="0" w:color="auto"/>
                  </w:divBdr>
                </w:div>
                <w:div w:id="463740246">
                  <w:marLeft w:val="0"/>
                  <w:marRight w:val="0"/>
                  <w:marTop w:val="0"/>
                  <w:marBottom w:val="0"/>
                  <w:divBdr>
                    <w:top w:val="none" w:sz="0" w:space="0" w:color="auto"/>
                    <w:left w:val="none" w:sz="0" w:space="0" w:color="auto"/>
                    <w:bottom w:val="none" w:sz="0" w:space="0" w:color="auto"/>
                    <w:right w:val="none" w:sz="0" w:space="0" w:color="auto"/>
                  </w:divBdr>
                </w:div>
                <w:div w:id="466553544">
                  <w:marLeft w:val="0"/>
                  <w:marRight w:val="0"/>
                  <w:marTop w:val="0"/>
                  <w:marBottom w:val="0"/>
                  <w:divBdr>
                    <w:top w:val="none" w:sz="0" w:space="0" w:color="auto"/>
                    <w:left w:val="none" w:sz="0" w:space="0" w:color="auto"/>
                    <w:bottom w:val="none" w:sz="0" w:space="0" w:color="auto"/>
                    <w:right w:val="none" w:sz="0" w:space="0" w:color="auto"/>
                  </w:divBdr>
                </w:div>
                <w:div w:id="470947452">
                  <w:marLeft w:val="0"/>
                  <w:marRight w:val="0"/>
                  <w:marTop w:val="0"/>
                  <w:marBottom w:val="0"/>
                  <w:divBdr>
                    <w:top w:val="none" w:sz="0" w:space="0" w:color="auto"/>
                    <w:left w:val="none" w:sz="0" w:space="0" w:color="auto"/>
                    <w:bottom w:val="none" w:sz="0" w:space="0" w:color="auto"/>
                    <w:right w:val="none" w:sz="0" w:space="0" w:color="auto"/>
                  </w:divBdr>
                </w:div>
                <w:div w:id="471479815">
                  <w:marLeft w:val="0"/>
                  <w:marRight w:val="0"/>
                  <w:marTop w:val="0"/>
                  <w:marBottom w:val="0"/>
                  <w:divBdr>
                    <w:top w:val="none" w:sz="0" w:space="0" w:color="auto"/>
                    <w:left w:val="none" w:sz="0" w:space="0" w:color="auto"/>
                    <w:bottom w:val="none" w:sz="0" w:space="0" w:color="auto"/>
                    <w:right w:val="none" w:sz="0" w:space="0" w:color="auto"/>
                  </w:divBdr>
                </w:div>
                <w:div w:id="475100389">
                  <w:marLeft w:val="0"/>
                  <w:marRight w:val="0"/>
                  <w:marTop w:val="0"/>
                  <w:marBottom w:val="0"/>
                  <w:divBdr>
                    <w:top w:val="none" w:sz="0" w:space="0" w:color="auto"/>
                    <w:left w:val="none" w:sz="0" w:space="0" w:color="auto"/>
                    <w:bottom w:val="none" w:sz="0" w:space="0" w:color="auto"/>
                    <w:right w:val="none" w:sz="0" w:space="0" w:color="auto"/>
                  </w:divBdr>
                </w:div>
                <w:div w:id="477846852">
                  <w:marLeft w:val="0"/>
                  <w:marRight w:val="0"/>
                  <w:marTop w:val="0"/>
                  <w:marBottom w:val="0"/>
                  <w:divBdr>
                    <w:top w:val="none" w:sz="0" w:space="0" w:color="auto"/>
                    <w:left w:val="none" w:sz="0" w:space="0" w:color="auto"/>
                    <w:bottom w:val="none" w:sz="0" w:space="0" w:color="auto"/>
                    <w:right w:val="none" w:sz="0" w:space="0" w:color="auto"/>
                  </w:divBdr>
                </w:div>
                <w:div w:id="479926909">
                  <w:marLeft w:val="0"/>
                  <w:marRight w:val="0"/>
                  <w:marTop w:val="0"/>
                  <w:marBottom w:val="0"/>
                  <w:divBdr>
                    <w:top w:val="none" w:sz="0" w:space="0" w:color="auto"/>
                    <w:left w:val="none" w:sz="0" w:space="0" w:color="auto"/>
                    <w:bottom w:val="none" w:sz="0" w:space="0" w:color="auto"/>
                    <w:right w:val="none" w:sz="0" w:space="0" w:color="auto"/>
                  </w:divBdr>
                </w:div>
                <w:div w:id="480731445">
                  <w:marLeft w:val="0"/>
                  <w:marRight w:val="0"/>
                  <w:marTop w:val="0"/>
                  <w:marBottom w:val="0"/>
                  <w:divBdr>
                    <w:top w:val="none" w:sz="0" w:space="0" w:color="auto"/>
                    <w:left w:val="none" w:sz="0" w:space="0" w:color="auto"/>
                    <w:bottom w:val="none" w:sz="0" w:space="0" w:color="auto"/>
                    <w:right w:val="none" w:sz="0" w:space="0" w:color="auto"/>
                  </w:divBdr>
                </w:div>
                <w:div w:id="481116275">
                  <w:marLeft w:val="0"/>
                  <w:marRight w:val="0"/>
                  <w:marTop w:val="0"/>
                  <w:marBottom w:val="0"/>
                  <w:divBdr>
                    <w:top w:val="none" w:sz="0" w:space="0" w:color="auto"/>
                    <w:left w:val="none" w:sz="0" w:space="0" w:color="auto"/>
                    <w:bottom w:val="none" w:sz="0" w:space="0" w:color="auto"/>
                    <w:right w:val="none" w:sz="0" w:space="0" w:color="auto"/>
                  </w:divBdr>
                </w:div>
                <w:div w:id="481580503">
                  <w:marLeft w:val="0"/>
                  <w:marRight w:val="0"/>
                  <w:marTop w:val="0"/>
                  <w:marBottom w:val="0"/>
                  <w:divBdr>
                    <w:top w:val="none" w:sz="0" w:space="0" w:color="auto"/>
                    <w:left w:val="none" w:sz="0" w:space="0" w:color="auto"/>
                    <w:bottom w:val="none" w:sz="0" w:space="0" w:color="auto"/>
                    <w:right w:val="none" w:sz="0" w:space="0" w:color="auto"/>
                  </w:divBdr>
                </w:div>
                <w:div w:id="490561133">
                  <w:marLeft w:val="0"/>
                  <w:marRight w:val="0"/>
                  <w:marTop w:val="0"/>
                  <w:marBottom w:val="0"/>
                  <w:divBdr>
                    <w:top w:val="none" w:sz="0" w:space="0" w:color="auto"/>
                    <w:left w:val="none" w:sz="0" w:space="0" w:color="auto"/>
                    <w:bottom w:val="none" w:sz="0" w:space="0" w:color="auto"/>
                    <w:right w:val="none" w:sz="0" w:space="0" w:color="auto"/>
                  </w:divBdr>
                </w:div>
                <w:div w:id="491221204">
                  <w:marLeft w:val="0"/>
                  <w:marRight w:val="0"/>
                  <w:marTop w:val="0"/>
                  <w:marBottom w:val="0"/>
                  <w:divBdr>
                    <w:top w:val="none" w:sz="0" w:space="0" w:color="auto"/>
                    <w:left w:val="none" w:sz="0" w:space="0" w:color="auto"/>
                    <w:bottom w:val="none" w:sz="0" w:space="0" w:color="auto"/>
                    <w:right w:val="none" w:sz="0" w:space="0" w:color="auto"/>
                  </w:divBdr>
                </w:div>
                <w:div w:id="494220684">
                  <w:marLeft w:val="0"/>
                  <w:marRight w:val="0"/>
                  <w:marTop w:val="0"/>
                  <w:marBottom w:val="0"/>
                  <w:divBdr>
                    <w:top w:val="none" w:sz="0" w:space="0" w:color="auto"/>
                    <w:left w:val="none" w:sz="0" w:space="0" w:color="auto"/>
                    <w:bottom w:val="none" w:sz="0" w:space="0" w:color="auto"/>
                    <w:right w:val="none" w:sz="0" w:space="0" w:color="auto"/>
                  </w:divBdr>
                </w:div>
                <w:div w:id="494615721">
                  <w:marLeft w:val="0"/>
                  <w:marRight w:val="0"/>
                  <w:marTop w:val="0"/>
                  <w:marBottom w:val="0"/>
                  <w:divBdr>
                    <w:top w:val="none" w:sz="0" w:space="0" w:color="auto"/>
                    <w:left w:val="none" w:sz="0" w:space="0" w:color="auto"/>
                    <w:bottom w:val="none" w:sz="0" w:space="0" w:color="auto"/>
                    <w:right w:val="none" w:sz="0" w:space="0" w:color="auto"/>
                  </w:divBdr>
                </w:div>
                <w:div w:id="496654989">
                  <w:marLeft w:val="0"/>
                  <w:marRight w:val="0"/>
                  <w:marTop w:val="0"/>
                  <w:marBottom w:val="0"/>
                  <w:divBdr>
                    <w:top w:val="none" w:sz="0" w:space="0" w:color="auto"/>
                    <w:left w:val="none" w:sz="0" w:space="0" w:color="auto"/>
                    <w:bottom w:val="none" w:sz="0" w:space="0" w:color="auto"/>
                    <w:right w:val="none" w:sz="0" w:space="0" w:color="auto"/>
                  </w:divBdr>
                </w:div>
                <w:div w:id="498346290">
                  <w:marLeft w:val="0"/>
                  <w:marRight w:val="0"/>
                  <w:marTop w:val="0"/>
                  <w:marBottom w:val="0"/>
                  <w:divBdr>
                    <w:top w:val="none" w:sz="0" w:space="0" w:color="auto"/>
                    <w:left w:val="none" w:sz="0" w:space="0" w:color="auto"/>
                    <w:bottom w:val="none" w:sz="0" w:space="0" w:color="auto"/>
                    <w:right w:val="none" w:sz="0" w:space="0" w:color="auto"/>
                  </w:divBdr>
                </w:div>
                <w:div w:id="502819330">
                  <w:marLeft w:val="0"/>
                  <w:marRight w:val="0"/>
                  <w:marTop w:val="0"/>
                  <w:marBottom w:val="0"/>
                  <w:divBdr>
                    <w:top w:val="none" w:sz="0" w:space="0" w:color="auto"/>
                    <w:left w:val="none" w:sz="0" w:space="0" w:color="auto"/>
                    <w:bottom w:val="none" w:sz="0" w:space="0" w:color="auto"/>
                    <w:right w:val="none" w:sz="0" w:space="0" w:color="auto"/>
                  </w:divBdr>
                </w:div>
                <w:div w:id="505705188">
                  <w:marLeft w:val="0"/>
                  <w:marRight w:val="0"/>
                  <w:marTop w:val="0"/>
                  <w:marBottom w:val="0"/>
                  <w:divBdr>
                    <w:top w:val="none" w:sz="0" w:space="0" w:color="auto"/>
                    <w:left w:val="none" w:sz="0" w:space="0" w:color="auto"/>
                    <w:bottom w:val="none" w:sz="0" w:space="0" w:color="auto"/>
                    <w:right w:val="none" w:sz="0" w:space="0" w:color="auto"/>
                  </w:divBdr>
                </w:div>
                <w:div w:id="506409162">
                  <w:marLeft w:val="0"/>
                  <w:marRight w:val="0"/>
                  <w:marTop w:val="0"/>
                  <w:marBottom w:val="0"/>
                  <w:divBdr>
                    <w:top w:val="none" w:sz="0" w:space="0" w:color="auto"/>
                    <w:left w:val="none" w:sz="0" w:space="0" w:color="auto"/>
                    <w:bottom w:val="none" w:sz="0" w:space="0" w:color="auto"/>
                    <w:right w:val="none" w:sz="0" w:space="0" w:color="auto"/>
                  </w:divBdr>
                </w:div>
                <w:div w:id="506603401">
                  <w:marLeft w:val="0"/>
                  <w:marRight w:val="0"/>
                  <w:marTop w:val="0"/>
                  <w:marBottom w:val="0"/>
                  <w:divBdr>
                    <w:top w:val="none" w:sz="0" w:space="0" w:color="auto"/>
                    <w:left w:val="none" w:sz="0" w:space="0" w:color="auto"/>
                    <w:bottom w:val="none" w:sz="0" w:space="0" w:color="auto"/>
                    <w:right w:val="none" w:sz="0" w:space="0" w:color="auto"/>
                  </w:divBdr>
                </w:div>
                <w:div w:id="509755607">
                  <w:marLeft w:val="0"/>
                  <w:marRight w:val="0"/>
                  <w:marTop w:val="0"/>
                  <w:marBottom w:val="0"/>
                  <w:divBdr>
                    <w:top w:val="none" w:sz="0" w:space="0" w:color="auto"/>
                    <w:left w:val="none" w:sz="0" w:space="0" w:color="auto"/>
                    <w:bottom w:val="none" w:sz="0" w:space="0" w:color="auto"/>
                    <w:right w:val="none" w:sz="0" w:space="0" w:color="auto"/>
                  </w:divBdr>
                </w:div>
                <w:div w:id="512576376">
                  <w:marLeft w:val="0"/>
                  <w:marRight w:val="0"/>
                  <w:marTop w:val="0"/>
                  <w:marBottom w:val="0"/>
                  <w:divBdr>
                    <w:top w:val="none" w:sz="0" w:space="0" w:color="auto"/>
                    <w:left w:val="none" w:sz="0" w:space="0" w:color="auto"/>
                    <w:bottom w:val="none" w:sz="0" w:space="0" w:color="auto"/>
                    <w:right w:val="none" w:sz="0" w:space="0" w:color="auto"/>
                  </w:divBdr>
                </w:div>
                <w:div w:id="516503664">
                  <w:marLeft w:val="0"/>
                  <w:marRight w:val="0"/>
                  <w:marTop w:val="0"/>
                  <w:marBottom w:val="0"/>
                  <w:divBdr>
                    <w:top w:val="none" w:sz="0" w:space="0" w:color="auto"/>
                    <w:left w:val="none" w:sz="0" w:space="0" w:color="auto"/>
                    <w:bottom w:val="none" w:sz="0" w:space="0" w:color="auto"/>
                    <w:right w:val="none" w:sz="0" w:space="0" w:color="auto"/>
                  </w:divBdr>
                </w:div>
                <w:div w:id="522207347">
                  <w:marLeft w:val="0"/>
                  <w:marRight w:val="0"/>
                  <w:marTop w:val="0"/>
                  <w:marBottom w:val="0"/>
                  <w:divBdr>
                    <w:top w:val="none" w:sz="0" w:space="0" w:color="auto"/>
                    <w:left w:val="none" w:sz="0" w:space="0" w:color="auto"/>
                    <w:bottom w:val="none" w:sz="0" w:space="0" w:color="auto"/>
                    <w:right w:val="none" w:sz="0" w:space="0" w:color="auto"/>
                  </w:divBdr>
                </w:div>
                <w:div w:id="522282162">
                  <w:marLeft w:val="0"/>
                  <w:marRight w:val="0"/>
                  <w:marTop w:val="0"/>
                  <w:marBottom w:val="0"/>
                  <w:divBdr>
                    <w:top w:val="none" w:sz="0" w:space="0" w:color="auto"/>
                    <w:left w:val="none" w:sz="0" w:space="0" w:color="auto"/>
                    <w:bottom w:val="none" w:sz="0" w:space="0" w:color="auto"/>
                    <w:right w:val="none" w:sz="0" w:space="0" w:color="auto"/>
                  </w:divBdr>
                </w:div>
                <w:div w:id="522672676">
                  <w:marLeft w:val="0"/>
                  <w:marRight w:val="0"/>
                  <w:marTop w:val="0"/>
                  <w:marBottom w:val="0"/>
                  <w:divBdr>
                    <w:top w:val="none" w:sz="0" w:space="0" w:color="auto"/>
                    <w:left w:val="none" w:sz="0" w:space="0" w:color="auto"/>
                    <w:bottom w:val="none" w:sz="0" w:space="0" w:color="auto"/>
                    <w:right w:val="none" w:sz="0" w:space="0" w:color="auto"/>
                  </w:divBdr>
                </w:div>
                <w:div w:id="523136050">
                  <w:marLeft w:val="0"/>
                  <w:marRight w:val="0"/>
                  <w:marTop w:val="0"/>
                  <w:marBottom w:val="0"/>
                  <w:divBdr>
                    <w:top w:val="none" w:sz="0" w:space="0" w:color="auto"/>
                    <w:left w:val="none" w:sz="0" w:space="0" w:color="auto"/>
                    <w:bottom w:val="none" w:sz="0" w:space="0" w:color="auto"/>
                    <w:right w:val="none" w:sz="0" w:space="0" w:color="auto"/>
                  </w:divBdr>
                </w:div>
                <w:div w:id="523402684">
                  <w:marLeft w:val="0"/>
                  <w:marRight w:val="0"/>
                  <w:marTop w:val="0"/>
                  <w:marBottom w:val="0"/>
                  <w:divBdr>
                    <w:top w:val="none" w:sz="0" w:space="0" w:color="auto"/>
                    <w:left w:val="none" w:sz="0" w:space="0" w:color="auto"/>
                    <w:bottom w:val="none" w:sz="0" w:space="0" w:color="auto"/>
                    <w:right w:val="none" w:sz="0" w:space="0" w:color="auto"/>
                  </w:divBdr>
                </w:div>
                <w:div w:id="530415553">
                  <w:marLeft w:val="0"/>
                  <w:marRight w:val="0"/>
                  <w:marTop w:val="0"/>
                  <w:marBottom w:val="0"/>
                  <w:divBdr>
                    <w:top w:val="none" w:sz="0" w:space="0" w:color="auto"/>
                    <w:left w:val="none" w:sz="0" w:space="0" w:color="auto"/>
                    <w:bottom w:val="none" w:sz="0" w:space="0" w:color="auto"/>
                    <w:right w:val="none" w:sz="0" w:space="0" w:color="auto"/>
                  </w:divBdr>
                </w:div>
                <w:div w:id="531962386">
                  <w:marLeft w:val="0"/>
                  <w:marRight w:val="0"/>
                  <w:marTop w:val="0"/>
                  <w:marBottom w:val="0"/>
                  <w:divBdr>
                    <w:top w:val="none" w:sz="0" w:space="0" w:color="auto"/>
                    <w:left w:val="none" w:sz="0" w:space="0" w:color="auto"/>
                    <w:bottom w:val="none" w:sz="0" w:space="0" w:color="auto"/>
                    <w:right w:val="none" w:sz="0" w:space="0" w:color="auto"/>
                  </w:divBdr>
                </w:div>
                <w:div w:id="533735617">
                  <w:marLeft w:val="0"/>
                  <w:marRight w:val="0"/>
                  <w:marTop w:val="0"/>
                  <w:marBottom w:val="0"/>
                  <w:divBdr>
                    <w:top w:val="none" w:sz="0" w:space="0" w:color="auto"/>
                    <w:left w:val="none" w:sz="0" w:space="0" w:color="auto"/>
                    <w:bottom w:val="none" w:sz="0" w:space="0" w:color="auto"/>
                    <w:right w:val="none" w:sz="0" w:space="0" w:color="auto"/>
                  </w:divBdr>
                </w:div>
                <w:div w:id="534579876">
                  <w:marLeft w:val="0"/>
                  <w:marRight w:val="0"/>
                  <w:marTop w:val="0"/>
                  <w:marBottom w:val="0"/>
                  <w:divBdr>
                    <w:top w:val="none" w:sz="0" w:space="0" w:color="auto"/>
                    <w:left w:val="none" w:sz="0" w:space="0" w:color="auto"/>
                    <w:bottom w:val="none" w:sz="0" w:space="0" w:color="auto"/>
                    <w:right w:val="none" w:sz="0" w:space="0" w:color="auto"/>
                  </w:divBdr>
                </w:div>
                <w:div w:id="534999957">
                  <w:marLeft w:val="0"/>
                  <w:marRight w:val="0"/>
                  <w:marTop w:val="0"/>
                  <w:marBottom w:val="0"/>
                  <w:divBdr>
                    <w:top w:val="none" w:sz="0" w:space="0" w:color="auto"/>
                    <w:left w:val="none" w:sz="0" w:space="0" w:color="auto"/>
                    <w:bottom w:val="none" w:sz="0" w:space="0" w:color="auto"/>
                    <w:right w:val="none" w:sz="0" w:space="0" w:color="auto"/>
                  </w:divBdr>
                </w:div>
                <w:div w:id="535393352">
                  <w:marLeft w:val="0"/>
                  <w:marRight w:val="0"/>
                  <w:marTop w:val="0"/>
                  <w:marBottom w:val="0"/>
                  <w:divBdr>
                    <w:top w:val="none" w:sz="0" w:space="0" w:color="auto"/>
                    <w:left w:val="none" w:sz="0" w:space="0" w:color="auto"/>
                    <w:bottom w:val="none" w:sz="0" w:space="0" w:color="auto"/>
                    <w:right w:val="none" w:sz="0" w:space="0" w:color="auto"/>
                  </w:divBdr>
                </w:div>
                <w:div w:id="538129303">
                  <w:marLeft w:val="0"/>
                  <w:marRight w:val="0"/>
                  <w:marTop w:val="0"/>
                  <w:marBottom w:val="0"/>
                  <w:divBdr>
                    <w:top w:val="none" w:sz="0" w:space="0" w:color="auto"/>
                    <w:left w:val="none" w:sz="0" w:space="0" w:color="auto"/>
                    <w:bottom w:val="none" w:sz="0" w:space="0" w:color="auto"/>
                    <w:right w:val="none" w:sz="0" w:space="0" w:color="auto"/>
                  </w:divBdr>
                </w:div>
                <w:div w:id="539051808">
                  <w:marLeft w:val="0"/>
                  <w:marRight w:val="0"/>
                  <w:marTop w:val="0"/>
                  <w:marBottom w:val="0"/>
                  <w:divBdr>
                    <w:top w:val="none" w:sz="0" w:space="0" w:color="auto"/>
                    <w:left w:val="none" w:sz="0" w:space="0" w:color="auto"/>
                    <w:bottom w:val="none" w:sz="0" w:space="0" w:color="auto"/>
                    <w:right w:val="none" w:sz="0" w:space="0" w:color="auto"/>
                  </w:divBdr>
                </w:div>
                <w:div w:id="541409772">
                  <w:marLeft w:val="0"/>
                  <w:marRight w:val="0"/>
                  <w:marTop w:val="0"/>
                  <w:marBottom w:val="0"/>
                  <w:divBdr>
                    <w:top w:val="none" w:sz="0" w:space="0" w:color="auto"/>
                    <w:left w:val="none" w:sz="0" w:space="0" w:color="auto"/>
                    <w:bottom w:val="none" w:sz="0" w:space="0" w:color="auto"/>
                    <w:right w:val="none" w:sz="0" w:space="0" w:color="auto"/>
                  </w:divBdr>
                </w:div>
                <w:div w:id="543180025">
                  <w:marLeft w:val="0"/>
                  <w:marRight w:val="0"/>
                  <w:marTop w:val="0"/>
                  <w:marBottom w:val="0"/>
                  <w:divBdr>
                    <w:top w:val="none" w:sz="0" w:space="0" w:color="auto"/>
                    <w:left w:val="none" w:sz="0" w:space="0" w:color="auto"/>
                    <w:bottom w:val="none" w:sz="0" w:space="0" w:color="auto"/>
                    <w:right w:val="none" w:sz="0" w:space="0" w:color="auto"/>
                  </w:divBdr>
                </w:div>
                <w:div w:id="544759231">
                  <w:marLeft w:val="0"/>
                  <w:marRight w:val="0"/>
                  <w:marTop w:val="0"/>
                  <w:marBottom w:val="0"/>
                  <w:divBdr>
                    <w:top w:val="none" w:sz="0" w:space="0" w:color="auto"/>
                    <w:left w:val="none" w:sz="0" w:space="0" w:color="auto"/>
                    <w:bottom w:val="none" w:sz="0" w:space="0" w:color="auto"/>
                    <w:right w:val="none" w:sz="0" w:space="0" w:color="auto"/>
                  </w:divBdr>
                </w:div>
                <w:div w:id="549464741">
                  <w:marLeft w:val="0"/>
                  <w:marRight w:val="0"/>
                  <w:marTop w:val="0"/>
                  <w:marBottom w:val="0"/>
                  <w:divBdr>
                    <w:top w:val="none" w:sz="0" w:space="0" w:color="auto"/>
                    <w:left w:val="none" w:sz="0" w:space="0" w:color="auto"/>
                    <w:bottom w:val="none" w:sz="0" w:space="0" w:color="auto"/>
                    <w:right w:val="none" w:sz="0" w:space="0" w:color="auto"/>
                  </w:divBdr>
                </w:div>
                <w:div w:id="551120553">
                  <w:marLeft w:val="0"/>
                  <w:marRight w:val="0"/>
                  <w:marTop w:val="0"/>
                  <w:marBottom w:val="0"/>
                  <w:divBdr>
                    <w:top w:val="none" w:sz="0" w:space="0" w:color="auto"/>
                    <w:left w:val="none" w:sz="0" w:space="0" w:color="auto"/>
                    <w:bottom w:val="none" w:sz="0" w:space="0" w:color="auto"/>
                    <w:right w:val="none" w:sz="0" w:space="0" w:color="auto"/>
                  </w:divBdr>
                </w:div>
                <w:div w:id="556212239">
                  <w:marLeft w:val="0"/>
                  <w:marRight w:val="0"/>
                  <w:marTop w:val="0"/>
                  <w:marBottom w:val="0"/>
                  <w:divBdr>
                    <w:top w:val="none" w:sz="0" w:space="0" w:color="auto"/>
                    <w:left w:val="none" w:sz="0" w:space="0" w:color="auto"/>
                    <w:bottom w:val="none" w:sz="0" w:space="0" w:color="auto"/>
                    <w:right w:val="none" w:sz="0" w:space="0" w:color="auto"/>
                  </w:divBdr>
                </w:div>
                <w:div w:id="558588045">
                  <w:marLeft w:val="0"/>
                  <w:marRight w:val="0"/>
                  <w:marTop w:val="0"/>
                  <w:marBottom w:val="0"/>
                  <w:divBdr>
                    <w:top w:val="none" w:sz="0" w:space="0" w:color="auto"/>
                    <w:left w:val="none" w:sz="0" w:space="0" w:color="auto"/>
                    <w:bottom w:val="none" w:sz="0" w:space="0" w:color="auto"/>
                    <w:right w:val="none" w:sz="0" w:space="0" w:color="auto"/>
                  </w:divBdr>
                </w:div>
                <w:div w:id="560019101">
                  <w:marLeft w:val="0"/>
                  <w:marRight w:val="0"/>
                  <w:marTop w:val="0"/>
                  <w:marBottom w:val="0"/>
                  <w:divBdr>
                    <w:top w:val="none" w:sz="0" w:space="0" w:color="auto"/>
                    <w:left w:val="none" w:sz="0" w:space="0" w:color="auto"/>
                    <w:bottom w:val="none" w:sz="0" w:space="0" w:color="auto"/>
                    <w:right w:val="none" w:sz="0" w:space="0" w:color="auto"/>
                  </w:divBdr>
                </w:div>
                <w:div w:id="560991305">
                  <w:marLeft w:val="0"/>
                  <w:marRight w:val="0"/>
                  <w:marTop w:val="0"/>
                  <w:marBottom w:val="0"/>
                  <w:divBdr>
                    <w:top w:val="none" w:sz="0" w:space="0" w:color="auto"/>
                    <w:left w:val="none" w:sz="0" w:space="0" w:color="auto"/>
                    <w:bottom w:val="none" w:sz="0" w:space="0" w:color="auto"/>
                    <w:right w:val="none" w:sz="0" w:space="0" w:color="auto"/>
                  </w:divBdr>
                </w:div>
                <w:div w:id="571039846">
                  <w:marLeft w:val="0"/>
                  <w:marRight w:val="0"/>
                  <w:marTop w:val="0"/>
                  <w:marBottom w:val="0"/>
                  <w:divBdr>
                    <w:top w:val="none" w:sz="0" w:space="0" w:color="auto"/>
                    <w:left w:val="none" w:sz="0" w:space="0" w:color="auto"/>
                    <w:bottom w:val="none" w:sz="0" w:space="0" w:color="auto"/>
                    <w:right w:val="none" w:sz="0" w:space="0" w:color="auto"/>
                  </w:divBdr>
                </w:div>
                <w:div w:id="576092593">
                  <w:marLeft w:val="0"/>
                  <w:marRight w:val="0"/>
                  <w:marTop w:val="0"/>
                  <w:marBottom w:val="0"/>
                  <w:divBdr>
                    <w:top w:val="none" w:sz="0" w:space="0" w:color="auto"/>
                    <w:left w:val="none" w:sz="0" w:space="0" w:color="auto"/>
                    <w:bottom w:val="none" w:sz="0" w:space="0" w:color="auto"/>
                    <w:right w:val="none" w:sz="0" w:space="0" w:color="auto"/>
                  </w:divBdr>
                </w:div>
                <w:div w:id="576784962">
                  <w:marLeft w:val="0"/>
                  <w:marRight w:val="0"/>
                  <w:marTop w:val="0"/>
                  <w:marBottom w:val="0"/>
                  <w:divBdr>
                    <w:top w:val="none" w:sz="0" w:space="0" w:color="auto"/>
                    <w:left w:val="none" w:sz="0" w:space="0" w:color="auto"/>
                    <w:bottom w:val="none" w:sz="0" w:space="0" w:color="auto"/>
                    <w:right w:val="none" w:sz="0" w:space="0" w:color="auto"/>
                  </w:divBdr>
                </w:div>
                <w:div w:id="579829487">
                  <w:marLeft w:val="0"/>
                  <w:marRight w:val="0"/>
                  <w:marTop w:val="0"/>
                  <w:marBottom w:val="0"/>
                  <w:divBdr>
                    <w:top w:val="none" w:sz="0" w:space="0" w:color="auto"/>
                    <w:left w:val="none" w:sz="0" w:space="0" w:color="auto"/>
                    <w:bottom w:val="none" w:sz="0" w:space="0" w:color="auto"/>
                    <w:right w:val="none" w:sz="0" w:space="0" w:color="auto"/>
                  </w:divBdr>
                </w:div>
                <w:div w:id="580722550">
                  <w:marLeft w:val="0"/>
                  <w:marRight w:val="0"/>
                  <w:marTop w:val="0"/>
                  <w:marBottom w:val="0"/>
                  <w:divBdr>
                    <w:top w:val="none" w:sz="0" w:space="0" w:color="auto"/>
                    <w:left w:val="none" w:sz="0" w:space="0" w:color="auto"/>
                    <w:bottom w:val="none" w:sz="0" w:space="0" w:color="auto"/>
                    <w:right w:val="none" w:sz="0" w:space="0" w:color="auto"/>
                  </w:divBdr>
                </w:div>
                <w:div w:id="580797055">
                  <w:marLeft w:val="0"/>
                  <w:marRight w:val="0"/>
                  <w:marTop w:val="0"/>
                  <w:marBottom w:val="0"/>
                  <w:divBdr>
                    <w:top w:val="none" w:sz="0" w:space="0" w:color="auto"/>
                    <w:left w:val="none" w:sz="0" w:space="0" w:color="auto"/>
                    <w:bottom w:val="none" w:sz="0" w:space="0" w:color="auto"/>
                    <w:right w:val="none" w:sz="0" w:space="0" w:color="auto"/>
                  </w:divBdr>
                </w:div>
                <w:div w:id="582838975">
                  <w:marLeft w:val="0"/>
                  <w:marRight w:val="0"/>
                  <w:marTop w:val="0"/>
                  <w:marBottom w:val="0"/>
                  <w:divBdr>
                    <w:top w:val="none" w:sz="0" w:space="0" w:color="auto"/>
                    <w:left w:val="none" w:sz="0" w:space="0" w:color="auto"/>
                    <w:bottom w:val="none" w:sz="0" w:space="0" w:color="auto"/>
                    <w:right w:val="none" w:sz="0" w:space="0" w:color="auto"/>
                  </w:divBdr>
                </w:div>
                <w:div w:id="586427479">
                  <w:marLeft w:val="0"/>
                  <w:marRight w:val="0"/>
                  <w:marTop w:val="0"/>
                  <w:marBottom w:val="0"/>
                  <w:divBdr>
                    <w:top w:val="none" w:sz="0" w:space="0" w:color="auto"/>
                    <w:left w:val="none" w:sz="0" w:space="0" w:color="auto"/>
                    <w:bottom w:val="none" w:sz="0" w:space="0" w:color="auto"/>
                    <w:right w:val="none" w:sz="0" w:space="0" w:color="auto"/>
                  </w:divBdr>
                </w:div>
                <w:div w:id="588392752">
                  <w:marLeft w:val="0"/>
                  <w:marRight w:val="0"/>
                  <w:marTop w:val="0"/>
                  <w:marBottom w:val="0"/>
                  <w:divBdr>
                    <w:top w:val="none" w:sz="0" w:space="0" w:color="auto"/>
                    <w:left w:val="none" w:sz="0" w:space="0" w:color="auto"/>
                    <w:bottom w:val="none" w:sz="0" w:space="0" w:color="auto"/>
                    <w:right w:val="none" w:sz="0" w:space="0" w:color="auto"/>
                  </w:divBdr>
                </w:div>
                <w:div w:id="593516701">
                  <w:marLeft w:val="0"/>
                  <w:marRight w:val="0"/>
                  <w:marTop w:val="0"/>
                  <w:marBottom w:val="0"/>
                  <w:divBdr>
                    <w:top w:val="none" w:sz="0" w:space="0" w:color="auto"/>
                    <w:left w:val="none" w:sz="0" w:space="0" w:color="auto"/>
                    <w:bottom w:val="none" w:sz="0" w:space="0" w:color="auto"/>
                    <w:right w:val="none" w:sz="0" w:space="0" w:color="auto"/>
                  </w:divBdr>
                </w:div>
                <w:div w:id="596905209">
                  <w:marLeft w:val="0"/>
                  <w:marRight w:val="0"/>
                  <w:marTop w:val="0"/>
                  <w:marBottom w:val="0"/>
                  <w:divBdr>
                    <w:top w:val="none" w:sz="0" w:space="0" w:color="auto"/>
                    <w:left w:val="none" w:sz="0" w:space="0" w:color="auto"/>
                    <w:bottom w:val="none" w:sz="0" w:space="0" w:color="auto"/>
                    <w:right w:val="none" w:sz="0" w:space="0" w:color="auto"/>
                  </w:divBdr>
                </w:div>
                <w:div w:id="597639396">
                  <w:marLeft w:val="0"/>
                  <w:marRight w:val="0"/>
                  <w:marTop w:val="0"/>
                  <w:marBottom w:val="0"/>
                  <w:divBdr>
                    <w:top w:val="none" w:sz="0" w:space="0" w:color="auto"/>
                    <w:left w:val="none" w:sz="0" w:space="0" w:color="auto"/>
                    <w:bottom w:val="none" w:sz="0" w:space="0" w:color="auto"/>
                    <w:right w:val="none" w:sz="0" w:space="0" w:color="auto"/>
                  </w:divBdr>
                </w:div>
                <w:div w:id="599803840">
                  <w:marLeft w:val="0"/>
                  <w:marRight w:val="0"/>
                  <w:marTop w:val="0"/>
                  <w:marBottom w:val="0"/>
                  <w:divBdr>
                    <w:top w:val="none" w:sz="0" w:space="0" w:color="auto"/>
                    <w:left w:val="none" w:sz="0" w:space="0" w:color="auto"/>
                    <w:bottom w:val="none" w:sz="0" w:space="0" w:color="auto"/>
                    <w:right w:val="none" w:sz="0" w:space="0" w:color="auto"/>
                  </w:divBdr>
                </w:div>
                <w:div w:id="602349418">
                  <w:marLeft w:val="0"/>
                  <w:marRight w:val="0"/>
                  <w:marTop w:val="0"/>
                  <w:marBottom w:val="0"/>
                  <w:divBdr>
                    <w:top w:val="none" w:sz="0" w:space="0" w:color="auto"/>
                    <w:left w:val="none" w:sz="0" w:space="0" w:color="auto"/>
                    <w:bottom w:val="none" w:sz="0" w:space="0" w:color="auto"/>
                    <w:right w:val="none" w:sz="0" w:space="0" w:color="auto"/>
                  </w:divBdr>
                </w:div>
                <w:div w:id="603922794">
                  <w:marLeft w:val="0"/>
                  <w:marRight w:val="0"/>
                  <w:marTop w:val="0"/>
                  <w:marBottom w:val="0"/>
                  <w:divBdr>
                    <w:top w:val="none" w:sz="0" w:space="0" w:color="auto"/>
                    <w:left w:val="none" w:sz="0" w:space="0" w:color="auto"/>
                    <w:bottom w:val="none" w:sz="0" w:space="0" w:color="auto"/>
                    <w:right w:val="none" w:sz="0" w:space="0" w:color="auto"/>
                  </w:divBdr>
                </w:div>
                <w:div w:id="604775831">
                  <w:marLeft w:val="0"/>
                  <w:marRight w:val="0"/>
                  <w:marTop w:val="0"/>
                  <w:marBottom w:val="0"/>
                  <w:divBdr>
                    <w:top w:val="none" w:sz="0" w:space="0" w:color="auto"/>
                    <w:left w:val="none" w:sz="0" w:space="0" w:color="auto"/>
                    <w:bottom w:val="none" w:sz="0" w:space="0" w:color="auto"/>
                    <w:right w:val="none" w:sz="0" w:space="0" w:color="auto"/>
                  </w:divBdr>
                </w:div>
                <w:div w:id="606084154">
                  <w:marLeft w:val="0"/>
                  <w:marRight w:val="0"/>
                  <w:marTop w:val="0"/>
                  <w:marBottom w:val="0"/>
                  <w:divBdr>
                    <w:top w:val="none" w:sz="0" w:space="0" w:color="auto"/>
                    <w:left w:val="none" w:sz="0" w:space="0" w:color="auto"/>
                    <w:bottom w:val="none" w:sz="0" w:space="0" w:color="auto"/>
                    <w:right w:val="none" w:sz="0" w:space="0" w:color="auto"/>
                  </w:divBdr>
                </w:div>
                <w:div w:id="609824758">
                  <w:marLeft w:val="0"/>
                  <w:marRight w:val="0"/>
                  <w:marTop w:val="0"/>
                  <w:marBottom w:val="0"/>
                  <w:divBdr>
                    <w:top w:val="none" w:sz="0" w:space="0" w:color="auto"/>
                    <w:left w:val="none" w:sz="0" w:space="0" w:color="auto"/>
                    <w:bottom w:val="none" w:sz="0" w:space="0" w:color="auto"/>
                    <w:right w:val="none" w:sz="0" w:space="0" w:color="auto"/>
                  </w:divBdr>
                </w:div>
                <w:div w:id="610279749">
                  <w:marLeft w:val="0"/>
                  <w:marRight w:val="0"/>
                  <w:marTop w:val="0"/>
                  <w:marBottom w:val="0"/>
                  <w:divBdr>
                    <w:top w:val="none" w:sz="0" w:space="0" w:color="auto"/>
                    <w:left w:val="none" w:sz="0" w:space="0" w:color="auto"/>
                    <w:bottom w:val="none" w:sz="0" w:space="0" w:color="auto"/>
                    <w:right w:val="none" w:sz="0" w:space="0" w:color="auto"/>
                  </w:divBdr>
                </w:div>
                <w:div w:id="611593937">
                  <w:marLeft w:val="0"/>
                  <w:marRight w:val="0"/>
                  <w:marTop w:val="0"/>
                  <w:marBottom w:val="0"/>
                  <w:divBdr>
                    <w:top w:val="none" w:sz="0" w:space="0" w:color="auto"/>
                    <w:left w:val="none" w:sz="0" w:space="0" w:color="auto"/>
                    <w:bottom w:val="none" w:sz="0" w:space="0" w:color="auto"/>
                    <w:right w:val="none" w:sz="0" w:space="0" w:color="auto"/>
                  </w:divBdr>
                </w:div>
                <w:div w:id="613368749">
                  <w:marLeft w:val="0"/>
                  <w:marRight w:val="0"/>
                  <w:marTop w:val="0"/>
                  <w:marBottom w:val="0"/>
                  <w:divBdr>
                    <w:top w:val="none" w:sz="0" w:space="0" w:color="auto"/>
                    <w:left w:val="none" w:sz="0" w:space="0" w:color="auto"/>
                    <w:bottom w:val="none" w:sz="0" w:space="0" w:color="auto"/>
                    <w:right w:val="none" w:sz="0" w:space="0" w:color="auto"/>
                  </w:divBdr>
                </w:div>
                <w:div w:id="615252305">
                  <w:marLeft w:val="0"/>
                  <w:marRight w:val="0"/>
                  <w:marTop w:val="0"/>
                  <w:marBottom w:val="0"/>
                  <w:divBdr>
                    <w:top w:val="none" w:sz="0" w:space="0" w:color="auto"/>
                    <w:left w:val="none" w:sz="0" w:space="0" w:color="auto"/>
                    <w:bottom w:val="none" w:sz="0" w:space="0" w:color="auto"/>
                    <w:right w:val="none" w:sz="0" w:space="0" w:color="auto"/>
                  </w:divBdr>
                </w:div>
                <w:div w:id="617025479">
                  <w:marLeft w:val="0"/>
                  <w:marRight w:val="0"/>
                  <w:marTop w:val="0"/>
                  <w:marBottom w:val="0"/>
                  <w:divBdr>
                    <w:top w:val="none" w:sz="0" w:space="0" w:color="auto"/>
                    <w:left w:val="none" w:sz="0" w:space="0" w:color="auto"/>
                    <w:bottom w:val="none" w:sz="0" w:space="0" w:color="auto"/>
                    <w:right w:val="none" w:sz="0" w:space="0" w:color="auto"/>
                  </w:divBdr>
                </w:div>
                <w:div w:id="618220350">
                  <w:marLeft w:val="0"/>
                  <w:marRight w:val="0"/>
                  <w:marTop w:val="0"/>
                  <w:marBottom w:val="0"/>
                  <w:divBdr>
                    <w:top w:val="none" w:sz="0" w:space="0" w:color="auto"/>
                    <w:left w:val="none" w:sz="0" w:space="0" w:color="auto"/>
                    <w:bottom w:val="none" w:sz="0" w:space="0" w:color="auto"/>
                    <w:right w:val="none" w:sz="0" w:space="0" w:color="auto"/>
                  </w:divBdr>
                </w:div>
                <w:div w:id="618296686">
                  <w:marLeft w:val="0"/>
                  <w:marRight w:val="0"/>
                  <w:marTop w:val="0"/>
                  <w:marBottom w:val="0"/>
                  <w:divBdr>
                    <w:top w:val="none" w:sz="0" w:space="0" w:color="auto"/>
                    <w:left w:val="none" w:sz="0" w:space="0" w:color="auto"/>
                    <w:bottom w:val="none" w:sz="0" w:space="0" w:color="auto"/>
                    <w:right w:val="none" w:sz="0" w:space="0" w:color="auto"/>
                  </w:divBdr>
                </w:div>
                <w:div w:id="619725601">
                  <w:marLeft w:val="0"/>
                  <w:marRight w:val="0"/>
                  <w:marTop w:val="0"/>
                  <w:marBottom w:val="0"/>
                  <w:divBdr>
                    <w:top w:val="none" w:sz="0" w:space="0" w:color="auto"/>
                    <w:left w:val="none" w:sz="0" w:space="0" w:color="auto"/>
                    <w:bottom w:val="none" w:sz="0" w:space="0" w:color="auto"/>
                    <w:right w:val="none" w:sz="0" w:space="0" w:color="auto"/>
                  </w:divBdr>
                </w:div>
                <w:div w:id="620459514">
                  <w:marLeft w:val="0"/>
                  <w:marRight w:val="0"/>
                  <w:marTop w:val="0"/>
                  <w:marBottom w:val="0"/>
                  <w:divBdr>
                    <w:top w:val="none" w:sz="0" w:space="0" w:color="auto"/>
                    <w:left w:val="none" w:sz="0" w:space="0" w:color="auto"/>
                    <w:bottom w:val="none" w:sz="0" w:space="0" w:color="auto"/>
                    <w:right w:val="none" w:sz="0" w:space="0" w:color="auto"/>
                  </w:divBdr>
                </w:div>
                <w:div w:id="623386815">
                  <w:marLeft w:val="0"/>
                  <w:marRight w:val="0"/>
                  <w:marTop w:val="0"/>
                  <w:marBottom w:val="0"/>
                  <w:divBdr>
                    <w:top w:val="none" w:sz="0" w:space="0" w:color="auto"/>
                    <w:left w:val="none" w:sz="0" w:space="0" w:color="auto"/>
                    <w:bottom w:val="none" w:sz="0" w:space="0" w:color="auto"/>
                    <w:right w:val="none" w:sz="0" w:space="0" w:color="auto"/>
                  </w:divBdr>
                </w:div>
                <w:div w:id="623970062">
                  <w:marLeft w:val="0"/>
                  <w:marRight w:val="0"/>
                  <w:marTop w:val="0"/>
                  <w:marBottom w:val="0"/>
                  <w:divBdr>
                    <w:top w:val="none" w:sz="0" w:space="0" w:color="auto"/>
                    <w:left w:val="none" w:sz="0" w:space="0" w:color="auto"/>
                    <w:bottom w:val="none" w:sz="0" w:space="0" w:color="auto"/>
                    <w:right w:val="none" w:sz="0" w:space="0" w:color="auto"/>
                  </w:divBdr>
                </w:div>
                <w:div w:id="625427087">
                  <w:marLeft w:val="0"/>
                  <w:marRight w:val="0"/>
                  <w:marTop w:val="0"/>
                  <w:marBottom w:val="0"/>
                  <w:divBdr>
                    <w:top w:val="none" w:sz="0" w:space="0" w:color="auto"/>
                    <w:left w:val="none" w:sz="0" w:space="0" w:color="auto"/>
                    <w:bottom w:val="none" w:sz="0" w:space="0" w:color="auto"/>
                    <w:right w:val="none" w:sz="0" w:space="0" w:color="auto"/>
                  </w:divBdr>
                </w:div>
                <w:div w:id="626085441">
                  <w:marLeft w:val="0"/>
                  <w:marRight w:val="0"/>
                  <w:marTop w:val="0"/>
                  <w:marBottom w:val="0"/>
                  <w:divBdr>
                    <w:top w:val="none" w:sz="0" w:space="0" w:color="auto"/>
                    <w:left w:val="none" w:sz="0" w:space="0" w:color="auto"/>
                    <w:bottom w:val="none" w:sz="0" w:space="0" w:color="auto"/>
                    <w:right w:val="none" w:sz="0" w:space="0" w:color="auto"/>
                  </w:divBdr>
                </w:div>
                <w:div w:id="626549726">
                  <w:marLeft w:val="0"/>
                  <w:marRight w:val="0"/>
                  <w:marTop w:val="0"/>
                  <w:marBottom w:val="0"/>
                  <w:divBdr>
                    <w:top w:val="none" w:sz="0" w:space="0" w:color="auto"/>
                    <w:left w:val="none" w:sz="0" w:space="0" w:color="auto"/>
                    <w:bottom w:val="none" w:sz="0" w:space="0" w:color="auto"/>
                    <w:right w:val="none" w:sz="0" w:space="0" w:color="auto"/>
                  </w:divBdr>
                </w:div>
                <w:div w:id="627321224">
                  <w:marLeft w:val="0"/>
                  <w:marRight w:val="0"/>
                  <w:marTop w:val="0"/>
                  <w:marBottom w:val="0"/>
                  <w:divBdr>
                    <w:top w:val="none" w:sz="0" w:space="0" w:color="auto"/>
                    <w:left w:val="none" w:sz="0" w:space="0" w:color="auto"/>
                    <w:bottom w:val="none" w:sz="0" w:space="0" w:color="auto"/>
                    <w:right w:val="none" w:sz="0" w:space="0" w:color="auto"/>
                  </w:divBdr>
                </w:div>
                <w:div w:id="634916738">
                  <w:marLeft w:val="0"/>
                  <w:marRight w:val="0"/>
                  <w:marTop w:val="0"/>
                  <w:marBottom w:val="0"/>
                  <w:divBdr>
                    <w:top w:val="none" w:sz="0" w:space="0" w:color="auto"/>
                    <w:left w:val="none" w:sz="0" w:space="0" w:color="auto"/>
                    <w:bottom w:val="none" w:sz="0" w:space="0" w:color="auto"/>
                    <w:right w:val="none" w:sz="0" w:space="0" w:color="auto"/>
                  </w:divBdr>
                </w:div>
                <w:div w:id="635531839">
                  <w:marLeft w:val="0"/>
                  <w:marRight w:val="0"/>
                  <w:marTop w:val="0"/>
                  <w:marBottom w:val="0"/>
                  <w:divBdr>
                    <w:top w:val="none" w:sz="0" w:space="0" w:color="auto"/>
                    <w:left w:val="none" w:sz="0" w:space="0" w:color="auto"/>
                    <w:bottom w:val="none" w:sz="0" w:space="0" w:color="auto"/>
                    <w:right w:val="none" w:sz="0" w:space="0" w:color="auto"/>
                  </w:divBdr>
                </w:div>
                <w:div w:id="638152313">
                  <w:marLeft w:val="0"/>
                  <w:marRight w:val="0"/>
                  <w:marTop w:val="0"/>
                  <w:marBottom w:val="0"/>
                  <w:divBdr>
                    <w:top w:val="none" w:sz="0" w:space="0" w:color="auto"/>
                    <w:left w:val="none" w:sz="0" w:space="0" w:color="auto"/>
                    <w:bottom w:val="none" w:sz="0" w:space="0" w:color="auto"/>
                    <w:right w:val="none" w:sz="0" w:space="0" w:color="auto"/>
                  </w:divBdr>
                </w:div>
                <w:div w:id="639042135">
                  <w:marLeft w:val="0"/>
                  <w:marRight w:val="0"/>
                  <w:marTop w:val="0"/>
                  <w:marBottom w:val="0"/>
                  <w:divBdr>
                    <w:top w:val="none" w:sz="0" w:space="0" w:color="auto"/>
                    <w:left w:val="none" w:sz="0" w:space="0" w:color="auto"/>
                    <w:bottom w:val="none" w:sz="0" w:space="0" w:color="auto"/>
                    <w:right w:val="none" w:sz="0" w:space="0" w:color="auto"/>
                  </w:divBdr>
                </w:div>
                <w:div w:id="640306229">
                  <w:marLeft w:val="0"/>
                  <w:marRight w:val="0"/>
                  <w:marTop w:val="0"/>
                  <w:marBottom w:val="0"/>
                  <w:divBdr>
                    <w:top w:val="none" w:sz="0" w:space="0" w:color="auto"/>
                    <w:left w:val="none" w:sz="0" w:space="0" w:color="auto"/>
                    <w:bottom w:val="none" w:sz="0" w:space="0" w:color="auto"/>
                    <w:right w:val="none" w:sz="0" w:space="0" w:color="auto"/>
                  </w:divBdr>
                </w:div>
                <w:div w:id="641235934">
                  <w:marLeft w:val="0"/>
                  <w:marRight w:val="0"/>
                  <w:marTop w:val="0"/>
                  <w:marBottom w:val="0"/>
                  <w:divBdr>
                    <w:top w:val="none" w:sz="0" w:space="0" w:color="auto"/>
                    <w:left w:val="none" w:sz="0" w:space="0" w:color="auto"/>
                    <w:bottom w:val="none" w:sz="0" w:space="0" w:color="auto"/>
                    <w:right w:val="none" w:sz="0" w:space="0" w:color="auto"/>
                  </w:divBdr>
                </w:div>
                <w:div w:id="642780040">
                  <w:marLeft w:val="0"/>
                  <w:marRight w:val="0"/>
                  <w:marTop w:val="0"/>
                  <w:marBottom w:val="0"/>
                  <w:divBdr>
                    <w:top w:val="none" w:sz="0" w:space="0" w:color="auto"/>
                    <w:left w:val="none" w:sz="0" w:space="0" w:color="auto"/>
                    <w:bottom w:val="none" w:sz="0" w:space="0" w:color="auto"/>
                    <w:right w:val="none" w:sz="0" w:space="0" w:color="auto"/>
                  </w:divBdr>
                </w:div>
                <w:div w:id="649479052">
                  <w:marLeft w:val="0"/>
                  <w:marRight w:val="0"/>
                  <w:marTop w:val="0"/>
                  <w:marBottom w:val="0"/>
                  <w:divBdr>
                    <w:top w:val="none" w:sz="0" w:space="0" w:color="auto"/>
                    <w:left w:val="none" w:sz="0" w:space="0" w:color="auto"/>
                    <w:bottom w:val="none" w:sz="0" w:space="0" w:color="auto"/>
                    <w:right w:val="none" w:sz="0" w:space="0" w:color="auto"/>
                  </w:divBdr>
                </w:div>
                <w:div w:id="650597565">
                  <w:marLeft w:val="0"/>
                  <w:marRight w:val="0"/>
                  <w:marTop w:val="0"/>
                  <w:marBottom w:val="0"/>
                  <w:divBdr>
                    <w:top w:val="none" w:sz="0" w:space="0" w:color="auto"/>
                    <w:left w:val="none" w:sz="0" w:space="0" w:color="auto"/>
                    <w:bottom w:val="none" w:sz="0" w:space="0" w:color="auto"/>
                    <w:right w:val="none" w:sz="0" w:space="0" w:color="auto"/>
                  </w:divBdr>
                </w:div>
                <w:div w:id="652954213">
                  <w:marLeft w:val="0"/>
                  <w:marRight w:val="0"/>
                  <w:marTop w:val="0"/>
                  <w:marBottom w:val="0"/>
                  <w:divBdr>
                    <w:top w:val="none" w:sz="0" w:space="0" w:color="auto"/>
                    <w:left w:val="none" w:sz="0" w:space="0" w:color="auto"/>
                    <w:bottom w:val="none" w:sz="0" w:space="0" w:color="auto"/>
                    <w:right w:val="none" w:sz="0" w:space="0" w:color="auto"/>
                  </w:divBdr>
                </w:div>
                <w:div w:id="658188658">
                  <w:marLeft w:val="0"/>
                  <w:marRight w:val="0"/>
                  <w:marTop w:val="0"/>
                  <w:marBottom w:val="0"/>
                  <w:divBdr>
                    <w:top w:val="none" w:sz="0" w:space="0" w:color="auto"/>
                    <w:left w:val="none" w:sz="0" w:space="0" w:color="auto"/>
                    <w:bottom w:val="none" w:sz="0" w:space="0" w:color="auto"/>
                    <w:right w:val="none" w:sz="0" w:space="0" w:color="auto"/>
                  </w:divBdr>
                </w:div>
                <w:div w:id="661741531">
                  <w:marLeft w:val="0"/>
                  <w:marRight w:val="0"/>
                  <w:marTop w:val="0"/>
                  <w:marBottom w:val="0"/>
                  <w:divBdr>
                    <w:top w:val="none" w:sz="0" w:space="0" w:color="auto"/>
                    <w:left w:val="none" w:sz="0" w:space="0" w:color="auto"/>
                    <w:bottom w:val="none" w:sz="0" w:space="0" w:color="auto"/>
                    <w:right w:val="none" w:sz="0" w:space="0" w:color="auto"/>
                  </w:divBdr>
                </w:div>
                <w:div w:id="663826483">
                  <w:marLeft w:val="0"/>
                  <w:marRight w:val="0"/>
                  <w:marTop w:val="0"/>
                  <w:marBottom w:val="0"/>
                  <w:divBdr>
                    <w:top w:val="none" w:sz="0" w:space="0" w:color="auto"/>
                    <w:left w:val="none" w:sz="0" w:space="0" w:color="auto"/>
                    <w:bottom w:val="none" w:sz="0" w:space="0" w:color="auto"/>
                    <w:right w:val="none" w:sz="0" w:space="0" w:color="auto"/>
                  </w:divBdr>
                </w:div>
                <w:div w:id="664825103">
                  <w:marLeft w:val="0"/>
                  <w:marRight w:val="0"/>
                  <w:marTop w:val="0"/>
                  <w:marBottom w:val="0"/>
                  <w:divBdr>
                    <w:top w:val="none" w:sz="0" w:space="0" w:color="auto"/>
                    <w:left w:val="none" w:sz="0" w:space="0" w:color="auto"/>
                    <w:bottom w:val="none" w:sz="0" w:space="0" w:color="auto"/>
                    <w:right w:val="none" w:sz="0" w:space="0" w:color="auto"/>
                  </w:divBdr>
                </w:div>
                <w:div w:id="666442588">
                  <w:marLeft w:val="0"/>
                  <w:marRight w:val="0"/>
                  <w:marTop w:val="0"/>
                  <w:marBottom w:val="0"/>
                  <w:divBdr>
                    <w:top w:val="none" w:sz="0" w:space="0" w:color="auto"/>
                    <w:left w:val="none" w:sz="0" w:space="0" w:color="auto"/>
                    <w:bottom w:val="none" w:sz="0" w:space="0" w:color="auto"/>
                    <w:right w:val="none" w:sz="0" w:space="0" w:color="auto"/>
                  </w:divBdr>
                </w:div>
                <w:div w:id="666633875">
                  <w:marLeft w:val="0"/>
                  <w:marRight w:val="0"/>
                  <w:marTop w:val="0"/>
                  <w:marBottom w:val="0"/>
                  <w:divBdr>
                    <w:top w:val="none" w:sz="0" w:space="0" w:color="auto"/>
                    <w:left w:val="none" w:sz="0" w:space="0" w:color="auto"/>
                    <w:bottom w:val="none" w:sz="0" w:space="0" w:color="auto"/>
                    <w:right w:val="none" w:sz="0" w:space="0" w:color="auto"/>
                  </w:divBdr>
                </w:div>
                <w:div w:id="667640030">
                  <w:marLeft w:val="0"/>
                  <w:marRight w:val="0"/>
                  <w:marTop w:val="0"/>
                  <w:marBottom w:val="0"/>
                  <w:divBdr>
                    <w:top w:val="none" w:sz="0" w:space="0" w:color="auto"/>
                    <w:left w:val="none" w:sz="0" w:space="0" w:color="auto"/>
                    <w:bottom w:val="none" w:sz="0" w:space="0" w:color="auto"/>
                    <w:right w:val="none" w:sz="0" w:space="0" w:color="auto"/>
                  </w:divBdr>
                </w:div>
                <w:div w:id="675962067">
                  <w:marLeft w:val="0"/>
                  <w:marRight w:val="0"/>
                  <w:marTop w:val="0"/>
                  <w:marBottom w:val="0"/>
                  <w:divBdr>
                    <w:top w:val="none" w:sz="0" w:space="0" w:color="auto"/>
                    <w:left w:val="none" w:sz="0" w:space="0" w:color="auto"/>
                    <w:bottom w:val="none" w:sz="0" w:space="0" w:color="auto"/>
                    <w:right w:val="none" w:sz="0" w:space="0" w:color="auto"/>
                  </w:divBdr>
                </w:div>
                <w:div w:id="678386057">
                  <w:marLeft w:val="0"/>
                  <w:marRight w:val="0"/>
                  <w:marTop w:val="0"/>
                  <w:marBottom w:val="0"/>
                  <w:divBdr>
                    <w:top w:val="none" w:sz="0" w:space="0" w:color="auto"/>
                    <w:left w:val="none" w:sz="0" w:space="0" w:color="auto"/>
                    <w:bottom w:val="none" w:sz="0" w:space="0" w:color="auto"/>
                    <w:right w:val="none" w:sz="0" w:space="0" w:color="auto"/>
                  </w:divBdr>
                </w:div>
                <w:div w:id="681277224">
                  <w:marLeft w:val="0"/>
                  <w:marRight w:val="0"/>
                  <w:marTop w:val="0"/>
                  <w:marBottom w:val="0"/>
                  <w:divBdr>
                    <w:top w:val="none" w:sz="0" w:space="0" w:color="auto"/>
                    <w:left w:val="none" w:sz="0" w:space="0" w:color="auto"/>
                    <w:bottom w:val="none" w:sz="0" w:space="0" w:color="auto"/>
                    <w:right w:val="none" w:sz="0" w:space="0" w:color="auto"/>
                  </w:divBdr>
                </w:div>
                <w:div w:id="684869994">
                  <w:marLeft w:val="0"/>
                  <w:marRight w:val="0"/>
                  <w:marTop w:val="0"/>
                  <w:marBottom w:val="0"/>
                  <w:divBdr>
                    <w:top w:val="none" w:sz="0" w:space="0" w:color="auto"/>
                    <w:left w:val="none" w:sz="0" w:space="0" w:color="auto"/>
                    <w:bottom w:val="none" w:sz="0" w:space="0" w:color="auto"/>
                    <w:right w:val="none" w:sz="0" w:space="0" w:color="auto"/>
                  </w:divBdr>
                </w:div>
                <w:div w:id="686951044">
                  <w:marLeft w:val="0"/>
                  <w:marRight w:val="0"/>
                  <w:marTop w:val="0"/>
                  <w:marBottom w:val="0"/>
                  <w:divBdr>
                    <w:top w:val="none" w:sz="0" w:space="0" w:color="auto"/>
                    <w:left w:val="none" w:sz="0" w:space="0" w:color="auto"/>
                    <w:bottom w:val="none" w:sz="0" w:space="0" w:color="auto"/>
                    <w:right w:val="none" w:sz="0" w:space="0" w:color="auto"/>
                  </w:divBdr>
                </w:div>
                <w:div w:id="688414402">
                  <w:marLeft w:val="0"/>
                  <w:marRight w:val="0"/>
                  <w:marTop w:val="0"/>
                  <w:marBottom w:val="0"/>
                  <w:divBdr>
                    <w:top w:val="none" w:sz="0" w:space="0" w:color="auto"/>
                    <w:left w:val="none" w:sz="0" w:space="0" w:color="auto"/>
                    <w:bottom w:val="none" w:sz="0" w:space="0" w:color="auto"/>
                    <w:right w:val="none" w:sz="0" w:space="0" w:color="auto"/>
                  </w:divBdr>
                </w:div>
                <w:div w:id="688726348">
                  <w:marLeft w:val="0"/>
                  <w:marRight w:val="0"/>
                  <w:marTop w:val="0"/>
                  <w:marBottom w:val="0"/>
                  <w:divBdr>
                    <w:top w:val="none" w:sz="0" w:space="0" w:color="auto"/>
                    <w:left w:val="none" w:sz="0" w:space="0" w:color="auto"/>
                    <w:bottom w:val="none" w:sz="0" w:space="0" w:color="auto"/>
                    <w:right w:val="none" w:sz="0" w:space="0" w:color="auto"/>
                  </w:divBdr>
                </w:div>
                <w:div w:id="692263012">
                  <w:marLeft w:val="0"/>
                  <w:marRight w:val="0"/>
                  <w:marTop w:val="0"/>
                  <w:marBottom w:val="0"/>
                  <w:divBdr>
                    <w:top w:val="none" w:sz="0" w:space="0" w:color="auto"/>
                    <w:left w:val="none" w:sz="0" w:space="0" w:color="auto"/>
                    <w:bottom w:val="none" w:sz="0" w:space="0" w:color="auto"/>
                    <w:right w:val="none" w:sz="0" w:space="0" w:color="auto"/>
                  </w:divBdr>
                </w:div>
                <w:div w:id="693576883">
                  <w:marLeft w:val="0"/>
                  <w:marRight w:val="0"/>
                  <w:marTop w:val="0"/>
                  <w:marBottom w:val="0"/>
                  <w:divBdr>
                    <w:top w:val="none" w:sz="0" w:space="0" w:color="auto"/>
                    <w:left w:val="none" w:sz="0" w:space="0" w:color="auto"/>
                    <w:bottom w:val="none" w:sz="0" w:space="0" w:color="auto"/>
                    <w:right w:val="none" w:sz="0" w:space="0" w:color="auto"/>
                  </w:divBdr>
                </w:div>
                <w:div w:id="694042827">
                  <w:marLeft w:val="0"/>
                  <w:marRight w:val="0"/>
                  <w:marTop w:val="0"/>
                  <w:marBottom w:val="0"/>
                  <w:divBdr>
                    <w:top w:val="none" w:sz="0" w:space="0" w:color="auto"/>
                    <w:left w:val="none" w:sz="0" w:space="0" w:color="auto"/>
                    <w:bottom w:val="none" w:sz="0" w:space="0" w:color="auto"/>
                    <w:right w:val="none" w:sz="0" w:space="0" w:color="auto"/>
                  </w:divBdr>
                </w:div>
                <w:div w:id="694766666">
                  <w:marLeft w:val="0"/>
                  <w:marRight w:val="0"/>
                  <w:marTop w:val="0"/>
                  <w:marBottom w:val="0"/>
                  <w:divBdr>
                    <w:top w:val="none" w:sz="0" w:space="0" w:color="auto"/>
                    <w:left w:val="none" w:sz="0" w:space="0" w:color="auto"/>
                    <w:bottom w:val="none" w:sz="0" w:space="0" w:color="auto"/>
                    <w:right w:val="none" w:sz="0" w:space="0" w:color="auto"/>
                  </w:divBdr>
                </w:div>
                <w:div w:id="696010214">
                  <w:marLeft w:val="0"/>
                  <w:marRight w:val="0"/>
                  <w:marTop w:val="0"/>
                  <w:marBottom w:val="0"/>
                  <w:divBdr>
                    <w:top w:val="none" w:sz="0" w:space="0" w:color="auto"/>
                    <w:left w:val="none" w:sz="0" w:space="0" w:color="auto"/>
                    <w:bottom w:val="none" w:sz="0" w:space="0" w:color="auto"/>
                    <w:right w:val="none" w:sz="0" w:space="0" w:color="auto"/>
                  </w:divBdr>
                </w:div>
                <w:div w:id="696278274">
                  <w:marLeft w:val="0"/>
                  <w:marRight w:val="0"/>
                  <w:marTop w:val="0"/>
                  <w:marBottom w:val="0"/>
                  <w:divBdr>
                    <w:top w:val="none" w:sz="0" w:space="0" w:color="auto"/>
                    <w:left w:val="none" w:sz="0" w:space="0" w:color="auto"/>
                    <w:bottom w:val="none" w:sz="0" w:space="0" w:color="auto"/>
                    <w:right w:val="none" w:sz="0" w:space="0" w:color="auto"/>
                  </w:divBdr>
                </w:div>
                <w:div w:id="698239677">
                  <w:marLeft w:val="0"/>
                  <w:marRight w:val="0"/>
                  <w:marTop w:val="0"/>
                  <w:marBottom w:val="0"/>
                  <w:divBdr>
                    <w:top w:val="none" w:sz="0" w:space="0" w:color="auto"/>
                    <w:left w:val="none" w:sz="0" w:space="0" w:color="auto"/>
                    <w:bottom w:val="none" w:sz="0" w:space="0" w:color="auto"/>
                    <w:right w:val="none" w:sz="0" w:space="0" w:color="auto"/>
                  </w:divBdr>
                </w:div>
                <w:div w:id="700789678">
                  <w:marLeft w:val="0"/>
                  <w:marRight w:val="0"/>
                  <w:marTop w:val="0"/>
                  <w:marBottom w:val="0"/>
                  <w:divBdr>
                    <w:top w:val="none" w:sz="0" w:space="0" w:color="auto"/>
                    <w:left w:val="none" w:sz="0" w:space="0" w:color="auto"/>
                    <w:bottom w:val="none" w:sz="0" w:space="0" w:color="auto"/>
                    <w:right w:val="none" w:sz="0" w:space="0" w:color="auto"/>
                  </w:divBdr>
                </w:div>
                <w:div w:id="701711447">
                  <w:marLeft w:val="0"/>
                  <w:marRight w:val="0"/>
                  <w:marTop w:val="0"/>
                  <w:marBottom w:val="0"/>
                  <w:divBdr>
                    <w:top w:val="none" w:sz="0" w:space="0" w:color="auto"/>
                    <w:left w:val="none" w:sz="0" w:space="0" w:color="auto"/>
                    <w:bottom w:val="none" w:sz="0" w:space="0" w:color="auto"/>
                    <w:right w:val="none" w:sz="0" w:space="0" w:color="auto"/>
                  </w:divBdr>
                </w:div>
                <w:div w:id="706178856">
                  <w:marLeft w:val="0"/>
                  <w:marRight w:val="0"/>
                  <w:marTop w:val="0"/>
                  <w:marBottom w:val="0"/>
                  <w:divBdr>
                    <w:top w:val="none" w:sz="0" w:space="0" w:color="auto"/>
                    <w:left w:val="none" w:sz="0" w:space="0" w:color="auto"/>
                    <w:bottom w:val="none" w:sz="0" w:space="0" w:color="auto"/>
                    <w:right w:val="none" w:sz="0" w:space="0" w:color="auto"/>
                  </w:divBdr>
                </w:div>
                <w:div w:id="707030161">
                  <w:marLeft w:val="0"/>
                  <w:marRight w:val="0"/>
                  <w:marTop w:val="0"/>
                  <w:marBottom w:val="0"/>
                  <w:divBdr>
                    <w:top w:val="none" w:sz="0" w:space="0" w:color="auto"/>
                    <w:left w:val="none" w:sz="0" w:space="0" w:color="auto"/>
                    <w:bottom w:val="none" w:sz="0" w:space="0" w:color="auto"/>
                    <w:right w:val="none" w:sz="0" w:space="0" w:color="auto"/>
                  </w:divBdr>
                </w:div>
                <w:div w:id="707802313">
                  <w:marLeft w:val="0"/>
                  <w:marRight w:val="0"/>
                  <w:marTop w:val="0"/>
                  <w:marBottom w:val="0"/>
                  <w:divBdr>
                    <w:top w:val="none" w:sz="0" w:space="0" w:color="auto"/>
                    <w:left w:val="none" w:sz="0" w:space="0" w:color="auto"/>
                    <w:bottom w:val="none" w:sz="0" w:space="0" w:color="auto"/>
                    <w:right w:val="none" w:sz="0" w:space="0" w:color="auto"/>
                  </w:divBdr>
                </w:div>
                <w:div w:id="708265018">
                  <w:marLeft w:val="0"/>
                  <w:marRight w:val="0"/>
                  <w:marTop w:val="0"/>
                  <w:marBottom w:val="0"/>
                  <w:divBdr>
                    <w:top w:val="none" w:sz="0" w:space="0" w:color="auto"/>
                    <w:left w:val="none" w:sz="0" w:space="0" w:color="auto"/>
                    <w:bottom w:val="none" w:sz="0" w:space="0" w:color="auto"/>
                    <w:right w:val="none" w:sz="0" w:space="0" w:color="auto"/>
                  </w:divBdr>
                </w:div>
                <w:div w:id="708575877">
                  <w:marLeft w:val="0"/>
                  <w:marRight w:val="0"/>
                  <w:marTop w:val="0"/>
                  <w:marBottom w:val="0"/>
                  <w:divBdr>
                    <w:top w:val="none" w:sz="0" w:space="0" w:color="auto"/>
                    <w:left w:val="none" w:sz="0" w:space="0" w:color="auto"/>
                    <w:bottom w:val="none" w:sz="0" w:space="0" w:color="auto"/>
                    <w:right w:val="none" w:sz="0" w:space="0" w:color="auto"/>
                  </w:divBdr>
                </w:div>
                <w:div w:id="712191839">
                  <w:marLeft w:val="0"/>
                  <w:marRight w:val="0"/>
                  <w:marTop w:val="0"/>
                  <w:marBottom w:val="0"/>
                  <w:divBdr>
                    <w:top w:val="none" w:sz="0" w:space="0" w:color="auto"/>
                    <w:left w:val="none" w:sz="0" w:space="0" w:color="auto"/>
                    <w:bottom w:val="none" w:sz="0" w:space="0" w:color="auto"/>
                    <w:right w:val="none" w:sz="0" w:space="0" w:color="auto"/>
                  </w:divBdr>
                </w:div>
                <w:div w:id="712968434">
                  <w:marLeft w:val="0"/>
                  <w:marRight w:val="0"/>
                  <w:marTop w:val="0"/>
                  <w:marBottom w:val="0"/>
                  <w:divBdr>
                    <w:top w:val="none" w:sz="0" w:space="0" w:color="auto"/>
                    <w:left w:val="none" w:sz="0" w:space="0" w:color="auto"/>
                    <w:bottom w:val="none" w:sz="0" w:space="0" w:color="auto"/>
                    <w:right w:val="none" w:sz="0" w:space="0" w:color="auto"/>
                  </w:divBdr>
                </w:div>
                <w:div w:id="714425015">
                  <w:marLeft w:val="0"/>
                  <w:marRight w:val="0"/>
                  <w:marTop w:val="0"/>
                  <w:marBottom w:val="0"/>
                  <w:divBdr>
                    <w:top w:val="none" w:sz="0" w:space="0" w:color="auto"/>
                    <w:left w:val="none" w:sz="0" w:space="0" w:color="auto"/>
                    <w:bottom w:val="none" w:sz="0" w:space="0" w:color="auto"/>
                    <w:right w:val="none" w:sz="0" w:space="0" w:color="auto"/>
                  </w:divBdr>
                </w:div>
                <w:div w:id="714963112">
                  <w:marLeft w:val="0"/>
                  <w:marRight w:val="0"/>
                  <w:marTop w:val="0"/>
                  <w:marBottom w:val="0"/>
                  <w:divBdr>
                    <w:top w:val="none" w:sz="0" w:space="0" w:color="auto"/>
                    <w:left w:val="none" w:sz="0" w:space="0" w:color="auto"/>
                    <w:bottom w:val="none" w:sz="0" w:space="0" w:color="auto"/>
                    <w:right w:val="none" w:sz="0" w:space="0" w:color="auto"/>
                  </w:divBdr>
                </w:div>
                <w:div w:id="715085690">
                  <w:marLeft w:val="0"/>
                  <w:marRight w:val="0"/>
                  <w:marTop w:val="0"/>
                  <w:marBottom w:val="0"/>
                  <w:divBdr>
                    <w:top w:val="none" w:sz="0" w:space="0" w:color="auto"/>
                    <w:left w:val="none" w:sz="0" w:space="0" w:color="auto"/>
                    <w:bottom w:val="none" w:sz="0" w:space="0" w:color="auto"/>
                    <w:right w:val="none" w:sz="0" w:space="0" w:color="auto"/>
                  </w:divBdr>
                </w:div>
                <w:div w:id="715087013">
                  <w:marLeft w:val="0"/>
                  <w:marRight w:val="0"/>
                  <w:marTop w:val="0"/>
                  <w:marBottom w:val="0"/>
                  <w:divBdr>
                    <w:top w:val="none" w:sz="0" w:space="0" w:color="auto"/>
                    <w:left w:val="none" w:sz="0" w:space="0" w:color="auto"/>
                    <w:bottom w:val="none" w:sz="0" w:space="0" w:color="auto"/>
                    <w:right w:val="none" w:sz="0" w:space="0" w:color="auto"/>
                  </w:divBdr>
                </w:div>
                <w:div w:id="716978245">
                  <w:marLeft w:val="0"/>
                  <w:marRight w:val="0"/>
                  <w:marTop w:val="0"/>
                  <w:marBottom w:val="0"/>
                  <w:divBdr>
                    <w:top w:val="none" w:sz="0" w:space="0" w:color="auto"/>
                    <w:left w:val="none" w:sz="0" w:space="0" w:color="auto"/>
                    <w:bottom w:val="none" w:sz="0" w:space="0" w:color="auto"/>
                    <w:right w:val="none" w:sz="0" w:space="0" w:color="auto"/>
                  </w:divBdr>
                </w:div>
                <w:div w:id="717165010">
                  <w:marLeft w:val="0"/>
                  <w:marRight w:val="0"/>
                  <w:marTop w:val="0"/>
                  <w:marBottom w:val="0"/>
                  <w:divBdr>
                    <w:top w:val="none" w:sz="0" w:space="0" w:color="auto"/>
                    <w:left w:val="none" w:sz="0" w:space="0" w:color="auto"/>
                    <w:bottom w:val="none" w:sz="0" w:space="0" w:color="auto"/>
                    <w:right w:val="none" w:sz="0" w:space="0" w:color="auto"/>
                  </w:divBdr>
                </w:div>
                <w:div w:id="717246050">
                  <w:marLeft w:val="0"/>
                  <w:marRight w:val="0"/>
                  <w:marTop w:val="0"/>
                  <w:marBottom w:val="0"/>
                  <w:divBdr>
                    <w:top w:val="none" w:sz="0" w:space="0" w:color="auto"/>
                    <w:left w:val="none" w:sz="0" w:space="0" w:color="auto"/>
                    <w:bottom w:val="none" w:sz="0" w:space="0" w:color="auto"/>
                    <w:right w:val="none" w:sz="0" w:space="0" w:color="auto"/>
                  </w:divBdr>
                </w:div>
                <w:div w:id="717585440">
                  <w:marLeft w:val="0"/>
                  <w:marRight w:val="0"/>
                  <w:marTop w:val="0"/>
                  <w:marBottom w:val="0"/>
                  <w:divBdr>
                    <w:top w:val="none" w:sz="0" w:space="0" w:color="auto"/>
                    <w:left w:val="none" w:sz="0" w:space="0" w:color="auto"/>
                    <w:bottom w:val="none" w:sz="0" w:space="0" w:color="auto"/>
                    <w:right w:val="none" w:sz="0" w:space="0" w:color="auto"/>
                  </w:divBdr>
                </w:div>
                <w:div w:id="718673123">
                  <w:marLeft w:val="0"/>
                  <w:marRight w:val="0"/>
                  <w:marTop w:val="0"/>
                  <w:marBottom w:val="0"/>
                  <w:divBdr>
                    <w:top w:val="none" w:sz="0" w:space="0" w:color="auto"/>
                    <w:left w:val="none" w:sz="0" w:space="0" w:color="auto"/>
                    <w:bottom w:val="none" w:sz="0" w:space="0" w:color="auto"/>
                    <w:right w:val="none" w:sz="0" w:space="0" w:color="auto"/>
                  </w:divBdr>
                </w:div>
                <w:div w:id="724570509">
                  <w:marLeft w:val="0"/>
                  <w:marRight w:val="0"/>
                  <w:marTop w:val="0"/>
                  <w:marBottom w:val="0"/>
                  <w:divBdr>
                    <w:top w:val="none" w:sz="0" w:space="0" w:color="auto"/>
                    <w:left w:val="none" w:sz="0" w:space="0" w:color="auto"/>
                    <w:bottom w:val="none" w:sz="0" w:space="0" w:color="auto"/>
                    <w:right w:val="none" w:sz="0" w:space="0" w:color="auto"/>
                  </w:divBdr>
                </w:div>
                <w:div w:id="726227213">
                  <w:marLeft w:val="0"/>
                  <w:marRight w:val="0"/>
                  <w:marTop w:val="0"/>
                  <w:marBottom w:val="0"/>
                  <w:divBdr>
                    <w:top w:val="none" w:sz="0" w:space="0" w:color="auto"/>
                    <w:left w:val="none" w:sz="0" w:space="0" w:color="auto"/>
                    <w:bottom w:val="none" w:sz="0" w:space="0" w:color="auto"/>
                    <w:right w:val="none" w:sz="0" w:space="0" w:color="auto"/>
                  </w:divBdr>
                </w:div>
                <w:div w:id="728577129">
                  <w:marLeft w:val="0"/>
                  <w:marRight w:val="0"/>
                  <w:marTop w:val="0"/>
                  <w:marBottom w:val="0"/>
                  <w:divBdr>
                    <w:top w:val="none" w:sz="0" w:space="0" w:color="auto"/>
                    <w:left w:val="none" w:sz="0" w:space="0" w:color="auto"/>
                    <w:bottom w:val="none" w:sz="0" w:space="0" w:color="auto"/>
                    <w:right w:val="none" w:sz="0" w:space="0" w:color="auto"/>
                  </w:divBdr>
                </w:div>
                <w:div w:id="729622056">
                  <w:marLeft w:val="0"/>
                  <w:marRight w:val="0"/>
                  <w:marTop w:val="0"/>
                  <w:marBottom w:val="0"/>
                  <w:divBdr>
                    <w:top w:val="none" w:sz="0" w:space="0" w:color="auto"/>
                    <w:left w:val="none" w:sz="0" w:space="0" w:color="auto"/>
                    <w:bottom w:val="none" w:sz="0" w:space="0" w:color="auto"/>
                    <w:right w:val="none" w:sz="0" w:space="0" w:color="auto"/>
                  </w:divBdr>
                </w:div>
                <w:div w:id="729809261">
                  <w:marLeft w:val="0"/>
                  <w:marRight w:val="0"/>
                  <w:marTop w:val="0"/>
                  <w:marBottom w:val="0"/>
                  <w:divBdr>
                    <w:top w:val="none" w:sz="0" w:space="0" w:color="auto"/>
                    <w:left w:val="none" w:sz="0" w:space="0" w:color="auto"/>
                    <w:bottom w:val="none" w:sz="0" w:space="0" w:color="auto"/>
                    <w:right w:val="none" w:sz="0" w:space="0" w:color="auto"/>
                  </w:divBdr>
                </w:div>
                <w:div w:id="729961162">
                  <w:marLeft w:val="0"/>
                  <w:marRight w:val="0"/>
                  <w:marTop w:val="0"/>
                  <w:marBottom w:val="0"/>
                  <w:divBdr>
                    <w:top w:val="none" w:sz="0" w:space="0" w:color="auto"/>
                    <w:left w:val="none" w:sz="0" w:space="0" w:color="auto"/>
                    <w:bottom w:val="none" w:sz="0" w:space="0" w:color="auto"/>
                    <w:right w:val="none" w:sz="0" w:space="0" w:color="auto"/>
                  </w:divBdr>
                </w:div>
                <w:div w:id="734820790">
                  <w:marLeft w:val="0"/>
                  <w:marRight w:val="0"/>
                  <w:marTop w:val="0"/>
                  <w:marBottom w:val="0"/>
                  <w:divBdr>
                    <w:top w:val="none" w:sz="0" w:space="0" w:color="auto"/>
                    <w:left w:val="none" w:sz="0" w:space="0" w:color="auto"/>
                    <w:bottom w:val="none" w:sz="0" w:space="0" w:color="auto"/>
                    <w:right w:val="none" w:sz="0" w:space="0" w:color="auto"/>
                  </w:divBdr>
                </w:div>
                <w:div w:id="735662468">
                  <w:marLeft w:val="0"/>
                  <w:marRight w:val="0"/>
                  <w:marTop w:val="0"/>
                  <w:marBottom w:val="0"/>
                  <w:divBdr>
                    <w:top w:val="none" w:sz="0" w:space="0" w:color="auto"/>
                    <w:left w:val="none" w:sz="0" w:space="0" w:color="auto"/>
                    <w:bottom w:val="none" w:sz="0" w:space="0" w:color="auto"/>
                    <w:right w:val="none" w:sz="0" w:space="0" w:color="auto"/>
                  </w:divBdr>
                </w:div>
                <w:div w:id="739253508">
                  <w:marLeft w:val="0"/>
                  <w:marRight w:val="0"/>
                  <w:marTop w:val="0"/>
                  <w:marBottom w:val="0"/>
                  <w:divBdr>
                    <w:top w:val="none" w:sz="0" w:space="0" w:color="auto"/>
                    <w:left w:val="none" w:sz="0" w:space="0" w:color="auto"/>
                    <w:bottom w:val="none" w:sz="0" w:space="0" w:color="auto"/>
                    <w:right w:val="none" w:sz="0" w:space="0" w:color="auto"/>
                  </w:divBdr>
                </w:div>
                <w:div w:id="739329132">
                  <w:marLeft w:val="0"/>
                  <w:marRight w:val="0"/>
                  <w:marTop w:val="0"/>
                  <w:marBottom w:val="0"/>
                  <w:divBdr>
                    <w:top w:val="none" w:sz="0" w:space="0" w:color="auto"/>
                    <w:left w:val="none" w:sz="0" w:space="0" w:color="auto"/>
                    <w:bottom w:val="none" w:sz="0" w:space="0" w:color="auto"/>
                    <w:right w:val="none" w:sz="0" w:space="0" w:color="auto"/>
                  </w:divBdr>
                </w:div>
                <w:div w:id="740635598">
                  <w:marLeft w:val="0"/>
                  <w:marRight w:val="0"/>
                  <w:marTop w:val="0"/>
                  <w:marBottom w:val="0"/>
                  <w:divBdr>
                    <w:top w:val="none" w:sz="0" w:space="0" w:color="auto"/>
                    <w:left w:val="none" w:sz="0" w:space="0" w:color="auto"/>
                    <w:bottom w:val="none" w:sz="0" w:space="0" w:color="auto"/>
                    <w:right w:val="none" w:sz="0" w:space="0" w:color="auto"/>
                  </w:divBdr>
                </w:div>
                <w:div w:id="746416640">
                  <w:marLeft w:val="0"/>
                  <w:marRight w:val="0"/>
                  <w:marTop w:val="0"/>
                  <w:marBottom w:val="0"/>
                  <w:divBdr>
                    <w:top w:val="none" w:sz="0" w:space="0" w:color="auto"/>
                    <w:left w:val="none" w:sz="0" w:space="0" w:color="auto"/>
                    <w:bottom w:val="none" w:sz="0" w:space="0" w:color="auto"/>
                    <w:right w:val="none" w:sz="0" w:space="0" w:color="auto"/>
                  </w:divBdr>
                </w:div>
                <w:div w:id="747963317">
                  <w:marLeft w:val="0"/>
                  <w:marRight w:val="0"/>
                  <w:marTop w:val="0"/>
                  <w:marBottom w:val="0"/>
                  <w:divBdr>
                    <w:top w:val="none" w:sz="0" w:space="0" w:color="auto"/>
                    <w:left w:val="none" w:sz="0" w:space="0" w:color="auto"/>
                    <w:bottom w:val="none" w:sz="0" w:space="0" w:color="auto"/>
                    <w:right w:val="none" w:sz="0" w:space="0" w:color="auto"/>
                  </w:divBdr>
                </w:div>
                <w:div w:id="749623721">
                  <w:marLeft w:val="0"/>
                  <w:marRight w:val="0"/>
                  <w:marTop w:val="0"/>
                  <w:marBottom w:val="0"/>
                  <w:divBdr>
                    <w:top w:val="none" w:sz="0" w:space="0" w:color="auto"/>
                    <w:left w:val="none" w:sz="0" w:space="0" w:color="auto"/>
                    <w:bottom w:val="none" w:sz="0" w:space="0" w:color="auto"/>
                    <w:right w:val="none" w:sz="0" w:space="0" w:color="auto"/>
                  </w:divBdr>
                </w:div>
                <w:div w:id="750272108">
                  <w:marLeft w:val="0"/>
                  <w:marRight w:val="0"/>
                  <w:marTop w:val="0"/>
                  <w:marBottom w:val="0"/>
                  <w:divBdr>
                    <w:top w:val="none" w:sz="0" w:space="0" w:color="auto"/>
                    <w:left w:val="none" w:sz="0" w:space="0" w:color="auto"/>
                    <w:bottom w:val="none" w:sz="0" w:space="0" w:color="auto"/>
                    <w:right w:val="none" w:sz="0" w:space="0" w:color="auto"/>
                  </w:divBdr>
                </w:div>
                <w:div w:id="751896680">
                  <w:marLeft w:val="0"/>
                  <w:marRight w:val="0"/>
                  <w:marTop w:val="0"/>
                  <w:marBottom w:val="0"/>
                  <w:divBdr>
                    <w:top w:val="none" w:sz="0" w:space="0" w:color="auto"/>
                    <w:left w:val="none" w:sz="0" w:space="0" w:color="auto"/>
                    <w:bottom w:val="none" w:sz="0" w:space="0" w:color="auto"/>
                    <w:right w:val="none" w:sz="0" w:space="0" w:color="auto"/>
                  </w:divBdr>
                </w:div>
                <w:div w:id="753863692">
                  <w:marLeft w:val="0"/>
                  <w:marRight w:val="0"/>
                  <w:marTop w:val="0"/>
                  <w:marBottom w:val="0"/>
                  <w:divBdr>
                    <w:top w:val="none" w:sz="0" w:space="0" w:color="auto"/>
                    <w:left w:val="none" w:sz="0" w:space="0" w:color="auto"/>
                    <w:bottom w:val="none" w:sz="0" w:space="0" w:color="auto"/>
                    <w:right w:val="none" w:sz="0" w:space="0" w:color="auto"/>
                  </w:divBdr>
                </w:div>
                <w:div w:id="758720381">
                  <w:marLeft w:val="0"/>
                  <w:marRight w:val="0"/>
                  <w:marTop w:val="0"/>
                  <w:marBottom w:val="0"/>
                  <w:divBdr>
                    <w:top w:val="none" w:sz="0" w:space="0" w:color="auto"/>
                    <w:left w:val="none" w:sz="0" w:space="0" w:color="auto"/>
                    <w:bottom w:val="none" w:sz="0" w:space="0" w:color="auto"/>
                    <w:right w:val="none" w:sz="0" w:space="0" w:color="auto"/>
                  </w:divBdr>
                </w:div>
                <w:div w:id="765003631">
                  <w:marLeft w:val="0"/>
                  <w:marRight w:val="0"/>
                  <w:marTop w:val="0"/>
                  <w:marBottom w:val="0"/>
                  <w:divBdr>
                    <w:top w:val="none" w:sz="0" w:space="0" w:color="auto"/>
                    <w:left w:val="none" w:sz="0" w:space="0" w:color="auto"/>
                    <w:bottom w:val="none" w:sz="0" w:space="0" w:color="auto"/>
                    <w:right w:val="none" w:sz="0" w:space="0" w:color="auto"/>
                  </w:divBdr>
                </w:div>
                <w:div w:id="766314479">
                  <w:marLeft w:val="0"/>
                  <w:marRight w:val="0"/>
                  <w:marTop w:val="0"/>
                  <w:marBottom w:val="0"/>
                  <w:divBdr>
                    <w:top w:val="none" w:sz="0" w:space="0" w:color="auto"/>
                    <w:left w:val="none" w:sz="0" w:space="0" w:color="auto"/>
                    <w:bottom w:val="none" w:sz="0" w:space="0" w:color="auto"/>
                    <w:right w:val="none" w:sz="0" w:space="0" w:color="auto"/>
                  </w:divBdr>
                </w:div>
                <w:div w:id="766391043">
                  <w:marLeft w:val="0"/>
                  <w:marRight w:val="0"/>
                  <w:marTop w:val="0"/>
                  <w:marBottom w:val="0"/>
                  <w:divBdr>
                    <w:top w:val="none" w:sz="0" w:space="0" w:color="auto"/>
                    <w:left w:val="none" w:sz="0" w:space="0" w:color="auto"/>
                    <w:bottom w:val="none" w:sz="0" w:space="0" w:color="auto"/>
                    <w:right w:val="none" w:sz="0" w:space="0" w:color="auto"/>
                  </w:divBdr>
                </w:div>
                <w:div w:id="766661549">
                  <w:marLeft w:val="0"/>
                  <w:marRight w:val="0"/>
                  <w:marTop w:val="0"/>
                  <w:marBottom w:val="0"/>
                  <w:divBdr>
                    <w:top w:val="none" w:sz="0" w:space="0" w:color="auto"/>
                    <w:left w:val="none" w:sz="0" w:space="0" w:color="auto"/>
                    <w:bottom w:val="none" w:sz="0" w:space="0" w:color="auto"/>
                    <w:right w:val="none" w:sz="0" w:space="0" w:color="auto"/>
                  </w:divBdr>
                </w:div>
                <w:div w:id="766969035">
                  <w:marLeft w:val="0"/>
                  <w:marRight w:val="0"/>
                  <w:marTop w:val="0"/>
                  <w:marBottom w:val="0"/>
                  <w:divBdr>
                    <w:top w:val="none" w:sz="0" w:space="0" w:color="auto"/>
                    <w:left w:val="none" w:sz="0" w:space="0" w:color="auto"/>
                    <w:bottom w:val="none" w:sz="0" w:space="0" w:color="auto"/>
                    <w:right w:val="none" w:sz="0" w:space="0" w:color="auto"/>
                  </w:divBdr>
                </w:div>
                <w:div w:id="767851422">
                  <w:marLeft w:val="0"/>
                  <w:marRight w:val="0"/>
                  <w:marTop w:val="0"/>
                  <w:marBottom w:val="0"/>
                  <w:divBdr>
                    <w:top w:val="none" w:sz="0" w:space="0" w:color="auto"/>
                    <w:left w:val="none" w:sz="0" w:space="0" w:color="auto"/>
                    <w:bottom w:val="none" w:sz="0" w:space="0" w:color="auto"/>
                    <w:right w:val="none" w:sz="0" w:space="0" w:color="auto"/>
                  </w:divBdr>
                </w:div>
                <w:div w:id="768740000">
                  <w:marLeft w:val="0"/>
                  <w:marRight w:val="0"/>
                  <w:marTop w:val="0"/>
                  <w:marBottom w:val="0"/>
                  <w:divBdr>
                    <w:top w:val="none" w:sz="0" w:space="0" w:color="auto"/>
                    <w:left w:val="none" w:sz="0" w:space="0" w:color="auto"/>
                    <w:bottom w:val="none" w:sz="0" w:space="0" w:color="auto"/>
                    <w:right w:val="none" w:sz="0" w:space="0" w:color="auto"/>
                  </w:divBdr>
                </w:div>
                <w:div w:id="772284532">
                  <w:marLeft w:val="0"/>
                  <w:marRight w:val="0"/>
                  <w:marTop w:val="0"/>
                  <w:marBottom w:val="0"/>
                  <w:divBdr>
                    <w:top w:val="none" w:sz="0" w:space="0" w:color="auto"/>
                    <w:left w:val="none" w:sz="0" w:space="0" w:color="auto"/>
                    <w:bottom w:val="none" w:sz="0" w:space="0" w:color="auto"/>
                    <w:right w:val="none" w:sz="0" w:space="0" w:color="auto"/>
                  </w:divBdr>
                </w:div>
                <w:div w:id="775759172">
                  <w:marLeft w:val="0"/>
                  <w:marRight w:val="0"/>
                  <w:marTop w:val="0"/>
                  <w:marBottom w:val="0"/>
                  <w:divBdr>
                    <w:top w:val="none" w:sz="0" w:space="0" w:color="auto"/>
                    <w:left w:val="none" w:sz="0" w:space="0" w:color="auto"/>
                    <w:bottom w:val="none" w:sz="0" w:space="0" w:color="auto"/>
                    <w:right w:val="none" w:sz="0" w:space="0" w:color="auto"/>
                  </w:divBdr>
                </w:div>
                <w:div w:id="775905189">
                  <w:marLeft w:val="0"/>
                  <w:marRight w:val="0"/>
                  <w:marTop w:val="0"/>
                  <w:marBottom w:val="0"/>
                  <w:divBdr>
                    <w:top w:val="none" w:sz="0" w:space="0" w:color="auto"/>
                    <w:left w:val="none" w:sz="0" w:space="0" w:color="auto"/>
                    <w:bottom w:val="none" w:sz="0" w:space="0" w:color="auto"/>
                    <w:right w:val="none" w:sz="0" w:space="0" w:color="auto"/>
                  </w:divBdr>
                </w:div>
                <w:div w:id="776944228">
                  <w:marLeft w:val="0"/>
                  <w:marRight w:val="0"/>
                  <w:marTop w:val="0"/>
                  <w:marBottom w:val="0"/>
                  <w:divBdr>
                    <w:top w:val="none" w:sz="0" w:space="0" w:color="auto"/>
                    <w:left w:val="none" w:sz="0" w:space="0" w:color="auto"/>
                    <w:bottom w:val="none" w:sz="0" w:space="0" w:color="auto"/>
                    <w:right w:val="none" w:sz="0" w:space="0" w:color="auto"/>
                  </w:divBdr>
                </w:div>
                <w:div w:id="778839129">
                  <w:marLeft w:val="0"/>
                  <w:marRight w:val="0"/>
                  <w:marTop w:val="0"/>
                  <w:marBottom w:val="0"/>
                  <w:divBdr>
                    <w:top w:val="none" w:sz="0" w:space="0" w:color="auto"/>
                    <w:left w:val="none" w:sz="0" w:space="0" w:color="auto"/>
                    <w:bottom w:val="none" w:sz="0" w:space="0" w:color="auto"/>
                    <w:right w:val="none" w:sz="0" w:space="0" w:color="auto"/>
                  </w:divBdr>
                </w:div>
                <w:div w:id="782841099">
                  <w:marLeft w:val="0"/>
                  <w:marRight w:val="0"/>
                  <w:marTop w:val="0"/>
                  <w:marBottom w:val="0"/>
                  <w:divBdr>
                    <w:top w:val="none" w:sz="0" w:space="0" w:color="auto"/>
                    <w:left w:val="none" w:sz="0" w:space="0" w:color="auto"/>
                    <w:bottom w:val="none" w:sz="0" w:space="0" w:color="auto"/>
                    <w:right w:val="none" w:sz="0" w:space="0" w:color="auto"/>
                  </w:divBdr>
                </w:div>
                <w:div w:id="783623461">
                  <w:marLeft w:val="0"/>
                  <w:marRight w:val="0"/>
                  <w:marTop w:val="0"/>
                  <w:marBottom w:val="0"/>
                  <w:divBdr>
                    <w:top w:val="none" w:sz="0" w:space="0" w:color="auto"/>
                    <w:left w:val="none" w:sz="0" w:space="0" w:color="auto"/>
                    <w:bottom w:val="none" w:sz="0" w:space="0" w:color="auto"/>
                    <w:right w:val="none" w:sz="0" w:space="0" w:color="auto"/>
                  </w:divBdr>
                </w:div>
                <w:div w:id="789782240">
                  <w:marLeft w:val="0"/>
                  <w:marRight w:val="0"/>
                  <w:marTop w:val="0"/>
                  <w:marBottom w:val="0"/>
                  <w:divBdr>
                    <w:top w:val="none" w:sz="0" w:space="0" w:color="auto"/>
                    <w:left w:val="none" w:sz="0" w:space="0" w:color="auto"/>
                    <w:bottom w:val="none" w:sz="0" w:space="0" w:color="auto"/>
                    <w:right w:val="none" w:sz="0" w:space="0" w:color="auto"/>
                  </w:divBdr>
                </w:div>
                <w:div w:id="789978396">
                  <w:marLeft w:val="0"/>
                  <w:marRight w:val="0"/>
                  <w:marTop w:val="0"/>
                  <w:marBottom w:val="0"/>
                  <w:divBdr>
                    <w:top w:val="none" w:sz="0" w:space="0" w:color="auto"/>
                    <w:left w:val="none" w:sz="0" w:space="0" w:color="auto"/>
                    <w:bottom w:val="none" w:sz="0" w:space="0" w:color="auto"/>
                    <w:right w:val="none" w:sz="0" w:space="0" w:color="auto"/>
                  </w:divBdr>
                </w:div>
                <w:div w:id="790169781">
                  <w:marLeft w:val="0"/>
                  <w:marRight w:val="0"/>
                  <w:marTop w:val="0"/>
                  <w:marBottom w:val="0"/>
                  <w:divBdr>
                    <w:top w:val="none" w:sz="0" w:space="0" w:color="auto"/>
                    <w:left w:val="none" w:sz="0" w:space="0" w:color="auto"/>
                    <w:bottom w:val="none" w:sz="0" w:space="0" w:color="auto"/>
                    <w:right w:val="none" w:sz="0" w:space="0" w:color="auto"/>
                  </w:divBdr>
                </w:div>
                <w:div w:id="790251320">
                  <w:marLeft w:val="0"/>
                  <w:marRight w:val="0"/>
                  <w:marTop w:val="0"/>
                  <w:marBottom w:val="0"/>
                  <w:divBdr>
                    <w:top w:val="none" w:sz="0" w:space="0" w:color="auto"/>
                    <w:left w:val="none" w:sz="0" w:space="0" w:color="auto"/>
                    <w:bottom w:val="none" w:sz="0" w:space="0" w:color="auto"/>
                    <w:right w:val="none" w:sz="0" w:space="0" w:color="auto"/>
                  </w:divBdr>
                </w:div>
                <w:div w:id="791242810">
                  <w:marLeft w:val="0"/>
                  <w:marRight w:val="0"/>
                  <w:marTop w:val="0"/>
                  <w:marBottom w:val="0"/>
                  <w:divBdr>
                    <w:top w:val="none" w:sz="0" w:space="0" w:color="auto"/>
                    <w:left w:val="none" w:sz="0" w:space="0" w:color="auto"/>
                    <w:bottom w:val="none" w:sz="0" w:space="0" w:color="auto"/>
                    <w:right w:val="none" w:sz="0" w:space="0" w:color="auto"/>
                  </w:divBdr>
                </w:div>
                <w:div w:id="791436462">
                  <w:marLeft w:val="0"/>
                  <w:marRight w:val="0"/>
                  <w:marTop w:val="0"/>
                  <w:marBottom w:val="0"/>
                  <w:divBdr>
                    <w:top w:val="none" w:sz="0" w:space="0" w:color="auto"/>
                    <w:left w:val="none" w:sz="0" w:space="0" w:color="auto"/>
                    <w:bottom w:val="none" w:sz="0" w:space="0" w:color="auto"/>
                    <w:right w:val="none" w:sz="0" w:space="0" w:color="auto"/>
                  </w:divBdr>
                </w:div>
                <w:div w:id="791559827">
                  <w:marLeft w:val="0"/>
                  <w:marRight w:val="0"/>
                  <w:marTop w:val="0"/>
                  <w:marBottom w:val="0"/>
                  <w:divBdr>
                    <w:top w:val="none" w:sz="0" w:space="0" w:color="auto"/>
                    <w:left w:val="none" w:sz="0" w:space="0" w:color="auto"/>
                    <w:bottom w:val="none" w:sz="0" w:space="0" w:color="auto"/>
                    <w:right w:val="none" w:sz="0" w:space="0" w:color="auto"/>
                  </w:divBdr>
                </w:div>
                <w:div w:id="793326245">
                  <w:marLeft w:val="0"/>
                  <w:marRight w:val="0"/>
                  <w:marTop w:val="0"/>
                  <w:marBottom w:val="0"/>
                  <w:divBdr>
                    <w:top w:val="none" w:sz="0" w:space="0" w:color="auto"/>
                    <w:left w:val="none" w:sz="0" w:space="0" w:color="auto"/>
                    <w:bottom w:val="none" w:sz="0" w:space="0" w:color="auto"/>
                    <w:right w:val="none" w:sz="0" w:space="0" w:color="auto"/>
                  </w:divBdr>
                </w:div>
                <w:div w:id="794450306">
                  <w:marLeft w:val="0"/>
                  <w:marRight w:val="0"/>
                  <w:marTop w:val="0"/>
                  <w:marBottom w:val="0"/>
                  <w:divBdr>
                    <w:top w:val="none" w:sz="0" w:space="0" w:color="auto"/>
                    <w:left w:val="none" w:sz="0" w:space="0" w:color="auto"/>
                    <w:bottom w:val="none" w:sz="0" w:space="0" w:color="auto"/>
                    <w:right w:val="none" w:sz="0" w:space="0" w:color="auto"/>
                  </w:divBdr>
                </w:div>
                <w:div w:id="794911148">
                  <w:marLeft w:val="0"/>
                  <w:marRight w:val="0"/>
                  <w:marTop w:val="0"/>
                  <w:marBottom w:val="0"/>
                  <w:divBdr>
                    <w:top w:val="none" w:sz="0" w:space="0" w:color="auto"/>
                    <w:left w:val="none" w:sz="0" w:space="0" w:color="auto"/>
                    <w:bottom w:val="none" w:sz="0" w:space="0" w:color="auto"/>
                    <w:right w:val="none" w:sz="0" w:space="0" w:color="auto"/>
                  </w:divBdr>
                </w:div>
                <w:div w:id="796991116">
                  <w:marLeft w:val="0"/>
                  <w:marRight w:val="0"/>
                  <w:marTop w:val="0"/>
                  <w:marBottom w:val="0"/>
                  <w:divBdr>
                    <w:top w:val="none" w:sz="0" w:space="0" w:color="auto"/>
                    <w:left w:val="none" w:sz="0" w:space="0" w:color="auto"/>
                    <w:bottom w:val="none" w:sz="0" w:space="0" w:color="auto"/>
                    <w:right w:val="none" w:sz="0" w:space="0" w:color="auto"/>
                  </w:divBdr>
                </w:div>
                <w:div w:id="798839671">
                  <w:marLeft w:val="0"/>
                  <w:marRight w:val="0"/>
                  <w:marTop w:val="0"/>
                  <w:marBottom w:val="0"/>
                  <w:divBdr>
                    <w:top w:val="none" w:sz="0" w:space="0" w:color="auto"/>
                    <w:left w:val="none" w:sz="0" w:space="0" w:color="auto"/>
                    <w:bottom w:val="none" w:sz="0" w:space="0" w:color="auto"/>
                    <w:right w:val="none" w:sz="0" w:space="0" w:color="auto"/>
                  </w:divBdr>
                </w:div>
                <w:div w:id="801389534">
                  <w:marLeft w:val="0"/>
                  <w:marRight w:val="0"/>
                  <w:marTop w:val="0"/>
                  <w:marBottom w:val="0"/>
                  <w:divBdr>
                    <w:top w:val="none" w:sz="0" w:space="0" w:color="auto"/>
                    <w:left w:val="none" w:sz="0" w:space="0" w:color="auto"/>
                    <w:bottom w:val="none" w:sz="0" w:space="0" w:color="auto"/>
                    <w:right w:val="none" w:sz="0" w:space="0" w:color="auto"/>
                  </w:divBdr>
                </w:div>
                <w:div w:id="801654466">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803961202">
                  <w:marLeft w:val="0"/>
                  <w:marRight w:val="0"/>
                  <w:marTop w:val="0"/>
                  <w:marBottom w:val="0"/>
                  <w:divBdr>
                    <w:top w:val="none" w:sz="0" w:space="0" w:color="auto"/>
                    <w:left w:val="none" w:sz="0" w:space="0" w:color="auto"/>
                    <w:bottom w:val="none" w:sz="0" w:space="0" w:color="auto"/>
                    <w:right w:val="none" w:sz="0" w:space="0" w:color="auto"/>
                  </w:divBdr>
                </w:div>
                <w:div w:id="805927549">
                  <w:marLeft w:val="0"/>
                  <w:marRight w:val="0"/>
                  <w:marTop w:val="0"/>
                  <w:marBottom w:val="0"/>
                  <w:divBdr>
                    <w:top w:val="none" w:sz="0" w:space="0" w:color="auto"/>
                    <w:left w:val="none" w:sz="0" w:space="0" w:color="auto"/>
                    <w:bottom w:val="none" w:sz="0" w:space="0" w:color="auto"/>
                    <w:right w:val="none" w:sz="0" w:space="0" w:color="auto"/>
                  </w:divBdr>
                </w:div>
                <w:div w:id="813572170">
                  <w:marLeft w:val="0"/>
                  <w:marRight w:val="0"/>
                  <w:marTop w:val="0"/>
                  <w:marBottom w:val="0"/>
                  <w:divBdr>
                    <w:top w:val="none" w:sz="0" w:space="0" w:color="auto"/>
                    <w:left w:val="none" w:sz="0" w:space="0" w:color="auto"/>
                    <w:bottom w:val="none" w:sz="0" w:space="0" w:color="auto"/>
                    <w:right w:val="none" w:sz="0" w:space="0" w:color="auto"/>
                  </w:divBdr>
                </w:div>
                <w:div w:id="814294869">
                  <w:marLeft w:val="0"/>
                  <w:marRight w:val="0"/>
                  <w:marTop w:val="0"/>
                  <w:marBottom w:val="0"/>
                  <w:divBdr>
                    <w:top w:val="none" w:sz="0" w:space="0" w:color="auto"/>
                    <w:left w:val="none" w:sz="0" w:space="0" w:color="auto"/>
                    <w:bottom w:val="none" w:sz="0" w:space="0" w:color="auto"/>
                    <w:right w:val="none" w:sz="0" w:space="0" w:color="auto"/>
                  </w:divBdr>
                </w:div>
                <w:div w:id="816144359">
                  <w:marLeft w:val="0"/>
                  <w:marRight w:val="0"/>
                  <w:marTop w:val="0"/>
                  <w:marBottom w:val="0"/>
                  <w:divBdr>
                    <w:top w:val="none" w:sz="0" w:space="0" w:color="auto"/>
                    <w:left w:val="none" w:sz="0" w:space="0" w:color="auto"/>
                    <w:bottom w:val="none" w:sz="0" w:space="0" w:color="auto"/>
                    <w:right w:val="none" w:sz="0" w:space="0" w:color="auto"/>
                  </w:divBdr>
                </w:div>
                <w:div w:id="816266050">
                  <w:marLeft w:val="0"/>
                  <w:marRight w:val="0"/>
                  <w:marTop w:val="0"/>
                  <w:marBottom w:val="0"/>
                  <w:divBdr>
                    <w:top w:val="none" w:sz="0" w:space="0" w:color="auto"/>
                    <w:left w:val="none" w:sz="0" w:space="0" w:color="auto"/>
                    <w:bottom w:val="none" w:sz="0" w:space="0" w:color="auto"/>
                    <w:right w:val="none" w:sz="0" w:space="0" w:color="auto"/>
                  </w:divBdr>
                </w:div>
                <w:div w:id="816846570">
                  <w:marLeft w:val="0"/>
                  <w:marRight w:val="0"/>
                  <w:marTop w:val="0"/>
                  <w:marBottom w:val="0"/>
                  <w:divBdr>
                    <w:top w:val="none" w:sz="0" w:space="0" w:color="auto"/>
                    <w:left w:val="none" w:sz="0" w:space="0" w:color="auto"/>
                    <w:bottom w:val="none" w:sz="0" w:space="0" w:color="auto"/>
                    <w:right w:val="none" w:sz="0" w:space="0" w:color="auto"/>
                  </w:divBdr>
                </w:div>
                <w:div w:id="819074907">
                  <w:marLeft w:val="0"/>
                  <w:marRight w:val="0"/>
                  <w:marTop w:val="0"/>
                  <w:marBottom w:val="0"/>
                  <w:divBdr>
                    <w:top w:val="none" w:sz="0" w:space="0" w:color="auto"/>
                    <w:left w:val="none" w:sz="0" w:space="0" w:color="auto"/>
                    <w:bottom w:val="none" w:sz="0" w:space="0" w:color="auto"/>
                    <w:right w:val="none" w:sz="0" w:space="0" w:color="auto"/>
                  </w:divBdr>
                </w:div>
                <w:div w:id="819083200">
                  <w:marLeft w:val="0"/>
                  <w:marRight w:val="0"/>
                  <w:marTop w:val="0"/>
                  <w:marBottom w:val="0"/>
                  <w:divBdr>
                    <w:top w:val="none" w:sz="0" w:space="0" w:color="auto"/>
                    <w:left w:val="none" w:sz="0" w:space="0" w:color="auto"/>
                    <w:bottom w:val="none" w:sz="0" w:space="0" w:color="auto"/>
                    <w:right w:val="none" w:sz="0" w:space="0" w:color="auto"/>
                  </w:divBdr>
                </w:div>
                <w:div w:id="819462523">
                  <w:marLeft w:val="0"/>
                  <w:marRight w:val="0"/>
                  <w:marTop w:val="0"/>
                  <w:marBottom w:val="0"/>
                  <w:divBdr>
                    <w:top w:val="none" w:sz="0" w:space="0" w:color="auto"/>
                    <w:left w:val="none" w:sz="0" w:space="0" w:color="auto"/>
                    <w:bottom w:val="none" w:sz="0" w:space="0" w:color="auto"/>
                    <w:right w:val="none" w:sz="0" w:space="0" w:color="auto"/>
                  </w:divBdr>
                </w:div>
                <w:div w:id="820384335">
                  <w:marLeft w:val="0"/>
                  <w:marRight w:val="0"/>
                  <w:marTop w:val="0"/>
                  <w:marBottom w:val="0"/>
                  <w:divBdr>
                    <w:top w:val="none" w:sz="0" w:space="0" w:color="auto"/>
                    <w:left w:val="none" w:sz="0" w:space="0" w:color="auto"/>
                    <w:bottom w:val="none" w:sz="0" w:space="0" w:color="auto"/>
                    <w:right w:val="none" w:sz="0" w:space="0" w:color="auto"/>
                  </w:divBdr>
                </w:div>
                <w:div w:id="821196540">
                  <w:marLeft w:val="0"/>
                  <w:marRight w:val="0"/>
                  <w:marTop w:val="0"/>
                  <w:marBottom w:val="0"/>
                  <w:divBdr>
                    <w:top w:val="none" w:sz="0" w:space="0" w:color="auto"/>
                    <w:left w:val="none" w:sz="0" w:space="0" w:color="auto"/>
                    <w:bottom w:val="none" w:sz="0" w:space="0" w:color="auto"/>
                    <w:right w:val="none" w:sz="0" w:space="0" w:color="auto"/>
                  </w:divBdr>
                </w:div>
                <w:div w:id="823741884">
                  <w:marLeft w:val="0"/>
                  <w:marRight w:val="0"/>
                  <w:marTop w:val="0"/>
                  <w:marBottom w:val="0"/>
                  <w:divBdr>
                    <w:top w:val="none" w:sz="0" w:space="0" w:color="auto"/>
                    <w:left w:val="none" w:sz="0" w:space="0" w:color="auto"/>
                    <w:bottom w:val="none" w:sz="0" w:space="0" w:color="auto"/>
                    <w:right w:val="none" w:sz="0" w:space="0" w:color="auto"/>
                  </w:divBdr>
                </w:div>
                <w:div w:id="825365756">
                  <w:marLeft w:val="0"/>
                  <w:marRight w:val="0"/>
                  <w:marTop w:val="0"/>
                  <w:marBottom w:val="0"/>
                  <w:divBdr>
                    <w:top w:val="none" w:sz="0" w:space="0" w:color="auto"/>
                    <w:left w:val="none" w:sz="0" w:space="0" w:color="auto"/>
                    <w:bottom w:val="none" w:sz="0" w:space="0" w:color="auto"/>
                    <w:right w:val="none" w:sz="0" w:space="0" w:color="auto"/>
                  </w:divBdr>
                </w:div>
                <w:div w:id="829104879">
                  <w:marLeft w:val="0"/>
                  <w:marRight w:val="0"/>
                  <w:marTop w:val="0"/>
                  <w:marBottom w:val="0"/>
                  <w:divBdr>
                    <w:top w:val="none" w:sz="0" w:space="0" w:color="auto"/>
                    <w:left w:val="none" w:sz="0" w:space="0" w:color="auto"/>
                    <w:bottom w:val="none" w:sz="0" w:space="0" w:color="auto"/>
                    <w:right w:val="none" w:sz="0" w:space="0" w:color="auto"/>
                  </w:divBdr>
                </w:div>
                <w:div w:id="829444514">
                  <w:marLeft w:val="0"/>
                  <w:marRight w:val="0"/>
                  <w:marTop w:val="0"/>
                  <w:marBottom w:val="0"/>
                  <w:divBdr>
                    <w:top w:val="none" w:sz="0" w:space="0" w:color="auto"/>
                    <w:left w:val="none" w:sz="0" w:space="0" w:color="auto"/>
                    <w:bottom w:val="none" w:sz="0" w:space="0" w:color="auto"/>
                    <w:right w:val="none" w:sz="0" w:space="0" w:color="auto"/>
                  </w:divBdr>
                </w:div>
                <w:div w:id="829759728">
                  <w:marLeft w:val="0"/>
                  <w:marRight w:val="0"/>
                  <w:marTop w:val="0"/>
                  <w:marBottom w:val="0"/>
                  <w:divBdr>
                    <w:top w:val="none" w:sz="0" w:space="0" w:color="auto"/>
                    <w:left w:val="none" w:sz="0" w:space="0" w:color="auto"/>
                    <w:bottom w:val="none" w:sz="0" w:space="0" w:color="auto"/>
                    <w:right w:val="none" w:sz="0" w:space="0" w:color="auto"/>
                  </w:divBdr>
                </w:div>
                <w:div w:id="829833230">
                  <w:marLeft w:val="0"/>
                  <w:marRight w:val="0"/>
                  <w:marTop w:val="0"/>
                  <w:marBottom w:val="0"/>
                  <w:divBdr>
                    <w:top w:val="none" w:sz="0" w:space="0" w:color="auto"/>
                    <w:left w:val="none" w:sz="0" w:space="0" w:color="auto"/>
                    <w:bottom w:val="none" w:sz="0" w:space="0" w:color="auto"/>
                    <w:right w:val="none" w:sz="0" w:space="0" w:color="auto"/>
                  </w:divBdr>
                </w:div>
                <w:div w:id="829834630">
                  <w:marLeft w:val="0"/>
                  <w:marRight w:val="0"/>
                  <w:marTop w:val="0"/>
                  <w:marBottom w:val="0"/>
                  <w:divBdr>
                    <w:top w:val="none" w:sz="0" w:space="0" w:color="auto"/>
                    <w:left w:val="none" w:sz="0" w:space="0" w:color="auto"/>
                    <w:bottom w:val="none" w:sz="0" w:space="0" w:color="auto"/>
                    <w:right w:val="none" w:sz="0" w:space="0" w:color="auto"/>
                  </w:divBdr>
                </w:div>
                <w:div w:id="830414607">
                  <w:marLeft w:val="0"/>
                  <w:marRight w:val="0"/>
                  <w:marTop w:val="0"/>
                  <w:marBottom w:val="0"/>
                  <w:divBdr>
                    <w:top w:val="none" w:sz="0" w:space="0" w:color="auto"/>
                    <w:left w:val="none" w:sz="0" w:space="0" w:color="auto"/>
                    <w:bottom w:val="none" w:sz="0" w:space="0" w:color="auto"/>
                    <w:right w:val="none" w:sz="0" w:space="0" w:color="auto"/>
                  </w:divBdr>
                </w:div>
                <w:div w:id="830874276">
                  <w:marLeft w:val="0"/>
                  <w:marRight w:val="0"/>
                  <w:marTop w:val="0"/>
                  <w:marBottom w:val="0"/>
                  <w:divBdr>
                    <w:top w:val="none" w:sz="0" w:space="0" w:color="auto"/>
                    <w:left w:val="none" w:sz="0" w:space="0" w:color="auto"/>
                    <w:bottom w:val="none" w:sz="0" w:space="0" w:color="auto"/>
                    <w:right w:val="none" w:sz="0" w:space="0" w:color="auto"/>
                  </w:divBdr>
                </w:div>
                <w:div w:id="830949881">
                  <w:marLeft w:val="0"/>
                  <w:marRight w:val="0"/>
                  <w:marTop w:val="0"/>
                  <w:marBottom w:val="0"/>
                  <w:divBdr>
                    <w:top w:val="none" w:sz="0" w:space="0" w:color="auto"/>
                    <w:left w:val="none" w:sz="0" w:space="0" w:color="auto"/>
                    <w:bottom w:val="none" w:sz="0" w:space="0" w:color="auto"/>
                    <w:right w:val="none" w:sz="0" w:space="0" w:color="auto"/>
                  </w:divBdr>
                </w:div>
                <w:div w:id="835996613">
                  <w:marLeft w:val="0"/>
                  <w:marRight w:val="0"/>
                  <w:marTop w:val="0"/>
                  <w:marBottom w:val="0"/>
                  <w:divBdr>
                    <w:top w:val="none" w:sz="0" w:space="0" w:color="auto"/>
                    <w:left w:val="none" w:sz="0" w:space="0" w:color="auto"/>
                    <w:bottom w:val="none" w:sz="0" w:space="0" w:color="auto"/>
                    <w:right w:val="none" w:sz="0" w:space="0" w:color="auto"/>
                  </w:divBdr>
                </w:div>
                <w:div w:id="837303505">
                  <w:marLeft w:val="0"/>
                  <w:marRight w:val="0"/>
                  <w:marTop w:val="0"/>
                  <w:marBottom w:val="0"/>
                  <w:divBdr>
                    <w:top w:val="none" w:sz="0" w:space="0" w:color="auto"/>
                    <w:left w:val="none" w:sz="0" w:space="0" w:color="auto"/>
                    <w:bottom w:val="none" w:sz="0" w:space="0" w:color="auto"/>
                    <w:right w:val="none" w:sz="0" w:space="0" w:color="auto"/>
                  </w:divBdr>
                </w:div>
                <w:div w:id="839391505">
                  <w:marLeft w:val="0"/>
                  <w:marRight w:val="0"/>
                  <w:marTop w:val="0"/>
                  <w:marBottom w:val="0"/>
                  <w:divBdr>
                    <w:top w:val="none" w:sz="0" w:space="0" w:color="auto"/>
                    <w:left w:val="none" w:sz="0" w:space="0" w:color="auto"/>
                    <w:bottom w:val="none" w:sz="0" w:space="0" w:color="auto"/>
                    <w:right w:val="none" w:sz="0" w:space="0" w:color="auto"/>
                  </w:divBdr>
                </w:div>
                <w:div w:id="841967104">
                  <w:marLeft w:val="0"/>
                  <w:marRight w:val="0"/>
                  <w:marTop w:val="0"/>
                  <w:marBottom w:val="0"/>
                  <w:divBdr>
                    <w:top w:val="none" w:sz="0" w:space="0" w:color="auto"/>
                    <w:left w:val="none" w:sz="0" w:space="0" w:color="auto"/>
                    <w:bottom w:val="none" w:sz="0" w:space="0" w:color="auto"/>
                    <w:right w:val="none" w:sz="0" w:space="0" w:color="auto"/>
                  </w:divBdr>
                </w:div>
                <w:div w:id="842822792">
                  <w:marLeft w:val="0"/>
                  <w:marRight w:val="0"/>
                  <w:marTop w:val="0"/>
                  <w:marBottom w:val="0"/>
                  <w:divBdr>
                    <w:top w:val="none" w:sz="0" w:space="0" w:color="auto"/>
                    <w:left w:val="none" w:sz="0" w:space="0" w:color="auto"/>
                    <w:bottom w:val="none" w:sz="0" w:space="0" w:color="auto"/>
                    <w:right w:val="none" w:sz="0" w:space="0" w:color="auto"/>
                  </w:divBdr>
                </w:div>
                <w:div w:id="846989539">
                  <w:marLeft w:val="0"/>
                  <w:marRight w:val="0"/>
                  <w:marTop w:val="0"/>
                  <w:marBottom w:val="0"/>
                  <w:divBdr>
                    <w:top w:val="none" w:sz="0" w:space="0" w:color="auto"/>
                    <w:left w:val="none" w:sz="0" w:space="0" w:color="auto"/>
                    <w:bottom w:val="none" w:sz="0" w:space="0" w:color="auto"/>
                    <w:right w:val="none" w:sz="0" w:space="0" w:color="auto"/>
                  </w:divBdr>
                </w:div>
                <w:div w:id="848718029">
                  <w:marLeft w:val="0"/>
                  <w:marRight w:val="0"/>
                  <w:marTop w:val="0"/>
                  <w:marBottom w:val="0"/>
                  <w:divBdr>
                    <w:top w:val="none" w:sz="0" w:space="0" w:color="auto"/>
                    <w:left w:val="none" w:sz="0" w:space="0" w:color="auto"/>
                    <w:bottom w:val="none" w:sz="0" w:space="0" w:color="auto"/>
                    <w:right w:val="none" w:sz="0" w:space="0" w:color="auto"/>
                  </w:divBdr>
                </w:div>
                <w:div w:id="852457118">
                  <w:marLeft w:val="0"/>
                  <w:marRight w:val="0"/>
                  <w:marTop w:val="0"/>
                  <w:marBottom w:val="0"/>
                  <w:divBdr>
                    <w:top w:val="none" w:sz="0" w:space="0" w:color="auto"/>
                    <w:left w:val="none" w:sz="0" w:space="0" w:color="auto"/>
                    <w:bottom w:val="none" w:sz="0" w:space="0" w:color="auto"/>
                    <w:right w:val="none" w:sz="0" w:space="0" w:color="auto"/>
                  </w:divBdr>
                </w:div>
                <w:div w:id="860895434">
                  <w:marLeft w:val="0"/>
                  <w:marRight w:val="0"/>
                  <w:marTop w:val="0"/>
                  <w:marBottom w:val="0"/>
                  <w:divBdr>
                    <w:top w:val="none" w:sz="0" w:space="0" w:color="auto"/>
                    <w:left w:val="none" w:sz="0" w:space="0" w:color="auto"/>
                    <w:bottom w:val="none" w:sz="0" w:space="0" w:color="auto"/>
                    <w:right w:val="none" w:sz="0" w:space="0" w:color="auto"/>
                  </w:divBdr>
                </w:div>
                <w:div w:id="861892783">
                  <w:marLeft w:val="0"/>
                  <w:marRight w:val="0"/>
                  <w:marTop w:val="0"/>
                  <w:marBottom w:val="0"/>
                  <w:divBdr>
                    <w:top w:val="none" w:sz="0" w:space="0" w:color="auto"/>
                    <w:left w:val="none" w:sz="0" w:space="0" w:color="auto"/>
                    <w:bottom w:val="none" w:sz="0" w:space="0" w:color="auto"/>
                    <w:right w:val="none" w:sz="0" w:space="0" w:color="auto"/>
                  </w:divBdr>
                </w:div>
                <w:div w:id="864637569">
                  <w:marLeft w:val="0"/>
                  <w:marRight w:val="0"/>
                  <w:marTop w:val="0"/>
                  <w:marBottom w:val="0"/>
                  <w:divBdr>
                    <w:top w:val="none" w:sz="0" w:space="0" w:color="auto"/>
                    <w:left w:val="none" w:sz="0" w:space="0" w:color="auto"/>
                    <w:bottom w:val="none" w:sz="0" w:space="0" w:color="auto"/>
                    <w:right w:val="none" w:sz="0" w:space="0" w:color="auto"/>
                  </w:divBdr>
                </w:div>
                <w:div w:id="866142195">
                  <w:marLeft w:val="0"/>
                  <w:marRight w:val="0"/>
                  <w:marTop w:val="0"/>
                  <w:marBottom w:val="0"/>
                  <w:divBdr>
                    <w:top w:val="none" w:sz="0" w:space="0" w:color="auto"/>
                    <w:left w:val="none" w:sz="0" w:space="0" w:color="auto"/>
                    <w:bottom w:val="none" w:sz="0" w:space="0" w:color="auto"/>
                    <w:right w:val="none" w:sz="0" w:space="0" w:color="auto"/>
                  </w:divBdr>
                </w:div>
                <w:div w:id="866987108">
                  <w:marLeft w:val="0"/>
                  <w:marRight w:val="0"/>
                  <w:marTop w:val="0"/>
                  <w:marBottom w:val="0"/>
                  <w:divBdr>
                    <w:top w:val="none" w:sz="0" w:space="0" w:color="auto"/>
                    <w:left w:val="none" w:sz="0" w:space="0" w:color="auto"/>
                    <w:bottom w:val="none" w:sz="0" w:space="0" w:color="auto"/>
                    <w:right w:val="none" w:sz="0" w:space="0" w:color="auto"/>
                  </w:divBdr>
                </w:div>
                <w:div w:id="867067403">
                  <w:marLeft w:val="0"/>
                  <w:marRight w:val="0"/>
                  <w:marTop w:val="0"/>
                  <w:marBottom w:val="0"/>
                  <w:divBdr>
                    <w:top w:val="none" w:sz="0" w:space="0" w:color="auto"/>
                    <w:left w:val="none" w:sz="0" w:space="0" w:color="auto"/>
                    <w:bottom w:val="none" w:sz="0" w:space="0" w:color="auto"/>
                    <w:right w:val="none" w:sz="0" w:space="0" w:color="auto"/>
                  </w:divBdr>
                </w:div>
                <w:div w:id="870533211">
                  <w:marLeft w:val="0"/>
                  <w:marRight w:val="0"/>
                  <w:marTop w:val="0"/>
                  <w:marBottom w:val="0"/>
                  <w:divBdr>
                    <w:top w:val="none" w:sz="0" w:space="0" w:color="auto"/>
                    <w:left w:val="none" w:sz="0" w:space="0" w:color="auto"/>
                    <w:bottom w:val="none" w:sz="0" w:space="0" w:color="auto"/>
                    <w:right w:val="none" w:sz="0" w:space="0" w:color="auto"/>
                  </w:divBdr>
                </w:div>
                <w:div w:id="872033056">
                  <w:marLeft w:val="0"/>
                  <w:marRight w:val="0"/>
                  <w:marTop w:val="0"/>
                  <w:marBottom w:val="0"/>
                  <w:divBdr>
                    <w:top w:val="none" w:sz="0" w:space="0" w:color="auto"/>
                    <w:left w:val="none" w:sz="0" w:space="0" w:color="auto"/>
                    <w:bottom w:val="none" w:sz="0" w:space="0" w:color="auto"/>
                    <w:right w:val="none" w:sz="0" w:space="0" w:color="auto"/>
                  </w:divBdr>
                </w:div>
                <w:div w:id="876160077">
                  <w:marLeft w:val="0"/>
                  <w:marRight w:val="0"/>
                  <w:marTop w:val="0"/>
                  <w:marBottom w:val="0"/>
                  <w:divBdr>
                    <w:top w:val="none" w:sz="0" w:space="0" w:color="auto"/>
                    <w:left w:val="none" w:sz="0" w:space="0" w:color="auto"/>
                    <w:bottom w:val="none" w:sz="0" w:space="0" w:color="auto"/>
                    <w:right w:val="none" w:sz="0" w:space="0" w:color="auto"/>
                  </w:divBdr>
                </w:div>
                <w:div w:id="877669947">
                  <w:marLeft w:val="0"/>
                  <w:marRight w:val="0"/>
                  <w:marTop w:val="0"/>
                  <w:marBottom w:val="0"/>
                  <w:divBdr>
                    <w:top w:val="none" w:sz="0" w:space="0" w:color="auto"/>
                    <w:left w:val="none" w:sz="0" w:space="0" w:color="auto"/>
                    <w:bottom w:val="none" w:sz="0" w:space="0" w:color="auto"/>
                    <w:right w:val="none" w:sz="0" w:space="0" w:color="auto"/>
                  </w:divBdr>
                </w:div>
                <w:div w:id="879628302">
                  <w:marLeft w:val="0"/>
                  <w:marRight w:val="0"/>
                  <w:marTop w:val="0"/>
                  <w:marBottom w:val="0"/>
                  <w:divBdr>
                    <w:top w:val="none" w:sz="0" w:space="0" w:color="auto"/>
                    <w:left w:val="none" w:sz="0" w:space="0" w:color="auto"/>
                    <w:bottom w:val="none" w:sz="0" w:space="0" w:color="auto"/>
                    <w:right w:val="none" w:sz="0" w:space="0" w:color="auto"/>
                  </w:divBdr>
                </w:div>
                <w:div w:id="879703841">
                  <w:marLeft w:val="0"/>
                  <w:marRight w:val="0"/>
                  <w:marTop w:val="0"/>
                  <w:marBottom w:val="0"/>
                  <w:divBdr>
                    <w:top w:val="none" w:sz="0" w:space="0" w:color="auto"/>
                    <w:left w:val="none" w:sz="0" w:space="0" w:color="auto"/>
                    <w:bottom w:val="none" w:sz="0" w:space="0" w:color="auto"/>
                    <w:right w:val="none" w:sz="0" w:space="0" w:color="auto"/>
                  </w:divBdr>
                </w:div>
                <w:div w:id="881945347">
                  <w:marLeft w:val="0"/>
                  <w:marRight w:val="0"/>
                  <w:marTop w:val="0"/>
                  <w:marBottom w:val="0"/>
                  <w:divBdr>
                    <w:top w:val="none" w:sz="0" w:space="0" w:color="auto"/>
                    <w:left w:val="none" w:sz="0" w:space="0" w:color="auto"/>
                    <w:bottom w:val="none" w:sz="0" w:space="0" w:color="auto"/>
                    <w:right w:val="none" w:sz="0" w:space="0" w:color="auto"/>
                  </w:divBdr>
                </w:div>
                <w:div w:id="883445762">
                  <w:marLeft w:val="0"/>
                  <w:marRight w:val="0"/>
                  <w:marTop w:val="0"/>
                  <w:marBottom w:val="0"/>
                  <w:divBdr>
                    <w:top w:val="none" w:sz="0" w:space="0" w:color="auto"/>
                    <w:left w:val="none" w:sz="0" w:space="0" w:color="auto"/>
                    <w:bottom w:val="none" w:sz="0" w:space="0" w:color="auto"/>
                    <w:right w:val="none" w:sz="0" w:space="0" w:color="auto"/>
                  </w:divBdr>
                </w:div>
                <w:div w:id="884875974">
                  <w:marLeft w:val="0"/>
                  <w:marRight w:val="0"/>
                  <w:marTop w:val="0"/>
                  <w:marBottom w:val="0"/>
                  <w:divBdr>
                    <w:top w:val="none" w:sz="0" w:space="0" w:color="auto"/>
                    <w:left w:val="none" w:sz="0" w:space="0" w:color="auto"/>
                    <w:bottom w:val="none" w:sz="0" w:space="0" w:color="auto"/>
                    <w:right w:val="none" w:sz="0" w:space="0" w:color="auto"/>
                  </w:divBdr>
                </w:div>
                <w:div w:id="885990451">
                  <w:marLeft w:val="0"/>
                  <w:marRight w:val="0"/>
                  <w:marTop w:val="0"/>
                  <w:marBottom w:val="0"/>
                  <w:divBdr>
                    <w:top w:val="none" w:sz="0" w:space="0" w:color="auto"/>
                    <w:left w:val="none" w:sz="0" w:space="0" w:color="auto"/>
                    <w:bottom w:val="none" w:sz="0" w:space="0" w:color="auto"/>
                    <w:right w:val="none" w:sz="0" w:space="0" w:color="auto"/>
                  </w:divBdr>
                </w:div>
                <w:div w:id="887838682">
                  <w:marLeft w:val="0"/>
                  <w:marRight w:val="0"/>
                  <w:marTop w:val="0"/>
                  <w:marBottom w:val="0"/>
                  <w:divBdr>
                    <w:top w:val="none" w:sz="0" w:space="0" w:color="auto"/>
                    <w:left w:val="none" w:sz="0" w:space="0" w:color="auto"/>
                    <w:bottom w:val="none" w:sz="0" w:space="0" w:color="auto"/>
                    <w:right w:val="none" w:sz="0" w:space="0" w:color="auto"/>
                  </w:divBdr>
                </w:div>
                <w:div w:id="889540048">
                  <w:marLeft w:val="0"/>
                  <w:marRight w:val="0"/>
                  <w:marTop w:val="0"/>
                  <w:marBottom w:val="0"/>
                  <w:divBdr>
                    <w:top w:val="none" w:sz="0" w:space="0" w:color="auto"/>
                    <w:left w:val="none" w:sz="0" w:space="0" w:color="auto"/>
                    <w:bottom w:val="none" w:sz="0" w:space="0" w:color="auto"/>
                    <w:right w:val="none" w:sz="0" w:space="0" w:color="auto"/>
                  </w:divBdr>
                </w:div>
                <w:div w:id="889608268">
                  <w:marLeft w:val="0"/>
                  <w:marRight w:val="0"/>
                  <w:marTop w:val="0"/>
                  <w:marBottom w:val="0"/>
                  <w:divBdr>
                    <w:top w:val="none" w:sz="0" w:space="0" w:color="auto"/>
                    <w:left w:val="none" w:sz="0" w:space="0" w:color="auto"/>
                    <w:bottom w:val="none" w:sz="0" w:space="0" w:color="auto"/>
                    <w:right w:val="none" w:sz="0" w:space="0" w:color="auto"/>
                  </w:divBdr>
                </w:div>
                <w:div w:id="890532520">
                  <w:marLeft w:val="0"/>
                  <w:marRight w:val="0"/>
                  <w:marTop w:val="0"/>
                  <w:marBottom w:val="0"/>
                  <w:divBdr>
                    <w:top w:val="none" w:sz="0" w:space="0" w:color="auto"/>
                    <w:left w:val="none" w:sz="0" w:space="0" w:color="auto"/>
                    <w:bottom w:val="none" w:sz="0" w:space="0" w:color="auto"/>
                    <w:right w:val="none" w:sz="0" w:space="0" w:color="auto"/>
                  </w:divBdr>
                </w:div>
                <w:div w:id="892040166">
                  <w:marLeft w:val="0"/>
                  <w:marRight w:val="0"/>
                  <w:marTop w:val="0"/>
                  <w:marBottom w:val="0"/>
                  <w:divBdr>
                    <w:top w:val="none" w:sz="0" w:space="0" w:color="auto"/>
                    <w:left w:val="none" w:sz="0" w:space="0" w:color="auto"/>
                    <w:bottom w:val="none" w:sz="0" w:space="0" w:color="auto"/>
                    <w:right w:val="none" w:sz="0" w:space="0" w:color="auto"/>
                  </w:divBdr>
                </w:div>
                <w:div w:id="892618346">
                  <w:marLeft w:val="0"/>
                  <w:marRight w:val="0"/>
                  <w:marTop w:val="0"/>
                  <w:marBottom w:val="0"/>
                  <w:divBdr>
                    <w:top w:val="none" w:sz="0" w:space="0" w:color="auto"/>
                    <w:left w:val="none" w:sz="0" w:space="0" w:color="auto"/>
                    <w:bottom w:val="none" w:sz="0" w:space="0" w:color="auto"/>
                    <w:right w:val="none" w:sz="0" w:space="0" w:color="auto"/>
                  </w:divBdr>
                </w:div>
                <w:div w:id="893660039">
                  <w:marLeft w:val="0"/>
                  <w:marRight w:val="0"/>
                  <w:marTop w:val="0"/>
                  <w:marBottom w:val="0"/>
                  <w:divBdr>
                    <w:top w:val="none" w:sz="0" w:space="0" w:color="auto"/>
                    <w:left w:val="none" w:sz="0" w:space="0" w:color="auto"/>
                    <w:bottom w:val="none" w:sz="0" w:space="0" w:color="auto"/>
                    <w:right w:val="none" w:sz="0" w:space="0" w:color="auto"/>
                  </w:divBdr>
                </w:div>
                <w:div w:id="897975519">
                  <w:marLeft w:val="0"/>
                  <w:marRight w:val="0"/>
                  <w:marTop w:val="0"/>
                  <w:marBottom w:val="0"/>
                  <w:divBdr>
                    <w:top w:val="none" w:sz="0" w:space="0" w:color="auto"/>
                    <w:left w:val="none" w:sz="0" w:space="0" w:color="auto"/>
                    <w:bottom w:val="none" w:sz="0" w:space="0" w:color="auto"/>
                    <w:right w:val="none" w:sz="0" w:space="0" w:color="auto"/>
                  </w:divBdr>
                </w:div>
                <w:div w:id="898128500">
                  <w:marLeft w:val="0"/>
                  <w:marRight w:val="0"/>
                  <w:marTop w:val="0"/>
                  <w:marBottom w:val="0"/>
                  <w:divBdr>
                    <w:top w:val="none" w:sz="0" w:space="0" w:color="auto"/>
                    <w:left w:val="none" w:sz="0" w:space="0" w:color="auto"/>
                    <w:bottom w:val="none" w:sz="0" w:space="0" w:color="auto"/>
                    <w:right w:val="none" w:sz="0" w:space="0" w:color="auto"/>
                  </w:divBdr>
                </w:div>
                <w:div w:id="898321659">
                  <w:marLeft w:val="0"/>
                  <w:marRight w:val="0"/>
                  <w:marTop w:val="0"/>
                  <w:marBottom w:val="0"/>
                  <w:divBdr>
                    <w:top w:val="none" w:sz="0" w:space="0" w:color="auto"/>
                    <w:left w:val="none" w:sz="0" w:space="0" w:color="auto"/>
                    <w:bottom w:val="none" w:sz="0" w:space="0" w:color="auto"/>
                    <w:right w:val="none" w:sz="0" w:space="0" w:color="auto"/>
                  </w:divBdr>
                </w:div>
                <w:div w:id="899747256">
                  <w:marLeft w:val="0"/>
                  <w:marRight w:val="0"/>
                  <w:marTop w:val="0"/>
                  <w:marBottom w:val="0"/>
                  <w:divBdr>
                    <w:top w:val="none" w:sz="0" w:space="0" w:color="auto"/>
                    <w:left w:val="none" w:sz="0" w:space="0" w:color="auto"/>
                    <w:bottom w:val="none" w:sz="0" w:space="0" w:color="auto"/>
                    <w:right w:val="none" w:sz="0" w:space="0" w:color="auto"/>
                  </w:divBdr>
                </w:div>
                <w:div w:id="900597393">
                  <w:marLeft w:val="0"/>
                  <w:marRight w:val="0"/>
                  <w:marTop w:val="0"/>
                  <w:marBottom w:val="0"/>
                  <w:divBdr>
                    <w:top w:val="none" w:sz="0" w:space="0" w:color="auto"/>
                    <w:left w:val="none" w:sz="0" w:space="0" w:color="auto"/>
                    <w:bottom w:val="none" w:sz="0" w:space="0" w:color="auto"/>
                    <w:right w:val="none" w:sz="0" w:space="0" w:color="auto"/>
                  </w:divBdr>
                </w:div>
                <w:div w:id="902445064">
                  <w:marLeft w:val="0"/>
                  <w:marRight w:val="0"/>
                  <w:marTop w:val="0"/>
                  <w:marBottom w:val="0"/>
                  <w:divBdr>
                    <w:top w:val="none" w:sz="0" w:space="0" w:color="auto"/>
                    <w:left w:val="none" w:sz="0" w:space="0" w:color="auto"/>
                    <w:bottom w:val="none" w:sz="0" w:space="0" w:color="auto"/>
                    <w:right w:val="none" w:sz="0" w:space="0" w:color="auto"/>
                  </w:divBdr>
                </w:div>
                <w:div w:id="903177290">
                  <w:marLeft w:val="0"/>
                  <w:marRight w:val="0"/>
                  <w:marTop w:val="0"/>
                  <w:marBottom w:val="0"/>
                  <w:divBdr>
                    <w:top w:val="none" w:sz="0" w:space="0" w:color="auto"/>
                    <w:left w:val="none" w:sz="0" w:space="0" w:color="auto"/>
                    <w:bottom w:val="none" w:sz="0" w:space="0" w:color="auto"/>
                    <w:right w:val="none" w:sz="0" w:space="0" w:color="auto"/>
                  </w:divBdr>
                </w:div>
                <w:div w:id="904025926">
                  <w:marLeft w:val="0"/>
                  <w:marRight w:val="0"/>
                  <w:marTop w:val="0"/>
                  <w:marBottom w:val="0"/>
                  <w:divBdr>
                    <w:top w:val="none" w:sz="0" w:space="0" w:color="auto"/>
                    <w:left w:val="none" w:sz="0" w:space="0" w:color="auto"/>
                    <w:bottom w:val="none" w:sz="0" w:space="0" w:color="auto"/>
                    <w:right w:val="none" w:sz="0" w:space="0" w:color="auto"/>
                  </w:divBdr>
                </w:div>
                <w:div w:id="909002659">
                  <w:marLeft w:val="0"/>
                  <w:marRight w:val="0"/>
                  <w:marTop w:val="0"/>
                  <w:marBottom w:val="0"/>
                  <w:divBdr>
                    <w:top w:val="none" w:sz="0" w:space="0" w:color="auto"/>
                    <w:left w:val="none" w:sz="0" w:space="0" w:color="auto"/>
                    <w:bottom w:val="none" w:sz="0" w:space="0" w:color="auto"/>
                    <w:right w:val="none" w:sz="0" w:space="0" w:color="auto"/>
                  </w:divBdr>
                </w:div>
                <w:div w:id="912200159">
                  <w:marLeft w:val="0"/>
                  <w:marRight w:val="0"/>
                  <w:marTop w:val="0"/>
                  <w:marBottom w:val="0"/>
                  <w:divBdr>
                    <w:top w:val="none" w:sz="0" w:space="0" w:color="auto"/>
                    <w:left w:val="none" w:sz="0" w:space="0" w:color="auto"/>
                    <w:bottom w:val="none" w:sz="0" w:space="0" w:color="auto"/>
                    <w:right w:val="none" w:sz="0" w:space="0" w:color="auto"/>
                  </w:divBdr>
                </w:div>
                <w:div w:id="918245975">
                  <w:marLeft w:val="0"/>
                  <w:marRight w:val="0"/>
                  <w:marTop w:val="0"/>
                  <w:marBottom w:val="0"/>
                  <w:divBdr>
                    <w:top w:val="none" w:sz="0" w:space="0" w:color="auto"/>
                    <w:left w:val="none" w:sz="0" w:space="0" w:color="auto"/>
                    <w:bottom w:val="none" w:sz="0" w:space="0" w:color="auto"/>
                    <w:right w:val="none" w:sz="0" w:space="0" w:color="auto"/>
                  </w:divBdr>
                </w:div>
                <w:div w:id="919633163">
                  <w:marLeft w:val="0"/>
                  <w:marRight w:val="0"/>
                  <w:marTop w:val="0"/>
                  <w:marBottom w:val="0"/>
                  <w:divBdr>
                    <w:top w:val="none" w:sz="0" w:space="0" w:color="auto"/>
                    <w:left w:val="none" w:sz="0" w:space="0" w:color="auto"/>
                    <w:bottom w:val="none" w:sz="0" w:space="0" w:color="auto"/>
                    <w:right w:val="none" w:sz="0" w:space="0" w:color="auto"/>
                  </w:divBdr>
                </w:div>
                <w:div w:id="920336088">
                  <w:marLeft w:val="0"/>
                  <w:marRight w:val="0"/>
                  <w:marTop w:val="0"/>
                  <w:marBottom w:val="0"/>
                  <w:divBdr>
                    <w:top w:val="none" w:sz="0" w:space="0" w:color="auto"/>
                    <w:left w:val="none" w:sz="0" w:space="0" w:color="auto"/>
                    <w:bottom w:val="none" w:sz="0" w:space="0" w:color="auto"/>
                    <w:right w:val="none" w:sz="0" w:space="0" w:color="auto"/>
                  </w:divBdr>
                </w:div>
                <w:div w:id="922034859">
                  <w:marLeft w:val="0"/>
                  <w:marRight w:val="0"/>
                  <w:marTop w:val="0"/>
                  <w:marBottom w:val="0"/>
                  <w:divBdr>
                    <w:top w:val="none" w:sz="0" w:space="0" w:color="auto"/>
                    <w:left w:val="none" w:sz="0" w:space="0" w:color="auto"/>
                    <w:bottom w:val="none" w:sz="0" w:space="0" w:color="auto"/>
                    <w:right w:val="none" w:sz="0" w:space="0" w:color="auto"/>
                  </w:divBdr>
                </w:div>
                <w:div w:id="922105201">
                  <w:marLeft w:val="0"/>
                  <w:marRight w:val="0"/>
                  <w:marTop w:val="0"/>
                  <w:marBottom w:val="0"/>
                  <w:divBdr>
                    <w:top w:val="none" w:sz="0" w:space="0" w:color="auto"/>
                    <w:left w:val="none" w:sz="0" w:space="0" w:color="auto"/>
                    <w:bottom w:val="none" w:sz="0" w:space="0" w:color="auto"/>
                    <w:right w:val="none" w:sz="0" w:space="0" w:color="auto"/>
                  </w:divBdr>
                </w:div>
                <w:div w:id="923219075">
                  <w:marLeft w:val="0"/>
                  <w:marRight w:val="0"/>
                  <w:marTop w:val="0"/>
                  <w:marBottom w:val="0"/>
                  <w:divBdr>
                    <w:top w:val="none" w:sz="0" w:space="0" w:color="auto"/>
                    <w:left w:val="none" w:sz="0" w:space="0" w:color="auto"/>
                    <w:bottom w:val="none" w:sz="0" w:space="0" w:color="auto"/>
                    <w:right w:val="none" w:sz="0" w:space="0" w:color="auto"/>
                  </w:divBdr>
                </w:div>
                <w:div w:id="925457985">
                  <w:marLeft w:val="0"/>
                  <w:marRight w:val="0"/>
                  <w:marTop w:val="0"/>
                  <w:marBottom w:val="0"/>
                  <w:divBdr>
                    <w:top w:val="none" w:sz="0" w:space="0" w:color="auto"/>
                    <w:left w:val="none" w:sz="0" w:space="0" w:color="auto"/>
                    <w:bottom w:val="none" w:sz="0" w:space="0" w:color="auto"/>
                    <w:right w:val="none" w:sz="0" w:space="0" w:color="auto"/>
                  </w:divBdr>
                </w:div>
                <w:div w:id="925576481">
                  <w:marLeft w:val="0"/>
                  <w:marRight w:val="0"/>
                  <w:marTop w:val="0"/>
                  <w:marBottom w:val="0"/>
                  <w:divBdr>
                    <w:top w:val="none" w:sz="0" w:space="0" w:color="auto"/>
                    <w:left w:val="none" w:sz="0" w:space="0" w:color="auto"/>
                    <w:bottom w:val="none" w:sz="0" w:space="0" w:color="auto"/>
                    <w:right w:val="none" w:sz="0" w:space="0" w:color="auto"/>
                  </w:divBdr>
                </w:div>
                <w:div w:id="927082968">
                  <w:marLeft w:val="0"/>
                  <w:marRight w:val="0"/>
                  <w:marTop w:val="0"/>
                  <w:marBottom w:val="0"/>
                  <w:divBdr>
                    <w:top w:val="none" w:sz="0" w:space="0" w:color="auto"/>
                    <w:left w:val="none" w:sz="0" w:space="0" w:color="auto"/>
                    <w:bottom w:val="none" w:sz="0" w:space="0" w:color="auto"/>
                    <w:right w:val="none" w:sz="0" w:space="0" w:color="auto"/>
                  </w:divBdr>
                </w:div>
                <w:div w:id="927882538">
                  <w:marLeft w:val="0"/>
                  <w:marRight w:val="0"/>
                  <w:marTop w:val="0"/>
                  <w:marBottom w:val="0"/>
                  <w:divBdr>
                    <w:top w:val="none" w:sz="0" w:space="0" w:color="auto"/>
                    <w:left w:val="none" w:sz="0" w:space="0" w:color="auto"/>
                    <w:bottom w:val="none" w:sz="0" w:space="0" w:color="auto"/>
                    <w:right w:val="none" w:sz="0" w:space="0" w:color="auto"/>
                  </w:divBdr>
                </w:div>
                <w:div w:id="928201779">
                  <w:marLeft w:val="0"/>
                  <w:marRight w:val="0"/>
                  <w:marTop w:val="0"/>
                  <w:marBottom w:val="0"/>
                  <w:divBdr>
                    <w:top w:val="none" w:sz="0" w:space="0" w:color="auto"/>
                    <w:left w:val="none" w:sz="0" w:space="0" w:color="auto"/>
                    <w:bottom w:val="none" w:sz="0" w:space="0" w:color="auto"/>
                    <w:right w:val="none" w:sz="0" w:space="0" w:color="auto"/>
                  </w:divBdr>
                </w:div>
                <w:div w:id="937755488">
                  <w:marLeft w:val="0"/>
                  <w:marRight w:val="0"/>
                  <w:marTop w:val="0"/>
                  <w:marBottom w:val="0"/>
                  <w:divBdr>
                    <w:top w:val="none" w:sz="0" w:space="0" w:color="auto"/>
                    <w:left w:val="none" w:sz="0" w:space="0" w:color="auto"/>
                    <w:bottom w:val="none" w:sz="0" w:space="0" w:color="auto"/>
                    <w:right w:val="none" w:sz="0" w:space="0" w:color="auto"/>
                  </w:divBdr>
                </w:div>
                <w:div w:id="939030027">
                  <w:marLeft w:val="0"/>
                  <w:marRight w:val="0"/>
                  <w:marTop w:val="0"/>
                  <w:marBottom w:val="0"/>
                  <w:divBdr>
                    <w:top w:val="none" w:sz="0" w:space="0" w:color="auto"/>
                    <w:left w:val="none" w:sz="0" w:space="0" w:color="auto"/>
                    <w:bottom w:val="none" w:sz="0" w:space="0" w:color="auto"/>
                    <w:right w:val="none" w:sz="0" w:space="0" w:color="auto"/>
                  </w:divBdr>
                </w:div>
                <w:div w:id="939217069">
                  <w:marLeft w:val="0"/>
                  <w:marRight w:val="0"/>
                  <w:marTop w:val="0"/>
                  <w:marBottom w:val="0"/>
                  <w:divBdr>
                    <w:top w:val="none" w:sz="0" w:space="0" w:color="auto"/>
                    <w:left w:val="none" w:sz="0" w:space="0" w:color="auto"/>
                    <w:bottom w:val="none" w:sz="0" w:space="0" w:color="auto"/>
                    <w:right w:val="none" w:sz="0" w:space="0" w:color="auto"/>
                  </w:divBdr>
                </w:div>
                <w:div w:id="943150078">
                  <w:marLeft w:val="0"/>
                  <w:marRight w:val="0"/>
                  <w:marTop w:val="0"/>
                  <w:marBottom w:val="0"/>
                  <w:divBdr>
                    <w:top w:val="none" w:sz="0" w:space="0" w:color="auto"/>
                    <w:left w:val="none" w:sz="0" w:space="0" w:color="auto"/>
                    <w:bottom w:val="none" w:sz="0" w:space="0" w:color="auto"/>
                    <w:right w:val="none" w:sz="0" w:space="0" w:color="auto"/>
                  </w:divBdr>
                </w:div>
                <w:div w:id="943805649">
                  <w:marLeft w:val="0"/>
                  <w:marRight w:val="0"/>
                  <w:marTop w:val="0"/>
                  <w:marBottom w:val="0"/>
                  <w:divBdr>
                    <w:top w:val="none" w:sz="0" w:space="0" w:color="auto"/>
                    <w:left w:val="none" w:sz="0" w:space="0" w:color="auto"/>
                    <w:bottom w:val="none" w:sz="0" w:space="0" w:color="auto"/>
                    <w:right w:val="none" w:sz="0" w:space="0" w:color="auto"/>
                  </w:divBdr>
                </w:div>
                <w:div w:id="945766543">
                  <w:marLeft w:val="0"/>
                  <w:marRight w:val="0"/>
                  <w:marTop w:val="0"/>
                  <w:marBottom w:val="0"/>
                  <w:divBdr>
                    <w:top w:val="none" w:sz="0" w:space="0" w:color="auto"/>
                    <w:left w:val="none" w:sz="0" w:space="0" w:color="auto"/>
                    <w:bottom w:val="none" w:sz="0" w:space="0" w:color="auto"/>
                    <w:right w:val="none" w:sz="0" w:space="0" w:color="auto"/>
                  </w:divBdr>
                </w:div>
                <w:div w:id="945774554">
                  <w:marLeft w:val="0"/>
                  <w:marRight w:val="0"/>
                  <w:marTop w:val="0"/>
                  <w:marBottom w:val="0"/>
                  <w:divBdr>
                    <w:top w:val="none" w:sz="0" w:space="0" w:color="auto"/>
                    <w:left w:val="none" w:sz="0" w:space="0" w:color="auto"/>
                    <w:bottom w:val="none" w:sz="0" w:space="0" w:color="auto"/>
                    <w:right w:val="none" w:sz="0" w:space="0" w:color="auto"/>
                  </w:divBdr>
                </w:div>
                <w:div w:id="951941304">
                  <w:marLeft w:val="0"/>
                  <w:marRight w:val="0"/>
                  <w:marTop w:val="0"/>
                  <w:marBottom w:val="0"/>
                  <w:divBdr>
                    <w:top w:val="none" w:sz="0" w:space="0" w:color="auto"/>
                    <w:left w:val="none" w:sz="0" w:space="0" w:color="auto"/>
                    <w:bottom w:val="none" w:sz="0" w:space="0" w:color="auto"/>
                    <w:right w:val="none" w:sz="0" w:space="0" w:color="auto"/>
                  </w:divBdr>
                </w:div>
                <w:div w:id="955911884">
                  <w:marLeft w:val="0"/>
                  <w:marRight w:val="0"/>
                  <w:marTop w:val="0"/>
                  <w:marBottom w:val="0"/>
                  <w:divBdr>
                    <w:top w:val="none" w:sz="0" w:space="0" w:color="auto"/>
                    <w:left w:val="none" w:sz="0" w:space="0" w:color="auto"/>
                    <w:bottom w:val="none" w:sz="0" w:space="0" w:color="auto"/>
                    <w:right w:val="none" w:sz="0" w:space="0" w:color="auto"/>
                  </w:divBdr>
                </w:div>
                <w:div w:id="962539519">
                  <w:marLeft w:val="0"/>
                  <w:marRight w:val="0"/>
                  <w:marTop w:val="0"/>
                  <w:marBottom w:val="0"/>
                  <w:divBdr>
                    <w:top w:val="none" w:sz="0" w:space="0" w:color="auto"/>
                    <w:left w:val="none" w:sz="0" w:space="0" w:color="auto"/>
                    <w:bottom w:val="none" w:sz="0" w:space="0" w:color="auto"/>
                    <w:right w:val="none" w:sz="0" w:space="0" w:color="auto"/>
                  </w:divBdr>
                </w:div>
                <w:div w:id="962541496">
                  <w:marLeft w:val="0"/>
                  <w:marRight w:val="0"/>
                  <w:marTop w:val="0"/>
                  <w:marBottom w:val="0"/>
                  <w:divBdr>
                    <w:top w:val="none" w:sz="0" w:space="0" w:color="auto"/>
                    <w:left w:val="none" w:sz="0" w:space="0" w:color="auto"/>
                    <w:bottom w:val="none" w:sz="0" w:space="0" w:color="auto"/>
                    <w:right w:val="none" w:sz="0" w:space="0" w:color="auto"/>
                  </w:divBdr>
                </w:div>
                <w:div w:id="965234281">
                  <w:marLeft w:val="0"/>
                  <w:marRight w:val="0"/>
                  <w:marTop w:val="0"/>
                  <w:marBottom w:val="0"/>
                  <w:divBdr>
                    <w:top w:val="none" w:sz="0" w:space="0" w:color="auto"/>
                    <w:left w:val="none" w:sz="0" w:space="0" w:color="auto"/>
                    <w:bottom w:val="none" w:sz="0" w:space="0" w:color="auto"/>
                    <w:right w:val="none" w:sz="0" w:space="0" w:color="auto"/>
                  </w:divBdr>
                </w:div>
                <w:div w:id="966665588">
                  <w:marLeft w:val="0"/>
                  <w:marRight w:val="0"/>
                  <w:marTop w:val="0"/>
                  <w:marBottom w:val="0"/>
                  <w:divBdr>
                    <w:top w:val="none" w:sz="0" w:space="0" w:color="auto"/>
                    <w:left w:val="none" w:sz="0" w:space="0" w:color="auto"/>
                    <w:bottom w:val="none" w:sz="0" w:space="0" w:color="auto"/>
                    <w:right w:val="none" w:sz="0" w:space="0" w:color="auto"/>
                  </w:divBdr>
                </w:div>
                <w:div w:id="968783260">
                  <w:marLeft w:val="0"/>
                  <w:marRight w:val="0"/>
                  <w:marTop w:val="0"/>
                  <w:marBottom w:val="0"/>
                  <w:divBdr>
                    <w:top w:val="none" w:sz="0" w:space="0" w:color="auto"/>
                    <w:left w:val="none" w:sz="0" w:space="0" w:color="auto"/>
                    <w:bottom w:val="none" w:sz="0" w:space="0" w:color="auto"/>
                    <w:right w:val="none" w:sz="0" w:space="0" w:color="auto"/>
                  </w:divBdr>
                </w:div>
                <w:div w:id="970672778">
                  <w:marLeft w:val="0"/>
                  <w:marRight w:val="0"/>
                  <w:marTop w:val="0"/>
                  <w:marBottom w:val="0"/>
                  <w:divBdr>
                    <w:top w:val="none" w:sz="0" w:space="0" w:color="auto"/>
                    <w:left w:val="none" w:sz="0" w:space="0" w:color="auto"/>
                    <w:bottom w:val="none" w:sz="0" w:space="0" w:color="auto"/>
                    <w:right w:val="none" w:sz="0" w:space="0" w:color="auto"/>
                  </w:divBdr>
                </w:div>
                <w:div w:id="972563069">
                  <w:marLeft w:val="0"/>
                  <w:marRight w:val="0"/>
                  <w:marTop w:val="0"/>
                  <w:marBottom w:val="0"/>
                  <w:divBdr>
                    <w:top w:val="none" w:sz="0" w:space="0" w:color="auto"/>
                    <w:left w:val="none" w:sz="0" w:space="0" w:color="auto"/>
                    <w:bottom w:val="none" w:sz="0" w:space="0" w:color="auto"/>
                    <w:right w:val="none" w:sz="0" w:space="0" w:color="auto"/>
                  </w:divBdr>
                </w:div>
                <w:div w:id="974603172">
                  <w:marLeft w:val="0"/>
                  <w:marRight w:val="0"/>
                  <w:marTop w:val="0"/>
                  <w:marBottom w:val="0"/>
                  <w:divBdr>
                    <w:top w:val="none" w:sz="0" w:space="0" w:color="auto"/>
                    <w:left w:val="none" w:sz="0" w:space="0" w:color="auto"/>
                    <w:bottom w:val="none" w:sz="0" w:space="0" w:color="auto"/>
                    <w:right w:val="none" w:sz="0" w:space="0" w:color="auto"/>
                  </w:divBdr>
                </w:div>
                <w:div w:id="978266782">
                  <w:marLeft w:val="0"/>
                  <w:marRight w:val="0"/>
                  <w:marTop w:val="0"/>
                  <w:marBottom w:val="0"/>
                  <w:divBdr>
                    <w:top w:val="none" w:sz="0" w:space="0" w:color="auto"/>
                    <w:left w:val="none" w:sz="0" w:space="0" w:color="auto"/>
                    <w:bottom w:val="none" w:sz="0" w:space="0" w:color="auto"/>
                    <w:right w:val="none" w:sz="0" w:space="0" w:color="auto"/>
                  </w:divBdr>
                </w:div>
                <w:div w:id="979067553">
                  <w:marLeft w:val="0"/>
                  <w:marRight w:val="0"/>
                  <w:marTop w:val="0"/>
                  <w:marBottom w:val="0"/>
                  <w:divBdr>
                    <w:top w:val="none" w:sz="0" w:space="0" w:color="auto"/>
                    <w:left w:val="none" w:sz="0" w:space="0" w:color="auto"/>
                    <w:bottom w:val="none" w:sz="0" w:space="0" w:color="auto"/>
                    <w:right w:val="none" w:sz="0" w:space="0" w:color="auto"/>
                  </w:divBdr>
                </w:div>
                <w:div w:id="979073735">
                  <w:marLeft w:val="0"/>
                  <w:marRight w:val="0"/>
                  <w:marTop w:val="0"/>
                  <w:marBottom w:val="0"/>
                  <w:divBdr>
                    <w:top w:val="none" w:sz="0" w:space="0" w:color="auto"/>
                    <w:left w:val="none" w:sz="0" w:space="0" w:color="auto"/>
                    <w:bottom w:val="none" w:sz="0" w:space="0" w:color="auto"/>
                    <w:right w:val="none" w:sz="0" w:space="0" w:color="auto"/>
                  </w:divBdr>
                </w:div>
                <w:div w:id="981885163">
                  <w:marLeft w:val="0"/>
                  <w:marRight w:val="0"/>
                  <w:marTop w:val="0"/>
                  <w:marBottom w:val="0"/>
                  <w:divBdr>
                    <w:top w:val="none" w:sz="0" w:space="0" w:color="auto"/>
                    <w:left w:val="none" w:sz="0" w:space="0" w:color="auto"/>
                    <w:bottom w:val="none" w:sz="0" w:space="0" w:color="auto"/>
                    <w:right w:val="none" w:sz="0" w:space="0" w:color="auto"/>
                  </w:divBdr>
                </w:div>
                <w:div w:id="985206188">
                  <w:marLeft w:val="0"/>
                  <w:marRight w:val="0"/>
                  <w:marTop w:val="0"/>
                  <w:marBottom w:val="0"/>
                  <w:divBdr>
                    <w:top w:val="none" w:sz="0" w:space="0" w:color="auto"/>
                    <w:left w:val="none" w:sz="0" w:space="0" w:color="auto"/>
                    <w:bottom w:val="none" w:sz="0" w:space="0" w:color="auto"/>
                    <w:right w:val="none" w:sz="0" w:space="0" w:color="auto"/>
                  </w:divBdr>
                </w:div>
                <w:div w:id="985429155">
                  <w:marLeft w:val="0"/>
                  <w:marRight w:val="0"/>
                  <w:marTop w:val="0"/>
                  <w:marBottom w:val="0"/>
                  <w:divBdr>
                    <w:top w:val="none" w:sz="0" w:space="0" w:color="auto"/>
                    <w:left w:val="none" w:sz="0" w:space="0" w:color="auto"/>
                    <w:bottom w:val="none" w:sz="0" w:space="0" w:color="auto"/>
                    <w:right w:val="none" w:sz="0" w:space="0" w:color="auto"/>
                  </w:divBdr>
                </w:div>
                <w:div w:id="986009748">
                  <w:marLeft w:val="0"/>
                  <w:marRight w:val="0"/>
                  <w:marTop w:val="0"/>
                  <w:marBottom w:val="0"/>
                  <w:divBdr>
                    <w:top w:val="none" w:sz="0" w:space="0" w:color="auto"/>
                    <w:left w:val="none" w:sz="0" w:space="0" w:color="auto"/>
                    <w:bottom w:val="none" w:sz="0" w:space="0" w:color="auto"/>
                    <w:right w:val="none" w:sz="0" w:space="0" w:color="auto"/>
                  </w:divBdr>
                </w:div>
                <w:div w:id="986711307">
                  <w:marLeft w:val="0"/>
                  <w:marRight w:val="0"/>
                  <w:marTop w:val="0"/>
                  <w:marBottom w:val="0"/>
                  <w:divBdr>
                    <w:top w:val="none" w:sz="0" w:space="0" w:color="auto"/>
                    <w:left w:val="none" w:sz="0" w:space="0" w:color="auto"/>
                    <w:bottom w:val="none" w:sz="0" w:space="0" w:color="auto"/>
                    <w:right w:val="none" w:sz="0" w:space="0" w:color="auto"/>
                  </w:divBdr>
                </w:div>
                <w:div w:id="987630820">
                  <w:marLeft w:val="0"/>
                  <w:marRight w:val="0"/>
                  <w:marTop w:val="0"/>
                  <w:marBottom w:val="0"/>
                  <w:divBdr>
                    <w:top w:val="none" w:sz="0" w:space="0" w:color="auto"/>
                    <w:left w:val="none" w:sz="0" w:space="0" w:color="auto"/>
                    <w:bottom w:val="none" w:sz="0" w:space="0" w:color="auto"/>
                    <w:right w:val="none" w:sz="0" w:space="0" w:color="auto"/>
                  </w:divBdr>
                </w:div>
                <w:div w:id="991831921">
                  <w:marLeft w:val="0"/>
                  <w:marRight w:val="0"/>
                  <w:marTop w:val="0"/>
                  <w:marBottom w:val="0"/>
                  <w:divBdr>
                    <w:top w:val="none" w:sz="0" w:space="0" w:color="auto"/>
                    <w:left w:val="none" w:sz="0" w:space="0" w:color="auto"/>
                    <w:bottom w:val="none" w:sz="0" w:space="0" w:color="auto"/>
                    <w:right w:val="none" w:sz="0" w:space="0" w:color="auto"/>
                  </w:divBdr>
                </w:div>
                <w:div w:id="992024841">
                  <w:marLeft w:val="0"/>
                  <w:marRight w:val="0"/>
                  <w:marTop w:val="0"/>
                  <w:marBottom w:val="0"/>
                  <w:divBdr>
                    <w:top w:val="none" w:sz="0" w:space="0" w:color="auto"/>
                    <w:left w:val="none" w:sz="0" w:space="0" w:color="auto"/>
                    <w:bottom w:val="none" w:sz="0" w:space="0" w:color="auto"/>
                    <w:right w:val="none" w:sz="0" w:space="0" w:color="auto"/>
                  </w:divBdr>
                </w:div>
                <w:div w:id="992639202">
                  <w:marLeft w:val="0"/>
                  <w:marRight w:val="0"/>
                  <w:marTop w:val="0"/>
                  <w:marBottom w:val="0"/>
                  <w:divBdr>
                    <w:top w:val="none" w:sz="0" w:space="0" w:color="auto"/>
                    <w:left w:val="none" w:sz="0" w:space="0" w:color="auto"/>
                    <w:bottom w:val="none" w:sz="0" w:space="0" w:color="auto"/>
                    <w:right w:val="none" w:sz="0" w:space="0" w:color="auto"/>
                  </w:divBdr>
                </w:div>
                <w:div w:id="994918761">
                  <w:marLeft w:val="0"/>
                  <w:marRight w:val="0"/>
                  <w:marTop w:val="0"/>
                  <w:marBottom w:val="0"/>
                  <w:divBdr>
                    <w:top w:val="none" w:sz="0" w:space="0" w:color="auto"/>
                    <w:left w:val="none" w:sz="0" w:space="0" w:color="auto"/>
                    <w:bottom w:val="none" w:sz="0" w:space="0" w:color="auto"/>
                    <w:right w:val="none" w:sz="0" w:space="0" w:color="auto"/>
                  </w:divBdr>
                </w:div>
                <w:div w:id="995762118">
                  <w:marLeft w:val="0"/>
                  <w:marRight w:val="0"/>
                  <w:marTop w:val="0"/>
                  <w:marBottom w:val="0"/>
                  <w:divBdr>
                    <w:top w:val="none" w:sz="0" w:space="0" w:color="auto"/>
                    <w:left w:val="none" w:sz="0" w:space="0" w:color="auto"/>
                    <w:bottom w:val="none" w:sz="0" w:space="0" w:color="auto"/>
                    <w:right w:val="none" w:sz="0" w:space="0" w:color="auto"/>
                  </w:divBdr>
                </w:div>
                <w:div w:id="996030393">
                  <w:marLeft w:val="0"/>
                  <w:marRight w:val="0"/>
                  <w:marTop w:val="0"/>
                  <w:marBottom w:val="0"/>
                  <w:divBdr>
                    <w:top w:val="none" w:sz="0" w:space="0" w:color="auto"/>
                    <w:left w:val="none" w:sz="0" w:space="0" w:color="auto"/>
                    <w:bottom w:val="none" w:sz="0" w:space="0" w:color="auto"/>
                    <w:right w:val="none" w:sz="0" w:space="0" w:color="auto"/>
                  </w:divBdr>
                </w:div>
                <w:div w:id="996155256">
                  <w:marLeft w:val="0"/>
                  <w:marRight w:val="0"/>
                  <w:marTop w:val="0"/>
                  <w:marBottom w:val="0"/>
                  <w:divBdr>
                    <w:top w:val="none" w:sz="0" w:space="0" w:color="auto"/>
                    <w:left w:val="none" w:sz="0" w:space="0" w:color="auto"/>
                    <w:bottom w:val="none" w:sz="0" w:space="0" w:color="auto"/>
                    <w:right w:val="none" w:sz="0" w:space="0" w:color="auto"/>
                  </w:divBdr>
                </w:div>
                <w:div w:id="996879649">
                  <w:marLeft w:val="0"/>
                  <w:marRight w:val="0"/>
                  <w:marTop w:val="0"/>
                  <w:marBottom w:val="0"/>
                  <w:divBdr>
                    <w:top w:val="none" w:sz="0" w:space="0" w:color="auto"/>
                    <w:left w:val="none" w:sz="0" w:space="0" w:color="auto"/>
                    <w:bottom w:val="none" w:sz="0" w:space="0" w:color="auto"/>
                    <w:right w:val="none" w:sz="0" w:space="0" w:color="auto"/>
                  </w:divBdr>
                </w:div>
                <w:div w:id="1001738489">
                  <w:marLeft w:val="0"/>
                  <w:marRight w:val="0"/>
                  <w:marTop w:val="0"/>
                  <w:marBottom w:val="0"/>
                  <w:divBdr>
                    <w:top w:val="none" w:sz="0" w:space="0" w:color="auto"/>
                    <w:left w:val="none" w:sz="0" w:space="0" w:color="auto"/>
                    <w:bottom w:val="none" w:sz="0" w:space="0" w:color="auto"/>
                    <w:right w:val="none" w:sz="0" w:space="0" w:color="auto"/>
                  </w:divBdr>
                </w:div>
                <w:div w:id="1002705790">
                  <w:marLeft w:val="0"/>
                  <w:marRight w:val="0"/>
                  <w:marTop w:val="0"/>
                  <w:marBottom w:val="0"/>
                  <w:divBdr>
                    <w:top w:val="none" w:sz="0" w:space="0" w:color="auto"/>
                    <w:left w:val="none" w:sz="0" w:space="0" w:color="auto"/>
                    <w:bottom w:val="none" w:sz="0" w:space="0" w:color="auto"/>
                    <w:right w:val="none" w:sz="0" w:space="0" w:color="auto"/>
                  </w:divBdr>
                </w:div>
                <w:div w:id="1003320424">
                  <w:marLeft w:val="0"/>
                  <w:marRight w:val="0"/>
                  <w:marTop w:val="0"/>
                  <w:marBottom w:val="0"/>
                  <w:divBdr>
                    <w:top w:val="none" w:sz="0" w:space="0" w:color="auto"/>
                    <w:left w:val="none" w:sz="0" w:space="0" w:color="auto"/>
                    <w:bottom w:val="none" w:sz="0" w:space="0" w:color="auto"/>
                    <w:right w:val="none" w:sz="0" w:space="0" w:color="auto"/>
                  </w:divBdr>
                </w:div>
                <w:div w:id="1005089954">
                  <w:marLeft w:val="0"/>
                  <w:marRight w:val="0"/>
                  <w:marTop w:val="0"/>
                  <w:marBottom w:val="0"/>
                  <w:divBdr>
                    <w:top w:val="none" w:sz="0" w:space="0" w:color="auto"/>
                    <w:left w:val="none" w:sz="0" w:space="0" w:color="auto"/>
                    <w:bottom w:val="none" w:sz="0" w:space="0" w:color="auto"/>
                    <w:right w:val="none" w:sz="0" w:space="0" w:color="auto"/>
                  </w:divBdr>
                </w:div>
                <w:div w:id="1005933822">
                  <w:marLeft w:val="0"/>
                  <w:marRight w:val="0"/>
                  <w:marTop w:val="0"/>
                  <w:marBottom w:val="0"/>
                  <w:divBdr>
                    <w:top w:val="none" w:sz="0" w:space="0" w:color="auto"/>
                    <w:left w:val="none" w:sz="0" w:space="0" w:color="auto"/>
                    <w:bottom w:val="none" w:sz="0" w:space="0" w:color="auto"/>
                    <w:right w:val="none" w:sz="0" w:space="0" w:color="auto"/>
                  </w:divBdr>
                </w:div>
                <w:div w:id="1006637823">
                  <w:marLeft w:val="0"/>
                  <w:marRight w:val="0"/>
                  <w:marTop w:val="0"/>
                  <w:marBottom w:val="0"/>
                  <w:divBdr>
                    <w:top w:val="none" w:sz="0" w:space="0" w:color="auto"/>
                    <w:left w:val="none" w:sz="0" w:space="0" w:color="auto"/>
                    <w:bottom w:val="none" w:sz="0" w:space="0" w:color="auto"/>
                    <w:right w:val="none" w:sz="0" w:space="0" w:color="auto"/>
                  </w:divBdr>
                </w:div>
                <w:div w:id="1006788944">
                  <w:marLeft w:val="0"/>
                  <w:marRight w:val="0"/>
                  <w:marTop w:val="0"/>
                  <w:marBottom w:val="0"/>
                  <w:divBdr>
                    <w:top w:val="none" w:sz="0" w:space="0" w:color="auto"/>
                    <w:left w:val="none" w:sz="0" w:space="0" w:color="auto"/>
                    <w:bottom w:val="none" w:sz="0" w:space="0" w:color="auto"/>
                    <w:right w:val="none" w:sz="0" w:space="0" w:color="auto"/>
                  </w:divBdr>
                </w:div>
                <w:div w:id="1008601093">
                  <w:marLeft w:val="0"/>
                  <w:marRight w:val="0"/>
                  <w:marTop w:val="0"/>
                  <w:marBottom w:val="0"/>
                  <w:divBdr>
                    <w:top w:val="none" w:sz="0" w:space="0" w:color="auto"/>
                    <w:left w:val="none" w:sz="0" w:space="0" w:color="auto"/>
                    <w:bottom w:val="none" w:sz="0" w:space="0" w:color="auto"/>
                    <w:right w:val="none" w:sz="0" w:space="0" w:color="auto"/>
                  </w:divBdr>
                </w:div>
                <w:div w:id="1010446990">
                  <w:marLeft w:val="0"/>
                  <w:marRight w:val="0"/>
                  <w:marTop w:val="0"/>
                  <w:marBottom w:val="0"/>
                  <w:divBdr>
                    <w:top w:val="none" w:sz="0" w:space="0" w:color="auto"/>
                    <w:left w:val="none" w:sz="0" w:space="0" w:color="auto"/>
                    <w:bottom w:val="none" w:sz="0" w:space="0" w:color="auto"/>
                    <w:right w:val="none" w:sz="0" w:space="0" w:color="auto"/>
                  </w:divBdr>
                </w:div>
                <w:div w:id="1015039395">
                  <w:marLeft w:val="0"/>
                  <w:marRight w:val="0"/>
                  <w:marTop w:val="0"/>
                  <w:marBottom w:val="0"/>
                  <w:divBdr>
                    <w:top w:val="none" w:sz="0" w:space="0" w:color="auto"/>
                    <w:left w:val="none" w:sz="0" w:space="0" w:color="auto"/>
                    <w:bottom w:val="none" w:sz="0" w:space="0" w:color="auto"/>
                    <w:right w:val="none" w:sz="0" w:space="0" w:color="auto"/>
                  </w:divBdr>
                </w:div>
                <w:div w:id="1015300773">
                  <w:marLeft w:val="0"/>
                  <w:marRight w:val="0"/>
                  <w:marTop w:val="0"/>
                  <w:marBottom w:val="0"/>
                  <w:divBdr>
                    <w:top w:val="none" w:sz="0" w:space="0" w:color="auto"/>
                    <w:left w:val="none" w:sz="0" w:space="0" w:color="auto"/>
                    <w:bottom w:val="none" w:sz="0" w:space="0" w:color="auto"/>
                    <w:right w:val="none" w:sz="0" w:space="0" w:color="auto"/>
                  </w:divBdr>
                </w:div>
                <w:div w:id="1015351398">
                  <w:marLeft w:val="0"/>
                  <w:marRight w:val="0"/>
                  <w:marTop w:val="0"/>
                  <w:marBottom w:val="0"/>
                  <w:divBdr>
                    <w:top w:val="none" w:sz="0" w:space="0" w:color="auto"/>
                    <w:left w:val="none" w:sz="0" w:space="0" w:color="auto"/>
                    <w:bottom w:val="none" w:sz="0" w:space="0" w:color="auto"/>
                    <w:right w:val="none" w:sz="0" w:space="0" w:color="auto"/>
                  </w:divBdr>
                </w:div>
                <w:div w:id="1015960300">
                  <w:marLeft w:val="0"/>
                  <w:marRight w:val="0"/>
                  <w:marTop w:val="0"/>
                  <w:marBottom w:val="0"/>
                  <w:divBdr>
                    <w:top w:val="none" w:sz="0" w:space="0" w:color="auto"/>
                    <w:left w:val="none" w:sz="0" w:space="0" w:color="auto"/>
                    <w:bottom w:val="none" w:sz="0" w:space="0" w:color="auto"/>
                    <w:right w:val="none" w:sz="0" w:space="0" w:color="auto"/>
                  </w:divBdr>
                </w:div>
                <w:div w:id="1016004925">
                  <w:marLeft w:val="0"/>
                  <w:marRight w:val="0"/>
                  <w:marTop w:val="0"/>
                  <w:marBottom w:val="0"/>
                  <w:divBdr>
                    <w:top w:val="none" w:sz="0" w:space="0" w:color="auto"/>
                    <w:left w:val="none" w:sz="0" w:space="0" w:color="auto"/>
                    <w:bottom w:val="none" w:sz="0" w:space="0" w:color="auto"/>
                    <w:right w:val="none" w:sz="0" w:space="0" w:color="auto"/>
                  </w:divBdr>
                </w:div>
                <w:div w:id="1016075561">
                  <w:marLeft w:val="0"/>
                  <w:marRight w:val="0"/>
                  <w:marTop w:val="0"/>
                  <w:marBottom w:val="0"/>
                  <w:divBdr>
                    <w:top w:val="none" w:sz="0" w:space="0" w:color="auto"/>
                    <w:left w:val="none" w:sz="0" w:space="0" w:color="auto"/>
                    <w:bottom w:val="none" w:sz="0" w:space="0" w:color="auto"/>
                    <w:right w:val="none" w:sz="0" w:space="0" w:color="auto"/>
                  </w:divBdr>
                </w:div>
                <w:div w:id="1017119349">
                  <w:marLeft w:val="0"/>
                  <w:marRight w:val="0"/>
                  <w:marTop w:val="0"/>
                  <w:marBottom w:val="0"/>
                  <w:divBdr>
                    <w:top w:val="none" w:sz="0" w:space="0" w:color="auto"/>
                    <w:left w:val="none" w:sz="0" w:space="0" w:color="auto"/>
                    <w:bottom w:val="none" w:sz="0" w:space="0" w:color="auto"/>
                    <w:right w:val="none" w:sz="0" w:space="0" w:color="auto"/>
                  </w:divBdr>
                </w:div>
                <w:div w:id="1019508112">
                  <w:marLeft w:val="0"/>
                  <w:marRight w:val="0"/>
                  <w:marTop w:val="0"/>
                  <w:marBottom w:val="0"/>
                  <w:divBdr>
                    <w:top w:val="none" w:sz="0" w:space="0" w:color="auto"/>
                    <w:left w:val="none" w:sz="0" w:space="0" w:color="auto"/>
                    <w:bottom w:val="none" w:sz="0" w:space="0" w:color="auto"/>
                    <w:right w:val="none" w:sz="0" w:space="0" w:color="auto"/>
                  </w:divBdr>
                </w:div>
                <w:div w:id="1020425516">
                  <w:marLeft w:val="0"/>
                  <w:marRight w:val="0"/>
                  <w:marTop w:val="0"/>
                  <w:marBottom w:val="0"/>
                  <w:divBdr>
                    <w:top w:val="none" w:sz="0" w:space="0" w:color="auto"/>
                    <w:left w:val="none" w:sz="0" w:space="0" w:color="auto"/>
                    <w:bottom w:val="none" w:sz="0" w:space="0" w:color="auto"/>
                    <w:right w:val="none" w:sz="0" w:space="0" w:color="auto"/>
                  </w:divBdr>
                </w:div>
                <w:div w:id="1021709387">
                  <w:marLeft w:val="0"/>
                  <w:marRight w:val="0"/>
                  <w:marTop w:val="0"/>
                  <w:marBottom w:val="0"/>
                  <w:divBdr>
                    <w:top w:val="none" w:sz="0" w:space="0" w:color="auto"/>
                    <w:left w:val="none" w:sz="0" w:space="0" w:color="auto"/>
                    <w:bottom w:val="none" w:sz="0" w:space="0" w:color="auto"/>
                    <w:right w:val="none" w:sz="0" w:space="0" w:color="auto"/>
                  </w:divBdr>
                </w:div>
                <w:div w:id="1022706109">
                  <w:marLeft w:val="0"/>
                  <w:marRight w:val="0"/>
                  <w:marTop w:val="0"/>
                  <w:marBottom w:val="0"/>
                  <w:divBdr>
                    <w:top w:val="none" w:sz="0" w:space="0" w:color="auto"/>
                    <w:left w:val="none" w:sz="0" w:space="0" w:color="auto"/>
                    <w:bottom w:val="none" w:sz="0" w:space="0" w:color="auto"/>
                    <w:right w:val="none" w:sz="0" w:space="0" w:color="auto"/>
                  </w:divBdr>
                </w:div>
                <w:div w:id="1022978551">
                  <w:marLeft w:val="0"/>
                  <w:marRight w:val="0"/>
                  <w:marTop w:val="0"/>
                  <w:marBottom w:val="0"/>
                  <w:divBdr>
                    <w:top w:val="none" w:sz="0" w:space="0" w:color="auto"/>
                    <w:left w:val="none" w:sz="0" w:space="0" w:color="auto"/>
                    <w:bottom w:val="none" w:sz="0" w:space="0" w:color="auto"/>
                    <w:right w:val="none" w:sz="0" w:space="0" w:color="auto"/>
                  </w:divBdr>
                </w:div>
                <w:div w:id="1025133284">
                  <w:marLeft w:val="0"/>
                  <w:marRight w:val="0"/>
                  <w:marTop w:val="0"/>
                  <w:marBottom w:val="0"/>
                  <w:divBdr>
                    <w:top w:val="none" w:sz="0" w:space="0" w:color="auto"/>
                    <w:left w:val="none" w:sz="0" w:space="0" w:color="auto"/>
                    <w:bottom w:val="none" w:sz="0" w:space="0" w:color="auto"/>
                    <w:right w:val="none" w:sz="0" w:space="0" w:color="auto"/>
                  </w:divBdr>
                </w:div>
                <w:div w:id="1025327885">
                  <w:marLeft w:val="0"/>
                  <w:marRight w:val="0"/>
                  <w:marTop w:val="0"/>
                  <w:marBottom w:val="0"/>
                  <w:divBdr>
                    <w:top w:val="none" w:sz="0" w:space="0" w:color="auto"/>
                    <w:left w:val="none" w:sz="0" w:space="0" w:color="auto"/>
                    <w:bottom w:val="none" w:sz="0" w:space="0" w:color="auto"/>
                    <w:right w:val="none" w:sz="0" w:space="0" w:color="auto"/>
                  </w:divBdr>
                </w:div>
                <w:div w:id="1025594146">
                  <w:marLeft w:val="0"/>
                  <w:marRight w:val="0"/>
                  <w:marTop w:val="0"/>
                  <w:marBottom w:val="0"/>
                  <w:divBdr>
                    <w:top w:val="none" w:sz="0" w:space="0" w:color="auto"/>
                    <w:left w:val="none" w:sz="0" w:space="0" w:color="auto"/>
                    <w:bottom w:val="none" w:sz="0" w:space="0" w:color="auto"/>
                    <w:right w:val="none" w:sz="0" w:space="0" w:color="auto"/>
                  </w:divBdr>
                </w:div>
                <w:div w:id="1025715182">
                  <w:marLeft w:val="0"/>
                  <w:marRight w:val="0"/>
                  <w:marTop w:val="0"/>
                  <w:marBottom w:val="0"/>
                  <w:divBdr>
                    <w:top w:val="none" w:sz="0" w:space="0" w:color="auto"/>
                    <w:left w:val="none" w:sz="0" w:space="0" w:color="auto"/>
                    <w:bottom w:val="none" w:sz="0" w:space="0" w:color="auto"/>
                    <w:right w:val="none" w:sz="0" w:space="0" w:color="auto"/>
                  </w:divBdr>
                </w:div>
                <w:div w:id="1026372247">
                  <w:marLeft w:val="0"/>
                  <w:marRight w:val="0"/>
                  <w:marTop w:val="0"/>
                  <w:marBottom w:val="0"/>
                  <w:divBdr>
                    <w:top w:val="none" w:sz="0" w:space="0" w:color="auto"/>
                    <w:left w:val="none" w:sz="0" w:space="0" w:color="auto"/>
                    <w:bottom w:val="none" w:sz="0" w:space="0" w:color="auto"/>
                    <w:right w:val="none" w:sz="0" w:space="0" w:color="auto"/>
                  </w:divBdr>
                </w:div>
                <w:div w:id="1026981885">
                  <w:marLeft w:val="0"/>
                  <w:marRight w:val="0"/>
                  <w:marTop w:val="0"/>
                  <w:marBottom w:val="0"/>
                  <w:divBdr>
                    <w:top w:val="none" w:sz="0" w:space="0" w:color="auto"/>
                    <w:left w:val="none" w:sz="0" w:space="0" w:color="auto"/>
                    <w:bottom w:val="none" w:sz="0" w:space="0" w:color="auto"/>
                    <w:right w:val="none" w:sz="0" w:space="0" w:color="auto"/>
                  </w:divBdr>
                </w:div>
                <w:div w:id="1032267476">
                  <w:marLeft w:val="0"/>
                  <w:marRight w:val="0"/>
                  <w:marTop w:val="0"/>
                  <w:marBottom w:val="0"/>
                  <w:divBdr>
                    <w:top w:val="none" w:sz="0" w:space="0" w:color="auto"/>
                    <w:left w:val="none" w:sz="0" w:space="0" w:color="auto"/>
                    <w:bottom w:val="none" w:sz="0" w:space="0" w:color="auto"/>
                    <w:right w:val="none" w:sz="0" w:space="0" w:color="auto"/>
                  </w:divBdr>
                </w:div>
                <w:div w:id="1034235303">
                  <w:marLeft w:val="0"/>
                  <w:marRight w:val="0"/>
                  <w:marTop w:val="0"/>
                  <w:marBottom w:val="0"/>
                  <w:divBdr>
                    <w:top w:val="none" w:sz="0" w:space="0" w:color="auto"/>
                    <w:left w:val="none" w:sz="0" w:space="0" w:color="auto"/>
                    <w:bottom w:val="none" w:sz="0" w:space="0" w:color="auto"/>
                    <w:right w:val="none" w:sz="0" w:space="0" w:color="auto"/>
                  </w:divBdr>
                </w:div>
                <w:div w:id="1037194181">
                  <w:marLeft w:val="0"/>
                  <w:marRight w:val="0"/>
                  <w:marTop w:val="0"/>
                  <w:marBottom w:val="0"/>
                  <w:divBdr>
                    <w:top w:val="none" w:sz="0" w:space="0" w:color="auto"/>
                    <w:left w:val="none" w:sz="0" w:space="0" w:color="auto"/>
                    <w:bottom w:val="none" w:sz="0" w:space="0" w:color="auto"/>
                    <w:right w:val="none" w:sz="0" w:space="0" w:color="auto"/>
                  </w:divBdr>
                </w:div>
                <w:div w:id="1038622591">
                  <w:marLeft w:val="0"/>
                  <w:marRight w:val="0"/>
                  <w:marTop w:val="0"/>
                  <w:marBottom w:val="0"/>
                  <w:divBdr>
                    <w:top w:val="none" w:sz="0" w:space="0" w:color="auto"/>
                    <w:left w:val="none" w:sz="0" w:space="0" w:color="auto"/>
                    <w:bottom w:val="none" w:sz="0" w:space="0" w:color="auto"/>
                    <w:right w:val="none" w:sz="0" w:space="0" w:color="auto"/>
                  </w:divBdr>
                </w:div>
                <w:div w:id="1039891707">
                  <w:marLeft w:val="0"/>
                  <w:marRight w:val="0"/>
                  <w:marTop w:val="0"/>
                  <w:marBottom w:val="0"/>
                  <w:divBdr>
                    <w:top w:val="none" w:sz="0" w:space="0" w:color="auto"/>
                    <w:left w:val="none" w:sz="0" w:space="0" w:color="auto"/>
                    <w:bottom w:val="none" w:sz="0" w:space="0" w:color="auto"/>
                    <w:right w:val="none" w:sz="0" w:space="0" w:color="auto"/>
                  </w:divBdr>
                </w:div>
                <w:div w:id="1044210493">
                  <w:marLeft w:val="0"/>
                  <w:marRight w:val="0"/>
                  <w:marTop w:val="0"/>
                  <w:marBottom w:val="0"/>
                  <w:divBdr>
                    <w:top w:val="none" w:sz="0" w:space="0" w:color="auto"/>
                    <w:left w:val="none" w:sz="0" w:space="0" w:color="auto"/>
                    <w:bottom w:val="none" w:sz="0" w:space="0" w:color="auto"/>
                    <w:right w:val="none" w:sz="0" w:space="0" w:color="auto"/>
                  </w:divBdr>
                </w:div>
                <w:div w:id="1046222391">
                  <w:marLeft w:val="0"/>
                  <w:marRight w:val="0"/>
                  <w:marTop w:val="0"/>
                  <w:marBottom w:val="0"/>
                  <w:divBdr>
                    <w:top w:val="none" w:sz="0" w:space="0" w:color="auto"/>
                    <w:left w:val="none" w:sz="0" w:space="0" w:color="auto"/>
                    <w:bottom w:val="none" w:sz="0" w:space="0" w:color="auto"/>
                    <w:right w:val="none" w:sz="0" w:space="0" w:color="auto"/>
                  </w:divBdr>
                </w:div>
                <w:div w:id="1046760164">
                  <w:marLeft w:val="0"/>
                  <w:marRight w:val="0"/>
                  <w:marTop w:val="0"/>
                  <w:marBottom w:val="0"/>
                  <w:divBdr>
                    <w:top w:val="none" w:sz="0" w:space="0" w:color="auto"/>
                    <w:left w:val="none" w:sz="0" w:space="0" w:color="auto"/>
                    <w:bottom w:val="none" w:sz="0" w:space="0" w:color="auto"/>
                    <w:right w:val="none" w:sz="0" w:space="0" w:color="auto"/>
                  </w:divBdr>
                </w:div>
                <w:div w:id="1048797275">
                  <w:marLeft w:val="0"/>
                  <w:marRight w:val="0"/>
                  <w:marTop w:val="0"/>
                  <w:marBottom w:val="0"/>
                  <w:divBdr>
                    <w:top w:val="none" w:sz="0" w:space="0" w:color="auto"/>
                    <w:left w:val="none" w:sz="0" w:space="0" w:color="auto"/>
                    <w:bottom w:val="none" w:sz="0" w:space="0" w:color="auto"/>
                    <w:right w:val="none" w:sz="0" w:space="0" w:color="auto"/>
                  </w:divBdr>
                </w:div>
                <w:div w:id="1049302105">
                  <w:marLeft w:val="0"/>
                  <w:marRight w:val="0"/>
                  <w:marTop w:val="0"/>
                  <w:marBottom w:val="0"/>
                  <w:divBdr>
                    <w:top w:val="none" w:sz="0" w:space="0" w:color="auto"/>
                    <w:left w:val="none" w:sz="0" w:space="0" w:color="auto"/>
                    <w:bottom w:val="none" w:sz="0" w:space="0" w:color="auto"/>
                    <w:right w:val="none" w:sz="0" w:space="0" w:color="auto"/>
                  </w:divBdr>
                </w:div>
                <w:div w:id="1050961516">
                  <w:marLeft w:val="0"/>
                  <w:marRight w:val="0"/>
                  <w:marTop w:val="0"/>
                  <w:marBottom w:val="0"/>
                  <w:divBdr>
                    <w:top w:val="none" w:sz="0" w:space="0" w:color="auto"/>
                    <w:left w:val="none" w:sz="0" w:space="0" w:color="auto"/>
                    <w:bottom w:val="none" w:sz="0" w:space="0" w:color="auto"/>
                    <w:right w:val="none" w:sz="0" w:space="0" w:color="auto"/>
                  </w:divBdr>
                </w:div>
                <w:div w:id="1056398419">
                  <w:marLeft w:val="0"/>
                  <w:marRight w:val="0"/>
                  <w:marTop w:val="0"/>
                  <w:marBottom w:val="0"/>
                  <w:divBdr>
                    <w:top w:val="none" w:sz="0" w:space="0" w:color="auto"/>
                    <w:left w:val="none" w:sz="0" w:space="0" w:color="auto"/>
                    <w:bottom w:val="none" w:sz="0" w:space="0" w:color="auto"/>
                    <w:right w:val="none" w:sz="0" w:space="0" w:color="auto"/>
                  </w:divBdr>
                </w:div>
                <w:div w:id="1057363942">
                  <w:marLeft w:val="0"/>
                  <w:marRight w:val="0"/>
                  <w:marTop w:val="0"/>
                  <w:marBottom w:val="0"/>
                  <w:divBdr>
                    <w:top w:val="none" w:sz="0" w:space="0" w:color="auto"/>
                    <w:left w:val="none" w:sz="0" w:space="0" w:color="auto"/>
                    <w:bottom w:val="none" w:sz="0" w:space="0" w:color="auto"/>
                    <w:right w:val="none" w:sz="0" w:space="0" w:color="auto"/>
                  </w:divBdr>
                </w:div>
                <w:div w:id="1057776131">
                  <w:marLeft w:val="0"/>
                  <w:marRight w:val="0"/>
                  <w:marTop w:val="0"/>
                  <w:marBottom w:val="0"/>
                  <w:divBdr>
                    <w:top w:val="none" w:sz="0" w:space="0" w:color="auto"/>
                    <w:left w:val="none" w:sz="0" w:space="0" w:color="auto"/>
                    <w:bottom w:val="none" w:sz="0" w:space="0" w:color="auto"/>
                    <w:right w:val="none" w:sz="0" w:space="0" w:color="auto"/>
                  </w:divBdr>
                </w:div>
                <w:div w:id="1060403863">
                  <w:marLeft w:val="0"/>
                  <w:marRight w:val="0"/>
                  <w:marTop w:val="0"/>
                  <w:marBottom w:val="0"/>
                  <w:divBdr>
                    <w:top w:val="none" w:sz="0" w:space="0" w:color="auto"/>
                    <w:left w:val="none" w:sz="0" w:space="0" w:color="auto"/>
                    <w:bottom w:val="none" w:sz="0" w:space="0" w:color="auto"/>
                    <w:right w:val="none" w:sz="0" w:space="0" w:color="auto"/>
                  </w:divBdr>
                </w:div>
                <w:div w:id="1060516184">
                  <w:marLeft w:val="0"/>
                  <w:marRight w:val="0"/>
                  <w:marTop w:val="0"/>
                  <w:marBottom w:val="0"/>
                  <w:divBdr>
                    <w:top w:val="none" w:sz="0" w:space="0" w:color="auto"/>
                    <w:left w:val="none" w:sz="0" w:space="0" w:color="auto"/>
                    <w:bottom w:val="none" w:sz="0" w:space="0" w:color="auto"/>
                    <w:right w:val="none" w:sz="0" w:space="0" w:color="auto"/>
                  </w:divBdr>
                </w:div>
                <w:div w:id="1060785370">
                  <w:marLeft w:val="0"/>
                  <w:marRight w:val="0"/>
                  <w:marTop w:val="0"/>
                  <w:marBottom w:val="0"/>
                  <w:divBdr>
                    <w:top w:val="none" w:sz="0" w:space="0" w:color="auto"/>
                    <w:left w:val="none" w:sz="0" w:space="0" w:color="auto"/>
                    <w:bottom w:val="none" w:sz="0" w:space="0" w:color="auto"/>
                    <w:right w:val="none" w:sz="0" w:space="0" w:color="auto"/>
                  </w:divBdr>
                </w:div>
                <w:div w:id="1062371104">
                  <w:marLeft w:val="0"/>
                  <w:marRight w:val="0"/>
                  <w:marTop w:val="0"/>
                  <w:marBottom w:val="0"/>
                  <w:divBdr>
                    <w:top w:val="none" w:sz="0" w:space="0" w:color="auto"/>
                    <w:left w:val="none" w:sz="0" w:space="0" w:color="auto"/>
                    <w:bottom w:val="none" w:sz="0" w:space="0" w:color="auto"/>
                    <w:right w:val="none" w:sz="0" w:space="0" w:color="auto"/>
                  </w:divBdr>
                </w:div>
                <w:div w:id="1064912726">
                  <w:marLeft w:val="0"/>
                  <w:marRight w:val="0"/>
                  <w:marTop w:val="0"/>
                  <w:marBottom w:val="0"/>
                  <w:divBdr>
                    <w:top w:val="none" w:sz="0" w:space="0" w:color="auto"/>
                    <w:left w:val="none" w:sz="0" w:space="0" w:color="auto"/>
                    <w:bottom w:val="none" w:sz="0" w:space="0" w:color="auto"/>
                    <w:right w:val="none" w:sz="0" w:space="0" w:color="auto"/>
                  </w:divBdr>
                </w:div>
                <w:div w:id="1065369676">
                  <w:marLeft w:val="0"/>
                  <w:marRight w:val="0"/>
                  <w:marTop w:val="0"/>
                  <w:marBottom w:val="0"/>
                  <w:divBdr>
                    <w:top w:val="none" w:sz="0" w:space="0" w:color="auto"/>
                    <w:left w:val="none" w:sz="0" w:space="0" w:color="auto"/>
                    <w:bottom w:val="none" w:sz="0" w:space="0" w:color="auto"/>
                    <w:right w:val="none" w:sz="0" w:space="0" w:color="auto"/>
                  </w:divBdr>
                </w:div>
                <w:div w:id="1065494431">
                  <w:marLeft w:val="0"/>
                  <w:marRight w:val="0"/>
                  <w:marTop w:val="0"/>
                  <w:marBottom w:val="0"/>
                  <w:divBdr>
                    <w:top w:val="none" w:sz="0" w:space="0" w:color="auto"/>
                    <w:left w:val="none" w:sz="0" w:space="0" w:color="auto"/>
                    <w:bottom w:val="none" w:sz="0" w:space="0" w:color="auto"/>
                    <w:right w:val="none" w:sz="0" w:space="0" w:color="auto"/>
                  </w:divBdr>
                </w:div>
                <w:div w:id="1066030512">
                  <w:marLeft w:val="0"/>
                  <w:marRight w:val="0"/>
                  <w:marTop w:val="0"/>
                  <w:marBottom w:val="0"/>
                  <w:divBdr>
                    <w:top w:val="none" w:sz="0" w:space="0" w:color="auto"/>
                    <w:left w:val="none" w:sz="0" w:space="0" w:color="auto"/>
                    <w:bottom w:val="none" w:sz="0" w:space="0" w:color="auto"/>
                    <w:right w:val="none" w:sz="0" w:space="0" w:color="auto"/>
                  </w:divBdr>
                </w:div>
                <w:div w:id="1067074113">
                  <w:marLeft w:val="0"/>
                  <w:marRight w:val="0"/>
                  <w:marTop w:val="0"/>
                  <w:marBottom w:val="0"/>
                  <w:divBdr>
                    <w:top w:val="none" w:sz="0" w:space="0" w:color="auto"/>
                    <w:left w:val="none" w:sz="0" w:space="0" w:color="auto"/>
                    <w:bottom w:val="none" w:sz="0" w:space="0" w:color="auto"/>
                    <w:right w:val="none" w:sz="0" w:space="0" w:color="auto"/>
                  </w:divBdr>
                </w:div>
                <w:div w:id="1067266982">
                  <w:marLeft w:val="0"/>
                  <w:marRight w:val="0"/>
                  <w:marTop w:val="0"/>
                  <w:marBottom w:val="0"/>
                  <w:divBdr>
                    <w:top w:val="none" w:sz="0" w:space="0" w:color="auto"/>
                    <w:left w:val="none" w:sz="0" w:space="0" w:color="auto"/>
                    <w:bottom w:val="none" w:sz="0" w:space="0" w:color="auto"/>
                    <w:right w:val="none" w:sz="0" w:space="0" w:color="auto"/>
                  </w:divBdr>
                </w:div>
                <w:div w:id="1068578651">
                  <w:marLeft w:val="0"/>
                  <w:marRight w:val="0"/>
                  <w:marTop w:val="0"/>
                  <w:marBottom w:val="0"/>
                  <w:divBdr>
                    <w:top w:val="none" w:sz="0" w:space="0" w:color="auto"/>
                    <w:left w:val="none" w:sz="0" w:space="0" w:color="auto"/>
                    <w:bottom w:val="none" w:sz="0" w:space="0" w:color="auto"/>
                    <w:right w:val="none" w:sz="0" w:space="0" w:color="auto"/>
                  </w:divBdr>
                </w:div>
                <w:div w:id="1070232181">
                  <w:marLeft w:val="0"/>
                  <w:marRight w:val="0"/>
                  <w:marTop w:val="0"/>
                  <w:marBottom w:val="0"/>
                  <w:divBdr>
                    <w:top w:val="none" w:sz="0" w:space="0" w:color="auto"/>
                    <w:left w:val="none" w:sz="0" w:space="0" w:color="auto"/>
                    <w:bottom w:val="none" w:sz="0" w:space="0" w:color="auto"/>
                    <w:right w:val="none" w:sz="0" w:space="0" w:color="auto"/>
                  </w:divBdr>
                </w:div>
                <w:div w:id="1074667806">
                  <w:marLeft w:val="0"/>
                  <w:marRight w:val="0"/>
                  <w:marTop w:val="0"/>
                  <w:marBottom w:val="0"/>
                  <w:divBdr>
                    <w:top w:val="none" w:sz="0" w:space="0" w:color="auto"/>
                    <w:left w:val="none" w:sz="0" w:space="0" w:color="auto"/>
                    <w:bottom w:val="none" w:sz="0" w:space="0" w:color="auto"/>
                    <w:right w:val="none" w:sz="0" w:space="0" w:color="auto"/>
                  </w:divBdr>
                </w:div>
                <w:div w:id="1080832580">
                  <w:marLeft w:val="0"/>
                  <w:marRight w:val="0"/>
                  <w:marTop w:val="0"/>
                  <w:marBottom w:val="0"/>
                  <w:divBdr>
                    <w:top w:val="none" w:sz="0" w:space="0" w:color="auto"/>
                    <w:left w:val="none" w:sz="0" w:space="0" w:color="auto"/>
                    <w:bottom w:val="none" w:sz="0" w:space="0" w:color="auto"/>
                    <w:right w:val="none" w:sz="0" w:space="0" w:color="auto"/>
                  </w:divBdr>
                </w:div>
                <w:div w:id="1083986378">
                  <w:marLeft w:val="0"/>
                  <w:marRight w:val="0"/>
                  <w:marTop w:val="0"/>
                  <w:marBottom w:val="0"/>
                  <w:divBdr>
                    <w:top w:val="none" w:sz="0" w:space="0" w:color="auto"/>
                    <w:left w:val="none" w:sz="0" w:space="0" w:color="auto"/>
                    <w:bottom w:val="none" w:sz="0" w:space="0" w:color="auto"/>
                    <w:right w:val="none" w:sz="0" w:space="0" w:color="auto"/>
                  </w:divBdr>
                </w:div>
                <w:div w:id="1084297813">
                  <w:marLeft w:val="0"/>
                  <w:marRight w:val="0"/>
                  <w:marTop w:val="0"/>
                  <w:marBottom w:val="0"/>
                  <w:divBdr>
                    <w:top w:val="none" w:sz="0" w:space="0" w:color="auto"/>
                    <w:left w:val="none" w:sz="0" w:space="0" w:color="auto"/>
                    <w:bottom w:val="none" w:sz="0" w:space="0" w:color="auto"/>
                    <w:right w:val="none" w:sz="0" w:space="0" w:color="auto"/>
                  </w:divBdr>
                </w:div>
                <w:div w:id="1086001308">
                  <w:marLeft w:val="0"/>
                  <w:marRight w:val="0"/>
                  <w:marTop w:val="0"/>
                  <w:marBottom w:val="0"/>
                  <w:divBdr>
                    <w:top w:val="none" w:sz="0" w:space="0" w:color="auto"/>
                    <w:left w:val="none" w:sz="0" w:space="0" w:color="auto"/>
                    <w:bottom w:val="none" w:sz="0" w:space="0" w:color="auto"/>
                    <w:right w:val="none" w:sz="0" w:space="0" w:color="auto"/>
                  </w:divBdr>
                </w:div>
                <w:div w:id="1087339622">
                  <w:marLeft w:val="0"/>
                  <w:marRight w:val="0"/>
                  <w:marTop w:val="0"/>
                  <w:marBottom w:val="0"/>
                  <w:divBdr>
                    <w:top w:val="none" w:sz="0" w:space="0" w:color="auto"/>
                    <w:left w:val="none" w:sz="0" w:space="0" w:color="auto"/>
                    <w:bottom w:val="none" w:sz="0" w:space="0" w:color="auto"/>
                    <w:right w:val="none" w:sz="0" w:space="0" w:color="auto"/>
                  </w:divBdr>
                </w:div>
                <w:div w:id="1087658276">
                  <w:marLeft w:val="0"/>
                  <w:marRight w:val="0"/>
                  <w:marTop w:val="0"/>
                  <w:marBottom w:val="0"/>
                  <w:divBdr>
                    <w:top w:val="none" w:sz="0" w:space="0" w:color="auto"/>
                    <w:left w:val="none" w:sz="0" w:space="0" w:color="auto"/>
                    <w:bottom w:val="none" w:sz="0" w:space="0" w:color="auto"/>
                    <w:right w:val="none" w:sz="0" w:space="0" w:color="auto"/>
                  </w:divBdr>
                </w:div>
                <w:div w:id="1088229388">
                  <w:marLeft w:val="0"/>
                  <w:marRight w:val="0"/>
                  <w:marTop w:val="0"/>
                  <w:marBottom w:val="0"/>
                  <w:divBdr>
                    <w:top w:val="none" w:sz="0" w:space="0" w:color="auto"/>
                    <w:left w:val="none" w:sz="0" w:space="0" w:color="auto"/>
                    <w:bottom w:val="none" w:sz="0" w:space="0" w:color="auto"/>
                    <w:right w:val="none" w:sz="0" w:space="0" w:color="auto"/>
                  </w:divBdr>
                </w:div>
                <w:div w:id="1089078323">
                  <w:marLeft w:val="0"/>
                  <w:marRight w:val="0"/>
                  <w:marTop w:val="0"/>
                  <w:marBottom w:val="0"/>
                  <w:divBdr>
                    <w:top w:val="none" w:sz="0" w:space="0" w:color="auto"/>
                    <w:left w:val="none" w:sz="0" w:space="0" w:color="auto"/>
                    <w:bottom w:val="none" w:sz="0" w:space="0" w:color="auto"/>
                    <w:right w:val="none" w:sz="0" w:space="0" w:color="auto"/>
                  </w:divBdr>
                </w:div>
                <w:div w:id="1091509916">
                  <w:marLeft w:val="0"/>
                  <w:marRight w:val="0"/>
                  <w:marTop w:val="0"/>
                  <w:marBottom w:val="0"/>
                  <w:divBdr>
                    <w:top w:val="none" w:sz="0" w:space="0" w:color="auto"/>
                    <w:left w:val="none" w:sz="0" w:space="0" w:color="auto"/>
                    <w:bottom w:val="none" w:sz="0" w:space="0" w:color="auto"/>
                    <w:right w:val="none" w:sz="0" w:space="0" w:color="auto"/>
                  </w:divBdr>
                </w:div>
                <w:div w:id="1091706990">
                  <w:marLeft w:val="0"/>
                  <w:marRight w:val="0"/>
                  <w:marTop w:val="0"/>
                  <w:marBottom w:val="0"/>
                  <w:divBdr>
                    <w:top w:val="none" w:sz="0" w:space="0" w:color="auto"/>
                    <w:left w:val="none" w:sz="0" w:space="0" w:color="auto"/>
                    <w:bottom w:val="none" w:sz="0" w:space="0" w:color="auto"/>
                    <w:right w:val="none" w:sz="0" w:space="0" w:color="auto"/>
                  </w:divBdr>
                </w:div>
                <w:div w:id="1091775719">
                  <w:marLeft w:val="0"/>
                  <w:marRight w:val="0"/>
                  <w:marTop w:val="0"/>
                  <w:marBottom w:val="0"/>
                  <w:divBdr>
                    <w:top w:val="none" w:sz="0" w:space="0" w:color="auto"/>
                    <w:left w:val="none" w:sz="0" w:space="0" w:color="auto"/>
                    <w:bottom w:val="none" w:sz="0" w:space="0" w:color="auto"/>
                    <w:right w:val="none" w:sz="0" w:space="0" w:color="auto"/>
                  </w:divBdr>
                </w:div>
                <w:div w:id="1094589623">
                  <w:marLeft w:val="0"/>
                  <w:marRight w:val="0"/>
                  <w:marTop w:val="0"/>
                  <w:marBottom w:val="0"/>
                  <w:divBdr>
                    <w:top w:val="none" w:sz="0" w:space="0" w:color="auto"/>
                    <w:left w:val="none" w:sz="0" w:space="0" w:color="auto"/>
                    <w:bottom w:val="none" w:sz="0" w:space="0" w:color="auto"/>
                    <w:right w:val="none" w:sz="0" w:space="0" w:color="auto"/>
                  </w:divBdr>
                </w:div>
                <w:div w:id="1097138217">
                  <w:marLeft w:val="0"/>
                  <w:marRight w:val="0"/>
                  <w:marTop w:val="0"/>
                  <w:marBottom w:val="0"/>
                  <w:divBdr>
                    <w:top w:val="none" w:sz="0" w:space="0" w:color="auto"/>
                    <w:left w:val="none" w:sz="0" w:space="0" w:color="auto"/>
                    <w:bottom w:val="none" w:sz="0" w:space="0" w:color="auto"/>
                    <w:right w:val="none" w:sz="0" w:space="0" w:color="auto"/>
                  </w:divBdr>
                </w:div>
                <w:div w:id="1098133775">
                  <w:marLeft w:val="0"/>
                  <w:marRight w:val="0"/>
                  <w:marTop w:val="0"/>
                  <w:marBottom w:val="0"/>
                  <w:divBdr>
                    <w:top w:val="none" w:sz="0" w:space="0" w:color="auto"/>
                    <w:left w:val="none" w:sz="0" w:space="0" w:color="auto"/>
                    <w:bottom w:val="none" w:sz="0" w:space="0" w:color="auto"/>
                    <w:right w:val="none" w:sz="0" w:space="0" w:color="auto"/>
                  </w:divBdr>
                </w:div>
                <w:div w:id="1099331011">
                  <w:marLeft w:val="0"/>
                  <w:marRight w:val="0"/>
                  <w:marTop w:val="0"/>
                  <w:marBottom w:val="0"/>
                  <w:divBdr>
                    <w:top w:val="none" w:sz="0" w:space="0" w:color="auto"/>
                    <w:left w:val="none" w:sz="0" w:space="0" w:color="auto"/>
                    <w:bottom w:val="none" w:sz="0" w:space="0" w:color="auto"/>
                    <w:right w:val="none" w:sz="0" w:space="0" w:color="auto"/>
                  </w:divBdr>
                </w:div>
                <w:div w:id="1101099945">
                  <w:marLeft w:val="0"/>
                  <w:marRight w:val="0"/>
                  <w:marTop w:val="0"/>
                  <w:marBottom w:val="0"/>
                  <w:divBdr>
                    <w:top w:val="none" w:sz="0" w:space="0" w:color="auto"/>
                    <w:left w:val="none" w:sz="0" w:space="0" w:color="auto"/>
                    <w:bottom w:val="none" w:sz="0" w:space="0" w:color="auto"/>
                    <w:right w:val="none" w:sz="0" w:space="0" w:color="auto"/>
                  </w:divBdr>
                </w:div>
                <w:div w:id="1102069417">
                  <w:marLeft w:val="0"/>
                  <w:marRight w:val="0"/>
                  <w:marTop w:val="0"/>
                  <w:marBottom w:val="0"/>
                  <w:divBdr>
                    <w:top w:val="none" w:sz="0" w:space="0" w:color="auto"/>
                    <w:left w:val="none" w:sz="0" w:space="0" w:color="auto"/>
                    <w:bottom w:val="none" w:sz="0" w:space="0" w:color="auto"/>
                    <w:right w:val="none" w:sz="0" w:space="0" w:color="auto"/>
                  </w:divBdr>
                </w:div>
                <w:div w:id="1107235797">
                  <w:marLeft w:val="0"/>
                  <w:marRight w:val="0"/>
                  <w:marTop w:val="0"/>
                  <w:marBottom w:val="0"/>
                  <w:divBdr>
                    <w:top w:val="none" w:sz="0" w:space="0" w:color="auto"/>
                    <w:left w:val="none" w:sz="0" w:space="0" w:color="auto"/>
                    <w:bottom w:val="none" w:sz="0" w:space="0" w:color="auto"/>
                    <w:right w:val="none" w:sz="0" w:space="0" w:color="auto"/>
                  </w:divBdr>
                </w:div>
                <w:div w:id="1109474004">
                  <w:marLeft w:val="0"/>
                  <w:marRight w:val="0"/>
                  <w:marTop w:val="0"/>
                  <w:marBottom w:val="0"/>
                  <w:divBdr>
                    <w:top w:val="none" w:sz="0" w:space="0" w:color="auto"/>
                    <w:left w:val="none" w:sz="0" w:space="0" w:color="auto"/>
                    <w:bottom w:val="none" w:sz="0" w:space="0" w:color="auto"/>
                    <w:right w:val="none" w:sz="0" w:space="0" w:color="auto"/>
                  </w:divBdr>
                </w:div>
                <w:div w:id="1110011282">
                  <w:marLeft w:val="0"/>
                  <w:marRight w:val="0"/>
                  <w:marTop w:val="0"/>
                  <w:marBottom w:val="0"/>
                  <w:divBdr>
                    <w:top w:val="none" w:sz="0" w:space="0" w:color="auto"/>
                    <w:left w:val="none" w:sz="0" w:space="0" w:color="auto"/>
                    <w:bottom w:val="none" w:sz="0" w:space="0" w:color="auto"/>
                    <w:right w:val="none" w:sz="0" w:space="0" w:color="auto"/>
                  </w:divBdr>
                </w:div>
                <w:div w:id="1111515795">
                  <w:marLeft w:val="0"/>
                  <w:marRight w:val="0"/>
                  <w:marTop w:val="0"/>
                  <w:marBottom w:val="0"/>
                  <w:divBdr>
                    <w:top w:val="none" w:sz="0" w:space="0" w:color="auto"/>
                    <w:left w:val="none" w:sz="0" w:space="0" w:color="auto"/>
                    <w:bottom w:val="none" w:sz="0" w:space="0" w:color="auto"/>
                    <w:right w:val="none" w:sz="0" w:space="0" w:color="auto"/>
                  </w:divBdr>
                </w:div>
                <w:div w:id="1112289304">
                  <w:marLeft w:val="0"/>
                  <w:marRight w:val="0"/>
                  <w:marTop w:val="0"/>
                  <w:marBottom w:val="0"/>
                  <w:divBdr>
                    <w:top w:val="none" w:sz="0" w:space="0" w:color="auto"/>
                    <w:left w:val="none" w:sz="0" w:space="0" w:color="auto"/>
                    <w:bottom w:val="none" w:sz="0" w:space="0" w:color="auto"/>
                    <w:right w:val="none" w:sz="0" w:space="0" w:color="auto"/>
                  </w:divBdr>
                </w:div>
                <w:div w:id="1115252406">
                  <w:marLeft w:val="0"/>
                  <w:marRight w:val="0"/>
                  <w:marTop w:val="0"/>
                  <w:marBottom w:val="0"/>
                  <w:divBdr>
                    <w:top w:val="none" w:sz="0" w:space="0" w:color="auto"/>
                    <w:left w:val="none" w:sz="0" w:space="0" w:color="auto"/>
                    <w:bottom w:val="none" w:sz="0" w:space="0" w:color="auto"/>
                    <w:right w:val="none" w:sz="0" w:space="0" w:color="auto"/>
                  </w:divBdr>
                </w:div>
                <w:div w:id="1116288726">
                  <w:marLeft w:val="0"/>
                  <w:marRight w:val="0"/>
                  <w:marTop w:val="0"/>
                  <w:marBottom w:val="0"/>
                  <w:divBdr>
                    <w:top w:val="none" w:sz="0" w:space="0" w:color="auto"/>
                    <w:left w:val="none" w:sz="0" w:space="0" w:color="auto"/>
                    <w:bottom w:val="none" w:sz="0" w:space="0" w:color="auto"/>
                    <w:right w:val="none" w:sz="0" w:space="0" w:color="auto"/>
                  </w:divBdr>
                </w:div>
                <w:div w:id="1116557972">
                  <w:marLeft w:val="0"/>
                  <w:marRight w:val="0"/>
                  <w:marTop w:val="0"/>
                  <w:marBottom w:val="0"/>
                  <w:divBdr>
                    <w:top w:val="none" w:sz="0" w:space="0" w:color="auto"/>
                    <w:left w:val="none" w:sz="0" w:space="0" w:color="auto"/>
                    <w:bottom w:val="none" w:sz="0" w:space="0" w:color="auto"/>
                    <w:right w:val="none" w:sz="0" w:space="0" w:color="auto"/>
                  </w:divBdr>
                </w:div>
                <w:div w:id="1119881642">
                  <w:marLeft w:val="0"/>
                  <w:marRight w:val="0"/>
                  <w:marTop w:val="0"/>
                  <w:marBottom w:val="0"/>
                  <w:divBdr>
                    <w:top w:val="none" w:sz="0" w:space="0" w:color="auto"/>
                    <w:left w:val="none" w:sz="0" w:space="0" w:color="auto"/>
                    <w:bottom w:val="none" w:sz="0" w:space="0" w:color="auto"/>
                    <w:right w:val="none" w:sz="0" w:space="0" w:color="auto"/>
                  </w:divBdr>
                </w:div>
                <w:div w:id="1120802372">
                  <w:marLeft w:val="0"/>
                  <w:marRight w:val="0"/>
                  <w:marTop w:val="0"/>
                  <w:marBottom w:val="0"/>
                  <w:divBdr>
                    <w:top w:val="none" w:sz="0" w:space="0" w:color="auto"/>
                    <w:left w:val="none" w:sz="0" w:space="0" w:color="auto"/>
                    <w:bottom w:val="none" w:sz="0" w:space="0" w:color="auto"/>
                    <w:right w:val="none" w:sz="0" w:space="0" w:color="auto"/>
                  </w:divBdr>
                </w:div>
                <w:div w:id="1123378898">
                  <w:marLeft w:val="0"/>
                  <w:marRight w:val="0"/>
                  <w:marTop w:val="0"/>
                  <w:marBottom w:val="0"/>
                  <w:divBdr>
                    <w:top w:val="none" w:sz="0" w:space="0" w:color="auto"/>
                    <w:left w:val="none" w:sz="0" w:space="0" w:color="auto"/>
                    <w:bottom w:val="none" w:sz="0" w:space="0" w:color="auto"/>
                    <w:right w:val="none" w:sz="0" w:space="0" w:color="auto"/>
                  </w:divBdr>
                </w:div>
                <w:div w:id="1123770781">
                  <w:marLeft w:val="0"/>
                  <w:marRight w:val="0"/>
                  <w:marTop w:val="0"/>
                  <w:marBottom w:val="0"/>
                  <w:divBdr>
                    <w:top w:val="none" w:sz="0" w:space="0" w:color="auto"/>
                    <w:left w:val="none" w:sz="0" w:space="0" w:color="auto"/>
                    <w:bottom w:val="none" w:sz="0" w:space="0" w:color="auto"/>
                    <w:right w:val="none" w:sz="0" w:space="0" w:color="auto"/>
                  </w:divBdr>
                </w:div>
                <w:div w:id="1124732006">
                  <w:marLeft w:val="0"/>
                  <w:marRight w:val="0"/>
                  <w:marTop w:val="0"/>
                  <w:marBottom w:val="0"/>
                  <w:divBdr>
                    <w:top w:val="none" w:sz="0" w:space="0" w:color="auto"/>
                    <w:left w:val="none" w:sz="0" w:space="0" w:color="auto"/>
                    <w:bottom w:val="none" w:sz="0" w:space="0" w:color="auto"/>
                    <w:right w:val="none" w:sz="0" w:space="0" w:color="auto"/>
                  </w:divBdr>
                </w:div>
                <w:div w:id="1125199426">
                  <w:marLeft w:val="0"/>
                  <w:marRight w:val="0"/>
                  <w:marTop w:val="0"/>
                  <w:marBottom w:val="0"/>
                  <w:divBdr>
                    <w:top w:val="none" w:sz="0" w:space="0" w:color="auto"/>
                    <w:left w:val="none" w:sz="0" w:space="0" w:color="auto"/>
                    <w:bottom w:val="none" w:sz="0" w:space="0" w:color="auto"/>
                    <w:right w:val="none" w:sz="0" w:space="0" w:color="auto"/>
                  </w:divBdr>
                </w:div>
                <w:div w:id="1126391692">
                  <w:marLeft w:val="0"/>
                  <w:marRight w:val="0"/>
                  <w:marTop w:val="0"/>
                  <w:marBottom w:val="0"/>
                  <w:divBdr>
                    <w:top w:val="none" w:sz="0" w:space="0" w:color="auto"/>
                    <w:left w:val="none" w:sz="0" w:space="0" w:color="auto"/>
                    <w:bottom w:val="none" w:sz="0" w:space="0" w:color="auto"/>
                    <w:right w:val="none" w:sz="0" w:space="0" w:color="auto"/>
                  </w:divBdr>
                </w:div>
                <w:div w:id="1127160195">
                  <w:marLeft w:val="0"/>
                  <w:marRight w:val="0"/>
                  <w:marTop w:val="0"/>
                  <w:marBottom w:val="0"/>
                  <w:divBdr>
                    <w:top w:val="none" w:sz="0" w:space="0" w:color="auto"/>
                    <w:left w:val="none" w:sz="0" w:space="0" w:color="auto"/>
                    <w:bottom w:val="none" w:sz="0" w:space="0" w:color="auto"/>
                    <w:right w:val="none" w:sz="0" w:space="0" w:color="auto"/>
                  </w:divBdr>
                </w:div>
                <w:div w:id="1127775229">
                  <w:marLeft w:val="0"/>
                  <w:marRight w:val="0"/>
                  <w:marTop w:val="0"/>
                  <w:marBottom w:val="0"/>
                  <w:divBdr>
                    <w:top w:val="none" w:sz="0" w:space="0" w:color="auto"/>
                    <w:left w:val="none" w:sz="0" w:space="0" w:color="auto"/>
                    <w:bottom w:val="none" w:sz="0" w:space="0" w:color="auto"/>
                    <w:right w:val="none" w:sz="0" w:space="0" w:color="auto"/>
                  </w:divBdr>
                </w:div>
                <w:div w:id="1128476795">
                  <w:marLeft w:val="0"/>
                  <w:marRight w:val="0"/>
                  <w:marTop w:val="0"/>
                  <w:marBottom w:val="0"/>
                  <w:divBdr>
                    <w:top w:val="none" w:sz="0" w:space="0" w:color="auto"/>
                    <w:left w:val="none" w:sz="0" w:space="0" w:color="auto"/>
                    <w:bottom w:val="none" w:sz="0" w:space="0" w:color="auto"/>
                    <w:right w:val="none" w:sz="0" w:space="0" w:color="auto"/>
                  </w:divBdr>
                </w:div>
                <w:div w:id="1128819561">
                  <w:marLeft w:val="0"/>
                  <w:marRight w:val="0"/>
                  <w:marTop w:val="0"/>
                  <w:marBottom w:val="0"/>
                  <w:divBdr>
                    <w:top w:val="none" w:sz="0" w:space="0" w:color="auto"/>
                    <w:left w:val="none" w:sz="0" w:space="0" w:color="auto"/>
                    <w:bottom w:val="none" w:sz="0" w:space="0" w:color="auto"/>
                    <w:right w:val="none" w:sz="0" w:space="0" w:color="auto"/>
                  </w:divBdr>
                </w:div>
                <w:div w:id="1129278542">
                  <w:marLeft w:val="0"/>
                  <w:marRight w:val="0"/>
                  <w:marTop w:val="0"/>
                  <w:marBottom w:val="0"/>
                  <w:divBdr>
                    <w:top w:val="none" w:sz="0" w:space="0" w:color="auto"/>
                    <w:left w:val="none" w:sz="0" w:space="0" w:color="auto"/>
                    <w:bottom w:val="none" w:sz="0" w:space="0" w:color="auto"/>
                    <w:right w:val="none" w:sz="0" w:space="0" w:color="auto"/>
                  </w:divBdr>
                </w:div>
                <w:div w:id="1129515129">
                  <w:marLeft w:val="0"/>
                  <w:marRight w:val="0"/>
                  <w:marTop w:val="0"/>
                  <w:marBottom w:val="0"/>
                  <w:divBdr>
                    <w:top w:val="none" w:sz="0" w:space="0" w:color="auto"/>
                    <w:left w:val="none" w:sz="0" w:space="0" w:color="auto"/>
                    <w:bottom w:val="none" w:sz="0" w:space="0" w:color="auto"/>
                    <w:right w:val="none" w:sz="0" w:space="0" w:color="auto"/>
                  </w:divBdr>
                </w:div>
                <w:div w:id="1132670365">
                  <w:marLeft w:val="0"/>
                  <w:marRight w:val="0"/>
                  <w:marTop w:val="0"/>
                  <w:marBottom w:val="0"/>
                  <w:divBdr>
                    <w:top w:val="none" w:sz="0" w:space="0" w:color="auto"/>
                    <w:left w:val="none" w:sz="0" w:space="0" w:color="auto"/>
                    <w:bottom w:val="none" w:sz="0" w:space="0" w:color="auto"/>
                    <w:right w:val="none" w:sz="0" w:space="0" w:color="auto"/>
                  </w:divBdr>
                </w:div>
                <w:div w:id="1133137714">
                  <w:marLeft w:val="0"/>
                  <w:marRight w:val="0"/>
                  <w:marTop w:val="0"/>
                  <w:marBottom w:val="0"/>
                  <w:divBdr>
                    <w:top w:val="none" w:sz="0" w:space="0" w:color="auto"/>
                    <w:left w:val="none" w:sz="0" w:space="0" w:color="auto"/>
                    <w:bottom w:val="none" w:sz="0" w:space="0" w:color="auto"/>
                    <w:right w:val="none" w:sz="0" w:space="0" w:color="auto"/>
                  </w:divBdr>
                </w:div>
                <w:div w:id="1133206637">
                  <w:marLeft w:val="0"/>
                  <w:marRight w:val="0"/>
                  <w:marTop w:val="0"/>
                  <w:marBottom w:val="0"/>
                  <w:divBdr>
                    <w:top w:val="none" w:sz="0" w:space="0" w:color="auto"/>
                    <w:left w:val="none" w:sz="0" w:space="0" w:color="auto"/>
                    <w:bottom w:val="none" w:sz="0" w:space="0" w:color="auto"/>
                    <w:right w:val="none" w:sz="0" w:space="0" w:color="auto"/>
                  </w:divBdr>
                </w:div>
                <w:div w:id="1135753776">
                  <w:marLeft w:val="0"/>
                  <w:marRight w:val="0"/>
                  <w:marTop w:val="0"/>
                  <w:marBottom w:val="0"/>
                  <w:divBdr>
                    <w:top w:val="none" w:sz="0" w:space="0" w:color="auto"/>
                    <w:left w:val="none" w:sz="0" w:space="0" w:color="auto"/>
                    <w:bottom w:val="none" w:sz="0" w:space="0" w:color="auto"/>
                    <w:right w:val="none" w:sz="0" w:space="0" w:color="auto"/>
                  </w:divBdr>
                </w:div>
                <w:div w:id="1137383093">
                  <w:marLeft w:val="0"/>
                  <w:marRight w:val="0"/>
                  <w:marTop w:val="0"/>
                  <w:marBottom w:val="0"/>
                  <w:divBdr>
                    <w:top w:val="none" w:sz="0" w:space="0" w:color="auto"/>
                    <w:left w:val="none" w:sz="0" w:space="0" w:color="auto"/>
                    <w:bottom w:val="none" w:sz="0" w:space="0" w:color="auto"/>
                    <w:right w:val="none" w:sz="0" w:space="0" w:color="auto"/>
                  </w:divBdr>
                </w:div>
                <w:div w:id="1140226321">
                  <w:marLeft w:val="0"/>
                  <w:marRight w:val="0"/>
                  <w:marTop w:val="0"/>
                  <w:marBottom w:val="0"/>
                  <w:divBdr>
                    <w:top w:val="none" w:sz="0" w:space="0" w:color="auto"/>
                    <w:left w:val="none" w:sz="0" w:space="0" w:color="auto"/>
                    <w:bottom w:val="none" w:sz="0" w:space="0" w:color="auto"/>
                    <w:right w:val="none" w:sz="0" w:space="0" w:color="auto"/>
                  </w:divBdr>
                </w:div>
                <w:div w:id="1141078812">
                  <w:marLeft w:val="0"/>
                  <w:marRight w:val="0"/>
                  <w:marTop w:val="0"/>
                  <w:marBottom w:val="0"/>
                  <w:divBdr>
                    <w:top w:val="none" w:sz="0" w:space="0" w:color="auto"/>
                    <w:left w:val="none" w:sz="0" w:space="0" w:color="auto"/>
                    <w:bottom w:val="none" w:sz="0" w:space="0" w:color="auto"/>
                    <w:right w:val="none" w:sz="0" w:space="0" w:color="auto"/>
                  </w:divBdr>
                </w:div>
                <w:div w:id="1146238010">
                  <w:marLeft w:val="0"/>
                  <w:marRight w:val="0"/>
                  <w:marTop w:val="0"/>
                  <w:marBottom w:val="0"/>
                  <w:divBdr>
                    <w:top w:val="none" w:sz="0" w:space="0" w:color="auto"/>
                    <w:left w:val="none" w:sz="0" w:space="0" w:color="auto"/>
                    <w:bottom w:val="none" w:sz="0" w:space="0" w:color="auto"/>
                    <w:right w:val="none" w:sz="0" w:space="0" w:color="auto"/>
                  </w:divBdr>
                </w:div>
                <w:div w:id="1150295055">
                  <w:marLeft w:val="0"/>
                  <w:marRight w:val="0"/>
                  <w:marTop w:val="0"/>
                  <w:marBottom w:val="0"/>
                  <w:divBdr>
                    <w:top w:val="none" w:sz="0" w:space="0" w:color="auto"/>
                    <w:left w:val="none" w:sz="0" w:space="0" w:color="auto"/>
                    <w:bottom w:val="none" w:sz="0" w:space="0" w:color="auto"/>
                    <w:right w:val="none" w:sz="0" w:space="0" w:color="auto"/>
                  </w:divBdr>
                </w:div>
                <w:div w:id="1153106863">
                  <w:marLeft w:val="0"/>
                  <w:marRight w:val="0"/>
                  <w:marTop w:val="0"/>
                  <w:marBottom w:val="0"/>
                  <w:divBdr>
                    <w:top w:val="none" w:sz="0" w:space="0" w:color="auto"/>
                    <w:left w:val="none" w:sz="0" w:space="0" w:color="auto"/>
                    <w:bottom w:val="none" w:sz="0" w:space="0" w:color="auto"/>
                    <w:right w:val="none" w:sz="0" w:space="0" w:color="auto"/>
                  </w:divBdr>
                </w:div>
                <w:div w:id="1155336156">
                  <w:marLeft w:val="0"/>
                  <w:marRight w:val="0"/>
                  <w:marTop w:val="0"/>
                  <w:marBottom w:val="0"/>
                  <w:divBdr>
                    <w:top w:val="none" w:sz="0" w:space="0" w:color="auto"/>
                    <w:left w:val="none" w:sz="0" w:space="0" w:color="auto"/>
                    <w:bottom w:val="none" w:sz="0" w:space="0" w:color="auto"/>
                    <w:right w:val="none" w:sz="0" w:space="0" w:color="auto"/>
                  </w:divBdr>
                </w:div>
                <w:div w:id="1155535591">
                  <w:marLeft w:val="0"/>
                  <w:marRight w:val="0"/>
                  <w:marTop w:val="0"/>
                  <w:marBottom w:val="0"/>
                  <w:divBdr>
                    <w:top w:val="none" w:sz="0" w:space="0" w:color="auto"/>
                    <w:left w:val="none" w:sz="0" w:space="0" w:color="auto"/>
                    <w:bottom w:val="none" w:sz="0" w:space="0" w:color="auto"/>
                    <w:right w:val="none" w:sz="0" w:space="0" w:color="auto"/>
                  </w:divBdr>
                </w:div>
                <w:div w:id="1156530249">
                  <w:marLeft w:val="0"/>
                  <w:marRight w:val="0"/>
                  <w:marTop w:val="0"/>
                  <w:marBottom w:val="0"/>
                  <w:divBdr>
                    <w:top w:val="none" w:sz="0" w:space="0" w:color="auto"/>
                    <w:left w:val="none" w:sz="0" w:space="0" w:color="auto"/>
                    <w:bottom w:val="none" w:sz="0" w:space="0" w:color="auto"/>
                    <w:right w:val="none" w:sz="0" w:space="0" w:color="auto"/>
                  </w:divBdr>
                </w:div>
                <w:div w:id="1156531820">
                  <w:marLeft w:val="0"/>
                  <w:marRight w:val="0"/>
                  <w:marTop w:val="0"/>
                  <w:marBottom w:val="0"/>
                  <w:divBdr>
                    <w:top w:val="none" w:sz="0" w:space="0" w:color="auto"/>
                    <w:left w:val="none" w:sz="0" w:space="0" w:color="auto"/>
                    <w:bottom w:val="none" w:sz="0" w:space="0" w:color="auto"/>
                    <w:right w:val="none" w:sz="0" w:space="0" w:color="auto"/>
                  </w:divBdr>
                </w:div>
                <w:div w:id="1158880012">
                  <w:marLeft w:val="0"/>
                  <w:marRight w:val="0"/>
                  <w:marTop w:val="0"/>
                  <w:marBottom w:val="0"/>
                  <w:divBdr>
                    <w:top w:val="none" w:sz="0" w:space="0" w:color="auto"/>
                    <w:left w:val="none" w:sz="0" w:space="0" w:color="auto"/>
                    <w:bottom w:val="none" w:sz="0" w:space="0" w:color="auto"/>
                    <w:right w:val="none" w:sz="0" w:space="0" w:color="auto"/>
                  </w:divBdr>
                </w:div>
                <w:div w:id="1159346795">
                  <w:marLeft w:val="0"/>
                  <w:marRight w:val="0"/>
                  <w:marTop w:val="0"/>
                  <w:marBottom w:val="0"/>
                  <w:divBdr>
                    <w:top w:val="none" w:sz="0" w:space="0" w:color="auto"/>
                    <w:left w:val="none" w:sz="0" w:space="0" w:color="auto"/>
                    <w:bottom w:val="none" w:sz="0" w:space="0" w:color="auto"/>
                    <w:right w:val="none" w:sz="0" w:space="0" w:color="auto"/>
                  </w:divBdr>
                </w:div>
                <w:div w:id="1159811320">
                  <w:marLeft w:val="0"/>
                  <w:marRight w:val="0"/>
                  <w:marTop w:val="0"/>
                  <w:marBottom w:val="0"/>
                  <w:divBdr>
                    <w:top w:val="none" w:sz="0" w:space="0" w:color="auto"/>
                    <w:left w:val="none" w:sz="0" w:space="0" w:color="auto"/>
                    <w:bottom w:val="none" w:sz="0" w:space="0" w:color="auto"/>
                    <w:right w:val="none" w:sz="0" w:space="0" w:color="auto"/>
                  </w:divBdr>
                </w:div>
                <w:div w:id="1160732552">
                  <w:marLeft w:val="0"/>
                  <w:marRight w:val="0"/>
                  <w:marTop w:val="0"/>
                  <w:marBottom w:val="0"/>
                  <w:divBdr>
                    <w:top w:val="none" w:sz="0" w:space="0" w:color="auto"/>
                    <w:left w:val="none" w:sz="0" w:space="0" w:color="auto"/>
                    <w:bottom w:val="none" w:sz="0" w:space="0" w:color="auto"/>
                    <w:right w:val="none" w:sz="0" w:space="0" w:color="auto"/>
                  </w:divBdr>
                </w:div>
                <w:div w:id="1162425748">
                  <w:marLeft w:val="0"/>
                  <w:marRight w:val="0"/>
                  <w:marTop w:val="0"/>
                  <w:marBottom w:val="0"/>
                  <w:divBdr>
                    <w:top w:val="none" w:sz="0" w:space="0" w:color="auto"/>
                    <w:left w:val="none" w:sz="0" w:space="0" w:color="auto"/>
                    <w:bottom w:val="none" w:sz="0" w:space="0" w:color="auto"/>
                    <w:right w:val="none" w:sz="0" w:space="0" w:color="auto"/>
                  </w:divBdr>
                </w:div>
                <w:div w:id="1164322086">
                  <w:marLeft w:val="0"/>
                  <w:marRight w:val="0"/>
                  <w:marTop w:val="0"/>
                  <w:marBottom w:val="0"/>
                  <w:divBdr>
                    <w:top w:val="none" w:sz="0" w:space="0" w:color="auto"/>
                    <w:left w:val="none" w:sz="0" w:space="0" w:color="auto"/>
                    <w:bottom w:val="none" w:sz="0" w:space="0" w:color="auto"/>
                    <w:right w:val="none" w:sz="0" w:space="0" w:color="auto"/>
                  </w:divBdr>
                </w:div>
                <w:div w:id="1166626785">
                  <w:marLeft w:val="0"/>
                  <w:marRight w:val="0"/>
                  <w:marTop w:val="0"/>
                  <w:marBottom w:val="0"/>
                  <w:divBdr>
                    <w:top w:val="none" w:sz="0" w:space="0" w:color="auto"/>
                    <w:left w:val="none" w:sz="0" w:space="0" w:color="auto"/>
                    <w:bottom w:val="none" w:sz="0" w:space="0" w:color="auto"/>
                    <w:right w:val="none" w:sz="0" w:space="0" w:color="auto"/>
                  </w:divBdr>
                </w:div>
                <w:div w:id="1168129822">
                  <w:marLeft w:val="0"/>
                  <w:marRight w:val="0"/>
                  <w:marTop w:val="0"/>
                  <w:marBottom w:val="0"/>
                  <w:divBdr>
                    <w:top w:val="none" w:sz="0" w:space="0" w:color="auto"/>
                    <w:left w:val="none" w:sz="0" w:space="0" w:color="auto"/>
                    <w:bottom w:val="none" w:sz="0" w:space="0" w:color="auto"/>
                    <w:right w:val="none" w:sz="0" w:space="0" w:color="auto"/>
                  </w:divBdr>
                </w:div>
                <w:div w:id="1169371278">
                  <w:marLeft w:val="0"/>
                  <w:marRight w:val="0"/>
                  <w:marTop w:val="0"/>
                  <w:marBottom w:val="0"/>
                  <w:divBdr>
                    <w:top w:val="none" w:sz="0" w:space="0" w:color="auto"/>
                    <w:left w:val="none" w:sz="0" w:space="0" w:color="auto"/>
                    <w:bottom w:val="none" w:sz="0" w:space="0" w:color="auto"/>
                    <w:right w:val="none" w:sz="0" w:space="0" w:color="auto"/>
                  </w:divBdr>
                </w:div>
                <w:div w:id="1170557078">
                  <w:marLeft w:val="0"/>
                  <w:marRight w:val="0"/>
                  <w:marTop w:val="0"/>
                  <w:marBottom w:val="0"/>
                  <w:divBdr>
                    <w:top w:val="none" w:sz="0" w:space="0" w:color="auto"/>
                    <w:left w:val="none" w:sz="0" w:space="0" w:color="auto"/>
                    <w:bottom w:val="none" w:sz="0" w:space="0" w:color="auto"/>
                    <w:right w:val="none" w:sz="0" w:space="0" w:color="auto"/>
                  </w:divBdr>
                </w:div>
                <w:div w:id="1173256569">
                  <w:marLeft w:val="0"/>
                  <w:marRight w:val="0"/>
                  <w:marTop w:val="0"/>
                  <w:marBottom w:val="0"/>
                  <w:divBdr>
                    <w:top w:val="none" w:sz="0" w:space="0" w:color="auto"/>
                    <w:left w:val="none" w:sz="0" w:space="0" w:color="auto"/>
                    <w:bottom w:val="none" w:sz="0" w:space="0" w:color="auto"/>
                    <w:right w:val="none" w:sz="0" w:space="0" w:color="auto"/>
                  </w:divBdr>
                </w:div>
                <w:div w:id="1177306857">
                  <w:marLeft w:val="0"/>
                  <w:marRight w:val="0"/>
                  <w:marTop w:val="0"/>
                  <w:marBottom w:val="0"/>
                  <w:divBdr>
                    <w:top w:val="none" w:sz="0" w:space="0" w:color="auto"/>
                    <w:left w:val="none" w:sz="0" w:space="0" w:color="auto"/>
                    <w:bottom w:val="none" w:sz="0" w:space="0" w:color="auto"/>
                    <w:right w:val="none" w:sz="0" w:space="0" w:color="auto"/>
                  </w:divBdr>
                </w:div>
                <w:div w:id="1178350893">
                  <w:marLeft w:val="0"/>
                  <w:marRight w:val="0"/>
                  <w:marTop w:val="0"/>
                  <w:marBottom w:val="0"/>
                  <w:divBdr>
                    <w:top w:val="none" w:sz="0" w:space="0" w:color="auto"/>
                    <w:left w:val="none" w:sz="0" w:space="0" w:color="auto"/>
                    <w:bottom w:val="none" w:sz="0" w:space="0" w:color="auto"/>
                    <w:right w:val="none" w:sz="0" w:space="0" w:color="auto"/>
                  </w:divBdr>
                </w:div>
                <w:div w:id="1180968692">
                  <w:marLeft w:val="0"/>
                  <w:marRight w:val="0"/>
                  <w:marTop w:val="0"/>
                  <w:marBottom w:val="0"/>
                  <w:divBdr>
                    <w:top w:val="none" w:sz="0" w:space="0" w:color="auto"/>
                    <w:left w:val="none" w:sz="0" w:space="0" w:color="auto"/>
                    <w:bottom w:val="none" w:sz="0" w:space="0" w:color="auto"/>
                    <w:right w:val="none" w:sz="0" w:space="0" w:color="auto"/>
                  </w:divBdr>
                </w:div>
                <w:div w:id="1182014751">
                  <w:marLeft w:val="0"/>
                  <w:marRight w:val="0"/>
                  <w:marTop w:val="0"/>
                  <w:marBottom w:val="0"/>
                  <w:divBdr>
                    <w:top w:val="none" w:sz="0" w:space="0" w:color="auto"/>
                    <w:left w:val="none" w:sz="0" w:space="0" w:color="auto"/>
                    <w:bottom w:val="none" w:sz="0" w:space="0" w:color="auto"/>
                    <w:right w:val="none" w:sz="0" w:space="0" w:color="auto"/>
                  </w:divBdr>
                </w:div>
                <w:div w:id="1182277335">
                  <w:marLeft w:val="0"/>
                  <w:marRight w:val="0"/>
                  <w:marTop w:val="0"/>
                  <w:marBottom w:val="0"/>
                  <w:divBdr>
                    <w:top w:val="none" w:sz="0" w:space="0" w:color="auto"/>
                    <w:left w:val="none" w:sz="0" w:space="0" w:color="auto"/>
                    <w:bottom w:val="none" w:sz="0" w:space="0" w:color="auto"/>
                    <w:right w:val="none" w:sz="0" w:space="0" w:color="auto"/>
                  </w:divBdr>
                </w:div>
                <w:div w:id="1182477772">
                  <w:marLeft w:val="0"/>
                  <w:marRight w:val="0"/>
                  <w:marTop w:val="0"/>
                  <w:marBottom w:val="0"/>
                  <w:divBdr>
                    <w:top w:val="none" w:sz="0" w:space="0" w:color="auto"/>
                    <w:left w:val="none" w:sz="0" w:space="0" w:color="auto"/>
                    <w:bottom w:val="none" w:sz="0" w:space="0" w:color="auto"/>
                    <w:right w:val="none" w:sz="0" w:space="0" w:color="auto"/>
                  </w:divBdr>
                </w:div>
                <w:div w:id="1188180911">
                  <w:marLeft w:val="0"/>
                  <w:marRight w:val="0"/>
                  <w:marTop w:val="0"/>
                  <w:marBottom w:val="0"/>
                  <w:divBdr>
                    <w:top w:val="none" w:sz="0" w:space="0" w:color="auto"/>
                    <w:left w:val="none" w:sz="0" w:space="0" w:color="auto"/>
                    <w:bottom w:val="none" w:sz="0" w:space="0" w:color="auto"/>
                    <w:right w:val="none" w:sz="0" w:space="0" w:color="auto"/>
                  </w:divBdr>
                </w:div>
                <w:div w:id="1189414854">
                  <w:marLeft w:val="0"/>
                  <w:marRight w:val="0"/>
                  <w:marTop w:val="0"/>
                  <w:marBottom w:val="0"/>
                  <w:divBdr>
                    <w:top w:val="none" w:sz="0" w:space="0" w:color="auto"/>
                    <w:left w:val="none" w:sz="0" w:space="0" w:color="auto"/>
                    <w:bottom w:val="none" w:sz="0" w:space="0" w:color="auto"/>
                    <w:right w:val="none" w:sz="0" w:space="0" w:color="auto"/>
                  </w:divBdr>
                </w:div>
                <w:div w:id="1191912298">
                  <w:marLeft w:val="0"/>
                  <w:marRight w:val="0"/>
                  <w:marTop w:val="0"/>
                  <w:marBottom w:val="0"/>
                  <w:divBdr>
                    <w:top w:val="none" w:sz="0" w:space="0" w:color="auto"/>
                    <w:left w:val="none" w:sz="0" w:space="0" w:color="auto"/>
                    <w:bottom w:val="none" w:sz="0" w:space="0" w:color="auto"/>
                    <w:right w:val="none" w:sz="0" w:space="0" w:color="auto"/>
                  </w:divBdr>
                </w:div>
                <w:div w:id="1199201823">
                  <w:marLeft w:val="0"/>
                  <w:marRight w:val="0"/>
                  <w:marTop w:val="0"/>
                  <w:marBottom w:val="0"/>
                  <w:divBdr>
                    <w:top w:val="none" w:sz="0" w:space="0" w:color="auto"/>
                    <w:left w:val="none" w:sz="0" w:space="0" w:color="auto"/>
                    <w:bottom w:val="none" w:sz="0" w:space="0" w:color="auto"/>
                    <w:right w:val="none" w:sz="0" w:space="0" w:color="auto"/>
                  </w:divBdr>
                </w:div>
                <w:div w:id="1201632541">
                  <w:marLeft w:val="0"/>
                  <w:marRight w:val="0"/>
                  <w:marTop w:val="0"/>
                  <w:marBottom w:val="0"/>
                  <w:divBdr>
                    <w:top w:val="none" w:sz="0" w:space="0" w:color="auto"/>
                    <w:left w:val="none" w:sz="0" w:space="0" w:color="auto"/>
                    <w:bottom w:val="none" w:sz="0" w:space="0" w:color="auto"/>
                    <w:right w:val="none" w:sz="0" w:space="0" w:color="auto"/>
                  </w:divBdr>
                </w:div>
                <w:div w:id="1203054519">
                  <w:marLeft w:val="0"/>
                  <w:marRight w:val="0"/>
                  <w:marTop w:val="0"/>
                  <w:marBottom w:val="0"/>
                  <w:divBdr>
                    <w:top w:val="none" w:sz="0" w:space="0" w:color="auto"/>
                    <w:left w:val="none" w:sz="0" w:space="0" w:color="auto"/>
                    <w:bottom w:val="none" w:sz="0" w:space="0" w:color="auto"/>
                    <w:right w:val="none" w:sz="0" w:space="0" w:color="auto"/>
                  </w:divBdr>
                </w:div>
                <w:div w:id="1203447084">
                  <w:marLeft w:val="0"/>
                  <w:marRight w:val="0"/>
                  <w:marTop w:val="0"/>
                  <w:marBottom w:val="0"/>
                  <w:divBdr>
                    <w:top w:val="none" w:sz="0" w:space="0" w:color="auto"/>
                    <w:left w:val="none" w:sz="0" w:space="0" w:color="auto"/>
                    <w:bottom w:val="none" w:sz="0" w:space="0" w:color="auto"/>
                    <w:right w:val="none" w:sz="0" w:space="0" w:color="auto"/>
                  </w:divBdr>
                </w:div>
                <w:div w:id="1205412334">
                  <w:marLeft w:val="0"/>
                  <w:marRight w:val="0"/>
                  <w:marTop w:val="0"/>
                  <w:marBottom w:val="0"/>
                  <w:divBdr>
                    <w:top w:val="none" w:sz="0" w:space="0" w:color="auto"/>
                    <w:left w:val="none" w:sz="0" w:space="0" w:color="auto"/>
                    <w:bottom w:val="none" w:sz="0" w:space="0" w:color="auto"/>
                    <w:right w:val="none" w:sz="0" w:space="0" w:color="auto"/>
                  </w:divBdr>
                </w:div>
                <w:div w:id="1205631526">
                  <w:marLeft w:val="0"/>
                  <w:marRight w:val="0"/>
                  <w:marTop w:val="0"/>
                  <w:marBottom w:val="0"/>
                  <w:divBdr>
                    <w:top w:val="none" w:sz="0" w:space="0" w:color="auto"/>
                    <w:left w:val="none" w:sz="0" w:space="0" w:color="auto"/>
                    <w:bottom w:val="none" w:sz="0" w:space="0" w:color="auto"/>
                    <w:right w:val="none" w:sz="0" w:space="0" w:color="auto"/>
                  </w:divBdr>
                </w:div>
                <w:div w:id="1206330446">
                  <w:marLeft w:val="0"/>
                  <w:marRight w:val="0"/>
                  <w:marTop w:val="0"/>
                  <w:marBottom w:val="0"/>
                  <w:divBdr>
                    <w:top w:val="none" w:sz="0" w:space="0" w:color="auto"/>
                    <w:left w:val="none" w:sz="0" w:space="0" w:color="auto"/>
                    <w:bottom w:val="none" w:sz="0" w:space="0" w:color="auto"/>
                    <w:right w:val="none" w:sz="0" w:space="0" w:color="auto"/>
                  </w:divBdr>
                </w:div>
                <w:div w:id="1211960498">
                  <w:marLeft w:val="0"/>
                  <w:marRight w:val="0"/>
                  <w:marTop w:val="0"/>
                  <w:marBottom w:val="0"/>
                  <w:divBdr>
                    <w:top w:val="none" w:sz="0" w:space="0" w:color="auto"/>
                    <w:left w:val="none" w:sz="0" w:space="0" w:color="auto"/>
                    <w:bottom w:val="none" w:sz="0" w:space="0" w:color="auto"/>
                    <w:right w:val="none" w:sz="0" w:space="0" w:color="auto"/>
                  </w:divBdr>
                </w:div>
                <w:div w:id="1212573394">
                  <w:marLeft w:val="0"/>
                  <w:marRight w:val="0"/>
                  <w:marTop w:val="0"/>
                  <w:marBottom w:val="0"/>
                  <w:divBdr>
                    <w:top w:val="none" w:sz="0" w:space="0" w:color="auto"/>
                    <w:left w:val="none" w:sz="0" w:space="0" w:color="auto"/>
                    <w:bottom w:val="none" w:sz="0" w:space="0" w:color="auto"/>
                    <w:right w:val="none" w:sz="0" w:space="0" w:color="auto"/>
                  </w:divBdr>
                </w:div>
                <w:div w:id="1212574951">
                  <w:marLeft w:val="0"/>
                  <w:marRight w:val="0"/>
                  <w:marTop w:val="0"/>
                  <w:marBottom w:val="0"/>
                  <w:divBdr>
                    <w:top w:val="none" w:sz="0" w:space="0" w:color="auto"/>
                    <w:left w:val="none" w:sz="0" w:space="0" w:color="auto"/>
                    <w:bottom w:val="none" w:sz="0" w:space="0" w:color="auto"/>
                    <w:right w:val="none" w:sz="0" w:space="0" w:color="auto"/>
                  </w:divBdr>
                </w:div>
                <w:div w:id="1214081378">
                  <w:marLeft w:val="0"/>
                  <w:marRight w:val="0"/>
                  <w:marTop w:val="0"/>
                  <w:marBottom w:val="0"/>
                  <w:divBdr>
                    <w:top w:val="none" w:sz="0" w:space="0" w:color="auto"/>
                    <w:left w:val="none" w:sz="0" w:space="0" w:color="auto"/>
                    <w:bottom w:val="none" w:sz="0" w:space="0" w:color="auto"/>
                    <w:right w:val="none" w:sz="0" w:space="0" w:color="auto"/>
                  </w:divBdr>
                </w:div>
                <w:div w:id="1214460015">
                  <w:marLeft w:val="0"/>
                  <w:marRight w:val="0"/>
                  <w:marTop w:val="0"/>
                  <w:marBottom w:val="0"/>
                  <w:divBdr>
                    <w:top w:val="none" w:sz="0" w:space="0" w:color="auto"/>
                    <w:left w:val="none" w:sz="0" w:space="0" w:color="auto"/>
                    <w:bottom w:val="none" w:sz="0" w:space="0" w:color="auto"/>
                    <w:right w:val="none" w:sz="0" w:space="0" w:color="auto"/>
                  </w:divBdr>
                </w:div>
                <w:div w:id="1214579487">
                  <w:marLeft w:val="0"/>
                  <w:marRight w:val="0"/>
                  <w:marTop w:val="0"/>
                  <w:marBottom w:val="0"/>
                  <w:divBdr>
                    <w:top w:val="none" w:sz="0" w:space="0" w:color="auto"/>
                    <w:left w:val="none" w:sz="0" w:space="0" w:color="auto"/>
                    <w:bottom w:val="none" w:sz="0" w:space="0" w:color="auto"/>
                    <w:right w:val="none" w:sz="0" w:space="0" w:color="auto"/>
                  </w:divBdr>
                </w:div>
                <w:div w:id="1216086964">
                  <w:marLeft w:val="0"/>
                  <w:marRight w:val="0"/>
                  <w:marTop w:val="0"/>
                  <w:marBottom w:val="0"/>
                  <w:divBdr>
                    <w:top w:val="none" w:sz="0" w:space="0" w:color="auto"/>
                    <w:left w:val="none" w:sz="0" w:space="0" w:color="auto"/>
                    <w:bottom w:val="none" w:sz="0" w:space="0" w:color="auto"/>
                    <w:right w:val="none" w:sz="0" w:space="0" w:color="auto"/>
                  </w:divBdr>
                </w:div>
                <w:div w:id="1216235281">
                  <w:marLeft w:val="0"/>
                  <w:marRight w:val="0"/>
                  <w:marTop w:val="0"/>
                  <w:marBottom w:val="0"/>
                  <w:divBdr>
                    <w:top w:val="none" w:sz="0" w:space="0" w:color="auto"/>
                    <w:left w:val="none" w:sz="0" w:space="0" w:color="auto"/>
                    <w:bottom w:val="none" w:sz="0" w:space="0" w:color="auto"/>
                    <w:right w:val="none" w:sz="0" w:space="0" w:color="auto"/>
                  </w:divBdr>
                </w:div>
                <w:div w:id="1217812133">
                  <w:marLeft w:val="0"/>
                  <w:marRight w:val="0"/>
                  <w:marTop w:val="0"/>
                  <w:marBottom w:val="0"/>
                  <w:divBdr>
                    <w:top w:val="none" w:sz="0" w:space="0" w:color="auto"/>
                    <w:left w:val="none" w:sz="0" w:space="0" w:color="auto"/>
                    <w:bottom w:val="none" w:sz="0" w:space="0" w:color="auto"/>
                    <w:right w:val="none" w:sz="0" w:space="0" w:color="auto"/>
                  </w:divBdr>
                </w:div>
                <w:div w:id="1222979086">
                  <w:marLeft w:val="0"/>
                  <w:marRight w:val="0"/>
                  <w:marTop w:val="0"/>
                  <w:marBottom w:val="0"/>
                  <w:divBdr>
                    <w:top w:val="none" w:sz="0" w:space="0" w:color="auto"/>
                    <w:left w:val="none" w:sz="0" w:space="0" w:color="auto"/>
                    <w:bottom w:val="none" w:sz="0" w:space="0" w:color="auto"/>
                    <w:right w:val="none" w:sz="0" w:space="0" w:color="auto"/>
                  </w:divBdr>
                </w:div>
                <w:div w:id="1224638434">
                  <w:marLeft w:val="0"/>
                  <w:marRight w:val="0"/>
                  <w:marTop w:val="0"/>
                  <w:marBottom w:val="0"/>
                  <w:divBdr>
                    <w:top w:val="none" w:sz="0" w:space="0" w:color="auto"/>
                    <w:left w:val="none" w:sz="0" w:space="0" w:color="auto"/>
                    <w:bottom w:val="none" w:sz="0" w:space="0" w:color="auto"/>
                    <w:right w:val="none" w:sz="0" w:space="0" w:color="auto"/>
                  </w:divBdr>
                </w:div>
                <w:div w:id="1234779789">
                  <w:marLeft w:val="0"/>
                  <w:marRight w:val="0"/>
                  <w:marTop w:val="0"/>
                  <w:marBottom w:val="0"/>
                  <w:divBdr>
                    <w:top w:val="none" w:sz="0" w:space="0" w:color="auto"/>
                    <w:left w:val="none" w:sz="0" w:space="0" w:color="auto"/>
                    <w:bottom w:val="none" w:sz="0" w:space="0" w:color="auto"/>
                    <w:right w:val="none" w:sz="0" w:space="0" w:color="auto"/>
                  </w:divBdr>
                </w:div>
                <w:div w:id="1234972835">
                  <w:marLeft w:val="0"/>
                  <w:marRight w:val="0"/>
                  <w:marTop w:val="0"/>
                  <w:marBottom w:val="0"/>
                  <w:divBdr>
                    <w:top w:val="none" w:sz="0" w:space="0" w:color="auto"/>
                    <w:left w:val="none" w:sz="0" w:space="0" w:color="auto"/>
                    <w:bottom w:val="none" w:sz="0" w:space="0" w:color="auto"/>
                    <w:right w:val="none" w:sz="0" w:space="0" w:color="auto"/>
                  </w:divBdr>
                </w:div>
                <w:div w:id="1235165137">
                  <w:marLeft w:val="0"/>
                  <w:marRight w:val="0"/>
                  <w:marTop w:val="0"/>
                  <w:marBottom w:val="0"/>
                  <w:divBdr>
                    <w:top w:val="none" w:sz="0" w:space="0" w:color="auto"/>
                    <w:left w:val="none" w:sz="0" w:space="0" w:color="auto"/>
                    <w:bottom w:val="none" w:sz="0" w:space="0" w:color="auto"/>
                    <w:right w:val="none" w:sz="0" w:space="0" w:color="auto"/>
                  </w:divBdr>
                </w:div>
                <w:div w:id="1235967103">
                  <w:marLeft w:val="0"/>
                  <w:marRight w:val="0"/>
                  <w:marTop w:val="0"/>
                  <w:marBottom w:val="0"/>
                  <w:divBdr>
                    <w:top w:val="none" w:sz="0" w:space="0" w:color="auto"/>
                    <w:left w:val="none" w:sz="0" w:space="0" w:color="auto"/>
                    <w:bottom w:val="none" w:sz="0" w:space="0" w:color="auto"/>
                    <w:right w:val="none" w:sz="0" w:space="0" w:color="auto"/>
                  </w:divBdr>
                </w:div>
                <w:div w:id="1236625564">
                  <w:marLeft w:val="0"/>
                  <w:marRight w:val="0"/>
                  <w:marTop w:val="0"/>
                  <w:marBottom w:val="0"/>
                  <w:divBdr>
                    <w:top w:val="none" w:sz="0" w:space="0" w:color="auto"/>
                    <w:left w:val="none" w:sz="0" w:space="0" w:color="auto"/>
                    <w:bottom w:val="none" w:sz="0" w:space="0" w:color="auto"/>
                    <w:right w:val="none" w:sz="0" w:space="0" w:color="auto"/>
                  </w:divBdr>
                </w:div>
                <w:div w:id="1239635702">
                  <w:marLeft w:val="0"/>
                  <w:marRight w:val="0"/>
                  <w:marTop w:val="0"/>
                  <w:marBottom w:val="0"/>
                  <w:divBdr>
                    <w:top w:val="none" w:sz="0" w:space="0" w:color="auto"/>
                    <w:left w:val="none" w:sz="0" w:space="0" w:color="auto"/>
                    <w:bottom w:val="none" w:sz="0" w:space="0" w:color="auto"/>
                    <w:right w:val="none" w:sz="0" w:space="0" w:color="auto"/>
                  </w:divBdr>
                </w:div>
                <w:div w:id="1241331340">
                  <w:marLeft w:val="0"/>
                  <w:marRight w:val="0"/>
                  <w:marTop w:val="0"/>
                  <w:marBottom w:val="0"/>
                  <w:divBdr>
                    <w:top w:val="none" w:sz="0" w:space="0" w:color="auto"/>
                    <w:left w:val="none" w:sz="0" w:space="0" w:color="auto"/>
                    <w:bottom w:val="none" w:sz="0" w:space="0" w:color="auto"/>
                    <w:right w:val="none" w:sz="0" w:space="0" w:color="auto"/>
                  </w:divBdr>
                </w:div>
                <w:div w:id="1241528438">
                  <w:marLeft w:val="0"/>
                  <w:marRight w:val="0"/>
                  <w:marTop w:val="0"/>
                  <w:marBottom w:val="0"/>
                  <w:divBdr>
                    <w:top w:val="none" w:sz="0" w:space="0" w:color="auto"/>
                    <w:left w:val="none" w:sz="0" w:space="0" w:color="auto"/>
                    <w:bottom w:val="none" w:sz="0" w:space="0" w:color="auto"/>
                    <w:right w:val="none" w:sz="0" w:space="0" w:color="auto"/>
                  </w:divBdr>
                </w:div>
                <w:div w:id="1242641839">
                  <w:marLeft w:val="0"/>
                  <w:marRight w:val="0"/>
                  <w:marTop w:val="0"/>
                  <w:marBottom w:val="0"/>
                  <w:divBdr>
                    <w:top w:val="none" w:sz="0" w:space="0" w:color="auto"/>
                    <w:left w:val="none" w:sz="0" w:space="0" w:color="auto"/>
                    <w:bottom w:val="none" w:sz="0" w:space="0" w:color="auto"/>
                    <w:right w:val="none" w:sz="0" w:space="0" w:color="auto"/>
                  </w:divBdr>
                </w:div>
                <w:div w:id="1242720113">
                  <w:marLeft w:val="0"/>
                  <w:marRight w:val="0"/>
                  <w:marTop w:val="0"/>
                  <w:marBottom w:val="0"/>
                  <w:divBdr>
                    <w:top w:val="none" w:sz="0" w:space="0" w:color="auto"/>
                    <w:left w:val="none" w:sz="0" w:space="0" w:color="auto"/>
                    <w:bottom w:val="none" w:sz="0" w:space="0" w:color="auto"/>
                    <w:right w:val="none" w:sz="0" w:space="0" w:color="auto"/>
                  </w:divBdr>
                </w:div>
                <w:div w:id="1245341861">
                  <w:marLeft w:val="0"/>
                  <w:marRight w:val="0"/>
                  <w:marTop w:val="0"/>
                  <w:marBottom w:val="0"/>
                  <w:divBdr>
                    <w:top w:val="none" w:sz="0" w:space="0" w:color="auto"/>
                    <w:left w:val="none" w:sz="0" w:space="0" w:color="auto"/>
                    <w:bottom w:val="none" w:sz="0" w:space="0" w:color="auto"/>
                    <w:right w:val="none" w:sz="0" w:space="0" w:color="auto"/>
                  </w:divBdr>
                </w:div>
                <w:div w:id="1246692151">
                  <w:marLeft w:val="0"/>
                  <w:marRight w:val="0"/>
                  <w:marTop w:val="0"/>
                  <w:marBottom w:val="0"/>
                  <w:divBdr>
                    <w:top w:val="none" w:sz="0" w:space="0" w:color="auto"/>
                    <w:left w:val="none" w:sz="0" w:space="0" w:color="auto"/>
                    <w:bottom w:val="none" w:sz="0" w:space="0" w:color="auto"/>
                    <w:right w:val="none" w:sz="0" w:space="0" w:color="auto"/>
                  </w:divBdr>
                </w:div>
                <w:div w:id="1247571717">
                  <w:marLeft w:val="0"/>
                  <w:marRight w:val="0"/>
                  <w:marTop w:val="0"/>
                  <w:marBottom w:val="0"/>
                  <w:divBdr>
                    <w:top w:val="none" w:sz="0" w:space="0" w:color="auto"/>
                    <w:left w:val="none" w:sz="0" w:space="0" w:color="auto"/>
                    <w:bottom w:val="none" w:sz="0" w:space="0" w:color="auto"/>
                    <w:right w:val="none" w:sz="0" w:space="0" w:color="auto"/>
                  </w:divBdr>
                </w:div>
                <w:div w:id="1252354035">
                  <w:marLeft w:val="0"/>
                  <w:marRight w:val="0"/>
                  <w:marTop w:val="0"/>
                  <w:marBottom w:val="0"/>
                  <w:divBdr>
                    <w:top w:val="none" w:sz="0" w:space="0" w:color="auto"/>
                    <w:left w:val="none" w:sz="0" w:space="0" w:color="auto"/>
                    <w:bottom w:val="none" w:sz="0" w:space="0" w:color="auto"/>
                    <w:right w:val="none" w:sz="0" w:space="0" w:color="auto"/>
                  </w:divBdr>
                </w:div>
                <w:div w:id="1252931945">
                  <w:marLeft w:val="0"/>
                  <w:marRight w:val="0"/>
                  <w:marTop w:val="0"/>
                  <w:marBottom w:val="0"/>
                  <w:divBdr>
                    <w:top w:val="none" w:sz="0" w:space="0" w:color="auto"/>
                    <w:left w:val="none" w:sz="0" w:space="0" w:color="auto"/>
                    <w:bottom w:val="none" w:sz="0" w:space="0" w:color="auto"/>
                    <w:right w:val="none" w:sz="0" w:space="0" w:color="auto"/>
                  </w:divBdr>
                </w:div>
                <w:div w:id="1254582089">
                  <w:marLeft w:val="0"/>
                  <w:marRight w:val="0"/>
                  <w:marTop w:val="0"/>
                  <w:marBottom w:val="0"/>
                  <w:divBdr>
                    <w:top w:val="none" w:sz="0" w:space="0" w:color="auto"/>
                    <w:left w:val="none" w:sz="0" w:space="0" w:color="auto"/>
                    <w:bottom w:val="none" w:sz="0" w:space="0" w:color="auto"/>
                    <w:right w:val="none" w:sz="0" w:space="0" w:color="auto"/>
                  </w:divBdr>
                </w:div>
                <w:div w:id="1257131708">
                  <w:marLeft w:val="0"/>
                  <w:marRight w:val="0"/>
                  <w:marTop w:val="0"/>
                  <w:marBottom w:val="0"/>
                  <w:divBdr>
                    <w:top w:val="none" w:sz="0" w:space="0" w:color="auto"/>
                    <w:left w:val="none" w:sz="0" w:space="0" w:color="auto"/>
                    <w:bottom w:val="none" w:sz="0" w:space="0" w:color="auto"/>
                    <w:right w:val="none" w:sz="0" w:space="0" w:color="auto"/>
                  </w:divBdr>
                </w:div>
                <w:div w:id="1258951706">
                  <w:marLeft w:val="0"/>
                  <w:marRight w:val="0"/>
                  <w:marTop w:val="0"/>
                  <w:marBottom w:val="0"/>
                  <w:divBdr>
                    <w:top w:val="none" w:sz="0" w:space="0" w:color="auto"/>
                    <w:left w:val="none" w:sz="0" w:space="0" w:color="auto"/>
                    <w:bottom w:val="none" w:sz="0" w:space="0" w:color="auto"/>
                    <w:right w:val="none" w:sz="0" w:space="0" w:color="auto"/>
                  </w:divBdr>
                </w:div>
                <w:div w:id="1259799595">
                  <w:marLeft w:val="0"/>
                  <w:marRight w:val="0"/>
                  <w:marTop w:val="0"/>
                  <w:marBottom w:val="0"/>
                  <w:divBdr>
                    <w:top w:val="none" w:sz="0" w:space="0" w:color="auto"/>
                    <w:left w:val="none" w:sz="0" w:space="0" w:color="auto"/>
                    <w:bottom w:val="none" w:sz="0" w:space="0" w:color="auto"/>
                    <w:right w:val="none" w:sz="0" w:space="0" w:color="auto"/>
                  </w:divBdr>
                </w:div>
                <w:div w:id="1263689458">
                  <w:marLeft w:val="0"/>
                  <w:marRight w:val="0"/>
                  <w:marTop w:val="0"/>
                  <w:marBottom w:val="0"/>
                  <w:divBdr>
                    <w:top w:val="none" w:sz="0" w:space="0" w:color="auto"/>
                    <w:left w:val="none" w:sz="0" w:space="0" w:color="auto"/>
                    <w:bottom w:val="none" w:sz="0" w:space="0" w:color="auto"/>
                    <w:right w:val="none" w:sz="0" w:space="0" w:color="auto"/>
                  </w:divBdr>
                </w:div>
                <w:div w:id="1263993911">
                  <w:marLeft w:val="0"/>
                  <w:marRight w:val="0"/>
                  <w:marTop w:val="0"/>
                  <w:marBottom w:val="0"/>
                  <w:divBdr>
                    <w:top w:val="none" w:sz="0" w:space="0" w:color="auto"/>
                    <w:left w:val="none" w:sz="0" w:space="0" w:color="auto"/>
                    <w:bottom w:val="none" w:sz="0" w:space="0" w:color="auto"/>
                    <w:right w:val="none" w:sz="0" w:space="0" w:color="auto"/>
                  </w:divBdr>
                </w:div>
                <w:div w:id="1264387329">
                  <w:marLeft w:val="0"/>
                  <w:marRight w:val="0"/>
                  <w:marTop w:val="0"/>
                  <w:marBottom w:val="0"/>
                  <w:divBdr>
                    <w:top w:val="none" w:sz="0" w:space="0" w:color="auto"/>
                    <w:left w:val="none" w:sz="0" w:space="0" w:color="auto"/>
                    <w:bottom w:val="none" w:sz="0" w:space="0" w:color="auto"/>
                    <w:right w:val="none" w:sz="0" w:space="0" w:color="auto"/>
                  </w:divBdr>
                </w:div>
                <w:div w:id="1265193693">
                  <w:marLeft w:val="0"/>
                  <w:marRight w:val="0"/>
                  <w:marTop w:val="0"/>
                  <w:marBottom w:val="0"/>
                  <w:divBdr>
                    <w:top w:val="none" w:sz="0" w:space="0" w:color="auto"/>
                    <w:left w:val="none" w:sz="0" w:space="0" w:color="auto"/>
                    <w:bottom w:val="none" w:sz="0" w:space="0" w:color="auto"/>
                    <w:right w:val="none" w:sz="0" w:space="0" w:color="auto"/>
                  </w:divBdr>
                </w:div>
                <w:div w:id="1267691887">
                  <w:marLeft w:val="0"/>
                  <w:marRight w:val="0"/>
                  <w:marTop w:val="0"/>
                  <w:marBottom w:val="0"/>
                  <w:divBdr>
                    <w:top w:val="none" w:sz="0" w:space="0" w:color="auto"/>
                    <w:left w:val="none" w:sz="0" w:space="0" w:color="auto"/>
                    <w:bottom w:val="none" w:sz="0" w:space="0" w:color="auto"/>
                    <w:right w:val="none" w:sz="0" w:space="0" w:color="auto"/>
                  </w:divBdr>
                </w:div>
                <w:div w:id="1268586199">
                  <w:marLeft w:val="0"/>
                  <w:marRight w:val="0"/>
                  <w:marTop w:val="0"/>
                  <w:marBottom w:val="0"/>
                  <w:divBdr>
                    <w:top w:val="none" w:sz="0" w:space="0" w:color="auto"/>
                    <w:left w:val="none" w:sz="0" w:space="0" w:color="auto"/>
                    <w:bottom w:val="none" w:sz="0" w:space="0" w:color="auto"/>
                    <w:right w:val="none" w:sz="0" w:space="0" w:color="auto"/>
                  </w:divBdr>
                </w:div>
                <w:div w:id="1269005571">
                  <w:marLeft w:val="0"/>
                  <w:marRight w:val="0"/>
                  <w:marTop w:val="0"/>
                  <w:marBottom w:val="0"/>
                  <w:divBdr>
                    <w:top w:val="none" w:sz="0" w:space="0" w:color="auto"/>
                    <w:left w:val="none" w:sz="0" w:space="0" w:color="auto"/>
                    <w:bottom w:val="none" w:sz="0" w:space="0" w:color="auto"/>
                    <w:right w:val="none" w:sz="0" w:space="0" w:color="auto"/>
                  </w:divBdr>
                </w:div>
                <w:div w:id="1269506762">
                  <w:marLeft w:val="0"/>
                  <w:marRight w:val="0"/>
                  <w:marTop w:val="0"/>
                  <w:marBottom w:val="0"/>
                  <w:divBdr>
                    <w:top w:val="none" w:sz="0" w:space="0" w:color="auto"/>
                    <w:left w:val="none" w:sz="0" w:space="0" w:color="auto"/>
                    <w:bottom w:val="none" w:sz="0" w:space="0" w:color="auto"/>
                    <w:right w:val="none" w:sz="0" w:space="0" w:color="auto"/>
                  </w:divBdr>
                </w:div>
                <w:div w:id="1278482833">
                  <w:marLeft w:val="0"/>
                  <w:marRight w:val="0"/>
                  <w:marTop w:val="0"/>
                  <w:marBottom w:val="0"/>
                  <w:divBdr>
                    <w:top w:val="none" w:sz="0" w:space="0" w:color="auto"/>
                    <w:left w:val="none" w:sz="0" w:space="0" w:color="auto"/>
                    <w:bottom w:val="none" w:sz="0" w:space="0" w:color="auto"/>
                    <w:right w:val="none" w:sz="0" w:space="0" w:color="auto"/>
                  </w:divBdr>
                </w:div>
                <w:div w:id="1278638281">
                  <w:marLeft w:val="0"/>
                  <w:marRight w:val="0"/>
                  <w:marTop w:val="0"/>
                  <w:marBottom w:val="0"/>
                  <w:divBdr>
                    <w:top w:val="none" w:sz="0" w:space="0" w:color="auto"/>
                    <w:left w:val="none" w:sz="0" w:space="0" w:color="auto"/>
                    <w:bottom w:val="none" w:sz="0" w:space="0" w:color="auto"/>
                    <w:right w:val="none" w:sz="0" w:space="0" w:color="auto"/>
                  </w:divBdr>
                </w:div>
                <w:div w:id="1278752700">
                  <w:marLeft w:val="0"/>
                  <w:marRight w:val="0"/>
                  <w:marTop w:val="0"/>
                  <w:marBottom w:val="0"/>
                  <w:divBdr>
                    <w:top w:val="none" w:sz="0" w:space="0" w:color="auto"/>
                    <w:left w:val="none" w:sz="0" w:space="0" w:color="auto"/>
                    <w:bottom w:val="none" w:sz="0" w:space="0" w:color="auto"/>
                    <w:right w:val="none" w:sz="0" w:space="0" w:color="auto"/>
                  </w:divBdr>
                </w:div>
                <w:div w:id="1279095469">
                  <w:marLeft w:val="0"/>
                  <w:marRight w:val="0"/>
                  <w:marTop w:val="0"/>
                  <w:marBottom w:val="0"/>
                  <w:divBdr>
                    <w:top w:val="none" w:sz="0" w:space="0" w:color="auto"/>
                    <w:left w:val="none" w:sz="0" w:space="0" w:color="auto"/>
                    <w:bottom w:val="none" w:sz="0" w:space="0" w:color="auto"/>
                    <w:right w:val="none" w:sz="0" w:space="0" w:color="auto"/>
                  </w:divBdr>
                </w:div>
                <w:div w:id="1279263071">
                  <w:marLeft w:val="0"/>
                  <w:marRight w:val="0"/>
                  <w:marTop w:val="0"/>
                  <w:marBottom w:val="0"/>
                  <w:divBdr>
                    <w:top w:val="none" w:sz="0" w:space="0" w:color="auto"/>
                    <w:left w:val="none" w:sz="0" w:space="0" w:color="auto"/>
                    <w:bottom w:val="none" w:sz="0" w:space="0" w:color="auto"/>
                    <w:right w:val="none" w:sz="0" w:space="0" w:color="auto"/>
                  </w:divBdr>
                </w:div>
                <w:div w:id="1285505154">
                  <w:marLeft w:val="0"/>
                  <w:marRight w:val="0"/>
                  <w:marTop w:val="0"/>
                  <w:marBottom w:val="0"/>
                  <w:divBdr>
                    <w:top w:val="none" w:sz="0" w:space="0" w:color="auto"/>
                    <w:left w:val="none" w:sz="0" w:space="0" w:color="auto"/>
                    <w:bottom w:val="none" w:sz="0" w:space="0" w:color="auto"/>
                    <w:right w:val="none" w:sz="0" w:space="0" w:color="auto"/>
                  </w:divBdr>
                </w:div>
                <w:div w:id="1287394991">
                  <w:marLeft w:val="0"/>
                  <w:marRight w:val="0"/>
                  <w:marTop w:val="0"/>
                  <w:marBottom w:val="0"/>
                  <w:divBdr>
                    <w:top w:val="none" w:sz="0" w:space="0" w:color="auto"/>
                    <w:left w:val="none" w:sz="0" w:space="0" w:color="auto"/>
                    <w:bottom w:val="none" w:sz="0" w:space="0" w:color="auto"/>
                    <w:right w:val="none" w:sz="0" w:space="0" w:color="auto"/>
                  </w:divBdr>
                </w:div>
                <w:div w:id="1291278923">
                  <w:marLeft w:val="0"/>
                  <w:marRight w:val="0"/>
                  <w:marTop w:val="0"/>
                  <w:marBottom w:val="0"/>
                  <w:divBdr>
                    <w:top w:val="none" w:sz="0" w:space="0" w:color="auto"/>
                    <w:left w:val="none" w:sz="0" w:space="0" w:color="auto"/>
                    <w:bottom w:val="none" w:sz="0" w:space="0" w:color="auto"/>
                    <w:right w:val="none" w:sz="0" w:space="0" w:color="auto"/>
                  </w:divBdr>
                </w:div>
                <w:div w:id="1293289283">
                  <w:marLeft w:val="0"/>
                  <w:marRight w:val="0"/>
                  <w:marTop w:val="0"/>
                  <w:marBottom w:val="0"/>
                  <w:divBdr>
                    <w:top w:val="none" w:sz="0" w:space="0" w:color="auto"/>
                    <w:left w:val="none" w:sz="0" w:space="0" w:color="auto"/>
                    <w:bottom w:val="none" w:sz="0" w:space="0" w:color="auto"/>
                    <w:right w:val="none" w:sz="0" w:space="0" w:color="auto"/>
                  </w:divBdr>
                </w:div>
                <w:div w:id="1294869036">
                  <w:marLeft w:val="0"/>
                  <w:marRight w:val="0"/>
                  <w:marTop w:val="0"/>
                  <w:marBottom w:val="0"/>
                  <w:divBdr>
                    <w:top w:val="none" w:sz="0" w:space="0" w:color="auto"/>
                    <w:left w:val="none" w:sz="0" w:space="0" w:color="auto"/>
                    <w:bottom w:val="none" w:sz="0" w:space="0" w:color="auto"/>
                    <w:right w:val="none" w:sz="0" w:space="0" w:color="auto"/>
                  </w:divBdr>
                </w:div>
                <w:div w:id="1297836135">
                  <w:marLeft w:val="0"/>
                  <w:marRight w:val="0"/>
                  <w:marTop w:val="0"/>
                  <w:marBottom w:val="0"/>
                  <w:divBdr>
                    <w:top w:val="none" w:sz="0" w:space="0" w:color="auto"/>
                    <w:left w:val="none" w:sz="0" w:space="0" w:color="auto"/>
                    <w:bottom w:val="none" w:sz="0" w:space="0" w:color="auto"/>
                    <w:right w:val="none" w:sz="0" w:space="0" w:color="auto"/>
                  </w:divBdr>
                </w:div>
                <w:div w:id="1302613934">
                  <w:marLeft w:val="0"/>
                  <w:marRight w:val="0"/>
                  <w:marTop w:val="0"/>
                  <w:marBottom w:val="0"/>
                  <w:divBdr>
                    <w:top w:val="none" w:sz="0" w:space="0" w:color="auto"/>
                    <w:left w:val="none" w:sz="0" w:space="0" w:color="auto"/>
                    <w:bottom w:val="none" w:sz="0" w:space="0" w:color="auto"/>
                    <w:right w:val="none" w:sz="0" w:space="0" w:color="auto"/>
                  </w:divBdr>
                </w:div>
                <w:div w:id="1303654816">
                  <w:marLeft w:val="0"/>
                  <w:marRight w:val="0"/>
                  <w:marTop w:val="0"/>
                  <w:marBottom w:val="0"/>
                  <w:divBdr>
                    <w:top w:val="none" w:sz="0" w:space="0" w:color="auto"/>
                    <w:left w:val="none" w:sz="0" w:space="0" w:color="auto"/>
                    <w:bottom w:val="none" w:sz="0" w:space="0" w:color="auto"/>
                    <w:right w:val="none" w:sz="0" w:space="0" w:color="auto"/>
                  </w:divBdr>
                </w:div>
                <w:div w:id="1304193030">
                  <w:marLeft w:val="0"/>
                  <w:marRight w:val="0"/>
                  <w:marTop w:val="0"/>
                  <w:marBottom w:val="0"/>
                  <w:divBdr>
                    <w:top w:val="none" w:sz="0" w:space="0" w:color="auto"/>
                    <w:left w:val="none" w:sz="0" w:space="0" w:color="auto"/>
                    <w:bottom w:val="none" w:sz="0" w:space="0" w:color="auto"/>
                    <w:right w:val="none" w:sz="0" w:space="0" w:color="auto"/>
                  </w:divBdr>
                </w:div>
                <w:div w:id="1306425026">
                  <w:marLeft w:val="0"/>
                  <w:marRight w:val="0"/>
                  <w:marTop w:val="0"/>
                  <w:marBottom w:val="0"/>
                  <w:divBdr>
                    <w:top w:val="none" w:sz="0" w:space="0" w:color="auto"/>
                    <w:left w:val="none" w:sz="0" w:space="0" w:color="auto"/>
                    <w:bottom w:val="none" w:sz="0" w:space="0" w:color="auto"/>
                    <w:right w:val="none" w:sz="0" w:space="0" w:color="auto"/>
                  </w:divBdr>
                </w:div>
                <w:div w:id="1308053739">
                  <w:marLeft w:val="0"/>
                  <w:marRight w:val="0"/>
                  <w:marTop w:val="0"/>
                  <w:marBottom w:val="0"/>
                  <w:divBdr>
                    <w:top w:val="none" w:sz="0" w:space="0" w:color="auto"/>
                    <w:left w:val="none" w:sz="0" w:space="0" w:color="auto"/>
                    <w:bottom w:val="none" w:sz="0" w:space="0" w:color="auto"/>
                    <w:right w:val="none" w:sz="0" w:space="0" w:color="auto"/>
                  </w:divBdr>
                </w:div>
                <w:div w:id="1308124488">
                  <w:marLeft w:val="0"/>
                  <w:marRight w:val="0"/>
                  <w:marTop w:val="0"/>
                  <w:marBottom w:val="0"/>
                  <w:divBdr>
                    <w:top w:val="none" w:sz="0" w:space="0" w:color="auto"/>
                    <w:left w:val="none" w:sz="0" w:space="0" w:color="auto"/>
                    <w:bottom w:val="none" w:sz="0" w:space="0" w:color="auto"/>
                    <w:right w:val="none" w:sz="0" w:space="0" w:color="auto"/>
                  </w:divBdr>
                </w:div>
                <w:div w:id="1315526070">
                  <w:marLeft w:val="0"/>
                  <w:marRight w:val="0"/>
                  <w:marTop w:val="0"/>
                  <w:marBottom w:val="0"/>
                  <w:divBdr>
                    <w:top w:val="none" w:sz="0" w:space="0" w:color="auto"/>
                    <w:left w:val="none" w:sz="0" w:space="0" w:color="auto"/>
                    <w:bottom w:val="none" w:sz="0" w:space="0" w:color="auto"/>
                    <w:right w:val="none" w:sz="0" w:space="0" w:color="auto"/>
                  </w:divBdr>
                </w:div>
                <w:div w:id="1328438290">
                  <w:marLeft w:val="0"/>
                  <w:marRight w:val="0"/>
                  <w:marTop w:val="0"/>
                  <w:marBottom w:val="0"/>
                  <w:divBdr>
                    <w:top w:val="none" w:sz="0" w:space="0" w:color="auto"/>
                    <w:left w:val="none" w:sz="0" w:space="0" w:color="auto"/>
                    <w:bottom w:val="none" w:sz="0" w:space="0" w:color="auto"/>
                    <w:right w:val="none" w:sz="0" w:space="0" w:color="auto"/>
                  </w:divBdr>
                </w:div>
                <w:div w:id="1328903960">
                  <w:marLeft w:val="0"/>
                  <w:marRight w:val="0"/>
                  <w:marTop w:val="0"/>
                  <w:marBottom w:val="0"/>
                  <w:divBdr>
                    <w:top w:val="none" w:sz="0" w:space="0" w:color="auto"/>
                    <w:left w:val="none" w:sz="0" w:space="0" w:color="auto"/>
                    <w:bottom w:val="none" w:sz="0" w:space="0" w:color="auto"/>
                    <w:right w:val="none" w:sz="0" w:space="0" w:color="auto"/>
                  </w:divBdr>
                </w:div>
                <w:div w:id="1333099904">
                  <w:marLeft w:val="0"/>
                  <w:marRight w:val="0"/>
                  <w:marTop w:val="0"/>
                  <w:marBottom w:val="0"/>
                  <w:divBdr>
                    <w:top w:val="none" w:sz="0" w:space="0" w:color="auto"/>
                    <w:left w:val="none" w:sz="0" w:space="0" w:color="auto"/>
                    <w:bottom w:val="none" w:sz="0" w:space="0" w:color="auto"/>
                    <w:right w:val="none" w:sz="0" w:space="0" w:color="auto"/>
                  </w:divBdr>
                </w:div>
                <w:div w:id="1334140195">
                  <w:marLeft w:val="0"/>
                  <w:marRight w:val="0"/>
                  <w:marTop w:val="0"/>
                  <w:marBottom w:val="0"/>
                  <w:divBdr>
                    <w:top w:val="none" w:sz="0" w:space="0" w:color="auto"/>
                    <w:left w:val="none" w:sz="0" w:space="0" w:color="auto"/>
                    <w:bottom w:val="none" w:sz="0" w:space="0" w:color="auto"/>
                    <w:right w:val="none" w:sz="0" w:space="0" w:color="auto"/>
                  </w:divBdr>
                </w:div>
                <w:div w:id="1335690353">
                  <w:marLeft w:val="0"/>
                  <w:marRight w:val="0"/>
                  <w:marTop w:val="0"/>
                  <w:marBottom w:val="0"/>
                  <w:divBdr>
                    <w:top w:val="none" w:sz="0" w:space="0" w:color="auto"/>
                    <w:left w:val="none" w:sz="0" w:space="0" w:color="auto"/>
                    <w:bottom w:val="none" w:sz="0" w:space="0" w:color="auto"/>
                    <w:right w:val="none" w:sz="0" w:space="0" w:color="auto"/>
                  </w:divBdr>
                </w:div>
                <w:div w:id="1336151390">
                  <w:marLeft w:val="0"/>
                  <w:marRight w:val="0"/>
                  <w:marTop w:val="0"/>
                  <w:marBottom w:val="0"/>
                  <w:divBdr>
                    <w:top w:val="none" w:sz="0" w:space="0" w:color="auto"/>
                    <w:left w:val="none" w:sz="0" w:space="0" w:color="auto"/>
                    <w:bottom w:val="none" w:sz="0" w:space="0" w:color="auto"/>
                    <w:right w:val="none" w:sz="0" w:space="0" w:color="auto"/>
                  </w:divBdr>
                </w:div>
                <w:div w:id="1338844607">
                  <w:marLeft w:val="0"/>
                  <w:marRight w:val="0"/>
                  <w:marTop w:val="0"/>
                  <w:marBottom w:val="0"/>
                  <w:divBdr>
                    <w:top w:val="none" w:sz="0" w:space="0" w:color="auto"/>
                    <w:left w:val="none" w:sz="0" w:space="0" w:color="auto"/>
                    <w:bottom w:val="none" w:sz="0" w:space="0" w:color="auto"/>
                    <w:right w:val="none" w:sz="0" w:space="0" w:color="auto"/>
                  </w:divBdr>
                </w:div>
                <w:div w:id="1339771109">
                  <w:marLeft w:val="0"/>
                  <w:marRight w:val="0"/>
                  <w:marTop w:val="0"/>
                  <w:marBottom w:val="0"/>
                  <w:divBdr>
                    <w:top w:val="none" w:sz="0" w:space="0" w:color="auto"/>
                    <w:left w:val="none" w:sz="0" w:space="0" w:color="auto"/>
                    <w:bottom w:val="none" w:sz="0" w:space="0" w:color="auto"/>
                    <w:right w:val="none" w:sz="0" w:space="0" w:color="auto"/>
                  </w:divBdr>
                </w:div>
                <w:div w:id="1341591449">
                  <w:marLeft w:val="0"/>
                  <w:marRight w:val="0"/>
                  <w:marTop w:val="0"/>
                  <w:marBottom w:val="0"/>
                  <w:divBdr>
                    <w:top w:val="none" w:sz="0" w:space="0" w:color="auto"/>
                    <w:left w:val="none" w:sz="0" w:space="0" w:color="auto"/>
                    <w:bottom w:val="none" w:sz="0" w:space="0" w:color="auto"/>
                    <w:right w:val="none" w:sz="0" w:space="0" w:color="auto"/>
                  </w:divBdr>
                </w:div>
                <w:div w:id="1341860154">
                  <w:marLeft w:val="0"/>
                  <w:marRight w:val="0"/>
                  <w:marTop w:val="0"/>
                  <w:marBottom w:val="0"/>
                  <w:divBdr>
                    <w:top w:val="none" w:sz="0" w:space="0" w:color="auto"/>
                    <w:left w:val="none" w:sz="0" w:space="0" w:color="auto"/>
                    <w:bottom w:val="none" w:sz="0" w:space="0" w:color="auto"/>
                    <w:right w:val="none" w:sz="0" w:space="0" w:color="auto"/>
                  </w:divBdr>
                </w:div>
                <w:div w:id="1345128613">
                  <w:marLeft w:val="0"/>
                  <w:marRight w:val="0"/>
                  <w:marTop w:val="0"/>
                  <w:marBottom w:val="0"/>
                  <w:divBdr>
                    <w:top w:val="none" w:sz="0" w:space="0" w:color="auto"/>
                    <w:left w:val="none" w:sz="0" w:space="0" w:color="auto"/>
                    <w:bottom w:val="none" w:sz="0" w:space="0" w:color="auto"/>
                    <w:right w:val="none" w:sz="0" w:space="0" w:color="auto"/>
                  </w:divBdr>
                </w:div>
                <w:div w:id="1345938718">
                  <w:marLeft w:val="0"/>
                  <w:marRight w:val="0"/>
                  <w:marTop w:val="0"/>
                  <w:marBottom w:val="0"/>
                  <w:divBdr>
                    <w:top w:val="none" w:sz="0" w:space="0" w:color="auto"/>
                    <w:left w:val="none" w:sz="0" w:space="0" w:color="auto"/>
                    <w:bottom w:val="none" w:sz="0" w:space="0" w:color="auto"/>
                    <w:right w:val="none" w:sz="0" w:space="0" w:color="auto"/>
                  </w:divBdr>
                </w:div>
                <w:div w:id="1346595170">
                  <w:marLeft w:val="0"/>
                  <w:marRight w:val="0"/>
                  <w:marTop w:val="0"/>
                  <w:marBottom w:val="0"/>
                  <w:divBdr>
                    <w:top w:val="none" w:sz="0" w:space="0" w:color="auto"/>
                    <w:left w:val="none" w:sz="0" w:space="0" w:color="auto"/>
                    <w:bottom w:val="none" w:sz="0" w:space="0" w:color="auto"/>
                    <w:right w:val="none" w:sz="0" w:space="0" w:color="auto"/>
                  </w:divBdr>
                </w:div>
                <w:div w:id="1347755013">
                  <w:marLeft w:val="0"/>
                  <w:marRight w:val="0"/>
                  <w:marTop w:val="0"/>
                  <w:marBottom w:val="0"/>
                  <w:divBdr>
                    <w:top w:val="none" w:sz="0" w:space="0" w:color="auto"/>
                    <w:left w:val="none" w:sz="0" w:space="0" w:color="auto"/>
                    <w:bottom w:val="none" w:sz="0" w:space="0" w:color="auto"/>
                    <w:right w:val="none" w:sz="0" w:space="0" w:color="auto"/>
                  </w:divBdr>
                </w:div>
                <w:div w:id="1349479932">
                  <w:marLeft w:val="0"/>
                  <w:marRight w:val="0"/>
                  <w:marTop w:val="0"/>
                  <w:marBottom w:val="0"/>
                  <w:divBdr>
                    <w:top w:val="none" w:sz="0" w:space="0" w:color="auto"/>
                    <w:left w:val="none" w:sz="0" w:space="0" w:color="auto"/>
                    <w:bottom w:val="none" w:sz="0" w:space="0" w:color="auto"/>
                    <w:right w:val="none" w:sz="0" w:space="0" w:color="auto"/>
                  </w:divBdr>
                </w:div>
                <w:div w:id="1350327156">
                  <w:marLeft w:val="0"/>
                  <w:marRight w:val="0"/>
                  <w:marTop w:val="0"/>
                  <w:marBottom w:val="0"/>
                  <w:divBdr>
                    <w:top w:val="none" w:sz="0" w:space="0" w:color="auto"/>
                    <w:left w:val="none" w:sz="0" w:space="0" w:color="auto"/>
                    <w:bottom w:val="none" w:sz="0" w:space="0" w:color="auto"/>
                    <w:right w:val="none" w:sz="0" w:space="0" w:color="auto"/>
                  </w:divBdr>
                </w:div>
                <w:div w:id="1350638815">
                  <w:marLeft w:val="0"/>
                  <w:marRight w:val="0"/>
                  <w:marTop w:val="0"/>
                  <w:marBottom w:val="0"/>
                  <w:divBdr>
                    <w:top w:val="none" w:sz="0" w:space="0" w:color="auto"/>
                    <w:left w:val="none" w:sz="0" w:space="0" w:color="auto"/>
                    <w:bottom w:val="none" w:sz="0" w:space="0" w:color="auto"/>
                    <w:right w:val="none" w:sz="0" w:space="0" w:color="auto"/>
                  </w:divBdr>
                </w:div>
                <w:div w:id="1356418216">
                  <w:marLeft w:val="0"/>
                  <w:marRight w:val="0"/>
                  <w:marTop w:val="0"/>
                  <w:marBottom w:val="0"/>
                  <w:divBdr>
                    <w:top w:val="none" w:sz="0" w:space="0" w:color="auto"/>
                    <w:left w:val="none" w:sz="0" w:space="0" w:color="auto"/>
                    <w:bottom w:val="none" w:sz="0" w:space="0" w:color="auto"/>
                    <w:right w:val="none" w:sz="0" w:space="0" w:color="auto"/>
                  </w:divBdr>
                </w:div>
                <w:div w:id="1357073515">
                  <w:marLeft w:val="0"/>
                  <w:marRight w:val="0"/>
                  <w:marTop w:val="0"/>
                  <w:marBottom w:val="0"/>
                  <w:divBdr>
                    <w:top w:val="none" w:sz="0" w:space="0" w:color="auto"/>
                    <w:left w:val="none" w:sz="0" w:space="0" w:color="auto"/>
                    <w:bottom w:val="none" w:sz="0" w:space="0" w:color="auto"/>
                    <w:right w:val="none" w:sz="0" w:space="0" w:color="auto"/>
                  </w:divBdr>
                </w:div>
                <w:div w:id="1358122719">
                  <w:marLeft w:val="0"/>
                  <w:marRight w:val="0"/>
                  <w:marTop w:val="0"/>
                  <w:marBottom w:val="0"/>
                  <w:divBdr>
                    <w:top w:val="none" w:sz="0" w:space="0" w:color="auto"/>
                    <w:left w:val="none" w:sz="0" w:space="0" w:color="auto"/>
                    <w:bottom w:val="none" w:sz="0" w:space="0" w:color="auto"/>
                    <w:right w:val="none" w:sz="0" w:space="0" w:color="auto"/>
                  </w:divBdr>
                </w:div>
                <w:div w:id="1361203968">
                  <w:marLeft w:val="0"/>
                  <w:marRight w:val="0"/>
                  <w:marTop w:val="0"/>
                  <w:marBottom w:val="0"/>
                  <w:divBdr>
                    <w:top w:val="none" w:sz="0" w:space="0" w:color="auto"/>
                    <w:left w:val="none" w:sz="0" w:space="0" w:color="auto"/>
                    <w:bottom w:val="none" w:sz="0" w:space="0" w:color="auto"/>
                    <w:right w:val="none" w:sz="0" w:space="0" w:color="auto"/>
                  </w:divBdr>
                </w:div>
                <w:div w:id="1361399128">
                  <w:marLeft w:val="0"/>
                  <w:marRight w:val="0"/>
                  <w:marTop w:val="0"/>
                  <w:marBottom w:val="0"/>
                  <w:divBdr>
                    <w:top w:val="none" w:sz="0" w:space="0" w:color="auto"/>
                    <w:left w:val="none" w:sz="0" w:space="0" w:color="auto"/>
                    <w:bottom w:val="none" w:sz="0" w:space="0" w:color="auto"/>
                    <w:right w:val="none" w:sz="0" w:space="0" w:color="auto"/>
                  </w:divBdr>
                </w:div>
                <w:div w:id="1361786495">
                  <w:marLeft w:val="0"/>
                  <w:marRight w:val="0"/>
                  <w:marTop w:val="0"/>
                  <w:marBottom w:val="0"/>
                  <w:divBdr>
                    <w:top w:val="none" w:sz="0" w:space="0" w:color="auto"/>
                    <w:left w:val="none" w:sz="0" w:space="0" w:color="auto"/>
                    <w:bottom w:val="none" w:sz="0" w:space="0" w:color="auto"/>
                    <w:right w:val="none" w:sz="0" w:space="0" w:color="auto"/>
                  </w:divBdr>
                </w:div>
                <w:div w:id="1362171731">
                  <w:marLeft w:val="0"/>
                  <w:marRight w:val="0"/>
                  <w:marTop w:val="0"/>
                  <w:marBottom w:val="0"/>
                  <w:divBdr>
                    <w:top w:val="none" w:sz="0" w:space="0" w:color="auto"/>
                    <w:left w:val="none" w:sz="0" w:space="0" w:color="auto"/>
                    <w:bottom w:val="none" w:sz="0" w:space="0" w:color="auto"/>
                    <w:right w:val="none" w:sz="0" w:space="0" w:color="auto"/>
                  </w:divBdr>
                </w:div>
                <w:div w:id="1363941497">
                  <w:marLeft w:val="0"/>
                  <w:marRight w:val="0"/>
                  <w:marTop w:val="0"/>
                  <w:marBottom w:val="0"/>
                  <w:divBdr>
                    <w:top w:val="none" w:sz="0" w:space="0" w:color="auto"/>
                    <w:left w:val="none" w:sz="0" w:space="0" w:color="auto"/>
                    <w:bottom w:val="none" w:sz="0" w:space="0" w:color="auto"/>
                    <w:right w:val="none" w:sz="0" w:space="0" w:color="auto"/>
                  </w:divBdr>
                </w:div>
                <w:div w:id="1366296869">
                  <w:marLeft w:val="0"/>
                  <w:marRight w:val="0"/>
                  <w:marTop w:val="0"/>
                  <w:marBottom w:val="0"/>
                  <w:divBdr>
                    <w:top w:val="none" w:sz="0" w:space="0" w:color="auto"/>
                    <w:left w:val="none" w:sz="0" w:space="0" w:color="auto"/>
                    <w:bottom w:val="none" w:sz="0" w:space="0" w:color="auto"/>
                    <w:right w:val="none" w:sz="0" w:space="0" w:color="auto"/>
                  </w:divBdr>
                </w:div>
                <w:div w:id="1366784652">
                  <w:marLeft w:val="0"/>
                  <w:marRight w:val="0"/>
                  <w:marTop w:val="0"/>
                  <w:marBottom w:val="0"/>
                  <w:divBdr>
                    <w:top w:val="none" w:sz="0" w:space="0" w:color="auto"/>
                    <w:left w:val="none" w:sz="0" w:space="0" w:color="auto"/>
                    <w:bottom w:val="none" w:sz="0" w:space="0" w:color="auto"/>
                    <w:right w:val="none" w:sz="0" w:space="0" w:color="auto"/>
                  </w:divBdr>
                </w:div>
                <w:div w:id="1369066339">
                  <w:marLeft w:val="0"/>
                  <w:marRight w:val="0"/>
                  <w:marTop w:val="0"/>
                  <w:marBottom w:val="0"/>
                  <w:divBdr>
                    <w:top w:val="none" w:sz="0" w:space="0" w:color="auto"/>
                    <w:left w:val="none" w:sz="0" w:space="0" w:color="auto"/>
                    <w:bottom w:val="none" w:sz="0" w:space="0" w:color="auto"/>
                    <w:right w:val="none" w:sz="0" w:space="0" w:color="auto"/>
                  </w:divBdr>
                </w:div>
                <w:div w:id="1369259941">
                  <w:marLeft w:val="0"/>
                  <w:marRight w:val="0"/>
                  <w:marTop w:val="0"/>
                  <w:marBottom w:val="0"/>
                  <w:divBdr>
                    <w:top w:val="none" w:sz="0" w:space="0" w:color="auto"/>
                    <w:left w:val="none" w:sz="0" w:space="0" w:color="auto"/>
                    <w:bottom w:val="none" w:sz="0" w:space="0" w:color="auto"/>
                    <w:right w:val="none" w:sz="0" w:space="0" w:color="auto"/>
                  </w:divBdr>
                </w:div>
                <w:div w:id="1369450705">
                  <w:marLeft w:val="0"/>
                  <w:marRight w:val="0"/>
                  <w:marTop w:val="0"/>
                  <w:marBottom w:val="0"/>
                  <w:divBdr>
                    <w:top w:val="none" w:sz="0" w:space="0" w:color="auto"/>
                    <w:left w:val="none" w:sz="0" w:space="0" w:color="auto"/>
                    <w:bottom w:val="none" w:sz="0" w:space="0" w:color="auto"/>
                    <w:right w:val="none" w:sz="0" w:space="0" w:color="auto"/>
                  </w:divBdr>
                </w:div>
                <w:div w:id="1369719916">
                  <w:marLeft w:val="0"/>
                  <w:marRight w:val="0"/>
                  <w:marTop w:val="0"/>
                  <w:marBottom w:val="0"/>
                  <w:divBdr>
                    <w:top w:val="none" w:sz="0" w:space="0" w:color="auto"/>
                    <w:left w:val="none" w:sz="0" w:space="0" w:color="auto"/>
                    <w:bottom w:val="none" w:sz="0" w:space="0" w:color="auto"/>
                    <w:right w:val="none" w:sz="0" w:space="0" w:color="auto"/>
                  </w:divBdr>
                </w:div>
                <w:div w:id="1369985538">
                  <w:marLeft w:val="0"/>
                  <w:marRight w:val="0"/>
                  <w:marTop w:val="0"/>
                  <w:marBottom w:val="0"/>
                  <w:divBdr>
                    <w:top w:val="none" w:sz="0" w:space="0" w:color="auto"/>
                    <w:left w:val="none" w:sz="0" w:space="0" w:color="auto"/>
                    <w:bottom w:val="none" w:sz="0" w:space="0" w:color="auto"/>
                    <w:right w:val="none" w:sz="0" w:space="0" w:color="auto"/>
                  </w:divBdr>
                </w:div>
                <w:div w:id="1370639888">
                  <w:marLeft w:val="0"/>
                  <w:marRight w:val="0"/>
                  <w:marTop w:val="0"/>
                  <w:marBottom w:val="0"/>
                  <w:divBdr>
                    <w:top w:val="none" w:sz="0" w:space="0" w:color="auto"/>
                    <w:left w:val="none" w:sz="0" w:space="0" w:color="auto"/>
                    <w:bottom w:val="none" w:sz="0" w:space="0" w:color="auto"/>
                    <w:right w:val="none" w:sz="0" w:space="0" w:color="auto"/>
                  </w:divBdr>
                </w:div>
                <w:div w:id="1371764820">
                  <w:marLeft w:val="0"/>
                  <w:marRight w:val="0"/>
                  <w:marTop w:val="0"/>
                  <w:marBottom w:val="0"/>
                  <w:divBdr>
                    <w:top w:val="none" w:sz="0" w:space="0" w:color="auto"/>
                    <w:left w:val="none" w:sz="0" w:space="0" w:color="auto"/>
                    <w:bottom w:val="none" w:sz="0" w:space="0" w:color="auto"/>
                    <w:right w:val="none" w:sz="0" w:space="0" w:color="auto"/>
                  </w:divBdr>
                </w:div>
                <w:div w:id="1373503835">
                  <w:marLeft w:val="0"/>
                  <w:marRight w:val="0"/>
                  <w:marTop w:val="0"/>
                  <w:marBottom w:val="0"/>
                  <w:divBdr>
                    <w:top w:val="none" w:sz="0" w:space="0" w:color="auto"/>
                    <w:left w:val="none" w:sz="0" w:space="0" w:color="auto"/>
                    <w:bottom w:val="none" w:sz="0" w:space="0" w:color="auto"/>
                    <w:right w:val="none" w:sz="0" w:space="0" w:color="auto"/>
                  </w:divBdr>
                </w:div>
                <w:div w:id="1373772031">
                  <w:marLeft w:val="0"/>
                  <w:marRight w:val="0"/>
                  <w:marTop w:val="0"/>
                  <w:marBottom w:val="0"/>
                  <w:divBdr>
                    <w:top w:val="none" w:sz="0" w:space="0" w:color="auto"/>
                    <w:left w:val="none" w:sz="0" w:space="0" w:color="auto"/>
                    <w:bottom w:val="none" w:sz="0" w:space="0" w:color="auto"/>
                    <w:right w:val="none" w:sz="0" w:space="0" w:color="auto"/>
                  </w:divBdr>
                </w:div>
                <w:div w:id="1375540581">
                  <w:marLeft w:val="0"/>
                  <w:marRight w:val="0"/>
                  <w:marTop w:val="0"/>
                  <w:marBottom w:val="0"/>
                  <w:divBdr>
                    <w:top w:val="none" w:sz="0" w:space="0" w:color="auto"/>
                    <w:left w:val="none" w:sz="0" w:space="0" w:color="auto"/>
                    <w:bottom w:val="none" w:sz="0" w:space="0" w:color="auto"/>
                    <w:right w:val="none" w:sz="0" w:space="0" w:color="auto"/>
                  </w:divBdr>
                </w:div>
                <w:div w:id="1377894786">
                  <w:marLeft w:val="0"/>
                  <w:marRight w:val="0"/>
                  <w:marTop w:val="0"/>
                  <w:marBottom w:val="0"/>
                  <w:divBdr>
                    <w:top w:val="none" w:sz="0" w:space="0" w:color="auto"/>
                    <w:left w:val="none" w:sz="0" w:space="0" w:color="auto"/>
                    <w:bottom w:val="none" w:sz="0" w:space="0" w:color="auto"/>
                    <w:right w:val="none" w:sz="0" w:space="0" w:color="auto"/>
                  </w:divBdr>
                </w:div>
                <w:div w:id="1380590967">
                  <w:marLeft w:val="0"/>
                  <w:marRight w:val="0"/>
                  <w:marTop w:val="0"/>
                  <w:marBottom w:val="0"/>
                  <w:divBdr>
                    <w:top w:val="none" w:sz="0" w:space="0" w:color="auto"/>
                    <w:left w:val="none" w:sz="0" w:space="0" w:color="auto"/>
                    <w:bottom w:val="none" w:sz="0" w:space="0" w:color="auto"/>
                    <w:right w:val="none" w:sz="0" w:space="0" w:color="auto"/>
                  </w:divBdr>
                </w:div>
                <w:div w:id="1380931717">
                  <w:marLeft w:val="0"/>
                  <w:marRight w:val="0"/>
                  <w:marTop w:val="0"/>
                  <w:marBottom w:val="0"/>
                  <w:divBdr>
                    <w:top w:val="none" w:sz="0" w:space="0" w:color="auto"/>
                    <w:left w:val="none" w:sz="0" w:space="0" w:color="auto"/>
                    <w:bottom w:val="none" w:sz="0" w:space="0" w:color="auto"/>
                    <w:right w:val="none" w:sz="0" w:space="0" w:color="auto"/>
                  </w:divBdr>
                </w:div>
                <w:div w:id="1382250992">
                  <w:marLeft w:val="0"/>
                  <w:marRight w:val="0"/>
                  <w:marTop w:val="0"/>
                  <w:marBottom w:val="0"/>
                  <w:divBdr>
                    <w:top w:val="none" w:sz="0" w:space="0" w:color="auto"/>
                    <w:left w:val="none" w:sz="0" w:space="0" w:color="auto"/>
                    <w:bottom w:val="none" w:sz="0" w:space="0" w:color="auto"/>
                    <w:right w:val="none" w:sz="0" w:space="0" w:color="auto"/>
                  </w:divBdr>
                </w:div>
                <w:div w:id="1383823159">
                  <w:marLeft w:val="0"/>
                  <w:marRight w:val="0"/>
                  <w:marTop w:val="0"/>
                  <w:marBottom w:val="0"/>
                  <w:divBdr>
                    <w:top w:val="none" w:sz="0" w:space="0" w:color="auto"/>
                    <w:left w:val="none" w:sz="0" w:space="0" w:color="auto"/>
                    <w:bottom w:val="none" w:sz="0" w:space="0" w:color="auto"/>
                    <w:right w:val="none" w:sz="0" w:space="0" w:color="auto"/>
                  </w:divBdr>
                </w:div>
                <w:div w:id="1384674145">
                  <w:marLeft w:val="0"/>
                  <w:marRight w:val="0"/>
                  <w:marTop w:val="0"/>
                  <w:marBottom w:val="0"/>
                  <w:divBdr>
                    <w:top w:val="none" w:sz="0" w:space="0" w:color="auto"/>
                    <w:left w:val="none" w:sz="0" w:space="0" w:color="auto"/>
                    <w:bottom w:val="none" w:sz="0" w:space="0" w:color="auto"/>
                    <w:right w:val="none" w:sz="0" w:space="0" w:color="auto"/>
                  </w:divBdr>
                </w:div>
                <w:div w:id="1386106585">
                  <w:marLeft w:val="0"/>
                  <w:marRight w:val="0"/>
                  <w:marTop w:val="0"/>
                  <w:marBottom w:val="0"/>
                  <w:divBdr>
                    <w:top w:val="none" w:sz="0" w:space="0" w:color="auto"/>
                    <w:left w:val="none" w:sz="0" w:space="0" w:color="auto"/>
                    <w:bottom w:val="none" w:sz="0" w:space="0" w:color="auto"/>
                    <w:right w:val="none" w:sz="0" w:space="0" w:color="auto"/>
                  </w:divBdr>
                </w:div>
                <w:div w:id="1386876947">
                  <w:marLeft w:val="0"/>
                  <w:marRight w:val="0"/>
                  <w:marTop w:val="0"/>
                  <w:marBottom w:val="0"/>
                  <w:divBdr>
                    <w:top w:val="none" w:sz="0" w:space="0" w:color="auto"/>
                    <w:left w:val="none" w:sz="0" w:space="0" w:color="auto"/>
                    <w:bottom w:val="none" w:sz="0" w:space="0" w:color="auto"/>
                    <w:right w:val="none" w:sz="0" w:space="0" w:color="auto"/>
                  </w:divBdr>
                </w:div>
                <w:div w:id="1388332798">
                  <w:marLeft w:val="0"/>
                  <w:marRight w:val="0"/>
                  <w:marTop w:val="0"/>
                  <w:marBottom w:val="0"/>
                  <w:divBdr>
                    <w:top w:val="none" w:sz="0" w:space="0" w:color="auto"/>
                    <w:left w:val="none" w:sz="0" w:space="0" w:color="auto"/>
                    <w:bottom w:val="none" w:sz="0" w:space="0" w:color="auto"/>
                    <w:right w:val="none" w:sz="0" w:space="0" w:color="auto"/>
                  </w:divBdr>
                </w:div>
                <w:div w:id="1389650466">
                  <w:marLeft w:val="0"/>
                  <w:marRight w:val="0"/>
                  <w:marTop w:val="0"/>
                  <w:marBottom w:val="0"/>
                  <w:divBdr>
                    <w:top w:val="none" w:sz="0" w:space="0" w:color="auto"/>
                    <w:left w:val="none" w:sz="0" w:space="0" w:color="auto"/>
                    <w:bottom w:val="none" w:sz="0" w:space="0" w:color="auto"/>
                    <w:right w:val="none" w:sz="0" w:space="0" w:color="auto"/>
                  </w:divBdr>
                </w:div>
                <w:div w:id="1390303267">
                  <w:marLeft w:val="0"/>
                  <w:marRight w:val="0"/>
                  <w:marTop w:val="0"/>
                  <w:marBottom w:val="0"/>
                  <w:divBdr>
                    <w:top w:val="none" w:sz="0" w:space="0" w:color="auto"/>
                    <w:left w:val="none" w:sz="0" w:space="0" w:color="auto"/>
                    <w:bottom w:val="none" w:sz="0" w:space="0" w:color="auto"/>
                    <w:right w:val="none" w:sz="0" w:space="0" w:color="auto"/>
                  </w:divBdr>
                </w:div>
                <w:div w:id="1391270823">
                  <w:marLeft w:val="0"/>
                  <w:marRight w:val="0"/>
                  <w:marTop w:val="0"/>
                  <w:marBottom w:val="0"/>
                  <w:divBdr>
                    <w:top w:val="none" w:sz="0" w:space="0" w:color="auto"/>
                    <w:left w:val="none" w:sz="0" w:space="0" w:color="auto"/>
                    <w:bottom w:val="none" w:sz="0" w:space="0" w:color="auto"/>
                    <w:right w:val="none" w:sz="0" w:space="0" w:color="auto"/>
                  </w:divBdr>
                </w:div>
                <w:div w:id="1391729544">
                  <w:marLeft w:val="0"/>
                  <w:marRight w:val="0"/>
                  <w:marTop w:val="0"/>
                  <w:marBottom w:val="0"/>
                  <w:divBdr>
                    <w:top w:val="none" w:sz="0" w:space="0" w:color="auto"/>
                    <w:left w:val="none" w:sz="0" w:space="0" w:color="auto"/>
                    <w:bottom w:val="none" w:sz="0" w:space="0" w:color="auto"/>
                    <w:right w:val="none" w:sz="0" w:space="0" w:color="auto"/>
                  </w:divBdr>
                </w:div>
                <w:div w:id="1394622106">
                  <w:marLeft w:val="0"/>
                  <w:marRight w:val="0"/>
                  <w:marTop w:val="0"/>
                  <w:marBottom w:val="0"/>
                  <w:divBdr>
                    <w:top w:val="none" w:sz="0" w:space="0" w:color="auto"/>
                    <w:left w:val="none" w:sz="0" w:space="0" w:color="auto"/>
                    <w:bottom w:val="none" w:sz="0" w:space="0" w:color="auto"/>
                    <w:right w:val="none" w:sz="0" w:space="0" w:color="auto"/>
                  </w:divBdr>
                </w:div>
                <w:div w:id="1394697743">
                  <w:marLeft w:val="0"/>
                  <w:marRight w:val="0"/>
                  <w:marTop w:val="0"/>
                  <w:marBottom w:val="0"/>
                  <w:divBdr>
                    <w:top w:val="none" w:sz="0" w:space="0" w:color="auto"/>
                    <w:left w:val="none" w:sz="0" w:space="0" w:color="auto"/>
                    <w:bottom w:val="none" w:sz="0" w:space="0" w:color="auto"/>
                    <w:right w:val="none" w:sz="0" w:space="0" w:color="auto"/>
                  </w:divBdr>
                </w:div>
                <w:div w:id="1400638387">
                  <w:marLeft w:val="0"/>
                  <w:marRight w:val="0"/>
                  <w:marTop w:val="0"/>
                  <w:marBottom w:val="0"/>
                  <w:divBdr>
                    <w:top w:val="none" w:sz="0" w:space="0" w:color="auto"/>
                    <w:left w:val="none" w:sz="0" w:space="0" w:color="auto"/>
                    <w:bottom w:val="none" w:sz="0" w:space="0" w:color="auto"/>
                    <w:right w:val="none" w:sz="0" w:space="0" w:color="auto"/>
                  </w:divBdr>
                </w:div>
                <w:div w:id="1400857572">
                  <w:marLeft w:val="0"/>
                  <w:marRight w:val="0"/>
                  <w:marTop w:val="0"/>
                  <w:marBottom w:val="0"/>
                  <w:divBdr>
                    <w:top w:val="none" w:sz="0" w:space="0" w:color="auto"/>
                    <w:left w:val="none" w:sz="0" w:space="0" w:color="auto"/>
                    <w:bottom w:val="none" w:sz="0" w:space="0" w:color="auto"/>
                    <w:right w:val="none" w:sz="0" w:space="0" w:color="auto"/>
                  </w:divBdr>
                </w:div>
                <w:div w:id="1403485495">
                  <w:marLeft w:val="0"/>
                  <w:marRight w:val="0"/>
                  <w:marTop w:val="0"/>
                  <w:marBottom w:val="0"/>
                  <w:divBdr>
                    <w:top w:val="none" w:sz="0" w:space="0" w:color="auto"/>
                    <w:left w:val="none" w:sz="0" w:space="0" w:color="auto"/>
                    <w:bottom w:val="none" w:sz="0" w:space="0" w:color="auto"/>
                    <w:right w:val="none" w:sz="0" w:space="0" w:color="auto"/>
                  </w:divBdr>
                </w:div>
                <w:div w:id="1404447149">
                  <w:marLeft w:val="0"/>
                  <w:marRight w:val="0"/>
                  <w:marTop w:val="0"/>
                  <w:marBottom w:val="0"/>
                  <w:divBdr>
                    <w:top w:val="none" w:sz="0" w:space="0" w:color="auto"/>
                    <w:left w:val="none" w:sz="0" w:space="0" w:color="auto"/>
                    <w:bottom w:val="none" w:sz="0" w:space="0" w:color="auto"/>
                    <w:right w:val="none" w:sz="0" w:space="0" w:color="auto"/>
                  </w:divBdr>
                </w:div>
                <w:div w:id="1409035612">
                  <w:marLeft w:val="0"/>
                  <w:marRight w:val="0"/>
                  <w:marTop w:val="0"/>
                  <w:marBottom w:val="0"/>
                  <w:divBdr>
                    <w:top w:val="none" w:sz="0" w:space="0" w:color="auto"/>
                    <w:left w:val="none" w:sz="0" w:space="0" w:color="auto"/>
                    <w:bottom w:val="none" w:sz="0" w:space="0" w:color="auto"/>
                    <w:right w:val="none" w:sz="0" w:space="0" w:color="auto"/>
                  </w:divBdr>
                </w:div>
                <w:div w:id="1415514129">
                  <w:marLeft w:val="0"/>
                  <w:marRight w:val="0"/>
                  <w:marTop w:val="0"/>
                  <w:marBottom w:val="0"/>
                  <w:divBdr>
                    <w:top w:val="none" w:sz="0" w:space="0" w:color="auto"/>
                    <w:left w:val="none" w:sz="0" w:space="0" w:color="auto"/>
                    <w:bottom w:val="none" w:sz="0" w:space="0" w:color="auto"/>
                    <w:right w:val="none" w:sz="0" w:space="0" w:color="auto"/>
                  </w:divBdr>
                </w:div>
                <w:div w:id="1417938193">
                  <w:marLeft w:val="0"/>
                  <w:marRight w:val="0"/>
                  <w:marTop w:val="0"/>
                  <w:marBottom w:val="0"/>
                  <w:divBdr>
                    <w:top w:val="none" w:sz="0" w:space="0" w:color="auto"/>
                    <w:left w:val="none" w:sz="0" w:space="0" w:color="auto"/>
                    <w:bottom w:val="none" w:sz="0" w:space="0" w:color="auto"/>
                    <w:right w:val="none" w:sz="0" w:space="0" w:color="auto"/>
                  </w:divBdr>
                </w:div>
                <w:div w:id="1421298410">
                  <w:marLeft w:val="0"/>
                  <w:marRight w:val="0"/>
                  <w:marTop w:val="0"/>
                  <w:marBottom w:val="0"/>
                  <w:divBdr>
                    <w:top w:val="none" w:sz="0" w:space="0" w:color="auto"/>
                    <w:left w:val="none" w:sz="0" w:space="0" w:color="auto"/>
                    <w:bottom w:val="none" w:sz="0" w:space="0" w:color="auto"/>
                    <w:right w:val="none" w:sz="0" w:space="0" w:color="auto"/>
                  </w:divBdr>
                </w:div>
                <w:div w:id="1421413349">
                  <w:marLeft w:val="0"/>
                  <w:marRight w:val="0"/>
                  <w:marTop w:val="0"/>
                  <w:marBottom w:val="0"/>
                  <w:divBdr>
                    <w:top w:val="none" w:sz="0" w:space="0" w:color="auto"/>
                    <w:left w:val="none" w:sz="0" w:space="0" w:color="auto"/>
                    <w:bottom w:val="none" w:sz="0" w:space="0" w:color="auto"/>
                    <w:right w:val="none" w:sz="0" w:space="0" w:color="auto"/>
                  </w:divBdr>
                </w:div>
                <w:div w:id="1422143740">
                  <w:marLeft w:val="0"/>
                  <w:marRight w:val="0"/>
                  <w:marTop w:val="0"/>
                  <w:marBottom w:val="0"/>
                  <w:divBdr>
                    <w:top w:val="none" w:sz="0" w:space="0" w:color="auto"/>
                    <w:left w:val="none" w:sz="0" w:space="0" w:color="auto"/>
                    <w:bottom w:val="none" w:sz="0" w:space="0" w:color="auto"/>
                    <w:right w:val="none" w:sz="0" w:space="0" w:color="auto"/>
                  </w:divBdr>
                </w:div>
                <w:div w:id="1422336052">
                  <w:marLeft w:val="0"/>
                  <w:marRight w:val="0"/>
                  <w:marTop w:val="0"/>
                  <w:marBottom w:val="0"/>
                  <w:divBdr>
                    <w:top w:val="none" w:sz="0" w:space="0" w:color="auto"/>
                    <w:left w:val="none" w:sz="0" w:space="0" w:color="auto"/>
                    <w:bottom w:val="none" w:sz="0" w:space="0" w:color="auto"/>
                    <w:right w:val="none" w:sz="0" w:space="0" w:color="auto"/>
                  </w:divBdr>
                </w:div>
                <w:div w:id="1422793266">
                  <w:marLeft w:val="0"/>
                  <w:marRight w:val="0"/>
                  <w:marTop w:val="0"/>
                  <w:marBottom w:val="0"/>
                  <w:divBdr>
                    <w:top w:val="none" w:sz="0" w:space="0" w:color="auto"/>
                    <w:left w:val="none" w:sz="0" w:space="0" w:color="auto"/>
                    <w:bottom w:val="none" w:sz="0" w:space="0" w:color="auto"/>
                    <w:right w:val="none" w:sz="0" w:space="0" w:color="auto"/>
                  </w:divBdr>
                </w:div>
                <w:div w:id="1423407733">
                  <w:marLeft w:val="0"/>
                  <w:marRight w:val="0"/>
                  <w:marTop w:val="0"/>
                  <w:marBottom w:val="0"/>
                  <w:divBdr>
                    <w:top w:val="none" w:sz="0" w:space="0" w:color="auto"/>
                    <w:left w:val="none" w:sz="0" w:space="0" w:color="auto"/>
                    <w:bottom w:val="none" w:sz="0" w:space="0" w:color="auto"/>
                    <w:right w:val="none" w:sz="0" w:space="0" w:color="auto"/>
                  </w:divBdr>
                </w:div>
                <w:div w:id="1431662899">
                  <w:marLeft w:val="0"/>
                  <w:marRight w:val="0"/>
                  <w:marTop w:val="0"/>
                  <w:marBottom w:val="0"/>
                  <w:divBdr>
                    <w:top w:val="none" w:sz="0" w:space="0" w:color="auto"/>
                    <w:left w:val="none" w:sz="0" w:space="0" w:color="auto"/>
                    <w:bottom w:val="none" w:sz="0" w:space="0" w:color="auto"/>
                    <w:right w:val="none" w:sz="0" w:space="0" w:color="auto"/>
                  </w:divBdr>
                </w:div>
                <w:div w:id="1431702729">
                  <w:marLeft w:val="0"/>
                  <w:marRight w:val="0"/>
                  <w:marTop w:val="0"/>
                  <w:marBottom w:val="0"/>
                  <w:divBdr>
                    <w:top w:val="none" w:sz="0" w:space="0" w:color="auto"/>
                    <w:left w:val="none" w:sz="0" w:space="0" w:color="auto"/>
                    <w:bottom w:val="none" w:sz="0" w:space="0" w:color="auto"/>
                    <w:right w:val="none" w:sz="0" w:space="0" w:color="auto"/>
                  </w:divBdr>
                </w:div>
                <w:div w:id="1435902395">
                  <w:marLeft w:val="0"/>
                  <w:marRight w:val="0"/>
                  <w:marTop w:val="0"/>
                  <w:marBottom w:val="0"/>
                  <w:divBdr>
                    <w:top w:val="none" w:sz="0" w:space="0" w:color="auto"/>
                    <w:left w:val="none" w:sz="0" w:space="0" w:color="auto"/>
                    <w:bottom w:val="none" w:sz="0" w:space="0" w:color="auto"/>
                    <w:right w:val="none" w:sz="0" w:space="0" w:color="auto"/>
                  </w:divBdr>
                </w:div>
                <w:div w:id="1436949350">
                  <w:marLeft w:val="0"/>
                  <w:marRight w:val="0"/>
                  <w:marTop w:val="0"/>
                  <w:marBottom w:val="0"/>
                  <w:divBdr>
                    <w:top w:val="none" w:sz="0" w:space="0" w:color="auto"/>
                    <w:left w:val="none" w:sz="0" w:space="0" w:color="auto"/>
                    <w:bottom w:val="none" w:sz="0" w:space="0" w:color="auto"/>
                    <w:right w:val="none" w:sz="0" w:space="0" w:color="auto"/>
                  </w:divBdr>
                </w:div>
                <w:div w:id="1437214026">
                  <w:marLeft w:val="0"/>
                  <w:marRight w:val="0"/>
                  <w:marTop w:val="0"/>
                  <w:marBottom w:val="0"/>
                  <w:divBdr>
                    <w:top w:val="none" w:sz="0" w:space="0" w:color="auto"/>
                    <w:left w:val="none" w:sz="0" w:space="0" w:color="auto"/>
                    <w:bottom w:val="none" w:sz="0" w:space="0" w:color="auto"/>
                    <w:right w:val="none" w:sz="0" w:space="0" w:color="auto"/>
                  </w:divBdr>
                </w:div>
                <w:div w:id="1437947132">
                  <w:marLeft w:val="0"/>
                  <w:marRight w:val="0"/>
                  <w:marTop w:val="0"/>
                  <w:marBottom w:val="0"/>
                  <w:divBdr>
                    <w:top w:val="none" w:sz="0" w:space="0" w:color="auto"/>
                    <w:left w:val="none" w:sz="0" w:space="0" w:color="auto"/>
                    <w:bottom w:val="none" w:sz="0" w:space="0" w:color="auto"/>
                    <w:right w:val="none" w:sz="0" w:space="0" w:color="auto"/>
                  </w:divBdr>
                </w:div>
                <w:div w:id="1439569974">
                  <w:marLeft w:val="0"/>
                  <w:marRight w:val="0"/>
                  <w:marTop w:val="0"/>
                  <w:marBottom w:val="0"/>
                  <w:divBdr>
                    <w:top w:val="none" w:sz="0" w:space="0" w:color="auto"/>
                    <w:left w:val="none" w:sz="0" w:space="0" w:color="auto"/>
                    <w:bottom w:val="none" w:sz="0" w:space="0" w:color="auto"/>
                    <w:right w:val="none" w:sz="0" w:space="0" w:color="auto"/>
                  </w:divBdr>
                </w:div>
                <w:div w:id="1439908780">
                  <w:marLeft w:val="0"/>
                  <w:marRight w:val="0"/>
                  <w:marTop w:val="0"/>
                  <w:marBottom w:val="0"/>
                  <w:divBdr>
                    <w:top w:val="none" w:sz="0" w:space="0" w:color="auto"/>
                    <w:left w:val="none" w:sz="0" w:space="0" w:color="auto"/>
                    <w:bottom w:val="none" w:sz="0" w:space="0" w:color="auto"/>
                    <w:right w:val="none" w:sz="0" w:space="0" w:color="auto"/>
                  </w:divBdr>
                </w:div>
                <w:div w:id="1440874748">
                  <w:marLeft w:val="0"/>
                  <w:marRight w:val="0"/>
                  <w:marTop w:val="0"/>
                  <w:marBottom w:val="0"/>
                  <w:divBdr>
                    <w:top w:val="none" w:sz="0" w:space="0" w:color="auto"/>
                    <w:left w:val="none" w:sz="0" w:space="0" w:color="auto"/>
                    <w:bottom w:val="none" w:sz="0" w:space="0" w:color="auto"/>
                    <w:right w:val="none" w:sz="0" w:space="0" w:color="auto"/>
                  </w:divBdr>
                </w:div>
                <w:div w:id="1442870410">
                  <w:marLeft w:val="0"/>
                  <w:marRight w:val="0"/>
                  <w:marTop w:val="0"/>
                  <w:marBottom w:val="0"/>
                  <w:divBdr>
                    <w:top w:val="none" w:sz="0" w:space="0" w:color="auto"/>
                    <w:left w:val="none" w:sz="0" w:space="0" w:color="auto"/>
                    <w:bottom w:val="none" w:sz="0" w:space="0" w:color="auto"/>
                    <w:right w:val="none" w:sz="0" w:space="0" w:color="auto"/>
                  </w:divBdr>
                </w:div>
                <w:div w:id="1444376438">
                  <w:marLeft w:val="0"/>
                  <w:marRight w:val="0"/>
                  <w:marTop w:val="0"/>
                  <w:marBottom w:val="0"/>
                  <w:divBdr>
                    <w:top w:val="none" w:sz="0" w:space="0" w:color="auto"/>
                    <w:left w:val="none" w:sz="0" w:space="0" w:color="auto"/>
                    <w:bottom w:val="none" w:sz="0" w:space="0" w:color="auto"/>
                    <w:right w:val="none" w:sz="0" w:space="0" w:color="auto"/>
                  </w:divBdr>
                </w:div>
                <w:div w:id="1448506247">
                  <w:marLeft w:val="0"/>
                  <w:marRight w:val="0"/>
                  <w:marTop w:val="0"/>
                  <w:marBottom w:val="0"/>
                  <w:divBdr>
                    <w:top w:val="none" w:sz="0" w:space="0" w:color="auto"/>
                    <w:left w:val="none" w:sz="0" w:space="0" w:color="auto"/>
                    <w:bottom w:val="none" w:sz="0" w:space="0" w:color="auto"/>
                    <w:right w:val="none" w:sz="0" w:space="0" w:color="auto"/>
                  </w:divBdr>
                </w:div>
                <w:div w:id="1451245249">
                  <w:marLeft w:val="0"/>
                  <w:marRight w:val="0"/>
                  <w:marTop w:val="0"/>
                  <w:marBottom w:val="0"/>
                  <w:divBdr>
                    <w:top w:val="none" w:sz="0" w:space="0" w:color="auto"/>
                    <w:left w:val="none" w:sz="0" w:space="0" w:color="auto"/>
                    <w:bottom w:val="none" w:sz="0" w:space="0" w:color="auto"/>
                    <w:right w:val="none" w:sz="0" w:space="0" w:color="auto"/>
                  </w:divBdr>
                </w:div>
                <w:div w:id="1452938948">
                  <w:marLeft w:val="0"/>
                  <w:marRight w:val="0"/>
                  <w:marTop w:val="0"/>
                  <w:marBottom w:val="0"/>
                  <w:divBdr>
                    <w:top w:val="none" w:sz="0" w:space="0" w:color="auto"/>
                    <w:left w:val="none" w:sz="0" w:space="0" w:color="auto"/>
                    <w:bottom w:val="none" w:sz="0" w:space="0" w:color="auto"/>
                    <w:right w:val="none" w:sz="0" w:space="0" w:color="auto"/>
                  </w:divBdr>
                </w:div>
                <w:div w:id="1454255018">
                  <w:marLeft w:val="0"/>
                  <w:marRight w:val="0"/>
                  <w:marTop w:val="0"/>
                  <w:marBottom w:val="0"/>
                  <w:divBdr>
                    <w:top w:val="none" w:sz="0" w:space="0" w:color="auto"/>
                    <w:left w:val="none" w:sz="0" w:space="0" w:color="auto"/>
                    <w:bottom w:val="none" w:sz="0" w:space="0" w:color="auto"/>
                    <w:right w:val="none" w:sz="0" w:space="0" w:color="auto"/>
                  </w:divBdr>
                </w:div>
                <w:div w:id="1455442765">
                  <w:marLeft w:val="0"/>
                  <w:marRight w:val="0"/>
                  <w:marTop w:val="0"/>
                  <w:marBottom w:val="0"/>
                  <w:divBdr>
                    <w:top w:val="none" w:sz="0" w:space="0" w:color="auto"/>
                    <w:left w:val="none" w:sz="0" w:space="0" w:color="auto"/>
                    <w:bottom w:val="none" w:sz="0" w:space="0" w:color="auto"/>
                    <w:right w:val="none" w:sz="0" w:space="0" w:color="auto"/>
                  </w:divBdr>
                </w:div>
                <w:div w:id="1456675005">
                  <w:marLeft w:val="0"/>
                  <w:marRight w:val="0"/>
                  <w:marTop w:val="0"/>
                  <w:marBottom w:val="0"/>
                  <w:divBdr>
                    <w:top w:val="none" w:sz="0" w:space="0" w:color="auto"/>
                    <w:left w:val="none" w:sz="0" w:space="0" w:color="auto"/>
                    <w:bottom w:val="none" w:sz="0" w:space="0" w:color="auto"/>
                    <w:right w:val="none" w:sz="0" w:space="0" w:color="auto"/>
                  </w:divBdr>
                </w:div>
                <w:div w:id="1457941352">
                  <w:marLeft w:val="0"/>
                  <w:marRight w:val="0"/>
                  <w:marTop w:val="0"/>
                  <w:marBottom w:val="0"/>
                  <w:divBdr>
                    <w:top w:val="none" w:sz="0" w:space="0" w:color="auto"/>
                    <w:left w:val="none" w:sz="0" w:space="0" w:color="auto"/>
                    <w:bottom w:val="none" w:sz="0" w:space="0" w:color="auto"/>
                    <w:right w:val="none" w:sz="0" w:space="0" w:color="auto"/>
                  </w:divBdr>
                </w:div>
                <w:div w:id="1458840284">
                  <w:marLeft w:val="0"/>
                  <w:marRight w:val="0"/>
                  <w:marTop w:val="0"/>
                  <w:marBottom w:val="0"/>
                  <w:divBdr>
                    <w:top w:val="none" w:sz="0" w:space="0" w:color="auto"/>
                    <w:left w:val="none" w:sz="0" w:space="0" w:color="auto"/>
                    <w:bottom w:val="none" w:sz="0" w:space="0" w:color="auto"/>
                    <w:right w:val="none" w:sz="0" w:space="0" w:color="auto"/>
                  </w:divBdr>
                </w:div>
                <w:div w:id="1460227019">
                  <w:marLeft w:val="0"/>
                  <w:marRight w:val="0"/>
                  <w:marTop w:val="0"/>
                  <w:marBottom w:val="0"/>
                  <w:divBdr>
                    <w:top w:val="none" w:sz="0" w:space="0" w:color="auto"/>
                    <w:left w:val="none" w:sz="0" w:space="0" w:color="auto"/>
                    <w:bottom w:val="none" w:sz="0" w:space="0" w:color="auto"/>
                    <w:right w:val="none" w:sz="0" w:space="0" w:color="auto"/>
                  </w:divBdr>
                </w:div>
                <w:div w:id="1460418357">
                  <w:marLeft w:val="0"/>
                  <w:marRight w:val="0"/>
                  <w:marTop w:val="0"/>
                  <w:marBottom w:val="0"/>
                  <w:divBdr>
                    <w:top w:val="none" w:sz="0" w:space="0" w:color="auto"/>
                    <w:left w:val="none" w:sz="0" w:space="0" w:color="auto"/>
                    <w:bottom w:val="none" w:sz="0" w:space="0" w:color="auto"/>
                    <w:right w:val="none" w:sz="0" w:space="0" w:color="auto"/>
                  </w:divBdr>
                </w:div>
                <w:div w:id="1461260757">
                  <w:marLeft w:val="0"/>
                  <w:marRight w:val="0"/>
                  <w:marTop w:val="0"/>
                  <w:marBottom w:val="0"/>
                  <w:divBdr>
                    <w:top w:val="none" w:sz="0" w:space="0" w:color="auto"/>
                    <w:left w:val="none" w:sz="0" w:space="0" w:color="auto"/>
                    <w:bottom w:val="none" w:sz="0" w:space="0" w:color="auto"/>
                    <w:right w:val="none" w:sz="0" w:space="0" w:color="auto"/>
                  </w:divBdr>
                </w:div>
                <w:div w:id="1462069210">
                  <w:marLeft w:val="0"/>
                  <w:marRight w:val="0"/>
                  <w:marTop w:val="0"/>
                  <w:marBottom w:val="0"/>
                  <w:divBdr>
                    <w:top w:val="none" w:sz="0" w:space="0" w:color="auto"/>
                    <w:left w:val="none" w:sz="0" w:space="0" w:color="auto"/>
                    <w:bottom w:val="none" w:sz="0" w:space="0" w:color="auto"/>
                    <w:right w:val="none" w:sz="0" w:space="0" w:color="auto"/>
                  </w:divBdr>
                </w:div>
                <w:div w:id="1463965483">
                  <w:marLeft w:val="0"/>
                  <w:marRight w:val="0"/>
                  <w:marTop w:val="0"/>
                  <w:marBottom w:val="0"/>
                  <w:divBdr>
                    <w:top w:val="none" w:sz="0" w:space="0" w:color="auto"/>
                    <w:left w:val="none" w:sz="0" w:space="0" w:color="auto"/>
                    <w:bottom w:val="none" w:sz="0" w:space="0" w:color="auto"/>
                    <w:right w:val="none" w:sz="0" w:space="0" w:color="auto"/>
                  </w:divBdr>
                </w:div>
                <w:div w:id="1472017707">
                  <w:marLeft w:val="0"/>
                  <w:marRight w:val="0"/>
                  <w:marTop w:val="0"/>
                  <w:marBottom w:val="0"/>
                  <w:divBdr>
                    <w:top w:val="none" w:sz="0" w:space="0" w:color="auto"/>
                    <w:left w:val="none" w:sz="0" w:space="0" w:color="auto"/>
                    <w:bottom w:val="none" w:sz="0" w:space="0" w:color="auto"/>
                    <w:right w:val="none" w:sz="0" w:space="0" w:color="auto"/>
                  </w:divBdr>
                </w:div>
                <w:div w:id="1475297829">
                  <w:marLeft w:val="0"/>
                  <w:marRight w:val="0"/>
                  <w:marTop w:val="0"/>
                  <w:marBottom w:val="0"/>
                  <w:divBdr>
                    <w:top w:val="none" w:sz="0" w:space="0" w:color="auto"/>
                    <w:left w:val="none" w:sz="0" w:space="0" w:color="auto"/>
                    <w:bottom w:val="none" w:sz="0" w:space="0" w:color="auto"/>
                    <w:right w:val="none" w:sz="0" w:space="0" w:color="auto"/>
                  </w:divBdr>
                </w:div>
                <w:div w:id="1476558451">
                  <w:marLeft w:val="0"/>
                  <w:marRight w:val="0"/>
                  <w:marTop w:val="0"/>
                  <w:marBottom w:val="0"/>
                  <w:divBdr>
                    <w:top w:val="none" w:sz="0" w:space="0" w:color="auto"/>
                    <w:left w:val="none" w:sz="0" w:space="0" w:color="auto"/>
                    <w:bottom w:val="none" w:sz="0" w:space="0" w:color="auto"/>
                    <w:right w:val="none" w:sz="0" w:space="0" w:color="auto"/>
                  </w:divBdr>
                </w:div>
                <w:div w:id="1480920717">
                  <w:marLeft w:val="0"/>
                  <w:marRight w:val="0"/>
                  <w:marTop w:val="0"/>
                  <w:marBottom w:val="0"/>
                  <w:divBdr>
                    <w:top w:val="none" w:sz="0" w:space="0" w:color="auto"/>
                    <w:left w:val="none" w:sz="0" w:space="0" w:color="auto"/>
                    <w:bottom w:val="none" w:sz="0" w:space="0" w:color="auto"/>
                    <w:right w:val="none" w:sz="0" w:space="0" w:color="auto"/>
                  </w:divBdr>
                </w:div>
                <w:div w:id="1481925388">
                  <w:marLeft w:val="0"/>
                  <w:marRight w:val="0"/>
                  <w:marTop w:val="0"/>
                  <w:marBottom w:val="0"/>
                  <w:divBdr>
                    <w:top w:val="none" w:sz="0" w:space="0" w:color="auto"/>
                    <w:left w:val="none" w:sz="0" w:space="0" w:color="auto"/>
                    <w:bottom w:val="none" w:sz="0" w:space="0" w:color="auto"/>
                    <w:right w:val="none" w:sz="0" w:space="0" w:color="auto"/>
                  </w:divBdr>
                </w:div>
                <w:div w:id="1482623374">
                  <w:marLeft w:val="0"/>
                  <w:marRight w:val="0"/>
                  <w:marTop w:val="0"/>
                  <w:marBottom w:val="0"/>
                  <w:divBdr>
                    <w:top w:val="none" w:sz="0" w:space="0" w:color="auto"/>
                    <w:left w:val="none" w:sz="0" w:space="0" w:color="auto"/>
                    <w:bottom w:val="none" w:sz="0" w:space="0" w:color="auto"/>
                    <w:right w:val="none" w:sz="0" w:space="0" w:color="auto"/>
                  </w:divBdr>
                </w:div>
                <w:div w:id="1485076994">
                  <w:marLeft w:val="0"/>
                  <w:marRight w:val="0"/>
                  <w:marTop w:val="0"/>
                  <w:marBottom w:val="0"/>
                  <w:divBdr>
                    <w:top w:val="none" w:sz="0" w:space="0" w:color="auto"/>
                    <w:left w:val="none" w:sz="0" w:space="0" w:color="auto"/>
                    <w:bottom w:val="none" w:sz="0" w:space="0" w:color="auto"/>
                    <w:right w:val="none" w:sz="0" w:space="0" w:color="auto"/>
                  </w:divBdr>
                </w:div>
                <w:div w:id="1485898293">
                  <w:marLeft w:val="0"/>
                  <w:marRight w:val="0"/>
                  <w:marTop w:val="0"/>
                  <w:marBottom w:val="0"/>
                  <w:divBdr>
                    <w:top w:val="none" w:sz="0" w:space="0" w:color="auto"/>
                    <w:left w:val="none" w:sz="0" w:space="0" w:color="auto"/>
                    <w:bottom w:val="none" w:sz="0" w:space="0" w:color="auto"/>
                    <w:right w:val="none" w:sz="0" w:space="0" w:color="auto"/>
                  </w:divBdr>
                </w:div>
                <w:div w:id="1491604113">
                  <w:marLeft w:val="0"/>
                  <w:marRight w:val="0"/>
                  <w:marTop w:val="0"/>
                  <w:marBottom w:val="0"/>
                  <w:divBdr>
                    <w:top w:val="none" w:sz="0" w:space="0" w:color="auto"/>
                    <w:left w:val="none" w:sz="0" w:space="0" w:color="auto"/>
                    <w:bottom w:val="none" w:sz="0" w:space="0" w:color="auto"/>
                    <w:right w:val="none" w:sz="0" w:space="0" w:color="auto"/>
                  </w:divBdr>
                </w:div>
                <w:div w:id="1493136493">
                  <w:marLeft w:val="0"/>
                  <w:marRight w:val="0"/>
                  <w:marTop w:val="0"/>
                  <w:marBottom w:val="0"/>
                  <w:divBdr>
                    <w:top w:val="none" w:sz="0" w:space="0" w:color="auto"/>
                    <w:left w:val="none" w:sz="0" w:space="0" w:color="auto"/>
                    <w:bottom w:val="none" w:sz="0" w:space="0" w:color="auto"/>
                    <w:right w:val="none" w:sz="0" w:space="0" w:color="auto"/>
                  </w:divBdr>
                </w:div>
                <w:div w:id="1493986005">
                  <w:marLeft w:val="0"/>
                  <w:marRight w:val="0"/>
                  <w:marTop w:val="0"/>
                  <w:marBottom w:val="0"/>
                  <w:divBdr>
                    <w:top w:val="none" w:sz="0" w:space="0" w:color="auto"/>
                    <w:left w:val="none" w:sz="0" w:space="0" w:color="auto"/>
                    <w:bottom w:val="none" w:sz="0" w:space="0" w:color="auto"/>
                    <w:right w:val="none" w:sz="0" w:space="0" w:color="auto"/>
                  </w:divBdr>
                </w:div>
                <w:div w:id="1496536432">
                  <w:marLeft w:val="0"/>
                  <w:marRight w:val="0"/>
                  <w:marTop w:val="0"/>
                  <w:marBottom w:val="0"/>
                  <w:divBdr>
                    <w:top w:val="none" w:sz="0" w:space="0" w:color="auto"/>
                    <w:left w:val="none" w:sz="0" w:space="0" w:color="auto"/>
                    <w:bottom w:val="none" w:sz="0" w:space="0" w:color="auto"/>
                    <w:right w:val="none" w:sz="0" w:space="0" w:color="auto"/>
                  </w:divBdr>
                </w:div>
                <w:div w:id="1500073778">
                  <w:marLeft w:val="0"/>
                  <w:marRight w:val="0"/>
                  <w:marTop w:val="0"/>
                  <w:marBottom w:val="0"/>
                  <w:divBdr>
                    <w:top w:val="none" w:sz="0" w:space="0" w:color="auto"/>
                    <w:left w:val="none" w:sz="0" w:space="0" w:color="auto"/>
                    <w:bottom w:val="none" w:sz="0" w:space="0" w:color="auto"/>
                    <w:right w:val="none" w:sz="0" w:space="0" w:color="auto"/>
                  </w:divBdr>
                </w:div>
                <w:div w:id="1500467168">
                  <w:marLeft w:val="0"/>
                  <w:marRight w:val="0"/>
                  <w:marTop w:val="0"/>
                  <w:marBottom w:val="0"/>
                  <w:divBdr>
                    <w:top w:val="none" w:sz="0" w:space="0" w:color="auto"/>
                    <w:left w:val="none" w:sz="0" w:space="0" w:color="auto"/>
                    <w:bottom w:val="none" w:sz="0" w:space="0" w:color="auto"/>
                    <w:right w:val="none" w:sz="0" w:space="0" w:color="auto"/>
                  </w:divBdr>
                </w:div>
                <w:div w:id="1503861147">
                  <w:marLeft w:val="0"/>
                  <w:marRight w:val="0"/>
                  <w:marTop w:val="0"/>
                  <w:marBottom w:val="0"/>
                  <w:divBdr>
                    <w:top w:val="none" w:sz="0" w:space="0" w:color="auto"/>
                    <w:left w:val="none" w:sz="0" w:space="0" w:color="auto"/>
                    <w:bottom w:val="none" w:sz="0" w:space="0" w:color="auto"/>
                    <w:right w:val="none" w:sz="0" w:space="0" w:color="auto"/>
                  </w:divBdr>
                </w:div>
                <w:div w:id="1508911046">
                  <w:marLeft w:val="0"/>
                  <w:marRight w:val="0"/>
                  <w:marTop w:val="0"/>
                  <w:marBottom w:val="0"/>
                  <w:divBdr>
                    <w:top w:val="none" w:sz="0" w:space="0" w:color="auto"/>
                    <w:left w:val="none" w:sz="0" w:space="0" w:color="auto"/>
                    <w:bottom w:val="none" w:sz="0" w:space="0" w:color="auto"/>
                    <w:right w:val="none" w:sz="0" w:space="0" w:color="auto"/>
                  </w:divBdr>
                </w:div>
                <w:div w:id="1512064336">
                  <w:marLeft w:val="0"/>
                  <w:marRight w:val="0"/>
                  <w:marTop w:val="0"/>
                  <w:marBottom w:val="0"/>
                  <w:divBdr>
                    <w:top w:val="none" w:sz="0" w:space="0" w:color="auto"/>
                    <w:left w:val="none" w:sz="0" w:space="0" w:color="auto"/>
                    <w:bottom w:val="none" w:sz="0" w:space="0" w:color="auto"/>
                    <w:right w:val="none" w:sz="0" w:space="0" w:color="auto"/>
                  </w:divBdr>
                </w:div>
                <w:div w:id="1517188800">
                  <w:marLeft w:val="0"/>
                  <w:marRight w:val="0"/>
                  <w:marTop w:val="0"/>
                  <w:marBottom w:val="0"/>
                  <w:divBdr>
                    <w:top w:val="none" w:sz="0" w:space="0" w:color="auto"/>
                    <w:left w:val="none" w:sz="0" w:space="0" w:color="auto"/>
                    <w:bottom w:val="none" w:sz="0" w:space="0" w:color="auto"/>
                    <w:right w:val="none" w:sz="0" w:space="0" w:color="auto"/>
                  </w:divBdr>
                </w:div>
                <w:div w:id="1518233144">
                  <w:marLeft w:val="0"/>
                  <w:marRight w:val="0"/>
                  <w:marTop w:val="0"/>
                  <w:marBottom w:val="0"/>
                  <w:divBdr>
                    <w:top w:val="none" w:sz="0" w:space="0" w:color="auto"/>
                    <w:left w:val="none" w:sz="0" w:space="0" w:color="auto"/>
                    <w:bottom w:val="none" w:sz="0" w:space="0" w:color="auto"/>
                    <w:right w:val="none" w:sz="0" w:space="0" w:color="auto"/>
                  </w:divBdr>
                </w:div>
                <w:div w:id="1520702837">
                  <w:marLeft w:val="0"/>
                  <w:marRight w:val="0"/>
                  <w:marTop w:val="0"/>
                  <w:marBottom w:val="0"/>
                  <w:divBdr>
                    <w:top w:val="none" w:sz="0" w:space="0" w:color="auto"/>
                    <w:left w:val="none" w:sz="0" w:space="0" w:color="auto"/>
                    <w:bottom w:val="none" w:sz="0" w:space="0" w:color="auto"/>
                    <w:right w:val="none" w:sz="0" w:space="0" w:color="auto"/>
                  </w:divBdr>
                </w:div>
                <w:div w:id="1523468143">
                  <w:marLeft w:val="0"/>
                  <w:marRight w:val="0"/>
                  <w:marTop w:val="0"/>
                  <w:marBottom w:val="0"/>
                  <w:divBdr>
                    <w:top w:val="none" w:sz="0" w:space="0" w:color="auto"/>
                    <w:left w:val="none" w:sz="0" w:space="0" w:color="auto"/>
                    <w:bottom w:val="none" w:sz="0" w:space="0" w:color="auto"/>
                    <w:right w:val="none" w:sz="0" w:space="0" w:color="auto"/>
                  </w:divBdr>
                </w:div>
                <w:div w:id="1523981458">
                  <w:marLeft w:val="0"/>
                  <w:marRight w:val="0"/>
                  <w:marTop w:val="0"/>
                  <w:marBottom w:val="0"/>
                  <w:divBdr>
                    <w:top w:val="none" w:sz="0" w:space="0" w:color="auto"/>
                    <w:left w:val="none" w:sz="0" w:space="0" w:color="auto"/>
                    <w:bottom w:val="none" w:sz="0" w:space="0" w:color="auto"/>
                    <w:right w:val="none" w:sz="0" w:space="0" w:color="auto"/>
                  </w:divBdr>
                </w:div>
                <w:div w:id="1524786946">
                  <w:marLeft w:val="0"/>
                  <w:marRight w:val="0"/>
                  <w:marTop w:val="0"/>
                  <w:marBottom w:val="0"/>
                  <w:divBdr>
                    <w:top w:val="none" w:sz="0" w:space="0" w:color="auto"/>
                    <w:left w:val="none" w:sz="0" w:space="0" w:color="auto"/>
                    <w:bottom w:val="none" w:sz="0" w:space="0" w:color="auto"/>
                    <w:right w:val="none" w:sz="0" w:space="0" w:color="auto"/>
                  </w:divBdr>
                </w:div>
                <w:div w:id="1528062300">
                  <w:marLeft w:val="0"/>
                  <w:marRight w:val="0"/>
                  <w:marTop w:val="0"/>
                  <w:marBottom w:val="0"/>
                  <w:divBdr>
                    <w:top w:val="none" w:sz="0" w:space="0" w:color="auto"/>
                    <w:left w:val="none" w:sz="0" w:space="0" w:color="auto"/>
                    <w:bottom w:val="none" w:sz="0" w:space="0" w:color="auto"/>
                    <w:right w:val="none" w:sz="0" w:space="0" w:color="auto"/>
                  </w:divBdr>
                </w:div>
                <w:div w:id="1531839092">
                  <w:marLeft w:val="0"/>
                  <w:marRight w:val="0"/>
                  <w:marTop w:val="0"/>
                  <w:marBottom w:val="0"/>
                  <w:divBdr>
                    <w:top w:val="none" w:sz="0" w:space="0" w:color="auto"/>
                    <w:left w:val="none" w:sz="0" w:space="0" w:color="auto"/>
                    <w:bottom w:val="none" w:sz="0" w:space="0" w:color="auto"/>
                    <w:right w:val="none" w:sz="0" w:space="0" w:color="auto"/>
                  </w:divBdr>
                </w:div>
                <w:div w:id="1532911423">
                  <w:marLeft w:val="0"/>
                  <w:marRight w:val="0"/>
                  <w:marTop w:val="0"/>
                  <w:marBottom w:val="0"/>
                  <w:divBdr>
                    <w:top w:val="none" w:sz="0" w:space="0" w:color="auto"/>
                    <w:left w:val="none" w:sz="0" w:space="0" w:color="auto"/>
                    <w:bottom w:val="none" w:sz="0" w:space="0" w:color="auto"/>
                    <w:right w:val="none" w:sz="0" w:space="0" w:color="auto"/>
                  </w:divBdr>
                </w:div>
                <w:div w:id="1533765122">
                  <w:marLeft w:val="0"/>
                  <w:marRight w:val="0"/>
                  <w:marTop w:val="0"/>
                  <w:marBottom w:val="0"/>
                  <w:divBdr>
                    <w:top w:val="none" w:sz="0" w:space="0" w:color="auto"/>
                    <w:left w:val="none" w:sz="0" w:space="0" w:color="auto"/>
                    <w:bottom w:val="none" w:sz="0" w:space="0" w:color="auto"/>
                    <w:right w:val="none" w:sz="0" w:space="0" w:color="auto"/>
                  </w:divBdr>
                </w:div>
                <w:div w:id="1535852488">
                  <w:marLeft w:val="0"/>
                  <w:marRight w:val="0"/>
                  <w:marTop w:val="0"/>
                  <w:marBottom w:val="0"/>
                  <w:divBdr>
                    <w:top w:val="none" w:sz="0" w:space="0" w:color="auto"/>
                    <w:left w:val="none" w:sz="0" w:space="0" w:color="auto"/>
                    <w:bottom w:val="none" w:sz="0" w:space="0" w:color="auto"/>
                    <w:right w:val="none" w:sz="0" w:space="0" w:color="auto"/>
                  </w:divBdr>
                </w:div>
                <w:div w:id="1538271404">
                  <w:marLeft w:val="0"/>
                  <w:marRight w:val="0"/>
                  <w:marTop w:val="0"/>
                  <w:marBottom w:val="0"/>
                  <w:divBdr>
                    <w:top w:val="none" w:sz="0" w:space="0" w:color="auto"/>
                    <w:left w:val="none" w:sz="0" w:space="0" w:color="auto"/>
                    <w:bottom w:val="none" w:sz="0" w:space="0" w:color="auto"/>
                    <w:right w:val="none" w:sz="0" w:space="0" w:color="auto"/>
                  </w:divBdr>
                </w:div>
                <w:div w:id="1539928029">
                  <w:marLeft w:val="0"/>
                  <w:marRight w:val="0"/>
                  <w:marTop w:val="0"/>
                  <w:marBottom w:val="0"/>
                  <w:divBdr>
                    <w:top w:val="none" w:sz="0" w:space="0" w:color="auto"/>
                    <w:left w:val="none" w:sz="0" w:space="0" w:color="auto"/>
                    <w:bottom w:val="none" w:sz="0" w:space="0" w:color="auto"/>
                    <w:right w:val="none" w:sz="0" w:space="0" w:color="auto"/>
                  </w:divBdr>
                </w:div>
                <w:div w:id="1540360934">
                  <w:marLeft w:val="0"/>
                  <w:marRight w:val="0"/>
                  <w:marTop w:val="0"/>
                  <w:marBottom w:val="0"/>
                  <w:divBdr>
                    <w:top w:val="none" w:sz="0" w:space="0" w:color="auto"/>
                    <w:left w:val="none" w:sz="0" w:space="0" w:color="auto"/>
                    <w:bottom w:val="none" w:sz="0" w:space="0" w:color="auto"/>
                    <w:right w:val="none" w:sz="0" w:space="0" w:color="auto"/>
                  </w:divBdr>
                </w:div>
                <w:div w:id="1540777638">
                  <w:marLeft w:val="0"/>
                  <w:marRight w:val="0"/>
                  <w:marTop w:val="0"/>
                  <w:marBottom w:val="0"/>
                  <w:divBdr>
                    <w:top w:val="none" w:sz="0" w:space="0" w:color="auto"/>
                    <w:left w:val="none" w:sz="0" w:space="0" w:color="auto"/>
                    <w:bottom w:val="none" w:sz="0" w:space="0" w:color="auto"/>
                    <w:right w:val="none" w:sz="0" w:space="0" w:color="auto"/>
                  </w:divBdr>
                </w:div>
                <w:div w:id="1542863144">
                  <w:marLeft w:val="0"/>
                  <w:marRight w:val="0"/>
                  <w:marTop w:val="0"/>
                  <w:marBottom w:val="0"/>
                  <w:divBdr>
                    <w:top w:val="none" w:sz="0" w:space="0" w:color="auto"/>
                    <w:left w:val="none" w:sz="0" w:space="0" w:color="auto"/>
                    <w:bottom w:val="none" w:sz="0" w:space="0" w:color="auto"/>
                    <w:right w:val="none" w:sz="0" w:space="0" w:color="auto"/>
                  </w:divBdr>
                </w:div>
                <w:div w:id="1543470951">
                  <w:marLeft w:val="0"/>
                  <w:marRight w:val="0"/>
                  <w:marTop w:val="0"/>
                  <w:marBottom w:val="0"/>
                  <w:divBdr>
                    <w:top w:val="none" w:sz="0" w:space="0" w:color="auto"/>
                    <w:left w:val="none" w:sz="0" w:space="0" w:color="auto"/>
                    <w:bottom w:val="none" w:sz="0" w:space="0" w:color="auto"/>
                    <w:right w:val="none" w:sz="0" w:space="0" w:color="auto"/>
                  </w:divBdr>
                </w:div>
                <w:div w:id="1544976393">
                  <w:marLeft w:val="0"/>
                  <w:marRight w:val="0"/>
                  <w:marTop w:val="0"/>
                  <w:marBottom w:val="0"/>
                  <w:divBdr>
                    <w:top w:val="none" w:sz="0" w:space="0" w:color="auto"/>
                    <w:left w:val="none" w:sz="0" w:space="0" w:color="auto"/>
                    <w:bottom w:val="none" w:sz="0" w:space="0" w:color="auto"/>
                    <w:right w:val="none" w:sz="0" w:space="0" w:color="auto"/>
                  </w:divBdr>
                </w:div>
                <w:div w:id="1549105336">
                  <w:marLeft w:val="0"/>
                  <w:marRight w:val="0"/>
                  <w:marTop w:val="0"/>
                  <w:marBottom w:val="0"/>
                  <w:divBdr>
                    <w:top w:val="none" w:sz="0" w:space="0" w:color="auto"/>
                    <w:left w:val="none" w:sz="0" w:space="0" w:color="auto"/>
                    <w:bottom w:val="none" w:sz="0" w:space="0" w:color="auto"/>
                    <w:right w:val="none" w:sz="0" w:space="0" w:color="auto"/>
                  </w:divBdr>
                </w:div>
                <w:div w:id="1549292819">
                  <w:marLeft w:val="0"/>
                  <w:marRight w:val="0"/>
                  <w:marTop w:val="0"/>
                  <w:marBottom w:val="0"/>
                  <w:divBdr>
                    <w:top w:val="none" w:sz="0" w:space="0" w:color="auto"/>
                    <w:left w:val="none" w:sz="0" w:space="0" w:color="auto"/>
                    <w:bottom w:val="none" w:sz="0" w:space="0" w:color="auto"/>
                    <w:right w:val="none" w:sz="0" w:space="0" w:color="auto"/>
                  </w:divBdr>
                </w:div>
                <w:div w:id="1550458374">
                  <w:marLeft w:val="0"/>
                  <w:marRight w:val="0"/>
                  <w:marTop w:val="0"/>
                  <w:marBottom w:val="0"/>
                  <w:divBdr>
                    <w:top w:val="none" w:sz="0" w:space="0" w:color="auto"/>
                    <w:left w:val="none" w:sz="0" w:space="0" w:color="auto"/>
                    <w:bottom w:val="none" w:sz="0" w:space="0" w:color="auto"/>
                    <w:right w:val="none" w:sz="0" w:space="0" w:color="auto"/>
                  </w:divBdr>
                </w:div>
                <w:div w:id="1554535438">
                  <w:marLeft w:val="0"/>
                  <w:marRight w:val="0"/>
                  <w:marTop w:val="0"/>
                  <w:marBottom w:val="0"/>
                  <w:divBdr>
                    <w:top w:val="none" w:sz="0" w:space="0" w:color="auto"/>
                    <w:left w:val="none" w:sz="0" w:space="0" w:color="auto"/>
                    <w:bottom w:val="none" w:sz="0" w:space="0" w:color="auto"/>
                    <w:right w:val="none" w:sz="0" w:space="0" w:color="auto"/>
                  </w:divBdr>
                </w:div>
                <w:div w:id="1555892986">
                  <w:marLeft w:val="0"/>
                  <w:marRight w:val="0"/>
                  <w:marTop w:val="0"/>
                  <w:marBottom w:val="0"/>
                  <w:divBdr>
                    <w:top w:val="none" w:sz="0" w:space="0" w:color="auto"/>
                    <w:left w:val="none" w:sz="0" w:space="0" w:color="auto"/>
                    <w:bottom w:val="none" w:sz="0" w:space="0" w:color="auto"/>
                    <w:right w:val="none" w:sz="0" w:space="0" w:color="auto"/>
                  </w:divBdr>
                </w:div>
                <w:div w:id="1557936273">
                  <w:marLeft w:val="0"/>
                  <w:marRight w:val="0"/>
                  <w:marTop w:val="0"/>
                  <w:marBottom w:val="0"/>
                  <w:divBdr>
                    <w:top w:val="none" w:sz="0" w:space="0" w:color="auto"/>
                    <w:left w:val="none" w:sz="0" w:space="0" w:color="auto"/>
                    <w:bottom w:val="none" w:sz="0" w:space="0" w:color="auto"/>
                    <w:right w:val="none" w:sz="0" w:space="0" w:color="auto"/>
                  </w:divBdr>
                </w:div>
                <w:div w:id="1566601108">
                  <w:marLeft w:val="0"/>
                  <w:marRight w:val="0"/>
                  <w:marTop w:val="0"/>
                  <w:marBottom w:val="0"/>
                  <w:divBdr>
                    <w:top w:val="none" w:sz="0" w:space="0" w:color="auto"/>
                    <w:left w:val="none" w:sz="0" w:space="0" w:color="auto"/>
                    <w:bottom w:val="none" w:sz="0" w:space="0" w:color="auto"/>
                    <w:right w:val="none" w:sz="0" w:space="0" w:color="auto"/>
                  </w:divBdr>
                </w:div>
                <w:div w:id="1573344968">
                  <w:marLeft w:val="0"/>
                  <w:marRight w:val="0"/>
                  <w:marTop w:val="0"/>
                  <w:marBottom w:val="0"/>
                  <w:divBdr>
                    <w:top w:val="none" w:sz="0" w:space="0" w:color="auto"/>
                    <w:left w:val="none" w:sz="0" w:space="0" w:color="auto"/>
                    <w:bottom w:val="none" w:sz="0" w:space="0" w:color="auto"/>
                    <w:right w:val="none" w:sz="0" w:space="0" w:color="auto"/>
                  </w:divBdr>
                </w:div>
                <w:div w:id="1573933545">
                  <w:marLeft w:val="0"/>
                  <w:marRight w:val="0"/>
                  <w:marTop w:val="0"/>
                  <w:marBottom w:val="0"/>
                  <w:divBdr>
                    <w:top w:val="none" w:sz="0" w:space="0" w:color="auto"/>
                    <w:left w:val="none" w:sz="0" w:space="0" w:color="auto"/>
                    <w:bottom w:val="none" w:sz="0" w:space="0" w:color="auto"/>
                    <w:right w:val="none" w:sz="0" w:space="0" w:color="auto"/>
                  </w:divBdr>
                </w:div>
                <w:div w:id="1574927050">
                  <w:marLeft w:val="0"/>
                  <w:marRight w:val="0"/>
                  <w:marTop w:val="0"/>
                  <w:marBottom w:val="0"/>
                  <w:divBdr>
                    <w:top w:val="none" w:sz="0" w:space="0" w:color="auto"/>
                    <w:left w:val="none" w:sz="0" w:space="0" w:color="auto"/>
                    <w:bottom w:val="none" w:sz="0" w:space="0" w:color="auto"/>
                    <w:right w:val="none" w:sz="0" w:space="0" w:color="auto"/>
                  </w:divBdr>
                </w:div>
                <w:div w:id="1576554611">
                  <w:marLeft w:val="0"/>
                  <w:marRight w:val="0"/>
                  <w:marTop w:val="0"/>
                  <w:marBottom w:val="0"/>
                  <w:divBdr>
                    <w:top w:val="none" w:sz="0" w:space="0" w:color="auto"/>
                    <w:left w:val="none" w:sz="0" w:space="0" w:color="auto"/>
                    <w:bottom w:val="none" w:sz="0" w:space="0" w:color="auto"/>
                    <w:right w:val="none" w:sz="0" w:space="0" w:color="auto"/>
                  </w:divBdr>
                </w:div>
                <w:div w:id="1578174921">
                  <w:marLeft w:val="0"/>
                  <w:marRight w:val="0"/>
                  <w:marTop w:val="0"/>
                  <w:marBottom w:val="0"/>
                  <w:divBdr>
                    <w:top w:val="none" w:sz="0" w:space="0" w:color="auto"/>
                    <w:left w:val="none" w:sz="0" w:space="0" w:color="auto"/>
                    <w:bottom w:val="none" w:sz="0" w:space="0" w:color="auto"/>
                    <w:right w:val="none" w:sz="0" w:space="0" w:color="auto"/>
                  </w:divBdr>
                </w:div>
                <w:div w:id="1581138777">
                  <w:marLeft w:val="0"/>
                  <w:marRight w:val="0"/>
                  <w:marTop w:val="0"/>
                  <w:marBottom w:val="0"/>
                  <w:divBdr>
                    <w:top w:val="none" w:sz="0" w:space="0" w:color="auto"/>
                    <w:left w:val="none" w:sz="0" w:space="0" w:color="auto"/>
                    <w:bottom w:val="none" w:sz="0" w:space="0" w:color="auto"/>
                    <w:right w:val="none" w:sz="0" w:space="0" w:color="auto"/>
                  </w:divBdr>
                </w:div>
                <w:div w:id="1581528112">
                  <w:marLeft w:val="0"/>
                  <w:marRight w:val="0"/>
                  <w:marTop w:val="0"/>
                  <w:marBottom w:val="0"/>
                  <w:divBdr>
                    <w:top w:val="none" w:sz="0" w:space="0" w:color="auto"/>
                    <w:left w:val="none" w:sz="0" w:space="0" w:color="auto"/>
                    <w:bottom w:val="none" w:sz="0" w:space="0" w:color="auto"/>
                    <w:right w:val="none" w:sz="0" w:space="0" w:color="auto"/>
                  </w:divBdr>
                </w:div>
                <w:div w:id="1584023207">
                  <w:marLeft w:val="0"/>
                  <w:marRight w:val="0"/>
                  <w:marTop w:val="0"/>
                  <w:marBottom w:val="0"/>
                  <w:divBdr>
                    <w:top w:val="none" w:sz="0" w:space="0" w:color="auto"/>
                    <w:left w:val="none" w:sz="0" w:space="0" w:color="auto"/>
                    <w:bottom w:val="none" w:sz="0" w:space="0" w:color="auto"/>
                    <w:right w:val="none" w:sz="0" w:space="0" w:color="auto"/>
                  </w:divBdr>
                </w:div>
                <w:div w:id="1584609999">
                  <w:marLeft w:val="0"/>
                  <w:marRight w:val="0"/>
                  <w:marTop w:val="0"/>
                  <w:marBottom w:val="0"/>
                  <w:divBdr>
                    <w:top w:val="none" w:sz="0" w:space="0" w:color="auto"/>
                    <w:left w:val="none" w:sz="0" w:space="0" w:color="auto"/>
                    <w:bottom w:val="none" w:sz="0" w:space="0" w:color="auto"/>
                    <w:right w:val="none" w:sz="0" w:space="0" w:color="auto"/>
                  </w:divBdr>
                </w:div>
                <w:div w:id="1585842495">
                  <w:marLeft w:val="0"/>
                  <w:marRight w:val="0"/>
                  <w:marTop w:val="0"/>
                  <w:marBottom w:val="0"/>
                  <w:divBdr>
                    <w:top w:val="none" w:sz="0" w:space="0" w:color="auto"/>
                    <w:left w:val="none" w:sz="0" w:space="0" w:color="auto"/>
                    <w:bottom w:val="none" w:sz="0" w:space="0" w:color="auto"/>
                    <w:right w:val="none" w:sz="0" w:space="0" w:color="auto"/>
                  </w:divBdr>
                </w:div>
                <w:div w:id="1587762027">
                  <w:marLeft w:val="0"/>
                  <w:marRight w:val="0"/>
                  <w:marTop w:val="0"/>
                  <w:marBottom w:val="0"/>
                  <w:divBdr>
                    <w:top w:val="none" w:sz="0" w:space="0" w:color="auto"/>
                    <w:left w:val="none" w:sz="0" w:space="0" w:color="auto"/>
                    <w:bottom w:val="none" w:sz="0" w:space="0" w:color="auto"/>
                    <w:right w:val="none" w:sz="0" w:space="0" w:color="auto"/>
                  </w:divBdr>
                </w:div>
                <w:div w:id="1588003043">
                  <w:marLeft w:val="0"/>
                  <w:marRight w:val="0"/>
                  <w:marTop w:val="0"/>
                  <w:marBottom w:val="0"/>
                  <w:divBdr>
                    <w:top w:val="none" w:sz="0" w:space="0" w:color="auto"/>
                    <w:left w:val="none" w:sz="0" w:space="0" w:color="auto"/>
                    <w:bottom w:val="none" w:sz="0" w:space="0" w:color="auto"/>
                    <w:right w:val="none" w:sz="0" w:space="0" w:color="auto"/>
                  </w:divBdr>
                </w:div>
                <w:div w:id="1589314906">
                  <w:marLeft w:val="0"/>
                  <w:marRight w:val="0"/>
                  <w:marTop w:val="0"/>
                  <w:marBottom w:val="0"/>
                  <w:divBdr>
                    <w:top w:val="none" w:sz="0" w:space="0" w:color="auto"/>
                    <w:left w:val="none" w:sz="0" w:space="0" w:color="auto"/>
                    <w:bottom w:val="none" w:sz="0" w:space="0" w:color="auto"/>
                    <w:right w:val="none" w:sz="0" w:space="0" w:color="auto"/>
                  </w:divBdr>
                </w:div>
                <w:div w:id="1590236341">
                  <w:marLeft w:val="0"/>
                  <w:marRight w:val="0"/>
                  <w:marTop w:val="0"/>
                  <w:marBottom w:val="0"/>
                  <w:divBdr>
                    <w:top w:val="none" w:sz="0" w:space="0" w:color="auto"/>
                    <w:left w:val="none" w:sz="0" w:space="0" w:color="auto"/>
                    <w:bottom w:val="none" w:sz="0" w:space="0" w:color="auto"/>
                    <w:right w:val="none" w:sz="0" w:space="0" w:color="auto"/>
                  </w:divBdr>
                </w:div>
                <w:div w:id="1592011564">
                  <w:marLeft w:val="0"/>
                  <w:marRight w:val="0"/>
                  <w:marTop w:val="0"/>
                  <w:marBottom w:val="0"/>
                  <w:divBdr>
                    <w:top w:val="none" w:sz="0" w:space="0" w:color="auto"/>
                    <w:left w:val="none" w:sz="0" w:space="0" w:color="auto"/>
                    <w:bottom w:val="none" w:sz="0" w:space="0" w:color="auto"/>
                    <w:right w:val="none" w:sz="0" w:space="0" w:color="auto"/>
                  </w:divBdr>
                </w:div>
                <w:div w:id="1593509785">
                  <w:marLeft w:val="0"/>
                  <w:marRight w:val="0"/>
                  <w:marTop w:val="0"/>
                  <w:marBottom w:val="0"/>
                  <w:divBdr>
                    <w:top w:val="none" w:sz="0" w:space="0" w:color="auto"/>
                    <w:left w:val="none" w:sz="0" w:space="0" w:color="auto"/>
                    <w:bottom w:val="none" w:sz="0" w:space="0" w:color="auto"/>
                    <w:right w:val="none" w:sz="0" w:space="0" w:color="auto"/>
                  </w:divBdr>
                </w:div>
                <w:div w:id="1594122169">
                  <w:marLeft w:val="0"/>
                  <w:marRight w:val="0"/>
                  <w:marTop w:val="0"/>
                  <w:marBottom w:val="0"/>
                  <w:divBdr>
                    <w:top w:val="none" w:sz="0" w:space="0" w:color="auto"/>
                    <w:left w:val="none" w:sz="0" w:space="0" w:color="auto"/>
                    <w:bottom w:val="none" w:sz="0" w:space="0" w:color="auto"/>
                    <w:right w:val="none" w:sz="0" w:space="0" w:color="auto"/>
                  </w:divBdr>
                </w:div>
                <w:div w:id="1595162304">
                  <w:marLeft w:val="0"/>
                  <w:marRight w:val="0"/>
                  <w:marTop w:val="0"/>
                  <w:marBottom w:val="0"/>
                  <w:divBdr>
                    <w:top w:val="none" w:sz="0" w:space="0" w:color="auto"/>
                    <w:left w:val="none" w:sz="0" w:space="0" w:color="auto"/>
                    <w:bottom w:val="none" w:sz="0" w:space="0" w:color="auto"/>
                    <w:right w:val="none" w:sz="0" w:space="0" w:color="auto"/>
                  </w:divBdr>
                </w:div>
                <w:div w:id="1595238022">
                  <w:marLeft w:val="0"/>
                  <w:marRight w:val="0"/>
                  <w:marTop w:val="0"/>
                  <w:marBottom w:val="0"/>
                  <w:divBdr>
                    <w:top w:val="none" w:sz="0" w:space="0" w:color="auto"/>
                    <w:left w:val="none" w:sz="0" w:space="0" w:color="auto"/>
                    <w:bottom w:val="none" w:sz="0" w:space="0" w:color="auto"/>
                    <w:right w:val="none" w:sz="0" w:space="0" w:color="auto"/>
                  </w:divBdr>
                </w:div>
                <w:div w:id="1595241603">
                  <w:marLeft w:val="0"/>
                  <w:marRight w:val="0"/>
                  <w:marTop w:val="0"/>
                  <w:marBottom w:val="0"/>
                  <w:divBdr>
                    <w:top w:val="none" w:sz="0" w:space="0" w:color="auto"/>
                    <w:left w:val="none" w:sz="0" w:space="0" w:color="auto"/>
                    <w:bottom w:val="none" w:sz="0" w:space="0" w:color="auto"/>
                    <w:right w:val="none" w:sz="0" w:space="0" w:color="auto"/>
                  </w:divBdr>
                </w:div>
                <w:div w:id="1596093876">
                  <w:marLeft w:val="0"/>
                  <w:marRight w:val="0"/>
                  <w:marTop w:val="0"/>
                  <w:marBottom w:val="0"/>
                  <w:divBdr>
                    <w:top w:val="none" w:sz="0" w:space="0" w:color="auto"/>
                    <w:left w:val="none" w:sz="0" w:space="0" w:color="auto"/>
                    <w:bottom w:val="none" w:sz="0" w:space="0" w:color="auto"/>
                    <w:right w:val="none" w:sz="0" w:space="0" w:color="auto"/>
                  </w:divBdr>
                </w:div>
                <w:div w:id="1596135099">
                  <w:marLeft w:val="0"/>
                  <w:marRight w:val="0"/>
                  <w:marTop w:val="0"/>
                  <w:marBottom w:val="0"/>
                  <w:divBdr>
                    <w:top w:val="none" w:sz="0" w:space="0" w:color="auto"/>
                    <w:left w:val="none" w:sz="0" w:space="0" w:color="auto"/>
                    <w:bottom w:val="none" w:sz="0" w:space="0" w:color="auto"/>
                    <w:right w:val="none" w:sz="0" w:space="0" w:color="auto"/>
                  </w:divBdr>
                </w:div>
                <w:div w:id="1597245364">
                  <w:marLeft w:val="0"/>
                  <w:marRight w:val="0"/>
                  <w:marTop w:val="0"/>
                  <w:marBottom w:val="0"/>
                  <w:divBdr>
                    <w:top w:val="none" w:sz="0" w:space="0" w:color="auto"/>
                    <w:left w:val="none" w:sz="0" w:space="0" w:color="auto"/>
                    <w:bottom w:val="none" w:sz="0" w:space="0" w:color="auto"/>
                    <w:right w:val="none" w:sz="0" w:space="0" w:color="auto"/>
                  </w:divBdr>
                </w:div>
                <w:div w:id="1598246569">
                  <w:marLeft w:val="0"/>
                  <w:marRight w:val="0"/>
                  <w:marTop w:val="0"/>
                  <w:marBottom w:val="0"/>
                  <w:divBdr>
                    <w:top w:val="none" w:sz="0" w:space="0" w:color="auto"/>
                    <w:left w:val="none" w:sz="0" w:space="0" w:color="auto"/>
                    <w:bottom w:val="none" w:sz="0" w:space="0" w:color="auto"/>
                    <w:right w:val="none" w:sz="0" w:space="0" w:color="auto"/>
                  </w:divBdr>
                </w:div>
                <w:div w:id="1598827628">
                  <w:marLeft w:val="0"/>
                  <w:marRight w:val="0"/>
                  <w:marTop w:val="0"/>
                  <w:marBottom w:val="0"/>
                  <w:divBdr>
                    <w:top w:val="none" w:sz="0" w:space="0" w:color="auto"/>
                    <w:left w:val="none" w:sz="0" w:space="0" w:color="auto"/>
                    <w:bottom w:val="none" w:sz="0" w:space="0" w:color="auto"/>
                    <w:right w:val="none" w:sz="0" w:space="0" w:color="auto"/>
                  </w:divBdr>
                </w:div>
                <w:div w:id="1605109819">
                  <w:marLeft w:val="0"/>
                  <w:marRight w:val="0"/>
                  <w:marTop w:val="0"/>
                  <w:marBottom w:val="0"/>
                  <w:divBdr>
                    <w:top w:val="none" w:sz="0" w:space="0" w:color="auto"/>
                    <w:left w:val="none" w:sz="0" w:space="0" w:color="auto"/>
                    <w:bottom w:val="none" w:sz="0" w:space="0" w:color="auto"/>
                    <w:right w:val="none" w:sz="0" w:space="0" w:color="auto"/>
                  </w:divBdr>
                </w:div>
                <w:div w:id="1605965305">
                  <w:marLeft w:val="0"/>
                  <w:marRight w:val="0"/>
                  <w:marTop w:val="0"/>
                  <w:marBottom w:val="0"/>
                  <w:divBdr>
                    <w:top w:val="none" w:sz="0" w:space="0" w:color="auto"/>
                    <w:left w:val="none" w:sz="0" w:space="0" w:color="auto"/>
                    <w:bottom w:val="none" w:sz="0" w:space="0" w:color="auto"/>
                    <w:right w:val="none" w:sz="0" w:space="0" w:color="auto"/>
                  </w:divBdr>
                </w:div>
                <w:div w:id="1606841156">
                  <w:marLeft w:val="0"/>
                  <w:marRight w:val="0"/>
                  <w:marTop w:val="0"/>
                  <w:marBottom w:val="0"/>
                  <w:divBdr>
                    <w:top w:val="none" w:sz="0" w:space="0" w:color="auto"/>
                    <w:left w:val="none" w:sz="0" w:space="0" w:color="auto"/>
                    <w:bottom w:val="none" w:sz="0" w:space="0" w:color="auto"/>
                    <w:right w:val="none" w:sz="0" w:space="0" w:color="auto"/>
                  </w:divBdr>
                </w:div>
                <w:div w:id="1608350462">
                  <w:marLeft w:val="0"/>
                  <w:marRight w:val="0"/>
                  <w:marTop w:val="0"/>
                  <w:marBottom w:val="0"/>
                  <w:divBdr>
                    <w:top w:val="none" w:sz="0" w:space="0" w:color="auto"/>
                    <w:left w:val="none" w:sz="0" w:space="0" w:color="auto"/>
                    <w:bottom w:val="none" w:sz="0" w:space="0" w:color="auto"/>
                    <w:right w:val="none" w:sz="0" w:space="0" w:color="auto"/>
                  </w:divBdr>
                </w:div>
                <w:div w:id="1611278283">
                  <w:marLeft w:val="0"/>
                  <w:marRight w:val="0"/>
                  <w:marTop w:val="0"/>
                  <w:marBottom w:val="0"/>
                  <w:divBdr>
                    <w:top w:val="none" w:sz="0" w:space="0" w:color="auto"/>
                    <w:left w:val="none" w:sz="0" w:space="0" w:color="auto"/>
                    <w:bottom w:val="none" w:sz="0" w:space="0" w:color="auto"/>
                    <w:right w:val="none" w:sz="0" w:space="0" w:color="auto"/>
                  </w:divBdr>
                </w:div>
                <w:div w:id="1612855795">
                  <w:marLeft w:val="0"/>
                  <w:marRight w:val="0"/>
                  <w:marTop w:val="0"/>
                  <w:marBottom w:val="0"/>
                  <w:divBdr>
                    <w:top w:val="none" w:sz="0" w:space="0" w:color="auto"/>
                    <w:left w:val="none" w:sz="0" w:space="0" w:color="auto"/>
                    <w:bottom w:val="none" w:sz="0" w:space="0" w:color="auto"/>
                    <w:right w:val="none" w:sz="0" w:space="0" w:color="auto"/>
                  </w:divBdr>
                </w:div>
                <w:div w:id="1617516034">
                  <w:marLeft w:val="0"/>
                  <w:marRight w:val="0"/>
                  <w:marTop w:val="0"/>
                  <w:marBottom w:val="0"/>
                  <w:divBdr>
                    <w:top w:val="none" w:sz="0" w:space="0" w:color="auto"/>
                    <w:left w:val="none" w:sz="0" w:space="0" w:color="auto"/>
                    <w:bottom w:val="none" w:sz="0" w:space="0" w:color="auto"/>
                    <w:right w:val="none" w:sz="0" w:space="0" w:color="auto"/>
                  </w:divBdr>
                </w:div>
                <w:div w:id="1619949768">
                  <w:marLeft w:val="0"/>
                  <w:marRight w:val="0"/>
                  <w:marTop w:val="0"/>
                  <w:marBottom w:val="0"/>
                  <w:divBdr>
                    <w:top w:val="none" w:sz="0" w:space="0" w:color="auto"/>
                    <w:left w:val="none" w:sz="0" w:space="0" w:color="auto"/>
                    <w:bottom w:val="none" w:sz="0" w:space="0" w:color="auto"/>
                    <w:right w:val="none" w:sz="0" w:space="0" w:color="auto"/>
                  </w:divBdr>
                </w:div>
                <w:div w:id="1620143335">
                  <w:marLeft w:val="0"/>
                  <w:marRight w:val="0"/>
                  <w:marTop w:val="0"/>
                  <w:marBottom w:val="0"/>
                  <w:divBdr>
                    <w:top w:val="none" w:sz="0" w:space="0" w:color="auto"/>
                    <w:left w:val="none" w:sz="0" w:space="0" w:color="auto"/>
                    <w:bottom w:val="none" w:sz="0" w:space="0" w:color="auto"/>
                    <w:right w:val="none" w:sz="0" w:space="0" w:color="auto"/>
                  </w:divBdr>
                </w:div>
                <w:div w:id="1624386696">
                  <w:marLeft w:val="0"/>
                  <w:marRight w:val="0"/>
                  <w:marTop w:val="0"/>
                  <w:marBottom w:val="0"/>
                  <w:divBdr>
                    <w:top w:val="none" w:sz="0" w:space="0" w:color="auto"/>
                    <w:left w:val="none" w:sz="0" w:space="0" w:color="auto"/>
                    <w:bottom w:val="none" w:sz="0" w:space="0" w:color="auto"/>
                    <w:right w:val="none" w:sz="0" w:space="0" w:color="auto"/>
                  </w:divBdr>
                </w:div>
                <w:div w:id="1625303630">
                  <w:marLeft w:val="0"/>
                  <w:marRight w:val="0"/>
                  <w:marTop w:val="0"/>
                  <w:marBottom w:val="0"/>
                  <w:divBdr>
                    <w:top w:val="none" w:sz="0" w:space="0" w:color="auto"/>
                    <w:left w:val="none" w:sz="0" w:space="0" w:color="auto"/>
                    <w:bottom w:val="none" w:sz="0" w:space="0" w:color="auto"/>
                    <w:right w:val="none" w:sz="0" w:space="0" w:color="auto"/>
                  </w:divBdr>
                </w:div>
                <w:div w:id="1627076883">
                  <w:marLeft w:val="0"/>
                  <w:marRight w:val="0"/>
                  <w:marTop w:val="0"/>
                  <w:marBottom w:val="0"/>
                  <w:divBdr>
                    <w:top w:val="none" w:sz="0" w:space="0" w:color="auto"/>
                    <w:left w:val="none" w:sz="0" w:space="0" w:color="auto"/>
                    <w:bottom w:val="none" w:sz="0" w:space="0" w:color="auto"/>
                    <w:right w:val="none" w:sz="0" w:space="0" w:color="auto"/>
                  </w:divBdr>
                </w:div>
                <w:div w:id="1627934152">
                  <w:marLeft w:val="0"/>
                  <w:marRight w:val="0"/>
                  <w:marTop w:val="0"/>
                  <w:marBottom w:val="0"/>
                  <w:divBdr>
                    <w:top w:val="none" w:sz="0" w:space="0" w:color="auto"/>
                    <w:left w:val="none" w:sz="0" w:space="0" w:color="auto"/>
                    <w:bottom w:val="none" w:sz="0" w:space="0" w:color="auto"/>
                    <w:right w:val="none" w:sz="0" w:space="0" w:color="auto"/>
                  </w:divBdr>
                </w:div>
                <w:div w:id="1628007043">
                  <w:marLeft w:val="0"/>
                  <w:marRight w:val="0"/>
                  <w:marTop w:val="0"/>
                  <w:marBottom w:val="0"/>
                  <w:divBdr>
                    <w:top w:val="none" w:sz="0" w:space="0" w:color="auto"/>
                    <w:left w:val="none" w:sz="0" w:space="0" w:color="auto"/>
                    <w:bottom w:val="none" w:sz="0" w:space="0" w:color="auto"/>
                    <w:right w:val="none" w:sz="0" w:space="0" w:color="auto"/>
                  </w:divBdr>
                </w:div>
                <w:div w:id="1630359410">
                  <w:marLeft w:val="0"/>
                  <w:marRight w:val="0"/>
                  <w:marTop w:val="0"/>
                  <w:marBottom w:val="0"/>
                  <w:divBdr>
                    <w:top w:val="none" w:sz="0" w:space="0" w:color="auto"/>
                    <w:left w:val="none" w:sz="0" w:space="0" w:color="auto"/>
                    <w:bottom w:val="none" w:sz="0" w:space="0" w:color="auto"/>
                    <w:right w:val="none" w:sz="0" w:space="0" w:color="auto"/>
                  </w:divBdr>
                </w:div>
                <w:div w:id="1632401246">
                  <w:marLeft w:val="0"/>
                  <w:marRight w:val="0"/>
                  <w:marTop w:val="0"/>
                  <w:marBottom w:val="0"/>
                  <w:divBdr>
                    <w:top w:val="none" w:sz="0" w:space="0" w:color="auto"/>
                    <w:left w:val="none" w:sz="0" w:space="0" w:color="auto"/>
                    <w:bottom w:val="none" w:sz="0" w:space="0" w:color="auto"/>
                    <w:right w:val="none" w:sz="0" w:space="0" w:color="auto"/>
                  </w:divBdr>
                </w:div>
                <w:div w:id="1634170943">
                  <w:marLeft w:val="0"/>
                  <w:marRight w:val="0"/>
                  <w:marTop w:val="0"/>
                  <w:marBottom w:val="0"/>
                  <w:divBdr>
                    <w:top w:val="none" w:sz="0" w:space="0" w:color="auto"/>
                    <w:left w:val="none" w:sz="0" w:space="0" w:color="auto"/>
                    <w:bottom w:val="none" w:sz="0" w:space="0" w:color="auto"/>
                    <w:right w:val="none" w:sz="0" w:space="0" w:color="auto"/>
                  </w:divBdr>
                </w:div>
                <w:div w:id="1634676413">
                  <w:marLeft w:val="0"/>
                  <w:marRight w:val="0"/>
                  <w:marTop w:val="0"/>
                  <w:marBottom w:val="0"/>
                  <w:divBdr>
                    <w:top w:val="none" w:sz="0" w:space="0" w:color="auto"/>
                    <w:left w:val="none" w:sz="0" w:space="0" w:color="auto"/>
                    <w:bottom w:val="none" w:sz="0" w:space="0" w:color="auto"/>
                    <w:right w:val="none" w:sz="0" w:space="0" w:color="auto"/>
                  </w:divBdr>
                </w:div>
                <w:div w:id="1635863905">
                  <w:marLeft w:val="0"/>
                  <w:marRight w:val="0"/>
                  <w:marTop w:val="0"/>
                  <w:marBottom w:val="0"/>
                  <w:divBdr>
                    <w:top w:val="none" w:sz="0" w:space="0" w:color="auto"/>
                    <w:left w:val="none" w:sz="0" w:space="0" w:color="auto"/>
                    <w:bottom w:val="none" w:sz="0" w:space="0" w:color="auto"/>
                    <w:right w:val="none" w:sz="0" w:space="0" w:color="auto"/>
                  </w:divBdr>
                </w:div>
                <w:div w:id="1638028610">
                  <w:marLeft w:val="0"/>
                  <w:marRight w:val="0"/>
                  <w:marTop w:val="0"/>
                  <w:marBottom w:val="0"/>
                  <w:divBdr>
                    <w:top w:val="none" w:sz="0" w:space="0" w:color="auto"/>
                    <w:left w:val="none" w:sz="0" w:space="0" w:color="auto"/>
                    <w:bottom w:val="none" w:sz="0" w:space="0" w:color="auto"/>
                    <w:right w:val="none" w:sz="0" w:space="0" w:color="auto"/>
                  </w:divBdr>
                </w:div>
                <w:div w:id="1638490989">
                  <w:marLeft w:val="0"/>
                  <w:marRight w:val="0"/>
                  <w:marTop w:val="0"/>
                  <w:marBottom w:val="0"/>
                  <w:divBdr>
                    <w:top w:val="none" w:sz="0" w:space="0" w:color="auto"/>
                    <w:left w:val="none" w:sz="0" w:space="0" w:color="auto"/>
                    <w:bottom w:val="none" w:sz="0" w:space="0" w:color="auto"/>
                    <w:right w:val="none" w:sz="0" w:space="0" w:color="auto"/>
                  </w:divBdr>
                </w:div>
                <w:div w:id="1639452713">
                  <w:marLeft w:val="0"/>
                  <w:marRight w:val="0"/>
                  <w:marTop w:val="0"/>
                  <w:marBottom w:val="0"/>
                  <w:divBdr>
                    <w:top w:val="none" w:sz="0" w:space="0" w:color="auto"/>
                    <w:left w:val="none" w:sz="0" w:space="0" w:color="auto"/>
                    <w:bottom w:val="none" w:sz="0" w:space="0" w:color="auto"/>
                    <w:right w:val="none" w:sz="0" w:space="0" w:color="auto"/>
                  </w:divBdr>
                </w:div>
                <w:div w:id="1640378296">
                  <w:marLeft w:val="0"/>
                  <w:marRight w:val="0"/>
                  <w:marTop w:val="0"/>
                  <w:marBottom w:val="0"/>
                  <w:divBdr>
                    <w:top w:val="none" w:sz="0" w:space="0" w:color="auto"/>
                    <w:left w:val="none" w:sz="0" w:space="0" w:color="auto"/>
                    <w:bottom w:val="none" w:sz="0" w:space="0" w:color="auto"/>
                    <w:right w:val="none" w:sz="0" w:space="0" w:color="auto"/>
                  </w:divBdr>
                </w:div>
                <w:div w:id="1641766196">
                  <w:marLeft w:val="0"/>
                  <w:marRight w:val="0"/>
                  <w:marTop w:val="0"/>
                  <w:marBottom w:val="0"/>
                  <w:divBdr>
                    <w:top w:val="none" w:sz="0" w:space="0" w:color="auto"/>
                    <w:left w:val="none" w:sz="0" w:space="0" w:color="auto"/>
                    <w:bottom w:val="none" w:sz="0" w:space="0" w:color="auto"/>
                    <w:right w:val="none" w:sz="0" w:space="0" w:color="auto"/>
                  </w:divBdr>
                </w:div>
                <w:div w:id="1642343182">
                  <w:marLeft w:val="0"/>
                  <w:marRight w:val="0"/>
                  <w:marTop w:val="0"/>
                  <w:marBottom w:val="0"/>
                  <w:divBdr>
                    <w:top w:val="none" w:sz="0" w:space="0" w:color="auto"/>
                    <w:left w:val="none" w:sz="0" w:space="0" w:color="auto"/>
                    <w:bottom w:val="none" w:sz="0" w:space="0" w:color="auto"/>
                    <w:right w:val="none" w:sz="0" w:space="0" w:color="auto"/>
                  </w:divBdr>
                </w:div>
                <w:div w:id="1643347654">
                  <w:marLeft w:val="0"/>
                  <w:marRight w:val="0"/>
                  <w:marTop w:val="0"/>
                  <w:marBottom w:val="0"/>
                  <w:divBdr>
                    <w:top w:val="none" w:sz="0" w:space="0" w:color="auto"/>
                    <w:left w:val="none" w:sz="0" w:space="0" w:color="auto"/>
                    <w:bottom w:val="none" w:sz="0" w:space="0" w:color="auto"/>
                    <w:right w:val="none" w:sz="0" w:space="0" w:color="auto"/>
                  </w:divBdr>
                </w:div>
                <w:div w:id="1647390069">
                  <w:marLeft w:val="0"/>
                  <w:marRight w:val="0"/>
                  <w:marTop w:val="0"/>
                  <w:marBottom w:val="0"/>
                  <w:divBdr>
                    <w:top w:val="none" w:sz="0" w:space="0" w:color="auto"/>
                    <w:left w:val="none" w:sz="0" w:space="0" w:color="auto"/>
                    <w:bottom w:val="none" w:sz="0" w:space="0" w:color="auto"/>
                    <w:right w:val="none" w:sz="0" w:space="0" w:color="auto"/>
                  </w:divBdr>
                </w:div>
                <w:div w:id="1648589192">
                  <w:marLeft w:val="0"/>
                  <w:marRight w:val="0"/>
                  <w:marTop w:val="0"/>
                  <w:marBottom w:val="0"/>
                  <w:divBdr>
                    <w:top w:val="none" w:sz="0" w:space="0" w:color="auto"/>
                    <w:left w:val="none" w:sz="0" w:space="0" w:color="auto"/>
                    <w:bottom w:val="none" w:sz="0" w:space="0" w:color="auto"/>
                    <w:right w:val="none" w:sz="0" w:space="0" w:color="auto"/>
                  </w:divBdr>
                </w:div>
                <w:div w:id="1648779395">
                  <w:marLeft w:val="0"/>
                  <w:marRight w:val="0"/>
                  <w:marTop w:val="0"/>
                  <w:marBottom w:val="0"/>
                  <w:divBdr>
                    <w:top w:val="none" w:sz="0" w:space="0" w:color="auto"/>
                    <w:left w:val="none" w:sz="0" w:space="0" w:color="auto"/>
                    <w:bottom w:val="none" w:sz="0" w:space="0" w:color="auto"/>
                    <w:right w:val="none" w:sz="0" w:space="0" w:color="auto"/>
                  </w:divBdr>
                </w:div>
                <w:div w:id="1648896554">
                  <w:marLeft w:val="0"/>
                  <w:marRight w:val="0"/>
                  <w:marTop w:val="0"/>
                  <w:marBottom w:val="0"/>
                  <w:divBdr>
                    <w:top w:val="none" w:sz="0" w:space="0" w:color="auto"/>
                    <w:left w:val="none" w:sz="0" w:space="0" w:color="auto"/>
                    <w:bottom w:val="none" w:sz="0" w:space="0" w:color="auto"/>
                    <w:right w:val="none" w:sz="0" w:space="0" w:color="auto"/>
                  </w:divBdr>
                </w:div>
                <w:div w:id="1649673904">
                  <w:marLeft w:val="0"/>
                  <w:marRight w:val="0"/>
                  <w:marTop w:val="0"/>
                  <w:marBottom w:val="0"/>
                  <w:divBdr>
                    <w:top w:val="none" w:sz="0" w:space="0" w:color="auto"/>
                    <w:left w:val="none" w:sz="0" w:space="0" w:color="auto"/>
                    <w:bottom w:val="none" w:sz="0" w:space="0" w:color="auto"/>
                    <w:right w:val="none" w:sz="0" w:space="0" w:color="auto"/>
                  </w:divBdr>
                </w:div>
                <w:div w:id="1652252957">
                  <w:marLeft w:val="0"/>
                  <w:marRight w:val="0"/>
                  <w:marTop w:val="0"/>
                  <w:marBottom w:val="0"/>
                  <w:divBdr>
                    <w:top w:val="none" w:sz="0" w:space="0" w:color="auto"/>
                    <w:left w:val="none" w:sz="0" w:space="0" w:color="auto"/>
                    <w:bottom w:val="none" w:sz="0" w:space="0" w:color="auto"/>
                    <w:right w:val="none" w:sz="0" w:space="0" w:color="auto"/>
                  </w:divBdr>
                </w:div>
                <w:div w:id="1654598675">
                  <w:marLeft w:val="0"/>
                  <w:marRight w:val="0"/>
                  <w:marTop w:val="0"/>
                  <w:marBottom w:val="0"/>
                  <w:divBdr>
                    <w:top w:val="none" w:sz="0" w:space="0" w:color="auto"/>
                    <w:left w:val="none" w:sz="0" w:space="0" w:color="auto"/>
                    <w:bottom w:val="none" w:sz="0" w:space="0" w:color="auto"/>
                    <w:right w:val="none" w:sz="0" w:space="0" w:color="auto"/>
                  </w:divBdr>
                </w:div>
                <w:div w:id="1659460223">
                  <w:marLeft w:val="0"/>
                  <w:marRight w:val="0"/>
                  <w:marTop w:val="0"/>
                  <w:marBottom w:val="0"/>
                  <w:divBdr>
                    <w:top w:val="none" w:sz="0" w:space="0" w:color="auto"/>
                    <w:left w:val="none" w:sz="0" w:space="0" w:color="auto"/>
                    <w:bottom w:val="none" w:sz="0" w:space="0" w:color="auto"/>
                    <w:right w:val="none" w:sz="0" w:space="0" w:color="auto"/>
                  </w:divBdr>
                </w:div>
                <w:div w:id="1661620070">
                  <w:marLeft w:val="0"/>
                  <w:marRight w:val="0"/>
                  <w:marTop w:val="0"/>
                  <w:marBottom w:val="0"/>
                  <w:divBdr>
                    <w:top w:val="none" w:sz="0" w:space="0" w:color="auto"/>
                    <w:left w:val="none" w:sz="0" w:space="0" w:color="auto"/>
                    <w:bottom w:val="none" w:sz="0" w:space="0" w:color="auto"/>
                    <w:right w:val="none" w:sz="0" w:space="0" w:color="auto"/>
                  </w:divBdr>
                </w:div>
                <w:div w:id="1666517007">
                  <w:marLeft w:val="0"/>
                  <w:marRight w:val="0"/>
                  <w:marTop w:val="0"/>
                  <w:marBottom w:val="0"/>
                  <w:divBdr>
                    <w:top w:val="none" w:sz="0" w:space="0" w:color="auto"/>
                    <w:left w:val="none" w:sz="0" w:space="0" w:color="auto"/>
                    <w:bottom w:val="none" w:sz="0" w:space="0" w:color="auto"/>
                    <w:right w:val="none" w:sz="0" w:space="0" w:color="auto"/>
                  </w:divBdr>
                </w:div>
                <w:div w:id="1668633508">
                  <w:marLeft w:val="0"/>
                  <w:marRight w:val="0"/>
                  <w:marTop w:val="0"/>
                  <w:marBottom w:val="0"/>
                  <w:divBdr>
                    <w:top w:val="none" w:sz="0" w:space="0" w:color="auto"/>
                    <w:left w:val="none" w:sz="0" w:space="0" w:color="auto"/>
                    <w:bottom w:val="none" w:sz="0" w:space="0" w:color="auto"/>
                    <w:right w:val="none" w:sz="0" w:space="0" w:color="auto"/>
                  </w:divBdr>
                </w:div>
                <w:div w:id="1670862107">
                  <w:marLeft w:val="0"/>
                  <w:marRight w:val="0"/>
                  <w:marTop w:val="0"/>
                  <w:marBottom w:val="0"/>
                  <w:divBdr>
                    <w:top w:val="none" w:sz="0" w:space="0" w:color="auto"/>
                    <w:left w:val="none" w:sz="0" w:space="0" w:color="auto"/>
                    <w:bottom w:val="none" w:sz="0" w:space="0" w:color="auto"/>
                    <w:right w:val="none" w:sz="0" w:space="0" w:color="auto"/>
                  </w:divBdr>
                </w:div>
                <w:div w:id="1671179360">
                  <w:marLeft w:val="0"/>
                  <w:marRight w:val="0"/>
                  <w:marTop w:val="0"/>
                  <w:marBottom w:val="0"/>
                  <w:divBdr>
                    <w:top w:val="none" w:sz="0" w:space="0" w:color="auto"/>
                    <w:left w:val="none" w:sz="0" w:space="0" w:color="auto"/>
                    <w:bottom w:val="none" w:sz="0" w:space="0" w:color="auto"/>
                    <w:right w:val="none" w:sz="0" w:space="0" w:color="auto"/>
                  </w:divBdr>
                </w:div>
                <w:div w:id="1675254795">
                  <w:marLeft w:val="0"/>
                  <w:marRight w:val="0"/>
                  <w:marTop w:val="0"/>
                  <w:marBottom w:val="0"/>
                  <w:divBdr>
                    <w:top w:val="none" w:sz="0" w:space="0" w:color="auto"/>
                    <w:left w:val="none" w:sz="0" w:space="0" w:color="auto"/>
                    <w:bottom w:val="none" w:sz="0" w:space="0" w:color="auto"/>
                    <w:right w:val="none" w:sz="0" w:space="0" w:color="auto"/>
                  </w:divBdr>
                </w:div>
                <w:div w:id="1675952865">
                  <w:marLeft w:val="0"/>
                  <w:marRight w:val="0"/>
                  <w:marTop w:val="0"/>
                  <w:marBottom w:val="0"/>
                  <w:divBdr>
                    <w:top w:val="none" w:sz="0" w:space="0" w:color="auto"/>
                    <w:left w:val="none" w:sz="0" w:space="0" w:color="auto"/>
                    <w:bottom w:val="none" w:sz="0" w:space="0" w:color="auto"/>
                    <w:right w:val="none" w:sz="0" w:space="0" w:color="auto"/>
                  </w:divBdr>
                </w:div>
                <w:div w:id="1676107551">
                  <w:marLeft w:val="0"/>
                  <w:marRight w:val="0"/>
                  <w:marTop w:val="0"/>
                  <w:marBottom w:val="0"/>
                  <w:divBdr>
                    <w:top w:val="none" w:sz="0" w:space="0" w:color="auto"/>
                    <w:left w:val="none" w:sz="0" w:space="0" w:color="auto"/>
                    <w:bottom w:val="none" w:sz="0" w:space="0" w:color="auto"/>
                    <w:right w:val="none" w:sz="0" w:space="0" w:color="auto"/>
                  </w:divBdr>
                </w:div>
                <w:div w:id="1677342698">
                  <w:marLeft w:val="0"/>
                  <w:marRight w:val="0"/>
                  <w:marTop w:val="0"/>
                  <w:marBottom w:val="0"/>
                  <w:divBdr>
                    <w:top w:val="none" w:sz="0" w:space="0" w:color="auto"/>
                    <w:left w:val="none" w:sz="0" w:space="0" w:color="auto"/>
                    <w:bottom w:val="none" w:sz="0" w:space="0" w:color="auto"/>
                    <w:right w:val="none" w:sz="0" w:space="0" w:color="auto"/>
                  </w:divBdr>
                </w:div>
                <w:div w:id="1684630927">
                  <w:marLeft w:val="0"/>
                  <w:marRight w:val="0"/>
                  <w:marTop w:val="0"/>
                  <w:marBottom w:val="0"/>
                  <w:divBdr>
                    <w:top w:val="none" w:sz="0" w:space="0" w:color="auto"/>
                    <w:left w:val="none" w:sz="0" w:space="0" w:color="auto"/>
                    <w:bottom w:val="none" w:sz="0" w:space="0" w:color="auto"/>
                    <w:right w:val="none" w:sz="0" w:space="0" w:color="auto"/>
                  </w:divBdr>
                </w:div>
                <w:div w:id="1688604719">
                  <w:marLeft w:val="0"/>
                  <w:marRight w:val="0"/>
                  <w:marTop w:val="0"/>
                  <w:marBottom w:val="0"/>
                  <w:divBdr>
                    <w:top w:val="none" w:sz="0" w:space="0" w:color="auto"/>
                    <w:left w:val="none" w:sz="0" w:space="0" w:color="auto"/>
                    <w:bottom w:val="none" w:sz="0" w:space="0" w:color="auto"/>
                    <w:right w:val="none" w:sz="0" w:space="0" w:color="auto"/>
                  </w:divBdr>
                </w:div>
                <w:div w:id="1695032297">
                  <w:marLeft w:val="0"/>
                  <w:marRight w:val="0"/>
                  <w:marTop w:val="0"/>
                  <w:marBottom w:val="0"/>
                  <w:divBdr>
                    <w:top w:val="none" w:sz="0" w:space="0" w:color="auto"/>
                    <w:left w:val="none" w:sz="0" w:space="0" w:color="auto"/>
                    <w:bottom w:val="none" w:sz="0" w:space="0" w:color="auto"/>
                    <w:right w:val="none" w:sz="0" w:space="0" w:color="auto"/>
                  </w:divBdr>
                </w:div>
                <w:div w:id="1699819318">
                  <w:marLeft w:val="0"/>
                  <w:marRight w:val="0"/>
                  <w:marTop w:val="0"/>
                  <w:marBottom w:val="0"/>
                  <w:divBdr>
                    <w:top w:val="none" w:sz="0" w:space="0" w:color="auto"/>
                    <w:left w:val="none" w:sz="0" w:space="0" w:color="auto"/>
                    <w:bottom w:val="none" w:sz="0" w:space="0" w:color="auto"/>
                    <w:right w:val="none" w:sz="0" w:space="0" w:color="auto"/>
                  </w:divBdr>
                </w:div>
                <w:div w:id="1701274052">
                  <w:marLeft w:val="0"/>
                  <w:marRight w:val="0"/>
                  <w:marTop w:val="0"/>
                  <w:marBottom w:val="0"/>
                  <w:divBdr>
                    <w:top w:val="none" w:sz="0" w:space="0" w:color="auto"/>
                    <w:left w:val="none" w:sz="0" w:space="0" w:color="auto"/>
                    <w:bottom w:val="none" w:sz="0" w:space="0" w:color="auto"/>
                    <w:right w:val="none" w:sz="0" w:space="0" w:color="auto"/>
                  </w:divBdr>
                </w:div>
                <w:div w:id="1706172383">
                  <w:marLeft w:val="0"/>
                  <w:marRight w:val="0"/>
                  <w:marTop w:val="0"/>
                  <w:marBottom w:val="0"/>
                  <w:divBdr>
                    <w:top w:val="none" w:sz="0" w:space="0" w:color="auto"/>
                    <w:left w:val="none" w:sz="0" w:space="0" w:color="auto"/>
                    <w:bottom w:val="none" w:sz="0" w:space="0" w:color="auto"/>
                    <w:right w:val="none" w:sz="0" w:space="0" w:color="auto"/>
                  </w:divBdr>
                </w:div>
                <w:div w:id="1714579260">
                  <w:marLeft w:val="0"/>
                  <w:marRight w:val="0"/>
                  <w:marTop w:val="0"/>
                  <w:marBottom w:val="0"/>
                  <w:divBdr>
                    <w:top w:val="none" w:sz="0" w:space="0" w:color="auto"/>
                    <w:left w:val="none" w:sz="0" w:space="0" w:color="auto"/>
                    <w:bottom w:val="none" w:sz="0" w:space="0" w:color="auto"/>
                    <w:right w:val="none" w:sz="0" w:space="0" w:color="auto"/>
                  </w:divBdr>
                </w:div>
                <w:div w:id="1714764764">
                  <w:marLeft w:val="0"/>
                  <w:marRight w:val="0"/>
                  <w:marTop w:val="0"/>
                  <w:marBottom w:val="0"/>
                  <w:divBdr>
                    <w:top w:val="none" w:sz="0" w:space="0" w:color="auto"/>
                    <w:left w:val="none" w:sz="0" w:space="0" w:color="auto"/>
                    <w:bottom w:val="none" w:sz="0" w:space="0" w:color="auto"/>
                    <w:right w:val="none" w:sz="0" w:space="0" w:color="auto"/>
                  </w:divBdr>
                </w:div>
                <w:div w:id="1714965343">
                  <w:marLeft w:val="0"/>
                  <w:marRight w:val="0"/>
                  <w:marTop w:val="0"/>
                  <w:marBottom w:val="0"/>
                  <w:divBdr>
                    <w:top w:val="none" w:sz="0" w:space="0" w:color="auto"/>
                    <w:left w:val="none" w:sz="0" w:space="0" w:color="auto"/>
                    <w:bottom w:val="none" w:sz="0" w:space="0" w:color="auto"/>
                    <w:right w:val="none" w:sz="0" w:space="0" w:color="auto"/>
                  </w:divBdr>
                </w:div>
                <w:div w:id="1718312047">
                  <w:marLeft w:val="0"/>
                  <w:marRight w:val="0"/>
                  <w:marTop w:val="0"/>
                  <w:marBottom w:val="0"/>
                  <w:divBdr>
                    <w:top w:val="none" w:sz="0" w:space="0" w:color="auto"/>
                    <w:left w:val="none" w:sz="0" w:space="0" w:color="auto"/>
                    <w:bottom w:val="none" w:sz="0" w:space="0" w:color="auto"/>
                    <w:right w:val="none" w:sz="0" w:space="0" w:color="auto"/>
                  </w:divBdr>
                </w:div>
                <w:div w:id="1719233837">
                  <w:marLeft w:val="0"/>
                  <w:marRight w:val="0"/>
                  <w:marTop w:val="0"/>
                  <w:marBottom w:val="0"/>
                  <w:divBdr>
                    <w:top w:val="none" w:sz="0" w:space="0" w:color="auto"/>
                    <w:left w:val="none" w:sz="0" w:space="0" w:color="auto"/>
                    <w:bottom w:val="none" w:sz="0" w:space="0" w:color="auto"/>
                    <w:right w:val="none" w:sz="0" w:space="0" w:color="auto"/>
                  </w:divBdr>
                </w:div>
                <w:div w:id="1719549282">
                  <w:marLeft w:val="0"/>
                  <w:marRight w:val="0"/>
                  <w:marTop w:val="0"/>
                  <w:marBottom w:val="0"/>
                  <w:divBdr>
                    <w:top w:val="none" w:sz="0" w:space="0" w:color="auto"/>
                    <w:left w:val="none" w:sz="0" w:space="0" w:color="auto"/>
                    <w:bottom w:val="none" w:sz="0" w:space="0" w:color="auto"/>
                    <w:right w:val="none" w:sz="0" w:space="0" w:color="auto"/>
                  </w:divBdr>
                </w:div>
                <w:div w:id="1719551875">
                  <w:marLeft w:val="0"/>
                  <w:marRight w:val="0"/>
                  <w:marTop w:val="0"/>
                  <w:marBottom w:val="0"/>
                  <w:divBdr>
                    <w:top w:val="none" w:sz="0" w:space="0" w:color="auto"/>
                    <w:left w:val="none" w:sz="0" w:space="0" w:color="auto"/>
                    <w:bottom w:val="none" w:sz="0" w:space="0" w:color="auto"/>
                    <w:right w:val="none" w:sz="0" w:space="0" w:color="auto"/>
                  </w:divBdr>
                </w:div>
                <w:div w:id="1719745739">
                  <w:marLeft w:val="0"/>
                  <w:marRight w:val="0"/>
                  <w:marTop w:val="0"/>
                  <w:marBottom w:val="0"/>
                  <w:divBdr>
                    <w:top w:val="none" w:sz="0" w:space="0" w:color="auto"/>
                    <w:left w:val="none" w:sz="0" w:space="0" w:color="auto"/>
                    <w:bottom w:val="none" w:sz="0" w:space="0" w:color="auto"/>
                    <w:right w:val="none" w:sz="0" w:space="0" w:color="auto"/>
                  </w:divBdr>
                </w:div>
                <w:div w:id="1720981137">
                  <w:marLeft w:val="0"/>
                  <w:marRight w:val="0"/>
                  <w:marTop w:val="0"/>
                  <w:marBottom w:val="0"/>
                  <w:divBdr>
                    <w:top w:val="none" w:sz="0" w:space="0" w:color="auto"/>
                    <w:left w:val="none" w:sz="0" w:space="0" w:color="auto"/>
                    <w:bottom w:val="none" w:sz="0" w:space="0" w:color="auto"/>
                    <w:right w:val="none" w:sz="0" w:space="0" w:color="auto"/>
                  </w:divBdr>
                </w:div>
                <w:div w:id="1724255028">
                  <w:marLeft w:val="0"/>
                  <w:marRight w:val="0"/>
                  <w:marTop w:val="0"/>
                  <w:marBottom w:val="0"/>
                  <w:divBdr>
                    <w:top w:val="none" w:sz="0" w:space="0" w:color="auto"/>
                    <w:left w:val="none" w:sz="0" w:space="0" w:color="auto"/>
                    <w:bottom w:val="none" w:sz="0" w:space="0" w:color="auto"/>
                    <w:right w:val="none" w:sz="0" w:space="0" w:color="auto"/>
                  </w:divBdr>
                </w:div>
                <w:div w:id="1725565075">
                  <w:marLeft w:val="0"/>
                  <w:marRight w:val="0"/>
                  <w:marTop w:val="0"/>
                  <w:marBottom w:val="0"/>
                  <w:divBdr>
                    <w:top w:val="none" w:sz="0" w:space="0" w:color="auto"/>
                    <w:left w:val="none" w:sz="0" w:space="0" w:color="auto"/>
                    <w:bottom w:val="none" w:sz="0" w:space="0" w:color="auto"/>
                    <w:right w:val="none" w:sz="0" w:space="0" w:color="auto"/>
                  </w:divBdr>
                </w:div>
                <w:div w:id="1725711718">
                  <w:marLeft w:val="0"/>
                  <w:marRight w:val="0"/>
                  <w:marTop w:val="0"/>
                  <w:marBottom w:val="0"/>
                  <w:divBdr>
                    <w:top w:val="none" w:sz="0" w:space="0" w:color="auto"/>
                    <w:left w:val="none" w:sz="0" w:space="0" w:color="auto"/>
                    <w:bottom w:val="none" w:sz="0" w:space="0" w:color="auto"/>
                    <w:right w:val="none" w:sz="0" w:space="0" w:color="auto"/>
                  </w:divBdr>
                </w:div>
                <w:div w:id="1726642283">
                  <w:marLeft w:val="0"/>
                  <w:marRight w:val="0"/>
                  <w:marTop w:val="0"/>
                  <w:marBottom w:val="0"/>
                  <w:divBdr>
                    <w:top w:val="none" w:sz="0" w:space="0" w:color="auto"/>
                    <w:left w:val="none" w:sz="0" w:space="0" w:color="auto"/>
                    <w:bottom w:val="none" w:sz="0" w:space="0" w:color="auto"/>
                    <w:right w:val="none" w:sz="0" w:space="0" w:color="auto"/>
                  </w:divBdr>
                </w:div>
                <w:div w:id="1727071580">
                  <w:marLeft w:val="0"/>
                  <w:marRight w:val="0"/>
                  <w:marTop w:val="0"/>
                  <w:marBottom w:val="0"/>
                  <w:divBdr>
                    <w:top w:val="none" w:sz="0" w:space="0" w:color="auto"/>
                    <w:left w:val="none" w:sz="0" w:space="0" w:color="auto"/>
                    <w:bottom w:val="none" w:sz="0" w:space="0" w:color="auto"/>
                    <w:right w:val="none" w:sz="0" w:space="0" w:color="auto"/>
                  </w:divBdr>
                </w:div>
                <w:div w:id="1727296254">
                  <w:marLeft w:val="0"/>
                  <w:marRight w:val="0"/>
                  <w:marTop w:val="0"/>
                  <w:marBottom w:val="0"/>
                  <w:divBdr>
                    <w:top w:val="none" w:sz="0" w:space="0" w:color="auto"/>
                    <w:left w:val="none" w:sz="0" w:space="0" w:color="auto"/>
                    <w:bottom w:val="none" w:sz="0" w:space="0" w:color="auto"/>
                    <w:right w:val="none" w:sz="0" w:space="0" w:color="auto"/>
                  </w:divBdr>
                </w:div>
                <w:div w:id="1729650946">
                  <w:marLeft w:val="0"/>
                  <w:marRight w:val="0"/>
                  <w:marTop w:val="0"/>
                  <w:marBottom w:val="0"/>
                  <w:divBdr>
                    <w:top w:val="none" w:sz="0" w:space="0" w:color="auto"/>
                    <w:left w:val="none" w:sz="0" w:space="0" w:color="auto"/>
                    <w:bottom w:val="none" w:sz="0" w:space="0" w:color="auto"/>
                    <w:right w:val="none" w:sz="0" w:space="0" w:color="auto"/>
                  </w:divBdr>
                </w:div>
                <w:div w:id="1730497457">
                  <w:marLeft w:val="0"/>
                  <w:marRight w:val="0"/>
                  <w:marTop w:val="0"/>
                  <w:marBottom w:val="0"/>
                  <w:divBdr>
                    <w:top w:val="none" w:sz="0" w:space="0" w:color="auto"/>
                    <w:left w:val="none" w:sz="0" w:space="0" w:color="auto"/>
                    <w:bottom w:val="none" w:sz="0" w:space="0" w:color="auto"/>
                    <w:right w:val="none" w:sz="0" w:space="0" w:color="auto"/>
                  </w:divBdr>
                </w:div>
                <w:div w:id="1731728000">
                  <w:marLeft w:val="0"/>
                  <w:marRight w:val="0"/>
                  <w:marTop w:val="0"/>
                  <w:marBottom w:val="0"/>
                  <w:divBdr>
                    <w:top w:val="none" w:sz="0" w:space="0" w:color="auto"/>
                    <w:left w:val="none" w:sz="0" w:space="0" w:color="auto"/>
                    <w:bottom w:val="none" w:sz="0" w:space="0" w:color="auto"/>
                    <w:right w:val="none" w:sz="0" w:space="0" w:color="auto"/>
                  </w:divBdr>
                </w:div>
                <w:div w:id="1732145313">
                  <w:marLeft w:val="0"/>
                  <w:marRight w:val="0"/>
                  <w:marTop w:val="0"/>
                  <w:marBottom w:val="0"/>
                  <w:divBdr>
                    <w:top w:val="none" w:sz="0" w:space="0" w:color="auto"/>
                    <w:left w:val="none" w:sz="0" w:space="0" w:color="auto"/>
                    <w:bottom w:val="none" w:sz="0" w:space="0" w:color="auto"/>
                    <w:right w:val="none" w:sz="0" w:space="0" w:color="auto"/>
                  </w:divBdr>
                </w:div>
                <w:div w:id="1732460154">
                  <w:marLeft w:val="0"/>
                  <w:marRight w:val="0"/>
                  <w:marTop w:val="0"/>
                  <w:marBottom w:val="0"/>
                  <w:divBdr>
                    <w:top w:val="none" w:sz="0" w:space="0" w:color="auto"/>
                    <w:left w:val="none" w:sz="0" w:space="0" w:color="auto"/>
                    <w:bottom w:val="none" w:sz="0" w:space="0" w:color="auto"/>
                    <w:right w:val="none" w:sz="0" w:space="0" w:color="auto"/>
                  </w:divBdr>
                </w:div>
                <w:div w:id="1739741201">
                  <w:marLeft w:val="0"/>
                  <w:marRight w:val="0"/>
                  <w:marTop w:val="0"/>
                  <w:marBottom w:val="0"/>
                  <w:divBdr>
                    <w:top w:val="none" w:sz="0" w:space="0" w:color="auto"/>
                    <w:left w:val="none" w:sz="0" w:space="0" w:color="auto"/>
                    <w:bottom w:val="none" w:sz="0" w:space="0" w:color="auto"/>
                    <w:right w:val="none" w:sz="0" w:space="0" w:color="auto"/>
                  </w:divBdr>
                </w:div>
                <w:div w:id="1745756617">
                  <w:marLeft w:val="0"/>
                  <w:marRight w:val="0"/>
                  <w:marTop w:val="0"/>
                  <w:marBottom w:val="0"/>
                  <w:divBdr>
                    <w:top w:val="none" w:sz="0" w:space="0" w:color="auto"/>
                    <w:left w:val="none" w:sz="0" w:space="0" w:color="auto"/>
                    <w:bottom w:val="none" w:sz="0" w:space="0" w:color="auto"/>
                    <w:right w:val="none" w:sz="0" w:space="0" w:color="auto"/>
                  </w:divBdr>
                </w:div>
                <w:div w:id="1751460898">
                  <w:marLeft w:val="0"/>
                  <w:marRight w:val="0"/>
                  <w:marTop w:val="0"/>
                  <w:marBottom w:val="0"/>
                  <w:divBdr>
                    <w:top w:val="none" w:sz="0" w:space="0" w:color="auto"/>
                    <w:left w:val="none" w:sz="0" w:space="0" w:color="auto"/>
                    <w:bottom w:val="none" w:sz="0" w:space="0" w:color="auto"/>
                    <w:right w:val="none" w:sz="0" w:space="0" w:color="auto"/>
                  </w:divBdr>
                </w:div>
                <w:div w:id="1758944747">
                  <w:marLeft w:val="0"/>
                  <w:marRight w:val="0"/>
                  <w:marTop w:val="0"/>
                  <w:marBottom w:val="0"/>
                  <w:divBdr>
                    <w:top w:val="none" w:sz="0" w:space="0" w:color="auto"/>
                    <w:left w:val="none" w:sz="0" w:space="0" w:color="auto"/>
                    <w:bottom w:val="none" w:sz="0" w:space="0" w:color="auto"/>
                    <w:right w:val="none" w:sz="0" w:space="0" w:color="auto"/>
                  </w:divBdr>
                </w:div>
                <w:div w:id="1759787765">
                  <w:marLeft w:val="0"/>
                  <w:marRight w:val="0"/>
                  <w:marTop w:val="0"/>
                  <w:marBottom w:val="0"/>
                  <w:divBdr>
                    <w:top w:val="none" w:sz="0" w:space="0" w:color="auto"/>
                    <w:left w:val="none" w:sz="0" w:space="0" w:color="auto"/>
                    <w:bottom w:val="none" w:sz="0" w:space="0" w:color="auto"/>
                    <w:right w:val="none" w:sz="0" w:space="0" w:color="auto"/>
                  </w:divBdr>
                </w:div>
                <w:div w:id="1761171074">
                  <w:marLeft w:val="0"/>
                  <w:marRight w:val="0"/>
                  <w:marTop w:val="0"/>
                  <w:marBottom w:val="0"/>
                  <w:divBdr>
                    <w:top w:val="none" w:sz="0" w:space="0" w:color="auto"/>
                    <w:left w:val="none" w:sz="0" w:space="0" w:color="auto"/>
                    <w:bottom w:val="none" w:sz="0" w:space="0" w:color="auto"/>
                    <w:right w:val="none" w:sz="0" w:space="0" w:color="auto"/>
                  </w:divBdr>
                </w:div>
                <w:div w:id="1763409204">
                  <w:marLeft w:val="0"/>
                  <w:marRight w:val="0"/>
                  <w:marTop w:val="0"/>
                  <w:marBottom w:val="0"/>
                  <w:divBdr>
                    <w:top w:val="none" w:sz="0" w:space="0" w:color="auto"/>
                    <w:left w:val="none" w:sz="0" w:space="0" w:color="auto"/>
                    <w:bottom w:val="none" w:sz="0" w:space="0" w:color="auto"/>
                    <w:right w:val="none" w:sz="0" w:space="0" w:color="auto"/>
                  </w:divBdr>
                </w:div>
                <w:div w:id="1766070681">
                  <w:marLeft w:val="0"/>
                  <w:marRight w:val="0"/>
                  <w:marTop w:val="0"/>
                  <w:marBottom w:val="0"/>
                  <w:divBdr>
                    <w:top w:val="none" w:sz="0" w:space="0" w:color="auto"/>
                    <w:left w:val="none" w:sz="0" w:space="0" w:color="auto"/>
                    <w:bottom w:val="none" w:sz="0" w:space="0" w:color="auto"/>
                    <w:right w:val="none" w:sz="0" w:space="0" w:color="auto"/>
                  </w:divBdr>
                </w:div>
                <w:div w:id="1767533602">
                  <w:marLeft w:val="0"/>
                  <w:marRight w:val="0"/>
                  <w:marTop w:val="0"/>
                  <w:marBottom w:val="0"/>
                  <w:divBdr>
                    <w:top w:val="none" w:sz="0" w:space="0" w:color="auto"/>
                    <w:left w:val="none" w:sz="0" w:space="0" w:color="auto"/>
                    <w:bottom w:val="none" w:sz="0" w:space="0" w:color="auto"/>
                    <w:right w:val="none" w:sz="0" w:space="0" w:color="auto"/>
                  </w:divBdr>
                </w:div>
                <w:div w:id="1768768406">
                  <w:marLeft w:val="0"/>
                  <w:marRight w:val="0"/>
                  <w:marTop w:val="0"/>
                  <w:marBottom w:val="0"/>
                  <w:divBdr>
                    <w:top w:val="none" w:sz="0" w:space="0" w:color="auto"/>
                    <w:left w:val="none" w:sz="0" w:space="0" w:color="auto"/>
                    <w:bottom w:val="none" w:sz="0" w:space="0" w:color="auto"/>
                    <w:right w:val="none" w:sz="0" w:space="0" w:color="auto"/>
                  </w:divBdr>
                </w:div>
                <w:div w:id="1769427375">
                  <w:marLeft w:val="0"/>
                  <w:marRight w:val="0"/>
                  <w:marTop w:val="0"/>
                  <w:marBottom w:val="0"/>
                  <w:divBdr>
                    <w:top w:val="none" w:sz="0" w:space="0" w:color="auto"/>
                    <w:left w:val="none" w:sz="0" w:space="0" w:color="auto"/>
                    <w:bottom w:val="none" w:sz="0" w:space="0" w:color="auto"/>
                    <w:right w:val="none" w:sz="0" w:space="0" w:color="auto"/>
                  </w:divBdr>
                </w:div>
                <w:div w:id="1769544579">
                  <w:marLeft w:val="0"/>
                  <w:marRight w:val="0"/>
                  <w:marTop w:val="0"/>
                  <w:marBottom w:val="0"/>
                  <w:divBdr>
                    <w:top w:val="none" w:sz="0" w:space="0" w:color="auto"/>
                    <w:left w:val="none" w:sz="0" w:space="0" w:color="auto"/>
                    <w:bottom w:val="none" w:sz="0" w:space="0" w:color="auto"/>
                    <w:right w:val="none" w:sz="0" w:space="0" w:color="auto"/>
                  </w:divBdr>
                </w:div>
                <w:div w:id="1774859855">
                  <w:marLeft w:val="0"/>
                  <w:marRight w:val="0"/>
                  <w:marTop w:val="0"/>
                  <w:marBottom w:val="0"/>
                  <w:divBdr>
                    <w:top w:val="none" w:sz="0" w:space="0" w:color="auto"/>
                    <w:left w:val="none" w:sz="0" w:space="0" w:color="auto"/>
                    <w:bottom w:val="none" w:sz="0" w:space="0" w:color="auto"/>
                    <w:right w:val="none" w:sz="0" w:space="0" w:color="auto"/>
                  </w:divBdr>
                </w:div>
                <w:div w:id="1775784049">
                  <w:marLeft w:val="0"/>
                  <w:marRight w:val="0"/>
                  <w:marTop w:val="0"/>
                  <w:marBottom w:val="0"/>
                  <w:divBdr>
                    <w:top w:val="none" w:sz="0" w:space="0" w:color="auto"/>
                    <w:left w:val="none" w:sz="0" w:space="0" w:color="auto"/>
                    <w:bottom w:val="none" w:sz="0" w:space="0" w:color="auto"/>
                    <w:right w:val="none" w:sz="0" w:space="0" w:color="auto"/>
                  </w:divBdr>
                </w:div>
                <w:div w:id="1776825440">
                  <w:marLeft w:val="0"/>
                  <w:marRight w:val="0"/>
                  <w:marTop w:val="0"/>
                  <w:marBottom w:val="0"/>
                  <w:divBdr>
                    <w:top w:val="none" w:sz="0" w:space="0" w:color="auto"/>
                    <w:left w:val="none" w:sz="0" w:space="0" w:color="auto"/>
                    <w:bottom w:val="none" w:sz="0" w:space="0" w:color="auto"/>
                    <w:right w:val="none" w:sz="0" w:space="0" w:color="auto"/>
                  </w:divBdr>
                </w:div>
                <w:div w:id="1777599650">
                  <w:marLeft w:val="0"/>
                  <w:marRight w:val="0"/>
                  <w:marTop w:val="0"/>
                  <w:marBottom w:val="0"/>
                  <w:divBdr>
                    <w:top w:val="none" w:sz="0" w:space="0" w:color="auto"/>
                    <w:left w:val="none" w:sz="0" w:space="0" w:color="auto"/>
                    <w:bottom w:val="none" w:sz="0" w:space="0" w:color="auto"/>
                    <w:right w:val="none" w:sz="0" w:space="0" w:color="auto"/>
                  </w:divBdr>
                </w:div>
                <w:div w:id="1781146516">
                  <w:marLeft w:val="0"/>
                  <w:marRight w:val="0"/>
                  <w:marTop w:val="0"/>
                  <w:marBottom w:val="0"/>
                  <w:divBdr>
                    <w:top w:val="none" w:sz="0" w:space="0" w:color="auto"/>
                    <w:left w:val="none" w:sz="0" w:space="0" w:color="auto"/>
                    <w:bottom w:val="none" w:sz="0" w:space="0" w:color="auto"/>
                    <w:right w:val="none" w:sz="0" w:space="0" w:color="auto"/>
                  </w:divBdr>
                </w:div>
                <w:div w:id="1781874405">
                  <w:marLeft w:val="0"/>
                  <w:marRight w:val="0"/>
                  <w:marTop w:val="0"/>
                  <w:marBottom w:val="0"/>
                  <w:divBdr>
                    <w:top w:val="none" w:sz="0" w:space="0" w:color="auto"/>
                    <w:left w:val="none" w:sz="0" w:space="0" w:color="auto"/>
                    <w:bottom w:val="none" w:sz="0" w:space="0" w:color="auto"/>
                    <w:right w:val="none" w:sz="0" w:space="0" w:color="auto"/>
                  </w:divBdr>
                </w:div>
                <w:div w:id="1783038735">
                  <w:marLeft w:val="0"/>
                  <w:marRight w:val="0"/>
                  <w:marTop w:val="0"/>
                  <w:marBottom w:val="0"/>
                  <w:divBdr>
                    <w:top w:val="none" w:sz="0" w:space="0" w:color="auto"/>
                    <w:left w:val="none" w:sz="0" w:space="0" w:color="auto"/>
                    <w:bottom w:val="none" w:sz="0" w:space="0" w:color="auto"/>
                    <w:right w:val="none" w:sz="0" w:space="0" w:color="auto"/>
                  </w:divBdr>
                </w:div>
                <w:div w:id="1783721772">
                  <w:marLeft w:val="0"/>
                  <w:marRight w:val="0"/>
                  <w:marTop w:val="0"/>
                  <w:marBottom w:val="0"/>
                  <w:divBdr>
                    <w:top w:val="none" w:sz="0" w:space="0" w:color="auto"/>
                    <w:left w:val="none" w:sz="0" w:space="0" w:color="auto"/>
                    <w:bottom w:val="none" w:sz="0" w:space="0" w:color="auto"/>
                    <w:right w:val="none" w:sz="0" w:space="0" w:color="auto"/>
                  </w:divBdr>
                </w:div>
                <w:div w:id="1783913194">
                  <w:marLeft w:val="0"/>
                  <w:marRight w:val="0"/>
                  <w:marTop w:val="0"/>
                  <w:marBottom w:val="0"/>
                  <w:divBdr>
                    <w:top w:val="none" w:sz="0" w:space="0" w:color="auto"/>
                    <w:left w:val="none" w:sz="0" w:space="0" w:color="auto"/>
                    <w:bottom w:val="none" w:sz="0" w:space="0" w:color="auto"/>
                    <w:right w:val="none" w:sz="0" w:space="0" w:color="auto"/>
                  </w:divBdr>
                </w:div>
                <w:div w:id="1785418610">
                  <w:marLeft w:val="0"/>
                  <w:marRight w:val="0"/>
                  <w:marTop w:val="0"/>
                  <w:marBottom w:val="0"/>
                  <w:divBdr>
                    <w:top w:val="none" w:sz="0" w:space="0" w:color="auto"/>
                    <w:left w:val="none" w:sz="0" w:space="0" w:color="auto"/>
                    <w:bottom w:val="none" w:sz="0" w:space="0" w:color="auto"/>
                    <w:right w:val="none" w:sz="0" w:space="0" w:color="auto"/>
                  </w:divBdr>
                </w:div>
                <w:div w:id="1791239203">
                  <w:marLeft w:val="0"/>
                  <w:marRight w:val="0"/>
                  <w:marTop w:val="0"/>
                  <w:marBottom w:val="0"/>
                  <w:divBdr>
                    <w:top w:val="none" w:sz="0" w:space="0" w:color="auto"/>
                    <w:left w:val="none" w:sz="0" w:space="0" w:color="auto"/>
                    <w:bottom w:val="none" w:sz="0" w:space="0" w:color="auto"/>
                    <w:right w:val="none" w:sz="0" w:space="0" w:color="auto"/>
                  </w:divBdr>
                </w:div>
                <w:div w:id="1794133448">
                  <w:marLeft w:val="0"/>
                  <w:marRight w:val="0"/>
                  <w:marTop w:val="0"/>
                  <w:marBottom w:val="0"/>
                  <w:divBdr>
                    <w:top w:val="none" w:sz="0" w:space="0" w:color="auto"/>
                    <w:left w:val="none" w:sz="0" w:space="0" w:color="auto"/>
                    <w:bottom w:val="none" w:sz="0" w:space="0" w:color="auto"/>
                    <w:right w:val="none" w:sz="0" w:space="0" w:color="auto"/>
                  </w:divBdr>
                </w:div>
                <w:div w:id="1794784858">
                  <w:marLeft w:val="0"/>
                  <w:marRight w:val="0"/>
                  <w:marTop w:val="0"/>
                  <w:marBottom w:val="0"/>
                  <w:divBdr>
                    <w:top w:val="none" w:sz="0" w:space="0" w:color="auto"/>
                    <w:left w:val="none" w:sz="0" w:space="0" w:color="auto"/>
                    <w:bottom w:val="none" w:sz="0" w:space="0" w:color="auto"/>
                    <w:right w:val="none" w:sz="0" w:space="0" w:color="auto"/>
                  </w:divBdr>
                </w:div>
                <w:div w:id="1796680394">
                  <w:marLeft w:val="0"/>
                  <w:marRight w:val="0"/>
                  <w:marTop w:val="0"/>
                  <w:marBottom w:val="0"/>
                  <w:divBdr>
                    <w:top w:val="none" w:sz="0" w:space="0" w:color="auto"/>
                    <w:left w:val="none" w:sz="0" w:space="0" w:color="auto"/>
                    <w:bottom w:val="none" w:sz="0" w:space="0" w:color="auto"/>
                    <w:right w:val="none" w:sz="0" w:space="0" w:color="auto"/>
                  </w:divBdr>
                </w:div>
                <w:div w:id="1796873522">
                  <w:marLeft w:val="0"/>
                  <w:marRight w:val="0"/>
                  <w:marTop w:val="0"/>
                  <w:marBottom w:val="0"/>
                  <w:divBdr>
                    <w:top w:val="none" w:sz="0" w:space="0" w:color="auto"/>
                    <w:left w:val="none" w:sz="0" w:space="0" w:color="auto"/>
                    <w:bottom w:val="none" w:sz="0" w:space="0" w:color="auto"/>
                    <w:right w:val="none" w:sz="0" w:space="0" w:color="auto"/>
                  </w:divBdr>
                </w:div>
                <w:div w:id="1801000037">
                  <w:marLeft w:val="0"/>
                  <w:marRight w:val="0"/>
                  <w:marTop w:val="0"/>
                  <w:marBottom w:val="0"/>
                  <w:divBdr>
                    <w:top w:val="none" w:sz="0" w:space="0" w:color="auto"/>
                    <w:left w:val="none" w:sz="0" w:space="0" w:color="auto"/>
                    <w:bottom w:val="none" w:sz="0" w:space="0" w:color="auto"/>
                    <w:right w:val="none" w:sz="0" w:space="0" w:color="auto"/>
                  </w:divBdr>
                </w:div>
                <w:div w:id="1801414234">
                  <w:marLeft w:val="0"/>
                  <w:marRight w:val="0"/>
                  <w:marTop w:val="0"/>
                  <w:marBottom w:val="0"/>
                  <w:divBdr>
                    <w:top w:val="none" w:sz="0" w:space="0" w:color="auto"/>
                    <w:left w:val="none" w:sz="0" w:space="0" w:color="auto"/>
                    <w:bottom w:val="none" w:sz="0" w:space="0" w:color="auto"/>
                    <w:right w:val="none" w:sz="0" w:space="0" w:color="auto"/>
                  </w:divBdr>
                </w:div>
                <w:div w:id="1802842090">
                  <w:marLeft w:val="0"/>
                  <w:marRight w:val="0"/>
                  <w:marTop w:val="0"/>
                  <w:marBottom w:val="0"/>
                  <w:divBdr>
                    <w:top w:val="none" w:sz="0" w:space="0" w:color="auto"/>
                    <w:left w:val="none" w:sz="0" w:space="0" w:color="auto"/>
                    <w:bottom w:val="none" w:sz="0" w:space="0" w:color="auto"/>
                    <w:right w:val="none" w:sz="0" w:space="0" w:color="auto"/>
                  </w:divBdr>
                </w:div>
                <w:div w:id="1805851234">
                  <w:marLeft w:val="0"/>
                  <w:marRight w:val="0"/>
                  <w:marTop w:val="0"/>
                  <w:marBottom w:val="0"/>
                  <w:divBdr>
                    <w:top w:val="none" w:sz="0" w:space="0" w:color="auto"/>
                    <w:left w:val="none" w:sz="0" w:space="0" w:color="auto"/>
                    <w:bottom w:val="none" w:sz="0" w:space="0" w:color="auto"/>
                    <w:right w:val="none" w:sz="0" w:space="0" w:color="auto"/>
                  </w:divBdr>
                </w:div>
                <w:div w:id="1810781944">
                  <w:marLeft w:val="0"/>
                  <w:marRight w:val="0"/>
                  <w:marTop w:val="0"/>
                  <w:marBottom w:val="0"/>
                  <w:divBdr>
                    <w:top w:val="none" w:sz="0" w:space="0" w:color="auto"/>
                    <w:left w:val="none" w:sz="0" w:space="0" w:color="auto"/>
                    <w:bottom w:val="none" w:sz="0" w:space="0" w:color="auto"/>
                    <w:right w:val="none" w:sz="0" w:space="0" w:color="auto"/>
                  </w:divBdr>
                </w:div>
                <w:div w:id="1812942384">
                  <w:marLeft w:val="0"/>
                  <w:marRight w:val="0"/>
                  <w:marTop w:val="0"/>
                  <w:marBottom w:val="0"/>
                  <w:divBdr>
                    <w:top w:val="none" w:sz="0" w:space="0" w:color="auto"/>
                    <w:left w:val="none" w:sz="0" w:space="0" w:color="auto"/>
                    <w:bottom w:val="none" w:sz="0" w:space="0" w:color="auto"/>
                    <w:right w:val="none" w:sz="0" w:space="0" w:color="auto"/>
                  </w:divBdr>
                </w:div>
                <w:div w:id="1812943153">
                  <w:marLeft w:val="0"/>
                  <w:marRight w:val="0"/>
                  <w:marTop w:val="0"/>
                  <w:marBottom w:val="0"/>
                  <w:divBdr>
                    <w:top w:val="none" w:sz="0" w:space="0" w:color="auto"/>
                    <w:left w:val="none" w:sz="0" w:space="0" w:color="auto"/>
                    <w:bottom w:val="none" w:sz="0" w:space="0" w:color="auto"/>
                    <w:right w:val="none" w:sz="0" w:space="0" w:color="auto"/>
                  </w:divBdr>
                </w:div>
                <w:div w:id="1813906327">
                  <w:marLeft w:val="0"/>
                  <w:marRight w:val="0"/>
                  <w:marTop w:val="0"/>
                  <w:marBottom w:val="0"/>
                  <w:divBdr>
                    <w:top w:val="none" w:sz="0" w:space="0" w:color="auto"/>
                    <w:left w:val="none" w:sz="0" w:space="0" w:color="auto"/>
                    <w:bottom w:val="none" w:sz="0" w:space="0" w:color="auto"/>
                    <w:right w:val="none" w:sz="0" w:space="0" w:color="auto"/>
                  </w:divBdr>
                </w:div>
                <w:div w:id="1815174820">
                  <w:marLeft w:val="0"/>
                  <w:marRight w:val="0"/>
                  <w:marTop w:val="0"/>
                  <w:marBottom w:val="0"/>
                  <w:divBdr>
                    <w:top w:val="none" w:sz="0" w:space="0" w:color="auto"/>
                    <w:left w:val="none" w:sz="0" w:space="0" w:color="auto"/>
                    <w:bottom w:val="none" w:sz="0" w:space="0" w:color="auto"/>
                    <w:right w:val="none" w:sz="0" w:space="0" w:color="auto"/>
                  </w:divBdr>
                </w:div>
                <w:div w:id="1816411746">
                  <w:marLeft w:val="0"/>
                  <w:marRight w:val="0"/>
                  <w:marTop w:val="0"/>
                  <w:marBottom w:val="0"/>
                  <w:divBdr>
                    <w:top w:val="none" w:sz="0" w:space="0" w:color="auto"/>
                    <w:left w:val="none" w:sz="0" w:space="0" w:color="auto"/>
                    <w:bottom w:val="none" w:sz="0" w:space="0" w:color="auto"/>
                    <w:right w:val="none" w:sz="0" w:space="0" w:color="auto"/>
                  </w:divBdr>
                </w:div>
                <w:div w:id="1817985450">
                  <w:marLeft w:val="0"/>
                  <w:marRight w:val="0"/>
                  <w:marTop w:val="0"/>
                  <w:marBottom w:val="0"/>
                  <w:divBdr>
                    <w:top w:val="none" w:sz="0" w:space="0" w:color="auto"/>
                    <w:left w:val="none" w:sz="0" w:space="0" w:color="auto"/>
                    <w:bottom w:val="none" w:sz="0" w:space="0" w:color="auto"/>
                    <w:right w:val="none" w:sz="0" w:space="0" w:color="auto"/>
                  </w:divBdr>
                </w:div>
                <w:div w:id="1819027874">
                  <w:marLeft w:val="0"/>
                  <w:marRight w:val="0"/>
                  <w:marTop w:val="0"/>
                  <w:marBottom w:val="0"/>
                  <w:divBdr>
                    <w:top w:val="none" w:sz="0" w:space="0" w:color="auto"/>
                    <w:left w:val="none" w:sz="0" w:space="0" w:color="auto"/>
                    <w:bottom w:val="none" w:sz="0" w:space="0" w:color="auto"/>
                    <w:right w:val="none" w:sz="0" w:space="0" w:color="auto"/>
                  </w:divBdr>
                </w:div>
                <w:div w:id="1819177960">
                  <w:marLeft w:val="0"/>
                  <w:marRight w:val="0"/>
                  <w:marTop w:val="0"/>
                  <w:marBottom w:val="0"/>
                  <w:divBdr>
                    <w:top w:val="none" w:sz="0" w:space="0" w:color="auto"/>
                    <w:left w:val="none" w:sz="0" w:space="0" w:color="auto"/>
                    <w:bottom w:val="none" w:sz="0" w:space="0" w:color="auto"/>
                    <w:right w:val="none" w:sz="0" w:space="0" w:color="auto"/>
                  </w:divBdr>
                </w:div>
                <w:div w:id="1821386083">
                  <w:marLeft w:val="0"/>
                  <w:marRight w:val="0"/>
                  <w:marTop w:val="0"/>
                  <w:marBottom w:val="0"/>
                  <w:divBdr>
                    <w:top w:val="none" w:sz="0" w:space="0" w:color="auto"/>
                    <w:left w:val="none" w:sz="0" w:space="0" w:color="auto"/>
                    <w:bottom w:val="none" w:sz="0" w:space="0" w:color="auto"/>
                    <w:right w:val="none" w:sz="0" w:space="0" w:color="auto"/>
                  </w:divBdr>
                </w:div>
                <w:div w:id="1821732534">
                  <w:marLeft w:val="0"/>
                  <w:marRight w:val="0"/>
                  <w:marTop w:val="0"/>
                  <w:marBottom w:val="0"/>
                  <w:divBdr>
                    <w:top w:val="none" w:sz="0" w:space="0" w:color="auto"/>
                    <w:left w:val="none" w:sz="0" w:space="0" w:color="auto"/>
                    <w:bottom w:val="none" w:sz="0" w:space="0" w:color="auto"/>
                    <w:right w:val="none" w:sz="0" w:space="0" w:color="auto"/>
                  </w:divBdr>
                </w:div>
                <w:div w:id="1822039983">
                  <w:marLeft w:val="0"/>
                  <w:marRight w:val="0"/>
                  <w:marTop w:val="0"/>
                  <w:marBottom w:val="0"/>
                  <w:divBdr>
                    <w:top w:val="none" w:sz="0" w:space="0" w:color="auto"/>
                    <w:left w:val="none" w:sz="0" w:space="0" w:color="auto"/>
                    <w:bottom w:val="none" w:sz="0" w:space="0" w:color="auto"/>
                    <w:right w:val="none" w:sz="0" w:space="0" w:color="auto"/>
                  </w:divBdr>
                </w:div>
                <w:div w:id="1823888210">
                  <w:marLeft w:val="0"/>
                  <w:marRight w:val="0"/>
                  <w:marTop w:val="0"/>
                  <w:marBottom w:val="0"/>
                  <w:divBdr>
                    <w:top w:val="none" w:sz="0" w:space="0" w:color="auto"/>
                    <w:left w:val="none" w:sz="0" w:space="0" w:color="auto"/>
                    <w:bottom w:val="none" w:sz="0" w:space="0" w:color="auto"/>
                    <w:right w:val="none" w:sz="0" w:space="0" w:color="auto"/>
                  </w:divBdr>
                </w:div>
                <w:div w:id="1826046854">
                  <w:marLeft w:val="0"/>
                  <w:marRight w:val="0"/>
                  <w:marTop w:val="0"/>
                  <w:marBottom w:val="0"/>
                  <w:divBdr>
                    <w:top w:val="none" w:sz="0" w:space="0" w:color="auto"/>
                    <w:left w:val="none" w:sz="0" w:space="0" w:color="auto"/>
                    <w:bottom w:val="none" w:sz="0" w:space="0" w:color="auto"/>
                    <w:right w:val="none" w:sz="0" w:space="0" w:color="auto"/>
                  </w:divBdr>
                </w:div>
                <w:div w:id="1831019375">
                  <w:marLeft w:val="0"/>
                  <w:marRight w:val="0"/>
                  <w:marTop w:val="0"/>
                  <w:marBottom w:val="0"/>
                  <w:divBdr>
                    <w:top w:val="none" w:sz="0" w:space="0" w:color="auto"/>
                    <w:left w:val="none" w:sz="0" w:space="0" w:color="auto"/>
                    <w:bottom w:val="none" w:sz="0" w:space="0" w:color="auto"/>
                    <w:right w:val="none" w:sz="0" w:space="0" w:color="auto"/>
                  </w:divBdr>
                </w:div>
                <w:div w:id="1831166211">
                  <w:marLeft w:val="0"/>
                  <w:marRight w:val="0"/>
                  <w:marTop w:val="0"/>
                  <w:marBottom w:val="0"/>
                  <w:divBdr>
                    <w:top w:val="none" w:sz="0" w:space="0" w:color="auto"/>
                    <w:left w:val="none" w:sz="0" w:space="0" w:color="auto"/>
                    <w:bottom w:val="none" w:sz="0" w:space="0" w:color="auto"/>
                    <w:right w:val="none" w:sz="0" w:space="0" w:color="auto"/>
                  </w:divBdr>
                </w:div>
                <w:div w:id="1837186768">
                  <w:marLeft w:val="0"/>
                  <w:marRight w:val="0"/>
                  <w:marTop w:val="0"/>
                  <w:marBottom w:val="0"/>
                  <w:divBdr>
                    <w:top w:val="none" w:sz="0" w:space="0" w:color="auto"/>
                    <w:left w:val="none" w:sz="0" w:space="0" w:color="auto"/>
                    <w:bottom w:val="none" w:sz="0" w:space="0" w:color="auto"/>
                    <w:right w:val="none" w:sz="0" w:space="0" w:color="auto"/>
                  </w:divBdr>
                </w:div>
                <w:div w:id="1842816805">
                  <w:marLeft w:val="0"/>
                  <w:marRight w:val="0"/>
                  <w:marTop w:val="0"/>
                  <w:marBottom w:val="0"/>
                  <w:divBdr>
                    <w:top w:val="none" w:sz="0" w:space="0" w:color="auto"/>
                    <w:left w:val="none" w:sz="0" w:space="0" w:color="auto"/>
                    <w:bottom w:val="none" w:sz="0" w:space="0" w:color="auto"/>
                    <w:right w:val="none" w:sz="0" w:space="0" w:color="auto"/>
                  </w:divBdr>
                </w:div>
                <w:div w:id="1844970782">
                  <w:marLeft w:val="0"/>
                  <w:marRight w:val="0"/>
                  <w:marTop w:val="0"/>
                  <w:marBottom w:val="0"/>
                  <w:divBdr>
                    <w:top w:val="none" w:sz="0" w:space="0" w:color="auto"/>
                    <w:left w:val="none" w:sz="0" w:space="0" w:color="auto"/>
                    <w:bottom w:val="none" w:sz="0" w:space="0" w:color="auto"/>
                    <w:right w:val="none" w:sz="0" w:space="0" w:color="auto"/>
                  </w:divBdr>
                </w:div>
                <w:div w:id="1846043944">
                  <w:marLeft w:val="0"/>
                  <w:marRight w:val="0"/>
                  <w:marTop w:val="0"/>
                  <w:marBottom w:val="0"/>
                  <w:divBdr>
                    <w:top w:val="none" w:sz="0" w:space="0" w:color="auto"/>
                    <w:left w:val="none" w:sz="0" w:space="0" w:color="auto"/>
                    <w:bottom w:val="none" w:sz="0" w:space="0" w:color="auto"/>
                    <w:right w:val="none" w:sz="0" w:space="0" w:color="auto"/>
                  </w:divBdr>
                </w:div>
                <w:div w:id="1849368136">
                  <w:marLeft w:val="0"/>
                  <w:marRight w:val="0"/>
                  <w:marTop w:val="0"/>
                  <w:marBottom w:val="0"/>
                  <w:divBdr>
                    <w:top w:val="none" w:sz="0" w:space="0" w:color="auto"/>
                    <w:left w:val="none" w:sz="0" w:space="0" w:color="auto"/>
                    <w:bottom w:val="none" w:sz="0" w:space="0" w:color="auto"/>
                    <w:right w:val="none" w:sz="0" w:space="0" w:color="auto"/>
                  </w:divBdr>
                </w:div>
                <w:div w:id="1851330861">
                  <w:marLeft w:val="0"/>
                  <w:marRight w:val="0"/>
                  <w:marTop w:val="0"/>
                  <w:marBottom w:val="0"/>
                  <w:divBdr>
                    <w:top w:val="none" w:sz="0" w:space="0" w:color="auto"/>
                    <w:left w:val="none" w:sz="0" w:space="0" w:color="auto"/>
                    <w:bottom w:val="none" w:sz="0" w:space="0" w:color="auto"/>
                    <w:right w:val="none" w:sz="0" w:space="0" w:color="auto"/>
                  </w:divBdr>
                </w:div>
                <w:div w:id="1852835251">
                  <w:marLeft w:val="0"/>
                  <w:marRight w:val="0"/>
                  <w:marTop w:val="0"/>
                  <w:marBottom w:val="0"/>
                  <w:divBdr>
                    <w:top w:val="none" w:sz="0" w:space="0" w:color="auto"/>
                    <w:left w:val="none" w:sz="0" w:space="0" w:color="auto"/>
                    <w:bottom w:val="none" w:sz="0" w:space="0" w:color="auto"/>
                    <w:right w:val="none" w:sz="0" w:space="0" w:color="auto"/>
                  </w:divBdr>
                </w:div>
                <w:div w:id="1854026633">
                  <w:marLeft w:val="0"/>
                  <w:marRight w:val="0"/>
                  <w:marTop w:val="0"/>
                  <w:marBottom w:val="0"/>
                  <w:divBdr>
                    <w:top w:val="none" w:sz="0" w:space="0" w:color="auto"/>
                    <w:left w:val="none" w:sz="0" w:space="0" w:color="auto"/>
                    <w:bottom w:val="none" w:sz="0" w:space="0" w:color="auto"/>
                    <w:right w:val="none" w:sz="0" w:space="0" w:color="auto"/>
                  </w:divBdr>
                </w:div>
                <w:div w:id="1855415571">
                  <w:marLeft w:val="0"/>
                  <w:marRight w:val="0"/>
                  <w:marTop w:val="0"/>
                  <w:marBottom w:val="0"/>
                  <w:divBdr>
                    <w:top w:val="none" w:sz="0" w:space="0" w:color="auto"/>
                    <w:left w:val="none" w:sz="0" w:space="0" w:color="auto"/>
                    <w:bottom w:val="none" w:sz="0" w:space="0" w:color="auto"/>
                    <w:right w:val="none" w:sz="0" w:space="0" w:color="auto"/>
                  </w:divBdr>
                </w:div>
                <w:div w:id="1856575251">
                  <w:marLeft w:val="0"/>
                  <w:marRight w:val="0"/>
                  <w:marTop w:val="0"/>
                  <w:marBottom w:val="0"/>
                  <w:divBdr>
                    <w:top w:val="none" w:sz="0" w:space="0" w:color="auto"/>
                    <w:left w:val="none" w:sz="0" w:space="0" w:color="auto"/>
                    <w:bottom w:val="none" w:sz="0" w:space="0" w:color="auto"/>
                    <w:right w:val="none" w:sz="0" w:space="0" w:color="auto"/>
                  </w:divBdr>
                </w:div>
                <w:div w:id="1861819157">
                  <w:marLeft w:val="0"/>
                  <w:marRight w:val="0"/>
                  <w:marTop w:val="0"/>
                  <w:marBottom w:val="0"/>
                  <w:divBdr>
                    <w:top w:val="none" w:sz="0" w:space="0" w:color="auto"/>
                    <w:left w:val="none" w:sz="0" w:space="0" w:color="auto"/>
                    <w:bottom w:val="none" w:sz="0" w:space="0" w:color="auto"/>
                    <w:right w:val="none" w:sz="0" w:space="0" w:color="auto"/>
                  </w:divBdr>
                </w:div>
                <w:div w:id="1862158073">
                  <w:marLeft w:val="0"/>
                  <w:marRight w:val="0"/>
                  <w:marTop w:val="0"/>
                  <w:marBottom w:val="0"/>
                  <w:divBdr>
                    <w:top w:val="none" w:sz="0" w:space="0" w:color="auto"/>
                    <w:left w:val="none" w:sz="0" w:space="0" w:color="auto"/>
                    <w:bottom w:val="none" w:sz="0" w:space="0" w:color="auto"/>
                    <w:right w:val="none" w:sz="0" w:space="0" w:color="auto"/>
                  </w:divBdr>
                </w:div>
                <w:div w:id="1864707753">
                  <w:marLeft w:val="0"/>
                  <w:marRight w:val="0"/>
                  <w:marTop w:val="0"/>
                  <w:marBottom w:val="0"/>
                  <w:divBdr>
                    <w:top w:val="none" w:sz="0" w:space="0" w:color="auto"/>
                    <w:left w:val="none" w:sz="0" w:space="0" w:color="auto"/>
                    <w:bottom w:val="none" w:sz="0" w:space="0" w:color="auto"/>
                    <w:right w:val="none" w:sz="0" w:space="0" w:color="auto"/>
                  </w:divBdr>
                </w:div>
                <w:div w:id="1865973722">
                  <w:marLeft w:val="0"/>
                  <w:marRight w:val="0"/>
                  <w:marTop w:val="0"/>
                  <w:marBottom w:val="0"/>
                  <w:divBdr>
                    <w:top w:val="none" w:sz="0" w:space="0" w:color="auto"/>
                    <w:left w:val="none" w:sz="0" w:space="0" w:color="auto"/>
                    <w:bottom w:val="none" w:sz="0" w:space="0" w:color="auto"/>
                    <w:right w:val="none" w:sz="0" w:space="0" w:color="auto"/>
                  </w:divBdr>
                </w:div>
                <w:div w:id="1866946663">
                  <w:marLeft w:val="0"/>
                  <w:marRight w:val="0"/>
                  <w:marTop w:val="0"/>
                  <w:marBottom w:val="0"/>
                  <w:divBdr>
                    <w:top w:val="none" w:sz="0" w:space="0" w:color="auto"/>
                    <w:left w:val="none" w:sz="0" w:space="0" w:color="auto"/>
                    <w:bottom w:val="none" w:sz="0" w:space="0" w:color="auto"/>
                    <w:right w:val="none" w:sz="0" w:space="0" w:color="auto"/>
                  </w:divBdr>
                </w:div>
                <w:div w:id="1867521052">
                  <w:marLeft w:val="0"/>
                  <w:marRight w:val="0"/>
                  <w:marTop w:val="0"/>
                  <w:marBottom w:val="0"/>
                  <w:divBdr>
                    <w:top w:val="none" w:sz="0" w:space="0" w:color="auto"/>
                    <w:left w:val="none" w:sz="0" w:space="0" w:color="auto"/>
                    <w:bottom w:val="none" w:sz="0" w:space="0" w:color="auto"/>
                    <w:right w:val="none" w:sz="0" w:space="0" w:color="auto"/>
                  </w:divBdr>
                </w:div>
                <w:div w:id="1867600654">
                  <w:marLeft w:val="0"/>
                  <w:marRight w:val="0"/>
                  <w:marTop w:val="0"/>
                  <w:marBottom w:val="0"/>
                  <w:divBdr>
                    <w:top w:val="none" w:sz="0" w:space="0" w:color="auto"/>
                    <w:left w:val="none" w:sz="0" w:space="0" w:color="auto"/>
                    <w:bottom w:val="none" w:sz="0" w:space="0" w:color="auto"/>
                    <w:right w:val="none" w:sz="0" w:space="0" w:color="auto"/>
                  </w:divBdr>
                </w:div>
                <w:div w:id="1868983303">
                  <w:marLeft w:val="0"/>
                  <w:marRight w:val="0"/>
                  <w:marTop w:val="0"/>
                  <w:marBottom w:val="0"/>
                  <w:divBdr>
                    <w:top w:val="none" w:sz="0" w:space="0" w:color="auto"/>
                    <w:left w:val="none" w:sz="0" w:space="0" w:color="auto"/>
                    <w:bottom w:val="none" w:sz="0" w:space="0" w:color="auto"/>
                    <w:right w:val="none" w:sz="0" w:space="0" w:color="auto"/>
                  </w:divBdr>
                </w:div>
                <w:div w:id="1873957445">
                  <w:marLeft w:val="0"/>
                  <w:marRight w:val="0"/>
                  <w:marTop w:val="0"/>
                  <w:marBottom w:val="0"/>
                  <w:divBdr>
                    <w:top w:val="none" w:sz="0" w:space="0" w:color="auto"/>
                    <w:left w:val="none" w:sz="0" w:space="0" w:color="auto"/>
                    <w:bottom w:val="none" w:sz="0" w:space="0" w:color="auto"/>
                    <w:right w:val="none" w:sz="0" w:space="0" w:color="auto"/>
                  </w:divBdr>
                </w:div>
                <w:div w:id="1875801757">
                  <w:marLeft w:val="0"/>
                  <w:marRight w:val="0"/>
                  <w:marTop w:val="0"/>
                  <w:marBottom w:val="0"/>
                  <w:divBdr>
                    <w:top w:val="none" w:sz="0" w:space="0" w:color="auto"/>
                    <w:left w:val="none" w:sz="0" w:space="0" w:color="auto"/>
                    <w:bottom w:val="none" w:sz="0" w:space="0" w:color="auto"/>
                    <w:right w:val="none" w:sz="0" w:space="0" w:color="auto"/>
                  </w:divBdr>
                </w:div>
                <w:div w:id="1879271636">
                  <w:marLeft w:val="0"/>
                  <w:marRight w:val="0"/>
                  <w:marTop w:val="0"/>
                  <w:marBottom w:val="0"/>
                  <w:divBdr>
                    <w:top w:val="none" w:sz="0" w:space="0" w:color="auto"/>
                    <w:left w:val="none" w:sz="0" w:space="0" w:color="auto"/>
                    <w:bottom w:val="none" w:sz="0" w:space="0" w:color="auto"/>
                    <w:right w:val="none" w:sz="0" w:space="0" w:color="auto"/>
                  </w:divBdr>
                </w:div>
                <w:div w:id="1881353797">
                  <w:marLeft w:val="0"/>
                  <w:marRight w:val="0"/>
                  <w:marTop w:val="0"/>
                  <w:marBottom w:val="0"/>
                  <w:divBdr>
                    <w:top w:val="none" w:sz="0" w:space="0" w:color="auto"/>
                    <w:left w:val="none" w:sz="0" w:space="0" w:color="auto"/>
                    <w:bottom w:val="none" w:sz="0" w:space="0" w:color="auto"/>
                    <w:right w:val="none" w:sz="0" w:space="0" w:color="auto"/>
                  </w:divBdr>
                </w:div>
                <w:div w:id="1881821008">
                  <w:marLeft w:val="0"/>
                  <w:marRight w:val="0"/>
                  <w:marTop w:val="0"/>
                  <w:marBottom w:val="0"/>
                  <w:divBdr>
                    <w:top w:val="none" w:sz="0" w:space="0" w:color="auto"/>
                    <w:left w:val="none" w:sz="0" w:space="0" w:color="auto"/>
                    <w:bottom w:val="none" w:sz="0" w:space="0" w:color="auto"/>
                    <w:right w:val="none" w:sz="0" w:space="0" w:color="auto"/>
                  </w:divBdr>
                </w:div>
                <w:div w:id="1882669248">
                  <w:marLeft w:val="0"/>
                  <w:marRight w:val="0"/>
                  <w:marTop w:val="0"/>
                  <w:marBottom w:val="0"/>
                  <w:divBdr>
                    <w:top w:val="none" w:sz="0" w:space="0" w:color="auto"/>
                    <w:left w:val="none" w:sz="0" w:space="0" w:color="auto"/>
                    <w:bottom w:val="none" w:sz="0" w:space="0" w:color="auto"/>
                    <w:right w:val="none" w:sz="0" w:space="0" w:color="auto"/>
                  </w:divBdr>
                </w:div>
                <w:div w:id="1883518897">
                  <w:marLeft w:val="0"/>
                  <w:marRight w:val="0"/>
                  <w:marTop w:val="0"/>
                  <w:marBottom w:val="0"/>
                  <w:divBdr>
                    <w:top w:val="none" w:sz="0" w:space="0" w:color="auto"/>
                    <w:left w:val="none" w:sz="0" w:space="0" w:color="auto"/>
                    <w:bottom w:val="none" w:sz="0" w:space="0" w:color="auto"/>
                    <w:right w:val="none" w:sz="0" w:space="0" w:color="auto"/>
                  </w:divBdr>
                </w:div>
                <w:div w:id="1883789773">
                  <w:marLeft w:val="0"/>
                  <w:marRight w:val="0"/>
                  <w:marTop w:val="0"/>
                  <w:marBottom w:val="0"/>
                  <w:divBdr>
                    <w:top w:val="none" w:sz="0" w:space="0" w:color="auto"/>
                    <w:left w:val="none" w:sz="0" w:space="0" w:color="auto"/>
                    <w:bottom w:val="none" w:sz="0" w:space="0" w:color="auto"/>
                    <w:right w:val="none" w:sz="0" w:space="0" w:color="auto"/>
                  </w:divBdr>
                </w:div>
                <w:div w:id="1884444077">
                  <w:marLeft w:val="0"/>
                  <w:marRight w:val="0"/>
                  <w:marTop w:val="0"/>
                  <w:marBottom w:val="0"/>
                  <w:divBdr>
                    <w:top w:val="none" w:sz="0" w:space="0" w:color="auto"/>
                    <w:left w:val="none" w:sz="0" w:space="0" w:color="auto"/>
                    <w:bottom w:val="none" w:sz="0" w:space="0" w:color="auto"/>
                    <w:right w:val="none" w:sz="0" w:space="0" w:color="auto"/>
                  </w:divBdr>
                </w:div>
                <w:div w:id="1884519131">
                  <w:marLeft w:val="0"/>
                  <w:marRight w:val="0"/>
                  <w:marTop w:val="0"/>
                  <w:marBottom w:val="0"/>
                  <w:divBdr>
                    <w:top w:val="none" w:sz="0" w:space="0" w:color="auto"/>
                    <w:left w:val="none" w:sz="0" w:space="0" w:color="auto"/>
                    <w:bottom w:val="none" w:sz="0" w:space="0" w:color="auto"/>
                    <w:right w:val="none" w:sz="0" w:space="0" w:color="auto"/>
                  </w:divBdr>
                </w:div>
                <w:div w:id="1885629766">
                  <w:marLeft w:val="0"/>
                  <w:marRight w:val="0"/>
                  <w:marTop w:val="0"/>
                  <w:marBottom w:val="0"/>
                  <w:divBdr>
                    <w:top w:val="none" w:sz="0" w:space="0" w:color="auto"/>
                    <w:left w:val="none" w:sz="0" w:space="0" w:color="auto"/>
                    <w:bottom w:val="none" w:sz="0" w:space="0" w:color="auto"/>
                    <w:right w:val="none" w:sz="0" w:space="0" w:color="auto"/>
                  </w:divBdr>
                </w:div>
                <w:div w:id="1886796022">
                  <w:marLeft w:val="0"/>
                  <w:marRight w:val="0"/>
                  <w:marTop w:val="0"/>
                  <w:marBottom w:val="0"/>
                  <w:divBdr>
                    <w:top w:val="none" w:sz="0" w:space="0" w:color="auto"/>
                    <w:left w:val="none" w:sz="0" w:space="0" w:color="auto"/>
                    <w:bottom w:val="none" w:sz="0" w:space="0" w:color="auto"/>
                    <w:right w:val="none" w:sz="0" w:space="0" w:color="auto"/>
                  </w:divBdr>
                </w:div>
                <w:div w:id="1887714611">
                  <w:marLeft w:val="0"/>
                  <w:marRight w:val="0"/>
                  <w:marTop w:val="0"/>
                  <w:marBottom w:val="0"/>
                  <w:divBdr>
                    <w:top w:val="none" w:sz="0" w:space="0" w:color="auto"/>
                    <w:left w:val="none" w:sz="0" w:space="0" w:color="auto"/>
                    <w:bottom w:val="none" w:sz="0" w:space="0" w:color="auto"/>
                    <w:right w:val="none" w:sz="0" w:space="0" w:color="auto"/>
                  </w:divBdr>
                </w:div>
                <w:div w:id="1887914158">
                  <w:marLeft w:val="0"/>
                  <w:marRight w:val="0"/>
                  <w:marTop w:val="0"/>
                  <w:marBottom w:val="0"/>
                  <w:divBdr>
                    <w:top w:val="none" w:sz="0" w:space="0" w:color="auto"/>
                    <w:left w:val="none" w:sz="0" w:space="0" w:color="auto"/>
                    <w:bottom w:val="none" w:sz="0" w:space="0" w:color="auto"/>
                    <w:right w:val="none" w:sz="0" w:space="0" w:color="auto"/>
                  </w:divBdr>
                </w:div>
                <w:div w:id="1888956963">
                  <w:marLeft w:val="0"/>
                  <w:marRight w:val="0"/>
                  <w:marTop w:val="0"/>
                  <w:marBottom w:val="0"/>
                  <w:divBdr>
                    <w:top w:val="none" w:sz="0" w:space="0" w:color="auto"/>
                    <w:left w:val="none" w:sz="0" w:space="0" w:color="auto"/>
                    <w:bottom w:val="none" w:sz="0" w:space="0" w:color="auto"/>
                    <w:right w:val="none" w:sz="0" w:space="0" w:color="auto"/>
                  </w:divBdr>
                </w:div>
                <w:div w:id="1889296252">
                  <w:marLeft w:val="0"/>
                  <w:marRight w:val="0"/>
                  <w:marTop w:val="0"/>
                  <w:marBottom w:val="0"/>
                  <w:divBdr>
                    <w:top w:val="none" w:sz="0" w:space="0" w:color="auto"/>
                    <w:left w:val="none" w:sz="0" w:space="0" w:color="auto"/>
                    <w:bottom w:val="none" w:sz="0" w:space="0" w:color="auto"/>
                    <w:right w:val="none" w:sz="0" w:space="0" w:color="auto"/>
                  </w:divBdr>
                </w:div>
                <w:div w:id="1891959150">
                  <w:marLeft w:val="0"/>
                  <w:marRight w:val="0"/>
                  <w:marTop w:val="0"/>
                  <w:marBottom w:val="0"/>
                  <w:divBdr>
                    <w:top w:val="none" w:sz="0" w:space="0" w:color="auto"/>
                    <w:left w:val="none" w:sz="0" w:space="0" w:color="auto"/>
                    <w:bottom w:val="none" w:sz="0" w:space="0" w:color="auto"/>
                    <w:right w:val="none" w:sz="0" w:space="0" w:color="auto"/>
                  </w:divBdr>
                </w:div>
                <w:div w:id="1894652985">
                  <w:marLeft w:val="0"/>
                  <w:marRight w:val="0"/>
                  <w:marTop w:val="0"/>
                  <w:marBottom w:val="0"/>
                  <w:divBdr>
                    <w:top w:val="none" w:sz="0" w:space="0" w:color="auto"/>
                    <w:left w:val="none" w:sz="0" w:space="0" w:color="auto"/>
                    <w:bottom w:val="none" w:sz="0" w:space="0" w:color="auto"/>
                    <w:right w:val="none" w:sz="0" w:space="0" w:color="auto"/>
                  </w:divBdr>
                </w:div>
                <w:div w:id="1907448215">
                  <w:marLeft w:val="0"/>
                  <w:marRight w:val="0"/>
                  <w:marTop w:val="0"/>
                  <w:marBottom w:val="0"/>
                  <w:divBdr>
                    <w:top w:val="none" w:sz="0" w:space="0" w:color="auto"/>
                    <w:left w:val="none" w:sz="0" w:space="0" w:color="auto"/>
                    <w:bottom w:val="none" w:sz="0" w:space="0" w:color="auto"/>
                    <w:right w:val="none" w:sz="0" w:space="0" w:color="auto"/>
                  </w:divBdr>
                </w:div>
                <w:div w:id="1908571117">
                  <w:marLeft w:val="0"/>
                  <w:marRight w:val="0"/>
                  <w:marTop w:val="0"/>
                  <w:marBottom w:val="0"/>
                  <w:divBdr>
                    <w:top w:val="none" w:sz="0" w:space="0" w:color="auto"/>
                    <w:left w:val="none" w:sz="0" w:space="0" w:color="auto"/>
                    <w:bottom w:val="none" w:sz="0" w:space="0" w:color="auto"/>
                    <w:right w:val="none" w:sz="0" w:space="0" w:color="auto"/>
                  </w:divBdr>
                </w:div>
                <w:div w:id="1910383884">
                  <w:marLeft w:val="0"/>
                  <w:marRight w:val="0"/>
                  <w:marTop w:val="0"/>
                  <w:marBottom w:val="0"/>
                  <w:divBdr>
                    <w:top w:val="none" w:sz="0" w:space="0" w:color="auto"/>
                    <w:left w:val="none" w:sz="0" w:space="0" w:color="auto"/>
                    <w:bottom w:val="none" w:sz="0" w:space="0" w:color="auto"/>
                    <w:right w:val="none" w:sz="0" w:space="0" w:color="auto"/>
                  </w:divBdr>
                </w:div>
                <w:div w:id="1911966467">
                  <w:marLeft w:val="0"/>
                  <w:marRight w:val="0"/>
                  <w:marTop w:val="0"/>
                  <w:marBottom w:val="0"/>
                  <w:divBdr>
                    <w:top w:val="none" w:sz="0" w:space="0" w:color="auto"/>
                    <w:left w:val="none" w:sz="0" w:space="0" w:color="auto"/>
                    <w:bottom w:val="none" w:sz="0" w:space="0" w:color="auto"/>
                    <w:right w:val="none" w:sz="0" w:space="0" w:color="auto"/>
                  </w:divBdr>
                </w:div>
                <w:div w:id="1912956966">
                  <w:marLeft w:val="0"/>
                  <w:marRight w:val="0"/>
                  <w:marTop w:val="0"/>
                  <w:marBottom w:val="0"/>
                  <w:divBdr>
                    <w:top w:val="none" w:sz="0" w:space="0" w:color="auto"/>
                    <w:left w:val="none" w:sz="0" w:space="0" w:color="auto"/>
                    <w:bottom w:val="none" w:sz="0" w:space="0" w:color="auto"/>
                    <w:right w:val="none" w:sz="0" w:space="0" w:color="auto"/>
                  </w:divBdr>
                </w:div>
                <w:div w:id="1913077585">
                  <w:marLeft w:val="0"/>
                  <w:marRight w:val="0"/>
                  <w:marTop w:val="0"/>
                  <w:marBottom w:val="0"/>
                  <w:divBdr>
                    <w:top w:val="none" w:sz="0" w:space="0" w:color="auto"/>
                    <w:left w:val="none" w:sz="0" w:space="0" w:color="auto"/>
                    <w:bottom w:val="none" w:sz="0" w:space="0" w:color="auto"/>
                    <w:right w:val="none" w:sz="0" w:space="0" w:color="auto"/>
                  </w:divBdr>
                </w:div>
                <w:div w:id="1916353049">
                  <w:marLeft w:val="0"/>
                  <w:marRight w:val="0"/>
                  <w:marTop w:val="0"/>
                  <w:marBottom w:val="0"/>
                  <w:divBdr>
                    <w:top w:val="none" w:sz="0" w:space="0" w:color="auto"/>
                    <w:left w:val="none" w:sz="0" w:space="0" w:color="auto"/>
                    <w:bottom w:val="none" w:sz="0" w:space="0" w:color="auto"/>
                    <w:right w:val="none" w:sz="0" w:space="0" w:color="auto"/>
                  </w:divBdr>
                </w:div>
                <w:div w:id="1916434159">
                  <w:marLeft w:val="0"/>
                  <w:marRight w:val="0"/>
                  <w:marTop w:val="0"/>
                  <w:marBottom w:val="0"/>
                  <w:divBdr>
                    <w:top w:val="none" w:sz="0" w:space="0" w:color="auto"/>
                    <w:left w:val="none" w:sz="0" w:space="0" w:color="auto"/>
                    <w:bottom w:val="none" w:sz="0" w:space="0" w:color="auto"/>
                    <w:right w:val="none" w:sz="0" w:space="0" w:color="auto"/>
                  </w:divBdr>
                </w:div>
                <w:div w:id="1918704711">
                  <w:marLeft w:val="0"/>
                  <w:marRight w:val="0"/>
                  <w:marTop w:val="0"/>
                  <w:marBottom w:val="0"/>
                  <w:divBdr>
                    <w:top w:val="none" w:sz="0" w:space="0" w:color="auto"/>
                    <w:left w:val="none" w:sz="0" w:space="0" w:color="auto"/>
                    <w:bottom w:val="none" w:sz="0" w:space="0" w:color="auto"/>
                    <w:right w:val="none" w:sz="0" w:space="0" w:color="auto"/>
                  </w:divBdr>
                </w:div>
                <w:div w:id="1923370835">
                  <w:marLeft w:val="0"/>
                  <w:marRight w:val="0"/>
                  <w:marTop w:val="0"/>
                  <w:marBottom w:val="0"/>
                  <w:divBdr>
                    <w:top w:val="none" w:sz="0" w:space="0" w:color="auto"/>
                    <w:left w:val="none" w:sz="0" w:space="0" w:color="auto"/>
                    <w:bottom w:val="none" w:sz="0" w:space="0" w:color="auto"/>
                    <w:right w:val="none" w:sz="0" w:space="0" w:color="auto"/>
                  </w:divBdr>
                </w:div>
                <w:div w:id="1924560722">
                  <w:marLeft w:val="0"/>
                  <w:marRight w:val="0"/>
                  <w:marTop w:val="0"/>
                  <w:marBottom w:val="0"/>
                  <w:divBdr>
                    <w:top w:val="none" w:sz="0" w:space="0" w:color="auto"/>
                    <w:left w:val="none" w:sz="0" w:space="0" w:color="auto"/>
                    <w:bottom w:val="none" w:sz="0" w:space="0" w:color="auto"/>
                    <w:right w:val="none" w:sz="0" w:space="0" w:color="auto"/>
                  </w:divBdr>
                </w:div>
                <w:div w:id="1924728147">
                  <w:marLeft w:val="0"/>
                  <w:marRight w:val="0"/>
                  <w:marTop w:val="0"/>
                  <w:marBottom w:val="0"/>
                  <w:divBdr>
                    <w:top w:val="none" w:sz="0" w:space="0" w:color="auto"/>
                    <w:left w:val="none" w:sz="0" w:space="0" w:color="auto"/>
                    <w:bottom w:val="none" w:sz="0" w:space="0" w:color="auto"/>
                    <w:right w:val="none" w:sz="0" w:space="0" w:color="auto"/>
                  </w:divBdr>
                </w:div>
                <w:div w:id="1925187263">
                  <w:marLeft w:val="0"/>
                  <w:marRight w:val="0"/>
                  <w:marTop w:val="0"/>
                  <w:marBottom w:val="0"/>
                  <w:divBdr>
                    <w:top w:val="none" w:sz="0" w:space="0" w:color="auto"/>
                    <w:left w:val="none" w:sz="0" w:space="0" w:color="auto"/>
                    <w:bottom w:val="none" w:sz="0" w:space="0" w:color="auto"/>
                    <w:right w:val="none" w:sz="0" w:space="0" w:color="auto"/>
                  </w:divBdr>
                </w:div>
                <w:div w:id="1926568867">
                  <w:marLeft w:val="0"/>
                  <w:marRight w:val="0"/>
                  <w:marTop w:val="0"/>
                  <w:marBottom w:val="0"/>
                  <w:divBdr>
                    <w:top w:val="none" w:sz="0" w:space="0" w:color="auto"/>
                    <w:left w:val="none" w:sz="0" w:space="0" w:color="auto"/>
                    <w:bottom w:val="none" w:sz="0" w:space="0" w:color="auto"/>
                    <w:right w:val="none" w:sz="0" w:space="0" w:color="auto"/>
                  </w:divBdr>
                </w:div>
                <w:div w:id="1930776075">
                  <w:marLeft w:val="0"/>
                  <w:marRight w:val="0"/>
                  <w:marTop w:val="0"/>
                  <w:marBottom w:val="0"/>
                  <w:divBdr>
                    <w:top w:val="none" w:sz="0" w:space="0" w:color="auto"/>
                    <w:left w:val="none" w:sz="0" w:space="0" w:color="auto"/>
                    <w:bottom w:val="none" w:sz="0" w:space="0" w:color="auto"/>
                    <w:right w:val="none" w:sz="0" w:space="0" w:color="auto"/>
                  </w:divBdr>
                </w:div>
                <w:div w:id="1933277770">
                  <w:marLeft w:val="0"/>
                  <w:marRight w:val="0"/>
                  <w:marTop w:val="0"/>
                  <w:marBottom w:val="0"/>
                  <w:divBdr>
                    <w:top w:val="none" w:sz="0" w:space="0" w:color="auto"/>
                    <w:left w:val="none" w:sz="0" w:space="0" w:color="auto"/>
                    <w:bottom w:val="none" w:sz="0" w:space="0" w:color="auto"/>
                    <w:right w:val="none" w:sz="0" w:space="0" w:color="auto"/>
                  </w:divBdr>
                </w:div>
                <w:div w:id="1934892659">
                  <w:marLeft w:val="0"/>
                  <w:marRight w:val="0"/>
                  <w:marTop w:val="0"/>
                  <w:marBottom w:val="0"/>
                  <w:divBdr>
                    <w:top w:val="none" w:sz="0" w:space="0" w:color="auto"/>
                    <w:left w:val="none" w:sz="0" w:space="0" w:color="auto"/>
                    <w:bottom w:val="none" w:sz="0" w:space="0" w:color="auto"/>
                    <w:right w:val="none" w:sz="0" w:space="0" w:color="auto"/>
                  </w:divBdr>
                </w:div>
                <w:div w:id="1935630883">
                  <w:marLeft w:val="0"/>
                  <w:marRight w:val="0"/>
                  <w:marTop w:val="0"/>
                  <w:marBottom w:val="0"/>
                  <w:divBdr>
                    <w:top w:val="none" w:sz="0" w:space="0" w:color="auto"/>
                    <w:left w:val="none" w:sz="0" w:space="0" w:color="auto"/>
                    <w:bottom w:val="none" w:sz="0" w:space="0" w:color="auto"/>
                    <w:right w:val="none" w:sz="0" w:space="0" w:color="auto"/>
                  </w:divBdr>
                </w:div>
                <w:div w:id="1935742703">
                  <w:marLeft w:val="0"/>
                  <w:marRight w:val="0"/>
                  <w:marTop w:val="0"/>
                  <w:marBottom w:val="0"/>
                  <w:divBdr>
                    <w:top w:val="none" w:sz="0" w:space="0" w:color="auto"/>
                    <w:left w:val="none" w:sz="0" w:space="0" w:color="auto"/>
                    <w:bottom w:val="none" w:sz="0" w:space="0" w:color="auto"/>
                    <w:right w:val="none" w:sz="0" w:space="0" w:color="auto"/>
                  </w:divBdr>
                </w:div>
                <w:div w:id="1935818940">
                  <w:marLeft w:val="0"/>
                  <w:marRight w:val="0"/>
                  <w:marTop w:val="0"/>
                  <w:marBottom w:val="0"/>
                  <w:divBdr>
                    <w:top w:val="none" w:sz="0" w:space="0" w:color="auto"/>
                    <w:left w:val="none" w:sz="0" w:space="0" w:color="auto"/>
                    <w:bottom w:val="none" w:sz="0" w:space="0" w:color="auto"/>
                    <w:right w:val="none" w:sz="0" w:space="0" w:color="auto"/>
                  </w:divBdr>
                </w:div>
                <w:div w:id="1936670219">
                  <w:marLeft w:val="0"/>
                  <w:marRight w:val="0"/>
                  <w:marTop w:val="0"/>
                  <w:marBottom w:val="0"/>
                  <w:divBdr>
                    <w:top w:val="none" w:sz="0" w:space="0" w:color="auto"/>
                    <w:left w:val="none" w:sz="0" w:space="0" w:color="auto"/>
                    <w:bottom w:val="none" w:sz="0" w:space="0" w:color="auto"/>
                    <w:right w:val="none" w:sz="0" w:space="0" w:color="auto"/>
                  </w:divBdr>
                </w:div>
                <w:div w:id="1938756329">
                  <w:marLeft w:val="0"/>
                  <w:marRight w:val="0"/>
                  <w:marTop w:val="0"/>
                  <w:marBottom w:val="0"/>
                  <w:divBdr>
                    <w:top w:val="none" w:sz="0" w:space="0" w:color="auto"/>
                    <w:left w:val="none" w:sz="0" w:space="0" w:color="auto"/>
                    <w:bottom w:val="none" w:sz="0" w:space="0" w:color="auto"/>
                    <w:right w:val="none" w:sz="0" w:space="0" w:color="auto"/>
                  </w:divBdr>
                </w:div>
                <w:div w:id="1939410407">
                  <w:marLeft w:val="0"/>
                  <w:marRight w:val="0"/>
                  <w:marTop w:val="0"/>
                  <w:marBottom w:val="0"/>
                  <w:divBdr>
                    <w:top w:val="none" w:sz="0" w:space="0" w:color="auto"/>
                    <w:left w:val="none" w:sz="0" w:space="0" w:color="auto"/>
                    <w:bottom w:val="none" w:sz="0" w:space="0" w:color="auto"/>
                    <w:right w:val="none" w:sz="0" w:space="0" w:color="auto"/>
                  </w:divBdr>
                </w:div>
                <w:div w:id="1943343794">
                  <w:marLeft w:val="0"/>
                  <w:marRight w:val="0"/>
                  <w:marTop w:val="0"/>
                  <w:marBottom w:val="0"/>
                  <w:divBdr>
                    <w:top w:val="none" w:sz="0" w:space="0" w:color="auto"/>
                    <w:left w:val="none" w:sz="0" w:space="0" w:color="auto"/>
                    <w:bottom w:val="none" w:sz="0" w:space="0" w:color="auto"/>
                    <w:right w:val="none" w:sz="0" w:space="0" w:color="auto"/>
                  </w:divBdr>
                </w:div>
                <w:div w:id="1945117150">
                  <w:marLeft w:val="0"/>
                  <w:marRight w:val="0"/>
                  <w:marTop w:val="0"/>
                  <w:marBottom w:val="0"/>
                  <w:divBdr>
                    <w:top w:val="none" w:sz="0" w:space="0" w:color="auto"/>
                    <w:left w:val="none" w:sz="0" w:space="0" w:color="auto"/>
                    <w:bottom w:val="none" w:sz="0" w:space="0" w:color="auto"/>
                    <w:right w:val="none" w:sz="0" w:space="0" w:color="auto"/>
                  </w:divBdr>
                </w:div>
                <w:div w:id="1946375656">
                  <w:marLeft w:val="0"/>
                  <w:marRight w:val="0"/>
                  <w:marTop w:val="0"/>
                  <w:marBottom w:val="0"/>
                  <w:divBdr>
                    <w:top w:val="none" w:sz="0" w:space="0" w:color="auto"/>
                    <w:left w:val="none" w:sz="0" w:space="0" w:color="auto"/>
                    <w:bottom w:val="none" w:sz="0" w:space="0" w:color="auto"/>
                    <w:right w:val="none" w:sz="0" w:space="0" w:color="auto"/>
                  </w:divBdr>
                </w:div>
                <w:div w:id="1951355205">
                  <w:marLeft w:val="0"/>
                  <w:marRight w:val="0"/>
                  <w:marTop w:val="0"/>
                  <w:marBottom w:val="0"/>
                  <w:divBdr>
                    <w:top w:val="none" w:sz="0" w:space="0" w:color="auto"/>
                    <w:left w:val="none" w:sz="0" w:space="0" w:color="auto"/>
                    <w:bottom w:val="none" w:sz="0" w:space="0" w:color="auto"/>
                    <w:right w:val="none" w:sz="0" w:space="0" w:color="auto"/>
                  </w:divBdr>
                </w:div>
                <w:div w:id="1953629048">
                  <w:marLeft w:val="0"/>
                  <w:marRight w:val="0"/>
                  <w:marTop w:val="0"/>
                  <w:marBottom w:val="0"/>
                  <w:divBdr>
                    <w:top w:val="none" w:sz="0" w:space="0" w:color="auto"/>
                    <w:left w:val="none" w:sz="0" w:space="0" w:color="auto"/>
                    <w:bottom w:val="none" w:sz="0" w:space="0" w:color="auto"/>
                    <w:right w:val="none" w:sz="0" w:space="0" w:color="auto"/>
                  </w:divBdr>
                </w:div>
                <w:div w:id="1954751942">
                  <w:marLeft w:val="0"/>
                  <w:marRight w:val="0"/>
                  <w:marTop w:val="0"/>
                  <w:marBottom w:val="0"/>
                  <w:divBdr>
                    <w:top w:val="none" w:sz="0" w:space="0" w:color="auto"/>
                    <w:left w:val="none" w:sz="0" w:space="0" w:color="auto"/>
                    <w:bottom w:val="none" w:sz="0" w:space="0" w:color="auto"/>
                    <w:right w:val="none" w:sz="0" w:space="0" w:color="auto"/>
                  </w:divBdr>
                </w:div>
                <w:div w:id="1954942762">
                  <w:marLeft w:val="0"/>
                  <w:marRight w:val="0"/>
                  <w:marTop w:val="0"/>
                  <w:marBottom w:val="0"/>
                  <w:divBdr>
                    <w:top w:val="none" w:sz="0" w:space="0" w:color="auto"/>
                    <w:left w:val="none" w:sz="0" w:space="0" w:color="auto"/>
                    <w:bottom w:val="none" w:sz="0" w:space="0" w:color="auto"/>
                    <w:right w:val="none" w:sz="0" w:space="0" w:color="auto"/>
                  </w:divBdr>
                </w:div>
                <w:div w:id="1956475939">
                  <w:marLeft w:val="0"/>
                  <w:marRight w:val="0"/>
                  <w:marTop w:val="0"/>
                  <w:marBottom w:val="0"/>
                  <w:divBdr>
                    <w:top w:val="none" w:sz="0" w:space="0" w:color="auto"/>
                    <w:left w:val="none" w:sz="0" w:space="0" w:color="auto"/>
                    <w:bottom w:val="none" w:sz="0" w:space="0" w:color="auto"/>
                    <w:right w:val="none" w:sz="0" w:space="0" w:color="auto"/>
                  </w:divBdr>
                </w:div>
                <w:div w:id="1958558159">
                  <w:marLeft w:val="0"/>
                  <w:marRight w:val="0"/>
                  <w:marTop w:val="0"/>
                  <w:marBottom w:val="0"/>
                  <w:divBdr>
                    <w:top w:val="none" w:sz="0" w:space="0" w:color="auto"/>
                    <w:left w:val="none" w:sz="0" w:space="0" w:color="auto"/>
                    <w:bottom w:val="none" w:sz="0" w:space="0" w:color="auto"/>
                    <w:right w:val="none" w:sz="0" w:space="0" w:color="auto"/>
                  </w:divBdr>
                </w:div>
                <w:div w:id="1960456516">
                  <w:marLeft w:val="0"/>
                  <w:marRight w:val="0"/>
                  <w:marTop w:val="0"/>
                  <w:marBottom w:val="0"/>
                  <w:divBdr>
                    <w:top w:val="none" w:sz="0" w:space="0" w:color="auto"/>
                    <w:left w:val="none" w:sz="0" w:space="0" w:color="auto"/>
                    <w:bottom w:val="none" w:sz="0" w:space="0" w:color="auto"/>
                    <w:right w:val="none" w:sz="0" w:space="0" w:color="auto"/>
                  </w:divBdr>
                </w:div>
                <w:div w:id="1960992100">
                  <w:marLeft w:val="0"/>
                  <w:marRight w:val="0"/>
                  <w:marTop w:val="0"/>
                  <w:marBottom w:val="0"/>
                  <w:divBdr>
                    <w:top w:val="none" w:sz="0" w:space="0" w:color="auto"/>
                    <w:left w:val="none" w:sz="0" w:space="0" w:color="auto"/>
                    <w:bottom w:val="none" w:sz="0" w:space="0" w:color="auto"/>
                    <w:right w:val="none" w:sz="0" w:space="0" w:color="auto"/>
                  </w:divBdr>
                </w:div>
                <w:div w:id="1965424740">
                  <w:marLeft w:val="0"/>
                  <w:marRight w:val="0"/>
                  <w:marTop w:val="0"/>
                  <w:marBottom w:val="0"/>
                  <w:divBdr>
                    <w:top w:val="none" w:sz="0" w:space="0" w:color="auto"/>
                    <w:left w:val="none" w:sz="0" w:space="0" w:color="auto"/>
                    <w:bottom w:val="none" w:sz="0" w:space="0" w:color="auto"/>
                    <w:right w:val="none" w:sz="0" w:space="0" w:color="auto"/>
                  </w:divBdr>
                </w:div>
                <w:div w:id="1965578593">
                  <w:marLeft w:val="0"/>
                  <w:marRight w:val="0"/>
                  <w:marTop w:val="0"/>
                  <w:marBottom w:val="0"/>
                  <w:divBdr>
                    <w:top w:val="none" w:sz="0" w:space="0" w:color="auto"/>
                    <w:left w:val="none" w:sz="0" w:space="0" w:color="auto"/>
                    <w:bottom w:val="none" w:sz="0" w:space="0" w:color="auto"/>
                    <w:right w:val="none" w:sz="0" w:space="0" w:color="auto"/>
                  </w:divBdr>
                </w:div>
                <w:div w:id="1966346451">
                  <w:marLeft w:val="0"/>
                  <w:marRight w:val="0"/>
                  <w:marTop w:val="0"/>
                  <w:marBottom w:val="0"/>
                  <w:divBdr>
                    <w:top w:val="none" w:sz="0" w:space="0" w:color="auto"/>
                    <w:left w:val="none" w:sz="0" w:space="0" w:color="auto"/>
                    <w:bottom w:val="none" w:sz="0" w:space="0" w:color="auto"/>
                    <w:right w:val="none" w:sz="0" w:space="0" w:color="auto"/>
                  </w:divBdr>
                </w:div>
                <w:div w:id="1966353564">
                  <w:marLeft w:val="0"/>
                  <w:marRight w:val="0"/>
                  <w:marTop w:val="0"/>
                  <w:marBottom w:val="0"/>
                  <w:divBdr>
                    <w:top w:val="none" w:sz="0" w:space="0" w:color="auto"/>
                    <w:left w:val="none" w:sz="0" w:space="0" w:color="auto"/>
                    <w:bottom w:val="none" w:sz="0" w:space="0" w:color="auto"/>
                    <w:right w:val="none" w:sz="0" w:space="0" w:color="auto"/>
                  </w:divBdr>
                </w:div>
                <w:div w:id="1967542249">
                  <w:marLeft w:val="0"/>
                  <w:marRight w:val="0"/>
                  <w:marTop w:val="0"/>
                  <w:marBottom w:val="0"/>
                  <w:divBdr>
                    <w:top w:val="none" w:sz="0" w:space="0" w:color="auto"/>
                    <w:left w:val="none" w:sz="0" w:space="0" w:color="auto"/>
                    <w:bottom w:val="none" w:sz="0" w:space="0" w:color="auto"/>
                    <w:right w:val="none" w:sz="0" w:space="0" w:color="auto"/>
                  </w:divBdr>
                </w:div>
                <w:div w:id="1970742932">
                  <w:marLeft w:val="0"/>
                  <w:marRight w:val="0"/>
                  <w:marTop w:val="0"/>
                  <w:marBottom w:val="0"/>
                  <w:divBdr>
                    <w:top w:val="none" w:sz="0" w:space="0" w:color="auto"/>
                    <w:left w:val="none" w:sz="0" w:space="0" w:color="auto"/>
                    <w:bottom w:val="none" w:sz="0" w:space="0" w:color="auto"/>
                    <w:right w:val="none" w:sz="0" w:space="0" w:color="auto"/>
                  </w:divBdr>
                </w:div>
                <w:div w:id="1974289150">
                  <w:marLeft w:val="0"/>
                  <w:marRight w:val="0"/>
                  <w:marTop w:val="0"/>
                  <w:marBottom w:val="0"/>
                  <w:divBdr>
                    <w:top w:val="none" w:sz="0" w:space="0" w:color="auto"/>
                    <w:left w:val="none" w:sz="0" w:space="0" w:color="auto"/>
                    <w:bottom w:val="none" w:sz="0" w:space="0" w:color="auto"/>
                    <w:right w:val="none" w:sz="0" w:space="0" w:color="auto"/>
                  </w:divBdr>
                </w:div>
                <w:div w:id="1975521444">
                  <w:marLeft w:val="0"/>
                  <w:marRight w:val="0"/>
                  <w:marTop w:val="0"/>
                  <w:marBottom w:val="0"/>
                  <w:divBdr>
                    <w:top w:val="none" w:sz="0" w:space="0" w:color="auto"/>
                    <w:left w:val="none" w:sz="0" w:space="0" w:color="auto"/>
                    <w:bottom w:val="none" w:sz="0" w:space="0" w:color="auto"/>
                    <w:right w:val="none" w:sz="0" w:space="0" w:color="auto"/>
                  </w:divBdr>
                </w:div>
                <w:div w:id="1975603103">
                  <w:marLeft w:val="0"/>
                  <w:marRight w:val="0"/>
                  <w:marTop w:val="0"/>
                  <w:marBottom w:val="0"/>
                  <w:divBdr>
                    <w:top w:val="none" w:sz="0" w:space="0" w:color="auto"/>
                    <w:left w:val="none" w:sz="0" w:space="0" w:color="auto"/>
                    <w:bottom w:val="none" w:sz="0" w:space="0" w:color="auto"/>
                    <w:right w:val="none" w:sz="0" w:space="0" w:color="auto"/>
                  </w:divBdr>
                </w:div>
                <w:div w:id="1978292721">
                  <w:marLeft w:val="0"/>
                  <w:marRight w:val="0"/>
                  <w:marTop w:val="0"/>
                  <w:marBottom w:val="0"/>
                  <w:divBdr>
                    <w:top w:val="none" w:sz="0" w:space="0" w:color="auto"/>
                    <w:left w:val="none" w:sz="0" w:space="0" w:color="auto"/>
                    <w:bottom w:val="none" w:sz="0" w:space="0" w:color="auto"/>
                    <w:right w:val="none" w:sz="0" w:space="0" w:color="auto"/>
                  </w:divBdr>
                </w:div>
                <w:div w:id="1982423102">
                  <w:marLeft w:val="0"/>
                  <w:marRight w:val="0"/>
                  <w:marTop w:val="0"/>
                  <w:marBottom w:val="0"/>
                  <w:divBdr>
                    <w:top w:val="none" w:sz="0" w:space="0" w:color="auto"/>
                    <w:left w:val="none" w:sz="0" w:space="0" w:color="auto"/>
                    <w:bottom w:val="none" w:sz="0" w:space="0" w:color="auto"/>
                    <w:right w:val="none" w:sz="0" w:space="0" w:color="auto"/>
                  </w:divBdr>
                </w:div>
                <w:div w:id="1983070876">
                  <w:marLeft w:val="0"/>
                  <w:marRight w:val="0"/>
                  <w:marTop w:val="0"/>
                  <w:marBottom w:val="0"/>
                  <w:divBdr>
                    <w:top w:val="none" w:sz="0" w:space="0" w:color="auto"/>
                    <w:left w:val="none" w:sz="0" w:space="0" w:color="auto"/>
                    <w:bottom w:val="none" w:sz="0" w:space="0" w:color="auto"/>
                    <w:right w:val="none" w:sz="0" w:space="0" w:color="auto"/>
                  </w:divBdr>
                </w:div>
                <w:div w:id="1983579047">
                  <w:marLeft w:val="0"/>
                  <w:marRight w:val="0"/>
                  <w:marTop w:val="0"/>
                  <w:marBottom w:val="0"/>
                  <w:divBdr>
                    <w:top w:val="none" w:sz="0" w:space="0" w:color="auto"/>
                    <w:left w:val="none" w:sz="0" w:space="0" w:color="auto"/>
                    <w:bottom w:val="none" w:sz="0" w:space="0" w:color="auto"/>
                    <w:right w:val="none" w:sz="0" w:space="0" w:color="auto"/>
                  </w:divBdr>
                </w:div>
                <w:div w:id="1984965085">
                  <w:marLeft w:val="0"/>
                  <w:marRight w:val="0"/>
                  <w:marTop w:val="0"/>
                  <w:marBottom w:val="0"/>
                  <w:divBdr>
                    <w:top w:val="none" w:sz="0" w:space="0" w:color="auto"/>
                    <w:left w:val="none" w:sz="0" w:space="0" w:color="auto"/>
                    <w:bottom w:val="none" w:sz="0" w:space="0" w:color="auto"/>
                    <w:right w:val="none" w:sz="0" w:space="0" w:color="auto"/>
                  </w:divBdr>
                </w:div>
                <w:div w:id="1987775538">
                  <w:marLeft w:val="0"/>
                  <w:marRight w:val="0"/>
                  <w:marTop w:val="0"/>
                  <w:marBottom w:val="0"/>
                  <w:divBdr>
                    <w:top w:val="none" w:sz="0" w:space="0" w:color="auto"/>
                    <w:left w:val="none" w:sz="0" w:space="0" w:color="auto"/>
                    <w:bottom w:val="none" w:sz="0" w:space="0" w:color="auto"/>
                    <w:right w:val="none" w:sz="0" w:space="0" w:color="auto"/>
                  </w:divBdr>
                </w:div>
                <w:div w:id="1991523333">
                  <w:marLeft w:val="0"/>
                  <w:marRight w:val="0"/>
                  <w:marTop w:val="0"/>
                  <w:marBottom w:val="0"/>
                  <w:divBdr>
                    <w:top w:val="none" w:sz="0" w:space="0" w:color="auto"/>
                    <w:left w:val="none" w:sz="0" w:space="0" w:color="auto"/>
                    <w:bottom w:val="none" w:sz="0" w:space="0" w:color="auto"/>
                    <w:right w:val="none" w:sz="0" w:space="0" w:color="auto"/>
                  </w:divBdr>
                </w:div>
                <w:div w:id="1992561859">
                  <w:marLeft w:val="0"/>
                  <w:marRight w:val="0"/>
                  <w:marTop w:val="0"/>
                  <w:marBottom w:val="0"/>
                  <w:divBdr>
                    <w:top w:val="none" w:sz="0" w:space="0" w:color="auto"/>
                    <w:left w:val="none" w:sz="0" w:space="0" w:color="auto"/>
                    <w:bottom w:val="none" w:sz="0" w:space="0" w:color="auto"/>
                    <w:right w:val="none" w:sz="0" w:space="0" w:color="auto"/>
                  </w:divBdr>
                </w:div>
                <w:div w:id="1993295486">
                  <w:marLeft w:val="0"/>
                  <w:marRight w:val="0"/>
                  <w:marTop w:val="0"/>
                  <w:marBottom w:val="0"/>
                  <w:divBdr>
                    <w:top w:val="none" w:sz="0" w:space="0" w:color="auto"/>
                    <w:left w:val="none" w:sz="0" w:space="0" w:color="auto"/>
                    <w:bottom w:val="none" w:sz="0" w:space="0" w:color="auto"/>
                    <w:right w:val="none" w:sz="0" w:space="0" w:color="auto"/>
                  </w:divBdr>
                </w:div>
                <w:div w:id="1993633307">
                  <w:marLeft w:val="0"/>
                  <w:marRight w:val="0"/>
                  <w:marTop w:val="0"/>
                  <w:marBottom w:val="0"/>
                  <w:divBdr>
                    <w:top w:val="none" w:sz="0" w:space="0" w:color="auto"/>
                    <w:left w:val="none" w:sz="0" w:space="0" w:color="auto"/>
                    <w:bottom w:val="none" w:sz="0" w:space="0" w:color="auto"/>
                    <w:right w:val="none" w:sz="0" w:space="0" w:color="auto"/>
                  </w:divBdr>
                </w:div>
                <w:div w:id="1994523444">
                  <w:marLeft w:val="0"/>
                  <w:marRight w:val="0"/>
                  <w:marTop w:val="0"/>
                  <w:marBottom w:val="0"/>
                  <w:divBdr>
                    <w:top w:val="none" w:sz="0" w:space="0" w:color="auto"/>
                    <w:left w:val="none" w:sz="0" w:space="0" w:color="auto"/>
                    <w:bottom w:val="none" w:sz="0" w:space="0" w:color="auto"/>
                    <w:right w:val="none" w:sz="0" w:space="0" w:color="auto"/>
                  </w:divBdr>
                </w:div>
                <w:div w:id="1994798322">
                  <w:marLeft w:val="0"/>
                  <w:marRight w:val="0"/>
                  <w:marTop w:val="0"/>
                  <w:marBottom w:val="0"/>
                  <w:divBdr>
                    <w:top w:val="none" w:sz="0" w:space="0" w:color="auto"/>
                    <w:left w:val="none" w:sz="0" w:space="0" w:color="auto"/>
                    <w:bottom w:val="none" w:sz="0" w:space="0" w:color="auto"/>
                    <w:right w:val="none" w:sz="0" w:space="0" w:color="auto"/>
                  </w:divBdr>
                </w:div>
                <w:div w:id="1996883506">
                  <w:marLeft w:val="0"/>
                  <w:marRight w:val="0"/>
                  <w:marTop w:val="0"/>
                  <w:marBottom w:val="0"/>
                  <w:divBdr>
                    <w:top w:val="none" w:sz="0" w:space="0" w:color="auto"/>
                    <w:left w:val="none" w:sz="0" w:space="0" w:color="auto"/>
                    <w:bottom w:val="none" w:sz="0" w:space="0" w:color="auto"/>
                    <w:right w:val="none" w:sz="0" w:space="0" w:color="auto"/>
                  </w:divBdr>
                </w:div>
                <w:div w:id="1999308268">
                  <w:marLeft w:val="0"/>
                  <w:marRight w:val="0"/>
                  <w:marTop w:val="0"/>
                  <w:marBottom w:val="0"/>
                  <w:divBdr>
                    <w:top w:val="none" w:sz="0" w:space="0" w:color="auto"/>
                    <w:left w:val="none" w:sz="0" w:space="0" w:color="auto"/>
                    <w:bottom w:val="none" w:sz="0" w:space="0" w:color="auto"/>
                    <w:right w:val="none" w:sz="0" w:space="0" w:color="auto"/>
                  </w:divBdr>
                </w:div>
                <w:div w:id="2001232583">
                  <w:marLeft w:val="0"/>
                  <w:marRight w:val="0"/>
                  <w:marTop w:val="0"/>
                  <w:marBottom w:val="0"/>
                  <w:divBdr>
                    <w:top w:val="none" w:sz="0" w:space="0" w:color="auto"/>
                    <w:left w:val="none" w:sz="0" w:space="0" w:color="auto"/>
                    <w:bottom w:val="none" w:sz="0" w:space="0" w:color="auto"/>
                    <w:right w:val="none" w:sz="0" w:space="0" w:color="auto"/>
                  </w:divBdr>
                </w:div>
                <w:div w:id="2001420382">
                  <w:marLeft w:val="0"/>
                  <w:marRight w:val="0"/>
                  <w:marTop w:val="0"/>
                  <w:marBottom w:val="0"/>
                  <w:divBdr>
                    <w:top w:val="none" w:sz="0" w:space="0" w:color="auto"/>
                    <w:left w:val="none" w:sz="0" w:space="0" w:color="auto"/>
                    <w:bottom w:val="none" w:sz="0" w:space="0" w:color="auto"/>
                    <w:right w:val="none" w:sz="0" w:space="0" w:color="auto"/>
                  </w:divBdr>
                </w:div>
                <w:div w:id="2005668927">
                  <w:marLeft w:val="0"/>
                  <w:marRight w:val="0"/>
                  <w:marTop w:val="0"/>
                  <w:marBottom w:val="0"/>
                  <w:divBdr>
                    <w:top w:val="none" w:sz="0" w:space="0" w:color="auto"/>
                    <w:left w:val="none" w:sz="0" w:space="0" w:color="auto"/>
                    <w:bottom w:val="none" w:sz="0" w:space="0" w:color="auto"/>
                    <w:right w:val="none" w:sz="0" w:space="0" w:color="auto"/>
                  </w:divBdr>
                </w:div>
                <w:div w:id="2006735841">
                  <w:marLeft w:val="0"/>
                  <w:marRight w:val="0"/>
                  <w:marTop w:val="0"/>
                  <w:marBottom w:val="0"/>
                  <w:divBdr>
                    <w:top w:val="none" w:sz="0" w:space="0" w:color="auto"/>
                    <w:left w:val="none" w:sz="0" w:space="0" w:color="auto"/>
                    <w:bottom w:val="none" w:sz="0" w:space="0" w:color="auto"/>
                    <w:right w:val="none" w:sz="0" w:space="0" w:color="auto"/>
                  </w:divBdr>
                </w:div>
                <w:div w:id="2010516491">
                  <w:marLeft w:val="0"/>
                  <w:marRight w:val="0"/>
                  <w:marTop w:val="0"/>
                  <w:marBottom w:val="0"/>
                  <w:divBdr>
                    <w:top w:val="none" w:sz="0" w:space="0" w:color="auto"/>
                    <w:left w:val="none" w:sz="0" w:space="0" w:color="auto"/>
                    <w:bottom w:val="none" w:sz="0" w:space="0" w:color="auto"/>
                    <w:right w:val="none" w:sz="0" w:space="0" w:color="auto"/>
                  </w:divBdr>
                </w:div>
                <w:div w:id="2010718901">
                  <w:marLeft w:val="0"/>
                  <w:marRight w:val="0"/>
                  <w:marTop w:val="0"/>
                  <w:marBottom w:val="0"/>
                  <w:divBdr>
                    <w:top w:val="none" w:sz="0" w:space="0" w:color="auto"/>
                    <w:left w:val="none" w:sz="0" w:space="0" w:color="auto"/>
                    <w:bottom w:val="none" w:sz="0" w:space="0" w:color="auto"/>
                    <w:right w:val="none" w:sz="0" w:space="0" w:color="auto"/>
                  </w:divBdr>
                </w:div>
                <w:div w:id="2013023048">
                  <w:marLeft w:val="0"/>
                  <w:marRight w:val="0"/>
                  <w:marTop w:val="0"/>
                  <w:marBottom w:val="0"/>
                  <w:divBdr>
                    <w:top w:val="none" w:sz="0" w:space="0" w:color="auto"/>
                    <w:left w:val="none" w:sz="0" w:space="0" w:color="auto"/>
                    <w:bottom w:val="none" w:sz="0" w:space="0" w:color="auto"/>
                    <w:right w:val="none" w:sz="0" w:space="0" w:color="auto"/>
                  </w:divBdr>
                </w:div>
                <w:div w:id="2015912518">
                  <w:marLeft w:val="0"/>
                  <w:marRight w:val="0"/>
                  <w:marTop w:val="0"/>
                  <w:marBottom w:val="0"/>
                  <w:divBdr>
                    <w:top w:val="none" w:sz="0" w:space="0" w:color="auto"/>
                    <w:left w:val="none" w:sz="0" w:space="0" w:color="auto"/>
                    <w:bottom w:val="none" w:sz="0" w:space="0" w:color="auto"/>
                    <w:right w:val="none" w:sz="0" w:space="0" w:color="auto"/>
                  </w:divBdr>
                </w:div>
                <w:div w:id="2016954729">
                  <w:marLeft w:val="0"/>
                  <w:marRight w:val="0"/>
                  <w:marTop w:val="0"/>
                  <w:marBottom w:val="0"/>
                  <w:divBdr>
                    <w:top w:val="none" w:sz="0" w:space="0" w:color="auto"/>
                    <w:left w:val="none" w:sz="0" w:space="0" w:color="auto"/>
                    <w:bottom w:val="none" w:sz="0" w:space="0" w:color="auto"/>
                    <w:right w:val="none" w:sz="0" w:space="0" w:color="auto"/>
                  </w:divBdr>
                </w:div>
                <w:div w:id="2019503778">
                  <w:marLeft w:val="0"/>
                  <w:marRight w:val="0"/>
                  <w:marTop w:val="0"/>
                  <w:marBottom w:val="0"/>
                  <w:divBdr>
                    <w:top w:val="none" w:sz="0" w:space="0" w:color="auto"/>
                    <w:left w:val="none" w:sz="0" w:space="0" w:color="auto"/>
                    <w:bottom w:val="none" w:sz="0" w:space="0" w:color="auto"/>
                    <w:right w:val="none" w:sz="0" w:space="0" w:color="auto"/>
                  </w:divBdr>
                </w:div>
                <w:div w:id="2020765638">
                  <w:marLeft w:val="0"/>
                  <w:marRight w:val="0"/>
                  <w:marTop w:val="0"/>
                  <w:marBottom w:val="0"/>
                  <w:divBdr>
                    <w:top w:val="none" w:sz="0" w:space="0" w:color="auto"/>
                    <w:left w:val="none" w:sz="0" w:space="0" w:color="auto"/>
                    <w:bottom w:val="none" w:sz="0" w:space="0" w:color="auto"/>
                    <w:right w:val="none" w:sz="0" w:space="0" w:color="auto"/>
                  </w:divBdr>
                </w:div>
                <w:div w:id="2022661689">
                  <w:marLeft w:val="0"/>
                  <w:marRight w:val="0"/>
                  <w:marTop w:val="0"/>
                  <w:marBottom w:val="0"/>
                  <w:divBdr>
                    <w:top w:val="none" w:sz="0" w:space="0" w:color="auto"/>
                    <w:left w:val="none" w:sz="0" w:space="0" w:color="auto"/>
                    <w:bottom w:val="none" w:sz="0" w:space="0" w:color="auto"/>
                    <w:right w:val="none" w:sz="0" w:space="0" w:color="auto"/>
                  </w:divBdr>
                </w:div>
                <w:div w:id="2025088507">
                  <w:marLeft w:val="0"/>
                  <w:marRight w:val="0"/>
                  <w:marTop w:val="0"/>
                  <w:marBottom w:val="0"/>
                  <w:divBdr>
                    <w:top w:val="none" w:sz="0" w:space="0" w:color="auto"/>
                    <w:left w:val="none" w:sz="0" w:space="0" w:color="auto"/>
                    <w:bottom w:val="none" w:sz="0" w:space="0" w:color="auto"/>
                    <w:right w:val="none" w:sz="0" w:space="0" w:color="auto"/>
                  </w:divBdr>
                </w:div>
                <w:div w:id="2026320732">
                  <w:marLeft w:val="0"/>
                  <w:marRight w:val="0"/>
                  <w:marTop w:val="0"/>
                  <w:marBottom w:val="0"/>
                  <w:divBdr>
                    <w:top w:val="none" w:sz="0" w:space="0" w:color="auto"/>
                    <w:left w:val="none" w:sz="0" w:space="0" w:color="auto"/>
                    <w:bottom w:val="none" w:sz="0" w:space="0" w:color="auto"/>
                    <w:right w:val="none" w:sz="0" w:space="0" w:color="auto"/>
                  </w:divBdr>
                </w:div>
                <w:div w:id="2027171705">
                  <w:marLeft w:val="0"/>
                  <w:marRight w:val="0"/>
                  <w:marTop w:val="0"/>
                  <w:marBottom w:val="0"/>
                  <w:divBdr>
                    <w:top w:val="none" w:sz="0" w:space="0" w:color="auto"/>
                    <w:left w:val="none" w:sz="0" w:space="0" w:color="auto"/>
                    <w:bottom w:val="none" w:sz="0" w:space="0" w:color="auto"/>
                    <w:right w:val="none" w:sz="0" w:space="0" w:color="auto"/>
                  </w:divBdr>
                </w:div>
                <w:div w:id="2032757004">
                  <w:marLeft w:val="0"/>
                  <w:marRight w:val="0"/>
                  <w:marTop w:val="0"/>
                  <w:marBottom w:val="0"/>
                  <w:divBdr>
                    <w:top w:val="none" w:sz="0" w:space="0" w:color="auto"/>
                    <w:left w:val="none" w:sz="0" w:space="0" w:color="auto"/>
                    <w:bottom w:val="none" w:sz="0" w:space="0" w:color="auto"/>
                    <w:right w:val="none" w:sz="0" w:space="0" w:color="auto"/>
                  </w:divBdr>
                </w:div>
                <w:div w:id="2033647779">
                  <w:marLeft w:val="0"/>
                  <w:marRight w:val="0"/>
                  <w:marTop w:val="0"/>
                  <w:marBottom w:val="0"/>
                  <w:divBdr>
                    <w:top w:val="none" w:sz="0" w:space="0" w:color="auto"/>
                    <w:left w:val="none" w:sz="0" w:space="0" w:color="auto"/>
                    <w:bottom w:val="none" w:sz="0" w:space="0" w:color="auto"/>
                    <w:right w:val="none" w:sz="0" w:space="0" w:color="auto"/>
                  </w:divBdr>
                </w:div>
                <w:div w:id="2034988832">
                  <w:marLeft w:val="0"/>
                  <w:marRight w:val="0"/>
                  <w:marTop w:val="0"/>
                  <w:marBottom w:val="0"/>
                  <w:divBdr>
                    <w:top w:val="none" w:sz="0" w:space="0" w:color="auto"/>
                    <w:left w:val="none" w:sz="0" w:space="0" w:color="auto"/>
                    <w:bottom w:val="none" w:sz="0" w:space="0" w:color="auto"/>
                    <w:right w:val="none" w:sz="0" w:space="0" w:color="auto"/>
                  </w:divBdr>
                </w:div>
                <w:div w:id="2037269519">
                  <w:marLeft w:val="0"/>
                  <w:marRight w:val="0"/>
                  <w:marTop w:val="0"/>
                  <w:marBottom w:val="0"/>
                  <w:divBdr>
                    <w:top w:val="none" w:sz="0" w:space="0" w:color="auto"/>
                    <w:left w:val="none" w:sz="0" w:space="0" w:color="auto"/>
                    <w:bottom w:val="none" w:sz="0" w:space="0" w:color="auto"/>
                    <w:right w:val="none" w:sz="0" w:space="0" w:color="auto"/>
                  </w:divBdr>
                </w:div>
                <w:div w:id="2040355481">
                  <w:marLeft w:val="0"/>
                  <w:marRight w:val="0"/>
                  <w:marTop w:val="0"/>
                  <w:marBottom w:val="0"/>
                  <w:divBdr>
                    <w:top w:val="none" w:sz="0" w:space="0" w:color="auto"/>
                    <w:left w:val="none" w:sz="0" w:space="0" w:color="auto"/>
                    <w:bottom w:val="none" w:sz="0" w:space="0" w:color="auto"/>
                    <w:right w:val="none" w:sz="0" w:space="0" w:color="auto"/>
                  </w:divBdr>
                </w:div>
                <w:div w:id="2044941658">
                  <w:marLeft w:val="0"/>
                  <w:marRight w:val="0"/>
                  <w:marTop w:val="0"/>
                  <w:marBottom w:val="0"/>
                  <w:divBdr>
                    <w:top w:val="none" w:sz="0" w:space="0" w:color="auto"/>
                    <w:left w:val="none" w:sz="0" w:space="0" w:color="auto"/>
                    <w:bottom w:val="none" w:sz="0" w:space="0" w:color="auto"/>
                    <w:right w:val="none" w:sz="0" w:space="0" w:color="auto"/>
                  </w:divBdr>
                </w:div>
                <w:div w:id="2048531465">
                  <w:marLeft w:val="0"/>
                  <w:marRight w:val="0"/>
                  <w:marTop w:val="0"/>
                  <w:marBottom w:val="0"/>
                  <w:divBdr>
                    <w:top w:val="none" w:sz="0" w:space="0" w:color="auto"/>
                    <w:left w:val="none" w:sz="0" w:space="0" w:color="auto"/>
                    <w:bottom w:val="none" w:sz="0" w:space="0" w:color="auto"/>
                    <w:right w:val="none" w:sz="0" w:space="0" w:color="auto"/>
                  </w:divBdr>
                </w:div>
                <w:div w:id="2051373657">
                  <w:marLeft w:val="0"/>
                  <w:marRight w:val="0"/>
                  <w:marTop w:val="0"/>
                  <w:marBottom w:val="0"/>
                  <w:divBdr>
                    <w:top w:val="none" w:sz="0" w:space="0" w:color="auto"/>
                    <w:left w:val="none" w:sz="0" w:space="0" w:color="auto"/>
                    <w:bottom w:val="none" w:sz="0" w:space="0" w:color="auto"/>
                    <w:right w:val="none" w:sz="0" w:space="0" w:color="auto"/>
                  </w:divBdr>
                </w:div>
                <w:div w:id="2051806482">
                  <w:marLeft w:val="0"/>
                  <w:marRight w:val="0"/>
                  <w:marTop w:val="0"/>
                  <w:marBottom w:val="0"/>
                  <w:divBdr>
                    <w:top w:val="none" w:sz="0" w:space="0" w:color="auto"/>
                    <w:left w:val="none" w:sz="0" w:space="0" w:color="auto"/>
                    <w:bottom w:val="none" w:sz="0" w:space="0" w:color="auto"/>
                    <w:right w:val="none" w:sz="0" w:space="0" w:color="auto"/>
                  </w:divBdr>
                </w:div>
                <w:div w:id="2052722931">
                  <w:marLeft w:val="0"/>
                  <w:marRight w:val="0"/>
                  <w:marTop w:val="0"/>
                  <w:marBottom w:val="0"/>
                  <w:divBdr>
                    <w:top w:val="none" w:sz="0" w:space="0" w:color="auto"/>
                    <w:left w:val="none" w:sz="0" w:space="0" w:color="auto"/>
                    <w:bottom w:val="none" w:sz="0" w:space="0" w:color="auto"/>
                    <w:right w:val="none" w:sz="0" w:space="0" w:color="auto"/>
                  </w:divBdr>
                </w:div>
                <w:div w:id="2056082263">
                  <w:marLeft w:val="0"/>
                  <w:marRight w:val="0"/>
                  <w:marTop w:val="0"/>
                  <w:marBottom w:val="0"/>
                  <w:divBdr>
                    <w:top w:val="none" w:sz="0" w:space="0" w:color="auto"/>
                    <w:left w:val="none" w:sz="0" w:space="0" w:color="auto"/>
                    <w:bottom w:val="none" w:sz="0" w:space="0" w:color="auto"/>
                    <w:right w:val="none" w:sz="0" w:space="0" w:color="auto"/>
                  </w:divBdr>
                </w:div>
                <w:div w:id="2058161663">
                  <w:marLeft w:val="0"/>
                  <w:marRight w:val="0"/>
                  <w:marTop w:val="0"/>
                  <w:marBottom w:val="0"/>
                  <w:divBdr>
                    <w:top w:val="none" w:sz="0" w:space="0" w:color="auto"/>
                    <w:left w:val="none" w:sz="0" w:space="0" w:color="auto"/>
                    <w:bottom w:val="none" w:sz="0" w:space="0" w:color="auto"/>
                    <w:right w:val="none" w:sz="0" w:space="0" w:color="auto"/>
                  </w:divBdr>
                </w:div>
                <w:div w:id="2061634045">
                  <w:marLeft w:val="0"/>
                  <w:marRight w:val="0"/>
                  <w:marTop w:val="0"/>
                  <w:marBottom w:val="0"/>
                  <w:divBdr>
                    <w:top w:val="none" w:sz="0" w:space="0" w:color="auto"/>
                    <w:left w:val="none" w:sz="0" w:space="0" w:color="auto"/>
                    <w:bottom w:val="none" w:sz="0" w:space="0" w:color="auto"/>
                    <w:right w:val="none" w:sz="0" w:space="0" w:color="auto"/>
                  </w:divBdr>
                </w:div>
                <w:div w:id="2061637163">
                  <w:marLeft w:val="0"/>
                  <w:marRight w:val="0"/>
                  <w:marTop w:val="0"/>
                  <w:marBottom w:val="0"/>
                  <w:divBdr>
                    <w:top w:val="none" w:sz="0" w:space="0" w:color="auto"/>
                    <w:left w:val="none" w:sz="0" w:space="0" w:color="auto"/>
                    <w:bottom w:val="none" w:sz="0" w:space="0" w:color="auto"/>
                    <w:right w:val="none" w:sz="0" w:space="0" w:color="auto"/>
                  </w:divBdr>
                </w:div>
                <w:div w:id="2062560918">
                  <w:marLeft w:val="0"/>
                  <w:marRight w:val="0"/>
                  <w:marTop w:val="0"/>
                  <w:marBottom w:val="0"/>
                  <w:divBdr>
                    <w:top w:val="none" w:sz="0" w:space="0" w:color="auto"/>
                    <w:left w:val="none" w:sz="0" w:space="0" w:color="auto"/>
                    <w:bottom w:val="none" w:sz="0" w:space="0" w:color="auto"/>
                    <w:right w:val="none" w:sz="0" w:space="0" w:color="auto"/>
                  </w:divBdr>
                </w:div>
                <w:div w:id="2062827806">
                  <w:marLeft w:val="0"/>
                  <w:marRight w:val="0"/>
                  <w:marTop w:val="0"/>
                  <w:marBottom w:val="0"/>
                  <w:divBdr>
                    <w:top w:val="none" w:sz="0" w:space="0" w:color="auto"/>
                    <w:left w:val="none" w:sz="0" w:space="0" w:color="auto"/>
                    <w:bottom w:val="none" w:sz="0" w:space="0" w:color="auto"/>
                    <w:right w:val="none" w:sz="0" w:space="0" w:color="auto"/>
                  </w:divBdr>
                </w:div>
                <w:div w:id="2064285457">
                  <w:marLeft w:val="0"/>
                  <w:marRight w:val="0"/>
                  <w:marTop w:val="0"/>
                  <w:marBottom w:val="0"/>
                  <w:divBdr>
                    <w:top w:val="none" w:sz="0" w:space="0" w:color="auto"/>
                    <w:left w:val="none" w:sz="0" w:space="0" w:color="auto"/>
                    <w:bottom w:val="none" w:sz="0" w:space="0" w:color="auto"/>
                    <w:right w:val="none" w:sz="0" w:space="0" w:color="auto"/>
                  </w:divBdr>
                </w:div>
                <w:div w:id="2068676221">
                  <w:marLeft w:val="0"/>
                  <w:marRight w:val="0"/>
                  <w:marTop w:val="0"/>
                  <w:marBottom w:val="0"/>
                  <w:divBdr>
                    <w:top w:val="none" w:sz="0" w:space="0" w:color="auto"/>
                    <w:left w:val="none" w:sz="0" w:space="0" w:color="auto"/>
                    <w:bottom w:val="none" w:sz="0" w:space="0" w:color="auto"/>
                    <w:right w:val="none" w:sz="0" w:space="0" w:color="auto"/>
                  </w:divBdr>
                </w:div>
                <w:div w:id="2074428718">
                  <w:marLeft w:val="0"/>
                  <w:marRight w:val="0"/>
                  <w:marTop w:val="0"/>
                  <w:marBottom w:val="0"/>
                  <w:divBdr>
                    <w:top w:val="none" w:sz="0" w:space="0" w:color="auto"/>
                    <w:left w:val="none" w:sz="0" w:space="0" w:color="auto"/>
                    <w:bottom w:val="none" w:sz="0" w:space="0" w:color="auto"/>
                    <w:right w:val="none" w:sz="0" w:space="0" w:color="auto"/>
                  </w:divBdr>
                </w:div>
                <w:div w:id="2078286939">
                  <w:marLeft w:val="0"/>
                  <w:marRight w:val="0"/>
                  <w:marTop w:val="0"/>
                  <w:marBottom w:val="0"/>
                  <w:divBdr>
                    <w:top w:val="none" w:sz="0" w:space="0" w:color="auto"/>
                    <w:left w:val="none" w:sz="0" w:space="0" w:color="auto"/>
                    <w:bottom w:val="none" w:sz="0" w:space="0" w:color="auto"/>
                    <w:right w:val="none" w:sz="0" w:space="0" w:color="auto"/>
                  </w:divBdr>
                </w:div>
                <w:div w:id="2080983850">
                  <w:marLeft w:val="0"/>
                  <w:marRight w:val="0"/>
                  <w:marTop w:val="0"/>
                  <w:marBottom w:val="0"/>
                  <w:divBdr>
                    <w:top w:val="none" w:sz="0" w:space="0" w:color="auto"/>
                    <w:left w:val="none" w:sz="0" w:space="0" w:color="auto"/>
                    <w:bottom w:val="none" w:sz="0" w:space="0" w:color="auto"/>
                    <w:right w:val="none" w:sz="0" w:space="0" w:color="auto"/>
                  </w:divBdr>
                </w:div>
                <w:div w:id="2081246098">
                  <w:marLeft w:val="0"/>
                  <w:marRight w:val="0"/>
                  <w:marTop w:val="0"/>
                  <w:marBottom w:val="0"/>
                  <w:divBdr>
                    <w:top w:val="none" w:sz="0" w:space="0" w:color="auto"/>
                    <w:left w:val="none" w:sz="0" w:space="0" w:color="auto"/>
                    <w:bottom w:val="none" w:sz="0" w:space="0" w:color="auto"/>
                    <w:right w:val="none" w:sz="0" w:space="0" w:color="auto"/>
                  </w:divBdr>
                </w:div>
                <w:div w:id="2081708440">
                  <w:marLeft w:val="0"/>
                  <w:marRight w:val="0"/>
                  <w:marTop w:val="0"/>
                  <w:marBottom w:val="0"/>
                  <w:divBdr>
                    <w:top w:val="none" w:sz="0" w:space="0" w:color="auto"/>
                    <w:left w:val="none" w:sz="0" w:space="0" w:color="auto"/>
                    <w:bottom w:val="none" w:sz="0" w:space="0" w:color="auto"/>
                    <w:right w:val="none" w:sz="0" w:space="0" w:color="auto"/>
                  </w:divBdr>
                </w:div>
                <w:div w:id="2083093868">
                  <w:marLeft w:val="0"/>
                  <w:marRight w:val="0"/>
                  <w:marTop w:val="0"/>
                  <w:marBottom w:val="0"/>
                  <w:divBdr>
                    <w:top w:val="none" w:sz="0" w:space="0" w:color="auto"/>
                    <w:left w:val="none" w:sz="0" w:space="0" w:color="auto"/>
                    <w:bottom w:val="none" w:sz="0" w:space="0" w:color="auto"/>
                    <w:right w:val="none" w:sz="0" w:space="0" w:color="auto"/>
                  </w:divBdr>
                </w:div>
                <w:div w:id="2087264931">
                  <w:marLeft w:val="0"/>
                  <w:marRight w:val="0"/>
                  <w:marTop w:val="0"/>
                  <w:marBottom w:val="0"/>
                  <w:divBdr>
                    <w:top w:val="none" w:sz="0" w:space="0" w:color="auto"/>
                    <w:left w:val="none" w:sz="0" w:space="0" w:color="auto"/>
                    <w:bottom w:val="none" w:sz="0" w:space="0" w:color="auto"/>
                    <w:right w:val="none" w:sz="0" w:space="0" w:color="auto"/>
                  </w:divBdr>
                </w:div>
                <w:div w:id="2092464057">
                  <w:marLeft w:val="0"/>
                  <w:marRight w:val="0"/>
                  <w:marTop w:val="0"/>
                  <w:marBottom w:val="0"/>
                  <w:divBdr>
                    <w:top w:val="none" w:sz="0" w:space="0" w:color="auto"/>
                    <w:left w:val="none" w:sz="0" w:space="0" w:color="auto"/>
                    <w:bottom w:val="none" w:sz="0" w:space="0" w:color="auto"/>
                    <w:right w:val="none" w:sz="0" w:space="0" w:color="auto"/>
                  </w:divBdr>
                </w:div>
                <w:div w:id="2094743474">
                  <w:marLeft w:val="0"/>
                  <w:marRight w:val="0"/>
                  <w:marTop w:val="0"/>
                  <w:marBottom w:val="0"/>
                  <w:divBdr>
                    <w:top w:val="none" w:sz="0" w:space="0" w:color="auto"/>
                    <w:left w:val="none" w:sz="0" w:space="0" w:color="auto"/>
                    <w:bottom w:val="none" w:sz="0" w:space="0" w:color="auto"/>
                    <w:right w:val="none" w:sz="0" w:space="0" w:color="auto"/>
                  </w:divBdr>
                </w:div>
                <w:div w:id="2102094175">
                  <w:marLeft w:val="0"/>
                  <w:marRight w:val="0"/>
                  <w:marTop w:val="0"/>
                  <w:marBottom w:val="0"/>
                  <w:divBdr>
                    <w:top w:val="none" w:sz="0" w:space="0" w:color="auto"/>
                    <w:left w:val="none" w:sz="0" w:space="0" w:color="auto"/>
                    <w:bottom w:val="none" w:sz="0" w:space="0" w:color="auto"/>
                    <w:right w:val="none" w:sz="0" w:space="0" w:color="auto"/>
                  </w:divBdr>
                </w:div>
                <w:div w:id="2106345774">
                  <w:marLeft w:val="0"/>
                  <w:marRight w:val="0"/>
                  <w:marTop w:val="0"/>
                  <w:marBottom w:val="0"/>
                  <w:divBdr>
                    <w:top w:val="none" w:sz="0" w:space="0" w:color="auto"/>
                    <w:left w:val="none" w:sz="0" w:space="0" w:color="auto"/>
                    <w:bottom w:val="none" w:sz="0" w:space="0" w:color="auto"/>
                    <w:right w:val="none" w:sz="0" w:space="0" w:color="auto"/>
                  </w:divBdr>
                </w:div>
                <w:div w:id="2106682330">
                  <w:marLeft w:val="0"/>
                  <w:marRight w:val="0"/>
                  <w:marTop w:val="0"/>
                  <w:marBottom w:val="0"/>
                  <w:divBdr>
                    <w:top w:val="none" w:sz="0" w:space="0" w:color="auto"/>
                    <w:left w:val="none" w:sz="0" w:space="0" w:color="auto"/>
                    <w:bottom w:val="none" w:sz="0" w:space="0" w:color="auto"/>
                    <w:right w:val="none" w:sz="0" w:space="0" w:color="auto"/>
                  </w:divBdr>
                </w:div>
                <w:div w:id="2107143115">
                  <w:marLeft w:val="0"/>
                  <w:marRight w:val="0"/>
                  <w:marTop w:val="0"/>
                  <w:marBottom w:val="0"/>
                  <w:divBdr>
                    <w:top w:val="none" w:sz="0" w:space="0" w:color="auto"/>
                    <w:left w:val="none" w:sz="0" w:space="0" w:color="auto"/>
                    <w:bottom w:val="none" w:sz="0" w:space="0" w:color="auto"/>
                    <w:right w:val="none" w:sz="0" w:space="0" w:color="auto"/>
                  </w:divBdr>
                </w:div>
                <w:div w:id="2108764567">
                  <w:marLeft w:val="0"/>
                  <w:marRight w:val="0"/>
                  <w:marTop w:val="0"/>
                  <w:marBottom w:val="0"/>
                  <w:divBdr>
                    <w:top w:val="none" w:sz="0" w:space="0" w:color="auto"/>
                    <w:left w:val="none" w:sz="0" w:space="0" w:color="auto"/>
                    <w:bottom w:val="none" w:sz="0" w:space="0" w:color="auto"/>
                    <w:right w:val="none" w:sz="0" w:space="0" w:color="auto"/>
                  </w:divBdr>
                </w:div>
                <w:div w:id="2110345483">
                  <w:marLeft w:val="0"/>
                  <w:marRight w:val="0"/>
                  <w:marTop w:val="0"/>
                  <w:marBottom w:val="0"/>
                  <w:divBdr>
                    <w:top w:val="none" w:sz="0" w:space="0" w:color="auto"/>
                    <w:left w:val="none" w:sz="0" w:space="0" w:color="auto"/>
                    <w:bottom w:val="none" w:sz="0" w:space="0" w:color="auto"/>
                    <w:right w:val="none" w:sz="0" w:space="0" w:color="auto"/>
                  </w:divBdr>
                </w:div>
                <w:div w:id="2111315536">
                  <w:marLeft w:val="0"/>
                  <w:marRight w:val="0"/>
                  <w:marTop w:val="0"/>
                  <w:marBottom w:val="0"/>
                  <w:divBdr>
                    <w:top w:val="none" w:sz="0" w:space="0" w:color="auto"/>
                    <w:left w:val="none" w:sz="0" w:space="0" w:color="auto"/>
                    <w:bottom w:val="none" w:sz="0" w:space="0" w:color="auto"/>
                    <w:right w:val="none" w:sz="0" w:space="0" w:color="auto"/>
                  </w:divBdr>
                </w:div>
                <w:div w:id="2112436496">
                  <w:marLeft w:val="0"/>
                  <w:marRight w:val="0"/>
                  <w:marTop w:val="0"/>
                  <w:marBottom w:val="0"/>
                  <w:divBdr>
                    <w:top w:val="none" w:sz="0" w:space="0" w:color="auto"/>
                    <w:left w:val="none" w:sz="0" w:space="0" w:color="auto"/>
                    <w:bottom w:val="none" w:sz="0" w:space="0" w:color="auto"/>
                    <w:right w:val="none" w:sz="0" w:space="0" w:color="auto"/>
                  </w:divBdr>
                </w:div>
                <w:div w:id="2118477272">
                  <w:marLeft w:val="0"/>
                  <w:marRight w:val="0"/>
                  <w:marTop w:val="0"/>
                  <w:marBottom w:val="0"/>
                  <w:divBdr>
                    <w:top w:val="none" w:sz="0" w:space="0" w:color="auto"/>
                    <w:left w:val="none" w:sz="0" w:space="0" w:color="auto"/>
                    <w:bottom w:val="none" w:sz="0" w:space="0" w:color="auto"/>
                    <w:right w:val="none" w:sz="0" w:space="0" w:color="auto"/>
                  </w:divBdr>
                </w:div>
                <w:div w:id="2121297937">
                  <w:marLeft w:val="0"/>
                  <w:marRight w:val="0"/>
                  <w:marTop w:val="0"/>
                  <w:marBottom w:val="0"/>
                  <w:divBdr>
                    <w:top w:val="none" w:sz="0" w:space="0" w:color="auto"/>
                    <w:left w:val="none" w:sz="0" w:space="0" w:color="auto"/>
                    <w:bottom w:val="none" w:sz="0" w:space="0" w:color="auto"/>
                    <w:right w:val="none" w:sz="0" w:space="0" w:color="auto"/>
                  </w:divBdr>
                </w:div>
                <w:div w:id="2121367298">
                  <w:marLeft w:val="0"/>
                  <w:marRight w:val="0"/>
                  <w:marTop w:val="0"/>
                  <w:marBottom w:val="0"/>
                  <w:divBdr>
                    <w:top w:val="none" w:sz="0" w:space="0" w:color="auto"/>
                    <w:left w:val="none" w:sz="0" w:space="0" w:color="auto"/>
                    <w:bottom w:val="none" w:sz="0" w:space="0" w:color="auto"/>
                    <w:right w:val="none" w:sz="0" w:space="0" w:color="auto"/>
                  </w:divBdr>
                </w:div>
                <w:div w:id="2124572352">
                  <w:marLeft w:val="0"/>
                  <w:marRight w:val="0"/>
                  <w:marTop w:val="0"/>
                  <w:marBottom w:val="0"/>
                  <w:divBdr>
                    <w:top w:val="none" w:sz="0" w:space="0" w:color="auto"/>
                    <w:left w:val="none" w:sz="0" w:space="0" w:color="auto"/>
                    <w:bottom w:val="none" w:sz="0" w:space="0" w:color="auto"/>
                    <w:right w:val="none" w:sz="0" w:space="0" w:color="auto"/>
                  </w:divBdr>
                </w:div>
                <w:div w:id="2128886675">
                  <w:marLeft w:val="0"/>
                  <w:marRight w:val="0"/>
                  <w:marTop w:val="0"/>
                  <w:marBottom w:val="0"/>
                  <w:divBdr>
                    <w:top w:val="none" w:sz="0" w:space="0" w:color="auto"/>
                    <w:left w:val="none" w:sz="0" w:space="0" w:color="auto"/>
                    <w:bottom w:val="none" w:sz="0" w:space="0" w:color="auto"/>
                    <w:right w:val="none" w:sz="0" w:space="0" w:color="auto"/>
                  </w:divBdr>
                </w:div>
                <w:div w:id="2130774706">
                  <w:marLeft w:val="0"/>
                  <w:marRight w:val="0"/>
                  <w:marTop w:val="0"/>
                  <w:marBottom w:val="0"/>
                  <w:divBdr>
                    <w:top w:val="none" w:sz="0" w:space="0" w:color="auto"/>
                    <w:left w:val="none" w:sz="0" w:space="0" w:color="auto"/>
                    <w:bottom w:val="none" w:sz="0" w:space="0" w:color="auto"/>
                    <w:right w:val="none" w:sz="0" w:space="0" w:color="auto"/>
                  </w:divBdr>
                </w:div>
                <w:div w:id="2139713995">
                  <w:marLeft w:val="0"/>
                  <w:marRight w:val="0"/>
                  <w:marTop w:val="0"/>
                  <w:marBottom w:val="0"/>
                  <w:divBdr>
                    <w:top w:val="none" w:sz="0" w:space="0" w:color="auto"/>
                    <w:left w:val="none" w:sz="0" w:space="0" w:color="auto"/>
                    <w:bottom w:val="none" w:sz="0" w:space="0" w:color="auto"/>
                    <w:right w:val="none" w:sz="0" w:space="0" w:color="auto"/>
                  </w:divBdr>
                </w:div>
                <w:div w:id="2140805701">
                  <w:marLeft w:val="0"/>
                  <w:marRight w:val="0"/>
                  <w:marTop w:val="0"/>
                  <w:marBottom w:val="0"/>
                  <w:divBdr>
                    <w:top w:val="none" w:sz="0" w:space="0" w:color="auto"/>
                    <w:left w:val="none" w:sz="0" w:space="0" w:color="auto"/>
                    <w:bottom w:val="none" w:sz="0" w:space="0" w:color="auto"/>
                    <w:right w:val="none" w:sz="0" w:space="0" w:color="auto"/>
                  </w:divBdr>
                </w:div>
                <w:div w:id="2145199178">
                  <w:marLeft w:val="0"/>
                  <w:marRight w:val="0"/>
                  <w:marTop w:val="0"/>
                  <w:marBottom w:val="0"/>
                  <w:divBdr>
                    <w:top w:val="none" w:sz="0" w:space="0" w:color="auto"/>
                    <w:left w:val="none" w:sz="0" w:space="0" w:color="auto"/>
                    <w:bottom w:val="none" w:sz="0" w:space="0" w:color="auto"/>
                    <w:right w:val="none" w:sz="0" w:space="0" w:color="auto"/>
                  </w:divBdr>
                </w:div>
                <w:div w:id="2145655823">
                  <w:marLeft w:val="0"/>
                  <w:marRight w:val="0"/>
                  <w:marTop w:val="0"/>
                  <w:marBottom w:val="0"/>
                  <w:divBdr>
                    <w:top w:val="none" w:sz="0" w:space="0" w:color="auto"/>
                    <w:left w:val="none" w:sz="0" w:space="0" w:color="auto"/>
                    <w:bottom w:val="none" w:sz="0" w:space="0" w:color="auto"/>
                    <w:right w:val="none" w:sz="0" w:space="0" w:color="auto"/>
                  </w:divBdr>
                </w:div>
                <w:div w:id="2146926242">
                  <w:marLeft w:val="0"/>
                  <w:marRight w:val="0"/>
                  <w:marTop w:val="0"/>
                  <w:marBottom w:val="0"/>
                  <w:divBdr>
                    <w:top w:val="none" w:sz="0" w:space="0" w:color="auto"/>
                    <w:left w:val="none" w:sz="0" w:space="0" w:color="auto"/>
                    <w:bottom w:val="none" w:sz="0" w:space="0" w:color="auto"/>
                    <w:right w:val="none" w:sz="0" w:space="0" w:color="auto"/>
                  </w:divBdr>
                </w:div>
              </w:divsChild>
            </w:div>
            <w:div w:id="1298879773">
              <w:marLeft w:val="0"/>
              <w:marRight w:val="0"/>
              <w:marTop w:val="0"/>
              <w:marBottom w:val="0"/>
              <w:divBdr>
                <w:top w:val="none" w:sz="0" w:space="0" w:color="auto"/>
                <w:left w:val="none" w:sz="0" w:space="0" w:color="auto"/>
                <w:bottom w:val="none" w:sz="0" w:space="0" w:color="auto"/>
                <w:right w:val="none" w:sz="0" w:space="0" w:color="auto"/>
              </w:divBdr>
            </w:div>
            <w:div w:id="1299337111">
              <w:marLeft w:val="0"/>
              <w:marRight w:val="0"/>
              <w:marTop w:val="0"/>
              <w:marBottom w:val="0"/>
              <w:divBdr>
                <w:top w:val="none" w:sz="0" w:space="0" w:color="auto"/>
                <w:left w:val="none" w:sz="0" w:space="0" w:color="auto"/>
                <w:bottom w:val="none" w:sz="0" w:space="0" w:color="auto"/>
                <w:right w:val="none" w:sz="0" w:space="0" w:color="auto"/>
              </w:divBdr>
            </w:div>
            <w:div w:id="1304190401">
              <w:marLeft w:val="0"/>
              <w:marRight w:val="0"/>
              <w:marTop w:val="0"/>
              <w:marBottom w:val="0"/>
              <w:divBdr>
                <w:top w:val="none" w:sz="0" w:space="0" w:color="auto"/>
                <w:left w:val="none" w:sz="0" w:space="0" w:color="auto"/>
                <w:bottom w:val="none" w:sz="0" w:space="0" w:color="auto"/>
                <w:right w:val="none" w:sz="0" w:space="0" w:color="auto"/>
              </w:divBdr>
            </w:div>
            <w:div w:id="1305432524">
              <w:marLeft w:val="0"/>
              <w:marRight w:val="0"/>
              <w:marTop w:val="0"/>
              <w:marBottom w:val="0"/>
              <w:divBdr>
                <w:top w:val="none" w:sz="0" w:space="0" w:color="auto"/>
                <w:left w:val="none" w:sz="0" w:space="0" w:color="auto"/>
                <w:bottom w:val="none" w:sz="0" w:space="0" w:color="auto"/>
                <w:right w:val="none" w:sz="0" w:space="0" w:color="auto"/>
              </w:divBdr>
            </w:div>
            <w:div w:id="1305968505">
              <w:marLeft w:val="0"/>
              <w:marRight w:val="0"/>
              <w:marTop w:val="0"/>
              <w:marBottom w:val="0"/>
              <w:divBdr>
                <w:top w:val="none" w:sz="0" w:space="0" w:color="auto"/>
                <w:left w:val="none" w:sz="0" w:space="0" w:color="auto"/>
                <w:bottom w:val="none" w:sz="0" w:space="0" w:color="auto"/>
                <w:right w:val="none" w:sz="0" w:space="0" w:color="auto"/>
              </w:divBdr>
            </w:div>
            <w:div w:id="1307273831">
              <w:marLeft w:val="0"/>
              <w:marRight w:val="0"/>
              <w:marTop w:val="0"/>
              <w:marBottom w:val="0"/>
              <w:divBdr>
                <w:top w:val="none" w:sz="0" w:space="0" w:color="auto"/>
                <w:left w:val="none" w:sz="0" w:space="0" w:color="auto"/>
                <w:bottom w:val="none" w:sz="0" w:space="0" w:color="auto"/>
                <w:right w:val="none" w:sz="0" w:space="0" w:color="auto"/>
              </w:divBdr>
            </w:div>
            <w:div w:id="1309703883">
              <w:marLeft w:val="0"/>
              <w:marRight w:val="0"/>
              <w:marTop w:val="0"/>
              <w:marBottom w:val="0"/>
              <w:divBdr>
                <w:top w:val="none" w:sz="0" w:space="0" w:color="auto"/>
                <w:left w:val="none" w:sz="0" w:space="0" w:color="auto"/>
                <w:bottom w:val="none" w:sz="0" w:space="0" w:color="auto"/>
                <w:right w:val="none" w:sz="0" w:space="0" w:color="auto"/>
              </w:divBdr>
            </w:div>
            <w:div w:id="1309868323">
              <w:marLeft w:val="0"/>
              <w:marRight w:val="0"/>
              <w:marTop w:val="0"/>
              <w:marBottom w:val="0"/>
              <w:divBdr>
                <w:top w:val="none" w:sz="0" w:space="0" w:color="auto"/>
                <w:left w:val="none" w:sz="0" w:space="0" w:color="auto"/>
                <w:bottom w:val="none" w:sz="0" w:space="0" w:color="auto"/>
                <w:right w:val="none" w:sz="0" w:space="0" w:color="auto"/>
              </w:divBdr>
            </w:div>
            <w:div w:id="1311058999">
              <w:marLeft w:val="0"/>
              <w:marRight w:val="0"/>
              <w:marTop w:val="0"/>
              <w:marBottom w:val="0"/>
              <w:divBdr>
                <w:top w:val="none" w:sz="0" w:space="0" w:color="auto"/>
                <w:left w:val="none" w:sz="0" w:space="0" w:color="auto"/>
                <w:bottom w:val="none" w:sz="0" w:space="0" w:color="auto"/>
                <w:right w:val="none" w:sz="0" w:space="0" w:color="auto"/>
              </w:divBdr>
            </w:div>
            <w:div w:id="1314523746">
              <w:marLeft w:val="0"/>
              <w:marRight w:val="0"/>
              <w:marTop w:val="0"/>
              <w:marBottom w:val="0"/>
              <w:divBdr>
                <w:top w:val="none" w:sz="0" w:space="0" w:color="auto"/>
                <w:left w:val="none" w:sz="0" w:space="0" w:color="auto"/>
                <w:bottom w:val="none" w:sz="0" w:space="0" w:color="auto"/>
                <w:right w:val="none" w:sz="0" w:space="0" w:color="auto"/>
              </w:divBdr>
            </w:div>
            <w:div w:id="1315522987">
              <w:marLeft w:val="0"/>
              <w:marRight w:val="0"/>
              <w:marTop w:val="0"/>
              <w:marBottom w:val="0"/>
              <w:divBdr>
                <w:top w:val="none" w:sz="0" w:space="0" w:color="auto"/>
                <w:left w:val="none" w:sz="0" w:space="0" w:color="auto"/>
                <w:bottom w:val="none" w:sz="0" w:space="0" w:color="auto"/>
                <w:right w:val="none" w:sz="0" w:space="0" w:color="auto"/>
              </w:divBdr>
            </w:div>
            <w:div w:id="1318802998">
              <w:marLeft w:val="0"/>
              <w:marRight w:val="0"/>
              <w:marTop w:val="0"/>
              <w:marBottom w:val="0"/>
              <w:divBdr>
                <w:top w:val="none" w:sz="0" w:space="0" w:color="auto"/>
                <w:left w:val="none" w:sz="0" w:space="0" w:color="auto"/>
                <w:bottom w:val="none" w:sz="0" w:space="0" w:color="auto"/>
                <w:right w:val="none" w:sz="0" w:space="0" w:color="auto"/>
              </w:divBdr>
            </w:div>
            <w:div w:id="1319844196">
              <w:marLeft w:val="0"/>
              <w:marRight w:val="0"/>
              <w:marTop w:val="0"/>
              <w:marBottom w:val="0"/>
              <w:divBdr>
                <w:top w:val="none" w:sz="0" w:space="0" w:color="auto"/>
                <w:left w:val="none" w:sz="0" w:space="0" w:color="auto"/>
                <w:bottom w:val="none" w:sz="0" w:space="0" w:color="auto"/>
                <w:right w:val="none" w:sz="0" w:space="0" w:color="auto"/>
              </w:divBdr>
            </w:div>
            <w:div w:id="1320227916">
              <w:marLeft w:val="0"/>
              <w:marRight w:val="0"/>
              <w:marTop w:val="0"/>
              <w:marBottom w:val="0"/>
              <w:divBdr>
                <w:top w:val="none" w:sz="0" w:space="0" w:color="auto"/>
                <w:left w:val="none" w:sz="0" w:space="0" w:color="auto"/>
                <w:bottom w:val="none" w:sz="0" w:space="0" w:color="auto"/>
                <w:right w:val="none" w:sz="0" w:space="0" w:color="auto"/>
              </w:divBdr>
            </w:div>
            <w:div w:id="1322737273">
              <w:marLeft w:val="0"/>
              <w:marRight w:val="0"/>
              <w:marTop w:val="0"/>
              <w:marBottom w:val="0"/>
              <w:divBdr>
                <w:top w:val="none" w:sz="0" w:space="0" w:color="auto"/>
                <w:left w:val="none" w:sz="0" w:space="0" w:color="auto"/>
                <w:bottom w:val="none" w:sz="0" w:space="0" w:color="auto"/>
                <w:right w:val="none" w:sz="0" w:space="0" w:color="auto"/>
              </w:divBdr>
            </w:div>
            <w:div w:id="1323199394">
              <w:marLeft w:val="0"/>
              <w:marRight w:val="0"/>
              <w:marTop w:val="0"/>
              <w:marBottom w:val="0"/>
              <w:divBdr>
                <w:top w:val="none" w:sz="0" w:space="0" w:color="auto"/>
                <w:left w:val="none" w:sz="0" w:space="0" w:color="auto"/>
                <w:bottom w:val="none" w:sz="0" w:space="0" w:color="auto"/>
                <w:right w:val="none" w:sz="0" w:space="0" w:color="auto"/>
              </w:divBdr>
            </w:div>
            <w:div w:id="1326008299">
              <w:marLeft w:val="0"/>
              <w:marRight w:val="0"/>
              <w:marTop w:val="0"/>
              <w:marBottom w:val="0"/>
              <w:divBdr>
                <w:top w:val="none" w:sz="0" w:space="0" w:color="auto"/>
                <w:left w:val="none" w:sz="0" w:space="0" w:color="auto"/>
                <w:bottom w:val="none" w:sz="0" w:space="0" w:color="auto"/>
                <w:right w:val="none" w:sz="0" w:space="0" w:color="auto"/>
              </w:divBdr>
            </w:div>
            <w:div w:id="1326205065">
              <w:marLeft w:val="0"/>
              <w:marRight w:val="0"/>
              <w:marTop w:val="0"/>
              <w:marBottom w:val="0"/>
              <w:divBdr>
                <w:top w:val="none" w:sz="0" w:space="0" w:color="auto"/>
                <w:left w:val="none" w:sz="0" w:space="0" w:color="auto"/>
                <w:bottom w:val="none" w:sz="0" w:space="0" w:color="auto"/>
                <w:right w:val="none" w:sz="0" w:space="0" w:color="auto"/>
              </w:divBdr>
            </w:div>
            <w:div w:id="1331102169">
              <w:marLeft w:val="0"/>
              <w:marRight w:val="0"/>
              <w:marTop w:val="360"/>
              <w:marBottom w:val="0"/>
              <w:divBdr>
                <w:top w:val="single" w:sz="6" w:space="0" w:color="auto"/>
                <w:left w:val="single" w:sz="6" w:space="0" w:color="auto"/>
                <w:bottom w:val="single" w:sz="6" w:space="0" w:color="auto"/>
                <w:right w:val="single" w:sz="6" w:space="0" w:color="auto"/>
              </w:divBdr>
            </w:div>
            <w:div w:id="1331980415">
              <w:marLeft w:val="0"/>
              <w:marRight w:val="0"/>
              <w:marTop w:val="0"/>
              <w:marBottom w:val="0"/>
              <w:divBdr>
                <w:top w:val="none" w:sz="0" w:space="0" w:color="auto"/>
                <w:left w:val="none" w:sz="0" w:space="0" w:color="auto"/>
                <w:bottom w:val="none" w:sz="0" w:space="0" w:color="auto"/>
                <w:right w:val="none" w:sz="0" w:space="0" w:color="auto"/>
              </w:divBdr>
            </w:div>
            <w:div w:id="1333607987">
              <w:marLeft w:val="0"/>
              <w:marRight w:val="0"/>
              <w:marTop w:val="0"/>
              <w:marBottom w:val="0"/>
              <w:divBdr>
                <w:top w:val="none" w:sz="0" w:space="0" w:color="auto"/>
                <w:left w:val="none" w:sz="0" w:space="0" w:color="auto"/>
                <w:bottom w:val="none" w:sz="0" w:space="0" w:color="auto"/>
                <w:right w:val="none" w:sz="0" w:space="0" w:color="auto"/>
              </w:divBdr>
            </w:div>
            <w:div w:id="1334727558">
              <w:marLeft w:val="0"/>
              <w:marRight w:val="0"/>
              <w:marTop w:val="0"/>
              <w:marBottom w:val="0"/>
              <w:divBdr>
                <w:top w:val="none" w:sz="0" w:space="0" w:color="auto"/>
                <w:left w:val="none" w:sz="0" w:space="0" w:color="auto"/>
                <w:bottom w:val="none" w:sz="0" w:space="0" w:color="auto"/>
                <w:right w:val="none" w:sz="0" w:space="0" w:color="auto"/>
              </w:divBdr>
            </w:div>
            <w:div w:id="1334844383">
              <w:marLeft w:val="0"/>
              <w:marRight w:val="0"/>
              <w:marTop w:val="0"/>
              <w:marBottom w:val="0"/>
              <w:divBdr>
                <w:top w:val="none" w:sz="0" w:space="0" w:color="auto"/>
                <w:left w:val="none" w:sz="0" w:space="0" w:color="auto"/>
                <w:bottom w:val="none" w:sz="0" w:space="0" w:color="auto"/>
                <w:right w:val="none" w:sz="0" w:space="0" w:color="auto"/>
              </w:divBdr>
            </w:div>
            <w:div w:id="1336108126">
              <w:marLeft w:val="0"/>
              <w:marRight w:val="0"/>
              <w:marTop w:val="0"/>
              <w:marBottom w:val="0"/>
              <w:divBdr>
                <w:top w:val="none" w:sz="0" w:space="0" w:color="auto"/>
                <w:left w:val="none" w:sz="0" w:space="0" w:color="auto"/>
                <w:bottom w:val="none" w:sz="0" w:space="0" w:color="auto"/>
                <w:right w:val="none" w:sz="0" w:space="0" w:color="auto"/>
              </w:divBdr>
            </w:div>
            <w:div w:id="1336149908">
              <w:marLeft w:val="0"/>
              <w:marRight w:val="0"/>
              <w:marTop w:val="0"/>
              <w:marBottom w:val="0"/>
              <w:divBdr>
                <w:top w:val="none" w:sz="0" w:space="0" w:color="auto"/>
                <w:left w:val="none" w:sz="0" w:space="0" w:color="auto"/>
                <w:bottom w:val="none" w:sz="0" w:space="0" w:color="auto"/>
                <w:right w:val="none" w:sz="0" w:space="0" w:color="auto"/>
              </w:divBdr>
            </w:div>
            <w:div w:id="1338114890">
              <w:marLeft w:val="0"/>
              <w:marRight w:val="0"/>
              <w:marTop w:val="0"/>
              <w:marBottom w:val="0"/>
              <w:divBdr>
                <w:top w:val="none" w:sz="0" w:space="0" w:color="auto"/>
                <w:left w:val="none" w:sz="0" w:space="0" w:color="auto"/>
                <w:bottom w:val="none" w:sz="0" w:space="0" w:color="auto"/>
                <w:right w:val="none" w:sz="0" w:space="0" w:color="auto"/>
              </w:divBdr>
            </w:div>
            <w:div w:id="1340308040">
              <w:marLeft w:val="0"/>
              <w:marRight w:val="0"/>
              <w:marTop w:val="0"/>
              <w:marBottom w:val="0"/>
              <w:divBdr>
                <w:top w:val="none" w:sz="0" w:space="0" w:color="auto"/>
                <w:left w:val="none" w:sz="0" w:space="0" w:color="auto"/>
                <w:bottom w:val="none" w:sz="0" w:space="0" w:color="auto"/>
                <w:right w:val="none" w:sz="0" w:space="0" w:color="auto"/>
              </w:divBdr>
            </w:div>
            <w:div w:id="1340548786">
              <w:marLeft w:val="0"/>
              <w:marRight w:val="0"/>
              <w:marTop w:val="0"/>
              <w:marBottom w:val="0"/>
              <w:divBdr>
                <w:top w:val="none" w:sz="0" w:space="0" w:color="auto"/>
                <w:left w:val="none" w:sz="0" w:space="0" w:color="auto"/>
                <w:bottom w:val="none" w:sz="0" w:space="0" w:color="auto"/>
                <w:right w:val="none" w:sz="0" w:space="0" w:color="auto"/>
              </w:divBdr>
            </w:div>
            <w:div w:id="1340964715">
              <w:marLeft w:val="0"/>
              <w:marRight w:val="0"/>
              <w:marTop w:val="0"/>
              <w:marBottom w:val="0"/>
              <w:divBdr>
                <w:top w:val="none" w:sz="0" w:space="0" w:color="auto"/>
                <w:left w:val="none" w:sz="0" w:space="0" w:color="auto"/>
                <w:bottom w:val="none" w:sz="0" w:space="0" w:color="auto"/>
                <w:right w:val="none" w:sz="0" w:space="0" w:color="auto"/>
              </w:divBdr>
            </w:div>
            <w:div w:id="1341157725">
              <w:marLeft w:val="0"/>
              <w:marRight w:val="0"/>
              <w:marTop w:val="0"/>
              <w:marBottom w:val="0"/>
              <w:divBdr>
                <w:top w:val="none" w:sz="0" w:space="0" w:color="auto"/>
                <w:left w:val="none" w:sz="0" w:space="0" w:color="auto"/>
                <w:bottom w:val="none" w:sz="0" w:space="0" w:color="auto"/>
                <w:right w:val="none" w:sz="0" w:space="0" w:color="auto"/>
              </w:divBdr>
            </w:div>
            <w:div w:id="1345520791">
              <w:marLeft w:val="0"/>
              <w:marRight w:val="0"/>
              <w:marTop w:val="0"/>
              <w:marBottom w:val="0"/>
              <w:divBdr>
                <w:top w:val="none" w:sz="0" w:space="0" w:color="auto"/>
                <w:left w:val="none" w:sz="0" w:space="0" w:color="auto"/>
                <w:bottom w:val="none" w:sz="0" w:space="0" w:color="auto"/>
                <w:right w:val="none" w:sz="0" w:space="0" w:color="auto"/>
              </w:divBdr>
            </w:div>
            <w:div w:id="1346900870">
              <w:marLeft w:val="0"/>
              <w:marRight w:val="0"/>
              <w:marTop w:val="0"/>
              <w:marBottom w:val="0"/>
              <w:divBdr>
                <w:top w:val="none" w:sz="0" w:space="0" w:color="auto"/>
                <w:left w:val="none" w:sz="0" w:space="0" w:color="auto"/>
                <w:bottom w:val="none" w:sz="0" w:space="0" w:color="auto"/>
                <w:right w:val="none" w:sz="0" w:space="0" w:color="auto"/>
              </w:divBdr>
            </w:div>
            <w:div w:id="1350058767">
              <w:marLeft w:val="0"/>
              <w:marRight w:val="0"/>
              <w:marTop w:val="0"/>
              <w:marBottom w:val="0"/>
              <w:divBdr>
                <w:top w:val="none" w:sz="0" w:space="0" w:color="auto"/>
                <w:left w:val="none" w:sz="0" w:space="0" w:color="auto"/>
                <w:bottom w:val="none" w:sz="0" w:space="0" w:color="auto"/>
                <w:right w:val="none" w:sz="0" w:space="0" w:color="auto"/>
              </w:divBdr>
            </w:div>
            <w:div w:id="1352026536">
              <w:marLeft w:val="0"/>
              <w:marRight w:val="0"/>
              <w:marTop w:val="0"/>
              <w:marBottom w:val="0"/>
              <w:divBdr>
                <w:top w:val="none" w:sz="0" w:space="0" w:color="auto"/>
                <w:left w:val="none" w:sz="0" w:space="0" w:color="auto"/>
                <w:bottom w:val="none" w:sz="0" w:space="0" w:color="auto"/>
                <w:right w:val="none" w:sz="0" w:space="0" w:color="auto"/>
              </w:divBdr>
            </w:div>
            <w:div w:id="1352148388">
              <w:marLeft w:val="0"/>
              <w:marRight w:val="0"/>
              <w:marTop w:val="0"/>
              <w:marBottom w:val="0"/>
              <w:divBdr>
                <w:top w:val="none" w:sz="0" w:space="0" w:color="auto"/>
                <w:left w:val="none" w:sz="0" w:space="0" w:color="auto"/>
                <w:bottom w:val="none" w:sz="0" w:space="0" w:color="auto"/>
                <w:right w:val="none" w:sz="0" w:space="0" w:color="auto"/>
              </w:divBdr>
            </w:div>
            <w:div w:id="1352801494">
              <w:marLeft w:val="0"/>
              <w:marRight w:val="0"/>
              <w:marTop w:val="0"/>
              <w:marBottom w:val="0"/>
              <w:divBdr>
                <w:top w:val="none" w:sz="0" w:space="0" w:color="auto"/>
                <w:left w:val="none" w:sz="0" w:space="0" w:color="auto"/>
                <w:bottom w:val="none" w:sz="0" w:space="0" w:color="auto"/>
                <w:right w:val="none" w:sz="0" w:space="0" w:color="auto"/>
              </w:divBdr>
            </w:div>
            <w:div w:id="1361395556">
              <w:marLeft w:val="0"/>
              <w:marRight w:val="0"/>
              <w:marTop w:val="0"/>
              <w:marBottom w:val="0"/>
              <w:divBdr>
                <w:top w:val="none" w:sz="0" w:space="0" w:color="auto"/>
                <w:left w:val="none" w:sz="0" w:space="0" w:color="auto"/>
                <w:bottom w:val="none" w:sz="0" w:space="0" w:color="auto"/>
                <w:right w:val="none" w:sz="0" w:space="0" w:color="auto"/>
              </w:divBdr>
            </w:div>
            <w:div w:id="1361777691">
              <w:marLeft w:val="0"/>
              <w:marRight w:val="0"/>
              <w:marTop w:val="0"/>
              <w:marBottom w:val="0"/>
              <w:divBdr>
                <w:top w:val="none" w:sz="0" w:space="0" w:color="auto"/>
                <w:left w:val="none" w:sz="0" w:space="0" w:color="auto"/>
                <w:bottom w:val="none" w:sz="0" w:space="0" w:color="auto"/>
                <w:right w:val="none" w:sz="0" w:space="0" w:color="auto"/>
              </w:divBdr>
            </w:div>
            <w:div w:id="1370762178">
              <w:marLeft w:val="0"/>
              <w:marRight w:val="0"/>
              <w:marTop w:val="0"/>
              <w:marBottom w:val="0"/>
              <w:divBdr>
                <w:top w:val="none" w:sz="0" w:space="0" w:color="auto"/>
                <w:left w:val="none" w:sz="0" w:space="0" w:color="auto"/>
                <w:bottom w:val="none" w:sz="0" w:space="0" w:color="auto"/>
                <w:right w:val="none" w:sz="0" w:space="0" w:color="auto"/>
              </w:divBdr>
            </w:div>
            <w:div w:id="1372412558">
              <w:marLeft w:val="0"/>
              <w:marRight w:val="0"/>
              <w:marTop w:val="0"/>
              <w:marBottom w:val="0"/>
              <w:divBdr>
                <w:top w:val="none" w:sz="0" w:space="0" w:color="auto"/>
                <w:left w:val="none" w:sz="0" w:space="0" w:color="auto"/>
                <w:bottom w:val="none" w:sz="0" w:space="0" w:color="auto"/>
                <w:right w:val="none" w:sz="0" w:space="0" w:color="auto"/>
              </w:divBdr>
            </w:div>
            <w:div w:id="1372653681">
              <w:marLeft w:val="0"/>
              <w:marRight w:val="0"/>
              <w:marTop w:val="0"/>
              <w:marBottom w:val="0"/>
              <w:divBdr>
                <w:top w:val="none" w:sz="0" w:space="0" w:color="auto"/>
                <w:left w:val="none" w:sz="0" w:space="0" w:color="auto"/>
                <w:bottom w:val="none" w:sz="0" w:space="0" w:color="auto"/>
                <w:right w:val="none" w:sz="0" w:space="0" w:color="auto"/>
              </w:divBdr>
            </w:div>
            <w:div w:id="1373454785">
              <w:marLeft w:val="0"/>
              <w:marRight w:val="0"/>
              <w:marTop w:val="0"/>
              <w:marBottom w:val="0"/>
              <w:divBdr>
                <w:top w:val="none" w:sz="0" w:space="0" w:color="auto"/>
                <w:left w:val="none" w:sz="0" w:space="0" w:color="auto"/>
                <w:bottom w:val="none" w:sz="0" w:space="0" w:color="auto"/>
                <w:right w:val="none" w:sz="0" w:space="0" w:color="auto"/>
              </w:divBdr>
            </w:div>
            <w:div w:id="1373651871">
              <w:marLeft w:val="0"/>
              <w:marRight w:val="0"/>
              <w:marTop w:val="0"/>
              <w:marBottom w:val="0"/>
              <w:divBdr>
                <w:top w:val="none" w:sz="0" w:space="0" w:color="auto"/>
                <w:left w:val="none" w:sz="0" w:space="0" w:color="auto"/>
                <w:bottom w:val="none" w:sz="0" w:space="0" w:color="auto"/>
                <w:right w:val="none" w:sz="0" w:space="0" w:color="auto"/>
              </w:divBdr>
            </w:div>
            <w:div w:id="1378892904">
              <w:marLeft w:val="0"/>
              <w:marRight w:val="0"/>
              <w:marTop w:val="0"/>
              <w:marBottom w:val="0"/>
              <w:divBdr>
                <w:top w:val="none" w:sz="0" w:space="0" w:color="auto"/>
                <w:left w:val="none" w:sz="0" w:space="0" w:color="auto"/>
                <w:bottom w:val="none" w:sz="0" w:space="0" w:color="auto"/>
                <w:right w:val="none" w:sz="0" w:space="0" w:color="auto"/>
              </w:divBdr>
            </w:div>
            <w:div w:id="1380471262">
              <w:marLeft w:val="0"/>
              <w:marRight w:val="0"/>
              <w:marTop w:val="0"/>
              <w:marBottom w:val="0"/>
              <w:divBdr>
                <w:top w:val="none" w:sz="0" w:space="0" w:color="auto"/>
                <w:left w:val="none" w:sz="0" w:space="0" w:color="auto"/>
                <w:bottom w:val="none" w:sz="0" w:space="0" w:color="auto"/>
                <w:right w:val="none" w:sz="0" w:space="0" w:color="auto"/>
              </w:divBdr>
            </w:div>
            <w:div w:id="1380546032">
              <w:marLeft w:val="0"/>
              <w:marRight w:val="0"/>
              <w:marTop w:val="0"/>
              <w:marBottom w:val="0"/>
              <w:divBdr>
                <w:top w:val="none" w:sz="0" w:space="0" w:color="auto"/>
                <w:left w:val="none" w:sz="0" w:space="0" w:color="auto"/>
                <w:bottom w:val="none" w:sz="0" w:space="0" w:color="auto"/>
                <w:right w:val="none" w:sz="0" w:space="0" w:color="auto"/>
              </w:divBdr>
            </w:div>
            <w:div w:id="1380737674">
              <w:marLeft w:val="0"/>
              <w:marRight w:val="0"/>
              <w:marTop w:val="0"/>
              <w:marBottom w:val="0"/>
              <w:divBdr>
                <w:top w:val="none" w:sz="0" w:space="0" w:color="auto"/>
                <w:left w:val="none" w:sz="0" w:space="0" w:color="auto"/>
                <w:bottom w:val="none" w:sz="0" w:space="0" w:color="auto"/>
                <w:right w:val="none" w:sz="0" w:space="0" w:color="auto"/>
              </w:divBdr>
            </w:div>
            <w:div w:id="1381320559">
              <w:marLeft w:val="0"/>
              <w:marRight w:val="0"/>
              <w:marTop w:val="0"/>
              <w:marBottom w:val="0"/>
              <w:divBdr>
                <w:top w:val="none" w:sz="0" w:space="0" w:color="auto"/>
                <w:left w:val="none" w:sz="0" w:space="0" w:color="auto"/>
                <w:bottom w:val="none" w:sz="0" w:space="0" w:color="auto"/>
                <w:right w:val="none" w:sz="0" w:space="0" w:color="auto"/>
              </w:divBdr>
            </w:div>
            <w:div w:id="1381635326">
              <w:marLeft w:val="0"/>
              <w:marRight w:val="0"/>
              <w:marTop w:val="0"/>
              <w:marBottom w:val="0"/>
              <w:divBdr>
                <w:top w:val="none" w:sz="0" w:space="0" w:color="auto"/>
                <w:left w:val="none" w:sz="0" w:space="0" w:color="auto"/>
                <w:bottom w:val="none" w:sz="0" w:space="0" w:color="auto"/>
                <w:right w:val="none" w:sz="0" w:space="0" w:color="auto"/>
              </w:divBdr>
            </w:div>
            <w:div w:id="1382948852">
              <w:marLeft w:val="0"/>
              <w:marRight w:val="0"/>
              <w:marTop w:val="0"/>
              <w:marBottom w:val="0"/>
              <w:divBdr>
                <w:top w:val="none" w:sz="0" w:space="0" w:color="auto"/>
                <w:left w:val="none" w:sz="0" w:space="0" w:color="auto"/>
                <w:bottom w:val="none" w:sz="0" w:space="0" w:color="auto"/>
                <w:right w:val="none" w:sz="0" w:space="0" w:color="auto"/>
              </w:divBdr>
            </w:div>
            <w:div w:id="1384645371">
              <w:marLeft w:val="0"/>
              <w:marRight w:val="0"/>
              <w:marTop w:val="0"/>
              <w:marBottom w:val="0"/>
              <w:divBdr>
                <w:top w:val="none" w:sz="0" w:space="0" w:color="auto"/>
                <w:left w:val="none" w:sz="0" w:space="0" w:color="auto"/>
                <w:bottom w:val="none" w:sz="0" w:space="0" w:color="auto"/>
                <w:right w:val="none" w:sz="0" w:space="0" w:color="auto"/>
              </w:divBdr>
            </w:div>
            <w:div w:id="1384789531">
              <w:marLeft w:val="0"/>
              <w:marRight w:val="0"/>
              <w:marTop w:val="0"/>
              <w:marBottom w:val="0"/>
              <w:divBdr>
                <w:top w:val="none" w:sz="0" w:space="0" w:color="auto"/>
                <w:left w:val="none" w:sz="0" w:space="0" w:color="auto"/>
                <w:bottom w:val="none" w:sz="0" w:space="0" w:color="auto"/>
                <w:right w:val="none" w:sz="0" w:space="0" w:color="auto"/>
              </w:divBdr>
            </w:div>
            <w:div w:id="1385251866">
              <w:marLeft w:val="0"/>
              <w:marRight w:val="0"/>
              <w:marTop w:val="0"/>
              <w:marBottom w:val="0"/>
              <w:divBdr>
                <w:top w:val="none" w:sz="0" w:space="0" w:color="auto"/>
                <w:left w:val="none" w:sz="0" w:space="0" w:color="auto"/>
                <w:bottom w:val="none" w:sz="0" w:space="0" w:color="auto"/>
                <w:right w:val="none" w:sz="0" w:space="0" w:color="auto"/>
              </w:divBdr>
            </w:div>
            <w:div w:id="1386635807">
              <w:marLeft w:val="0"/>
              <w:marRight w:val="0"/>
              <w:marTop w:val="0"/>
              <w:marBottom w:val="0"/>
              <w:divBdr>
                <w:top w:val="none" w:sz="0" w:space="0" w:color="auto"/>
                <w:left w:val="none" w:sz="0" w:space="0" w:color="auto"/>
                <w:bottom w:val="none" w:sz="0" w:space="0" w:color="auto"/>
                <w:right w:val="none" w:sz="0" w:space="0" w:color="auto"/>
              </w:divBdr>
            </w:div>
            <w:div w:id="1388065886">
              <w:marLeft w:val="0"/>
              <w:marRight w:val="0"/>
              <w:marTop w:val="0"/>
              <w:marBottom w:val="0"/>
              <w:divBdr>
                <w:top w:val="none" w:sz="0" w:space="0" w:color="auto"/>
                <w:left w:val="none" w:sz="0" w:space="0" w:color="auto"/>
                <w:bottom w:val="none" w:sz="0" w:space="0" w:color="auto"/>
                <w:right w:val="none" w:sz="0" w:space="0" w:color="auto"/>
              </w:divBdr>
            </w:div>
            <w:div w:id="1389112968">
              <w:marLeft w:val="0"/>
              <w:marRight w:val="0"/>
              <w:marTop w:val="0"/>
              <w:marBottom w:val="0"/>
              <w:divBdr>
                <w:top w:val="none" w:sz="0" w:space="0" w:color="auto"/>
                <w:left w:val="none" w:sz="0" w:space="0" w:color="auto"/>
                <w:bottom w:val="none" w:sz="0" w:space="0" w:color="auto"/>
                <w:right w:val="none" w:sz="0" w:space="0" w:color="auto"/>
              </w:divBdr>
            </w:div>
            <w:div w:id="1390767689">
              <w:marLeft w:val="0"/>
              <w:marRight w:val="0"/>
              <w:marTop w:val="0"/>
              <w:marBottom w:val="0"/>
              <w:divBdr>
                <w:top w:val="none" w:sz="0" w:space="0" w:color="auto"/>
                <w:left w:val="none" w:sz="0" w:space="0" w:color="auto"/>
                <w:bottom w:val="none" w:sz="0" w:space="0" w:color="auto"/>
                <w:right w:val="none" w:sz="0" w:space="0" w:color="auto"/>
              </w:divBdr>
            </w:div>
            <w:div w:id="1391803645">
              <w:marLeft w:val="0"/>
              <w:marRight w:val="0"/>
              <w:marTop w:val="0"/>
              <w:marBottom w:val="0"/>
              <w:divBdr>
                <w:top w:val="none" w:sz="0" w:space="0" w:color="auto"/>
                <w:left w:val="none" w:sz="0" w:space="0" w:color="auto"/>
                <w:bottom w:val="none" w:sz="0" w:space="0" w:color="auto"/>
                <w:right w:val="none" w:sz="0" w:space="0" w:color="auto"/>
              </w:divBdr>
            </w:div>
            <w:div w:id="1392995735">
              <w:marLeft w:val="0"/>
              <w:marRight w:val="0"/>
              <w:marTop w:val="0"/>
              <w:marBottom w:val="0"/>
              <w:divBdr>
                <w:top w:val="none" w:sz="0" w:space="0" w:color="auto"/>
                <w:left w:val="none" w:sz="0" w:space="0" w:color="auto"/>
                <w:bottom w:val="none" w:sz="0" w:space="0" w:color="auto"/>
                <w:right w:val="none" w:sz="0" w:space="0" w:color="auto"/>
              </w:divBdr>
            </w:div>
            <w:div w:id="1393117576">
              <w:marLeft w:val="0"/>
              <w:marRight w:val="0"/>
              <w:marTop w:val="0"/>
              <w:marBottom w:val="0"/>
              <w:divBdr>
                <w:top w:val="none" w:sz="0" w:space="0" w:color="auto"/>
                <w:left w:val="none" w:sz="0" w:space="0" w:color="auto"/>
                <w:bottom w:val="none" w:sz="0" w:space="0" w:color="auto"/>
                <w:right w:val="none" w:sz="0" w:space="0" w:color="auto"/>
              </w:divBdr>
            </w:div>
            <w:div w:id="1393770971">
              <w:marLeft w:val="0"/>
              <w:marRight w:val="0"/>
              <w:marTop w:val="0"/>
              <w:marBottom w:val="0"/>
              <w:divBdr>
                <w:top w:val="none" w:sz="0" w:space="0" w:color="auto"/>
                <w:left w:val="none" w:sz="0" w:space="0" w:color="auto"/>
                <w:bottom w:val="none" w:sz="0" w:space="0" w:color="auto"/>
                <w:right w:val="none" w:sz="0" w:space="0" w:color="auto"/>
              </w:divBdr>
            </w:div>
            <w:div w:id="1399091275">
              <w:marLeft w:val="0"/>
              <w:marRight w:val="0"/>
              <w:marTop w:val="0"/>
              <w:marBottom w:val="0"/>
              <w:divBdr>
                <w:top w:val="none" w:sz="0" w:space="0" w:color="auto"/>
                <w:left w:val="none" w:sz="0" w:space="0" w:color="auto"/>
                <w:bottom w:val="none" w:sz="0" w:space="0" w:color="auto"/>
                <w:right w:val="none" w:sz="0" w:space="0" w:color="auto"/>
              </w:divBdr>
            </w:div>
            <w:div w:id="1399471666">
              <w:marLeft w:val="0"/>
              <w:marRight w:val="0"/>
              <w:marTop w:val="0"/>
              <w:marBottom w:val="0"/>
              <w:divBdr>
                <w:top w:val="none" w:sz="0" w:space="0" w:color="auto"/>
                <w:left w:val="none" w:sz="0" w:space="0" w:color="auto"/>
                <w:bottom w:val="none" w:sz="0" w:space="0" w:color="auto"/>
                <w:right w:val="none" w:sz="0" w:space="0" w:color="auto"/>
              </w:divBdr>
            </w:div>
            <w:div w:id="1400177030">
              <w:marLeft w:val="0"/>
              <w:marRight w:val="0"/>
              <w:marTop w:val="0"/>
              <w:marBottom w:val="0"/>
              <w:divBdr>
                <w:top w:val="none" w:sz="0" w:space="0" w:color="auto"/>
                <w:left w:val="none" w:sz="0" w:space="0" w:color="auto"/>
                <w:bottom w:val="none" w:sz="0" w:space="0" w:color="auto"/>
                <w:right w:val="none" w:sz="0" w:space="0" w:color="auto"/>
              </w:divBdr>
            </w:div>
            <w:div w:id="1400324437">
              <w:marLeft w:val="0"/>
              <w:marRight w:val="0"/>
              <w:marTop w:val="0"/>
              <w:marBottom w:val="0"/>
              <w:divBdr>
                <w:top w:val="none" w:sz="0" w:space="0" w:color="auto"/>
                <w:left w:val="none" w:sz="0" w:space="0" w:color="auto"/>
                <w:bottom w:val="none" w:sz="0" w:space="0" w:color="auto"/>
                <w:right w:val="none" w:sz="0" w:space="0" w:color="auto"/>
              </w:divBdr>
            </w:div>
            <w:div w:id="1400709813">
              <w:marLeft w:val="0"/>
              <w:marRight w:val="0"/>
              <w:marTop w:val="0"/>
              <w:marBottom w:val="0"/>
              <w:divBdr>
                <w:top w:val="none" w:sz="0" w:space="0" w:color="auto"/>
                <w:left w:val="none" w:sz="0" w:space="0" w:color="auto"/>
                <w:bottom w:val="none" w:sz="0" w:space="0" w:color="auto"/>
                <w:right w:val="none" w:sz="0" w:space="0" w:color="auto"/>
              </w:divBdr>
            </w:div>
            <w:div w:id="1401095816">
              <w:marLeft w:val="0"/>
              <w:marRight w:val="0"/>
              <w:marTop w:val="0"/>
              <w:marBottom w:val="0"/>
              <w:divBdr>
                <w:top w:val="none" w:sz="0" w:space="0" w:color="auto"/>
                <w:left w:val="none" w:sz="0" w:space="0" w:color="auto"/>
                <w:bottom w:val="none" w:sz="0" w:space="0" w:color="auto"/>
                <w:right w:val="none" w:sz="0" w:space="0" w:color="auto"/>
              </w:divBdr>
            </w:div>
            <w:div w:id="1403137370">
              <w:marLeft w:val="0"/>
              <w:marRight w:val="0"/>
              <w:marTop w:val="0"/>
              <w:marBottom w:val="0"/>
              <w:divBdr>
                <w:top w:val="none" w:sz="0" w:space="0" w:color="auto"/>
                <w:left w:val="none" w:sz="0" w:space="0" w:color="auto"/>
                <w:bottom w:val="none" w:sz="0" w:space="0" w:color="auto"/>
                <w:right w:val="none" w:sz="0" w:space="0" w:color="auto"/>
              </w:divBdr>
            </w:div>
            <w:div w:id="1403137623">
              <w:marLeft w:val="0"/>
              <w:marRight w:val="0"/>
              <w:marTop w:val="0"/>
              <w:marBottom w:val="0"/>
              <w:divBdr>
                <w:top w:val="none" w:sz="0" w:space="0" w:color="auto"/>
                <w:left w:val="none" w:sz="0" w:space="0" w:color="auto"/>
                <w:bottom w:val="none" w:sz="0" w:space="0" w:color="auto"/>
                <w:right w:val="none" w:sz="0" w:space="0" w:color="auto"/>
              </w:divBdr>
            </w:div>
            <w:div w:id="1403210898">
              <w:marLeft w:val="0"/>
              <w:marRight w:val="0"/>
              <w:marTop w:val="0"/>
              <w:marBottom w:val="0"/>
              <w:divBdr>
                <w:top w:val="none" w:sz="0" w:space="0" w:color="auto"/>
                <w:left w:val="none" w:sz="0" w:space="0" w:color="auto"/>
                <w:bottom w:val="none" w:sz="0" w:space="0" w:color="auto"/>
                <w:right w:val="none" w:sz="0" w:space="0" w:color="auto"/>
              </w:divBdr>
            </w:div>
            <w:div w:id="1404719883">
              <w:marLeft w:val="0"/>
              <w:marRight w:val="0"/>
              <w:marTop w:val="0"/>
              <w:marBottom w:val="0"/>
              <w:divBdr>
                <w:top w:val="none" w:sz="0" w:space="0" w:color="auto"/>
                <w:left w:val="none" w:sz="0" w:space="0" w:color="auto"/>
                <w:bottom w:val="none" w:sz="0" w:space="0" w:color="auto"/>
                <w:right w:val="none" w:sz="0" w:space="0" w:color="auto"/>
              </w:divBdr>
            </w:div>
            <w:div w:id="1405252309">
              <w:marLeft w:val="0"/>
              <w:marRight w:val="0"/>
              <w:marTop w:val="0"/>
              <w:marBottom w:val="0"/>
              <w:divBdr>
                <w:top w:val="none" w:sz="0" w:space="0" w:color="auto"/>
                <w:left w:val="none" w:sz="0" w:space="0" w:color="auto"/>
                <w:bottom w:val="none" w:sz="0" w:space="0" w:color="auto"/>
                <w:right w:val="none" w:sz="0" w:space="0" w:color="auto"/>
              </w:divBdr>
            </w:div>
            <w:div w:id="1406101235">
              <w:marLeft w:val="0"/>
              <w:marRight w:val="0"/>
              <w:marTop w:val="0"/>
              <w:marBottom w:val="0"/>
              <w:divBdr>
                <w:top w:val="none" w:sz="0" w:space="0" w:color="auto"/>
                <w:left w:val="none" w:sz="0" w:space="0" w:color="auto"/>
                <w:bottom w:val="none" w:sz="0" w:space="0" w:color="auto"/>
                <w:right w:val="none" w:sz="0" w:space="0" w:color="auto"/>
              </w:divBdr>
            </w:div>
            <w:div w:id="1406565571">
              <w:marLeft w:val="0"/>
              <w:marRight w:val="0"/>
              <w:marTop w:val="0"/>
              <w:marBottom w:val="0"/>
              <w:divBdr>
                <w:top w:val="none" w:sz="0" w:space="0" w:color="auto"/>
                <w:left w:val="none" w:sz="0" w:space="0" w:color="auto"/>
                <w:bottom w:val="none" w:sz="0" w:space="0" w:color="auto"/>
                <w:right w:val="none" w:sz="0" w:space="0" w:color="auto"/>
              </w:divBdr>
            </w:div>
            <w:div w:id="1410076021">
              <w:marLeft w:val="0"/>
              <w:marRight w:val="0"/>
              <w:marTop w:val="0"/>
              <w:marBottom w:val="0"/>
              <w:divBdr>
                <w:top w:val="none" w:sz="0" w:space="0" w:color="auto"/>
                <w:left w:val="none" w:sz="0" w:space="0" w:color="auto"/>
                <w:bottom w:val="none" w:sz="0" w:space="0" w:color="auto"/>
                <w:right w:val="none" w:sz="0" w:space="0" w:color="auto"/>
              </w:divBdr>
            </w:div>
            <w:div w:id="1410806941">
              <w:marLeft w:val="0"/>
              <w:marRight w:val="0"/>
              <w:marTop w:val="0"/>
              <w:marBottom w:val="0"/>
              <w:divBdr>
                <w:top w:val="none" w:sz="0" w:space="0" w:color="auto"/>
                <w:left w:val="none" w:sz="0" w:space="0" w:color="auto"/>
                <w:bottom w:val="none" w:sz="0" w:space="0" w:color="auto"/>
                <w:right w:val="none" w:sz="0" w:space="0" w:color="auto"/>
              </w:divBdr>
            </w:div>
            <w:div w:id="1412315836">
              <w:marLeft w:val="0"/>
              <w:marRight w:val="0"/>
              <w:marTop w:val="0"/>
              <w:marBottom w:val="0"/>
              <w:divBdr>
                <w:top w:val="none" w:sz="0" w:space="0" w:color="auto"/>
                <w:left w:val="none" w:sz="0" w:space="0" w:color="auto"/>
                <w:bottom w:val="none" w:sz="0" w:space="0" w:color="auto"/>
                <w:right w:val="none" w:sz="0" w:space="0" w:color="auto"/>
              </w:divBdr>
            </w:div>
            <w:div w:id="1415278219">
              <w:marLeft w:val="0"/>
              <w:marRight w:val="0"/>
              <w:marTop w:val="0"/>
              <w:marBottom w:val="0"/>
              <w:divBdr>
                <w:top w:val="none" w:sz="0" w:space="0" w:color="auto"/>
                <w:left w:val="none" w:sz="0" w:space="0" w:color="auto"/>
                <w:bottom w:val="none" w:sz="0" w:space="0" w:color="auto"/>
                <w:right w:val="none" w:sz="0" w:space="0" w:color="auto"/>
              </w:divBdr>
            </w:div>
            <w:div w:id="1415937998">
              <w:marLeft w:val="0"/>
              <w:marRight w:val="0"/>
              <w:marTop w:val="0"/>
              <w:marBottom w:val="0"/>
              <w:divBdr>
                <w:top w:val="none" w:sz="0" w:space="0" w:color="auto"/>
                <w:left w:val="none" w:sz="0" w:space="0" w:color="auto"/>
                <w:bottom w:val="none" w:sz="0" w:space="0" w:color="auto"/>
                <w:right w:val="none" w:sz="0" w:space="0" w:color="auto"/>
              </w:divBdr>
            </w:div>
            <w:div w:id="1416823889">
              <w:marLeft w:val="0"/>
              <w:marRight w:val="0"/>
              <w:marTop w:val="0"/>
              <w:marBottom w:val="0"/>
              <w:divBdr>
                <w:top w:val="none" w:sz="0" w:space="0" w:color="auto"/>
                <w:left w:val="none" w:sz="0" w:space="0" w:color="auto"/>
                <w:bottom w:val="none" w:sz="0" w:space="0" w:color="auto"/>
                <w:right w:val="none" w:sz="0" w:space="0" w:color="auto"/>
              </w:divBdr>
            </w:div>
            <w:div w:id="1418212296">
              <w:marLeft w:val="0"/>
              <w:marRight w:val="0"/>
              <w:marTop w:val="360"/>
              <w:marBottom w:val="0"/>
              <w:divBdr>
                <w:top w:val="single" w:sz="6" w:space="0" w:color="auto"/>
                <w:left w:val="single" w:sz="6" w:space="0" w:color="auto"/>
                <w:bottom w:val="single" w:sz="6" w:space="0" w:color="auto"/>
                <w:right w:val="single" w:sz="6" w:space="0" w:color="auto"/>
              </w:divBdr>
            </w:div>
            <w:div w:id="1419205466">
              <w:marLeft w:val="0"/>
              <w:marRight w:val="0"/>
              <w:marTop w:val="0"/>
              <w:marBottom w:val="0"/>
              <w:divBdr>
                <w:top w:val="none" w:sz="0" w:space="0" w:color="auto"/>
                <w:left w:val="none" w:sz="0" w:space="0" w:color="auto"/>
                <w:bottom w:val="none" w:sz="0" w:space="0" w:color="auto"/>
                <w:right w:val="none" w:sz="0" w:space="0" w:color="auto"/>
              </w:divBdr>
            </w:div>
            <w:div w:id="1419668243">
              <w:marLeft w:val="0"/>
              <w:marRight w:val="0"/>
              <w:marTop w:val="0"/>
              <w:marBottom w:val="0"/>
              <w:divBdr>
                <w:top w:val="none" w:sz="0" w:space="0" w:color="auto"/>
                <w:left w:val="none" w:sz="0" w:space="0" w:color="auto"/>
                <w:bottom w:val="none" w:sz="0" w:space="0" w:color="auto"/>
                <w:right w:val="none" w:sz="0" w:space="0" w:color="auto"/>
              </w:divBdr>
            </w:div>
            <w:div w:id="1421951335">
              <w:marLeft w:val="0"/>
              <w:marRight w:val="0"/>
              <w:marTop w:val="0"/>
              <w:marBottom w:val="0"/>
              <w:divBdr>
                <w:top w:val="none" w:sz="0" w:space="0" w:color="auto"/>
                <w:left w:val="none" w:sz="0" w:space="0" w:color="auto"/>
                <w:bottom w:val="none" w:sz="0" w:space="0" w:color="auto"/>
                <w:right w:val="none" w:sz="0" w:space="0" w:color="auto"/>
              </w:divBdr>
            </w:div>
            <w:div w:id="1423330457">
              <w:marLeft w:val="0"/>
              <w:marRight w:val="0"/>
              <w:marTop w:val="0"/>
              <w:marBottom w:val="0"/>
              <w:divBdr>
                <w:top w:val="none" w:sz="0" w:space="0" w:color="auto"/>
                <w:left w:val="none" w:sz="0" w:space="0" w:color="auto"/>
                <w:bottom w:val="none" w:sz="0" w:space="0" w:color="auto"/>
                <w:right w:val="none" w:sz="0" w:space="0" w:color="auto"/>
              </w:divBdr>
            </w:div>
            <w:div w:id="1424061344">
              <w:marLeft w:val="0"/>
              <w:marRight w:val="0"/>
              <w:marTop w:val="0"/>
              <w:marBottom w:val="0"/>
              <w:divBdr>
                <w:top w:val="none" w:sz="0" w:space="0" w:color="auto"/>
                <w:left w:val="none" w:sz="0" w:space="0" w:color="auto"/>
                <w:bottom w:val="none" w:sz="0" w:space="0" w:color="auto"/>
                <w:right w:val="none" w:sz="0" w:space="0" w:color="auto"/>
              </w:divBdr>
            </w:div>
            <w:div w:id="1427267412">
              <w:marLeft w:val="0"/>
              <w:marRight w:val="0"/>
              <w:marTop w:val="0"/>
              <w:marBottom w:val="0"/>
              <w:divBdr>
                <w:top w:val="none" w:sz="0" w:space="0" w:color="auto"/>
                <w:left w:val="none" w:sz="0" w:space="0" w:color="auto"/>
                <w:bottom w:val="none" w:sz="0" w:space="0" w:color="auto"/>
                <w:right w:val="none" w:sz="0" w:space="0" w:color="auto"/>
              </w:divBdr>
            </w:div>
            <w:div w:id="1428843485">
              <w:marLeft w:val="0"/>
              <w:marRight w:val="0"/>
              <w:marTop w:val="0"/>
              <w:marBottom w:val="0"/>
              <w:divBdr>
                <w:top w:val="none" w:sz="0" w:space="0" w:color="auto"/>
                <w:left w:val="none" w:sz="0" w:space="0" w:color="auto"/>
                <w:bottom w:val="none" w:sz="0" w:space="0" w:color="auto"/>
                <w:right w:val="none" w:sz="0" w:space="0" w:color="auto"/>
              </w:divBdr>
            </w:div>
            <w:div w:id="1429152904">
              <w:marLeft w:val="0"/>
              <w:marRight w:val="0"/>
              <w:marTop w:val="0"/>
              <w:marBottom w:val="0"/>
              <w:divBdr>
                <w:top w:val="none" w:sz="0" w:space="0" w:color="auto"/>
                <w:left w:val="none" w:sz="0" w:space="0" w:color="auto"/>
                <w:bottom w:val="none" w:sz="0" w:space="0" w:color="auto"/>
                <w:right w:val="none" w:sz="0" w:space="0" w:color="auto"/>
              </w:divBdr>
            </w:div>
            <w:div w:id="1430808037">
              <w:marLeft w:val="0"/>
              <w:marRight w:val="0"/>
              <w:marTop w:val="0"/>
              <w:marBottom w:val="0"/>
              <w:divBdr>
                <w:top w:val="none" w:sz="0" w:space="0" w:color="auto"/>
                <w:left w:val="none" w:sz="0" w:space="0" w:color="auto"/>
                <w:bottom w:val="none" w:sz="0" w:space="0" w:color="auto"/>
                <w:right w:val="none" w:sz="0" w:space="0" w:color="auto"/>
              </w:divBdr>
            </w:div>
            <w:div w:id="1432774344">
              <w:marLeft w:val="0"/>
              <w:marRight w:val="0"/>
              <w:marTop w:val="0"/>
              <w:marBottom w:val="0"/>
              <w:divBdr>
                <w:top w:val="none" w:sz="0" w:space="0" w:color="auto"/>
                <w:left w:val="none" w:sz="0" w:space="0" w:color="auto"/>
                <w:bottom w:val="none" w:sz="0" w:space="0" w:color="auto"/>
                <w:right w:val="none" w:sz="0" w:space="0" w:color="auto"/>
              </w:divBdr>
            </w:div>
            <w:div w:id="1433547948">
              <w:marLeft w:val="0"/>
              <w:marRight w:val="0"/>
              <w:marTop w:val="0"/>
              <w:marBottom w:val="0"/>
              <w:divBdr>
                <w:top w:val="none" w:sz="0" w:space="0" w:color="auto"/>
                <w:left w:val="none" w:sz="0" w:space="0" w:color="auto"/>
                <w:bottom w:val="none" w:sz="0" w:space="0" w:color="auto"/>
                <w:right w:val="none" w:sz="0" w:space="0" w:color="auto"/>
              </w:divBdr>
            </w:div>
            <w:div w:id="1434202409">
              <w:marLeft w:val="0"/>
              <w:marRight w:val="0"/>
              <w:marTop w:val="0"/>
              <w:marBottom w:val="0"/>
              <w:divBdr>
                <w:top w:val="none" w:sz="0" w:space="0" w:color="auto"/>
                <w:left w:val="none" w:sz="0" w:space="0" w:color="auto"/>
                <w:bottom w:val="none" w:sz="0" w:space="0" w:color="auto"/>
                <w:right w:val="none" w:sz="0" w:space="0" w:color="auto"/>
              </w:divBdr>
            </w:div>
            <w:div w:id="1434353299">
              <w:marLeft w:val="0"/>
              <w:marRight w:val="0"/>
              <w:marTop w:val="0"/>
              <w:marBottom w:val="0"/>
              <w:divBdr>
                <w:top w:val="none" w:sz="0" w:space="0" w:color="auto"/>
                <w:left w:val="none" w:sz="0" w:space="0" w:color="auto"/>
                <w:bottom w:val="none" w:sz="0" w:space="0" w:color="auto"/>
                <w:right w:val="none" w:sz="0" w:space="0" w:color="auto"/>
              </w:divBdr>
            </w:div>
            <w:div w:id="1435326501">
              <w:marLeft w:val="0"/>
              <w:marRight w:val="0"/>
              <w:marTop w:val="0"/>
              <w:marBottom w:val="0"/>
              <w:divBdr>
                <w:top w:val="none" w:sz="0" w:space="0" w:color="auto"/>
                <w:left w:val="none" w:sz="0" w:space="0" w:color="auto"/>
                <w:bottom w:val="none" w:sz="0" w:space="0" w:color="auto"/>
                <w:right w:val="none" w:sz="0" w:space="0" w:color="auto"/>
              </w:divBdr>
            </w:div>
            <w:div w:id="1435978224">
              <w:marLeft w:val="0"/>
              <w:marRight w:val="0"/>
              <w:marTop w:val="0"/>
              <w:marBottom w:val="0"/>
              <w:divBdr>
                <w:top w:val="none" w:sz="0" w:space="0" w:color="auto"/>
                <w:left w:val="none" w:sz="0" w:space="0" w:color="auto"/>
                <w:bottom w:val="none" w:sz="0" w:space="0" w:color="auto"/>
                <w:right w:val="none" w:sz="0" w:space="0" w:color="auto"/>
              </w:divBdr>
            </w:div>
            <w:div w:id="1436289520">
              <w:marLeft w:val="0"/>
              <w:marRight w:val="0"/>
              <w:marTop w:val="360"/>
              <w:marBottom w:val="0"/>
              <w:divBdr>
                <w:top w:val="single" w:sz="6" w:space="0" w:color="auto"/>
                <w:left w:val="single" w:sz="6" w:space="0" w:color="auto"/>
                <w:bottom w:val="single" w:sz="6" w:space="0" w:color="auto"/>
                <w:right w:val="single" w:sz="6" w:space="0" w:color="auto"/>
              </w:divBdr>
            </w:div>
            <w:div w:id="1438451865">
              <w:marLeft w:val="0"/>
              <w:marRight w:val="0"/>
              <w:marTop w:val="0"/>
              <w:marBottom w:val="0"/>
              <w:divBdr>
                <w:top w:val="none" w:sz="0" w:space="0" w:color="auto"/>
                <w:left w:val="none" w:sz="0" w:space="0" w:color="auto"/>
                <w:bottom w:val="none" w:sz="0" w:space="0" w:color="auto"/>
                <w:right w:val="none" w:sz="0" w:space="0" w:color="auto"/>
              </w:divBdr>
            </w:div>
            <w:div w:id="1439369057">
              <w:marLeft w:val="0"/>
              <w:marRight w:val="0"/>
              <w:marTop w:val="0"/>
              <w:marBottom w:val="0"/>
              <w:divBdr>
                <w:top w:val="none" w:sz="0" w:space="0" w:color="auto"/>
                <w:left w:val="none" w:sz="0" w:space="0" w:color="auto"/>
                <w:bottom w:val="none" w:sz="0" w:space="0" w:color="auto"/>
                <w:right w:val="none" w:sz="0" w:space="0" w:color="auto"/>
              </w:divBdr>
            </w:div>
            <w:div w:id="1439443896">
              <w:marLeft w:val="0"/>
              <w:marRight w:val="0"/>
              <w:marTop w:val="0"/>
              <w:marBottom w:val="0"/>
              <w:divBdr>
                <w:top w:val="none" w:sz="0" w:space="0" w:color="auto"/>
                <w:left w:val="none" w:sz="0" w:space="0" w:color="auto"/>
                <w:bottom w:val="none" w:sz="0" w:space="0" w:color="auto"/>
                <w:right w:val="none" w:sz="0" w:space="0" w:color="auto"/>
              </w:divBdr>
            </w:div>
            <w:div w:id="1441611422">
              <w:marLeft w:val="0"/>
              <w:marRight w:val="0"/>
              <w:marTop w:val="0"/>
              <w:marBottom w:val="0"/>
              <w:divBdr>
                <w:top w:val="none" w:sz="0" w:space="0" w:color="auto"/>
                <w:left w:val="none" w:sz="0" w:space="0" w:color="auto"/>
                <w:bottom w:val="none" w:sz="0" w:space="0" w:color="auto"/>
                <w:right w:val="none" w:sz="0" w:space="0" w:color="auto"/>
              </w:divBdr>
            </w:div>
            <w:div w:id="1443767667">
              <w:marLeft w:val="0"/>
              <w:marRight w:val="0"/>
              <w:marTop w:val="0"/>
              <w:marBottom w:val="0"/>
              <w:divBdr>
                <w:top w:val="none" w:sz="0" w:space="0" w:color="auto"/>
                <w:left w:val="none" w:sz="0" w:space="0" w:color="auto"/>
                <w:bottom w:val="none" w:sz="0" w:space="0" w:color="auto"/>
                <w:right w:val="none" w:sz="0" w:space="0" w:color="auto"/>
              </w:divBdr>
            </w:div>
            <w:div w:id="1444107791">
              <w:marLeft w:val="0"/>
              <w:marRight w:val="0"/>
              <w:marTop w:val="0"/>
              <w:marBottom w:val="0"/>
              <w:divBdr>
                <w:top w:val="none" w:sz="0" w:space="0" w:color="auto"/>
                <w:left w:val="none" w:sz="0" w:space="0" w:color="auto"/>
                <w:bottom w:val="none" w:sz="0" w:space="0" w:color="auto"/>
                <w:right w:val="none" w:sz="0" w:space="0" w:color="auto"/>
              </w:divBdr>
            </w:div>
            <w:div w:id="1449357000">
              <w:marLeft w:val="0"/>
              <w:marRight w:val="0"/>
              <w:marTop w:val="0"/>
              <w:marBottom w:val="0"/>
              <w:divBdr>
                <w:top w:val="none" w:sz="0" w:space="0" w:color="auto"/>
                <w:left w:val="none" w:sz="0" w:space="0" w:color="auto"/>
                <w:bottom w:val="none" w:sz="0" w:space="0" w:color="auto"/>
                <w:right w:val="none" w:sz="0" w:space="0" w:color="auto"/>
              </w:divBdr>
            </w:div>
            <w:div w:id="1449541095">
              <w:marLeft w:val="0"/>
              <w:marRight w:val="0"/>
              <w:marTop w:val="0"/>
              <w:marBottom w:val="0"/>
              <w:divBdr>
                <w:top w:val="none" w:sz="0" w:space="0" w:color="auto"/>
                <w:left w:val="none" w:sz="0" w:space="0" w:color="auto"/>
                <w:bottom w:val="none" w:sz="0" w:space="0" w:color="auto"/>
                <w:right w:val="none" w:sz="0" w:space="0" w:color="auto"/>
              </w:divBdr>
            </w:div>
            <w:div w:id="1450052343">
              <w:marLeft w:val="0"/>
              <w:marRight w:val="0"/>
              <w:marTop w:val="0"/>
              <w:marBottom w:val="0"/>
              <w:divBdr>
                <w:top w:val="none" w:sz="0" w:space="0" w:color="auto"/>
                <w:left w:val="none" w:sz="0" w:space="0" w:color="auto"/>
                <w:bottom w:val="none" w:sz="0" w:space="0" w:color="auto"/>
                <w:right w:val="none" w:sz="0" w:space="0" w:color="auto"/>
              </w:divBdr>
            </w:div>
            <w:div w:id="1452552666">
              <w:marLeft w:val="0"/>
              <w:marRight w:val="0"/>
              <w:marTop w:val="0"/>
              <w:marBottom w:val="0"/>
              <w:divBdr>
                <w:top w:val="none" w:sz="0" w:space="0" w:color="auto"/>
                <w:left w:val="none" w:sz="0" w:space="0" w:color="auto"/>
                <w:bottom w:val="none" w:sz="0" w:space="0" w:color="auto"/>
                <w:right w:val="none" w:sz="0" w:space="0" w:color="auto"/>
              </w:divBdr>
            </w:div>
            <w:div w:id="1453473610">
              <w:marLeft w:val="0"/>
              <w:marRight w:val="0"/>
              <w:marTop w:val="0"/>
              <w:marBottom w:val="0"/>
              <w:divBdr>
                <w:top w:val="none" w:sz="0" w:space="0" w:color="auto"/>
                <w:left w:val="none" w:sz="0" w:space="0" w:color="auto"/>
                <w:bottom w:val="none" w:sz="0" w:space="0" w:color="auto"/>
                <w:right w:val="none" w:sz="0" w:space="0" w:color="auto"/>
              </w:divBdr>
            </w:div>
            <w:div w:id="1455368351">
              <w:marLeft w:val="0"/>
              <w:marRight w:val="0"/>
              <w:marTop w:val="0"/>
              <w:marBottom w:val="0"/>
              <w:divBdr>
                <w:top w:val="none" w:sz="0" w:space="0" w:color="auto"/>
                <w:left w:val="none" w:sz="0" w:space="0" w:color="auto"/>
                <w:bottom w:val="none" w:sz="0" w:space="0" w:color="auto"/>
                <w:right w:val="none" w:sz="0" w:space="0" w:color="auto"/>
              </w:divBdr>
            </w:div>
            <w:div w:id="1465393764">
              <w:marLeft w:val="0"/>
              <w:marRight w:val="0"/>
              <w:marTop w:val="0"/>
              <w:marBottom w:val="0"/>
              <w:divBdr>
                <w:top w:val="none" w:sz="0" w:space="0" w:color="auto"/>
                <w:left w:val="none" w:sz="0" w:space="0" w:color="auto"/>
                <w:bottom w:val="none" w:sz="0" w:space="0" w:color="auto"/>
                <w:right w:val="none" w:sz="0" w:space="0" w:color="auto"/>
              </w:divBdr>
            </w:div>
            <w:div w:id="1467505192">
              <w:marLeft w:val="0"/>
              <w:marRight w:val="0"/>
              <w:marTop w:val="0"/>
              <w:marBottom w:val="0"/>
              <w:divBdr>
                <w:top w:val="none" w:sz="0" w:space="0" w:color="auto"/>
                <w:left w:val="none" w:sz="0" w:space="0" w:color="auto"/>
                <w:bottom w:val="none" w:sz="0" w:space="0" w:color="auto"/>
                <w:right w:val="none" w:sz="0" w:space="0" w:color="auto"/>
              </w:divBdr>
            </w:div>
            <w:div w:id="1471747415">
              <w:marLeft w:val="0"/>
              <w:marRight w:val="0"/>
              <w:marTop w:val="0"/>
              <w:marBottom w:val="0"/>
              <w:divBdr>
                <w:top w:val="none" w:sz="0" w:space="0" w:color="auto"/>
                <w:left w:val="none" w:sz="0" w:space="0" w:color="auto"/>
                <w:bottom w:val="none" w:sz="0" w:space="0" w:color="auto"/>
                <w:right w:val="none" w:sz="0" w:space="0" w:color="auto"/>
              </w:divBdr>
            </w:div>
            <w:div w:id="1472135395">
              <w:marLeft w:val="0"/>
              <w:marRight w:val="0"/>
              <w:marTop w:val="0"/>
              <w:marBottom w:val="0"/>
              <w:divBdr>
                <w:top w:val="none" w:sz="0" w:space="0" w:color="auto"/>
                <w:left w:val="none" w:sz="0" w:space="0" w:color="auto"/>
                <w:bottom w:val="none" w:sz="0" w:space="0" w:color="auto"/>
                <w:right w:val="none" w:sz="0" w:space="0" w:color="auto"/>
              </w:divBdr>
            </w:div>
            <w:div w:id="1472291138">
              <w:marLeft w:val="0"/>
              <w:marRight w:val="0"/>
              <w:marTop w:val="0"/>
              <w:marBottom w:val="0"/>
              <w:divBdr>
                <w:top w:val="none" w:sz="0" w:space="0" w:color="auto"/>
                <w:left w:val="none" w:sz="0" w:space="0" w:color="auto"/>
                <w:bottom w:val="none" w:sz="0" w:space="0" w:color="auto"/>
                <w:right w:val="none" w:sz="0" w:space="0" w:color="auto"/>
              </w:divBdr>
            </w:div>
            <w:div w:id="1474908219">
              <w:marLeft w:val="0"/>
              <w:marRight w:val="0"/>
              <w:marTop w:val="0"/>
              <w:marBottom w:val="0"/>
              <w:divBdr>
                <w:top w:val="none" w:sz="0" w:space="0" w:color="auto"/>
                <w:left w:val="none" w:sz="0" w:space="0" w:color="auto"/>
                <w:bottom w:val="none" w:sz="0" w:space="0" w:color="auto"/>
                <w:right w:val="none" w:sz="0" w:space="0" w:color="auto"/>
              </w:divBdr>
            </w:div>
            <w:div w:id="1474980702">
              <w:marLeft w:val="0"/>
              <w:marRight w:val="0"/>
              <w:marTop w:val="0"/>
              <w:marBottom w:val="0"/>
              <w:divBdr>
                <w:top w:val="none" w:sz="0" w:space="0" w:color="auto"/>
                <w:left w:val="none" w:sz="0" w:space="0" w:color="auto"/>
                <w:bottom w:val="none" w:sz="0" w:space="0" w:color="auto"/>
                <w:right w:val="none" w:sz="0" w:space="0" w:color="auto"/>
              </w:divBdr>
            </w:div>
            <w:div w:id="1478255016">
              <w:marLeft w:val="0"/>
              <w:marRight w:val="0"/>
              <w:marTop w:val="0"/>
              <w:marBottom w:val="0"/>
              <w:divBdr>
                <w:top w:val="none" w:sz="0" w:space="0" w:color="auto"/>
                <w:left w:val="none" w:sz="0" w:space="0" w:color="auto"/>
                <w:bottom w:val="none" w:sz="0" w:space="0" w:color="auto"/>
                <w:right w:val="none" w:sz="0" w:space="0" w:color="auto"/>
              </w:divBdr>
            </w:div>
            <w:div w:id="1478767698">
              <w:marLeft w:val="0"/>
              <w:marRight w:val="0"/>
              <w:marTop w:val="0"/>
              <w:marBottom w:val="0"/>
              <w:divBdr>
                <w:top w:val="none" w:sz="0" w:space="0" w:color="auto"/>
                <w:left w:val="none" w:sz="0" w:space="0" w:color="auto"/>
                <w:bottom w:val="none" w:sz="0" w:space="0" w:color="auto"/>
                <w:right w:val="none" w:sz="0" w:space="0" w:color="auto"/>
              </w:divBdr>
            </w:div>
            <w:div w:id="1486359752">
              <w:marLeft w:val="0"/>
              <w:marRight w:val="0"/>
              <w:marTop w:val="0"/>
              <w:marBottom w:val="0"/>
              <w:divBdr>
                <w:top w:val="none" w:sz="0" w:space="0" w:color="auto"/>
                <w:left w:val="none" w:sz="0" w:space="0" w:color="auto"/>
                <w:bottom w:val="none" w:sz="0" w:space="0" w:color="auto"/>
                <w:right w:val="none" w:sz="0" w:space="0" w:color="auto"/>
              </w:divBdr>
            </w:div>
            <w:div w:id="1488285948">
              <w:marLeft w:val="0"/>
              <w:marRight w:val="0"/>
              <w:marTop w:val="0"/>
              <w:marBottom w:val="0"/>
              <w:divBdr>
                <w:top w:val="none" w:sz="0" w:space="0" w:color="auto"/>
                <w:left w:val="none" w:sz="0" w:space="0" w:color="auto"/>
                <w:bottom w:val="none" w:sz="0" w:space="0" w:color="auto"/>
                <w:right w:val="none" w:sz="0" w:space="0" w:color="auto"/>
              </w:divBdr>
            </w:div>
            <w:div w:id="1489859560">
              <w:marLeft w:val="0"/>
              <w:marRight w:val="0"/>
              <w:marTop w:val="0"/>
              <w:marBottom w:val="0"/>
              <w:divBdr>
                <w:top w:val="none" w:sz="0" w:space="0" w:color="auto"/>
                <w:left w:val="none" w:sz="0" w:space="0" w:color="auto"/>
                <w:bottom w:val="none" w:sz="0" w:space="0" w:color="auto"/>
                <w:right w:val="none" w:sz="0" w:space="0" w:color="auto"/>
              </w:divBdr>
            </w:div>
            <w:div w:id="1497451398">
              <w:marLeft w:val="0"/>
              <w:marRight w:val="0"/>
              <w:marTop w:val="0"/>
              <w:marBottom w:val="0"/>
              <w:divBdr>
                <w:top w:val="none" w:sz="0" w:space="0" w:color="auto"/>
                <w:left w:val="none" w:sz="0" w:space="0" w:color="auto"/>
                <w:bottom w:val="none" w:sz="0" w:space="0" w:color="auto"/>
                <w:right w:val="none" w:sz="0" w:space="0" w:color="auto"/>
              </w:divBdr>
            </w:div>
            <w:div w:id="1503542884">
              <w:marLeft w:val="0"/>
              <w:marRight w:val="0"/>
              <w:marTop w:val="0"/>
              <w:marBottom w:val="0"/>
              <w:divBdr>
                <w:top w:val="none" w:sz="0" w:space="0" w:color="auto"/>
                <w:left w:val="none" w:sz="0" w:space="0" w:color="auto"/>
                <w:bottom w:val="none" w:sz="0" w:space="0" w:color="auto"/>
                <w:right w:val="none" w:sz="0" w:space="0" w:color="auto"/>
              </w:divBdr>
            </w:div>
            <w:div w:id="1503617329">
              <w:marLeft w:val="0"/>
              <w:marRight w:val="0"/>
              <w:marTop w:val="0"/>
              <w:marBottom w:val="0"/>
              <w:divBdr>
                <w:top w:val="none" w:sz="0" w:space="0" w:color="auto"/>
                <w:left w:val="none" w:sz="0" w:space="0" w:color="auto"/>
                <w:bottom w:val="none" w:sz="0" w:space="0" w:color="auto"/>
                <w:right w:val="none" w:sz="0" w:space="0" w:color="auto"/>
              </w:divBdr>
            </w:div>
            <w:div w:id="1503621588">
              <w:marLeft w:val="0"/>
              <w:marRight w:val="0"/>
              <w:marTop w:val="0"/>
              <w:marBottom w:val="0"/>
              <w:divBdr>
                <w:top w:val="none" w:sz="0" w:space="0" w:color="auto"/>
                <w:left w:val="none" w:sz="0" w:space="0" w:color="auto"/>
                <w:bottom w:val="none" w:sz="0" w:space="0" w:color="auto"/>
                <w:right w:val="none" w:sz="0" w:space="0" w:color="auto"/>
              </w:divBdr>
            </w:div>
            <w:div w:id="1503817926">
              <w:marLeft w:val="0"/>
              <w:marRight w:val="0"/>
              <w:marTop w:val="0"/>
              <w:marBottom w:val="0"/>
              <w:divBdr>
                <w:top w:val="none" w:sz="0" w:space="0" w:color="auto"/>
                <w:left w:val="none" w:sz="0" w:space="0" w:color="auto"/>
                <w:bottom w:val="none" w:sz="0" w:space="0" w:color="auto"/>
                <w:right w:val="none" w:sz="0" w:space="0" w:color="auto"/>
              </w:divBdr>
            </w:div>
            <w:div w:id="1504316021">
              <w:marLeft w:val="0"/>
              <w:marRight w:val="0"/>
              <w:marTop w:val="0"/>
              <w:marBottom w:val="0"/>
              <w:divBdr>
                <w:top w:val="none" w:sz="0" w:space="0" w:color="auto"/>
                <w:left w:val="none" w:sz="0" w:space="0" w:color="auto"/>
                <w:bottom w:val="none" w:sz="0" w:space="0" w:color="auto"/>
                <w:right w:val="none" w:sz="0" w:space="0" w:color="auto"/>
              </w:divBdr>
            </w:div>
            <w:div w:id="1507137605">
              <w:marLeft w:val="0"/>
              <w:marRight w:val="0"/>
              <w:marTop w:val="0"/>
              <w:marBottom w:val="0"/>
              <w:divBdr>
                <w:top w:val="none" w:sz="0" w:space="0" w:color="auto"/>
                <w:left w:val="none" w:sz="0" w:space="0" w:color="auto"/>
                <w:bottom w:val="none" w:sz="0" w:space="0" w:color="auto"/>
                <w:right w:val="none" w:sz="0" w:space="0" w:color="auto"/>
              </w:divBdr>
            </w:div>
            <w:div w:id="1508246486">
              <w:marLeft w:val="0"/>
              <w:marRight w:val="0"/>
              <w:marTop w:val="0"/>
              <w:marBottom w:val="0"/>
              <w:divBdr>
                <w:top w:val="none" w:sz="0" w:space="0" w:color="auto"/>
                <w:left w:val="none" w:sz="0" w:space="0" w:color="auto"/>
                <w:bottom w:val="none" w:sz="0" w:space="0" w:color="auto"/>
                <w:right w:val="none" w:sz="0" w:space="0" w:color="auto"/>
              </w:divBdr>
            </w:div>
            <w:div w:id="1511486141">
              <w:marLeft w:val="0"/>
              <w:marRight w:val="0"/>
              <w:marTop w:val="360"/>
              <w:marBottom w:val="0"/>
              <w:divBdr>
                <w:top w:val="single" w:sz="6" w:space="0" w:color="auto"/>
                <w:left w:val="single" w:sz="6" w:space="0" w:color="auto"/>
                <w:bottom w:val="single" w:sz="6" w:space="0" w:color="auto"/>
                <w:right w:val="single" w:sz="6" w:space="0" w:color="auto"/>
              </w:divBdr>
            </w:div>
            <w:div w:id="1511795933">
              <w:marLeft w:val="0"/>
              <w:marRight w:val="0"/>
              <w:marTop w:val="0"/>
              <w:marBottom w:val="0"/>
              <w:divBdr>
                <w:top w:val="none" w:sz="0" w:space="0" w:color="auto"/>
                <w:left w:val="none" w:sz="0" w:space="0" w:color="auto"/>
                <w:bottom w:val="none" w:sz="0" w:space="0" w:color="auto"/>
                <w:right w:val="none" w:sz="0" w:space="0" w:color="auto"/>
              </w:divBdr>
            </w:div>
            <w:div w:id="1517385235">
              <w:marLeft w:val="0"/>
              <w:marRight w:val="0"/>
              <w:marTop w:val="0"/>
              <w:marBottom w:val="0"/>
              <w:divBdr>
                <w:top w:val="none" w:sz="0" w:space="0" w:color="auto"/>
                <w:left w:val="none" w:sz="0" w:space="0" w:color="auto"/>
                <w:bottom w:val="none" w:sz="0" w:space="0" w:color="auto"/>
                <w:right w:val="none" w:sz="0" w:space="0" w:color="auto"/>
              </w:divBdr>
            </w:div>
            <w:div w:id="1517695276">
              <w:marLeft w:val="0"/>
              <w:marRight w:val="0"/>
              <w:marTop w:val="0"/>
              <w:marBottom w:val="0"/>
              <w:divBdr>
                <w:top w:val="none" w:sz="0" w:space="0" w:color="auto"/>
                <w:left w:val="none" w:sz="0" w:space="0" w:color="auto"/>
                <w:bottom w:val="none" w:sz="0" w:space="0" w:color="auto"/>
                <w:right w:val="none" w:sz="0" w:space="0" w:color="auto"/>
              </w:divBdr>
            </w:div>
            <w:div w:id="1517959630">
              <w:marLeft w:val="0"/>
              <w:marRight w:val="0"/>
              <w:marTop w:val="0"/>
              <w:marBottom w:val="0"/>
              <w:divBdr>
                <w:top w:val="none" w:sz="0" w:space="0" w:color="auto"/>
                <w:left w:val="none" w:sz="0" w:space="0" w:color="auto"/>
                <w:bottom w:val="none" w:sz="0" w:space="0" w:color="auto"/>
                <w:right w:val="none" w:sz="0" w:space="0" w:color="auto"/>
              </w:divBdr>
            </w:div>
            <w:div w:id="1518076704">
              <w:marLeft w:val="0"/>
              <w:marRight w:val="0"/>
              <w:marTop w:val="0"/>
              <w:marBottom w:val="0"/>
              <w:divBdr>
                <w:top w:val="none" w:sz="0" w:space="0" w:color="auto"/>
                <w:left w:val="none" w:sz="0" w:space="0" w:color="auto"/>
                <w:bottom w:val="none" w:sz="0" w:space="0" w:color="auto"/>
                <w:right w:val="none" w:sz="0" w:space="0" w:color="auto"/>
              </w:divBdr>
            </w:div>
            <w:div w:id="1518352483">
              <w:marLeft w:val="0"/>
              <w:marRight w:val="0"/>
              <w:marTop w:val="0"/>
              <w:marBottom w:val="0"/>
              <w:divBdr>
                <w:top w:val="none" w:sz="0" w:space="0" w:color="auto"/>
                <w:left w:val="none" w:sz="0" w:space="0" w:color="auto"/>
                <w:bottom w:val="none" w:sz="0" w:space="0" w:color="auto"/>
                <w:right w:val="none" w:sz="0" w:space="0" w:color="auto"/>
              </w:divBdr>
            </w:div>
            <w:div w:id="1520970281">
              <w:marLeft w:val="0"/>
              <w:marRight w:val="0"/>
              <w:marTop w:val="0"/>
              <w:marBottom w:val="0"/>
              <w:divBdr>
                <w:top w:val="none" w:sz="0" w:space="0" w:color="auto"/>
                <w:left w:val="none" w:sz="0" w:space="0" w:color="auto"/>
                <w:bottom w:val="none" w:sz="0" w:space="0" w:color="auto"/>
                <w:right w:val="none" w:sz="0" w:space="0" w:color="auto"/>
              </w:divBdr>
            </w:div>
            <w:div w:id="1521045810">
              <w:marLeft w:val="0"/>
              <w:marRight w:val="0"/>
              <w:marTop w:val="0"/>
              <w:marBottom w:val="0"/>
              <w:divBdr>
                <w:top w:val="none" w:sz="0" w:space="0" w:color="auto"/>
                <w:left w:val="none" w:sz="0" w:space="0" w:color="auto"/>
                <w:bottom w:val="none" w:sz="0" w:space="0" w:color="auto"/>
                <w:right w:val="none" w:sz="0" w:space="0" w:color="auto"/>
              </w:divBdr>
            </w:div>
            <w:div w:id="1521314138">
              <w:marLeft w:val="0"/>
              <w:marRight w:val="0"/>
              <w:marTop w:val="0"/>
              <w:marBottom w:val="0"/>
              <w:divBdr>
                <w:top w:val="none" w:sz="0" w:space="0" w:color="auto"/>
                <w:left w:val="none" w:sz="0" w:space="0" w:color="auto"/>
                <w:bottom w:val="none" w:sz="0" w:space="0" w:color="auto"/>
                <w:right w:val="none" w:sz="0" w:space="0" w:color="auto"/>
              </w:divBdr>
            </w:div>
            <w:div w:id="1522009053">
              <w:marLeft w:val="0"/>
              <w:marRight w:val="0"/>
              <w:marTop w:val="0"/>
              <w:marBottom w:val="0"/>
              <w:divBdr>
                <w:top w:val="none" w:sz="0" w:space="0" w:color="auto"/>
                <w:left w:val="none" w:sz="0" w:space="0" w:color="auto"/>
                <w:bottom w:val="none" w:sz="0" w:space="0" w:color="auto"/>
                <w:right w:val="none" w:sz="0" w:space="0" w:color="auto"/>
              </w:divBdr>
            </w:div>
            <w:div w:id="1522280354">
              <w:marLeft w:val="0"/>
              <w:marRight w:val="0"/>
              <w:marTop w:val="0"/>
              <w:marBottom w:val="0"/>
              <w:divBdr>
                <w:top w:val="none" w:sz="0" w:space="0" w:color="auto"/>
                <w:left w:val="none" w:sz="0" w:space="0" w:color="auto"/>
                <w:bottom w:val="none" w:sz="0" w:space="0" w:color="auto"/>
                <w:right w:val="none" w:sz="0" w:space="0" w:color="auto"/>
              </w:divBdr>
            </w:div>
            <w:div w:id="1524049869">
              <w:marLeft w:val="0"/>
              <w:marRight w:val="0"/>
              <w:marTop w:val="0"/>
              <w:marBottom w:val="0"/>
              <w:divBdr>
                <w:top w:val="none" w:sz="0" w:space="0" w:color="auto"/>
                <w:left w:val="none" w:sz="0" w:space="0" w:color="auto"/>
                <w:bottom w:val="none" w:sz="0" w:space="0" w:color="auto"/>
                <w:right w:val="none" w:sz="0" w:space="0" w:color="auto"/>
              </w:divBdr>
            </w:div>
            <w:div w:id="1524125347">
              <w:marLeft w:val="0"/>
              <w:marRight w:val="0"/>
              <w:marTop w:val="0"/>
              <w:marBottom w:val="0"/>
              <w:divBdr>
                <w:top w:val="none" w:sz="0" w:space="0" w:color="auto"/>
                <w:left w:val="none" w:sz="0" w:space="0" w:color="auto"/>
                <w:bottom w:val="none" w:sz="0" w:space="0" w:color="auto"/>
                <w:right w:val="none" w:sz="0" w:space="0" w:color="auto"/>
              </w:divBdr>
            </w:div>
            <w:div w:id="1525287013">
              <w:marLeft w:val="0"/>
              <w:marRight w:val="0"/>
              <w:marTop w:val="0"/>
              <w:marBottom w:val="0"/>
              <w:divBdr>
                <w:top w:val="none" w:sz="0" w:space="0" w:color="auto"/>
                <w:left w:val="none" w:sz="0" w:space="0" w:color="auto"/>
                <w:bottom w:val="none" w:sz="0" w:space="0" w:color="auto"/>
                <w:right w:val="none" w:sz="0" w:space="0" w:color="auto"/>
              </w:divBdr>
            </w:div>
            <w:div w:id="1526479694">
              <w:marLeft w:val="0"/>
              <w:marRight w:val="0"/>
              <w:marTop w:val="0"/>
              <w:marBottom w:val="0"/>
              <w:divBdr>
                <w:top w:val="none" w:sz="0" w:space="0" w:color="auto"/>
                <w:left w:val="none" w:sz="0" w:space="0" w:color="auto"/>
                <w:bottom w:val="none" w:sz="0" w:space="0" w:color="auto"/>
                <w:right w:val="none" w:sz="0" w:space="0" w:color="auto"/>
              </w:divBdr>
            </w:div>
            <w:div w:id="1526943619">
              <w:marLeft w:val="0"/>
              <w:marRight w:val="0"/>
              <w:marTop w:val="0"/>
              <w:marBottom w:val="0"/>
              <w:divBdr>
                <w:top w:val="none" w:sz="0" w:space="0" w:color="auto"/>
                <w:left w:val="none" w:sz="0" w:space="0" w:color="auto"/>
                <w:bottom w:val="none" w:sz="0" w:space="0" w:color="auto"/>
                <w:right w:val="none" w:sz="0" w:space="0" w:color="auto"/>
              </w:divBdr>
            </w:div>
            <w:div w:id="1527599111">
              <w:marLeft w:val="0"/>
              <w:marRight w:val="0"/>
              <w:marTop w:val="0"/>
              <w:marBottom w:val="0"/>
              <w:divBdr>
                <w:top w:val="none" w:sz="0" w:space="0" w:color="auto"/>
                <w:left w:val="none" w:sz="0" w:space="0" w:color="auto"/>
                <w:bottom w:val="none" w:sz="0" w:space="0" w:color="auto"/>
                <w:right w:val="none" w:sz="0" w:space="0" w:color="auto"/>
              </w:divBdr>
            </w:div>
            <w:div w:id="1530485756">
              <w:marLeft w:val="0"/>
              <w:marRight w:val="0"/>
              <w:marTop w:val="0"/>
              <w:marBottom w:val="0"/>
              <w:divBdr>
                <w:top w:val="none" w:sz="0" w:space="0" w:color="auto"/>
                <w:left w:val="none" w:sz="0" w:space="0" w:color="auto"/>
                <w:bottom w:val="none" w:sz="0" w:space="0" w:color="auto"/>
                <w:right w:val="none" w:sz="0" w:space="0" w:color="auto"/>
              </w:divBdr>
            </w:div>
            <w:div w:id="1531456480">
              <w:marLeft w:val="0"/>
              <w:marRight w:val="0"/>
              <w:marTop w:val="0"/>
              <w:marBottom w:val="0"/>
              <w:divBdr>
                <w:top w:val="none" w:sz="0" w:space="0" w:color="auto"/>
                <w:left w:val="none" w:sz="0" w:space="0" w:color="auto"/>
                <w:bottom w:val="none" w:sz="0" w:space="0" w:color="auto"/>
                <w:right w:val="none" w:sz="0" w:space="0" w:color="auto"/>
              </w:divBdr>
            </w:div>
            <w:div w:id="1531869887">
              <w:marLeft w:val="0"/>
              <w:marRight w:val="0"/>
              <w:marTop w:val="0"/>
              <w:marBottom w:val="0"/>
              <w:divBdr>
                <w:top w:val="none" w:sz="0" w:space="0" w:color="auto"/>
                <w:left w:val="none" w:sz="0" w:space="0" w:color="auto"/>
                <w:bottom w:val="none" w:sz="0" w:space="0" w:color="auto"/>
                <w:right w:val="none" w:sz="0" w:space="0" w:color="auto"/>
              </w:divBdr>
            </w:div>
            <w:div w:id="1533377381">
              <w:marLeft w:val="0"/>
              <w:marRight w:val="0"/>
              <w:marTop w:val="0"/>
              <w:marBottom w:val="0"/>
              <w:divBdr>
                <w:top w:val="none" w:sz="0" w:space="0" w:color="auto"/>
                <w:left w:val="none" w:sz="0" w:space="0" w:color="auto"/>
                <w:bottom w:val="none" w:sz="0" w:space="0" w:color="auto"/>
                <w:right w:val="none" w:sz="0" w:space="0" w:color="auto"/>
              </w:divBdr>
            </w:div>
            <w:div w:id="1533499373">
              <w:marLeft w:val="0"/>
              <w:marRight w:val="0"/>
              <w:marTop w:val="0"/>
              <w:marBottom w:val="0"/>
              <w:divBdr>
                <w:top w:val="none" w:sz="0" w:space="0" w:color="auto"/>
                <w:left w:val="none" w:sz="0" w:space="0" w:color="auto"/>
                <w:bottom w:val="none" w:sz="0" w:space="0" w:color="auto"/>
                <w:right w:val="none" w:sz="0" w:space="0" w:color="auto"/>
              </w:divBdr>
            </w:div>
            <w:div w:id="1534268546">
              <w:marLeft w:val="0"/>
              <w:marRight w:val="0"/>
              <w:marTop w:val="0"/>
              <w:marBottom w:val="0"/>
              <w:divBdr>
                <w:top w:val="none" w:sz="0" w:space="0" w:color="auto"/>
                <w:left w:val="none" w:sz="0" w:space="0" w:color="auto"/>
                <w:bottom w:val="none" w:sz="0" w:space="0" w:color="auto"/>
                <w:right w:val="none" w:sz="0" w:space="0" w:color="auto"/>
              </w:divBdr>
            </w:div>
            <w:div w:id="1536387072">
              <w:marLeft w:val="0"/>
              <w:marRight w:val="0"/>
              <w:marTop w:val="0"/>
              <w:marBottom w:val="0"/>
              <w:divBdr>
                <w:top w:val="none" w:sz="0" w:space="0" w:color="auto"/>
                <w:left w:val="none" w:sz="0" w:space="0" w:color="auto"/>
                <w:bottom w:val="none" w:sz="0" w:space="0" w:color="auto"/>
                <w:right w:val="none" w:sz="0" w:space="0" w:color="auto"/>
              </w:divBdr>
            </w:div>
            <w:div w:id="1538658368">
              <w:marLeft w:val="0"/>
              <w:marRight w:val="0"/>
              <w:marTop w:val="0"/>
              <w:marBottom w:val="0"/>
              <w:divBdr>
                <w:top w:val="none" w:sz="0" w:space="0" w:color="auto"/>
                <w:left w:val="none" w:sz="0" w:space="0" w:color="auto"/>
                <w:bottom w:val="none" w:sz="0" w:space="0" w:color="auto"/>
                <w:right w:val="none" w:sz="0" w:space="0" w:color="auto"/>
              </w:divBdr>
            </w:div>
            <w:div w:id="1540777189">
              <w:marLeft w:val="0"/>
              <w:marRight w:val="0"/>
              <w:marTop w:val="0"/>
              <w:marBottom w:val="0"/>
              <w:divBdr>
                <w:top w:val="none" w:sz="0" w:space="0" w:color="auto"/>
                <w:left w:val="none" w:sz="0" w:space="0" w:color="auto"/>
                <w:bottom w:val="none" w:sz="0" w:space="0" w:color="auto"/>
                <w:right w:val="none" w:sz="0" w:space="0" w:color="auto"/>
              </w:divBdr>
            </w:div>
            <w:div w:id="1540900961">
              <w:marLeft w:val="0"/>
              <w:marRight w:val="0"/>
              <w:marTop w:val="0"/>
              <w:marBottom w:val="0"/>
              <w:divBdr>
                <w:top w:val="none" w:sz="0" w:space="0" w:color="auto"/>
                <w:left w:val="none" w:sz="0" w:space="0" w:color="auto"/>
                <w:bottom w:val="none" w:sz="0" w:space="0" w:color="auto"/>
                <w:right w:val="none" w:sz="0" w:space="0" w:color="auto"/>
              </w:divBdr>
            </w:div>
            <w:div w:id="1541556092">
              <w:marLeft w:val="0"/>
              <w:marRight w:val="0"/>
              <w:marTop w:val="0"/>
              <w:marBottom w:val="0"/>
              <w:divBdr>
                <w:top w:val="none" w:sz="0" w:space="0" w:color="auto"/>
                <w:left w:val="none" w:sz="0" w:space="0" w:color="auto"/>
                <w:bottom w:val="none" w:sz="0" w:space="0" w:color="auto"/>
                <w:right w:val="none" w:sz="0" w:space="0" w:color="auto"/>
              </w:divBdr>
            </w:div>
            <w:div w:id="1542472882">
              <w:marLeft w:val="0"/>
              <w:marRight w:val="0"/>
              <w:marTop w:val="0"/>
              <w:marBottom w:val="0"/>
              <w:divBdr>
                <w:top w:val="none" w:sz="0" w:space="0" w:color="auto"/>
                <w:left w:val="none" w:sz="0" w:space="0" w:color="auto"/>
                <w:bottom w:val="none" w:sz="0" w:space="0" w:color="auto"/>
                <w:right w:val="none" w:sz="0" w:space="0" w:color="auto"/>
              </w:divBdr>
            </w:div>
            <w:div w:id="1543781653">
              <w:marLeft w:val="0"/>
              <w:marRight w:val="0"/>
              <w:marTop w:val="0"/>
              <w:marBottom w:val="0"/>
              <w:divBdr>
                <w:top w:val="none" w:sz="0" w:space="0" w:color="auto"/>
                <w:left w:val="none" w:sz="0" w:space="0" w:color="auto"/>
                <w:bottom w:val="none" w:sz="0" w:space="0" w:color="auto"/>
                <w:right w:val="none" w:sz="0" w:space="0" w:color="auto"/>
              </w:divBdr>
            </w:div>
            <w:div w:id="1547179740">
              <w:marLeft w:val="0"/>
              <w:marRight w:val="0"/>
              <w:marTop w:val="0"/>
              <w:marBottom w:val="0"/>
              <w:divBdr>
                <w:top w:val="none" w:sz="0" w:space="0" w:color="auto"/>
                <w:left w:val="none" w:sz="0" w:space="0" w:color="auto"/>
                <w:bottom w:val="none" w:sz="0" w:space="0" w:color="auto"/>
                <w:right w:val="none" w:sz="0" w:space="0" w:color="auto"/>
              </w:divBdr>
            </w:div>
            <w:div w:id="1548180868">
              <w:marLeft w:val="0"/>
              <w:marRight w:val="0"/>
              <w:marTop w:val="0"/>
              <w:marBottom w:val="0"/>
              <w:divBdr>
                <w:top w:val="none" w:sz="0" w:space="0" w:color="auto"/>
                <w:left w:val="none" w:sz="0" w:space="0" w:color="auto"/>
                <w:bottom w:val="none" w:sz="0" w:space="0" w:color="auto"/>
                <w:right w:val="none" w:sz="0" w:space="0" w:color="auto"/>
              </w:divBdr>
            </w:div>
            <w:div w:id="1549804778">
              <w:marLeft w:val="0"/>
              <w:marRight w:val="0"/>
              <w:marTop w:val="0"/>
              <w:marBottom w:val="0"/>
              <w:divBdr>
                <w:top w:val="none" w:sz="0" w:space="0" w:color="auto"/>
                <w:left w:val="none" w:sz="0" w:space="0" w:color="auto"/>
                <w:bottom w:val="none" w:sz="0" w:space="0" w:color="auto"/>
                <w:right w:val="none" w:sz="0" w:space="0" w:color="auto"/>
              </w:divBdr>
            </w:div>
            <w:div w:id="1552158911">
              <w:marLeft w:val="0"/>
              <w:marRight w:val="0"/>
              <w:marTop w:val="0"/>
              <w:marBottom w:val="0"/>
              <w:divBdr>
                <w:top w:val="none" w:sz="0" w:space="0" w:color="auto"/>
                <w:left w:val="none" w:sz="0" w:space="0" w:color="auto"/>
                <w:bottom w:val="none" w:sz="0" w:space="0" w:color="auto"/>
                <w:right w:val="none" w:sz="0" w:space="0" w:color="auto"/>
              </w:divBdr>
            </w:div>
            <w:div w:id="1552691113">
              <w:marLeft w:val="0"/>
              <w:marRight w:val="0"/>
              <w:marTop w:val="0"/>
              <w:marBottom w:val="0"/>
              <w:divBdr>
                <w:top w:val="none" w:sz="0" w:space="0" w:color="auto"/>
                <w:left w:val="none" w:sz="0" w:space="0" w:color="auto"/>
                <w:bottom w:val="none" w:sz="0" w:space="0" w:color="auto"/>
                <w:right w:val="none" w:sz="0" w:space="0" w:color="auto"/>
              </w:divBdr>
            </w:div>
            <w:div w:id="1552813371">
              <w:marLeft w:val="0"/>
              <w:marRight w:val="0"/>
              <w:marTop w:val="0"/>
              <w:marBottom w:val="0"/>
              <w:divBdr>
                <w:top w:val="none" w:sz="0" w:space="0" w:color="auto"/>
                <w:left w:val="none" w:sz="0" w:space="0" w:color="auto"/>
                <w:bottom w:val="none" w:sz="0" w:space="0" w:color="auto"/>
                <w:right w:val="none" w:sz="0" w:space="0" w:color="auto"/>
              </w:divBdr>
            </w:div>
            <w:div w:id="1555581321">
              <w:marLeft w:val="0"/>
              <w:marRight w:val="0"/>
              <w:marTop w:val="0"/>
              <w:marBottom w:val="0"/>
              <w:divBdr>
                <w:top w:val="none" w:sz="0" w:space="0" w:color="auto"/>
                <w:left w:val="none" w:sz="0" w:space="0" w:color="auto"/>
                <w:bottom w:val="none" w:sz="0" w:space="0" w:color="auto"/>
                <w:right w:val="none" w:sz="0" w:space="0" w:color="auto"/>
              </w:divBdr>
            </w:div>
            <w:div w:id="1558936336">
              <w:marLeft w:val="0"/>
              <w:marRight w:val="0"/>
              <w:marTop w:val="0"/>
              <w:marBottom w:val="0"/>
              <w:divBdr>
                <w:top w:val="none" w:sz="0" w:space="0" w:color="auto"/>
                <w:left w:val="none" w:sz="0" w:space="0" w:color="auto"/>
                <w:bottom w:val="none" w:sz="0" w:space="0" w:color="auto"/>
                <w:right w:val="none" w:sz="0" w:space="0" w:color="auto"/>
              </w:divBdr>
            </w:div>
            <w:div w:id="1559392533">
              <w:marLeft w:val="0"/>
              <w:marRight w:val="0"/>
              <w:marTop w:val="0"/>
              <w:marBottom w:val="0"/>
              <w:divBdr>
                <w:top w:val="none" w:sz="0" w:space="0" w:color="auto"/>
                <w:left w:val="none" w:sz="0" w:space="0" w:color="auto"/>
                <w:bottom w:val="none" w:sz="0" w:space="0" w:color="auto"/>
                <w:right w:val="none" w:sz="0" w:space="0" w:color="auto"/>
              </w:divBdr>
            </w:div>
            <w:div w:id="1559895373">
              <w:marLeft w:val="0"/>
              <w:marRight w:val="0"/>
              <w:marTop w:val="0"/>
              <w:marBottom w:val="0"/>
              <w:divBdr>
                <w:top w:val="none" w:sz="0" w:space="0" w:color="auto"/>
                <w:left w:val="none" w:sz="0" w:space="0" w:color="auto"/>
                <w:bottom w:val="none" w:sz="0" w:space="0" w:color="auto"/>
                <w:right w:val="none" w:sz="0" w:space="0" w:color="auto"/>
              </w:divBdr>
            </w:div>
            <w:div w:id="1561091092">
              <w:marLeft w:val="0"/>
              <w:marRight w:val="0"/>
              <w:marTop w:val="0"/>
              <w:marBottom w:val="0"/>
              <w:divBdr>
                <w:top w:val="none" w:sz="0" w:space="0" w:color="auto"/>
                <w:left w:val="none" w:sz="0" w:space="0" w:color="auto"/>
                <w:bottom w:val="none" w:sz="0" w:space="0" w:color="auto"/>
                <w:right w:val="none" w:sz="0" w:space="0" w:color="auto"/>
              </w:divBdr>
            </w:div>
            <w:div w:id="1568493322">
              <w:marLeft w:val="0"/>
              <w:marRight w:val="0"/>
              <w:marTop w:val="0"/>
              <w:marBottom w:val="0"/>
              <w:divBdr>
                <w:top w:val="none" w:sz="0" w:space="0" w:color="auto"/>
                <w:left w:val="none" w:sz="0" w:space="0" w:color="auto"/>
                <w:bottom w:val="none" w:sz="0" w:space="0" w:color="auto"/>
                <w:right w:val="none" w:sz="0" w:space="0" w:color="auto"/>
              </w:divBdr>
            </w:div>
            <w:div w:id="1568877884">
              <w:marLeft w:val="0"/>
              <w:marRight w:val="0"/>
              <w:marTop w:val="0"/>
              <w:marBottom w:val="0"/>
              <w:divBdr>
                <w:top w:val="none" w:sz="0" w:space="0" w:color="auto"/>
                <w:left w:val="none" w:sz="0" w:space="0" w:color="auto"/>
                <w:bottom w:val="none" w:sz="0" w:space="0" w:color="auto"/>
                <w:right w:val="none" w:sz="0" w:space="0" w:color="auto"/>
              </w:divBdr>
            </w:div>
            <w:div w:id="1569807521">
              <w:marLeft w:val="0"/>
              <w:marRight w:val="0"/>
              <w:marTop w:val="0"/>
              <w:marBottom w:val="0"/>
              <w:divBdr>
                <w:top w:val="none" w:sz="0" w:space="0" w:color="auto"/>
                <w:left w:val="none" w:sz="0" w:space="0" w:color="auto"/>
                <w:bottom w:val="none" w:sz="0" w:space="0" w:color="auto"/>
                <w:right w:val="none" w:sz="0" w:space="0" w:color="auto"/>
              </w:divBdr>
            </w:div>
            <w:div w:id="1570843367">
              <w:marLeft w:val="0"/>
              <w:marRight w:val="0"/>
              <w:marTop w:val="0"/>
              <w:marBottom w:val="0"/>
              <w:divBdr>
                <w:top w:val="none" w:sz="0" w:space="0" w:color="auto"/>
                <w:left w:val="none" w:sz="0" w:space="0" w:color="auto"/>
                <w:bottom w:val="none" w:sz="0" w:space="0" w:color="auto"/>
                <w:right w:val="none" w:sz="0" w:space="0" w:color="auto"/>
              </w:divBdr>
            </w:div>
            <w:div w:id="1571380030">
              <w:marLeft w:val="0"/>
              <w:marRight w:val="0"/>
              <w:marTop w:val="0"/>
              <w:marBottom w:val="0"/>
              <w:divBdr>
                <w:top w:val="none" w:sz="0" w:space="0" w:color="auto"/>
                <w:left w:val="none" w:sz="0" w:space="0" w:color="auto"/>
                <w:bottom w:val="none" w:sz="0" w:space="0" w:color="auto"/>
                <w:right w:val="none" w:sz="0" w:space="0" w:color="auto"/>
              </w:divBdr>
            </w:div>
            <w:div w:id="1573539451">
              <w:marLeft w:val="0"/>
              <w:marRight w:val="0"/>
              <w:marTop w:val="0"/>
              <w:marBottom w:val="0"/>
              <w:divBdr>
                <w:top w:val="none" w:sz="0" w:space="0" w:color="auto"/>
                <w:left w:val="none" w:sz="0" w:space="0" w:color="auto"/>
                <w:bottom w:val="none" w:sz="0" w:space="0" w:color="auto"/>
                <w:right w:val="none" w:sz="0" w:space="0" w:color="auto"/>
              </w:divBdr>
            </w:div>
            <w:div w:id="1573616395">
              <w:marLeft w:val="0"/>
              <w:marRight w:val="0"/>
              <w:marTop w:val="0"/>
              <w:marBottom w:val="0"/>
              <w:divBdr>
                <w:top w:val="none" w:sz="0" w:space="0" w:color="auto"/>
                <w:left w:val="none" w:sz="0" w:space="0" w:color="auto"/>
                <w:bottom w:val="none" w:sz="0" w:space="0" w:color="auto"/>
                <w:right w:val="none" w:sz="0" w:space="0" w:color="auto"/>
              </w:divBdr>
            </w:div>
            <w:div w:id="1575161557">
              <w:marLeft w:val="0"/>
              <w:marRight w:val="0"/>
              <w:marTop w:val="0"/>
              <w:marBottom w:val="0"/>
              <w:divBdr>
                <w:top w:val="none" w:sz="0" w:space="0" w:color="auto"/>
                <w:left w:val="none" w:sz="0" w:space="0" w:color="auto"/>
                <w:bottom w:val="none" w:sz="0" w:space="0" w:color="auto"/>
                <w:right w:val="none" w:sz="0" w:space="0" w:color="auto"/>
              </w:divBdr>
            </w:div>
            <w:div w:id="1575580031">
              <w:marLeft w:val="0"/>
              <w:marRight w:val="0"/>
              <w:marTop w:val="0"/>
              <w:marBottom w:val="0"/>
              <w:divBdr>
                <w:top w:val="none" w:sz="0" w:space="0" w:color="auto"/>
                <w:left w:val="none" w:sz="0" w:space="0" w:color="auto"/>
                <w:bottom w:val="none" w:sz="0" w:space="0" w:color="auto"/>
                <w:right w:val="none" w:sz="0" w:space="0" w:color="auto"/>
              </w:divBdr>
            </w:div>
            <w:div w:id="1581207434">
              <w:marLeft w:val="0"/>
              <w:marRight w:val="0"/>
              <w:marTop w:val="0"/>
              <w:marBottom w:val="0"/>
              <w:divBdr>
                <w:top w:val="none" w:sz="0" w:space="0" w:color="auto"/>
                <w:left w:val="none" w:sz="0" w:space="0" w:color="auto"/>
                <w:bottom w:val="none" w:sz="0" w:space="0" w:color="auto"/>
                <w:right w:val="none" w:sz="0" w:space="0" w:color="auto"/>
              </w:divBdr>
            </w:div>
            <w:div w:id="1583828397">
              <w:marLeft w:val="0"/>
              <w:marRight w:val="0"/>
              <w:marTop w:val="0"/>
              <w:marBottom w:val="0"/>
              <w:divBdr>
                <w:top w:val="none" w:sz="0" w:space="0" w:color="auto"/>
                <w:left w:val="none" w:sz="0" w:space="0" w:color="auto"/>
                <w:bottom w:val="none" w:sz="0" w:space="0" w:color="auto"/>
                <w:right w:val="none" w:sz="0" w:space="0" w:color="auto"/>
              </w:divBdr>
            </w:div>
            <w:div w:id="1584415174">
              <w:marLeft w:val="0"/>
              <w:marRight w:val="0"/>
              <w:marTop w:val="0"/>
              <w:marBottom w:val="0"/>
              <w:divBdr>
                <w:top w:val="none" w:sz="0" w:space="0" w:color="auto"/>
                <w:left w:val="none" w:sz="0" w:space="0" w:color="auto"/>
                <w:bottom w:val="none" w:sz="0" w:space="0" w:color="auto"/>
                <w:right w:val="none" w:sz="0" w:space="0" w:color="auto"/>
              </w:divBdr>
            </w:div>
            <w:div w:id="1586836710">
              <w:marLeft w:val="0"/>
              <w:marRight w:val="0"/>
              <w:marTop w:val="0"/>
              <w:marBottom w:val="0"/>
              <w:divBdr>
                <w:top w:val="none" w:sz="0" w:space="0" w:color="auto"/>
                <w:left w:val="none" w:sz="0" w:space="0" w:color="auto"/>
                <w:bottom w:val="none" w:sz="0" w:space="0" w:color="auto"/>
                <w:right w:val="none" w:sz="0" w:space="0" w:color="auto"/>
              </w:divBdr>
            </w:div>
            <w:div w:id="1589263804">
              <w:marLeft w:val="0"/>
              <w:marRight w:val="0"/>
              <w:marTop w:val="0"/>
              <w:marBottom w:val="0"/>
              <w:divBdr>
                <w:top w:val="none" w:sz="0" w:space="0" w:color="auto"/>
                <w:left w:val="none" w:sz="0" w:space="0" w:color="auto"/>
                <w:bottom w:val="none" w:sz="0" w:space="0" w:color="auto"/>
                <w:right w:val="none" w:sz="0" w:space="0" w:color="auto"/>
              </w:divBdr>
            </w:div>
            <w:div w:id="1591542835">
              <w:marLeft w:val="0"/>
              <w:marRight w:val="0"/>
              <w:marTop w:val="0"/>
              <w:marBottom w:val="0"/>
              <w:divBdr>
                <w:top w:val="none" w:sz="0" w:space="0" w:color="auto"/>
                <w:left w:val="none" w:sz="0" w:space="0" w:color="auto"/>
                <w:bottom w:val="none" w:sz="0" w:space="0" w:color="auto"/>
                <w:right w:val="none" w:sz="0" w:space="0" w:color="auto"/>
              </w:divBdr>
            </w:div>
            <w:div w:id="1596790885">
              <w:marLeft w:val="0"/>
              <w:marRight w:val="0"/>
              <w:marTop w:val="0"/>
              <w:marBottom w:val="0"/>
              <w:divBdr>
                <w:top w:val="none" w:sz="0" w:space="0" w:color="auto"/>
                <w:left w:val="none" w:sz="0" w:space="0" w:color="auto"/>
                <w:bottom w:val="none" w:sz="0" w:space="0" w:color="auto"/>
                <w:right w:val="none" w:sz="0" w:space="0" w:color="auto"/>
              </w:divBdr>
            </w:div>
            <w:div w:id="1597471535">
              <w:marLeft w:val="0"/>
              <w:marRight w:val="0"/>
              <w:marTop w:val="0"/>
              <w:marBottom w:val="0"/>
              <w:divBdr>
                <w:top w:val="none" w:sz="0" w:space="0" w:color="auto"/>
                <w:left w:val="none" w:sz="0" w:space="0" w:color="auto"/>
                <w:bottom w:val="none" w:sz="0" w:space="0" w:color="auto"/>
                <w:right w:val="none" w:sz="0" w:space="0" w:color="auto"/>
              </w:divBdr>
            </w:div>
            <w:div w:id="1597858810">
              <w:marLeft w:val="0"/>
              <w:marRight w:val="0"/>
              <w:marTop w:val="0"/>
              <w:marBottom w:val="0"/>
              <w:divBdr>
                <w:top w:val="none" w:sz="0" w:space="0" w:color="auto"/>
                <w:left w:val="none" w:sz="0" w:space="0" w:color="auto"/>
                <w:bottom w:val="none" w:sz="0" w:space="0" w:color="auto"/>
                <w:right w:val="none" w:sz="0" w:space="0" w:color="auto"/>
              </w:divBdr>
            </w:div>
            <w:div w:id="1599750197">
              <w:marLeft w:val="0"/>
              <w:marRight w:val="0"/>
              <w:marTop w:val="0"/>
              <w:marBottom w:val="0"/>
              <w:divBdr>
                <w:top w:val="none" w:sz="0" w:space="0" w:color="auto"/>
                <w:left w:val="none" w:sz="0" w:space="0" w:color="auto"/>
                <w:bottom w:val="none" w:sz="0" w:space="0" w:color="auto"/>
                <w:right w:val="none" w:sz="0" w:space="0" w:color="auto"/>
              </w:divBdr>
            </w:div>
            <w:div w:id="1600799391">
              <w:marLeft w:val="0"/>
              <w:marRight w:val="0"/>
              <w:marTop w:val="0"/>
              <w:marBottom w:val="0"/>
              <w:divBdr>
                <w:top w:val="none" w:sz="0" w:space="0" w:color="auto"/>
                <w:left w:val="none" w:sz="0" w:space="0" w:color="auto"/>
                <w:bottom w:val="none" w:sz="0" w:space="0" w:color="auto"/>
                <w:right w:val="none" w:sz="0" w:space="0" w:color="auto"/>
              </w:divBdr>
            </w:div>
            <w:div w:id="1601454605">
              <w:marLeft w:val="0"/>
              <w:marRight w:val="0"/>
              <w:marTop w:val="0"/>
              <w:marBottom w:val="0"/>
              <w:divBdr>
                <w:top w:val="none" w:sz="0" w:space="0" w:color="auto"/>
                <w:left w:val="none" w:sz="0" w:space="0" w:color="auto"/>
                <w:bottom w:val="none" w:sz="0" w:space="0" w:color="auto"/>
                <w:right w:val="none" w:sz="0" w:space="0" w:color="auto"/>
              </w:divBdr>
            </w:div>
            <w:div w:id="1602184807">
              <w:marLeft w:val="0"/>
              <w:marRight w:val="0"/>
              <w:marTop w:val="0"/>
              <w:marBottom w:val="0"/>
              <w:divBdr>
                <w:top w:val="none" w:sz="0" w:space="0" w:color="auto"/>
                <w:left w:val="none" w:sz="0" w:space="0" w:color="auto"/>
                <w:bottom w:val="none" w:sz="0" w:space="0" w:color="auto"/>
                <w:right w:val="none" w:sz="0" w:space="0" w:color="auto"/>
              </w:divBdr>
            </w:div>
            <w:div w:id="1602688547">
              <w:marLeft w:val="0"/>
              <w:marRight w:val="0"/>
              <w:marTop w:val="0"/>
              <w:marBottom w:val="0"/>
              <w:divBdr>
                <w:top w:val="none" w:sz="0" w:space="0" w:color="auto"/>
                <w:left w:val="none" w:sz="0" w:space="0" w:color="auto"/>
                <w:bottom w:val="none" w:sz="0" w:space="0" w:color="auto"/>
                <w:right w:val="none" w:sz="0" w:space="0" w:color="auto"/>
              </w:divBdr>
            </w:div>
            <w:div w:id="1605187649">
              <w:marLeft w:val="0"/>
              <w:marRight w:val="0"/>
              <w:marTop w:val="0"/>
              <w:marBottom w:val="0"/>
              <w:divBdr>
                <w:top w:val="none" w:sz="0" w:space="0" w:color="auto"/>
                <w:left w:val="none" w:sz="0" w:space="0" w:color="auto"/>
                <w:bottom w:val="none" w:sz="0" w:space="0" w:color="auto"/>
                <w:right w:val="none" w:sz="0" w:space="0" w:color="auto"/>
              </w:divBdr>
            </w:div>
            <w:div w:id="1610775705">
              <w:marLeft w:val="0"/>
              <w:marRight w:val="0"/>
              <w:marTop w:val="0"/>
              <w:marBottom w:val="0"/>
              <w:divBdr>
                <w:top w:val="none" w:sz="0" w:space="0" w:color="auto"/>
                <w:left w:val="none" w:sz="0" w:space="0" w:color="auto"/>
                <w:bottom w:val="none" w:sz="0" w:space="0" w:color="auto"/>
                <w:right w:val="none" w:sz="0" w:space="0" w:color="auto"/>
              </w:divBdr>
            </w:div>
            <w:div w:id="1611618952">
              <w:marLeft w:val="0"/>
              <w:marRight w:val="0"/>
              <w:marTop w:val="0"/>
              <w:marBottom w:val="0"/>
              <w:divBdr>
                <w:top w:val="none" w:sz="0" w:space="0" w:color="auto"/>
                <w:left w:val="none" w:sz="0" w:space="0" w:color="auto"/>
                <w:bottom w:val="none" w:sz="0" w:space="0" w:color="auto"/>
                <w:right w:val="none" w:sz="0" w:space="0" w:color="auto"/>
              </w:divBdr>
            </w:div>
            <w:div w:id="1611814605">
              <w:marLeft w:val="0"/>
              <w:marRight w:val="0"/>
              <w:marTop w:val="0"/>
              <w:marBottom w:val="0"/>
              <w:divBdr>
                <w:top w:val="none" w:sz="0" w:space="0" w:color="auto"/>
                <w:left w:val="none" w:sz="0" w:space="0" w:color="auto"/>
                <w:bottom w:val="none" w:sz="0" w:space="0" w:color="auto"/>
                <w:right w:val="none" w:sz="0" w:space="0" w:color="auto"/>
              </w:divBdr>
            </w:div>
            <w:div w:id="1612785467">
              <w:marLeft w:val="0"/>
              <w:marRight w:val="0"/>
              <w:marTop w:val="0"/>
              <w:marBottom w:val="0"/>
              <w:divBdr>
                <w:top w:val="none" w:sz="0" w:space="0" w:color="auto"/>
                <w:left w:val="none" w:sz="0" w:space="0" w:color="auto"/>
                <w:bottom w:val="none" w:sz="0" w:space="0" w:color="auto"/>
                <w:right w:val="none" w:sz="0" w:space="0" w:color="auto"/>
              </w:divBdr>
            </w:div>
            <w:div w:id="1614898124">
              <w:marLeft w:val="0"/>
              <w:marRight w:val="0"/>
              <w:marTop w:val="0"/>
              <w:marBottom w:val="0"/>
              <w:divBdr>
                <w:top w:val="none" w:sz="0" w:space="0" w:color="auto"/>
                <w:left w:val="none" w:sz="0" w:space="0" w:color="auto"/>
                <w:bottom w:val="none" w:sz="0" w:space="0" w:color="auto"/>
                <w:right w:val="none" w:sz="0" w:space="0" w:color="auto"/>
              </w:divBdr>
            </w:div>
            <w:div w:id="1619333141">
              <w:marLeft w:val="0"/>
              <w:marRight w:val="0"/>
              <w:marTop w:val="0"/>
              <w:marBottom w:val="0"/>
              <w:divBdr>
                <w:top w:val="none" w:sz="0" w:space="0" w:color="auto"/>
                <w:left w:val="none" w:sz="0" w:space="0" w:color="auto"/>
                <w:bottom w:val="none" w:sz="0" w:space="0" w:color="auto"/>
                <w:right w:val="none" w:sz="0" w:space="0" w:color="auto"/>
              </w:divBdr>
            </w:div>
            <w:div w:id="1620070369">
              <w:marLeft w:val="0"/>
              <w:marRight w:val="0"/>
              <w:marTop w:val="0"/>
              <w:marBottom w:val="0"/>
              <w:divBdr>
                <w:top w:val="none" w:sz="0" w:space="0" w:color="auto"/>
                <w:left w:val="none" w:sz="0" w:space="0" w:color="auto"/>
                <w:bottom w:val="none" w:sz="0" w:space="0" w:color="auto"/>
                <w:right w:val="none" w:sz="0" w:space="0" w:color="auto"/>
              </w:divBdr>
            </w:div>
            <w:div w:id="1620406050">
              <w:marLeft w:val="0"/>
              <w:marRight w:val="0"/>
              <w:marTop w:val="0"/>
              <w:marBottom w:val="0"/>
              <w:divBdr>
                <w:top w:val="none" w:sz="0" w:space="0" w:color="auto"/>
                <w:left w:val="none" w:sz="0" w:space="0" w:color="auto"/>
                <w:bottom w:val="none" w:sz="0" w:space="0" w:color="auto"/>
                <w:right w:val="none" w:sz="0" w:space="0" w:color="auto"/>
              </w:divBdr>
            </w:div>
            <w:div w:id="1622691156">
              <w:marLeft w:val="0"/>
              <w:marRight w:val="0"/>
              <w:marTop w:val="0"/>
              <w:marBottom w:val="0"/>
              <w:divBdr>
                <w:top w:val="none" w:sz="0" w:space="0" w:color="auto"/>
                <w:left w:val="none" w:sz="0" w:space="0" w:color="auto"/>
                <w:bottom w:val="none" w:sz="0" w:space="0" w:color="auto"/>
                <w:right w:val="none" w:sz="0" w:space="0" w:color="auto"/>
              </w:divBdr>
            </w:div>
            <w:div w:id="1626235397">
              <w:marLeft w:val="0"/>
              <w:marRight w:val="0"/>
              <w:marTop w:val="0"/>
              <w:marBottom w:val="0"/>
              <w:divBdr>
                <w:top w:val="none" w:sz="0" w:space="0" w:color="auto"/>
                <w:left w:val="none" w:sz="0" w:space="0" w:color="auto"/>
                <w:bottom w:val="none" w:sz="0" w:space="0" w:color="auto"/>
                <w:right w:val="none" w:sz="0" w:space="0" w:color="auto"/>
              </w:divBdr>
            </w:div>
            <w:div w:id="1632324051">
              <w:marLeft w:val="0"/>
              <w:marRight w:val="0"/>
              <w:marTop w:val="0"/>
              <w:marBottom w:val="0"/>
              <w:divBdr>
                <w:top w:val="none" w:sz="0" w:space="0" w:color="auto"/>
                <w:left w:val="none" w:sz="0" w:space="0" w:color="auto"/>
                <w:bottom w:val="none" w:sz="0" w:space="0" w:color="auto"/>
                <w:right w:val="none" w:sz="0" w:space="0" w:color="auto"/>
              </w:divBdr>
            </w:div>
            <w:div w:id="1633905012">
              <w:marLeft w:val="0"/>
              <w:marRight w:val="0"/>
              <w:marTop w:val="0"/>
              <w:marBottom w:val="0"/>
              <w:divBdr>
                <w:top w:val="none" w:sz="0" w:space="0" w:color="auto"/>
                <w:left w:val="none" w:sz="0" w:space="0" w:color="auto"/>
                <w:bottom w:val="none" w:sz="0" w:space="0" w:color="auto"/>
                <w:right w:val="none" w:sz="0" w:space="0" w:color="auto"/>
              </w:divBdr>
            </w:div>
            <w:div w:id="1636374451">
              <w:marLeft w:val="0"/>
              <w:marRight w:val="0"/>
              <w:marTop w:val="0"/>
              <w:marBottom w:val="0"/>
              <w:divBdr>
                <w:top w:val="none" w:sz="0" w:space="0" w:color="auto"/>
                <w:left w:val="none" w:sz="0" w:space="0" w:color="auto"/>
                <w:bottom w:val="none" w:sz="0" w:space="0" w:color="auto"/>
                <w:right w:val="none" w:sz="0" w:space="0" w:color="auto"/>
              </w:divBdr>
            </w:div>
            <w:div w:id="1638340470">
              <w:marLeft w:val="0"/>
              <w:marRight w:val="0"/>
              <w:marTop w:val="0"/>
              <w:marBottom w:val="0"/>
              <w:divBdr>
                <w:top w:val="none" w:sz="0" w:space="0" w:color="auto"/>
                <w:left w:val="none" w:sz="0" w:space="0" w:color="auto"/>
                <w:bottom w:val="none" w:sz="0" w:space="0" w:color="auto"/>
                <w:right w:val="none" w:sz="0" w:space="0" w:color="auto"/>
              </w:divBdr>
            </w:div>
            <w:div w:id="1638998404">
              <w:marLeft w:val="0"/>
              <w:marRight w:val="0"/>
              <w:marTop w:val="0"/>
              <w:marBottom w:val="0"/>
              <w:divBdr>
                <w:top w:val="none" w:sz="0" w:space="0" w:color="auto"/>
                <w:left w:val="none" w:sz="0" w:space="0" w:color="auto"/>
                <w:bottom w:val="none" w:sz="0" w:space="0" w:color="auto"/>
                <w:right w:val="none" w:sz="0" w:space="0" w:color="auto"/>
              </w:divBdr>
            </w:div>
            <w:div w:id="1641375563">
              <w:marLeft w:val="0"/>
              <w:marRight w:val="0"/>
              <w:marTop w:val="0"/>
              <w:marBottom w:val="0"/>
              <w:divBdr>
                <w:top w:val="none" w:sz="0" w:space="0" w:color="auto"/>
                <w:left w:val="none" w:sz="0" w:space="0" w:color="auto"/>
                <w:bottom w:val="none" w:sz="0" w:space="0" w:color="auto"/>
                <w:right w:val="none" w:sz="0" w:space="0" w:color="auto"/>
              </w:divBdr>
            </w:div>
            <w:div w:id="1641764642">
              <w:marLeft w:val="0"/>
              <w:marRight w:val="0"/>
              <w:marTop w:val="0"/>
              <w:marBottom w:val="0"/>
              <w:divBdr>
                <w:top w:val="none" w:sz="0" w:space="0" w:color="auto"/>
                <w:left w:val="none" w:sz="0" w:space="0" w:color="auto"/>
                <w:bottom w:val="none" w:sz="0" w:space="0" w:color="auto"/>
                <w:right w:val="none" w:sz="0" w:space="0" w:color="auto"/>
              </w:divBdr>
            </w:div>
            <w:div w:id="1642340619">
              <w:marLeft w:val="0"/>
              <w:marRight w:val="0"/>
              <w:marTop w:val="0"/>
              <w:marBottom w:val="0"/>
              <w:divBdr>
                <w:top w:val="none" w:sz="0" w:space="0" w:color="auto"/>
                <w:left w:val="none" w:sz="0" w:space="0" w:color="auto"/>
                <w:bottom w:val="none" w:sz="0" w:space="0" w:color="auto"/>
                <w:right w:val="none" w:sz="0" w:space="0" w:color="auto"/>
              </w:divBdr>
            </w:div>
            <w:div w:id="1642345584">
              <w:marLeft w:val="0"/>
              <w:marRight w:val="0"/>
              <w:marTop w:val="0"/>
              <w:marBottom w:val="0"/>
              <w:divBdr>
                <w:top w:val="none" w:sz="0" w:space="0" w:color="auto"/>
                <w:left w:val="none" w:sz="0" w:space="0" w:color="auto"/>
                <w:bottom w:val="none" w:sz="0" w:space="0" w:color="auto"/>
                <w:right w:val="none" w:sz="0" w:space="0" w:color="auto"/>
              </w:divBdr>
            </w:div>
            <w:div w:id="1642535866">
              <w:marLeft w:val="0"/>
              <w:marRight w:val="0"/>
              <w:marTop w:val="0"/>
              <w:marBottom w:val="0"/>
              <w:divBdr>
                <w:top w:val="none" w:sz="0" w:space="0" w:color="auto"/>
                <w:left w:val="none" w:sz="0" w:space="0" w:color="auto"/>
                <w:bottom w:val="none" w:sz="0" w:space="0" w:color="auto"/>
                <w:right w:val="none" w:sz="0" w:space="0" w:color="auto"/>
              </w:divBdr>
            </w:div>
            <w:div w:id="1642729708">
              <w:marLeft w:val="0"/>
              <w:marRight w:val="0"/>
              <w:marTop w:val="0"/>
              <w:marBottom w:val="0"/>
              <w:divBdr>
                <w:top w:val="none" w:sz="0" w:space="0" w:color="auto"/>
                <w:left w:val="none" w:sz="0" w:space="0" w:color="auto"/>
                <w:bottom w:val="none" w:sz="0" w:space="0" w:color="auto"/>
                <w:right w:val="none" w:sz="0" w:space="0" w:color="auto"/>
              </w:divBdr>
            </w:div>
            <w:div w:id="1643345587">
              <w:marLeft w:val="0"/>
              <w:marRight w:val="0"/>
              <w:marTop w:val="0"/>
              <w:marBottom w:val="0"/>
              <w:divBdr>
                <w:top w:val="none" w:sz="0" w:space="0" w:color="auto"/>
                <w:left w:val="none" w:sz="0" w:space="0" w:color="auto"/>
                <w:bottom w:val="none" w:sz="0" w:space="0" w:color="auto"/>
                <w:right w:val="none" w:sz="0" w:space="0" w:color="auto"/>
              </w:divBdr>
            </w:div>
            <w:div w:id="1643609813">
              <w:marLeft w:val="0"/>
              <w:marRight w:val="0"/>
              <w:marTop w:val="0"/>
              <w:marBottom w:val="0"/>
              <w:divBdr>
                <w:top w:val="none" w:sz="0" w:space="0" w:color="auto"/>
                <w:left w:val="none" w:sz="0" w:space="0" w:color="auto"/>
                <w:bottom w:val="none" w:sz="0" w:space="0" w:color="auto"/>
                <w:right w:val="none" w:sz="0" w:space="0" w:color="auto"/>
              </w:divBdr>
            </w:div>
            <w:div w:id="1648508843">
              <w:marLeft w:val="0"/>
              <w:marRight w:val="0"/>
              <w:marTop w:val="0"/>
              <w:marBottom w:val="0"/>
              <w:divBdr>
                <w:top w:val="none" w:sz="0" w:space="0" w:color="auto"/>
                <w:left w:val="none" w:sz="0" w:space="0" w:color="auto"/>
                <w:bottom w:val="none" w:sz="0" w:space="0" w:color="auto"/>
                <w:right w:val="none" w:sz="0" w:space="0" w:color="auto"/>
              </w:divBdr>
            </w:div>
            <w:div w:id="1648822674">
              <w:marLeft w:val="0"/>
              <w:marRight w:val="0"/>
              <w:marTop w:val="0"/>
              <w:marBottom w:val="0"/>
              <w:divBdr>
                <w:top w:val="none" w:sz="0" w:space="0" w:color="auto"/>
                <w:left w:val="none" w:sz="0" w:space="0" w:color="auto"/>
                <w:bottom w:val="none" w:sz="0" w:space="0" w:color="auto"/>
                <w:right w:val="none" w:sz="0" w:space="0" w:color="auto"/>
              </w:divBdr>
            </w:div>
            <w:div w:id="1649245241">
              <w:marLeft w:val="0"/>
              <w:marRight w:val="0"/>
              <w:marTop w:val="0"/>
              <w:marBottom w:val="0"/>
              <w:divBdr>
                <w:top w:val="none" w:sz="0" w:space="0" w:color="auto"/>
                <w:left w:val="none" w:sz="0" w:space="0" w:color="auto"/>
                <w:bottom w:val="none" w:sz="0" w:space="0" w:color="auto"/>
                <w:right w:val="none" w:sz="0" w:space="0" w:color="auto"/>
              </w:divBdr>
            </w:div>
            <w:div w:id="1650280572">
              <w:marLeft w:val="0"/>
              <w:marRight w:val="0"/>
              <w:marTop w:val="0"/>
              <w:marBottom w:val="0"/>
              <w:divBdr>
                <w:top w:val="none" w:sz="0" w:space="0" w:color="auto"/>
                <w:left w:val="none" w:sz="0" w:space="0" w:color="auto"/>
                <w:bottom w:val="none" w:sz="0" w:space="0" w:color="auto"/>
                <w:right w:val="none" w:sz="0" w:space="0" w:color="auto"/>
              </w:divBdr>
            </w:div>
            <w:div w:id="1650789616">
              <w:marLeft w:val="0"/>
              <w:marRight w:val="0"/>
              <w:marTop w:val="0"/>
              <w:marBottom w:val="0"/>
              <w:divBdr>
                <w:top w:val="none" w:sz="0" w:space="0" w:color="auto"/>
                <w:left w:val="none" w:sz="0" w:space="0" w:color="auto"/>
                <w:bottom w:val="none" w:sz="0" w:space="0" w:color="auto"/>
                <w:right w:val="none" w:sz="0" w:space="0" w:color="auto"/>
              </w:divBdr>
            </w:div>
            <w:div w:id="1652638598">
              <w:marLeft w:val="0"/>
              <w:marRight w:val="0"/>
              <w:marTop w:val="0"/>
              <w:marBottom w:val="0"/>
              <w:divBdr>
                <w:top w:val="none" w:sz="0" w:space="0" w:color="auto"/>
                <w:left w:val="none" w:sz="0" w:space="0" w:color="auto"/>
                <w:bottom w:val="none" w:sz="0" w:space="0" w:color="auto"/>
                <w:right w:val="none" w:sz="0" w:space="0" w:color="auto"/>
              </w:divBdr>
            </w:div>
            <w:div w:id="1652753563">
              <w:marLeft w:val="0"/>
              <w:marRight w:val="0"/>
              <w:marTop w:val="0"/>
              <w:marBottom w:val="0"/>
              <w:divBdr>
                <w:top w:val="none" w:sz="0" w:space="0" w:color="auto"/>
                <w:left w:val="none" w:sz="0" w:space="0" w:color="auto"/>
                <w:bottom w:val="none" w:sz="0" w:space="0" w:color="auto"/>
                <w:right w:val="none" w:sz="0" w:space="0" w:color="auto"/>
              </w:divBdr>
            </w:div>
            <w:div w:id="1653021135">
              <w:marLeft w:val="0"/>
              <w:marRight w:val="0"/>
              <w:marTop w:val="0"/>
              <w:marBottom w:val="0"/>
              <w:divBdr>
                <w:top w:val="none" w:sz="0" w:space="0" w:color="auto"/>
                <w:left w:val="none" w:sz="0" w:space="0" w:color="auto"/>
                <w:bottom w:val="none" w:sz="0" w:space="0" w:color="auto"/>
                <w:right w:val="none" w:sz="0" w:space="0" w:color="auto"/>
              </w:divBdr>
            </w:div>
            <w:div w:id="1654337637">
              <w:marLeft w:val="0"/>
              <w:marRight w:val="0"/>
              <w:marTop w:val="0"/>
              <w:marBottom w:val="0"/>
              <w:divBdr>
                <w:top w:val="none" w:sz="0" w:space="0" w:color="auto"/>
                <w:left w:val="none" w:sz="0" w:space="0" w:color="auto"/>
                <w:bottom w:val="none" w:sz="0" w:space="0" w:color="auto"/>
                <w:right w:val="none" w:sz="0" w:space="0" w:color="auto"/>
              </w:divBdr>
            </w:div>
            <w:div w:id="1655255505">
              <w:marLeft w:val="0"/>
              <w:marRight w:val="0"/>
              <w:marTop w:val="0"/>
              <w:marBottom w:val="0"/>
              <w:divBdr>
                <w:top w:val="none" w:sz="0" w:space="0" w:color="auto"/>
                <w:left w:val="none" w:sz="0" w:space="0" w:color="auto"/>
                <w:bottom w:val="none" w:sz="0" w:space="0" w:color="auto"/>
                <w:right w:val="none" w:sz="0" w:space="0" w:color="auto"/>
              </w:divBdr>
            </w:div>
            <w:div w:id="1657106583">
              <w:marLeft w:val="0"/>
              <w:marRight w:val="0"/>
              <w:marTop w:val="0"/>
              <w:marBottom w:val="0"/>
              <w:divBdr>
                <w:top w:val="none" w:sz="0" w:space="0" w:color="auto"/>
                <w:left w:val="none" w:sz="0" w:space="0" w:color="auto"/>
                <w:bottom w:val="none" w:sz="0" w:space="0" w:color="auto"/>
                <w:right w:val="none" w:sz="0" w:space="0" w:color="auto"/>
              </w:divBdr>
            </w:div>
            <w:div w:id="1657144743">
              <w:marLeft w:val="0"/>
              <w:marRight w:val="0"/>
              <w:marTop w:val="0"/>
              <w:marBottom w:val="0"/>
              <w:divBdr>
                <w:top w:val="none" w:sz="0" w:space="0" w:color="auto"/>
                <w:left w:val="none" w:sz="0" w:space="0" w:color="auto"/>
                <w:bottom w:val="none" w:sz="0" w:space="0" w:color="auto"/>
                <w:right w:val="none" w:sz="0" w:space="0" w:color="auto"/>
              </w:divBdr>
            </w:div>
            <w:div w:id="1661349869">
              <w:marLeft w:val="0"/>
              <w:marRight w:val="0"/>
              <w:marTop w:val="0"/>
              <w:marBottom w:val="0"/>
              <w:divBdr>
                <w:top w:val="none" w:sz="0" w:space="0" w:color="auto"/>
                <w:left w:val="none" w:sz="0" w:space="0" w:color="auto"/>
                <w:bottom w:val="none" w:sz="0" w:space="0" w:color="auto"/>
                <w:right w:val="none" w:sz="0" w:space="0" w:color="auto"/>
              </w:divBdr>
            </w:div>
            <w:div w:id="1661808911">
              <w:marLeft w:val="0"/>
              <w:marRight w:val="0"/>
              <w:marTop w:val="0"/>
              <w:marBottom w:val="0"/>
              <w:divBdr>
                <w:top w:val="none" w:sz="0" w:space="0" w:color="auto"/>
                <w:left w:val="none" w:sz="0" w:space="0" w:color="auto"/>
                <w:bottom w:val="none" w:sz="0" w:space="0" w:color="auto"/>
                <w:right w:val="none" w:sz="0" w:space="0" w:color="auto"/>
              </w:divBdr>
            </w:div>
            <w:div w:id="1662082997">
              <w:marLeft w:val="0"/>
              <w:marRight w:val="0"/>
              <w:marTop w:val="0"/>
              <w:marBottom w:val="0"/>
              <w:divBdr>
                <w:top w:val="none" w:sz="0" w:space="0" w:color="auto"/>
                <w:left w:val="none" w:sz="0" w:space="0" w:color="auto"/>
                <w:bottom w:val="none" w:sz="0" w:space="0" w:color="auto"/>
                <w:right w:val="none" w:sz="0" w:space="0" w:color="auto"/>
              </w:divBdr>
            </w:div>
            <w:div w:id="1662149643">
              <w:marLeft w:val="0"/>
              <w:marRight w:val="0"/>
              <w:marTop w:val="0"/>
              <w:marBottom w:val="0"/>
              <w:divBdr>
                <w:top w:val="none" w:sz="0" w:space="0" w:color="auto"/>
                <w:left w:val="none" w:sz="0" w:space="0" w:color="auto"/>
                <w:bottom w:val="none" w:sz="0" w:space="0" w:color="auto"/>
                <w:right w:val="none" w:sz="0" w:space="0" w:color="auto"/>
              </w:divBdr>
            </w:div>
            <w:div w:id="1662469149">
              <w:marLeft w:val="0"/>
              <w:marRight w:val="0"/>
              <w:marTop w:val="0"/>
              <w:marBottom w:val="0"/>
              <w:divBdr>
                <w:top w:val="none" w:sz="0" w:space="0" w:color="auto"/>
                <w:left w:val="none" w:sz="0" w:space="0" w:color="auto"/>
                <w:bottom w:val="none" w:sz="0" w:space="0" w:color="auto"/>
                <w:right w:val="none" w:sz="0" w:space="0" w:color="auto"/>
              </w:divBdr>
            </w:div>
            <w:div w:id="1662544741">
              <w:marLeft w:val="0"/>
              <w:marRight w:val="0"/>
              <w:marTop w:val="0"/>
              <w:marBottom w:val="0"/>
              <w:divBdr>
                <w:top w:val="none" w:sz="0" w:space="0" w:color="auto"/>
                <w:left w:val="none" w:sz="0" w:space="0" w:color="auto"/>
                <w:bottom w:val="none" w:sz="0" w:space="0" w:color="auto"/>
                <w:right w:val="none" w:sz="0" w:space="0" w:color="auto"/>
              </w:divBdr>
            </w:div>
            <w:div w:id="1662586446">
              <w:marLeft w:val="0"/>
              <w:marRight w:val="0"/>
              <w:marTop w:val="0"/>
              <w:marBottom w:val="0"/>
              <w:divBdr>
                <w:top w:val="none" w:sz="0" w:space="0" w:color="auto"/>
                <w:left w:val="none" w:sz="0" w:space="0" w:color="auto"/>
                <w:bottom w:val="none" w:sz="0" w:space="0" w:color="auto"/>
                <w:right w:val="none" w:sz="0" w:space="0" w:color="auto"/>
              </w:divBdr>
            </w:div>
            <w:div w:id="1662999872">
              <w:marLeft w:val="0"/>
              <w:marRight w:val="0"/>
              <w:marTop w:val="0"/>
              <w:marBottom w:val="0"/>
              <w:divBdr>
                <w:top w:val="none" w:sz="0" w:space="0" w:color="auto"/>
                <w:left w:val="none" w:sz="0" w:space="0" w:color="auto"/>
                <w:bottom w:val="none" w:sz="0" w:space="0" w:color="auto"/>
                <w:right w:val="none" w:sz="0" w:space="0" w:color="auto"/>
              </w:divBdr>
            </w:div>
            <w:div w:id="1663503799">
              <w:marLeft w:val="0"/>
              <w:marRight w:val="0"/>
              <w:marTop w:val="0"/>
              <w:marBottom w:val="0"/>
              <w:divBdr>
                <w:top w:val="none" w:sz="0" w:space="0" w:color="auto"/>
                <w:left w:val="none" w:sz="0" w:space="0" w:color="auto"/>
                <w:bottom w:val="none" w:sz="0" w:space="0" w:color="auto"/>
                <w:right w:val="none" w:sz="0" w:space="0" w:color="auto"/>
              </w:divBdr>
            </w:div>
            <w:div w:id="1666663769">
              <w:marLeft w:val="0"/>
              <w:marRight w:val="0"/>
              <w:marTop w:val="0"/>
              <w:marBottom w:val="0"/>
              <w:divBdr>
                <w:top w:val="none" w:sz="0" w:space="0" w:color="auto"/>
                <w:left w:val="none" w:sz="0" w:space="0" w:color="auto"/>
                <w:bottom w:val="none" w:sz="0" w:space="0" w:color="auto"/>
                <w:right w:val="none" w:sz="0" w:space="0" w:color="auto"/>
              </w:divBdr>
            </w:div>
            <w:div w:id="1666862225">
              <w:marLeft w:val="0"/>
              <w:marRight w:val="0"/>
              <w:marTop w:val="0"/>
              <w:marBottom w:val="0"/>
              <w:divBdr>
                <w:top w:val="none" w:sz="0" w:space="0" w:color="auto"/>
                <w:left w:val="none" w:sz="0" w:space="0" w:color="auto"/>
                <w:bottom w:val="none" w:sz="0" w:space="0" w:color="auto"/>
                <w:right w:val="none" w:sz="0" w:space="0" w:color="auto"/>
              </w:divBdr>
            </w:div>
            <w:div w:id="1667317377">
              <w:marLeft w:val="0"/>
              <w:marRight w:val="0"/>
              <w:marTop w:val="0"/>
              <w:marBottom w:val="0"/>
              <w:divBdr>
                <w:top w:val="none" w:sz="0" w:space="0" w:color="auto"/>
                <w:left w:val="none" w:sz="0" w:space="0" w:color="auto"/>
                <w:bottom w:val="none" w:sz="0" w:space="0" w:color="auto"/>
                <w:right w:val="none" w:sz="0" w:space="0" w:color="auto"/>
              </w:divBdr>
            </w:div>
            <w:div w:id="1671709601">
              <w:marLeft w:val="0"/>
              <w:marRight w:val="0"/>
              <w:marTop w:val="0"/>
              <w:marBottom w:val="0"/>
              <w:divBdr>
                <w:top w:val="none" w:sz="0" w:space="0" w:color="auto"/>
                <w:left w:val="none" w:sz="0" w:space="0" w:color="auto"/>
                <w:bottom w:val="none" w:sz="0" w:space="0" w:color="auto"/>
                <w:right w:val="none" w:sz="0" w:space="0" w:color="auto"/>
              </w:divBdr>
            </w:div>
            <w:div w:id="1673296470">
              <w:marLeft w:val="0"/>
              <w:marRight w:val="0"/>
              <w:marTop w:val="0"/>
              <w:marBottom w:val="0"/>
              <w:divBdr>
                <w:top w:val="none" w:sz="0" w:space="0" w:color="auto"/>
                <w:left w:val="none" w:sz="0" w:space="0" w:color="auto"/>
                <w:bottom w:val="none" w:sz="0" w:space="0" w:color="auto"/>
                <w:right w:val="none" w:sz="0" w:space="0" w:color="auto"/>
              </w:divBdr>
            </w:div>
            <w:div w:id="1673411079">
              <w:marLeft w:val="0"/>
              <w:marRight w:val="0"/>
              <w:marTop w:val="0"/>
              <w:marBottom w:val="0"/>
              <w:divBdr>
                <w:top w:val="none" w:sz="0" w:space="0" w:color="auto"/>
                <w:left w:val="none" w:sz="0" w:space="0" w:color="auto"/>
                <w:bottom w:val="none" w:sz="0" w:space="0" w:color="auto"/>
                <w:right w:val="none" w:sz="0" w:space="0" w:color="auto"/>
              </w:divBdr>
            </w:div>
            <w:div w:id="1673608271">
              <w:marLeft w:val="0"/>
              <w:marRight w:val="0"/>
              <w:marTop w:val="0"/>
              <w:marBottom w:val="0"/>
              <w:divBdr>
                <w:top w:val="none" w:sz="0" w:space="0" w:color="auto"/>
                <w:left w:val="none" w:sz="0" w:space="0" w:color="auto"/>
                <w:bottom w:val="none" w:sz="0" w:space="0" w:color="auto"/>
                <w:right w:val="none" w:sz="0" w:space="0" w:color="auto"/>
              </w:divBdr>
            </w:div>
            <w:div w:id="1673684791">
              <w:marLeft w:val="0"/>
              <w:marRight w:val="0"/>
              <w:marTop w:val="0"/>
              <w:marBottom w:val="0"/>
              <w:divBdr>
                <w:top w:val="none" w:sz="0" w:space="0" w:color="auto"/>
                <w:left w:val="none" w:sz="0" w:space="0" w:color="auto"/>
                <w:bottom w:val="none" w:sz="0" w:space="0" w:color="auto"/>
                <w:right w:val="none" w:sz="0" w:space="0" w:color="auto"/>
              </w:divBdr>
            </w:div>
            <w:div w:id="1676107959">
              <w:marLeft w:val="0"/>
              <w:marRight w:val="0"/>
              <w:marTop w:val="0"/>
              <w:marBottom w:val="0"/>
              <w:divBdr>
                <w:top w:val="none" w:sz="0" w:space="0" w:color="auto"/>
                <w:left w:val="none" w:sz="0" w:space="0" w:color="auto"/>
                <w:bottom w:val="none" w:sz="0" w:space="0" w:color="auto"/>
                <w:right w:val="none" w:sz="0" w:space="0" w:color="auto"/>
              </w:divBdr>
            </w:div>
            <w:div w:id="1676178855">
              <w:marLeft w:val="0"/>
              <w:marRight w:val="0"/>
              <w:marTop w:val="0"/>
              <w:marBottom w:val="0"/>
              <w:divBdr>
                <w:top w:val="none" w:sz="0" w:space="0" w:color="auto"/>
                <w:left w:val="none" w:sz="0" w:space="0" w:color="auto"/>
                <w:bottom w:val="none" w:sz="0" w:space="0" w:color="auto"/>
                <w:right w:val="none" w:sz="0" w:space="0" w:color="auto"/>
              </w:divBdr>
              <w:divsChild>
                <w:div w:id="54862186">
                  <w:marLeft w:val="0"/>
                  <w:marRight w:val="0"/>
                  <w:marTop w:val="0"/>
                  <w:marBottom w:val="0"/>
                  <w:divBdr>
                    <w:top w:val="none" w:sz="0" w:space="0" w:color="auto"/>
                    <w:left w:val="none" w:sz="0" w:space="0" w:color="auto"/>
                    <w:bottom w:val="none" w:sz="0" w:space="0" w:color="auto"/>
                    <w:right w:val="none" w:sz="0" w:space="0" w:color="auto"/>
                  </w:divBdr>
                </w:div>
                <w:div w:id="168571465">
                  <w:marLeft w:val="0"/>
                  <w:marRight w:val="0"/>
                  <w:marTop w:val="0"/>
                  <w:marBottom w:val="0"/>
                  <w:divBdr>
                    <w:top w:val="none" w:sz="0" w:space="0" w:color="auto"/>
                    <w:left w:val="none" w:sz="0" w:space="0" w:color="auto"/>
                    <w:bottom w:val="none" w:sz="0" w:space="0" w:color="auto"/>
                    <w:right w:val="none" w:sz="0" w:space="0" w:color="auto"/>
                  </w:divBdr>
                </w:div>
                <w:div w:id="996962138">
                  <w:marLeft w:val="0"/>
                  <w:marRight w:val="0"/>
                  <w:marTop w:val="0"/>
                  <w:marBottom w:val="0"/>
                  <w:divBdr>
                    <w:top w:val="none" w:sz="0" w:space="0" w:color="auto"/>
                    <w:left w:val="none" w:sz="0" w:space="0" w:color="auto"/>
                    <w:bottom w:val="none" w:sz="0" w:space="0" w:color="auto"/>
                    <w:right w:val="none" w:sz="0" w:space="0" w:color="auto"/>
                  </w:divBdr>
                </w:div>
                <w:div w:id="1638602106">
                  <w:marLeft w:val="0"/>
                  <w:marRight w:val="0"/>
                  <w:marTop w:val="0"/>
                  <w:marBottom w:val="0"/>
                  <w:divBdr>
                    <w:top w:val="none" w:sz="0" w:space="0" w:color="auto"/>
                    <w:left w:val="none" w:sz="0" w:space="0" w:color="auto"/>
                    <w:bottom w:val="none" w:sz="0" w:space="0" w:color="auto"/>
                    <w:right w:val="none" w:sz="0" w:space="0" w:color="auto"/>
                  </w:divBdr>
                </w:div>
              </w:divsChild>
            </w:div>
            <w:div w:id="1676885349">
              <w:marLeft w:val="0"/>
              <w:marRight w:val="0"/>
              <w:marTop w:val="0"/>
              <w:marBottom w:val="0"/>
              <w:divBdr>
                <w:top w:val="none" w:sz="0" w:space="0" w:color="auto"/>
                <w:left w:val="none" w:sz="0" w:space="0" w:color="auto"/>
                <w:bottom w:val="none" w:sz="0" w:space="0" w:color="auto"/>
                <w:right w:val="none" w:sz="0" w:space="0" w:color="auto"/>
              </w:divBdr>
            </w:div>
            <w:div w:id="1677147842">
              <w:marLeft w:val="0"/>
              <w:marRight w:val="0"/>
              <w:marTop w:val="0"/>
              <w:marBottom w:val="0"/>
              <w:divBdr>
                <w:top w:val="none" w:sz="0" w:space="0" w:color="auto"/>
                <w:left w:val="none" w:sz="0" w:space="0" w:color="auto"/>
                <w:bottom w:val="none" w:sz="0" w:space="0" w:color="auto"/>
                <w:right w:val="none" w:sz="0" w:space="0" w:color="auto"/>
              </w:divBdr>
            </w:div>
            <w:div w:id="1677658224">
              <w:marLeft w:val="0"/>
              <w:marRight w:val="0"/>
              <w:marTop w:val="0"/>
              <w:marBottom w:val="0"/>
              <w:divBdr>
                <w:top w:val="none" w:sz="0" w:space="0" w:color="auto"/>
                <w:left w:val="none" w:sz="0" w:space="0" w:color="auto"/>
                <w:bottom w:val="none" w:sz="0" w:space="0" w:color="auto"/>
                <w:right w:val="none" w:sz="0" w:space="0" w:color="auto"/>
              </w:divBdr>
            </w:div>
            <w:div w:id="1678115178">
              <w:marLeft w:val="0"/>
              <w:marRight w:val="0"/>
              <w:marTop w:val="0"/>
              <w:marBottom w:val="0"/>
              <w:divBdr>
                <w:top w:val="none" w:sz="0" w:space="0" w:color="auto"/>
                <w:left w:val="none" w:sz="0" w:space="0" w:color="auto"/>
                <w:bottom w:val="none" w:sz="0" w:space="0" w:color="auto"/>
                <w:right w:val="none" w:sz="0" w:space="0" w:color="auto"/>
              </w:divBdr>
            </w:div>
            <w:div w:id="1678268991">
              <w:marLeft w:val="0"/>
              <w:marRight w:val="0"/>
              <w:marTop w:val="0"/>
              <w:marBottom w:val="0"/>
              <w:divBdr>
                <w:top w:val="none" w:sz="0" w:space="0" w:color="auto"/>
                <w:left w:val="none" w:sz="0" w:space="0" w:color="auto"/>
                <w:bottom w:val="none" w:sz="0" w:space="0" w:color="auto"/>
                <w:right w:val="none" w:sz="0" w:space="0" w:color="auto"/>
              </w:divBdr>
            </w:div>
            <w:div w:id="1680034803">
              <w:marLeft w:val="0"/>
              <w:marRight w:val="0"/>
              <w:marTop w:val="0"/>
              <w:marBottom w:val="0"/>
              <w:divBdr>
                <w:top w:val="none" w:sz="0" w:space="0" w:color="auto"/>
                <w:left w:val="none" w:sz="0" w:space="0" w:color="auto"/>
                <w:bottom w:val="none" w:sz="0" w:space="0" w:color="auto"/>
                <w:right w:val="none" w:sz="0" w:space="0" w:color="auto"/>
              </w:divBdr>
            </w:div>
            <w:div w:id="1682275308">
              <w:marLeft w:val="0"/>
              <w:marRight w:val="0"/>
              <w:marTop w:val="0"/>
              <w:marBottom w:val="0"/>
              <w:divBdr>
                <w:top w:val="none" w:sz="0" w:space="0" w:color="auto"/>
                <w:left w:val="none" w:sz="0" w:space="0" w:color="auto"/>
                <w:bottom w:val="none" w:sz="0" w:space="0" w:color="auto"/>
                <w:right w:val="none" w:sz="0" w:space="0" w:color="auto"/>
              </w:divBdr>
            </w:div>
            <w:div w:id="1682471833">
              <w:marLeft w:val="0"/>
              <w:marRight w:val="0"/>
              <w:marTop w:val="0"/>
              <w:marBottom w:val="0"/>
              <w:divBdr>
                <w:top w:val="none" w:sz="0" w:space="0" w:color="auto"/>
                <w:left w:val="none" w:sz="0" w:space="0" w:color="auto"/>
                <w:bottom w:val="none" w:sz="0" w:space="0" w:color="auto"/>
                <w:right w:val="none" w:sz="0" w:space="0" w:color="auto"/>
              </w:divBdr>
            </w:div>
            <w:div w:id="1682704866">
              <w:marLeft w:val="0"/>
              <w:marRight w:val="0"/>
              <w:marTop w:val="0"/>
              <w:marBottom w:val="0"/>
              <w:divBdr>
                <w:top w:val="none" w:sz="0" w:space="0" w:color="auto"/>
                <w:left w:val="none" w:sz="0" w:space="0" w:color="auto"/>
                <w:bottom w:val="none" w:sz="0" w:space="0" w:color="auto"/>
                <w:right w:val="none" w:sz="0" w:space="0" w:color="auto"/>
              </w:divBdr>
            </w:div>
            <w:div w:id="1683626680">
              <w:marLeft w:val="0"/>
              <w:marRight w:val="0"/>
              <w:marTop w:val="0"/>
              <w:marBottom w:val="0"/>
              <w:divBdr>
                <w:top w:val="none" w:sz="0" w:space="0" w:color="auto"/>
                <w:left w:val="none" w:sz="0" w:space="0" w:color="auto"/>
                <w:bottom w:val="none" w:sz="0" w:space="0" w:color="auto"/>
                <w:right w:val="none" w:sz="0" w:space="0" w:color="auto"/>
              </w:divBdr>
            </w:div>
            <w:div w:id="1684818851">
              <w:marLeft w:val="0"/>
              <w:marRight w:val="0"/>
              <w:marTop w:val="0"/>
              <w:marBottom w:val="0"/>
              <w:divBdr>
                <w:top w:val="none" w:sz="0" w:space="0" w:color="auto"/>
                <w:left w:val="none" w:sz="0" w:space="0" w:color="auto"/>
                <w:bottom w:val="none" w:sz="0" w:space="0" w:color="auto"/>
                <w:right w:val="none" w:sz="0" w:space="0" w:color="auto"/>
              </w:divBdr>
            </w:div>
            <w:div w:id="1685280956">
              <w:marLeft w:val="0"/>
              <w:marRight w:val="0"/>
              <w:marTop w:val="0"/>
              <w:marBottom w:val="0"/>
              <w:divBdr>
                <w:top w:val="none" w:sz="0" w:space="0" w:color="auto"/>
                <w:left w:val="none" w:sz="0" w:space="0" w:color="auto"/>
                <w:bottom w:val="none" w:sz="0" w:space="0" w:color="auto"/>
                <w:right w:val="none" w:sz="0" w:space="0" w:color="auto"/>
              </w:divBdr>
            </w:div>
            <w:div w:id="1687631335">
              <w:marLeft w:val="0"/>
              <w:marRight w:val="0"/>
              <w:marTop w:val="0"/>
              <w:marBottom w:val="0"/>
              <w:divBdr>
                <w:top w:val="none" w:sz="0" w:space="0" w:color="auto"/>
                <w:left w:val="none" w:sz="0" w:space="0" w:color="auto"/>
                <w:bottom w:val="none" w:sz="0" w:space="0" w:color="auto"/>
                <w:right w:val="none" w:sz="0" w:space="0" w:color="auto"/>
              </w:divBdr>
            </w:div>
            <w:div w:id="1688097783">
              <w:marLeft w:val="0"/>
              <w:marRight w:val="0"/>
              <w:marTop w:val="0"/>
              <w:marBottom w:val="0"/>
              <w:divBdr>
                <w:top w:val="none" w:sz="0" w:space="0" w:color="auto"/>
                <w:left w:val="none" w:sz="0" w:space="0" w:color="auto"/>
                <w:bottom w:val="none" w:sz="0" w:space="0" w:color="auto"/>
                <w:right w:val="none" w:sz="0" w:space="0" w:color="auto"/>
              </w:divBdr>
            </w:div>
            <w:div w:id="1689596337">
              <w:marLeft w:val="0"/>
              <w:marRight w:val="0"/>
              <w:marTop w:val="0"/>
              <w:marBottom w:val="0"/>
              <w:divBdr>
                <w:top w:val="none" w:sz="0" w:space="0" w:color="auto"/>
                <w:left w:val="none" w:sz="0" w:space="0" w:color="auto"/>
                <w:bottom w:val="none" w:sz="0" w:space="0" w:color="auto"/>
                <w:right w:val="none" w:sz="0" w:space="0" w:color="auto"/>
              </w:divBdr>
            </w:div>
            <w:div w:id="1690402156">
              <w:marLeft w:val="0"/>
              <w:marRight w:val="0"/>
              <w:marTop w:val="0"/>
              <w:marBottom w:val="0"/>
              <w:divBdr>
                <w:top w:val="none" w:sz="0" w:space="0" w:color="auto"/>
                <w:left w:val="none" w:sz="0" w:space="0" w:color="auto"/>
                <w:bottom w:val="none" w:sz="0" w:space="0" w:color="auto"/>
                <w:right w:val="none" w:sz="0" w:space="0" w:color="auto"/>
              </w:divBdr>
            </w:div>
            <w:div w:id="1691105740">
              <w:marLeft w:val="0"/>
              <w:marRight w:val="0"/>
              <w:marTop w:val="0"/>
              <w:marBottom w:val="0"/>
              <w:divBdr>
                <w:top w:val="none" w:sz="0" w:space="0" w:color="auto"/>
                <w:left w:val="none" w:sz="0" w:space="0" w:color="auto"/>
                <w:bottom w:val="none" w:sz="0" w:space="0" w:color="auto"/>
                <w:right w:val="none" w:sz="0" w:space="0" w:color="auto"/>
              </w:divBdr>
            </w:div>
            <w:div w:id="1692877595">
              <w:marLeft w:val="0"/>
              <w:marRight w:val="0"/>
              <w:marTop w:val="0"/>
              <w:marBottom w:val="0"/>
              <w:divBdr>
                <w:top w:val="none" w:sz="0" w:space="0" w:color="auto"/>
                <w:left w:val="none" w:sz="0" w:space="0" w:color="auto"/>
                <w:bottom w:val="none" w:sz="0" w:space="0" w:color="auto"/>
                <w:right w:val="none" w:sz="0" w:space="0" w:color="auto"/>
              </w:divBdr>
            </w:div>
            <w:div w:id="1693459051">
              <w:marLeft w:val="0"/>
              <w:marRight w:val="0"/>
              <w:marTop w:val="0"/>
              <w:marBottom w:val="0"/>
              <w:divBdr>
                <w:top w:val="none" w:sz="0" w:space="0" w:color="auto"/>
                <w:left w:val="none" w:sz="0" w:space="0" w:color="auto"/>
                <w:bottom w:val="none" w:sz="0" w:space="0" w:color="auto"/>
                <w:right w:val="none" w:sz="0" w:space="0" w:color="auto"/>
              </w:divBdr>
            </w:div>
            <w:div w:id="1694183373">
              <w:marLeft w:val="0"/>
              <w:marRight w:val="0"/>
              <w:marTop w:val="0"/>
              <w:marBottom w:val="0"/>
              <w:divBdr>
                <w:top w:val="none" w:sz="0" w:space="0" w:color="auto"/>
                <w:left w:val="none" w:sz="0" w:space="0" w:color="auto"/>
                <w:bottom w:val="none" w:sz="0" w:space="0" w:color="auto"/>
                <w:right w:val="none" w:sz="0" w:space="0" w:color="auto"/>
              </w:divBdr>
            </w:div>
            <w:div w:id="1696692877">
              <w:marLeft w:val="0"/>
              <w:marRight w:val="0"/>
              <w:marTop w:val="0"/>
              <w:marBottom w:val="0"/>
              <w:divBdr>
                <w:top w:val="none" w:sz="0" w:space="0" w:color="auto"/>
                <w:left w:val="none" w:sz="0" w:space="0" w:color="auto"/>
                <w:bottom w:val="none" w:sz="0" w:space="0" w:color="auto"/>
                <w:right w:val="none" w:sz="0" w:space="0" w:color="auto"/>
              </w:divBdr>
            </w:div>
            <w:div w:id="1697272158">
              <w:marLeft w:val="0"/>
              <w:marRight w:val="0"/>
              <w:marTop w:val="0"/>
              <w:marBottom w:val="0"/>
              <w:divBdr>
                <w:top w:val="none" w:sz="0" w:space="0" w:color="auto"/>
                <w:left w:val="none" w:sz="0" w:space="0" w:color="auto"/>
                <w:bottom w:val="none" w:sz="0" w:space="0" w:color="auto"/>
                <w:right w:val="none" w:sz="0" w:space="0" w:color="auto"/>
              </w:divBdr>
            </w:div>
            <w:div w:id="1697343808">
              <w:marLeft w:val="0"/>
              <w:marRight w:val="0"/>
              <w:marTop w:val="0"/>
              <w:marBottom w:val="0"/>
              <w:divBdr>
                <w:top w:val="none" w:sz="0" w:space="0" w:color="auto"/>
                <w:left w:val="none" w:sz="0" w:space="0" w:color="auto"/>
                <w:bottom w:val="none" w:sz="0" w:space="0" w:color="auto"/>
                <w:right w:val="none" w:sz="0" w:space="0" w:color="auto"/>
              </w:divBdr>
            </w:div>
            <w:div w:id="1699891273">
              <w:marLeft w:val="0"/>
              <w:marRight w:val="0"/>
              <w:marTop w:val="0"/>
              <w:marBottom w:val="0"/>
              <w:divBdr>
                <w:top w:val="none" w:sz="0" w:space="0" w:color="auto"/>
                <w:left w:val="none" w:sz="0" w:space="0" w:color="auto"/>
                <w:bottom w:val="none" w:sz="0" w:space="0" w:color="auto"/>
                <w:right w:val="none" w:sz="0" w:space="0" w:color="auto"/>
              </w:divBdr>
            </w:div>
            <w:div w:id="1699966283">
              <w:marLeft w:val="0"/>
              <w:marRight w:val="0"/>
              <w:marTop w:val="0"/>
              <w:marBottom w:val="0"/>
              <w:divBdr>
                <w:top w:val="none" w:sz="0" w:space="0" w:color="auto"/>
                <w:left w:val="none" w:sz="0" w:space="0" w:color="auto"/>
                <w:bottom w:val="none" w:sz="0" w:space="0" w:color="auto"/>
                <w:right w:val="none" w:sz="0" w:space="0" w:color="auto"/>
              </w:divBdr>
            </w:div>
            <w:div w:id="1702702909">
              <w:marLeft w:val="0"/>
              <w:marRight w:val="0"/>
              <w:marTop w:val="0"/>
              <w:marBottom w:val="0"/>
              <w:divBdr>
                <w:top w:val="none" w:sz="0" w:space="0" w:color="auto"/>
                <w:left w:val="none" w:sz="0" w:space="0" w:color="auto"/>
                <w:bottom w:val="none" w:sz="0" w:space="0" w:color="auto"/>
                <w:right w:val="none" w:sz="0" w:space="0" w:color="auto"/>
              </w:divBdr>
            </w:div>
            <w:div w:id="1702903213">
              <w:marLeft w:val="0"/>
              <w:marRight w:val="0"/>
              <w:marTop w:val="0"/>
              <w:marBottom w:val="0"/>
              <w:divBdr>
                <w:top w:val="none" w:sz="0" w:space="0" w:color="auto"/>
                <w:left w:val="none" w:sz="0" w:space="0" w:color="auto"/>
                <w:bottom w:val="none" w:sz="0" w:space="0" w:color="auto"/>
                <w:right w:val="none" w:sz="0" w:space="0" w:color="auto"/>
              </w:divBdr>
            </w:div>
            <w:div w:id="1705980464">
              <w:marLeft w:val="0"/>
              <w:marRight w:val="0"/>
              <w:marTop w:val="0"/>
              <w:marBottom w:val="0"/>
              <w:divBdr>
                <w:top w:val="none" w:sz="0" w:space="0" w:color="auto"/>
                <w:left w:val="none" w:sz="0" w:space="0" w:color="auto"/>
                <w:bottom w:val="none" w:sz="0" w:space="0" w:color="auto"/>
                <w:right w:val="none" w:sz="0" w:space="0" w:color="auto"/>
              </w:divBdr>
            </w:div>
            <w:div w:id="1707369857">
              <w:marLeft w:val="0"/>
              <w:marRight w:val="0"/>
              <w:marTop w:val="0"/>
              <w:marBottom w:val="0"/>
              <w:divBdr>
                <w:top w:val="none" w:sz="0" w:space="0" w:color="auto"/>
                <w:left w:val="none" w:sz="0" w:space="0" w:color="auto"/>
                <w:bottom w:val="none" w:sz="0" w:space="0" w:color="auto"/>
                <w:right w:val="none" w:sz="0" w:space="0" w:color="auto"/>
              </w:divBdr>
            </w:div>
            <w:div w:id="1712222674">
              <w:marLeft w:val="0"/>
              <w:marRight w:val="0"/>
              <w:marTop w:val="0"/>
              <w:marBottom w:val="0"/>
              <w:divBdr>
                <w:top w:val="none" w:sz="0" w:space="0" w:color="auto"/>
                <w:left w:val="none" w:sz="0" w:space="0" w:color="auto"/>
                <w:bottom w:val="none" w:sz="0" w:space="0" w:color="auto"/>
                <w:right w:val="none" w:sz="0" w:space="0" w:color="auto"/>
              </w:divBdr>
            </w:div>
            <w:div w:id="1712725313">
              <w:marLeft w:val="0"/>
              <w:marRight w:val="0"/>
              <w:marTop w:val="0"/>
              <w:marBottom w:val="0"/>
              <w:divBdr>
                <w:top w:val="none" w:sz="0" w:space="0" w:color="auto"/>
                <w:left w:val="none" w:sz="0" w:space="0" w:color="auto"/>
                <w:bottom w:val="none" w:sz="0" w:space="0" w:color="auto"/>
                <w:right w:val="none" w:sz="0" w:space="0" w:color="auto"/>
              </w:divBdr>
            </w:div>
            <w:div w:id="1714426542">
              <w:marLeft w:val="0"/>
              <w:marRight w:val="0"/>
              <w:marTop w:val="0"/>
              <w:marBottom w:val="0"/>
              <w:divBdr>
                <w:top w:val="none" w:sz="0" w:space="0" w:color="auto"/>
                <w:left w:val="none" w:sz="0" w:space="0" w:color="auto"/>
                <w:bottom w:val="none" w:sz="0" w:space="0" w:color="auto"/>
                <w:right w:val="none" w:sz="0" w:space="0" w:color="auto"/>
              </w:divBdr>
            </w:div>
            <w:div w:id="1716344798">
              <w:marLeft w:val="0"/>
              <w:marRight w:val="0"/>
              <w:marTop w:val="0"/>
              <w:marBottom w:val="0"/>
              <w:divBdr>
                <w:top w:val="none" w:sz="0" w:space="0" w:color="auto"/>
                <w:left w:val="none" w:sz="0" w:space="0" w:color="auto"/>
                <w:bottom w:val="none" w:sz="0" w:space="0" w:color="auto"/>
                <w:right w:val="none" w:sz="0" w:space="0" w:color="auto"/>
              </w:divBdr>
            </w:div>
            <w:div w:id="1717586122">
              <w:marLeft w:val="0"/>
              <w:marRight w:val="0"/>
              <w:marTop w:val="0"/>
              <w:marBottom w:val="0"/>
              <w:divBdr>
                <w:top w:val="none" w:sz="0" w:space="0" w:color="auto"/>
                <w:left w:val="none" w:sz="0" w:space="0" w:color="auto"/>
                <w:bottom w:val="none" w:sz="0" w:space="0" w:color="auto"/>
                <w:right w:val="none" w:sz="0" w:space="0" w:color="auto"/>
              </w:divBdr>
            </w:div>
            <w:div w:id="1722485608">
              <w:marLeft w:val="0"/>
              <w:marRight w:val="0"/>
              <w:marTop w:val="0"/>
              <w:marBottom w:val="0"/>
              <w:divBdr>
                <w:top w:val="none" w:sz="0" w:space="0" w:color="auto"/>
                <w:left w:val="none" w:sz="0" w:space="0" w:color="auto"/>
                <w:bottom w:val="none" w:sz="0" w:space="0" w:color="auto"/>
                <w:right w:val="none" w:sz="0" w:space="0" w:color="auto"/>
              </w:divBdr>
            </w:div>
            <w:div w:id="1722896524">
              <w:marLeft w:val="0"/>
              <w:marRight w:val="0"/>
              <w:marTop w:val="0"/>
              <w:marBottom w:val="0"/>
              <w:divBdr>
                <w:top w:val="none" w:sz="0" w:space="0" w:color="auto"/>
                <w:left w:val="none" w:sz="0" w:space="0" w:color="auto"/>
                <w:bottom w:val="none" w:sz="0" w:space="0" w:color="auto"/>
                <w:right w:val="none" w:sz="0" w:space="0" w:color="auto"/>
              </w:divBdr>
            </w:div>
            <w:div w:id="1723361792">
              <w:marLeft w:val="0"/>
              <w:marRight w:val="0"/>
              <w:marTop w:val="0"/>
              <w:marBottom w:val="0"/>
              <w:divBdr>
                <w:top w:val="none" w:sz="0" w:space="0" w:color="auto"/>
                <w:left w:val="none" w:sz="0" w:space="0" w:color="auto"/>
                <w:bottom w:val="none" w:sz="0" w:space="0" w:color="auto"/>
                <w:right w:val="none" w:sz="0" w:space="0" w:color="auto"/>
              </w:divBdr>
            </w:div>
            <w:div w:id="1723555606">
              <w:marLeft w:val="0"/>
              <w:marRight w:val="0"/>
              <w:marTop w:val="0"/>
              <w:marBottom w:val="0"/>
              <w:divBdr>
                <w:top w:val="none" w:sz="0" w:space="0" w:color="auto"/>
                <w:left w:val="none" w:sz="0" w:space="0" w:color="auto"/>
                <w:bottom w:val="none" w:sz="0" w:space="0" w:color="auto"/>
                <w:right w:val="none" w:sz="0" w:space="0" w:color="auto"/>
              </w:divBdr>
            </w:div>
            <w:div w:id="1724792354">
              <w:marLeft w:val="0"/>
              <w:marRight w:val="0"/>
              <w:marTop w:val="0"/>
              <w:marBottom w:val="0"/>
              <w:divBdr>
                <w:top w:val="none" w:sz="0" w:space="0" w:color="auto"/>
                <w:left w:val="none" w:sz="0" w:space="0" w:color="auto"/>
                <w:bottom w:val="none" w:sz="0" w:space="0" w:color="auto"/>
                <w:right w:val="none" w:sz="0" w:space="0" w:color="auto"/>
              </w:divBdr>
            </w:div>
            <w:div w:id="1725178621">
              <w:marLeft w:val="0"/>
              <w:marRight w:val="0"/>
              <w:marTop w:val="0"/>
              <w:marBottom w:val="0"/>
              <w:divBdr>
                <w:top w:val="none" w:sz="0" w:space="0" w:color="auto"/>
                <w:left w:val="none" w:sz="0" w:space="0" w:color="auto"/>
                <w:bottom w:val="none" w:sz="0" w:space="0" w:color="auto"/>
                <w:right w:val="none" w:sz="0" w:space="0" w:color="auto"/>
              </w:divBdr>
            </w:div>
            <w:div w:id="1725325497">
              <w:marLeft w:val="0"/>
              <w:marRight w:val="0"/>
              <w:marTop w:val="0"/>
              <w:marBottom w:val="0"/>
              <w:divBdr>
                <w:top w:val="none" w:sz="0" w:space="0" w:color="auto"/>
                <w:left w:val="none" w:sz="0" w:space="0" w:color="auto"/>
                <w:bottom w:val="none" w:sz="0" w:space="0" w:color="auto"/>
                <w:right w:val="none" w:sz="0" w:space="0" w:color="auto"/>
              </w:divBdr>
            </w:div>
            <w:div w:id="1725595384">
              <w:marLeft w:val="0"/>
              <w:marRight w:val="0"/>
              <w:marTop w:val="0"/>
              <w:marBottom w:val="0"/>
              <w:divBdr>
                <w:top w:val="none" w:sz="0" w:space="0" w:color="auto"/>
                <w:left w:val="none" w:sz="0" w:space="0" w:color="auto"/>
                <w:bottom w:val="none" w:sz="0" w:space="0" w:color="auto"/>
                <w:right w:val="none" w:sz="0" w:space="0" w:color="auto"/>
              </w:divBdr>
            </w:div>
            <w:div w:id="1726902943">
              <w:marLeft w:val="0"/>
              <w:marRight w:val="0"/>
              <w:marTop w:val="0"/>
              <w:marBottom w:val="0"/>
              <w:divBdr>
                <w:top w:val="none" w:sz="0" w:space="0" w:color="auto"/>
                <w:left w:val="none" w:sz="0" w:space="0" w:color="auto"/>
                <w:bottom w:val="none" w:sz="0" w:space="0" w:color="auto"/>
                <w:right w:val="none" w:sz="0" w:space="0" w:color="auto"/>
              </w:divBdr>
            </w:div>
            <w:div w:id="1727216543">
              <w:marLeft w:val="0"/>
              <w:marRight w:val="0"/>
              <w:marTop w:val="0"/>
              <w:marBottom w:val="0"/>
              <w:divBdr>
                <w:top w:val="none" w:sz="0" w:space="0" w:color="auto"/>
                <w:left w:val="none" w:sz="0" w:space="0" w:color="auto"/>
                <w:bottom w:val="none" w:sz="0" w:space="0" w:color="auto"/>
                <w:right w:val="none" w:sz="0" w:space="0" w:color="auto"/>
              </w:divBdr>
            </w:div>
            <w:div w:id="1727298178">
              <w:marLeft w:val="0"/>
              <w:marRight w:val="0"/>
              <w:marTop w:val="0"/>
              <w:marBottom w:val="0"/>
              <w:divBdr>
                <w:top w:val="none" w:sz="0" w:space="0" w:color="auto"/>
                <w:left w:val="none" w:sz="0" w:space="0" w:color="auto"/>
                <w:bottom w:val="none" w:sz="0" w:space="0" w:color="auto"/>
                <w:right w:val="none" w:sz="0" w:space="0" w:color="auto"/>
              </w:divBdr>
            </w:div>
            <w:div w:id="1729112458">
              <w:marLeft w:val="0"/>
              <w:marRight w:val="0"/>
              <w:marTop w:val="0"/>
              <w:marBottom w:val="0"/>
              <w:divBdr>
                <w:top w:val="none" w:sz="0" w:space="0" w:color="auto"/>
                <w:left w:val="none" w:sz="0" w:space="0" w:color="auto"/>
                <w:bottom w:val="none" w:sz="0" w:space="0" w:color="auto"/>
                <w:right w:val="none" w:sz="0" w:space="0" w:color="auto"/>
              </w:divBdr>
            </w:div>
            <w:div w:id="1730108925">
              <w:marLeft w:val="0"/>
              <w:marRight w:val="0"/>
              <w:marTop w:val="0"/>
              <w:marBottom w:val="0"/>
              <w:divBdr>
                <w:top w:val="none" w:sz="0" w:space="0" w:color="auto"/>
                <w:left w:val="none" w:sz="0" w:space="0" w:color="auto"/>
                <w:bottom w:val="none" w:sz="0" w:space="0" w:color="auto"/>
                <w:right w:val="none" w:sz="0" w:space="0" w:color="auto"/>
              </w:divBdr>
            </w:div>
            <w:div w:id="1730882518">
              <w:marLeft w:val="0"/>
              <w:marRight w:val="0"/>
              <w:marTop w:val="0"/>
              <w:marBottom w:val="0"/>
              <w:divBdr>
                <w:top w:val="none" w:sz="0" w:space="0" w:color="auto"/>
                <w:left w:val="none" w:sz="0" w:space="0" w:color="auto"/>
                <w:bottom w:val="none" w:sz="0" w:space="0" w:color="auto"/>
                <w:right w:val="none" w:sz="0" w:space="0" w:color="auto"/>
              </w:divBdr>
            </w:div>
            <w:div w:id="1732389583">
              <w:marLeft w:val="0"/>
              <w:marRight w:val="0"/>
              <w:marTop w:val="0"/>
              <w:marBottom w:val="0"/>
              <w:divBdr>
                <w:top w:val="none" w:sz="0" w:space="0" w:color="auto"/>
                <w:left w:val="none" w:sz="0" w:space="0" w:color="auto"/>
                <w:bottom w:val="none" w:sz="0" w:space="0" w:color="auto"/>
                <w:right w:val="none" w:sz="0" w:space="0" w:color="auto"/>
              </w:divBdr>
            </w:div>
            <w:div w:id="1733112513">
              <w:marLeft w:val="0"/>
              <w:marRight w:val="0"/>
              <w:marTop w:val="0"/>
              <w:marBottom w:val="0"/>
              <w:divBdr>
                <w:top w:val="none" w:sz="0" w:space="0" w:color="auto"/>
                <w:left w:val="none" w:sz="0" w:space="0" w:color="auto"/>
                <w:bottom w:val="none" w:sz="0" w:space="0" w:color="auto"/>
                <w:right w:val="none" w:sz="0" w:space="0" w:color="auto"/>
              </w:divBdr>
            </w:div>
            <w:div w:id="1735541365">
              <w:marLeft w:val="0"/>
              <w:marRight w:val="0"/>
              <w:marTop w:val="0"/>
              <w:marBottom w:val="0"/>
              <w:divBdr>
                <w:top w:val="none" w:sz="0" w:space="0" w:color="auto"/>
                <w:left w:val="none" w:sz="0" w:space="0" w:color="auto"/>
                <w:bottom w:val="none" w:sz="0" w:space="0" w:color="auto"/>
                <w:right w:val="none" w:sz="0" w:space="0" w:color="auto"/>
              </w:divBdr>
            </w:div>
            <w:div w:id="1737313010">
              <w:marLeft w:val="0"/>
              <w:marRight w:val="0"/>
              <w:marTop w:val="0"/>
              <w:marBottom w:val="0"/>
              <w:divBdr>
                <w:top w:val="none" w:sz="0" w:space="0" w:color="auto"/>
                <w:left w:val="none" w:sz="0" w:space="0" w:color="auto"/>
                <w:bottom w:val="none" w:sz="0" w:space="0" w:color="auto"/>
                <w:right w:val="none" w:sz="0" w:space="0" w:color="auto"/>
              </w:divBdr>
            </w:div>
            <w:div w:id="1743673938">
              <w:marLeft w:val="0"/>
              <w:marRight w:val="0"/>
              <w:marTop w:val="0"/>
              <w:marBottom w:val="0"/>
              <w:divBdr>
                <w:top w:val="none" w:sz="0" w:space="0" w:color="auto"/>
                <w:left w:val="none" w:sz="0" w:space="0" w:color="auto"/>
                <w:bottom w:val="none" w:sz="0" w:space="0" w:color="auto"/>
                <w:right w:val="none" w:sz="0" w:space="0" w:color="auto"/>
              </w:divBdr>
            </w:div>
            <w:div w:id="1743871634">
              <w:marLeft w:val="0"/>
              <w:marRight w:val="0"/>
              <w:marTop w:val="0"/>
              <w:marBottom w:val="0"/>
              <w:divBdr>
                <w:top w:val="none" w:sz="0" w:space="0" w:color="auto"/>
                <w:left w:val="none" w:sz="0" w:space="0" w:color="auto"/>
                <w:bottom w:val="none" w:sz="0" w:space="0" w:color="auto"/>
                <w:right w:val="none" w:sz="0" w:space="0" w:color="auto"/>
              </w:divBdr>
            </w:div>
            <w:div w:id="1744984937">
              <w:marLeft w:val="0"/>
              <w:marRight w:val="0"/>
              <w:marTop w:val="0"/>
              <w:marBottom w:val="0"/>
              <w:divBdr>
                <w:top w:val="none" w:sz="0" w:space="0" w:color="auto"/>
                <w:left w:val="none" w:sz="0" w:space="0" w:color="auto"/>
                <w:bottom w:val="none" w:sz="0" w:space="0" w:color="auto"/>
                <w:right w:val="none" w:sz="0" w:space="0" w:color="auto"/>
              </w:divBdr>
            </w:div>
            <w:div w:id="1745445308">
              <w:marLeft w:val="0"/>
              <w:marRight w:val="0"/>
              <w:marTop w:val="0"/>
              <w:marBottom w:val="0"/>
              <w:divBdr>
                <w:top w:val="none" w:sz="0" w:space="0" w:color="auto"/>
                <w:left w:val="none" w:sz="0" w:space="0" w:color="auto"/>
                <w:bottom w:val="none" w:sz="0" w:space="0" w:color="auto"/>
                <w:right w:val="none" w:sz="0" w:space="0" w:color="auto"/>
              </w:divBdr>
            </w:div>
            <w:div w:id="1745494470">
              <w:marLeft w:val="0"/>
              <w:marRight w:val="0"/>
              <w:marTop w:val="0"/>
              <w:marBottom w:val="0"/>
              <w:divBdr>
                <w:top w:val="none" w:sz="0" w:space="0" w:color="auto"/>
                <w:left w:val="none" w:sz="0" w:space="0" w:color="auto"/>
                <w:bottom w:val="none" w:sz="0" w:space="0" w:color="auto"/>
                <w:right w:val="none" w:sz="0" w:space="0" w:color="auto"/>
              </w:divBdr>
            </w:div>
            <w:div w:id="1745762645">
              <w:marLeft w:val="0"/>
              <w:marRight w:val="0"/>
              <w:marTop w:val="0"/>
              <w:marBottom w:val="0"/>
              <w:divBdr>
                <w:top w:val="none" w:sz="0" w:space="0" w:color="auto"/>
                <w:left w:val="none" w:sz="0" w:space="0" w:color="auto"/>
                <w:bottom w:val="none" w:sz="0" w:space="0" w:color="auto"/>
                <w:right w:val="none" w:sz="0" w:space="0" w:color="auto"/>
              </w:divBdr>
            </w:div>
            <w:div w:id="1746032425">
              <w:marLeft w:val="0"/>
              <w:marRight w:val="0"/>
              <w:marTop w:val="0"/>
              <w:marBottom w:val="0"/>
              <w:divBdr>
                <w:top w:val="none" w:sz="0" w:space="0" w:color="auto"/>
                <w:left w:val="none" w:sz="0" w:space="0" w:color="auto"/>
                <w:bottom w:val="none" w:sz="0" w:space="0" w:color="auto"/>
                <w:right w:val="none" w:sz="0" w:space="0" w:color="auto"/>
              </w:divBdr>
            </w:div>
            <w:div w:id="1747610259">
              <w:marLeft w:val="0"/>
              <w:marRight w:val="0"/>
              <w:marTop w:val="0"/>
              <w:marBottom w:val="0"/>
              <w:divBdr>
                <w:top w:val="none" w:sz="0" w:space="0" w:color="auto"/>
                <w:left w:val="none" w:sz="0" w:space="0" w:color="auto"/>
                <w:bottom w:val="none" w:sz="0" w:space="0" w:color="auto"/>
                <w:right w:val="none" w:sz="0" w:space="0" w:color="auto"/>
              </w:divBdr>
            </w:div>
            <w:div w:id="1752383779">
              <w:marLeft w:val="0"/>
              <w:marRight w:val="0"/>
              <w:marTop w:val="0"/>
              <w:marBottom w:val="0"/>
              <w:divBdr>
                <w:top w:val="none" w:sz="0" w:space="0" w:color="auto"/>
                <w:left w:val="none" w:sz="0" w:space="0" w:color="auto"/>
                <w:bottom w:val="none" w:sz="0" w:space="0" w:color="auto"/>
                <w:right w:val="none" w:sz="0" w:space="0" w:color="auto"/>
              </w:divBdr>
            </w:div>
            <w:div w:id="1752923659">
              <w:marLeft w:val="0"/>
              <w:marRight w:val="0"/>
              <w:marTop w:val="0"/>
              <w:marBottom w:val="0"/>
              <w:divBdr>
                <w:top w:val="none" w:sz="0" w:space="0" w:color="auto"/>
                <w:left w:val="none" w:sz="0" w:space="0" w:color="auto"/>
                <w:bottom w:val="none" w:sz="0" w:space="0" w:color="auto"/>
                <w:right w:val="none" w:sz="0" w:space="0" w:color="auto"/>
              </w:divBdr>
            </w:div>
            <w:div w:id="1753505855">
              <w:marLeft w:val="0"/>
              <w:marRight w:val="0"/>
              <w:marTop w:val="0"/>
              <w:marBottom w:val="0"/>
              <w:divBdr>
                <w:top w:val="none" w:sz="0" w:space="0" w:color="auto"/>
                <w:left w:val="none" w:sz="0" w:space="0" w:color="auto"/>
                <w:bottom w:val="none" w:sz="0" w:space="0" w:color="auto"/>
                <w:right w:val="none" w:sz="0" w:space="0" w:color="auto"/>
              </w:divBdr>
            </w:div>
            <w:div w:id="1753775950">
              <w:marLeft w:val="0"/>
              <w:marRight w:val="0"/>
              <w:marTop w:val="0"/>
              <w:marBottom w:val="0"/>
              <w:divBdr>
                <w:top w:val="none" w:sz="0" w:space="0" w:color="auto"/>
                <w:left w:val="none" w:sz="0" w:space="0" w:color="auto"/>
                <w:bottom w:val="none" w:sz="0" w:space="0" w:color="auto"/>
                <w:right w:val="none" w:sz="0" w:space="0" w:color="auto"/>
              </w:divBdr>
            </w:div>
            <w:div w:id="1756516730">
              <w:marLeft w:val="0"/>
              <w:marRight w:val="0"/>
              <w:marTop w:val="0"/>
              <w:marBottom w:val="0"/>
              <w:divBdr>
                <w:top w:val="none" w:sz="0" w:space="0" w:color="auto"/>
                <w:left w:val="none" w:sz="0" w:space="0" w:color="auto"/>
                <w:bottom w:val="none" w:sz="0" w:space="0" w:color="auto"/>
                <w:right w:val="none" w:sz="0" w:space="0" w:color="auto"/>
              </w:divBdr>
            </w:div>
            <w:div w:id="1756902407">
              <w:marLeft w:val="0"/>
              <w:marRight w:val="0"/>
              <w:marTop w:val="0"/>
              <w:marBottom w:val="0"/>
              <w:divBdr>
                <w:top w:val="none" w:sz="0" w:space="0" w:color="auto"/>
                <w:left w:val="none" w:sz="0" w:space="0" w:color="auto"/>
                <w:bottom w:val="none" w:sz="0" w:space="0" w:color="auto"/>
                <w:right w:val="none" w:sz="0" w:space="0" w:color="auto"/>
              </w:divBdr>
            </w:div>
            <w:div w:id="1760130219">
              <w:marLeft w:val="0"/>
              <w:marRight w:val="0"/>
              <w:marTop w:val="0"/>
              <w:marBottom w:val="0"/>
              <w:divBdr>
                <w:top w:val="none" w:sz="0" w:space="0" w:color="auto"/>
                <w:left w:val="none" w:sz="0" w:space="0" w:color="auto"/>
                <w:bottom w:val="none" w:sz="0" w:space="0" w:color="auto"/>
                <w:right w:val="none" w:sz="0" w:space="0" w:color="auto"/>
              </w:divBdr>
            </w:div>
            <w:div w:id="1763914282">
              <w:marLeft w:val="0"/>
              <w:marRight w:val="0"/>
              <w:marTop w:val="0"/>
              <w:marBottom w:val="0"/>
              <w:divBdr>
                <w:top w:val="none" w:sz="0" w:space="0" w:color="auto"/>
                <w:left w:val="none" w:sz="0" w:space="0" w:color="auto"/>
                <w:bottom w:val="none" w:sz="0" w:space="0" w:color="auto"/>
                <w:right w:val="none" w:sz="0" w:space="0" w:color="auto"/>
              </w:divBdr>
            </w:div>
            <w:div w:id="1765565577">
              <w:marLeft w:val="0"/>
              <w:marRight w:val="0"/>
              <w:marTop w:val="0"/>
              <w:marBottom w:val="0"/>
              <w:divBdr>
                <w:top w:val="none" w:sz="0" w:space="0" w:color="auto"/>
                <w:left w:val="none" w:sz="0" w:space="0" w:color="auto"/>
                <w:bottom w:val="none" w:sz="0" w:space="0" w:color="auto"/>
                <w:right w:val="none" w:sz="0" w:space="0" w:color="auto"/>
              </w:divBdr>
            </w:div>
            <w:div w:id="1766732362">
              <w:marLeft w:val="0"/>
              <w:marRight w:val="0"/>
              <w:marTop w:val="0"/>
              <w:marBottom w:val="0"/>
              <w:divBdr>
                <w:top w:val="none" w:sz="0" w:space="0" w:color="auto"/>
                <w:left w:val="none" w:sz="0" w:space="0" w:color="auto"/>
                <w:bottom w:val="none" w:sz="0" w:space="0" w:color="auto"/>
                <w:right w:val="none" w:sz="0" w:space="0" w:color="auto"/>
              </w:divBdr>
            </w:div>
            <w:div w:id="1768310065">
              <w:marLeft w:val="0"/>
              <w:marRight w:val="0"/>
              <w:marTop w:val="0"/>
              <w:marBottom w:val="0"/>
              <w:divBdr>
                <w:top w:val="none" w:sz="0" w:space="0" w:color="auto"/>
                <w:left w:val="none" w:sz="0" w:space="0" w:color="auto"/>
                <w:bottom w:val="none" w:sz="0" w:space="0" w:color="auto"/>
                <w:right w:val="none" w:sz="0" w:space="0" w:color="auto"/>
              </w:divBdr>
            </w:div>
            <w:div w:id="1770471561">
              <w:marLeft w:val="0"/>
              <w:marRight w:val="0"/>
              <w:marTop w:val="0"/>
              <w:marBottom w:val="0"/>
              <w:divBdr>
                <w:top w:val="none" w:sz="0" w:space="0" w:color="auto"/>
                <w:left w:val="none" w:sz="0" w:space="0" w:color="auto"/>
                <w:bottom w:val="none" w:sz="0" w:space="0" w:color="auto"/>
                <w:right w:val="none" w:sz="0" w:space="0" w:color="auto"/>
              </w:divBdr>
            </w:div>
            <w:div w:id="1770540607">
              <w:marLeft w:val="0"/>
              <w:marRight w:val="0"/>
              <w:marTop w:val="0"/>
              <w:marBottom w:val="0"/>
              <w:divBdr>
                <w:top w:val="none" w:sz="0" w:space="0" w:color="auto"/>
                <w:left w:val="none" w:sz="0" w:space="0" w:color="auto"/>
                <w:bottom w:val="none" w:sz="0" w:space="0" w:color="auto"/>
                <w:right w:val="none" w:sz="0" w:space="0" w:color="auto"/>
              </w:divBdr>
            </w:div>
            <w:div w:id="1772047999">
              <w:marLeft w:val="0"/>
              <w:marRight w:val="0"/>
              <w:marTop w:val="0"/>
              <w:marBottom w:val="0"/>
              <w:divBdr>
                <w:top w:val="none" w:sz="0" w:space="0" w:color="auto"/>
                <w:left w:val="none" w:sz="0" w:space="0" w:color="auto"/>
                <w:bottom w:val="none" w:sz="0" w:space="0" w:color="auto"/>
                <w:right w:val="none" w:sz="0" w:space="0" w:color="auto"/>
              </w:divBdr>
            </w:div>
            <w:div w:id="1772433479">
              <w:marLeft w:val="0"/>
              <w:marRight w:val="0"/>
              <w:marTop w:val="0"/>
              <w:marBottom w:val="0"/>
              <w:divBdr>
                <w:top w:val="none" w:sz="0" w:space="0" w:color="auto"/>
                <w:left w:val="none" w:sz="0" w:space="0" w:color="auto"/>
                <w:bottom w:val="none" w:sz="0" w:space="0" w:color="auto"/>
                <w:right w:val="none" w:sz="0" w:space="0" w:color="auto"/>
              </w:divBdr>
            </w:div>
            <w:div w:id="1772622469">
              <w:marLeft w:val="0"/>
              <w:marRight w:val="0"/>
              <w:marTop w:val="0"/>
              <w:marBottom w:val="0"/>
              <w:divBdr>
                <w:top w:val="none" w:sz="0" w:space="0" w:color="auto"/>
                <w:left w:val="none" w:sz="0" w:space="0" w:color="auto"/>
                <w:bottom w:val="none" w:sz="0" w:space="0" w:color="auto"/>
                <w:right w:val="none" w:sz="0" w:space="0" w:color="auto"/>
              </w:divBdr>
            </w:div>
            <w:div w:id="1773162762">
              <w:marLeft w:val="0"/>
              <w:marRight w:val="0"/>
              <w:marTop w:val="0"/>
              <w:marBottom w:val="0"/>
              <w:divBdr>
                <w:top w:val="none" w:sz="0" w:space="0" w:color="auto"/>
                <w:left w:val="none" w:sz="0" w:space="0" w:color="auto"/>
                <w:bottom w:val="none" w:sz="0" w:space="0" w:color="auto"/>
                <w:right w:val="none" w:sz="0" w:space="0" w:color="auto"/>
              </w:divBdr>
            </w:div>
            <w:div w:id="1775973781">
              <w:marLeft w:val="0"/>
              <w:marRight w:val="0"/>
              <w:marTop w:val="0"/>
              <w:marBottom w:val="0"/>
              <w:divBdr>
                <w:top w:val="none" w:sz="0" w:space="0" w:color="auto"/>
                <w:left w:val="none" w:sz="0" w:space="0" w:color="auto"/>
                <w:bottom w:val="none" w:sz="0" w:space="0" w:color="auto"/>
                <w:right w:val="none" w:sz="0" w:space="0" w:color="auto"/>
              </w:divBdr>
            </w:div>
            <w:div w:id="1777675319">
              <w:marLeft w:val="0"/>
              <w:marRight w:val="0"/>
              <w:marTop w:val="0"/>
              <w:marBottom w:val="0"/>
              <w:divBdr>
                <w:top w:val="none" w:sz="0" w:space="0" w:color="auto"/>
                <w:left w:val="none" w:sz="0" w:space="0" w:color="auto"/>
                <w:bottom w:val="none" w:sz="0" w:space="0" w:color="auto"/>
                <w:right w:val="none" w:sz="0" w:space="0" w:color="auto"/>
              </w:divBdr>
            </w:div>
            <w:div w:id="1778794584">
              <w:marLeft w:val="0"/>
              <w:marRight w:val="0"/>
              <w:marTop w:val="0"/>
              <w:marBottom w:val="0"/>
              <w:divBdr>
                <w:top w:val="none" w:sz="0" w:space="0" w:color="auto"/>
                <w:left w:val="none" w:sz="0" w:space="0" w:color="auto"/>
                <w:bottom w:val="none" w:sz="0" w:space="0" w:color="auto"/>
                <w:right w:val="none" w:sz="0" w:space="0" w:color="auto"/>
              </w:divBdr>
            </w:div>
            <w:div w:id="1779793591">
              <w:marLeft w:val="0"/>
              <w:marRight w:val="0"/>
              <w:marTop w:val="0"/>
              <w:marBottom w:val="0"/>
              <w:divBdr>
                <w:top w:val="none" w:sz="0" w:space="0" w:color="auto"/>
                <w:left w:val="none" w:sz="0" w:space="0" w:color="auto"/>
                <w:bottom w:val="none" w:sz="0" w:space="0" w:color="auto"/>
                <w:right w:val="none" w:sz="0" w:space="0" w:color="auto"/>
              </w:divBdr>
            </w:div>
            <w:div w:id="1780491586">
              <w:marLeft w:val="0"/>
              <w:marRight w:val="0"/>
              <w:marTop w:val="0"/>
              <w:marBottom w:val="0"/>
              <w:divBdr>
                <w:top w:val="none" w:sz="0" w:space="0" w:color="auto"/>
                <w:left w:val="none" w:sz="0" w:space="0" w:color="auto"/>
                <w:bottom w:val="none" w:sz="0" w:space="0" w:color="auto"/>
                <w:right w:val="none" w:sz="0" w:space="0" w:color="auto"/>
              </w:divBdr>
            </w:div>
            <w:div w:id="1781605023">
              <w:marLeft w:val="0"/>
              <w:marRight w:val="0"/>
              <w:marTop w:val="0"/>
              <w:marBottom w:val="0"/>
              <w:divBdr>
                <w:top w:val="none" w:sz="0" w:space="0" w:color="auto"/>
                <w:left w:val="none" w:sz="0" w:space="0" w:color="auto"/>
                <w:bottom w:val="none" w:sz="0" w:space="0" w:color="auto"/>
                <w:right w:val="none" w:sz="0" w:space="0" w:color="auto"/>
              </w:divBdr>
            </w:div>
            <w:div w:id="1784959149">
              <w:marLeft w:val="0"/>
              <w:marRight w:val="0"/>
              <w:marTop w:val="0"/>
              <w:marBottom w:val="0"/>
              <w:divBdr>
                <w:top w:val="none" w:sz="0" w:space="0" w:color="auto"/>
                <w:left w:val="none" w:sz="0" w:space="0" w:color="auto"/>
                <w:bottom w:val="none" w:sz="0" w:space="0" w:color="auto"/>
                <w:right w:val="none" w:sz="0" w:space="0" w:color="auto"/>
              </w:divBdr>
            </w:div>
            <w:div w:id="1786195938">
              <w:marLeft w:val="0"/>
              <w:marRight w:val="0"/>
              <w:marTop w:val="0"/>
              <w:marBottom w:val="0"/>
              <w:divBdr>
                <w:top w:val="none" w:sz="0" w:space="0" w:color="auto"/>
                <w:left w:val="none" w:sz="0" w:space="0" w:color="auto"/>
                <w:bottom w:val="none" w:sz="0" w:space="0" w:color="auto"/>
                <w:right w:val="none" w:sz="0" w:space="0" w:color="auto"/>
              </w:divBdr>
            </w:div>
            <w:div w:id="1787038892">
              <w:marLeft w:val="0"/>
              <w:marRight w:val="0"/>
              <w:marTop w:val="0"/>
              <w:marBottom w:val="0"/>
              <w:divBdr>
                <w:top w:val="none" w:sz="0" w:space="0" w:color="auto"/>
                <w:left w:val="none" w:sz="0" w:space="0" w:color="auto"/>
                <w:bottom w:val="none" w:sz="0" w:space="0" w:color="auto"/>
                <w:right w:val="none" w:sz="0" w:space="0" w:color="auto"/>
              </w:divBdr>
            </w:div>
            <w:div w:id="1788306632">
              <w:marLeft w:val="0"/>
              <w:marRight w:val="0"/>
              <w:marTop w:val="0"/>
              <w:marBottom w:val="0"/>
              <w:divBdr>
                <w:top w:val="none" w:sz="0" w:space="0" w:color="auto"/>
                <w:left w:val="none" w:sz="0" w:space="0" w:color="auto"/>
                <w:bottom w:val="none" w:sz="0" w:space="0" w:color="auto"/>
                <w:right w:val="none" w:sz="0" w:space="0" w:color="auto"/>
              </w:divBdr>
            </w:div>
            <w:div w:id="1790934612">
              <w:marLeft w:val="0"/>
              <w:marRight w:val="0"/>
              <w:marTop w:val="0"/>
              <w:marBottom w:val="0"/>
              <w:divBdr>
                <w:top w:val="none" w:sz="0" w:space="0" w:color="auto"/>
                <w:left w:val="none" w:sz="0" w:space="0" w:color="auto"/>
                <w:bottom w:val="none" w:sz="0" w:space="0" w:color="auto"/>
                <w:right w:val="none" w:sz="0" w:space="0" w:color="auto"/>
              </w:divBdr>
            </w:div>
            <w:div w:id="1792047250">
              <w:marLeft w:val="0"/>
              <w:marRight w:val="0"/>
              <w:marTop w:val="0"/>
              <w:marBottom w:val="0"/>
              <w:divBdr>
                <w:top w:val="none" w:sz="0" w:space="0" w:color="auto"/>
                <w:left w:val="none" w:sz="0" w:space="0" w:color="auto"/>
                <w:bottom w:val="none" w:sz="0" w:space="0" w:color="auto"/>
                <w:right w:val="none" w:sz="0" w:space="0" w:color="auto"/>
              </w:divBdr>
            </w:div>
            <w:div w:id="1792743953">
              <w:marLeft w:val="0"/>
              <w:marRight w:val="0"/>
              <w:marTop w:val="0"/>
              <w:marBottom w:val="0"/>
              <w:divBdr>
                <w:top w:val="none" w:sz="0" w:space="0" w:color="auto"/>
                <w:left w:val="none" w:sz="0" w:space="0" w:color="auto"/>
                <w:bottom w:val="none" w:sz="0" w:space="0" w:color="auto"/>
                <w:right w:val="none" w:sz="0" w:space="0" w:color="auto"/>
              </w:divBdr>
            </w:div>
            <w:div w:id="1794596296">
              <w:marLeft w:val="0"/>
              <w:marRight w:val="0"/>
              <w:marTop w:val="0"/>
              <w:marBottom w:val="0"/>
              <w:divBdr>
                <w:top w:val="none" w:sz="0" w:space="0" w:color="auto"/>
                <w:left w:val="none" w:sz="0" w:space="0" w:color="auto"/>
                <w:bottom w:val="none" w:sz="0" w:space="0" w:color="auto"/>
                <w:right w:val="none" w:sz="0" w:space="0" w:color="auto"/>
              </w:divBdr>
            </w:div>
            <w:div w:id="1795708947">
              <w:marLeft w:val="0"/>
              <w:marRight w:val="0"/>
              <w:marTop w:val="0"/>
              <w:marBottom w:val="0"/>
              <w:divBdr>
                <w:top w:val="none" w:sz="0" w:space="0" w:color="auto"/>
                <w:left w:val="none" w:sz="0" w:space="0" w:color="auto"/>
                <w:bottom w:val="none" w:sz="0" w:space="0" w:color="auto"/>
                <w:right w:val="none" w:sz="0" w:space="0" w:color="auto"/>
              </w:divBdr>
            </w:div>
            <w:div w:id="1797990455">
              <w:marLeft w:val="0"/>
              <w:marRight w:val="0"/>
              <w:marTop w:val="0"/>
              <w:marBottom w:val="0"/>
              <w:divBdr>
                <w:top w:val="none" w:sz="0" w:space="0" w:color="auto"/>
                <w:left w:val="none" w:sz="0" w:space="0" w:color="auto"/>
                <w:bottom w:val="none" w:sz="0" w:space="0" w:color="auto"/>
                <w:right w:val="none" w:sz="0" w:space="0" w:color="auto"/>
              </w:divBdr>
            </w:div>
            <w:div w:id="1798721092">
              <w:marLeft w:val="0"/>
              <w:marRight w:val="0"/>
              <w:marTop w:val="0"/>
              <w:marBottom w:val="0"/>
              <w:divBdr>
                <w:top w:val="none" w:sz="0" w:space="0" w:color="auto"/>
                <w:left w:val="none" w:sz="0" w:space="0" w:color="auto"/>
                <w:bottom w:val="none" w:sz="0" w:space="0" w:color="auto"/>
                <w:right w:val="none" w:sz="0" w:space="0" w:color="auto"/>
              </w:divBdr>
            </w:div>
            <w:div w:id="1801876366">
              <w:marLeft w:val="0"/>
              <w:marRight w:val="0"/>
              <w:marTop w:val="0"/>
              <w:marBottom w:val="0"/>
              <w:divBdr>
                <w:top w:val="none" w:sz="0" w:space="0" w:color="auto"/>
                <w:left w:val="none" w:sz="0" w:space="0" w:color="auto"/>
                <w:bottom w:val="none" w:sz="0" w:space="0" w:color="auto"/>
                <w:right w:val="none" w:sz="0" w:space="0" w:color="auto"/>
              </w:divBdr>
            </w:div>
            <w:div w:id="1803034574">
              <w:marLeft w:val="0"/>
              <w:marRight w:val="0"/>
              <w:marTop w:val="0"/>
              <w:marBottom w:val="0"/>
              <w:divBdr>
                <w:top w:val="none" w:sz="0" w:space="0" w:color="auto"/>
                <w:left w:val="none" w:sz="0" w:space="0" w:color="auto"/>
                <w:bottom w:val="none" w:sz="0" w:space="0" w:color="auto"/>
                <w:right w:val="none" w:sz="0" w:space="0" w:color="auto"/>
              </w:divBdr>
            </w:div>
            <w:div w:id="1803035351">
              <w:marLeft w:val="0"/>
              <w:marRight w:val="0"/>
              <w:marTop w:val="0"/>
              <w:marBottom w:val="0"/>
              <w:divBdr>
                <w:top w:val="none" w:sz="0" w:space="0" w:color="auto"/>
                <w:left w:val="none" w:sz="0" w:space="0" w:color="auto"/>
                <w:bottom w:val="none" w:sz="0" w:space="0" w:color="auto"/>
                <w:right w:val="none" w:sz="0" w:space="0" w:color="auto"/>
              </w:divBdr>
            </w:div>
            <w:div w:id="1804303992">
              <w:marLeft w:val="0"/>
              <w:marRight w:val="0"/>
              <w:marTop w:val="0"/>
              <w:marBottom w:val="0"/>
              <w:divBdr>
                <w:top w:val="none" w:sz="0" w:space="0" w:color="auto"/>
                <w:left w:val="none" w:sz="0" w:space="0" w:color="auto"/>
                <w:bottom w:val="none" w:sz="0" w:space="0" w:color="auto"/>
                <w:right w:val="none" w:sz="0" w:space="0" w:color="auto"/>
              </w:divBdr>
            </w:div>
            <w:div w:id="1806697274">
              <w:marLeft w:val="0"/>
              <w:marRight w:val="0"/>
              <w:marTop w:val="0"/>
              <w:marBottom w:val="0"/>
              <w:divBdr>
                <w:top w:val="none" w:sz="0" w:space="0" w:color="auto"/>
                <w:left w:val="none" w:sz="0" w:space="0" w:color="auto"/>
                <w:bottom w:val="none" w:sz="0" w:space="0" w:color="auto"/>
                <w:right w:val="none" w:sz="0" w:space="0" w:color="auto"/>
              </w:divBdr>
            </w:div>
            <w:div w:id="1806847618">
              <w:marLeft w:val="0"/>
              <w:marRight w:val="0"/>
              <w:marTop w:val="0"/>
              <w:marBottom w:val="0"/>
              <w:divBdr>
                <w:top w:val="none" w:sz="0" w:space="0" w:color="auto"/>
                <w:left w:val="none" w:sz="0" w:space="0" w:color="auto"/>
                <w:bottom w:val="none" w:sz="0" w:space="0" w:color="auto"/>
                <w:right w:val="none" w:sz="0" w:space="0" w:color="auto"/>
              </w:divBdr>
            </w:div>
            <w:div w:id="1808549330">
              <w:marLeft w:val="0"/>
              <w:marRight w:val="0"/>
              <w:marTop w:val="0"/>
              <w:marBottom w:val="0"/>
              <w:divBdr>
                <w:top w:val="none" w:sz="0" w:space="0" w:color="auto"/>
                <w:left w:val="none" w:sz="0" w:space="0" w:color="auto"/>
                <w:bottom w:val="none" w:sz="0" w:space="0" w:color="auto"/>
                <w:right w:val="none" w:sz="0" w:space="0" w:color="auto"/>
              </w:divBdr>
            </w:div>
            <w:div w:id="1811824396">
              <w:marLeft w:val="0"/>
              <w:marRight w:val="0"/>
              <w:marTop w:val="0"/>
              <w:marBottom w:val="0"/>
              <w:divBdr>
                <w:top w:val="none" w:sz="0" w:space="0" w:color="auto"/>
                <w:left w:val="none" w:sz="0" w:space="0" w:color="auto"/>
                <w:bottom w:val="none" w:sz="0" w:space="0" w:color="auto"/>
                <w:right w:val="none" w:sz="0" w:space="0" w:color="auto"/>
              </w:divBdr>
            </w:div>
            <w:div w:id="1813450542">
              <w:marLeft w:val="0"/>
              <w:marRight w:val="0"/>
              <w:marTop w:val="0"/>
              <w:marBottom w:val="0"/>
              <w:divBdr>
                <w:top w:val="none" w:sz="0" w:space="0" w:color="auto"/>
                <w:left w:val="none" w:sz="0" w:space="0" w:color="auto"/>
                <w:bottom w:val="none" w:sz="0" w:space="0" w:color="auto"/>
                <w:right w:val="none" w:sz="0" w:space="0" w:color="auto"/>
              </w:divBdr>
            </w:div>
            <w:div w:id="1822965461">
              <w:marLeft w:val="0"/>
              <w:marRight w:val="0"/>
              <w:marTop w:val="0"/>
              <w:marBottom w:val="0"/>
              <w:divBdr>
                <w:top w:val="none" w:sz="0" w:space="0" w:color="auto"/>
                <w:left w:val="none" w:sz="0" w:space="0" w:color="auto"/>
                <w:bottom w:val="none" w:sz="0" w:space="0" w:color="auto"/>
                <w:right w:val="none" w:sz="0" w:space="0" w:color="auto"/>
              </w:divBdr>
            </w:div>
            <w:div w:id="1824077658">
              <w:marLeft w:val="0"/>
              <w:marRight w:val="0"/>
              <w:marTop w:val="0"/>
              <w:marBottom w:val="0"/>
              <w:divBdr>
                <w:top w:val="none" w:sz="0" w:space="0" w:color="auto"/>
                <w:left w:val="none" w:sz="0" w:space="0" w:color="auto"/>
                <w:bottom w:val="none" w:sz="0" w:space="0" w:color="auto"/>
                <w:right w:val="none" w:sz="0" w:space="0" w:color="auto"/>
              </w:divBdr>
            </w:div>
            <w:div w:id="1824198468">
              <w:marLeft w:val="0"/>
              <w:marRight w:val="0"/>
              <w:marTop w:val="0"/>
              <w:marBottom w:val="0"/>
              <w:divBdr>
                <w:top w:val="none" w:sz="0" w:space="0" w:color="auto"/>
                <w:left w:val="none" w:sz="0" w:space="0" w:color="auto"/>
                <w:bottom w:val="none" w:sz="0" w:space="0" w:color="auto"/>
                <w:right w:val="none" w:sz="0" w:space="0" w:color="auto"/>
              </w:divBdr>
            </w:div>
            <w:div w:id="1824658828">
              <w:marLeft w:val="0"/>
              <w:marRight w:val="0"/>
              <w:marTop w:val="0"/>
              <w:marBottom w:val="0"/>
              <w:divBdr>
                <w:top w:val="none" w:sz="0" w:space="0" w:color="auto"/>
                <w:left w:val="none" w:sz="0" w:space="0" w:color="auto"/>
                <w:bottom w:val="none" w:sz="0" w:space="0" w:color="auto"/>
                <w:right w:val="none" w:sz="0" w:space="0" w:color="auto"/>
              </w:divBdr>
            </w:div>
            <w:div w:id="1825272942">
              <w:marLeft w:val="0"/>
              <w:marRight w:val="0"/>
              <w:marTop w:val="0"/>
              <w:marBottom w:val="0"/>
              <w:divBdr>
                <w:top w:val="none" w:sz="0" w:space="0" w:color="auto"/>
                <w:left w:val="none" w:sz="0" w:space="0" w:color="auto"/>
                <w:bottom w:val="none" w:sz="0" w:space="0" w:color="auto"/>
                <w:right w:val="none" w:sz="0" w:space="0" w:color="auto"/>
              </w:divBdr>
            </w:div>
            <w:div w:id="1825273094">
              <w:marLeft w:val="0"/>
              <w:marRight w:val="0"/>
              <w:marTop w:val="0"/>
              <w:marBottom w:val="0"/>
              <w:divBdr>
                <w:top w:val="none" w:sz="0" w:space="0" w:color="auto"/>
                <w:left w:val="none" w:sz="0" w:space="0" w:color="auto"/>
                <w:bottom w:val="none" w:sz="0" w:space="0" w:color="auto"/>
                <w:right w:val="none" w:sz="0" w:space="0" w:color="auto"/>
              </w:divBdr>
            </w:div>
            <w:div w:id="1826164732">
              <w:marLeft w:val="0"/>
              <w:marRight w:val="0"/>
              <w:marTop w:val="0"/>
              <w:marBottom w:val="0"/>
              <w:divBdr>
                <w:top w:val="none" w:sz="0" w:space="0" w:color="auto"/>
                <w:left w:val="none" w:sz="0" w:space="0" w:color="auto"/>
                <w:bottom w:val="none" w:sz="0" w:space="0" w:color="auto"/>
                <w:right w:val="none" w:sz="0" w:space="0" w:color="auto"/>
              </w:divBdr>
            </w:div>
            <w:div w:id="1826582385">
              <w:marLeft w:val="0"/>
              <w:marRight w:val="0"/>
              <w:marTop w:val="0"/>
              <w:marBottom w:val="0"/>
              <w:divBdr>
                <w:top w:val="none" w:sz="0" w:space="0" w:color="auto"/>
                <w:left w:val="none" w:sz="0" w:space="0" w:color="auto"/>
                <w:bottom w:val="none" w:sz="0" w:space="0" w:color="auto"/>
                <w:right w:val="none" w:sz="0" w:space="0" w:color="auto"/>
              </w:divBdr>
            </w:div>
            <w:div w:id="1828352390">
              <w:marLeft w:val="0"/>
              <w:marRight w:val="0"/>
              <w:marTop w:val="0"/>
              <w:marBottom w:val="0"/>
              <w:divBdr>
                <w:top w:val="none" w:sz="0" w:space="0" w:color="auto"/>
                <w:left w:val="none" w:sz="0" w:space="0" w:color="auto"/>
                <w:bottom w:val="none" w:sz="0" w:space="0" w:color="auto"/>
                <w:right w:val="none" w:sz="0" w:space="0" w:color="auto"/>
              </w:divBdr>
            </w:div>
            <w:div w:id="1829008692">
              <w:marLeft w:val="0"/>
              <w:marRight w:val="0"/>
              <w:marTop w:val="0"/>
              <w:marBottom w:val="0"/>
              <w:divBdr>
                <w:top w:val="none" w:sz="0" w:space="0" w:color="auto"/>
                <w:left w:val="none" w:sz="0" w:space="0" w:color="auto"/>
                <w:bottom w:val="none" w:sz="0" w:space="0" w:color="auto"/>
                <w:right w:val="none" w:sz="0" w:space="0" w:color="auto"/>
              </w:divBdr>
            </w:div>
            <w:div w:id="1831478354">
              <w:marLeft w:val="0"/>
              <w:marRight w:val="0"/>
              <w:marTop w:val="0"/>
              <w:marBottom w:val="0"/>
              <w:divBdr>
                <w:top w:val="none" w:sz="0" w:space="0" w:color="auto"/>
                <w:left w:val="none" w:sz="0" w:space="0" w:color="auto"/>
                <w:bottom w:val="none" w:sz="0" w:space="0" w:color="auto"/>
                <w:right w:val="none" w:sz="0" w:space="0" w:color="auto"/>
              </w:divBdr>
            </w:div>
            <w:div w:id="1835336095">
              <w:marLeft w:val="0"/>
              <w:marRight w:val="0"/>
              <w:marTop w:val="0"/>
              <w:marBottom w:val="0"/>
              <w:divBdr>
                <w:top w:val="none" w:sz="0" w:space="0" w:color="auto"/>
                <w:left w:val="none" w:sz="0" w:space="0" w:color="auto"/>
                <w:bottom w:val="none" w:sz="0" w:space="0" w:color="auto"/>
                <w:right w:val="none" w:sz="0" w:space="0" w:color="auto"/>
              </w:divBdr>
            </w:div>
            <w:div w:id="1835605832">
              <w:marLeft w:val="0"/>
              <w:marRight w:val="0"/>
              <w:marTop w:val="0"/>
              <w:marBottom w:val="0"/>
              <w:divBdr>
                <w:top w:val="none" w:sz="0" w:space="0" w:color="auto"/>
                <w:left w:val="none" w:sz="0" w:space="0" w:color="auto"/>
                <w:bottom w:val="none" w:sz="0" w:space="0" w:color="auto"/>
                <w:right w:val="none" w:sz="0" w:space="0" w:color="auto"/>
              </w:divBdr>
            </w:div>
            <w:div w:id="1835685009">
              <w:marLeft w:val="0"/>
              <w:marRight w:val="0"/>
              <w:marTop w:val="0"/>
              <w:marBottom w:val="0"/>
              <w:divBdr>
                <w:top w:val="none" w:sz="0" w:space="0" w:color="auto"/>
                <w:left w:val="none" w:sz="0" w:space="0" w:color="auto"/>
                <w:bottom w:val="none" w:sz="0" w:space="0" w:color="auto"/>
                <w:right w:val="none" w:sz="0" w:space="0" w:color="auto"/>
              </w:divBdr>
            </w:div>
            <w:div w:id="1836800460">
              <w:marLeft w:val="0"/>
              <w:marRight w:val="0"/>
              <w:marTop w:val="0"/>
              <w:marBottom w:val="0"/>
              <w:divBdr>
                <w:top w:val="none" w:sz="0" w:space="0" w:color="auto"/>
                <w:left w:val="none" w:sz="0" w:space="0" w:color="auto"/>
                <w:bottom w:val="none" w:sz="0" w:space="0" w:color="auto"/>
                <w:right w:val="none" w:sz="0" w:space="0" w:color="auto"/>
              </w:divBdr>
            </w:div>
            <w:div w:id="1843620047">
              <w:marLeft w:val="0"/>
              <w:marRight w:val="0"/>
              <w:marTop w:val="0"/>
              <w:marBottom w:val="0"/>
              <w:divBdr>
                <w:top w:val="none" w:sz="0" w:space="0" w:color="auto"/>
                <w:left w:val="none" w:sz="0" w:space="0" w:color="auto"/>
                <w:bottom w:val="none" w:sz="0" w:space="0" w:color="auto"/>
                <w:right w:val="none" w:sz="0" w:space="0" w:color="auto"/>
              </w:divBdr>
            </w:div>
            <w:div w:id="1844778812">
              <w:marLeft w:val="0"/>
              <w:marRight w:val="0"/>
              <w:marTop w:val="0"/>
              <w:marBottom w:val="0"/>
              <w:divBdr>
                <w:top w:val="none" w:sz="0" w:space="0" w:color="auto"/>
                <w:left w:val="none" w:sz="0" w:space="0" w:color="auto"/>
                <w:bottom w:val="none" w:sz="0" w:space="0" w:color="auto"/>
                <w:right w:val="none" w:sz="0" w:space="0" w:color="auto"/>
              </w:divBdr>
            </w:div>
            <w:div w:id="1846168199">
              <w:marLeft w:val="0"/>
              <w:marRight w:val="0"/>
              <w:marTop w:val="0"/>
              <w:marBottom w:val="0"/>
              <w:divBdr>
                <w:top w:val="none" w:sz="0" w:space="0" w:color="auto"/>
                <w:left w:val="none" w:sz="0" w:space="0" w:color="auto"/>
                <w:bottom w:val="none" w:sz="0" w:space="0" w:color="auto"/>
                <w:right w:val="none" w:sz="0" w:space="0" w:color="auto"/>
              </w:divBdr>
            </w:div>
            <w:div w:id="1846437399">
              <w:marLeft w:val="0"/>
              <w:marRight w:val="0"/>
              <w:marTop w:val="0"/>
              <w:marBottom w:val="0"/>
              <w:divBdr>
                <w:top w:val="none" w:sz="0" w:space="0" w:color="auto"/>
                <w:left w:val="none" w:sz="0" w:space="0" w:color="auto"/>
                <w:bottom w:val="none" w:sz="0" w:space="0" w:color="auto"/>
                <w:right w:val="none" w:sz="0" w:space="0" w:color="auto"/>
              </w:divBdr>
            </w:div>
            <w:div w:id="1849324824">
              <w:marLeft w:val="0"/>
              <w:marRight w:val="0"/>
              <w:marTop w:val="0"/>
              <w:marBottom w:val="0"/>
              <w:divBdr>
                <w:top w:val="none" w:sz="0" w:space="0" w:color="auto"/>
                <w:left w:val="none" w:sz="0" w:space="0" w:color="auto"/>
                <w:bottom w:val="none" w:sz="0" w:space="0" w:color="auto"/>
                <w:right w:val="none" w:sz="0" w:space="0" w:color="auto"/>
              </w:divBdr>
            </w:div>
            <w:div w:id="1849906737">
              <w:marLeft w:val="0"/>
              <w:marRight w:val="0"/>
              <w:marTop w:val="0"/>
              <w:marBottom w:val="0"/>
              <w:divBdr>
                <w:top w:val="none" w:sz="0" w:space="0" w:color="auto"/>
                <w:left w:val="none" w:sz="0" w:space="0" w:color="auto"/>
                <w:bottom w:val="none" w:sz="0" w:space="0" w:color="auto"/>
                <w:right w:val="none" w:sz="0" w:space="0" w:color="auto"/>
              </w:divBdr>
            </w:div>
            <w:div w:id="1850021260">
              <w:marLeft w:val="0"/>
              <w:marRight w:val="0"/>
              <w:marTop w:val="0"/>
              <w:marBottom w:val="0"/>
              <w:divBdr>
                <w:top w:val="none" w:sz="0" w:space="0" w:color="auto"/>
                <w:left w:val="none" w:sz="0" w:space="0" w:color="auto"/>
                <w:bottom w:val="none" w:sz="0" w:space="0" w:color="auto"/>
                <w:right w:val="none" w:sz="0" w:space="0" w:color="auto"/>
              </w:divBdr>
            </w:div>
            <w:div w:id="1850951721">
              <w:marLeft w:val="0"/>
              <w:marRight w:val="0"/>
              <w:marTop w:val="0"/>
              <w:marBottom w:val="0"/>
              <w:divBdr>
                <w:top w:val="none" w:sz="0" w:space="0" w:color="auto"/>
                <w:left w:val="none" w:sz="0" w:space="0" w:color="auto"/>
                <w:bottom w:val="none" w:sz="0" w:space="0" w:color="auto"/>
                <w:right w:val="none" w:sz="0" w:space="0" w:color="auto"/>
              </w:divBdr>
            </w:div>
            <w:div w:id="1851602337">
              <w:marLeft w:val="0"/>
              <w:marRight w:val="0"/>
              <w:marTop w:val="0"/>
              <w:marBottom w:val="0"/>
              <w:divBdr>
                <w:top w:val="none" w:sz="0" w:space="0" w:color="auto"/>
                <w:left w:val="none" w:sz="0" w:space="0" w:color="auto"/>
                <w:bottom w:val="none" w:sz="0" w:space="0" w:color="auto"/>
                <w:right w:val="none" w:sz="0" w:space="0" w:color="auto"/>
              </w:divBdr>
            </w:div>
            <w:div w:id="1854875753">
              <w:marLeft w:val="0"/>
              <w:marRight w:val="0"/>
              <w:marTop w:val="0"/>
              <w:marBottom w:val="0"/>
              <w:divBdr>
                <w:top w:val="none" w:sz="0" w:space="0" w:color="auto"/>
                <w:left w:val="none" w:sz="0" w:space="0" w:color="auto"/>
                <w:bottom w:val="none" w:sz="0" w:space="0" w:color="auto"/>
                <w:right w:val="none" w:sz="0" w:space="0" w:color="auto"/>
              </w:divBdr>
            </w:div>
            <w:div w:id="1856071212">
              <w:marLeft w:val="0"/>
              <w:marRight w:val="0"/>
              <w:marTop w:val="0"/>
              <w:marBottom w:val="0"/>
              <w:divBdr>
                <w:top w:val="none" w:sz="0" w:space="0" w:color="auto"/>
                <w:left w:val="none" w:sz="0" w:space="0" w:color="auto"/>
                <w:bottom w:val="none" w:sz="0" w:space="0" w:color="auto"/>
                <w:right w:val="none" w:sz="0" w:space="0" w:color="auto"/>
              </w:divBdr>
            </w:div>
            <w:div w:id="1856914884">
              <w:marLeft w:val="0"/>
              <w:marRight w:val="0"/>
              <w:marTop w:val="0"/>
              <w:marBottom w:val="0"/>
              <w:divBdr>
                <w:top w:val="none" w:sz="0" w:space="0" w:color="auto"/>
                <w:left w:val="none" w:sz="0" w:space="0" w:color="auto"/>
                <w:bottom w:val="none" w:sz="0" w:space="0" w:color="auto"/>
                <w:right w:val="none" w:sz="0" w:space="0" w:color="auto"/>
              </w:divBdr>
            </w:div>
            <w:div w:id="1861237211">
              <w:marLeft w:val="0"/>
              <w:marRight w:val="0"/>
              <w:marTop w:val="0"/>
              <w:marBottom w:val="0"/>
              <w:divBdr>
                <w:top w:val="none" w:sz="0" w:space="0" w:color="auto"/>
                <w:left w:val="none" w:sz="0" w:space="0" w:color="auto"/>
                <w:bottom w:val="none" w:sz="0" w:space="0" w:color="auto"/>
                <w:right w:val="none" w:sz="0" w:space="0" w:color="auto"/>
              </w:divBdr>
            </w:div>
            <w:div w:id="1861356091">
              <w:marLeft w:val="0"/>
              <w:marRight w:val="0"/>
              <w:marTop w:val="0"/>
              <w:marBottom w:val="0"/>
              <w:divBdr>
                <w:top w:val="none" w:sz="0" w:space="0" w:color="auto"/>
                <w:left w:val="none" w:sz="0" w:space="0" w:color="auto"/>
                <w:bottom w:val="none" w:sz="0" w:space="0" w:color="auto"/>
                <w:right w:val="none" w:sz="0" w:space="0" w:color="auto"/>
              </w:divBdr>
              <w:divsChild>
                <w:div w:id="9644839">
                  <w:marLeft w:val="0"/>
                  <w:marRight w:val="0"/>
                  <w:marTop w:val="0"/>
                  <w:marBottom w:val="0"/>
                  <w:divBdr>
                    <w:top w:val="none" w:sz="0" w:space="0" w:color="auto"/>
                    <w:left w:val="none" w:sz="0" w:space="0" w:color="auto"/>
                    <w:bottom w:val="none" w:sz="0" w:space="0" w:color="auto"/>
                    <w:right w:val="none" w:sz="0" w:space="0" w:color="auto"/>
                  </w:divBdr>
                </w:div>
                <w:div w:id="10031791">
                  <w:marLeft w:val="0"/>
                  <w:marRight w:val="0"/>
                  <w:marTop w:val="0"/>
                  <w:marBottom w:val="0"/>
                  <w:divBdr>
                    <w:top w:val="none" w:sz="0" w:space="0" w:color="auto"/>
                    <w:left w:val="none" w:sz="0" w:space="0" w:color="auto"/>
                    <w:bottom w:val="none" w:sz="0" w:space="0" w:color="auto"/>
                    <w:right w:val="none" w:sz="0" w:space="0" w:color="auto"/>
                  </w:divBdr>
                </w:div>
                <w:div w:id="92939270">
                  <w:marLeft w:val="0"/>
                  <w:marRight w:val="0"/>
                  <w:marTop w:val="0"/>
                  <w:marBottom w:val="0"/>
                  <w:divBdr>
                    <w:top w:val="none" w:sz="0" w:space="0" w:color="auto"/>
                    <w:left w:val="none" w:sz="0" w:space="0" w:color="auto"/>
                    <w:bottom w:val="none" w:sz="0" w:space="0" w:color="auto"/>
                    <w:right w:val="none" w:sz="0" w:space="0" w:color="auto"/>
                  </w:divBdr>
                </w:div>
                <w:div w:id="118305784">
                  <w:marLeft w:val="0"/>
                  <w:marRight w:val="0"/>
                  <w:marTop w:val="0"/>
                  <w:marBottom w:val="0"/>
                  <w:divBdr>
                    <w:top w:val="none" w:sz="0" w:space="0" w:color="auto"/>
                    <w:left w:val="none" w:sz="0" w:space="0" w:color="auto"/>
                    <w:bottom w:val="none" w:sz="0" w:space="0" w:color="auto"/>
                    <w:right w:val="none" w:sz="0" w:space="0" w:color="auto"/>
                  </w:divBdr>
                </w:div>
                <w:div w:id="166791858">
                  <w:marLeft w:val="0"/>
                  <w:marRight w:val="0"/>
                  <w:marTop w:val="0"/>
                  <w:marBottom w:val="0"/>
                  <w:divBdr>
                    <w:top w:val="none" w:sz="0" w:space="0" w:color="auto"/>
                    <w:left w:val="none" w:sz="0" w:space="0" w:color="auto"/>
                    <w:bottom w:val="none" w:sz="0" w:space="0" w:color="auto"/>
                    <w:right w:val="none" w:sz="0" w:space="0" w:color="auto"/>
                  </w:divBdr>
                </w:div>
                <w:div w:id="194850851">
                  <w:marLeft w:val="0"/>
                  <w:marRight w:val="0"/>
                  <w:marTop w:val="0"/>
                  <w:marBottom w:val="0"/>
                  <w:divBdr>
                    <w:top w:val="none" w:sz="0" w:space="0" w:color="auto"/>
                    <w:left w:val="none" w:sz="0" w:space="0" w:color="auto"/>
                    <w:bottom w:val="none" w:sz="0" w:space="0" w:color="auto"/>
                    <w:right w:val="none" w:sz="0" w:space="0" w:color="auto"/>
                  </w:divBdr>
                </w:div>
                <w:div w:id="270358615">
                  <w:marLeft w:val="0"/>
                  <w:marRight w:val="0"/>
                  <w:marTop w:val="0"/>
                  <w:marBottom w:val="0"/>
                  <w:divBdr>
                    <w:top w:val="none" w:sz="0" w:space="0" w:color="auto"/>
                    <w:left w:val="none" w:sz="0" w:space="0" w:color="auto"/>
                    <w:bottom w:val="none" w:sz="0" w:space="0" w:color="auto"/>
                    <w:right w:val="none" w:sz="0" w:space="0" w:color="auto"/>
                  </w:divBdr>
                </w:div>
                <w:div w:id="288559914">
                  <w:marLeft w:val="0"/>
                  <w:marRight w:val="0"/>
                  <w:marTop w:val="0"/>
                  <w:marBottom w:val="0"/>
                  <w:divBdr>
                    <w:top w:val="none" w:sz="0" w:space="0" w:color="auto"/>
                    <w:left w:val="none" w:sz="0" w:space="0" w:color="auto"/>
                    <w:bottom w:val="none" w:sz="0" w:space="0" w:color="auto"/>
                    <w:right w:val="none" w:sz="0" w:space="0" w:color="auto"/>
                  </w:divBdr>
                </w:div>
                <w:div w:id="300236159">
                  <w:marLeft w:val="0"/>
                  <w:marRight w:val="0"/>
                  <w:marTop w:val="0"/>
                  <w:marBottom w:val="0"/>
                  <w:divBdr>
                    <w:top w:val="none" w:sz="0" w:space="0" w:color="auto"/>
                    <w:left w:val="none" w:sz="0" w:space="0" w:color="auto"/>
                    <w:bottom w:val="none" w:sz="0" w:space="0" w:color="auto"/>
                    <w:right w:val="none" w:sz="0" w:space="0" w:color="auto"/>
                  </w:divBdr>
                </w:div>
                <w:div w:id="336733571">
                  <w:marLeft w:val="0"/>
                  <w:marRight w:val="0"/>
                  <w:marTop w:val="0"/>
                  <w:marBottom w:val="0"/>
                  <w:divBdr>
                    <w:top w:val="none" w:sz="0" w:space="0" w:color="auto"/>
                    <w:left w:val="none" w:sz="0" w:space="0" w:color="auto"/>
                    <w:bottom w:val="none" w:sz="0" w:space="0" w:color="auto"/>
                    <w:right w:val="none" w:sz="0" w:space="0" w:color="auto"/>
                  </w:divBdr>
                </w:div>
                <w:div w:id="342781070">
                  <w:marLeft w:val="0"/>
                  <w:marRight w:val="0"/>
                  <w:marTop w:val="0"/>
                  <w:marBottom w:val="0"/>
                  <w:divBdr>
                    <w:top w:val="none" w:sz="0" w:space="0" w:color="auto"/>
                    <w:left w:val="none" w:sz="0" w:space="0" w:color="auto"/>
                    <w:bottom w:val="none" w:sz="0" w:space="0" w:color="auto"/>
                    <w:right w:val="none" w:sz="0" w:space="0" w:color="auto"/>
                  </w:divBdr>
                </w:div>
                <w:div w:id="432020732">
                  <w:marLeft w:val="0"/>
                  <w:marRight w:val="0"/>
                  <w:marTop w:val="0"/>
                  <w:marBottom w:val="0"/>
                  <w:divBdr>
                    <w:top w:val="none" w:sz="0" w:space="0" w:color="auto"/>
                    <w:left w:val="none" w:sz="0" w:space="0" w:color="auto"/>
                    <w:bottom w:val="none" w:sz="0" w:space="0" w:color="auto"/>
                    <w:right w:val="none" w:sz="0" w:space="0" w:color="auto"/>
                  </w:divBdr>
                </w:div>
                <w:div w:id="489059052">
                  <w:marLeft w:val="0"/>
                  <w:marRight w:val="0"/>
                  <w:marTop w:val="0"/>
                  <w:marBottom w:val="0"/>
                  <w:divBdr>
                    <w:top w:val="none" w:sz="0" w:space="0" w:color="auto"/>
                    <w:left w:val="none" w:sz="0" w:space="0" w:color="auto"/>
                    <w:bottom w:val="none" w:sz="0" w:space="0" w:color="auto"/>
                    <w:right w:val="none" w:sz="0" w:space="0" w:color="auto"/>
                  </w:divBdr>
                </w:div>
                <w:div w:id="595290538">
                  <w:marLeft w:val="0"/>
                  <w:marRight w:val="0"/>
                  <w:marTop w:val="0"/>
                  <w:marBottom w:val="0"/>
                  <w:divBdr>
                    <w:top w:val="none" w:sz="0" w:space="0" w:color="auto"/>
                    <w:left w:val="none" w:sz="0" w:space="0" w:color="auto"/>
                    <w:bottom w:val="none" w:sz="0" w:space="0" w:color="auto"/>
                    <w:right w:val="none" w:sz="0" w:space="0" w:color="auto"/>
                  </w:divBdr>
                </w:div>
                <w:div w:id="595595191">
                  <w:marLeft w:val="0"/>
                  <w:marRight w:val="0"/>
                  <w:marTop w:val="0"/>
                  <w:marBottom w:val="0"/>
                  <w:divBdr>
                    <w:top w:val="none" w:sz="0" w:space="0" w:color="auto"/>
                    <w:left w:val="none" w:sz="0" w:space="0" w:color="auto"/>
                    <w:bottom w:val="none" w:sz="0" w:space="0" w:color="auto"/>
                    <w:right w:val="none" w:sz="0" w:space="0" w:color="auto"/>
                  </w:divBdr>
                </w:div>
                <w:div w:id="630325252">
                  <w:marLeft w:val="0"/>
                  <w:marRight w:val="0"/>
                  <w:marTop w:val="0"/>
                  <w:marBottom w:val="0"/>
                  <w:divBdr>
                    <w:top w:val="none" w:sz="0" w:space="0" w:color="auto"/>
                    <w:left w:val="none" w:sz="0" w:space="0" w:color="auto"/>
                    <w:bottom w:val="none" w:sz="0" w:space="0" w:color="auto"/>
                    <w:right w:val="none" w:sz="0" w:space="0" w:color="auto"/>
                  </w:divBdr>
                </w:div>
                <w:div w:id="641352861">
                  <w:marLeft w:val="0"/>
                  <w:marRight w:val="0"/>
                  <w:marTop w:val="0"/>
                  <w:marBottom w:val="0"/>
                  <w:divBdr>
                    <w:top w:val="none" w:sz="0" w:space="0" w:color="auto"/>
                    <w:left w:val="none" w:sz="0" w:space="0" w:color="auto"/>
                    <w:bottom w:val="none" w:sz="0" w:space="0" w:color="auto"/>
                    <w:right w:val="none" w:sz="0" w:space="0" w:color="auto"/>
                  </w:divBdr>
                </w:div>
                <w:div w:id="649484009">
                  <w:marLeft w:val="0"/>
                  <w:marRight w:val="0"/>
                  <w:marTop w:val="0"/>
                  <w:marBottom w:val="0"/>
                  <w:divBdr>
                    <w:top w:val="none" w:sz="0" w:space="0" w:color="auto"/>
                    <w:left w:val="none" w:sz="0" w:space="0" w:color="auto"/>
                    <w:bottom w:val="none" w:sz="0" w:space="0" w:color="auto"/>
                    <w:right w:val="none" w:sz="0" w:space="0" w:color="auto"/>
                  </w:divBdr>
                </w:div>
                <w:div w:id="673413500">
                  <w:marLeft w:val="0"/>
                  <w:marRight w:val="0"/>
                  <w:marTop w:val="0"/>
                  <w:marBottom w:val="0"/>
                  <w:divBdr>
                    <w:top w:val="none" w:sz="0" w:space="0" w:color="auto"/>
                    <w:left w:val="none" w:sz="0" w:space="0" w:color="auto"/>
                    <w:bottom w:val="none" w:sz="0" w:space="0" w:color="auto"/>
                    <w:right w:val="none" w:sz="0" w:space="0" w:color="auto"/>
                  </w:divBdr>
                </w:div>
                <w:div w:id="690447575">
                  <w:marLeft w:val="0"/>
                  <w:marRight w:val="0"/>
                  <w:marTop w:val="0"/>
                  <w:marBottom w:val="0"/>
                  <w:divBdr>
                    <w:top w:val="none" w:sz="0" w:space="0" w:color="auto"/>
                    <w:left w:val="none" w:sz="0" w:space="0" w:color="auto"/>
                    <w:bottom w:val="none" w:sz="0" w:space="0" w:color="auto"/>
                    <w:right w:val="none" w:sz="0" w:space="0" w:color="auto"/>
                  </w:divBdr>
                </w:div>
                <w:div w:id="727846615">
                  <w:marLeft w:val="0"/>
                  <w:marRight w:val="0"/>
                  <w:marTop w:val="0"/>
                  <w:marBottom w:val="0"/>
                  <w:divBdr>
                    <w:top w:val="none" w:sz="0" w:space="0" w:color="auto"/>
                    <w:left w:val="none" w:sz="0" w:space="0" w:color="auto"/>
                    <w:bottom w:val="none" w:sz="0" w:space="0" w:color="auto"/>
                    <w:right w:val="none" w:sz="0" w:space="0" w:color="auto"/>
                  </w:divBdr>
                </w:div>
                <w:div w:id="859243200">
                  <w:marLeft w:val="0"/>
                  <w:marRight w:val="0"/>
                  <w:marTop w:val="0"/>
                  <w:marBottom w:val="0"/>
                  <w:divBdr>
                    <w:top w:val="none" w:sz="0" w:space="0" w:color="auto"/>
                    <w:left w:val="none" w:sz="0" w:space="0" w:color="auto"/>
                    <w:bottom w:val="none" w:sz="0" w:space="0" w:color="auto"/>
                    <w:right w:val="none" w:sz="0" w:space="0" w:color="auto"/>
                  </w:divBdr>
                </w:div>
                <w:div w:id="860126092">
                  <w:marLeft w:val="0"/>
                  <w:marRight w:val="0"/>
                  <w:marTop w:val="0"/>
                  <w:marBottom w:val="0"/>
                  <w:divBdr>
                    <w:top w:val="none" w:sz="0" w:space="0" w:color="auto"/>
                    <w:left w:val="none" w:sz="0" w:space="0" w:color="auto"/>
                    <w:bottom w:val="none" w:sz="0" w:space="0" w:color="auto"/>
                    <w:right w:val="none" w:sz="0" w:space="0" w:color="auto"/>
                  </w:divBdr>
                </w:div>
                <w:div w:id="880944087">
                  <w:marLeft w:val="0"/>
                  <w:marRight w:val="0"/>
                  <w:marTop w:val="0"/>
                  <w:marBottom w:val="0"/>
                  <w:divBdr>
                    <w:top w:val="none" w:sz="0" w:space="0" w:color="auto"/>
                    <w:left w:val="none" w:sz="0" w:space="0" w:color="auto"/>
                    <w:bottom w:val="none" w:sz="0" w:space="0" w:color="auto"/>
                    <w:right w:val="none" w:sz="0" w:space="0" w:color="auto"/>
                  </w:divBdr>
                </w:div>
                <w:div w:id="924416642">
                  <w:marLeft w:val="0"/>
                  <w:marRight w:val="0"/>
                  <w:marTop w:val="0"/>
                  <w:marBottom w:val="0"/>
                  <w:divBdr>
                    <w:top w:val="none" w:sz="0" w:space="0" w:color="auto"/>
                    <w:left w:val="none" w:sz="0" w:space="0" w:color="auto"/>
                    <w:bottom w:val="none" w:sz="0" w:space="0" w:color="auto"/>
                    <w:right w:val="none" w:sz="0" w:space="0" w:color="auto"/>
                  </w:divBdr>
                </w:div>
                <w:div w:id="946038313">
                  <w:marLeft w:val="0"/>
                  <w:marRight w:val="0"/>
                  <w:marTop w:val="0"/>
                  <w:marBottom w:val="0"/>
                  <w:divBdr>
                    <w:top w:val="none" w:sz="0" w:space="0" w:color="auto"/>
                    <w:left w:val="none" w:sz="0" w:space="0" w:color="auto"/>
                    <w:bottom w:val="none" w:sz="0" w:space="0" w:color="auto"/>
                    <w:right w:val="none" w:sz="0" w:space="0" w:color="auto"/>
                  </w:divBdr>
                </w:div>
                <w:div w:id="1023746108">
                  <w:marLeft w:val="0"/>
                  <w:marRight w:val="0"/>
                  <w:marTop w:val="0"/>
                  <w:marBottom w:val="0"/>
                  <w:divBdr>
                    <w:top w:val="none" w:sz="0" w:space="0" w:color="auto"/>
                    <w:left w:val="none" w:sz="0" w:space="0" w:color="auto"/>
                    <w:bottom w:val="none" w:sz="0" w:space="0" w:color="auto"/>
                    <w:right w:val="none" w:sz="0" w:space="0" w:color="auto"/>
                  </w:divBdr>
                </w:div>
                <w:div w:id="1126972841">
                  <w:marLeft w:val="0"/>
                  <w:marRight w:val="0"/>
                  <w:marTop w:val="0"/>
                  <w:marBottom w:val="0"/>
                  <w:divBdr>
                    <w:top w:val="none" w:sz="0" w:space="0" w:color="auto"/>
                    <w:left w:val="none" w:sz="0" w:space="0" w:color="auto"/>
                    <w:bottom w:val="none" w:sz="0" w:space="0" w:color="auto"/>
                    <w:right w:val="none" w:sz="0" w:space="0" w:color="auto"/>
                  </w:divBdr>
                </w:div>
                <w:div w:id="1132402397">
                  <w:marLeft w:val="0"/>
                  <w:marRight w:val="0"/>
                  <w:marTop w:val="0"/>
                  <w:marBottom w:val="0"/>
                  <w:divBdr>
                    <w:top w:val="none" w:sz="0" w:space="0" w:color="auto"/>
                    <w:left w:val="none" w:sz="0" w:space="0" w:color="auto"/>
                    <w:bottom w:val="none" w:sz="0" w:space="0" w:color="auto"/>
                    <w:right w:val="none" w:sz="0" w:space="0" w:color="auto"/>
                  </w:divBdr>
                </w:div>
                <w:div w:id="1148740906">
                  <w:marLeft w:val="0"/>
                  <w:marRight w:val="0"/>
                  <w:marTop w:val="0"/>
                  <w:marBottom w:val="0"/>
                  <w:divBdr>
                    <w:top w:val="none" w:sz="0" w:space="0" w:color="auto"/>
                    <w:left w:val="none" w:sz="0" w:space="0" w:color="auto"/>
                    <w:bottom w:val="none" w:sz="0" w:space="0" w:color="auto"/>
                    <w:right w:val="none" w:sz="0" w:space="0" w:color="auto"/>
                  </w:divBdr>
                </w:div>
                <w:div w:id="1192839721">
                  <w:marLeft w:val="0"/>
                  <w:marRight w:val="0"/>
                  <w:marTop w:val="0"/>
                  <w:marBottom w:val="0"/>
                  <w:divBdr>
                    <w:top w:val="none" w:sz="0" w:space="0" w:color="auto"/>
                    <w:left w:val="none" w:sz="0" w:space="0" w:color="auto"/>
                    <w:bottom w:val="none" w:sz="0" w:space="0" w:color="auto"/>
                    <w:right w:val="none" w:sz="0" w:space="0" w:color="auto"/>
                  </w:divBdr>
                </w:div>
                <w:div w:id="1257518721">
                  <w:marLeft w:val="0"/>
                  <w:marRight w:val="0"/>
                  <w:marTop w:val="0"/>
                  <w:marBottom w:val="0"/>
                  <w:divBdr>
                    <w:top w:val="none" w:sz="0" w:space="0" w:color="auto"/>
                    <w:left w:val="none" w:sz="0" w:space="0" w:color="auto"/>
                    <w:bottom w:val="none" w:sz="0" w:space="0" w:color="auto"/>
                    <w:right w:val="none" w:sz="0" w:space="0" w:color="auto"/>
                  </w:divBdr>
                </w:div>
                <w:div w:id="1295285603">
                  <w:marLeft w:val="0"/>
                  <w:marRight w:val="0"/>
                  <w:marTop w:val="0"/>
                  <w:marBottom w:val="0"/>
                  <w:divBdr>
                    <w:top w:val="none" w:sz="0" w:space="0" w:color="auto"/>
                    <w:left w:val="none" w:sz="0" w:space="0" w:color="auto"/>
                    <w:bottom w:val="none" w:sz="0" w:space="0" w:color="auto"/>
                    <w:right w:val="none" w:sz="0" w:space="0" w:color="auto"/>
                  </w:divBdr>
                </w:div>
                <w:div w:id="1310748580">
                  <w:marLeft w:val="0"/>
                  <w:marRight w:val="0"/>
                  <w:marTop w:val="0"/>
                  <w:marBottom w:val="0"/>
                  <w:divBdr>
                    <w:top w:val="none" w:sz="0" w:space="0" w:color="auto"/>
                    <w:left w:val="none" w:sz="0" w:space="0" w:color="auto"/>
                    <w:bottom w:val="none" w:sz="0" w:space="0" w:color="auto"/>
                    <w:right w:val="none" w:sz="0" w:space="0" w:color="auto"/>
                  </w:divBdr>
                </w:div>
                <w:div w:id="1376661676">
                  <w:marLeft w:val="0"/>
                  <w:marRight w:val="0"/>
                  <w:marTop w:val="0"/>
                  <w:marBottom w:val="0"/>
                  <w:divBdr>
                    <w:top w:val="none" w:sz="0" w:space="0" w:color="auto"/>
                    <w:left w:val="none" w:sz="0" w:space="0" w:color="auto"/>
                    <w:bottom w:val="none" w:sz="0" w:space="0" w:color="auto"/>
                    <w:right w:val="none" w:sz="0" w:space="0" w:color="auto"/>
                  </w:divBdr>
                </w:div>
                <w:div w:id="1384057898">
                  <w:marLeft w:val="0"/>
                  <w:marRight w:val="0"/>
                  <w:marTop w:val="0"/>
                  <w:marBottom w:val="0"/>
                  <w:divBdr>
                    <w:top w:val="none" w:sz="0" w:space="0" w:color="auto"/>
                    <w:left w:val="none" w:sz="0" w:space="0" w:color="auto"/>
                    <w:bottom w:val="none" w:sz="0" w:space="0" w:color="auto"/>
                    <w:right w:val="none" w:sz="0" w:space="0" w:color="auto"/>
                  </w:divBdr>
                </w:div>
                <w:div w:id="1398895767">
                  <w:marLeft w:val="0"/>
                  <w:marRight w:val="0"/>
                  <w:marTop w:val="0"/>
                  <w:marBottom w:val="0"/>
                  <w:divBdr>
                    <w:top w:val="none" w:sz="0" w:space="0" w:color="auto"/>
                    <w:left w:val="none" w:sz="0" w:space="0" w:color="auto"/>
                    <w:bottom w:val="none" w:sz="0" w:space="0" w:color="auto"/>
                    <w:right w:val="none" w:sz="0" w:space="0" w:color="auto"/>
                  </w:divBdr>
                </w:div>
                <w:div w:id="1409498148">
                  <w:marLeft w:val="0"/>
                  <w:marRight w:val="0"/>
                  <w:marTop w:val="0"/>
                  <w:marBottom w:val="0"/>
                  <w:divBdr>
                    <w:top w:val="none" w:sz="0" w:space="0" w:color="auto"/>
                    <w:left w:val="none" w:sz="0" w:space="0" w:color="auto"/>
                    <w:bottom w:val="none" w:sz="0" w:space="0" w:color="auto"/>
                    <w:right w:val="none" w:sz="0" w:space="0" w:color="auto"/>
                  </w:divBdr>
                </w:div>
                <w:div w:id="1453593051">
                  <w:marLeft w:val="0"/>
                  <w:marRight w:val="0"/>
                  <w:marTop w:val="0"/>
                  <w:marBottom w:val="0"/>
                  <w:divBdr>
                    <w:top w:val="none" w:sz="0" w:space="0" w:color="auto"/>
                    <w:left w:val="none" w:sz="0" w:space="0" w:color="auto"/>
                    <w:bottom w:val="none" w:sz="0" w:space="0" w:color="auto"/>
                    <w:right w:val="none" w:sz="0" w:space="0" w:color="auto"/>
                  </w:divBdr>
                </w:div>
                <w:div w:id="1477334073">
                  <w:marLeft w:val="0"/>
                  <w:marRight w:val="0"/>
                  <w:marTop w:val="0"/>
                  <w:marBottom w:val="0"/>
                  <w:divBdr>
                    <w:top w:val="none" w:sz="0" w:space="0" w:color="auto"/>
                    <w:left w:val="none" w:sz="0" w:space="0" w:color="auto"/>
                    <w:bottom w:val="none" w:sz="0" w:space="0" w:color="auto"/>
                    <w:right w:val="none" w:sz="0" w:space="0" w:color="auto"/>
                  </w:divBdr>
                </w:div>
                <w:div w:id="1494876352">
                  <w:marLeft w:val="0"/>
                  <w:marRight w:val="0"/>
                  <w:marTop w:val="0"/>
                  <w:marBottom w:val="0"/>
                  <w:divBdr>
                    <w:top w:val="none" w:sz="0" w:space="0" w:color="auto"/>
                    <w:left w:val="none" w:sz="0" w:space="0" w:color="auto"/>
                    <w:bottom w:val="none" w:sz="0" w:space="0" w:color="auto"/>
                    <w:right w:val="none" w:sz="0" w:space="0" w:color="auto"/>
                  </w:divBdr>
                </w:div>
                <w:div w:id="1508206105">
                  <w:marLeft w:val="0"/>
                  <w:marRight w:val="0"/>
                  <w:marTop w:val="0"/>
                  <w:marBottom w:val="0"/>
                  <w:divBdr>
                    <w:top w:val="none" w:sz="0" w:space="0" w:color="auto"/>
                    <w:left w:val="none" w:sz="0" w:space="0" w:color="auto"/>
                    <w:bottom w:val="none" w:sz="0" w:space="0" w:color="auto"/>
                    <w:right w:val="none" w:sz="0" w:space="0" w:color="auto"/>
                  </w:divBdr>
                </w:div>
                <w:div w:id="1525246044">
                  <w:marLeft w:val="0"/>
                  <w:marRight w:val="0"/>
                  <w:marTop w:val="0"/>
                  <w:marBottom w:val="0"/>
                  <w:divBdr>
                    <w:top w:val="none" w:sz="0" w:space="0" w:color="auto"/>
                    <w:left w:val="none" w:sz="0" w:space="0" w:color="auto"/>
                    <w:bottom w:val="none" w:sz="0" w:space="0" w:color="auto"/>
                    <w:right w:val="none" w:sz="0" w:space="0" w:color="auto"/>
                  </w:divBdr>
                </w:div>
                <w:div w:id="1598755111">
                  <w:marLeft w:val="0"/>
                  <w:marRight w:val="0"/>
                  <w:marTop w:val="0"/>
                  <w:marBottom w:val="0"/>
                  <w:divBdr>
                    <w:top w:val="none" w:sz="0" w:space="0" w:color="auto"/>
                    <w:left w:val="none" w:sz="0" w:space="0" w:color="auto"/>
                    <w:bottom w:val="none" w:sz="0" w:space="0" w:color="auto"/>
                    <w:right w:val="none" w:sz="0" w:space="0" w:color="auto"/>
                  </w:divBdr>
                </w:div>
                <w:div w:id="1607811095">
                  <w:marLeft w:val="0"/>
                  <w:marRight w:val="0"/>
                  <w:marTop w:val="0"/>
                  <w:marBottom w:val="0"/>
                  <w:divBdr>
                    <w:top w:val="none" w:sz="0" w:space="0" w:color="auto"/>
                    <w:left w:val="none" w:sz="0" w:space="0" w:color="auto"/>
                    <w:bottom w:val="none" w:sz="0" w:space="0" w:color="auto"/>
                    <w:right w:val="none" w:sz="0" w:space="0" w:color="auto"/>
                  </w:divBdr>
                </w:div>
                <w:div w:id="1638143097">
                  <w:marLeft w:val="0"/>
                  <w:marRight w:val="0"/>
                  <w:marTop w:val="0"/>
                  <w:marBottom w:val="0"/>
                  <w:divBdr>
                    <w:top w:val="none" w:sz="0" w:space="0" w:color="auto"/>
                    <w:left w:val="none" w:sz="0" w:space="0" w:color="auto"/>
                    <w:bottom w:val="none" w:sz="0" w:space="0" w:color="auto"/>
                    <w:right w:val="none" w:sz="0" w:space="0" w:color="auto"/>
                  </w:divBdr>
                </w:div>
                <w:div w:id="1641156328">
                  <w:marLeft w:val="0"/>
                  <w:marRight w:val="0"/>
                  <w:marTop w:val="0"/>
                  <w:marBottom w:val="0"/>
                  <w:divBdr>
                    <w:top w:val="none" w:sz="0" w:space="0" w:color="auto"/>
                    <w:left w:val="none" w:sz="0" w:space="0" w:color="auto"/>
                    <w:bottom w:val="none" w:sz="0" w:space="0" w:color="auto"/>
                    <w:right w:val="none" w:sz="0" w:space="0" w:color="auto"/>
                  </w:divBdr>
                </w:div>
                <w:div w:id="1854227157">
                  <w:marLeft w:val="0"/>
                  <w:marRight w:val="0"/>
                  <w:marTop w:val="0"/>
                  <w:marBottom w:val="0"/>
                  <w:divBdr>
                    <w:top w:val="none" w:sz="0" w:space="0" w:color="auto"/>
                    <w:left w:val="none" w:sz="0" w:space="0" w:color="auto"/>
                    <w:bottom w:val="none" w:sz="0" w:space="0" w:color="auto"/>
                    <w:right w:val="none" w:sz="0" w:space="0" w:color="auto"/>
                  </w:divBdr>
                </w:div>
                <w:div w:id="1908227506">
                  <w:marLeft w:val="0"/>
                  <w:marRight w:val="0"/>
                  <w:marTop w:val="0"/>
                  <w:marBottom w:val="0"/>
                  <w:divBdr>
                    <w:top w:val="none" w:sz="0" w:space="0" w:color="auto"/>
                    <w:left w:val="none" w:sz="0" w:space="0" w:color="auto"/>
                    <w:bottom w:val="none" w:sz="0" w:space="0" w:color="auto"/>
                    <w:right w:val="none" w:sz="0" w:space="0" w:color="auto"/>
                  </w:divBdr>
                </w:div>
                <w:div w:id="1977293505">
                  <w:marLeft w:val="0"/>
                  <w:marRight w:val="0"/>
                  <w:marTop w:val="0"/>
                  <w:marBottom w:val="0"/>
                  <w:divBdr>
                    <w:top w:val="none" w:sz="0" w:space="0" w:color="auto"/>
                    <w:left w:val="none" w:sz="0" w:space="0" w:color="auto"/>
                    <w:bottom w:val="none" w:sz="0" w:space="0" w:color="auto"/>
                    <w:right w:val="none" w:sz="0" w:space="0" w:color="auto"/>
                  </w:divBdr>
                </w:div>
                <w:div w:id="2033652231">
                  <w:marLeft w:val="0"/>
                  <w:marRight w:val="0"/>
                  <w:marTop w:val="0"/>
                  <w:marBottom w:val="0"/>
                  <w:divBdr>
                    <w:top w:val="none" w:sz="0" w:space="0" w:color="auto"/>
                    <w:left w:val="none" w:sz="0" w:space="0" w:color="auto"/>
                    <w:bottom w:val="none" w:sz="0" w:space="0" w:color="auto"/>
                    <w:right w:val="none" w:sz="0" w:space="0" w:color="auto"/>
                  </w:divBdr>
                </w:div>
                <w:div w:id="2075083057">
                  <w:marLeft w:val="0"/>
                  <w:marRight w:val="0"/>
                  <w:marTop w:val="0"/>
                  <w:marBottom w:val="0"/>
                  <w:divBdr>
                    <w:top w:val="none" w:sz="0" w:space="0" w:color="auto"/>
                    <w:left w:val="none" w:sz="0" w:space="0" w:color="auto"/>
                    <w:bottom w:val="none" w:sz="0" w:space="0" w:color="auto"/>
                    <w:right w:val="none" w:sz="0" w:space="0" w:color="auto"/>
                  </w:divBdr>
                </w:div>
                <w:div w:id="2084985979">
                  <w:marLeft w:val="0"/>
                  <w:marRight w:val="0"/>
                  <w:marTop w:val="0"/>
                  <w:marBottom w:val="0"/>
                  <w:divBdr>
                    <w:top w:val="none" w:sz="0" w:space="0" w:color="auto"/>
                    <w:left w:val="none" w:sz="0" w:space="0" w:color="auto"/>
                    <w:bottom w:val="none" w:sz="0" w:space="0" w:color="auto"/>
                    <w:right w:val="none" w:sz="0" w:space="0" w:color="auto"/>
                  </w:divBdr>
                </w:div>
                <w:div w:id="2119518313">
                  <w:marLeft w:val="0"/>
                  <w:marRight w:val="0"/>
                  <w:marTop w:val="0"/>
                  <w:marBottom w:val="0"/>
                  <w:divBdr>
                    <w:top w:val="none" w:sz="0" w:space="0" w:color="auto"/>
                    <w:left w:val="none" w:sz="0" w:space="0" w:color="auto"/>
                    <w:bottom w:val="none" w:sz="0" w:space="0" w:color="auto"/>
                    <w:right w:val="none" w:sz="0" w:space="0" w:color="auto"/>
                  </w:divBdr>
                </w:div>
                <w:div w:id="2132899507">
                  <w:marLeft w:val="0"/>
                  <w:marRight w:val="0"/>
                  <w:marTop w:val="0"/>
                  <w:marBottom w:val="0"/>
                  <w:divBdr>
                    <w:top w:val="none" w:sz="0" w:space="0" w:color="auto"/>
                    <w:left w:val="none" w:sz="0" w:space="0" w:color="auto"/>
                    <w:bottom w:val="none" w:sz="0" w:space="0" w:color="auto"/>
                    <w:right w:val="none" w:sz="0" w:space="0" w:color="auto"/>
                  </w:divBdr>
                </w:div>
              </w:divsChild>
            </w:div>
            <w:div w:id="1861696331">
              <w:marLeft w:val="0"/>
              <w:marRight w:val="0"/>
              <w:marTop w:val="0"/>
              <w:marBottom w:val="0"/>
              <w:divBdr>
                <w:top w:val="none" w:sz="0" w:space="0" w:color="auto"/>
                <w:left w:val="none" w:sz="0" w:space="0" w:color="auto"/>
                <w:bottom w:val="none" w:sz="0" w:space="0" w:color="auto"/>
                <w:right w:val="none" w:sz="0" w:space="0" w:color="auto"/>
              </w:divBdr>
            </w:div>
            <w:div w:id="1862472609">
              <w:marLeft w:val="0"/>
              <w:marRight w:val="0"/>
              <w:marTop w:val="0"/>
              <w:marBottom w:val="0"/>
              <w:divBdr>
                <w:top w:val="none" w:sz="0" w:space="0" w:color="auto"/>
                <w:left w:val="none" w:sz="0" w:space="0" w:color="auto"/>
                <w:bottom w:val="none" w:sz="0" w:space="0" w:color="auto"/>
                <w:right w:val="none" w:sz="0" w:space="0" w:color="auto"/>
              </w:divBdr>
            </w:div>
            <w:div w:id="1864780301">
              <w:marLeft w:val="0"/>
              <w:marRight w:val="0"/>
              <w:marTop w:val="0"/>
              <w:marBottom w:val="0"/>
              <w:divBdr>
                <w:top w:val="none" w:sz="0" w:space="0" w:color="auto"/>
                <w:left w:val="none" w:sz="0" w:space="0" w:color="auto"/>
                <w:bottom w:val="none" w:sz="0" w:space="0" w:color="auto"/>
                <w:right w:val="none" w:sz="0" w:space="0" w:color="auto"/>
              </w:divBdr>
            </w:div>
            <w:div w:id="1871727130">
              <w:marLeft w:val="0"/>
              <w:marRight w:val="0"/>
              <w:marTop w:val="0"/>
              <w:marBottom w:val="0"/>
              <w:divBdr>
                <w:top w:val="none" w:sz="0" w:space="0" w:color="auto"/>
                <w:left w:val="none" w:sz="0" w:space="0" w:color="auto"/>
                <w:bottom w:val="none" w:sz="0" w:space="0" w:color="auto"/>
                <w:right w:val="none" w:sz="0" w:space="0" w:color="auto"/>
              </w:divBdr>
            </w:div>
            <w:div w:id="1871793262">
              <w:marLeft w:val="0"/>
              <w:marRight w:val="0"/>
              <w:marTop w:val="0"/>
              <w:marBottom w:val="0"/>
              <w:divBdr>
                <w:top w:val="none" w:sz="0" w:space="0" w:color="auto"/>
                <w:left w:val="none" w:sz="0" w:space="0" w:color="auto"/>
                <w:bottom w:val="none" w:sz="0" w:space="0" w:color="auto"/>
                <w:right w:val="none" w:sz="0" w:space="0" w:color="auto"/>
              </w:divBdr>
            </w:div>
            <w:div w:id="1871869256">
              <w:marLeft w:val="0"/>
              <w:marRight w:val="0"/>
              <w:marTop w:val="0"/>
              <w:marBottom w:val="0"/>
              <w:divBdr>
                <w:top w:val="none" w:sz="0" w:space="0" w:color="auto"/>
                <w:left w:val="none" w:sz="0" w:space="0" w:color="auto"/>
                <w:bottom w:val="none" w:sz="0" w:space="0" w:color="auto"/>
                <w:right w:val="none" w:sz="0" w:space="0" w:color="auto"/>
              </w:divBdr>
            </w:div>
            <w:div w:id="1876188310">
              <w:marLeft w:val="0"/>
              <w:marRight w:val="0"/>
              <w:marTop w:val="0"/>
              <w:marBottom w:val="0"/>
              <w:divBdr>
                <w:top w:val="none" w:sz="0" w:space="0" w:color="auto"/>
                <w:left w:val="none" w:sz="0" w:space="0" w:color="auto"/>
                <w:bottom w:val="none" w:sz="0" w:space="0" w:color="auto"/>
                <w:right w:val="none" w:sz="0" w:space="0" w:color="auto"/>
              </w:divBdr>
            </w:div>
            <w:div w:id="1878394069">
              <w:marLeft w:val="0"/>
              <w:marRight w:val="0"/>
              <w:marTop w:val="0"/>
              <w:marBottom w:val="0"/>
              <w:divBdr>
                <w:top w:val="none" w:sz="0" w:space="0" w:color="auto"/>
                <w:left w:val="none" w:sz="0" w:space="0" w:color="auto"/>
                <w:bottom w:val="none" w:sz="0" w:space="0" w:color="auto"/>
                <w:right w:val="none" w:sz="0" w:space="0" w:color="auto"/>
              </w:divBdr>
            </w:div>
            <w:div w:id="1878810152">
              <w:marLeft w:val="0"/>
              <w:marRight w:val="0"/>
              <w:marTop w:val="0"/>
              <w:marBottom w:val="0"/>
              <w:divBdr>
                <w:top w:val="none" w:sz="0" w:space="0" w:color="auto"/>
                <w:left w:val="none" w:sz="0" w:space="0" w:color="auto"/>
                <w:bottom w:val="none" w:sz="0" w:space="0" w:color="auto"/>
                <w:right w:val="none" w:sz="0" w:space="0" w:color="auto"/>
              </w:divBdr>
            </w:div>
            <w:div w:id="1879389851">
              <w:marLeft w:val="0"/>
              <w:marRight w:val="0"/>
              <w:marTop w:val="0"/>
              <w:marBottom w:val="0"/>
              <w:divBdr>
                <w:top w:val="none" w:sz="0" w:space="0" w:color="auto"/>
                <w:left w:val="none" w:sz="0" w:space="0" w:color="auto"/>
                <w:bottom w:val="none" w:sz="0" w:space="0" w:color="auto"/>
                <w:right w:val="none" w:sz="0" w:space="0" w:color="auto"/>
              </w:divBdr>
            </w:div>
            <w:div w:id="1881697930">
              <w:marLeft w:val="0"/>
              <w:marRight w:val="0"/>
              <w:marTop w:val="0"/>
              <w:marBottom w:val="0"/>
              <w:divBdr>
                <w:top w:val="none" w:sz="0" w:space="0" w:color="auto"/>
                <w:left w:val="none" w:sz="0" w:space="0" w:color="auto"/>
                <w:bottom w:val="none" w:sz="0" w:space="0" w:color="auto"/>
                <w:right w:val="none" w:sz="0" w:space="0" w:color="auto"/>
              </w:divBdr>
            </w:div>
            <w:div w:id="1882278128">
              <w:marLeft w:val="0"/>
              <w:marRight w:val="0"/>
              <w:marTop w:val="0"/>
              <w:marBottom w:val="0"/>
              <w:divBdr>
                <w:top w:val="none" w:sz="0" w:space="0" w:color="auto"/>
                <w:left w:val="none" w:sz="0" w:space="0" w:color="auto"/>
                <w:bottom w:val="none" w:sz="0" w:space="0" w:color="auto"/>
                <w:right w:val="none" w:sz="0" w:space="0" w:color="auto"/>
              </w:divBdr>
            </w:div>
            <w:div w:id="1882327279">
              <w:marLeft w:val="0"/>
              <w:marRight w:val="0"/>
              <w:marTop w:val="0"/>
              <w:marBottom w:val="0"/>
              <w:divBdr>
                <w:top w:val="none" w:sz="0" w:space="0" w:color="auto"/>
                <w:left w:val="none" w:sz="0" w:space="0" w:color="auto"/>
                <w:bottom w:val="none" w:sz="0" w:space="0" w:color="auto"/>
                <w:right w:val="none" w:sz="0" w:space="0" w:color="auto"/>
              </w:divBdr>
            </w:div>
            <w:div w:id="1882590612">
              <w:marLeft w:val="0"/>
              <w:marRight w:val="0"/>
              <w:marTop w:val="0"/>
              <w:marBottom w:val="0"/>
              <w:divBdr>
                <w:top w:val="none" w:sz="0" w:space="0" w:color="auto"/>
                <w:left w:val="none" w:sz="0" w:space="0" w:color="auto"/>
                <w:bottom w:val="none" w:sz="0" w:space="0" w:color="auto"/>
                <w:right w:val="none" w:sz="0" w:space="0" w:color="auto"/>
              </w:divBdr>
            </w:div>
            <w:div w:id="1883205173">
              <w:marLeft w:val="0"/>
              <w:marRight w:val="0"/>
              <w:marTop w:val="360"/>
              <w:marBottom w:val="0"/>
              <w:divBdr>
                <w:top w:val="single" w:sz="6" w:space="0" w:color="auto"/>
                <w:left w:val="single" w:sz="6" w:space="0" w:color="auto"/>
                <w:bottom w:val="single" w:sz="6" w:space="0" w:color="auto"/>
                <w:right w:val="single" w:sz="6" w:space="0" w:color="auto"/>
              </w:divBdr>
            </w:div>
            <w:div w:id="1885025800">
              <w:marLeft w:val="0"/>
              <w:marRight w:val="0"/>
              <w:marTop w:val="360"/>
              <w:marBottom w:val="0"/>
              <w:divBdr>
                <w:top w:val="single" w:sz="6" w:space="0" w:color="auto"/>
                <w:left w:val="single" w:sz="6" w:space="0" w:color="auto"/>
                <w:bottom w:val="single" w:sz="6" w:space="0" w:color="auto"/>
                <w:right w:val="single" w:sz="6" w:space="0" w:color="auto"/>
              </w:divBdr>
            </w:div>
            <w:div w:id="1885753014">
              <w:marLeft w:val="0"/>
              <w:marRight w:val="0"/>
              <w:marTop w:val="0"/>
              <w:marBottom w:val="0"/>
              <w:divBdr>
                <w:top w:val="none" w:sz="0" w:space="0" w:color="auto"/>
                <w:left w:val="none" w:sz="0" w:space="0" w:color="auto"/>
                <w:bottom w:val="none" w:sz="0" w:space="0" w:color="auto"/>
                <w:right w:val="none" w:sz="0" w:space="0" w:color="auto"/>
              </w:divBdr>
            </w:div>
            <w:div w:id="1886092255">
              <w:marLeft w:val="0"/>
              <w:marRight w:val="0"/>
              <w:marTop w:val="0"/>
              <w:marBottom w:val="0"/>
              <w:divBdr>
                <w:top w:val="none" w:sz="0" w:space="0" w:color="auto"/>
                <w:left w:val="none" w:sz="0" w:space="0" w:color="auto"/>
                <w:bottom w:val="none" w:sz="0" w:space="0" w:color="auto"/>
                <w:right w:val="none" w:sz="0" w:space="0" w:color="auto"/>
              </w:divBdr>
            </w:div>
            <w:div w:id="1886332380">
              <w:marLeft w:val="0"/>
              <w:marRight w:val="0"/>
              <w:marTop w:val="0"/>
              <w:marBottom w:val="0"/>
              <w:divBdr>
                <w:top w:val="none" w:sz="0" w:space="0" w:color="auto"/>
                <w:left w:val="none" w:sz="0" w:space="0" w:color="auto"/>
                <w:bottom w:val="none" w:sz="0" w:space="0" w:color="auto"/>
                <w:right w:val="none" w:sz="0" w:space="0" w:color="auto"/>
              </w:divBdr>
            </w:div>
            <w:div w:id="1886915112">
              <w:marLeft w:val="0"/>
              <w:marRight w:val="0"/>
              <w:marTop w:val="0"/>
              <w:marBottom w:val="0"/>
              <w:divBdr>
                <w:top w:val="none" w:sz="0" w:space="0" w:color="auto"/>
                <w:left w:val="none" w:sz="0" w:space="0" w:color="auto"/>
                <w:bottom w:val="none" w:sz="0" w:space="0" w:color="auto"/>
                <w:right w:val="none" w:sz="0" w:space="0" w:color="auto"/>
              </w:divBdr>
            </w:div>
            <w:div w:id="1887789824">
              <w:marLeft w:val="0"/>
              <w:marRight w:val="0"/>
              <w:marTop w:val="0"/>
              <w:marBottom w:val="0"/>
              <w:divBdr>
                <w:top w:val="none" w:sz="0" w:space="0" w:color="auto"/>
                <w:left w:val="none" w:sz="0" w:space="0" w:color="auto"/>
                <w:bottom w:val="none" w:sz="0" w:space="0" w:color="auto"/>
                <w:right w:val="none" w:sz="0" w:space="0" w:color="auto"/>
              </w:divBdr>
            </w:div>
            <w:div w:id="1888488295">
              <w:marLeft w:val="0"/>
              <w:marRight w:val="0"/>
              <w:marTop w:val="360"/>
              <w:marBottom w:val="0"/>
              <w:divBdr>
                <w:top w:val="single" w:sz="6" w:space="0" w:color="auto"/>
                <w:left w:val="single" w:sz="6" w:space="0" w:color="auto"/>
                <w:bottom w:val="single" w:sz="6" w:space="0" w:color="auto"/>
                <w:right w:val="single" w:sz="6" w:space="0" w:color="auto"/>
              </w:divBdr>
            </w:div>
            <w:div w:id="1893612751">
              <w:marLeft w:val="0"/>
              <w:marRight w:val="0"/>
              <w:marTop w:val="0"/>
              <w:marBottom w:val="0"/>
              <w:divBdr>
                <w:top w:val="none" w:sz="0" w:space="0" w:color="auto"/>
                <w:left w:val="none" w:sz="0" w:space="0" w:color="auto"/>
                <w:bottom w:val="none" w:sz="0" w:space="0" w:color="auto"/>
                <w:right w:val="none" w:sz="0" w:space="0" w:color="auto"/>
              </w:divBdr>
            </w:div>
            <w:div w:id="1898541517">
              <w:marLeft w:val="0"/>
              <w:marRight w:val="0"/>
              <w:marTop w:val="0"/>
              <w:marBottom w:val="0"/>
              <w:divBdr>
                <w:top w:val="none" w:sz="0" w:space="0" w:color="auto"/>
                <w:left w:val="none" w:sz="0" w:space="0" w:color="auto"/>
                <w:bottom w:val="none" w:sz="0" w:space="0" w:color="auto"/>
                <w:right w:val="none" w:sz="0" w:space="0" w:color="auto"/>
              </w:divBdr>
            </w:div>
            <w:div w:id="1898936975">
              <w:marLeft w:val="0"/>
              <w:marRight w:val="0"/>
              <w:marTop w:val="0"/>
              <w:marBottom w:val="0"/>
              <w:divBdr>
                <w:top w:val="none" w:sz="0" w:space="0" w:color="auto"/>
                <w:left w:val="none" w:sz="0" w:space="0" w:color="auto"/>
                <w:bottom w:val="none" w:sz="0" w:space="0" w:color="auto"/>
                <w:right w:val="none" w:sz="0" w:space="0" w:color="auto"/>
              </w:divBdr>
            </w:div>
            <w:div w:id="1900052005">
              <w:marLeft w:val="0"/>
              <w:marRight w:val="0"/>
              <w:marTop w:val="0"/>
              <w:marBottom w:val="0"/>
              <w:divBdr>
                <w:top w:val="none" w:sz="0" w:space="0" w:color="auto"/>
                <w:left w:val="none" w:sz="0" w:space="0" w:color="auto"/>
                <w:bottom w:val="none" w:sz="0" w:space="0" w:color="auto"/>
                <w:right w:val="none" w:sz="0" w:space="0" w:color="auto"/>
              </w:divBdr>
            </w:div>
            <w:div w:id="1900171842">
              <w:marLeft w:val="0"/>
              <w:marRight w:val="0"/>
              <w:marTop w:val="0"/>
              <w:marBottom w:val="0"/>
              <w:divBdr>
                <w:top w:val="none" w:sz="0" w:space="0" w:color="auto"/>
                <w:left w:val="none" w:sz="0" w:space="0" w:color="auto"/>
                <w:bottom w:val="none" w:sz="0" w:space="0" w:color="auto"/>
                <w:right w:val="none" w:sz="0" w:space="0" w:color="auto"/>
              </w:divBdr>
            </w:div>
            <w:div w:id="1901625278">
              <w:marLeft w:val="0"/>
              <w:marRight w:val="0"/>
              <w:marTop w:val="0"/>
              <w:marBottom w:val="0"/>
              <w:divBdr>
                <w:top w:val="none" w:sz="0" w:space="0" w:color="auto"/>
                <w:left w:val="none" w:sz="0" w:space="0" w:color="auto"/>
                <w:bottom w:val="none" w:sz="0" w:space="0" w:color="auto"/>
                <w:right w:val="none" w:sz="0" w:space="0" w:color="auto"/>
              </w:divBdr>
            </w:div>
            <w:div w:id="1901792020">
              <w:marLeft w:val="0"/>
              <w:marRight w:val="0"/>
              <w:marTop w:val="0"/>
              <w:marBottom w:val="0"/>
              <w:divBdr>
                <w:top w:val="none" w:sz="0" w:space="0" w:color="auto"/>
                <w:left w:val="none" w:sz="0" w:space="0" w:color="auto"/>
                <w:bottom w:val="none" w:sz="0" w:space="0" w:color="auto"/>
                <w:right w:val="none" w:sz="0" w:space="0" w:color="auto"/>
              </w:divBdr>
            </w:div>
            <w:div w:id="1902597238">
              <w:marLeft w:val="0"/>
              <w:marRight w:val="0"/>
              <w:marTop w:val="0"/>
              <w:marBottom w:val="0"/>
              <w:divBdr>
                <w:top w:val="none" w:sz="0" w:space="0" w:color="auto"/>
                <w:left w:val="none" w:sz="0" w:space="0" w:color="auto"/>
                <w:bottom w:val="none" w:sz="0" w:space="0" w:color="auto"/>
                <w:right w:val="none" w:sz="0" w:space="0" w:color="auto"/>
              </w:divBdr>
            </w:div>
            <w:div w:id="1904751654">
              <w:marLeft w:val="0"/>
              <w:marRight w:val="0"/>
              <w:marTop w:val="0"/>
              <w:marBottom w:val="0"/>
              <w:divBdr>
                <w:top w:val="none" w:sz="0" w:space="0" w:color="auto"/>
                <w:left w:val="none" w:sz="0" w:space="0" w:color="auto"/>
                <w:bottom w:val="none" w:sz="0" w:space="0" w:color="auto"/>
                <w:right w:val="none" w:sz="0" w:space="0" w:color="auto"/>
              </w:divBdr>
            </w:div>
            <w:div w:id="1905406516">
              <w:marLeft w:val="0"/>
              <w:marRight w:val="0"/>
              <w:marTop w:val="0"/>
              <w:marBottom w:val="0"/>
              <w:divBdr>
                <w:top w:val="none" w:sz="0" w:space="0" w:color="auto"/>
                <w:left w:val="none" w:sz="0" w:space="0" w:color="auto"/>
                <w:bottom w:val="none" w:sz="0" w:space="0" w:color="auto"/>
                <w:right w:val="none" w:sz="0" w:space="0" w:color="auto"/>
              </w:divBdr>
            </w:div>
            <w:div w:id="1905600399">
              <w:marLeft w:val="0"/>
              <w:marRight w:val="0"/>
              <w:marTop w:val="0"/>
              <w:marBottom w:val="0"/>
              <w:divBdr>
                <w:top w:val="none" w:sz="0" w:space="0" w:color="auto"/>
                <w:left w:val="none" w:sz="0" w:space="0" w:color="auto"/>
                <w:bottom w:val="none" w:sz="0" w:space="0" w:color="auto"/>
                <w:right w:val="none" w:sz="0" w:space="0" w:color="auto"/>
              </w:divBdr>
            </w:div>
            <w:div w:id="1908031076">
              <w:marLeft w:val="0"/>
              <w:marRight w:val="0"/>
              <w:marTop w:val="0"/>
              <w:marBottom w:val="0"/>
              <w:divBdr>
                <w:top w:val="none" w:sz="0" w:space="0" w:color="auto"/>
                <w:left w:val="none" w:sz="0" w:space="0" w:color="auto"/>
                <w:bottom w:val="none" w:sz="0" w:space="0" w:color="auto"/>
                <w:right w:val="none" w:sz="0" w:space="0" w:color="auto"/>
              </w:divBdr>
            </w:div>
            <w:div w:id="1908152720">
              <w:marLeft w:val="0"/>
              <w:marRight w:val="0"/>
              <w:marTop w:val="0"/>
              <w:marBottom w:val="0"/>
              <w:divBdr>
                <w:top w:val="none" w:sz="0" w:space="0" w:color="auto"/>
                <w:left w:val="none" w:sz="0" w:space="0" w:color="auto"/>
                <w:bottom w:val="none" w:sz="0" w:space="0" w:color="auto"/>
                <w:right w:val="none" w:sz="0" w:space="0" w:color="auto"/>
              </w:divBdr>
            </w:div>
            <w:div w:id="1910382641">
              <w:marLeft w:val="0"/>
              <w:marRight w:val="0"/>
              <w:marTop w:val="0"/>
              <w:marBottom w:val="0"/>
              <w:divBdr>
                <w:top w:val="none" w:sz="0" w:space="0" w:color="auto"/>
                <w:left w:val="none" w:sz="0" w:space="0" w:color="auto"/>
                <w:bottom w:val="none" w:sz="0" w:space="0" w:color="auto"/>
                <w:right w:val="none" w:sz="0" w:space="0" w:color="auto"/>
              </w:divBdr>
            </w:div>
            <w:div w:id="1912471554">
              <w:marLeft w:val="0"/>
              <w:marRight w:val="0"/>
              <w:marTop w:val="0"/>
              <w:marBottom w:val="0"/>
              <w:divBdr>
                <w:top w:val="none" w:sz="0" w:space="0" w:color="auto"/>
                <w:left w:val="none" w:sz="0" w:space="0" w:color="auto"/>
                <w:bottom w:val="none" w:sz="0" w:space="0" w:color="auto"/>
                <w:right w:val="none" w:sz="0" w:space="0" w:color="auto"/>
              </w:divBdr>
            </w:div>
            <w:div w:id="1913466482">
              <w:marLeft w:val="0"/>
              <w:marRight w:val="0"/>
              <w:marTop w:val="0"/>
              <w:marBottom w:val="0"/>
              <w:divBdr>
                <w:top w:val="none" w:sz="0" w:space="0" w:color="auto"/>
                <w:left w:val="none" w:sz="0" w:space="0" w:color="auto"/>
                <w:bottom w:val="none" w:sz="0" w:space="0" w:color="auto"/>
                <w:right w:val="none" w:sz="0" w:space="0" w:color="auto"/>
              </w:divBdr>
            </w:div>
            <w:div w:id="1916157913">
              <w:marLeft w:val="0"/>
              <w:marRight w:val="0"/>
              <w:marTop w:val="0"/>
              <w:marBottom w:val="0"/>
              <w:divBdr>
                <w:top w:val="none" w:sz="0" w:space="0" w:color="auto"/>
                <w:left w:val="none" w:sz="0" w:space="0" w:color="auto"/>
                <w:bottom w:val="none" w:sz="0" w:space="0" w:color="auto"/>
                <w:right w:val="none" w:sz="0" w:space="0" w:color="auto"/>
              </w:divBdr>
            </w:div>
            <w:div w:id="1917128316">
              <w:marLeft w:val="0"/>
              <w:marRight w:val="0"/>
              <w:marTop w:val="0"/>
              <w:marBottom w:val="0"/>
              <w:divBdr>
                <w:top w:val="none" w:sz="0" w:space="0" w:color="auto"/>
                <w:left w:val="none" w:sz="0" w:space="0" w:color="auto"/>
                <w:bottom w:val="none" w:sz="0" w:space="0" w:color="auto"/>
                <w:right w:val="none" w:sz="0" w:space="0" w:color="auto"/>
              </w:divBdr>
            </w:div>
            <w:div w:id="1919288546">
              <w:marLeft w:val="0"/>
              <w:marRight w:val="0"/>
              <w:marTop w:val="0"/>
              <w:marBottom w:val="0"/>
              <w:divBdr>
                <w:top w:val="none" w:sz="0" w:space="0" w:color="auto"/>
                <w:left w:val="none" w:sz="0" w:space="0" w:color="auto"/>
                <w:bottom w:val="none" w:sz="0" w:space="0" w:color="auto"/>
                <w:right w:val="none" w:sz="0" w:space="0" w:color="auto"/>
              </w:divBdr>
            </w:div>
            <w:div w:id="1923683289">
              <w:marLeft w:val="0"/>
              <w:marRight w:val="0"/>
              <w:marTop w:val="0"/>
              <w:marBottom w:val="0"/>
              <w:divBdr>
                <w:top w:val="none" w:sz="0" w:space="0" w:color="auto"/>
                <w:left w:val="none" w:sz="0" w:space="0" w:color="auto"/>
                <w:bottom w:val="none" w:sz="0" w:space="0" w:color="auto"/>
                <w:right w:val="none" w:sz="0" w:space="0" w:color="auto"/>
              </w:divBdr>
            </w:div>
            <w:div w:id="1926842920">
              <w:marLeft w:val="0"/>
              <w:marRight w:val="0"/>
              <w:marTop w:val="0"/>
              <w:marBottom w:val="0"/>
              <w:divBdr>
                <w:top w:val="none" w:sz="0" w:space="0" w:color="auto"/>
                <w:left w:val="none" w:sz="0" w:space="0" w:color="auto"/>
                <w:bottom w:val="none" w:sz="0" w:space="0" w:color="auto"/>
                <w:right w:val="none" w:sz="0" w:space="0" w:color="auto"/>
              </w:divBdr>
            </w:div>
            <w:div w:id="1927152618">
              <w:marLeft w:val="0"/>
              <w:marRight w:val="0"/>
              <w:marTop w:val="0"/>
              <w:marBottom w:val="0"/>
              <w:divBdr>
                <w:top w:val="none" w:sz="0" w:space="0" w:color="auto"/>
                <w:left w:val="none" w:sz="0" w:space="0" w:color="auto"/>
                <w:bottom w:val="none" w:sz="0" w:space="0" w:color="auto"/>
                <w:right w:val="none" w:sz="0" w:space="0" w:color="auto"/>
              </w:divBdr>
            </w:div>
            <w:div w:id="1929802416">
              <w:marLeft w:val="0"/>
              <w:marRight w:val="0"/>
              <w:marTop w:val="0"/>
              <w:marBottom w:val="0"/>
              <w:divBdr>
                <w:top w:val="none" w:sz="0" w:space="0" w:color="auto"/>
                <w:left w:val="none" w:sz="0" w:space="0" w:color="auto"/>
                <w:bottom w:val="none" w:sz="0" w:space="0" w:color="auto"/>
                <w:right w:val="none" w:sz="0" w:space="0" w:color="auto"/>
              </w:divBdr>
            </w:div>
            <w:div w:id="1929998245">
              <w:marLeft w:val="0"/>
              <w:marRight w:val="0"/>
              <w:marTop w:val="0"/>
              <w:marBottom w:val="0"/>
              <w:divBdr>
                <w:top w:val="none" w:sz="0" w:space="0" w:color="auto"/>
                <w:left w:val="none" w:sz="0" w:space="0" w:color="auto"/>
                <w:bottom w:val="none" w:sz="0" w:space="0" w:color="auto"/>
                <w:right w:val="none" w:sz="0" w:space="0" w:color="auto"/>
              </w:divBdr>
            </w:div>
            <w:div w:id="1931237739">
              <w:marLeft w:val="0"/>
              <w:marRight w:val="0"/>
              <w:marTop w:val="0"/>
              <w:marBottom w:val="0"/>
              <w:divBdr>
                <w:top w:val="none" w:sz="0" w:space="0" w:color="auto"/>
                <w:left w:val="none" w:sz="0" w:space="0" w:color="auto"/>
                <w:bottom w:val="none" w:sz="0" w:space="0" w:color="auto"/>
                <w:right w:val="none" w:sz="0" w:space="0" w:color="auto"/>
              </w:divBdr>
            </w:div>
            <w:div w:id="1932011038">
              <w:marLeft w:val="0"/>
              <w:marRight w:val="0"/>
              <w:marTop w:val="0"/>
              <w:marBottom w:val="0"/>
              <w:divBdr>
                <w:top w:val="none" w:sz="0" w:space="0" w:color="auto"/>
                <w:left w:val="none" w:sz="0" w:space="0" w:color="auto"/>
                <w:bottom w:val="none" w:sz="0" w:space="0" w:color="auto"/>
                <w:right w:val="none" w:sz="0" w:space="0" w:color="auto"/>
              </w:divBdr>
            </w:div>
            <w:div w:id="1932203781">
              <w:marLeft w:val="0"/>
              <w:marRight w:val="0"/>
              <w:marTop w:val="0"/>
              <w:marBottom w:val="0"/>
              <w:divBdr>
                <w:top w:val="none" w:sz="0" w:space="0" w:color="auto"/>
                <w:left w:val="none" w:sz="0" w:space="0" w:color="auto"/>
                <w:bottom w:val="none" w:sz="0" w:space="0" w:color="auto"/>
                <w:right w:val="none" w:sz="0" w:space="0" w:color="auto"/>
              </w:divBdr>
            </w:div>
            <w:div w:id="1932734421">
              <w:marLeft w:val="0"/>
              <w:marRight w:val="0"/>
              <w:marTop w:val="0"/>
              <w:marBottom w:val="0"/>
              <w:divBdr>
                <w:top w:val="none" w:sz="0" w:space="0" w:color="auto"/>
                <w:left w:val="none" w:sz="0" w:space="0" w:color="auto"/>
                <w:bottom w:val="none" w:sz="0" w:space="0" w:color="auto"/>
                <w:right w:val="none" w:sz="0" w:space="0" w:color="auto"/>
              </w:divBdr>
            </w:div>
            <w:div w:id="1934699075">
              <w:marLeft w:val="0"/>
              <w:marRight w:val="0"/>
              <w:marTop w:val="0"/>
              <w:marBottom w:val="0"/>
              <w:divBdr>
                <w:top w:val="none" w:sz="0" w:space="0" w:color="auto"/>
                <w:left w:val="none" w:sz="0" w:space="0" w:color="auto"/>
                <w:bottom w:val="none" w:sz="0" w:space="0" w:color="auto"/>
                <w:right w:val="none" w:sz="0" w:space="0" w:color="auto"/>
              </w:divBdr>
            </w:div>
            <w:div w:id="1936743715">
              <w:marLeft w:val="0"/>
              <w:marRight w:val="0"/>
              <w:marTop w:val="0"/>
              <w:marBottom w:val="0"/>
              <w:divBdr>
                <w:top w:val="none" w:sz="0" w:space="0" w:color="auto"/>
                <w:left w:val="none" w:sz="0" w:space="0" w:color="auto"/>
                <w:bottom w:val="none" w:sz="0" w:space="0" w:color="auto"/>
                <w:right w:val="none" w:sz="0" w:space="0" w:color="auto"/>
              </w:divBdr>
            </w:div>
            <w:div w:id="1938438474">
              <w:marLeft w:val="0"/>
              <w:marRight w:val="0"/>
              <w:marTop w:val="0"/>
              <w:marBottom w:val="0"/>
              <w:divBdr>
                <w:top w:val="none" w:sz="0" w:space="0" w:color="auto"/>
                <w:left w:val="none" w:sz="0" w:space="0" w:color="auto"/>
                <w:bottom w:val="none" w:sz="0" w:space="0" w:color="auto"/>
                <w:right w:val="none" w:sz="0" w:space="0" w:color="auto"/>
              </w:divBdr>
            </w:div>
            <w:div w:id="1941987396">
              <w:marLeft w:val="0"/>
              <w:marRight w:val="0"/>
              <w:marTop w:val="0"/>
              <w:marBottom w:val="0"/>
              <w:divBdr>
                <w:top w:val="none" w:sz="0" w:space="0" w:color="auto"/>
                <w:left w:val="none" w:sz="0" w:space="0" w:color="auto"/>
                <w:bottom w:val="none" w:sz="0" w:space="0" w:color="auto"/>
                <w:right w:val="none" w:sz="0" w:space="0" w:color="auto"/>
              </w:divBdr>
            </w:div>
            <w:div w:id="1942109002">
              <w:marLeft w:val="0"/>
              <w:marRight w:val="0"/>
              <w:marTop w:val="0"/>
              <w:marBottom w:val="0"/>
              <w:divBdr>
                <w:top w:val="none" w:sz="0" w:space="0" w:color="auto"/>
                <w:left w:val="none" w:sz="0" w:space="0" w:color="auto"/>
                <w:bottom w:val="none" w:sz="0" w:space="0" w:color="auto"/>
                <w:right w:val="none" w:sz="0" w:space="0" w:color="auto"/>
              </w:divBdr>
            </w:div>
            <w:div w:id="1942716303">
              <w:marLeft w:val="0"/>
              <w:marRight w:val="0"/>
              <w:marTop w:val="0"/>
              <w:marBottom w:val="0"/>
              <w:divBdr>
                <w:top w:val="none" w:sz="0" w:space="0" w:color="auto"/>
                <w:left w:val="none" w:sz="0" w:space="0" w:color="auto"/>
                <w:bottom w:val="none" w:sz="0" w:space="0" w:color="auto"/>
                <w:right w:val="none" w:sz="0" w:space="0" w:color="auto"/>
              </w:divBdr>
            </w:div>
            <w:div w:id="1942763494">
              <w:marLeft w:val="0"/>
              <w:marRight w:val="0"/>
              <w:marTop w:val="0"/>
              <w:marBottom w:val="0"/>
              <w:divBdr>
                <w:top w:val="none" w:sz="0" w:space="0" w:color="auto"/>
                <w:left w:val="none" w:sz="0" w:space="0" w:color="auto"/>
                <w:bottom w:val="none" w:sz="0" w:space="0" w:color="auto"/>
                <w:right w:val="none" w:sz="0" w:space="0" w:color="auto"/>
              </w:divBdr>
            </w:div>
            <w:div w:id="1943799362">
              <w:marLeft w:val="0"/>
              <w:marRight w:val="0"/>
              <w:marTop w:val="0"/>
              <w:marBottom w:val="0"/>
              <w:divBdr>
                <w:top w:val="none" w:sz="0" w:space="0" w:color="auto"/>
                <w:left w:val="none" w:sz="0" w:space="0" w:color="auto"/>
                <w:bottom w:val="none" w:sz="0" w:space="0" w:color="auto"/>
                <w:right w:val="none" w:sz="0" w:space="0" w:color="auto"/>
              </w:divBdr>
            </w:div>
            <w:div w:id="1950577808">
              <w:marLeft w:val="0"/>
              <w:marRight w:val="0"/>
              <w:marTop w:val="0"/>
              <w:marBottom w:val="0"/>
              <w:divBdr>
                <w:top w:val="none" w:sz="0" w:space="0" w:color="auto"/>
                <w:left w:val="none" w:sz="0" w:space="0" w:color="auto"/>
                <w:bottom w:val="none" w:sz="0" w:space="0" w:color="auto"/>
                <w:right w:val="none" w:sz="0" w:space="0" w:color="auto"/>
              </w:divBdr>
            </w:div>
            <w:div w:id="1952012726">
              <w:marLeft w:val="0"/>
              <w:marRight w:val="0"/>
              <w:marTop w:val="0"/>
              <w:marBottom w:val="0"/>
              <w:divBdr>
                <w:top w:val="none" w:sz="0" w:space="0" w:color="auto"/>
                <w:left w:val="none" w:sz="0" w:space="0" w:color="auto"/>
                <w:bottom w:val="none" w:sz="0" w:space="0" w:color="auto"/>
                <w:right w:val="none" w:sz="0" w:space="0" w:color="auto"/>
              </w:divBdr>
            </w:div>
            <w:div w:id="1952394306">
              <w:marLeft w:val="0"/>
              <w:marRight w:val="0"/>
              <w:marTop w:val="0"/>
              <w:marBottom w:val="0"/>
              <w:divBdr>
                <w:top w:val="none" w:sz="0" w:space="0" w:color="auto"/>
                <w:left w:val="none" w:sz="0" w:space="0" w:color="auto"/>
                <w:bottom w:val="none" w:sz="0" w:space="0" w:color="auto"/>
                <w:right w:val="none" w:sz="0" w:space="0" w:color="auto"/>
              </w:divBdr>
            </w:div>
            <w:div w:id="1953974907">
              <w:marLeft w:val="0"/>
              <w:marRight w:val="0"/>
              <w:marTop w:val="0"/>
              <w:marBottom w:val="0"/>
              <w:divBdr>
                <w:top w:val="none" w:sz="0" w:space="0" w:color="auto"/>
                <w:left w:val="none" w:sz="0" w:space="0" w:color="auto"/>
                <w:bottom w:val="none" w:sz="0" w:space="0" w:color="auto"/>
                <w:right w:val="none" w:sz="0" w:space="0" w:color="auto"/>
              </w:divBdr>
            </w:div>
            <w:div w:id="1954090693">
              <w:marLeft w:val="0"/>
              <w:marRight w:val="0"/>
              <w:marTop w:val="0"/>
              <w:marBottom w:val="0"/>
              <w:divBdr>
                <w:top w:val="none" w:sz="0" w:space="0" w:color="auto"/>
                <w:left w:val="none" w:sz="0" w:space="0" w:color="auto"/>
                <w:bottom w:val="none" w:sz="0" w:space="0" w:color="auto"/>
                <w:right w:val="none" w:sz="0" w:space="0" w:color="auto"/>
              </w:divBdr>
            </w:div>
            <w:div w:id="1955205999">
              <w:marLeft w:val="0"/>
              <w:marRight w:val="0"/>
              <w:marTop w:val="0"/>
              <w:marBottom w:val="0"/>
              <w:divBdr>
                <w:top w:val="none" w:sz="0" w:space="0" w:color="auto"/>
                <w:left w:val="none" w:sz="0" w:space="0" w:color="auto"/>
                <w:bottom w:val="none" w:sz="0" w:space="0" w:color="auto"/>
                <w:right w:val="none" w:sz="0" w:space="0" w:color="auto"/>
              </w:divBdr>
            </w:div>
            <w:div w:id="1958754282">
              <w:marLeft w:val="0"/>
              <w:marRight w:val="0"/>
              <w:marTop w:val="0"/>
              <w:marBottom w:val="0"/>
              <w:divBdr>
                <w:top w:val="none" w:sz="0" w:space="0" w:color="auto"/>
                <w:left w:val="none" w:sz="0" w:space="0" w:color="auto"/>
                <w:bottom w:val="none" w:sz="0" w:space="0" w:color="auto"/>
                <w:right w:val="none" w:sz="0" w:space="0" w:color="auto"/>
              </w:divBdr>
            </w:div>
            <w:div w:id="1958950371">
              <w:marLeft w:val="0"/>
              <w:marRight w:val="0"/>
              <w:marTop w:val="0"/>
              <w:marBottom w:val="0"/>
              <w:divBdr>
                <w:top w:val="none" w:sz="0" w:space="0" w:color="auto"/>
                <w:left w:val="none" w:sz="0" w:space="0" w:color="auto"/>
                <w:bottom w:val="none" w:sz="0" w:space="0" w:color="auto"/>
                <w:right w:val="none" w:sz="0" w:space="0" w:color="auto"/>
              </w:divBdr>
            </w:div>
            <w:div w:id="1959602233">
              <w:marLeft w:val="0"/>
              <w:marRight w:val="0"/>
              <w:marTop w:val="0"/>
              <w:marBottom w:val="0"/>
              <w:divBdr>
                <w:top w:val="none" w:sz="0" w:space="0" w:color="auto"/>
                <w:left w:val="none" w:sz="0" w:space="0" w:color="auto"/>
                <w:bottom w:val="none" w:sz="0" w:space="0" w:color="auto"/>
                <w:right w:val="none" w:sz="0" w:space="0" w:color="auto"/>
              </w:divBdr>
            </w:div>
            <w:div w:id="1963264611">
              <w:marLeft w:val="0"/>
              <w:marRight w:val="0"/>
              <w:marTop w:val="0"/>
              <w:marBottom w:val="0"/>
              <w:divBdr>
                <w:top w:val="none" w:sz="0" w:space="0" w:color="auto"/>
                <w:left w:val="none" w:sz="0" w:space="0" w:color="auto"/>
                <w:bottom w:val="none" w:sz="0" w:space="0" w:color="auto"/>
                <w:right w:val="none" w:sz="0" w:space="0" w:color="auto"/>
              </w:divBdr>
            </w:div>
            <w:div w:id="1967395186">
              <w:marLeft w:val="0"/>
              <w:marRight w:val="0"/>
              <w:marTop w:val="0"/>
              <w:marBottom w:val="0"/>
              <w:divBdr>
                <w:top w:val="none" w:sz="0" w:space="0" w:color="auto"/>
                <w:left w:val="none" w:sz="0" w:space="0" w:color="auto"/>
                <w:bottom w:val="none" w:sz="0" w:space="0" w:color="auto"/>
                <w:right w:val="none" w:sz="0" w:space="0" w:color="auto"/>
              </w:divBdr>
            </w:div>
            <w:div w:id="1968200273">
              <w:marLeft w:val="0"/>
              <w:marRight w:val="0"/>
              <w:marTop w:val="0"/>
              <w:marBottom w:val="0"/>
              <w:divBdr>
                <w:top w:val="none" w:sz="0" w:space="0" w:color="auto"/>
                <w:left w:val="none" w:sz="0" w:space="0" w:color="auto"/>
                <w:bottom w:val="none" w:sz="0" w:space="0" w:color="auto"/>
                <w:right w:val="none" w:sz="0" w:space="0" w:color="auto"/>
              </w:divBdr>
            </w:div>
            <w:div w:id="1970622723">
              <w:marLeft w:val="0"/>
              <w:marRight w:val="0"/>
              <w:marTop w:val="0"/>
              <w:marBottom w:val="0"/>
              <w:divBdr>
                <w:top w:val="none" w:sz="0" w:space="0" w:color="auto"/>
                <w:left w:val="none" w:sz="0" w:space="0" w:color="auto"/>
                <w:bottom w:val="none" w:sz="0" w:space="0" w:color="auto"/>
                <w:right w:val="none" w:sz="0" w:space="0" w:color="auto"/>
              </w:divBdr>
            </w:div>
            <w:div w:id="1974016662">
              <w:marLeft w:val="0"/>
              <w:marRight w:val="0"/>
              <w:marTop w:val="0"/>
              <w:marBottom w:val="0"/>
              <w:divBdr>
                <w:top w:val="none" w:sz="0" w:space="0" w:color="auto"/>
                <w:left w:val="none" w:sz="0" w:space="0" w:color="auto"/>
                <w:bottom w:val="none" w:sz="0" w:space="0" w:color="auto"/>
                <w:right w:val="none" w:sz="0" w:space="0" w:color="auto"/>
              </w:divBdr>
            </w:div>
            <w:div w:id="1975332426">
              <w:marLeft w:val="0"/>
              <w:marRight w:val="0"/>
              <w:marTop w:val="0"/>
              <w:marBottom w:val="0"/>
              <w:divBdr>
                <w:top w:val="none" w:sz="0" w:space="0" w:color="auto"/>
                <w:left w:val="none" w:sz="0" w:space="0" w:color="auto"/>
                <w:bottom w:val="none" w:sz="0" w:space="0" w:color="auto"/>
                <w:right w:val="none" w:sz="0" w:space="0" w:color="auto"/>
              </w:divBdr>
            </w:div>
            <w:div w:id="1976376696">
              <w:marLeft w:val="0"/>
              <w:marRight w:val="0"/>
              <w:marTop w:val="0"/>
              <w:marBottom w:val="0"/>
              <w:divBdr>
                <w:top w:val="none" w:sz="0" w:space="0" w:color="auto"/>
                <w:left w:val="none" w:sz="0" w:space="0" w:color="auto"/>
                <w:bottom w:val="none" w:sz="0" w:space="0" w:color="auto"/>
                <w:right w:val="none" w:sz="0" w:space="0" w:color="auto"/>
              </w:divBdr>
            </w:div>
            <w:div w:id="1978148439">
              <w:marLeft w:val="0"/>
              <w:marRight w:val="0"/>
              <w:marTop w:val="0"/>
              <w:marBottom w:val="0"/>
              <w:divBdr>
                <w:top w:val="none" w:sz="0" w:space="0" w:color="auto"/>
                <w:left w:val="none" w:sz="0" w:space="0" w:color="auto"/>
                <w:bottom w:val="none" w:sz="0" w:space="0" w:color="auto"/>
                <w:right w:val="none" w:sz="0" w:space="0" w:color="auto"/>
              </w:divBdr>
            </w:div>
            <w:div w:id="1978484885">
              <w:marLeft w:val="0"/>
              <w:marRight w:val="0"/>
              <w:marTop w:val="0"/>
              <w:marBottom w:val="0"/>
              <w:divBdr>
                <w:top w:val="none" w:sz="0" w:space="0" w:color="auto"/>
                <w:left w:val="none" w:sz="0" w:space="0" w:color="auto"/>
                <w:bottom w:val="none" w:sz="0" w:space="0" w:color="auto"/>
                <w:right w:val="none" w:sz="0" w:space="0" w:color="auto"/>
              </w:divBdr>
            </w:div>
            <w:div w:id="1983540861">
              <w:marLeft w:val="0"/>
              <w:marRight w:val="0"/>
              <w:marTop w:val="0"/>
              <w:marBottom w:val="0"/>
              <w:divBdr>
                <w:top w:val="none" w:sz="0" w:space="0" w:color="auto"/>
                <w:left w:val="none" w:sz="0" w:space="0" w:color="auto"/>
                <w:bottom w:val="none" w:sz="0" w:space="0" w:color="auto"/>
                <w:right w:val="none" w:sz="0" w:space="0" w:color="auto"/>
              </w:divBdr>
            </w:div>
            <w:div w:id="1985546978">
              <w:marLeft w:val="0"/>
              <w:marRight w:val="0"/>
              <w:marTop w:val="0"/>
              <w:marBottom w:val="0"/>
              <w:divBdr>
                <w:top w:val="none" w:sz="0" w:space="0" w:color="auto"/>
                <w:left w:val="none" w:sz="0" w:space="0" w:color="auto"/>
                <w:bottom w:val="none" w:sz="0" w:space="0" w:color="auto"/>
                <w:right w:val="none" w:sz="0" w:space="0" w:color="auto"/>
              </w:divBdr>
            </w:div>
            <w:div w:id="1986272291">
              <w:marLeft w:val="0"/>
              <w:marRight w:val="0"/>
              <w:marTop w:val="0"/>
              <w:marBottom w:val="0"/>
              <w:divBdr>
                <w:top w:val="none" w:sz="0" w:space="0" w:color="auto"/>
                <w:left w:val="none" w:sz="0" w:space="0" w:color="auto"/>
                <w:bottom w:val="none" w:sz="0" w:space="0" w:color="auto"/>
                <w:right w:val="none" w:sz="0" w:space="0" w:color="auto"/>
              </w:divBdr>
            </w:div>
            <w:div w:id="1988171270">
              <w:marLeft w:val="0"/>
              <w:marRight w:val="0"/>
              <w:marTop w:val="0"/>
              <w:marBottom w:val="0"/>
              <w:divBdr>
                <w:top w:val="none" w:sz="0" w:space="0" w:color="auto"/>
                <w:left w:val="none" w:sz="0" w:space="0" w:color="auto"/>
                <w:bottom w:val="none" w:sz="0" w:space="0" w:color="auto"/>
                <w:right w:val="none" w:sz="0" w:space="0" w:color="auto"/>
              </w:divBdr>
            </w:div>
            <w:div w:id="1989820351">
              <w:marLeft w:val="0"/>
              <w:marRight w:val="0"/>
              <w:marTop w:val="0"/>
              <w:marBottom w:val="0"/>
              <w:divBdr>
                <w:top w:val="none" w:sz="0" w:space="0" w:color="auto"/>
                <w:left w:val="none" w:sz="0" w:space="0" w:color="auto"/>
                <w:bottom w:val="none" w:sz="0" w:space="0" w:color="auto"/>
                <w:right w:val="none" w:sz="0" w:space="0" w:color="auto"/>
              </w:divBdr>
            </w:div>
            <w:div w:id="1990089829">
              <w:marLeft w:val="0"/>
              <w:marRight w:val="0"/>
              <w:marTop w:val="0"/>
              <w:marBottom w:val="0"/>
              <w:divBdr>
                <w:top w:val="none" w:sz="0" w:space="0" w:color="auto"/>
                <w:left w:val="none" w:sz="0" w:space="0" w:color="auto"/>
                <w:bottom w:val="none" w:sz="0" w:space="0" w:color="auto"/>
                <w:right w:val="none" w:sz="0" w:space="0" w:color="auto"/>
              </w:divBdr>
            </w:div>
            <w:div w:id="1991247048">
              <w:marLeft w:val="0"/>
              <w:marRight w:val="0"/>
              <w:marTop w:val="0"/>
              <w:marBottom w:val="0"/>
              <w:divBdr>
                <w:top w:val="none" w:sz="0" w:space="0" w:color="auto"/>
                <w:left w:val="none" w:sz="0" w:space="0" w:color="auto"/>
                <w:bottom w:val="none" w:sz="0" w:space="0" w:color="auto"/>
                <w:right w:val="none" w:sz="0" w:space="0" w:color="auto"/>
              </w:divBdr>
            </w:div>
            <w:div w:id="1991641052">
              <w:marLeft w:val="0"/>
              <w:marRight w:val="0"/>
              <w:marTop w:val="0"/>
              <w:marBottom w:val="0"/>
              <w:divBdr>
                <w:top w:val="none" w:sz="0" w:space="0" w:color="auto"/>
                <w:left w:val="none" w:sz="0" w:space="0" w:color="auto"/>
                <w:bottom w:val="none" w:sz="0" w:space="0" w:color="auto"/>
                <w:right w:val="none" w:sz="0" w:space="0" w:color="auto"/>
              </w:divBdr>
            </w:div>
            <w:div w:id="1992560483">
              <w:marLeft w:val="0"/>
              <w:marRight w:val="0"/>
              <w:marTop w:val="0"/>
              <w:marBottom w:val="0"/>
              <w:divBdr>
                <w:top w:val="none" w:sz="0" w:space="0" w:color="auto"/>
                <w:left w:val="none" w:sz="0" w:space="0" w:color="auto"/>
                <w:bottom w:val="none" w:sz="0" w:space="0" w:color="auto"/>
                <w:right w:val="none" w:sz="0" w:space="0" w:color="auto"/>
              </w:divBdr>
            </w:div>
            <w:div w:id="1992588536">
              <w:marLeft w:val="0"/>
              <w:marRight w:val="0"/>
              <w:marTop w:val="0"/>
              <w:marBottom w:val="0"/>
              <w:divBdr>
                <w:top w:val="none" w:sz="0" w:space="0" w:color="auto"/>
                <w:left w:val="none" w:sz="0" w:space="0" w:color="auto"/>
                <w:bottom w:val="none" w:sz="0" w:space="0" w:color="auto"/>
                <w:right w:val="none" w:sz="0" w:space="0" w:color="auto"/>
              </w:divBdr>
            </w:div>
            <w:div w:id="1992756744">
              <w:marLeft w:val="0"/>
              <w:marRight w:val="0"/>
              <w:marTop w:val="0"/>
              <w:marBottom w:val="0"/>
              <w:divBdr>
                <w:top w:val="none" w:sz="0" w:space="0" w:color="auto"/>
                <w:left w:val="none" w:sz="0" w:space="0" w:color="auto"/>
                <w:bottom w:val="none" w:sz="0" w:space="0" w:color="auto"/>
                <w:right w:val="none" w:sz="0" w:space="0" w:color="auto"/>
              </w:divBdr>
            </w:div>
            <w:div w:id="1994748078">
              <w:marLeft w:val="0"/>
              <w:marRight w:val="0"/>
              <w:marTop w:val="0"/>
              <w:marBottom w:val="0"/>
              <w:divBdr>
                <w:top w:val="none" w:sz="0" w:space="0" w:color="auto"/>
                <w:left w:val="none" w:sz="0" w:space="0" w:color="auto"/>
                <w:bottom w:val="none" w:sz="0" w:space="0" w:color="auto"/>
                <w:right w:val="none" w:sz="0" w:space="0" w:color="auto"/>
              </w:divBdr>
            </w:div>
            <w:div w:id="1998878889">
              <w:marLeft w:val="0"/>
              <w:marRight w:val="0"/>
              <w:marTop w:val="0"/>
              <w:marBottom w:val="0"/>
              <w:divBdr>
                <w:top w:val="none" w:sz="0" w:space="0" w:color="auto"/>
                <w:left w:val="none" w:sz="0" w:space="0" w:color="auto"/>
                <w:bottom w:val="none" w:sz="0" w:space="0" w:color="auto"/>
                <w:right w:val="none" w:sz="0" w:space="0" w:color="auto"/>
              </w:divBdr>
            </w:div>
            <w:div w:id="1998997335">
              <w:marLeft w:val="0"/>
              <w:marRight w:val="0"/>
              <w:marTop w:val="0"/>
              <w:marBottom w:val="0"/>
              <w:divBdr>
                <w:top w:val="none" w:sz="0" w:space="0" w:color="auto"/>
                <w:left w:val="none" w:sz="0" w:space="0" w:color="auto"/>
                <w:bottom w:val="none" w:sz="0" w:space="0" w:color="auto"/>
                <w:right w:val="none" w:sz="0" w:space="0" w:color="auto"/>
              </w:divBdr>
            </w:div>
            <w:div w:id="1999265595">
              <w:marLeft w:val="0"/>
              <w:marRight w:val="0"/>
              <w:marTop w:val="0"/>
              <w:marBottom w:val="0"/>
              <w:divBdr>
                <w:top w:val="none" w:sz="0" w:space="0" w:color="auto"/>
                <w:left w:val="none" w:sz="0" w:space="0" w:color="auto"/>
                <w:bottom w:val="none" w:sz="0" w:space="0" w:color="auto"/>
                <w:right w:val="none" w:sz="0" w:space="0" w:color="auto"/>
              </w:divBdr>
            </w:div>
            <w:div w:id="1999922078">
              <w:marLeft w:val="0"/>
              <w:marRight w:val="0"/>
              <w:marTop w:val="0"/>
              <w:marBottom w:val="0"/>
              <w:divBdr>
                <w:top w:val="none" w:sz="0" w:space="0" w:color="auto"/>
                <w:left w:val="none" w:sz="0" w:space="0" w:color="auto"/>
                <w:bottom w:val="none" w:sz="0" w:space="0" w:color="auto"/>
                <w:right w:val="none" w:sz="0" w:space="0" w:color="auto"/>
              </w:divBdr>
            </w:div>
            <w:div w:id="2001540958">
              <w:marLeft w:val="0"/>
              <w:marRight w:val="0"/>
              <w:marTop w:val="0"/>
              <w:marBottom w:val="0"/>
              <w:divBdr>
                <w:top w:val="none" w:sz="0" w:space="0" w:color="auto"/>
                <w:left w:val="none" w:sz="0" w:space="0" w:color="auto"/>
                <w:bottom w:val="none" w:sz="0" w:space="0" w:color="auto"/>
                <w:right w:val="none" w:sz="0" w:space="0" w:color="auto"/>
              </w:divBdr>
            </w:div>
            <w:div w:id="2004626362">
              <w:marLeft w:val="0"/>
              <w:marRight w:val="0"/>
              <w:marTop w:val="0"/>
              <w:marBottom w:val="0"/>
              <w:divBdr>
                <w:top w:val="none" w:sz="0" w:space="0" w:color="auto"/>
                <w:left w:val="none" w:sz="0" w:space="0" w:color="auto"/>
                <w:bottom w:val="none" w:sz="0" w:space="0" w:color="auto"/>
                <w:right w:val="none" w:sz="0" w:space="0" w:color="auto"/>
              </w:divBdr>
            </w:div>
            <w:div w:id="2004966862">
              <w:marLeft w:val="0"/>
              <w:marRight w:val="0"/>
              <w:marTop w:val="0"/>
              <w:marBottom w:val="0"/>
              <w:divBdr>
                <w:top w:val="none" w:sz="0" w:space="0" w:color="auto"/>
                <w:left w:val="none" w:sz="0" w:space="0" w:color="auto"/>
                <w:bottom w:val="none" w:sz="0" w:space="0" w:color="auto"/>
                <w:right w:val="none" w:sz="0" w:space="0" w:color="auto"/>
              </w:divBdr>
            </w:div>
            <w:div w:id="2005039557">
              <w:marLeft w:val="0"/>
              <w:marRight w:val="0"/>
              <w:marTop w:val="0"/>
              <w:marBottom w:val="0"/>
              <w:divBdr>
                <w:top w:val="none" w:sz="0" w:space="0" w:color="auto"/>
                <w:left w:val="none" w:sz="0" w:space="0" w:color="auto"/>
                <w:bottom w:val="none" w:sz="0" w:space="0" w:color="auto"/>
                <w:right w:val="none" w:sz="0" w:space="0" w:color="auto"/>
              </w:divBdr>
            </w:div>
            <w:div w:id="2005278996">
              <w:marLeft w:val="0"/>
              <w:marRight w:val="0"/>
              <w:marTop w:val="0"/>
              <w:marBottom w:val="0"/>
              <w:divBdr>
                <w:top w:val="none" w:sz="0" w:space="0" w:color="auto"/>
                <w:left w:val="none" w:sz="0" w:space="0" w:color="auto"/>
                <w:bottom w:val="none" w:sz="0" w:space="0" w:color="auto"/>
                <w:right w:val="none" w:sz="0" w:space="0" w:color="auto"/>
              </w:divBdr>
            </w:div>
            <w:div w:id="2005350412">
              <w:marLeft w:val="0"/>
              <w:marRight w:val="0"/>
              <w:marTop w:val="0"/>
              <w:marBottom w:val="0"/>
              <w:divBdr>
                <w:top w:val="none" w:sz="0" w:space="0" w:color="auto"/>
                <w:left w:val="none" w:sz="0" w:space="0" w:color="auto"/>
                <w:bottom w:val="none" w:sz="0" w:space="0" w:color="auto"/>
                <w:right w:val="none" w:sz="0" w:space="0" w:color="auto"/>
              </w:divBdr>
            </w:div>
            <w:div w:id="2005888732">
              <w:marLeft w:val="0"/>
              <w:marRight w:val="0"/>
              <w:marTop w:val="0"/>
              <w:marBottom w:val="0"/>
              <w:divBdr>
                <w:top w:val="none" w:sz="0" w:space="0" w:color="auto"/>
                <w:left w:val="none" w:sz="0" w:space="0" w:color="auto"/>
                <w:bottom w:val="none" w:sz="0" w:space="0" w:color="auto"/>
                <w:right w:val="none" w:sz="0" w:space="0" w:color="auto"/>
              </w:divBdr>
            </w:div>
            <w:div w:id="2008751176">
              <w:marLeft w:val="0"/>
              <w:marRight w:val="0"/>
              <w:marTop w:val="0"/>
              <w:marBottom w:val="0"/>
              <w:divBdr>
                <w:top w:val="none" w:sz="0" w:space="0" w:color="auto"/>
                <w:left w:val="none" w:sz="0" w:space="0" w:color="auto"/>
                <w:bottom w:val="none" w:sz="0" w:space="0" w:color="auto"/>
                <w:right w:val="none" w:sz="0" w:space="0" w:color="auto"/>
              </w:divBdr>
            </w:div>
            <w:div w:id="2008943139">
              <w:marLeft w:val="0"/>
              <w:marRight w:val="0"/>
              <w:marTop w:val="0"/>
              <w:marBottom w:val="0"/>
              <w:divBdr>
                <w:top w:val="none" w:sz="0" w:space="0" w:color="auto"/>
                <w:left w:val="none" w:sz="0" w:space="0" w:color="auto"/>
                <w:bottom w:val="none" w:sz="0" w:space="0" w:color="auto"/>
                <w:right w:val="none" w:sz="0" w:space="0" w:color="auto"/>
              </w:divBdr>
            </w:div>
            <w:div w:id="2011591075">
              <w:marLeft w:val="0"/>
              <w:marRight w:val="0"/>
              <w:marTop w:val="0"/>
              <w:marBottom w:val="0"/>
              <w:divBdr>
                <w:top w:val="none" w:sz="0" w:space="0" w:color="auto"/>
                <w:left w:val="none" w:sz="0" w:space="0" w:color="auto"/>
                <w:bottom w:val="none" w:sz="0" w:space="0" w:color="auto"/>
                <w:right w:val="none" w:sz="0" w:space="0" w:color="auto"/>
              </w:divBdr>
            </w:div>
            <w:div w:id="2011640250">
              <w:marLeft w:val="0"/>
              <w:marRight w:val="0"/>
              <w:marTop w:val="0"/>
              <w:marBottom w:val="0"/>
              <w:divBdr>
                <w:top w:val="none" w:sz="0" w:space="0" w:color="auto"/>
                <w:left w:val="none" w:sz="0" w:space="0" w:color="auto"/>
                <w:bottom w:val="none" w:sz="0" w:space="0" w:color="auto"/>
                <w:right w:val="none" w:sz="0" w:space="0" w:color="auto"/>
              </w:divBdr>
            </w:div>
            <w:div w:id="2015111172">
              <w:marLeft w:val="0"/>
              <w:marRight w:val="0"/>
              <w:marTop w:val="0"/>
              <w:marBottom w:val="0"/>
              <w:divBdr>
                <w:top w:val="none" w:sz="0" w:space="0" w:color="auto"/>
                <w:left w:val="none" w:sz="0" w:space="0" w:color="auto"/>
                <w:bottom w:val="none" w:sz="0" w:space="0" w:color="auto"/>
                <w:right w:val="none" w:sz="0" w:space="0" w:color="auto"/>
              </w:divBdr>
            </w:div>
            <w:div w:id="2015759046">
              <w:marLeft w:val="0"/>
              <w:marRight w:val="0"/>
              <w:marTop w:val="0"/>
              <w:marBottom w:val="0"/>
              <w:divBdr>
                <w:top w:val="none" w:sz="0" w:space="0" w:color="auto"/>
                <w:left w:val="none" w:sz="0" w:space="0" w:color="auto"/>
                <w:bottom w:val="none" w:sz="0" w:space="0" w:color="auto"/>
                <w:right w:val="none" w:sz="0" w:space="0" w:color="auto"/>
              </w:divBdr>
            </w:div>
            <w:div w:id="2018455757">
              <w:marLeft w:val="0"/>
              <w:marRight w:val="0"/>
              <w:marTop w:val="0"/>
              <w:marBottom w:val="0"/>
              <w:divBdr>
                <w:top w:val="none" w:sz="0" w:space="0" w:color="auto"/>
                <w:left w:val="none" w:sz="0" w:space="0" w:color="auto"/>
                <w:bottom w:val="none" w:sz="0" w:space="0" w:color="auto"/>
                <w:right w:val="none" w:sz="0" w:space="0" w:color="auto"/>
              </w:divBdr>
            </w:div>
            <w:div w:id="2018922103">
              <w:marLeft w:val="0"/>
              <w:marRight w:val="0"/>
              <w:marTop w:val="0"/>
              <w:marBottom w:val="0"/>
              <w:divBdr>
                <w:top w:val="none" w:sz="0" w:space="0" w:color="auto"/>
                <w:left w:val="none" w:sz="0" w:space="0" w:color="auto"/>
                <w:bottom w:val="none" w:sz="0" w:space="0" w:color="auto"/>
                <w:right w:val="none" w:sz="0" w:space="0" w:color="auto"/>
              </w:divBdr>
            </w:div>
            <w:div w:id="2019380356">
              <w:marLeft w:val="0"/>
              <w:marRight w:val="0"/>
              <w:marTop w:val="0"/>
              <w:marBottom w:val="0"/>
              <w:divBdr>
                <w:top w:val="none" w:sz="0" w:space="0" w:color="auto"/>
                <w:left w:val="none" w:sz="0" w:space="0" w:color="auto"/>
                <w:bottom w:val="none" w:sz="0" w:space="0" w:color="auto"/>
                <w:right w:val="none" w:sz="0" w:space="0" w:color="auto"/>
              </w:divBdr>
            </w:div>
            <w:div w:id="2020351050">
              <w:marLeft w:val="0"/>
              <w:marRight w:val="0"/>
              <w:marTop w:val="0"/>
              <w:marBottom w:val="0"/>
              <w:divBdr>
                <w:top w:val="none" w:sz="0" w:space="0" w:color="auto"/>
                <w:left w:val="none" w:sz="0" w:space="0" w:color="auto"/>
                <w:bottom w:val="none" w:sz="0" w:space="0" w:color="auto"/>
                <w:right w:val="none" w:sz="0" w:space="0" w:color="auto"/>
              </w:divBdr>
            </w:div>
            <w:div w:id="2021199224">
              <w:marLeft w:val="0"/>
              <w:marRight w:val="0"/>
              <w:marTop w:val="0"/>
              <w:marBottom w:val="0"/>
              <w:divBdr>
                <w:top w:val="none" w:sz="0" w:space="0" w:color="auto"/>
                <w:left w:val="none" w:sz="0" w:space="0" w:color="auto"/>
                <w:bottom w:val="none" w:sz="0" w:space="0" w:color="auto"/>
                <w:right w:val="none" w:sz="0" w:space="0" w:color="auto"/>
              </w:divBdr>
            </w:div>
            <w:div w:id="2021272433">
              <w:marLeft w:val="0"/>
              <w:marRight w:val="0"/>
              <w:marTop w:val="0"/>
              <w:marBottom w:val="0"/>
              <w:divBdr>
                <w:top w:val="none" w:sz="0" w:space="0" w:color="auto"/>
                <w:left w:val="none" w:sz="0" w:space="0" w:color="auto"/>
                <w:bottom w:val="none" w:sz="0" w:space="0" w:color="auto"/>
                <w:right w:val="none" w:sz="0" w:space="0" w:color="auto"/>
              </w:divBdr>
            </w:div>
            <w:div w:id="2023119866">
              <w:marLeft w:val="0"/>
              <w:marRight w:val="0"/>
              <w:marTop w:val="0"/>
              <w:marBottom w:val="0"/>
              <w:divBdr>
                <w:top w:val="none" w:sz="0" w:space="0" w:color="auto"/>
                <w:left w:val="none" w:sz="0" w:space="0" w:color="auto"/>
                <w:bottom w:val="none" w:sz="0" w:space="0" w:color="auto"/>
                <w:right w:val="none" w:sz="0" w:space="0" w:color="auto"/>
              </w:divBdr>
            </w:div>
            <w:div w:id="2024086706">
              <w:marLeft w:val="0"/>
              <w:marRight w:val="0"/>
              <w:marTop w:val="0"/>
              <w:marBottom w:val="0"/>
              <w:divBdr>
                <w:top w:val="none" w:sz="0" w:space="0" w:color="auto"/>
                <w:left w:val="none" w:sz="0" w:space="0" w:color="auto"/>
                <w:bottom w:val="none" w:sz="0" w:space="0" w:color="auto"/>
                <w:right w:val="none" w:sz="0" w:space="0" w:color="auto"/>
              </w:divBdr>
            </w:div>
            <w:div w:id="2024436764">
              <w:marLeft w:val="0"/>
              <w:marRight w:val="0"/>
              <w:marTop w:val="0"/>
              <w:marBottom w:val="0"/>
              <w:divBdr>
                <w:top w:val="none" w:sz="0" w:space="0" w:color="auto"/>
                <w:left w:val="none" w:sz="0" w:space="0" w:color="auto"/>
                <w:bottom w:val="none" w:sz="0" w:space="0" w:color="auto"/>
                <w:right w:val="none" w:sz="0" w:space="0" w:color="auto"/>
              </w:divBdr>
            </w:div>
            <w:div w:id="2024746911">
              <w:marLeft w:val="0"/>
              <w:marRight w:val="0"/>
              <w:marTop w:val="0"/>
              <w:marBottom w:val="0"/>
              <w:divBdr>
                <w:top w:val="none" w:sz="0" w:space="0" w:color="auto"/>
                <w:left w:val="none" w:sz="0" w:space="0" w:color="auto"/>
                <w:bottom w:val="none" w:sz="0" w:space="0" w:color="auto"/>
                <w:right w:val="none" w:sz="0" w:space="0" w:color="auto"/>
              </w:divBdr>
            </w:div>
            <w:div w:id="2026667656">
              <w:marLeft w:val="0"/>
              <w:marRight w:val="0"/>
              <w:marTop w:val="0"/>
              <w:marBottom w:val="0"/>
              <w:divBdr>
                <w:top w:val="none" w:sz="0" w:space="0" w:color="auto"/>
                <w:left w:val="none" w:sz="0" w:space="0" w:color="auto"/>
                <w:bottom w:val="none" w:sz="0" w:space="0" w:color="auto"/>
                <w:right w:val="none" w:sz="0" w:space="0" w:color="auto"/>
              </w:divBdr>
            </w:div>
            <w:div w:id="2028021256">
              <w:marLeft w:val="0"/>
              <w:marRight w:val="0"/>
              <w:marTop w:val="0"/>
              <w:marBottom w:val="0"/>
              <w:divBdr>
                <w:top w:val="none" w:sz="0" w:space="0" w:color="auto"/>
                <w:left w:val="none" w:sz="0" w:space="0" w:color="auto"/>
                <w:bottom w:val="none" w:sz="0" w:space="0" w:color="auto"/>
                <w:right w:val="none" w:sz="0" w:space="0" w:color="auto"/>
              </w:divBdr>
            </w:div>
            <w:div w:id="2028750214">
              <w:marLeft w:val="0"/>
              <w:marRight w:val="0"/>
              <w:marTop w:val="0"/>
              <w:marBottom w:val="0"/>
              <w:divBdr>
                <w:top w:val="none" w:sz="0" w:space="0" w:color="auto"/>
                <w:left w:val="none" w:sz="0" w:space="0" w:color="auto"/>
                <w:bottom w:val="none" w:sz="0" w:space="0" w:color="auto"/>
                <w:right w:val="none" w:sz="0" w:space="0" w:color="auto"/>
              </w:divBdr>
            </w:div>
            <w:div w:id="2029526833">
              <w:marLeft w:val="0"/>
              <w:marRight w:val="0"/>
              <w:marTop w:val="0"/>
              <w:marBottom w:val="0"/>
              <w:divBdr>
                <w:top w:val="none" w:sz="0" w:space="0" w:color="auto"/>
                <w:left w:val="none" w:sz="0" w:space="0" w:color="auto"/>
                <w:bottom w:val="none" w:sz="0" w:space="0" w:color="auto"/>
                <w:right w:val="none" w:sz="0" w:space="0" w:color="auto"/>
              </w:divBdr>
            </w:div>
            <w:div w:id="2032946558">
              <w:marLeft w:val="0"/>
              <w:marRight w:val="0"/>
              <w:marTop w:val="0"/>
              <w:marBottom w:val="0"/>
              <w:divBdr>
                <w:top w:val="none" w:sz="0" w:space="0" w:color="auto"/>
                <w:left w:val="none" w:sz="0" w:space="0" w:color="auto"/>
                <w:bottom w:val="none" w:sz="0" w:space="0" w:color="auto"/>
                <w:right w:val="none" w:sz="0" w:space="0" w:color="auto"/>
              </w:divBdr>
            </w:div>
            <w:div w:id="2032951106">
              <w:marLeft w:val="0"/>
              <w:marRight w:val="0"/>
              <w:marTop w:val="0"/>
              <w:marBottom w:val="0"/>
              <w:divBdr>
                <w:top w:val="none" w:sz="0" w:space="0" w:color="auto"/>
                <w:left w:val="none" w:sz="0" w:space="0" w:color="auto"/>
                <w:bottom w:val="none" w:sz="0" w:space="0" w:color="auto"/>
                <w:right w:val="none" w:sz="0" w:space="0" w:color="auto"/>
              </w:divBdr>
            </w:div>
            <w:div w:id="2035501143">
              <w:marLeft w:val="0"/>
              <w:marRight w:val="0"/>
              <w:marTop w:val="0"/>
              <w:marBottom w:val="0"/>
              <w:divBdr>
                <w:top w:val="none" w:sz="0" w:space="0" w:color="auto"/>
                <w:left w:val="none" w:sz="0" w:space="0" w:color="auto"/>
                <w:bottom w:val="none" w:sz="0" w:space="0" w:color="auto"/>
                <w:right w:val="none" w:sz="0" w:space="0" w:color="auto"/>
              </w:divBdr>
            </w:div>
            <w:div w:id="2035838808">
              <w:marLeft w:val="0"/>
              <w:marRight w:val="0"/>
              <w:marTop w:val="0"/>
              <w:marBottom w:val="0"/>
              <w:divBdr>
                <w:top w:val="none" w:sz="0" w:space="0" w:color="auto"/>
                <w:left w:val="none" w:sz="0" w:space="0" w:color="auto"/>
                <w:bottom w:val="none" w:sz="0" w:space="0" w:color="auto"/>
                <w:right w:val="none" w:sz="0" w:space="0" w:color="auto"/>
              </w:divBdr>
            </w:div>
            <w:div w:id="2038266712">
              <w:marLeft w:val="0"/>
              <w:marRight w:val="0"/>
              <w:marTop w:val="0"/>
              <w:marBottom w:val="0"/>
              <w:divBdr>
                <w:top w:val="none" w:sz="0" w:space="0" w:color="auto"/>
                <w:left w:val="none" w:sz="0" w:space="0" w:color="auto"/>
                <w:bottom w:val="none" w:sz="0" w:space="0" w:color="auto"/>
                <w:right w:val="none" w:sz="0" w:space="0" w:color="auto"/>
              </w:divBdr>
            </w:div>
            <w:div w:id="2038308225">
              <w:marLeft w:val="0"/>
              <w:marRight w:val="0"/>
              <w:marTop w:val="0"/>
              <w:marBottom w:val="0"/>
              <w:divBdr>
                <w:top w:val="none" w:sz="0" w:space="0" w:color="auto"/>
                <w:left w:val="none" w:sz="0" w:space="0" w:color="auto"/>
                <w:bottom w:val="none" w:sz="0" w:space="0" w:color="auto"/>
                <w:right w:val="none" w:sz="0" w:space="0" w:color="auto"/>
              </w:divBdr>
            </w:div>
            <w:div w:id="2039742861">
              <w:marLeft w:val="0"/>
              <w:marRight w:val="0"/>
              <w:marTop w:val="0"/>
              <w:marBottom w:val="0"/>
              <w:divBdr>
                <w:top w:val="none" w:sz="0" w:space="0" w:color="auto"/>
                <w:left w:val="none" w:sz="0" w:space="0" w:color="auto"/>
                <w:bottom w:val="none" w:sz="0" w:space="0" w:color="auto"/>
                <w:right w:val="none" w:sz="0" w:space="0" w:color="auto"/>
              </w:divBdr>
            </w:div>
            <w:div w:id="2039814128">
              <w:marLeft w:val="0"/>
              <w:marRight w:val="0"/>
              <w:marTop w:val="0"/>
              <w:marBottom w:val="0"/>
              <w:divBdr>
                <w:top w:val="none" w:sz="0" w:space="0" w:color="auto"/>
                <w:left w:val="none" w:sz="0" w:space="0" w:color="auto"/>
                <w:bottom w:val="none" w:sz="0" w:space="0" w:color="auto"/>
                <w:right w:val="none" w:sz="0" w:space="0" w:color="auto"/>
              </w:divBdr>
            </w:div>
            <w:div w:id="2041202328">
              <w:marLeft w:val="0"/>
              <w:marRight w:val="0"/>
              <w:marTop w:val="0"/>
              <w:marBottom w:val="0"/>
              <w:divBdr>
                <w:top w:val="none" w:sz="0" w:space="0" w:color="auto"/>
                <w:left w:val="none" w:sz="0" w:space="0" w:color="auto"/>
                <w:bottom w:val="none" w:sz="0" w:space="0" w:color="auto"/>
                <w:right w:val="none" w:sz="0" w:space="0" w:color="auto"/>
              </w:divBdr>
            </w:div>
            <w:div w:id="2043823902">
              <w:marLeft w:val="0"/>
              <w:marRight w:val="0"/>
              <w:marTop w:val="0"/>
              <w:marBottom w:val="0"/>
              <w:divBdr>
                <w:top w:val="none" w:sz="0" w:space="0" w:color="auto"/>
                <w:left w:val="none" w:sz="0" w:space="0" w:color="auto"/>
                <w:bottom w:val="none" w:sz="0" w:space="0" w:color="auto"/>
                <w:right w:val="none" w:sz="0" w:space="0" w:color="auto"/>
              </w:divBdr>
            </w:div>
            <w:div w:id="2043895991">
              <w:marLeft w:val="0"/>
              <w:marRight w:val="0"/>
              <w:marTop w:val="0"/>
              <w:marBottom w:val="0"/>
              <w:divBdr>
                <w:top w:val="none" w:sz="0" w:space="0" w:color="auto"/>
                <w:left w:val="none" w:sz="0" w:space="0" w:color="auto"/>
                <w:bottom w:val="none" w:sz="0" w:space="0" w:color="auto"/>
                <w:right w:val="none" w:sz="0" w:space="0" w:color="auto"/>
              </w:divBdr>
            </w:div>
            <w:div w:id="2046640764">
              <w:marLeft w:val="0"/>
              <w:marRight w:val="0"/>
              <w:marTop w:val="0"/>
              <w:marBottom w:val="0"/>
              <w:divBdr>
                <w:top w:val="none" w:sz="0" w:space="0" w:color="auto"/>
                <w:left w:val="none" w:sz="0" w:space="0" w:color="auto"/>
                <w:bottom w:val="none" w:sz="0" w:space="0" w:color="auto"/>
                <w:right w:val="none" w:sz="0" w:space="0" w:color="auto"/>
              </w:divBdr>
            </w:div>
            <w:div w:id="2047098088">
              <w:marLeft w:val="0"/>
              <w:marRight w:val="0"/>
              <w:marTop w:val="0"/>
              <w:marBottom w:val="0"/>
              <w:divBdr>
                <w:top w:val="none" w:sz="0" w:space="0" w:color="auto"/>
                <w:left w:val="none" w:sz="0" w:space="0" w:color="auto"/>
                <w:bottom w:val="none" w:sz="0" w:space="0" w:color="auto"/>
                <w:right w:val="none" w:sz="0" w:space="0" w:color="auto"/>
              </w:divBdr>
            </w:div>
            <w:div w:id="2048331604">
              <w:marLeft w:val="0"/>
              <w:marRight w:val="0"/>
              <w:marTop w:val="0"/>
              <w:marBottom w:val="0"/>
              <w:divBdr>
                <w:top w:val="none" w:sz="0" w:space="0" w:color="auto"/>
                <w:left w:val="none" w:sz="0" w:space="0" w:color="auto"/>
                <w:bottom w:val="none" w:sz="0" w:space="0" w:color="auto"/>
                <w:right w:val="none" w:sz="0" w:space="0" w:color="auto"/>
              </w:divBdr>
            </w:div>
            <w:div w:id="2049648978">
              <w:marLeft w:val="0"/>
              <w:marRight w:val="0"/>
              <w:marTop w:val="0"/>
              <w:marBottom w:val="0"/>
              <w:divBdr>
                <w:top w:val="none" w:sz="0" w:space="0" w:color="auto"/>
                <w:left w:val="none" w:sz="0" w:space="0" w:color="auto"/>
                <w:bottom w:val="none" w:sz="0" w:space="0" w:color="auto"/>
                <w:right w:val="none" w:sz="0" w:space="0" w:color="auto"/>
              </w:divBdr>
            </w:div>
            <w:div w:id="2050955792">
              <w:marLeft w:val="0"/>
              <w:marRight w:val="0"/>
              <w:marTop w:val="0"/>
              <w:marBottom w:val="0"/>
              <w:divBdr>
                <w:top w:val="none" w:sz="0" w:space="0" w:color="auto"/>
                <w:left w:val="none" w:sz="0" w:space="0" w:color="auto"/>
                <w:bottom w:val="none" w:sz="0" w:space="0" w:color="auto"/>
                <w:right w:val="none" w:sz="0" w:space="0" w:color="auto"/>
              </w:divBdr>
            </w:div>
            <w:div w:id="2052679775">
              <w:marLeft w:val="0"/>
              <w:marRight w:val="0"/>
              <w:marTop w:val="0"/>
              <w:marBottom w:val="0"/>
              <w:divBdr>
                <w:top w:val="none" w:sz="0" w:space="0" w:color="auto"/>
                <w:left w:val="none" w:sz="0" w:space="0" w:color="auto"/>
                <w:bottom w:val="none" w:sz="0" w:space="0" w:color="auto"/>
                <w:right w:val="none" w:sz="0" w:space="0" w:color="auto"/>
              </w:divBdr>
            </w:div>
            <w:div w:id="2054228139">
              <w:marLeft w:val="0"/>
              <w:marRight w:val="0"/>
              <w:marTop w:val="0"/>
              <w:marBottom w:val="0"/>
              <w:divBdr>
                <w:top w:val="none" w:sz="0" w:space="0" w:color="auto"/>
                <w:left w:val="none" w:sz="0" w:space="0" w:color="auto"/>
                <w:bottom w:val="none" w:sz="0" w:space="0" w:color="auto"/>
                <w:right w:val="none" w:sz="0" w:space="0" w:color="auto"/>
              </w:divBdr>
            </w:div>
            <w:div w:id="2054691933">
              <w:marLeft w:val="0"/>
              <w:marRight w:val="0"/>
              <w:marTop w:val="0"/>
              <w:marBottom w:val="0"/>
              <w:divBdr>
                <w:top w:val="none" w:sz="0" w:space="0" w:color="auto"/>
                <w:left w:val="none" w:sz="0" w:space="0" w:color="auto"/>
                <w:bottom w:val="none" w:sz="0" w:space="0" w:color="auto"/>
                <w:right w:val="none" w:sz="0" w:space="0" w:color="auto"/>
              </w:divBdr>
            </w:div>
            <w:div w:id="2055503838">
              <w:marLeft w:val="0"/>
              <w:marRight w:val="0"/>
              <w:marTop w:val="0"/>
              <w:marBottom w:val="0"/>
              <w:divBdr>
                <w:top w:val="none" w:sz="0" w:space="0" w:color="auto"/>
                <w:left w:val="none" w:sz="0" w:space="0" w:color="auto"/>
                <w:bottom w:val="none" w:sz="0" w:space="0" w:color="auto"/>
                <w:right w:val="none" w:sz="0" w:space="0" w:color="auto"/>
              </w:divBdr>
            </w:div>
            <w:div w:id="2055616705">
              <w:marLeft w:val="0"/>
              <w:marRight w:val="0"/>
              <w:marTop w:val="0"/>
              <w:marBottom w:val="0"/>
              <w:divBdr>
                <w:top w:val="none" w:sz="0" w:space="0" w:color="auto"/>
                <w:left w:val="none" w:sz="0" w:space="0" w:color="auto"/>
                <w:bottom w:val="none" w:sz="0" w:space="0" w:color="auto"/>
                <w:right w:val="none" w:sz="0" w:space="0" w:color="auto"/>
              </w:divBdr>
            </w:div>
            <w:div w:id="2057393873">
              <w:marLeft w:val="0"/>
              <w:marRight w:val="0"/>
              <w:marTop w:val="0"/>
              <w:marBottom w:val="0"/>
              <w:divBdr>
                <w:top w:val="none" w:sz="0" w:space="0" w:color="auto"/>
                <w:left w:val="none" w:sz="0" w:space="0" w:color="auto"/>
                <w:bottom w:val="none" w:sz="0" w:space="0" w:color="auto"/>
                <w:right w:val="none" w:sz="0" w:space="0" w:color="auto"/>
              </w:divBdr>
            </w:div>
            <w:div w:id="2058579069">
              <w:marLeft w:val="0"/>
              <w:marRight w:val="0"/>
              <w:marTop w:val="0"/>
              <w:marBottom w:val="0"/>
              <w:divBdr>
                <w:top w:val="none" w:sz="0" w:space="0" w:color="auto"/>
                <w:left w:val="none" w:sz="0" w:space="0" w:color="auto"/>
                <w:bottom w:val="none" w:sz="0" w:space="0" w:color="auto"/>
                <w:right w:val="none" w:sz="0" w:space="0" w:color="auto"/>
              </w:divBdr>
            </w:div>
            <w:div w:id="2059165106">
              <w:marLeft w:val="0"/>
              <w:marRight w:val="0"/>
              <w:marTop w:val="0"/>
              <w:marBottom w:val="0"/>
              <w:divBdr>
                <w:top w:val="none" w:sz="0" w:space="0" w:color="auto"/>
                <w:left w:val="none" w:sz="0" w:space="0" w:color="auto"/>
                <w:bottom w:val="none" w:sz="0" w:space="0" w:color="auto"/>
                <w:right w:val="none" w:sz="0" w:space="0" w:color="auto"/>
              </w:divBdr>
            </w:div>
            <w:div w:id="2060854762">
              <w:marLeft w:val="0"/>
              <w:marRight w:val="0"/>
              <w:marTop w:val="0"/>
              <w:marBottom w:val="0"/>
              <w:divBdr>
                <w:top w:val="none" w:sz="0" w:space="0" w:color="auto"/>
                <w:left w:val="none" w:sz="0" w:space="0" w:color="auto"/>
                <w:bottom w:val="none" w:sz="0" w:space="0" w:color="auto"/>
                <w:right w:val="none" w:sz="0" w:space="0" w:color="auto"/>
              </w:divBdr>
            </w:div>
            <w:div w:id="2063943630">
              <w:marLeft w:val="0"/>
              <w:marRight w:val="0"/>
              <w:marTop w:val="0"/>
              <w:marBottom w:val="0"/>
              <w:divBdr>
                <w:top w:val="none" w:sz="0" w:space="0" w:color="auto"/>
                <w:left w:val="none" w:sz="0" w:space="0" w:color="auto"/>
                <w:bottom w:val="none" w:sz="0" w:space="0" w:color="auto"/>
                <w:right w:val="none" w:sz="0" w:space="0" w:color="auto"/>
              </w:divBdr>
            </w:div>
            <w:div w:id="2067486250">
              <w:marLeft w:val="0"/>
              <w:marRight w:val="0"/>
              <w:marTop w:val="0"/>
              <w:marBottom w:val="0"/>
              <w:divBdr>
                <w:top w:val="none" w:sz="0" w:space="0" w:color="auto"/>
                <w:left w:val="none" w:sz="0" w:space="0" w:color="auto"/>
                <w:bottom w:val="none" w:sz="0" w:space="0" w:color="auto"/>
                <w:right w:val="none" w:sz="0" w:space="0" w:color="auto"/>
              </w:divBdr>
            </w:div>
            <w:div w:id="2067602311">
              <w:marLeft w:val="0"/>
              <w:marRight w:val="0"/>
              <w:marTop w:val="360"/>
              <w:marBottom w:val="0"/>
              <w:divBdr>
                <w:top w:val="single" w:sz="6" w:space="0" w:color="auto"/>
                <w:left w:val="single" w:sz="6" w:space="0" w:color="auto"/>
                <w:bottom w:val="single" w:sz="6" w:space="0" w:color="auto"/>
                <w:right w:val="single" w:sz="6" w:space="0" w:color="auto"/>
              </w:divBdr>
            </w:div>
            <w:div w:id="2073651749">
              <w:marLeft w:val="0"/>
              <w:marRight w:val="0"/>
              <w:marTop w:val="0"/>
              <w:marBottom w:val="0"/>
              <w:divBdr>
                <w:top w:val="none" w:sz="0" w:space="0" w:color="auto"/>
                <w:left w:val="none" w:sz="0" w:space="0" w:color="auto"/>
                <w:bottom w:val="none" w:sz="0" w:space="0" w:color="auto"/>
                <w:right w:val="none" w:sz="0" w:space="0" w:color="auto"/>
              </w:divBdr>
            </w:div>
            <w:div w:id="2073772196">
              <w:marLeft w:val="0"/>
              <w:marRight w:val="0"/>
              <w:marTop w:val="0"/>
              <w:marBottom w:val="0"/>
              <w:divBdr>
                <w:top w:val="none" w:sz="0" w:space="0" w:color="auto"/>
                <w:left w:val="none" w:sz="0" w:space="0" w:color="auto"/>
                <w:bottom w:val="none" w:sz="0" w:space="0" w:color="auto"/>
                <w:right w:val="none" w:sz="0" w:space="0" w:color="auto"/>
              </w:divBdr>
            </w:div>
            <w:div w:id="2074229274">
              <w:marLeft w:val="0"/>
              <w:marRight w:val="0"/>
              <w:marTop w:val="0"/>
              <w:marBottom w:val="0"/>
              <w:divBdr>
                <w:top w:val="none" w:sz="0" w:space="0" w:color="auto"/>
                <w:left w:val="none" w:sz="0" w:space="0" w:color="auto"/>
                <w:bottom w:val="none" w:sz="0" w:space="0" w:color="auto"/>
                <w:right w:val="none" w:sz="0" w:space="0" w:color="auto"/>
              </w:divBdr>
            </w:div>
            <w:div w:id="2075080266">
              <w:marLeft w:val="0"/>
              <w:marRight w:val="0"/>
              <w:marTop w:val="0"/>
              <w:marBottom w:val="0"/>
              <w:divBdr>
                <w:top w:val="none" w:sz="0" w:space="0" w:color="auto"/>
                <w:left w:val="none" w:sz="0" w:space="0" w:color="auto"/>
                <w:bottom w:val="none" w:sz="0" w:space="0" w:color="auto"/>
                <w:right w:val="none" w:sz="0" w:space="0" w:color="auto"/>
              </w:divBdr>
            </w:div>
            <w:div w:id="2076656644">
              <w:marLeft w:val="0"/>
              <w:marRight w:val="0"/>
              <w:marTop w:val="0"/>
              <w:marBottom w:val="0"/>
              <w:divBdr>
                <w:top w:val="none" w:sz="0" w:space="0" w:color="auto"/>
                <w:left w:val="none" w:sz="0" w:space="0" w:color="auto"/>
                <w:bottom w:val="none" w:sz="0" w:space="0" w:color="auto"/>
                <w:right w:val="none" w:sz="0" w:space="0" w:color="auto"/>
              </w:divBdr>
            </w:div>
            <w:div w:id="2079014690">
              <w:marLeft w:val="0"/>
              <w:marRight w:val="0"/>
              <w:marTop w:val="0"/>
              <w:marBottom w:val="0"/>
              <w:divBdr>
                <w:top w:val="none" w:sz="0" w:space="0" w:color="auto"/>
                <w:left w:val="none" w:sz="0" w:space="0" w:color="auto"/>
                <w:bottom w:val="none" w:sz="0" w:space="0" w:color="auto"/>
                <w:right w:val="none" w:sz="0" w:space="0" w:color="auto"/>
              </w:divBdr>
            </w:div>
            <w:div w:id="2079472627">
              <w:marLeft w:val="0"/>
              <w:marRight w:val="0"/>
              <w:marTop w:val="0"/>
              <w:marBottom w:val="0"/>
              <w:divBdr>
                <w:top w:val="none" w:sz="0" w:space="0" w:color="auto"/>
                <w:left w:val="none" w:sz="0" w:space="0" w:color="auto"/>
                <w:bottom w:val="none" w:sz="0" w:space="0" w:color="auto"/>
                <w:right w:val="none" w:sz="0" w:space="0" w:color="auto"/>
              </w:divBdr>
            </w:div>
            <w:div w:id="2080399594">
              <w:marLeft w:val="0"/>
              <w:marRight w:val="0"/>
              <w:marTop w:val="0"/>
              <w:marBottom w:val="0"/>
              <w:divBdr>
                <w:top w:val="none" w:sz="0" w:space="0" w:color="auto"/>
                <w:left w:val="none" w:sz="0" w:space="0" w:color="auto"/>
                <w:bottom w:val="none" w:sz="0" w:space="0" w:color="auto"/>
                <w:right w:val="none" w:sz="0" w:space="0" w:color="auto"/>
              </w:divBdr>
            </w:div>
            <w:div w:id="2091660324">
              <w:marLeft w:val="0"/>
              <w:marRight w:val="0"/>
              <w:marTop w:val="0"/>
              <w:marBottom w:val="0"/>
              <w:divBdr>
                <w:top w:val="none" w:sz="0" w:space="0" w:color="auto"/>
                <w:left w:val="none" w:sz="0" w:space="0" w:color="auto"/>
                <w:bottom w:val="none" w:sz="0" w:space="0" w:color="auto"/>
                <w:right w:val="none" w:sz="0" w:space="0" w:color="auto"/>
              </w:divBdr>
            </w:div>
            <w:div w:id="2092047241">
              <w:marLeft w:val="0"/>
              <w:marRight w:val="0"/>
              <w:marTop w:val="0"/>
              <w:marBottom w:val="0"/>
              <w:divBdr>
                <w:top w:val="none" w:sz="0" w:space="0" w:color="auto"/>
                <w:left w:val="none" w:sz="0" w:space="0" w:color="auto"/>
                <w:bottom w:val="none" w:sz="0" w:space="0" w:color="auto"/>
                <w:right w:val="none" w:sz="0" w:space="0" w:color="auto"/>
              </w:divBdr>
            </w:div>
            <w:div w:id="2094010049">
              <w:marLeft w:val="0"/>
              <w:marRight w:val="0"/>
              <w:marTop w:val="0"/>
              <w:marBottom w:val="0"/>
              <w:divBdr>
                <w:top w:val="none" w:sz="0" w:space="0" w:color="auto"/>
                <w:left w:val="none" w:sz="0" w:space="0" w:color="auto"/>
                <w:bottom w:val="none" w:sz="0" w:space="0" w:color="auto"/>
                <w:right w:val="none" w:sz="0" w:space="0" w:color="auto"/>
              </w:divBdr>
            </w:div>
            <w:div w:id="2095666746">
              <w:marLeft w:val="0"/>
              <w:marRight w:val="0"/>
              <w:marTop w:val="0"/>
              <w:marBottom w:val="0"/>
              <w:divBdr>
                <w:top w:val="none" w:sz="0" w:space="0" w:color="auto"/>
                <w:left w:val="none" w:sz="0" w:space="0" w:color="auto"/>
                <w:bottom w:val="none" w:sz="0" w:space="0" w:color="auto"/>
                <w:right w:val="none" w:sz="0" w:space="0" w:color="auto"/>
              </w:divBdr>
            </w:div>
            <w:div w:id="2096784507">
              <w:marLeft w:val="0"/>
              <w:marRight w:val="0"/>
              <w:marTop w:val="0"/>
              <w:marBottom w:val="0"/>
              <w:divBdr>
                <w:top w:val="none" w:sz="0" w:space="0" w:color="auto"/>
                <w:left w:val="none" w:sz="0" w:space="0" w:color="auto"/>
                <w:bottom w:val="none" w:sz="0" w:space="0" w:color="auto"/>
                <w:right w:val="none" w:sz="0" w:space="0" w:color="auto"/>
              </w:divBdr>
            </w:div>
            <w:div w:id="2097286459">
              <w:marLeft w:val="0"/>
              <w:marRight w:val="0"/>
              <w:marTop w:val="0"/>
              <w:marBottom w:val="0"/>
              <w:divBdr>
                <w:top w:val="none" w:sz="0" w:space="0" w:color="auto"/>
                <w:left w:val="none" w:sz="0" w:space="0" w:color="auto"/>
                <w:bottom w:val="none" w:sz="0" w:space="0" w:color="auto"/>
                <w:right w:val="none" w:sz="0" w:space="0" w:color="auto"/>
              </w:divBdr>
            </w:div>
            <w:div w:id="2097315365">
              <w:marLeft w:val="0"/>
              <w:marRight w:val="0"/>
              <w:marTop w:val="0"/>
              <w:marBottom w:val="0"/>
              <w:divBdr>
                <w:top w:val="none" w:sz="0" w:space="0" w:color="auto"/>
                <w:left w:val="none" w:sz="0" w:space="0" w:color="auto"/>
                <w:bottom w:val="none" w:sz="0" w:space="0" w:color="auto"/>
                <w:right w:val="none" w:sz="0" w:space="0" w:color="auto"/>
              </w:divBdr>
            </w:div>
            <w:div w:id="2097943163">
              <w:marLeft w:val="0"/>
              <w:marRight w:val="0"/>
              <w:marTop w:val="0"/>
              <w:marBottom w:val="0"/>
              <w:divBdr>
                <w:top w:val="none" w:sz="0" w:space="0" w:color="auto"/>
                <w:left w:val="none" w:sz="0" w:space="0" w:color="auto"/>
                <w:bottom w:val="none" w:sz="0" w:space="0" w:color="auto"/>
                <w:right w:val="none" w:sz="0" w:space="0" w:color="auto"/>
              </w:divBdr>
            </w:div>
            <w:div w:id="2098020254">
              <w:marLeft w:val="0"/>
              <w:marRight w:val="0"/>
              <w:marTop w:val="0"/>
              <w:marBottom w:val="0"/>
              <w:divBdr>
                <w:top w:val="none" w:sz="0" w:space="0" w:color="auto"/>
                <w:left w:val="none" w:sz="0" w:space="0" w:color="auto"/>
                <w:bottom w:val="none" w:sz="0" w:space="0" w:color="auto"/>
                <w:right w:val="none" w:sz="0" w:space="0" w:color="auto"/>
              </w:divBdr>
            </w:div>
            <w:div w:id="2098480863">
              <w:marLeft w:val="0"/>
              <w:marRight w:val="0"/>
              <w:marTop w:val="0"/>
              <w:marBottom w:val="0"/>
              <w:divBdr>
                <w:top w:val="none" w:sz="0" w:space="0" w:color="auto"/>
                <w:left w:val="none" w:sz="0" w:space="0" w:color="auto"/>
                <w:bottom w:val="none" w:sz="0" w:space="0" w:color="auto"/>
                <w:right w:val="none" w:sz="0" w:space="0" w:color="auto"/>
              </w:divBdr>
            </w:div>
            <w:div w:id="2098868175">
              <w:marLeft w:val="0"/>
              <w:marRight w:val="0"/>
              <w:marTop w:val="0"/>
              <w:marBottom w:val="0"/>
              <w:divBdr>
                <w:top w:val="none" w:sz="0" w:space="0" w:color="auto"/>
                <w:left w:val="none" w:sz="0" w:space="0" w:color="auto"/>
                <w:bottom w:val="none" w:sz="0" w:space="0" w:color="auto"/>
                <w:right w:val="none" w:sz="0" w:space="0" w:color="auto"/>
              </w:divBdr>
            </w:div>
            <w:div w:id="2100179289">
              <w:marLeft w:val="0"/>
              <w:marRight w:val="0"/>
              <w:marTop w:val="0"/>
              <w:marBottom w:val="0"/>
              <w:divBdr>
                <w:top w:val="none" w:sz="0" w:space="0" w:color="auto"/>
                <w:left w:val="none" w:sz="0" w:space="0" w:color="auto"/>
                <w:bottom w:val="none" w:sz="0" w:space="0" w:color="auto"/>
                <w:right w:val="none" w:sz="0" w:space="0" w:color="auto"/>
              </w:divBdr>
            </w:div>
            <w:div w:id="2100716753">
              <w:marLeft w:val="0"/>
              <w:marRight w:val="0"/>
              <w:marTop w:val="0"/>
              <w:marBottom w:val="0"/>
              <w:divBdr>
                <w:top w:val="none" w:sz="0" w:space="0" w:color="auto"/>
                <w:left w:val="none" w:sz="0" w:space="0" w:color="auto"/>
                <w:bottom w:val="none" w:sz="0" w:space="0" w:color="auto"/>
                <w:right w:val="none" w:sz="0" w:space="0" w:color="auto"/>
              </w:divBdr>
            </w:div>
            <w:div w:id="2103791505">
              <w:marLeft w:val="0"/>
              <w:marRight w:val="0"/>
              <w:marTop w:val="0"/>
              <w:marBottom w:val="0"/>
              <w:divBdr>
                <w:top w:val="none" w:sz="0" w:space="0" w:color="auto"/>
                <w:left w:val="none" w:sz="0" w:space="0" w:color="auto"/>
                <w:bottom w:val="none" w:sz="0" w:space="0" w:color="auto"/>
                <w:right w:val="none" w:sz="0" w:space="0" w:color="auto"/>
              </w:divBdr>
            </w:div>
            <w:div w:id="2103841818">
              <w:marLeft w:val="0"/>
              <w:marRight w:val="0"/>
              <w:marTop w:val="0"/>
              <w:marBottom w:val="0"/>
              <w:divBdr>
                <w:top w:val="none" w:sz="0" w:space="0" w:color="auto"/>
                <w:left w:val="none" w:sz="0" w:space="0" w:color="auto"/>
                <w:bottom w:val="none" w:sz="0" w:space="0" w:color="auto"/>
                <w:right w:val="none" w:sz="0" w:space="0" w:color="auto"/>
              </w:divBdr>
            </w:div>
            <w:div w:id="2105178430">
              <w:marLeft w:val="0"/>
              <w:marRight w:val="0"/>
              <w:marTop w:val="0"/>
              <w:marBottom w:val="0"/>
              <w:divBdr>
                <w:top w:val="none" w:sz="0" w:space="0" w:color="auto"/>
                <w:left w:val="none" w:sz="0" w:space="0" w:color="auto"/>
                <w:bottom w:val="none" w:sz="0" w:space="0" w:color="auto"/>
                <w:right w:val="none" w:sz="0" w:space="0" w:color="auto"/>
              </w:divBdr>
            </w:div>
            <w:div w:id="2107533178">
              <w:marLeft w:val="0"/>
              <w:marRight w:val="0"/>
              <w:marTop w:val="0"/>
              <w:marBottom w:val="0"/>
              <w:divBdr>
                <w:top w:val="none" w:sz="0" w:space="0" w:color="auto"/>
                <w:left w:val="none" w:sz="0" w:space="0" w:color="auto"/>
                <w:bottom w:val="none" w:sz="0" w:space="0" w:color="auto"/>
                <w:right w:val="none" w:sz="0" w:space="0" w:color="auto"/>
              </w:divBdr>
            </w:div>
            <w:div w:id="2110153795">
              <w:marLeft w:val="0"/>
              <w:marRight w:val="0"/>
              <w:marTop w:val="0"/>
              <w:marBottom w:val="0"/>
              <w:divBdr>
                <w:top w:val="none" w:sz="0" w:space="0" w:color="auto"/>
                <w:left w:val="none" w:sz="0" w:space="0" w:color="auto"/>
                <w:bottom w:val="none" w:sz="0" w:space="0" w:color="auto"/>
                <w:right w:val="none" w:sz="0" w:space="0" w:color="auto"/>
              </w:divBdr>
            </w:div>
            <w:div w:id="2112431927">
              <w:marLeft w:val="0"/>
              <w:marRight w:val="0"/>
              <w:marTop w:val="0"/>
              <w:marBottom w:val="0"/>
              <w:divBdr>
                <w:top w:val="none" w:sz="0" w:space="0" w:color="auto"/>
                <w:left w:val="none" w:sz="0" w:space="0" w:color="auto"/>
                <w:bottom w:val="none" w:sz="0" w:space="0" w:color="auto"/>
                <w:right w:val="none" w:sz="0" w:space="0" w:color="auto"/>
              </w:divBdr>
            </w:div>
            <w:div w:id="2115468578">
              <w:marLeft w:val="0"/>
              <w:marRight w:val="0"/>
              <w:marTop w:val="0"/>
              <w:marBottom w:val="0"/>
              <w:divBdr>
                <w:top w:val="none" w:sz="0" w:space="0" w:color="auto"/>
                <w:left w:val="none" w:sz="0" w:space="0" w:color="auto"/>
                <w:bottom w:val="none" w:sz="0" w:space="0" w:color="auto"/>
                <w:right w:val="none" w:sz="0" w:space="0" w:color="auto"/>
              </w:divBdr>
            </w:div>
            <w:div w:id="2116250537">
              <w:marLeft w:val="0"/>
              <w:marRight w:val="0"/>
              <w:marTop w:val="0"/>
              <w:marBottom w:val="0"/>
              <w:divBdr>
                <w:top w:val="none" w:sz="0" w:space="0" w:color="auto"/>
                <w:left w:val="none" w:sz="0" w:space="0" w:color="auto"/>
                <w:bottom w:val="none" w:sz="0" w:space="0" w:color="auto"/>
                <w:right w:val="none" w:sz="0" w:space="0" w:color="auto"/>
              </w:divBdr>
            </w:div>
            <w:div w:id="2117208835">
              <w:marLeft w:val="0"/>
              <w:marRight w:val="0"/>
              <w:marTop w:val="0"/>
              <w:marBottom w:val="0"/>
              <w:divBdr>
                <w:top w:val="none" w:sz="0" w:space="0" w:color="auto"/>
                <w:left w:val="none" w:sz="0" w:space="0" w:color="auto"/>
                <w:bottom w:val="none" w:sz="0" w:space="0" w:color="auto"/>
                <w:right w:val="none" w:sz="0" w:space="0" w:color="auto"/>
              </w:divBdr>
            </w:div>
            <w:div w:id="2118256989">
              <w:marLeft w:val="0"/>
              <w:marRight w:val="0"/>
              <w:marTop w:val="0"/>
              <w:marBottom w:val="0"/>
              <w:divBdr>
                <w:top w:val="none" w:sz="0" w:space="0" w:color="auto"/>
                <w:left w:val="none" w:sz="0" w:space="0" w:color="auto"/>
                <w:bottom w:val="none" w:sz="0" w:space="0" w:color="auto"/>
                <w:right w:val="none" w:sz="0" w:space="0" w:color="auto"/>
              </w:divBdr>
            </w:div>
            <w:div w:id="2118863062">
              <w:marLeft w:val="0"/>
              <w:marRight w:val="0"/>
              <w:marTop w:val="0"/>
              <w:marBottom w:val="0"/>
              <w:divBdr>
                <w:top w:val="none" w:sz="0" w:space="0" w:color="auto"/>
                <w:left w:val="none" w:sz="0" w:space="0" w:color="auto"/>
                <w:bottom w:val="none" w:sz="0" w:space="0" w:color="auto"/>
                <w:right w:val="none" w:sz="0" w:space="0" w:color="auto"/>
              </w:divBdr>
            </w:div>
            <w:div w:id="2122607841">
              <w:marLeft w:val="0"/>
              <w:marRight w:val="0"/>
              <w:marTop w:val="0"/>
              <w:marBottom w:val="0"/>
              <w:divBdr>
                <w:top w:val="none" w:sz="0" w:space="0" w:color="auto"/>
                <w:left w:val="none" w:sz="0" w:space="0" w:color="auto"/>
                <w:bottom w:val="none" w:sz="0" w:space="0" w:color="auto"/>
                <w:right w:val="none" w:sz="0" w:space="0" w:color="auto"/>
              </w:divBdr>
            </w:div>
            <w:div w:id="2123456151">
              <w:marLeft w:val="0"/>
              <w:marRight w:val="0"/>
              <w:marTop w:val="0"/>
              <w:marBottom w:val="0"/>
              <w:divBdr>
                <w:top w:val="none" w:sz="0" w:space="0" w:color="auto"/>
                <w:left w:val="none" w:sz="0" w:space="0" w:color="auto"/>
                <w:bottom w:val="none" w:sz="0" w:space="0" w:color="auto"/>
                <w:right w:val="none" w:sz="0" w:space="0" w:color="auto"/>
              </w:divBdr>
            </w:div>
            <w:div w:id="2125147951">
              <w:marLeft w:val="0"/>
              <w:marRight w:val="0"/>
              <w:marTop w:val="0"/>
              <w:marBottom w:val="0"/>
              <w:divBdr>
                <w:top w:val="none" w:sz="0" w:space="0" w:color="auto"/>
                <w:left w:val="none" w:sz="0" w:space="0" w:color="auto"/>
                <w:bottom w:val="none" w:sz="0" w:space="0" w:color="auto"/>
                <w:right w:val="none" w:sz="0" w:space="0" w:color="auto"/>
              </w:divBdr>
            </w:div>
            <w:div w:id="2126851378">
              <w:marLeft w:val="0"/>
              <w:marRight w:val="0"/>
              <w:marTop w:val="0"/>
              <w:marBottom w:val="0"/>
              <w:divBdr>
                <w:top w:val="none" w:sz="0" w:space="0" w:color="auto"/>
                <w:left w:val="none" w:sz="0" w:space="0" w:color="auto"/>
                <w:bottom w:val="none" w:sz="0" w:space="0" w:color="auto"/>
                <w:right w:val="none" w:sz="0" w:space="0" w:color="auto"/>
              </w:divBdr>
            </w:div>
            <w:div w:id="2127114090">
              <w:marLeft w:val="0"/>
              <w:marRight w:val="0"/>
              <w:marTop w:val="0"/>
              <w:marBottom w:val="0"/>
              <w:divBdr>
                <w:top w:val="none" w:sz="0" w:space="0" w:color="auto"/>
                <w:left w:val="none" w:sz="0" w:space="0" w:color="auto"/>
                <w:bottom w:val="none" w:sz="0" w:space="0" w:color="auto"/>
                <w:right w:val="none" w:sz="0" w:space="0" w:color="auto"/>
              </w:divBdr>
            </w:div>
            <w:div w:id="2128305920">
              <w:marLeft w:val="0"/>
              <w:marRight w:val="0"/>
              <w:marTop w:val="0"/>
              <w:marBottom w:val="0"/>
              <w:divBdr>
                <w:top w:val="none" w:sz="0" w:space="0" w:color="auto"/>
                <w:left w:val="none" w:sz="0" w:space="0" w:color="auto"/>
                <w:bottom w:val="none" w:sz="0" w:space="0" w:color="auto"/>
                <w:right w:val="none" w:sz="0" w:space="0" w:color="auto"/>
              </w:divBdr>
            </w:div>
            <w:div w:id="2131589017">
              <w:marLeft w:val="0"/>
              <w:marRight w:val="0"/>
              <w:marTop w:val="0"/>
              <w:marBottom w:val="0"/>
              <w:divBdr>
                <w:top w:val="none" w:sz="0" w:space="0" w:color="auto"/>
                <w:left w:val="none" w:sz="0" w:space="0" w:color="auto"/>
                <w:bottom w:val="none" w:sz="0" w:space="0" w:color="auto"/>
                <w:right w:val="none" w:sz="0" w:space="0" w:color="auto"/>
              </w:divBdr>
            </w:div>
            <w:div w:id="2138183250">
              <w:marLeft w:val="0"/>
              <w:marRight w:val="0"/>
              <w:marTop w:val="0"/>
              <w:marBottom w:val="0"/>
              <w:divBdr>
                <w:top w:val="none" w:sz="0" w:space="0" w:color="auto"/>
                <w:left w:val="none" w:sz="0" w:space="0" w:color="auto"/>
                <w:bottom w:val="none" w:sz="0" w:space="0" w:color="auto"/>
                <w:right w:val="none" w:sz="0" w:space="0" w:color="auto"/>
              </w:divBdr>
            </w:div>
            <w:div w:id="2138719589">
              <w:marLeft w:val="0"/>
              <w:marRight w:val="0"/>
              <w:marTop w:val="0"/>
              <w:marBottom w:val="0"/>
              <w:divBdr>
                <w:top w:val="none" w:sz="0" w:space="0" w:color="auto"/>
                <w:left w:val="none" w:sz="0" w:space="0" w:color="auto"/>
                <w:bottom w:val="none" w:sz="0" w:space="0" w:color="auto"/>
                <w:right w:val="none" w:sz="0" w:space="0" w:color="auto"/>
              </w:divBdr>
            </w:div>
            <w:div w:id="2140025612">
              <w:marLeft w:val="0"/>
              <w:marRight w:val="0"/>
              <w:marTop w:val="0"/>
              <w:marBottom w:val="0"/>
              <w:divBdr>
                <w:top w:val="none" w:sz="0" w:space="0" w:color="auto"/>
                <w:left w:val="none" w:sz="0" w:space="0" w:color="auto"/>
                <w:bottom w:val="none" w:sz="0" w:space="0" w:color="auto"/>
                <w:right w:val="none" w:sz="0" w:space="0" w:color="auto"/>
              </w:divBdr>
            </w:div>
            <w:div w:id="2140223649">
              <w:marLeft w:val="0"/>
              <w:marRight w:val="0"/>
              <w:marTop w:val="0"/>
              <w:marBottom w:val="0"/>
              <w:divBdr>
                <w:top w:val="none" w:sz="0" w:space="0" w:color="auto"/>
                <w:left w:val="none" w:sz="0" w:space="0" w:color="auto"/>
                <w:bottom w:val="none" w:sz="0" w:space="0" w:color="auto"/>
                <w:right w:val="none" w:sz="0" w:space="0" w:color="auto"/>
              </w:divBdr>
            </w:div>
            <w:div w:id="2143887195">
              <w:marLeft w:val="0"/>
              <w:marRight w:val="0"/>
              <w:marTop w:val="0"/>
              <w:marBottom w:val="0"/>
              <w:divBdr>
                <w:top w:val="none" w:sz="0" w:space="0" w:color="auto"/>
                <w:left w:val="none" w:sz="0" w:space="0" w:color="auto"/>
                <w:bottom w:val="none" w:sz="0" w:space="0" w:color="auto"/>
                <w:right w:val="none" w:sz="0" w:space="0" w:color="auto"/>
              </w:divBdr>
            </w:div>
            <w:div w:id="2144956154">
              <w:marLeft w:val="0"/>
              <w:marRight w:val="0"/>
              <w:marTop w:val="0"/>
              <w:marBottom w:val="0"/>
              <w:divBdr>
                <w:top w:val="none" w:sz="0" w:space="0" w:color="auto"/>
                <w:left w:val="none" w:sz="0" w:space="0" w:color="auto"/>
                <w:bottom w:val="none" w:sz="0" w:space="0" w:color="auto"/>
                <w:right w:val="none" w:sz="0" w:space="0" w:color="auto"/>
              </w:divBdr>
            </w:div>
            <w:div w:id="2145846608">
              <w:marLeft w:val="0"/>
              <w:marRight w:val="0"/>
              <w:marTop w:val="0"/>
              <w:marBottom w:val="0"/>
              <w:divBdr>
                <w:top w:val="none" w:sz="0" w:space="0" w:color="auto"/>
                <w:left w:val="none" w:sz="0" w:space="0" w:color="auto"/>
                <w:bottom w:val="none" w:sz="0" w:space="0" w:color="auto"/>
                <w:right w:val="none" w:sz="0" w:space="0" w:color="auto"/>
              </w:divBdr>
            </w:div>
            <w:div w:id="2146459595">
              <w:marLeft w:val="0"/>
              <w:marRight w:val="0"/>
              <w:marTop w:val="0"/>
              <w:marBottom w:val="0"/>
              <w:divBdr>
                <w:top w:val="none" w:sz="0" w:space="0" w:color="auto"/>
                <w:left w:val="none" w:sz="0" w:space="0" w:color="auto"/>
                <w:bottom w:val="none" w:sz="0" w:space="0" w:color="auto"/>
                <w:right w:val="none" w:sz="0" w:space="0" w:color="auto"/>
              </w:divBdr>
            </w:div>
          </w:divsChild>
        </w:div>
        <w:div w:id="514805848">
          <w:marLeft w:val="0"/>
          <w:marRight w:val="0"/>
          <w:marTop w:val="0"/>
          <w:marBottom w:val="0"/>
          <w:divBdr>
            <w:top w:val="none" w:sz="0" w:space="0" w:color="auto"/>
            <w:left w:val="none" w:sz="0" w:space="0" w:color="auto"/>
            <w:bottom w:val="none" w:sz="0" w:space="0" w:color="auto"/>
            <w:right w:val="none" w:sz="0" w:space="0" w:color="auto"/>
          </w:divBdr>
          <w:divsChild>
            <w:div w:id="1205977">
              <w:marLeft w:val="0"/>
              <w:marRight w:val="0"/>
              <w:marTop w:val="0"/>
              <w:marBottom w:val="0"/>
              <w:divBdr>
                <w:top w:val="none" w:sz="0" w:space="0" w:color="auto"/>
                <w:left w:val="none" w:sz="0" w:space="0" w:color="auto"/>
                <w:bottom w:val="none" w:sz="0" w:space="0" w:color="auto"/>
                <w:right w:val="none" w:sz="0" w:space="0" w:color="auto"/>
              </w:divBdr>
            </w:div>
            <w:div w:id="4093296">
              <w:marLeft w:val="0"/>
              <w:marRight w:val="0"/>
              <w:marTop w:val="0"/>
              <w:marBottom w:val="0"/>
              <w:divBdr>
                <w:top w:val="none" w:sz="0" w:space="0" w:color="auto"/>
                <w:left w:val="none" w:sz="0" w:space="0" w:color="auto"/>
                <w:bottom w:val="none" w:sz="0" w:space="0" w:color="auto"/>
                <w:right w:val="none" w:sz="0" w:space="0" w:color="auto"/>
              </w:divBdr>
            </w:div>
            <w:div w:id="5599643">
              <w:marLeft w:val="0"/>
              <w:marRight w:val="0"/>
              <w:marTop w:val="0"/>
              <w:marBottom w:val="0"/>
              <w:divBdr>
                <w:top w:val="none" w:sz="0" w:space="0" w:color="auto"/>
                <w:left w:val="none" w:sz="0" w:space="0" w:color="auto"/>
                <w:bottom w:val="none" w:sz="0" w:space="0" w:color="auto"/>
                <w:right w:val="none" w:sz="0" w:space="0" w:color="auto"/>
              </w:divBdr>
            </w:div>
            <w:div w:id="29720528">
              <w:marLeft w:val="0"/>
              <w:marRight w:val="0"/>
              <w:marTop w:val="0"/>
              <w:marBottom w:val="0"/>
              <w:divBdr>
                <w:top w:val="none" w:sz="0" w:space="0" w:color="auto"/>
                <w:left w:val="none" w:sz="0" w:space="0" w:color="auto"/>
                <w:bottom w:val="none" w:sz="0" w:space="0" w:color="auto"/>
                <w:right w:val="none" w:sz="0" w:space="0" w:color="auto"/>
              </w:divBdr>
            </w:div>
            <w:div w:id="45641760">
              <w:marLeft w:val="0"/>
              <w:marRight w:val="0"/>
              <w:marTop w:val="0"/>
              <w:marBottom w:val="0"/>
              <w:divBdr>
                <w:top w:val="none" w:sz="0" w:space="0" w:color="auto"/>
                <w:left w:val="none" w:sz="0" w:space="0" w:color="auto"/>
                <w:bottom w:val="none" w:sz="0" w:space="0" w:color="auto"/>
                <w:right w:val="none" w:sz="0" w:space="0" w:color="auto"/>
              </w:divBdr>
            </w:div>
            <w:div w:id="47579717">
              <w:marLeft w:val="0"/>
              <w:marRight w:val="0"/>
              <w:marTop w:val="0"/>
              <w:marBottom w:val="0"/>
              <w:divBdr>
                <w:top w:val="none" w:sz="0" w:space="0" w:color="auto"/>
                <w:left w:val="none" w:sz="0" w:space="0" w:color="auto"/>
                <w:bottom w:val="none" w:sz="0" w:space="0" w:color="auto"/>
                <w:right w:val="none" w:sz="0" w:space="0" w:color="auto"/>
              </w:divBdr>
            </w:div>
            <w:div w:id="56517235">
              <w:marLeft w:val="0"/>
              <w:marRight w:val="0"/>
              <w:marTop w:val="0"/>
              <w:marBottom w:val="0"/>
              <w:divBdr>
                <w:top w:val="none" w:sz="0" w:space="0" w:color="auto"/>
                <w:left w:val="none" w:sz="0" w:space="0" w:color="auto"/>
                <w:bottom w:val="none" w:sz="0" w:space="0" w:color="auto"/>
                <w:right w:val="none" w:sz="0" w:space="0" w:color="auto"/>
              </w:divBdr>
            </w:div>
            <w:div w:id="62217936">
              <w:marLeft w:val="0"/>
              <w:marRight w:val="0"/>
              <w:marTop w:val="0"/>
              <w:marBottom w:val="0"/>
              <w:divBdr>
                <w:top w:val="none" w:sz="0" w:space="0" w:color="auto"/>
                <w:left w:val="none" w:sz="0" w:space="0" w:color="auto"/>
                <w:bottom w:val="none" w:sz="0" w:space="0" w:color="auto"/>
                <w:right w:val="none" w:sz="0" w:space="0" w:color="auto"/>
              </w:divBdr>
            </w:div>
            <w:div w:id="64108117">
              <w:marLeft w:val="0"/>
              <w:marRight w:val="0"/>
              <w:marTop w:val="0"/>
              <w:marBottom w:val="0"/>
              <w:divBdr>
                <w:top w:val="none" w:sz="0" w:space="0" w:color="auto"/>
                <w:left w:val="none" w:sz="0" w:space="0" w:color="auto"/>
                <w:bottom w:val="none" w:sz="0" w:space="0" w:color="auto"/>
                <w:right w:val="none" w:sz="0" w:space="0" w:color="auto"/>
              </w:divBdr>
            </w:div>
            <w:div w:id="66074166">
              <w:marLeft w:val="0"/>
              <w:marRight w:val="0"/>
              <w:marTop w:val="0"/>
              <w:marBottom w:val="0"/>
              <w:divBdr>
                <w:top w:val="none" w:sz="0" w:space="0" w:color="auto"/>
                <w:left w:val="none" w:sz="0" w:space="0" w:color="auto"/>
                <w:bottom w:val="none" w:sz="0" w:space="0" w:color="auto"/>
                <w:right w:val="none" w:sz="0" w:space="0" w:color="auto"/>
              </w:divBdr>
            </w:div>
            <w:div w:id="68574634">
              <w:marLeft w:val="0"/>
              <w:marRight w:val="0"/>
              <w:marTop w:val="0"/>
              <w:marBottom w:val="0"/>
              <w:divBdr>
                <w:top w:val="none" w:sz="0" w:space="0" w:color="auto"/>
                <w:left w:val="none" w:sz="0" w:space="0" w:color="auto"/>
                <w:bottom w:val="none" w:sz="0" w:space="0" w:color="auto"/>
                <w:right w:val="none" w:sz="0" w:space="0" w:color="auto"/>
              </w:divBdr>
            </w:div>
            <w:div w:id="70087615">
              <w:marLeft w:val="0"/>
              <w:marRight w:val="0"/>
              <w:marTop w:val="0"/>
              <w:marBottom w:val="0"/>
              <w:divBdr>
                <w:top w:val="none" w:sz="0" w:space="0" w:color="auto"/>
                <w:left w:val="none" w:sz="0" w:space="0" w:color="auto"/>
                <w:bottom w:val="none" w:sz="0" w:space="0" w:color="auto"/>
                <w:right w:val="none" w:sz="0" w:space="0" w:color="auto"/>
              </w:divBdr>
            </w:div>
            <w:div w:id="71243956">
              <w:marLeft w:val="0"/>
              <w:marRight w:val="0"/>
              <w:marTop w:val="0"/>
              <w:marBottom w:val="0"/>
              <w:divBdr>
                <w:top w:val="none" w:sz="0" w:space="0" w:color="auto"/>
                <w:left w:val="none" w:sz="0" w:space="0" w:color="auto"/>
                <w:bottom w:val="none" w:sz="0" w:space="0" w:color="auto"/>
                <w:right w:val="none" w:sz="0" w:space="0" w:color="auto"/>
              </w:divBdr>
            </w:div>
            <w:div w:id="71975706">
              <w:marLeft w:val="0"/>
              <w:marRight w:val="0"/>
              <w:marTop w:val="0"/>
              <w:marBottom w:val="0"/>
              <w:divBdr>
                <w:top w:val="none" w:sz="0" w:space="0" w:color="auto"/>
                <w:left w:val="none" w:sz="0" w:space="0" w:color="auto"/>
                <w:bottom w:val="none" w:sz="0" w:space="0" w:color="auto"/>
                <w:right w:val="none" w:sz="0" w:space="0" w:color="auto"/>
              </w:divBdr>
            </w:div>
            <w:div w:id="76706616">
              <w:marLeft w:val="0"/>
              <w:marRight w:val="0"/>
              <w:marTop w:val="0"/>
              <w:marBottom w:val="0"/>
              <w:divBdr>
                <w:top w:val="none" w:sz="0" w:space="0" w:color="auto"/>
                <w:left w:val="none" w:sz="0" w:space="0" w:color="auto"/>
                <w:bottom w:val="none" w:sz="0" w:space="0" w:color="auto"/>
                <w:right w:val="none" w:sz="0" w:space="0" w:color="auto"/>
              </w:divBdr>
            </w:div>
            <w:div w:id="79761563">
              <w:marLeft w:val="0"/>
              <w:marRight w:val="0"/>
              <w:marTop w:val="0"/>
              <w:marBottom w:val="0"/>
              <w:divBdr>
                <w:top w:val="none" w:sz="0" w:space="0" w:color="auto"/>
                <w:left w:val="none" w:sz="0" w:space="0" w:color="auto"/>
                <w:bottom w:val="none" w:sz="0" w:space="0" w:color="auto"/>
                <w:right w:val="none" w:sz="0" w:space="0" w:color="auto"/>
              </w:divBdr>
            </w:div>
            <w:div w:id="79833890">
              <w:marLeft w:val="0"/>
              <w:marRight w:val="0"/>
              <w:marTop w:val="0"/>
              <w:marBottom w:val="0"/>
              <w:divBdr>
                <w:top w:val="none" w:sz="0" w:space="0" w:color="auto"/>
                <w:left w:val="none" w:sz="0" w:space="0" w:color="auto"/>
                <w:bottom w:val="none" w:sz="0" w:space="0" w:color="auto"/>
                <w:right w:val="none" w:sz="0" w:space="0" w:color="auto"/>
              </w:divBdr>
            </w:div>
            <w:div w:id="80297515">
              <w:marLeft w:val="0"/>
              <w:marRight w:val="0"/>
              <w:marTop w:val="0"/>
              <w:marBottom w:val="0"/>
              <w:divBdr>
                <w:top w:val="none" w:sz="0" w:space="0" w:color="auto"/>
                <w:left w:val="none" w:sz="0" w:space="0" w:color="auto"/>
                <w:bottom w:val="none" w:sz="0" w:space="0" w:color="auto"/>
                <w:right w:val="none" w:sz="0" w:space="0" w:color="auto"/>
              </w:divBdr>
            </w:div>
            <w:div w:id="90399877">
              <w:marLeft w:val="0"/>
              <w:marRight w:val="0"/>
              <w:marTop w:val="0"/>
              <w:marBottom w:val="0"/>
              <w:divBdr>
                <w:top w:val="none" w:sz="0" w:space="0" w:color="auto"/>
                <w:left w:val="none" w:sz="0" w:space="0" w:color="auto"/>
                <w:bottom w:val="none" w:sz="0" w:space="0" w:color="auto"/>
                <w:right w:val="none" w:sz="0" w:space="0" w:color="auto"/>
              </w:divBdr>
            </w:div>
            <w:div w:id="97719928">
              <w:marLeft w:val="0"/>
              <w:marRight w:val="0"/>
              <w:marTop w:val="0"/>
              <w:marBottom w:val="0"/>
              <w:divBdr>
                <w:top w:val="none" w:sz="0" w:space="0" w:color="auto"/>
                <w:left w:val="none" w:sz="0" w:space="0" w:color="auto"/>
                <w:bottom w:val="none" w:sz="0" w:space="0" w:color="auto"/>
                <w:right w:val="none" w:sz="0" w:space="0" w:color="auto"/>
              </w:divBdr>
            </w:div>
            <w:div w:id="102498505">
              <w:marLeft w:val="0"/>
              <w:marRight w:val="0"/>
              <w:marTop w:val="0"/>
              <w:marBottom w:val="0"/>
              <w:divBdr>
                <w:top w:val="none" w:sz="0" w:space="0" w:color="auto"/>
                <w:left w:val="none" w:sz="0" w:space="0" w:color="auto"/>
                <w:bottom w:val="none" w:sz="0" w:space="0" w:color="auto"/>
                <w:right w:val="none" w:sz="0" w:space="0" w:color="auto"/>
              </w:divBdr>
            </w:div>
            <w:div w:id="104472917">
              <w:marLeft w:val="0"/>
              <w:marRight w:val="0"/>
              <w:marTop w:val="0"/>
              <w:marBottom w:val="0"/>
              <w:divBdr>
                <w:top w:val="none" w:sz="0" w:space="0" w:color="auto"/>
                <w:left w:val="none" w:sz="0" w:space="0" w:color="auto"/>
                <w:bottom w:val="none" w:sz="0" w:space="0" w:color="auto"/>
                <w:right w:val="none" w:sz="0" w:space="0" w:color="auto"/>
              </w:divBdr>
            </w:div>
            <w:div w:id="114176973">
              <w:marLeft w:val="0"/>
              <w:marRight w:val="0"/>
              <w:marTop w:val="0"/>
              <w:marBottom w:val="0"/>
              <w:divBdr>
                <w:top w:val="none" w:sz="0" w:space="0" w:color="auto"/>
                <w:left w:val="none" w:sz="0" w:space="0" w:color="auto"/>
                <w:bottom w:val="none" w:sz="0" w:space="0" w:color="auto"/>
                <w:right w:val="none" w:sz="0" w:space="0" w:color="auto"/>
              </w:divBdr>
            </w:div>
            <w:div w:id="120852904">
              <w:marLeft w:val="0"/>
              <w:marRight w:val="0"/>
              <w:marTop w:val="0"/>
              <w:marBottom w:val="0"/>
              <w:divBdr>
                <w:top w:val="none" w:sz="0" w:space="0" w:color="auto"/>
                <w:left w:val="none" w:sz="0" w:space="0" w:color="auto"/>
                <w:bottom w:val="none" w:sz="0" w:space="0" w:color="auto"/>
                <w:right w:val="none" w:sz="0" w:space="0" w:color="auto"/>
              </w:divBdr>
            </w:div>
            <w:div w:id="123235128">
              <w:marLeft w:val="0"/>
              <w:marRight w:val="0"/>
              <w:marTop w:val="0"/>
              <w:marBottom w:val="0"/>
              <w:divBdr>
                <w:top w:val="none" w:sz="0" w:space="0" w:color="auto"/>
                <w:left w:val="none" w:sz="0" w:space="0" w:color="auto"/>
                <w:bottom w:val="none" w:sz="0" w:space="0" w:color="auto"/>
                <w:right w:val="none" w:sz="0" w:space="0" w:color="auto"/>
              </w:divBdr>
            </w:div>
            <w:div w:id="124005044">
              <w:marLeft w:val="0"/>
              <w:marRight w:val="0"/>
              <w:marTop w:val="0"/>
              <w:marBottom w:val="0"/>
              <w:divBdr>
                <w:top w:val="none" w:sz="0" w:space="0" w:color="auto"/>
                <w:left w:val="none" w:sz="0" w:space="0" w:color="auto"/>
                <w:bottom w:val="none" w:sz="0" w:space="0" w:color="auto"/>
                <w:right w:val="none" w:sz="0" w:space="0" w:color="auto"/>
              </w:divBdr>
            </w:div>
            <w:div w:id="127598981">
              <w:marLeft w:val="0"/>
              <w:marRight w:val="0"/>
              <w:marTop w:val="0"/>
              <w:marBottom w:val="0"/>
              <w:divBdr>
                <w:top w:val="none" w:sz="0" w:space="0" w:color="auto"/>
                <w:left w:val="none" w:sz="0" w:space="0" w:color="auto"/>
                <w:bottom w:val="none" w:sz="0" w:space="0" w:color="auto"/>
                <w:right w:val="none" w:sz="0" w:space="0" w:color="auto"/>
              </w:divBdr>
            </w:div>
            <w:div w:id="128982881">
              <w:marLeft w:val="0"/>
              <w:marRight w:val="0"/>
              <w:marTop w:val="0"/>
              <w:marBottom w:val="0"/>
              <w:divBdr>
                <w:top w:val="none" w:sz="0" w:space="0" w:color="auto"/>
                <w:left w:val="none" w:sz="0" w:space="0" w:color="auto"/>
                <w:bottom w:val="none" w:sz="0" w:space="0" w:color="auto"/>
                <w:right w:val="none" w:sz="0" w:space="0" w:color="auto"/>
              </w:divBdr>
            </w:div>
            <w:div w:id="134765642">
              <w:marLeft w:val="0"/>
              <w:marRight w:val="0"/>
              <w:marTop w:val="0"/>
              <w:marBottom w:val="0"/>
              <w:divBdr>
                <w:top w:val="none" w:sz="0" w:space="0" w:color="auto"/>
                <w:left w:val="none" w:sz="0" w:space="0" w:color="auto"/>
                <w:bottom w:val="none" w:sz="0" w:space="0" w:color="auto"/>
                <w:right w:val="none" w:sz="0" w:space="0" w:color="auto"/>
              </w:divBdr>
            </w:div>
            <w:div w:id="141893156">
              <w:marLeft w:val="0"/>
              <w:marRight w:val="0"/>
              <w:marTop w:val="0"/>
              <w:marBottom w:val="0"/>
              <w:divBdr>
                <w:top w:val="none" w:sz="0" w:space="0" w:color="auto"/>
                <w:left w:val="none" w:sz="0" w:space="0" w:color="auto"/>
                <w:bottom w:val="none" w:sz="0" w:space="0" w:color="auto"/>
                <w:right w:val="none" w:sz="0" w:space="0" w:color="auto"/>
              </w:divBdr>
            </w:div>
            <w:div w:id="146634400">
              <w:marLeft w:val="0"/>
              <w:marRight w:val="0"/>
              <w:marTop w:val="0"/>
              <w:marBottom w:val="0"/>
              <w:divBdr>
                <w:top w:val="none" w:sz="0" w:space="0" w:color="auto"/>
                <w:left w:val="none" w:sz="0" w:space="0" w:color="auto"/>
                <w:bottom w:val="none" w:sz="0" w:space="0" w:color="auto"/>
                <w:right w:val="none" w:sz="0" w:space="0" w:color="auto"/>
              </w:divBdr>
            </w:div>
            <w:div w:id="147214440">
              <w:marLeft w:val="0"/>
              <w:marRight w:val="0"/>
              <w:marTop w:val="0"/>
              <w:marBottom w:val="0"/>
              <w:divBdr>
                <w:top w:val="none" w:sz="0" w:space="0" w:color="auto"/>
                <w:left w:val="none" w:sz="0" w:space="0" w:color="auto"/>
                <w:bottom w:val="none" w:sz="0" w:space="0" w:color="auto"/>
                <w:right w:val="none" w:sz="0" w:space="0" w:color="auto"/>
              </w:divBdr>
            </w:div>
            <w:div w:id="158541307">
              <w:marLeft w:val="0"/>
              <w:marRight w:val="0"/>
              <w:marTop w:val="0"/>
              <w:marBottom w:val="0"/>
              <w:divBdr>
                <w:top w:val="none" w:sz="0" w:space="0" w:color="auto"/>
                <w:left w:val="none" w:sz="0" w:space="0" w:color="auto"/>
                <w:bottom w:val="none" w:sz="0" w:space="0" w:color="auto"/>
                <w:right w:val="none" w:sz="0" w:space="0" w:color="auto"/>
              </w:divBdr>
            </w:div>
            <w:div w:id="162401809">
              <w:marLeft w:val="0"/>
              <w:marRight w:val="0"/>
              <w:marTop w:val="0"/>
              <w:marBottom w:val="0"/>
              <w:divBdr>
                <w:top w:val="none" w:sz="0" w:space="0" w:color="auto"/>
                <w:left w:val="none" w:sz="0" w:space="0" w:color="auto"/>
                <w:bottom w:val="none" w:sz="0" w:space="0" w:color="auto"/>
                <w:right w:val="none" w:sz="0" w:space="0" w:color="auto"/>
              </w:divBdr>
            </w:div>
            <w:div w:id="164977394">
              <w:marLeft w:val="0"/>
              <w:marRight w:val="0"/>
              <w:marTop w:val="0"/>
              <w:marBottom w:val="0"/>
              <w:divBdr>
                <w:top w:val="none" w:sz="0" w:space="0" w:color="auto"/>
                <w:left w:val="none" w:sz="0" w:space="0" w:color="auto"/>
                <w:bottom w:val="none" w:sz="0" w:space="0" w:color="auto"/>
                <w:right w:val="none" w:sz="0" w:space="0" w:color="auto"/>
              </w:divBdr>
            </w:div>
            <w:div w:id="168495151">
              <w:marLeft w:val="0"/>
              <w:marRight w:val="0"/>
              <w:marTop w:val="0"/>
              <w:marBottom w:val="0"/>
              <w:divBdr>
                <w:top w:val="none" w:sz="0" w:space="0" w:color="auto"/>
                <w:left w:val="none" w:sz="0" w:space="0" w:color="auto"/>
                <w:bottom w:val="none" w:sz="0" w:space="0" w:color="auto"/>
                <w:right w:val="none" w:sz="0" w:space="0" w:color="auto"/>
              </w:divBdr>
            </w:div>
            <w:div w:id="175387778">
              <w:marLeft w:val="0"/>
              <w:marRight w:val="0"/>
              <w:marTop w:val="0"/>
              <w:marBottom w:val="0"/>
              <w:divBdr>
                <w:top w:val="none" w:sz="0" w:space="0" w:color="auto"/>
                <w:left w:val="none" w:sz="0" w:space="0" w:color="auto"/>
                <w:bottom w:val="none" w:sz="0" w:space="0" w:color="auto"/>
                <w:right w:val="none" w:sz="0" w:space="0" w:color="auto"/>
              </w:divBdr>
            </w:div>
            <w:div w:id="175848913">
              <w:marLeft w:val="0"/>
              <w:marRight w:val="0"/>
              <w:marTop w:val="0"/>
              <w:marBottom w:val="0"/>
              <w:divBdr>
                <w:top w:val="none" w:sz="0" w:space="0" w:color="auto"/>
                <w:left w:val="none" w:sz="0" w:space="0" w:color="auto"/>
                <w:bottom w:val="none" w:sz="0" w:space="0" w:color="auto"/>
                <w:right w:val="none" w:sz="0" w:space="0" w:color="auto"/>
              </w:divBdr>
            </w:div>
            <w:div w:id="183793082">
              <w:marLeft w:val="0"/>
              <w:marRight w:val="0"/>
              <w:marTop w:val="0"/>
              <w:marBottom w:val="0"/>
              <w:divBdr>
                <w:top w:val="none" w:sz="0" w:space="0" w:color="auto"/>
                <w:left w:val="none" w:sz="0" w:space="0" w:color="auto"/>
                <w:bottom w:val="none" w:sz="0" w:space="0" w:color="auto"/>
                <w:right w:val="none" w:sz="0" w:space="0" w:color="auto"/>
              </w:divBdr>
            </w:div>
            <w:div w:id="187725045">
              <w:marLeft w:val="0"/>
              <w:marRight w:val="0"/>
              <w:marTop w:val="0"/>
              <w:marBottom w:val="0"/>
              <w:divBdr>
                <w:top w:val="none" w:sz="0" w:space="0" w:color="auto"/>
                <w:left w:val="none" w:sz="0" w:space="0" w:color="auto"/>
                <w:bottom w:val="none" w:sz="0" w:space="0" w:color="auto"/>
                <w:right w:val="none" w:sz="0" w:space="0" w:color="auto"/>
              </w:divBdr>
            </w:div>
            <w:div w:id="198205799">
              <w:marLeft w:val="0"/>
              <w:marRight w:val="0"/>
              <w:marTop w:val="0"/>
              <w:marBottom w:val="0"/>
              <w:divBdr>
                <w:top w:val="none" w:sz="0" w:space="0" w:color="auto"/>
                <w:left w:val="none" w:sz="0" w:space="0" w:color="auto"/>
                <w:bottom w:val="none" w:sz="0" w:space="0" w:color="auto"/>
                <w:right w:val="none" w:sz="0" w:space="0" w:color="auto"/>
              </w:divBdr>
            </w:div>
            <w:div w:id="201022117">
              <w:marLeft w:val="0"/>
              <w:marRight w:val="0"/>
              <w:marTop w:val="0"/>
              <w:marBottom w:val="0"/>
              <w:divBdr>
                <w:top w:val="none" w:sz="0" w:space="0" w:color="auto"/>
                <w:left w:val="none" w:sz="0" w:space="0" w:color="auto"/>
                <w:bottom w:val="none" w:sz="0" w:space="0" w:color="auto"/>
                <w:right w:val="none" w:sz="0" w:space="0" w:color="auto"/>
              </w:divBdr>
            </w:div>
            <w:div w:id="205265916">
              <w:marLeft w:val="0"/>
              <w:marRight w:val="0"/>
              <w:marTop w:val="0"/>
              <w:marBottom w:val="0"/>
              <w:divBdr>
                <w:top w:val="none" w:sz="0" w:space="0" w:color="auto"/>
                <w:left w:val="none" w:sz="0" w:space="0" w:color="auto"/>
                <w:bottom w:val="none" w:sz="0" w:space="0" w:color="auto"/>
                <w:right w:val="none" w:sz="0" w:space="0" w:color="auto"/>
              </w:divBdr>
            </w:div>
            <w:div w:id="211045468">
              <w:marLeft w:val="0"/>
              <w:marRight w:val="0"/>
              <w:marTop w:val="0"/>
              <w:marBottom w:val="0"/>
              <w:divBdr>
                <w:top w:val="none" w:sz="0" w:space="0" w:color="auto"/>
                <w:left w:val="none" w:sz="0" w:space="0" w:color="auto"/>
                <w:bottom w:val="none" w:sz="0" w:space="0" w:color="auto"/>
                <w:right w:val="none" w:sz="0" w:space="0" w:color="auto"/>
              </w:divBdr>
            </w:div>
            <w:div w:id="218170967">
              <w:marLeft w:val="0"/>
              <w:marRight w:val="0"/>
              <w:marTop w:val="0"/>
              <w:marBottom w:val="0"/>
              <w:divBdr>
                <w:top w:val="none" w:sz="0" w:space="0" w:color="auto"/>
                <w:left w:val="none" w:sz="0" w:space="0" w:color="auto"/>
                <w:bottom w:val="none" w:sz="0" w:space="0" w:color="auto"/>
                <w:right w:val="none" w:sz="0" w:space="0" w:color="auto"/>
              </w:divBdr>
            </w:div>
            <w:div w:id="227375959">
              <w:marLeft w:val="0"/>
              <w:marRight w:val="0"/>
              <w:marTop w:val="0"/>
              <w:marBottom w:val="0"/>
              <w:divBdr>
                <w:top w:val="none" w:sz="0" w:space="0" w:color="auto"/>
                <w:left w:val="none" w:sz="0" w:space="0" w:color="auto"/>
                <w:bottom w:val="none" w:sz="0" w:space="0" w:color="auto"/>
                <w:right w:val="none" w:sz="0" w:space="0" w:color="auto"/>
              </w:divBdr>
            </w:div>
            <w:div w:id="227569764">
              <w:marLeft w:val="0"/>
              <w:marRight w:val="0"/>
              <w:marTop w:val="0"/>
              <w:marBottom w:val="0"/>
              <w:divBdr>
                <w:top w:val="none" w:sz="0" w:space="0" w:color="auto"/>
                <w:left w:val="none" w:sz="0" w:space="0" w:color="auto"/>
                <w:bottom w:val="none" w:sz="0" w:space="0" w:color="auto"/>
                <w:right w:val="none" w:sz="0" w:space="0" w:color="auto"/>
              </w:divBdr>
            </w:div>
            <w:div w:id="229653650">
              <w:marLeft w:val="0"/>
              <w:marRight w:val="0"/>
              <w:marTop w:val="0"/>
              <w:marBottom w:val="0"/>
              <w:divBdr>
                <w:top w:val="none" w:sz="0" w:space="0" w:color="auto"/>
                <w:left w:val="none" w:sz="0" w:space="0" w:color="auto"/>
                <w:bottom w:val="none" w:sz="0" w:space="0" w:color="auto"/>
                <w:right w:val="none" w:sz="0" w:space="0" w:color="auto"/>
              </w:divBdr>
            </w:div>
            <w:div w:id="230238681">
              <w:marLeft w:val="0"/>
              <w:marRight w:val="0"/>
              <w:marTop w:val="0"/>
              <w:marBottom w:val="0"/>
              <w:divBdr>
                <w:top w:val="none" w:sz="0" w:space="0" w:color="auto"/>
                <w:left w:val="none" w:sz="0" w:space="0" w:color="auto"/>
                <w:bottom w:val="none" w:sz="0" w:space="0" w:color="auto"/>
                <w:right w:val="none" w:sz="0" w:space="0" w:color="auto"/>
              </w:divBdr>
            </w:div>
            <w:div w:id="232592103">
              <w:marLeft w:val="0"/>
              <w:marRight w:val="0"/>
              <w:marTop w:val="0"/>
              <w:marBottom w:val="0"/>
              <w:divBdr>
                <w:top w:val="none" w:sz="0" w:space="0" w:color="auto"/>
                <w:left w:val="none" w:sz="0" w:space="0" w:color="auto"/>
                <w:bottom w:val="none" w:sz="0" w:space="0" w:color="auto"/>
                <w:right w:val="none" w:sz="0" w:space="0" w:color="auto"/>
              </w:divBdr>
            </w:div>
            <w:div w:id="239679172">
              <w:marLeft w:val="0"/>
              <w:marRight w:val="0"/>
              <w:marTop w:val="0"/>
              <w:marBottom w:val="0"/>
              <w:divBdr>
                <w:top w:val="none" w:sz="0" w:space="0" w:color="auto"/>
                <w:left w:val="none" w:sz="0" w:space="0" w:color="auto"/>
                <w:bottom w:val="none" w:sz="0" w:space="0" w:color="auto"/>
                <w:right w:val="none" w:sz="0" w:space="0" w:color="auto"/>
              </w:divBdr>
            </w:div>
            <w:div w:id="243028885">
              <w:marLeft w:val="0"/>
              <w:marRight w:val="0"/>
              <w:marTop w:val="0"/>
              <w:marBottom w:val="0"/>
              <w:divBdr>
                <w:top w:val="none" w:sz="0" w:space="0" w:color="auto"/>
                <w:left w:val="none" w:sz="0" w:space="0" w:color="auto"/>
                <w:bottom w:val="none" w:sz="0" w:space="0" w:color="auto"/>
                <w:right w:val="none" w:sz="0" w:space="0" w:color="auto"/>
              </w:divBdr>
            </w:div>
            <w:div w:id="243998398">
              <w:marLeft w:val="0"/>
              <w:marRight w:val="0"/>
              <w:marTop w:val="0"/>
              <w:marBottom w:val="0"/>
              <w:divBdr>
                <w:top w:val="none" w:sz="0" w:space="0" w:color="auto"/>
                <w:left w:val="none" w:sz="0" w:space="0" w:color="auto"/>
                <w:bottom w:val="none" w:sz="0" w:space="0" w:color="auto"/>
                <w:right w:val="none" w:sz="0" w:space="0" w:color="auto"/>
              </w:divBdr>
            </w:div>
            <w:div w:id="248775545">
              <w:marLeft w:val="0"/>
              <w:marRight w:val="0"/>
              <w:marTop w:val="0"/>
              <w:marBottom w:val="0"/>
              <w:divBdr>
                <w:top w:val="none" w:sz="0" w:space="0" w:color="auto"/>
                <w:left w:val="none" w:sz="0" w:space="0" w:color="auto"/>
                <w:bottom w:val="none" w:sz="0" w:space="0" w:color="auto"/>
                <w:right w:val="none" w:sz="0" w:space="0" w:color="auto"/>
              </w:divBdr>
            </w:div>
            <w:div w:id="258755495">
              <w:marLeft w:val="0"/>
              <w:marRight w:val="0"/>
              <w:marTop w:val="0"/>
              <w:marBottom w:val="0"/>
              <w:divBdr>
                <w:top w:val="none" w:sz="0" w:space="0" w:color="auto"/>
                <w:left w:val="none" w:sz="0" w:space="0" w:color="auto"/>
                <w:bottom w:val="none" w:sz="0" w:space="0" w:color="auto"/>
                <w:right w:val="none" w:sz="0" w:space="0" w:color="auto"/>
              </w:divBdr>
            </w:div>
            <w:div w:id="258833822">
              <w:marLeft w:val="0"/>
              <w:marRight w:val="0"/>
              <w:marTop w:val="0"/>
              <w:marBottom w:val="0"/>
              <w:divBdr>
                <w:top w:val="none" w:sz="0" w:space="0" w:color="auto"/>
                <w:left w:val="none" w:sz="0" w:space="0" w:color="auto"/>
                <w:bottom w:val="none" w:sz="0" w:space="0" w:color="auto"/>
                <w:right w:val="none" w:sz="0" w:space="0" w:color="auto"/>
              </w:divBdr>
            </w:div>
            <w:div w:id="261188649">
              <w:marLeft w:val="0"/>
              <w:marRight w:val="0"/>
              <w:marTop w:val="0"/>
              <w:marBottom w:val="0"/>
              <w:divBdr>
                <w:top w:val="none" w:sz="0" w:space="0" w:color="auto"/>
                <w:left w:val="none" w:sz="0" w:space="0" w:color="auto"/>
                <w:bottom w:val="none" w:sz="0" w:space="0" w:color="auto"/>
                <w:right w:val="none" w:sz="0" w:space="0" w:color="auto"/>
              </w:divBdr>
            </w:div>
            <w:div w:id="271129049">
              <w:marLeft w:val="0"/>
              <w:marRight w:val="0"/>
              <w:marTop w:val="0"/>
              <w:marBottom w:val="0"/>
              <w:divBdr>
                <w:top w:val="none" w:sz="0" w:space="0" w:color="auto"/>
                <w:left w:val="none" w:sz="0" w:space="0" w:color="auto"/>
                <w:bottom w:val="none" w:sz="0" w:space="0" w:color="auto"/>
                <w:right w:val="none" w:sz="0" w:space="0" w:color="auto"/>
              </w:divBdr>
            </w:div>
            <w:div w:id="272321503">
              <w:marLeft w:val="0"/>
              <w:marRight w:val="0"/>
              <w:marTop w:val="0"/>
              <w:marBottom w:val="0"/>
              <w:divBdr>
                <w:top w:val="none" w:sz="0" w:space="0" w:color="auto"/>
                <w:left w:val="none" w:sz="0" w:space="0" w:color="auto"/>
                <w:bottom w:val="none" w:sz="0" w:space="0" w:color="auto"/>
                <w:right w:val="none" w:sz="0" w:space="0" w:color="auto"/>
              </w:divBdr>
            </w:div>
            <w:div w:id="276641995">
              <w:marLeft w:val="0"/>
              <w:marRight w:val="0"/>
              <w:marTop w:val="0"/>
              <w:marBottom w:val="0"/>
              <w:divBdr>
                <w:top w:val="none" w:sz="0" w:space="0" w:color="auto"/>
                <w:left w:val="none" w:sz="0" w:space="0" w:color="auto"/>
                <w:bottom w:val="none" w:sz="0" w:space="0" w:color="auto"/>
                <w:right w:val="none" w:sz="0" w:space="0" w:color="auto"/>
              </w:divBdr>
            </w:div>
            <w:div w:id="276760350">
              <w:marLeft w:val="0"/>
              <w:marRight w:val="0"/>
              <w:marTop w:val="0"/>
              <w:marBottom w:val="0"/>
              <w:divBdr>
                <w:top w:val="none" w:sz="0" w:space="0" w:color="auto"/>
                <w:left w:val="none" w:sz="0" w:space="0" w:color="auto"/>
                <w:bottom w:val="none" w:sz="0" w:space="0" w:color="auto"/>
                <w:right w:val="none" w:sz="0" w:space="0" w:color="auto"/>
              </w:divBdr>
            </w:div>
            <w:div w:id="276987315">
              <w:marLeft w:val="0"/>
              <w:marRight w:val="0"/>
              <w:marTop w:val="0"/>
              <w:marBottom w:val="0"/>
              <w:divBdr>
                <w:top w:val="none" w:sz="0" w:space="0" w:color="auto"/>
                <w:left w:val="none" w:sz="0" w:space="0" w:color="auto"/>
                <w:bottom w:val="none" w:sz="0" w:space="0" w:color="auto"/>
                <w:right w:val="none" w:sz="0" w:space="0" w:color="auto"/>
              </w:divBdr>
            </w:div>
            <w:div w:id="281427597">
              <w:marLeft w:val="0"/>
              <w:marRight w:val="0"/>
              <w:marTop w:val="0"/>
              <w:marBottom w:val="0"/>
              <w:divBdr>
                <w:top w:val="none" w:sz="0" w:space="0" w:color="auto"/>
                <w:left w:val="none" w:sz="0" w:space="0" w:color="auto"/>
                <w:bottom w:val="none" w:sz="0" w:space="0" w:color="auto"/>
                <w:right w:val="none" w:sz="0" w:space="0" w:color="auto"/>
              </w:divBdr>
            </w:div>
            <w:div w:id="282929944">
              <w:marLeft w:val="0"/>
              <w:marRight w:val="0"/>
              <w:marTop w:val="0"/>
              <w:marBottom w:val="0"/>
              <w:divBdr>
                <w:top w:val="none" w:sz="0" w:space="0" w:color="auto"/>
                <w:left w:val="none" w:sz="0" w:space="0" w:color="auto"/>
                <w:bottom w:val="none" w:sz="0" w:space="0" w:color="auto"/>
                <w:right w:val="none" w:sz="0" w:space="0" w:color="auto"/>
              </w:divBdr>
            </w:div>
            <w:div w:id="288323600">
              <w:marLeft w:val="0"/>
              <w:marRight w:val="0"/>
              <w:marTop w:val="0"/>
              <w:marBottom w:val="0"/>
              <w:divBdr>
                <w:top w:val="none" w:sz="0" w:space="0" w:color="auto"/>
                <w:left w:val="none" w:sz="0" w:space="0" w:color="auto"/>
                <w:bottom w:val="none" w:sz="0" w:space="0" w:color="auto"/>
                <w:right w:val="none" w:sz="0" w:space="0" w:color="auto"/>
              </w:divBdr>
            </w:div>
            <w:div w:id="289894721">
              <w:marLeft w:val="0"/>
              <w:marRight w:val="0"/>
              <w:marTop w:val="0"/>
              <w:marBottom w:val="0"/>
              <w:divBdr>
                <w:top w:val="none" w:sz="0" w:space="0" w:color="auto"/>
                <w:left w:val="none" w:sz="0" w:space="0" w:color="auto"/>
                <w:bottom w:val="none" w:sz="0" w:space="0" w:color="auto"/>
                <w:right w:val="none" w:sz="0" w:space="0" w:color="auto"/>
              </w:divBdr>
            </w:div>
            <w:div w:id="291862503">
              <w:marLeft w:val="0"/>
              <w:marRight w:val="0"/>
              <w:marTop w:val="0"/>
              <w:marBottom w:val="0"/>
              <w:divBdr>
                <w:top w:val="none" w:sz="0" w:space="0" w:color="auto"/>
                <w:left w:val="none" w:sz="0" w:space="0" w:color="auto"/>
                <w:bottom w:val="none" w:sz="0" w:space="0" w:color="auto"/>
                <w:right w:val="none" w:sz="0" w:space="0" w:color="auto"/>
              </w:divBdr>
            </w:div>
            <w:div w:id="292323035">
              <w:marLeft w:val="0"/>
              <w:marRight w:val="0"/>
              <w:marTop w:val="0"/>
              <w:marBottom w:val="0"/>
              <w:divBdr>
                <w:top w:val="none" w:sz="0" w:space="0" w:color="auto"/>
                <w:left w:val="none" w:sz="0" w:space="0" w:color="auto"/>
                <w:bottom w:val="none" w:sz="0" w:space="0" w:color="auto"/>
                <w:right w:val="none" w:sz="0" w:space="0" w:color="auto"/>
              </w:divBdr>
            </w:div>
            <w:div w:id="300187243">
              <w:marLeft w:val="0"/>
              <w:marRight w:val="0"/>
              <w:marTop w:val="0"/>
              <w:marBottom w:val="0"/>
              <w:divBdr>
                <w:top w:val="none" w:sz="0" w:space="0" w:color="auto"/>
                <w:left w:val="none" w:sz="0" w:space="0" w:color="auto"/>
                <w:bottom w:val="none" w:sz="0" w:space="0" w:color="auto"/>
                <w:right w:val="none" w:sz="0" w:space="0" w:color="auto"/>
              </w:divBdr>
            </w:div>
            <w:div w:id="300885841">
              <w:marLeft w:val="0"/>
              <w:marRight w:val="0"/>
              <w:marTop w:val="0"/>
              <w:marBottom w:val="0"/>
              <w:divBdr>
                <w:top w:val="none" w:sz="0" w:space="0" w:color="auto"/>
                <w:left w:val="none" w:sz="0" w:space="0" w:color="auto"/>
                <w:bottom w:val="none" w:sz="0" w:space="0" w:color="auto"/>
                <w:right w:val="none" w:sz="0" w:space="0" w:color="auto"/>
              </w:divBdr>
            </w:div>
            <w:div w:id="302808262">
              <w:marLeft w:val="0"/>
              <w:marRight w:val="0"/>
              <w:marTop w:val="0"/>
              <w:marBottom w:val="0"/>
              <w:divBdr>
                <w:top w:val="none" w:sz="0" w:space="0" w:color="auto"/>
                <w:left w:val="none" w:sz="0" w:space="0" w:color="auto"/>
                <w:bottom w:val="none" w:sz="0" w:space="0" w:color="auto"/>
                <w:right w:val="none" w:sz="0" w:space="0" w:color="auto"/>
              </w:divBdr>
            </w:div>
            <w:div w:id="310791063">
              <w:marLeft w:val="0"/>
              <w:marRight w:val="0"/>
              <w:marTop w:val="0"/>
              <w:marBottom w:val="0"/>
              <w:divBdr>
                <w:top w:val="none" w:sz="0" w:space="0" w:color="auto"/>
                <w:left w:val="none" w:sz="0" w:space="0" w:color="auto"/>
                <w:bottom w:val="none" w:sz="0" w:space="0" w:color="auto"/>
                <w:right w:val="none" w:sz="0" w:space="0" w:color="auto"/>
              </w:divBdr>
            </w:div>
            <w:div w:id="319424993">
              <w:marLeft w:val="0"/>
              <w:marRight w:val="0"/>
              <w:marTop w:val="0"/>
              <w:marBottom w:val="0"/>
              <w:divBdr>
                <w:top w:val="none" w:sz="0" w:space="0" w:color="auto"/>
                <w:left w:val="none" w:sz="0" w:space="0" w:color="auto"/>
                <w:bottom w:val="none" w:sz="0" w:space="0" w:color="auto"/>
                <w:right w:val="none" w:sz="0" w:space="0" w:color="auto"/>
              </w:divBdr>
            </w:div>
            <w:div w:id="322122251">
              <w:marLeft w:val="0"/>
              <w:marRight w:val="0"/>
              <w:marTop w:val="0"/>
              <w:marBottom w:val="0"/>
              <w:divBdr>
                <w:top w:val="none" w:sz="0" w:space="0" w:color="auto"/>
                <w:left w:val="none" w:sz="0" w:space="0" w:color="auto"/>
                <w:bottom w:val="none" w:sz="0" w:space="0" w:color="auto"/>
                <w:right w:val="none" w:sz="0" w:space="0" w:color="auto"/>
              </w:divBdr>
            </w:div>
            <w:div w:id="330984686">
              <w:marLeft w:val="0"/>
              <w:marRight w:val="0"/>
              <w:marTop w:val="0"/>
              <w:marBottom w:val="0"/>
              <w:divBdr>
                <w:top w:val="none" w:sz="0" w:space="0" w:color="auto"/>
                <w:left w:val="none" w:sz="0" w:space="0" w:color="auto"/>
                <w:bottom w:val="none" w:sz="0" w:space="0" w:color="auto"/>
                <w:right w:val="none" w:sz="0" w:space="0" w:color="auto"/>
              </w:divBdr>
            </w:div>
            <w:div w:id="336033686">
              <w:marLeft w:val="0"/>
              <w:marRight w:val="0"/>
              <w:marTop w:val="0"/>
              <w:marBottom w:val="0"/>
              <w:divBdr>
                <w:top w:val="none" w:sz="0" w:space="0" w:color="auto"/>
                <w:left w:val="none" w:sz="0" w:space="0" w:color="auto"/>
                <w:bottom w:val="none" w:sz="0" w:space="0" w:color="auto"/>
                <w:right w:val="none" w:sz="0" w:space="0" w:color="auto"/>
              </w:divBdr>
            </w:div>
            <w:div w:id="337780242">
              <w:marLeft w:val="0"/>
              <w:marRight w:val="0"/>
              <w:marTop w:val="0"/>
              <w:marBottom w:val="0"/>
              <w:divBdr>
                <w:top w:val="none" w:sz="0" w:space="0" w:color="auto"/>
                <w:left w:val="none" w:sz="0" w:space="0" w:color="auto"/>
                <w:bottom w:val="none" w:sz="0" w:space="0" w:color="auto"/>
                <w:right w:val="none" w:sz="0" w:space="0" w:color="auto"/>
              </w:divBdr>
            </w:div>
            <w:div w:id="339507439">
              <w:marLeft w:val="0"/>
              <w:marRight w:val="0"/>
              <w:marTop w:val="0"/>
              <w:marBottom w:val="0"/>
              <w:divBdr>
                <w:top w:val="none" w:sz="0" w:space="0" w:color="auto"/>
                <w:left w:val="none" w:sz="0" w:space="0" w:color="auto"/>
                <w:bottom w:val="none" w:sz="0" w:space="0" w:color="auto"/>
                <w:right w:val="none" w:sz="0" w:space="0" w:color="auto"/>
              </w:divBdr>
            </w:div>
            <w:div w:id="352650720">
              <w:marLeft w:val="0"/>
              <w:marRight w:val="0"/>
              <w:marTop w:val="0"/>
              <w:marBottom w:val="0"/>
              <w:divBdr>
                <w:top w:val="none" w:sz="0" w:space="0" w:color="auto"/>
                <w:left w:val="none" w:sz="0" w:space="0" w:color="auto"/>
                <w:bottom w:val="none" w:sz="0" w:space="0" w:color="auto"/>
                <w:right w:val="none" w:sz="0" w:space="0" w:color="auto"/>
              </w:divBdr>
            </w:div>
            <w:div w:id="357661759">
              <w:marLeft w:val="0"/>
              <w:marRight w:val="0"/>
              <w:marTop w:val="0"/>
              <w:marBottom w:val="0"/>
              <w:divBdr>
                <w:top w:val="none" w:sz="0" w:space="0" w:color="auto"/>
                <w:left w:val="none" w:sz="0" w:space="0" w:color="auto"/>
                <w:bottom w:val="none" w:sz="0" w:space="0" w:color="auto"/>
                <w:right w:val="none" w:sz="0" w:space="0" w:color="auto"/>
              </w:divBdr>
            </w:div>
            <w:div w:id="362903164">
              <w:marLeft w:val="0"/>
              <w:marRight w:val="0"/>
              <w:marTop w:val="0"/>
              <w:marBottom w:val="0"/>
              <w:divBdr>
                <w:top w:val="none" w:sz="0" w:space="0" w:color="auto"/>
                <w:left w:val="none" w:sz="0" w:space="0" w:color="auto"/>
                <w:bottom w:val="none" w:sz="0" w:space="0" w:color="auto"/>
                <w:right w:val="none" w:sz="0" w:space="0" w:color="auto"/>
              </w:divBdr>
            </w:div>
            <w:div w:id="366950151">
              <w:marLeft w:val="0"/>
              <w:marRight w:val="0"/>
              <w:marTop w:val="0"/>
              <w:marBottom w:val="0"/>
              <w:divBdr>
                <w:top w:val="none" w:sz="0" w:space="0" w:color="auto"/>
                <w:left w:val="none" w:sz="0" w:space="0" w:color="auto"/>
                <w:bottom w:val="none" w:sz="0" w:space="0" w:color="auto"/>
                <w:right w:val="none" w:sz="0" w:space="0" w:color="auto"/>
              </w:divBdr>
            </w:div>
            <w:div w:id="367029025">
              <w:marLeft w:val="0"/>
              <w:marRight w:val="0"/>
              <w:marTop w:val="0"/>
              <w:marBottom w:val="0"/>
              <w:divBdr>
                <w:top w:val="none" w:sz="0" w:space="0" w:color="auto"/>
                <w:left w:val="none" w:sz="0" w:space="0" w:color="auto"/>
                <w:bottom w:val="none" w:sz="0" w:space="0" w:color="auto"/>
                <w:right w:val="none" w:sz="0" w:space="0" w:color="auto"/>
              </w:divBdr>
            </w:div>
            <w:div w:id="371347660">
              <w:marLeft w:val="0"/>
              <w:marRight w:val="0"/>
              <w:marTop w:val="0"/>
              <w:marBottom w:val="0"/>
              <w:divBdr>
                <w:top w:val="none" w:sz="0" w:space="0" w:color="auto"/>
                <w:left w:val="none" w:sz="0" w:space="0" w:color="auto"/>
                <w:bottom w:val="none" w:sz="0" w:space="0" w:color="auto"/>
                <w:right w:val="none" w:sz="0" w:space="0" w:color="auto"/>
              </w:divBdr>
            </w:div>
            <w:div w:id="372508681">
              <w:marLeft w:val="0"/>
              <w:marRight w:val="0"/>
              <w:marTop w:val="0"/>
              <w:marBottom w:val="0"/>
              <w:divBdr>
                <w:top w:val="none" w:sz="0" w:space="0" w:color="auto"/>
                <w:left w:val="none" w:sz="0" w:space="0" w:color="auto"/>
                <w:bottom w:val="none" w:sz="0" w:space="0" w:color="auto"/>
                <w:right w:val="none" w:sz="0" w:space="0" w:color="auto"/>
              </w:divBdr>
            </w:div>
            <w:div w:id="373580972">
              <w:marLeft w:val="0"/>
              <w:marRight w:val="0"/>
              <w:marTop w:val="0"/>
              <w:marBottom w:val="0"/>
              <w:divBdr>
                <w:top w:val="none" w:sz="0" w:space="0" w:color="auto"/>
                <w:left w:val="none" w:sz="0" w:space="0" w:color="auto"/>
                <w:bottom w:val="none" w:sz="0" w:space="0" w:color="auto"/>
                <w:right w:val="none" w:sz="0" w:space="0" w:color="auto"/>
              </w:divBdr>
            </w:div>
            <w:div w:id="394746761">
              <w:marLeft w:val="0"/>
              <w:marRight w:val="0"/>
              <w:marTop w:val="0"/>
              <w:marBottom w:val="0"/>
              <w:divBdr>
                <w:top w:val="none" w:sz="0" w:space="0" w:color="auto"/>
                <w:left w:val="none" w:sz="0" w:space="0" w:color="auto"/>
                <w:bottom w:val="none" w:sz="0" w:space="0" w:color="auto"/>
                <w:right w:val="none" w:sz="0" w:space="0" w:color="auto"/>
              </w:divBdr>
            </w:div>
            <w:div w:id="404841173">
              <w:marLeft w:val="0"/>
              <w:marRight w:val="0"/>
              <w:marTop w:val="0"/>
              <w:marBottom w:val="0"/>
              <w:divBdr>
                <w:top w:val="none" w:sz="0" w:space="0" w:color="auto"/>
                <w:left w:val="none" w:sz="0" w:space="0" w:color="auto"/>
                <w:bottom w:val="none" w:sz="0" w:space="0" w:color="auto"/>
                <w:right w:val="none" w:sz="0" w:space="0" w:color="auto"/>
              </w:divBdr>
            </w:div>
            <w:div w:id="406802428">
              <w:marLeft w:val="0"/>
              <w:marRight w:val="0"/>
              <w:marTop w:val="0"/>
              <w:marBottom w:val="0"/>
              <w:divBdr>
                <w:top w:val="none" w:sz="0" w:space="0" w:color="auto"/>
                <w:left w:val="none" w:sz="0" w:space="0" w:color="auto"/>
                <w:bottom w:val="none" w:sz="0" w:space="0" w:color="auto"/>
                <w:right w:val="none" w:sz="0" w:space="0" w:color="auto"/>
              </w:divBdr>
            </w:div>
            <w:div w:id="407385084">
              <w:marLeft w:val="0"/>
              <w:marRight w:val="0"/>
              <w:marTop w:val="0"/>
              <w:marBottom w:val="0"/>
              <w:divBdr>
                <w:top w:val="none" w:sz="0" w:space="0" w:color="auto"/>
                <w:left w:val="none" w:sz="0" w:space="0" w:color="auto"/>
                <w:bottom w:val="none" w:sz="0" w:space="0" w:color="auto"/>
                <w:right w:val="none" w:sz="0" w:space="0" w:color="auto"/>
              </w:divBdr>
            </w:div>
            <w:div w:id="414015401">
              <w:marLeft w:val="0"/>
              <w:marRight w:val="0"/>
              <w:marTop w:val="0"/>
              <w:marBottom w:val="0"/>
              <w:divBdr>
                <w:top w:val="none" w:sz="0" w:space="0" w:color="auto"/>
                <w:left w:val="none" w:sz="0" w:space="0" w:color="auto"/>
                <w:bottom w:val="none" w:sz="0" w:space="0" w:color="auto"/>
                <w:right w:val="none" w:sz="0" w:space="0" w:color="auto"/>
              </w:divBdr>
            </w:div>
            <w:div w:id="415975445">
              <w:marLeft w:val="0"/>
              <w:marRight w:val="0"/>
              <w:marTop w:val="0"/>
              <w:marBottom w:val="0"/>
              <w:divBdr>
                <w:top w:val="none" w:sz="0" w:space="0" w:color="auto"/>
                <w:left w:val="none" w:sz="0" w:space="0" w:color="auto"/>
                <w:bottom w:val="none" w:sz="0" w:space="0" w:color="auto"/>
                <w:right w:val="none" w:sz="0" w:space="0" w:color="auto"/>
              </w:divBdr>
            </w:div>
            <w:div w:id="428619080">
              <w:marLeft w:val="0"/>
              <w:marRight w:val="0"/>
              <w:marTop w:val="0"/>
              <w:marBottom w:val="0"/>
              <w:divBdr>
                <w:top w:val="none" w:sz="0" w:space="0" w:color="auto"/>
                <w:left w:val="none" w:sz="0" w:space="0" w:color="auto"/>
                <w:bottom w:val="none" w:sz="0" w:space="0" w:color="auto"/>
                <w:right w:val="none" w:sz="0" w:space="0" w:color="auto"/>
              </w:divBdr>
            </w:div>
            <w:div w:id="431052668">
              <w:marLeft w:val="0"/>
              <w:marRight w:val="0"/>
              <w:marTop w:val="0"/>
              <w:marBottom w:val="0"/>
              <w:divBdr>
                <w:top w:val="none" w:sz="0" w:space="0" w:color="auto"/>
                <w:left w:val="none" w:sz="0" w:space="0" w:color="auto"/>
                <w:bottom w:val="none" w:sz="0" w:space="0" w:color="auto"/>
                <w:right w:val="none" w:sz="0" w:space="0" w:color="auto"/>
              </w:divBdr>
            </w:div>
            <w:div w:id="434060038">
              <w:marLeft w:val="0"/>
              <w:marRight w:val="0"/>
              <w:marTop w:val="0"/>
              <w:marBottom w:val="0"/>
              <w:divBdr>
                <w:top w:val="none" w:sz="0" w:space="0" w:color="auto"/>
                <w:left w:val="none" w:sz="0" w:space="0" w:color="auto"/>
                <w:bottom w:val="none" w:sz="0" w:space="0" w:color="auto"/>
                <w:right w:val="none" w:sz="0" w:space="0" w:color="auto"/>
              </w:divBdr>
            </w:div>
            <w:div w:id="434443351">
              <w:marLeft w:val="0"/>
              <w:marRight w:val="0"/>
              <w:marTop w:val="0"/>
              <w:marBottom w:val="0"/>
              <w:divBdr>
                <w:top w:val="none" w:sz="0" w:space="0" w:color="auto"/>
                <w:left w:val="none" w:sz="0" w:space="0" w:color="auto"/>
                <w:bottom w:val="none" w:sz="0" w:space="0" w:color="auto"/>
                <w:right w:val="none" w:sz="0" w:space="0" w:color="auto"/>
              </w:divBdr>
            </w:div>
            <w:div w:id="438838065">
              <w:marLeft w:val="0"/>
              <w:marRight w:val="0"/>
              <w:marTop w:val="0"/>
              <w:marBottom w:val="0"/>
              <w:divBdr>
                <w:top w:val="none" w:sz="0" w:space="0" w:color="auto"/>
                <w:left w:val="none" w:sz="0" w:space="0" w:color="auto"/>
                <w:bottom w:val="none" w:sz="0" w:space="0" w:color="auto"/>
                <w:right w:val="none" w:sz="0" w:space="0" w:color="auto"/>
              </w:divBdr>
            </w:div>
            <w:div w:id="441150338">
              <w:marLeft w:val="0"/>
              <w:marRight w:val="0"/>
              <w:marTop w:val="0"/>
              <w:marBottom w:val="0"/>
              <w:divBdr>
                <w:top w:val="none" w:sz="0" w:space="0" w:color="auto"/>
                <w:left w:val="none" w:sz="0" w:space="0" w:color="auto"/>
                <w:bottom w:val="none" w:sz="0" w:space="0" w:color="auto"/>
                <w:right w:val="none" w:sz="0" w:space="0" w:color="auto"/>
              </w:divBdr>
            </w:div>
            <w:div w:id="447940201">
              <w:marLeft w:val="0"/>
              <w:marRight w:val="0"/>
              <w:marTop w:val="0"/>
              <w:marBottom w:val="0"/>
              <w:divBdr>
                <w:top w:val="none" w:sz="0" w:space="0" w:color="auto"/>
                <w:left w:val="none" w:sz="0" w:space="0" w:color="auto"/>
                <w:bottom w:val="none" w:sz="0" w:space="0" w:color="auto"/>
                <w:right w:val="none" w:sz="0" w:space="0" w:color="auto"/>
              </w:divBdr>
            </w:div>
            <w:div w:id="453713163">
              <w:marLeft w:val="0"/>
              <w:marRight w:val="0"/>
              <w:marTop w:val="0"/>
              <w:marBottom w:val="0"/>
              <w:divBdr>
                <w:top w:val="none" w:sz="0" w:space="0" w:color="auto"/>
                <w:left w:val="none" w:sz="0" w:space="0" w:color="auto"/>
                <w:bottom w:val="none" w:sz="0" w:space="0" w:color="auto"/>
                <w:right w:val="none" w:sz="0" w:space="0" w:color="auto"/>
              </w:divBdr>
            </w:div>
            <w:div w:id="454103027">
              <w:marLeft w:val="0"/>
              <w:marRight w:val="0"/>
              <w:marTop w:val="0"/>
              <w:marBottom w:val="0"/>
              <w:divBdr>
                <w:top w:val="none" w:sz="0" w:space="0" w:color="auto"/>
                <w:left w:val="none" w:sz="0" w:space="0" w:color="auto"/>
                <w:bottom w:val="none" w:sz="0" w:space="0" w:color="auto"/>
                <w:right w:val="none" w:sz="0" w:space="0" w:color="auto"/>
              </w:divBdr>
            </w:div>
            <w:div w:id="485823725">
              <w:marLeft w:val="0"/>
              <w:marRight w:val="0"/>
              <w:marTop w:val="0"/>
              <w:marBottom w:val="0"/>
              <w:divBdr>
                <w:top w:val="none" w:sz="0" w:space="0" w:color="auto"/>
                <w:left w:val="none" w:sz="0" w:space="0" w:color="auto"/>
                <w:bottom w:val="none" w:sz="0" w:space="0" w:color="auto"/>
                <w:right w:val="none" w:sz="0" w:space="0" w:color="auto"/>
              </w:divBdr>
            </w:div>
            <w:div w:id="488835224">
              <w:marLeft w:val="0"/>
              <w:marRight w:val="0"/>
              <w:marTop w:val="0"/>
              <w:marBottom w:val="0"/>
              <w:divBdr>
                <w:top w:val="none" w:sz="0" w:space="0" w:color="auto"/>
                <w:left w:val="none" w:sz="0" w:space="0" w:color="auto"/>
                <w:bottom w:val="none" w:sz="0" w:space="0" w:color="auto"/>
                <w:right w:val="none" w:sz="0" w:space="0" w:color="auto"/>
              </w:divBdr>
            </w:div>
            <w:div w:id="494493346">
              <w:marLeft w:val="0"/>
              <w:marRight w:val="0"/>
              <w:marTop w:val="0"/>
              <w:marBottom w:val="0"/>
              <w:divBdr>
                <w:top w:val="none" w:sz="0" w:space="0" w:color="auto"/>
                <w:left w:val="none" w:sz="0" w:space="0" w:color="auto"/>
                <w:bottom w:val="none" w:sz="0" w:space="0" w:color="auto"/>
                <w:right w:val="none" w:sz="0" w:space="0" w:color="auto"/>
              </w:divBdr>
            </w:div>
            <w:div w:id="502937005">
              <w:marLeft w:val="0"/>
              <w:marRight w:val="0"/>
              <w:marTop w:val="0"/>
              <w:marBottom w:val="0"/>
              <w:divBdr>
                <w:top w:val="none" w:sz="0" w:space="0" w:color="auto"/>
                <w:left w:val="none" w:sz="0" w:space="0" w:color="auto"/>
                <w:bottom w:val="none" w:sz="0" w:space="0" w:color="auto"/>
                <w:right w:val="none" w:sz="0" w:space="0" w:color="auto"/>
              </w:divBdr>
            </w:div>
            <w:div w:id="507720412">
              <w:marLeft w:val="0"/>
              <w:marRight w:val="0"/>
              <w:marTop w:val="0"/>
              <w:marBottom w:val="0"/>
              <w:divBdr>
                <w:top w:val="none" w:sz="0" w:space="0" w:color="auto"/>
                <w:left w:val="none" w:sz="0" w:space="0" w:color="auto"/>
                <w:bottom w:val="none" w:sz="0" w:space="0" w:color="auto"/>
                <w:right w:val="none" w:sz="0" w:space="0" w:color="auto"/>
              </w:divBdr>
            </w:div>
            <w:div w:id="508057673">
              <w:marLeft w:val="0"/>
              <w:marRight w:val="0"/>
              <w:marTop w:val="0"/>
              <w:marBottom w:val="0"/>
              <w:divBdr>
                <w:top w:val="none" w:sz="0" w:space="0" w:color="auto"/>
                <w:left w:val="none" w:sz="0" w:space="0" w:color="auto"/>
                <w:bottom w:val="none" w:sz="0" w:space="0" w:color="auto"/>
                <w:right w:val="none" w:sz="0" w:space="0" w:color="auto"/>
              </w:divBdr>
            </w:div>
            <w:div w:id="516425042">
              <w:marLeft w:val="0"/>
              <w:marRight w:val="0"/>
              <w:marTop w:val="0"/>
              <w:marBottom w:val="0"/>
              <w:divBdr>
                <w:top w:val="none" w:sz="0" w:space="0" w:color="auto"/>
                <w:left w:val="none" w:sz="0" w:space="0" w:color="auto"/>
                <w:bottom w:val="none" w:sz="0" w:space="0" w:color="auto"/>
                <w:right w:val="none" w:sz="0" w:space="0" w:color="auto"/>
              </w:divBdr>
            </w:div>
            <w:div w:id="527566214">
              <w:marLeft w:val="0"/>
              <w:marRight w:val="0"/>
              <w:marTop w:val="0"/>
              <w:marBottom w:val="0"/>
              <w:divBdr>
                <w:top w:val="none" w:sz="0" w:space="0" w:color="auto"/>
                <w:left w:val="none" w:sz="0" w:space="0" w:color="auto"/>
                <w:bottom w:val="none" w:sz="0" w:space="0" w:color="auto"/>
                <w:right w:val="none" w:sz="0" w:space="0" w:color="auto"/>
              </w:divBdr>
            </w:div>
            <w:div w:id="531502990">
              <w:marLeft w:val="0"/>
              <w:marRight w:val="0"/>
              <w:marTop w:val="0"/>
              <w:marBottom w:val="0"/>
              <w:divBdr>
                <w:top w:val="none" w:sz="0" w:space="0" w:color="auto"/>
                <w:left w:val="none" w:sz="0" w:space="0" w:color="auto"/>
                <w:bottom w:val="none" w:sz="0" w:space="0" w:color="auto"/>
                <w:right w:val="none" w:sz="0" w:space="0" w:color="auto"/>
              </w:divBdr>
            </w:div>
            <w:div w:id="548886382">
              <w:marLeft w:val="0"/>
              <w:marRight w:val="0"/>
              <w:marTop w:val="0"/>
              <w:marBottom w:val="0"/>
              <w:divBdr>
                <w:top w:val="none" w:sz="0" w:space="0" w:color="auto"/>
                <w:left w:val="none" w:sz="0" w:space="0" w:color="auto"/>
                <w:bottom w:val="none" w:sz="0" w:space="0" w:color="auto"/>
                <w:right w:val="none" w:sz="0" w:space="0" w:color="auto"/>
              </w:divBdr>
            </w:div>
            <w:div w:id="550114630">
              <w:marLeft w:val="0"/>
              <w:marRight w:val="0"/>
              <w:marTop w:val="0"/>
              <w:marBottom w:val="0"/>
              <w:divBdr>
                <w:top w:val="none" w:sz="0" w:space="0" w:color="auto"/>
                <w:left w:val="none" w:sz="0" w:space="0" w:color="auto"/>
                <w:bottom w:val="none" w:sz="0" w:space="0" w:color="auto"/>
                <w:right w:val="none" w:sz="0" w:space="0" w:color="auto"/>
              </w:divBdr>
            </w:div>
            <w:div w:id="550774142">
              <w:marLeft w:val="0"/>
              <w:marRight w:val="0"/>
              <w:marTop w:val="0"/>
              <w:marBottom w:val="0"/>
              <w:divBdr>
                <w:top w:val="none" w:sz="0" w:space="0" w:color="auto"/>
                <w:left w:val="none" w:sz="0" w:space="0" w:color="auto"/>
                <w:bottom w:val="none" w:sz="0" w:space="0" w:color="auto"/>
                <w:right w:val="none" w:sz="0" w:space="0" w:color="auto"/>
              </w:divBdr>
            </w:div>
            <w:div w:id="554702673">
              <w:marLeft w:val="0"/>
              <w:marRight w:val="0"/>
              <w:marTop w:val="0"/>
              <w:marBottom w:val="0"/>
              <w:divBdr>
                <w:top w:val="none" w:sz="0" w:space="0" w:color="auto"/>
                <w:left w:val="none" w:sz="0" w:space="0" w:color="auto"/>
                <w:bottom w:val="none" w:sz="0" w:space="0" w:color="auto"/>
                <w:right w:val="none" w:sz="0" w:space="0" w:color="auto"/>
              </w:divBdr>
            </w:div>
            <w:div w:id="557206198">
              <w:marLeft w:val="0"/>
              <w:marRight w:val="0"/>
              <w:marTop w:val="0"/>
              <w:marBottom w:val="0"/>
              <w:divBdr>
                <w:top w:val="none" w:sz="0" w:space="0" w:color="auto"/>
                <w:left w:val="none" w:sz="0" w:space="0" w:color="auto"/>
                <w:bottom w:val="none" w:sz="0" w:space="0" w:color="auto"/>
                <w:right w:val="none" w:sz="0" w:space="0" w:color="auto"/>
              </w:divBdr>
            </w:div>
            <w:div w:id="561528170">
              <w:marLeft w:val="0"/>
              <w:marRight w:val="0"/>
              <w:marTop w:val="0"/>
              <w:marBottom w:val="0"/>
              <w:divBdr>
                <w:top w:val="none" w:sz="0" w:space="0" w:color="auto"/>
                <w:left w:val="none" w:sz="0" w:space="0" w:color="auto"/>
                <w:bottom w:val="none" w:sz="0" w:space="0" w:color="auto"/>
                <w:right w:val="none" w:sz="0" w:space="0" w:color="auto"/>
              </w:divBdr>
            </w:div>
            <w:div w:id="584073962">
              <w:marLeft w:val="0"/>
              <w:marRight w:val="0"/>
              <w:marTop w:val="0"/>
              <w:marBottom w:val="0"/>
              <w:divBdr>
                <w:top w:val="none" w:sz="0" w:space="0" w:color="auto"/>
                <w:left w:val="none" w:sz="0" w:space="0" w:color="auto"/>
                <w:bottom w:val="none" w:sz="0" w:space="0" w:color="auto"/>
                <w:right w:val="none" w:sz="0" w:space="0" w:color="auto"/>
              </w:divBdr>
            </w:div>
            <w:div w:id="589700998">
              <w:marLeft w:val="0"/>
              <w:marRight w:val="0"/>
              <w:marTop w:val="0"/>
              <w:marBottom w:val="0"/>
              <w:divBdr>
                <w:top w:val="none" w:sz="0" w:space="0" w:color="auto"/>
                <w:left w:val="none" w:sz="0" w:space="0" w:color="auto"/>
                <w:bottom w:val="none" w:sz="0" w:space="0" w:color="auto"/>
                <w:right w:val="none" w:sz="0" w:space="0" w:color="auto"/>
              </w:divBdr>
            </w:div>
            <w:div w:id="591087333">
              <w:marLeft w:val="0"/>
              <w:marRight w:val="0"/>
              <w:marTop w:val="0"/>
              <w:marBottom w:val="0"/>
              <w:divBdr>
                <w:top w:val="none" w:sz="0" w:space="0" w:color="auto"/>
                <w:left w:val="none" w:sz="0" w:space="0" w:color="auto"/>
                <w:bottom w:val="none" w:sz="0" w:space="0" w:color="auto"/>
                <w:right w:val="none" w:sz="0" w:space="0" w:color="auto"/>
              </w:divBdr>
            </w:div>
            <w:div w:id="592321035">
              <w:marLeft w:val="0"/>
              <w:marRight w:val="0"/>
              <w:marTop w:val="0"/>
              <w:marBottom w:val="0"/>
              <w:divBdr>
                <w:top w:val="none" w:sz="0" w:space="0" w:color="auto"/>
                <w:left w:val="none" w:sz="0" w:space="0" w:color="auto"/>
                <w:bottom w:val="none" w:sz="0" w:space="0" w:color="auto"/>
                <w:right w:val="none" w:sz="0" w:space="0" w:color="auto"/>
              </w:divBdr>
            </w:div>
            <w:div w:id="592782631">
              <w:marLeft w:val="0"/>
              <w:marRight w:val="0"/>
              <w:marTop w:val="0"/>
              <w:marBottom w:val="0"/>
              <w:divBdr>
                <w:top w:val="none" w:sz="0" w:space="0" w:color="auto"/>
                <w:left w:val="none" w:sz="0" w:space="0" w:color="auto"/>
                <w:bottom w:val="none" w:sz="0" w:space="0" w:color="auto"/>
                <w:right w:val="none" w:sz="0" w:space="0" w:color="auto"/>
              </w:divBdr>
            </w:div>
            <w:div w:id="606081902">
              <w:marLeft w:val="0"/>
              <w:marRight w:val="0"/>
              <w:marTop w:val="0"/>
              <w:marBottom w:val="0"/>
              <w:divBdr>
                <w:top w:val="none" w:sz="0" w:space="0" w:color="auto"/>
                <w:left w:val="none" w:sz="0" w:space="0" w:color="auto"/>
                <w:bottom w:val="none" w:sz="0" w:space="0" w:color="auto"/>
                <w:right w:val="none" w:sz="0" w:space="0" w:color="auto"/>
              </w:divBdr>
            </w:div>
            <w:div w:id="615597596">
              <w:marLeft w:val="0"/>
              <w:marRight w:val="0"/>
              <w:marTop w:val="0"/>
              <w:marBottom w:val="0"/>
              <w:divBdr>
                <w:top w:val="none" w:sz="0" w:space="0" w:color="auto"/>
                <w:left w:val="none" w:sz="0" w:space="0" w:color="auto"/>
                <w:bottom w:val="none" w:sz="0" w:space="0" w:color="auto"/>
                <w:right w:val="none" w:sz="0" w:space="0" w:color="auto"/>
              </w:divBdr>
            </w:div>
            <w:div w:id="617176464">
              <w:marLeft w:val="0"/>
              <w:marRight w:val="0"/>
              <w:marTop w:val="0"/>
              <w:marBottom w:val="0"/>
              <w:divBdr>
                <w:top w:val="none" w:sz="0" w:space="0" w:color="auto"/>
                <w:left w:val="none" w:sz="0" w:space="0" w:color="auto"/>
                <w:bottom w:val="none" w:sz="0" w:space="0" w:color="auto"/>
                <w:right w:val="none" w:sz="0" w:space="0" w:color="auto"/>
              </w:divBdr>
            </w:div>
            <w:div w:id="626010899">
              <w:marLeft w:val="0"/>
              <w:marRight w:val="0"/>
              <w:marTop w:val="0"/>
              <w:marBottom w:val="0"/>
              <w:divBdr>
                <w:top w:val="none" w:sz="0" w:space="0" w:color="auto"/>
                <w:left w:val="none" w:sz="0" w:space="0" w:color="auto"/>
                <w:bottom w:val="none" w:sz="0" w:space="0" w:color="auto"/>
                <w:right w:val="none" w:sz="0" w:space="0" w:color="auto"/>
              </w:divBdr>
            </w:div>
            <w:div w:id="645627169">
              <w:marLeft w:val="0"/>
              <w:marRight w:val="0"/>
              <w:marTop w:val="0"/>
              <w:marBottom w:val="0"/>
              <w:divBdr>
                <w:top w:val="none" w:sz="0" w:space="0" w:color="auto"/>
                <w:left w:val="none" w:sz="0" w:space="0" w:color="auto"/>
                <w:bottom w:val="none" w:sz="0" w:space="0" w:color="auto"/>
                <w:right w:val="none" w:sz="0" w:space="0" w:color="auto"/>
              </w:divBdr>
            </w:div>
            <w:div w:id="646934006">
              <w:marLeft w:val="0"/>
              <w:marRight w:val="0"/>
              <w:marTop w:val="0"/>
              <w:marBottom w:val="0"/>
              <w:divBdr>
                <w:top w:val="none" w:sz="0" w:space="0" w:color="auto"/>
                <w:left w:val="none" w:sz="0" w:space="0" w:color="auto"/>
                <w:bottom w:val="none" w:sz="0" w:space="0" w:color="auto"/>
                <w:right w:val="none" w:sz="0" w:space="0" w:color="auto"/>
              </w:divBdr>
            </w:div>
            <w:div w:id="647712040">
              <w:marLeft w:val="0"/>
              <w:marRight w:val="0"/>
              <w:marTop w:val="0"/>
              <w:marBottom w:val="0"/>
              <w:divBdr>
                <w:top w:val="none" w:sz="0" w:space="0" w:color="auto"/>
                <w:left w:val="none" w:sz="0" w:space="0" w:color="auto"/>
                <w:bottom w:val="none" w:sz="0" w:space="0" w:color="auto"/>
                <w:right w:val="none" w:sz="0" w:space="0" w:color="auto"/>
              </w:divBdr>
            </w:div>
            <w:div w:id="655575339">
              <w:marLeft w:val="0"/>
              <w:marRight w:val="0"/>
              <w:marTop w:val="0"/>
              <w:marBottom w:val="0"/>
              <w:divBdr>
                <w:top w:val="none" w:sz="0" w:space="0" w:color="auto"/>
                <w:left w:val="none" w:sz="0" w:space="0" w:color="auto"/>
                <w:bottom w:val="none" w:sz="0" w:space="0" w:color="auto"/>
                <w:right w:val="none" w:sz="0" w:space="0" w:color="auto"/>
              </w:divBdr>
            </w:div>
            <w:div w:id="656809896">
              <w:marLeft w:val="0"/>
              <w:marRight w:val="0"/>
              <w:marTop w:val="0"/>
              <w:marBottom w:val="0"/>
              <w:divBdr>
                <w:top w:val="none" w:sz="0" w:space="0" w:color="auto"/>
                <w:left w:val="none" w:sz="0" w:space="0" w:color="auto"/>
                <w:bottom w:val="none" w:sz="0" w:space="0" w:color="auto"/>
                <w:right w:val="none" w:sz="0" w:space="0" w:color="auto"/>
              </w:divBdr>
            </w:div>
            <w:div w:id="661929479">
              <w:marLeft w:val="0"/>
              <w:marRight w:val="0"/>
              <w:marTop w:val="0"/>
              <w:marBottom w:val="0"/>
              <w:divBdr>
                <w:top w:val="none" w:sz="0" w:space="0" w:color="auto"/>
                <w:left w:val="none" w:sz="0" w:space="0" w:color="auto"/>
                <w:bottom w:val="none" w:sz="0" w:space="0" w:color="auto"/>
                <w:right w:val="none" w:sz="0" w:space="0" w:color="auto"/>
              </w:divBdr>
            </w:div>
            <w:div w:id="662004946">
              <w:marLeft w:val="0"/>
              <w:marRight w:val="0"/>
              <w:marTop w:val="0"/>
              <w:marBottom w:val="0"/>
              <w:divBdr>
                <w:top w:val="none" w:sz="0" w:space="0" w:color="auto"/>
                <w:left w:val="none" w:sz="0" w:space="0" w:color="auto"/>
                <w:bottom w:val="none" w:sz="0" w:space="0" w:color="auto"/>
                <w:right w:val="none" w:sz="0" w:space="0" w:color="auto"/>
              </w:divBdr>
            </w:div>
            <w:div w:id="665283914">
              <w:marLeft w:val="0"/>
              <w:marRight w:val="0"/>
              <w:marTop w:val="0"/>
              <w:marBottom w:val="0"/>
              <w:divBdr>
                <w:top w:val="none" w:sz="0" w:space="0" w:color="auto"/>
                <w:left w:val="none" w:sz="0" w:space="0" w:color="auto"/>
                <w:bottom w:val="none" w:sz="0" w:space="0" w:color="auto"/>
                <w:right w:val="none" w:sz="0" w:space="0" w:color="auto"/>
              </w:divBdr>
            </w:div>
            <w:div w:id="677543571">
              <w:marLeft w:val="0"/>
              <w:marRight w:val="0"/>
              <w:marTop w:val="0"/>
              <w:marBottom w:val="0"/>
              <w:divBdr>
                <w:top w:val="none" w:sz="0" w:space="0" w:color="auto"/>
                <w:left w:val="none" w:sz="0" w:space="0" w:color="auto"/>
                <w:bottom w:val="none" w:sz="0" w:space="0" w:color="auto"/>
                <w:right w:val="none" w:sz="0" w:space="0" w:color="auto"/>
              </w:divBdr>
            </w:div>
            <w:div w:id="680591450">
              <w:marLeft w:val="0"/>
              <w:marRight w:val="0"/>
              <w:marTop w:val="0"/>
              <w:marBottom w:val="0"/>
              <w:divBdr>
                <w:top w:val="none" w:sz="0" w:space="0" w:color="auto"/>
                <w:left w:val="none" w:sz="0" w:space="0" w:color="auto"/>
                <w:bottom w:val="none" w:sz="0" w:space="0" w:color="auto"/>
                <w:right w:val="none" w:sz="0" w:space="0" w:color="auto"/>
              </w:divBdr>
            </w:div>
            <w:div w:id="682585862">
              <w:marLeft w:val="0"/>
              <w:marRight w:val="0"/>
              <w:marTop w:val="0"/>
              <w:marBottom w:val="0"/>
              <w:divBdr>
                <w:top w:val="none" w:sz="0" w:space="0" w:color="auto"/>
                <w:left w:val="none" w:sz="0" w:space="0" w:color="auto"/>
                <w:bottom w:val="none" w:sz="0" w:space="0" w:color="auto"/>
                <w:right w:val="none" w:sz="0" w:space="0" w:color="auto"/>
              </w:divBdr>
            </w:div>
            <w:div w:id="684749562">
              <w:marLeft w:val="0"/>
              <w:marRight w:val="0"/>
              <w:marTop w:val="0"/>
              <w:marBottom w:val="0"/>
              <w:divBdr>
                <w:top w:val="none" w:sz="0" w:space="0" w:color="auto"/>
                <w:left w:val="none" w:sz="0" w:space="0" w:color="auto"/>
                <w:bottom w:val="none" w:sz="0" w:space="0" w:color="auto"/>
                <w:right w:val="none" w:sz="0" w:space="0" w:color="auto"/>
              </w:divBdr>
            </w:div>
            <w:div w:id="686756435">
              <w:marLeft w:val="0"/>
              <w:marRight w:val="0"/>
              <w:marTop w:val="0"/>
              <w:marBottom w:val="0"/>
              <w:divBdr>
                <w:top w:val="none" w:sz="0" w:space="0" w:color="auto"/>
                <w:left w:val="none" w:sz="0" w:space="0" w:color="auto"/>
                <w:bottom w:val="none" w:sz="0" w:space="0" w:color="auto"/>
                <w:right w:val="none" w:sz="0" w:space="0" w:color="auto"/>
              </w:divBdr>
            </w:div>
            <w:div w:id="689726104">
              <w:marLeft w:val="0"/>
              <w:marRight w:val="0"/>
              <w:marTop w:val="0"/>
              <w:marBottom w:val="0"/>
              <w:divBdr>
                <w:top w:val="none" w:sz="0" w:space="0" w:color="auto"/>
                <w:left w:val="none" w:sz="0" w:space="0" w:color="auto"/>
                <w:bottom w:val="none" w:sz="0" w:space="0" w:color="auto"/>
                <w:right w:val="none" w:sz="0" w:space="0" w:color="auto"/>
              </w:divBdr>
            </w:div>
            <w:div w:id="706488248">
              <w:marLeft w:val="0"/>
              <w:marRight w:val="0"/>
              <w:marTop w:val="0"/>
              <w:marBottom w:val="0"/>
              <w:divBdr>
                <w:top w:val="none" w:sz="0" w:space="0" w:color="auto"/>
                <w:left w:val="none" w:sz="0" w:space="0" w:color="auto"/>
                <w:bottom w:val="none" w:sz="0" w:space="0" w:color="auto"/>
                <w:right w:val="none" w:sz="0" w:space="0" w:color="auto"/>
              </w:divBdr>
            </w:div>
            <w:div w:id="712578198">
              <w:marLeft w:val="0"/>
              <w:marRight w:val="0"/>
              <w:marTop w:val="0"/>
              <w:marBottom w:val="0"/>
              <w:divBdr>
                <w:top w:val="none" w:sz="0" w:space="0" w:color="auto"/>
                <w:left w:val="none" w:sz="0" w:space="0" w:color="auto"/>
                <w:bottom w:val="none" w:sz="0" w:space="0" w:color="auto"/>
                <w:right w:val="none" w:sz="0" w:space="0" w:color="auto"/>
              </w:divBdr>
            </w:div>
            <w:div w:id="713431771">
              <w:marLeft w:val="0"/>
              <w:marRight w:val="0"/>
              <w:marTop w:val="0"/>
              <w:marBottom w:val="0"/>
              <w:divBdr>
                <w:top w:val="none" w:sz="0" w:space="0" w:color="auto"/>
                <w:left w:val="none" w:sz="0" w:space="0" w:color="auto"/>
                <w:bottom w:val="none" w:sz="0" w:space="0" w:color="auto"/>
                <w:right w:val="none" w:sz="0" w:space="0" w:color="auto"/>
              </w:divBdr>
            </w:div>
            <w:div w:id="726025661">
              <w:marLeft w:val="0"/>
              <w:marRight w:val="0"/>
              <w:marTop w:val="0"/>
              <w:marBottom w:val="0"/>
              <w:divBdr>
                <w:top w:val="none" w:sz="0" w:space="0" w:color="auto"/>
                <w:left w:val="none" w:sz="0" w:space="0" w:color="auto"/>
                <w:bottom w:val="none" w:sz="0" w:space="0" w:color="auto"/>
                <w:right w:val="none" w:sz="0" w:space="0" w:color="auto"/>
              </w:divBdr>
            </w:div>
            <w:div w:id="733165577">
              <w:marLeft w:val="0"/>
              <w:marRight w:val="0"/>
              <w:marTop w:val="0"/>
              <w:marBottom w:val="0"/>
              <w:divBdr>
                <w:top w:val="none" w:sz="0" w:space="0" w:color="auto"/>
                <w:left w:val="none" w:sz="0" w:space="0" w:color="auto"/>
                <w:bottom w:val="none" w:sz="0" w:space="0" w:color="auto"/>
                <w:right w:val="none" w:sz="0" w:space="0" w:color="auto"/>
              </w:divBdr>
            </w:div>
            <w:div w:id="741876039">
              <w:marLeft w:val="0"/>
              <w:marRight w:val="0"/>
              <w:marTop w:val="0"/>
              <w:marBottom w:val="0"/>
              <w:divBdr>
                <w:top w:val="none" w:sz="0" w:space="0" w:color="auto"/>
                <w:left w:val="none" w:sz="0" w:space="0" w:color="auto"/>
                <w:bottom w:val="none" w:sz="0" w:space="0" w:color="auto"/>
                <w:right w:val="none" w:sz="0" w:space="0" w:color="auto"/>
              </w:divBdr>
            </w:div>
            <w:div w:id="756512981">
              <w:marLeft w:val="0"/>
              <w:marRight w:val="0"/>
              <w:marTop w:val="0"/>
              <w:marBottom w:val="0"/>
              <w:divBdr>
                <w:top w:val="none" w:sz="0" w:space="0" w:color="auto"/>
                <w:left w:val="none" w:sz="0" w:space="0" w:color="auto"/>
                <w:bottom w:val="none" w:sz="0" w:space="0" w:color="auto"/>
                <w:right w:val="none" w:sz="0" w:space="0" w:color="auto"/>
              </w:divBdr>
            </w:div>
            <w:div w:id="764032438">
              <w:marLeft w:val="0"/>
              <w:marRight w:val="0"/>
              <w:marTop w:val="0"/>
              <w:marBottom w:val="0"/>
              <w:divBdr>
                <w:top w:val="none" w:sz="0" w:space="0" w:color="auto"/>
                <w:left w:val="none" w:sz="0" w:space="0" w:color="auto"/>
                <w:bottom w:val="none" w:sz="0" w:space="0" w:color="auto"/>
                <w:right w:val="none" w:sz="0" w:space="0" w:color="auto"/>
              </w:divBdr>
            </w:div>
            <w:div w:id="774833843">
              <w:marLeft w:val="0"/>
              <w:marRight w:val="0"/>
              <w:marTop w:val="0"/>
              <w:marBottom w:val="0"/>
              <w:divBdr>
                <w:top w:val="none" w:sz="0" w:space="0" w:color="auto"/>
                <w:left w:val="none" w:sz="0" w:space="0" w:color="auto"/>
                <w:bottom w:val="none" w:sz="0" w:space="0" w:color="auto"/>
                <w:right w:val="none" w:sz="0" w:space="0" w:color="auto"/>
              </w:divBdr>
            </w:div>
            <w:div w:id="782571890">
              <w:marLeft w:val="0"/>
              <w:marRight w:val="0"/>
              <w:marTop w:val="0"/>
              <w:marBottom w:val="0"/>
              <w:divBdr>
                <w:top w:val="none" w:sz="0" w:space="0" w:color="auto"/>
                <w:left w:val="none" w:sz="0" w:space="0" w:color="auto"/>
                <w:bottom w:val="none" w:sz="0" w:space="0" w:color="auto"/>
                <w:right w:val="none" w:sz="0" w:space="0" w:color="auto"/>
              </w:divBdr>
            </w:div>
            <w:div w:id="790974045">
              <w:marLeft w:val="0"/>
              <w:marRight w:val="0"/>
              <w:marTop w:val="0"/>
              <w:marBottom w:val="0"/>
              <w:divBdr>
                <w:top w:val="none" w:sz="0" w:space="0" w:color="auto"/>
                <w:left w:val="none" w:sz="0" w:space="0" w:color="auto"/>
                <w:bottom w:val="none" w:sz="0" w:space="0" w:color="auto"/>
                <w:right w:val="none" w:sz="0" w:space="0" w:color="auto"/>
              </w:divBdr>
            </w:div>
            <w:div w:id="791946676">
              <w:marLeft w:val="0"/>
              <w:marRight w:val="0"/>
              <w:marTop w:val="0"/>
              <w:marBottom w:val="0"/>
              <w:divBdr>
                <w:top w:val="none" w:sz="0" w:space="0" w:color="auto"/>
                <w:left w:val="none" w:sz="0" w:space="0" w:color="auto"/>
                <w:bottom w:val="none" w:sz="0" w:space="0" w:color="auto"/>
                <w:right w:val="none" w:sz="0" w:space="0" w:color="auto"/>
              </w:divBdr>
            </w:div>
            <w:div w:id="792401786">
              <w:marLeft w:val="0"/>
              <w:marRight w:val="0"/>
              <w:marTop w:val="0"/>
              <w:marBottom w:val="0"/>
              <w:divBdr>
                <w:top w:val="none" w:sz="0" w:space="0" w:color="auto"/>
                <w:left w:val="none" w:sz="0" w:space="0" w:color="auto"/>
                <w:bottom w:val="none" w:sz="0" w:space="0" w:color="auto"/>
                <w:right w:val="none" w:sz="0" w:space="0" w:color="auto"/>
              </w:divBdr>
            </w:div>
            <w:div w:id="804782858">
              <w:marLeft w:val="0"/>
              <w:marRight w:val="0"/>
              <w:marTop w:val="0"/>
              <w:marBottom w:val="0"/>
              <w:divBdr>
                <w:top w:val="none" w:sz="0" w:space="0" w:color="auto"/>
                <w:left w:val="none" w:sz="0" w:space="0" w:color="auto"/>
                <w:bottom w:val="none" w:sz="0" w:space="0" w:color="auto"/>
                <w:right w:val="none" w:sz="0" w:space="0" w:color="auto"/>
              </w:divBdr>
            </w:div>
            <w:div w:id="816729868">
              <w:marLeft w:val="0"/>
              <w:marRight w:val="0"/>
              <w:marTop w:val="0"/>
              <w:marBottom w:val="0"/>
              <w:divBdr>
                <w:top w:val="none" w:sz="0" w:space="0" w:color="auto"/>
                <w:left w:val="none" w:sz="0" w:space="0" w:color="auto"/>
                <w:bottom w:val="none" w:sz="0" w:space="0" w:color="auto"/>
                <w:right w:val="none" w:sz="0" w:space="0" w:color="auto"/>
              </w:divBdr>
            </w:div>
            <w:div w:id="818620872">
              <w:marLeft w:val="0"/>
              <w:marRight w:val="0"/>
              <w:marTop w:val="0"/>
              <w:marBottom w:val="0"/>
              <w:divBdr>
                <w:top w:val="none" w:sz="0" w:space="0" w:color="auto"/>
                <w:left w:val="none" w:sz="0" w:space="0" w:color="auto"/>
                <w:bottom w:val="none" w:sz="0" w:space="0" w:color="auto"/>
                <w:right w:val="none" w:sz="0" w:space="0" w:color="auto"/>
              </w:divBdr>
            </w:div>
            <w:div w:id="822163872">
              <w:marLeft w:val="0"/>
              <w:marRight w:val="0"/>
              <w:marTop w:val="0"/>
              <w:marBottom w:val="0"/>
              <w:divBdr>
                <w:top w:val="none" w:sz="0" w:space="0" w:color="auto"/>
                <w:left w:val="none" w:sz="0" w:space="0" w:color="auto"/>
                <w:bottom w:val="none" w:sz="0" w:space="0" w:color="auto"/>
                <w:right w:val="none" w:sz="0" w:space="0" w:color="auto"/>
              </w:divBdr>
            </w:div>
            <w:div w:id="836581158">
              <w:marLeft w:val="0"/>
              <w:marRight w:val="0"/>
              <w:marTop w:val="0"/>
              <w:marBottom w:val="0"/>
              <w:divBdr>
                <w:top w:val="none" w:sz="0" w:space="0" w:color="auto"/>
                <w:left w:val="none" w:sz="0" w:space="0" w:color="auto"/>
                <w:bottom w:val="none" w:sz="0" w:space="0" w:color="auto"/>
                <w:right w:val="none" w:sz="0" w:space="0" w:color="auto"/>
              </w:divBdr>
            </w:div>
            <w:div w:id="842939223">
              <w:marLeft w:val="0"/>
              <w:marRight w:val="0"/>
              <w:marTop w:val="0"/>
              <w:marBottom w:val="0"/>
              <w:divBdr>
                <w:top w:val="none" w:sz="0" w:space="0" w:color="auto"/>
                <w:left w:val="none" w:sz="0" w:space="0" w:color="auto"/>
                <w:bottom w:val="none" w:sz="0" w:space="0" w:color="auto"/>
                <w:right w:val="none" w:sz="0" w:space="0" w:color="auto"/>
              </w:divBdr>
            </w:div>
            <w:div w:id="847603197">
              <w:marLeft w:val="0"/>
              <w:marRight w:val="0"/>
              <w:marTop w:val="0"/>
              <w:marBottom w:val="0"/>
              <w:divBdr>
                <w:top w:val="none" w:sz="0" w:space="0" w:color="auto"/>
                <w:left w:val="none" w:sz="0" w:space="0" w:color="auto"/>
                <w:bottom w:val="none" w:sz="0" w:space="0" w:color="auto"/>
                <w:right w:val="none" w:sz="0" w:space="0" w:color="auto"/>
              </w:divBdr>
            </w:div>
            <w:div w:id="848369303">
              <w:marLeft w:val="0"/>
              <w:marRight w:val="0"/>
              <w:marTop w:val="0"/>
              <w:marBottom w:val="0"/>
              <w:divBdr>
                <w:top w:val="none" w:sz="0" w:space="0" w:color="auto"/>
                <w:left w:val="none" w:sz="0" w:space="0" w:color="auto"/>
                <w:bottom w:val="none" w:sz="0" w:space="0" w:color="auto"/>
                <w:right w:val="none" w:sz="0" w:space="0" w:color="auto"/>
              </w:divBdr>
            </w:div>
            <w:div w:id="853691897">
              <w:marLeft w:val="0"/>
              <w:marRight w:val="0"/>
              <w:marTop w:val="0"/>
              <w:marBottom w:val="0"/>
              <w:divBdr>
                <w:top w:val="none" w:sz="0" w:space="0" w:color="auto"/>
                <w:left w:val="none" w:sz="0" w:space="0" w:color="auto"/>
                <w:bottom w:val="none" w:sz="0" w:space="0" w:color="auto"/>
                <w:right w:val="none" w:sz="0" w:space="0" w:color="auto"/>
              </w:divBdr>
            </w:div>
            <w:div w:id="854459108">
              <w:marLeft w:val="0"/>
              <w:marRight w:val="0"/>
              <w:marTop w:val="0"/>
              <w:marBottom w:val="0"/>
              <w:divBdr>
                <w:top w:val="none" w:sz="0" w:space="0" w:color="auto"/>
                <w:left w:val="none" w:sz="0" w:space="0" w:color="auto"/>
                <w:bottom w:val="none" w:sz="0" w:space="0" w:color="auto"/>
                <w:right w:val="none" w:sz="0" w:space="0" w:color="auto"/>
              </w:divBdr>
            </w:div>
            <w:div w:id="864558618">
              <w:marLeft w:val="0"/>
              <w:marRight w:val="0"/>
              <w:marTop w:val="0"/>
              <w:marBottom w:val="0"/>
              <w:divBdr>
                <w:top w:val="none" w:sz="0" w:space="0" w:color="auto"/>
                <w:left w:val="none" w:sz="0" w:space="0" w:color="auto"/>
                <w:bottom w:val="none" w:sz="0" w:space="0" w:color="auto"/>
                <w:right w:val="none" w:sz="0" w:space="0" w:color="auto"/>
              </w:divBdr>
            </w:div>
            <w:div w:id="864631676">
              <w:marLeft w:val="0"/>
              <w:marRight w:val="0"/>
              <w:marTop w:val="0"/>
              <w:marBottom w:val="0"/>
              <w:divBdr>
                <w:top w:val="none" w:sz="0" w:space="0" w:color="auto"/>
                <w:left w:val="none" w:sz="0" w:space="0" w:color="auto"/>
                <w:bottom w:val="none" w:sz="0" w:space="0" w:color="auto"/>
                <w:right w:val="none" w:sz="0" w:space="0" w:color="auto"/>
              </w:divBdr>
            </w:div>
            <w:div w:id="865680158">
              <w:marLeft w:val="0"/>
              <w:marRight w:val="0"/>
              <w:marTop w:val="0"/>
              <w:marBottom w:val="0"/>
              <w:divBdr>
                <w:top w:val="none" w:sz="0" w:space="0" w:color="auto"/>
                <w:left w:val="none" w:sz="0" w:space="0" w:color="auto"/>
                <w:bottom w:val="none" w:sz="0" w:space="0" w:color="auto"/>
                <w:right w:val="none" w:sz="0" w:space="0" w:color="auto"/>
              </w:divBdr>
            </w:div>
            <w:div w:id="868030960">
              <w:marLeft w:val="0"/>
              <w:marRight w:val="0"/>
              <w:marTop w:val="0"/>
              <w:marBottom w:val="0"/>
              <w:divBdr>
                <w:top w:val="none" w:sz="0" w:space="0" w:color="auto"/>
                <w:left w:val="none" w:sz="0" w:space="0" w:color="auto"/>
                <w:bottom w:val="none" w:sz="0" w:space="0" w:color="auto"/>
                <w:right w:val="none" w:sz="0" w:space="0" w:color="auto"/>
              </w:divBdr>
            </w:div>
            <w:div w:id="869301645">
              <w:marLeft w:val="0"/>
              <w:marRight w:val="0"/>
              <w:marTop w:val="0"/>
              <w:marBottom w:val="0"/>
              <w:divBdr>
                <w:top w:val="none" w:sz="0" w:space="0" w:color="auto"/>
                <w:left w:val="none" w:sz="0" w:space="0" w:color="auto"/>
                <w:bottom w:val="none" w:sz="0" w:space="0" w:color="auto"/>
                <w:right w:val="none" w:sz="0" w:space="0" w:color="auto"/>
              </w:divBdr>
            </w:div>
            <w:div w:id="874080954">
              <w:marLeft w:val="0"/>
              <w:marRight w:val="0"/>
              <w:marTop w:val="0"/>
              <w:marBottom w:val="0"/>
              <w:divBdr>
                <w:top w:val="none" w:sz="0" w:space="0" w:color="auto"/>
                <w:left w:val="none" w:sz="0" w:space="0" w:color="auto"/>
                <w:bottom w:val="none" w:sz="0" w:space="0" w:color="auto"/>
                <w:right w:val="none" w:sz="0" w:space="0" w:color="auto"/>
              </w:divBdr>
            </w:div>
            <w:div w:id="877011856">
              <w:marLeft w:val="0"/>
              <w:marRight w:val="0"/>
              <w:marTop w:val="0"/>
              <w:marBottom w:val="0"/>
              <w:divBdr>
                <w:top w:val="none" w:sz="0" w:space="0" w:color="auto"/>
                <w:left w:val="none" w:sz="0" w:space="0" w:color="auto"/>
                <w:bottom w:val="none" w:sz="0" w:space="0" w:color="auto"/>
                <w:right w:val="none" w:sz="0" w:space="0" w:color="auto"/>
              </w:divBdr>
            </w:div>
            <w:div w:id="878931378">
              <w:marLeft w:val="0"/>
              <w:marRight w:val="0"/>
              <w:marTop w:val="0"/>
              <w:marBottom w:val="0"/>
              <w:divBdr>
                <w:top w:val="none" w:sz="0" w:space="0" w:color="auto"/>
                <w:left w:val="none" w:sz="0" w:space="0" w:color="auto"/>
                <w:bottom w:val="none" w:sz="0" w:space="0" w:color="auto"/>
                <w:right w:val="none" w:sz="0" w:space="0" w:color="auto"/>
              </w:divBdr>
            </w:div>
            <w:div w:id="882592051">
              <w:marLeft w:val="0"/>
              <w:marRight w:val="0"/>
              <w:marTop w:val="0"/>
              <w:marBottom w:val="0"/>
              <w:divBdr>
                <w:top w:val="none" w:sz="0" w:space="0" w:color="auto"/>
                <w:left w:val="none" w:sz="0" w:space="0" w:color="auto"/>
                <w:bottom w:val="none" w:sz="0" w:space="0" w:color="auto"/>
                <w:right w:val="none" w:sz="0" w:space="0" w:color="auto"/>
              </w:divBdr>
            </w:div>
            <w:div w:id="888341259">
              <w:marLeft w:val="0"/>
              <w:marRight w:val="0"/>
              <w:marTop w:val="0"/>
              <w:marBottom w:val="0"/>
              <w:divBdr>
                <w:top w:val="none" w:sz="0" w:space="0" w:color="auto"/>
                <w:left w:val="none" w:sz="0" w:space="0" w:color="auto"/>
                <w:bottom w:val="none" w:sz="0" w:space="0" w:color="auto"/>
                <w:right w:val="none" w:sz="0" w:space="0" w:color="auto"/>
              </w:divBdr>
            </w:div>
            <w:div w:id="899293123">
              <w:marLeft w:val="0"/>
              <w:marRight w:val="0"/>
              <w:marTop w:val="0"/>
              <w:marBottom w:val="0"/>
              <w:divBdr>
                <w:top w:val="none" w:sz="0" w:space="0" w:color="auto"/>
                <w:left w:val="none" w:sz="0" w:space="0" w:color="auto"/>
                <w:bottom w:val="none" w:sz="0" w:space="0" w:color="auto"/>
                <w:right w:val="none" w:sz="0" w:space="0" w:color="auto"/>
              </w:divBdr>
            </w:div>
            <w:div w:id="922111163">
              <w:marLeft w:val="0"/>
              <w:marRight w:val="0"/>
              <w:marTop w:val="0"/>
              <w:marBottom w:val="0"/>
              <w:divBdr>
                <w:top w:val="none" w:sz="0" w:space="0" w:color="auto"/>
                <w:left w:val="none" w:sz="0" w:space="0" w:color="auto"/>
                <w:bottom w:val="none" w:sz="0" w:space="0" w:color="auto"/>
                <w:right w:val="none" w:sz="0" w:space="0" w:color="auto"/>
              </w:divBdr>
            </w:div>
            <w:div w:id="932861506">
              <w:marLeft w:val="0"/>
              <w:marRight w:val="0"/>
              <w:marTop w:val="0"/>
              <w:marBottom w:val="0"/>
              <w:divBdr>
                <w:top w:val="none" w:sz="0" w:space="0" w:color="auto"/>
                <w:left w:val="none" w:sz="0" w:space="0" w:color="auto"/>
                <w:bottom w:val="none" w:sz="0" w:space="0" w:color="auto"/>
                <w:right w:val="none" w:sz="0" w:space="0" w:color="auto"/>
              </w:divBdr>
            </w:div>
            <w:div w:id="934358826">
              <w:marLeft w:val="0"/>
              <w:marRight w:val="0"/>
              <w:marTop w:val="0"/>
              <w:marBottom w:val="0"/>
              <w:divBdr>
                <w:top w:val="none" w:sz="0" w:space="0" w:color="auto"/>
                <w:left w:val="none" w:sz="0" w:space="0" w:color="auto"/>
                <w:bottom w:val="none" w:sz="0" w:space="0" w:color="auto"/>
                <w:right w:val="none" w:sz="0" w:space="0" w:color="auto"/>
              </w:divBdr>
            </w:div>
            <w:div w:id="937254910">
              <w:marLeft w:val="0"/>
              <w:marRight w:val="0"/>
              <w:marTop w:val="0"/>
              <w:marBottom w:val="0"/>
              <w:divBdr>
                <w:top w:val="none" w:sz="0" w:space="0" w:color="auto"/>
                <w:left w:val="none" w:sz="0" w:space="0" w:color="auto"/>
                <w:bottom w:val="none" w:sz="0" w:space="0" w:color="auto"/>
                <w:right w:val="none" w:sz="0" w:space="0" w:color="auto"/>
              </w:divBdr>
            </w:div>
            <w:div w:id="956913021">
              <w:marLeft w:val="0"/>
              <w:marRight w:val="0"/>
              <w:marTop w:val="0"/>
              <w:marBottom w:val="0"/>
              <w:divBdr>
                <w:top w:val="none" w:sz="0" w:space="0" w:color="auto"/>
                <w:left w:val="none" w:sz="0" w:space="0" w:color="auto"/>
                <w:bottom w:val="none" w:sz="0" w:space="0" w:color="auto"/>
                <w:right w:val="none" w:sz="0" w:space="0" w:color="auto"/>
              </w:divBdr>
            </w:div>
            <w:div w:id="958296082">
              <w:marLeft w:val="0"/>
              <w:marRight w:val="0"/>
              <w:marTop w:val="0"/>
              <w:marBottom w:val="0"/>
              <w:divBdr>
                <w:top w:val="none" w:sz="0" w:space="0" w:color="auto"/>
                <w:left w:val="none" w:sz="0" w:space="0" w:color="auto"/>
                <w:bottom w:val="none" w:sz="0" w:space="0" w:color="auto"/>
                <w:right w:val="none" w:sz="0" w:space="0" w:color="auto"/>
              </w:divBdr>
            </w:div>
            <w:div w:id="959842343">
              <w:marLeft w:val="0"/>
              <w:marRight w:val="0"/>
              <w:marTop w:val="0"/>
              <w:marBottom w:val="0"/>
              <w:divBdr>
                <w:top w:val="none" w:sz="0" w:space="0" w:color="auto"/>
                <w:left w:val="none" w:sz="0" w:space="0" w:color="auto"/>
                <w:bottom w:val="none" w:sz="0" w:space="0" w:color="auto"/>
                <w:right w:val="none" w:sz="0" w:space="0" w:color="auto"/>
              </w:divBdr>
            </w:div>
            <w:div w:id="966280600">
              <w:marLeft w:val="0"/>
              <w:marRight w:val="0"/>
              <w:marTop w:val="0"/>
              <w:marBottom w:val="0"/>
              <w:divBdr>
                <w:top w:val="none" w:sz="0" w:space="0" w:color="auto"/>
                <w:left w:val="none" w:sz="0" w:space="0" w:color="auto"/>
                <w:bottom w:val="none" w:sz="0" w:space="0" w:color="auto"/>
                <w:right w:val="none" w:sz="0" w:space="0" w:color="auto"/>
              </w:divBdr>
            </w:div>
            <w:div w:id="968130451">
              <w:marLeft w:val="0"/>
              <w:marRight w:val="0"/>
              <w:marTop w:val="0"/>
              <w:marBottom w:val="0"/>
              <w:divBdr>
                <w:top w:val="none" w:sz="0" w:space="0" w:color="auto"/>
                <w:left w:val="none" w:sz="0" w:space="0" w:color="auto"/>
                <w:bottom w:val="none" w:sz="0" w:space="0" w:color="auto"/>
                <w:right w:val="none" w:sz="0" w:space="0" w:color="auto"/>
              </w:divBdr>
            </w:div>
            <w:div w:id="971254132">
              <w:marLeft w:val="0"/>
              <w:marRight w:val="0"/>
              <w:marTop w:val="0"/>
              <w:marBottom w:val="0"/>
              <w:divBdr>
                <w:top w:val="none" w:sz="0" w:space="0" w:color="auto"/>
                <w:left w:val="none" w:sz="0" w:space="0" w:color="auto"/>
                <w:bottom w:val="none" w:sz="0" w:space="0" w:color="auto"/>
                <w:right w:val="none" w:sz="0" w:space="0" w:color="auto"/>
              </w:divBdr>
            </w:div>
            <w:div w:id="983700659">
              <w:marLeft w:val="0"/>
              <w:marRight w:val="0"/>
              <w:marTop w:val="0"/>
              <w:marBottom w:val="0"/>
              <w:divBdr>
                <w:top w:val="none" w:sz="0" w:space="0" w:color="auto"/>
                <w:left w:val="none" w:sz="0" w:space="0" w:color="auto"/>
                <w:bottom w:val="none" w:sz="0" w:space="0" w:color="auto"/>
                <w:right w:val="none" w:sz="0" w:space="0" w:color="auto"/>
              </w:divBdr>
            </w:div>
            <w:div w:id="993148326">
              <w:marLeft w:val="0"/>
              <w:marRight w:val="0"/>
              <w:marTop w:val="0"/>
              <w:marBottom w:val="0"/>
              <w:divBdr>
                <w:top w:val="none" w:sz="0" w:space="0" w:color="auto"/>
                <w:left w:val="none" w:sz="0" w:space="0" w:color="auto"/>
                <w:bottom w:val="none" w:sz="0" w:space="0" w:color="auto"/>
                <w:right w:val="none" w:sz="0" w:space="0" w:color="auto"/>
              </w:divBdr>
            </w:div>
            <w:div w:id="995646921">
              <w:marLeft w:val="0"/>
              <w:marRight w:val="0"/>
              <w:marTop w:val="0"/>
              <w:marBottom w:val="0"/>
              <w:divBdr>
                <w:top w:val="none" w:sz="0" w:space="0" w:color="auto"/>
                <w:left w:val="none" w:sz="0" w:space="0" w:color="auto"/>
                <w:bottom w:val="none" w:sz="0" w:space="0" w:color="auto"/>
                <w:right w:val="none" w:sz="0" w:space="0" w:color="auto"/>
              </w:divBdr>
            </w:div>
            <w:div w:id="998267208">
              <w:marLeft w:val="0"/>
              <w:marRight w:val="0"/>
              <w:marTop w:val="0"/>
              <w:marBottom w:val="0"/>
              <w:divBdr>
                <w:top w:val="none" w:sz="0" w:space="0" w:color="auto"/>
                <w:left w:val="none" w:sz="0" w:space="0" w:color="auto"/>
                <w:bottom w:val="none" w:sz="0" w:space="0" w:color="auto"/>
                <w:right w:val="none" w:sz="0" w:space="0" w:color="auto"/>
              </w:divBdr>
            </w:div>
            <w:div w:id="1010134137">
              <w:marLeft w:val="0"/>
              <w:marRight w:val="0"/>
              <w:marTop w:val="0"/>
              <w:marBottom w:val="0"/>
              <w:divBdr>
                <w:top w:val="none" w:sz="0" w:space="0" w:color="auto"/>
                <w:left w:val="none" w:sz="0" w:space="0" w:color="auto"/>
                <w:bottom w:val="none" w:sz="0" w:space="0" w:color="auto"/>
                <w:right w:val="none" w:sz="0" w:space="0" w:color="auto"/>
              </w:divBdr>
            </w:div>
            <w:div w:id="1011446291">
              <w:marLeft w:val="0"/>
              <w:marRight w:val="0"/>
              <w:marTop w:val="0"/>
              <w:marBottom w:val="0"/>
              <w:divBdr>
                <w:top w:val="none" w:sz="0" w:space="0" w:color="auto"/>
                <w:left w:val="none" w:sz="0" w:space="0" w:color="auto"/>
                <w:bottom w:val="none" w:sz="0" w:space="0" w:color="auto"/>
                <w:right w:val="none" w:sz="0" w:space="0" w:color="auto"/>
              </w:divBdr>
            </w:div>
            <w:div w:id="1017804304">
              <w:marLeft w:val="0"/>
              <w:marRight w:val="0"/>
              <w:marTop w:val="0"/>
              <w:marBottom w:val="0"/>
              <w:divBdr>
                <w:top w:val="none" w:sz="0" w:space="0" w:color="auto"/>
                <w:left w:val="none" w:sz="0" w:space="0" w:color="auto"/>
                <w:bottom w:val="none" w:sz="0" w:space="0" w:color="auto"/>
                <w:right w:val="none" w:sz="0" w:space="0" w:color="auto"/>
              </w:divBdr>
            </w:div>
            <w:div w:id="1019281434">
              <w:marLeft w:val="0"/>
              <w:marRight w:val="0"/>
              <w:marTop w:val="0"/>
              <w:marBottom w:val="0"/>
              <w:divBdr>
                <w:top w:val="none" w:sz="0" w:space="0" w:color="auto"/>
                <w:left w:val="none" w:sz="0" w:space="0" w:color="auto"/>
                <w:bottom w:val="none" w:sz="0" w:space="0" w:color="auto"/>
                <w:right w:val="none" w:sz="0" w:space="0" w:color="auto"/>
              </w:divBdr>
            </w:div>
            <w:div w:id="1019427416">
              <w:marLeft w:val="0"/>
              <w:marRight w:val="0"/>
              <w:marTop w:val="0"/>
              <w:marBottom w:val="0"/>
              <w:divBdr>
                <w:top w:val="none" w:sz="0" w:space="0" w:color="auto"/>
                <w:left w:val="none" w:sz="0" w:space="0" w:color="auto"/>
                <w:bottom w:val="none" w:sz="0" w:space="0" w:color="auto"/>
                <w:right w:val="none" w:sz="0" w:space="0" w:color="auto"/>
              </w:divBdr>
            </w:div>
            <w:div w:id="1025979702">
              <w:marLeft w:val="0"/>
              <w:marRight w:val="0"/>
              <w:marTop w:val="0"/>
              <w:marBottom w:val="0"/>
              <w:divBdr>
                <w:top w:val="none" w:sz="0" w:space="0" w:color="auto"/>
                <w:left w:val="none" w:sz="0" w:space="0" w:color="auto"/>
                <w:bottom w:val="none" w:sz="0" w:space="0" w:color="auto"/>
                <w:right w:val="none" w:sz="0" w:space="0" w:color="auto"/>
              </w:divBdr>
            </w:div>
            <w:div w:id="1031150628">
              <w:marLeft w:val="0"/>
              <w:marRight w:val="0"/>
              <w:marTop w:val="0"/>
              <w:marBottom w:val="0"/>
              <w:divBdr>
                <w:top w:val="none" w:sz="0" w:space="0" w:color="auto"/>
                <w:left w:val="none" w:sz="0" w:space="0" w:color="auto"/>
                <w:bottom w:val="none" w:sz="0" w:space="0" w:color="auto"/>
                <w:right w:val="none" w:sz="0" w:space="0" w:color="auto"/>
              </w:divBdr>
            </w:div>
            <w:div w:id="1032652451">
              <w:marLeft w:val="0"/>
              <w:marRight w:val="0"/>
              <w:marTop w:val="0"/>
              <w:marBottom w:val="0"/>
              <w:divBdr>
                <w:top w:val="none" w:sz="0" w:space="0" w:color="auto"/>
                <w:left w:val="none" w:sz="0" w:space="0" w:color="auto"/>
                <w:bottom w:val="none" w:sz="0" w:space="0" w:color="auto"/>
                <w:right w:val="none" w:sz="0" w:space="0" w:color="auto"/>
              </w:divBdr>
            </w:div>
            <w:div w:id="1042052165">
              <w:marLeft w:val="0"/>
              <w:marRight w:val="0"/>
              <w:marTop w:val="0"/>
              <w:marBottom w:val="0"/>
              <w:divBdr>
                <w:top w:val="none" w:sz="0" w:space="0" w:color="auto"/>
                <w:left w:val="none" w:sz="0" w:space="0" w:color="auto"/>
                <w:bottom w:val="none" w:sz="0" w:space="0" w:color="auto"/>
                <w:right w:val="none" w:sz="0" w:space="0" w:color="auto"/>
              </w:divBdr>
            </w:div>
            <w:div w:id="1042369121">
              <w:marLeft w:val="0"/>
              <w:marRight w:val="0"/>
              <w:marTop w:val="0"/>
              <w:marBottom w:val="0"/>
              <w:divBdr>
                <w:top w:val="none" w:sz="0" w:space="0" w:color="auto"/>
                <w:left w:val="none" w:sz="0" w:space="0" w:color="auto"/>
                <w:bottom w:val="none" w:sz="0" w:space="0" w:color="auto"/>
                <w:right w:val="none" w:sz="0" w:space="0" w:color="auto"/>
              </w:divBdr>
            </w:div>
            <w:div w:id="1043016242">
              <w:marLeft w:val="0"/>
              <w:marRight w:val="0"/>
              <w:marTop w:val="0"/>
              <w:marBottom w:val="0"/>
              <w:divBdr>
                <w:top w:val="none" w:sz="0" w:space="0" w:color="auto"/>
                <w:left w:val="none" w:sz="0" w:space="0" w:color="auto"/>
                <w:bottom w:val="none" w:sz="0" w:space="0" w:color="auto"/>
                <w:right w:val="none" w:sz="0" w:space="0" w:color="auto"/>
              </w:divBdr>
            </w:div>
            <w:div w:id="1050492306">
              <w:marLeft w:val="0"/>
              <w:marRight w:val="0"/>
              <w:marTop w:val="0"/>
              <w:marBottom w:val="0"/>
              <w:divBdr>
                <w:top w:val="none" w:sz="0" w:space="0" w:color="auto"/>
                <w:left w:val="none" w:sz="0" w:space="0" w:color="auto"/>
                <w:bottom w:val="none" w:sz="0" w:space="0" w:color="auto"/>
                <w:right w:val="none" w:sz="0" w:space="0" w:color="auto"/>
              </w:divBdr>
            </w:div>
            <w:div w:id="1055204885">
              <w:marLeft w:val="0"/>
              <w:marRight w:val="0"/>
              <w:marTop w:val="0"/>
              <w:marBottom w:val="0"/>
              <w:divBdr>
                <w:top w:val="none" w:sz="0" w:space="0" w:color="auto"/>
                <w:left w:val="none" w:sz="0" w:space="0" w:color="auto"/>
                <w:bottom w:val="none" w:sz="0" w:space="0" w:color="auto"/>
                <w:right w:val="none" w:sz="0" w:space="0" w:color="auto"/>
              </w:divBdr>
            </w:div>
            <w:div w:id="1078941679">
              <w:marLeft w:val="0"/>
              <w:marRight w:val="0"/>
              <w:marTop w:val="0"/>
              <w:marBottom w:val="0"/>
              <w:divBdr>
                <w:top w:val="none" w:sz="0" w:space="0" w:color="auto"/>
                <w:left w:val="none" w:sz="0" w:space="0" w:color="auto"/>
                <w:bottom w:val="none" w:sz="0" w:space="0" w:color="auto"/>
                <w:right w:val="none" w:sz="0" w:space="0" w:color="auto"/>
              </w:divBdr>
            </w:div>
            <w:div w:id="1084567735">
              <w:marLeft w:val="0"/>
              <w:marRight w:val="0"/>
              <w:marTop w:val="0"/>
              <w:marBottom w:val="0"/>
              <w:divBdr>
                <w:top w:val="none" w:sz="0" w:space="0" w:color="auto"/>
                <w:left w:val="none" w:sz="0" w:space="0" w:color="auto"/>
                <w:bottom w:val="none" w:sz="0" w:space="0" w:color="auto"/>
                <w:right w:val="none" w:sz="0" w:space="0" w:color="auto"/>
              </w:divBdr>
            </w:div>
            <w:div w:id="1084960650">
              <w:marLeft w:val="0"/>
              <w:marRight w:val="0"/>
              <w:marTop w:val="0"/>
              <w:marBottom w:val="0"/>
              <w:divBdr>
                <w:top w:val="none" w:sz="0" w:space="0" w:color="auto"/>
                <w:left w:val="none" w:sz="0" w:space="0" w:color="auto"/>
                <w:bottom w:val="none" w:sz="0" w:space="0" w:color="auto"/>
                <w:right w:val="none" w:sz="0" w:space="0" w:color="auto"/>
              </w:divBdr>
            </w:div>
            <w:div w:id="1095901685">
              <w:marLeft w:val="0"/>
              <w:marRight w:val="0"/>
              <w:marTop w:val="0"/>
              <w:marBottom w:val="0"/>
              <w:divBdr>
                <w:top w:val="none" w:sz="0" w:space="0" w:color="auto"/>
                <w:left w:val="none" w:sz="0" w:space="0" w:color="auto"/>
                <w:bottom w:val="none" w:sz="0" w:space="0" w:color="auto"/>
                <w:right w:val="none" w:sz="0" w:space="0" w:color="auto"/>
              </w:divBdr>
            </w:div>
            <w:div w:id="1099712552">
              <w:marLeft w:val="0"/>
              <w:marRight w:val="0"/>
              <w:marTop w:val="0"/>
              <w:marBottom w:val="0"/>
              <w:divBdr>
                <w:top w:val="none" w:sz="0" w:space="0" w:color="auto"/>
                <w:left w:val="none" w:sz="0" w:space="0" w:color="auto"/>
                <w:bottom w:val="none" w:sz="0" w:space="0" w:color="auto"/>
                <w:right w:val="none" w:sz="0" w:space="0" w:color="auto"/>
              </w:divBdr>
            </w:div>
            <w:div w:id="1100445531">
              <w:marLeft w:val="0"/>
              <w:marRight w:val="0"/>
              <w:marTop w:val="0"/>
              <w:marBottom w:val="0"/>
              <w:divBdr>
                <w:top w:val="none" w:sz="0" w:space="0" w:color="auto"/>
                <w:left w:val="none" w:sz="0" w:space="0" w:color="auto"/>
                <w:bottom w:val="none" w:sz="0" w:space="0" w:color="auto"/>
                <w:right w:val="none" w:sz="0" w:space="0" w:color="auto"/>
              </w:divBdr>
            </w:div>
            <w:div w:id="1107434195">
              <w:marLeft w:val="0"/>
              <w:marRight w:val="0"/>
              <w:marTop w:val="0"/>
              <w:marBottom w:val="0"/>
              <w:divBdr>
                <w:top w:val="none" w:sz="0" w:space="0" w:color="auto"/>
                <w:left w:val="none" w:sz="0" w:space="0" w:color="auto"/>
                <w:bottom w:val="none" w:sz="0" w:space="0" w:color="auto"/>
                <w:right w:val="none" w:sz="0" w:space="0" w:color="auto"/>
              </w:divBdr>
            </w:div>
            <w:div w:id="1113207917">
              <w:marLeft w:val="0"/>
              <w:marRight w:val="0"/>
              <w:marTop w:val="0"/>
              <w:marBottom w:val="0"/>
              <w:divBdr>
                <w:top w:val="none" w:sz="0" w:space="0" w:color="auto"/>
                <w:left w:val="none" w:sz="0" w:space="0" w:color="auto"/>
                <w:bottom w:val="none" w:sz="0" w:space="0" w:color="auto"/>
                <w:right w:val="none" w:sz="0" w:space="0" w:color="auto"/>
              </w:divBdr>
            </w:div>
            <w:div w:id="1113793124">
              <w:marLeft w:val="0"/>
              <w:marRight w:val="0"/>
              <w:marTop w:val="0"/>
              <w:marBottom w:val="0"/>
              <w:divBdr>
                <w:top w:val="none" w:sz="0" w:space="0" w:color="auto"/>
                <w:left w:val="none" w:sz="0" w:space="0" w:color="auto"/>
                <w:bottom w:val="none" w:sz="0" w:space="0" w:color="auto"/>
                <w:right w:val="none" w:sz="0" w:space="0" w:color="auto"/>
              </w:divBdr>
            </w:div>
            <w:div w:id="1116292878">
              <w:marLeft w:val="0"/>
              <w:marRight w:val="0"/>
              <w:marTop w:val="0"/>
              <w:marBottom w:val="0"/>
              <w:divBdr>
                <w:top w:val="none" w:sz="0" w:space="0" w:color="auto"/>
                <w:left w:val="none" w:sz="0" w:space="0" w:color="auto"/>
                <w:bottom w:val="none" w:sz="0" w:space="0" w:color="auto"/>
                <w:right w:val="none" w:sz="0" w:space="0" w:color="auto"/>
              </w:divBdr>
            </w:div>
            <w:div w:id="1122192732">
              <w:marLeft w:val="0"/>
              <w:marRight w:val="0"/>
              <w:marTop w:val="0"/>
              <w:marBottom w:val="0"/>
              <w:divBdr>
                <w:top w:val="none" w:sz="0" w:space="0" w:color="auto"/>
                <w:left w:val="none" w:sz="0" w:space="0" w:color="auto"/>
                <w:bottom w:val="none" w:sz="0" w:space="0" w:color="auto"/>
                <w:right w:val="none" w:sz="0" w:space="0" w:color="auto"/>
              </w:divBdr>
            </w:div>
            <w:div w:id="1128742903">
              <w:marLeft w:val="0"/>
              <w:marRight w:val="0"/>
              <w:marTop w:val="0"/>
              <w:marBottom w:val="0"/>
              <w:divBdr>
                <w:top w:val="none" w:sz="0" w:space="0" w:color="auto"/>
                <w:left w:val="none" w:sz="0" w:space="0" w:color="auto"/>
                <w:bottom w:val="none" w:sz="0" w:space="0" w:color="auto"/>
                <w:right w:val="none" w:sz="0" w:space="0" w:color="auto"/>
              </w:divBdr>
            </w:div>
            <w:div w:id="1130441578">
              <w:marLeft w:val="0"/>
              <w:marRight w:val="0"/>
              <w:marTop w:val="0"/>
              <w:marBottom w:val="0"/>
              <w:divBdr>
                <w:top w:val="none" w:sz="0" w:space="0" w:color="auto"/>
                <w:left w:val="none" w:sz="0" w:space="0" w:color="auto"/>
                <w:bottom w:val="none" w:sz="0" w:space="0" w:color="auto"/>
                <w:right w:val="none" w:sz="0" w:space="0" w:color="auto"/>
              </w:divBdr>
            </w:div>
            <w:div w:id="1132018272">
              <w:marLeft w:val="0"/>
              <w:marRight w:val="0"/>
              <w:marTop w:val="0"/>
              <w:marBottom w:val="0"/>
              <w:divBdr>
                <w:top w:val="none" w:sz="0" w:space="0" w:color="auto"/>
                <w:left w:val="none" w:sz="0" w:space="0" w:color="auto"/>
                <w:bottom w:val="none" w:sz="0" w:space="0" w:color="auto"/>
                <w:right w:val="none" w:sz="0" w:space="0" w:color="auto"/>
              </w:divBdr>
            </w:div>
            <w:div w:id="1132593584">
              <w:marLeft w:val="0"/>
              <w:marRight w:val="0"/>
              <w:marTop w:val="0"/>
              <w:marBottom w:val="0"/>
              <w:divBdr>
                <w:top w:val="none" w:sz="0" w:space="0" w:color="auto"/>
                <w:left w:val="none" w:sz="0" w:space="0" w:color="auto"/>
                <w:bottom w:val="none" w:sz="0" w:space="0" w:color="auto"/>
                <w:right w:val="none" w:sz="0" w:space="0" w:color="auto"/>
              </w:divBdr>
            </w:div>
            <w:div w:id="1150831863">
              <w:marLeft w:val="0"/>
              <w:marRight w:val="0"/>
              <w:marTop w:val="0"/>
              <w:marBottom w:val="0"/>
              <w:divBdr>
                <w:top w:val="none" w:sz="0" w:space="0" w:color="auto"/>
                <w:left w:val="none" w:sz="0" w:space="0" w:color="auto"/>
                <w:bottom w:val="none" w:sz="0" w:space="0" w:color="auto"/>
                <w:right w:val="none" w:sz="0" w:space="0" w:color="auto"/>
              </w:divBdr>
            </w:div>
            <w:div w:id="1158611405">
              <w:marLeft w:val="0"/>
              <w:marRight w:val="0"/>
              <w:marTop w:val="0"/>
              <w:marBottom w:val="0"/>
              <w:divBdr>
                <w:top w:val="none" w:sz="0" w:space="0" w:color="auto"/>
                <w:left w:val="none" w:sz="0" w:space="0" w:color="auto"/>
                <w:bottom w:val="none" w:sz="0" w:space="0" w:color="auto"/>
                <w:right w:val="none" w:sz="0" w:space="0" w:color="auto"/>
              </w:divBdr>
            </w:div>
            <w:div w:id="1162743216">
              <w:marLeft w:val="0"/>
              <w:marRight w:val="0"/>
              <w:marTop w:val="0"/>
              <w:marBottom w:val="0"/>
              <w:divBdr>
                <w:top w:val="none" w:sz="0" w:space="0" w:color="auto"/>
                <w:left w:val="none" w:sz="0" w:space="0" w:color="auto"/>
                <w:bottom w:val="none" w:sz="0" w:space="0" w:color="auto"/>
                <w:right w:val="none" w:sz="0" w:space="0" w:color="auto"/>
              </w:divBdr>
            </w:div>
            <w:div w:id="1168522152">
              <w:marLeft w:val="0"/>
              <w:marRight w:val="0"/>
              <w:marTop w:val="0"/>
              <w:marBottom w:val="0"/>
              <w:divBdr>
                <w:top w:val="none" w:sz="0" w:space="0" w:color="auto"/>
                <w:left w:val="none" w:sz="0" w:space="0" w:color="auto"/>
                <w:bottom w:val="none" w:sz="0" w:space="0" w:color="auto"/>
                <w:right w:val="none" w:sz="0" w:space="0" w:color="auto"/>
              </w:divBdr>
            </w:div>
            <w:div w:id="1171993020">
              <w:marLeft w:val="0"/>
              <w:marRight w:val="0"/>
              <w:marTop w:val="0"/>
              <w:marBottom w:val="0"/>
              <w:divBdr>
                <w:top w:val="none" w:sz="0" w:space="0" w:color="auto"/>
                <w:left w:val="none" w:sz="0" w:space="0" w:color="auto"/>
                <w:bottom w:val="none" w:sz="0" w:space="0" w:color="auto"/>
                <w:right w:val="none" w:sz="0" w:space="0" w:color="auto"/>
              </w:divBdr>
            </w:div>
            <w:div w:id="1203438730">
              <w:marLeft w:val="0"/>
              <w:marRight w:val="0"/>
              <w:marTop w:val="0"/>
              <w:marBottom w:val="0"/>
              <w:divBdr>
                <w:top w:val="none" w:sz="0" w:space="0" w:color="auto"/>
                <w:left w:val="none" w:sz="0" w:space="0" w:color="auto"/>
                <w:bottom w:val="none" w:sz="0" w:space="0" w:color="auto"/>
                <w:right w:val="none" w:sz="0" w:space="0" w:color="auto"/>
              </w:divBdr>
            </w:div>
            <w:div w:id="1205100132">
              <w:marLeft w:val="0"/>
              <w:marRight w:val="0"/>
              <w:marTop w:val="0"/>
              <w:marBottom w:val="0"/>
              <w:divBdr>
                <w:top w:val="none" w:sz="0" w:space="0" w:color="auto"/>
                <w:left w:val="none" w:sz="0" w:space="0" w:color="auto"/>
                <w:bottom w:val="none" w:sz="0" w:space="0" w:color="auto"/>
                <w:right w:val="none" w:sz="0" w:space="0" w:color="auto"/>
              </w:divBdr>
            </w:div>
            <w:div w:id="1211841713">
              <w:marLeft w:val="0"/>
              <w:marRight w:val="0"/>
              <w:marTop w:val="0"/>
              <w:marBottom w:val="0"/>
              <w:divBdr>
                <w:top w:val="none" w:sz="0" w:space="0" w:color="auto"/>
                <w:left w:val="none" w:sz="0" w:space="0" w:color="auto"/>
                <w:bottom w:val="none" w:sz="0" w:space="0" w:color="auto"/>
                <w:right w:val="none" w:sz="0" w:space="0" w:color="auto"/>
              </w:divBdr>
            </w:div>
            <w:div w:id="1214581424">
              <w:marLeft w:val="0"/>
              <w:marRight w:val="0"/>
              <w:marTop w:val="0"/>
              <w:marBottom w:val="0"/>
              <w:divBdr>
                <w:top w:val="none" w:sz="0" w:space="0" w:color="auto"/>
                <w:left w:val="none" w:sz="0" w:space="0" w:color="auto"/>
                <w:bottom w:val="none" w:sz="0" w:space="0" w:color="auto"/>
                <w:right w:val="none" w:sz="0" w:space="0" w:color="auto"/>
              </w:divBdr>
            </w:div>
            <w:div w:id="1214850545">
              <w:marLeft w:val="0"/>
              <w:marRight w:val="0"/>
              <w:marTop w:val="0"/>
              <w:marBottom w:val="0"/>
              <w:divBdr>
                <w:top w:val="none" w:sz="0" w:space="0" w:color="auto"/>
                <w:left w:val="none" w:sz="0" w:space="0" w:color="auto"/>
                <w:bottom w:val="none" w:sz="0" w:space="0" w:color="auto"/>
                <w:right w:val="none" w:sz="0" w:space="0" w:color="auto"/>
              </w:divBdr>
            </w:div>
            <w:div w:id="1216623212">
              <w:marLeft w:val="0"/>
              <w:marRight w:val="0"/>
              <w:marTop w:val="0"/>
              <w:marBottom w:val="0"/>
              <w:divBdr>
                <w:top w:val="none" w:sz="0" w:space="0" w:color="auto"/>
                <w:left w:val="none" w:sz="0" w:space="0" w:color="auto"/>
                <w:bottom w:val="none" w:sz="0" w:space="0" w:color="auto"/>
                <w:right w:val="none" w:sz="0" w:space="0" w:color="auto"/>
              </w:divBdr>
            </w:div>
            <w:div w:id="1220241944">
              <w:marLeft w:val="0"/>
              <w:marRight w:val="0"/>
              <w:marTop w:val="0"/>
              <w:marBottom w:val="0"/>
              <w:divBdr>
                <w:top w:val="none" w:sz="0" w:space="0" w:color="auto"/>
                <w:left w:val="none" w:sz="0" w:space="0" w:color="auto"/>
                <w:bottom w:val="none" w:sz="0" w:space="0" w:color="auto"/>
                <w:right w:val="none" w:sz="0" w:space="0" w:color="auto"/>
              </w:divBdr>
            </w:div>
            <w:div w:id="1223364691">
              <w:marLeft w:val="0"/>
              <w:marRight w:val="0"/>
              <w:marTop w:val="0"/>
              <w:marBottom w:val="0"/>
              <w:divBdr>
                <w:top w:val="none" w:sz="0" w:space="0" w:color="auto"/>
                <w:left w:val="none" w:sz="0" w:space="0" w:color="auto"/>
                <w:bottom w:val="none" w:sz="0" w:space="0" w:color="auto"/>
                <w:right w:val="none" w:sz="0" w:space="0" w:color="auto"/>
              </w:divBdr>
            </w:div>
            <w:div w:id="1231232347">
              <w:marLeft w:val="0"/>
              <w:marRight w:val="0"/>
              <w:marTop w:val="0"/>
              <w:marBottom w:val="0"/>
              <w:divBdr>
                <w:top w:val="none" w:sz="0" w:space="0" w:color="auto"/>
                <w:left w:val="none" w:sz="0" w:space="0" w:color="auto"/>
                <w:bottom w:val="none" w:sz="0" w:space="0" w:color="auto"/>
                <w:right w:val="none" w:sz="0" w:space="0" w:color="auto"/>
              </w:divBdr>
            </w:div>
            <w:div w:id="1240287915">
              <w:marLeft w:val="0"/>
              <w:marRight w:val="0"/>
              <w:marTop w:val="0"/>
              <w:marBottom w:val="0"/>
              <w:divBdr>
                <w:top w:val="none" w:sz="0" w:space="0" w:color="auto"/>
                <w:left w:val="none" w:sz="0" w:space="0" w:color="auto"/>
                <w:bottom w:val="none" w:sz="0" w:space="0" w:color="auto"/>
                <w:right w:val="none" w:sz="0" w:space="0" w:color="auto"/>
              </w:divBdr>
            </w:div>
            <w:div w:id="1242763209">
              <w:marLeft w:val="0"/>
              <w:marRight w:val="0"/>
              <w:marTop w:val="0"/>
              <w:marBottom w:val="0"/>
              <w:divBdr>
                <w:top w:val="none" w:sz="0" w:space="0" w:color="auto"/>
                <w:left w:val="none" w:sz="0" w:space="0" w:color="auto"/>
                <w:bottom w:val="none" w:sz="0" w:space="0" w:color="auto"/>
                <w:right w:val="none" w:sz="0" w:space="0" w:color="auto"/>
              </w:divBdr>
            </w:div>
            <w:div w:id="1243834414">
              <w:marLeft w:val="0"/>
              <w:marRight w:val="0"/>
              <w:marTop w:val="0"/>
              <w:marBottom w:val="0"/>
              <w:divBdr>
                <w:top w:val="none" w:sz="0" w:space="0" w:color="auto"/>
                <w:left w:val="none" w:sz="0" w:space="0" w:color="auto"/>
                <w:bottom w:val="none" w:sz="0" w:space="0" w:color="auto"/>
                <w:right w:val="none" w:sz="0" w:space="0" w:color="auto"/>
              </w:divBdr>
            </w:div>
            <w:div w:id="1250047067">
              <w:marLeft w:val="0"/>
              <w:marRight w:val="0"/>
              <w:marTop w:val="0"/>
              <w:marBottom w:val="0"/>
              <w:divBdr>
                <w:top w:val="none" w:sz="0" w:space="0" w:color="auto"/>
                <w:left w:val="none" w:sz="0" w:space="0" w:color="auto"/>
                <w:bottom w:val="none" w:sz="0" w:space="0" w:color="auto"/>
                <w:right w:val="none" w:sz="0" w:space="0" w:color="auto"/>
              </w:divBdr>
            </w:div>
            <w:div w:id="1261186124">
              <w:marLeft w:val="0"/>
              <w:marRight w:val="0"/>
              <w:marTop w:val="0"/>
              <w:marBottom w:val="0"/>
              <w:divBdr>
                <w:top w:val="none" w:sz="0" w:space="0" w:color="auto"/>
                <w:left w:val="none" w:sz="0" w:space="0" w:color="auto"/>
                <w:bottom w:val="none" w:sz="0" w:space="0" w:color="auto"/>
                <w:right w:val="none" w:sz="0" w:space="0" w:color="auto"/>
              </w:divBdr>
            </w:div>
            <w:div w:id="1275674185">
              <w:marLeft w:val="0"/>
              <w:marRight w:val="0"/>
              <w:marTop w:val="0"/>
              <w:marBottom w:val="0"/>
              <w:divBdr>
                <w:top w:val="none" w:sz="0" w:space="0" w:color="auto"/>
                <w:left w:val="none" w:sz="0" w:space="0" w:color="auto"/>
                <w:bottom w:val="none" w:sz="0" w:space="0" w:color="auto"/>
                <w:right w:val="none" w:sz="0" w:space="0" w:color="auto"/>
              </w:divBdr>
            </w:div>
            <w:div w:id="1288006761">
              <w:marLeft w:val="0"/>
              <w:marRight w:val="0"/>
              <w:marTop w:val="0"/>
              <w:marBottom w:val="0"/>
              <w:divBdr>
                <w:top w:val="none" w:sz="0" w:space="0" w:color="auto"/>
                <w:left w:val="none" w:sz="0" w:space="0" w:color="auto"/>
                <w:bottom w:val="none" w:sz="0" w:space="0" w:color="auto"/>
                <w:right w:val="none" w:sz="0" w:space="0" w:color="auto"/>
              </w:divBdr>
            </w:div>
            <w:div w:id="1302081788">
              <w:marLeft w:val="0"/>
              <w:marRight w:val="0"/>
              <w:marTop w:val="0"/>
              <w:marBottom w:val="0"/>
              <w:divBdr>
                <w:top w:val="none" w:sz="0" w:space="0" w:color="auto"/>
                <w:left w:val="none" w:sz="0" w:space="0" w:color="auto"/>
                <w:bottom w:val="none" w:sz="0" w:space="0" w:color="auto"/>
                <w:right w:val="none" w:sz="0" w:space="0" w:color="auto"/>
              </w:divBdr>
            </w:div>
            <w:div w:id="1303190373">
              <w:marLeft w:val="0"/>
              <w:marRight w:val="0"/>
              <w:marTop w:val="0"/>
              <w:marBottom w:val="0"/>
              <w:divBdr>
                <w:top w:val="none" w:sz="0" w:space="0" w:color="auto"/>
                <w:left w:val="none" w:sz="0" w:space="0" w:color="auto"/>
                <w:bottom w:val="none" w:sz="0" w:space="0" w:color="auto"/>
                <w:right w:val="none" w:sz="0" w:space="0" w:color="auto"/>
              </w:divBdr>
            </w:div>
            <w:div w:id="1323700726">
              <w:marLeft w:val="0"/>
              <w:marRight w:val="0"/>
              <w:marTop w:val="0"/>
              <w:marBottom w:val="0"/>
              <w:divBdr>
                <w:top w:val="none" w:sz="0" w:space="0" w:color="auto"/>
                <w:left w:val="none" w:sz="0" w:space="0" w:color="auto"/>
                <w:bottom w:val="none" w:sz="0" w:space="0" w:color="auto"/>
                <w:right w:val="none" w:sz="0" w:space="0" w:color="auto"/>
              </w:divBdr>
            </w:div>
            <w:div w:id="1323856419">
              <w:marLeft w:val="0"/>
              <w:marRight w:val="0"/>
              <w:marTop w:val="0"/>
              <w:marBottom w:val="0"/>
              <w:divBdr>
                <w:top w:val="none" w:sz="0" w:space="0" w:color="auto"/>
                <w:left w:val="none" w:sz="0" w:space="0" w:color="auto"/>
                <w:bottom w:val="none" w:sz="0" w:space="0" w:color="auto"/>
                <w:right w:val="none" w:sz="0" w:space="0" w:color="auto"/>
              </w:divBdr>
              <w:divsChild>
                <w:div w:id="14044339">
                  <w:marLeft w:val="0"/>
                  <w:marRight w:val="0"/>
                  <w:marTop w:val="0"/>
                  <w:marBottom w:val="0"/>
                  <w:divBdr>
                    <w:top w:val="none" w:sz="0" w:space="0" w:color="auto"/>
                    <w:left w:val="none" w:sz="0" w:space="0" w:color="auto"/>
                    <w:bottom w:val="none" w:sz="0" w:space="0" w:color="auto"/>
                    <w:right w:val="none" w:sz="0" w:space="0" w:color="auto"/>
                  </w:divBdr>
                </w:div>
                <w:div w:id="14116829">
                  <w:marLeft w:val="0"/>
                  <w:marRight w:val="0"/>
                  <w:marTop w:val="0"/>
                  <w:marBottom w:val="0"/>
                  <w:divBdr>
                    <w:top w:val="none" w:sz="0" w:space="0" w:color="auto"/>
                    <w:left w:val="none" w:sz="0" w:space="0" w:color="auto"/>
                    <w:bottom w:val="none" w:sz="0" w:space="0" w:color="auto"/>
                    <w:right w:val="none" w:sz="0" w:space="0" w:color="auto"/>
                  </w:divBdr>
                </w:div>
                <w:div w:id="32001062">
                  <w:marLeft w:val="0"/>
                  <w:marRight w:val="0"/>
                  <w:marTop w:val="0"/>
                  <w:marBottom w:val="0"/>
                  <w:divBdr>
                    <w:top w:val="none" w:sz="0" w:space="0" w:color="auto"/>
                    <w:left w:val="none" w:sz="0" w:space="0" w:color="auto"/>
                    <w:bottom w:val="none" w:sz="0" w:space="0" w:color="auto"/>
                    <w:right w:val="none" w:sz="0" w:space="0" w:color="auto"/>
                  </w:divBdr>
                </w:div>
                <w:div w:id="55516086">
                  <w:marLeft w:val="0"/>
                  <w:marRight w:val="0"/>
                  <w:marTop w:val="0"/>
                  <w:marBottom w:val="0"/>
                  <w:divBdr>
                    <w:top w:val="none" w:sz="0" w:space="0" w:color="auto"/>
                    <w:left w:val="none" w:sz="0" w:space="0" w:color="auto"/>
                    <w:bottom w:val="none" w:sz="0" w:space="0" w:color="auto"/>
                    <w:right w:val="none" w:sz="0" w:space="0" w:color="auto"/>
                  </w:divBdr>
                </w:div>
                <w:div w:id="62800218">
                  <w:marLeft w:val="0"/>
                  <w:marRight w:val="0"/>
                  <w:marTop w:val="0"/>
                  <w:marBottom w:val="0"/>
                  <w:divBdr>
                    <w:top w:val="none" w:sz="0" w:space="0" w:color="auto"/>
                    <w:left w:val="none" w:sz="0" w:space="0" w:color="auto"/>
                    <w:bottom w:val="none" w:sz="0" w:space="0" w:color="auto"/>
                    <w:right w:val="none" w:sz="0" w:space="0" w:color="auto"/>
                  </w:divBdr>
                </w:div>
                <w:div w:id="68969237">
                  <w:marLeft w:val="0"/>
                  <w:marRight w:val="0"/>
                  <w:marTop w:val="0"/>
                  <w:marBottom w:val="0"/>
                  <w:divBdr>
                    <w:top w:val="none" w:sz="0" w:space="0" w:color="auto"/>
                    <w:left w:val="none" w:sz="0" w:space="0" w:color="auto"/>
                    <w:bottom w:val="none" w:sz="0" w:space="0" w:color="auto"/>
                    <w:right w:val="none" w:sz="0" w:space="0" w:color="auto"/>
                  </w:divBdr>
                </w:div>
                <w:div w:id="71002155">
                  <w:marLeft w:val="0"/>
                  <w:marRight w:val="0"/>
                  <w:marTop w:val="0"/>
                  <w:marBottom w:val="0"/>
                  <w:divBdr>
                    <w:top w:val="none" w:sz="0" w:space="0" w:color="auto"/>
                    <w:left w:val="none" w:sz="0" w:space="0" w:color="auto"/>
                    <w:bottom w:val="none" w:sz="0" w:space="0" w:color="auto"/>
                    <w:right w:val="none" w:sz="0" w:space="0" w:color="auto"/>
                  </w:divBdr>
                </w:div>
                <w:div w:id="86923539">
                  <w:marLeft w:val="0"/>
                  <w:marRight w:val="0"/>
                  <w:marTop w:val="0"/>
                  <w:marBottom w:val="0"/>
                  <w:divBdr>
                    <w:top w:val="none" w:sz="0" w:space="0" w:color="auto"/>
                    <w:left w:val="none" w:sz="0" w:space="0" w:color="auto"/>
                    <w:bottom w:val="none" w:sz="0" w:space="0" w:color="auto"/>
                    <w:right w:val="none" w:sz="0" w:space="0" w:color="auto"/>
                  </w:divBdr>
                </w:div>
                <w:div w:id="101073676">
                  <w:marLeft w:val="0"/>
                  <w:marRight w:val="0"/>
                  <w:marTop w:val="0"/>
                  <w:marBottom w:val="0"/>
                  <w:divBdr>
                    <w:top w:val="none" w:sz="0" w:space="0" w:color="auto"/>
                    <w:left w:val="none" w:sz="0" w:space="0" w:color="auto"/>
                    <w:bottom w:val="none" w:sz="0" w:space="0" w:color="auto"/>
                    <w:right w:val="none" w:sz="0" w:space="0" w:color="auto"/>
                  </w:divBdr>
                </w:div>
                <w:div w:id="101340990">
                  <w:marLeft w:val="0"/>
                  <w:marRight w:val="0"/>
                  <w:marTop w:val="0"/>
                  <w:marBottom w:val="0"/>
                  <w:divBdr>
                    <w:top w:val="none" w:sz="0" w:space="0" w:color="auto"/>
                    <w:left w:val="none" w:sz="0" w:space="0" w:color="auto"/>
                    <w:bottom w:val="none" w:sz="0" w:space="0" w:color="auto"/>
                    <w:right w:val="none" w:sz="0" w:space="0" w:color="auto"/>
                  </w:divBdr>
                </w:div>
                <w:div w:id="103353063">
                  <w:marLeft w:val="0"/>
                  <w:marRight w:val="0"/>
                  <w:marTop w:val="0"/>
                  <w:marBottom w:val="0"/>
                  <w:divBdr>
                    <w:top w:val="none" w:sz="0" w:space="0" w:color="auto"/>
                    <w:left w:val="none" w:sz="0" w:space="0" w:color="auto"/>
                    <w:bottom w:val="none" w:sz="0" w:space="0" w:color="auto"/>
                    <w:right w:val="none" w:sz="0" w:space="0" w:color="auto"/>
                  </w:divBdr>
                </w:div>
                <w:div w:id="109517499">
                  <w:marLeft w:val="0"/>
                  <w:marRight w:val="0"/>
                  <w:marTop w:val="0"/>
                  <w:marBottom w:val="0"/>
                  <w:divBdr>
                    <w:top w:val="none" w:sz="0" w:space="0" w:color="auto"/>
                    <w:left w:val="none" w:sz="0" w:space="0" w:color="auto"/>
                    <w:bottom w:val="none" w:sz="0" w:space="0" w:color="auto"/>
                    <w:right w:val="none" w:sz="0" w:space="0" w:color="auto"/>
                  </w:divBdr>
                </w:div>
                <w:div w:id="139150129">
                  <w:marLeft w:val="0"/>
                  <w:marRight w:val="0"/>
                  <w:marTop w:val="0"/>
                  <w:marBottom w:val="0"/>
                  <w:divBdr>
                    <w:top w:val="none" w:sz="0" w:space="0" w:color="auto"/>
                    <w:left w:val="none" w:sz="0" w:space="0" w:color="auto"/>
                    <w:bottom w:val="none" w:sz="0" w:space="0" w:color="auto"/>
                    <w:right w:val="none" w:sz="0" w:space="0" w:color="auto"/>
                  </w:divBdr>
                </w:div>
                <w:div w:id="149444701">
                  <w:marLeft w:val="0"/>
                  <w:marRight w:val="0"/>
                  <w:marTop w:val="0"/>
                  <w:marBottom w:val="0"/>
                  <w:divBdr>
                    <w:top w:val="none" w:sz="0" w:space="0" w:color="auto"/>
                    <w:left w:val="none" w:sz="0" w:space="0" w:color="auto"/>
                    <w:bottom w:val="none" w:sz="0" w:space="0" w:color="auto"/>
                    <w:right w:val="none" w:sz="0" w:space="0" w:color="auto"/>
                  </w:divBdr>
                </w:div>
                <w:div w:id="184682104">
                  <w:marLeft w:val="0"/>
                  <w:marRight w:val="0"/>
                  <w:marTop w:val="0"/>
                  <w:marBottom w:val="0"/>
                  <w:divBdr>
                    <w:top w:val="none" w:sz="0" w:space="0" w:color="auto"/>
                    <w:left w:val="none" w:sz="0" w:space="0" w:color="auto"/>
                    <w:bottom w:val="none" w:sz="0" w:space="0" w:color="auto"/>
                    <w:right w:val="none" w:sz="0" w:space="0" w:color="auto"/>
                  </w:divBdr>
                </w:div>
                <w:div w:id="192888179">
                  <w:marLeft w:val="0"/>
                  <w:marRight w:val="0"/>
                  <w:marTop w:val="0"/>
                  <w:marBottom w:val="0"/>
                  <w:divBdr>
                    <w:top w:val="none" w:sz="0" w:space="0" w:color="auto"/>
                    <w:left w:val="none" w:sz="0" w:space="0" w:color="auto"/>
                    <w:bottom w:val="none" w:sz="0" w:space="0" w:color="auto"/>
                    <w:right w:val="none" w:sz="0" w:space="0" w:color="auto"/>
                  </w:divBdr>
                </w:div>
                <w:div w:id="201525715">
                  <w:marLeft w:val="0"/>
                  <w:marRight w:val="0"/>
                  <w:marTop w:val="0"/>
                  <w:marBottom w:val="0"/>
                  <w:divBdr>
                    <w:top w:val="none" w:sz="0" w:space="0" w:color="auto"/>
                    <w:left w:val="none" w:sz="0" w:space="0" w:color="auto"/>
                    <w:bottom w:val="none" w:sz="0" w:space="0" w:color="auto"/>
                    <w:right w:val="none" w:sz="0" w:space="0" w:color="auto"/>
                  </w:divBdr>
                </w:div>
                <w:div w:id="217252870">
                  <w:marLeft w:val="0"/>
                  <w:marRight w:val="0"/>
                  <w:marTop w:val="0"/>
                  <w:marBottom w:val="0"/>
                  <w:divBdr>
                    <w:top w:val="none" w:sz="0" w:space="0" w:color="auto"/>
                    <w:left w:val="none" w:sz="0" w:space="0" w:color="auto"/>
                    <w:bottom w:val="none" w:sz="0" w:space="0" w:color="auto"/>
                    <w:right w:val="none" w:sz="0" w:space="0" w:color="auto"/>
                  </w:divBdr>
                </w:div>
                <w:div w:id="228032171">
                  <w:marLeft w:val="0"/>
                  <w:marRight w:val="0"/>
                  <w:marTop w:val="0"/>
                  <w:marBottom w:val="0"/>
                  <w:divBdr>
                    <w:top w:val="none" w:sz="0" w:space="0" w:color="auto"/>
                    <w:left w:val="none" w:sz="0" w:space="0" w:color="auto"/>
                    <w:bottom w:val="none" w:sz="0" w:space="0" w:color="auto"/>
                    <w:right w:val="none" w:sz="0" w:space="0" w:color="auto"/>
                  </w:divBdr>
                </w:div>
                <w:div w:id="244609103">
                  <w:marLeft w:val="0"/>
                  <w:marRight w:val="0"/>
                  <w:marTop w:val="0"/>
                  <w:marBottom w:val="0"/>
                  <w:divBdr>
                    <w:top w:val="none" w:sz="0" w:space="0" w:color="auto"/>
                    <w:left w:val="none" w:sz="0" w:space="0" w:color="auto"/>
                    <w:bottom w:val="none" w:sz="0" w:space="0" w:color="auto"/>
                    <w:right w:val="none" w:sz="0" w:space="0" w:color="auto"/>
                  </w:divBdr>
                </w:div>
                <w:div w:id="245001265">
                  <w:marLeft w:val="0"/>
                  <w:marRight w:val="0"/>
                  <w:marTop w:val="0"/>
                  <w:marBottom w:val="0"/>
                  <w:divBdr>
                    <w:top w:val="none" w:sz="0" w:space="0" w:color="auto"/>
                    <w:left w:val="none" w:sz="0" w:space="0" w:color="auto"/>
                    <w:bottom w:val="none" w:sz="0" w:space="0" w:color="auto"/>
                    <w:right w:val="none" w:sz="0" w:space="0" w:color="auto"/>
                  </w:divBdr>
                </w:div>
                <w:div w:id="258948870">
                  <w:marLeft w:val="0"/>
                  <w:marRight w:val="0"/>
                  <w:marTop w:val="0"/>
                  <w:marBottom w:val="0"/>
                  <w:divBdr>
                    <w:top w:val="none" w:sz="0" w:space="0" w:color="auto"/>
                    <w:left w:val="none" w:sz="0" w:space="0" w:color="auto"/>
                    <w:bottom w:val="none" w:sz="0" w:space="0" w:color="auto"/>
                    <w:right w:val="none" w:sz="0" w:space="0" w:color="auto"/>
                  </w:divBdr>
                </w:div>
                <w:div w:id="259216599">
                  <w:marLeft w:val="0"/>
                  <w:marRight w:val="0"/>
                  <w:marTop w:val="0"/>
                  <w:marBottom w:val="0"/>
                  <w:divBdr>
                    <w:top w:val="none" w:sz="0" w:space="0" w:color="auto"/>
                    <w:left w:val="none" w:sz="0" w:space="0" w:color="auto"/>
                    <w:bottom w:val="none" w:sz="0" w:space="0" w:color="auto"/>
                    <w:right w:val="none" w:sz="0" w:space="0" w:color="auto"/>
                  </w:divBdr>
                </w:div>
                <w:div w:id="268857965">
                  <w:marLeft w:val="0"/>
                  <w:marRight w:val="0"/>
                  <w:marTop w:val="0"/>
                  <w:marBottom w:val="0"/>
                  <w:divBdr>
                    <w:top w:val="none" w:sz="0" w:space="0" w:color="auto"/>
                    <w:left w:val="none" w:sz="0" w:space="0" w:color="auto"/>
                    <w:bottom w:val="none" w:sz="0" w:space="0" w:color="auto"/>
                    <w:right w:val="none" w:sz="0" w:space="0" w:color="auto"/>
                  </w:divBdr>
                </w:div>
                <w:div w:id="270673441">
                  <w:marLeft w:val="0"/>
                  <w:marRight w:val="0"/>
                  <w:marTop w:val="0"/>
                  <w:marBottom w:val="0"/>
                  <w:divBdr>
                    <w:top w:val="none" w:sz="0" w:space="0" w:color="auto"/>
                    <w:left w:val="none" w:sz="0" w:space="0" w:color="auto"/>
                    <w:bottom w:val="none" w:sz="0" w:space="0" w:color="auto"/>
                    <w:right w:val="none" w:sz="0" w:space="0" w:color="auto"/>
                  </w:divBdr>
                </w:div>
                <w:div w:id="274944129">
                  <w:marLeft w:val="0"/>
                  <w:marRight w:val="0"/>
                  <w:marTop w:val="0"/>
                  <w:marBottom w:val="0"/>
                  <w:divBdr>
                    <w:top w:val="none" w:sz="0" w:space="0" w:color="auto"/>
                    <w:left w:val="none" w:sz="0" w:space="0" w:color="auto"/>
                    <w:bottom w:val="none" w:sz="0" w:space="0" w:color="auto"/>
                    <w:right w:val="none" w:sz="0" w:space="0" w:color="auto"/>
                  </w:divBdr>
                </w:div>
                <w:div w:id="296035038">
                  <w:marLeft w:val="0"/>
                  <w:marRight w:val="0"/>
                  <w:marTop w:val="0"/>
                  <w:marBottom w:val="0"/>
                  <w:divBdr>
                    <w:top w:val="none" w:sz="0" w:space="0" w:color="auto"/>
                    <w:left w:val="none" w:sz="0" w:space="0" w:color="auto"/>
                    <w:bottom w:val="none" w:sz="0" w:space="0" w:color="auto"/>
                    <w:right w:val="none" w:sz="0" w:space="0" w:color="auto"/>
                  </w:divBdr>
                </w:div>
                <w:div w:id="306714005">
                  <w:marLeft w:val="0"/>
                  <w:marRight w:val="0"/>
                  <w:marTop w:val="0"/>
                  <w:marBottom w:val="0"/>
                  <w:divBdr>
                    <w:top w:val="none" w:sz="0" w:space="0" w:color="auto"/>
                    <w:left w:val="none" w:sz="0" w:space="0" w:color="auto"/>
                    <w:bottom w:val="none" w:sz="0" w:space="0" w:color="auto"/>
                    <w:right w:val="none" w:sz="0" w:space="0" w:color="auto"/>
                  </w:divBdr>
                </w:div>
                <w:div w:id="328598241">
                  <w:marLeft w:val="0"/>
                  <w:marRight w:val="0"/>
                  <w:marTop w:val="0"/>
                  <w:marBottom w:val="0"/>
                  <w:divBdr>
                    <w:top w:val="none" w:sz="0" w:space="0" w:color="auto"/>
                    <w:left w:val="none" w:sz="0" w:space="0" w:color="auto"/>
                    <w:bottom w:val="none" w:sz="0" w:space="0" w:color="auto"/>
                    <w:right w:val="none" w:sz="0" w:space="0" w:color="auto"/>
                  </w:divBdr>
                </w:div>
                <w:div w:id="330252824">
                  <w:marLeft w:val="0"/>
                  <w:marRight w:val="0"/>
                  <w:marTop w:val="0"/>
                  <w:marBottom w:val="0"/>
                  <w:divBdr>
                    <w:top w:val="none" w:sz="0" w:space="0" w:color="auto"/>
                    <w:left w:val="none" w:sz="0" w:space="0" w:color="auto"/>
                    <w:bottom w:val="none" w:sz="0" w:space="0" w:color="auto"/>
                    <w:right w:val="none" w:sz="0" w:space="0" w:color="auto"/>
                  </w:divBdr>
                </w:div>
                <w:div w:id="342977086">
                  <w:marLeft w:val="0"/>
                  <w:marRight w:val="0"/>
                  <w:marTop w:val="0"/>
                  <w:marBottom w:val="0"/>
                  <w:divBdr>
                    <w:top w:val="none" w:sz="0" w:space="0" w:color="auto"/>
                    <w:left w:val="none" w:sz="0" w:space="0" w:color="auto"/>
                    <w:bottom w:val="none" w:sz="0" w:space="0" w:color="auto"/>
                    <w:right w:val="none" w:sz="0" w:space="0" w:color="auto"/>
                  </w:divBdr>
                </w:div>
                <w:div w:id="356665475">
                  <w:marLeft w:val="0"/>
                  <w:marRight w:val="0"/>
                  <w:marTop w:val="0"/>
                  <w:marBottom w:val="0"/>
                  <w:divBdr>
                    <w:top w:val="none" w:sz="0" w:space="0" w:color="auto"/>
                    <w:left w:val="none" w:sz="0" w:space="0" w:color="auto"/>
                    <w:bottom w:val="none" w:sz="0" w:space="0" w:color="auto"/>
                    <w:right w:val="none" w:sz="0" w:space="0" w:color="auto"/>
                  </w:divBdr>
                </w:div>
                <w:div w:id="360788987">
                  <w:marLeft w:val="0"/>
                  <w:marRight w:val="0"/>
                  <w:marTop w:val="0"/>
                  <w:marBottom w:val="0"/>
                  <w:divBdr>
                    <w:top w:val="none" w:sz="0" w:space="0" w:color="auto"/>
                    <w:left w:val="none" w:sz="0" w:space="0" w:color="auto"/>
                    <w:bottom w:val="none" w:sz="0" w:space="0" w:color="auto"/>
                    <w:right w:val="none" w:sz="0" w:space="0" w:color="auto"/>
                  </w:divBdr>
                </w:div>
                <w:div w:id="370494950">
                  <w:marLeft w:val="0"/>
                  <w:marRight w:val="0"/>
                  <w:marTop w:val="0"/>
                  <w:marBottom w:val="0"/>
                  <w:divBdr>
                    <w:top w:val="none" w:sz="0" w:space="0" w:color="auto"/>
                    <w:left w:val="none" w:sz="0" w:space="0" w:color="auto"/>
                    <w:bottom w:val="none" w:sz="0" w:space="0" w:color="auto"/>
                    <w:right w:val="none" w:sz="0" w:space="0" w:color="auto"/>
                  </w:divBdr>
                </w:div>
                <w:div w:id="372462561">
                  <w:marLeft w:val="0"/>
                  <w:marRight w:val="0"/>
                  <w:marTop w:val="0"/>
                  <w:marBottom w:val="0"/>
                  <w:divBdr>
                    <w:top w:val="none" w:sz="0" w:space="0" w:color="auto"/>
                    <w:left w:val="none" w:sz="0" w:space="0" w:color="auto"/>
                    <w:bottom w:val="none" w:sz="0" w:space="0" w:color="auto"/>
                    <w:right w:val="none" w:sz="0" w:space="0" w:color="auto"/>
                  </w:divBdr>
                </w:div>
                <w:div w:id="380061535">
                  <w:marLeft w:val="0"/>
                  <w:marRight w:val="0"/>
                  <w:marTop w:val="0"/>
                  <w:marBottom w:val="0"/>
                  <w:divBdr>
                    <w:top w:val="none" w:sz="0" w:space="0" w:color="auto"/>
                    <w:left w:val="none" w:sz="0" w:space="0" w:color="auto"/>
                    <w:bottom w:val="none" w:sz="0" w:space="0" w:color="auto"/>
                    <w:right w:val="none" w:sz="0" w:space="0" w:color="auto"/>
                  </w:divBdr>
                </w:div>
                <w:div w:id="395326940">
                  <w:marLeft w:val="0"/>
                  <w:marRight w:val="0"/>
                  <w:marTop w:val="0"/>
                  <w:marBottom w:val="0"/>
                  <w:divBdr>
                    <w:top w:val="none" w:sz="0" w:space="0" w:color="auto"/>
                    <w:left w:val="none" w:sz="0" w:space="0" w:color="auto"/>
                    <w:bottom w:val="none" w:sz="0" w:space="0" w:color="auto"/>
                    <w:right w:val="none" w:sz="0" w:space="0" w:color="auto"/>
                  </w:divBdr>
                </w:div>
                <w:div w:id="399593737">
                  <w:marLeft w:val="0"/>
                  <w:marRight w:val="0"/>
                  <w:marTop w:val="0"/>
                  <w:marBottom w:val="0"/>
                  <w:divBdr>
                    <w:top w:val="none" w:sz="0" w:space="0" w:color="auto"/>
                    <w:left w:val="none" w:sz="0" w:space="0" w:color="auto"/>
                    <w:bottom w:val="none" w:sz="0" w:space="0" w:color="auto"/>
                    <w:right w:val="none" w:sz="0" w:space="0" w:color="auto"/>
                  </w:divBdr>
                </w:div>
                <w:div w:id="401562917">
                  <w:marLeft w:val="0"/>
                  <w:marRight w:val="0"/>
                  <w:marTop w:val="0"/>
                  <w:marBottom w:val="0"/>
                  <w:divBdr>
                    <w:top w:val="none" w:sz="0" w:space="0" w:color="auto"/>
                    <w:left w:val="none" w:sz="0" w:space="0" w:color="auto"/>
                    <w:bottom w:val="none" w:sz="0" w:space="0" w:color="auto"/>
                    <w:right w:val="none" w:sz="0" w:space="0" w:color="auto"/>
                  </w:divBdr>
                </w:div>
                <w:div w:id="406926942">
                  <w:marLeft w:val="0"/>
                  <w:marRight w:val="0"/>
                  <w:marTop w:val="0"/>
                  <w:marBottom w:val="0"/>
                  <w:divBdr>
                    <w:top w:val="none" w:sz="0" w:space="0" w:color="auto"/>
                    <w:left w:val="none" w:sz="0" w:space="0" w:color="auto"/>
                    <w:bottom w:val="none" w:sz="0" w:space="0" w:color="auto"/>
                    <w:right w:val="none" w:sz="0" w:space="0" w:color="auto"/>
                  </w:divBdr>
                </w:div>
                <w:div w:id="419764092">
                  <w:marLeft w:val="0"/>
                  <w:marRight w:val="0"/>
                  <w:marTop w:val="0"/>
                  <w:marBottom w:val="0"/>
                  <w:divBdr>
                    <w:top w:val="none" w:sz="0" w:space="0" w:color="auto"/>
                    <w:left w:val="none" w:sz="0" w:space="0" w:color="auto"/>
                    <w:bottom w:val="none" w:sz="0" w:space="0" w:color="auto"/>
                    <w:right w:val="none" w:sz="0" w:space="0" w:color="auto"/>
                  </w:divBdr>
                </w:div>
                <w:div w:id="427313672">
                  <w:marLeft w:val="0"/>
                  <w:marRight w:val="0"/>
                  <w:marTop w:val="0"/>
                  <w:marBottom w:val="0"/>
                  <w:divBdr>
                    <w:top w:val="none" w:sz="0" w:space="0" w:color="auto"/>
                    <w:left w:val="none" w:sz="0" w:space="0" w:color="auto"/>
                    <w:bottom w:val="none" w:sz="0" w:space="0" w:color="auto"/>
                    <w:right w:val="none" w:sz="0" w:space="0" w:color="auto"/>
                  </w:divBdr>
                </w:div>
                <w:div w:id="427313846">
                  <w:marLeft w:val="0"/>
                  <w:marRight w:val="0"/>
                  <w:marTop w:val="0"/>
                  <w:marBottom w:val="0"/>
                  <w:divBdr>
                    <w:top w:val="none" w:sz="0" w:space="0" w:color="auto"/>
                    <w:left w:val="none" w:sz="0" w:space="0" w:color="auto"/>
                    <w:bottom w:val="none" w:sz="0" w:space="0" w:color="auto"/>
                    <w:right w:val="none" w:sz="0" w:space="0" w:color="auto"/>
                  </w:divBdr>
                </w:div>
                <w:div w:id="428627346">
                  <w:marLeft w:val="0"/>
                  <w:marRight w:val="0"/>
                  <w:marTop w:val="0"/>
                  <w:marBottom w:val="0"/>
                  <w:divBdr>
                    <w:top w:val="none" w:sz="0" w:space="0" w:color="auto"/>
                    <w:left w:val="none" w:sz="0" w:space="0" w:color="auto"/>
                    <w:bottom w:val="none" w:sz="0" w:space="0" w:color="auto"/>
                    <w:right w:val="none" w:sz="0" w:space="0" w:color="auto"/>
                  </w:divBdr>
                </w:div>
                <w:div w:id="448814411">
                  <w:marLeft w:val="0"/>
                  <w:marRight w:val="0"/>
                  <w:marTop w:val="0"/>
                  <w:marBottom w:val="0"/>
                  <w:divBdr>
                    <w:top w:val="none" w:sz="0" w:space="0" w:color="auto"/>
                    <w:left w:val="none" w:sz="0" w:space="0" w:color="auto"/>
                    <w:bottom w:val="none" w:sz="0" w:space="0" w:color="auto"/>
                    <w:right w:val="none" w:sz="0" w:space="0" w:color="auto"/>
                  </w:divBdr>
                </w:div>
                <w:div w:id="458644357">
                  <w:marLeft w:val="0"/>
                  <w:marRight w:val="0"/>
                  <w:marTop w:val="0"/>
                  <w:marBottom w:val="0"/>
                  <w:divBdr>
                    <w:top w:val="none" w:sz="0" w:space="0" w:color="auto"/>
                    <w:left w:val="none" w:sz="0" w:space="0" w:color="auto"/>
                    <w:bottom w:val="none" w:sz="0" w:space="0" w:color="auto"/>
                    <w:right w:val="none" w:sz="0" w:space="0" w:color="auto"/>
                  </w:divBdr>
                </w:div>
                <w:div w:id="464932617">
                  <w:marLeft w:val="0"/>
                  <w:marRight w:val="0"/>
                  <w:marTop w:val="0"/>
                  <w:marBottom w:val="0"/>
                  <w:divBdr>
                    <w:top w:val="none" w:sz="0" w:space="0" w:color="auto"/>
                    <w:left w:val="none" w:sz="0" w:space="0" w:color="auto"/>
                    <w:bottom w:val="none" w:sz="0" w:space="0" w:color="auto"/>
                    <w:right w:val="none" w:sz="0" w:space="0" w:color="auto"/>
                  </w:divBdr>
                </w:div>
                <w:div w:id="475686289">
                  <w:marLeft w:val="0"/>
                  <w:marRight w:val="0"/>
                  <w:marTop w:val="0"/>
                  <w:marBottom w:val="0"/>
                  <w:divBdr>
                    <w:top w:val="none" w:sz="0" w:space="0" w:color="auto"/>
                    <w:left w:val="none" w:sz="0" w:space="0" w:color="auto"/>
                    <w:bottom w:val="none" w:sz="0" w:space="0" w:color="auto"/>
                    <w:right w:val="none" w:sz="0" w:space="0" w:color="auto"/>
                  </w:divBdr>
                </w:div>
                <w:div w:id="479925940">
                  <w:marLeft w:val="0"/>
                  <w:marRight w:val="0"/>
                  <w:marTop w:val="0"/>
                  <w:marBottom w:val="0"/>
                  <w:divBdr>
                    <w:top w:val="none" w:sz="0" w:space="0" w:color="auto"/>
                    <w:left w:val="none" w:sz="0" w:space="0" w:color="auto"/>
                    <w:bottom w:val="none" w:sz="0" w:space="0" w:color="auto"/>
                    <w:right w:val="none" w:sz="0" w:space="0" w:color="auto"/>
                  </w:divBdr>
                </w:div>
                <w:div w:id="503669299">
                  <w:marLeft w:val="0"/>
                  <w:marRight w:val="0"/>
                  <w:marTop w:val="0"/>
                  <w:marBottom w:val="0"/>
                  <w:divBdr>
                    <w:top w:val="none" w:sz="0" w:space="0" w:color="auto"/>
                    <w:left w:val="none" w:sz="0" w:space="0" w:color="auto"/>
                    <w:bottom w:val="none" w:sz="0" w:space="0" w:color="auto"/>
                    <w:right w:val="none" w:sz="0" w:space="0" w:color="auto"/>
                  </w:divBdr>
                </w:div>
                <w:div w:id="542912078">
                  <w:marLeft w:val="0"/>
                  <w:marRight w:val="0"/>
                  <w:marTop w:val="0"/>
                  <w:marBottom w:val="0"/>
                  <w:divBdr>
                    <w:top w:val="none" w:sz="0" w:space="0" w:color="auto"/>
                    <w:left w:val="none" w:sz="0" w:space="0" w:color="auto"/>
                    <w:bottom w:val="none" w:sz="0" w:space="0" w:color="auto"/>
                    <w:right w:val="none" w:sz="0" w:space="0" w:color="auto"/>
                  </w:divBdr>
                </w:div>
                <w:div w:id="543441276">
                  <w:marLeft w:val="0"/>
                  <w:marRight w:val="0"/>
                  <w:marTop w:val="0"/>
                  <w:marBottom w:val="0"/>
                  <w:divBdr>
                    <w:top w:val="none" w:sz="0" w:space="0" w:color="auto"/>
                    <w:left w:val="none" w:sz="0" w:space="0" w:color="auto"/>
                    <w:bottom w:val="none" w:sz="0" w:space="0" w:color="auto"/>
                    <w:right w:val="none" w:sz="0" w:space="0" w:color="auto"/>
                  </w:divBdr>
                </w:div>
                <w:div w:id="543909577">
                  <w:marLeft w:val="0"/>
                  <w:marRight w:val="0"/>
                  <w:marTop w:val="0"/>
                  <w:marBottom w:val="0"/>
                  <w:divBdr>
                    <w:top w:val="none" w:sz="0" w:space="0" w:color="auto"/>
                    <w:left w:val="none" w:sz="0" w:space="0" w:color="auto"/>
                    <w:bottom w:val="none" w:sz="0" w:space="0" w:color="auto"/>
                    <w:right w:val="none" w:sz="0" w:space="0" w:color="auto"/>
                  </w:divBdr>
                </w:div>
                <w:div w:id="589696894">
                  <w:marLeft w:val="0"/>
                  <w:marRight w:val="0"/>
                  <w:marTop w:val="0"/>
                  <w:marBottom w:val="0"/>
                  <w:divBdr>
                    <w:top w:val="none" w:sz="0" w:space="0" w:color="auto"/>
                    <w:left w:val="none" w:sz="0" w:space="0" w:color="auto"/>
                    <w:bottom w:val="none" w:sz="0" w:space="0" w:color="auto"/>
                    <w:right w:val="none" w:sz="0" w:space="0" w:color="auto"/>
                  </w:divBdr>
                </w:div>
                <w:div w:id="591276993">
                  <w:marLeft w:val="0"/>
                  <w:marRight w:val="0"/>
                  <w:marTop w:val="0"/>
                  <w:marBottom w:val="0"/>
                  <w:divBdr>
                    <w:top w:val="none" w:sz="0" w:space="0" w:color="auto"/>
                    <w:left w:val="none" w:sz="0" w:space="0" w:color="auto"/>
                    <w:bottom w:val="none" w:sz="0" w:space="0" w:color="auto"/>
                    <w:right w:val="none" w:sz="0" w:space="0" w:color="auto"/>
                  </w:divBdr>
                </w:div>
                <w:div w:id="591427296">
                  <w:marLeft w:val="0"/>
                  <w:marRight w:val="0"/>
                  <w:marTop w:val="0"/>
                  <w:marBottom w:val="0"/>
                  <w:divBdr>
                    <w:top w:val="none" w:sz="0" w:space="0" w:color="auto"/>
                    <w:left w:val="none" w:sz="0" w:space="0" w:color="auto"/>
                    <w:bottom w:val="none" w:sz="0" w:space="0" w:color="auto"/>
                    <w:right w:val="none" w:sz="0" w:space="0" w:color="auto"/>
                  </w:divBdr>
                </w:div>
                <w:div w:id="593519876">
                  <w:marLeft w:val="0"/>
                  <w:marRight w:val="0"/>
                  <w:marTop w:val="0"/>
                  <w:marBottom w:val="0"/>
                  <w:divBdr>
                    <w:top w:val="none" w:sz="0" w:space="0" w:color="auto"/>
                    <w:left w:val="none" w:sz="0" w:space="0" w:color="auto"/>
                    <w:bottom w:val="none" w:sz="0" w:space="0" w:color="auto"/>
                    <w:right w:val="none" w:sz="0" w:space="0" w:color="auto"/>
                  </w:divBdr>
                </w:div>
                <w:div w:id="604845851">
                  <w:marLeft w:val="0"/>
                  <w:marRight w:val="0"/>
                  <w:marTop w:val="0"/>
                  <w:marBottom w:val="0"/>
                  <w:divBdr>
                    <w:top w:val="none" w:sz="0" w:space="0" w:color="auto"/>
                    <w:left w:val="none" w:sz="0" w:space="0" w:color="auto"/>
                    <w:bottom w:val="none" w:sz="0" w:space="0" w:color="auto"/>
                    <w:right w:val="none" w:sz="0" w:space="0" w:color="auto"/>
                  </w:divBdr>
                </w:div>
                <w:div w:id="621378464">
                  <w:marLeft w:val="0"/>
                  <w:marRight w:val="0"/>
                  <w:marTop w:val="0"/>
                  <w:marBottom w:val="0"/>
                  <w:divBdr>
                    <w:top w:val="none" w:sz="0" w:space="0" w:color="auto"/>
                    <w:left w:val="none" w:sz="0" w:space="0" w:color="auto"/>
                    <w:bottom w:val="none" w:sz="0" w:space="0" w:color="auto"/>
                    <w:right w:val="none" w:sz="0" w:space="0" w:color="auto"/>
                  </w:divBdr>
                </w:div>
                <w:div w:id="628971575">
                  <w:marLeft w:val="0"/>
                  <w:marRight w:val="0"/>
                  <w:marTop w:val="0"/>
                  <w:marBottom w:val="0"/>
                  <w:divBdr>
                    <w:top w:val="none" w:sz="0" w:space="0" w:color="auto"/>
                    <w:left w:val="none" w:sz="0" w:space="0" w:color="auto"/>
                    <w:bottom w:val="none" w:sz="0" w:space="0" w:color="auto"/>
                    <w:right w:val="none" w:sz="0" w:space="0" w:color="auto"/>
                  </w:divBdr>
                </w:div>
                <w:div w:id="634021272">
                  <w:marLeft w:val="0"/>
                  <w:marRight w:val="0"/>
                  <w:marTop w:val="0"/>
                  <w:marBottom w:val="0"/>
                  <w:divBdr>
                    <w:top w:val="none" w:sz="0" w:space="0" w:color="auto"/>
                    <w:left w:val="none" w:sz="0" w:space="0" w:color="auto"/>
                    <w:bottom w:val="none" w:sz="0" w:space="0" w:color="auto"/>
                    <w:right w:val="none" w:sz="0" w:space="0" w:color="auto"/>
                  </w:divBdr>
                </w:div>
                <w:div w:id="636254871">
                  <w:marLeft w:val="0"/>
                  <w:marRight w:val="0"/>
                  <w:marTop w:val="0"/>
                  <w:marBottom w:val="0"/>
                  <w:divBdr>
                    <w:top w:val="none" w:sz="0" w:space="0" w:color="auto"/>
                    <w:left w:val="none" w:sz="0" w:space="0" w:color="auto"/>
                    <w:bottom w:val="none" w:sz="0" w:space="0" w:color="auto"/>
                    <w:right w:val="none" w:sz="0" w:space="0" w:color="auto"/>
                  </w:divBdr>
                </w:div>
                <w:div w:id="638532657">
                  <w:marLeft w:val="0"/>
                  <w:marRight w:val="0"/>
                  <w:marTop w:val="0"/>
                  <w:marBottom w:val="0"/>
                  <w:divBdr>
                    <w:top w:val="none" w:sz="0" w:space="0" w:color="auto"/>
                    <w:left w:val="none" w:sz="0" w:space="0" w:color="auto"/>
                    <w:bottom w:val="none" w:sz="0" w:space="0" w:color="auto"/>
                    <w:right w:val="none" w:sz="0" w:space="0" w:color="auto"/>
                  </w:divBdr>
                </w:div>
                <w:div w:id="643893944">
                  <w:marLeft w:val="0"/>
                  <w:marRight w:val="0"/>
                  <w:marTop w:val="0"/>
                  <w:marBottom w:val="0"/>
                  <w:divBdr>
                    <w:top w:val="none" w:sz="0" w:space="0" w:color="auto"/>
                    <w:left w:val="none" w:sz="0" w:space="0" w:color="auto"/>
                    <w:bottom w:val="none" w:sz="0" w:space="0" w:color="auto"/>
                    <w:right w:val="none" w:sz="0" w:space="0" w:color="auto"/>
                  </w:divBdr>
                </w:div>
                <w:div w:id="646520585">
                  <w:marLeft w:val="0"/>
                  <w:marRight w:val="0"/>
                  <w:marTop w:val="0"/>
                  <w:marBottom w:val="0"/>
                  <w:divBdr>
                    <w:top w:val="none" w:sz="0" w:space="0" w:color="auto"/>
                    <w:left w:val="none" w:sz="0" w:space="0" w:color="auto"/>
                    <w:bottom w:val="none" w:sz="0" w:space="0" w:color="auto"/>
                    <w:right w:val="none" w:sz="0" w:space="0" w:color="auto"/>
                  </w:divBdr>
                </w:div>
                <w:div w:id="662850878">
                  <w:marLeft w:val="0"/>
                  <w:marRight w:val="0"/>
                  <w:marTop w:val="0"/>
                  <w:marBottom w:val="0"/>
                  <w:divBdr>
                    <w:top w:val="none" w:sz="0" w:space="0" w:color="auto"/>
                    <w:left w:val="none" w:sz="0" w:space="0" w:color="auto"/>
                    <w:bottom w:val="none" w:sz="0" w:space="0" w:color="auto"/>
                    <w:right w:val="none" w:sz="0" w:space="0" w:color="auto"/>
                  </w:divBdr>
                </w:div>
                <w:div w:id="668564427">
                  <w:marLeft w:val="0"/>
                  <w:marRight w:val="0"/>
                  <w:marTop w:val="0"/>
                  <w:marBottom w:val="0"/>
                  <w:divBdr>
                    <w:top w:val="none" w:sz="0" w:space="0" w:color="auto"/>
                    <w:left w:val="none" w:sz="0" w:space="0" w:color="auto"/>
                    <w:bottom w:val="none" w:sz="0" w:space="0" w:color="auto"/>
                    <w:right w:val="none" w:sz="0" w:space="0" w:color="auto"/>
                  </w:divBdr>
                </w:div>
                <w:div w:id="669259124">
                  <w:marLeft w:val="0"/>
                  <w:marRight w:val="0"/>
                  <w:marTop w:val="0"/>
                  <w:marBottom w:val="0"/>
                  <w:divBdr>
                    <w:top w:val="none" w:sz="0" w:space="0" w:color="auto"/>
                    <w:left w:val="none" w:sz="0" w:space="0" w:color="auto"/>
                    <w:bottom w:val="none" w:sz="0" w:space="0" w:color="auto"/>
                    <w:right w:val="none" w:sz="0" w:space="0" w:color="auto"/>
                  </w:divBdr>
                </w:div>
                <w:div w:id="676887865">
                  <w:marLeft w:val="0"/>
                  <w:marRight w:val="0"/>
                  <w:marTop w:val="0"/>
                  <w:marBottom w:val="0"/>
                  <w:divBdr>
                    <w:top w:val="none" w:sz="0" w:space="0" w:color="auto"/>
                    <w:left w:val="none" w:sz="0" w:space="0" w:color="auto"/>
                    <w:bottom w:val="none" w:sz="0" w:space="0" w:color="auto"/>
                    <w:right w:val="none" w:sz="0" w:space="0" w:color="auto"/>
                  </w:divBdr>
                </w:div>
                <w:div w:id="691999090">
                  <w:marLeft w:val="0"/>
                  <w:marRight w:val="0"/>
                  <w:marTop w:val="0"/>
                  <w:marBottom w:val="0"/>
                  <w:divBdr>
                    <w:top w:val="none" w:sz="0" w:space="0" w:color="auto"/>
                    <w:left w:val="none" w:sz="0" w:space="0" w:color="auto"/>
                    <w:bottom w:val="none" w:sz="0" w:space="0" w:color="auto"/>
                    <w:right w:val="none" w:sz="0" w:space="0" w:color="auto"/>
                  </w:divBdr>
                </w:div>
                <w:div w:id="694620436">
                  <w:marLeft w:val="0"/>
                  <w:marRight w:val="0"/>
                  <w:marTop w:val="0"/>
                  <w:marBottom w:val="0"/>
                  <w:divBdr>
                    <w:top w:val="none" w:sz="0" w:space="0" w:color="auto"/>
                    <w:left w:val="none" w:sz="0" w:space="0" w:color="auto"/>
                    <w:bottom w:val="none" w:sz="0" w:space="0" w:color="auto"/>
                    <w:right w:val="none" w:sz="0" w:space="0" w:color="auto"/>
                  </w:divBdr>
                </w:div>
                <w:div w:id="695346045">
                  <w:marLeft w:val="0"/>
                  <w:marRight w:val="0"/>
                  <w:marTop w:val="0"/>
                  <w:marBottom w:val="0"/>
                  <w:divBdr>
                    <w:top w:val="none" w:sz="0" w:space="0" w:color="auto"/>
                    <w:left w:val="none" w:sz="0" w:space="0" w:color="auto"/>
                    <w:bottom w:val="none" w:sz="0" w:space="0" w:color="auto"/>
                    <w:right w:val="none" w:sz="0" w:space="0" w:color="auto"/>
                  </w:divBdr>
                </w:div>
                <w:div w:id="709695676">
                  <w:marLeft w:val="0"/>
                  <w:marRight w:val="0"/>
                  <w:marTop w:val="0"/>
                  <w:marBottom w:val="0"/>
                  <w:divBdr>
                    <w:top w:val="none" w:sz="0" w:space="0" w:color="auto"/>
                    <w:left w:val="none" w:sz="0" w:space="0" w:color="auto"/>
                    <w:bottom w:val="none" w:sz="0" w:space="0" w:color="auto"/>
                    <w:right w:val="none" w:sz="0" w:space="0" w:color="auto"/>
                  </w:divBdr>
                </w:div>
                <w:div w:id="720401277">
                  <w:marLeft w:val="0"/>
                  <w:marRight w:val="0"/>
                  <w:marTop w:val="0"/>
                  <w:marBottom w:val="0"/>
                  <w:divBdr>
                    <w:top w:val="none" w:sz="0" w:space="0" w:color="auto"/>
                    <w:left w:val="none" w:sz="0" w:space="0" w:color="auto"/>
                    <w:bottom w:val="none" w:sz="0" w:space="0" w:color="auto"/>
                    <w:right w:val="none" w:sz="0" w:space="0" w:color="auto"/>
                  </w:divBdr>
                </w:div>
                <w:div w:id="731805341">
                  <w:marLeft w:val="0"/>
                  <w:marRight w:val="0"/>
                  <w:marTop w:val="0"/>
                  <w:marBottom w:val="0"/>
                  <w:divBdr>
                    <w:top w:val="none" w:sz="0" w:space="0" w:color="auto"/>
                    <w:left w:val="none" w:sz="0" w:space="0" w:color="auto"/>
                    <w:bottom w:val="none" w:sz="0" w:space="0" w:color="auto"/>
                    <w:right w:val="none" w:sz="0" w:space="0" w:color="auto"/>
                  </w:divBdr>
                </w:div>
                <w:div w:id="737943760">
                  <w:marLeft w:val="0"/>
                  <w:marRight w:val="0"/>
                  <w:marTop w:val="0"/>
                  <w:marBottom w:val="0"/>
                  <w:divBdr>
                    <w:top w:val="none" w:sz="0" w:space="0" w:color="auto"/>
                    <w:left w:val="none" w:sz="0" w:space="0" w:color="auto"/>
                    <w:bottom w:val="none" w:sz="0" w:space="0" w:color="auto"/>
                    <w:right w:val="none" w:sz="0" w:space="0" w:color="auto"/>
                  </w:divBdr>
                </w:div>
                <w:div w:id="739672051">
                  <w:marLeft w:val="0"/>
                  <w:marRight w:val="0"/>
                  <w:marTop w:val="0"/>
                  <w:marBottom w:val="0"/>
                  <w:divBdr>
                    <w:top w:val="none" w:sz="0" w:space="0" w:color="auto"/>
                    <w:left w:val="none" w:sz="0" w:space="0" w:color="auto"/>
                    <w:bottom w:val="none" w:sz="0" w:space="0" w:color="auto"/>
                    <w:right w:val="none" w:sz="0" w:space="0" w:color="auto"/>
                  </w:divBdr>
                </w:div>
                <w:div w:id="747190649">
                  <w:marLeft w:val="0"/>
                  <w:marRight w:val="0"/>
                  <w:marTop w:val="0"/>
                  <w:marBottom w:val="0"/>
                  <w:divBdr>
                    <w:top w:val="none" w:sz="0" w:space="0" w:color="auto"/>
                    <w:left w:val="none" w:sz="0" w:space="0" w:color="auto"/>
                    <w:bottom w:val="none" w:sz="0" w:space="0" w:color="auto"/>
                    <w:right w:val="none" w:sz="0" w:space="0" w:color="auto"/>
                  </w:divBdr>
                </w:div>
                <w:div w:id="748694280">
                  <w:marLeft w:val="0"/>
                  <w:marRight w:val="0"/>
                  <w:marTop w:val="0"/>
                  <w:marBottom w:val="0"/>
                  <w:divBdr>
                    <w:top w:val="none" w:sz="0" w:space="0" w:color="auto"/>
                    <w:left w:val="none" w:sz="0" w:space="0" w:color="auto"/>
                    <w:bottom w:val="none" w:sz="0" w:space="0" w:color="auto"/>
                    <w:right w:val="none" w:sz="0" w:space="0" w:color="auto"/>
                  </w:divBdr>
                </w:div>
                <w:div w:id="755634845">
                  <w:marLeft w:val="0"/>
                  <w:marRight w:val="0"/>
                  <w:marTop w:val="0"/>
                  <w:marBottom w:val="0"/>
                  <w:divBdr>
                    <w:top w:val="none" w:sz="0" w:space="0" w:color="auto"/>
                    <w:left w:val="none" w:sz="0" w:space="0" w:color="auto"/>
                    <w:bottom w:val="none" w:sz="0" w:space="0" w:color="auto"/>
                    <w:right w:val="none" w:sz="0" w:space="0" w:color="auto"/>
                  </w:divBdr>
                </w:div>
                <w:div w:id="756286583">
                  <w:marLeft w:val="0"/>
                  <w:marRight w:val="0"/>
                  <w:marTop w:val="0"/>
                  <w:marBottom w:val="0"/>
                  <w:divBdr>
                    <w:top w:val="none" w:sz="0" w:space="0" w:color="auto"/>
                    <w:left w:val="none" w:sz="0" w:space="0" w:color="auto"/>
                    <w:bottom w:val="none" w:sz="0" w:space="0" w:color="auto"/>
                    <w:right w:val="none" w:sz="0" w:space="0" w:color="auto"/>
                  </w:divBdr>
                </w:div>
                <w:div w:id="757137777">
                  <w:marLeft w:val="0"/>
                  <w:marRight w:val="0"/>
                  <w:marTop w:val="0"/>
                  <w:marBottom w:val="0"/>
                  <w:divBdr>
                    <w:top w:val="none" w:sz="0" w:space="0" w:color="auto"/>
                    <w:left w:val="none" w:sz="0" w:space="0" w:color="auto"/>
                    <w:bottom w:val="none" w:sz="0" w:space="0" w:color="auto"/>
                    <w:right w:val="none" w:sz="0" w:space="0" w:color="auto"/>
                  </w:divBdr>
                </w:div>
                <w:div w:id="760101145">
                  <w:marLeft w:val="0"/>
                  <w:marRight w:val="0"/>
                  <w:marTop w:val="0"/>
                  <w:marBottom w:val="0"/>
                  <w:divBdr>
                    <w:top w:val="none" w:sz="0" w:space="0" w:color="auto"/>
                    <w:left w:val="none" w:sz="0" w:space="0" w:color="auto"/>
                    <w:bottom w:val="none" w:sz="0" w:space="0" w:color="auto"/>
                    <w:right w:val="none" w:sz="0" w:space="0" w:color="auto"/>
                  </w:divBdr>
                </w:div>
                <w:div w:id="783037612">
                  <w:marLeft w:val="0"/>
                  <w:marRight w:val="0"/>
                  <w:marTop w:val="0"/>
                  <w:marBottom w:val="0"/>
                  <w:divBdr>
                    <w:top w:val="none" w:sz="0" w:space="0" w:color="auto"/>
                    <w:left w:val="none" w:sz="0" w:space="0" w:color="auto"/>
                    <w:bottom w:val="none" w:sz="0" w:space="0" w:color="auto"/>
                    <w:right w:val="none" w:sz="0" w:space="0" w:color="auto"/>
                  </w:divBdr>
                </w:div>
                <w:div w:id="785153459">
                  <w:marLeft w:val="0"/>
                  <w:marRight w:val="0"/>
                  <w:marTop w:val="0"/>
                  <w:marBottom w:val="0"/>
                  <w:divBdr>
                    <w:top w:val="none" w:sz="0" w:space="0" w:color="auto"/>
                    <w:left w:val="none" w:sz="0" w:space="0" w:color="auto"/>
                    <w:bottom w:val="none" w:sz="0" w:space="0" w:color="auto"/>
                    <w:right w:val="none" w:sz="0" w:space="0" w:color="auto"/>
                  </w:divBdr>
                </w:div>
                <w:div w:id="790904390">
                  <w:marLeft w:val="0"/>
                  <w:marRight w:val="0"/>
                  <w:marTop w:val="0"/>
                  <w:marBottom w:val="0"/>
                  <w:divBdr>
                    <w:top w:val="none" w:sz="0" w:space="0" w:color="auto"/>
                    <w:left w:val="none" w:sz="0" w:space="0" w:color="auto"/>
                    <w:bottom w:val="none" w:sz="0" w:space="0" w:color="auto"/>
                    <w:right w:val="none" w:sz="0" w:space="0" w:color="auto"/>
                  </w:divBdr>
                </w:div>
                <w:div w:id="792750939">
                  <w:marLeft w:val="0"/>
                  <w:marRight w:val="0"/>
                  <w:marTop w:val="0"/>
                  <w:marBottom w:val="0"/>
                  <w:divBdr>
                    <w:top w:val="none" w:sz="0" w:space="0" w:color="auto"/>
                    <w:left w:val="none" w:sz="0" w:space="0" w:color="auto"/>
                    <w:bottom w:val="none" w:sz="0" w:space="0" w:color="auto"/>
                    <w:right w:val="none" w:sz="0" w:space="0" w:color="auto"/>
                  </w:divBdr>
                </w:div>
                <w:div w:id="795218470">
                  <w:marLeft w:val="0"/>
                  <w:marRight w:val="0"/>
                  <w:marTop w:val="0"/>
                  <w:marBottom w:val="0"/>
                  <w:divBdr>
                    <w:top w:val="none" w:sz="0" w:space="0" w:color="auto"/>
                    <w:left w:val="none" w:sz="0" w:space="0" w:color="auto"/>
                    <w:bottom w:val="none" w:sz="0" w:space="0" w:color="auto"/>
                    <w:right w:val="none" w:sz="0" w:space="0" w:color="auto"/>
                  </w:divBdr>
                </w:div>
                <w:div w:id="796216466">
                  <w:marLeft w:val="0"/>
                  <w:marRight w:val="0"/>
                  <w:marTop w:val="0"/>
                  <w:marBottom w:val="0"/>
                  <w:divBdr>
                    <w:top w:val="none" w:sz="0" w:space="0" w:color="auto"/>
                    <w:left w:val="none" w:sz="0" w:space="0" w:color="auto"/>
                    <w:bottom w:val="none" w:sz="0" w:space="0" w:color="auto"/>
                    <w:right w:val="none" w:sz="0" w:space="0" w:color="auto"/>
                  </w:divBdr>
                </w:div>
                <w:div w:id="800422243">
                  <w:marLeft w:val="0"/>
                  <w:marRight w:val="0"/>
                  <w:marTop w:val="0"/>
                  <w:marBottom w:val="0"/>
                  <w:divBdr>
                    <w:top w:val="none" w:sz="0" w:space="0" w:color="auto"/>
                    <w:left w:val="none" w:sz="0" w:space="0" w:color="auto"/>
                    <w:bottom w:val="none" w:sz="0" w:space="0" w:color="auto"/>
                    <w:right w:val="none" w:sz="0" w:space="0" w:color="auto"/>
                  </w:divBdr>
                </w:div>
                <w:div w:id="802963310">
                  <w:marLeft w:val="0"/>
                  <w:marRight w:val="0"/>
                  <w:marTop w:val="0"/>
                  <w:marBottom w:val="0"/>
                  <w:divBdr>
                    <w:top w:val="none" w:sz="0" w:space="0" w:color="auto"/>
                    <w:left w:val="none" w:sz="0" w:space="0" w:color="auto"/>
                    <w:bottom w:val="none" w:sz="0" w:space="0" w:color="auto"/>
                    <w:right w:val="none" w:sz="0" w:space="0" w:color="auto"/>
                  </w:divBdr>
                </w:div>
                <w:div w:id="813913319">
                  <w:marLeft w:val="0"/>
                  <w:marRight w:val="0"/>
                  <w:marTop w:val="0"/>
                  <w:marBottom w:val="0"/>
                  <w:divBdr>
                    <w:top w:val="none" w:sz="0" w:space="0" w:color="auto"/>
                    <w:left w:val="none" w:sz="0" w:space="0" w:color="auto"/>
                    <w:bottom w:val="none" w:sz="0" w:space="0" w:color="auto"/>
                    <w:right w:val="none" w:sz="0" w:space="0" w:color="auto"/>
                  </w:divBdr>
                </w:div>
                <w:div w:id="815145656">
                  <w:marLeft w:val="0"/>
                  <w:marRight w:val="0"/>
                  <w:marTop w:val="0"/>
                  <w:marBottom w:val="0"/>
                  <w:divBdr>
                    <w:top w:val="none" w:sz="0" w:space="0" w:color="auto"/>
                    <w:left w:val="none" w:sz="0" w:space="0" w:color="auto"/>
                    <w:bottom w:val="none" w:sz="0" w:space="0" w:color="auto"/>
                    <w:right w:val="none" w:sz="0" w:space="0" w:color="auto"/>
                  </w:divBdr>
                </w:div>
                <w:div w:id="823394517">
                  <w:marLeft w:val="0"/>
                  <w:marRight w:val="0"/>
                  <w:marTop w:val="0"/>
                  <w:marBottom w:val="0"/>
                  <w:divBdr>
                    <w:top w:val="none" w:sz="0" w:space="0" w:color="auto"/>
                    <w:left w:val="none" w:sz="0" w:space="0" w:color="auto"/>
                    <w:bottom w:val="none" w:sz="0" w:space="0" w:color="auto"/>
                    <w:right w:val="none" w:sz="0" w:space="0" w:color="auto"/>
                  </w:divBdr>
                </w:div>
                <w:div w:id="836457012">
                  <w:marLeft w:val="0"/>
                  <w:marRight w:val="0"/>
                  <w:marTop w:val="0"/>
                  <w:marBottom w:val="0"/>
                  <w:divBdr>
                    <w:top w:val="none" w:sz="0" w:space="0" w:color="auto"/>
                    <w:left w:val="none" w:sz="0" w:space="0" w:color="auto"/>
                    <w:bottom w:val="none" w:sz="0" w:space="0" w:color="auto"/>
                    <w:right w:val="none" w:sz="0" w:space="0" w:color="auto"/>
                  </w:divBdr>
                </w:div>
                <w:div w:id="836575117">
                  <w:marLeft w:val="0"/>
                  <w:marRight w:val="0"/>
                  <w:marTop w:val="0"/>
                  <w:marBottom w:val="0"/>
                  <w:divBdr>
                    <w:top w:val="none" w:sz="0" w:space="0" w:color="auto"/>
                    <w:left w:val="none" w:sz="0" w:space="0" w:color="auto"/>
                    <w:bottom w:val="none" w:sz="0" w:space="0" w:color="auto"/>
                    <w:right w:val="none" w:sz="0" w:space="0" w:color="auto"/>
                  </w:divBdr>
                </w:div>
                <w:div w:id="848911586">
                  <w:marLeft w:val="0"/>
                  <w:marRight w:val="0"/>
                  <w:marTop w:val="0"/>
                  <w:marBottom w:val="0"/>
                  <w:divBdr>
                    <w:top w:val="none" w:sz="0" w:space="0" w:color="auto"/>
                    <w:left w:val="none" w:sz="0" w:space="0" w:color="auto"/>
                    <w:bottom w:val="none" w:sz="0" w:space="0" w:color="auto"/>
                    <w:right w:val="none" w:sz="0" w:space="0" w:color="auto"/>
                  </w:divBdr>
                </w:div>
                <w:div w:id="862283479">
                  <w:marLeft w:val="0"/>
                  <w:marRight w:val="0"/>
                  <w:marTop w:val="0"/>
                  <w:marBottom w:val="0"/>
                  <w:divBdr>
                    <w:top w:val="none" w:sz="0" w:space="0" w:color="auto"/>
                    <w:left w:val="none" w:sz="0" w:space="0" w:color="auto"/>
                    <w:bottom w:val="none" w:sz="0" w:space="0" w:color="auto"/>
                    <w:right w:val="none" w:sz="0" w:space="0" w:color="auto"/>
                  </w:divBdr>
                </w:div>
                <w:div w:id="867371730">
                  <w:marLeft w:val="0"/>
                  <w:marRight w:val="0"/>
                  <w:marTop w:val="0"/>
                  <w:marBottom w:val="0"/>
                  <w:divBdr>
                    <w:top w:val="none" w:sz="0" w:space="0" w:color="auto"/>
                    <w:left w:val="none" w:sz="0" w:space="0" w:color="auto"/>
                    <w:bottom w:val="none" w:sz="0" w:space="0" w:color="auto"/>
                    <w:right w:val="none" w:sz="0" w:space="0" w:color="auto"/>
                  </w:divBdr>
                </w:div>
                <w:div w:id="870611114">
                  <w:marLeft w:val="0"/>
                  <w:marRight w:val="0"/>
                  <w:marTop w:val="0"/>
                  <w:marBottom w:val="0"/>
                  <w:divBdr>
                    <w:top w:val="none" w:sz="0" w:space="0" w:color="auto"/>
                    <w:left w:val="none" w:sz="0" w:space="0" w:color="auto"/>
                    <w:bottom w:val="none" w:sz="0" w:space="0" w:color="auto"/>
                    <w:right w:val="none" w:sz="0" w:space="0" w:color="auto"/>
                  </w:divBdr>
                </w:div>
                <w:div w:id="875700135">
                  <w:marLeft w:val="0"/>
                  <w:marRight w:val="0"/>
                  <w:marTop w:val="0"/>
                  <w:marBottom w:val="0"/>
                  <w:divBdr>
                    <w:top w:val="none" w:sz="0" w:space="0" w:color="auto"/>
                    <w:left w:val="none" w:sz="0" w:space="0" w:color="auto"/>
                    <w:bottom w:val="none" w:sz="0" w:space="0" w:color="auto"/>
                    <w:right w:val="none" w:sz="0" w:space="0" w:color="auto"/>
                  </w:divBdr>
                </w:div>
                <w:div w:id="880751928">
                  <w:marLeft w:val="0"/>
                  <w:marRight w:val="0"/>
                  <w:marTop w:val="0"/>
                  <w:marBottom w:val="0"/>
                  <w:divBdr>
                    <w:top w:val="none" w:sz="0" w:space="0" w:color="auto"/>
                    <w:left w:val="none" w:sz="0" w:space="0" w:color="auto"/>
                    <w:bottom w:val="none" w:sz="0" w:space="0" w:color="auto"/>
                    <w:right w:val="none" w:sz="0" w:space="0" w:color="auto"/>
                  </w:divBdr>
                </w:div>
                <w:div w:id="886836017">
                  <w:marLeft w:val="0"/>
                  <w:marRight w:val="0"/>
                  <w:marTop w:val="0"/>
                  <w:marBottom w:val="0"/>
                  <w:divBdr>
                    <w:top w:val="none" w:sz="0" w:space="0" w:color="auto"/>
                    <w:left w:val="none" w:sz="0" w:space="0" w:color="auto"/>
                    <w:bottom w:val="none" w:sz="0" w:space="0" w:color="auto"/>
                    <w:right w:val="none" w:sz="0" w:space="0" w:color="auto"/>
                  </w:divBdr>
                </w:div>
                <w:div w:id="890068867">
                  <w:marLeft w:val="0"/>
                  <w:marRight w:val="0"/>
                  <w:marTop w:val="0"/>
                  <w:marBottom w:val="0"/>
                  <w:divBdr>
                    <w:top w:val="none" w:sz="0" w:space="0" w:color="auto"/>
                    <w:left w:val="none" w:sz="0" w:space="0" w:color="auto"/>
                    <w:bottom w:val="none" w:sz="0" w:space="0" w:color="auto"/>
                    <w:right w:val="none" w:sz="0" w:space="0" w:color="auto"/>
                  </w:divBdr>
                </w:div>
                <w:div w:id="896473528">
                  <w:marLeft w:val="0"/>
                  <w:marRight w:val="0"/>
                  <w:marTop w:val="0"/>
                  <w:marBottom w:val="0"/>
                  <w:divBdr>
                    <w:top w:val="none" w:sz="0" w:space="0" w:color="auto"/>
                    <w:left w:val="none" w:sz="0" w:space="0" w:color="auto"/>
                    <w:bottom w:val="none" w:sz="0" w:space="0" w:color="auto"/>
                    <w:right w:val="none" w:sz="0" w:space="0" w:color="auto"/>
                  </w:divBdr>
                </w:div>
                <w:div w:id="897521839">
                  <w:marLeft w:val="0"/>
                  <w:marRight w:val="0"/>
                  <w:marTop w:val="0"/>
                  <w:marBottom w:val="0"/>
                  <w:divBdr>
                    <w:top w:val="none" w:sz="0" w:space="0" w:color="auto"/>
                    <w:left w:val="none" w:sz="0" w:space="0" w:color="auto"/>
                    <w:bottom w:val="none" w:sz="0" w:space="0" w:color="auto"/>
                    <w:right w:val="none" w:sz="0" w:space="0" w:color="auto"/>
                  </w:divBdr>
                </w:div>
                <w:div w:id="900676687">
                  <w:marLeft w:val="0"/>
                  <w:marRight w:val="0"/>
                  <w:marTop w:val="0"/>
                  <w:marBottom w:val="0"/>
                  <w:divBdr>
                    <w:top w:val="none" w:sz="0" w:space="0" w:color="auto"/>
                    <w:left w:val="none" w:sz="0" w:space="0" w:color="auto"/>
                    <w:bottom w:val="none" w:sz="0" w:space="0" w:color="auto"/>
                    <w:right w:val="none" w:sz="0" w:space="0" w:color="auto"/>
                  </w:divBdr>
                </w:div>
                <w:div w:id="907300290">
                  <w:marLeft w:val="0"/>
                  <w:marRight w:val="0"/>
                  <w:marTop w:val="0"/>
                  <w:marBottom w:val="0"/>
                  <w:divBdr>
                    <w:top w:val="none" w:sz="0" w:space="0" w:color="auto"/>
                    <w:left w:val="none" w:sz="0" w:space="0" w:color="auto"/>
                    <w:bottom w:val="none" w:sz="0" w:space="0" w:color="auto"/>
                    <w:right w:val="none" w:sz="0" w:space="0" w:color="auto"/>
                  </w:divBdr>
                </w:div>
                <w:div w:id="928776382">
                  <w:marLeft w:val="0"/>
                  <w:marRight w:val="0"/>
                  <w:marTop w:val="0"/>
                  <w:marBottom w:val="0"/>
                  <w:divBdr>
                    <w:top w:val="none" w:sz="0" w:space="0" w:color="auto"/>
                    <w:left w:val="none" w:sz="0" w:space="0" w:color="auto"/>
                    <w:bottom w:val="none" w:sz="0" w:space="0" w:color="auto"/>
                    <w:right w:val="none" w:sz="0" w:space="0" w:color="auto"/>
                  </w:divBdr>
                </w:div>
                <w:div w:id="933633726">
                  <w:marLeft w:val="0"/>
                  <w:marRight w:val="0"/>
                  <w:marTop w:val="0"/>
                  <w:marBottom w:val="0"/>
                  <w:divBdr>
                    <w:top w:val="none" w:sz="0" w:space="0" w:color="auto"/>
                    <w:left w:val="none" w:sz="0" w:space="0" w:color="auto"/>
                    <w:bottom w:val="none" w:sz="0" w:space="0" w:color="auto"/>
                    <w:right w:val="none" w:sz="0" w:space="0" w:color="auto"/>
                  </w:divBdr>
                </w:div>
                <w:div w:id="936599394">
                  <w:marLeft w:val="0"/>
                  <w:marRight w:val="0"/>
                  <w:marTop w:val="0"/>
                  <w:marBottom w:val="0"/>
                  <w:divBdr>
                    <w:top w:val="none" w:sz="0" w:space="0" w:color="auto"/>
                    <w:left w:val="none" w:sz="0" w:space="0" w:color="auto"/>
                    <w:bottom w:val="none" w:sz="0" w:space="0" w:color="auto"/>
                    <w:right w:val="none" w:sz="0" w:space="0" w:color="auto"/>
                  </w:divBdr>
                </w:div>
                <w:div w:id="940337864">
                  <w:marLeft w:val="0"/>
                  <w:marRight w:val="0"/>
                  <w:marTop w:val="0"/>
                  <w:marBottom w:val="0"/>
                  <w:divBdr>
                    <w:top w:val="none" w:sz="0" w:space="0" w:color="auto"/>
                    <w:left w:val="none" w:sz="0" w:space="0" w:color="auto"/>
                    <w:bottom w:val="none" w:sz="0" w:space="0" w:color="auto"/>
                    <w:right w:val="none" w:sz="0" w:space="0" w:color="auto"/>
                  </w:divBdr>
                </w:div>
                <w:div w:id="952517698">
                  <w:marLeft w:val="0"/>
                  <w:marRight w:val="0"/>
                  <w:marTop w:val="0"/>
                  <w:marBottom w:val="0"/>
                  <w:divBdr>
                    <w:top w:val="none" w:sz="0" w:space="0" w:color="auto"/>
                    <w:left w:val="none" w:sz="0" w:space="0" w:color="auto"/>
                    <w:bottom w:val="none" w:sz="0" w:space="0" w:color="auto"/>
                    <w:right w:val="none" w:sz="0" w:space="0" w:color="auto"/>
                  </w:divBdr>
                </w:div>
                <w:div w:id="955872248">
                  <w:marLeft w:val="0"/>
                  <w:marRight w:val="0"/>
                  <w:marTop w:val="0"/>
                  <w:marBottom w:val="0"/>
                  <w:divBdr>
                    <w:top w:val="none" w:sz="0" w:space="0" w:color="auto"/>
                    <w:left w:val="none" w:sz="0" w:space="0" w:color="auto"/>
                    <w:bottom w:val="none" w:sz="0" w:space="0" w:color="auto"/>
                    <w:right w:val="none" w:sz="0" w:space="0" w:color="auto"/>
                  </w:divBdr>
                </w:div>
                <w:div w:id="959724725">
                  <w:marLeft w:val="0"/>
                  <w:marRight w:val="0"/>
                  <w:marTop w:val="0"/>
                  <w:marBottom w:val="0"/>
                  <w:divBdr>
                    <w:top w:val="none" w:sz="0" w:space="0" w:color="auto"/>
                    <w:left w:val="none" w:sz="0" w:space="0" w:color="auto"/>
                    <w:bottom w:val="none" w:sz="0" w:space="0" w:color="auto"/>
                    <w:right w:val="none" w:sz="0" w:space="0" w:color="auto"/>
                  </w:divBdr>
                </w:div>
                <w:div w:id="972834112">
                  <w:marLeft w:val="0"/>
                  <w:marRight w:val="0"/>
                  <w:marTop w:val="0"/>
                  <w:marBottom w:val="0"/>
                  <w:divBdr>
                    <w:top w:val="none" w:sz="0" w:space="0" w:color="auto"/>
                    <w:left w:val="none" w:sz="0" w:space="0" w:color="auto"/>
                    <w:bottom w:val="none" w:sz="0" w:space="0" w:color="auto"/>
                    <w:right w:val="none" w:sz="0" w:space="0" w:color="auto"/>
                  </w:divBdr>
                </w:div>
                <w:div w:id="977103444">
                  <w:marLeft w:val="0"/>
                  <w:marRight w:val="0"/>
                  <w:marTop w:val="0"/>
                  <w:marBottom w:val="0"/>
                  <w:divBdr>
                    <w:top w:val="none" w:sz="0" w:space="0" w:color="auto"/>
                    <w:left w:val="none" w:sz="0" w:space="0" w:color="auto"/>
                    <w:bottom w:val="none" w:sz="0" w:space="0" w:color="auto"/>
                    <w:right w:val="none" w:sz="0" w:space="0" w:color="auto"/>
                  </w:divBdr>
                </w:div>
                <w:div w:id="979729641">
                  <w:marLeft w:val="0"/>
                  <w:marRight w:val="0"/>
                  <w:marTop w:val="0"/>
                  <w:marBottom w:val="0"/>
                  <w:divBdr>
                    <w:top w:val="none" w:sz="0" w:space="0" w:color="auto"/>
                    <w:left w:val="none" w:sz="0" w:space="0" w:color="auto"/>
                    <w:bottom w:val="none" w:sz="0" w:space="0" w:color="auto"/>
                    <w:right w:val="none" w:sz="0" w:space="0" w:color="auto"/>
                  </w:divBdr>
                </w:div>
                <w:div w:id="985934484">
                  <w:marLeft w:val="0"/>
                  <w:marRight w:val="0"/>
                  <w:marTop w:val="0"/>
                  <w:marBottom w:val="0"/>
                  <w:divBdr>
                    <w:top w:val="none" w:sz="0" w:space="0" w:color="auto"/>
                    <w:left w:val="none" w:sz="0" w:space="0" w:color="auto"/>
                    <w:bottom w:val="none" w:sz="0" w:space="0" w:color="auto"/>
                    <w:right w:val="none" w:sz="0" w:space="0" w:color="auto"/>
                  </w:divBdr>
                </w:div>
                <w:div w:id="1001927513">
                  <w:marLeft w:val="0"/>
                  <w:marRight w:val="0"/>
                  <w:marTop w:val="0"/>
                  <w:marBottom w:val="0"/>
                  <w:divBdr>
                    <w:top w:val="none" w:sz="0" w:space="0" w:color="auto"/>
                    <w:left w:val="none" w:sz="0" w:space="0" w:color="auto"/>
                    <w:bottom w:val="none" w:sz="0" w:space="0" w:color="auto"/>
                    <w:right w:val="none" w:sz="0" w:space="0" w:color="auto"/>
                  </w:divBdr>
                </w:div>
                <w:div w:id="1003166629">
                  <w:marLeft w:val="0"/>
                  <w:marRight w:val="0"/>
                  <w:marTop w:val="0"/>
                  <w:marBottom w:val="0"/>
                  <w:divBdr>
                    <w:top w:val="none" w:sz="0" w:space="0" w:color="auto"/>
                    <w:left w:val="none" w:sz="0" w:space="0" w:color="auto"/>
                    <w:bottom w:val="none" w:sz="0" w:space="0" w:color="auto"/>
                    <w:right w:val="none" w:sz="0" w:space="0" w:color="auto"/>
                  </w:divBdr>
                </w:div>
                <w:div w:id="1042023598">
                  <w:marLeft w:val="0"/>
                  <w:marRight w:val="0"/>
                  <w:marTop w:val="0"/>
                  <w:marBottom w:val="0"/>
                  <w:divBdr>
                    <w:top w:val="none" w:sz="0" w:space="0" w:color="auto"/>
                    <w:left w:val="none" w:sz="0" w:space="0" w:color="auto"/>
                    <w:bottom w:val="none" w:sz="0" w:space="0" w:color="auto"/>
                    <w:right w:val="none" w:sz="0" w:space="0" w:color="auto"/>
                  </w:divBdr>
                </w:div>
                <w:div w:id="1044522862">
                  <w:marLeft w:val="0"/>
                  <w:marRight w:val="0"/>
                  <w:marTop w:val="0"/>
                  <w:marBottom w:val="0"/>
                  <w:divBdr>
                    <w:top w:val="none" w:sz="0" w:space="0" w:color="auto"/>
                    <w:left w:val="none" w:sz="0" w:space="0" w:color="auto"/>
                    <w:bottom w:val="none" w:sz="0" w:space="0" w:color="auto"/>
                    <w:right w:val="none" w:sz="0" w:space="0" w:color="auto"/>
                  </w:divBdr>
                </w:div>
                <w:div w:id="1049846107">
                  <w:marLeft w:val="0"/>
                  <w:marRight w:val="0"/>
                  <w:marTop w:val="0"/>
                  <w:marBottom w:val="0"/>
                  <w:divBdr>
                    <w:top w:val="none" w:sz="0" w:space="0" w:color="auto"/>
                    <w:left w:val="none" w:sz="0" w:space="0" w:color="auto"/>
                    <w:bottom w:val="none" w:sz="0" w:space="0" w:color="auto"/>
                    <w:right w:val="none" w:sz="0" w:space="0" w:color="auto"/>
                  </w:divBdr>
                </w:div>
                <w:div w:id="1056779658">
                  <w:marLeft w:val="0"/>
                  <w:marRight w:val="0"/>
                  <w:marTop w:val="0"/>
                  <w:marBottom w:val="0"/>
                  <w:divBdr>
                    <w:top w:val="none" w:sz="0" w:space="0" w:color="auto"/>
                    <w:left w:val="none" w:sz="0" w:space="0" w:color="auto"/>
                    <w:bottom w:val="none" w:sz="0" w:space="0" w:color="auto"/>
                    <w:right w:val="none" w:sz="0" w:space="0" w:color="auto"/>
                  </w:divBdr>
                </w:div>
                <w:div w:id="1058355388">
                  <w:marLeft w:val="0"/>
                  <w:marRight w:val="0"/>
                  <w:marTop w:val="0"/>
                  <w:marBottom w:val="0"/>
                  <w:divBdr>
                    <w:top w:val="none" w:sz="0" w:space="0" w:color="auto"/>
                    <w:left w:val="none" w:sz="0" w:space="0" w:color="auto"/>
                    <w:bottom w:val="none" w:sz="0" w:space="0" w:color="auto"/>
                    <w:right w:val="none" w:sz="0" w:space="0" w:color="auto"/>
                  </w:divBdr>
                </w:div>
                <w:div w:id="1058624649">
                  <w:marLeft w:val="0"/>
                  <w:marRight w:val="0"/>
                  <w:marTop w:val="0"/>
                  <w:marBottom w:val="0"/>
                  <w:divBdr>
                    <w:top w:val="none" w:sz="0" w:space="0" w:color="auto"/>
                    <w:left w:val="none" w:sz="0" w:space="0" w:color="auto"/>
                    <w:bottom w:val="none" w:sz="0" w:space="0" w:color="auto"/>
                    <w:right w:val="none" w:sz="0" w:space="0" w:color="auto"/>
                  </w:divBdr>
                </w:div>
                <w:div w:id="1092318106">
                  <w:marLeft w:val="0"/>
                  <w:marRight w:val="0"/>
                  <w:marTop w:val="0"/>
                  <w:marBottom w:val="0"/>
                  <w:divBdr>
                    <w:top w:val="none" w:sz="0" w:space="0" w:color="auto"/>
                    <w:left w:val="none" w:sz="0" w:space="0" w:color="auto"/>
                    <w:bottom w:val="none" w:sz="0" w:space="0" w:color="auto"/>
                    <w:right w:val="none" w:sz="0" w:space="0" w:color="auto"/>
                  </w:divBdr>
                </w:div>
                <w:div w:id="1092435164">
                  <w:marLeft w:val="0"/>
                  <w:marRight w:val="0"/>
                  <w:marTop w:val="0"/>
                  <w:marBottom w:val="0"/>
                  <w:divBdr>
                    <w:top w:val="none" w:sz="0" w:space="0" w:color="auto"/>
                    <w:left w:val="none" w:sz="0" w:space="0" w:color="auto"/>
                    <w:bottom w:val="none" w:sz="0" w:space="0" w:color="auto"/>
                    <w:right w:val="none" w:sz="0" w:space="0" w:color="auto"/>
                  </w:divBdr>
                </w:div>
                <w:div w:id="1095513864">
                  <w:marLeft w:val="0"/>
                  <w:marRight w:val="0"/>
                  <w:marTop w:val="0"/>
                  <w:marBottom w:val="0"/>
                  <w:divBdr>
                    <w:top w:val="none" w:sz="0" w:space="0" w:color="auto"/>
                    <w:left w:val="none" w:sz="0" w:space="0" w:color="auto"/>
                    <w:bottom w:val="none" w:sz="0" w:space="0" w:color="auto"/>
                    <w:right w:val="none" w:sz="0" w:space="0" w:color="auto"/>
                  </w:divBdr>
                </w:div>
                <w:div w:id="1128016443">
                  <w:marLeft w:val="0"/>
                  <w:marRight w:val="0"/>
                  <w:marTop w:val="0"/>
                  <w:marBottom w:val="0"/>
                  <w:divBdr>
                    <w:top w:val="none" w:sz="0" w:space="0" w:color="auto"/>
                    <w:left w:val="none" w:sz="0" w:space="0" w:color="auto"/>
                    <w:bottom w:val="none" w:sz="0" w:space="0" w:color="auto"/>
                    <w:right w:val="none" w:sz="0" w:space="0" w:color="auto"/>
                  </w:divBdr>
                </w:div>
                <w:div w:id="1134837526">
                  <w:marLeft w:val="0"/>
                  <w:marRight w:val="0"/>
                  <w:marTop w:val="0"/>
                  <w:marBottom w:val="0"/>
                  <w:divBdr>
                    <w:top w:val="none" w:sz="0" w:space="0" w:color="auto"/>
                    <w:left w:val="none" w:sz="0" w:space="0" w:color="auto"/>
                    <w:bottom w:val="none" w:sz="0" w:space="0" w:color="auto"/>
                    <w:right w:val="none" w:sz="0" w:space="0" w:color="auto"/>
                  </w:divBdr>
                </w:div>
                <w:div w:id="1148935399">
                  <w:marLeft w:val="0"/>
                  <w:marRight w:val="0"/>
                  <w:marTop w:val="0"/>
                  <w:marBottom w:val="0"/>
                  <w:divBdr>
                    <w:top w:val="none" w:sz="0" w:space="0" w:color="auto"/>
                    <w:left w:val="none" w:sz="0" w:space="0" w:color="auto"/>
                    <w:bottom w:val="none" w:sz="0" w:space="0" w:color="auto"/>
                    <w:right w:val="none" w:sz="0" w:space="0" w:color="auto"/>
                  </w:divBdr>
                </w:div>
                <w:div w:id="1153260668">
                  <w:marLeft w:val="0"/>
                  <w:marRight w:val="0"/>
                  <w:marTop w:val="0"/>
                  <w:marBottom w:val="0"/>
                  <w:divBdr>
                    <w:top w:val="none" w:sz="0" w:space="0" w:color="auto"/>
                    <w:left w:val="none" w:sz="0" w:space="0" w:color="auto"/>
                    <w:bottom w:val="none" w:sz="0" w:space="0" w:color="auto"/>
                    <w:right w:val="none" w:sz="0" w:space="0" w:color="auto"/>
                  </w:divBdr>
                </w:div>
                <w:div w:id="1177618881">
                  <w:marLeft w:val="0"/>
                  <w:marRight w:val="0"/>
                  <w:marTop w:val="0"/>
                  <w:marBottom w:val="0"/>
                  <w:divBdr>
                    <w:top w:val="none" w:sz="0" w:space="0" w:color="auto"/>
                    <w:left w:val="none" w:sz="0" w:space="0" w:color="auto"/>
                    <w:bottom w:val="none" w:sz="0" w:space="0" w:color="auto"/>
                    <w:right w:val="none" w:sz="0" w:space="0" w:color="auto"/>
                  </w:divBdr>
                </w:div>
                <w:div w:id="1183012215">
                  <w:marLeft w:val="0"/>
                  <w:marRight w:val="0"/>
                  <w:marTop w:val="0"/>
                  <w:marBottom w:val="0"/>
                  <w:divBdr>
                    <w:top w:val="none" w:sz="0" w:space="0" w:color="auto"/>
                    <w:left w:val="none" w:sz="0" w:space="0" w:color="auto"/>
                    <w:bottom w:val="none" w:sz="0" w:space="0" w:color="auto"/>
                    <w:right w:val="none" w:sz="0" w:space="0" w:color="auto"/>
                  </w:divBdr>
                </w:div>
                <w:div w:id="1202402643">
                  <w:marLeft w:val="0"/>
                  <w:marRight w:val="0"/>
                  <w:marTop w:val="0"/>
                  <w:marBottom w:val="0"/>
                  <w:divBdr>
                    <w:top w:val="none" w:sz="0" w:space="0" w:color="auto"/>
                    <w:left w:val="none" w:sz="0" w:space="0" w:color="auto"/>
                    <w:bottom w:val="none" w:sz="0" w:space="0" w:color="auto"/>
                    <w:right w:val="none" w:sz="0" w:space="0" w:color="auto"/>
                  </w:divBdr>
                </w:div>
                <w:div w:id="1203788807">
                  <w:marLeft w:val="0"/>
                  <w:marRight w:val="0"/>
                  <w:marTop w:val="0"/>
                  <w:marBottom w:val="0"/>
                  <w:divBdr>
                    <w:top w:val="none" w:sz="0" w:space="0" w:color="auto"/>
                    <w:left w:val="none" w:sz="0" w:space="0" w:color="auto"/>
                    <w:bottom w:val="none" w:sz="0" w:space="0" w:color="auto"/>
                    <w:right w:val="none" w:sz="0" w:space="0" w:color="auto"/>
                  </w:divBdr>
                </w:div>
                <w:div w:id="1203905727">
                  <w:marLeft w:val="0"/>
                  <w:marRight w:val="0"/>
                  <w:marTop w:val="0"/>
                  <w:marBottom w:val="0"/>
                  <w:divBdr>
                    <w:top w:val="none" w:sz="0" w:space="0" w:color="auto"/>
                    <w:left w:val="none" w:sz="0" w:space="0" w:color="auto"/>
                    <w:bottom w:val="none" w:sz="0" w:space="0" w:color="auto"/>
                    <w:right w:val="none" w:sz="0" w:space="0" w:color="auto"/>
                  </w:divBdr>
                </w:div>
                <w:div w:id="1205479776">
                  <w:marLeft w:val="0"/>
                  <w:marRight w:val="0"/>
                  <w:marTop w:val="0"/>
                  <w:marBottom w:val="0"/>
                  <w:divBdr>
                    <w:top w:val="none" w:sz="0" w:space="0" w:color="auto"/>
                    <w:left w:val="none" w:sz="0" w:space="0" w:color="auto"/>
                    <w:bottom w:val="none" w:sz="0" w:space="0" w:color="auto"/>
                    <w:right w:val="none" w:sz="0" w:space="0" w:color="auto"/>
                  </w:divBdr>
                </w:div>
                <w:div w:id="1207792288">
                  <w:marLeft w:val="0"/>
                  <w:marRight w:val="0"/>
                  <w:marTop w:val="0"/>
                  <w:marBottom w:val="0"/>
                  <w:divBdr>
                    <w:top w:val="none" w:sz="0" w:space="0" w:color="auto"/>
                    <w:left w:val="none" w:sz="0" w:space="0" w:color="auto"/>
                    <w:bottom w:val="none" w:sz="0" w:space="0" w:color="auto"/>
                    <w:right w:val="none" w:sz="0" w:space="0" w:color="auto"/>
                  </w:divBdr>
                </w:div>
                <w:div w:id="1243640277">
                  <w:marLeft w:val="0"/>
                  <w:marRight w:val="0"/>
                  <w:marTop w:val="0"/>
                  <w:marBottom w:val="0"/>
                  <w:divBdr>
                    <w:top w:val="none" w:sz="0" w:space="0" w:color="auto"/>
                    <w:left w:val="none" w:sz="0" w:space="0" w:color="auto"/>
                    <w:bottom w:val="none" w:sz="0" w:space="0" w:color="auto"/>
                    <w:right w:val="none" w:sz="0" w:space="0" w:color="auto"/>
                  </w:divBdr>
                </w:div>
                <w:div w:id="1249190699">
                  <w:marLeft w:val="0"/>
                  <w:marRight w:val="0"/>
                  <w:marTop w:val="0"/>
                  <w:marBottom w:val="0"/>
                  <w:divBdr>
                    <w:top w:val="none" w:sz="0" w:space="0" w:color="auto"/>
                    <w:left w:val="none" w:sz="0" w:space="0" w:color="auto"/>
                    <w:bottom w:val="none" w:sz="0" w:space="0" w:color="auto"/>
                    <w:right w:val="none" w:sz="0" w:space="0" w:color="auto"/>
                  </w:divBdr>
                </w:div>
                <w:div w:id="1256938192">
                  <w:marLeft w:val="0"/>
                  <w:marRight w:val="0"/>
                  <w:marTop w:val="0"/>
                  <w:marBottom w:val="0"/>
                  <w:divBdr>
                    <w:top w:val="none" w:sz="0" w:space="0" w:color="auto"/>
                    <w:left w:val="none" w:sz="0" w:space="0" w:color="auto"/>
                    <w:bottom w:val="none" w:sz="0" w:space="0" w:color="auto"/>
                    <w:right w:val="none" w:sz="0" w:space="0" w:color="auto"/>
                  </w:divBdr>
                </w:div>
                <w:div w:id="1262031408">
                  <w:marLeft w:val="0"/>
                  <w:marRight w:val="0"/>
                  <w:marTop w:val="0"/>
                  <w:marBottom w:val="0"/>
                  <w:divBdr>
                    <w:top w:val="none" w:sz="0" w:space="0" w:color="auto"/>
                    <w:left w:val="none" w:sz="0" w:space="0" w:color="auto"/>
                    <w:bottom w:val="none" w:sz="0" w:space="0" w:color="auto"/>
                    <w:right w:val="none" w:sz="0" w:space="0" w:color="auto"/>
                  </w:divBdr>
                </w:div>
                <w:div w:id="1268780845">
                  <w:marLeft w:val="0"/>
                  <w:marRight w:val="0"/>
                  <w:marTop w:val="0"/>
                  <w:marBottom w:val="0"/>
                  <w:divBdr>
                    <w:top w:val="none" w:sz="0" w:space="0" w:color="auto"/>
                    <w:left w:val="none" w:sz="0" w:space="0" w:color="auto"/>
                    <w:bottom w:val="none" w:sz="0" w:space="0" w:color="auto"/>
                    <w:right w:val="none" w:sz="0" w:space="0" w:color="auto"/>
                  </w:divBdr>
                </w:div>
                <w:div w:id="1277368363">
                  <w:marLeft w:val="0"/>
                  <w:marRight w:val="0"/>
                  <w:marTop w:val="0"/>
                  <w:marBottom w:val="0"/>
                  <w:divBdr>
                    <w:top w:val="none" w:sz="0" w:space="0" w:color="auto"/>
                    <w:left w:val="none" w:sz="0" w:space="0" w:color="auto"/>
                    <w:bottom w:val="none" w:sz="0" w:space="0" w:color="auto"/>
                    <w:right w:val="none" w:sz="0" w:space="0" w:color="auto"/>
                  </w:divBdr>
                </w:div>
                <w:div w:id="1279753934">
                  <w:marLeft w:val="0"/>
                  <w:marRight w:val="0"/>
                  <w:marTop w:val="0"/>
                  <w:marBottom w:val="0"/>
                  <w:divBdr>
                    <w:top w:val="none" w:sz="0" w:space="0" w:color="auto"/>
                    <w:left w:val="none" w:sz="0" w:space="0" w:color="auto"/>
                    <w:bottom w:val="none" w:sz="0" w:space="0" w:color="auto"/>
                    <w:right w:val="none" w:sz="0" w:space="0" w:color="auto"/>
                  </w:divBdr>
                </w:div>
                <w:div w:id="1294017794">
                  <w:marLeft w:val="0"/>
                  <w:marRight w:val="0"/>
                  <w:marTop w:val="0"/>
                  <w:marBottom w:val="0"/>
                  <w:divBdr>
                    <w:top w:val="none" w:sz="0" w:space="0" w:color="auto"/>
                    <w:left w:val="none" w:sz="0" w:space="0" w:color="auto"/>
                    <w:bottom w:val="none" w:sz="0" w:space="0" w:color="auto"/>
                    <w:right w:val="none" w:sz="0" w:space="0" w:color="auto"/>
                  </w:divBdr>
                </w:div>
                <w:div w:id="1307198857">
                  <w:marLeft w:val="0"/>
                  <w:marRight w:val="0"/>
                  <w:marTop w:val="0"/>
                  <w:marBottom w:val="0"/>
                  <w:divBdr>
                    <w:top w:val="none" w:sz="0" w:space="0" w:color="auto"/>
                    <w:left w:val="none" w:sz="0" w:space="0" w:color="auto"/>
                    <w:bottom w:val="none" w:sz="0" w:space="0" w:color="auto"/>
                    <w:right w:val="none" w:sz="0" w:space="0" w:color="auto"/>
                  </w:divBdr>
                </w:div>
                <w:div w:id="1329333920">
                  <w:marLeft w:val="0"/>
                  <w:marRight w:val="0"/>
                  <w:marTop w:val="0"/>
                  <w:marBottom w:val="0"/>
                  <w:divBdr>
                    <w:top w:val="none" w:sz="0" w:space="0" w:color="auto"/>
                    <w:left w:val="none" w:sz="0" w:space="0" w:color="auto"/>
                    <w:bottom w:val="none" w:sz="0" w:space="0" w:color="auto"/>
                    <w:right w:val="none" w:sz="0" w:space="0" w:color="auto"/>
                  </w:divBdr>
                </w:div>
                <w:div w:id="1331328082">
                  <w:marLeft w:val="0"/>
                  <w:marRight w:val="0"/>
                  <w:marTop w:val="0"/>
                  <w:marBottom w:val="0"/>
                  <w:divBdr>
                    <w:top w:val="none" w:sz="0" w:space="0" w:color="auto"/>
                    <w:left w:val="none" w:sz="0" w:space="0" w:color="auto"/>
                    <w:bottom w:val="none" w:sz="0" w:space="0" w:color="auto"/>
                    <w:right w:val="none" w:sz="0" w:space="0" w:color="auto"/>
                  </w:divBdr>
                </w:div>
                <w:div w:id="1331375866">
                  <w:marLeft w:val="0"/>
                  <w:marRight w:val="0"/>
                  <w:marTop w:val="0"/>
                  <w:marBottom w:val="0"/>
                  <w:divBdr>
                    <w:top w:val="none" w:sz="0" w:space="0" w:color="auto"/>
                    <w:left w:val="none" w:sz="0" w:space="0" w:color="auto"/>
                    <w:bottom w:val="none" w:sz="0" w:space="0" w:color="auto"/>
                    <w:right w:val="none" w:sz="0" w:space="0" w:color="auto"/>
                  </w:divBdr>
                </w:div>
                <w:div w:id="1339649466">
                  <w:marLeft w:val="0"/>
                  <w:marRight w:val="0"/>
                  <w:marTop w:val="0"/>
                  <w:marBottom w:val="0"/>
                  <w:divBdr>
                    <w:top w:val="none" w:sz="0" w:space="0" w:color="auto"/>
                    <w:left w:val="none" w:sz="0" w:space="0" w:color="auto"/>
                    <w:bottom w:val="none" w:sz="0" w:space="0" w:color="auto"/>
                    <w:right w:val="none" w:sz="0" w:space="0" w:color="auto"/>
                  </w:divBdr>
                </w:div>
                <w:div w:id="1355232509">
                  <w:marLeft w:val="0"/>
                  <w:marRight w:val="0"/>
                  <w:marTop w:val="0"/>
                  <w:marBottom w:val="0"/>
                  <w:divBdr>
                    <w:top w:val="none" w:sz="0" w:space="0" w:color="auto"/>
                    <w:left w:val="none" w:sz="0" w:space="0" w:color="auto"/>
                    <w:bottom w:val="none" w:sz="0" w:space="0" w:color="auto"/>
                    <w:right w:val="none" w:sz="0" w:space="0" w:color="auto"/>
                  </w:divBdr>
                </w:div>
                <w:div w:id="1375694831">
                  <w:marLeft w:val="0"/>
                  <w:marRight w:val="0"/>
                  <w:marTop w:val="0"/>
                  <w:marBottom w:val="0"/>
                  <w:divBdr>
                    <w:top w:val="none" w:sz="0" w:space="0" w:color="auto"/>
                    <w:left w:val="none" w:sz="0" w:space="0" w:color="auto"/>
                    <w:bottom w:val="none" w:sz="0" w:space="0" w:color="auto"/>
                    <w:right w:val="none" w:sz="0" w:space="0" w:color="auto"/>
                  </w:divBdr>
                </w:div>
                <w:div w:id="1378357518">
                  <w:marLeft w:val="0"/>
                  <w:marRight w:val="0"/>
                  <w:marTop w:val="0"/>
                  <w:marBottom w:val="0"/>
                  <w:divBdr>
                    <w:top w:val="none" w:sz="0" w:space="0" w:color="auto"/>
                    <w:left w:val="none" w:sz="0" w:space="0" w:color="auto"/>
                    <w:bottom w:val="none" w:sz="0" w:space="0" w:color="auto"/>
                    <w:right w:val="none" w:sz="0" w:space="0" w:color="auto"/>
                  </w:divBdr>
                </w:div>
                <w:div w:id="1382248957">
                  <w:marLeft w:val="0"/>
                  <w:marRight w:val="0"/>
                  <w:marTop w:val="0"/>
                  <w:marBottom w:val="0"/>
                  <w:divBdr>
                    <w:top w:val="none" w:sz="0" w:space="0" w:color="auto"/>
                    <w:left w:val="none" w:sz="0" w:space="0" w:color="auto"/>
                    <w:bottom w:val="none" w:sz="0" w:space="0" w:color="auto"/>
                    <w:right w:val="none" w:sz="0" w:space="0" w:color="auto"/>
                  </w:divBdr>
                </w:div>
                <w:div w:id="1388258382">
                  <w:marLeft w:val="0"/>
                  <w:marRight w:val="0"/>
                  <w:marTop w:val="0"/>
                  <w:marBottom w:val="0"/>
                  <w:divBdr>
                    <w:top w:val="none" w:sz="0" w:space="0" w:color="auto"/>
                    <w:left w:val="none" w:sz="0" w:space="0" w:color="auto"/>
                    <w:bottom w:val="none" w:sz="0" w:space="0" w:color="auto"/>
                    <w:right w:val="none" w:sz="0" w:space="0" w:color="auto"/>
                  </w:divBdr>
                </w:div>
                <w:div w:id="1393383077">
                  <w:marLeft w:val="0"/>
                  <w:marRight w:val="0"/>
                  <w:marTop w:val="0"/>
                  <w:marBottom w:val="0"/>
                  <w:divBdr>
                    <w:top w:val="none" w:sz="0" w:space="0" w:color="auto"/>
                    <w:left w:val="none" w:sz="0" w:space="0" w:color="auto"/>
                    <w:bottom w:val="none" w:sz="0" w:space="0" w:color="auto"/>
                    <w:right w:val="none" w:sz="0" w:space="0" w:color="auto"/>
                  </w:divBdr>
                </w:div>
                <w:div w:id="1393962346">
                  <w:marLeft w:val="0"/>
                  <w:marRight w:val="0"/>
                  <w:marTop w:val="0"/>
                  <w:marBottom w:val="0"/>
                  <w:divBdr>
                    <w:top w:val="none" w:sz="0" w:space="0" w:color="auto"/>
                    <w:left w:val="none" w:sz="0" w:space="0" w:color="auto"/>
                    <w:bottom w:val="none" w:sz="0" w:space="0" w:color="auto"/>
                    <w:right w:val="none" w:sz="0" w:space="0" w:color="auto"/>
                  </w:divBdr>
                </w:div>
                <w:div w:id="1401513255">
                  <w:marLeft w:val="0"/>
                  <w:marRight w:val="0"/>
                  <w:marTop w:val="0"/>
                  <w:marBottom w:val="0"/>
                  <w:divBdr>
                    <w:top w:val="none" w:sz="0" w:space="0" w:color="auto"/>
                    <w:left w:val="none" w:sz="0" w:space="0" w:color="auto"/>
                    <w:bottom w:val="none" w:sz="0" w:space="0" w:color="auto"/>
                    <w:right w:val="none" w:sz="0" w:space="0" w:color="auto"/>
                  </w:divBdr>
                </w:div>
                <w:div w:id="1410884789">
                  <w:marLeft w:val="0"/>
                  <w:marRight w:val="0"/>
                  <w:marTop w:val="0"/>
                  <w:marBottom w:val="0"/>
                  <w:divBdr>
                    <w:top w:val="none" w:sz="0" w:space="0" w:color="auto"/>
                    <w:left w:val="none" w:sz="0" w:space="0" w:color="auto"/>
                    <w:bottom w:val="none" w:sz="0" w:space="0" w:color="auto"/>
                    <w:right w:val="none" w:sz="0" w:space="0" w:color="auto"/>
                  </w:divBdr>
                </w:div>
                <w:div w:id="1412695927">
                  <w:marLeft w:val="0"/>
                  <w:marRight w:val="0"/>
                  <w:marTop w:val="0"/>
                  <w:marBottom w:val="0"/>
                  <w:divBdr>
                    <w:top w:val="none" w:sz="0" w:space="0" w:color="auto"/>
                    <w:left w:val="none" w:sz="0" w:space="0" w:color="auto"/>
                    <w:bottom w:val="none" w:sz="0" w:space="0" w:color="auto"/>
                    <w:right w:val="none" w:sz="0" w:space="0" w:color="auto"/>
                  </w:divBdr>
                </w:div>
                <w:div w:id="1417631167">
                  <w:marLeft w:val="0"/>
                  <w:marRight w:val="0"/>
                  <w:marTop w:val="0"/>
                  <w:marBottom w:val="0"/>
                  <w:divBdr>
                    <w:top w:val="none" w:sz="0" w:space="0" w:color="auto"/>
                    <w:left w:val="none" w:sz="0" w:space="0" w:color="auto"/>
                    <w:bottom w:val="none" w:sz="0" w:space="0" w:color="auto"/>
                    <w:right w:val="none" w:sz="0" w:space="0" w:color="auto"/>
                  </w:divBdr>
                </w:div>
                <w:div w:id="1423068475">
                  <w:marLeft w:val="0"/>
                  <w:marRight w:val="0"/>
                  <w:marTop w:val="0"/>
                  <w:marBottom w:val="0"/>
                  <w:divBdr>
                    <w:top w:val="none" w:sz="0" w:space="0" w:color="auto"/>
                    <w:left w:val="none" w:sz="0" w:space="0" w:color="auto"/>
                    <w:bottom w:val="none" w:sz="0" w:space="0" w:color="auto"/>
                    <w:right w:val="none" w:sz="0" w:space="0" w:color="auto"/>
                  </w:divBdr>
                </w:div>
                <w:div w:id="1431511778">
                  <w:marLeft w:val="0"/>
                  <w:marRight w:val="0"/>
                  <w:marTop w:val="0"/>
                  <w:marBottom w:val="0"/>
                  <w:divBdr>
                    <w:top w:val="none" w:sz="0" w:space="0" w:color="auto"/>
                    <w:left w:val="none" w:sz="0" w:space="0" w:color="auto"/>
                    <w:bottom w:val="none" w:sz="0" w:space="0" w:color="auto"/>
                    <w:right w:val="none" w:sz="0" w:space="0" w:color="auto"/>
                  </w:divBdr>
                </w:div>
                <w:div w:id="1443528563">
                  <w:marLeft w:val="0"/>
                  <w:marRight w:val="0"/>
                  <w:marTop w:val="0"/>
                  <w:marBottom w:val="0"/>
                  <w:divBdr>
                    <w:top w:val="none" w:sz="0" w:space="0" w:color="auto"/>
                    <w:left w:val="none" w:sz="0" w:space="0" w:color="auto"/>
                    <w:bottom w:val="none" w:sz="0" w:space="0" w:color="auto"/>
                    <w:right w:val="none" w:sz="0" w:space="0" w:color="auto"/>
                  </w:divBdr>
                </w:div>
                <w:div w:id="1448160462">
                  <w:marLeft w:val="0"/>
                  <w:marRight w:val="0"/>
                  <w:marTop w:val="0"/>
                  <w:marBottom w:val="0"/>
                  <w:divBdr>
                    <w:top w:val="none" w:sz="0" w:space="0" w:color="auto"/>
                    <w:left w:val="none" w:sz="0" w:space="0" w:color="auto"/>
                    <w:bottom w:val="none" w:sz="0" w:space="0" w:color="auto"/>
                    <w:right w:val="none" w:sz="0" w:space="0" w:color="auto"/>
                  </w:divBdr>
                </w:div>
                <w:div w:id="1454901347">
                  <w:marLeft w:val="0"/>
                  <w:marRight w:val="0"/>
                  <w:marTop w:val="0"/>
                  <w:marBottom w:val="0"/>
                  <w:divBdr>
                    <w:top w:val="none" w:sz="0" w:space="0" w:color="auto"/>
                    <w:left w:val="none" w:sz="0" w:space="0" w:color="auto"/>
                    <w:bottom w:val="none" w:sz="0" w:space="0" w:color="auto"/>
                    <w:right w:val="none" w:sz="0" w:space="0" w:color="auto"/>
                  </w:divBdr>
                </w:div>
                <w:div w:id="1455559319">
                  <w:marLeft w:val="0"/>
                  <w:marRight w:val="0"/>
                  <w:marTop w:val="0"/>
                  <w:marBottom w:val="0"/>
                  <w:divBdr>
                    <w:top w:val="none" w:sz="0" w:space="0" w:color="auto"/>
                    <w:left w:val="none" w:sz="0" w:space="0" w:color="auto"/>
                    <w:bottom w:val="none" w:sz="0" w:space="0" w:color="auto"/>
                    <w:right w:val="none" w:sz="0" w:space="0" w:color="auto"/>
                  </w:divBdr>
                </w:div>
                <w:div w:id="1465193500">
                  <w:marLeft w:val="0"/>
                  <w:marRight w:val="0"/>
                  <w:marTop w:val="0"/>
                  <w:marBottom w:val="0"/>
                  <w:divBdr>
                    <w:top w:val="none" w:sz="0" w:space="0" w:color="auto"/>
                    <w:left w:val="none" w:sz="0" w:space="0" w:color="auto"/>
                    <w:bottom w:val="none" w:sz="0" w:space="0" w:color="auto"/>
                    <w:right w:val="none" w:sz="0" w:space="0" w:color="auto"/>
                  </w:divBdr>
                </w:div>
                <w:div w:id="1474373532">
                  <w:marLeft w:val="0"/>
                  <w:marRight w:val="0"/>
                  <w:marTop w:val="0"/>
                  <w:marBottom w:val="0"/>
                  <w:divBdr>
                    <w:top w:val="none" w:sz="0" w:space="0" w:color="auto"/>
                    <w:left w:val="none" w:sz="0" w:space="0" w:color="auto"/>
                    <w:bottom w:val="none" w:sz="0" w:space="0" w:color="auto"/>
                    <w:right w:val="none" w:sz="0" w:space="0" w:color="auto"/>
                  </w:divBdr>
                </w:div>
                <w:div w:id="1477601989">
                  <w:marLeft w:val="0"/>
                  <w:marRight w:val="0"/>
                  <w:marTop w:val="0"/>
                  <w:marBottom w:val="0"/>
                  <w:divBdr>
                    <w:top w:val="none" w:sz="0" w:space="0" w:color="auto"/>
                    <w:left w:val="none" w:sz="0" w:space="0" w:color="auto"/>
                    <w:bottom w:val="none" w:sz="0" w:space="0" w:color="auto"/>
                    <w:right w:val="none" w:sz="0" w:space="0" w:color="auto"/>
                  </w:divBdr>
                </w:div>
                <w:div w:id="1484278173">
                  <w:marLeft w:val="0"/>
                  <w:marRight w:val="0"/>
                  <w:marTop w:val="0"/>
                  <w:marBottom w:val="0"/>
                  <w:divBdr>
                    <w:top w:val="none" w:sz="0" w:space="0" w:color="auto"/>
                    <w:left w:val="none" w:sz="0" w:space="0" w:color="auto"/>
                    <w:bottom w:val="none" w:sz="0" w:space="0" w:color="auto"/>
                    <w:right w:val="none" w:sz="0" w:space="0" w:color="auto"/>
                  </w:divBdr>
                </w:div>
                <w:div w:id="1494448791">
                  <w:marLeft w:val="0"/>
                  <w:marRight w:val="0"/>
                  <w:marTop w:val="0"/>
                  <w:marBottom w:val="0"/>
                  <w:divBdr>
                    <w:top w:val="none" w:sz="0" w:space="0" w:color="auto"/>
                    <w:left w:val="none" w:sz="0" w:space="0" w:color="auto"/>
                    <w:bottom w:val="none" w:sz="0" w:space="0" w:color="auto"/>
                    <w:right w:val="none" w:sz="0" w:space="0" w:color="auto"/>
                  </w:divBdr>
                </w:div>
                <w:div w:id="1496795471">
                  <w:marLeft w:val="0"/>
                  <w:marRight w:val="0"/>
                  <w:marTop w:val="0"/>
                  <w:marBottom w:val="0"/>
                  <w:divBdr>
                    <w:top w:val="none" w:sz="0" w:space="0" w:color="auto"/>
                    <w:left w:val="none" w:sz="0" w:space="0" w:color="auto"/>
                    <w:bottom w:val="none" w:sz="0" w:space="0" w:color="auto"/>
                    <w:right w:val="none" w:sz="0" w:space="0" w:color="auto"/>
                  </w:divBdr>
                </w:div>
                <w:div w:id="1497771323">
                  <w:marLeft w:val="0"/>
                  <w:marRight w:val="0"/>
                  <w:marTop w:val="0"/>
                  <w:marBottom w:val="0"/>
                  <w:divBdr>
                    <w:top w:val="none" w:sz="0" w:space="0" w:color="auto"/>
                    <w:left w:val="none" w:sz="0" w:space="0" w:color="auto"/>
                    <w:bottom w:val="none" w:sz="0" w:space="0" w:color="auto"/>
                    <w:right w:val="none" w:sz="0" w:space="0" w:color="auto"/>
                  </w:divBdr>
                </w:div>
                <w:div w:id="1512913218">
                  <w:marLeft w:val="0"/>
                  <w:marRight w:val="0"/>
                  <w:marTop w:val="0"/>
                  <w:marBottom w:val="0"/>
                  <w:divBdr>
                    <w:top w:val="none" w:sz="0" w:space="0" w:color="auto"/>
                    <w:left w:val="none" w:sz="0" w:space="0" w:color="auto"/>
                    <w:bottom w:val="none" w:sz="0" w:space="0" w:color="auto"/>
                    <w:right w:val="none" w:sz="0" w:space="0" w:color="auto"/>
                  </w:divBdr>
                </w:div>
                <w:div w:id="1527712998">
                  <w:marLeft w:val="0"/>
                  <w:marRight w:val="0"/>
                  <w:marTop w:val="0"/>
                  <w:marBottom w:val="0"/>
                  <w:divBdr>
                    <w:top w:val="none" w:sz="0" w:space="0" w:color="auto"/>
                    <w:left w:val="none" w:sz="0" w:space="0" w:color="auto"/>
                    <w:bottom w:val="none" w:sz="0" w:space="0" w:color="auto"/>
                    <w:right w:val="none" w:sz="0" w:space="0" w:color="auto"/>
                  </w:divBdr>
                </w:div>
                <w:div w:id="1536775958">
                  <w:marLeft w:val="0"/>
                  <w:marRight w:val="0"/>
                  <w:marTop w:val="0"/>
                  <w:marBottom w:val="0"/>
                  <w:divBdr>
                    <w:top w:val="none" w:sz="0" w:space="0" w:color="auto"/>
                    <w:left w:val="none" w:sz="0" w:space="0" w:color="auto"/>
                    <w:bottom w:val="none" w:sz="0" w:space="0" w:color="auto"/>
                    <w:right w:val="none" w:sz="0" w:space="0" w:color="auto"/>
                  </w:divBdr>
                </w:div>
                <w:div w:id="1542551350">
                  <w:marLeft w:val="0"/>
                  <w:marRight w:val="0"/>
                  <w:marTop w:val="0"/>
                  <w:marBottom w:val="0"/>
                  <w:divBdr>
                    <w:top w:val="none" w:sz="0" w:space="0" w:color="auto"/>
                    <w:left w:val="none" w:sz="0" w:space="0" w:color="auto"/>
                    <w:bottom w:val="none" w:sz="0" w:space="0" w:color="auto"/>
                    <w:right w:val="none" w:sz="0" w:space="0" w:color="auto"/>
                  </w:divBdr>
                </w:div>
                <w:div w:id="1573201522">
                  <w:marLeft w:val="0"/>
                  <w:marRight w:val="0"/>
                  <w:marTop w:val="0"/>
                  <w:marBottom w:val="0"/>
                  <w:divBdr>
                    <w:top w:val="none" w:sz="0" w:space="0" w:color="auto"/>
                    <w:left w:val="none" w:sz="0" w:space="0" w:color="auto"/>
                    <w:bottom w:val="none" w:sz="0" w:space="0" w:color="auto"/>
                    <w:right w:val="none" w:sz="0" w:space="0" w:color="auto"/>
                  </w:divBdr>
                </w:div>
                <w:div w:id="1574118552">
                  <w:marLeft w:val="0"/>
                  <w:marRight w:val="0"/>
                  <w:marTop w:val="0"/>
                  <w:marBottom w:val="0"/>
                  <w:divBdr>
                    <w:top w:val="none" w:sz="0" w:space="0" w:color="auto"/>
                    <w:left w:val="none" w:sz="0" w:space="0" w:color="auto"/>
                    <w:bottom w:val="none" w:sz="0" w:space="0" w:color="auto"/>
                    <w:right w:val="none" w:sz="0" w:space="0" w:color="auto"/>
                  </w:divBdr>
                </w:div>
                <w:div w:id="1591893984">
                  <w:marLeft w:val="0"/>
                  <w:marRight w:val="0"/>
                  <w:marTop w:val="0"/>
                  <w:marBottom w:val="0"/>
                  <w:divBdr>
                    <w:top w:val="none" w:sz="0" w:space="0" w:color="auto"/>
                    <w:left w:val="none" w:sz="0" w:space="0" w:color="auto"/>
                    <w:bottom w:val="none" w:sz="0" w:space="0" w:color="auto"/>
                    <w:right w:val="none" w:sz="0" w:space="0" w:color="auto"/>
                  </w:divBdr>
                </w:div>
                <w:div w:id="1601378193">
                  <w:marLeft w:val="0"/>
                  <w:marRight w:val="0"/>
                  <w:marTop w:val="0"/>
                  <w:marBottom w:val="0"/>
                  <w:divBdr>
                    <w:top w:val="none" w:sz="0" w:space="0" w:color="auto"/>
                    <w:left w:val="none" w:sz="0" w:space="0" w:color="auto"/>
                    <w:bottom w:val="none" w:sz="0" w:space="0" w:color="auto"/>
                    <w:right w:val="none" w:sz="0" w:space="0" w:color="auto"/>
                  </w:divBdr>
                </w:div>
                <w:div w:id="1611082874">
                  <w:marLeft w:val="0"/>
                  <w:marRight w:val="0"/>
                  <w:marTop w:val="0"/>
                  <w:marBottom w:val="0"/>
                  <w:divBdr>
                    <w:top w:val="none" w:sz="0" w:space="0" w:color="auto"/>
                    <w:left w:val="none" w:sz="0" w:space="0" w:color="auto"/>
                    <w:bottom w:val="none" w:sz="0" w:space="0" w:color="auto"/>
                    <w:right w:val="none" w:sz="0" w:space="0" w:color="auto"/>
                  </w:divBdr>
                </w:div>
                <w:div w:id="1620912092">
                  <w:marLeft w:val="0"/>
                  <w:marRight w:val="0"/>
                  <w:marTop w:val="0"/>
                  <w:marBottom w:val="0"/>
                  <w:divBdr>
                    <w:top w:val="none" w:sz="0" w:space="0" w:color="auto"/>
                    <w:left w:val="none" w:sz="0" w:space="0" w:color="auto"/>
                    <w:bottom w:val="none" w:sz="0" w:space="0" w:color="auto"/>
                    <w:right w:val="none" w:sz="0" w:space="0" w:color="auto"/>
                  </w:divBdr>
                </w:div>
                <w:div w:id="1628389789">
                  <w:marLeft w:val="0"/>
                  <w:marRight w:val="0"/>
                  <w:marTop w:val="0"/>
                  <w:marBottom w:val="0"/>
                  <w:divBdr>
                    <w:top w:val="none" w:sz="0" w:space="0" w:color="auto"/>
                    <w:left w:val="none" w:sz="0" w:space="0" w:color="auto"/>
                    <w:bottom w:val="none" w:sz="0" w:space="0" w:color="auto"/>
                    <w:right w:val="none" w:sz="0" w:space="0" w:color="auto"/>
                  </w:divBdr>
                </w:div>
                <w:div w:id="1644233010">
                  <w:marLeft w:val="0"/>
                  <w:marRight w:val="0"/>
                  <w:marTop w:val="0"/>
                  <w:marBottom w:val="0"/>
                  <w:divBdr>
                    <w:top w:val="none" w:sz="0" w:space="0" w:color="auto"/>
                    <w:left w:val="none" w:sz="0" w:space="0" w:color="auto"/>
                    <w:bottom w:val="none" w:sz="0" w:space="0" w:color="auto"/>
                    <w:right w:val="none" w:sz="0" w:space="0" w:color="auto"/>
                  </w:divBdr>
                </w:div>
                <w:div w:id="1655984611">
                  <w:marLeft w:val="0"/>
                  <w:marRight w:val="0"/>
                  <w:marTop w:val="0"/>
                  <w:marBottom w:val="0"/>
                  <w:divBdr>
                    <w:top w:val="none" w:sz="0" w:space="0" w:color="auto"/>
                    <w:left w:val="none" w:sz="0" w:space="0" w:color="auto"/>
                    <w:bottom w:val="none" w:sz="0" w:space="0" w:color="auto"/>
                    <w:right w:val="none" w:sz="0" w:space="0" w:color="auto"/>
                  </w:divBdr>
                </w:div>
                <w:div w:id="1657807731">
                  <w:marLeft w:val="0"/>
                  <w:marRight w:val="0"/>
                  <w:marTop w:val="0"/>
                  <w:marBottom w:val="0"/>
                  <w:divBdr>
                    <w:top w:val="none" w:sz="0" w:space="0" w:color="auto"/>
                    <w:left w:val="none" w:sz="0" w:space="0" w:color="auto"/>
                    <w:bottom w:val="none" w:sz="0" w:space="0" w:color="auto"/>
                    <w:right w:val="none" w:sz="0" w:space="0" w:color="auto"/>
                  </w:divBdr>
                </w:div>
                <w:div w:id="1664822311">
                  <w:marLeft w:val="0"/>
                  <w:marRight w:val="0"/>
                  <w:marTop w:val="0"/>
                  <w:marBottom w:val="0"/>
                  <w:divBdr>
                    <w:top w:val="none" w:sz="0" w:space="0" w:color="auto"/>
                    <w:left w:val="none" w:sz="0" w:space="0" w:color="auto"/>
                    <w:bottom w:val="none" w:sz="0" w:space="0" w:color="auto"/>
                    <w:right w:val="none" w:sz="0" w:space="0" w:color="auto"/>
                  </w:divBdr>
                </w:div>
                <w:div w:id="1675450153">
                  <w:marLeft w:val="0"/>
                  <w:marRight w:val="0"/>
                  <w:marTop w:val="0"/>
                  <w:marBottom w:val="0"/>
                  <w:divBdr>
                    <w:top w:val="none" w:sz="0" w:space="0" w:color="auto"/>
                    <w:left w:val="none" w:sz="0" w:space="0" w:color="auto"/>
                    <w:bottom w:val="none" w:sz="0" w:space="0" w:color="auto"/>
                    <w:right w:val="none" w:sz="0" w:space="0" w:color="auto"/>
                  </w:divBdr>
                </w:div>
                <w:div w:id="1680809073">
                  <w:marLeft w:val="0"/>
                  <w:marRight w:val="0"/>
                  <w:marTop w:val="0"/>
                  <w:marBottom w:val="0"/>
                  <w:divBdr>
                    <w:top w:val="none" w:sz="0" w:space="0" w:color="auto"/>
                    <w:left w:val="none" w:sz="0" w:space="0" w:color="auto"/>
                    <w:bottom w:val="none" w:sz="0" w:space="0" w:color="auto"/>
                    <w:right w:val="none" w:sz="0" w:space="0" w:color="auto"/>
                  </w:divBdr>
                </w:div>
                <w:div w:id="1684631221">
                  <w:marLeft w:val="0"/>
                  <w:marRight w:val="0"/>
                  <w:marTop w:val="0"/>
                  <w:marBottom w:val="0"/>
                  <w:divBdr>
                    <w:top w:val="none" w:sz="0" w:space="0" w:color="auto"/>
                    <w:left w:val="none" w:sz="0" w:space="0" w:color="auto"/>
                    <w:bottom w:val="none" w:sz="0" w:space="0" w:color="auto"/>
                    <w:right w:val="none" w:sz="0" w:space="0" w:color="auto"/>
                  </w:divBdr>
                </w:div>
                <w:div w:id="1697465746">
                  <w:marLeft w:val="0"/>
                  <w:marRight w:val="0"/>
                  <w:marTop w:val="0"/>
                  <w:marBottom w:val="0"/>
                  <w:divBdr>
                    <w:top w:val="none" w:sz="0" w:space="0" w:color="auto"/>
                    <w:left w:val="none" w:sz="0" w:space="0" w:color="auto"/>
                    <w:bottom w:val="none" w:sz="0" w:space="0" w:color="auto"/>
                    <w:right w:val="none" w:sz="0" w:space="0" w:color="auto"/>
                  </w:divBdr>
                </w:div>
                <w:div w:id="1700620587">
                  <w:marLeft w:val="0"/>
                  <w:marRight w:val="0"/>
                  <w:marTop w:val="0"/>
                  <w:marBottom w:val="0"/>
                  <w:divBdr>
                    <w:top w:val="none" w:sz="0" w:space="0" w:color="auto"/>
                    <w:left w:val="none" w:sz="0" w:space="0" w:color="auto"/>
                    <w:bottom w:val="none" w:sz="0" w:space="0" w:color="auto"/>
                    <w:right w:val="none" w:sz="0" w:space="0" w:color="auto"/>
                  </w:divBdr>
                </w:div>
                <w:div w:id="1706250802">
                  <w:marLeft w:val="0"/>
                  <w:marRight w:val="0"/>
                  <w:marTop w:val="0"/>
                  <w:marBottom w:val="0"/>
                  <w:divBdr>
                    <w:top w:val="none" w:sz="0" w:space="0" w:color="auto"/>
                    <w:left w:val="none" w:sz="0" w:space="0" w:color="auto"/>
                    <w:bottom w:val="none" w:sz="0" w:space="0" w:color="auto"/>
                    <w:right w:val="none" w:sz="0" w:space="0" w:color="auto"/>
                  </w:divBdr>
                </w:div>
                <w:div w:id="1722510688">
                  <w:marLeft w:val="0"/>
                  <w:marRight w:val="0"/>
                  <w:marTop w:val="0"/>
                  <w:marBottom w:val="0"/>
                  <w:divBdr>
                    <w:top w:val="none" w:sz="0" w:space="0" w:color="auto"/>
                    <w:left w:val="none" w:sz="0" w:space="0" w:color="auto"/>
                    <w:bottom w:val="none" w:sz="0" w:space="0" w:color="auto"/>
                    <w:right w:val="none" w:sz="0" w:space="0" w:color="auto"/>
                  </w:divBdr>
                </w:div>
                <w:div w:id="1733458680">
                  <w:marLeft w:val="0"/>
                  <w:marRight w:val="0"/>
                  <w:marTop w:val="0"/>
                  <w:marBottom w:val="0"/>
                  <w:divBdr>
                    <w:top w:val="none" w:sz="0" w:space="0" w:color="auto"/>
                    <w:left w:val="none" w:sz="0" w:space="0" w:color="auto"/>
                    <w:bottom w:val="none" w:sz="0" w:space="0" w:color="auto"/>
                    <w:right w:val="none" w:sz="0" w:space="0" w:color="auto"/>
                  </w:divBdr>
                </w:div>
                <w:div w:id="1733889650">
                  <w:marLeft w:val="0"/>
                  <w:marRight w:val="0"/>
                  <w:marTop w:val="0"/>
                  <w:marBottom w:val="0"/>
                  <w:divBdr>
                    <w:top w:val="none" w:sz="0" w:space="0" w:color="auto"/>
                    <w:left w:val="none" w:sz="0" w:space="0" w:color="auto"/>
                    <w:bottom w:val="none" w:sz="0" w:space="0" w:color="auto"/>
                    <w:right w:val="none" w:sz="0" w:space="0" w:color="auto"/>
                  </w:divBdr>
                </w:div>
                <w:div w:id="1737588004">
                  <w:marLeft w:val="0"/>
                  <w:marRight w:val="0"/>
                  <w:marTop w:val="0"/>
                  <w:marBottom w:val="0"/>
                  <w:divBdr>
                    <w:top w:val="none" w:sz="0" w:space="0" w:color="auto"/>
                    <w:left w:val="none" w:sz="0" w:space="0" w:color="auto"/>
                    <w:bottom w:val="none" w:sz="0" w:space="0" w:color="auto"/>
                    <w:right w:val="none" w:sz="0" w:space="0" w:color="auto"/>
                  </w:divBdr>
                </w:div>
                <w:div w:id="1739086733">
                  <w:marLeft w:val="0"/>
                  <w:marRight w:val="0"/>
                  <w:marTop w:val="0"/>
                  <w:marBottom w:val="0"/>
                  <w:divBdr>
                    <w:top w:val="none" w:sz="0" w:space="0" w:color="auto"/>
                    <w:left w:val="none" w:sz="0" w:space="0" w:color="auto"/>
                    <w:bottom w:val="none" w:sz="0" w:space="0" w:color="auto"/>
                    <w:right w:val="none" w:sz="0" w:space="0" w:color="auto"/>
                  </w:divBdr>
                </w:div>
                <w:div w:id="1758091914">
                  <w:marLeft w:val="0"/>
                  <w:marRight w:val="0"/>
                  <w:marTop w:val="0"/>
                  <w:marBottom w:val="0"/>
                  <w:divBdr>
                    <w:top w:val="none" w:sz="0" w:space="0" w:color="auto"/>
                    <w:left w:val="none" w:sz="0" w:space="0" w:color="auto"/>
                    <w:bottom w:val="none" w:sz="0" w:space="0" w:color="auto"/>
                    <w:right w:val="none" w:sz="0" w:space="0" w:color="auto"/>
                  </w:divBdr>
                </w:div>
                <w:div w:id="1758362358">
                  <w:marLeft w:val="0"/>
                  <w:marRight w:val="0"/>
                  <w:marTop w:val="0"/>
                  <w:marBottom w:val="0"/>
                  <w:divBdr>
                    <w:top w:val="none" w:sz="0" w:space="0" w:color="auto"/>
                    <w:left w:val="none" w:sz="0" w:space="0" w:color="auto"/>
                    <w:bottom w:val="none" w:sz="0" w:space="0" w:color="auto"/>
                    <w:right w:val="none" w:sz="0" w:space="0" w:color="auto"/>
                  </w:divBdr>
                </w:div>
                <w:div w:id="1765955188">
                  <w:marLeft w:val="0"/>
                  <w:marRight w:val="0"/>
                  <w:marTop w:val="0"/>
                  <w:marBottom w:val="0"/>
                  <w:divBdr>
                    <w:top w:val="none" w:sz="0" w:space="0" w:color="auto"/>
                    <w:left w:val="none" w:sz="0" w:space="0" w:color="auto"/>
                    <w:bottom w:val="none" w:sz="0" w:space="0" w:color="auto"/>
                    <w:right w:val="none" w:sz="0" w:space="0" w:color="auto"/>
                  </w:divBdr>
                </w:div>
                <w:div w:id="1783263158">
                  <w:marLeft w:val="0"/>
                  <w:marRight w:val="0"/>
                  <w:marTop w:val="0"/>
                  <w:marBottom w:val="0"/>
                  <w:divBdr>
                    <w:top w:val="none" w:sz="0" w:space="0" w:color="auto"/>
                    <w:left w:val="none" w:sz="0" w:space="0" w:color="auto"/>
                    <w:bottom w:val="none" w:sz="0" w:space="0" w:color="auto"/>
                    <w:right w:val="none" w:sz="0" w:space="0" w:color="auto"/>
                  </w:divBdr>
                </w:div>
                <w:div w:id="1793817525">
                  <w:marLeft w:val="0"/>
                  <w:marRight w:val="0"/>
                  <w:marTop w:val="0"/>
                  <w:marBottom w:val="0"/>
                  <w:divBdr>
                    <w:top w:val="none" w:sz="0" w:space="0" w:color="auto"/>
                    <w:left w:val="none" w:sz="0" w:space="0" w:color="auto"/>
                    <w:bottom w:val="none" w:sz="0" w:space="0" w:color="auto"/>
                    <w:right w:val="none" w:sz="0" w:space="0" w:color="auto"/>
                  </w:divBdr>
                </w:div>
                <w:div w:id="1806123010">
                  <w:marLeft w:val="0"/>
                  <w:marRight w:val="0"/>
                  <w:marTop w:val="0"/>
                  <w:marBottom w:val="0"/>
                  <w:divBdr>
                    <w:top w:val="none" w:sz="0" w:space="0" w:color="auto"/>
                    <w:left w:val="none" w:sz="0" w:space="0" w:color="auto"/>
                    <w:bottom w:val="none" w:sz="0" w:space="0" w:color="auto"/>
                    <w:right w:val="none" w:sz="0" w:space="0" w:color="auto"/>
                  </w:divBdr>
                </w:div>
                <w:div w:id="1810398020">
                  <w:marLeft w:val="0"/>
                  <w:marRight w:val="0"/>
                  <w:marTop w:val="0"/>
                  <w:marBottom w:val="0"/>
                  <w:divBdr>
                    <w:top w:val="none" w:sz="0" w:space="0" w:color="auto"/>
                    <w:left w:val="none" w:sz="0" w:space="0" w:color="auto"/>
                    <w:bottom w:val="none" w:sz="0" w:space="0" w:color="auto"/>
                    <w:right w:val="none" w:sz="0" w:space="0" w:color="auto"/>
                  </w:divBdr>
                </w:div>
                <w:div w:id="1814442444">
                  <w:marLeft w:val="0"/>
                  <w:marRight w:val="0"/>
                  <w:marTop w:val="0"/>
                  <w:marBottom w:val="0"/>
                  <w:divBdr>
                    <w:top w:val="none" w:sz="0" w:space="0" w:color="auto"/>
                    <w:left w:val="none" w:sz="0" w:space="0" w:color="auto"/>
                    <w:bottom w:val="none" w:sz="0" w:space="0" w:color="auto"/>
                    <w:right w:val="none" w:sz="0" w:space="0" w:color="auto"/>
                  </w:divBdr>
                </w:div>
                <w:div w:id="1818692447">
                  <w:marLeft w:val="0"/>
                  <w:marRight w:val="0"/>
                  <w:marTop w:val="0"/>
                  <w:marBottom w:val="0"/>
                  <w:divBdr>
                    <w:top w:val="none" w:sz="0" w:space="0" w:color="auto"/>
                    <w:left w:val="none" w:sz="0" w:space="0" w:color="auto"/>
                    <w:bottom w:val="none" w:sz="0" w:space="0" w:color="auto"/>
                    <w:right w:val="none" w:sz="0" w:space="0" w:color="auto"/>
                  </w:divBdr>
                </w:div>
                <w:div w:id="1837725659">
                  <w:marLeft w:val="0"/>
                  <w:marRight w:val="0"/>
                  <w:marTop w:val="0"/>
                  <w:marBottom w:val="0"/>
                  <w:divBdr>
                    <w:top w:val="none" w:sz="0" w:space="0" w:color="auto"/>
                    <w:left w:val="none" w:sz="0" w:space="0" w:color="auto"/>
                    <w:bottom w:val="none" w:sz="0" w:space="0" w:color="auto"/>
                    <w:right w:val="none" w:sz="0" w:space="0" w:color="auto"/>
                  </w:divBdr>
                </w:div>
                <w:div w:id="1847940584">
                  <w:marLeft w:val="0"/>
                  <w:marRight w:val="0"/>
                  <w:marTop w:val="0"/>
                  <w:marBottom w:val="0"/>
                  <w:divBdr>
                    <w:top w:val="none" w:sz="0" w:space="0" w:color="auto"/>
                    <w:left w:val="none" w:sz="0" w:space="0" w:color="auto"/>
                    <w:bottom w:val="none" w:sz="0" w:space="0" w:color="auto"/>
                    <w:right w:val="none" w:sz="0" w:space="0" w:color="auto"/>
                  </w:divBdr>
                </w:div>
                <w:div w:id="1855343699">
                  <w:marLeft w:val="0"/>
                  <w:marRight w:val="0"/>
                  <w:marTop w:val="0"/>
                  <w:marBottom w:val="0"/>
                  <w:divBdr>
                    <w:top w:val="none" w:sz="0" w:space="0" w:color="auto"/>
                    <w:left w:val="none" w:sz="0" w:space="0" w:color="auto"/>
                    <w:bottom w:val="none" w:sz="0" w:space="0" w:color="auto"/>
                    <w:right w:val="none" w:sz="0" w:space="0" w:color="auto"/>
                  </w:divBdr>
                </w:div>
                <w:div w:id="1870146866">
                  <w:marLeft w:val="0"/>
                  <w:marRight w:val="0"/>
                  <w:marTop w:val="0"/>
                  <w:marBottom w:val="0"/>
                  <w:divBdr>
                    <w:top w:val="none" w:sz="0" w:space="0" w:color="auto"/>
                    <w:left w:val="none" w:sz="0" w:space="0" w:color="auto"/>
                    <w:bottom w:val="none" w:sz="0" w:space="0" w:color="auto"/>
                    <w:right w:val="none" w:sz="0" w:space="0" w:color="auto"/>
                  </w:divBdr>
                </w:div>
                <w:div w:id="1871263531">
                  <w:marLeft w:val="0"/>
                  <w:marRight w:val="0"/>
                  <w:marTop w:val="0"/>
                  <w:marBottom w:val="0"/>
                  <w:divBdr>
                    <w:top w:val="none" w:sz="0" w:space="0" w:color="auto"/>
                    <w:left w:val="none" w:sz="0" w:space="0" w:color="auto"/>
                    <w:bottom w:val="none" w:sz="0" w:space="0" w:color="auto"/>
                    <w:right w:val="none" w:sz="0" w:space="0" w:color="auto"/>
                  </w:divBdr>
                </w:div>
                <w:div w:id="1873415423">
                  <w:marLeft w:val="0"/>
                  <w:marRight w:val="0"/>
                  <w:marTop w:val="0"/>
                  <w:marBottom w:val="0"/>
                  <w:divBdr>
                    <w:top w:val="none" w:sz="0" w:space="0" w:color="auto"/>
                    <w:left w:val="none" w:sz="0" w:space="0" w:color="auto"/>
                    <w:bottom w:val="none" w:sz="0" w:space="0" w:color="auto"/>
                    <w:right w:val="none" w:sz="0" w:space="0" w:color="auto"/>
                  </w:divBdr>
                </w:div>
                <w:div w:id="1875800223">
                  <w:marLeft w:val="0"/>
                  <w:marRight w:val="0"/>
                  <w:marTop w:val="0"/>
                  <w:marBottom w:val="0"/>
                  <w:divBdr>
                    <w:top w:val="none" w:sz="0" w:space="0" w:color="auto"/>
                    <w:left w:val="none" w:sz="0" w:space="0" w:color="auto"/>
                    <w:bottom w:val="none" w:sz="0" w:space="0" w:color="auto"/>
                    <w:right w:val="none" w:sz="0" w:space="0" w:color="auto"/>
                  </w:divBdr>
                </w:div>
                <w:div w:id="1880700417">
                  <w:marLeft w:val="0"/>
                  <w:marRight w:val="0"/>
                  <w:marTop w:val="0"/>
                  <w:marBottom w:val="0"/>
                  <w:divBdr>
                    <w:top w:val="none" w:sz="0" w:space="0" w:color="auto"/>
                    <w:left w:val="none" w:sz="0" w:space="0" w:color="auto"/>
                    <w:bottom w:val="none" w:sz="0" w:space="0" w:color="auto"/>
                    <w:right w:val="none" w:sz="0" w:space="0" w:color="auto"/>
                  </w:divBdr>
                </w:div>
                <w:div w:id="1894075078">
                  <w:marLeft w:val="0"/>
                  <w:marRight w:val="0"/>
                  <w:marTop w:val="0"/>
                  <w:marBottom w:val="0"/>
                  <w:divBdr>
                    <w:top w:val="none" w:sz="0" w:space="0" w:color="auto"/>
                    <w:left w:val="none" w:sz="0" w:space="0" w:color="auto"/>
                    <w:bottom w:val="none" w:sz="0" w:space="0" w:color="auto"/>
                    <w:right w:val="none" w:sz="0" w:space="0" w:color="auto"/>
                  </w:divBdr>
                </w:div>
                <w:div w:id="1903057377">
                  <w:marLeft w:val="0"/>
                  <w:marRight w:val="0"/>
                  <w:marTop w:val="0"/>
                  <w:marBottom w:val="0"/>
                  <w:divBdr>
                    <w:top w:val="none" w:sz="0" w:space="0" w:color="auto"/>
                    <w:left w:val="none" w:sz="0" w:space="0" w:color="auto"/>
                    <w:bottom w:val="none" w:sz="0" w:space="0" w:color="auto"/>
                    <w:right w:val="none" w:sz="0" w:space="0" w:color="auto"/>
                  </w:divBdr>
                </w:div>
                <w:div w:id="1909076388">
                  <w:marLeft w:val="0"/>
                  <w:marRight w:val="0"/>
                  <w:marTop w:val="0"/>
                  <w:marBottom w:val="0"/>
                  <w:divBdr>
                    <w:top w:val="none" w:sz="0" w:space="0" w:color="auto"/>
                    <w:left w:val="none" w:sz="0" w:space="0" w:color="auto"/>
                    <w:bottom w:val="none" w:sz="0" w:space="0" w:color="auto"/>
                    <w:right w:val="none" w:sz="0" w:space="0" w:color="auto"/>
                  </w:divBdr>
                </w:div>
                <w:div w:id="1938514014">
                  <w:marLeft w:val="0"/>
                  <w:marRight w:val="0"/>
                  <w:marTop w:val="0"/>
                  <w:marBottom w:val="0"/>
                  <w:divBdr>
                    <w:top w:val="none" w:sz="0" w:space="0" w:color="auto"/>
                    <w:left w:val="none" w:sz="0" w:space="0" w:color="auto"/>
                    <w:bottom w:val="none" w:sz="0" w:space="0" w:color="auto"/>
                    <w:right w:val="none" w:sz="0" w:space="0" w:color="auto"/>
                  </w:divBdr>
                </w:div>
                <w:div w:id="1942252287">
                  <w:marLeft w:val="0"/>
                  <w:marRight w:val="0"/>
                  <w:marTop w:val="0"/>
                  <w:marBottom w:val="0"/>
                  <w:divBdr>
                    <w:top w:val="none" w:sz="0" w:space="0" w:color="auto"/>
                    <w:left w:val="none" w:sz="0" w:space="0" w:color="auto"/>
                    <w:bottom w:val="none" w:sz="0" w:space="0" w:color="auto"/>
                    <w:right w:val="none" w:sz="0" w:space="0" w:color="auto"/>
                  </w:divBdr>
                </w:div>
                <w:div w:id="1947499702">
                  <w:marLeft w:val="0"/>
                  <w:marRight w:val="0"/>
                  <w:marTop w:val="0"/>
                  <w:marBottom w:val="0"/>
                  <w:divBdr>
                    <w:top w:val="none" w:sz="0" w:space="0" w:color="auto"/>
                    <w:left w:val="none" w:sz="0" w:space="0" w:color="auto"/>
                    <w:bottom w:val="none" w:sz="0" w:space="0" w:color="auto"/>
                    <w:right w:val="none" w:sz="0" w:space="0" w:color="auto"/>
                  </w:divBdr>
                </w:div>
                <w:div w:id="1958633412">
                  <w:marLeft w:val="0"/>
                  <w:marRight w:val="0"/>
                  <w:marTop w:val="0"/>
                  <w:marBottom w:val="0"/>
                  <w:divBdr>
                    <w:top w:val="none" w:sz="0" w:space="0" w:color="auto"/>
                    <w:left w:val="none" w:sz="0" w:space="0" w:color="auto"/>
                    <w:bottom w:val="none" w:sz="0" w:space="0" w:color="auto"/>
                    <w:right w:val="none" w:sz="0" w:space="0" w:color="auto"/>
                  </w:divBdr>
                </w:div>
                <w:div w:id="1960410287">
                  <w:marLeft w:val="0"/>
                  <w:marRight w:val="0"/>
                  <w:marTop w:val="0"/>
                  <w:marBottom w:val="0"/>
                  <w:divBdr>
                    <w:top w:val="none" w:sz="0" w:space="0" w:color="auto"/>
                    <w:left w:val="none" w:sz="0" w:space="0" w:color="auto"/>
                    <w:bottom w:val="none" w:sz="0" w:space="0" w:color="auto"/>
                    <w:right w:val="none" w:sz="0" w:space="0" w:color="auto"/>
                  </w:divBdr>
                </w:div>
                <w:div w:id="1961110534">
                  <w:marLeft w:val="0"/>
                  <w:marRight w:val="0"/>
                  <w:marTop w:val="0"/>
                  <w:marBottom w:val="0"/>
                  <w:divBdr>
                    <w:top w:val="none" w:sz="0" w:space="0" w:color="auto"/>
                    <w:left w:val="none" w:sz="0" w:space="0" w:color="auto"/>
                    <w:bottom w:val="none" w:sz="0" w:space="0" w:color="auto"/>
                    <w:right w:val="none" w:sz="0" w:space="0" w:color="auto"/>
                  </w:divBdr>
                </w:div>
                <w:div w:id="1970356603">
                  <w:marLeft w:val="0"/>
                  <w:marRight w:val="0"/>
                  <w:marTop w:val="0"/>
                  <w:marBottom w:val="0"/>
                  <w:divBdr>
                    <w:top w:val="none" w:sz="0" w:space="0" w:color="auto"/>
                    <w:left w:val="none" w:sz="0" w:space="0" w:color="auto"/>
                    <w:bottom w:val="none" w:sz="0" w:space="0" w:color="auto"/>
                    <w:right w:val="none" w:sz="0" w:space="0" w:color="auto"/>
                  </w:divBdr>
                </w:div>
                <w:div w:id="1976177257">
                  <w:marLeft w:val="0"/>
                  <w:marRight w:val="0"/>
                  <w:marTop w:val="0"/>
                  <w:marBottom w:val="0"/>
                  <w:divBdr>
                    <w:top w:val="none" w:sz="0" w:space="0" w:color="auto"/>
                    <w:left w:val="none" w:sz="0" w:space="0" w:color="auto"/>
                    <w:bottom w:val="none" w:sz="0" w:space="0" w:color="auto"/>
                    <w:right w:val="none" w:sz="0" w:space="0" w:color="auto"/>
                  </w:divBdr>
                </w:div>
                <w:div w:id="2016180557">
                  <w:marLeft w:val="0"/>
                  <w:marRight w:val="0"/>
                  <w:marTop w:val="0"/>
                  <w:marBottom w:val="0"/>
                  <w:divBdr>
                    <w:top w:val="none" w:sz="0" w:space="0" w:color="auto"/>
                    <w:left w:val="none" w:sz="0" w:space="0" w:color="auto"/>
                    <w:bottom w:val="none" w:sz="0" w:space="0" w:color="auto"/>
                    <w:right w:val="none" w:sz="0" w:space="0" w:color="auto"/>
                  </w:divBdr>
                </w:div>
                <w:div w:id="2033146313">
                  <w:marLeft w:val="0"/>
                  <w:marRight w:val="0"/>
                  <w:marTop w:val="0"/>
                  <w:marBottom w:val="0"/>
                  <w:divBdr>
                    <w:top w:val="none" w:sz="0" w:space="0" w:color="auto"/>
                    <w:left w:val="none" w:sz="0" w:space="0" w:color="auto"/>
                    <w:bottom w:val="none" w:sz="0" w:space="0" w:color="auto"/>
                    <w:right w:val="none" w:sz="0" w:space="0" w:color="auto"/>
                  </w:divBdr>
                </w:div>
                <w:div w:id="2048870969">
                  <w:marLeft w:val="0"/>
                  <w:marRight w:val="0"/>
                  <w:marTop w:val="0"/>
                  <w:marBottom w:val="0"/>
                  <w:divBdr>
                    <w:top w:val="none" w:sz="0" w:space="0" w:color="auto"/>
                    <w:left w:val="none" w:sz="0" w:space="0" w:color="auto"/>
                    <w:bottom w:val="none" w:sz="0" w:space="0" w:color="auto"/>
                    <w:right w:val="none" w:sz="0" w:space="0" w:color="auto"/>
                  </w:divBdr>
                </w:div>
                <w:div w:id="2057119676">
                  <w:marLeft w:val="0"/>
                  <w:marRight w:val="0"/>
                  <w:marTop w:val="0"/>
                  <w:marBottom w:val="0"/>
                  <w:divBdr>
                    <w:top w:val="none" w:sz="0" w:space="0" w:color="auto"/>
                    <w:left w:val="none" w:sz="0" w:space="0" w:color="auto"/>
                    <w:bottom w:val="none" w:sz="0" w:space="0" w:color="auto"/>
                    <w:right w:val="none" w:sz="0" w:space="0" w:color="auto"/>
                  </w:divBdr>
                </w:div>
                <w:div w:id="2058628300">
                  <w:marLeft w:val="0"/>
                  <w:marRight w:val="0"/>
                  <w:marTop w:val="0"/>
                  <w:marBottom w:val="0"/>
                  <w:divBdr>
                    <w:top w:val="none" w:sz="0" w:space="0" w:color="auto"/>
                    <w:left w:val="none" w:sz="0" w:space="0" w:color="auto"/>
                    <w:bottom w:val="none" w:sz="0" w:space="0" w:color="auto"/>
                    <w:right w:val="none" w:sz="0" w:space="0" w:color="auto"/>
                  </w:divBdr>
                </w:div>
                <w:div w:id="2076394441">
                  <w:marLeft w:val="0"/>
                  <w:marRight w:val="0"/>
                  <w:marTop w:val="0"/>
                  <w:marBottom w:val="0"/>
                  <w:divBdr>
                    <w:top w:val="none" w:sz="0" w:space="0" w:color="auto"/>
                    <w:left w:val="none" w:sz="0" w:space="0" w:color="auto"/>
                    <w:bottom w:val="none" w:sz="0" w:space="0" w:color="auto"/>
                    <w:right w:val="none" w:sz="0" w:space="0" w:color="auto"/>
                  </w:divBdr>
                </w:div>
                <w:div w:id="2083598881">
                  <w:marLeft w:val="0"/>
                  <w:marRight w:val="0"/>
                  <w:marTop w:val="0"/>
                  <w:marBottom w:val="0"/>
                  <w:divBdr>
                    <w:top w:val="none" w:sz="0" w:space="0" w:color="auto"/>
                    <w:left w:val="none" w:sz="0" w:space="0" w:color="auto"/>
                    <w:bottom w:val="none" w:sz="0" w:space="0" w:color="auto"/>
                    <w:right w:val="none" w:sz="0" w:space="0" w:color="auto"/>
                  </w:divBdr>
                </w:div>
                <w:div w:id="2084526539">
                  <w:marLeft w:val="0"/>
                  <w:marRight w:val="0"/>
                  <w:marTop w:val="0"/>
                  <w:marBottom w:val="0"/>
                  <w:divBdr>
                    <w:top w:val="none" w:sz="0" w:space="0" w:color="auto"/>
                    <w:left w:val="none" w:sz="0" w:space="0" w:color="auto"/>
                    <w:bottom w:val="none" w:sz="0" w:space="0" w:color="auto"/>
                    <w:right w:val="none" w:sz="0" w:space="0" w:color="auto"/>
                  </w:divBdr>
                </w:div>
                <w:div w:id="2100637439">
                  <w:marLeft w:val="0"/>
                  <w:marRight w:val="0"/>
                  <w:marTop w:val="0"/>
                  <w:marBottom w:val="0"/>
                  <w:divBdr>
                    <w:top w:val="none" w:sz="0" w:space="0" w:color="auto"/>
                    <w:left w:val="none" w:sz="0" w:space="0" w:color="auto"/>
                    <w:bottom w:val="none" w:sz="0" w:space="0" w:color="auto"/>
                    <w:right w:val="none" w:sz="0" w:space="0" w:color="auto"/>
                  </w:divBdr>
                </w:div>
                <w:div w:id="2101371780">
                  <w:marLeft w:val="0"/>
                  <w:marRight w:val="0"/>
                  <w:marTop w:val="0"/>
                  <w:marBottom w:val="0"/>
                  <w:divBdr>
                    <w:top w:val="none" w:sz="0" w:space="0" w:color="auto"/>
                    <w:left w:val="none" w:sz="0" w:space="0" w:color="auto"/>
                    <w:bottom w:val="none" w:sz="0" w:space="0" w:color="auto"/>
                    <w:right w:val="none" w:sz="0" w:space="0" w:color="auto"/>
                  </w:divBdr>
                </w:div>
                <w:div w:id="2107580576">
                  <w:marLeft w:val="0"/>
                  <w:marRight w:val="0"/>
                  <w:marTop w:val="0"/>
                  <w:marBottom w:val="0"/>
                  <w:divBdr>
                    <w:top w:val="none" w:sz="0" w:space="0" w:color="auto"/>
                    <w:left w:val="none" w:sz="0" w:space="0" w:color="auto"/>
                    <w:bottom w:val="none" w:sz="0" w:space="0" w:color="auto"/>
                    <w:right w:val="none" w:sz="0" w:space="0" w:color="auto"/>
                  </w:divBdr>
                </w:div>
                <w:div w:id="2112891443">
                  <w:marLeft w:val="0"/>
                  <w:marRight w:val="0"/>
                  <w:marTop w:val="0"/>
                  <w:marBottom w:val="0"/>
                  <w:divBdr>
                    <w:top w:val="none" w:sz="0" w:space="0" w:color="auto"/>
                    <w:left w:val="none" w:sz="0" w:space="0" w:color="auto"/>
                    <w:bottom w:val="none" w:sz="0" w:space="0" w:color="auto"/>
                    <w:right w:val="none" w:sz="0" w:space="0" w:color="auto"/>
                  </w:divBdr>
                </w:div>
                <w:div w:id="2113889710">
                  <w:marLeft w:val="0"/>
                  <w:marRight w:val="0"/>
                  <w:marTop w:val="0"/>
                  <w:marBottom w:val="0"/>
                  <w:divBdr>
                    <w:top w:val="none" w:sz="0" w:space="0" w:color="auto"/>
                    <w:left w:val="none" w:sz="0" w:space="0" w:color="auto"/>
                    <w:bottom w:val="none" w:sz="0" w:space="0" w:color="auto"/>
                    <w:right w:val="none" w:sz="0" w:space="0" w:color="auto"/>
                  </w:divBdr>
                </w:div>
                <w:div w:id="2115661503">
                  <w:marLeft w:val="0"/>
                  <w:marRight w:val="0"/>
                  <w:marTop w:val="0"/>
                  <w:marBottom w:val="0"/>
                  <w:divBdr>
                    <w:top w:val="none" w:sz="0" w:space="0" w:color="auto"/>
                    <w:left w:val="none" w:sz="0" w:space="0" w:color="auto"/>
                    <w:bottom w:val="none" w:sz="0" w:space="0" w:color="auto"/>
                    <w:right w:val="none" w:sz="0" w:space="0" w:color="auto"/>
                  </w:divBdr>
                </w:div>
                <w:div w:id="2116364107">
                  <w:marLeft w:val="0"/>
                  <w:marRight w:val="0"/>
                  <w:marTop w:val="0"/>
                  <w:marBottom w:val="0"/>
                  <w:divBdr>
                    <w:top w:val="none" w:sz="0" w:space="0" w:color="auto"/>
                    <w:left w:val="none" w:sz="0" w:space="0" w:color="auto"/>
                    <w:bottom w:val="none" w:sz="0" w:space="0" w:color="auto"/>
                    <w:right w:val="none" w:sz="0" w:space="0" w:color="auto"/>
                  </w:divBdr>
                </w:div>
                <w:div w:id="2119180777">
                  <w:marLeft w:val="0"/>
                  <w:marRight w:val="0"/>
                  <w:marTop w:val="0"/>
                  <w:marBottom w:val="0"/>
                  <w:divBdr>
                    <w:top w:val="none" w:sz="0" w:space="0" w:color="auto"/>
                    <w:left w:val="none" w:sz="0" w:space="0" w:color="auto"/>
                    <w:bottom w:val="none" w:sz="0" w:space="0" w:color="auto"/>
                    <w:right w:val="none" w:sz="0" w:space="0" w:color="auto"/>
                  </w:divBdr>
                </w:div>
                <w:div w:id="2119594776">
                  <w:marLeft w:val="0"/>
                  <w:marRight w:val="0"/>
                  <w:marTop w:val="0"/>
                  <w:marBottom w:val="0"/>
                  <w:divBdr>
                    <w:top w:val="none" w:sz="0" w:space="0" w:color="auto"/>
                    <w:left w:val="none" w:sz="0" w:space="0" w:color="auto"/>
                    <w:bottom w:val="none" w:sz="0" w:space="0" w:color="auto"/>
                    <w:right w:val="none" w:sz="0" w:space="0" w:color="auto"/>
                  </w:divBdr>
                </w:div>
                <w:div w:id="2145266652">
                  <w:marLeft w:val="0"/>
                  <w:marRight w:val="0"/>
                  <w:marTop w:val="0"/>
                  <w:marBottom w:val="0"/>
                  <w:divBdr>
                    <w:top w:val="none" w:sz="0" w:space="0" w:color="auto"/>
                    <w:left w:val="none" w:sz="0" w:space="0" w:color="auto"/>
                    <w:bottom w:val="none" w:sz="0" w:space="0" w:color="auto"/>
                    <w:right w:val="none" w:sz="0" w:space="0" w:color="auto"/>
                  </w:divBdr>
                </w:div>
                <w:div w:id="2145847723">
                  <w:marLeft w:val="0"/>
                  <w:marRight w:val="0"/>
                  <w:marTop w:val="0"/>
                  <w:marBottom w:val="0"/>
                  <w:divBdr>
                    <w:top w:val="none" w:sz="0" w:space="0" w:color="auto"/>
                    <w:left w:val="none" w:sz="0" w:space="0" w:color="auto"/>
                    <w:bottom w:val="none" w:sz="0" w:space="0" w:color="auto"/>
                    <w:right w:val="none" w:sz="0" w:space="0" w:color="auto"/>
                  </w:divBdr>
                </w:div>
              </w:divsChild>
            </w:div>
            <w:div w:id="1326589186">
              <w:marLeft w:val="0"/>
              <w:marRight w:val="0"/>
              <w:marTop w:val="0"/>
              <w:marBottom w:val="0"/>
              <w:divBdr>
                <w:top w:val="none" w:sz="0" w:space="0" w:color="auto"/>
                <w:left w:val="none" w:sz="0" w:space="0" w:color="auto"/>
                <w:bottom w:val="none" w:sz="0" w:space="0" w:color="auto"/>
                <w:right w:val="none" w:sz="0" w:space="0" w:color="auto"/>
              </w:divBdr>
            </w:div>
            <w:div w:id="1328752109">
              <w:marLeft w:val="0"/>
              <w:marRight w:val="0"/>
              <w:marTop w:val="0"/>
              <w:marBottom w:val="0"/>
              <w:divBdr>
                <w:top w:val="none" w:sz="0" w:space="0" w:color="auto"/>
                <w:left w:val="none" w:sz="0" w:space="0" w:color="auto"/>
                <w:bottom w:val="none" w:sz="0" w:space="0" w:color="auto"/>
                <w:right w:val="none" w:sz="0" w:space="0" w:color="auto"/>
              </w:divBdr>
            </w:div>
            <w:div w:id="1330521648">
              <w:marLeft w:val="0"/>
              <w:marRight w:val="0"/>
              <w:marTop w:val="0"/>
              <w:marBottom w:val="0"/>
              <w:divBdr>
                <w:top w:val="none" w:sz="0" w:space="0" w:color="auto"/>
                <w:left w:val="none" w:sz="0" w:space="0" w:color="auto"/>
                <w:bottom w:val="none" w:sz="0" w:space="0" w:color="auto"/>
                <w:right w:val="none" w:sz="0" w:space="0" w:color="auto"/>
              </w:divBdr>
            </w:div>
            <w:div w:id="1331104204">
              <w:marLeft w:val="0"/>
              <w:marRight w:val="0"/>
              <w:marTop w:val="0"/>
              <w:marBottom w:val="0"/>
              <w:divBdr>
                <w:top w:val="none" w:sz="0" w:space="0" w:color="auto"/>
                <w:left w:val="none" w:sz="0" w:space="0" w:color="auto"/>
                <w:bottom w:val="none" w:sz="0" w:space="0" w:color="auto"/>
                <w:right w:val="none" w:sz="0" w:space="0" w:color="auto"/>
              </w:divBdr>
            </w:div>
            <w:div w:id="1339188450">
              <w:marLeft w:val="0"/>
              <w:marRight w:val="0"/>
              <w:marTop w:val="0"/>
              <w:marBottom w:val="0"/>
              <w:divBdr>
                <w:top w:val="none" w:sz="0" w:space="0" w:color="auto"/>
                <w:left w:val="none" w:sz="0" w:space="0" w:color="auto"/>
                <w:bottom w:val="none" w:sz="0" w:space="0" w:color="auto"/>
                <w:right w:val="none" w:sz="0" w:space="0" w:color="auto"/>
              </w:divBdr>
            </w:div>
            <w:div w:id="1339694092">
              <w:marLeft w:val="0"/>
              <w:marRight w:val="0"/>
              <w:marTop w:val="0"/>
              <w:marBottom w:val="0"/>
              <w:divBdr>
                <w:top w:val="none" w:sz="0" w:space="0" w:color="auto"/>
                <w:left w:val="none" w:sz="0" w:space="0" w:color="auto"/>
                <w:bottom w:val="none" w:sz="0" w:space="0" w:color="auto"/>
                <w:right w:val="none" w:sz="0" w:space="0" w:color="auto"/>
              </w:divBdr>
            </w:div>
            <w:div w:id="1339695546">
              <w:marLeft w:val="0"/>
              <w:marRight w:val="0"/>
              <w:marTop w:val="0"/>
              <w:marBottom w:val="0"/>
              <w:divBdr>
                <w:top w:val="none" w:sz="0" w:space="0" w:color="auto"/>
                <w:left w:val="none" w:sz="0" w:space="0" w:color="auto"/>
                <w:bottom w:val="none" w:sz="0" w:space="0" w:color="auto"/>
                <w:right w:val="none" w:sz="0" w:space="0" w:color="auto"/>
              </w:divBdr>
            </w:div>
            <w:div w:id="1351637041">
              <w:marLeft w:val="0"/>
              <w:marRight w:val="0"/>
              <w:marTop w:val="0"/>
              <w:marBottom w:val="0"/>
              <w:divBdr>
                <w:top w:val="none" w:sz="0" w:space="0" w:color="auto"/>
                <w:left w:val="none" w:sz="0" w:space="0" w:color="auto"/>
                <w:bottom w:val="none" w:sz="0" w:space="0" w:color="auto"/>
                <w:right w:val="none" w:sz="0" w:space="0" w:color="auto"/>
              </w:divBdr>
            </w:div>
            <w:div w:id="1353610249">
              <w:marLeft w:val="0"/>
              <w:marRight w:val="0"/>
              <w:marTop w:val="0"/>
              <w:marBottom w:val="0"/>
              <w:divBdr>
                <w:top w:val="none" w:sz="0" w:space="0" w:color="auto"/>
                <w:left w:val="none" w:sz="0" w:space="0" w:color="auto"/>
                <w:bottom w:val="none" w:sz="0" w:space="0" w:color="auto"/>
                <w:right w:val="none" w:sz="0" w:space="0" w:color="auto"/>
              </w:divBdr>
            </w:div>
            <w:div w:id="1371227846">
              <w:marLeft w:val="0"/>
              <w:marRight w:val="0"/>
              <w:marTop w:val="0"/>
              <w:marBottom w:val="0"/>
              <w:divBdr>
                <w:top w:val="none" w:sz="0" w:space="0" w:color="auto"/>
                <w:left w:val="none" w:sz="0" w:space="0" w:color="auto"/>
                <w:bottom w:val="none" w:sz="0" w:space="0" w:color="auto"/>
                <w:right w:val="none" w:sz="0" w:space="0" w:color="auto"/>
              </w:divBdr>
            </w:div>
            <w:div w:id="1373192410">
              <w:marLeft w:val="0"/>
              <w:marRight w:val="0"/>
              <w:marTop w:val="0"/>
              <w:marBottom w:val="0"/>
              <w:divBdr>
                <w:top w:val="none" w:sz="0" w:space="0" w:color="auto"/>
                <w:left w:val="none" w:sz="0" w:space="0" w:color="auto"/>
                <w:bottom w:val="none" w:sz="0" w:space="0" w:color="auto"/>
                <w:right w:val="none" w:sz="0" w:space="0" w:color="auto"/>
              </w:divBdr>
            </w:div>
            <w:div w:id="1374109904">
              <w:marLeft w:val="0"/>
              <w:marRight w:val="0"/>
              <w:marTop w:val="0"/>
              <w:marBottom w:val="0"/>
              <w:divBdr>
                <w:top w:val="none" w:sz="0" w:space="0" w:color="auto"/>
                <w:left w:val="none" w:sz="0" w:space="0" w:color="auto"/>
                <w:bottom w:val="none" w:sz="0" w:space="0" w:color="auto"/>
                <w:right w:val="none" w:sz="0" w:space="0" w:color="auto"/>
              </w:divBdr>
            </w:div>
            <w:div w:id="1381319234">
              <w:marLeft w:val="0"/>
              <w:marRight w:val="0"/>
              <w:marTop w:val="0"/>
              <w:marBottom w:val="0"/>
              <w:divBdr>
                <w:top w:val="none" w:sz="0" w:space="0" w:color="auto"/>
                <w:left w:val="none" w:sz="0" w:space="0" w:color="auto"/>
                <w:bottom w:val="none" w:sz="0" w:space="0" w:color="auto"/>
                <w:right w:val="none" w:sz="0" w:space="0" w:color="auto"/>
              </w:divBdr>
            </w:div>
            <w:div w:id="1392577592">
              <w:marLeft w:val="0"/>
              <w:marRight w:val="0"/>
              <w:marTop w:val="0"/>
              <w:marBottom w:val="0"/>
              <w:divBdr>
                <w:top w:val="none" w:sz="0" w:space="0" w:color="auto"/>
                <w:left w:val="none" w:sz="0" w:space="0" w:color="auto"/>
                <w:bottom w:val="none" w:sz="0" w:space="0" w:color="auto"/>
                <w:right w:val="none" w:sz="0" w:space="0" w:color="auto"/>
              </w:divBdr>
            </w:div>
            <w:div w:id="1394159668">
              <w:marLeft w:val="0"/>
              <w:marRight w:val="0"/>
              <w:marTop w:val="0"/>
              <w:marBottom w:val="0"/>
              <w:divBdr>
                <w:top w:val="none" w:sz="0" w:space="0" w:color="auto"/>
                <w:left w:val="none" w:sz="0" w:space="0" w:color="auto"/>
                <w:bottom w:val="none" w:sz="0" w:space="0" w:color="auto"/>
                <w:right w:val="none" w:sz="0" w:space="0" w:color="auto"/>
              </w:divBdr>
            </w:div>
            <w:div w:id="1394503664">
              <w:marLeft w:val="0"/>
              <w:marRight w:val="0"/>
              <w:marTop w:val="0"/>
              <w:marBottom w:val="0"/>
              <w:divBdr>
                <w:top w:val="none" w:sz="0" w:space="0" w:color="auto"/>
                <w:left w:val="none" w:sz="0" w:space="0" w:color="auto"/>
                <w:bottom w:val="none" w:sz="0" w:space="0" w:color="auto"/>
                <w:right w:val="none" w:sz="0" w:space="0" w:color="auto"/>
              </w:divBdr>
            </w:div>
            <w:div w:id="1398673469">
              <w:marLeft w:val="0"/>
              <w:marRight w:val="0"/>
              <w:marTop w:val="0"/>
              <w:marBottom w:val="0"/>
              <w:divBdr>
                <w:top w:val="none" w:sz="0" w:space="0" w:color="auto"/>
                <w:left w:val="none" w:sz="0" w:space="0" w:color="auto"/>
                <w:bottom w:val="none" w:sz="0" w:space="0" w:color="auto"/>
                <w:right w:val="none" w:sz="0" w:space="0" w:color="auto"/>
              </w:divBdr>
            </w:div>
            <w:div w:id="1399599246">
              <w:marLeft w:val="0"/>
              <w:marRight w:val="0"/>
              <w:marTop w:val="0"/>
              <w:marBottom w:val="0"/>
              <w:divBdr>
                <w:top w:val="none" w:sz="0" w:space="0" w:color="auto"/>
                <w:left w:val="none" w:sz="0" w:space="0" w:color="auto"/>
                <w:bottom w:val="none" w:sz="0" w:space="0" w:color="auto"/>
                <w:right w:val="none" w:sz="0" w:space="0" w:color="auto"/>
              </w:divBdr>
            </w:div>
            <w:div w:id="1399668608">
              <w:marLeft w:val="0"/>
              <w:marRight w:val="0"/>
              <w:marTop w:val="0"/>
              <w:marBottom w:val="0"/>
              <w:divBdr>
                <w:top w:val="none" w:sz="0" w:space="0" w:color="auto"/>
                <w:left w:val="none" w:sz="0" w:space="0" w:color="auto"/>
                <w:bottom w:val="none" w:sz="0" w:space="0" w:color="auto"/>
                <w:right w:val="none" w:sz="0" w:space="0" w:color="auto"/>
              </w:divBdr>
            </w:div>
            <w:div w:id="1411349671">
              <w:marLeft w:val="0"/>
              <w:marRight w:val="0"/>
              <w:marTop w:val="0"/>
              <w:marBottom w:val="0"/>
              <w:divBdr>
                <w:top w:val="none" w:sz="0" w:space="0" w:color="auto"/>
                <w:left w:val="none" w:sz="0" w:space="0" w:color="auto"/>
                <w:bottom w:val="none" w:sz="0" w:space="0" w:color="auto"/>
                <w:right w:val="none" w:sz="0" w:space="0" w:color="auto"/>
              </w:divBdr>
            </w:div>
            <w:div w:id="1412309158">
              <w:marLeft w:val="0"/>
              <w:marRight w:val="0"/>
              <w:marTop w:val="0"/>
              <w:marBottom w:val="0"/>
              <w:divBdr>
                <w:top w:val="none" w:sz="0" w:space="0" w:color="auto"/>
                <w:left w:val="none" w:sz="0" w:space="0" w:color="auto"/>
                <w:bottom w:val="none" w:sz="0" w:space="0" w:color="auto"/>
                <w:right w:val="none" w:sz="0" w:space="0" w:color="auto"/>
              </w:divBdr>
            </w:div>
            <w:div w:id="1422410088">
              <w:marLeft w:val="0"/>
              <w:marRight w:val="0"/>
              <w:marTop w:val="0"/>
              <w:marBottom w:val="0"/>
              <w:divBdr>
                <w:top w:val="none" w:sz="0" w:space="0" w:color="auto"/>
                <w:left w:val="none" w:sz="0" w:space="0" w:color="auto"/>
                <w:bottom w:val="none" w:sz="0" w:space="0" w:color="auto"/>
                <w:right w:val="none" w:sz="0" w:space="0" w:color="auto"/>
              </w:divBdr>
            </w:div>
            <w:div w:id="1422675946">
              <w:marLeft w:val="0"/>
              <w:marRight w:val="0"/>
              <w:marTop w:val="0"/>
              <w:marBottom w:val="0"/>
              <w:divBdr>
                <w:top w:val="none" w:sz="0" w:space="0" w:color="auto"/>
                <w:left w:val="none" w:sz="0" w:space="0" w:color="auto"/>
                <w:bottom w:val="none" w:sz="0" w:space="0" w:color="auto"/>
                <w:right w:val="none" w:sz="0" w:space="0" w:color="auto"/>
              </w:divBdr>
            </w:div>
            <w:div w:id="1428650773">
              <w:marLeft w:val="0"/>
              <w:marRight w:val="0"/>
              <w:marTop w:val="0"/>
              <w:marBottom w:val="0"/>
              <w:divBdr>
                <w:top w:val="none" w:sz="0" w:space="0" w:color="auto"/>
                <w:left w:val="none" w:sz="0" w:space="0" w:color="auto"/>
                <w:bottom w:val="none" w:sz="0" w:space="0" w:color="auto"/>
                <w:right w:val="none" w:sz="0" w:space="0" w:color="auto"/>
              </w:divBdr>
            </w:div>
            <w:div w:id="1434865623">
              <w:marLeft w:val="0"/>
              <w:marRight w:val="0"/>
              <w:marTop w:val="0"/>
              <w:marBottom w:val="0"/>
              <w:divBdr>
                <w:top w:val="none" w:sz="0" w:space="0" w:color="auto"/>
                <w:left w:val="none" w:sz="0" w:space="0" w:color="auto"/>
                <w:bottom w:val="none" w:sz="0" w:space="0" w:color="auto"/>
                <w:right w:val="none" w:sz="0" w:space="0" w:color="auto"/>
              </w:divBdr>
            </w:div>
            <w:div w:id="1435977706">
              <w:marLeft w:val="0"/>
              <w:marRight w:val="0"/>
              <w:marTop w:val="0"/>
              <w:marBottom w:val="0"/>
              <w:divBdr>
                <w:top w:val="none" w:sz="0" w:space="0" w:color="auto"/>
                <w:left w:val="none" w:sz="0" w:space="0" w:color="auto"/>
                <w:bottom w:val="none" w:sz="0" w:space="0" w:color="auto"/>
                <w:right w:val="none" w:sz="0" w:space="0" w:color="auto"/>
              </w:divBdr>
            </w:div>
            <w:div w:id="1450974836">
              <w:marLeft w:val="0"/>
              <w:marRight w:val="0"/>
              <w:marTop w:val="0"/>
              <w:marBottom w:val="0"/>
              <w:divBdr>
                <w:top w:val="none" w:sz="0" w:space="0" w:color="auto"/>
                <w:left w:val="none" w:sz="0" w:space="0" w:color="auto"/>
                <w:bottom w:val="none" w:sz="0" w:space="0" w:color="auto"/>
                <w:right w:val="none" w:sz="0" w:space="0" w:color="auto"/>
              </w:divBdr>
            </w:div>
            <w:div w:id="1452627535">
              <w:marLeft w:val="0"/>
              <w:marRight w:val="0"/>
              <w:marTop w:val="0"/>
              <w:marBottom w:val="0"/>
              <w:divBdr>
                <w:top w:val="none" w:sz="0" w:space="0" w:color="auto"/>
                <w:left w:val="none" w:sz="0" w:space="0" w:color="auto"/>
                <w:bottom w:val="none" w:sz="0" w:space="0" w:color="auto"/>
                <w:right w:val="none" w:sz="0" w:space="0" w:color="auto"/>
              </w:divBdr>
            </w:div>
            <w:div w:id="1460028784">
              <w:marLeft w:val="0"/>
              <w:marRight w:val="0"/>
              <w:marTop w:val="0"/>
              <w:marBottom w:val="0"/>
              <w:divBdr>
                <w:top w:val="none" w:sz="0" w:space="0" w:color="auto"/>
                <w:left w:val="none" w:sz="0" w:space="0" w:color="auto"/>
                <w:bottom w:val="none" w:sz="0" w:space="0" w:color="auto"/>
                <w:right w:val="none" w:sz="0" w:space="0" w:color="auto"/>
              </w:divBdr>
            </w:div>
            <w:div w:id="1464152641">
              <w:marLeft w:val="0"/>
              <w:marRight w:val="0"/>
              <w:marTop w:val="0"/>
              <w:marBottom w:val="0"/>
              <w:divBdr>
                <w:top w:val="none" w:sz="0" w:space="0" w:color="auto"/>
                <w:left w:val="none" w:sz="0" w:space="0" w:color="auto"/>
                <w:bottom w:val="none" w:sz="0" w:space="0" w:color="auto"/>
                <w:right w:val="none" w:sz="0" w:space="0" w:color="auto"/>
              </w:divBdr>
            </w:div>
            <w:div w:id="1467776043">
              <w:marLeft w:val="0"/>
              <w:marRight w:val="0"/>
              <w:marTop w:val="0"/>
              <w:marBottom w:val="0"/>
              <w:divBdr>
                <w:top w:val="none" w:sz="0" w:space="0" w:color="auto"/>
                <w:left w:val="none" w:sz="0" w:space="0" w:color="auto"/>
                <w:bottom w:val="none" w:sz="0" w:space="0" w:color="auto"/>
                <w:right w:val="none" w:sz="0" w:space="0" w:color="auto"/>
              </w:divBdr>
            </w:div>
            <w:div w:id="1471484849">
              <w:marLeft w:val="0"/>
              <w:marRight w:val="0"/>
              <w:marTop w:val="0"/>
              <w:marBottom w:val="0"/>
              <w:divBdr>
                <w:top w:val="none" w:sz="0" w:space="0" w:color="auto"/>
                <w:left w:val="none" w:sz="0" w:space="0" w:color="auto"/>
                <w:bottom w:val="none" w:sz="0" w:space="0" w:color="auto"/>
                <w:right w:val="none" w:sz="0" w:space="0" w:color="auto"/>
              </w:divBdr>
            </w:div>
            <w:div w:id="1472867947">
              <w:marLeft w:val="0"/>
              <w:marRight w:val="0"/>
              <w:marTop w:val="0"/>
              <w:marBottom w:val="0"/>
              <w:divBdr>
                <w:top w:val="none" w:sz="0" w:space="0" w:color="auto"/>
                <w:left w:val="none" w:sz="0" w:space="0" w:color="auto"/>
                <w:bottom w:val="none" w:sz="0" w:space="0" w:color="auto"/>
                <w:right w:val="none" w:sz="0" w:space="0" w:color="auto"/>
              </w:divBdr>
            </w:div>
            <w:div w:id="1499805493">
              <w:marLeft w:val="0"/>
              <w:marRight w:val="0"/>
              <w:marTop w:val="0"/>
              <w:marBottom w:val="0"/>
              <w:divBdr>
                <w:top w:val="none" w:sz="0" w:space="0" w:color="auto"/>
                <w:left w:val="none" w:sz="0" w:space="0" w:color="auto"/>
                <w:bottom w:val="none" w:sz="0" w:space="0" w:color="auto"/>
                <w:right w:val="none" w:sz="0" w:space="0" w:color="auto"/>
              </w:divBdr>
            </w:div>
            <w:div w:id="1505776958">
              <w:marLeft w:val="0"/>
              <w:marRight w:val="0"/>
              <w:marTop w:val="0"/>
              <w:marBottom w:val="0"/>
              <w:divBdr>
                <w:top w:val="none" w:sz="0" w:space="0" w:color="auto"/>
                <w:left w:val="none" w:sz="0" w:space="0" w:color="auto"/>
                <w:bottom w:val="none" w:sz="0" w:space="0" w:color="auto"/>
                <w:right w:val="none" w:sz="0" w:space="0" w:color="auto"/>
              </w:divBdr>
            </w:div>
            <w:div w:id="1511412730">
              <w:marLeft w:val="0"/>
              <w:marRight w:val="0"/>
              <w:marTop w:val="0"/>
              <w:marBottom w:val="0"/>
              <w:divBdr>
                <w:top w:val="none" w:sz="0" w:space="0" w:color="auto"/>
                <w:left w:val="none" w:sz="0" w:space="0" w:color="auto"/>
                <w:bottom w:val="none" w:sz="0" w:space="0" w:color="auto"/>
                <w:right w:val="none" w:sz="0" w:space="0" w:color="auto"/>
              </w:divBdr>
            </w:div>
            <w:div w:id="1516385155">
              <w:marLeft w:val="0"/>
              <w:marRight w:val="0"/>
              <w:marTop w:val="0"/>
              <w:marBottom w:val="0"/>
              <w:divBdr>
                <w:top w:val="none" w:sz="0" w:space="0" w:color="auto"/>
                <w:left w:val="none" w:sz="0" w:space="0" w:color="auto"/>
                <w:bottom w:val="none" w:sz="0" w:space="0" w:color="auto"/>
                <w:right w:val="none" w:sz="0" w:space="0" w:color="auto"/>
              </w:divBdr>
            </w:div>
            <w:div w:id="1516773971">
              <w:marLeft w:val="0"/>
              <w:marRight w:val="0"/>
              <w:marTop w:val="0"/>
              <w:marBottom w:val="0"/>
              <w:divBdr>
                <w:top w:val="none" w:sz="0" w:space="0" w:color="auto"/>
                <w:left w:val="none" w:sz="0" w:space="0" w:color="auto"/>
                <w:bottom w:val="none" w:sz="0" w:space="0" w:color="auto"/>
                <w:right w:val="none" w:sz="0" w:space="0" w:color="auto"/>
              </w:divBdr>
            </w:div>
            <w:div w:id="1517185847">
              <w:marLeft w:val="0"/>
              <w:marRight w:val="0"/>
              <w:marTop w:val="0"/>
              <w:marBottom w:val="0"/>
              <w:divBdr>
                <w:top w:val="none" w:sz="0" w:space="0" w:color="auto"/>
                <w:left w:val="none" w:sz="0" w:space="0" w:color="auto"/>
                <w:bottom w:val="none" w:sz="0" w:space="0" w:color="auto"/>
                <w:right w:val="none" w:sz="0" w:space="0" w:color="auto"/>
              </w:divBdr>
            </w:div>
            <w:div w:id="1525439300">
              <w:marLeft w:val="0"/>
              <w:marRight w:val="0"/>
              <w:marTop w:val="0"/>
              <w:marBottom w:val="0"/>
              <w:divBdr>
                <w:top w:val="none" w:sz="0" w:space="0" w:color="auto"/>
                <w:left w:val="none" w:sz="0" w:space="0" w:color="auto"/>
                <w:bottom w:val="none" w:sz="0" w:space="0" w:color="auto"/>
                <w:right w:val="none" w:sz="0" w:space="0" w:color="auto"/>
              </w:divBdr>
            </w:div>
            <w:div w:id="1526673744">
              <w:marLeft w:val="0"/>
              <w:marRight w:val="0"/>
              <w:marTop w:val="0"/>
              <w:marBottom w:val="0"/>
              <w:divBdr>
                <w:top w:val="none" w:sz="0" w:space="0" w:color="auto"/>
                <w:left w:val="none" w:sz="0" w:space="0" w:color="auto"/>
                <w:bottom w:val="none" w:sz="0" w:space="0" w:color="auto"/>
                <w:right w:val="none" w:sz="0" w:space="0" w:color="auto"/>
              </w:divBdr>
            </w:div>
            <w:div w:id="1527672573">
              <w:marLeft w:val="0"/>
              <w:marRight w:val="0"/>
              <w:marTop w:val="0"/>
              <w:marBottom w:val="0"/>
              <w:divBdr>
                <w:top w:val="none" w:sz="0" w:space="0" w:color="auto"/>
                <w:left w:val="none" w:sz="0" w:space="0" w:color="auto"/>
                <w:bottom w:val="none" w:sz="0" w:space="0" w:color="auto"/>
                <w:right w:val="none" w:sz="0" w:space="0" w:color="auto"/>
              </w:divBdr>
            </w:div>
            <w:div w:id="1543394967">
              <w:marLeft w:val="0"/>
              <w:marRight w:val="0"/>
              <w:marTop w:val="0"/>
              <w:marBottom w:val="0"/>
              <w:divBdr>
                <w:top w:val="none" w:sz="0" w:space="0" w:color="auto"/>
                <w:left w:val="none" w:sz="0" w:space="0" w:color="auto"/>
                <w:bottom w:val="none" w:sz="0" w:space="0" w:color="auto"/>
                <w:right w:val="none" w:sz="0" w:space="0" w:color="auto"/>
              </w:divBdr>
            </w:div>
            <w:div w:id="1543514803">
              <w:marLeft w:val="0"/>
              <w:marRight w:val="0"/>
              <w:marTop w:val="0"/>
              <w:marBottom w:val="0"/>
              <w:divBdr>
                <w:top w:val="none" w:sz="0" w:space="0" w:color="auto"/>
                <w:left w:val="none" w:sz="0" w:space="0" w:color="auto"/>
                <w:bottom w:val="none" w:sz="0" w:space="0" w:color="auto"/>
                <w:right w:val="none" w:sz="0" w:space="0" w:color="auto"/>
              </w:divBdr>
            </w:div>
            <w:div w:id="1552233832">
              <w:marLeft w:val="0"/>
              <w:marRight w:val="0"/>
              <w:marTop w:val="0"/>
              <w:marBottom w:val="0"/>
              <w:divBdr>
                <w:top w:val="none" w:sz="0" w:space="0" w:color="auto"/>
                <w:left w:val="none" w:sz="0" w:space="0" w:color="auto"/>
                <w:bottom w:val="none" w:sz="0" w:space="0" w:color="auto"/>
                <w:right w:val="none" w:sz="0" w:space="0" w:color="auto"/>
              </w:divBdr>
            </w:div>
            <w:div w:id="1561936792">
              <w:marLeft w:val="0"/>
              <w:marRight w:val="0"/>
              <w:marTop w:val="0"/>
              <w:marBottom w:val="0"/>
              <w:divBdr>
                <w:top w:val="none" w:sz="0" w:space="0" w:color="auto"/>
                <w:left w:val="none" w:sz="0" w:space="0" w:color="auto"/>
                <w:bottom w:val="none" w:sz="0" w:space="0" w:color="auto"/>
                <w:right w:val="none" w:sz="0" w:space="0" w:color="auto"/>
              </w:divBdr>
            </w:div>
            <w:div w:id="1562255488">
              <w:marLeft w:val="0"/>
              <w:marRight w:val="0"/>
              <w:marTop w:val="0"/>
              <w:marBottom w:val="0"/>
              <w:divBdr>
                <w:top w:val="none" w:sz="0" w:space="0" w:color="auto"/>
                <w:left w:val="none" w:sz="0" w:space="0" w:color="auto"/>
                <w:bottom w:val="none" w:sz="0" w:space="0" w:color="auto"/>
                <w:right w:val="none" w:sz="0" w:space="0" w:color="auto"/>
              </w:divBdr>
            </w:div>
            <w:div w:id="1571619457">
              <w:marLeft w:val="0"/>
              <w:marRight w:val="0"/>
              <w:marTop w:val="0"/>
              <w:marBottom w:val="0"/>
              <w:divBdr>
                <w:top w:val="none" w:sz="0" w:space="0" w:color="auto"/>
                <w:left w:val="none" w:sz="0" w:space="0" w:color="auto"/>
                <w:bottom w:val="none" w:sz="0" w:space="0" w:color="auto"/>
                <w:right w:val="none" w:sz="0" w:space="0" w:color="auto"/>
              </w:divBdr>
            </w:div>
            <w:div w:id="1575699034">
              <w:marLeft w:val="0"/>
              <w:marRight w:val="0"/>
              <w:marTop w:val="0"/>
              <w:marBottom w:val="0"/>
              <w:divBdr>
                <w:top w:val="none" w:sz="0" w:space="0" w:color="auto"/>
                <w:left w:val="none" w:sz="0" w:space="0" w:color="auto"/>
                <w:bottom w:val="none" w:sz="0" w:space="0" w:color="auto"/>
                <w:right w:val="none" w:sz="0" w:space="0" w:color="auto"/>
              </w:divBdr>
            </w:div>
            <w:div w:id="1580822453">
              <w:marLeft w:val="0"/>
              <w:marRight w:val="0"/>
              <w:marTop w:val="0"/>
              <w:marBottom w:val="0"/>
              <w:divBdr>
                <w:top w:val="none" w:sz="0" w:space="0" w:color="auto"/>
                <w:left w:val="none" w:sz="0" w:space="0" w:color="auto"/>
                <w:bottom w:val="none" w:sz="0" w:space="0" w:color="auto"/>
                <w:right w:val="none" w:sz="0" w:space="0" w:color="auto"/>
              </w:divBdr>
              <w:divsChild>
                <w:div w:id="5913463">
                  <w:marLeft w:val="0"/>
                  <w:marRight w:val="0"/>
                  <w:marTop w:val="0"/>
                  <w:marBottom w:val="0"/>
                  <w:divBdr>
                    <w:top w:val="none" w:sz="0" w:space="0" w:color="auto"/>
                    <w:left w:val="none" w:sz="0" w:space="0" w:color="auto"/>
                    <w:bottom w:val="none" w:sz="0" w:space="0" w:color="auto"/>
                    <w:right w:val="none" w:sz="0" w:space="0" w:color="auto"/>
                  </w:divBdr>
                </w:div>
                <w:div w:id="30812291">
                  <w:marLeft w:val="0"/>
                  <w:marRight w:val="0"/>
                  <w:marTop w:val="0"/>
                  <w:marBottom w:val="0"/>
                  <w:divBdr>
                    <w:top w:val="none" w:sz="0" w:space="0" w:color="auto"/>
                    <w:left w:val="none" w:sz="0" w:space="0" w:color="auto"/>
                    <w:bottom w:val="none" w:sz="0" w:space="0" w:color="auto"/>
                    <w:right w:val="none" w:sz="0" w:space="0" w:color="auto"/>
                  </w:divBdr>
                </w:div>
                <w:div w:id="37704767">
                  <w:marLeft w:val="0"/>
                  <w:marRight w:val="0"/>
                  <w:marTop w:val="0"/>
                  <w:marBottom w:val="0"/>
                  <w:divBdr>
                    <w:top w:val="none" w:sz="0" w:space="0" w:color="auto"/>
                    <w:left w:val="none" w:sz="0" w:space="0" w:color="auto"/>
                    <w:bottom w:val="none" w:sz="0" w:space="0" w:color="auto"/>
                    <w:right w:val="none" w:sz="0" w:space="0" w:color="auto"/>
                  </w:divBdr>
                </w:div>
                <w:div w:id="58598965">
                  <w:marLeft w:val="0"/>
                  <w:marRight w:val="0"/>
                  <w:marTop w:val="0"/>
                  <w:marBottom w:val="0"/>
                  <w:divBdr>
                    <w:top w:val="none" w:sz="0" w:space="0" w:color="auto"/>
                    <w:left w:val="none" w:sz="0" w:space="0" w:color="auto"/>
                    <w:bottom w:val="none" w:sz="0" w:space="0" w:color="auto"/>
                    <w:right w:val="none" w:sz="0" w:space="0" w:color="auto"/>
                  </w:divBdr>
                </w:div>
                <w:div w:id="58599940">
                  <w:marLeft w:val="0"/>
                  <w:marRight w:val="0"/>
                  <w:marTop w:val="0"/>
                  <w:marBottom w:val="0"/>
                  <w:divBdr>
                    <w:top w:val="none" w:sz="0" w:space="0" w:color="auto"/>
                    <w:left w:val="none" w:sz="0" w:space="0" w:color="auto"/>
                    <w:bottom w:val="none" w:sz="0" w:space="0" w:color="auto"/>
                    <w:right w:val="none" w:sz="0" w:space="0" w:color="auto"/>
                  </w:divBdr>
                </w:div>
                <w:div w:id="72700097">
                  <w:marLeft w:val="0"/>
                  <w:marRight w:val="0"/>
                  <w:marTop w:val="0"/>
                  <w:marBottom w:val="0"/>
                  <w:divBdr>
                    <w:top w:val="none" w:sz="0" w:space="0" w:color="auto"/>
                    <w:left w:val="none" w:sz="0" w:space="0" w:color="auto"/>
                    <w:bottom w:val="none" w:sz="0" w:space="0" w:color="auto"/>
                    <w:right w:val="none" w:sz="0" w:space="0" w:color="auto"/>
                  </w:divBdr>
                </w:div>
                <w:div w:id="76437638">
                  <w:marLeft w:val="0"/>
                  <w:marRight w:val="0"/>
                  <w:marTop w:val="0"/>
                  <w:marBottom w:val="0"/>
                  <w:divBdr>
                    <w:top w:val="none" w:sz="0" w:space="0" w:color="auto"/>
                    <w:left w:val="none" w:sz="0" w:space="0" w:color="auto"/>
                    <w:bottom w:val="none" w:sz="0" w:space="0" w:color="auto"/>
                    <w:right w:val="none" w:sz="0" w:space="0" w:color="auto"/>
                  </w:divBdr>
                </w:div>
                <w:div w:id="125897776">
                  <w:marLeft w:val="0"/>
                  <w:marRight w:val="0"/>
                  <w:marTop w:val="0"/>
                  <w:marBottom w:val="0"/>
                  <w:divBdr>
                    <w:top w:val="none" w:sz="0" w:space="0" w:color="auto"/>
                    <w:left w:val="none" w:sz="0" w:space="0" w:color="auto"/>
                    <w:bottom w:val="none" w:sz="0" w:space="0" w:color="auto"/>
                    <w:right w:val="none" w:sz="0" w:space="0" w:color="auto"/>
                  </w:divBdr>
                </w:div>
                <w:div w:id="126625546">
                  <w:marLeft w:val="0"/>
                  <w:marRight w:val="0"/>
                  <w:marTop w:val="0"/>
                  <w:marBottom w:val="0"/>
                  <w:divBdr>
                    <w:top w:val="none" w:sz="0" w:space="0" w:color="auto"/>
                    <w:left w:val="none" w:sz="0" w:space="0" w:color="auto"/>
                    <w:bottom w:val="none" w:sz="0" w:space="0" w:color="auto"/>
                    <w:right w:val="none" w:sz="0" w:space="0" w:color="auto"/>
                  </w:divBdr>
                </w:div>
                <w:div w:id="148987287">
                  <w:marLeft w:val="0"/>
                  <w:marRight w:val="0"/>
                  <w:marTop w:val="0"/>
                  <w:marBottom w:val="0"/>
                  <w:divBdr>
                    <w:top w:val="none" w:sz="0" w:space="0" w:color="auto"/>
                    <w:left w:val="none" w:sz="0" w:space="0" w:color="auto"/>
                    <w:bottom w:val="none" w:sz="0" w:space="0" w:color="auto"/>
                    <w:right w:val="none" w:sz="0" w:space="0" w:color="auto"/>
                  </w:divBdr>
                </w:div>
                <w:div w:id="150221374">
                  <w:marLeft w:val="0"/>
                  <w:marRight w:val="0"/>
                  <w:marTop w:val="0"/>
                  <w:marBottom w:val="0"/>
                  <w:divBdr>
                    <w:top w:val="none" w:sz="0" w:space="0" w:color="auto"/>
                    <w:left w:val="none" w:sz="0" w:space="0" w:color="auto"/>
                    <w:bottom w:val="none" w:sz="0" w:space="0" w:color="auto"/>
                    <w:right w:val="none" w:sz="0" w:space="0" w:color="auto"/>
                  </w:divBdr>
                </w:div>
                <w:div w:id="169374555">
                  <w:marLeft w:val="0"/>
                  <w:marRight w:val="0"/>
                  <w:marTop w:val="0"/>
                  <w:marBottom w:val="0"/>
                  <w:divBdr>
                    <w:top w:val="none" w:sz="0" w:space="0" w:color="auto"/>
                    <w:left w:val="none" w:sz="0" w:space="0" w:color="auto"/>
                    <w:bottom w:val="none" w:sz="0" w:space="0" w:color="auto"/>
                    <w:right w:val="none" w:sz="0" w:space="0" w:color="auto"/>
                  </w:divBdr>
                </w:div>
                <w:div w:id="175463629">
                  <w:marLeft w:val="0"/>
                  <w:marRight w:val="0"/>
                  <w:marTop w:val="0"/>
                  <w:marBottom w:val="0"/>
                  <w:divBdr>
                    <w:top w:val="none" w:sz="0" w:space="0" w:color="auto"/>
                    <w:left w:val="none" w:sz="0" w:space="0" w:color="auto"/>
                    <w:bottom w:val="none" w:sz="0" w:space="0" w:color="auto"/>
                    <w:right w:val="none" w:sz="0" w:space="0" w:color="auto"/>
                  </w:divBdr>
                </w:div>
                <w:div w:id="180704933">
                  <w:marLeft w:val="0"/>
                  <w:marRight w:val="0"/>
                  <w:marTop w:val="0"/>
                  <w:marBottom w:val="0"/>
                  <w:divBdr>
                    <w:top w:val="none" w:sz="0" w:space="0" w:color="auto"/>
                    <w:left w:val="none" w:sz="0" w:space="0" w:color="auto"/>
                    <w:bottom w:val="none" w:sz="0" w:space="0" w:color="auto"/>
                    <w:right w:val="none" w:sz="0" w:space="0" w:color="auto"/>
                  </w:divBdr>
                </w:div>
                <w:div w:id="197084734">
                  <w:marLeft w:val="0"/>
                  <w:marRight w:val="0"/>
                  <w:marTop w:val="0"/>
                  <w:marBottom w:val="0"/>
                  <w:divBdr>
                    <w:top w:val="none" w:sz="0" w:space="0" w:color="auto"/>
                    <w:left w:val="none" w:sz="0" w:space="0" w:color="auto"/>
                    <w:bottom w:val="none" w:sz="0" w:space="0" w:color="auto"/>
                    <w:right w:val="none" w:sz="0" w:space="0" w:color="auto"/>
                  </w:divBdr>
                </w:div>
                <w:div w:id="208959820">
                  <w:marLeft w:val="0"/>
                  <w:marRight w:val="0"/>
                  <w:marTop w:val="0"/>
                  <w:marBottom w:val="0"/>
                  <w:divBdr>
                    <w:top w:val="none" w:sz="0" w:space="0" w:color="auto"/>
                    <w:left w:val="none" w:sz="0" w:space="0" w:color="auto"/>
                    <w:bottom w:val="none" w:sz="0" w:space="0" w:color="auto"/>
                    <w:right w:val="none" w:sz="0" w:space="0" w:color="auto"/>
                  </w:divBdr>
                </w:div>
                <w:div w:id="209194239">
                  <w:marLeft w:val="0"/>
                  <w:marRight w:val="0"/>
                  <w:marTop w:val="0"/>
                  <w:marBottom w:val="0"/>
                  <w:divBdr>
                    <w:top w:val="none" w:sz="0" w:space="0" w:color="auto"/>
                    <w:left w:val="none" w:sz="0" w:space="0" w:color="auto"/>
                    <w:bottom w:val="none" w:sz="0" w:space="0" w:color="auto"/>
                    <w:right w:val="none" w:sz="0" w:space="0" w:color="auto"/>
                  </w:divBdr>
                </w:div>
                <w:div w:id="209460528">
                  <w:marLeft w:val="0"/>
                  <w:marRight w:val="0"/>
                  <w:marTop w:val="0"/>
                  <w:marBottom w:val="0"/>
                  <w:divBdr>
                    <w:top w:val="none" w:sz="0" w:space="0" w:color="auto"/>
                    <w:left w:val="none" w:sz="0" w:space="0" w:color="auto"/>
                    <w:bottom w:val="none" w:sz="0" w:space="0" w:color="auto"/>
                    <w:right w:val="none" w:sz="0" w:space="0" w:color="auto"/>
                  </w:divBdr>
                </w:div>
                <w:div w:id="214200597">
                  <w:marLeft w:val="0"/>
                  <w:marRight w:val="0"/>
                  <w:marTop w:val="0"/>
                  <w:marBottom w:val="0"/>
                  <w:divBdr>
                    <w:top w:val="none" w:sz="0" w:space="0" w:color="auto"/>
                    <w:left w:val="none" w:sz="0" w:space="0" w:color="auto"/>
                    <w:bottom w:val="none" w:sz="0" w:space="0" w:color="auto"/>
                    <w:right w:val="none" w:sz="0" w:space="0" w:color="auto"/>
                  </w:divBdr>
                </w:div>
                <w:div w:id="215118798">
                  <w:marLeft w:val="0"/>
                  <w:marRight w:val="0"/>
                  <w:marTop w:val="0"/>
                  <w:marBottom w:val="0"/>
                  <w:divBdr>
                    <w:top w:val="none" w:sz="0" w:space="0" w:color="auto"/>
                    <w:left w:val="none" w:sz="0" w:space="0" w:color="auto"/>
                    <w:bottom w:val="none" w:sz="0" w:space="0" w:color="auto"/>
                    <w:right w:val="none" w:sz="0" w:space="0" w:color="auto"/>
                  </w:divBdr>
                </w:div>
                <w:div w:id="229120151">
                  <w:marLeft w:val="0"/>
                  <w:marRight w:val="0"/>
                  <w:marTop w:val="0"/>
                  <w:marBottom w:val="0"/>
                  <w:divBdr>
                    <w:top w:val="none" w:sz="0" w:space="0" w:color="auto"/>
                    <w:left w:val="none" w:sz="0" w:space="0" w:color="auto"/>
                    <w:bottom w:val="none" w:sz="0" w:space="0" w:color="auto"/>
                    <w:right w:val="none" w:sz="0" w:space="0" w:color="auto"/>
                  </w:divBdr>
                </w:div>
                <w:div w:id="230770395">
                  <w:marLeft w:val="0"/>
                  <w:marRight w:val="0"/>
                  <w:marTop w:val="0"/>
                  <w:marBottom w:val="0"/>
                  <w:divBdr>
                    <w:top w:val="none" w:sz="0" w:space="0" w:color="auto"/>
                    <w:left w:val="none" w:sz="0" w:space="0" w:color="auto"/>
                    <w:bottom w:val="none" w:sz="0" w:space="0" w:color="auto"/>
                    <w:right w:val="none" w:sz="0" w:space="0" w:color="auto"/>
                  </w:divBdr>
                </w:div>
                <w:div w:id="234244083">
                  <w:marLeft w:val="0"/>
                  <w:marRight w:val="0"/>
                  <w:marTop w:val="0"/>
                  <w:marBottom w:val="0"/>
                  <w:divBdr>
                    <w:top w:val="none" w:sz="0" w:space="0" w:color="auto"/>
                    <w:left w:val="none" w:sz="0" w:space="0" w:color="auto"/>
                    <w:bottom w:val="none" w:sz="0" w:space="0" w:color="auto"/>
                    <w:right w:val="none" w:sz="0" w:space="0" w:color="auto"/>
                  </w:divBdr>
                </w:div>
                <w:div w:id="248656536">
                  <w:marLeft w:val="0"/>
                  <w:marRight w:val="0"/>
                  <w:marTop w:val="0"/>
                  <w:marBottom w:val="0"/>
                  <w:divBdr>
                    <w:top w:val="none" w:sz="0" w:space="0" w:color="auto"/>
                    <w:left w:val="none" w:sz="0" w:space="0" w:color="auto"/>
                    <w:bottom w:val="none" w:sz="0" w:space="0" w:color="auto"/>
                    <w:right w:val="none" w:sz="0" w:space="0" w:color="auto"/>
                  </w:divBdr>
                </w:div>
                <w:div w:id="249193137">
                  <w:marLeft w:val="0"/>
                  <w:marRight w:val="0"/>
                  <w:marTop w:val="0"/>
                  <w:marBottom w:val="0"/>
                  <w:divBdr>
                    <w:top w:val="none" w:sz="0" w:space="0" w:color="auto"/>
                    <w:left w:val="none" w:sz="0" w:space="0" w:color="auto"/>
                    <w:bottom w:val="none" w:sz="0" w:space="0" w:color="auto"/>
                    <w:right w:val="none" w:sz="0" w:space="0" w:color="auto"/>
                  </w:divBdr>
                </w:div>
                <w:div w:id="256258187">
                  <w:marLeft w:val="0"/>
                  <w:marRight w:val="0"/>
                  <w:marTop w:val="0"/>
                  <w:marBottom w:val="0"/>
                  <w:divBdr>
                    <w:top w:val="none" w:sz="0" w:space="0" w:color="auto"/>
                    <w:left w:val="none" w:sz="0" w:space="0" w:color="auto"/>
                    <w:bottom w:val="none" w:sz="0" w:space="0" w:color="auto"/>
                    <w:right w:val="none" w:sz="0" w:space="0" w:color="auto"/>
                  </w:divBdr>
                </w:div>
                <w:div w:id="272174351">
                  <w:marLeft w:val="0"/>
                  <w:marRight w:val="0"/>
                  <w:marTop w:val="0"/>
                  <w:marBottom w:val="0"/>
                  <w:divBdr>
                    <w:top w:val="none" w:sz="0" w:space="0" w:color="auto"/>
                    <w:left w:val="none" w:sz="0" w:space="0" w:color="auto"/>
                    <w:bottom w:val="none" w:sz="0" w:space="0" w:color="auto"/>
                    <w:right w:val="none" w:sz="0" w:space="0" w:color="auto"/>
                  </w:divBdr>
                </w:div>
                <w:div w:id="272637691">
                  <w:marLeft w:val="0"/>
                  <w:marRight w:val="0"/>
                  <w:marTop w:val="0"/>
                  <w:marBottom w:val="0"/>
                  <w:divBdr>
                    <w:top w:val="none" w:sz="0" w:space="0" w:color="auto"/>
                    <w:left w:val="none" w:sz="0" w:space="0" w:color="auto"/>
                    <w:bottom w:val="none" w:sz="0" w:space="0" w:color="auto"/>
                    <w:right w:val="none" w:sz="0" w:space="0" w:color="auto"/>
                  </w:divBdr>
                </w:div>
                <w:div w:id="286203315">
                  <w:marLeft w:val="0"/>
                  <w:marRight w:val="0"/>
                  <w:marTop w:val="0"/>
                  <w:marBottom w:val="0"/>
                  <w:divBdr>
                    <w:top w:val="none" w:sz="0" w:space="0" w:color="auto"/>
                    <w:left w:val="none" w:sz="0" w:space="0" w:color="auto"/>
                    <w:bottom w:val="none" w:sz="0" w:space="0" w:color="auto"/>
                    <w:right w:val="none" w:sz="0" w:space="0" w:color="auto"/>
                  </w:divBdr>
                </w:div>
                <w:div w:id="289940543">
                  <w:marLeft w:val="0"/>
                  <w:marRight w:val="0"/>
                  <w:marTop w:val="0"/>
                  <w:marBottom w:val="0"/>
                  <w:divBdr>
                    <w:top w:val="none" w:sz="0" w:space="0" w:color="auto"/>
                    <w:left w:val="none" w:sz="0" w:space="0" w:color="auto"/>
                    <w:bottom w:val="none" w:sz="0" w:space="0" w:color="auto"/>
                    <w:right w:val="none" w:sz="0" w:space="0" w:color="auto"/>
                  </w:divBdr>
                </w:div>
                <w:div w:id="290017752">
                  <w:marLeft w:val="0"/>
                  <w:marRight w:val="0"/>
                  <w:marTop w:val="0"/>
                  <w:marBottom w:val="0"/>
                  <w:divBdr>
                    <w:top w:val="none" w:sz="0" w:space="0" w:color="auto"/>
                    <w:left w:val="none" w:sz="0" w:space="0" w:color="auto"/>
                    <w:bottom w:val="none" w:sz="0" w:space="0" w:color="auto"/>
                    <w:right w:val="none" w:sz="0" w:space="0" w:color="auto"/>
                  </w:divBdr>
                </w:div>
                <w:div w:id="307126065">
                  <w:marLeft w:val="0"/>
                  <w:marRight w:val="0"/>
                  <w:marTop w:val="0"/>
                  <w:marBottom w:val="0"/>
                  <w:divBdr>
                    <w:top w:val="none" w:sz="0" w:space="0" w:color="auto"/>
                    <w:left w:val="none" w:sz="0" w:space="0" w:color="auto"/>
                    <w:bottom w:val="none" w:sz="0" w:space="0" w:color="auto"/>
                    <w:right w:val="none" w:sz="0" w:space="0" w:color="auto"/>
                  </w:divBdr>
                </w:div>
                <w:div w:id="307445908">
                  <w:marLeft w:val="0"/>
                  <w:marRight w:val="0"/>
                  <w:marTop w:val="0"/>
                  <w:marBottom w:val="0"/>
                  <w:divBdr>
                    <w:top w:val="none" w:sz="0" w:space="0" w:color="auto"/>
                    <w:left w:val="none" w:sz="0" w:space="0" w:color="auto"/>
                    <w:bottom w:val="none" w:sz="0" w:space="0" w:color="auto"/>
                    <w:right w:val="none" w:sz="0" w:space="0" w:color="auto"/>
                  </w:divBdr>
                </w:div>
                <w:div w:id="315693048">
                  <w:marLeft w:val="0"/>
                  <w:marRight w:val="0"/>
                  <w:marTop w:val="0"/>
                  <w:marBottom w:val="0"/>
                  <w:divBdr>
                    <w:top w:val="none" w:sz="0" w:space="0" w:color="auto"/>
                    <w:left w:val="none" w:sz="0" w:space="0" w:color="auto"/>
                    <w:bottom w:val="none" w:sz="0" w:space="0" w:color="auto"/>
                    <w:right w:val="none" w:sz="0" w:space="0" w:color="auto"/>
                  </w:divBdr>
                </w:div>
                <w:div w:id="324670538">
                  <w:marLeft w:val="0"/>
                  <w:marRight w:val="0"/>
                  <w:marTop w:val="0"/>
                  <w:marBottom w:val="0"/>
                  <w:divBdr>
                    <w:top w:val="none" w:sz="0" w:space="0" w:color="auto"/>
                    <w:left w:val="none" w:sz="0" w:space="0" w:color="auto"/>
                    <w:bottom w:val="none" w:sz="0" w:space="0" w:color="auto"/>
                    <w:right w:val="none" w:sz="0" w:space="0" w:color="auto"/>
                  </w:divBdr>
                </w:div>
                <w:div w:id="326597924">
                  <w:marLeft w:val="0"/>
                  <w:marRight w:val="0"/>
                  <w:marTop w:val="0"/>
                  <w:marBottom w:val="0"/>
                  <w:divBdr>
                    <w:top w:val="none" w:sz="0" w:space="0" w:color="auto"/>
                    <w:left w:val="none" w:sz="0" w:space="0" w:color="auto"/>
                    <w:bottom w:val="none" w:sz="0" w:space="0" w:color="auto"/>
                    <w:right w:val="none" w:sz="0" w:space="0" w:color="auto"/>
                  </w:divBdr>
                </w:div>
                <w:div w:id="326904780">
                  <w:marLeft w:val="0"/>
                  <w:marRight w:val="0"/>
                  <w:marTop w:val="0"/>
                  <w:marBottom w:val="0"/>
                  <w:divBdr>
                    <w:top w:val="none" w:sz="0" w:space="0" w:color="auto"/>
                    <w:left w:val="none" w:sz="0" w:space="0" w:color="auto"/>
                    <w:bottom w:val="none" w:sz="0" w:space="0" w:color="auto"/>
                    <w:right w:val="none" w:sz="0" w:space="0" w:color="auto"/>
                  </w:divBdr>
                </w:div>
                <w:div w:id="328559029">
                  <w:marLeft w:val="0"/>
                  <w:marRight w:val="0"/>
                  <w:marTop w:val="0"/>
                  <w:marBottom w:val="0"/>
                  <w:divBdr>
                    <w:top w:val="none" w:sz="0" w:space="0" w:color="auto"/>
                    <w:left w:val="none" w:sz="0" w:space="0" w:color="auto"/>
                    <w:bottom w:val="none" w:sz="0" w:space="0" w:color="auto"/>
                    <w:right w:val="none" w:sz="0" w:space="0" w:color="auto"/>
                  </w:divBdr>
                </w:div>
                <w:div w:id="340207437">
                  <w:marLeft w:val="0"/>
                  <w:marRight w:val="0"/>
                  <w:marTop w:val="0"/>
                  <w:marBottom w:val="0"/>
                  <w:divBdr>
                    <w:top w:val="none" w:sz="0" w:space="0" w:color="auto"/>
                    <w:left w:val="none" w:sz="0" w:space="0" w:color="auto"/>
                    <w:bottom w:val="none" w:sz="0" w:space="0" w:color="auto"/>
                    <w:right w:val="none" w:sz="0" w:space="0" w:color="auto"/>
                  </w:divBdr>
                </w:div>
                <w:div w:id="346757191">
                  <w:marLeft w:val="0"/>
                  <w:marRight w:val="0"/>
                  <w:marTop w:val="0"/>
                  <w:marBottom w:val="0"/>
                  <w:divBdr>
                    <w:top w:val="none" w:sz="0" w:space="0" w:color="auto"/>
                    <w:left w:val="none" w:sz="0" w:space="0" w:color="auto"/>
                    <w:bottom w:val="none" w:sz="0" w:space="0" w:color="auto"/>
                    <w:right w:val="none" w:sz="0" w:space="0" w:color="auto"/>
                  </w:divBdr>
                </w:div>
                <w:div w:id="348871681">
                  <w:marLeft w:val="0"/>
                  <w:marRight w:val="0"/>
                  <w:marTop w:val="0"/>
                  <w:marBottom w:val="0"/>
                  <w:divBdr>
                    <w:top w:val="none" w:sz="0" w:space="0" w:color="auto"/>
                    <w:left w:val="none" w:sz="0" w:space="0" w:color="auto"/>
                    <w:bottom w:val="none" w:sz="0" w:space="0" w:color="auto"/>
                    <w:right w:val="none" w:sz="0" w:space="0" w:color="auto"/>
                  </w:divBdr>
                </w:div>
                <w:div w:id="355666634">
                  <w:marLeft w:val="0"/>
                  <w:marRight w:val="0"/>
                  <w:marTop w:val="0"/>
                  <w:marBottom w:val="0"/>
                  <w:divBdr>
                    <w:top w:val="none" w:sz="0" w:space="0" w:color="auto"/>
                    <w:left w:val="none" w:sz="0" w:space="0" w:color="auto"/>
                    <w:bottom w:val="none" w:sz="0" w:space="0" w:color="auto"/>
                    <w:right w:val="none" w:sz="0" w:space="0" w:color="auto"/>
                  </w:divBdr>
                </w:div>
                <w:div w:id="360015924">
                  <w:marLeft w:val="0"/>
                  <w:marRight w:val="0"/>
                  <w:marTop w:val="0"/>
                  <w:marBottom w:val="0"/>
                  <w:divBdr>
                    <w:top w:val="none" w:sz="0" w:space="0" w:color="auto"/>
                    <w:left w:val="none" w:sz="0" w:space="0" w:color="auto"/>
                    <w:bottom w:val="none" w:sz="0" w:space="0" w:color="auto"/>
                    <w:right w:val="none" w:sz="0" w:space="0" w:color="auto"/>
                  </w:divBdr>
                </w:div>
                <w:div w:id="360476740">
                  <w:marLeft w:val="0"/>
                  <w:marRight w:val="0"/>
                  <w:marTop w:val="0"/>
                  <w:marBottom w:val="0"/>
                  <w:divBdr>
                    <w:top w:val="none" w:sz="0" w:space="0" w:color="auto"/>
                    <w:left w:val="none" w:sz="0" w:space="0" w:color="auto"/>
                    <w:bottom w:val="none" w:sz="0" w:space="0" w:color="auto"/>
                    <w:right w:val="none" w:sz="0" w:space="0" w:color="auto"/>
                  </w:divBdr>
                </w:div>
                <w:div w:id="372778238">
                  <w:marLeft w:val="0"/>
                  <w:marRight w:val="0"/>
                  <w:marTop w:val="0"/>
                  <w:marBottom w:val="0"/>
                  <w:divBdr>
                    <w:top w:val="none" w:sz="0" w:space="0" w:color="auto"/>
                    <w:left w:val="none" w:sz="0" w:space="0" w:color="auto"/>
                    <w:bottom w:val="none" w:sz="0" w:space="0" w:color="auto"/>
                    <w:right w:val="none" w:sz="0" w:space="0" w:color="auto"/>
                  </w:divBdr>
                </w:div>
                <w:div w:id="380832543">
                  <w:marLeft w:val="0"/>
                  <w:marRight w:val="0"/>
                  <w:marTop w:val="0"/>
                  <w:marBottom w:val="0"/>
                  <w:divBdr>
                    <w:top w:val="none" w:sz="0" w:space="0" w:color="auto"/>
                    <w:left w:val="none" w:sz="0" w:space="0" w:color="auto"/>
                    <w:bottom w:val="none" w:sz="0" w:space="0" w:color="auto"/>
                    <w:right w:val="none" w:sz="0" w:space="0" w:color="auto"/>
                  </w:divBdr>
                </w:div>
                <w:div w:id="384257149">
                  <w:marLeft w:val="0"/>
                  <w:marRight w:val="0"/>
                  <w:marTop w:val="0"/>
                  <w:marBottom w:val="0"/>
                  <w:divBdr>
                    <w:top w:val="none" w:sz="0" w:space="0" w:color="auto"/>
                    <w:left w:val="none" w:sz="0" w:space="0" w:color="auto"/>
                    <w:bottom w:val="none" w:sz="0" w:space="0" w:color="auto"/>
                    <w:right w:val="none" w:sz="0" w:space="0" w:color="auto"/>
                  </w:divBdr>
                </w:div>
                <w:div w:id="393358609">
                  <w:marLeft w:val="0"/>
                  <w:marRight w:val="0"/>
                  <w:marTop w:val="0"/>
                  <w:marBottom w:val="0"/>
                  <w:divBdr>
                    <w:top w:val="none" w:sz="0" w:space="0" w:color="auto"/>
                    <w:left w:val="none" w:sz="0" w:space="0" w:color="auto"/>
                    <w:bottom w:val="none" w:sz="0" w:space="0" w:color="auto"/>
                    <w:right w:val="none" w:sz="0" w:space="0" w:color="auto"/>
                  </w:divBdr>
                </w:div>
                <w:div w:id="397822363">
                  <w:marLeft w:val="0"/>
                  <w:marRight w:val="0"/>
                  <w:marTop w:val="0"/>
                  <w:marBottom w:val="0"/>
                  <w:divBdr>
                    <w:top w:val="none" w:sz="0" w:space="0" w:color="auto"/>
                    <w:left w:val="none" w:sz="0" w:space="0" w:color="auto"/>
                    <w:bottom w:val="none" w:sz="0" w:space="0" w:color="auto"/>
                    <w:right w:val="none" w:sz="0" w:space="0" w:color="auto"/>
                  </w:divBdr>
                </w:div>
                <w:div w:id="399911336">
                  <w:marLeft w:val="0"/>
                  <w:marRight w:val="0"/>
                  <w:marTop w:val="0"/>
                  <w:marBottom w:val="0"/>
                  <w:divBdr>
                    <w:top w:val="none" w:sz="0" w:space="0" w:color="auto"/>
                    <w:left w:val="none" w:sz="0" w:space="0" w:color="auto"/>
                    <w:bottom w:val="none" w:sz="0" w:space="0" w:color="auto"/>
                    <w:right w:val="none" w:sz="0" w:space="0" w:color="auto"/>
                  </w:divBdr>
                </w:div>
                <w:div w:id="400491182">
                  <w:marLeft w:val="0"/>
                  <w:marRight w:val="0"/>
                  <w:marTop w:val="0"/>
                  <w:marBottom w:val="0"/>
                  <w:divBdr>
                    <w:top w:val="none" w:sz="0" w:space="0" w:color="auto"/>
                    <w:left w:val="none" w:sz="0" w:space="0" w:color="auto"/>
                    <w:bottom w:val="none" w:sz="0" w:space="0" w:color="auto"/>
                    <w:right w:val="none" w:sz="0" w:space="0" w:color="auto"/>
                  </w:divBdr>
                </w:div>
                <w:div w:id="402332925">
                  <w:marLeft w:val="0"/>
                  <w:marRight w:val="0"/>
                  <w:marTop w:val="0"/>
                  <w:marBottom w:val="0"/>
                  <w:divBdr>
                    <w:top w:val="none" w:sz="0" w:space="0" w:color="auto"/>
                    <w:left w:val="none" w:sz="0" w:space="0" w:color="auto"/>
                    <w:bottom w:val="none" w:sz="0" w:space="0" w:color="auto"/>
                    <w:right w:val="none" w:sz="0" w:space="0" w:color="auto"/>
                  </w:divBdr>
                </w:div>
                <w:div w:id="414478650">
                  <w:marLeft w:val="0"/>
                  <w:marRight w:val="0"/>
                  <w:marTop w:val="0"/>
                  <w:marBottom w:val="0"/>
                  <w:divBdr>
                    <w:top w:val="none" w:sz="0" w:space="0" w:color="auto"/>
                    <w:left w:val="none" w:sz="0" w:space="0" w:color="auto"/>
                    <w:bottom w:val="none" w:sz="0" w:space="0" w:color="auto"/>
                    <w:right w:val="none" w:sz="0" w:space="0" w:color="auto"/>
                  </w:divBdr>
                </w:div>
                <w:div w:id="417557256">
                  <w:marLeft w:val="0"/>
                  <w:marRight w:val="0"/>
                  <w:marTop w:val="0"/>
                  <w:marBottom w:val="0"/>
                  <w:divBdr>
                    <w:top w:val="none" w:sz="0" w:space="0" w:color="auto"/>
                    <w:left w:val="none" w:sz="0" w:space="0" w:color="auto"/>
                    <w:bottom w:val="none" w:sz="0" w:space="0" w:color="auto"/>
                    <w:right w:val="none" w:sz="0" w:space="0" w:color="auto"/>
                  </w:divBdr>
                </w:div>
                <w:div w:id="421267012">
                  <w:marLeft w:val="0"/>
                  <w:marRight w:val="0"/>
                  <w:marTop w:val="0"/>
                  <w:marBottom w:val="0"/>
                  <w:divBdr>
                    <w:top w:val="none" w:sz="0" w:space="0" w:color="auto"/>
                    <w:left w:val="none" w:sz="0" w:space="0" w:color="auto"/>
                    <w:bottom w:val="none" w:sz="0" w:space="0" w:color="auto"/>
                    <w:right w:val="none" w:sz="0" w:space="0" w:color="auto"/>
                  </w:divBdr>
                </w:div>
                <w:div w:id="425344693">
                  <w:marLeft w:val="0"/>
                  <w:marRight w:val="0"/>
                  <w:marTop w:val="0"/>
                  <w:marBottom w:val="0"/>
                  <w:divBdr>
                    <w:top w:val="none" w:sz="0" w:space="0" w:color="auto"/>
                    <w:left w:val="none" w:sz="0" w:space="0" w:color="auto"/>
                    <w:bottom w:val="none" w:sz="0" w:space="0" w:color="auto"/>
                    <w:right w:val="none" w:sz="0" w:space="0" w:color="auto"/>
                  </w:divBdr>
                </w:div>
                <w:div w:id="426317587">
                  <w:marLeft w:val="0"/>
                  <w:marRight w:val="0"/>
                  <w:marTop w:val="0"/>
                  <w:marBottom w:val="0"/>
                  <w:divBdr>
                    <w:top w:val="none" w:sz="0" w:space="0" w:color="auto"/>
                    <w:left w:val="none" w:sz="0" w:space="0" w:color="auto"/>
                    <w:bottom w:val="none" w:sz="0" w:space="0" w:color="auto"/>
                    <w:right w:val="none" w:sz="0" w:space="0" w:color="auto"/>
                  </w:divBdr>
                </w:div>
                <w:div w:id="430783378">
                  <w:marLeft w:val="0"/>
                  <w:marRight w:val="0"/>
                  <w:marTop w:val="0"/>
                  <w:marBottom w:val="0"/>
                  <w:divBdr>
                    <w:top w:val="none" w:sz="0" w:space="0" w:color="auto"/>
                    <w:left w:val="none" w:sz="0" w:space="0" w:color="auto"/>
                    <w:bottom w:val="none" w:sz="0" w:space="0" w:color="auto"/>
                    <w:right w:val="none" w:sz="0" w:space="0" w:color="auto"/>
                  </w:divBdr>
                </w:div>
                <w:div w:id="434785568">
                  <w:marLeft w:val="0"/>
                  <w:marRight w:val="0"/>
                  <w:marTop w:val="0"/>
                  <w:marBottom w:val="0"/>
                  <w:divBdr>
                    <w:top w:val="none" w:sz="0" w:space="0" w:color="auto"/>
                    <w:left w:val="none" w:sz="0" w:space="0" w:color="auto"/>
                    <w:bottom w:val="none" w:sz="0" w:space="0" w:color="auto"/>
                    <w:right w:val="none" w:sz="0" w:space="0" w:color="auto"/>
                  </w:divBdr>
                </w:div>
                <w:div w:id="437264631">
                  <w:marLeft w:val="0"/>
                  <w:marRight w:val="0"/>
                  <w:marTop w:val="0"/>
                  <w:marBottom w:val="0"/>
                  <w:divBdr>
                    <w:top w:val="none" w:sz="0" w:space="0" w:color="auto"/>
                    <w:left w:val="none" w:sz="0" w:space="0" w:color="auto"/>
                    <w:bottom w:val="none" w:sz="0" w:space="0" w:color="auto"/>
                    <w:right w:val="none" w:sz="0" w:space="0" w:color="auto"/>
                  </w:divBdr>
                </w:div>
                <w:div w:id="443422367">
                  <w:marLeft w:val="0"/>
                  <w:marRight w:val="0"/>
                  <w:marTop w:val="0"/>
                  <w:marBottom w:val="0"/>
                  <w:divBdr>
                    <w:top w:val="none" w:sz="0" w:space="0" w:color="auto"/>
                    <w:left w:val="none" w:sz="0" w:space="0" w:color="auto"/>
                    <w:bottom w:val="none" w:sz="0" w:space="0" w:color="auto"/>
                    <w:right w:val="none" w:sz="0" w:space="0" w:color="auto"/>
                  </w:divBdr>
                </w:div>
                <w:div w:id="446195769">
                  <w:marLeft w:val="0"/>
                  <w:marRight w:val="0"/>
                  <w:marTop w:val="0"/>
                  <w:marBottom w:val="0"/>
                  <w:divBdr>
                    <w:top w:val="none" w:sz="0" w:space="0" w:color="auto"/>
                    <w:left w:val="none" w:sz="0" w:space="0" w:color="auto"/>
                    <w:bottom w:val="none" w:sz="0" w:space="0" w:color="auto"/>
                    <w:right w:val="none" w:sz="0" w:space="0" w:color="auto"/>
                  </w:divBdr>
                </w:div>
                <w:div w:id="468478231">
                  <w:marLeft w:val="0"/>
                  <w:marRight w:val="0"/>
                  <w:marTop w:val="0"/>
                  <w:marBottom w:val="0"/>
                  <w:divBdr>
                    <w:top w:val="none" w:sz="0" w:space="0" w:color="auto"/>
                    <w:left w:val="none" w:sz="0" w:space="0" w:color="auto"/>
                    <w:bottom w:val="none" w:sz="0" w:space="0" w:color="auto"/>
                    <w:right w:val="none" w:sz="0" w:space="0" w:color="auto"/>
                  </w:divBdr>
                </w:div>
                <w:div w:id="470098749">
                  <w:marLeft w:val="0"/>
                  <w:marRight w:val="0"/>
                  <w:marTop w:val="0"/>
                  <w:marBottom w:val="0"/>
                  <w:divBdr>
                    <w:top w:val="none" w:sz="0" w:space="0" w:color="auto"/>
                    <w:left w:val="none" w:sz="0" w:space="0" w:color="auto"/>
                    <w:bottom w:val="none" w:sz="0" w:space="0" w:color="auto"/>
                    <w:right w:val="none" w:sz="0" w:space="0" w:color="auto"/>
                  </w:divBdr>
                </w:div>
                <w:div w:id="473959022">
                  <w:marLeft w:val="0"/>
                  <w:marRight w:val="0"/>
                  <w:marTop w:val="0"/>
                  <w:marBottom w:val="0"/>
                  <w:divBdr>
                    <w:top w:val="none" w:sz="0" w:space="0" w:color="auto"/>
                    <w:left w:val="none" w:sz="0" w:space="0" w:color="auto"/>
                    <w:bottom w:val="none" w:sz="0" w:space="0" w:color="auto"/>
                    <w:right w:val="none" w:sz="0" w:space="0" w:color="auto"/>
                  </w:divBdr>
                </w:div>
                <w:div w:id="488441319">
                  <w:marLeft w:val="0"/>
                  <w:marRight w:val="0"/>
                  <w:marTop w:val="0"/>
                  <w:marBottom w:val="0"/>
                  <w:divBdr>
                    <w:top w:val="none" w:sz="0" w:space="0" w:color="auto"/>
                    <w:left w:val="none" w:sz="0" w:space="0" w:color="auto"/>
                    <w:bottom w:val="none" w:sz="0" w:space="0" w:color="auto"/>
                    <w:right w:val="none" w:sz="0" w:space="0" w:color="auto"/>
                  </w:divBdr>
                </w:div>
                <w:div w:id="496919672">
                  <w:marLeft w:val="0"/>
                  <w:marRight w:val="0"/>
                  <w:marTop w:val="0"/>
                  <w:marBottom w:val="0"/>
                  <w:divBdr>
                    <w:top w:val="none" w:sz="0" w:space="0" w:color="auto"/>
                    <w:left w:val="none" w:sz="0" w:space="0" w:color="auto"/>
                    <w:bottom w:val="none" w:sz="0" w:space="0" w:color="auto"/>
                    <w:right w:val="none" w:sz="0" w:space="0" w:color="auto"/>
                  </w:divBdr>
                </w:div>
                <w:div w:id="517813282">
                  <w:marLeft w:val="0"/>
                  <w:marRight w:val="0"/>
                  <w:marTop w:val="0"/>
                  <w:marBottom w:val="0"/>
                  <w:divBdr>
                    <w:top w:val="none" w:sz="0" w:space="0" w:color="auto"/>
                    <w:left w:val="none" w:sz="0" w:space="0" w:color="auto"/>
                    <w:bottom w:val="none" w:sz="0" w:space="0" w:color="auto"/>
                    <w:right w:val="none" w:sz="0" w:space="0" w:color="auto"/>
                  </w:divBdr>
                </w:div>
                <w:div w:id="528177791">
                  <w:marLeft w:val="0"/>
                  <w:marRight w:val="0"/>
                  <w:marTop w:val="0"/>
                  <w:marBottom w:val="0"/>
                  <w:divBdr>
                    <w:top w:val="none" w:sz="0" w:space="0" w:color="auto"/>
                    <w:left w:val="none" w:sz="0" w:space="0" w:color="auto"/>
                    <w:bottom w:val="none" w:sz="0" w:space="0" w:color="auto"/>
                    <w:right w:val="none" w:sz="0" w:space="0" w:color="auto"/>
                  </w:divBdr>
                </w:div>
                <w:div w:id="536892182">
                  <w:marLeft w:val="0"/>
                  <w:marRight w:val="0"/>
                  <w:marTop w:val="0"/>
                  <w:marBottom w:val="0"/>
                  <w:divBdr>
                    <w:top w:val="none" w:sz="0" w:space="0" w:color="auto"/>
                    <w:left w:val="none" w:sz="0" w:space="0" w:color="auto"/>
                    <w:bottom w:val="none" w:sz="0" w:space="0" w:color="auto"/>
                    <w:right w:val="none" w:sz="0" w:space="0" w:color="auto"/>
                  </w:divBdr>
                </w:div>
                <w:div w:id="554045213">
                  <w:marLeft w:val="0"/>
                  <w:marRight w:val="0"/>
                  <w:marTop w:val="0"/>
                  <w:marBottom w:val="0"/>
                  <w:divBdr>
                    <w:top w:val="none" w:sz="0" w:space="0" w:color="auto"/>
                    <w:left w:val="none" w:sz="0" w:space="0" w:color="auto"/>
                    <w:bottom w:val="none" w:sz="0" w:space="0" w:color="auto"/>
                    <w:right w:val="none" w:sz="0" w:space="0" w:color="auto"/>
                  </w:divBdr>
                </w:div>
                <w:div w:id="556864057">
                  <w:marLeft w:val="0"/>
                  <w:marRight w:val="0"/>
                  <w:marTop w:val="0"/>
                  <w:marBottom w:val="0"/>
                  <w:divBdr>
                    <w:top w:val="none" w:sz="0" w:space="0" w:color="auto"/>
                    <w:left w:val="none" w:sz="0" w:space="0" w:color="auto"/>
                    <w:bottom w:val="none" w:sz="0" w:space="0" w:color="auto"/>
                    <w:right w:val="none" w:sz="0" w:space="0" w:color="auto"/>
                  </w:divBdr>
                </w:div>
                <w:div w:id="561602077">
                  <w:marLeft w:val="0"/>
                  <w:marRight w:val="0"/>
                  <w:marTop w:val="0"/>
                  <w:marBottom w:val="0"/>
                  <w:divBdr>
                    <w:top w:val="none" w:sz="0" w:space="0" w:color="auto"/>
                    <w:left w:val="none" w:sz="0" w:space="0" w:color="auto"/>
                    <w:bottom w:val="none" w:sz="0" w:space="0" w:color="auto"/>
                    <w:right w:val="none" w:sz="0" w:space="0" w:color="auto"/>
                  </w:divBdr>
                </w:div>
                <w:div w:id="566111374">
                  <w:marLeft w:val="0"/>
                  <w:marRight w:val="0"/>
                  <w:marTop w:val="0"/>
                  <w:marBottom w:val="0"/>
                  <w:divBdr>
                    <w:top w:val="none" w:sz="0" w:space="0" w:color="auto"/>
                    <w:left w:val="none" w:sz="0" w:space="0" w:color="auto"/>
                    <w:bottom w:val="none" w:sz="0" w:space="0" w:color="auto"/>
                    <w:right w:val="none" w:sz="0" w:space="0" w:color="auto"/>
                  </w:divBdr>
                </w:div>
                <w:div w:id="579407934">
                  <w:marLeft w:val="0"/>
                  <w:marRight w:val="0"/>
                  <w:marTop w:val="0"/>
                  <w:marBottom w:val="0"/>
                  <w:divBdr>
                    <w:top w:val="none" w:sz="0" w:space="0" w:color="auto"/>
                    <w:left w:val="none" w:sz="0" w:space="0" w:color="auto"/>
                    <w:bottom w:val="none" w:sz="0" w:space="0" w:color="auto"/>
                    <w:right w:val="none" w:sz="0" w:space="0" w:color="auto"/>
                  </w:divBdr>
                </w:div>
                <w:div w:id="590049705">
                  <w:marLeft w:val="0"/>
                  <w:marRight w:val="0"/>
                  <w:marTop w:val="0"/>
                  <w:marBottom w:val="0"/>
                  <w:divBdr>
                    <w:top w:val="none" w:sz="0" w:space="0" w:color="auto"/>
                    <w:left w:val="none" w:sz="0" w:space="0" w:color="auto"/>
                    <w:bottom w:val="none" w:sz="0" w:space="0" w:color="auto"/>
                    <w:right w:val="none" w:sz="0" w:space="0" w:color="auto"/>
                  </w:divBdr>
                </w:div>
                <w:div w:id="628515570">
                  <w:marLeft w:val="0"/>
                  <w:marRight w:val="0"/>
                  <w:marTop w:val="0"/>
                  <w:marBottom w:val="0"/>
                  <w:divBdr>
                    <w:top w:val="none" w:sz="0" w:space="0" w:color="auto"/>
                    <w:left w:val="none" w:sz="0" w:space="0" w:color="auto"/>
                    <w:bottom w:val="none" w:sz="0" w:space="0" w:color="auto"/>
                    <w:right w:val="none" w:sz="0" w:space="0" w:color="auto"/>
                  </w:divBdr>
                </w:div>
                <w:div w:id="637951564">
                  <w:marLeft w:val="0"/>
                  <w:marRight w:val="0"/>
                  <w:marTop w:val="0"/>
                  <w:marBottom w:val="0"/>
                  <w:divBdr>
                    <w:top w:val="none" w:sz="0" w:space="0" w:color="auto"/>
                    <w:left w:val="none" w:sz="0" w:space="0" w:color="auto"/>
                    <w:bottom w:val="none" w:sz="0" w:space="0" w:color="auto"/>
                    <w:right w:val="none" w:sz="0" w:space="0" w:color="auto"/>
                  </w:divBdr>
                </w:div>
                <w:div w:id="640499029">
                  <w:marLeft w:val="0"/>
                  <w:marRight w:val="0"/>
                  <w:marTop w:val="0"/>
                  <w:marBottom w:val="0"/>
                  <w:divBdr>
                    <w:top w:val="none" w:sz="0" w:space="0" w:color="auto"/>
                    <w:left w:val="none" w:sz="0" w:space="0" w:color="auto"/>
                    <w:bottom w:val="none" w:sz="0" w:space="0" w:color="auto"/>
                    <w:right w:val="none" w:sz="0" w:space="0" w:color="auto"/>
                  </w:divBdr>
                </w:div>
                <w:div w:id="645596297">
                  <w:marLeft w:val="0"/>
                  <w:marRight w:val="0"/>
                  <w:marTop w:val="0"/>
                  <w:marBottom w:val="0"/>
                  <w:divBdr>
                    <w:top w:val="none" w:sz="0" w:space="0" w:color="auto"/>
                    <w:left w:val="none" w:sz="0" w:space="0" w:color="auto"/>
                    <w:bottom w:val="none" w:sz="0" w:space="0" w:color="auto"/>
                    <w:right w:val="none" w:sz="0" w:space="0" w:color="auto"/>
                  </w:divBdr>
                </w:div>
                <w:div w:id="663095746">
                  <w:marLeft w:val="0"/>
                  <w:marRight w:val="0"/>
                  <w:marTop w:val="0"/>
                  <w:marBottom w:val="0"/>
                  <w:divBdr>
                    <w:top w:val="none" w:sz="0" w:space="0" w:color="auto"/>
                    <w:left w:val="none" w:sz="0" w:space="0" w:color="auto"/>
                    <w:bottom w:val="none" w:sz="0" w:space="0" w:color="auto"/>
                    <w:right w:val="none" w:sz="0" w:space="0" w:color="auto"/>
                  </w:divBdr>
                </w:div>
                <w:div w:id="680664535">
                  <w:marLeft w:val="0"/>
                  <w:marRight w:val="0"/>
                  <w:marTop w:val="0"/>
                  <w:marBottom w:val="0"/>
                  <w:divBdr>
                    <w:top w:val="none" w:sz="0" w:space="0" w:color="auto"/>
                    <w:left w:val="none" w:sz="0" w:space="0" w:color="auto"/>
                    <w:bottom w:val="none" w:sz="0" w:space="0" w:color="auto"/>
                    <w:right w:val="none" w:sz="0" w:space="0" w:color="auto"/>
                  </w:divBdr>
                </w:div>
                <w:div w:id="691419782">
                  <w:marLeft w:val="0"/>
                  <w:marRight w:val="0"/>
                  <w:marTop w:val="0"/>
                  <w:marBottom w:val="0"/>
                  <w:divBdr>
                    <w:top w:val="none" w:sz="0" w:space="0" w:color="auto"/>
                    <w:left w:val="none" w:sz="0" w:space="0" w:color="auto"/>
                    <w:bottom w:val="none" w:sz="0" w:space="0" w:color="auto"/>
                    <w:right w:val="none" w:sz="0" w:space="0" w:color="auto"/>
                  </w:divBdr>
                </w:div>
                <w:div w:id="692267559">
                  <w:marLeft w:val="0"/>
                  <w:marRight w:val="0"/>
                  <w:marTop w:val="0"/>
                  <w:marBottom w:val="0"/>
                  <w:divBdr>
                    <w:top w:val="none" w:sz="0" w:space="0" w:color="auto"/>
                    <w:left w:val="none" w:sz="0" w:space="0" w:color="auto"/>
                    <w:bottom w:val="none" w:sz="0" w:space="0" w:color="auto"/>
                    <w:right w:val="none" w:sz="0" w:space="0" w:color="auto"/>
                  </w:divBdr>
                </w:div>
                <w:div w:id="705716336">
                  <w:marLeft w:val="0"/>
                  <w:marRight w:val="0"/>
                  <w:marTop w:val="0"/>
                  <w:marBottom w:val="0"/>
                  <w:divBdr>
                    <w:top w:val="none" w:sz="0" w:space="0" w:color="auto"/>
                    <w:left w:val="none" w:sz="0" w:space="0" w:color="auto"/>
                    <w:bottom w:val="none" w:sz="0" w:space="0" w:color="auto"/>
                    <w:right w:val="none" w:sz="0" w:space="0" w:color="auto"/>
                  </w:divBdr>
                </w:div>
                <w:div w:id="709106359">
                  <w:marLeft w:val="0"/>
                  <w:marRight w:val="0"/>
                  <w:marTop w:val="0"/>
                  <w:marBottom w:val="0"/>
                  <w:divBdr>
                    <w:top w:val="none" w:sz="0" w:space="0" w:color="auto"/>
                    <w:left w:val="none" w:sz="0" w:space="0" w:color="auto"/>
                    <w:bottom w:val="none" w:sz="0" w:space="0" w:color="auto"/>
                    <w:right w:val="none" w:sz="0" w:space="0" w:color="auto"/>
                  </w:divBdr>
                </w:div>
                <w:div w:id="721758079">
                  <w:marLeft w:val="0"/>
                  <w:marRight w:val="0"/>
                  <w:marTop w:val="0"/>
                  <w:marBottom w:val="0"/>
                  <w:divBdr>
                    <w:top w:val="none" w:sz="0" w:space="0" w:color="auto"/>
                    <w:left w:val="none" w:sz="0" w:space="0" w:color="auto"/>
                    <w:bottom w:val="none" w:sz="0" w:space="0" w:color="auto"/>
                    <w:right w:val="none" w:sz="0" w:space="0" w:color="auto"/>
                  </w:divBdr>
                </w:div>
                <w:div w:id="740100814">
                  <w:marLeft w:val="0"/>
                  <w:marRight w:val="0"/>
                  <w:marTop w:val="0"/>
                  <w:marBottom w:val="0"/>
                  <w:divBdr>
                    <w:top w:val="none" w:sz="0" w:space="0" w:color="auto"/>
                    <w:left w:val="none" w:sz="0" w:space="0" w:color="auto"/>
                    <w:bottom w:val="none" w:sz="0" w:space="0" w:color="auto"/>
                    <w:right w:val="none" w:sz="0" w:space="0" w:color="auto"/>
                  </w:divBdr>
                </w:div>
                <w:div w:id="741097322">
                  <w:marLeft w:val="0"/>
                  <w:marRight w:val="0"/>
                  <w:marTop w:val="0"/>
                  <w:marBottom w:val="0"/>
                  <w:divBdr>
                    <w:top w:val="none" w:sz="0" w:space="0" w:color="auto"/>
                    <w:left w:val="none" w:sz="0" w:space="0" w:color="auto"/>
                    <w:bottom w:val="none" w:sz="0" w:space="0" w:color="auto"/>
                    <w:right w:val="none" w:sz="0" w:space="0" w:color="auto"/>
                  </w:divBdr>
                </w:div>
                <w:div w:id="742416873">
                  <w:marLeft w:val="0"/>
                  <w:marRight w:val="0"/>
                  <w:marTop w:val="0"/>
                  <w:marBottom w:val="0"/>
                  <w:divBdr>
                    <w:top w:val="none" w:sz="0" w:space="0" w:color="auto"/>
                    <w:left w:val="none" w:sz="0" w:space="0" w:color="auto"/>
                    <w:bottom w:val="none" w:sz="0" w:space="0" w:color="auto"/>
                    <w:right w:val="none" w:sz="0" w:space="0" w:color="auto"/>
                  </w:divBdr>
                </w:div>
                <w:div w:id="754016157">
                  <w:marLeft w:val="0"/>
                  <w:marRight w:val="0"/>
                  <w:marTop w:val="0"/>
                  <w:marBottom w:val="0"/>
                  <w:divBdr>
                    <w:top w:val="none" w:sz="0" w:space="0" w:color="auto"/>
                    <w:left w:val="none" w:sz="0" w:space="0" w:color="auto"/>
                    <w:bottom w:val="none" w:sz="0" w:space="0" w:color="auto"/>
                    <w:right w:val="none" w:sz="0" w:space="0" w:color="auto"/>
                  </w:divBdr>
                </w:div>
                <w:div w:id="756486000">
                  <w:marLeft w:val="0"/>
                  <w:marRight w:val="0"/>
                  <w:marTop w:val="0"/>
                  <w:marBottom w:val="0"/>
                  <w:divBdr>
                    <w:top w:val="none" w:sz="0" w:space="0" w:color="auto"/>
                    <w:left w:val="none" w:sz="0" w:space="0" w:color="auto"/>
                    <w:bottom w:val="none" w:sz="0" w:space="0" w:color="auto"/>
                    <w:right w:val="none" w:sz="0" w:space="0" w:color="auto"/>
                  </w:divBdr>
                </w:div>
                <w:div w:id="767579654">
                  <w:marLeft w:val="0"/>
                  <w:marRight w:val="0"/>
                  <w:marTop w:val="0"/>
                  <w:marBottom w:val="0"/>
                  <w:divBdr>
                    <w:top w:val="none" w:sz="0" w:space="0" w:color="auto"/>
                    <w:left w:val="none" w:sz="0" w:space="0" w:color="auto"/>
                    <w:bottom w:val="none" w:sz="0" w:space="0" w:color="auto"/>
                    <w:right w:val="none" w:sz="0" w:space="0" w:color="auto"/>
                  </w:divBdr>
                </w:div>
                <w:div w:id="772408198">
                  <w:marLeft w:val="0"/>
                  <w:marRight w:val="0"/>
                  <w:marTop w:val="0"/>
                  <w:marBottom w:val="0"/>
                  <w:divBdr>
                    <w:top w:val="none" w:sz="0" w:space="0" w:color="auto"/>
                    <w:left w:val="none" w:sz="0" w:space="0" w:color="auto"/>
                    <w:bottom w:val="none" w:sz="0" w:space="0" w:color="auto"/>
                    <w:right w:val="none" w:sz="0" w:space="0" w:color="auto"/>
                  </w:divBdr>
                </w:div>
                <w:div w:id="777918314">
                  <w:marLeft w:val="0"/>
                  <w:marRight w:val="0"/>
                  <w:marTop w:val="0"/>
                  <w:marBottom w:val="0"/>
                  <w:divBdr>
                    <w:top w:val="none" w:sz="0" w:space="0" w:color="auto"/>
                    <w:left w:val="none" w:sz="0" w:space="0" w:color="auto"/>
                    <w:bottom w:val="none" w:sz="0" w:space="0" w:color="auto"/>
                    <w:right w:val="none" w:sz="0" w:space="0" w:color="auto"/>
                  </w:divBdr>
                </w:div>
                <w:div w:id="782918213">
                  <w:marLeft w:val="0"/>
                  <w:marRight w:val="0"/>
                  <w:marTop w:val="0"/>
                  <w:marBottom w:val="0"/>
                  <w:divBdr>
                    <w:top w:val="none" w:sz="0" w:space="0" w:color="auto"/>
                    <w:left w:val="none" w:sz="0" w:space="0" w:color="auto"/>
                    <w:bottom w:val="none" w:sz="0" w:space="0" w:color="auto"/>
                    <w:right w:val="none" w:sz="0" w:space="0" w:color="auto"/>
                  </w:divBdr>
                </w:div>
                <w:div w:id="793862174">
                  <w:marLeft w:val="0"/>
                  <w:marRight w:val="0"/>
                  <w:marTop w:val="0"/>
                  <w:marBottom w:val="0"/>
                  <w:divBdr>
                    <w:top w:val="none" w:sz="0" w:space="0" w:color="auto"/>
                    <w:left w:val="none" w:sz="0" w:space="0" w:color="auto"/>
                    <w:bottom w:val="none" w:sz="0" w:space="0" w:color="auto"/>
                    <w:right w:val="none" w:sz="0" w:space="0" w:color="auto"/>
                  </w:divBdr>
                </w:div>
                <w:div w:id="795370533">
                  <w:marLeft w:val="0"/>
                  <w:marRight w:val="0"/>
                  <w:marTop w:val="0"/>
                  <w:marBottom w:val="0"/>
                  <w:divBdr>
                    <w:top w:val="none" w:sz="0" w:space="0" w:color="auto"/>
                    <w:left w:val="none" w:sz="0" w:space="0" w:color="auto"/>
                    <w:bottom w:val="none" w:sz="0" w:space="0" w:color="auto"/>
                    <w:right w:val="none" w:sz="0" w:space="0" w:color="auto"/>
                  </w:divBdr>
                </w:div>
                <w:div w:id="797648340">
                  <w:marLeft w:val="0"/>
                  <w:marRight w:val="0"/>
                  <w:marTop w:val="0"/>
                  <w:marBottom w:val="0"/>
                  <w:divBdr>
                    <w:top w:val="none" w:sz="0" w:space="0" w:color="auto"/>
                    <w:left w:val="none" w:sz="0" w:space="0" w:color="auto"/>
                    <w:bottom w:val="none" w:sz="0" w:space="0" w:color="auto"/>
                    <w:right w:val="none" w:sz="0" w:space="0" w:color="auto"/>
                  </w:divBdr>
                </w:div>
                <w:div w:id="799305720">
                  <w:marLeft w:val="0"/>
                  <w:marRight w:val="0"/>
                  <w:marTop w:val="0"/>
                  <w:marBottom w:val="0"/>
                  <w:divBdr>
                    <w:top w:val="none" w:sz="0" w:space="0" w:color="auto"/>
                    <w:left w:val="none" w:sz="0" w:space="0" w:color="auto"/>
                    <w:bottom w:val="none" w:sz="0" w:space="0" w:color="auto"/>
                    <w:right w:val="none" w:sz="0" w:space="0" w:color="auto"/>
                  </w:divBdr>
                </w:div>
                <w:div w:id="812452783">
                  <w:marLeft w:val="0"/>
                  <w:marRight w:val="0"/>
                  <w:marTop w:val="0"/>
                  <w:marBottom w:val="0"/>
                  <w:divBdr>
                    <w:top w:val="none" w:sz="0" w:space="0" w:color="auto"/>
                    <w:left w:val="none" w:sz="0" w:space="0" w:color="auto"/>
                    <w:bottom w:val="none" w:sz="0" w:space="0" w:color="auto"/>
                    <w:right w:val="none" w:sz="0" w:space="0" w:color="auto"/>
                  </w:divBdr>
                </w:div>
                <w:div w:id="817842906">
                  <w:marLeft w:val="0"/>
                  <w:marRight w:val="0"/>
                  <w:marTop w:val="0"/>
                  <w:marBottom w:val="0"/>
                  <w:divBdr>
                    <w:top w:val="none" w:sz="0" w:space="0" w:color="auto"/>
                    <w:left w:val="none" w:sz="0" w:space="0" w:color="auto"/>
                    <w:bottom w:val="none" w:sz="0" w:space="0" w:color="auto"/>
                    <w:right w:val="none" w:sz="0" w:space="0" w:color="auto"/>
                  </w:divBdr>
                </w:div>
                <w:div w:id="818230059">
                  <w:marLeft w:val="0"/>
                  <w:marRight w:val="0"/>
                  <w:marTop w:val="0"/>
                  <w:marBottom w:val="0"/>
                  <w:divBdr>
                    <w:top w:val="none" w:sz="0" w:space="0" w:color="auto"/>
                    <w:left w:val="none" w:sz="0" w:space="0" w:color="auto"/>
                    <w:bottom w:val="none" w:sz="0" w:space="0" w:color="auto"/>
                    <w:right w:val="none" w:sz="0" w:space="0" w:color="auto"/>
                  </w:divBdr>
                </w:div>
                <w:div w:id="825047659">
                  <w:marLeft w:val="0"/>
                  <w:marRight w:val="0"/>
                  <w:marTop w:val="0"/>
                  <w:marBottom w:val="0"/>
                  <w:divBdr>
                    <w:top w:val="none" w:sz="0" w:space="0" w:color="auto"/>
                    <w:left w:val="none" w:sz="0" w:space="0" w:color="auto"/>
                    <w:bottom w:val="none" w:sz="0" w:space="0" w:color="auto"/>
                    <w:right w:val="none" w:sz="0" w:space="0" w:color="auto"/>
                  </w:divBdr>
                </w:div>
                <w:div w:id="843058271">
                  <w:marLeft w:val="0"/>
                  <w:marRight w:val="0"/>
                  <w:marTop w:val="0"/>
                  <w:marBottom w:val="0"/>
                  <w:divBdr>
                    <w:top w:val="none" w:sz="0" w:space="0" w:color="auto"/>
                    <w:left w:val="none" w:sz="0" w:space="0" w:color="auto"/>
                    <w:bottom w:val="none" w:sz="0" w:space="0" w:color="auto"/>
                    <w:right w:val="none" w:sz="0" w:space="0" w:color="auto"/>
                  </w:divBdr>
                </w:div>
                <w:div w:id="843860676">
                  <w:marLeft w:val="0"/>
                  <w:marRight w:val="0"/>
                  <w:marTop w:val="0"/>
                  <w:marBottom w:val="0"/>
                  <w:divBdr>
                    <w:top w:val="none" w:sz="0" w:space="0" w:color="auto"/>
                    <w:left w:val="none" w:sz="0" w:space="0" w:color="auto"/>
                    <w:bottom w:val="none" w:sz="0" w:space="0" w:color="auto"/>
                    <w:right w:val="none" w:sz="0" w:space="0" w:color="auto"/>
                  </w:divBdr>
                </w:div>
                <w:div w:id="844129488">
                  <w:marLeft w:val="0"/>
                  <w:marRight w:val="0"/>
                  <w:marTop w:val="0"/>
                  <w:marBottom w:val="0"/>
                  <w:divBdr>
                    <w:top w:val="none" w:sz="0" w:space="0" w:color="auto"/>
                    <w:left w:val="none" w:sz="0" w:space="0" w:color="auto"/>
                    <w:bottom w:val="none" w:sz="0" w:space="0" w:color="auto"/>
                    <w:right w:val="none" w:sz="0" w:space="0" w:color="auto"/>
                  </w:divBdr>
                </w:div>
                <w:div w:id="844512224">
                  <w:marLeft w:val="0"/>
                  <w:marRight w:val="0"/>
                  <w:marTop w:val="0"/>
                  <w:marBottom w:val="0"/>
                  <w:divBdr>
                    <w:top w:val="none" w:sz="0" w:space="0" w:color="auto"/>
                    <w:left w:val="none" w:sz="0" w:space="0" w:color="auto"/>
                    <w:bottom w:val="none" w:sz="0" w:space="0" w:color="auto"/>
                    <w:right w:val="none" w:sz="0" w:space="0" w:color="auto"/>
                  </w:divBdr>
                </w:div>
                <w:div w:id="852261707">
                  <w:marLeft w:val="0"/>
                  <w:marRight w:val="0"/>
                  <w:marTop w:val="0"/>
                  <w:marBottom w:val="0"/>
                  <w:divBdr>
                    <w:top w:val="none" w:sz="0" w:space="0" w:color="auto"/>
                    <w:left w:val="none" w:sz="0" w:space="0" w:color="auto"/>
                    <w:bottom w:val="none" w:sz="0" w:space="0" w:color="auto"/>
                    <w:right w:val="none" w:sz="0" w:space="0" w:color="auto"/>
                  </w:divBdr>
                </w:div>
                <w:div w:id="861094836">
                  <w:marLeft w:val="0"/>
                  <w:marRight w:val="0"/>
                  <w:marTop w:val="0"/>
                  <w:marBottom w:val="0"/>
                  <w:divBdr>
                    <w:top w:val="none" w:sz="0" w:space="0" w:color="auto"/>
                    <w:left w:val="none" w:sz="0" w:space="0" w:color="auto"/>
                    <w:bottom w:val="none" w:sz="0" w:space="0" w:color="auto"/>
                    <w:right w:val="none" w:sz="0" w:space="0" w:color="auto"/>
                  </w:divBdr>
                </w:div>
                <w:div w:id="869148587">
                  <w:marLeft w:val="0"/>
                  <w:marRight w:val="0"/>
                  <w:marTop w:val="0"/>
                  <w:marBottom w:val="0"/>
                  <w:divBdr>
                    <w:top w:val="none" w:sz="0" w:space="0" w:color="auto"/>
                    <w:left w:val="none" w:sz="0" w:space="0" w:color="auto"/>
                    <w:bottom w:val="none" w:sz="0" w:space="0" w:color="auto"/>
                    <w:right w:val="none" w:sz="0" w:space="0" w:color="auto"/>
                  </w:divBdr>
                </w:div>
                <w:div w:id="873075468">
                  <w:marLeft w:val="0"/>
                  <w:marRight w:val="0"/>
                  <w:marTop w:val="0"/>
                  <w:marBottom w:val="0"/>
                  <w:divBdr>
                    <w:top w:val="none" w:sz="0" w:space="0" w:color="auto"/>
                    <w:left w:val="none" w:sz="0" w:space="0" w:color="auto"/>
                    <w:bottom w:val="none" w:sz="0" w:space="0" w:color="auto"/>
                    <w:right w:val="none" w:sz="0" w:space="0" w:color="auto"/>
                  </w:divBdr>
                </w:div>
                <w:div w:id="883635203">
                  <w:marLeft w:val="0"/>
                  <w:marRight w:val="0"/>
                  <w:marTop w:val="0"/>
                  <w:marBottom w:val="0"/>
                  <w:divBdr>
                    <w:top w:val="none" w:sz="0" w:space="0" w:color="auto"/>
                    <w:left w:val="none" w:sz="0" w:space="0" w:color="auto"/>
                    <w:bottom w:val="none" w:sz="0" w:space="0" w:color="auto"/>
                    <w:right w:val="none" w:sz="0" w:space="0" w:color="auto"/>
                  </w:divBdr>
                </w:div>
                <w:div w:id="887766058">
                  <w:marLeft w:val="0"/>
                  <w:marRight w:val="0"/>
                  <w:marTop w:val="0"/>
                  <w:marBottom w:val="0"/>
                  <w:divBdr>
                    <w:top w:val="none" w:sz="0" w:space="0" w:color="auto"/>
                    <w:left w:val="none" w:sz="0" w:space="0" w:color="auto"/>
                    <w:bottom w:val="none" w:sz="0" w:space="0" w:color="auto"/>
                    <w:right w:val="none" w:sz="0" w:space="0" w:color="auto"/>
                  </w:divBdr>
                </w:div>
                <w:div w:id="889146754">
                  <w:marLeft w:val="0"/>
                  <w:marRight w:val="0"/>
                  <w:marTop w:val="0"/>
                  <w:marBottom w:val="0"/>
                  <w:divBdr>
                    <w:top w:val="none" w:sz="0" w:space="0" w:color="auto"/>
                    <w:left w:val="none" w:sz="0" w:space="0" w:color="auto"/>
                    <w:bottom w:val="none" w:sz="0" w:space="0" w:color="auto"/>
                    <w:right w:val="none" w:sz="0" w:space="0" w:color="auto"/>
                  </w:divBdr>
                </w:div>
                <w:div w:id="891428265">
                  <w:marLeft w:val="0"/>
                  <w:marRight w:val="0"/>
                  <w:marTop w:val="0"/>
                  <w:marBottom w:val="0"/>
                  <w:divBdr>
                    <w:top w:val="none" w:sz="0" w:space="0" w:color="auto"/>
                    <w:left w:val="none" w:sz="0" w:space="0" w:color="auto"/>
                    <w:bottom w:val="none" w:sz="0" w:space="0" w:color="auto"/>
                    <w:right w:val="none" w:sz="0" w:space="0" w:color="auto"/>
                  </w:divBdr>
                </w:div>
                <w:div w:id="896278011">
                  <w:marLeft w:val="0"/>
                  <w:marRight w:val="0"/>
                  <w:marTop w:val="0"/>
                  <w:marBottom w:val="0"/>
                  <w:divBdr>
                    <w:top w:val="none" w:sz="0" w:space="0" w:color="auto"/>
                    <w:left w:val="none" w:sz="0" w:space="0" w:color="auto"/>
                    <w:bottom w:val="none" w:sz="0" w:space="0" w:color="auto"/>
                    <w:right w:val="none" w:sz="0" w:space="0" w:color="auto"/>
                  </w:divBdr>
                </w:div>
                <w:div w:id="897666933">
                  <w:marLeft w:val="0"/>
                  <w:marRight w:val="0"/>
                  <w:marTop w:val="0"/>
                  <w:marBottom w:val="0"/>
                  <w:divBdr>
                    <w:top w:val="none" w:sz="0" w:space="0" w:color="auto"/>
                    <w:left w:val="none" w:sz="0" w:space="0" w:color="auto"/>
                    <w:bottom w:val="none" w:sz="0" w:space="0" w:color="auto"/>
                    <w:right w:val="none" w:sz="0" w:space="0" w:color="auto"/>
                  </w:divBdr>
                </w:div>
                <w:div w:id="902834204">
                  <w:marLeft w:val="0"/>
                  <w:marRight w:val="0"/>
                  <w:marTop w:val="0"/>
                  <w:marBottom w:val="0"/>
                  <w:divBdr>
                    <w:top w:val="none" w:sz="0" w:space="0" w:color="auto"/>
                    <w:left w:val="none" w:sz="0" w:space="0" w:color="auto"/>
                    <w:bottom w:val="none" w:sz="0" w:space="0" w:color="auto"/>
                    <w:right w:val="none" w:sz="0" w:space="0" w:color="auto"/>
                  </w:divBdr>
                </w:div>
                <w:div w:id="906571963">
                  <w:marLeft w:val="0"/>
                  <w:marRight w:val="0"/>
                  <w:marTop w:val="0"/>
                  <w:marBottom w:val="0"/>
                  <w:divBdr>
                    <w:top w:val="none" w:sz="0" w:space="0" w:color="auto"/>
                    <w:left w:val="none" w:sz="0" w:space="0" w:color="auto"/>
                    <w:bottom w:val="none" w:sz="0" w:space="0" w:color="auto"/>
                    <w:right w:val="none" w:sz="0" w:space="0" w:color="auto"/>
                  </w:divBdr>
                </w:div>
                <w:div w:id="906888807">
                  <w:marLeft w:val="0"/>
                  <w:marRight w:val="0"/>
                  <w:marTop w:val="0"/>
                  <w:marBottom w:val="0"/>
                  <w:divBdr>
                    <w:top w:val="none" w:sz="0" w:space="0" w:color="auto"/>
                    <w:left w:val="none" w:sz="0" w:space="0" w:color="auto"/>
                    <w:bottom w:val="none" w:sz="0" w:space="0" w:color="auto"/>
                    <w:right w:val="none" w:sz="0" w:space="0" w:color="auto"/>
                  </w:divBdr>
                </w:div>
                <w:div w:id="910431250">
                  <w:marLeft w:val="0"/>
                  <w:marRight w:val="0"/>
                  <w:marTop w:val="0"/>
                  <w:marBottom w:val="0"/>
                  <w:divBdr>
                    <w:top w:val="none" w:sz="0" w:space="0" w:color="auto"/>
                    <w:left w:val="none" w:sz="0" w:space="0" w:color="auto"/>
                    <w:bottom w:val="none" w:sz="0" w:space="0" w:color="auto"/>
                    <w:right w:val="none" w:sz="0" w:space="0" w:color="auto"/>
                  </w:divBdr>
                </w:div>
                <w:div w:id="921372819">
                  <w:marLeft w:val="0"/>
                  <w:marRight w:val="0"/>
                  <w:marTop w:val="0"/>
                  <w:marBottom w:val="0"/>
                  <w:divBdr>
                    <w:top w:val="none" w:sz="0" w:space="0" w:color="auto"/>
                    <w:left w:val="none" w:sz="0" w:space="0" w:color="auto"/>
                    <w:bottom w:val="none" w:sz="0" w:space="0" w:color="auto"/>
                    <w:right w:val="none" w:sz="0" w:space="0" w:color="auto"/>
                  </w:divBdr>
                </w:div>
                <w:div w:id="927735879">
                  <w:marLeft w:val="0"/>
                  <w:marRight w:val="0"/>
                  <w:marTop w:val="0"/>
                  <w:marBottom w:val="0"/>
                  <w:divBdr>
                    <w:top w:val="none" w:sz="0" w:space="0" w:color="auto"/>
                    <w:left w:val="none" w:sz="0" w:space="0" w:color="auto"/>
                    <w:bottom w:val="none" w:sz="0" w:space="0" w:color="auto"/>
                    <w:right w:val="none" w:sz="0" w:space="0" w:color="auto"/>
                  </w:divBdr>
                </w:div>
                <w:div w:id="936015300">
                  <w:marLeft w:val="0"/>
                  <w:marRight w:val="0"/>
                  <w:marTop w:val="0"/>
                  <w:marBottom w:val="0"/>
                  <w:divBdr>
                    <w:top w:val="none" w:sz="0" w:space="0" w:color="auto"/>
                    <w:left w:val="none" w:sz="0" w:space="0" w:color="auto"/>
                    <w:bottom w:val="none" w:sz="0" w:space="0" w:color="auto"/>
                    <w:right w:val="none" w:sz="0" w:space="0" w:color="auto"/>
                  </w:divBdr>
                </w:div>
                <w:div w:id="943076374">
                  <w:marLeft w:val="0"/>
                  <w:marRight w:val="0"/>
                  <w:marTop w:val="0"/>
                  <w:marBottom w:val="0"/>
                  <w:divBdr>
                    <w:top w:val="none" w:sz="0" w:space="0" w:color="auto"/>
                    <w:left w:val="none" w:sz="0" w:space="0" w:color="auto"/>
                    <w:bottom w:val="none" w:sz="0" w:space="0" w:color="auto"/>
                    <w:right w:val="none" w:sz="0" w:space="0" w:color="auto"/>
                  </w:divBdr>
                </w:div>
                <w:div w:id="944922500">
                  <w:marLeft w:val="0"/>
                  <w:marRight w:val="0"/>
                  <w:marTop w:val="0"/>
                  <w:marBottom w:val="0"/>
                  <w:divBdr>
                    <w:top w:val="none" w:sz="0" w:space="0" w:color="auto"/>
                    <w:left w:val="none" w:sz="0" w:space="0" w:color="auto"/>
                    <w:bottom w:val="none" w:sz="0" w:space="0" w:color="auto"/>
                    <w:right w:val="none" w:sz="0" w:space="0" w:color="auto"/>
                  </w:divBdr>
                </w:div>
                <w:div w:id="959840646">
                  <w:marLeft w:val="0"/>
                  <w:marRight w:val="0"/>
                  <w:marTop w:val="0"/>
                  <w:marBottom w:val="0"/>
                  <w:divBdr>
                    <w:top w:val="none" w:sz="0" w:space="0" w:color="auto"/>
                    <w:left w:val="none" w:sz="0" w:space="0" w:color="auto"/>
                    <w:bottom w:val="none" w:sz="0" w:space="0" w:color="auto"/>
                    <w:right w:val="none" w:sz="0" w:space="0" w:color="auto"/>
                  </w:divBdr>
                </w:div>
                <w:div w:id="960958345">
                  <w:marLeft w:val="0"/>
                  <w:marRight w:val="0"/>
                  <w:marTop w:val="0"/>
                  <w:marBottom w:val="0"/>
                  <w:divBdr>
                    <w:top w:val="none" w:sz="0" w:space="0" w:color="auto"/>
                    <w:left w:val="none" w:sz="0" w:space="0" w:color="auto"/>
                    <w:bottom w:val="none" w:sz="0" w:space="0" w:color="auto"/>
                    <w:right w:val="none" w:sz="0" w:space="0" w:color="auto"/>
                  </w:divBdr>
                </w:div>
                <w:div w:id="970869041">
                  <w:marLeft w:val="0"/>
                  <w:marRight w:val="0"/>
                  <w:marTop w:val="0"/>
                  <w:marBottom w:val="0"/>
                  <w:divBdr>
                    <w:top w:val="none" w:sz="0" w:space="0" w:color="auto"/>
                    <w:left w:val="none" w:sz="0" w:space="0" w:color="auto"/>
                    <w:bottom w:val="none" w:sz="0" w:space="0" w:color="auto"/>
                    <w:right w:val="none" w:sz="0" w:space="0" w:color="auto"/>
                  </w:divBdr>
                </w:div>
                <w:div w:id="989676408">
                  <w:marLeft w:val="0"/>
                  <w:marRight w:val="0"/>
                  <w:marTop w:val="0"/>
                  <w:marBottom w:val="0"/>
                  <w:divBdr>
                    <w:top w:val="none" w:sz="0" w:space="0" w:color="auto"/>
                    <w:left w:val="none" w:sz="0" w:space="0" w:color="auto"/>
                    <w:bottom w:val="none" w:sz="0" w:space="0" w:color="auto"/>
                    <w:right w:val="none" w:sz="0" w:space="0" w:color="auto"/>
                  </w:divBdr>
                </w:div>
                <w:div w:id="990600974">
                  <w:marLeft w:val="0"/>
                  <w:marRight w:val="0"/>
                  <w:marTop w:val="0"/>
                  <w:marBottom w:val="0"/>
                  <w:divBdr>
                    <w:top w:val="none" w:sz="0" w:space="0" w:color="auto"/>
                    <w:left w:val="none" w:sz="0" w:space="0" w:color="auto"/>
                    <w:bottom w:val="none" w:sz="0" w:space="0" w:color="auto"/>
                    <w:right w:val="none" w:sz="0" w:space="0" w:color="auto"/>
                  </w:divBdr>
                </w:div>
                <w:div w:id="995642458">
                  <w:marLeft w:val="0"/>
                  <w:marRight w:val="0"/>
                  <w:marTop w:val="0"/>
                  <w:marBottom w:val="0"/>
                  <w:divBdr>
                    <w:top w:val="none" w:sz="0" w:space="0" w:color="auto"/>
                    <w:left w:val="none" w:sz="0" w:space="0" w:color="auto"/>
                    <w:bottom w:val="none" w:sz="0" w:space="0" w:color="auto"/>
                    <w:right w:val="none" w:sz="0" w:space="0" w:color="auto"/>
                  </w:divBdr>
                </w:div>
                <w:div w:id="1002512611">
                  <w:marLeft w:val="0"/>
                  <w:marRight w:val="0"/>
                  <w:marTop w:val="0"/>
                  <w:marBottom w:val="0"/>
                  <w:divBdr>
                    <w:top w:val="none" w:sz="0" w:space="0" w:color="auto"/>
                    <w:left w:val="none" w:sz="0" w:space="0" w:color="auto"/>
                    <w:bottom w:val="none" w:sz="0" w:space="0" w:color="auto"/>
                    <w:right w:val="none" w:sz="0" w:space="0" w:color="auto"/>
                  </w:divBdr>
                </w:div>
                <w:div w:id="1005013827">
                  <w:marLeft w:val="0"/>
                  <w:marRight w:val="0"/>
                  <w:marTop w:val="0"/>
                  <w:marBottom w:val="0"/>
                  <w:divBdr>
                    <w:top w:val="none" w:sz="0" w:space="0" w:color="auto"/>
                    <w:left w:val="none" w:sz="0" w:space="0" w:color="auto"/>
                    <w:bottom w:val="none" w:sz="0" w:space="0" w:color="auto"/>
                    <w:right w:val="none" w:sz="0" w:space="0" w:color="auto"/>
                  </w:divBdr>
                </w:div>
                <w:div w:id="1008020174">
                  <w:marLeft w:val="0"/>
                  <w:marRight w:val="0"/>
                  <w:marTop w:val="0"/>
                  <w:marBottom w:val="0"/>
                  <w:divBdr>
                    <w:top w:val="none" w:sz="0" w:space="0" w:color="auto"/>
                    <w:left w:val="none" w:sz="0" w:space="0" w:color="auto"/>
                    <w:bottom w:val="none" w:sz="0" w:space="0" w:color="auto"/>
                    <w:right w:val="none" w:sz="0" w:space="0" w:color="auto"/>
                  </w:divBdr>
                </w:div>
                <w:div w:id="1011103341">
                  <w:marLeft w:val="0"/>
                  <w:marRight w:val="0"/>
                  <w:marTop w:val="0"/>
                  <w:marBottom w:val="0"/>
                  <w:divBdr>
                    <w:top w:val="none" w:sz="0" w:space="0" w:color="auto"/>
                    <w:left w:val="none" w:sz="0" w:space="0" w:color="auto"/>
                    <w:bottom w:val="none" w:sz="0" w:space="0" w:color="auto"/>
                    <w:right w:val="none" w:sz="0" w:space="0" w:color="auto"/>
                  </w:divBdr>
                </w:div>
                <w:div w:id="1011372616">
                  <w:marLeft w:val="0"/>
                  <w:marRight w:val="0"/>
                  <w:marTop w:val="0"/>
                  <w:marBottom w:val="0"/>
                  <w:divBdr>
                    <w:top w:val="none" w:sz="0" w:space="0" w:color="auto"/>
                    <w:left w:val="none" w:sz="0" w:space="0" w:color="auto"/>
                    <w:bottom w:val="none" w:sz="0" w:space="0" w:color="auto"/>
                    <w:right w:val="none" w:sz="0" w:space="0" w:color="auto"/>
                  </w:divBdr>
                </w:div>
                <w:div w:id="1015695577">
                  <w:marLeft w:val="0"/>
                  <w:marRight w:val="0"/>
                  <w:marTop w:val="0"/>
                  <w:marBottom w:val="0"/>
                  <w:divBdr>
                    <w:top w:val="none" w:sz="0" w:space="0" w:color="auto"/>
                    <w:left w:val="none" w:sz="0" w:space="0" w:color="auto"/>
                    <w:bottom w:val="none" w:sz="0" w:space="0" w:color="auto"/>
                    <w:right w:val="none" w:sz="0" w:space="0" w:color="auto"/>
                  </w:divBdr>
                </w:div>
                <w:div w:id="1026054073">
                  <w:marLeft w:val="0"/>
                  <w:marRight w:val="0"/>
                  <w:marTop w:val="0"/>
                  <w:marBottom w:val="0"/>
                  <w:divBdr>
                    <w:top w:val="none" w:sz="0" w:space="0" w:color="auto"/>
                    <w:left w:val="none" w:sz="0" w:space="0" w:color="auto"/>
                    <w:bottom w:val="none" w:sz="0" w:space="0" w:color="auto"/>
                    <w:right w:val="none" w:sz="0" w:space="0" w:color="auto"/>
                  </w:divBdr>
                </w:div>
                <w:div w:id="1027484175">
                  <w:marLeft w:val="0"/>
                  <w:marRight w:val="0"/>
                  <w:marTop w:val="0"/>
                  <w:marBottom w:val="0"/>
                  <w:divBdr>
                    <w:top w:val="none" w:sz="0" w:space="0" w:color="auto"/>
                    <w:left w:val="none" w:sz="0" w:space="0" w:color="auto"/>
                    <w:bottom w:val="none" w:sz="0" w:space="0" w:color="auto"/>
                    <w:right w:val="none" w:sz="0" w:space="0" w:color="auto"/>
                  </w:divBdr>
                </w:div>
                <w:div w:id="1040470124">
                  <w:marLeft w:val="0"/>
                  <w:marRight w:val="0"/>
                  <w:marTop w:val="0"/>
                  <w:marBottom w:val="0"/>
                  <w:divBdr>
                    <w:top w:val="none" w:sz="0" w:space="0" w:color="auto"/>
                    <w:left w:val="none" w:sz="0" w:space="0" w:color="auto"/>
                    <w:bottom w:val="none" w:sz="0" w:space="0" w:color="auto"/>
                    <w:right w:val="none" w:sz="0" w:space="0" w:color="auto"/>
                  </w:divBdr>
                </w:div>
                <w:div w:id="1050765312">
                  <w:marLeft w:val="0"/>
                  <w:marRight w:val="0"/>
                  <w:marTop w:val="0"/>
                  <w:marBottom w:val="0"/>
                  <w:divBdr>
                    <w:top w:val="none" w:sz="0" w:space="0" w:color="auto"/>
                    <w:left w:val="none" w:sz="0" w:space="0" w:color="auto"/>
                    <w:bottom w:val="none" w:sz="0" w:space="0" w:color="auto"/>
                    <w:right w:val="none" w:sz="0" w:space="0" w:color="auto"/>
                  </w:divBdr>
                </w:div>
                <w:div w:id="1056126917">
                  <w:marLeft w:val="0"/>
                  <w:marRight w:val="0"/>
                  <w:marTop w:val="0"/>
                  <w:marBottom w:val="0"/>
                  <w:divBdr>
                    <w:top w:val="none" w:sz="0" w:space="0" w:color="auto"/>
                    <w:left w:val="none" w:sz="0" w:space="0" w:color="auto"/>
                    <w:bottom w:val="none" w:sz="0" w:space="0" w:color="auto"/>
                    <w:right w:val="none" w:sz="0" w:space="0" w:color="auto"/>
                  </w:divBdr>
                </w:div>
                <w:div w:id="1060447908">
                  <w:marLeft w:val="0"/>
                  <w:marRight w:val="0"/>
                  <w:marTop w:val="0"/>
                  <w:marBottom w:val="0"/>
                  <w:divBdr>
                    <w:top w:val="none" w:sz="0" w:space="0" w:color="auto"/>
                    <w:left w:val="none" w:sz="0" w:space="0" w:color="auto"/>
                    <w:bottom w:val="none" w:sz="0" w:space="0" w:color="auto"/>
                    <w:right w:val="none" w:sz="0" w:space="0" w:color="auto"/>
                  </w:divBdr>
                </w:div>
                <w:div w:id="1066033113">
                  <w:marLeft w:val="0"/>
                  <w:marRight w:val="0"/>
                  <w:marTop w:val="0"/>
                  <w:marBottom w:val="0"/>
                  <w:divBdr>
                    <w:top w:val="none" w:sz="0" w:space="0" w:color="auto"/>
                    <w:left w:val="none" w:sz="0" w:space="0" w:color="auto"/>
                    <w:bottom w:val="none" w:sz="0" w:space="0" w:color="auto"/>
                    <w:right w:val="none" w:sz="0" w:space="0" w:color="auto"/>
                  </w:divBdr>
                </w:div>
                <w:div w:id="1067150103">
                  <w:marLeft w:val="0"/>
                  <w:marRight w:val="0"/>
                  <w:marTop w:val="0"/>
                  <w:marBottom w:val="0"/>
                  <w:divBdr>
                    <w:top w:val="none" w:sz="0" w:space="0" w:color="auto"/>
                    <w:left w:val="none" w:sz="0" w:space="0" w:color="auto"/>
                    <w:bottom w:val="none" w:sz="0" w:space="0" w:color="auto"/>
                    <w:right w:val="none" w:sz="0" w:space="0" w:color="auto"/>
                  </w:divBdr>
                </w:div>
                <w:div w:id="1076127050">
                  <w:marLeft w:val="0"/>
                  <w:marRight w:val="0"/>
                  <w:marTop w:val="0"/>
                  <w:marBottom w:val="0"/>
                  <w:divBdr>
                    <w:top w:val="none" w:sz="0" w:space="0" w:color="auto"/>
                    <w:left w:val="none" w:sz="0" w:space="0" w:color="auto"/>
                    <w:bottom w:val="none" w:sz="0" w:space="0" w:color="auto"/>
                    <w:right w:val="none" w:sz="0" w:space="0" w:color="auto"/>
                  </w:divBdr>
                </w:div>
                <w:div w:id="1084648148">
                  <w:marLeft w:val="0"/>
                  <w:marRight w:val="0"/>
                  <w:marTop w:val="0"/>
                  <w:marBottom w:val="0"/>
                  <w:divBdr>
                    <w:top w:val="none" w:sz="0" w:space="0" w:color="auto"/>
                    <w:left w:val="none" w:sz="0" w:space="0" w:color="auto"/>
                    <w:bottom w:val="none" w:sz="0" w:space="0" w:color="auto"/>
                    <w:right w:val="none" w:sz="0" w:space="0" w:color="auto"/>
                  </w:divBdr>
                </w:div>
                <w:div w:id="1091660385">
                  <w:marLeft w:val="0"/>
                  <w:marRight w:val="0"/>
                  <w:marTop w:val="0"/>
                  <w:marBottom w:val="0"/>
                  <w:divBdr>
                    <w:top w:val="none" w:sz="0" w:space="0" w:color="auto"/>
                    <w:left w:val="none" w:sz="0" w:space="0" w:color="auto"/>
                    <w:bottom w:val="none" w:sz="0" w:space="0" w:color="auto"/>
                    <w:right w:val="none" w:sz="0" w:space="0" w:color="auto"/>
                  </w:divBdr>
                </w:div>
                <w:div w:id="1102384986">
                  <w:marLeft w:val="0"/>
                  <w:marRight w:val="0"/>
                  <w:marTop w:val="0"/>
                  <w:marBottom w:val="0"/>
                  <w:divBdr>
                    <w:top w:val="none" w:sz="0" w:space="0" w:color="auto"/>
                    <w:left w:val="none" w:sz="0" w:space="0" w:color="auto"/>
                    <w:bottom w:val="none" w:sz="0" w:space="0" w:color="auto"/>
                    <w:right w:val="none" w:sz="0" w:space="0" w:color="auto"/>
                  </w:divBdr>
                </w:div>
                <w:div w:id="1117261999">
                  <w:marLeft w:val="0"/>
                  <w:marRight w:val="0"/>
                  <w:marTop w:val="0"/>
                  <w:marBottom w:val="0"/>
                  <w:divBdr>
                    <w:top w:val="none" w:sz="0" w:space="0" w:color="auto"/>
                    <w:left w:val="none" w:sz="0" w:space="0" w:color="auto"/>
                    <w:bottom w:val="none" w:sz="0" w:space="0" w:color="auto"/>
                    <w:right w:val="none" w:sz="0" w:space="0" w:color="auto"/>
                  </w:divBdr>
                </w:div>
                <w:div w:id="1124343788">
                  <w:marLeft w:val="0"/>
                  <w:marRight w:val="0"/>
                  <w:marTop w:val="0"/>
                  <w:marBottom w:val="0"/>
                  <w:divBdr>
                    <w:top w:val="none" w:sz="0" w:space="0" w:color="auto"/>
                    <w:left w:val="none" w:sz="0" w:space="0" w:color="auto"/>
                    <w:bottom w:val="none" w:sz="0" w:space="0" w:color="auto"/>
                    <w:right w:val="none" w:sz="0" w:space="0" w:color="auto"/>
                  </w:divBdr>
                </w:div>
                <w:div w:id="1147934756">
                  <w:marLeft w:val="0"/>
                  <w:marRight w:val="0"/>
                  <w:marTop w:val="0"/>
                  <w:marBottom w:val="0"/>
                  <w:divBdr>
                    <w:top w:val="none" w:sz="0" w:space="0" w:color="auto"/>
                    <w:left w:val="none" w:sz="0" w:space="0" w:color="auto"/>
                    <w:bottom w:val="none" w:sz="0" w:space="0" w:color="auto"/>
                    <w:right w:val="none" w:sz="0" w:space="0" w:color="auto"/>
                  </w:divBdr>
                </w:div>
                <w:div w:id="1169827223">
                  <w:marLeft w:val="0"/>
                  <w:marRight w:val="0"/>
                  <w:marTop w:val="0"/>
                  <w:marBottom w:val="0"/>
                  <w:divBdr>
                    <w:top w:val="none" w:sz="0" w:space="0" w:color="auto"/>
                    <w:left w:val="none" w:sz="0" w:space="0" w:color="auto"/>
                    <w:bottom w:val="none" w:sz="0" w:space="0" w:color="auto"/>
                    <w:right w:val="none" w:sz="0" w:space="0" w:color="auto"/>
                  </w:divBdr>
                </w:div>
                <w:div w:id="1176454824">
                  <w:marLeft w:val="0"/>
                  <w:marRight w:val="0"/>
                  <w:marTop w:val="0"/>
                  <w:marBottom w:val="0"/>
                  <w:divBdr>
                    <w:top w:val="none" w:sz="0" w:space="0" w:color="auto"/>
                    <w:left w:val="none" w:sz="0" w:space="0" w:color="auto"/>
                    <w:bottom w:val="none" w:sz="0" w:space="0" w:color="auto"/>
                    <w:right w:val="none" w:sz="0" w:space="0" w:color="auto"/>
                  </w:divBdr>
                </w:div>
                <w:div w:id="1178278330">
                  <w:marLeft w:val="0"/>
                  <w:marRight w:val="0"/>
                  <w:marTop w:val="0"/>
                  <w:marBottom w:val="0"/>
                  <w:divBdr>
                    <w:top w:val="none" w:sz="0" w:space="0" w:color="auto"/>
                    <w:left w:val="none" w:sz="0" w:space="0" w:color="auto"/>
                    <w:bottom w:val="none" w:sz="0" w:space="0" w:color="auto"/>
                    <w:right w:val="none" w:sz="0" w:space="0" w:color="auto"/>
                  </w:divBdr>
                </w:div>
                <w:div w:id="1184900387">
                  <w:marLeft w:val="0"/>
                  <w:marRight w:val="0"/>
                  <w:marTop w:val="0"/>
                  <w:marBottom w:val="0"/>
                  <w:divBdr>
                    <w:top w:val="none" w:sz="0" w:space="0" w:color="auto"/>
                    <w:left w:val="none" w:sz="0" w:space="0" w:color="auto"/>
                    <w:bottom w:val="none" w:sz="0" w:space="0" w:color="auto"/>
                    <w:right w:val="none" w:sz="0" w:space="0" w:color="auto"/>
                  </w:divBdr>
                </w:div>
                <w:div w:id="1193110577">
                  <w:marLeft w:val="0"/>
                  <w:marRight w:val="0"/>
                  <w:marTop w:val="0"/>
                  <w:marBottom w:val="0"/>
                  <w:divBdr>
                    <w:top w:val="none" w:sz="0" w:space="0" w:color="auto"/>
                    <w:left w:val="none" w:sz="0" w:space="0" w:color="auto"/>
                    <w:bottom w:val="none" w:sz="0" w:space="0" w:color="auto"/>
                    <w:right w:val="none" w:sz="0" w:space="0" w:color="auto"/>
                  </w:divBdr>
                </w:div>
                <w:div w:id="1210799371">
                  <w:marLeft w:val="0"/>
                  <w:marRight w:val="0"/>
                  <w:marTop w:val="0"/>
                  <w:marBottom w:val="0"/>
                  <w:divBdr>
                    <w:top w:val="none" w:sz="0" w:space="0" w:color="auto"/>
                    <w:left w:val="none" w:sz="0" w:space="0" w:color="auto"/>
                    <w:bottom w:val="none" w:sz="0" w:space="0" w:color="auto"/>
                    <w:right w:val="none" w:sz="0" w:space="0" w:color="auto"/>
                  </w:divBdr>
                </w:div>
                <w:div w:id="1212114044">
                  <w:marLeft w:val="0"/>
                  <w:marRight w:val="0"/>
                  <w:marTop w:val="0"/>
                  <w:marBottom w:val="0"/>
                  <w:divBdr>
                    <w:top w:val="none" w:sz="0" w:space="0" w:color="auto"/>
                    <w:left w:val="none" w:sz="0" w:space="0" w:color="auto"/>
                    <w:bottom w:val="none" w:sz="0" w:space="0" w:color="auto"/>
                    <w:right w:val="none" w:sz="0" w:space="0" w:color="auto"/>
                  </w:divBdr>
                </w:div>
                <w:div w:id="1221092544">
                  <w:marLeft w:val="0"/>
                  <w:marRight w:val="0"/>
                  <w:marTop w:val="0"/>
                  <w:marBottom w:val="0"/>
                  <w:divBdr>
                    <w:top w:val="none" w:sz="0" w:space="0" w:color="auto"/>
                    <w:left w:val="none" w:sz="0" w:space="0" w:color="auto"/>
                    <w:bottom w:val="none" w:sz="0" w:space="0" w:color="auto"/>
                    <w:right w:val="none" w:sz="0" w:space="0" w:color="auto"/>
                  </w:divBdr>
                </w:div>
                <w:div w:id="1235776552">
                  <w:marLeft w:val="0"/>
                  <w:marRight w:val="0"/>
                  <w:marTop w:val="0"/>
                  <w:marBottom w:val="0"/>
                  <w:divBdr>
                    <w:top w:val="none" w:sz="0" w:space="0" w:color="auto"/>
                    <w:left w:val="none" w:sz="0" w:space="0" w:color="auto"/>
                    <w:bottom w:val="none" w:sz="0" w:space="0" w:color="auto"/>
                    <w:right w:val="none" w:sz="0" w:space="0" w:color="auto"/>
                  </w:divBdr>
                </w:div>
                <w:div w:id="1238515197">
                  <w:marLeft w:val="0"/>
                  <w:marRight w:val="0"/>
                  <w:marTop w:val="0"/>
                  <w:marBottom w:val="0"/>
                  <w:divBdr>
                    <w:top w:val="none" w:sz="0" w:space="0" w:color="auto"/>
                    <w:left w:val="none" w:sz="0" w:space="0" w:color="auto"/>
                    <w:bottom w:val="none" w:sz="0" w:space="0" w:color="auto"/>
                    <w:right w:val="none" w:sz="0" w:space="0" w:color="auto"/>
                  </w:divBdr>
                </w:div>
                <w:div w:id="1258249072">
                  <w:marLeft w:val="0"/>
                  <w:marRight w:val="0"/>
                  <w:marTop w:val="0"/>
                  <w:marBottom w:val="0"/>
                  <w:divBdr>
                    <w:top w:val="none" w:sz="0" w:space="0" w:color="auto"/>
                    <w:left w:val="none" w:sz="0" w:space="0" w:color="auto"/>
                    <w:bottom w:val="none" w:sz="0" w:space="0" w:color="auto"/>
                    <w:right w:val="none" w:sz="0" w:space="0" w:color="auto"/>
                  </w:divBdr>
                </w:div>
                <w:div w:id="1262840172">
                  <w:marLeft w:val="0"/>
                  <w:marRight w:val="0"/>
                  <w:marTop w:val="0"/>
                  <w:marBottom w:val="0"/>
                  <w:divBdr>
                    <w:top w:val="none" w:sz="0" w:space="0" w:color="auto"/>
                    <w:left w:val="none" w:sz="0" w:space="0" w:color="auto"/>
                    <w:bottom w:val="none" w:sz="0" w:space="0" w:color="auto"/>
                    <w:right w:val="none" w:sz="0" w:space="0" w:color="auto"/>
                  </w:divBdr>
                </w:div>
                <w:div w:id="1268319083">
                  <w:marLeft w:val="0"/>
                  <w:marRight w:val="0"/>
                  <w:marTop w:val="0"/>
                  <w:marBottom w:val="0"/>
                  <w:divBdr>
                    <w:top w:val="none" w:sz="0" w:space="0" w:color="auto"/>
                    <w:left w:val="none" w:sz="0" w:space="0" w:color="auto"/>
                    <w:bottom w:val="none" w:sz="0" w:space="0" w:color="auto"/>
                    <w:right w:val="none" w:sz="0" w:space="0" w:color="auto"/>
                  </w:divBdr>
                </w:div>
                <w:div w:id="1271209105">
                  <w:marLeft w:val="0"/>
                  <w:marRight w:val="0"/>
                  <w:marTop w:val="0"/>
                  <w:marBottom w:val="0"/>
                  <w:divBdr>
                    <w:top w:val="none" w:sz="0" w:space="0" w:color="auto"/>
                    <w:left w:val="none" w:sz="0" w:space="0" w:color="auto"/>
                    <w:bottom w:val="none" w:sz="0" w:space="0" w:color="auto"/>
                    <w:right w:val="none" w:sz="0" w:space="0" w:color="auto"/>
                  </w:divBdr>
                </w:div>
                <w:div w:id="1292975957">
                  <w:marLeft w:val="0"/>
                  <w:marRight w:val="0"/>
                  <w:marTop w:val="0"/>
                  <w:marBottom w:val="0"/>
                  <w:divBdr>
                    <w:top w:val="none" w:sz="0" w:space="0" w:color="auto"/>
                    <w:left w:val="none" w:sz="0" w:space="0" w:color="auto"/>
                    <w:bottom w:val="none" w:sz="0" w:space="0" w:color="auto"/>
                    <w:right w:val="none" w:sz="0" w:space="0" w:color="auto"/>
                  </w:divBdr>
                </w:div>
                <w:div w:id="1299922292">
                  <w:marLeft w:val="0"/>
                  <w:marRight w:val="0"/>
                  <w:marTop w:val="0"/>
                  <w:marBottom w:val="0"/>
                  <w:divBdr>
                    <w:top w:val="none" w:sz="0" w:space="0" w:color="auto"/>
                    <w:left w:val="none" w:sz="0" w:space="0" w:color="auto"/>
                    <w:bottom w:val="none" w:sz="0" w:space="0" w:color="auto"/>
                    <w:right w:val="none" w:sz="0" w:space="0" w:color="auto"/>
                  </w:divBdr>
                </w:div>
                <w:div w:id="1300571484">
                  <w:marLeft w:val="0"/>
                  <w:marRight w:val="0"/>
                  <w:marTop w:val="0"/>
                  <w:marBottom w:val="0"/>
                  <w:divBdr>
                    <w:top w:val="none" w:sz="0" w:space="0" w:color="auto"/>
                    <w:left w:val="none" w:sz="0" w:space="0" w:color="auto"/>
                    <w:bottom w:val="none" w:sz="0" w:space="0" w:color="auto"/>
                    <w:right w:val="none" w:sz="0" w:space="0" w:color="auto"/>
                  </w:divBdr>
                </w:div>
                <w:div w:id="1312179831">
                  <w:marLeft w:val="0"/>
                  <w:marRight w:val="0"/>
                  <w:marTop w:val="0"/>
                  <w:marBottom w:val="0"/>
                  <w:divBdr>
                    <w:top w:val="none" w:sz="0" w:space="0" w:color="auto"/>
                    <w:left w:val="none" w:sz="0" w:space="0" w:color="auto"/>
                    <w:bottom w:val="none" w:sz="0" w:space="0" w:color="auto"/>
                    <w:right w:val="none" w:sz="0" w:space="0" w:color="auto"/>
                  </w:divBdr>
                </w:div>
                <w:div w:id="1315600441">
                  <w:marLeft w:val="0"/>
                  <w:marRight w:val="0"/>
                  <w:marTop w:val="0"/>
                  <w:marBottom w:val="0"/>
                  <w:divBdr>
                    <w:top w:val="none" w:sz="0" w:space="0" w:color="auto"/>
                    <w:left w:val="none" w:sz="0" w:space="0" w:color="auto"/>
                    <w:bottom w:val="none" w:sz="0" w:space="0" w:color="auto"/>
                    <w:right w:val="none" w:sz="0" w:space="0" w:color="auto"/>
                  </w:divBdr>
                </w:div>
                <w:div w:id="1320422127">
                  <w:marLeft w:val="0"/>
                  <w:marRight w:val="0"/>
                  <w:marTop w:val="0"/>
                  <w:marBottom w:val="0"/>
                  <w:divBdr>
                    <w:top w:val="none" w:sz="0" w:space="0" w:color="auto"/>
                    <w:left w:val="none" w:sz="0" w:space="0" w:color="auto"/>
                    <w:bottom w:val="none" w:sz="0" w:space="0" w:color="auto"/>
                    <w:right w:val="none" w:sz="0" w:space="0" w:color="auto"/>
                  </w:divBdr>
                </w:div>
                <w:div w:id="1321230888">
                  <w:marLeft w:val="0"/>
                  <w:marRight w:val="0"/>
                  <w:marTop w:val="0"/>
                  <w:marBottom w:val="0"/>
                  <w:divBdr>
                    <w:top w:val="none" w:sz="0" w:space="0" w:color="auto"/>
                    <w:left w:val="none" w:sz="0" w:space="0" w:color="auto"/>
                    <w:bottom w:val="none" w:sz="0" w:space="0" w:color="auto"/>
                    <w:right w:val="none" w:sz="0" w:space="0" w:color="auto"/>
                  </w:divBdr>
                </w:div>
                <w:div w:id="1333993208">
                  <w:marLeft w:val="0"/>
                  <w:marRight w:val="0"/>
                  <w:marTop w:val="0"/>
                  <w:marBottom w:val="0"/>
                  <w:divBdr>
                    <w:top w:val="none" w:sz="0" w:space="0" w:color="auto"/>
                    <w:left w:val="none" w:sz="0" w:space="0" w:color="auto"/>
                    <w:bottom w:val="none" w:sz="0" w:space="0" w:color="auto"/>
                    <w:right w:val="none" w:sz="0" w:space="0" w:color="auto"/>
                  </w:divBdr>
                </w:div>
                <w:div w:id="1343239398">
                  <w:marLeft w:val="0"/>
                  <w:marRight w:val="0"/>
                  <w:marTop w:val="0"/>
                  <w:marBottom w:val="0"/>
                  <w:divBdr>
                    <w:top w:val="none" w:sz="0" w:space="0" w:color="auto"/>
                    <w:left w:val="none" w:sz="0" w:space="0" w:color="auto"/>
                    <w:bottom w:val="none" w:sz="0" w:space="0" w:color="auto"/>
                    <w:right w:val="none" w:sz="0" w:space="0" w:color="auto"/>
                  </w:divBdr>
                </w:div>
                <w:div w:id="1343555259">
                  <w:marLeft w:val="0"/>
                  <w:marRight w:val="0"/>
                  <w:marTop w:val="0"/>
                  <w:marBottom w:val="0"/>
                  <w:divBdr>
                    <w:top w:val="none" w:sz="0" w:space="0" w:color="auto"/>
                    <w:left w:val="none" w:sz="0" w:space="0" w:color="auto"/>
                    <w:bottom w:val="none" w:sz="0" w:space="0" w:color="auto"/>
                    <w:right w:val="none" w:sz="0" w:space="0" w:color="auto"/>
                  </w:divBdr>
                </w:div>
                <w:div w:id="1346588948">
                  <w:marLeft w:val="0"/>
                  <w:marRight w:val="0"/>
                  <w:marTop w:val="0"/>
                  <w:marBottom w:val="0"/>
                  <w:divBdr>
                    <w:top w:val="none" w:sz="0" w:space="0" w:color="auto"/>
                    <w:left w:val="none" w:sz="0" w:space="0" w:color="auto"/>
                    <w:bottom w:val="none" w:sz="0" w:space="0" w:color="auto"/>
                    <w:right w:val="none" w:sz="0" w:space="0" w:color="auto"/>
                  </w:divBdr>
                </w:div>
                <w:div w:id="1358391989">
                  <w:marLeft w:val="0"/>
                  <w:marRight w:val="0"/>
                  <w:marTop w:val="0"/>
                  <w:marBottom w:val="0"/>
                  <w:divBdr>
                    <w:top w:val="none" w:sz="0" w:space="0" w:color="auto"/>
                    <w:left w:val="none" w:sz="0" w:space="0" w:color="auto"/>
                    <w:bottom w:val="none" w:sz="0" w:space="0" w:color="auto"/>
                    <w:right w:val="none" w:sz="0" w:space="0" w:color="auto"/>
                  </w:divBdr>
                </w:div>
                <w:div w:id="1361398564">
                  <w:marLeft w:val="0"/>
                  <w:marRight w:val="0"/>
                  <w:marTop w:val="0"/>
                  <w:marBottom w:val="0"/>
                  <w:divBdr>
                    <w:top w:val="none" w:sz="0" w:space="0" w:color="auto"/>
                    <w:left w:val="none" w:sz="0" w:space="0" w:color="auto"/>
                    <w:bottom w:val="none" w:sz="0" w:space="0" w:color="auto"/>
                    <w:right w:val="none" w:sz="0" w:space="0" w:color="auto"/>
                  </w:divBdr>
                </w:div>
                <w:div w:id="1364092176">
                  <w:marLeft w:val="0"/>
                  <w:marRight w:val="0"/>
                  <w:marTop w:val="0"/>
                  <w:marBottom w:val="0"/>
                  <w:divBdr>
                    <w:top w:val="none" w:sz="0" w:space="0" w:color="auto"/>
                    <w:left w:val="none" w:sz="0" w:space="0" w:color="auto"/>
                    <w:bottom w:val="none" w:sz="0" w:space="0" w:color="auto"/>
                    <w:right w:val="none" w:sz="0" w:space="0" w:color="auto"/>
                  </w:divBdr>
                </w:div>
                <w:div w:id="1370110315">
                  <w:marLeft w:val="0"/>
                  <w:marRight w:val="0"/>
                  <w:marTop w:val="0"/>
                  <w:marBottom w:val="0"/>
                  <w:divBdr>
                    <w:top w:val="none" w:sz="0" w:space="0" w:color="auto"/>
                    <w:left w:val="none" w:sz="0" w:space="0" w:color="auto"/>
                    <w:bottom w:val="none" w:sz="0" w:space="0" w:color="auto"/>
                    <w:right w:val="none" w:sz="0" w:space="0" w:color="auto"/>
                  </w:divBdr>
                </w:div>
                <w:div w:id="1370493402">
                  <w:marLeft w:val="0"/>
                  <w:marRight w:val="0"/>
                  <w:marTop w:val="0"/>
                  <w:marBottom w:val="0"/>
                  <w:divBdr>
                    <w:top w:val="none" w:sz="0" w:space="0" w:color="auto"/>
                    <w:left w:val="none" w:sz="0" w:space="0" w:color="auto"/>
                    <w:bottom w:val="none" w:sz="0" w:space="0" w:color="auto"/>
                    <w:right w:val="none" w:sz="0" w:space="0" w:color="auto"/>
                  </w:divBdr>
                </w:div>
                <w:div w:id="1379549982">
                  <w:marLeft w:val="0"/>
                  <w:marRight w:val="0"/>
                  <w:marTop w:val="0"/>
                  <w:marBottom w:val="0"/>
                  <w:divBdr>
                    <w:top w:val="none" w:sz="0" w:space="0" w:color="auto"/>
                    <w:left w:val="none" w:sz="0" w:space="0" w:color="auto"/>
                    <w:bottom w:val="none" w:sz="0" w:space="0" w:color="auto"/>
                    <w:right w:val="none" w:sz="0" w:space="0" w:color="auto"/>
                  </w:divBdr>
                </w:div>
                <w:div w:id="1387486442">
                  <w:marLeft w:val="0"/>
                  <w:marRight w:val="0"/>
                  <w:marTop w:val="0"/>
                  <w:marBottom w:val="0"/>
                  <w:divBdr>
                    <w:top w:val="none" w:sz="0" w:space="0" w:color="auto"/>
                    <w:left w:val="none" w:sz="0" w:space="0" w:color="auto"/>
                    <w:bottom w:val="none" w:sz="0" w:space="0" w:color="auto"/>
                    <w:right w:val="none" w:sz="0" w:space="0" w:color="auto"/>
                  </w:divBdr>
                </w:div>
                <w:div w:id="1393192365">
                  <w:marLeft w:val="0"/>
                  <w:marRight w:val="0"/>
                  <w:marTop w:val="0"/>
                  <w:marBottom w:val="0"/>
                  <w:divBdr>
                    <w:top w:val="none" w:sz="0" w:space="0" w:color="auto"/>
                    <w:left w:val="none" w:sz="0" w:space="0" w:color="auto"/>
                    <w:bottom w:val="none" w:sz="0" w:space="0" w:color="auto"/>
                    <w:right w:val="none" w:sz="0" w:space="0" w:color="auto"/>
                  </w:divBdr>
                </w:div>
                <w:div w:id="1394238603">
                  <w:marLeft w:val="0"/>
                  <w:marRight w:val="0"/>
                  <w:marTop w:val="0"/>
                  <w:marBottom w:val="0"/>
                  <w:divBdr>
                    <w:top w:val="none" w:sz="0" w:space="0" w:color="auto"/>
                    <w:left w:val="none" w:sz="0" w:space="0" w:color="auto"/>
                    <w:bottom w:val="none" w:sz="0" w:space="0" w:color="auto"/>
                    <w:right w:val="none" w:sz="0" w:space="0" w:color="auto"/>
                  </w:divBdr>
                </w:div>
                <w:div w:id="1404261301">
                  <w:marLeft w:val="0"/>
                  <w:marRight w:val="0"/>
                  <w:marTop w:val="0"/>
                  <w:marBottom w:val="0"/>
                  <w:divBdr>
                    <w:top w:val="none" w:sz="0" w:space="0" w:color="auto"/>
                    <w:left w:val="none" w:sz="0" w:space="0" w:color="auto"/>
                    <w:bottom w:val="none" w:sz="0" w:space="0" w:color="auto"/>
                    <w:right w:val="none" w:sz="0" w:space="0" w:color="auto"/>
                  </w:divBdr>
                </w:div>
                <w:div w:id="1405639601">
                  <w:marLeft w:val="0"/>
                  <w:marRight w:val="0"/>
                  <w:marTop w:val="0"/>
                  <w:marBottom w:val="0"/>
                  <w:divBdr>
                    <w:top w:val="none" w:sz="0" w:space="0" w:color="auto"/>
                    <w:left w:val="none" w:sz="0" w:space="0" w:color="auto"/>
                    <w:bottom w:val="none" w:sz="0" w:space="0" w:color="auto"/>
                    <w:right w:val="none" w:sz="0" w:space="0" w:color="auto"/>
                  </w:divBdr>
                </w:div>
                <w:div w:id="1407219898">
                  <w:marLeft w:val="0"/>
                  <w:marRight w:val="0"/>
                  <w:marTop w:val="0"/>
                  <w:marBottom w:val="0"/>
                  <w:divBdr>
                    <w:top w:val="none" w:sz="0" w:space="0" w:color="auto"/>
                    <w:left w:val="none" w:sz="0" w:space="0" w:color="auto"/>
                    <w:bottom w:val="none" w:sz="0" w:space="0" w:color="auto"/>
                    <w:right w:val="none" w:sz="0" w:space="0" w:color="auto"/>
                  </w:divBdr>
                </w:div>
                <w:div w:id="1412773759">
                  <w:marLeft w:val="0"/>
                  <w:marRight w:val="0"/>
                  <w:marTop w:val="0"/>
                  <w:marBottom w:val="0"/>
                  <w:divBdr>
                    <w:top w:val="none" w:sz="0" w:space="0" w:color="auto"/>
                    <w:left w:val="none" w:sz="0" w:space="0" w:color="auto"/>
                    <w:bottom w:val="none" w:sz="0" w:space="0" w:color="auto"/>
                    <w:right w:val="none" w:sz="0" w:space="0" w:color="auto"/>
                  </w:divBdr>
                </w:div>
                <w:div w:id="1413695566">
                  <w:marLeft w:val="0"/>
                  <w:marRight w:val="0"/>
                  <w:marTop w:val="0"/>
                  <w:marBottom w:val="0"/>
                  <w:divBdr>
                    <w:top w:val="none" w:sz="0" w:space="0" w:color="auto"/>
                    <w:left w:val="none" w:sz="0" w:space="0" w:color="auto"/>
                    <w:bottom w:val="none" w:sz="0" w:space="0" w:color="auto"/>
                    <w:right w:val="none" w:sz="0" w:space="0" w:color="auto"/>
                  </w:divBdr>
                </w:div>
                <w:div w:id="1419055513">
                  <w:marLeft w:val="0"/>
                  <w:marRight w:val="0"/>
                  <w:marTop w:val="0"/>
                  <w:marBottom w:val="0"/>
                  <w:divBdr>
                    <w:top w:val="none" w:sz="0" w:space="0" w:color="auto"/>
                    <w:left w:val="none" w:sz="0" w:space="0" w:color="auto"/>
                    <w:bottom w:val="none" w:sz="0" w:space="0" w:color="auto"/>
                    <w:right w:val="none" w:sz="0" w:space="0" w:color="auto"/>
                  </w:divBdr>
                </w:div>
                <w:div w:id="1426194460">
                  <w:marLeft w:val="0"/>
                  <w:marRight w:val="0"/>
                  <w:marTop w:val="0"/>
                  <w:marBottom w:val="0"/>
                  <w:divBdr>
                    <w:top w:val="none" w:sz="0" w:space="0" w:color="auto"/>
                    <w:left w:val="none" w:sz="0" w:space="0" w:color="auto"/>
                    <w:bottom w:val="none" w:sz="0" w:space="0" w:color="auto"/>
                    <w:right w:val="none" w:sz="0" w:space="0" w:color="auto"/>
                  </w:divBdr>
                </w:div>
                <w:div w:id="1435322669">
                  <w:marLeft w:val="0"/>
                  <w:marRight w:val="0"/>
                  <w:marTop w:val="0"/>
                  <w:marBottom w:val="0"/>
                  <w:divBdr>
                    <w:top w:val="none" w:sz="0" w:space="0" w:color="auto"/>
                    <w:left w:val="none" w:sz="0" w:space="0" w:color="auto"/>
                    <w:bottom w:val="none" w:sz="0" w:space="0" w:color="auto"/>
                    <w:right w:val="none" w:sz="0" w:space="0" w:color="auto"/>
                  </w:divBdr>
                </w:div>
                <w:div w:id="1438674305">
                  <w:marLeft w:val="0"/>
                  <w:marRight w:val="0"/>
                  <w:marTop w:val="0"/>
                  <w:marBottom w:val="0"/>
                  <w:divBdr>
                    <w:top w:val="none" w:sz="0" w:space="0" w:color="auto"/>
                    <w:left w:val="none" w:sz="0" w:space="0" w:color="auto"/>
                    <w:bottom w:val="none" w:sz="0" w:space="0" w:color="auto"/>
                    <w:right w:val="none" w:sz="0" w:space="0" w:color="auto"/>
                  </w:divBdr>
                </w:div>
                <w:div w:id="1440179905">
                  <w:marLeft w:val="0"/>
                  <w:marRight w:val="0"/>
                  <w:marTop w:val="0"/>
                  <w:marBottom w:val="0"/>
                  <w:divBdr>
                    <w:top w:val="none" w:sz="0" w:space="0" w:color="auto"/>
                    <w:left w:val="none" w:sz="0" w:space="0" w:color="auto"/>
                    <w:bottom w:val="none" w:sz="0" w:space="0" w:color="auto"/>
                    <w:right w:val="none" w:sz="0" w:space="0" w:color="auto"/>
                  </w:divBdr>
                </w:div>
                <w:div w:id="1447654440">
                  <w:marLeft w:val="0"/>
                  <w:marRight w:val="0"/>
                  <w:marTop w:val="0"/>
                  <w:marBottom w:val="0"/>
                  <w:divBdr>
                    <w:top w:val="none" w:sz="0" w:space="0" w:color="auto"/>
                    <w:left w:val="none" w:sz="0" w:space="0" w:color="auto"/>
                    <w:bottom w:val="none" w:sz="0" w:space="0" w:color="auto"/>
                    <w:right w:val="none" w:sz="0" w:space="0" w:color="auto"/>
                  </w:divBdr>
                </w:div>
                <w:div w:id="1450008191">
                  <w:marLeft w:val="0"/>
                  <w:marRight w:val="0"/>
                  <w:marTop w:val="0"/>
                  <w:marBottom w:val="0"/>
                  <w:divBdr>
                    <w:top w:val="none" w:sz="0" w:space="0" w:color="auto"/>
                    <w:left w:val="none" w:sz="0" w:space="0" w:color="auto"/>
                    <w:bottom w:val="none" w:sz="0" w:space="0" w:color="auto"/>
                    <w:right w:val="none" w:sz="0" w:space="0" w:color="auto"/>
                  </w:divBdr>
                </w:div>
                <w:div w:id="1455128147">
                  <w:marLeft w:val="0"/>
                  <w:marRight w:val="0"/>
                  <w:marTop w:val="0"/>
                  <w:marBottom w:val="0"/>
                  <w:divBdr>
                    <w:top w:val="none" w:sz="0" w:space="0" w:color="auto"/>
                    <w:left w:val="none" w:sz="0" w:space="0" w:color="auto"/>
                    <w:bottom w:val="none" w:sz="0" w:space="0" w:color="auto"/>
                    <w:right w:val="none" w:sz="0" w:space="0" w:color="auto"/>
                  </w:divBdr>
                </w:div>
                <w:div w:id="1461220798">
                  <w:marLeft w:val="0"/>
                  <w:marRight w:val="0"/>
                  <w:marTop w:val="0"/>
                  <w:marBottom w:val="0"/>
                  <w:divBdr>
                    <w:top w:val="none" w:sz="0" w:space="0" w:color="auto"/>
                    <w:left w:val="none" w:sz="0" w:space="0" w:color="auto"/>
                    <w:bottom w:val="none" w:sz="0" w:space="0" w:color="auto"/>
                    <w:right w:val="none" w:sz="0" w:space="0" w:color="auto"/>
                  </w:divBdr>
                </w:div>
                <w:div w:id="1483815555">
                  <w:marLeft w:val="0"/>
                  <w:marRight w:val="0"/>
                  <w:marTop w:val="0"/>
                  <w:marBottom w:val="0"/>
                  <w:divBdr>
                    <w:top w:val="none" w:sz="0" w:space="0" w:color="auto"/>
                    <w:left w:val="none" w:sz="0" w:space="0" w:color="auto"/>
                    <w:bottom w:val="none" w:sz="0" w:space="0" w:color="auto"/>
                    <w:right w:val="none" w:sz="0" w:space="0" w:color="auto"/>
                  </w:divBdr>
                </w:div>
                <w:div w:id="1489665161">
                  <w:marLeft w:val="0"/>
                  <w:marRight w:val="0"/>
                  <w:marTop w:val="0"/>
                  <w:marBottom w:val="0"/>
                  <w:divBdr>
                    <w:top w:val="none" w:sz="0" w:space="0" w:color="auto"/>
                    <w:left w:val="none" w:sz="0" w:space="0" w:color="auto"/>
                    <w:bottom w:val="none" w:sz="0" w:space="0" w:color="auto"/>
                    <w:right w:val="none" w:sz="0" w:space="0" w:color="auto"/>
                  </w:divBdr>
                </w:div>
                <w:div w:id="1498349835">
                  <w:marLeft w:val="0"/>
                  <w:marRight w:val="0"/>
                  <w:marTop w:val="0"/>
                  <w:marBottom w:val="0"/>
                  <w:divBdr>
                    <w:top w:val="none" w:sz="0" w:space="0" w:color="auto"/>
                    <w:left w:val="none" w:sz="0" w:space="0" w:color="auto"/>
                    <w:bottom w:val="none" w:sz="0" w:space="0" w:color="auto"/>
                    <w:right w:val="none" w:sz="0" w:space="0" w:color="auto"/>
                  </w:divBdr>
                </w:div>
                <w:div w:id="1500197013">
                  <w:marLeft w:val="0"/>
                  <w:marRight w:val="0"/>
                  <w:marTop w:val="0"/>
                  <w:marBottom w:val="0"/>
                  <w:divBdr>
                    <w:top w:val="none" w:sz="0" w:space="0" w:color="auto"/>
                    <w:left w:val="none" w:sz="0" w:space="0" w:color="auto"/>
                    <w:bottom w:val="none" w:sz="0" w:space="0" w:color="auto"/>
                    <w:right w:val="none" w:sz="0" w:space="0" w:color="auto"/>
                  </w:divBdr>
                </w:div>
                <w:div w:id="1502046453">
                  <w:marLeft w:val="0"/>
                  <w:marRight w:val="0"/>
                  <w:marTop w:val="0"/>
                  <w:marBottom w:val="0"/>
                  <w:divBdr>
                    <w:top w:val="none" w:sz="0" w:space="0" w:color="auto"/>
                    <w:left w:val="none" w:sz="0" w:space="0" w:color="auto"/>
                    <w:bottom w:val="none" w:sz="0" w:space="0" w:color="auto"/>
                    <w:right w:val="none" w:sz="0" w:space="0" w:color="auto"/>
                  </w:divBdr>
                </w:div>
                <w:div w:id="1533688887">
                  <w:marLeft w:val="0"/>
                  <w:marRight w:val="0"/>
                  <w:marTop w:val="0"/>
                  <w:marBottom w:val="0"/>
                  <w:divBdr>
                    <w:top w:val="none" w:sz="0" w:space="0" w:color="auto"/>
                    <w:left w:val="none" w:sz="0" w:space="0" w:color="auto"/>
                    <w:bottom w:val="none" w:sz="0" w:space="0" w:color="auto"/>
                    <w:right w:val="none" w:sz="0" w:space="0" w:color="auto"/>
                  </w:divBdr>
                </w:div>
                <w:div w:id="1537306771">
                  <w:marLeft w:val="0"/>
                  <w:marRight w:val="0"/>
                  <w:marTop w:val="0"/>
                  <w:marBottom w:val="0"/>
                  <w:divBdr>
                    <w:top w:val="none" w:sz="0" w:space="0" w:color="auto"/>
                    <w:left w:val="none" w:sz="0" w:space="0" w:color="auto"/>
                    <w:bottom w:val="none" w:sz="0" w:space="0" w:color="auto"/>
                    <w:right w:val="none" w:sz="0" w:space="0" w:color="auto"/>
                  </w:divBdr>
                </w:div>
                <w:div w:id="1549149276">
                  <w:marLeft w:val="0"/>
                  <w:marRight w:val="0"/>
                  <w:marTop w:val="0"/>
                  <w:marBottom w:val="0"/>
                  <w:divBdr>
                    <w:top w:val="none" w:sz="0" w:space="0" w:color="auto"/>
                    <w:left w:val="none" w:sz="0" w:space="0" w:color="auto"/>
                    <w:bottom w:val="none" w:sz="0" w:space="0" w:color="auto"/>
                    <w:right w:val="none" w:sz="0" w:space="0" w:color="auto"/>
                  </w:divBdr>
                </w:div>
                <w:div w:id="1552763511">
                  <w:marLeft w:val="0"/>
                  <w:marRight w:val="0"/>
                  <w:marTop w:val="0"/>
                  <w:marBottom w:val="0"/>
                  <w:divBdr>
                    <w:top w:val="none" w:sz="0" w:space="0" w:color="auto"/>
                    <w:left w:val="none" w:sz="0" w:space="0" w:color="auto"/>
                    <w:bottom w:val="none" w:sz="0" w:space="0" w:color="auto"/>
                    <w:right w:val="none" w:sz="0" w:space="0" w:color="auto"/>
                  </w:divBdr>
                </w:div>
                <w:div w:id="1553689904">
                  <w:marLeft w:val="0"/>
                  <w:marRight w:val="0"/>
                  <w:marTop w:val="0"/>
                  <w:marBottom w:val="0"/>
                  <w:divBdr>
                    <w:top w:val="none" w:sz="0" w:space="0" w:color="auto"/>
                    <w:left w:val="none" w:sz="0" w:space="0" w:color="auto"/>
                    <w:bottom w:val="none" w:sz="0" w:space="0" w:color="auto"/>
                    <w:right w:val="none" w:sz="0" w:space="0" w:color="auto"/>
                  </w:divBdr>
                </w:div>
                <w:div w:id="1554000202">
                  <w:marLeft w:val="0"/>
                  <w:marRight w:val="0"/>
                  <w:marTop w:val="0"/>
                  <w:marBottom w:val="0"/>
                  <w:divBdr>
                    <w:top w:val="none" w:sz="0" w:space="0" w:color="auto"/>
                    <w:left w:val="none" w:sz="0" w:space="0" w:color="auto"/>
                    <w:bottom w:val="none" w:sz="0" w:space="0" w:color="auto"/>
                    <w:right w:val="none" w:sz="0" w:space="0" w:color="auto"/>
                  </w:divBdr>
                </w:div>
                <w:div w:id="1564834958">
                  <w:marLeft w:val="0"/>
                  <w:marRight w:val="0"/>
                  <w:marTop w:val="0"/>
                  <w:marBottom w:val="0"/>
                  <w:divBdr>
                    <w:top w:val="none" w:sz="0" w:space="0" w:color="auto"/>
                    <w:left w:val="none" w:sz="0" w:space="0" w:color="auto"/>
                    <w:bottom w:val="none" w:sz="0" w:space="0" w:color="auto"/>
                    <w:right w:val="none" w:sz="0" w:space="0" w:color="auto"/>
                  </w:divBdr>
                </w:div>
                <w:div w:id="1569026618">
                  <w:marLeft w:val="0"/>
                  <w:marRight w:val="0"/>
                  <w:marTop w:val="0"/>
                  <w:marBottom w:val="0"/>
                  <w:divBdr>
                    <w:top w:val="none" w:sz="0" w:space="0" w:color="auto"/>
                    <w:left w:val="none" w:sz="0" w:space="0" w:color="auto"/>
                    <w:bottom w:val="none" w:sz="0" w:space="0" w:color="auto"/>
                    <w:right w:val="none" w:sz="0" w:space="0" w:color="auto"/>
                  </w:divBdr>
                </w:div>
                <w:div w:id="1587033482">
                  <w:marLeft w:val="0"/>
                  <w:marRight w:val="0"/>
                  <w:marTop w:val="0"/>
                  <w:marBottom w:val="0"/>
                  <w:divBdr>
                    <w:top w:val="none" w:sz="0" w:space="0" w:color="auto"/>
                    <w:left w:val="none" w:sz="0" w:space="0" w:color="auto"/>
                    <w:bottom w:val="none" w:sz="0" w:space="0" w:color="auto"/>
                    <w:right w:val="none" w:sz="0" w:space="0" w:color="auto"/>
                  </w:divBdr>
                </w:div>
                <w:div w:id="1588540294">
                  <w:marLeft w:val="0"/>
                  <w:marRight w:val="0"/>
                  <w:marTop w:val="0"/>
                  <w:marBottom w:val="0"/>
                  <w:divBdr>
                    <w:top w:val="none" w:sz="0" w:space="0" w:color="auto"/>
                    <w:left w:val="none" w:sz="0" w:space="0" w:color="auto"/>
                    <w:bottom w:val="none" w:sz="0" w:space="0" w:color="auto"/>
                    <w:right w:val="none" w:sz="0" w:space="0" w:color="auto"/>
                  </w:divBdr>
                </w:div>
                <w:div w:id="1620529695">
                  <w:marLeft w:val="0"/>
                  <w:marRight w:val="0"/>
                  <w:marTop w:val="0"/>
                  <w:marBottom w:val="0"/>
                  <w:divBdr>
                    <w:top w:val="none" w:sz="0" w:space="0" w:color="auto"/>
                    <w:left w:val="none" w:sz="0" w:space="0" w:color="auto"/>
                    <w:bottom w:val="none" w:sz="0" w:space="0" w:color="auto"/>
                    <w:right w:val="none" w:sz="0" w:space="0" w:color="auto"/>
                  </w:divBdr>
                </w:div>
                <w:div w:id="1622414853">
                  <w:marLeft w:val="0"/>
                  <w:marRight w:val="0"/>
                  <w:marTop w:val="0"/>
                  <w:marBottom w:val="0"/>
                  <w:divBdr>
                    <w:top w:val="none" w:sz="0" w:space="0" w:color="auto"/>
                    <w:left w:val="none" w:sz="0" w:space="0" w:color="auto"/>
                    <w:bottom w:val="none" w:sz="0" w:space="0" w:color="auto"/>
                    <w:right w:val="none" w:sz="0" w:space="0" w:color="auto"/>
                  </w:divBdr>
                </w:div>
                <w:div w:id="1630863982">
                  <w:marLeft w:val="0"/>
                  <w:marRight w:val="0"/>
                  <w:marTop w:val="0"/>
                  <w:marBottom w:val="0"/>
                  <w:divBdr>
                    <w:top w:val="none" w:sz="0" w:space="0" w:color="auto"/>
                    <w:left w:val="none" w:sz="0" w:space="0" w:color="auto"/>
                    <w:bottom w:val="none" w:sz="0" w:space="0" w:color="auto"/>
                    <w:right w:val="none" w:sz="0" w:space="0" w:color="auto"/>
                  </w:divBdr>
                </w:div>
                <w:div w:id="1633051440">
                  <w:marLeft w:val="0"/>
                  <w:marRight w:val="0"/>
                  <w:marTop w:val="0"/>
                  <w:marBottom w:val="0"/>
                  <w:divBdr>
                    <w:top w:val="none" w:sz="0" w:space="0" w:color="auto"/>
                    <w:left w:val="none" w:sz="0" w:space="0" w:color="auto"/>
                    <w:bottom w:val="none" w:sz="0" w:space="0" w:color="auto"/>
                    <w:right w:val="none" w:sz="0" w:space="0" w:color="auto"/>
                  </w:divBdr>
                </w:div>
                <w:div w:id="1645619141">
                  <w:marLeft w:val="0"/>
                  <w:marRight w:val="0"/>
                  <w:marTop w:val="0"/>
                  <w:marBottom w:val="0"/>
                  <w:divBdr>
                    <w:top w:val="none" w:sz="0" w:space="0" w:color="auto"/>
                    <w:left w:val="none" w:sz="0" w:space="0" w:color="auto"/>
                    <w:bottom w:val="none" w:sz="0" w:space="0" w:color="auto"/>
                    <w:right w:val="none" w:sz="0" w:space="0" w:color="auto"/>
                  </w:divBdr>
                </w:div>
                <w:div w:id="1674605290">
                  <w:marLeft w:val="0"/>
                  <w:marRight w:val="0"/>
                  <w:marTop w:val="0"/>
                  <w:marBottom w:val="0"/>
                  <w:divBdr>
                    <w:top w:val="none" w:sz="0" w:space="0" w:color="auto"/>
                    <w:left w:val="none" w:sz="0" w:space="0" w:color="auto"/>
                    <w:bottom w:val="none" w:sz="0" w:space="0" w:color="auto"/>
                    <w:right w:val="none" w:sz="0" w:space="0" w:color="auto"/>
                  </w:divBdr>
                </w:div>
                <w:div w:id="1676037599">
                  <w:marLeft w:val="0"/>
                  <w:marRight w:val="0"/>
                  <w:marTop w:val="0"/>
                  <w:marBottom w:val="0"/>
                  <w:divBdr>
                    <w:top w:val="none" w:sz="0" w:space="0" w:color="auto"/>
                    <w:left w:val="none" w:sz="0" w:space="0" w:color="auto"/>
                    <w:bottom w:val="none" w:sz="0" w:space="0" w:color="auto"/>
                    <w:right w:val="none" w:sz="0" w:space="0" w:color="auto"/>
                  </w:divBdr>
                </w:div>
                <w:div w:id="1682702722">
                  <w:marLeft w:val="0"/>
                  <w:marRight w:val="0"/>
                  <w:marTop w:val="0"/>
                  <w:marBottom w:val="0"/>
                  <w:divBdr>
                    <w:top w:val="none" w:sz="0" w:space="0" w:color="auto"/>
                    <w:left w:val="none" w:sz="0" w:space="0" w:color="auto"/>
                    <w:bottom w:val="none" w:sz="0" w:space="0" w:color="auto"/>
                    <w:right w:val="none" w:sz="0" w:space="0" w:color="auto"/>
                  </w:divBdr>
                </w:div>
                <w:div w:id="1683700817">
                  <w:marLeft w:val="0"/>
                  <w:marRight w:val="0"/>
                  <w:marTop w:val="0"/>
                  <w:marBottom w:val="0"/>
                  <w:divBdr>
                    <w:top w:val="none" w:sz="0" w:space="0" w:color="auto"/>
                    <w:left w:val="none" w:sz="0" w:space="0" w:color="auto"/>
                    <w:bottom w:val="none" w:sz="0" w:space="0" w:color="auto"/>
                    <w:right w:val="none" w:sz="0" w:space="0" w:color="auto"/>
                  </w:divBdr>
                </w:div>
                <w:div w:id="1684088127">
                  <w:marLeft w:val="0"/>
                  <w:marRight w:val="0"/>
                  <w:marTop w:val="0"/>
                  <w:marBottom w:val="0"/>
                  <w:divBdr>
                    <w:top w:val="none" w:sz="0" w:space="0" w:color="auto"/>
                    <w:left w:val="none" w:sz="0" w:space="0" w:color="auto"/>
                    <w:bottom w:val="none" w:sz="0" w:space="0" w:color="auto"/>
                    <w:right w:val="none" w:sz="0" w:space="0" w:color="auto"/>
                  </w:divBdr>
                </w:div>
                <w:div w:id="1684477433">
                  <w:marLeft w:val="0"/>
                  <w:marRight w:val="0"/>
                  <w:marTop w:val="0"/>
                  <w:marBottom w:val="0"/>
                  <w:divBdr>
                    <w:top w:val="none" w:sz="0" w:space="0" w:color="auto"/>
                    <w:left w:val="none" w:sz="0" w:space="0" w:color="auto"/>
                    <w:bottom w:val="none" w:sz="0" w:space="0" w:color="auto"/>
                    <w:right w:val="none" w:sz="0" w:space="0" w:color="auto"/>
                  </w:divBdr>
                </w:div>
                <w:div w:id="1693535193">
                  <w:marLeft w:val="0"/>
                  <w:marRight w:val="0"/>
                  <w:marTop w:val="0"/>
                  <w:marBottom w:val="0"/>
                  <w:divBdr>
                    <w:top w:val="none" w:sz="0" w:space="0" w:color="auto"/>
                    <w:left w:val="none" w:sz="0" w:space="0" w:color="auto"/>
                    <w:bottom w:val="none" w:sz="0" w:space="0" w:color="auto"/>
                    <w:right w:val="none" w:sz="0" w:space="0" w:color="auto"/>
                  </w:divBdr>
                </w:div>
                <w:div w:id="1697149056">
                  <w:marLeft w:val="0"/>
                  <w:marRight w:val="0"/>
                  <w:marTop w:val="0"/>
                  <w:marBottom w:val="0"/>
                  <w:divBdr>
                    <w:top w:val="none" w:sz="0" w:space="0" w:color="auto"/>
                    <w:left w:val="none" w:sz="0" w:space="0" w:color="auto"/>
                    <w:bottom w:val="none" w:sz="0" w:space="0" w:color="auto"/>
                    <w:right w:val="none" w:sz="0" w:space="0" w:color="auto"/>
                  </w:divBdr>
                </w:div>
                <w:div w:id="1698193102">
                  <w:marLeft w:val="0"/>
                  <w:marRight w:val="0"/>
                  <w:marTop w:val="0"/>
                  <w:marBottom w:val="0"/>
                  <w:divBdr>
                    <w:top w:val="none" w:sz="0" w:space="0" w:color="auto"/>
                    <w:left w:val="none" w:sz="0" w:space="0" w:color="auto"/>
                    <w:bottom w:val="none" w:sz="0" w:space="0" w:color="auto"/>
                    <w:right w:val="none" w:sz="0" w:space="0" w:color="auto"/>
                  </w:divBdr>
                </w:div>
                <w:div w:id="1711959369">
                  <w:marLeft w:val="0"/>
                  <w:marRight w:val="0"/>
                  <w:marTop w:val="0"/>
                  <w:marBottom w:val="0"/>
                  <w:divBdr>
                    <w:top w:val="none" w:sz="0" w:space="0" w:color="auto"/>
                    <w:left w:val="none" w:sz="0" w:space="0" w:color="auto"/>
                    <w:bottom w:val="none" w:sz="0" w:space="0" w:color="auto"/>
                    <w:right w:val="none" w:sz="0" w:space="0" w:color="auto"/>
                  </w:divBdr>
                </w:div>
                <w:div w:id="1723627537">
                  <w:marLeft w:val="0"/>
                  <w:marRight w:val="0"/>
                  <w:marTop w:val="0"/>
                  <w:marBottom w:val="0"/>
                  <w:divBdr>
                    <w:top w:val="none" w:sz="0" w:space="0" w:color="auto"/>
                    <w:left w:val="none" w:sz="0" w:space="0" w:color="auto"/>
                    <w:bottom w:val="none" w:sz="0" w:space="0" w:color="auto"/>
                    <w:right w:val="none" w:sz="0" w:space="0" w:color="auto"/>
                  </w:divBdr>
                </w:div>
                <w:div w:id="1751658295">
                  <w:marLeft w:val="0"/>
                  <w:marRight w:val="0"/>
                  <w:marTop w:val="0"/>
                  <w:marBottom w:val="0"/>
                  <w:divBdr>
                    <w:top w:val="none" w:sz="0" w:space="0" w:color="auto"/>
                    <w:left w:val="none" w:sz="0" w:space="0" w:color="auto"/>
                    <w:bottom w:val="none" w:sz="0" w:space="0" w:color="auto"/>
                    <w:right w:val="none" w:sz="0" w:space="0" w:color="auto"/>
                  </w:divBdr>
                </w:div>
                <w:div w:id="1755318163">
                  <w:marLeft w:val="0"/>
                  <w:marRight w:val="0"/>
                  <w:marTop w:val="0"/>
                  <w:marBottom w:val="0"/>
                  <w:divBdr>
                    <w:top w:val="none" w:sz="0" w:space="0" w:color="auto"/>
                    <w:left w:val="none" w:sz="0" w:space="0" w:color="auto"/>
                    <w:bottom w:val="none" w:sz="0" w:space="0" w:color="auto"/>
                    <w:right w:val="none" w:sz="0" w:space="0" w:color="auto"/>
                  </w:divBdr>
                </w:div>
                <w:div w:id="1777941195">
                  <w:marLeft w:val="0"/>
                  <w:marRight w:val="0"/>
                  <w:marTop w:val="0"/>
                  <w:marBottom w:val="0"/>
                  <w:divBdr>
                    <w:top w:val="none" w:sz="0" w:space="0" w:color="auto"/>
                    <w:left w:val="none" w:sz="0" w:space="0" w:color="auto"/>
                    <w:bottom w:val="none" w:sz="0" w:space="0" w:color="auto"/>
                    <w:right w:val="none" w:sz="0" w:space="0" w:color="auto"/>
                  </w:divBdr>
                </w:div>
                <w:div w:id="1783646302">
                  <w:marLeft w:val="0"/>
                  <w:marRight w:val="0"/>
                  <w:marTop w:val="0"/>
                  <w:marBottom w:val="0"/>
                  <w:divBdr>
                    <w:top w:val="none" w:sz="0" w:space="0" w:color="auto"/>
                    <w:left w:val="none" w:sz="0" w:space="0" w:color="auto"/>
                    <w:bottom w:val="none" w:sz="0" w:space="0" w:color="auto"/>
                    <w:right w:val="none" w:sz="0" w:space="0" w:color="auto"/>
                  </w:divBdr>
                </w:div>
                <w:div w:id="1788304862">
                  <w:marLeft w:val="0"/>
                  <w:marRight w:val="0"/>
                  <w:marTop w:val="0"/>
                  <w:marBottom w:val="0"/>
                  <w:divBdr>
                    <w:top w:val="none" w:sz="0" w:space="0" w:color="auto"/>
                    <w:left w:val="none" w:sz="0" w:space="0" w:color="auto"/>
                    <w:bottom w:val="none" w:sz="0" w:space="0" w:color="auto"/>
                    <w:right w:val="none" w:sz="0" w:space="0" w:color="auto"/>
                  </w:divBdr>
                </w:div>
                <w:div w:id="1788427066">
                  <w:marLeft w:val="0"/>
                  <w:marRight w:val="0"/>
                  <w:marTop w:val="0"/>
                  <w:marBottom w:val="0"/>
                  <w:divBdr>
                    <w:top w:val="none" w:sz="0" w:space="0" w:color="auto"/>
                    <w:left w:val="none" w:sz="0" w:space="0" w:color="auto"/>
                    <w:bottom w:val="none" w:sz="0" w:space="0" w:color="auto"/>
                    <w:right w:val="none" w:sz="0" w:space="0" w:color="auto"/>
                  </w:divBdr>
                </w:div>
                <w:div w:id="1796676440">
                  <w:marLeft w:val="0"/>
                  <w:marRight w:val="0"/>
                  <w:marTop w:val="0"/>
                  <w:marBottom w:val="0"/>
                  <w:divBdr>
                    <w:top w:val="none" w:sz="0" w:space="0" w:color="auto"/>
                    <w:left w:val="none" w:sz="0" w:space="0" w:color="auto"/>
                    <w:bottom w:val="none" w:sz="0" w:space="0" w:color="auto"/>
                    <w:right w:val="none" w:sz="0" w:space="0" w:color="auto"/>
                  </w:divBdr>
                </w:div>
                <w:div w:id="1816410275">
                  <w:marLeft w:val="0"/>
                  <w:marRight w:val="0"/>
                  <w:marTop w:val="0"/>
                  <w:marBottom w:val="0"/>
                  <w:divBdr>
                    <w:top w:val="none" w:sz="0" w:space="0" w:color="auto"/>
                    <w:left w:val="none" w:sz="0" w:space="0" w:color="auto"/>
                    <w:bottom w:val="none" w:sz="0" w:space="0" w:color="auto"/>
                    <w:right w:val="none" w:sz="0" w:space="0" w:color="auto"/>
                  </w:divBdr>
                </w:div>
                <w:div w:id="1821579951">
                  <w:marLeft w:val="0"/>
                  <w:marRight w:val="0"/>
                  <w:marTop w:val="0"/>
                  <w:marBottom w:val="0"/>
                  <w:divBdr>
                    <w:top w:val="none" w:sz="0" w:space="0" w:color="auto"/>
                    <w:left w:val="none" w:sz="0" w:space="0" w:color="auto"/>
                    <w:bottom w:val="none" w:sz="0" w:space="0" w:color="auto"/>
                    <w:right w:val="none" w:sz="0" w:space="0" w:color="auto"/>
                  </w:divBdr>
                </w:div>
                <w:div w:id="1824154337">
                  <w:marLeft w:val="0"/>
                  <w:marRight w:val="0"/>
                  <w:marTop w:val="0"/>
                  <w:marBottom w:val="0"/>
                  <w:divBdr>
                    <w:top w:val="none" w:sz="0" w:space="0" w:color="auto"/>
                    <w:left w:val="none" w:sz="0" w:space="0" w:color="auto"/>
                    <w:bottom w:val="none" w:sz="0" w:space="0" w:color="auto"/>
                    <w:right w:val="none" w:sz="0" w:space="0" w:color="auto"/>
                  </w:divBdr>
                </w:div>
                <w:div w:id="1836339753">
                  <w:marLeft w:val="0"/>
                  <w:marRight w:val="0"/>
                  <w:marTop w:val="0"/>
                  <w:marBottom w:val="0"/>
                  <w:divBdr>
                    <w:top w:val="none" w:sz="0" w:space="0" w:color="auto"/>
                    <w:left w:val="none" w:sz="0" w:space="0" w:color="auto"/>
                    <w:bottom w:val="none" w:sz="0" w:space="0" w:color="auto"/>
                    <w:right w:val="none" w:sz="0" w:space="0" w:color="auto"/>
                  </w:divBdr>
                </w:div>
                <w:div w:id="1844854181">
                  <w:marLeft w:val="0"/>
                  <w:marRight w:val="0"/>
                  <w:marTop w:val="0"/>
                  <w:marBottom w:val="0"/>
                  <w:divBdr>
                    <w:top w:val="none" w:sz="0" w:space="0" w:color="auto"/>
                    <w:left w:val="none" w:sz="0" w:space="0" w:color="auto"/>
                    <w:bottom w:val="none" w:sz="0" w:space="0" w:color="auto"/>
                    <w:right w:val="none" w:sz="0" w:space="0" w:color="auto"/>
                  </w:divBdr>
                </w:div>
                <w:div w:id="1846899345">
                  <w:marLeft w:val="0"/>
                  <w:marRight w:val="0"/>
                  <w:marTop w:val="0"/>
                  <w:marBottom w:val="0"/>
                  <w:divBdr>
                    <w:top w:val="none" w:sz="0" w:space="0" w:color="auto"/>
                    <w:left w:val="none" w:sz="0" w:space="0" w:color="auto"/>
                    <w:bottom w:val="none" w:sz="0" w:space="0" w:color="auto"/>
                    <w:right w:val="none" w:sz="0" w:space="0" w:color="auto"/>
                  </w:divBdr>
                </w:div>
                <w:div w:id="1858227866">
                  <w:marLeft w:val="0"/>
                  <w:marRight w:val="0"/>
                  <w:marTop w:val="0"/>
                  <w:marBottom w:val="0"/>
                  <w:divBdr>
                    <w:top w:val="none" w:sz="0" w:space="0" w:color="auto"/>
                    <w:left w:val="none" w:sz="0" w:space="0" w:color="auto"/>
                    <w:bottom w:val="none" w:sz="0" w:space="0" w:color="auto"/>
                    <w:right w:val="none" w:sz="0" w:space="0" w:color="auto"/>
                  </w:divBdr>
                </w:div>
                <w:div w:id="1858931030">
                  <w:marLeft w:val="0"/>
                  <w:marRight w:val="0"/>
                  <w:marTop w:val="0"/>
                  <w:marBottom w:val="0"/>
                  <w:divBdr>
                    <w:top w:val="none" w:sz="0" w:space="0" w:color="auto"/>
                    <w:left w:val="none" w:sz="0" w:space="0" w:color="auto"/>
                    <w:bottom w:val="none" w:sz="0" w:space="0" w:color="auto"/>
                    <w:right w:val="none" w:sz="0" w:space="0" w:color="auto"/>
                  </w:divBdr>
                </w:div>
                <w:div w:id="1872955310">
                  <w:marLeft w:val="0"/>
                  <w:marRight w:val="0"/>
                  <w:marTop w:val="0"/>
                  <w:marBottom w:val="0"/>
                  <w:divBdr>
                    <w:top w:val="none" w:sz="0" w:space="0" w:color="auto"/>
                    <w:left w:val="none" w:sz="0" w:space="0" w:color="auto"/>
                    <w:bottom w:val="none" w:sz="0" w:space="0" w:color="auto"/>
                    <w:right w:val="none" w:sz="0" w:space="0" w:color="auto"/>
                  </w:divBdr>
                </w:div>
                <w:div w:id="1884899364">
                  <w:marLeft w:val="0"/>
                  <w:marRight w:val="0"/>
                  <w:marTop w:val="0"/>
                  <w:marBottom w:val="0"/>
                  <w:divBdr>
                    <w:top w:val="none" w:sz="0" w:space="0" w:color="auto"/>
                    <w:left w:val="none" w:sz="0" w:space="0" w:color="auto"/>
                    <w:bottom w:val="none" w:sz="0" w:space="0" w:color="auto"/>
                    <w:right w:val="none" w:sz="0" w:space="0" w:color="auto"/>
                  </w:divBdr>
                </w:div>
                <w:div w:id="1898205756">
                  <w:marLeft w:val="0"/>
                  <w:marRight w:val="0"/>
                  <w:marTop w:val="0"/>
                  <w:marBottom w:val="0"/>
                  <w:divBdr>
                    <w:top w:val="none" w:sz="0" w:space="0" w:color="auto"/>
                    <w:left w:val="none" w:sz="0" w:space="0" w:color="auto"/>
                    <w:bottom w:val="none" w:sz="0" w:space="0" w:color="auto"/>
                    <w:right w:val="none" w:sz="0" w:space="0" w:color="auto"/>
                  </w:divBdr>
                </w:div>
                <w:div w:id="1899971506">
                  <w:marLeft w:val="0"/>
                  <w:marRight w:val="0"/>
                  <w:marTop w:val="0"/>
                  <w:marBottom w:val="0"/>
                  <w:divBdr>
                    <w:top w:val="none" w:sz="0" w:space="0" w:color="auto"/>
                    <w:left w:val="none" w:sz="0" w:space="0" w:color="auto"/>
                    <w:bottom w:val="none" w:sz="0" w:space="0" w:color="auto"/>
                    <w:right w:val="none" w:sz="0" w:space="0" w:color="auto"/>
                  </w:divBdr>
                </w:div>
                <w:div w:id="1902061765">
                  <w:marLeft w:val="0"/>
                  <w:marRight w:val="0"/>
                  <w:marTop w:val="0"/>
                  <w:marBottom w:val="0"/>
                  <w:divBdr>
                    <w:top w:val="none" w:sz="0" w:space="0" w:color="auto"/>
                    <w:left w:val="none" w:sz="0" w:space="0" w:color="auto"/>
                    <w:bottom w:val="none" w:sz="0" w:space="0" w:color="auto"/>
                    <w:right w:val="none" w:sz="0" w:space="0" w:color="auto"/>
                  </w:divBdr>
                </w:div>
                <w:div w:id="1914779415">
                  <w:marLeft w:val="0"/>
                  <w:marRight w:val="0"/>
                  <w:marTop w:val="0"/>
                  <w:marBottom w:val="0"/>
                  <w:divBdr>
                    <w:top w:val="none" w:sz="0" w:space="0" w:color="auto"/>
                    <w:left w:val="none" w:sz="0" w:space="0" w:color="auto"/>
                    <w:bottom w:val="none" w:sz="0" w:space="0" w:color="auto"/>
                    <w:right w:val="none" w:sz="0" w:space="0" w:color="auto"/>
                  </w:divBdr>
                </w:div>
                <w:div w:id="1920745452">
                  <w:marLeft w:val="0"/>
                  <w:marRight w:val="0"/>
                  <w:marTop w:val="0"/>
                  <w:marBottom w:val="0"/>
                  <w:divBdr>
                    <w:top w:val="none" w:sz="0" w:space="0" w:color="auto"/>
                    <w:left w:val="none" w:sz="0" w:space="0" w:color="auto"/>
                    <w:bottom w:val="none" w:sz="0" w:space="0" w:color="auto"/>
                    <w:right w:val="none" w:sz="0" w:space="0" w:color="auto"/>
                  </w:divBdr>
                </w:div>
                <w:div w:id="1922985322">
                  <w:marLeft w:val="0"/>
                  <w:marRight w:val="0"/>
                  <w:marTop w:val="0"/>
                  <w:marBottom w:val="0"/>
                  <w:divBdr>
                    <w:top w:val="none" w:sz="0" w:space="0" w:color="auto"/>
                    <w:left w:val="none" w:sz="0" w:space="0" w:color="auto"/>
                    <w:bottom w:val="none" w:sz="0" w:space="0" w:color="auto"/>
                    <w:right w:val="none" w:sz="0" w:space="0" w:color="auto"/>
                  </w:divBdr>
                </w:div>
                <w:div w:id="1925604724">
                  <w:marLeft w:val="0"/>
                  <w:marRight w:val="0"/>
                  <w:marTop w:val="0"/>
                  <w:marBottom w:val="0"/>
                  <w:divBdr>
                    <w:top w:val="none" w:sz="0" w:space="0" w:color="auto"/>
                    <w:left w:val="none" w:sz="0" w:space="0" w:color="auto"/>
                    <w:bottom w:val="none" w:sz="0" w:space="0" w:color="auto"/>
                    <w:right w:val="none" w:sz="0" w:space="0" w:color="auto"/>
                  </w:divBdr>
                </w:div>
                <w:div w:id="1926304142">
                  <w:marLeft w:val="0"/>
                  <w:marRight w:val="0"/>
                  <w:marTop w:val="0"/>
                  <w:marBottom w:val="0"/>
                  <w:divBdr>
                    <w:top w:val="none" w:sz="0" w:space="0" w:color="auto"/>
                    <w:left w:val="none" w:sz="0" w:space="0" w:color="auto"/>
                    <w:bottom w:val="none" w:sz="0" w:space="0" w:color="auto"/>
                    <w:right w:val="none" w:sz="0" w:space="0" w:color="auto"/>
                  </w:divBdr>
                </w:div>
                <w:div w:id="1938247549">
                  <w:marLeft w:val="0"/>
                  <w:marRight w:val="0"/>
                  <w:marTop w:val="0"/>
                  <w:marBottom w:val="0"/>
                  <w:divBdr>
                    <w:top w:val="none" w:sz="0" w:space="0" w:color="auto"/>
                    <w:left w:val="none" w:sz="0" w:space="0" w:color="auto"/>
                    <w:bottom w:val="none" w:sz="0" w:space="0" w:color="auto"/>
                    <w:right w:val="none" w:sz="0" w:space="0" w:color="auto"/>
                  </w:divBdr>
                </w:div>
                <w:div w:id="1940601614">
                  <w:marLeft w:val="0"/>
                  <w:marRight w:val="0"/>
                  <w:marTop w:val="0"/>
                  <w:marBottom w:val="0"/>
                  <w:divBdr>
                    <w:top w:val="none" w:sz="0" w:space="0" w:color="auto"/>
                    <w:left w:val="none" w:sz="0" w:space="0" w:color="auto"/>
                    <w:bottom w:val="none" w:sz="0" w:space="0" w:color="auto"/>
                    <w:right w:val="none" w:sz="0" w:space="0" w:color="auto"/>
                  </w:divBdr>
                </w:div>
                <w:div w:id="1951930753">
                  <w:marLeft w:val="0"/>
                  <w:marRight w:val="0"/>
                  <w:marTop w:val="0"/>
                  <w:marBottom w:val="0"/>
                  <w:divBdr>
                    <w:top w:val="none" w:sz="0" w:space="0" w:color="auto"/>
                    <w:left w:val="none" w:sz="0" w:space="0" w:color="auto"/>
                    <w:bottom w:val="none" w:sz="0" w:space="0" w:color="auto"/>
                    <w:right w:val="none" w:sz="0" w:space="0" w:color="auto"/>
                  </w:divBdr>
                </w:div>
                <w:div w:id="1953705507">
                  <w:marLeft w:val="0"/>
                  <w:marRight w:val="0"/>
                  <w:marTop w:val="0"/>
                  <w:marBottom w:val="0"/>
                  <w:divBdr>
                    <w:top w:val="none" w:sz="0" w:space="0" w:color="auto"/>
                    <w:left w:val="none" w:sz="0" w:space="0" w:color="auto"/>
                    <w:bottom w:val="none" w:sz="0" w:space="0" w:color="auto"/>
                    <w:right w:val="none" w:sz="0" w:space="0" w:color="auto"/>
                  </w:divBdr>
                </w:div>
                <w:div w:id="1955013497">
                  <w:marLeft w:val="0"/>
                  <w:marRight w:val="0"/>
                  <w:marTop w:val="0"/>
                  <w:marBottom w:val="0"/>
                  <w:divBdr>
                    <w:top w:val="none" w:sz="0" w:space="0" w:color="auto"/>
                    <w:left w:val="none" w:sz="0" w:space="0" w:color="auto"/>
                    <w:bottom w:val="none" w:sz="0" w:space="0" w:color="auto"/>
                    <w:right w:val="none" w:sz="0" w:space="0" w:color="auto"/>
                  </w:divBdr>
                </w:div>
                <w:div w:id="1956326235">
                  <w:marLeft w:val="0"/>
                  <w:marRight w:val="0"/>
                  <w:marTop w:val="0"/>
                  <w:marBottom w:val="0"/>
                  <w:divBdr>
                    <w:top w:val="none" w:sz="0" w:space="0" w:color="auto"/>
                    <w:left w:val="none" w:sz="0" w:space="0" w:color="auto"/>
                    <w:bottom w:val="none" w:sz="0" w:space="0" w:color="auto"/>
                    <w:right w:val="none" w:sz="0" w:space="0" w:color="auto"/>
                  </w:divBdr>
                </w:div>
                <w:div w:id="1963999517">
                  <w:marLeft w:val="0"/>
                  <w:marRight w:val="0"/>
                  <w:marTop w:val="0"/>
                  <w:marBottom w:val="0"/>
                  <w:divBdr>
                    <w:top w:val="none" w:sz="0" w:space="0" w:color="auto"/>
                    <w:left w:val="none" w:sz="0" w:space="0" w:color="auto"/>
                    <w:bottom w:val="none" w:sz="0" w:space="0" w:color="auto"/>
                    <w:right w:val="none" w:sz="0" w:space="0" w:color="auto"/>
                  </w:divBdr>
                </w:div>
                <w:div w:id="1966544765">
                  <w:marLeft w:val="0"/>
                  <w:marRight w:val="0"/>
                  <w:marTop w:val="0"/>
                  <w:marBottom w:val="0"/>
                  <w:divBdr>
                    <w:top w:val="none" w:sz="0" w:space="0" w:color="auto"/>
                    <w:left w:val="none" w:sz="0" w:space="0" w:color="auto"/>
                    <w:bottom w:val="none" w:sz="0" w:space="0" w:color="auto"/>
                    <w:right w:val="none" w:sz="0" w:space="0" w:color="auto"/>
                  </w:divBdr>
                </w:div>
                <w:div w:id="1966887110">
                  <w:marLeft w:val="0"/>
                  <w:marRight w:val="0"/>
                  <w:marTop w:val="0"/>
                  <w:marBottom w:val="0"/>
                  <w:divBdr>
                    <w:top w:val="none" w:sz="0" w:space="0" w:color="auto"/>
                    <w:left w:val="none" w:sz="0" w:space="0" w:color="auto"/>
                    <w:bottom w:val="none" w:sz="0" w:space="0" w:color="auto"/>
                    <w:right w:val="none" w:sz="0" w:space="0" w:color="auto"/>
                  </w:divBdr>
                </w:div>
                <w:div w:id="1995059115">
                  <w:marLeft w:val="0"/>
                  <w:marRight w:val="0"/>
                  <w:marTop w:val="0"/>
                  <w:marBottom w:val="0"/>
                  <w:divBdr>
                    <w:top w:val="none" w:sz="0" w:space="0" w:color="auto"/>
                    <w:left w:val="none" w:sz="0" w:space="0" w:color="auto"/>
                    <w:bottom w:val="none" w:sz="0" w:space="0" w:color="auto"/>
                    <w:right w:val="none" w:sz="0" w:space="0" w:color="auto"/>
                  </w:divBdr>
                </w:div>
                <w:div w:id="1996953437">
                  <w:marLeft w:val="0"/>
                  <w:marRight w:val="0"/>
                  <w:marTop w:val="0"/>
                  <w:marBottom w:val="0"/>
                  <w:divBdr>
                    <w:top w:val="none" w:sz="0" w:space="0" w:color="auto"/>
                    <w:left w:val="none" w:sz="0" w:space="0" w:color="auto"/>
                    <w:bottom w:val="none" w:sz="0" w:space="0" w:color="auto"/>
                    <w:right w:val="none" w:sz="0" w:space="0" w:color="auto"/>
                  </w:divBdr>
                </w:div>
                <w:div w:id="2000384047">
                  <w:marLeft w:val="0"/>
                  <w:marRight w:val="0"/>
                  <w:marTop w:val="0"/>
                  <w:marBottom w:val="0"/>
                  <w:divBdr>
                    <w:top w:val="none" w:sz="0" w:space="0" w:color="auto"/>
                    <w:left w:val="none" w:sz="0" w:space="0" w:color="auto"/>
                    <w:bottom w:val="none" w:sz="0" w:space="0" w:color="auto"/>
                    <w:right w:val="none" w:sz="0" w:space="0" w:color="auto"/>
                  </w:divBdr>
                </w:div>
                <w:div w:id="2017074673">
                  <w:marLeft w:val="0"/>
                  <w:marRight w:val="0"/>
                  <w:marTop w:val="0"/>
                  <w:marBottom w:val="0"/>
                  <w:divBdr>
                    <w:top w:val="none" w:sz="0" w:space="0" w:color="auto"/>
                    <w:left w:val="none" w:sz="0" w:space="0" w:color="auto"/>
                    <w:bottom w:val="none" w:sz="0" w:space="0" w:color="auto"/>
                    <w:right w:val="none" w:sz="0" w:space="0" w:color="auto"/>
                  </w:divBdr>
                </w:div>
                <w:div w:id="2029599121">
                  <w:marLeft w:val="0"/>
                  <w:marRight w:val="0"/>
                  <w:marTop w:val="0"/>
                  <w:marBottom w:val="0"/>
                  <w:divBdr>
                    <w:top w:val="none" w:sz="0" w:space="0" w:color="auto"/>
                    <w:left w:val="none" w:sz="0" w:space="0" w:color="auto"/>
                    <w:bottom w:val="none" w:sz="0" w:space="0" w:color="auto"/>
                    <w:right w:val="none" w:sz="0" w:space="0" w:color="auto"/>
                  </w:divBdr>
                </w:div>
                <w:div w:id="2032565199">
                  <w:marLeft w:val="0"/>
                  <w:marRight w:val="0"/>
                  <w:marTop w:val="0"/>
                  <w:marBottom w:val="0"/>
                  <w:divBdr>
                    <w:top w:val="none" w:sz="0" w:space="0" w:color="auto"/>
                    <w:left w:val="none" w:sz="0" w:space="0" w:color="auto"/>
                    <w:bottom w:val="none" w:sz="0" w:space="0" w:color="auto"/>
                    <w:right w:val="none" w:sz="0" w:space="0" w:color="auto"/>
                  </w:divBdr>
                </w:div>
                <w:div w:id="2042396078">
                  <w:marLeft w:val="0"/>
                  <w:marRight w:val="0"/>
                  <w:marTop w:val="0"/>
                  <w:marBottom w:val="0"/>
                  <w:divBdr>
                    <w:top w:val="none" w:sz="0" w:space="0" w:color="auto"/>
                    <w:left w:val="none" w:sz="0" w:space="0" w:color="auto"/>
                    <w:bottom w:val="none" w:sz="0" w:space="0" w:color="auto"/>
                    <w:right w:val="none" w:sz="0" w:space="0" w:color="auto"/>
                  </w:divBdr>
                </w:div>
                <w:div w:id="2062439171">
                  <w:marLeft w:val="0"/>
                  <w:marRight w:val="0"/>
                  <w:marTop w:val="0"/>
                  <w:marBottom w:val="0"/>
                  <w:divBdr>
                    <w:top w:val="none" w:sz="0" w:space="0" w:color="auto"/>
                    <w:left w:val="none" w:sz="0" w:space="0" w:color="auto"/>
                    <w:bottom w:val="none" w:sz="0" w:space="0" w:color="auto"/>
                    <w:right w:val="none" w:sz="0" w:space="0" w:color="auto"/>
                  </w:divBdr>
                </w:div>
                <w:div w:id="2070878181">
                  <w:marLeft w:val="0"/>
                  <w:marRight w:val="0"/>
                  <w:marTop w:val="0"/>
                  <w:marBottom w:val="0"/>
                  <w:divBdr>
                    <w:top w:val="none" w:sz="0" w:space="0" w:color="auto"/>
                    <w:left w:val="none" w:sz="0" w:space="0" w:color="auto"/>
                    <w:bottom w:val="none" w:sz="0" w:space="0" w:color="auto"/>
                    <w:right w:val="none" w:sz="0" w:space="0" w:color="auto"/>
                  </w:divBdr>
                </w:div>
                <w:div w:id="2083523464">
                  <w:marLeft w:val="0"/>
                  <w:marRight w:val="0"/>
                  <w:marTop w:val="0"/>
                  <w:marBottom w:val="0"/>
                  <w:divBdr>
                    <w:top w:val="none" w:sz="0" w:space="0" w:color="auto"/>
                    <w:left w:val="none" w:sz="0" w:space="0" w:color="auto"/>
                    <w:bottom w:val="none" w:sz="0" w:space="0" w:color="auto"/>
                    <w:right w:val="none" w:sz="0" w:space="0" w:color="auto"/>
                  </w:divBdr>
                </w:div>
                <w:div w:id="2085368849">
                  <w:marLeft w:val="0"/>
                  <w:marRight w:val="0"/>
                  <w:marTop w:val="0"/>
                  <w:marBottom w:val="0"/>
                  <w:divBdr>
                    <w:top w:val="none" w:sz="0" w:space="0" w:color="auto"/>
                    <w:left w:val="none" w:sz="0" w:space="0" w:color="auto"/>
                    <w:bottom w:val="none" w:sz="0" w:space="0" w:color="auto"/>
                    <w:right w:val="none" w:sz="0" w:space="0" w:color="auto"/>
                  </w:divBdr>
                </w:div>
                <w:div w:id="2088378418">
                  <w:marLeft w:val="0"/>
                  <w:marRight w:val="0"/>
                  <w:marTop w:val="0"/>
                  <w:marBottom w:val="0"/>
                  <w:divBdr>
                    <w:top w:val="none" w:sz="0" w:space="0" w:color="auto"/>
                    <w:left w:val="none" w:sz="0" w:space="0" w:color="auto"/>
                    <w:bottom w:val="none" w:sz="0" w:space="0" w:color="auto"/>
                    <w:right w:val="none" w:sz="0" w:space="0" w:color="auto"/>
                  </w:divBdr>
                </w:div>
                <w:div w:id="2090997711">
                  <w:marLeft w:val="0"/>
                  <w:marRight w:val="0"/>
                  <w:marTop w:val="0"/>
                  <w:marBottom w:val="0"/>
                  <w:divBdr>
                    <w:top w:val="none" w:sz="0" w:space="0" w:color="auto"/>
                    <w:left w:val="none" w:sz="0" w:space="0" w:color="auto"/>
                    <w:bottom w:val="none" w:sz="0" w:space="0" w:color="auto"/>
                    <w:right w:val="none" w:sz="0" w:space="0" w:color="auto"/>
                  </w:divBdr>
                </w:div>
                <w:div w:id="2092389935">
                  <w:marLeft w:val="0"/>
                  <w:marRight w:val="0"/>
                  <w:marTop w:val="0"/>
                  <w:marBottom w:val="0"/>
                  <w:divBdr>
                    <w:top w:val="none" w:sz="0" w:space="0" w:color="auto"/>
                    <w:left w:val="none" w:sz="0" w:space="0" w:color="auto"/>
                    <w:bottom w:val="none" w:sz="0" w:space="0" w:color="auto"/>
                    <w:right w:val="none" w:sz="0" w:space="0" w:color="auto"/>
                  </w:divBdr>
                </w:div>
                <w:div w:id="2097821118">
                  <w:marLeft w:val="0"/>
                  <w:marRight w:val="0"/>
                  <w:marTop w:val="0"/>
                  <w:marBottom w:val="0"/>
                  <w:divBdr>
                    <w:top w:val="none" w:sz="0" w:space="0" w:color="auto"/>
                    <w:left w:val="none" w:sz="0" w:space="0" w:color="auto"/>
                    <w:bottom w:val="none" w:sz="0" w:space="0" w:color="auto"/>
                    <w:right w:val="none" w:sz="0" w:space="0" w:color="auto"/>
                  </w:divBdr>
                </w:div>
                <w:div w:id="2101680039">
                  <w:marLeft w:val="0"/>
                  <w:marRight w:val="0"/>
                  <w:marTop w:val="0"/>
                  <w:marBottom w:val="0"/>
                  <w:divBdr>
                    <w:top w:val="none" w:sz="0" w:space="0" w:color="auto"/>
                    <w:left w:val="none" w:sz="0" w:space="0" w:color="auto"/>
                    <w:bottom w:val="none" w:sz="0" w:space="0" w:color="auto"/>
                    <w:right w:val="none" w:sz="0" w:space="0" w:color="auto"/>
                  </w:divBdr>
                </w:div>
                <w:div w:id="2109618842">
                  <w:marLeft w:val="0"/>
                  <w:marRight w:val="0"/>
                  <w:marTop w:val="0"/>
                  <w:marBottom w:val="0"/>
                  <w:divBdr>
                    <w:top w:val="none" w:sz="0" w:space="0" w:color="auto"/>
                    <w:left w:val="none" w:sz="0" w:space="0" w:color="auto"/>
                    <w:bottom w:val="none" w:sz="0" w:space="0" w:color="auto"/>
                    <w:right w:val="none" w:sz="0" w:space="0" w:color="auto"/>
                  </w:divBdr>
                </w:div>
                <w:div w:id="2125076700">
                  <w:marLeft w:val="0"/>
                  <w:marRight w:val="0"/>
                  <w:marTop w:val="0"/>
                  <w:marBottom w:val="0"/>
                  <w:divBdr>
                    <w:top w:val="none" w:sz="0" w:space="0" w:color="auto"/>
                    <w:left w:val="none" w:sz="0" w:space="0" w:color="auto"/>
                    <w:bottom w:val="none" w:sz="0" w:space="0" w:color="auto"/>
                    <w:right w:val="none" w:sz="0" w:space="0" w:color="auto"/>
                  </w:divBdr>
                </w:div>
                <w:div w:id="2132240380">
                  <w:marLeft w:val="0"/>
                  <w:marRight w:val="0"/>
                  <w:marTop w:val="0"/>
                  <w:marBottom w:val="0"/>
                  <w:divBdr>
                    <w:top w:val="none" w:sz="0" w:space="0" w:color="auto"/>
                    <w:left w:val="none" w:sz="0" w:space="0" w:color="auto"/>
                    <w:bottom w:val="none" w:sz="0" w:space="0" w:color="auto"/>
                    <w:right w:val="none" w:sz="0" w:space="0" w:color="auto"/>
                  </w:divBdr>
                </w:div>
                <w:div w:id="2132548977">
                  <w:marLeft w:val="0"/>
                  <w:marRight w:val="0"/>
                  <w:marTop w:val="0"/>
                  <w:marBottom w:val="0"/>
                  <w:divBdr>
                    <w:top w:val="none" w:sz="0" w:space="0" w:color="auto"/>
                    <w:left w:val="none" w:sz="0" w:space="0" w:color="auto"/>
                    <w:bottom w:val="none" w:sz="0" w:space="0" w:color="auto"/>
                    <w:right w:val="none" w:sz="0" w:space="0" w:color="auto"/>
                  </w:divBdr>
                </w:div>
                <w:div w:id="2141414503">
                  <w:marLeft w:val="0"/>
                  <w:marRight w:val="0"/>
                  <w:marTop w:val="0"/>
                  <w:marBottom w:val="0"/>
                  <w:divBdr>
                    <w:top w:val="none" w:sz="0" w:space="0" w:color="auto"/>
                    <w:left w:val="none" w:sz="0" w:space="0" w:color="auto"/>
                    <w:bottom w:val="none" w:sz="0" w:space="0" w:color="auto"/>
                    <w:right w:val="none" w:sz="0" w:space="0" w:color="auto"/>
                  </w:divBdr>
                </w:div>
              </w:divsChild>
            </w:div>
            <w:div w:id="1585609519">
              <w:marLeft w:val="0"/>
              <w:marRight w:val="0"/>
              <w:marTop w:val="0"/>
              <w:marBottom w:val="0"/>
              <w:divBdr>
                <w:top w:val="none" w:sz="0" w:space="0" w:color="auto"/>
                <w:left w:val="none" w:sz="0" w:space="0" w:color="auto"/>
                <w:bottom w:val="none" w:sz="0" w:space="0" w:color="auto"/>
                <w:right w:val="none" w:sz="0" w:space="0" w:color="auto"/>
              </w:divBdr>
            </w:div>
            <w:div w:id="1589651171">
              <w:marLeft w:val="0"/>
              <w:marRight w:val="0"/>
              <w:marTop w:val="0"/>
              <w:marBottom w:val="0"/>
              <w:divBdr>
                <w:top w:val="none" w:sz="0" w:space="0" w:color="auto"/>
                <w:left w:val="none" w:sz="0" w:space="0" w:color="auto"/>
                <w:bottom w:val="none" w:sz="0" w:space="0" w:color="auto"/>
                <w:right w:val="none" w:sz="0" w:space="0" w:color="auto"/>
              </w:divBdr>
            </w:div>
            <w:div w:id="1590306215">
              <w:marLeft w:val="0"/>
              <w:marRight w:val="0"/>
              <w:marTop w:val="0"/>
              <w:marBottom w:val="0"/>
              <w:divBdr>
                <w:top w:val="none" w:sz="0" w:space="0" w:color="auto"/>
                <w:left w:val="none" w:sz="0" w:space="0" w:color="auto"/>
                <w:bottom w:val="none" w:sz="0" w:space="0" w:color="auto"/>
                <w:right w:val="none" w:sz="0" w:space="0" w:color="auto"/>
              </w:divBdr>
            </w:div>
            <w:div w:id="1594195937">
              <w:marLeft w:val="0"/>
              <w:marRight w:val="0"/>
              <w:marTop w:val="0"/>
              <w:marBottom w:val="0"/>
              <w:divBdr>
                <w:top w:val="none" w:sz="0" w:space="0" w:color="auto"/>
                <w:left w:val="none" w:sz="0" w:space="0" w:color="auto"/>
                <w:bottom w:val="none" w:sz="0" w:space="0" w:color="auto"/>
                <w:right w:val="none" w:sz="0" w:space="0" w:color="auto"/>
              </w:divBdr>
            </w:div>
            <w:div w:id="1597252908">
              <w:marLeft w:val="0"/>
              <w:marRight w:val="0"/>
              <w:marTop w:val="0"/>
              <w:marBottom w:val="0"/>
              <w:divBdr>
                <w:top w:val="none" w:sz="0" w:space="0" w:color="auto"/>
                <w:left w:val="none" w:sz="0" w:space="0" w:color="auto"/>
                <w:bottom w:val="none" w:sz="0" w:space="0" w:color="auto"/>
                <w:right w:val="none" w:sz="0" w:space="0" w:color="auto"/>
              </w:divBdr>
            </w:div>
            <w:div w:id="1600525925">
              <w:marLeft w:val="0"/>
              <w:marRight w:val="0"/>
              <w:marTop w:val="0"/>
              <w:marBottom w:val="0"/>
              <w:divBdr>
                <w:top w:val="none" w:sz="0" w:space="0" w:color="auto"/>
                <w:left w:val="none" w:sz="0" w:space="0" w:color="auto"/>
                <w:bottom w:val="none" w:sz="0" w:space="0" w:color="auto"/>
                <w:right w:val="none" w:sz="0" w:space="0" w:color="auto"/>
              </w:divBdr>
            </w:div>
            <w:div w:id="1605652827">
              <w:marLeft w:val="0"/>
              <w:marRight w:val="0"/>
              <w:marTop w:val="0"/>
              <w:marBottom w:val="0"/>
              <w:divBdr>
                <w:top w:val="none" w:sz="0" w:space="0" w:color="auto"/>
                <w:left w:val="none" w:sz="0" w:space="0" w:color="auto"/>
                <w:bottom w:val="none" w:sz="0" w:space="0" w:color="auto"/>
                <w:right w:val="none" w:sz="0" w:space="0" w:color="auto"/>
              </w:divBdr>
            </w:div>
            <w:div w:id="1611888501">
              <w:marLeft w:val="0"/>
              <w:marRight w:val="0"/>
              <w:marTop w:val="0"/>
              <w:marBottom w:val="0"/>
              <w:divBdr>
                <w:top w:val="none" w:sz="0" w:space="0" w:color="auto"/>
                <w:left w:val="none" w:sz="0" w:space="0" w:color="auto"/>
                <w:bottom w:val="none" w:sz="0" w:space="0" w:color="auto"/>
                <w:right w:val="none" w:sz="0" w:space="0" w:color="auto"/>
              </w:divBdr>
            </w:div>
            <w:div w:id="1618177182">
              <w:marLeft w:val="0"/>
              <w:marRight w:val="0"/>
              <w:marTop w:val="0"/>
              <w:marBottom w:val="0"/>
              <w:divBdr>
                <w:top w:val="none" w:sz="0" w:space="0" w:color="auto"/>
                <w:left w:val="none" w:sz="0" w:space="0" w:color="auto"/>
                <w:bottom w:val="none" w:sz="0" w:space="0" w:color="auto"/>
                <w:right w:val="none" w:sz="0" w:space="0" w:color="auto"/>
              </w:divBdr>
            </w:div>
            <w:div w:id="1638534356">
              <w:marLeft w:val="0"/>
              <w:marRight w:val="0"/>
              <w:marTop w:val="0"/>
              <w:marBottom w:val="0"/>
              <w:divBdr>
                <w:top w:val="none" w:sz="0" w:space="0" w:color="auto"/>
                <w:left w:val="none" w:sz="0" w:space="0" w:color="auto"/>
                <w:bottom w:val="none" w:sz="0" w:space="0" w:color="auto"/>
                <w:right w:val="none" w:sz="0" w:space="0" w:color="auto"/>
              </w:divBdr>
            </w:div>
            <w:div w:id="1641689513">
              <w:marLeft w:val="0"/>
              <w:marRight w:val="0"/>
              <w:marTop w:val="0"/>
              <w:marBottom w:val="0"/>
              <w:divBdr>
                <w:top w:val="none" w:sz="0" w:space="0" w:color="auto"/>
                <w:left w:val="none" w:sz="0" w:space="0" w:color="auto"/>
                <w:bottom w:val="none" w:sz="0" w:space="0" w:color="auto"/>
                <w:right w:val="none" w:sz="0" w:space="0" w:color="auto"/>
              </w:divBdr>
            </w:div>
            <w:div w:id="1646736078">
              <w:marLeft w:val="0"/>
              <w:marRight w:val="0"/>
              <w:marTop w:val="0"/>
              <w:marBottom w:val="0"/>
              <w:divBdr>
                <w:top w:val="none" w:sz="0" w:space="0" w:color="auto"/>
                <w:left w:val="none" w:sz="0" w:space="0" w:color="auto"/>
                <w:bottom w:val="none" w:sz="0" w:space="0" w:color="auto"/>
                <w:right w:val="none" w:sz="0" w:space="0" w:color="auto"/>
              </w:divBdr>
            </w:div>
            <w:div w:id="1652633282">
              <w:marLeft w:val="0"/>
              <w:marRight w:val="0"/>
              <w:marTop w:val="0"/>
              <w:marBottom w:val="0"/>
              <w:divBdr>
                <w:top w:val="none" w:sz="0" w:space="0" w:color="auto"/>
                <w:left w:val="none" w:sz="0" w:space="0" w:color="auto"/>
                <w:bottom w:val="none" w:sz="0" w:space="0" w:color="auto"/>
                <w:right w:val="none" w:sz="0" w:space="0" w:color="auto"/>
              </w:divBdr>
            </w:div>
            <w:div w:id="1653177428">
              <w:marLeft w:val="0"/>
              <w:marRight w:val="0"/>
              <w:marTop w:val="0"/>
              <w:marBottom w:val="0"/>
              <w:divBdr>
                <w:top w:val="none" w:sz="0" w:space="0" w:color="auto"/>
                <w:left w:val="none" w:sz="0" w:space="0" w:color="auto"/>
                <w:bottom w:val="none" w:sz="0" w:space="0" w:color="auto"/>
                <w:right w:val="none" w:sz="0" w:space="0" w:color="auto"/>
              </w:divBdr>
            </w:div>
            <w:div w:id="1654943356">
              <w:marLeft w:val="0"/>
              <w:marRight w:val="0"/>
              <w:marTop w:val="0"/>
              <w:marBottom w:val="0"/>
              <w:divBdr>
                <w:top w:val="none" w:sz="0" w:space="0" w:color="auto"/>
                <w:left w:val="none" w:sz="0" w:space="0" w:color="auto"/>
                <w:bottom w:val="none" w:sz="0" w:space="0" w:color="auto"/>
                <w:right w:val="none" w:sz="0" w:space="0" w:color="auto"/>
              </w:divBdr>
            </w:div>
            <w:div w:id="1659915076">
              <w:marLeft w:val="0"/>
              <w:marRight w:val="0"/>
              <w:marTop w:val="0"/>
              <w:marBottom w:val="0"/>
              <w:divBdr>
                <w:top w:val="none" w:sz="0" w:space="0" w:color="auto"/>
                <w:left w:val="none" w:sz="0" w:space="0" w:color="auto"/>
                <w:bottom w:val="none" w:sz="0" w:space="0" w:color="auto"/>
                <w:right w:val="none" w:sz="0" w:space="0" w:color="auto"/>
              </w:divBdr>
            </w:div>
            <w:div w:id="1660428973">
              <w:marLeft w:val="0"/>
              <w:marRight w:val="0"/>
              <w:marTop w:val="0"/>
              <w:marBottom w:val="0"/>
              <w:divBdr>
                <w:top w:val="none" w:sz="0" w:space="0" w:color="auto"/>
                <w:left w:val="none" w:sz="0" w:space="0" w:color="auto"/>
                <w:bottom w:val="none" w:sz="0" w:space="0" w:color="auto"/>
                <w:right w:val="none" w:sz="0" w:space="0" w:color="auto"/>
              </w:divBdr>
            </w:div>
            <w:div w:id="1684013427">
              <w:marLeft w:val="0"/>
              <w:marRight w:val="0"/>
              <w:marTop w:val="0"/>
              <w:marBottom w:val="0"/>
              <w:divBdr>
                <w:top w:val="none" w:sz="0" w:space="0" w:color="auto"/>
                <w:left w:val="none" w:sz="0" w:space="0" w:color="auto"/>
                <w:bottom w:val="none" w:sz="0" w:space="0" w:color="auto"/>
                <w:right w:val="none" w:sz="0" w:space="0" w:color="auto"/>
              </w:divBdr>
            </w:div>
            <w:div w:id="1685550186">
              <w:marLeft w:val="0"/>
              <w:marRight w:val="0"/>
              <w:marTop w:val="0"/>
              <w:marBottom w:val="0"/>
              <w:divBdr>
                <w:top w:val="none" w:sz="0" w:space="0" w:color="auto"/>
                <w:left w:val="none" w:sz="0" w:space="0" w:color="auto"/>
                <w:bottom w:val="none" w:sz="0" w:space="0" w:color="auto"/>
                <w:right w:val="none" w:sz="0" w:space="0" w:color="auto"/>
              </w:divBdr>
            </w:div>
            <w:div w:id="1691878705">
              <w:marLeft w:val="0"/>
              <w:marRight w:val="0"/>
              <w:marTop w:val="0"/>
              <w:marBottom w:val="0"/>
              <w:divBdr>
                <w:top w:val="none" w:sz="0" w:space="0" w:color="auto"/>
                <w:left w:val="none" w:sz="0" w:space="0" w:color="auto"/>
                <w:bottom w:val="none" w:sz="0" w:space="0" w:color="auto"/>
                <w:right w:val="none" w:sz="0" w:space="0" w:color="auto"/>
              </w:divBdr>
            </w:div>
            <w:div w:id="1699701746">
              <w:marLeft w:val="0"/>
              <w:marRight w:val="0"/>
              <w:marTop w:val="0"/>
              <w:marBottom w:val="0"/>
              <w:divBdr>
                <w:top w:val="none" w:sz="0" w:space="0" w:color="auto"/>
                <w:left w:val="none" w:sz="0" w:space="0" w:color="auto"/>
                <w:bottom w:val="none" w:sz="0" w:space="0" w:color="auto"/>
                <w:right w:val="none" w:sz="0" w:space="0" w:color="auto"/>
              </w:divBdr>
            </w:div>
            <w:div w:id="1705860029">
              <w:marLeft w:val="0"/>
              <w:marRight w:val="0"/>
              <w:marTop w:val="0"/>
              <w:marBottom w:val="0"/>
              <w:divBdr>
                <w:top w:val="none" w:sz="0" w:space="0" w:color="auto"/>
                <w:left w:val="none" w:sz="0" w:space="0" w:color="auto"/>
                <w:bottom w:val="none" w:sz="0" w:space="0" w:color="auto"/>
                <w:right w:val="none" w:sz="0" w:space="0" w:color="auto"/>
              </w:divBdr>
            </w:div>
            <w:div w:id="1710761824">
              <w:marLeft w:val="0"/>
              <w:marRight w:val="0"/>
              <w:marTop w:val="0"/>
              <w:marBottom w:val="0"/>
              <w:divBdr>
                <w:top w:val="none" w:sz="0" w:space="0" w:color="auto"/>
                <w:left w:val="none" w:sz="0" w:space="0" w:color="auto"/>
                <w:bottom w:val="none" w:sz="0" w:space="0" w:color="auto"/>
                <w:right w:val="none" w:sz="0" w:space="0" w:color="auto"/>
              </w:divBdr>
            </w:div>
            <w:div w:id="1732728510">
              <w:marLeft w:val="0"/>
              <w:marRight w:val="0"/>
              <w:marTop w:val="0"/>
              <w:marBottom w:val="0"/>
              <w:divBdr>
                <w:top w:val="none" w:sz="0" w:space="0" w:color="auto"/>
                <w:left w:val="none" w:sz="0" w:space="0" w:color="auto"/>
                <w:bottom w:val="none" w:sz="0" w:space="0" w:color="auto"/>
                <w:right w:val="none" w:sz="0" w:space="0" w:color="auto"/>
              </w:divBdr>
            </w:div>
            <w:div w:id="1732729375">
              <w:marLeft w:val="0"/>
              <w:marRight w:val="0"/>
              <w:marTop w:val="0"/>
              <w:marBottom w:val="0"/>
              <w:divBdr>
                <w:top w:val="none" w:sz="0" w:space="0" w:color="auto"/>
                <w:left w:val="none" w:sz="0" w:space="0" w:color="auto"/>
                <w:bottom w:val="none" w:sz="0" w:space="0" w:color="auto"/>
                <w:right w:val="none" w:sz="0" w:space="0" w:color="auto"/>
              </w:divBdr>
            </w:div>
            <w:div w:id="1749305932">
              <w:marLeft w:val="0"/>
              <w:marRight w:val="0"/>
              <w:marTop w:val="0"/>
              <w:marBottom w:val="0"/>
              <w:divBdr>
                <w:top w:val="none" w:sz="0" w:space="0" w:color="auto"/>
                <w:left w:val="none" w:sz="0" w:space="0" w:color="auto"/>
                <w:bottom w:val="none" w:sz="0" w:space="0" w:color="auto"/>
                <w:right w:val="none" w:sz="0" w:space="0" w:color="auto"/>
              </w:divBdr>
            </w:div>
            <w:div w:id="1758015228">
              <w:marLeft w:val="0"/>
              <w:marRight w:val="0"/>
              <w:marTop w:val="0"/>
              <w:marBottom w:val="0"/>
              <w:divBdr>
                <w:top w:val="none" w:sz="0" w:space="0" w:color="auto"/>
                <w:left w:val="none" w:sz="0" w:space="0" w:color="auto"/>
                <w:bottom w:val="none" w:sz="0" w:space="0" w:color="auto"/>
                <w:right w:val="none" w:sz="0" w:space="0" w:color="auto"/>
              </w:divBdr>
            </w:div>
            <w:div w:id="1764180335">
              <w:marLeft w:val="0"/>
              <w:marRight w:val="0"/>
              <w:marTop w:val="0"/>
              <w:marBottom w:val="0"/>
              <w:divBdr>
                <w:top w:val="none" w:sz="0" w:space="0" w:color="auto"/>
                <w:left w:val="none" w:sz="0" w:space="0" w:color="auto"/>
                <w:bottom w:val="none" w:sz="0" w:space="0" w:color="auto"/>
                <w:right w:val="none" w:sz="0" w:space="0" w:color="auto"/>
              </w:divBdr>
            </w:div>
            <w:div w:id="1767113045">
              <w:marLeft w:val="0"/>
              <w:marRight w:val="0"/>
              <w:marTop w:val="0"/>
              <w:marBottom w:val="0"/>
              <w:divBdr>
                <w:top w:val="none" w:sz="0" w:space="0" w:color="auto"/>
                <w:left w:val="none" w:sz="0" w:space="0" w:color="auto"/>
                <w:bottom w:val="none" w:sz="0" w:space="0" w:color="auto"/>
                <w:right w:val="none" w:sz="0" w:space="0" w:color="auto"/>
              </w:divBdr>
            </w:div>
            <w:div w:id="1769614291">
              <w:marLeft w:val="0"/>
              <w:marRight w:val="0"/>
              <w:marTop w:val="0"/>
              <w:marBottom w:val="0"/>
              <w:divBdr>
                <w:top w:val="none" w:sz="0" w:space="0" w:color="auto"/>
                <w:left w:val="none" w:sz="0" w:space="0" w:color="auto"/>
                <w:bottom w:val="none" w:sz="0" w:space="0" w:color="auto"/>
                <w:right w:val="none" w:sz="0" w:space="0" w:color="auto"/>
              </w:divBdr>
            </w:div>
            <w:div w:id="1770153751">
              <w:marLeft w:val="0"/>
              <w:marRight w:val="0"/>
              <w:marTop w:val="0"/>
              <w:marBottom w:val="0"/>
              <w:divBdr>
                <w:top w:val="none" w:sz="0" w:space="0" w:color="auto"/>
                <w:left w:val="none" w:sz="0" w:space="0" w:color="auto"/>
                <w:bottom w:val="none" w:sz="0" w:space="0" w:color="auto"/>
                <w:right w:val="none" w:sz="0" w:space="0" w:color="auto"/>
              </w:divBdr>
            </w:div>
            <w:div w:id="1781341853">
              <w:marLeft w:val="0"/>
              <w:marRight w:val="0"/>
              <w:marTop w:val="0"/>
              <w:marBottom w:val="0"/>
              <w:divBdr>
                <w:top w:val="none" w:sz="0" w:space="0" w:color="auto"/>
                <w:left w:val="none" w:sz="0" w:space="0" w:color="auto"/>
                <w:bottom w:val="none" w:sz="0" w:space="0" w:color="auto"/>
                <w:right w:val="none" w:sz="0" w:space="0" w:color="auto"/>
              </w:divBdr>
            </w:div>
            <w:div w:id="1781416978">
              <w:marLeft w:val="0"/>
              <w:marRight w:val="0"/>
              <w:marTop w:val="0"/>
              <w:marBottom w:val="0"/>
              <w:divBdr>
                <w:top w:val="none" w:sz="0" w:space="0" w:color="auto"/>
                <w:left w:val="none" w:sz="0" w:space="0" w:color="auto"/>
                <w:bottom w:val="none" w:sz="0" w:space="0" w:color="auto"/>
                <w:right w:val="none" w:sz="0" w:space="0" w:color="auto"/>
              </w:divBdr>
            </w:div>
            <w:div w:id="1787430393">
              <w:marLeft w:val="0"/>
              <w:marRight w:val="0"/>
              <w:marTop w:val="0"/>
              <w:marBottom w:val="0"/>
              <w:divBdr>
                <w:top w:val="none" w:sz="0" w:space="0" w:color="auto"/>
                <w:left w:val="none" w:sz="0" w:space="0" w:color="auto"/>
                <w:bottom w:val="none" w:sz="0" w:space="0" w:color="auto"/>
                <w:right w:val="none" w:sz="0" w:space="0" w:color="auto"/>
              </w:divBdr>
            </w:div>
            <w:div w:id="1788888174">
              <w:marLeft w:val="0"/>
              <w:marRight w:val="0"/>
              <w:marTop w:val="0"/>
              <w:marBottom w:val="0"/>
              <w:divBdr>
                <w:top w:val="none" w:sz="0" w:space="0" w:color="auto"/>
                <w:left w:val="none" w:sz="0" w:space="0" w:color="auto"/>
                <w:bottom w:val="none" w:sz="0" w:space="0" w:color="auto"/>
                <w:right w:val="none" w:sz="0" w:space="0" w:color="auto"/>
              </w:divBdr>
            </w:div>
            <w:div w:id="1795126407">
              <w:marLeft w:val="0"/>
              <w:marRight w:val="0"/>
              <w:marTop w:val="0"/>
              <w:marBottom w:val="0"/>
              <w:divBdr>
                <w:top w:val="none" w:sz="0" w:space="0" w:color="auto"/>
                <w:left w:val="none" w:sz="0" w:space="0" w:color="auto"/>
                <w:bottom w:val="none" w:sz="0" w:space="0" w:color="auto"/>
                <w:right w:val="none" w:sz="0" w:space="0" w:color="auto"/>
              </w:divBdr>
            </w:div>
            <w:div w:id="1802961427">
              <w:marLeft w:val="0"/>
              <w:marRight w:val="0"/>
              <w:marTop w:val="0"/>
              <w:marBottom w:val="0"/>
              <w:divBdr>
                <w:top w:val="none" w:sz="0" w:space="0" w:color="auto"/>
                <w:left w:val="none" w:sz="0" w:space="0" w:color="auto"/>
                <w:bottom w:val="none" w:sz="0" w:space="0" w:color="auto"/>
                <w:right w:val="none" w:sz="0" w:space="0" w:color="auto"/>
              </w:divBdr>
            </w:div>
            <w:div w:id="1819418256">
              <w:marLeft w:val="0"/>
              <w:marRight w:val="0"/>
              <w:marTop w:val="0"/>
              <w:marBottom w:val="0"/>
              <w:divBdr>
                <w:top w:val="none" w:sz="0" w:space="0" w:color="auto"/>
                <w:left w:val="none" w:sz="0" w:space="0" w:color="auto"/>
                <w:bottom w:val="none" w:sz="0" w:space="0" w:color="auto"/>
                <w:right w:val="none" w:sz="0" w:space="0" w:color="auto"/>
              </w:divBdr>
            </w:div>
            <w:div w:id="1820808248">
              <w:marLeft w:val="0"/>
              <w:marRight w:val="0"/>
              <w:marTop w:val="0"/>
              <w:marBottom w:val="0"/>
              <w:divBdr>
                <w:top w:val="none" w:sz="0" w:space="0" w:color="auto"/>
                <w:left w:val="none" w:sz="0" w:space="0" w:color="auto"/>
                <w:bottom w:val="none" w:sz="0" w:space="0" w:color="auto"/>
                <w:right w:val="none" w:sz="0" w:space="0" w:color="auto"/>
              </w:divBdr>
            </w:div>
            <w:div w:id="1820995826">
              <w:marLeft w:val="0"/>
              <w:marRight w:val="0"/>
              <w:marTop w:val="0"/>
              <w:marBottom w:val="0"/>
              <w:divBdr>
                <w:top w:val="none" w:sz="0" w:space="0" w:color="auto"/>
                <w:left w:val="none" w:sz="0" w:space="0" w:color="auto"/>
                <w:bottom w:val="none" w:sz="0" w:space="0" w:color="auto"/>
                <w:right w:val="none" w:sz="0" w:space="0" w:color="auto"/>
              </w:divBdr>
            </w:div>
            <w:div w:id="1821534174">
              <w:marLeft w:val="0"/>
              <w:marRight w:val="0"/>
              <w:marTop w:val="0"/>
              <w:marBottom w:val="0"/>
              <w:divBdr>
                <w:top w:val="none" w:sz="0" w:space="0" w:color="auto"/>
                <w:left w:val="none" w:sz="0" w:space="0" w:color="auto"/>
                <w:bottom w:val="none" w:sz="0" w:space="0" w:color="auto"/>
                <w:right w:val="none" w:sz="0" w:space="0" w:color="auto"/>
              </w:divBdr>
            </w:div>
            <w:div w:id="1823307965">
              <w:marLeft w:val="0"/>
              <w:marRight w:val="0"/>
              <w:marTop w:val="0"/>
              <w:marBottom w:val="0"/>
              <w:divBdr>
                <w:top w:val="none" w:sz="0" w:space="0" w:color="auto"/>
                <w:left w:val="none" w:sz="0" w:space="0" w:color="auto"/>
                <w:bottom w:val="none" w:sz="0" w:space="0" w:color="auto"/>
                <w:right w:val="none" w:sz="0" w:space="0" w:color="auto"/>
              </w:divBdr>
            </w:div>
            <w:div w:id="1824664704">
              <w:marLeft w:val="0"/>
              <w:marRight w:val="0"/>
              <w:marTop w:val="0"/>
              <w:marBottom w:val="0"/>
              <w:divBdr>
                <w:top w:val="none" w:sz="0" w:space="0" w:color="auto"/>
                <w:left w:val="none" w:sz="0" w:space="0" w:color="auto"/>
                <w:bottom w:val="none" w:sz="0" w:space="0" w:color="auto"/>
                <w:right w:val="none" w:sz="0" w:space="0" w:color="auto"/>
              </w:divBdr>
            </w:div>
            <w:div w:id="1843543978">
              <w:marLeft w:val="0"/>
              <w:marRight w:val="0"/>
              <w:marTop w:val="0"/>
              <w:marBottom w:val="0"/>
              <w:divBdr>
                <w:top w:val="none" w:sz="0" w:space="0" w:color="auto"/>
                <w:left w:val="none" w:sz="0" w:space="0" w:color="auto"/>
                <w:bottom w:val="none" w:sz="0" w:space="0" w:color="auto"/>
                <w:right w:val="none" w:sz="0" w:space="0" w:color="auto"/>
              </w:divBdr>
            </w:div>
            <w:div w:id="1845625699">
              <w:marLeft w:val="0"/>
              <w:marRight w:val="0"/>
              <w:marTop w:val="0"/>
              <w:marBottom w:val="0"/>
              <w:divBdr>
                <w:top w:val="none" w:sz="0" w:space="0" w:color="auto"/>
                <w:left w:val="none" w:sz="0" w:space="0" w:color="auto"/>
                <w:bottom w:val="none" w:sz="0" w:space="0" w:color="auto"/>
                <w:right w:val="none" w:sz="0" w:space="0" w:color="auto"/>
              </w:divBdr>
            </w:div>
            <w:div w:id="1845627642">
              <w:marLeft w:val="0"/>
              <w:marRight w:val="0"/>
              <w:marTop w:val="0"/>
              <w:marBottom w:val="0"/>
              <w:divBdr>
                <w:top w:val="none" w:sz="0" w:space="0" w:color="auto"/>
                <w:left w:val="none" w:sz="0" w:space="0" w:color="auto"/>
                <w:bottom w:val="none" w:sz="0" w:space="0" w:color="auto"/>
                <w:right w:val="none" w:sz="0" w:space="0" w:color="auto"/>
              </w:divBdr>
            </w:div>
            <w:div w:id="1846439492">
              <w:marLeft w:val="0"/>
              <w:marRight w:val="0"/>
              <w:marTop w:val="0"/>
              <w:marBottom w:val="0"/>
              <w:divBdr>
                <w:top w:val="none" w:sz="0" w:space="0" w:color="auto"/>
                <w:left w:val="none" w:sz="0" w:space="0" w:color="auto"/>
                <w:bottom w:val="none" w:sz="0" w:space="0" w:color="auto"/>
                <w:right w:val="none" w:sz="0" w:space="0" w:color="auto"/>
              </w:divBdr>
            </w:div>
            <w:div w:id="1853451465">
              <w:marLeft w:val="0"/>
              <w:marRight w:val="0"/>
              <w:marTop w:val="0"/>
              <w:marBottom w:val="0"/>
              <w:divBdr>
                <w:top w:val="none" w:sz="0" w:space="0" w:color="auto"/>
                <w:left w:val="none" w:sz="0" w:space="0" w:color="auto"/>
                <w:bottom w:val="none" w:sz="0" w:space="0" w:color="auto"/>
                <w:right w:val="none" w:sz="0" w:space="0" w:color="auto"/>
              </w:divBdr>
            </w:div>
            <w:div w:id="1858885507">
              <w:marLeft w:val="0"/>
              <w:marRight w:val="0"/>
              <w:marTop w:val="0"/>
              <w:marBottom w:val="0"/>
              <w:divBdr>
                <w:top w:val="none" w:sz="0" w:space="0" w:color="auto"/>
                <w:left w:val="none" w:sz="0" w:space="0" w:color="auto"/>
                <w:bottom w:val="none" w:sz="0" w:space="0" w:color="auto"/>
                <w:right w:val="none" w:sz="0" w:space="0" w:color="auto"/>
              </w:divBdr>
            </w:div>
            <w:div w:id="1862545348">
              <w:marLeft w:val="0"/>
              <w:marRight w:val="0"/>
              <w:marTop w:val="0"/>
              <w:marBottom w:val="0"/>
              <w:divBdr>
                <w:top w:val="none" w:sz="0" w:space="0" w:color="auto"/>
                <w:left w:val="none" w:sz="0" w:space="0" w:color="auto"/>
                <w:bottom w:val="none" w:sz="0" w:space="0" w:color="auto"/>
                <w:right w:val="none" w:sz="0" w:space="0" w:color="auto"/>
              </w:divBdr>
            </w:div>
            <w:div w:id="1876506102">
              <w:marLeft w:val="0"/>
              <w:marRight w:val="0"/>
              <w:marTop w:val="0"/>
              <w:marBottom w:val="0"/>
              <w:divBdr>
                <w:top w:val="none" w:sz="0" w:space="0" w:color="auto"/>
                <w:left w:val="none" w:sz="0" w:space="0" w:color="auto"/>
                <w:bottom w:val="none" w:sz="0" w:space="0" w:color="auto"/>
                <w:right w:val="none" w:sz="0" w:space="0" w:color="auto"/>
              </w:divBdr>
            </w:div>
            <w:div w:id="1880820561">
              <w:marLeft w:val="0"/>
              <w:marRight w:val="0"/>
              <w:marTop w:val="0"/>
              <w:marBottom w:val="0"/>
              <w:divBdr>
                <w:top w:val="none" w:sz="0" w:space="0" w:color="auto"/>
                <w:left w:val="none" w:sz="0" w:space="0" w:color="auto"/>
                <w:bottom w:val="none" w:sz="0" w:space="0" w:color="auto"/>
                <w:right w:val="none" w:sz="0" w:space="0" w:color="auto"/>
              </w:divBdr>
            </w:div>
            <w:div w:id="1882861386">
              <w:marLeft w:val="0"/>
              <w:marRight w:val="0"/>
              <w:marTop w:val="0"/>
              <w:marBottom w:val="0"/>
              <w:divBdr>
                <w:top w:val="none" w:sz="0" w:space="0" w:color="auto"/>
                <w:left w:val="none" w:sz="0" w:space="0" w:color="auto"/>
                <w:bottom w:val="none" w:sz="0" w:space="0" w:color="auto"/>
                <w:right w:val="none" w:sz="0" w:space="0" w:color="auto"/>
              </w:divBdr>
            </w:div>
            <w:div w:id="1889873789">
              <w:marLeft w:val="0"/>
              <w:marRight w:val="0"/>
              <w:marTop w:val="0"/>
              <w:marBottom w:val="0"/>
              <w:divBdr>
                <w:top w:val="none" w:sz="0" w:space="0" w:color="auto"/>
                <w:left w:val="none" w:sz="0" w:space="0" w:color="auto"/>
                <w:bottom w:val="none" w:sz="0" w:space="0" w:color="auto"/>
                <w:right w:val="none" w:sz="0" w:space="0" w:color="auto"/>
              </w:divBdr>
            </w:div>
            <w:div w:id="1890726551">
              <w:marLeft w:val="0"/>
              <w:marRight w:val="0"/>
              <w:marTop w:val="0"/>
              <w:marBottom w:val="0"/>
              <w:divBdr>
                <w:top w:val="none" w:sz="0" w:space="0" w:color="auto"/>
                <w:left w:val="none" w:sz="0" w:space="0" w:color="auto"/>
                <w:bottom w:val="none" w:sz="0" w:space="0" w:color="auto"/>
                <w:right w:val="none" w:sz="0" w:space="0" w:color="auto"/>
              </w:divBdr>
            </w:div>
            <w:div w:id="1892645426">
              <w:marLeft w:val="0"/>
              <w:marRight w:val="0"/>
              <w:marTop w:val="0"/>
              <w:marBottom w:val="0"/>
              <w:divBdr>
                <w:top w:val="none" w:sz="0" w:space="0" w:color="auto"/>
                <w:left w:val="none" w:sz="0" w:space="0" w:color="auto"/>
                <w:bottom w:val="none" w:sz="0" w:space="0" w:color="auto"/>
                <w:right w:val="none" w:sz="0" w:space="0" w:color="auto"/>
              </w:divBdr>
            </w:div>
            <w:div w:id="1916939182">
              <w:marLeft w:val="0"/>
              <w:marRight w:val="0"/>
              <w:marTop w:val="0"/>
              <w:marBottom w:val="0"/>
              <w:divBdr>
                <w:top w:val="none" w:sz="0" w:space="0" w:color="auto"/>
                <w:left w:val="none" w:sz="0" w:space="0" w:color="auto"/>
                <w:bottom w:val="none" w:sz="0" w:space="0" w:color="auto"/>
                <w:right w:val="none" w:sz="0" w:space="0" w:color="auto"/>
              </w:divBdr>
            </w:div>
            <w:div w:id="1919168675">
              <w:marLeft w:val="0"/>
              <w:marRight w:val="0"/>
              <w:marTop w:val="0"/>
              <w:marBottom w:val="0"/>
              <w:divBdr>
                <w:top w:val="none" w:sz="0" w:space="0" w:color="auto"/>
                <w:left w:val="none" w:sz="0" w:space="0" w:color="auto"/>
                <w:bottom w:val="none" w:sz="0" w:space="0" w:color="auto"/>
                <w:right w:val="none" w:sz="0" w:space="0" w:color="auto"/>
              </w:divBdr>
            </w:div>
            <w:div w:id="1927030784">
              <w:marLeft w:val="0"/>
              <w:marRight w:val="0"/>
              <w:marTop w:val="0"/>
              <w:marBottom w:val="0"/>
              <w:divBdr>
                <w:top w:val="none" w:sz="0" w:space="0" w:color="auto"/>
                <w:left w:val="none" w:sz="0" w:space="0" w:color="auto"/>
                <w:bottom w:val="none" w:sz="0" w:space="0" w:color="auto"/>
                <w:right w:val="none" w:sz="0" w:space="0" w:color="auto"/>
              </w:divBdr>
            </w:div>
            <w:div w:id="1939481498">
              <w:marLeft w:val="0"/>
              <w:marRight w:val="0"/>
              <w:marTop w:val="0"/>
              <w:marBottom w:val="0"/>
              <w:divBdr>
                <w:top w:val="none" w:sz="0" w:space="0" w:color="auto"/>
                <w:left w:val="none" w:sz="0" w:space="0" w:color="auto"/>
                <w:bottom w:val="none" w:sz="0" w:space="0" w:color="auto"/>
                <w:right w:val="none" w:sz="0" w:space="0" w:color="auto"/>
              </w:divBdr>
            </w:div>
            <w:div w:id="1943099086">
              <w:marLeft w:val="0"/>
              <w:marRight w:val="0"/>
              <w:marTop w:val="0"/>
              <w:marBottom w:val="0"/>
              <w:divBdr>
                <w:top w:val="none" w:sz="0" w:space="0" w:color="auto"/>
                <w:left w:val="none" w:sz="0" w:space="0" w:color="auto"/>
                <w:bottom w:val="none" w:sz="0" w:space="0" w:color="auto"/>
                <w:right w:val="none" w:sz="0" w:space="0" w:color="auto"/>
              </w:divBdr>
            </w:div>
            <w:div w:id="1943605870">
              <w:marLeft w:val="0"/>
              <w:marRight w:val="0"/>
              <w:marTop w:val="0"/>
              <w:marBottom w:val="0"/>
              <w:divBdr>
                <w:top w:val="none" w:sz="0" w:space="0" w:color="auto"/>
                <w:left w:val="none" w:sz="0" w:space="0" w:color="auto"/>
                <w:bottom w:val="none" w:sz="0" w:space="0" w:color="auto"/>
                <w:right w:val="none" w:sz="0" w:space="0" w:color="auto"/>
              </w:divBdr>
            </w:div>
            <w:div w:id="1947730975">
              <w:marLeft w:val="0"/>
              <w:marRight w:val="0"/>
              <w:marTop w:val="0"/>
              <w:marBottom w:val="0"/>
              <w:divBdr>
                <w:top w:val="none" w:sz="0" w:space="0" w:color="auto"/>
                <w:left w:val="none" w:sz="0" w:space="0" w:color="auto"/>
                <w:bottom w:val="none" w:sz="0" w:space="0" w:color="auto"/>
                <w:right w:val="none" w:sz="0" w:space="0" w:color="auto"/>
              </w:divBdr>
            </w:div>
            <w:div w:id="1947733764">
              <w:marLeft w:val="0"/>
              <w:marRight w:val="0"/>
              <w:marTop w:val="0"/>
              <w:marBottom w:val="0"/>
              <w:divBdr>
                <w:top w:val="none" w:sz="0" w:space="0" w:color="auto"/>
                <w:left w:val="none" w:sz="0" w:space="0" w:color="auto"/>
                <w:bottom w:val="none" w:sz="0" w:space="0" w:color="auto"/>
                <w:right w:val="none" w:sz="0" w:space="0" w:color="auto"/>
              </w:divBdr>
            </w:div>
            <w:div w:id="1949310622">
              <w:marLeft w:val="0"/>
              <w:marRight w:val="0"/>
              <w:marTop w:val="0"/>
              <w:marBottom w:val="0"/>
              <w:divBdr>
                <w:top w:val="none" w:sz="0" w:space="0" w:color="auto"/>
                <w:left w:val="none" w:sz="0" w:space="0" w:color="auto"/>
                <w:bottom w:val="none" w:sz="0" w:space="0" w:color="auto"/>
                <w:right w:val="none" w:sz="0" w:space="0" w:color="auto"/>
              </w:divBdr>
            </w:div>
            <w:div w:id="1950433052">
              <w:marLeft w:val="0"/>
              <w:marRight w:val="0"/>
              <w:marTop w:val="0"/>
              <w:marBottom w:val="0"/>
              <w:divBdr>
                <w:top w:val="none" w:sz="0" w:space="0" w:color="auto"/>
                <w:left w:val="none" w:sz="0" w:space="0" w:color="auto"/>
                <w:bottom w:val="none" w:sz="0" w:space="0" w:color="auto"/>
                <w:right w:val="none" w:sz="0" w:space="0" w:color="auto"/>
              </w:divBdr>
            </w:div>
            <w:div w:id="1956905058">
              <w:marLeft w:val="0"/>
              <w:marRight w:val="0"/>
              <w:marTop w:val="0"/>
              <w:marBottom w:val="0"/>
              <w:divBdr>
                <w:top w:val="none" w:sz="0" w:space="0" w:color="auto"/>
                <w:left w:val="none" w:sz="0" w:space="0" w:color="auto"/>
                <w:bottom w:val="none" w:sz="0" w:space="0" w:color="auto"/>
                <w:right w:val="none" w:sz="0" w:space="0" w:color="auto"/>
              </w:divBdr>
            </w:div>
            <w:div w:id="1961455614">
              <w:marLeft w:val="0"/>
              <w:marRight w:val="0"/>
              <w:marTop w:val="0"/>
              <w:marBottom w:val="0"/>
              <w:divBdr>
                <w:top w:val="none" w:sz="0" w:space="0" w:color="auto"/>
                <w:left w:val="none" w:sz="0" w:space="0" w:color="auto"/>
                <w:bottom w:val="none" w:sz="0" w:space="0" w:color="auto"/>
                <w:right w:val="none" w:sz="0" w:space="0" w:color="auto"/>
              </w:divBdr>
            </w:div>
            <w:div w:id="1963150946">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1988974496">
              <w:marLeft w:val="0"/>
              <w:marRight w:val="0"/>
              <w:marTop w:val="0"/>
              <w:marBottom w:val="0"/>
              <w:divBdr>
                <w:top w:val="none" w:sz="0" w:space="0" w:color="auto"/>
                <w:left w:val="none" w:sz="0" w:space="0" w:color="auto"/>
                <w:bottom w:val="none" w:sz="0" w:space="0" w:color="auto"/>
                <w:right w:val="none" w:sz="0" w:space="0" w:color="auto"/>
              </w:divBdr>
            </w:div>
            <w:div w:id="1990279316">
              <w:marLeft w:val="0"/>
              <w:marRight w:val="0"/>
              <w:marTop w:val="0"/>
              <w:marBottom w:val="0"/>
              <w:divBdr>
                <w:top w:val="none" w:sz="0" w:space="0" w:color="auto"/>
                <w:left w:val="none" w:sz="0" w:space="0" w:color="auto"/>
                <w:bottom w:val="none" w:sz="0" w:space="0" w:color="auto"/>
                <w:right w:val="none" w:sz="0" w:space="0" w:color="auto"/>
              </w:divBdr>
            </w:div>
            <w:div w:id="2015574386">
              <w:marLeft w:val="0"/>
              <w:marRight w:val="0"/>
              <w:marTop w:val="0"/>
              <w:marBottom w:val="0"/>
              <w:divBdr>
                <w:top w:val="none" w:sz="0" w:space="0" w:color="auto"/>
                <w:left w:val="none" w:sz="0" w:space="0" w:color="auto"/>
                <w:bottom w:val="none" w:sz="0" w:space="0" w:color="auto"/>
                <w:right w:val="none" w:sz="0" w:space="0" w:color="auto"/>
              </w:divBdr>
            </w:div>
            <w:div w:id="2016032215">
              <w:marLeft w:val="0"/>
              <w:marRight w:val="0"/>
              <w:marTop w:val="0"/>
              <w:marBottom w:val="0"/>
              <w:divBdr>
                <w:top w:val="none" w:sz="0" w:space="0" w:color="auto"/>
                <w:left w:val="none" w:sz="0" w:space="0" w:color="auto"/>
                <w:bottom w:val="none" w:sz="0" w:space="0" w:color="auto"/>
                <w:right w:val="none" w:sz="0" w:space="0" w:color="auto"/>
              </w:divBdr>
            </w:div>
            <w:div w:id="2016377366">
              <w:marLeft w:val="0"/>
              <w:marRight w:val="0"/>
              <w:marTop w:val="0"/>
              <w:marBottom w:val="0"/>
              <w:divBdr>
                <w:top w:val="none" w:sz="0" w:space="0" w:color="auto"/>
                <w:left w:val="none" w:sz="0" w:space="0" w:color="auto"/>
                <w:bottom w:val="none" w:sz="0" w:space="0" w:color="auto"/>
                <w:right w:val="none" w:sz="0" w:space="0" w:color="auto"/>
              </w:divBdr>
            </w:div>
            <w:div w:id="2019308555">
              <w:marLeft w:val="0"/>
              <w:marRight w:val="0"/>
              <w:marTop w:val="0"/>
              <w:marBottom w:val="0"/>
              <w:divBdr>
                <w:top w:val="none" w:sz="0" w:space="0" w:color="auto"/>
                <w:left w:val="none" w:sz="0" w:space="0" w:color="auto"/>
                <w:bottom w:val="none" w:sz="0" w:space="0" w:color="auto"/>
                <w:right w:val="none" w:sz="0" w:space="0" w:color="auto"/>
              </w:divBdr>
            </w:div>
            <w:div w:id="2026445579">
              <w:marLeft w:val="0"/>
              <w:marRight w:val="0"/>
              <w:marTop w:val="0"/>
              <w:marBottom w:val="0"/>
              <w:divBdr>
                <w:top w:val="none" w:sz="0" w:space="0" w:color="auto"/>
                <w:left w:val="none" w:sz="0" w:space="0" w:color="auto"/>
                <w:bottom w:val="none" w:sz="0" w:space="0" w:color="auto"/>
                <w:right w:val="none" w:sz="0" w:space="0" w:color="auto"/>
              </w:divBdr>
            </w:div>
            <w:div w:id="2034570271">
              <w:marLeft w:val="0"/>
              <w:marRight w:val="0"/>
              <w:marTop w:val="0"/>
              <w:marBottom w:val="0"/>
              <w:divBdr>
                <w:top w:val="none" w:sz="0" w:space="0" w:color="auto"/>
                <w:left w:val="none" w:sz="0" w:space="0" w:color="auto"/>
                <w:bottom w:val="none" w:sz="0" w:space="0" w:color="auto"/>
                <w:right w:val="none" w:sz="0" w:space="0" w:color="auto"/>
              </w:divBdr>
            </w:div>
            <w:div w:id="2039159149">
              <w:marLeft w:val="0"/>
              <w:marRight w:val="0"/>
              <w:marTop w:val="0"/>
              <w:marBottom w:val="0"/>
              <w:divBdr>
                <w:top w:val="none" w:sz="0" w:space="0" w:color="auto"/>
                <w:left w:val="none" w:sz="0" w:space="0" w:color="auto"/>
                <w:bottom w:val="none" w:sz="0" w:space="0" w:color="auto"/>
                <w:right w:val="none" w:sz="0" w:space="0" w:color="auto"/>
              </w:divBdr>
            </w:div>
            <w:div w:id="2039772977">
              <w:marLeft w:val="0"/>
              <w:marRight w:val="0"/>
              <w:marTop w:val="0"/>
              <w:marBottom w:val="0"/>
              <w:divBdr>
                <w:top w:val="none" w:sz="0" w:space="0" w:color="auto"/>
                <w:left w:val="none" w:sz="0" w:space="0" w:color="auto"/>
                <w:bottom w:val="none" w:sz="0" w:space="0" w:color="auto"/>
                <w:right w:val="none" w:sz="0" w:space="0" w:color="auto"/>
              </w:divBdr>
            </w:div>
            <w:div w:id="2048218410">
              <w:marLeft w:val="0"/>
              <w:marRight w:val="0"/>
              <w:marTop w:val="0"/>
              <w:marBottom w:val="0"/>
              <w:divBdr>
                <w:top w:val="none" w:sz="0" w:space="0" w:color="auto"/>
                <w:left w:val="none" w:sz="0" w:space="0" w:color="auto"/>
                <w:bottom w:val="none" w:sz="0" w:space="0" w:color="auto"/>
                <w:right w:val="none" w:sz="0" w:space="0" w:color="auto"/>
              </w:divBdr>
            </w:div>
            <w:div w:id="2057773886">
              <w:marLeft w:val="0"/>
              <w:marRight w:val="0"/>
              <w:marTop w:val="0"/>
              <w:marBottom w:val="0"/>
              <w:divBdr>
                <w:top w:val="none" w:sz="0" w:space="0" w:color="auto"/>
                <w:left w:val="none" w:sz="0" w:space="0" w:color="auto"/>
                <w:bottom w:val="none" w:sz="0" w:space="0" w:color="auto"/>
                <w:right w:val="none" w:sz="0" w:space="0" w:color="auto"/>
              </w:divBdr>
            </w:div>
            <w:div w:id="2083213409">
              <w:marLeft w:val="0"/>
              <w:marRight w:val="0"/>
              <w:marTop w:val="0"/>
              <w:marBottom w:val="0"/>
              <w:divBdr>
                <w:top w:val="none" w:sz="0" w:space="0" w:color="auto"/>
                <w:left w:val="none" w:sz="0" w:space="0" w:color="auto"/>
                <w:bottom w:val="none" w:sz="0" w:space="0" w:color="auto"/>
                <w:right w:val="none" w:sz="0" w:space="0" w:color="auto"/>
              </w:divBdr>
            </w:div>
            <w:div w:id="2087723640">
              <w:marLeft w:val="0"/>
              <w:marRight w:val="0"/>
              <w:marTop w:val="0"/>
              <w:marBottom w:val="0"/>
              <w:divBdr>
                <w:top w:val="none" w:sz="0" w:space="0" w:color="auto"/>
                <w:left w:val="none" w:sz="0" w:space="0" w:color="auto"/>
                <w:bottom w:val="none" w:sz="0" w:space="0" w:color="auto"/>
                <w:right w:val="none" w:sz="0" w:space="0" w:color="auto"/>
              </w:divBdr>
            </w:div>
            <w:div w:id="2092847266">
              <w:marLeft w:val="0"/>
              <w:marRight w:val="0"/>
              <w:marTop w:val="0"/>
              <w:marBottom w:val="0"/>
              <w:divBdr>
                <w:top w:val="none" w:sz="0" w:space="0" w:color="auto"/>
                <w:left w:val="none" w:sz="0" w:space="0" w:color="auto"/>
                <w:bottom w:val="none" w:sz="0" w:space="0" w:color="auto"/>
                <w:right w:val="none" w:sz="0" w:space="0" w:color="auto"/>
              </w:divBdr>
            </w:div>
            <w:div w:id="2102751286">
              <w:marLeft w:val="0"/>
              <w:marRight w:val="0"/>
              <w:marTop w:val="0"/>
              <w:marBottom w:val="0"/>
              <w:divBdr>
                <w:top w:val="none" w:sz="0" w:space="0" w:color="auto"/>
                <w:left w:val="none" w:sz="0" w:space="0" w:color="auto"/>
                <w:bottom w:val="none" w:sz="0" w:space="0" w:color="auto"/>
                <w:right w:val="none" w:sz="0" w:space="0" w:color="auto"/>
              </w:divBdr>
            </w:div>
            <w:div w:id="2103796180">
              <w:marLeft w:val="0"/>
              <w:marRight w:val="0"/>
              <w:marTop w:val="0"/>
              <w:marBottom w:val="0"/>
              <w:divBdr>
                <w:top w:val="none" w:sz="0" w:space="0" w:color="auto"/>
                <w:left w:val="none" w:sz="0" w:space="0" w:color="auto"/>
                <w:bottom w:val="none" w:sz="0" w:space="0" w:color="auto"/>
                <w:right w:val="none" w:sz="0" w:space="0" w:color="auto"/>
              </w:divBdr>
            </w:div>
            <w:div w:id="2108840617">
              <w:marLeft w:val="0"/>
              <w:marRight w:val="0"/>
              <w:marTop w:val="0"/>
              <w:marBottom w:val="0"/>
              <w:divBdr>
                <w:top w:val="none" w:sz="0" w:space="0" w:color="auto"/>
                <w:left w:val="none" w:sz="0" w:space="0" w:color="auto"/>
                <w:bottom w:val="none" w:sz="0" w:space="0" w:color="auto"/>
                <w:right w:val="none" w:sz="0" w:space="0" w:color="auto"/>
              </w:divBdr>
            </w:div>
            <w:div w:id="2111197350">
              <w:marLeft w:val="0"/>
              <w:marRight w:val="0"/>
              <w:marTop w:val="0"/>
              <w:marBottom w:val="0"/>
              <w:divBdr>
                <w:top w:val="none" w:sz="0" w:space="0" w:color="auto"/>
                <w:left w:val="none" w:sz="0" w:space="0" w:color="auto"/>
                <w:bottom w:val="none" w:sz="0" w:space="0" w:color="auto"/>
                <w:right w:val="none" w:sz="0" w:space="0" w:color="auto"/>
              </w:divBdr>
            </w:div>
            <w:div w:id="2112191244">
              <w:marLeft w:val="0"/>
              <w:marRight w:val="0"/>
              <w:marTop w:val="0"/>
              <w:marBottom w:val="0"/>
              <w:divBdr>
                <w:top w:val="none" w:sz="0" w:space="0" w:color="auto"/>
                <w:left w:val="none" w:sz="0" w:space="0" w:color="auto"/>
                <w:bottom w:val="none" w:sz="0" w:space="0" w:color="auto"/>
                <w:right w:val="none" w:sz="0" w:space="0" w:color="auto"/>
              </w:divBdr>
            </w:div>
            <w:div w:id="2113932443">
              <w:marLeft w:val="0"/>
              <w:marRight w:val="0"/>
              <w:marTop w:val="0"/>
              <w:marBottom w:val="0"/>
              <w:divBdr>
                <w:top w:val="none" w:sz="0" w:space="0" w:color="auto"/>
                <w:left w:val="none" w:sz="0" w:space="0" w:color="auto"/>
                <w:bottom w:val="none" w:sz="0" w:space="0" w:color="auto"/>
                <w:right w:val="none" w:sz="0" w:space="0" w:color="auto"/>
              </w:divBdr>
            </w:div>
            <w:div w:id="2116515007">
              <w:marLeft w:val="0"/>
              <w:marRight w:val="0"/>
              <w:marTop w:val="0"/>
              <w:marBottom w:val="0"/>
              <w:divBdr>
                <w:top w:val="none" w:sz="0" w:space="0" w:color="auto"/>
                <w:left w:val="none" w:sz="0" w:space="0" w:color="auto"/>
                <w:bottom w:val="none" w:sz="0" w:space="0" w:color="auto"/>
                <w:right w:val="none" w:sz="0" w:space="0" w:color="auto"/>
              </w:divBdr>
            </w:div>
            <w:div w:id="2117484183">
              <w:marLeft w:val="0"/>
              <w:marRight w:val="0"/>
              <w:marTop w:val="0"/>
              <w:marBottom w:val="0"/>
              <w:divBdr>
                <w:top w:val="none" w:sz="0" w:space="0" w:color="auto"/>
                <w:left w:val="none" w:sz="0" w:space="0" w:color="auto"/>
                <w:bottom w:val="none" w:sz="0" w:space="0" w:color="auto"/>
                <w:right w:val="none" w:sz="0" w:space="0" w:color="auto"/>
              </w:divBdr>
            </w:div>
            <w:div w:id="2119060641">
              <w:marLeft w:val="0"/>
              <w:marRight w:val="0"/>
              <w:marTop w:val="0"/>
              <w:marBottom w:val="0"/>
              <w:divBdr>
                <w:top w:val="none" w:sz="0" w:space="0" w:color="auto"/>
                <w:left w:val="none" w:sz="0" w:space="0" w:color="auto"/>
                <w:bottom w:val="none" w:sz="0" w:space="0" w:color="auto"/>
                <w:right w:val="none" w:sz="0" w:space="0" w:color="auto"/>
              </w:divBdr>
            </w:div>
            <w:div w:id="2119374503">
              <w:marLeft w:val="0"/>
              <w:marRight w:val="0"/>
              <w:marTop w:val="0"/>
              <w:marBottom w:val="0"/>
              <w:divBdr>
                <w:top w:val="none" w:sz="0" w:space="0" w:color="auto"/>
                <w:left w:val="none" w:sz="0" w:space="0" w:color="auto"/>
                <w:bottom w:val="none" w:sz="0" w:space="0" w:color="auto"/>
                <w:right w:val="none" w:sz="0" w:space="0" w:color="auto"/>
              </w:divBdr>
            </w:div>
            <w:div w:id="2126774961">
              <w:marLeft w:val="0"/>
              <w:marRight w:val="0"/>
              <w:marTop w:val="0"/>
              <w:marBottom w:val="0"/>
              <w:divBdr>
                <w:top w:val="none" w:sz="0" w:space="0" w:color="auto"/>
                <w:left w:val="none" w:sz="0" w:space="0" w:color="auto"/>
                <w:bottom w:val="none" w:sz="0" w:space="0" w:color="auto"/>
                <w:right w:val="none" w:sz="0" w:space="0" w:color="auto"/>
              </w:divBdr>
            </w:div>
            <w:div w:id="2127308827">
              <w:marLeft w:val="0"/>
              <w:marRight w:val="0"/>
              <w:marTop w:val="0"/>
              <w:marBottom w:val="0"/>
              <w:divBdr>
                <w:top w:val="none" w:sz="0" w:space="0" w:color="auto"/>
                <w:left w:val="none" w:sz="0" w:space="0" w:color="auto"/>
                <w:bottom w:val="none" w:sz="0" w:space="0" w:color="auto"/>
                <w:right w:val="none" w:sz="0" w:space="0" w:color="auto"/>
              </w:divBdr>
            </w:div>
            <w:div w:id="2140881434">
              <w:marLeft w:val="0"/>
              <w:marRight w:val="0"/>
              <w:marTop w:val="0"/>
              <w:marBottom w:val="0"/>
              <w:divBdr>
                <w:top w:val="none" w:sz="0" w:space="0" w:color="auto"/>
                <w:left w:val="none" w:sz="0" w:space="0" w:color="auto"/>
                <w:bottom w:val="none" w:sz="0" w:space="0" w:color="auto"/>
                <w:right w:val="none" w:sz="0" w:space="0" w:color="auto"/>
              </w:divBdr>
            </w:div>
            <w:div w:id="2141142825">
              <w:marLeft w:val="0"/>
              <w:marRight w:val="0"/>
              <w:marTop w:val="0"/>
              <w:marBottom w:val="0"/>
              <w:divBdr>
                <w:top w:val="none" w:sz="0" w:space="0" w:color="auto"/>
                <w:left w:val="none" w:sz="0" w:space="0" w:color="auto"/>
                <w:bottom w:val="none" w:sz="0" w:space="0" w:color="auto"/>
                <w:right w:val="none" w:sz="0" w:space="0" w:color="auto"/>
              </w:divBdr>
            </w:div>
          </w:divsChild>
        </w:div>
        <w:div w:id="625356032">
          <w:marLeft w:val="0"/>
          <w:marRight w:val="0"/>
          <w:marTop w:val="0"/>
          <w:marBottom w:val="0"/>
          <w:divBdr>
            <w:top w:val="none" w:sz="0" w:space="0" w:color="auto"/>
            <w:left w:val="none" w:sz="0" w:space="0" w:color="auto"/>
            <w:bottom w:val="none" w:sz="0" w:space="0" w:color="auto"/>
            <w:right w:val="none" w:sz="0" w:space="0" w:color="auto"/>
          </w:divBdr>
          <w:divsChild>
            <w:div w:id="1518067">
              <w:marLeft w:val="0"/>
              <w:marRight w:val="0"/>
              <w:marTop w:val="0"/>
              <w:marBottom w:val="0"/>
              <w:divBdr>
                <w:top w:val="none" w:sz="0" w:space="0" w:color="auto"/>
                <w:left w:val="none" w:sz="0" w:space="0" w:color="auto"/>
                <w:bottom w:val="none" w:sz="0" w:space="0" w:color="auto"/>
                <w:right w:val="none" w:sz="0" w:space="0" w:color="auto"/>
              </w:divBdr>
            </w:div>
            <w:div w:id="25372776">
              <w:marLeft w:val="0"/>
              <w:marRight w:val="0"/>
              <w:marTop w:val="0"/>
              <w:marBottom w:val="0"/>
              <w:divBdr>
                <w:top w:val="none" w:sz="0" w:space="0" w:color="auto"/>
                <w:left w:val="none" w:sz="0" w:space="0" w:color="auto"/>
                <w:bottom w:val="none" w:sz="0" w:space="0" w:color="auto"/>
                <w:right w:val="none" w:sz="0" w:space="0" w:color="auto"/>
              </w:divBdr>
            </w:div>
            <w:div w:id="30227704">
              <w:marLeft w:val="0"/>
              <w:marRight w:val="0"/>
              <w:marTop w:val="0"/>
              <w:marBottom w:val="0"/>
              <w:divBdr>
                <w:top w:val="none" w:sz="0" w:space="0" w:color="auto"/>
                <w:left w:val="none" w:sz="0" w:space="0" w:color="auto"/>
                <w:bottom w:val="none" w:sz="0" w:space="0" w:color="auto"/>
                <w:right w:val="none" w:sz="0" w:space="0" w:color="auto"/>
              </w:divBdr>
            </w:div>
            <w:div w:id="46879845">
              <w:marLeft w:val="0"/>
              <w:marRight w:val="0"/>
              <w:marTop w:val="0"/>
              <w:marBottom w:val="0"/>
              <w:divBdr>
                <w:top w:val="none" w:sz="0" w:space="0" w:color="auto"/>
                <w:left w:val="none" w:sz="0" w:space="0" w:color="auto"/>
                <w:bottom w:val="none" w:sz="0" w:space="0" w:color="auto"/>
                <w:right w:val="none" w:sz="0" w:space="0" w:color="auto"/>
              </w:divBdr>
            </w:div>
            <w:div w:id="59716275">
              <w:marLeft w:val="0"/>
              <w:marRight w:val="0"/>
              <w:marTop w:val="0"/>
              <w:marBottom w:val="0"/>
              <w:divBdr>
                <w:top w:val="none" w:sz="0" w:space="0" w:color="auto"/>
                <w:left w:val="none" w:sz="0" w:space="0" w:color="auto"/>
                <w:bottom w:val="none" w:sz="0" w:space="0" w:color="auto"/>
                <w:right w:val="none" w:sz="0" w:space="0" w:color="auto"/>
              </w:divBdr>
            </w:div>
            <w:div w:id="71968880">
              <w:marLeft w:val="0"/>
              <w:marRight w:val="0"/>
              <w:marTop w:val="0"/>
              <w:marBottom w:val="0"/>
              <w:divBdr>
                <w:top w:val="none" w:sz="0" w:space="0" w:color="auto"/>
                <w:left w:val="none" w:sz="0" w:space="0" w:color="auto"/>
                <w:bottom w:val="none" w:sz="0" w:space="0" w:color="auto"/>
                <w:right w:val="none" w:sz="0" w:space="0" w:color="auto"/>
              </w:divBdr>
            </w:div>
            <w:div w:id="72971954">
              <w:marLeft w:val="0"/>
              <w:marRight w:val="0"/>
              <w:marTop w:val="0"/>
              <w:marBottom w:val="0"/>
              <w:divBdr>
                <w:top w:val="none" w:sz="0" w:space="0" w:color="auto"/>
                <w:left w:val="none" w:sz="0" w:space="0" w:color="auto"/>
                <w:bottom w:val="none" w:sz="0" w:space="0" w:color="auto"/>
                <w:right w:val="none" w:sz="0" w:space="0" w:color="auto"/>
              </w:divBdr>
            </w:div>
            <w:div w:id="77138597">
              <w:marLeft w:val="0"/>
              <w:marRight w:val="0"/>
              <w:marTop w:val="0"/>
              <w:marBottom w:val="0"/>
              <w:divBdr>
                <w:top w:val="none" w:sz="0" w:space="0" w:color="auto"/>
                <w:left w:val="none" w:sz="0" w:space="0" w:color="auto"/>
                <w:bottom w:val="none" w:sz="0" w:space="0" w:color="auto"/>
                <w:right w:val="none" w:sz="0" w:space="0" w:color="auto"/>
              </w:divBdr>
            </w:div>
            <w:div w:id="88740115">
              <w:marLeft w:val="0"/>
              <w:marRight w:val="0"/>
              <w:marTop w:val="0"/>
              <w:marBottom w:val="0"/>
              <w:divBdr>
                <w:top w:val="none" w:sz="0" w:space="0" w:color="auto"/>
                <w:left w:val="none" w:sz="0" w:space="0" w:color="auto"/>
                <w:bottom w:val="none" w:sz="0" w:space="0" w:color="auto"/>
                <w:right w:val="none" w:sz="0" w:space="0" w:color="auto"/>
              </w:divBdr>
            </w:div>
            <w:div w:id="105085685">
              <w:marLeft w:val="0"/>
              <w:marRight w:val="0"/>
              <w:marTop w:val="0"/>
              <w:marBottom w:val="0"/>
              <w:divBdr>
                <w:top w:val="none" w:sz="0" w:space="0" w:color="auto"/>
                <w:left w:val="none" w:sz="0" w:space="0" w:color="auto"/>
                <w:bottom w:val="none" w:sz="0" w:space="0" w:color="auto"/>
                <w:right w:val="none" w:sz="0" w:space="0" w:color="auto"/>
              </w:divBdr>
            </w:div>
            <w:div w:id="150948007">
              <w:marLeft w:val="0"/>
              <w:marRight w:val="0"/>
              <w:marTop w:val="0"/>
              <w:marBottom w:val="0"/>
              <w:divBdr>
                <w:top w:val="none" w:sz="0" w:space="0" w:color="auto"/>
                <w:left w:val="none" w:sz="0" w:space="0" w:color="auto"/>
                <w:bottom w:val="none" w:sz="0" w:space="0" w:color="auto"/>
                <w:right w:val="none" w:sz="0" w:space="0" w:color="auto"/>
              </w:divBdr>
            </w:div>
            <w:div w:id="178397906">
              <w:marLeft w:val="0"/>
              <w:marRight w:val="0"/>
              <w:marTop w:val="0"/>
              <w:marBottom w:val="0"/>
              <w:divBdr>
                <w:top w:val="none" w:sz="0" w:space="0" w:color="auto"/>
                <w:left w:val="none" w:sz="0" w:space="0" w:color="auto"/>
                <w:bottom w:val="none" w:sz="0" w:space="0" w:color="auto"/>
                <w:right w:val="none" w:sz="0" w:space="0" w:color="auto"/>
              </w:divBdr>
            </w:div>
            <w:div w:id="185102768">
              <w:marLeft w:val="0"/>
              <w:marRight w:val="0"/>
              <w:marTop w:val="0"/>
              <w:marBottom w:val="0"/>
              <w:divBdr>
                <w:top w:val="none" w:sz="0" w:space="0" w:color="auto"/>
                <w:left w:val="none" w:sz="0" w:space="0" w:color="auto"/>
                <w:bottom w:val="none" w:sz="0" w:space="0" w:color="auto"/>
                <w:right w:val="none" w:sz="0" w:space="0" w:color="auto"/>
              </w:divBdr>
            </w:div>
            <w:div w:id="191037742">
              <w:marLeft w:val="0"/>
              <w:marRight w:val="0"/>
              <w:marTop w:val="0"/>
              <w:marBottom w:val="0"/>
              <w:divBdr>
                <w:top w:val="none" w:sz="0" w:space="0" w:color="auto"/>
                <w:left w:val="none" w:sz="0" w:space="0" w:color="auto"/>
                <w:bottom w:val="none" w:sz="0" w:space="0" w:color="auto"/>
                <w:right w:val="none" w:sz="0" w:space="0" w:color="auto"/>
              </w:divBdr>
            </w:div>
            <w:div w:id="217859264">
              <w:marLeft w:val="0"/>
              <w:marRight w:val="0"/>
              <w:marTop w:val="0"/>
              <w:marBottom w:val="0"/>
              <w:divBdr>
                <w:top w:val="none" w:sz="0" w:space="0" w:color="auto"/>
                <w:left w:val="none" w:sz="0" w:space="0" w:color="auto"/>
                <w:bottom w:val="none" w:sz="0" w:space="0" w:color="auto"/>
                <w:right w:val="none" w:sz="0" w:space="0" w:color="auto"/>
              </w:divBdr>
            </w:div>
            <w:div w:id="238368492">
              <w:marLeft w:val="0"/>
              <w:marRight w:val="0"/>
              <w:marTop w:val="0"/>
              <w:marBottom w:val="0"/>
              <w:divBdr>
                <w:top w:val="none" w:sz="0" w:space="0" w:color="auto"/>
                <w:left w:val="none" w:sz="0" w:space="0" w:color="auto"/>
                <w:bottom w:val="none" w:sz="0" w:space="0" w:color="auto"/>
                <w:right w:val="none" w:sz="0" w:space="0" w:color="auto"/>
              </w:divBdr>
            </w:div>
            <w:div w:id="262616909">
              <w:marLeft w:val="0"/>
              <w:marRight w:val="0"/>
              <w:marTop w:val="0"/>
              <w:marBottom w:val="0"/>
              <w:divBdr>
                <w:top w:val="none" w:sz="0" w:space="0" w:color="auto"/>
                <w:left w:val="none" w:sz="0" w:space="0" w:color="auto"/>
                <w:bottom w:val="none" w:sz="0" w:space="0" w:color="auto"/>
                <w:right w:val="none" w:sz="0" w:space="0" w:color="auto"/>
              </w:divBdr>
            </w:div>
            <w:div w:id="271977351">
              <w:marLeft w:val="0"/>
              <w:marRight w:val="0"/>
              <w:marTop w:val="0"/>
              <w:marBottom w:val="0"/>
              <w:divBdr>
                <w:top w:val="none" w:sz="0" w:space="0" w:color="auto"/>
                <w:left w:val="none" w:sz="0" w:space="0" w:color="auto"/>
                <w:bottom w:val="none" w:sz="0" w:space="0" w:color="auto"/>
                <w:right w:val="none" w:sz="0" w:space="0" w:color="auto"/>
              </w:divBdr>
            </w:div>
            <w:div w:id="300111305">
              <w:marLeft w:val="0"/>
              <w:marRight w:val="0"/>
              <w:marTop w:val="0"/>
              <w:marBottom w:val="0"/>
              <w:divBdr>
                <w:top w:val="none" w:sz="0" w:space="0" w:color="auto"/>
                <w:left w:val="none" w:sz="0" w:space="0" w:color="auto"/>
                <w:bottom w:val="none" w:sz="0" w:space="0" w:color="auto"/>
                <w:right w:val="none" w:sz="0" w:space="0" w:color="auto"/>
              </w:divBdr>
            </w:div>
            <w:div w:id="303704301">
              <w:marLeft w:val="0"/>
              <w:marRight w:val="0"/>
              <w:marTop w:val="0"/>
              <w:marBottom w:val="0"/>
              <w:divBdr>
                <w:top w:val="none" w:sz="0" w:space="0" w:color="auto"/>
                <w:left w:val="none" w:sz="0" w:space="0" w:color="auto"/>
                <w:bottom w:val="none" w:sz="0" w:space="0" w:color="auto"/>
                <w:right w:val="none" w:sz="0" w:space="0" w:color="auto"/>
              </w:divBdr>
            </w:div>
            <w:div w:id="324475437">
              <w:marLeft w:val="0"/>
              <w:marRight w:val="0"/>
              <w:marTop w:val="0"/>
              <w:marBottom w:val="0"/>
              <w:divBdr>
                <w:top w:val="none" w:sz="0" w:space="0" w:color="auto"/>
                <w:left w:val="none" w:sz="0" w:space="0" w:color="auto"/>
                <w:bottom w:val="none" w:sz="0" w:space="0" w:color="auto"/>
                <w:right w:val="none" w:sz="0" w:space="0" w:color="auto"/>
              </w:divBdr>
            </w:div>
            <w:div w:id="327485416">
              <w:marLeft w:val="0"/>
              <w:marRight w:val="0"/>
              <w:marTop w:val="0"/>
              <w:marBottom w:val="0"/>
              <w:divBdr>
                <w:top w:val="none" w:sz="0" w:space="0" w:color="auto"/>
                <w:left w:val="none" w:sz="0" w:space="0" w:color="auto"/>
                <w:bottom w:val="none" w:sz="0" w:space="0" w:color="auto"/>
                <w:right w:val="none" w:sz="0" w:space="0" w:color="auto"/>
              </w:divBdr>
            </w:div>
            <w:div w:id="357707097">
              <w:marLeft w:val="0"/>
              <w:marRight w:val="0"/>
              <w:marTop w:val="0"/>
              <w:marBottom w:val="0"/>
              <w:divBdr>
                <w:top w:val="none" w:sz="0" w:space="0" w:color="auto"/>
                <w:left w:val="none" w:sz="0" w:space="0" w:color="auto"/>
                <w:bottom w:val="none" w:sz="0" w:space="0" w:color="auto"/>
                <w:right w:val="none" w:sz="0" w:space="0" w:color="auto"/>
              </w:divBdr>
            </w:div>
            <w:div w:id="437986926">
              <w:marLeft w:val="0"/>
              <w:marRight w:val="0"/>
              <w:marTop w:val="0"/>
              <w:marBottom w:val="0"/>
              <w:divBdr>
                <w:top w:val="none" w:sz="0" w:space="0" w:color="auto"/>
                <w:left w:val="none" w:sz="0" w:space="0" w:color="auto"/>
                <w:bottom w:val="none" w:sz="0" w:space="0" w:color="auto"/>
                <w:right w:val="none" w:sz="0" w:space="0" w:color="auto"/>
              </w:divBdr>
            </w:div>
            <w:div w:id="457844006">
              <w:marLeft w:val="0"/>
              <w:marRight w:val="0"/>
              <w:marTop w:val="0"/>
              <w:marBottom w:val="0"/>
              <w:divBdr>
                <w:top w:val="none" w:sz="0" w:space="0" w:color="auto"/>
                <w:left w:val="none" w:sz="0" w:space="0" w:color="auto"/>
                <w:bottom w:val="none" w:sz="0" w:space="0" w:color="auto"/>
                <w:right w:val="none" w:sz="0" w:space="0" w:color="auto"/>
              </w:divBdr>
            </w:div>
            <w:div w:id="470055585">
              <w:marLeft w:val="0"/>
              <w:marRight w:val="0"/>
              <w:marTop w:val="0"/>
              <w:marBottom w:val="0"/>
              <w:divBdr>
                <w:top w:val="none" w:sz="0" w:space="0" w:color="auto"/>
                <w:left w:val="none" w:sz="0" w:space="0" w:color="auto"/>
                <w:bottom w:val="none" w:sz="0" w:space="0" w:color="auto"/>
                <w:right w:val="none" w:sz="0" w:space="0" w:color="auto"/>
              </w:divBdr>
            </w:div>
            <w:div w:id="478232144">
              <w:marLeft w:val="0"/>
              <w:marRight w:val="0"/>
              <w:marTop w:val="0"/>
              <w:marBottom w:val="0"/>
              <w:divBdr>
                <w:top w:val="none" w:sz="0" w:space="0" w:color="auto"/>
                <w:left w:val="none" w:sz="0" w:space="0" w:color="auto"/>
                <w:bottom w:val="none" w:sz="0" w:space="0" w:color="auto"/>
                <w:right w:val="none" w:sz="0" w:space="0" w:color="auto"/>
              </w:divBdr>
            </w:div>
            <w:div w:id="481506554">
              <w:marLeft w:val="0"/>
              <w:marRight w:val="0"/>
              <w:marTop w:val="0"/>
              <w:marBottom w:val="0"/>
              <w:divBdr>
                <w:top w:val="none" w:sz="0" w:space="0" w:color="auto"/>
                <w:left w:val="none" w:sz="0" w:space="0" w:color="auto"/>
                <w:bottom w:val="none" w:sz="0" w:space="0" w:color="auto"/>
                <w:right w:val="none" w:sz="0" w:space="0" w:color="auto"/>
              </w:divBdr>
            </w:div>
            <w:div w:id="494999920">
              <w:marLeft w:val="0"/>
              <w:marRight w:val="0"/>
              <w:marTop w:val="0"/>
              <w:marBottom w:val="0"/>
              <w:divBdr>
                <w:top w:val="none" w:sz="0" w:space="0" w:color="auto"/>
                <w:left w:val="none" w:sz="0" w:space="0" w:color="auto"/>
                <w:bottom w:val="none" w:sz="0" w:space="0" w:color="auto"/>
                <w:right w:val="none" w:sz="0" w:space="0" w:color="auto"/>
              </w:divBdr>
            </w:div>
            <w:div w:id="495460139">
              <w:marLeft w:val="0"/>
              <w:marRight w:val="0"/>
              <w:marTop w:val="0"/>
              <w:marBottom w:val="0"/>
              <w:divBdr>
                <w:top w:val="none" w:sz="0" w:space="0" w:color="auto"/>
                <w:left w:val="none" w:sz="0" w:space="0" w:color="auto"/>
                <w:bottom w:val="none" w:sz="0" w:space="0" w:color="auto"/>
                <w:right w:val="none" w:sz="0" w:space="0" w:color="auto"/>
              </w:divBdr>
            </w:div>
            <w:div w:id="496967773">
              <w:marLeft w:val="0"/>
              <w:marRight w:val="0"/>
              <w:marTop w:val="0"/>
              <w:marBottom w:val="0"/>
              <w:divBdr>
                <w:top w:val="none" w:sz="0" w:space="0" w:color="auto"/>
                <w:left w:val="none" w:sz="0" w:space="0" w:color="auto"/>
                <w:bottom w:val="none" w:sz="0" w:space="0" w:color="auto"/>
                <w:right w:val="none" w:sz="0" w:space="0" w:color="auto"/>
              </w:divBdr>
            </w:div>
            <w:div w:id="514005427">
              <w:marLeft w:val="0"/>
              <w:marRight w:val="0"/>
              <w:marTop w:val="0"/>
              <w:marBottom w:val="0"/>
              <w:divBdr>
                <w:top w:val="none" w:sz="0" w:space="0" w:color="auto"/>
                <w:left w:val="none" w:sz="0" w:space="0" w:color="auto"/>
                <w:bottom w:val="none" w:sz="0" w:space="0" w:color="auto"/>
                <w:right w:val="none" w:sz="0" w:space="0" w:color="auto"/>
              </w:divBdr>
            </w:div>
            <w:div w:id="530069121">
              <w:marLeft w:val="0"/>
              <w:marRight w:val="0"/>
              <w:marTop w:val="0"/>
              <w:marBottom w:val="0"/>
              <w:divBdr>
                <w:top w:val="none" w:sz="0" w:space="0" w:color="auto"/>
                <w:left w:val="none" w:sz="0" w:space="0" w:color="auto"/>
                <w:bottom w:val="none" w:sz="0" w:space="0" w:color="auto"/>
                <w:right w:val="none" w:sz="0" w:space="0" w:color="auto"/>
              </w:divBdr>
            </w:div>
            <w:div w:id="546769594">
              <w:marLeft w:val="0"/>
              <w:marRight w:val="0"/>
              <w:marTop w:val="0"/>
              <w:marBottom w:val="0"/>
              <w:divBdr>
                <w:top w:val="none" w:sz="0" w:space="0" w:color="auto"/>
                <w:left w:val="none" w:sz="0" w:space="0" w:color="auto"/>
                <w:bottom w:val="none" w:sz="0" w:space="0" w:color="auto"/>
                <w:right w:val="none" w:sz="0" w:space="0" w:color="auto"/>
              </w:divBdr>
            </w:div>
            <w:div w:id="592208826">
              <w:marLeft w:val="0"/>
              <w:marRight w:val="0"/>
              <w:marTop w:val="0"/>
              <w:marBottom w:val="0"/>
              <w:divBdr>
                <w:top w:val="none" w:sz="0" w:space="0" w:color="auto"/>
                <w:left w:val="none" w:sz="0" w:space="0" w:color="auto"/>
                <w:bottom w:val="none" w:sz="0" w:space="0" w:color="auto"/>
                <w:right w:val="none" w:sz="0" w:space="0" w:color="auto"/>
              </w:divBdr>
            </w:div>
            <w:div w:id="598636065">
              <w:marLeft w:val="0"/>
              <w:marRight w:val="0"/>
              <w:marTop w:val="0"/>
              <w:marBottom w:val="0"/>
              <w:divBdr>
                <w:top w:val="none" w:sz="0" w:space="0" w:color="auto"/>
                <w:left w:val="none" w:sz="0" w:space="0" w:color="auto"/>
                <w:bottom w:val="none" w:sz="0" w:space="0" w:color="auto"/>
                <w:right w:val="none" w:sz="0" w:space="0" w:color="auto"/>
              </w:divBdr>
            </w:div>
            <w:div w:id="600843768">
              <w:marLeft w:val="0"/>
              <w:marRight w:val="0"/>
              <w:marTop w:val="0"/>
              <w:marBottom w:val="0"/>
              <w:divBdr>
                <w:top w:val="none" w:sz="0" w:space="0" w:color="auto"/>
                <w:left w:val="none" w:sz="0" w:space="0" w:color="auto"/>
                <w:bottom w:val="none" w:sz="0" w:space="0" w:color="auto"/>
                <w:right w:val="none" w:sz="0" w:space="0" w:color="auto"/>
              </w:divBdr>
            </w:div>
            <w:div w:id="612637869">
              <w:marLeft w:val="0"/>
              <w:marRight w:val="0"/>
              <w:marTop w:val="0"/>
              <w:marBottom w:val="0"/>
              <w:divBdr>
                <w:top w:val="none" w:sz="0" w:space="0" w:color="auto"/>
                <w:left w:val="none" w:sz="0" w:space="0" w:color="auto"/>
                <w:bottom w:val="none" w:sz="0" w:space="0" w:color="auto"/>
                <w:right w:val="none" w:sz="0" w:space="0" w:color="auto"/>
              </w:divBdr>
            </w:div>
            <w:div w:id="646403272">
              <w:marLeft w:val="0"/>
              <w:marRight w:val="0"/>
              <w:marTop w:val="0"/>
              <w:marBottom w:val="0"/>
              <w:divBdr>
                <w:top w:val="none" w:sz="0" w:space="0" w:color="auto"/>
                <w:left w:val="none" w:sz="0" w:space="0" w:color="auto"/>
                <w:bottom w:val="none" w:sz="0" w:space="0" w:color="auto"/>
                <w:right w:val="none" w:sz="0" w:space="0" w:color="auto"/>
              </w:divBdr>
            </w:div>
            <w:div w:id="649209097">
              <w:marLeft w:val="0"/>
              <w:marRight w:val="0"/>
              <w:marTop w:val="0"/>
              <w:marBottom w:val="0"/>
              <w:divBdr>
                <w:top w:val="none" w:sz="0" w:space="0" w:color="auto"/>
                <w:left w:val="none" w:sz="0" w:space="0" w:color="auto"/>
                <w:bottom w:val="none" w:sz="0" w:space="0" w:color="auto"/>
                <w:right w:val="none" w:sz="0" w:space="0" w:color="auto"/>
              </w:divBdr>
            </w:div>
            <w:div w:id="654334179">
              <w:marLeft w:val="0"/>
              <w:marRight w:val="0"/>
              <w:marTop w:val="0"/>
              <w:marBottom w:val="0"/>
              <w:divBdr>
                <w:top w:val="none" w:sz="0" w:space="0" w:color="auto"/>
                <w:left w:val="none" w:sz="0" w:space="0" w:color="auto"/>
                <w:bottom w:val="none" w:sz="0" w:space="0" w:color="auto"/>
                <w:right w:val="none" w:sz="0" w:space="0" w:color="auto"/>
              </w:divBdr>
            </w:div>
            <w:div w:id="665790005">
              <w:marLeft w:val="0"/>
              <w:marRight w:val="0"/>
              <w:marTop w:val="0"/>
              <w:marBottom w:val="0"/>
              <w:divBdr>
                <w:top w:val="none" w:sz="0" w:space="0" w:color="auto"/>
                <w:left w:val="none" w:sz="0" w:space="0" w:color="auto"/>
                <w:bottom w:val="none" w:sz="0" w:space="0" w:color="auto"/>
                <w:right w:val="none" w:sz="0" w:space="0" w:color="auto"/>
              </w:divBdr>
            </w:div>
            <w:div w:id="707337040">
              <w:marLeft w:val="0"/>
              <w:marRight w:val="0"/>
              <w:marTop w:val="0"/>
              <w:marBottom w:val="0"/>
              <w:divBdr>
                <w:top w:val="none" w:sz="0" w:space="0" w:color="auto"/>
                <w:left w:val="none" w:sz="0" w:space="0" w:color="auto"/>
                <w:bottom w:val="none" w:sz="0" w:space="0" w:color="auto"/>
                <w:right w:val="none" w:sz="0" w:space="0" w:color="auto"/>
              </w:divBdr>
            </w:div>
            <w:div w:id="738019765">
              <w:marLeft w:val="0"/>
              <w:marRight w:val="0"/>
              <w:marTop w:val="0"/>
              <w:marBottom w:val="0"/>
              <w:divBdr>
                <w:top w:val="none" w:sz="0" w:space="0" w:color="auto"/>
                <w:left w:val="none" w:sz="0" w:space="0" w:color="auto"/>
                <w:bottom w:val="none" w:sz="0" w:space="0" w:color="auto"/>
                <w:right w:val="none" w:sz="0" w:space="0" w:color="auto"/>
              </w:divBdr>
            </w:div>
            <w:div w:id="766463351">
              <w:marLeft w:val="0"/>
              <w:marRight w:val="0"/>
              <w:marTop w:val="0"/>
              <w:marBottom w:val="0"/>
              <w:divBdr>
                <w:top w:val="none" w:sz="0" w:space="0" w:color="auto"/>
                <w:left w:val="none" w:sz="0" w:space="0" w:color="auto"/>
                <w:bottom w:val="none" w:sz="0" w:space="0" w:color="auto"/>
                <w:right w:val="none" w:sz="0" w:space="0" w:color="auto"/>
              </w:divBdr>
            </w:div>
            <w:div w:id="780151242">
              <w:marLeft w:val="0"/>
              <w:marRight w:val="0"/>
              <w:marTop w:val="0"/>
              <w:marBottom w:val="0"/>
              <w:divBdr>
                <w:top w:val="none" w:sz="0" w:space="0" w:color="auto"/>
                <w:left w:val="none" w:sz="0" w:space="0" w:color="auto"/>
                <w:bottom w:val="none" w:sz="0" w:space="0" w:color="auto"/>
                <w:right w:val="none" w:sz="0" w:space="0" w:color="auto"/>
              </w:divBdr>
            </w:div>
            <w:div w:id="783571678">
              <w:marLeft w:val="0"/>
              <w:marRight w:val="0"/>
              <w:marTop w:val="0"/>
              <w:marBottom w:val="0"/>
              <w:divBdr>
                <w:top w:val="none" w:sz="0" w:space="0" w:color="auto"/>
                <w:left w:val="none" w:sz="0" w:space="0" w:color="auto"/>
                <w:bottom w:val="none" w:sz="0" w:space="0" w:color="auto"/>
                <w:right w:val="none" w:sz="0" w:space="0" w:color="auto"/>
              </w:divBdr>
            </w:div>
            <w:div w:id="805466364">
              <w:marLeft w:val="0"/>
              <w:marRight w:val="0"/>
              <w:marTop w:val="0"/>
              <w:marBottom w:val="0"/>
              <w:divBdr>
                <w:top w:val="none" w:sz="0" w:space="0" w:color="auto"/>
                <w:left w:val="none" w:sz="0" w:space="0" w:color="auto"/>
                <w:bottom w:val="none" w:sz="0" w:space="0" w:color="auto"/>
                <w:right w:val="none" w:sz="0" w:space="0" w:color="auto"/>
              </w:divBdr>
            </w:div>
            <w:div w:id="819690772">
              <w:marLeft w:val="0"/>
              <w:marRight w:val="0"/>
              <w:marTop w:val="0"/>
              <w:marBottom w:val="0"/>
              <w:divBdr>
                <w:top w:val="none" w:sz="0" w:space="0" w:color="auto"/>
                <w:left w:val="none" w:sz="0" w:space="0" w:color="auto"/>
                <w:bottom w:val="none" w:sz="0" w:space="0" w:color="auto"/>
                <w:right w:val="none" w:sz="0" w:space="0" w:color="auto"/>
              </w:divBdr>
            </w:div>
            <w:div w:id="834762539">
              <w:marLeft w:val="0"/>
              <w:marRight w:val="0"/>
              <w:marTop w:val="0"/>
              <w:marBottom w:val="0"/>
              <w:divBdr>
                <w:top w:val="none" w:sz="0" w:space="0" w:color="auto"/>
                <w:left w:val="none" w:sz="0" w:space="0" w:color="auto"/>
                <w:bottom w:val="none" w:sz="0" w:space="0" w:color="auto"/>
                <w:right w:val="none" w:sz="0" w:space="0" w:color="auto"/>
              </w:divBdr>
            </w:div>
            <w:div w:id="843514379">
              <w:marLeft w:val="0"/>
              <w:marRight w:val="0"/>
              <w:marTop w:val="0"/>
              <w:marBottom w:val="0"/>
              <w:divBdr>
                <w:top w:val="none" w:sz="0" w:space="0" w:color="auto"/>
                <w:left w:val="none" w:sz="0" w:space="0" w:color="auto"/>
                <w:bottom w:val="none" w:sz="0" w:space="0" w:color="auto"/>
                <w:right w:val="none" w:sz="0" w:space="0" w:color="auto"/>
              </w:divBdr>
            </w:div>
            <w:div w:id="852114372">
              <w:marLeft w:val="0"/>
              <w:marRight w:val="0"/>
              <w:marTop w:val="0"/>
              <w:marBottom w:val="0"/>
              <w:divBdr>
                <w:top w:val="none" w:sz="0" w:space="0" w:color="auto"/>
                <w:left w:val="none" w:sz="0" w:space="0" w:color="auto"/>
                <w:bottom w:val="none" w:sz="0" w:space="0" w:color="auto"/>
                <w:right w:val="none" w:sz="0" w:space="0" w:color="auto"/>
              </w:divBdr>
            </w:div>
            <w:div w:id="854661174">
              <w:marLeft w:val="0"/>
              <w:marRight w:val="0"/>
              <w:marTop w:val="0"/>
              <w:marBottom w:val="0"/>
              <w:divBdr>
                <w:top w:val="none" w:sz="0" w:space="0" w:color="auto"/>
                <w:left w:val="none" w:sz="0" w:space="0" w:color="auto"/>
                <w:bottom w:val="none" w:sz="0" w:space="0" w:color="auto"/>
                <w:right w:val="none" w:sz="0" w:space="0" w:color="auto"/>
              </w:divBdr>
            </w:div>
            <w:div w:id="881555143">
              <w:marLeft w:val="0"/>
              <w:marRight w:val="0"/>
              <w:marTop w:val="0"/>
              <w:marBottom w:val="0"/>
              <w:divBdr>
                <w:top w:val="none" w:sz="0" w:space="0" w:color="auto"/>
                <w:left w:val="none" w:sz="0" w:space="0" w:color="auto"/>
                <w:bottom w:val="none" w:sz="0" w:space="0" w:color="auto"/>
                <w:right w:val="none" w:sz="0" w:space="0" w:color="auto"/>
              </w:divBdr>
            </w:div>
            <w:div w:id="901794303">
              <w:marLeft w:val="0"/>
              <w:marRight w:val="0"/>
              <w:marTop w:val="0"/>
              <w:marBottom w:val="0"/>
              <w:divBdr>
                <w:top w:val="none" w:sz="0" w:space="0" w:color="auto"/>
                <w:left w:val="none" w:sz="0" w:space="0" w:color="auto"/>
                <w:bottom w:val="none" w:sz="0" w:space="0" w:color="auto"/>
                <w:right w:val="none" w:sz="0" w:space="0" w:color="auto"/>
              </w:divBdr>
            </w:div>
            <w:div w:id="908618902">
              <w:marLeft w:val="0"/>
              <w:marRight w:val="0"/>
              <w:marTop w:val="0"/>
              <w:marBottom w:val="0"/>
              <w:divBdr>
                <w:top w:val="none" w:sz="0" w:space="0" w:color="auto"/>
                <w:left w:val="none" w:sz="0" w:space="0" w:color="auto"/>
                <w:bottom w:val="none" w:sz="0" w:space="0" w:color="auto"/>
                <w:right w:val="none" w:sz="0" w:space="0" w:color="auto"/>
              </w:divBdr>
            </w:div>
            <w:div w:id="937253234">
              <w:marLeft w:val="0"/>
              <w:marRight w:val="0"/>
              <w:marTop w:val="0"/>
              <w:marBottom w:val="0"/>
              <w:divBdr>
                <w:top w:val="none" w:sz="0" w:space="0" w:color="auto"/>
                <w:left w:val="none" w:sz="0" w:space="0" w:color="auto"/>
                <w:bottom w:val="none" w:sz="0" w:space="0" w:color="auto"/>
                <w:right w:val="none" w:sz="0" w:space="0" w:color="auto"/>
              </w:divBdr>
            </w:div>
            <w:div w:id="959605675">
              <w:marLeft w:val="0"/>
              <w:marRight w:val="0"/>
              <w:marTop w:val="0"/>
              <w:marBottom w:val="0"/>
              <w:divBdr>
                <w:top w:val="none" w:sz="0" w:space="0" w:color="auto"/>
                <w:left w:val="none" w:sz="0" w:space="0" w:color="auto"/>
                <w:bottom w:val="none" w:sz="0" w:space="0" w:color="auto"/>
                <w:right w:val="none" w:sz="0" w:space="0" w:color="auto"/>
              </w:divBdr>
              <w:divsChild>
                <w:div w:id="73432971">
                  <w:marLeft w:val="0"/>
                  <w:marRight w:val="0"/>
                  <w:marTop w:val="0"/>
                  <w:marBottom w:val="0"/>
                  <w:divBdr>
                    <w:top w:val="none" w:sz="0" w:space="0" w:color="auto"/>
                    <w:left w:val="none" w:sz="0" w:space="0" w:color="auto"/>
                    <w:bottom w:val="none" w:sz="0" w:space="0" w:color="auto"/>
                    <w:right w:val="none" w:sz="0" w:space="0" w:color="auto"/>
                  </w:divBdr>
                </w:div>
                <w:div w:id="73597347">
                  <w:marLeft w:val="0"/>
                  <w:marRight w:val="0"/>
                  <w:marTop w:val="0"/>
                  <w:marBottom w:val="0"/>
                  <w:divBdr>
                    <w:top w:val="none" w:sz="0" w:space="0" w:color="auto"/>
                    <w:left w:val="none" w:sz="0" w:space="0" w:color="auto"/>
                    <w:bottom w:val="none" w:sz="0" w:space="0" w:color="auto"/>
                    <w:right w:val="none" w:sz="0" w:space="0" w:color="auto"/>
                  </w:divBdr>
                </w:div>
                <w:div w:id="80107870">
                  <w:marLeft w:val="0"/>
                  <w:marRight w:val="0"/>
                  <w:marTop w:val="0"/>
                  <w:marBottom w:val="0"/>
                  <w:divBdr>
                    <w:top w:val="none" w:sz="0" w:space="0" w:color="auto"/>
                    <w:left w:val="none" w:sz="0" w:space="0" w:color="auto"/>
                    <w:bottom w:val="none" w:sz="0" w:space="0" w:color="auto"/>
                    <w:right w:val="none" w:sz="0" w:space="0" w:color="auto"/>
                  </w:divBdr>
                </w:div>
                <w:div w:id="97608189">
                  <w:marLeft w:val="0"/>
                  <w:marRight w:val="0"/>
                  <w:marTop w:val="0"/>
                  <w:marBottom w:val="0"/>
                  <w:divBdr>
                    <w:top w:val="none" w:sz="0" w:space="0" w:color="auto"/>
                    <w:left w:val="none" w:sz="0" w:space="0" w:color="auto"/>
                    <w:bottom w:val="none" w:sz="0" w:space="0" w:color="auto"/>
                    <w:right w:val="none" w:sz="0" w:space="0" w:color="auto"/>
                  </w:divBdr>
                </w:div>
                <w:div w:id="119761817">
                  <w:marLeft w:val="0"/>
                  <w:marRight w:val="0"/>
                  <w:marTop w:val="0"/>
                  <w:marBottom w:val="0"/>
                  <w:divBdr>
                    <w:top w:val="none" w:sz="0" w:space="0" w:color="auto"/>
                    <w:left w:val="none" w:sz="0" w:space="0" w:color="auto"/>
                    <w:bottom w:val="none" w:sz="0" w:space="0" w:color="auto"/>
                    <w:right w:val="none" w:sz="0" w:space="0" w:color="auto"/>
                  </w:divBdr>
                </w:div>
                <w:div w:id="172115973">
                  <w:marLeft w:val="0"/>
                  <w:marRight w:val="0"/>
                  <w:marTop w:val="0"/>
                  <w:marBottom w:val="0"/>
                  <w:divBdr>
                    <w:top w:val="none" w:sz="0" w:space="0" w:color="auto"/>
                    <w:left w:val="none" w:sz="0" w:space="0" w:color="auto"/>
                    <w:bottom w:val="none" w:sz="0" w:space="0" w:color="auto"/>
                    <w:right w:val="none" w:sz="0" w:space="0" w:color="auto"/>
                  </w:divBdr>
                </w:div>
                <w:div w:id="172305725">
                  <w:marLeft w:val="0"/>
                  <w:marRight w:val="0"/>
                  <w:marTop w:val="0"/>
                  <w:marBottom w:val="0"/>
                  <w:divBdr>
                    <w:top w:val="none" w:sz="0" w:space="0" w:color="auto"/>
                    <w:left w:val="none" w:sz="0" w:space="0" w:color="auto"/>
                    <w:bottom w:val="none" w:sz="0" w:space="0" w:color="auto"/>
                    <w:right w:val="none" w:sz="0" w:space="0" w:color="auto"/>
                  </w:divBdr>
                </w:div>
                <w:div w:id="180163394">
                  <w:marLeft w:val="0"/>
                  <w:marRight w:val="0"/>
                  <w:marTop w:val="0"/>
                  <w:marBottom w:val="0"/>
                  <w:divBdr>
                    <w:top w:val="none" w:sz="0" w:space="0" w:color="auto"/>
                    <w:left w:val="none" w:sz="0" w:space="0" w:color="auto"/>
                    <w:bottom w:val="none" w:sz="0" w:space="0" w:color="auto"/>
                    <w:right w:val="none" w:sz="0" w:space="0" w:color="auto"/>
                  </w:divBdr>
                </w:div>
                <w:div w:id="183985130">
                  <w:marLeft w:val="0"/>
                  <w:marRight w:val="0"/>
                  <w:marTop w:val="0"/>
                  <w:marBottom w:val="0"/>
                  <w:divBdr>
                    <w:top w:val="none" w:sz="0" w:space="0" w:color="auto"/>
                    <w:left w:val="none" w:sz="0" w:space="0" w:color="auto"/>
                    <w:bottom w:val="none" w:sz="0" w:space="0" w:color="auto"/>
                    <w:right w:val="none" w:sz="0" w:space="0" w:color="auto"/>
                  </w:divBdr>
                </w:div>
                <w:div w:id="241650389">
                  <w:marLeft w:val="0"/>
                  <w:marRight w:val="0"/>
                  <w:marTop w:val="0"/>
                  <w:marBottom w:val="0"/>
                  <w:divBdr>
                    <w:top w:val="none" w:sz="0" w:space="0" w:color="auto"/>
                    <w:left w:val="none" w:sz="0" w:space="0" w:color="auto"/>
                    <w:bottom w:val="none" w:sz="0" w:space="0" w:color="auto"/>
                    <w:right w:val="none" w:sz="0" w:space="0" w:color="auto"/>
                  </w:divBdr>
                </w:div>
                <w:div w:id="248120099">
                  <w:marLeft w:val="0"/>
                  <w:marRight w:val="0"/>
                  <w:marTop w:val="0"/>
                  <w:marBottom w:val="0"/>
                  <w:divBdr>
                    <w:top w:val="none" w:sz="0" w:space="0" w:color="auto"/>
                    <w:left w:val="none" w:sz="0" w:space="0" w:color="auto"/>
                    <w:bottom w:val="none" w:sz="0" w:space="0" w:color="auto"/>
                    <w:right w:val="none" w:sz="0" w:space="0" w:color="auto"/>
                  </w:divBdr>
                </w:div>
                <w:div w:id="276957403">
                  <w:marLeft w:val="0"/>
                  <w:marRight w:val="0"/>
                  <w:marTop w:val="0"/>
                  <w:marBottom w:val="0"/>
                  <w:divBdr>
                    <w:top w:val="none" w:sz="0" w:space="0" w:color="auto"/>
                    <w:left w:val="none" w:sz="0" w:space="0" w:color="auto"/>
                    <w:bottom w:val="none" w:sz="0" w:space="0" w:color="auto"/>
                    <w:right w:val="none" w:sz="0" w:space="0" w:color="auto"/>
                  </w:divBdr>
                </w:div>
                <w:div w:id="297683168">
                  <w:marLeft w:val="0"/>
                  <w:marRight w:val="0"/>
                  <w:marTop w:val="0"/>
                  <w:marBottom w:val="0"/>
                  <w:divBdr>
                    <w:top w:val="none" w:sz="0" w:space="0" w:color="auto"/>
                    <w:left w:val="none" w:sz="0" w:space="0" w:color="auto"/>
                    <w:bottom w:val="none" w:sz="0" w:space="0" w:color="auto"/>
                    <w:right w:val="none" w:sz="0" w:space="0" w:color="auto"/>
                  </w:divBdr>
                </w:div>
                <w:div w:id="321130738">
                  <w:marLeft w:val="0"/>
                  <w:marRight w:val="0"/>
                  <w:marTop w:val="0"/>
                  <w:marBottom w:val="0"/>
                  <w:divBdr>
                    <w:top w:val="none" w:sz="0" w:space="0" w:color="auto"/>
                    <w:left w:val="none" w:sz="0" w:space="0" w:color="auto"/>
                    <w:bottom w:val="none" w:sz="0" w:space="0" w:color="auto"/>
                    <w:right w:val="none" w:sz="0" w:space="0" w:color="auto"/>
                  </w:divBdr>
                </w:div>
                <w:div w:id="352538810">
                  <w:marLeft w:val="0"/>
                  <w:marRight w:val="0"/>
                  <w:marTop w:val="0"/>
                  <w:marBottom w:val="0"/>
                  <w:divBdr>
                    <w:top w:val="none" w:sz="0" w:space="0" w:color="auto"/>
                    <w:left w:val="none" w:sz="0" w:space="0" w:color="auto"/>
                    <w:bottom w:val="none" w:sz="0" w:space="0" w:color="auto"/>
                    <w:right w:val="none" w:sz="0" w:space="0" w:color="auto"/>
                  </w:divBdr>
                </w:div>
                <w:div w:id="398134137">
                  <w:marLeft w:val="0"/>
                  <w:marRight w:val="0"/>
                  <w:marTop w:val="0"/>
                  <w:marBottom w:val="0"/>
                  <w:divBdr>
                    <w:top w:val="none" w:sz="0" w:space="0" w:color="auto"/>
                    <w:left w:val="none" w:sz="0" w:space="0" w:color="auto"/>
                    <w:bottom w:val="none" w:sz="0" w:space="0" w:color="auto"/>
                    <w:right w:val="none" w:sz="0" w:space="0" w:color="auto"/>
                  </w:divBdr>
                </w:div>
                <w:div w:id="450129080">
                  <w:marLeft w:val="0"/>
                  <w:marRight w:val="0"/>
                  <w:marTop w:val="0"/>
                  <w:marBottom w:val="0"/>
                  <w:divBdr>
                    <w:top w:val="none" w:sz="0" w:space="0" w:color="auto"/>
                    <w:left w:val="none" w:sz="0" w:space="0" w:color="auto"/>
                    <w:bottom w:val="none" w:sz="0" w:space="0" w:color="auto"/>
                    <w:right w:val="none" w:sz="0" w:space="0" w:color="auto"/>
                  </w:divBdr>
                </w:div>
                <w:div w:id="527913866">
                  <w:marLeft w:val="0"/>
                  <w:marRight w:val="0"/>
                  <w:marTop w:val="0"/>
                  <w:marBottom w:val="0"/>
                  <w:divBdr>
                    <w:top w:val="none" w:sz="0" w:space="0" w:color="auto"/>
                    <w:left w:val="none" w:sz="0" w:space="0" w:color="auto"/>
                    <w:bottom w:val="none" w:sz="0" w:space="0" w:color="auto"/>
                    <w:right w:val="none" w:sz="0" w:space="0" w:color="auto"/>
                  </w:divBdr>
                </w:div>
                <w:div w:id="548807144">
                  <w:marLeft w:val="0"/>
                  <w:marRight w:val="0"/>
                  <w:marTop w:val="0"/>
                  <w:marBottom w:val="0"/>
                  <w:divBdr>
                    <w:top w:val="none" w:sz="0" w:space="0" w:color="auto"/>
                    <w:left w:val="none" w:sz="0" w:space="0" w:color="auto"/>
                    <w:bottom w:val="none" w:sz="0" w:space="0" w:color="auto"/>
                    <w:right w:val="none" w:sz="0" w:space="0" w:color="auto"/>
                  </w:divBdr>
                </w:div>
                <w:div w:id="573709373">
                  <w:marLeft w:val="0"/>
                  <w:marRight w:val="0"/>
                  <w:marTop w:val="0"/>
                  <w:marBottom w:val="0"/>
                  <w:divBdr>
                    <w:top w:val="none" w:sz="0" w:space="0" w:color="auto"/>
                    <w:left w:val="none" w:sz="0" w:space="0" w:color="auto"/>
                    <w:bottom w:val="none" w:sz="0" w:space="0" w:color="auto"/>
                    <w:right w:val="none" w:sz="0" w:space="0" w:color="auto"/>
                  </w:divBdr>
                </w:div>
                <w:div w:id="592208148">
                  <w:marLeft w:val="0"/>
                  <w:marRight w:val="0"/>
                  <w:marTop w:val="0"/>
                  <w:marBottom w:val="0"/>
                  <w:divBdr>
                    <w:top w:val="none" w:sz="0" w:space="0" w:color="auto"/>
                    <w:left w:val="none" w:sz="0" w:space="0" w:color="auto"/>
                    <w:bottom w:val="none" w:sz="0" w:space="0" w:color="auto"/>
                    <w:right w:val="none" w:sz="0" w:space="0" w:color="auto"/>
                  </w:divBdr>
                </w:div>
                <w:div w:id="604731415">
                  <w:marLeft w:val="0"/>
                  <w:marRight w:val="0"/>
                  <w:marTop w:val="0"/>
                  <w:marBottom w:val="0"/>
                  <w:divBdr>
                    <w:top w:val="none" w:sz="0" w:space="0" w:color="auto"/>
                    <w:left w:val="none" w:sz="0" w:space="0" w:color="auto"/>
                    <w:bottom w:val="none" w:sz="0" w:space="0" w:color="auto"/>
                    <w:right w:val="none" w:sz="0" w:space="0" w:color="auto"/>
                  </w:divBdr>
                </w:div>
                <w:div w:id="682971906">
                  <w:marLeft w:val="0"/>
                  <w:marRight w:val="0"/>
                  <w:marTop w:val="0"/>
                  <w:marBottom w:val="0"/>
                  <w:divBdr>
                    <w:top w:val="none" w:sz="0" w:space="0" w:color="auto"/>
                    <w:left w:val="none" w:sz="0" w:space="0" w:color="auto"/>
                    <w:bottom w:val="none" w:sz="0" w:space="0" w:color="auto"/>
                    <w:right w:val="none" w:sz="0" w:space="0" w:color="auto"/>
                  </w:divBdr>
                </w:div>
                <w:div w:id="728264193">
                  <w:marLeft w:val="0"/>
                  <w:marRight w:val="0"/>
                  <w:marTop w:val="0"/>
                  <w:marBottom w:val="0"/>
                  <w:divBdr>
                    <w:top w:val="none" w:sz="0" w:space="0" w:color="auto"/>
                    <w:left w:val="none" w:sz="0" w:space="0" w:color="auto"/>
                    <w:bottom w:val="none" w:sz="0" w:space="0" w:color="auto"/>
                    <w:right w:val="none" w:sz="0" w:space="0" w:color="auto"/>
                  </w:divBdr>
                </w:div>
                <w:div w:id="754398772">
                  <w:marLeft w:val="0"/>
                  <w:marRight w:val="0"/>
                  <w:marTop w:val="0"/>
                  <w:marBottom w:val="0"/>
                  <w:divBdr>
                    <w:top w:val="none" w:sz="0" w:space="0" w:color="auto"/>
                    <w:left w:val="none" w:sz="0" w:space="0" w:color="auto"/>
                    <w:bottom w:val="none" w:sz="0" w:space="0" w:color="auto"/>
                    <w:right w:val="none" w:sz="0" w:space="0" w:color="auto"/>
                  </w:divBdr>
                </w:div>
                <w:div w:id="784275276">
                  <w:marLeft w:val="0"/>
                  <w:marRight w:val="0"/>
                  <w:marTop w:val="0"/>
                  <w:marBottom w:val="0"/>
                  <w:divBdr>
                    <w:top w:val="none" w:sz="0" w:space="0" w:color="auto"/>
                    <w:left w:val="none" w:sz="0" w:space="0" w:color="auto"/>
                    <w:bottom w:val="none" w:sz="0" w:space="0" w:color="auto"/>
                    <w:right w:val="none" w:sz="0" w:space="0" w:color="auto"/>
                  </w:divBdr>
                </w:div>
                <w:div w:id="816992007">
                  <w:marLeft w:val="0"/>
                  <w:marRight w:val="0"/>
                  <w:marTop w:val="0"/>
                  <w:marBottom w:val="0"/>
                  <w:divBdr>
                    <w:top w:val="none" w:sz="0" w:space="0" w:color="auto"/>
                    <w:left w:val="none" w:sz="0" w:space="0" w:color="auto"/>
                    <w:bottom w:val="none" w:sz="0" w:space="0" w:color="auto"/>
                    <w:right w:val="none" w:sz="0" w:space="0" w:color="auto"/>
                  </w:divBdr>
                </w:div>
                <w:div w:id="843325462">
                  <w:marLeft w:val="0"/>
                  <w:marRight w:val="0"/>
                  <w:marTop w:val="0"/>
                  <w:marBottom w:val="0"/>
                  <w:divBdr>
                    <w:top w:val="none" w:sz="0" w:space="0" w:color="auto"/>
                    <w:left w:val="none" w:sz="0" w:space="0" w:color="auto"/>
                    <w:bottom w:val="none" w:sz="0" w:space="0" w:color="auto"/>
                    <w:right w:val="none" w:sz="0" w:space="0" w:color="auto"/>
                  </w:divBdr>
                </w:div>
                <w:div w:id="858736940">
                  <w:marLeft w:val="0"/>
                  <w:marRight w:val="0"/>
                  <w:marTop w:val="0"/>
                  <w:marBottom w:val="0"/>
                  <w:divBdr>
                    <w:top w:val="none" w:sz="0" w:space="0" w:color="auto"/>
                    <w:left w:val="none" w:sz="0" w:space="0" w:color="auto"/>
                    <w:bottom w:val="none" w:sz="0" w:space="0" w:color="auto"/>
                    <w:right w:val="none" w:sz="0" w:space="0" w:color="auto"/>
                  </w:divBdr>
                </w:div>
                <w:div w:id="859777885">
                  <w:marLeft w:val="0"/>
                  <w:marRight w:val="0"/>
                  <w:marTop w:val="0"/>
                  <w:marBottom w:val="0"/>
                  <w:divBdr>
                    <w:top w:val="none" w:sz="0" w:space="0" w:color="auto"/>
                    <w:left w:val="none" w:sz="0" w:space="0" w:color="auto"/>
                    <w:bottom w:val="none" w:sz="0" w:space="0" w:color="auto"/>
                    <w:right w:val="none" w:sz="0" w:space="0" w:color="auto"/>
                  </w:divBdr>
                </w:div>
                <w:div w:id="862521797">
                  <w:marLeft w:val="0"/>
                  <w:marRight w:val="0"/>
                  <w:marTop w:val="0"/>
                  <w:marBottom w:val="0"/>
                  <w:divBdr>
                    <w:top w:val="none" w:sz="0" w:space="0" w:color="auto"/>
                    <w:left w:val="none" w:sz="0" w:space="0" w:color="auto"/>
                    <w:bottom w:val="none" w:sz="0" w:space="0" w:color="auto"/>
                    <w:right w:val="none" w:sz="0" w:space="0" w:color="auto"/>
                  </w:divBdr>
                </w:div>
                <w:div w:id="896204981">
                  <w:marLeft w:val="0"/>
                  <w:marRight w:val="0"/>
                  <w:marTop w:val="0"/>
                  <w:marBottom w:val="0"/>
                  <w:divBdr>
                    <w:top w:val="none" w:sz="0" w:space="0" w:color="auto"/>
                    <w:left w:val="none" w:sz="0" w:space="0" w:color="auto"/>
                    <w:bottom w:val="none" w:sz="0" w:space="0" w:color="auto"/>
                    <w:right w:val="none" w:sz="0" w:space="0" w:color="auto"/>
                  </w:divBdr>
                </w:div>
                <w:div w:id="903372436">
                  <w:marLeft w:val="0"/>
                  <w:marRight w:val="0"/>
                  <w:marTop w:val="0"/>
                  <w:marBottom w:val="0"/>
                  <w:divBdr>
                    <w:top w:val="none" w:sz="0" w:space="0" w:color="auto"/>
                    <w:left w:val="none" w:sz="0" w:space="0" w:color="auto"/>
                    <w:bottom w:val="none" w:sz="0" w:space="0" w:color="auto"/>
                    <w:right w:val="none" w:sz="0" w:space="0" w:color="auto"/>
                  </w:divBdr>
                </w:div>
                <w:div w:id="922563567">
                  <w:marLeft w:val="0"/>
                  <w:marRight w:val="0"/>
                  <w:marTop w:val="0"/>
                  <w:marBottom w:val="0"/>
                  <w:divBdr>
                    <w:top w:val="none" w:sz="0" w:space="0" w:color="auto"/>
                    <w:left w:val="none" w:sz="0" w:space="0" w:color="auto"/>
                    <w:bottom w:val="none" w:sz="0" w:space="0" w:color="auto"/>
                    <w:right w:val="none" w:sz="0" w:space="0" w:color="auto"/>
                  </w:divBdr>
                </w:div>
                <w:div w:id="929312793">
                  <w:marLeft w:val="0"/>
                  <w:marRight w:val="0"/>
                  <w:marTop w:val="0"/>
                  <w:marBottom w:val="0"/>
                  <w:divBdr>
                    <w:top w:val="none" w:sz="0" w:space="0" w:color="auto"/>
                    <w:left w:val="none" w:sz="0" w:space="0" w:color="auto"/>
                    <w:bottom w:val="none" w:sz="0" w:space="0" w:color="auto"/>
                    <w:right w:val="none" w:sz="0" w:space="0" w:color="auto"/>
                  </w:divBdr>
                </w:div>
                <w:div w:id="979193592">
                  <w:marLeft w:val="0"/>
                  <w:marRight w:val="0"/>
                  <w:marTop w:val="0"/>
                  <w:marBottom w:val="0"/>
                  <w:divBdr>
                    <w:top w:val="none" w:sz="0" w:space="0" w:color="auto"/>
                    <w:left w:val="none" w:sz="0" w:space="0" w:color="auto"/>
                    <w:bottom w:val="none" w:sz="0" w:space="0" w:color="auto"/>
                    <w:right w:val="none" w:sz="0" w:space="0" w:color="auto"/>
                  </w:divBdr>
                </w:div>
                <w:div w:id="986785583">
                  <w:marLeft w:val="0"/>
                  <w:marRight w:val="0"/>
                  <w:marTop w:val="0"/>
                  <w:marBottom w:val="0"/>
                  <w:divBdr>
                    <w:top w:val="none" w:sz="0" w:space="0" w:color="auto"/>
                    <w:left w:val="none" w:sz="0" w:space="0" w:color="auto"/>
                    <w:bottom w:val="none" w:sz="0" w:space="0" w:color="auto"/>
                    <w:right w:val="none" w:sz="0" w:space="0" w:color="auto"/>
                  </w:divBdr>
                </w:div>
                <w:div w:id="987635398">
                  <w:marLeft w:val="0"/>
                  <w:marRight w:val="0"/>
                  <w:marTop w:val="0"/>
                  <w:marBottom w:val="0"/>
                  <w:divBdr>
                    <w:top w:val="none" w:sz="0" w:space="0" w:color="auto"/>
                    <w:left w:val="none" w:sz="0" w:space="0" w:color="auto"/>
                    <w:bottom w:val="none" w:sz="0" w:space="0" w:color="auto"/>
                    <w:right w:val="none" w:sz="0" w:space="0" w:color="auto"/>
                  </w:divBdr>
                </w:div>
                <w:div w:id="1042629604">
                  <w:marLeft w:val="0"/>
                  <w:marRight w:val="0"/>
                  <w:marTop w:val="0"/>
                  <w:marBottom w:val="0"/>
                  <w:divBdr>
                    <w:top w:val="none" w:sz="0" w:space="0" w:color="auto"/>
                    <w:left w:val="none" w:sz="0" w:space="0" w:color="auto"/>
                    <w:bottom w:val="none" w:sz="0" w:space="0" w:color="auto"/>
                    <w:right w:val="none" w:sz="0" w:space="0" w:color="auto"/>
                  </w:divBdr>
                </w:div>
                <w:div w:id="1066295255">
                  <w:marLeft w:val="0"/>
                  <w:marRight w:val="0"/>
                  <w:marTop w:val="0"/>
                  <w:marBottom w:val="0"/>
                  <w:divBdr>
                    <w:top w:val="none" w:sz="0" w:space="0" w:color="auto"/>
                    <w:left w:val="none" w:sz="0" w:space="0" w:color="auto"/>
                    <w:bottom w:val="none" w:sz="0" w:space="0" w:color="auto"/>
                    <w:right w:val="none" w:sz="0" w:space="0" w:color="auto"/>
                  </w:divBdr>
                </w:div>
                <w:div w:id="1088886630">
                  <w:marLeft w:val="0"/>
                  <w:marRight w:val="0"/>
                  <w:marTop w:val="0"/>
                  <w:marBottom w:val="0"/>
                  <w:divBdr>
                    <w:top w:val="none" w:sz="0" w:space="0" w:color="auto"/>
                    <w:left w:val="none" w:sz="0" w:space="0" w:color="auto"/>
                    <w:bottom w:val="none" w:sz="0" w:space="0" w:color="auto"/>
                    <w:right w:val="none" w:sz="0" w:space="0" w:color="auto"/>
                  </w:divBdr>
                </w:div>
                <w:div w:id="1104574233">
                  <w:marLeft w:val="0"/>
                  <w:marRight w:val="0"/>
                  <w:marTop w:val="0"/>
                  <w:marBottom w:val="0"/>
                  <w:divBdr>
                    <w:top w:val="none" w:sz="0" w:space="0" w:color="auto"/>
                    <w:left w:val="none" w:sz="0" w:space="0" w:color="auto"/>
                    <w:bottom w:val="none" w:sz="0" w:space="0" w:color="auto"/>
                    <w:right w:val="none" w:sz="0" w:space="0" w:color="auto"/>
                  </w:divBdr>
                </w:div>
                <w:div w:id="1110932761">
                  <w:marLeft w:val="0"/>
                  <w:marRight w:val="0"/>
                  <w:marTop w:val="0"/>
                  <w:marBottom w:val="0"/>
                  <w:divBdr>
                    <w:top w:val="none" w:sz="0" w:space="0" w:color="auto"/>
                    <w:left w:val="none" w:sz="0" w:space="0" w:color="auto"/>
                    <w:bottom w:val="none" w:sz="0" w:space="0" w:color="auto"/>
                    <w:right w:val="none" w:sz="0" w:space="0" w:color="auto"/>
                  </w:divBdr>
                </w:div>
                <w:div w:id="1290820428">
                  <w:marLeft w:val="0"/>
                  <w:marRight w:val="0"/>
                  <w:marTop w:val="0"/>
                  <w:marBottom w:val="0"/>
                  <w:divBdr>
                    <w:top w:val="none" w:sz="0" w:space="0" w:color="auto"/>
                    <w:left w:val="none" w:sz="0" w:space="0" w:color="auto"/>
                    <w:bottom w:val="none" w:sz="0" w:space="0" w:color="auto"/>
                    <w:right w:val="none" w:sz="0" w:space="0" w:color="auto"/>
                  </w:divBdr>
                </w:div>
                <w:div w:id="1373457009">
                  <w:marLeft w:val="0"/>
                  <w:marRight w:val="0"/>
                  <w:marTop w:val="0"/>
                  <w:marBottom w:val="0"/>
                  <w:divBdr>
                    <w:top w:val="none" w:sz="0" w:space="0" w:color="auto"/>
                    <w:left w:val="none" w:sz="0" w:space="0" w:color="auto"/>
                    <w:bottom w:val="none" w:sz="0" w:space="0" w:color="auto"/>
                    <w:right w:val="none" w:sz="0" w:space="0" w:color="auto"/>
                  </w:divBdr>
                </w:div>
                <w:div w:id="1383285004">
                  <w:marLeft w:val="0"/>
                  <w:marRight w:val="0"/>
                  <w:marTop w:val="0"/>
                  <w:marBottom w:val="0"/>
                  <w:divBdr>
                    <w:top w:val="none" w:sz="0" w:space="0" w:color="auto"/>
                    <w:left w:val="none" w:sz="0" w:space="0" w:color="auto"/>
                    <w:bottom w:val="none" w:sz="0" w:space="0" w:color="auto"/>
                    <w:right w:val="none" w:sz="0" w:space="0" w:color="auto"/>
                  </w:divBdr>
                </w:div>
                <w:div w:id="1407992045">
                  <w:marLeft w:val="0"/>
                  <w:marRight w:val="0"/>
                  <w:marTop w:val="0"/>
                  <w:marBottom w:val="0"/>
                  <w:divBdr>
                    <w:top w:val="none" w:sz="0" w:space="0" w:color="auto"/>
                    <w:left w:val="none" w:sz="0" w:space="0" w:color="auto"/>
                    <w:bottom w:val="none" w:sz="0" w:space="0" w:color="auto"/>
                    <w:right w:val="none" w:sz="0" w:space="0" w:color="auto"/>
                  </w:divBdr>
                </w:div>
                <w:div w:id="1488086686">
                  <w:marLeft w:val="0"/>
                  <w:marRight w:val="0"/>
                  <w:marTop w:val="0"/>
                  <w:marBottom w:val="0"/>
                  <w:divBdr>
                    <w:top w:val="none" w:sz="0" w:space="0" w:color="auto"/>
                    <w:left w:val="none" w:sz="0" w:space="0" w:color="auto"/>
                    <w:bottom w:val="none" w:sz="0" w:space="0" w:color="auto"/>
                    <w:right w:val="none" w:sz="0" w:space="0" w:color="auto"/>
                  </w:divBdr>
                </w:div>
                <w:div w:id="1495298696">
                  <w:marLeft w:val="0"/>
                  <w:marRight w:val="0"/>
                  <w:marTop w:val="0"/>
                  <w:marBottom w:val="0"/>
                  <w:divBdr>
                    <w:top w:val="none" w:sz="0" w:space="0" w:color="auto"/>
                    <w:left w:val="none" w:sz="0" w:space="0" w:color="auto"/>
                    <w:bottom w:val="none" w:sz="0" w:space="0" w:color="auto"/>
                    <w:right w:val="none" w:sz="0" w:space="0" w:color="auto"/>
                  </w:divBdr>
                </w:div>
                <w:div w:id="1513449058">
                  <w:marLeft w:val="0"/>
                  <w:marRight w:val="0"/>
                  <w:marTop w:val="0"/>
                  <w:marBottom w:val="0"/>
                  <w:divBdr>
                    <w:top w:val="none" w:sz="0" w:space="0" w:color="auto"/>
                    <w:left w:val="none" w:sz="0" w:space="0" w:color="auto"/>
                    <w:bottom w:val="none" w:sz="0" w:space="0" w:color="auto"/>
                    <w:right w:val="none" w:sz="0" w:space="0" w:color="auto"/>
                  </w:divBdr>
                </w:div>
                <w:div w:id="1539315715">
                  <w:marLeft w:val="0"/>
                  <w:marRight w:val="0"/>
                  <w:marTop w:val="0"/>
                  <w:marBottom w:val="0"/>
                  <w:divBdr>
                    <w:top w:val="none" w:sz="0" w:space="0" w:color="auto"/>
                    <w:left w:val="none" w:sz="0" w:space="0" w:color="auto"/>
                    <w:bottom w:val="none" w:sz="0" w:space="0" w:color="auto"/>
                    <w:right w:val="none" w:sz="0" w:space="0" w:color="auto"/>
                  </w:divBdr>
                </w:div>
                <w:div w:id="1539853034">
                  <w:marLeft w:val="0"/>
                  <w:marRight w:val="0"/>
                  <w:marTop w:val="0"/>
                  <w:marBottom w:val="0"/>
                  <w:divBdr>
                    <w:top w:val="none" w:sz="0" w:space="0" w:color="auto"/>
                    <w:left w:val="none" w:sz="0" w:space="0" w:color="auto"/>
                    <w:bottom w:val="none" w:sz="0" w:space="0" w:color="auto"/>
                    <w:right w:val="none" w:sz="0" w:space="0" w:color="auto"/>
                  </w:divBdr>
                </w:div>
                <w:div w:id="1556356584">
                  <w:marLeft w:val="0"/>
                  <w:marRight w:val="0"/>
                  <w:marTop w:val="0"/>
                  <w:marBottom w:val="0"/>
                  <w:divBdr>
                    <w:top w:val="none" w:sz="0" w:space="0" w:color="auto"/>
                    <w:left w:val="none" w:sz="0" w:space="0" w:color="auto"/>
                    <w:bottom w:val="none" w:sz="0" w:space="0" w:color="auto"/>
                    <w:right w:val="none" w:sz="0" w:space="0" w:color="auto"/>
                  </w:divBdr>
                </w:div>
                <w:div w:id="1561285490">
                  <w:marLeft w:val="0"/>
                  <w:marRight w:val="0"/>
                  <w:marTop w:val="0"/>
                  <w:marBottom w:val="0"/>
                  <w:divBdr>
                    <w:top w:val="none" w:sz="0" w:space="0" w:color="auto"/>
                    <w:left w:val="none" w:sz="0" w:space="0" w:color="auto"/>
                    <w:bottom w:val="none" w:sz="0" w:space="0" w:color="auto"/>
                    <w:right w:val="none" w:sz="0" w:space="0" w:color="auto"/>
                  </w:divBdr>
                </w:div>
                <w:div w:id="1580557668">
                  <w:marLeft w:val="0"/>
                  <w:marRight w:val="0"/>
                  <w:marTop w:val="0"/>
                  <w:marBottom w:val="0"/>
                  <w:divBdr>
                    <w:top w:val="none" w:sz="0" w:space="0" w:color="auto"/>
                    <w:left w:val="none" w:sz="0" w:space="0" w:color="auto"/>
                    <w:bottom w:val="none" w:sz="0" w:space="0" w:color="auto"/>
                    <w:right w:val="none" w:sz="0" w:space="0" w:color="auto"/>
                  </w:divBdr>
                </w:div>
                <w:div w:id="1584879302">
                  <w:marLeft w:val="0"/>
                  <w:marRight w:val="0"/>
                  <w:marTop w:val="0"/>
                  <w:marBottom w:val="0"/>
                  <w:divBdr>
                    <w:top w:val="none" w:sz="0" w:space="0" w:color="auto"/>
                    <w:left w:val="none" w:sz="0" w:space="0" w:color="auto"/>
                    <w:bottom w:val="none" w:sz="0" w:space="0" w:color="auto"/>
                    <w:right w:val="none" w:sz="0" w:space="0" w:color="auto"/>
                  </w:divBdr>
                </w:div>
                <w:div w:id="1613173188">
                  <w:marLeft w:val="0"/>
                  <w:marRight w:val="0"/>
                  <w:marTop w:val="0"/>
                  <w:marBottom w:val="0"/>
                  <w:divBdr>
                    <w:top w:val="none" w:sz="0" w:space="0" w:color="auto"/>
                    <w:left w:val="none" w:sz="0" w:space="0" w:color="auto"/>
                    <w:bottom w:val="none" w:sz="0" w:space="0" w:color="auto"/>
                    <w:right w:val="none" w:sz="0" w:space="0" w:color="auto"/>
                  </w:divBdr>
                </w:div>
                <w:div w:id="1614824580">
                  <w:marLeft w:val="0"/>
                  <w:marRight w:val="0"/>
                  <w:marTop w:val="0"/>
                  <w:marBottom w:val="0"/>
                  <w:divBdr>
                    <w:top w:val="none" w:sz="0" w:space="0" w:color="auto"/>
                    <w:left w:val="none" w:sz="0" w:space="0" w:color="auto"/>
                    <w:bottom w:val="none" w:sz="0" w:space="0" w:color="auto"/>
                    <w:right w:val="none" w:sz="0" w:space="0" w:color="auto"/>
                  </w:divBdr>
                </w:div>
                <w:div w:id="1659116122">
                  <w:marLeft w:val="0"/>
                  <w:marRight w:val="0"/>
                  <w:marTop w:val="0"/>
                  <w:marBottom w:val="0"/>
                  <w:divBdr>
                    <w:top w:val="none" w:sz="0" w:space="0" w:color="auto"/>
                    <w:left w:val="none" w:sz="0" w:space="0" w:color="auto"/>
                    <w:bottom w:val="none" w:sz="0" w:space="0" w:color="auto"/>
                    <w:right w:val="none" w:sz="0" w:space="0" w:color="auto"/>
                  </w:divBdr>
                </w:div>
                <w:div w:id="1670331704">
                  <w:marLeft w:val="0"/>
                  <w:marRight w:val="0"/>
                  <w:marTop w:val="0"/>
                  <w:marBottom w:val="0"/>
                  <w:divBdr>
                    <w:top w:val="none" w:sz="0" w:space="0" w:color="auto"/>
                    <w:left w:val="none" w:sz="0" w:space="0" w:color="auto"/>
                    <w:bottom w:val="none" w:sz="0" w:space="0" w:color="auto"/>
                    <w:right w:val="none" w:sz="0" w:space="0" w:color="auto"/>
                  </w:divBdr>
                </w:div>
                <w:div w:id="1697344148">
                  <w:marLeft w:val="0"/>
                  <w:marRight w:val="0"/>
                  <w:marTop w:val="0"/>
                  <w:marBottom w:val="0"/>
                  <w:divBdr>
                    <w:top w:val="none" w:sz="0" w:space="0" w:color="auto"/>
                    <w:left w:val="none" w:sz="0" w:space="0" w:color="auto"/>
                    <w:bottom w:val="none" w:sz="0" w:space="0" w:color="auto"/>
                    <w:right w:val="none" w:sz="0" w:space="0" w:color="auto"/>
                  </w:divBdr>
                </w:div>
                <w:div w:id="1722090284">
                  <w:marLeft w:val="0"/>
                  <w:marRight w:val="0"/>
                  <w:marTop w:val="0"/>
                  <w:marBottom w:val="0"/>
                  <w:divBdr>
                    <w:top w:val="none" w:sz="0" w:space="0" w:color="auto"/>
                    <w:left w:val="none" w:sz="0" w:space="0" w:color="auto"/>
                    <w:bottom w:val="none" w:sz="0" w:space="0" w:color="auto"/>
                    <w:right w:val="none" w:sz="0" w:space="0" w:color="auto"/>
                  </w:divBdr>
                </w:div>
                <w:div w:id="1775589590">
                  <w:marLeft w:val="0"/>
                  <w:marRight w:val="0"/>
                  <w:marTop w:val="0"/>
                  <w:marBottom w:val="0"/>
                  <w:divBdr>
                    <w:top w:val="none" w:sz="0" w:space="0" w:color="auto"/>
                    <w:left w:val="none" w:sz="0" w:space="0" w:color="auto"/>
                    <w:bottom w:val="none" w:sz="0" w:space="0" w:color="auto"/>
                    <w:right w:val="none" w:sz="0" w:space="0" w:color="auto"/>
                  </w:divBdr>
                </w:div>
                <w:div w:id="1786196044">
                  <w:marLeft w:val="0"/>
                  <w:marRight w:val="0"/>
                  <w:marTop w:val="0"/>
                  <w:marBottom w:val="0"/>
                  <w:divBdr>
                    <w:top w:val="none" w:sz="0" w:space="0" w:color="auto"/>
                    <w:left w:val="none" w:sz="0" w:space="0" w:color="auto"/>
                    <w:bottom w:val="none" w:sz="0" w:space="0" w:color="auto"/>
                    <w:right w:val="none" w:sz="0" w:space="0" w:color="auto"/>
                  </w:divBdr>
                </w:div>
                <w:div w:id="1803036633">
                  <w:marLeft w:val="0"/>
                  <w:marRight w:val="0"/>
                  <w:marTop w:val="0"/>
                  <w:marBottom w:val="0"/>
                  <w:divBdr>
                    <w:top w:val="none" w:sz="0" w:space="0" w:color="auto"/>
                    <w:left w:val="none" w:sz="0" w:space="0" w:color="auto"/>
                    <w:bottom w:val="none" w:sz="0" w:space="0" w:color="auto"/>
                    <w:right w:val="none" w:sz="0" w:space="0" w:color="auto"/>
                  </w:divBdr>
                </w:div>
                <w:div w:id="1823227656">
                  <w:marLeft w:val="0"/>
                  <w:marRight w:val="0"/>
                  <w:marTop w:val="0"/>
                  <w:marBottom w:val="0"/>
                  <w:divBdr>
                    <w:top w:val="none" w:sz="0" w:space="0" w:color="auto"/>
                    <w:left w:val="none" w:sz="0" w:space="0" w:color="auto"/>
                    <w:bottom w:val="none" w:sz="0" w:space="0" w:color="auto"/>
                    <w:right w:val="none" w:sz="0" w:space="0" w:color="auto"/>
                  </w:divBdr>
                </w:div>
                <w:div w:id="1864903716">
                  <w:marLeft w:val="0"/>
                  <w:marRight w:val="0"/>
                  <w:marTop w:val="0"/>
                  <w:marBottom w:val="0"/>
                  <w:divBdr>
                    <w:top w:val="none" w:sz="0" w:space="0" w:color="auto"/>
                    <w:left w:val="none" w:sz="0" w:space="0" w:color="auto"/>
                    <w:bottom w:val="none" w:sz="0" w:space="0" w:color="auto"/>
                    <w:right w:val="none" w:sz="0" w:space="0" w:color="auto"/>
                  </w:divBdr>
                </w:div>
                <w:div w:id="1870290309">
                  <w:marLeft w:val="0"/>
                  <w:marRight w:val="0"/>
                  <w:marTop w:val="0"/>
                  <w:marBottom w:val="0"/>
                  <w:divBdr>
                    <w:top w:val="none" w:sz="0" w:space="0" w:color="auto"/>
                    <w:left w:val="none" w:sz="0" w:space="0" w:color="auto"/>
                    <w:bottom w:val="none" w:sz="0" w:space="0" w:color="auto"/>
                    <w:right w:val="none" w:sz="0" w:space="0" w:color="auto"/>
                  </w:divBdr>
                </w:div>
                <w:div w:id="1871264446">
                  <w:marLeft w:val="0"/>
                  <w:marRight w:val="0"/>
                  <w:marTop w:val="0"/>
                  <w:marBottom w:val="0"/>
                  <w:divBdr>
                    <w:top w:val="none" w:sz="0" w:space="0" w:color="auto"/>
                    <w:left w:val="none" w:sz="0" w:space="0" w:color="auto"/>
                    <w:bottom w:val="none" w:sz="0" w:space="0" w:color="auto"/>
                    <w:right w:val="none" w:sz="0" w:space="0" w:color="auto"/>
                  </w:divBdr>
                </w:div>
                <w:div w:id="1882285256">
                  <w:marLeft w:val="0"/>
                  <w:marRight w:val="0"/>
                  <w:marTop w:val="0"/>
                  <w:marBottom w:val="0"/>
                  <w:divBdr>
                    <w:top w:val="none" w:sz="0" w:space="0" w:color="auto"/>
                    <w:left w:val="none" w:sz="0" w:space="0" w:color="auto"/>
                    <w:bottom w:val="none" w:sz="0" w:space="0" w:color="auto"/>
                    <w:right w:val="none" w:sz="0" w:space="0" w:color="auto"/>
                  </w:divBdr>
                </w:div>
                <w:div w:id="1885826639">
                  <w:marLeft w:val="0"/>
                  <w:marRight w:val="0"/>
                  <w:marTop w:val="0"/>
                  <w:marBottom w:val="0"/>
                  <w:divBdr>
                    <w:top w:val="none" w:sz="0" w:space="0" w:color="auto"/>
                    <w:left w:val="none" w:sz="0" w:space="0" w:color="auto"/>
                    <w:bottom w:val="none" w:sz="0" w:space="0" w:color="auto"/>
                    <w:right w:val="none" w:sz="0" w:space="0" w:color="auto"/>
                  </w:divBdr>
                </w:div>
                <w:div w:id="1893956216">
                  <w:marLeft w:val="0"/>
                  <w:marRight w:val="0"/>
                  <w:marTop w:val="0"/>
                  <w:marBottom w:val="0"/>
                  <w:divBdr>
                    <w:top w:val="none" w:sz="0" w:space="0" w:color="auto"/>
                    <w:left w:val="none" w:sz="0" w:space="0" w:color="auto"/>
                    <w:bottom w:val="none" w:sz="0" w:space="0" w:color="auto"/>
                    <w:right w:val="none" w:sz="0" w:space="0" w:color="auto"/>
                  </w:divBdr>
                </w:div>
                <w:div w:id="1922719280">
                  <w:marLeft w:val="0"/>
                  <w:marRight w:val="0"/>
                  <w:marTop w:val="0"/>
                  <w:marBottom w:val="0"/>
                  <w:divBdr>
                    <w:top w:val="none" w:sz="0" w:space="0" w:color="auto"/>
                    <w:left w:val="none" w:sz="0" w:space="0" w:color="auto"/>
                    <w:bottom w:val="none" w:sz="0" w:space="0" w:color="auto"/>
                    <w:right w:val="none" w:sz="0" w:space="0" w:color="auto"/>
                  </w:divBdr>
                </w:div>
                <w:div w:id="1927034688">
                  <w:marLeft w:val="0"/>
                  <w:marRight w:val="0"/>
                  <w:marTop w:val="0"/>
                  <w:marBottom w:val="0"/>
                  <w:divBdr>
                    <w:top w:val="none" w:sz="0" w:space="0" w:color="auto"/>
                    <w:left w:val="none" w:sz="0" w:space="0" w:color="auto"/>
                    <w:bottom w:val="none" w:sz="0" w:space="0" w:color="auto"/>
                    <w:right w:val="none" w:sz="0" w:space="0" w:color="auto"/>
                  </w:divBdr>
                </w:div>
                <w:div w:id="1942371093">
                  <w:marLeft w:val="0"/>
                  <w:marRight w:val="0"/>
                  <w:marTop w:val="0"/>
                  <w:marBottom w:val="0"/>
                  <w:divBdr>
                    <w:top w:val="none" w:sz="0" w:space="0" w:color="auto"/>
                    <w:left w:val="none" w:sz="0" w:space="0" w:color="auto"/>
                    <w:bottom w:val="none" w:sz="0" w:space="0" w:color="auto"/>
                    <w:right w:val="none" w:sz="0" w:space="0" w:color="auto"/>
                  </w:divBdr>
                </w:div>
                <w:div w:id="1945185833">
                  <w:marLeft w:val="0"/>
                  <w:marRight w:val="0"/>
                  <w:marTop w:val="0"/>
                  <w:marBottom w:val="0"/>
                  <w:divBdr>
                    <w:top w:val="none" w:sz="0" w:space="0" w:color="auto"/>
                    <w:left w:val="none" w:sz="0" w:space="0" w:color="auto"/>
                    <w:bottom w:val="none" w:sz="0" w:space="0" w:color="auto"/>
                    <w:right w:val="none" w:sz="0" w:space="0" w:color="auto"/>
                  </w:divBdr>
                </w:div>
                <w:div w:id="1948729224">
                  <w:marLeft w:val="0"/>
                  <w:marRight w:val="0"/>
                  <w:marTop w:val="0"/>
                  <w:marBottom w:val="0"/>
                  <w:divBdr>
                    <w:top w:val="none" w:sz="0" w:space="0" w:color="auto"/>
                    <w:left w:val="none" w:sz="0" w:space="0" w:color="auto"/>
                    <w:bottom w:val="none" w:sz="0" w:space="0" w:color="auto"/>
                    <w:right w:val="none" w:sz="0" w:space="0" w:color="auto"/>
                  </w:divBdr>
                </w:div>
                <w:div w:id="2023580255">
                  <w:marLeft w:val="0"/>
                  <w:marRight w:val="0"/>
                  <w:marTop w:val="0"/>
                  <w:marBottom w:val="0"/>
                  <w:divBdr>
                    <w:top w:val="none" w:sz="0" w:space="0" w:color="auto"/>
                    <w:left w:val="none" w:sz="0" w:space="0" w:color="auto"/>
                    <w:bottom w:val="none" w:sz="0" w:space="0" w:color="auto"/>
                    <w:right w:val="none" w:sz="0" w:space="0" w:color="auto"/>
                  </w:divBdr>
                </w:div>
                <w:div w:id="2035418146">
                  <w:marLeft w:val="0"/>
                  <w:marRight w:val="0"/>
                  <w:marTop w:val="0"/>
                  <w:marBottom w:val="0"/>
                  <w:divBdr>
                    <w:top w:val="none" w:sz="0" w:space="0" w:color="auto"/>
                    <w:left w:val="none" w:sz="0" w:space="0" w:color="auto"/>
                    <w:bottom w:val="none" w:sz="0" w:space="0" w:color="auto"/>
                    <w:right w:val="none" w:sz="0" w:space="0" w:color="auto"/>
                  </w:divBdr>
                </w:div>
                <w:div w:id="2060860722">
                  <w:marLeft w:val="0"/>
                  <w:marRight w:val="0"/>
                  <w:marTop w:val="0"/>
                  <w:marBottom w:val="0"/>
                  <w:divBdr>
                    <w:top w:val="none" w:sz="0" w:space="0" w:color="auto"/>
                    <w:left w:val="none" w:sz="0" w:space="0" w:color="auto"/>
                    <w:bottom w:val="none" w:sz="0" w:space="0" w:color="auto"/>
                    <w:right w:val="none" w:sz="0" w:space="0" w:color="auto"/>
                  </w:divBdr>
                </w:div>
                <w:div w:id="2119131479">
                  <w:marLeft w:val="0"/>
                  <w:marRight w:val="0"/>
                  <w:marTop w:val="0"/>
                  <w:marBottom w:val="0"/>
                  <w:divBdr>
                    <w:top w:val="none" w:sz="0" w:space="0" w:color="auto"/>
                    <w:left w:val="none" w:sz="0" w:space="0" w:color="auto"/>
                    <w:bottom w:val="none" w:sz="0" w:space="0" w:color="auto"/>
                    <w:right w:val="none" w:sz="0" w:space="0" w:color="auto"/>
                  </w:divBdr>
                </w:div>
                <w:div w:id="2135245011">
                  <w:marLeft w:val="0"/>
                  <w:marRight w:val="0"/>
                  <w:marTop w:val="0"/>
                  <w:marBottom w:val="0"/>
                  <w:divBdr>
                    <w:top w:val="none" w:sz="0" w:space="0" w:color="auto"/>
                    <w:left w:val="none" w:sz="0" w:space="0" w:color="auto"/>
                    <w:bottom w:val="none" w:sz="0" w:space="0" w:color="auto"/>
                    <w:right w:val="none" w:sz="0" w:space="0" w:color="auto"/>
                  </w:divBdr>
                </w:div>
                <w:div w:id="2146771441">
                  <w:marLeft w:val="0"/>
                  <w:marRight w:val="0"/>
                  <w:marTop w:val="0"/>
                  <w:marBottom w:val="0"/>
                  <w:divBdr>
                    <w:top w:val="none" w:sz="0" w:space="0" w:color="auto"/>
                    <w:left w:val="none" w:sz="0" w:space="0" w:color="auto"/>
                    <w:bottom w:val="none" w:sz="0" w:space="0" w:color="auto"/>
                    <w:right w:val="none" w:sz="0" w:space="0" w:color="auto"/>
                  </w:divBdr>
                </w:div>
              </w:divsChild>
            </w:div>
            <w:div w:id="972559395">
              <w:marLeft w:val="0"/>
              <w:marRight w:val="0"/>
              <w:marTop w:val="0"/>
              <w:marBottom w:val="0"/>
              <w:divBdr>
                <w:top w:val="none" w:sz="0" w:space="0" w:color="auto"/>
                <w:left w:val="none" w:sz="0" w:space="0" w:color="auto"/>
                <w:bottom w:val="none" w:sz="0" w:space="0" w:color="auto"/>
                <w:right w:val="none" w:sz="0" w:space="0" w:color="auto"/>
              </w:divBdr>
            </w:div>
            <w:div w:id="987979168">
              <w:marLeft w:val="0"/>
              <w:marRight w:val="0"/>
              <w:marTop w:val="0"/>
              <w:marBottom w:val="0"/>
              <w:divBdr>
                <w:top w:val="none" w:sz="0" w:space="0" w:color="auto"/>
                <w:left w:val="none" w:sz="0" w:space="0" w:color="auto"/>
                <w:bottom w:val="none" w:sz="0" w:space="0" w:color="auto"/>
                <w:right w:val="none" w:sz="0" w:space="0" w:color="auto"/>
              </w:divBdr>
            </w:div>
            <w:div w:id="995105348">
              <w:marLeft w:val="0"/>
              <w:marRight w:val="0"/>
              <w:marTop w:val="0"/>
              <w:marBottom w:val="0"/>
              <w:divBdr>
                <w:top w:val="none" w:sz="0" w:space="0" w:color="auto"/>
                <w:left w:val="none" w:sz="0" w:space="0" w:color="auto"/>
                <w:bottom w:val="none" w:sz="0" w:space="0" w:color="auto"/>
                <w:right w:val="none" w:sz="0" w:space="0" w:color="auto"/>
              </w:divBdr>
            </w:div>
            <w:div w:id="1013149331">
              <w:marLeft w:val="0"/>
              <w:marRight w:val="0"/>
              <w:marTop w:val="0"/>
              <w:marBottom w:val="0"/>
              <w:divBdr>
                <w:top w:val="none" w:sz="0" w:space="0" w:color="auto"/>
                <w:left w:val="none" w:sz="0" w:space="0" w:color="auto"/>
                <w:bottom w:val="none" w:sz="0" w:space="0" w:color="auto"/>
                <w:right w:val="none" w:sz="0" w:space="0" w:color="auto"/>
              </w:divBdr>
            </w:div>
            <w:div w:id="1033002078">
              <w:marLeft w:val="0"/>
              <w:marRight w:val="0"/>
              <w:marTop w:val="0"/>
              <w:marBottom w:val="0"/>
              <w:divBdr>
                <w:top w:val="none" w:sz="0" w:space="0" w:color="auto"/>
                <w:left w:val="none" w:sz="0" w:space="0" w:color="auto"/>
                <w:bottom w:val="none" w:sz="0" w:space="0" w:color="auto"/>
                <w:right w:val="none" w:sz="0" w:space="0" w:color="auto"/>
              </w:divBdr>
            </w:div>
            <w:div w:id="1070081791">
              <w:marLeft w:val="0"/>
              <w:marRight w:val="0"/>
              <w:marTop w:val="0"/>
              <w:marBottom w:val="0"/>
              <w:divBdr>
                <w:top w:val="none" w:sz="0" w:space="0" w:color="auto"/>
                <w:left w:val="none" w:sz="0" w:space="0" w:color="auto"/>
                <w:bottom w:val="none" w:sz="0" w:space="0" w:color="auto"/>
                <w:right w:val="none" w:sz="0" w:space="0" w:color="auto"/>
              </w:divBdr>
            </w:div>
            <w:div w:id="1087849388">
              <w:marLeft w:val="0"/>
              <w:marRight w:val="0"/>
              <w:marTop w:val="0"/>
              <w:marBottom w:val="0"/>
              <w:divBdr>
                <w:top w:val="none" w:sz="0" w:space="0" w:color="auto"/>
                <w:left w:val="none" w:sz="0" w:space="0" w:color="auto"/>
                <w:bottom w:val="none" w:sz="0" w:space="0" w:color="auto"/>
                <w:right w:val="none" w:sz="0" w:space="0" w:color="auto"/>
              </w:divBdr>
            </w:div>
            <w:div w:id="1105350258">
              <w:marLeft w:val="0"/>
              <w:marRight w:val="0"/>
              <w:marTop w:val="0"/>
              <w:marBottom w:val="0"/>
              <w:divBdr>
                <w:top w:val="none" w:sz="0" w:space="0" w:color="auto"/>
                <w:left w:val="none" w:sz="0" w:space="0" w:color="auto"/>
                <w:bottom w:val="none" w:sz="0" w:space="0" w:color="auto"/>
                <w:right w:val="none" w:sz="0" w:space="0" w:color="auto"/>
              </w:divBdr>
            </w:div>
            <w:div w:id="1118916864">
              <w:marLeft w:val="0"/>
              <w:marRight w:val="0"/>
              <w:marTop w:val="0"/>
              <w:marBottom w:val="0"/>
              <w:divBdr>
                <w:top w:val="none" w:sz="0" w:space="0" w:color="auto"/>
                <w:left w:val="none" w:sz="0" w:space="0" w:color="auto"/>
                <w:bottom w:val="none" w:sz="0" w:space="0" w:color="auto"/>
                <w:right w:val="none" w:sz="0" w:space="0" w:color="auto"/>
              </w:divBdr>
            </w:div>
            <w:div w:id="1128821997">
              <w:marLeft w:val="0"/>
              <w:marRight w:val="0"/>
              <w:marTop w:val="0"/>
              <w:marBottom w:val="0"/>
              <w:divBdr>
                <w:top w:val="none" w:sz="0" w:space="0" w:color="auto"/>
                <w:left w:val="none" w:sz="0" w:space="0" w:color="auto"/>
                <w:bottom w:val="none" w:sz="0" w:space="0" w:color="auto"/>
                <w:right w:val="none" w:sz="0" w:space="0" w:color="auto"/>
              </w:divBdr>
            </w:div>
            <w:div w:id="1164316510">
              <w:marLeft w:val="0"/>
              <w:marRight w:val="0"/>
              <w:marTop w:val="0"/>
              <w:marBottom w:val="0"/>
              <w:divBdr>
                <w:top w:val="none" w:sz="0" w:space="0" w:color="auto"/>
                <w:left w:val="none" w:sz="0" w:space="0" w:color="auto"/>
                <w:bottom w:val="none" w:sz="0" w:space="0" w:color="auto"/>
                <w:right w:val="none" w:sz="0" w:space="0" w:color="auto"/>
              </w:divBdr>
            </w:div>
            <w:div w:id="1187907170">
              <w:marLeft w:val="0"/>
              <w:marRight w:val="0"/>
              <w:marTop w:val="0"/>
              <w:marBottom w:val="0"/>
              <w:divBdr>
                <w:top w:val="none" w:sz="0" w:space="0" w:color="auto"/>
                <w:left w:val="none" w:sz="0" w:space="0" w:color="auto"/>
                <w:bottom w:val="none" w:sz="0" w:space="0" w:color="auto"/>
                <w:right w:val="none" w:sz="0" w:space="0" w:color="auto"/>
              </w:divBdr>
            </w:div>
            <w:div w:id="1223130908">
              <w:marLeft w:val="0"/>
              <w:marRight w:val="0"/>
              <w:marTop w:val="0"/>
              <w:marBottom w:val="0"/>
              <w:divBdr>
                <w:top w:val="none" w:sz="0" w:space="0" w:color="auto"/>
                <w:left w:val="none" w:sz="0" w:space="0" w:color="auto"/>
                <w:bottom w:val="none" w:sz="0" w:space="0" w:color="auto"/>
                <w:right w:val="none" w:sz="0" w:space="0" w:color="auto"/>
              </w:divBdr>
            </w:div>
            <w:div w:id="1235354972">
              <w:marLeft w:val="0"/>
              <w:marRight w:val="0"/>
              <w:marTop w:val="0"/>
              <w:marBottom w:val="0"/>
              <w:divBdr>
                <w:top w:val="none" w:sz="0" w:space="0" w:color="auto"/>
                <w:left w:val="none" w:sz="0" w:space="0" w:color="auto"/>
                <w:bottom w:val="none" w:sz="0" w:space="0" w:color="auto"/>
                <w:right w:val="none" w:sz="0" w:space="0" w:color="auto"/>
              </w:divBdr>
            </w:div>
            <w:div w:id="1263417940">
              <w:marLeft w:val="0"/>
              <w:marRight w:val="0"/>
              <w:marTop w:val="0"/>
              <w:marBottom w:val="0"/>
              <w:divBdr>
                <w:top w:val="none" w:sz="0" w:space="0" w:color="auto"/>
                <w:left w:val="none" w:sz="0" w:space="0" w:color="auto"/>
                <w:bottom w:val="none" w:sz="0" w:space="0" w:color="auto"/>
                <w:right w:val="none" w:sz="0" w:space="0" w:color="auto"/>
              </w:divBdr>
            </w:div>
            <w:div w:id="1292907711">
              <w:marLeft w:val="0"/>
              <w:marRight w:val="0"/>
              <w:marTop w:val="0"/>
              <w:marBottom w:val="0"/>
              <w:divBdr>
                <w:top w:val="none" w:sz="0" w:space="0" w:color="auto"/>
                <w:left w:val="none" w:sz="0" w:space="0" w:color="auto"/>
                <w:bottom w:val="none" w:sz="0" w:space="0" w:color="auto"/>
                <w:right w:val="none" w:sz="0" w:space="0" w:color="auto"/>
              </w:divBdr>
            </w:div>
            <w:div w:id="1336884872">
              <w:marLeft w:val="0"/>
              <w:marRight w:val="0"/>
              <w:marTop w:val="0"/>
              <w:marBottom w:val="0"/>
              <w:divBdr>
                <w:top w:val="none" w:sz="0" w:space="0" w:color="auto"/>
                <w:left w:val="none" w:sz="0" w:space="0" w:color="auto"/>
                <w:bottom w:val="none" w:sz="0" w:space="0" w:color="auto"/>
                <w:right w:val="none" w:sz="0" w:space="0" w:color="auto"/>
              </w:divBdr>
            </w:div>
            <w:div w:id="1379285871">
              <w:marLeft w:val="0"/>
              <w:marRight w:val="0"/>
              <w:marTop w:val="0"/>
              <w:marBottom w:val="0"/>
              <w:divBdr>
                <w:top w:val="none" w:sz="0" w:space="0" w:color="auto"/>
                <w:left w:val="none" w:sz="0" w:space="0" w:color="auto"/>
                <w:bottom w:val="none" w:sz="0" w:space="0" w:color="auto"/>
                <w:right w:val="none" w:sz="0" w:space="0" w:color="auto"/>
              </w:divBdr>
            </w:div>
            <w:div w:id="1380855524">
              <w:marLeft w:val="0"/>
              <w:marRight w:val="0"/>
              <w:marTop w:val="0"/>
              <w:marBottom w:val="0"/>
              <w:divBdr>
                <w:top w:val="none" w:sz="0" w:space="0" w:color="auto"/>
                <w:left w:val="none" w:sz="0" w:space="0" w:color="auto"/>
                <w:bottom w:val="none" w:sz="0" w:space="0" w:color="auto"/>
                <w:right w:val="none" w:sz="0" w:space="0" w:color="auto"/>
              </w:divBdr>
            </w:div>
            <w:div w:id="1387416198">
              <w:marLeft w:val="0"/>
              <w:marRight w:val="0"/>
              <w:marTop w:val="0"/>
              <w:marBottom w:val="0"/>
              <w:divBdr>
                <w:top w:val="none" w:sz="0" w:space="0" w:color="auto"/>
                <w:left w:val="none" w:sz="0" w:space="0" w:color="auto"/>
                <w:bottom w:val="none" w:sz="0" w:space="0" w:color="auto"/>
                <w:right w:val="none" w:sz="0" w:space="0" w:color="auto"/>
              </w:divBdr>
            </w:div>
            <w:div w:id="1416244940">
              <w:marLeft w:val="0"/>
              <w:marRight w:val="0"/>
              <w:marTop w:val="0"/>
              <w:marBottom w:val="0"/>
              <w:divBdr>
                <w:top w:val="none" w:sz="0" w:space="0" w:color="auto"/>
                <w:left w:val="none" w:sz="0" w:space="0" w:color="auto"/>
                <w:bottom w:val="none" w:sz="0" w:space="0" w:color="auto"/>
                <w:right w:val="none" w:sz="0" w:space="0" w:color="auto"/>
              </w:divBdr>
            </w:div>
            <w:div w:id="1432748496">
              <w:marLeft w:val="0"/>
              <w:marRight w:val="0"/>
              <w:marTop w:val="0"/>
              <w:marBottom w:val="0"/>
              <w:divBdr>
                <w:top w:val="none" w:sz="0" w:space="0" w:color="auto"/>
                <w:left w:val="none" w:sz="0" w:space="0" w:color="auto"/>
                <w:bottom w:val="none" w:sz="0" w:space="0" w:color="auto"/>
                <w:right w:val="none" w:sz="0" w:space="0" w:color="auto"/>
              </w:divBdr>
            </w:div>
            <w:div w:id="1462266440">
              <w:marLeft w:val="0"/>
              <w:marRight w:val="0"/>
              <w:marTop w:val="0"/>
              <w:marBottom w:val="0"/>
              <w:divBdr>
                <w:top w:val="none" w:sz="0" w:space="0" w:color="auto"/>
                <w:left w:val="none" w:sz="0" w:space="0" w:color="auto"/>
                <w:bottom w:val="none" w:sz="0" w:space="0" w:color="auto"/>
                <w:right w:val="none" w:sz="0" w:space="0" w:color="auto"/>
              </w:divBdr>
            </w:div>
            <w:div w:id="1468358199">
              <w:marLeft w:val="0"/>
              <w:marRight w:val="0"/>
              <w:marTop w:val="0"/>
              <w:marBottom w:val="0"/>
              <w:divBdr>
                <w:top w:val="none" w:sz="0" w:space="0" w:color="auto"/>
                <w:left w:val="none" w:sz="0" w:space="0" w:color="auto"/>
                <w:bottom w:val="none" w:sz="0" w:space="0" w:color="auto"/>
                <w:right w:val="none" w:sz="0" w:space="0" w:color="auto"/>
              </w:divBdr>
            </w:div>
            <w:div w:id="1503204303">
              <w:marLeft w:val="0"/>
              <w:marRight w:val="0"/>
              <w:marTop w:val="0"/>
              <w:marBottom w:val="0"/>
              <w:divBdr>
                <w:top w:val="none" w:sz="0" w:space="0" w:color="auto"/>
                <w:left w:val="none" w:sz="0" w:space="0" w:color="auto"/>
                <w:bottom w:val="none" w:sz="0" w:space="0" w:color="auto"/>
                <w:right w:val="none" w:sz="0" w:space="0" w:color="auto"/>
              </w:divBdr>
            </w:div>
            <w:div w:id="1540120417">
              <w:marLeft w:val="0"/>
              <w:marRight w:val="0"/>
              <w:marTop w:val="0"/>
              <w:marBottom w:val="0"/>
              <w:divBdr>
                <w:top w:val="none" w:sz="0" w:space="0" w:color="auto"/>
                <w:left w:val="none" w:sz="0" w:space="0" w:color="auto"/>
                <w:bottom w:val="none" w:sz="0" w:space="0" w:color="auto"/>
                <w:right w:val="none" w:sz="0" w:space="0" w:color="auto"/>
              </w:divBdr>
            </w:div>
            <w:div w:id="1549368792">
              <w:marLeft w:val="0"/>
              <w:marRight w:val="0"/>
              <w:marTop w:val="0"/>
              <w:marBottom w:val="0"/>
              <w:divBdr>
                <w:top w:val="none" w:sz="0" w:space="0" w:color="auto"/>
                <w:left w:val="none" w:sz="0" w:space="0" w:color="auto"/>
                <w:bottom w:val="none" w:sz="0" w:space="0" w:color="auto"/>
                <w:right w:val="none" w:sz="0" w:space="0" w:color="auto"/>
              </w:divBdr>
            </w:div>
            <w:div w:id="1549606605">
              <w:marLeft w:val="0"/>
              <w:marRight w:val="0"/>
              <w:marTop w:val="0"/>
              <w:marBottom w:val="0"/>
              <w:divBdr>
                <w:top w:val="none" w:sz="0" w:space="0" w:color="auto"/>
                <w:left w:val="none" w:sz="0" w:space="0" w:color="auto"/>
                <w:bottom w:val="none" w:sz="0" w:space="0" w:color="auto"/>
                <w:right w:val="none" w:sz="0" w:space="0" w:color="auto"/>
              </w:divBdr>
            </w:div>
            <w:div w:id="1561332615">
              <w:marLeft w:val="0"/>
              <w:marRight w:val="0"/>
              <w:marTop w:val="0"/>
              <w:marBottom w:val="0"/>
              <w:divBdr>
                <w:top w:val="none" w:sz="0" w:space="0" w:color="auto"/>
                <w:left w:val="none" w:sz="0" w:space="0" w:color="auto"/>
                <w:bottom w:val="none" w:sz="0" w:space="0" w:color="auto"/>
                <w:right w:val="none" w:sz="0" w:space="0" w:color="auto"/>
              </w:divBdr>
            </w:div>
            <w:div w:id="1602956029">
              <w:marLeft w:val="0"/>
              <w:marRight w:val="0"/>
              <w:marTop w:val="0"/>
              <w:marBottom w:val="0"/>
              <w:divBdr>
                <w:top w:val="none" w:sz="0" w:space="0" w:color="auto"/>
                <w:left w:val="none" w:sz="0" w:space="0" w:color="auto"/>
                <w:bottom w:val="none" w:sz="0" w:space="0" w:color="auto"/>
                <w:right w:val="none" w:sz="0" w:space="0" w:color="auto"/>
              </w:divBdr>
            </w:div>
            <w:div w:id="1640258771">
              <w:marLeft w:val="0"/>
              <w:marRight w:val="0"/>
              <w:marTop w:val="0"/>
              <w:marBottom w:val="0"/>
              <w:divBdr>
                <w:top w:val="none" w:sz="0" w:space="0" w:color="auto"/>
                <w:left w:val="none" w:sz="0" w:space="0" w:color="auto"/>
                <w:bottom w:val="none" w:sz="0" w:space="0" w:color="auto"/>
                <w:right w:val="none" w:sz="0" w:space="0" w:color="auto"/>
              </w:divBdr>
            </w:div>
            <w:div w:id="1668241621">
              <w:marLeft w:val="0"/>
              <w:marRight w:val="0"/>
              <w:marTop w:val="0"/>
              <w:marBottom w:val="0"/>
              <w:divBdr>
                <w:top w:val="none" w:sz="0" w:space="0" w:color="auto"/>
                <w:left w:val="none" w:sz="0" w:space="0" w:color="auto"/>
                <w:bottom w:val="none" w:sz="0" w:space="0" w:color="auto"/>
                <w:right w:val="none" w:sz="0" w:space="0" w:color="auto"/>
              </w:divBdr>
            </w:div>
            <w:div w:id="1674604990">
              <w:marLeft w:val="0"/>
              <w:marRight w:val="0"/>
              <w:marTop w:val="0"/>
              <w:marBottom w:val="0"/>
              <w:divBdr>
                <w:top w:val="none" w:sz="0" w:space="0" w:color="auto"/>
                <w:left w:val="none" w:sz="0" w:space="0" w:color="auto"/>
                <w:bottom w:val="none" w:sz="0" w:space="0" w:color="auto"/>
                <w:right w:val="none" w:sz="0" w:space="0" w:color="auto"/>
              </w:divBdr>
            </w:div>
            <w:div w:id="1690182097">
              <w:marLeft w:val="0"/>
              <w:marRight w:val="0"/>
              <w:marTop w:val="0"/>
              <w:marBottom w:val="0"/>
              <w:divBdr>
                <w:top w:val="none" w:sz="0" w:space="0" w:color="auto"/>
                <w:left w:val="none" w:sz="0" w:space="0" w:color="auto"/>
                <w:bottom w:val="none" w:sz="0" w:space="0" w:color="auto"/>
                <w:right w:val="none" w:sz="0" w:space="0" w:color="auto"/>
              </w:divBdr>
            </w:div>
            <w:div w:id="1708870909">
              <w:marLeft w:val="0"/>
              <w:marRight w:val="0"/>
              <w:marTop w:val="0"/>
              <w:marBottom w:val="0"/>
              <w:divBdr>
                <w:top w:val="none" w:sz="0" w:space="0" w:color="auto"/>
                <w:left w:val="none" w:sz="0" w:space="0" w:color="auto"/>
                <w:bottom w:val="none" w:sz="0" w:space="0" w:color="auto"/>
                <w:right w:val="none" w:sz="0" w:space="0" w:color="auto"/>
              </w:divBdr>
            </w:div>
            <w:div w:id="1724520254">
              <w:marLeft w:val="0"/>
              <w:marRight w:val="0"/>
              <w:marTop w:val="0"/>
              <w:marBottom w:val="0"/>
              <w:divBdr>
                <w:top w:val="none" w:sz="0" w:space="0" w:color="auto"/>
                <w:left w:val="none" w:sz="0" w:space="0" w:color="auto"/>
                <w:bottom w:val="none" w:sz="0" w:space="0" w:color="auto"/>
                <w:right w:val="none" w:sz="0" w:space="0" w:color="auto"/>
              </w:divBdr>
            </w:div>
            <w:div w:id="1737629724">
              <w:marLeft w:val="0"/>
              <w:marRight w:val="0"/>
              <w:marTop w:val="0"/>
              <w:marBottom w:val="0"/>
              <w:divBdr>
                <w:top w:val="none" w:sz="0" w:space="0" w:color="auto"/>
                <w:left w:val="none" w:sz="0" w:space="0" w:color="auto"/>
                <w:bottom w:val="none" w:sz="0" w:space="0" w:color="auto"/>
                <w:right w:val="none" w:sz="0" w:space="0" w:color="auto"/>
              </w:divBdr>
            </w:div>
            <w:div w:id="1743605421">
              <w:marLeft w:val="0"/>
              <w:marRight w:val="0"/>
              <w:marTop w:val="0"/>
              <w:marBottom w:val="0"/>
              <w:divBdr>
                <w:top w:val="none" w:sz="0" w:space="0" w:color="auto"/>
                <w:left w:val="none" w:sz="0" w:space="0" w:color="auto"/>
                <w:bottom w:val="none" w:sz="0" w:space="0" w:color="auto"/>
                <w:right w:val="none" w:sz="0" w:space="0" w:color="auto"/>
              </w:divBdr>
            </w:div>
            <w:div w:id="1769695883">
              <w:marLeft w:val="0"/>
              <w:marRight w:val="0"/>
              <w:marTop w:val="0"/>
              <w:marBottom w:val="0"/>
              <w:divBdr>
                <w:top w:val="none" w:sz="0" w:space="0" w:color="auto"/>
                <w:left w:val="none" w:sz="0" w:space="0" w:color="auto"/>
                <w:bottom w:val="none" w:sz="0" w:space="0" w:color="auto"/>
                <w:right w:val="none" w:sz="0" w:space="0" w:color="auto"/>
              </w:divBdr>
            </w:div>
            <w:div w:id="1809663349">
              <w:marLeft w:val="0"/>
              <w:marRight w:val="0"/>
              <w:marTop w:val="0"/>
              <w:marBottom w:val="0"/>
              <w:divBdr>
                <w:top w:val="none" w:sz="0" w:space="0" w:color="auto"/>
                <w:left w:val="none" w:sz="0" w:space="0" w:color="auto"/>
                <w:bottom w:val="none" w:sz="0" w:space="0" w:color="auto"/>
                <w:right w:val="none" w:sz="0" w:space="0" w:color="auto"/>
              </w:divBdr>
            </w:div>
            <w:div w:id="1832793435">
              <w:marLeft w:val="0"/>
              <w:marRight w:val="0"/>
              <w:marTop w:val="0"/>
              <w:marBottom w:val="0"/>
              <w:divBdr>
                <w:top w:val="none" w:sz="0" w:space="0" w:color="auto"/>
                <w:left w:val="none" w:sz="0" w:space="0" w:color="auto"/>
                <w:bottom w:val="none" w:sz="0" w:space="0" w:color="auto"/>
                <w:right w:val="none" w:sz="0" w:space="0" w:color="auto"/>
              </w:divBdr>
            </w:div>
            <w:div w:id="1839222636">
              <w:marLeft w:val="0"/>
              <w:marRight w:val="0"/>
              <w:marTop w:val="0"/>
              <w:marBottom w:val="0"/>
              <w:divBdr>
                <w:top w:val="none" w:sz="0" w:space="0" w:color="auto"/>
                <w:left w:val="none" w:sz="0" w:space="0" w:color="auto"/>
                <w:bottom w:val="none" w:sz="0" w:space="0" w:color="auto"/>
                <w:right w:val="none" w:sz="0" w:space="0" w:color="auto"/>
              </w:divBdr>
            </w:div>
            <w:div w:id="1842160783">
              <w:marLeft w:val="0"/>
              <w:marRight w:val="0"/>
              <w:marTop w:val="0"/>
              <w:marBottom w:val="0"/>
              <w:divBdr>
                <w:top w:val="none" w:sz="0" w:space="0" w:color="auto"/>
                <w:left w:val="none" w:sz="0" w:space="0" w:color="auto"/>
                <w:bottom w:val="none" w:sz="0" w:space="0" w:color="auto"/>
                <w:right w:val="none" w:sz="0" w:space="0" w:color="auto"/>
              </w:divBdr>
            </w:div>
            <w:div w:id="1849711032">
              <w:marLeft w:val="0"/>
              <w:marRight w:val="0"/>
              <w:marTop w:val="0"/>
              <w:marBottom w:val="0"/>
              <w:divBdr>
                <w:top w:val="none" w:sz="0" w:space="0" w:color="auto"/>
                <w:left w:val="none" w:sz="0" w:space="0" w:color="auto"/>
                <w:bottom w:val="none" w:sz="0" w:space="0" w:color="auto"/>
                <w:right w:val="none" w:sz="0" w:space="0" w:color="auto"/>
              </w:divBdr>
            </w:div>
            <w:div w:id="1861164102">
              <w:marLeft w:val="0"/>
              <w:marRight w:val="0"/>
              <w:marTop w:val="0"/>
              <w:marBottom w:val="0"/>
              <w:divBdr>
                <w:top w:val="none" w:sz="0" w:space="0" w:color="auto"/>
                <w:left w:val="none" w:sz="0" w:space="0" w:color="auto"/>
                <w:bottom w:val="none" w:sz="0" w:space="0" w:color="auto"/>
                <w:right w:val="none" w:sz="0" w:space="0" w:color="auto"/>
              </w:divBdr>
            </w:div>
            <w:div w:id="1869022654">
              <w:marLeft w:val="0"/>
              <w:marRight w:val="0"/>
              <w:marTop w:val="0"/>
              <w:marBottom w:val="0"/>
              <w:divBdr>
                <w:top w:val="none" w:sz="0" w:space="0" w:color="auto"/>
                <w:left w:val="none" w:sz="0" w:space="0" w:color="auto"/>
                <w:bottom w:val="none" w:sz="0" w:space="0" w:color="auto"/>
                <w:right w:val="none" w:sz="0" w:space="0" w:color="auto"/>
              </w:divBdr>
            </w:div>
            <w:div w:id="1919554332">
              <w:marLeft w:val="0"/>
              <w:marRight w:val="0"/>
              <w:marTop w:val="0"/>
              <w:marBottom w:val="0"/>
              <w:divBdr>
                <w:top w:val="none" w:sz="0" w:space="0" w:color="auto"/>
                <w:left w:val="none" w:sz="0" w:space="0" w:color="auto"/>
                <w:bottom w:val="none" w:sz="0" w:space="0" w:color="auto"/>
                <w:right w:val="none" w:sz="0" w:space="0" w:color="auto"/>
              </w:divBdr>
            </w:div>
            <w:div w:id="1920215334">
              <w:marLeft w:val="0"/>
              <w:marRight w:val="0"/>
              <w:marTop w:val="0"/>
              <w:marBottom w:val="0"/>
              <w:divBdr>
                <w:top w:val="none" w:sz="0" w:space="0" w:color="auto"/>
                <w:left w:val="none" w:sz="0" w:space="0" w:color="auto"/>
                <w:bottom w:val="none" w:sz="0" w:space="0" w:color="auto"/>
                <w:right w:val="none" w:sz="0" w:space="0" w:color="auto"/>
              </w:divBdr>
            </w:div>
            <w:div w:id="1925915891">
              <w:marLeft w:val="0"/>
              <w:marRight w:val="0"/>
              <w:marTop w:val="0"/>
              <w:marBottom w:val="0"/>
              <w:divBdr>
                <w:top w:val="none" w:sz="0" w:space="0" w:color="auto"/>
                <w:left w:val="none" w:sz="0" w:space="0" w:color="auto"/>
                <w:bottom w:val="none" w:sz="0" w:space="0" w:color="auto"/>
                <w:right w:val="none" w:sz="0" w:space="0" w:color="auto"/>
              </w:divBdr>
            </w:div>
            <w:div w:id="1973753447">
              <w:marLeft w:val="0"/>
              <w:marRight w:val="0"/>
              <w:marTop w:val="0"/>
              <w:marBottom w:val="0"/>
              <w:divBdr>
                <w:top w:val="none" w:sz="0" w:space="0" w:color="auto"/>
                <w:left w:val="none" w:sz="0" w:space="0" w:color="auto"/>
                <w:bottom w:val="none" w:sz="0" w:space="0" w:color="auto"/>
                <w:right w:val="none" w:sz="0" w:space="0" w:color="auto"/>
              </w:divBdr>
            </w:div>
            <w:div w:id="1987976519">
              <w:marLeft w:val="0"/>
              <w:marRight w:val="0"/>
              <w:marTop w:val="0"/>
              <w:marBottom w:val="0"/>
              <w:divBdr>
                <w:top w:val="none" w:sz="0" w:space="0" w:color="auto"/>
                <w:left w:val="none" w:sz="0" w:space="0" w:color="auto"/>
                <w:bottom w:val="none" w:sz="0" w:space="0" w:color="auto"/>
                <w:right w:val="none" w:sz="0" w:space="0" w:color="auto"/>
              </w:divBdr>
            </w:div>
            <w:div w:id="2011179446">
              <w:marLeft w:val="0"/>
              <w:marRight w:val="0"/>
              <w:marTop w:val="0"/>
              <w:marBottom w:val="0"/>
              <w:divBdr>
                <w:top w:val="none" w:sz="0" w:space="0" w:color="auto"/>
                <w:left w:val="none" w:sz="0" w:space="0" w:color="auto"/>
                <w:bottom w:val="none" w:sz="0" w:space="0" w:color="auto"/>
                <w:right w:val="none" w:sz="0" w:space="0" w:color="auto"/>
              </w:divBdr>
            </w:div>
            <w:div w:id="2021160265">
              <w:marLeft w:val="0"/>
              <w:marRight w:val="0"/>
              <w:marTop w:val="0"/>
              <w:marBottom w:val="0"/>
              <w:divBdr>
                <w:top w:val="none" w:sz="0" w:space="0" w:color="auto"/>
                <w:left w:val="none" w:sz="0" w:space="0" w:color="auto"/>
                <w:bottom w:val="none" w:sz="0" w:space="0" w:color="auto"/>
                <w:right w:val="none" w:sz="0" w:space="0" w:color="auto"/>
              </w:divBdr>
            </w:div>
            <w:div w:id="2024433063">
              <w:marLeft w:val="0"/>
              <w:marRight w:val="0"/>
              <w:marTop w:val="0"/>
              <w:marBottom w:val="0"/>
              <w:divBdr>
                <w:top w:val="none" w:sz="0" w:space="0" w:color="auto"/>
                <w:left w:val="none" w:sz="0" w:space="0" w:color="auto"/>
                <w:bottom w:val="none" w:sz="0" w:space="0" w:color="auto"/>
                <w:right w:val="none" w:sz="0" w:space="0" w:color="auto"/>
              </w:divBdr>
            </w:div>
            <w:div w:id="2025007730">
              <w:marLeft w:val="0"/>
              <w:marRight w:val="0"/>
              <w:marTop w:val="0"/>
              <w:marBottom w:val="0"/>
              <w:divBdr>
                <w:top w:val="none" w:sz="0" w:space="0" w:color="auto"/>
                <w:left w:val="none" w:sz="0" w:space="0" w:color="auto"/>
                <w:bottom w:val="none" w:sz="0" w:space="0" w:color="auto"/>
                <w:right w:val="none" w:sz="0" w:space="0" w:color="auto"/>
              </w:divBdr>
            </w:div>
            <w:div w:id="2026243492">
              <w:marLeft w:val="0"/>
              <w:marRight w:val="0"/>
              <w:marTop w:val="0"/>
              <w:marBottom w:val="0"/>
              <w:divBdr>
                <w:top w:val="none" w:sz="0" w:space="0" w:color="auto"/>
                <w:left w:val="none" w:sz="0" w:space="0" w:color="auto"/>
                <w:bottom w:val="none" w:sz="0" w:space="0" w:color="auto"/>
                <w:right w:val="none" w:sz="0" w:space="0" w:color="auto"/>
              </w:divBdr>
            </w:div>
            <w:div w:id="2099477956">
              <w:marLeft w:val="0"/>
              <w:marRight w:val="0"/>
              <w:marTop w:val="0"/>
              <w:marBottom w:val="0"/>
              <w:divBdr>
                <w:top w:val="none" w:sz="0" w:space="0" w:color="auto"/>
                <w:left w:val="none" w:sz="0" w:space="0" w:color="auto"/>
                <w:bottom w:val="none" w:sz="0" w:space="0" w:color="auto"/>
                <w:right w:val="none" w:sz="0" w:space="0" w:color="auto"/>
              </w:divBdr>
            </w:div>
            <w:div w:id="2107925390">
              <w:marLeft w:val="0"/>
              <w:marRight w:val="0"/>
              <w:marTop w:val="0"/>
              <w:marBottom w:val="0"/>
              <w:divBdr>
                <w:top w:val="none" w:sz="0" w:space="0" w:color="auto"/>
                <w:left w:val="none" w:sz="0" w:space="0" w:color="auto"/>
                <w:bottom w:val="none" w:sz="0" w:space="0" w:color="auto"/>
                <w:right w:val="none" w:sz="0" w:space="0" w:color="auto"/>
              </w:divBdr>
            </w:div>
            <w:div w:id="2110661541">
              <w:marLeft w:val="0"/>
              <w:marRight w:val="0"/>
              <w:marTop w:val="0"/>
              <w:marBottom w:val="0"/>
              <w:divBdr>
                <w:top w:val="none" w:sz="0" w:space="0" w:color="auto"/>
                <w:left w:val="none" w:sz="0" w:space="0" w:color="auto"/>
                <w:bottom w:val="none" w:sz="0" w:space="0" w:color="auto"/>
                <w:right w:val="none" w:sz="0" w:space="0" w:color="auto"/>
              </w:divBdr>
            </w:div>
            <w:div w:id="2126460643">
              <w:marLeft w:val="0"/>
              <w:marRight w:val="0"/>
              <w:marTop w:val="0"/>
              <w:marBottom w:val="0"/>
              <w:divBdr>
                <w:top w:val="none" w:sz="0" w:space="0" w:color="auto"/>
                <w:left w:val="none" w:sz="0" w:space="0" w:color="auto"/>
                <w:bottom w:val="none" w:sz="0" w:space="0" w:color="auto"/>
                <w:right w:val="none" w:sz="0" w:space="0" w:color="auto"/>
              </w:divBdr>
            </w:div>
            <w:div w:id="2143844698">
              <w:marLeft w:val="0"/>
              <w:marRight w:val="0"/>
              <w:marTop w:val="0"/>
              <w:marBottom w:val="0"/>
              <w:divBdr>
                <w:top w:val="none" w:sz="0" w:space="0" w:color="auto"/>
                <w:left w:val="none" w:sz="0" w:space="0" w:color="auto"/>
                <w:bottom w:val="none" w:sz="0" w:space="0" w:color="auto"/>
                <w:right w:val="none" w:sz="0" w:space="0" w:color="auto"/>
              </w:divBdr>
            </w:div>
          </w:divsChild>
        </w:div>
        <w:div w:id="757943065">
          <w:marLeft w:val="0"/>
          <w:marRight w:val="0"/>
          <w:marTop w:val="0"/>
          <w:marBottom w:val="0"/>
          <w:divBdr>
            <w:top w:val="none" w:sz="0" w:space="0" w:color="auto"/>
            <w:left w:val="none" w:sz="0" w:space="0" w:color="auto"/>
            <w:bottom w:val="none" w:sz="0" w:space="0" w:color="auto"/>
            <w:right w:val="none" w:sz="0" w:space="0" w:color="auto"/>
          </w:divBdr>
          <w:divsChild>
            <w:div w:id="169025781">
              <w:marLeft w:val="0"/>
              <w:marRight w:val="0"/>
              <w:marTop w:val="0"/>
              <w:marBottom w:val="0"/>
              <w:divBdr>
                <w:top w:val="none" w:sz="0" w:space="0" w:color="auto"/>
                <w:left w:val="none" w:sz="0" w:space="0" w:color="auto"/>
                <w:bottom w:val="none" w:sz="0" w:space="0" w:color="auto"/>
                <w:right w:val="none" w:sz="0" w:space="0" w:color="auto"/>
              </w:divBdr>
            </w:div>
            <w:div w:id="200174779">
              <w:marLeft w:val="0"/>
              <w:marRight w:val="0"/>
              <w:marTop w:val="0"/>
              <w:marBottom w:val="0"/>
              <w:divBdr>
                <w:top w:val="none" w:sz="0" w:space="0" w:color="auto"/>
                <w:left w:val="none" w:sz="0" w:space="0" w:color="auto"/>
                <w:bottom w:val="none" w:sz="0" w:space="0" w:color="auto"/>
                <w:right w:val="none" w:sz="0" w:space="0" w:color="auto"/>
              </w:divBdr>
            </w:div>
            <w:div w:id="313417800">
              <w:marLeft w:val="0"/>
              <w:marRight w:val="0"/>
              <w:marTop w:val="0"/>
              <w:marBottom w:val="0"/>
              <w:divBdr>
                <w:top w:val="none" w:sz="0" w:space="0" w:color="auto"/>
                <w:left w:val="none" w:sz="0" w:space="0" w:color="auto"/>
                <w:bottom w:val="none" w:sz="0" w:space="0" w:color="auto"/>
                <w:right w:val="none" w:sz="0" w:space="0" w:color="auto"/>
              </w:divBdr>
            </w:div>
            <w:div w:id="341665465">
              <w:marLeft w:val="0"/>
              <w:marRight w:val="0"/>
              <w:marTop w:val="0"/>
              <w:marBottom w:val="0"/>
              <w:divBdr>
                <w:top w:val="none" w:sz="0" w:space="0" w:color="auto"/>
                <w:left w:val="none" w:sz="0" w:space="0" w:color="auto"/>
                <w:bottom w:val="none" w:sz="0" w:space="0" w:color="auto"/>
                <w:right w:val="none" w:sz="0" w:space="0" w:color="auto"/>
              </w:divBdr>
            </w:div>
            <w:div w:id="446435370">
              <w:marLeft w:val="0"/>
              <w:marRight w:val="0"/>
              <w:marTop w:val="0"/>
              <w:marBottom w:val="0"/>
              <w:divBdr>
                <w:top w:val="none" w:sz="0" w:space="0" w:color="auto"/>
                <w:left w:val="none" w:sz="0" w:space="0" w:color="auto"/>
                <w:bottom w:val="none" w:sz="0" w:space="0" w:color="auto"/>
                <w:right w:val="none" w:sz="0" w:space="0" w:color="auto"/>
              </w:divBdr>
            </w:div>
            <w:div w:id="773670548">
              <w:marLeft w:val="0"/>
              <w:marRight w:val="0"/>
              <w:marTop w:val="0"/>
              <w:marBottom w:val="0"/>
              <w:divBdr>
                <w:top w:val="none" w:sz="0" w:space="0" w:color="auto"/>
                <w:left w:val="none" w:sz="0" w:space="0" w:color="auto"/>
                <w:bottom w:val="none" w:sz="0" w:space="0" w:color="auto"/>
                <w:right w:val="none" w:sz="0" w:space="0" w:color="auto"/>
              </w:divBdr>
            </w:div>
            <w:div w:id="926814394">
              <w:marLeft w:val="0"/>
              <w:marRight w:val="0"/>
              <w:marTop w:val="0"/>
              <w:marBottom w:val="0"/>
              <w:divBdr>
                <w:top w:val="none" w:sz="0" w:space="0" w:color="auto"/>
                <w:left w:val="none" w:sz="0" w:space="0" w:color="auto"/>
                <w:bottom w:val="none" w:sz="0" w:space="0" w:color="auto"/>
                <w:right w:val="none" w:sz="0" w:space="0" w:color="auto"/>
              </w:divBdr>
            </w:div>
            <w:div w:id="969558650">
              <w:marLeft w:val="0"/>
              <w:marRight w:val="0"/>
              <w:marTop w:val="0"/>
              <w:marBottom w:val="0"/>
              <w:divBdr>
                <w:top w:val="none" w:sz="0" w:space="0" w:color="auto"/>
                <w:left w:val="none" w:sz="0" w:space="0" w:color="auto"/>
                <w:bottom w:val="none" w:sz="0" w:space="0" w:color="auto"/>
                <w:right w:val="none" w:sz="0" w:space="0" w:color="auto"/>
              </w:divBdr>
            </w:div>
            <w:div w:id="1023097224">
              <w:marLeft w:val="0"/>
              <w:marRight w:val="0"/>
              <w:marTop w:val="0"/>
              <w:marBottom w:val="0"/>
              <w:divBdr>
                <w:top w:val="none" w:sz="0" w:space="0" w:color="auto"/>
                <w:left w:val="none" w:sz="0" w:space="0" w:color="auto"/>
                <w:bottom w:val="none" w:sz="0" w:space="0" w:color="auto"/>
                <w:right w:val="none" w:sz="0" w:space="0" w:color="auto"/>
              </w:divBdr>
            </w:div>
            <w:div w:id="1076198932">
              <w:marLeft w:val="0"/>
              <w:marRight w:val="0"/>
              <w:marTop w:val="0"/>
              <w:marBottom w:val="0"/>
              <w:divBdr>
                <w:top w:val="none" w:sz="0" w:space="0" w:color="auto"/>
                <w:left w:val="none" w:sz="0" w:space="0" w:color="auto"/>
                <w:bottom w:val="none" w:sz="0" w:space="0" w:color="auto"/>
                <w:right w:val="none" w:sz="0" w:space="0" w:color="auto"/>
              </w:divBdr>
            </w:div>
            <w:div w:id="1159030960">
              <w:marLeft w:val="0"/>
              <w:marRight w:val="0"/>
              <w:marTop w:val="0"/>
              <w:marBottom w:val="0"/>
              <w:divBdr>
                <w:top w:val="none" w:sz="0" w:space="0" w:color="auto"/>
                <w:left w:val="none" w:sz="0" w:space="0" w:color="auto"/>
                <w:bottom w:val="none" w:sz="0" w:space="0" w:color="auto"/>
                <w:right w:val="none" w:sz="0" w:space="0" w:color="auto"/>
              </w:divBdr>
            </w:div>
            <w:div w:id="1207063887">
              <w:marLeft w:val="0"/>
              <w:marRight w:val="0"/>
              <w:marTop w:val="0"/>
              <w:marBottom w:val="0"/>
              <w:divBdr>
                <w:top w:val="none" w:sz="0" w:space="0" w:color="auto"/>
                <w:left w:val="none" w:sz="0" w:space="0" w:color="auto"/>
                <w:bottom w:val="none" w:sz="0" w:space="0" w:color="auto"/>
                <w:right w:val="none" w:sz="0" w:space="0" w:color="auto"/>
              </w:divBdr>
            </w:div>
            <w:div w:id="1273516715">
              <w:marLeft w:val="0"/>
              <w:marRight w:val="0"/>
              <w:marTop w:val="0"/>
              <w:marBottom w:val="0"/>
              <w:divBdr>
                <w:top w:val="none" w:sz="0" w:space="0" w:color="auto"/>
                <w:left w:val="none" w:sz="0" w:space="0" w:color="auto"/>
                <w:bottom w:val="none" w:sz="0" w:space="0" w:color="auto"/>
                <w:right w:val="none" w:sz="0" w:space="0" w:color="auto"/>
              </w:divBdr>
            </w:div>
            <w:div w:id="1315910754">
              <w:marLeft w:val="0"/>
              <w:marRight w:val="0"/>
              <w:marTop w:val="0"/>
              <w:marBottom w:val="0"/>
              <w:divBdr>
                <w:top w:val="none" w:sz="0" w:space="0" w:color="auto"/>
                <w:left w:val="none" w:sz="0" w:space="0" w:color="auto"/>
                <w:bottom w:val="none" w:sz="0" w:space="0" w:color="auto"/>
                <w:right w:val="none" w:sz="0" w:space="0" w:color="auto"/>
              </w:divBdr>
            </w:div>
            <w:div w:id="1338926468">
              <w:marLeft w:val="0"/>
              <w:marRight w:val="0"/>
              <w:marTop w:val="0"/>
              <w:marBottom w:val="0"/>
              <w:divBdr>
                <w:top w:val="none" w:sz="0" w:space="0" w:color="auto"/>
                <w:left w:val="none" w:sz="0" w:space="0" w:color="auto"/>
                <w:bottom w:val="none" w:sz="0" w:space="0" w:color="auto"/>
                <w:right w:val="none" w:sz="0" w:space="0" w:color="auto"/>
              </w:divBdr>
            </w:div>
            <w:div w:id="1439521096">
              <w:marLeft w:val="0"/>
              <w:marRight w:val="0"/>
              <w:marTop w:val="0"/>
              <w:marBottom w:val="0"/>
              <w:divBdr>
                <w:top w:val="none" w:sz="0" w:space="0" w:color="auto"/>
                <w:left w:val="none" w:sz="0" w:space="0" w:color="auto"/>
                <w:bottom w:val="none" w:sz="0" w:space="0" w:color="auto"/>
                <w:right w:val="none" w:sz="0" w:space="0" w:color="auto"/>
              </w:divBdr>
            </w:div>
            <w:div w:id="1529836107">
              <w:marLeft w:val="0"/>
              <w:marRight w:val="0"/>
              <w:marTop w:val="0"/>
              <w:marBottom w:val="0"/>
              <w:divBdr>
                <w:top w:val="none" w:sz="0" w:space="0" w:color="auto"/>
                <w:left w:val="none" w:sz="0" w:space="0" w:color="auto"/>
                <w:bottom w:val="none" w:sz="0" w:space="0" w:color="auto"/>
                <w:right w:val="none" w:sz="0" w:space="0" w:color="auto"/>
              </w:divBdr>
            </w:div>
            <w:div w:id="1676346669">
              <w:marLeft w:val="0"/>
              <w:marRight w:val="0"/>
              <w:marTop w:val="0"/>
              <w:marBottom w:val="0"/>
              <w:divBdr>
                <w:top w:val="none" w:sz="0" w:space="0" w:color="auto"/>
                <w:left w:val="none" w:sz="0" w:space="0" w:color="auto"/>
                <w:bottom w:val="none" w:sz="0" w:space="0" w:color="auto"/>
                <w:right w:val="none" w:sz="0" w:space="0" w:color="auto"/>
              </w:divBdr>
            </w:div>
            <w:div w:id="1801806121">
              <w:marLeft w:val="0"/>
              <w:marRight w:val="0"/>
              <w:marTop w:val="0"/>
              <w:marBottom w:val="0"/>
              <w:divBdr>
                <w:top w:val="none" w:sz="0" w:space="0" w:color="auto"/>
                <w:left w:val="none" w:sz="0" w:space="0" w:color="auto"/>
                <w:bottom w:val="none" w:sz="0" w:space="0" w:color="auto"/>
                <w:right w:val="none" w:sz="0" w:space="0" w:color="auto"/>
              </w:divBdr>
            </w:div>
            <w:div w:id="1811167424">
              <w:marLeft w:val="0"/>
              <w:marRight w:val="0"/>
              <w:marTop w:val="0"/>
              <w:marBottom w:val="0"/>
              <w:divBdr>
                <w:top w:val="none" w:sz="0" w:space="0" w:color="auto"/>
                <w:left w:val="none" w:sz="0" w:space="0" w:color="auto"/>
                <w:bottom w:val="none" w:sz="0" w:space="0" w:color="auto"/>
                <w:right w:val="none" w:sz="0" w:space="0" w:color="auto"/>
              </w:divBdr>
              <w:divsChild>
                <w:div w:id="346323602">
                  <w:marLeft w:val="0"/>
                  <w:marRight w:val="0"/>
                  <w:marTop w:val="0"/>
                  <w:marBottom w:val="0"/>
                  <w:divBdr>
                    <w:top w:val="none" w:sz="0" w:space="0" w:color="auto"/>
                    <w:left w:val="none" w:sz="0" w:space="0" w:color="auto"/>
                    <w:bottom w:val="none" w:sz="0" w:space="0" w:color="auto"/>
                    <w:right w:val="none" w:sz="0" w:space="0" w:color="auto"/>
                  </w:divBdr>
                </w:div>
                <w:div w:id="767962916">
                  <w:marLeft w:val="0"/>
                  <w:marRight w:val="0"/>
                  <w:marTop w:val="0"/>
                  <w:marBottom w:val="0"/>
                  <w:divBdr>
                    <w:top w:val="none" w:sz="0" w:space="0" w:color="auto"/>
                    <w:left w:val="none" w:sz="0" w:space="0" w:color="auto"/>
                    <w:bottom w:val="none" w:sz="0" w:space="0" w:color="auto"/>
                    <w:right w:val="none" w:sz="0" w:space="0" w:color="auto"/>
                  </w:divBdr>
                </w:div>
                <w:div w:id="1419716450">
                  <w:marLeft w:val="0"/>
                  <w:marRight w:val="0"/>
                  <w:marTop w:val="0"/>
                  <w:marBottom w:val="0"/>
                  <w:divBdr>
                    <w:top w:val="none" w:sz="0" w:space="0" w:color="auto"/>
                    <w:left w:val="none" w:sz="0" w:space="0" w:color="auto"/>
                    <w:bottom w:val="none" w:sz="0" w:space="0" w:color="auto"/>
                    <w:right w:val="none" w:sz="0" w:space="0" w:color="auto"/>
                  </w:divBdr>
                </w:div>
                <w:div w:id="1683898971">
                  <w:marLeft w:val="0"/>
                  <w:marRight w:val="0"/>
                  <w:marTop w:val="0"/>
                  <w:marBottom w:val="0"/>
                  <w:divBdr>
                    <w:top w:val="none" w:sz="0" w:space="0" w:color="auto"/>
                    <w:left w:val="none" w:sz="0" w:space="0" w:color="auto"/>
                    <w:bottom w:val="none" w:sz="0" w:space="0" w:color="auto"/>
                    <w:right w:val="none" w:sz="0" w:space="0" w:color="auto"/>
                  </w:divBdr>
                </w:div>
              </w:divsChild>
            </w:div>
            <w:div w:id="1934196268">
              <w:marLeft w:val="0"/>
              <w:marRight w:val="0"/>
              <w:marTop w:val="0"/>
              <w:marBottom w:val="0"/>
              <w:divBdr>
                <w:top w:val="none" w:sz="0" w:space="0" w:color="auto"/>
                <w:left w:val="none" w:sz="0" w:space="0" w:color="auto"/>
                <w:bottom w:val="none" w:sz="0" w:space="0" w:color="auto"/>
                <w:right w:val="none" w:sz="0" w:space="0" w:color="auto"/>
              </w:divBdr>
            </w:div>
            <w:div w:id="1987589211">
              <w:marLeft w:val="0"/>
              <w:marRight w:val="0"/>
              <w:marTop w:val="0"/>
              <w:marBottom w:val="0"/>
              <w:divBdr>
                <w:top w:val="none" w:sz="0" w:space="0" w:color="auto"/>
                <w:left w:val="none" w:sz="0" w:space="0" w:color="auto"/>
                <w:bottom w:val="none" w:sz="0" w:space="0" w:color="auto"/>
                <w:right w:val="none" w:sz="0" w:space="0" w:color="auto"/>
              </w:divBdr>
            </w:div>
            <w:div w:id="2047754354">
              <w:marLeft w:val="0"/>
              <w:marRight w:val="0"/>
              <w:marTop w:val="0"/>
              <w:marBottom w:val="0"/>
              <w:divBdr>
                <w:top w:val="none" w:sz="0" w:space="0" w:color="auto"/>
                <w:left w:val="none" w:sz="0" w:space="0" w:color="auto"/>
                <w:bottom w:val="none" w:sz="0" w:space="0" w:color="auto"/>
                <w:right w:val="none" w:sz="0" w:space="0" w:color="auto"/>
              </w:divBdr>
            </w:div>
            <w:div w:id="2084374550">
              <w:marLeft w:val="0"/>
              <w:marRight w:val="0"/>
              <w:marTop w:val="0"/>
              <w:marBottom w:val="0"/>
              <w:divBdr>
                <w:top w:val="none" w:sz="0" w:space="0" w:color="auto"/>
                <w:left w:val="none" w:sz="0" w:space="0" w:color="auto"/>
                <w:bottom w:val="none" w:sz="0" w:space="0" w:color="auto"/>
                <w:right w:val="none" w:sz="0" w:space="0" w:color="auto"/>
              </w:divBdr>
            </w:div>
          </w:divsChild>
        </w:div>
        <w:div w:id="949552316">
          <w:marLeft w:val="0"/>
          <w:marRight w:val="0"/>
          <w:marTop w:val="0"/>
          <w:marBottom w:val="0"/>
          <w:divBdr>
            <w:top w:val="none" w:sz="0" w:space="0" w:color="auto"/>
            <w:left w:val="none" w:sz="0" w:space="0" w:color="auto"/>
            <w:bottom w:val="none" w:sz="0" w:space="0" w:color="auto"/>
            <w:right w:val="none" w:sz="0" w:space="0" w:color="auto"/>
          </w:divBdr>
          <w:divsChild>
            <w:div w:id="4133236">
              <w:marLeft w:val="0"/>
              <w:marRight w:val="0"/>
              <w:marTop w:val="0"/>
              <w:marBottom w:val="0"/>
              <w:divBdr>
                <w:top w:val="none" w:sz="0" w:space="0" w:color="auto"/>
                <w:left w:val="none" w:sz="0" w:space="0" w:color="auto"/>
                <w:bottom w:val="none" w:sz="0" w:space="0" w:color="auto"/>
                <w:right w:val="none" w:sz="0" w:space="0" w:color="auto"/>
              </w:divBdr>
            </w:div>
            <w:div w:id="11885388">
              <w:marLeft w:val="0"/>
              <w:marRight w:val="0"/>
              <w:marTop w:val="0"/>
              <w:marBottom w:val="0"/>
              <w:divBdr>
                <w:top w:val="none" w:sz="0" w:space="0" w:color="auto"/>
                <w:left w:val="none" w:sz="0" w:space="0" w:color="auto"/>
                <w:bottom w:val="none" w:sz="0" w:space="0" w:color="auto"/>
                <w:right w:val="none" w:sz="0" w:space="0" w:color="auto"/>
              </w:divBdr>
            </w:div>
            <w:div w:id="17851614">
              <w:marLeft w:val="0"/>
              <w:marRight w:val="0"/>
              <w:marTop w:val="0"/>
              <w:marBottom w:val="0"/>
              <w:divBdr>
                <w:top w:val="none" w:sz="0" w:space="0" w:color="auto"/>
                <w:left w:val="none" w:sz="0" w:space="0" w:color="auto"/>
                <w:bottom w:val="none" w:sz="0" w:space="0" w:color="auto"/>
                <w:right w:val="none" w:sz="0" w:space="0" w:color="auto"/>
              </w:divBdr>
            </w:div>
            <w:div w:id="20666069">
              <w:marLeft w:val="0"/>
              <w:marRight w:val="0"/>
              <w:marTop w:val="0"/>
              <w:marBottom w:val="0"/>
              <w:divBdr>
                <w:top w:val="none" w:sz="0" w:space="0" w:color="auto"/>
                <w:left w:val="none" w:sz="0" w:space="0" w:color="auto"/>
                <w:bottom w:val="none" w:sz="0" w:space="0" w:color="auto"/>
                <w:right w:val="none" w:sz="0" w:space="0" w:color="auto"/>
              </w:divBdr>
            </w:div>
            <w:div w:id="23020308">
              <w:marLeft w:val="0"/>
              <w:marRight w:val="0"/>
              <w:marTop w:val="0"/>
              <w:marBottom w:val="0"/>
              <w:divBdr>
                <w:top w:val="none" w:sz="0" w:space="0" w:color="auto"/>
                <w:left w:val="none" w:sz="0" w:space="0" w:color="auto"/>
                <w:bottom w:val="none" w:sz="0" w:space="0" w:color="auto"/>
                <w:right w:val="none" w:sz="0" w:space="0" w:color="auto"/>
              </w:divBdr>
            </w:div>
            <w:div w:id="28646081">
              <w:marLeft w:val="0"/>
              <w:marRight w:val="0"/>
              <w:marTop w:val="0"/>
              <w:marBottom w:val="0"/>
              <w:divBdr>
                <w:top w:val="none" w:sz="0" w:space="0" w:color="auto"/>
                <w:left w:val="none" w:sz="0" w:space="0" w:color="auto"/>
                <w:bottom w:val="none" w:sz="0" w:space="0" w:color="auto"/>
                <w:right w:val="none" w:sz="0" w:space="0" w:color="auto"/>
              </w:divBdr>
            </w:div>
            <w:div w:id="35086595">
              <w:marLeft w:val="0"/>
              <w:marRight w:val="0"/>
              <w:marTop w:val="0"/>
              <w:marBottom w:val="0"/>
              <w:divBdr>
                <w:top w:val="none" w:sz="0" w:space="0" w:color="auto"/>
                <w:left w:val="none" w:sz="0" w:space="0" w:color="auto"/>
                <w:bottom w:val="none" w:sz="0" w:space="0" w:color="auto"/>
                <w:right w:val="none" w:sz="0" w:space="0" w:color="auto"/>
              </w:divBdr>
            </w:div>
            <w:div w:id="38017505">
              <w:marLeft w:val="0"/>
              <w:marRight w:val="0"/>
              <w:marTop w:val="0"/>
              <w:marBottom w:val="0"/>
              <w:divBdr>
                <w:top w:val="none" w:sz="0" w:space="0" w:color="auto"/>
                <w:left w:val="none" w:sz="0" w:space="0" w:color="auto"/>
                <w:bottom w:val="none" w:sz="0" w:space="0" w:color="auto"/>
                <w:right w:val="none" w:sz="0" w:space="0" w:color="auto"/>
              </w:divBdr>
            </w:div>
            <w:div w:id="38088356">
              <w:marLeft w:val="0"/>
              <w:marRight w:val="0"/>
              <w:marTop w:val="0"/>
              <w:marBottom w:val="0"/>
              <w:divBdr>
                <w:top w:val="none" w:sz="0" w:space="0" w:color="auto"/>
                <w:left w:val="none" w:sz="0" w:space="0" w:color="auto"/>
                <w:bottom w:val="none" w:sz="0" w:space="0" w:color="auto"/>
                <w:right w:val="none" w:sz="0" w:space="0" w:color="auto"/>
              </w:divBdr>
            </w:div>
            <w:div w:id="42559699">
              <w:marLeft w:val="0"/>
              <w:marRight w:val="0"/>
              <w:marTop w:val="0"/>
              <w:marBottom w:val="0"/>
              <w:divBdr>
                <w:top w:val="none" w:sz="0" w:space="0" w:color="auto"/>
                <w:left w:val="none" w:sz="0" w:space="0" w:color="auto"/>
                <w:bottom w:val="none" w:sz="0" w:space="0" w:color="auto"/>
                <w:right w:val="none" w:sz="0" w:space="0" w:color="auto"/>
              </w:divBdr>
            </w:div>
            <w:div w:id="45375234">
              <w:marLeft w:val="0"/>
              <w:marRight w:val="0"/>
              <w:marTop w:val="0"/>
              <w:marBottom w:val="0"/>
              <w:divBdr>
                <w:top w:val="none" w:sz="0" w:space="0" w:color="auto"/>
                <w:left w:val="none" w:sz="0" w:space="0" w:color="auto"/>
                <w:bottom w:val="none" w:sz="0" w:space="0" w:color="auto"/>
                <w:right w:val="none" w:sz="0" w:space="0" w:color="auto"/>
              </w:divBdr>
            </w:div>
            <w:div w:id="46299101">
              <w:marLeft w:val="0"/>
              <w:marRight w:val="0"/>
              <w:marTop w:val="0"/>
              <w:marBottom w:val="0"/>
              <w:divBdr>
                <w:top w:val="none" w:sz="0" w:space="0" w:color="auto"/>
                <w:left w:val="none" w:sz="0" w:space="0" w:color="auto"/>
                <w:bottom w:val="none" w:sz="0" w:space="0" w:color="auto"/>
                <w:right w:val="none" w:sz="0" w:space="0" w:color="auto"/>
              </w:divBdr>
            </w:div>
            <w:div w:id="48069331">
              <w:marLeft w:val="0"/>
              <w:marRight w:val="0"/>
              <w:marTop w:val="0"/>
              <w:marBottom w:val="0"/>
              <w:divBdr>
                <w:top w:val="none" w:sz="0" w:space="0" w:color="auto"/>
                <w:left w:val="none" w:sz="0" w:space="0" w:color="auto"/>
                <w:bottom w:val="none" w:sz="0" w:space="0" w:color="auto"/>
                <w:right w:val="none" w:sz="0" w:space="0" w:color="auto"/>
              </w:divBdr>
            </w:div>
            <w:div w:id="50428630">
              <w:marLeft w:val="0"/>
              <w:marRight w:val="0"/>
              <w:marTop w:val="0"/>
              <w:marBottom w:val="0"/>
              <w:divBdr>
                <w:top w:val="none" w:sz="0" w:space="0" w:color="auto"/>
                <w:left w:val="none" w:sz="0" w:space="0" w:color="auto"/>
                <w:bottom w:val="none" w:sz="0" w:space="0" w:color="auto"/>
                <w:right w:val="none" w:sz="0" w:space="0" w:color="auto"/>
              </w:divBdr>
            </w:div>
            <w:div w:id="50541394">
              <w:marLeft w:val="0"/>
              <w:marRight w:val="0"/>
              <w:marTop w:val="0"/>
              <w:marBottom w:val="0"/>
              <w:divBdr>
                <w:top w:val="none" w:sz="0" w:space="0" w:color="auto"/>
                <w:left w:val="none" w:sz="0" w:space="0" w:color="auto"/>
                <w:bottom w:val="none" w:sz="0" w:space="0" w:color="auto"/>
                <w:right w:val="none" w:sz="0" w:space="0" w:color="auto"/>
              </w:divBdr>
            </w:div>
            <w:div w:id="56976769">
              <w:marLeft w:val="0"/>
              <w:marRight w:val="0"/>
              <w:marTop w:val="0"/>
              <w:marBottom w:val="0"/>
              <w:divBdr>
                <w:top w:val="none" w:sz="0" w:space="0" w:color="auto"/>
                <w:left w:val="none" w:sz="0" w:space="0" w:color="auto"/>
                <w:bottom w:val="none" w:sz="0" w:space="0" w:color="auto"/>
                <w:right w:val="none" w:sz="0" w:space="0" w:color="auto"/>
              </w:divBdr>
            </w:div>
            <w:div w:id="63797351">
              <w:marLeft w:val="0"/>
              <w:marRight w:val="0"/>
              <w:marTop w:val="0"/>
              <w:marBottom w:val="0"/>
              <w:divBdr>
                <w:top w:val="none" w:sz="0" w:space="0" w:color="auto"/>
                <w:left w:val="none" w:sz="0" w:space="0" w:color="auto"/>
                <w:bottom w:val="none" w:sz="0" w:space="0" w:color="auto"/>
                <w:right w:val="none" w:sz="0" w:space="0" w:color="auto"/>
              </w:divBdr>
            </w:div>
            <w:div w:id="63837753">
              <w:marLeft w:val="0"/>
              <w:marRight w:val="0"/>
              <w:marTop w:val="0"/>
              <w:marBottom w:val="0"/>
              <w:divBdr>
                <w:top w:val="none" w:sz="0" w:space="0" w:color="auto"/>
                <w:left w:val="none" w:sz="0" w:space="0" w:color="auto"/>
                <w:bottom w:val="none" w:sz="0" w:space="0" w:color="auto"/>
                <w:right w:val="none" w:sz="0" w:space="0" w:color="auto"/>
              </w:divBdr>
            </w:div>
            <w:div w:id="66929053">
              <w:marLeft w:val="0"/>
              <w:marRight w:val="0"/>
              <w:marTop w:val="0"/>
              <w:marBottom w:val="0"/>
              <w:divBdr>
                <w:top w:val="none" w:sz="0" w:space="0" w:color="auto"/>
                <w:left w:val="none" w:sz="0" w:space="0" w:color="auto"/>
                <w:bottom w:val="none" w:sz="0" w:space="0" w:color="auto"/>
                <w:right w:val="none" w:sz="0" w:space="0" w:color="auto"/>
              </w:divBdr>
            </w:div>
            <w:div w:id="67385920">
              <w:marLeft w:val="0"/>
              <w:marRight w:val="0"/>
              <w:marTop w:val="0"/>
              <w:marBottom w:val="0"/>
              <w:divBdr>
                <w:top w:val="none" w:sz="0" w:space="0" w:color="auto"/>
                <w:left w:val="none" w:sz="0" w:space="0" w:color="auto"/>
                <w:bottom w:val="none" w:sz="0" w:space="0" w:color="auto"/>
                <w:right w:val="none" w:sz="0" w:space="0" w:color="auto"/>
              </w:divBdr>
            </w:div>
            <w:div w:id="73743927">
              <w:marLeft w:val="0"/>
              <w:marRight w:val="0"/>
              <w:marTop w:val="0"/>
              <w:marBottom w:val="0"/>
              <w:divBdr>
                <w:top w:val="none" w:sz="0" w:space="0" w:color="auto"/>
                <w:left w:val="none" w:sz="0" w:space="0" w:color="auto"/>
                <w:bottom w:val="none" w:sz="0" w:space="0" w:color="auto"/>
                <w:right w:val="none" w:sz="0" w:space="0" w:color="auto"/>
              </w:divBdr>
            </w:div>
            <w:div w:id="80683839">
              <w:marLeft w:val="0"/>
              <w:marRight w:val="0"/>
              <w:marTop w:val="0"/>
              <w:marBottom w:val="0"/>
              <w:divBdr>
                <w:top w:val="none" w:sz="0" w:space="0" w:color="auto"/>
                <w:left w:val="none" w:sz="0" w:space="0" w:color="auto"/>
                <w:bottom w:val="none" w:sz="0" w:space="0" w:color="auto"/>
                <w:right w:val="none" w:sz="0" w:space="0" w:color="auto"/>
              </w:divBdr>
            </w:div>
            <w:div w:id="83308590">
              <w:marLeft w:val="0"/>
              <w:marRight w:val="0"/>
              <w:marTop w:val="0"/>
              <w:marBottom w:val="0"/>
              <w:divBdr>
                <w:top w:val="none" w:sz="0" w:space="0" w:color="auto"/>
                <w:left w:val="none" w:sz="0" w:space="0" w:color="auto"/>
                <w:bottom w:val="none" w:sz="0" w:space="0" w:color="auto"/>
                <w:right w:val="none" w:sz="0" w:space="0" w:color="auto"/>
              </w:divBdr>
            </w:div>
            <w:div w:id="85928490">
              <w:marLeft w:val="0"/>
              <w:marRight w:val="0"/>
              <w:marTop w:val="0"/>
              <w:marBottom w:val="0"/>
              <w:divBdr>
                <w:top w:val="none" w:sz="0" w:space="0" w:color="auto"/>
                <w:left w:val="none" w:sz="0" w:space="0" w:color="auto"/>
                <w:bottom w:val="none" w:sz="0" w:space="0" w:color="auto"/>
                <w:right w:val="none" w:sz="0" w:space="0" w:color="auto"/>
              </w:divBdr>
            </w:div>
            <w:div w:id="91171397">
              <w:marLeft w:val="0"/>
              <w:marRight w:val="0"/>
              <w:marTop w:val="0"/>
              <w:marBottom w:val="0"/>
              <w:divBdr>
                <w:top w:val="none" w:sz="0" w:space="0" w:color="auto"/>
                <w:left w:val="none" w:sz="0" w:space="0" w:color="auto"/>
                <w:bottom w:val="none" w:sz="0" w:space="0" w:color="auto"/>
                <w:right w:val="none" w:sz="0" w:space="0" w:color="auto"/>
              </w:divBdr>
            </w:div>
            <w:div w:id="92098152">
              <w:marLeft w:val="0"/>
              <w:marRight w:val="0"/>
              <w:marTop w:val="0"/>
              <w:marBottom w:val="0"/>
              <w:divBdr>
                <w:top w:val="none" w:sz="0" w:space="0" w:color="auto"/>
                <w:left w:val="none" w:sz="0" w:space="0" w:color="auto"/>
                <w:bottom w:val="none" w:sz="0" w:space="0" w:color="auto"/>
                <w:right w:val="none" w:sz="0" w:space="0" w:color="auto"/>
              </w:divBdr>
            </w:div>
            <w:div w:id="99842734">
              <w:marLeft w:val="0"/>
              <w:marRight w:val="0"/>
              <w:marTop w:val="0"/>
              <w:marBottom w:val="0"/>
              <w:divBdr>
                <w:top w:val="none" w:sz="0" w:space="0" w:color="auto"/>
                <w:left w:val="none" w:sz="0" w:space="0" w:color="auto"/>
                <w:bottom w:val="none" w:sz="0" w:space="0" w:color="auto"/>
                <w:right w:val="none" w:sz="0" w:space="0" w:color="auto"/>
              </w:divBdr>
            </w:div>
            <w:div w:id="107093987">
              <w:marLeft w:val="0"/>
              <w:marRight w:val="0"/>
              <w:marTop w:val="0"/>
              <w:marBottom w:val="0"/>
              <w:divBdr>
                <w:top w:val="none" w:sz="0" w:space="0" w:color="auto"/>
                <w:left w:val="none" w:sz="0" w:space="0" w:color="auto"/>
                <w:bottom w:val="none" w:sz="0" w:space="0" w:color="auto"/>
                <w:right w:val="none" w:sz="0" w:space="0" w:color="auto"/>
              </w:divBdr>
            </w:div>
            <w:div w:id="128058128">
              <w:marLeft w:val="0"/>
              <w:marRight w:val="0"/>
              <w:marTop w:val="0"/>
              <w:marBottom w:val="0"/>
              <w:divBdr>
                <w:top w:val="none" w:sz="0" w:space="0" w:color="auto"/>
                <w:left w:val="none" w:sz="0" w:space="0" w:color="auto"/>
                <w:bottom w:val="none" w:sz="0" w:space="0" w:color="auto"/>
                <w:right w:val="none" w:sz="0" w:space="0" w:color="auto"/>
              </w:divBdr>
            </w:div>
            <w:div w:id="129130235">
              <w:marLeft w:val="0"/>
              <w:marRight w:val="0"/>
              <w:marTop w:val="0"/>
              <w:marBottom w:val="0"/>
              <w:divBdr>
                <w:top w:val="none" w:sz="0" w:space="0" w:color="auto"/>
                <w:left w:val="none" w:sz="0" w:space="0" w:color="auto"/>
                <w:bottom w:val="none" w:sz="0" w:space="0" w:color="auto"/>
                <w:right w:val="none" w:sz="0" w:space="0" w:color="auto"/>
              </w:divBdr>
            </w:div>
            <w:div w:id="137771101">
              <w:marLeft w:val="0"/>
              <w:marRight w:val="0"/>
              <w:marTop w:val="0"/>
              <w:marBottom w:val="0"/>
              <w:divBdr>
                <w:top w:val="none" w:sz="0" w:space="0" w:color="auto"/>
                <w:left w:val="none" w:sz="0" w:space="0" w:color="auto"/>
                <w:bottom w:val="none" w:sz="0" w:space="0" w:color="auto"/>
                <w:right w:val="none" w:sz="0" w:space="0" w:color="auto"/>
              </w:divBdr>
            </w:div>
            <w:div w:id="137846500">
              <w:marLeft w:val="0"/>
              <w:marRight w:val="0"/>
              <w:marTop w:val="0"/>
              <w:marBottom w:val="0"/>
              <w:divBdr>
                <w:top w:val="none" w:sz="0" w:space="0" w:color="auto"/>
                <w:left w:val="none" w:sz="0" w:space="0" w:color="auto"/>
                <w:bottom w:val="none" w:sz="0" w:space="0" w:color="auto"/>
                <w:right w:val="none" w:sz="0" w:space="0" w:color="auto"/>
              </w:divBdr>
            </w:div>
            <w:div w:id="141702558">
              <w:marLeft w:val="0"/>
              <w:marRight w:val="0"/>
              <w:marTop w:val="0"/>
              <w:marBottom w:val="0"/>
              <w:divBdr>
                <w:top w:val="none" w:sz="0" w:space="0" w:color="auto"/>
                <w:left w:val="none" w:sz="0" w:space="0" w:color="auto"/>
                <w:bottom w:val="none" w:sz="0" w:space="0" w:color="auto"/>
                <w:right w:val="none" w:sz="0" w:space="0" w:color="auto"/>
              </w:divBdr>
            </w:div>
            <w:div w:id="146167757">
              <w:marLeft w:val="0"/>
              <w:marRight w:val="0"/>
              <w:marTop w:val="0"/>
              <w:marBottom w:val="0"/>
              <w:divBdr>
                <w:top w:val="none" w:sz="0" w:space="0" w:color="auto"/>
                <w:left w:val="none" w:sz="0" w:space="0" w:color="auto"/>
                <w:bottom w:val="none" w:sz="0" w:space="0" w:color="auto"/>
                <w:right w:val="none" w:sz="0" w:space="0" w:color="auto"/>
              </w:divBdr>
            </w:div>
            <w:div w:id="149686298">
              <w:marLeft w:val="0"/>
              <w:marRight w:val="0"/>
              <w:marTop w:val="0"/>
              <w:marBottom w:val="0"/>
              <w:divBdr>
                <w:top w:val="none" w:sz="0" w:space="0" w:color="auto"/>
                <w:left w:val="none" w:sz="0" w:space="0" w:color="auto"/>
                <w:bottom w:val="none" w:sz="0" w:space="0" w:color="auto"/>
                <w:right w:val="none" w:sz="0" w:space="0" w:color="auto"/>
              </w:divBdr>
            </w:div>
            <w:div w:id="151991686">
              <w:marLeft w:val="0"/>
              <w:marRight w:val="0"/>
              <w:marTop w:val="0"/>
              <w:marBottom w:val="0"/>
              <w:divBdr>
                <w:top w:val="none" w:sz="0" w:space="0" w:color="auto"/>
                <w:left w:val="none" w:sz="0" w:space="0" w:color="auto"/>
                <w:bottom w:val="none" w:sz="0" w:space="0" w:color="auto"/>
                <w:right w:val="none" w:sz="0" w:space="0" w:color="auto"/>
              </w:divBdr>
            </w:div>
            <w:div w:id="162204856">
              <w:marLeft w:val="0"/>
              <w:marRight w:val="0"/>
              <w:marTop w:val="0"/>
              <w:marBottom w:val="0"/>
              <w:divBdr>
                <w:top w:val="none" w:sz="0" w:space="0" w:color="auto"/>
                <w:left w:val="none" w:sz="0" w:space="0" w:color="auto"/>
                <w:bottom w:val="none" w:sz="0" w:space="0" w:color="auto"/>
                <w:right w:val="none" w:sz="0" w:space="0" w:color="auto"/>
              </w:divBdr>
            </w:div>
            <w:div w:id="162284991">
              <w:marLeft w:val="0"/>
              <w:marRight w:val="0"/>
              <w:marTop w:val="0"/>
              <w:marBottom w:val="0"/>
              <w:divBdr>
                <w:top w:val="none" w:sz="0" w:space="0" w:color="auto"/>
                <w:left w:val="none" w:sz="0" w:space="0" w:color="auto"/>
                <w:bottom w:val="none" w:sz="0" w:space="0" w:color="auto"/>
                <w:right w:val="none" w:sz="0" w:space="0" w:color="auto"/>
              </w:divBdr>
            </w:div>
            <w:div w:id="176117792">
              <w:marLeft w:val="0"/>
              <w:marRight w:val="0"/>
              <w:marTop w:val="0"/>
              <w:marBottom w:val="0"/>
              <w:divBdr>
                <w:top w:val="none" w:sz="0" w:space="0" w:color="auto"/>
                <w:left w:val="none" w:sz="0" w:space="0" w:color="auto"/>
                <w:bottom w:val="none" w:sz="0" w:space="0" w:color="auto"/>
                <w:right w:val="none" w:sz="0" w:space="0" w:color="auto"/>
              </w:divBdr>
            </w:div>
            <w:div w:id="182745852">
              <w:marLeft w:val="0"/>
              <w:marRight w:val="0"/>
              <w:marTop w:val="0"/>
              <w:marBottom w:val="0"/>
              <w:divBdr>
                <w:top w:val="none" w:sz="0" w:space="0" w:color="auto"/>
                <w:left w:val="none" w:sz="0" w:space="0" w:color="auto"/>
                <w:bottom w:val="none" w:sz="0" w:space="0" w:color="auto"/>
                <w:right w:val="none" w:sz="0" w:space="0" w:color="auto"/>
              </w:divBdr>
            </w:div>
            <w:div w:id="186213850">
              <w:marLeft w:val="0"/>
              <w:marRight w:val="0"/>
              <w:marTop w:val="0"/>
              <w:marBottom w:val="0"/>
              <w:divBdr>
                <w:top w:val="none" w:sz="0" w:space="0" w:color="auto"/>
                <w:left w:val="none" w:sz="0" w:space="0" w:color="auto"/>
                <w:bottom w:val="none" w:sz="0" w:space="0" w:color="auto"/>
                <w:right w:val="none" w:sz="0" w:space="0" w:color="auto"/>
              </w:divBdr>
            </w:div>
            <w:div w:id="188690340">
              <w:marLeft w:val="0"/>
              <w:marRight w:val="0"/>
              <w:marTop w:val="0"/>
              <w:marBottom w:val="0"/>
              <w:divBdr>
                <w:top w:val="none" w:sz="0" w:space="0" w:color="auto"/>
                <w:left w:val="none" w:sz="0" w:space="0" w:color="auto"/>
                <w:bottom w:val="none" w:sz="0" w:space="0" w:color="auto"/>
                <w:right w:val="none" w:sz="0" w:space="0" w:color="auto"/>
              </w:divBdr>
            </w:div>
            <w:div w:id="190148391">
              <w:marLeft w:val="0"/>
              <w:marRight w:val="0"/>
              <w:marTop w:val="0"/>
              <w:marBottom w:val="0"/>
              <w:divBdr>
                <w:top w:val="none" w:sz="0" w:space="0" w:color="auto"/>
                <w:left w:val="none" w:sz="0" w:space="0" w:color="auto"/>
                <w:bottom w:val="none" w:sz="0" w:space="0" w:color="auto"/>
                <w:right w:val="none" w:sz="0" w:space="0" w:color="auto"/>
              </w:divBdr>
            </w:div>
            <w:div w:id="190807882">
              <w:marLeft w:val="0"/>
              <w:marRight w:val="0"/>
              <w:marTop w:val="0"/>
              <w:marBottom w:val="0"/>
              <w:divBdr>
                <w:top w:val="none" w:sz="0" w:space="0" w:color="auto"/>
                <w:left w:val="none" w:sz="0" w:space="0" w:color="auto"/>
                <w:bottom w:val="none" w:sz="0" w:space="0" w:color="auto"/>
                <w:right w:val="none" w:sz="0" w:space="0" w:color="auto"/>
              </w:divBdr>
            </w:div>
            <w:div w:id="200631360">
              <w:marLeft w:val="0"/>
              <w:marRight w:val="0"/>
              <w:marTop w:val="0"/>
              <w:marBottom w:val="0"/>
              <w:divBdr>
                <w:top w:val="none" w:sz="0" w:space="0" w:color="auto"/>
                <w:left w:val="none" w:sz="0" w:space="0" w:color="auto"/>
                <w:bottom w:val="none" w:sz="0" w:space="0" w:color="auto"/>
                <w:right w:val="none" w:sz="0" w:space="0" w:color="auto"/>
              </w:divBdr>
            </w:div>
            <w:div w:id="202637747">
              <w:marLeft w:val="0"/>
              <w:marRight w:val="0"/>
              <w:marTop w:val="0"/>
              <w:marBottom w:val="0"/>
              <w:divBdr>
                <w:top w:val="none" w:sz="0" w:space="0" w:color="auto"/>
                <w:left w:val="none" w:sz="0" w:space="0" w:color="auto"/>
                <w:bottom w:val="none" w:sz="0" w:space="0" w:color="auto"/>
                <w:right w:val="none" w:sz="0" w:space="0" w:color="auto"/>
              </w:divBdr>
            </w:div>
            <w:div w:id="211188945">
              <w:marLeft w:val="0"/>
              <w:marRight w:val="0"/>
              <w:marTop w:val="0"/>
              <w:marBottom w:val="0"/>
              <w:divBdr>
                <w:top w:val="none" w:sz="0" w:space="0" w:color="auto"/>
                <w:left w:val="none" w:sz="0" w:space="0" w:color="auto"/>
                <w:bottom w:val="none" w:sz="0" w:space="0" w:color="auto"/>
                <w:right w:val="none" w:sz="0" w:space="0" w:color="auto"/>
              </w:divBdr>
            </w:div>
            <w:div w:id="227112953">
              <w:marLeft w:val="0"/>
              <w:marRight w:val="0"/>
              <w:marTop w:val="0"/>
              <w:marBottom w:val="0"/>
              <w:divBdr>
                <w:top w:val="none" w:sz="0" w:space="0" w:color="auto"/>
                <w:left w:val="none" w:sz="0" w:space="0" w:color="auto"/>
                <w:bottom w:val="none" w:sz="0" w:space="0" w:color="auto"/>
                <w:right w:val="none" w:sz="0" w:space="0" w:color="auto"/>
              </w:divBdr>
            </w:div>
            <w:div w:id="234513490">
              <w:marLeft w:val="0"/>
              <w:marRight w:val="0"/>
              <w:marTop w:val="0"/>
              <w:marBottom w:val="0"/>
              <w:divBdr>
                <w:top w:val="none" w:sz="0" w:space="0" w:color="auto"/>
                <w:left w:val="none" w:sz="0" w:space="0" w:color="auto"/>
                <w:bottom w:val="none" w:sz="0" w:space="0" w:color="auto"/>
                <w:right w:val="none" w:sz="0" w:space="0" w:color="auto"/>
              </w:divBdr>
            </w:div>
            <w:div w:id="238443682">
              <w:marLeft w:val="0"/>
              <w:marRight w:val="0"/>
              <w:marTop w:val="0"/>
              <w:marBottom w:val="0"/>
              <w:divBdr>
                <w:top w:val="none" w:sz="0" w:space="0" w:color="auto"/>
                <w:left w:val="none" w:sz="0" w:space="0" w:color="auto"/>
                <w:bottom w:val="none" w:sz="0" w:space="0" w:color="auto"/>
                <w:right w:val="none" w:sz="0" w:space="0" w:color="auto"/>
              </w:divBdr>
            </w:div>
            <w:div w:id="247739024">
              <w:marLeft w:val="0"/>
              <w:marRight w:val="0"/>
              <w:marTop w:val="0"/>
              <w:marBottom w:val="0"/>
              <w:divBdr>
                <w:top w:val="none" w:sz="0" w:space="0" w:color="auto"/>
                <w:left w:val="none" w:sz="0" w:space="0" w:color="auto"/>
                <w:bottom w:val="none" w:sz="0" w:space="0" w:color="auto"/>
                <w:right w:val="none" w:sz="0" w:space="0" w:color="auto"/>
              </w:divBdr>
            </w:div>
            <w:div w:id="257520482">
              <w:marLeft w:val="0"/>
              <w:marRight w:val="0"/>
              <w:marTop w:val="0"/>
              <w:marBottom w:val="0"/>
              <w:divBdr>
                <w:top w:val="none" w:sz="0" w:space="0" w:color="auto"/>
                <w:left w:val="none" w:sz="0" w:space="0" w:color="auto"/>
                <w:bottom w:val="none" w:sz="0" w:space="0" w:color="auto"/>
                <w:right w:val="none" w:sz="0" w:space="0" w:color="auto"/>
              </w:divBdr>
            </w:div>
            <w:div w:id="265384344">
              <w:marLeft w:val="0"/>
              <w:marRight w:val="0"/>
              <w:marTop w:val="0"/>
              <w:marBottom w:val="0"/>
              <w:divBdr>
                <w:top w:val="none" w:sz="0" w:space="0" w:color="auto"/>
                <w:left w:val="none" w:sz="0" w:space="0" w:color="auto"/>
                <w:bottom w:val="none" w:sz="0" w:space="0" w:color="auto"/>
                <w:right w:val="none" w:sz="0" w:space="0" w:color="auto"/>
              </w:divBdr>
            </w:div>
            <w:div w:id="277370757">
              <w:marLeft w:val="0"/>
              <w:marRight w:val="0"/>
              <w:marTop w:val="0"/>
              <w:marBottom w:val="0"/>
              <w:divBdr>
                <w:top w:val="none" w:sz="0" w:space="0" w:color="auto"/>
                <w:left w:val="none" w:sz="0" w:space="0" w:color="auto"/>
                <w:bottom w:val="none" w:sz="0" w:space="0" w:color="auto"/>
                <w:right w:val="none" w:sz="0" w:space="0" w:color="auto"/>
              </w:divBdr>
            </w:div>
            <w:div w:id="278682810">
              <w:marLeft w:val="0"/>
              <w:marRight w:val="0"/>
              <w:marTop w:val="0"/>
              <w:marBottom w:val="0"/>
              <w:divBdr>
                <w:top w:val="none" w:sz="0" w:space="0" w:color="auto"/>
                <w:left w:val="none" w:sz="0" w:space="0" w:color="auto"/>
                <w:bottom w:val="none" w:sz="0" w:space="0" w:color="auto"/>
                <w:right w:val="none" w:sz="0" w:space="0" w:color="auto"/>
              </w:divBdr>
            </w:div>
            <w:div w:id="279727537">
              <w:marLeft w:val="0"/>
              <w:marRight w:val="0"/>
              <w:marTop w:val="0"/>
              <w:marBottom w:val="0"/>
              <w:divBdr>
                <w:top w:val="none" w:sz="0" w:space="0" w:color="auto"/>
                <w:left w:val="none" w:sz="0" w:space="0" w:color="auto"/>
                <w:bottom w:val="none" w:sz="0" w:space="0" w:color="auto"/>
                <w:right w:val="none" w:sz="0" w:space="0" w:color="auto"/>
              </w:divBdr>
            </w:div>
            <w:div w:id="288249478">
              <w:marLeft w:val="0"/>
              <w:marRight w:val="0"/>
              <w:marTop w:val="0"/>
              <w:marBottom w:val="0"/>
              <w:divBdr>
                <w:top w:val="none" w:sz="0" w:space="0" w:color="auto"/>
                <w:left w:val="none" w:sz="0" w:space="0" w:color="auto"/>
                <w:bottom w:val="none" w:sz="0" w:space="0" w:color="auto"/>
                <w:right w:val="none" w:sz="0" w:space="0" w:color="auto"/>
              </w:divBdr>
            </w:div>
            <w:div w:id="289168156">
              <w:marLeft w:val="0"/>
              <w:marRight w:val="0"/>
              <w:marTop w:val="0"/>
              <w:marBottom w:val="0"/>
              <w:divBdr>
                <w:top w:val="none" w:sz="0" w:space="0" w:color="auto"/>
                <w:left w:val="none" w:sz="0" w:space="0" w:color="auto"/>
                <w:bottom w:val="none" w:sz="0" w:space="0" w:color="auto"/>
                <w:right w:val="none" w:sz="0" w:space="0" w:color="auto"/>
              </w:divBdr>
            </w:div>
            <w:div w:id="316806748">
              <w:marLeft w:val="0"/>
              <w:marRight w:val="0"/>
              <w:marTop w:val="0"/>
              <w:marBottom w:val="0"/>
              <w:divBdr>
                <w:top w:val="none" w:sz="0" w:space="0" w:color="auto"/>
                <w:left w:val="none" w:sz="0" w:space="0" w:color="auto"/>
                <w:bottom w:val="none" w:sz="0" w:space="0" w:color="auto"/>
                <w:right w:val="none" w:sz="0" w:space="0" w:color="auto"/>
              </w:divBdr>
            </w:div>
            <w:div w:id="320814883">
              <w:marLeft w:val="0"/>
              <w:marRight w:val="0"/>
              <w:marTop w:val="0"/>
              <w:marBottom w:val="0"/>
              <w:divBdr>
                <w:top w:val="none" w:sz="0" w:space="0" w:color="auto"/>
                <w:left w:val="none" w:sz="0" w:space="0" w:color="auto"/>
                <w:bottom w:val="none" w:sz="0" w:space="0" w:color="auto"/>
                <w:right w:val="none" w:sz="0" w:space="0" w:color="auto"/>
              </w:divBdr>
            </w:div>
            <w:div w:id="325403229">
              <w:marLeft w:val="0"/>
              <w:marRight w:val="0"/>
              <w:marTop w:val="0"/>
              <w:marBottom w:val="0"/>
              <w:divBdr>
                <w:top w:val="none" w:sz="0" w:space="0" w:color="auto"/>
                <w:left w:val="none" w:sz="0" w:space="0" w:color="auto"/>
                <w:bottom w:val="none" w:sz="0" w:space="0" w:color="auto"/>
                <w:right w:val="none" w:sz="0" w:space="0" w:color="auto"/>
              </w:divBdr>
            </w:div>
            <w:div w:id="326638024">
              <w:marLeft w:val="0"/>
              <w:marRight w:val="0"/>
              <w:marTop w:val="0"/>
              <w:marBottom w:val="0"/>
              <w:divBdr>
                <w:top w:val="none" w:sz="0" w:space="0" w:color="auto"/>
                <w:left w:val="none" w:sz="0" w:space="0" w:color="auto"/>
                <w:bottom w:val="none" w:sz="0" w:space="0" w:color="auto"/>
                <w:right w:val="none" w:sz="0" w:space="0" w:color="auto"/>
              </w:divBdr>
            </w:div>
            <w:div w:id="327054988">
              <w:marLeft w:val="0"/>
              <w:marRight w:val="0"/>
              <w:marTop w:val="0"/>
              <w:marBottom w:val="0"/>
              <w:divBdr>
                <w:top w:val="none" w:sz="0" w:space="0" w:color="auto"/>
                <w:left w:val="none" w:sz="0" w:space="0" w:color="auto"/>
                <w:bottom w:val="none" w:sz="0" w:space="0" w:color="auto"/>
                <w:right w:val="none" w:sz="0" w:space="0" w:color="auto"/>
              </w:divBdr>
            </w:div>
            <w:div w:id="329913276">
              <w:marLeft w:val="0"/>
              <w:marRight w:val="0"/>
              <w:marTop w:val="0"/>
              <w:marBottom w:val="0"/>
              <w:divBdr>
                <w:top w:val="none" w:sz="0" w:space="0" w:color="auto"/>
                <w:left w:val="none" w:sz="0" w:space="0" w:color="auto"/>
                <w:bottom w:val="none" w:sz="0" w:space="0" w:color="auto"/>
                <w:right w:val="none" w:sz="0" w:space="0" w:color="auto"/>
              </w:divBdr>
            </w:div>
            <w:div w:id="335352465">
              <w:marLeft w:val="0"/>
              <w:marRight w:val="0"/>
              <w:marTop w:val="0"/>
              <w:marBottom w:val="0"/>
              <w:divBdr>
                <w:top w:val="none" w:sz="0" w:space="0" w:color="auto"/>
                <w:left w:val="none" w:sz="0" w:space="0" w:color="auto"/>
                <w:bottom w:val="none" w:sz="0" w:space="0" w:color="auto"/>
                <w:right w:val="none" w:sz="0" w:space="0" w:color="auto"/>
              </w:divBdr>
            </w:div>
            <w:div w:id="338120142">
              <w:marLeft w:val="0"/>
              <w:marRight w:val="0"/>
              <w:marTop w:val="0"/>
              <w:marBottom w:val="0"/>
              <w:divBdr>
                <w:top w:val="none" w:sz="0" w:space="0" w:color="auto"/>
                <w:left w:val="none" w:sz="0" w:space="0" w:color="auto"/>
                <w:bottom w:val="none" w:sz="0" w:space="0" w:color="auto"/>
                <w:right w:val="none" w:sz="0" w:space="0" w:color="auto"/>
              </w:divBdr>
            </w:div>
            <w:div w:id="340855616">
              <w:marLeft w:val="0"/>
              <w:marRight w:val="0"/>
              <w:marTop w:val="0"/>
              <w:marBottom w:val="0"/>
              <w:divBdr>
                <w:top w:val="none" w:sz="0" w:space="0" w:color="auto"/>
                <w:left w:val="none" w:sz="0" w:space="0" w:color="auto"/>
                <w:bottom w:val="none" w:sz="0" w:space="0" w:color="auto"/>
                <w:right w:val="none" w:sz="0" w:space="0" w:color="auto"/>
              </w:divBdr>
            </w:div>
            <w:div w:id="355934293">
              <w:marLeft w:val="0"/>
              <w:marRight w:val="0"/>
              <w:marTop w:val="0"/>
              <w:marBottom w:val="0"/>
              <w:divBdr>
                <w:top w:val="none" w:sz="0" w:space="0" w:color="auto"/>
                <w:left w:val="none" w:sz="0" w:space="0" w:color="auto"/>
                <w:bottom w:val="none" w:sz="0" w:space="0" w:color="auto"/>
                <w:right w:val="none" w:sz="0" w:space="0" w:color="auto"/>
              </w:divBdr>
            </w:div>
            <w:div w:id="360983677">
              <w:marLeft w:val="0"/>
              <w:marRight w:val="0"/>
              <w:marTop w:val="0"/>
              <w:marBottom w:val="0"/>
              <w:divBdr>
                <w:top w:val="none" w:sz="0" w:space="0" w:color="auto"/>
                <w:left w:val="none" w:sz="0" w:space="0" w:color="auto"/>
                <w:bottom w:val="none" w:sz="0" w:space="0" w:color="auto"/>
                <w:right w:val="none" w:sz="0" w:space="0" w:color="auto"/>
              </w:divBdr>
            </w:div>
            <w:div w:id="363796741">
              <w:marLeft w:val="0"/>
              <w:marRight w:val="0"/>
              <w:marTop w:val="0"/>
              <w:marBottom w:val="0"/>
              <w:divBdr>
                <w:top w:val="none" w:sz="0" w:space="0" w:color="auto"/>
                <w:left w:val="none" w:sz="0" w:space="0" w:color="auto"/>
                <w:bottom w:val="none" w:sz="0" w:space="0" w:color="auto"/>
                <w:right w:val="none" w:sz="0" w:space="0" w:color="auto"/>
              </w:divBdr>
            </w:div>
            <w:div w:id="366226368">
              <w:marLeft w:val="0"/>
              <w:marRight w:val="0"/>
              <w:marTop w:val="0"/>
              <w:marBottom w:val="0"/>
              <w:divBdr>
                <w:top w:val="none" w:sz="0" w:space="0" w:color="auto"/>
                <w:left w:val="none" w:sz="0" w:space="0" w:color="auto"/>
                <w:bottom w:val="none" w:sz="0" w:space="0" w:color="auto"/>
                <w:right w:val="none" w:sz="0" w:space="0" w:color="auto"/>
              </w:divBdr>
            </w:div>
            <w:div w:id="388194460">
              <w:marLeft w:val="0"/>
              <w:marRight w:val="0"/>
              <w:marTop w:val="0"/>
              <w:marBottom w:val="0"/>
              <w:divBdr>
                <w:top w:val="none" w:sz="0" w:space="0" w:color="auto"/>
                <w:left w:val="none" w:sz="0" w:space="0" w:color="auto"/>
                <w:bottom w:val="none" w:sz="0" w:space="0" w:color="auto"/>
                <w:right w:val="none" w:sz="0" w:space="0" w:color="auto"/>
              </w:divBdr>
            </w:div>
            <w:div w:id="389156395">
              <w:marLeft w:val="0"/>
              <w:marRight w:val="0"/>
              <w:marTop w:val="0"/>
              <w:marBottom w:val="0"/>
              <w:divBdr>
                <w:top w:val="none" w:sz="0" w:space="0" w:color="auto"/>
                <w:left w:val="none" w:sz="0" w:space="0" w:color="auto"/>
                <w:bottom w:val="none" w:sz="0" w:space="0" w:color="auto"/>
                <w:right w:val="none" w:sz="0" w:space="0" w:color="auto"/>
              </w:divBdr>
            </w:div>
            <w:div w:id="389428107">
              <w:marLeft w:val="0"/>
              <w:marRight w:val="0"/>
              <w:marTop w:val="0"/>
              <w:marBottom w:val="0"/>
              <w:divBdr>
                <w:top w:val="none" w:sz="0" w:space="0" w:color="auto"/>
                <w:left w:val="none" w:sz="0" w:space="0" w:color="auto"/>
                <w:bottom w:val="none" w:sz="0" w:space="0" w:color="auto"/>
                <w:right w:val="none" w:sz="0" w:space="0" w:color="auto"/>
              </w:divBdr>
            </w:div>
            <w:div w:id="401299217">
              <w:marLeft w:val="0"/>
              <w:marRight w:val="0"/>
              <w:marTop w:val="0"/>
              <w:marBottom w:val="0"/>
              <w:divBdr>
                <w:top w:val="none" w:sz="0" w:space="0" w:color="auto"/>
                <w:left w:val="none" w:sz="0" w:space="0" w:color="auto"/>
                <w:bottom w:val="none" w:sz="0" w:space="0" w:color="auto"/>
                <w:right w:val="none" w:sz="0" w:space="0" w:color="auto"/>
              </w:divBdr>
            </w:div>
            <w:div w:id="408696620">
              <w:marLeft w:val="0"/>
              <w:marRight w:val="0"/>
              <w:marTop w:val="0"/>
              <w:marBottom w:val="0"/>
              <w:divBdr>
                <w:top w:val="none" w:sz="0" w:space="0" w:color="auto"/>
                <w:left w:val="none" w:sz="0" w:space="0" w:color="auto"/>
                <w:bottom w:val="none" w:sz="0" w:space="0" w:color="auto"/>
                <w:right w:val="none" w:sz="0" w:space="0" w:color="auto"/>
              </w:divBdr>
            </w:div>
            <w:div w:id="414253064">
              <w:marLeft w:val="0"/>
              <w:marRight w:val="0"/>
              <w:marTop w:val="0"/>
              <w:marBottom w:val="0"/>
              <w:divBdr>
                <w:top w:val="none" w:sz="0" w:space="0" w:color="auto"/>
                <w:left w:val="none" w:sz="0" w:space="0" w:color="auto"/>
                <w:bottom w:val="none" w:sz="0" w:space="0" w:color="auto"/>
                <w:right w:val="none" w:sz="0" w:space="0" w:color="auto"/>
              </w:divBdr>
            </w:div>
            <w:div w:id="418988917">
              <w:marLeft w:val="0"/>
              <w:marRight w:val="0"/>
              <w:marTop w:val="0"/>
              <w:marBottom w:val="0"/>
              <w:divBdr>
                <w:top w:val="none" w:sz="0" w:space="0" w:color="auto"/>
                <w:left w:val="none" w:sz="0" w:space="0" w:color="auto"/>
                <w:bottom w:val="none" w:sz="0" w:space="0" w:color="auto"/>
                <w:right w:val="none" w:sz="0" w:space="0" w:color="auto"/>
              </w:divBdr>
            </w:div>
            <w:div w:id="422146696">
              <w:marLeft w:val="0"/>
              <w:marRight w:val="0"/>
              <w:marTop w:val="0"/>
              <w:marBottom w:val="0"/>
              <w:divBdr>
                <w:top w:val="none" w:sz="0" w:space="0" w:color="auto"/>
                <w:left w:val="none" w:sz="0" w:space="0" w:color="auto"/>
                <w:bottom w:val="none" w:sz="0" w:space="0" w:color="auto"/>
                <w:right w:val="none" w:sz="0" w:space="0" w:color="auto"/>
              </w:divBdr>
            </w:div>
            <w:div w:id="424769279">
              <w:marLeft w:val="0"/>
              <w:marRight w:val="0"/>
              <w:marTop w:val="0"/>
              <w:marBottom w:val="0"/>
              <w:divBdr>
                <w:top w:val="none" w:sz="0" w:space="0" w:color="auto"/>
                <w:left w:val="none" w:sz="0" w:space="0" w:color="auto"/>
                <w:bottom w:val="none" w:sz="0" w:space="0" w:color="auto"/>
                <w:right w:val="none" w:sz="0" w:space="0" w:color="auto"/>
              </w:divBdr>
            </w:div>
            <w:div w:id="425342820">
              <w:marLeft w:val="0"/>
              <w:marRight w:val="0"/>
              <w:marTop w:val="0"/>
              <w:marBottom w:val="0"/>
              <w:divBdr>
                <w:top w:val="none" w:sz="0" w:space="0" w:color="auto"/>
                <w:left w:val="none" w:sz="0" w:space="0" w:color="auto"/>
                <w:bottom w:val="none" w:sz="0" w:space="0" w:color="auto"/>
                <w:right w:val="none" w:sz="0" w:space="0" w:color="auto"/>
              </w:divBdr>
            </w:div>
            <w:div w:id="426774793">
              <w:marLeft w:val="0"/>
              <w:marRight w:val="0"/>
              <w:marTop w:val="0"/>
              <w:marBottom w:val="0"/>
              <w:divBdr>
                <w:top w:val="none" w:sz="0" w:space="0" w:color="auto"/>
                <w:left w:val="none" w:sz="0" w:space="0" w:color="auto"/>
                <w:bottom w:val="none" w:sz="0" w:space="0" w:color="auto"/>
                <w:right w:val="none" w:sz="0" w:space="0" w:color="auto"/>
              </w:divBdr>
            </w:div>
            <w:div w:id="428619675">
              <w:marLeft w:val="0"/>
              <w:marRight w:val="0"/>
              <w:marTop w:val="0"/>
              <w:marBottom w:val="0"/>
              <w:divBdr>
                <w:top w:val="none" w:sz="0" w:space="0" w:color="auto"/>
                <w:left w:val="none" w:sz="0" w:space="0" w:color="auto"/>
                <w:bottom w:val="none" w:sz="0" w:space="0" w:color="auto"/>
                <w:right w:val="none" w:sz="0" w:space="0" w:color="auto"/>
              </w:divBdr>
            </w:div>
            <w:div w:id="433130665">
              <w:marLeft w:val="0"/>
              <w:marRight w:val="0"/>
              <w:marTop w:val="0"/>
              <w:marBottom w:val="0"/>
              <w:divBdr>
                <w:top w:val="none" w:sz="0" w:space="0" w:color="auto"/>
                <w:left w:val="none" w:sz="0" w:space="0" w:color="auto"/>
                <w:bottom w:val="none" w:sz="0" w:space="0" w:color="auto"/>
                <w:right w:val="none" w:sz="0" w:space="0" w:color="auto"/>
              </w:divBdr>
            </w:div>
            <w:div w:id="438335704">
              <w:marLeft w:val="0"/>
              <w:marRight w:val="0"/>
              <w:marTop w:val="0"/>
              <w:marBottom w:val="0"/>
              <w:divBdr>
                <w:top w:val="none" w:sz="0" w:space="0" w:color="auto"/>
                <w:left w:val="none" w:sz="0" w:space="0" w:color="auto"/>
                <w:bottom w:val="none" w:sz="0" w:space="0" w:color="auto"/>
                <w:right w:val="none" w:sz="0" w:space="0" w:color="auto"/>
              </w:divBdr>
            </w:div>
            <w:div w:id="441413662">
              <w:marLeft w:val="0"/>
              <w:marRight w:val="0"/>
              <w:marTop w:val="0"/>
              <w:marBottom w:val="0"/>
              <w:divBdr>
                <w:top w:val="none" w:sz="0" w:space="0" w:color="auto"/>
                <w:left w:val="none" w:sz="0" w:space="0" w:color="auto"/>
                <w:bottom w:val="none" w:sz="0" w:space="0" w:color="auto"/>
                <w:right w:val="none" w:sz="0" w:space="0" w:color="auto"/>
              </w:divBdr>
            </w:div>
            <w:div w:id="446655633">
              <w:marLeft w:val="0"/>
              <w:marRight w:val="0"/>
              <w:marTop w:val="0"/>
              <w:marBottom w:val="0"/>
              <w:divBdr>
                <w:top w:val="none" w:sz="0" w:space="0" w:color="auto"/>
                <w:left w:val="none" w:sz="0" w:space="0" w:color="auto"/>
                <w:bottom w:val="none" w:sz="0" w:space="0" w:color="auto"/>
                <w:right w:val="none" w:sz="0" w:space="0" w:color="auto"/>
              </w:divBdr>
            </w:div>
            <w:div w:id="446854528">
              <w:marLeft w:val="0"/>
              <w:marRight w:val="0"/>
              <w:marTop w:val="0"/>
              <w:marBottom w:val="0"/>
              <w:divBdr>
                <w:top w:val="none" w:sz="0" w:space="0" w:color="auto"/>
                <w:left w:val="none" w:sz="0" w:space="0" w:color="auto"/>
                <w:bottom w:val="none" w:sz="0" w:space="0" w:color="auto"/>
                <w:right w:val="none" w:sz="0" w:space="0" w:color="auto"/>
              </w:divBdr>
            </w:div>
            <w:div w:id="449593833">
              <w:marLeft w:val="0"/>
              <w:marRight w:val="0"/>
              <w:marTop w:val="0"/>
              <w:marBottom w:val="0"/>
              <w:divBdr>
                <w:top w:val="none" w:sz="0" w:space="0" w:color="auto"/>
                <w:left w:val="none" w:sz="0" w:space="0" w:color="auto"/>
                <w:bottom w:val="none" w:sz="0" w:space="0" w:color="auto"/>
                <w:right w:val="none" w:sz="0" w:space="0" w:color="auto"/>
              </w:divBdr>
            </w:div>
            <w:div w:id="451048893">
              <w:marLeft w:val="0"/>
              <w:marRight w:val="0"/>
              <w:marTop w:val="0"/>
              <w:marBottom w:val="0"/>
              <w:divBdr>
                <w:top w:val="none" w:sz="0" w:space="0" w:color="auto"/>
                <w:left w:val="none" w:sz="0" w:space="0" w:color="auto"/>
                <w:bottom w:val="none" w:sz="0" w:space="0" w:color="auto"/>
                <w:right w:val="none" w:sz="0" w:space="0" w:color="auto"/>
              </w:divBdr>
            </w:div>
            <w:div w:id="458300739">
              <w:marLeft w:val="0"/>
              <w:marRight w:val="0"/>
              <w:marTop w:val="0"/>
              <w:marBottom w:val="0"/>
              <w:divBdr>
                <w:top w:val="none" w:sz="0" w:space="0" w:color="auto"/>
                <w:left w:val="none" w:sz="0" w:space="0" w:color="auto"/>
                <w:bottom w:val="none" w:sz="0" w:space="0" w:color="auto"/>
                <w:right w:val="none" w:sz="0" w:space="0" w:color="auto"/>
              </w:divBdr>
            </w:div>
            <w:div w:id="459878328">
              <w:marLeft w:val="0"/>
              <w:marRight w:val="0"/>
              <w:marTop w:val="0"/>
              <w:marBottom w:val="0"/>
              <w:divBdr>
                <w:top w:val="none" w:sz="0" w:space="0" w:color="auto"/>
                <w:left w:val="none" w:sz="0" w:space="0" w:color="auto"/>
                <w:bottom w:val="none" w:sz="0" w:space="0" w:color="auto"/>
                <w:right w:val="none" w:sz="0" w:space="0" w:color="auto"/>
              </w:divBdr>
            </w:div>
            <w:div w:id="466897141">
              <w:marLeft w:val="0"/>
              <w:marRight w:val="0"/>
              <w:marTop w:val="0"/>
              <w:marBottom w:val="0"/>
              <w:divBdr>
                <w:top w:val="none" w:sz="0" w:space="0" w:color="auto"/>
                <w:left w:val="none" w:sz="0" w:space="0" w:color="auto"/>
                <w:bottom w:val="none" w:sz="0" w:space="0" w:color="auto"/>
                <w:right w:val="none" w:sz="0" w:space="0" w:color="auto"/>
              </w:divBdr>
            </w:div>
            <w:div w:id="467937249">
              <w:marLeft w:val="0"/>
              <w:marRight w:val="0"/>
              <w:marTop w:val="0"/>
              <w:marBottom w:val="0"/>
              <w:divBdr>
                <w:top w:val="none" w:sz="0" w:space="0" w:color="auto"/>
                <w:left w:val="none" w:sz="0" w:space="0" w:color="auto"/>
                <w:bottom w:val="none" w:sz="0" w:space="0" w:color="auto"/>
                <w:right w:val="none" w:sz="0" w:space="0" w:color="auto"/>
              </w:divBdr>
            </w:div>
            <w:div w:id="478037000">
              <w:marLeft w:val="0"/>
              <w:marRight w:val="0"/>
              <w:marTop w:val="0"/>
              <w:marBottom w:val="0"/>
              <w:divBdr>
                <w:top w:val="none" w:sz="0" w:space="0" w:color="auto"/>
                <w:left w:val="none" w:sz="0" w:space="0" w:color="auto"/>
                <w:bottom w:val="none" w:sz="0" w:space="0" w:color="auto"/>
                <w:right w:val="none" w:sz="0" w:space="0" w:color="auto"/>
              </w:divBdr>
            </w:div>
            <w:div w:id="480852556">
              <w:marLeft w:val="0"/>
              <w:marRight w:val="0"/>
              <w:marTop w:val="0"/>
              <w:marBottom w:val="0"/>
              <w:divBdr>
                <w:top w:val="none" w:sz="0" w:space="0" w:color="auto"/>
                <w:left w:val="none" w:sz="0" w:space="0" w:color="auto"/>
                <w:bottom w:val="none" w:sz="0" w:space="0" w:color="auto"/>
                <w:right w:val="none" w:sz="0" w:space="0" w:color="auto"/>
              </w:divBdr>
            </w:div>
            <w:div w:id="482892990">
              <w:marLeft w:val="0"/>
              <w:marRight w:val="0"/>
              <w:marTop w:val="0"/>
              <w:marBottom w:val="0"/>
              <w:divBdr>
                <w:top w:val="none" w:sz="0" w:space="0" w:color="auto"/>
                <w:left w:val="none" w:sz="0" w:space="0" w:color="auto"/>
                <w:bottom w:val="none" w:sz="0" w:space="0" w:color="auto"/>
                <w:right w:val="none" w:sz="0" w:space="0" w:color="auto"/>
              </w:divBdr>
            </w:div>
            <w:div w:id="484902533">
              <w:marLeft w:val="0"/>
              <w:marRight w:val="0"/>
              <w:marTop w:val="0"/>
              <w:marBottom w:val="0"/>
              <w:divBdr>
                <w:top w:val="none" w:sz="0" w:space="0" w:color="auto"/>
                <w:left w:val="none" w:sz="0" w:space="0" w:color="auto"/>
                <w:bottom w:val="none" w:sz="0" w:space="0" w:color="auto"/>
                <w:right w:val="none" w:sz="0" w:space="0" w:color="auto"/>
              </w:divBdr>
            </w:div>
            <w:div w:id="486291637">
              <w:marLeft w:val="0"/>
              <w:marRight w:val="0"/>
              <w:marTop w:val="0"/>
              <w:marBottom w:val="0"/>
              <w:divBdr>
                <w:top w:val="none" w:sz="0" w:space="0" w:color="auto"/>
                <w:left w:val="none" w:sz="0" w:space="0" w:color="auto"/>
                <w:bottom w:val="none" w:sz="0" w:space="0" w:color="auto"/>
                <w:right w:val="none" w:sz="0" w:space="0" w:color="auto"/>
              </w:divBdr>
            </w:div>
            <w:div w:id="494804360">
              <w:marLeft w:val="0"/>
              <w:marRight w:val="0"/>
              <w:marTop w:val="0"/>
              <w:marBottom w:val="0"/>
              <w:divBdr>
                <w:top w:val="none" w:sz="0" w:space="0" w:color="auto"/>
                <w:left w:val="none" w:sz="0" w:space="0" w:color="auto"/>
                <w:bottom w:val="none" w:sz="0" w:space="0" w:color="auto"/>
                <w:right w:val="none" w:sz="0" w:space="0" w:color="auto"/>
              </w:divBdr>
              <w:divsChild>
                <w:div w:id="548155139">
                  <w:marLeft w:val="0"/>
                  <w:marRight w:val="0"/>
                  <w:marTop w:val="0"/>
                  <w:marBottom w:val="0"/>
                  <w:divBdr>
                    <w:top w:val="none" w:sz="0" w:space="0" w:color="auto"/>
                    <w:left w:val="none" w:sz="0" w:space="0" w:color="auto"/>
                    <w:bottom w:val="none" w:sz="0" w:space="0" w:color="auto"/>
                    <w:right w:val="none" w:sz="0" w:space="0" w:color="auto"/>
                  </w:divBdr>
                </w:div>
                <w:div w:id="583344399">
                  <w:marLeft w:val="0"/>
                  <w:marRight w:val="0"/>
                  <w:marTop w:val="0"/>
                  <w:marBottom w:val="0"/>
                  <w:divBdr>
                    <w:top w:val="none" w:sz="0" w:space="0" w:color="auto"/>
                    <w:left w:val="none" w:sz="0" w:space="0" w:color="auto"/>
                    <w:bottom w:val="none" w:sz="0" w:space="0" w:color="auto"/>
                    <w:right w:val="none" w:sz="0" w:space="0" w:color="auto"/>
                  </w:divBdr>
                </w:div>
                <w:div w:id="997147548">
                  <w:marLeft w:val="0"/>
                  <w:marRight w:val="0"/>
                  <w:marTop w:val="0"/>
                  <w:marBottom w:val="0"/>
                  <w:divBdr>
                    <w:top w:val="none" w:sz="0" w:space="0" w:color="auto"/>
                    <w:left w:val="none" w:sz="0" w:space="0" w:color="auto"/>
                    <w:bottom w:val="none" w:sz="0" w:space="0" w:color="auto"/>
                    <w:right w:val="none" w:sz="0" w:space="0" w:color="auto"/>
                  </w:divBdr>
                </w:div>
                <w:div w:id="1163199687">
                  <w:marLeft w:val="0"/>
                  <w:marRight w:val="0"/>
                  <w:marTop w:val="0"/>
                  <w:marBottom w:val="0"/>
                  <w:divBdr>
                    <w:top w:val="none" w:sz="0" w:space="0" w:color="auto"/>
                    <w:left w:val="none" w:sz="0" w:space="0" w:color="auto"/>
                    <w:bottom w:val="none" w:sz="0" w:space="0" w:color="auto"/>
                    <w:right w:val="none" w:sz="0" w:space="0" w:color="auto"/>
                  </w:divBdr>
                </w:div>
                <w:div w:id="1206943466">
                  <w:marLeft w:val="0"/>
                  <w:marRight w:val="0"/>
                  <w:marTop w:val="0"/>
                  <w:marBottom w:val="0"/>
                  <w:divBdr>
                    <w:top w:val="none" w:sz="0" w:space="0" w:color="auto"/>
                    <w:left w:val="none" w:sz="0" w:space="0" w:color="auto"/>
                    <w:bottom w:val="none" w:sz="0" w:space="0" w:color="auto"/>
                    <w:right w:val="none" w:sz="0" w:space="0" w:color="auto"/>
                  </w:divBdr>
                </w:div>
                <w:div w:id="1384329893">
                  <w:marLeft w:val="0"/>
                  <w:marRight w:val="0"/>
                  <w:marTop w:val="0"/>
                  <w:marBottom w:val="0"/>
                  <w:divBdr>
                    <w:top w:val="none" w:sz="0" w:space="0" w:color="auto"/>
                    <w:left w:val="none" w:sz="0" w:space="0" w:color="auto"/>
                    <w:bottom w:val="none" w:sz="0" w:space="0" w:color="auto"/>
                    <w:right w:val="none" w:sz="0" w:space="0" w:color="auto"/>
                  </w:divBdr>
                </w:div>
                <w:div w:id="1491167767">
                  <w:marLeft w:val="0"/>
                  <w:marRight w:val="0"/>
                  <w:marTop w:val="0"/>
                  <w:marBottom w:val="0"/>
                  <w:divBdr>
                    <w:top w:val="none" w:sz="0" w:space="0" w:color="auto"/>
                    <w:left w:val="none" w:sz="0" w:space="0" w:color="auto"/>
                    <w:bottom w:val="none" w:sz="0" w:space="0" w:color="auto"/>
                    <w:right w:val="none" w:sz="0" w:space="0" w:color="auto"/>
                  </w:divBdr>
                </w:div>
                <w:div w:id="1590850083">
                  <w:marLeft w:val="0"/>
                  <w:marRight w:val="0"/>
                  <w:marTop w:val="0"/>
                  <w:marBottom w:val="0"/>
                  <w:divBdr>
                    <w:top w:val="none" w:sz="0" w:space="0" w:color="auto"/>
                    <w:left w:val="none" w:sz="0" w:space="0" w:color="auto"/>
                    <w:bottom w:val="none" w:sz="0" w:space="0" w:color="auto"/>
                    <w:right w:val="none" w:sz="0" w:space="0" w:color="auto"/>
                  </w:divBdr>
                </w:div>
                <w:div w:id="2039576960">
                  <w:marLeft w:val="0"/>
                  <w:marRight w:val="0"/>
                  <w:marTop w:val="0"/>
                  <w:marBottom w:val="0"/>
                  <w:divBdr>
                    <w:top w:val="none" w:sz="0" w:space="0" w:color="auto"/>
                    <w:left w:val="none" w:sz="0" w:space="0" w:color="auto"/>
                    <w:bottom w:val="none" w:sz="0" w:space="0" w:color="auto"/>
                    <w:right w:val="none" w:sz="0" w:space="0" w:color="auto"/>
                  </w:divBdr>
                </w:div>
              </w:divsChild>
            </w:div>
            <w:div w:id="495265173">
              <w:marLeft w:val="0"/>
              <w:marRight w:val="0"/>
              <w:marTop w:val="0"/>
              <w:marBottom w:val="0"/>
              <w:divBdr>
                <w:top w:val="none" w:sz="0" w:space="0" w:color="auto"/>
                <w:left w:val="none" w:sz="0" w:space="0" w:color="auto"/>
                <w:bottom w:val="none" w:sz="0" w:space="0" w:color="auto"/>
                <w:right w:val="none" w:sz="0" w:space="0" w:color="auto"/>
              </w:divBdr>
            </w:div>
            <w:div w:id="500393669">
              <w:marLeft w:val="0"/>
              <w:marRight w:val="0"/>
              <w:marTop w:val="0"/>
              <w:marBottom w:val="0"/>
              <w:divBdr>
                <w:top w:val="none" w:sz="0" w:space="0" w:color="auto"/>
                <w:left w:val="none" w:sz="0" w:space="0" w:color="auto"/>
                <w:bottom w:val="none" w:sz="0" w:space="0" w:color="auto"/>
                <w:right w:val="none" w:sz="0" w:space="0" w:color="auto"/>
              </w:divBdr>
            </w:div>
            <w:div w:id="502671235">
              <w:marLeft w:val="0"/>
              <w:marRight w:val="0"/>
              <w:marTop w:val="0"/>
              <w:marBottom w:val="0"/>
              <w:divBdr>
                <w:top w:val="none" w:sz="0" w:space="0" w:color="auto"/>
                <w:left w:val="none" w:sz="0" w:space="0" w:color="auto"/>
                <w:bottom w:val="none" w:sz="0" w:space="0" w:color="auto"/>
                <w:right w:val="none" w:sz="0" w:space="0" w:color="auto"/>
              </w:divBdr>
            </w:div>
            <w:div w:id="504781391">
              <w:marLeft w:val="0"/>
              <w:marRight w:val="0"/>
              <w:marTop w:val="0"/>
              <w:marBottom w:val="0"/>
              <w:divBdr>
                <w:top w:val="none" w:sz="0" w:space="0" w:color="auto"/>
                <w:left w:val="none" w:sz="0" w:space="0" w:color="auto"/>
                <w:bottom w:val="none" w:sz="0" w:space="0" w:color="auto"/>
                <w:right w:val="none" w:sz="0" w:space="0" w:color="auto"/>
              </w:divBdr>
            </w:div>
            <w:div w:id="508642013">
              <w:marLeft w:val="0"/>
              <w:marRight w:val="0"/>
              <w:marTop w:val="0"/>
              <w:marBottom w:val="0"/>
              <w:divBdr>
                <w:top w:val="none" w:sz="0" w:space="0" w:color="auto"/>
                <w:left w:val="none" w:sz="0" w:space="0" w:color="auto"/>
                <w:bottom w:val="none" w:sz="0" w:space="0" w:color="auto"/>
                <w:right w:val="none" w:sz="0" w:space="0" w:color="auto"/>
              </w:divBdr>
            </w:div>
            <w:div w:id="532889625">
              <w:marLeft w:val="0"/>
              <w:marRight w:val="0"/>
              <w:marTop w:val="0"/>
              <w:marBottom w:val="0"/>
              <w:divBdr>
                <w:top w:val="none" w:sz="0" w:space="0" w:color="auto"/>
                <w:left w:val="none" w:sz="0" w:space="0" w:color="auto"/>
                <w:bottom w:val="none" w:sz="0" w:space="0" w:color="auto"/>
                <w:right w:val="none" w:sz="0" w:space="0" w:color="auto"/>
              </w:divBdr>
            </w:div>
            <w:div w:id="538319055">
              <w:marLeft w:val="0"/>
              <w:marRight w:val="0"/>
              <w:marTop w:val="0"/>
              <w:marBottom w:val="0"/>
              <w:divBdr>
                <w:top w:val="none" w:sz="0" w:space="0" w:color="auto"/>
                <w:left w:val="none" w:sz="0" w:space="0" w:color="auto"/>
                <w:bottom w:val="none" w:sz="0" w:space="0" w:color="auto"/>
                <w:right w:val="none" w:sz="0" w:space="0" w:color="auto"/>
              </w:divBdr>
            </w:div>
            <w:div w:id="544609619">
              <w:marLeft w:val="0"/>
              <w:marRight w:val="0"/>
              <w:marTop w:val="0"/>
              <w:marBottom w:val="0"/>
              <w:divBdr>
                <w:top w:val="none" w:sz="0" w:space="0" w:color="auto"/>
                <w:left w:val="none" w:sz="0" w:space="0" w:color="auto"/>
                <w:bottom w:val="none" w:sz="0" w:space="0" w:color="auto"/>
                <w:right w:val="none" w:sz="0" w:space="0" w:color="auto"/>
              </w:divBdr>
            </w:div>
            <w:div w:id="564220444">
              <w:marLeft w:val="0"/>
              <w:marRight w:val="0"/>
              <w:marTop w:val="0"/>
              <w:marBottom w:val="0"/>
              <w:divBdr>
                <w:top w:val="none" w:sz="0" w:space="0" w:color="auto"/>
                <w:left w:val="none" w:sz="0" w:space="0" w:color="auto"/>
                <w:bottom w:val="none" w:sz="0" w:space="0" w:color="auto"/>
                <w:right w:val="none" w:sz="0" w:space="0" w:color="auto"/>
              </w:divBdr>
            </w:div>
            <w:div w:id="566185399">
              <w:marLeft w:val="0"/>
              <w:marRight w:val="0"/>
              <w:marTop w:val="0"/>
              <w:marBottom w:val="0"/>
              <w:divBdr>
                <w:top w:val="none" w:sz="0" w:space="0" w:color="auto"/>
                <w:left w:val="none" w:sz="0" w:space="0" w:color="auto"/>
                <w:bottom w:val="none" w:sz="0" w:space="0" w:color="auto"/>
                <w:right w:val="none" w:sz="0" w:space="0" w:color="auto"/>
              </w:divBdr>
            </w:div>
            <w:div w:id="566191686">
              <w:marLeft w:val="0"/>
              <w:marRight w:val="0"/>
              <w:marTop w:val="0"/>
              <w:marBottom w:val="0"/>
              <w:divBdr>
                <w:top w:val="none" w:sz="0" w:space="0" w:color="auto"/>
                <w:left w:val="none" w:sz="0" w:space="0" w:color="auto"/>
                <w:bottom w:val="none" w:sz="0" w:space="0" w:color="auto"/>
                <w:right w:val="none" w:sz="0" w:space="0" w:color="auto"/>
              </w:divBdr>
            </w:div>
            <w:div w:id="571543440">
              <w:marLeft w:val="0"/>
              <w:marRight w:val="0"/>
              <w:marTop w:val="0"/>
              <w:marBottom w:val="0"/>
              <w:divBdr>
                <w:top w:val="none" w:sz="0" w:space="0" w:color="auto"/>
                <w:left w:val="none" w:sz="0" w:space="0" w:color="auto"/>
                <w:bottom w:val="none" w:sz="0" w:space="0" w:color="auto"/>
                <w:right w:val="none" w:sz="0" w:space="0" w:color="auto"/>
              </w:divBdr>
            </w:div>
            <w:div w:id="573900620">
              <w:marLeft w:val="0"/>
              <w:marRight w:val="0"/>
              <w:marTop w:val="0"/>
              <w:marBottom w:val="0"/>
              <w:divBdr>
                <w:top w:val="none" w:sz="0" w:space="0" w:color="auto"/>
                <w:left w:val="none" w:sz="0" w:space="0" w:color="auto"/>
                <w:bottom w:val="none" w:sz="0" w:space="0" w:color="auto"/>
                <w:right w:val="none" w:sz="0" w:space="0" w:color="auto"/>
              </w:divBdr>
            </w:div>
            <w:div w:id="576479220">
              <w:marLeft w:val="0"/>
              <w:marRight w:val="0"/>
              <w:marTop w:val="0"/>
              <w:marBottom w:val="0"/>
              <w:divBdr>
                <w:top w:val="none" w:sz="0" w:space="0" w:color="auto"/>
                <w:left w:val="none" w:sz="0" w:space="0" w:color="auto"/>
                <w:bottom w:val="none" w:sz="0" w:space="0" w:color="auto"/>
                <w:right w:val="none" w:sz="0" w:space="0" w:color="auto"/>
              </w:divBdr>
            </w:div>
            <w:div w:id="582760714">
              <w:marLeft w:val="0"/>
              <w:marRight w:val="0"/>
              <w:marTop w:val="0"/>
              <w:marBottom w:val="0"/>
              <w:divBdr>
                <w:top w:val="none" w:sz="0" w:space="0" w:color="auto"/>
                <w:left w:val="none" w:sz="0" w:space="0" w:color="auto"/>
                <w:bottom w:val="none" w:sz="0" w:space="0" w:color="auto"/>
                <w:right w:val="none" w:sz="0" w:space="0" w:color="auto"/>
              </w:divBdr>
            </w:div>
            <w:div w:id="589897936">
              <w:marLeft w:val="0"/>
              <w:marRight w:val="0"/>
              <w:marTop w:val="0"/>
              <w:marBottom w:val="0"/>
              <w:divBdr>
                <w:top w:val="none" w:sz="0" w:space="0" w:color="auto"/>
                <w:left w:val="none" w:sz="0" w:space="0" w:color="auto"/>
                <w:bottom w:val="none" w:sz="0" w:space="0" w:color="auto"/>
                <w:right w:val="none" w:sz="0" w:space="0" w:color="auto"/>
              </w:divBdr>
            </w:div>
            <w:div w:id="593242695">
              <w:marLeft w:val="0"/>
              <w:marRight w:val="0"/>
              <w:marTop w:val="0"/>
              <w:marBottom w:val="0"/>
              <w:divBdr>
                <w:top w:val="none" w:sz="0" w:space="0" w:color="auto"/>
                <w:left w:val="none" w:sz="0" w:space="0" w:color="auto"/>
                <w:bottom w:val="none" w:sz="0" w:space="0" w:color="auto"/>
                <w:right w:val="none" w:sz="0" w:space="0" w:color="auto"/>
              </w:divBdr>
            </w:div>
            <w:div w:id="601845292">
              <w:marLeft w:val="0"/>
              <w:marRight w:val="0"/>
              <w:marTop w:val="0"/>
              <w:marBottom w:val="0"/>
              <w:divBdr>
                <w:top w:val="none" w:sz="0" w:space="0" w:color="auto"/>
                <w:left w:val="none" w:sz="0" w:space="0" w:color="auto"/>
                <w:bottom w:val="none" w:sz="0" w:space="0" w:color="auto"/>
                <w:right w:val="none" w:sz="0" w:space="0" w:color="auto"/>
              </w:divBdr>
            </w:div>
            <w:div w:id="602298758">
              <w:marLeft w:val="0"/>
              <w:marRight w:val="0"/>
              <w:marTop w:val="0"/>
              <w:marBottom w:val="0"/>
              <w:divBdr>
                <w:top w:val="none" w:sz="0" w:space="0" w:color="auto"/>
                <w:left w:val="none" w:sz="0" w:space="0" w:color="auto"/>
                <w:bottom w:val="none" w:sz="0" w:space="0" w:color="auto"/>
                <w:right w:val="none" w:sz="0" w:space="0" w:color="auto"/>
              </w:divBdr>
            </w:div>
            <w:div w:id="602609059">
              <w:marLeft w:val="0"/>
              <w:marRight w:val="0"/>
              <w:marTop w:val="0"/>
              <w:marBottom w:val="0"/>
              <w:divBdr>
                <w:top w:val="none" w:sz="0" w:space="0" w:color="auto"/>
                <w:left w:val="none" w:sz="0" w:space="0" w:color="auto"/>
                <w:bottom w:val="none" w:sz="0" w:space="0" w:color="auto"/>
                <w:right w:val="none" w:sz="0" w:space="0" w:color="auto"/>
              </w:divBdr>
            </w:div>
            <w:div w:id="607196117">
              <w:marLeft w:val="0"/>
              <w:marRight w:val="0"/>
              <w:marTop w:val="0"/>
              <w:marBottom w:val="0"/>
              <w:divBdr>
                <w:top w:val="none" w:sz="0" w:space="0" w:color="auto"/>
                <w:left w:val="none" w:sz="0" w:space="0" w:color="auto"/>
                <w:bottom w:val="none" w:sz="0" w:space="0" w:color="auto"/>
                <w:right w:val="none" w:sz="0" w:space="0" w:color="auto"/>
              </w:divBdr>
            </w:div>
            <w:div w:id="620964078">
              <w:marLeft w:val="0"/>
              <w:marRight w:val="0"/>
              <w:marTop w:val="0"/>
              <w:marBottom w:val="0"/>
              <w:divBdr>
                <w:top w:val="none" w:sz="0" w:space="0" w:color="auto"/>
                <w:left w:val="none" w:sz="0" w:space="0" w:color="auto"/>
                <w:bottom w:val="none" w:sz="0" w:space="0" w:color="auto"/>
                <w:right w:val="none" w:sz="0" w:space="0" w:color="auto"/>
              </w:divBdr>
            </w:div>
            <w:div w:id="623510259">
              <w:marLeft w:val="0"/>
              <w:marRight w:val="0"/>
              <w:marTop w:val="0"/>
              <w:marBottom w:val="0"/>
              <w:divBdr>
                <w:top w:val="none" w:sz="0" w:space="0" w:color="auto"/>
                <w:left w:val="none" w:sz="0" w:space="0" w:color="auto"/>
                <w:bottom w:val="none" w:sz="0" w:space="0" w:color="auto"/>
                <w:right w:val="none" w:sz="0" w:space="0" w:color="auto"/>
              </w:divBdr>
            </w:div>
            <w:div w:id="623535490">
              <w:marLeft w:val="0"/>
              <w:marRight w:val="0"/>
              <w:marTop w:val="0"/>
              <w:marBottom w:val="0"/>
              <w:divBdr>
                <w:top w:val="none" w:sz="0" w:space="0" w:color="auto"/>
                <w:left w:val="none" w:sz="0" w:space="0" w:color="auto"/>
                <w:bottom w:val="none" w:sz="0" w:space="0" w:color="auto"/>
                <w:right w:val="none" w:sz="0" w:space="0" w:color="auto"/>
              </w:divBdr>
            </w:div>
            <w:div w:id="627778915">
              <w:marLeft w:val="0"/>
              <w:marRight w:val="0"/>
              <w:marTop w:val="0"/>
              <w:marBottom w:val="0"/>
              <w:divBdr>
                <w:top w:val="none" w:sz="0" w:space="0" w:color="auto"/>
                <w:left w:val="none" w:sz="0" w:space="0" w:color="auto"/>
                <w:bottom w:val="none" w:sz="0" w:space="0" w:color="auto"/>
                <w:right w:val="none" w:sz="0" w:space="0" w:color="auto"/>
              </w:divBdr>
            </w:div>
            <w:div w:id="636303549">
              <w:marLeft w:val="0"/>
              <w:marRight w:val="0"/>
              <w:marTop w:val="0"/>
              <w:marBottom w:val="0"/>
              <w:divBdr>
                <w:top w:val="none" w:sz="0" w:space="0" w:color="auto"/>
                <w:left w:val="none" w:sz="0" w:space="0" w:color="auto"/>
                <w:bottom w:val="none" w:sz="0" w:space="0" w:color="auto"/>
                <w:right w:val="none" w:sz="0" w:space="0" w:color="auto"/>
              </w:divBdr>
            </w:div>
            <w:div w:id="636833603">
              <w:marLeft w:val="0"/>
              <w:marRight w:val="0"/>
              <w:marTop w:val="0"/>
              <w:marBottom w:val="0"/>
              <w:divBdr>
                <w:top w:val="none" w:sz="0" w:space="0" w:color="auto"/>
                <w:left w:val="none" w:sz="0" w:space="0" w:color="auto"/>
                <w:bottom w:val="none" w:sz="0" w:space="0" w:color="auto"/>
                <w:right w:val="none" w:sz="0" w:space="0" w:color="auto"/>
              </w:divBdr>
            </w:div>
            <w:div w:id="640423580">
              <w:marLeft w:val="0"/>
              <w:marRight w:val="0"/>
              <w:marTop w:val="0"/>
              <w:marBottom w:val="0"/>
              <w:divBdr>
                <w:top w:val="none" w:sz="0" w:space="0" w:color="auto"/>
                <w:left w:val="none" w:sz="0" w:space="0" w:color="auto"/>
                <w:bottom w:val="none" w:sz="0" w:space="0" w:color="auto"/>
                <w:right w:val="none" w:sz="0" w:space="0" w:color="auto"/>
              </w:divBdr>
            </w:div>
            <w:div w:id="656806529">
              <w:marLeft w:val="0"/>
              <w:marRight w:val="0"/>
              <w:marTop w:val="0"/>
              <w:marBottom w:val="0"/>
              <w:divBdr>
                <w:top w:val="none" w:sz="0" w:space="0" w:color="auto"/>
                <w:left w:val="none" w:sz="0" w:space="0" w:color="auto"/>
                <w:bottom w:val="none" w:sz="0" w:space="0" w:color="auto"/>
                <w:right w:val="none" w:sz="0" w:space="0" w:color="auto"/>
              </w:divBdr>
            </w:div>
            <w:div w:id="662010851">
              <w:marLeft w:val="0"/>
              <w:marRight w:val="0"/>
              <w:marTop w:val="0"/>
              <w:marBottom w:val="0"/>
              <w:divBdr>
                <w:top w:val="none" w:sz="0" w:space="0" w:color="auto"/>
                <w:left w:val="none" w:sz="0" w:space="0" w:color="auto"/>
                <w:bottom w:val="none" w:sz="0" w:space="0" w:color="auto"/>
                <w:right w:val="none" w:sz="0" w:space="0" w:color="auto"/>
              </w:divBdr>
            </w:div>
            <w:div w:id="662970781">
              <w:marLeft w:val="0"/>
              <w:marRight w:val="0"/>
              <w:marTop w:val="0"/>
              <w:marBottom w:val="0"/>
              <w:divBdr>
                <w:top w:val="none" w:sz="0" w:space="0" w:color="auto"/>
                <w:left w:val="none" w:sz="0" w:space="0" w:color="auto"/>
                <w:bottom w:val="none" w:sz="0" w:space="0" w:color="auto"/>
                <w:right w:val="none" w:sz="0" w:space="0" w:color="auto"/>
              </w:divBdr>
            </w:div>
            <w:div w:id="664550092">
              <w:marLeft w:val="0"/>
              <w:marRight w:val="0"/>
              <w:marTop w:val="0"/>
              <w:marBottom w:val="0"/>
              <w:divBdr>
                <w:top w:val="none" w:sz="0" w:space="0" w:color="auto"/>
                <w:left w:val="none" w:sz="0" w:space="0" w:color="auto"/>
                <w:bottom w:val="none" w:sz="0" w:space="0" w:color="auto"/>
                <w:right w:val="none" w:sz="0" w:space="0" w:color="auto"/>
              </w:divBdr>
              <w:divsChild>
                <w:div w:id="86117">
                  <w:marLeft w:val="0"/>
                  <w:marRight w:val="0"/>
                  <w:marTop w:val="0"/>
                  <w:marBottom w:val="0"/>
                  <w:divBdr>
                    <w:top w:val="none" w:sz="0" w:space="0" w:color="auto"/>
                    <w:left w:val="none" w:sz="0" w:space="0" w:color="auto"/>
                    <w:bottom w:val="none" w:sz="0" w:space="0" w:color="auto"/>
                    <w:right w:val="none" w:sz="0" w:space="0" w:color="auto"/>
                  </w:divBdr>
                </w:div>
                <w:div w:id="2054554">
                  <w:marLeft w:val="0"/>
                  <w:marRight w:val="0"/>
                  <w:marTop w:val="0"/>
                  <w:marBottom w:val="0"/>
                  <w:divBdr>
                    <w:top w:val="none" w:sz="0" w:space="0" w:color="auto"/>
                    <w:left w:val="none" w:sz="0" w:space="0" w:color="auto"/>
                    <w:bottom w:val="none" w:sz="0" w:space="0" w:color="auto"/>
                    <w:right w:val="none" w:sz="0" w:space="0" w:color="auto"/>
                  </w:divBdr>
                </w:div>
                <w:div w:id="6256835">
                  <w:marLeft w:val="0"/>
                  <w:marRight w:val="0"/>
                  <w:marTop w:val="0"/>
                  <w:marBottom w:val="0"/>
                  <w:divBdr>
                    <w:top w:val="none" w:sz="0" w:space="0" w:color="auto"/>
                    <w:left w:val="none" w:sz="0" w:space="0" w:color="auto"/>
                    <w:bottom w:val="none" w:sz="0" w:space="0" w:color="auto"/>
                    <w:right w:val="none" w:sz="0" w:space="0" w:color="auto"/>
                  </w:divBdr>
                </w:div>
                <w:div w:id="12271197">
                  <w:marLeft w:val="0"/>
                  <w:marRight w:val="0"/>
                  <w:marTop w:val="0"/>
                  <w:marBottom w:val="0"/>
                  <w:divBdr>
                    <w:top w:val="none" w:sz="0" w:space="0" w:color="auto"/>
                    <w:left w:val="none" w:sz="0" w:space="0" w:color="auto"/>
                    <w:bottom w:val="none" w:sz="0" w:space="0" w:color="auto"/>
                    <w:right w:val="none" w:sz="0" w:space="0" w:color="auto"/>
                  </w:divBdr>
                </w:div>
                <w:div w:id="15813872">
                  <w:marLeft w:val="0"/>
                  <w:marRight w:val="0"/>
                  <w:marTop w:val="0"/>
                  <w:marBottom w:val="0"/>
                  <w:divBdr>
                    <w:top w:val="none" w:sz="0" w:space="0" w:color="auto"/>
                    <w:left w:val="none" w:sz="0" w:space="0" w:color="auto"/>
                    <w:bottom w:val="none" w:sz="0" w:space="0" w:color="auto"/>
                    <w:right w:val="none" w:sz="0" w:space="0" w:color="auto"/>
                  </w:divBdr>
                </w:div>
                <w:div w:id="31881891">
                  <w:marLeft w:val="0"/>
                  <w:marRight w:val="0"/>
                  <w:marTop w:val="0"/>
                  <w:marBottom w:val="0"/>
                  <w:divBdr>
                    <w:top w:val="none" w:sz="0" w:space="0" w:color="auto"/>
                    <w:left w:val="none" w:sz="0" w:space="0" w:color="auto"/>
                    <w:bottom w:val="none" w:sz="0" w:space="0" w:color="auto"/>
                    <w:right w:val="none" w:sz="0" w:space="0" w:color="auto"/>
                  </w:divBdr>
                </w:div>
                <w:div w:id="49617244">
                  <w:marLeft w:val="0"/>
                  <w:marRight w:val="0"/>
                  <w:marTop w:val="0"/>
                  <w:marBottom w:val="0"/>
                  <w:divBdr>
                    <w:top w:val="none" w:sz="0" w:space="0" w:color="auto"/>
                    <w:left w:val="none" w:sz="0" w:space="0" w:color="auto"/>
                    <w:bottom w:val="none" w:sz="0" w:space="0" w:color="auto"/>
                    <w:right w:val="none" w:sz="0" w:space="0" w:color="auto"/>
                  </w:divBdr>
                </w:div>
                <w:div w:id="49964032">
                  <w:marLeft w:val="0"/>
                  <w:marRight w:val="0"/>
                  <w:marTop w:val="0"/>
                  <w:marBottom w:val="0"/>
                  <w:divBdr>
                    <w:top w:val="none" w:sz="0" w:space="0" w:color="auto"/>
                    <w:left w:val="none" w:sz="0" w:space="0" w:color="auto"/>
                    <w:bottom w:val="none" w:sz="0" w:space="0" w:color="auto"/>
                    <w:right w:val="none" w:sz="0" w:space="0" w:color="auto"/>
                  </w:divBdr>
                </w:div>
                <w:div w:id="54427199">
                  <w:marLeft w:val="0"/>
                  <w:marRight w:val="0"/>
                  <w:marTop w:val="0"/>
                  <w:marBottom w:val="0"/>
                  <w:divBdr>
                    <w:top w:val="none" w:sz="0" w:space="0" w:color="auto"/>
                    <w:left w:val="none" w:sz="0" w:space="0" w:color="auto"/>
                    <w:bottom w:val="none" w:sz="0" w:space="0" w:color="auto"/>
                    <w:right w:val="none" w:sz="0" w:space="0" w:color="auto"/>
                  </w:divBdr>
                </w:div>
                <w:div w:id="54857109">
                  <w:marLeft w:val="0"/>
                  <w:marRight w:val="0"/>
                  <w:marTop w:val="0"/>
                  <w:marBottom w:val="0"/>
                  <w:divBdr>
                    <w:top w:val="none" w:sz="0" w:space="0" w:color="auto"/>
                    <w:left w:val="none" w:sz="0" w:space="0" w:color="auto"/>
                    <w:bottom w:val="none" w:sz="0" w:space="0" w:color="auto"/>
                    <w:right w:val="none" w:sz="0" w:space="0" w:color="auto"/>
                  </w:divBdr>
                </w:div>
                <w:div w:id="73356851">
                  <w:marLeft w:val="0"/>
                  <w:marRight w:val="0"/>
                  <w:marTop w:val="0"/>
                  <w:marBottom w:val="0"/>
                  <w:divBdr>
                    <w:top w:val="none" w:sz="0" w:space="0" w:color="auto"/>
                    <w:left w:val="none" w:sz="0" w:space="0" w:color="auto"/>
                    <w:bottom w:val="none" w:sz="0" w:space="0" w:color="auto"/>
                    <w:right w:val="none" w:sz="0" w:space="0" w:color="auto"/>
                  </w:divBdr>
                </w:div>
                <w:div w:id="73863742">
                  <w:marLeft w:val="0"/>
                  <w:marRight w:val="0"/>
                  <w:marTop w:val="0"/>
                  <w:marBottom w:val="0"/>
                  <w:divBdr>
                    <w:top w:val="none" w:sz="0" w:space="0" w:color="auto"/>
                    <w:left w:val="none" w:sz="0" w:space="0" w:color="auto"/>
                    <w:bottom w:val="none" w:sz="0" w:space="0" w:color="auto"/>
                    <w:right w:val="none" w:sz="0" w:space="0" w:color="auto"/>
                  </w:divBdr>
                </w:div>
                <w:div w:id="74859822">
                  <w:marLeft w:val="0"/>
                  <w:marRight w:val="0"/>
                  <w:marTop w:val="0"/>
                  <w:marBottom w:val="0"/>
                  <w:divBdr>
                    <w:top w:val="none" w:sz="0" w:space="0" w:color="auto"/>
                    <w:left w:val="none" w:sz="0" w:space="0" w:color="auto"/>
                    <w:bottom w:val="none" w:sz="0" w:space="0" w:color="auto"/>
                    <w:right w:val="none" w:sz="0" w:space="0" w:color="auto"/>
                  </w:divBdr>
                </w:div>
                <w:div w:id="78603925">
                  <w:marLeft w:val="0"/>
                  <w:marRight w:val="0"/>
                  <w:marTop w:val="0"/>
                  <w:marBottom w:val="0"/>
                  <w:divBdr>
                    <w:top w:val="none" w:sz="0" w:space="0" w:color="auto"/>
                    <w:left w:val="none" w:sz="0" w:space="0" w:color="auto"/>
                    <w:bottom w:val="none" w:sz="0" w:space="0" w:color="auto"/>
                    <w:right w:val="none" w:sz="0" w:space="0" w:color="auto"/>
                  </w:divBdr>
                </w:div>
                <w:div w:id="82999243">
                  <w:marLeft w:val="0"/>
                  <w:marRight w:val="0"/>
                  <w:marTop w:val="0"/>
                  <w:marBottom w:val="0"/>
                  <w:divBdr>
                    <w:top w:val="none" w:sz="0" w:space="0" w:color="auto"/>
                    <w:left w:val="none" w:sz="0" w:space="0" w:color="auto"/>
                    <w:bottom w:val="none" w:sz="0" w:space="0" w:color="auto"/>
                    <w:right w:val="none" w:sz="0" w:space="0" w:color="auto"/>
                  </w:divBdr>
                </w:div>
                <w:div w:id="83041615">
                  <w:marLeft w:val="0"/>
                  <w:marRight w:val="0"/>
                  <w:marTop w:val="0"/>
                  <w:marBottom w:val="0"/>
                  <w:divBdr>
                    <w:top w:val="none" w:sz="0" w:space="0" w:color="auto"/>
                    <w:left w:val="none" w:sz="0" w:space="0" w:color="auto"/>
                    <w:bottom w:val="none" w:sz="0" w:space="0" w:color="auto"/>
                    <w:right w:val="none" w:sz="0" w:space="0" w:color="auto"/>
                  </w:divBdr>
                </w:div>
                <w:div w:id="87702221">
                  <w:marLeft w:val="0"/>
                  <w:marRight w:val="0"/>
                  <w:marTop w:val="0"/>
                  <w:marBottom w:val="0"/>
                  <w:divBdr>
                    <w:top w:val="none" w:sz="0" w:space="0" w:color="auto"/>
                    <w:left w:val="none" w:sz="0" w:space="0" w:color="auto"/>
                    <w:bottom w:val="none" w:sz="0" w:space="0" w:color="auto"/>
                    <w:right w:val="none" w:sz="0" w:space="0" w:color="auto"/>
                  </w:divBdr>
                </w:div>
                <w:div w:id="96684904">
                  <w:marLeft w:val="0"/>
                  <w:marRight w:val="0"/>
                  <w:marTop w:val="0"/>
                  <w:marBottom w:val="0"/>
                  <w:divBdr>
                    <w:top w:val="none" w:sz="0" w:space="0" w:color="auto"/>
                    <w:left w:val="none" w:sz="0" w:space="0" w:color="auto"/>
                    <w:bottom w:val="none" w:sz="0" w:space="0" w:color="auto"/>
                    <w:right w:val="none" w:sz="0" w:space="0" w:color="auto"/>
                  </w:divBdr>
                </w:div>
                <w:div w:id="98450131">
                  <w:marLeft w:val="0"/>
                  <w:marRight w:val="0"/>
                  <w:marTop w:val="0"/>
                  <w:marBottom w:val="0"/>
                  <w:divBdr>
                    <w:top w:val="none" w:sz="0" w:space="0" w:color="auto"/>
                    <w:left w:val="none" w:sz="0" w:space="0" w:color="auto"/>
                    <w:bottom w:val="none" w:sz="0" w:space="0" w:color="auto"/>
                    <w:right w:val="none" w:sz="0" w:space="0" w:color="auto"/>
                  </w:divBdr>
                </w:div>
                <w:div w:id="98649514">
                  <w:marLeft w:val="0"/>
                  <w:marRight w:val="0"/>
                  <w:marTop w:val="0"/>
                  <w:marBottom w:val="0"/>
                  <w:divBdr>
                    <w:top w:val="none" w:sz="0" w:space="0" w:color="auto"/>
                    <w:left w:val="none" w:sz="0" w:space="0" w:color="auto"/>
                    <w:bottom w:val="none" w:sz="0" w:space="0" w:color="auto"/>
                    <w:right w:val="none" w:sz="0" w:space="0" w:color="auto"/>
                  </w:divBdr>
                </w:div>
                <w:div w:id="101851885">
                  <w:marLeft w:val="0"/>
                  <w:marRight w:val="0"/>
                  <w:marTop w:val="0"/>
                  <w:marBottom w:val="0"/>
                  <w:divBdr>
                    <w:top w:val="none" w:sz="0" w:space="0" w:color="auto"/>
                    <w:left w:val="none" w:sz="0" w:space="0" w:color="auto"/>
                    <w:bottom w:val="none" w:sz="0" w:space="0" w:color="auto"/>
                    <w:right w:val="none" w:sz="0" w:space="0" w:color="auto"/>
                  </w:divBdr>
                </w:div>
                <w:div w:id="105543119">
                  <w:marLeft w:val="0"/>
                  <w:marRight w:val="0"/>
                  <w:marTop w:val="0"/>
                  <w:marBottom w:val="0"/>
                  <w:divBdr>
                    <w:top w:val="none" w:sz="0" w:space="0" w:color="auto"/>
                    <w:left w:val="none" w:sz="0" w:space="0" w:color="auto"/>
                    <w:bottom w:val="none" w:sz="0" w:space="0" w:color="auto"/>
                    <w:right w:val="none" w:sz="0" w:space="0" w:color="auto"/>
                  </w:divBdr>
                </w:div>
                <w:div w:id="114644717">
                  <w:marLeft w:val="0"/>
                  <w:marRight w:val="0"/>
                  <w:marTop w:val="0"/>
                  <w:marBottom w:val="0"/>
                  <w:divBdr>
                    <w:top w:val="none" w:sz="0" w:space="0" w:color="auto"/>
                    <w:left w:val="none" w:sz="0" w:space="0" w:color="auto"/>
                    <w:bottom w:val="none" w:sz="0" w:space="0" w:color="auto"/>
                    <w:right w:val="none" w:sz="0" w:space="0" w:color="auto"/>
                  </w:divBdr>
                </w:div>
                <w:div w:id="130442089">
                  <w:marLeft w:val="0"/>
                  <w:marRight w:val="0"/>
                  <w:marTop w:val="0"/>
                  <w:marBottom w:val="0"/>
                  <w:divBdr>
                    <w:top w:val="none" w:sz="0" w:space="0" w:color="auto"/>
                    <w:left w:val="none" w:sz="0" w:space="0" w:color="auto"/>
                    <w:bottom w:val="none" w:sz="0" w:space="0" w:color="auto"/>
                    <w:right w:val="none" w:sz="0" w:space="0" w:color="auto"/>
                  </w:divBdr>
                </w:div>
                <w:div w:id="133639865">
                  <w:marLeft w:val="0"/>
                  <w:marRight w:val="0"/>
                  <w:marTop w:val="0"/>
                  <w:marBottom w:val="0"/>
                  <w:divBdr>
                    <w:top w:val="none" w:sz="0" w:space="0" w:color="auto"/>
                    <w:left w:val="none" w:sz="0" w:space="0" w:color="auto"/>
                    <w:bottom w:val="none" w:sz="0" w:space="0" w:color="auto"/>
                    <w:right w:val="none" w:sz="0" w:space="0" w:color="auto"/>
                  </w:divBdr>
                </w:div>
                <w:div w:id="146750213">
                  <w:marLeft w:val="0"/>
                  <w:marRight w:val="0"/>
                  <w:marTop w:val="0"/>
                  <w:marBottom w:val="0"/>
                  <w:divBdr>
                    <w:top w:val="none" w:sz="0" w:space="0" w:color="auto"/>
                    <w:left w:val="none" w:sz="0" w:space="0" w:color="auto"/>
                    <w:bottom w:val="none" w:sz="0" w:space="0" w:color="auto"/>
                    <w:right w:val="none" w:sz="0" w:space="0" w:color="auto"/>
                  </w:divBdr>
                </w:div>
                <w:div w:id="152568647">
                  <w:marLeft w:val="0"/>
                  <w:marRight w:val="0"/>
                  <w:marTop w:val="0"/>
                  <w:marBottom w:val="0"/>
                  <w:divBdr>
                    <w:top w:val="none" w:sz="0" w:space="0" w:color="auto"/>
                    <w:left w:val="none" w:sz="0" w:space="0" w:color="auto"/>
                    <w:bottom w:val="none" w:sz="0" w:space="0" w:color="auto"/>
                    <w:right w:val="none" w:sz="0" w:space="0" w:color="auto"/>
                  </w:divBdr>
                </w:div>
                <w:div w:id="176231827">
                  <w:marLeft w:val="0"/>
                  <w:marRight w:val="0"/>
                  <w:marTop w:val="0"/>
                  <w:marBottom w:val="0"/>
                  <w:divBdr>
                    <w:top w:val="none" w:sz="0" w:space="0" w:color="auto"/>
                    <w:left w:val="none" w:sz="0" w:space="0" w:color="auto"/>
                    <w:bottom w:val="none" w:sz="0" w:space="0" w:color="auto"/>
                    <w:right w:val="none" w:sz="0" w:space="0" w:color="auto"/>
                  </w:divBdr>
                </w:div>
                <w:div w:id="176770558">
                  <w:marLeft w:val="0"/>
                  <w:marRight w:val="0"/>
                  <w:marTop w:val="0"/>
                  <w:marBottom w:val="0"/>
                  <w:divBdr>
                    <w:top w:val="none" w:sz="0" w:space="0" w:color="auto"/>
                    <w:left w:val="none" w:sz="0" w:space="0" w:color="auto"/>
                    <w:bottom w:val="none" w:sz="0" w:space="0" w:color="auto"/>
                    <w:right w:val="none" w:sz="0" w:space="0" w:color="auto"/>
                  </w:divBdr>
                </w:div>
                <w:div w:id="196702478">
                  <w:marLeft w:val="0"/>
                  <w:marRight w:val="0"/>
                  <w:marTop w:val="0"/>
                  <w:marBottom w:val="0"/>
                  <w:divBdr>
                    <w:top w:val="none" w:sz="0" w:space="0" w:color="auto"/>
                    <w:left w:val="none" w:sz="0" w:space="0" w:color="auto"/>
                    <w:bottom w:val="none" w:sz="0" w:space="0" w:color="auto"/>
                    <w:right w:val="none" w:sz="0" w:space="0" w:color="auto"/>
                  </w:divBdr>
                </w:div>
                <w:div w:id="196705001">
                  <w:marLeft w:val="0"/>
                  <w:marRight w:val="0"/>
                  <w:marTop w:val="0"/>
                  <w:marBottom w:val="0"/>
                  <w:divBdr>
                    <w:top w:val="none" w:sz="0" w:space="0" w:color="auto"/>
                    <w:left w:val="none" w:sz="0" w:space="0" w:color="auto"/>
                    <w:bottom w:val="none" w:sz="0" w:space="0" w:color="auto"/>
                    <w:right w:val="none" w:sz="0" w:space="0" w:color="auto"/>
                  </w:divBdr>
                </w:div>
                <w:div w:id="211507450">
                  <w:marLeft w:val="0"/>
                  <w:marRight w:val="0"/>
                  <w:marTop w:val="0"/>
                  <w:marBottom w:val="0"/>
                  <w:divBdr>
                    <w:top w:val="none" w:sz="0" w:space="0" w:color="auto"/>
                    <w:left w:val="none" w:sz="0" w:space="0" w:color="auto"/>
                    <w:bottom w:val="none" w:sz="0" w:space="0" w:color="auto"/>
                    <w:right w:val="none" w:sz="0" w:space="0" w:color="auto"/>
                  </w:divBdr>
                </w:div>
                <w:div w:id="214631684">
                  <w:marLeft w:val="0"/>
                  <w:marRight w:val="0"/>
                  <w:marTop w:val="0"/>
                  <w:marBottom w:val="0"/>
                  <w:divBdr>
                    <w:top w:val="none" w:sz="0" w:space="0" w:color="auto"/>
                    <w:left w:val="none" w:sz="0" w:space="0" w:color="auto"/>
                    <w:bottom w:val="none" w:sz="0" w:space="0" w:color="auto"/>
                    <w:right w:val="none" w:sz="0" w:space="0" w:color="auto"/>
                  </w:divBdr>
                </w:div>
                <w:div w:id="223176188">
                  <w:marLeft w:val="0"/>
                  <w:marRight w:val="0"/>
                  <w:marTop w:val="0"/>
                  <w:marBottom w:val="0"/>
                  <w:divBdr>
                    <w:top w:val="none" w:sz="0" w:space="0" w:color="auto"/>
                    <w:left w:val="none" w:sz="0" w:space="0" w:color="auto"/>
                    <w:bottom w:val="none" w:sz="0" w:space="0" w:color="auto"/>
                    <w:right w:val="none" w:sz="0" w:space="0" w:color="auto"/>
                  </w:divBdr>
                </w:div>
                <w:div w:id="240913825">
                  <w:marLeft w:val="0"/>
                  <w:marRight w:val="0"/>
                  <w:marTop w:val="0"/>
                  <w:marBottom w:val="0"/>
                  <w:divBdr>
                    <w:top w:val="none" w:sz="0" w:space="0" w:color="auto"/>
                    <w:left w:val="none" w:sz="0" w:space="0" w:color="auto"/>
                    <w:bottom w:val="none" w:sz="0" w:space="0" w:color="auto"/>
                    <w:right w:val="none" w:sz="0" w:space="0" w:color="auto"/>
                  </w:divBdr>
                </w:div>
                <w:div w:id="247354390">
                  <w:marLeft w:val="0"/>
                  <w:marRight w:val="0"/>
                  <w:marTop w:val="0"/>
                  <w:marBottom w:val="0"/>
                  <w:divBdr>
                    <w:top w:val="none" w:sz="0" w:space="0" w:color="auto"/>
                    <w:left w:val="none" w:sz="0" w:space="0" w:color="auto"/>
                    <w:bottom w:val="none" w:sz="0" w:space="0" w:color="auto"/>
                    <w:right w:val="none" w:sz="0" w:space="0" w:color="auto"/>
                  </w:divBdr>
                </w:div>
                <w:div w:id="249236329">
                  <w:marLeft w:val="0"/>
                  <w:marRight w:val="0"/>
                  <w:marTop w:val="0"/>
                  <w:marBottom w:val="0"/>
                  <w:divBdr>
                    <w:top w:val="none" w:sz="0" w:space="0" w:color="auto"/>
                    <w:left w:val="none" w:sz="0" w:space="0" w:color="auto"/>
                    <w:bottom w:val="none" w:sz="0" w:space="0" w:color="auto"/>
                    <w:right w:val="none" w:sz="0" w:space="0" w:color="auto"/>
                  </w:divBdr>
                </w:div>
                <w:div w:id="251739856">
                  <w:marLeft w:val="0"/>
                  <w:marRight w:val="0"/>
                  <w:marTop w:val="0"/>
                  <w:marBottom w:val="0"/>
                  <w:divBdr>
                    <w:top w:val="none" w:sz="0" w:space="0" w:color="auto"/>
                    <w:left w:val="none" w:sz="0" w:space="0" w:color="auto"/>
                    <w:bottom w:val="none" w:sz="0" w:space="0" w:color="auto"/>
                    <w:right w:val="none" w:sz="0" w:space="0" w:color="auto"/>
                  </w:divBdr>
                </w:div>
                <w:div w:id="252014505">
                  <w:marLeft w:val="0"/>
                  <w:marRight w:val="0"/>
                  <w:marTop w:val="0"/>
                  <w:marBottom w:val="0"/>
                  <w:divBdr>
                    <w:top w:val="none" w:sz="0" w:space="0" w:color="auto"/>
                    <w:left w:val="none" w:sz="0" w:space="0" w:color="auto"/>
                    <w:bottom w:val="none" w:sz="0" w:space="0" w:color="auto"/>
                    <w:right w:val="none" w:sz="0" w:space="0" w:color="auto"/>
                  </w:divBdr>
                </w:div>
                <w:div w:id="271521598">
                  <w:marLeft w:val="0"/>
                  <w:marRight w:val="0"/>
                  <w:marTop w:val="0"/>
                  <w:marBottom w:val="0"/>
                  <w:divBdr>
                    <w:top w:val="none" w:sz="0" w:space="0" w:color="auto"/>
                    <w:left w:val="none" w:sz="0" w:space="0" w:color="auto"/>
                    <w:bottom w:val="none" w:sz="0" w:space="0" w:color="auto"/>
                    <w:right w:val="none" w:sz="0" w:space="0" w:color="auto"/>
                  </w:divBdr>
                </w:div>
                <w:div w:id="284308815">
                  <w:marLeft w:val="0"/>
                  <w:marRight w:val="0"/>
                  <w:marTop w:val="0"/>
                  <w:marBottom w:val="0"/>
                  <w:divBdr>
                    <w:top w:val="none" w:sz="0" w:space="0" w:color="auto"/>
                    <w:left w:val="none" w:sz="0" w:space="0" w:color="auto"/>
                    <w:bottom w:val="none" w:sz="0" w:space="0" w:color="auto"/>
                    <w:right w:val="none" w:sz="0" w:space="0" w:color="auto"/>
                  </w:divBdr>
                </w:div>
                <w:div w:id="286206277">
                  <w:marLeft w:val="0"/>
                  <w:marRight w:val="0"/>
                  <w:marTop w:val="0"/>
                  <w:marBottom w:val="0"/>
                  <w:divBdr>
                    <w:top w:val="none" w:sz="0" w:space="0" w:color="auto"/>
                    <w:left w:val="none" w:sz="0" w:space="0" w:color="auto"/>
                    <w:bottom w:val="none" w:sz="0" w:space="0" w:color="auto"/>
                    <w:right w:val="none" w:sz="0" w:space="0" w:color="auto"/>
                  </w:divBdr>
                </w:div>
                <w:div w:id="290747827">
                  <w:marLeft w:val="0"/>
                  <w:marRight w:val="0"/>
                  <w:marTop w:val="0"/>
                  <w:marBottom w:val="0"/>
                  <w:divBdr>
                    <w:top w:val="none" w:sz="0" w:space="0" w:color="auto"/>
                    <w:left w:val="none" w:sz="0" w:space="0" w:color="auto"/>
                    <w:bottom w:val="none" w:sz="0" w:space="0" w:color="auto"/>
                    <w:right w:val="none" w:sz="0" w:space="0" w:color="auto"/>
                  </w:divBdr>
                </w:div>
                <w:div w:id="294986696">
                  <w:marLeft w:val="0"/>
                  <w:marRight w:val="0"/>
                  <w:marTop w:val="0"/>
                  <w:marBottom w:val="0"/>
                  <w:divBdr>
                    <w:top w:val="none" w:sz="0" w:space="0" w:color="auto"/>
                    <w:left w:val="none" w:sz="0" w:space="0" w:color="auto"/>
                    <w:bottom w:val="none" w:sz="0" w:space="0" w:color="auto"/>
                    <w:right w:val="none" w:sz="0" w:space="0" w:color="auto"/>
                  </w:divBdr>
                </w:div>
                <w:div w:id="298851853">
                  <w:marLeft w:val="0"/>
                  <w:marRight w:val="0"/>
                  <w:marTop w:val="0"/>
                  <w:marBottom w:val="0"/>
                  <w:divBdr>
                    <w:top w:val="none" w:sz="0" w:space="0" w:color="auto"/>
                    <w:left w:val="none" w:sz="0" w:space="0" w:color="auto"/>
                    <w:bottom w:val="none" w:sz="0" w:space="0" w:color="auto"/>
                    <w:right w:val="none" w:sz="0" w:space="0" w:color="auto"/>
                  </w:divBdr>
                </w:div>
                <w:div w:id="300548826">
                  <w:marLeft w:val="0"/>
                  <w:marRight w:val="0"/>
                  <w:marTop w:val="0"/>
                  <w:marBottom w:val="0"/>
                  <w:divBdr>
                    <w:top w:val="none" w:sz="0" w:space="0" w:color="auto"/>
                    <w:left w:val="none" w:sz="0" w:space="0" w:color="auto"/>
                    <w:bottom w:val="none" w:sz="0" w:space="0" w:color="auto"/>
                    <w:right w:val="none" w:sz="0" w:space="0" w:color="auto"/>
                  </w:divBdr>
                </w:div>
                <w:div w:id="302663841">
                  <w:marLeft w:val="0"/>
                  <w:marRight w:val="0"/>
                  <w:marTop w:val="0"/>
                  <w:marBottom w:val="0"/>
                  <w:divBdr>
                    <w:top w:val="none" w:sz="0" w:space="0" w:color="auto"/>
                    <w:left w:val="none" w:sz="0" w:space="0" w:color="auto"/>
                    <w:bottom w:val="none" w:sz="0" w:space="0" w:color="auto"/>
                    <w:right w:val="none" w:sz="0" w:space="0" w:color="auto"/>
                  </w:divBdr>
                </w:div>
                <w:div w:id="304429900">
                  <w:marLeft w:val="0"/>
                  <w:marRight w:val="0"/>
                  <w:marTop w:val="0"/>
                  <w:marBottom w:val="0"/>
                  <w:divBdr>
                    <w:top w:val="none" w:sz="0" w:space="0" w:color="auto"/>
                    <w:left w:val="none" w:sz="0" w:space="0" w:color="auto"/>
                    <w:bottom w:val="none" w:sz="0" w:space="0" w:color="auto"/>
                    <w:right w:val="none" w:sz="0" w:space="0" w:color="auto"/>
                  </w:divBdr>
                </w:div>
                <w:div w:id="310596698">
                  <w:marLeft w:val="0"/>
                  <w:marRight w:val="0"/>
                  <w:marTop w:val="0"/>
                  <w:marBottom w:val="0"/>
                  <w:divBdr>
                    <w:top w:val="none" w:sz="0" w:space="0" w:color="auto"/>
                    <w:left w:val="none" w:sz="0" w:space="0" w:color="auto"/>
                    <w:bottom w:val="none" w:sz="0" w:space="0" w:color="auto"/>
                    <w:right w:val="none" w:sz="0" w:space="0" w:color="auto"/>
                  </w:divBdr>
                </w:div>
                <w:div w:id="314724416">
                  <w:marLeft w:val="0"/>
                  <w:marRight w:val="0"/>
                  <w:marTop w:val="0"/>
                  <w:marBottom w:val="0"/>
                  <w:divBdr>
                    <w:top w:val="none" w:sz="0" w:space="0" w:color="auto"/>
                    <w:left w:val="none" w:sz="0" w:space="0" w:color="auto"/>
                    <w:bottom w:val="none" w:sz="0" w:space="0" w:color="auto"/>
                    <w:right w:val="none" w:sz="0" w:space="0" w:color="auto"/>
                  </w:divBdr>
                </w:div>
                <w:div w:id="316543904">
                  <w:marLeft w:val="0"/>
                  <w:marRight w:val="0"/>
                  <w:marTop w:val="0"/>
                  <w:marBottom w:val="0"/>
                  <w:divBdr>
                    <w:top w:val="none" w:sz="0" w:space="0" w:color="auto"/>
                    <w:left w:val="none" w:sz="0" w:space="0" w:color="auto"/>
                    <w:bottom w:val="none" w:sz="0" w:space="0" w:color="auto"/>
                    <w:right w:val="none" w:sz="0" w:space="0" w:color="auto"/>
                  </w:divBdr>
                </w:div>
                <w:div w:id="331758540">
                  <w:marLeft w:val="0"/>
                  <w:marRight w:val="0"/>
                  <w:marTop w:val="0"/>
                  <w:marBottom w:val="0"/>
                  <w:divBdr>
                    <w:top w:val="none" w:sz="0" w:space="0" w:color="auto"/>
                    <w:left w:val="none" w:sz="0" w:space="0" w:color="auto"/>
                    <w:bottom w:val="none" w:sz="0" w:space="0" w:color="auto"/>
                    <w:right w:val="none" w:sz="0" w:space="0" w:color="auto"/>
                  </w:divBdr>
                </w:div>
                <w:div w:id="337661482">
                  <w:marLeft w:val="0"/>
                  <w:marRight w:val="0"/>
                  <w:marTop w:val="0"/>
                  <w:marBottom w:val="0"/>
                  <w:divBdr>
                    <w:top w:val="none" w:sz="0" w:space="0" w:color="auto"/>
                    <w:left w:val="none" w:sz="0" w:space="0" w:color="auto"/>
                    <w:bottom w:val="none" w:sz="0" w:space="0" w:color="auto"/>
                    <w:right w:val="none" w:sz="0" w:space="0" w:color="auto"/>
                  </w:divBdr>
                </w:div>
                <w:div w:id="345863928">
                  <w:marLeft w:val="0"/>
                  <w:marRight w:val="0"/>
                  <w:marTop w:val="0"/>
                  <w:marBottom w:val="0"/>
                  <w:divBdr>
                    <w:top w:val="none" w:sz="0" w:space="0" w:color="auto"/>
                    <w:left w:val="none" w:sz="0" w:space="0" w:color="auto"/>
                    <w:bottom w:val="none" w:sz="0" w:space="0" w:color="auto"/>
                    <w:right w:val="none" w:sz="0" w:space="0" w:color="auto"/>
                  </w:divBdr>
                </w:div>
                <w:div w:id="350228408">
                  <w:marLeft w:val="0"/>
                  <w:marRight w:val="0"/>
                  <w:marTop w:val="0"/>
                  <w:marBottom w:val="0"/>
                  <w:divBdr>
                    <w:top w:val="none" w:sz="0" w:space="0" w:color="auto"/>
                    <w:left w:val="none" w:sz="0" w:space="0" w:color="auto"/>
                    <w:bottom w:val="none" w:sz="0" w:space="0" w:color="auto"/>
                    <w:right w:val="none" w:sz="0" w:space="0" w:color="auto"/>
                  </w:divBdr>
                </w:div>
                <w:div w:id="350880810">
                  <w:marLeft w:val="0"/>
                  <w:marRight w:val="0"/>
                  <w:marTop w:val="0"/>
                  <w:marBottom w:val="0"/>
                  <w:divBdr>
                    <w:top w:val="none" w:sz="0" w:space="0" w:color="auto"/>
                    <w:left w:val="none" w:sz="0" w:space="0" w:color="auto"/>
                    <w:bottom w:val="none" w:sz="0" w:space="0" w:color="auto"/>
                    <w:right w:val="none" w:sz="0" w:space="0" w:color="auto"/>
                  </w:divBdr>
                </w:div>
                <w:div w:id="364714906">
                  <w:marLeft w:val="0"/>
                  <w:marRight w:val="0"/>
                  <w:marTop w:val="0"/>
                  <w:marBottom w:val="0"/>
                  <w:divBdr>
                    <w:top w:val="none" w:sz="0" w:space="0" w:color="auto"/>
                    <w:left w:val="none" w:sz="0" w:space="0" w:color="auto"/>
                    <w:bottom w:val="none" w:sz="0" w:space="0" w:color="auto"/>
                    <w:right w:val="none" w:sz="0" w:space="0" w:color="auto"/>
                  </w:divBdr>
                </w:div>
                <w:div w:id="369190895">
                  <w:marLeft w:val="0"/>
                  <w:marRight w:val="0"/>
                  <w:marTop w:val="0"/>
                  <w:marBottom w:val="0"/>
                  <w:divBdr>
                    <w:top w:val="none" w:sz="0" w:space="0" w:color="auto"/>
                    <w:left w:val="none" w:sz="0" w:space="0" w:color="auto"/>
                    <w:bottom w:val="none" w:sz="0" w:space="0" w:color="auto"/>
                    <w:right w:val="none" w:sz="0" w:space="0" w:color="auto"/>
                  </w:divBdr>
                </w:div>
                <w:div w:id="375617418">
                  <w:marLeft w:val="0"/>
                  <w:marRight w:val="0"/>
                  <w:marTop w:val="0"/>
                  <w:marBottom w:val="0"/>
                  <w:divBdr>
                    <w:top w:val="none" w:sz="0" w:space="0" w:color="auto"/>
                    <w:left w:val="none" w:sz="0" w:space="0" w:color="auto"/>
                    <w:bottom w:val="none" w:sz="0" w:space="0" w:color="auto"/>
                    <w:right w:val="none" w:sz="0" w:space="0" w:color="auto"/>
                  </w:divBdr>
                </w:div>
                <w:div w:id="388774280">
                  <w:marLeft w:val="0"/>
                  <w:marRight w:val="0"/>
                  <w:marTop w:val="0"/>
                  <w:marBottom w:val="0"/>
                  <w:divBdr>
                    <w:top w:val="none" w:sz="0" w:space="0" w:color="auto"/>
                    <w:left w:val="none" w:sz="0" w:space="0" w:color="auto"/>
                    <w:bottom w:val="none" w:sz="0" w:space="0" w:color="auto"/>
                    <w:right w:val="none" w:sz="0" w:space="0" w:color="auto"/>
                  </w:divBdr>
                </w:div>
                <w:div w:id="407072741">
                  <w:marLeft w:val="0"/>
                  <w:marRight w:val="0"/>
                  <w:marTop w:val="0"/>
                  <w:marBottom w:val="0"/>
                  <w:divBdr>
                    <w:top w:val="none" w:sz="0" w:space="0" w:color="auto"/>
                    <w:left w:val="none" w:sz="0" w:space="0" w:color="auto"/>
                    <w:bottom w:val="none" w:sz="0" w:space="0" w:color="auto"/>
                    <w:right w:val="none" w:sz="0" w:space="0" w:color="auto"/>
                  </w:divBdr>
                </w:div>
                <w:div w:id="408306241">
                  <w:marLeft w:val="0"/>
                  <w:marRight w:val="0"/>
                  <w:marTop w:val="0"/>
                  <w:marBottom w:val="0"/>
                  <w:divBdr>
                    <w:top w:val="none" w:sz="0" w:space="0" w:color="auto"/>
                    <w:left w:val="none" w:sz="0" w:space="0" w:color="auto"/>
                    <w:bottom w:val="none" w:sz="0" w:space="0" w:color="auto"/>
                    <w:right w:val="none" w:sz="0" w:space="0" w:color="auto"/>
                  </w:divBdr>
                </w:div>
                <w:div w:id="414325865">
                  <w:marLeft w:val="0"/>
                  <w:marRight w:val="0"/>
                  <w:marTop w:val="0"/>
                  <w:marBottom w:val="0"/>
                  <w:divBdr>
                    <w:top w:val="none" w:sz="0" w:space="0" w:color="auto"/>
                    <w:left w:val="none" w:sz="0" w:space="0" w:color="auto"/>
                    <w:bottom w:val="none" w:sz="0" w:space="0" w:color="auto"/>
                    <w:right w:val="none" w:sz="0" w:space="0" w:color="auto"/>
                  </w:divBdr>
                </w:div>
                <w:div w:id="421224055">
                  <w:marLeft w:val="0"/>
                  <w:marRight w:val="0"/>
                  <w:marTop w:val="0"/>
                  <w:marBottom w:val="0"/>
                  <w:divBdr>
                    <w:top w:val="none" w:sz="0" w:space="0" w:color="auto"/>
                    <w:left w:val="none" w:sz="0" w:space="0" w:color="auto"/>
                    <w:bottom w:val="none" w:sz="0" w:space="0" w:color="auto"/>
                    <w:right w:val="none" w:sz="0" w:space="0" w:color="auto"/>
                  </w:divBdr>
                </w:div>
                <w:div w:id="421412855">
                  <w:marLeft w:val="0"/>
                  <w:marRight w:val="0"/>
                  <w:marTop w:val="0"/>
                  <w:marBottom w:val="0"/>
                  <w:divBdr>
                    <w:top w:val="none" w:sz="0" w:space="0" w:color="auto"/>
                    <w:left w:val="none" w:sz="0" w:space="0" w:color="auto"/>
                    <w:bottom w:val="none" w:sz="0" w:space="0" w:color="auto"/>
                    <w:right w:val="none" w:sz="0" w:space="0" w:color="auto"/>
                  </w:divBdr>
                </w:div>
                <w:div w:id="422190538">
                  <w:marLeft w:val="0"/>
                  <w:marRight w:val="0"/>
                  <w:marTop w:val="0"/>
                  <w:marBottom w:val="0"/>
                  <w:divBdr>
                    <w:top w:val="none" w:sz="0" w:space="0" w:color="auto"/>
                    <w:left w:val="none" w:sz="0" w:space="0" w:color="auto"/>
                    <w:bottom w:val="none" w:sz="0" w:space="0" w:color="auto"/>
                    <w:right w:val="none" w:sz="0" w:space="0" w:color="auto"/>
                  </w:divBdr>
                </w:div>
                <w:div w:id="426393668">
                  <w:marLeft w:val="0"/>
                  <w:marRight w:val="0"/>
                  <w:marTop w:val="0"/>
                  <w:marBottom w:val="0"/>
                  <w:divBdr>
                    <w:top w:val="none" w:sz="0" w:space="0" w:color="auto"/>
                    <w:left w:val="none" w:sz="0" w:space="0" w:color="auto"/>
                    <w:bottom w:val="none" w:sz="0" w:space="0" w:color="auto"/>
                    <w:right w:val="none" w:sz="0" w:space="0" w:color="auto"/>
                  </w:divBdr>
                </w:div>
                <w:div w:id="427241059">
                  <w:marLeft w:val="0"/>
                  <w:marRight w:val="0"/>
                  <w:marTop w:val="0"/>
                  <w:marBottom w:val="0"/>
                  <w:divBdr>
                    <w:top w:val="none" w:sz="0" w:space="0" w:color="auto"/>
                    <w:left w:val="none" w:sz="0" w:space="0" w:color="auto"/>
                    <w:bottom w:val="none" w:sz="0" w:space="0" w:color="auto"/>
                    <w:right w:val="none" w:sz="0" w:space="0" w:color="auto"/>
                  </w:divBdr>
                </w:div>
                <w:div w:id="436292616">
                  <w:marLeft w:val="0"/>
                  <w:marRight w:val="0"/>
                  <w:marTop w:val="0"/>
                  <w:marBottom w:val="0"/>
                  <w:divBdr>
                    <w:top w:val="none" w:sz="0" w:space="0" w:color="auto"/>
                    <w:left w:val="none" w:sz="0" w:space="0" w:color="auto"/>
                    <w:bottom w:val="none" w:sz="0" w:space="0" w:color="auto"/>
                    <w:right w:val="none" w:sz="0" w:space="0" w:color="auto"/>
                  </w:divBdr>
                </w:div>
                <w:div w:id="436799818">
                  <w:marLeft w:val="0"/>
                  <w:marRight w:val="0"/>
                  <w:marTop w:val="0"/>
                  <w:marBottom w:val="0"/>
                  <w:divBdr>
                    <w:top w:val="none" w:sz="0" w:space="0" w:color="auto"/>
                    <w:left w:val="none" w:sz="0" w:space="0" w:color="auto"/>
                    <w:bottom w:val="none" w:sz="0" w:space="0" w:color="auto"/>
                    <w:right w:val="none" w:sz="0" w:space="0" w:color="auto"/>
                  </w:divBdr>
                </w:div>
                <w:div w:id="440154382">
                  <w:marLeft w:val="0"/>
                  <w:marRight w:val="0"/>
                  <w:marTop w:val="0"/>
                  <w:marBottom w:val="0"/>
                  <w:divBdr>
                    <w:top w:val="none" w:sz="0" w:space="0" w:color="auto"/>
                    <w:left w:val="none" w:sz="0" w:space="0" w:color="auto"/>
                    <w:bottom w:val="none" w:sz="0" w:space="0" w:color="auto"/>
                    <w:right w:val="none" w:sz="0" w:space="0" w:color="auto"/>
                  </w:divBdr>
                </w:div>
                <w:div w:id="450176167">
                  <w:marLeft w:val="0"/>
                  <w:marRight w:val="0"/>
                  <w:marTop w:val="0"/>
                  <w:marBottom w:val="0"/>
                  <w:divBdr>
                    <w:top w:val="none" w:sz="0" w:space="0" w:color="auto"/>
                    <w:left w:val="none" w:sz="0" w:space="0" w:color="auto"/>
                    <w:bottom w:val="none" w:sz="0" w:space="0" w:color="auto"/>
                    <w:right w:val="none" w:sz="0" w:space="0" w:color="auto"/>
                  </w:divBdr>
                </w:div>
                <w:div w:id="451288251">
                  <w:marLeft w:val="0"/>
                  <w:marRight w:val="0"/>
                  <w:marTop w:val="0"/>
                  <w:marBottom w:val="0"/>
                  <w:divBdr>
                    <w:top w:val="none" w:sz="0" w:space="0" w:color="auto"/>
                    <w:left w:val="none" w:sz="0" w:space="0" w:color="auto"/>
                    <w:bottom w:val="none" w:sz="0" w:space="0" w:color="auto"/>
                    <w:right w:val="none" w:sz="0" w:space="0" w:color="auto"/>
                  </w:divBdr>
                </w:div>
                <w:div w:id="453912119">
                  <w:marLeft w:val="0"/>
                  <w:marRight w:val="0"/>
                  <w:marTop w:val="0"/>
                  <w:marBottom w:val="0"/>
                  <w:divBdr>
                    <w:top w:val="none" w:sz="0" w:space="0" w:color="auto"/>
                    <w:left w:val="none" w:sz="0" w:space="0" w:color="auto"/>
                    <w:bottom w:val="none" w:sz="0" w:space="0" w:color="auto"/>
                    <w:right w:val="none" w:sz="0" w:space="0" w:color="auto"/>
                  </w:divBdr>
                </w:div>
                <w:div w:id="461970619">
                  <w:marLeft w:val="0"/>
                  <w:marRight w:val="0"/>
                  <w:marTop w:val="0"/>
                  <w:marBottom w:val="0"/>
                  <w:divBdr>
                    <w:top w:val="none" w:sz="0" w:space="0" w:color="auto"/>
                    <w:left w:val="none" w:sz="0" w:space="0" w:color="auto"/>
                    <w:bottom w:val="none" w:sz="0" w:space="0" w:color="auto"/>
                    <w:right w:val="none" w:sz="0" w:space="0" w:color="auto"/>
                  </w:divBdr>
                </w:div>
                <w:div w:id="465582182">
                  <w:marLeft w:val="0"/>
                  <w:marRight w:val="0"/>
                  <w:marTop w:val="0"/>
                  <w:marBottom w:val="0"/>
                  <w:divBdr>
                    <w:top w:val="none" w:sz="0" w:space="0" w:color="auto"/>
                    <w:left w:val="none" w:sz="0" w:space="0" w:color="auto"/>
                    <w:bottom w:val="none" w:sz="0" w:space="0" w:color="auto"/>
                    <w:right w:val="none" w:sz="0" w:space="0" w:color="auto"/>
                  </w:divBdr>
                </w:div>
                <w:div w:id="465784530">
                  <w:marLeft w:val="0"/>
                  <w:marRight w:val="0"/>
                  <w:marTop w:val="0"/>
                  <w:marBottom w:val="0"/>
                  <w:divBdr>
                    <w:top w:val="none" w:sz="0" w:space="0" w:color="auto"/>
                    <w:left w:val="none" w:sz="0" w:space="0" w:color="auto"/>
                    <w:bottom w:val="none" w:sz="0" w:space="0" w:color="auto"/>
                    <w:right w:val="none" w:sz="0" w:space="0" w:color="auto"/>
                  </w:divBdr>
                </w:div>
                <w:div w:id="467355125">
                  <w:marLeft w:val="0"/>
                  <w:marRight w:val="0"/>
                  <w:marTop w:val="0"/>
                  <w:marBottom w:val="0"/>
                  <w:divBdr>
                    <w:top w:val="none" w:sz="0" w:space="0" w:color="auto"/>
                    <w:left w:val="none" w:sz="0" w:space="0" w:color="auto"/>
                    <w:bottom w:val="none" w:sz="0" w:space="0" w:color="auto"/>
                    <w:right w:val="none" w:sz="0" w:space="0" w:color="auto"/>
                  </w:divBdr>
                </w:div>
                <w:div w:id="470296746">
                  <w:marLeft w:val="0"/>
                  <w:marRight w:val="0"/>
                  <w:marTop w:val="0"/>
                  <w:marBottom w:val="0"/>
                  <w:divBdr>
                    <w:top w:val="none" w:sz="0" w:space="0" w:color="auto"/>
                    <w:left w:val="none" w:sz="0" w:space="0" w:color="auto"/>
                    <w:bottom w:val="none" w:sz="0" w:space="0" w:color="auto"/>
                    <w:right w:val="none" w:sz="0" w:space="0" w:color="auto"/>
                  </w:divBdr>
                </w:div>
                <w:div w:id="491915280">
                  <w:marLeft w:val="0"/>
                  <w:marRight w:val="0"/>
                  <w:marTop w:val="0"/>
                  <w:marBottom w:val="0"/>
                  <w:divBdr>
                    <w:top w:val="none" w:sz="0" w:space="0" w:color="auto"/>
                    <w:left w:val="none" w:sz="0" w:space="0" w:color="auto"/>
                    <w:bottom w:val="none" w:sz="0" w:space="0" w:color="auto"/>
                    <w:right w:val="none" w:sz="0" w:space="0" w:color="auto"/>
                  </w:divBdr>
                </w:div>
                <w:div w:id="509684105">
                  <w:marLeft w:val="0"/>
                  <w:marRight w:val="0"/>
                  <w:marTop w:val="0"/>
                  <w:marBottom w:val="0"/>
                  <w:divBdr>
                    <w:top w:val="none" w:sz="0" w:space="0" w:color="auto"/>
                    <w:left w:val="none" w:sz="0" w:space="0" w:color="auto"/>
                    <w:bottom w:val="none" w:sz="0" w:space="0" w:color="auto"/>
                    <w:right w:val="none" w:sz="0" w:space="0" w:color="auto"/>
                  </w:divBdr>
                </w:div>
                <w:div w:id="509879005">
                  <w:marLeft w:val="0"/>
                  <w:marRight w:val="0"/>
                  <w:marTop w:val="0"/>
                  <w:marBottom w:val="0"/>
                  <w:divBdr>
                    <w:top w:val="none" w:sz="0" w:space="0" w:color="auto"/>
                    <w:left w:val="none" w:sz="0" w:space="0" w:color="auto"/>
                    <w:bottom w:val="none" w:sz="0" w:space="0" w:color="auto"/>
                    <w:right w:val="none" w:sz="0" w:space="0" w:color="auto"/>
                  </w:divBdr>
                </w:div>
                <w:div w:id="509954524">
                  <w:marLeft w:val="0"/>
                  <w:marRight w:val="0"/>
                  <w:marTop w:val="0"/>
                  <w:marBottom w:val="0"/>
                  <w:divBdr>
                    <w:top w:val="none" w:sz="0" w:space="0" w:color="auto"/>
                    <w:left w:val="none" w:sz="0" w:space="0" w:color="auto"/>
                    <w:bottom w:val="none" w:sz="0" w:space="0" w:color="auto"/>
                    <w:right w:val="none" w:sz="0" w:space="0" w:color="auto"/>
                  </w:divBdr>
                </w:div>
                <w:div w:id="516309279">
                  <w:marLeft w:val="0"/>
                  <w:marRight w:val="0"/>
                  <w:marTop w:val="0"/>
                  <w:marBottom w:val="0"/>
                  <w:divBdr>
                    <w:top w:val="none" w:sz="0" w:space="0" w:color="auto"/>
                    <w:left w:val="none" w:sz="0" w:space="0" w:color="auto"/>
                    <w:bottom w:val="none" w:sz="0" w:space="0" w:color="auto"/>
                    <w:right w:val="none" w:sz="0" w:space="0" w:color="auto"/>
                  </w:divBdr>
                </w:div>
                <w:div w:id="525289052">
                  <w:marLeft w:val="0"/>
                  <w:marRight w:val="0"/>
                  <w:marTop w:val="0"/>
                  <w:marBottom w:val="0"/>
                  <w:divBdr>
                    <w:top w:val="none" w:sz="0" w:space="0" w:color="auto"/>
                    <w:left w:val="none" w:sz="0" w:space="0" w:color="auto"/>
                    <w:bottom w:val="none" w:sz="0" w:space="0" w:color="auto"/>
                    <w:right w:val="none" w:sz="0" w:space="0" w:color="auto"/>
                  </w:divBdr>
                </w:div>
                <w:div w:id="538858224">
                  <w:marLeft w:val="0"/>
                  <w:marRight w:val="0"/>
                  <w:marTop w:val="0"/>
                  <w:marBottom w:val="0"/>
                  <w:divBdr>
                    <w:top w:val="none" w:sz="0" w:space="0" w:color="auto"/>
                    <w:left w:val="none" w:sz="0" w:space="0" w:color="auto"/>
                    <w:bottom w:val="none" w:sz="0" w:space="0" w:color="auto"/>
                    <w:right w:val="none" w:sz="0" w:space="0" w:color="auto"/>
                  </w:divBdr>
                </w:div>
                <w:div w:id="540018163">
                  <w:marLeft w:val="0"/>
                  <w:marRight w:val="0"/>
                  <w:marTop w:val="0"/>
                  <w:marBottom w:val="0"/>
                  <w:divBdr>
                    <w:top w:val="none" w:sz="0" w:space="0" w:color="auto"/>
                    <w:left w:val="none" w:sz="0" w:space="0" w:color="auto"/>
                    <w:bottom w:val="none" w:sz="0" w:space="0" w:color="auto"/>
                    <w:right w:val="none" w:sz="0" w:space="0" w:color="auto"/>
                  </w:divBdr>
                </w:div>
                <w:div w:id="543060907">
                  <w:marLeft w:val="0"/>
                  <w:marRight w:val="0"/>
                  <w:marTop w:val="0"/>
                  <w:marBottom w:val="0"/>
                  <w:divBdr>
                    <w:top w:val="none" w:sz="0" w:space="0" w:color="auto"/>
                    <w:left w:val="none" w:sz="0" w:space="0" w:color="auto"/>
                    <w:bottom w:val="none" w:sz="0" w:space="0" w:color="auto"/>
                    <w:right w:val="none" w:sz="0" w:space="0" w:color="auto"/>
                  </w:divBdr>
                </w:div>
                <w:div w:id="552272120">
                  <w:marLeft w:val="0"/>
                  <w:marRight w:val="0"/>
                  <w:marTop w:val="0"/>
                  <w:marBottom w:val="0"/>
                  <w:divBdr>
                    <w:top w:val="none" w:sz="0" w:space="0" w:color="auto"/>
                    <w:left w:val="none" w:sz="0" w:space="0" w:color="auto"/>
                    <w:bottom w:val="none" w:sz="0" w:space="0" w:color="auto"/>
                    <w:right w:val="none" w:sz="0" w:space="0" w:color="auto"/>
                  </w:divBdr>
                </w:div>
                <w:div w:id="558831950">
                  <w:marLeft w:val="0"/>
                  <w:marRight w:val="0"/>
                  <w:marTop w:val="0"/>
                  <w:marBottom w:val="0"/>
                  <w:divBdr>
                    <w:top w:val="none" w:sz="0" w:space="0" w:color="auto"/>
                    <w:left w:val="none" w:sz="0" w:space="0" w:color="auto"/>
                    <w:bottom w:val="none" w:sz="0" w:space="0" w:color="auto"/>
                    <w:right w:val="none" w:sz="0" w:space="0" w:color="auto"/>
                  </w:divBdr>
                </w:div>
                <w:div w:id="559288230">
                  <w:marLeft w:val="0"/>
                  <w:marRight w:val="0"/>
                  <w:marTop w:val="0"/>
                  <w:marBottom w:val="0"/>
                  <w:divBdr>
                    <w:top w:val="none" w:sz="0" w:space="0" w:color="auto"/>
                    <w:left w:val="none" w:sz="0" w:space="0" w:color="auto"/>
                    <w:bottom w:val="none" w:sz="0" w:space="0" w:color="auto"/>
                    <w:right w:val="none" w:sz="0" w:space="0" w:color="auto"/>
                  </w:divBdr>
                </w:div>
                <w:div w:id="569576862">
                  <w:marLeft w:val="0"/>
                  <w:marRight w:val="0"/>
                  <w:marTop w:val="0"/>
                  <w:marBottom w:val="0"/>
                  <w:divBdr>
                    <w:top w:val="none" w:sz="0" w:space="0" w:color="auto"/>
                    <w:left w:val="none" w:sz="0" w:space="0" w:color="auto"/>
                    <w:bottom w:val="none" w:sz="0" w:space="0" w:color="auto"/>
                    <w:right w:val="none" w:sz="0" w:space="0" w:color="auto"/>
                  </w:divBdr>
                </w:div>
                <w:div w:id="579363576">
                  <w:marLeft w:val="0"/>
                  <w:marRight w:val="0"/>
                  <w:marTop w:val="0"/>
                  <w:marBottom w:val="0"/>
                  <w:divBdr>
                    <w:top w:val="none" w:sz="0" w:space="0" w:color="auto"/>
                    <w:left w:val="none" w:sz="0" w:space="0" w:color="auto"/>
                    <w:bottom w:val="none" w:sz="0" w:space="0" w:color="auto"/>
                    <w:right w:val="none" w:sz="0" w:space="0" w:color="auto"/>
                  </w:divBdr>
                </w:div>
                <w:div w:id="596212958">
                  <w:marLeft w:val="0"/>
                  <w:marRight w:val="0"/>
                  <w:marTop w:val="0"/>
                  <w:marBottom w:val="0"/>
                  <w:divBdr>
                    <w:top w:val="none" w:sz="0" w:space="0" w:color="auto"/>
                    <w:left w:val="none" w:sz="0" w:space="0" w:color="auto"/>
                    <w:bottom w:val="none" w:sz="0" w:space="0" w:color="auto"/>
                    <w:right w:val="none" w:sz="0" w:space="0" w:color="auto"/>
                  </w:divBdr>
                </w:div>
                <w:div w:id="603654343">
                  <w:marLeft w:val="0"/>
                  <w:marRight w:val="0"/>
                  <w:marTop w:val="0"/>
                  <w:marBottom w:val="0"/>
                  <w:divBdr>
                    <w:top w:val="none" w:sz="0" w:space="0" w:color="auto"/>
                    <w:left w:val="none" w:sz="0" w:space="0" w:color="auto"/>
                    <w:bottom w:val="none" w:sz="0" w:space="0" w:color="auto"/>
                    <w:right w:val="none" w:sz="0" w:space="0" w:color="auto"/>
                  </w:divBdr>
                </w:div>
                <w:div w:id="616253527">
                  <w:marLeft w:val="0"/>
                  <w:marRight w:val="0"/>
                  <w:marTop w:val="0"/>
                  <w:marBottom w:val="0"/>
                  <w:divBdr>
                    <w:top w:val="none" w:sz="0" w:space="0" w:color="auto"/>
                    <w:left w:val="none" w:sz="0" w:space="0" w:color="auto"/>
                    <w:bottom w:val="none" w:sz="0" w:space="0" w:color="auto"/>
                    <w:right w:val="none" w:sz="0" w:space="0" w:color="auto"/>
                  </w:divBdr>
                </w:div>
                <w:div w:id="620499167">
                  <w:marLeft w:val="0"/>
                  <w:marRight w:val="0"/>
                  <w:marTop w:val="0"/>
                  <w:marBottom w:val="0"/>
                  <w:divBdr>
                    <w:top w:val="none" w:sz="0" w:space="0" w:color="auto"/>
                    <w:left w:val="none" w:sz="0" w:space="0" w:color="auto"/>
                    <w:bottom w:val="none" w:sz="0" w:space="0" w:color="auto"/>
                    <w:right w:val="none" w:sz="0" w:space="0" w:color="auto"/>
                  </w:divBdr>
                </w:div>
                <w:div w:id="625937148">
                  <w:marLeft w:val="0"/>
                  <w:marRight w:val="0"/>
                  <w:marTop w:val="0"/>
                  <w:marBottom w:val="0"/>
                  <w:divBdr>
                    <w:top w:val="none" w:sz="0" w:space="0" w:color="auto"/>
                    <w:left w:val="none" w:sz="0" w:space="0" w:color="auto"/>
                    <w:bottom w:val="none" w:sz="0" w:space="0" w:color="auto"/>
                    <w:right w:val="none" w:sz="0" w:space="0" w:color="auto"/>
                  </w:divBdr>
                </w:div>
                <w:div w:id="626356542">
                  <w:marLeft w:val="0"/>
                  <w:marRight w:val="0"/>
                  <w:marTop w:val="0"/>
                  <w:marBottom w:val="0"/>
                  <w:divBdr>
                    <w:top w:val="none" w:sz="0" w:space="0" w:color="auto"/>
                    <w:left w:val="none" w:sz="0" w:space="0" w:color="auto"/>
                    <w:bottom w:val="none" w:sz="0" w:space="0" w:color="auto"/>
                    <w:right w:val="none" w:sz="0" w:space="0" w:color="auto"/>
                  </w:divBdr>
                </w:div>
                <w:div w:id="648633013">
                  <w:marLeft w:val="0"/>
                  <w:marRight w:val="0"/>
                  <w:marTop w:val="0"/>
                  <w:marBottom w:val="0"/>
                  <w:divBdr>
                    <w:top w:val="none" w:sz="0" w:space="0" w:color="auto"/>
                    <w:left w:val="none" w:sz="0" w:space="0" w:color="auto"/>
                    <w:bottom w:val="none" w:sz="0" w:space="0" w:color="auto"/>
                    <w:right w:val="none" w:sz="0" w:space="0" w:color="auto"/>
                  </w:divBdr>
                </w:div>
                <w:div w:id="653266175">
                  <w:marLeft w:val="0"/>
                  <w:marRight w:val="0"/>
                  <w:marTop w:val="0"/>
                  <w:marBottom w:val="0"/>
                  <w:divBdr>
                    <w:top w:val="none" w:sz="0" w:space="0" w:color="auto"/>
                    <w:left w:val="none" w:sz="0" w:space="0" w:color="auto"/>
                    <w:bottom w:val="none" w:sz="0" w:space="0" w:color="auto"/>
                    <w:right w:val="none" w:sz="0" w:space="0" w:color="auto"/>
                  </w:divBdr>
                </w:div>
                <w:div w:id="659116492">
                  <w:marLeft w:val="0"/>
                  <w:marRight w:val="0"/>
                  <w:marTop w:val="0"/>
                  <w:marBottom w:val="0"/>
                  <w:divBdr>
                    <w:top w:val="none" w:sz="0" w:space="0" w:color="auto"/>
                    <w:left w:val="none" w:sz="0" w:space="0" w:color="auto"/>
                    <w:bottom w:val="none" w:sz="0" w:space="0" w:color="auto"/>
                    <w:right w:val="none" w:sz="0" w:space="0" w:color="auto"/>
                  </w:divBdr>
                </w:div>
                <w:div w:id="664435249">
                  <w:marLeft w:val="0"/>
                  <w:marRight w:val="0"/>
                  <w:marTop w:val="0"/>
                  <w:marBottom w:val="0"/>
                  <w:divBdr>
                    <w:top w:val="none" w:sz="0" w:space="0" w:color="auto"/>
                    <w:left w:val="none" w:sz="0" w:space="0" w:color="auto"/>
                    <w:bottom w:val="none" w:sz="0" w:space="0" w:color="auto"/>
                    <w:right w:val="none" w:sz="0" w:space="0" w:color="auto"/>
                  </w:divBdr>
                </w:div>
                <w:div w:id="681123537">
                  <w:marLeft w:val="0"/>
                  <w:marRight w:val="0"/>
                  <w:marTop w:val="0"/>
                  <w:marBottom w:val="0"/>
                  <w:divBdr>
                    <w:top w:val="none" w:sz="0" w:space="0" w:color="auto"/>
                    <w:left w:val="none" w:sz="0" w:space="0" w:color="auto"/>
                    <w:bottom w:val="none" w:sz="0" w:space="0" w:color="auto"/>
                    <w:right w:val="none" w:sz="0" w:space="0" w:color="auto"/>
                  </w:divBdr>
                </w:div>
                <w:div w:id="688263733">
                  <w:marLeft w:val="0"/>
                  <w:marRight w:val="0"/>
                  <w:marTop w:val="0"/>
                  <w:marBottom w:val="0"/>
                  <w:divBdr>
                    <w:top w:val="none" w:sz="0" w:space="0" w:color="auto"/>
                    <w:left w:val="none" w:sz="0" w:space="0" w:color="auto"/>
                    <w:bottom w:val="none" w:sz="0" w:space="0" w:color="auto"/>
                    <w:right w:val="none" w:sz="0" w:space="0" w:color="auto"/>
                  </w:divBdr>
                </w:div>
                <w:div w:id="691348418">
                  <w:marLeft w:val="0"/>
                  <w:marRight w:val="0"/>
                  <w:marTop w:val="0"/>
                  <w:marBottom w:val="0"/>
                  <w:divBdr>
                    <w:top w:val="none" w:sz="0" w:space="0" w:color="auto"/>
                    <w:left w:val="none" w:sz="0" w:space="0" w:color="auto"/>
                    <w:bottom w:val="none" w:sz="0" w:space="0" w:color="auto"/>
                    <w:right w:val="none" w:sz="0" w:space="0" w:color="auto"/>
                  </w:divBdr>
                </w:div>
                <w:div w:id="693992587">
                  <w:marLeft w:val="0"/>
                  <w:marRight w:val="0"/>
                  <w:marTop w:val="0"/>
                  <w:marBottom w:val="0"/>
                  <w:divBdr>
                    <w:top w:val="none" w:sz="0" w:space="0" w:color="auto"/>
                    <w:left w:val="none" w:sz="0" w:space="0" w:color="auto"/>
                    <w:bottom w:val="none" w:sz="0" w:space="0" w:color="auto"/>
                    <w:right w:val="none" w:sz="0" w:space="0" w:color="auto"/>
                  </w:divBdr>
                </w:div>
                <w:div w:id="696538935">
                  <w:marLeft w:val="0"/>
                  <w:marRight w:val="0"/>
                  <w:marTop w:val="0"/>
                  <w:marBottom w:val="0"/>
                  <w:divBdr>
                    <w:top w:val="none" w:sz="0" w:space="0" w:color="auto"/>
                    <w:left w:val="none" w:sz="0" w:space="0" w:color="auto"/>
                    <w:bottom w:val="none" w:sz="0" w:space="0" w:color="auto"/>
                    <w:right w:val="none" w:sz="0" w:space="0" w:color="auto"/>
                  </w:divBdr>
                </w:div>
                <w:div w:id="700977622">
                  <w:marLeft w:val="0"/>
                  <w:marRight w:val="0"/>
                  <w:marTop w:val="0"/>
                  <w:marBottom w:val="0"/>
                  <w:divBdr>
                    <w:top w:val="none" w:sz="0" w:space="0" w:color="auto"/>
                    <w:left w:val="none" w:sz="0" w:space="0" w:color="auto"/>
                    <w:bottom w:val="none" w:sz="0" w:space="0" w:color="auto"/>
                    <w:right w:val="none" w:sz="0" w:space="0" w:color="auto"/>
                  </w:divBdr>
                </w:div>
                <w:div w:id="701636031">
                  <w:marLeft w:val="0"/>
                  <w:marRight w:val="0"/>
                  <w:marTop w:val="0"/>
                  <w:marBottom w:val="0"/>
                  <w:divBdr>
                    <w:top w:val="none" w:sz="0" w:space="0" w:color="auto"/>
                    <w:left w:val="none" w:sz="0" w:space="0" w:color="auto"/>
                    <w:bottom w:val="none" w:sz="0" w:space="0" w:color="auto"/>
                    <w:right w:val="none" w:sz="0" w:space="0" w:color="auto"/>
                  </w:divBdr>
                </w:div>
                <w:div w:id="712966449">
                  <w:marLeft w:val="0"/>
                  <w:marRight w:val="0"/>
                  <w:marTop w:val="0"/>
                  <w:marBottom w:val="0"/>
                  <w:divBdr>
                    <w:top w:val="none" w:sz="0" w:space="0" w:color="auto"/>
                    <w:left w:val="none" w:sz="0" w:space="0" w:color="auto"/>
                    <w:bottom w:val="none" w:sz="0" w:space="0" w:color="auto"/>
                    <w:right w:val="none" w:sz="0" w:space="0" w:color="auto"/>
                  </w:divBdr>
                </w:div>
                <w:div w:id="715273766">
                  <w:marLeft w:val="0"/>
                  <w:marRight w:val="0"/>
                  <w:marTop w:val="0"/>
                  <w:marBottom w:val="0"/>
                  <w:divBdr>
                    <w:top w:val="none" w:sz="0" w:space="0" w:color="auto"/>
                    <w:left w:val="none" w:sz="0" w:space="0" w:color="auto"/>
                    <w:bottom w:val="none" w:sz="0" w:space="0" w:color="auto"/>
                    <w:right w:val="none" w:sz="0" w:space="0" w:color="auto"/>
                  </w:divBdr>
                </w:div>
                <w:div w:id="724135923">
                  <w:marLeft w:val="0"/>
                  <w:marRight w:val="0"/>
                  <w:marTop w:val="0"/>
                  <w:marBottom w:val="0"/>
                  <w:divBdr>
                    <w:top w:val="none" w:sz="0" w:space="0" w:color="auto"/>
                    <w:left w:val="none" w:sz="0" w:space="0" w:color="auto"/>
                    <w:bottom w:val="none" w:sz="0" w:space="0" w:color="auto"/>
                    <w:right w:val="none" w:sz="0" w:space="0" w:color="auto"/>
                  </w:divBdr>
                </w:div>
                <w:div w:id="727919948">
                  <w:marLeft w:val="0"/>
                  <w:marRight w:val="0"/>
                  <w:marTop w:val="0"/>
                  <w:marBottom w:val="0"/>
                  <w:divBdr>
                    <w:top w:val="none" w:sz="0" w:space="0" w:color="auto"/>
                    <w:left w:val="none" w:sz="0" w:space="0" w:color="auto"/>
                    <w:bottom w:val="none" w:sz="0" w:space="0" w:color="auto"/>
                    <w:right w:val="none" w:sz="0" w:space="0" w:color="auto"/>
                  </w:divBdr>
                </w:div>
                <w:div w:id="732657682">
                  <w:marLeft w:val="0"/>
                  <w:marRight w:val="0"/>
                  <w:marTop w:val="0"/>
                  <w:marBottom w:val="0"/>
                  <w:divBdr>
                    <w:top w:val="none" w:sz="0" w:space="0" w:color="auto"/>
                    <w:left w:val="none" w:sz="0" w:space="0" w:color="auto"/>
                    <w:bottom w:val="none" w:sz="0" w:space="0" w:color="auto"/>
                    <w:right w:val="none" w:sz="0" w:space="0" w:color="auto"/>
                  </w:divBdr>
                </w:div>
                <w:div w:id="733621352">
                  <w:marLeft w:val="0"/>
                  <w:marRight w:val="0"/>
                  <w:marTop w:val="0"/>
                  <w:marBottom w:val="0"/>
                  <w:divBdr>
                    <w:top w:val="none" w:sz="0" w:space="0" w:color="auto"/>
                    <w:left w:val="none" w:sz="0" w:space="0" w:color="auto"/>
                    <w:bottom w:val="none" w:sz="0" w:space="0" w:color="auto"/>
                    <w:right w:val="none" w:sz="0" w:space="0" w:color="auto"/>
                  </w:divBdr>
                </w:div>
                <w:div w:id="735589730">
                  <w:marLeft w:val="0"/>
                  <w:marRight w:val="0"/>
                  <w:marTop w:val="0"/>
                  <w:marBottom w:val="0"/>
                  <w:divBdr>
                    <w:top w:val="none" w:sz="0" w:space="0" w:color="auto"/>
                    <w:left w:val="none" w:sz="0" w:space="0" w:color="auto"/>
                    <w:bottom w:val="none" w:sz="0" w:space="0" w:color="auto"/>
                    <w:right w:val="none" w:sz="0" w:space="0" w:color="auto"/>
                  </w:divBdr>
                </w:div>
                <w:div w:id="746416180">
                  <w:marLeft w:val="0"/>
                  <w:marRight w:val="0"/>
                  <w:marTop w:val="0"/>
                  <w:marBottom w:val="0"/>
                  <w:divBdr>
                    <w:top w:val="none" w:sz="0" w:space="0" w:color="auto"/>
                    <w:left w:val="none" w:sz="0" w:space="0" w:color="auto"/>
                    <w:bottom w:val="none" w:sz="0" w:space="0" w:color="auto"/>
                    <w:right w:val="none" w:sz="0" w:space="0" w:color="auto"/>
                  </w:divBdr>
                </w:div>
                <w:div w:id="751699536">
                  <w:marLeft w:val="0"/>
                  <w:marRight w:val="0"/>
                  <w:marTop w:val="0"/>
                  <w:marBottom w:val="0"/>
                  <w:divBdr>
                    <w:top w:val="none" w:sz="0" w:space="0" w:color="auto"/>
                    <w:left w:val="none" w:sz="0" w:space="0" w:color="auto"/>
                    <w:bottom w:val="none" w:sz="0" w:space="0" w:color="auto"/>
                    <w:right w:val="none" w:sz="0" w:space="0" w:color="auto"/>
                  </w:divBdr>
                </w:div>
                <w:div w:id="757020440">
                  <w:marLeft w:val="0"/>
                  <w:marRight w:val="0"/>
                  <w:marTop w:val="0"/>
                  <w:marBottom w:val="0"/>
                  <w:divBdr>
                    <w:top w:val="none" w:sz="0" w:space="0" w:color="auto"/>
                    <w:left w:val="none" w:sz="0" w:space="0" w:color="auto"/>
                    <w:bottom w:val="none" w:sz="0" w:space="0" w:color="auto"/>
                    <w:right w:val="none" w:sz="0" w:space="0" w:color="auto"/>
                  </w:divBdr>
                </w:div>
                <w:div w:id="771706964">
                  <w:marLeft w:val="0"/>
                  <w:marRight w:val="0"/>
                  <w:marTop w:val="0"/>
                  <w:marBottom w:val="0"/>
                  <w:divBdr>
                    <w:top w:val="none" w:sz="0" w:space="0" w:color="auto"/>
                    <w:left w:val="none" w:sz="0" w:space="0" w:color="auto"/>
                    <w:bottom w:val="none" w:sz="0" w:space="0" w:color="auto"/>
                    <w:right w:val="none" w:sz="0" w:space="0" w:color="auto"/>
                  </w:divBdr>
                </w:div>
                <w:div w:id="786004297">
                  <w:marLeft w:val="0"/>
                  <w:marRight w:val="0"/>
                  <w:marTop w:val="0"/>
                  <w:marBottom w:val="0"/>
                  <w:divBdr>
                    <w:top w:val="none" w:sz="0" w:space="0" w:color="auto"/>
                    <w:left w:val="none" w:sz="0" w:space="0" w:color="auto"/>
                    <w:bottom w:val="none" w:sz="0" w:space="0" w:color="auto"/>
                    <w:right w:val="none" w:sz="0" w:space="0" w:color="auto"/>
                  </w:divBdr>
                </w:div>
                <w:div w:id="786656235">
                  <w:marLeft w:val="0"/>
                  <w:marRight w:val="0"/>
                  <w:marTop w:val="0"/>
                  <w:marBottom w:val="0"/>
                  <w:divBdr>
                    <w:top w:val="none" w:sz="0" w:space="0" w:color="auto"/>
                    <w:left w:val="none" w:sz="0" w:space="0" w:color="auto"/>
                    <w:bottom w:val="none" w:sz="0" w:space="0" w:color="auto"/>
                    <w:right w:val="none" w:sz="0" w:space="0" w:color="auto"/>
                  </w:divBdr>
                </w:div>
                <w:div w:id="789862972">
                  <w:marLeft w:val="0"/>
                  <w:marRight w:val="0"/>
                  <w:marTop w:val="0"/>
                  <w:marBottom w:val="0"/>
                  <w:divBdr>
                    <w:top w:val="none" w:sz="0" w:space="0" w:color="auto"/>
                    <w:left w:val="none" w:sz="0" w:space="0" w:color="auto"/>
                    <w:bottom w:val="none" w:sz="0" w:space="0" w:color="auto"/>
                    <w:right w:val="none" w:sz="0" w:space="0" w:color="auto"/>
                  </w:divBdr>
                </w:div>
                <w:div w:id="803736277">
                  <w:marLeft w:val="0"/>
                  <w:marRight w:val="0"/>
                  <w:marTop w:val="0"/>
                  <w:marBottom w:val="0"/>
                  <w:divBdr>
                    <w:top w:val="none" w:sz="0" w:space="0" w:color="auto"/>
                    <w:left w:val="none" w:sz="0" w:space="0" w:color="auto"/>
                    <w:bottom w:val="none" w:sz="0" w:space="0" w:color="auto"/>
                    <w:right w:val="none" w:sz="0" w:space="0" w:color="auto"/>
                  </w:divBdr>
                </w:div>
                <w:div w:id="807013348">
                  <w:marLeft w:val="0"/>
                  <w:marRight w:val="0"/>
                  <w:marTop w:val="0"/>
                  <w:marBottom w:val="0"/>
                  <w:divBdr>
                    <w:top w:val="none" w:sz="0" w:space="0" w:color="auto"/>
                    <w:left w:val="none" w:sz="0" w:space="0" w:color="auto"/>
                    <w:bottom w:val="none" w:sz="0" w:space="0" w:color="auto"/>
                    <w:right w:val="none" w:sz="0" w:space="0" w:color="auto"/>
                  </w:divBdr>
                </w:div>
                <w:div w:id="818570503">
                  <w:marLeft w:val="0"/>
                  <w:marRight w:val="0"/>
                  <w:marTop w:val="0"/>
                  <w:marBottom w:val="0"/>
                  <w:divBdr>
                    <w:top w:val="none" w:sz="0" w:space="0" w:color="auto"/>
                    <w:left w:val="none" w:sz="0" w:space="0" w:color="auto"/>
                    <w:bottom w:val="none" w:sz="0" w:space="0" w:color="auto"/>
                    <w:right w:val="none" w:sz="0" w:space="0" w:color="auto"/>
                  </w:divBdr>
                </w:div>
                <w:div w:id="824249063">
                  <w:marLeft w:val="0"/>
                  <w:marRight w:val="0"/>
                  <w:marTop w:val="0"/>
                  <w:marBottom w:val="0"/>
                  <w:divBdr>
                    <w:top w:val="none" w:sz="0" w:space="0" w:color="auto"/>
                    <w:left w:val="none" w:sz="0" w:space="0" w:color="auto"/>
                    <w:bottom w:val="none" w:sz="0" w:space="0" w:color="auto"/>
                    <w:right w:val="none" w:sz="0" w:space="0" w:color="auto"/>
                  </w:divBdr>
                </w:div>
                <w:div w:id="826750659">
                  <w:marLeft w:val="0"/>
                  <w:marRight w:val="0"/>
                  <w:marTop w:val="0"/>
                  <w:marBottom w:val="0"/>
                  <w:divBdr>
                    <w:top w:val="none" w:sz="0" w:space="0" w:color="auto"/>
                    <w:left w:val="none" w:sz="0" w:space="0" w:color="auto"/>
                    <w:bottom w:val="none" w:sz="0" w:space="0" w:color="auto"/>
                    <w:right w:val="none" w:sz="0" w:space="0" w:color="auto"/>
                  </w:divBdr>
                </w:div>
                <w:div w:id="839269119">
                  <w:marLeft w:val="0"/>
                  <w:marRight w:val="0"/>
                  <w:marTop w:val="0"/>
                  <w:marBottom w:val="0"/>
                  <w:divBdr>
                    <w:top w:val="none" w:sz="0" w:space="0" w:color="auto"/>
                    <w:left w:val="none" w:sz="0" w:space="0" w:color="auto"/>
                    <w:bottom w:val="none" w:sz="0" w:space="0" w:color="auto"/>
                    <w:right w:val="none" w:sz="0" w:space="0" w:color="auto"/>
                  </w:divBdr>
                </w:div>
                <w:div w:id="841972927">
                  <w:marLeft w:val="0"/>
                  <w:marRight w:val="0"/>
                  <w:marTop w:val="0"/>
                  <w:marBottom w:val="0"/>
                  <w:divBdr>
                    <w:top w:val="none" w:sz="0" w:space="0" w:color="auto"/>
                    <w:left w:val="none" w:sz="0" w:space="0" w:color="auto"/>
                    <w:bottom w:val="none" w:sz="0" w:space="0" w:color="auto"/>
                    <w:right w:val="none" w:sz="0" w:space="0" w:color="auto"/>
                  </w:divBdr>
                </w:div>
                <w:div w:id="844788550">
                  <w:marLeft w:val="0"/>
                  <w:marRight w:val="0"/>
                  <w:marTop w:val="0"/>
                  <w:marBottom w:val="0"/>
                  <w:divBdr>
                    <w:top w:val="none" w:sz="0" w:space="0" w:color="auto"/>
                    <w:left w:val="none" w:sz="0" w:space="0" w:color="auto"/>
                    <w:bottom w:val="none" w:sz="0" w:space="0" w:color="auto"/>
                    <w:right w:val="none" w:sz="0" w:space="0" w:color="auto"/>
                  </w:divBdr>
                </w:div>
                <w:div w:id="850752776">
                  <w:marLeft w:val="0"/>
                  <w:marRight w:val="0"/>
                  <w:marTop w:val="0"/>
                  <w:marBottom w:val="0"/>
                  <w:divBdr>
                    <w:top w:val="none" w:sz="0" w:space="0" w:color="auto"/>
                    <w:left w:val="none" w:sz="0" w:space="0" w:color="auto"/>
                    <w:bottom w:val="none" w:sz="0" w:space="0" w:color="auto"/>
                    <w:right w:val="none" w:sz="0" w:space="0" w:color="auto"/>
                  </w:divBdr>
                </w:div>
                <w:div w:id="857157933">
                  <w:marLeft w:val="0"/>
                  <w:marRight w:val="0"/>
                  <w:marTop w:val="0"/>
                  <w:marBottom w:val="0"/>
                  <w:divBdr>
                    <w:top w:val="none" w:sz="0" w:space="0" w:color="auto"/>
                    <w:left w:val="none" w:sz="0" w:space="0" w:color="auto"/>
                    <w:bottom w:val="none" w:sz="0" w:space="0" w:color="auto"/>
                    <w:right w:val="none" w:sz="0" w:space="0" w:color="auto"/>
                  </w:divBdr>
                </w:div>
                <w:div w:id="859775581">
                  <w:marLeft w:val="0"/>
                  <w:marRight w:val="0"/>
                  <w:marTop w:val="0"/>
                  <w:marBottom w:val="0"/>
                  <w:divBdr>
                    <w:top w:val="none" w:sz="0" w:space="0" w:color="auto"/>
                    <w:left w:val="none" w:sz="0" w:space="0" w:color="auto"/>
                    <w:bottom w:val="none" w:sz="0" w:space="0" w:color="auto"/>
                    <w:right w:val="none" w:sz="0" w:space="0" w:color="auto"/>
                  </w:divBdr>
                </w:div>
                <w:div w:id="869680567">
                  <w:marLeft w:val="0"/>
                  <w:marRight w:val="0"/>
                  <w:marTop w:val="0"/>
                  <w:marBottom w:val="0"/>
                  <w:divBdr>
                    <w:top w:val="none" w:sz="0" w:space="0" w:color="auto"/>
                    <w:left w:val="none" w:sz="0" w:space="0" w:color="auto"/>
                    <w:bottom w:val="none" w:sz="0" w:space="0" w:color="auto"/>
                    <w:right w:val="none" w:sz="0" w:space="0" w:color="auto"/>
                  </w:divBdr>
                </w:div>
                <w:div w:id="872035138">
                  <w:marLeft w:val="0"/>
                  <w:marRight w:val="0"/>
                  <w:marTop w:val="0"/>
                  <w:marBottom w:val="0"/>
                  <w:divBdr>
                    <w:top w:val="none" w:sz="0" w:space="0" w:color="auto"/>
                    <w:left w:val="none" w:sz="0" w:space="0" w:color="auto"/>
                    <w:bottom w:val="none" w:sz="0" w:space="0" w:color="auto"/>
                    <w:right w:val="none" w:sz="0" w:space="0" w:color="auto"/>
                  </w:divBdr>
                </w:div>
                <w:div w:id="886798551">
                  <w:marLeft w:val="0"/>
                  <w:marRight w:val="0"/>
                  <w:marTop w:val="0"/>
                  <w:marBottom w:val="0"/>
                  <w:divBdr>
                    <w:top w:val="none" w:sz="0" w:space="0" w:color="auto"/>
                    <w:left w:val="none" w:sz="0" w:space="0" w:color="auto"/>
                    <w:bottom w:val="none" w:sz="0" w:space="0" w:color="auto"/>
                    <w:right w:val="none" w:sz="0" w:space="0" w:color="auto"/>
                  </w:divBdr>
                </w:div>
                <w:div w:id="889998618">
                  <w:marLeft w:val="0"/>
                  <w:marRight w:val="0"/>
                  <w:marTop w:val="0"/>
                  <w:marBottom w:val="0"/>
                  <w:divBdr>
                    <w:top w:val="none" w:sz="0" w:space="0" w:color="auto"/>
                    <w:left w:val="none" w:sz="0" w:space="0" w:color="auto"/>
                    <w:bottom w:val="none" w:sz="0" w:space="0" w:color="auto"/>
                    <w:right w:val="none" w:sz="0" w:space="0" w:color="auto"/>
                  </w:divBdr>
                </w:div>
                <w:div w:id="896890486">
                  <w:marLeft w:val="0"/>
                  <w:marRight w:val="0"/>
                  <w:marTop w:val="0"/>
                  <w:marBottom w:val="0"/>
                  <w:divBdr>
                    <w:top w:val="none" w:sz="0" w:space="0" w:color="auto"/>
                    <w:left w:val="none" w:sz="0" w:space="0" w:color="auto"/>
                    <w:bottom w:val="none" w:sz="0" w:space="0" w:color="auto"/>
                    <w:right w:val="none" w:sz="0" w:space="0" w:color="auto"/>
                  </w:divBdr>
                </w:div>
                <w:div w:id="901595140">
                  <w:marLeft w:val="0"/>
                  <w:marRight w:val="0"/>
                  <w:marTop w:val="0"/>
                  <w:marBottom w:val="0"/>
                  <w:divBdr>
                    <w:top w:val="none" w:sz="0" w:space="0" w:color="auto"/>
                    <w:left w:val="none" w:sz="0" w:space="0" w:color="auto"/>
                    <w:bottom w:val="none" w:sz="0" w:space="0" w:color="auto"/>
                    <w:right w:val="none" w:sz="0" w:space="0" w:color="auto"/>
                  </w:divBdr>
                </w:div>
                <w:div w:id="908460364">
                  <w:marLeft w:val="0"/>
                  <w:marRight w:val="0"/>
                  <w:marTop w:val="0"/>
                  <w:marBottom w:val="0"/>
                  <w:divBdr>
                    <w:top w:val="none" w:sz="0" w:space="0" w:color="auto"/>
                    <w:left w:val="none" w:sz="0" w:space="0" w:color="auto"/>
                    <w:bottom w:val="none" w:sz="0" w:space="0" w:color="auto"/>
                    <w:right w:val="none" w:sz="0" w:space="0" w:color="auto"/>
                  </w:divBdr>
                </w:div>
                <w:div w:id="919758614">
                  <w:marLeft w:val="0"/>
                  <w:marRight w:val="0"/>
                  <w:marTop w:val="0"/>
                  <w:marBottom w:val="0"/>
                  <w:divBdr>
                    <w:top w:val="none" w:sz="0" w:space="0" w:color="auto"/>
                    <w:left w:val="none" w:sz="0" w:space="0" w:color="auto"/>
                    <w:bottom w:val="none" w:sz="0" w:space="0" w:color="auto"/>
                    <w:right w:val="none" w:sz="0" w:space="0" w:color="auto"/>
                  </w:divBdr>
                </w:div>
                <w:div w:id="921834454">
                  <w:marLeft w:val="0"/>
                  <w:marRight w:val="0"/>
                  <w:marTop w:val="0"/>
                  <w:marBottom w:val="0"/>
                  <w:divBdr>
                    <w:top w:val="none" w:sz="0" w:space="0" w:color="auto"/>
                    <w:left w:val="none" w:sz="0" w:space="0" w:color="auto"/>
                    <w:bottom w:val="none" w:sz="0" w:space="0" w:color="auto"/>
                    <w:right w:val="none" w:sz="0" w:space="0" w:color="auto"/>
                  </w:divBdr>
                </w:div>
                <w:div w:id="963997493">
                  <w:marLeft w:val="0"/>
                  <w:marRight w:val="0"/>
                  <w:marTop w:val="0"/>
                  <w:marBottom w:val="0"/>
                  <w:divBdr>
                    <w:top w:val="none" w:sz="0" w:space="0" w:color="auto"/>
                    <w:left w:val="none" w:sz="0" w:space="0" w:color="auto"/>
                    <w:bottom w:val="none" w:sz="0" w:space="0" w:color="auto"/>
                    <w:right w:val="none" w:sz="0" w:space="0" w:color="auto"/>
                  </w:divBdr>
                </w:div>
                <w:div w:id="967707775">
                  <w:marLeft w:val="0"/>
                  <w:marRight w:val="0"/>
                  <w:marTop w:val="0"/>
                  <w:marBottom w:val="0"/>
                  <w:divBdr>
                    <w:top w:val="none" w:sz="0" w:space="0" w:color="auto"/>
                    <w:left w:val="none" w:sz="0" w:space="0" w:color="auto"/>
                    <w:bottom w:val="none" w:sz="0" w:space="0" w:color="auto"/>
                    <w:right w:val="none" w:sz="0" w:space="0" w:color="auto"/>
                  </w:divBdr>
                </w:div>
                <w:div w:id="973023501">
                  <w:marLeft w:val="0"/>
                  <w:marRight w:val="0"/>
                  <w:marTop w:val="0"/>
                  <w:marBottom w:val="0"/>
                  <w:divBdr>
                    <w:top w:val="none" w:sz="0" w:space="0" w:color="auto"/>
                    <w:left w:val="none" w:sz="0" w:space="0" w:color="auto"/>
                    <w:bottom w:val="none" w:sz="0" w:space="0" w:color="auto"/>
                    <w:right w:val="none" w:sz="0" w:space="0" w:color="auto"/>
                  </w:divBdr>
                </w:div>
                <w:div w:id="977102380">
                  <w:marLeft w:val="0"/>
                  <w:marRight w:val="0"/>
                  <w:marTop w:val="0"/>
                  <w:marBottom w:val="0"/>
                  <w:divBdr>
                    <w:top w:val="none" w:sz="0" w:space="0" w:color="auto"/>
                    <w:left w:val="none" w:sz="0" w:space="0" w:color="auto"/>
                    <w:bottom w:val="none" w:sz="0" w:space="0" w:color="auto"/>
                    <w:right w:val="none" w:sz="0" w:space="0" w:color="auto"/>
                  </w:divBdr>
                </w:div>
                <w:div w:id="978848801">
                  <w:marLeft w:val="0"/>
                  <w:marRight w:val="0"/>
                  <w:marTop w:val="0"/>
                  <w:marBottom w:val="0"/>
                  <w:divBdr>
                    <w:top w:val="none" w:sz="0" w:space="0" w:color="auto"/>
                    <w:left w:val="none" w:sz="0" w:space="0" w:color="auto"/>
                    <w:bottom w:val="none" w:sz="0" w:space="0" w:color="auto"/>
                    <w:right w:val="none" w:sz="0" w:space="0" w:color="auto"/>
                  </w:divBdr>
                </w:div>
                <w:div w:id="990909643">
                  <w:marLeft w:val="0"/>
                  <w:marRight w:val="0"/>
                  <w:marTop w:val="0"/>
                  <w:marBottom w:val="0"/>
                  <w:divBdr>
                    <w:top w:val="none" w:sz="0" w:space="0" w:color="auto"/>
                    <w:left w:val="none" w:sz="0" w:space="0" w:color="auto"/>
                    <w:bottom w:val="none" w:sz="0" w:space="0" w:color="auto"/>
                    <w:right w:val="none" w:sz="0" w:space="0" w:color="auto"/>
                  </w:divBdr>
                </w:div>
                <w:div w:id="994841250">
                  <w:marLeft w:val="0"/>
                  <w:marRight w:val="0"/>
                  <w:marTop w:val="0"/>
                  <w:marBottom w:val="0"/>
                  <w:divBdr>
                    <w:top w:val="none" w:sz="0" w:space="0" w:color="auto"/>
                    <w:left w:val="none" w:sz="0" w:space="0" w:color="auto"/>
                    <w:bottom w:val="none" w:sz="0" w:space="0" w:color="auto"/>
                    <w:right w:val="none" w:sz="0" w:space="0" w:color="auto"/>
                  </w:divBdr>
                </w:div>
                <w:div w:id="1002053923">
                  <w:marLeft w:val="0"/>
                  <w:marRight w:val="0"/>
                  <w:marTop w:val="0"/>
                  <w:marBottom w:val="0"/>
                  <w:divBdr>
                    <w:top w:val="none" w:sz="0" w:space="0" w:color="auto"/>
                    <w:left w:val="none" w:sz="0" w:space="0" w:color="auto"/>
                    <w:bottom w:val="none" w:sz="0" w:space="0" w:color="auto"/>
                    <w:right w:val="none" w:sz="0" w:space="0" w:color="auto"/>
                  </w:divBdr>
                </w:div>
                <w:div w:id="1008600542">
                  <w:marLeft w:val="0"/>
                  <w:marRight w:val="0"/>
                  <w:marTop w:val="0"/>
                  <w:marBottom w:val="0"/>
                  <w:divBdr>
                    <w:top w:val="none" w:sz="0" w:space="0" w:color="auto"/>
                    <w:left w:val="none" w:sz="0" w:space="0" w:color="auto"/>
                    <w:bottom w:val="none" w:sz="0" w:space="0" w:color="auto"/>
                    <w:right w:val="none" w:sz="0" w:space="0" w:color="auto"/>
                  </w:divBdr>
                </w:div>
                <w:div w:id="1025909211">
                  <w:marLeft w:val="0"/>
                  <w:marRight w:val="0"/>
                  <w:marTop w:val="0"/>
                  <w:marBottom w:val="0"/>
                  <w:divBdr>
                    <w:top w:val="none" w:sz="0" w:space="0" w:color="auto"/>
                    <w:left w:val="none" w:sz="0" w:space="0" w:color="auto"/>
                    <w:bottom w:val="none" w:sz="0" w:space="0" w:color="auto"/>
                    <w:right w:val="none" w:sz="0" w:space="0" w:color="auto"/>
                  </w:divBdr>
                </w:div>
                <w:div w:id="1026370098">
                  <w:marLeft w:val="0"/>
                  <w:marRight w:val="0"/>
                  <w:marTop w:val="0"/>
                  <w:marBottom w:val="0"/>
                  <w:divBdr>
                    <w:top w:val="none" w:sz="0" w:space="0" w:color="auto"/>
                    <w:left w:val="none" w:sz="0" w:space="0" w:color="auto"/>
                    <w:bottom w:val="none" w:sz="0" w:space="0" w:color="auto"/>
                    <w:right w:val="none" w:sz="0" w:space="0" w:color="auto"/>
                  </w:divBdr>
                </w:div>
                <w:div w:id="1030570320">
                  <w:marLeft w:val="0"/>
                  <w:marRight w:val="0"/>
                  <w:marTop w:val="0"/>
                  <w:marBottom w:val="0"/>
                  <w:divBdr>
                    <w:top w:val="none" w:sz="0" w:space="0" w:color="auto"/>
                    <w:left w:val="none" w:sz="0" w:space="0" w:color="auto"/>
                    <w:bottom w:val="none" w:sz="0" w:space="0" w:color="auto"/>
                    <w:right w:val="none" w:sz="0" w:space="0" w:color="auto"/>
                  </w:divBdr>
                </w:div>
                <w:div w:id="1035815816">
                  <w:marLeft w:val="0"/>
                  <w:marRight w:val="0"/>
                  <w:marTop w:val="0"/>
                  <w:marBottom w:val="0"/>
                  <w:divBdr>
                    <w:top w:val="none" w:sz="0" w:space="0" w:color="auto"/>
                    <w:left w:val="none" w:sz="0" w:space="0" w:color="auto"/>
                    <w:bottom w:val="none" w:sz="0" w:space="0" w:color="auto"/>
                    <w:right w:val="none" w:sz="0" w:space="0" w:color="auto"/>
                  </w:divBdr>
                </w:div>
                <w:div w:id="1039815460">
                  <w:marLeft w:val="0"/>
                  <w:marRight w:val="0"/>
                  <w:marTop w:val="0"/>
                  <w:marBottom w:val="0"/>
                  <w:divBdr>
                    <w:top w:val="none" w:sz="0" w:space="0" w:color="auto"/>
                    <w:left w:val="none" w:sz="0" w:space="0" w:color="auto"/>
                    <w:bottom w:val="none" w:sz="0" w:space="0" w:color="auto"/>
                    <w:right w:val="none" w:sz="0" w:space="0" w:color="auto"/>
                  </w:divBdr>
                </w:div>
                <w:div w:id="1053849558">
                  <w:marLeft w:val="0"/>
                  <w:marRight w:val="0"/>
                  <w:marTop w:val="0"/>
                  <w:marBottom w:val="0"/>
                  <w:divBdr>
                    <w:top w:val="none" w:sz="0" w:space="0" w:color="auto"/>
                    <w:left w:val="none" w:sz="0" w:space="0" w:color="auto"/>
                    <w:bottom w:val="none" w:sz="0" w:space="0" w:color="auto"/>
                    <w:right w:val="none" w:sz="0" w:space="0" w:color="auto"/>
                  </w:divBdr>
                </w:div>
                <w:div w:id="1064913385">
                  <w:marLeft w:val="0"/>
                  <w:marRight w:val="0"/>
                  <w:marTop w:val="0"/>
                  <w:marBottom w:val="0"/>
                  <w:divBdr>
                    <w:top w:val="none" w:sz="0" w:space="0" w:color="auto"/>
                    <w:left w:val="none" w:sz="0" w:space="0" w:color="auto"/>
                    <w:bottom w:val="none" w:sz="0" w:space="0" w:color="auto"/>
                    <w:right w:val="none" w:sz="0" w:space="0" w:color="auto"/>
                  </w:divBdr>
                </w:div>
                <w:div w:id="1068383836">
                  <w:marLeft w:val="0"/>
                  <w:marRight w:val="0"/>
                  <w:marTop w:val="0"/>
                  <w:marBottom w:val="0"/>
                  <w:divBdr>
                    <w:top w:val="none" w:sz="0" w:space="0" w:color="auto"/>
                    <w:left w:val="none" w:sz="0" w:space="0" w:color="auto"/>
                    <w:bottom w:val="none" w:sz="0" w:space="0" w:color="auto"/>
                    <w:right w:val="none" w:sz="0" w:space="0" w:color="auto"/>
                  </w:divBdr>
                </w:div>
                <w:div w:id="1076511680">
                  <w:marLeft w:val="0"/>
                  <w:marRight w:val="0"/>
                  <w:marTop w:val="0"/>
                  <w:marBottom w:val="0"/>
                  <w:divBdr>
                    <w:top w:val="none" w:sz="0" w:space="0" w:color="auto"/>
                    <w:left w:val="none" w:sz="0" w:space="0" w:color="auto"/>
                    <w:bottom w:val="none" w:sz="0" w:space="0" w:color="auto"/>
                    <w:right w:val="none" w:sz="0" w:space="0" w:color="auto"/>
                  </w:divBdr>
                </w:div>
                <w:div w:id="1079059912">
                  <w:marLeft w:val="0"/>
                  <w:marRight w:val="0"/>
                  <w:marTop w:val="0"/>
                  <w:marBottom w:val="0"/>
                  <w:divBdr>
                    <w:top w:val="none" w:sz="0" w:space="0" w:color="auto"/>
                    <w:left w:val="none" w:sz="0" w:space="0" w:color="auto"/>
                    <w:bottom w:val="none" w:sz="0" w:space="0" w:color="auto"/>
                    <w:right w:val="none" w:sz="0" w:space="0" w:color="auto"/>
                  </w:divBdr>
                </w:div>
                <w:div w:id="1079449272">
                  <w:marLeft w:val="0"/>
                  <w:marRight w:val="0"/>
                  <w:marTop w:val="0"/>
                  <w:marBottom w:val="0"/>
                  <w:divBdr>
                    <w:top w:val="none" w:sz="0" w:space="0" w:color="auto"/>
                    <w:left w:val="none" w:sz="0" w:space="0" w:color="auto"/>
                    <w:bottom w:val="none" w:sz="0" w:space="0" w:color="auto"/>
                    <w:right w:val="none" w:sz="0" w:space="0" w:color="auto"/>
                  </w:divBdr>
                </w:div>
                <w:div w:id="1085882805">
                  <w:marLeft w:val="0"/>
                  <w:marRight w:val="0"/>
                  <w:marTop w:val="0"/>
                  <w:marBottom w:val="0"/>
                  <w:divBdr>
                    <w:top w:val="none" w:sz="0" w:space="0" w:color="auto"/>
                    <w:left w:val="none" w:sz="0" w:space="0" w:color="auto"/>
                    <w:bottom w:val="none" w:sz="0" w:space="0" w:color="auto"/>
                    <w:right w:val="none" w:sz="0" w:space="0" w:color="auto"/>
                  </w:divBdr>
                </w:div>
                <w:div w:id="1090853565">
                  <w:marLeft w:val="0"/>
                  <w:marRight w:val="0"/>
                  <w:marTop w:val="0"/>
                  <w:marBottom w:val="0"/>
                  <w:divBdr>
                    <w:top w:val="none" w:sz="0" w:space="0" w:color="auto"/>
                    <w:left w:val="none" w:sz="0" w:space="0" w:color="auto"/>
                    <w:bottom w:val="none" w:sz="0" w:space="0" w:color="auto"/>
                    <w:right w:val="none" w:sz="0" w:space="0" w:color="auto"/>
                  </w:divBdr>
                </w:div>
                <w:div w:id="1091319083">
                  <w:marLeft w:val="0"/>
                  <w:marRight w:val="0"/>
                  <w:marTop w:val="0"/>
                  <w:marBottom w:val="0"/>
                  <w:divBdr>
                    <w:top w:val="none" w:sz="0" w:space="0" w:color="auto"/>
                    <w:left w:val="none" w:sz="0" w:space="0" w:color="auto"/>
                    <w:bottom w:val="none" w:sz="0" w:space="0" w:color="auto"/>
                    <w:right w:val="none" w:sz="0" w:space="0" w:color="auto"/>
                  </w:divBdr>
                </w:div>
                <w:div w:id="1098676775">
                  <w:marLeft w:val="0"/>
                  <w:marRight w:val="0"/>
                  <w:marTop w:val="0"/>
                  <w:marBottom w:val="0"/>
                  <w:divBdr>
                    <w:top w:val="none" w:sz="0" w:space="0" w:color="auto"/>
                    <w:left w:val="none" w:sz="0" w:space="0" w:color="auto"/>
                    <w:bottom w:val="none" w:sz="0" w:space="0" w:color="auto"/>
                    <w:right w:val="none" w:sz="0" w:space="0" w:color="auto"/>
                  </w:divBdr>
                </w:div>
                <w:div w:id="1118446443">
                  <w:marLeft w:val="0"/>
                  <w:marRight w:val="0"/>
                  <w:marTop w:val="0"/>
                  <w:marBottom w:val="0"/>
                  <w:divBdr>
                    <w:top w:val="none" w:sz="0" w:space="0" w:color="auto"/>
                    <w:left w:val="none" w:sz="0" w:space="0" w:color="auto"/>
                    <w:bottom w:val="none" w:sz="0" w:space="0" w:color="auto"/>
                    <w:right w:val="none" w:sz="0" w:space="0" w:color="auto"/>
                  </w:divBdr>
                </w:div>
                <w:div w:id="1126772395">
                  <w:marLeft w:val="0"/>
                  <w:marRight w:val="0"/>
                  <w:marTop w:val="0"/>
                  <w:marBottom w:val="0"/>
                  <w:divBdr>
                    <w:top w:val="none" w:sz="0" w:space="0" w:color="auto"/>
                    <w:left w:val="none" w:sz="0" w:space="0" w:color="auto"/>
                    <w:bottom w:val="none" w:sz="0" w:space="0" w:color="auto"/>
                    <w:right w:val="none" w:sz="0" w:space="0" w:color="auto"/>
                  </w:divBdr>
                </w:div>
                <w:div w:id="1126898143">
                  <w:marLeft w:val="0"/>
                  <w:marRight w:val="0"/>
                  <w:marTop w:val="0"/>
                  <w:marBottom w:val="0"/>
                  <w:divBdr>
                    <w:top w:val="none" w:sz="0" w:space="0" w:color="auto"/>
                    <w:left w:val="none" w:sz="0" w:space="0" w:color="auto"/>
                    <w:bottom w:val="none" w:sz="0" w:space="0" w:color="auto"/>
                    <w:right w:val="none" w:sz="0" w:space="0" w:color="auto"/>
                  </w:divBdr>
                </w:div>
                <w:div w:id="1136483380">
                  <w:marLeft w:val="0"/>
                  <w:marRight w:val="0"/>
                  <w:marTop w:val="0"/>
                  <w:marBottom w:val="0"/>
                  <w:divBdr>
                    <w:top w:val="none" w:sz="0" w:space="0" w:color="auto"/>
                    <w:left w:val="none" w:sz="0" w:space="0" w:color="auto"/>
                    <w:bottom w:val="none" w:sz="0" w:space="0" w:color="auto"/>
                    <w:right w:val="none" w:sz="0" w:space="0" w:color="auto"/>
                  </w:divBdr>
                </w:div>
                <w:div w:id="1139373202">
                  <w:marLeft w:val="0"/>
                  <w:marRight w:val="0"/>
                  <w:marTop w:val="0"/>
                  <w:marBottom w:val="0"/>
                  <w:divBdr>
                    <w:top w:val="none" w:sz="0" w:space="0" w:color="auto"/>
                    <w:left w:val="none" w:sz="0" w:space="0" w:color="auto"/>
                    <w:bottom w:val="none" w:sz="0" w:space="0" w:color="auto"/>
                    <w:right w:val="none" w:sz="0" w:space="0" w:color="auto"/>
                  </w:divBdr>
                </w:div>
                <w:div w:id="1148088901">
                  <w:marLeft w:val="0"/>
                  <w:marRight w:val="0"/>
                  <w:marTop w:val="0"/>
                  <w:marBottom w:val="0"/>
                  <w:divBdr>
                    <w:top w:val="none" w:sz="0" w:space="0" w:color="auto"/>
                    <w:left w:val="none" w:sz="0" w:space="0" w:color="auto"/>
                    <w:bottom w:val="none" w:sz="0" w:space="0" w:color="auto"/>
                    <w:right w:val="none" w:sz="0" w:space="0" w:color="auto"/>
                  </w:divBdr>
                </w:div>
                <w:div w:id="1155025760">
                  <w:marLeft w:val="0"/>
                  <w:marRight w:val="0"/>
                  <w:marTop w:val="0"/>
                  <w:marBottom w:val="0"/>
                  <w:divBdr>
                    <w:top w:val="none" w:sz="0" w:space="0" w:color="auto"/>
                    <w:left w:val="none" w:sz="0" w:space="0" w:color="auto"/>
                    <w:bottom w:val="none" w:sz="0" w:space="0" w:color="auto"/>
                    <w:right w:val="none" w:sz="0" w:space="0" w:color="auto"/>
                  </w:divBdr>
                </w:div>
                <w:div w:id="1158769257">
                  <w:marLeft w:val="0"/>
                  <w:marRight w:val="0"/>
                  <w:marTop w:val="0"/>
                  <w:marBottom w:val="0"/>
                  <w:divBdr>
                    <w:top w:val="none" w:sz="0" w:space="0" w:color="auto"/>
                    <w:left w:val="none" w:sz="0" w:space="0" w:color="auto"/>
                    <w:bottom w:val="none" w:sz="0" w:space="0" w:color="auto"/>
                    <w:right w:val="none" w:sz="0" w:space="0" w:color="auto"/>
                  </w:divBdr>
                </w:div>
                <w:div w:id="1163156495">
                  <w:marLeft w:val="0"/>
                  <w:marRight w:val="0"/>
                  <w:marTop w:val="0"/>
                  <w:marBottom w:val="0"/>
                  <w:divBdr>
                    <w:top w:val="none" w:sz="0" w:space="0" w:color="auto"/>
                    <w:left w:val="none" w:sz="0" w:space="0" w:color="auto"/>
                    <w:bottom w:val="none" w:sz="0" w:space="0" w:color="auto"/>
                    <w:right w:val="none" w:sz="0" w:space="0" w:color="auto"/>
                  </w:divBdr>
                </w:div>
                <w:div w:id="1163202125">
                  <w:marLeft w:val="0"/>
                  <w:marRight w:val="0"/>
                  <w:marTop w:val="0"/>
                  <w:marBottom w:val="0"/>
                  <w:divBdr>
                    <w:top w:val="none" w:sz="0" w:space="0" w:color="auto"/>
                    <w:left w:val="none" w:sz="0" w:space="0" w:color="auto"/>
                    <w:bottom w:val="none" w:sz="0" w:space="0" w:color="auto"/>
                    <w:right w:val="none" w:sz="0" w:space="0" w:color="auto"/>
                  </w:divBdr>
                </w:div>
                <w:div w:id="1163549189">
                  <w:marLeft w:val="0"/>
                  <w:marRight w:val="0"/>
                  <w:marTop w:val="0"/>
                  <w:marBottom w:val="0"/>
                  <w:divBdr>
                    <w:top w:val="none" w:sz="0" w:space="0" w:color="auto"/>
                    <w:left w:val="none" w:sz="0" w:space="0" w:color="auto"/>
                    <w:bottom w:val="none" w:sz="0" w:space="0" w:color="auto"/>
                    <w:right w:val="none" w:sz="0" w:space="0" w:color="auto"/>
                  </w:divBdr>
                </w:div>
                <w:div w:id="1170214517">
                  <w:marLeft w:val="0"/>
                  <w:marRight w:val="0"/>
                  <w:marTop w:val="0"/>
                  <w:marBottom w:val="0"/>
                  <w:divBdr>
                    <w:top w:val="none" w:sz="0" w:space="0" w:color="auto"/>
                    <w:left w:val="none" w:sz="0" w:space="0" w:color="auto"/>
                    <w:bottom w:val="none" w:sz="0" w:space="0" w:color="auto"/>
                    <w:right w:val="none" w:sz="0" w:space="0" w:color="auto"/>
                  </w:divBdr>
                </w:div>
                <w:div w:id="1180319647">
                  <w:marLeft w:val="0"/>
                  <w:marRight w:val="0"/>
                  <w:marTop w:val="0"/>
                  <w:marBottom w:val="0"/>
                  <w:divBdr>
                    <w:top w:val="none" w:sz="0" w:space="0" w:color="auto"/>
                    <w:left w:val="none" w:sz="0" w:space="0" w:color="auto"/>
                    <w:bottom w:val="none" w:sz="0" w:space="0" w:color="auto"/>
                    <w:right w:val="none" w:sz="0" w:space="0" w:color="auto"/>
                  </w:divBdr>
                </w:div>
                <w:div w:id="1181969263">
                  <w:marLeft w:val="0"/>
                  <w:marRight w:val="0"/>
                  <w:marTop w:val="0"/>
                  <w:marBottom w:val="0"/>
                  <w:divBdr>
                    <w:top w:val="none" w:sz="0" w:space="0" w:color="auto"/>
                    <w:left w:val="none" w:sz="0" w:space="0" w:color="auto"/>
                    <w:bottom w:val="none" w:sz="0" w:space="0" w:color="auto"/>
                    <w:right w:val="none" w:sz="0" w:space="0" w:color="auto"/>
                  </w:divBdr>
                </w:div>
                <w:div w:id="1187016178">
                  <w:marLeft w:val="0"/>
                  <w:marRight w:val="0"/>
                  <w:marTop w:val="0"/>
                  <w:marBottom w:val="0"/>
                  <w:divBdr>
                    <w:top w:val="none" w:sz="0" w:space="0" w:color="auto"/>
                    <w:left w:val="none" w:sz="0" w:space="0" w:color="auto"/>
                    <w:bottom w:val="none" w:sz="0" w:space="0" w:color="auto"/>
                    <w:right w:val="none" w:sz="0" w:space="0" w:color="auto"/>
                  </w:divBdr>
                </w:div>
                <w:div w:id="1204365904">
                  <w:marLeft w:val="0"/>
                  <w:marRight w:val="0"/>
                  <w:marTop w:val="0"/>
                  <w:marBottom w:val="0"/>
                  <w:divBdr>
                    <w:top w:val="none" w:sz="0" w:space="0" w:color="auto"/>
                    <w:left w:val="none" w:sz="0" w:space="0" w:color="auto"/>
                    <w:bottom w:val="none" w:sz="0" w:space="0" w:color="auto"/>
                    <w:right w:val="none" w:sz="0" w:space="0" w:color="auto"/>
                  </w:divBdr>
                </w:div>
                <w:div w:id="1208953096">
                  <w:marLeft w:val="0"/>
                  <w:marRight w:val="0"/>
                  <w:marTop w:val="0"/>
                  <w:marBottom w:val="0"/>
                  <w:divBdr>
                    <w:top w:val="none" w:sz="0" w:space="0" w:color="auto"/>
                    <w:left w:val="none" w:sz="0" w:space="0" w:color="auto"/>
                    <w:bottom w:val="none" w:sz="0" w:space="0" w:color="auto"/>
                    <w:right w:val="none" w:sz="0" w:space="0" w:color="auto"/>
                  </w:divBdr>
                </w:div>
                <w:div w:id="1219854015">
                  <w:marLeft w:val="0"/>
                  <w:marRight w:val="0"/>
                  <w:marTop w:val="0"/>
                  <w:marBottom w:val="0"/>
                  <w:divBdr>
                    <w:top w:val="none" w:sz="0" w:space="0" w:color="auto"/>
                    <w:left w:val="none" w:sz="0" w:space="0" w:color="auto"/>
                    <w:bottom w:val="none" w:sz="0" w:space="0" w:color="auto"/>
                    <w:right w:val="none" w:sz="0" w:space="0" w:color="auto"/>
                  </w:divBdr>
                </w:div>
                <w:div w:id="1227299316">
                  <w:marLeft w:val="0"/>
                  <w:marRight w:val="0"/>
                  <w:marTop w:val="0"/>
                  <w:marBottom w:val="0"/>
                  <w:divBdr>
                    <w:top w:val="none" w:sz="0" w:space="0" w:color="auto"/>
                    <w:left w:val="none" w:sz="0" w:space="0" w:color="auto"/>
                    <w:bottom w:val="none" w:sz="0" w:space="0" w:color="auto"/>
                    <w:right w:val="none" w:sz="0" w:space="0" w:color="auto"/>
                  </w:divBdr>
                </w:div>
                <w:div w:id="1233278023">
                  <w:marLeft w:val="0"/>
                  <w:marRight w:val="0"/>
                  <w:marTop w:val="0"/>
                  <w:marBottom w:val="0"/>
                  <w:divBdr>
                    <w:top w:val="none" w:sz="0" w:space="0" w:color="auto"/>
                    <w:left w:val="none" w:sz="0" w:space="0" w:color="auto"/>
                    <w:bottom w:val="none" w:sz="0" w:space="0" w:color="auto"/>
                    <w:right w:val="none" w:sz="0" w:space="0" w:color="auto"/>
                  </w:divBdr>
                </w:div>
                <w:div w:id="1249391547">
                  <w:marLeft w:val="0"/>
                  <w:marRight w:val="0"/>
                  <w:marTop w:val="0"/>
                  <w:marBottom w:val="0"/>
                  <w:divBdr>
                    <w:top w:val="none" w:sz="0" w:space="0" w:color="auto"/>
                    <w:left w:val="none" w:sz="0" w:space="0" w:color="auto"/>
                    <w:bottom w:val="none" w:sz="0" w:space="0" w:color="auto"/>
                    <w:right w:val="none" w:sz="0" w:space="0" w:color="auto"/>
                  </w:divBdr>
                </w:div>
                <w:div w:id="1255436379">
                  <w:marLeft w:val="0"/>
                  <w:marRight w:val="0"/>
                  <w:marTop w:val="0"/>
                  <w:marBottom w:val="0"/>
                  <w:divBdr>
                    <w:top w:val="none" w:sz="0" w:space="0" w:color="auto"/>
                    <w:left w:val="none" w:sz="0" w:space="0" w:color="auto"/>
                    <w:bottom w:val="none" w:sz="0" w:space="0" w:color="auto"/>
                    <w:right w:val="none" w:sz="0" w:space="0" w:color="auto"/>
                  </w:divBdr>
                </w:div>
                <w:div w:id="1256013897">
                  <w:marLeft w:val="0"/>
                  <w:marRight w:val="0"/>
                  <w:marTop w:val="0"/>
                  <w:marBottom w:val="0"/>
                  <w:divBdr>
                    <w:top w:val="none" w:sz="0" w:space="0" w:color="auto"/>
                    <w:left w:val="none" w:sz="0" w:space="0" w:color="auto"/>
                    <w:bottom w:val="none" w:sz="0" w:space="0" w:color="auto"/>
                    <w:right w:val="none" w:sz="0" w:space="0" w:color="auto"/>
                  </w:divBdr>
                </w:div>
                <w:div w:id="1263488964">
                  <w:marLeft w:val="0"/>
                  <w:marRight w:val="0"/>
                  <w:marTop w:val="0"/>
                  <w:marBottom w:val="0"/>
                  <w:divBdr>
                    <w:top w:val="none" w:sz="0" w:space="0" w:color="auto"/>
                    <w:left w:val="none" w:sz="0" w:space="0" w:color="auto"/>
                    <w:bottom w:val="none" w:sz="0" w:space="0" w:color="auto"/>
                    <w:right w:val="none" w:sz="0" w:space="0" w:color="auto"/>
                  </w:divBdr>
                </w:div>
                <w:div w:id="1264460777">
                  <w:marLeft w:val="0"/>
                  <w:marRight w:val="0"/>
                  <w:marTop w:val="0"/>
                  <w:marBottom w:val="0"/>
                  <w:divBdr>
                    <w:top w:val="none" w:sz="0" w:space="0" w:color="auto"/>
                    <w:left w:val="none" w:sz="0" w:space="0" w:color="auto"/>
                    <w:bottom w:val="none" w:sz="0" w:space="0" w:color="auto"/>
                    <w:right w:val="none" w:sz="0" w:space="0" w:color="auto"/>
                  </w:divBdr>
                </w:div>
                <w:div w:id="1268390382">
                  <w:marLeft w:val="0"/>
                  <w:marRight w:val="0"/>
                  <w:marTop w:val="0"/>
                  <w:marBottom w:val="0"/>
                  <w:divBdr>
                    <w:top w:val="none" w:sz="0" w:space="0" w:color="auto"/>
                    <w:left w:val="none" w:sz="0" w:space="0" w:color="auto"/>
                    <w:bottom w:val="none" w:sz="0" w:space="0" w:color="auto"/>
                    <w:right w:val="none" w:sz="0" w:space="0" w:color="auto"/>
                  </w:divBdr>
                </w:div>
                <w:div w:id="1270696557">
                  <w:marLeft w:val="0"/>
                  <w:marRight w:val="0"/>
                  <w:marTop w:val="0"/>
                  <w:marBottom w:val="0"/>
                  <w:divBdr>
                    <w:top w:val="none" w:sz="0" w:space="0" w:color="auto"/>
                    <w:left w:val="none" w:sz="0" w:space="0" w:color="auto"/>
                    <w:bottom w:val="none" w:sz="0" w:space="0" w:color="auto"/>
                    <w:right w:val="none" w:sz="0" w:space="0" w:color="auto"/>
                  </w:divBdr>
                </w:div>
                <w:div w:id="1282422909">
                  <w:marLeft w:val="0"/>
                  <w:marRight w:val="0"/>
                  <w:marTop w:val="0"/>
                  <w:marBottom w:val="0"/>
                  <w:divBdr>
                    <w:top w:val="none" w:sz="0" w:space="0" w:color="auto"/>
                    <w:left w:val="none" w:sz="0" w:space="0" w:color="auto"/>
                    <w:bottom w:val="none" w:sz="0" w:space="0" w:color="auto"/>
                    <w:right w:val="none" w:sz="0" w:space="0" w:color="auto"/>
                  </w:divBdr>
                </w:div>
                <w:div w:id="1286738299">
                  <w:marLeft w:val="0"/>
                  <w:marRight w:val="0"/>
                  <w:marTop w:val="0"/>
                  <w:marBottom w:val="0"/>
                  <w:divBdr>
                    <w:top w:val="none" w:sz="0" w:space="0" w:color="auto"/>
                    <w:left w:val="none" w:sz="0" w:space="0" w:color="auto"/>
                    <w:bottom w:val="none" w:sz="0" w:space="0" w:color="auto"/>
                    <w:right w:val="none" w:sz="0" w:space="0" w:color="auto"/>
                  </w:divBdr>
                </w:div>
                <w:div w:id="1288899215">
                  <w:marLeft w:val="0"/>
                  <w:marRight w:val="0"/>
                  <w:marTop w:val="0"/>
                  <w:marBottom w:val="0"/>
                  <w:divBdr>
                    <w:top w:val="none" w:sz="0" w:space="0" w:color="auto"/>
                    <w:left w:val="none" w:sz="0" w:space="0" w:color="auto"/>
                    <w:bottom w:val="none" w:sz="0" w:space="0" w:color="auto"/>
                    <w:right w:val="none" w:sz="0" w:space="0" w:color="auto"/>
                  </w:divBdr>
                </w:div>
                <w:div w:id="1296637524">
                  <w:marLeft w:val="0"/>
                  <w:marRight w:val="0"/>
                  <w:marTop w:val="0"/>
                  <w:marBottom w:val="0"/>
                  <w:divBdr>
                    <w:top w:val="none" w:sz="0" w:space="0" w:color="auto"/>
                    <w:left w:val="none" w:sz="0" w:space="0" w:color="auto"/>
                    <w:bottom w:val="none" w:sz="0" w:space="0" w:color="auto"/>
                    <w:right w:val="none" w:sz="0" w:space="0" w:color="auto"/>
                  </w:divBdr>
                </w:div>
                <w:div w:id="1300921810">
                  <w:marLeft w:val="0"/>
                  <w:marRight w:val="0"/>
                  <w:marTop w:val="0"/>
                  <w:marBottom w:val="0"/>
                  <w:divBdr>
                    <w:top w:val="none" w:sz="0" w:space="0" w:color="auto"/>
                    <w:left w:val="none" w:sz="0" w:space="0" w:color="auto"/>
                    <w:bottom w:val="none" w:sz="0" w:space="0" w:color="auto"/>
                    <w:right w:val="none" w:sz="0" w:space="0" w:color="auto"/>
                  </w:divBdr>
                </w:div>
                <w:div w:id="1315841244">
                  <w:marLeft w:val="0"/>
                  <w:marRight w:val="0"/>
                  <w:marTop w:val="0"/>
                  <w:marBottom w:val="0"/>
                  <w:divBdr>
                    <w:top w:val="none" w:sz="0" w:space="0" w:color="auto"/>
                    <w:left w:val="none" w:sz="0" w:space="0" w:color="auto"/>
                    <w:bottom w:val="none" w:sz="0" w:space="0" w:color="auto"/>
                    <w:right w:val="none" w:sz="0" w:space="0" w:color="auto"/>
                  </w:divBdr>
                </w:div>
                <w:div w:id="1320186950">
                  <w:marLeft w:val="0"/>
                  <w:marRight w:val="0"/>
                  <w:marTop w:val="0"/>
                  <w:marBottom w:val="0"/>
                  <w:divBdr>
                    <w:top w:val="none" w:sz="0" w:space="0" w:color="auto"/>
                    <w:left w:val="none" w:sz="0" w:space="0" w:color="auto"/>
                    <w:bottom w:val="none" w:sz="0" w:space="0" w:color="auto"/>
                    <w:right w:val="none" w:sz="0" w:space="0" w:color="auto"/>
                  </w:divBdr>
                </w:div>
                <w:div w:id="1323700874">
                  <w:marLeft w:val="0"/>
                  <w:marRight w:val="0"/>
                  <w:marTop w:val="0"/>
                  <w:marBottom w:val="0"/>
                  <w:divBdr>
                    <w:top w:val="none" w:sz="0" w:space="0" w:color="auto"/>
                    <w:left w:val="none" w:sz="0" w:space="0" w:color="auto"/>
                    <w:bottom w:val="none" w:sz="0" w:space="0" w:color="auto"/>
                    <w:right w:val="none" w:sz="0" w:space="0" w:color="auto"/>
                  </w:divBdr>
                </w:div>
                <w:div w:id="1331985401">
                  <w:marLeft w:val="0"/>
                  <w:marRight w:val="0"/>
                  <w:marTop w:val="0"/>
                  <w:marBottom w:val="0"/>
                  <w:divBdr>
                    <w:top w:val="none" w:sz="0" w:space="0" w:color="auto"/>
                    <w:left w:val="none" w:sz="0" w:space="0" w:color="auto"/>
                    <w:bottom w:val="none" w:sz="0" w:space="0" w:color="auto"/>
                    <w:right w:val="none" w:sz="0" w:space="0" w:color="auto"/>
                  </w:divBdr>
                </w:div>
                <w:div w:id="1334913906">
                  <w:marLeft w:val="0"/>
                  <w:marRight w:val="0"/>
                  <w:marTop w:val="0"/>
                  <w:marBottom w:val="0"/>
                  <w:divBdr>
                    <w:top w:val="none" w:sz="0" w:space="0" w:color="auto"/>
                    <w:left w:val="none" w:sz="0" w:space="0" w:color="auto"/>
                    <w:bottom w:val="none" w:sz="0" w:space="0" w:color="auto"/>
                    <w:right w:val="none" w:sz="0" w:space="0" w:color="auto"/>
                  </w:divBdr>
                </w:div>
                <w:div w:id="1335912518">
                  <w:marLeft w:val="0"/>
                  <w:marRight w:val="0"/>
                  <w:marTop w:val="0"/>
                  <w:marBottom w:val="0"/>
                  <w:divBdr>
                    <w:top w:val="none" w:sz="0" w:space="0" w:color="auto"/>
                    <w:left w:val="none" w:sz="0" w:space="0" w:color="auto"/>
                    <w:bottom w:val="none" w:sz="0" w:space="0" w:color="auto"/>
                    <w:right w:val="none" w:sz="0" w:space="0" w:color="auto"/>
                  </w:divBdr>
                </w:div>
                <w:div w:id="1340036063">
                  <w:marLeft w:val="0"/>
                  <w:marRight w:val="0"/>
                  <w:marTop w:val="0"/>
                  <w:marBottom w:val="0"/>
                  <w:divBdr>
                    <w:top w:val="none" w:sz="0" w:space="0" w:color="auto"/>
                    <w:left w:val="none" w:sz="0" w:space="0" w:color="auto"/>
                    <w:bottom w:val="none" w:sz="0" w:space="0" w:color="auto"/>
                    <w:right w:val="none" w:sz="0" w:space="0" w:color="auto"/>
                  </w:divBdr>
                </w:div>
                <w:div w:id="1345589585">
                  <w:marLeft w:val="0"/>
                  <w:marRight w:val="0"/>
                  <w:marTop w:val="0"/>
                  <w:marBottom w:val="0"/>
                  <w:divBdr>
                    <w:top w:val="none" w:sz="0" w:space="0" w:color="auto"/>
                    <w:left w:val="none" w:sz="0" w:space="0" w:color="auto"/>
                    <w:bottom w:val="none" w:sz="0" w:space="0" w:color="auto"/>
                    <w:right w:val="none" w:sz="0" w:space="0" w:color="auto"/>
                  </w:divBdr>
                </w:div>
                <w:div w:id="1349408776">
                  <w:marLeft w:val="0"/>
                  <w:marRight w:val="0"/>
                  <w:marTop w:val="0"/>
                  <w:marBottom w:val="0"/>
                  <w:divBdr>
                    <w:top w:val="none" w:sz="0" w:space="0" w:color="auto"/>
                    <w:left w:val="none" w:sz="0" w:space="0" w:color="auto"/>
                    <w:bottom w:val="none" w:sz="0" w:space="0" w:color="auto"/>
                    <w:right w:val="none" w:sz="0" w:space="0" w:color="auto"/>
                  </w:divBdr>
                </w:div>
                <w:div w:id="1355031843">
                  <w:marLeft w:val="0"/>
                  <w:marRight w:val="0"/>
                  <w:marTop w:val="0"/>
                  <w:marBottom w:val="0"/>
                  <w:divBdr>
                    <w:top w:val="none" w:sz="0" w:space="0" w:color="auto"/>
                    <w:left w:val="none" w:sz="0" w:space="0" w:color="auto"/>
                    <w:bottom w:val="none" w:sz="0" w:space="0" w:color="auto"/>
                    <w:right w:val="none" w:sz="0" w:space="0" w:color="auto"/>
                  </w:divBdr>
                </w:div>
                <w:div w:id="1360155753">
                  <w:marLeft w:val="0"/>
                  <w:marRight w:val="0"/>
                  <w:marTop w:val="0"/>
                  <w:marBottom w:val="0"/>
                  <w:divBdr>
                    <w:top w:val="none" w:sz="0" w:space="0" w:color="auto"/>
                    <w:left w:val="none" w:sz="0" w:space="0" w:color="auto"/>
                    <w:bottom w:val="none" w:sz="0" w:space="0" w:color="auto"/>
                    <w:right w:val="none" w:sz="0" w:space="0" w:color="auto"/>
                  </w:divBdr>
                </w:div>
                <w:div w:id="1365977622">
                  <w:marLeft w:val="0"/>
                  <w:marRight w:val="0"/>
                  <w:marTop w:val="0"/>
                  <w:marBottom w:val="0"/>
                  <w:divBdr>
                    <w:top w:val="none" w:sz="0" w:space="0" w:color="auto"/>
                    <w:left w:val="none" w:sz="0" w:space="0" w:color="auto"/>
                    <w:bottom w:val="none" w:sz="0" w:space="0" w:color="auto"/>
                    <w:right w:val="none" w:sz="0" w:space="0" w:color="auto"/>
                  </w:divBdr>
                </w:div>
                <w:div w:id="1370570201">
                  <w:marLeft w:val="0"/>
                  <w:marRight w:val="0"/>
                  <w:marTop w:val="0"/>
                  <w:marBottom w:val="0"/>
                  <w:divBdr>
                    <w:top w:val="none" w:sz="0" w:space="0" w:color="auto"/>
                    <w:left w:val="none" w:sz="0" w:space="0" w:color="auto"/>
                    <w:bottom w:val="none" w:sz="0" w:space="0" w:color="auto"/>
                    <w:right w:val="none" w:sz="0" w:space="0" w:color="auto"/>
                  </w:divBdr>
                </w:div>
                <w:div w:id="1372683264">
                  <w:marLeft w:val="0"/>
                  <w:marRight w:val="0"/>
                  <w:marTop w:val="0"/>
                  <w:marBottom w:val="0"/>
                  <w:divBdr>
                    <w:top w:val="none" w:sz="0" w:space="0" w:color="auto"/>
                    <w:left w:val="none" w:sz="0" w:space="0" w:color="auto"/>
                    <w:bottom w:val="none" w:sz="0" w:space="0" w:color="auto"/>
                    <w:right w:val="none" w:sz="0" w:space="0" w:color="auto"/>
                  </w:divBdr>
                </w:div>
                <w:div w:id="1377192965">
                  <w:marLeft w:val="0"/>
                  <w:marRight w:val="0"/>
                  <w:marTop w:val="0"/>
                  <w:marBottom w:val="0"/>
                  <w:divBdr>
                    <w:top w:val="none" w:sz="0" w:space="0" w:color="auto"/>
                    <w:left w:val="none" w:sz="0" w:space="0" w:color="auto"/>
                    <w:bottom w:val="none" w:sz="0" w:space="0" w:color="auto"/>
                    <w:right w:val="none" w:sz="0" w:space="0" w:color="auto"/>
                  </w:divBdr>
                </w:div>
                <w:div w:id="1388339790">
                  <w:marLeft w:val="0"/>
                  <w:marRight w:val="0"/>
                  <w:marTop w:val="0"/>
                  <w:marBottom w:val="0"/>
                  <w:divBdr>
                    <w:top w:val="none" w:sz="0" w:space="0" w:color="auto"/>
                    <w:left w:val="none" w:sz="0" w:space="0" w:color="auto"/>
                    <w:bottom w:val="none" w:sz="0" w:space="0" w:color="auto"/>
                    <w:right w:val="none" w:sz="0" w:space="0" w:color="auto"/>
                  </w:divBdr>
                </w:div>
                <w:div w:id="1392383715">
                  <w:marLeft w:val="0"/>
                  <w:marRight w:val="0"/>
                  <w:marTop w:val="0"/>
                  <w:marBottom w:val="0"/>
                  <w:divBdr>
                    <w:top w:val="none" w:sz="0" w:space="0" w:color="auto"/>
                    <w:left w:val="none" w:sz="0" w:space="0" w:color="auto"/>
                    <w:bottom w:val="none" w:sz="0" w:space="0" w:color="auto"/>
                    <w:right w:val="none" w:sz="0" w:space="0" w:color="auto"/>
                  </w:divBdr>
                </w:div>
                <w:div w:id="1398866878">
                  <w:marLeft w:val="0"/>
                  <w:marRight w:val="0"/>
                  <w:marTop w:val="0"/>
                  <w:marBottom w:val="0"/>
                  <w:divBdr>
                    <w:top w:val="none" w:sz="0" w:space="0" w:color="auto"/>
                    <w:left w:val="none" w:sz="0" w:space="0" w:color="auto"/>
                    <w:bottom w:val="none" w:sz="0" w:space="0" w:color="auto"/>
                    <w:right w:val="none" w:sz="0" w:space="0" w:color="auto"/>
                  </w:divBdr>
                </w:div>
                <w:div w:id="1402602927">
                  <w:marLeft w:val="0"/>
                  <w:marRight w:val="0"/>
                  <w:marTop w:val="0"/>
                  <w:marBottom w:val="0"/>
                  <w:divBdr>
                    <w:top w:val="none" w:sz="0" w:space="0" w:color="auto"/>
                    <w:left w:val="none" w:sz="0" w:space="0" w:color="auto"/>
                    <w:bottom w:val="none" w:sz="0" w:space="0" w:color="auto"/>
                    <w:right w:val="none" w:sz="0" w:space="0" w:color="auto"/>
                  </w:divBdr>
                </w:div>
                <w:div w:id="1404645023">
                  <w:marLeft w:val="0"/>
                  <w:marRight w:val="0"/>
                  <w:marTop w:val="0"/>
                  <w:marBottom w:val="0"/>
                  <w:divBdr>
                    <w:top w:val="none" w:sz="0" w:space="0" w:color="auto"/>
                    <w:left w:val="none" w:sz="0" w:space="0" w:color="auto"/>
                    <w:bottom w:val="none" w:sz="0" w:space="0" w:color="auto"/>
                    <w:right w:val="none" w:sz="0" w:space="0" w:color="auto"/>
                  </w:divBdr>
                </w:div>
                <w:div w:id="1409185752">
                  <w:marLeft w:val="0"/>
                  <w:marRight w:val="0"/>
                  <w:marTop w:val="0"/>
                  <w:marBottom w:val="0"/>
                  <w:divBdr>
                    <w:top w:val="none" w:sz="0" w:space="0" w:color="auto"/>
                    <w:left w:val="none" w:sz="0" w:space="0" w:color="auto"/>
                    <w:bottom w:val="none" w:sz="0" w:space="0" w:color="auto"/>
                    <w:right w:val="none" w:sz="0" w:space="0" w:color="auto"/>
                  </w:divBdr>
                </w:div>
                <w:div w:id="1409380818">
                  <w:marLeft w:val="0"/>
                  <w:marRight w:val="0"/>
                  <w:marTop w:val="0"/>
                  <w:marBottom w:val="0"/>
                  <w:divBdr>
                    <w:top w:val="none" w:sz="0" w:space="0" w:color="auto"/>
                    <w:left w:val="none" w:sz="0" w:space="0" w:color="auto"/>
                    <w:bottom w:val="none" w:sz="0" w:space="0" w:color="auto"/>
                    <w:right w:val="none" w:sz="0" w:space="0" w:color="auto"/>
                  </w:divBdr>
                </w:div>
                <w:div w:id="1420831455">
                  <w:marLeft w:val="0"/>
                  <w:marRight w:val="0"/>
                  <w:marTop w:val="0"/>
                  <w:marBottom w:val="0"/>
                  <w:divBdr>
                    <w:top w:val="none" w:sz="0" w:space="0" w:color="auto"/>
                    <w:left w:val="none" w:sz="0" w:space="0" w:color="auto"/>
                    <w:bottom w:val="none" w:sz="0" w:space="0" w:color="auto"/>
                    <w:right w:val="none" w:sz="0" w:space="0" w:color="auto"/>
                  </w:divBdr>
                </w:div>
                <w:div w:id="1423330103">
                  <w:marLeft w:val="0"/>
                  <w:marRight w:val="0"/>
                  <w:marTop w:val="0"/>
                  <w:marBottom w:val="0"/>
                  <w:divBdr>
                    <w:top w:val="none" w:sz="0" w:space="0" w:color="auto"/>
                    <w:left w:val="none" w:sz="0" w:space="0" w:color="auto"/>
                    <w:bottom w:val="none" w:sz="0" w:space="0" w:color="auto"/>
                    <w:right w:val="none" w:sz="0" w:space="0" w:color="auto"/>
                  </w:divBdr>
                </w:div>
                <w:div w:id="1425225494">
                  <w:marLeft w:val="0"/>
                  <w:marRight w:val="0"/>
                  <w:marTop w:val="0"/>
                  <w:marBottom w:val="0"/>
                  <w:divBdr>
                    <w:top w:val="none" w:sz="0" w:space="0" w:color="auto"/>
                    <w:left w:val="none" w:sz="0" w:space="0" w:color="auto"/>
                    <w:bottom w:val="none" w:sz="0" w:space="0" w:color="auto"/>
                    <w:right w:val="none" w:sz="0" w:space="0" w:color="auto"/>
                  </w:divBdr>
                </w:div>
                <w:div w:id="1426414158">
                  <w:marLeft w:val="0"/>
                  <w:marRight w:val="0"/>
                  <w:marTop w:val="0"/>
                  <w:marBottom w:val="0"/>
                  <w:divBdr>
                    <w:top w:val="none" w:sz="0" w:space="0" w:color="auto"/>
                    <w:left w:val="none" w:sz="0" w:space="0" w:color="auto"/>
                    <w:bottom w:val="none" w:sz="0" w:space="0" w:color="auto"/>
                    <w:right w:val="none" w:sz="0" w:space="0" w:color="auto"/>
                  </w:divBdr>
                </w:div>
                <w:div w:id="1435514207">
                  <w:marLeft w:val="0"/>
                  <w:marRight w:val="0"/>
                  <w:marTop w:val="0"/>
                  <w:marBottom w:val="0"/>
                  <w:divBdr>
                    <w:top w:val="none" w:sz="0" w:space="0" w:color="auto"/>
                    <w:left w:val="none" w:sz="0" w:space="0" w:color="auto"/>
                    <w:bottom w:val="none" w:sz="0" w:space="0" w:color="auto"/>
                    <w:right w:val="none" w:sz="0" w:space="0" w:color="auto"/>
                  </w:divBdr>
                </w:div>
                <w:div w:id="1437873505">
                  <w:marLeft w:val="0"/>
                  <w:marRight w:val="0"/>
                  <w:marTop w:val="0"/>
                  <w:marBottom w:val="0"/>
                  <w:divBdr>
                    <w:top w:val="none" w:sz="0" w:space="0" w:color="auto"/>
                    <w:left w:val="none" w:sz="0" w:space="0" w:color="auto"/>
                    <w:bottom w:val="none" w:sz="0" w:space="0" w:color="auto"/>
                    <w:right w:val="none" w:sz="0" w:space="0" w:color="auto"/>
                  </w:divBdr>
                </w:div>
                <w:div w:id="1446726980">
                  <w:marLeft w:val="0"/>
                  <w:marRight w:val="0"/>
                  <w:marTop w:val="0"/>
                  <w:marBottom w:val="0"/>
                  <w:divBdr>
                    <w:top w:val="none" w:sz="0" w:space="0" w:color="auto"/>
                    <w:left w:val="none" w:sz="0" w:space="0" w:color="auto"/>
                    <w:bottom w:val="none" w:sz="0" w:space="0" w:color="auto"/>
                    <w:right w:val="none" w:sz="0" w:space="0" w:color="auto"/>
                  </w:divBdr>
                </w:div>
                <w:div w:id="1447702153">
                  <w:marLeft w:val="0"/>
                  <w:marRight w:val="0"/>
                  <w:marTop w:val="0"/>
                  <w:marBottom w:val="0"/>
                  <w:divBdr>
                    <w:top w:val="none" w:sz="0" w:space="0" w:color="auto"/>
                    <w:left w:val="none" w:sz="0" w:space="0" w:color="auto"/>
                    <w:bottom w:val="none" w:sz="0" w:space="0" w:color="auto"/>
                    <w:right w:val="none" w:sz="0" w:space="0" w:color="auto"/>
                  </w:divBdr>
                </w:div>
                <w:div w:id="1447888155">
                  <w:marLeft w:val="0"/>
                  <w:marRight w:val="0"/>
                  <w:marTop w:val="0"/>
                  <w:marBottom w:val="0"/>
                  <w:divBdr>
                    <w:top w:val="none" w:sz="0" w:space="0" w:color="auto"/>
                    <w:left w:val="none" w:sz="0" w:space="0" w:color="auto"/>
                    <w:bottom w:val="none" w:sz="0" w:space="0" w:color="auto"/>
                    <w:right w:val="none" w:sz="0" w:space="0" w:color="auto"/>
                  </w:divBdr>
                </w:div>
                <w:div w:id="1450737439">
                  <w:marLeft w:val="0"/>
                  <w:marRight w:val="0"/>
                  <w:marTop w:val="0"/>
                  <w:marBottom w:val="0"/>
                  <w:divBdr>
                    <w:top w:val="none" w:sz="0" w:space="0" w:color="auto"/>
                    <w:left w:val="none" w:sz="0" w:space="0" w:color="auto"/>
                    <w:bottom w:val="none" w:sz="0" w:space="0" w:color="auto"/>
                    <w:right w:val="none" w:sz="0" w:space="0" w:color="auto"/>
                  </w:divBdr>
                </w:div>
                <w:div w:id="1459374451">
                  <w:marLeft w:val="0"/>
                  <w:marRight w:val="0"/>
                  <w:marTop w:val="0"/>
                  <w:marBottom w:val="0"/>
                  <w:divBdr>
                    <w:top w:val="none" w:sz="0" w:space="0" w:color="auto"/>
                    <w:left w:val="none" w:sz="0" w:space="0" w:color="auto"/>
                    <w:bottom w:val="none" w:sz="0" w:space="0" w:color="auto"/>
                    <w:right w:val="none" w:sz="0" w:space="0" w:color="auto"/>
                  </w:divBdr>
                </w:div>
                <w:div w:id="1460875301">
                  <w:marLeft w:val="0"/>
                  <w:marRight w:val="0"/>
                  <w:marTop w:val="0"/>
                  <w:marBottom w:val="0"/>
                  <w:divBdr>
                    <w:top w:val="none" w:sz="0" w:space="0" w:color="auto"/>
                    <w:left w:val="none" w:sz="0" w:space="0" w:color="auto"/>
                    <w:bottom w:val="none" w:sz="0" w:space="0" w:color="auto"/>
                    <w:right w:val="none" w:sz="0" w:space="0" w:color="auto"/>
                  </w:divBdr>
                </w:div>
                <w:div w:id="1470049239">
                  <w:marLeft w:val="0"/>
                  <w:marRight w:val="0"/>
                  <w:marTop w:val="0"/>
                  <w:marBottom w:val="0"/>
                  <w:divBdr>
                    <w:top w:val="none" w:sz="0" w:space="0" w:color="auto"/>
                    <w:left w:val="none" w:sz="0" w:space="0" w:color="auto"/>
                    <w:bottom w:val="none" w:sz="0" w:space="0" w:color="auto"/>
                    <w:right w:val="none" w:sz="0" w:space="0" w:color="auto"/>
                  </w:divBdr>
                </w:div>
                <w:div w:id="1472554427">
                  <w:marLeft w:val="0"/>
                  <w:marRight w:val="0"/>
                  <w:marTop w:val="0"/>
                  <w:marBottom w:val="0"/>
                  <w:divBdr>
                    <w:top w:val="none" w:sz="0" w:space="0" w:color="auto"/>
                    <w:left w:val="none" w:sz="0" w:space="0" w:color="auto"/>
                    <w:bottom w:val="none" w:sz="0" w:space="0" w:color="auto"/>
                    <w:right w:val="none" w:sz="0" w:space="0" w:color="auto"/>
                  </w:divBdr>
                </w:div>
                <w:div w:id="1473669590">
                  <w:marLeft w:val="0"/>
                  <w:marRight w:val="0"/>
                  <w:marTop w:val="0"/>
                  <w:marBottom w:val="0"/>
                  <w:divBdr>
                    <w:top w:val="none" w:sz="0" w:space="0" w:color="auto"/>
                    <w:left w:val="none" w:sz="0" w:space="0" w:color="auto"/>
                    <w:bottom w:val="none" w:sz="0" w:space="0" w:color="auto"/>
                    <w:right w:val="none" w:sz="0" w:space="0" w:color="auto"/>
                  </w:divBdr>
                </w:div>
                <w:div w:id="1474176276">
                  <w:marLeft w:val="0"/>
                  <w:marRight w:val="0"/>
                  <w:marTop w:val="0"/>
                  <w:marBottom w:val="0"/>
                  <w:divBdr>
                    <w:top w:val="none" w:sz="0" w:space="0" w:color="auto"/>
                    <w:left w:val="none" w:sz="0" w:space="0" w:color="auto"/>
                    <w:bottom w:val="none" w:sz="0" w:space="0" w:color="auto"/>
                    <w:right w:val="none" w:sz="0" w:space="0" w:color="auto"/>
                  </w:divBdr>
                </w:div>
                <w:div w:id="1493522201">
                  <w:marLeft w:val="0"/>
                  <w:marRight w:val="0"/>
                  <w:marTop w:val="0"/>
                  <w:marBottom w:val="0"/>
                  <w:divBdr>
                    <w:top w:val="none" w:sz="0" w:space="0" w:color="auto"/>
                    <w:left w:val="none" w:sz="0" w:space="0" w:color="auto"/>
                    <w:bottom w:val="none" w:sz="0" w:space="0" w:color="auto"/>
                    <w:right w:val="none" w:sz="0" w:space="0" w:color="auto"/>
                  </w:divBdr>
                </w:div>
                <w:div w:id="1495611425">
                  <w:marLeft w:val="0"/>
                  <w:marRight w:val="0"/>
                  <w:marTop w:val="0"/>
                  <w:marBottom w:val="0"/>
                  <w:divBdr>
                    <w:top w:val="none" w:sz="0" w:space="0" w:color="auto"/>
                    <w:left w:val="none" w:sz="0" w:space="0" w:color="auto"/>
                    <w:bottom w:val="none" w:sz="0" w:space="0" w:color="auto"/>
                    <w:right w:val="none" w:sz="0" w:space="0" w:color="auto"/>
                  </w:divBdr>
                </w:div>
                <w:div w:id="1508206876">
                  <w:marLeft w:val="0"/>
                  <w:marRight w:val="0"/>
                  <w:marTop w:val="0"/>
                  <w:marBottom w:val="0"/>
                  <w:divBdr>
                    <w:top w:val="none" w:sz="0" w:space="0" w:color="auto"/>
                    <w:left w:val="none" w:sz="0" w:space="0" w:color="auto"/>
                    <w:bottom w:val="none" w:sz="0" w:space="0" w:color="auto"/>
                    <w:right w:val="none" w:sz="0" w:space="0" w:color="auto"/>
                  </w:divBdr>
                </w:div>
                <w:div w:id="1508906662">
                  <w:marLeft w:val="0"/>
                  <w:marRight w:val="0"/>
                  <w:marTop w:val="0"/>
                  <w:marBottom w:val="0"/>
                  <w:divBdr>
                    <w:top w:val="none" w:sz="0" w:space="0" w:color="auto"/>
                    <w:left w:val="none" w:sz="0" w:space="0" w:color="auto"/>
                    <w:bottom w:val="none" w:sz="0" w:space="0" w:color="auto"/>
                    <w:right w:val="none" w:sz="0" w:space="0" w:color="auto"/>
                  </w:divBdr>
                </w:div>
                <w:div w:id="1513376824">
                  <w:marLeft w:val="0"/>
                  <w:marRight w:val="0"/>
                  <w:marTop w:val="0"/>
                  <w:marBottom w:val="0"/>
                  <w:divBdr>
                    <w:top w:val="none" w:sz="0" w:space="0" w:color="auto"/>
                    <w:left w:val="none" w:sz="0" w:space="0" w:color="auto"/>
                    <w:bottom w:val="none" w:sz="0" w:space="0" w:color="auto"/>
                    <w:right w:val="none" w:sz="0" w:space="0" w:color="auto"/>
                  </w:divBdr>
                </w:div>
                <w:div w:id="1524784080">
                  <w:marLeft w:val="0"/>
                  <w:marRight w:val="0"/>
                  <w:marTop w:val="0"/>
                  <w:marBottom w:val="0"/>
                  <w:divBdr>
                    <w:top w:val="none" w:sz="0" w:space="0" w:color="auto"/>
                    <w:left w:val="none" w:sz="0" w:space="0" w:color="auto"/>
                    <w:bottom w:val="none" w:sz="0" w:space="0" w:color="auto"/>
                    <w:right w:val="none" w:sz="0" w:space="0" w:color="auto"/>
                  </w:divBdr>
                </w:div>
                <w:div w:id="1525827698">
                  <w:marLeft w:val="0"/>
                  <w:marRight w:val="0"/>
                  <w:marTop w:val="0"/>
                  <w:marBottom w:val="0"/>
                  <w:divBdr>
                    <w:top w:val="none" w:sz="0" w:space="0" w:color="auto"/>
                    <w:left w:val="none" w:sz="0" w:space="0" w:color="auto"/>
                    <w:bottom w:val="none" w:sz="0" w:space="0" w:color="auto"/>
                    <w:right w:val="none" w:sz="0" w:space="0" w:color="auto"/>
                  </w:divBdr>
                </w:div>
                <w:div w:id="1544975142">
                  <w:marLeft w:val="0"/>
                  <w:marRight w:val="0"/>
                  <w:marTop w:val="0"/>
                  <w:marBottom w:val="0"/>
                  <w:divBdr>
                    <w:top w:val="none" w:sz="0" w:space="0" w:color="auto"/>
                    <w:left w:val="none" w:sz="0" w:space="0" w:color="auto"/>
                    <w:bottom w:val="none" w:sz="0" w:space="0" w:color="auto"/>
                    <w:right w:val="none" w:sz="0" w:space="0" w:color="auto"/>
                  </w:divBdr>
                </w:div>
                <w:div w:id="1550066424">
                  <w:marLeft w:val="0"/>
                  <w:marRight w:val="0"/>
                  <w:marTop w:val="0"/>
                  <w:marBottom w:val="0"/>
                  <w:divBdr>
                    <w:top w:val="none" w:sz="0" w:space="0" w:color="auto"/>
                    <w:left w:val="none" w:sz="0" w:space="0" w:color="auto"/>
                    <w:bottom w:val="none" w:sz="0" w:space="0" w:color="auto"/>
                    <w:right w:val="none" w:sz="0" w:space="0" w:color="auto"/>
                  </w:divBdr>
                </w:div>
                <w:div w:id="1554851076">
                  <w:marLeft w:val="0"/>
                  <w:marRight w:val="0"/>
                  <w:marTop w:val="0"/>
                  <w:marBottom w:val="0"/>
                  <w:divBdr>
                    <w:top w:val="none" w:sz="0" w:space="0" w:color="auto"/>
                    <w:left w:val="none" w:sz="0" w:space="0" w:color="auto"/>
                    <w:bottom w:val="none" w:sz="0" w:space="0" w:color="auto"/>
                    <w:right w:val="none" w:sz="0" w:space="0" w:color="auto"/>
                  </w:divBdr>
                </w:div>
                <w:div w:id="1555118823">
                  <w:marLeft w:val="0"/>
                  <w:marRight w:val="0"/>
                  <w:marTop w:val="0"/>
                  <w:marBottom w:val="0"/>
                  <w:divBdr>
                    <w:top w:val="none" w:sz="0" w:space="0" w:color="auto"/>
                    <w:left w:val="none" w:sz="0" w:space="0" w:color="auto"/>
                    <w:bottom w:val="none" w:sz="0" w:space="0" w:color="auto"/>
                    <w:right w:val="none" w:sz="0" w:space="0" w:color="auto"/>
                  </w:divBdr>
                </w:div>
                <w:div w:id="1555922943">
                  <w:marLeft w:val="0"/>
                  <w:marRight w:val="0"/>
                  <w:marTop w:val="0"/>
                  <w:marBottom w:val="0"/>
                  <w:divBdr>
                    <w:top w:val="none" w:sz="0" w:space="0" w:color="auto"/>
                    <w:left w:val="none" w:sz="0" w:space="0" w:color="auto"/>
                    <w:bottom w:val="none" w:sz="0" w:space="0" w:color="auto"/>
                    <w:right w:val="none" w:sz="0" w:space="0" w:color="auto"/>
                  </w:divBdr>
                </w:div>
                <w:div w:id="1572538632">
                  <w:marLeft w:val="0"/>
                  <w:marRight w:val="0"/>
                  <w:marTop w:val="0"/>
                  <w:marBottom w:val="0"/>
                  <w:divBdr>
                    <w:top w:val="none" w:sz="0" w:space="0" w:color="auto"/>
                    <w:left w:val="none" w:sz="0" w:space="0" w:color="auto"/>
                    <w:bottom w:val="none" w:sz="0" w:space="0" w:color="auto"/>
                    <w:right w:val="none" w:sz="0" w:space="0" w:color="auto"/>
                  </w:divBdr>
                </w:div>
                <w:div w:id="1572886635">
                  <w:marLeft w:val="0"/>
                  <w:marRight w:val="0"/>
                  <w:marTop w:val="0"/>
                  <w:marBottom w:val="0"/>
                  <w:divBdr>
                    <w:top w:val="none" w:sz="0" w:space="0" w:color="auto"/>
                    <w:left w:val="none" w:sz="0" w:space="0" w:color="auto"/>
                    <w:bottom w:val="none" w:sz="0" w:space="0" w:color="auto"/>
                    <w:right w:val="none" w:sz="0" w:space="0" w:color="auto"/>
                  </w:divBdr>
                </w:div>
                <w:div w:id="1575387025">
                  <w:marLeft w:val="0"/>
                  <w:marRight w:val="0"/>
                  <w:marTop w:val="0"/>
                  <w:marBottom w:val="0"/>
                  <w:divBdr>
                    <w:top w:val="none" w:sz="0" w:space="0" w:color="auto"/>
                    <w:left w:val="none" w:sz="0" w:space="0" w:color="auto"/>
                    <w:bottom w:val="none" w:sz="0" w:space="0" w:color="auto"/>
                    <w:right w:val="none" w:sz="0" w:space="0" w:color="auto"/>
                  </w:divBdr>
                </w:div>
                <w:div w:id="1578515486">
                  <w:marLeft w:val="0"/>
                  <w:marRight w:val="0"/>
                  <w:marTop w:val="0"/>
                  <w:marBottom w:val="0"/>
                  <w:divBdr>
                    <w:top w:val="none" w:sz="0" w:space="0" w:color="auto"/>
                    <w:left w:val="none" w:sz="0" w:space="0" w:color="auto"/>
                    <w:bottom w:val="none" w:sz="0" w:space="0" w:color="auto"/>
                    <w:right w:val="none" w:sz="0" w:space="0" w:color="auto"/>
                  </w:divBdr>
                </w:div>
                <w:div w:id="1594629886">
                  <w:marLeft w:val="0"/>
                  <w:marRight w:val="0"/>
                  <w:marTop w:val="0"/>
                  <w:marBottom w:val="0"/>
                  <w:divBdr>
                    <w:top w:val="none" w:sz="0" w:space="0" w:color="auto"/>
                    <w:left w:val="none" w:sz="0" w:space="0" w:color="auto"/>
                    <w:bottom w:val="none" w:sz="0" w:space="0" w:color="auto"/>
                    <w:right w:val="none" w:sz="0" w:space="0" w:color="auto"/>
                  </w:divBdr>
                </w:div>
                <w:div w:id="1595167460">
                  <w:marLeft w:val="0"/>
                  <w:marRight w:val="0"/>
                  <w:marTop w:val="0"/>
                  <w:marBottom w:val="0"/>
                  <w:divBdr>
                    <w:top w:val="none" w:sz="0" w:space="0" w:color="auto"/>
                    <w:left w:val="none" w:sz="0" w:space="0" w:color="auto"/>
                    <w:bottom w:val="none" w:sz="0" w:space="0" w:color="auto"/>
                    <w:right w:val="none" w:sz="0" w:space="0" w:color="auto"/>
                  </w:divBdr>
                </w:div>
                <w:div w:id="1601060831">
                  <w:marLeft w:val="0"/>
                  <w:marRight w:val="0"/>
                  <w:marTop w:val="0"/>
                  <w:marBottom w:val="0"/>
                  <w:divBdr>
                    <w:top w:val="none" w:sz="0" w:space="0" w:color="auto"/>
                    <w:left w:val="none" w:sz="0" w:space="0" w:color="auto"/>
                    <w:bottom w:val="none" w:sz="0" w:space="0" w:color="auto"/>
                    <w:right w:val="none" w:sz="0" w:space="0" w:color="auto"/>
                  </w:divBdr>
                </w:div>
                <w:div w:id="1617785303">
                  <w:marLeft w:val="0"/>
                  <w:marRight w:val="0"/>
                  <w:marTop w:val="0"/>
                  <w:marBottom w:val="0"/>
                  <w:divBdr>
                    <w:top w:val="none" w:sz="0" w:space="0" w:color="auto"/>
                    <w:left w:val="none" w:sz="0" w:space="0" w:color="auto"/>
                    <w:bottom w:val="none" w:sz="0" w:space="0" w:color="auto"/>
                    <w:right w:val="none" w:sz="0" w:space="0" w:color="auto"/>
                  </w:divBdr>
                </w:div>
                <w:div w:id="1623609541">
                  <w:marLeft w:val="0"/>
                  <w:marRight w:val="0"/>
                  <w:marTop w:val="0"/>
                  <w:marBottom w:val="0"/>
                  <w:divBdr>
                    <w:top w:val="none" w:sz="0" w:space="0" w:color="auto"/>
                    <w:left w:val="none" w:sz="0" w:space="0" w:color="auto"/>
                    <w:bottom w:val="none" w:sz="0" w:space="0" w:color="auto"/>
                    <w:right w:val="none" w:sz="0" w:space="0" w:color="auto"/>
                  </w:divBdr>
                </w:div>
                <w:div w:id="1630090843">
                  <w:marLeft w:val="0"/>
                  <w:marRight w:val="0"/>
                  <w:marTop w:val="0"/>
                  <w:marBottom w:val="0"/>
                  <w:divBdr>
                    <w:top w:val="none" w:sz="0" w:space="0" w:color="auto"/>
                    <w:left w:val="none" w:sz="0" w:space="0" w:color="auto"/>
                    <w:bottom w:val="none" w:sz="0" w:space="0" w:color="auto"/>
                    <w:right w:val="none" w:sz="0" w:space="0" w:color="auto"/>
                  </w:divBdr>
                </w:div>
                <w:div w:id="1640768446">
                  <w:marLeft w:val="0"/>
                  <w:marRight w:val="0"/>
                  <w:marTop w:val="0"/>
                  <w:marBottom w:val="0"/>
                  <w:divBdr>
                    <w:top w:val="none" w:sz="0" w:space="0" w:color="auto"/>
                    <w:left w:val="none" w:sz="0" w:space="0" w:color="auto"/>
                    <w:bottom w:val="none" w:sz="0" w:space="0" w:color="auto"/>
                    <w:right w:val="none" w:sz="0" w:space="0" w:color="auto"/>
                  </w:divBdr>
                </w:div>
                <w:div w:id="1657995412">
                  <w:marLeft w:val="0"/>
                  <w:marRight w:val="0"/>
                  <w:marTop w:val="0"/>
                  <w:marBottom w:val="0"/>
                  <w:divBdr>
                    <w:top w:val="none" w:sz="0" w:space="0" w:color="auto"/>
                    <w:left w:val="none" w:sz="0" w:space="0" w:color="auto"/>
                    <w:bottom w:val="none" w:sz="0" w:space="0" w:color="auto"/>
                    <w:right w:val="none" w:sz="0" w:space="0" w:color="auto"/>
                  </w:divBdr>
                </w:div>
                <w:div w:id="1660303059">
                  <w:marLeft w:val="0"/>
                  <w:marRight w:val="0"/>
                  <w:marTop w:val="0"/>
                  <w:marBottom w:val="0"/>
                  <w:divBdr>
                    <w:top w:val="none" w:sz="0" w:space="0" w:color="auto"/>
                    <w:left w:val="none" w:sz="0" w:space="0" w:color="auto"/>
                    <w:bottom w:val="none" w:sz="0" w:space="0" w:color="auto"/>
                    <w:right w:val="none" w:sz="0" w:space="0" w:color="auto"/>
                  </w:divBdr>
                </w:div>
                <w:div w:id="1665933630">
                  <w:marLeft w:val="0"/>
                  <w:marRight w:val="0"/>
                  <w:marTop w:val="0"/>
                  <w:marBottom w:val="0"/>
                  <w:divBdr>
                    <w:top w:val="none" w:sz="0" w:space="0" w:color="auto"/>
                    <w:left w:val="none" w:sz="0" w:space="0" w:color="auto"/>
                    <w:bottom w:val="none" w:sz="0" w:space="0" w:color="auto"/>
                    <w:right w:val="none" w:sz="0" w:space="0" w:color="auto"/>
                  </w:divBdr>
                </w:div>
                <w:div w:id="1669360705">
                  <w:marLeft w:val="0"/>
                  <w:marRight w:val="0"/>
                  <w:marTop w:val="0"/>
                  <w:marBottom w:val="0"/>
                  <w:divBdr>
                    <w:top w:val="none" w:sz="0" w:space="0" w:color="auto"/>
                    <w:left w:val="none" w:sz="0" w:space="0" w:color="auto"/>
                    <w:bottom w:val="none" w:sz="0" w:space="0" w:color="auto"/>
                    <w:right w:val="none" w:sz="0" w:space="0" w:color="auto"/>
                  </w:divBdr>
                </w:div>
                <w:div w:id="1673797367">
                  <w:marLeft w:val="0"/>
                  <w:marRight w:val="0"/>
                  <w:marTop w:val="0"/>
                  <w:marBottom w:val="0"/>
                  <w:divBdr>
                    <w:top w:val="none" w:sz="0" w:space="0" w:color="auto"/>
                    <w:left w:val="none" w:sz="0" w:space="0" w:color="auto"/>
                    <w:bottom w:val="none" w:sz="0" w:space="0" w:color="auto"/>
                    <w:right w:val="none" w:sz="0" w:space="0" w:color="auto"/>
                  </w:divBdr>
                </w:div>
                <w:div w:id="1676347207">
                  <w:marLeft w:val="0"/>
                  <w:marRight w:val="0"/>
                  <w:marTop w:val="0"/>
                  <w:marBottom w:val="0"/>
                  <w:divBdr>
                    <w:top w:val="none" w:sz="0" w:space="0" w:color="auto"/>
                    <w:left w:val="none" w:sz="0" w:space="0" w:color="auto"/>
                    <w:bottom w:val="none" w:sz="0" w:space="0" w:color="auto"/>
                    <w:right w:val="none" w:sz="0" w:space="0" w:color="auto"/>
                  </w:divBdr>
                </w:div>
                <w:div w:id="1680303544">
                  <w:marLeft w:val="0"/>
                  <w:marRight w:val="0"/>
                  <w:marTop w:val="0"/>
                  <w:marBottom w:val="0"/>
                  <w:divBdr>
                    <w:top w:val="none" w:sz="0" w:space="0" w:color="auto"/>
                    <w:left w:val="none" w:sz="0" w:space="0" w:color="auto"/>
                    <w:bottom w:val="none" w:sz="0" w:space="0" w:color="auto"/>
                    <w:right w:val="none" w:sz="0" w:space="0" w:color="auto"/>
                  </w:divBdr>
                </w:div>
                <w:div w:id="1683312814">
                  <w:marLeft w:val="0"/>
                  <w:marRight w:val="0"/>
                  <w:marTop w:val="0"/>
                  <w:marBottom w:val="0"/>
                  <w:divBdr>
                    <w:top w:val="none" w:sz="0" w:space="0" w:color="auto"/>
                    <w:left w:val="none" w:sz="0" w:space="0" w:color="auto"/>
                    <w:bottom w:val="none" w:sz="0" w:space="0" w:color="auto"/>
                    <w:right w:val="none" w:sz="0" w:space="0" w:color="auto"/>
                  </w:divBdr>
                </w:div>
                <w:div w:id="1683848467">
                  <w:marLeft w:val="0"/>
                  <w:marRight w:val="0"/>
                  <w:marTop w:val="0"/>
                  <w:marBottom w:val="0"/>
                  <w:divBdr>
                    <w:top w:val="none" w:sz="0" w:space="0" w:color="auto"/>
                    <w:left w:val="none" w:sz="0" w:space="0" w:color="auto"/>
                    <w:bottom w:val="none" w:sz="0" w:space="0" w:color="auto"/>
                    <w:right w:val="none" w:sz="0" w:space="0" w:color="auto"/>
                  </w:divBdr>
                </w:div>
                <w:div w:id="1696078618">
                  <w:marLeft w:val="0"/>
                  <w:marRight w:val="0"/>
                  <w:marTop w:val="0"/>
                  <w:marBottom w:val="0"/>
                  <w:divBdr>
                    <w:top w:val="none" w:sz="0" w:space="0" w:color="auto"/>
                    <w:left w:val="none" w:sz="0" w:space="0" w:color="auto"/>
                    <w:bottom w:val="none" w:sz="0" w:space="0" w:color="auto"/>
                    <w:right w:val="none" w:sz="0" w:space="0" w:color="auto"/>
                  </w:divBdr>
                </w:div>
                <w:div w:id="1698584108">
                  <w:marLeft w:val="0"/>
                  <w:marRight w:val="0"/>
                  <w:marTop w:val="0"/>
                  <w:marBottom w:val="0"/>
                  <w:divBdr>
                    <w:top w:val="none" w:sz="0" w:space="0" w:color="auto"/>
                    <w:left w:val="none" w:sz="0" w:space="0" w:color="auto"/>
                    <w:bottom w:val="none" w:sz="0" w:space="0" w:color="auto"/>
                    <w:right w:val="none" w:sz="0" w:space="0" w:color="auto"/>
                  </w:divBdr>
                </w:div>
                <w:div w:id="1702824542">
                  <w:marLeft w:val="0"/>
                  <w:marRight w:val="0"/>
                  <w:marTop w:val="0"/>
                  <w:marBottom w:val="0"/>
                  <w:divBdr>
                    <w:top w:val="none" w:sz="0" w:space="0" w:color="auto"/>
                    <w:left w:val="none" w:sz="0" w:space="0" w:color="auto"/>
                    <w:bottom w:val="none" w:sz="0" w:space="0" w:color="auto"/>
                    <w:right w:val="none" w:sz="0" w:space="0" w:color="auto"/>
                  </w:divBdr>
                </w:div>
                <w:div w:id="1704868742">
                  <w:marLeft w:val="0"/>
                  <w:marRight w:val="0"/>
                  <w:marTop w:val="0"/>
                  <w:marBottom w:val="0"/>
                  <w:divBdr>
                    <w:top w:val="none" w:sz="0" w:space="0" w:color="auto"/>
                    <w:left w:val="none" w:sz="0" w:space="0" w:color="auto"/>
                    <w:bottom w:val="none" w:sz="0" w:space="0" w:color="auto"/>
                    <w:right w:val="none" w:sz="0" w:space="0" w:color="auto"/>
                  </w:divBdr>
                </w:div>
                <w:div w:id="1710913172">
                  <w:marLeft w:val="0"/>
                  <w:marRight w:val="0"/>
                  <w:marTop w:val="0"/>
                  <w:marBottom w:val="0"/>
                  <w:divBdr>
                    <w:top w:val="none" w:sz="0" w:space="0" w:color="auto"/>
                    <w:left w:val="none" w:sz="0" w:space="0" w:color="auto"/>
                    <w:bottom w:val="none" w:sz="0" w:space="0" w:color="auto"/>
                    <w:right w:val="none" w:sz="0" w:space="0" w:color="auto"/>
                  </w:divBdr>
                </w:div>
                <w:div w:id="1727680145">
                  <w:marLeft w:val="0"/>
                  <w:marRight w:val="0"/>
                  <w:marTop w:val="0"/>
                  <w:marBottom w:val="0"/>
                  <w:divBdr>
                    <w:top w:val="none" w:sz="0" w:space="0" w:color="auto"/>
                    <w:left w:val="none" w:sz="0" w:space="0" w:color="auto"/>
                    <w:bottom w:val="none" w:sz="0" w:space="0" w:color="auto"/>
                    <w:right w:val="none" w:sz="0" w:space="0" w:color="auto"/>
                  </w:divBdr>
                </w:div>
                <w:div w:id="1733429197">
                  <w:marLeft w:val="0"/>
                  <w:marRight w:val="0"/>
                  <w:marTop w:val="0"/>
                  <w:marBottom w:val="0"/>
                  <w:divBdr>
                    <w:top w:val="none" w:sz="0" w:space="0" w:color="auto"/>
                    <w:left w:val="none" w:sz="0" w:space="0" w:color="auto"/>
                    <w:bottom w:val="none" w:sz="0" w:space="0" w:color="auto"/>
                    <w:right w:val="none" w:sz="0" w:space="0" w:color="auto"/>
                  </w:divBdr>
                </w:div>
                <w:div w:id="1745224973">
                  <w:marLeft w:val="0"/>
                  <w:marRight w:val="0"/>
                  <w:marTop w:val="0"/>
                  <w:marBottom w:val="0"/>
                  <w:divBdr>
                    <w:top w:val="none" w:sz="0" w:space="0" w:color="auto"/>
                    <w:left w:val="none" w:sz="0" w:space="0" w:color="auto"/>
                    <w:bottom w:val="none" w:sz="0" w:space="0" w:color="auto"/>
                    <w:right w:val="none" w:sz="0" w:space="0" w:color="auto"/>
                  </w:divBdr>
                </w:div>
                <w:div w:id="1746761887">
                  <w:marLeft w:val="0"/>
                  <w:marRight w:val="0"/>
                  <w:marTop w:val="0"/>
                  <w:marBottom w:val="0"/>
                  <w:divBdr>
                    <w:top w:val="none" w:sz="0" w:space="0" w:color="auto"/>
                    <w:left w:val="none" w:sz="0" w:space="0" w:color="auto"/>
                    <w:bottom w:val="none" w:sz="0" w:space="0" w:color="auto"/>
                    <w:right w:val="none" w:sz="0" w:space="0" w:color="auto"/>
                  </w:divBdr>
                </w:div>
                <w:div w:id="1749111708">
                  <w:marLeft w:val="0"/>
                  <w:marRight w:val="0"/>
                  <w:marTop w:val="0"/>
                  <w:marBottom w:val="0"/>
                  <w:divBdr>
                    <w:top w:val="none" w:sz="0" w:space="0" w:color="auto"/>
                    <w:left w:val="none" w:sz="0" w:space="0" w:color="auto"/>
                    <w:bottom w:val="none" w:sz="0" w:space="0" w:color="auto"/>
                    <w:right w:val="none" w:sz="0" w:space="0" w:color="auto"/>
                  </w:divBdr>
                </w:div>
                <w:div w:id="1751342570">
                  <w:marLeft w:val="0"/>
                  <w:marRight w:val="0"/>
                  <w:marTop w:val="0"/>
                  <w:marBottom w:val="0"/>
                  <w:divBdr>
                    <w:top w:val="none" w:sz="0" w:space="0" w:color="auto"/>
                    <w:left w:val="none" w:sz="0" w:space="0" w:color="auto"/>
                    <w:bottom w:val="none" w:sz="0" w:space="0" w:color="auto"/>
                    <w:right w:val="none" w:sz="0" w:space="0" w:color="auto"/>
                  </w:divBdr>
                </w:div>
                <w:div w:id="1752769764">
                  <w:marLeft w:val="0"/>
                  <w:marRight w:val="0"/>
                  <w:marTop w:val="0"/>
                  <w:marBottom w:val="0"/>
                  <w:divBdr>
                    <w:top w:val="none" w:sz="0" w:space="0" w:color="auto"/>
                    <w:left w:val="none" w:sz="0" w:space="0" w:color="auto"/>
                    <w:bottom w:val="none" w:sz="0" w:space="0" w:color="auto"/>
                    <w:right w:val="none" w:sz="0" w:space="0" w:color="auto"/>
                  </w:divBdr>
                </w:div>
                <w:div w:id="1752845885">
                  <w:marLeft w:val="0"/>
                  <w:marRight w:val="0"/>
                  <w:marTop w:val="0"/>
                  <w:marBottom w:val="0"/>
                  <w:divBdr>
                    <w:top w:val="none" w:sz="0" w:space="0" w:color="auto"/>
                    <w:left w:val="none" w:sz="0" w:space="0" w:color="auto"/>
                    <w:bottom w:val="none" w:sz="0" w:space="0" w:color="auto"/>
                    <w:right w:val="none" w:sz="0" w:space="0" w:color="auto"/>
                  </w:divBdr>
                </w:div>
                <w:div w:id="1754400759">
                  <w:marLeft w:val="0"/>
                  <w:marRight w:val="0"/>
                  <w:marTop w:val="0"/>
                  <w:marBottom w:val="0"/>
                  <w:divBdr>
                    <w:top w:val="none" w:sz="0" w:space="0" w:color="auto"/>
                    <w:left w:val="none" w:sz="0" w:space="0" w:color="auto"/>
                    <w:bottom w:val="none" w:sz="0" w:space="0" w:color="auto"/>
                    <w:right w:val="none" w:sz="0" w:space="0" w:color="auto"/>
                  </w:divBdr>
                </w:div>
                <w:div w:id="1754425781">
                  <w:marLeft w:val="0"/>
                  <w:marRight w:val="0"/>
                  <w:marTop w:val="0"/>
                  <w:marBottom w:val="0"/>
                  <w:divBdr>
                    <w:top w:val="none" w:sz="0" w:space="0" w:color="auto"/>
                    <w:left w:val="none" w:sz="0" w:space="0" w:color="auto"/>
                    <w:bottom w:val="none" w:sz="0" w:space="0" w:color="auto"/>
                    <w:right w:val="none" w:sz="0" w:space="0" w:color="auto"/>
                  </w:divBdr>
                </w:div>
                <w:div w:id="1763602665">
                  <w:marLeft w:val="0"/>
                  <w:marRight w:val="0"/>
                  <w:marTop w:val="0"/>
                  <w:marBottom w:val="0"/>
                  <w:divBdr>
                    <w:top w:val="none" w:sz="0" w:space="0" w:color="auto"/>
                    <w:left w:val="none" w:sz="0" w:space="0" w:color="auto"/>
                    <w:bottom w:val="none" w:sz="0" w:space="0" w:color="auto"/>
                    <w:right w:val="none" w:sz="0" w:space="0" w:color="auto"/>
                  </w:divBdr>
                </w:div>
                <w:div w:id="1765806315">
                  <w:marLeft w:val="0"/>
                  <w:marRight w:val="0"/>
                  <w:marTop w:val="0"/>
                  <w:marBottom w:val="0"/>
                  <w:divBdr>
                    <w:top w:val="none" w:sz="0" w:space="0" w:color="auto"/>
                    <w:left w:val="none" w:sz="0" w:space="0" w:color="auto"/>
                    <w:bottom w:val="none" w:sz="0" w:space="0" w:color="auto"/>
                    <w:right w:val="none" w:sz="0" w:space="0" w:color="auto"/>
                  </w:divBdr>
                </w:div>
                <w:div w:id="1766729308">
                  <w:marLeft w:val="0"/>
                  <w:marRight w:val="0"/>
                  <w:marTop w:val="0"/>
                  <w:marBottom w:val="0"/>
                  <w:divBdr>
                    <w:top w:val="none" w:sz="0" w:space="0" w:color="auto"/>
                    <w:left w:val="none" w:sz="0" w:space="0" w:color="auto"/>
                    <w:bottom w:val="none" w:sz="0" w:space="0" w:color="auto"/>
                    <w:right w:val="none" w:sz="0" w:space="0" w:color="auto"/>
                  </w:divBdr>
                </w:div>
                <w:div w:id="1776747023">
                  <w:marLeft w:val="0"/>
                  <w:marRight w:val="0"/>
                  <w:marTop w:val="0"/>
                  <w:marBottom w:val="0"/>
                  <w:divBdr>
                    <w:top w:val="none" w:sz="0" w:space="0" w:color="auto"/>
                    <w:left w:val="none" w:sz="0" w:space="0" w:color="auto"/>
                    <w:bottom w:val="none" w:sz="0" w:space="0" w:color="auto"/>
                    <w:right w:val="none" w:sz="0" w:space="0" w:color="auto"/>
                  </w:divBdr>
                </w:div>
                <w:div w:id="1782139123">
                  <w:marLeft w:val="0"/>
                  <w:marRight w:val="0"/>
                  <w:marTop w:val="0"/>
                  <w:marBottom w:val="0"/>
                  <w:divBdr>
                    <w:top w:val="none" w:sz="0" w:space="0" w:color="auto"/>
                    <w:left w:val="none" w:sz="0" w:space="0" w:color="auto"/>
                    <w:bottom w:val="none" w:sz="0" w:space="0" w:color="auto"/>
                    <w:right w:val="none" w:sz="0" w:space="0" w:color="auto"/>
                  </w:divBdr>
                </w:div>
                <w:div w:id="1784227435">
                  <w:marLeft w:val="0"/>
                  <w:marRight w:val="0"/>
                  <w:marTop w:val="0"/>
                  <w:marBottom w:val="0"/>
                  <w:divBdr>
                    <w:top w:val="none" w:sz="0" w:space="0" w:color="auto"/>
                    <w:left w:val="none" w:sz="0" w:space="0" w:color="auto"/>
                    <w:bottom w:val="none" w:sz="0" w:space="0" w:color="auto"/>
                    <w:right w:val="none" w:sz="0" w:space="0" w:color="auto"/>
                  </w:divBdr>
                </w:div>
                <w:div w:id="1789619704">
                  <w:marLeft w:val="0"/>
                  <w:marRight w:val="0"/>
                  <w:marTop w:val="0"/>
                  <w:marBottom w:val="0"/>
                  <w:divBdr>
                    <w:top w:val="none" w:sz="0" w:space="0" w:color="auto"/>
                    <w:left w:val="none" w:sz="0" w:space="0" w:color="auto"/>
                    <w:bottom w:val="none" w:sz="0" w:space="0" w:color="auto"/>
                    <w:right w:val="none" w:sz="0" w:space="0" w:color="auto"/>
                  </w:divBdr>
                </w:div>
                <w:div w:id="1790464736">
                  <w:marLeft w:val="0"/>
                  <w:marRight w:val="0"/>
                  <w:marTop w:val="0"/>
                  <w:marBottom w:val="0"/>
                  <w:divBdr>
                    <w:top w:val="none" w:sz="0" w:space="0" w:color="auto"/>
                    <w:left w:val="none" w:sz="0" w:space="0" w:color="auto"/>
                    <w:bottom w:val="none" w:sz="0" w:space="0" w:color="auto"/>
                    <w:right w:val="none" w:sz="0" w:space="0" w:color="auto"/>
                  </w:divBdr>
                </w:div>
                <w:div w:id="1790779521">
                  <w:marLeft w:val="0"/>
                  <w:marRight w:val="0"/>
                  <w:marTop w:val="0"/>
                  <w:marBottom w:val="0"/>
                  <w:divBdr>
                    <w:top w:val="none" w:sz="0" w:space="0" w:color="auto"/>
                    <w:left w:val="none" w:sz="0" w:space="0" w:color="auto"/>
                    <w:bottom w:val="none" w:sz="0" w:space="0" w:color="auto"/>
                    <w:right w:val="none" w:sz="0" w:space="0" w:color="auto"/>
                  </w:divBdr>
                </w:div>
                <w:div w:id="1791053049">
                  <w:marLeft w:val="0"/>
                  <w:marRight w:val="0"/>
                  <w:marTop w:val="0"/>
                  <w:marBottom w:val="0"/>
                  <w:divBdr>
                    <w:top w:val="none" w:sz="0" w:space="0" w:color="auto"/>
                    <w:left w:val="none" w:sz="0" w:space="0" w:color="auto"/>
                    <w:bottom w:val="none" w:sz="0" w:space="0" w:color="auto"/>
                    <w:right w:val="none" w:sz="0" w:space="0" w:color="auto"/>
                  </w:divBdr>
                </w:div>
                <w:div w:id="1797522595">
                  <w:marLeft w:val="0"/>
                  <w:marRight w:val="0"/>
                  <w:marTop w:val="0"/>
                  <w:marBottom w:val="0"/>
                  <w:divBdr>
                    <w:top w:val="none" w:sz="0" w:space="0" w:color="auto"/>
                    <w:left w:val="none" w:sz="0" w:space="0" w:color="auto"/>
                    <w:bottom w:val="none" w:sz="0" w:space="0" w:color="auto"/>
                    <w:right w:val="none" w:sz="0" w:space="0" w:color="auto"/>
                  </w:divBdr>
                </w:div>
                <w:div w:id="1805198799">
                  <w:marLeft w:val="0"/>
                  <w:marRight w:val="0"/>
                  <w:marTop w:val="0"/>
                  <w:marBottom w:val="0"/>
                  <w:divBdr>
                    <w:top w:val="none" w:sz="0" w:space="0" w:color="auto"/>
                    <w:left w:val="none" w:sz="0" w:space="0" w:color="auto"/>
                    <w:bottom w:val="none" w:sz="0" w:space="0" w:color="auto"/>
                    <w:right w:val="none" w:sz="0" w:space="0" w:color="auto"/>
                  </w:divBdr>
                </w:div>
                <w:div w:id="1808742511">
                  <w:marLeft w:val="0"/>
                  <w:marRight w:val="0"/>
                  <w:marTop w:val="0"/>
                  <w:marBottom w:val="0"/>
                  <w:divBdr>
                    <w:top w:val="none" w:sz="0" w:space="0" w:color="auto"/>
                    <w:left w:val="none" w:sz="0" w:space="0" w:color="auto"/>
                    <w:bottom w:val="none" w:sz="0" w:space="0" w:color="auto"/>
                    <w:right w:val="none" w:sz="0" w:space="0" w:color="auto"/>
                  </w:divBdr>
                </w:div>
                <w:div w:id="1815171103">
                  <w:marLeft w:val="0"/>
                  <w:marRight w:val="0"/>
                  <w:marTop w:val="0"/>
                  <w:marBottom w:val="0"/>
                  <w:divBdr>
                    <w:top w:val="none" w:sz="0" w:space="0" w:color="auto"/>
                    <w:left w:val="none" w:sz="0" w:space="0" w:color="auto"/>
                    <w:bottom w:val="none" w:sz="0" w:space="0" w:color="auto"/>
                    <w:right w:val="none" w:sz="0" w:space="0" w:color="auto"/>
                  </w:divBdr>
                </w:div>
                <w:div w:id="1819835992">
                  <w:marLeft w:val="0"/>
                  <w:marRight w:val="0"/>
                  <w:marTop w:val="0"/>
                  <w:marBottom w:val="0"/>
                  <w:divBdr>
                    <w:top w:val="none" w:sz="0" w:space="0" w:color="auto"/>
                    <w:left w:val="none" w:sz="0" w:space="0" w:color="auto"/>
                    <w:bottom w:val="none" w:sz="0" w:space="0" w:color="auto"/>
                    <w:right w:val="none" w:sz="0" w:space="0" w:color="auto"/>
                  </w:divBdr>
                </w:div>
                <w:div w:id="1820223393">
                  <w:marLeft w:val="0"/>
                  <w:marRight w:val="0"/>
                  <w:marTop w:val="0"/>
                  <w:marBottom w:val="0"/>
                  <w:divBdr>
                    <w:top w:val="none" w:sz="0" w:space="0" w:color="auto"/>
                    <w:left w:val="none" w:sz="0" w:space="0" w:color="auto"/>
                    <w:bottom w:val="none" w:sz="0" w:space="0" w:color="auto"/>
                    <w:right w:val="none" w:sz="0" w:space="0" w:color="auto"/>
                  </w:divBdr>
                </w:div>
                <w:div w:id="1834445275">
                  <w:marLeft w:val="0"/>
                  <w:marRight w:val="0"/>
                  <w:marTop w:val="0"/>
                  <w:marBottom w:val="0"/>
                  <w:divBdr>
                    <w:top w:val="none" w:sz="0" w:space="0" w:color="auto"/>
                    <w:left w:val="none" w:sz="0" w:space="0" w:color="auto"/>
                    <w:bottom w:val="none" w:sz="0" w:space="0" w:color="auto"/>
                    <w:right w:val="none" w:sz="0" w:space="0" w:color="auto"/>
                  </w:divBdr>
                </w:div>
                <w:div w:id="1834711507">
                  <w:marLeft w:val="0"/>
                  <w:marRight w:val="0"/>
                  <w:marTop w:val="0"/>
                  <w:marBottom w:val="0"/>
                  <w:divBdr>
                    <w:top w:val="none" w:sz="0" w:space="0" w:color="auto"/>
                    <w:left w:val="none" w:sz="0" w:space="0" w:color="auto"/>
                    <w:bottom w:val="none" w:sz="0" w:space="0" w:color="auto"/>
                    <w:right w:val="none" w:sz="0" w:space="0" w:color="auto"/>
                  </w:divBdr>
                </w:div>
                <w:div w:id="1851723178">
                  <w:marLeft w:val="0"/>
                  <w:marRight w:val="0"/>
                  <w:marTop w:val="0"/>
                  <w:marBottom w:val="0"/>
                  <w:divBdr>
                    <w:top w:val="none" w:sz="0" w:space="0" w:color="auto"/>
                    <w:left w:val="none" w:sz="0" w:space="0" w:color="auto"/>
                    <w:bottom w:val="none" w:sz="0" w:space="0" w:color="auto"/>
                    <w:right w:val="none" w:sz="0" w:space="0" w:color="auto"/>
                  </w:divBdr>
                </w:div>
                <w:div w:id="1851991587">
                  <w:marLeft w:val="0"/>
                  <w:marRight w:val="0"/>
                  <w:marTop w:val="0"/>
                  <w:marBottom w:val="0"/>
                  <w:divBdr>
                    <w:top w:val="none" w:sz="0" w:space="0" w:color="auto"/>
                    <w:left w:val="none" w:sz="0" w:space="0" w:color="auto"/>
                    <w:bottom w:val="none" w:sz="0" w:space="0" w:color="auto"/>
                    <w:right w:val="none" w:sz="0" w:space="0" w:color="auto"/>
                  </w:divBdr>
                </w:div>
                <w:div w:id="1856767786">
                  <w:marLeft w:val="0"/>
                  <w:marRight w:val="0"/>
                  <w:marTop w:val="0"/>
                  <w:marBottom w:val="0"/>
                  <w:divBdr>
                    <w:top w:val="none" w:sz="0" w:space="0" w:color="auto"/>
                    <w:left w:val="none" w:sz="0" w:space="0" w:color="auto"/>
                    <w:bottom w:val="none" w:sz="0" w:space="0" w:color="auto"/>
                    <w:right w:val="none" w:sz="0" w:space="0" w:color="auto"/>
                  </w:divBdr>
                </w:div>
                <w:div w:id="1859540182">
                  <w:marLeft w:val="0"/>
                  <w:marRight w:val="0"/>
                  <w:marTop w:val="0"/>
                  <w:marBottom w:val="0"/>
                  <w:divBdr>
                    <w:top w:val="none" w:sz="0" w:space="0" w:color="auto"/>
                    <w:left w:val="none" w:sz="0" w:space="0" w:color="auto"/>
                    <w:bottom w:val="none" w:sz="0" w:space="0" w:color="auto"/>
                    <w:right w:val="none" w:sz="0" w:space="0" w:color="auto"/>
                  </w:divBdr>
                </w:div>
                <w:div w:id="1866364983">
                  <w:marLeft w:val="0"/>
                  <w:marRight w:val="0"/>
                  <w:marTop w:val="0"/>
                  <w:marBottom w:val="0"/>
                  <w:divBdr>
                    <w:top w:val="none" w:sz="0" w:space="0" w:color="auto"/>
                    <w:left w:val="none" w:sz="0" w:space="0" w:color="auto"/>
                    <w:bottom w:val="none" w:sz="0" w:space="0" w:color="auto"/>
                    <w:right w:val="none" w:sz="0" w:space="0" w:color="auto"/>
                  </w:divBdr>
                </w:div>
                <w:div w:id="1868904145">
                  <w:marLeft w:val="0"/>
                  <w:marRight w:val="0"/>
                  <w:marTop w:val="0"/>
                  <w:marBottom w:val="0"/>
                  <w:divBdr>
                    <w:top w:val="none" w:sz="0" w:space="0" w:color="auto"/>
                    <w:left w:val="none" w:sz="0" w:space="0" w:color="auto"/>
                    <w:bottom w:val="none" w:sz="0" w:space="0" w:color="auto"/>
                    <w:right w:val="none" w:sz="0" w:space="0" w:color="auto"/>
                  </w:divBdr>
                </w:div>
                <w:div w:id="1873301019">
                  <w:marLeft w:val="0"/>
                  <w:marRight w:val="0"/>
                  <w:marTop w:val="0"/>
                  <w:marBottom w:val="0"/>
                  <w:divBdr>
                    <w:top w:val="none" w:sz="0" w:space="0" w:color="auto"/>
                    <w:left w:val="none" w:sz="0" w:space="0" w:color="auto"/>
                    <w:bottom w:val="none" w:sz="0" w:space="0" w:color="auto"/>
                    <w:right w:val="none" w:sz="0" w:space="0" w:color="auto"/>
                  </w:divBdr>
                </w:div>
                <w:div w:id="1884903381">
                  <w:marLeft w:val="0"/>
                  <w:marRight w:val="0"/>
                  <w:marTop w:val="0"/>
                  <w:marBottom w:val="0"/>
                  <w:divBdr>
                    <w:top w:val="none" w:sz="0" w:space="0" w:color="auto"/>
                    <w:left w:val="none" w:sz="0" w:space="0" w:color="auto"/>
                    <w:bottom w:val="none" w:sz="0" w:space="0" w:color="auto"/>
                    <w:right w:val="none" w:sz="0" w:space="0" w:color="auto"/>
                  </w:divBdr>
                </w:div>
                <w:div w:id="1885216797">
                  <w:marLeft w:val="0"/>
                  <w:marRight w:val="0"/>
                  <w:marTop w:val="0"/>
                  <w:marBottom w:val="0"/>
                  <w:divBdr>
                    <w:top w:val="none" w:sz="0" w:space="0" w:color="auto"/>
                    <w:left w:val="none" w:sz="0" w:space="0" w:color="auto"/>
                    <w:bottom w:val="none" w:sz="0" w:space="0" w:color="auto"/>
                    <w:right w:val="none" w:sz="0" w:space="0" w:color="auto"/>
                  </w:divBdr>
                </w:div>
                <w:div w:id="1885678791">
                  <w:marLeft w:val="0"/>
                  <w:marRight w:val="0"/>
                  <w:marTop w:val="0"/>
                  <w:marBottom w:val="0"/>
                  <w:divBdr>
                    <w:top w:val="none" w:sz="0" w:space="0" w:color="auto"/>
                    <w:left w:val="none" w:sz="0" w:space="0" w:color="auto"/>
                    <w:bottom w:val="none" w:sz="0" w:space="0" w:color="auto"/>
                    <w:right w:val="none" w:sz="0" w:space="0" w:color="auto"/>
                  </w:divBdr>
                </w:div>
                <w:div w:id="1886405799">
                  <w:marLeft w:val="0"/>
                  <w:marRight w:val="0"/>
                  <w:marTop w:val="0"/>
                  <w:marBottom w:val="0"/>
                  <w:divBdr>
                    <w:top w:val="none" w:sz="0" w:space="0" w:color="auto"/>
                    <w:left w:val="none" w:sz="0" w:space="0" w:color="auto"/>
                    <w:bottom w:val="none" w:sz="0" w:space="0" w:color="auto"/>
                    <w:right w:val="none" w:sz="0" w:space="0" w:color="auto"/>
                  </w:divBdr>
                </w:div>
                <w:div w:id="1895505831">
                  <w:marLeft w:val="0"/>
                  <w:marRight w:val="0"/>
                  <w:marTop w:val="0"/>
                  <w:marBottom w:val="0"/>
                  <w:divBdr>
                    <w:top w:val="none" w:sz="0" w:space="0" w:color="auto"/>
                    <w:left w:val="none" w:sz="0" w:space="0" w:color="auto"/>
                    <w:bottom w:val="none" w:sz="0" w:space="0" w:color="auto"/>
                    <w:right w:val="none" w:sz="0" w:space="0" w:color="auto"/>
                  </w:divBdr>
                </w:div>
                <w:div w:id="1898543710">
                  <w:marLeft w:val="0"/>
                  <w:marRight w:val="0"/>
                  <w:marTop w:val="0"/>
                  <w:marBottom w:val="0"/>
                  <w:divBdr>
                    <w:top w:val="none" w:sz="0" w:space="0" w:color="auto"/>
                    <w:left w:val="none" w:sz="0" w:space="0" w:color="auto"/>
                    <w:bottom w:val="none" w:sz="0" w:space="0" w:color="auto"/>
                    <w:right w:val="none" w:sz="0" w:space="0" w:color="auto"/>
                  </w:divBdr>
                </w:div>
                <w:div w:id="1903325985">
                  <w:marLeft w:val="0"/>
                  <w:marRight w:val="0"/>
                  <w:marTop w:val="0"/>
                  <w:marBottom w:val="0"/>
                  <w:divBdr>
                    <w:top w:val="none" w:sz="0" w:space="0" w:color="auto"/>
                    <w:left w:val="none" w:sz="0" w:space="0" w:color="auto"/>
                    <w:bottom w:val="none" w:sz="0" w:space="0" w:color="auto"/>
                    <w:right w:val="none" w:sz="0" w:space="0" w:color="auto"/>
                  </w:divBdr>
                </w:div>
                <w:div w:id="1907495626">
                  <w:marLeft w:val="0"/>
                  <w:marRight w:val="0"/>
                  <w:marTop w:val="0"/>
                  <w:marBottom w:val="0"/>
                  <w:divBdr>
                    <w:top w:val="none" w:sz="0" w:space="0" w:color="auto"/>
                    <w:left w:val="none" w:sz="0" w:space="0" w:color="auto"/>
                    <w:bottom w:val="none" w:sz="0" w:space="0" w:color="auto"/>
                    <w:right w:val="none" w:sz="0" w:space="0" w:color="auto"/>
                  </w:divBdr>
                </w:div>
                <w:div w:id="1930114989">
                  <w:marLeft w:val="0"/>
                  <w:marRight w:val="0"/>
                  <w:marTop w:val="0"/>
                  <w:marBottom w:val="0"/>
                  <w:divBdr>
                    <w:top w:val="none" w:sz="0" w:space="0" w:color="auto"/>
                    <w:left w:val="none" w:sz="0" w:space="0" w:color="auto"/>
                    <w:bottom w:val="none" w:sz="0" w:space="0" w:color="auto"/>
                    <w:right w:val="none" w:sz="0" w:space="0" w:color="auto"/>
                  </w:divBdr>
                </w:div>
                <w:div w:id="1938244150">
                  <w:marLeft w:val="0"/>
                  <w:marRight w:val="0"/>
                  <w:marTop w:val="0"/>
                  <w:marBottom w:val="0"/>
                  <w:divBdr>
                    <w:top w:val="none" w:sz="0" w:space="0" w:color="auto"/>
                    <w:left w:val="none" w:sz="0" w:space="0" w:color="auto"/>
                    <w:bottom w:val="none" w:sz="0" w:space="0" w:color="auto"/>
                    <w:right w:val="none" w:sz="0" w:space="0" w:color="auto"/>
                  </w:divBdr>
                </w:div>
                <w:div w:id="1938244656">
                  <w:marLeft w:val="0"/>
                  <w:marRight w:val="0"/>
                  <w:marTop w:val="0"/>
                  <w:marBottom w:val="0"/>
                  <w:divBdr>
                    <w:top w:val="none" w:sz="0" w:space="0" w:color="auto"/>
                    <w:left w:val="none" w:sz="0" w:space="0" w:color="auto"/>
                    <w:bottom w:val="none" w:sz="0" w:space="0" w:color="auto"/>
                    <w:right w:val="none" w:sz="0" w:space="0" w:color="auto"/>
                  </w:divBdr>
                </w:div>
                <w:div w:id="1940214729">
                  <w:marLeft w:val="0"/>
                  <w:marRight w:val="0"/>
                  <w:marTop w:val="0"/>
                  <w:marBottom w:val="0"/>
                  <w:divBdr>
                    <w:top w:val="none" w:sz="0" w:space="0" w:color="auto"/>
                    <w:left w:val="none" w:sz="0" w:space="0" w:color="auto"/>
                    <w:bottom w:val="none" w:sz="0" w:space="0" w:color="auto"/>
                    <w:right w:val="none" w:sz="0" w:space="0" w:color="auto"/>
                  </w:divBdr>
                </w:div>
                <w:div w:id="1943220911">
                  <w:marLeft w:val="0"/>
                  <w:marRight w:val="0"/>
                  <w:marTop w:val="0"/>
                  <w:marBottom w:val="0"/>
                  <w:divBdr>
                    <w:top w:val="none" w:sz="0" w:space="0" w:color="auto"/>
                    <w:left w:val="none" w:sz="0" w:space="0" w:color="auto"/>
                    <w:bottom w:val="none" w:sz="0" w:space="0" w:color="auto"/>
                    <w:right w:val="none" w:sz="0" w:space="0" w:color="auto"/>
                  </w:divBdr>
                </w:div>
                <w:div w:id="1946227107">
                  <w:marLeft w:val="0"/>
                  <w:marRight w:val="0"/>
                  <w:marTop w:val="0"/>
                  <w:marBottom w:val="0"/>
                  <w:divBdr>
                    <w:top w:val="none" w:sz="0" w:space="0" w:color="auto"/>
                    <w:left w:val="none" w:sz="0" w:space="0" w:color="auto"/>
                    <w:bottom w:val="none" w:sz="0" w:space="0" w:color="auto"/>
                    <w:right w:val="none" w:sz="0" w:space="0" w:color="auto"/>
                  </w:divBdr>
                </w:div>
                <w:div w:id="1947227553">
                  <w:marLeft w:val="0"/>
                  <w:marRight w:val="0"/>
                  <w:marTop w:val="0"/>
                  <w:marBottom w:val="0"/>
                  <w:divBdr>
                    <w:top w:val="none" w:sz="0" w:space="0" w:color="auto"/>
                    <w:left w:val="none" w:sz="0" w:space="0" w:color="auto"/>
                    <w:bottom w:val="none" w:sz="0" w:space="0" w:color="auto"/>
                    <w:right w:val="none" w:sz="0" w:space="0" w:color="auto"/>
                  </w:divBdr>
                </w:div>
                <w:div w:id="1952082817">
                  <w:marLeft w:val="0"/>
                  <w:marRight w:val="0"/>
                  <w:marTop w:val="0"/>
                  <w:marBottom w:val="0"/>
                  <w:divBdr>
                    <w:top w:val="none" w:sz="0" w:space="0" w:color="auto"/>
                    <w:left w:val="none" w:sz="0" w:space="0" w:color="auto"/>
                    <w:bottom w:val="none" w:sz="0" w:space="0" w:color="auto"/>
                    <w:right w:val="none" w:sz="0" w:space="0" w:color="auto"/>
                  </w:divBdr>
                </w:div>
                <w:div w:id="1965312007">
                  <w:marLeft w:val="0"/>
                  <w:marRight w:val="0"/>
                  <w:marTop w:val="0"/>
                  <w:marBottom w:val="0"/>
                  <w:divBdr>
                    <w:top w:val="none" w:sz="0" w:space="0" w:color="auto"/>
                    <w:left w:val="none" w:sz="0" w:space="0" w:color="auto"/>
                    <w:bottom w:val="none" w:sz="0" w:space="0" w:color="auto"/>
                    <w:right w:val="none" w:sz="0" w:space="0" w:color="auto"/>
                  </w:divBdr>
                </w:div>
                <w:div w:id="1967854911">
                  <w:marLeft w:val="0"/>
                  <w:marRight w:val="0"/>
                  <w:marTop w:val="0"/>
                  <w:marBottom w:val="0"/>
                  <w:divBdr>
                    <w:top w:val="none" w:sz="0" w:space="0" w:color="auto"/>
                    <w:left w:val="none" w:sz="0" w:space="0" w:color="auto"/>
                    <w:bottom w:val="none" w:sz="0" w:space="0" w:color="auto"/>
                    <w:right w:val="none" w:sz="0" w:space="0" w:color="auto"/>
                  </w:divBdr>
                </w:div>
                <w:div w:id="1973053795">
                  <w:marLeft w:val="0"/>
                  <w:marRight w:val="0"/>
                  <w:marTop w:val="0"/>
                  <w:marBottom w:val="0"/>
                  <w:divBdr>
                    <w:top w:val="none" w:sz="0" w:space="0" w:color="auto"/>
                    <w:left w:val="none" w:sz="0" w:space="0" w:color="auto"/>
                    <w:bottom w:val="none" w:sz="0" w:space="0" w:color="auto"/>
                    <w:right w:val="none" w:sz="0" w:space="0" w:color="auto"/>
                  </w:divBdr>
                </w:div>
                <w:div w:id="1974872075">
                  <w:marLeft w:val="0"/>
                  <w:marRight w:val="0"/>
                  <w:marTop w:val="0"/>
                  <w:marBottom w:val="0"/>
                  <w:divBdr>
                    <w:top w:val="none" w:sz="0" w:space="0" w:color="auto"/>
                    <w:left w:val="none" w:sz="0" w:space="0" w:color="auto"/>
                    <w:bottom w:val="none" w:sz="0" w:space="0" w:color="auto"/>
                    <w:right w:val="none" w:sz="0" w:space="0" w:color="auto"/>
                  </w:divBdr>
                </w:div>
                <w:div w:id="1977488463">
                  <w:marLeft w:val="0"/>
                  <w:marRight w:val="0"/>
                  <w:marTop w:val="0"/>
                  <w:marBottom w:val="0"/>
                  <w:divBdr>
                    <w:top w:val="none" w:sz="0" w:space="0" w:color="auto"/>
                    <w:left w:val="none" w:sz="0" w:space="0" w:color="auto"/>
                    <w:bottom w:val="none" w:sz="0" w:space="0" w:color="auto"/>
                    <w:right w:val="none" w:sz="0" w:space="0" w:color="auto"/>
                  </w:divBdr>
                </w:div>
                <w:div w:id="1979801696">
                  <w:marLeft w:val="0"/>
                  <w:marRight w:val="0"/>
                  <w:marTop w:val="0"/>
                  <w:marBottom w:val="0"/>
                  <w:divBdr>
                    <w:top w:val="none" w:sz="0" w:space="0" w:color="auto"/>
                    <w:left w:val="none" w:sz="0" w:space="0" w:color="auto"/>
                    <w:bottom w:val="none" w:sz="0" w:space="0" w:color="auto"/>
                    <w:right w:val="none" w:sz="0" w:space="0" w:color="auto"/>
                  </w:divBdr>
                </w:div>
                <w:div w:id="1981229901">
                  <w:marLeft w:val="0"/>
                  <w:marRight w:val="0"/>
                  <w:marTop w:val="0"/>
                  <w:marBottom w:val="0"/>
                  <w:divBdr>
                    <w:top w:val="none" w:sz="0" w:space="0" w:color="auto"/>
                    <w:left w:val="none" w:sz="0" w:space="0" w:color="auto"/>
                    <w:bottom w:val="none" w:sz="0" w:space="0" w:color="auto"/>
                    <w:right w:val="none" w:sz="0" w:space="0" w:color="auto"/>
                  </w:divBdr>
                </w:div>
                <w:div w:id="1981497861">
                  <w:marLeft w:val="0"/>
                  <w:marRight w:val="0"/>
                  <w:marTop w:val="0"/>
                  <w:marBottom w:val="0"/>
                  <w:divBdr>
                    <w:top w:val="none" w:sz="0" w:space="0" w:color="auto"/>
                    <w:left w:val="none" w:sz="0" w:space="0" w:color="auto"/>
                    <w:bottom w:val="none" w:sz="0" w:space="0" w:color="auto"/>
                    <w:right w:val="none" w:sz="0" w:space="0" w:color="auto"/>
                  </w:divBdr>
                </w:div>
                <w:div w:id="2000229314">
                  <w:marLeft w:val="0"/>
                  <w:marRight w:val="0"/>
                  <w:marTop w:val="0"/>
                  <w:marBottom w:val="0"/>
                  <w:divBdr>
                    <w:top w:val="none" w:sz="0" w:space="0" w:color="auto"/>
                    <w:left w:val="none" w:sz="0" w:space="0" w:color="auto"/>
                    <w:bottom w:val="none" w:sz="0" w:space="0" w:color="auto"/>
                    <w:right w:val="none" w:sz="0" w:space="0" w:color="auto"/>
                  </w:divBdr>
                </w:div>
                <w:div w:id="2008901864">
                  <w:marLeft w:val="0"/>
                  <w:marRight w:val="0"/>
                  <w:marTop w:val="0"/>
                  <w:marBottom w:val="0"/>
                  <w:divBdr>
                    <w:top w:val="none" w:sz="0" w:space="0" w:color="auto"/>
                    <w:left w:val="none" w:sz="0" w:space="0" w:color="auto"/>
                    <w:bottom w:val="none" w:sz="0" w:space="0" w:color="auto"/>
                    <w:right w:val="none" w:sz="0" w:space="0" w:color="auto"/>
                  </w:divBdr>
                </w:div>
                <w:div w:id="2015378210">
                  <w:marLeft w:val="0"/>
                  <w:marRight w:val="0"/>
                  <w:marTop w:val="0"/>
                  <w:marBottom w:val="0"/>
                  <w:divBdr>
                    <w:top w:val="none" w:sz="0" w:space="0" w:color="auto"/>
                    <w:left w:val="none" w:sz="0" w:space="0" w:color="auto"/>
                    <w:bottom w:val="none" w:sz="0" w:space="0" w:color="auto"/>
                    <w:right w:val="none" w:sz="0" w:space="0" w:color="auto"/>
                  </w:divBdr>
                </w:div>
                <w:div w:id="2018146742">
                  <w:marLeft w:val="0"/>
                  <w:marRight w:val="0"/>
                  <w:marTop w:val="0"/>
                  <w:marBottom w:val="0"/>
                  <w:divBdr>
                    <w:top w:val="none" w:sz="0" w:space="0" w:color="auto"/>
                    <w:left w:val="none" w:sz="0" w:space="0" w:color="auto"/>
                    <w:bottom w:val="none" w:sz="0" w:space="0" w:color="auto"/>
                    <w:right w:val="none" w:sz="0" w:space="0" w:color="auto"/>
                  </w:divBdr>
                </w:div>
                <w:div w:id="2021392429">
                  <w:marLeft w:val="0"/>
                  <w:marRight w:val="0"/>
                  <w:marTop w:val="0"/>
                  <w:marBottom w:val="0"/>
                  <w:divBdr>
                    <w:top w:val="none" w:sz="0" w:space="0" w:color="auto"/>
                    <w:left w:val="none" w:sz="0" w:space="0" w:color="auto"/>
                    <w:bottom w:val="none" w:sz="0" w:space="0" w:color="auto"/>
                    <w:right w:val="none" w:sz="0" w:space="0" w:color="auto"/>
                  </w:divBdr>
                </w:div>
                <w:div w:id="2023313217">
                  <w:marLeft w:val="0"/>
                  <w:marRight w:val="0"/>
                  <w:marTop w:val="0"/>
                  <w:marBottom w:val="0"/>
                  <w:divBdr>
                    <w:top w:val="none" w:sz="0" w:space="0" w:color="auto"/>
                    <w:left w:val="none" w:sz="0" w:space="0" w:color="auto"/>
                    <w:bottom w:val="none" w:sz="0" w:space="0" w:color="auto"/>
                    <w:right w:val="none" w:sz="0" w:space="0" w:color="auto"/>
                  </w:divBdr>
                </w:div>
                <w:div w:id="2023585530">
                  <w:marLeft w:val="0"/>
                  <w:marRight w:val="0"/>
                  <w:marTop w:val="0"/>
                  <w:marBottom w:val="0"/>
                  <w:divBdr>
                    <w:top w:val="none" w:sz="0" w:space="0" w:color="auto"/>
                    <w:left w:val="none" w:sz="0" w:space="0" w:color="auto"/>
                    <w:bottom w:val="none" w:sz="0" w:space="0" w:color="auto"/>
                    <w:right w:val="none" w:sz="0" w:space="0" w:color="auto"/>
                  </w:divBdr>
                </w:div>
                <w:div w:id="2046100505">
                  <w:marLeft w:val="0"/>
                  <w:marRight w:val="0"/>
                  <w:marTop w:val="0"/>
                  <w:marBottom w:val="0"/>
                  <w:divBdr>
                    <w:top w:val="none" w:sz="0" w:space="0" w:color="auto"/>
                    <w:left w:val="none" w:sz="0" w:space="0" w:color="auto"/>
                    <w:bottom w:val="none" w:sz="0" w:space="0" w:color="auto"/>
                    <w:right w:val="none" w:sz="0" w:space="0" w:color="auto"/>
                  </w:divBdr>
                </w:div>
                <w:div w:id="2046366800">
                  <w:marLeft w:val="0"/>
                  <w:marRight w:val="0"/>
                  <w:marTop w:val="0"/>
                  <w:marBottom w:val="0"/>
                  <w:divBdr>
                    <w:top w:val="none" w:sz="0" w:space="0" w:color="auto"/>
                    <w:left w:val="none" w:sz="0" w:space="0" w:color="auto"/>
                    <w:bottom w:val="none" w:sz="0" w:space="0" w:color="auto"/>
                    <w:right w:val="none" w:sz="0" w:space="0" w:color="auto"/>
                  </w:divBdr>
                </w:div>
                <w:div w:id="2047027860">
                  <w:marLeft w:val="0"/>
                  <w:marRight w:val="0"/>
                  <w:marTop w:val="0"/>
                  <w:marBottom w:val="0"/>
                  <w:divBdr>
                    <w:top w:val="none" w:sz="0" w:space="0" w:color="auto"/>
                    <w:left w:val="none" w:sz="0" w:space="0" w:color="auto"/>
                    <w:bottom w:val="none" w:sz="0" w:space="0" w:color="auto"/>
                    <w:right w:val="none" w:sz="0" w:space="0" w:color="auto"/>
                  </w:divBdr>
                </w:div>
                <w:div w:id="2047094935">
                  <w:marLeft w:val="0"/>
                  <w:marRight w:val="0"/>
                  <w:marTop w:val="0"/>
                  <w:marBottom w:val="0"/>
                  <w:divBdr>
                    <w:top w:val="none" w:sz="0" w:space="0" w:color="auto"/>
                    <w:left w:val="none" w:sz="0" w:space="0" w:color="auto"/>
                    <w:bottom w:val="none" w:sz="0" w:space="0" w:color="auto"/>
                    <w:right w:val="none" w:sz="0" w:space="0" w:color="auto"/>
                  </w:divBdr>
                </w:div>
                <w:div w:id="2067600782">
                  <w:marLeft w:val="0"/>
                  <w:marRight w:val="0"/>
                  <w:marTop w:val="0"/>
                  <w:marBottom w:val="0"/>
                  <w:divBdr>
                    <w:top w:val="none" w:sz="0" w:space="0" w:color="auto"/>
                    <w:left w:val="none" w:sz="0" w:space="0" w:color="auto"/>
                    <w:bottom w:val="none" w:sz="0" w:space="0" w:color="auto"/>
                    <w:right w:val="none" w:sz="0" w:space="0" w:color="auto"/>
                  </w:divBdr>
                </w:div>
                <w:div w:id="2069257630">
                  <w:marLeft w:val="0"/>
                  <w:marRight w:val="0"/>
                  <w:marTop w:val="0"/>
                  <w:marBottom w:val="0"/>
                  <w:divBdr>
                    <w:top w:val="none" w:sz="0" w:space="0" w:color="auto"/>
                    <w:left w:val="none" w:sz="0" w:space="0" w:color="auto"/>
                    <w:bottom w:val="none" w:sz="0" w:space="0" w:color="auto"/>
                    <w:right w:val="none" w:sz="0" w:space="0" w:color="auto"/>
                  </w:divBdr>
                </w:div>
                <w:div w:id="2076397091">
                  <w:marLeft w:val="0"/>
                  <w:marRight w:val="0"/>
                  <w:marTop w:val="0"/>
                  <w:marBottom w:val="0"/>
                  <w:divBdr>
                    <w:top w:val="none" w:sz="0" w:space="0" w:color="auto"/>
                    <w:left w:val="none" w:sz="0" w:space="0" w:color="auto"/>
                    <w:bottom w:val="none" w:sz="0" w:space="0" w:color="auto"/>
                    <w:right w:val="none" w:sz="0" w:space="0" w:color="auto"/>
                  </w:divBdr>
                </w:div>
                <w:div w:id="2077363080">
                  <w:marLeft w:val="0"/>
                  <w:marRight w:val="0"/>
                  <w:marTop w:val="0"/>
                  <w:marBottom w:val="0"/>
                  <w:divBdr>
                    <w:top w:val="none" w:sz="0" w:space="0" w:color="auto"/>
                    <w:left w:val="none" w:sz="0" w:space="0" w:color="auto"/>
                    <w:bottom w:val="none" w:sz="0" w:space="0" w:color="auto"/>
                    <w:right w:val="none" w:sz="0" w:space="0" w:color="auto"/>
                  </w:divBdr>
                </w:div>
                <w:div w:id="2078629141">
                  <w:marLeft w:val="0"/>
                  <w:marRight w:val="0"/>
                  <w:marTop w:val="0"/>
                  <w:marBottom w:val="0"/>
                  <w:divBdr>
                    <w:top w:val="none" w:sz="0" w:space="0" w:color="auto"/>
                    <w:left w:val="none" w:sz="0" w:space="0" w:color="auto"/>
                    <w:bottom w:val="none" w:sz="0" w:space="0" w:color="auto"/>
                    <w:right w:val="none" w:sz="0" w:space="0" w:color="auto"/>
                  </w:divBdr>
                </w:div>
                <w:div w:id="2093773867">
                  <w:marLeft w:val="0"/>
                  <w:marRight w:val="0"/>
                  <w:marTop w:val="0"/>
                  <w:marBottom w:val="0"/>
                  <w:divBdr>
                    <w:top w:val="none" w:sz="0" w:space="0" w:color="auto"/>
                    <w:left w:val="none" w:sz="0" w:space="0" w:color="auto"/>
                    <w:bottom w:val="none" w:sz="0" w:space="0" w:color="auto"/>
                    <w:right w:val="none" w:sz="0" w:space="0" w:color="auto"/>
                  </w:divBdr>
                </w:div>
                <w:div w:id="2096172552">
                  <w:marLeft w:val="0"/>
                  <w:marRight w:val="0"/>
                  <w:marTop w:val="0"/>
                  <w:marBottom w:val="0"/>
                  <w:divBdr>
                    <w:top w:val="none" w:sz="0" w:space="0" w:color="auto"/>
                    <w:left w:val="none" w:sz="0" w:space="0" w:color="auto"/>
                    <w:bottom w:val="none" w:sz="0" w:space="0" w:color="auto"/>
                    <w:right w:val="none" w:sz="0" w:space="0" w:color="auto"/>
                  </w:divBdr>
                </w:div>
                <w:div w:id="2107337999">
                  <w:marLeft w:val="0"/>
                  <w:marRight w:val="0"/>
                  <w:marTop w:val="0"/>
                  <w:marBottom w:val="0"/>
                  <w:divBdr>
                    <w:top w:val="none" w:sz="0" w:space="0" w:color="auto"/>
                    <w:left w:val="none" w:sz="0" w:space="0" w:color="auto"/>
                    <w:bottom w:val="none" w:sz="0" w:space="0" w:color="auto"/>
                    <w:right w:val="none" w:sz="0" w:space="0" w:color="auto"/>
                  </w:divBdr>
                </w:div>
                <w:div w:id="2108651038">
                  <w:marLeft w:val="0"/>
                  <w:marRight w:val="0"/>
                  <w:marTop w:val="0"/>
                  <w:marBottom w:val="0"/>
                  <w:divBdr>
                    <w:top w:val="none" w:sz="0" w:space="0" w:color="auto"/>
                    <w:left w:val="none" w:sz="0" w:space="0" w:color="auto"/>
                    <w:bottom w:val="none" w:sz="0" w:space="0" w:color="auto"/>
                    <w:right w:val="none" w:sz="0" w:space="0" w:color="auto"/>
                  </w:divBdr>
                </w:div>
                <w:div w:id="2118014221">
                  <w:marLeft w:val="0"/>
                  <w:marRight w:val="0"/>
                  <w:marTop w:val="0"/>
                  <w:marBottom w:val="0"/>
                  <w:divBdr>
                    <w:top w:val="none" w:sz="0" w:space="0" w:color="auto"/>
                    <w:left w:val="none" w:sz="0" w:space="0" w:color="auto"/>
                    <w:bottom w:val="none" w:sz="0" w:space="0" w:color="auto"/>
                    <w:right w:val="none" w:sz="0" w:space="0" w:color="auto"/>
                  </w:divBdr>
                </w:div>
                <w:div w:id="2139757077">
                  <w:marLeft w:val="0"/>
                  <w:marRight w:val="0"/>
                  <w:marTop w:val="0"/>
                  <w:marBottom w:val="0"/>
                  <w:divBdr>
                    <w:top w:val="none" w:sz="0" w:space="0" w:color="auto"/>
                    <w:left w:val="none" w:sz="0" w:space="0" w:color="auto"/>
                    <w:bottom w:val="none" w:sz="0" w:space="0" w:color="auto"/>
                    <w:right w:val="none" w:sz="0" w:space="0" w:color="auto"/>
                  </w:divBdr>
                </w:div>
              </w:divsChild>
            </w:div>
            <w:div w:id="670715047">
              <w:marLeft w:val="0"/>
              <w:marRight w:val="0"/>
              <w:marTop w:val="0"/>
              <w:marBottom w:val="0"/>
              <w:divBdr>
                <w:top w:val="none" w:sz="0" w:space="0" w:color="auto"/>
                <w:left w:val="none" w:sz="0" w:space="0" w:color="auto"/>
                <w:bottom w:val="none" w:sz="0" w:space="0" w:color="auto"/>
                <w:right w:val="none" w:sz="0" w:space="0" w:color="auto"/>
              </w:divBdr>
            </w:div>
            <w:div w:id="670765102">
              <w:marLeft w:val="0"/>
              <w:marRight w:val="0"/>
              <w:marTop w:val="0"/>
              <w:marBottom w:val="0"/>
              <w:divBdr>
                <w:top w:val="none" w:sz="0" w:space="0" w:color="auto"/>
                <w:left w:val="none" w:sz="0" w:space="0" w:color="auto"/>
                <w:bottom w:val="none" w:sz="0" w:space="0" w:color="auto"/>
                <w:right w:val="none" w:sz="0" w:space="0" w:color="auto"/>
              </w:divBdr>
            </w:div>
            <w:div w:id="675619850">
              <w:marLeft w:val="0"/>
              <w:marRight w:val="0"/>
              <w:marTop w:val="0"/>
              <w:marBottom w:val="0"/>
              <w:divBdr>
                <w:top w:val="none" w:sz="0" w:space="0" w:color="auto"/>
                <w:left w:val="none" w:sz="0" w:space="0" w:color="auto"/>
                <w:bottom w:val="none" w:sz="0" w:space="0" w:color="auto"/>
                <w:right w:val="none" w:sz="0" w:space="0" w:color="auto"/>
              </w:divBdr>
            </w:div>
            <w:div w:id="692922518">
              <w:marLeft w:val="0"/>
              <w:marRight w:val="0"/>
              <w:marTop w:val="0"/>
              <w:marBottom w:val="0"/>
              <w:divBdr>
                <w:top w:val="none" w:sz="0" w:space="0" w:color="auto"/>
                <w:left w:val="none" w:sz="0" w:space="0" w:color="auto"/>
                <w:bottom w:val="none" w:sz="0" w:space="0" w:color="auto"/>
                <w:right w:val="none" w:sz="0" w:space="0" w:color="auto"/>
              </w:divBdr>
            </w:div>
            <w:div w:id="693002783">
              <w:marLeft w:val="0"/>
              <w:marRight w:val="0"/>
              <w:marTop w:val="0"/>
              <w:marBottom w:val="0"/>
              <w:divBdr>
                <w:top w:val="none" w:sz="0" w:space="0" w:color="auto"/>
                <w:left w:val="none" w:sz="0" w:space="0" w:color="auto"/>
                <w:bottom w:val="none" w:sz="0" w:space="0" w:color="auto"/>
                <w:right w:val="none" w:sz="0" w:space="0" w:color="auto"/>
              </w:divBdr>
            </w:div>
            <w:div w:id="694304355">
              <w:marLeft w:val="0"/>
              <w:marRight w:val="0"/>
              <w:marTop w:val="0"/>
              <w:marBottom w:val="0"/>
              <w:divBdr>
                <w:top w:val="none" w:sz="0" w:space="0" w:color="auto"/>
                <w:left w:val="none" w:sz="0" w:space="0" w:color="auto"/>
                <w:bottom w:val="none" w:sz="0" w:space="0" w:color="auto"/>
                <w:right w:val="none" w:sz="0" w:space="0" w:color="auto"/>
              </w:divBdr>
            </w:div>
            <w:div w:id="695350576">
              <w:marLeft w:val="0"/>
              <w:marRight w:val="0"/>
              <w:marTop w:val="0"/>
              <w:marBottom w:val="0"/>
              <w:divBdr>
                <w:top w:val="none" w:sz="0" w:space="0" w:color="auto"/>
                <w:left w:val="none" w:sz="0" w:space="0" w:color="auto"/>
                <w:bottom w:val="none" w:sz="0" w:space="0" w:color="auto"/>
                <w:right w:val="none" w:sz="0" w:space="0" w:color="auto"/>
              </w:divBdr>
            </w:div>
            <w:div w:id="703747192">
              <w:marLeft w:val="0"/>
              <w:marRight w:val="0"/>
              <w:marTop w:val="0"/>
              <w:marBottom w:val="0"/>
              <w:divBdr>
                <w:top w:val="none" w:sz="0" w:space="0" w:color="auto"/>
                <w:left w:val="none" w:sz="0" w:space="0" w:color="auto"/>
                <w:bottom w:val="none" w:sz="0" w:space="0" w:color="auto"/>
                <w:right w:val="none" w:sz="0" w:space="0" w:color="auto"/>
              </w:divBdr>
            </w:div>
            <w:div w:id="708922103">
              <w:marLeft w:val="0"/>
              <w:marRight w:val="0"/>
              <w:marTop w:val="0"/>
              <w:marBottom w:val="0"/>
              <w:divBdr>
                <w:top w:val="none" w:sz="0" w:space="0" w:color="auto"/>
                <w:left w:val="none" w:sz="0" w:space="0" w:color="auto"/>
                <w:bottom w:val="none" w:sz="0" w:space="0" w:color="auto"/>
                <w:right w:val="none" w:sz="0" w:space="0" w:color="auto"/>
              </w:divBdr>
            </w:div>
            <w:div w:id="709376098">
              <w:marLeft w:val="0"/>
              <w:marRight w:val="0"/>
              <w:marTop w:val="0"/>
              <w:marBottom w:val="0"/>
              <w:divBdr>
                <w:top w:val="none" w:sz="0" w:space="0" w:color="auto"/>
                <w:left w:val="none" w:sz="0" w:space="0" w:color="auto"/>
                <w:bottom w:val="none" w:sz="0" w:space="0" w:color="auto"/>
                <w:right w:val="none" w:sz="0" w:space="0" w:color="auto"/>
              </w:divBdr>
            </w:div>
            <w:div w:id="710153783">
              <w:marLeft w:val="0"/>
              <w:marRight w:val="0"/>
              <w:marTop w:val="0"/>
              <w:marBottom w:val="0"/>
              <w:divBdr>
                <w:top w:val="none" w:sz="0" w:space="0" w:color="auto"/>
                <w:left w:val="none" w:sz="0" w:space="0" w:color="auto"/>
                <w:bottom w:val="none" w:sz="0" w:space="0" w:color="auto"/>
                <w:right w:val="none" w:sz="0" w:space="0" w:color="auto"/>
              </w:divBdr>
            </w:div>
            <w:div w:id="711420110">
              <w:marLeft w:val="0"/>
              <w:marRight w:val="0"/>
              <w:marTop w:val="0"/>
              <w:marBottom w:val="0"/>
              <w:divBdr>
                <w:top w:val="none" w:sz="0" w:space="0" w:color="auto"/>
                <w:left w:val="none" w:sz="0" w:space="0" w:color="auto"/>
                <w:bottom w:val="none" w:sz="0" w:space="0" w:color="auto"/>
                <w:right w:val="none" w:sz="0" w:space="0" w:color="auto"/>
              </w:divBdr>
            </w:div>
            <w:div w:id="711684805">
              <w:marLeft w:val="0"/>
              <w:marRight w:val="0"/>
              <w:marTop w:val="0"/>
              <w:marBottom w:val="0"/>
              <w:divBdr>
                <w:top w:val="none" w:sz="0" w:space="0" w:color="auto"/>
                <w:left w:val="none" w:sz="0" w:space="0" w:color="auto"/>
                <w:bottom w:val="none" w:sz="0" w:space="0" w:color="auto"/>
                <w:right w:val="none" w:sz="0" w:space="0" w:color="auto"/>
              </w:divBdr>
            </w:div>
            <w:div w:id="714503127">
              <w:marLeft w:val="0"/>
              <w:marRight w:val="0"/>
              <w:marTop w:val="0"/>
              <w:marBottom w:val="0"/>
              <w:divBdr>
                <w:top w:val="none" w:sz="0" w:space="0" w:color="auto"/>
                <w:left w:val="none" w:sz="0" w:space="0" w:color="auto"/>
                <w:bottom w:val="none" w:sz="0" w:space="0" w:color="auto"/>
                <w:right w:val="none" w:sz="0" w:space="0" w:color="auto"/>
              </w:divBdr>
            </w:div>
            <w:div w:id="715201275">
              <w:marLeft w:val="0"/>
              <w:marRight w:val="0"/>
              <w:marTop w:val="0"/>
              <w:marBottom w:val="0"/>
              <w:divBdr>
                <w:top w:val="none" w:sz="0" w:space="0" w:color="auto"/>
                <w:left w:val="none" w:sz="0" w:space="0" w:color="auto"/>
                <w:bottom w:val="none" w:sz="0" w:space="0" w:color="auto"/>
                <w:right w:val="none" w:sz="0" w:space="0" w:color="auto"/>
              </w:divBdr>
            </w:div>
            <w:div w:id="717582720">
              <w:marLeft w:val="0"/>
              <w:marRight w:val="0"/>
              <w:marTop w:val="0"/>
              <w:marBottom w:val="0"/>
              <w:divBdr>
                <w:top w:val="none" w:sz="0" w:space="0" w:color="auto"/>
                <w:left w:val="none" w:sz="0" w:space="0" w:color="auto"/>
                <w:bottom w:val="none" w:sz="0" w:space="0" w:color="auto"/>
                <w:right w:val="none" w:sz="0" w:space="0" w:color="auto"/>
              </w:divBdr>
            </w:div>
            <w:div w:id="725639786">
              <w:marLeft w:val="0"/>
              <w:marRight w:val="0"/>
              <w:marTop w:val="0"/>
              <w:marBottom w:val="0"/>
              <w:divBdr>
                <w:top w:val="none" w:sz="0" w:space="0" w:color="auto"/>
                <w:left w:val="none" w:sz="0" w:space="0" w:color="auto"/>
                <w:bottom w:val="none" w:sz="0" w:space="0" w:color="auto"/>
                <w:right w:val="none" w:sz="0" w:space="0" w:color="auto"/>
              </w:divBdr>
            </w:div>
            <w:div w:id="727262391">
              <w:marLeft w:val="0"/>
              <w:marRight w:val="0"/>
              <w:marTop w:val="0"/>
              <w:marBottom w:val="0"/>
              <w:divBdr>
                <w:top w:val="none" w:sz="0" w:space="0" w:color="auto"/>
                <w:left w:val="none" w:sz="0" w:space="0" w:color="auto"/>
                <w:bottom w:val="none" w:sz="0" w:space="0" w:color="auto"/>
                <w:right w:val="none" w:sz="0" w:space="0" w:color="auto"/>
              </w:divBdr>
            </w:div>
            <w:div w:id="737240638">
              <w:marLeft w:val="0"/>
              <w:marRight w:val="0"/>
              <w:marTop w:val="0"/>
              <w:marBottom w:val="0"/>
              <w:divBdr>
                <w:top w:val="none" w:sz="0" w:space="0" w:color="auto"/>
                <w:left w:val="none" w:sz="0" w:space="0" w:color="auto"/>
                <w:bottom w:val="none" w:sz="0" w:space="0" w:color="auto"/>
                <w:right w:val="none" w:sz="0" w:space="0" w:color="auto"/>
              </w:divBdr>
            </w:div>
            <w:div w:id="742483600">
              <w:marLeft w:val="0"/>
              <w:marRight w:val="0"/>
              <w:marTop w:val="0"/>
              <w:marBottom w:val="0"/>
              <w:divBdr>
                <w:top w:val="none" w:sz="0" w:space="0" w:color="auto"/>
                <w:left w:val="none" w:sz="0" w:space="0" w:color="auto"/>
                <w:bottom w:val="none" w:sz="0" w:space="0" w:color="auto"/>
                <w:right w:val="none" w:sz="0" w:space="0" w:color="auto"/>
              </w:divBdr>
            </w:div>
            <w:div w:id="750782956">
              <w:marLeft w:val="0"/>
              <w:marRight w:val="0"/>
              <w:marTop w:val="0"/>
              <w:marBottom w:val="0"/>
              <w:divBdr>
                <w:top w:val="none" w:sz="0" w:space="0" w:color="auto"/>
                <w:left w:val="none" w:sz="0" w:space="0" w:color="auto"/>
                <w:bottom w:val="none" w:sz="0" w:space="0" w:color="auto"/>
                <w:right w:val="none" w:sz="0" w:space="0" w:color="auto"/>
              </w:divBdr>
            </w:div>
            <w:div w:id="752043632">
              <w:marLeft w:val="0"/>
              <w:marRight w:val="0"/>
              <w:marTop w:val="0"/>
              <w:marBottom w:val="0"/>
              <w:divBdr>
                <w:top w:val="none" w:sz="0" w:space="0" w:color="auto"/>
                <w:left w:val="none" w:sz="0" w:space="0" w:color="auto"/>
                <w:bottom w:val="none" w:sz="0" w:space="0" w:color="auto"/>
                <w:right w:val="none" w:sz="0" w:space="0" w:color="auto"/>
              </w:divBdr>
            </w:div>
            <w:div w:id="754789141">
              <w:marLeft w:val="0"/>
              <w:marRight w:val="0"/>
              <w:marTop w:val="0"/>
              <w:marBottom w:val="0"/>
              <w:divBdr>
                <w:top w:val="none" w:sz="0" w:space="0" w:color="auto"/>
                <w:left w:val="none" w:sz="0" w:space="0" w:color="auto"/>
                <w:bottom w:val="none" w:sz="0" w:space="0" w:color="auto"/>
                <w:right w:val="none" w:sz="0" w:space="0" w:color="auto"/>
              </w:divBdr>
            </w:div>
            <w:div w:id="763384842">
              <w:marLeft w:val="0"/>
              <w:marRight w:val="0"/>
              <w:marTop w:val="0"/>
              <w:marBottom w:val="0"/>
              <w:divBdr>
                <w:top w:val="none" w:sz="0" w:space="0" w:color="auto"/>
                <w:left w:val="none" w:sz="0" w:space="0" w:color="auto"/>
                <w:bottom w:val="none" w:sz="0" w:space="0" w:color="auto"/>
                <w:right w:val="none" w:sz="0" w:space="0" w:color="auto"/>
              </w:divBdr>
            </w:div>
            <w:div w:id="765348424">
              <w:marLeft w:val="0"/>
              <w:marRight w:val="0"/>
              <w:marTop w:val="0"/>
              <w:marBottom w:val="0"/>
              <w:divBdr>
                <w:top w:val="none" w:sz="0" w:space="0" w:color="auto"/>
                <w:left w:val="none" w:sz="0" w:space="0" w:color="auto"/>
                <w:bottom w:val="none" w:sz="0" w:space="0" w:color="auto"/>
                <w:right w:val="none" w:sz="0" w:space="0" w:color="auto"/>
              </w:divBdr>
            </w:div>
            <w:div w:id="772894405">
              <w:marLeft w:val="0"/>
              <w:marRight w:val="0"/>
              <w:marTop w:val="0"/>
              <w:marBottom w:val="0"/>
              <w:divBdr>
                <w:top w:val="none" w:sz="0" w:space="0" w:color="auto"/>
                <w:left w:val="none" w:sz="0" w:space="0" w:color="auto"/>
                <w:bottom w:val="none" w:sz="0" w:space="0" w:color="auto"/>
                <w:right w:val="none" w:sz="0" w:space="0" w:color="auto"/>
              </w:divBdr>
            </w:div>
            <w:div w:id="774446706">
              <w:marLeft w:val="0"/>
              <w:marRight w:val="0"/>
              <w:marTop w:val="0"/>
              <w:marBottom w:val="0"/>
              <w:divBdr>
                <w:top w:val="none" w:sz="0" w:space="0" w:color="auto"/>
                <w:left w:val="none" w:sz="0" w:space="0" w:color="auto"/>
                <w:bottom w:val="none" w:sz="0" w:space="0" w:color="auto"/>
                <w:right w:val="none" w:sz="0" w:space="0" w:color="auto"/>
              </w:divBdr>
            </w:div>
            <w:div w:id="775636527">
              <w:marLeft w:val="0"/>
              <w:marRight w:val="0"/>
              <w:marTop w:val="0"/>
              <w:marBottom w:val="0"/>
              <w:divBdr>
                <w:top w:val="none" w:sz="0" w:space="0" w:color="auto"/>
                <w:left w:val="none" w:sz="0" w:space="0" w:color="auto"/>
                <w:bottom w:val="none" w:sz="0" w:space="0" w:color="auto"/>
                <w:right w:val="none" w:sz="0" w:space="0" w:color="auto"/>
              </w:divBdr>
            </w:div>
            <w:div w:id="795103641">
              <w:marLeft w:val="0"/>
              <w:marRight w:val="0"/>
              <w:marTop w:val="0"/>
              <w:marBottom w:val="0"/>
              <w:divBdr>
                <w:top w:val="none" w:sz="0" w:space="0" w:color="auto"/>
                <w:left w:val="none" w:sz="0" w:space="0" w:color="auto"/>
                <w:bottom w:val="none" w:sz="0" w:space="0" w:color="auto"/>
                <w:right w:val="none" w:sz="0" w:space="0" w:color="auto"/>
              </w:divBdr>
            </w:div>
            <w:div w:id="798568585">
              <w:marLeft w:val="0"/>
              <w:marRight w:val="0"/>
              <w:marTop w:val="0"/>
              <w:marBottom w:val="0"/>
              <w:divBdr>
                <w:top w:val="none" w:sz="0" w:space="0" w:color="auto"/>
                <w:left w:val="none" w:sz="0" w:space="0" w:color="auto"/>
                <w:bottom w:val="none" w:sz="0" w:space="0" w:color="auto"/>
                <w:right w:val="none" w:sz="0" w:space="0" w:color="auto"/>
              </w:divBdr>
            </w:div>
            <w:div w:id="817770568">
              <w:marLeft w:val="0"/>
              <w:marRight w:val="0"/>
              <w:marTop w:val="0"/>
              <w:marBottom w:val="0"/>
              <w:divBdr>
                <w:top w:val="none" w:sz="0" w:space="0" w:color="auto"/>
                <w:left w:val="none" w:sz="0" w:space="0" w:color="auto"/>
                <w:bottom w:val="none" w:sz="0" w:space="0" w:color="auto"/>
                <w:right w:val="none" w:sz="0" w:space="0" w:color="auto"/>
              </w:divBdr>
            </w:div>
            <w:div w:id="819616572">
              <w:marLeft w:val="0"/>
              <w:marRight w:val="0"/>
              <w:marTop w:val="0"/>
              <w:marBottom w:val="0"/>
              <w:divBdr>
                <w:top w:val="none" w:sz="0" w:space="0" w:color="auto"/>
                <w:left w:val="none" w:sz="0" w:space="0" w:color="auto"/>
                <w:bottom w:val="none" w:sz="0" w:space="0" w:color="auto"/>
                <w:right w:val="none" w:sz="0" w:space="0" w:color="auto"/>
              </w:divBdr>
            </w:div>
            <w:div w:id="820345994">
              <w:marLeft w:val="0"/>
              <w:marRight w:val="0"/>
              <w:marTop w:val="0"/>
              <w:marBottom w:val="0"/>
              <w:divBdr>
                <w:top w:val="none" w:sz="0" w:space="0" w:color="auto"/>
                <w:left w:val="none" w:sz="0" w:space="0" w:color="auto"/>
                <w:bottom w:val="none" w:sz="0" w:space="0" w:color="auto"/>
                <w:right w:val="none" w:sz="0" w:space="0" w:color="auto"/>
              </w:divBdr>
            </w:div>
            <w:div w:id="826360199">
              <w:marLeft w:val="0"/>
              <w:marRight w:val="0"/>
              <w:marTop w:val="0"/>
              <w:marBottom w:val="0"/>
              <w:divBdr>
                <w:top w:val="none" w:sz="0" w:space="0" w:color="auto"/>
                <w:left w:val="none" w:sz="0" w:space="0" w:color="auto"/>
                <w:bottom w:val="none" w:sz="0" w:space="0" w:color="auto"/>
                <w:right w:val="none" w:sz="0" w:space="0" w:color="auto"/>
              </w:divBdr>
            </w:div>
            <w:div w:id="829446601">
              <w:marLeft w:val="0"/>
              <w:marRight w:val="0"/>
              <w:marTop w:val="0"/>
              <w:marBottom w:val="0"/>
              <w:divBdr>
                <w:top w:val="none" w:sz="0" w:space="0" w:color="auto"/>
                <w:left w:val="none" w:sz="0" w:space="0" w:color="auto"/>
                <w:bottom w:val="none" w:sz="0" w:space="0" w:color="auto"/>
                <w:right w:val="none" w:sz="0" w:space="0" w:color="auto"/>
              </w:divBdr>
            </w:div>
            <w:div w:id="829560393">
              <w:marLeft w:val="0"/>
              <w:marRight w:val="0"/>
              <w:marTop w:val="0"/>
              <w:marBottom w:val="0"/>
              <w:divBdr>
                <w:top w:val="none" w:sz="0" w:space="0" w:color="auto"/>
                <w:left w:val="none" w:sz="0" w:space="0" w:color="auto"/>
                <w:bottom w:val="none" w:sz="0" w:space="0" w:color="auto"/>
                <w:right w:val="none" w:sz="0" w:space="0" w:color="auto"/>
              </w:divBdr>
            </w:div>
            <w:div w:id="830677029">
              <w:marLeft w:val="0"/>
              <w:marRight w:val="0"/>
              <w:marTop w:val="0"/>
              <w:marBottom w:val="0"/>
              <w:divBdr>
                <w:top w:val="none" w:sz="0" w:space="0" w:color="auto"/>
                <w:left w:val="none" w:sz="0" w:space="0" w:color="auto"/>
                <w:bottom w:val="none" w:sz="0" w:space="0" w:color="auto"/>
                <w:right w:val="none" w:sz="0" w:space="0" w:color="auto"/>
              </w:divBdr>
            </w:div>
            <w:div w:id="834958850">
              <w:marLeft w:val="0"/>
              <w:marRight w:val="0"/>
              <w:marTop w:val="0"/>
              <w:marBottom w:val="0"/>
              <w:divBdr>
                <w:top w:val="none" w:sz="0" w:space="0" w:color="auto"/>
                <w:left w:val="none" w:sz="0" w:space="0" w:color="auto"/>
                <w:bottom w:val="none" w:sz="0" w:space="0" w:color="auto"/>
                <w:right w:val="none" w:sz="0" w:space="0" w:color="auto"/>
              </w:divBdr>
            </w:div>
            <w:div w:id="846867980">
              <w:marLeft w:val="0"/>
              <w:marRight w:val="0"/>
              <w:marTop w:val="0"/>
              <w:marBottom w:val="0"/>
              <w:divBdr>
                <w:top w:val="none" w:sz="0" w:space="0" w:color="auto"/>
                <w:left w:val="none" w:sz="0" w:space="0" w:color="auto"/>
                <w:bottom w:val="none" w:sz="0" w:space="0" w:color="auto"/>
                <w:right w:val="none" w:sz="0" w:space="0" w:color="auto"/>
              </w:divBdr>
            </w:div>
            <w:div w:id="854197555">
              <w:marLeft w:val="0"/>
              <w:marRight w:val="0"/>
              <w:marTop w:val="0"/>
              <w:marBottom w:val="0"/>
              <w:divBdr>
                <w:top w:val="none" w:sz="0" w:space="0" w:color="auto"/>
                <w:left w:val="none" w:sz="0" w:space="0" w:color="auto"/>
                <w:bottom w:val="none" w:sz="0" w:space="0" w:color="auto"/>
                <w:right w:val="none" w:sz="0" w:space="0" w:color="auto"/>
              </w:divBdr>
            </w:div>
            <w:div w:id="878933932">
              <w:marLeft w:val="0"/>
              <w:marRight w:val="0"/>
              <w:marTop w:val="0"/>
              <w:marBottom w:val="0"/>
              <w:divBdr>
                <w:top w:val="none" w:sz="0" w:space="0" w:color="auto"/>
                <w:left w:val="none" w:sz="0" w:space="0" w:color="auto"/>
                <w:bottom w:val="none" w:sz="0" w:space="0" w:color="auto"/>
                <w:right w:val="none" w:sz="0" w:space="0" w:color="auto"/>
              </w:divBdr>
            </w:div>
            <w:div w:id="884103717">
              <w:marLeft w:val="0"/>
              <w:marRight w:val="0"/>
              <w:marTop w:val="0"/>
              <w:marBottom w:val="0"/>
              <w:divBdr>
                <w:top w:val="none" w:sz="0" w:space="0" w:color="auto"/>
                <w:left w:val="none" w:sz="0" w:space="0" w:color="auto"/>
                <w:bottom w:val="none" w:sz="0" w:space="0" w:color="auto"/>
                <w:right w:val="none" w:sz="0" w:space="0" w:color="auto"/>
              </w:divBdr>
            </w:div>
            <w:div w:id="891649266">
              <w:marLeft w:val="0"/>
              <w:marRight w:val="0"/>
              <w:marTop w:val="0"/>
              <w:marBottom w:val="0"/>
              <w:divBdr>
                <w:top w:val="none" w:sz="0" w:space="0" w:color="auto"/>
                <w:left w:val="none" w:sz="0" w:space="0" w:color="auto"/>
                <w:bottom w:val="none" w:sz="0" w:space="0" w:color="auto"/>
                <w:right w:val="none" w:sz="0" w:space="0" w:color="auto"/>
              </w:divBdr>
            </w:div>
            <w:div w:id="896008854">
              <w:marLeft w:val="0"/>
              <w:marRight w:val="0"/>
              <w:marTop w:val="0"/>
              <w:marBottom w:val="0"/>
              <w:divBdr>
                <w:top w:val="none" w:sz="0" w:space="0" w:color="auto"/>
                <w:left w:val="none" w:sz="0" w:space="0" w:color="auto"/>
                <w:bottom w:val="none" w:sz="0" w:space="0" w:color="auto"/>
                <w:right w:val="none" w:sz="0" w:space="0" w:color="auto"/>
              </w:divBdr>
            </w:div>
            <w:div w:id="902643740">
              <w:marLeft w:val="0"/>
              <w:marRight w:val="0"/>
              <w:marTop w:val="0"/>
              <w:marBottom w:val="0"/>
              <w:divBdr>
                <w:top w:val="none" w:sz="0" w:space="0" w:color="auto"/>
                <w:left w:val="none" w:sz="0" w:space="0" w:color="auto"/>
                <w:bottom w:val="none" w:sz="0" w:space="0" w:color="auto"/>
                <w:right w:val="none" w:sz="0" w:space="0" w:color="auto"/>
              </w:divBdr>
            </w:div>
            <w:div w:id="905382754">
              <w:marLeft w:val="0"/>
              <w:marRight w:val="0"/>
              <w:marTop w:val="0"/>
              <w:marBottom w:val="0"/>
              <w:divBdr>
                <w:top w:val="none" w:sz="0" w:space="0" w:color="auto"/>
                <w:left w:val="none" w:sz="0" w:space="0" w:color="auto"/>
                <w:bottom w:val="none" w:sz="0" w:space="0" w:color="auto"/>
                <w:right w:val="none" w:sz="0" w:space="0" w:color="auto"/>
              </w:divBdr>
            </w:div>
            <w:div w:id="914626800">
              <w:marLeft w:val="0"/>
              <w:marRight w:val="0"/>
              <w:marTop w:val="0"/>
              <w:marBottom w:val="0"/>
              <w:divBdr>
                <w:top w:val="none" w:sz="0" w:space="0" w:color="auto"/>
                <w:left w:val="none" w:sz="0" w:space="0" w:color="auto"/>
                <w:bottom w:val="none" w:sz="0" w:space="0" w:color="auto"/>
                <w:right w:val="none" w:sz="0" w:space="0" w:color="auto"/>
              </w:divBdr>
            </w:div>
            <w:div w:id="920799671">
              <w:marLeft w:val="0"/>
              <w:marRight w:val="0"/>
              <w:marTop w:val="0"/>
              <w:marBottom w:val="0"/>
              <w:divBdr>
                <w:top w:val="none" w:sz="0" w:space="0" w:color="auto"/>
                <w:left w:val="none" w:sz="0" w:space="0" w:color="auto"/>
                <w:bottom w:val="none" w:sz="0" w:space="0" w:color="auto"/>
                <w:right w:val="none" w:sz="0" w:space="0" w:color="auto"/>
              </w:divBdr>
            </w:div>
            <w:div w:id="922373607">
              <w:marLeft w:val="0"/>
              <w:marRight w:val="0"/>
              <w:marTop w:val="0"/>
              <w:marBottom w:val="0"/>
              <w:divBdr>
                <w:top w:val="none" w:sz="0" w:space="0" w:color="auto"/>
                <w:left w:val="none" w:sz="0" w:space="0" w:color="auto"/>
                <w:bottom w:val="none" w:sz="0" w:space="0" w:color="auto"/>
                <w:right w:val="none" w:sz="0" w:space="0" w:color="auto"/>
              </w:divBdr>
            </w:div>
            <w:div w:id="923300511">
              <w:marLeft w:val="0"/>
              <w:marRight w:val="0"/>
              <w:marTop w:val="0"/>
              <w:marBottom w:val="0"/>
              <w:divBdr>
                <w:top w:val="none" w:sz="0" w:space="0" w:color="auto"/>
                <w:left w:val="none" w:sz="0" w:space="0" w:color="auto"/>
                <w:bottom w:val="none" w:sz="0" w:space="0" w:color="auto"/>
                <w:right w:val="none" w:sz="0" w:space="0" w:color="auto"/>
              </w:divBdr>
            </w:div>
            <w:div w:id="931812566">
              <w:marLeft w:val="0"/>
              <w:marRight w:val="0"/>
              <w:marTop w:val="0"/>
              <w:marBottom w:val="0"/>
              <w:divBdr>
                <w:top w:val="none" w:sz="0" w:space="0" w:color="auto"/>
                <w:left w:val="none" w:sz="0" w:space="0" w:color="auto"/>
                <w:bottom w:val="none" w:sz="0" w:space="0" w:color="auto"/>
                <w:right w:val="none" w:sz="0" w:space="0" w:color="auto"/>
              </w:divBdr>
            </w:div>
            <w:div w:id="935090429">
              <w:marLeft w:val="0"/>
              <w:marRight w:val="0"/>
              <w:marTop w:val="0"/>
              <w:marBottom w:val="0"/>
              <w:divBdr>
                <w:top w:val="none" w:sz="0" w:space="0" w:color="auto"/>
                <w:left w:val="none" w:sz="0" w:space="0" w:color="auto"/>
                <w:bottom w:val="none" w:sz="0" w:space="0" w:color="auto"/>
                <w:right w:val="none" w:sz="0" w:space="0" w:color="auto"/>
              </w:divBdr>
            </w:div>
            <w:div w:id="936715895">
              <w:marLeft w:val="0"/>
              <w:marRight w:val="0"/>
              <w:marTop w:val="0"/>
              <w:marBottom w:val="0"/>
              <w:divBdr>
                <w:top w:val="none" w:sz="0" w:space="0" w:color="auto"/>
                <w:left w:val="none" w:sz="0" w:space="0" w:color="auto"/>
                <w:bottom w:val="none" w:sz="0" w:space="0" w:color="auto"/>
                <w:right w:val="none" w:sz="0" w:space="0" w:color="auto"/>
              </w:divBdr>
            </w:div>
            <w:div w:id="937441495">
              <w:marLeft w:val="0"/>
              <w:marRight w:val="0"/>
              <w:marTop w:val="0"/>
              <w:marBottom w:val="0"/>
              <w:divBdr>
                <w:top w:val="none" w:sz="0" w:space="0" w:color="auto"/>
                <w:left w:val="none" w:sz="0" w:space="0" w:color="auto"/>
                <w:bottom w:val="none" w:sz="0" w:space="0" w:color="auto"/>
                <w:right w:val="none" w:sz="0" w:space="0" w:color="auto"/>
              </w:divBdr>
            </w:div>
            <w:div w:id="940188645">
              <w:marLeft w:val="0"/>
              <w:marRight w:val="0"/>
              <w:marTop w:val="0"/>
              <w:marBottom w:val="0"/>
              <w:divBdr>
                <w:top w:val="none" w:sz="0" w:space="0" w:color="auto"/>
                <w:left w:val="none" w:sz="0" w:space="0" w:color="auto"/>
                <w:bottom w:val="none" w:sz="0" w:space="0" w:color="auto"/>
                <w:right w:val="none" w:sz="0" w:space="0" w:color="auto"/>
              </w:divBdr>
            </w:div>
            <w:div w:id="943658796">
              <w:marLeft w:val="0"/>
              <w:marRight w:val="0"/>
              <w:marTop w:val="0"/>
              <w:marBottom w:val="0"/>
              <w:divBdr>
                <w:top w:val="none" w:sz="0" w:space="0" w:color="auto"/>
                <w:left w:val="none" w:sz="0" w:space="0" w:color="auto"/>
                <w:bottom w:val="none" w:sz="0" w:space="0" w:color="auto"/>
                <w:right w:val="none" w:sz="0" w:space="0" w:color="auto"/>
              </w:divBdr>
            </w:div>
            <w:div w:id="944770522">
              <w:marLeft w:val="0"/>
              <w:marRight w:val="0"/>
              <w:marTop w:val="0"/>
              <w:marBottom w:val="0"/>
              <w:divBdr>
                <w:top w:val="none" w:sz="0" w:space="0" w:color="auto"/>
                <w:left w:val="none" w:sz="0" w:space="0" w:color="auto"/>
                <w:bottom w:val="none" w:sz="0" w:space="0" w:color="auto"/>
                <w:right w:val="none" w:sz="0" w:space="0" w:color="auto"/>
              </w:divBdr>
            </w:div>
            <w:div w:id="967589156">
              <w:marLeft w:val="0"/>
              <w:marRight w:val="0"/>
              <w:marTop w:val="0"/>
              <w:marBottom w:val="0"/>
              <w:divBdr>
                <w:top w:val="none" w:sz="0" w:space="0" w:color="auto"/>
                <w:left w:val="none" w:sz="0" w:space="0" w:color="auto"/>
                <w:bottom w:val="none" w:sz="0" w:space="0" w:color="auto"/>
                <w:right w:val="none" w:sz="0" w:space="0" w:color="auto"/>
              </w:divBdr>
            </w:div>
            <w:div w:id="985596935">
              <w:marLeft w:val="0"/>
              <w:marRight w:val="0"/>
              <w:marTop w:val="0"/>
              <w:marBottom w:val="0"/>
              <w:divBdr>
                <w:top w:val="none" w:sz="0" w:space="0" w:color="auto"/>
                <w:left w:val="none" w:sz="0" w:space="0" w:color="auto"/>
                <w:bottom w:val="none" w:sz="0" w:space="0" w:color="auto"/>
                <w:right w:val="none" w:sz="0" w:space="0" w:color="auto"/>
              </w:divBdr>
            </w:div>
            <w:div w:id="989595706">
              <w:marLeft w:val="0"/>
              <w:marRight w:val="0"/>
              <w:marTop w:val="0"/>
              <w:marBottom w:val="0"/>
              <w:divBdr>
                <w:top w:val="none" w:sz="0" w:space="0" w:color="auto"/>
                <w:left w:val="none" w:sz="0" w:space="0" w:color="auto"/>
                <w:bottom w:val="none" w:sz="0" w:space="0" w:color="auto"/>
                <w:right w:val="none" w:sz="0" w:space="0" w:color="auto"/>
              </w:divBdr>
            </w:div>
            <w:div w:id="999848418">
              <w:marLeft w:val="0"/>
              <w:marRight w:val="0"/>
              <w:marTop w:val="0"/>
              <w:marBottom w:val="0"/>
              <w:divBdr>
                <w:top w:val="none" w:sz="0" w:space="0" w:color="auto"/>
                <w:left w:val="none" w:sz="0" w:space="0" w:color="auto"/>
                <w:bottom w:val="none" w:sz="0" w:space="0" w:color="auto"/>
                <w:right w:val="none" w:sz="0" w:space="0" w:color="auto"/>
              </w:divBdr>
            </w:div>
            <w:div w:id="1000892236">
              <w:marLeft w:val="0"/>
              <w:marRight w:val="0"/>
              <w:marTop w:val="0"/>
              <w:marBottom w:val="0"/>
              <w:divBdr>
                <w:top w:val="none" w:sz="0" w:space="0" w:color="auto"/>
                <w:left w:val="none" w:sz="0" w:space="0" w:color="auto"/>
                <w:bottom w:val="none" w:sz="0" w:space="0" w:color="auto"/>
                <w:right w:val="none" w:sz="0" w:space="0" w:color="auto"/>
              </w:divBdr>
            </w:div>
            <w:div w:id="1001276063">
              <w:marLeft w:val="0"/>
              <w:marRight w:val="0"/>
              <w:marTop w:val="0"/>
              <w:marBottom w:val="0"/>
              <w:divBdr>
                <w:top w:val="none" w:sz="0" w:space="0" w:color="auto"/>
                <w:left w:val="none" w:sz="0" w:space="0" w:color="auto"/>
                <w:bottom w:val="none" w:sz="0" w:space="0" w:color="auto"/>
                <w:right w:val="none" w:sz="0" w:space="0" w:color="auto"/>
              </w:divBdr>
            </w:div>
            <w:div w:id="1003358740">
              <w:marLeft w:val="0"/>
              <w:marRight w:val="0"/>
              <w:marTop w:val="0"/>
              <w:marBottom w:val="0"/>
              <w:divBdr>
                <w:top w:val="none" w:sz="0" w:space="0" w:color="auto"/>
                <w:left w:val="none" w:sz="0" w:space="0" w:color="auto"/>
                <w:bottom w:val="none" w:sz="0" w:space="0" w:color="auto"/>
                <w:right w:val="none" w:sz="0" w:space="0" w:color="auto"/>
              </w:divBdr>
            </w:div>
            <w:div w:id="1009020469">
              <w:marLeft w:val="0"/>
              <w:marRight w:val="0"/>
              <w:marTop w:val="0"/>
              <w:marBottom w:val="0"/>
              <w:divBdr>
                <w:top w:val="none" w:sz="0" w:space="0" w:color="auto"/>
                <w:left w:val="none" w:sz="0" w:space="0" w:color="auto"/>
                <w:bottom w:val="none" w:sz="0" w:space="0" w:color="auto"/>
                <w:right w:val="none" w:sz="0" w:space="0" w:color="auto"/>
              </w:divBdr>
            </w:div>
            <w:div w:id="1011444774">
              <w:marLeft w:val="0"/>
              <w:marRight w:val="0"/>
              <w:marTop w:val="0"/>
              <w:marBottom w:val="0"/>
              <w:divBdr>
                <w:top w:val="none" w:sz="0" w:space="0" w:color="auto"/>
                <w:left w:val="none" w:sz="0" w:space="0" w:color="auto"/>
                <w:bottom w:val="none" w:sz="0" w:space="0" w:color="auto"/>
                <w:right w:val="none" w:sz="0" w:space="0" w:color="auto"/>
              </w:divBdr>
            </w:div>
            <w:div w:id="1028719548">
              <w:marLeft w:val="0"/>
              <w:marRight w:val="0"/>
              <w:marTop w:val="0"/>
              <w:marBottom w:val="0"/>
              <w:divBdr>
                <w:top w:val="none" w:sz="0" w:space="0" w:color="auto"/>
                <w:left w:val="none" w:sz="0" w:space="0" w:color="auto"/>
                <w:bottom w:val="none" w:sz="0" w:space="0" w:color="auto"/>
                <w:right w:val="none" w:sz="0" w:space="0" w:color="auto"/>
              </w:divBdr>
            </w:div>
            <w:div w:id="1031417930">
              <w:marLeft w:val="0"/>
              <w:marRight w:val="0"/>
              <w:marTop w:val="0"/>
              <w:marBottom w:val="0"/>
              <w:divBdr>
                <w:top w:val="none" w:sz="0" w:space="0" w:color="auto"/>
                <w:left w:val="none" w:sz="0" w:space="0" w:color="auto"/>
                <w:bottom w:val="none" w:sz="0" w:space="0" w:color="auto"/>
                <w:right w:val="none" w:sz="0" w:space="0" w:color="auto"/>
              </w:divBdr>
            </w:div>
            <w:div w:id="1034843851">
              <w:marLeft w:val="0"/>
              <w:marRight w:val="0"/>
              <w:marTop w:val="0"/>
              <w:marBottom w:val="0"/>
              <w:divBdr>
                <w:top w:val="none" w:sz="0" w:space="0" w:color="auto"/>
                <w:left w:val="none" w:sz="0" w:space="0" w:color="auto"/>
                <w:bottom w:val="none" w:sz="0" w:space="0" w:color="auto"/>
                <w:right w:val="none" w:sz="0" w:space="0" w:color="auto"/>
              </w:divBdr>
            </w:div>
            <w:div w:id="1037655591">
              <w:marLeft w:val="0"/>
              <w:marRight w:val="0"/>
              <w:marTop w:val="0"/>
              <w:marBottom w:val="0"/>
              <w:divBdr>
                <w:top w:val="none" w:sz="0" w:space="0" w:color="auto"/>
                <w:left w:val="none" w:sz="0" w:space="0" w:color="auto"/>
                <w:bottom w:val="none" w:sz="0" w:space="0" w:color="auto"/>
                <w:right w:val="none" w:sz="0" w:space="0" w:color="auto"/>
              </w:divBdr>
            </w:div>
            <w:div w:id="1044719483">
              <w:marLeft w:val="0"/>
              <w:marRight w:val="0"/>
              <w:marTop w:val="0"/>
              <w:marBottom w:val="0"/>
              <w:divBdr>
                <w:top w:val="none" w:sz="0" w:space="0" w:color="auto"/>
                <w:left w:val="none" w:sz="0" w:space="0" w:color="auto"/>
                <w:bottom w:val="none" w:sz="0" w:space="0" w:color="auto"/>
                <w:right w:val="none" w:sz="0" w:space="0" w:color="auto"/>
              </w:divBdr>
            </w:div>
            <w:div w:id="1055278354">
              <w:marLeft w:val="0"/>
              <w:marRight w:val="0"/>
              <w:marTop w:val="0"/>
              <w:marBottom w:val="0"/>
              <w:divBdr>
                <w:top w:val="none" w:sz="0" w:space="0" w:color="auto"/>
                <w:left w:val="none" w:sz="0" w:space="0" w:color="auto"/>
                <w:bottom w:val="none" w:sz="0" w:space="0" w:color="auto"/>
                <w:right w:val="none" w:sz="0" w:space="0" w:color="auto"/>
              </w:divBdr>
            </w:div>
            <w:div w:id="1057050800">
              <w:marLeft w:val="0"/>
              <w:marRight w:val="0"/>
              <w:marTop w:val="0"/>
              <w:marBottom w:val="0"/>
              <w:divBdr>
                <w:top w:val="none" w:sz="0" w:space="0" w:color="auto"/>
                <w:left w:val="none" w:sz="0" w:space="0" w:color="auto"/>
                <w:bottom w:val="none" w:sz="0" w:space="0" w:color="auto"/>
                <w:right w:val="none" w:sz="0" w:space="0" w:color="auto"/>
              </w:divBdr>
            </w:div>
            <w:div w:id="1063021046">
              <w:marLeft w:val="0"/>
              <w:marRight w:val="0"/>
              <w:marTop w:val="0"/>
              <w:marBottom w:val="0"/>
              <w:divBdr>
                <w:top w:val="none" w:sz="0" w:space="0" w:color="auto"/>
                <w:left w:val="none" w:sz="0" w:space="0" w:color="auto"/>
                <w:bottom w:val="none" w:sz="0" w:space="0" w:color="auto"/>
                <w:right w:val="none" w:sz="0" w:space="0" w:color="auto"/>
              </w:divBdr>
            </w:div>
            <w:div w:id="1068570630">
              <w:marLeft w:val="0"/>
              <w:marRight w:val="0"/>
              <w:marTop w:val="0"/>
              <w:marBottom w:val="0"/>
              <w:divBdr>
                <w:top w:val="none" w:sz="0" w:space="0" w:color="auto"/>
                <w:left w:val="none" w:sz="0" w:space="0" w:color="auto"/>
                <w:bottom w:val="none" w:sz="0" w:space="0" w:color="auto"/>
                <w:right w:val="none" w:sz="0" w:space="0" w:color="auto"/>
              </w:divBdr>
            </w:div>
            <w:div w:id="1085422693">
              <w:marLeft w:val="0"/>
              <w:marRight w:val="0"/>
              <w:marTop w:val="0"/>
              <w:marBottom w:val="0"/>
              <w:divBdr>
                <w:top w:val="none" w:sz="0" w:space="0" w:color="auto"/>
                <w:left w:val="none" w:sz="0" w:space="0" w:color="auto"/>
                <w:bottom w:val="none" w:sz="0" w:space="0" w:color="auto"/>
                <w:right w:val="none" w:sz="0" w:space="0" w:color="auto"/>
              </w:divBdr>
            </w:div>
            <w:div w:id="1098519596">
              <w:marLeft w:val="0"/>
              <w:marRight w:val="0"/>
              <w:marTop w:val="0"/>
              <w:marBottom w:val="0"/>
              <w:divBdr>
                <w:top w:val="none" w:sz="0" w:space="0" w:color="auto"/>
                <w:left w:val="none" w:sz="0" w:space="0" w:color="auto"/>
                <w:bottom w:val="none" w:sz="0" w:space="0" w:color="auto"/>
                <w:right w:val="none" w:sz="0" w:space="0" w:color="auto"/>
              </w:divBdr>
            </w:div>
            <w:div w:id="1100176402">
              <w:marLeft w:val="0"/>
              <w:marRight w:val="0"/>
              <w:marTop w:val="0"/>
              <w:marBottom w:val="0"/>
              <w:divBdr>
                <w:top w:val="none" w:sz="0" w:space="0" w:color="auto"/>
                <w:left w:val="none" w:sz="0" w:space="0" w:color="auto"/>
                <w:bottom w:val="none" w:sz="0" w:space="0" w:color="auto"/>
                <w:right w:val="none" w:sz="0" w:space="0" w:color="auto"/>
              </w:divBdr>
            </w:div>
            <w:div w:id="1104379853">
              <w:marLeft w:val="0"/>
              <w:marRight w:val="0"/>
              <w:marTop w:val="0"/>
              <w:marBottom w:val="0"/>
              <w:divBdr>
                <w:top w:val="none" w:sz="0" w:space="0" w:color="auto"/>
                <w:left w:val="none" w:sz="0" w:space="0" w:color="auto"/>
                <w:bottom w:val="none" w:sz="0" w:space="0" w:color="auto"/>
                <w:right w:val="none" w:sz="0" w:space="0" w:color="auto"/>
              </w:divBdr>
            </w:div>
            <w:div w:id="1110004489">
              <w:marLeft w:val="0"/>
              <w:marRight w:val="0"/>
              <w:marTop w:val="0"/>
              <w:marBottom w:val="0"/>
              <w:divBdr>
                <w:top w:val="none" w:sz="0" w:space="0" w:color="auto"/>
                <w:left w:val="none" w:sz="0" w:space="0" w:color="auto"/>
                <w:bottom w:val="none" w:sz="0" w:space="0" w:color="auto"/>
                <w:right w:val="none" w:sz="0" w:space="0" w:color="auto"/>
              </w:divBdr>
            </w:div>
            <w:div w:id="1111167361">
              <w:marLeft w:val="0"/>
              <w:marRight w:val="0"/>
              <w:marTop w:val="0"/>
              <w:marBottom w:val="0"/>
              <w:divBdr>
                <w:top w:val="none" w:sz="0" w:space="0" w:color="auto"/>
                <w:left w:val="none" w:sz="0" w:space="0" w:color="auto"/>
                <w:bottom w:val="none" w:sz="0" w:space="0" w:color="auto"/>
                <w:right w:val="none" w:sz="0" w:space="0" w:color="auto"/>
              </w:divBdr>
            </w:div>
            <w:div w:id="1113784795">
              <w:marLeft w:val="0"/>
              <w:marRight w:val="0"/>
              <w:marTop w:val="0"/>
              <w:marBottom w:val="0"/>
              <w:divBdr>
                <w:top w:val="none" w:sz="0" w:space="0" w:color="auto"/>
                <w:left w:val="none" w:sz="0" w:space="0" w:color="auto"/>
                <w:bottom w:val="none" w:sz="0" w:space="0" w:color="auto"/>
                <w:right w:val="none" w:sz="0" w:space="0" w:color="auto"/>
              </w:divBdr>
            </w:div>
            <w:div w:id="1126393683">
              <w:marLeft w:val="0"/>
              <w:marRight w:val="0"/>
              <w:marTop w:val="0"/>
              <w:marBottom w:val="0"/>
              <w:divBdr>
                <w:top w:val="none" w:sz="0" w:space="0" w:color="auto"/>
                <w:left w:val="none" w:sz="0" w:space="0" w:color="auto"/>
                <w:bottom w:val="none" w:sz="0" w:space="0" w:color="auto"/>
                <w:right w:val="none" w:sz="0" w:space="0" w:color="auto"/>
              </w:divBdr>
            </w:div>
            <w:div w:id="1132214727">
              <w:marLeft w:val="0"/>
              <w:marRight w:val="0"/>
              <w:marTop w:val="0"/>
              <w:marBottom w:val="0"/>
              <w:divBdr>
                <w:top w:val="none" w:sz="0" w:space="0" w:color="auto"/>
                <w:left w:val="none" w:sz="0" w:space="0" w:color="auto"/>
                <w:bottom w:val="none" w:sz="0" w:space="0" w:color="auto"/>
                <w:right w:val="none" w:sz="0" w:space="0" w:color="auto"/>
              </w:divBdr>
            </w:div>
            <w:div w:id="1135831912">
              <w:marLeft w:val="0"/>
              <w:marRight w:val="0"/>
              <w:marTop w:val="0"/>
              <w:marBottom w:val="0"/>
              <w:divBdr>
                <w:top w:val="none" w:sz="0" w:space="0" w:color="auto"/>
                <w:left w:val="none" w:sz="0" w:space="0" w:color="auto"/>
                <w:bottom w:val="none" w:sz="0" w:space="0" w:color="auto"/>
                <w:right w:val="none" w:sz="0" w:space="0" w:color="auto"/>
              </w:divBdr>
            </w:div>
            <w:div w:id="1147821978">
              <w:marLeft w:val="0"/>
              <w:marRight w:val="0"/>
              <w:marTop w:val="0"/>
              <w:marBottom w:val="0"/>
              <w:divBdr>
                <w:top w:val="none" w:sz="0" w:space="0" w:color="auto"/>
                <w:left w:val="none" w:sz="0" w:space="0" w:color="auto"/>
                <w:bottom w:val="none" w:sz="0" w:space="0" w:color="auto"/>
                <w:right w:val="none" w:sz="0" w:space="0" w:color="auto"/>
              </w:divBdr>
            </w:div>
            <w:div w:id="1151480744">
              <w:marLeft w:val="0"/>
              <w:marRight w:val="0"/>
              <w:marTop w:val="0"/>
              <w:marBottom w:val="0"/>
              <w:divBdr>
                <w:top w:val="none" w:sz="0" w:space="0" w:color="auto"/>
                <w:left w:val="none" w:sz="0" w:space="0" w:color="auto"/>
                <w:bottom w:val="none" w:sz="0" w:space="0" w:color="auto"/>
                <w:right w:val="none" w:sz="0" w:space="0" w:color="auto"/>
              </w:divBdr>
            </w:div>
            <w:div w:id="1154178978">
              <w:marLeft w:val="0"/>
              <w:marRight w:val="0"/>
              <w:marTop w:val="0"/>
              <w:marBottom w:val="0"/>
              <w:divBdr>
                <w:top w:val="none" w:sz="0" w:space="0" w:color="auto"/>
                <w:left w:val="none" w:sz="0" w:space="0" w:color="auto"/>
                <w:bottom w:val="none" w:sz="0" w:space="0" w:color="auto"/>
                <w:right w:val="none" w:sz="0" w:space="0" w:color="auto"/>
              </w:divBdr>
            </w:div>
            <w:div w:id="1166171123">
              <w:marLeft w:val="0"/>
              <w:marRight w:val="0"/>
              <w:marTop w:val="0"/>
              <w:marBottom w:val="0"/>
              <w:divBdr>
                <w:top w:val="none" w:sz="0" w:space="0" w:color="auto"/>
                <w:left w:val="none" w:sz="0" w:space="0" w:color="auto"/>
                <w:bottom w:val="none" w:sz="0" w:space="0" w:color="auto"/>
                <w:right w:val="none" w:sz="0" w:space="0" w:color="auto"/>
              </w:divBdr>
            </w:div>
            <w:div w:id="1167986156">
              <w:marLeft w:val="0"/>
              <w:marRight w:val="0"/>
              <w:marTop w:val="0"/>
              <w:marBottom w:val="0"/>
              <w:divBdr>
                <w:top w:val="none" w:sz="0" w:space="0" w:color="auto"/>
                <w:left w:val="none" w:sz="0" w:space="0" w:color="auto"/>
                <w:bottom w:val="none" w:sz="0" w:space="0" w:color="auto"/>
                <w:right w:val="none" w:sz="0" w:space="0" w:color="auto"/>
              </w:divBdr>
            </w:div>
            <w:div w:id="1172721379">
              <w:marLeft w:val="0"/>
              <w:marRight w:val="0"/>
              <w:marTop w:val="0"/>
              <w:marBottom w:val="0"/>
              <w:divBdr>
                <w:top w:val="none" w:sz="0" w:space="0" w:color="auto"/>
                <w:left w:val="none" w:sz="0" w:space="0" w:color="auto"/>
                <w:bottom w:val="none" w:sz="0" w:space="0" w:color="auto"/>
                <w:right w:val="none" w:sz="0" w:space="0" w:color="auto"/>
              </w:divBdr>
            </w:div>
            <w:div w:id="1188838499">
              <w:marLeft w:val="0"/>
              <w:marRight w:val="0"/>
              <w:marTop w:val="0"/>
              <w:marBottom w:val="0"/>
              <w:divBdr>
                <w:top w:val="none" w:sz="0" w:space="0" w:color="auto"/>
                <w:left w:val="none" w:sz="0" w:space="0" w:color="auto"/>
                <w:bottom w:val="none" w:sz="0" w:space="0" w:color="auto"/>
                <w:right w:val="none" w:sz="0" w:space="0" w:color="auto"/>
              </w:divBdr>
            </w:div>
            <w:div w:id="1189566387">
              <w:marLeft w:val="0"/>
              <w:marRight w:val="0"/>
              <w:marTop w:val="0"/>
              <w:marBottom w:val="0"/>
              <w:divBdr>
                <w:top w:val="none" w:sz="0" w:space="0" w:color="auto"/>
                <w:left w:val="none" w:sz="0" w:space="0" w:color="auto"/>
                <w:bottom w:val="none" w:sz="0" w:space="0" w:color="auto"/>
                <w:right w:val="none" w:sz="0" w:space="0" w:color="auto"/>
              </w:divBdr>
            </w:div>
            <w:div w:id="1195995331">
              <w:marLeft w:val="0"/>
              <w:marRight w:val="0"/>
              <w:marTop w:val="0"/>
              <w:marBottom w:val="0"/>
              <w:divBdr>
                <w:top w:val="none" w:sz="0" w:space="0" w:color="auto"/>
                <w:left w:val="none" w:sz="0" w:space="0" w:color="auto"/>
                <w:bottom w:val="none" w:sz="0" w:space="0" w:color="auto"/>
                <w:right w:val="none" w:sz="0" w:space="0" w:color="auto"/>
              </w:divBdr>
            </w:div>
            <w:div w:id="1196456155">
              <w:marLeft w:val="0"/>
              <w:marRight w:val="0"/>
              <w:marTop w:val="0"/>
              <w:marBottom w:val="0"/>
              <w:divBdr>
                <w:top w:val="none" w:sz="0" w:space="0" w:color="auto"/>
                <w:left w:val="none" w:sz="0" w:space="0" w:color="auto"/>
                <w:bottom w:val="none" w:sz="0" w:space="0" w:color="auto"/>
                <w:right w:val="none" w:sz="0" w:space="0" w:color="auto"/>
              </w:divBdr>
            </w:div>
            <w:div w:id="1208563494">
              <w:marLeft w:val="0"/>
              <w:marRight w:val="0"/>
              <w:marTop w:val="0"/>
              <w:marBottom w:val="0"/>
              <w:divBdr>
                <w:top w:val="none" w:sz="0" w:space="0" w:color="auto"/>
                <w:left w:val="none" w:sz="0" w:space="0" w:color="auto"/>
                <w:bottom w:val="none" w:sz="0" w:space="0" w:color="auto"/>
                <w:right w:val="none" w:sz="0" w:space="0" w:color="auto"/>
              </w:divBdr>
            </w:div>
            <w:div w:id="1213496682">
              <w:marLeft w:val="0"/>
              <w:marRight w:val="0"/>
              <w:marTop w:val="0"/>
              <w:marBottom w:val="0"/>
              <w:divBdr>
                <w:top w:val="none" w:sz="0" w:space="0" w:color="auto"/>
                <w:left w:val="none" w:sz="0" w:space="0" w:color="auto"/>
                <w:bottom w:val="none" w:sz="0" w:space="0" w:color="auto"/>
                <w:right w:val="none" w:sz="0" w:space="0" w:color="auto"/>
              </w:divBdr>
            </w:div>
            <w:div w:id="1214854584">
              <w:marLeft w:val="0"/>
              <w:marRight w:val="0"/>
              <w:marTop w:val="0"/>
              <w:marBottom w:val="0"/>
              <w:divBdr>
                <w:top w:val="none" w:sz="0" w:space="0" w:color="auto"/>
                <w:left w:val="none" w:sz="0" w:space="0" w:color="auto"/>
                <w:bottom w:val="none" w:sz="0" w:space="0" w:color="auto"/>
                <w:right w:val="none" w:sz="0" w:space="0" w:color="auto"/>
              </w:divBdr>
            </w:div>
            <w:div w:id="1215391095">
              <w:marLeft w:val="0"/>
              <w:marRight w:val="0"/>
              <w:marTop w:val="0"/>
              <w:marBottom w:val="0"/>
              <w:divBdr>
                <w:top w:val="none" w:sz="0" w:space="0" w:color="auto"/>
                <w:left w:val="none" w:sz="0" w:space="0" w:color="auto"/>
                <w:bottom w:val="none" w:sz="0" w:space="0" w:color="auto"/>
                <w:right w:val="none" w:sz="0" w:space="0" w:color="auto"/>
              </w:divBdr>
            </w:div>
            <w:div w:id="1218471429">
              <w:marLeft w:val="0"/>
              <w:marRight w:val="0"/>
              <w:marTop w:val="0"/>
              <w:marBottom w:val="0"/>
              <w:divBdr>
                <w:top w:val="none" w:sz="0" w:space="0" w:color="auto"/>
                <w:left w:val="none" w:sz="0" w:space="0" w:color="auto"/>
                <w:bottom w:val="none" w:sz="0" w:space="0" w:color="auto"/>
                <w:right w:val="none" w:sz="0" w:space="0" w:color="auto"/>
              </w:divBdr>
            </w:div>
            <w:div w:id="1231421985">
              <w:marLeft w:val="0"/>
              <w:marRight w:val="0"/>
              <w:marTop w:val="0"/>
              <w:marBottom w:val="0"/>
              <w:divBdr>
                <w:top w:val="none" w:sz="0" w:space="0" w:color="auto"/>
                <w:left w:val="none" w:sz="0" w:space="0" w:color="auto"/>
                <w:bottom w:val="none" w:sz="0" w:space="0" w:color="auto"/>
                <w:right w:val="none" w:sz="0" w:space="0" w:color="auto"/>
              </w:divBdr>
            </w:div>
            <w:div w:id="1257783579">
              <w:marLeft w:val="0"/>
              <w:marRight w:val="0"/>
              <w:marTop w:val="0"/>
              <w:marBottom w:val="0"/>
              <w:divBdr>
                <w:top w:val="none" w:sz="0" w:space="0" w:color="auto"/>
                <w:left w:val="none" w:sz="0" w:space="0" w:color="auto"/>
                <w:bottom w:val="none" w:sz="0" w:space="0" w:color="auto"/>
                <w:right w:val="none" w:sz="0" w:space="0" w:color="auto"/>
              </w:divBdr>
            </w:div>
            <w:div w:id="1262496357">
              <w:marLeft w:val="0"/>
              <w:marRight w:val="0"/>
              <w:marTop w:val="0"/>
              <w:marBottom w:val="0"/>
              <w:divBdr>
                <w:top w:val="none" w:sz="0" w:space="0" w:color="auto"/>
                <w:left w:val="none" w:sz="0" w:space="0" w:color="auto"/>
                <w:bottom w:val="none" w:sz="0" w:space="0" w:color="auto"/>
                <w:right w:val="none" w:sz="0" w:space="0" w:color="auto"/>
              </w:divBdr>
            </w:div>
            <w:div w:id="1264262211">
              <w:marLeft w:val="0"/>
              <w:marRight w:val="0"/>
              <w:marTop w:val="0"/>
              <w:marBottom w:val="0"/>
              <w:divBdr>
                <w:top w:val="none" w:sz="0" w:space="0" w:color="auto"/>
                <w:left w:val="none" w:sz="0" w:space="0" w:color="auto"/>
                <w:bottom w:val="none" w:sz="0" w:space="0" w:color="auto"/>
                <w:right w:val="none" w:sz="0" w:space="0" w:color="auto"/>
              </w:divBdr>
            </w:div>
            <w:div w:id="1264269544">
              <w:marLeft w:val="0"/>
              <w:marRight w:val="0"/>
              <w:marTop w:val="0"/>
              <w:marBottom w:val="0"/>
              <w:divBdr>
                <w:top w:val="none" w:sz="0" w:space="0" w:color="auto"/>
                <w:left w:val="none" w:sz="0" w:space="0" w:color="auto"/>
                <w:bottom w:val="none" w:sz="0" w:space="0" w:color="auto"/>
                <w:right w:val="none" w:sz="0" w:space="0" w:color="auto"/>
              </w:divBdr>
            </w:div>
            <w:div w:id="1264915695">
              <w:marLeft w:val="0"/>
              <w:marRight w:val="0"/>
              <w:marTop w:val="0"/>
              <w:marBottom w:val="0"/>
              <w:divBdr>
                <w:top w:val="none" w:sz="0" w:space="0" w:color="auto"/>
                <w:left w:val="none" w:sz="0" w:space="0" w:color="auto"/>
                <w:bottom w:val="none" w:sz="0" w:space="0" w:color="auto"/>
                <w:right w:val="none" w:sz="0" w:space="0" w:color="auto"/>
              </w:divBdr>
            </w:div>
            <w:div w:id="1271664564">
              <w:marLeft w:val="0"/>
              <w:marRight w:val="0"/>
              <w:marTop w:val="0"/>
              <w:marBottom w:val="0"/>
              <w:divBdr>
                <w:top w:val="none" w:sz="0" w:space="0" w:color="auto"/>
                <w:left w:val="none" w:sz="0" w:space="0" w:color="auto"/>
                <w:bottom w:val="none" w:sz="0" w:space="0" w:color="auto"/>
                <w:right w:val="none" w:sz="0" w:space="0" w:color="auto"/>
              </w:divBdr>
            </w:div>
            <w:div w:id="1281958114">
              <w:marLeft w:val="0"/>
              <w:marRight w:val="0"/>
              <w:marTop w:val="0"/>
              <w:marBottom w:val="0"/>
              <w:divBdr>
                <w:top w:val="none" w:sz="0" w:space="0" w:color="auto"/>
                <w:left w:val="none" w:sz="0" w:space="0" w:color="auto"/>
                <w:bottom w:val="none" w:sz="0" w:space="0" w:color="auto"/>
                <w:right w:val="none" w:sz="0" w:space="0" w:color="auto"/>
              </w:divBdr>
            </w:div>
            <w:div w:id="1283655625">
              <w:marLeft w:val="0"/>
              <w:marRight w:val="0"/>
              <w:marTop w:val="0"/>
              <w:marBottom w:val="0"/>
              <w:divBdr>
                <w:top w:val="none" w:sz="0" w:space="0" w:color="auto"/>
                <w:left w:val="none" w:sz="0" w:space="0" w:color="auto"/>
                <w:bottom w:val="none" w:sz="0" w:space="0" w:color="auto"/>
                <w:right w:val="none" w:sz="0" w:space="0" w:color="auto"/>
              </w:divBdr>
            </w:div>
            <w:div w:id="1287347170">
              <w:marLeft w:val="0"/>
              <w:marRight w:val="0"/>
              <w:marTop w:val="0"/>
              <w:marBottom w:val="0"/>
              <w:divBdr>
                <w:top w:val="none" w:sz="0" w:space="0" w:color="auto"/>
                <w:left w:val="none" w:sz="0" w:space="0" w:color="auto"/>
                <w:bottom w:val="none" w:sz="0" w:space="0" w:color="auto"/>
                <w:right w:val="none" w:sz="0" w:space="0" w:color="auto"/>
              </w:divBdr>
            </w:div>
            <w:div w:id="1290631298">
              <w:marLeft w:val="0"/>
              <w:marRight w:val="0"/>
              <w:marTop w:val="0"/>
              <w:marBottom w:val="0"/>
              <w:divBdr>
                <w:top w:val="none" w:sz="0" w:space="0" w:color="auto"/>
                <w:left w:val="none" w:sz="0" w:space="0" w:color="auto"/>
                <w:bottom w:val="none" w:sz="0" w:space="0" w:color="auto"/>
                <w:right w:val="none" w:sz="0" w:space="0" w:color="auto"/>
              </w:divBdr>
            </w:div>
            <w:div w:id="1293101311">
              <w:marLeft w:val="0"/>
              <w:marRight w:val="0"/>
              <w:marTop w:val="0"/>
              <w:marBottom w:val="0"/>
              <w:divBdr>
                <w:top w:val="none" w:sz="0" w:space="0" w:color="auto"/>
                <w:left w:val="none" w:sz="0" w:space="0" w:color="auto"/>
                <w:bottom w:val="none" w:sz="0" w:space="0" w:color="auto"/>
                <w:right w:val="none" w:sz="0" w:space="0" w:color="auto"/>
              </w:divBdr>
            </w:div>
            <w:div w:id="1294870135">
              <w:marLeft w:val="0"/>
              <w:marRight w:val="0"/>
              <w:marTop w:val="0"/>
              <w:marBottom w:val="0"/>
              <w:divBdr>
                <w:top w:val="none" w:sz="0" w:space="0" w:color="auto"/>
                <w:left w:val="none" w:sz="0" w:space="0" w:color="auto"/>
                <w:bottom w:val="none" w:sz="0" w:space="0" w:color="auto"/>
                <w:right w:val="none" w:sz="0" w:space="0" w:color="auto"/>
              </w:divBdr>
            </w:div>
            <w:div w:id="1297951571">
              <w:marLeft w:val="0"/>
              <w:marRight w:val="0"/>
              <w:marTop w:val="0"/>
              <w:marBottom w:val="0"/>
              <w:divBdr>
                <w:top w:val="none" w:sz="0" w:space="0" w:color="auto"/>
                <w:left w:val="none" w:sz="0" w:space="0" w:color="auto"/>
                <w:bottom w:val="none" w:sz="0" w:space="0" w:color="auto"/>
                <w:right w:val="none" w:sz="0" w:space="0" w:color="auto"/>
              </w:divBdr>
            </w:div>
            <w:div w:id="1298099740">
              <w:marLeft w:val="0"/>
              <w:marRight w:val="0"/>
              <w:marTop w:val="0"/>
              <w:marBottom w:val="0"/>
              <w:divBdr>
                <w:top w:val="none" w:sz="0" w:space="0" w:color="auto"/>
                <w:left w:val="none" w:sz="0" w:space="0" w:color="auto"/>
                <w:bottom w:val="none" w:sz="0" w:space="0" w:color="auto"/>
                <w:right w:val="none" w:sz="0" w:space="0" w:color="auto"/>
              </w:divBdr>
            </w:div>
            <w:div w:id="1299071063">
              <w:marLeft w:val="0"/>
              <w:marRight w:val="0"/>
              <w:marTop w:val="0"/>
              <w:marBottom w:val="0"/>
              <w:divBdr>
                <w:top w:val="none" w:sz="0" w:space="0" w:color="auto"/>
                <w:left w:val="none" w:sz="0" w:space="0" w:color="auto"/>
                <w:bottom w:val="none" w:sz="0" w:space="0" w:color="auto"/>
                <w:right w:val="none" w:sz="0" w:space="0" w:color="auto"/>
              </w:divBdr>
            </w:div>
            <w:div w:id="1301376432">
              <w:marLeft w:val="0"/>
              <w:marRight w:val="0"/>
              <w:marTop w:val="0"/>
              <w:marBottom w:val="0"/>
              <w:divBdr>
                <w:top w:val="none" w:sz="0" w:space="0" w:color="auto"/>
                <w:left w:val="none" w:sz="0" w:space="0" w:color="auto"/>
                <w:bottom w:val="none" w:sz="0" w:space="0" w:color="auto"/>
                <w:right w:val="none" w:sz="0" w:space="0" w:color="auto"/>
              </w:divBdr>
            </w:div>
            <w:div w:id="1302880519">
              <w:marLeft w:val="0"/>
              <w:marRight w:val="0"/>
              <w:marTop w:val="0"/>
              <w:marBottom w:val="0"/>
              <w:divBdr>
                <w:top w:val="none" w:sz="0" w:space="0" w:color="auto"/>
                <w:left w:val="none" w:sz="0" w:space="0" w:color="auto"/>
                <w:bottom w:val="none" w:sz="0" w:space="0" w:color="auto"/>
                <w:right w:val="none" w:sz="0" w:space="0" w:color="auto"/>
              </w:divBdr>
            </w:div>
            <w:div w:id="1309550415">
              <w:marLeft w:val="0"/>
              <w:marRight w:val="0"/>
              <w:marTop w:val="0"/>
              <w:marBottom w:val="0"/>
              <w:divBdr>
                <w:top w:val="none" w:sz="0" w:space="0" w:color="auto"/>
                <w:left w:val="none" w:sz="0" w:space="0" w:color="auto"/>
                <w:bottom w:val="none" w:sz="0" w:space="0" w:color="auto"/>
                <w:right w:val="none" w:sz="0" w:space="0" w:color="auto"/>
              </w:divBdr>
            </w:div>
            <w:div w:id="1311208623">
              <w:marLeft w:val="0"/>
              <w:marRight w:val="0"/>
              <w:marTop w:val="0"/>
              <w:marBottom w:val="0"/>
              <w:divBdr>
                <w:top w:val="none" w:sz="0" w:space="0" w:color="auto"/>
                <w:left w:val="none" w:sz="0" w:space="0" w:color="auto"/>
                <w:bottom w:val="none" w:sz="0" w:space="0" w:color="auto"/>
                <w:right w:val="none" w:sz="0" w:space="0" w:color="auto"/>
              </w:divBdr>
            </w:div>
            <w:div w:id="1321344941">
              <w:marLeft w:val="0"/>
              <w:marRight w:val="0"/>
              <w:marTop w:val="0"/>
              <w:marBottom w:val="0"/>
              <w:divBdr>
                <w:top w:val="none" w:sz="0" w:space="0" w:color="auto"/>
                <w:left w:val="none" w:sz="0" w:space="0" w:color="auto"/>
                <w:bottom w:val="none" w:sz="0" w:space="0" w:color="auto"/>
                <w:right w:val="none" w:sz="0" w:space="0" w:color="auto"/>
              </w:divBdr>
            </w:div>
            <w:div w:id="1334917533">
              <w:marLeft w:val="0"/>
              <w:marRight w:val="0"/>
              <w:marTop w:val="0"/>
              <w:marBottom w:val="0"/>
              <w:divBdr>
                <w:top w:val="none" w:sz="0" w:space="0" w:color="auto"/>
                <w:left w:val="none" w:sz="0" w:space="0" w:color="auto"/>
                <w:bottom w:val="none" w:sz="0" w:space="0" w:color="auto"/>
                <w:right w:val="none" w:sz="0" w:space="0" w:color="auto"/>
              </w:divBdr>
            </w:div>
            <w:div w:id="1340808802">
              <w:marLeft w:val="0"/>
              <w:marRight w:val="0"/>
              <w:marTop w:val="0"/>
              <w:marBottom w:val="0"/>
              <w:divBdr>
                <w:top w:val="none" w:sz="0" w:space="0" w:color="auto"/>
                <w:left w:val="none" w:sz="0" w:space="0" w:color="auto"/>
                <w:bottom w:val="none" w:sz="0" w:space="0" w:color="auto"/>
                <w:right w:val="none" w:sz="0" w:space="0" w:color="auto"/>
              </w:divBdr>
            </w:div>
            <w:div w:id="1342658634">
              <w:marLeft w:val="0"/>
              <w:marRight w:val="0"/>
              <w:marTop w:val="0"/>
              <w:marBottom w:val="0"/>
              <w:divBdr>
                <w:top w:val="none" w:sz="0" w:space="0" w:color="auto"/>
                <w:left w:val="none" w:sz="0" w:space="0" w:color="auto"/>
                <w:bottom w:val="none" w:sz="0" w:space="0" w:color="auto"/>
                <w:right w:val="none" w:sz="0" w:space="0" w:color="auto"/>
              </w:divBdr>
            </w:div>
            <w:div w:id="1343509272">
              <w:marLeft w:val="0"/>
              <w:marRight w:val="0"/>
              <w:marTop w:val="0"/>
              <w:marBottom w:val="0"/>
              <w:divBdr>
                <w:top w:val="none" w:sz="0" w:space="0" w:color="auto"/>
                <w:left w:val="none" w:sz="0" w:space="0" w:color="auto"/>
                <w:bottom w:val="none" w:sz="0" w:space="0" w:color="auto"/>
                <w:right w:val="none" w:sz="0" w:space="0" w:color="auto"/>
              </w:divBdr>
            </w:div>
            <w:div w:id="1344278500">
              <w:marLeft w:val="0"/>
              <w:marRight w:val="0"/>
              <w:marTop w:val="0"/>
              <w:marBottom w:val="0"/>
              <w:divBdr>
                <w:top w:val="none" w:sz="0" w:space="0" w:color="auto"/>
                <w:left w:val="none" w:sz="0" w:space="0" w:color="auto"/>
                <w:bottom w:val="none" w:sz="0" w:space="0" w:color="auto"/>
                <w:right w:val="none" w:sz="0" w:space="0" w:color="auto"/>
              </w:divBdr>
            </w:div>
            <w:div w:id="1345130028">
              <w:marLeft w:val="0"/>
              <w:marRight w:val="0"/>
              <w:marTop w:val="0"/>
              <w:marBottom w:val="0"/>
              <w:divBdr>
                <w:top w:val="none" w:sz="0" w:space="0" w:color="auto"/>
                <w:left w:val="none" w:sz="0" w:space="0" w:color="auto"/>
                <w:bottom w:val="none" w:sz="0" w:space="0" w:color="auto"/>
                <w:right w:val="none" w:sz="0" w:space="0" w:color="auto"/>
              </w:divBdr>
            </w:div>
            <w:div w:id="1346785735">
              <w:marLeft w:val="0"/>
              <w:marRight w:val="0"/>
              <w:marTop w:val="0"/>
              <w:marBottom w:val="0"/>
              <w:divBdr>
                <w:top w:val="none" w:sz="0" w:space="0" w:color="auto"/>
                <w:left w:val="none" w:sz="0" w:space="0" w:color="auto"/>
                <w:bottom w:val="none" w:sz="0" w:space="0" w:color="auto"/>
                <w:right w:val="none" w:sz="0" w:space="0" w:color="auto"/>
              </w:divBdr>
            </w:div>
            <w:div w:id="1347246753">
              <w:marLeft w:val="0"/>
              <w:marRight w:val="0"/>
              <w:marTop w:val="0"/>
              <w:marBottom w:val="0"/>
              <w:divBdr>
                <w:top w:val="none" w:sz="0" w:space="0" w:color="auto"/>
                <w:left w:val="none" w:sz="0" w:space="0" w:color="auto"/>
                <w:bottom w:val="none" w:sz="0" w:space="0" w:color="auto"/>
                <w:right w:val="none" w:sz="0" w:space="0" w:color="auto"/>
              </w:divBdr>
            </w:div>
            <w:div w:id="1348602125">
              <w:marLeft w:val="0"/>
              <w:marRight w:val="0"/>
              <w:marTop w:val="0"/>
              <w:marBottom w:val="0"/>
              <w:divBdr>
                <w:top w:val="none" w:sz="0" w:space="0" w:color="auto"/>
                <w:left w:val="none" w:sz="0" w:space="0" w:color="auto"/>
                <w:bottom w:val="none" w:sz="0" w:space="0" w:color="auto"/>
                <w:right w:val="none" w:sz="0" w:space="0" w:color="auto"/>
              </w:divBdr>
            </w:div>
            <w:div w:id="1357922519">
              <w:marLeft w:val="0"/>
              <w:marRight w:val="0"/>
              <w:marTop w:val="0"/>
              <w:marBottom w:val="0"/>
              <w:divBdr>
                <w:top w:val="none" w:sz="0" w:space="0" w:color="auto"/>
                <w:left w:val="none" w:sz="0" w:space="0" w:color="auto"/>
                <w:bottom w:val="none" w:sz="0" w:space="0" w:color="auto"/>
                <w:right w:val="none" w:sz="0" w:space="0" w:color="auto"/>
              </w:divBdr>
            </w:div>
            <w:div w:id="1366177115">
              <w:marLeft w:val="0"/>
              <w:marRight w:val="0"/>
              <w:marTop w:val="0"/>
              <w:marBottom w:val="0"/>
              <w:divBdr>
                <w:top w:val="none" w:sz="0" w:space="0" w:color="auto"/>
                <w:left w:val="none" w:sz="0" w:space="0" w:color="auto"/>
                <w:bottom w:val="none" w:sz="0" w:space="0" w:color="auto"/>
                <w:right w:val="none" w:sz="0" w:space="0" w:color="auto"/>
              </w:divBdr>
            </w:div>
            <w:div w:id="1379351913">
              <w:marLeft w:val="0"/>
              <w:marRight w:val="0"/>
              <w:marTop w:val="0"/>
              <w:marBottom w:val="0"/>
              <w:divBdr>
                <w:top w:val="none" w:sz="0" w:space="0" w:color="auto"/>
                <w:left w:val="none" w:sz="0" w:space="0" w:color="auto"/>
                <w:bottom w:val="none" w:sz="0" w:space="0" w:color="auto"/>
                <w:right w:val="none" w:sz="0" w:space="0" w:color="auto"/>
              </w:divBdr>
            </w:div>
            <w:div w:id="1390033183">
              <w:marLeft w:val="0"/>
              <w:marRight w:val="0"/>
              <w:marTop w:val="0"/>
              <w:marBottom w:val="0"/>
              <w:divBdr>
                <w:top w:val="none" w:sz="0" w:space="0" w:color="auto"/>
                <w:left w:val="none" w:sz="0" w:space="0" w:color="auto"/>
                <w:bottom w:val="none" w:sz="0" w:space="0" w:color="auto"/>
                <w:right w:val="none" w:sz="0" w:space="0" w:color="auto"/>
              </w:divBdr>
            </w:div>
            <w:div w:id="1394737866">
              <w:marLeft w:val="0"/>
              <w:marRight w:val="0"/>
              <w:marTop w:val="0"/>
              <w:marBottom w:val="0"/>
              <w:divBdr>
                <w:top w:val="none" w:sz="0" w:space="0" w:color="auto"/>
                <w:left w:val="none" w:sz="0" w:space="0" w:color="auto"/>
                <w:bottom w:val="none" w:sz="0" w:space="0" w:color="auto"/>
                <w:right w:val="none" w:sz="0" w:space="0" w:color="auto"/>
              </w:divBdr>
            </w:div>
            <w:div w:id="1395004540">
              <w:marLeft w:val="0"/>
              <w:marRight w:val="0"/>
              <w:marTop w:val="0"/>
              <w:marBottom w:val="0"/>
              <w:divBdr>
                <w:top w:val="none" w:sz="0" w:space="0" w:color="auto"/>
                <w:left w:val="none" w:sz="0" w:space="0" w:color="auto"/>
                <w:bottom w:val="none" w:sz="0" w:space="0" w:color="auto"/>
                <w:right w:val="none" w:sz="0" w:space="0" w:color="auto"/>
              </w:divBdr>
            </w:div>
            <w:div w:id="1397127577">
              <w:marLeft w:val="0"/>
              <w:marRight w:val="0"/>
              <w:marTop w:val="0"/>
              <w:marBottom w:val="0"/>
              <w:divBdr>
                <w:top w:val="none" w:sz="0" w:space="0" w:color="auto"/>
                <w:left w:val="none" w:sz="0" w:space="0" w:color="auto"/>
                <w:bottom w:val="none" w:sz="0" w:space="0" w:color="auto"/>
                <w:right w:val="none" w:sz="0" w:space="0" w:color="auto"/>
              </w:divBdr>
            </w:div>
            <w:div w:id="1399014236">
              <w:marLeft w:val="0"/>
              <w:marRight w:val="0"/>
              <w:marTop w:val="0"/>
              <w:marBottom w:val="0"/>
              <w:divBdr>
                <w:top w:val="none" w:sz="0" w:space="0" w:color="auto"/>
                <w:left w:val="none" w:sz="0" w:space="0" w:color="auto"/>
                <w:bottom w:val="none" w:sz="0" w:space="0" w:color="auto"/>
                <w:right w:val="none" w:sz="0" w:space="0" w:color="auto"/>
              </w:divBdr>
            </w:div>
            <w:div w:id="1405300897">
              <w:marLeft w:val="0"/>
              <w:marRight w:val="0"/>
              <w:marTop w:val="0"/>
              <w:marBottom w:val="0"/>
              <w:divBdr>
                <w:top w:val="none" w:sz="0" w:space="0" w:color="auto"/>
                <w:left w:val="none" w:sz="0" w:space="0" w:color="auto"/>
                <w:bottom w:val="none" w:sz="0" w:space="0" w:color="auto"/>
                <w:right w:val="none" w:sz="0" w:space="0" w:color="auto"/>
              </w:divBdr>
            </w:div>
            <w:div w:id="1405566682">
              <w:marLeft w:val="0"/>
              <w:marRight w:val="0"/>
              <w:marTop w:val="0"/>
              <w:marBottom w:val="0"/>
              <w:divBdr>
                <w:top w:val="none" w:sz="0" w:space="0" w:color="auto"/>
                <w:left w:val="none" w:sz="0" w:space="0" w:color="auto"/>
                <w:bottom w:val="none" w:sz="0" w:space="0" w:color="auto"/>
                <w:right w:val="none" w:sz="0" w:space="0" w:color="auto"/>
              </w:divBdr>
            </w:div>
            <w:div w:id="1409304551">
              <w:marLeft w:val="0"/>
              <w:marRight w:val="0"/>
              <w:marTop w:val="0"/>
              <w:marBottom w:val="0"/>
              <w:divBdr>
                <w:top w:val="none" w:sz="0" w:space="0" w:color="auto"/>
                <w:left w:val="none" w:sz="0" w:space="0" w:color="auto"/>
                <w:bottom w:val="none" w:sz="0" w:space="0" w:color="auto"/>
                <w:right w:val="none" w:sz="0" w:space="0" w:color="auto"/>
              </w:divBdr>
            </w:div>
            <w:div w:id="1414163298">
              <w:marLeft w:val="0"/>
              <w:marRight w:val="0"/>
              <w:marTop w:val="0"/>
              <w:marBottom w:val="0"/>
              <w:divBdr>
                <w:top w:val="none" w:sz="0" w:space="0" w:color="auto"/>
                <w:left w:val="none" w:sz="0" w:space="0" w:color="auto"/>
                <w:bottom w:val="none" w:sz="0" w:space="0" w:color="auto"/>
                <w:right w:val="none" w:sz="0" w:space="0" w:color="auto"/>
              </w:divBdr>
            </w:div>
            <w:div w:id="1415081631">
              <w:marLeft w:val="0"/>
              <w:marRight w:val="0"/>
              <w:marTop w:val="0"/>
              <w:marBottom w:val="0"/>
              <w:divBdr>
                <w:top w:val="none" w:sz="0" w:space="0" w:color="auto"/>
                <w:left w:val="none" w:sz="0" w:space="0" w:color="auto"/>
                <w:bottom w:val="none" w:sz="0" w:space="0" w:color="auto"/>
                <w:right w:val="none" w:sz="0" w:space="0" w:color="auto"/>
              </w:divBdr>
            </w:div>
            <w:div w:id="1418938653">
              <w:marLeft w:val="0"/>
              <w:marRight w:val="0"/>
              <w:marTop w:val="0"/>
              <w:marBottom w:val="0"/>
              <w:divBdr>
                <w:top w:val="none" w:sz="0" w:space="0" w:color="auto"/>
                <w:left w:val="none" w:sz="0" w:space="0" w:color="auto"/>
                <w:bottom w:val="none" w:sz="0" w:space="0" w:color="auto"/>
                <w:right w:val="none" w:sz="0" w:space="0" w:color="auto"/>
              </w:divBdr>
            </w:div>
            <w:div w:id="1441492320">
              <w:marLeft w:val="0"/>
              <w:marRight w:val="0"/>
              <w:marTop w:val="0"/>
              <w:marBottom w:val="0"/>
              <w:divBdr>
                <w:top w:val="none" w:sz="0" w:space="0" w:color="auto"/>
                <w:left w:val="none" w:sz="0" w:space="0" w:color="auto"/>
                <w:bottom w:val="none" w:sz="0" w:space="0" w:color="auto"/>
                <w:right w:val="none" w:sz="0" w:space="0" w:color="auto"/>
              </w:divBdr>
            </w:div>
            <w:div w:id="1451049820">
              <w:marLeft w:val="0"/>
              <w:marRight w:val="0"/>
              <w:marTop w:val="0"/>
              <w:marBottom w:val="0"/>
              <w:divBdr>
                <w:top w:val="none" w:sz="0" w:space="0" w:color="auto"/>
                <w:left w:val="none" w:sz="0" w:space="0" w:color="auto"/>
                <w:bottom w:val="none" w:sz="0" w:space="0" w:color="auto"/>
                <w:right w:val="none" w:sz="0" w:space="0" w:color="auto"/>
              </w:divBdr>
            </w:div>
            <w:div w:id="1456632959">
              <w:marLeft w:val="0"/>
              <w:marRight w:val="0"/>
              <w:marTop w:val="0"/>
              <w:marBottom w:val="0"/>
              <w:divBdr>
                <w:top w:val="none" w:sz="0" w:space="0" w:color="auto"/>
                <w:left w:val="none" w:sz="0" w:space="0" w:color="auto"/>
                <w:bottom w:val="none" w:sz="0" w:space="0" w:color="auto"/>
                <w:right w:val="none" w:sz="0" w:space="0" w:color="auto"/>
              </w:divBdr>
            </w:div>
            <w:div w:id="1459838970">
              <w:marLeft w:val="0"/>
              <w:marRight w:val="0"/>
              <w:marTop w:val="0"/>
              <w:marBottom w:val="0"/>
              <w:divBdr>
                <w:top w:val="none" w:sz="0" w:space="0" w:color="auto"/>
                <w:left w:val="none" w:sz="0" w:space="0" w:color="auto"/>
                <w:bottom w:val="none" w:sz="0" w:space="0" w:color="auto"/>
                <w:right w:val="none" w:sz="0" w:space="0" w:color="auto"/>
              </w:divBdr>
            </w:div>
            <w:div w:id="1464273115">
              <w:marLeft w:val="0"/>
              <w:marRight w:val="0"/>
              <w:marTop w:val="0"/>
              <w:marBottom w:val="0"/>
              <w:divBdr>
                <w:top w:val="none" w:sz="0" w:space="0" w:color="auto"/>
                <w:left w:val="none" w:sz="0" w:space="0" w:color="auto"/>
                <w:bottom w:val="none" w:sz="0" w:space="0" w:color="auto"/>
                <w:right w:val="none" w:sz="0" w:space="0" w:color="auto"/>
              </w:divBdr>
            </w:div>
            <w:div w:id="1466504619">
              <w:marLeft w:val="0"/>
              <w:marRight w:val="0"/>
              <w:marTop w:val="0"/>
              <w:marBottom w:val="0"/>
              <w:divBdr>
                <w:top w:val="none" w:sz="0" w:space="0" w:color="auto"/>
                <w:left w:val="none" w:sz="0" w:space="0" w:color="auto"/>
                <w:bottom w:val="none" w:sz="0" w:space="0" w:color="auto"/>
                <w:right w:val="none" w:sz="0" w:space="0" w:color="auto"/>
              </w:divBdr>
            </w:div>
            <w:div w:id="1472093495">
              <w:marLeft w:val="0"/>
              <w:marRight w:val="0"/>
              <w:marTop w:val="0"/>
              <w:marBottom w:val="0"/>
              <w:divBdr>
                <w:top w:val="none" w:sz="0" w:space="0" w:color="auto"/>
                <w:left w:val="none" w:sz="0" w:space="0" w:color="auto"/>
                <w:bottom w:val="none" w:sz="0" w:space="0" w:color="auto"/>
                <w:right w:val="none" w:sz="0" w:space="0" w:color="auto"/>
              </w:divBdr>
            </w:div>
            <w:div w:id="1480852105">
              <w:marLeft w:val="0"/>
              <w:marRight w:val="0"/>
              <w:marTop w:val="0"/>
              <w:marBottom w:val="0"/>
              <w:divBdr>
                <w:top w:val="none" w:sz="0" w:space="0" w:color="auto"/>
                <w:left w:val="none" w:sz="0" w:space="0" w:color="auto"/>
                <w:bottom w:val="none" w:sz="0" w:space="0" w:color="auto"/>
                <w:right w:val="none" w:sz="0" w:space="0" w:color="auto"/>
              </w:divBdr>
            </w:div>
            <w:div w:id="1482306000">
              <w:marLeft w:val="0"/>
              <w:marRight w:val="0"/>
              <w:marTop w:val="0"/>
              <w:marBottom w:val="0"/>
              <w:divBdr>
                <w:top w:val="none" w:sz="0" w:space="0" w:color="auto"/>
                <w:left w:val="none" w:sz="0" w:space="0" w:color="auto"/>
                <w:bottom w:val="none" w:sz="0" w:space="0" w:color="auto"/>
                <w:right w:val="none" w:sz="0" w:space="0" w:color="auto"/>
              </w:divBdr>
            </w:div>
            <w:div w:id="1485006336">
              <w:marLeft w:val="0"/>
              <w:marRight w:val="0"/>
              <w:marTop w:val="0"/>
              <w:marBottom w:val="0"/>
              <w:divBdr>
                <w:top w:val="none" w:sz="0" w:space="0" w:color="auto"/>
                <w:left w:val="none" w:sz="0" w:space="0" w:color="auto"/>
                <w:bottom w:val="none" w:sz="0" w:space="0" w:color="auto"/>
                <w:right w:val="none" w:sz="0" w:space="0" w:color="auto"/>
              </w:divBdr>
            </w:div>
            <w:div w:id="1500776666">
              <w:marLeft w:val="0"/>
              <w:marRight w:val="0"/>
              <w:marTop w:val="0"/>
              <w:marBottom w:val="0"/>
              <w:divBdr>
                <w:top w:val="none" w:sz="0" w:space="0" w:color="auto"/>
                <w:left w:val="none" w:sz="0" w:space="0" w:color="auto"/>
                <w:bottom w:val="none" w:sz="0" w:space="0" w:color="auto"/>
                <w:right w:val="none" w:sz="0" w:space="0" w:color="auto"/>
              </w:divBdr>
            </w:div>
            <w:div w:id="1503593612">
              <w:marLeft w:val="0"/>
              <w:marRight w:val="0"/>
              <w:marTop w:val="0"/>
              <w:marBottom w:val="0"/>
              <w:divBdr>
                <w:top w:val="none" w:sz="0" w:space="0" w:color="auto"/>
                <w:left w:val="none" w:sz="0" w:space="0" w:color="auto"/>
                <w:bottom w:val="none" w:sz="0" w:space="0" w:color="auto"/>
                <w:right w:val="none" w:sz="0" w:space="0" w:color="auto"/>
              </w:divBdr>
            </w:div>
            <w:div w:id="1513108027">
              <w:marLeft w:val="0"/>
              <w:marRight w:val="0"/>
              <w:marTop w:val="0"/>
              <w:marBottom w:val="0"/>
              <w:divBdr>
                <w:top w:val="none" w:sz="0" w:space="0" w:color="auto"/>
                <w:left w:val="none" w:sz="0" w:space="0" w:color="auto"/>
                <w:bottom w:val="none" w:sz="0" w:space="0" w:color="auto"/>
                <w:right w:val="none" w:sz="0" w:space="0" w:color="auto"/>
              </w:divBdr>
            </w:div>
            <w:div w:id="1544712767">
              <w:marLeft w:val="0"/>
              <w:marRight w:val="0"/>
              <w:marTop w:val="0"/>
              <w:marBottom w:val="0"/>
              <w:divBdr>
                <w:top w:val="none" w:sz="0" w:space="0" w:color="auto"/>
                <w:left w:val="none" w:sz="0" w:space="0" w:color="auto"/>
                <w:bottom w:val="none" w:sz="0" w:space="0" w:color="auto"/>
                <w:right w:val="none" w:sz="0" w:space="0" w:color="auto"/>
              </w:divBdr>
            </w:div>
            <w:div w:id="1557625869">
              <w:marLeft w:val="0"/>
              <w:marRight w:val="0"/>
              <w:marTop w:val="0"/>
              <w:marBottom w:val="0"/>
              <w:divBdr>
                <w:top w:val="none" w:sz="0" w:space="0" w:color="auto"/>
                <w:left w:val="none" w:sz="0" w:space="0" w:color="auto"/>
                <w:bottom w:val="none" w:sz="0" w:space="0" w:color="auto"/>
                <w:right w:val="none" w:sz="0" w:space="0" w:color="auto"/>
              </w:divBdr>
            </w:div>
            <w:div w:id="1589730807">
              <w:marLeft w:val="0"/>
              <w:marRight w:val="0"/>
              <w:marTop w:val="0"/>
              <w:marBottom w:val="0"/>
              <w:divBdr>
                <w:top w:val="none" w:sz="0" w:space="0" w:color="auto"/>
                <w:left w:val="none" w:sz="0" w:space="0" w:color="auto"/>
                <w:bottom w:val="none" w:sz="0" w:space="0" w:color="auto"/>
                <w:right w:val="none" w:sz="0" w:space="0" w:color="auto"/>
              </w:divBdr>
            </w:div>
            <w:div w:id="1604260477">
              <w:marLeft w:val="0"/>
              <w:marRight w:val="0"/>
              <w:marTop w:val="0"/>
              <w:marBottom w:val="0"/>
              <w:divBdr>
                <w:top w:val="none" w:sz="0" w:space="0" w:color="auto"/>
                <w:left w:val="none" w:sz="0" w:space="0" w:color="auto"/>
                <w:bottom w:val="none" w:sz="0" w:space="0" w:color="auto"/>
                <w:right w:val="none" w:sz="0" w:space="0" w:color="auto"/>
              </w:divBdr>
            </w:div>
            <w:div w:id="1624993427">
              <w:marLeft w:val="0"/>
              <w:marRight w:val="0"/>
              <w:marTop w:val="0"/>
              <w:marBottom w:val="0"/>
              <w:divBdr>
                <w:top w:val="none" w:sz="0" w:space="0" w:color="auto"/>
                <w:left w:val="none" w:sz="0" w:space="0" w:color="auto"/>
                <w:bottom w:val="none" w:sz="0" w:space="0" w:color="auto"/>
                <w:right w:val="none" w:sz="0" w:space="0" w:color="auto"/>
              </w:divBdr>
            </w:div>
            <w:div w:id="1625386246">
              <w:marLeft w:val="0"/>
              <w:marRight w:val="0"/>
              <w:marTop w:val="0"/>
              <w:marBottom w:val="0"/>
              <w:divBdr>
                <w:top w:val="none" w:sz="0" w:space="0" w:color="auto"/>
                <w:left w:val="none" w:sz="0" w:space="0" w:color="auto"/>
                <w:bottom w:val="none" w:sz="0" w:space="0" w:color="auto"/>
                <w:right w:val="none" w:sz="0" w:space="0" w:color="auto"/>
              </w:divBdr>
            </w:div>
            <w:div w:id="1643383019">
              <w:marLeft w:val="0"/>
              <w:marRight w:val="0"/>
              <w:marTop w:val="0"/>
              <w:marBottom w:val="0"/>
              <w:divBdr>
                <w:top w:val="none" w:sz="0" w:space="0" w:color="auto"/>
                <w:left w:val="none" w:sz="0" w:space="0" w:color="auto"/>
                <w:bottom w:val="none" w:sz="0" w:space="0" w:color="auto"/>
                <w:right w:val="none" w:sz="0" w:space="0" w:color="auto"/>
              </w:divBdr>
            </w:div>
            <w:div w:id="1655140250">
              <w:marLeft w:val="0"/>
              <w:marRight w:val="0"/>
              <w:marTop w:val="0"/>
              <w:marBottom w:val="0"/>
              <w:divBdr>
                <w:top w:val="none" w:sz="0" w:space="0" w:color="auto"/>
                <w:left w:val="none" w:sz="0" w:space="0" w:color="auto"/>
                <w:bottom w:val="none" w:sz="0" w:space="0" w:color="auto"/>
                <w:right w:val="none" w:sz="0" w:space="0" w:color="auto"/>
              </w:divBdr>
            </w:div>
            <w:div w:id="1672485386">
              <w:marLeft w:val="0"/>
              <w:marRight w:val="0"/>
              <w:marTop w:val="0"/>
              <w:marBottom w:val="0"/>
              <w:divBdr>
                <w:top w:val="none" w:sz="0" w:space="0" w:color="auto"/>
                <w:left w:val="none" w:sz="0" w:space="0" w:color="auto"/>
                <w:bottom w:val="none" w:sz="0" w:space="0" w:color="auto"/>
                <w:right w:val="none" w:sz="0" w:space="0" w:color="auto"/>
              </w:divBdr>
            </w:div>
            <w:div w:id="1676493443">
              <w:marLeft w:val="0"/>
              <w:marRight w:val="0"/>
              <w:marTop w:val="0"/>
              <w:marBottom w:val="0"/>
              <w:divBdr>
                <w:top w:val="none" w:sz="0" w:space="0" w:color="auto"/>
                <w:left w:val="none" w:sz="0" w:space="0" w:color="auto"/>
                <w:bottom w:val="none" w:sz="0" w:space="0" w:color="auto"/>
                <w:right w:val="none" w:sz="0" w:space="0" w:color="auto"/>
              </w:divBdr>
            </w:div>
            <w:div w:id="1686635329">
              <w:marLeft w:val="0"/>
              <w:marRight w:val="0"/>
              <w:marTop w:val="0"/>
              <w:marBottom w:val="0"/>
              <w:divBdr>
                <w:top w:val="none" w:sz="0" w:space="0" w:color="auto"/>
                <w:left w:val="none" w:sz="0" w:space="0" w:color="auto"/>
                <w:bottom w:val="none" w:sz="0" w:space="0" w:color="auto"/>
                <w:right w:val="none" w:sz="0" w:space="0" w:color="auto"/>
              </w:divBdr>
            </w:div>
            <w:div w:id="1689065365">
              <w:marLeft w:val="0"/>
              <w:marRight w:val="0"/>
              <w:marTop w:val="0"/>
              <w:marBottom w:val="0"/>
              <w:divBdr>
                <w:top w:val="none" w:sz="0" w:space="0" w:color="auto"/>
                <w:left w:val="none" w:sz="0" w:space="0" w:color="auto"/>
                <w:bottom w:val="none" w:sz="0" w:space="0" w:color="auto"/>
                <w:right w:val="none" w:sz="0" w:space="0" w:color="auto"/>
              </w:divBdr>
            </w:div>
            <w:div w:id="1695035212">
              <w:marLeft w:val="0"/>
              <w:marRight w:val="0"/>
              <w:marTop w:val="0"/>
              <w:marBottom w:val="0"/>
              <w:divBdr>
                <w:top w:val="none" w:sz="0" w:space="0" w:color="auto"/>
                <w:left w:val="none" w:sz="0" w:space="0" w:color="auto"/>
                <w:bottom w:val="none" w:sz="0" w:space="0" w:color="auto"/>
                <w:right w:val="none" w:sz="0" w:space="0" w:color="auto"/>
              </w:divBdr>
            </w:div>
            <w:div w:id="1702851808">
              <w:marLeft w:val="0"/>
              <w:marRight w:val="0"/>
              <w:marTop w:val="0"/>
              <w:marBottom w:val="0"/>
              <w:divBdr>
                <w:top w:val="none" w:sz="0" w:space="0" w:color="auto"/>
                <w:left w:val="none" w:sz="0" w:space="0" w:color="auto"/>
                <w:bottom w:val="none" w:sz="0" w:space="0" w:color="auto"/>
                <w:right w:val="none" w:sz="0" w:space="0" w:color="auto"/>
              </w:divBdr>
            </w:div>
            <w:div w:id="1704162405">
              <w:marLeft w:val="0"/>
              <w:marRight w:val="0"/>
              <w:marTop w:val="0"/>
              <w:marBottom w:val="0"/>
              <w:divBdr>
                <w:top w:val="none" w:sz="0" w:space="0" w:color="auto"/>
                <w:left w:val="none" w:sz="0" w:space="0" w:color="auto"/>
                <w:bottom w:val="none" w:sz="0" w:space="0" w:color="auto"/>
                <w:right w:val="none" w:sz="0" w:space="0" w:color="auto"/>
              </w:divBdr>
            </w:div>
            <w:div w:id="1704164884">
              <w:marLeft w:val="0"/>
              <w:marRight w:val="0"/>
              <w:marTop w:val="0"/>
              <w:marBottom w:val="0"/>
              <w:divBdr>
                <w:top w:val="none" w:sz="0" w:space="0" w:color="auto"/>
                <w:left w:val="none" w:sz="0" w:space="0" w:color="auto"/>
                <w:bottom w:val="none" w:sz="0" w:space="0" w:color="auto"/>
                <w:right w:val="none" w:sz="0" w:space="0" w:color="auto"/>
              </w:divBdr>
            </w:div>
            <w:div w:id="1715695048">
              <w:marLeft w:val="0"/>
              <w:marRight w:val="0"/>
              <w:marTop w:val="0"/>
              <w:marBottom w:val="0"/>
              <w:divBdr>
                <w:top w:val="none" w:sz="0" w:space="0" w:color="auto"/>
                <w:left w:val="none" w:sz="0" w:space="0" w:color="auto"/>
                <w:bottom w:val="none" w:sz="0" w:space="0" w:color="auto"/>
                <w:right w:val="none" w:sz="0" w:space="0" w:color="auto"/>
              </w:divBdr>
            </w:div>
            <w:div w:id="1718431017">
              <w:marLeft w:val="0"/>
              <w:marRight w:val="0"/>
              <w:marTop w:val="0"/>
              <w:marBottom w:val="0"/>
              <w:divBdr>
                <w:top w:val="none" w:sz="0" w:space="0" w:color="auto"/>
                <w:left w:val="none" w:sz="0" w:space="0" w:color="auto"/>
                <w:bottom w:val="none" w:sz="0" w:space="0" w:color="auto"/>
                <w:right w:val="none" w:sz="0" w:space="0" w:color="auto"/>
              </w:divBdr>
            </w:div>
            <w:div w:id="1718504281">
              <w:marLeft w:val="0"/>
              <w:marRight w:val="0"/>
              <w:marTop w:val="0"/>
              <w:marBottom w:val="0"/>
              <w:divBdr>
                <w:top w:val="none" w:sz="0" w:space="0" w:color="auto"/>
                <w:left w:val="none" w:sz="0" w:space="0" w:color="auto"/>
                <w:bottom w:val="none" w:sz="0" w:space="0" w:color="auto"/>
                <w:right w:val="none" w:sz="0" w:space="0" w:color="auto"/>
              </w:divBdr>
            </w:div>
            <w:div w:id="1727532809">
              <w:marLeft w:val="0"/>
              <w:marRight w:val="0"/>
              <w:marTop w:val="0"/>
              <w:marBottom w:val="0"/>
              <w:divBdr>
                <w:top w:val="none" w:sz="0" w:space="0" w:color="auto"/>
                <w:left w:val="none" w:sz="0" w:space="0" w:color="auto"/>
                <w:bottom w:val="none" w:sz="0" w:space="0" w:color="auto"/>
                <w:right w:val="none" w:sz="0" w:space="0" w:color="auto"/>
              </w:divBdr>
            </w:div>
            <w:div w:id="1747262831">
              <w:marLeft w:val="0"/>
              <w:marRight w:val="0"/>
              <w:marTop w:val="0"/>
              <w:marBottom w:val="0"/>
              <w:divBdr>
                <w:top w:val="none" w:sz="0" w:space="0" w:color="auto"/>
                <w:left w:val="none" w:sz="0" w:space="0" w:color="auto"/>
                <w:bottom w:val="none" w:sz="0" w:space="0" w:color="auto"/>
                <w:right w:val="none" w:sz="0" w:space="0" w:color="auto"/>
              </w:divBdr>
            </w:div>
            <w:div w:id="1756435696">
              <w:marLeft w:val="0"/>
              <w:marRight w:val="0"/>
              <w:marTop w:val="0"/>
              <w:marBottom w:val="0"/>
              <w:divBdr>
                <w:top w:val="none" w:sz="0" w:space="0" w:color="auto"/>
                <w:left w:val="none" w:sz="0" w:space="0" w:color="auto"/>
                <w:bottom w:val="none" w:sz="0" w:space="0" w:color="auto"/>
                <w:right w:val="none" w:sz="0" w:space="0" w:color="auto"/>
              </w:divBdr>
            </w:div>
            <w:div w:id="1756896428">
              <w:marLeft w:val="0"/>
              <w:marRight w:val="0"/>
              <w:marTop w:val="0"/>
              <w:marBottom w:val="0"/>
              <w:divBdr>
                <w:top w:val="none" w:sz="0" w:space="0" w:color="auto"/>
                <w:left w:val="none" w:sz="0" w:space="0" w:color="auto"/>
                <w:bottom w:val="none" w:sz="0" w:space="0" w:color="auto"/>
                <w:right w:val="none" w:sz="0" w:space="0" w:color="auto"/>
              </w:divBdr>
            </w:div>
            <w:div w:id="1759253255">
              <w:marLeft w:val="0"/>
              <w:marRight w:val="0"/>
              <w:marTop w:val="0"/>
              <w:marBottom w:val="0"/>
              <w:divBdr>
                <w:top w:val="none" w:sz="0" w:space="0" w:color="auto"/>
                <w:left w:val="none" w:sz="0" w:space="0" w:color="auto"/>
                <w:bottom w:val="none" w:sz="0" w:space="0" w:color="auto"/>
                <w:right w:val="none" w:sz="0" w:space="0" w:color="auto"/>
              </w:divBdr>
            </w:div>
            <w:div w:id="1760522439">
              <w:marLeft w:val="0"/>
              <w:marRight w:val="0"/>
              <w:marTop w:val="0"/>
              <w:marBottom w:val="0"/>
              <w:divBdr>
                <w:top w:val="none" w:sz="0" w:space="0" w:color="auto"/>
                <w:left w:val="none" w:sz="0" w:space="0" w:color="auto"/>
                <w:bottom w:val="none" w:sz="0" w:space="0" w:color="auto"/>
                <w:right w:val="none" w:sz="0" w:space="0" w:color="auto"/>
              </w:divBdr>
            </w:div>
            <w:div w:id="1762142735">
              <w:marLeft w:val="0"/>
              <w:marRight w:val="0"/>
              <w:marTop w:val="0"/>
              <w:marBottom w:val="0"/>
              <w:divBdr>
                <w:top w:val="none" w:sz="0" w:space="0" w:color="auto"/>
                <w:left w:val="none" w:sz="0" w:space="0" w:color="auto"/>
                <w:bottom w:val="none" w:sz="0" w:space="0" w:color="auto"/>
                <w:right w:val="none" w:sz="0" w:space="0" w:color="auto"/>
              </w:divBdr>
            </w:div>
            <w:div w:id="1772706050">
              <w:marLeft w:val="0"/>
              <w:marRight w:val="0"/>
              <w:marTop w:val="0"/>
              <w:marBottom w:val="0"/>
              <w:divBdr>
                <w:top w:val="none" w:sz="0" w:space="0" w:color="auto"/>
                <w:left w:val="none" w:sz="0" w:space="0" w:color="auto"/>
                <w:bottom w:val="none" w:sz="0" w:space="0" w:color="auto"/>
                <w:right w:val="none" w:sz="0" w:space="0" w:color="auto"/>
              </w:divBdr>
            </w:div>
            <w:div w:id="1787775743">
              <w:marLeft w:val="0"/>
              <w:marRight w:val="0"/>
              <w:marTop w:val="0"/>
              <w:marBottom w:val="0"/>
              <w:divBdr>
                <w:top w:val="none" w:sz="0" w:space="0" w:color="auto"/>
                <w:left w:val="none" w:sz="0" w:space="0" w:color="auto"/>
                <w:bottom w:val="none" w:sz="0" w:space="0" w:color="auto"/>
                <w:right w:val="none" w:sz="0" w:space="0" w:color="auto"/>
              </w:divBdr>
            </w:div>
            <w:div w:id="1817797650">
              <w:marLeft w:val="0"/>
              <w:marRight w:val="0"/>
              <w:marTop w:val="0"/>
              <w:marBottom w:val="0"/>
              <w:divBdr>
                <w:top w:val="none" w:sz="0" w:space="0" w:color="auto"/>
                <w:left w:val="none" w:sz="0" w:space="0" w:color="auto"/>
                <w:bottom w:val="none" w:sz="0" w:space="0" w:color="auto"/>
                <w:right w:val="none" w:sz="0" w:space="0" w:color="auto"/>
              </w:divBdr>
            </w:div>
            <w:div w:id="1819490655">
              <w:marLeft w:val="0"/>
              <w:marRight w:val="0"/>
              <w:marTop w:val="0"/>
              <w:marBottom w:val="0"/>
              <w:divBdr>
                <w:top w:val="none" w:sz="0" w:space="0" w:color="auto"/>
                <w:left w:val="none" w:sz="0" w:space="0" w:color="auto"/>
                <w:bottom w:val="none" w:sz="0" w:space="0" w:color="auto"/>
                <w:right w:val="none" w:sz="0" w:space="0" w:color="auto"/>
              </w:divBdr>
            </w:div>
            <w:div w:id="1830094470">
              <w:marLeft w:val="0"/>
              <w:marRight w:val="0"/>
              <w:marTop w:val="0"/>
              <w:marBottom w:val="0"/>
              <w:divBdr>
                <w:top w:val="none" w:sz="0" w:space="0" w:color="auto"/>
                <w:left w:val="none" w:sz="0" w:space="0" w:color="auto"/>
                <w:bottom w:val="none" w:sz="0" w:space="0" w:color="auto"/>
                <w:right w:val="none" w:sz="0" w:space="0" w:color="auto"/>
              </w:divBdr>
            </w:div>
            <w:div w:id="1833136266">
              <w:marLeft w:val="0"/>
              <w:marRight w:val="0"/>
              <w:marTop w:val="0"/>
              <w:marBottom w:val="0"/>
              <w:divBdr>
                <w:top w:val="none" w:sz="0" w:space="0" w:color="auto"/>
                <w:left w:val="none" w:sz="0" w:space="0" w:color="auto"/>
                <w:bottom w:val="none" w:sz="0" w:space="0" w:color="auto"/>
                <w:right w:val="none" w:sz="0" w:space="0" w:color="auto"/>
              </w:divBdr>
            </w:div>
            <w:div w:id="1834180897">
              <w:marLeft w:val="0"/>
              <w:marRight w:val="0"/>
              <w:marTop w:val="0"/>
              <w:marBottom w:val="0"/>
              <w:divBdr>
                <w:top w:val="none" w:sz="0" w:space="0" w:color="auto"/>
                <w:left w:val="none" w:sz="0" w:space="0" w:color="auto"/>
                <w:bottom w:val="none" w:sz="0" w:space="0" w:color="auto"/>
                <w:right w:val="none" w:sz="0" w:space="0" w:color="auto"/>
              </w:divBdr>
            </w:div>
            <w:div w:id="1847163041">
              <w:marLeft w:val="0"/>
              <w:marRight w:val="0"/>
              <w:marTop w:val="0"/>
              <w:marBottom w:val="0"/>
              <w:divBdr>
                <w:top w:val="none" w:sz="0" w:space="0" w:color="auto"/>
                <w:left w:val="none" w:sz="0" w:space="0" w:color="auto"/>
                <w:bottom w:val="none" w:sz="0" w:space="0" w:color="auto"/>
                <w:right w:val="none" w:sz="0" w:space="0" w:color="auto"/>
              </w:divBdr>
            </w:div>
            <w:div w:id="1853370430">
              <w:marLeft w:val="0"/>
              <w:marRight w:val="0"/>
              <w:marTop w:val="0"/>
              <w:marBottom w:val="0"/>
              <w:divBdr>
                <w:top w:val="none" w:sz="0" w:space="0" w:color="auto"/>
                <w:left w:val="none" w:sz="0" w:space="0" w:color="auto"/>
                <w:bottom w:val="none" w:sz="0" w:space="0" w:color="auto"/>
                <w:right w:val="none" w:sz="0" w:space="0" w:color="auto"/>
              </w:divBdr>
            </w:div>
            <w:div w:id="1864980855">
              <w:marLeft w:val="0"/>
              <w:marRight w:val="0"/>
              <w:marTop w:val="0"/>
              <w:marBottom w:val="0"/>
              <w:divBdr>
                <w:top w:val="none" w:sz="0" w:space="0" w:color="auto"/>
                <w:left w:val="none" w:sz="0" w:space="0" w:color="auto"/>
                <w:bottom w:val="none" w:sz="0" w:space="0" w:color="auto"/>
                <w:right w:val="none" w:sz="0" w:space="0" w:color="auto"/>
              </w:divBdr>
            </w:div>
            <w:div w:id="1867135119">
              <w:marLeft w:val="0"/>
              <w:marRight w:val="0"/>
              <w:marTop w:val="0"/>
              <w:marBottom w:val="0"/>
              <w:divBdr>
                <w:top w:val="none" w:sz="0" w:space="0" w:color="auto"/>
                <w:left w:val="none" w:sz="0" w:space="0" w:color="auto"/>
                <w:bottom w:val="none" w:sz="0" w:space="0" w:color="auto"/>
                <w:right w:val="none" w:sz="0" w:space="0" w:color="auto"/>
              </w:divBdr>
            </w:div>
            <w:div w:id="1871063951">
              <w:marLeft w:val="0"/>
              <w:marRight w:val="0"/>
              <w:marTop w:val="0"/>
              <w:marBottom w:val="0"/>
              <w:divBdr>
                <w:top w:val="none" w:sz="0" w:space="0" w:color="auto"/>
                <w:left w:val="none" w:sz="0" w:space="0" w:color="auto"/>
                <w:bottom w:val="none" w:sz="0" w:space="0" w:color="auto"/>
                <w:right w:val="none" w:sz="0" w:space="0" w:color="auto"/>
              </w:divBdr>
            </w:div>
            <w:div w:id="1872910027">
              <w:marLeft w:val="0"/>
              <w:marRight w:val="0"/>
              <w:marTop w:val="0"/>
              <w:marBottom w:val="0"/>
              <w:divBdr>
                <w:top w:val="none" w:sz="0" w:space="0" w:color="auto"/>
                <w:left w:val="none" w:sz="0" w:space="0" w:color="auto"/>
                <w:bottom w:val="none" w:sz="0" w:space="0" w:color="auto"/>
                <w:right w:val="none" w:sz="0" w:space="0" w:color="auto"/>
              </w:divBdr>
            </w:div>
            <w:div w:id="1877082561">
              <w:marLeft w:val="0"/>
              <w:marRight w:val="0"/>
              <w:marTop w:val="0"/>
              <w:marBottom w:val="0"/>
              <w:divBdr>
                <w:top w:val="none" w:sz="0" w:space="0" w:color="auto"/>
                <w:left w:val="none" w:sz="0" w:space="0" w:color="auto"/>
                <w:bottom w:val="none" w:sz="0" w:space="0" w:color="auto"/>
                <w:right w:val="none" w:sz="0" w:space="0" w:color="auto"/>
              </w:divBdr>
            </w:div>
            <w:div w:id="1886134079">
              <w:marLeft w:val="0"/>
              <w:marRight w:val="0"/>
              <w:marTop w:val="0"/>
              <w:marBottom w:val="0"/>
              <w:divBdr>
                <w:top w:val="none" w:sz="0" w:space="0" w:color="auto"/>
                <w:left w:val="none" w:sz="0" w:space="0" w:color="auto"/>
                <w:bottom w:val="none" w:sz="0" w:space="0" w:color="auto"/>
                <w:right w:val="none" w:sz="0" w:space="0" w:color="auto"/>
              </w:divBdr>
            </w:div>
            <w:div w:id="1891377004">
              <w:marLeft w:val="0"/>
              <w:marRight w:val="0"/>
              <w:marTop w:val="0"/>
              <w:marBottom w:val="0"/>
              <w:divBdr>
                <w:top w:val="none" w:sz="0" w:space="0" w:color="auto"/>
                <w:left w:val="none" w:sz="0" w:space="0" w:color="auto"/>
                <w:bottom w:val="none" w:sz="0" w:space="0" w:color="auto"/>
                <w:right w:val="none" w:sz="0" w:space="0" w:color="auto"/>
              </w:divBdr>
            </w:div>
            <w:div w:id="1905482727">
              <w:marLeft w:val="0"/>
              <w:marRight w:val="0"/>
              <w:marTop w:val="0"/>
              <w:marBottom w:val="0"/>
              <w:divBdr>
                <w:top w:val="none" w:sz="0" w:space="0" w:color="auto"/>
                <w:left w:val="none" w:sz="0" w:space="0" w:color="auto"/>
                <w:bottom w:val="none" w:sz="0" w:space="0" w:color="auto"/>
                <w:right w:val="none" w:sz="0" w:space="0" w:color="auto"/>
              </w:divBdr>
            </w:div>
            <w:div w:id="1908762028">
              <w:marLeft w:val="0"/>
              <w:marRight w:val="0"/>
              <w:marTop w:val="0"/>
              <w:marBottom w:val="0"/>
              <w:divBdr>
                <w:top w:val="none" w:sz="0" w:space="0" w:color="auto"/>
                <w:left w:val="none" w:sz="0" w:space="0" w:color="auto"/>
                <w:bottom w:val="none" w:sz="0" w:space="0" w:color="auto"/>
                <w:right w:val="none" w:sz="0" w:space="0" w:color="auto"/>
              </w:divBdr>
            </w:div>
            <w:div w:id="1917742172">
              <w:marLeft w:val="0"/>
              <w:marRight w:val="0"/>
              <w:marTop w:val="0"/>
              <w:marBottom w:val="0"/>
              <w:divBdr>
                <w:top w:val="none" w:sz="0" w:space="0" w:color="auto"/>
                <w:left w:val="none" w:sz="0" w:space="0" w:color="auto"/>
                <w:bottom w:val="none" w:sz="0" w:space="0" w:color="auto"/>
                <w:right w:val="none" w:sz="0" w:space="0" w:color="auto"/>
              </w:divBdr>
            </w:div>
            <w:div w:id="1921672509">
              <w:marLeft w:val="0"/>
              <w:marRight w:val="0"/>
              <w:marTop w:val="0"/>
              <w:marBottom w:val="0"/>
              <w:divBdr>
                <w:top w:val="none" w:sz="0" w:space="0" w:color="auto"/>
                <w:left w:val="none" w:sz="0" w:space="0" w:color="auto"/>
                <w:bottom w:val="none" w:sz="0" w:space="0" w:color="auto"/>
                <w:right w:val="none" w:sz="0" w:space="0" w:color="auto"/>
              </w:divBdr>
            </w:div>
            <w:div w:id="1928803502">
              <w:marLeft w:val="0"/>
              <w:marRight w:val="0"/>
              <w:marTop w:val="0"/>
              <w:marBottom w:val="0"/>
              <w:divBdr>
                <w:top w:val="none" w:sz="0" w:space="0" w:color="auto"/>
                <w:left w:val="none" w:sz="0" w:space="0" w:color="auto"/>
                <w:bottom w:val="none" w:sz="0" w:space="0" w:color="auto"/>
                <w:right w:val="none" w:sz="0" w:space="0" w:color="auto"/>
              </w:divBdr>
            </w:div>
            <w:div w:id="1932857917">
              <w:marLeft w:val="0"/>
              <w:marRight w:val="0"/>
              <w:marTop w:val="0"/>
              <w:marBottom w:val="0"/>
              <w:divBdr>
                <w:top w:val="none" w:sz="0" w:space="0" w:color="auto"/>
                <w:left w:val="none" w:sz="0" w:space="0" w:color="auto"/>
                <w:bottom w:val="none" w:sz="0" w:space="0" w:color="auto"/>
                <w:right w:val="none" w:sz="0" w:space="0" w:color="auto"/>
              </w:divBdr>
            </w:div>
            <w:div w:id="1944338281">
              <w:marLeft w:val="0"/>
              <w:marRight w:val="0"/>
              <w:marTop w:val="0"/>
              <w:marBottom w:val="0"/>
              <w:divBdr>
                <w:top w:val="none" w:sz="0" w:space="0" w:color="auto"/>
                <w:left w:val="none" w:sz="0" w:space="0" w:color="auto"/>
                <w:bottom w:val="none" w:sz="0" w:space="0" w:color="auto"/>
                <w:right w:val="none" w:sz="0" w:space="0" w:color="auto"/>
              </w:divBdr>
            </w:div>
            <w:div w:id="1950351698">
              <w:marLeft w:val="0"/>
              <w:marRight w:val="0"/>
              <w:marTop w:val="0"/>
              <w:marBottom w:val="0"/>
              <w:divBdr>
                <w:top w:val="none" w:sz="0" w:space="0" w:color="auto"/>
                <w:left w:val="none" w:sz="0" w:space="0" w:color="auto"/>
                <w:bottom w:val="none" w:sz="0" w:space="0" w:color="auto"/>
                <w:right w:val="none" w:sz="0" w:space="0" w:color="auto"/>
              </w:divBdr>
            </w:div>
            <w:div w:id="1951428381">
              <w:marLeft w:val="0"/>
              <w:marRight w:val="0"/>
              <w:marTop w:val="0"/>
              <w:marBottom w:val="0"/>
              <w:divBdr>
                <w:top w:val="none" w:sz="0" w:space="0" w:color="auto"/>
                <w:left w:val="none" w:sz="0" w:space="0" w:color="auto"/>
                <w:bottom w:val="none" w:sz="0" w:space="0" w:color="auto"/>
                <w:right w:val="none" w:sz="0" w:space="0" w:color="auto"/>
              </w:divBdr>
            </w:div>
            <w:div w:id="1954049984">
              <w:marLeft w:val="0"/>
              <w:marRight w:val="0"/>
              <w:marTop w:val="0"/>
              <w:marBottom w:val="0"/>
              <w:divBdr>
                <w:top w:val="none" w:sz="0" w:space="0" w:color="auto"/>
                <w:left w:val="none" w:sz="0" w:space="0" w:color="auto"/>
                <w:bottom w:val="none" w:sz="0" w:space="0" w:color="auto"/>
                <w:right w:val="none" w:sz="0" w:space="0" w:color="auto"/>
              </w:divBdr>
            </w:div>
            <w:div w:id="1958564297">
              <w:marLeft w:val="0"/>
              <w:marRight w:val="0"/>
              <w:marTop w:val="0"/>
              <w:marBottom w:val="0"/>
              <w:divBdr>
                <w:top w:val="none" w:sz="0" w:space="0" w:color="auto"/>
                <w:left w:val="none" w:sz="0" w:space="0" w:color="auto"/>
                <w:bottom w:val="none" w:sz="0" w:space="0" w:color="auto"/>
                <w:right w:val="none" w:sz="0" w:space="0" w:color="auto"/>
              </w:divBdr>
            </w:div>
            <w:div w:id="1966689056">
              <w:marLeft w:val="0"/>
              <w:marRight w:val="0"/>
              <w:marTop w:val="0"/>
              <w:marBottom w:val="0"/>
              <w:divBdr>
                <w:top w:val="none" w:sz="0" w:space="0" w:color="auto"/>
                <w:left w:val="none" w:sz="0" w:space="0" w:color="auto"/>
                <w:bottom w:val="none" w:sz="0" w:space="0" w:color="auto"/>
                <w:right w:val="none" w:sz="0" w:space="0" w:color="auto"/>
              </w:divBdr>
            </w:div>
            <w:div w:id="1972207467">
              <w:marLeft w:val="0"/>
              <w:marRight w:val="0"/>
              <w:marTop w:val="0"/>
              <w:marBottom w:val="0"/>
              <w:divBdr>
                <w:top w:val="none" w:sz="0" w:space="0" w:color="auto"/>
                <w:left w:val="none" w:sz="0" w:space="0" w:color="auto"/>
                <w:bottom w:val="none" w:sz="0" w:space="0" w:color="auto"/>
                <w:right w:val="none" w:sz="0" w:space="0" w:color="auto"/>
              </w:divBdr>
            </w:div>
            <w:div w:id="1984968306">
              <w:marLeft w:val="0"/>
              <w:marRight w:val="0"/>
              <w:marTop w:val="0"/>
              <w:marBottom w:val="0"/>
              <w:divBdr>
                <w:top w:val="none" w:sz="0" w:space="0" w:color="auto"/>
                <w:left w:val="none" w:sz="0" w:space="0" w:color="auto"/>
                <w:bottom w:val="none" w:sz="0" w:space="0" w:color="auto"/>
                <w:right w:val="none" w:sz="0" w:space="0" w:color="auto"/>
              </w:divBdr>
            </w:div>
            <w:div w:id="2005623676">
              <w:marLeft w:val="0"/>
              <w:marRight w:val="0"/>
              <w:marTop w:val="0"/>
              <w:marBottom w:val="0"/>
              <w:divBdr>
                <w:top w:val="none" w:sz="0" w:space="0" w:color="auto"/>
                <w:left w:val="none" w:sz="0" w:space="0" w:color="auto"/>
                <w:bottom w:val="none" w:sz="0" w:space="0" w:color="auto"/>
                <w:right w:val="none" w:sz="0" w:space="0" w:color="auto"/>
              </w:divBdr>
            </w:div>
            <w:div w:id="2009601227">
              <w:marLeft w:val="0"/>
              <w:marRight w:val="0"/>
              <w:marTop w:val="0"/>
              <w:marBottom w:val="0"/>
              <w:divBdr>
                <w:top w:val="none" w:sz="0" w:space="0" w:color="auto"/>
                <w:left w:val="none" w:sz="0" w:space="0" w:color="auto"/>
                <w:bottom w:val="none" w:sz="0" w:space="0" w:color="auto"/>
                <w:right w:val="none" w:sz="0" w:space="0" w:color="auto"/>
              </w:divBdr>
            </w:div>
            <w:div w:id="2015722569">
              <w:marLeft w:val="0"/>
              <w:marRight w:val="0"/>
              <w:marTop w:val="0"/>
              <w:marBottom w:val="0"/>
              <w:divBdr>
                <w:top w:val="none" w:sz="0" w:space="0" w:color="auto"/>
                <w:left w:val="none" w:sz="0" w:space="0" w:color="auto"/>
                <w:bottom w:val="none" w:sz="0" w:space="0" w:color="auto"/>
                <w:right w:val="none" w:sz="0" w:space="0" w:color="auto"/>
              </w:divBdr>
            </w:div>
            <w:div w:id="2026057037">
              <w:marLeft w:val="0"/>
              <w:marRight w:val="0"/>
              <w:marTop w:val="0"/>
              <w:marBottom w:val="0"/>
              <w:divBdr>
                <w:top w:val="none" w:sz="0" w:space="0" w:color="auto"/>
                <w:left w:val="none" w:sz="0" w:space="0" w:color="auto"/>
                <w:bottom w:val="none" w:sz="0" w:space="0" w:color="auto"/>
                <w:right w:val="none" w:sz="0" w:space="0" w:color="auto"/>
              </w:divBdr>
            </w:div>
            <w:div w:id="2027293900">
              <w:marLeft w:val="0"/>
              <w:marRight w:val="0"/>
              <w:marTop w:val="0"/>
              <w:marBottom w:val="0"/>
              <w:divBdr>
                <w:top w:val="none" w:sz="0" w:space="0" w:color="auto"/>
                <w:left w:val="none" w:sz="0" w:space="0" w:color="auto"/>
                <w:bottom w:val="none" w:sz="0" w:space="0" w:color="auto"/>
                <w:right w:val="none" w:sz="0" w:space="0" w:color="auto"/>
              </w:divBdr>
            </w:div>
            <w:div w:id="2029869480">
              <w:marLeft w:val="0"/>
              <w:marRight w:val="0"/>
              <w:marTop w:val="0"/>
              <w:marBottom w:val="0"/>
              <w:divBdr>
                <w:top w:val="none" w:sz="0" w:space="0" w:color="auto"/>
                <w:left w:val="none" w:sz="0" w:space="0" w:color="auto"/>
                <w:bottom w:val="none" w:sz="0" w:space="0" w:color="auto"/>
                <w:right w:val="none" w:sz="0" w:space="0" w:color="auto"/>
              </w:divBdr>
            </w:div>
            <w:div w:id="2030445666">
              <w:marLeft w:val="0"/>
              <w:marRight w:val="0"/>
              <w:marTop w:val="0"/>
              <w:marBottom w:val="0"/>
              <w:divBdr>
                <w:top w:val="none" w:sz="0" w:space="0" w:color="auto"/>
                <w:left w:val="none" w:sz="0" w:space="0" w:color="auto"/>
                <w:bottom w:val="none" w:sz="0" w:space="0" w:color="auto"/>
                <w:right w:val="none" w:sz="0" w:space="0" w:color="auto"/>
              </w:divBdr>
            </w:div>
            <w:div w:id="2030640621">
              <w:marLeft w:val="0"/>
              <w:marRight w:val="0"/>
              <w:marTop w:val="0"/>
              <w:marBottom w:val="0"/>
              <w:divBdr>
                <w:top w:val="none" w:sz="0" w:space="0" w:color="auto"/>
                <w:left w:val="none" w:sz="0" w:space="0" w:color="auto"/>
                <w:bottom w:val="none" w:sz="0" w:space="0" w:color="auto"/>
                <w:right w:val="none" w:sz="0" w:space="0" w:color="auto"/>
              </w:divBdr>
            </w:div>
            <w:div w:id="2030714213">
              <w:marLeft w:val="0"/>
              <w:marRight w:val="0"/>
              <w:marTop w:val="0"/>
              <w:marBottom w:val="0"/>
              <w:divBdr>
                <w:top w:val="none" w:sz="0" w:space="0" w:color="auto"/>
                <w:left w:val="none" w:sz="0" w:space="0" w:color="auto"/>
                <w:bottom w:val="none" w:sz="0" w:space="0" w:color="auto"/>
                <w:right w:val="none" w:sz="0" w:space="0" w:color="auto"/>
              </w:divBdr>
            </w:div>
            <w:div w:id="2030832470">
              <w:marLeft w:val="0"/>
              <w:marRight w:val="0"/>
              <w:marTop w:val="0"/>
              <w:marBottom w:val="0"/>
              <w:divBdr>
                <w:top w:val="none" w:sz="0" w:space="0" w:color="auto"/>
                <w:left w:val="none" w:sz="0" w:space="0" w:color="auto"/>
                <w:bottom w:val="none" w:sz="0" w:space="0" w:color="auto"/>
                <w:right w:val="none" w:sz="0" w:space="0" w:color="auto"/>
              </w:divBdr>
            </w:div>
            <w:div w:id="2046981416">
              <w:marLeft w:val="0"/>
              <w:marRight w:val="0"/>
              <w:marTop w:val="0"/>
              <w:marBottom w:val="0"/>
              <w:divBdr>
                <w:top w:val="none" w:sz="0" w:space="0" w:color="auto"/>
                <w:left w:val="none" w:sz="0" w:space="0" w:color="auto"/>
                <w:bottom w:val="none" w:sz="0" w:space="0" w:color="auto"/>
                <w:right w:val="none" w:sz="0" w:space="0" w:color="auto"/>
              </w:divBdr>
            </w:div>
            <w:div w:id="2052537464">
              <w:marLeft w:val="0"/>
              <w:marRight w:val="0"/>
              <w:marTop w:val="0"/>
              <w:marBottom w:val="0"/>
              <w:divBdr>
                <w:top w:val="none" w:sz="0" w:space="0" w:color="auto"/>
                <w:left w:val="none" w:sz="0" w:space="0" w:color="auto"/>
                <w:bottom w:val="none" w:sz="0" w:space="0" w:color="auto"/>
                <w:right w:val="none" w:sz="0" w:space="0" w:color="auto"/>
              </w:divBdr>
            </w:div>
            <w:div w:id="2054965436">
              <w:marLeft w:val="0"/>
              <w:marRight w:val="0"/>
              <w:marTop w:val="0"/>
              <w:marBottom w:val="0"/>
              <w:divBdr>
                <w:top w:val="none" w:sz="0" w:space="0" w:color="auto"/>
                <w:left w:val="none" w:sz="0" w:space="0" w:color="auto"/>
                <w:bottom w:val="none" w:sz="0" w:space="0" w:color="auto"/>
                <w:right w:val="none" w:sz="0" w:space="0" w:color="auto"/>
              </w:divBdr>
            </w:div>
            <w:div w:id="2055544039">
              <w:marLeft w:val="0"/>
              <w:marRight w:val="0"/>
              <w:marTop w:val="0"/>
              <w:marBottom w:val="0"/>
              <w:divBdr>
                <w:top w:val="none" w:sz="0" w:space="0" w:color="auto"/>
                <w:left w:val="none" w:sz="0" w:space="0" w:color="auto"/>
                <w:bottom w:val="none" w:sz="0" w:space="0" w:color="auto"/>
                <w:right w:val="none" w:sz="0" w:space="0" w:color="auto"/>
              </w:divBdr>
            </w:div>
            <w:div w:id="2057467823">
              <w:marLeft w:val="0"/>
              <w:marRight w:val="0"/>
              <w:marTop w:val="0"/>
              <w:marBottom w:val="0"/>
              <w:divBdr>
                <w:top w:val="none" w:sz="0" w:space="0" w:color="auto"/>
                <w:left w:val="none" w:sz="0" w:space="0" w:color="auto"/>
                <w:bottom w:val="none" w:sz="0" w:space="0" w:color="auto"/>
                <w:right w:val="none" w:sz="0" w:space="0" w:color="auto"/>
              </w:divBdr>
            </w:div>
            <w:div w:id="2058117010">
              <w:marLeft w:val="0"/>
              <w:marRight w:val="0"/>
              <w:marTop w:val="0"/>
              <w:marBottom w:val="0"/>
              <w:divBdr>
                <w:top w:val="none" w:sz="0" w:space="0" w:color="auto"/>
                <w:left w:val="none" w:sz="0" w:space="0" w:color="auto"/>
                <w:bottom w:val="none" w:sz="0" w:space="0" w:color="auto"/>
                <w:right w:val="none" w:sz="0" w:space="0" w:color="auto"/>
              </w:divBdr>
            </w:div>
            <w:div w:id="2058817221">
              <w:marLeft w:val="0"/>
              <w:marRight w:val="0"/>
              <w:marTop w:val="0"/>
              <w:marBottom w:val="0"/>
              <w:divBdr>
                <w:top w:val="none" w:sz="0" w:space="0" w:color="auto"/>
                <w:left w:val="none" w:sz="0" w:space="0" w:color="auto"/>
                <w:bottom w:val="none" w:sz="0" w:space="0" w:color="auto"/>
                <w:right w:val="none" w:sz="0" w:space="0" w:color="auto"/>
              </w:divBdr>
            </w:div>
            <w:div w:id="2060855151">
              <w:marLeft w:val="0"/>
              <w:marRight w:val="0"/>
              <w:marTop w:val="0"/>
              <w:marBottom w:val="0"/>
              <w:divBdr>
                <w:top w:val="none" w:sz="0" w:space="0" w:color="auto"/>
                <w:left w:val="none" w:sz="0" w:space="0" w:color="auto"/>
                <w:bottom w:val="none" w:sz="0" w:space="0" w:color="auto"/>
                <w:right w:val="none" w:sz="0" w:space="0" w:color="auto"/>
              </w:divBdr>
            </w:div>
            <w:div w:id="2062899263">
              <w:marLeft w:val="0"/>
              <w:marRight w:val="0"/>
              <w:marTop w:val="0"/>
              <w:marBottom w:val="0"/>
              <w:divBdr>
                <w:top w:val="none" w:sz="0" w:space="0" w:color="auto"/>
                <w:left w:val="none" w:sz="0" w:space="0" w:color="auto"/>
                <w:bottom w:val="none" w:sz="0" w:space="0" w:color="auto"/>
                <w:right w:val="none" w:sz="0" w:space="0" w:color="auto"/>
              </w:divBdr>
            </w:div>
            <w:div w:id="2063213861">
              <w:marLeft w:val="0"/>
              <w:marRight w:val="0"/>
              <w:marTop w:val="0"/>
              <w:marBottom w:val="0"/>
              <w:divBdr>
                <w:top w:val="none" w:sz="0" w:space="0" w:color="auto"/>
                <w:left w:val="none" w:sz="0" w:space="0" w:color="auto"/>
                <w:bottom w:val="none" w:sz="0" w:space="0" w:color="auto"/>
                <w:right w:val="none" w:sz="0" w:space="0" w:color="auto"/>
              </w:divBdr>
            </w:div>
            <w:div w:id="2069956843">
              <w:marLeft w:val="0"/>
              <w:marRight w:val="0"/>
              <w:marTop w:val="0"/>
              <w:marBottom w:val="0"/>
              <w:divBdr>
                <w:top w:val="none" w:sz="0" w:space="0" w:color="auto"/>
                <w:left w:val="none" w:sz="0" w:space="0" w:color="auto"/>
                <w:bottom w:val="none" w:sz="0" w:space="0" w:color="auto"/>
                <w:right w:val="none" w:sz="0" w:space="0" w:color="auto"/>
              </w:divBdr>
            </w:div>
            <w:div w:id="2072969396">
              <w:marLeft w:val="0"/>
              <w:marRight w:val="0"/>
              <w:marTop w:val="0"/>
              <w:marBottom w:val="0"/>
              <w:divBdr>
                <w:top w:val="none" w:sz="0" w:space="0" w:color="auto"/>
                <w:left w:val="none" w:sz="0" w:space="0" w:color="auto"/>
                <w:bottom w:val="none" w:sz="0" w:space="0" w:color="auto"/>
                <w:right w:val="none" w:sz="0" w:space="0" w:color="auto"/>
              </w:divBdr>
            </w:div>
            <w:div w:id="2073193618">
              <w:marLeft w:val="0"/>
              <w:marRight w:val="0"/>
              <w:marTop w:val="0"/>
              <w:marBottom w:val="0"/>
              <w:divBdr>
                <w:top w:val="none" w:sz="0" w:space="0" w:color="auto"/>
                <w:left w:val="none" w:sz="0" w:space="0" w:color="auto"/>
                <w:bottom w:val="none" w:sz="0" w:space="0" w:color="auto"/>
                <w:right w:val="none" w:sz="0" w:space="0" w:color="auto"/>
              </w:divBdr>
            </w:div>
            <w:div w:id="2079208686">
              <w:marLeft w:val="0"/>
              <w:marRight w:val="0"/>
              <w:marTop w:val="0"/>
              <w:marBottom w:val="0"/>
              <w:divBdr>
                <w:top w:val="none" w:sz="0" w:space="0" w:color="auto"/>
                <w:left w:val="none" w:sz="0" w:space="0" w:color="auto"/>
                <w:bottom w:val="none" w:sz="0" w:space="0" w:color="auto"/>
                <w:right w:val="none" w:sz="0" w:space="0" w:color="auto"/>
              </w:divBdr>
            </w:div>
            <w:div w:id="2079747088">
              <w:marLeft w:val="0"/>
              <w:marRight w:val="0"/>
              <w:marTop w:val="0"/>
              <w:marBottom w:val="0"/>
              <w:divBdr>
                <w:top w:val="none" w:sz="0" w:space="0" w:color="auto"/>
                <w:left w:val="none" w:sz="0" w:space="0" w:color="auto"/>
                <w:bottom w:val="none" w:sz="0" w:space="0" w:color="auto"/>
                <w:right w:val="none" w:sz="0" w:space="0" w:color="auto"/>
              </w:divBdr>
            </w:div>
            <w:div w:id="2083090942">
              <w:marLeft w:val="0"/>
              <w:marRight w:val="0"/>
              <w:marTop w:val="0"/>
              <w:marBottom w:val="0"/>
              <w:divBdr>
                <w:top w:val="none" w:sz="0" w:space="0" w:color="auto"/>
                <w:left w:val="none" w:sz="0" w:space="0" w:color="auto"/>
                <w:bottom w:val="none" w:sz="0" w:space="0" w:color="auto"/>
                <w:right w:val="none" w:sz="0" w:space="0" w:color="auto"/>
              </w:divBdr>
            </w:div>
            <w:div w:id="2113620535">
              <w:marLeft w:val="0"/>
              <w:marRight w:val="0"/>
              <w:marTop w:val="0"/>
              <w:marBottom w:val="0"/>
              <w:divBdr>
                <w:top w:val="none" w:sz="0" w:space="0" w:color="auto"/>
                <w:left w:val="none" w:sz="0" w:space="0" w:color="auto"/>
                <w:bottom w:val="none" w:sz="0" w:space="0" w:color="auto"/>
                <w:right w:val="none" w:sz="0" w:space="0" w:color="auto"/>
              </w:divBdr>
            </w:div>
            <w:div w:id="2115324046">
              <w:marLeft w:val="0"/>
              <w:marRight w:val="0"/>
              <w:marTop w:val="0"/>
              <w:marBottom w:val="0"/>
              <w:divBdr>
                <w:top w:val="none" w:sz="0" w:space="0" w:color="auto"/>
                <w:left w:val="none" w:sz="0" w:space="0" w:color="auto"/>
                <w:bottom w:val="none" w:sz="0" w:space="0" w:color="auto"/>
                <w:right w:val="none" w:sz="0" w:space="0" w:color="auto"/>
              </w:divBdr>
            </w:div>
            <w:div w:id="2131580926">
              <w:marLeft w:val="0"/>
              <w:marRight w:val="0"/>
              <w:marTop w:val="0"/>
              <w:marBottom w:val="0"/>
              <w:divBdr>
                <w:top w:val="none" w:sz="0" w:space="0" w:color="auto"/>
                <w:left w:val="none" w:sz="0" w:space="0" w:color="auto"/>
                <w:bottom w:val="none" w:sz="0" w:space="0" w:color="auto"/>
                <w:right w:val="none" w:sz="0" w:space="0" w:color="auto"/>
              </w:divBdr>
            </w:div>
            <w:div w:id="2145194651">
              <w:marLeft w:val="0"/>
              <w:marRight w:val="0"/>
              <w:marTop w:val="0"/>
              <w:marBottom w:val="0"/>
              <w:divBdr>
                <w:top w:val="none" w:sz="0" w:space="0" w:color="auto"/>
                <w:left w:val="none" w:sz="0" w:space="0" w:color="auto"/>
                <w:bottom w:val="none" w:sz="0" w:space="0" w:color="auto"/>
                <w:right w:val="none" w:sz="0" w:space="0" w:color="auto"/>
              </w:divBdr>
            </w:div>
            <w:div w:id="2147312095">
              <w:marLeft w:val="0"/>
              <w:marRight w:val="0"/>
              <w:marTop w:val="0"/>
              <w:marBottom w:val="0"/>
              <w:divBdr>
                <w:top w:val="none" w:sz="0" w:space="0" w:color="auto"/>
                <w:left w:val="none" w:sz="0" w:space="0" w:color="auto"/>
                <w:bottom w:val="none" w:sz="0" w:space="0" w:color="auto"/>
                <w:right w:val="none" w:sz="0" w:space="0" w:color="auto"/>
              </w:divBdr>
            </w:div>
          </w:divsChild>
        </w:div>
        <w:div w:id="1051727616">
          <w:marLeft w:val="0"/>
          <w:marRight w:val="0"/>
          <w:marTop w:val="0"/>
          <w:marBottom w:val="0"/>
          <w:divBdr>
            <w:top w:val="none" w:sz="0" w:space="0" w:color="auto"/>
            <w:left w:val="none" w:sz="0" w:space="0" w:color="auto"/>
            <w:bottom w:val="none" w:sz="0" w:space="0" w:color="auto"/>
            <w:right w:val="none" w:sz="0" w:space="0" w:color="auto"/>
          </w:divBdr>
          <w:divsChild>
            <w:div w:id="938541">
              <w:marLeft w:val="0"/>
              <w:marRight w:val="0"/>
              <w:marTop w:val="0"/>
              <w:marBottom w:val="0"/>
              <w:divBdr>
                <w:top w:val="none" w:sz="0" w:space="0" w:color="auto"/>
                <w:left w:val="none" w:sz="0" w:space="0" w:color="auto"/>
                <w:bottom w:val="none" w:sz="0" w:space="0" w:color="auto"/>
                <w:right w:val="none" w:sz="0" w:space="0" w:color="auto"/>
              </w:divBdr>
            </w:div>
            <w:div w:id="21561831">
              <w:marLeft w:val="0"/>
              <w:marRight w:val="0"/>
              <w:marTop w:val="0"/>
              <w:marBottom w:val="0"/>
              <w:divBdr>
                <w:top w:val="none" w:sz="0" w:space="0" w:color="auto"/>
                <w:left w:val="none" w:sz="0" w:space="0" w:color="auto"/>
                <w:bottom w:val="none" w:sz="0" w:space="0" w:color="auto"/>
                <w:right w:val="none" w:sz="0" w:space="0" w:color="auto"/>
              </w:divBdr>
            </w:div>
            <w:div w:id="24451737">
              <w:marLeft w:val="0"/>
              <w:marRight w:val="0"/>
              <w:marTop w:val="0"/>
              <w:marBottom w:val="0"/>
              <w:divBdr>
                <w:top w:val="none" w:sz="0" w:space="0" w:color="auto"/>
                <w:left w:val="none" w:sz="0" w:space="0" w:color="auto"/>
                <w:bottom w:val="none" w:sz="0" w:space="0" w:color="auto"/>
                <w:right w:val="none" w:sz="0" w:space="0" w:color="auto"/>
              </w:divBdr>
            </w:div>
            <w:div w:id="35011694">
              <w:marLeft w:val="0"/>
              <w:marRight w:val="0"/>
              <w:marTop w:val="0"/>
              <w:marBottom w:val="0"/>
              <w:divBdr>
                <w:top w:val="none" w:sz="0" w:space="0" w:color="auto"/>
                <w:left w:val="none" w:sz="0" w:space="0" w:color="auto"/>
                <w:bottom w:val="none" w:sz="0" w:space="0" w:color="auto"/>
                <w:right w:val="none" w:sz="0" w:space="0" w:color="auto"/>
              </w:divBdr>
            </w:div>
            <w:div w:id="62022702">
              <w:marLeft w:val="0"/>
              <w:marRight w:val="0"/>
              <w:marTop w:val="0"/>
              <w:marBottom w:val="0"/>
              <w:divBdr>
                <w:top w:val="none" w:sz="0" w:space="0" w:color="auto"/>
                <w:left w:val="none" w:sz="0" w:space="0" w:color="auto"/>
                <w:bottom w:val="none" w:sz="0" w:space="0" w:color="auto"/>
                <w:right w:val="none" w:sz="0" w:space="0" w:color="auto"/>
              </w:divBdr>
            </w:div>
            <w:div w:id="66343342">
              <w:marLeft w:val="0"/>
              <w:marRight w:val="0"/>
              <w:marTop w:val="0"/>
              <w:marBottom w:val="0"/>
              <w:divBdr>
                <w:top w:val="none" w:sz="0" w:space="0" w:color="auto"/>
                <w:left w:val="none" w:sz="0" w:space="0" w:color="auto"/>
                <w:bottom w:val="none" w:sz="0" w:space="0" w:color="auto"/>
                <w:right w:val="none" w:sz="0" w:space="0" w:color="auto"/>
              </w:divBdr>
            </w:div>
            <w:div w:id="75171465">
              <w:marLeft w:val="0"/>
              <w:marRight w:val="0"/>
              <w:marTop w:val="0"/>
              <w:marBottom w:val="0"/>
              <w:divBdr>
                <w:top w:val="none" w:sz="0" w:space="0" w:color="auto"/>
                <w:left w:val="none" w:sz="0" w:space="0" w:color="auto"/>
                <w:bottom w:val="none" w:sz="0" w:space="0" w:color="auto"/>
                <w:right w:val="none" w:sz="0" w:space="0" w:color="auto"/>
              </w:divBdr>
            </w:div>
            <w:div w:id="82533642">
              <w:marLeft w:val="0"/>
              <w:marRight w:val="0"/>
              <w:marTop w:val="0"/>
              <w:marBottom w:val="0"/>
              <w:divBdr>
                <w:top w:val="none" w:sz="0" w:space="0" w:color="auto"/>
                <w:left w:val="none" w:sz="0" w:space="0" w:color="auto"/>
                <w:bottom w:val="none" w:sz="0" w:space="0" w:color="auto"/>
                <w:right w:val="none" w:sz="0" w:space="0" w:color="auto"/>
              </w:divBdr>
            </w:div>
            <w:div w:id="84542320">
              <w:marLeft w:val="0"/>
              <w:marRight w:val="0"/>
              <w:marTop w:val="480"/>
              <w:marBottom w:val="0"/>
              <w:divBdr>
                <w:top w:val="single" w:sz="6" w:space="0" w:color="auto"/>
                <w:left w:val="single" w:sz="6" w:space="0" w:color="auto"/>
                <w:bottom w:val="single" w:sz="6" w:space="0" w:color="auto"/>
                <w:right w:val="single" w:sz="6" w:space="0" w:color="auto"/>
              </w:divBdr>
            </w:div>
            <w:div w:id="89861632">
              <w:marLeft w:val="0"/>
              <w:marRight w:val="0"/>
              <w:marTop w:val="0"/>
              <w:marBottom w:val="0"/>
              <w:divBdr>
                <w:top w:val="none" w:sz="0" w:space="0" w:color="auto"/>
                <w:left w:val="none" w:sz="0" w:space="0" w:color="auto"/>
                <w:bottom w:val="none" w:sz="0" w:space="0" w:color="auto"/>
                <w:right w:val="none" w:sz="0" w:space="0" w:color="auto"/>
              </w:divBdr>
            </w:div>
            <w:div w:id="98575307">
              <w:marLeft w:val="0"/>
              <w:marRight w:val="0"/>
              <w:marTop w:val="0"/>
              <w:marBottom w:val="0"/>
              <w:divBdr>
                <w:top w:val="none" w:sz="0" w:space="0" w:color="auto"/>
                <w:left w:val="none" w:sz="0" w:space="0" w:color="auto"/>
                <w:bottom w:val="none" w:sz="0" w:space="0" w:color="auto"/>
                <w:right w:val="none" w:sz="0" w:space="0" w:color="auto"/>
              </w:divBdr>
            </w:div>
            <w:div w:id="113327216">
              <w:marLeft w:val="0"/>
              <w:marRight w:val="0"/>
              <w:marTop w:val="0"/>
              <w:marBottom w:val="0"/>
              <w:divBdr>
                <w:top w:val="none" w:sz="0" w:space="0" w:color="auto"/>
                <w:left w:val="none" w:sz="0" w:space="0" w:color="auto"/>
                <w:bottom w:val="none" w:sz="0" w:space="0" w:color="auto"/>
                <w:right w:val="none" w:sz="0" w:space="0" w:color="auto"/>
              </w:divBdr>
            </w:div>
            <w:div w:id="116917567">
              <w:marLeft w:val="0"/>
              <w:marRight w:val="0"/>
              <w:marTop w:val="0"/>
              <w:marBottom w:val="0"/>
              <w:divBdr>
                <w:top w:val="none" w:sz="0" w:space="0" w:color="auto"/>
                <w:left w:val="none" w:sz="0" w:space="0" w:color="auto"/>
                <w:bottom w:val="none" w:sz="0" w:space="0" w:color="auto"/>
                <w:right w:val="none" w:sz="0" w:space="0" w:color="auto"/>
              </w:divBdr>
            </w:div>
            <w:div w:id="156196328">
              <w:marLeft w:val="0"/>
              <w:marRight w:val="0"/>
              <w:marTop w:val="0"/>
              <w:marBottom w:val="0"/>
              <w:divBdr>
                <w:top w:val="none" w:sz="0" w:space="0" w:color="auto"/>
                <w:left w:val="none" w:sz="0" w:space="0" w:color="auto"/>
                <w:bottom w:val="none" w:sz="0" w:space="0" w:color="auto"/>
                <w:right w:val="none" w:sz="0" w:space="0" w:color="auto"/>
              </w:divBdr>
            </w:div>
            <w:div w:id="157384111">
              <w:marLeft w:val="0"/>
              <w:marRight w:val="0"/>
              <w:marTop w:val="0"/>
              <w:marBottom w:val="0"/>
              <w:divBdr>
                <w:top w:val="none" w:sz="0" w:space="0" w:color="auto"/>
                <w:left w:val="none" w:sz="0" w:space="0" w:color="auto"/>
                <w:bottom w:val="none" w:sz="0" w:space="0" w:color="auto"/>
                <w:right w:val="none" w:sz="0" w:space="0" w:color="auto"/>
              </w:divBdr>
            </w:div>
            <w:div w:id="160394344">
              <w:marLeft w:val="0"/>
              <w:marRight w:val="0"/>
              <w:marTop w:val="0"/>
              <w:marBottom w:val="0"/>
              <w:divBdr>
                <w:top w:val="none" w:sz="0" w:space="0" w:color="auto"/>
                <w:left w:val="none" w:sz="0" w:space="0" w:color="auto"/>
                <w:bottom w:val="none" w:sz="0" w:space="0" w:color="auto"/>
                <w:right w:val="none" w:sz="0" w:space="0" w:color="auto"/>
              </w:divBdr>
            </w:div>
            <w:div w:id="176232833">
              <w:marLeft w:val="0"/>
              <w:marRight w:val="0"/>
              <w:marTop w:val="0"/>
              <w:marBottom w:val="0"/>
              <w:divBdr>
                <w:top w:val="none" w:sz="0" w:space="0" w:color="auto"/>
                <w:left w:val="none" w:sz="0" w:space="0" w:color="auto"/>
                <w:bottom w:val="none" w:sz="0" w:space="0" w:color="auto"/>
                <w:right w:val="none" w:sz="0" w:space="0" w:color="auto"/>
              </w:divBdr>
            </w:div>
            <w:div w:id="200217766">
              <w:marLeft w:val="0"/>
              <w:marRight w:val="0"/>
              <w:marTop w:val="0"/>
              <w:marBottom w:val="0"/>
              <w:divBdr>
                <w:top w:val="none" w:sz="0" w:space="0" w:color="auto"/>
                <w:left w:val="none" w:sz="0" w:space="0" w:color="auto"/>
                <w:bottom w:val="none" w:sz="0" w:space="0" w:color="auto"/>
                <w:right w:val="none" w:sz="0" w:space="0" w:color="auto"/>
              </w:divBdr>
            </w:div>
            <w:div w:id="201476858">
              <w:marLeft w:val="0"/>
              <w:marRight w:val="0"/>
              <w:marTop w:val="0"/>
              <w:marBottom w:val="0"/>
              <w:divBdr>
                <w:top w:val="none" w:sz="0" w:space="0" w:color="auto"/>
                <w:left w:val="none" w:sz="0" w:space="0" w:color="auto"/>
                <w:bottom w:val="none" w:sz="0" w:space="0" w:color="auto"/>
                <w:right w:val="none" w:sz="0" w:space="0" w:color="auto"/>
              </w:divBdr>
            </w:div>
            <w:div w:id="205413711">
              <w:marLeft w:val="0"/>
              <w:marRight w:val="0"/>
              <w:marTop w:val="0"/>
              <w:marBottom w:val="0"/>
              <w:divBdr>
                <w:top w:val="none" w:sz="0" w:space="0" w:color="auto"/>
                <w:left w:val="none" w:sz="0" w:space="0" w:color="auto"/>
                <w:bottom w:val="none" w:sz="0" w:space="0" w:color="auto"/>
                <w:right w:val="none" w:sz="0" w:space="0" w:color="auto"/>
              </w:divBdr>
            </w:div>
            <w:div w:id="207567367">
              <w:marLeft w:val="0"/>
              <w:marRight w:val="0"/>
              <w:marTop w:val="0"/>
              <w:marBottom w:val="0"/>
              <w:divBdr>
                <w:top w:val="none" w:sz="0" w:space="0" w:color="auto"/>
                <w:left w:val="none" w:sz="0" w:space="0" w:color="auto"/>
                <w:bottom w:val="none" w:sz="0" w:space="0" w:color="auto"/>
                <w:right w:val="none" w:sz="0" w:space="0" w:color="auto"/>
              </w:divBdr>
            </w:div>
            <w:div w:id="216284378">
              <w:marLeft w:val="0"/>
              <w:marRight w:val="0"/>
              <w:marTop w:val="480"/>
              <w:marBottom w:val="0"/>
              <w:divBdr>
                <w:top w:val="single" w:sz="6" w:space="0" w:color="auto"/>
                <w:left w:val="single" w:sz="6" w:space="0" w:color="auto"/>
                <w:bottom w:val="single" w:sz="6" w:space="0" w:color="auto"/>
                <w:right w:val="single" w:sz="6" w:space="0" w:color="auto"/>
              </w:divBdr>
            </w:div>
            <w:div w:id="230426570">
              <w:marLeft w:val="0"/>
              <w:marRight w:val="0"/>
              <w:marTop w:val="0"/>
              <w:marBottom w:val="0"/>
              <w:divBdr>
                <w:top w:val="none" w:sz="0" w:space="0" w:color="auto"/>
                <w:left w:val="none" w:sz="0" w:space="0" w:color="auto"/>
                <w:bottom w:val="none" w:sz="0" w:space="0" w:color="auto"/>
                <w:right w:val="none" w:sz="0" w:space="0" w:color="auto"/>
              </w:divBdr>
            </w:div>
            <w:div w:id="233786747">
              <w:marLeft w:val="0"/>
              <w:marRight w:val="0"/>
              <w:marTop w:val="0"/>
              <w:marBottom w:val="0"/>
              <w:divBdr>
                <w:top w:val="none" w:sz="0" w:space="0" w:color="auto"/>
                <w:left w:val="none" w:sz="0" w:space="0" w:color="auto"/>
                <w:bottom w:val="none" w:sz="0" w:space="0" w:color="auto"/>
                <w:right w:val="none" w:sz="0" w:space="0" w:color="auto"/>
              </w:divBdr>
            </w:div>
            <w:div w:id="241990602">
              <w:marLeft w:val="0"/>
              <w:marRight w:val="0"/>
              <w:marTop w:val="0"/>
              <w:marBottom w:val="0"/>
              <w:divBdr>
                <w:top w:val="none" w:sz="0" w:space="0" w:color="auto"/>
                <w:left w:val="none" w:sz="0" w:space="0" w:color="auto"/>
                <w:bottom w:val="none" w:sz="0" w:space="0" w:color="auto"/>
                <w:right w:val="none" w:sz="0" w:space="0" w:color="auto"/>
              </w:divBdr>
            </w:div>
            <w:div w:id="255291770">
              <w:marLeft w:val="0"/>
              <w:marRight w:val="0"/>
              <w:marTop w:val="0"/>
              <w:marBottom w:val="0"/>
              <w:divBdr>
                <w:top w:val="none" w:sz="0" w:space="0" w:color="auto"/>
                <w:left w:val="none" w:sz="0" w:space="0" w:color="auto"/>
                <w:bottom w:val="none" w:sz="0" w:space="0" w:color="auto"/>
                <w:right w:val="none" w:sz="0" w:space="0" w:color="auto"/>
              </w:divBdr>
            </w:div>
            <w:div w:id="265699221">
              <w:marLeft w:val="0"/>
              <w:marRight w:val="0"/>
              <w:marTop w:val="0"/>
              <w:marBottom w:val="0"/>
              <w:divBdr>
                <w:top w:val="none" w:sz="0" w:space="0" w:color="auto"/>
                <w:left w:val="none" w:sz="0" w:space="0" w:color="auto"/>
                <w:bottom w:val="none" w:sz="0" w:space="0" w:color="auto"/>
                <w:right w:val="none" w:sz="0" w:space="0" w:color="auto"/>
              </w:divBdr>
            </w:div>
            <w:div w:id="276910013">
              <w:marLeft w:val="0"/>
              <w:marRight w:val="0"/>
              <w:marTop w:val="0"/>
              <w:marBottom w:val="0"/>
              <w:divBdr>
                <w:top w:val="none" w:sz="0" w:space="0" w:color="auto"/>
                <w:left w:val="none" w:sz="0" w:space="0" w:color="auto"/>
                <w:bottom w:val="none" w:sz="0" w:space="0" w:color="auto"/>
                <w:right w:val="none" w:sz="0" w:space="0" w:color="auto"/>
              </w:divBdr>
            </w:div>
            <w:div w:id="285896656">
              <w:marLeft w:val="0"/>
              <w:marRight w:val="0"/>
              <w:marTop w:val="0"/>
              <w:marBottom w:val="0"/>
              <w:divBdr>
                <w:top w:val="none" w:sz="0" w:space="0" w:color="auto"/>
                <w:left w:val="none" w:sz="0" w:space="0" w:color="auto"/>
                <w:bottom w:val="none" w:sz="0" w:space="0" w:color="auto"/>
                <w:right w:val="none" w:sz="0" w:space="0" w:color="auto"/>
              </w:divBdr>
            </w:div>
            <w:div w:id="300504495">
              <w:marLeft w:val="0"/>
              <w:marRight w:val="0"/>
              <w:marTop w:val="0"/>
              <w:marBottom w:val="0"/>
              <w:divBdr>
                <w:top w:val="none" w:sz="0" w:space="0" w:color="auto"/>
                <w:left w:val="none" w:sz="0" w:space="0" w:color="auto"/>
                <w:bottom w:val="none" w:sz="0" w:space="0" w:color="auto"/>
                <w:right w:val="none" w:sz="0" w:space="0" w:color="auto"/>
              </w:divBdr>
            </w:div>
            <w:div w:id="302734074">
              <w:marLeft w:val="0"/>
              <w:marRight w:val="0"/>
              <w:marTop w:val="0"/>
              <w:marBottom w:val="0"/>
              <w:divBdr>
                <w:top w:val="none" w:sz="0" w:space="0" w:color="auto"/>
                <w:left w:val="none" w:sz="0" w:space="0" w:color="auto"/>
                <w:bottom w:val="none" w:sz="0" w:space="0" w:color="auto"/>
                <w:right w:val="none" w:sz="0" w:space="0" w:color="auto"/>
              </w:divBdr>
            </w:div>
            <w:div w:id="307174679">
              <w:marLeft w:val="0"/>
              <w:marRight w:val="0"/>
              <w:marTop w:val="0"/>
              <w:marBottom w:val="0"/>
              <w:divBdr>
                <w:top w:val="none" w:sz="0" w:space="0" w:color="auto"/>
                <w:left w:val="none" w:sz="0" w:space="0" w:color="auto"/>
                <w:bottom w:val="none" w:sz="0" w:space="0" w:color="auto"/>
                <w:right w:val="none" w:sz="0" w:space="0" w:color="auto"/>
              </w:divBdr>
            </w:div>
            <w:div w:id="312680613">
              <w:marLeft w:val="0"/>
              <w:marRight w:val="0"/>
              <w:marTop w:val="0"/>
              <w:marBottom w:val="0"/>
              <w:divBdr>
                <w:top w:val="none" w:sz="0" w:space="0" w:color="auto"/>
                <w:left w:val="none" w:sz="0" w:space="0" w:color="auto"/>
                <w:bottom w:val="none" w:sz="0" w:space="0" w:color="auto"/>
                <w:right w:val="none" w:sz="0" w:space="0" w:color="auto"/>
              </w:divBdr>
            </w:div>
            <w:div w:id="319315886">
              <w:marLeft w:val="0"/>
              <w:marRight w:val="0"/>
              <w:marTop w:val="0"/>
              <w:marBottom w:val="0"/>
              <w:divBdr>
                <w:top w:val="none" w:sz="0" w:space="0" w:color="auto"/>
                <w:left w:val="none" w:sz="0" w:space="0" w:color="auto"/>
                <w:bottom w:val="none" w:sz="0" w:space="0" w:color="auto"/>
                <w:right w:val="none" w:sz="0" w:space="0" w:color="auto"/>
              </w:divBdr>
            </w:div>
            <w:div w:id="322898238">
              <w:marLeft w:val="0"/>
              <w:marRight w:val="0"/>
              <w:marTop w:val="0"/>
              <w:marBottom w:val="0"/>
              <w:divBdr>
                <w:top w:val="none" w:sz="0" w:space="0" w:color="auto"/>
                <w:left w:val="none" w:sz="0" w:space="0" w:color="auto"/>
                <w:bottom w:val="none" w:sz="0" w:space="0" w:color="auto"/>
                <w:right w:val="none" w:sz="0" w:space="0" w:color="auto"/>
              </w:divBdr>
            </w:div>
            <w:div w:id="323432591">
              <w:marLeft w:val="0"/>
              <w:marRight w:val="0"/>
              <w:marTop w:val="0"/>
              <w:marBottom w:val="0"/>
              <w:divBdr>
                <w:top w:val="none" w:sz="0" w:space="0" w:color="auto"/>
                <w:left w:val="none" w:sz="0" w:space="0" w:color="auto"/>
                <w:bottom w:val="none" w:sz="0" w:space="0" w:color="auto"/>
                <w:right w:val="none" w:sz="0" w:space="0" w:color="auto"/>
              </w:divBdr>
            </w:div>
            <w:div w:id="334652969">
              <w:marLeft w:val="0"/>
              <w:marRight w:val="0"/>
              <w:marTop w:val="0"/>
              <w:marBottom w:val="0"/>
              <w:divBdr>
                <w:top w:val="none" w:sz="0" w:space="0" w:color="auto"/>
                <w:left w:val="none" w:sz="0" w:space="0" w:color="auto"/>
                <w:bottom w:val="none" w:sz="0" w:space="0" w:color="auto"/>
                <w:right w:val="none" w:sz="0" w:space="0" w:color="auto"/>
              </w:divBdr>
            </w:div>
            <w:div w:id="336154111">
              <w:marLeft w:val="0"/>
              <w:marRight w:val="0"/>
              <w:marTop w:val="0"/>
              <w:marBottom w:val="0"/>
              <w:divBdr>
                <w:top w:val="none" w:sz="0" w:space="0" w:color="auto"/>
                <w:left w:val="none" w:sz="0" w:space="0" w:color="auto"/>
                <w:bottom w:val="none" w:sz="0" w:space="0" w:color="auto"/>
                <w:right w:val="none" w:sz="0" w:space="0" w:color="auto"/>
              </w:divBdr>
            </w:div>
            <w:div w:id="341708400">
              <w:marLeft w:val="0"/>
              <w:marRight w:val="0"/>
              <w:marTop w:val="0"/>
              <w:marBottom w:val="0"/>
              <w:divBdr>
                <w:top w:val="none" w:sz="0" w:space="0" w:color="auto"/>
                <w:left w:val="none" w:sz="0" w:space="0" w:color="auto"/>
                <w:bottom w:val="none" w:sz="0" w:space="0" w:color="auto"/>
                <w:right w:val="none" w:sz="0" w:space="0" w:color="auto"/>
              </w:divBdr>
            </w:div>
            <w:div w:id="353458649">
              <w:marLeft w:val="0"/>
              <w:marRight w:val="0"/>
              <w:marTop w:val="0"/>
              <w:marBottom w:val="0"/>
              <w:divBdr>
                <w:top w:val="none" w:sz="0" w:space="0" w:color="auto"/>
                <w:left w:val="none" w:sz="0" w:space="0" w:color="auto"/>
                <w:bottom w:val="none" w:sz="0" w:space="0" w:color="auto"/>
                <w:right w:val="none" w:sz="0" w:space="0" w:color="auto"/>
              </w:divBdr>
            </w:div>
            <w:div w:id="355892730">
              <w:marLeft w:val="0"/>
              <w:marRight w:val="0"/>
              <w:marTop w:val="0"/>
              <w:marBottom w:val="0"/>
              <w:divBdr>
                <w:top w:val="none" w:sz="0" w:space="0" w:color="auto"/>
                <w:left w:val="none" w:sz="0" w:space="0" w:color="auto"/>
                <w:bottom w:val="none" w:sz="0" w:space="0" w:color="auto"/>
                <w:right w:val="none" w:sz="0" w:space="0" w:color="auto"/>
              </w:divBdr>
            </w:div>
            <w:div w:id="362754982">
              <w:marLeft w:val="0"/>
              <w:marRight w:val="0"/>
              <w:marTop w:val="0"/>
              <w:marBottom w:val="0"/>
              <w:divBdr>
                <w:top w:val="none" w:sz="0" w:space="0" w:color="auto"/>
                <w:left w:val="none" w:sz="0" w:space="0" w:color="auto"/>
                <w:bottom w:val="none" w:sz="0" w:space="0" w:color="auto"/>
                <w:right w:val="none" w:sz="0" w:space="0" w:color="auto"/>
              </w:divBdr>
            </w:div>
            <w:div w:id="373774099">
              <w:marLeft w:val="0"/>
              <w:marRight w:val="0"/>
              <w:marTop w:val="0"/>
              <w:marBottom w:val="0"/>
              <w:divBdr>
                <w:top w:val="none" w:sz="0" w:space="0" w:color="auto"/>
                <w:left w:val="none" w:sz="0" w:space="0" w:color="auto"/>
                <w:bottom w:val="none" w:sz="0" w:space="0" w:color="auto"/>
                <w:right w:val="none" w:sz="0" w:space="0" w:color="auto"/>
              </w:divBdr>
            </w:div>
            <w:div w:id="377435004">
              <w:marLeft w:val="0"/>
              <w:marRight w:val="0"/>
              <w:marTop w:val="0"/>
              <w:marBottom w:val="0"/>
              <w:divBdr>
                <w:top w:val="none" w:sz="0" w:space="0" w:color="auto"/>
                <w:left w:val="none" w:sz="0" w:space="0" w:color="auto"/>
                <w:bottom w:val="none" w:sz="0" w:space="0" w:color="auto"/>
                <w:right w:val="none" w:sz="0" w:space="0" w:color="auto"/>
              </w:divBdr>
            </w:div>
            <w:div w:id="380373288">
              <w:marLeft w:val="0"/>
              <w:marRight w:val="0"/>
              <w:marTop w:val="0"/>
              <w:marBottom w:val="0"/>
              <w:divBdr>
                <w:top w:val="none" w:sz="0" w:space="0" w:color="auto"/>
                <w:left w:val="none" w:sz="0" w:space="0" w:color="auto"/>
                <w:bottom w:val="none" w:sz="0" w:space="0" w:color="auto"/>
                <w:right w:val="none" w:sz="0" w:space="0" w:color="auto"/>
              </w:divBdr>
            </w:div>
            <w:div w:id="389160897">
              <w:marLeft w:val="0"/>
              <w:marRight w:val="0"/>
              <w:marTop w:val="0"/>
              <w:marBottom w:val="0"/>
              <w:divBdr>
                <w:top w:val="none" w:sz="0" w:space="0" w:color="auto"/>
                <w:left w:val="none" w:sz="0" w:space="0" w:color="auto"/>
                <w:bottom w:val="none" w:sz="0" w:space="0" w:color="auto"/>
                <w:right w:val="none" w:sz="0" w:space="0" w:color="auto"/>
              </w:divBdr>
            </w:div>
            <w:div w:id="399518950">
              <w:marLeft w:val="0"/>
              <w:marRight w:val="0"/>
              <w:marTop w:val="0"/>
              <w:marBottom w:val="0"/>
              <w:divBdr>
                <w:top w:val="none" w:sz="0" w:space="0" w:color="auto"/>
                <w:left w:val="none" w:sz="0" w:space="0" w:color="auto"/>
                <w:bottom w:val="none" w:sz="0" w:space="0" w:color="auto"/>
                <w:right w:val="none" w:sz="0" w:space="0" w:color="auto"/>
              </w:divBdr>
            </w:div>
            <w:div w:id="412894930">
              <w:marLeft w:val="0"/>
              <w:marRight w:val="0"/>
              <w:marTop w:val="0"/>
              <w:marBottom w:val="0"/>
              <w:divBdr>
                <w:top w:val="none" w:sz="0" w:space="0" w:color="auto"/>
                <w:left w:val="none" w:sz="0" w:space="0" w:color="auto"/>
                <w:bottom w:val="none" w:sz="0" w:space="0" w:color="auto"/>
                <w:right w:val="none" w:sz="0" w:space="0" w:color="auto"/>
              </w:divBdr>
            </w:div>
            <w:div w:id="418215580">
              <w:marLeft w:val="0"/>
              <w:marRight w:val="0"/>
              <w:marTop w:val="0"/>
              <w:marBottom w:val="0"/>
              <w:divBdr>
                <w:top w:val="none" w:sz="0" w:space="0" w:color="auto"/>
                <w:left w:val="none" w:sz="0" w:space="0" w:color="auto"/>
                <w:bottom w:val="none" w:sz="0" w:space="0" w:color="auto"/>
                <w:right w:val="none" w:sz="0" w:space="0" w:color="auto"/>
              </w:divBdr>
            </w:div>
            <w:div w:id="426081563">
              <w:marLeft w:val="0"/>
              <w:marRight w:val="0"/>
              <w:marTop w:val="0"/>
              <w:marBottom w:val="0"/>
              <w:divBdr>
                <w:top w:val="none" w:sz="0" w:space="0" w:color="auto"/>
                <w:left w:val="none" w:sz="0" w:space="0" w:color="auto"/>
                <w:bottom w:val="none" w:sz="0" w:space="0" w:color="auto"/>
                <w:right w:val="none" w:sz="0" w:space="0" w:color="auto"/>
              </w:divBdr>
            </w:div>
            <w:div w:id="444734060">
              <w:marLeft w:val="0"/>
              <w:marRight w:val="0"/>
              <w:marTop w:val="0"/>
              <w:marBottom w:val="0"/>
              <w:divBdr>
                <w:top w:val="none" w:sz="0" w:space="0" w:color="auto"/>
                <w:left w:val="none" w:sz="0" w:space="0" w:color="auto"/>
                <w:bottom w:val="none" w:sz="0" w:space="0" w:color="auto"/>
                <w:right w:val="none" w:sz="0" w:space="0" w:color="auto"/>
              </w:divBdr>
            </w:div>
            <w:div w:id="448745502">
              <w:marLeft w:val="0"/>
              <w:marRight w:val="0"/>
              <w:marTop w:val="480"/>
              <w:marBottom w:val="0"/>
              <w:divBdr>
                <w:top w:val="single" w:sz="6" w:space="0" w:color="auto"/>
                <w:left w:val="single" w:sz="6" w:space="0" w:color="auto"/>
                <w:bottom w:val="single" w:sz="6" w:space="0" w:color="auto"/>
                <w:right w:val="single" w:sz="6" w:space="0" w:color="auto"/>
              </w:divBdr>
            </w:div>
            <w:div w:id="457181708">
              <w:marLeft w:val="0"/>
              <w:marRight w:val="0"/>
              <w:marTop w:val="0"/>
              <w:marBottom w:val="0"/>
              <w:divBdr>
                <w:top w:val="none" w:sz="0" w:space="0" w:color="auto"/>
                <w:left w:val="none" w:sz="0" w:space="0" w:color="auto"/>
                <w:bottom w:val="none" w:sz="0" w:space="0" w:color="auto"/>
                <w:right w:val="none" w:sz="0" w:space="0" w:color="auto"/>
              </w:divBdr>
            </w:div>
            <w:div w:id="466094090">
              <w:marLeft w:val="0"/>
              <w:marRight w:val="0"/>
              <w:marTop w:val="0"/>
              <w:marBottom w:val="0"/>
              <w:divBdr>
                <w:top w:val="none" w:sz="0" w:space="0" w:color="auto"/>
                <w:left w:val="none" w:sz="0" w:space="0" w:color="auto"/>
                <w:bottom w:val="none" w:sz="0" w:space="0" w:color="auto"/>
                <w:right w:val="none" w:sz="0" w:space="0" w:color="auto"/>
              </w:divBdr>
            </w:div>
            <w:div w:id="472798867">
              <w:marLeft w:val="0"/>
              <w:marRight w:val="0"/>
              <w:marTop w:val="0"/>
              <w:marBottom w:val="0"/>
              <w:divBdr>
                <w:top w:val="none" w:sz="0" w:space="0" w:color="auto"/>
                <w:left w:val="none" w:sz="0" w:space="0" w:color="auto"/>
                <w:bottom w:val="none" w:sz="0" w:space="0" w:color="auto"/>
                <w:right w:val="none" w:sz="0" w:space="0" w:color="auto"/>
              </w:divBdr>
            </w:div>
            <w:div w:id="533150303">
              <w:marLeft w:val="0"/>
              <w:marRight w:val="0"/>
              <w:marTop w:val="0"/>
              <w:marBottom w:val="0"/>
              <w:divBdr>
                <w:top w:val="none" w:sz="0" w:space="0" w:color="auto"/>
                <w:left w:val="none" w:sz="0" w:space="0" w:color="auto"/>
                <w:bottom w:val="none" w:sz="0" w:space="0" w:color="auto"/>
                <w:right w:val="none" w:sz="0" w:space="0" w:color="auto"/>
              </w:divBdr>
            </w:div>
            <w:div w:id="534924261">
              <w:marLeft w:val="0"/>
              <w:marRight w:val="0"/>
              <w:marTop w:val="0"/>
              <w:marBottom w:val="0"/>
              <w:divBdr>
                <w:top w:val="none" w:sz="0" w:space="0" w:color="auto"/>
                <w:left w:val="none" w:sz="0" w:space="0" w:color="auto"/>
                <w:bottom w:val="none" w:sz="0" w:space="0" w:color="auto"/>
                <w:right w:val="none" w:sz="0" w:space="0" w:color="auto"/>
              </w:divBdr>
            </w:div>
            <w:div w:id="547910886">
              <w:marLeft w:val="0"/>
              <w:marRight w:val="0"/>
              <w:marTop w:val="0"/>
              <w:marBottom w:val="0"/>
              <w:divBdr>
                <w:top w:val="none" w:sz="0" w:space="0" w:color="auto"/>
                <w:left w:val="none" w:sz="0" w:space="0" w:color="auto"/>
                <w:bottom w:val="none" w:sz="0" w:space="0" w:color="auto"/>
                <w:right w:val="none" w:sz="0" w:space="0" w:color="auto"/>
              </w:divBdr>
            </w:div>
            <w:div w:id="564265191">
              <w:marLeft w:val="0"/>
              <w:marRight w:val="0"/>
              <w:marTop w:val="0"/>
              <w:marBottom w:val="0"/>
              <w:divBdr>
                <w:top w:val="none" w:sz="0" w:space="0" w:color="auto"/>
                <w:left w:val="none" w:sz="0" w:space="0" w:color="auto"/>
                <w:bottom w:val="none" w:sz="0" w:space="0" w:color="auto"/>
                <w:right w:val="none" w:sz="0" w:space="0" w:color="auto"/>
              </w:divBdr>
            </w:div>
            <w:div w:id="583029882">
              <w:marLeft w:val="0"/>
              <w:marRight w:val="0"/>
              <w:marTop w:val="0"/>
              <w:marBottom w:val="0"/>
              <w:divBdr>
                <w:top w:val="none" w:sz="0" w:space="0" w:color="auto"/>
                <w:left w:val="none" w:sz="0" w:space="0" w:color="auto"/>
                <w:bottom w:val="none" w:sz="0" w:space="0" w:color="auto"/>
                <w:right w:val="none" w:sz="0" w:space="0" w:color="auto"/>
              </w:divBdr>
            </w:div>
            <w:div w:id="587352693">
              <w:marLeft w:val="0"/>
              <w:marRight w:val="0"/>
              <w:marTop w:val="0"/>
              <w:marBottom w:val="0"/>
              <w:divBdr>
                <w:top w:val="none" w:sz="0" w:space="0" w:color="auto"/>
                <w:left w:val="none" w:sz="0" w:space="0" w:color="auto"/>
                <w:bottom w:val="none" w:sz="0" w:space="0" w:color="auto"/>
                <w:right w:val="none" w:sz="0" w:space="0" w:color="auto"/>
              </w:divBdr>
            </w:div>
            <w:div w:id="595557878">
              <w:marLeft w:val="0"/>
              <w:marRight w:val="0"/>
              <w:marTop w:val="0"/>
              <w:marBottom w:val="0"/>
              <w:divBdr>
                <w:top w:val="none" w:sz="0" w:space="0" w:color="auto"/>
                <w:left w:val="none" w:sz="0" w:space="0" w:color="auto"/>
                <w:bottom w:val="none" w:sz="0" w:space="0" w:color="auto"/>
                <w:right w:val="none" w:sz="0" w:space="0" w:color="auto"/>
              </w:divBdr>
            </w:div>
            <w:div w:id="610017369">
              <w:marLeft w:val="0"/>
              <w:marRight w:val="0"/>
              <w:marTop w:val="0"/>
              <w:marBottom w:val="0"/>
              <w:divBdr>
                <w:top w:val="none" w:sz="0" w:space="0" w:color="auto"/>
                <w:left w:val="none" w:sz="0" w:space="0" w:color="auto"/>
                <w:bottom w:val="none" w:sz="0" w:space="0" w:color="auto"/>
                <w:right w:val="none" w:sz="0" w:space="0" w:color="auto"/>
              </w:divBdr>
            </w:div>
            <w:div w:id="611480508">
              <w:marLeft w:val="0"/>
              <w:marRight w:val="0"/>
              <w:marTop w:val="0"/>
              <w:marBottom w:val="0"/>
              <w:divBdr>
                <w:top w:val="none" w:sz="0" w:space="0" w:color="auto"/>
                <w:left w:val="none" w:sz="0" w:space="0" w:color="auto"/>
                <w:bottom w:val="none" w:sz="0" w:space="0" w:color="auto"/>
                <w:right w:val="none" w:sz="0" w:space="0" w:color="auto"/>
              </w:divBdr>
            </w:div>
            <w:div w:id="616957090">
              <w:marLeft w:val="0"/>
              <w:marRight w:val="0"/>
              <w:marTop w:val="0"/>
              <w:marBottom w:val="0"/>
              <w:divBdr>
                <w:top w:val="none" w:sz="0" w:space="0" w:color="auto"/>
                <w:left w:val="none" w:sz="0" w:space="0" w:color="auto"/>
                <w:bottom w:val="none" w:sz="0" w:space="0" w:color="auto"/>
                <w:right w:val="none" w:sz="0" w:space="0" w:color="auto"/>
              </w:divBdr>
            </w:div>
            <w:div w:id="619384818">
              <w:marLeft w:val="0"/>
              <w:marRight w:val="0"/>
              <w:marTop w:val="0"/>
              <w:marBottom w:val="0"/>
              <w:divBdr>
                <w:top w:val="none" w:sz="0" w:space="0" w:color="auto"/>
                <w:left w:val="none" w:sz="0" w:space="0" w:color="auto"/>
                <w:bottom w:val="none" w:sz="0" w:space="0" w:color="auto"/>
                <w:right w:val="none" w:sz="0" w:space="0" w:color="auto"/>
              </w:divBdr>
            </w:div>
            <w:div w:id="631178011">
              <w:marLeft w:val="0"/>
              <w:marRight w:val="0"/>
              <w:marTop w:val="0"/>
              <w:marBottom w:val="0"/>
              <w:divBdr>
                <w:top w:val="none" w:sz="0" w:space="0" w:color="auto"/>
                <w:left w:val="none" w:sz="0" w:space="0" w:color="auto"/>
                <w:bottom w:val="none" w:sz="0" w:space="0" w:color="auto"/>
                <w:right w:val="none" w:sz="0" w:space="0" w:color="auto"/>
              </w:divBdr>
            </w:div>
            <w:div w:id="645551355">
              <w:marLeft w:val="0"/>
              <w:marRight w:val="0"/>
              <w:marTop w:val="0"/>
              <w:marBottom w:val="0"/>
              <w:divBdr>
                <w:top w:val="none" w:sz="0" w:space="0" w:color="auto"/>
                <w:left w:val="none" w:sz="0" w:space="0" w:color="auto"/>
                <w:bottom w:val="none" w:sz="0" w:space="0" w:color="auto"/>
                <w:right w:val="none" w:sz="0" w:space="0" w:color="auto"/>
              </w:divBdr>
            </w:div>
            <w:div w:id="650713497">
              <w:marLeft w:val="0"/>
              <w:marRight w:val="0"/>
              <w:marTop w:val="0"/>
              <w:marBottom w:val="0"/>
              <w:divBdr>
                <w:top w:val="none" w:sz="0" w:space="0" w:color="auto"/>
                <w:left w:val="none" w:sz="0" w:space="0" w:color="auto"/>
                <w:bottom w:val="none" w:sz="0" w:space="0" w:color="auto"/>
                <w:right w:val="none" w:sz="0" w:space="0" w:color="auto"/>
              </w:divBdr>
            </w:div>
            <w:div w:id="658583649">
              <w:marLeft w:val="0"/>
              <w:marRight w:val="0"/>
              <w:marTop w:val="0"/>
              <w:marBottom w:val="0"/>
              <w:divBdr>
                <w:top w:val="none" w:sz="0" w:space="0" w:color="auto"/>
                <w:left w:val="none" w:sz="0" w:space="0" w:color="auto"/>
                <w:bottom w:val="none" w:sz="0" w:space="0" w:color="auto"/>
                <w:right w:val="none" w:sz="0" w:space="0" w:color="auto"/>
              </w:divBdr>
            </w:div>
            <w:div w:id="667369399">
              <w:marLeft w:val="0"/>
              <w:marRight w:val="0"/>
              <w:marTop w:val="0"/>
              <w:marBottom w:val="0"/>
              <w:divBdr>
                <w:top w:val="none" w:sz="0" w:space="0" w:color="auto"/>
                <w:left w:val="none" w:sz="0" w:space="0" w:color="auto"/>
                <w:bottom w:val="none" w:sz="0" w:space="0" w:color="auto"/>
                <w:right w:val="none" w:sz="0" w:space="0" w:color="auto"/>
              </w:divBdr>
            </w:div>
            <w:div w:id="726801661">
              <w:marLeft w:val="0"/>
              <w:marRight w:val="0"/>
              <w:marTop w:val="0"/>
              <w:marBottom w:val="0"/>
              <w:divBdr>
                <w:top w:val="none" w:sz="0" w:space="0" w:color="auto"/>
                <w:left w:val="none" w:sz="0" w:space="0" w:color="auto"/>
                <w:bottom w:val="none" w:sz="0" w:space="0" w:color="auto"/>
                <w:right w:val="none" w:sz="0" w:space="0" w:color="auto"/>
              </w:divBdr>
            </w:div>
            <w:div w:id="729035260">
              <w:marLeft w:val="0"/>
              <w:marRight w:val="0"/>
              <w:marTop w:val="0"/>
              <w:marBottom w:val="0"/>
              <w:divBdr>
                <w:top w:val="none" w:sz="0" w:space="0" w:color="auto"/>
                <w:left w:val="none" w:sz="0" w:space="0" w:color="auto"/>
                <w:bottom w:val="none" w:sz="0" w:space="0" w:color="auto"/>
                <w:right w:val="none" w:sz="0" w:space="0" w:color="auto"/>
              </w:divBdr>
            </w:div>
            <w:div w:id="741954094">
              <w:marLeft w:val="0"/>
              <w:marRight w:val="0"/>
              <w:marTop w:val="0"/>
              <w:marBottom w:val="0"/>
              <w:divBdr>
                <w:top w:val="none" w:sz="0" w:space="0" w:color="auto"/>
                <w:left w:val="none" w:sz="0" w:space="0" w:color="auto"/>
                <w:bottom w:val="none" w:sz="0" w:space="0" w:color="auto"/>
                <w:right w:val="none" w:sz="0" w:space="0" w:color="auto"/>
              </w:divBdr>
            </w:div>
            <w:div w:id="760570423">
              <w:marLeft w:val="0"/>
              <w:marRight w:val="0"/>
              <w:marTop w:val="0"/>
              <w:marBottom w:val="0"/>
              <w:divBdr>
                <w:top w:val="none" w:sz="0" w:space="0" w:color="auto"/>
                <w:left w:val="none" w:sz="0" w:space="0" w:color="auto"/>
                <w:bottom w:val="none" w:sz="0" w:space="0" w:color="auto"/>
                <w:right w:val="none" w:sz="0" w:space="0" w:color="auto"/>
              </w:divBdr>
            </w:div>
            <w:div w:id="771584375">
              <w:marLeft w:val="0"/>
              <w:marRight w:val="0"/>
              <w:marTop w:val="0"/>
              <w:marBottom w:val="0"/>
              <w:divBdr>
                <w:top w:val="none" w:sz="0" w:space="0" w:color="auto"/>
                <w:left w:val="none" w:sz="0" w:space="0" w:color="auto"/>
                <w:bottom w:val="none" w:sz="0" w:space="0" w:color="auto"/>
                <w:right w:val="none" w:sz="0" w:space="0" w:color="auto"/>
              </w:divBdr>
            </w:div>
            <w:div w:id="778333023">
              <w:marLeft w:val="0"/>
              <w:marRight w:val="0"/>
              <w:marTop w:val="0"/>
              <w:marBottom w:val="0"/>
              <w:divBdr>
                <w:top w:val="none" w:sz="0" w:space="0" w:color="auto"/>
                <w:left w:val="none" w:sz="0" w:space="0" w:color="auto"/>
                <w:bottom w:val="none" w:sz="0" w:space="0" w:color="auto"/>
                <w:right w:val="none" w:sz="0" w:space="0" w:color="auto"/>
              </w:divBdr>
            </w:div>
            <w:div w:id="783427507">
              <w:marLeft w:val="0"/>
              <w:marRight w:val="0"/>
              <w:marTop w:val="0"/>
              <w:marBottom w:val="0"/>
              <w:divBdr>
                <w:top w:val="none" w:sz="0" w:space="0" w:color="auto"/>
                <w:left w:val="none" w:sz="0" w:space="0" w:color="auto"/>
                <w:bottom w:val="none" w:sz="0" w:space="0" w:color="auto"/>
                <w:right w:val="none" w:sz="0" w:space="0" w:color="auto"/>
              </w:divBdr>
            </w:div>
            <w:div w:id="784230285">
              <w:marLeft w:val="0"/>
              <w:marRight w:val="0"/>
              <w:marTop w:val="0"/>
              <w:marBottom w:val="0"/>
              <w:divBdr>
                <w:top w:val="none" w:sz="0" w:space="0" w:color="auto"/>
                <w:left w:val="none" w:sz="0" w:space="0" w:color="auto"/>
                <w:bottom w:val="none" w:sz="0" w:space="0" w:color="auto"/>
                <w:right w:val="none" w:sz="0" w:space="0" w:color="auto"/>
              </w:divBdr>
            </w:div>
            <w:div w:id="789590749">
              <w:marLeft w:val="0"/>
              <w:marRight w:val="0"/>
              <w:marTop w:val="480"/>
              <w:marBottom w:val="0"/>
              <w:divBdr>
                <w:top w:val="single" w:sz="6" w:space="0" w:color="auto"/>
                <w:left w:val="single" w:sz="6" w:space="0" w:color="auto"/>
                <w:bottom w:val="single" w:sz="6" w:space="0" w:color="auto"/>
                <w:right w:val="single" w:sz="6" w:space="0" w:color="auto"/>
              </w:divBdr>
            </w:div>
            <w:div w:id="791486447">
              <w:marLeft w:val="0"/>
              <w:marRight w:val="0"/>
              <w:marTop w:val="0"/>
              <w:marBottom w:val="0"/>
              <w:divBdr>
                <w:top w:val="none" w:sz="0" w:space="0" w:color="auto"/>
                <w:left w:val="none" w:sz="0" w:space="0" w:color="auto"/>
                <w:bottom w:val="none" w:sz="0" w:space="0" w:color="auto"/>
                <w:right w:val="none" w:sz="0" w:space="0" w:color="auto"/>
              </w:divBdr>
            </w:div>
            <w:div w:id="795567886">
              <w:marLeft w:val="0"/>
              <w:marRight w:val="0"/>
              <w:marTop w:val="0"/>
              <w:marBottom w:val="0"/>
              <w:divBdr>
                <w:top w:val="none" w:sz="0" w:space="0" w:color="auto"/>
                <w:left w:val="none" w:sz="0" w:space="0" w:color="auto"/>
                <w:bottom w:val="none" w:sz="0" w:space="0" w:color="auto"/>
                <w:right w:val="none" w:sz="0" w:space="0" w:color="auto"/>
              </w:divBdr>
            </w:div>
            <w:div w:id="803693910">
              <w:marLeft w:val="0"/>
              <w:marRight w:val="0"/>
              <w:marTop w:val="0"/>
              <w:marBottom w:val="0"/>
              <w:divBdr>
                <w:top w:val="none" w:sz="0" w:space="0" w:color="auto"/>
                <w:left w:val="none" w:sz="0" w:space="0" w:color="auto"/>
                <w:bottom w:val="none" w:sz="0" w:space="0" w:color="auto"/>
                <w:right w:val="none" w:sz="0" w:space="0" w:color="auto"/>
              </w:divBdr>
            </w:div>
            <w:div w:id="822813849">
              <w:marLeft w:val="0"/>
              <w:marRight w:val="0"/>
              <w:marTop w:val="0"/>
              <w:marBottom w:val="0"/>
              <w:divBdr>
                <w:top w:val="none" w:sz="0" w:space="0" w:color="auto"/>
                <w:left w:val="none" w:sz="0" w:space="0" w:color="auto"/>
                <w:bottom w:val="none" w:sz="0" w:space="0" w:color="auto"/>
                <w:right w:val="none" w:sz="0" w:space="0" w:color="auto"/>
              </w:divBdr>
            </w:div>
            <w:div w:id="835072188">
              <w:marLeft w:val="0"/>
              <w:marRight w:val="0"/>
              <w:marTop w:val="0"/>
              <w:marBottom w:val="0"/>
              <w:divBdr>
                <w:top w:val="none" w:sz="0" w:space="0" w:color="auto"/>
                <w:left w:val="none" w:sz="0" w:space="0" w:color="auto"/>
                <w:bottom w:val="none" w:sz="0" w:space="0" w:color="auto"/>
                <w:right w:val="none" w:sz="0" w:space="0" w:color="auto"/>
              </w:divBdr>
            </w:div>
            <w:div w:id="854154179">
              <w:marLeft w:val="0"/>
              <w:marRight w:val="0"/>
              <w:marTop w:val="0"/>
              <w:marBottom w:val="0"/>
              <w:divBdr>
                <w:top w:val="none" w:sz="0" w:space="0" w:color="auto"/>
                <w:left w:val="none" w:sz="0" w:space="0" w:color="auto"/>
                <w:bottom w:val="none" w:sz="0" w:space="0" w:color="auto"/>
                <w:right w:val="none" w:sz="0" w:space="0" w:color="auto"/>
              </w:divBdr>
            </w:div>
            <w:div w:id="857693062">
              <w:marLeft w:val="0"/>
              <w:marRight w:val="0"/>
              <w:marTop w:val="0"/>
              <w:marBottom w:val="0"/>
              <w:divBdr>
                <w:top w:val="none" w:sz="0" w:space="0" w:color="auto"/>
                <w:left w:val="none" w:sz="0" w:space="0" w:color="auto"/>
                <w:bottom w:val="none" w:sz="0" w:space="0" w:color="auto"/>
                <w:right w:val="none" w:sz="0" w:space="0" w:color="auto"/>
              </w:divBdr>
            </w:div>
            <w:div w:id="885071846">
              <w:marLeft w:val="0"/>
              <w:marRight w:val="0"/>
              <w:marTop w:val="0"/>
              <w:marBottom w:val="0"/>
              <w:divBdr>
                <w:top w:val="none" w:sz="0" w:space="0" w:color="auto"/>
                <w:left w:val="none" w:sz="0" w:space="0" w:color="auto"/>
                <w:bottom w:val="none" w:sz="0" w:space="0" w:color="auto"/>
                <w:right w:val="none" w:sz="0" w:space="0" w:color="auto"/>
              </w:divBdr>
            </w:div>
            <w:div w:id="908999171">
              <w:marLeft w:val="0"/>
              <w:marRight w:val="0"/>
              <w:marTop w:val="0"/>
              <w:marBottom w:val="0"/>
              <w:divBdr>
                <w:top w:val="none" w:sz="0" w:space="0" w:color="auto"/>
                <w:left w:val="none" w:sz="0" w:space="0" w:color="auto"/>
                <w:bottom w:val="none" w:sz="0" w:space="0" w:color="auto"/>
                <w:right w:val="none" w:sz="0" w:space="0" w:color="auto"/>
              </w:divBdr>
            </w:div>
            <w:div w:id="921990637">
              <w:marLeft w:val="0"/>
              <w:marRight w:val="0"/>
              <w:marTop w:val="0"/>
              <w:marBottom w:val="0"/>
              <w:divBdr>
                <w:top w:val="none" w:sz="0" w:space="0" w:color="auto"/>
                <w:left w:val="none" w:sz="0" w:space="0" w:color="auto"/>
                <w:bottom w:val="none" w:sz="0" w:space="0" w:color="auto"/>
                <w:right w:val="none" w:sz="0" w:space="0" w:color="auto"/>
              </w:divBdr>
            </w:div>
            <w:div w:id="927271204">
              <w:marLeft w:val="0"/>
              <w:marRight w:val="0"/>
              <w:marTop w:val="0"/>
              <w:marBottom w:val="0"/>
              <w:divBdr>
                <w:top w:val="none" w:sz="0" w:space="0" w:color="auto"/>
                <w:left w:val="none" w:sz="0" w:space="0" w:color="auto"/>
                <w:bottom w:val="none" w:sz="0" w:space="0" w:color="auto"/>
                <w:right w:val="none" w:sz="0" w:space="0" w:color="auto"/>
              </w:divBdr>
            </w:div>
            <w:div w:id="927538676">
              <w:marLeft w:val="0"/>
              <w:marRight w:val="0"/>
              <w:marTop w:val="0"/>
              <w:marBottom w:val="0"/>
              <w:divBdr>
                <w:top w:val="none" w:sz="0" w:space="0" w:color="auto"/>
                <w:left w:val="none" w:sz="0" w:space="0" w:color="auto"/>
                <w:bottom w:val="none" w:sz="0" w:space="0" w:color="auto"/>
                <w:right w:val="none" w:sz="0" w:space="0" w:color="auto"/>
              </w:divBdr>
            </w:div>
            <w:div w:id="942688049">
              <w:marLeft w:val="0"/>
              <w:marRight w:val="0"/>
              <w:marTop w:val="0"/>
              <w:marBottom w:val="0"/>
              <w:divBdr>
                <w:top w:val="none" w:sz="0" w:space="0" w:color="auto"/>
                <w:left w:val="none" w:sz="0" w:space="0" w:color="auto"/>
                <w:bottom w:val="none" w:sz="0" w:space="0" w:color="auto"/>
                <w:right w:val="none" w:sz="0" w:space="0" w:color="auto"/>
              </w:divBdr>
            </w:div>
            <w:div w:id="945307736">
              <w:marLeft w:val="0"/>
              <w:marRight w:val="0"/>
              <w:marTop w:val="0"/>
              <w:marBottom w:val="0"/>
              <w:divBdr>
                <w:top w:val="none" w:sz="0" w:space="0" w:color="auto"/>
                <w:left w:val="none" w:sz="0" w:space="0" w:color="auto"/>
                <w:bottom w:val="none" w:sz="0" w:space="0" w:color="auto"/>
                <w:right w:val="none" w:sz="0" w:space="0" w:color="auto"/>
              </w:divBdr>
            </w:div>
            <w:div w:id="951399328">
              <w:marLeft w:val="0"/>
              <w:marRight w:val="0"/>
              <w:marTop w:val="0"/>
              <w:marBottom w:val="0"/>
              <w:divBdr>
                <w:top w:val="none" w:sz="0" w:space="0" w:color="auto"/>
                <w:left w:val="none" w:sz="0" w:space="0" w:color="auto"/>
                <w:bottom w:val="none" w:sz="0" w:space="0" w:color="auto"/>
                <w:right w:val="none" w:sz="0" w:space="0" w:color="auto"/>
              </w:divBdr>
            </w:div>
            <w:div w:id="965357631">
              <w:marLeft w:val="0"/>
              <w:marRight w:val="0"/>
              <w:marTop w:val="0"/>
              <w:marBottom w:val="0"/>
              <w:divBdr>
                <w:top w:val="none" w:sz="0" w:space="0" w:color="auto"/>
                <w:left w:val="none" w:sz="0" w:space="0" w:color="auto"/>
                <w:bottom w:val="none" w:sz="0" w:space="0" w:color="auto"/>
                <w:right w:val="none" w:sz="0" w:space="0" w:color="auto"/>
              </w:divBdr>
            </w:div>
            <w:div w:id="972711260">
              <w:marLeft w:val="0"/>
              <w:marRight w:val="0"/>
              <w:marTop w:val="0"/>
              <w:marBottom w:val="0"/>
              <w:divBdr>
                <w:top w:val="none" w:sz="0" w:space="0" w:color="auto"/>
                <w:left w:val="none" w:sz="0" w:space="0" w:color="auto"/>
                <w:bottom w:val="none" w:sz="0" w:space="0" w:color="auto"/>
                <w:right w:val="none" w:sz="0" w:space="0" w:color="auto"/>
              </w:divBdr>
            </w:div>
            <w:div w:id="996685241">
              <w:marLeft w:val="0"/>
              <w:marRight w:val="0"/>
              <w:marTop w:val="0"/>
              <w:marBottom w:val="0"/>
              <w:divBdr>
                <w:top w:val="none" w:sz="0" w:space="0" w:color="auto"/>
                <w:left w:val="none" w:sz="0" w:space="0" w:color="auto"/>
                <w:bottom w:val="none" w:sz="0" w:space="0" w:color="auto"/>
                <w:right w:val="none" w:sz="0" w:space="0" w:color="auto"/>
              </w:divBdr>
            </w:div>
            <w:div w:id="996955995">
              <w:marLeft w:val="0"/>
              <w:marRight w:val="0"/>
              <w:marTop w:val="0"/>
              <w:marBottom w:val="0"/>
              <w:divBdr>
                <w:top w:val="none" w:sz="0" w:space="0" w:color="auto"/>
                <w:left w:val="none" w:sz="0" w:space="0" w:color="auto"/>
                <w:bottom w:val="none" w:sz="0" w:space="0" w:color="auto"/>
                <w:right w:val="none" w:sz="0" w:space="0" w:color="auto"/>
              </w:divBdr>
            </w:div>
            <w:div w:id="1021661556">
              <w:marLeft w:val="0"/>
              <w:marRight w:val="0"/>
              <w:marTop w:val="0"/>
              <w:marBottom w:val="0"/>
              <w:divBdr>
                <w:top w:val="none" w:sz="0" w:space="0" w:color="auto"/>
                <w:left w:val="none" w:sz="0" w:space="0" w:color="auto"/>
                <w:bottom w:val="none" w:sz="0" w:space="0" w:color="auto"/>
                <w:right w:val="none" w:sz="0" w:space="0" w:color="auto"/>
              </w:divBdr>
            </w:div>
            <w:div w:id="1022319542">
              <w:marLeft w:val="0"/>
              <w:marRight w:val="0"/>
              <w:marTop w:val="0"/>
              <w:marBottom w:val="0"/>
              <w:divBdr>
                <w:top w:val="none" w:sz="0" w:space="0" w:color="auto"/>
                <w:left w:val="none" w:sz="0" w:space="0" w:color="auto"/>
                <w:bottom w:val="none" w:sz="0" w:space="0" w:color="auto"/>
                <w:right w:val="none" w:sz="0" w:space="0" w:color="auto"/>
              </w:divBdr>
            </w:div>
            <w:div w:id="1039089661">
              <w:marLeft w:val="0"/>
              <w:marRight w:val="0"/>
              <w:marTop w:val="0"/>
              <w:marBottom w:val="0"/>
              <w:divBdr>
                <w:top w:val="none" w:sz="0" w:space="0" w:color="auto"/>
                <w:left w:val="none" w:sz="0" w:space="0" w:color="auto"/>
                <w:bottom w:val="none" w:sz="0" w:space="0" w:color="auto"/>
                <w:right w:val="none" w:sz="0" w:space="0" w:color="auto"/>
              </w:divBdr>
            </w:div>
            <w:div w:id="1040931699">
              <w:marLeft w:val="0"/>
              <w:marRight w:val="0"/>
              <w:marTop w:val="0"/>
              <w:marBottom w:val="0"/>
              <w:divBdr>
                <w:top w:val="none" w:sz="0" w:space="0" w:color="auto"/>
                <w:left w:val="none" w:sz="0" w:space="0" w:color="auto"/>
                <w:bottom w:val="none" w:sz="0" w:space="0" w:color="auto"/>
                <w:right w:val="none" w:sz="0" w:space="0" w:color="auto"/>
              </w:divBdr>
            </w:div>
            <w:div w:id="1043754135">
              <w:marLeft w:val="0"/>
              <w:marRight w:val="0"/>
              <w:marTop w:val="0"/>
              <w:marBottom w:val="0"/>
              <w:divBdr>
                <w:top w:val="none" w:sz="0" w:space="0" w:color="auto"/>
                <w:left w:val="none" w:sz="0" w:space="0" w:color="auto"/>
                <w:bottom w:val="none" w:sz="0" w:space="0" w:color="auto"/>
                <w:right w:val="none" w:sz="0" w:space="0" w:color="auto"/>
              </w:divBdr>
            </w:div>
            <w:div w:id="1050112391">
              <w:marLeft w:val="0"/>
              <w:marRight w:val="0"/>
              <w:marTop w:val="0"/>
              <w:marBottom w:val="0"/>
              <w:divBdr>
                <w:top w:val="none" w:sz="0" w:space="0" w:color="auto"/>
                <w:left w:val="none" w:sz="0" w:space="0" w:color="auto"/>
                <w:bottom w:val="none" w:sz="0" w:space="0" w:color="auto"/>
                <w:right w:val="none" w:sz="0" w:space="0" w:color="auto"/>
              </w:divBdr>
            </w:div>
            <w:div w:id="1060785479">
              <w:marLeft w:val="0"/>
              <w:marRight w:val="0"/>
              <w:marTop w:val="0"/>
              <w:marBottom w:val="0"/>
              <w:divBdr>
                <w:top w:val="none" w:sz="0" w:space="0" w:color="auto"/>
                <w:left w:val="none" w:sz="0" w:space="0" w:color="auto"/>
                <w:bottom w:val="none" w:sz="0" w:space="0" w:color="auto"/>
                <w:right w:val="none" w:sz="0" w:space="0" w:color="auto"/>
              </w:divBdr>
            </w:div>
            <w:div w:id="1061751148">
              <w:marLeft w:val="0"/>
              <w:marRight w:val="0"/>
              <w:marTop w:val="0"/>
              <w:marBottom w:val="0"/>
              <w:divBdr>
                <w:top w:val="none" w:sz="0" w:space="0" w:color="auto"/>
                <w:left w:val="none" w:sz="0" w:space="0" w:color="auto"/>
                <w:bottom w:val="none" w:sz="0" w:space="0" w:color="auto"/>
                <w:right w:val="none" w:sz="0" w:space="0" w:color="auto"/>
              </w:divBdr>
            </w:div>
            <w:div w:id="1062022593">
              <w:marLeft w:val="0"/>
              <w:marRight w:val="0"/>
              <w:marTop w:val="0"/>
              <w:marBottom w:val="0"/>
              <w:divBdr>
                <w:top w:val="none" w:sz="0" w:space="0" w:color="auto"/>
                <w:left w:val="none" w:sz="0" w:space="0" w:color="auto"/>
                <w:bottom w:val="none" w:sz="0" w:space="0" w:color="auto"/>
                <w:right w:val="none" w:sz="0" w:space="0" w:color="auto"/>
              </w:divBdr>
            </w:div>
            <w:div w:id="1067537008">
              <w:marLeft w:val="0"/>
              <w:marRight w:val="0"/>
              <w:marTop w:val="0"/>
              <w:marBottom w:val="0"/>
              <w:divBdr>
                <w:top w:val="none" w:sz="0" w:space="0" w:color="auto"/>
                <w:left w:val="none" w:sz="0" w:space="0" w:color="auto"/>
                <w:bottom w:val="none" w:sz="0" w:space="0" w:color="auto"/>
                <w:right w:val="none" w:sz="0" w:space="0" w:color="auto"/>
              </w:divBdr>
            </w:div>
            <w:div w:id="1075012233">
              <w:marLeft w:val="0"/>
              <w:marRight w:val="0"/>
              <w:marTop w:val="0"/>
              <w:marBottom w:val="0"/>
              <w:divBdr>
                <w:top w:val="none" w:sz="0" w:space="0" w:color="auto"/>
                <w:left w:val="none" w:sz="0" w:space="0" w:color="auto"/>
                <w:bottom w:val="none" w:sz="0" w:space="0" w:color="auto"/>
                <w:right w:val="none" w:sz="0" w:space="0" w:color="auto"/>
              </w:divBdr>
            </w:div>
            <w:div w:id="1076318508">
              <w:marLeft w:val="0"/>
              <w:marRight w:val="0"/>
              <w:marTop w:val="0"/>
              <w:marBottom w:val="0"/>
              <w:divBdr>
                <w:top w:val="none" w:sz="0" w:space="0" w:color="auto"/>
                <w:left w:val="none" w:sz="0" w:space="0" w:color="auto"/>
                <w:bottom w:val="none" w:sz="0" w:space="0" w:color="auto"/>
                <w:right w:val="none" w:sz="0" w:space="0" w:color="auto"/>
              </w:divBdr>
            </w:div>
            <w:div w:id="1102870955">
              <w:marLeft w:val="0"/>
              <w:marRight w:val="0"/>
              <w:marTop w:val="0"/>
              <w:marBottom w:val="0"/>
              <w:divBdr>
                <w:top w:val="none" w:sz="0" w:space="0" w:color="auto"/>
                <w:left w:val="none" w:sz="0" w:space="0" w:color="auto"/>
                <w:bottom w:val="none" w:sz="0" w:space="0" w:color="auto"/>
                <w:right w:val="none" w:sz="0" w:space="0" w:color="auto"/>
              </w:divBdr>
            </w:div>
            <w:div w:id="1103839047">
              <w:marLeft w:val="0"/>
              <w:marRight w:val="0"/>
              <w:marTop w:val="0"/>
              <w:marBottom w:val="0"/>
              <w:divBdr>
                <w:top w:val="none" w:sz="0" w:space="0" w:color="auto"/>
                <w:left w:val="none" w:sz="0" w:space="0" w:color="auto"/>
                <w:bottom w:val="none" w:sz="0" w:space="0" w:color="auto"/>
                <w:right w:val="none" w:sz="0" w:space="0" w:color="auto"/>
              </w:divBdr>
            </w:div>
            <w:div w:id="1104153218">
              <w:marLeft w:val="0"/>
              <w:marRight w:val="0"/>
              <w:marTop w:val="0"/>
              <w:marBottom w:val="0"/>
              <w:divBdr>
                <w:top w:val="none" w:sz="0" w:space="0" w:color="auto"/>
                <w:left w:val="none" w:sz="0" w:space="0" w:color="auto"/>
                <w:bottom w:val="none" w:sz="0" w:space="0" w:color="auto"/>
                <w:right w:val="none" w:sz="0" w:space="0" w:color="auto"/>
              </w:divBdr>
            </w:div>
            <w:div w:id="1124957706">
              <w:marLeft w:val="0"/>
              <w:marRight w:val="0"/>
              <w:marTop w:val="0"/>
              <w:marBottom w:val="0"/>
              <w:divBdr>
                <w:top w:val="none" w:sz="0" w:space="0" w:color="auto"/>
                <w:left w:val="none" w:sz="0" w:space="0" w:color="auto"/>
                <w:bottom w:val="none" w:sz="0" w:space="0" w:color="auto"/>
                <w:right w:val="none" w:sz="0" w:space="0" w:color="auto"/>
              </w:divBdr>
            </w:div>
            <w:div w:id="1131899685">
              <w:marLeft w:val="0"/>
              <w:marRight w:val="0"/>
              <w:marTop w:val="0"/>
              <w:marBottom w:val="0"/>
              <w:divBdr>
                <w:top w:val="none" w:sz="0" w:space="0" w:color="auto"/>
                <w:left w:val="none" w:sz="0" w:space="0" w:color="auto"/>
                <w:bottom w:val="none" w:sz="0" w:space="0" w:color="auto"/>
                <w:right w:val="none" w:sz="0" w:space="0" w:color="auto"/>
              </w:divBdr>
            </w:div>
            <w:div w:id="1133255679">
              <w:marLeft w:val="0"/>
              <w:marRight w:val="0"/>
              <w:marTop w:val="0"/>
              <w:marBottom w:val="0"/>
              <w:divBdr>
                <w:top w:val="none" w:sz="0" w:space="0" w:color="auto"/>
                <w:left w:val="none" w:sz="0" w:space="0" w:color="auto"/>
                <w:bottom w:val="none" w:sz="0" w:space="0" w:color="auto"/>
                <w:right w:val="none" w:sz="0" w:space="0" w:color="auto"/>
              </w:divBdr>
            </w:div>
            <w:div w:id="1148597708">
              <w:marLeft w:val="0"/>
              <w:marRight w:val="0"/>
              <w:marTop w:val="0"/>
              <w:marBottom w:val="0"/>
              <w:divBdr>
                <w:top w:val="none" w:sz="0" w:space="0" w:color="auto"/>
                <w:left w:val="none" w:sz="0" w:space="0" w:color="auto"/>
                <w:bottom w:val="none" w:sz="0" w:space="0" w:color="auto"/>
                <w:right w:val="none" w:sz="0" w:space="0" w:color="auto"/>
              </w:divBdr>
            </w:div>
            <w:div w:id="1169099914">
              <w:marLeft w:val="0"/>
              <w:marRight w:val="0"/>
              <w:marTop w:val="0"/>
              <w:marBottom w:val="0"/>
              <w:divBdr>
                <w:top w:val="none" w:sz="0" w:space="0" w:color="auto"/>
                <w:left w:val="none" w:sz="0" w:space="0" w:color="auto"/>
                <w:bottom w:val="none" w:sz="0" w:space="0" w:color="auto"/>
                <w:right w:val="none" w:sz="0" w:space="0" w:color="auto"/>
              </w:divBdr>
            </w:div>
            <w:div w:id="1170943433">
              <w:marLeft w:val="0"/>
              <w:marRight w:val="0"/>
              <w:marTop w:val="0"/>
              <w:marBottom w:val="0"/>
              <w:divBdr>
                <w:top w:val="none" w:sz="0" w:space="0" w:color="auto"/>
                <w:left w:val="none" w:sz="0" w:space="0" w:color="auto"/>
                <w:bottom w:val="none" w:sz="0" w:space="0" w:color="auto"/>
                <w:right w:val="none" w:sz="0" w:space="0" w:color="auto"/>
              </w:divBdr>
            </w:div>
            <w:div w:id="1182357888">
              <w:marLeft w:val="0"/>
              <w:marRight w:val="0"/>
              <w:marTop w:val="0"/>
              <w:marBottom w:val="0"/>
              <w:divBdr>
                <w:top w:val="none" w:sz="0" w:space="0" w:color="auto"/>
                <w:left w:val="none" w:sz="0" w:space="0" w:color="auto"/>
                <w:bottom w:val="none" w:sz="0" w:space="0" w:color="auto"/>
                <w:right w:val="none" w:sz="0" w:space="0" w:color="auto"/>
              </w:divBdr>
            </w:div>
            <w:div w:id="1213075140">
              <w:marLeft w:val="0"/>
              <w:marRight w:val="0"/>
              <w:marTop w:val="0"/>
              <w:marBottom w:val="0"/>
              <w:divBdr>
                <w:top w:val="none" w:sz="0" w:space="0" w:color="auto"/>
                <w:left w:val="none" w:sz="0" w:space="0" w:color="auto"/>
                <w:bottom w:val="none" w:sz="0" w:space="0" w:color="auto"/>
                <w:right w:val="none" w:sz="0" w:space="0" w:color="auto"/>
              </w:divBdr>
            </w:div>
            <w:div w:id="1214460585">
              <w:marLeft w:val="0"/>
              <w:marRight w:val="0"/>
              <w:marTop w:val="0"/>
              <w:marBottom w:val="0"/>
              <w:divBdr>
                <w:top w:val="none" w:sz="0" w:space="0" w:color="auto"/>
                <w:left w:val="none" w:sz="0" w:space="0" w:color="auto"/>
                <w:bottom w:val="none" w:sz="0" w:space="0" w:color="auto"/>
                <w:right w:val="none" w:sz="0" w:space="0" w:color="auto"/>
              </w:divBdr>
            </w:div>
            <w:div w:id="1221986535">
              <w:marLeft w:val="0"/>
              <w:marRight w:val="0"/>
              <w:marTop w:val="0"/>
              <w:marBottom w:val="0"/>
              <w:divBdr>
                <w:top w:val="none" w:sz="0" w:space="0" w:color="auto"/>
                <w:left w:val="none" w:sz="0" w:space="0" w:color="auto"/>
                <w:bottom w:val="none" w:sz="0" w:space="0" w:color="auto"/>
                <w:right w:val="none" w:sz="0" w:space="0" w:color="auto"/>
              </w:divBdr>
            </w:div>
            <w:div w:id="1233587816">
              <w:marLeft w:val="0"/>
              <w:marRight w:val="0"/>
              <w:marTop w:val="0"/>
              <w:marBottom w:val="0"/>
              <w:divBdr>
                <w:top w:val="none" w:sz="0" w:space="0" w:color="auto"/>
                <w:left w:val="none" w:sz="0" w:space="0" w:color="auto"/>
                <w:bottom w:val="none" w:sz="0" w:space="0" w:color="auto"/>
                <w:right w:val="none" w:sz="0" w:space="0" w:color="auto"/>
              </w:divBdr>
            </w:div>
            <w:div w:id="1246962469">
              <w:marLeft w:val="0"/>
              <w:marRight w:val="0"/>
              <w:marTop w:val="0"/>
              <w:marBottom w:val="0"/>
              <w:divBdr>
                <w:top w:val="none" w:sz="0" w:space="0" w:color="auto"/>
                <w:left w:val="none" w:sz="0" w:space="0" w:color="auto"/>
                <w:bottom w:val="none" w:sz="0" w:space="0" w:color="auto"/>
                <w:right w:val="none" w:sz="0" w:space="0" w:color="auto"/>
              </w:divBdr>
            </w:div>
            <w:div w:id="1305237583">
              <w:marLeft w:val="0"/>
              <w:marRight w:val="0"/>
              <w:marTop w:val="0"/>
              <w:marBottom w:val="0"/>
              <w:divBdr>
                <w:top w:val="none" w:sz="0" w:space="0" w:color="auto"/>
                <w:left w:val="none" w:sz="0" w:space="0" w:color="auto"/>
                <w:bottom w:val="none" w:sz="0" w:space="0" w:color="auto"/>
                <w:right w:val="none" w:sz="0" w:space="0" w:color="auto"/>
              </w:divBdr>
            </w:div>
            <w:div w:id="1309626020">
              <w:marLeft w:val="0"/>
              <w:marRight w:val="0"/>
              <w:marTop w:val="0"/>
              <w:marBottom w:val="0"/>
              <w:divBdr>
                <w:top w:val="none" w:sz="0" w:space="0" w:color="auto"/>
                <w:left w:val="none" w:sz="0" w:space="0" w:color="auto"/>
                <w:bottom w:val="none" w:sz="0" w:space="0" w:color="auto"/>
                <w:right w:val="none" w:sz="0" w:space="0" w:color="auto"/>
              </w:divBdr>
            </w:div>
            <w:div w:id="1317953071">
              <w:marLeft w:val="0"/>
              <w:marRight w:val="0"/>
              <w:marTop w:val="0"/>
              <w:marBottom w:val="0"/>
              <w:divBdr>
                <w:top w:val="none" w:sz="0" w:space="0" w:color="auto"/>
                <w:left w:val="none" w:sz="0" w:space="0" w:color="auto"/>
                <w:bottom w:val="none" w:sz="0" w:space="0" w:color="auto"/>
                <w:right w:val="none" w:sz="0" w:space="0" w:color="auto"/>
              </w:divBdr>
            </w:div>
            <w:div w:id="1325669534">
              <w:marLeft w:val="0"/>
              <w:marRight w:val="0"/>
              <w:marTop w:val="0"/>
              <w:marBottom w:val="0"/>
              <w:divBdr>
                <w:top w:val="none" w:sz="0" w:space="0" w:color="auto"/>
                <w:left w:val="none" w:sz="0" w:space="0" w:color="auto"/>
                <w:bottom w:val="none" w:sz="0" w:space="0" w:color="auto"/>
                <w:right w:val="none" w:sz="0" w:space="0" w:color="auto"/>
              </w:divBdr>
            </w:div>
            <w:div w:id="1337343914">
              <w:marLeft w:val="0"/>
              <w:marRight w:val="0"/>
              <w:marTop w:val="0"/>
              <w:marBottom w:val="0"/>
              <w:divBdr>
                <w:top w:val="none" w:sz="0" w:space="0" w:color="auto"/>
                <w:left w:val="none" w:sz="0" w:space="0" w:color="auto"/>
                <w:bottom w:val="none" w:sz="0" w:space="0" w:color="auto"/>
                <w:right w:val="none" w:sz="0" w:space="0" w:color="auto"/>
              </w:divBdr>
            </w:div>
            <w:div w:id="1338341336">
              <w:marLeft w:val="0"/>
              <w:marRight w:val="0"/>
              <w:marTop w:val="0"/>
              <w:marBottom w:val="0"/>
              <w:divBdr>
                <w:top w:val="none" w:sz="0" w:space="0" w:color="auto"/>
                <w:left w:val="none" w:sz="0" w:space="0" w:color="auto"/>
                <w:bottom w:val="none" w:sz="0" w:space="0" w:color="auto"/>
                <w:right w:val="none" w:sz="0" w:space="0" w:color="auto"/>
              </w:divBdr>
            </w:div>
            <w:div w:id="1345746710">
              <w:marLeft w:val="0"/>
              <w:marRight w:val="0"/>
              <w:marTop w:val="0"/>
              <w:marBottom w:val="0"/>
              <w:divBdr>
                <w:top w:val="none" w:sz="0" w:space="0" w:color="auto"/>
                <w:left w:val="none" w:sz="0" w:space="0" w:color="auto"/>
                <w:bottom w:val="none" w:sz="0" w:space="0" w:color="auto"/>
                <w:right w:val="none" w:sz="0" w:space="0" w:color="auto"/>
              </w:divBdr>
            </w:div>
            <w:div w:id="1349521325">
              <w:marLeft w:val="0"/>
              <w:marRight w:val="0"/>
              <w:marTop w:val="0"/>
              <w:marBottom w:val="0"/>
              <w:divBdr>
                <w:top w:val="none" w:sz="0" w:space="0" w:color="auto"/>
                <w:left w:val="none" w:sz="0" w:space="0" w:color="auto"/>
                <w:bottom w:val="none" w:sz="0" w:space="0" w:color="auto"/>
                <w:right w:val="none" w:sz="0" w:space="0" w:color="auto"/>
              </w:divBdr>
            </w:div>
            <w:div w:id="1379163080">
              <w:marLeft w:val="0"/>
              <w:marRight w:val="0"/>
              <w:marTop w:val="0"/>
              <w:marBottom w:val="0"/>
              <w:divBdr>
                <w:top w:val="none" w:sz="0" w:space="0" w:color="auto"/>
                <w:left w:val="none" w:sz="0" w:space="0" w:color="auto"/>
                <w:bottom w:val="none" w:sz="0" w:space="0" w:color="auto"/>
                <w:right w:val="none" w:sz="0" w:space="0" w:color="auto"/>
              </w:divBdr>
            </w:div>
            <w:div w:id="1416627931">
              <w:marLeft w:val="0"/>
              <w:marRight w:val="0"/>
              <w:marTop w:val="0"/>
              <w:marBottom w:val="0"/>
              <w:divBdr>
                <w:top w:val="none" w:sz="0" w:space="0" w:color="auto"/>
                <w:left w:val="none" w:sz="0" w:space="0" w:color="auto"/>
                <w:bottom w:val="none" w:sz="0" w:space="0" w:color="auto"/>
                <w:right w:val="none" w:sz="0" w:space="0" w:color="auto"/>
              </w:divBdr>
            </w:div>
            <w:div w:id="1418791013">
              <w:marLeft w:val="0"/>
              <w:marRight w:val="0"/>
              <w:marTop w:val="0"/>
              <w:marBottom w:val="0"/>
              <w:divBdr>
                <w:top w:val="none" w:sz="0" w:space="0" w:color="auto"/>
                <w:left w:val="none" w:sz="0" w:space="0" w:color="auto"/>
                <w:bottom w:val="none" w:sz="0" w:space="0" w:color="auto"/>
                <w:right w:val="none" w:sz="0" w:space="0" w:color="auto"/>
              </w:divBdr>
            </w:div>
            <w:div w:id="1441223589">
              <w:marLeft w:val="0"/>
              <w:marRight w:val="0"/>
              <w:marTop w:val="0"/>
              <w:marBottom w:val="0"/>
              <w:divBdr>
                <w:top w:val="none" w:sz="0" w:space="0" w:color="auto"/>
                <w:left w:val="none" w:sz="0" w:space="0" w:color="auto"/>
                <w:bottom w:val="none" w:sz="0" w:space="0" w:color="auto"/>
                <w:right w:val="none" w:sz="0" w:space="0" w:color="auto"/>
              </w:divBdr>
            </w:div>
            <w:div w:id="1451823465">
              <w:marLeft w:val="0"/>
              <w:marRight w:val="0"/>
              <w:marTop w:val="0"/>
              <w:marBottom w:val="0"/>
              <w:divBdr>
                <w:top w:val="none" w:sz="0" w:space="0" w:color="auto"/>
                <w:left w:val="none" w:sz="0" w:space="0" w:color="auto"/>
                <w:bottom w:val="none" w:sz="0" w:space="0" w:color="auto"/>
                <w:right w:val="none" w:sz="0" w:space="0" w:color="auto"/>
              </w:divBdr>
            </w:div>
            <w:div w:id="1458646357">
              <w:marLeft w:val="0"/>
              <w:marRight w:val="0"/>
              <w:marTop w:val="0"/>
              <w:marBottom w:val="0"/>
              <w:divBdr>
                <w:top w:val="none" w:sz="0" w:space="0" w:color="auto"/>
                <w:left w:val="none" w:sz="0" w:space="0" w:color="auto"/>
                <w:bottom w:val="none" w:sz="0" w:space="0" w:color="auto"/>
                <w:right w:val="none" w:sz="0" w:space="0" w:color="auto"/>
              </w:divBdr>
            </w:div>
            <w:div w:id="1469131728">
              <w:marLeft w:val="0"/>
              <w:marRight w:val="0"/>
              <w:marTop w:val="0"/>
              <w:marBottom w:val="0"/>
              <w:divBdr>
                <w:top w:val="none" w:sz="0" w:space="0" w:color="auto"/>
                <w:left w:val="none" w:sz="0" w:space="0" w:color="auto"/>
                <w:bottom w:val="none" w:sz="0" w:space="0" w:color="auto"/>
                <w:right w:val="none" w:sz="0" w:space="0" w:color="auto"/>
              </w:divBdr>
            </w:div>
            <w:div w:id="1472596168">
              <w:marLeft w:val="0"/>
              <w:marRight w:val="0"/>
              <w:marTop w:val="0"/>
              <w:marBottom w:val="0"/>
              <w:divBdr>
                <w:top w:val="none" w:sz="0" w:space="0" w:color="auto"/>
                <w:left w:val="none" w:sz="0" w:space="0" w:color="auto"/>
                <w:bottom w:val="none" w:sz="0" w:space="0" w:color="auto"/>
                <w:right w:val="none" w:sz="0" w:space="0" w:color="auto"/>
              </w:divBdr>
            </w:div>
            <w:div w:id="1474323736">
              <w:marLeft w:val="0"/>
              <w:marRight w:val="0"/>
              <w:marTop w:val="0"/>
              <w:marBottom w:val="0"/>
              <w:divBdr>
                <w:top w:val="none" w:sz="0" w:space="0" w:color="auto"/>
                <w:left w:val="none" w:sz="0" w:space="0" w:color="auto"/>
                <w:bottom w:val="none" w:sz="0" w:space="0" w:color="auto"/>
                <w:right w:val="none" w:sz="0" w:space="0" w:color="auto"/>
              </w:divBdr>
            </w:div>
            <w:div w:id="1475369036">
              <w:marLeft w:val="0"/>
              <w:marRight w:val="0"/>
              <w:marTop w:val="0"/>
              <w:marBottom w:val="0"/>
              <w:divBdr>
                <w:top w:val="none" w:sz="0" w:space="0" w:color="auto"/>
                <w:left w:val="none" w:sz="0" w:space="0" w:color="auto"/>
                <w:bottom w:val="none" w:sz="0" w:space="0" w:color="auto"/>
                <w:right w:val="none" w:sz="0" w:space="0" w:color="auto"/>
              </w:divBdr>
            </w:div>
            <w:div w:id="1493763215">
              <w:marLeft w:val="0"/>
              <w:marRight w:val="0"/>
              <w:marTop w:val="0"/>
              <w:marBottom w:val="0"/>
              <w:divBdr>
                <w:top w:val="none" w:sz="0" w:space="0" w:color="auto"/>
                <w:left w:val="none" w:sz="0" w:space="0" w:color="auto"/>
                <w:bottom w:val="none" w:sz="0" w:space="0" w:color="auto"/>
                <w:right w:val="none" w:sz="0" w:space="0" w:color="auto"/>
              </w:divBdr>
            </w:div>
            <w:div w:id="1501695415">
              <w:marLeft w:val="0"/>
              <w:marRight w:val="0"/>
              <w:marTop w:val="0"/>
              <w:marBottom w:val="0"/>
              <w:divBdr>
                <w:top w:val="none" w:sz="0" w:space="0" w:color="auto"/>
                <w:left w:val="none" w:sz="0" w:space="0" w:color="auto"/>
                <w:bottom w:val="none" w:sz="0" w:space="0" w:color="auto"/>
                <w:right w:val="none" w:sz="0" w:space="0" w:color="auto"/>
              </w:divBdr>
            </w:div>
            <w:div w:id="1506676500">
              <w:marLeft w:val="0"/>
              <w:marRight w:val="0"/>
              <w:marTop w:val="480"/>
              <w:marBottom w:val="0"/>
              <w:divBdr>
                <w:top w:val="single" w:sz="6" w:space="0" w:color="auto"/>
                <w:left w:val="single" w:sz="6" w:space="0" w:color="auto"/>
                <w:bottom w:val="single" w:sz="6" w:space="0" w:color="auto"/>
                <w:right w:val="single" w:sz="6" w:space="0" w:color="auto"/>
              </w:divBdr>
            </w:div>
            <w:div w:id="1507207614">
              <w:marLeft w:val="0"/>
              <w:marRight w:val="0"/>
              <w:marTop w:val="0"/>
              <w:marBottom w:val="0"/>
              <w:divBdr>
                <w:top w:val="none" w:sz="0" w:space="0" w:color="auto"/>
                <w:left w:val="none" w:sz="0" w:space="0" w:color="auto"/>
                <w:bottom w:val="none" w:sz="0" w:space="0" w:color="auto"/>
                <w:right w:val="none" w:sz="0" w:space="0" w:color="auto"/>
              </w:divBdr>
            </w:div>
            <w:div w:id="1508860656">
              <w:marLeft w:val="0"/>
              <w:marRight w:val="0"/>
              <w:marTop w:val="0"/>
              <w:marBottom w:val="0"/>
              <w:divBdr>
                <w:top w:val="none" w:sz="0" w:space="0" w:color="auto"/>
                <w:left w:val="none" w:sz="0" w:space="0" w:color="auto"/>
                <w:bottom w:val="none" w:sz="0" w:space="0" w:color="auto"/>
                <w:right w:val="none" w:sz="0" w:space="0" w:color="auto"/>
              </w:divBdr>
            </w:div>
            <w:div w:id="1510872638">
              <w:marLeft w:val="0"/>
              <w:marRight w:val="0"/>
              <w:marTop w:val="0"/>
              <w:marBottom w:val="0"/>
              <w:divBdr>
                <w:top w:val="none" w:sz="0" w:space="0" w:color="auto"/>
                <w:left w:val="none" w:sz="0" w:space="0" w:color="auto"/>
                <w:bottom w:val="none" w:sz="0" w:space="0" w:color="auto"/>
                <w:right w:val="none" w:sz="0" w:space="0" w:color="auto"/>
              </w:divBdr>
            </w:div>
            <w:div w:id="1535656552">
              <w:marLeft w:val="0"/>
              <w:marRight w:val="0"/>
              <w:marTop w:val="0"/>
              <w:marBottom w:val="0"/>
              <w:divBdr>
                <w:top w:val="none" w:sz="0" w:space="0" w:color="auto"/>
                <w:left w:val="none" w:sz="0" w:space="0" w:color="auto"/>
                <w:bottom w:val="none" w:sz="0" w:space="0" w:color="auto"/>
                <w:right w:val="none" w:sz="0" w:space="0" w:color="auto"/>
              </w:divBdr>
            </w:div>
            <w:div w:id="1554346761">
              <w:marLeft w:val="0"/>
              <w:marRight w:val="0"/>
              <w:marTop w:val="0"/>
              <w:marBottom w:val="0"/>
              <w:divBdr>
                <w:top w:val="none" w:sz="0" w:space="0" w:color="auto"/>
                <w:left w:val="none" w:sz="0" w:space="0" w:color="auto"/>
                <w:bottom w:val="none" w:sz="0" w:space="0" w:color="auto"/>
                <w:right w:val="none" w:sz="0" w:space="0" w:color="auto"/>
              </w:divBdr>
            </w:div>
            <w:div w:id="1570192063">
              <w:marLeft w:val="0"/>
              <w:marRight w:val="0"/>
              <w:marTop w:val="0"/>
              <w:marBottom w:val="0"/>
              <w:divBdr>
                <w:top w:val="none" w:sz="0" w:space="0" w:color="auto"/>
                <w:left w:val="none" w:sz="0" w:space="0" w:color="auto"/>
                <w:bottom w:val="none" w:sz="0" w:space="0" w:color="auto"/>
                <w:right w:val="none" w:sz="0" w:space="0" w:color="auto"/>
              </w:divBdr>
            </w:div>
            <w:div w:id="1576084419">
              <w:marLeft w:val="0"/>
              <w:marRight w:val="0"/>
              <w:marTop w:val="0"/>
              <w:marBottom w:val="0"/>
              <w:divBdr>
                <w:top w:val="none" w:sz="0" w:space="0" w:color="auto"/>
                <w:left w:val="none" w:sz="0" w:space="0" w:color="auto"/>
                <w:bottom w:val="none" w:sz="0" w:space="0" w:color="auto"/>
                <w:right w:val="none" w:sz="0" w:space="0" w:color="auto"/>
              </w:divBdr>
            </w:div>
            <w:div w:id="1585451566">
              <w:marLeft w:val="0"/>
              <w:marRight w:val="0"/>
              <w:marTop w:val="0"/>
              <w:marBottom w:val="0"/>
              <w:divBdr>
                <w:top w:val="none" w:sz="0" w:space="0" w:color="auto"/>
                <w:left w:val="none" w:sz="0" w:space="0" w:color="auto"/>
                <w:bottom w:val="none" w:sz="0" w:space="0" w:color="auto"/>
                <w:right w:val="none" w:sz="0" w:space="0" w:color="auto"/>
              </w:divBdr>
            </w:div>
            <w:div w:id="1609896377">
              <w:marLeft w:val="0"/>
              <w:marRight w:val="0"/>
              <w:marTop w:val="0"/>
              <w:marBottom w:val="0"/>
              <w:divBdr>
                <w:top w:val="none" w:sz="0" w:space="0" w:color="auto"/>
                <w:left w:val="none" w:sz="0" w:space="0" w:color="auto"/>
                <w:bottom w:val="none" w:sz="0" w:space="0" w:color="auto"/>
                <w:right w:val="none" w:sz="0" w:space="0" w:color="auto"/>
              </w:divBdr>
            </w:div>
            <w:div w:id="1610971980">
              <w:marLeft w:val="0"/>
              <w:marRight w:val="0"/>
              <w:marTop w:val="0"/>
              <w:marBottom w:val="0"/>
              <w:divBdr>
                <w:top w:val="none" w:sz="0" w:space="0" w:color="auto"/>
                <w:left w:val="none" w:sz="0" w:space="0" w:color="auto"/>
                <w:bottom w:val="none" w:sz="0" w:space="0" w:color="auto"/>
                <w:right w:val="none" w:sz="0" w:space="0" w:color="auto"/>
              </w:divBdr>
            </w:div>
            <w:div w:id="1647007985">
              <w:marLeft w:val="0"/>
              <w:marRight w:val="0"/>
              <w:marTop w:val="480"/>
              <w:marBottom w:val="0"/>
              <w:divBdr>
                <w:top w:val="single" w:sz="6" w:space="0" w:color="auto"/>
                <w:left w:val="single" w:sz="6" w:space="0" w:color="auto"/>
                <w:bottom w:val="single" w:sz="6" w:space="0" w:color="auto"/>
                <w:right w:val="single" w:sz="6" w:space="0" w:color="auto"/>
              </w:divBdr>
            </w:div>
            <w:div w:id="1649900249">
              <w:marLeft w:val="0"/>
              <w:marRight w:val="0"/>
              <w:marTop w:val="0"/>
              <w:marBottom w:val="0"/>
              <w:divBdr>
                <w:top w:val="none" w:sz="0" w:space="0" w:color="auto"/>
                <w:left w:val="none" w:sz="0" w:space="0" w:color="auto"/>
                <w:bottom w:val="none" w:sz="0" w:space="0" w:color="auto"/>
                <w:right w:val="none" w:sz="0" w:space="0" w:color="auto"/>
              </w:divBdr>
            </w:div>
            <w:div w:id="1653557361">
              <w:marLeft w:val="0"/>
              <w:marRight w:val="0"/>
              <w:marTop w:val="480"/>
              <w:marBottom w:val="0"/>
              <w:divBdr>
                <w:top w:val="single" w:sz="6" w:space="0" w:color="auto"/>
                <w:left w:val="single" w:sz="6" w:space="0" w:color="auto"/>
                <w:bottom w:val="single" w:sz="6" w:space="0" w:color="auto"/>
                <w:right w:val="single" w:sz="6" w:space="0" w:color="auto"/>
              </w:divBdr>
            </w:div>
            <w:div w:id="1663315729">
              <w:marLeft w:val="0"/>
              <w:marRight w:val="0"/>
              <w:marTop w:val="0"/>
              <w:marBottom w:val="0"/>
              <w:divBdr>
                <w:top w:val="none" w:sz="0" w:space="0" w:color="auto"/>
                <w:left w:val="none" w:sz="0" w:space="0" w:color="auto"/>
                <w:bottom w:val="none" w:sz="0" w:space="0" w:color="auto"/>
                <w:right w:val="none" w:sz="0" w:space="0" w:color="auto"/>
              </w:divBdr>
            </w:div>
            <w:div w:id="1698659454">
              <w:marLeft w:val="0"/>
              <w:marRight w:val="0"/>
              <w:marTop w:val="0"/>
              <w:marBottom w:val="0"/>
              <w:divBdr>
                <w:top w:val="none" w:sz="0" w:space="0" w:color="auto"/>
                <w:left w:val="none" w:sz="0" w:space="0" w:color="auto"/>
                <w:bottom w:val="none" w:sz="0" w:space="0" w:color="auto"/>
                <w:right w:val="none" w:sz="0" w:space="0" w:color="auto"/>
              </w:divBdr>
            </w:div>
            <w:div w:id="1709180099">
              <w:marLeft w:val="0"/>
              <w:marRight w:val="0"/>
              <w:marTop w:val="0"/>
              <w:marBottom w:val="0"/>
              <w:divBdr>
                <w:top w:val="none" w:sz="0" w:space="0" w:color="auto"/>
                <w:left w:val="none" w:sz="0" w:space="0" w:color="auto"/>
                <w:bottom w:val="none" w:sz="0" w:space="0" w:color="auto"/>
                <w:right w:val="none" w:sz="0" w:space="0" w:color="auto"/>
              </w:divBdr>
            </w:div>
            <w:div w:id="1739937688">
              <w:marLeft w:val="0"/>
              <w:marRight w:val="0"/>
              <w:marTop w:val="0"/>
              <w:marBottom w:val="0"/>
              <w:divBdr>
                <w:top w:val="none" w:sz="0" w:space="0" w:color="auto"/>
                <w:left w:val="none" w:sz="0" w:space="0" w:color="auto"/>
                <w:bottom w:val="none" w:sz="0" w:space="0" w:color="auto"/>
                <w:right w:val="none" w:sz="0" w:space="0" w:color="auto"/>
              </w:divBdr>
            </w:div>
            <w:div w:id="1748838512">
              <w:marLeft w:val="0"/>
              <w:marRight w:val="0"/>
              <w:marTop w:val="0"/>
              <w:marBottom w:val="0"/>
              <w:divBdr>
                <w:top w:val="none" w:sz="0" w:space="0" w:color="auto"/>
                <w:left w:val="none" w:sz="0" w:space="0" w:color="auto"/>
                <w:bottom w:val="none" w:sz="0" w:space="0" w:color="auto"/>
                <w:right w:val="none" w:sz="0" w:space="0" w:color="auto"/>
              </w:divBdr>
            </w:div>
            <w:div w:id="1749306705">
              <w:marLeft w:val="0"/>
              <w:marRight w:val="0"/>
              <w:marTop w:val="480"/>
              <w:marBottom w:val="0"/>
              <w:divBdr>
                <w:top w:val="single" w:sz="6" w:space="0" w:color="auto"/>
                <w:left w:val="single" w:sz="6" w:space="0" w:color="auto"/>
                <w:bottom w:val="single" w:sz="6" w:space="0" w:color="auto"/>
                <w:right w:val="single" w:sz="6" w:space="0" w:color="auto"/>
              </w:divBdr>
            </w:div>
            <w:div w:id="1755663582">
              <w:marLeft w:val="0"/>
              <w:marRight w:val="0"/>
              <w:marTop w:val="0"/>
              <w:marBottom w:val="0"/>
              <w:divBdr>
                <w:top w:val="none" w:sz="0" w:space="0" w:color="auto"/>
                <w:left w:val="none" w:sz="0" w:space="0" w:color="auto"/>
                <w:bottom w:val="none" w:sz="0" w:space="0" w:color="auto"/>
                <w:right w:val="none" w:sz="0" w:space="0" w:color="auto"/>
              </w:divBdr>
            </w:div>
            <w:div w:id="1757507554">
              <w:marLeft w:val="0"/>
              <w:marRight w:val="0"/>
              <w:marTop w:val="0"/>
              <w:marBottom w:val="0"/>
              <w:divBdr>
                <w:top w:val="none" w:sz="0" w:space="0" w:color="auto"/>
                <w:left w:val="none" w:sz="0" w:space="0" w:color="auto"/>
                <w:bottom w:val="none" w:sz="0" w:space="0" w:color="auto"/>
                <w:right w:val="none" w:sz="0" w:space="0" w:color="auto"/>
              </w:divBdr>
            </w:div>
            <w:div w:id="1759708958">
              <w:marLeft w:val="0"/>
              <w:marRight w:val="0"/>
              <w:marTop w:val="0"/>
              <w:marBottom w:val="0"/>
              <w:divBdr>
                <w:top w:val="none" w:sz="0" w:space="0" w:color="auto"/>
                <w:left w:val="none" w:sz="0" w:space="0" w:color="auto"/>
                <w:bottom w:val="none" w:sz="0" w:space="0" w:color="auto"/>
                <w:right w:val="none" w:sz="0" w:space="0" w:color="auto"/>
              </w:divBdr>
            </w:div>
            <w:div w:id="1768621838">
              <w:marLeft w:val="0"/>
              <w:marRight w:val="0"/>
              <w:marTop w:val="0"/>
              <w:marBottom w:val="0"/>
              <w:divBdr>
                <w:top w:val="none" w:sz="0" w:space="0" w:color="auto"/>
                <w:left w:val="none" w:sz="0" w:space="0" w:color="auto"/>
                <w:bottom w:val="none" w:sz="0" w:space="0" w:color="auto"/>
                <w:right w:val="none" w:sz="0" w:space="0" w:color="auto"/>
              </w:divBdr>
            </w:div>
            <w:div w:id="1791053654">
              <w:marLeft w:val="0"/>
              <w:marRight w:val="0"/>
              <w:marTop w:val="0"/>
              <w:marBottom w:val="0"/>
              <w:divBdr>
                <w:top w:val="none" w:sz="0" w:space="0" w:color="auto"/>
                <w:left w:val="none" w:sz="0" w:space="0" w:color="auto"/>
                <w:bottom w:val="none" w:sz="0" w:space="0" w:color="auto"/>
                <w:right w:val="none" w:sz="0" w:space="0" w:color="auto"/>
              </w:divBdr>
            </w:div>
            <w:div w:id="1796872838">
              <w:marLeft w:val="0"/>
              <w:marRight w:val="0"/>
              <w:marTop w:val="0"/>
              <w:marBottom w:val="0"/>
              <w:divBdr>
                <w:top w:val="none" w:sz="0" w:space="0" w:color="auto"/>
                <w:left w:val="none" w:sz="0" w:space="0" w:color="auto"/>
                <w:bottom w:val="none" w:sz="0" w:space="0" w:color="auto"/>
                <w:right w:val="none" w:sz="0" w:space="0" w:color="auto"/>
              </w:divBdr>
            </w:div>
            <w:div w:id="1811439826">
              <w:marLeft w:val="0"/>
              <w:marRight w:val="0"/>
              <w:marTop w:val="0"/>
              <w:marBottom w:val="0"/>
              <w:divBdr>
                <w:top w:val="none" w:sz="0" w:space="0" w:color="auto"/>
                <w:left w:val="none" w:sz="0" w:space="0" w:color="auto"/>
                <w:bottom w:val="none" w:sz="0" w:space="0" w:color="auto"/>
                <w:right w:val="none" w:sz="0" w:space="0" w:color="auto"/>
              </w:divBdr>
            </w:div>
            <w:div w:id="1811508824">
              <w:marLeft w:val="0"/>
              <w:marRight w:val="0"/>
              <w:marTop w:val="0"/>
              <w:marBottom w:val="0"/>
              <w:divBdr>
                <w:top w:val="none" w:sz="0" w:space="0" w:color="auto"/>
                <w:left w:val="none" w:sz="0" w:space="0" w:color="auto"/>
                <w:bottom w:val="none" w:sz="0" w:space="0" w:color="auto"/>
                <w:right w:val="none" w:sz="0" w:space="0" w:color="auto"/>
              </w:divBdr>
            </w:div>
            <w:div w:id="1816992879">
              <w:marLeft w:val="0"/>
              <w:marRight w:val="0"/>
              <w:marTop w:val="0"/>
              <w:marBottom w:val="0"/>
              <w:divBdr>
                <w:top w:val="none" w:sz="0" w:space="0" w:color="auto"/>
                <w:left w:val="none" w:sz="0" w:space="0" w:color="auto"/>
                <w:bottom w:val="none" w:sz="0" w:space="0" w:color="auto"/>
                <w:right w:val="none" w:sz="0" w:space="0" w:color="auto"/>
              </w:divBdr>
            </w:div>
            <w:div w:id="1828591334">
              <w:marLeft w:val="0"/>
              <w:marRight w:val="0"/>
              <w:marTop w:val="480"/>
              <w:marBottom w:val="0"/>
              <w:divBdr>
                <w:top w:val="single" w:sz="6" w:space="0" w:color="auto"/>
                <w:left w:val="single" w:sz="6" w:space="0" w:color="auto"/>
                <w:bottom w:val="single" w:sz="6" w:space="0" w:color="auto"/>
                <w:right w:val="single" w:sz="6" w:space="0" w:color="auto"/>
              </w:divBdr>
            </w:div>
            <w:div w:id="1834563543">
              <w:marLeft w:val="0"/>
              <w:marRight w:val="0"/>
              <w:marTop w:val="0"/>
              <w:marBottom w:val="0"/>
              <w:divBdr>
                <w:top w:val="none" w:sz="0" w:space="0" w:color="auto"/>
                <w:left w:val="none" w:sz="0" w:space="0" w:color="auto"/>
                <w:bottom w:val="none" w:sz="0" w:space="0" w:color="auto"/>
                <w:right w:val="none" w:sz="0" w:space="0" w:color="auto"/>
              </w:divBdr>
            </w:div>
            <w:div w:id="1850560994">
              <w:marLeft w:val="0"/>
              <w:marRight w:val="0"/>
              <w:marTop w:val="0"/>
              <w:marBottom w:val="0"/>
              <w:divBdr>
                <w:top w:val="none" w:sz="0" w:space="0" w:color="auto"/>
                <w:left w:val="none" w:sz="0" w:space="0" w:color="auto"/>
                <w:bottom w:val="none" w:sz="0" w:space="0" w:color="auto"/>
                <w:right w:val="none" w:sz="0" w:space="0" w:color="auto"/>
              </w:divBdr>
            </w:div>
            <w:div w:id="1850946633">
              <w:marLeft w:val="0"/>
              <w:marRight w:val="0"/>
              <w:marTop w:val="0"/>
              <w:marBottom w:val="0"/>
              <w:divBdr>
                <w:top w:val="none" w:sz="0" w:space="0" w:color="auto"/>
                <w:left w:val="none" w:sz="0" w:space="0" w:color="auto"/>
                <w:bottom w:val="none" w:sz="0" w:space="0" w:color="auto"/>
                <w:right w:val="none" w:sz="0" w:space="0" w:color="auto"/>
              </w:divBdr>
            </w:div>
            <w:div w:id="1891113097">
              <w:marLeft w:val="0"/>
              <w:marRight w:val="0"/>
              <w:marTop w:val="0"/>
              <w:marBottom w:val="0"/>
              <w:divBdr>
                <w:top w:val="none" w:sz="0" w:space="0" w:color="auto"/>
                <w:left w:val="none" w:sz="0" w:space="0" w:color="auto"/>
                <w:bottom w:val="none" w:sz="0" w:space="0" w:color="auto"/>
                <w:right w:val="none" w:sz="0" w:space="0" w:color="auto"/>
              </w:divBdr>
            </w:div>
            <w:div w:id="1892812692">
              <w:marLeft w:val="0"/>
              <w:marRight w:val="0"/>
              <w:marTop w:val="0"/>
              <w:marBottom w:val="0"/>
              <w:divBdr>
                <w:top w:val="none" w:sz="0" w:space="0" w:color="auto"/>
                <w:left w:val="none" w:sz="0" w:space="0" w:color="auto"/>
                <w:bottom w:val="none" w:sz="0" w:space="0" w:color="auto"/>
                <w:right w:val="none" w:sz="0" w:space="0" w:color="auto"/>
              </w:divBdr>
            </w:div>
            <w:div w:id="1915621697">
              <w:marLeft w:val="0"/>
              <w:marRight w:val="0"/>
              <w:marTop w:val="0"/>
              <w:marBottom w:val="0"/>
              <w:divBdr>
                <w:top w:val="none" w:sz="0" w:space="0" w:color="auto"/>
                <w:left w:val="none" w:sz="0" w:space="0" w:color="auto"/>
                <w:bottom w:val="none" w:sz="0" w:space="0" w:color="auto"/>
                <w:right w:val="none" w:sz="0" w:space="0" w:color="auto"/>
              </w:divBdr>
            </w:div>
            <w:div w:id="1922258139">
              <w:marLeft w:val="0"/>
              <w:marRight w:val="0"/>
              <w:marTop w:val="0"/>
              <w:marBottom w:val="0"/>
              <w:divBdr>
                <w:top w:val="none" w:sz="0" w:space="0" w:color="auto"/>
                <w:left w:val="none" w:sz="0" w:space="0" w:color="auto"/>
                <w:bottom w:val="none" w:sz="0" w:space="0" w:color="auto"/>
                <w:right w:val="none" w:sz="0" w:space="0" w:color="auto"/>
              </w:divBdr>
            </w:div>
            <w:div w:id="1929804603">
              <w:marLeft w:val="0"/>
              <w:marRight w:val="0"/>
              <w:marTop w:val="0"/>
              <w:marBottom w:val="0"/>
              <w:divBdr>
                <w:top w:val="none" w:sz="0" w:space="0" w:color="auto"/>
                <w:left w:val="none" w:sz="0" w:space="0" w:color="auto"/>
                <w:bottom w:val="none" w:sz="0" w:space="0" w:color="auto"/>
                <w:right w:val="none" w:sz="0" w:space="0" w:color="auto"/>
              </w:divBdr>
            </w:div>
            <w:div w:id="1979608197">
              <w:marLeft w:val="0"/>
              <w:marRight w:val="0"/>
              <w:marTop w:val="0"/>
              <w:marBottom w:val="0"/>
              <w:divBdr>
                <w:top w:val="none" w:sz="0" w:space="0" w:color="auto"/>
                <w:left w:val="none" w:sz="0" w:space="0" w:color="auto"/>
                <w:bottom w:val="none" w:sz="0" w:space="0" w:color="auto"/>
                <w:right w:val="none" w:sz="0" w:space="0" w:color="auto"/>
              </w:divBdr>
            </w:div>
            <w:div w:id="1981154251">
              <w:marLeft w:val="0"/>
              <w:marRight w:val="0"/>
              <w:marTop w:val="0"/>
              <w:marBottom w:val="0"/>
              <w:divBdr>
                <w:top w:val="none" w:sz="0" w:space="0" w:color="auto"/>
                <w:left w:val="none" w:sz="0" w:space="0" w:color="auto"/>
                <w:bottom w:val="none" w:sz="0" w:space="0" w:color="auto"/>
                <w:right w:val="none" w:sz="0" w:space="0" w:color="auto"/>
              </w:divBdr>
            </w:div>
            <w:div w:id="2009670364">
              <w:marLeft w:val="0"/>
              <w:marRight w:val="0"/>
              <w:marTop w:val="0"/>
              <w:marBottom w:val="0"/>
              <w:divBdr>
                <w:top w:val="none" w:sz="0" w:space="0" w:color="auto"/>
                <w:left w:val="none" w:sz="0" w:space="0" w:color="auto"/>
                <w:bottom w:val="none" w:sz="0" w:space="0" w:color="auto"/>
                <w:right w:val="none" w:sz="0" w:space="0" w:color="auto"/>
              </w:divBdr>
            </w:div>
            <w:div w:id="2011759672">
              <w:marLeft w:val="0"/>
              <w:marRight w:val="0"/>
              <w:marTop w:val="0"/>
              <w:marBottom w:val="0"/>
              <w:divBdr>
                <w:top w:val="none" w:sz="0" w:space="0" w:color="auto"/>
                <w:left w:val="none" w:sz="0" w:space="0" w:color="auto"/>
                <w:bottom w:val="none" w:sz="0" w:space="0" w:color="auto"/>
                <w:right w:val="none" w:sz="0" w:space="0" w:color="auto"/>
              </w:divBdr>
            </w:div>
            <w:div w:id="2019917180">
              <w:marLeft w:val="0"/>
              <w:marRight w:val="0"/>
              <w:marTop w:val="0"/>
              <w:marBottom w:val="0"/>
              <w:divBdr>
                <w:top w:val="none" w:sz="0" w:space="0" w:color="auto"/>
                <w:left w:val="none" w:sz="0" w:space="0" w:color="auto"/>
                <w:bottom w:val="none" w:sz="0" w:space="0" w:color="auto"/>
                <w:right w:val="none" w:sz="0" w:space="0" w:color="auto"/>
              </w:divBdr>
            </w:div>
            <w:div w:id="2026327900">
              <w:marLeft w:val="0"/>
              <w:marRight w:val="0"/>
              <w:marTop w:val="0"/>
              <w:marBottom w:val="0"/>
              <w:divBdr>
                <w:top w:val="none" w:sz="0" w:space="0" w:color="auto"/>
                <w:left w:val="none" w:sz="0" w:space="0" w:color="auto"/>
                <w:bottom w:val="none" w:sz="0" w:space="0" w:color="auto"/>
                <w:right w:val="none" w:sz="0" w:space="0" w:color="auto"/>
              </w:divBdr>
            </w:div>
            <w:div w:id="2041734946">
              <w:marLeft w:val="0"/>
              <w:marRight w:val="0"/>
              <w:marTop w:val="0"/>
              <w:marBottom w:val="0"/>
              <w:divBdr>
                <w:top w:val="none" w:sz="0" w:space="0" w:color="auto"/>
                <w:left w:val="none" w:sz="0" w:space="0" w:color="auto"/>
                <w:bottom w:val="none" w:sz="0" w:space="0" w:color="auto"/>
                <w:right w:val="none" w:sz="0" w:space="0" w:color="auto"/>
              </w:divBdr>
            </w:div>
            <w:div w:id="2045787559">
              <w:marLeft w:val="0"/>
              <w:marRight w:val="0"/>
              <w:marTop w:val="0"/>
              <w:marBottom w:val="0"/>
              <w:divBdr>
                <w:top w:val="none" w:sz="0" w:space="0" w:color="auto"/>
                <w:left w:val="none" w:sz="0" w:space="0" w:color="auto"/>
                <w:bottom w:val="none" w:sz="0" w:space="0" w:color="auto"/>
                <w:right w:val="none" w:sz="0" w:space="0" w:color="auto"/>
              </w:divBdr>
            </w:div>
            <w:div w:id="2048871317">
              <w:marLeft w:val="0"/>
              <w:marRight w:val="0"/>
              <w:marTop w:val="0"/>
              <w:marBottom w:val="0"/>
              <w:divBdr>
                <w:top w:val="none" w:sz="0" w:space="0" w:color="auto"/>
                <w:left w:val="none" w:sz="0" w:space="0" w:color="auto"/>
                <w:bottom w:val="none" w:sz="0" w:space="0" w:color="auto"/>
                <w:right w:val="none" w:sz="0" w:space="0" w:color="auto"/>
              </w:divBdr>
            </w:div>
            <w:div w:id="2061048937">
              <w:marLeft w:val="0"/>
              <w:marRight w:val="0"/>
              <w:marTop w:val="0"/>
              <w:marBottom w:val="0"/>
              <w:divBdr>
                <w:top w:val="none" w:sz="0" w:space="0" w:color="auto"/>
                <w:left w:val="none" w:sz="0" w:space="0" w:color="auto"/>
                <w:bottom w:val="none" w:sz="0" w:space="0" w:color="auto"/>
                <w:right w:val="none" w:sz="0" w:space="0" w:color="auto"/>
              </w:divBdr>
            </w:div>
            <w:div w:id="2063744927">
              <w:marLeft w:val="0"/>
              <w:marRight w:val="0"/>
              <w:marTop w:val="0"/>
              <w:marBottom w:val="0"/>
              <w:divBdr>
                <w:top w:val="none" w:sz="0" w:space="0" w:color="auto"/>
                <w:left w:val="none" w:sz="0" w:space="0" w:color="auto"/>
                <w:bottom w:val="none" w:sz="0" w:space="0" w:color="auto"/>
                <w:right w:val="none" w:sz="0" w:space="0" w:color="auto"/>
              </w:divBdr>
            </w:div>
            <w:div w:id="2064938997">
              <w:marLeft w:val="0"/>
              <w:marRight w:val="0"/>
              <w:marTop w:val="0"/>
              <w:marBottom w:val="0"/>
              <w:divBdr>
                <w:top w:val="none" w:sz="0" w:space="0" w:color="auto"/>
                <w:left w:val="none" w:sz="0" w:space="0" w:color="auto"/>
                <w:bottom w:val="none" w:sz="0" w:space="0" w:color="auto"/>
                <w:right w:val="none" w:sz="0" w:space="0" w:color="auto"/>
              </w:divBdr>
            </w:div>
            <w:div w:id="2067337141">
              <w:marLeft w:val="0"/>
              <w:marRight w:val="0"/>
              <w:marTop w:val="0"/>
              <w:marBottom w:val="0"/>
              <w:divBdr>
                <w:top w:val="none" w:sz="0" w:space="0" w:color="auto"/>
                <w:left w:val="none" w:sz="0" w:space="0" w:color="auto"/>
                <w:bottom w:val="none" w:sz="0" w:space="0" w:color="auto"/>
                <w:right w:val="none" w:sz="0" w:space="0" w:color="auto"/>
              </w:divBdr>
            </w:div>
            <w:div w:id="2070378328">
              <w:marLeft w:val="0"/>
              <w:marRight w:val="0"/>
              <w:marTop w:val="0"/>
              <w:marBottom w:val="0"/>
              <w:divBdr>
                <w:top w:val="none" w:sz="0" w:space="0" w:color="auto"/>
                <w:left w:val="none" w:sz="0" w:space="0" w:color="auto"/>
                <w:bottom w:val="none" w:sz="0" w:space="0" w:color="auto"/>
                <w:right w:val="none" w:sz="0" w:space="0" w:color="auto"/>
              </w:divBdr>
            </w:div>
            <w:div w:id="2072385310">
              <w:marLeft w:val="0"/>
              <w:marRight w:val="0"/>
              <w:marTop w:val="0"/>
              <w:marBottom w:val="0"/>
              <w:divBdr>
                <w:top w:val="none" w:sz="0" w:space="0" w:color="auto"/>
                <w:left w:val="none" w:sz="0" w:space="0" w:color="auto"/>
                <w:bottom w:val="none" w:sz="0" w:space="0" w:color="auto"/>
                <w:right w:val="none" w:sz="0" w:space="0" w:color="auto"/>
              </w:divBdr>
            </w:div>
            <w:div w:id="2083062154">
              <w:marLeft w:val="0"/>
              <w:marRight w:val="0"/>
              <w:marTop w:val="0"/>
              <w:marBottom w:val="0"/>
              <w:divBdr>
                <w:top w:val="none" w:sz="0" w:space="0" w:color="auto"/>
                <w:left w:val="none" w:sz="0" w:space="0" w:color="auto"/>
                <w:bottom w:val="none" w:sz="0" w:space="0" w:color="auto"/>
                <w:right w:val="none" w:sz="0" w:space="0" w:color="auto"/>
              </w:divBdr>
            </w:div>
            <w:div w:id="2085715164">
              <w:marLeft w:val="0"/>
              <w:marRight w:val="0"/>
              <w:marTop w:val="0"/>
              <w:marBottom w:val="0"/>
              <w:divBdr>
                <w:top w:val="none" w:sz="0" w:space="0" w:color="auto"/>
                <w:left w:val="none" w:sz="0" w:space="0" w:color="auto"/>
                <w:bottom w:val="none" w:sz="0" w:space="0" w:color="auto"/>
                <w:right w:val="none" w:sz="0" w:space="0" w:color="auto"/>
              </w:divBdr>
            </w:div>
            <w:div w:id="2103993778">
              <w:marLeft w:val="0"/>
              <w:marRight w:val="0"/>
              <w:marTop w:val="0"/>
              <w:marBottom w:val="0"/>
              <w:divBdr>
                <w:top w:val="none" w:sz="0" w:space="0" w:color="auto"/>
                <w:left w:val="none" w:sz="0" w:space="0" w:color="auto"/>
                <w:bottom w:val="none" w:sz="0" w:space="0" w:color="auto"/>
                <w:right w:val="none" w:sz="0" w:space="0" w:color="auto"/>
              </w:divBdr>
            </w:div>
            <w:div w:id="2117825716">
              <w:marLeft w:val="0"/>
              <w:marRight w:val="0"/>
              <w:marTop w:val="480"/>
              <w:marBottom w:val="0"/>
              <w:divBdr>
                <w:top w:val="single" w:sz="6" w:space="0" w:color="auto"/>
                <w:left w:val="single" w:sz="6" w:space="0" w:color="auto"/>
                <w:bottom w:val="single" w:sz="6" w:space="0" w:color="auto"/>
                <w:right w:val="single" w:sz="6" w:space="0" w:color="auto"/>
              </w:divBdr>
            </w:div>
            <w:div w:id="2120253027">
              <w:marLeft w:val="0"/>
              <w:marRight w:val="0"/>
              <w:marTop w:val="0"/>
              <w:marBottom w:val="0"/>
              <w:divBdr>
                <w:top w:val="none" w:sz="0" w:space="0" w:color="auto"/>
                <w:left w:val="none" w:sz="0" w:space="0" w:color="auto"/>
                <w:bottom w:val="none" w:sz="0" w:space="0" w:color="auto"/>
                <w:right w:val="none" w:sz="0" w:space="0" w:color="auto"/>
              </w:divBdr>
            </w:div>
            <w:div w:id="2131045257">
              <w:marLeft w:val="0"/>
              <w:marRight w:val="0"/>
              <w:marTop w:val="0"/>
              <w:marBottom w:val="0"/>
              <w:divBdr>
                <w:top w:val="none" w:sz="0" w:space="0" w:color="auto"/>
                <w:left w:val="none" w:sz="0" w:space="0" w:color="auto"/>
                <w:bottom w:val="none" w:sz="0" w:space="0" w:color="auto"/>
                <w:right w:val="none" w:sz="0" w:space="0" w:color="auto"/>
              </w:divBdr>
            </w:div>
            <w:div w:id="2137679796">
              <w:marLeft w:val="0"/>
              <w:marRight w:val="0"/>
              <w:marTop w:val="0"/>
              <w:marBottom w:val="0"/>
              <w:divBdr>
                <w:top w:val="none" w:sz="0" w:space="0" w:color="auto"/>
                <w:left w:val="none" w:sz="0" w:space="0" w:color="auto"/>
                <w:bottom w:val="none" w:sz="0" w:space="0" w:color="auto"/>
                <w:right w:val="none" w:sz="0" w:space="0" w:color="auto"/>
              </w:divBdr>
            </w:div>
          </w:divsChild>
        </w:div>
        <w:div w:id="1330252653">
          <w:marLeft w:val="0"/>
          <w:marRight w:val="0"/>
          <w:marTop w:val="0"/>
          <w:marBottom w:val="0"/>
          <w:divBdr>
            <w:top w:val="none" w:sz="0" w:space="0" w:color="auto"/>
            <w:left w:val="none" w:sz="0" w:space="0" w:color="auto"/>
            <w:bottom w:val="none" w:sz="0" w:space="0" w:color="auto"/>
            <w:right w:val="none" w:sz="0" w:space="0" w:color="auto"/>
          </w:divBdr>
          <w:divsChild>
            <w:div w:id="959186269">
              <w:marLeft w:val="0"/>
              <w:marRight w:val="0"/>
              <w:marTop w:val="0"/>
              <w:marBottom w:val="0"/>
              <w:divBdr>
                <w:top w:val="none" w:sz="0" w:space="0" w:color="auto"/>
                <w:left w:val="none" w:sz="0" w:space="0" w:color="auto"/>
                <w:bottom w:val="none" w:sz="0" w:space="0" w:color="auto"/>
                <w:right w:val="none" w:sz="0" w:space="0" w:color="auto"/>
              </w:divBdr>
            </w:div>
            <w:div w:id="966198351">
              <w:marLeft w:val="0"/>
              <w:marRight w:val="0"/>
              <w:marTop w:val="0"/>
              <w:marBottom w:val="0"/>
              <w:divBdr>
                <w:top w:val="none" w:sz="0" w:space="0" w:color="auto"/>
                <w:left w:val="none" w:sz="0" w:space="0" w:color="auto"/>
                <w:bottom w:val="none" w:sz="0" w:space="0" w:color="auto"/>
                <w:right w:val="none" w:sz="0" w:space="0" w:color="auto"/>
              </w:divBdr>
            </w:div>
            <w:div w:id="1567885299">
              <w:marLeft w:val="0"/>
              <w:marRight w:val="0"/>
              <w:marTop w:val="0"/>
              <w:marBottom w:val="0"/>
              <w:divBdr>
                <w:top w:val="none" w:sz="0" w:space="0" w:color="auto"/>
                <w:left w:val="none" w:sz="0" w:space="0" w:color="auto"/>
                <w:bottom w:val="none" w:sz="0" w:space="0" w:color="auto"/>
                <w:right w:val="none" w:sz="0" w:space="0" w:color="auto"/>
              </w:divBdr>
            </w:div>
            <w:div w:id="1572496246">
              <w:marLeft w:val="0"/>
              <w:marRight w:val="0"/>
              <w:marTop w:val="0"/>
              <w:marBottom w:val="0"/>
              <w:divBdr>
                <w:top w:val="none" w:sz="0" w:space="0" w:color="auto"/>
                <w:left w:val="none" w:sz="0" w:space="0" w:color="auto"/>
                <w:bottom w:val="none" w:sz="0" w:space="0" w:color="auto"/>
                <w:right w:val="none" w:sz="0" w:space="0" w:color="auto"/>
              </w:divBdr>
            </w:div>
            <w:div w:id="1764568146">
              <w:marLeft w:val="0"/>
              <w:marRight w:val="0"/>
              <w:marTop w:val="0"/>
              <w:marBottom w:val="0"/>
              <w:divBdr>
                <w:top w:val="none" w:sz="0" w:space="0" w:color="auto"/>
                <w:left w:val="none" w:sz="0" w:space="0" w:color="auto"/>
                <w:bottom w:val="none" w:sz="0" w:space="0" w:color="auto"/>
                <w:right w:val="none" w:sz="0" w:space="0" w:color="auto"/>
              </w:divBdr>
            </w:div>
            <w:div w:id="1815830893">
              <w:marLeft w:val="0"/>
              <w:marRight w:val="0"/>
              <w:marTop w:val="0"/>
              <w:marBottom w:val="0"/>
              <w:divBdr>
                <w:top w:val="none" w:sz="0" w:space="0" w:color="auto"/>
                <w:left w:val="none" w:sz="0" w:space="0" w:color="auto"/>
                <w:bottom w:val="none" w:sz="0" w:space="0" w:color="auto"/>
                <w:right w:val="none" w:sz="0" w:space="0" w:color="auto"/>
              </w:divBdr>
            </w:div>
            <w:div w:id="2078552907">
              <w:marLeft w:val="0"/>
              <w:marRight w:val="0"/>
              <w:marTop w:val="0"/>
              <w:marBottom w:val="0"/>
              <w:divBdr>
                <w:top w:val="none" w:sz="0" w:space="0" w:color="auto"/>
                <w:left w:val="none" w:sz="0" w:space="0" w:color="auto"/>
                <w:bottom w:val="none" w:sz="0" w:space="0" w:color="auto"/>
                <w:right w:val="none" w:sz="0" w:space="0" w:color="auto"/>
              </w:divBdr>
            </w:div>
          </w:divsChild>
        </w:div>
        <w:div w:id="1554730879">
          <w:marLeft w:val="0"/>
          <w:marRight w:val="0"/>
          <w:marTop w:val="0"/>
          <w:marBottom w:val="0"/>
          <w:divBdr>
            <w:top w:val="none" w:sz="0" w:space="0" w:color="auto"/>
            <w:left w:val="none" w:sz="0" w:space="0" w:color="auto"/>
            <w:bottom w:val="none" w:sz="0" w:space="0" w:color="auto"/>
            <w:right w:val="none" w:sz="0" w:space="0" w:color="auto"/>
          </w:divBdr>
          <w:divsChild>
            <w:div w:id="13389903">
              <w:marLeft w:val="0"/>
              <w:marRight w:val="0"/>
              <w:marTop w:val="0"/>
              <w:marBottom w:val="0"/>
              <w:divBdr>
                <w:top w:val="none" w:sz="0" w:space="0" w:color="auto"/>
                <w:left w:val="none" w:sz="0" w:space="0" w:color="auto"/>
                <w:bottom w:val="none" w:sz="0" w:space="0" w:color="auto"/>
                <w:right w:val="none" w:sz="0" w:space="0" w:color="auto"/>
              </w:divBdr>
            </w:div>
            <w:div w:id="64688017">
              <w:marLeft w:val="0"/>
              <w:marRight w:val="0"/>
              <w:marTop w:val="0"/>
              <w:marBottom w:val="0"/>
              <w:divBdr>
                <w:top w:val="none" w:sz="0" w:space="0" w:color="auto"/>
                <w:left w:val="none" w:sz="0" w:space="0" w:color="auto"/>
                <w:bottom w:val="none" w:sz="0" w:space="0" w:color="auto"/>
                <w:right w:val="none" w:sz="0" w:space="0" w:color="auto"/>
              </w:divBdr>
            </w:div>
            <w:div w:id="68969060">
              <w:marLeft w:val="0"/>
              <w:marRight w:val="0"/>
              <w:marTop w:val="0"/>
              <w:marBottom w:val="0"/>
              <w:divBdr>
                <w:top w:val="none" w:sz="0" w:space="0" w:color="auto"/>
                <w:left w:val="none" w:sz="0" w:space="0" w:color="auto"/>
                <w:bottom w:val="none" w:sz="0" w:space="0" w:color="auto"/>
                <w:right w:val="none" w:sz="0" w:space="0" w:color="auto"/>
              </w:divBdr>
            </w:div>
            <w:div w:id="126558866">
              <w:marLeft w:val="0"/>
              <w:marRight w:val="0"/>
              <w:marTop w:val="0"/>
              <w:marBottom w:val="0"/>
              <w:divBdr>
                <w:top w:val="none" w:sz="0" w:space="0" w:color="auto"/>
                <w:left w:val="none" w:sz="0" w:space="0" w:color="auto"/>
                <w:bottom w:val="none" w:sz="0" w:space="0" w:color="auto"/>
                <w:right w:val="none" w:sz="0" w:space="0" w:color="auto"/>
              </w:divBdr>
            </w:div>
            <w:div w:id="140269658">
              <w:marLeft w:val="0"/>
              <w:marRight w:val="0"/>
              <w:marTop w:val="0"/>
              <w:marBottom w:val="0"/>
              <w:divBdr>
                <w:top w:val="none" w:sz="0" w:space="0" w:color="auto"/>
                <w:left w:val="none" w:sz="0" w:space="0" w:color="auto"/>
                <w:bottom w:val="none" w:sz="0" w:space="0" w:color="auto"/>
                <w:right w:val="none" w:sz="0" w:space="0" w:color="auto"/>
              </w:divBdr>
            </w:div>
            <w:div w:id="160126588">
              <w:marLeft w:val="0"/>
              <w:marRight w:val="0"/>
              <w:marTop w:val="0"/>
              <w:marBottom w:val="0"/>
              <w:divBdr>
                <w:top w:val="none" w:sz="0" w:space="0" w:color="auto"/>
                <w:left w:val="none" w:sz="0" w:space="0" w:color="auto"/>
                <w:bottom w:val="none" w:sz="0" w:space="0" w:color="auto"/>
                <w:right w:val="none" w:sz="0" w:space="0" w:color="auto"/>
              </w:divBdr>
            </w:div>
            <w:div w:id="176770376">
              <w:marLeft w:val="0"/>
              <w:marRight w:val="0"/>
              <w:marTop w:val="0"/>
              <w:marBottom w:val="0"/>
              <w:divBdr>
                <w:top w:val="none" w:sz="0" w:space="0" w:color="auto"/>
                <w:left w:val="none" w:sz="0" w:space="0" w:color="auto"/>
                <w:bottom w:val="none" w:sz="0" w:space="0" w:color="auto"/>
                <w:right w:val="none" w:sz="0" w:space="0" w:color="auto"/>
              </w:divBdr>
            </w:div>
            <w:div w:id="309673783">
              <w:marLeft w:val="0"/>
              <w:marRight w:val="0"/>
              <w:marTop w:val="0"/>
              <w:marBottom w:val="0"/>
              <w:divBdr>
                <w:top w:val="none" w:sz="0" w:space="0" w:color="auto"/>
                <w:left w:val="none" w:sz="0" w:space="0" w:color="auto"/>
                <w:bottom w:val="none" w:sz="0" w:space="0" w:color="auto"/>
                <w:right w:val="none" w:sz="0" w:space="0" w:color="auto"/>
              </w:divBdr>
            </w:div>
            <w:div w:id="444539886">
              <w:marLeft w:val="0"/>
              <w:marRight w:val="0"/>
              <w:marTop w:val="0"/>
              <w:marBottom w:val="0"/>
              <w:divBdr>
                <w:top w:val="none" w:sz="0" w:space="0" w:color="auto"/>
                <w:left w:val="none" w:sz="0" w:space="0" w:color="auto"/>
                <w:bottom w:val="none" w:sz="0" w:space="0" w:color="auto"/>
                <w:right w:val="none" w:sz="0" w:space="0" w:color="auto"/>
              </w:divBdr>
            </w:div>
            <w:div w:id="497622499">
              <w:marLeft w:val="0"/>
              <w:marRight w:val="0"/>
              <w:marTop w:val="0"/>
              <w:marBottom w:val="0"/>
              <w:divBdr>
                <w:top w:val="none" w:sz="0" w:space="0" w:color="auto"/>
                <w:left w:val="none" w:sz="0" w:space="0" w:color="auto"/>
                <w:bottom w:val="none" w:sz="0" w:space="0" w:color="auto"/>
                <w:right w:val="none" w:sz="0" w:space="0" w:color="auto"/>
              </w:divBdr>
            </w:div>
            <w:div w:id="756173215">
              <w:marLeft w:val="0"/>
              <w:marRight w:val="0"/>
              <w:marTop w:val="0"/>
              <w:marBottom w:val="0"/>
              <w:divBdr>
                <w:top w:val="none" w:sz="0" w:space="0" w:color="auto"/>
                <w:left w:val="none" w:sz="0" w:space="0" w:color="auto"/>
                <w:bottom w:val="none" w:sz="0" w:space="0" w:color="auto"/>
                <w:right w:val="none" w:sz="0" w:space="0" w:color="auto"/>
              </w:divBdr>
            </w:div>
            <w:div w:id="844515091">
              <w:marLeft w:val="0"/>
              <w:marRight w:val="0"/>
              <w:marTop w:val="0"/>
              <w:marBottom w:val="0"/>
              <w:divBdr>
                <w:top w:val="none" w:sz="0" w:space="0" w:color="auto"/>
                <w:left w:val="none" w:sz="0" w:space="0" w:color="auto"/>
                <w:bottom w:val="none" w:sz="0" w:space="0" w:color="auto"/>
                <w:right w:val="none" w:sz="0" w:space="0" w:color="auto"/>
              </w:divBdr>
            </w:div>
            <w:div w:id="918293681">
              <w:marLeft w:val="0"/>
              <w:marRight w:val="0"/>
              <w:marTop w:val="0"/>
              <w:marBottom w:val="0"/>
              <w:divBdr>
                <w:top w:val="none" w:sz="0" w:space="0" w:color="auto"/>
                <w:left w:val="none" w:sz="0" w:space="0" w:color="auto"/>
                <w:bottom w:val="none" w:sz="0" w:space="0" w:color="auto"/>
                <w:right w:val="none" w:sz="0" w:space="0" w:color="auto"/>
              </w:divBdr>
            </w:div>
            <w:div w:id="947277005">
              <w:marLeft w:val="0"/>
              <w:marRight w:val="0"/>
              <w:marTop w:val="0"/>
              <w:marBottom w:val="0"/>
              <w:divBdr>
                <w:top w:val="none" w:sz="0" w:space="0" w:color="auto"/>
                <w:left w:val="none" w:sz="0" w:space="0" w:color="auto"/>
                <w:bottom w:val="none" w:sz="0" w:space="0" w:color="auto"/>
                <w:right w:val="none" w:sz="0" w:space="0" w:color="auto"/>
              </w:divBdr>
            </w:div>
            <w:div w:id="951061007">
              <w:marLeft w:val="0"/>
              <w:marRight w:val="0"/>
              <w:marTop w:val="0"/>
              <w:marBottom w:val="0"/>
              <w:divBdr>
                <w:top w:val="none" w:sz="0" w:space="0" w:color="auto"/>
                <w:left w:val="none" w:sz="0" w:space="0" w:color="auto"/>
                <w:bottom w:val="none" w:sz="0" w:space="0" w:color="auto"/>
                <w:right w:val="none" w:sz="0" w:space="0" w:color="auto"/>
              </w:divBdr>
            </w:div>
            <w:div w:id="1016073761">
              <w:marLeft w:val="0"/>
              <w:marRight w:val="0"/>
              <w:marTop w:val="0"/>
              <w:marBottom w:val="0"/>
              <w:divBdr>
                <w:top w:val="none" w:sz="0" w:space="0" w:color="auto"/>
                <w:left w:val="none" w:sz="0" w:space="0" w:color="auto"/>
                <w:bottom w:val="none" w:sz="0" w:space="0" w:color="auto"/>
                <w:right w:val="none" w:sz="0" w:space="0" w:color="auto"/>
              </w:divBdr>
            </w:div>
            <w:div w:id="1104886298">
              <w:marLeft w:val="0"/>
              <w:marRight w:val="0"/>
              <w:marTop w:val="0"/>
              <w:marBottom w:val="0"/>
              <w:divBdr>
                <w:top w:val="none" w:sz="0" w:space="0" w:color="auto"/>
                <w:left w:val="none" w:sz="0" w:space="0" w:color="auto"/>
                <w:bottom w:val="none" w:sz="0" w:space="0" w:color="auto"/>
                <w:right w:val="none" w:sz="0" w:space="0" w:color="auto"/>
              </w:divBdr>
            </w:div>
            <w:div w:id="1288317157">
              <w:marLeft w:val="0"/>
              <w:marRight w:val="0"/>
              <w:marTop w:val="0"/>
              <w:marBottom w:val="0"/>
              <w:divBdr>
                <w:top w:val="none" w:sz="0" w:space="0" w:color="auto"/>
                <w:left w:val="none" w:sz="0" w:space="0" w:color="auto"/>
                <w:bottom w:val="none" w:sz="0" w:space="0" w:color="auto"/>
                <w:right w:val="none" w:sz="0" w:space="0" w:color="auto"/>
              </w:divBdr>
            </w:div>
            <w:div w:id="1387686449">
              <w:marLeft w:val="0"/>
              <w:marRight w:val="0"/>
              <w:marTop w:val="0"/>
              <w:marBottom w:val="0"/>
              <w:divBdr>
                <w:top w:val="none" w:sz="0" w:space="0" w:color="auto"/>
                <w:left w:val="none" w:sz="0" w:space="0" w:color="auto"/>
                <w:bottom w:val="none" w:sz="0" w:space="0" w:color="auto"/>
                <w:right w:val="none" w:sz="0" w:space="0" w:color="auto"/>
              </w:divBdr>
            </w:div>
            <w:div w:id="1439374137">
              <w:marLeft w:val="0"/>
              <w:marRight w:val="0"/>
              <w:marTop w:val="0"/>
              <w:marBottom w:val="0"/>
              <w:divBdr>
                <w:top w:val="none" w:sz="0" w:space="0" w:color="auto"/>
                <w:left w:val="none" w:sz="0" w:space="0" w:color="auto"/>
                <w:bottom w:val="none" w:sz="0" w:space="0" w:color="auto"/>
                <w:right w:val="none" w:sz="0" w:space="0" w:color="auto"/>
              </w:divBdr>
            </w:div>
            <w:div w:id="1492912041">
              <w:marLeft w:val="0"/>
              <w:marRight w:val="0"/>
              <w:marTop w:val="0"/>
              <w:marBottom w:val="0"/>
              <w:divBdr>
                <w:top w:val="none" w:sz="0" w:space="0" w:color="auto"/>
                <w:left w:val="none" w:sz="0" w:space="0" w:color="auto"/>
                <w:bottom w:val="none" w:sz="0" w:space="0" w:color="auto"/>
                <w:right w:val="none" w:sz="0" w:space="0" w:color="auto"/>
              </w:divBdr>
            </w:div>
            <w:div w:id="1504280090">
              <w:marLeft w:val="0"/>
              <w:marRight w:val="0"/>
              <w:marTop w:val="0"/>
              <w:marBottom w:val="0"/>
              <w:divBdr>
                <w:top w:val="none" w:sz="0" w:space="0" w:color="auto"/>
                <w:left w:val="none" w:sz="0" w:space="0" w:color="auto"/>
                <w:bottom w:val="none" w:sz="0" w:space="0" w:color="auto"/>
                <w:right w:val="none" w:sz="0" w:space="0" w:color="auto"/>
              </w:divBdr>
            </w:div>
            <w:div w:id="1585257438">
              <w:marLeft w:val="0"/>
              <w:marRight w:val="0"/>
              <w:marTop w:val="0"/>
              <w:marBottom w:val="0"/>
              <w:divBdr>
                <w:top w:val="none" w:sz="0" w:space="0" w:color="auto"/>
                <w:left w:val="none" w:sz="0" w:space="0" w:color="auto"/>
                <w:bottom w:val="none" w:sz="0" w:space="0" w:color="auto"/>
                <w:right w:val="none" w:sz="0" w:space="0" w:color="auto"/>
              </w:divBdr>
            </w:div>
            <w:div w:id="1650551279">
              <w:marLeft w:val="0"/>
              <w:marRight w:val="0"/>
              <w:marTop w:val="0"/>
              <w:marBottom w:val="0"/>
              <w:divBdr>
                <w:top w:val="none" w:sz="0" w:space="0" w:color="auto"/>
                <w:left w:val="none" w:sz="0" w:space="0" w:color="auto"/>
                <w:bottom w:val="none" w:sz="0" w:space="0" w:color="auto"/>
                <w:right w:val="none" w:sz="0" w:space="0" w:color="auto"/>
              </w:divBdr>
            </w:div>
            <w:div w:id="1668822851">
              <w:marLeft w:val="0"/>
              <w:marRight w:val="0"/>
              <w:marTop w:val="0"/>
              <w:marBottom w:val="0"/>
              <w:divBdr>
                <w:top w:val="none" w:sz="0" w:space="0" w:color="auto"/>
                <w:left w:val="none" w:sz="0" w:space="0" w:color="auto"/>
                <w:bottom w:val="none" w:sz="0" w:space="0" w:color="auto"/>
                <w:right w:val="none" w:sz="0" w:space="0" w:color="auto"/>
              </w:divBdr>
            </w:div>
            <w:div w:id="1801805833">
              <w:marLeft w:val="0"/>
              <w:marRight w:val="0"/>
              <w:marTop w:val="0"/>
              <w:marBottom w:val="0"/>
              <w:divBdr>
                <w:top w:val="none" w:sz="0" w:space="0" w:color="auto"/>
                <w:left w:val="none" w:sz="0" w:space="0" w:color="auto"/>
                <w:bottom w:val="none" w:sz="0" w:space="0" w:color="auto"/>
                <w:right w:val="none" w:sz="0" w:space="0" w:color="auto"/>
              </w:divBdr>
            </w:div>
            <w:div w:id="1959603491">
              <w:marLeft w:val="0"/>
              <w:marRight w:val="0"/>
              <w:marTop w:val="0"/>
              <w:marBottom w:val="0"/>
              <w:divBdr>
                <w:top w:val="none" w:sz="0" w:space="0" w:color="auto"/>
                <w:left w:val="none" w:sz="0" w:space="0" w:color="auto"/>
                <w:bottom w:val="none" w:sz="0" w:space="0" w:color="auto"/>
                <w:right w:val="none" w:sz="0" w:space="0" w:color="auto"/>
              </w:divBdr>
            </w:div>
            <w:div w:id="1994137060">
              <w:marLeft w:val="0"/>
              <w:marRight w:val="0"/>
              <w:marTop w:val="0"/>
              <w:marBottom w:val="0"/>
              <w:divBdr>
                <w:top w:val="none" w:sz="0" w:space="0" w:color="auto"/>
                <w:left w:val="none" w:sz="0" w:space="0" w:color="auto"/>
                <w:bottom w:val="none" w:sz="0" w:space="0" w:color="auto"/>
                <w:right w:val="none" w:sz="0" w:space="0" w:color="auto"/>
              </w:divBdr>
            </w:div>
            <w:div w:id="2041666520">
              <w:marLeft w:val="0"/>
              <w:marRight w:val="0"/>
              <w:marTop w:val="0"/>
              <w:marBottom w:val="0"/>
              <w:divBdr>
                <w:top w:val="none" w:sz="0" w:space="0" w:color="auto"/>
                <w:left w:val="none" w:sz="0" w:space="0" w:color="auto"/>
                <w:bottom w:val="none" w:sz="0" w:space="0" w:color="auto"/>
                <w:right w:val="none" w:sz="0" w:space="0" w:color="auto"/>
              </w:divBdr>
            </w:div>
            <w:div w:id="2075472625">
              <w:marLeft w:val="0"/>
              <w:marRight w:val="0"/>
              <w:marTop w:val="0"/>
              <w:marBottom w:val="0"/>
              <w:divBdr>
                <w:top w:val="none" w:sz="0" w:space="0" w:color="auto"/>
                <w:left w:val="none" w:sz="0" w:space="0" w:color="auto"/>
                <w:bottom w:val="none" w:sz="0" w:space="0" w:color="auto"/>
                <w:right w:val="none" w:sz="0" w:space="0" w:color="auto"/>
              </w:divBdr>
            </w:div>
            <w:div w:id="2082747679">
              <w:marLeft w:val="0"/>
              <w:marRight w:val="0"/>
              <w:marTop w:val="0"/>
              <w:marBottom w:val="0"/>
              <w:divBdr>
                <w:top w:val="none" w:sz="0" w:space="0" w:color="auto"/>
                <w:left w:val="none" w:sz="0" w:space="0" w:color="auto"/>
                <w:bottom w:val="none" w:sz="0" w:space="0" w:color="auto"/>
                <w:right w:val="none" w:sz="0" w:space="0" w:color="auto"/>
              </w:divBdr>
            </w:div>
            <w:div w:id="2092896083">
              <w:marLeft w:val="0"/>
              <w:marRight w:val="0"/>
              <w:marTop w:val="0"/>
              <w:marBottom w:val="0"/>
              <w:divBdr>
                <w:top w:val="none" w:sz="0" w:space="0" w:color="auto"/>
                <w:left w:val="none" w:sz="0" w:space="0" w:color="auto"/>
                <w:bottom w:val="none" w:sz="0" w:space="0" w:color="auto"/>
                <w:right w:val="none" w:sz="0" w:space="0" w:color="auto"/>
              </w:divBdr>
            </w:div>
            <w:div w:id="2105611955">
              <w:marLeft w:val="0"/>
              <w:marRight w:val="0"/>
              <w:marTop w:val="0"/>
              <w:marBottom w:val="0"/>
              <w:divBdr>
                <w:top w:val="none" w:sz="0" w:space="0" w:color="auto"/>
                <w:left w:val="none" w:sz="0" w:space="0" w:color="auto"/>
                <w:bottom w:val="none" w:sz="0" w:space="0" w:color="auto"/>
                <w:right w:val="none" w:sz="0" w:space="0" w:color="auto"/>
              </w:divBdr>
            </w:div>
            <w:div w:id="2115467719">
              <w:marLeft w:val="0"/>
              <w:marRight w:val="0"/>
              <w:marTop w:val="0"/>
              <w:marBottom w:val="0"/>
              <w:divBdr>
                <w:top w:val="none" w:sz="0" w:space="0" w:color="auto"/>
                <w:left w:val="none" w:sz="0" w:space="0" w:color="auto"/>
                <w:bottom w:val="none" w:sz="0" w:space="0" w:color="auto"/>
                <w:right w:val="none" w:sz="0" w:space="0" w:color="auto"/>
              </w:divBdr>
            </w:div>
          </w:divsChild>
        </w:div>
        <w:div w:id="1565678198">
          <w:marLeft w:val="0"/>
          <w:marRight w:val="0"/>
          <w:marTop w:val="0"/>
          <w:marBottom w:val="0"/>
          <w:divBdr>
            <w:top w:val="none" w:sz="0" w:space="0" w:color="auto"/>
            <w:left w:val="none" w:sz="0" w:space="0" w:color="auto"/>
            <w:bottom w:val="none" w:sz="0" w:space="0" w:color="auto"/>
            <w:right w:val="none" w:sz="0" w:space="0" w:color="auto"/>
          </w:divBdr>
          <w:divsChild>
            <w:div w:id="24185339">
              <w:marLeft w:val="0"/>
              <w:marRight w:val="0"/>
              <w:marTop w:val="0"/>
              <w:marBottom w:val="0"/>
              <w:divBdr>
                <w:top w:val="none" w:sz="0" w:space="0" w:color="auto"/>
                <w:left w:val="none" w:sz="0" w:space="0" w:color="auto"/>
                <w:bottom w:val="none" w:sz="0" w:space="0" w:color="auto"/>
                <w:right w:val="none" w:sz="0" w:space="0" w:color="auto"/>
              </w:divBdr>
            </w:div>
            <w:div w:id="52001009">
              <w:marLeft w:val="0"/>
              <w:marRight w:val="0"/>
              <w:marTop w:val="0"/>
              <w:marBottom w:val="0"/>
              <w:divBdr>
                <w:top w:val="none" w:sz="0" w:space="0" w:color="auto"/>
                <w:left w:val="none" w:sz="0" w:space="0" w:color="auto"/>
                <w:bottom w:val="none" w:sz="0" w:space="0" w:color="auto"/>
                <w:right w:val="none" w:sz="0" w:space="0" w:color="auto"/>
              </w:divBdr>
            </w:div>
            <w:div w:id="57557281">
              <w:marLeft w:val="0"/>
              <w:marRight w:val="0"/>
              <w:marTop w:val="0"/>
              <w:marBottom w:val="0"/>
              <w:divBdr>
                <w:top w:val="none" w:sz="0" w:space="0" w:color="auto"/>
                <w:left w:val="none" w:sz="0" w:space="0" w:color="auto"/>
                <w:bottom w:val="none" w:sz="0" w:space="0" w:color="auto"/>
                <w:right w:val="none" w:sz="0" w:space="0" w:color="auto"/>
              </w:divBdr>
            </w:div>
            <w:div w:id="60031428">
              <w:marLeft w:val="0"/>
              <w:marRight w:val="0"/>
              <w:marTop w:val="0"/>
              <w:marBottom w:val="0"/>
              <w:divBdr>
                <w:top w:val="none" w:sz="0" w:space="0" w:color="auto"/>
                <w:left w:val="none" w:sz="0" w:space="0" w:color="auto"/>
                <w:bottom w:val="none" w:sz="0" w:space="0" w:color="auto"/>
                <w:right w:val="none" w:sz="0" w:space="0" w:color="auto"/>
              </w:divBdr>
            </w:div>
            <w:div w:id="60370204">
              <w:marLeft w:val="0"/>
              <w:marRight w:val="0"/>
              <w:marTop w:val="0"/>
              <w:marBottom w:val="0"/>
              <w:divBdr>
                <w:top w:val="none" w:sz="0" w:space="0" w:color="auto"/>
                <w:left w:val="none" w:sz="0" w:space="0" w:color="auto"/>
                <w:bottom w:val="none" w:sz="0" w:space="0" w:color="auto"/>
                <w:right w:val="none" w:sz="0" w:space="0" w:color="auto"/>
              </w:divBdr>
            </w:div>
            <w:div w:id="63072472">
              <w:marLeft w:val="0"/>
              <w:marRight w:val="0"/>
              <w:marTop w:val="0"/>
              <w:marBottom w:val="0"/>
              <w:divBdr>
                <w:top w:val="none" w:sz="0" w:space="0" w:color="auto"/>
                <w:left w:val="none" w:sz="0" w:space="0" w:color="auto"/>
                <w:bottom w:val="none" w:sz="0" w:space="0" w:color="auto"/>
                <w:right w:val="none" w:sz="0" w:space="0" w:color="auto"/>
              </w:divBdr>
            </w:div>
            <w:div w:id="69697195">
              <w:marLeft w:val="0"/>
              <w:marRight w:val="0"/>
              <w:marTop w:val="0"/>
              <w:marBottom w:val="0"/>
              <w:divBdr>
                <w:top w:val="none" w:sz="0" w:space="0" w:color="auto"/>
                <w:left w:val="none" w:sz="0" w:space="0" w:color="auto"/>
                <w:bottom w:val="none" w:sz="0" w:space="0" w:color="auto"/>
                <w:right w:val="none" w:sz="0" w:space="0" w:color="auto"/>
              </w:divBdr>
            </w:div>
            <w:div w:id="74400246">
              <w:marLeft w:val="0"/>
              <w:marRight w:val="0"/>
              <w:marTop w:val="0"/>
              <w:marBottom w:val="0"/>
              <w:divBdr>
                <w:top w:val="none" w:sz="0" w:space="0" w:color="auto"/>
                <w:left w:val="none" w:sz="0" w:space="0" w:color="auto"/>
                <w:bottom w:val="none" w:sz="0" w:space="0" w:color="auto"/>
                <w:right w:val="none" w:sz="0" w:space="0" w:color="auto"/>
              </w:divBdr>
            </w:div>
            <w:div w:id="77601284">
              <w:marLeft w:val="0"/>
              <w:marRight w:val="0"/>
              <w:marTop w:val="0"/>
              <w:marBottom w:val="0"/>
              <w:divBdr>
                <w:top w:val="none" w:sz="0" w:space="0" w:color="auto"/>
                <w:left w:val="none" w:sz="0" w:space="0" w:color="auto"/>
                <w:bottom w:val="none" w:sz="0" w:space="0" w:color="auto"/>
                <w:right w:val="none" w:sz="0" w:space="0" w:color="auto"/>
              </w:divBdr>
            </w:div>
            <w:div w:id="89620312">
              <w:marLeft w:val="0"/>
              <w:marRight w:val="0"/>
              <w:marTop w:val="0"/>
              <w:marBottom w:val="0"/>
              <w:divBdr>
                <w:top w:val="none" w:sz="0" w:space="0" w:color="auto"/>
                <w:left w:val="none" w:sz="0" w:space="0" w:color="auto"/>
                <w:bottom w:val="none" w:sz="0" w:space="0" w:color="auto"/>
                <w:right w:val="none" w:sz="0" w:space="0" w:color="auto"/>
              </w:divBdr>
            </w:div>
            <w:div w:id="102238428">
              <w:marLeft w:val="0"/>
              <w:marRight w:val="0"/>
              <w:marTop w:val="0"/>
              <w:marBottom w:val="0"/>
              <w:divBdr>
                <w:top w:val="none" w:sz="0" w:space="0" w:color="auto"/>
                <w:left w:val="none" w:sz="0" w:space="0" w:color="auto"/>
                <w:bottom w:val="none" w:sz="0" w:space="0" w:color="auto"/>
                <w:right w:val="none" w:sz="0" w:space="0" w:color="auto"/>
              </w:divBdr>
            </w:div>
            <w:div w:id="112286044">
              <w:marLeft w:val="0"/>
              <w:marRight w:val="0"/>
              <w:marTop w:val="0"/>
              <w:marBottom w:val="0"/>
              <w:divBdr>
                <w:top w:val="none" w:sz="0" w:space="0" w:color="auto"/>
                <w:left w:val="none" w:sz="0" w:space="0" w:color="auto"/>
                <w:bottom w:val="none" w:sz="0" w:space="0" w:color="auto"/>
                <w:right w:val="none" w:sz="0" w:space="0" w:color="auto"/>
              </w:divBdr>
            </w:div>
            <w:div w:id="120268610">
              <w:marLeft w:val="0"/>
              <w:marRight w:val="0"/>
              <w:marTop w:val="0"/>
              <w:marBottom w:val="0"/>
              <w:divBdr>
                <w:top w:val="none" w:sz="0" w:space="0" w:color="auto"/>
                <w:left w:val="none" w:sz="0" w:space="0" w:color="auto"/>
                <w:bottom w:val="none" w:sz="0" w:space="0" w:color="auto"/>
                <w:right w:val="none" w:sz="0" w:space="0" w:color="auto"/>
              </w:divBdr>
            </w:div>
            <w:div w:id="124541129">
              <w:marLeft w:val="0"/>
              <w:marRight w:val="0"/>
              <w:marTop w:val="0"/>
              <w:marBottom w:val="0"/>
              <w:divBdr>
                <w:top w:val="none" w:sz="0" w:space="0" w:color="auto"/>
                <w:left w:val="none" w:sz="0" w:space="0" w:color="auto"/>
                <w:bottom w:val="none" w:sz="0" w:space="0" w:color="auto"/>
                <w:right w:val="none" w:sz="0" w:space="0" w:color="auto"/>
              </w:divBdr>
            </w:div>
            <w:div w:id="162863041">
              <w:marLeft w:val="0"/>
              <w:marRight w:val="0"/>
              <w:marTop w:val="0"/>
              <w:marBottom w:val="0"/>
              <w:divBdr>
                <w:top w:val="none" w:sz="0" w:space="0" w:color="auto"/>
                <w:left w:val="none" w:sz="0" w:space="0" w:color="auto"/>
                <w:bottom w:val="none" w:sz="0" w:space="0" w:color="auto"/>
                <w:right w:val="none" w:sz="0" w:space="0" w:color="auto"/>
              </w:divBdr>
            </w:div>
            <w:div w:id="164713988">
              <w:marLeft w:val="0"/>
              <w:marRight w:val="0"/>
              <w:marTop w:val="0"/>
              <w:marBottom w:val="0"/>
              <w:divBdr>
                <w:top w:val="none" w:sz="0" w:space="0" w:color="auto"/>
                <w:left w:val="none" w:sz="0" w:space="0" w:color="auto"/>
                <w:bottom w:val="none" w:sz="0" w:space="0" w:color="auto"/>
                <w:right w:val="none" w:sz="0" w:space="0" w:color="auto"/>
              </w:divBdr>
            </w:div>
            <w:div w:id="174731792">
              <w:marLeft w:val="0"/>
              <w:marRight w:val="0"/>
              <w:marTop w:val="0"/>
              <w:marBottom w:val="0"/>
              <w:divBdr>
                <w:top w:val="none" w:sz="0" w:space="0" w:color="auto"/>
                <w:left w:val="none" w:sz="0" w:space="0" w:color="auto"/>
                <w:bottom w:val="none" w:sz="0" w:space="0" w:color="auto"/>
                <w:right w:val="none" w:sz="0" w:space="0" w:color="auto"/>
              </w:divBdr>
            </w:div>
            <w:div w:id="186528987">
              <w:marLeft w:val="0"/>
              <w:marRight w:val="0"/>
              <w:marTop w:val="0"/>
              <w:marBottom w:val="0"/>
              <w:divBdr>
                <w:top w:val="none" w:sz="0" w:space="0" w:color="auto"/>
                <w:left w:val="none" w:sz="0" w:space="0" w:color="auto"/>
                <w:bottom w:val="none" w:sz="0" w:space="0" w:color="auto"/>
                <w:right w:val="none" w:sz="0" w:space="0" w:color="auto"/>
              </w:divBdr>
            </w:div>
            <w:div w:id="189690116">
              <w:marLeft w:val="0"/>
              <w:marRight w:val="0"/>
              <w:marTop w:val="0"/>
              <w:marBottom w:val="0"/>
              <w:divBdr>
                <w:top w:val="none" w:sz="0" w:space="0" w:color="auto"/>
                <w:left w:val="none" w:sz="0" w:space="0" w:color="auto"/>
                <w:bottom w:val="none" w:sz="0" w:space="0" w:color="auto"/>
                <w:right w:val="none" w:sz="0" w:space="0" w:color="auto"/>
              </w:divBdr>
            </w:div>
            <w:div w:id="196116121">
              <w:marLeft w:val="0"/>
              <w:marRight w:val="0"/>
              <w:marTop w:val="0"/>
              <w:marBottom w:val="0"/>
              <w:divBdr>
                <w:top w:val="none" w:sz="0" w:space="0" w:color="auto"/>
                <w:left w:val="none" w:sz="0" w:space="0" w:color="auto"/>
                <w:bottom w:val="none" w:sz="0" w:space="0" w:color="auto"/>
                <w:right w:val="none" w:sz="0" w:space="0" w:color="auto"/>
              </w:divBdr>
            </w:div>
            <w:div w:id="198519924">
              <w:marLeft w:val="0"/>
              <w:marRight w:val="0"/>
              <w:marTop w:val="0"/>
              <w:marBottom w:val="0"/>
              <w:divBdr>
                <w:top w:val="none" w:sz="0" w:space="0" w:color="auto"/>
                <w:left w:val="none" w:sz="0" w:space="0" w:color="auto"/>
                <w:bottom w:val="none" w:sz="0" w:space="0" w:color="auto"/>
                <w:right w:val="none" w:sz="0" w:space="0" w:color="auto"/>
              </w:divBdr>
            </w:div>
            <w:div w:id="209391136">
              <w:marLeft w:val="0"/>
              <w:marRight w:val="0"/>
              <w:marTop w:val="0"/>
              <w:marBottom w:val="0"/>
              <w:divBdr>
                <w:top w:val="none" w:sz="0" w:space="0" w:color="auto"/>
                <w:left w:val="none" w:sz="0" w:space="0" w:color="auto"/>
                <w:bottom w:val="none" w:sz="0" w:space="0" w:color="auto"/>
                <w:right w:val="none" w:sz="0" w:space="0" w:color="auto"/>
              </w:divBdr>
            </w:div>
            <w:div w:id="220750301">
              <w:marLeft w:val="0"/>
              <w:marRight w:val="0"/>
              <w:marTop w:val="0"/>
              <w:marBottom w:val="0"/>
              <w:divBdr>
                <w:top w:val="none" w:sz="0" w:space="0" w:color="auto"/>
                <w:left w:val="none" w:sz="0" w:space="0" w:color="auto"/>
                <w:bottom w:val="none" w:sz="0" w:space="0" w:color="auto"/>
                <w:right w:val="none" w:sz="0" w:space="0" w:color="auto"/>
              </w:divBdr>
            </w:div>
            <w:div w:id="224221474">
              <w:marLeft w:val="0"/>
              <w:marRight w:val="0"/>
              <w:marTop w:val="0"/>
              <w:marBottom w:val="0"/>
              <w:divBdr>
                <w:top w:val="none" w:sz="0" w:space="0" w:color="auto"/>
                <w:left w:val="none" w:sz="0" w:space="0" w:color="auto"/>
                <w:bottom w:val="none" w:sz="0" w:space="0" w:color="auto"/>
                <w:right w:val="none" w:sz="0" w:space="0" w:color="auto"/>
              </w:divBdr>
            </w:div>
            <w:div w:id="228879735">
              <w:marLeft w:val="0"/>
              <w:marRight w:val="0"/>
              <w:marTop w:val="0"/>
              <w:marBottom w:val="0"/>
              <w:divBdr>
                <w:top w:val="none" w:sz="0" w:space="0" w:color="auto"/>
                <w:left w:val="none" w:sz="0" w:space="0" w:color="auto"/>
                <w:bottom w:val="none" w:sz="0" w:space="0" w:color="auto"/>
                <w:right w:val="none" w:sz="0" w:space="0" w:color="auto"/>
              </w:divBdr>
            </w:div>
            <w:div w:id="230501440">
              <w:marLeft w:val="0"/>
              <w:marRight w:val="0"/>
              <w:marTop w:val="0"/>
              <w:marBottom w:val="0"/>
              <w:divBdr>
                <w:top w:val="none" w:sz="0" w:space="0" w:color="auto"/>
                <w:left w:val="none" w:sz="0" w:space="0" w:color="auto"/>
                <w:bottom w:val="none" w:sz="0" w:space="0" w:color="auto"/>
                <w:right w:val="none" w:sz="0" w:space="0" w:color="auto"/>
              </w:divBdr>
            </w:div>
            <w:div w:id="244608487">
              <w:marLeft w:val="0"/>
              <w:marRight w:val="0"/>
              <w:marTop w:val="0"/>
              <w:marBottom w:val="0"/>
              <w:divBdr>
                <w:top w:val="none" w:sz="0" w:space="0" w:color="auto"/>
                <w:left w:val="none" w:sz="0" w:space="0" w:color="auto"/>
                <w:bottom w:val="none" w:sz="0" w:space="0" w:color="auto"/>
                <w:right w:val="none" w:sz="0" w:space="0" w:color="auto"/>
              </w:divBdr>
            </w:div>
            <w:div w:id="254483058">
              <w:marLeft w:val="0"/>
              <w:marRight w:val="0"/>
              <w:marTop w:val="0"/>
              <w:marBottom w:val="0"/>
              <w:divBdr>
                <w:top w:val="none" w:sz="0" w:space="0" w:color="auto"/>
                <w:left w:val="none" w:sz="0" w:space="0" w:color="auto"/>
                <w:bottom w:val="none" w:sz="0" w:space="0" w:color="auto"/>
                <w:right w:val="none" w:sz="0" w:space="0" w:color="auto"/>
              </w:divBdr>
            </w:div>
            <w:div w:id="255139367">
              <w:marLeft w:val="0"/>
              <w:marRight w:val="0"/>
              <w:marTop w:val="0"/>
              <w:marBottom w:val="0"/>
              <w:divBdr>
                <w:top w:val="none" w:sz="0" w:space="0" w:color="auto"/>
                <w:left w:val="none" w:sz="0" w:space="0" w:color="auto"/>
                <w:bottom w:val="none" w:sz="0" w:space="0" w:color="auto"/>
                <w:right w:val="none" w:sz="0" w:space="0" w:color="auto"/>
              </w:divBdr>
            </w:div>
            <w:div w:id="263656790">
              <w:marLeft w:val="0"/>
              <w:marRight w:val="0"/>
              <w:marTop w:val="0"/>
              <w:marBottom w:val="0"/>
              <w:divBdr>
                <w:top w:val="none" w:sz="0" w:space="0" w:color="auto"/>
                <w:left w:val="none" w:sz="0" w:space="0" w:color="auto"/>
                <w:bottom w:val="none" w:sz="0" w:space="0" w:color="auto"/>
                <w:right w:val="none" w:sz="0" w:space="0" w:color="auto"/>
              </w:divBdr>
            </w:div>
            <w:div w:id="263803161">
              <w:marLeft w:val="0"/>
              <w:marRight w:val="0"/>
              <w:marTop w:val="0"/>
              <w:marBottom w:val="0"/>
              <w:divBdr>
                <w:top w:val="none" w:sz="0" w:space="0" w:color="auto"/>
                <w:left w:val="none" w:sz="0" w:space="0" w:color="auto"/>
                <w:bottom w:val="none" w:sz="0" w:space="0" w:color="auto"/>
                <w:right w:val="none" w:sz="0" w:space="0" w:color="auto"/>
              </w:divBdr>
            </w:div>
            <w:div w:id="264769952">
              <w:marLeft w:val="0"/>
              <w:marRight w:val="0"/>
              <w:marTop w:val="0"/>
              <w:marBottom w:val="0"/>
              <w:divBdr>
                <w:top w:val="none" w:sz="0" w:space="0" w:color="auto"/>
                <w:left w:val="none" w:sz="0" w:space="0" w:color="auto"/>
                <w:bottom w:val="none" w:sz="0" w:space="0" w:color="auto"/>
                <w:right w:val="none" w:sz="0" w:space="0" w:color="auto"/>
              </w:divBdr>
            </w:div>
            <w:div w:id="276841025">
              <w:marLeft w:val="0"/>
              <w:marRight w:val="0"/>
              <w:marTop w:val="0"/>
              <w:marBottom w:val="0"/>
              <w:divBdr>
                <w:top w:val="none" w:sz="0" w:space="0" w:color="auto"/>
                <w:left w:val="none" w:sz="0" w:space="0" w:color="auto"/>
                <w:bottom w:val="none" w:sz="0" w:space="0" w:color="auto"/>
                <w:right w:val="none" w:sz="0" w:space="0" w:color="auto"/>
              </w:divBdr>
            </w:div>
            <w:div w:id="291373919">
              <w:marLeft w:val="0"/>
              <w:marRight w:val="0"/>
              <w:marTop w:val="0"/>
              <w:marBottom w:val="0"/>
              <w:divBdr>
                <w:top w:val="none" w:sz="0" w:space="0" w:color="auto"/>
                <w:left w:val="none" w:sz="0" w:space="0" w:color="auto"/>
                <w:bottom w:val="none" w:sz="0" w:space="0" w:color="auto"/>
                <w:right w:val="none" w:sz="0" w:space="0" w:color="auto"/>
              </w:divBdr>
            </w:div>
            <w:div w:id="307784736">
              <w:marLeft w:val="0"/>
              <w:marRight w:val="0"/>
              <w:marTop w:val="0"/>
              <w:marBottom w:val="0"/>
              <w:divBdr>
                <w:top w:val="none" w:sz="0" w:space="0" w:color="auto"/>
                <w:left w:val="none" w:sz="0" w:space="0" w:color="auto"/>
                <w:bottom w:val="none" w:sz="0" w:space="0" w:color="auto"/>
                <w:right w:val="none" w:sz="0" w:space="0" w:color="auto"/>
              </w:divBdr>
            </w:div>
            <w:div w:id="314073655">
              <w:marLeft w:val="0"/>
              <w:marRight w:val="0"/>
              <w:marTop w:val="0"/>
              <w:marBottom w:val="0"/>
              <w:divBdr>
                <w:top w:val="none" w:sz="0" w:space="0" w:color="auto"/>
                <w:left w:val="none" w:sz="0" w:space="0" w:color="auto"/>
                <w:bottom w:val="none" w:sz="0" w:space="0" w:color="auto"/>
                <w:right w:val="none" w:sz="0" w:space="0" w:color="auto"/>
              </w:divBdr>
            </w:div>
            <w:div w:id="317806123">
              <w:marLeft w:val="0"/>
              <w:marRight w:val="0"/>
              <w:marTop w:val="0"/>
              <w:marBottom w:val="0"/>
              <w:divBdr>
                <w:top w:val="none" w:sz="0" w:space="0" w:color="auto"/>
                <w:left w:val="none" w:sz="0" w:space="0" w:color="auto"/>
                <w:bottom w:val="none" w:sz="0" w:space="0" w:color="auto"/>
                <w:right w:val="none" w:sz="0" w:space="0" w:color="auto"/>
              </w:divBdr>
            </w:div>
            <w:div w:id="321663165">
              <w:marLeft w:val="0"/>
              <w:marRight w:val="0"/>
              <w:marTop w:val="0"/>
              <w:marBottom w:val="0"/>
              <w:divBdr>
                <w:top w:val="none" w:sz="0" w:space="0" w:color="auto"/>
                <w:left w:val="none" w:sz="0" w:space="0" w:color="auto"/>
                <w:bottom w:val="none" w:sz="0" w:space="0" w:color="auto"/>
                <w:right w:val="none" w:sz="0" w:space="0" w:color="auto"/>
              </w:divBdr>
            </w:div>
            <w:div w:id="327563176">
              <w:marLeft w:val="0"/>
              <w:marRight w:val="0"/>
              <w:marTop w:val="0"/>
              <w:marBottom w:val="0"/>
              <w:divBdr>
                <w:top w:val="none" w:sz="0" w:space="0" w:color="auto"/>
                <w:left w:val="none" w:sz="0" w:space="0" w:color="auto"/>
                <w:bottom w:val="none" w:sz="0" w:space="0" w:color="auto"/>
                <w:right w:val="none" w:sz="0" w:space="0" w:color="auto"/>
              </w:divBdr>
            </w:div>
            <w:div w:id="330375445">
              <w:marLeft w:val="0"/>
              <w:marRight w:val="0"/>
              <w:marTop w:val="0"/>
              <w:marBottom w:val="0"/>
              <w:divBdr>
                <w:top w:val="none" w:sz="0" w:space="0" w:color="auto"/>
                <w:left w:val="none" w:sz="0" w:space="0" w:color="auto"/>
                <w:bottom w:val="none" w:sz="0" w:space="0" w:color="auto"/>
                <w:right w:val="none" w:sz="0" w:space="0" w:color="auto"/>
              </w:divBdr>
            </w:div>
            <w:div w:id="335690426">
              <w:marLeft w:val="0"/>
              <w:marRight w:val="0"/>
              <w:marTop w:val="0"/>
              <w:marBottom w:val="0"/>
              <w:divBdr>
                <w:top w:val="none" w:sz="0" w:space="0" w:color="auto"/>
                <w:left w:val="none" w:sz="0" w:space="0" w:color="auto"/>
                <w:bottom w:val="none" w:sz="0" w:space="0" w:color="auto"/>
                <w:right w:val="none" w:sz="0" w:space="0" w:color="auto"/>
              </w:divBdr>
            </w:div>
            <w:div w:id="337732875">
              <w:marLeft w:val="0"/>
              <w:marRight w:val="0"/>
              <w:marTop w:val="0"/>
              <w:marBottom w:val="0"/>
              <w:divBdr>
                <w:top w:val="none" w:sz="0" w:space="0" w:color="auto"/>
                <w:left w:val="none" w:sz="0" w:space="0" w:color="auto"/>
                <w:bottom w:val="none" w:sz="0" w:space="0" w:color="auto"/>
                <w:right w:val="none" w:sz="0" w:space="0" w:color="auto"/>
              </w:divBdr>
            </w:div>
            <w:div w:id="357699688">
              <w:marLeft w:val="0"/>
              <w:marRight w:val="0"/>
              <w:marTop w:val="0"/>
              <w:marBottom w:val="0"/>
              <w:divBdr>
                <w:top w:val="none" w:sz="0" w:space="0" w:color="auto"/>
                <w:left w:val="none" w:sz="0" w:space="0" w:color="auto"/>
                <w:bottom w:val="none" w:sz="0" w:space="0" w:color="auto"/>
                <w:right w:val="none" w:sz="0" w:space="0" w:color="auto"/>
              </w:divBdr>
            </w:div>
            <w:div w:id="374234581">
              <w:marLeft w:val="0"/>
              <w:marRight w:val="0"/>
              <w:marTop w:val="0"/>
              <w:marBottom w:val="0"/>
              <w:divBdr>
                <w:top w:val="none" w:sz="0" w:space="0" w:color="auto"/>
                <w:left w:val="none" w:sz="0" w:space="0" w:color="auto"/>
                <w:bottom w:val="none" w:sz="0" w:space="0" w:color="auto"/>
                <w:right w:val="none" w:sz="0" w:space="0" w:color="auto"/>
              </w:divBdr>
            </w:div>
            <w:div w:id="375008764">
              <w:marLeft w:val="0"/>
              <w:marRight w:val="0"/>
              <w:marTop w:val="0"/>
              <w:marBottom w:val="0"/>
              <w:divBdr>
                <w:top w:val="none" w:sz="0" w:space="0" w:color="auto"/>
                <w:left w:val="none" w:sz="0" w:space="0" w:color="auto"/>
                <w:bottom w:val="none" w:sz="0" w:space="0" w:color="auto"/>
                <w:right w:val="none" w:sz="0" w:space="0" w:color="auto"/>
              </w:divBdr>
            </w:div>
            <w:div w:id="376855502">
              <w:marLeft w:val="0"/>
              <w:marRight w:val="0"/>
              <w:marTop w:val="0"/>
              <w:marBottom w:val="0"/>
              <w:divBdr>
                <w:top w:val="none" w:sz="0" w:space="0" w:color="auto"/>
                <w:left w:val="none" w:sz="0" w:space="0" w:color="auto"/>
                <w:bottom w:val="none" w:sz="0" w:space="0" w:color="auto"/>
                <w:right w:val="none" w:sz="0" w:space="0" w:color="auto"/>
              </w:divBdr>
            </w:div>
            <w:div w:id="382218063">
              <w:marLeft w:val="0"/>
              <w:marRight w:val="0"/>
              <w:marTop w:val="0"/>
              <w:marBottom w:val="0"/>
              <w:divBdr>
                <w:top w:val="none" w:sz="0" w:space="0" w:color="auto"/>
                <w:left w:val="none" w:sz="0" w:space="0" w:color="auto"/>
                <w:bottom w:val="none" w:sz="0" w:space="0" w:color="auto"/>
                <w:right w:val="none" w:sz="0" w:space="0" w:color="auto"/>
              </w:divBdr>
            </w:div>
            <w:div w:id="382559774">
              <w:marLeft w:val="0"/>
              <w:marRight w:val="0"/>
              <w:marTop w:val="0"/>
              <w:marBottom w:val="0"/>
              <w:divBdr>
                <w:top w:val="none" w:sz="0" w:space="0" w:color="auto"/>
                <w:left w:val="none" w:sz="0" w:space="0" w:color="auto"/>
                <w:bottom w:val="none" w:sz="0" w:space="0" w:color="auto"/>
                <w:right w:val="none" w:sz="0" w:space="0" w:color="auto"/>
              </w:divBdr>
            </w:div>
            <w:div w:id="424351863">
              <w:marLeft w:val="0"/>
              <w:marRight w:val="0"/>
              <w:marTop w:val="0"/>
              <w:marBottom w:val="0"/>
              <w:divBdr>
                <w:top w:val="none" w:sz="0" w:space="0" w:color="auto"/>
                <w:left w:val="none" w:sz="0" w:space="0" w:color="auto"/>
                <w:bottom w:val="none" w:sz="0" w:space="0" w:color="auto"/>
                <w:right w:val="none" w:sz="0" w:space="0" w:color="auto"/>
              </w:divBdr>
            </w:div>
            <w:div w:id="434247917">
              <w:marLeft w:val="0"/>
              <w:marRight w:val="0"/>
              <w:marTop w:val="0"/>
              <w:marBottom w:val="0"/>
              <w:divBdr>
                <w:top w:val="none" w:sz="0" w:space="0" w:color="auto"/>
                <w:left w:val="none" w:sz="0" w:space="0" w:color="auto"/>
                <w:bottom w:val="none" w:sz="0" w:space="0" w:color="auto"/>
                <w:right w:val="none" w:sz="0" w:space="0" w:color="auto"/>
              </w:divBdr>
            </w:div>
            <w:div w:id="462357097">
              <w:marLeft w:val="0"/>
              <w:marRight w:val="0"/>
              <w:marTop w:val="0"/>
              <w:marBottom w:val="0"/>
              <w:divBdr>
                <w:top w:val="none" w:sz="0" w:space="0" w:color="auto"/>
                <w:left w:val="none" w:sz="0" w:space="0" w:color="auto"/>
                <w:bottom w:val="none" w:sz="0" w:space="0" w:color="auto"/>
                <w:right w:val="none" w:sz="0" w:space="0" w:color="auto"/>
              </w:divBdr>
            </w:div>
            <w:div w:id="484978177">
              <w:marLeft w:val="0"/>
              <w:marRight w:val="0"/>
              <w:marTop w:val="0"/>
              <w:marBottom w:val="0"/>
              <w:divBdr>
                <w:top w:val="none" w:sz="0" w:space="0" w:color="auto"/>
                <w:left w:val="none" w:sz="0" w:space="0" w:color="auto"/>
                <w:bottom w:val="none" w:sz="0" w:space="0" w:color="auto"/>
                <w:right w:val="none" w:sz="0" w:space="0" w:color="auto"/>
              </w:divBdr>
            </w:div>
            <w:div w:id="489489179">
              <w:marLeft w:val="0"/>
              <w:marRight w:val="0"/>
              <w:marTop w:val="0"/>
              <w:marBottom w:val="0"/>
              <w:divBdr>
                <w:top w:val="none" w:sz="0" w:space="0" w:color="auto"/>
                <w:left w:val="none" w:sz="0" w:space="0" w:color="auto"/>
                <w:bottom w:val="none" w:sz="0" w:space="0" w:color="auto"/>
                <w:right w:val="none" w:sz="0" w:space="0" w:color="auto"/>
              </w:divBdr>
            </w:div>
            <w:div w:id="507871094">
              <w:marLeft w:val="0"/>
              <w:marRight w:val="0"/>
              <w:marTop w:val="0"/>
              <w:marBottom w:val="0"/>
              <w:divBdr>
                <w:top w:val="none" w:sz="0" w:space="0" w:color="auto"/>
                <w:left w:val="none" w:sz="0" w:space="0" w:color="auto"/>
                <w:bottom w:val="none" w:sz="0" w:space="0" w:color="auto"/>
                <w:right w:val="none" w:sz="0" w:space="0" w:color="auto"/>
              </w:divBdr>
            </w:div>
            <w:div w:id="510031310">
              <w:marLeft w:val="0"/>
              <w:marRight w:val="0"/>
              <w:marTop w:val="0"/>
              <w:marBottom w:val="0"/>
              <w:divBdr>
                <w:top w:val="none" w:sz="0" w:space="0" w:color="auto"/>
                <w:left w:val="none" w:sz="0" w:space="0" w:color="auto"/>
                <w:bottom w:val="none" w:sz="0" w:space="0" w:color="auto"/>
                <w:right w:val="none" w:sz="0" w:space="0" w:color="auto"/>
              </w:divBdr>
            </w:div>
            <w:div w:id="514655980">
              <w:marLeft w:val="0"/>
              <w:marRight w:val="0"/>
              <w:marTop w:val="0"/>
              <w:marBottom w:val="0"/>
              <w:divBdr>
                <w:top w:val="none" w:sz="0" w:space="0" w:color="auto"/>
                <w:left w:val="none" w:sz="0" w:space="0" w:color="auto"/>
                <w:bottom w:val="none" w:sz="0" w:space="0" w:color="auto"/>
                <w:right w:val="none" w:sz="0" w:space="0" w:color="auto"/>
              </w:divBdr>
            </w:div>
            <w:div w:id="534579064">
              <w:marLeft w:val="0"/>
              <w:marRight w:val="0"/>
              <w:marTop w:val="0"/>
              <w:marBottom w:val="0"/>
              <w:divBdr>
                <w:top w:val="none" w:sz="0" w:space="0" w:color="auto"/>
                <w:left w:val="none" w:sz="0" w:space="0" w:color="auto"/>
                <w:bottom w:val="none" w:sz="0" w:space="0" w:color="auto"/>
                <w:right w:val="none" w:sz="0" w:space="0" w:color="auto"/>
              </w:divBdr>
            </w:div>
            <w:div w:id="536966808">
              <w:marLeft w:val="0"/>
              <w:marRight w:val="0"/>
              <w:marTop w:val="0"/>
              <w:marBottom w:val="0"/>
              <w:divBdr>
                <w:top w:val="none" w:sz="0" w:space="0" w:color="auto"/>
                <w:left w:val="none" w:sz="0" w:space="0" w:color="auto"/>
                <w:bottom w:val="none" w:sz="0" w:space="0" w:color="auto"/>
                <w:right w:val="none" w:sz="0" w:space="0" w:color="auto"/>
              </w:divBdr>
            </w:div>
            <w:div w:id="539703889">
              <w:marLeft w:val="0"/>
              <w:marRight w:val="0"/>
              <w:marTop w:val="0"/>
              <w:marBottom w:val="0"/>
              <w:divBdr>
                <w:top w:val="none" w:sz="0" w:space="0" w:color="auto"/>
                <w:left w:val="none" w:sz="0" w:space="0" w:color="auto"/>
                <w:bottom w:val="none" w:sz="0" w:space="0" w:color="auto"/>
                <w:right w:val="none" w:sz="0" w:space="0" w:color="auto"/>
              </w:divBdr>
            </w:div>
            <w:div w:id="549999529">
              <w:marLeft w:val="0"/>
              <w:marRight w:val="0"/>
              <w:marTop w:val="0"/>
              <w:marBottom w:val="0"/>
              <w:divBdr>
                <w:top w:val="none" w:sz="0" w:space="0" w:color="auto"/>
                <w:left w:val="none" w:sz="0" w:space="0" w:color="auto"/>
                <w:bottom w:val="none" w:sz="0" w:space="0" w:color="auto"/>
                <w:right w:val="none" w:sz="0" w:space="0" w:color="auto"/>
              </w:divBdr>
            </w:div>
            <w:div w:id="553271569">
              <w:marLeft w:val="0"/>
              <w:marRight w:val="0"/>
              <w:marTop w:val="0"/>
              <w:marBottom w:val="0"/>
              <w:divBdr>
                <w:top w:val="none" w:sz="0" w:space="0" w:color="auto"/>
                <w:left w:val="none" w:sz="0" w:space="0" w:color="auto"/>
                <w:bottom w:val="none" w:sz="0" w:space="0" w:color="auto"/>
                <w:right w:val="none" w:sz="0" w:space="0" w:color="auto"/>
              </w:divBdr>
            </w:div>
            <w:div w:id="557400072">
              <w:marLeft w:val="0"/>
              <w:marRight w:val="0"/>
              <w:marTop w:val="0"/>
              <w:marBottom w:val="0"/>
              <w:divBdr>
                <w:top w:val="none" w:sz="0" w:space="0" w:color="auto"/>
                <w:left w:val="none" w:sz="0" w:space="0" w:color="auto"/>
                <w:bottom w:val="none" w:sz="0" w:space="0" w:color="auto"/>
                <w:right w:val="none" w:sz="0" w:space="0" w:color="auto"/>
              </w:divBdr>
            </w:div>
            <w:div w:id="565653125">
              <w:marLeft w:val="0"/>
              <w:marRight w:val="0"/>
              <w:marTop w:val="0"/>
              <w:marBottom w:val="0"/>
              <w:divBdr>
                <w:top w:val="none" w:sz="0" w:space="0" w:color="auto"/>
                <w:left w:val="none" w:sz="0" w:space="0" w:color="auto"/>
                <w:bottom w:val="none" w:sz="0" w:space="0" w:color="auto"/>
                <w:right w:val="none" w:sz="0" w:space="0" w:color="auto"/>
              </w:divBdr>
            </w:div>
            <w:div w:id="593127924">
              <w:marLeft w:val="0"/>
              <w:marRight w:val="0"/>
              <w:marTop w:val="0"/>
              <w:marBottom w:val="0"/>
              <w:divBdr>
                <w:top w:val="none" w:sz="0" w:space="0" w:color="auto"/>
                <w:left w:val="none" w:sz="0" w:space="0" w:color="auto"/>
                <w:bottom w:val="none" w:sz="0" w:space="0" w:color="auto"/>
                <w:right w:val="none" w:sz="0" w:space="0" w:color="auto"/>
              </w:divBdr>
            </w:div>
            <w:div w:id="602493169">
              <w:marLeft w:val="0"/>
              <w:marRight w:val="0"/>
              <w:marTop w:val="0"/>
              <w:marBottom w:val="0"/>
              <w:divBdr>
                <w:top w:val="none" w:sz="0" w:space="0" w:color="auto"/>
                <w:left w:val="none" w:sz="0" w:space="0" w:color="auto"/>
                <w:bottom w:val="none" w:sz="0" w:space="0" w:color="auto"/>
                <w:right w:val="none" w:sz="0" w:space="0" w:color="auto"/>
              </w:divBdr>
            </w:div>
            <w:div w:id="611594560">
              <w:marLeft w:val="0"/>
              <w:marRight w:val="0"/>
              <w:marTop w:val="0"/>
              <w:marBottom w:val="0"/>
              <w:divBdr>
                <w:top w:val="none" w:sz="0" w:space="0" w:color="auto"/>
                <w:left w:val="none" w:sz="0" w:space="0" w:color="auto"/>
                <w:bottom w:val="none" w:sz="0" w:space="0" w:color="auto"/>
                <w:right w:val="none" w:sz="0" w:space="0" w:color="auto"/>
              </w:divBdr>
            </w:div>
            <w:div w:id="617107983">
              <w:marLeft w:val="0"/>
              <w:marRight w:val="0"/>
              <w:marTop w:val="0"/>
              <w:marBottom w:val="0"/>
              <w:divBdr>
                <w:top w:val="none" w:sz="0" w:space="0" w:color="auto"/>
                <w:left w:val="none" w:sz="0" w:space="0" w:color="auto"/>
                <w:bottom w:val="none" w:sz="0" w:space="0" w:color="auto"/>
                <w:right w:val="none" w:sz="0" w:space="0" w:color="auto"/>
              </w:divBdr>
            </w:div>
            <w:div w:id="632565227">
              <w:marLeft w:val="0"/>
              <w:marRight w:val="0"/>
              <w:marTop w:val="0"/>
              <w:marBottom w:val="0"/>
              <w:divBdr>
                <w:top w:val="none" w:sz="0" w:space="0" w:color="auto"/>
                <w:left w:val="none" w:sz="0" w:space="0" w:color="auto"/>
                <w:bottom w:val="none" w:sz="0" w:space="0" w:color="auto"/>
                <w:right w:val="none" w:sz="0" w:space="0" w:color="auto"/>
              </w:divBdr>
            </w:div>
            <w:div w:id="635841744">
              <w:marLeft w:val="0"/>
              <w:marRight w:val="0"/>
              <w:marTop w:val="0"/>
              <w:marBottom w:val="0"/>
              <w:divBdr>
                <w:top w:val="none" w:sz="0" w:space="0" w:color="auto"/>
                <w:left w:val="none" w:sz="0" w:space="0" w:color="auto"/>
                <w:bottom w:val="none" w:sz="0" w:space="0" w:color="auto"/>
                <w:right w:val="none" w:sz="0" w:space="0" w:color="auto"/>
              </w:divBdr>
            </w:div>
            <w:div w:id="642196727">
              <w:marLeft w:val="0"/>
              <w:marRight w:val="0"/>
              <w:marTop w:val="0"/>
              <w:marBottom w:val="0"/>
              <w:divBdr>
                <w:top w:val="none" w:sz="0" w:space="0" w:color="auto"/>
                <w:left w:val="none" w:sz="0" w:space="0" w:color="auto"/>
                <w:bottom w:val="none" w:sz="0" w:space="0" w:color="auto"/>
                <w:right w:val="none" w:sz="0" w:space="0" w:color="auto"/>
              </w:divBdr>
            </w:div>
            <w:div w:id="646477361">
              <w:marLeft w:val="0"/>
              <w:marRight w:val="0"/>
              <w:marTop w:val="0"/>
              <w:marBottom w:val="0"/>
              <w:divBdr>
                <w:top w:val="none" w:sz="0" w:space="0" w:color="auto"/>
                <w:left w:val="none" w:sz="0" w:space="0" w:color="auto"/>
                <w:bottom w:val="none" w:sz="0" w:space="0" w:color="auto"/>
                <w:right w:val="none" w:sz="0" w:space="0" w:color="auto"/>
              </w:divBdr>
            </w:div>
            <w:div w:id="648821557">
              <w:marLeft w:val="0"/>
              <w:marRight w:val="0"/>
              <w:marTop w:val="0"/>
              <w:marBottom w:val="0"/>
              <w:divBdr>
                <w:top w:val="none" w:sz="0" w:space="0" w:color="auto"/>
                <w:left w:val="none" w:sz="0" w:space="0" w:color="auto"/>
                <w:bottom w:val="none" w:sz="0" w:space="0" w:color="auto"/>
                <w:right w:val="none" w:sz="0" w:space="0" w:color="auto"/>
              </w:divBdr>
            </w:div>
            <w:div w:id="653685681">
              <w:marLeft w:val="0"/>
              <w:marRight w:val="0"/>
              <w:marTop w:val="0"/>
              <w:marBottom w:val="0"/>
              <w:divBdr>
                <w:top w:val="none" w:sz="0" w:space="0" w:color="auto"/>
                <w:left w:val="none" w:sz="0" w:space="0" w:color="auto"/>
                <w:bottom w:val="none" w:sz="0" w:space="0" w:color="auto"/>
                <w:right w:val="none" w:sz="0" w:space="0" w:color="auto"/>
              </w:divBdr>
            </w:div>
            <w:div w:id="675889632">
              <w:marLeft w:val="0"/>
              <w:marRight w:val="0"/>
              <w:marTop w:val="0"/>
              <w:marBottom w:val="0"/>
              <w:divBdr>
                <w:top w:val="none" w:sz="0" w:space="0" w:color="auto"/>
                <w:left w:val="none" w:sz="0" w:space="0" w:color="auto"/>
                <w:bottom w:val="none" w:sz="0" w:space="0" w:color="auto"/>
                <w:right w:val="none" w:sz="0" w:space="0" w:color="auto"/>
              </w:divBdr>
            </w:div>
            <w:div w:id="678509814">
              <w:marLeft w:val="0"/>
              <w:marRight w:val="0"/>
              <w:marTop w:val="0"/>
              <w:marBottom w:val="0"/>
              <w:divBdr>
                <w:top w:val="none" w:sz="0" w:space="0" w:color="auto"/>
                <w:left w:val="none" w:sz="0" w:space="0" w:color="auto"/>
                <w:bottom w:val="none" w:sz="0" w:space="0" w:color="auto"/>
                <w:right w:val="none" w:sz="0" w:space="0" w:color="auto"/>
              </w:divBdr>
            </w:div>
            <w:div w:id="680737720">
              <w:marLeft w:val="0"/>
              <w:marRight w:val="0"/>
              <w:marTop w:val="0"/>
              <w:marBottom w:val="0"/>
              <w:divBdr>
                <w:top w:val="none" w:sz="0" w:space="0" w:color="auto"/>
                <w:left w:val="none" w:sz="0" w:space="0" w:color="auto"/>
                <w:bottom w:val="none" w:sz="0" w:space="0" w:color="auto"/>
                <w:right w:val="none" w:sz="0" w:space="0" w:color="auto"/>
              </w:divBdr>
            </w:div>
            <w:div w:id="682589187">
              <w:marLeft w:val="0"/>
              <w:marRight w:val="0"/>
              <w:marTop w:val="0"/>
              <w:marBottom w:val="0"/>
              <w:divBdr>
                <w:top w:val="none" w:sz="0" w:space="0" w:color="auto"/>
                <w:left w:val="none" w:sz="0" w:space="0" w:color="auto"/>
                <w:bottom w:val="none" w:sz="0" w:space="0" w:color="auto"/>
                <w:right w:val="none" w:sz="0" w:space="0" w:color="auto"/>
              </w:divBdr>
            </w:div>
            <w:div w:id="685905741">
              <w:marLeft w:val="0"/>
              <w:marRight w:val="0"/>
              <w:marTop w:val="0"/>
              <w:marBottom w:val="0"/>
              <w:divBdr>
                <w:top w:val="none" w:sz="0" w:space="0" w:color="auto"/>
                <w:left w:val="none" w:sz="0" w:space="0" w:color="auto"/>
                <w:bottom w:val="none" w:sz="0" w:space="0" w:color="auto"/>
                <w:right w:val="none" w:sz="0" w:space="0" w:color="auto"/>
              </w:divBdr>
            </w:div>
            <w:div w:id="692072800">
              <w:marLeft w:val="0"/>
              <w:marRight w:val="0"/>
              <w:marTop w:val="0"/>
              <w:marBottom w:val="0"/>
              <w:divBdr>
                <w:top w:val="none" w:sz="0" w:space="0" w:color="auto"/>
                <w:left w:val="none" w:sz="0" w:space="0" w:color="auto"/>
                <w:bottom w:val="none" w:sz="0" w:space="0" w:color="auto"/>
                <w:right w:val="none" w:sz="0" w:space="0" w:color="auto"/>
              </w:divBdr>
            </w:div>
            <w:div w:id="714236267">
              <w:marLeft w:val="0"/>
              <w:marRight w:val="0"/>
              <w:marTop w:val="0"/>
              <w:marBottom w:val="0"/>
              <w:divBdr>
                <w:top w:val="none" w:sz="0" w:space="0" w:color="auto"/>
                <w:left w:val="none" w:sz="0" w:space="0" w:color="auto"/>
                <w:bottom w:val="none" w:sz="0" w:space="0" w:color="auto"/>
                <w:right w:val="none" w:sz="0" w:space="0" w:color="auto"/>
              </w:divBdr>
            </w:div>
            <w:div w:id="719673307">
              <w:marLeft w:val="0"/>
              <w:marRight w:val="0"/>
              <w:marTop w:val="0"/>
              <w:marBottom w:val="0"/>
              <w:divBdr>
                <w:top w:val="none" w:sz="0" w:space="0" w:color="auto"/>
                <w:left w:val="none" w:sz="0" w:space="0" w:color="auto"/>
                <w:bottom w:val="none" w:sz="0" w:space="0" w:color="auto"/>
                <w:right w:val="none" w:sz="0" w:space="0" w:color="auto"/>
              </w:divBdr>
            </w:div>
            <w:div w:id="727269130">
              <w:marLeft w:val="0"/>
              <w:marRight w:val="0"/>
              <w:marTop w:val="0"/>
              <w:marBottom w:val="0"/>
              <w:divBdr>
                <w:top w:val="none" w:sz="0" w:space="0" w:color="auto"/>
                <w:left w:val="none" w:sz="0" w:space="0" w:color="auto"/>
                <w:bottom w:val="none" w:sz="0" w:space="0" w:color="auto"/>
                <w:right w:val="none" w:sz="0" w:space="0" w:color="auto"/>
              </w:divBdr>
            </w:div>
            <w:div w:id="730227723">
              <w:marLeft w:val="0"/>
              <w:marRight w:val="0"/>
              <w:marTop w:val="0"/>
              <w:marBottom w:val="0"/>
              <w:divBdr>
                <w:top w:val="none" w:sz="0" w:space="0" w:color="auto"/>
                <w:left w:val="none" w:sz="0" w:space="0" w:color="auto"/>
                <w:bottom w:val="none" w:sz="0" w:space="0" w:color="auto"/>
                <w:right w:val="none" w:sz="0" w:space="0" w:color="auto"/>
              </w:divBdr>
            </w:div>
            <w:div w:id="755902677">
              <w:marLeft w:val="0"/>
              <w:marRight w:val="0"/>
              <w:marTop w:val="0"/>
              <w:marBottom w:val="0"/>
              <w:divBdr>
                <w:top w:val="none" w:sz="0" w:space="0" w:color="auto"/>
                <w:left w:val="none" w:sz="0" w:space="0" w:color="auto"/>
                <w:bottom w:val="none" w:sz="0" w:space="0" w:color="auto"/>
                <w:right w:val="none" w:sz="0" w:space="0" w:color="auto"/>
              </w:divBdr>
            </w:div>
            <w:div w:id="761612657">
              <w:marLeft w:val="0"/>
              <w:marRight w:val="0"/>
              <w:marTop w:val="0"/>
              <w:marBottom w:val="0"/>
              <w:divBdr>
                <w:top w:val="none" w:sz="0" w:space="0" w:color="auto"/>
                <w:left w:val="none" w:sz="0" w:space="0" w:color="auto"/>
                <w:bottom w:val="none" w:sz="0" w:space="0" w:color="auto"/>
                <w:right w:val="none" w:sz="0" w:space="0" w:color="auto"/>
              </w:divBdr>
            </w:div>
            <w:div w:id="761990783">
              <w:marLeft w:val="0"/>
              <w:marRight w:val="0"/>
              <w:marTop w:val="0"/>
              <w:marBottom w:val="0"/>
              <w:divBdr>
                <w:top w:val="none" w:sz="0" w:space="0" w:color="auto"/>
                <w:left w:val="none" w:sz="0" w:space="0" w:color="auto"/>
                <w:bottom w:val="none" w:sz="0" w:space="0" w:color="auto"/>
                <w:right w:val="none" w:sz="0" w:space="0" w:color="auto"/>
              </w:divBdr>
            </w:div>
            <w:div w:id="773746473">
              <w:marLeft w:val="0"/>
              <w:marRight w:val="0"/>
              <w:marTop w:val="0"/>
              <w:marBottom w:val="0"/>
              <w:divBdr>
                <w:top w:val="none" w:sz="0" w:space="0" w:color="auto"/>
                <w:left w:val="none" w:sz="0" w:space="0" w:color="auto"/>
                <w:bottom w:val="none" w:sz="0" w:space="0" w:color="auto"/>
                <w:right w:val="none" w:sz="0" w:space="0" w:color="auto"/>
              </w:divBdr>
            </w:div>
            <w:div w:id="774449403">
              <w:marLeft w:val="0"/>
              <w:marRight w:val="0"/>
              <w:marTop w:val="0"/>
              <w:marBottom w:val="0"/>
              <w:divBdr>
                <w:top w:val="none" w:sz="0" w:space="0" w:color="auto"/>
                <w:left w:val="none" w:sz="0" w:space="0" w:color="auto"/>
                <w:bottom w:val="none" w:sz="0" w:space="0" w:color="auto"/>
                <w:right w:val="none" w:sz="0" w:space="0" w:color="auto"/>
              </w:divBdr>
            </w:div>
            <w:div w:id="836962318">
              <w:marLeft w:val="0"/>
              <w:marRight w:val="0"/>
              <w:marTop w:val="0"/>
              <w:marBottom w:val="0"/>
              <w:divBdr>
                <w:top w:val="none" w:sz="0" w:space="0" w:color="auto"/>
                <w:left w:val="none" w:sz="0" w:space="0" w:color="auto"/>
                <w:bottom w:val="none" w:sz="0" w:space="0" w:color="auto"/>
                <w:right w:val="none" w:sz="0" w:space="0" w:color="auto"/>
              </w:divBdr>
            </w:div>
            <w:div w:id="875309700">
              <w:marLeft w:val="0"/>
              <w:marRight w:val="0"/>
              <w:marTop w:val="0"/>
              <w:marBottom w:val="0"/>
              <w:divBdr>
                <w:top w:val="none" w:sz="0" w:space="0" w:color="auto"/>
                <w:left w:val="none" w:sz="0" w:space="0" w:color="auto"/>
                <w:bottom w:val="none" w:sz="0" w:space="0" w:color="auto"/>
                <w:right w:val="none" w:sz="0" w:space="0" w:color="auto"/>
              </w:divBdr>
            </w:div>
            <w:div w:id="913390726">
              <w:marLeft w:val="0"/>
              <w:marRight w:val="0"/>
              <w:marTop w:val="0"/>
              <w:marBottom w:val="0"/>
              <w:divBdr>
                <w:top w:val="none" w:sz="0" w:space="0" w:color="auto"/>
                <w:left w:val="none" w:sz="0" w:space="0" w:color="auto"/>
                <w:bottom w:val="none" w:sz="0" w:space="0" w:color="auto"/>
                <w:right w:val="none" w:sz="0" w:space="0" w:color="auto"/>
              </w:divBdr>
            </w:div>
            <w:div w:id="918171781">
              <w:marLeft w:val="0"/>
              <w:marRight w:val="0"/>
              <w:marTop w:val="0"/>
              <w:marBottom w:val="0"/>
              <w:divBdr>
                <w:top w:val="none" w:sz="0" w:space="0" w:color="auto"/>
                <w:left w:val="none" w:sz="0" w:space="0" w:color="auto"/>
                <w:bottom w:val="none" w:sz="0" w:space="0" w:color="auto"/>
                <w:right w:val="none" w:sz="0" w:space="0" w:color="auto"/>
              </w:divBdr>
            </w:div>
            <w:div w:id="919875086">
              <w:marLeft w:val="0"/>
              <w:marRight w:val="0"/>
              <w:marTop w:val="0"/>
              <w:marBottom w:val="0"/>
              <w:divBdr>
                <w:top w:val="none" w:sz="0" w:space="0" w:color="auto"/>
                <w:left w:val="none" w:sz="0" w:space="0" w:color="auto"/>
                <w:bottom w:val="none" w:sz="0" w:space="0" w:color="auto"/>
                <w:right w:val="none" w:sz="0" w:space="0" w:color="auto"/>
              </w:divBdr>
            </w:div>
            <w:div w:id="920986584">
              <w:marLeft w:val="0"/>
              <w:marRight w:val="0"/>
              <w:marTop w:val="0"/>
              <w:marBottom w:val="0"/>
              <w:divBdr>
                <w:top w:val="none" w:sz="0" w:space="0" w:color="auto"/>
                <w:left w:val="none" w:sz="0" w:space="0" w:color="auto"/>
                <w:bottom w:val="none" w:sz="0" w:space="0" w:color="auto"/>
                <w:right w:val="none" w:sz="0" w:space="0" w:color="auto"/>
              </w:divBdr>
            </w:div>
            <w:div w:id="931472047">
              <w:marLeft w:val="0"/>
              <w:marRight w:val="0"/>
              <w:marTop w:val="0"/>
              <w:marBottom w:val="0"/>
              <w:divBdr>
                <w:top w:val="none" w:sz="0" w:space="0" w:color="auto"/>
                <w:left w:val="none" w:sz="0" w:space="0" w:color="auto"/>
                <w:bottom w:val="none" w:sz="0" w:space="0" w:color="auto"/>
                <w:right w:val="none" w:sz="0" w:space="0" w:color="auto"/>
              </w:divBdr>
            </w:div>
            <w:div w:id="956109816">
              <w:marLeft w:val="0"/>
              <w:marRight w:val="0"/>
              <w:marTop w:val="0"/>
              <w:marBottom w:val="0"/>
              <w:divBdr>
                <w:top w:val="none" w:sz="0" w:space="0" w:color="auto"/>
                <w:left w:val="none" w:sz="0" w:space="0" w:color="auto"/>
                <w:bottom w:val="none" w:sz="0" w:space="0" w:color="auto"/>
                <w:right w:val="none" w:sz="0" w:space="0" w:color="auto"/>
              </w:divBdr>
            </w:div>
            <w:div w:id="957641534">
              <w:marLeft w:val="0"/>
              <w:marRight w:val="0"/>
              <w:marTop w:val="0"/>
              <w:marBottom w:val="0"/>
              <w:divBdr>
                <w:top w:val="none" w:sz="0" w:space="0" w:color="auto"/>
                <w:left w:val="none" w:sz="0" w:space="0" w:color="auto"/>
                <w:bottom w:val="none" w:sz="0" w:space="0" w:color="auto"/>
                <w:right w:val="none" w:sz="0" w:space="0" w:color="auto"/>
              </w:divBdr>
            </w:div>
            <w:div w:id="960453161">
              <w:marLeft w:val="0"/>
              <w:marRight w:val="0"/>
              <w:marTop w:val="0"/>
              <w:marBottom w:val="0"/>
              <w:divBdr>
                <w:top w:val="none" w:sz="0" w:space="0" w:color="auto"/>
                <w:left w:val="none" w:sz="0" w:space="0" w:color="auto"/>
                <w:bottom w:val="none" w:sz="0" w:space="0" w:color="auto"/>
                <w:right w:val="none" w:sz="0" w:space="0" w:color="auto"/>
              </w:divBdr>
            </w:div>
            <w:div w:id="975570991">
              <w:marLeft w:val="0"/>
              <w:marRight w:val="0"/>
              <w:marTop w:val="0"/>
              <w:marBottom w:val="0"/>
              <w:divBdr>
                <w:top w:val="none" w:sz="0" w:space="0" w:color="auto"/>
                <w:left w:val="none" w:sz="0" w:space="0" w:color="auto"/>
                <w:bottom w:val="none" w:sz="0" w:space="0" w:color="auto"/>
                <w:right w:val="none" w:sz="0" w:space="0" w:color="auto"/>
              </w:divBdr>
            </w:div>
            <w:div w:id="992223029">
              <w:marLeft w:val="0"/>
              <w:marRight w:val="0"/>
              <w:marTop w:val="0"/>
              <w:marBottom w:val="0"/>
              <w:divBdr>
                <w:top w:val="none" w:sz="0" w:space="0" w:color="auto"/>
                <w:left w:val="none" w:sz="0" w:space="0" w:color="auto"/>
                <w:bottom w:val="none" w:sz="0" w:space="0" w:color="auto"/>
                <w:right w:val="none" w:sz="0" w:space="0" w:color="auto"/>
              </w:divBdr>
            </w:div>
            <w:div w:id="998119770">
              <w:marLeft w:val="0"/>
              <w:marRight w:val="0"/>
              <w:marTop w:val="0"/>
              <w:marBottom w:val="0"/>
              <w:divBdr>
                <w:top w:val="none" w:sz="0" w:space="0" w:color="auto"/>
                <w:left w:val="none" w:sz="0" w:space="0" w:color="auto"/>
                <w:bottom w:val="none" w:sz="0" w:space="0" w:color="auto"/>
                <w:right w:val="none" w:sz="0" w:space="0" w:color="auto"/>
              </w:divBdr>
            </w:div>
            <w:div w:id="1023242831">
              <w:marLeft w:val="0"/>
              <w:marRight w:val="0"/>
              <w:marTop w:val="0"/>
              <w:marBottom w:val="0"/>
              <w:divBdr>
                <w:top w:val="none" w:sz="0" w:space="0" w:color="auto"/>
                <w:left w:val="none" w:sz="0" w:space="0" w:color="auto"/>
                <w:bottom w:val="none" w:sz="0" w:space="0" w:color="auto"/>
                <w:right w:val="none" w:sz="0" w:space="0" w:color="auto"/>
              </w:divBdr>
            </w:div>
            <w:div w:id="1029910277">
              <w:marLeft w:val="0"/>
              <w:marRight w:val="0"/>
              <w:marTop w:val="0"/>
              <w:marBottom w:val="0"/>
              <w:divBdr>
                <w:top w:val="none" w:sz="0" w:space="0" w:color="auto"/>
                <w:left w:val="none" w:sz="0" w:space="0" w:color="auto"/>
                <w:bottom w:val="none" w:sz="0" w:space="0" w:color="auto"/>
                <w:right w:val="none" w:sz="0" w:space="0" w:color="auto"/>
              </w:divBdr>
            </w:div>
            <w:div w:id="1045179486">
              <w:marLeft w:val="0"/>
              <w:marRight w:val="0"/>
              <w:marTop w:val="0"/>
              <w:marBottom w:val="0"/>
              <w:divBdr>
                <w:top w:val="none" w:sz="0" w:space="0" w:color="auto"/>
                <w:left w:val="none" w:sz="0" w:space="0" w:color="auto"/>
                <w:bottom w:val="none" w:sz="0" w:space="0" w:color="auto"/>
                <w:right w:val="none" w:sz="0" w:space="0" w:color="auto"/>
              </w:divBdr>
            </w:div>
            <w:div w:id="1046181355">
              <w:marLeft w:val="0"/>
              <w:marRight w:val="0"/>
              <w:marTop w:val="0"/>
              <w:marBottom w:val="0"/>
              <w:divBdr>
                <w:top w:val="none" w:sz="0" w:space="0" w:color="auto"/>
                <w:left w:val="none" w:sz="0" w:space="0" w:color="auto"/>
                <w:bottom w:val="none" w:sz="0" w:space="0" w:color="auto"/>
                <w:right w:val="none" w:sz="0" w:space="0" w:color="auto"/>
              </w:divBdr>
            </w:div>
            <w:div w:id="1048652569">
              <w:marLeft w:val="0"/>
              <w:marRight w:val="0"/>
              <w:marTop w:val="0"/>
              <w:marBottom w:val="0"/>
              <w:divBdr>
                <w:top w:val="none" w:sz="0" w:space="0" w:color="auto"/>
                <w:left w:val="none" w:sz="0" w:space="0" w:color="auto"/>
                <w:bottom w:val="none" w:sz="0" w:space="0" w:color="auto"/>
                <w:right w:val="none" w:sz="0" w:space="0" w:color="auto"/>
              </w:divBdr>
            </w:div>
            <w:div w:id="1056514457">
              <w:marLeft w:val="0"/>
              <w:marRight w:val="0"/>
              <w:marTop w:val="0"/>
              <w:marBottom w:val="0"/>
              <w:divBdr>
                <w:top w:val="none" w:sz="0" w:space="0" w:color="auto"/>
                <w:left w:val="none" w:sz="0" w:space="0" w:color="auto"/>
                <w:bottom w:val="none" w:sz="0" w:space="0" w:color="auto"/>
                <w:right w:val="none" w:sz="0" w:space="0" w:color="auto"/>
              </w:divBdr>
            </w:div>
            <w:div w:id="1063914032">
              <w:marLeft w:val="0"/>
              <w:marRight w:val="0"/>
              <w:marTop w:val="0"/>
              <w:marBottom w:val="0"/>
              <w:divBdr>
                <w:top w:val="none" w:sz="0" w:space="0" w:color="auto"/>
                <w:left w:val="none" w:sz="0" w:space="0" w:color="auto"/>
                <w:bottom w:val="none" w:sz="0" w:space="0" w:color="auto"/>
                <w:right w:val="none" w:sz="0" w:space="0" w:color="auto"/>
              </w:divBdr>
            </w:div>
            <w:div w:id="1079209507">
              <w:marLeft w:val="0"/>
              <w:marRight w:val="0"/>
              <w:marTop w:val="0"/>
              <w:marBottom w:val="0"/>
              <w:divBdr>
                <w:top w:val="none" w:sz="0" w:space="0" w:color="auto"/>
                <w:left w:val="none" w:sz="0" w:space="0" w:color="auto"/>
                <w:bottom w:val="none" w:sz="0" w:space="0" w:color="auto"/>
                <w:right w:val="none" w:sz="0" w:space="0" w:color="auto"/>
              </w:divBdr>
            </w:div>
            <w:div w:id="1079863045">
              <w:marLeft w:val="0"/>
              <w:marRight w:val="0"/>
              <w:marTop w:val="0"/>
              <w:marBottom w:val="0"/>
              <w:divBdr>
                <w:top w:val="none" w:sz="0" w:space="0" w:color="auto"/>
                <w:left w:val="none" w:sz="0" w:space="0" w:color="auto"/>
                <w:bottom w:val="none" w:sz="0" w:space="0" w:color="auto"/>
                <w:right w:val="none" w:sz="0" w:space="0" w:color="auto"/>
              </w:divBdr>
            </w:div>
            <w:div w:id="1087724684">
              <w:marLeft w:val="0"/>
              <w:marRight w:val="0"/>
              <w:marTop w:val="0"/>
              <w:marBottom w:val="0"/>
              <w:divBdr>
                <w:top w:val="none" w:sz="0" w:space="0" w:color="auto"/>
                <w:left w:val="none" w:sz="0" w:space="0" w:color="auto"/>
                <w:bottom w:val="none" w:sz="0" w:space="0" w:color="auto"/>
                <w:right w:val="none" w:sz="0" w:space="0" w:color="auto"/>
              </w:divBdr>
            </w:div>
            <w:div w:id="1089544835">
              <w:marLeft w:val="0"/>
              <w:marRight w:val="0"/>
              <w:marTop w:val="0"/>
              <w:marBottom w:val="0"/>
              <w:divBdr>
                <w:top w:val="none" w:sz="0" w:space="0" w:color="auto"/>
                <w:left w:val="none" w:sz="0" w:space="0" w:color="auto"/>
                <w:bottom w:val="none" w:sz="0" w:space="0" w:color="auto"/>
                <w:right w:val="none" w:sz="0" w:space="0" w:color="auto"/>
              </w:divBdr>
            </w:div>
            <w:div w:id="1091588942">
              <w:marLeft w:val="0"/>
              <w:marRight w:val="0"/>
              <w:marTop w:val="0"/>
              <w:marBottom w:val="0"/>
              <w:divBdr>
                <w:top w:val="none" w:sz="0" w:space="0" w:color="auto"/>
                <w:left w:val="none" w:sz="0" w:space="0" w:color="auto"/>
                <w:bottom w:val="none" w:sz="0" w:space="0" w:color="auto"/>
                <w:right w:val="none" w:sz="0" w:space="0" w:color="auto"/>
              </w:divBdr>
            </w:div>
            <w:div w:id="1092162357">
              <w:marLeft w:val="0"/>
              <w:marRight w:val="0"/>
              <w:marTop w:val="0"/>
              <w:marBottom w:val="0"/>
              <w:divBdr>
                <w:top w:val="none" w:sz="0" w:space="0" w:color="auto"/>
                <w:left w:val="none" w:sz="0" w:space="0" w:color="auto"/>
                <w:bottom w:val="none" w:sz="0" w:space="0" w:color="auto"/>
                <w:right w:val="none" w:sz="0" w:space="0" w:color="auto"/>
              </w:divBdr>
            </w:div>
            <w:div w:id="1109013277">
              <w:marLeft w:val="0"/>
              <w:marRight w:val="0"/>
              <w:marTop w:val="0"/>
              <w:marBottom w:val="0"/>
              <w:divBdr>
                <w:top w:val="none" w:sz="0" w:space="0" w:color="auto"/>
                <w:left w:val="none" w:sz="0" w:space="0" w:color="auto"/>
                <w:bottom w:val="none" w:sz="0" w:space="0" w:color="auto"/>
                <w:right w:val="none" w:sz="0" w:space="0" w:color="auto"/>
              </w:divBdr>
            </w:div>
            <w:div w:id="1115634568">
              <w:marLeft w:val="0"/>
              <w:marRight w:val="0"/>
              <w:marTop w:val="0"/>
              <w:marBottom w:val="0"/>
              <w:divBdr>
                <w:top w:val="none" w:sz="0" w:space="0" w:color="auto"/>
                <w:left w:val="none" w:sz="0" w:space="0" w:color="auto"/>
                <w:bottom w:val="none" w:sz="0" w:space="0" w:color="auto"/>
                <w:right w:val="none" w:sz="0" w:space="0" w:color="auto"/>
              </w:divBdr>
            </w:div>
            <w:div w:id="1127892358">
              <w:marLeft w:val="0"/>
              <w:marRight w:val="0"/>
              <w:marTop w:val="0"/>
              <w:marBottom w:val="0"/>
              <w:divBdr>
                <w:top w:val="none" w:sz="0" w:space="0" w:color="auto"/>
                <w:left w:val="none" w:sz="0" w:space="0" w:color="auto"/>
                <w:bottom w:val="none" w:sz="0" w:space="0" w:color="auto"/>
                <w:right w:val="none" w:sz="0" w:space="0" w:color="auto"/>
              </w:divBdr>
            </w:div>
            <w:div w:id="1134451183">
              <w:marLeft w:val="0"/>
              <w:marRight w:val="0"/>
              <w:marTop w:val="0"/>
              <w:marBottom w:val="0"/>
              <w:divBdr>
                <w:top w:val="none" w:sz="0" w:space="0" w:color="auto"/>
                <w:left w:val="none" w:sz="0" w:space="0" w:color="auto"/>
                <w:bottom w:val="none" w:sz="0" w:space="0" w:color="auto"/>
                <w:right w:val="none" w:sz="0" w:space="0" w:color="auto"/>
              </w:divBdr>
            </w:div>
            <w:div w:id="1148741462">
              <w:marLeft w:val="0"/>
              <w:marRight w:val="0"/>
              <w:marTop w:val="0"/>
              <w:marBottom w:val="0"/>
              <w:divBdr>
                <w:top w:val="none" w:sz="0" w:space="0" w:color="auto"/>
                <w:left w:val="none" w:sz="0" w:space="0" w:color="auto"/>
                <w:bottom w:val="none" w:sz="0" w:space="0" w:color="auto"/>
                <w:right w:val="none" w:sz="0" w:space="0" w:color="auto"/>
              </w:divBdr>
            </w:div>
            <w:div w:id="1184592417">
              <w:marLeft w:val="0"/>
              <w:marRight w:val="0"/>
              <w:marTop w:val="0"/>
              <w:marBottom w:val="0"/>
              <w:divBdr>
                <w:top w:val="none" w:sz="0" w:space="0" w:color="auto"/>
                <w:left w:val="none" w:sz="0" w:space="0" w:color="auto"/>
                <w:bottom w:val="none" w:sz="0" w:space="0" w:color="auto"/>
                <w:right w:val="none" w:sz="0" w:space="0" w:color="auto"/>
              </w:divBdr>
            </w:div>
            <w:div w:id="1185023965">
              <w:marLeft w:val="0"/>
              <w:marRight w:val="0"/>
              <w:marTop w:val="0"/>
              <w:marBottom w:val="0"/>
              <w:divBdr>
                <w:top w:val="none" w:sz="0" w:space="0" w:color="auto"/>
                <w:left w:val="none" w:sz="0" w:space="0" w:color="auto"/>
                <w:bottom w:val="none" w:sz="0" w:space="0" w:color="auto"/>
                <w:right w:val="none" w:sz="0" w:space="0" w:color="auto"/>
              </w:divBdr>
            </w:div>
            <w:div w:id="1196699604">
              <w:marLeft w:val="0"/>
              <w:marRight w:val="0"/>
              <w:marTop w:val="0"/>
              <w:marBottom w:val="0"/>
              <w:divBdr>
                <w:top w:val="none" w:sz="0" w:space="0" w:color="auto"/>
                <w:left w:val="none" w:sz="0" w:space="0" w:color="auto"/>
                <w:bottom w:val="none" w:sz="0" w:space="0" w:color="auto"/>
                <w:right w:val="none" w:sz="0" w:space="0" w:color="auto"/>
              </w:divBdr>
            </w:div>
            <w:div w:id="1223516761">
              <w:marLeft w:val="0"/>
              <w:marRight w:val="0"/>
              <w:marTop w:val="0"/>
              <w:marBottom w:val="0"/>
              <w:divBdr>
                <w:top w:val="none" w:sz="0" w:space="0" w:color="auto"/>
                <w:left w:val="none" w:sz="0" w:space="0" w:color="auto"/>
                <w:bottom w:val="none" w:sz="0" w:space="0" w:color="auto"/>
                <w:right w:val="none" w:sz="0" w:space="0" w:color="auto"/>
              </w:divBdr>
            </w:div>
            <w:div w:id="1233199112">
              <w:marLeft w:val="0"/>
              <w:marRight w:val="0"/>
              <w:marTop w:val="0"/>
              <w:marBottom w:val="0"/>
              <w:divBdr>
                <w:top w:val="none" w:sz="0" w:space="0" w:color="auto"/>
                <w:left w:val="none" w:sz="0" w:space="0" w:color="auto"/>
                <w:bottom w:val="none" w:sz="0" w:space="0" w:color="auto"/>
                <w:right w:val="none" w:sz="0" w:space="0" w:color="auto"/>
              </w:divBdr>
            </w:div>
            <w:div w:id="1250188127">
              <w:marLeft w:val="0"/>
              <w:marRight w:val="0"/>
              <w:marTop w:val="0"/>
              <w:marBottom w:val="0"/>
              <w:divBdr>
                <w:top w:val="none" w:sz="0" w:space="0" w:color="auto"/>
                <w:left w:val="none" w:sz="0" w:space="0" w:color="auto"/>
                <w:bottom w:val="none" w:sz="0" w:space="0" w:color="auto"/>
                <w:right w:val="none" w:sz="0" w:space="0" w:color="auto"/>
              </w:divBdr>
            </w:div>
            <w:div w:id="1254894341">
              <w:marLeft w:val="0"/>
              <w:marRight w:val="0"/>
              <w:marTop w:val="0"/>
              <w:marBottom w:val="0"/>
              <w:divBdr>
                <w:top w:val="none" w:sz="0" w:space="0" w:color="auto"/>
                <w:left w:val="none" w:sz="0" w:space="0" w:color="auto"/>
                <w:bottom w:val="none" w:sz="0" w:space="0" w:color="auto"/>
                <w:right w:val="none" w:sz="0" w:space="0" w:color="auto"/>
              </w:divBdr>
            </w:div>
            <w:div w:id="1261571994">
              <w:marLeft w:val="0"/>
              <w:marRight w:val="0"/>
              <w:marTop w:val="0"/>
              <w:marBottom w:val="0"/>
              <w:divBdr>
                <w:top w:val="none" w:sz="0" w:space="0" w:color="auto"/>
                <w:left w:val="none" w:sz="0" w:space="0" w:color="auto"/>
                <w:bottom w:val="none" w:sz="0" w:space="0" w:color="auto"/>
                <w:right w:val="none" w:sz="0" w:space="0" w:color="auto"/>
              </w:divBdr>
            </w:div>
            <w:div w:id="1267495411">
              <w:marLeft w:val="0"/>
              <w:marRight w:val="0"/>
              <w:marTop w:val="0"/>
              <w:marBottom w:val="0"/>
              <w:divBdr>
                <w:top w:val="none" w:sz="0" w:space="0" w:color="auto"/>
                <w:left w:val="none" w:sz="0" w:space="0" w:color="auto"/>
                <w:bottom w:val="none" w:sz="0" w:space="0" w:color="auto"/>
                <w:right w:val="none" w:sz="0" w:space="0" w:color="auto"/>
              </w:divBdr>
            </w:div>
            <w:div w:id="1269697855">
              <w:marLeft w:val="0"/>
              <w:marRight w:val="0"/>
              <w:marTop w:val="0"/>
              <w:marBottom w:val="0"/>
              <w:divBdr>
                <w:top w:val="none" w:sz="0" w:space="0" w:color="auto"/>
                <w:left w:val="none" w:sz="0" w:space="0" w:color="auto"/>
                <w:bottom w:val="none" w:sz="0" w:space="0" w:color="auto"/>
                <w:right w:val="none" w:sz="0" w:space="0" w:color="auto"/>
              </w:divBdr>
            </w:div>
            <w:div w:id="1271818765">
              <w:marLeft w:val="0"/>
              <w:marRight w:val="0"/>
              <w:marTop w:val="0"/>
              <w:marBottom w:val="0"/>
              <w:divBdr>
                <w:top w:val="none" w:sz="0" w:space="0" w:color="auto"/>
                <w:left w:val="none" w:sz="0" w:space="0" w:color="auto"/>
                <w:bottom w:val="none" w:sz="0" w:space="0" w:color="auto"/>
                <w:right w:val="none" w:sz="0" w:space="0" w:color="auto"/>
              </w:divBdr>
            </w:div>
            <w:div w:id="1283150916">
              <w:marLeft w:val="0"/>
              <w:marRight w:val="0"/>
              <w:marTop w:val="0"/>
              <w:marBottom w:val="0"/>
              <w:divBdr>
                <w:top w:val="none" w:sz="0" w:space="0" w:color="auto"/>
                <w:left w:val="none" w:sz="0" w:space="0" w:color="auto"/>
                <w:bottom w:val="none" w:sz="0" w:space="0" w:color="auto"/>
                <w:right w:val="none" w:sz="0" w:space="0" w:color="auto"/>
              </w:divBdr>
            </w:div>
            <w:div w:id="1283607522">
              <w:marLeft w:val="0"/>
              <w:marRight w:val="0"/>
              <w:marTop w:val="0"/>
              <w:marBottom w:val="0"/>
              <w:divBdr>
                <w:top w:val="none" w:sz="0" w:space="0" w:color="auto"/>
                <w:left w:val="none" w:sz="0" w:space="0" w:color="auto"/>
                <w:bottom w:val="none" w:sz="0" w:space="0" w:color="auto"/>
                <w:right w:val="none" w:sz="0" w:space="0" w:color="auto"/>
              </w:divBdr>
            </w:div>
            <w:div w:id="1301183801">
              <w:marLeft w:val="0"/>
              <w:marRight w:val="0"/>
              <w:marTop w:val="0"/>
              <w:marBottom w:val="0"/>
              <w:divBdr>
                <w:top w:val="none" w:sz="0" w:space="0" w:color="auto"/>
                <w:left w:val="none" w:sz="0" w:space="0" w:color="auto"/>
                <w:bottom w:val="none" w:sz="0" w:space="0" w:color="auto"/>
                <w:right w:val="none" w:sz="0" w:space="0" w:color="auto"/>
              </w:divBdr>
            </w:div>
            <w:div w:id="1322464483">
              <w:marLeft w:val="0"/>
              <w:marRight w:val="0"/>
              <w:marTop w:val="0"/>
              <w:marBottom w:val="0"/>
              <w:divBdr>
                <w:top w:val="none" w:sz="0" w:space="0" w:color="auto"/>
                <w:left w:val="none" w:sz="0" w:space="0" w:color="auto"/>
                <w:bottom w:val="none" w:sz="0" w:space="0" w:color="auto"/>
                <w:right w:val="none" w:sz="0" w:space="0" w:color="auto"/>
              </w:divBdr>
            </w:div>
            <w:div w:id="1331758842">
              <w:marLeft w:val="0"/>
              <w:marRight w:val="0"/>
              <w:marTop w:val="0"/>
              <w:marBottom w:val="0"/>
              <w:divBdr>
                <w:top w:val="none" w:sz="0" w:space="0" w:color="auto"/>
                <w:left w:val="none" w:sz="0" w:space="0" w:color="auto"/>
                <w:bottom w:val="none" w:sz="0" w:space="0" w:color="auto"/>
                <w:right w:val="none" w:sz="0" w:space="0" w:color="auto"/>
              </w:divBdr>
            </w:div>
            <w:div w:id="1349870265">
              <w:marLeft w:val="0"/>
              <w:marRight w:val="0"/>
              <w:marTop w:val="0"/>
              <w:marBottom w:val="0"/>
              <w:divBdr>
                <w:top w:val="none" w:sz="0" w:space="0" w:color="auto"/>
                <w:left w:val="none" w:sz="0" w:space="0" w:color="auto"/>
                <w:bottom w:val="none" w:sz="0" w:space="0" w:color="auto"/>
                <w:right w:val="none" w:sz="0" w:space="0" w:color="auto"/>
              </w:divBdr>
            </w:div>
            <w:div w:id="1363164728">
              <w:marLeft w:val="0"/>
              <w:marRight w:val="0"/>
              <w:marTop w:val="0"/>
              <w:marBottom w:val="0"/>
              <w:divBdr>
                <w:top w:val="none" w:sz="0" w:space="0" w:color="auto"/>
                <w:left w:val="none" w:sz="0" w:space="0" w:color="auto"/>
                <w:bottom w:val="none" w:sz="0" w:space="0" w:color="auto"/>
                <w:right w:val="none" w:sz="0" w:space="0" w:color="auto"/>
              </w:divBdr>
            </w:div>
            <w:div w:id="1407724569">
              <w:marLeft w:val="0"/>
              <w:marRight w:val="0"/>
              <w:marTop w:val="0"/>
              <w:marBottom w:val="0"/>
              <w:divBdr>
                <w:top w:val="none" w:sz="0" w:space="0" w:color="auto"/>
                <w:left w:val="none" w:sz="0" w:space="0" w:color="auto"/>
                <w:bottom w:val="none" w:sz="0" w:space="0" w:color="auto"/>
                <w:right w:val="none" w:sz="0" w:space="0" w:color="auto"/>
              </w:divBdr>
            </w:div>
            <w:div w:id="1410735246">
              <w:marLeft w:val="0"/>
              <w:marRight w:val="0"/>
              <w:marTop w:val="0"/>
              <w:marBottom w:val="0"/>
              <w:divBdr>
                <w:top w:val="none" w:sz="0" w:space="0" w:color="auto"/>
                <w:left w:val="none" w:sz="0" w:space="0" w:color="auto"/>
                <w:bottom w:val="none" w:sz="0" w:space="0" w:color="auto"/>
                <w:right w:val="none" w:sz="0" w:space="0" w:color="auto"/>
              </w:divBdr>
            </w:div>
            <w:div w:id="1425683383">
              <w:marLeft w:val="0"/>
              <w:marRight w:val="0"/>
              <w:marTop w:val="0"/>
              <w:marBottom w:val="0"/>
              <w:divBdr>
                <w:top w:val="none" w:sz="0" w:space="0" w:color="auto"/>
                <w:left w:val="none" w:sz="0" w:space="0" w:color="auto"/>
                <w:bottom w:val="none" w:sz="0" w:space="0" w:color="auto"/>
                <w:right w:val="none" w:sz="0" w:space="0" w:color="auto"/>
              </w:divBdr>
            </w:div>
            <w:div w:id="1433815080">
              <w:marLeft w:val="0"/>
              <w:marRight w:val="0"/>
              <w:marTop w:val="0"/>
              <w:marBottom w:val="0"/>
              <w:divBdr>
                <w:top w:val="none" w:sz="0" w:space="0" w:color="auto"/>
                <w:left w:val="none" w:sz="0" w:space="0" w:color="auto"/>
                <w:bottom w:val="none" w:sz="0" w:space="0" w:color="auto"/>
                <w:right w:val="none" w:sz="0" w:space="0" w:color="auto"/>
              </w:divBdr>
            </w:div>
            <w:div w:id="1444567416">
              <w:marLeft w:val="0"/>
              <w:marRight w:val="0"/>
              <w:marTop w:val="0"/>
              <w:marBottom w:val="0"/>
              <w:divBdr>
                <w:top w:val="none" w:sz="0" w:space="0" w:color="auto"/>
                <w:left w:val="none" w:sz="0" w:space="0" w:color="auto"/>
                <w:bottom w:val="none" w:sz="0" w:space="0" w:color="auto"/>
                <w:right w:val="none" w:sz="0" w:space="0" w:color="auto"/>
              </w:divBdr>
            </w:div>
            <w:div w:id="1446191048">
              <w:marLeft w:val="0"/>
              <w:marRight w:val="0"/>
              <w:marTop w:val="0"/>
              <w:marBottom w:val="0"/>
              <w:divBdr>
                <w:top w:val="none" w:sz="0" w:space="0" w:color="auto"/>
                <w:left w:val="none" w:sz="0" w:space="0" w:color="auto"/>
                <w:bottom w:val="none" w:sz="0" w:space="0" w:color="auto"/>
                <w:right w:val="none" w:sz="0" w:space="0" w:color="auto"/>
              </w:divBdr>
            </w:div>
            <w:div w:id="1452431757">
              <w:marLeft w:val="0"/>
              <w:marRight w:val="0"/>
              <w:marTop w:val="0"/>
              <w:marBottom w:val="0"/>
              <w:divBdr>
                <w:top w:val="none" w:sz="0" w:space="0" w:color="auto"/>
                <w:left w:val="none" w:sz="0" w:space="0" w:color="auto"/>
                <w:bottom w:val="none" w:sz="0" w:space="0" w:color="auto"/>
                <w:right w:val="none" w:sz="0" w:space="0" w:color="auto"/>
              </w:divBdr>
            </w:div>
            <w:div w:id="1453288226">
              <w:marLeft w:val="0"/>
              <w:marRight w:val="0"/>
              <w:marTop w:val="0"/>
              <w:marBottom w:val="0"/>
              <w:divBdr>
                <w:top w:val="none" w:sz="0" w:space="0" w:color="auto"/>
                <w:left w:val="none" w:sz="0" w:space="0" w:color="auto"/>
                <w:bottom w:val="none" w:sz="0" w:space="0" w:color="auto"/>
                <w:right w:val="none" w:sz="0" w:space="0" w:color="auto"/>
              </w:divBdr>
            </w:div>
            <w:div w:id="1489440530">
              <w:marLeft w:val="0"/>
              <w:marRight w:val="0"/>
              <w:marTop w:val="0"/>
              <w:marBottom w:val="0"/>
              <w:divBdr>
                <w:top w:val="none" w:sz="0" w:space="0" w:color="auto"/>
                <w:left w:val="none" w:sz="0" w:space="0" w:color="auto"/>
                <w:bottom w:val="none" w:sz="0" w:space="0" w:color="auto"/>
                <w:right w:val="none" w:sz="0" w:space="0" w:color="auto"/>
              </w:divBdr>
            </w:div>
            <w:div w:id="1505439289">
              <w:marLeft w:val="0"/>
              <w:marRight w:val="0"/>
              <w:marTop w:val="0"/>
              <w:marBottom w:val="0"/>
              <w:divBdr>
                <w:top w:val="none" w:sz="0" w:space="0" w:color="auto"/>
                <w:left w:val="none" w:sz="0" w:space="0" w:color="auto"/>
                <w:bottom w:val="none" w:sz="0" w:space="0" w:color="auto"/>
                <w:right w:val="none" w:sz="0" w:space="0" w:color="auto"/>
              </w:divBdr>
            </w:div>
            <w:div w:id="1510368773">
              <w:marLeft w:val="0"/>
              <w:marRight w:val="0"/>
              <w:marTop w:val="0"/>
              <w:marBottom w:val="0"/>
              <w:divBdr>
                <w:top w:val="none" w:sz="0" w:space="0" w:color="auto"/>
                <w:left w:val="none" w:sz="0" w:space="0" w:color="auto"/>
                <w:bottom w:val="none" w:sz="0" w:space="0" w:color="auto"/>
                <w:right w:val="none" w:sz="0" w:space="0" w:color="auto"/>
              </w:divBdr>
            </w:div>
            <w:div w:id="1517233149">
              <w:marLeft w:val="0"/>
              <w:marRight w:val="0"/>
              <w:marTop w:val="0"/>
              <w:marBottom w:val="0"/>
              <w:divBdr>
                <w:top w:val="none" w:sz="0" w:space="0" w:color="auto"/>
                <w:left w:val="none" w:sz="0" w:space="0" w:color="auto"/>
                <w:bottom w:val="none" w:sz="0" w:space="0" w:color="auto"/>
                <w:right w:val="none" w:sz="0" w:space="0" w:color="auto"/>
              </w:divBdr>
            </w:div>
            <w:div w:id="1519269542">
              <w:marLeft w:val="0"/>
              <w:marRight w:val="0"/>
              <w:marTop w:val="0"/>
              <w:marBottom w:val="0"/>
              <w:divBdr>
                <w:top w:val="none" w:sz="0" w:space="0" w:color="auto"/>
                <w:left w:val="none" w:sz="0" w:space="0" w:color="auto"/>
                <w:bottom w:val="none" w:sz="0" w:space="0" w:color="auto"/>
                <w:right w:val="none" w:sz="0" w:space="0" w:color="auto"/>
              </w:divBdr>
            </w:div>
            <w:div w:id="1546331962">
              <w:marLeft w:val="0"/>
              <w:marRight w:val="0"/>
              <w:marTop w:val="0"/>
              <w:marBottom w:val="0"/>
              <w:divBdr>
                <w:top w:val="none" w:sz="0" w:space="0" w:color="auto"/>
                <w:left w:val="none" w:sz="0" w:space="0" w:color="auto"/>
                <w:bottom w:val="none" w:sz="0" w:space="0" w:color="auto"/>
                <w:right w:val="none" w:sz="0" w:space="0" w:color="auto"/>
              </w:divBdr>
            </w:div>
            <w:div w:id="1554265828">
              <w:marLeft w:val="0"/>
              <w:marRight w:val="0"/>
              <w:marTop w:val="0"/>
              <w:marBottom w:val="0"/>
              <w:divBdr>
                <w:top w:val="none" w:sz="0" w:space="0" w:color="auto"/>
                <w:left w:val="none" w:sz="0" w:space="0" w:color="auto"/>
                <w:bottom w:val="none" w:sz="0" w:space="0" w:color="auto"/>
                <w:right w:val="none" w:sz="0" w:space="0" w:color="auto"/>
              </w:divBdr>
            </w:div>
            <w:div w:id="1558201881">
              <w:marLeft w:val="0"/>
              <w:marRight w:val="0"/>
              <w:marTop w:val="0"/>
              <w:marBottom w:val="0"/>
              <w:divBdr>
                <w:top w:val="none" w:sz="0" w:space="0" w:color="auto"/>
                <w:left w:val="none" w:sz="0" w:space="0" w:color="auto"/>
                <w:bottom w:val="none" w:sz="0" w:space="0" w:color="auto"/>
                <w:right w:val="none" w:sz="0" w:space="0" w:color="auto"/>
              </w:divBdr>
            </w:div>
            <w:div w:id="1588342220">
              <w:marLeft w:val="0"/>
              <w:marRight w:val="0"/>
              <w:marTop w:val="0"/>
              <w:marBottom w:val="0"/>
              <w:divBdr>
                <w:top w:val="none" w:sz="0" w:space="0" w:color="auto"/>
                <w:left w:val="none" w:sz="0" w:space="0" w:color="auto"/>
                <w:bottom w:val="none" w:sz="0" w:space="0" w:color="auto"/>
                <w:right w:val="none" w:sz="0" w:space="0" w:color="auto"/>
              </w:divBdr>
            </w:div>
            <w:div w:id="1597135722">
              <w:marLeft w:val="0"/>
              <w:marRight w:val="0"/>
              <w:marTop w:val="0"/>
              <w:marBottom w:val="0"/>
              <w:divBdr>
                <w:top w:val="none" w:sz="0" w:space="0" w:color="auto"/>
                <w:left w:val="none" w:sz="0" w:space="0" w:color="auto"/>
                <w:bottom w:val="none" w:sz="0" w:space="0" w:color="auto"/>
                <w:right w:val="none" w:sz="0" w:space="0" w:color="auto"/>
              </w:divBdr>
            </w:div>
            <w:div w:id="1598250297">
              <w:marLeft w:val="0"/>
              <w:marRight w:val="0"/>
              <w:marTop w:val="0"/>
              <w:marBottom w:val="0"/>
              <w:divBdr>
                <w:top w:val="none" w:sz="0" w:space="0" w:color="auto"/>
                <w:left w:val="none" w:sz="0" w:space="0" w:color="auto"/>
                <w:bottom w:val="none" w:sz="0" w:space="0" w:color="auto"/>
                <w:right w:val="none" w:sz="0" w:space="0" w:color="auto"/>
              </w:divBdr>
            </w:div>
            <w:div w:id="1599825394">
              <w:marLeft w:val="0"/>
              <w:marRight w:val="0"/>
              <w:marTop w:val="0"/>
              <w:marBottom w:val="0"/>
              <w:divBdr>
                <w:top w:val="none" w:sz="0" w:space="0" w:color="auto"/>
                <w:left w:val="none" w:sz="0" w:space="0" w:color="auto"/>
                <w:bottom w:val="none" w:sz="0" w:space="0" w:color="auto"/>
                <w:right w:val="none" w:sz="0" w:space="0" w:color="auto"/>
              </w:divBdr>
            </w:div>
            <w:div w:id="1600985882">
              <w:marLeft w:val="0"/>
              <w:marRight w:val="0"/>
              <w:marTop w:val="0"/>
              <w:marBottom w:val="0"/>
              <w:divBdr>
                <w:top w:val="none" w:sz="0" w:space="0" w:color="auto"/>
                <w:left w:val="none" w:sz="0" w:space="0" w:color="auto"/>
                <w:bottom w:val="none" w:sz="0" w:space="0" w:color="auto"/>
                <w:right w:val="none" w:sz="0" w:space="0" w:color="auto"/>
              </w:divBdr>
            </w:div>
            <w:div w:id="1604146362">
              <w:marLeft w:val="0"/>
              <w:marRight w:val="0"/>
              <w:marTop w:val="0"/>
              <w:marBottom w:val="0"/>
              <w:divBdr>
                <w:top w:val="none" w:sz="0" w:space="0" w:color="auto"/>
                <w:left w:val="none" w:sz="0" w:space="0" w:color="auto"/>
                <w:bottom w:val="none" w:sz="0" w:space="0" w:color="auto"/>
                <w:right w:val="none" w:sz="0" w:space="0" w:color="auto"/>
              </w:divBdr>
            </w:div>
            <w:div w:id="1635604096">
              <w:marLeft w:val="0"/>
              <w:marRight w:val="0"/>
              <w:marTop w:val="0"/>
              <w:marBottom w:val="0"/>
              <w:divBdr>
                <w:top w:val="none" w:sz="0" w:space="0" w:color="auto"/>
                <w:left w:val="none" w:sz="0" w:space="0" w:color="auto"/>
                <w:bottom w:val="none" w:sz="0" w:space="0" w:color="auto"/>
                <w:right w:val="none" w:sz="0" w:space="0" w:color="auto"/>
              </w:divBdr>
            </w:div>
            <w:div w:id="1682275761">
              <w:marLeft w:val="0"/>
              <w:marRight w:val="0"/>
              <w:marTop w:val="0"/>
              <w:marBottom w:val="0"/>
              <w:divBdr>
                <w:top w:val="none" w:sz="0" w:space="0" w:color="auto"/>
                <w:left w:val="none" w:sz="0" w:space="0" w:color="auto"/>
                <w:bottom w:val="none" w:sz="0" w:space="0" w:color="auto"/>
                <w:right w:val="none" w:sz="0" w:space="0" w:color="auto"/>
              </w:divBdr>
            </w:div>
            <w:div w:id="1687898109">
              <w:marLeft w:val="0"/>
              <w:marRight w:val="0"/>
              <w:marTop w:val="0"/>
              <w:marBottom w:val="0"/>
              <w:divBdr>
                <w:top w:val="none" w:sz="0" w:space="0" w:color="auto"/>
                <w:left w:val="none" w:sz="0" w:space="0" w:color="auto"/>
                <w:bottom w:val="none" w:sz="0" w:space="0" w:color="auto"/>
                <w:right w:val="none" w:sz="0" w:space="0" w:color="auto"/>
              </w:divBdr>
            </w:div>
            <w:div w:id="1692756542">
              <w:marLeft w:val="0"/>
              <w:marRight w:val="0"/>
              <w:marTop w:val="0"/>
              <w:marBottom w:val="0"/>
              <w:divBdr>
                <w:top w:val="none" w:sz="0" w:space="0" w:color="auto"/>
                <w:left w:val="none" w:sz="0" w:space="0" w:color="auto"/>
                <w:bottom w:val="none" w:sz="0" w:space="0" w:color="auto"/>
                <w:right w:val="none" w:sz="0" w:space="0" w:color="auto"/>
              </w:divBdr>
            </w:div>
            <w:div w:id="1707755761">
              <w:marLeft w:val="0"/>
              <w:marRight w:val="0"/>
              <w:marTop w:val="0"/>
              <w:marBottom w:val="0"/>
              <w:divBdr>
                <w:top w:val="none" w:sz="0" w:space="0" w:color="auto"/>
                <w:left w:val="none" w:sz="0" w:space="0" w:color="auto"/>
                <w:bottom w:val="none" w:sz="0" w:space="0" w:color="auto"/>
                <w:right w:val="none" w:sz="0" w:space="0" w:color="auto"/>
              </w:divBdr>
            </w:div>
            <w:div w:id="1715501595">
              <w:marLeft w:val="0"/>
              <w:marRight w:val="0"/>
              <w:marTop w:val="0"/>
              <w:marBottom w:val="0"/>
              <w:divBdr>
                <w:top w:val="none" w:sz="0" w:space="0" w:color="auto"/>
                <w:left w:val="none" w:sz="0" w:space="0" w:color="auto"/>
                <w:bottom w:val="none" w:sz="0" w:space="0" w:color="auto"/>
                <w:right w:val="none" w:sz="0" w:space="0" w:color="auto"/>
              </w:divBdr>
            </w:div>
            <w:div w:id="1720666874">
              <w:marLeft w:val="0"/>
              <w:marRight w:val="0"/>
              <w:marTop w:val="0"/>
              <w:marBottom w:val="0"/>
              <w:divBdr>
                <w:top w:val="none" w:sz="0" w:space="0" w:color="auto"/>
                <w:left w:val="none" w:sz="0" w:space="0" w:color="auto"/>
                <w:bottom w:val="none" w:sz="0" w:space="0" w:color="auto"/>
                <w:right w:val="none" w:sz="0" w:space="0" w:color="auto"/>
              </w:divBdr>
            </w:div>
            <w:div w:id="1724207872">
              <w:marLeft w:val="0"/>
              <w:marRight w:val="0"/>
              <w:marTop w:val="0"/>
              <w:marBottom w:val="0"/>
              <w:divBdr>
                <w:top w:val="none" w:sz="0" w:space="0" w:color="auto"/>
                <w:left w:val="none" w:sz="0" w:space="0" w:color="auto"/>
                <w:bottom w:val="none" w:sz="0" w:space="0" w:color="auto"/>
                <w:right w:val="none" w:sz="0" w:space="0" w:color="auto"/>
              </w:divBdr>
            </w:div>
            <w:div w:id="1728845584">
              <w:marLeft w:val="0"/>
              <w:marRight w:val="0"/>
              <w:marTop w:val="0"/>
              <w:marBottom w:val="0"/>
              <w:divBdr>
                <w:top w:val="none" w:sz="0" w:space="0" w:color="auto"/>
                <w:left w:val="none" w:sz="0" w:space="0" w:color="auto"/>
                <w:bottom w:val="none" w:sz="0" w:space="0" w:color="auto"/>
                <w:right w:val="none" w:sz="0" w:space="0" w:color="auto"/>
              </w:divBdr>
            </w:div>
            <w:div w:id="1732464403">
              <w:marLeft w:val="0"/>
              <w:marRight w:val="0"/>
              <w:marTop w:val="0"/>
              <w:marBottom w:val="0"/>
              <w:divBdr>
                <w:top w:val="none" w:sz="0" w:space="0" w:color="auto"/>
                <w:left w:val="none" w:sz="0" w:space="0" w:color="auto"/>
                <w:bottom w:val="none" w:sz="0" w:space="0" w:color="auto"/>
                <w:right w:val="none" w:sz="0" w:space="0" w:color="auto"/>
              </w:divBdr>
            </w:div>
            <w:div w:id="1734624795">
              <w:marLeft w:val="0"/>
              <w:marRight w:val="0"/>
              <w:marTop w:val="0"/>
              <w:marBottom w:val="0"/>
              <w:divBdr>
                <w:top w:val="none" w:sz="0" w:space="0" w:color="auto"/>
                <w:left w:val="none" w:sz="0" w:space="0" w:color="auto"/>
                <w:bottom w:val="none" w:sz="0" w:space="0" w:color="auto"/>
                <w:right w:val="none" w:sz="0" w:space="0" w:color="auto"/>
              </w:divBdr>
            </w:div>
            <w:div w:id="1734813231">
              <w:marLeft w:val="0"/>
              <w:marRight w:val="0"/>
              <w:marTop w:val="0"/>
              <w:marBottom w:val="0"/>
              <w:divBdr>
                <w:top w:val="none" w:sz="0" w:space="0" w:color="auto"/>
                <w:left w:val="none" w:sz="0" w:space="0" w:color="auto"/>
                <w:bottom w:val="none" w:sz="0" w:space="0" w:color="auto"/>
                <w:right w:val="none" w:sz="0" w:space="0" w:color="auto"/>
              </w:divBdr>
            </w:div>
            <w:div w:id="1735932219">
              <w:marLeft w:val="0"/>
              <w:marRight w:val="0"/>
              <w:marTop w:val="0"/>
              <w:marBottom w:val="0"/>
              <w:divBdr>
                <w:top w:val="none" w:sz="0" w:space="0" w:color="auto"/>
                <w:left w:val="none" w:sz="0" w:space="0" w:color="auto"/>
                <w:bottom w:val="none" w:sz="0" w:space="0" w:color="auto"/>
                <w:right w:val="none" w:sz="0" w:space="0" w:color="auto"/>
              </w:divBdr>
            </w:div>
            <w:div w:id="1736195528">
              <w:marLeft w:val="0"/>
              <w:marRight w:val="0"/>
              <w:marTop w:val="0"/>
              <w:marBottom w:val="0"/>
              <w:divBdr>
                <w:top w:val="none" w:sz="0" w:space="0" w:color="auto"/>
                <w:left w:val="none" w:sz="0" w:space="0" w:color="auto"/>
                <w:bottom w:val="none" w:sz="0" w:space="0" w:color="auto"/>
                <w:right w:val="none" w:sz="0" w:space="0" w:color="auto"/>
              </w:divBdr>
            </w:div>
            <w:div w:id="1759447289">
              <w:marLeft w:val="0"/>
              <w:marRight w:val="0"/>
              <w:marTop w:val="0"/>
              <w:marBottom w:val="0"/>
              <w:divBdr>
                <w:top w:val="none" w:sz="0" w:space="0" w:color="auto"/>
                <w:left w:val="none" w:sz="0" w:space="0" w:color="auto"/>
                <w:bottom w:val="none" w:sz="0" w:space="0" w:color="auto"/>
                <w:right w:val="none" w:sz="0" w:space="0" w:color="auto"/>
              </w:divBdr>
            </w:div>
            <w:div w:id="1766880421">
              <w:marLeft w:val="0"/>
              <w:marRight w:val="0"/>
              <w:marTop w:val="0"/>
              <w:marBottom w:val="0"/>
              <w:divBdr>
                <w:top w:val="none" w:sz="0" w:space="0" w:color="auto"/>
                <w:left w:val="none" w:sz="0" w:space="0" w:color="auto"/>
                <w:bottom w:val="none" w:sz="0" w:space="0" w:color="auto"/>
                <w:right w:val="none" w:sz="0" w:space="0" w:color="auto"/>
              </w:divBdr>
            </w:div>
            <w:div w:id="1774938949">
              <w:marLeft w:val="0"/>
              <w:marRight w:val="0"/>
              <w:marTop w:val="0"/>
              <w:marBottom w:val="0"/>
              <w:divBdr>
                <w:top w:val="none" w:sz="0" w:space="0" w:color="auto"/>
                <w:left w:val="none" w:sz="0" w:space="0" w:color="auto"/>
                <w:bottom w:val="none" w:sz="0" w:space="0" w:color="auto"/>
                <w:right w:val="none" w:sz="0" w:space="0" w:color="auto"/>
              </w:divBdr>
            </w:div>
            <w:div w:id="1775636510">
              <w:marLeft w:val="0"/>
              <w:marRight w:val="0"/>
              <w:marTop w:val="0"/>
              <w:marBottom w:val="0"/>
              <w:divBdr>
                <w:top w:val="none" w:sz="0" w:space="0" w:color="auto"/>
                <w:left w:val="none" w:sz="0" w:space="0" w:color="auto"/>
                <w:bottom w:val="none" w:sz="0" w:space="0" w:color="auto"/>
                <w:right w:val="none" w:sz="0" w:space="0" w:color="auto"/>
              </w:divBdr>
            </w:div>
            <w:div w:id="1796215809">
              <w:marLeft w:val="0"/>
              <w:marRight w:val="0"/>
              <w:marTop w:val="0"/>
              <w:marBottom w:val="0"/>
              <w:divBdr>
                <w:top w:val="none" w:sz="0" w:space="0" w:color="auto"/>
                <w:left w:val="none" w:sz="0" w:space="0" w:color="auto"/>
                <w:bottom w:val="none" w:sz="0" w:space="0" w:color="auto"/>
                <w:right w:val="none" w:sz="0" w:space="0" w:color="auto"/>
              </w:divBdr>
            </w:div>
            <w:div w:id="1803380754">
              <w:marLeft w:val="0"/>
              <w:marRight w:val="0"/>
              <w:marTop w:val="0"/>
              <w:marBottom w:val="0"/>
              <w:divBdr>
                <w:top w:val="none" w:sz="0" w:space="0" w:color="auto"/>
                <w:left w:val="none" w:sz="0" w:space="0" w:color="auto"/>
                <w:bottom w:val="none" w:sz="0" w:space="0" w:color="auto"/>
                <w:right w:val="none" w:sz="0" w:space="0" w:color="auto"/>
              </w:divBdr>
            </w:div>
            <w:div w:id="1808081524">
              <w:marLeft w:val="0"/>
              <w:marRight w:val="0"/>
              <w:marTop w:val="0"/>
              <w:marBottom w:val="0"/>
              <w:divBdr>
                <w:top w:val="none" w:sz="0" w:space="0" w:color="auto"/>
                <w:left w:val="none" w:sz="0" w:space="0" w:color="auto"/>
                <w:bottom w:val="none" w:sz="0" w:space="0" w:color="auto"/>
                <w:right w:val="none" w:sz="0" w:space="0" w:color="auto"/>
              </w:divBdr>
            </w:div>
            <w:div w:id="1809321471">
              <w:marLeft w:val="0"/>
              <w:marRight w:val="0"/>
              <w:marTop w:val="0"/>
              <w:marBottom w:val="0"/>
              <w:divBdr>
                <w:top w:val="none" w:sz="0" w:space="0" w:color="auto"/>
                <w:left w:val="none" w:sz="0" w:space="0" w:color="auto"/>
                <w:bottom w:val="none" w:sz="0" w:space="0" w:color="auto"/>
                <w:right w:val="none" w:sz="0" w:space="0" w:color="auto"/>
              </w:divBdr>
            </w:div>
            <w:div w:id="1814517866">
              <w:marLeft w:val="0"/>
              <w:marRight w:val="0"/>
              <w:marTop w:val="0"/>
              <w:marBottom w:val="0"/>
              <w:divBdr>
                <w:top w:val="none" w:sz="0" w:space="0" w:color="auto"/>
                <w:left w:val="none" w:sz="0" w:space="0" w:color="auto"/>
                <w:bottom w:val="none" w:sz="0" w:space="0" w:color="auto"/>
                <w:right w:val="none" w:sz="0" w:space="0" w:color="auto"/>
              </w:divBdr>
            </w:div>
            <w:div w:id="1837957651">
              <w:marLeft w:val="0"/>
              <w:marRight w:val="0"/>
              <w:marTop w:val="0"/>
              <w:marBottom w:val="0"/>
              <w:divBdr>
                <w:top w:val="none" w:sz="0" w:space="0" w:color="auto"/>
                <w:left w:val="none" w:sz="0" w:space="0" w:color="auto"/>
                <w:bottom w:val="none" w:sz="0" w:space="0" w:color="auto"/>
                <w:right w:val="none" w:sz="0" w:space="0" w:color="auto"/>
              </w:divBdr>
            </w:div>
            <w:div w:id="1841236301">
              <w:marLeft w:val="0"/>
              <w:marRight w:val="0"/>
              <w:marTop w:val="0"/>
              <w:marBottom w:val="0"/>
              <w:divBdr>
                <w:top w:val="none" w:sz="0" w:space="0" w:color="auto"/>
                <w:left w:val="none" w:sz="0" w:space="0" w:color="auto"/>
                <w:bottom w:val="none" w:sz="0" w:space="0" w:color="auto"/>
                <w:right w:val="none" w:sz="0" w:space="0" w:color="auto"/>
              </w:divBdr>
            </w:div>
            <w:div w:id="1842886084">
              <w:marLeft w:val="0"/>
              <w:marRight w:val="0"/>
              <w:marTop w:val="0"/>
              <w:marBottom w:val="0"/>
              <w:divBdr>
                <w:top w:val="none" w:sz="0" w:space="0" w:color="auto"/>
                <w:left w:val="none" w:sz="0" w:space="0" w:color="auto"/>
                <w:bottom w:val="none" w:sz="0" w:space="0" w:color="auto"/>
                <w:right w:val="none" w:sz="0" w:space="0" w:color="auto"/>
              </w:divBdr>
            </w:div>
            <w:div w:id="1857961172">
              <w:marLeft w:val="0"/>
              <w:marRight w:val="0"/>
              <w:marTop w:val="0"/>
              <w:marBottom w:val="0"/>
              <w:divBdr>
                <w:top w:val="none" w:sz="0" w:space="0" w:color="auto"/>
                <w:left w:val="none" w:sz="0" w:space="0" w:color="auto"/>
                <w:bottom w:val="none" w:sz="0" w:space="0" w:color="auto"/>
                <w:right w:val="none" w:sz="0" w:space="0" w:color="auto"/>
              </w:divBdr>
            </w:div>
            <w:div w:id="1877044152">
              <w:marLeft w:val="0"/>
              <w:marRight w:val="0"/>
              <w:marTop w:val="0"/>
              <w:marBottom w:val="0"/>
              <w:divBdr>
                <w:top w:val="none" w:sz="0" w:space="0" w:color="auto"/>
                <w:left w:val="none" w:sz="0" w:space="0" w:color="auto"/>
                <w:bottom w:val="none" w:sz="0" w:space="0" w:color="auto"/>
                <w:right w:val="none" w:sz="0" w:space="0" w:color="auto"/>
              </w:divBdr>
            </w:div>
            <w:div w:id="1879778473">
              <w:marLeft w:val="0"/>
              <w:marRight w:val="0"/>
              <w:marTop w:val="0"/>
              <w:marBottom w:val="0"/>
              <w:divBdr>
                <w:top w:val="none" w:sz="0" w:space="0" w:color="auto"/>
                <w:left w:val="none" w:sz="0" w:space="0" w:color="auto"/>
                <w:bottom w:val="none" w:sz="0" w:space="0" w:color="auto"/>
                <w:right w:val="none" w:sz="0" w:space="0" w:color="auto"/>
              </w:divBdr>
            </w:div>
            <w:div w:id="1882595752">
              <w:marLeft w:val="0"/>
              <w:marRight w:val="0"/>
              <w:marTop w:val="0"/>
              <w:marBottom w:val="0"/>
              <w:divBdr>
                <w:top w:val="none" w:sz="0" w:space="0" w:color="auto"/>
                <w:left w:val="none" w:sz="0" w:space="0" w:color="auto"/>
                <w:bottom w:val="none" w:sz="0" w:space="0" w:color="auto"/>
                <w:right w:val="none" w:sz="0" w:space="0" w:color="auto"/>
              </w:divBdr>
            </w:div>
            <w:div w:id="1883398311">
              <w:marLeft w:val="0"/>
              <w:marRight w:val="0"/>
              <w:marTop w:val="0"/>
              <w:marBottom w:val="0"/>
              <w:divBdr>
                <w:top w:val="none" w:sz="0" w:space="0" w:color="auto"/>
                <w:left w:val="none" w:sz="0" w:space="0" w:color="auto"/>
                <w:bottom w:val="none" w:sz="0" w:space="0" w:color="auto"/>
                <w:right w:val="none" w:sz="0" w:space="0" w:color="auto"/>
              </w:divBdr>
            </w:div>
            <w:div w:id="1883441172">
              <w:marLeft w:val="0"/>
              <w:marRight w:val="0"/>
              <w:marTop w:val="0"/>
              <w:marBottom w:val="0"/>
              <w:divBdr>
                <w:top w:val="none" w:sz="0" w:space="0" w:color="auto"/>
                <w:left w:val="none" w:sz="0" w:space="0" w:color="auto"/>
                <w:bottom w:val="none" w:sz="0" w:space="0" w:color="auto"/>
                <w:right w:val="none" w:sz="0" w:space="0" w:color="auto"/>
              </w:divBdr>
            </w:div>
            <w:div w:id="1884171097">
              <w:marLeft w:val="0"/>
              <w:marRight w:val="0"/>
              <w:marTop w:val="0"/>
              <w:marBottom w:val="0"/>
              <w:divBdr>
                <w:top w:val="none" w:sz="0" w:space="0" w:color="auto"/>
                <w:left w:val="none" w:sz="0" w:space="0" w:color="auto"/>
                <w:bottom w:val="none" w:sz="0" w:space="0" w:color="auto"/>
                <w:right w:val="none" w:sz="0" w:space="0" w:color="auto"/>
              </w:divBdr>
            </w:div>
            <w:div w:id="1886983445">
              <w:marLeft w:val="0"/>
              <w:marRight w:val="0"/>
              <w:marTop w:val="0"/>
              <w:marBottom w:val="0"/>
              <w:divBdr>
                <w:top w:val="none" w:sz="0" w:space="0" w:color="auto"/>
                <w:left w:val="none" w:sz="0" w:space="0" w:color="auto"/>
                <w:bottom w:val="none" w:sz="0" w:space="0" w:color="auto"/>
                <w:right w:val="none" w:sz="0" w:space="0" w:color="auto"/>
              </w:divBdr>
            </w:div>
            <w:div w:id="1916697863">
              <w:marLeft w:val="0"/>
              <w:marRight w:val="0"/>
              <w:marTop w:val="0"/>
              <w:marBottom w:val="0"/>
              <w:divBdr>
                <w:top w:val="none" w:sz="0" w:space="0" w:color="auto"/>
                <w:left w:val="none" w:sz="0" w:space="0" w:color="auto"/>
                <w:bottom w:val="none" w:sz="0" w:space="0" w:color="auto"/>
                <w:right w:val="none" w:sz="0" w:space="0" w:color="auto"/>
              </w:divBdr>
            </w:div>
            <w:div w:id="1917743499">
              <w:marLeft w:val="0"/>
              <w:marRight w:val="0"/>
              <w:marTop w:val="0"/>
              <w:marBottom w:val="0"/>
              <w:divBdr>
                <w:top w:val="none" w:sz="0" w:space="0" w:color="auto"/>
                <w:left w:val="none" w:sz="0" w:space="0" w:color="auto"/>
                <w:bottom w:val="none" w:sz="0" w:space="0" w:color="auto"/>
                <w:right w:val="none" w:sz="0" w:space="0" w:color="auto"/>
              </w:divBdr>
            </w:div>
            <w:div w:id="1919048643">
              <w:marLeft w:val="0"/>
              <w:marRight w:val="0"/>
              <w:marTop w:val="0"/>
              <w:marBottom w:val="0"/>
              <w:divBdr>
                <w:top w:val="none" w:sz="0" w:space="0" w:color="auto"/>
                <w:left w:val="none" w:sz="0" w:space="0" w:color="auto"/>
                <w:bottom w:val="none" w:sz="0" w:space="0" w:color="auto"/>
                <w:right w:val="none" w:sz="0" w:space="0" w:color="auto"/>
              </w:divBdr>
            </w:div>
            <w:div w:id="1920824605">
              <w:marLeft w:val="0"/>
              <w:marRight w:val="0"/>
              <w:marTop w:val="0"/>
              <w:marBottom w:val="0"/>
              <w:divBdr>
                <w:top w:val="none" w:sz="0" w:space="0" w:color="auto"/>
                <w:left w:val="none" w:sz="0" w:space="0" w:color="auto"/>
                <w:bottom w:val="none" w:sz="0" w:space="0" w:color="auto"/>
                <w:right w:val="none" w:sz="0" w:space="0" w:color="auto"/>
              </w:divBdr>
            </w:div>
            <w:div w:id="1928071476">
              <w:marLeft w:val="0"/>
              <w:marRight w:val="0"/>
              <w:marTop w:val="0"/>
              <w:marBottom w:val="0"/>
              <w:divBdr>
                <w:top w:val="none" w:sz="0" w:space="0" w:color="auto"/>
                <w:left w:val="none" w:sz="0" w:space="0" w:color="auto"/>
                <w:bottom w:val="none" w:sz="0" w:space="0" w:color="auto"/>
                <w:right w:val="none" w:sz="0" w:space="0" w:color="auto"/>
              </w:divBdr>
            </w:div>
            <w:div w:id="1955743613">
              <w:marLeft w:val="0"/>
              <w:marRight w:val="0"/>
              <w:marTop w:val="0"/>
              <w:marBottom w:val="0"/>
              <w:divBdr>
                <w:top w:val="none" w:sz="0" w:space="0" w:color="auto"/>
                <w:left w:val="none" w:sz="0" w:space="0" w:color="auto"/>
                <w:bottom w:val="none" w:sz="0" w:space="0" w:color="auto"/>
                <w:right w:val="none" w:sz="0" w:space="0" w:color="auto"/>
              </w:divBdr>
            </w:div>
            <w:div w:id="1964728424">
              <w:marLeft w:val="0"/>
              <w:marRight w:val="0"/>
              <w:marTop w:val="0"/>
              <w:marBottom w:val="0"/>
              <w:divBdr>
                <w:top w:val="none" w:sz="0" w:space="0" w:color="auto"/>
                <w:left w:val="none" w:sz="0" w:space="0" w:color="auto"/>
                <w:bottom w:val="none" w:sz="0" w:space="0" w:color="auto"/>
                <w:right w:val="none" w:sz="0" w:space="0" w:color="auto"/>
              </w:divBdr>
            </w:div>
            <w:div w:id="1968856088">
              <w:marLeft w:val="0"/>
              <w:marRight w:val="0"/>
              <w:marTop w:val="0"/>
              <w:marBottom w:val="0"/>
              <w:divBdr>
                <w:top w:val="none" w:sz="0" w:space="0" w:color="auto"/>
                <w:left w:val="none" w:sz="0" w:space="0" w:color="auto"/>
                <w:bottom w:val="none" w:sz="0" w:space="0" w:color="auto"/>
                <w:right w:val="none" w:sz="0" w:space="0" w:color="auto"/>
              </w:divBdr>
            </w:div>
            <w:div w:id="1982492700">
              <w:marLeft w:val="0"/>
              <w:marRight w:val="0"/>
              <w:marTop w:val="0"/>
              <w:marBottom w:val="0"/>
              <w:divBdr>
                <w:top w:val="none" w:sz="0" w:space="0" w:color="auto"/>
                <w:left w:val="none" w:sz="0" w:space="0" w:color="auto"/>
                <w:bottom w:val="none" w:sz="0" w:space="0" w:color="auto"/>
                <w:right w:val="none" w:sz="0" w:space="0" w:color="auto"/>
              </w:divBdr>
            </w:div>
            <w:div w:id="1988389404">
              <w:marLeft w:val="0"/>
              <w:marRight w:val="0"/>
              <w:marTop w:val="0"/>
              <w:marBottom w:val="0"/>
              <w:divBdr>
                <w:top w:val="none" w:sz="0" w:space="0" w:color="auto"/>
                <w:left w:val="none" w:sz="0" w:space="0" w:color="auto"/>
                <w:bottom w:val="none" w:sz="0" w:space="0" w:color="auto"/>
                <w:right w:val="none" w:sz="0" w:space="0" w:color="auto"/>
              </w:divBdr>
            </w:div>
            <w:div w:id="1998684008">
              <w:marLeft w:val="0"/>
              <w:marRight w:val="0"/>
              <w:marTop w:val="0"/>
              <w:marBottom w:val="0"/>
              <w:divBdr>
                <w:top w:val="none" w:sz="0" w:space="0" w:color="auto"/>
                <w:left w:val="none" w:sz="0" w:space="0" w:color="auto"/>
                <w:bottom w:val="none" w:sz="0" w:space="0" w:color="auto"/>
                <w:right w:val="none" w:sz="0" w:space="0" w:color="auto"/>
              </w:divBdr>
            </w:div>
            <w:div w:id="2005694460">
              <w:marLeft w:val="0"/>
              <w:marRight w:val="0"/>
              <w:marTop w:val="0"/>
              <w:marBottom w:val="0"/>
              <w:divBdr>
                <w:top w:val="none" w:sz="0" w:space="0" w:color="auto"/>
                <w:left w:val="none" w:sz="0" w:space="0" w:color="auto"/>
                <w:bottom w:val="none" w:sz="0" w:space="0" w:color="auto"/>
                <w:right w:val="none" w:sz="0" w:space="0" w:color="auto"/>
              </w:divBdr>
            </w:div>
            <w:div w:id="2018193253">
              <w:marLeft w:val="0"/>
              <w:marRight w:val="0"/>
              <w:marTop w:val="0"/>
              <w:marBottom w:val="0"/>
              <w:divBdr>
                <w:top w:val="none" w:sz="0" w:space="0" w:color="auto"/>
                <w:left w:val="none" w:sz="0" w:space="0" w:color="auto"/>
                <w:bottom w:val="none" w:sz="0" w:space="0" w:color="auto"/>
                <w:right w:val="none" w:sz="0" w:space="0" w:color="auto"/>
              </w:divBdr>
            </w:div>
            <w:div w:id="2025283735">
              <w:marLeft w:val="0"/>
              <w:marRight w:val="0"/>
              <w:marTop w:val="0"/>
              <w:marBottom w:val="0"/>
              <w:divBdr>
                <w:top w:val="none" w:sz="0" w:space="0" w:color="auto"/>
                <w:left w:val="none" w:sz="0" w:space="0" w:color="auto"/>
                <w:bottom w:val="none" w:sz="0" w:space="0" w:color="auto"/>
                <w:right w:val="none" w:sz="0" w:space="0" w:color="auto"/>
              </w:divBdr>
            </w:div>
            <w:div w:id="2030981315">
              <w:marLeft w:val="0"/>
              <w:marRight w:val="0"/>
              <w:marTop w:val="0"/>
              <w:marBottom w:val="0"/>
              <w:divBdr>
                <w:top w:val="none" w:sz="0" w:space="0" w:color="auto"/>
                <w:left w:val="none" w:sz="0" w:space="0" w:color="auto"/>
                <w:bottom w:val="none" w:sz="0" w:space="0" w:color="auto"/>
                <w:right w:val="none" w:sz="0" w:space="0" w:color="auto"/>
              </w:divBdr>
            </w:div>
            <w:div w:id="2062825261">
              <w:marLeft w:val="0"/>
              <w:marRight w:val="0"/>
              <w:marTop w:val="0"/>
              <w:marBottom w:val="0"/>
              <w:divBdr>
                <w:top w:val="none" w:sz="0" w:space="0" w:color="auto"/>
                <w:left w:val="none" w:sz="0" w:space="0" w:color="auto"/>
                <w:bottom w:val="none" w:sz="0" w:space="0" w:color="auto"/>
                <w:right w:val="none" w:sz="0" w:space="0" w:color="auto"/>
              </w:divBdr>
            </w:div>
            <w:div w:id="2064865050">
              <w:marLeft w:val="0"/>
              <w:marRight w:val="0"/>
              <w:marTop w:val="0"/>
              <w:marBottom w:val="0"/>
              <w:divBdr>
                <w:top w:val="none" w:sz="0" w:space="0" w:color="auto"/>
                <w:left w:val="none" w:sz="0" w:space="0" w:color="auto"/>
                <w:bottom w:val="none" w:sz="0" w:space="0" w:color="auto"/>
                <w:right w:val="none" w:sz="0" w:space="0" w:color="auto"/>
              </w:divBdr>
            </w:div>
            <w:div w:id="2070224417">
              <w:marLeft w:val="0"/>
              <w:marRight w:val="0"/>
              <w:marTop w:val="0"/>
              <w:marBottom w:val="0"/>
              <w:divBdr>
                <w:top w:val="none" w:sz="0" w:space="0" w:color="auto"/>
                <w:left w:val="none" w:sz="0" w:space="0" w:color="auto"/>
                <w:bottom w:val="none" w:sz="0" w:space="0" w:color="auto"/>
                <w:right w:val="none" w:sz="0" w:space="0" w:color="auto"/>
              </w:divBdr>
            </w:div>
            <w:div w:id="2072075481">
              <w:marLeft w:val="0"/>
              <w:marRight w:val="0"/>
              <w:marTop w:val="0"/>
              <w:marBottom w:val="0"/>
              <w:divBdr>
                <w:top w:val="none" w:sz="0" w:space="0" w:color="auto"/>
                <w:left w:val="none" w:sz="0" w:space="0" w:color="auto"/>
                <w:bottom w:val="none" w:sz="0" w:space="0" w:color="auto"/>
                <w:right w:val="none" w:sz="0" w:space="0" w:color="auto"/>
              </w:divBdr>
            </w:div>
            <w:div w:id="2093894407">
              <w:marLeft w:val="0"/>
              <w:marRight w:val="0"/>
              <w:marTop w:val="0"/>
              <w:marBottom w:val="0"/>
              <w:divBdr>
                <w:top w:val="none" w:sz="0" w:space="0" w:color="auto"/>
                <w:left w:val="none" w:sz="0" w:space="0" w:color="auto"/>
                <w:bottom w:val="none" w:sz="0" w:space="0" w:color="auto"/>
                <w:right w:val="none" w:sz="0" w:space="0" w:color="auto"/>
              </w:divBdr>
            </w:div>
            <w:div w:id="2096702277">
              <w:marLeft w:val="0"/>
              <w:marRight w:val="0"/>
              <w:marTop w:val="0"/>
              <w:marBottom w:val="0"/>
              <w:divBdr>
                <w:top w:val="none" w:sz="0" w:space="0" w:color="auto"/>
                <w:left w:val="none" w:sz="0" w:space="0" w:color="auto"/>
                <w:bottom w:val="none" w:sz="0" w:space="0" w:color="auto"/>
                <w:right w:val="none" w:sz="0" w:space="0" w:color="auto"/>
              </w:divBdr>
            </w:div>
            <w:div w:id="2129816958">
              <w:marLeft w:val="0"/>
              <w:marRight w:val="0"/>
              <w:marTop w:val="0"/>
              <w:marBottom w:val="0"/>
              <w:divBdr>
                <w:top w:val="none" w:sz="0" w:space="0" w:color="auto"/>
                <w:left w:val="none" w:sz="0" w:space="0" w:color="auto"/>
                <w:bottom w:val="none" w:sz="0" w:space="0" w:color="auto"/>
                <w:right w:val="none" w:sz="0" w:space="0" w:color="auto"/>
              </w:divBdr>
            </w:div>
            <w:div w:id="2134444596">
              <w:marLeft w:val="0"/>
              <w:marRight w:val="0"/>
              <w:marTop w:val="0"/>
              <w:marBottom w:val="0"/>
              <w:divBdr>
                <w:top w:val="none" w:sz="0" w:space="0" w:color="auto"/>
                <w:left w:val="none" w:sz="0" w:space="0" w:color="auto"/>
                <w:bottom w:val="none" w:sz="0" w:space="0" w:color="auto"/>
                <w:right w:val="none" w:sz="0" w:space="0" w:color="auto"/>
              </w:divBdr>
            </w:div>
          </w:divsChild>
        </w:div>
        <w:div w:id="1706061450">
          <w:marLeft w:val="0"/>
          <w:marRight w:val="0"/>
          <w:marTop w:val="0"/>
          <w:marBottom w:val="0"/>
          <w:divBdr>
            <w:top w:val="none" w:sz="0" w:space="0" w:color="auto"/>
            <w:left w:val="none" w:sz="0" w:space="0" w:color="auto"/>
            <w:bottom w:val="none" w:sz="0" w:space="0" w:color="auto"/>
            <w:right w:val="none" w:sz="0" w:space="0" w:color="auto"/>
          </w:divBdr>
          <w:divsChild>
            <w:div w:id="254826828">
              <w:marLeft w:val="0"/>
              <w:marRight w:val="0"/>
              <w:marTop w:val="0"/>
              <w:marBottom w:val="0"/>
              <w:divBdr>
                <w:top w:val="none" w:sz="0" w:space="0" w:color="auto"/>
                <w:left w:val="none" w:sz="0" w:space="0" w:color="auto"/>
                <w:bottom w:val="none" w:sz="0" w:space="0" w:color="auto"/>
                <w:right w:val="none" w:sz="0" w:space="0" w:color="auto"/>
              </w:divBdr>
            </w:div>
            <w:div w:id="266425318">
              <w:marLeft w:val="0"/>
              <w:marRight w:val="0"/>
              <w:marTop w:val="0"/>
              <w:marBottom w:val="0"/>
              <w:divBdr>
                <w:top w:val="none" w:sz="0" w:space="0" w:color="auto"/>
                <w:left w:val="none" w:sz="0" w:space="0" w:color="auto"/>
                <w:bottom w:val="none" w:sz="0" w:space="0" w:color="auto"/>
                <w:right w:val="none" w:sz="0" w:space="0" w:color="auto"/>
              </w:divBdr>
            </w:div>
            <w:div w:id="290134422">
              <w:marLeft w:val="0"/>
              <w:marRight w:val="0"/>
              <w:marTop w:val="0"/>
              <w:marBottom w:val="0"/>
              <w:divBdr>
                <w:top w:val="none" w:sz="0" w:space="0" w:color="auto"/>
                <w:left w:val="none" w:sz="0" w:space="0" w:color="auto"/>
                <w:bottom w:val="none" w:sz="0" w:space="0" w:color="auto"/>
                <w:right w:val="none" w:sz="0" w:space="0" w:color="auto"/>
              </w:divBdr>
            </w:div>
            <w:div w:id="305819061">
              <w:marLeft w:val="0"/>
              <w:marRight w:val="0"/>
              <w:marTop w:val="0"/>
              <w:marBottom w:val="0"/>
              <w:divBdr>
                <w:top w:val="none" w:sz="0" w:space="0" w:color="auto"/>
                <w:left w:val="none" w:sz="0" w:space="0" w:color="auto"/>
                <w:bottom w:val="none" w:sz="0" w:space="0" w:color="auto"/>
                <w:right w:val="none" w:sz="0" w:space="0" w:color="auto"/>
              </w:divBdr>
            </w:div>
            <w:div w:id="453257197">
              <w:marLeft w:val="0"/>
              <w:marRight w:val="0"/>
              <w:marTop w:val="0"/>
              <w:marBottom w:val="0"/>
              <w:divBdr>
                <w:top w:val="none" w:sz="0" w:space="0" w:color="auto"/>
                <w:left w:val="none" w:sz="0" w:space="0" w:color="auto"/>
                <w:bottom w:val="none" w:sz="0" w:space="0" w:color="auto"/>
                <w:right w:val="none" w:sz="0" w:space="0" w:color="auto"/>
              </w:divBdr>
            </w:div>
            <w:div w:id="469127599">
              <w:marLeft w:val="0"/>
              <w:marRight w:val="0"/>
              <w:marTop w:val="0"/>
              <w:marBottom w:val="0"/>
              <w:divBdr>
                <w:top w:val="none" w:sz="0" w:space="0" w:color="auto"/>
                <w:left w:val="none" w:sz="0" w:space="0" w:color="auto"/>
                <w:bottom w:val="none" w:sz="0" w:space="0" w:color="auto"/>
                <w:right w:val="none" w:sz="0" w:space="0" w:color="auto"/>
              </w:divBdr>
            </w:div>
            <w:div w:id="520776805">
              <w:marLeft w:val="0"/>
              <w:marRight w:val="0"/>
              <w:marTop w:val="0"/>
              <w:marBottom w:val="0"/>
              <w:divBdr>
                <w:top w:val="none" w:sz="0" w:space="0" w:color="auto"/>
                <w:left w:val="none" w:sz="0" w:space="0" w:color="auto"/>
                <w:bottom w:val="none" w:sz="0" w:space="0" w:color="auto"/>
                <w:right w:val="none" w:sz="0" w:space="0" w:color="auto"/>
              </w:divBdr>
            </w:div>
            <w:div w:id="522935902">
              <w:marLeft w:val="0"/>
              <w:marRight w:val="0"/>
              <w:marTop w:val="0"/>
              <w:marBottom w:val="0"/>
              <w:divBdr>
                <w:top w:val="none" w:sz="0" w:space="0" w:color="auto"/>
                <w:left w:val="none" w:sz="0" w:space="0" w:color="auto"/>
                <w:bottom w:val="none" w:sz="0" w:space="0" w:color="auto"/>
                <w:right w:val="none" w:sz="0" w:space="0" w:color="auto"/>
              </w:divBdr>
            </w:div>
            <w:div w:id="541670585">
              <w:marLeft w:val="0"/>
              <w:marRight w:val="0"/>
              <w:marTop w:val="0"/>
              <w:marBottom w:val="0"/>
              <w:divBdr>
                <w:top w:val="none" w:sz="0" w:space="0" w:color="auto"/>
                <w:left w:val="none" w:sz="0" w:space="0" w:color="auto"/>
                <w:bottom w:val="none" w:sz="0" w:space="0" w:color="auto"/>
                <w:right w:val="none" w:sz="0" w:space="0" w:color="auto"/>
              </w:divBdr>
            </w:div>
            <w:div w:id="551624986">
              <w:marLeft w:val="0"/>
              <w:marRight w:val="0"/>
              <w:marTop w:val="0"/>
              <w:marBottom w:val="0"/>
              <w:divBdr>
                <w:top w:val="none" w:sz="0" w:space="0" w:color="auto"/>
                <w:left w:val="none" w:sz="0" w:space="0" w:color="auto"/>
                <w:bottom w:val="none" w:sz="0" w:space="0" w:color="auto"/>
                <w:right w:val="none" w:sz="0" w:space="0" w:color="auto"/>
              </w:divBdr>
            </w:div>
            <w:div w:id="626621396">
              <w:marLeft w:val="0"/>
              <w:marRight w:val="0"/>
              <w:marTop w:val="0"/>
              <w:marBottom w:val="0"/>
              <w:divBdr>
                <w:top w:val="none" w:sz="0" w:space="0" w:color="auto"/>
                <w:left w:val="none" w:sz="0" w:space="0" w:color="auto"/>
                <w:bottom w:val="none" w:sz="0" w:space="0" w:color="auto"/>
                <w:right w:val="none" w:sz="0" w:space="0" w:color="auto"/>
              </w:divBdr>
            </w:div>
            <w:div w:id="732896396">
              <w:marLeft w:val="0"/>
              <w:marRight w:val="0"/>
              <w:marTop w:val="0"/>
              <w:marBottom w:val="0"/>
              <w:divBdr>
                <w:top w:val="none" w:sz="0" w:space="0" w:color="auto"/>
                <w:left w:val="none" w:sz="0" w:space="0" w:color="auto"/>
                <w:bottom w:val="none" w:sz="0" w:space="0" w:color="auto"/>
                <w:right w:val="none" w:sz="0" w:space="0" w:color="auto"/>
              </w:divBdr>
            </w:div>
            <w:div w:id="809205309">
              <w:marLeft w:val="0"/>
              <w:marRight w:val="0"/>
              <w:marTop w:val="0"/>
              <w:marBottom w:val="0"/>
              <w:divBdr>
                <w:top w:val="none" w:sz="0" w:space="0" w:color="auto"/>
                <w:left w:val="none" w:sz="0" w:space="0" w:color="auto"/>
                <w:bottom w:val="none" w:sz="0" w:space="0" w:color="auto"/>
                <w:right w:val="none" w:sz="0" w:space="0" w:color="auto"/>
              </w:divBdr>
            </w:div>
            <w:div w:id="869952600">
              <w:marLeft w:val="0"/>
              <w:marRight w:val="0"/>
              <w:marTop w:val="0"/>
              <w:marBottom w:val="0"/>
              <w:divBdr>
                <w:top w:val="none" w:sz="0" w:space="0" w:color="auto"/>
                <w:left w:val="none" w:sz="0" w:space="0" w:color="auto"/>
                <w:bottom w:val="none" w:sz="0" w:space="0" w:color="auto"/>
                <w:right w:val="none" w:sz="0" w:space="0" w:color="auto"/>
              </w:divBdr>
            </w:div>
            <w:div w:id="895822154">
              <w:marLeft w:val="0"/>
              <w:marRight w:val="0"/>
              <w:marTop w:val="0"/>
              <w:marBottom w:val="0"/>
              <w:divBdr>
                <w:top w:val="none" w:sz="0" w:space="0" w:color="auto"/>
                <w:left w:val="none" w:sz="0" w:space="0" w:color="auto"/>
                <w:bottom w:val="none" w:sz="0" w:space="0" w:color="auto"/>
                <w:right w:val="none" w:sz="0" w:space="0" w:color="auto"/>
              </w:divBdr>
            </w:div>
            <w:div w:id="1044988118">
              <w:marLeft w:val="0"/>
              <w:marRight w:val="0"/>
              <w:marTop w:val="0"/>
              <w:marBottom w:val="0"/>
              <w:divBdr>
                <w:top w:val="none" w:sz="0" w:space="0" w:color="auto"/>
                <w:left w:val="none" w:sz="0" w:space="0" w:color="auto"/>
                <w:bottom w:val="none" w:sz="0" w:space="0" w:color="auto"/>
                <w:right w:val="none" w:sz="0" w:space="0" w:color="auto"/>
              </w:divBdr>
            </w:div>
            <w:div w:id="1071736505">
              <w:marLeft w:val="0"/>
              <w:marRight w:val="0"/>
              <w:marTop w:val="0"/>
              <w:marBottom w:val="0"/>
              <w:divBdr>
                <w:top w:val="none" w:sz="0" w:space="0" w:color="auto"/>
                <w:left w:val="none" w:sz="0" w:space="0" w:color="auto"/>
                <w:bottom w:val="none" w:sz="0" w:space="0" w:color="auto"/>
                <w:right w:val="none" w:sz="0" w:space="0" w:color="auto"/>
              </w:divBdr>
            </w:div>
            <w:div w:id="1181747885">
              <w:marLeft w:val="0"/>
              <w:marRight w:val="0"/>
              <w:marTop w:val="0"/>
              <w:marBottom w:val="0"/>
              <w:divBdr>
                <w:top w:val="none" w:sz="0" w:space="0" w:color="auto"/>
                <w:left w:val="none" w:sz="0" w:space="0" w:color="auto"/>
                <w:bottom w:val="none" w:sz="0" w:space="0" w:color="auto"/>
                <w:right w:val="none" w:sz="0" w:space="0" w:color="auto"/>
              </w:divBdr>
            </w:div>
            <w:div w:id="1189609867">
              <w:marLeft w:val="0"/>
              <w:marRight w:val="0"/>
              <w:marTop w:val="0"/>
              <w:marBottom w:val="0"/>
              <w:divBdr>
                <w:top w:val="none" w:sz="0" w:space="0" w:color="auto"/>
                <w:left w:val="none" w:sz="0" w:space="0" w:color="auto"/>
                <w:bottom w:val="none" w:sz="0" w:space="0" w:color="auto"/>
                <w:right w:val="none" w:sz="0" w:space="0" w:color="auto"/>
              </w:divBdr>
            </w:div>
            <w:div w:id="1191457412">
              <w:marLeft w:val="0"/>
              <w:marRight w:val="0"/>
              <w:marTop w:val="0"/>
              <w:marBottom w:val="0"/>
              <w:divBdr>
                <w:top w:val="none" w:sz="0" w:space="0" w:color="auto"/>
                <w:left w:val="none" w:sz="0" w:space="0" w:color="auto"/>
                <w:bottom w:val="none" w:sz="0" w:space="0" w:color="auto"/>
                <w:right w:val="none" w:sz="0" w:space="0" w:color="auto"/>
              </w:divBdr>
            </w:div>
            <w:div w:id="1649237460">
              <w:marLeft w:val="0"/>
              <w:marRight w:val="0"/>
              <w:marTop w:val="0"/>
              <w:marBottom w:val="0"/>
              <w:divBdr>
                <w:top w:val="none" w:sz="0" w:space="0" w:color="auto"/>
                <w:left w:val="none" w:sz="0" w:space="0" w:color="auto"/>
                <w:bottom w:val="none" w:sz="0" w:space="0" w:color="auto"/>
                <w:right w:val="none" w:sz="0" w:space="0" w:color="auto"/>
              </w:divBdr>
            </w:div>
            <w:div w:id="1663005929">
              <w:marLeft w:val="0"/>
              <w:marRight w:val="0"/>
              <w:marTop w:val="0"/>
              <w:marBottom w:val="0"/>
              <w:divBdr>
                <w:top w:val="none" w:sz="0" w:space="0" w:color="auto"/>
                <w:left w:val="none" w:sz="0" w:space="0" w:color="auto"/>
                <w:bottom w:val="none" w:sz="0" w:space="0" w:color="auto"/>
                <w:right w:val="none" w:sz="0" w:space="0" w:color="auto"/>
              </w:divBdr>
            </w:div>
            <w:div w:id="1664889213">
              <w:marLeft w:val="0"/>
              <w:marRight w:val="0"/>
              <w:marTop w:val="0"/>
              <w:marBottom w:val="0"/>
              <w:divBdr>
                <w:top w:val="none" w:sz="0" w:space="0" w:color="auto"/>
                <w:left w:val="none" w:sz="0" w:space="0" w:color="auto"/>
                <w:bottom w:val="none" w:sz="0" w:space="0" w:color="auto"/>
                <w:right w:val="none" w:sz="0" w:space="0" w:color="auto"/>
              </w:divBdr>
            </w:div>
            <w:div w:id="1684625944">
              <w:marLeft w:val="0"/>
              <w:marRight w:val="0"/>
              <w:marTop w:val="0"/>
              <w:marBottom w:val="0"/>
              <w:divBdr>
                <w:top w:val="none" w:sz="0" w:space="0" w:color="auto"/>
                <w:left w:val="none" w:sz="0" w:space="0" w:color="auto"/>
                <w:bottom w:val="none" w:sz="0" w:space="0" w:color="auto"/>
                <w:right w:val="none" w:sz="0" w:space="0" w:color="auto"/>
              </w:divBdr>
            </w:div>
            <w:div w:id="1781336152">
              <w:marLeft w:val="0"/>
              <w:marRight w:val="0"/>
              <w:marTop w:val="0"/>
              <w:marBottom w:val="0"/>
              <w:divBdr>
                <w:top w:val="none" w:sz="0" w:space="0" w:color="auto"/>
                <w:left w:val="none" w:sz="0" w:space="0" w:color="auto"/>
                <w:bottom w:val="none" w:sz="0" w:space="0" w:color="auto"/>
                <w:right w:val="none" w:sz="0" w:space="0" w:color="auto"/>
              </w:divBdr>
            </w:div>
            <w:div w:id="1821338018">
              <w:marLeft w:val="0"/>
              <w:marRight w:val="0"/>
              <w:marTop w:val="0"/>
              <w:marBottom w:val="0"/>
              <w:divBdr>
                <w:top w:val="none" w:sz="0" w:space="0" w:color="auto"/>
                <w:left w:val="none" w:sz="0" w:space="0" w:color="auto"/>
                <w:bottom w:val="none" w:sz="0" w:space="0" w:color="auto"/>
                <w:right w:val="none" w:sz="0" w:space="0" w:color="auto"/>
              </w:divBdr>
            </w:div>
            <w:div w:id="1935436990">
              <w:marLeft w:val="0"/>
              <w:marRight w:val="0"/>
              <w:marTop w:val="0"/>
              <w:marBottom w:val="0"/>
              <w:divBdr>
                <w:top w:val="none" w:sz="0" w:space="0" w:color="auto"/>
                <w:left w:val="none" w:sz="0" w:space="0" w:color="auto"/>
                <w:bottom w:val="none" w:sz="0" w:space="0" w:color="auto"/>
                <w:right w:val="none" w:sz="0" w:space="0" w:color="auto"/>
              </w:divBdr>
            </w:div>
            <w:div w:id="1968462845">
              <w:marLeft w:val="0"/>
              <w:marRight w:val="0"/>
              <w:marTop w:val="0"/>
              <w:marBottom w:val="0"/>
              <w:divBdr>
                <w:top w:val="none" w:sz="0" w:space="0" w:color="auto"/>
                <w:left w:val="none" w:sz="0" w:space="0" w:color="auto"/>
                <w:bottom w:val="none" w:sz="0" w:space="0" w:color="auto"/>
                <w:right w:val="none" w:sz="0" w:space="0" w:color="auto"/>
              </w:divBdr>
            </w:div>
            <w:div w:id="1998266497">
              <w:marLeft w:val="0"/>
              <w:marRight w:val="0"/>
              <w:marTop w:val="0"/>
              <w:marBottom w:val="0"/>
              <w:divBdr>
                <w:top w:val="none" w:sz="0" w:space="0" w:color="auto"/>
                <w:left w:val="none" w:sz="0" w:space="0" w:color="auto"/>
                <w:bottom w:val="none" w:sz="0" w:space="0" w:color="auto"/>
                <w:right w:val="none" w:sz="0" w:space="0" w:color="auto"/>
              </w:divBdr>
            </w:div>
            <w:div w:id="2063362847">
              <w:marLeft w:val="0"/>
              <w:marRight w:val="0"/>
              <w:marTop w:val="0"/>
              <w:marBottom w:val="0"/>
              <w:divBdr>
                <w:top w:val="none" w:sz="0" w:space="0" w:color="auto"/>
                <w:left w:val="none" w:sz="0" w:space="0" w:color="auto"/>
                <w:bottom w:val="none" w:sz="0" w:space="0" w:color="auto"/>
                <w:right w:val="none" w:sz="0" w:space="0" w:color="auto"/>
              </w:divBdr>
            </w:div>
            <w:div w:id="2071341243">
              <w:marLeft w:val="0"/>
              <w:marRight w:val="0"/>
              <w:marTop w:val="0"/>
              <w:marBottom w:val="0"/>
              <w:divBdr>
                <w:top w:val="none" w:sz="0" w:space="0" w:color="auto"/>
                <w:left w:val="none" w:sz="0" w:space="0" w:color="auto"/>
                <w:bottom w:val="none" w:sz="0" w:space="0" w:color="auto"/>
                <w:right w:val="none" w:sz="0" w:space="0" w:color="auto"/>
              </w:divBdr>
            </w:div>
            <w:div w:id="21026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8476">
      <w:bodyDiv w:val="1"/>
      <w:marLeft w:val="0"/>
      <w:marRight w:val="0"/>
      <w:marTop w:val="0"/>
      <w:marBottom w:val="0"/>
      <w:divBdr>
        <w:top w:val="none" w:sz="0" w:space="0" w:color="auto"/>
        <w:left w:val="none" w:sz="0" w:space="0" w:color="auto"/>
        <w:bottom w:val="none" w:sz="0" w:space="0" w:color="auto"/>
        <w:right w:val="none" w:sz="0" w:space="0" w:color="auto"/>
      </w:divBdr>
      <w:divsChild>
        <w:div w:id="130562095">
          <w:marLeft w:val="0"/>
          <w:marRight w:val="0"/>
          <w:marTop w:val="0"/>
          <w:marBottom w:val="0"/>
          <w:divBdr>
            <w:top w:val="none" w:sz="0" w:space="0" w:color="auto"/>
            <w:left w:val="none" w:sz="0" w:space="0" w:color="auto"/>
            <w:bottom w:val="none" w:sz="0" w:space="0" w:color="auto"/>
            <w:right w:val="none" w:sz="0" w:space="0" w:color="auto"/>
          </w:divBdr>
          <w:divsChild>
            <w:div w:id="116946273">
              <w:marLeft w:val="0"/>
              <w:marRight w:val="0"/>
              <w:marTop w:val="0"/>
              <w:marBottom w:val="0"/>
              <w:divBdr>
                <w:top w:val="none" w:sz="0" w:space="0" w:color="auto"/>
                <w:left w:val="none" w:sz="0" w:space="0" w:color="auto"/>
                <w:bottom w:val="none" w:sz="0" w:space="0" w:color="auto"/>
                <w:right w:val="none" w:sz="0" w:space="0" w:color="auto"/>
              </w:divBdr>
            </w:div>
            <w:div w:id="149641997">
              <w:marLeft w:val="0"/>
              <w:marRight w:val="0"/>
              <w:marTop w:val="0"/>
              <w:marBottom w:val="0"/>
              <w:divBdr>
                <w:top w:val="none" w:sz="0" w:space="0" w:color="auto"/>
                <w:left w:val="none" w:sz="0" w:space="0" w:color="auto"/>
                <w:bottom w:val="none" w:sz="0" w:space="0" w:color="auto"/>
                <w:right w:val="none" w:sz="0" w:space="0" w:color="auto"/>
              </w:divBdr>
            </w:div>
            <w:div w:id="225606565">
              <w:marLeft w:val="0"/>
              <w:marRight w:val="0"/>
              <w:marTop w:val="0"/>
              <w:marBottom w:val="0"/>
              <w:divBdr>
                <w:top w:val="none" w:sz="0" w:space="0" w:color="auto"/>
                <w:left w:val="none" w:sz="0" w:space="0" w:color="auto"/>
                <w:bottom w:val="none" w:sz="0" w:space="0" w:color="auto"/>
                <w:right w:val="none" w:sz="0" w:space="0" w:color="auto"/>
              </w:divBdr>
            </w:div>
            <w:div w:id="376247603">
              <w:marLeft w:val="0"/>
              <w:marRight w:val="0"/>
              <w:marTop w:val="0"/>
              <w:marBottom w:val="0"/>
              <w:divBdr>
                <w:top w:val="none" w:sz="0" w:space="0" w:color="auto"/>
                <w:left w:val="none" w:sz="0" w:space="0" w:color="auto"/>
                <w:bottom w:val="none" w:sz="0" w:space="0" w:color="auto"/>
                <w:right w:val="none" w:sz="0" w:space="0" w:color="auto"/>
              </w:divBdr>
            </w:div>
            <w:div w:id="384067094">
              <w:marLeft w:val="0"/>
              <w:marRight w:val="0"/>
              <w:marTop w:val="0"/>
              <w:marBottom w:val="0"/>
              <w:divBdr>
                <w:top w:val="none" w:sz="0" w:space="0" w:color="auto"/>
                <w:left w:val="none" w:sz="0" w:space="0" w:color="auto"/>
                <w:bottom w:val="none" w:sz="0" w:space="0" w:color="auto"/>
                <w:right w:val="none" w:sz="0" w:space="0" w:color="auto"/>
              </w:divBdr>
            </w:div>
            <w:div w:id="470563253">
              <w:marLeft w:val="0"/>
              <w:marRight w:val="0"/>
              <w:marTop w:val="0"/>
              <w:marBottom w:val="0"/>
              <w:divBdr>
                <w:top w:val="none" w:sz="0" w:space="0" w:color="auto"/>
                <w:left w:val="none" w:sz="0" w:space="0" w:color="auto"/>
                <w:bottom w:val="none" w:sz="0" w:space="0" w:color="auto"/>
                <w:right w:val="none" w:sz="0" w:space="0" w:color="auto"/>
              </w:divBdr>
            </w:div>
            <w:div w:id="515778391">
              <w:marLeft w:val="0"/>
              <w:marRight w:val="0"/>
              <w:marTop w:val="0"/>
              <w:marBottom w:val="0"/>
              <w:divBdr>
                <w:top w:val="none" w:sz="0" w:space="0" w:color="auto"/>
                <w:left w:val="none" w:sz="0" w:space="0" w:color="auto"/>
                <w:bottom w:val="none" w:sz="0" w:space="0" w:color="auto"/>
                <w:right w:val="none" w:sz="0" w:space="0" w:color="auto"/>
              </w:divBdr>
            </w:div>
            <w:div w:id="656344940">
              <w:marLeft w:val="0"/>
              <w:marRight w:val="0"/>
              <w:marTop w:val="0"/>
              <w:marBottom w:val="0"/>
              <w:divBdr>
                <w:top w:val="none" w:sz="0" w:space="0" w:color="auto"/>
                <w:left w:val="none" w:sz="0" w:space="0" w:color="auto"/>
                <w:bottom w:val="none" w:sz="0" w:space="0" w:color="auto"/>
                <w:right w:val="none" w:sz="0" w:space="0" w:color="auto"/>
              </w:divBdr>
            </w:div>
            <w:div w:id="676156054">
              <w:marLeft w:val="0"/>
              <w:marRight w:val="0"/>
              <w:marTop w:val="0"/>
              <w:marBottom w:val="0"/>
              <w:divBdr>
                <w:top w:val="none" w:sz="0" w:space="0" w:color="auto"/>
                <w:left w:val="none" w:sz="0" w:space="0" w:color="auto"/>
                <w:bottom w:val="none" w:sz="0" w:space="0" w:color="auto"/>
                <w:right w:val="none" w:sz="0" w:space="0" w:color="auto"/>
              </w:divBdr>
            </w:div>
            <w:div w:id="735469786">
              <w:marLeft w:val="0"/>
              <w:marRight w:val="0"/>
              <w:marTop w:val="0"/>
              <w:marBottom w:val="0"/>
              <w:divBdr>
                <w:top w:val="none" w:sz="0" w:space="0" w:color="auto"/>
                <w:left w:val="none" w:sz="0" w:space="0" w:color="auto"/>
                <w:bottom w:val="none" w:sz="0" w:space="0" w:color="auto"/>
                <w:right w:val="none" w:sz="0" w:space="0" w:color="auto"/>
              </w:divBdr>
            </w:div>
            <w:div w:id="745110348">
              <w:marLeft w:val="0"/>
              <w:marRight w:val="0"/>
              <w:marTop w:val="0"/>
              <w:marBottom w:val="0"/>
              <w:divBdr>
                <w:top w:val="none" w:sz="0" w:space="0" w:color="auto"/>
                <w:left w:val="none" w:sz="0" w:space="0" w:color="auto"/>
                <w:bottom w:val="none" w:sz="0" w:space="0" w:color="auto"/>
                <w:right w:val="none" w:sz="0" w:space="0" w:color="auto"/>
              </w:divBdr>
            </w:div>
            <w:div w:id="852378242">
              <w:marLeft w:val="0"/>
              <w:marRight w:val="0"/>
              <w:marTop w:val="0"/>
              <w:marBottom w:val="0"/>
              <w:divBdr>
                <w:top w:val="none" w:sz="0" w:space="0" w:color="auto"/>
                <w:left w:val="none" w:sz="0" w:space="0" w:color="auto"/>
                <w:bottom w:val="none" w:sz="0" w:space="0" w:color="auto"/>
                <w:right w:val="none" w:sz="0" w:space="0" w:color="auto"/>
              </w:divBdr>
            </w:div>
            <w:div w:id="862203440">
              <w:marLeft w:val="0"/>
              <w:marRight w:val="0"/>
              <w:marTop w:val="0"/>
              <w:marBottom w:val="0"/>
              <w:divBdr>
                <w:top w:val="none" w:sz="0" w:space="0" w:color="auto"/>
                <w:left w:val="none" w:sz="0" w:space="0" w:color="auto"/>
                <w:bottom w:val="none" w:sz="0" w:space="0" w:color="auto"/>
                <w:right w:val="none" w:sz="0" w:space="0" w:color="auto"/>
              </w:divBdr>
            </w:div>
            <w:div w:id="911548327">
              <w:marLeft w:val="0"/>
              <w:marRight w:val="0"/>
              <w:marTop w:val="0"/>
              <w:marBottom w:val="0"/>
              <w:divBdr>
                <w:top w:val="none" w:sz="0" w:space="0" w:color="auto"/>
                <w:left w:val="none" w:sz="0" w:space="0" w:color="auto"/>
                <w:bottom w:val="none" w:sz="0" w:space="0" w:color="auto"/>
                <w:right w:val="none" w:sz="0" w:space="0" w:color="auto"/>
              </w:divBdr>
            </w:div>
            <w:div w:id="1012686680">
              <w:marLeft w:val="0"/>
              <w:marRight w:val="0"/>
              <w:marTop w:val="0"/>
              <w:marBottom w:val="0"/>
              <w:divBdr>
                <w:top w:val="none" w:sz="0" w:space="0" w:color="auto"/>
                <w:left w:val="none" w:sz="0" w:space="0" w:color="auto"/>
                <w:bottom w:val="none" w:sz="0" w:space="0" w:color="auto"/>
                <w:right w:val="none" w:sz="0" w:space="0" w:color="auto"/>
              </w:divBdr>
            </w:div>
            <w:div w:id="1053504622">
              <w:marLeft w:val="0"/>
              <w:marRight w:val="0"/>
              <w:marTop w:val="0"/>
              <w:marBottom w:val="0"/>
              <w:divBdr>
                <w:top w:val="none" w:sz="0" w:space="0" w:color="auto"/>
                <w:left w:val="none" w:sz="0" w:space="0" w:color="auto"/>
                <w:bottom w:val="none" w:sz="0" w:space="0" w:color="auto"/>
                <w:right w:val="none" w:sz="0" w:space="0" w:color="auto"/>
              </w:divBdr>
            </w:div>
            <w:div w:id="1103185932">
              <w:marLeft w:val="0"/>
              <w:marRight w:val="0"/>
              <w:marTop w:val="0"/>
              <w:marBottom w:val="0"/>
              <w:divBdr>
                <w:top w:val="none" w:sz="0" w:space="0" w:color="auto"/>
                <w:left w:val="none" w:sz="0" w:space="0" w:color="auto"/>
                <w:bottom w:val="none" w:sz="0" w:space="0" w:color="auto"/>
                <w:right w:val="none" w:sz="0" w:space="0" w:color="auto"/>
              </w:divBdr>
            </w:div>
            <w:div w:id="1120954070">
              <w:marLeft w:val="0"/>
              <w:marRight w:val="0"/>
              <w:marTop w:val="0"/>
              <w:marBottom w:val="0"/>
              <w:divBdr>
                <w:top w:val="none" w:sz="0" w:space="0" w:color="auto"/>
                <w:left w:val="none" w:sz="0" w:space="0" w:color="auto"/>
                <w:bottom w:val="none" w:sz="0" w:space="0" w:color="auto"/>
                <w:right w:val="none" w:sz="0" w:space="0" w:color="auto"/>
              </w:divBdr>
            </w:div>
            <w:div w:id="1229683847">
              <w:marLeft w:val="0"/>
              <w:marRight w:val="0"/>
              <w:marTop w:val="0"/>
              <w:marBottom w:val="0"/>
              <w:divBdr>
                <w:top w:val="none" w:sz="0" w:space="0" w:color="auto"/>
                <w:left w:val="none" w:sz="0" w:space="0" w:color="auto"/>
                <w:bottom w:val="none" w:sz="0" w:space="0" w:color="auto"/>
                <w:right w:val="none" w:sz="0" w:space="0" w:color="auto"/>
              </w:divBdr>
            </w:div>
            <w:div w:id="1283732807">
              <w:marLeft w:val="0"/>
              <w:marRight w:val="0"/>
              <w:marTop w:val="0"/>
              <w:marBottom w:val="0"/>
              <w:divBdr>
                <w:top w:val="none" w:sz="0" w:space="0" w:color="auto"/>
                <w:left w:val="none" w:sz="0" w:space="0" w:color="auto"/>
                <w:bottom w:val="none" w:sz="0" w:space="0" w:color="auto"/>
                <w:right w:val="none" w:sz="0" w:space="0" w:color="auto"/>
              </w:divBdr>
            </w:div>
            <w:div w:id="1284727208">
              <w:marLeft w:val="0"/>
              <w:marRight w:val="0"/>
              <w:marTop w:val="0"/>
              <w:marBottom w:val="0"/>
              <w:divBdr>
                <w:top w:val="none" w:sz="0" w:space="0" w:color="auto"/>
                <w:left w:val="none" w:sz="0" w:space="0" w:color="auto"/>
                <w:bottom w:val="none" w:sz="0" w:space="0" w:color="auto"/>
                <w:right w:val="none" w:sz="0" w:space="0" w:color="auto"/>
              </w:divBdr>
            </w:div>
            <w:div w:id="1508909175">
              <w:marLeft w:val="0"/>
              <w:marRight w:val="0"/>
              <w:marTop w:val="0"/>
              <w:marBottom w:val="0"/>
              <w:divBdr>
                <w:top w:val="none" w:sz="0" w:space="0" w:color="auto"/>
                <w:left w:val="none" w:sz="0" w:space="0" w:color="auto"/>
                <w:bottom w:val="none" w:sz="0" w:space="0" w:color="auto"/>
                <w:right w:val="none" w:sz="0" w:space="0" w:color="auto"/>
              </w:divBdr>
            </w:div>
            <w:div w:id="1550915944">
              <w:marLeft w:val="0"/>
              <w:marRight w:val="0"/>
              <w:marTop w:val="0"/>
              <w:marBottom w:val="0"/>
              <w:divBdr>
                <w:top w:val="none" w:sz="0" w:space="0" w:color="auto"/>
                <w:left w:val="none" w:sz="0" w:space="0" w:color="auto"/>
                <w:bottom w:val="none" w:sz="0" w:space="0" w:color="auto"/>
                <w:right w:val="none" w:sz="0" w:space="0" w:color="auto"/>
              </w:divBdr>
            </w:div>
            <w:div w:id="1601835248">
              <w:marLeft w:val="0"/>
              <w:marRight w:val="0"/>
              <w:marTop w:val="0"/>
              <w:marBottom w:val="0"/>
              <w:divBdr>
                <w:top w:val="none" w:sz="0" w:space="0" w:color="auto"/>
                <w:left w:val="none" w:sz="0" w:space="0" w:color="auto"/>
                <w:bottom w:val="none" w:sz="0" w:space="0" w:color="auto"/>
                <w:right w:val="none" w:sz="0" w:space="0" w:color="auto"/>
              </w:divBdr>
            </w:div>
            <w:div w:id="1628506706">
              <w:marLeft w:val="0"/>
              <w:marRight w:val="0"/>
              <w:marTop w:val="0"/>
              <w:marBottom w:val="0"/>
              <w:divBdr>
                <w:top w:val="none" w:sz="0" w:space="0" w:color="auto"/>
                <w:left w:val="none" w:sz="0" w:space="0" w:color="auto"/>
                <w:bottom w:val="none" w:sz="0" w:space="0" w:color="auto"/>
                <w:right w:val="none" w:sz="0" w:space="0" w:color="auto"/>
              </w:divBdr>
            </w:div>
            <w:div w:id="1749157701">
              <w:marLeft w:val="0"/>
              <w:marRight w:val="0"/>
              <w:marTop w:val="0"/>
              <w:marBottom w:val="0"/>
              <w:divBdr>
                <w:top w:val="none" w:sz="0" w:space="0" w:color="auto"/>
                <w:left w:val="none" w:sz="0" w:space="0" w:color="auto"/>
                <w:bottom w:val="none" w:sz="0" w:space="0" w:color="auto"/>
                <w:right w:val="none" w:sz="0" w:space="0" w:color="auto"/>
              </w:divBdr>
            </w:div>
            <w:div w:id="1831561735">
              <w:marLeft w:val="0"/>
              <w:marRight w:val="0"/>
              <w:marTop w:val="0"/>
              <w:marBottom w:val="0"/>
              <w:divBdr>
                <w:top w:val="none" w:sz="0" w:space="0" w:color="auto"/>
                <w:left w:val="none" w:sz="0" w:space="0" w:color="auto"/>
                <w:bottom w:val="none" w:sz="0" w:space="0" w:color="auto"/>
                <w:right w:val="none" w:sz="0" w:space="0" w:color="auto"/>
              </w:divBdr>
            </w:div>
            <w:div w:id="1930851164">
              <w:marLeft w:val="0"/>
              <w:marRight w:val="0"/>
              <w:marTop w:val="0"/>
              <w:marBottom w:val="0"/>
              <w:divBdr>
                <w:top w:val="none" w:sz="0" w:space="0" w:color="auto"/>
                <w:left w:val="none" w:sz="0" w:space="0" w:color="auto"/>
                <w:bottom w:val="none" w:sz="0" w:space="0" w:color="auto"/>
                <w:right w:val="none" w:sz="0" w:space="0" w:color="auto"/>
              </w:divBdr>
            </w:div>
            <w:div w:id="1955556465">
              <w:marLeft w:val="0"/>
              <w:marRight w:val="0"/>
              <w:marTop w:val="0"/>
              <w:marBottom w:val="0"/>
              <w:divBdr>
                <w:top w:val="none" w:sz="0" w:space="0" w:color="auto"/>
                <w:left w:val="none" w:sz="0" w:space="0" w:color="auto"/>
                <w:bottom w:val="none" w:sz="0" w:space="0" w:color="auto"/>
                <w:right w:val="none" w:sz="0" w:space="0" w:color="auto"/>
              </w:divBdr>
            </w:div>
            <w:div w:id="2033266593">
              <w:marLeft w:val="0"/>
              <w:marRight w:val="0"/>
              <w:marTop w:val="0"/>
              <w:marBottom w:val="0"/>
              <w:divBdr>
                <w:top w:val="none" w:sz="0" w:space="0" w:color="auto"/>
                <w:left w:val="none" w:sz="0" w:space="0" w:color="auto"/>
                <w:bottom w:val="none" w:sz="0" w:space="0" w:color="auto"/>
                <w:right w:val="none" w:sz="0" w:space="0" w:color="auto"/>
              </w:divBdr>
            </w:div>
            <w:div w:id="2136294576">
              <w:marLeft w:val="0"/>
              <w:marRight w:val="0"/>
              <w:marTop w:val="0"/>
              <w:marBottom w:val="0"/>
              <w:divBdr>
                <w:top w:val="none" w:sz="0" w:space="0" w:color="auto"/>
                <w:left w:val="none" w:sz="0" w:space="0" w:color="auto"/>
                <w:bottom w:val="none" w:sz="0" w:space="0" w:color="auto"/>
                <w:right w:val="none" w:sz="0" w:space="0" w:color="auto"/>
              </w:divBdr>
            </w:div>
          </w:divsChild>
        </w:div>
        <w:div w:id="1356687501">
          <w:marLeft w:val="0"/>
          <w:marRight w:val="0"/>
          <w:marTop w:val="0"/>
          <w:marBottom w:val="0"/>
          <w:divBdr>
            <w:top w:val="none" w:sz="0" w:space="0" w:color="auto"/>
            <w:left w:val="none" w:sz="0" w:space="0" w:color="auto"/>
            <w:bottom w:val="none" w:sz="0" w:space="0" w:color="auto"/>
            <w:right w:val="none" w:sz="0" w:space="0" w:color="auto"/>
          </w:divBdr>
          <w:divsChild>
            <w:div w:id="2053205">
              <w:marLeft w:val="0"/>
              <w:marRight w:val="0"/>
              <w:marTop w:val="0"/>
              <w:marBottom w:val="0"/>
              <w:divBdr>
                <w:top w:val="none" w:sz="0" w:space="0" w:color="auto"/>
                <w:left w:val="none" w:sz="0" w:space="0" w:color="auto"/>
                <w:bottom w:val="none" w:sz="0" w:space="0" w:color="auto"/>
                <w:right w:val="none" w:sz="0" w:space="0" w:color="auto"/>
              </w:divBdr>
            </w:div>
            <w:div w:id="3629431">
              <w:marLeft w:val="0"/>
              <w:marRight w:val="0"/>
              <w:marTop w:val="0"/>
              <w:marBottom w:val="0"/>
              <w:divBdr>
                <w:top w:val="none" w:sz="0" w:space="0" w:color="auto"/>
                <w:left w:val="none" w:sz="0" w:space="0" w:color="auto"/>
                <w:bottom w:val="none" w:sz="0" w:space="0" w:color="auto"/>
                <w:right w:val="none" w:sz="0" w:space="0" w:color="auto"/>
              </w:divBdr>
            </w:div>
            <w:div w:id="8260587">
              <w:marLeft w:val="0"/>
              <w:marRight w:val="0"/>
              <w:marTop w:val="0"/>
              <w:marBottom w:val="0"/>
              <w:divBdr>
                <w:top w:val="none" w:sz="0" w:space="0" w:color="auto"/>
                <w:left w:val="none" w:sz="0" w:space="0" w:color="auto"/>
                <w:bottom w:val="none" w:sz="0" w:space="0" w:color="auto"/>
                <w:right w:val="none" w:sz="0" w:space="0" w:color="auto"/>
              </w:divBdr>
            </w:div>
            <w:div w:id="15010416">
              <w:marLeft w:val="0"/>
              <w:marRight w:val="0"/>
              <w:marTop w:val="0"/>
              <w:marBottom w:val="0"/>
              <w:divBdr>
                <w:top w:val="none" w:sz="0" w:space="0" w:color="auto"/>
                <w:left w:val="none" w:sz="0" w:space="0" w:color="auto"/>
                <w:bottom w:val="none" w:sz="0" w:space="0" w:color="auto"/>
                <w:right w:val="none" w:sz="0" w:space="0" w:color="auto"/>
              </w:divBdr>
            </w:div>
            <w:div w:id="16779259">
              <w:marLeft w:val="0"/>
              <w:marRight w:val="0"/>
              <w:marTop w:val="0"/>
              <w:marBottom w:val="0"/>
              <w:divBdr>
                <w:top w:val="none" w:sz="0" w:space="0" w:color="auto"/>
                <w:left w:val="none" w:sz="0" w:space="0" w:color="auto"/>
                <w:bottom w:val="none" w:sz="0" w:space="0" w:color="auto"/>
                <w:right w:val="none" w:sz="0" w:space="0" w:color="auto"/>
              </w:divBdr>
            </w:div>
            <w:div w:id="18821702">
              <w:marLeft w:val="0"/>
              <w:marRight w:val="0"/>
              <w:marTop w:val="0"/>
              <w:marBottom w:val="0"/>
              <w:divBdr>
                <w:top w:val="none" w:sz="0" w:space="0" w:color="auto"/>
                <w:left w:val="none" w:sz="0" w:space="0" w:color="auto"/>
                <w:bottom w:val="none" w:sz="0" w:space="0" w:color="auto"/>
                <w:right w:val="none" w:sz="0" w:space="0" w:color="auto"/>
              </w:divBdr>
            </w:div>
            <w:div w:id="19553832">
              <w:marLeft w:val="0"/>
              <w:marRight w:val="0"/>
              <w:marTop w:val="0"/>
              <w:marBottom w:val="0"/>
              <w:divBdr>
                <w:top w:val="none" w:sz="0" w:space="0" w:color="auto"/>
                <w:left w:val="none" w:sz="0" w:space="0" w:color="auto"/>
                <w:bottom w:val="none" w:sz="0" w:space="0" w:color="auto"/>
                <w:right w:val="none" w:sz="0" w:space="0" w:color="auto"/>
              </w:divBdr>
            </w:div>
            <w:div w:id="19555474">
              <w:marLeft w:val="0"/>
              <w:marRight w:val="0"/>
              <w:marTop w:val="0"/>
              <w:marBottom w:val="0"/>
              <w:divBdr>
                <w:top w:val="none" w:sz="0" w:space="0" w:color="auto"/>
                <w:left w:val="none" w:sz="0" w:space="0" w:color="auto"/>
                <w:bottom w:val="none" w:sz="0" w:space="0" w:color="auto"/>
                <w:right w:val="none" w:sz="0" w:space="0" w:color="auto"/>
              </w:divBdr>
            </w:div>
            <w:div w:id="20057112">
              <w:marLeft w:val="0"/>
              <w:marRight w:val="0"/>
              <w:marTop w:val="0"/>
              <w:marBottom w:val="0"/>
              <w:divBdr>
                <w:top w:val="none" w:sz="0" w:space="0" w:color="auto"/>
                <w:left w:val="none" w:sz="0" w:space="0" w:color="auto"/>
                <w:bottom w:val="none" w:sz="0" w:space="0" w:color="auto"/>
                <w:right w:val="none" w:sz="0" w:space="0" w:color="auto"/>
              </w:divBdr>
            </w:div>
            <w:div w:id="20665792">
              <w:marLeft w:val="0"/>
              <w:marRight w:val="0"/>
              <w:marTop w:val="0"/>
              <w:marBottom w:val="0"/>
              <w:divBdr>
                <w:top w:val="none" w:sz="0" w:space="0" w:color="auto"/>
                <w:left w:val="none" w:sz="0" w:space="0" w:color="auto"/>
                <w:bottom w:val="none" w:sz="0" w:space="0" w:color="auto"/>
                <w:right w:val="none" w:sz="0" w:space="0" w:color="auto"/>
              </w:divBdr>
            </w:div>
            <w:div w:id="22367149">
              <w:marLeft w:val="0"/>
              <w:marRight w:val="0"/>
              <w:marTop w:val="0"/>
              <w:marBottom w:val="0"/>
              <w:divBdr>
                <w:top w:val="none" w:sz="0" w:space="0" w:color="auto"/>
                <w:left w:val="none" w:sz="0" w:space="0" w:color="auto"/>
                <w:bottom w:val="none" w:sz="0" w:space="0" w:color="auto"/>
                <w:right w:val="none" w:sz="0" w:space="0" w:color="auto"/>
              </w:divBdr>
            </w:div>
            <w:div w:id="23677074">
              <w:marLeft w:val="0"/>
              <w:marRight w:val="0"/>
              <w:marTop w:val="0"/>
              <w:marBottom w:val="0"/>
              <w:divBdr>
                <w:top w:val="none" w:sz="0" w:space="0" w:color="auto"/>
                <w:left w:val="none" w:sz="0" w:space="0" w:color="auto"/>
                <w:bottom w:val="none" w:sz="0" w:space="0" w:color="auto"/>
                <w:right w:val="none" w:sz="0" w:space="0" w:color="auto"/>
              </w:divBdr>
            </w:div>
            <w:div w:id="24647707">
              <w:marLeft w:val="0"/>
              <w:marRight w:val="0"/>
              <w:marTop w:val="0"/>
              <w:marBottom w:val="0"/>
              <w:divBdr>
                <w:top w:val="none" w:sz="0" w:space="0" w:color="auto"/>
                <w:left w:val="none" w:sz="0" w:space="0" w:color="auto"/>
                <w:bottom w:val="none" w:sz="0" w:space="0" w:color="auto"/>
                <w:right w:val="none" w:sz="0" w:space="0" w:color="auto"/>
              </w:divBdr>
            </w:div>
            <w:div w:id="24673851">
              <w:marLeft w:val="0"/>
              <w:marRight w:val="0"/>
              <w:marTop w:val="0"/>
              <w:marBottom w:val="0"/>
              <w:divBdr>
                <w:top w:val="none" w:sz="0" w:space="0" w:color="auto"/>
                <w:left w:val="none" w:sz="0" w:space="0" w:color="auto"/>
                <w:bottom w:val="none" w:sz="0" w:space="0" w:color="auto"/>
                <w:right w:val="none" w:sz="0" w:space="0" w:color="auto"/>
              </w:divBdr>
            </w:div>
            <w:div w:id="24986710">
              <w:marLeft w:val="0"/>
              <w:marRight w:val="0"/>
              <w:marTop w:val="0"/>
              <w:marBottom w:val="0"/>
              <w:divBdr>
                <w:top w:val="none" w:sz="0" w:space="0" w:color="auto"/>
                <w:left w:val="none" w:sz="0" w:space="0" w:color="auto"/>
                <w:bottom w:val="none" w:sz="0" w:space="0" w:color="auto"/>
                <w:right w:val="none" w:sz="0" w:space="0" w:color="auto"/>
              </w:divBdr>
            </w:div>
            <w:div w:id="28992037">
              <w:marLeft w:val="0"/>
              <w:marRight w:val="0"/>
              <w:marTop w:val="0"/>
              <w:marBottom w:val="0"/>
              <w:divBdr>
                <w:top w:val="none" w:sz="0" w:space="0" w:color="auto"/>
                <w:left w:val="none" w:sz="0" w:space="0" w:color="auto"/>
                <w:bottom w:val="none" w:sz="0" w:space="0" w:color="auto"/>
                <w:right w:val="none" w:sz="0" w:space="0" w:color="auto"/>
              </w:divBdr>
            </w:div>
            <w:div w:id="32316810">
              <w:marLeft w:val="0"/>
              <w:marRight w:val="0"/>
              <w:marTop w:val="0"/>
              <w:marBottom w:val="0"/>
              <w:divBdr>
                <w:top w:val="none" w:sz="0" w:space="0" w:color="auto"/>
                <w:left w:val="none" w:sz="0" w:space="0" w:color="auto"/>
                <w:bottom w:val="none" w:sz="0" w:space="0" w:color="auto"/>
                <w:right w:val="none" w:sz="0" w:space="0" w:color="auto"/>
              </w:divBdr>
            </w:div>
            <w:div w:id="33626630">
              <w:marLeft w:val="0"/>
              <w:marRight w:val="0"/>
              <w:marTop w:val="0"/>
              <w:marBottom w:val="0"/>
              <w:divBdr>
                <w:top w:val="none" w:sz="0" w:space="0" w:color="auto"/>
                <w:left w:val="none" w:sz="0" w:space="0" w:color="auto"/>
                <w:bottom w:val="none" w:sz="0" w:space="0" w:color="auto"/>
                <w:right w:val="none" w:sz="0" w:space="0" w:color="auto"/>
              </w:divBdr>
            </w:div>
            <w:div w:id="36319603">
              <w:marLeft w:val="0"/>
              <w:marRight w:val="0"/>
              <w:marTop w:val="0"/>
              <w:marBottom w:val="0"/>
              <w:divBdr>
                <w:top w:val="none" w:sz="0" w:space="0" w:color="auto"/>
                <w:left w:val="none" w:sz="0" w:space="0" w:color="auto"/>
                <w:bottom w:val="none" w:sz="0" w:space="0" w:color="auto"/>
                <w:right w:val="none" w:sz="0" w:space="0" w:color="auto"/>
              </w:divBdr>
            </w:div>
            <w:div w:id="39912736">
              <w:marLeft w:val="0"/>
              <w:marRight w:val="0"/>
              <w:marTop w:val="0"/>
              <w:marBottom w:val="0"/>
              <w:divBdr>
                <w:top w:val="none" w:sz="0" w:space="0" w:color="auto"/>
                <w:left w:val="none" w:sz="0" w:space="0" w:color="auto"/>
                <w:bottom w:val="none" w:sz="0" w:space="0" w:color="auto"/>
                <w:right w:val="none" w:sz="0" w:space="0" w:color="auto"/>
              </w:divBdr>
            </w:div>
            <w:div w:id="41831531">
              <w:marLeft w:val="0"/>
              <w:marRight w:val="0"/>
              <w:marTop w:val="0"/>
              <w:marBottom w:val="0"/>
              <w:divBdr>
                <w:top w:val="none" w:sz="0" w:space="0" w:color="auto"/>
                <w:left w:val="none" w:sz="0" w:space="0" w:color="auto"/>
                <w:bottom w:val="none" w:sz="0" w:space="0" w:color="auto"/>
                <w:right w:val="none" w:sz="0" w:space="0" w:color="auto"/>
              </w:divBdr>
            </w:div>
            <w:div w:id="41908791">
              <w:marLeft w:val="0"/>
              <w:marRight w:val="0"/>
              <w:marTop w:val="0"/>
              <w:marBottom w:val="0"/>
              <w:divBdr>
                <w:top w:val="none" w:sz="0" w:space="0" w:color="auto"/>
                <w:left w:val="none" w:sz="0" w:space="0" w:color="auto"/>
                <w:bottom w:val="none" w:sz="0" w:space="0" w:color="auto"/>
                <w:right w:val="none" w:sz="0" w:space="0" w:color="auto"/>
              </w:divBdr>
            </w:div>
            <w:div w:id="44262250">
              <w:marLeft w:val="0"/>
              <w:marRight w:val="0"/>
              <w:marTop w:val="0"/>
              <w:marBottom w:val="0"/>
              <w:divBdr>
                <w:top w:val="none" w:sz="0" w:space="0" w:color="auto"/>
                <w:left w:val="none" w:sz="0" w:space="0" w:color="auto"/>
                <w:bottom w:val="none" w:sz="0" w:space="0" w:color="auto"/>
                <w:right w:val="none" w:sz="0" w:space="0" w:color="auto"/>
              </w:divBdr>
            </w:div>
            <w:div w:id="44986321">
              <w:marLeft w:val="0"/>
              <w:marRight w:val="0"/>
              <w:marTop w:val="0"/>
              <w:marBottom w:val="0"/>
              <w:divBdr>
                <w:top w:val="none" w:sz="0" w:space="0" w:color="auto"/>
                <w:left w:val="none" w:sz="0" w:space="0" w:color="auto"/>
                <w:bottom w:val="none" w:sz="0" w:space="0" w:color="auto"/>
                <w:right w:val="none" w:sz="0" w:space="0" w:color="auto"/>
              </w:divBdr>
            </w:div>
            <w:div w:id="45377675">
              <w:marLeft w:val="0"/>
              <w:marRight w:val="0"/>
              <w:marTop w:val="0"/>
              <w:marBottom w:val="0"/>
              <w:divBdr>
                <w:top w:val="none" w:sz="0" w:space="0" w:color="auto"/>
                <w:left w:val="none" w:sz="0" w:space="0" w:color="auto"/>
                <w:bottom w:val="none" w:sz="0" w:space="0" w:color="auto"/>
                <w:right w:val="none" w:sz="0" w:space="0" w:color="auto"/>
              </w:divBdr>
            </w:div>
            <w:div w:id="46154046">
              <w:marLeft w:val="0"/>
              <w:marRight w:val="0"/>
              <w:marTop w:val="0"/>
              <w:marBottom w:val="0"/>
              <w:divBdr>
                <w:top w:val="none" w:sz="0" w:space="0" w:color="auto"/>
                <w:left w:val="none" w:sz="0" w:space="0" w:color="auto"/>
                <w:bottom w:val="none" w:sz="0" w:space="0" w:color="auto"/>
                <w:right w:val="none" w:sz="0" w:space="0" w:color="auto"/>
              </w:divBdr>
            </w:div>
            <w:div w:id="47806792">
              <w:marLeft w:val="0"/>
              <w:marRight w:val="0"/>
              <w:marTop w:val="0"/>
              <w:marBottom w:val="0"/>
              <w:divBdr>
                <w:top w:val="none" w:sz="0" w:space="0" w:color="auto"/>
                <w:left w:val="none" w:sz="0" w:space="0" w:color="auto"/>
                <w:bottom w:val="none" w:sz="0" w:space="0" w:color="auto"/>
                <w:right w:val="none" w:sz="0" w:space="0" w:color="auto"/>
              </w:divBdr>
            </w:div>
            <w:div w:id="50153148">
              <w:marLeft w:val="0"/>
              <w:marRight w:val="0"/>
              <w:marTop w:val="0"/>
              <w:marBottom w:val="0"/>
              <w:divBdr>
                <w:top w:val="none" w:sz="0" w:space="0" w:color="auto"/>
                <w:left w:val="none" w:sz="0" w:space="0" w:color="auto"/>
                <w:bottom w:val="none" w:sz="0" w:space="0" w:color="auto"/>
                <w:right w:val="none" w:sz="0" w:space="0" w:color="auto"/>
              </w:divBdr>
            </w:div>
            <w:div w:id="51659977">
              <w:marLeft w:val="0"/>
              <w:marRight w:val="0"/>
              <w:marTop w:val="0"/>
              <w:marBottom w:val="0"/>
              <w:divBdr>
                <w:top w:val="none" w:sz="0" w:space="0" w:color="auto"/>
                <w:left w:val="none" w:sz="0" w:space="0" w:color="auto"/>
                <w:bottom w:val="none" w:sz="0" w:space="0" w:color="auto"/>
                <w:right w:val="none" w:sz="0" w:space="0" w:color="auto"/>
              </w:divBdr>
            </w:div>
            <w:div w:id="53165650">
              <w:marLeft w:val="0"/>
              <w:marRight w:val="0"/>
              <w:marTop w:val="0"/>
              <w:marBottom w:val="0"/>
              <w:divBdr>
                <w:top w:val="none" w:sz="0" w:space="0" w:color="auto"/>
                <w:left w:val="none" w:sz="0" w:space="0" w:color="auto"/>
                <w:bottom w:val="none" w:sz="0" w:space="0" w:color="auto"/>
                <w:right w:val="none" w:sz="0" w:space="0" w:color="auto"/>
              </w:divBdr>
            </w:div>
            <w:div w:id="53818053">
              <w:marLeft w:val="0"/>
              <w:marRight w:val="0"/>
              <w:marTop w:val="0"/>
              <w:marBottom w:val="0"/>
              <w:divBdr>
                <w:top w:val="none" w:sz="0" w:space="0" w:color="auto"/>
                <w:left w:val="none" w:sz="0" w:space="0" w:color="auto"/>
                <w:bottom w:val="none" w:sz="0" w:space="0" w:color="auto"/>
                <w:right w:val="none" w:sz="0" w:space="0" w:color="auto"/>
              </w:divBdr>
            </w:div>
            <w:div w:id="55668410">
              <w:marLeft w:val="0"/>
              <w:marRight w:val="0"/>
              <w:marTop w:val="0"/>
              <w:marBottom w:val="0"/>
              <w:divBdr>
                <w:top w:val="none" w:sz="0" w:space="0" w:color="auto"/>
                <w:left w:val="none" w:sz="0" w:space="0" w:color="auto"/>
                <w:bottom w:val="none" w:sz="0" w:space="0" w:color="auto"/>
                <w:right w:val="none" w:sz="0" w:space="0" w:color="auto"/>
              </w:divBdr>
            </w:div>
            <w:div w:id="57944615">
              <w:marLeft w:val="0"/>
              <w:marRight w:val="0"/>
              <w:marTop w:val="0"/>
              <w:marBottom w:val="0"/>
              <w:divBdr>
                <w:top w:val="none" w:sz="0" w:space="0" w:color="auto"/>
                <w:left w:val="none" w:sz="0" w:space="0" w:color="auto"/>
                <w:bottom w:val="none" w:sz="0" w:space="0" w:color="auto"/>
                <w:right w:val="none" w:sz="0" w:space="0" w:color="auto"/>
              </w:divBdr>
            </w:div>
            <w:div w:id="59911949">
              <w:marLeft w:val="0"/>
              <w:marRight w:val="0"/>
              <w:marTop w:val="0"/>
              <w:marBottom w:val="0"/>
              <w:divBdr>
                <w:top w:val="none" w:sz="0" w:space="0" w:color="auto"/>
                <w:left w:val="none" w:sz="0" w:space="0" w:color="auto"/>
                <w:bottom w:val="none" w:sz="0" w:space="0" w:color="auto"/>
                <w:right w:val="none" w:sz="0" w:space="0" w:color="auto"/>
              </w:divBdr>
            </w:div>
            <w:div w:id="63451010">
              <w:marLeft w:val="0"/>
              <w:marRight w:val="0"/>
              <w:marTop w:val="0"/>
              <w:marBottom w:val="0"/>
              <w:divBdr>
                <w:top w:val="none" w:sz="0" w:space="0" w:color="auto"/>
                <w:left w:val="none" w:sz="0" w:space="0" w:color="auto"/>
                <w:bottom w:val="none" w:sz="0" w:space="0" w:color="auto"/>
                <w:right w:val="none" w:sz="0" w:space="0" w:color="auto"/>
              </w:divBdr>
            </w:div>
            <w:div w:id="64454203">
              <w:marLeft w:val="0"/>
              <w:marRight w:val="0"/>
              <w:marTop w:val="0"/>
              <w:marBottom w:val="0"/>
              <w:divBdr>
                <w:top w:val="none" w:sz="0" w:space="0" w:color="auto"/>
                <w:left w:val="none" w:sz="0" w:space="0" w:color="auto"/>
                <w:bottom w:val="none" w:sz="0" w:space="0" w:color="auto"/>
                <w:right w:val="none" w:sz="0" w:space="0" w:color="auto"/>
              </w:divBdr>
            </w:div>
            <w:div w:id="67193525">
              <w:marLeft w:val="0"/>
              <w:marRight w:val="0"/>
              <w:marTop w:val="0"/>
              <w:marBottom w:val="0"/>
              <w:divBdr>
                <w:top w:val="none" w:sz="0" w:space="0" w:color="auto"/>
                <w:left w:val="none" w:sz="0" w:space="0" w:color="auto"/>
                <w:bottom w:val="none" w:sz="0" w:space="0" w:color="auto"/>
                <w:right w:val="none" w:sz="0" w:space="0" w:color="auto"/>
              </w:divBdr>
            </w:div>
            <w:div w:id="67920858">
              <w:marLeft w:val="0"/>
              <w:marRight w:val="0"/>
              <w:marTop w:val="0"/>
              <w:marBottom w:val="0"/>
              <w:divBdr>
                <w:top w:val="none" w:sz="0" w:space="0" w:color="auto"/>
                <w:left w:val="none" w:sz="0" w:space="0" w:color="auto"/>
                <w:bottom w:val="none" w:sz="0" w:space="0" w:color="auto"/>
                <w:right w:val="none" w:sz="0" w:space="0" w:color="auto"/>
              </w:divBdr>
            </w:div>
            <w:div w:id="67965035">
              <w:marLeft w:val="0"/>
              <w:marRight w:val="0"/>
              <w:marTop w:val="0"/>
              <w:marBottom w:val="0"/>
              <w:divBdr>
                <w:top w:val="none" w:sz="0" w:space="0" w:color="auto"/>
                <w:left w:val="none" w:sz="0" w:space="0" w:color="auto"/>
                <w:bottom w:val="none" w:sz="0" w:space="0" w:color="auto"/>
                <w:right w:val="none" w:sz="0" w:space="0" w:color="auto"/>
              </w:divBdr>
            </w:div>
            <w:div w:id="68114039">
              <w:marLeft w:val="0"/>
              <w:marRight w:val="0"/>
              <w:marTop w:val="0"/>
              <w:marBottom w:val="0"/>
              <w:divBdr>
                <w:top w:val="none" w:sz="0" w:space="0" w:color="auto"/>
                <w:left w:val="none" w:sz="0" w:space="0" w:color="auto"/>
                <w:bottom w:val="none" w:sz="0" w:space="0" w:color="auto"/>
                <w:right w:val="none" w:sz="0" w:space="0" w:color="auto"/>
              </w:divBdr>
            </w:div>
            <w:div w:id="72626624">
              <w:marLeft w:val="0"/>
              <w:marRight w:val="0"/>
              <w:marTop w:val="0"/>
              <w:marBottom w:val="0"/>
              <w:divBdr>
                <w:top w:val="none" w:sz="0" w:space="0" w:color="auto"/>
                <w:left w:val="none" w:sz="0" w:space="0" w:color="auto"/>
                <w:bottom w:val="none" w:sz="0" w:space="0" w:color="auto"/>
                <w:right w:val="none" w:sz="0" w:space="0" w:color="auto"/>
              </w:divBdr>
            </w:div>
            <w:div w:id="73208295">
              <w:marLeft w:val="0"/>
              <w:marRight w:val="0"/>
              <w:marTop w:val="360"/>
              <w:marBottom w:val="0"/>
              <w:divBdr>
                <w:top w:val="single" w:sz="6" w:space="0" w:color="auto"/>
                <w:left w:val="single" w:sz="6" w:space="0" w:color="auto"/>
                <w:bottom w:val="single" w:sz="6" w:space="0" w:color="auto"/>
                <w:right w:val="single" w:sz="6" w:space="0" w:color="auto"/>
              </w:divBdr>
            </w:div>
            <w:div w:id="80034104">
              <w:marLeft w:val="0"/>
              <w:marRight w:val="0"/>
              <w:marTop w:val="0"/>
              <w:marBottom w:val="0"/>
              <w:divBdr>
                <w:top w:val="none" w:sz="0" w:space="0" w:color="auto"/>
                <w:left w:val="none" w:sz="0" w:space="0" w:color="auto"/>
                <w:bottom w:val="none" w:sz="0" w:space="0" w:color="auto"/>
                <w:right w:val="none" w:sz="0" w:space="0" w:color="auto"/>
              </w:divBdr>
            </w:div>
            <w:div w:id="81725237">
              <w:marLeft w:val="0"/>
              <w:marRight w:val="0"/>
              <w:marTop w:val="0"/>
              <w:marBottom w:val="0"/>
              <w:divBdr>
                <w:top w:val="none" w:sz="0" w:space="0" w:color="auto"/>
                <w:left w:val="none" w:sz="0" w:space="0" w:color="auto"/>
                <w:bottom w:val="none" w:sz="0" w:space="0" w:color="auto"/>
                <w:right w:val="none" w:sz="0" w:space="0" w:color="auto"/>
              </w:divBdr>
            </w:div>
            <w:div w:id="84766960">
              <w:marLeft w:val="0"/>
              <w:marRight w:val="0"/>
              <w:marTop w:val="0"/>
              <w:marBottom w:val="0"/>
              <w:divBdr>
                <w:top w:val="none" w:sz="0" w:space="0" w:color="auto"/>
                <w:left w:val="none" w:sz="0" w:space="0" w:color="auto"/>
                <w:bottom w:val="none" w:sz="0" w:space="0" w:color="auto"/>
                <w:right w:val="none" w:sz="0" w:space="0" w:color="auto"/>
              </w:divBdr>
            </w:div>
            <w:div w:id="84883027">
              <w:marLeft w:val="0"/>
              <w:marRight w:val="0"/>
              <w:marTop w:val="0"/>
              <w:marBottom w:val="0"/>
              <w:divBdr>
                <w:top w:val="none" w:sz="0" w:space="0" w:color="auto"/>
                <w:left w:val="none" w:sz="0" w:space="0" w:color="auto"/>
                <w:bottom w:val="none" w:sz="0" w:space="0" w:color="auto"/>
                <w:right w:val="none" w:sz="0" w:space="0" w:color="auto"/>
              </w:divBdr>
            </w:div>
            <w:div w:id="88237238">
              <w:marLeft w:val="0"/>
              <w:marRight w:val="0"/>
              <w:marTop w:val="0"/>
              <w:marBottom w:val="0"/>
              <w:divBdr>
                <w:top w:val="none" w:sz="0" w:space="0" w:color="auto"/>
                <w:left w:val="none" w:sz="0" w:space="0" w:color="auto"/>
                <w:bottom w:val="none" w:sz="0" w:space="0" w:color="auto"/>
                <w:right w:val="none" w:sz="0" w:space="0" w:color="auto"/>
              </w:divBdr>
            </w:div>
            <w:div w:id="88240341">
              <w:marLeft w:val="0"/>
              <w:marRight w:val="0"/>
              <w:marTop w:val="0"/>
              <w:marBottom w:val="0"/>
              <w:divBdr>
                <w:top w:val="none" w:sz="0" w:space="0" w:color="auto"/>
                <w:left w:val="none" w:sz="0" w:space="0" w:color="auto"/>
                <w:bottom w:val="none" w:sz="0" w:space="0" w:color="auto"/>
                <w:right w:val="none" w:sz="0" w:space="0" w:color="auto"/>
              </w:divBdr>
            </w:div>
            <w:div w:id="90786930">
              <w:marLeft w:val="0"/>
              <w:marRight w:val="0"/>
              <w:marTop w:val="0"/>
              <w:marBottom w:val="0"/>
              <w:divBdr>
                <w:top w:val="none" w:sz="0" w:space="0" w:color="auto"/>
                <w:left w:val="none" w:sz="0" w:space="0" w:color="auto"/>
                <w:bottom w:val="none" w:sz="0" w:space="0" w:color="auto"/>
                <w:right w:val="none" w:sz="0" w:space="0" w:color="auto"/>
              </w:divBdr>
            </w:div>
            <w:div w:id="92166346">
              <w:marLeft w:val="0"/>
              <w:marRight w:val="0"/>
              <w:marTop w:val="0"/>
              <w:marBottom w:val="0"/>
              <w:divBdr>
                <w:top w:val="none" w:sz="0" w:space="0" w:color="auto"/>
                <w:left w:val="none" w:sz="0" w:space="0" w:color="auto"/>
                <w:bottom w:val="none" w:sz="0" w:space="0" w:color="auto"/>
                <w:right w:val="none" w:sz="0" w:space="0" w:color="auto"/>
              </w:divBdr>
            </w:div>
            <w:div w:id="93136305">
              <w:marLeft w:val="0"/>
              <w:marRight w:val="0"/>
              <w:marTop w:val="0"/>
              <w:marBottom w:val="0"/>
              <w:divBdr>
                <w:top w:val="none" w:sz="0" w:space="0" w:color="auto"/>
                <w:left w:val="none" w:sz="0" w:space="0" w:color="auto"/>
                <w:bottom w:val="none" w:sz="0" w:space="0" w:color="auto"/>
                <w:right w:val="none" w:sz="0" w:space="0" w:color="auto"/>
              </w:divBdr>
            </w:div>
            <w:div w:id="93482061">
              <w:marLeft w:val="0"/>
              <w:marRight w:val="0"/>
              <w:marTop w:val="0"/>
              <w:marBottom w:val="0"/>
              <w:divBdr>
                <w:top w:val="none" w:sz="0" w:space="0" w:color="auto"/>
                <w:left w:val="none" w:sz="0" w:space="0" w:color="auto"/>
                <w:bottom w:val="none" w:sz="0" w:space="0" w:color="auto"/>
                <w:right w:val="none" w:sz="0" w:space="0" w:color="auto"/>
              </w:divBdr>
            </w:div>
            <w:div w:id="94057440">
              <w:marLeft w:val="0"/>
              <w:marRight w:val="0"/>
              <w:marTop w:val="0"/>
              <w:marBottom w:val="0"/>
              <w:divBdr>
                <w:top w:val="none" w:sz="0" w:space="0" w:color="auto"/>
                <w:left w:val="none" w:sz="0" w:space="0" w:color="auto"/>
                <w:bottom w:val="none" w:sz="0" w:space="0" w:color="auto"/>
                <w:right w:val="none" w:sz="0" w:space="0" w:color="auto"/>
              </w:divBdr>
            </w:div>
            <w:div w:id="94912084">
              <w:marLeft w:val="0"/>
              <w:marRight w:val="0"/>
              <w:marTop w:val="0"/>
              <w:marBottom w:val="0"/>
              <w:divBdr>
                <w:top w:val="none" w:sz="0" w:space="0" w:color="auto"/>
                <w:left w:val="none" w:sz="0" w:space="0" w:color="auto"/>
                <w:bottom w:val="none" w:sz="0" w:space="0" w:color="auto"/>
                <w:right w:val="none" w:sz="0" w:space="0" w:color="auto"/>
              </w:divBdr>
            </w:div>
            <w:div w:id="95640404">
              <w:marLeft w:val="0"/>
              <w:marRight w:val="0"/>
              <w:marTop w:val="0"/>
              <w:marBottom w:val="0"/>
              <w:divBdr>
                <w:top w:val="none" w:sz="0" w:space="0" w:color="auto"/>
                <w:left w:val="none" w:sz="0" w:space="0" w:color="auto"/>
                <w:bottom w:val="none" w:sz="0" w:space="0" w:color="auto"/>
                <w:right w:val="none" w:sz="0" w:space="0" w:color="auto"/>
              </w:divBdr>
            </w:div>
            <w:div w:id="96800268">
              <w:marLeft w:val="0"/>
              <w:marRight w:val="0"/>
              <w:marTop w:val="0"/>
              <w:marBottom w:val="0"/>
              <w:divBdr>
                <w:top w:val="none" w:sz="0" w:space="0" w:color="auto"/>
                <w:left w:val="none" w:sz="0" w:space="0" w:color="auto"/>
                <w:bottom w:val="none" w:sz="0" w:space="0" w:color="auto"/>
                <w:right w:val="none" w:sz="0" w:space="0" w:color="auto"/>
              </w:divBdr>
            </w:div>
            <w:div w:id="101919862">
              <w:marLeft w:val="0"/>
              <w:marRight w:val="0"/>
              <w:marTop w:val="0"/>
              <w:marBottom w:val="0"/>
              <w:divBdr>
                <w:top w:val="none" w:sz="0" w:space="0" w:color="auto"/>
                <w:left w:val="none" w:sz="0" w:space="0" w:color="auto"/>
                <w:bottom w:val="none" w:sz="0" w:space="0" w:color="auto"/>
                <w:right w:val="none" w:sz="0" w:space="0" w:color="auto"/>
              </w:divBdr>
            </w:div>
            <w:div w:id="103812410">
              <w:marLeft w:val="0"/>
              <w:marRight w:val="0"/>
              <w:marTop w:val="0"/>
              <w:marBottom w:val="0"/>
              <w:divBdr>
                <w:top w:val="none" w:sz="0" w:space="0" w:color="auto"/>
                <w:left w:val="none" w:sz="0" w:space="0" w:color="auto"/>
                <w:bottom w:val="none" w:sz="0" w:space="0" w:color="auto"/>
                <w:right w:val="none" w:sz="0" w:space="0" w:color="auto"/>
              </w:divBdr>
            </w:div>
            <w:div w:id="103966451">
              <w:marLeft w:val="0"/>
              <w:marRight w:val="0"/>
              <w:marTop w:val="0"/>
              <w:marBottom w:val="0"/>
              <w:divBdr>
                <w:top w:val="none" w:sz="0" w:space="0" w:color="auto"/>
                <w:left w:val="none" w:sz="0" w:space="0" w:color="auto"/>
                <w:bottom w:val="none" w:sz="0" w:space="0" w:color="auto"/>
                <w:right w:val="none" w:sz="0" w:space="0" w:color="auto"/>
              </w:divBdr>
            </w:div>
            <w:div w:id="108935754">
              <w:marLeft w:val="0"/>
              <w:marRight w:val="0"/>
              <w:marTop w:val="0"/>
              <w:marBottom w:val="0"/>
              <w:divBdr>
                <w:top w:val="none" w:sz="0" w:space="0" w:color="auto"/>
                <w:left w:val="none" w:sz="0" w:space="0" w:color="auto"/>
                <w:bottom w:val="none" w:sz="0" w:space="0" w:color="auto"/>
                <w:right w:val="none" w:sz="0" w:space="0" w:color="auto"/>
              </w:divBdr>
            </w:div>
            <w:div w:id="110634183">
              <w:marLeft w:val="0"/>
              <w:marRight w:val="0"/>
              <w:marTop w:val="0"/>
              <w:marBottom w:val="0"/>
              <w:divBdr>
                <w:top w:val="none" w:sz="0" w:space="0" w:color="auto"/>
                <w:left w:val="none" w:sz="0" w:space="0" w:color="auto"/>
                <w:bottom w:val="none" w:sz="0" w:space="0" w:color="auto"/>
                <w:right w:val="none" w:sz="0" w:space="0" w:color="auto"/>
              </w:divBdr>
            </w:div>
            <w:div w:id="111092750">
              <w:marLeft w:val="0"/>
              <w:marRight w:val="0"/>
              <w:marTop w:val="0"/>
              <w:marBottom w:val="0"/>
              <w:divBdr>
                <w:top w:val="none" w:sz="0" w:space="0" w:color="auto"/>
                <w:left w:val="none" w:sz="0" w:space="0" w:color="auto"/>
                <w:bottom w:val="none" w:sz="0" w:space="0" w:color="auto"/>
                <w:right w:val="none" w:sz="0" w:space="0" w:color="auto"/>
              </w:divBdr>
            </w:div>
            <w:div w:id="111367475">
              <w:marLeft w:val="0"/>
              <w:marRight w:val="0"/>
              <w:marTop w:val="0"/>
              <w:marBottom w:val="0"/>
              <w:divBdr>
                <w:top w:val="none" w:sz="0" w:space="0" w:color="auto"/>
                <w:left w:val="none" w:sz="0" w:space="0" w:color="auto"/>
                <w:bottom w:val="none" w:sz="0" w:space="0" w:color="auto"/>
                <w:right w:val="none" w:sz="0" w:space="0" w:color="auto"/>
              </w:divBdr>
            </w:div>
            <w:div w:id="113985338">
              <w:marLeft w:val="0"/>
              <w:marRight w:val="0"/>
              <w:marTop w:val="0"/>
              <w:marBottom w:val="0"/>
              <w:divBdr>
                <w:top w:val="none" w:sz="0" w:space="0" w:color="auto"/>
                <w:left w:val="none" w:sz="0" w:space="0" w:color="auto"/>
                <w:bottom w:val="none" w:sz="0" w:space="0" w:color="auto"/>
                <w:right w:val="none" w:sz="0" w:space="0" w:color="auto"/>
              </w:divBdr>
            </w:div>
            <w:div w:id="115178009">
              <w:marLeft w:val="0"/>
              <w:marRight w:val="0"/>
              <w:marTop w:val="0"/>
              <w:marBottom w:val="0"/>
              <w:divBdr>
                <w:top w:val="none" w:sz="0" w:space="0" w:color="auto"/>
                <w:left w:val="none" w:sz="0" w:space="0" w:color="auto"/>
                <w:bottom w:val="none" w:sz="0" w:space="0" w:color="auto"/>
                <w:right w:val="none" w:sz="0" w:space="0" w:color="auto"/>
              </w:divBdr>
            </w:div>
            <w:div w:id="117649802">
              <w:marLeft w:val="0"/>
              <w:marRight w:val="0"/>
              <w:marTop w:val="0"/>
              <w:marBottom w:val="0"/>
              <w:divBdr>
                <w:top w:val="none" w:sz="0" w:space="0" w:color="auto"/>
                <w:left w:val="none" w:sz="0" w:space="0" w:color="auto"/>
                <w:bottom w:val="none" w:sz="0" w:space="0" w:color="auto"/>
                <w:right w:val="none" w:sz="0" w:space="0" w:color="auto"/>
              </w:divBdr>
            </w:div>
            <w:div w:id="118690848">
              <w:marLeft w:val="0"/>
              <w:marRight w:val="0"/>
              <w:marTop w:val="0"/>
              <w:marBottom w:val="0"/>
              <w:divBdr>
                <w:top w:val="none" w:sz="0" w:space="0" w:color="auto"/>
                <w:left w:val="none" w:sz="0" w:space="0" w:color="auto"/>
                <w:bottom w:val="none" w:sz="0" w:space="0" w:color="auto"/>
                <w:right w:val="none" w:sz="0" w:space="0" w:color="auto"/>
              </w:divBdr>
              <w:divsChild>
                <w:div w:id="570585552">
                  <w:marLeft w:val="0"/>
                  <w:marRight w:val="0"/>
                  <w:marTop w:val="0"/>
                  <w:marBottom w:val="0"/>
                  <w:divBdr>
                    <w:top w:val="none" w:sz="0" w:space="0" w:color="auto"/>
                    <w:left w:val="none" w:sz="0" w:space="0" w:color="auto"/>
                    <w:bottom w:val="none" w:sz="0" w:space="0" w:color="auto"/>
                    <w:right w:val="none" w:sz="0" w:space="0" w:color="auto"/>
                  </w:divBdr>
                </w:div>
                <w:div w:id="581449422">
                  <w:marLeft w:val="0"/>
                  <w:marRight w:val="0"/>
                  <w:marTop w:val="0"/>
                  <w:marBottom w:val="0"/>
                  <w:divBdr>
                    <w:top w:val="none" w:sz="0" w:space="0" w:color="auto"/>
                    <w:left w:val="none" w:sz="0" w:space="0" w:color="auto"/>
                    <w:bottom w:val="none" w:sz="0" w:space="0" w:color="auto"/>
                    <w:right w:val="none" w:sz="0" w:space="0" w:color="auto"/>
                  </w:divBdr>
                </w:div>
                <w:div w:id="704868841">
                  <w:marLeft w:val="0"/>
                  <w:marRight w:val="0"/>
                  <w:marTop w:val="0"/>
                  <w:marBottom w:val="0"/>
                  <w:divBdr>
                    <w:top w:val="none" w:sz="0" w:space="0" w:color="auto"/>
                    <w:left w:val="none" w:sz="0" w:space="0" w:color="auto"/>
                    <w:bottom w:val="none" w:sz="0" w:space="0" w:color="auto"/>
                    <w:right w:val="none" w:sz="0" w:space="0" w:color="auto"/>
                  </w:divBdr>
                </w:div>
                <w:div w:id="1739208031">
                  <w:marLeft w:val="0"/>
                  <w:marRight w:val="0"/>
                  <w:marTop w:val="0"/>
                  <w:marBottom w:val="0"/>
                  <w:divBdr>
                    <w:top w:val="none" w:sz="0" w:space="0" w:color="auto"/>
                    <w:left w:val="none" w:sz="0" w:space="0" w:color="auto"/>
                    <w:bottom w:val="none" w:sz="0" w:space="0" w:color="auto"/>
                    <w:right w:val="none" w:sz="0" w:space="0" w:color="auto"/>
                  </w:divBdr>
                </w:div>
              </w:divsChild>
            </w:div>
            <w:div w:id="120805184">
              <w:marLeft w:val="0"/>
              <w:marRight w:val="0"/>
              <w:marTop w:val="0"/>
              <w:marBottom w:val="0"/>
              <w:divBdr>
                <w:top w:val="none" w:sz="0" w:space="0" w:color="auto"/>
                <w:left w:val="none" w:sz="0" w:space="0" w:color="auto"/>
                <w:bottom w:val="none" w:sz="0" w:space="0" w:color="auto"/>
                <w:right w:val="none" w:sz="0" w:space="0" w:color="auto"/>
              </w:divBdr>
            </w:div>
            <w:div w:id="120998515">
              <w:marLeft w:val="0"/>
              <w:marRight w:val="0"/>
              <w:marTop w:val="0"/>
              <w:marBottom w:val="0"/>
              <w:divBdr>
                <w:top w:val="none" w:sz="0" w:space="0" w:color="auto"/>
                <w:left w:val="none" w:sz="0" w:space="0" w:color="auto"/>
                <w:bottom w:val="none" w:sz="0" w:space="0" w:color="auto"/>
                <w:right w:val="none" w:sz="0" w:space="0" w:color="auto"/>
              </w:divBdr>
            </w:div>
            <w:div w:id="122387290">
              <w:marLeft w:val="0"/>
              <w:marRight w:val="0"/>
              <w:marTop w:val="0"/>
              <w:marBottom w:val="0"/>
              <w:divBdr>
                <w:top w:val="none" w:sz="0" w:space="0" w:color="auto"/>
                <w:left w:val="none" w:sz="0" w:space="0" w:color="auto"/>
                <w:bottom w:val="none" w:sz="0" w:space="0" w:color="auto"/>
                <w:right w:val="none" w:sz="0" w:space="0" w:color="auto"/>
              </w:divBdr>
            </w:div>
            <w:div w:id="124129018">
              <w:marLeft w:val="0"/>
              <w:marRight w:val="0"/>
              <w:marTop w:val="0"/>
              <w:marBottom w:val="0"/>
              <w:divBdr>
                <w:top w:val="none" w:sz="0" w:space="0" w:color="auto"/>
                <w:left w:val="none" w:sz="0" w:space="0" w:color="auto"/>
                <w:bottom w:val="none" w:sz="0" w:space="0" w:color="auto"/>
                <w:right w:val="none" w:sz="0" w:space="0" w:color="auto"/>
              </w:divBdr>
            </w:div>
            <w:div w:id="124392436">
              <w:marLeft w:val="0"/>
              <w:marRight w:val="0"/>
              <w:marTop w:val="0"/>
              <w:marBottom w:val="0"/>
              <w:divBdr>
                <w:top w:val="none" w:sz="0" w:space="0" w:color="auto"/>
                <w:left w:val="none" w:sz="0" w:space="0" w:color="auto"/>
                <w:bottom w:val="none" w:sz="0" w:space="0" w:color="auto"/>
                <w:right w:val="none" w:sz="0" w:space="0" w:color="auto"/>
              </w:divBdr>
            </w:div>
            <w:div w:id="124737342">
              <w:marLeft w:val="0"/>
              <w:marRight w:val="0"/>
              <w:marTop w:val="0"/>
              <w:marBottom w:val="0"/>
              <w:divBdr>
                <w:top w:val="none" w:sz="0" w:space="0" w:color="auto"/>
                <w:left w:val="none" w:sz="0" w:space="0" w:color="auto"/>
                <w:bottom w:val="none" w:sz="0" w:space="0" w:color="auto"/>
                <w:right w:val="none" w:sz="0" w:space="0" w:color="auto"/>
              </w:divBdr>
            </w:div>
            <w:div w:id="124936106">
              <w:marLeft w:val="0"/>
              <w:marRight w:val="0"/>
              <w:marTop w:val="0"/>
              <w:marBottom w:val="0"/>
              <w:divBdr>
                <w:top w:val="none" w:sz="0" w:space="0" w:color="auto"/>
                <w:left w:val="none" w:sz="0" w:space="0" w:color="auto"/>
                <w:bottom w:val="none" w:sz="0" w:space="0" w:color="auto"/>
                <w:right w:val="none" w:sz="0" w:space="0" w:color="auto"/>
              </w:divBdr>
            </w:div>
            <w:div w:id="126897462">
              <w:marLeft w:val="0"/>
              <w:marRight w:val="0"/>
              <w:marTop w:val="0"/>
              <w:marBottom w:val="0"/>
              <w:divBdr>
                <w:top w:val="none" w:sz="0" w:space="0" w:color="auto"/>
                <w:left w:val="none" w:sz="0" w:space="0" w:color="auto"/>
                <w:bottom w:val="none" w:sz="0" w:space="0" w:color="auto"/>
                <w:right w:val="none" w:sz="0" w:space="0" w:color="auto"/>
              </w:divBdr>
              <w:divsChild>
                <w:div w:id="277956512">
                  <w:marLeft w:val="0"/>
                  <w:marRight w:val="0"/>
                  <w:marTop w:val="0"/>
                  <w:marBottom w:val="0"/>
                  <w:divBdr>
                    <w:top w:val="none" w:sz="0" w:space="0" w:color="auto"/>
                    <w:left w:val="none" w:sz="0" w:space="0" w:color="auto"/>
                    <w:bottom w:val="none" w:sz="0" w:space="0" w:color="auto"/>
                    <w:right w:val="none" w:sz="0" w:space="0" w:color="auto"/>
                  </w:divBdr>
                </w:div>
                <w:div w:id="679812554">
                  <w:marLeft w:val="0"/>
                  <w:marRight w:val="0"/>
                  <w:marTop w:val="0"/>
                  <w:marBottom w:val="0"/>
                  <w:divBdr>
                    <w:top w:val="none" w:sz="0" w:space="0" w:color="auto"/>
                    <w:left w:val="none" w:sz="0" w:space="0" w:color="auto"/>
                    <w:bottom w:val="none" w:sz="0" w:space="0" w:color="auto"/>
                    <w:right w:val="none" w:sz="0" w:space="0" w:color="auto"/>
                  </w:divBdr>
                </w:div>
                <w:div w:id="729886761">
                  <w:marLeft w:val="0"/>
                  <w:marRight w:val="0"/>
                  <w:marTop w:val="0"/>
                  <w:marBottom w:val="0"/>
                  <w:divBdr>
                    <w:top w:val="none" w:sz="0" w:space="0" w:color="auto"/>
                    <w:left w:val="none" w:sz="0" w:space="0" w:color="auto"/>
                    <w:bottom w:val="none" w:sz="0" w:space="0" w:color="auto"/>
                    <w:right w:val="none" w:sz="0" w:space="0" w:color="auto"/>
                  </w:divBdr>
                </w:div>
                <w:div w:id="850752721">
                  <w:marLeft w:val="0"/>
                  <w:marRight w:val="0"/>
                  <w:marTop w:val="0"/>
                  <w:marBottom w:val="0"/>
                  <w:divBdr>
                    <w:top w:val="none" w:sz="0" w:space="0" w:color="auto"/>
                    <w:left w:val="none" w:sz="0" w:space="0" w:color="auto"/>
                    <w:bottom w:val="none" w:sz="0" w:space="0" w:color="auto"/>
                    <w:right w:val="none" w:sz="0" w:space="0" w:color="auto"/>
                  </w:divBdr>
                </w:div>
                <w:div w:id="1273979881">
                  <w:marLeft w:val="0"/>
                  <w:marRight w:val="0"/>
                  <w:marTop w:val="0"/>
                  <w:marBottom w:val="0"/>
                  <w:divBdr>
                    <w:top w:val="none" w:sz="0" w:space="0" w:color="auto"/>
                    <w:left w:val="none" w:sz="0" w:space="0" w:color="auto"/>
                    <w:bottom w:val="none" w:sz="0" w:space="0" w:color="auto"/>
                    <w:right w:val="none" w:sz="0" w:space="0" w:color="auto"/>
                  </w:divBdr>
                </w:div>
                <w:div w:id="1746102732">
                  <w:marLeft w:val="0"/>
                  <w:marRight w:val="0"/>
                  <w:marTop w:val="0"/>
                  <w:marBottom w:val="0"/>
                  <w:divBdr>
                    <w:top w:val="none" w:sz="0" w:space="0" w:color="auto"/>
                    <w:left w:val="none" w:sz="0" w:space="0" w:color="auto"/>
                    <w:bottom w:val="none" w:sz="0" w:space="0" w:color="auto"/>
                    <w:right w:val="none" w:sz="0" w:space="0" w:color="auto"/>
                  </w:divBdr>
                </w:div>
                <w:div w:id="1917133099">
                  <w:marLeft w:val="0"/>
                  <w:marRight w:val="0"/>
                  <w:marTop w:val="0"/>
                  <w:marBottom w:val="0"/>
                  <w:divBdr>
                    <w:top w:val="none" w:sz="0" w:space="0" w:color="auto"/>
                    <w:left w:val="none" w:sz="0" w:space="0" w:color="auto"/>
                    <w:bottom w:val="none" w:sz="0" w:space="0" w:color="auto"/>
                    <w:right w:val="none" w:sz="0" w:space="0" w:color="auto"/>
                  </w:divBdr>
                </w:div>
              </w:divsChild>
            </w:div>
            <w:div w:id="126974121">
              <w:marLeft w:val="0"/>
              <w:marRight w:val="0"/>
              <w:marTop w:val="0"/>
              <w:marBottom w:val="0"/>
              <w:divBdr>
                <w:top w:val="none" w:sz="0" w:space="0" w:color="auto"/>
                <w:left w:val="none" w:sz="0" w:space="0" w:color="auto"/>
                <w:bottom w:val="none" w:sz="0" w:space="0" w:color="auto"/>
                <w:right w:val="none" w:sz="0" w:space="0" w:color="auto"/>
              </w:divBdr>
            </w:div>
            <w:div w:id="127750598">
              <w:marLeft w:val="0"/>
              <w:marRight w:val="0"/>
              <w:marTop w:val="0"/>
              <w:marBottom w:val="0"/>
              <w:divBdr>
                <w:top w:val="none" w:sz="0" w:space="0" w:color="auto"/>
                <w:left w:val="none" w:sz="0" w:space="0" w:color="auto"/>
                <w:bottom w:val="none" w:sz="0" w:space="0" w:color="auto"/>
                <w:right w:val="none" w:sz="0" w:space="0" w:color="auto"/>
              </w:divBdr>
            </w:div>
            <w:div w:id="128516371">
              <w:marLeft w:val="0"/>
              <w:marRight w:val="0"/>
              <w:marTop w:val="0"/>
              <w:marBottom w:val="0"/>
              <w:divBdr>
                <w:top w:val="none" w:sz="0" w:space="0" w:color="auto"/>
                <w:left w:val="none" w:sz="0" w:space="0" w:color="auto"/>
                <w:bottom w:val="none" w:sz="0" w:space="0" w:color="auto"/>
                <w:right w:val="none" w:sz="0" w:space="0" w:color="auto"/>
              </w:divBdr>
            </w:div>
            <w:div w:id="129514807">
              <w:marLeft w:val="0"/>
              <w:marRight w:val="0"/>
              <w:marTop w:val="0"/>
              <w:marBottom w:val="0"/>
              <w:divBdr>
                <w:top w:val="none" w:sz="0" w:space="0" w:color="auto"/>
                <w:left w:val="none" w:sz="0" w:space="0" w:color="auto"/>
                <w:bottom w:val="none" w:sz="0" w:space="0" w:color="auto"/>
                <w:right w:val="none" w:sz="0" w:space="0" w:color="auto"/>
              </w:divBdr>
            </w:div>
            <w:div w:id="132916088">
              <w:marLeft w:val="0"/>
              <w:marRight w:val="0"/>
              <w:marTop w:val="0"/>
              <w:marBottom w:val="0"/>
              <w:divBdr>
                <w:top w:val="none" w:sz="0" w:space="0" w:color="auto"/>
                <w:left w:val="none" w:sz="0" w:space="0" w:color="auto"/>
                <w:bottom w:val="none" w:sz="0" w:space="0" w:color="auto"/>
                <w:right w:val="none" w:sz="0" w:space="0" w:color="auto"/>
              </w:divBdr>
            </w:div>
            <w:div w:id="133179983">
              <w:marLeft w:val="0"/>
              <w:marRight w:val="0"/>
              <w:marTop w:val="0"/>
              <w:marBottom w:val="0"/>
              <w:divBdr>
                <w:top w:val="none" w:sz="0" w:space="0" w:color="auto"/>
                <w:left w:val="none" w:sz="0" w:space="0" w:color="auto"/>
                <w:bottom w:val="none" w:sz="0" w:space="0" w:color="auto"/>
                <w:right w:val="none" w:sz="0" w:space="0" w:color="auto"/>
              </w:divBdr>
            </w:div>
            <w:div w:id="134565434">
              <w:marLeft w:val="0"/>
              <w:marRight w:val="0"/>
              <w:marTop w:val="0"/>
              <w:marBottom w:val="0"/>
              <w:divBdr>
                <w:top w:val="none" w:sz="0" w:space="0" w:color="auto"/>
                <w:left w:val="none" w:sz="0" w:space="0" w:color="auto"/>
                <w:bottom w:val="none" w:sz="0" w:space="0" w:color="auto"/>
                <w:right w:val="none" w:sz="0" w:space="0" w:color="auto"/>
              </w:divBdr>
            </w:div>
            <w:div w:id="134880415">
              <w:marLeft w:val="0"/>
              <w:marRight w:val="0"/>
              <w:marTop w:val="0"/>
              <w:marBottom w:val="0"/>
              <w:divBdr>
                <w:top w:val="none" w:sz="0" w:space="0" w:color="auto"/>
                <w:left w:val="none" w:sz="0" w:space="0" w:color="auto"/>
                <w:bottom w:val="none" w:sz="0" w:space="0" w:color="auto"/>
                <w:right w:val="none" w:sz="0" w:space="0" w:color="auto"/>
              </w:divBdr>
            </w:div>
            <w:div w:id="135295708">
              <w:marLeft w:val="0"/>
              <w:marRight w:val="0"/>
              <w:marTop w:val="0"/>
              <w:marBottom w:val="0"/>
              <w:divBdr>
                <w:top w:val="none" w:sz="0" w:space="0" w:color="auto"/>
                <w:left w:val="none" w:sz="0" w:space="0" w:color="auto"/>
                <w:bottom w:val="none" w:sz="0" w:space="0" w:color="auto"/>
                <w:right w:val="none" w:sz="0" w:space="0" w:color="auto"/>
              </w:divBdr>
            </w:div>
            <w:div w:id="137578296">
              <w:marLeft w:val="0"/>
              <w:marRight w:val="0"/>
              <w:marTop w:val="0"/>
              <w:marBottom w:val="0"/>
              <w:divBdr>
                <w:top w:val="none" w:sz="0" w:space="0" w:color="auto"/>
                <w:left w:val="none" w:sz="0" w:space="0" w:color="auto"/>
                <w:bottom w:val="none" w:sz="0" w:space="0" w:color="auto"/>
                <w:right w:val="none" w:sz="0" w:space="0" w:color="auto"/>
              </w:divBdr>
            </w:div>
            <w:div w:id="138306251">
              <w:marLeft w:val="0"/>
              <w:marRight w:val="0"/>
              <w:marTop w:val="0"/>
              <w:marBottom w:val="0"/>
              <w:divBdr>
                <w:top w:val="none" w:sz="0" w:space="0" w:color="auto"/>
                <w:left w:val="none" w:sz="0" w:space="0" w:color="auto"/>
                <w:bottom w:val="none" w:sz="0" w:space="0" w:color="auto"/>
                <w:right w:val="none" w:sz="0" w:space="0" w:color="auto"/>
              </w:divBdr>
            </w:div>
            <w:div w:id="148863924">
              <w:marLeft w:val="0"/>
              <w:marRight w:val="0"/>
              <w:marTop w:val="0"/>
              <w:marBottom w:val="0"/>
              <w:divBdr>
                <w:top w:val="none" w:sz="0" w:space="0" w:color="auto"/>
                <w:left w:val="none" w:sz="0" w:space="0" w:color="auto"/>
                <w:bottom w:val="none" w:sz="0" w:space="0" w:color="auto"/>
                <w:right w:val="none" w:sz="0" w:space="0" w:color="auto"/>
              </w:divBdr>
            </w:div>
            <w:div w:id="149561839">
              <w:marLeft w:val="0"/>
              <w:marRight w:val="0"/>
              <w:marTop w:val="0"/>
              <w:marBottom w:val="0"/>
              <w:divBdr>
                <w:top w:val="none" w:sz="0" w:space="0" w:color="auto"/>
                <w:left w:val="none" w:sz="0" w:space="0" w:color="auto"/>
                <w:bottom w:val="none" w:sz="0" w:space="0" w:color="auto"/>
                <w:right w:val="none" w:sz="0" w:space="0" w:color="auto"/>
              </w:divBdr>
            </w:div>
            <w:div w:id="150605124">
              <w:marLeft w:val="0"/>
              <w:marRight w:val="0"/>
              <w:marTop w:val="0"/>
              <w:marBottom w:val="0"/>
              <w:divBdr>
                <w:top w:val="none" w:sz="0" w:space="0" w:color="auto"/>
                <w:left w:val="none" w:sz="0" w:space="0" w:color="auto"/>
                <w:bottom w:val="none" w:sz="0" w:space="0" w:color="auto"/>
                <w:right w:val="none" w:sz="0" w:space="0" w:color="auto"/>
              </w:divBdr>
            </w:div>
            <w:div w:id="151793652">
              <w:marLeft w:val="0"/>
              <w:marRight w:val="0"/>
              <w:marTop w:val="0"/>
              <w:marBottom w:val="0"/>
              <w:divBdr>
                <w:top w:val="none" w:sz="0" w:space="0" w:color="auto"/>
                <w:left w:val="none" w:sz="0" w:space="0" w:color="auto"/>
                <w:bottom w:val="none" w:sz="0" w:space="0" w:color="auto"/>
                <w:right w:val="none" w:sz="0" w:space="0" w:color="auto"/>
              </w:divBdr>
            </w:div>
            <w:div w:id="151799717">
              <w:marLeft w:val="0"/>
              <w:marRight w:val="0"/>
              <w:marTop w:val="0"/>
              <w:marBottom w:val="0"/>
              <w:divBdr>
                <w:top w:val="none" w:sz="0" w:space="0" w:color="auto"/>
                <w:left w:val="none" w:sz="0" w:space="0" w:color="auto"/>
                <w:bottom w:val="none" w:sz="0" w:space="0" w:color="auto"/>
                <w:right w:val="none" w:sz="0" w:space="0" w:color="auto"/>
              </w:divBdr>
            </w:div>
            <w:div w:id="153375728">
              <w:marLeft w:val="0"/>
              <w:marRight w:val="0"/>
              <w:marTop w:val="0"/>
              <w:marBottom w:val="0"/>
              <w:divBdr>
                <w:top w:val="none" w:sz="0" w:space="0" w:color="auto"/>
                <w:left w:val="none" w:sz="0" w:space="0" w:color="auto"/>
                <w:bottom w:val="none" w:sz="0" w:space="0" w:color="auto"/>
                <w:right w:val="none" w:sz="0" w:space="0" w:color="auto"/>
              </w:divBdr>
            </w:div>
            <w:div w:id="156655574">
              <w:marLeft w:val="0"/>
              <w:marRight w:val="0"/>
              <w:marTop w:val="0"/>
              <w:marBottom w:val="0"/>
              <w:divBdr>
                <w:top w:val="none" w:sz="0" w:space="0" w:color="auto"/>
                <w:left w:val="none" w:sz="0" w:space="0" w:color="auto"/>
                <w:bottom w:val="none" w:sz="0" w:space="0" w:color="auto"/>
                <w:right w:val="none" w:sz="0" w:space="0" w:color="auto"/>
              </w:divBdr>
            </w:div>
            <w:div w:id="158427751">
              <w:marLeft w:val="0"/>
              <w:marRight w:val="0"/>
              <w:marTop w:val="0"/>
              <w:marBottom w:val="0"/>
              <w:divBdr>
                <w:top w:val="none" w:sz="0" w:space="0" w:color="auto"/>
                <w:left w:val="none" w:sz="0" w:space="0" w:color="auto"/>
                <w:bottom w:val="none" w:sz="0" w:space="0" w:color="auto"/>
                <w:right w:val="none" w:sz="0" w:space="0" w:color="auto"/>
              </w:divBdr>
            </w:div>
            <w:div w:id="160195789">
              <w:marLeft w:val="0"/>
              <w:marRight w:val="0"/>
              <w:marTop w:val="0"/>
              <w:marBottom w:val="0"/>
              <w:divBdr>
                <w:top w:val="none" w:sz="0" w:space="0" w:color="auto"/>
                <w:left w:val="none" w:sz="0" w:space="0" w:color="auto"/>
                <w:bottom w:val="none" w:sz="0" w:space="0" w:color="auto"/>
                <w:right w:val="none" w:sz="0" w:space="0" w:color="auto"/>
              </w:divBdr>
            </w:div>
            <w:div w:id="162164179">
              <w:marLeft w:val="0"/>
              <w:marRight w:val="0"/>
              <w:marTop w:val="0"/>
              <w:marBottom w:val="0"/>
              <w:divBdr>
                <w:top w:val="none" w:sz="0" w:space="0" w:color="auto"/>
                <w:left w:val="none" w:sz="0" w:space="0" w:color="auto"/>
                <w:bottom w:val="none" w:sz="0" w:space="0" w:color="auto"/>
                <w:right w:val="none" w:sz="0" w:space="0" w:color="auto"/>
              </w:divBdr>
            </w:div>
            <w:div w:id="163515312">
              <w:marLeft w:val="0"/>
              <w:marRight w:val="0"/>
              <w:marTop w:val="0"/>
              <w:marBottom w:val="0"/>
              <w:divBdr>
                <w:top w:val="none" w:sz="0" w:space="0" w:color="auto"/>
                <w:left w:val="none" w:sz="0" w:space="0" w:color="auto"/>
                <w:bottom w:val="none" w:sz="0" w:space="0" w:color="auto"/>
                <w:right w:val="none" w:sz="0" w:space="0" w:color="auto"/>
              </w:divBdr>
            </w:div>
            <w:div w:id="165749863">
              <w:marLeft w:val="0"/>
              <w:marRight w:val="0"/>
              <w:marTop w:val="0"/>
              <w:marBottom w:val="0"/>
              <w:divBdr>
                <w:top w:val="none" w:sz="0" w:space="0" w:color="auto"/>
                <w:left w:val="none" w:sz="0" w:space="0" w:color="auto"/>
                <w:bottom w:val="none" w:sz="0" w:space="0" w:color="auto"/>
                <w:right w:val="none" w:sz="0" w:space="0" w:color="auto"/>
              </w:divBdr>
            </w:div>
            <w:div w:id="167529509">
              <w:marLeft w:val="0"/>
              <w:marRight w:val="0"/>
              <w:marTop w:val="0"/>
              <w:marBottom w:val="0"/>
              <w:divBdr>
                <w:top w:val="none" w:sz="0" w:space="0" w:color="auto"/>
                <w:left w:val="none" w:sz="0" w:space="0" w:color="auto"/>
                <w:bottom w:val="none" w:sz="0" w:space="0" w:color="auto"/>
                <w:right w:val="none" w:sz="0" w:space="0" w:color="auto"/>
              </w:divBdr>
            </w:div>
            <w:div w:id="170881091">
              <w:marLeft w:val="0"/>
              <w:marRight w:val="0"/>
              <w:marTop w:val="0"/>
              <w:marBottom w:val="0"/>
              <w:divBdr>
                <w:top w:val="none" w:sz="0" w:space="0" w:color="auto"/>
                <w:left w:val="none" w:sz="0" w:space="0" w:color="auto"/>
                <w:bottom w:val="none" w:sz="0" w:space="0" w:color="auto"/>
                <w:right w:val="none" w:sz="0" w:space="0" w:color="auto"/>
              </w:divBdr>
            </w:div>
            <w:div w:id="172380844">
              <w:marLeft w:val="0"/>
              <w:marRight w:val="0"/>
              <w:marTop w:val="0"/>
              <w:marBottom w:val="0"/>
              <w:divBdr>
                <w:top w:val="none" w:sz="0" w:space="0" w:color="auto"/>
                <w:left w:val="none" w:sz="0" w:space="0" w:color="auto"/>
                <w:bottom w:val="none" w:sz="0" w:space="0" w:color="auto"/>
                <w:right w:val="none" w:sz="0" w:space="0" w:color="auto"/>
              </w:divBdr>
            </w:div>
            <w:div w:id="176583349">
              <w:marLeft w:val="0"/>
              <w:marRight w:val="0"/>
              <w:marTop w:val="0"/>
              <w:marBottom w:val="0"/>
              <w:divBdr>
                <w:top w:val="none" w:sz="0" w:space="0" w:color="auto"/>
                <w:left w:val="none" w:sz="0" w:space="0" w:color="auto"/>
                <w:bottom w:val="none" w:sz="0" w:space="0" w:color="auto"/>
                <w:right w:val="none" w:sz="0" w:space="0" w:color="auto"/>
              </w:divBdr>
            </w:div>
            <w:div w:id="177044522">
              <w:marLeft w:val="0"/>
              <w:marRight w:val="0"/>
              <w:marTop w:val="0"/>
              <w:marBottom w:val="0"/>
              <w:divBdr>
                <w:top w:val="none" w:sz="0" w:space="0" w:color="auto"/>
                <w:left w:val="none" w:sz="0" w:space="0" w:color="auto"/>
                <w:bottom w:val="none" w:sz="0" w:space="0" w:color="auto"/>
                <w:right w:val="none" w:sz="0" w:space="0" w:color="auto"/>
              </w:divBdr>
            </w:div>
            <w:div w:id="181747698">
              <w:marLeft w:val="0"/>
              <w:marRight w:val="0"/>
              <w:marTop w:val="0"/>
              <w:marBottom w:val="0"/>
              <w:divBdr>
                <w:top w:val="none" w:sz="0" w:space="0" w:color="auto"/>
                <w:left w:val="none" w:sz="0" w:space="0" w:color="auto"/>
                <w:bottom w:val="none" w:sz="0" w:space="0" w:color="auto"/>
                <w:right w:val="none" w:sz="0" w:space="0" w:color="auto"/>
              </w:divBdr>
            </w:div>
            <w:div w:id="182133247">
              <w:marLeft w:val="0"/>
              <w:marRight w:val="0"/>
              <w:marTop w:val="0"/>
              <w:marBottom w:val="0"/>
              <w:divBdr>
                <w:top w:val="none" w:sz="0" w:space="0" w:color="auto"/>
                <w:left w:val="none" w:sz="0" w:space="0" w:color="auto"/>
                <w:bottom w:val="none" w:sz="0" w:space="0" w:color="auto"/>
                <w:right w:val="none" w:sz="0" w:space="0" w:color="auto"/>
              </w:divBdr>
            </w:div>
            <w:div w:id="182519134">
              <w:marLeft w:val="0"/>
              <w:marRight w:val="0"/>
              <w:marTop w:val="0"/>
              <w:marBottom w:val="0"/>
              <w:divBdr>
                <w:top w:val="none" w:sz="0" w:space="0" w:color="auto"/>
                <w:left w:val="none" w:sz="0" w:space="0" w:color="auto"/>
                <w:bottom w:val="none" w:sz="0" w:space="0" w:color="auto"/>
                <w:right w:val="none" w:sz="0" w:space="0" w:color="auto"/>
              </w:divBdr>
            </w:div>
            <w:div w:id="183324765">
              <w:marLeft w:val="0"/>
              <w:marRight w:val="0"/>
              <w:marTop w:val="0"/>
              <w:marBottom w:val="0"/>
              <w:divBdr>
                <w:top w:val="none" w:sz="0" w:space="0" w:color="auto"/>
                <w:left w:val="none" w:sz="0" w:space="0" w:color="auto"/>
                <w:bottom w:val="none" w:sz="0" w:space="0" w:color="auto"/>
                <w:right w:val="none" w:sz="0" w:space="0" w:color="auto"/>
              </w:divBdr>
            </w:div>
            <w:div w:id="185408859">
              <w:marLeft w:val="0"/>
              <w:marRight w:val="0"/>
              <w:marTop w:val="0"/>
              <w:marBottom w:val="0"/>
              <w:divBdr>
                <w:top w:val="none" w:sz="0" w:space="0" w:color="auto"/>
                <w:left w:val="none" w:sz="0" w:space="0" w:color="auto"/>
                <w:bottom w:val="none" w:sz="0" w:space="0" w:color="auto"/>
                <w:right w:val="none" w:sz="0" w:space="0" w:color="auto"/>
              </w:divBdr>
            </w:div>
            <w:div w:id="185484307">
              <w:marLeft w:val="0"/>
              <w:marRight w:val="0"/>
              <w:marTop w:val="0"/>
              <w:marBottom w:val="0"/>
              <w:divBdr>
                <w:top w:val="none" w:sz="0" w:space="0" w:color="auto"/>
                <w:left w:val="none" w:sz="0" w:space="0" w:color="auto"/>
                <w:bottom w:val="none" w:sz="0" w:space="0" w:color="auto"/>
                <w:right w:val="none" w:sz="0" w:space="0" w:color="auto"/>
              </w:divBdr>
            </w:div>
            <w:div w:id="186599145">
              <w:marLeft w:val="0"/>
              <w:marRight w:val="0"/>
              <w:marTop w:val="0"/>
              <w:marBottom w:val="0"/>
              <w:divBdr>
                <w:top w:val="none" w:sz="0" w:space="0" w:color="auto"/>
                <w:left w:val="none" w:sz="0" w:space="0" w:color="auto"/>
                <w:bottom w:val="none" w:sz="0" w:space="0" w:color="auto"/>
                <w:right w:val="none" w:sz="0" w:space="0" w:color="auto"/>
              </w:divBdr>
            </w:div>
            <w:div w:id="187984976">
              <w:marLeft w:val="0"/>
              <w:marRight w:val="0"/>
              <w:marTop w:val="0"/>
              <w:marBottom w:val="0"/>
              <w:divBdr>
                <w:top w:val="none" w:sz="0" w:space="0" w:color="auto"/>
                <w:left w:val="none" w:sz="0" w:space="0" w:color="auto"/>
                <w:bottom w:val="none" w:sz="0" w:space="0" w:color="auto"/>
                <w:right w:val="none" w:sz="0" w:space="0" w:color="auto"/>
              </w:divBdr>
            </w:div>
            <w:div w:id="190728294">
              <w:marLeft w:val="0"/>
              <w:marRight w:val="0"/>
              <w:marTop w:val="0"/>
              <w:marBottom w:val="0"/>
              <w:divBdr>
                <w:top w:val="none" w:sz="0" w:space="0" w:color="auto"/>
                <w:left w:val="none" w:sz="0" w:space="0" w:color="auto"/>
                <w:bottom w:val="none" w:sz="0" w:space="0" w:color="auto"/>
                <w:right w:val="none" w:sz="0" w:space="0" w:color="auto"/>
              </w:divBdr>
            </w:div>
            <w:div w:id="193082993">
              <w:marLeft w:val="0"/>
              <w:marRight w:val="0"/>
              <w:marTop w:val="0"/>
              <w:marBottom w:val="0"/>
              <w:divBdr>
                <w:top w:val="none" w:sz="0" w:space="0" w:color="auto"/>
                <w:left w:val="none" w:sz="0" w:space="0" w:color="auto"/>
                <w:bottom w:val="none" w:sz="0" w:space="0" w:color="auto"/>
                <w:right w:val="none" w:sz="0" w:space="0" w:color="auto"/>
              </w:divBdr>
            </w:div>
            <w:div w:id="195125970">
              <w:marLeft w:val="0"/>
              <w:marRight w:val="0"/>
              <w:marTop w:val="0"/>
              <w:marBottom w:val="0"/>
              <w:divBdr>
                <w:top w:val="none" w:sz="0" w:space="0" w:color="auto"/>
                <w:left w:val="none" w:sz="0" w:space="0" w:color="auto"/>
                <w:bottom w:val="none" w:sz="0" w:space="0" w:color="auto"/>
                <w:right w:val="none" w:sz="0" w:space="0" w:color="auto"/>
              </w:divBdr>
            </w:div>
            <w:div w:id="195505668">
              <w:marLeft w:val="0"/>
              <w:marRight w:val="0"/>
              <w:marTop w:val="0"/>
              <w:marBottom w:val="0"/>
              <w:divBdr>
                <w:top w:val="none" w:sz="0" w:space="0" w:color="auto"/>
                <w:left w:val="none" w:sz="0" w:space="0" w:color="auto"/>
                <w:bottom w:val="none" w:sz="0" w:space="0" w:color="auto"/>
                <w:right w:val="none" w:sz="0" w:space="0" w:color="auto"/>
              </w:divBdr>
            </w:div>
            <w:div w:id="198278507">
              <w:marLeft w:val="0"/>
              <w:marRight w:val="0"/>
              <w:marTop w:val="0"/>
              <w:marBottom w:val="0"/>
              <w:divBdr>
                <w:top w:val="none" w:sz="0" w:space="0" w:color="auto"/>
                <w:left w:val="none" w:sz="0" w:space="0" w:color="auto"/>
                <w:bottom w:val="none" w:sz="0" w:space="0" w:color="auto"/>
                <w:right w:val="none" w:sz="0" w:space="0" w:color="auto"/>
              </w:divBdr>
            </w:div>
            <w:div w:id="201982334">
              <w:marLeft w:val="0"/>
              <w:marRight w:val="0"/>
              <w:marTop w:val="0"/>
              <w:marBottom w:val="0"/>
              <w:divBdr>
                <w:top w:val="none" w:sz="0" w:space="0" w:color="auto"/>
                <w:left w:val="none" w:sz="0" w:space="0" w:color="auto"/>
                <w:bottom w:val="none" w:sz="0" w:space="0" w:color="auto"/>
                <w:right w:val="none" w:sz="0" w:space="0" w:color="auto"/>
              </w:divBdr>
            </w:div>
            <w:div w:id="202524927">
              <w:marLeft w:val="0"/>
              <w:marRight w:val="0"/>
              <w:marTop w:val="0"/>
              <w:marBottom w:val="0"/>
              <w:divBdr>
                <w:top w:val="none" w:sz="0" w:space="0" w:color="auto"/>
                <w:left w:val="none" w:sz="0" w:space="0" w:color="auto"/>
                <w:bottom w:val="none" w:sz="0" w:space="0" w:color="auto"/>
                <w:right w:val="none" w:sz="0" w:space="0" w:color="auto"/>
              </w:divBdr>
            </w:div>
            <w:div w:id="203103054">
              <w:marLeft w:val="0"/>
              <w:marRight w:val="0"/>
              <w:marTop w:val="0"/>
              <w:marBottom w:val="0"/>
              <w:divBdr>
                <w:top w:val="none" w:sz="0" w:space="0" w:color="auto"/>
                <w:left w:val="none" w:sz="0" w:space="0" w:color="auto"/>
                <w:bottom w:val="none" w:sz="0" w:space="0" w:color="auto"/>
                <w:right w:val="none" w:sz="0" w:space="0" w:color="auto"/>
              </w:divBdr>
            </w:div>
            <w:div w:id="203179079">
              <w:marLeft w:val="0"/>
              <w:marRight w:val="0"/>
              <w:marTop w:val="0"/>
              <w:marBottom w:val="0"/>
              <w:divBdr>
                <w:top w:val="none" w:sz="0" w:space="0" w:color="auto"/>
                <w:left w:val="none" w:sz="0" w:space="0" w:color="auto"/>
                <w:bottom w:val="none" w:sz="0" w:space="0" w:color="auto"/>
                <w:right w:val="none" w:sz="0" w:space="0" w:color="auto"/>
              </w:divBdr>
            </w:div>
            <w:div w:id="204761924">
              <w:marLeft w:val="0"/>
              <w:marRight w:val="0"/>
              <w:marTop w:val="0"/>
              <w:marBottom w:val="0"/>
              <w:divBdr>
                <w:top w:val="none" w:sz="0" w:space="0" w:color="auto"/>
                <w:left w:val="none" w:sz="0" w:space="0" w:color="auto"/>
                <w:bottom w:val="none" w:sz="0" w:space="0" w:color="auto"/>
                <w:right w:val="none" w:sz="0" w:space="0" w:color="auto"/>
              </w:divBdr>
            </w:div>
            <w:div w:id="205067505">
              <w:marLeft w:val="0"/>
              <w:marRight w:val="0"/>
              <w:marTop w:val="0"/>
              <w:marBottom w:val="0"/>
              <w:divBdr>
                <w:top w:val="none" w:sz="0" w:space="0" w:color="auto"/>
                <w:left w:val="none" w:sz="0" w:space="0" w:color="auto"/>
                <w:bottom w:val="none" w:sz="0" w:space="0" w:color="auto"/>
                <w:right w:val="none" w:sz="0" w:space="0" w:color="auto"/>
              </w:divBdr>
            </w:div>
            <w:div w:id="206070192">
              <w:marLeft w:val="0"/>
              <w:marRight w:val="0"/>
              <w:marTop w:val="0"/>
              <w:marBottom w:val="0"/>
              <w:divBdr>
                <w:top w:val="none" w:sz="0" w:space="0" w:color="auto"/>
                <w:left w:val="none" w:sz="0" w:space="0" w:color="auto"/>
                <w:bottom w:val="none" w:sz="0" w:space="0" w:color="auto"/>
                <w:right w:val="none" w:sz="0" w:space="0" w:color="auto"/>
              </w:divBdr>
            </w:div>
            <w:div w:id="206527274">
              <w:marLeft w:val="0"/>
              <w:marRight w:val="0"/>
              <w:marTop w:val="0"/>
              <w:marBottom w:val="0"/>
              <w:divBdr>
                <w:top w:val="none" w:sz="0" w:space="0" w:color="auto"/>
                <w:left w:val="none" w:sz="0" w:space="0" w:color="auto"/>
                <w:bottom w:val="none" w:sz="0" w:space="0" w:color="auto"/>
                <w:right w:val="none" w:sz="0" w:space="0" w:color="auto"/>
              </w:divBdr>
            </w:div>
            <w:div w:id="206719244">
              <w:marLeft w:val="0"/>
              <w:marRight w:val="0"/>
              <w:marTop w:val="0"/>
              <w:marBottom w:val="0"/>
              <w:divBdr>
                <w:top w:val="none" w:sz="0" w:space="0" w:color="auto"/>
                <w:left w:val="none" w:sz="0" w:space="0" w:color="auto"/>
                <w:bottom w:val="none" w:sz="0" w:space="0" w:color="auto"/>
                <w:right w:val="none" w:sz="0" w:space="0" w:color="auto"/>
              </w:divBdr>
            </w:div>
            <w:div w:id="209538386">
              <w:marLeft w:val="0"/>
              <w:marRight w:val="0"/>
              <w:marTop w:val="0"/>
              <w:marBottom w:val="0"/>
              <w:divBdr>
                <w:top w:val="none" w:sz="0" w:space="0" w:color="auto"/>
                <w:left w:val="none" w:sz="0" w:space="0" w:color="auto"/>
                <w:bottom w:val="none" w:sz="0" w:space="0" w:color="auto"/>
                <w:right w:val="none" w:sz="0" w:space="0" w:color="auto"/>
              </w:divBdr>
            </w:div>
            <w:div w:id="211574323">
              <w:marLeft w:val="0"/>
              <w:marRight w:val="0"/>
              <w:marTop w:val="0"/>
              <w:marBottom w:val="0"/>
              <w:divBdr>
                <w:top w:val="none" w:sz="0" w:space="0" w:color="auto"/>
                <w:left w:val="none" w:sz="0" w:space="0" w:color="auto"/>
                <w:bottom w:val="none" w:sz="0" w:space="0" w:color="auto"/>
                <w:right w:val="none" w:sz="0" w:space="0" w:color="auto"/>
              </w:divBdr>
            </w:div>
            <w:div w:id="212499822">
              <w:marLeft w:val="0"/>
              <w:marRight w:val="0"/>
              <w:marTop w:val="0"/>
              <w:marBottom w:val="0"/>
              <w:divBdr>
                <w:top w:val="none" w:sz="0" w:space="0" w:color="auto"/>
                <w:left w:val="none" w:sz="0" w:space="0" w:color="auto"/>
                <w:bottom w:val="none" w:sz="0" w:space="0" w:color="auto"/>
                <w:right w:val="none" w:sz="0" w:space="0" w:color="auto"/>
              </w:divBdr>
            </w:div>
            <w:div w:id="212884961">
              <w:marLeft w:val="0"/>
              <w:marRight w:val="0"/>
              <w:marTop w:val="0"/>
              <w:marBottom w:val="0"/>
              <w:divBdr>
                <w:top w:val="none" w:sz="0" w:space="0" w:color="auto"/>
                <w:left w:val="none" w:sz="0" w:space="0" w:color="auto"/>
                <w:bottom w:val="none" w:sz="0" w:space="0" w:color="auto"/>
                <w:right w:val="none" w:sz="0" w:space="0" w:color="auto"/>
              </w:divBdr>
            </w:div>
            <w:div w:id="213548304">
              <w:marLeft w:val="0"/>
              <w:marRight w:val="0"/>
              <w:marTop w:val="0"/>
              <w:marBottom w:val="0"/>
              <w:divBdr>
                <w:top w:val="none" w:sz="0" w:space="0" w:color="auto"/>
                <w:left w:val="none" w:sz="0" w:space="0" w:color="auto"/>
                <w:bottom w:val="none" w:sz="0" w:space="0" w:color="auto"/>
                <w:right w:val="none" w:sz="0" w:space="0" w:color="auto"/>
              </w:divBdr>
            </w:div>
            <w:div w:id="213778575">
              <w:marLeft w:val="0"/>
              <w:marRight w:val="0"/>
              <w:marTop w:val="0"/>
              <w:marBottom w:val="0"/>
              <w:divBdr>
                <w:top w:val="none" w:sz="0" w:space="0" w:color="auto"/>
                <w:left w:val="none" w:sz="0" w:space="0" w:color="auto"/>
                <w:bottom w:val="none" w:sz="0" w:space="0" w:color="auto"/>
                <w:right w:val="none" w:sz="0" w:space="0" w:color="auto"/>
              </w:divBdr>
            </w:div>
            <w:div w:id="214436847">
              <w:marLeft w:val="0"/>
              <w:marRight w:val="0"/>
              <w:marTop w:val="0"/>
              <w:marBottom w:val="0"/>
              <w:divBdr>
                <w:top w:val="none" w:sz="0" w:space="0" w:color="auto"/>
                <w:left w:val="none" w:sz="0" w:space="0" w:color="auto"/>
                <w:bottom w:val="none" w:sz="0" w:space="0" w:color="auto"/>
                <w:right w:val="none" w:sz="0" w:space="0" w:color="auto"/>
              </w:divBdr>
            </w:div>
            <w:div w:id="215241190">
              <w:marLeft w:val="0"/>
              <w:marRight w:val="0"/>
              <w:marTop w:val="0"/>
              <w:marBottom w:val="0"/>
              <w:divBdr>
                <w:top w:val="none" w:sz="0" w:space="0" w:color="auto"/>
                <w:left w:val="none" w:sz="0" w:space="0" w:color="auto"/>
                <w:bottom w:val="none" w:sz="0" w:space="0" w:color="auto"/>
                <w:right w:val="none" w:sz="0" w:space="0" w:color="auto"/>
              </w:divBdr>
            </w:div>
            <w:div w:id="215436716">
              <w:marLeft w:val="0"/>
              <w:marRight w:val="0"/>
              <w:marTop w:val="0"/>
              <w:marBottom w:val="0"/>
              <w:divBdr>
                <w:top w:val="none" w:sz="0" w:space="0" w:color="auto"/>
                <w:left w:val="none" w:sz="0" w:space="0" w:color="auto"/>
                <w:bottom w:val="none" w:sz="0" w:space="0" w:color="auto"/>
                <w:right w:val="none" w:sz="0" w:space="0" w:color="auto"/>
              </w:divBdr>
            </w:div>
            <w:div w:id="216858728">
              <w:marLeft w:val="0"/>
              <w:marRight w:val="0"/>
              <w:marTop w:val="0"/>
              <w:marBottom w:val="0"/>
              <w:divBdr>
                <w:top w:val="none" w:sz="0" w:space="0" w:color="auto"/>
                <w:left w:val="none" w:sz="0" w:space="0" w:color="auto"/>
                <w:bottom w:val="none" w:sz="0" w:space="0" w:color="auto"/>
                <w:right w:val="none" w:sz="0" w:space="0" w:color="auto"/>
              </w:divBdr>
            </w:div>
            <w:div w:id="218396437">
              <w:marLeft w:val="0"/>
              <w:marRight w:val="0"/>
              <w:marTop w:val="0"/>
              <w:marBottom w:val="0"/>
              <w:divBdr>
                <w:top w:val="none" w:sz="0" w:space="0" w:color="auto"/>
                <w:left w:val="none" w:sz="0" w:space="0" w:color="auto"/>
                <w:bottom w:val="none" w:sz="0" w:space="0" w:color="auto"/>
                <w:right w:val="none" w:sz="0" w:space="0" w:color="auto"/>
              </w:divBdr>
            </w:div>
            <w:div w:id="218398519">
              <w:marLeft w:val="0"/>
              <w:marRight w:val="0"/>
              <w:marTop w:val="0"/>
              <w:marBottom w:val="0"/>
              <w:divBdr>
                <w:top w:val="none" w:sz="0" w:space="0" w:color="auto"/>
                <w:left w:val="none" w:sz="0" w:space="0" w:color="auto"/>
                <w:bottom w:val="none" w:sz="0" w:space="0" w:color="auto"/>
                <w:right w:val="none" w:sz="0" w:space="0" w:color="auto"/>
              </w:divBdr>
            </w:div>
            <w:div w:id="219100507">
              <w:marLeft w:val="0"/>
              <w:marRight w:val="0"/>
              <w:marTop w:val="0"/>
              <w:marBottom w:val="0"/>
              <w:divBdr>
                <w:top w:val="none" w:sz="0" w:space="0" w:color="auto"/>
                <w:left w:val="none" w:sz="0" w:space="0" w:color="auto"/>
                <w:bottom w:val="none" w:sz="0" w:space="0" w:color="auto"/>
                <w:right w:val="none" w:sz="0" w:space="0" w:color="auto"/>
              </w:divBdr>
            </w:div>
            <w:div w:id="219682003">
              <w:marLeft w:val="0"/>
              <w:marRight w:val="0"/>
              <w:marTop w:val="0"/>
              <w:marBottom w:val="0"/>
              <w:divBdr>
                <w:top w:val="none" w:sz="0" w:space="0" w:color="auto"/>
                <w:left w:val="none" w:sz="0" w:space="0" w:color="auto"/>
                <w:bottom w:val="none" w:sz="0" w:space="0" w:color="auto"/>
                <w:right w:val="none" w:sz="0" w:space="0" w:color="auto"/>
              </w:divBdr>
            </w:div>
            <w:div w:id="219949191">
              <w:marLeft w:val="0"/>
              <w:marRight w:val="0"/>
              <w:marTop w:val="0"/>
              <w:marBottom w:val="0"/>
              <w:divBdr>
                <w:top w:val="none" w:sz="0" w:space="0" w:color="auto"/>
                <w:left w:val="none" w:sz="0" w:space="0" w:color="auto"/>
                <w:bottom w:val="none" w:sz="0" w:space="0" w:color="auto"/>
                <w:right w:val="none" w:sz="0" w:space="0" w:color="auto"/>
              </w:divBdr>
            </w:div>
            <w:div w:id="220410208">
              <w:marLeft w:val="0"/>
              <w:marRight w:val="0"/>
              <w:marTop w:val="0"/>
              <w:marBottom w:val="0"/>
              <w:divBdr>
                <w:top w:val="none" w:sz="0" w:space="0" w:color="auto"/>
                <w:left w:val="none" w:sz="0" w:space="0" w:color="auto"/>
                <w:bottom w:val="none" w:sz="0" w:space="0" w:color="auto"/>
                <w:right w:val="none" w:sz="0" w:space="0" w:color="auto"/>
              </w:divBdr>
            </w:div>
            <w:div w:id="220606164">
              <w:marLeft w:val="0"/>
              <w:marRight w:val="0"/>
              <w:marTop w:val="0"/>
              <w:marBottom w:val="0"/>
              <w:divBdr>
                <w:top w:val="none" w:sz="0" w:space="0" w:color="auto"/>
                <w:left w:val="none" w:sz="0" w:space="0" w:color="auto"/>
                <w:bottom w:val="none" w:sz="0" w:space="0" w:color="auto"/>
                <w:right w:val="none" w:sz="0" w:space="0" w:color="auto"/>
              </w:divBdr>
            </w:div>
            <w:div w:id="223412401">
              <w:marLeft w:val="0"/>
              <w:marRight w:val="0"/>
              <w:marTop w:val="0"/>
              <w:marBottom w:val="0"/>
              <w:divBdr>
                <w:top w:val="none" w:sz="0" w:space="0" w:color="auto"/>
                <w:left w:val="none" w:sz="0" w:space="0" w:color="auto"/>
                <w:bottom w:val="none" w:sz="0" w:space="0" w:color="auto"/>
                <w:right w:val="none" w:sz="0" w:space="0" w:color="auto"/>
              </w:divBdr>
              <w:divsChild>
                <w:div w:id="40374135">
                  <w:marLeft w:val="0"/>
                  <w:marRight w:val="0"/>
                  <w:marTop w:val="0"/>
                  <w:marBottom w:val="0"/>
                  <w:divBdr>
                    <w:top w:val="none" w:sz="0" w:space="0" w:color="auto"/>
                    <w:left w:val="none" w:sz="0" w:space="0" w:color="auto"/>
                    <w:bottom w:val="none" w:sz="0" w:space="0" w:color="auto"/>
                    <w:right w:val="none" w:sz="0" w:space="0" w:color="auto"/>
                  </w:divBdr>
                </w:div>
                <w:div w:id="261885058">
                  <w:marLeft w:val="0"/>
                  <w:marRight w:val="0"/>
                  <w:marTop w:val="0"/>
                  <w:marBottom w:val="0"/>
                  <w:divBdr>
                    <w:top w:val="none" w:sz="0" w:space="0" w:color="auto"/>
                    <w:left w:val="none" w:sz="0" w:space="0" w:color="auto"/>
                    <w:bottom w:val="none" w:sz="0" w:space="0" w:color="auto"/>
                    <w:right w:val="none" w:sz="0" w:space="0" w:color="auto"/>
                  </w:divBdr>
                </w:div>
                <w:div w:id="338851525">
                  <w:marLeft w:val="0"/>
                  <w:marRight w:val="0"/>
                  <w:marTop w:val="0"/>
                  <w:marBottom w:val="0"/>
                  <w:divBdr>
                    <w:top w:val="none" w:sz="0" w:space="0" w:color="auto"/>
                    <w:left w:val="none" w:sz="0" w:space="0" w:color="auto"/>
                    <w:bottom w:val="none" w:sz="0" w:space="0" w:color="auto"/>
                    <w:right w:val="none" w:sz="0" w:space="0" w:color="auto"/>
                  </w:divBdr>
                </w:div>
                <w:div w:id="347608771">
                  <w:marLeft w:val="0"/>
                  <w:marRight w:val="0"/>
                  <w:marTop w:val="0"/>
                  <w:marBottom w:val="0"/>
                  <w:divBdr>
                    <w:top w:val="none" w:sz="0" w:space="0" w:color="auto"/>
                    <w:left w:val="none" w:sz="0" w:space="0" w:color="auto"/>
                    <w:bottom w:val="none" w:sz="0" w:space="0" w:color="auto"/>
                    <w:right w:val="none" w:sz="0" w:space="0" w:color="auto"/>
                  </w:divBdr>
                </w:div>
                <w:div w:id="694162732">
                  <w:marLeft w:val="0"/>
                  <w:marRight w:val="0"/>
                  <w:marTop w:val="0"/>
                  <w:marBottom w:val="0"/>
                  <w:divBdr>
                    <w:top w:val="none" w:sz="0" w:space="0" w:color="auto"/>
                    <w:left w:val="none" w:sz="0" w:space="0" w:color="auto"/>
                    <w:bottom w:val="none" w:sz="0" w:space="0" w:color="auto"/>
                    <w:right w:val="none" w:sz="0" w:space="0" w:color="auto"/>
                  </w:divBdr>
                </w:div>
                <w:div w:id="773284193">
                  <w:marLeft w:val="0"/>
                  <w:marRight w:val="0"/>
                  <w:marTop w:val="0"/>
                  <w:marBottom w:val="0"/>
                  <w:divBdr>
                    <w:top w:val="none" w:sz="0" w:space="0" w:color="auto"/>
                    <w:left w:val="none" w:sz="0" w:space="0" w:color="auto"/>
                    <w:bottom w:val="none" w:sz="0" w:space="0" w:color="auto"/>
                    <w:right w:val="none" w:sz="0" w:space="0" w:color="auto"/>
                  </w:divBdr>
                </w:div>
                <w:div w:id="982855652">
                  <w:marLeft w:val="0"/>
                  <w:marRight w:val="0"/>
                  <w:marTop w:val="0"/>
                  <w:marBottom w:val="0"/>
                  <w:divBdr>
                    <w:top w:val="none" w:sz="0" w:space="0" w:color="auto"/>
                    <w:left w:val="none" w:sz="0" w:space="0" w:color="auto"/>
                    <w:bottom w:val="none" w:sz="0" w:space="0" w:color="auto"/>
                    <w:right w:val="none" w:sz="0" w:space="0" w:color="auto"/>
                  </w:divBdr>
                </w:div>
                <w:div w:id="992022050">
                  <w:marLeft w:val="0"/>
                  <w:marRight w:val="0"/>
                  <w:marTop w:val="0"/>
                  <w:marBottom w:val="0"/>
                  <w:divBdr>
                    <w:top w:val="none" w:sz="0" w:space="0" w:color="auto"/>
                    <w:left w:val="none" w:sz="0" w:space="0" w:color="auto"/>
                    <w:bottom w:val="none" w:sz="0" w:space="0" w:color="auto"/>
                    <w:right w:val="none" w:sz="0" w:space="0" w:color="auto"/>
                  </w:divBdr>
                </w:div>
                <w:div w:id="1045375361">
                  <w:marLeft w:val="0"/>
                  <w:marRight w:val="0"/>
                  <w:marTop w:val="0"/>
                  <w:marBottom w:val="0"/>
                  <w:divBdr>
                    <w:top w:val="none" w:sz="0" w:space="0" w:color="auto"/>
                    <w:left w:val="none" w:sz="0" w:space="0" w:color="auto"/>
                    <w:bottom w:val="none" w:sz="0" w:space="0" w:color="auto"/>
                    <w:right w:val="none" w:sz="0" w:space="0" w:color="auto"/>
                  </w:divBdr>
                </w:div>
                <w:div w:id="1099445647">
                  <w:marLeft w:val="0"/>
                  <w:marRight w:val="0"/>
                  <w:marTop w:val="0"/>
                  <w:marBottom w:val="0"/>
                  <w:divBdr>
                    <w:top w:val="none" w:sz="0" w:space="0" w:color="auto"/>
                    <w:left w:val="none" w:sz="0" w:space="0" w:color="auto"/>
                    <w:bottom w:val="none" w:sz="0" w:space="0" w:color="auto"/>
                    <w:right w:val="none" w:sz="0" w:space="0" w:color="auto"/>
                  </w:divBdr>
                </w:div>
                <w:div w:id="1108887635">
                  <w:marLeft w:val="0"/>
                  <w:marRight w:val="0"/>
                  <w:marTop w:val="0"/>
                  <w:marBottom w:val="0"/>
                  <w:divBdr>
                    <w:top w:val="none" w:sz="0" w:space="0" w:color="auto"/>
                    <w:left w:val="none" w:sz="0" w:space="0" w:color="auto"/>
                    <w:bottom w:val="none" w:sz="0" w:space="0" w:color="auto"/>
                    <w:right w:val="none" w:sz="0" w:space="0" w:color="auto"/>
                  </w:divBdr>
                </w:div>
                <w:div w:id="1266112049">
                  <w:marLeft w:val="0"/>
                  <w:marRight w:val="0"/>
                  <w:marTop w:val="0"/>
                  <w:marBottom w:val="0"/>
                  <w:divBdr>
                    <w:top w:val="none" w:sz="0" w:space="0" w:color="auto"/>
                    <w:left w:val="none" w:sz="0" w:space="0" w:color="auto"/>
                    <w:bottom w:val="none" w:sz="0" w:space="0" w:color="auto"/>
                    <w:right w:val="none" w:sz="0" w:space="0" w:color="auto"/>
                  </w:divBdr>
                </w:div>
                <w:div w:id="1486241867">
                  <w:marLeft w:val="0"/>
                  <w:marRight w:val="0"/>
                  <w:marTop w:val="0"/>
                  <w:marBottom w:val="0"/>
                  <w:divBdr>
                    <w:top w:val="none" w:sz="0" w:space="0" w:color="auto"/>
                    <w:left w:val="none" w:sz="0" w:space="0" w:color="auto"/>
                    <w:bottom w:val="none" w:sz="0" w:space="0" w:color="auto"/>
                    <w:right w:val="none" w:sz="0" w:space="0" w:color="auto"/>
                  </w:divBdr>
                </w:div>
                <w:div w:id="1502619347">
                  <w:marLeft w:val="0"/>
                  <w:marRight w:val="0"/>
                  <w:marTop w:val="0"/>
                  <w:marBottom w:val="0"/>
                  <w:divBdr>
                    <w:top w:val="none" w:sz="0" w:space="0" w:color="auto"/>
                    <w:left w:val="none" w:sz="0" w:space="0" w:color="auto"/>
                    <w:bottom w:val="none" w:sz="0" w:space="0" w:color="auto"/>
                    <w:right w:val="none" w:sz="0" w:space="0" w:color="auto"/>
                  </w:divBdr>
                </w:div>
                <w:div w:id="1593390310">
                  <w:marLeft w:val="0"/>
                  <w:marRight w:val="0"/>
                  <w:marTop w:val="0"/>
                  <w:marBottom w:val="0"/>
                  <w:divBdr>
                    <w:top w:val="none" w:sz="0" w:space="0" w:color="auto"/>
                    <w:left w:val="none" w:sz="0" w:space="0" w:color="auto"/>
                    <w:bottom w:val="none" w:sz="0" w:space="0" w:color="auto"/>
                    <w:right w:val="none" w:sz="0" w:space="0" w:color="auto"/>
                  </w:divBdr>
                </w:div>
                <w:div w:id="1680500624">
                  <w:marLeft w:val="0"/>
                  <w:marRight w:val="0"/>
                  <w:marTop w:val="0"/>
                  <w:marBottom w:val="0"/>
                  <w:divBdr>
                    <w:top w:val="none" w:sz="0" w:space="0" w:color="auto"/>
                    <w:left w:val="none" w:sz="0" w:space="0" w:color="auto"/>
                    <w:bottom w:val="none" w:sz="0" w:space="0" w:color="auto"/>
                    <w:right w:val="none" w:sz="0" w:space="0" w:color="auto"/>
                  </w:divBdr>
                </w:div>
                <w:div w:id="1745567021">
                  <w:marLeft w:val="0"/>
                  <w:marRight w:val="0"/>
                  <w:marTop w:val="0"/>
                  <w:marBottom w:val="0"/>
                  <w:divBdr>
                    <w:top w:val="none" w:sz="0" w:space="0" w:color="auto"/>
                    <w:left w:val="none" w:sz="0" w:space="0" w:color="auto"/>
                    <w:bottom w:val="none" w:sz="0" w:space="0" w:color="auto"/>
                    <w:right w:val="none" w:sz="0" w:space="0" w:color="auto"/>
                  </w:divBdr>
                </w:div>
                <w:div w:id="1995209589">
                  <w:marLeft w:val="0"/>
                  <w:marRight w:val="0"/>
                  <w:marTop w:val="0"/>
                  <w:marBottom w:val="0"/>
                  <w:divBdr>
                    <w:top w:val="none" w:sz="0" w:space="0" w:color="auto"/>
                    <w:left w:val="none" w:sz="0" w:space="0" w:color="auto"/>
                    <w:bottom w:val="none" w:sz="0" w:space="0" w:color="auto"/>
                    <w:right w:val="none" w:sz="0" w:space="0" w:color="auto"/>
                  </w:divBdr>
                </w:div>
              </w:divsChild>
            </w:div>
            <w:div w:id="224343162">
              <w:marLeft w:val="0"/>
              <w:marRight w:val="0"/>
              <w:marTop w:val="0"/>
              <w:marBottom w:val="0"/>
              <w:divBdr>
                <w:top w:val="none" w:sz="0" w:space="0" w:color="auto"/>
                <w:left w:val="none" w:sz="0" w:space="0" w:color="auto"/>
                <w:bottom w:val="none" w:sz="0" w:space="0" w:color="auto"/>
                <w:right w:val="none" w:sz="0" w:space="0" w:color="auto"/>
              </w:divBdr>
            </w:div>
            <w:div w:id="224920745">
              <w:marLeft w:val="0"/>
              <w:marRight w:val="0"/>
              <w:marTop w:val="0"/>
              <w:marBottom w:val="0"/>
              <w:divBdr>
                <w:top w:val="none" w:sz="0" w:space="0" w:color="auto"/>
                <w:left w:val="none" w:sz="0" w:space="0" w:color="auto"/>
                <w:bottom w:val="none" w:sz="0" w:space="0" w:color="auto"/>
                <w:right w:val="none" w:sz="0" w:space="0" w:color="auto"/>
              </w:divBdr>
            </w:div>
            <w:div w:id="225260997">
              <w:marLeft w:val="0"/>
              <w:marRight w:val="0"/>
              <w:marTop w:val="0"/>
              <w:marBottom w:val="0"/>
              <w:divBdr>
                <w:top w:val="none" w:sz="0" w:space="0" w:color="auto"/>
                <w:left w:val="none" w:sz="0" w:space="0" w:color="auto"/>
                <w:bottom w:val="none" w:sz="0" w:space="0" w:color="auto"/>
                <w:right w:val="none" w:sz="0" w:space="0" w:color="auto"/>
              </w:divBdr>
            </w:div>
            <w:div w:id="225459026">
              <w:marLeft w:val="0"/>
              <w:marRight w:val="0"/>
              <w:marTop w:val="0"/>
              <w:marBottom w:val="0"/>
              <w:divBdr>
                <w:top w:val="none" w:sz="0" w:space="0" w:color="auto"/>
                <w:left w:val="none" w:sz="0" w:space="0" w:color="auto"/>
                <w:bottom w:val="none" w:sz="0" w:space="0" w:color="auto"/>
                <w:right w:val="none" w:sz="0" w:space="0" w:color="auto"/>
              </w:divBdr>
            </w:div>
            <w:div w:id="226382631">
              <w:marLeft w:val="0"/>
              <w:marRight w:val="0"/>
              <w:marTop w:val="0"/>
              <w:marBottom w:val="0"/>
              <w:divBdr>
                <w:top w:val="none" w:sz="0" w:space="0" w:color="auto"/>
                <w:left w:val="none" w:sz="0" w:space="0" w:color="auto"/>
                <w:bottom w:val="none" w:sz="0" w:space="0" w:color="auto"/>
                <w:right w:val="none" w:sz="0" w:space="0" w:color="auto"/>
              </w:divBdr>
            </w:div>
            <w:div w:id="227889751">
              <w:marLeft w:val="0"/>
              <w:marRight w:val="0"/>
              <w:marTop w:val="0"/>
              <w:marBottom w:val="0"/>
              <w:divBdr>
                <w:top w:val="none" w:sz="0" w:space="0" w:color="auto"/>
                <w:left w:val="none" w:sz="0" w:space="0" w:color="auto"/>
                <w:bottom w:val="none" w:sz="0" w:space="0" w:color="auto"/>
                <w:right w:val="none" w:sz="0" w:space="0" w:color="auto"/>
              </w:divBdr>
            </w:div>
            <w:div w:id="229927075">
              <w:marLeft w:val="0"/>
              <w:marRight w:val="0"/>
              <w:marTop w:val="0"/>
              <w:marBottom w:val="0"/>
              <w:divBdr>
                <w:top w:val="none" w:sz="0" w:space="0" w:color="auto"/>
                <w:left w:val="none" w:sz="0" w:space="0" w:color="auto"/>
                <w:bottom w:val="none" w:sz="0" w:space="0" w:color="auto"/>
                <w:right w:val="none" w:sz="0" w:space="0" w:color="auto"/>
              </w:divBdr>
            </w:div>
            <w:div w:id="230039946">
              <w:marLeft w:val="0"/>
              <w:marRight w:val="0"/>
              <w:marTop w:val="0"/>
              <w:marBottom w:val="0"/>
              <w:divBdr>
                <w:top w:val="none" w:sz="0" w:space="0" w:color="auto"/>
                <w:left w:val="none" w:sz="0" w:space="0" w:color="auto"/>
                <w:bottom w:val="none" w:sz="0" w:space="0" w:color="auto"/>
                <w:right w:val="none" w:sz="0" w:space="0" w:color="auto"/>
              </w:divBdr>
            </w:div>
            <w:div w:id="230971762">
              <w:marLeft w:val="0"/>
              <w:marRight w:val="0"/>
              <w:marTop w:val="0"/>
              <w:marBottom w:val="0"/>
              <w:divBdr>
                <w:top w:val="none" w:sz="0" w:space="0" w:color="auto"/>
                <w:left w:val="none" w:sz="0" w:space="0" w:color="auto"/>
                <w:bottom w:val="none" w:sz="0" w:space="0" w:color="auto"/>
                <w:right w:val="none" w:sz="0" w:space="0" w:color="auto"/>
              </w:divBdr>
            </w:div>
            <w:div w:id="232550507">
              <w:marLeft w:val="0"/>
              <w:marRight w:val="0"/>
              <w:marTop w:val="0"/>
              <w:marBottom w:val="0"/>
              <w:divBdr>
                <w:top w:val="none" w:sz="0" w:space="0" w:color="auto"/>
                <w:left w:val="none" w:sz="0" w:space="0" w:color="auto"/>
                <w:bottom w:val="none" w:sz="0" w:space="0" w:color="auto"/>
                <w:right w:val="none" w:sz="0" w:space="0" w:color="auto"/>
              </w:divBdr>
            </w:div>
            <w:div w:id="233508942">
              <w:marLeft w:val="0"/>
              <w:marRight w:val="0"/>
              <w:marTop w:val="0"/>
              <w:marBottom w:val="0"/>
              <w:divBdr>
                <w:top w:val="none" w:sz="0" w:space="0" w:color="auto"/>
                <w:left w:val="none" w:sz="0" w:space="0" w:color="auto"/>
                <w:bottom w:val="none" w:sz="0" w:space="0" w:color="auto"/>
                <w:right w:val="none" w:sz="0" w:space="0" w:color="auto"/>
              </w:divBdr>
            </w:div>
            <w:div w:id="234703662">
              <w:marLeft w:val="0"/>
              <w:marRight w:val="0"/>
              <w:marTop w:val="0"/>
              <w:marBottom w:val="0"/>
              <w:divBdr>
                <w:top w:val="none" w:sz="0" w:space="0" w:color="auto"/>
                <w:left w:val="none" w:sz="0" w:space="0" w:color="auto"/>
                <w:bottom w:val="none" w:sz="0" w:space="0" w:color="auto"/>
                <w:right w:val="none" w:sz="0" w:space="0" w:color="auto"/>
              </w:divBdr>
            </w:div>
            <w:div w:id="241531618">
              <w:marLeft w:val="0"/>
              <w:marRight w:val="0"/>
              <w:marTop w:val="0"/>
              <w:marBottom w:val="0"/>
              <w:divBdr>
                <w:top w:val="none" w:sz="0" w:space="0" w:color="auto"/>
                <w:left w:val="none" w:sz="0" w:space="0" w:color="auto"/>
                <w:bottom w:val="none" w:sz="0" w:space="0" w:color="auto"/>
                <w:right w:val="none" w:sz="0" w:space="0" w:color="auto"/>
              </w:divBdr>
            </w:div>
            <w:div w:id="241989380">
              <w:marLeft w:val="0"/>
              <w:marRight w:val="0"/>
              <w:marTop w:val="0"/>
              <w:marBottom w:val="0"/>
              <w:divBdr>
                <w:top w:val="none" w:sz="0" w:space="0" w:color="auto"/>
                <w:left w:val="none" w:sz="0" w:space="0" w:color="auto"/>
                <w:bottom w:val="none" w:sz="0" w:space="0" w:color="auto"/>
                <w:right w:val="none" w:sz="0" w:space="0" w:color="auto"/>
              </w:divBdr>
            </w:div>
            <w:div w:id="243147060">
              <w:marLeft w:val="0"/>
              <w:marRight w:val="0"/>
              <w:marTop w:val="0"/>
              <w:marBottom w:val="0"/>
              <w:divBdr>
                <w:top w:val="none" w:sz="0" w:space="0" w:color="auto"/>
                <w:left w:val="none" w:sz="0" w:space="0" w:color="auto"/>
                <w:bottom w:val="none" w:sz="0" w:space="0" w:color="auto"/>
                <w:right w:val="none" w:sz="0" w:space="0" w:color="auto"/>
              </w:divBdr>
            </w:div>
            <w:div w:id="244077626">
              <w:marLeft w:val="0"/>
              <w:marRight w:val="0"/>
              <w:marTop w:val="0"/>
              <w:marBottom w:val="0"/>
              <w:divBdr>
                <w:top w:val="none" w:sz="0" w:space="0" w:color="auto"/>
                <w:left w:val="none" w:sz="0" w:space="0" w:color="auto"/>
                <w:bottom w:val="none" w:sz="0" w:space="0" w:color="auto"/>
                <w:right w:val="none" w:sz="0" w:space="0" w:color="auto"/>
              </w:divBdr>
            </w:div>
            <w:div w:id="244148172">
              <w:marLeft w:val="0"/>
              <w:marRight w:val="0"/>
              <w:marTop w:val="0"/>
              <w:marBottom w:val="0"/>
              <w:divBdr>
                <w:top w:val="none" w:sz="0" w:space="0" w:color="auto"/>
                <w:left w:val="none" w:sz="0" w:space="0" w:color="auto"/>
                <w:bottom w:val="none" w:sz="0" w:space="0" w:color="auto"/>
                <w:right w:val="none" w:sz="0" w:space="0" w:color="auto"/>
              </w:divBdr>
            </w:div>
            <w:div w:id="245192811">
              <w:marLeft w:val="0"/>
              <w:marRight w:val="0"/>
              <w:marTop w:val="0"/>
              <w:marBottom w:val="0"/>
              <w:divBdr>
                <w:top w:val="none" w:sz="0" w:space="0" w:color="auto"/>
                <w:left w:val="none" w:sz="0" w:space="0" w:color="auto"/>
                <w:bottom w:val="none" w:sz="0" w:space="0" w:color="auto"/>
                <w:right w:val="none" w:sz="0" w:space="0" w:color="auto"/>
              </w:divBdr>
            </w:div>
            <w:div w:id="248276526">
              <w:marLeft w:val="0"/>
              <w:marRight w:val="0"/>
              <w:marTop w:val="0"/>
              <w:marBottom w:val="0"/>
              <w:divBdr>
                <w:top w:val="none" w:sz="0" w:space="0" w:color="auto"/>
                <w:left w:val="none" w:sz="0" w:space="0" w:color="auto"/>
                <w:bottom w:val="none" w:sz="0" w:space="0" w:color="auto"/>
                <w:right w:val="none" w:sz="0" w:space="0" w:color="auto"/>
              </w:divBdr>
            </w:div>
            <w:div w:id="248852596">
              <w:marLeft w:val="0"/>
              <w:marRight w:val="0"/>
              <w:marTop w:val="0"/>
              <w:marBottom w:val="0"/>
              <w:divBdr>
                <w:top w:val="none" w:sz="0" w:space="0" w:color="auto"/>
                <w:left w:val="none" w:sz="0" w:space="0" w:color="auto"/>
                <w:bottom w:val="none" w:sz="0" w:space="0" w:color="auto"/>
                <w:right w:val="none" w:sz="0" w:space="0" w:color="auto"/>
              </w:divBdr>
            </w:div>
            <w:div w:id="249169614">
              <w:marLeft w:val="0"/>
              <w:marRight w:val="0"/>
              <w:marTop w:val="0"/>
              <w:marBottom w:val="0"/>
              <w:divBdr>
                <w:top w:val="none" w:sz="0" w:space="0" w:color="auto"/>
                <w:left w:val="none" w:sz="0" w:space="0" w:color="auto"/>
                <w:bottom w:val="none" w:sz="0" w:space="0" w:color="auto"/>
                <w:right w:val="none" w:sz="0" w:space="0" w:color="auto"/>
              </w:divBdr>
            </w:div>
            <w:div w:id="249434561">
              <w:marLeft w:val="0"/>
              <w:marRight w:val="0"/>
              <w:marTop w:val="0"/>
              <w:marBottom w:val="0"/>
              <w:divBdr>
                <w:top w:val="none" w:sz="0" w:space="0" w:color="auto"/>
                <w:left w:val="none" w:sz="0" w:space="0" w:color="auto"/>
                <w:bottom w:val="none" w:sz="0" w:space="0" w:color="auto"/>
                <w:right w:val="none" w:sz="0" w:space="0" w:color="auto"/>
              </w:divBdr>
            </w:div>
            <w:div w:id="253637161">
              <w:marLeft w:val="0"/>
              <w:marRight w:val="0"/>
              <w:marTop w:val="0"/>
              <w:marBottom w:val="0"/>
              <w:divBdr>
                <w:top w:val="none" w:sz="0" w:space="0" w:color="auto"/>
                <w:left w:val="none" w:sz="0" w:space="0" w:color="auto"/>
                <w:bottom w:val="none" w:sz="0" w:space="0" w:color="auto"/>
                <w:right w:val="none" w:sz="0" w:space="0" w:color="auto"/>
              </w:divBdr>
            </w:div>
            <w:div w:id="254099394">
              <w:marLeft w:val="0"/>
              <w:marRight w:val="0"/>
              <w:marTop w:val="0"/>
              <w:marBottom w:val="0"/>
              <w:divBdr>
                <w:top w:val="none" w:sz="0" w:space="0" w:color="auto"/>
                <w:left w:val="none" w:sz="0" w:space="0" w:color="auto"/>
                <w:bottom w:val="none" w:sz="0" w:space="0" w:color="auto"/>
                <w:right w:val="none" w:sz="0" w:space="0" w:color="auto"/>
              </w:divBdr>
            </w:div>
            <w:div w:id="256908361">
              <w:marLeft w:val="0"/>
              <w:marRight w:val="0"/>
              <w:marTop w:val="0"/>
              <w:marBottom w:val="0"/>
              <w:divBdr>
                <w:top w:val="none" w:sz="0" w:space="0" w:color="auto"/>
                <w:left w:val="none" w:sz="0" w:space="0" w:color="auto"/>
                <w:bottom w:val="none" w:sz="0" w:space="0" w:color="auto"/>
                <w:right w:val="none" w:sz="0" w:space="0" w:color="auto"/>
              </w:divBdr>
            </w:div>
            <w:div w:id="258025205">
              <w:marLeft w:val="0"/>
              <w:marRight w:val="0"/>
              <w:marTop w:val="0"/>
              <w:marBottom w:val="0"/>
              <w:divBdr>
                <w:top w:val="none" w:sz="0" w:space="0" w:color="auto"/>
                <w:left w:val="none" w:sz="0" w:space="0" w:color="auto"/>
                <w:bottom w:val="none" w:sz="0" w:space="0" w:color="auto"/>
                <w:right w:val="none" w:sz="0" w:space="0" w:color="auto"/>
              </w:divBdr>
            </w:div>
            <w:div w:id="259989984">
              <w:marLeft w:val="0"/>
              <w:marRight w:val="0"/>
              <w:marTop w:val="0"/>
              <w:marBottom w:val="0"/>
              <w:divBdr>
                <w:top w:val="none" w:sz="0" w:space="0" w:color="auto"/>
                <w:left w:val="none" w:sz="0" w:space="0" w:color="auto"/>
                <w:bottom w:val="none" w:sz="0" w:space="0" w:color="auto"/>
                <w:right w:val="none" w:sz="0" w:space="0" w:color="auto"/>
              </w:divBdr>
            </w:div>
            <w:div w:id="260064301">
              <w:marLeft w:val="0"/>
              <w:marRight w:val="0"/>
              <w:marTop w:val="0"/>
              <w:marBottom w:val="0"/>
              <w:divBdr>
                <w:top w:val="none" w:sz="0" w:space="0" w:color="auto"/>
                <w:left w:val="none" w:sz="0" w:space="0" w:color="auto"/>
                <w:bottom w:val="none" w:sz="0" w:space="0" w:color="auto"/>
                <w:right w:val="none" w:sz="0" w:space="0" w:color="auto"/>
              </w:divBdr>
            </w:div>
            <w:div w:id="262568851">
              <w:marLeft w:val="0"/>
              <w:marRight w:val="0"/>
              <w:marTop w:val="0"/>
              <w:marBottom w:val="0"/>
              <w:divBdr>
                <w:top w:val="none" w:sz="0" w:space="0" w:color="auto"/>
                <w:left w:val="none" w:sz="0" w:space="0" w:color="auto"/>
                <w:bottom w:val="none" w:sz="0" w:space="0" w:color="auto"/>
                <w:right w:val="none" w:sz="0" w:space="0" w:color="auto"/>
              </w:divBdr>
            </w:div>
            <w:div w:id="263732911">
              <w:marLeft w:val="0"/>
              <w:marRight w:val="0"/>
              <w:marTop w:val="0"/>
              <w:marBottom w:val="0"/>
              <w:divBdr>
                <w:top w:val="none" w:sz="0" w:space="0" w:color="auto"/>
                <w:left w:val="none" w:sz="0" w:space="0" w:color="auto"/>
                <w:bottom w:val="none" w:sz="0" w:space="0" w:color="auto"/>
                <w:right w:val="none" w:sz="0" w:space="0" w:color="auto"/>
              </w:divBdr>
            </w:div>
            <w:div w:id="264657946">
              <w:marLeft w:val="0"/>
              <w:marRight w:val="0"/>
              <w:marTop w:val="0"/>
              <w:marBottom w:val="0"/>
              <w:divBdr>
                <w:top w:val="none" w:sz="0" w:space="0" w:color="auto"/>
                <w:left w:val="none" w:sz="0" w:space="0" w:color="auto"/>
                <w:bottom w:val="none" w:sz="0" w:space="0" w:color="auto"/>
                <w:right w:val="none" w:sz="0" w:space="0" w:color="auto"/>
              </w:divBdr>
            </w:div>
            <w:div w:id="265427526">
              <w:marLeft w:val="0"/>
              <w:marRight w:val="0"/>
              <w:marTop w:val="0"/>
              <w:marBottom w:val="0"/>
              <w:divBdr>
                <w:top w:val="none" w:sz="0" w:space="0" w:color="auto"/>
                <w:left w:val="none" w:sz="0" w:space="0" w:color="auto"/>
                <w:bottom w:val="none" w:sz="0" w:space="0" w:color="auto"/>
                <w:right w:val="none" w:sz="0" w:space="0" w:color="auto"/>
              </w:divBdr>
            </w:div>
            <w:div w:id="266087882">
              <w:marLeft w:val="0"/>
              <w:marRight w:val="0"/>
              <w:marTop w:val="0"/>
              <w:marBottom w:val="0"/>
              <w:divBdr>
                <w:top w:val="none" w:sz="0" w:space="0" w:color="auto"/>
                <w:left w:val="none" w:sz="0" w:space="0" w:color="auto"/>
                <w:bottom w:val="none" w:sz="0" w:space="0" w:color="auto"/>
                <w:right w:val="none" w:sz="0" w:space="0" w:color="auto"/>
              </w:divBdr>
            </w:div>
            <w:div w:id="266666573">
              <w:marLeft w:val="0"/>
              <w:marRight w:val="0"/>
              <w:marTop w:val="0"/>
              <w:marBottom w:val="0"/>
              <w:divBdr>
                <w:top w:val="none" w:sz="0" w:space="0" w:color="auto"/>
                <w:left w:val="none" w:sz="0" w:space="0" w:color="auto"/>
                <w:bottom w:val="none" w:sz="0" w:space="0" w:color="auto"/>
                <w:right w:val="none" w:sz="0" w:space="0" w:color="auto"/>
              </w:divBdr>
            </w:div>
            <w:div w:id="271985486">
              <w:marLeft w:val="0"/>
              <w:marRight w:val="0"/>
              <w:marTop w:val="0"/>
              <w:marBottom w:val="0"/>
              <w:divBdr>
                <w:top w:val="none" w:sz="0" w:space="0" w:color="auto"/>
                <w:left w:val="none" w:sz="0" w:space="0" w:color="auto"/>
                <w:bottom w:val="none" w:sz="0" w:space="0" w:color="auto"/>
                <w:right w:val="none" w:sz="0" w:space="0" w:color="auto"/>
              </w:divBdr>
            </w:div>
            <w:div w:id="274337436">
              <w:marLeft w:val="0"/>
              <w:marRight w:val="0"/>
              <w:marTop w:val="0"/>
              <w:marBottom w:val="0"/>
              <w:divBdr>
                <w:top w:val="none" w:sz="0" w:space="0" w:color="auto"/>
                <w:left w:val="none" w:sz="0" w:space="0" w:color="auto"/>
                <w:bottom w:val="none" w:sz="0" w:space="0" w:color="auto"/>
                <w:right w:val="none" w:sz="0" w:space="0" w:color="auto"/>
              </w:divBdr>
            </w:div>
            <w:div w:id="275870081">
              <w:marLeft w:val="0"/>
              <w:marRight w:val="0"/>
              <w:marTop w:val="0"/>
              <w:marBottom w:val="0"/>
              <w:divBdr>
                <w:top w:val="none" w:sz="0" w:space="0" w:color="auto"/>
                <w:left w:val="none" w:sz="0" w:space="0" w:color="auto"/>
                <w:bottom w:val="none" w:sz="0" w:space="0" w:color="auto"/>
                <w:right w:val="none" w:sz="0" w:space="0" w:color="auto"/>
              </w:divBdr>
            </w:div>
            <w:div w:id="277026662">
              <w:marLeft w:val="0"/>
              <w:marRight w:val="0"/>
              <w:marTop w:val="0"/>
              <w:marBottom w:val="0"/>
              <w:divBdr>
                <w:top w:val="none" w:sz="0" w:space="0" w:color="auto"/>
                <w:left w:val="none" w:sz="0" w:space="0" w:color="auto"/>
                <w:bottom w:val="none" w:sz="0" w:space="0" w:color="auto"/>
                <w:right w:val="none" w:sz="0" w:space="0" w:color="auto"/>
              </w:divBdr>
            </w:div>
            <w:div w:id="277874953">
              <w:marLeft w:val="0"/>
              <w:marRight w:val="0"/>
              <w:marTop w:val="0"/>
              <w:marBottom w:val="0"/>
              <w:divBdr>
                <w:top w:val="none" w:sz="0" w:space="0" w:color="auto"/>
                <w:left w:val="none" w:sz="0" w:space="0" w:color="auto"/>
                <w:bottom w:val="none" w:sz="0" w:space="0" w:color="auto"/>
                <w:right w:val="none" w:sz="0" w:space="0" w:color="auto"/>
              </w:divBdr>
            </w:div>
            <w:div w:id="281349148">
              <w:marLeft w:val="0"/>
              <w:marRight w:val="0"/>
              <w:marTop w:val="0"/>
              <w:marBottom w:val="0"/>
              <w:divBdr>
                <w:top w:val="none" w:sz="0" w:space="0" w:color="auto"/>
                <w:left w:val="none" w:sz="0" w:space="0" w:color="auto"/>
                <w:bottom w:val="none" w:sz="0" w:space="0" w:color="auto"/>
                <w:right w:val="none" w:sz="0" w:space="0" w:color="auto"/>
              </w:divBdr>
            </w:div>
            <w:div w:id="284045020">
              <w:marLeft w:val="0"/>
              <w:marRight w:val="0"/>
              <w:marTop w:val="0"/>
              <w:marBottom w:val="0"/>
              <w:divBdr>
                <w:top w:val="none" w:sz="0" w:space="0" w:color="auto"/>
                <w:left w:val="none" w:sz="0" w:space="0" w:color="auto"/>
                <w:bottom w:val="none" w:sz="0" w:space="0" w:color="auto"/>
                <w:right w:val="none" w:sz="0" w:space="0" w:color="auto"/>
              </w:divBdr>
            </w:div>
            <w:div w:id="286207840">
              <w:marLeft w:val="0"/>
              <w:marRight w:val="0"/>
              <w:marTop w:val="0"/>
              <w:marBottom w:val="0"/>
              <w:divBdr>
                <w:top w:val="none" w:sz="0" w:space="0" w:color="auto"/>
                <w:left w:val="none" w:sz="0" w:space="0" w:color="auto"/>
                <w:bottom w:val="none" w:sz="0" w:space="0" w:color="auto"/>
                <w:right w:val="none" w:sz="0" w:space="0" w:color="auto"/>
              </w:divBdr>
            </w:div>
            <w:div w:id="287782409">
              <w:marLeft w:val="0"/>
              <w:marRight w:val="0"/>
              <w:marTop w:val="0"/>
              <w:marBottom w:val="0"/>
              <w:divBdr>
                <w:top w:val="none" w:sz="0" w:space="0" w:color="auto"/>
                <w:left w:val="none" w:sz="0" w:space="0" w:color="auto"/>
                <w:bottom w:val="none" w:sz="0" w:space="0" w:color="auto"/>
                <w:right w:val="none" w:sz="0" w:space="0" w:color="auto"/>
              </w:divBdr>
            </w:div>
            <w:div w:id="289362462">
              <w:marLeft w:val="0"/>
              <w:marRight w:val="0"/>
              <w:marTop w:val="0"/>
              <w:marBottom w:val="0"/>
              <w:divBdr>
                <w:top w:val="none" w:sz="0" w:space="0" w:color="auto"/>
                <w:left w:val="none" w:sz="0" w:space="0" w:color="auto"/>
                <w:bottom w:val="none" w:sz="0" w:space="0" w:color="auto"/>
                <w:right w:val="none" w:sz="0" w:space="0" w:color="auto"/>
              </w:divBdr>
            </w:div>
            <w:div w:id="294215749">
              <w:marLeft w:val="0"/>
              <w:marRight w:val="0"/>
              <w:marTop w:val="0"/>
              <w:marBottom w:val="0"/>
              <w:divBdr>
                <w:top w:val="none" w:sz="0" w:space="0" w:color="auto"/>
                <w:left w:val="none" w:sz="0" w:space="0" w:color="auto"/>
                <w:bottom w:val="none" w:sz="0" w:space="0" w:color="auto"/>
                <w:right w:val="none" w:sz="0" w:space="0" w:color="auto"/>
              </w:divBdr>
            </w:div>
            <w:div w:id="295913379">
              <w:marLeft w:val="0"/>
              <w:marRight w:val="0"/>
              <w:marTop w:val="0"/>
              <w:marBottom w:val="0"/>
              <w:divBdr>
                <w:top w:val="none" w:sz="0" w:space="0" w:color="auto"/>
                <w:left w:val="none" w:sz="0" w:space="0" w:color="auto"/>
                <w:bottom w:val="none" w:sz="0" w:space="0" w:color="auto"/>
                <w:right w:val="none" w:sz="0" w:space="0" w:color="auto"/>
              </w:divBdr>
            </w:div>
            <w:div w:id="298461089">
              <w:marLeft w:val="0"/>
              <w:marRight w:val="0"/>
              <w:marTop w:val="0"/>
              <w:marBottom w:val="0"/>
              <w:divBdr>
                <w:top w:val="none" w:sz="0" w:space="0" w:color="auto"/>
                <w:left w:val="none" w:sz="0" w:space="0" w:color="auto"/>
                <w:bottom w:val="none" w:sz="0" w:space="0" w:color="auto"/>
                <w:right w:val="none" w:sz="0" w:space="0" w:color="auto"/>
              </w:divBdr>
            </w:div>
            <w:div w:id="298613835">
              <w:marLeft w:val="0"/>
              <w:marRight w:val="0"/>
              <w:marTop w:val="0"/>
              <w:marBottom w:val="0"/>
              <w:divBdr>
                <w:top w:val="none" w:sz="0" w:space="0" w:color="auto"/>
                <w:left w:val="none" w:sz="0" w:space="0" w:color="auto"/>
                <w:bottom w:val="none" w:sz="0" w:space="0" w:color="auto"/>
                <w:right w:val="none" w:sz="0" w:space="0" w:color="auto"/>
              </w:divBdr>
            </w:div>
            <w:div w:id="299648548">
              <w:marLeft w:val="0"/>
              <w:marRight w:val="0"/>
              <w:marTop w:val="0"/>
              <w:marBottom w:val="0"/>
              <w:divBdr>
                <w:top w:val="none" w:sz="0" w:space="0" w:color="auto"/>
                <w:left w:val="none" w:sz="0" w:space="0" w:color="auto"/>
                <w:bottom w:val="none" w:sz="0" w:space="0" w:color="auto"/>
                <w:right w:val="none" w:sz="0" w:space="0" w:color="auto"/>
              </w:divBdr>
            </w:div>
            <w:div w:id="300229247">
              <w:marLeft w:val="0"/>
              <w:marRight w:val="0"/>
              <w:marTop w:val="0"/>
              <w:marBottom w:val="0"/>
              <w:divBdr>
                <w:top w:val="none" w:sz="0" w:space="0" w:color="auto"/>
                <w:left w:val="none" w:sz="0" w:space="0" w:color="auto"/>
                <w:bottom w:val="none" w:sz="0" w:space="0" w:color="auto"/>
                <w:right w:val="none" w:sz="0" w:space="0" w:color="auto"/>
              </w:divBdr>
            </w:div>
            <w:div w:id="300312037">
              <w:marLeft w:val="0"/>
              <w:marRight w:val="0"/>
              <w:marTop w:val="0"/>
              <w:marBottom w:val="0"/>
              <w:divBdr>
                <w:top w:val="none" w:sz="0" w:space="0" w:color="auto"/>
                <w:left w:val="none" w:sz="0" w:space="0" w:color="auto"/>
                <w:bottom w:val="none" w:sz="0" w:space="0" w:color="auto"/>
                <w:right w:val="none" w:sz="0" w:space="0" w:color="auto"/>
              </w:divBdr>
            </w:div>
            <w:div w:id="303967291">
              <w:marLeft w:val="0"/>
              <w:marRight w:val="0"/>
              <w:marTop w:val="0"/>
              <w:marBottom w:val="0"/>
              <w:divBdr>
                <w:top w:val="none" w:sz="0" w:space="0" w:color="auto"/>
                <w:left w:val="none" w:sz="0" w:space="0" w:color="auto"/>
                <w:bottom w:val="none" w:sz="0" w:space="0" w:color="auto"/>
                <w:right w:val="none" w:sz="0" w:space="0" w:color="auto"/>
              </w:divBdr>
            </w:div>
            <w:div w:id="304701707">
              <w:marLeft w:val="0"/>
              <w:marRight w:val="0"/>
              <w:marTop w:val="0"/>
              <w:marBottom w:val="0"/>
              <w:divBdr>
                <w:top w:val="none" w:sz="0" w:space="0" w:color="auto"/>
                <w:left w:val="none" w:sz="0" w:space="0" w:color="auto"/>
                <w:bottom w:val="none" w:sz="0" w:space="0" w:color="auto"/>
                <w:right w:val="none" w:sz="0" w:space="0" w:color="auto"/>
              </w:divBdr>
            </w:div>
            <w:div w:id="305862993">
              <w:marLeft w:val="0"/>
              <w:marRight w:val="0"/>
              <w:marTop w:val="0"/>
              <w:marBottom w:val="0"/>
              <w:divBdr>
                <w:top w:val="none" w:sz="0" w:space="0" w:color="auto"/>
                <w:left w:val="none" w:sz="0" w:space="0" w:color="auto"/>
                <w:bottom w:val="none" w:sz="0" w:space="0" w:color="auto"/>
                <w:right w:val="none" w:sz="0" w:space="0" w:color="auto"/>
              </w:divBdr>
            </w:div>
            <w:div w:id="307130986">
              <w:marLeft w:val="0"/>
              <w:marRight w:val="0"/>
              <w:marTop w:val="0"/>
              <w:marBottom w:val="0"/>
              <w:divBdr>
                <w:top w:val="none" w:sz="0" w:space="0" w:color="auto"/>
                <w:left w:val="none" w:sz="0" w:space="0" w:color="auto"/>
                <w:bottom w:val="none" w:sz="0" w:space="0" w:color="auto"/>
                <w:right w:val="none" w:sz="0" w:space="0" w:color="auto"/>
              </w:divBdr>
            </w:div>
            <w:div w:id="307901605">
              <w:marLeft w:val="0"/>
              <w:marRight w:val="0"/>
              <w:marTop w:val="0"/>
              <w:marBottom w:val="0"/>
              <w:divBdr>
                <w:top w:val="none" w:sz="0" w:space="0" w:color="auto"/>
                <w:left w:val="none" w:sz="0" w:space="0" w:color="auto"/>
                <w:bottom w:val="none" w:sz="0" w:space="0" w:color="auto"/>
                <w:right w:val="none" w:sz="0" w:space="0" w:color="auto"/>
              </w:divBdr>
            </w:div>
            <w:div w:id="313415470">
              <w:marLeft w:val="0"/>
              <w:marRight w:val="0"/>
              <w:marTop w:val="0"/>
              <w:marBottom w:val="0"/>
              <w:divBdr>
                <w:top w:val="none" w:sz="0" w:space="0" w:color="auto"/>
                <w:left w:val="none" w:sz="0" w:space="0" w:color="auto"/>
                <w:bottom w:val="none" w:sz="0" w:space="0" w:color="auto"/>
                <w:right w:val="none" w:sz="0" w:space="0" w:color="auto"/>
              </w:divBdr>
            </w:div>
            <w:div w:id="317154775">
              <w:marLeft w:val="0"/>
              <w:marRight w:val="0"/>
              <w:marTop w:val="0"/>
              <w:marBottom w:val="0"/>
              <w:divBdr>
                <w:top w:val="none" w:sz="0" w:space="0" w:color="auto"/>
                <w:left w:val="none" w:sz="0" w:space="0" w:color="auto"/>
                <w:bottom w:val="none" w:sz="0" w:space="0" w:color="auto"/>
                <w:right w:val="none" w:sz="0" w:space="0" w:color="auto"/>
              </w:divBdr>
            </w:div>
            <w:div w:id="317659112">
              <w:marLeft w:val="0"/>
              <w:marRight w:val="0"/>
              <w:marTop w:val="0"/>
              <w:marBottom w:val="0"/>
              <w:divBdr>
                <w:top w:val="none" w:sz="0" w:space="0" w:color="auto"/>
                <w:left w:val="none" w:sz="0" w:space="0" w:color="auto"/>
                <w:bottom w:val="none" w:sz="0" w:space="0" w:color="auto"/>
                <w:right w:val="none" w:sz="0" w:space="0" w:color="auto"/>
              </w:divBdr>
            </w:div>
            <w:div w:id="318274330">
              <w:marLeft w:val="0"/>
              <w:marRight w:val="0"/>
              <w:marTop w:val="0"/>
              <w:marBottom w:val="0"/>
              <w:divBdr>
                <w:top w:val="none" w:sz="0" w:space="0" w:color="auto"/>
                <w:left w:val="none" w:sz="0" w:space="0" w:color="auto"/>
                <w:bottom w:val="none" w:sz="0" w:space="0" w:color="auto"/>
                <w:right w:val="none" w:sz="0" w:space="0" w:color="auto"/>
              </w:divBdr>
            </w:div>
            <w:div w:id="318340163">
              <w:marLeft w:val="0"/>
              <w:marRight w:val="0"/>
              <w:marTop w:val="0"/>
              <w:marBottom w:val="0"/>
              <w:divBdr>
                <w:top w:val="none" w:sz="0" w:space="0" w:color="auto"/>
                <w:left w:val="none" w:sz="0" w:space="0" w:color="auto"/>
                <w:bottom w:val="none" w:sz="0" w:space="0" w:color="auto"/>
                <w:right w:val="none" w:sz="0" w:space="0" w:color="auto"/>
              </w:divBdr>
            </w:div>
            <w:div w:id="320545099">
              <w:marLeft w:val="0"/>
              <w:marRight w:val="0"/>
              <w:marTop w:val="0"/>
              <w:marBottom w:val="0"/>
              <w:divBdr>
                <w:top w:val="none" w:sz="0" w:space="0" w:color="auto"/>
                <w:left w:val="none" w:sz="0" w:space="0" w:color="auto"/>
                <w:bottom w:val="none" w:sz="0" w:space="0" w:color="auto"/>
                <w:right w:val="none" w:sz="0" w:space="0" w:color="auto"/>
              </w:divBdr>
            </w:div>
            <w:div w:id="321933554">
              <w:marLeft w:val="0"/>
              <w:marRight w:val="0"/>
              <w:marTop w:val="0"/>
              <w:marBottom w:val="0"/>
              <w:divBdr>
                <w:top w:val="none" w:sz="0" w:space="0" w:color="auto"/>
                <w:left w:val="none" w:sz="0" w:space="0" w:color="auto"/>
                <w:bottom w:val="none" w:sz="0" w:space="0" w:color="auto"/>
                <w:right w:val="none" w:sz="0" w:space="0" w:color="auto"/>
              </w:divBdr>
            </w:div>
            <w:div w:id="326905183">
              <w:marLeft w:val="0"/>
              <w:marRight w:val="0"/>
              <w:marTop w:val="0"/>
              <w:marBottom w:val="0"/>
              <w:divBdr>
                <w:top w:val="none" w:sz="0" w:space="0" w:color="auto"/>
                <w:left w:val="none" w:sz="0" w:space="0" w:color="auto"/>
                <w:bottom w:val="none" w:sz="0" w:space="0" w:color="auto"/>
                <w:right w:val="none" w:sz="0" w:space="0" w:color="auto"/>
              </w:divBdr>
            </w:div>
            <w:div w:id="326907916">
              <w:marLeft w:val="0"/>
              <w:marRight w:val="0"/>
              <w:marTop w:val="0"/>
              <w:marBottom w:val="0"/>
              <w:divBdr>
                <w:top w:val="none" w:sz="0" w:space="0" w:color="auto"/>
                <w:left w:val="none" w:sz="0" w:space="0" w:color="auto"/>
                <w:bottom w:val="none" w:sz="0" w:space="0" w:color="auto"/>
                <w:right w:val="none" w:sz="0" w:space="0" w:color="auto"/>
              </w:divBdr>
            </w:div>
            <w:div w:id="331110220">
              <w:marLeft w:val="0"/>
              <w:marRight w:val="0"/>
              <w:marTop w:val="0"/>
              <w:marBottom w:val="0"/>
              <w:divBdr>
                <w:top w:val="none" w:sz="0" w:space="0" w:color="auto"/>
                <w:left w:val="none" w:sz="0" w:space="0" w:color="auto"/>
                <w:bottom w:val="none" w:sz="0" w:space="0" w:color="auto"/>
                <w:right w:val="none" w:sz="0" w:space="0" w:color="auto"/>
              </w:divBdr>
            </w:div>
            <w:div w:id="333727111">
              <w:marLeft w:val="0"/>
              <w:marRight w:val="0"/>
              <w:marTop w:val="0"/>
              <w:marBottom w:val="0"/>
              <w:divBdr>
                <w:top w:val="none" w:sz="0" w:space="0" w:color="auto"/>
                <w:left w:val="none" w:sz="0" w:space="0" w:color="auto"/>
                <w:bottom w:val="none" w:sz="0" w:space="0" w:color="auto"/>
                <w:right w:val="none" w:sz="0" w:space="0" w:color="auto"/>
              </w:divBdr>
            </w:div>
            <w:div w:id="333921919">
              <w:marLeft w:val="0"/>
              <w:marRight w:val="0"/>
              <w:marTop w:val="0"/>
              <w:marBottom w:val="0"/>
              <w:divBdr>
                <w:top w:val="none" w:sz="0" w:space="0" w:color="auto"/>
                <w:left w:val="none" w:sz="0" w:space="0" w:color="auto"/>
                <w:bottom w:val="none" w:sz="0" w:space="0" w:color="auto"/>
                <w:right w:val="none" w:sz="0" w:space="0" w:color="auto"/>
              </w:divBdr>
            </w:div>
            <w:div w:id="334770855">
              <w:marLeft w:val="0"/>
              <w:marRight w:val="0"/>
              <w:marTop w:val="0"/>
              <w:marBottom w:val="0"/>
              <w:divBdr>
                <w:top w:val="none" w:sz="0" w:space="0" w:color="auto"/>
                <w:left w:val="none" w:sz="0" w:space="0" w:color="auto"/>
                <w:bottom w:val="none" w:sz="0" w:space="0" w:color="auto"/>
                <w:right w:val="none" w:sz="0" w:space="0" w:color="auto"/>
              </w:divBdr>
            </w:div>
            <w:div w:id="335807257">
              <w:marLeft w:val="0"/>
              <w:marRight w:val="0"/>
              <w:marTop w:val="0"/>
              <w:marBottom w:val="0"/>
              <w:divBdr>
                <w:top w:val="none" w:sz="0" w:space="0" w:color="auto"/>
                <w:left w:val="none" w:sz="0" w:space="0" w:color="auto"/>
                <w:bottom w:val="none" w:sz="0" w:space="0" w:color="auto"/>
                <w:right w:val="none" w:sz="0" w:space="0" w:color="auto"/>
              </w:divBdr>
            </w:div>
            <w:div w:id="336080791">
              <w:marLeft w:val="0"/>
              <w:marRight w:val="0"/>
              <w:marTop w:val="0"/>
              <w:marBottom w:val="0"/>
              <w:divBdr>
                <w:top w:val="none" w:sz="0" w:space="0" w:color="auto"/>
                <w:left w:val="none" w:sz="0" w:space="0" w:color="auto"/>
                <w:bottom w:val="none" w:sz="0" w:space="0" w:color="auto"/>
                <w:right w:val="none" w:sz="0" w:space="0" w:color="auto"/>
              </w:divBdr>
            </w:div>
            <w:div w:id="336159256">
              <w:marLeft w:val="0"/>
              <w:marRight w:val="0"/>
              <w:marTop w:val="0"/>
              <w:marBottom w:val="0"/>
              <w:divBdr>
                <w:top w:val="none" w:sz="0" w:space="0" w:color="auto"/>
                <w:left w:val="none" w:sz="0" w:space="0" w:color="auto"/>
                <w:bottom w:val="none" w:sz="0" w:space="0" w:color="auto"/>
                <w:right w:val="none" w:sz="0" w:space="0" w:color="auto"/>
              </w:divBdr>
            </w:div>
            <w:div w:id="336738291">
              <w:marLeft w:val="0"/>
              <w:marRight w:val="0"/>
              <w:marTop w:val="0"/>
              <w:marBottom w:val="0"/>
              <w:divBdr>
                <w:top w:val="none" w:sz="0" w:space="0" w:color="auto"/>
                <w:left w:val="none" w:sz="0" w:space="0" w:color="auto"/>
                <w:bottom w:val="none" w:sz="0" w:space="0" w:color="auto"/>
                <w:right w:val="none" w:sz="0" w:space="0" w:color="auto"/>
              </w:divBdr>
            </w:div>
            <w:div w:id="337779850">
              <w:marLeft w:val="0"/>
              <w:marRight w:val="0"/>
              <w:marTop w:val="0"/>
              <w:marBottom w:val="0"/>
              <w:divBdr>
                <w:top w:val="none" w:sz="0" w:space="0" w:color="auto"/>
                <w:left w:val="none" w:sz="0" w:space="0" w:color="auto"/>
                <w:bottom w:val="none" w:sz="0" w:space="0" w:color="auto"/>
                <w:right w:val="none" w:sz="0" w:space="0" w:color="auto"/>
              </w:divBdr>
            </w:div>
            <w:div w:id="339629209">
              <w:marLeft w:val="0"/>
              <w:marRight w:val="0"/>
              <w:marTop w:val="0"/>
              <w:marBottom w:val="0"/>
              <w:divBdr>
                <w:top w:val="none" w:sz="0" w:space="0" w:color="auto"/>
                <w:left w:val="none" w:sz="0" w:space="0" w:color="auto"/>
                <w:bottom w:val="none" w:sz="0" w:space="0" w:color="auto"/>
                <w:right w:val="none" w:sz="0" w:space="0" w:color="auto"/>
              </w:divBdr>
            </w:div>
            <w:div w:id="340082013">
              <w:marLeft w:val="0"/>
              <w:marRight w:val="0"/>
              <w:marTop w:val="0"/>
              <w:marBottom w:val="0"/>
              <w:divBdr>
                <w:top w:val="none" w:sz="0" w:space="0" w:color="auto"/>
                <w:left w:val="none" w:sz="0" w:space="0" w:color="auto"/>
                <w:bottom w:val="none" w:sz="0" w:space="0" w:color="auto"/>
                <w:right w:val="none" w:sz="0" w:space="0" w:color="auto"/>
              </w:divBdr>
            </w:div>
            <w:div w:id="340283576">
              <w:marLeft w:val="0"/>
              <w:marRight w:val="0"/>
              <w:marTop w:val="0"/>
              <w:marBottom w:val="0"/>
              <w:divBdr>
                <w:top w:val="none" w:sz="0" w:space="0" w:color="auto"/>
                <w:left w:val="none" w:sz="0" w:space="0" w:color="auto"/>
                <w:bottom w:val="none" w:sz="0" w:space="0" w:color="auto"/>
                <w:right w:val="none" w:sz="0" w:space="0" w:color="auto"/>
              </w:divBdr>
            </w:div>
            <w:div w:id="340858407">
              <w:marLeft w:val="0"/>
              <w:marRight w:val="0"/>
              <w:marTop w:val="0"/>
              <w:marBottom w:val="0"/>
              <w:divBdr>
                <w:top w:val="none" w:sz="0" w:space="0" w:color="auto"/>
                <w:left w:val="none" w:sz="0" w:space="0" w:color="auto"/>
                <w:bottom w:val="none" w:sz="0" w:space="0" w:color="auto"/>
                <w:right w:val="none" w:sz="0" w:space="0" w:color="auto"/>
              </w:divBdr>
            </w:div>
            <w:div w:id="342558409">
              <w:marLeft w:val="0"/>
              <w:marRight w:val="0"/>
              <w:marTop w:val="0"/>
              <w:marBottom w:val="0"/>
              <w:divBdr>
                <w:top w:val="none" w:sz="0" w:space="0" w:color="auto"/>
                <w:left w:val="none" w:sz="0" w:space="0" w:color="auto"/>
                <w:bottom w:val="none" w:sz="0" w:space="0" w:color="auto"/>
                <w:right w:val="none" w:sz="0" w:space="0" w:color="auto"/>
              </w:divBdr>
            </w:div>
            <w:div w:id="346097476">
              <w:marLeft w:val="0"/>
              <w:marRight w:val="0"/>
              <w:marTop w:val="0"/>
              <w:marBottom w:val="0"/>
              <w:divBdr>
                <w:top w:val="none" w:sz="0" w:space="0" w:color="auto"/>
                <w:left w:val="none" w:sz="0" w:space="0" w:color="auto"/>
                <w:bottom w:val="none" w:sz="0" w:space="0" w:color="auto"/>
                <w:right w:val="none" w:sz="0" w:space="0" w:color="auto"/>
              </w:divBdr>
            </w:div>
            <w:div w:id="347214463">
              <w:marLeft w:val="0"/>
              <w:marRight w:val="0"/>
              <w:marTop w:val="0"/>
              <w:marBottom w:val="0"/>
              <w:divBdr>
                <w:top w:val="none" w:sz="0" w:space="0" w:color="auto"/>
                <w:left w:val="none" w:sz="0" w:space="0" w:color="auto"/>
                <w:bottom w:val="none" w:sz="0" w:space="0" w:color="auto"/>
                <w:right w:val="none" w:sz="0" w:space="0" w:color="auto"/>
              </w:divBdr>
            </w:div>
            <w:div w:id="350452615">
              <w:marLeft w:val="0"/>
              <w:marRight w:val="0"/>
              <w:marTop w:val="0"/>
              <w:marBottom w:val="0"/>
              <w:divBdr>
                <w:top w:val="none" w:sz="0" w:space="0" w:color="auto"/>
                <w:left w:val="none" w:sz="0" w:space="0" w:color="auto"/>
                <w:bottom w:val="none" w:sz="0" w:space="0" w:color="auto"/>
                <w:right w:val="none" w:sz="0" w:space="0" w:color="auto"/>
              </w:divBdr>
            </w:div>
            <w:div w:id="353305338">
              <w:marLeft w:val="0"/>
              <w:marRight w:val="0"/>
              <w:marTop w:val="0"/>
              <w:marBottom w:val="0"/>
              <w:divBdr>
                <w:top w:val="none" w:sz="0" w:space="0" w:color="auto"/>
                <w:left w:val="none" w:sz="0" w:space="0" w:color="auto"/>
                <w:bottom w:val="none" w:sz="0" w:space="0" w:color="auto"/>
                <w:right w:val="none" w:sz="0" w:space="0" w:color="auto"/>
              </w:divBdr>
            </w:div>
            <w:div w:id="356859340">
              <w:marLeft w:val="0"/>
              <w:marRight w:val="0"/>
              <w:marTop w:val="0"/>
              <w:marBottom w:val="0"/>
              <w:divBdr>
                <w:top w:val="none" w:sz="0" w:space="0" w:color="auto"/>
                <w:left w:val="none" w:sz="0" w:space="0" w:color="auto"/>
                <w:bottom w:val="none" w:sz="0" w:space="0" w:color="auto"/>
                <w:right w:val="none" w:sz="0" w:space="0" w:color="auto"/>
              </w:divBdr>
            </w:div>
            <w:div w:id="357632650">
              <w:marLeft w:val="0"/>
              <w:marRight w:val="0"/>
              <w:marTop w:val="0"/>
              <w:marBottom w:val="0"/>
              <w:divBdr>
                <w:top w:val="none" w:sz="0" w:space="0" w:color="auto"/>
                <w:left w:val="none" w:sz="0" w:space="0" w:color="auto"/>
                <w:bottom w:val="none" w:sz="0" w:space="0" w:color="auto"/>
                <w:right w:val="none" w:sz="0" w:space="0" w:color="auto"/>
              </w:divBdr>
            </w:div>
            <w:div w:id="357704440">
              <w:marLeft w:val="0"/>
              <w:marRight w:val="0"/>
              <w:marTop w:val="0"/>
              <w:marBottom w:val="0"/>
              <w:divBdr>
                <w:top w:val="none" w:sz="0" w:space="0" w:color="auto"/>
                <w:left w:val="none" w:sz="0" w:space="0" w:color="auto"/>
                <w:bottom w:val="none" w:sz="0" w:space="0" w:color="auto"/>
                <w:right w:val="none" w:sz="0" w:space="0" w:color="auto"/>
              </w:divBdr>
            </w:div>
            <w:div w:id="359402743">
              <w:marLeft w:val="0"/>
              <w:marRight w:val="0"/>
              <w:marTop w:val="0"/>
              <w:marBottom w:val="0"/>
              <w:divBdr>
                <w:top w:val="none" w:sz="0" w:space="0" w:color="auto"/>
                <w:left w:val="none" w:sz="0" w:space="0" w:color="auto"/>
                <w:bottom w:val="none" w:sz="0" w:space="0" w:color="auto"/>
                <w:right w:val="none" w:sz="0" w:space="0" w:color="auto"/>
              </w:divBdr>
            </w:div>
            <w:div w:id="360135473">
              <w:marLeft w:val="0"/>
              <w:marRight w:val="0"/>
              <w:marTop w:val="0"/>
              <w:marBottom w:val="0"/>
              <w:divBdr>
                <w:top w:val="none" w:sz="0" w:space="0" w:color="auto"/>
                <w:left w:val="none" w:sz="0" w:space="0" w:color="auto"/>
                <w:bottom w:val="none" w:sz="0" w:space="0" w:color="auto"/>
                <w:right w:val="none" w:sz="0" w:space="0" w:color="auto"/>
              </w:divBdr>
            </w:div>
            <w:div w:id="362096496">
              <w:marLeft w:val="0"/>
              <w:marRight w:val="0"/>
              <w:marTop w:val="0"/>
              <w:marBottom w:val="0"/>
              <w:divBdr>
                <w:top w:val="none" w:sz="0" w:space="0" w:color="auto"/>
                <w:left w:val="none" w:sz="0" w:space="0" w:color="auto"/>
                <w:bottom w:val="none" w:sz="0" w:space="0" w:color="auto"/>
                <w:right w:val="none" w:sz="0" w:space="0" w:color="auto"/>
              </w:divBdr>
            </w:div>
            <w:div w:id="362748398">
              <w:marLeft w:val="0"/>
              <w:marRight w:val="0"/>
              <w:marTop w:val="0"/>
              <w:marBottom w:val="0"/>
              <w:divBdr>
                <w:top w:val="none" w:sz="0" w:space="0" w:color="auto"/>
                <w:left w:val="none" w:sz="0" w:space="0" w:color="auto"/>
                <w:bottom w:val="none" w:sz="0" w:space="0" w:color="auto"/>
                <w:right w:val="none" w:sz="0" w:space="0" w:color="auto"/>
              </w:divBdr>
            </w:div>
            <w:div w:id="364064502">
              <w:marLeft w:val="0"/>
              <w:marRight w:val="0"/>
              <w:marTop w:val="0"/>
              <w:marBottom w:val="0"/>
              <w:divBdr>
                <w:top w:val="none" w:sz="0" w:space="0" w:color="auto"/>
                <w:left w:val="none" w:sz="0" w:space="0" w:color="auto"/>
                <w:bottom w:val="none" w:sz="0" w:space="0" w:color="auto"/>
                <w:right w:val="none" w:sz="0" w:space="0" w:color="auto"/>
              </w:divBdr>
            </w:div>
            <w:div w:id="364984424">
              <w:marLeft w:val="0"/>
              <w:marRight w:val="0"/>
              <w:marTop w:val="0"/>
              <w:marBottom w:val="0"/>
              <w:divBdr>
                <w:top w:val="none" w:sz="0" w:space="0" w:color="auto"/>
                <w:left w:val="none" w:sz="0" w:space="0" w:color="auto"/>
                <w:bottom w:val="none" w:sz="0" w:space="0" w:color="auto"/>
                <w:right w:val="none" w:sz="0" w:space="0" w:color="auto"/>
              </w:divBdr>
            </w:div>
            <w:div w:id="374162594">
              <w:marLeft w:val="0"/>
              <w:marRight w:val="0"/>
              <w:marTop w:val="0"/>
              <w:marBottom w:val="0"/>
              <w:divBdr>
                <w:top w:val="none" w:sz="0" w:space="0" w:color="auto"/>
                <w:left w:val="none" w:sz="0" w:space="0" w:color="auto"/>
                <w:bottom w:val="none" w:sz="0" w:space="0" w:color="auto"/>
                <w:right w:val="none" w:sz="0" w:space="0" w:color="auto"/>
              </w:divBdr>
            </w:div>
            <w:div w:id="374350593">
              <w:marLeft w:val="0"/>
              <w:marRight w:val="0"/>
              <w:marTop w:val="0"/>
              <w:marBottom w:val="0"/>
              <w:divBdr>
                <w:top w:val="none" w:sz="0" w:space="0" w:color="auto"/>
                <w:left w:val="none" w:sz="0" w:space="0" w:color="auto"/>
                <w:bottom w:val="none" w:sz="0" w:space="0" w:color="auto"/>
                <w:right w:val="none" w:sz="0" w:space="0" w:color="auto"/>
              </w:divBdr>
            </w:div>
            <w:div w:id="376273484">
              <w:marLeft w:val="0"/>
              <w:marRight w:val="0"/>
              <w:marTop w:val="0"/>
              <w:marBottom w:val="0"/>
              <w:divBdr>
                <w:top w:val="none" w:sz="0" w:space="0" w:color="auto"/>
                <w:left w:val="none" w:sz="0" w:space="0" w:color="auto"/>
                <w:bottom w:val="none" w:sz="0" w:space="0" w:color="auto"/>
                <w:right w:val="none" w:sz="0" w:space="0" w:color="auto"/>
              </w:divBdr>
            </w:div>
            <w:div w:id="377821469">
              <w:marLeft w:val="0"/>
              <w:marRight w:val="0"/>
              <w:marTop w:val="0"/>
              <w:marBottom w:val="0"/>
              <w:divBdr>
                <w:top w:val="none" w:sz="0" w:space="0" w:color="auto"/>
                <w:left w:val="none" w:sz="0" w:space="0" w:color="auto"/>
                <w:bottom w:val="none" w:sz="0" w:space="0" w:color="auto"/>
                <w:right w:val="none" w:sz="0" w:space="0" w:color="auto"/>
              </w:divBdr>
            </w:div>
            <w:div w:id="378866198">
              <w:marLeft w:val="0"/>
              <w:marRight w:val="0"/>
              <w:marTop w:val="0"/>
              <w:marBottom w:val="0"/>
              <w:divBdr>
                <w:top w:val="none" w:sz="0" w:space="0" w:color="auto"/>
                <w:left w:val="none" w:sz="0" w:space="0" w:color="auto"/>
                <w:bottom w:val="none" w:sz="0" w:space="0" w:color="auto"/>
                <w:right w:val="none" w:sz="0" w:space="0" w:color="auto"/>
              </w:divBdr>
            </w:div>
            <w:div w:id="379869169">
              <w:marLeft w:val="0"/>
              <w:marRight w:val="0"/>
              <w:marTop w:val="0"/>
              <w:marBottom w:val="0"/>
              <w:divBdr>
                <w:top w:val="none" w:sz="0" w:space="0" w:color="auto"/>
                <w:left w:val="none" w:sz="0" w:space="0" w:color="auto"/>
                <w:bottom w:val="none" w:sz="0" w:space="0" w:color="auto"/>
                <w:right w:val="none" w:sz="0" w:space="0" w:color="auto"/>
              </w:divBdr>
            </w:div>
            <w:div w:id="380372636">
              <w:marLeft w:val="0"/>
              <w:marRight w:val="0"/>
              <w:marTop w:val="0"/>
              <w:marBottom w:val="0"/>
              <w:divBdr>
                <w:top w:val="none" w:sz="0" w:space="0" w:color="auto"/>
                <w:left w:val="none" w:sz="0" w:space="0" w:color="auto"/>
                <w:bottom w:val="none" w:sz="0" w:space="0" w:color="auto"/>
                <w:right w:val="none" w:sz="0" w:space="0" w:color="auto"/>
              </w:divBdr>
            </w:div>
            <w:div w:id="384645964">
              <w:marLeft w:val="0"/>
              <w:marRight w:val="0"/>
              <w:marTop w:val="0"/>
              <w:marBottom w:val="0"/>
              <w:divBdr>
                <w:top w:val="none" w:sz="0" w:space="0" w:color="auto"/>
                <w:left w:val="none" w:sz="0" w:space="0" w:color="auto"/>
                <w:bottom w:val="none" w:sz="0" w:space="0" w:color="auto"/>
                <w:right w:val="none" w:sz="0" w:space="0" w:color="auto"/>
              </w:divBdr>
            </w:div>
            <w:div w:id="384985120">
              <w:marLeft w:val="0"/>
              <w:marRight w:val="0"/>
              <w:marTop w:val="0"/>
              <w:marBottom w:val="0"/>
              <w:divBdr>
                <w:top w:val="none" w:sz="0" w:space="0" w:color="auto"/>
                <w:left w:val="none" w:sz="0" w:space="0" w:color="auto"/>
                <w:bottom w:val="none" w:sz="0" w:space="0" w:color="auto"/>
                <w:right w:val="none" w:sz="0" w:space="0" w:color="auto"/>
              </w:divBdr>
            </w:div>
            <w:div w:id="385644070">
              <w:marLeft w:val="0"/>
              <w:marRight w:val="0"/>
              <w:marTop w:val="0"/>
              <w:marBottom w:val="0"/>
              <w:divBdr>
                <w:top w:val="none" w:sz="0" w:space="0" w:color="auto"/>
                <w:left w:val="none" w:sz="0" w:space="0" w:color="auto"/>
                <w:bottom w:val="none" w:sz="0" w:space="0" w:color="auto"/>
                <w:right w:val="none" w:sz="0" w:space="0" w:color="auto"/>
              </w:divBdr>
            </w:div>
            <w:div w:id="386342466">
              <w:marLeft w:val="0"/>
              <w:marRight w:val="0"/>
              <w:marTop w:val="0"/>
              <w:marBottom w:val="0"/>
              <w:divBdr>
                <w:top w:val="none" w:sz="0" w:space="0" w:color="auto"/>
                <w:left w:val="none" w:sz="0" w:space="0" w:color="auto"/>
                <w:bottom w:val="none" w:sz="0" w:space="0" w:color="auto"/>
                <w:right w:val="none" w:sz="0" w:space="0" w:color="auto"/>
              </w:divBdr>
            </w:div>
            <w:div w:id="386999038">
              <w:marLeft w:val="0"/>
              <w:marRight w:val="0"/>
              <w:marTop w:val="0"/>
              <w:marBottom w:val="0"/>
              <w:divBdr>
                <w:top w:val="none" w:sz="0" w:space="0" w:color="auto"/>
                <w:left w:val="none" w:sz="0" w:space="0" w:color="auto"/>
                <w:bottom w:val="none" w:sz="0" w:space="0" w:color="auto"/>
                <w:right w:val="none" w:sz="0" w:space="0" w:color="auto"/>
              </w:divBdr>
            </w:div>
            <w:div w:id="388530115">
              <w:marLeft w:val="0"/>
              <w:marRight w:val="0"/>
              <w:marTop w:val="0"/>
              <w:marBottom w:val="0"/>
              <w:divBdr>
                <w:top w:val="none" w:sz="0" w:space="0" w:color="auto"/>
                <w:left w:val="none" w:sz="0" w:space="0" w:color="auto"/>
                <w:bottom w:val="none" w:sz="0" w:space="0" w:color="auto"/>
                <w:right w:val="none" w:sz="0" w:space="0" w:color="auto"/>
              </w:divBdr>
            </w:div>
            <w:div w:id="391391788">
              <w:marLeft w:val="0"/>
              <w:marRight w:val="0"/>
              <w:marTop w:val="0"/>
              <w:marBottom w:val="0"/>
              <w:divBdr>
                <w:top w:val="none" w:sz="0" w:space="0" w:color="auto"/>
                <w:left w:val="none" w:sz="0" w:space="0" w:color="auto"/>
                <w:bottom w:val="none" w:sz="0" w:space="0" w:color="auto"/>
                <w:right w:val="none" w:sz="0" w:space="0" w:color="auto"/>
              </w:divBdr>
            </w:div>
            <w:div w:id="392195579">
              <w:marLeft w:val="0"/>
              <w:marRight w:val="0"/>
              <w:marTop w:val="0"/>
              <w:marBottom w:val="0"/>
              <w:divBdr>
                <w:top w:val="none" w:sz="0" w:space="0" w:color="auto"/>
                <w:left w:val="none" w:sz="0" w:space="0" w:color="auto"/>
                <w:bottom w:val="none" w:sz="0" w:space="0" w:color="auto"/>
                <w:right w:val="none" w:sz="0" w:space="0" w:color="auto"/>
              </w:divBdr>
            </w:div>
            <w:div w:id="392854057">
              <w:marLeft w:val="0"/>
              <w:marRight w:val="0"/>
              <w:marTop w:val="0"/>
              <w:marBottom w:val="0"/>
              <w:divBdr>
                <w:top w:val="none" w:sz="0" w:space="0" w:color="auto"/>
                <w:left w:val="none" w:sz="0" w:space="0" w:color="auto"/>
                <w:bottom w:val="none" w:sz="0" w:space="0" w:color="auto"/>
                <w:right w:val="none" w:sz="0" w:space="0" w:color="auto"/>
              </w:divBdr>
            </w:div>
            <w:div w:id="393236747">
              <w:marLeft w:val="0"/>
              <w:marRight w:val="0"/>
              <w:marTop w:val="0"/>
              <w:marBottom w:val="0"/>
              <w:divBdr>
                <w:top w:val="none" w:sz="0" w:space="0" w:color="auto"/>
                <w:left w:val="none" w:sz="0" w:space="0" w:color="auto"/>
                <w:bottom w:val="none" w:sz="0" w:space="0" w:color="auto"/>
                <w:right w:val="none" w:sz="0" w:space="0" w:color="auto"/>
              </w:divBdr>
            </w:div>
            <w:div w:id="394205622">
              <w:marLeft w:val="0"/>
              <w:marRight w:val="0"/>
              <w:marTop w:val="0"/>
              <w:marBottom w:val="0"/>
              <w:divBdr>
                <w:top w:val="none" w:sz="0" w:space="0" w:color="auto"/>
                <w:left w:val="none" w:sz="0" w:space="0" w:color="auto"/>
                <w:bottom w:val="none" w:sz="0" w:space="0" w:color="auto"/>
                <w:right w:val="none" w:sz="0" w:space="0" w:color="auto"/>
              </w:divBdr>
            </w:div>
            <w:div w:id="394399715">
              <w:marLeft w:val="0"/>
              <w:marRight w:val="0"/>
              <w:marTop w:val="0"/>
              <w:marBottom w:val="0"/>
              <w:divBdr>
                <w:top w:val="none" w:sz="0" w:space="0" w:color="auto"/>
                <w:left w:val="none" w:sz="0" w:space="0" w:color="auto"/>
                <w:bottom w:val="none" w:sz="0" w:space="0" w:color="auto"/>
                <w:right w:val="none" w:sz="0" w:space="0" w:color="auto"/>
              </w:divBdr>
            </w:div>
            <w:div w:id="398093297">
              <w:marLeft w:val="0"/>
              <w:marRight w:val="0"/>
              <w:marTop w:val="0"/>
              <w:marBottom w:val="0"/>
              <w:divBdr>
                <w:top w:val="none" w:sz="0" w:space="0" w:color="auto"/>
                <w:left w:val="none" w:sz="0" w:space="0" w:color="auto"/>
                <w:bottom w:val="none" w:sz="0" w:space="0" w:color="auto"/>
                <w:right w:val="none" w:sz="0" w:space="0" w:color="auto"/>
              </w:divBdr>
              <w:divsChild>
                <w:div w:id="21244228">
                  <w:marLeft w:val="0"/>
                  <w:marRight w:val="0"/>
                  <w:marTop w:val="0"/>
                  <w:marBottom w:val="0"/>
                  <w:divBdr>
                    <w:top w:val="none" w:sz="0" w:space="0" w:color="auto"/>
                    <w:left w:val="none" w:sz="0" w:space="0" w:color="auto"/>
                    <w:bottom w:val="none" w:sz="0" w:space="0" w:color="auto"/>
                    <w:right w:val="none" w:sz="0" w:space="0" w:color="auto"/>
                  </w:divBdr>
                </w:div>
                <w:div w:id="40250949">
                  <w:marLeft w:val="0"/>
                  <w:marRight w:val="0"/>
                  <w:marTop w:val="0"/>
                  <w:marBottom w:val="0"/>
                  <w:divBdr>
                    <w:top w:val="none" w:sz="0" w:space="0" w:color="auto"/>
                    <w:left w:val="none" w:sz="0" w:space="0" w:color="auto"/>
                    <w:bottom w:val="none" w:sz="0" w:space="0" w:color="auto"/>
                    <w:right w:val="none" w:sz="0" w:space="0" w:color="auto"/>
                  </w:divBdr>
                </w:div>
                <w:div w:id="70275930">
                  <w:marLeft w:val="0"/>
                  <w:marRight w:val="0"/>
                  <w:marTop w:val="0"/>
                  <w:marBottom w:val="0"/>
                  <w:divBdr>
                    <w:top w:val="none" w:sz="0" w:space="0" w:color="auto"/>
                    <w:left w:val="none" w:sz="0" w:space="0" w:color="auto"/>
                    <w:bottom w:val="none" w:sz="0" w:space="0" w:color="auto"/>
                    <w:right w:val="none" w:sz="0" w:space="0" w:color="auto"/>
                  </w:divBdr>
                </w:div>
                <w:div w:id="142280774">
                  <w:marLeft w:val="0"/>
                  <w:marRight w:val="0"/>
                  <w:marTop w:val="0"/>
                  <w:marBottom w:val="0"/>
                  <w:divBdr>
                    <w:top w:val="none" w:sz="0" w:space="0" w:color="auto"/>
                    <w:left w:val="none" w:sz="0" w:space="0" w:color="auto"/>
                    <w:bottom w:val="none" w:sz="0" w:space="0" w:color="auto"/>
                    <w:right w:val="none" w:sz="0" w:space="0" w:color="auto"/>
                  </w:divBdr>
                </w:div>
                <w:div w:id="245726344">
                  <w:marLeft w:val="0"/>
                  <w:marRight w:val="0"/>
                  <w:marTop w:val="0"/>
                  <w:marBottom w:val="0"/>
                  <w:divBdr>
                    <w:top w:val="none" w:sz="0" w:space="0" w:color="auto"/>
                    <w:left w:val="none" w:sz="0" w:space="0" w:color="auto"/>
                    <w:bottom w:val="none" w:sz="0" w:space="0" w:color="auto"/>
                    <w:right w:val="none" w:sz="0" w:space="0" w:color="auto"/>
                  </w:divBdr>
                </w:div>
                <w:div w:id="348875633">
                  <w:marLeft w:val="0"/>
                  <w:marRight w:val="0"/>
                  <w:marTop w:val="0"/>
                  <w:marBottom w:val="0"/>
                  <w:divBdr>
                    <w:top w:val="none" w:sz="0" w:space="0" w:color="auto"/>
                    <w:left w:val="none" w:sz="0" w:space="0" w:color="auto"/>
                    <w:bottom w:val="none" w:sz="0" w:space="0" w:color="auto"/>
                    <w:right w:val="none" w:sz="0" w:space="0" w:color="auto"/>
                  </w:divBdr>
                </w:div>
                <w:div w:id="349647700">
                  <w:marLeft w:val="0"/>
                  <w:marRight w:val="0"/>
                  <w:marTop w:val="0"/>
                  <w:marBottom w:val="0"/>
                  <w:divBdr>
                    <w:top w:val="none" w:sz="0" w:space="0" w:color="auto"/>
                    <w:left w:val="none" w:sz="0" w:space="0" w:color="auto"/>
                    <w:bottom w:val="none" w:sz="0" w:space="0" w:color="auto"/>
                    <w:right w:val="none" w:sz="0" w:space="0" w:color="auto"/>
                  </w:divBdr>
                </w:div>
                <w:div w:id="355084953">
                  <w:marLeft w:val="0"/>
                  <w:marRight w:val="0"/>
                  <w:marTop w:val="0"/>
                  <w:marBottom w:val="0"/>
                  <w:divBdr>
                    <w:top w:val="none" w:sz="0" w:space="0" w:color="auto"/>
                    <w:left w:val="none" w:sz="0" w:space="0" w:color="auto"/>
                    <w:bottom w:val="none" w:sz="0" w:space="0" w:color="auto"/>
                    <w:right w:val="none" w:sz="0" w:space="0" w:color="auto"/>
                  </w:divBdr>
                </w:div>
                <w:div w:id="404298293">
                  <w:marLeft w:val="0"/>
                  <w:marRight w:val="0"/>
                  <w:marTop w:val="0"/>
                  <w:marBottom w:val="0"/>
                  <w:divBdr>
                    <w:top w:val="none" w:sz="0" w:space="0" w:color="auto"/>
                    <w:left w:val="none" w:sz="0" w:space="0" w:color="auto"/>
                    <w:bottom w:val="none" w:sz="0" w:space="0" w:color="auto"/>
                    <w:right w:val="none" w:sz="0" w:space="0" w:color="auto"/>
                  </w:divBdr>
                </w:div>
                <w:div w:id="410201960">
                  <w:marLeft w:val="0"/>
                  <w:marRight w:val="0"/>
                  <w:marTop w:val="0"/>
                  <w:marBottom w:val="0"/>
                  <w:divBdr>
                    <w:top w:val="none" w:sz="0" w:space="0" w:color="auto"/>
                    <w:left w:val="none" w:sz="0" w:space="0" w:color="auto"/>
                    <w:bottom w:val="none" w:sz="0" w:space="0" w:color="auto"/>
                    <w:right w:val="none" w:sz="0" w:space="0" w:color="auto"/>
                  </w:divBdr>
                </w:div>
                <w:div w:id="462388438">
                  <w:marLeft w:val="0"/>
                  <w:marRight w:val="0"/>
                  <w:marTop w:val="0"/>
                  <w:marBottom w:val="0"/>
                  <w:divBdr>
                    <w:top w:val="none" w:sz="0" w:space="0" w:color="auto"/>
                    <w:left w:val="none" w:sz="0" w:space="0" w:color="auto"/>
                    <w:bottom w:val="none" w:sz="0" w:space="0" w:color="auto"/>
                    <w:right w:val="none" w:sz="0" w:space="0" w:color="auto"/>
                  </w:divBdr>
                </w:div>
                <w:div w:id="463429048">
                  <w:marLeft w:val="0"/>
                  <w:marRight w:val="0"/>
                  <w:marTop w:val="0"/>
                  <w:marBottom w:val="0"/>
                  <w:divBdr>
                    <w:top w:val="none" w:sz="0" w:space="0" w:color="auto"/>
                    <w:left w:val="none" w:sz="0" w:space="0" w:color="auto"/>
                    <w:bottom w:val="none" w:sz="0" w:space="0" w:color="auto"/>
                    <w:right w:val="none" w:sz="0" w:space="0" w:color="auto"/>
                  </w:divBdr>
                </w:div>
                <w:div w:id="539518654">
                  <w:marLeft w:val="0"/>
                  <w:marRight w:val="0"/>
                  <w:marTop w:val="0"/>
                  <w:marBottom w:val="0"/>
                  <w:divBdr>
                    <w:top w:val="none" w:sz="0" w:space="0" w:color="auto"/>
                    <w:left w:val="none" w:sz="0" w:space="0" w:color="auto"/>
                    <w:bottom w:val="none" w:sz="0" w:space="0" w:color="auto"/>
                    <w:right w:val="none" w:sz="0" w:space="0" w:color="auto"/>
                  </w:divBdr>
                </w:div>
                <w:div w:id="578100047">
                  <w:marLeft w:val="0"/>
                  <w:marRight w:val="0"/>
                  <w:marTop w:val="0"/>
                  <w:marBottom w:val="0"/>
                  <w:divBdr>
                    <w:top w:val="none" w:sz="0" w:space="0" w:color="auto"/>
                    <w:left w:val="none" w:sz="0" w:space="0" w:color="auto"/>
                    <w:bottom w:val="none" w:sz="0" w:space="0" w:color="auto"/>
                    <w:right w:val="none" w:sz="0" w:space="0" w:color="auto"/>
                  </w:divBdr>
                </w:div>
                <w:div w:id="584386315">
                  <w:marLeft w:val="0"/>
                  <w:marRight w:val="0"/>
                  <w:marTop w:val="0"/>
                  <w:marBottom w:val="0"/>
                  <w:divBdr>
                    <w:top w:val="none" w:sz="0" w:space="0" w:color="auto"/>
                    <w:left w:val="none" w:sz="0" w:space="0" w:color="auto"/>
                    <w:bottom w:val="none" w:sz="0" w:space="0" w:color="auto"/>
                    <w:right w:val="none" w:sz="0" w:space="0" w:color="auto"/>
                  </w:divBdr>
                </w:div>
                <w:div w:id="626593045">
                  <w:marLeft w:val="0"/>
                  <w:marRight w:val="0"/>
                  <w:marTop w:val="0"/>
                  <w:marBottom w:val="0"/>
                  <w:divBdr>
                    <w:top w:val="none" w:sz="0" w:space="0" w:color="auto"/>
                    <w:left w:val="none" w:sz="0" w:space="0" w:color="auto"/>
                    <w:bottom w:val="none" w:sz="0" w:space="0" w:color="auto"/>
                    <w:right w:val="none" w:sz="0" w:space="0" w:color="auto"/>
                  </w:divBdr>
                </w:div>
                <w:div w:id="674383032">
                  <w:marLeft w:val="0"/>
                  <w:marRight w:val="0"/>
                  <w:marTop w:val="0"/>
                  <w:marBottom w:val="0"/>
                  <w:divBdr>
                    <w:top w:val="none" w:sz="0" w:space="0" w:color="auto"/>
                    <w:left w:val="none" w:sz="0" w:space="0" w:color="auto"/>
                    <w:bottom w:val="none" w:sz="0" w:space="0" w:color="auto"/>
                    <w:right w:val="none" w:sz="0" w:space="0" w:color="auto"/>
                  </w:divBdr>
                </w:div>
                <w:div w:id="723064508">
                  <w:marLeft w:val="0"/>
                  <w:marRight w:val="0"/>
                  <w:marTop w:val="0"/>
                  <w:marBottom w:val="0"/>
                  <w:divBdr>
                    <w:top w:val="none" w:sz="0" w:space="0" w:color="auto"/>
                    <w:left w:val="none" w:sz="0" w:space="0" w:color="auto"/>
                    <w:bottom w:val="none" w:sz="0" w:space="0" w:color="auto"/>
                    <w:right w:val="none" w:sz="0" w:space="0" w:color="auto"/>
                  </w:divBdr>
                </w:div>
                <w:div w:id="876241452">
                  <w:marLeft w:val="0"/>
                  <w:marRight w:val="0"/>
                  <w:marTop w:val="0"/>
                  <w:marBottom w:val="0"/>
                  <w:divBdr>
                    <w:top w:val="none" w:sz="0" w:space="0" w:color="auto"/>
                    <w:left w:val="none" w:sz="0" w:space="0" w:color="auto"/>
                    <w:bottom w:val="none" w:sz="0" w:space="0" w:color="auto"/>
                    <w:right w:val="none" w:sz="0" w:space="0" w:color="auto"/>
                  </w:divBdr>
                </w:div>
                <w:div w:id="960111322">
                  <w:marLeft w:val="0"/>
                  <w:marRight w:val="0"/>
                  <w:marTop w:val="0"/>
                  <w:marBottom w:val="0"/>
                  <w:divBdr>
                    <w:top w:val="none" w:sz="0" w:space="0" w:color="auto"/>
                    <w:left w:val="none" w:sz="0" w:space="0" w:color="auto"/>
                    <w:bottom w:val="none" w:sz="0" w:space="0" w:color="auto"/>
                    <w:right w:val="none" w:sz="0" w:space="0" w:color="auto"/>
                  </w:divBdr>
                </w:div>
                <w:div w:id="961418148">
                  <w:marLeft w:val="0"/>
                  <w:marRight w:val="0"/>
                  <w:marTop w:val="0"/>
                  <w:marBottom w:val="0"/>
                  <w:divBdr>
                    <w:top w:val="none" w:sz="0" w:space="0" w:color="auto"/>
                    <w:left w:val="none" w:sz="0" w:space="0" w:color="auto"/>
                    <w:bottom w:val="none" w:sz="0" w:space="0" w:color="auto"/>
                    <w:right w:val="none" w:sz="0" w:space="0" w:color="auto"/>
                  </w:divBdr>
                </w:div>
                <w:div w:id="990013594">
                  <w:marLeft w:val="0"/>
                  <w:marRight w:val="0"/>
                  <w:marTop w:val="0"/>
                  <w:marBottom w:val="0"/>
                  <w:divBdr>
                    <w:top w:val="none" w:sz="0" w:space="0" w:color="auto"/>
                    <w:left w:val="none" w:sz="0" w:space="0" w:color="auto"/>
                    <w:bottom w:val="none" w:sz="0" w:space="0" w:color="auto"/>
                    <w:right w:val="none" w:sz="0" w:space="0" w:color="auto"/>
                  </w:divBdr>
                </w:div>
                <w:div w:id="1000504406">
                  <w:marLeft w:val="0"/>
                  <w:marRight w:val="0"/>
                  <w:marTop w:val="0"/>
                  <w:marBottom w:val="0"/>
                  <w:divBdr>
                    <w:top w:val="none" w:sz="0" w:space="0" w:color="auto"/>
                    <w:left w:val="none" w:sz="0" w:space="0" w:color="auto"/>
                    <w:bottom w:val="none" w:sz="0" w:space="0" w:color="auto"/>
                    <w:right w:val="none" w:sz="0" w:space="0" w:color="auto"/>
                  </w:divBdr>
                </w:div>
                <w:div w:id="1027484113">
                  <w:marLeft w:val="0"/>
                  <w:marRight w:val="0"/>
                  <w:marTop w:val="0"/>
                  <w:marBottom w:val="0"/>
                  <w:divBdr>
                    <w:top w:val="none" w:sz="0" w:space="0" w:color="auto"/>
                    <w:left w:val="none" w:sz="0" w:space="0" w:color="auto"/>
                    <w:bottom w:val="none" w:sz="0" w:space="0" w:color="auto"/>
                    <w:right w:val="none" w:sz="0" w:space="0" w:color="auto"/>
                  </w:divBdr>
                </w:div>
                <w:div w:id="1053889310">
                  <w:marLeft w:val="0"/>
                  <w:marRight w:val="0"/>
                  <w:marTop w:val="0"/>
                  <w:marBottom w:val="0"/>
                  <w:divBdr>
                    <w:top w:val="none" w:sz="0" w:space="0" w:color="auto"/>
                    <w:left w:val="none" w:sz="0" w:space="0" w:color="auto"/>
                    <w:bottom w:val="none" w:sz="0" w:space="0" w:color="auto"/>
                    <w:right w:val="none" w:sz="0" w:space="0" w:color="auto"/>
                  </w:divBdr>
                </w:div>
                <w:div w:id="1061639479">
                  <w:marLeft w:val="0"/>
                  <w:marRight w:val="0"/>
                  <w:marTop w:val="0"/>
                  <w:marBottom w:val="0"/>
                  <w:divBdr>
                    <w:top w:val="none" w:sz="0" w:space="0" w:color="auto"/>
                    <w:left w:val="none" w:sz="0" w:space="0" w:color="auto"/>
                    <w:bottom w:val="none" w:sz="0" w:space="0" w:color="auto"/>
                    <w:right w:val="none" w:sz="0" w:space="0" w:color="auto"/>
                  </w:divBdr>
                </w:div>
                <w:div w:id="1069156517">
                  <w:marLeft w:val="0"/>
                  <w:marRight w:val="0"/>
                  <w:marTop w:val="0"/>
                  <w:marBottom w:val="0"/>
                  <w:divBdr>
                    <w:top w:val="none" w:sz="0" w:space="0" w:color="auto"/>
                    <w:left w:val="none" w:sz="0" w:space="0" w:color="auto"/>
                    <w:bottom w:val="none" w:sz="0" w:space="0" w:color="auto"/>
                    <w:right w:val="none" w:sz="0" w:space="0" w:color="auto"/>
                  </w:divBdr>
                </w:div>
                <w:div w:id="1082917545">
                  <w:marLeft w:val="0"/>
                  <w:marRight w:val="0"/>
                  <w:marTop w:val="0"/>
                  <w:marBottom w:val="0"/>
                  <w:divBdr>
                    <w:top w:val="none" w:sz="0" w:space="0" w:color="auto"/>
                    <w:left w:val="none" w:sz="0" w:space="0" w:color="auto"/>
                    <w:bottom w:val="none" w:sz="0" w:space="0" w:color="auto"/>
                    <w:right w:val="none" w:sz="0" w:space="0" w:color="auto"/>
                  </w:divBdr>
                </w:div>
                <w:div w:id="1123769171">
                  <w:marLeft w:val="0"/>
                  <w:marRight w:val="0"/>
                  <w:marTop w:val="0"/>
                  <w:marBottom w:val="0"/>
                  <w:divBdr>
                    <w:top w:val="none" w:sz="0" w:space="0" w:color="auto"/>
                    <w:left w:val="none" w:sz="0" w:space="0" w:color="auto"/>
                    <w:bottom w:val="none" w:sz="0" w:space="0" w:color="auto"/>
                    <w:right w:val="none" w:sz="0" w:space="0" w:color="auto"/>
                  </w:divBdr>
                </w:div>
                <w:div w:id="1128430586">
                  <w:marLeft w:val="0"/>
                  <w:marRight w:val="0"/>
                  <w:marTop w:val="0"/>
                  <w:marBottom w:val="0"/>
                  <w:divBdr>
                    <w:top w:val="none" w:sz="0" w:space="0" w:color="auto"/>
                    <w:left w:val="none" w:sz="0" w:space="0" w:color="auto"/>
                    <w:bottom w:val="none" w:sz="0" w:space="0" w:color="auto"/>
                    <w:right w:val="none" w:sz="0" w:space="0" w:color="auto"/>
                  </w:divBdr>
                </w:div>
                <w:div w:id="1150175885">
                  <w:marLeft w:val="0"/>
                  <w:marRight w:val="0"/>
                  <w:marTop w:val="0"/>
                  <w:marBottom w:val="0"/>
                  <w:divBdr>
                    <w:top w:val="none" w:sz="0" w:space="0" w:color="auto"/>
                    <w:left w:val="none" w:sz="0" w:space="0" w:color="auto"/>
                    <w:bottom w:val="none" w:sz="0" w:space="0" w:color="auto"/>
                    <w:right w:val="none" w:sz="0" w:space="0" w:color="auto"/>
                  </w:divBdr>
                </w:div>
                <w:div w:id="1185559751">
                  <w:marLeft w:val="0"/>
                  <w:marRight w:val="0"/>
                  <w:marTop w:val="0"/>
                  <w:marBottom w:val="0"/>
                  <w:divBdr>
                    <w:top w:val="none" w:sz="0" w:space="0" w:color="auto"/>
                    <w:left w:val="none" w:sz="0" w:space="0" w:color="auto"/>
                    <w:bottom w:val="none" w:sz="0" w:space="0" w:color="auto"/>
                    <w:right w:val="none" w:sz="0" w:space="0" w:color="auto"/>
                  </w:divBdr>
                </w:div>
                <w:div w:id="1222713916">
                  <w:marLeft w:val="0"/>
                  <w:marRight w:val="0"/>
                  <w:marTop w:val="0"/>
                  <w:marBottom w:val="0"/>
                  <w:divBdr>
                    <w:top w:val="none" w:sz="0" w:space="0" w:color="auto"/>
                    <w:left w:val="none" w:sz="0" w:space="0" w:color="auto"/>
                    <w:bottom w:val="none" w:sz="0" w:space="0" w:color="auto"/>
                    <w:right w:val="none" w:sz="0" w:space="0" w:color="auto"/>
                  </w:divBdr>
                </w:div>
                <w:div w:id="1240627862">
                  <w:marLeft w:val="0"/>
                  <w:marRight w:val="0"/>
                  <w:marTop w:val="0"/>
                  <w:marBottom w:val="0"/>
                  <w:divBdr>
                    <w:top w:val="none" w:sz="0" w:space="0" w:color="auto"/>
                    <w:left w:val="none" w:sz="0" w:space="0" w:color="auto"/>
                    <w:bottom w:val="none" w:sz="0" w:space="0" w:color="auto"/>
                    <w:right w:val="none" w:sz="0" w:space="0" w:color="auto"/>
                  </w:divBdr>
                </w:div>
                <w:div w:id="1263536437">
                  <w:marLeft w:val="0"/>
                  <w:marRight w:val="0"/>
                  <w:marTop w:val="0"/>
                  <w:marBottom w:val="0"/>
                  <w:divBdr>
                    <w:top w:val="none" w:sz="0" w:space="0" w:color="auto"/>
                    <w:left w:val="none" w:sz="0" w:space="0" w:color="auto"/>
                    <w:bottom w:val="none" w:sz="0" w:space="0" w:color="auto"/>
                    <w:right w:val="none" w:sz="0" w:space="0" w:color="auto"/>
                  </w:divBdr>
                </w:div>
                <w:div w:id="1289773436">
                  <w:marLeft w:val="0"/>
                  <w:marRight w:val="0"/>
                  <w:marTop w:val="0"/>
                  <w:marBottom w:val="0"/>
                  <w:divBdr>
                    <w:top w:val="none" w:sz="0" w:space="0" w:color="auto"/>
                    <w:left w:val="none" w:sz="0" w:space="0" w:color="auto"/>
                    <w:bottom w:val="none" w:sz="0" w:space="0" w:color="auto"/>
                    <w:right w:val="none" w:sz="0" w:space="0" w:color="auto"/>
                  </w:divBdr>
                </w:div>
                <w:div w:id="1373339388">
                  <w:marLeft w:val="0"/>
                  <w:marRight w:val="0"/>
                  <w:marTop w:val="0"/>
                  <w:marBottom w:val="0"/>
                  <w:divBdr>
                    <w:top w:val="none" w:sz="0" w:space="0" w:color="auto"/>
                    <w:left w:val="none" w:sz="0" w:space="0" w:color="auto"/>
                    <w:bottom w:val="none" w:sz="0" w:space="0" w:color="auto"/>
                    <w:right w:val="none" w:sz="0" w:space="0" w:color="auto"/>
                  </w:divBdr>
                </w:div>
                <w:div w:id="1378119448">
                  <w:marLeft w:val="0"/>
                  <w:marRight w:val="0"/>
                  <w:marTop w:val="0"/>
                  <w:marBottom w:val="0"/>
                  <w:divBdr>
                    <w:top w:val="none" w:sz="0" w:space="0" w:color="auto"/>
                    <w:left w:val="none" w:sz="0" w:space="0" w:color="auto"/>
                    <w:bottom w:val="none" w:sz="0" w:space="0" w:color="auto"/>
                    <w:right w:val="none" w:sz="0" w:space="0" w:color="auto"/>
                  </w:divBdr>
                </w:div>
                <w:div w:id="1429885955">
                  <w:marLeft w:val="0"/>
                  <w:marRight w:val="0"/>
                  <w:marTop w:val="0"/>
                  <w:marBottom w:val="0"/>
                  <w:divBdr>
                    <w:top w:val="none" w:sz="0" w:space="0" w:color="auto"/>
                    <w:left w:val="none" w:sz="0" w:space="0" w:color="auto"/>
                    <w:bottom w:val="none" w:sz="0" w:space="0" w:color="auto"/>
                    <w:right w:val="none" w:sz="0" w:space="0" w:color="auto"/>
                  </w:divBdr>
                </w:div>
                <w:div w:id="1470784510">
                  <w:marLeft w:val="0"/>
                  <w:marRight w:val="0"/>
                  <w:marTop w:val="0"/>
                  <w:marBottom w:val="0"/>
                  <w:divBdr>
                    <w:top w:val="none" w:sz="0" w:space="0" w:color="auto"/>
                    <w:left w:val="none" w:sz="0" w:space="0" w:color="auto"/>
                    <w:bottom w:val="none" w:sz="0" w:space="0" w:color="auto"/>
                    <w:right w:val="none" w:sz="0" w:space="0" w:color="auto"/>
                  </w:divBdr>
                </w:div>
                <w:div w:id="1576738771">
                  <w:marLeft w:val="0"/>
                  <w:marRight w:val="0"/>
                  <w:marTop w:val="0"/>
                  <w:marBottom w:val="0"/>
                  <w:divBdr>
                    <w:top w:val="none" w:sz="0" w:space="0" w:color="auto"/>
                    <w:left w:val="none" w:sz="0" w:space="0" w:color="auto"/>
                    <w:bottom w:val="none" w:sz="0" w:space="0" w:color="auto"/>
                    <w:right w:val="none" w:sz="0" w:space="0" w:color="auto"/>
                  </w:divBdr>
                </w:div>
                <w:div w:id="1581789494">
                  <w:marLeft w:val="0"/>
                  <w:marRight w:val="0"/>
                  <w:marTop w:val="0"/>
                  <w:marBottom w:val="0"/>
                  <w:divBdr>
                    <w:top w:val="none" w:sz="0" w:space="0" w:color="auto"/>
                    <w:left w:val="none" w:sz="0" w:space="0" w:color="auto"/>
                    <w:bottom w:val="none" w:sz="0" w:space="0" w:color="auto"/>
                    <w:right w:val="none" w:sz="0" w:space="0" w:color="auto"/>
                  </w:divBdr>
                </w:div>
                <w:div w:id="1672217592">
                  <w:marLeft w:val="0"/>
                  <w:marRight w:val="0"/>
                  <w:marTop w:val="0"/>
                  <w:marBottom w:val="0"/>
                  <w:divBdr>
                    <w:top w:val="none" w:sz="0" w:space="0" w:color="auto"/>
                    <w:left w:val="none" w:sz="0" w:space="0" w:color="auto"/>
                    <w:bottom w:val="none" w:sz="0" w:space="0" w:color="auto"/>
                    <w:right w:val="none" w:sz="0" w:space="0" w:color="auto"/>
                  </w:divBdr>
                </w:div>
                <w:div w:id="1722361490">
                  <w:marLeft w:val="0"/>
                  <w:marRight w:val="0"/>
                  <w:marTop w:val="0"/>
                  <w:marBottom w:val="0"/>
                  <w:divBdr>
                    <w:top w:val="none" w:sz="0" w:space="0" w:color="auto"/>
                    <w:left w:val="none" w:sz="0" w:space="0" w:color="auto"/>
                    <w:bottom w:val="none" w:sz="0" w:space="0" w:color="auto"/>
                    <w:right w:val="none" w:sz="0" w:space="0" w:color="auto"/>
                  </w:divBdr>
                </w:div>
                <w:div w:id="1736929919">
                  <w:marLeft w:val="0"/>
                  <w:marRight w:val="0"/>
                  <w:marTop w:val="0"/>
                  <w:marBottom w:val="0"/>
                  <w:divBdr>
                    <w:top w:val="none" w:sz="0" w:space="0" w:color="auto"/>
                    <w:left w:val="none" w:sz="0" w:space="0" w:color="auto"/>
                    <w:bottom w:val="none" w:sz="0" w:space="0" w:color="auto"/>
                    <w:right w:val="none" w:sz="0" w:space="0" w:color="auto"/>
                  </w:divBdr>
                </w:div>
                <w:div w:id="1822233505">
                  <w:marLeft w:val="0"/>
                  <w:marRight w:val="0"/>
                  <w:marTop w:val="0"/>
                  <w:marBottom w:val="0"/>
                  <w:divBdr>
                    <w:top w:val="none" w:sz="0" w:space="0" w:color="auto"/>
                    <w:left w:val="none" w:sz="0" w:space="0" w:color="auto"/>
                    <w:bottom w:val="none" w:sz="0" w:space="0" w:color="auto"/>
                    <w:right w:val="none" w:sz="0" w:space="0" w:color="auto"/>
                  </w:divBdr>
                </w:div>
                <w:div w:id="1853761204">
                  <w:marLeft w:val="0"/>
                  <w:marRight w:val="0"/>
                  <w:marTop w:val="0"/>
                  <w:marBottom w:val="0"/>
                  <w:divBdr>
                    <w:top w:val="none" w:sz="0" w:space="0" w:color="auto"/>
                    <w:left w:val="none" w:sz="0" w:space="0" w:color="auto"/>
                    <w:bottom w:val="none" w:sz="0" w:space="0" w:color="auto"/>
                    <w:right w:val="none" w:sz="0" w:space="0" w:color="auto"/>
                  </w:divBdr>
                </w:div>
                <w:div w:id="1868711053">
                  <w:marLeft w:val="0"/>
                  <w:marRight w:val="0"/>
                  <w:marTop w:val="0"/>
                  <w:marBottom w:val="0"/>
                  <w:divBdr>
                    <w:top w:val="none" w:sz="0" w:space="0" w:color="auto"/>
                    <w:left w:val="none" w:sz="0" w:space="0" w:color="auto"/>
                    <w:bottom w:val="none" w:sz="0" w:space="0" w:color="auto"/>
                    <w:right w:val="none" w:sz="0" w:space="0" w:color="auto"/>
                  </w:divBdr>
                </w:div>
                <w:div w:id="1922525377">
                  <w:marLeft w:val="0"/>
                  <w:marRight w:val="0"/>
                  <w:marTop w:val="0"/>
                  <w:marBottom w:val="0"/>
                  <w:divBdr>
                    <w:top w:val="none" w:sz="0" w:space="0" w:color="auto"/>
                    <w:left w:val="none" w:sz="0" w:space="0" w:color="auto"/>
                    <w:bottom w:val="none" w:sz="0" w:space="0" w:color="auto"/>
                    <w:right w:val="none" w:sz="0" w:space="0" w:color="auto"/>
                  </w:divBdr>
                </w:div>
                <w:div w:id="1949923234">
                  <w:marLeft w:val="0"/>
                  <w:marRight w:val="0"/>
                  <w:marTop w:val="0"/>
                  <w:marBottom w:val="0"/>
                  <w:divBdr>
                    <w:top w:val="none" w:sz="0" w:space="0" w:color="auto"/>
                    <w:left w:val="none" w:sz="0" w:space="0" w:color="auto"/>
                    <w:bottom w:val="none" w:sz="0" w:space="0" w:color="auto"/>
                    <w:right w:val="none" w:sz="0" w:space="0" w:color="auto"/>
                  </w:divBdr>
                </w:div>
                <w:div w:id="1992557838">
                  <w:marLeft w:val="0"/>
                  <w:marRight w:val="0"/>
                  <w:marTop w:val="0"/>
                  <w:marBottom w:val="0"/>
                  <w:divBdr>
                    <w:top w:val="none" w:sz="0" w:space="0" w:color="auto"/>
                    <w:left w:val="none" w:sz="0" w:space="0" w:color="auto"/>
                    <w:bottom w:val="none" w:sz="0" w:space="0" w:color="auto"/>
                    <w:right w:val="none" w:sz="0" w:space="0" w:color="auto"/>
                  </w:divBdr>
                </w:div>
                <w:div w:id="1997956935">
                  <w:marLeft w:val="0"/>
                  <w:marRight w:val="0"/>
                  <w:marTop w:val="0"/>
                  <w:marBottom w:val="0"/>
                  <w:divBdr>
                    <w:top w:val="none" w:sz="0" w:space="0" w:color="auto"/>
                    <w:left w:val="none" w:sz="0" w:space="0" w:color="auto"/>
                    <w:bottom w:val="none" w:sz="0" w:space="0" w:color="auto"/>
                    <w:right w:val="none" w:sz="0" w:space="0" w:color="auto"/>
                  </w:divBdr>
                </w:div>
                <w:div w:id="2029485403">
                  <w:marLeft w:val="0"/>
                  <w:marRight w:val="0"/>
                  <w:marTop w:val="0"/>
                  <w:marBottom w:val="0"/>
                  <w:divBdr>
                    <w:top w:val="none" w:sz="0" w:space="0" w:color="auto"/>
                    <w:left w:val="none" w:sz="0" w:space="0" w:color="auto"/>
                    <w:bottom w:val="none" w:sz="0" w:space="0" w:color="auto"/>
                    <w:right w:val="none" w:sz="0" w:space="0" w:color="auto"/>
                  </w:divBdr>
                </w:div>
                <w:div w:id="2032292396">
                  <w:marLeft w:val="0"/>
                  <w:marRight w:val="0"/>
                  <w:marTop w:val="0"/>
                  <w:marBottom w:val="0"/>
                  <w:divBdr>
                    <w:top w:val="none" w:sz="0" w:space="0" w:color="auto"/>
                    <w:left w:val="none" w:sz="0" w:space="0" w:color="auto"/>
                    <w:bottom w:val="none" w:sz="0" w:space="0" w:color="auto"/>
                    <w:right w:val="none" w:sz="0" w:space="0" w:color="auto"/>
                  </w:divBdr>
                </w:div>
                <w:div w:id="2072993556">
                  <w:marLeft w:val="0"/>
                  <w:marRight w:val="0"/>
                  <w:marTop w:val="0"/>
                  <w:marBottom w:val="0"/>
                  <w:divBdr>
                    <w:top w:val="none" w:sz="0" w:space="0" w:color="auto"/>
                    <w:left w:val="none" w:sz="0" w:space="0" w:color="auto"/>
                    <w:bottom w:val="none" w:sz="0" w:space="0" w:color="auto"/>
                    <w:right w:val="none" w:sz="0" w:space="0" w:color="auto"/>
                  </w:divBdr>
                </w:div>
              </w:divsChild>
            </w:div>
            <w:div w:id="399056128">
              <w:marLeft w:val="0"/>
              <w:marRight w:val="0"/>
              <w:marTop w:val="0"/>
              <w:marBottom w:val="0"/>
              <w:divBdr>
                <w:top w:val="none" w:sz="0" w:space="0" w:color="auto"/>
                <w:left w:val="none" w:sz="0" w:space="0" w:color="auto"/>
                <w:bottom w:val="none" w:sz="0" w:space="0" w:color="auto"/>
                <w:right w:val="none" w:sz="0" w:space="0" w:color="auto"/>
              </w:divBdr>
            </w:div>
            <w:div w:id="400719801">
              <w:marLeft w:val="0"/>
              <w:marRight w:val="0"/>
              <w:marTop w:val="0"/>
              <w:marBottom w:val="0"/>
              <w:divBdr>
                <w:top w:val="none" w:sz="0" w:space="0" w:color="auto"/>
                <w:left w:val="none" w:sz="0" w:space="0" w:color="auto"/>
                <w:bottom w:val="none" w:sz="0" w:space="0" w:color="auto"/>
                <w:right w:val="none" w:sz="0" w:space="0" w:color="auto"/>
              </w:divBdr>
            </w:div>
            <w:div w:id="406541569">
              <w:marLeft w:val="0"/>
              <w:marRight w:val="0"/>
              <w:marTop w:val="0"/>
              <w:marBottom w:val="0"/>
              <w:divBdr>
                <w:top w:val="none" w:sz="0" w:space="0" w:color="auto"/>
                <w:left w:val="none" w:sz="0" w:space="0" w:color="auto"/>
                <w:bottom w:val="none" w:sz="0" w:space="0" w:color="auto"/>
                <w:right w:val="none" w:sz="0" w:space="0" w:color="auto"/>
              </w:divBdr>
            </w:div>
            <w:div w:id="407266119">
              <w:marLeft w:val="0"/>
              <w:marRight w:val="0"/>
              <w:marTop w:val="0"/>
              <w:marBottom w:val="0"/>
              <w:divBdr>
                <w:top w:val="none" w:sz="0" w:space="0" w:color="auto"/>
                <w:left w:val="none" w:sz="0" w:space="0" w:color="auto"/>
                <w:bottom w:val="none" w:sz="0" w:space="0" w:color="auto"/>
                <w:right w:val="none" w:sz="0" w:space="0" w:color="auto"/>
              </w:divBdr>
            </w:div>
            <w:div w:id="407852637">
              <w:marLeft w:val="0"/>
              <w:marRight w:val="0"/>
              <w:marTop w:val="0"/>
              <w:marBottom w:val="0"/>
              <w:divBdr>
                <w:top w:val="none" w:sz="0" w:space="0" w:color="auto"/>
                <w:left w:val="none" w:sz="0" w:space="0" w:color="auto"/>
                <w:bottom w:val="none" w:sz="0" w:space="0" w:color="auto"/>
                <w:right w:val="none" w:sz="0" w:space="0" w:color="auto"/>
              </w:divBdr>
            </w:div>
            <w:div w:id="408187312">
              <w:marLeft w:val="0"/>
              <w:marRight w:val="0"/>
              <w:marTop w:val="0"/>
              <w:marBottom w:val="0"/>
              <w:divBdr>
                <w:top w:val="none" w:sz="0" w:space="0" w:color="auto"/>
                <w:left w:val="none" w:sz="0" w:space="0" w:color="auto"/>
                <w:bottom w:val="none" w:sz="0" w:space="0" w:color="auto"/>
                <w:right w:val="none" w:sz="0" w:space="0" w:color="auto"/>
              </w:divBdr>
            </w:div>
            <w:div w:id="408623664">
              <w:marLeft w:val="0"/>
              <w:marRight w:val="0"/>
              <w:marTop w:val="0"/>
              <w:marBottom w:val="0"/>
              <w:divBdr>
                <w:top w:val="none" w:sz="0" w:space="0" w:color="auto"/>
                <w:left w:val="none" w:sz="0" w:space="0" w:color="auto"/>
                <w:bottom w:val="none" w:sz="0" w:space="0" w:color="auto"/>
                <w:right w:val="none" w:sz="0" w:space="0" w:color="auto"/>
              </w:divBdr>
            </w:div>
            <w:div w:id="409012533">
              <w:marLeft w:val="0"/>
              <w:marRight w:val="0"/>
              <w:marTop w:val="0"/>
              <w:marBottom w:val="0"/>
              <w:divBdr>
                <w:top w:val="none" w:sz="0" w:space="0" w:color="auto"/>
                <w:left w:val="none" w:sz="0" w:space="0" w:color="auto"/>
                <w:bottom w:val="none" w:sz="0" w:space="0" w:color="auto"/>
                <w:right w:val="none" w:sz="0" w:space="0" w:color="auto"/>
              </w:divBdr>
            </w:div>
            <w:div w:id="409621503">
              <w:marLeft w:val="0"/>
              <w:marRight w:val="0"/>
              <w:marTop w:val="0"/>
              <w:marBottom w:val="0"/>
              <w:divBdr>
                <w:top w:val="none" w:sz="0" w:space="0" w:color="auto"/>
                <w:left w:val="none" w:sz="0" w:space="0" w:color="auto"/>
                <w:bottom w:val="none" w:sz="0" w:space="0" w:color="auto"/>
                <w:right w:val="none" w:sz="0" w:space="0" w:color="auto"/>
              </w:divBdr>
            </w:div>
            <w:div w:id="411122381">
              <w:marLeft w:val="0"/>
              <w:marRight w:val="0"/>
              <w:marTop w:val="0"/>
              <w:marBottom w:val="0"/>
              <w:divBdr>
                <w:top w:val="none" w:sz="0" w:space="0" w:color="auto"/>
                <w:left w:val="none" w:sz="0" w:space="0" w:color="auto"/>
                <w:bottom w:val="none" w:sz="0" w:space="0" w:color="auto"/>
                <w:right w:val="none" w:sz="0" w:space="0" w:color="auto"/>
              </w:divBdr>
            </w:div>
            <w:div w:id="415638693">
              <w:marLeft w:val="0"/>
              <w:marRight w:val="0"/>
              <w:marTop w:val="0"/>
              <w:marBottom w:val="0"/>
              <w:divBdr>
                <w:top w:val="none" w:sz="0" w:space="0" w:color="auto"/>
                <w:left w:val="none" w:sz="0" w:space="0" w:color="auto"/>
                <w:bottom w:val="none" w:sz="0" w:space="0" w:color="auto"/>
                <w:right w:val="none" w:sz="0" w:space="0" w:color="auto"/>
              </w:divBdr>
            </w:div>
            <w:div w:id="419377707">
              <w:marLeft w:val="0"/>
              <w:marRight w:val="0"/>
              <w:marTop w:val="0"/>
              <w:marBottom w:val="0"/>
              <w:divBdr>
                <w:top w:val="none" w:sz="0" w:space="0" w:color="auto"/>
                <w:left w:val="none" w:sz="0" w:space="0" w:color="auto"/>
                <w:bottom w:val="none" w:sz="0" w:space="0" w:color="auto"/>
                <w:right w:val="none" w:sz="0" w:space="0" w:color="auto"/>
              </w:divBdr>
            </w:div>
            <w:div w:id="419832340">
              <w:marLeft w:val="0"/>
              <w:marRight w:val="0"/>
              <w:marTop w:val="0"/>
              <w:marBottom w:val="0"/>
              <w:divBdr>
                <w:top w:val="none" w:sz="0" w:space="0" w:color="auto"/>
                <w:left w:val="none" w:sz="0" w:space="0" w:color="auto"/>
                <w:bottom w:val="none" w:sz="0" w:space="0" w:color="auto"/>
                <w:right w:val="none" w:sz="0" w:space="0" w:color="auto"/>
              </w:divBdr>
            </w:div>
            <w:div w:id="422647132">
              <w:marLeft w:val="0"/>
              <w:marRight w:val="0"/>
              <w:marTop w:val="0"/>
              <w:marBottom w:val="0"/>
              <w:divBdr>
                <w:top w:val="none" w:sz="0" w:space="0" w:color="auto"/>
                <w:left w:val="none" w:sz="0" w:space="0" w:color="auto"/>
                <w:bottom w:val="none" w:sz="0" w:space="0" w:color="auto"/>
                <w:right w:val="none" w:sz="0" w:space="0" w:color="auto"/>
              </w:divBdr>
            </w:div>
            <w:div w:id="423380056">
              <w:marLeft w:val="0"/>
              <w:marRight w:val="0"/>
              <w:marTop w:val="0"/>
              <w:marBottom w:val="0"/>
              <w:divBdr>
                <w:top w:val="none" w:sz="0" w:space="0" w:color="auto"/>
                <w:left w:val="none" w:sz="0" w:space="0" w:color="auto"/>
                <w:bottom w:val="none" w:sz="0" w:space="0" w:color="auto"/>
                <w:right w:val="none" w:sz="0" w:space="0" w:color="auto"/>
              </w:divBdr>
            </w:div>
            <w:div w:id="426540305">
              <w:marLeft w:val="0"/>
              <w:marRight w:val="0"/>
              <w:marTop w:val="0"/>
              <w:marBottom w:val="0"/>
              <w:divBdr>
                <w:top w:val="none" w:sz="0" w:space="0" w:color="auto"/>
                <w:left w:val="none" w:sz="0" w:space="0" w:color="auto"/>
                <w:bottom w:val="none" w:sz="0" w:space="0" w:color="auto"/>
                <w:right w:val="none" w:sz="0" w:space="0" w:color="auto"/>
              </w:divBdr>
            </w:div>
            <w:div w:id="427124172">
              <w:marLeft w:val="0"/>
              <w:marRight w:val="0"/>
              <w:marTop w:val="0"/>
              <w:marBottom w:val="0"/>
              <w:divBdr>
                <w:top w:val="none" w:sz="0" w:space="0" w:color="auto"/>
                <w:left w:val="none" w:sz="0" w:space="0" w:color="auto"/>
                <w:bottom w:val="none" w:sz="0" w:space="0" w:color="auto"/>
                <w:right w:val="none" w:sz="0" w:space="0" w:color="auto"/>
              </w:divBdr>
            </w:div>
            <w:div w:id="427508138">
              <w:marLeft w:val="0"/>
              <w:marRight w:val="0"/>
              <w:marTop w:val="0"/>
              <w:marBottom w:val="0"/>
              <w:divBdr>
                <w:top w:val="none" w:sz="0" w:space="0" w:color="auto"/>
                <w:left w:val="none" w:sz="0" w:space="0" w:color="auto"/>
                <w:bottom w:val="none" w:sz="0" w:space="0" w:color="auto"/>
                <w:right w:val="none" w:sz="0" w:space="0" w:color="auto"/>
              </w:divBdr>
            </w:div>
            <w:div w:id="433987033">
              <w:marLeft w:val="0"/>
              <w:marRight w:val="0"/>
              <w:marTop w:val="0"/>
              <w:marBottom w:val="0"/>
              <w:divBdr>
                <w:top w:val="none" w:sz="0" w:space="0" w:color="auto"/>
                <w:left w:val="none" w:sz="0" w:space="0" w:color="auto"/>
                <w:bottom w:val="none" w:sz="0" w:space="0" w:color="auto"/>
                <w:right w:val="none" w:sz="0" w:space="0" w:color="auto"/>
              </w:divBdr>
            </w:div>
            <w:div w:id="436943707">
              <w:marLeft w:val="0"/>
              <w:marRight w:val="0"/>
              <w:marTop w:val="0"/>
              <w:marBottom w:val="0"/>
              <w:divBdr>
                <w:top w:val="none" w:sz="0" w:space="0" w:color="auto"/>
                <w:left w:val="none" w:sz="0" w:space="0" w:color="auto"/>
                <w:bottom w:val="none" w:sz="0" w:space="0" w:color="auto"/>
                <w:right w:val="none" w:sz="0" w:space="0" w:color="auto"/>
              </w:divBdr>
            </w:div>
            <w:div w:id="437650231">
              <w:marLeft w:val="0"/>
              <w:marRight w:val="0"/>
              <w:marTop w:val="0"/>
              <w:marBottom w:val="0"/>
              <w:divBdr>
                <w:top w:val="none" w:sz="0" w:space="0" w:color="auto"/>
                <w:left w:val="none" w:sz="0" w:space="0" w:color="auto"/>
                <w:bottom w:val="none" w:sz="0" w:space="0" w:color="auto"/>
                <w:right w:val="none" w:sz="0" w:space="0" w:color="auto"/>
              </w:divBdr>
            </w:div>
            <w:div w:id="437719645">
              <w:marLeft w:val="0"/>
              <w:marRight w:val="0"/>
              <w:marTop w:val="0"/>
              <w:marBottom w:val="0"/>
              <w:divBdr>
                <w:top w:val="none" w:sz="0" w:space="0" w:color="auto"/>
                <w:left w:val="none" w:sz="0" w:space="0" w:color="auto"/>
                <w:bottom w:val="none" w:sz="0" w:space="0" w:color="auto"/>
                <w:right w:val="none" w:sz="0" w:space="0" w:color="auto"/>
              </w:divBdr>
            </w:div>
            <w:div w:id="437799934">
              <w:marLeft w:val="0"/>
              <w:marRight w:val="0"/>
              <w:marTop w:val="0"/>
              <w:marBottom w:val="0"/>
              <w:divBdr>
                <w:top w:val="none" w:sz="0" w:space="0" w:color="auto"/>
                <w:left w:val="none" w:sz="0" w:space="0" w:color="auto"/>
                <w:bottom w:val="none" w:sz="0" w:space="0" w:color="auto"/>
                <w:right w:val="none" w:sz="0" w:space="0" w:color="auto"/>
              </w:divBdr>
            </w:div>
            <w:div w:id="437801387">
              <w:marLeft w:val="0"/>
              <w:marRight w:val="0"/>
              <w:marTop w:val="0"/>
              <w:marBottom w:val="0"/>
              <w:divBdr>
                <w:top w:val="none" w:sz="0" w:space="0" w:color="auto"/>
                <w:left w:val="none" w:sz="0" w:space="0" w:color="auto"/>
                <w:bottom w:val="none" w:sz="0" w:space="0" w:color="auto"/>
                <w:right w:val="none" w:sz="0" w:space="0" w:color="auto"/>
              </w:divBdr>
            </w:div>
            <w:div w:id="438457157">
              <w:marLeft w:val="0"/>
              <w:marRight w:val="0"/>
              <w:marTop w:val="0"/>
              <w:marBottom w:val="0"/>
              <w:divBdr>
                <w:top w:val="none" w:sz="0" w:space="0" w:color="auto"/>
                <w:left w:val="none" w:sz="0" w:space="0" w:color="auto"/>
                <w:bottom w:val="none" w:sz="0" w:space="0" w:color="auto"/>
                <w:right w:val="none" w:sz="0" w:space="0" w:color="auto"/>
              </w:divBdr>
            </w:div>
            <w:div w:id="438992857">
              <w:marLeft w:val="0"/>
              <w:marRight w:val="0"/>
              <w:marTop w:val="0"/>
              <w:marBottom w:val="0"/>
              <w:divBdr>
                <w:top w:val="none" w:sz="0" w:space="0" w:color="auto"/>
                <w:left w:val="none" w:sz="0" w:space="0" w:color="auto"/>
                <w:bottom w:val="none" w:sz="0" w:space="0" w:color="auto"/>
                <w:right w:val="none" w:sz="0" w:space="0" w:color="auto"/>
              </w:divBdr>
            </w:div>
            <w:div w:id="439110917">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439683765">
              <w:marLeft w:val="0"/>
              <w:marRight w:val="0"/>
              <w:marTop w:val="0"/>
              <w:marBottom w:val="0"/>
              <w:divBdr>
                <w:top w:val="none" w:sz="0" w:space="0" w:color="auto"/>
                <w:left w:val="none" w:sz="0" w:space="0" w:color="auto"/>
                <w:bottom w:val="none" w:sz="0" w:space="0" w:color="auto"/>
                <w:right w:val="none" w:sz="0" w:space="0" w:color="auto"/>
              </w:divBdr>
            </w:div>
            <w:div w:id="442263306">
              <w:marLeft w:val="0"/>
              <w:marRight w:val="0"/>
              <w:marTop w:val="0"/>
              <w:marBottom w:val="0"/>
              <w:divBdr>
                <w:top w:val="none" w:sz="0" w:space="0" w:color="auto"/>
                <w:left w:val="none" w:sz="0" w:space="0" w:color="auto"/>
                <w:bottom w:val="none" w:sz="0" w:space="0" w:color="auto"/>
                <w:right w:val="none" w:sz="0" w:space="0" w:color="auto"/>
              </w:divBdr>
            </w:div>
            <w:div w:id="445121426">
              <w:marLeft w:val="0"/>
              <w:marRight w:val="0"/>
              <w:marTop w:val="0"/>
              <w:marBottom w:val="0"/>
              <w:divBdr>
                <w:top w:val="none" w:sz="0" w:space="0" w:color="auto"/>
                <w:left w:val="none" w:sz="0" w:space="0" w:color="auto"/>
                <w:bottom w:val="none" w:sz="0" w:space="0" w:color="auto"/>
                <w:right w:val="none" w:sz="0" w:space="0" w:color="auto"/>
              </w:divBdr>
            </w:div>
            <w:div w:id="445779312">
              <w:marLeft w:val="0"/>
              <w:marRight w:val="0"/>
              <w:marTop w:val="0"/>
              <w:marBottom w:val="0"/>
              <w:divBdr>
                <w:top w:val="none" w:sz="0" w:space="0" w:color="auto"/>
                <w:left w:val="none" w:sz="0" w:space="0" w:color="auto"/>
                <w:bottom w:val="none" w:sz="0" w:space="0" w:color="auto"/>
                <w:right w:val="none" w:sz="0" w:space="0" w:color="auto"/>
              </w:divBdr>
            </w:div>
            <w:div w:id="452402765">
              <w:marLeft w:val="0"/>
              <w:marRight w:val="0"/>
              <w:marTop w:val="0"/>
              <w:marBottom w:val="0"/>
              <w:divBdr>
                <w:top w:val="none" w:sz="0" w:space="0" w:color="auto"/>
                <w:left w:val="none" w:sz="0" w:space="0" w:color="auto"/>
                <w:bottom w:val="none" w:sz="0" w:space="0" w:color="auto"/>
                <w:right w:val="none" w:sz="0" w:space="0" w:color="auto"/>
              </w:divBdr>
            </w:div>
            <w:div w:id="453015556">
              <w:marLeft w:val="0"/>
              <w:marRight w:val="0"/>
              <w:marTop w:val="0"/>
              <w:marBottom w:val="0"/>
              <w:divBdr>
                <w:top w:val="none" w:sz="0" w:space="0" w:color="auto"/>
                <w:left w:val="none" w:sz="0" w:space="0" w:color="auto"/>
                <w:bottom w:val="none" w:sz="0" w:space="0" w:color="auto"/>
                <w:right w:val="none" w:sz="0" w:space="0" w:color="auto"/>
              </w:divBdr>
            </w:div>
            <w:div w:id="454060712">
              <w:marLeft w:val="0"/>
              <w:marRight w:val="0"/>
              <w:marTop w:val="0"/>
              <w:marBottom w:val="0"/>
              <w:divBdr>
                <w:top w:val="none" w:sz="0" w:space="0" w:color="auto"/>
                <w:left w:val="none" w:sz="0" w:space="0" w:color="auto"/>
                <w:bottom w:val="none" w:sz="0" w:space="0" w:color="auto"/>
                <w:right w:val="none" w:sz="0" w:space="0" w:color="auto"/>
              </w:divBdr>
            </w:div>
            <w:div w:id="459347309">
              <w:marLeft w:val="0"/>
              <w:marRight w:val="0"/>
              <w:marTop w:val="0"/>
              <w:marBottom w:val="0"/>
              <w:divBdr>
                <w:top w:val="none" w:sz="0" w:space="0" w:color="auto"/>
                <w:left w:val="none" w:sz="0" w:space="0" w:color="auto"/>
                <w:bottom w:val="none" w:sz="0" w:space="0" w:color="auto"/>
                <w:right w:val="none" w:sz="0" w:space="0" w:color="auto"/>
              </w:divBdr>
            </w:div>
            <w:div w:id="459809824">
              <w:marLeft w:val="0"/>
              <w:marRight w:val="0"/>
              <w:marTop w:val="0"/>
              <w:marBottom w:val="0"/>
              <w:divBdr>
                <w:top w:val="none" w:sz="0" w:space="0" w:color="auto"/>
                <w:left w:val="none" w:sz="0" w:space="0" w:color="auto"/>
                <w:bottom w:val="none" w:sz="0" w:space="0" w:color="auto"/>
                <w:right w:val="none" w:sz="0" w:space="0" w:color="auto"/>
              </w:divBdr>
            </w:div>
            <w:div w:id="462188533">
              <w:marLeft w:val="0"/>
              <w:marRight w:val="0"/>
              <w:marTop w:val="0"/>
              <w:marBottom w:val="0"/>
              <w:divBdr>
                <w:top w:val="none" w:sz="0" w:space="0" w:color="auto"/>
                <w:left w:val="none" w:sz="0" w:space="0" w:color="auto"/>
                <w:bottom w:val="none" w:sz="0" w:space="0" w:color="auto"/>
                <w:right w:val="none" w:sz="0" w:space="0" w:color="auto"/>
              </w:divBdr>
            </w:div>
            <w:div w:id="462576572">
              <w:marLeft w:val="0"/>
              <w:marRight w:val="0"/>
              <w:marTop w:val="0"/>
              <w:marBottom w:val="0"/>
              <w:divBdr>
                <w:top w:val="none" w:sz="0" w:space="0" w:color="auto"/>
                <w:left w:val="none" w:sz="0" w:space="0" w:color="auto"/>
                <w:bottom w:val="none" w:sz="0" w:space="0" w:color="auto"/>
                <w:right w:val="none" w:sz="0" w:space="0" w:color="auto"/>
              </w:divBdr>
            </w:div>
            <w:div w:id="462890099">
              <w:marLeft w:val="0"/>
              <w:marRight w:val="0"/>
              <w:marTop w:val="0"/>
              <w:marBottom w:val="0"/>
              <w:divBdr>
                <w:top w:val="none" w:sz="0" w:space="0" w:color="auto"/>
                <w:left w:val="none" w:sz="0" w:space="0" w:color="auto"/>
                <w:bottom w:val="none" w:sz="0" w:space="0" w:color="auto"/>
                <w:right w:val="none" w:sz="0" w:space="0" w:color="auto"/>
              </w:divBdr>
            </w:div>
            <w:div w:id="463279245">
              <w:marLeft w:val="0"/>
              <w:marRight w:val="0"/>
              <w:marTop w:val="0"/>
              <w:marBottom w:val="0"/>
              <w:divBdr>
                <w:top w:val="none" w:sz="0" w:space="0" w:color="auto"/>
                <w:left w:val="none" w:sz="0" w:space="0" w:color="auto"/>
                <w:bottom w:val="none" w:sz="0" w:space="0" w:color="auto"/>
                <w:right w:val="none" w:sz="0" w:space="0" w:color="auto"/>
              </w:divBdr>
            </w:div>
            <w:div w:id="464473642">
              <w:marLeft w:val="0"/>
              <w:marRight w:val="0"/>
              <w:marTop w:val="0"/>
              <w:marBottom w:val="0"/>
              <w:divBdr>
                <w:top w:val="none" w:sz="0" w:space="0" w:color="auto"/>
                <w:left w:val="none" w:sz="0" w:space="0" w:color="auto"/>
                <w:bottom w:val="none" w:sz="0" w:space="0" w:color="auto"/>
                <w:right w:val="none" w:sz="0" w:space="0" w:color="auto"/>
              </w:divBdr>
            </w:div>
            <w:div w:id="464660066">
              <w:marLeft w:val="0"/>
              <w:marRight w:val="0"/>
              <w:marTop w:val="0"/>
              <w:marBottom w:val="0"/>
              <w:divBdr>
                <w:top w:val="none" w:sz="0" w:space="0" w:color="auto"/>
                <w:left w:val="none" w:sz="0" w:space="0" w:color="auto"/>
                <w:bottom w:val="none" w:sz="0" w:space="0" w:color="auto"/>
                <w:right w:val="none" w:sz="0" w:space="0" w:color="auto"/>
              </w:divBdr>
            </w:div>
            <w:div w:id="465859071">
              <w:marLeft w:val="0"/>
              <w:marRight w:val="0"/>
              <w:marTop w:val="0"/>
              <w:marBottom w:val="0"/>
              <w:divBdr>
                <w:top w:val="none" w:sz="0" w:space="0" w:color="auto"/>
                <w:left w:val="none" w:sz="0" w:space="0" w:color="auto"/>
                <w:bottom w:val="none" w:sz="0" w:space="0" w:color="auto"/>
                <w:right w:val="none" w:sz="0" w:space="0" w:color="auto"/>
              </w:divBdr>
            </w:div>
            <w:div w:id="468087706">
              <w:marLeft w:val="0"/>
              <w:marRight w:val="0"/>
              <w:marTop w:val="0"/>
              <w:marBottom w:val="0"/>
              <w:divBdr>
                <w:top w:val="none" w:sz="0" w:space="0" w:color="auto"/>
                <w:left w:val="none" w:sz="0" w:space="0" w:color="auto"/>
                <w:bottom w:val="none" w:sz="0" w:space="0" w:color="auto"/>
                <w:right w:val="none" w:sz="0" w:space="0" w:color="auto"/>
              </w:divBdr>
            </w:div>
            <w:div w:id="470366493">
              <w:marLeft w:val="0"/>
              <w:marRight w:val="0"/>
              <w:marTop w:val="0"/>
              <w:marBottom w:val="0"/>
              <w:divBdr>
                <w:top w:val="none" w:sz="0" w:space="0" w:color="auto"/>
                <w:left w:val="none" w:sz="0" w:space="0" w:color="auto"/>
                <w:bottom w:val="none" w:sz="0" w:space="0" w:color="auto"/>
                <w:right w:val="none" w:sz="0" w:space="0" w:color="auto"/>
              </w:divBdr>
            </w:div>
            <w:div w:id="470833012">
              <w:marLeft w:val="0"/>
              <w:marRight w:val="0"/>
              <w:marTop w:val="0"/>
              <w:marBottom w:val="0"/>
              <w:divBdr>
                <w:top w:val="none" w:sz="0" w:space="0" w:color="auto"/>
                <w:left w:val="none" w:sz="0" w:space="0" w:color="auto"/>
                <w:bottom w:val="none" w:sz="0" w:space="0" w:color="auto"/>
                <w:right w:val="none" w:sz="0" w:space="0" w:color="auto"/>
              </w:divBdr>
            </w:div>
            <w:div w:id="472792376">
              <w:marLeft w:val="0"/>
              <w:marRight w:val="0"/>
              <w:marTop w:val="0"/>
              <w:marBottom w:val="0"/>
              <w:divBdr>
                <w:top w:val="none" w:sz="0" w:space="0" w:color="auto"/>
                <w:left w:val="none" w:sz="0" w:space="0" w:color="auto"/>
                <w:bottom w:val="none" w:sz="0" w:space="0" w:color="auto"/>
                <w:right w:val="none" w:sz="0" w:space="0" w:color="auto"/>
              </w:divBdr>
            </w:div>
            <w:div w:id="476072754">
              <w:marLeft w:val="0"/>
              <w:marRight w:val="0"/>
              <w:marTop w:val="0"/>
              <w:marBottom w:val="0"/>
              <w:divBdr>
                <w:top w:val="none" w:sz="0" w:space="0" w:color="auto"/>
                <w:left w:val="none" w:sz="0" w:space="0" w:color="auto"/>
                <w:bottom w:val="none" w:sz="0" w:space="0" w:color="auto"/>
                <w:right w:val="none" w:sz="0" w:space="0" w:color="auto"/>
              </w:divBdr>
            </w:div>
            <w:div w:id="477692043">
              <w:marLeft w:val="0"/>
              <w:marRight w:val="0"/>
              <w:marTop w:val="0"/>
              <w:marBottom w:val="0"/>
              <w:divBdr>
                <w:top w:val="none" w:sz="0" w:space="0" w:color="auto"/>
                <w:left w:val="none" w:sz="0" w:space="0" w:color="auto"/>
                <w:bottom w:val="none" w:sz="0" w:space="0" w:color="auto"/>
                <w:right w:val="none" w:sz="0" w:space="0" w:color="auto"/>
              </w:divBdr>
            </w:div>
            <w:div w:id="478697218">
              <w:marLeft w:val="0"/>
              <w:marRight w:val="0"/>
              <w:marTop w:val="0"/>
              <w:marBottom w:val="0"/>
              <w:divBdr>
                <w:top w:val="none" w:sz="0" w:space="0" w:color="auto"/>
                <w:left w:val="none" w:sz="0" w:space="0" w:color="auto"/>
                <w:bottom w:val="none" w:sz="0" w:space="0" w:color="auto"/>
                <w:right w:val="none" w:sz="0" w:space="0" w:color="auto"/>
              </w:divBdr>
            </w:div>
            <w:div w:id="480149327">
              <w:marLeft w:val="0"/>
              <w:marRight w:val="0"/>
              <w:marTop w:val="0"/>
              <w:marBottom w:val="0"/>
              <w:divBdr>
                <w:top w:val="none" w:sz="0" w:space="0" w:color="auto"/>
                <w:left w:val="none" w:sz="0" w:space="0" w:color="auto"/>
                <w:bottom w:val="none" w:sz="0" w:space="0" w:color="auto"/>
                <w:right w:val="none" w:sz="0" w:space="0" w:color="auto"/>
              </w:divBdr>
            </w:div>
            <w:div w:id="482232571">
              <w:marLeft w:val="0"/>
              <w:marRight w:val="0"/>
              <w:marTop w:val="0"/>
              <w:marBottom w:val="0"/>
              <w:divBdr>
                <w:top w:val="none" w:sz="0" w:space="0" w:color="auto"/>
                <w:left w:val="none" w:sz="0" w:space="0" w:color="auto"/>
                <w:bottom w:val="none" w:sz="0" w:space="0" w:color="auto"/>
                <w:right w:val="none" w:sz="0" w:space="0" w:color="auto"/>
              </w:divBdr>
              <w:divsChild>
                <w:div w:id="50079971">
                  <w:marLeft w:val="0"/>
                  <w:marRight w:val="0"/>
                  <w:marTop w:val="0"/>
                  <w:marBottom w:val="0"/>
                  <w:divBdr>
                    <w:top w:val="none" w:sz="0" w:space="0" w:color="auto"/>
                    <w:left w:val="none" w:sz="0" w:space="0" w:color="auto"/>
                    <w:bottom w:val="none" w:sz="0" w:space="0" w:color="auto"/>
                    <w:right w:val="none" w:sz="0" w:space="0" w:color="auto"/>
                  </w:divBdr>
                </w:div>
                <w:div w:id="571235478">
                  <w:marLeft w:val="0"/>
                  <w:marRight w:val="0"/>
                  <w:marTop w:val="0"/>
                  <w:marBottom w:val="0"/>
                  <w:divBdr>
                    <w:top w:val="none" w:sz="0" w:space="0" w:color="auto"/>
                    <w:left w:val="none" w:sz="0" w:space="0" w:color="auto"/>
                    <w:bottom w:val="none" w:sz="0" w:space="0" w:color="auto"/>
                    <w:right w:val="none" w:sz="0" w:space="0" w:color="auto"/>
                  </w:divBdr>
                </w:div>
                <w:div w:id="699086622">
                  <w:marLeft w:val="0"/>
                  <w:marRight w:val="0"/>
                  <w:marTop w:val="0"/>
                  <w:marBottom w:val="0"/>
                  <w:divBdr>
                    <w:top w:val="none" w:sz="0" w:space="0" w:color="auto"/>
                    <w:left w:val="none" w:sz="0" w:space="0" w:color="auto"/>
                    <w:bottom w:val="none" w:sz="0" w:space="0" w:color="auto"/>
                    <w:right w:val="none" w:sz="0" w:space="0" w:color="auto"/>
                  </w:divBdr>
                </w:div>
                <w:div w:id="1655716824">
                  <w:marLeft w:val="0"/>
                  <w:marRight w:val="0"/>
                  <w:marTop w:val="0"/>
                  <w:marBottom w:val="0"/>
                  <w:divBdr>
                    <w:top w:val="none" w:sz="0" w:space="0" w:color="auto"/>
                    <w:left w:val="none" w:sz="0" w:space="0" w:color="auto"/>
                    <w:bottom w:val="none" w:sz="0" w:space="0" w:color="auto"/>
                    <w:right w:val="none" w:sz="0" w:space="0" w:color="auto"/>
                  </w:divBdr>
                </w:div>
                <w:div w:id="1697538599">
                  <w:marLeft w:val="0"/>
                  <w:marRight w:val="0"/>
                  <w:marTop w:val="0"/>
                  <w:marBottom w:val="0"/>
                  <w:divBdr>
                    <w:top w:val="none" w:sz="0" w:space="0" w:color="auto"/>
                    <w:left w:val="none" w:sz="0" w:space="0" w:color="auto"/>
                    <w:bottom w:val="none" w:sz="0" w:space="0" w:color="auto"/>
                    <w:right w:val="none" w:sz="0" w:space="0" w:color="auto"/>
                  </w:divBdr>
                </w:div>
                <w:div w:id="2011450017">
                  <w:marLeft w:val="0"/>
                  <w:marRight w:val="0"/>
                  <w:marTop w:val="0"/>
                  <w:marBottom w:val="0"/>
                  <w:divBdr>
                    <w:top w:val="none" w:sz="0" w:space="0" w:color="auto"/>
                    <w:left w:val="none" w:sz="0" w:space="0" w:color="auto"/>
                    <w:bottom w:val="none" w:sz="0" w:space="0" w:color="auto"/>
                    <w:right w:val="none" w:sz="0" w:space="0" w:color="auto"/>
                  </w:divBdr>
                </w:div>
              </w:divsChild>
            </w:div>
            <w:div w:id="483818472">
              <w:marLeft w:val="0"/>
              <w:marRight w:val="0"/>
              <w:marTop w:val="0"/>
              <w:marBottom w:val="0"/>
              <w:divBdr>
                <w:top w:val="none" w:sz="0" w:space="0" w:color="auto"/>
                <w:left w:val="none" w:sz="0" w:space="0" w:color="auto"/>
                <w:bottom w:val="none" w:sz="0" w:space="0" w:color="auto"/>
                <w:right w:val="none" w:sz="0" w:space="0" w:color="auto"/>
              </w:divBdr>
            </w:div>
            <w:div w:id="484468765">
              <w:marLeft w:val="0"/>
              <w:marRight w:val="0"/>
              <w:marTop w:val="0"/>
              <w:marBottom w:val="0"/>
              <w:divBdr>
                <w:top w:val="none" w:sz="0" w:space="0" w:color="auto"/>
                <w:left w:val="none" w:sz="0" w:space="0" w:color="auto"/>
                <w:bottom w:val="none" w:sz="0" w:space="0" w:color="auto"/>
                <w:right w:val="none" w:sz="0" w:space="0" w:color="auto"/>
              </w:divBdr>
            </w:div>
            <w:div w:id="484855213">
              <w:marLeft w:val="0"/>
              <w:marRight w:val="0"/>
              <w:marTop w:val="0"/>
              <w:marBottom w:val="0"/>
              <w:divBdr>
                <w:top w:val="none" w:sz="0" w:space="0" w:color="auto"/>
                <w:left w:val="none" w:sz="0" w:space="0" w:color="auto"/>
                <w:bottom w:val="none" w:sz="0" w:space="0" w:color="auto"/>
                <w:right w:val="none" w:sz="0" w:space="0" w:color="auto"/>
              </w:divBdr>
            </w:div>
            <w:div w:id="484974470">
              <w:marLeft w:val="0"/>
              <w:marRight w:val="0"/>
              <w:marTop w:val="0"/>
              <w:marBottom w:val="0"/>
              <w:divBdr>
                <w:top w:val="none" w:sz="0" w:space="0" w:color="auto"/>
                <w:left w:val="none" w:sz="0" w:space="0" w:color="auto"/>
                <w:bottom w:val="none" w:sz="0" w:space="0" w:color="auto"/>
                <w:right w:val="none" w:sz="0" w:space="0" w:color="auto"/>
              </w:divBdr>
            </w:div>
            <w:div w:id="485127028">
              <w:marLeft w:val="0"/>
              <w:marRight w:val="0"/>
              <w:marTop w:val="0"/>
              <w:marBottom w:val="0"/>
              <w:divBdr>
                <w:top w:val="none" w:sz="0" w:space="0" w:color="auto"/>
                <w:left w:val="none" w:sz="0" w:space="0" w:color="auto"/>
                <w:bottom w:val="none" w:sz="0" w:space="0" w:color="auto"/>
                <w:right w:val="none" w:sz="0" w:space="0" w:color="auto"/>
              </w:divBdr>
            </w:div>
            <w:div w:id="485168460">
              <w:marLeft w:val="0"/>
              <w:marRight w:val="0"/>
              <w:marTop w:val="0"/>
              <w:marBottom w:val="0"/>
              <w:divBdr>
                <w:top w:val="none" w:sz="0" w:space="0" w:color="auto"/>
                <w:left w:val="none" w:sz="0" w:space="0" w:color="auto"/>
                <w:bottom w:val="none" w:sz="0" w:space="0" w:color="auto"/>
                <w:right w:val="none" w:sz="0" w:space="0" w:color="auto"/>
              </w:divBdr>
            </w:div>
            <w:div w:id="490023274">
              <w:marLeft w:val="0"/>
              <w:marRight w:val="0"/>
              <w:marTop w:val="0"/>
              <w:marBottom w:val="0"/>
              <w:divBdr>
                <w:top w:val="none" w:sz="0" w:space="0" w:color="auto"/>
                <w:left w:val="none" w:sz="0" w:space="0" w:color="auto"/>
                <w:bottom w:val="none" w:sz="0" w:space="0" w:color="auto"/>
                <w:right w:val="none" w:sz="0" w:space="0" w:color="auto"/>
              </w:divBdr>
            </w:div>
            <w:div w:id="492187133">
              <w:marLeft w:val="0"/>
              <w:marRight w:val="0"/>
              <w:marTop w:val="0"/>
              <w:marBottom w:val="0"/>
              <w:divBdr>
                <w:top w:val="none" w:sz="0" w:space="0" w:color="auto"/>
                <w:left w:val="none" w:sz="0" w:space="0" w:color="auto"/>
                <w:bottom w:val="none" w:sz="0" w:space="0" w:color="auto"/>
                <w:right w:val="none" w:sz="0" w:space="0" w:color="auto"/>
              </w:divBdr>
            </w:div>
            <w:div w:id="494421855">
              <w:marLeft w:val="0"/>
              <w:marRight w:val="0"/>
              <w:marTop w:val="0"/>
              <w:marBottom w:val="0"/>
              <w:divBdr>
                <w:top w:val="none" w:sz="0" w:space="0" w:color="auto"/>
                <w:left w:val="none" w:sz="0" w:space="0" w:color="auto"/>
                <w:bottom w:val="none" w:sz="0" w:space="0" w:color="auto"/>
                <w:right w:val="none" w:sz="0" w:space="0" w:color="auto"/>
              </w:divBdr>
            </w:div>
            <w:div w:id="496961052">
              <w:marLeft w:val="0"/>
              <w:marRight w:val="0"/>
              <w:marTop w:val="0"/>
              <w:marBottom w:val="0"/>
              <w:divBdr>
                <w:top w:val="none" w:sz="0" w:space="0" w:color="auto"/>
                <w:left w:val="none" w:sz="0" w:space="0" w:color="auto"/>
                <w:bottom w:val="none" w:sz="0" w:space="0" w:color="auto"/>
                <w:right w:val="none" w:sz="0" w:space="0" w:color="auto"/>
              </w:divBdr>
            </w:div>
            <w:div w:id="497698838">
              <w:marLeft w:val="0"/>
              <w:marRight w:val="0"/>
              <w:marTop w:val="0"/>
              <w:marBottom w:val="0"/>
              <w:divBdr>
                <w:top w:val="none" w:sz="0" w:space="0" w:color="auto"/>
                <w:left w:val="none" w:sz="0" w:space="0" w:color="auto"/>
                <w:bottom w:val="none" w:sz="0" w:space="0" w:color="auto"/>
                <w:right w:val="none" w:sz="0" w:space="0" w:color="auto"/>
              </w:divBdr>
            </w:div>
            <w:div w:id="498542393">
              <w:marLeft w:val="0"/>
              <w:marRight w:val="0"/>
              <w:marTop w:val="0"/>
              <w:marBottom w:val="0"/>
              <w:divBdr>
                <w:top w:val="none" w:sz="0" w:space="0" w:color="auto"/>
                <w:left w:val="none" w:sz="0" w:space="0" w:color="auto"/>
                <w:bottom w:val="none" w:sz="0" w:space="0" w:color="auto"/>
                <w:right w:val="none" w:sz="0" w:space="0" w:color="auto"/>
              </w:divBdr>
            </w:div>
            <w:div w:id="502277640">
              <w:marLeft w:val="0"/>
              <w:marRight w:val="0"/>
              <w:marTop w:val="0"/>
              <w:marBottom w:val="0"/>
              <w:divBdr>
                <w:top w:val="none" w:sz="0" w:space="0" w:color="auto"/>
                <w:left w:val="none" w:sz="0" w:space="0" w:color="auto"/>
                <w:bottom w:val="none" w:sz="0" w:space="0" w:color="auto"/>
                <w:right w:val="none" w:sz="0" w:space="0" w:color="auto"/>
              </w:divBdr>
            </w:div>
            <w:div w:id="503474757">
              <w:marLeft w:val="0"/>
              <w:marRight w:val="0"/>
              <w:marTop w:val="0"/>
              <w:marBottom w:val="0"/>
              <w:divBdr>
                <w:top w:val="none" w:sz="0" w:space="0" w:color="auto"/>
                <w:left w:val="none" w:sz="0" w:space="0" w:color="auto"/>
                <w:bottom w:val="none" w:sz="0" w:space="0" w:color="auto"/>
                <w:right w:val="none" w:sz="0" w:space="0" w:color="auto"/>
              </w:divBdr>
            </w:div>
            <w:div w:id="504324282">
              <w:marLeft w:val="0"/>
              <w:marRight w:val="0"/>
              <w:marTop w:val="0"/>
              <w:marBottom w:val="0"/>
              <w:divBdr>
                <w:top w:val="none" w:sz="0" w:space="0" w:color="auto"/>
                <w:left w:val="none" w:sz="0" w:space="0" w:color="auto"/>
                <w:bottom w:val="none" w:sz="0" w:space="0" w:color="auto"/>
                <w:right w:val="none" w:sz="0" w:space="0" w:color="auto"/>
              </w:divBdr>
            </w:div>
            <w:div w:id="505097578">
              <w:marLeft w:val="0"/>
              <w:marRight w:val="0"/>
              <w:marTop w:val="0"/>
              <w:marBottom w:val="0"/>
              <w:divBdr>
                <w:top w:val="none" w:sz="0" w:space="0" w:color="auto"/>
                <w:left w:val="none" w:sz="0" w:space="0" w:color="auto"/>
                <w:bottom w:val="none" w:sz="0" w:space="0" w:color="auto"/>
                <w:right w:val="none" w:sz="0" w:space="0" w:color="auto"/>
              </w:divBdr>
            </w:div>
            <w:div w:id="509027399">
              <w:marLeft w:val="0"/>
              <w:marRight w:val="0"/>
              <w:marTop w:val="0"/>
              <w:marBottom w:val="0"/>
              <w:divBdr>
                <w:top w:val="none" w:sz="0" w:space="0" w:color="auto"/>
                <w:left w:val="none" w:sz="0" w:space="0" w:color="auto"/>
                <w:bottom w:val="none" w:sz="0" w:space="0" w:color="auto"/>
                <w:right w:val="none" w:sz="0" w:space="0" w:color="auto"/>
              </w:divBdr>
            </w:div>
            <w:div w:id="513108828">
              <w:marLeft w:val="0"/>
              <w:marRight w:val="0"/>
              <w:marTop w:val="0"/>
              <w:marBottom w:val="0"/>
              <w:divBdr>
                <w:top w:val="none" w:sz="0" w:space="0" w:color="auto"/>
                <w:left w:val="none" w:sz="0" w:space="0" w:color="auto"/>
                <w:bottom w:val="none" w:sz="0" w:space="0" w:color="auto"/>
                <w:right w:val="none" w:sz="0" w:space="0" w:color="auto"/>
              </w:divBdr>
            </w:div>
            <w:div w:id="514267684">
              <w:marLeft w:val="0"/>
              <w:marRight w:val="0"/>
              <w:marTop w:val="0"/>
              <w:marBottom w:val="0"/>
              <w:divBdr>
                <w:top w:val="none" w:sz="0" w:space="0" w:color="auto"/>
                <w:left w:val="none" w:sz="0" w:space="0" w:color="auto"/>
                <w:bottom w:val="none" w:sz="0" w:space="0" w:color="auto"/>
                <w:right w:val="none" w:sz="0" w:space="0" w:color="auto"/>
              </w:divBdr>
            </w:div>
            <w:div w:id="515654127">
              <w:marLeft w:val="0"/>
              <w:marRight w:val="0"/>
              <w:marTop w:val="0"/>
              <w:marBottom w:val="0"/>
              <w:divBdr>
                <w:top w:val="none" w:sz="0" w:space="0" w:color="auto"/>
                <w:left w:val="none" w:sz="0" w:space="0" w:color="auto"/>
                <w:bottom w:val="none" w:sz="0" w:space="0" w:color="auto"/>
                <w:right w:val="none" w:sz="0" w:space="0" w:color="auto"/>
              </w:divBdr>
            </w:div>
            <w:div w:id="520320328">
              <w:marLeft w:val="0"/>
              <w:marRight w:val="0"/>
              <w:marTop w:val="0"/>
              <w:marBottom w:val="0"/>
              <w:divBdr>
                <w:top w:val="none" w:sz="0" w:space="0" w:color="auto"/>
                <w:left w:val="none" w:sz="0" w:space="0" w:color="auto"/>
                <w:bottom w:val="none" w:sz="0" w:space="0" w:color="auto"/>
                <w:right w:val="none" w:sz="0" w:space="0" w:color="auto"/>
              </w:divBdr>
            </w:div>
            <w:div w:id="520512462">
              <w:marLeft w:val="0"/>
              <w:marRight w:val="0"/>
              <w:marTop w:val="0"/>
              <w:marBottom w:val="0"/>
              <w:divBdr>
                <w:top w:val="none" w:sz="0" w:space="0" w:color="auto"/>
                <w:left w:val="none" w:sz="0" w:space="0" w:color="auto"/>
                <w:bottom w:val="none" w:sz="0" w:space="0" w:color="auto"/>
                <w:right w:val="none" w:sz="0" w:space="0" w:color="auto"/>
              </w:divBdr>
            </w:div>
            <w:div w:id="520777260">
              <w:marLeft w:val="0"/>
              <w:marRight w:val="0"/>
              <w:marTop w:val="0"/>
              <w:marBottom w:val="0"/>
              <w:divBdr>
                <w:top w:val="none" w:sz="0" w:space="0" w:color="auto"/>
                <w:left w:val="none" w:sz="0" w:space="0" w:color="auto"/>
                <w:bottom w:val="none" w:sz="0" w:space="0" w:color="auto"/>
                <w:right w:val="none" w:sz="0" w:space="0" w:color="auto"/>
              </w:divBdr>
            </w:div>
            <w:div w:id="524174219">
              <w:marLeft w:val="0"/>
              <w:marRight w:val="0"/>
              <w:marTop w:val="0"/>
              <w:marBottom w:val="0"/>
              <w:divBdr>
                <w:top w:val="none" w:sz="0" w:space="0" w:color="auto"/>
                <w:left w:val="none" w:sz="0" w:space="0" w:color="auto"/>
                <w:bottom w:val="none" w:sz="0" w:space="0" w:color="auto"/>
                <w:right w:val="none" w:sz="0" w:space="0" w:color="auto"/>
              </w:divBdr>
            </w:div>
            <w:div w:id="524439911">
              <w:marLeft w:val="0"/>
              <w:marRight w:val="0"/>
              <w:marTop w:val="0"/>
              <w:marBottom w:val="0"/>
              <w:divBdr>
                <w:top w:val="none" w:sz="0" w:space="0" w:color="auto"/>
                <w:left w:val="none" w:sz="0" w:space="0" w:color="auto"/>
                <w:bottom w:val="none" w:sz="0" w:space="0" w:color="auto"/>
                <w:right w:val="none" w:sz="0" w:space="0" w:color="auto"/>
              </w:divBdr>
            </w:div>
            <w:div w:id="530730573">
              <w:marLeft w:val="0"/>
              <w:marRight w:val="0"/>
              <w:marTop w:val="0"/>
              <w:marBottom w:val="0"/>
              <w:divBdr>
                <w:top w:val="none" w:sz="0" w:space="0" w:color="auto"/>
                <w:left w:val="none" w:sz="0" w:space="0" w:color="auto"/>
                <w:bottom w:val="none" w:sz="0" w:space="0" w:color="auto"/>
                <w:right w:val="none" w:sz="0" w:space="0" w:color="auto"/>
              </w:divBdr>
            </w:div>
            <w:div w:id="530847364">
              <w:marLeft w:val="0"/>
              <w:marRight w:val="0"/>
              <w:marTop w:val="0"/>
              <w:marBottom w:val="0"/>
              <w:divBdr>
                <w:top w:val="none" w:sz="0" w:space="0" w:color="auto"/>
                <w:left w:val="none" w:sz="0" w:space="0" w:color="auto"/>
                <w:bottom w:val="none" w:sz="0" w:space="0" w:color="auto"/>
                <w:right w:val="none" w:sz="0" w:space="0" w:color="auto"/>
              </w:divBdr>
            </w:div>
            <w:div w:id="533664169">
              <w:marLeft w:val="0"/>
              <w:marRight w:val="0"/>
              <w:marTop w:val="0"/>
              <w:marBottom w:val="0"/>
              <w:divBdr>
                <w:top w:val="none" w:sz="0" w:space="0" w:color="auto"/>
                <w:left w:val="none" w:sz="0" w:space="0" w:color="auto"/>
                <w:bottom w:val="none" w:sz="0" w:space="0" w:color="auto"/>
                <w:right w:val="none" w:sz="0" w:space="0" w:color="auto"/>
              </w:divBdr>
            </w:div>
            <w:div w:id="538008220">
              <w:marLeft w:val="0"/>
              <w:marRight w:val="0"/>
              <w:marTop w:val="0"/>
              <w:marBottom w:val="0"/>
              <w:divBdr>
                <w:top w:val="none" w:sz="0" w:space="0" w:color="auto"/>
                <w:left w:val="none" w:sz="0" w:space="0" w:color="auto"/>
                <w:bottom w:val="none" w:sz="0" w:space="0" w:color="auto"/>
                <w:right w:val="none" w:sz="0" w:space="0" w:color="auto"/>
              </w:divBdr>
            </w:div>
            <w:div w:id="540751150">
              <w:marLeft w:val="0"/>
              <w:marRight w:val="0"/>
              <w:marTop w:val="0"/>
              <w:marBottom w:val="0"/>
              <w:divBdr>
                <w:top w:val="none" w:sz="0" w:space="0" w:color="auto"/>
                <w:left w:val="none" w:sz="0" w:space="0" w:color="auto"/>
                <w:bottom w:val="none" w:sz="0" w:space="0" w:color="auto"/>
                <w:right w:val="none" w:sz="0" w:space="0" w:color="auto"/>
              </w:divBdr>
            </w:div>
            <w:div w:id="540901134">
              <w:marLeft w:val="0"/>
              <w:marRight w:val="0"/>
              <w:marTop w:val="0"/>
              <w:marBottom w:val="0"/>
              <w:divBdr>
                <w:top w:val="none" w:sz="0" w:space="0" w:color="auto"/>
                <w:left w:val="none" w:sz="0" w:space="0" w:color="auto"/>
                <w:bottom w:val="none" w:sz="0" w:space="0" w:color="auto"/>
                <w:right w:val="none" w:sz="0" w:space="0" w:color="auto"/>
              </w:divBdr>
            </w:div>
            <w:div w:id="541597672">
              <w:marLeft w:val="0"/>
              <w:marRight w:val="0"/>
              <w:marTop w:val="0"/>
              <w:marBottom w:val="0"/>
              <w:divBdr>
                <w:top w:val="none" w:sz="0" w:space="0" w:color="auto"/>
                <w:left w:val="none" w:sz="0" w:space="0" w:color="auto"/>
                <w:bottom w:val="none" w:sz="0" w:space="0" w:color="auto"/>
                <w:right w:val="none" w:sz="0" w:space="0" w:color="auto"/>
              </w:divBdr>
            </w:div>
            <w:div w:id="541868150">
              <w:marLeft w:val="0"/>
              <w:marRight w:val="0"/>
              <w:marTop w:val="0"/>
              <w:marBottom w:val="0"/>
              <w:divBdr>
                <w:top w:val="none" w:sz="0" w:space="0" w:color="auto"/>
                <w:left w:val="none" w:sz="0" w:space="0" w:color="auto"/>
                <w:bottom w:val="none" w:sz="0" w:space="0" w:color="auto"/>
                <w:right w:val="none" w:sz="0" w:space="0" w:color="auto"/>
              </w:divBdr>
            </w:div>
            <w:div w:id="545290078">
              <w:marLeft w:val="0"/>
              <w:marRight w:val="0"/>
              <w:marTop w:val="0"/>
              <w:marBottom w:val="0"/>
              <w:divBdr>
                <w:top w:val="none" w:sz="0" w:space="0" w:color="auto"/>
                <w:left w:val="none" w:sz="0" w:space="0" w:color="auto"/>
                <w:bottom w:val="none" w:sz="0" w:space="0" w:color="auto"/>
                <w:right w:val="none" w:sz="0" w:space="0" w:color="auto"/>
              </w:divBdr>
            </w:div>
            <w:div w:id="552933663">
              <w:marLeft w:val="0"/>
              <w:marRight w:val="0"/>
              <w:marTop w:val="0"/>
              <w:marBottom w:val="0"/>
              <w:divBdr>
                <w:top w:val="none" w:sz="0" w:space="0" w:color="auto"/>
                <w:left w:val="none" w:sz="0" w:space="0" w:color="auto"/>
                <w:bottom w:val="none" w:sz="0" w:space="0" w:color="auto"/>
                <w:right w:val="none" w:sz="0" w:space="0" w:color="auto"/>
              </w:divBdr>
            </w:div>
            <w:div w:id="553585214">
              <w:marLeft w:val="0"/>
              <w:marRight w:val="0"/>
              <w:marTop w:val="0"/>
              <w:marBottom w:val="0"/>
              <w:divBdr>
                <w:top w:val="none" w:sz="0" w:space="0" w:color="auto"/>
                <w:left w:val="none" w:sz="0" w:space="0" w:color="auto"/>
                <w:bottom w:val="none" w:sz="0" w:space="0" w:color="auto"/>
                <w:right w:val="none" w:sz="0" w:space="0" w:color="auto"/>
              </w:divBdr>
            </w:div>
            <w:div w:id="557521876">
              <w:marLeft w:val="0"/>
              <w:marRight w:val="0"/>
              <w:marTop w:val="0"/>
              <w:marBottom w:val="0"/>
              <w:divBdr>
                <w:top w:val="none" w:sz="0" w:space="0" w:color="auto"/>
                <w:left w:val="none" w:sz="0" w:space="0" w:color="auto"/>
                <w:bottom w:val="none" w:sz="0" w:space="0" w:color="auto"/>
                <w:right w:val="none" w:sz="0" w:space="0" w:color="auto"/>
              </w:divBdr>
            </w:div>
            <w:div w:id="557789894">
              <w:marLeft w:val="0"/>
              <w:marRight w:val="0"/>
              <w:marTop w:val="0"/>
              <w:marBottom w:val="0"/>
              <w:divBdr>
                <w:top w:val="none" w:sz="0" w:space="0" w:color="auto"/>
                <w:left w:val="none" w:sz="0" w:space="0" w:color="auto"/>
                <w:bottom w:val="none" w:sz="0" w:space="0" w:color="auto"/>
                <w:right w:val="none" w:sz="0" w:space="0" w:color="auto"/>
              </w:divBdr>
            </w:div>
            <w:div w:id="558631108">
              <w:marLeft w:val="0"/>
              <w:marRight w:val="0"/>
              <w:marTop w:val="0"/>
              <w:marBottom w:val="0"/>
              <w:divBdr>
                <w:top w:val="none" w:sz="0" w:space="0" w:color="auto"/>
                <w:left w:val="none" w:sz="0" w:space="0" w:color="auto"/>
                <w:bottom w:val="none" w:sz="0" w:space="0" w:color="auto"/>
                <w:right w:val="none" w:sz="0" w:space="0" w:color="auto"/>
              </w:divBdr>
            </w:div>
            <w:div w:id="560486496">
              <w:marLeft w:val="0"/>
              <w:marRight w:val="0"/>
              <w:marTop w:val="0"/>
              <w:marBottom w:val="0"/>
              <w:divBdr>
                <w:top w:val="none" w:sz="0" w:space="0" w:color="auto"/>
                <w:left w:val="none" w:sz="0" w:space="0" w:color="auto"/>
                <w:bottom w:val="none" w:sz="0" w:space="0" w:color="auto"/>
                <w:right w:val="none" w:sz="0" w:space="0" w:color="auto"/>
              </w:divBdr>
            </w:div>
            <w:div w:id="561722456">
              <w:marLeft w:val="0"/>
              <w:marRight w:val="0"/>
              <w:marTop w:val="0"/>
              <w:marBottom w:val="0"/>
              <w:divBdr>
                <w:top w:val="none" w:sz="0" w:space="0" w:color="auto"/>
                <w:left w:val="none" w:sz="0" w:space="0" w:color="auto"/>
                <w:bottom w:val="none" w:sz="0" w:space="0" w:color="auto"/>
                <w:right w:val="none" w:sz="0" w:space="0" w:color="auto"/>
              </w:divBdr>
            </w:div>
            <w:div w:id="561987963">
              <w:marLeft w:val="0"/>
              <w:marRight w:val="0"/>
              <w:marTop w:val="0"/>
              <w:marBottom w:val="0"/>
              <w:divBdr>
                <w:top w:val="none" w:sz="0" w:space="0" w:color="auto"/>
                <w:left w:val="none" w:sz="0" w:space="0" w:color="auto"/>
                <w:bottom w:val="none" w:sz="0" w:space="0" w:color="auto"/>
                <w:right w:val="none" w:sz="0" w:space="0" w:color="auto"/>
              </w:divBdr>
            </w:div>
            <w:div w:id="563178023">
              <w:marLeft w:val="0"/>
              <w:marRight w:val="0"/>
              <w:marTop w:val="0"/>
              <w:marBottom w:val="0"/>
              <w:divBdr>
                <w:top w:val="none" w:sz="0" w:space="0" w:color="auto"/>
                <w:left w:val="none" w:sz="0" w:space="0" w:color="auto"/>
                <w:bottom w:val="none" w:sz="0" w:space="0" w:color="auto"/>
                <w:right w:val="none" w:sz="0" w:space="0" w:color="auto"/>
              </w:divBdr>
            </w:div>
            <w:div w:id="564295614">
              <w:marLeft w:val="0"/>
              <w:marRight w:val="0"/>
              <w:marTop w:val="0"/>
              <w:marBottom w:val="0"/>
              <w:divBdr>
                <w:top w:val="none" w:sz="0" w:space="0" w:color="auto"/>
                <w:left w:val="none" w:sz="0" w:space="0" w:color="auto"/>
                <w:bottom w:val="none" w:sz="0" w:space="0" w:color="auto"/>
                <w:right w:val="none" w:sz="0" w:space="0" w:color="auto"/>
              </w:divBdr>
            </w:div>
            <w:div w:id="564493113">
              <w:marLeft w:val="0"/>
              <w:marRight w:val="0"/>
              <w:marTop w:val="0"/>
              <w:marBottom w:val="0"/>
              <w:divBdr>
                <w:top w:val="none" w:sz="0" w:space="0" w:color="auto"/>
                <w:left w:val="none" w:sz="0" w:space="0" w:color="auto"/>
                <w:bottom w:val="none" w:sz="0" w:space="0" w:color="auto"/>
                <w:right w:val="none" w:sz="0" w:space="0" w:color="auto"/>
              </w:divBdr>
            </w:div>
            <w:div w:id="567229065">
              <w:marLeft w:val="0"/>
              <w:marRight w:val="0"/>
              <w:marTop w:val="0"/>
              <w:marBottom w:val="0"/>
              <w:divBdr>
                <w:top w:val="none" w:sz="0" w:space="0" w:color="auto"/>
                <w:left w:val="none" w:sz="0" w:space="0" w:color="auto"/>
                <w:bottom w:val="none" w:sz="0" w:space="0" w:color="auto"/>
                <w:right w:val="none" w:sz="0" w:space="0" w:color="auto"/>
              </w:divBdr>
            </w:div>
            <w:div w:id="567694552">
              <w:marLeft w:val="0"/>
              <w:marRight w:val="0"/>
              <w:marTop w:val="0"/>
              <w:marBottom w:val="0"/>
              <w:divBdr>
                <w:top w:val="none" w:sz="0" w:space="0" w:color="auto"/>
                <w:left w:val="none" w:sz="0" w:space="0" w:color="auto"/>
                <w:bottom w:val="none" w:sz="0" w:space="0" w:color="auto"/>
                <w:right w:val="none" w:sz="0" w:space="0" w:color="auto"/>
              </w:divBdr>
            </w:div>
            <w:div w:id="567694572">
              <w:marLeft w:val="0"/>
              <w:marRight w:val="0"/>
              <w:marTop w:val="0"/>
              <w:marBottom w:val="0"/>
              <w:divBdr>
                <w:top w:val="none" w:sz="0" w:space="0" w:color="auto"/>
                <w:left w:val="none" w:sz="0" w:space="0" w:color="auto"/>
                <w:bottom w:val="none" w:sz="0" w:space="0" w:color="auto"/>
                <w:right w:val="none" w:sz="0" w:space="0" w:color="auto"/>
              </w:divBdr>
            </w:div>
            <w:div w:id="567882495">
              <w:marLeft w:val="0"/>
              <w:marRight w:val="0"/>
              <w:marTop w:val="0"/>
              <w:marBottom w:val="0"/>
              <w:divBdr>
                <w:top w:val="none" w:sz="0" w:space="0" w:color="auto"/>
                <w:left w:val="none" w:sz="0" w:space="0" w:color="auto"/>
                <w:bottom w:val="none" w:sz="0" w:space="0" w:color="auto"/>
                <w:right w:val="none" w:sz="0" w:space="0" w:color="auto"/>
              </w:divBdr>
            </w:div>
            <w:div w:id="568422631">
              <w:marLeft w:val="0"/>
              <w:marRight w:val="0"/>
              <w:marTop w:val="0"/>
              <w:marBottom w:val="0"/>
              <w:divBdr>
                <w:top w:val="none" w:sz="0" w:space="0" w:color="auto"/>
                <w:left w:val="none" w:sz="0" w:space="0" w:color="auto"/>
                <w:bottom w:val="none" w:sz="0" w:space="0" w:color="auto"/>
                <w:right w:val="none" w:sz="0" w:space="0" w:color="auto"/>
              </w:divBdr>
            </w:div>
            <w:div w:id="568535427">
              <w:marLeft w:val="0"/>
              <w:marRight w:val="0"/>
              <w:marTop w:val="0"/>
              <w:marBottom w:val="0"/>
              <w:divBdr>
                <w:top w:val="none" w:sz="0" w:space="0" w:color="auto"/>
                <w:left w:val="none" w:sz="0" w:space="0" w:color="auto"/>
                <w:bottom w:val="none" w:sz="0" w:space="0" w:color="auto"/>
                <w:right w:val="none" w:sz="0" w:space="0" w:color="auto"/>
              </w:divBdr>
            </w:div>
            <w:div w:id="573390763">
              <w:marLeft w:val="0"/>
              <w:marRight w:val="0"/>
              <w:marTop w:val="0"/>
              <w:marBottom w:val="0"/>
              <w:divBdr>
                <w:top w:val="none" w:sz="0" w:space="0" w:color="auto"/>
                <w:left w:val="none" w:sz="0" w:space="0" w:color="auto"/>
                <w:bottom w:val="none" w:sz="0" w:space="0" w:color="auto"/>
                <w:right w:val="none" w:sz="0" w:space="0" w:color="auto"/>
              </w:divBdr>
            </w:div>
            <w:div w:id="573508521">
              <w:marLeft w:val="0"/>
              <w:marRight w:val="0"/>
              <w:marTop w:val="360"/>
              <w:marBottom w:val="0"/>
              <w:divBdr>
                <w:top w:val="single" w:sz="6" w:space="0" w:color="auto"/>
                <w:left w:val="single" w:sz="6" w:space="0" w:color="auto"/>
                <w:bottom w:val="single" w:sz="6" w:space="0" w:color="auto"/>
                <w:right w:val="single" w:sz="6" w:space="0" w:color="auto"/>
              </w:divBdr>
            </w:div>
            <w:div w:id="574121198">
              <w:marLeft w:val="0"/>
              <w:marRight w:val="0"/>
              <w:marTop w:val="0"/>
              <w:marBottom w:val="0"/>
              <w:divBdr>
                <w:top w:val="none" w:sz="0" w:space="0" w:color="auto"/>
                <w:left w:val="none" w:sz="0" w:space="0" w:color="auto"/>
                <w:bottom w:val="none" w:sz="0" w:space="0" w:color="auto"/>
                <w:right w:val="none" w:sz="0" w:space="0" w:color="auto"/>
              </w:divBdr>
            </w:div>
            <w:div w:id="575939249">
              <w:marLeft w:val="0"/>
              <w:marRight w:val="0"/>
              <w:marTop w:val="0"/>
              <w:marBottom w:val="0"/>
              <w:divBdr>
                <w:top w:val="none" w:sz="0" w:space="0" w:color="auto"/>
                <w:left w:val="none" w:sz="0" w:space="0" w:color="auto"/>
                <w:bottom w:val="none" w:sz="0" w:space="0" w:color="auto"/>
                <w:right w:val="none" w:sz="0" w:space="0" w:color="auto"/>
              </w:divBdr>
            </w:div>
            <w:div w:id="576093458">
              <w:marLeft w:val="0"/>
              <w:marRight w:val="0"/>
              <w:marTop w:val="0"/>
              <w:marBottom w:val="0"/>
              <w:divBdr>
                <w:top w:val="none" w:sz="0" w:space="0" w:color="auto"/>
                <w:left w:val="none" w:sz="0" w:space="0" w:color="auto"/>
                <w:bottom w:val="none" w:sz="0" w:space="0" w:color="auto"/>
                <w:right w:val="none" w:sz="0" w:space="0" w:color="auto"/>
              </w:divBdr>
            </w:div>
            <w:div w:id="576326212">
              <w:marLeft w:val="0"/>
              <w:marRight w:val="0"/>
              <w:marTop w:val="0"/>
              <w:marBottom w:val="0"/>
              <w:divBdr>
                <w:top w:val="none" w:sz="0" w:space="0" w:color="auto"/>
                <w:left w:val="none" w:sz="0" w:space="0" w:color="auto"/>
                <w:bottom w:val="none" w:sz="0" w:space="0" w:color="auto"/>
                <w:right w:val="none" w:sz="0" w:space="0" w:color="auto"/>
              </w:divBdr>
            </w:div>
            <w:div w:id="581262329">
              <w:marLeft w:val="0"/>
              <w:marRight w:val="0"/>
              <w:marTop w:val="0"/>
              <w:marBottom w:val="0"/>
              <w:divBdr>
                <w:top w:val="none" w:sz="0" w:space="0" w:color="auto"/>
                <w:left w:val="none" w:sz="0" w:space="0" w:color="auto"/>
                <w:bottom w:val="none" w:sz="0" w:space="0" w:color="auto"/>
                <w:right w:val="none" w:sz="0" w:space="0" w:color="auto"/>
              </w:divBdr>
            </w:div>
            <w:div w:id="581647458">
              <w:marLeft w:val="0"/>
              <w:marRight w:val="0"/>
              <w:marTop w:val="0"/>
              <w:marBottom w:val="0"/>
              <w:divBdr>
                <w:top w:val="none" w:sz="0" w:space="0" w:color="auto"/>
                <w:left w:val="none" w:sz="0" w:space="0" w:color="auto"/>
                <w:bottom w:val="none" w:sz="0" w:space="0" w:color="auto"/>
                <w:right w:val="none" w:sz="0" w:space="0" w:color="auto"/>
              </w:divBdr>
            </w:div>
            <w:div w:id="583075902">
              <w:marLeft w:val="0"/>
              <w:marRight w:val="0"/>
              <w:marTop w:val="0"/>
              <w:marBottom w:val="0"/>
              <w:divBdr>
                <w:top w:val="none" w:sz="0" w:space="0" w:color="auto"/>
                <w:left w:val="none" w:sz="0" w:space="0" w:color="auto"/>
                <w:bottom w:val="none" w:sz="0" w:space="0" w:color="auto"/>
                <w:right w:val="none" w:sz="0" w:space="0" w:color="auto"/>
              </w:divBdr>
            </w:div>
            <w:div w:id="583803879">
              <w:marLeft w:val="0"/>
              <w:marRight w:val="0"/>
              <w:marTop w:val="0"/>
              <w:marBottom w:val="0"/>
              <w:divBdr>
                <w:top w:val="none" w:sz="0" w:space="0" w:color="auto"/>
                <w:left w:val="none" w:sz="0" w:space="0" w:color="auto"/>
                <w:bottom w:val="none" w:sz="0" w:space="0" w:color="auto"/>
                <w:right w:val="none" w:sz="0" w:space="0" w:color="auto"/>
              </w:divBdr>
            </w:div>
            <w:div w:id="585112780">
              <w:marLeft w:val="0"/>
              <w:marRight w:val="0"/>
              <w:marTop w:val="0"/>
              <w:marBottom w:val="0"/>
              <w:divBdr>
                <w:top w:val="none" w:sz="0" w:space="0" w:color="auto"/>
                <w:left w:val="none" w:sz="0" w:space="0" w:color="auto"/>
                <w:bottom w:val="none" w:sz="0" w:space="0" w:color="auto"/>
                <w:right w:val="none" w:sz="0" w:space="0" w:color="auto"/>
              </w:divBdr>
            </w:div>
            <w:div w:id="587613658">
              <w:marLeft w:val="0"/>
              <w:marRight w:val="0"/>
              <w:marTop w:val="0"/>
              <w:marBottom w:val="0"/>
              <w:divBdr>
                <w:top w:val="none" w:sz="0" w:space="0" w:color="auto"/>
                <w:left w:val="none" w:sz="0" w:space="0" w:color="auto"/>
                <w:bottom w:val="none" w:sz="0" w:space="0" w:color="auto"/>
                <w:right w:val="none" w:sz="0" w:space="0" w:color="auto"/>
              </w:divBdr>
            </w:div>
            <w:div w:id="592130961">
              <w:marLeft w:val="0"/>
              <w:marRight w:val="0"/>
              <w:marTop w:val="360"/>
              <w:marBottom w:val="0"/>
              <w:divBdr>
                <w:top w:val="single" w:sz="6" w:space="0" w:color="auto"/>
                <w:left w:val="single" w:sz="6" w:space="0" w:color="auto"/>
                <w:bottom w:val="single" w:sz="6" w:space="0" w:color="auto"/>
                <w:right w:val="single" w:sz="6" w:space="0" w:color="auto"/>
              </w:divBdr>
            </w:div>
            <w:div w:id="592204058">
              <w:marLeft w:val="0"/>
              <w:marRight w:val="0"/>
              <w:marTop w:val="0"/>
              <w:marBottom w:val="0"/>
              <w:divBdr>
                <w:top w:val="none" w:sz="0" w:space="0" w:color="auto"/>
                <w:left w:val="none" w:sz="0" w:space="0" w:color="auto"/>
                <w:bottom w:val="none" w:sz="0" w:space="0" w:color="auto"/>
                <w:right w:val="none" w:sz="0" w:space="0" w:color="auto"/>
              </w:divBdr>
            </w:div>
            <w:div w:id="592709114">
              <w:marLeft w:val="0"/>
              <w:marRight w:val="0"/>
              <w:marTop w:val="0"/>
              <w:marBottom w:val="0"/>
              <w:divBdr>
                <w:top w:val="none" w:sz="0" w:space="0" w:color="auto"/>
                <w:left w:val="none" w:sz="0" w:space="0" w:color="auto"/>
                <w:bottom w:val="none" w:sz="0" w:space="0" w:color="auto"/>
                <w:right w:val="none" w:sz="0" w:space="0" w:color="auto"/>
              </w:divBdr>
            </w:div>
            <w:div w:id="597519745">
              <w:marLeft w:val="0"/>
              <w:marRight w:val="0"/>
              <w:marTop w:val="0"/>
              <w:marBottom w:val="0"/>
              <w:divBdr>
                <w:top w:val="none" w:sz="0" w:space="0" w:color="auto"/>
                <w:left w:val="none" w:sz="0" w:space="0" w:color="auto"/>
                <w:bottom w:val="none" w:sz="0" w:space="0" w:color="auto"/>
                <w:right w:val="none" w:sz="0" w:space="0" w:color="auto"/>
              </w:divBdr>
            </w:div>
            <w:div w:id="599071993">
              <w:marLeft w:val="0"/>
              <w:marRight w:val="0"/>
              <w:marTop w:val="0"/>
              <w:marBottom w:val="0"/>
              <w:divBdr>
                <w:top w:val="none" w:sz="0" w:space="0" w:color="auto"/>
                <w:left w:val="none" w:sz="0" w:space="0" w:color="auto"/>
                <w:bottom w:val="none" w:sz="0" w:space="0" w:color="auto"/>
                <w:right w:val="none" w:sz="0" w:space="0" w:color="auto"/>
              </w:divBdr>
            </w:div>
            <w:div w:id="601299453">
              <w:marLeft w:val="0"/>
              <w:marRight w:val="0"/>
              <w:marTop w:val="0"/>
              <w:marBottom w:val="0"/>
              <w:divBdr>
                <w:top w:val="none" w:sz="0" w:space="0" w:color="auto"/>
                <w:left w:val="none" w:sz="0" w:space="0" w:color="auto"/>
                <w:bottom w:val="none" w:sz="0" w:space="0" w:color="auto"/>
                <w:right w:val="none" w:sz="0" w:space="0" w:color="auto"/>
              </w:divBdr>
            </w:div>
            <w:div w:id="602036341">
              <w:marLeft w:val="0"/>
              <w:marRight w:val="0"/>
              <w:marTop w:val="0"/>
              <w:marBottom w:val="0"/>
              <w:divBdr>
                <w:top w:val="none" w:sz="0" w:space="0" w:color="auto"/>
                <w:left w:val="none" w:sz="0" w:space="0" w:color="auto"/>
                <w:bottom w:val="none" w:sz="0" w:space="0" w:color="auto"/>
                <w:right w:val="none" w:sz="0" w:space="0" w:color="auto"/>
              </w:divBdr>
            </w:div>
            <w:div w:id="602154647">
              <w:marLeft w:val="0"/>
              <w:marRight w:val="0"/>
              <w:marTop w:val="0"/>
              <w:marBottom w:val="0"/>
              <w:divBdr>
                <w:top w:val="none" w:sz="0" w:space="0" w:color="auto"/>
                <w:left w:val="none" w:sz="0" w:space="0" w:color="auto"/>
                <w:bottom w:val="none" w:sz="0" w:space="0" w:color="auto"/>
                <w:right w:val="none" w:sz="0" w:space="0" w:color="auto"/>
              </w:divBdr>
            </w:div>
            <w:div w:id="602224208">
              <w:marLeft w:val="0"/>
              <w:marRight w:val="0"/>
              <w:marTop w:val="0"/>
              <w:marBottom w:val="0"/>
              <w:divBdr>
                <w:top w:val="none" w:sz="0" w:space="0" w:color="auto"/>
                <w:left w:val="none" w:sz="0" w:space="0" w:color="auto"/>
                <w:bottom w:val="none" w:sz="0" w:space="0" w:color="auto"/>
                <w:right w:val="none" w:sz="0" w:space="0" w:color="auto"/>
              </w:divBdr>
            </w:div>
            <w:div w:id="602494324">
              <w:marLeft w:val="0"/>
              <w:marRight w:val="0"/>
              <w:marTop w:val="0"/>
              <w:marBottom w:val="0"/>
              <w:divBdr>
                <w:top w:val="none" w:sz="0" w:space="0" w:color="auto"/>
                <w:left w:val="none" w:sz="0" w:space="0" w:color="auto"/>
                <w:bottom w:val="none" w:sz="0" w:space="0" w:color="auto"/>
                <w:right w:val="none" w:sz="0" w:space="0" w:color="auto"/>
              </w:divBdr>
            </w:div>
            <w:div w:id="603266619">
              <w:marLeft w:val="0"/>
              <w:marRight w:val="0"/>
              <w:marTop w:val="0"/>
              <w:marBottom w:val="0"/>
              <w:divBdr>
                <w:top w:val="none" w:sz="0" w:space="0" w:color="auto"/>
                <w:left w:val="none" w:sz="0" w:space="0" w:color="auto"/>
                <w:bottom w:val="none" w:sz="0" w:space="0" w:color="auto"/>
                <w:right w:val="none" w:sz="0" w:space="0" w:color="auto"/>
              </w:divBdr>
            </w:div>
            <w:div w:id="608390210">
              <w:marLeft w:val="0"/>
              <w:marRight w:val="0"/>
              <w:marTop w:val="0"/>
              <w:marBottom w:val="0"/>
              <w:divBdr>
                <w:top w:val="none" w:sz="0" w:space="0" w:color="auto"/>
                <w:left w:val="none" w:sz="0" w:space="0" w:color="auto"/>
                <w:bottom w:val="none" w:sz="0" w:space="0" w:color="auto"/>
                <w:right w:val="none" w:sz="0" w:space="0" w:color="auto"/>
              </w:divBdr>
            </w:div>
            <w:div w:id="609510118">
              <w:marLeft w:val="0"/>
              <w:marRight w:val="0"/>
              <w:marTop w:val="0"/>
              <w:marBottom w:val="0"/>
              <w:divBdr>
                <w:top w:val="none" w:sz="0" w:space="0" w:color="auto"/>
                <w:left w:val="none" w:sz="0" w:space="0" w:color="auto"/>
                <w:bottom w:val="none" w:sz="0" w:space="0" w:color="auto"/>
                <w:right w:val="none" w:sz="0" w:space="0" w:color="auto"/>
              </w:divBdr>
            </w:div>
            <w:div w:id="611130939">
              <w:marLeft w:val="0"/>
              <w:marRight w:val="0"/>
              <w:marTop w:val="0"/>
              <w:marBottom w:val="0"/>
              <w:divBdr>
                <w:top w:val="none" w:sz="0" w:space="0" w:color="auto"/>
                <w:left w:val="none" w:sz="0" w:space="0" w:color="auto"/>
                <w:bottom w:val="none" w:sz="0" w:space="0" w:color="auto"/>
                <w:right w:val="none" w:sz="0" w:space="0" w:color="auto"/>
              </w:divBdr>
            </w:div>
            <w:div w:id="611933730">
              <w:marLeft w:val="0"/>
              <w:marRight w:val="0"/>
              <w:marTop w:val="0"/>
              <w:marBottom w:val="0"/>
              <w:divBdr>
                <w:top w:val="none" w:sz="0" w:space="0" w:color="auto"/>
                <w:left w:val="none" w:sz="0" w:space="0" w:color="auto"/>
                <w:bottom w:val="none" w:sz="0" w:space="0" w:color="auto"/>
                <w:right w:val="none" w:sz="0" w:space="0" w:color="auto"/>
              </w:divBdr>
            </w:div>
            <w:div w:id="612785200">
              <w:marLeft w:val="0"/>
              <w:marRight w:val="0"/>
              <w:marTop w:val="0"/>
              <w:marBottom w:val="0"/>
              <w:divBdr>
                <w:top w:val="none" w:sz="0" w:space="0" w:color="auto"/>
                <w:left w:val="none" w:sz="0" w:space="0" w:color="auto"/>
                <w:bottom w:val="none" w:sz="0" w:space="0" w:color="auto"/>
                <w:right w:val="none" w:sz="0" w:space="0" w:color="auto"/>
              </w:divBdr>
            </w:div>
            <w:div w:id="615602927">
              <w:marLeft w:val="0"/>
              <w:marRight w:val="0"/>
              <w:marTop w:val="0"/>
              <w:marBottom w:val="0"/>
              <w:divBdr>
                <w:top w:val="none" w:sz="0" w:space="0" w:color="auto"/>
                <w:left w:val="none" w:sz="0" w:space="0" w:color="auto"/>
                <w:bottom w:val="none" w:sz="0" w:space="0" w:color="auto"/>
                <w:right w:val="none" w:sz="0" w:space="0" w:color="auto"/>
              </w:divBdr>
            </w:div>
            <w:div w:id="615870101">
              <w:marLeft w:val="0"/>
              <w:marRight w:val="0"/>
              <w:marTop w:val="0"/>
              <w:marBottom w:val="0"/>
              <w:divBdr>
                <w:top w:val="none" w:sz="0" w:space="0" w:color="auto"/>
                <w:left w:val="none" w:sz="0" w:space="0" w:color="auto"/>
                <w:bottom w:val="none" w:sz="0" w:space="0" w:color="auto"/>
                <w:right w:val="none" w:sz="0" w:space="0" w:color="auto"/>
              </w:divBdr>
            </w:div>
            <w:div w:id="617420497">
              <w:marLeft w:val="0"/>
              <w:marRight w:val="0"/>
              <w:marTop w:val="0"/>
              <w:marBottom w:val="0"/>
              <w:divBdr>
                <w:top w:val="none" w:sz="0" w:space="0" w:color="auto"/>
                <w:left w:val="none" w:sz="0" w:space="0" w:color="auto"/>
                <w:bottom w:val="none" w:sz="0" w:space="0" w:color="auto"/>
                <w:right w:val="none" w:sz="0" w:space="0" w:color="auto"/>
              </w:divBdr>
            </w:div>
            <w:div w:id="617639393">
              <w:marLeft w:val="0"/>
              <w:marRight w:val="0"/>
              <w:marTop w:val="0"/>
              <w:marBottom w:val="0"/>
              <w:divBdr>
                <w:top w:val="none" w:sz="0" w:space="0" w:color="auto"/>
                <w:left w:val="none" w:sz="0" w:space="0" w:color="auto"/>
                <w:bottom w:val="none" w:sz="0" w:space="0" w:color="auto"/>
                <w:right w:val="none" w:sz="0" w:space="0" w:color="auto"/>
              </w:divBdr>
            </w:div>
            <w:div w:id="621494239">
              <w:marLeft w:val="0"/>
              <w:marRight w:val="0"/>
              <w:marTop w:val="0"/>
              <w:marBottom w:val="0"/>
              <w:divBdr>
                <w:top w:val="none" w:sz="0" w:space="0" w:color="auto"/>
                <w:left w:val="none" w:sz="0" w:space="0" w:color="auto"/>
                <w:bottom w:val="none" w:sz="0" w:space="0" w:color="auto"/>
                <w:right w:val="none" w:sz="0" w:space="0" w:color="auto"/>
              </w:divBdr>
            </w:div>
            <w:div w:id="621620831">
              <w:marLeft w:val="0"/>
              <w:marRight w:val="0"/>
              <w:marTop w:val="0"/>
              <w:marBottom w:val="0"/>
              <w:divBdr>
                <w:top w:val="none" w:sz="0" w:space="0" w:color="auto"/>
                <w:left w:val="none" w:sz="0" w:space="0" w:color="auto"/>
                <w:bottom w:val="none" w:sz="0" w:space="0" w:color="auto"/>
                <w:right w:val="none" w:sz="0" w:space="0" w:color="auto"/>
              </w:divBdr>
            </w:div>
            <w:div w:id="623466315">
              <w:marLeft w:val="0"/>
              <w:marRight w:val="0"/>
              <w:marTop w:val="0"/>
              <w:marBottom w:val="0"/>
              <w:divBdr>
                <w:top w:val="none" w:sz="0" w:space="0" w:color="auto"/>
                <w:left w:val="none" w:sz="0" w:space="0" w:color="auto"/>
                <w:bottom w:val="none" w:sz="0" w:space="0" w:color="auto"/>
                <w:right w:val="none" w:sz="0" w:space="0" w:color="auto"/>
              </w:divBdr>
            </w:div>
            <w:div w:id="623776729">
              <w:marLeft w:val="0"/>
              <w:marRight w:val="0"/>
              <w:marTop w:val="0"/>
              <w:marBottom w:val="0"/>
              <w:divBdr>
                <w:top w:val="none" w:sz="0" w:space="0" w:color="auto"/>
                <w:left w:val="none" w:sz="0" w:space="0" w:color="auto"/>
                <w:bottom w:val="none" w:sz="0" w:space="0" w:color="auto"/>
                <w:right w:val="none" w:sz="0" w:space="0" w:color="auto"/>
              </w:divBdr>
            </w:div>
            <w:div w:id="623971533">
              <w:marLeft w:val="0"/>
              <w:marRight w:val="0"/>
              <w:marTop w:val="0"/>
              <w:marBottom w:val="0"/>
              <w:divBdr>
                <w:top w:val="none" w:sz="0" w:space="0" w:color="auto"/>
                <w:left w:val="none" w:sz="0" w:space="0" w:color="auto"/>
                <w:bottom w:val="none" w:sz="0" w:space="0" w:color="auto"/>
                <w:right w:val="none" w:sz="0" w:space="0" w:color="auto"/>
              </w:divBdr>
            </w:div>
            <w:div w:id="625281966">
              <w:marLeft w:val="0"/>
              <w:marRight w:val="0"/>
              <w:marTop w:val="0"/>
              <w:marBottom w:val="0"/>
              <w:divBdr>
                <w:top w:val="none" w:sz="0" w:space="0" w:color="auto"/>
                <w:left w:val="none" w:sz="0" w:space="0" w:color="auto"/>
                <w:bottom w:val="none" w:sz="0" w:space="0" w:color="auto"/>
                <w:right w:val="none" w:sz="0" w:space="0" w:color="auto"/>
              </w:divBdr>
            </w:div>
            <w:div w:id="626005344">
              <w:marLeft w:val="0"/>
              <w:marRight w:val="0"/>
              <w:marTop w:val="0"/>
              <w:marBottom w:val="0"/>
              <w:divBdr>
                <w:top w:val="none" w:sz="0" w:space="0" w:color="auto"/>
                <w:left w:val="none" w:sz="0" w:space="0" w:color="auto"/>
                <w:bottom w:val="none" w:sz="0" w:space="0" w:color="auto"/>
                <w:right w:val="none" w:sz="0" w:space="0" w:color="auto"/>
              </w:divBdr>
            </w:div>
            <w:div w:id="629282848">
              <w:marLeft w:val="0"/>
              <w:marRight w:val="0"/>
              <w:marTop w:val="0"/>
              <w:marBottom w:val="0"/>
              <w:divBdr>
                <w:top w:val="none" w:sz="0" w:space="0" w:color="auto"/>
                <w:left w:val="none" w:sz="0" w:space="0" w:color="auto"/>
                <w:bottom w:val="none" w:sz="0" w:space="0" w:color="auto"/>
                <w:right w:val="none" w:sz="0" w:space="0" w:color="auto"/>
              </w:divBdr>
            </w:div>
            <w:div w:id="629672620">
              <w:marLeft w:val="0"/>
              <w:marRight w:val="0"/>
              <w:marTop w:val="0"/>
              <w:marBottom w:val="0"/>
              <w:divBdr>
                <w:top w:val="none" w:sz="0" w:space="0" w:color="auto"/>
                <w:left w:val="none" w:sz="0" w:space="0" w:color="auto"/>
                <w:bottom w:val="none" w:sz="0" w:space="0" w:color="auto"/>
                <w:right w:val="none" w:sz="0" w:space="0" w:color="auto"/>
              </w:divBdr>
            </w:div>
            <w:div w:id="631055761">
              <w:marLeft w:val="0"/>
              <w:marRight w:val="0"/>
              <w:marTop w:val="0"/>
              <w:marBottom w:val="0"/>
              <w:divBdr>
                <w:top w:val="none" w:sz="0" w:space="0" w:color="auto"/>
                <w:left w:val="none" w:sz="0" w:space="0" w:color="auto"/>
                <w:bottom w:val="none" w:sz="0" w:space="0" w:color="auto"/>
                <w:right w:val="none" w:sz="0" w:space="0" w:color="auto"/>
              </w:divBdr>
            </w:div>
            <w:div w:id="631716614">
              <w:marLeft w:val="0"/>
              <w:marRight w:val="0"/>
              <w:marTop w:val="0"/>
              <w:marBottom w:val="0"/>
              <w:divBdr>
                <w:top w:val="none" w:sz="0" w:space="0" w:color="auto"/>
                <w:left w:val="none" w:sz="0" w:space="0" w:color="auto"/>
                <w:bottom w:val="none" w:sz="0" w:space="0" w:color="auto"/>
                <w:right w:val="none" w:sz="0" w:space="0" w:color="auto"/>
              </w:divBdr>
            </w:div>
            <w:div w:id="633173427">
              <w:marLeft w:val="0"/>
              <w:marRight w:val="0"/>
              <w:marTop w:val="0"/>
              <w:marBottom w:val="0"/>
              <w:divBdr>
                <w:top w:val="none" w:sz="0" w:space="0" w:color="auto"/>
                <w:left w:val="none" w:sz="0" w:space="0" w:color="auto"/>
                <w:bottom w:val="none" w:sz="0" w:space="0" w:color="auto"/>
                <w:right w:val="none" w:sz="0" w:space="0" w:color="auto"/>
              </w:divBdr>
            </w:div>
            <w:div w:id="633215802">
              <w:marLeft w:val="0"/>
              <w:marRight w:val="0"/>
              <w:marTop w:val="0"/>
              <w:marBottom w:val="0"/>
              <w:divBdr>
                <w:top w:val="none" w:sz="0" w:space="0" w:color="auto"/>
                <w:left w:val="none" w:sz="0" w:space="0" w:color="auto"/>
                <w:bottom w:val="none" w:sz="0" w:space="0" w:color="auto"/>
                <w:right w:val="none" w:sz="0" w:space="0" w:color="auto"/>
              </w:divBdr>
            </w:div>
            <w:div w:id="635380965">
              <w:marLeft w:val="0"/>
              <w:marRight w:val="0"/>
              <w:marTop w:val="0"/>
              <w:marBottom w:val="0"/>
              <w:divBdr>
                <w:top w:val="none" w:sz="0" w:space="0" w:color="auto"/>
                <w:left w:val="none" w:sz="0" w:space="0" w:color="auto"/>
                <w:bottom w:val="none" w:sz="0" w:space="0" w:color="auto"/>
                <w:right w:val="none" w:sz="0" w:space="0" w:color="auto"/>
              </w:divBdr>
            </w:div>
            <w:div w:id="636683554">
              <w:marLeft w:val="0"/>
              <w:marRight w:val="0"/>
              <w:marTop w:val="0"/>
              <w:marBottom w:val="0"/>
              <w:divBdr>
                <w:top w:val="none" w:sz="0" w:space="0" w:color="auto"/>
                <w:left w:val="none" w:sz="0" w:space="0" w:color="auto"/>
                <w:bottom w:val="none" w:sz="0" w:space="0" w:color="auto"/>
                <w:right w:val="none" w:sz="0" w:space="0" w:color="auto"/>
              </w:divBdr>
            </w:div>
            <w:div w:id="638806080">
              <w:marLeft w:val="0"/>
              <w:marRight w:val="0"/>
              <w:marTop w:val="0"/>
              <w:marBottom w:val="0"/>
              <w:divBdr>
                <w:top w:val="none" w:sz="0" w:space="0" w:color="auto"/>
                <w:left w:val="none" w:sz="0" w:space="0" w:color="auto"/>
                <w:bottom w:val="none" w:sz="0" w:space="0" w:color="auto"/>
                <w:right w:val="none" w:sz="0" w:space="0" w:color="auto"/>
              </w:divBdr>
            </w:div>
            <w:div w:id="639916805">
              <w:marLeft w:val="0"/>
              <w:marRight w:val="0"/>
              <w:marTop w:val="0"/>
              <w:marBottom w:val="0"/>
              <w:divBdr>
                <w:top w:val="none" w:sz="0" w:space="0" w:color="auto"/>
                <w:left w:val="none" w:sz="0" w:space="0" w:color="auto"/>
                <w:bottom w:val="none" w:sz="0" w:space="0" w:color="auto"/>
                <w:right w:val="none" w:sz="0" w:space="0" w:color="auto"/>
              </w:divBdr>
            </w:div>
            <w:div w:id="641236217">
              <w:marLeft w:val="0"/>
              <w:marRight w:val="0"/>
              <w:marTop w:val="0"/>
              <w:marBottom w:val="0"/>
              <w:divBdr>
                <w:top w:val="none" w:sz="0" w:space="0" w:color="auto"/>
                <w:left w:val="none" w:sz="0" w:space="0" w:color="auto"/>
                <w:bottom w:val="none" w:sz="0" w:space="0" w:color="auto"/>
                <w:right w:val="none" w:sz="0" w:space="0" w:color="auto"/>
              </w:divBdr>
            </w:div>
            <w:div w:id="641347357">
              <w:marLeft w:val="0"/>
              <w:marRight w:val="0"/>
              <w:marTop w:val="0"/>
              <w:marBottom w:val="0"/>
              <w:divBdr>
                <w:top w:val="none" w:sz="0" w:space="0" w:color="auto"/>
                <w:left w:val="none" w:sz="0" w:space="0" w:color="auto"/>
                <w:bottom w:val="none" w:sz="0" w:space="0" w:color="auto"/>
                <w:right w:val="none" w:sz="0" w:space="0" w:color="auto"/>
              </w:divBdr>
            </w:div>
            <w:div w:id="642007818">
              <w:marLeft w:val="0"/>
              <w:marRight w:val="0"/>
              <w:marTop w:val="0"/>
              <w:marBottom w:val="0"/>
              <w:divBdr>
                <w:top w:val="none" w:sz="0" w:space="0" w:color="auto"/>
                <w:left w:val="none" w:sz="0" w:space="0" w:color="auto"/>
                <w:bottom w:val="none" w:sz="0" w:space="0" w:color="auto"/>
                <w:right w:val="none" w:sz="0" w:space="0" w:color="auto"/>
              </w:divBdr>
            </w:div>
            <w:div w:id="643700687">
              <w:marLeft w:val="0"/>
              <w:marRight w:val="0"/>
              <w:marTop w:val="0"/>
              <w:marBottom w:val="0"/>
              <w:divBdr>
                <w:top w:val="none" w:sz="0" w:space="0" w:color="auto"/>
                <w:left w:val="none" w:sz="0" w:space="0" w:color="auto"/>
                <w:bottom w:val="none" w:sz="0" w:space="0" w:color="auto"/>
                <w:right w:val="none" w:sz="0" w:space="0" w:color="auto"/>
              </w:divBdr>
            </w:div>
            <w:div w:id="647437139">
              <w:marLeft w:val="0"/>
              <w:marRight w:val="0"/>
              <w:marTop w:val="0"/>
              <w:marBottom w:val="0"/>
              <w:divBdr>
                <w:top w:val="none" w:sz="0" w:space="0" w:color="auto"/>
                <w:left w:val="none" w:sz="0" w:space="0" w:color="auto"/>
                <w:bottom w:val="none" w:sz="0" w:space="0" w:color="auto"/>
                <w:right w:val="none" w:sz="0" w:space="0" w:color="auto"/>
              </w:divBdr>
            </w:div>
            <w:div w:id="647587590">
              <w:marLeft w:val="0"/>
              <w:marRight w:val="0"/>
              <w:marTop w:val="0"/>
              <w:marBottom w:val="0"/>
              <w:divBdr>
                <w:top w:val="none" w:sz="0" w:space="0" w:color="auto"/>
                <w:left w:val="none" w:sz="0" w:space="0" w:color="auto"/>
                <w:bottom w:val="none" w:sz="0" w:space="0" w:color="auto"/>
                <w:right w:val="none" w:sz="0" w:space="0" w:color="auto"/>
              </w:divBdr>
            </w:div>
            <w:div w:id="647634684">
              <w:marLeft w:val="0"/>
              <w:marRight w:val="0"/>
              <w:marTop w:val="0"/>
              <w:marBottom w:val="0"/>
              <w:divBdr>
                <w:top w:val="none" w:sz="0" w:space="0" w:color="auto"/>
                <w:left w:val="none" w:sz="0" w:space="0" w:color="auto"/>
                <w:bottom w:val="none" w:sz="0" w:space="0" w:color="auto"/>
                <w:right w:val="none" w:sz="0" w:space="0" w:color="auto"/>
              </w:divBdr>
            </w:div>
            <w:div w:id="648752519">
              <w:marLeft w:val="0"/>
              <w:marRight w:val="0"/>
              <w:marTop w:val="0"/>
              <w:marBottom w:val="0"/>
              <w:divBdr>
                <w:top w:val="none" w:sz="0" w:space="0" w:color="auto"/>
                <w:left w:val="none" w:sz="0" w:space="0" w:color="auto"/>
                <w:bottom w:val="none" w:sz="0" w:space="0" w:color="auto"/>
                <w:right w:val="none" w:sz="0" w:space="0" w:color="auto"/>
              </w:divBdr>
            </w:div>
            <w:div w:id="649480122">
              <w:marLeft w:val="0"/>
              <w:marRight w:val="0"/>
              <w:marTop w:val="0"/>
              <w:marBottom w:val="0"/>
              <w:divBdr>
                <w:top w:val="none" w:sz="0" w:space="0" w:color="auto"/>
                <w:left w:val="none" w:sz="0" w:space="0" w:color="auto"/>
                <w:bottom w:val="none" w:sz="0" w:space="0" w:color="auto"/>
                <w:right w:val="none" w:sz="0" w:space="0" w:color="auto"/>
              </w:divBdr>
            </w:div>
            <w:div w:id="649596682">
              <w:marLeft w:val="0"/>
              <w:marRight w:val="0"/>
              <w:marTop w:val="0"/>
              <w:marBottom w:val="0"/>
              <w:divBdr>
                <w:top w:val="none" w:sz="0" w:space="0" w:color="auto"/>
                <w:left w:val="none" w:sz="0" w:space="0" w:color="auto"/>
                <w:bottom w:val="none" w:sz="0" w:space="0" w:color="auto"/>
                <w:right w:val="none" w:sz="0" w:space="0" w:color="auto"/>
              </w:divBdr>
            </w:div>
            <w:div w:id="649746012">
              <w:marLeft w:val="0"/>
              <w:marRight w:val="0"/>
              <w:marTop w:val="0"/>
              <w:marBottom w:val="0"/>
              <w:divBdr>
                <w:top w:val="none" w:sz="0" w:space="0" w:color="auto"/>
                <w:left w:val="none" w:sz="0" w:space="0" w:color="auto"/>
                <w:bottom w:val="none" w:sz="0" w:space="0" w:color="auto"/>
                <w:right w:val="none" w:sz="0" w:space="0" w:color="auto"/>
              </w:divBdr>
            </w:div>
            <w:div w:id="650645459">
              <w:marLeft w:val="0"/>
              <w:marRight w:val="0"/>
              <w:marTop w:val="0"/>
              <w:marBottom w:val="0"/>
              <w:divBdr>
                <w:top w:val="none" w:sz="0" w:space="0" w:color="auto"/>
                <w:left w:val="none" w:sz="0" w:space="0" w:color="auto"/>
                <w:bottom w:val="none" w:sz="0" w:space="0" w:color="auto"/>
                <w:right w:val="none" w:sz="0" w:space="0" w:color="auto"/>
              </w:divBdr>
            </w:div>
            <w:div w:id="651982499">
              <w:marLeft w:val="0"/>
              <w:marRight w:val="0"/>
              <w:marTop w:val="0"/>
              <w:marBottom w:val="0"/>
              <w:divBdr>
                <w:top w:val="none" w:sz="0" w:space="0" w:color="auto"/>
                <w:left w:val="none" w:sz="0" w:space="0" w:color="auto"/>
                <w:bottom w:val="none" w:sz="0" w:space="0" w:color="auto"/>
                <w:right w:val="none" w:sz="0" w:space="0" w:color="auto"/>
              </w:divBdr>
            </w:div>
            <w:div w:id="653333462">
              <w:marLeft w:val="0"/>
              <w:marRight w:val="0"/>
              <w:marTop w:val="0"/>
              <w:marBottom w:val="0"/>
              <w:divBdr>
                <w:top w:val="none" w:sz="0" w:space="0" w:color="auto"/>
                <w:left w:val="none" w:sz="0" w:space="0" w:color="auto"/>
                <w:bottom w:val="none" w:sz="0" w:space="0" w:color="auto"/>
                <w:right w:val="none" w:sz="0" w:space="0" w:color="auto"/>
              </w:divBdr>
            </w:div>
            <w:div w:id="655380500">
              <w:marLeft w:val="0"/>
              <w:marRight w:val="0"/>
              <w:marTop w:val="0"/>
              <w:marBottom w:val="0"/>
              <w:divBdr>
                <w:top w:val="none" w:sz="0" w:space="0" w:color="auto"/>
                <w:left w:val="none" w:sz="0" w:space="0" w:color="auto"/>
                <w:bottom w:val="none" w:sz="0" w:space="0" w:color="auto"/>
                <w:right w:val="none" w:sz="0" w:space="0" w:color="auto"/>
              </w:divBdr>
            </w:div>
            <w:div w:id="656107726">
              <w:marLeft w:val="0"/>
              <w:marRight w:val="0"/>
              <w:marTop w:val="0"/>
              <w:marBottom w:val="0"/>
              <w:divBdr>
                <w:top w:val="none" w:sz="0" w:space="0" w:color="auto"/>
                <w:left w:val="none" w:sz="0" w:space="0" w:color="auto"/>
                <w:bottom w:val="none" w:sz="0" w:space="0" w:color="auto"/>
                <w:right w:val="none" w:sz="0" w:space="0" w:color="auto"/>
              </w:divBdr>
            </w:div>
            <w:div w:id="657415606">
              <w:marLeft w:val="0"/>
              <w:marRight w:val="0"/>
              <w:marTop w:val="0"/>
              <w:marBottom w:val="0"/>
              <w:divBdr>
                <w:top w:val="none" w:sz="0" w:space="0" w:color="auto"/>
                <w:left w:val="none" w:sz="0" w:space="0" w:color="auto"/>
                <w:bottom w:val="none" w:sz="0" w:space="0" w:color="auto"/>
                <w:right w:val="none" w:sz="0" w:space="0" w:color="auto"/>
              </w:divBdr>
            </w:div>
            <w:div w:id="658075913">
              <w:marLeft w:val="0"/>
              <w:marRight w:val="0"/>
              <w:marTop w:val="0"/>
              <w:marBottom w:val="0"/>
              <w:divBdr>
                <w:top w:val="none" w:sz="0" w:space="0" w:color="auto"/>
                <w:left w:val="none" w:sz="0" w:space="0" w:color="auto"/>
                <w:bottom w:val="none" w:sz="0" w:space="0" w:color="auto"/>
                <w:right w:val="none" w:sz="0" w:space="0" w:color="auto"/>
              </w:divBdr>
              <w:divsChild>
                <w:div w:id="3483129">
                  <w:marLeft w:val="0"/>
                  <w:marRight w:val="0"/>
                  <w:marTop w:val="0"/>
                  <w:marBottom w:val="0"/>
                  <w:divBdr>
                    <w:top w:val="none" w:sz="0" w:space="0" w:color="auto"/>
                    <w:left w:val="none" w:sz="0" w:space="0" w:color="auto"/>
                    <w:bottom w:val="none" w:sz="0" w:space="0" w:color="auto"/>
                    <w:right w:val="none" w:sz="0" w:space="0" w:color="auto"/>
                  </w:divBdr>
                </w:div>
                <w:div w:id="3868555">
                  <w:marLeft w:val="0"/>
                  <w:marRight w:val="0"/>
                  <w:marTop w:val="0"/>
                  <w:marBottom w:val="0"/>
                  <w:divBdr>
                    <w:top w:val="none" w:sz="0" w:space="0" w:color="auto"/>
                    <w:left w:val="none" w:sz="0" w:space="0" w:color="auto"/>
                    <w:bottom w:val="none" w:sz="0" w:space="0" w:color="auto"/>
                    <w:right w:val="none" w:sz="0" w:space="0" w:color="auto"/>
                  </w:divBdr>
                </w:div>
                <w:div w:id="8027065">
                  <w:marLeft w:val="0"/>
                  <w:marRight w:val="0"/>
                  <w:marTop w:val="0"/>
                  <w:marBottom w:val="0"/>
                  <w:divBdr>
                    <w:top w:val="none" w:sz="0" w:space="0" w:color="auto"/>
                    <w:left w:val="none" w:sz="0" w:space="0" w:color="auto"/>
                    <w:bottom w:val="none" w:sz="0" w:space="0" w:color="auto"/>
                    <w:right w:val="none" w:sz="0" w:space="0" w:color="auto"/>
                  </w:divBdr>
                </w:div>
                <w:div w:id="9915304">
                  <w:marLeft w:val="0"/>
                  <w:marRight w:val="0"/>
                  <w:marTop w:val="0"/>
                  <w:marBottom w:val="0"/>
                  <w:divBdr>
                    <w:top w:val="none" w:sz="0" w:space="0" w:color="auto"/>
                    <w:left w:val="none" w:sz="0" w:space="0" w:color="auto"/>
                    <w:bottom w:val="none" w:sz="0" w:space="0" w:color="auto"/>
                    <w:right w:val="none" w:sz="0" w:space="0" w:color="auto"/>
                  </w:divBdr>
                </w:div>
                <w:div w:id="11228241">
                  <w:marLeft w:val="0"/>
                  <w:marRight w:val="0"/>
                  <w:marTop w:val="0"/>
                  <w:marBottom w:val="0"/>
                  <w:divBdr>
                    <w:top w:val="none" w:sz="0" w:space="0" w:color="auto"/>
                    <w:left w:val="none" w:sz="0" w:space="0" w:color="auto"/>
                    <w:bottom w:val="none" w:sz="0" w:space="0" w:color="auto"/>
                    <w:right w:val="none" w:sz="0" w:space="0" w:color="auto"/>
                  </w:divBdr>
                </w:div>
                <w:div w:id="11299858">
                  <w:marLeft w:val="0"/>
                  <w:marRight w:val="0"/>
                  <w:marTop w:val="0"/>
                  <w:marBottom w:val="0"/>
                  <w:divBdr>
                    <w:top w:val="none" w:sz="0" w:space="0" w:color="auto"/>
                    <w:left w:val="none" w:sz="0" w:space="0" w:color="auto"/>
                    <w:bottom w:val="none" w:sz="0" w:space="0" w:color="auto"/>
                    <w:right w:val="none" w:sz="0" w:space="0" w:color="auto"/>
                  </w:divBdr>
                </w:div>
                <w:div w:id="13190662">
                  <w:marLeft w:val="0"/>
                  <w:marRight w:val="0"/>
                  <w:marTop w:val="0"/>
                  <w:marBottom w:val="0"/>
                  <w:divBdr>
                    <w:top w:val="none" w:sz="0" w:space="0" w:color="auto"/>
                    <w:left w:val="none" w:sz="0" w:space="0" w:color="auto"/>
                    <w:bottom w:val="none" w:sz="0" w:space="0" w:color="auto"/>
                    <w:right w:val="none" w:sz="0" w:space="0" w:color="auto"/>
                  </w:divBdr>
                </w:div>
                <w:div w:id="19473880">
                  <w:marLeft w:val="0"/>
                  <w:marRight w:val="0"/>
                  <w:marTop w:val="0"/>
                  <w:marBottom w:val="0"/>
                  <w:divBdr>
                    <w:top w:val="none" w:sz="0" w:space="0" w:color="auto"/>
                    <w:left w:val="none" w:sz="0" w:space="0" w:color="auto"/>
                    <w:bottom w:val="none" w:sz="0" w:space="0" w:color="auto"/>
                    <w:right w:val="none" w:sz="0" w:space="0" w:color="auto"/>
                  </w:divBdr>
                </w:div>
                <w:div w:id="22025219">
                  <w:marLeft w:val="0"/>
                  <w:marRight w:val="0"/>
                  <w:marTop w:val="0"/>
                  <w:marBottom w:val="0"/>
                  <w:divBdr>
                    <w:top w:val="none" w:sz="0" w:space="0" w:color="auto"/>
                    <w:left w:val="none" w:sz="0" w:space="0" w:color="auto"/>
                    <w:bottom w:val="none" w:sz="0" w:space="0" w:color="auto"/>
                    <w:right w:val="none" w:sz="0" w:space="0" w:color="auto"/>
                  </w:divBdr>
                </w:div>
                <w:div w:id="24598465">
                  <w:marLeft w:val="0"/>
                  <w:marRight w:val="0"/>
                  <w:marTop w:val="0"/>
                  <w:marBottom w:val="0"/>
                  <w:divBdr>
                    <w:top w:val="none" w:sz="0" w:space="0" w:color="auto"/>
                    <w:left w:val="none" w:sz="0" w:space="0" w:color="auto"/>
                    <w:bottom w:val="none" w:sz="0" w:space="0" w:color="auto"/>
                    <w:right w:val="none" w:sz="0" w:space="0" w:color="auto"/>
                  </w:divBdr>
                </w:div>
                <w:div w:id="28921612">
                  <w:marLeft w:val="0"/>
                  <w:marRight w:val="0"/>
                  <w:marTop w:val="0"/>
                  <w:marBottom w:val="0"/>
                  <w:divBdr>
                    <w:top w:val="none" w:sz="0" w:space="0" w:color="auto"/>
                    <w:left w:val="none" w:sz="0" w:space="0" w:color="auto"/>
                    <w:bottom w:val="none" w:sz="0" w:space="0" w:color="auto"/>
                    <w:right w:val="none" w:sz="0" w:space="0" w:color="auto"/>
                  </w:divBdr>
                </w:div>
                <w:div w:id="29381243">
                  <w:marLeft w:val="0"/>
                  <w:marRight w:val="0"/>
                  <w:marTop w:val="0"/>
                  <w:marBottom w:val="0"/>
                  <w:divBdr>
                    <w:top w:val="none" w:sz="0" w:space="0" w:color="auto"/>
                    <w:left w:val="none" w:sz="0" w:space="0" w:color="auto"/>
                    <w:bottom w:val="none" w:sz="0" w:space="0" w:color="auto"/>
                    <w:right w:val="none" w:sz="0" w:space="0" w:color="auto"/>
                  </w:divBdr>
                </w:div>
                <w:div w:id="29426760">
                  <w:marLeft w:val="0"/>
                  <w:marRight w:val="0"/>
                  <w:marTop w:val="0"/>
                  <w:marBottom w:val="0"/>
                  <w:divBdr>
                    <w:top w:val="none" w:sz="0" w:space="0" w:color="auto"/>
                    <w:left w:val="none" w:sz="0" w:space="0" w:color="auto"/>
                    <w:bottom w:val="none" w:sz="0" w:space="0" w:color="auto"/>
                    <w:right w:val="none" w:sz="0" w:space="0" w:color="auto"/>
                  </w:divBdr>
                </w:div>
                <w:div w:id="29764870">
                  <w:marLeft w:val="0"/>
                  <w:marRight w:val="0"/>
                  <w:marTop w:val="0"/>
                  <w:marBottom w:val="0"/>
                  <w:divBdr>
                    <w:top w:val="none" w:sz="0" w:space="0" w:color="auto"/>
                    <w:left w:val="none" w:sz="0" w:space="0" w:color="auto"/>
                    <w:bottom w:val="none" w:sz="0" w:space="0" w:color="auto"/>
                    <w:right w:val="none" w:sz="0" w:space="0" w:color="auto"/>
                  </w:divBdr>
                </w:div>
                <w:div w:id="31423754">
                  <w:marLeft w:val="0"/>
                  <w:marRight w:val="0"/>
                  <w:marTop w:val="0"/>
                  <w:marBottom w:val="0"/>
                  <w:divBdr>
                    <w:top w:val="none" w:sz="0" w:space="0" w:color="auto"/>
                    <w:left w:val="none" w:sz="0" w:space="0" w:color="auto"/>
                    <w:bottom w:val="none" w:sz="0" w:space="0" w:color="auto"/>
                    <w:right w:val="none" w:sz="0" w:space="0" w:color="auto"/>
                  </w:divBdr>
                </w:div>
                <w:div w:id="31998327">
                  <w:marLeft w:val="0"/>
                  <w:marRight w:val="0"/>
                  <w:marTop w:val="0"/>
                  <w:marBottom w:val="0"/>
                  <w:divBdr>
                    <w:top w:val="none" w:sz="0" w:space="0" w:color="auto"/>
                    <w:left w:val="none" w:sz="0" w:space="0" w:color="auto"/>
                    <w:bottom w:val="none" w:sz="0" w:space="0" w:color="auto"/>
                    <w:right w:val="none" w:sz="0" w:space="0" w:color="auto"/>
                  </w:divBdr>
                </w:div>
                <w:div w:id="33623629">
                  <w:marLeft w:val="0"/>
                  <w:marRight w:val="0"/>
                  <w:marTop w:val="0"/>
                  <w:marBottom w:val="0"/>
                  <w:divBdr>
                    <w:top w:val="none" w:sz="0" w:space="0" w:color="auto"/>
                    <w:left w:val="none" w:sz="0" w:space="0" w:color="auto"/>
                    <w:bottom w:val="none" w:sz="0" w:space="0" w:color="auto"/>
                    <w:right w:val="none" w:sz="0" w:space="0" w:color="auto"/>
                  </w:divBdr>
                </w:div>
                <w:div w:id="33701220">
                  <w:marLeft w:val="0"/>
                  <w:marRight w:val="0"/>
                  <w:marTop w:val="0"/>
                  <w:marBottom w:val="0"/>
                  <w:divBdr>
                    <w:top w:val="none" w:sz="0" w:space="0" w:color="auto"/>
                    <w:left w:val="none" w:sz="0" w:space="0" w:color="auto"/>
                    <w:bottom w:val="none" w:sz="0" w:space="0" w:color="auto"/>
                    <w:right w:val="none" w:sz="0" w:space="0" w:color="auto"/>
                  </w:divBdr>
                </w:div>
                <w:div w:id="34670021">
                  <w:marLeft w:val="0"/>
                  <w:marRight w:val="0"/>
                  <w:marTop w:val="0"/>
                  <w:marBottom w:val="0"/>
                  <w:divBdr>
                    <w:top w:val="none" w:sz="0" w:space="0" w:color="auto"/>
                    <w:left w:val="none" w:sz="0" w:space="0" w:color="auto"/>
                    <w:bottom w:val="none" w:sz="0" w:space="0" w:color="auto"/>
                    <w:right w:val="none" w:sz="0" w:space="0" w:color="auto"/>
                  </w:divBdr>
                </w:div>
                <w:div w:id="37124849">
                  <w:marLeft w:val="0"/>
                  <w:marRight w:val="0"/>
                  <w:marTop w:val="0"/>
                  <w:marBottom w:val="0"/>
                  <w:divBdr>
                    <w:top w:val="none" w:sz="0" w:space="0" w:color="auto"/>
                    <w:left w:val="none" w:sz="0" w:space="0" w:color="auto"/>
                    <w:bottom w:val="none" w:sz="0" w:space="0" w:color="auto"/>
                    <w:right w:val="none" w:sz="0" w:space="0" w:color="auto"/>
                  </w:divBdr>
                </w:div>
                <w:div w:id="37559966">
                  <w:marLeft w:val="0"/>
                  <w:marRight w:val="0"/>
                  <w:marTop w:val="0"/>
                  <w:marBottom w:val="0"/>
                  <w:divBdr>
                    <w:top w:val="none" w:sz="0" w:space="0" w:color="auto"/>
                    <w:left w:val="none" w:sz="0" w:space="0" w:color="auto"/>
                    <w:bottom w:val="none" w:sz="0" w:space="0" w:color="auto"/>
                    <w:right w:val="none" w:sz="0" w:space="0" w:color="auto"/>
                  </w:divBdr>
                </w:div>
                <w:div w:id="37902575">
                  <w:marLeft w:val="0"/>
                  <w:marRight w:val="0"/>
                  <w:marTop w:val="0"/>
                  <w:marBottom w:val="0"/>
                  <w:divBdr>
                    <w:top w:val="none" w:sz="0" w:space="0" w:color="auto"/>
                    <w:left w:val="none" w:sz="0" w:space="0" w:color="auto"/>
                    <w:bottom w:val="none" w:sz="0" w:space="0" w:color="auto"/>
                    <w:right w:val="none" w:sz="0" w:space="0" w:color="auto"/>
                  </w:divBdr>
                </w:div>
                <w:div w:id="38163590">
                  <w:marLeft w:val="0"/>
                  <w:marRight w:val="0"/>
                  <w:marTop w:val="0"/>
                  <w:marBottom w:val="0"/>
                  <w:divBdr>
                    <w:top w:val="none" w:sz="0" w:space="0" w:color="auto"/>
                    <w:left w:val="none" w:sz="0" w:space="0" w:color="auto"/>
                    <w:bottom w:val="none" w:sz="0" w:space="0" w:color="auto"/>
                    <w:right w:val="none" w:sz="0" w:space="0" w:color="auto"/>
                  </w:divBdr>
                </w:div>
                <w:div w:id="40176713">
                  <w:marLeft w:val="0"/>
                  <w:marRight w:val="0"/>
                  <w:marTop w:val="0"/>
                  <w:marBottom w:val="0"/>
                  <w:divBdr>
                    <w:top w:val="none" w:sz="0" w:space="0" w:color="auto"/>
                    <w:left w:val="none" w:sz="0" w:space="0" w:color="auto"/>
                    <w:bottom w:val="none" w:sz="0" w:space="0" w:color="auto"/>
                    <w:right w:val="none" w:sz="0" w:space="0" w:color="auto"/>
                  </w:divBdr>
                </w:div>
                <w:div w:id="40328601">
                  <w:marLeft w:val="0"/>
                  <w:marRight w:val="0"/>
                  <w:marTop w:val="0"/>
                  <w:marBottom w:val="0"/>
                  <w:divBdr>
                    <w:top w:val="none" w:sz="0" w:space="0" w:color="auto"/>
                    <w:left w:val="none" w:sz="0" w:space="0" w:color="auto"/>
                    <w:bottom w:val="none" w:sz="0" w:space="0" w:color="auto"/>
                    <w:right w:val="none" w:sz="0" w:space="0" w:color="auto"/>
                  </w:divBdr>
                </w:div>
                <w:div w:id="42097911">
                  <w:marLeft w:val="0"/>
                  <w:marRight w:val="0"/>
                  <w:marTop w:val="0"/>
                  <w:marBottom w:val="0"/>
                  <w:divBdr>
                    <w:top w:val="none" w:sz="0" w:space="0" w:color="auto"/>
                    <w:left w:val="none" w:sz="0" w:space="0" w:color="auto"/>
                    <w:bottom w:val="none" w:sz="0" w:space="0" w:color="auto"/>
                    <w:right w:val="none" w:sz="0" w:space="0" w:color="auto"/>
                  </w:divBdr>
                </w:div>
                <w:div w:id="43339309">
                  <w:marLeft w:val="0"/>
                  <w:marRight w:val="0"/>
                  <w:marTop w:val="0"/>
                  <w:marBottom w:val="0"/>
                  <w:divBdr>
                    <w:top w:val="none" w:sz="0" w:space="0" w:color="auto"/>
                    <w:left w:val="none" w:sz="0" w:space="0" w:color="auto"/>
                    <w:bottom w:val="none" w:sz="0" w:space="0" w:color="auto"/>
                    <w:right w:val="none" w:sz="0" w:space="0" w:color="auto"/>
                  </w:divBdr>
                </w:div>
                <w:div w:id="44065651">
                  <w:marLeft w:val="0"/>
                  <w:marRight w:val="0"/>
                  <w:marTop w:val="0"/>
                  <w:marBottom w:val="0"/>
                  <w:divBdr>
                    <w:top w:val="none" w:sz="0" w:space="0" w:color="auto"/>
                    <w:left w:val="none" w:sz="0" w:space="0" w:color="auto"/>
                    <w:bottom w:val="none" w:sz="0" w:space="0" w:color="auto"/>
                    <w:right w:val="none" w:sz="0" w:space="0" w:color="auto"/>
                  </w:divBdr>
                </w:div>
                <w:div w:id="45641414">
                  <w:marLeft w:val="0"/>
                  <w:marRight w:val="0"/>
                  <w:marTop w:val="0"/>
                  <w:marBottom w:val="0"/>
                  <w:divBdr>
                    <w:top w:val="none" w:sz="0" w:space="0" w:color="auto"/>
                    <w:left w:val="none" w:sz="0" w:space="0" w:color="auto"/>
                    <w:bottom w:val="none" w:sz="0" w:space="0" w:color="auto"/>
                    <w:right w:val="none" w:sz="0" w:space="0" w:color="auto"/>
                  </w:divBdr>
                </w:div>
                <w:div w:id="49694664">
                  <w:marLeft w:val="0"/>
                  <w:marRight w:val="0"/>
                  <w:marTop w:val="0"/>
                  <w:marBottom w:val="0"/>
                  <w:divBdr>
                    <w:top w:val="none" w:sz="0" w:space="0" w:color="auto"/>
                    <w:left w:val="none" w:sz="0" w:space="0" w:color="auto"/>
                    <w:bottom w:val="none" w:sz="0" w:space="0" w:color="auto"/>
                    <w:right w:val="none" w:sz="0" w:space="0" w:color="auto"/>
                  </w:divBdr>
                </w:div>
                <w:div w:id="50689543">
                  <w:marLeft w:val="0"/>
                  <w:marRight w:val="0"/>
                  <w:marTop w:val="0"/>
                  <w:marBottom w:val="0"/>
                  <w:divBdr>
                    <w:top w:val="none" w:sz="0" w:space="0" w:color="auto"/>
                    <w:left w:val="none" w:sz="0" w:space="0" w:color="auto"/>
                    <w:bottom w:val="none" w:sz="0" w:space="0" w:color="auto"/>
                    <w:right w:val="none" w:sz="0" w:space="0" w:color="auto"/>
                  </w:divBdr>
                </w:div>
                <w:div w:id="51387115">
                  <w:marLeft w:val="0"/>
                  <w:marRight w:val="0"/>
                  <w:marTop w:val="0"/>
                  <w:marBottom w:val="0"/>
                  <w:divBdr>
                    <w:top w:val="none" w:sz="0" w:space="0" w:color="auto"/>
                    <w:left w:val="none" w:sz="0" w:space="0" w:color="auto"/>
                    <w:bottom w:val="none" w:sz="0" w:space="0" w:color="auto"/>
                    <w:right w:val="none" w:sz="0" w:space="0" w:color="auto"/>
                  </w:divBdr>
                </w:div>
                <w:div w:id="51658650">
                  <w:marLeft w:val="0"/>
                  <w:marRight w:val="0"/>
                  <w:marTop w:val="0"/>
                  <w:marBottom w:val="0"/>
                  <w:divBdr>
                    <w:top w:val="none" w:sz="0" w:space="0" w:color="auto"/>
                    <w:left w:val="none" w:sz="0" w:space="0" w:color="auto"/>
                    <w:bottom w:val="none" w:sz="0" w:space="0" w:color="auto"/>
                    <w:right w:val="none" w:sz="0" w:space="0" w:color="auto"/>
                  </w:divBdr>
                </w:div>
                <w:div w:id="53436208">
                  <w:marLeft w:val="0"/>
                  <w:marRight w:val="0"/>
                  <w:marTop w:val="0"/>
                  <w:marBottom w:val="0"/>
                  <w:divBdr>
                    <w:top w:val="none" w:sz="0" w:space="0" w:color="auto"/>
                    <w:left w:val="none" w:sz="0" w:space="0" w:color="auto"/>
                    <w:bottom w:val="none" w:sz="0" w:space="0" w:color="auto"/>
                    <w:right w:val="none" w:sz="0" w:space="0" w:color="auto"/>
                  </w:divBdr>
                </w:div>
                <w:div w:id="53546751">
                  <w:marLeft w:val="0"/>
                  <w:marRight w:val="0"/>
                  <w:marTop w:val="0"/>
                  <w:marBottom w:val="0"/>
                  <w:divBdr>
                    <w:top w:val="none" w:sz="0" w:space="0" w:color="auto"/>
                    <w:left w:val="none" w:sz="0" w:space="0" w:color="auto"/>
                    <w:bottom w:val="none" w:sz="0" w:space="0" w:color="auto"/>
                    <w:right w:val="none" w:sz="0" w:space="0" w:color="auto"/>
                  </w:divBdr>
                </w:div>
                <w:div w:id="54738875">
                  <w:marLeft w:val="0"/>
                  <w:marRight w:val="0"/>
                  <w:marTop w:val="0"/>
                  <w:marBottom w:val="0"/>
                  <w:divBdr>
                    <w:top w:val="none" w:sz="0" w:space="0" w:color="auto"/>
                    <w:left w:val="none" w:sz="0" w:space="0" w:color="auto"/>
                    <w:bottom w:val="none" w:sz="0" w:space="0" w:color="auto"/>
                    <w:right w:val="none" w:sz="0" w:space="0" w:color="auto"/>
                  </w:divBdr>
                </w:div>
                <w:div w:id="55278316">
                  <w:marLeft w:val="0"/>
                  <w:marRight w:val="0"/>
                  <w:marTop w:val="0"/>
                  <w:marBottom w:val="0"/>
                  <w:divBdr>
                    <w:top w:val="none" w:sz="0" w:space="0" w:color="auto"/>
                    <w:left w:val="none" w:sz="0" w:space="0" w:color="auto"/>
                    <w:bottom w:val="none" w:sz="0" w:space="0" w:color="auto"/>
                    <w:right w:val="none" w:sz="0" w:space="0" w:color="auto"/>
                  </w:divBdr>
                </w:div>
                <w:div w:id="56363237">
                  <w:marLeft w:val="0"/>
                  <w:marRight w:val="0"/>
                  <w:marTop w:val="0"/>
                  <w:marBottom w:val="0"/>
                  <w:divBdr>
                    <w:top w:val="none" w:sz="0" w:space="0" w:color="auto"/>
                    <w:left w:val="none" w:sz="0" w:space="0" w:color="auto"/>
                    <w:bottom w:val="none" w:sz="0" w:space="0" w:color="auto"/>
                    <w:right w:val="none" w:sz="0" w:space="0" w:color="auto"/>
                  </w:divBdr>
                </w:div>
                <w:div w:id="60257059">
                  <w:marLeft w:val="0"/>
                  <w:marRight w:val="0"/>
                  <w:marTop w:val="0"/>
                  <w:marBottom w:val="0"/>
                  <w:divBdr>
                    <w:top w:val="none" w:sz="0" w:space="0" w:color="auto"/>
                    <w:left w:val="none" w:sz="0" w:space="0" w:color="auto"/>
                    <w:bottom w:val="none" w:sz="0" w:space="0" w:color="auto"/>
                    <w:right w:val="none" w:sz="0" w:space="0" w:color="auto"/>
                  </w:divBdr>
                </w:div>
                <w:div w:id="62677890">
                  <w:marLeft w:val="0"/>
                  <w:marRight w:val="0"/>
                  <w:marTop w:val="0"/>
                  <w:marBottom w:val="0"/>
                  <w:divBdr>
                    <w:top w:val="none" w:sz="0" w:space="0" w:color="auto"/>
                    <w:left w:val="none" w:sz="0" w:space="0" w:color="auto"/>
                    <w:bottom w:val="none" w:sz="0" w:space="0" w:color="auto"/>
                    <w:right w:val="none" w:sz="0" w:space="0" w:color="auto"/>
                  </w:divBdr>
                </w:div>
                <w:div w:id="64956352">
                  <w:marLeft w:val="0"/>
                  <w:marRight w:val="0"/>
                  <w:marTop w:val="0"/>
                  <w:marBottom w:val="0"/>
                  <w:divBdr>
                    <w:top w:val="none" w:sz="0" w:space="0" w:color="auto"/>
                    <w:left w:val="none" w:sz="0" w:space="0" w:color="auto"/>
                    <w:bottom w:val="none" w:sz="0" w:space="0" w:color="auto"/>
                    <w:right w:val="none" w:sz="0" w:space="0" w:color="auto"/>
                  </w:divBdr>
                </w:div>
                <w:div w:id="65418174">
                  <w:marLeft w:val="0"/>
                  <w:marRight w:val="0"/>
                  <w:marTop w:val="0"/>
                  <w:marBottom w:val="0"/>
                  <w:divBdr>
                    <w:top w:val="none" w:sz="0" w:space="0" w:color="auto"/>
                    <w:left w:val="none" w:sz="0" w:space="0" w:color="auto"/>
                    <w:bottom w:val="none" w:sz="0" w:space="0" w:color="auto"/>
                    <w:right w:val="none" w:sz="0" w:space="0" w:color="auto"/>
                  </w:divBdr>
                </w:div>
                <w:div w:id="67003398">
                  <w:marLeft w:val="0"/>
                  <w:marRight w:val="0"/>
                  <w:marTop w:val="0"/>
                  <w:marBottom w:val="0"/>
                  <w:divBdr>
                    <w:top w:val="none" w:sz="0" w:space="0" w:color="auto"/>
                    <w:left w:val="none" w:sz="0" w:space="0" w:color="auto"/>
                    <w:bottom w:val="none" w:sz="0" w:space="0" w:color="auto"/>
                    <w:right w:val="none" w:sz="0" w:space="0" w:color="auto"/>
                  </w:divBdr>
                </w:div>
                <w:div w:id="67966230">
                  <w:marLeft w:val="0"/>
                  <w:marRight w:val="0"/>
                  <w:marTop w:val="0"/>
                  <w:marBottom w:val="0"/>
                  <w:divBdr>
                    <w:top w:val="none" w:sz="0" w:space="0" w:color="auto"/>
                    <w:left w:val="none" w:sz="0" w:space="0" w:color="auto"/>
                    <w:bottom w:val="none" w:sz="0" w:space="0" w:color="auto"/>
                    <w:right w:val="none" w:sz="0" w:space="0" w:color="auto"/>
                  </w:divBdr>
                </w:div>
                <w:div w:id="69281306">
                  <w:marLeft w:val="0"/>
                  <w:marRight w:val="0"/>
                  <w:marTop w:val="0"/>
                  <w:marBottom w:val="0"/>
                  <w:divBdr>
                    <w:top w:val="none" w:sz="0" w:space="0" w:color="auto"/>
                    <w:left w:val="none" w:sz="0" w:space="0" w:color="auto"/>
                    <w:bottom w:val="none" w:sz="0" w:space="0" w:color="auto"/>
                    <w:right w:val="none" w:sz="0" w:space="0" w:color="auto"/>
                  </w:divBdr>
                </w:div>
                <w:div w:id="70280914">
                  <w:marLeft w:val="0"/>
                  <w:marRight w:val="0"/>
                  <w:marTop w:val="0"/>
                  <w:marBottom w:val="0"/>
                  <w:divBdr>
                    <w:top w:val="none" w:sz="0" w:space="0" w:color="auto"/>
                    <w:left w:val="none" w:sz="0" w:space="0" w:color="auto"/>
                    <w:bottom w:val="none" w:sz="0" w:space="0" w:color="auto"/>
                    <w:right w:val="none" w:sz="0" w:space="0" w:color="auto"/>
                  </w:divBdr>
                </w:div>
                <w:div w:id="71854627">
                  <w:marLeft w:val="0"/>
                  <w:marRight w:val="0"/>
                  <w:marTop w:val="0"/>
                  <w:marBottom w:val="0"/>
                  <w:divBdr>
                    <w:top w:val="none" w:sz="0" w:space="0" w:color="auto"/>
                    <w:left w:val="none" w:sz="0" w:space="0" w:color="auto"/>
                    <w:bottom w:val="none" w:sz="0" w:space="0" w:color="auto"/>
                    <w:right w:val="none" w:sz="0" w:space="0" w:color="auto"/>
                  </w:divBdr>
                </w:div>
                <w:div w:id="73863850">
                  <w:marLeft w:val="0"/>
                  <w:marRight w:val="0"/>
                  <w:marTop w:val="0"/>
                  <w:marBottom w:val="0"/>
                  <w:divBdr>
                    <w:top w:val="none" w:sz="0" w:space="0" w:color="auto"/>
                    <w:left w:val="none" w:sz="0" w:space="0" w:color="auto"/>
                    <w:bottom w:val="none" w:sz="0" w:space="0" w:color="auto"/>
                    <w:right w:val="none" w:sz="0" w:space="0" w:color="auto"/>
                  </w:divBdr>
                </w:div>
                <w:div w:id="81879528">
                  <w:marLeft w:val="0"/>
                  <w:marRight w:val="0"/>
                  <w:marTop w:val="0"/>
                  <w:marBottom w:val="0"/>
                  <w:divBdr>
                    <w:top w:val="none" w:sz="0" w:space="0" w:color="auto"/>
                    <w:left w:val="none" w:sz="0" w:space="0" w:color="auto"/>
                    <w:bottom w:val="none" w:sz="0" w:space="0" w:color="auto"/>
                    <w:right w:val="none" w:sz="0" w:space="0" w:color="auto"/>
                  </w:divBdr>
                </w:div>
                <w:div w:id="85351221">
                  <w:marLeft w:val="0"/>
                  <w:marRight w:val="0"/>
                  <w:marTop w:val="0"/>
                  <w:marBottom w:val="0"/>
                  <w:divBdr>
                    <w:top w:val="none" w:sz="0" w:space="0" w:color="auto"/>
                    <w:left w:val="none" w:sz="0" w:space="0" w:color="auto"/>
                    <w:bottom w:val="none" w:sz="0" w:space="0" w:color="auto"/>
                    <w:right w:val="none" w:sz="0" w:space="0" w:color="auto"/>
                  </w:divBdr>
                </w:div>
                <w:div w:id="86003546">
                  <w:marLeft w:val="0"/>
                  <w:marRight w:val="0"/>
                  <w:marTop w:val="0"/>
                  <w:marBottom w:val="0"/>
                  <w:divBdr>
                    <w:top w:val="none" w:sz="0" w:space="0" w:color="auto"/>
                    <w:left w:val="none" w:sz="0" w:space="0" w:color="auto"/>
                    <w:bottom w:val="none" w:sz="0" w:space="0" w:color="auto"/>
                    <w:right w:val="none" w:sz="0" w:space="0" w:color="auto"/>
                  </w:divBdr>
                </w:div>
                <w:div w:id="92286313">
                  <w:marLeft w:val="0"/>
                  <w:marRight w:val="0"/>
                  <w:marTop w:val="0"/>
                  <w:marBottom w:val="0"/>
                  <w:divBdr>
                    <w:top w:val="none" w:sz="0" w:space="0" w:color="auto"/>
                    <w:left w:val="none" w:sz="0" w:space="0" w:color="auto"/>
                    <w:bottom w:val="none" w:sz="0" w:space="0" w:color="auto"/>
                    <w:right w:val="none" w:sz="0" w:space="0" w:color="auto"/>
                  </w:divBdr>
                </w:div>
                <w:div w:id="93673830">
                  <w:marLeft w:val="0"/>
                  <w:marRight w:val="0"/>
                  <w:marTop w:val="0"/>
                  <w:marBottom w:val="0"/>
                  <w:divBdr>
                    <w:top w:val="none" w:sz="0" w:space="0" w:color="auto"/>
                    <w:left w:val="none" w:sz="0" w:space="0" w:color="auto"/>
                    <w:bottom w:val="none" w:sz="0" w:space="0" w:color="auto"/>
                    <w:right w:val="none" w:sz="0" w:space="0" w:color="auto"/>
                  </w:divBdr>
                </w:div>
                <w:div w:id="93745594">
                  <w:marLeft w:val="0"/>
                  <w:marRight w:val="0"/>
                  <w:marTop w:val="0"/>
                  <w:marBottom w:val="0"/>
                  <w:divBdr>
                    <w:top w:val="none" w:sz="0" w:space="0" w:color="auto"/>
                    <w:left w:val="none" w:sz="0" w:space="0" w:color="auto"/>
                    <w:bottom w:val="none" w:sz="0" w:space="0" w:color="auto"/>
                    <w:right w:val="none" w:sz="0" w:space="0" w:color="auto"/>
                  </w:divBdr>
                </w:div>
                <w:div w:id="99878285">
                  <w:marLeft w:val="0"/>
                  <w:marRight w:val="0"/>
                  <w:marTop w:val="0"/>
                  <w:marBottom w:val="0"/>
                  <w:divBdr>
                    <w:top w:val="none" w:sz="0" w:space="0" w:color="auto"/>
                    <w:left w:val="none" w:sz="0" w:space="0" w:color="auto"/>
                    <w:bottom w:val="none" w:sz="0" w:space="0" w:color="auto"/>
                    <w:right w:val="none" w:sz="0" w:space="0" w:color="auto"/>
                  </w:divBdr>
                </w:div>
                <w:div w:id="104426260">
                  <w:marLeft w:val="0"/>
                  <w:marRight w:val="0"/>
                  <w:marTop w:val="0"/>
                  <w:marBottom w:val="0"/>
                  <w:divBdr>
                    <w:top w:val="none" w:sz="0" w:space="0" w:color="auto"/>
                    <w:left w:val="none" w:sz="0" w:space="0" w:color="auto"/>
                    <w:bottom w:val="none" w:sz="0" w:space="0" w:color="auto"/>
                    <w:right w:val="none" w:sz="0" w:space="0" w:color="auto"/>
                  </w:divBdr>
                </w:div>
                <w:div w:id="105195715">
                  <w:marLeft w:val="0"/>
                  <w:marRight w:val="0"/>
                  <w:marTop w:val="0"/>
                  <w:marBottom w:val="0"/>
                  <w:divBdr>
                    <w:top w:val="none" w:sz="0" w:space="0" w:color="auto"/>
                    <w:left w:val="none" w:sz="0" w:space="0" w:color="auto"/>
                    <w:bottom w:val="none" w:sz="0" w:space="0" w:color="auto"/>
                    <w:right w:val="none" w:sz="0" w:space="0" w:color="auto"/>
                  </w:divBdr>
                </w:div>
                <w:div w:id="108283603">
                  <w:marLeft w:val="0"/>
                  <w:marRight w:val="0"/>
                  <w:marTop w:val="0"/>
                  <w:marBottom w:val="0"/>
                  <w:divBdr>
                    <w:top w:val="none" w:sz="0" w:space="0" w:color="auto"/>
                    <w:left w:val="none" w:sz="0" w:space="0" w:color="auto"/>
                    <w:bottom w:val="none" w:sz="0" w:space="0" w:color="auto"/>
                    <w:right w:val="none" w:sz="0" w:space="0" w:color="auto"/>
                  </w:divBdr>
                </w:div>
                <w:div w:id="109931704">
                  <w:marLeft w:val="0"/>
                  <w:marRight w:val="0"/>
                  <w:marTop w:val="0"/>
                  <w:marBottom w:val="0"/>
                  <w:divBdr>
                    <w:top w:val="none" w:sz="0" w:space="0" w:color="auto"/>
                    <w:left w:val="none" w:sz="0" w:space="0" w:color="auto"/>
                    <w:bottom w:val="none" w:sz="0" w:space="0" w:color="auto"/>
                    <w:right w:val="none" w:sz="0" w:space="0" w:color="auto"/>
                  </w:divBdr>
                </w:div>
                <w:div w:id="110167964">
                  <w:marLeft w:val="0"/>
                  <w:marRight w:val="0"/>
                  <w:marTop w:val="0"/>
                  <w:marBottom w:val="0"/>
                  <w:divBdr>
                    <w:top w:val="none" w:sz="0" w:space="0" w:color="auto"/>
                    <w:left w:val="none" w:sz="0" w:space="0" w:color="auto"/>
                    <w:bottom w:val="none" w:sz="0" w:space="0" w:color="auto"/>
                    <w:right w:val="none" w:sz="0" w:space="0" w:color="auto"/>
                  </w:divBdr>
                </w:div>
                <w:div w:id="110711577">
                  <w:marLeft w:val="0"/>
                  <w:marRight w:val="0"/>
                  <w:marTop w:val="0"/>
                  <w:marBottom w:val="0"/>
                  <w:divBdr>
                    <w:top w:val="none" w:sz="0" w:space="0" w:color="auto"/>
                    <w:left w:val="none" w:sz="0" w:space="0" w:color="auto"/>
                    <w:bottom w:val="none" w:sz="0" w:space="0" w:color="auto"/>
                    <w:right w:val="none" w:sz="0" w:space="0" w:color="auto"/>
                  </w:divBdr>
                </w:div>
                <w:div w:id="111753707">
                  <w:marLeft w:val="0"/>
                  <w:marRight w:val="0"/>
                  <w:marTop w:val="0"/>
                  <w:marBottom w:val="0"/>
                  <w:divBdr>
                    <w:top w:val="none" w:sz="0" w:space="0" w:color="auto"/>
                    <w:left w:val="none" w:sz="0" w:space="0" w:color="auto"/>
                    <w:bottom w:val="none" w:sz="0" w:space="0" w:color="auto"/>
                    <w:right w:val="none" w:sz="0" w:space="0" w:color="auto"/>
                  </w:divBdr>
                </w:div>
                <w:div w:id="112138332">
                  <w:marLeft w:val="0"/>
                  <w:marRight w:val="0"/>
                  <w:marTop w:val="0"/>
                  <w:marBottom w:val="0"/>
                  <w:divBdr>
                    <w:top w:val="none" w:sz="0" w:space="0" w:color="auto"/>
                    <w:left w:val="none" w:sz="0" w:space="0" w:color="auto"/>
                    <w:bottom w:val="none" w:sz="0" w:space="0" w:color="auto"/>
                    <w:right w:val="none" w:sz="0" w:space="0" w:color="auto"/>
                  </w:divBdr>
                </w:div>
                <w:div w:id="118688639">
                  <w:marLeft w:val="0"/>
                  <w:marRight w:val="0"/>
                  <w:marTop w:val="0"/>
                  <w:marBottom w:val="0"/>
                  <w:divBdr>
                    <w:top w:val="none" w:sz="0" w:space="0" w:color="auto"/>
                    <w:left w:val="none" w:sz="0" w:space="0" w:color="auto"/>
                    <w:bottom w:val="none" w:sz="0" w:space="0" w:color="auto"/>
                    <w:right w:val="none" w:sz="0" w:space="0" w:color="auto"/>
                  </w:divBdr>
                </w:div>
                <w:div w:id="119346804">
                  <w:marLeft w:val="0"/>
                  <w:marRight w:val="0"/>
                  <w:marTop w:val="0"/>
                  <w:marBottom w:val="0"/>
                  <w:divBdr>
                    <w:top w:val="none" w:sz="0" w:space="0" w:color="auto"/>
                    <w:left w:val="none" w:sz="0" w:space="0" w:color="auto"/>
                    <w:bottom w:val="none" w:sz="0" w:space="0" w:color="auto"/>
                    <w:right w:val="none" w:sz="0" w:space="0" w:color="auto"/>
                  </w:divBdr>
                </w:div>
                <w:div w:id="121265024">
                  <w:marLeft w:val="0"/>
                  <w:marRight w:val="0"/>
                  <w:marTop w:val="0"/>
                  <w:marBottom w:val="0"/>
                  <w:divBdr>
                    <w:top w:val="none" w:sz="0" w:space="0" w:color="auto"/>
                    <w:left w:val="none" w:sz="0" w:space="0" w:color="auto"/>
                    <w:bottom w:val="none" w:sz="0" w:space="0" w:color="auto"/>
                    <w:right w:val="none" w:sz="0" w:space="0" w:color="auto"/>
                  </w:divBdr>
                </w:div>
                <w:div w:id="122702035">
                  <w:marLeft w:val="0"/>
                  <w:marRight w:val="0"/>
                  <w:marTop w:val="0"/>
                  <w:marBottom w:val="0"/>
                  <w:divBdr>
                    <w:top w:val="none" w:sz="0" w:space="0" w:color="auto"/>
                    <w:left w:val="none" w:sz="0" w:space="0" w:color="auto"/>
                    <w:bottom w:val="none" w:sz="0" w:space="0" w:color="auto"/>
                    <w:right w:val="none" w:sz="0" w:space="0" w:color="auto"/>
                  </w:divBdr>
                </w:div>
                <w:div w:id="124085564">
                  <w:marLeft w:val="0"/>
                  <w:marRight w:val="0"/>
                  <w:marTop w:val="0"/>
                  <w:marBottom w:val="0"/>
                  <w:divBdr>
                    <w:top w:val="none" w:sz="0" w:space="0" w:color="auto"/>
                    <w:left w:val="none" w:sz="0" w:space="0" w:color="auto"/>
                    <w:bottom w:val="none" w:sz="0" w:space="0" w:color="auto"/>
                    <w:right w:val="none" w:sz="0" w:space="0" w:color="auto"/>
                  </w:divBdr>
                </w:div>
                <w:div w:id="127430835">
                  <w:marLeft w:val="0"/>
                  <w:marRight w:val="0"/>
                  <w:marTop w:val="0"/>
                  <w:marBottom w:val="0"/>
                  <w:divBdr>
                    <w:top w:val="none" w:sz="0" w:space="0" w:color="auto"/>
                    <w:left w:val="none" w:sz="0" w:space="0" w:color="auto"/>
                    <w:bottom w:val="none" w:sz="0" w:space="0" w:color="auto"/>
                    <w:right w:val="none" w:sz="0" w:space="0" w:color="auto"/>
                  </w:divBdr>
                </w:div>
                <w:div w:id="127630039">
                  <w:marLeft w:val="0"/>
                  <w:marRight w:val="0"/>
                  <w:marTop w:val="0"/>
                  <w:marBottom w:val="0"/>
                  <w:divBdr>
                    <w:top w:val="none" w:sz="0" w:space="0" w:color="auto"/>
                    <w:left w:val="none" w:sz="0" w:space="0" w:color="auto"/>
                    <w:bottom w:val="none" w:sz="0" w:space="0" w:color="auto"/>
                    <w:right w:val="none" w:sz="0" w:space="0" w:color="auto"/>
                  </w:divBdr>
                </w:div>
                <w:div w:id="128978276">
                  <w:marLeft w:val="0"/>
                  <w:marRight w:val="0"/>
                  <w:marTop w:val="0"/>
                  <w:marBottom w:val="0"/>
                  <w:divBdr>
                    <w:top w:val="none" w:sz="0" w:space="0" w:color="auto"/>
                    <w:left w:val="none" w:sz="0" w:space="0" w:color="auto"/>
                    <w:bottom w:val="none" w:sz="0" w:space="0" w:color="auto"/>
                    <w:right w:val="none" w:sz="0" w:space="0" w:color="auto"/>
                  </w:divBdr>
                </w:div>
                <w:div w:id="129131226">
                  <w:marLeft w:val="0"/>
                  <w:marRight w:val="0"/>
                  <w:marTop w:val="0"/>
                  <w:marBottom w:val="0"/>
                  <w:divBdr>
                    <w:top w:val="none" w:sz="0" w:space="0" w:color="auto"/>
                    <w:left w:val="none" w:sz="0" w:space="0" w:color="auto"/>
                    <w:bottom w:val="none" w:sz="0" w:space="0" w:color="auto"/>
                    <w:right w:val="none" w:sz="0" w:space="0" w:color="auto"/>
                  </w:divBdr>
                </w:div>
                <w:div w:id="129250402">
                  <w:marLeft w:val="0"/>
                  <w:marRight w:val="0"/>
                  <w:marTop w:val="0"/>
                  <w:marBottom w:val="0"/>
                  <w:divBdr>
                    <w:top w:val="none" w:sz="0" w:space="0" w:color="auto"/>
                    <w:left w:val="none" w:sz="0" w:space="0" w:color="auto"/>
                    <w:bottom w:val="none" w:sz="0" w:space="0" w:color="auto"/>
                    <w:right w:val="none" w:sz="0" w:space="0" w:color="auto"/>
                  </w:divBdr>
                </w:div>
                <w:div w:id="133061070">
                  <w:marLeft w:val="0"/>
                  <w:marRight w:val="0"/>
                  <w:marTop w:val="0"/>
                  <w:marBottom w:val="0"/>
                  <w:divBdr>
                    <w:top w:val="none" w:sz="0" w:space="0" w:color="auto"/>
                    <w:left w:val="none" w:sz="0" w:space="0" w:color="auto"/>
                    <w:bottom w:val="none" w:sz="0" w:space="0" w:color="auto"/>
                    <w:right w:val="none" w:sz="0" w:space="0" w:color="auto"/>
                  </w:divBdr>
                </w:div>
                <w:div w:id="135537650">
                  <w:marLeft w:val="0"/>
                  <w:marRight w:val="0"/>
                  <w:marTop w:val="0"/>
                  <w:marBottom w:val="0"/>
                  <w:divBdr>
                    <w:top w:val="none" w:sz="0" w:space="0" w:color="auto"/>
                    <w:left w:val="none" w:sz="0" w:space="0" w:color="auto"/>
                    <w:bottom w:val="none" w:sz="0" w:space="0" w:color="auto"/>
                    <w:right w:val="none" w:sz="0" w:space="0" w:color="auto"/>
                  </w:divBdr>
                </w:div>
                <w:div w:id="138306966">
                  <w:marLeft w:val="0"/>
                  <w:marRight w:val="0"/>
                  <w:marTop w:val="0"/>
                  <w:marBottom w:val="0"/>
                  <w:divBdr>
                    <w:top w:val="none" w:sz="0" w:space="0" w:color="auto"/>
                    <w:left w:val="none" w:sz="0" w:space="0" w:color="auto"/>
                    <w:bottom w:val="none" w:sz="0" w:space="0" w:color="auto"/>
                    <w:right w:val="none" w:sz="0" w:space="0" w:color="auto"/>
                  </w:divBdr>
                </w:div>
                <w:div w:id="139081237">
                  <w:marLeft w:val="0"/>
                  <w:marRight w:val="0"/>
                  <w:marTop w:val="0"/>
                  <w:marBottom w:val="0"/>
                  <w:divBdr>
                    <w:top w:val="none" w:sz="0" w:space="0" w:color="auto"/>
                    <w:left w:val="none" w:sz="0" w:space="0" w:color="auto"/>
                    <w:bottom w:val="none" w:sz="0" w:space="0" w:color="auto"/>
                    <w:right w:val="none" w:sz="0" w:space="0" w:color="auto"/>
                  </w:divBdr>
                </w:div>
                <w:div w:id="140270691">
                  <w:marLeft w:val="0"/>
                  <w:marRight w:val="0"/>
                  <w:marTop w:val="0"/>
                  <w:marBottom w:val="0"/>
                  <w:divBdr>
                    <w:top w:val="none" w:sz="0" w:space="0" w:color="auto"/>
                    <w:left w:val="none" w:sz="0" w:space="0" w:color="auto"/>
                    <w:bottom w:val="none" w:sz="0" w:space="0" w:color="auto"/>
                    <w:right w:val="none" w:sz="0" w:space="0" w:color="auto"/>
                  </w:divBdr>
                </w:div>
                <w:div w:id="143663335">
                  <w:marLeft w:val="0"/>
                  <w:marRight w:val="0"/>
                  <w:marTop w:val="0"/>
                  <w:marBottom w:val="0"/>
                  <w:divBdr>
                    <w:top w:val="none" w:sz="0" w:space="0" w:color="auto"/>
                    <w:left w:val="none" w:sz="0" w:space="0" w:color="auto"/>
                    <w:bottom w:val="none" w:sz="0" w:space="0" w:color="auto"/>
                    <w:right w:val="none" w:sz="0" w:space="0" w:color="auto"/>
                  </w:divBdr>
                </w:div>
                <w:div w:id="144663513">
                  <w:marLeft w:val="0"/>
                  <w:marRight w:val="0"/>
                  <w:marTop w:val="0"/>
                  <w:marBottom w:val="0"/>
                  <w:divBdr>
                    <w:top w:val="none" w:sz="0" w:space="0" w:color="auto"/>
                    <w:left w:val="none" w:sz="0" w:space="0" w:color="auto"/>
                    <w:bottom w:val="none" w:sz="0" w:space="0" w:color="auto"/>
                    <w:right w:val="none" w:sz="0" w:space="0" w:color="auto"/>
                  </w:divBdr>
                </w:div>
                <w:div w:id="144711218">
                  <w:marLeft w:val="0"/>
                  <w:marRight w:val="0"/>
                  <w:marTop w:val="0"/>
                  <w:marBottom w:val="0"/>
                  <w:divBdr>
                    <w:top w:val="none" w:sz="0" w:space="0" w:color="auto"/>
                    <w:left w:val="none" w:sz="0" w:space="0" w:color="auto"/>
                    <w:bottom w:val="none" w:sz="0" w:space="0" w:color="auto"/>
                    <w:right w:val="none" w:sz="0" w:space="0" w:color="auto"/>
                  </w:divBdr>
                </w:div>
                <w:div w:id="145826424">
                  <w:marLeft w:val="0"/>
                  <w:marRight w:val="0"/>
                  <w:marTop w:val="0"/>
                  <w:marBottom w:val="0"/>
                  <w:divBdr>
                    <w:top w:val="none" w:sz="0" w:space="0" w:color="auto"/>
                    <w:left w:val="none" w:sz="0" w:space="0" w:color="auto"/>
                    <w:bottom w:val="none" w:sz="0" w:space="0" w:color="auto"/>
                    <w:right w:val="none" w:sz="0" w:space="0" w:color="auto"/>
                  </w:divBdr>
                </w:div>
                <w:div w:id="148177855">
                  <w:marLeft w:val="0"/>
                  <w:marRight w:val="0"/>
                  <w:marTop w:val="0"/>
                  <w:marBottom w:val="0"/>
                  <w:divBdr>
                    <w:top w:val="none" w:sz="0" w:space="0" w:color="auto"/>
                    <w:left w:val="none" w:sz="0" w:space="0" w:color="auto"/>
                    <w:bottom w:val="none" w:sz="0" w:space="0" w:color="auto"/>
                    <w:right w:val="none" w:sz="0" w:space="0" w:color="auto"/>
                  </w:divBdr>
                </w:div>
                <w:div w:id="151720515">
                  <w:marLeft w:val="0"/>
                  <w:marRight w:val="0"/>
                  <w:marTop w:val="0"/>
                  <w:marBottom w:val="0"/>
                  <w:divBdr>
                    <w:top w:val="none" w:sz="0" w:space="0" w:color="auto"/>
                    <w:left w:val="none" w:sz="0" w:space="0" w:color="auto"/>
                    <w:bottom w:val="none" w:sz="0" w:space="0" w:color="auto"/>
                    <w:right w:val="none" w:sz="0" w:space="0" w:color="auto"/>
                  </w:divBdr>
                </w:div>
                <w:div w:id="153111479">
                  <w:marLeft w:val="0"/>
                  <w:marRight w:val="0"/>
                  <w:marTop w:val="0"/>
                  <w:marBottom w:val="0"/>
                  <w:divBdr>
                    <w:top w:val="none" w:sz="0" w:space="0" w:color="auto"/>
                    <w:left w:val="none" w:sz="0" w:space="0" w:color="auto"/>
                    <w:bottom w:val="none" w:sz="0" w:space="0" w:color="auto"/>
                    <w:right w:val="none" w:sz="0" w:space="0" w:color="auto"/>
                  </w:divBdr>
                </w:div>
                <w:div w:id="157232072">
                  <w:marLeft w:val="0"/>
                  <w:marRight w:val="0"/>
                  <w:marTop w:val="0"/>
                  <w:marBottom w:val="0"/>
                  <w:divBdr>
                    <w:top w:val="none" w:sz="0" w:space="0" w:color="auto"/>
                    <w:left w:val="none" w:sz="0" w:space="0" w:color="auto"/>
                    <w:bottom w:val="none" w:sz="0" w:space="0" w:color="auto"/>
                    <w:right w:val="none" w:sz="0" w:space="0" w:color="auto"/>
                  </w:divBdr>
                </w:div>
                <w:div w:id="159152313">
                  <w:marLeft w:val="0"/>
                  <w:marRight w:val="0"/>
                  <w:marTop w:val="0"/>
                  <w:marBottom w:val="0"/>
                  <w:divBdr>
                    <w:top w:val="none" w:sz="0" w:space="0" w:color="auto"/>
                    <w:left w:val="none" w:sz="0" w:space="0" w:color="auto"/>
                    <w:bottom w:val="none" w:sz="0" w:space="0" w:color="auto"/>
                    <w:right w:val="none" w:sz="0" w:space="0" w:color="auto"/>
                  </w:divBdr>
                </w:div>
                <w:div w:id="160506920">
                  <w:marLeft w:val="0"/>
                  <w:marRight w:val="0"/>
                  <w:marTop w:val="0"/>
                  <w:marBottom w:val="0"/>
                  <w:divBdr>
                    <w:top w:val="none" w:sz="0" w:space="0" w:color="auto"/>
                    <w:left w:val="none" w:sz="0" w:space="0" w:color="auto"/>
                    <w:bottom w:val="none" w:sz="0" w:space="0" w:color="auto"/>
                    <w:right w:val="none" w:sz="0" w:space="0" w:color="auto"/>
                  </w:divBdr>
                </w:div>
                <w:div w:id="160585803">
                  <w:marLeft w:val="0"/>
                  <w:marRight w:val="0"/>
                  <w:marTop w:val="0"/>
                  <w:marBottom w:val="0"/>
                  <w:divBdr>
                    <w:top w:val="none" w:sz="0" w:space="0" w:color="auto"/>
                    <w:left w:val="none" w:sz="0" w:space="0" w:color="auto"/>
                    <w:bottom w:val="none" w:sz="0" w:space="0" w:color="auto"/>
                    <w:right w:val="none" w:sz="0" w:space="0" w:color="auto"/>
                  </w:divBdr>
                </w:div>
                <w:div w:id="160658044">
                  <w:marLeft w:val="0"/>
                  <w:marRight w:val="0"/>
                  <w:marTop w:val="0"/>
                  <w:marBottom w:val="0"/>
                  <w:divBdr>
                    <w:top w:val="none" w:sz="0" w:space="0" w:color="auto"/>
                    <w:left w:val="none" w:sz="0" w:space="0" w:color="auto"/>
                    <w:bottom w:val="none" w:sz="0" w:space="0" w:color="auto"/>
                    <w:right w:val="none" w:sz="0" w:space="0" w:color="auto"/>
                  </w:divBdr>
                </w:div>
                <w:div w:id="163864686">
                  <w:marLeft w:val="0"/>
                  <w:marRight w:val="0"/>
                  <w:marTop w:val="0"/>
                  <w:marBottom w:val="0"/>
                  <w:divBdr>
                    <w:top w:val="none" w:sz="0" w:space="0" w:color="auto"/>
                    <w:left w:val="none" w:sz="0" w:space="0" w:color="auto"/>
                    <w:bottom w:val="none" w:sz="0" w:space="0" w:color="auto"/>
                    <w:right w:val="none" w:sz="0" w:space="0" w:color="auto"/>
                  </w:divBdr>
                </w:div>
                <w:div w:id="166294381">
                  <w:marLeft w:val="0"/>
                  <w:marRight w:val="0"/>
                  <w:marTop w:val="0"/>
                  <w:marBottom w:val="0"/>
                  <w:divBdr>
                    <w:top w:val="none" w:sz="0" w:space="0" w:color="auto"/>
                    <w:left w:val="none" w:sz="0" w:space="0" w:color="auto"/>
                    <w:bottom w:val="none" w:sz="0" w:space="0" w:color="auto"/>
                    <w:right w:val="none" w:sz="0" w:space="0" w:color="auto"/>
                  </w:divBdr>
                </w:div>
                <w:div w:id="167256544">
                  <w:marLeft w:val="0"/>
                  <w:marRight w:val="0"/>
                  <w:marTop w:val="0"/>
                  <w:marBottom w:val="0"/>
                  <w:divBdr>
                    <w:top w:val="none" w:sz="0" w:space="0" w:color="auto"/>
                    <w:left w:val="none" w:sz="0" w:space="0" w:color="auto"/>
                    <w:bottom w:val="none" w:sz="0" w:space="0" w:color="auto"/>
                    <w:right w:val="none" w:sz="0" w:space="0" w:color="auto"/>
                  </w:divBdr>
                </w:div>
                <w:div w:id="167330518">
                  <w:marLeft w:val="0"/>
                  <w:marRight w:val="0"/>
                  <w:marTop w:val="0"/>
                  <w:marBottom w:val="0"/>
                  <w:divBdr>
                    <w:top w:val="none" w:sz="0" w:space="0" w:color="auto"/>
                    <w:left w:val="none" w:sz="0" w:space="0" w:color="auto"/>
                    <w:bottom w:val="none" w:sz="0" w:space="0" w:color="auto"/>
                    <w:right w:val="none" w:sz="0" w:space="0" w:color="auto"/>
                  </w:divBdr>
                </w:div>
                <w:div w:id="169491866">
                  <w:marLeft w:val="0"/>
                  <w:marRight w:val="0"/>
                  <w:marTop w:val="0"/>
                  <w:marBottom w:val="0"/>
                  <w:divBdr>
                    <w:top w:val="none" w:sz="0" w:space="0" w:color="auto"/>
                    <w:left w:val="none" w:sz="0" w:space="0" w:color="auto"/>
                    <w:bottom w:val="none" w:sz="0" w:space="0" w:color="auto"/>
                    <w:right w:val="none" w:sz="0" w:space="0" w:color="auto"/>
                  </w:divBdr>
                </w:div>
                <w:div w:id="170265498">
                  <w:marLeft w:val="0"/>
                  <w:marRight w:val="0"/>
                  <w:marTop w:val="0"/>
                  <w:marBottom w:val="0"/>
                  <w:divBdr>
                    <w:top w:val="none" w:sz="0" w:space="0" w:color="auto"/>
                    <w:left w:val="none" w:sz="0" w:space="0" w:color="auto"/>
                    <w:bottom w:val="none" w:sz="0" w:space="0" w:color="auto"/>
                    <w:right w:val="none" w:sz="0" w:space="0" w:color="auto"/>
                  </w:divBdr>
                </w:div>
                <w:div w:id="171381423">
                  <w:marLeft w:val="0"/>
                  <w:marRight w:val="0"/>
                  <w:marTop w:val="0"/>
                  <w:marBottom w:val="0"/>
                  <w:divBdr>
                    <w:top w:val="none" w:sz="0" w:space="0" w:color="auto"/>
                    <w:left w:val="none" w:sz="0" w:space="0" w:color="auto"/>
                    <w:bottom w:val="none" w:sz="0" w:space="0" w:color="auto"/>
                    <w:right w:val="none" w:sz="0" w:space="0" w:color="auto"/>
                  </w:divBdr>
                </w:div>
                <w:div w:id="174072726">
                  <w:marLeft w:val="0"/>
                  <w:marRight w:val="0"/>
                  <w:marTop w:val="0"/>
                  <w:marBottom w:val="0"/>
                  <w:divBdr>
                    <w:top w:val="none" w:sz="0" w:space="0" w:color="auto"/>
                    <w:left w:val="none" w:sz="0" w:space="0" w:color="auto"/>
                    <w:bottom w:val="none" w:sz="0" w:space="0" w:color="auto"/>
                    <w:right w:val="none" w:sz="0" w:space="0" w:color="auto"/>
                  </w:divBdr>
                </w:div>
                <w:div w:id="175391870">
                  <w:marLeft w:val="0"/>
                  <w:marRight w:val="0"/>
                  <w:marTop w:val="0"/>
                  <w:marBottom w:val="0"/>
                  <w:divBdr>
                    <w:top w:val="none" w:sz="0" w:space="0" w:color="auto"/>
                    <w:left w:val="none" w:sz="0" w:space="0" w:color="auto"/>
                    <w:bottom w:val="none" w:sz="0" w:space="0" w:color="auto"/>
                    <w:right w:val="none" w:sz="0" w:space="0" w:color="auto"/>
                  </w:divBdr>
                </w:div>
                <w:div w:id="181826833">
                  <w:marLeft w:val="0"/>
                  <w:marRight w:val="0"/>
                  <w:marTop w:val="0"/>
                  <w:marBottom w:val="0"/>
                  <w:divBdr>
                    <w:top w:val="none" w:sz="0" w:space="0" w:color="auto"/>
                    <w:left w:val="none" w:sz="0" w:space="0" w:color="auto"/>
                    <w:bottom w:val="none" w:sz="0" w:space="0" w:color="auto"/>
                    <w:right w:val="none" w:sz="0" w:space="0" w:color="auto"/>
                  </w:divBdr>
                </w:div>
                <w:div w:id="183136781">
                  <w:marLeft w:val="0"/>
                  <w:marRight w:val="0"/>
                  <w:marTop w:val="0"/>
                  <w:marBottom w:val="0"/>
                  <w:divBdr>
                    <w:top w:val="none" w:sz="0" w:space="0" w:color="auto"/>
                    <w:left w:val="none" w:sz="0" w:space="0" w:color="auto"/>
                    <w:bottom w:val="none" w:sz="0" w:space="0" w:color="auto"/>
                    <w:right w:val="none" w:sz="0" w:space="0" w:color="auto"/>
                  </w:divBdr>
                </w:div>
                <w:div w:id="185674187">
                  <w:marLeft w:val="0"/>
                  <w:marRight w:val="0"/>
                  <w:marTop w:val="0"/>
                  <w:marBottom w:val="0"/>
                  <w:divBdr>
                    <w:top w:val="none" w:sz="0" w:space="0" w:color="auto"/>
                    <w:left w:val="none" w:sz="0" w:space="0" w:color="auto"/>
                    <w:bottom w:val="none" w:sz="0" w:space="0" w:color="auto"/>
                    <w:right w:val="none" w:sz="0" w:space="0" w:color="auto"/>
                  </w:divBdr>
                </w:div>
                <w:div w:id="188566007">
                  <w:marLeft w:val="0"/>
                  <w:marRight w:val="0"/>
                  <w:marTop w:val="0"/>
                  <w:marBottom w:val="0"/>
                  <w:divBdr>
                    <w:top w:val="none" w:sz="0" w:space="0" w:color="auto"/>
                    <w:left w:val="none" w:sz="0" w:space="0" w:color="auto"/>
                    <w:bottom w:val="none" w:sz="0" w:space="0" w:color="auto"/>
                    <w:right w:val="none" w:sz="0" w:space="0" w:color="auto"/>
                  </w:divBdr>
                </w:div>
                <w:div w:id="191772255">
                  <w:marLeft w:val="0"/>
                  <w:marRight w:val="0"/>
                  <w:marTop w:val="0"/>
                  <w:marBottom w:val="0"/>
                  <w:divBdr>
                    <w:top w:val="none" w:sz="0" w:space="0" w:color="auto"/>
                    <w:left w:val="none" w:sz="0" w:space="0" w:color="auto"/>
                    <w:bottom w:val="none" w:sz="0" w:space="0" w:color="auto"/>
                    <w:right w:val="none" w:sz="0" w:space="0" w:color="auto"/>
                  </w:divBdr>
                </w:div>
                <w:div w:id="192808938">
                  <w:marLeft w:val="0"/>
                  <w:marRight w:val="0"/>
                  <w:marTop w:val="0"/>
                  <w:marBottom w:val="0"/>
                  <w:divBdr>
                    <w:top w:val="none" w:sz="0" w:space="0" w:color="auto"/>
                    <w:left w:val="none" w:sz="0" w:space="0" w:color="auto"/>
                    <w:bottom w:val="none" w:sz="0" w:space="0" w:color="auto"/>
                    <w:right w:val="none" w:sz="0" w:space="0" w:color="auto"/>
                  </w:divBdr>
                </w:div>
                <w:div w:id="195317490">
                  <w:marLeft w:val="0"/>
                  <w:marRight w:val="0"/>
                  <w:marTop w:val="0"/>
                  <w:marBottom w:val="0"/>
                  <w:divBdr>
                    <w:top w:val="none" w:sz="0" w:space="0" w:color="auto"/>
                    <w:left w:val="none" w:sz="0" w:space="0" w:color="auto"/>
                    <w:bottom w:val="none" w:sz="0" w:space="0" w:color="auto"/>
                    <w:right w:val="none" w:sz="0" w:space="0" w:color="auto"/>
                  </w:divBdr>
                </w:div>
                <w:div w:id="195431453">
                  <w:marLeft w:val="0"/>
                  <w:marRight w:val="0"/>
                  <w:marTop w:val="0"/>
                  <w:marBottom w:val="0"/>
                  <w:divBdr>
                    <w:top w:val="none" w:sz="0" w:space="0" w:color="auto"/>
                    <w:left w:val="none" w:sz="0" w:space="0" w:color="auto"/>
                    <w:bottom w:val="none" w:sz="0" w:space="0" w:color="auto"/>
                    <w:right w:val="none" w:sz="0" w:space="0" w:color="auto"/>
                  </w:divBdr>
                </w:div>
                <w:div w:id="195974122">
                  <w:marLeft w:val="0"/>
                  <w:marRight w:val="0"/>
                  <w:marTop w:val="0"/>
                  <w:marBottom w:val="0"/>
                  <w:divBdr>
                    <w:top w:val="none" w:sz="0" w:space="0" w:color="auto"/>
                    <w:left w:val="none" w:sz="0" w:space="0" w:color="auto"/>
                    <w:bottom w:val="none" w:sz="0" w:space="0" w:color="auto"/>
                    <w:right w:val="none" w:sz="0" w:space="0" w:color="auto"/>
                  </w:divBdr>
                </w:div>
                <w:div w:id="197744073">
                  <w:marLeft w:val="0"/>
                  <w:marRight w:val="0"/>
                  <w:marTop w:val="0"/>
                  <w:marBottom w:val="0"/>
                  <w:divBdr>
                    <w:top w:val="none" w:sz="0" w:space="0" w:color="auto"/>
                    <w:left w:val="none" w:sz="0" w:space="0" w:color="auto"/>
                    <w:bottom w:val="none" w:sz="0" w:space="0" w:color="auto"/>
                    <w:right w:val="none" w:sz="0" w:space="0" w:color="auto"/>
                  </w:divBdr>
                </w:div>
                <w:div w:id="200676302">
                  <w:marLeft w:val="0"/>
                  <w:marRight w:val="0"/>
                  <w:marTop w:val="0"/>
                  <w:marBottom w:val="0"/>
                  <w:divBdr>
                    <w:top w:val="none" w:sz="0" w:space="0" w:color="auto"/>
                    <w:left w:val="none" w:sz="0" w:space="0" w:color="auto"/>
                    <w:bottom w:val="none" w:sz="0" w:space="0" w:color="auto"/>
                    <w:right w:val="none" w:sz="0" w:space="0" w:color="auto"/>
                  </w:divBdr>
                </w:div>
                <w:div w:id="202788713">
                  <w:marLeft w:val="0"/>
                  <w:marRight w:val="0"/>
                  <w:marTop w:val="0"/>
                  <w:marBottom w:val="0"/>
                  <w:divBdr>
                    <w:top w:val="none" w:sz="0" w:space="0" w:color="auto"/>
                    <w:left w:val="none" w:sz="0" w:space="0" w:color="auto"/>
                    <w:bottom w:val="none" w:sz="0" w:space="0" w:color="auto"/>
                    <w:right w:val="none" w:sz="0" w:space="0" w:color="auto"/>
                  </w:divBdr>
                </w:div>
                <w:div w:id="204023106">
                  <w:marLeft w:val="0"/>
                  <w:marRight w:val="0"/>
                  <w:marTop w:val="0"/>
                  <w:marBottom w:val="0"/>
                  <w:divBdr>
                    <w:top w:val="none" w:sz="0" w:space="0" w:color="auto"/>
                    <w:left w:val="none" w:sz="0" w:space="0" w:color="auto"/>
                    <w:bottom w:val="none" w:sz="0" w:space="0" w:color="auto"/>
                    <w:right w:val="none" w:sz="0" w:space="0" w:color="auto"/>
                  </w:divBdr>
                </w:div>
                <w:div w:id="209848061">
                  <w:marLeft w:val="0"/>
                  <w:marRight w:val="0"/>
                  <w:marTop w:val="0"/>
                  <w:marBottom w:val="0"/>
                  <w:divBdr>
                    <w:top w:val="none" w:sz="0" w:space="0" w:color="auto"/>
                    <w:left w:val="none" w:sz="0" w:space="0" w:color="auto"/>
                    <w:bottom w:val="none" w:sz="0" w:space="0" w:color="auto"/>
                    <w:right w:val="none" w:sz="0" w:space="0" w:color="auto"/>
                  </w:divBdr>
                </w:div>
                <w:div w:id="210187740">
                  <w:marLeft w:val="0"/>
                  <w:marRight w:val="0"/>
                  <w:marTop w:val="0"/>
                  <w:marBottom w:val="0"/>
                  <w:divBdr>
                    <w:top w:val="none" w:sz="0" w:space="0" w:color="auto"/>
                    <w:left w:val="none" w:sz="0" w:space="0" w:color="auto"/>
                    <w:bottom w:val="none" w:sz="0" w:space="0" w:color="auto"/>
                    <w:right w:val="none" w:sz="0" w:space="0" w:color="auto"/>
                  </w:divBdr>
                </w:div>
                <w:div w:id="211499564">
                  <w:marLeft w:val="0"/>
                  <w:marRight w:val="0"/>
                  <w:marTop w:val="0"/>
                  <w:marBottom w:val="0"/>
                  <w:divBdr>
                    <w:top w:val="none" w:sz="0" w:space="0" w:color="auto"/>
                    <w:left w:val="none" w:sz="0" w:space="0" w:color="auto"/>
                    <w:bottom w:val="none" w:sz="0" w:space="0" w:color="auto"/>
                    <w:right w:val="none" w:sz="0" w:space="0" w:color="auto"/>
                  </w:divBdr>
                </w:div>
                <w:div w:id="211768574">
                  <w:marLeft w:val="0"/>
                  <w:marRight w:val="0"/>
                  <w:marTop w:val="0"/>
                  <w:marBottom w:val="0"/>
                  <w:divBdr>
                    <w:top w:val="none" w:sz="0" w:space="0" w:color="auto"/>
                    <w:left w:val="none" w:sz="0" w:space="0" w:color="auto"/>
                    <w:bottom w:val="none" w:sz="0" w:space="0" w:color="auto"/>
                    <w:right w:val="none" w:sz="0" w:space="0" w:color="auto"/>
                  </w:divBdr>
                </w:div>
                <w:div w:id="213349759">
                  <w:marLeft w:val="0"/>
                  <w:marRight w:val="0"/>
                  <w:marTop w:val="0"/>
                  <w:marBottom w:val="0"/>
                  <w:divBdr>
                    <w:top w:val="none" w:sz="0" w:space="0" w:color="auto"/>
                    <w:left w:val="none" w:sz="0" w:space="0" w:color="auto"/>
                    <w:bottom w:val="none" w:sz="0" w:space="0" w:color="auto"/>
                    <w:right w:val="none" w:sz="0" w:space="0" w:color="auto"/>
                  </w:divBdr>
                </w:div>
                <w:div w:id="214239221">
                  <w:marLeft w:val="0"/>
                  <w:marRight w:val="0"/>
                  <w:marTop w:val="0"/>
                  <w:marBottom w:val="0"/>
                  <w:divBdr>
                    <w:top w:val="none" w:sz="0" w:space="0" w:color="auto"/>
                    <w:left w:val="none" w:sz="0" w:space="0" w:color="auto"/>
                    <w:bottom w:val="none" w:sz="0" w:space="0" w:color="auto"/>
                    <w:right w:val="none" w:sz="0" w:space="0" w:color="auto"/>
                  </w:divBdr>
                </w:div>
                <w:div w:id="215969442">
                  <w:marLeft w:val="0"/>
                  <w:marRight w:val="0"/>
                  <w:marTop w:val="0"/>
                  <w:marBottom w:val="0"/>
                  <w:divBdr>
                    <w:top w:val="none" w:sz="0" w:space="0" w:color="auto"/>
                    <w:left w:val="none" w:sz="0" w:space="0" w:color="auto"/>
                    <w:bottom w:val="none" w:sz="0" w:space="0" w:color="auto"/>
                    <w:right w:val="none" w:sz="0" w:space="0" w:color="auto"/>
                  </w:divBdr>
                </w:div>
                <w:div w:id="216207566">
                  <w:marLeft w:val="0"/>
                  <w:marRight w:val="0"/>
                  <w:marTop w:val="0"/>
                  <w:marBottom w:val="0"/>
                  <w:divBdr>
                    <w:top w:val="none" w:sz="0" w:space="0" w:color="auto"/>
                    <w:left w:val="none" w:sz="0" w:space="0" w:color="auto"/>
                    <w:bottom w:val="none" w:sz="0" w:space="0" w:color="auto"/>
                    <w:right w:val="none" w:sz="0" w:space="0" w:color="auto"/>
                  </w:divBdr>
                </w:div>
                <w:div w:id="217475978">
                  <w:marLeft w:val="0"/>
                  <w:marRight w:val="0"/>
                  <w:marTop w:val="0"/>
                  <w:marBottom w:val="0"/>
                  <w:divBdr>
                    <w:top w:val="none" w:sz="0" w:space="0" w:color="auto"/>
                    <w:left w:val="none" w:sz="0" w:space="0" w:color="auto"/>
                    <w:bottom w:val="none" w:sz="0" w:space="0" w:color="auto"/>
                    <w:right w:val="none" w:sz="0" w:space="0" w:color="auto"/>
                  </w:divBdr>
                </w:div>
                <w:div w:id="218057712">
                  <w:marLeft w:val="0"/>
                  <w:marRight w:val="0"/>
                  <w:marTop w:val="0"/>
                  <w:marBottom w:val="0"/>
                  <w:divBdr>
                    <w:top w:val="none" w:sz="0" w:space="0" w:color="auto"/>
                    <w:left w:val="none" w:sz="0" w:space="0" w:color="auto"/>
                    <w:bottom w:val="none" w:sz="0" w:space="0" w:color="auto"/>
                    <w:right w:val="none" w:sz="0" w:space="0" w:color="auto"/>
                  </w:divBdr>
                </w:div>
                <w:div w:id="220335220">
                  <w:marLeft w:val="0"/>
                  <w:marRight w:val="0"/>
                  <w:marTop w:val="0"/>
                  <w:marBottom w:val="0"/>
                  <w:divBdr>
                    <w:top w:val="none" w:sz="0" w:space="0" w:color="auto"/>
                    <w:left w:val="none" w:sz="0" w:space="0" w:color="auto"/>
                    <w:bottom w:val="none" w:sz="0" w:space="0" w:color="auto"/>
                    <w:right w:val="none" w:sz="0" w:space="0" w:color="auto"/>
                  </w:divBdr>
                </w:div>
                <w:div w:id="220556646">
                  <w:marLeft w:val="0"/>
                  <w:marRight w:val="0"/>
                  <w:marTop w:val="0"/>
                  <w:marBottom w:val="0"/>
                  <w:divBdr>
                    <w:top w:val="none" w:sz="0" w:space="0" w:color="auto"/>
                    <w:left w:val="none" w:sz="0" w:space="0" w:color="auto"/>
                    <w:bottom w:val="none" w:sz="0" w:space="0" w:color="auto"/>
                    <w:right w:val="none" w:sz="0" w:space="0" w:color="auto"/>
                  </w:divBdr>
                </w:div>
                <w:div w:id="221716970">
                  <w:marLeft w:val="0"/>
                  <w:marRight w:val="0"/>
                  <w:marTop w:val="0"/>
                  <w:marBottom w:val="0"/>
                  <w:divBdr>
                    <w:top w:val="none" w:sz="0" w:space="0" w:color="auto"/>
                    <w:left w:val="none" w:sz="0" w:space="0" w:color="auto"/>
                    <w:bottom w:val="none" w:sz="0" w:space="0" w:color="auto"/>
                    <w:right w:val="none" w:sz="0" w:space="0" w:color="auto"/>
                  </w:divBdr>
                </w:div>
                <w:div w:id="221988227">
                  <w:marLeft w:val="0"/>
                  <w:marRight w:val="0"/>
                  <w:marTop w:val="0"/>
                  <w:marBottom w:val="0"/>
                  <w:divBdr>
                    <w:top w:val="none" w:sz="0" w:space="0" w:color="auto"/>
                    <w:left w:val="none" w:sz="0" w:space="0" w:color="auto"/>
                    <w:bottom w:val="none" w:sz="0" w:space="0" w:color="auto"/>
                    <w:right w:val="none" w:sz="0" w:space="0" w:color="auto"/>
                  </w:divBdr>
                </w:div>
                <w:div w:id="222567432">
                  <w:marLeft w:val="0"/>
                  <w:marRight w:val="0"/>
                  <w:marTop w:val="0"/>
                  <w:marBottom w:val="0"/>
                  <w:divBdr>
                    <w:top w:val="none" w:sz="0" w:space="0" w:color="auto"/>
                    <w:left w:val="none" w:sz="0" w:space="0" w:color="auto"/>
                    <w:bottom w:val="none" w:sz="0" w:space="0" w:color="auto"/>
                    <w:right w:val="none" w:sz="0" w:space="0" w:color="auto"/>
                  </w:divBdr>
                </w:div>
                <w:div w:id="224412069">
                  <w:marLeft w:val="0"/>
                  <w:marRight w:val="0"/>
                  <w:marTop w:val="0"/>
                  <w:marBottom w:val="0"/>
                  <w:divBdr>
                    <w:top w:val="none" w:sz="0" w:space="0" w:color="auto"/>
                    <w:left w:val="none" w:sz="0" w:space="0" w:color="auto"/>
                    <w:bottom w:val="none" w:sz="0" w:space="0" w:color="auto"/>
                    <w:right w:val="none" w:sz="0" w:space="0" w:color="auto"/>
                  </w:divBdr>
                </w:div>
                <w:div w:id="228418852">
                  <w:marLeft w:val="0"/>
                  <w:marRight w:val="0"/>
                  <w:marTop w:val="0"/>
                  <w:marBottom w:val="0"/>
                  <w:divBdr>
                    <w:top w:val="none" w:sz="0" w:space="0" w:color="auto"/>
                    <w:left w:val="none" w:sz="0" w:space="0" w:color="auto"/>
                    <w:bottom w:val="none" w:sz="0" w:space="0" w:color="auto"/>
                    <w:right w:val="none" w:sz="0" w:space="0" w:color="auto"/>
                  </w:divBdr>
                </w:div>
                <w:div w:id="231621140">
                  <w:marLeft w:val="0"/>
                  <w:marRight w:val="0"/>
                  <w:marTop w:val="0"/>
                  <w:marBottom w:val="0"/>
                  <w:divBdr>
                    <w:top w:val="none" w:sz="0" w:space="0" w:color="auto"/>
                    <w:left w:val="none" w:sz="0" w:space="0" w:color="auto"/>
                    <w:bottom w:val="none" w:sz="0" w:space="0" w:color="auto"/>
                    <w:right w:val="none" w:sz="0" w:space="0" w:color="auto"/>
                  </w:divBdr>
                </w:div>
                <w:div w:id="233513487">
                  <w:marLeft w:val="0"/>
                  <w:marRight w:val="0"/>
                  <w:marTop w:val="0"/>
                  <w:marBottom w:val="0"/>
                  <w:divBdr>
                    <w:top w:val="none" w:sz="0" w:space="0" w:color="auto"/>
                    <w:left w:val="none" w:sz="0" w:space="0" w:color="auto"/>
                    <w:bottom w:val="none" w:sz="0" w:space="0" w:color="auto"/>
                    <w:right w:val="none" w:sz="0" w:space="0" w:color="auto"/>
                  </w:divBdr>
                </w:div>
                <w:div w:id="233665652">
                  <w:marLeft w:val="0"/>
                  <w:marRight w:val="0"/>
                  <w:marTop w:val="0"/>
                  <w:marBottom w:val="0"/>
                  <w:divBdr>
                    <w:top w:val="none" w:sz="0" w:space="0" w:color="auto"/>
                    <w:left w:val="none" w:sz="0" w:space="0" w:color="auto"/>
                    <w:bottom w:val="none" w:sz="0" w:space="0" w:color="auto"/>
                    <w:right w:val="none" w:sz="0" w:space="0" w:color="auto"/>
                  </w:divBdr>
                </w:div>
                <w:div w:id="234317913">
                  <w:marLeft w:val="0"/>
                  <w:marRight w:val="0"/>
                  <w:marTop w:val="0"/>
                  <w:marBottom w:val="0"/>
                  <w:divBdr>
                    <w:top w:val="none" w:sz="0" w:space="0" w:color="auto"/>
                    <w:left w:val="none" w:sz="0" w:space="0" w:color="auto"/>
                    <w:bottom w:val="none" w:sz="0" w:space="0" w:color="auto"/>
                    <w:right w:val="none" w:sz="0" w:space="0" w:color="auto"/>
                  </w:divBdr>
                </w:div>
                <w:div w:id="234629642">
                  <w:marLeft w:val="0"/>
                  <w:marRight w:val="0"/>
                  <w:marTop w:val="0"/>
                  <w:marBottom w:val="0"/>
                  <w:divBdr>
                    <w:top w:val="none" w:sz="0" w:space="0" w:color="auto"/>
                    <w:left w:val="none" w:sz="0" w:space="0" w:color="auto"/>
                    <w:bottom w:val="none" w:sz="0" w:space="0" w:color="auto"/>
                    <w:right w:val="none" w:sz="0" w:space="0" w:color="auto"/>
                  </w:divBdr>
                </w:div>
                <w:div w:id="235214961">
                  <w:marLeft w:val="0"/>
                  <w:marRight w:val="0"/>
                  <w:marTop w:val="0"/>
                  <w:marBottom w:val="0"/>
                  <w:divBdr>
                    <w:top w:val="none" w:sz="0" w:space="0" w:color="auto"/>
                    <w:left w:val="none" w:sz="0" w:space="0" w:color="auto"/>
                    <w:bottom w:val="none" w:sz="0" w:space="0" w:color="auto"/>
                    <w:right w:val="none" w:sz="0" w:space="0" w:color="auto"/>
                  </w:divBdr>
                </w:div>
                <w:div w:id="240992013">
                  <w:marLeft w:val="0"/>
                  <w:marRight w:val="0"/>
                  <w:marTop w:val="0"/>
                  <w:marBottom w:val="0"/>
                  <w:divBdr>
                    <w:top w:val="none" w:sz="0" w:space="0" w:color="auto"/>
                    <w:left w:val="none" w:sz="0" w:space="0" w:color="auto"/>
                    <w:bottom w:val="none" w:sz="0" w:space="0" w:color="auto"/>
                    <w:right w:val="none" w:sz="0" w:space="0" w:color="auto"/>
                  </w:divBdr>
                </w:div>
                <w:div w:id="241766904">
                  <w:marLeft w:val="0"/>
                  <w:marRight w:val="0"/>
                  <w:marTop w:val="0"/>
                  <w:marBottom w:val="0"/>
                  <w:divBdr>
                    <w:top w:val="none" w:sz="0" w:space="0" w:color="auto"/>
                    <w:left w:val="none" w:sz="0" w:space="0" w:color="auto"/>
                    <w:bottom w:val="none" w:sz="0" w:space="0" w:color="auto"/>
                    <w:right w:val="none" w:sz="0" w:space="0" w:color="auto"/>
                  </w:divBdr>
                </w:div>
                <w:div w:id="243222663">
                  <w:marLeft w:val="0"/>
                  <w:marRight w:val="0"/>
                  <w:marTop w:val="0"/>
                  <w:marBottom w:val="0"/>
                  <w:divBdr>
                    <w:top w:val="none" w:sz="0" w:space="0" w:color="auto"/>
                    <w:left w:val="none" w:sz="0" w:space="0" w:color="auto"/>
                    <w:bottom w:val="none" w:sz="0" w:space="0" w:color="auto"/>
                    <w:right w:val="none" w:sz="0" w:space="0" w:color="auto"/>
                  </w:divBdr>
                </w:div>
                <w:div w:id="244649603">
                  <w:marLeft w:val="0"/>
                  <w:marRight w:val="0"/>
                  <w:marTop w:val="0"/>
                  <w:marBottom w:val="0"/>
                  <w:divBdr>
                    <w:top w:val="none" w:sz="0" w:space="0" w:color="auto"/>
                    <w:left w:val="none" w:sz="0" w:space="0" w:color="auto"/>
                    <w:bottom w:val="none" w:sz="0" w:space="0" w:color="auto"/>
                    <w:right w:val="none" w:sz="0" w:space="0" w:color="auto"/>
                  </w:divBdr>
                </w:div>
                <w:div w:id="246966308">
                  <w:marLeft w:val="0"/>
                  <w:marRight w:val="0"/>
                  <w:marTop w:val="0"/>
                  <w:marBottom w:val="0"/>
                  <w:divBdr>
                    <w:top w:val="none" w:sz="0" w:space="0" w:color="auto"/>
                    <w:left w:val="none" w:sz="0" w:space="0" w:color="auto"/>
                    <w:bottom w:val="none" w:sz="0" w:space="0" w:color="auto"/>
                    <w:right w:val="none" w:sz="0" w:space="0" w:color="auto"/>
                  </w:divBdr>
                </w:div>
                <w:div w:id="247930214">
                  <w:marLeft w:val="0"/>
                  <w:marRight w:val="0"/>
                  <w:marTop w:val="0"/>
                  <w:marBottom w:val="0"/>
                  <w:divBdr>
                    <w:top w:val="none" w:sz="0" w:space="0" w:color="auto"/>
                    <w:left w:val="none" w:sz="0" w:space="0" w:color="auto"/>
                    <w:bottom w:val="none" w:sz="0" w:space="0" w:color="auto"/>
                    <w:right w:val="none" w:sz="0" w:space="0" w:color="auto"/>
                  </w:divBdr>
                </w:div>
                <w:div w:id="251428777">
                  <w:marLeft w:val="0"/>
                  <w:marRight w:val="0"/>
                  <w:marTop w:val="0"/>
                  <w:marBottom w:val="0"/>
                  <w:divBdr>
                    <w:top w:val="none" w:sz="0" w:space="0" w:color="auto"/>
                    <w:left w:val="none" w:sz="0" w:space="0" w:color="auto"/>
                    <w:bottom w:val="none" w:sz="0" w:space="0" w:color="auto"/>
                    <w:right w:val="none" w:sz="0" w:space="0" w:color="auto"/>
                  </w:divBdr>
                </w:div>
                <w:div w:id="254025079">
                  <w:marLeft w:val="0"/>
                  <w:marRight w:val="0"/>
                  <w:marTop w:val="0"/>
                  <w:marBottom w:val="0"/>
                  <w:divBdr>
                    <w:top w:val="none" w:sz="0" w:space="0" w:color="auto"/>
                    <w:left w:val="none" w:sz="0" w:space="0" w:color="auto"/>
                    <w:bottom w:val="none" w:sz="0" w:space="0" w:color="auto"/>
                    <w:right w:val="none" w:sz="0" w:space="0" w:color="auto"/>
                  </w:divBdr>
                </w:div>
                <w:div w:id="256602726">
                  <w:marLeft w:val="0"/>
                  <w:marRight w:val="0"/>
                  <w:marTop w:val="0"/>
                  <w:marBottom w:val="0"/>
                  <w:divBdr>
                    <w:top w:val="none" w:sz="0" w:space="0" w:color="auto"/>
                    <w:left w:val="none" w:sz="0" w:space="0" w:color="auto"/>
                    <w:bottom w:val="none" w:sz="0" w:space="0" w:color="auto"/>
                    <w:right w:val="none" w:sz="0" w:space="0" w:color="auto"/>
                  </w:divBdr>
                </w:div>
                <w:div w:id="259876364">
                  <w:marLeft w:val="0"/>
                  <w:marRight w:val="0"/>
                  <w:marTop w:val="0"/>
                  <w:marBottom w:val="0"/>
                  <w:divBdr>
                    <w:top w:val="none" w:sz="0" w:space="0" w:color="auto"/>
                    <w:left w:val="none" w:sz="0" w:space="0" w:color="auto"/>
                    <w:bottom w:val="none" w:sz="0" w:space="0" w:color="auto"/>
                    <w:right w:val="none" w:sz="0" w:space="0" w:color="auto"/>
                  </w:divBdr>
                </w:div>
                <w:div w:id="261881870">
                  <w:marLeft w:val="0"/>
                  <w:marRight w:val="0"/>
                  <w:marTop w:val="0"/>
                  <w:marBottom w:val="0"/>
                  <w:divBdr>
                    <w:top w:val="none" w:sz="0" w:space="0" w:color="auto"/>
                    <w:left w:val="none" w:sz="0" w:space="0" w:color="auto"/>
                    <w:bottom w:val="none" w:sz="0" w:space="0" w:color="auto"/>
                    <w:right w:val="none" w:sz="0" w:space="0" w:color="auto"/>
                  </w:divBdr>
                </w:div>
                <w:div w:id="262148776">
                  <w:marLeft w:val="0"/>
                  <w:marRight w:val="0"/>
                  <w:marTop w:val="0"/>
                  <w:marBottom w:val="0"/>
                  <w:divBdr>
                    <w:top w:val="none" w:sz="0" w:space="0" w:color="auto"/>
                    <w:left w:val="none" w:sz="0" w:space="0" w:color="auto"/>
                    <w:bottom w:val="none" w:sz="0" w:space="0" w:color="auto"/>
                    <w:right w:val="none" w:sz="0" w:space="0" w:color="auto"/>
                  </w:divBdr>
                </w:div>
                <w:div w:id="265432151">
                  <w:marLeft w:val="0"/>
                  <w:marRight w:val="0"/>
                  <w:marTop w:val="0"/>
                  <w:marBottom w:val="0"/>
                  <w:divBdr>
                    <w:top w:val="none" w:sz="0" w:space="0" w:color="auto"/>
                    <w:left w:val="none" w:sz="0" w:space="0" w:color="auto"/>
                    <w:bottom w:val="none" w:sz="0" w:space="0" w:color="auto"/>
                    <w:right w:val="none" w:sz="0" w:space="0" w:color="auto"/>
                  </w:divBdr>
                </w:div>
                <w:div w:id="268973296">
                  <w:marLeft w:val="0"/>
                  <w:marRight w:val="0"/>
                  <w:marTop w:val="0"/>
                  <w:marBottom w:val="0"/>
                  <w:divBdr>
                    <w:top w:val="none" w:sz="0" w:space="0" w:color="auto"/>
                    <w:left w:val="none" w:sz="0" w:space="0" w:color="auto"/>
                    <w:bottom w:val="none" w:sz="0" w:space="0" w:color="auto"/>
                    <w:right w:val="none" w:sz="0" w:space="0" w:color="auto"/>
                  </w:divBdr>
                </w:div>
                <w:div w:id="269162557">
                  <w:marLeft w:val="0"/>
                  <w:marRight w:val="0"/>
                  <w:marTop w:val="0"/>
                  <w:marBottom w:val="0"/>
                  <w:divBdr>
                    <w:top w:val="none" w:sz="0" w:space="0" w:color="auto"/>
                    <w:left w:val="none" w:sz="0" w:space="0" w:color="auto"/>
                    <w:bottom w:val="none" w:sz="0" w:space="0" w:color="auto"/>
                    <w:right w:val="none" w:sz="0" w:space="0" w:color="auto"/>
                  </w:divBdr>
                </w:div>
                <w:div w:id="273828987">
                  <w:marLeft w:val="0"/>
                  <w:marRight w:val="0"/>
                  <w:marTop w:val="0"/>
                  <w:marBottom w:val="0"/>
                  <w:divBdr>
                    <w:top w:val="none" w:sz="0" w:space="0" w:color="auto"/>
                    <w:left w:val="none" w:sz="0" w:space="0" w:color="auto"/>
                    <w:bottom w:val="none" w:sz="0" w:space="0" w:color="auto"/>
                    <w:right w:val="none" w:sz="0" w:space="0" w:color="auto"/>
                  </w:divBdr>
                </w:div>
                <w:div w:id="275795111">
                  <w:marLeft w:val="0"/>
                  <w:marRight w:val="0"/>
                  <w:marTop w:val="0"/>
                  <w:marBottom w:val="0"/>
                  <w:divBdr>
                    <w:top w:val="none" w:sz="0" w:space="0" w:color="auto"/>
                    <w:left w:val="none" w:sz="0" w:space="0" w:color="auto"/>
                    <w:bottom w:val="none" w:sz="0" w:space="0" w:color="auto"/>
                    <w:right w:val="none" w:sz="0" w:space="0" w:color="auto"/>
                  </w:divBdr>
                </w:div>
                <w:div w:id="277373583">
                  <w:marLeft w:val="0"/>
                  <w:marRight w:val="0"/>
                  <w:marTop w:val="0"/>
                  <w:marBottom w:val="0"/>
                  <w:divBdr>
                    <w:top w:val="none" w:sz="0" w:space="0" w:color="auto"/>
                    <w:left w:val="none" w:sz="0" w:space="0" w:color="auto"/>
                    <w:bottom w:val="none" w:sz="0" w:space="0" w:color="auto"/>
                    <w:right w:val="none" w:sz="0" w:space="0" w:color="auto"/>
                  </w:divBdr>
                </w:div>
                <w:div w:id="280769945">
                  <w:marLeft w:val="0"/>
                  <w:marRight w:val="0"/>
                  <w:marTop w:val="0"/>
                  <w:marBottom w:val="0"/>
                  <w:divBdr>
                    <w:top w:val="none" w:sz="0" w:space="0" w:color="auto"/>
                    <w:left w:val="none" w:sz="0" w:space="0" w:color="auto"/>
                    <w:bottom w:val="none" w:sz="0" w:space="0" w:color="auto"/>
                    <w:right w:val="none" w:sz="0" w:space="0" w:color="auto"/>
                  </w:divBdr>
                </w:div>
                <w:div w:id="280844620">
                  <w:marLeft w:val="0"/>
                  <w:marRight w:val="0"/>
                  <w:marTop w:val="0"/>
                  <w:marBottom w:val="0"/>
                  <w:divBdr>
                    <w:top w:val="none" w:sz="0" w:space="0" w:color="auto"/>
                    <w:left w:val="none" w:sz="0" w:space="0" w:color="auto"/>
                    <w:bottom w:val="none" w:sz="0" w:space="0" w:color="auto"/>
                    <w:right w:val="none" w:sz="0" w:space="0" w:color="auto"/>
                  </w:divBdr>
                </w:div>
                <w:div w:id="281809385">
                  <w:marLeft w:val="0"/>
                  <w:marRight w:val="0"/>
                  <w:marTop w:val="0"/>
                  <w:marBottom w:val="0"/>
                  <w:divBdr>
                    <w:top w:val="none" w:sz="0" w:space="0" w:color="auto"/>
                    <w:left w:val="none" w:sz="0" w:space="0" w:color="auto"/>
                    <w:bottom w:val="none" w:sz="0" w:space="0" w:color="auto"/>
                    <w:right w:val="none" w:sz="0" w:space="0" w:color="auto"/>
                  </w:divBdr>
                </w:div>
                <w:div w:id="282150266">
                  <w:marLeft w:val="0"/>
                  <w:marRight w:val="0"/>
                  <w:marTop w:val="0"/>
                  <w:marBottom w:val="0"/>
                  <w:divBdr>
                    <w:top w:val="none" w:sz="0" w:space="0" w:color="auto"/>
                    <w:left w:val="none" w:sz="0" w:space="0" w:color="auto"/>
                    <w:bottom w:val="none" w:sz="0" w:space="0" w:color="auto"/>
                    <w:right w:val="none" w:sz="0" w:space="0" w:color="auto"/>
                  </w:divBdr>
                </w:div>
                <w:div w:id="286354660">
                  <w:marLeft w:val="0"/>
                  <w:marRight w:val="0"/>
                  <w:marTop w:val="0"/>
                  <w:marBottom w:val="0"/>
                  <w:divBdr>
                    <w:top w:val="none" w:sz="0" w:space="0" w:color="auto"/>
                    <w:left w:val="none" w:sz="0" w:space="0" w:color="auto"/>
                    <w:bottom w:val="none" w:sz="0" w:space="0" w:color="auto"/>
                    <w:right w:val="none" w:sz="0" w:space="0" w:color="auto"/>
                  </w:divBdr>
                </w:div>
                <w:div w:id="286812362">
                  <w:marLeft w:val="0"/>
                  <w:marRight w:val="0"/>
                  <w:marTop w:val="0"/>
                  <w:marBottom w:val="0"/>
                  <w:divBdr>
                    <w:top w:val="none" w:sz="0" w:space="0" w:color="auto"/>
                    <w:left w:val="none" w:sz="0" w:space="0" w:color="auto"/>
                    <w:bottom w:val="none" w:sz="0" w:space="0" w:color="auto"/>
                    <w:right w:val="none" w:sz="0" w:space="0" w:color="auto"/>
                  </w:divBdr>
                </w:div>
                <w:div w:id="287322072">
                  <w:marLeft w:val="0"/>
                  <w:marRight w:val="0"/>
                  <w:marTop w:val="0"/>
                  <w:marBottom w:val="0"/>
                  <w:divBdr>
                    <w:top w:val="none" w:sz="0" w:space="0" w:color="auto"/>
                    <w:left w:val="none" w:sz="0" w:space="0" w:color="auto"/>
                    <w:bottom w:val="none" w:sz="0" w:space="0" w:color="auto"/>
                    <w:right w:val="none" w:sz="0" w:space="0" w:color="auto"/>
                  </w:divBdr>
                </w:div>
                <w:div w:id="288363292">
                  <w:marLeft w:val="0"/>
                  <w:marRight w:val="0"/>
                  <w:marTop w:val="0"/>
                  <w:marBottom w:val="0"/>
                  <w:divBdr>
                    <w:top w:val="none" w:sz="0" w:space="0" w:color="auto"/>
                    <w:left w:val="none" w:sz="0" w:space="0" w:color="auto"/>
                    <w:bottom w:val="none" w:sz="0" w:space="0" w:color="auto"/>
                    <w:right w:val="none" w:sz="0" w:space="0" w:color="auto"/>
                  </w:divBdr>
                </w:div>
                <w:div w:id="288627624">
                  <w:marLeft w:val="0"/>
                  <w:marRight w:val="0"/>
                  <w:marTop w:val="0"/>
                  <w:marBottom w:val="0"/>
                  <w:divBdr>
                    <w:top w:val="none" w:sz="0" w:space="0" w:color="auto"/>
                    <w:left w:val="none" w:sz="0" w:space="0" w:color="auto"/>
                    <w:bottom w:val="none" w:sz="0" w:space="0" w:color="auto"/>
                    <w:right w:val="none" w:sz="0" w:space="0" w:color="auto"/>
                  </w:divBdr>
                </w:div>
                <w:div w:id="289674603">
                  <w:marLeft w:val="0"/>
                  <w:marRight w:val="0"/>
                  <w:marTop w:val="0"/>
                  <w:marBottom w:val="0"/>
                  <w:divBdr>
                    <w:top w:val="none" w:sz="0" w:space="0" w:color="auto"/>
                    <w:left w:val="none" w:sz="0" w:space="0" w:color="auto"/>
                    <w:bottom w:val="none" w:sz="0" w:space="0" w:color="auto"/>
                    <w:right w:val="none" w:sz="0" w:space="0" w:color="auto"/>
                  </w:divBdr>
                </w:div>
                <w:div w:id="293565493">
                  <w:marLeft w:val="0"/>
                  <w:marRight w:val="0"/>
                  <w:marTop w:val="0"/>
                  <w:marBottom w:val="0"/>
                  <w:divBdr>
                    <w:top w:val="none" w:sz="0" w:space="0" w:color="auto"/>
                    <w:left w:val="none" w:sz="0" w:space="0" w:color="auto"/>
                    <w:bottom w:val="none" w:sz="0" w:space="0" w:color="auto"/>
                    <w:right w:val="none" w:sz="0" w:space="0" w:color="auto"/>
                  </w:divBdr>
                </w:div>
                <w:div w:id="293951614">
                  <w:marLeft w:val="0"/>
                  <w:marRight w:val="0"/>
                  <w:marTop w:val="0"/>
                  <w:marBottom w:val="0"/>
                  <w:divBdr>
                    <w:top w:val="none" w:sz="0" w:space="0" w:color="auto"/>
                    <w:left w:val="none" w:sz="0" w:space="0" w:color="auto"/>
                    <w:bottom w:val="none" w:sz="0" w:space="0" w:color="auto"/>
                    <w:right w:val="none" w:sz="0" w:space="0" w:color="auto"/>
                  </w:divBdr>
                </w:div>
                <w:div w:id="294793091">
                  <w:marLeft w:val="0"/>
                  <w:marRight w:val="0"/>
                  <w:marTop w:val="0"/>
                  <w:marBottom w:val="0"/>
                  <w:divBdr>
                    <w:top w:val="none" w:sz="0" w:space="0" w:color="auto"/>
                    <w:left w:val="none" w:sz="0" w:space="0" w:color="auto"/>
                    <w:bottom w:val="none" w:sz="0" w:space="0" w:color="auto"/>
                    <w:right w:val="none" w:sz="0" w:space="0" w:color="auto"/>
                  </w:divBdr>
                </w:div>
                <w:div w:id="296378722">
                  <w:marLeft w:val="0"/>
                  <w:marRight w:val="0"/>
                  <w:marTop w:val="0"/>
                  <w:marBottom w:val="0"/>
                  <w:divBdr>
                    <w:top w:val="none" w:sz="0" w:space="0" w:color="auto"/>
                    <w:left w:val="none" w:sz="0" w:space="0" w:color="auto"/>
                    <w:bottom w:val="none" w:sz="0" w:space="0" w:color="auto"/>
                    <w:right w:val="none" w:sz="0" w:space="0" w:color="auto"/>
                  </w:divBdr>
                </w:div>
                <w:div w:id="298650797">
                  <w:marLeft w:val="0"/>
                  <w:marRight w:val="0"/>
                  <w:marTop w:val="0"/>
                  <w:marBottom w:val="0"/>
                  <w:divBdr>
                    <w:top w:val="none" w:sz="0" w:space="0" w:color="auto"/>
                    <w:left w:val="none" w:sz="0" w:space="0" w:color="auto"/>
                    <w:bottom w:val="none" w:sz="0" w:space="0" w:color="auto"/>
                    <w:right w:val="none" w:sz="0" w:space="0" w:color="auto"/>
                  </w:divBdr>
                </w:div>
                <w:div w:id="299186480">
                  <w:marLeft w:val="0"/>
                  <w:marRight w:val="0"/>
                  <w:marTop w:val="0"/>
                  <w:marBottom w:val="0"/>
                  <w:divBdr>
                    <w:top w:val="none" w:sz="0" w:space="0" w:color="auto"/>
                    <w:left w:val="none" w:sz="0" w:space="0" w:color="auto"/>
                    <w:bottom w:val="none" w:sz="0" w:space="0" w:color="auto"/>
                    <w:right w:val="none" w:sz="0" w:space="0" w:color="auto"/>
                  </w:divBdr>
                </w:div>
                <w:div w:id="302270534">
                  <w:marLeft w:val="0"/>
                  <w:marRight w:val="0"/>
                  <w:marTop w:val="0"/>
                  <w:marBottom w:val="0"/>
                  <w:divBdr>
                    <w:top w:val="none" w:sz="0" w:space="0" w:color="auto"/>
                    <w:left w:val="none" w:sz="0" w:space="0" w:color="auto"/>
                    <w:bottom w:val="none" w:sz="0" w:space="0" w:color="auto"/>
                    <w:right w:val="none" w:sz="0" w:space="0" w:color="auto"/>
                  </w:divBdr>
                </w:div>
                <w:div w:id="304311932">
                  <w:marLeft w:val="0"/>
                  <w:marRight w:val="0"/>
                  <w:marTop w:val="0"/>
                  <w:marBottom w:val="0"/>
                  <w:divBdr>
                    <w:top w:val="none" w:sz="0" w:space="0" w:color="auto"/>
                    <w:left w:val="none" w:sz="0" w:space="0" w:color="auto"/>
                    <w:bottom w:val="none" w:sz="0" w:space="0" w:color="auto"/>
                    <w:right w:val="none" w:sz="0" w:space="0" w:color="auto"/>
                  </w:divBdr>
                </w:div>
                <w:div w:id="304355626">
                  <w:marLeft w:val="0"/>
                  <w:marRight w:val="0"/>
                  <w:marTop w:val="0"/>
                  <w:marBottom w:val="0"/>
                  <w:divBdr>
                    <w:top w:val="none" w:sz="0" w:space="0" w:color="auto"/>
                    <w:left w:val="none" w:sz="0" w:space="0" w:color="auto"/>
                    <w:bottom w:val="none" w:sz="0" w:space="0" w:color="auto"/>
                    <w:right w:val="none" w:sz="0" w:space="0" w:color="auto"/>
                  </w:divBdr>
                </w:div>
                <w:div w:id="309484952">
                  <w:marLeft w:val="0"/>
                  <w:marRight w:val="0"/>
                  <w:marTop w:val="0"/>
                  <w:marBottom w:val="0"/>
                  <w:divBdr>
                    <w:top w:val="none" w:sz="0" w:space="0" w:color="auto"/>
                    <w:left w:val="none" w:sz="0" w:space="0" w:color="auto"/>
                    <w:bottom w:val="none" w:sz="0" w:space="0" w:color="auto"/>
                    <w:right w:val="none" w:sz="0" w:space="0" w:color="auto"/>
                  </w:divBdr>
                </w:div>
                <w:div w:id="310789777">
                  <w:marLeft w:val="0"/>
                  <w:marRight w:val="0"/>
                  <w:marTop w:val="0"/>
                  <w:marBottom w:val="0"/>
                  <w:divBdr>
                    <w:top w:val="none" w:sz="0" w:space="0" w:color="auto"/>
                    <w:left w:val="none" w:sz="0" w:space="0" w:color="auto"/>
                    <w:bottom w:val="none" w:sz="0" w:space="0" w:color="auto"/>
                    <w:right w:val="none" w:sz="0" w:space="0" w:color="auto"/>
                  </w:divBdr>
                </w:div>
                <w:div w:id="311258530">
                  <w:marLeft w:val="0"/>
                  <w:marRight w:val="0"/>
                  <w:marTop w:val="0"/>
                  <w:marBottom w:val="0"/>
                  <w:divBdr>
                    <w:top w:val="none" w:sz="0" w:space="0" w:color="auto"/>
                    <w:left w:val="none" w:sz="0" w:space="0" w:color="auto"/>
                    <w:bottom w:val="none" w:sz="0" w:space="0" w:color="auto"/>
                    <w:right w:val="none" w:sz="0" w:space="0" w:color="auto"/>
                  </w:divBdr>
                </w:div>
                <w:div w:id="313949648">
                  <w:marLeft w:val="0"/>
                  <w:marRight w:val="0"/>
                  <w:marTop w:val="0"/>
                  <w:marBottom w:val="0"/>
                  <w:divBdr>
                    <w:top w:val="none" w:sz="0" w:space="0" w:color="auto"/>
                    <w:left w:val="none" w:sz="0" w:space="0" w:color="auto"/>
                    <w:bottom w:val="none" w:sz="0" w:space="0" w:color="auto"/>
                    <w:right w:val="none" w:sz="0" w:space="0" w:color="auto"/>
                  </w:divBdr>
                </w:div>
                <w:div w:id="319820774">
                  <w:marLeft w:val="0"/>
                  <w:marRight w:val="0"/>
                  <w:marTop w:val="0"/>
                  <w:marBottom w:val="0"/>
                  <w:divBdr>
                    <w:top w:val="none" w:sz="0" w:space="0" w:color="auto"/>
                    <w:left w:val="none" w:sz="0" w:space="0" w:color="auto"/>
                    <w:bottom w:val="none" w:sz="0" w:space="0" w:color="auto"/>
                    <w:right w:val="none" w:sz="0" w:space="0" w:color="auto"/>
                  </w:divBdr>
                </w:div>
                <w:div w:id="322202456">
                  <w:marLeft w:val="0"/>
                  <w:marRight w:val="0"/>
                  <w:marTop w:val="0"/>
                  <w:marBottom w:val="0"/>
                  <w:divBdr>
                    <w:top w:val="none" w:sz="0" w:space="0" w:color="auto"/>
                    <w:left w:val="none" w:sz="0" w:space="0" w:color="auto"/>
                    <w:bottom w:val="none" w:sz="0" w:space="0" w:color="auto"/>
                    <w:right w:val="none" w:sz="0" w:space="0" w:color="auto"/>
                  </w:divBdr>
                </w:div>
                <w:div w:id="323705700">
                  <w:marLeft w:val="0"/>
                  <w:marRight w:val="0"/>
                  <w:marTop w:val="0"/>
                  <w:marBottom w:val="0"/>
                  <w:divBdr>
                    <w:top w:val="none" w:sz="0" w:space="0" w:color="auto"/>
                    <w:left w:val="none" w:sz="0" w:space="0" w:color="auto"/>
                    <w:bottom w:val="none" w:sz="0" w:space="0" w:color="auto"/>
                    <w:right w:val="none" w:sz="0" w:space="0" w:color="auto"/>
                  </w:divBdr>
                </w:div>
                <w:div w:id="323899920">
                  <w:marLeft w:val="0"/>
                  <w:marRight w:val="0"/>
                  <w:marTop w:val="0"/>
                  <w:marBottom w:val="0"/>
                  <w:divBdr>
                    <w:top w:val="none" w:sz="0" w:space="0" w:color="auto"/>
                    <w:left w:val="none" w:sz="0" w:space="0" w:color="auto"/>
                    <w:bottom w:val="none" w:sz="0" w:space="0" w:color="auto"/>
                    <w:right w:val="none" w:sz="0" w:space="0" w:color="auto"/>
                  </w:divBdr>
                </w:div>
                <w:div w:id="327025366">
                  <w:marLeft w:val="0"/>
                  <w:marRight w:val="0"/>
                  <w:marTop w:val="0"/>
                  <w:marBottom w:val="0"/>
                  <w:divBdr>
                    <w:top w:val="none" w:sz="0" w:space="0" w:color="auto"/>
                    <w:left w:val="none" w:sz="0" w:space="0" w:color="auto"/>
                    <w:bottom w:val="none" w:sz="0" w:space="0" w:color="auto"/>
                    <w:right w:val="none" w:sz="0" w:space="0" w:color="auto"/>
                  </w:divBdr>
                </w:div>
                <w:div w:id="327749602">
                  <w:marLeft w:val="0"/>
                  <w:marRight w:val="0"/>
                  <w:marTop w:val="0"/>
                  <w:marBottom w:val="0"/>
                  <w:divBdr>
                    <w:top w:val="none" w:sz="0" w:space="0" w:color="auto"/>
                    <w:left w:val="none" w:sz="0" w:space="0" w:color="auto"/>
                    <w:bottom w:val="none" w:sz="0" w:space="0" w:color="auto"/>
                    <w:right w:val="none" w:sz="0" w:space="0" w:color="auto"/>
                  </w:divBdr>
                </w:div>
                <w:div w:id="329796114">
                  <w:marLeft w:val="0"/>
                  <w:marRight w:val="0"/>
                  <w:marTop w:val="0"/>
                  <w:marBottom w:val="0"/>
                  <w:divBdr>
                    <w:top w:val="none" w:sz="0" w:space="0" w:color="auto"/>
                    <w:left w:val="none" w:sz="0" w:space="0" w:color="auto"/>
                    <w:bottom w:val="none" w:sz="0" w:space="0" w:color="auto"/>
                    <w:right w:val="none" w:sz="0" w:space="0" w:color="auto"/>
                  </w:divBdr>
                </w:div>
                <w:div w:id="332075577">
                  <w:marLeft w:val="0"/>
                  <w:marRight w:val="0"/>
                  <w:marTop w:val="0"/>
                  <w:marBottom w:val="0"/>
                  <w:divBdr>
                    <w:top w:val="none" w:sz="0" w:space="0" w:color="auto"/>
                    <w:left w:val="none" w:sz="0" w:space="0" w:color="auto"/>
                    <w:bottom w:val="none" w:sz="0" w:space="0" w:color="auto"/>
                    <w:right w:val="none" w:sz="0" w:space="0" w:color="auto"/>
                  </w:divBdr>
                </w:div>
                <w:div w:id="332992391">
                  <w:marLeft w:val="0"/>
                  <w:marRight w:val="0"/>
                  <w:marTop w:val="0"/>
                  <w:marBottom w:val="0"/>
                  <w:divBdr>
                    <w:top w:val="none" w:sz="0" w:space="0" w:color="auto"/>
                    <w:left w:val="none" w:sz="0" w:space="0" w:color="auto"/>
                    <w:bottom w:val="none" w:sz="0" w:space="0" w:color="auto"/>
                    <w:right w:val="none" w:sz="0" w:space="0" w:color="auto"/>
                  </w:divBdr>
                </w:div>
                <w:div w:id="335769847">
                  <w:marLeft w:val="0"/>
                  <w:marRight w:val="0"/>
                  <w:marTop w:val="0"/>
                  <w:marBottom w:val="0"/>
                  <w:divBdr>
                    <w:top w:val="none" w:sz="0" w:space="0" w:color="auto"/>
                    <w:left w:val="none" w:sz="0" w:space="0" w:color="auto"/>
                    <w:bottom w:val="none" w:sz="0" w:space="0" w:color="auto"/>
                    <w:right w:val="none" w:sz="0" w:space="0" w:color="auto"/>
                  </w:divBdr>
                </w:div>
                <w:div w:id="335961787">
                  <w:marLeft w:val="0"/>
                  <w:marRight w:val="0"/>
                  <w:marTop w:val="0"/>
                  <w:marBottom w:val="0"/>
                  <w:divBdr>
                    <w:top w:val="none" w:sz="0" w:space="0" w:color="auto"/>
                    <w:left w:val="none" w:sz="0" w:space="0" w:color="auto"/>
                    <w:bottom w:val="none" w:sz="0" w:space="0" w:color="auto"/>
                    <w:right w:val="none" w:sz="0" w:space="0" w:color="auto"/>
                  </w:divBdr>
                </w:div>
                <w:div w:id="336856135">
                  <w:marLeft w:val="0"/>
                  <w:marRight w:val="0"/>
                  <w:marTop w:val="0"/>
                  <w:marBottom w:val="0"/>
                  <w:divBdr>
                    <w:top w:val="none" w:sz="0" w:space="0" w:color="auto"/>
                    <w:left w:val="none" w:sz="0" w:space="0" w:color="auto"/>
                    <w:bottom w:val="none" w:sz="0" w:space="0" w:color="auto"/>
                    <w:right w:val="none" w:sz="0" w:space="0" w:color="auto"/>
                  </w:divBdr>
                </w:div>
                <w:div w:id="337972025">
                  <w:marLeft w:val="0"/>
                  <w:marRight w:val="0"/>
                  <w:marTop w:val="0"/>
                  <w:marBottom w:val="0"/>
                  <w:divBdr>
                    <w:top w:val="none" w:sz="0" w:space="0" w:color="auto"/>
                    <w:left w:val="none" w:sz="0" w:space="0" w:color="auto"/>
                    <w:bottom w:val="none" w:sz="0" w:space="0" w:color="auto"/>
                    <w:right w:val="none" w:sz="0" w:space="0" w:color="auto"/>
                  </w:divBdr>
                </w:div>
                <w:div w:id="340620197">
                  <w:marLeft w:val="0"/>
                  <w:marRight w:val="0"/>
                  <w:marTop w:val="0"/>
                  <w:marBottom w:val="0"/>
                  <w:divBdr>
                    <w:top w:val="none" w:sz="0" w:space="0" w:color="auto"/>
                    <w:left w:val="none" w:sz="0" w:space="0" w:color="auto"/>
                    <w:bottom w:val="none" w:sz="0" w:space="0" w:color="auto"/>
                    <w:right w:val="none" w:sz="0" w:space="0" w:color="auto"/>
                  </w:divBdr>
                </w:div>
                <w:div w:id="341013254">
                  <w:marLeft w:val="0"/>
                  <w:marRight w:val="0"/>
                  <w:marTop w:val="0"/>
                  <w:marBottom w:val="0"/>
                  <w:divBdr>
                    <w:top w:val="none" w:sz="0" w:space="0" w:color="auto"/>
                    <w:left w:val="none" w:sz="0" w:space="0" w:color="auto"/>
                    <w:bottom w:val="none" w:sz="0" w:space="0" w:color="auto"/>
                    <w:right w:val="none" w:sz="0" w:space="0" w:color="auto"/>
                  </w:divBdr>
                </w:div>
                <w:div w:id="341854350">
                  <w:marLeft w:val="0"/>
                  <w:marRight w:val="0"/>
                  <w:marTop w:val="0"/>
                  <w:marBottom w:val="0"/>
                  <w:divBdr>
                    <w:top w:val="none" w:sz="0" w:space="0" w:color="auto"/>
                    <w:left w:val="none" w:sz="0" w:space="0" w:color="auto"/>
                    <w:bottom w:val="none" w:sz="0" w:space="0" w:color="auto"/>
                    <w:right w:val="none" w:sz="0" w:space="0" w:color="auto"/>
                  </w:divBdr>
                </w:div>
                <w:div w:id="345910973">
                  <w:marLeft w:val="0"/>
                  <w:marRight w:val="0"/>
                  <w:marTop w:val="0"/>
                  <w:marBottom w:val="0"/>
                  <w:divBdr>
                    <w:top w:val="none" w:sz="0" w:space="0" w:color="auto"/>
                    <w:left w:val="none" w:sz="0" w:space="0" w:color="auto"/>
                    <w:bottom w:val="none" w:sz="0" w:space="0" w:color="auto"/>
                    <w:right w:val="none" w:sz="0" w:space="0" w:color="auto"/>
                  </w:divBdr>
                </w:div>
                <w:div w:id="346030597">
                  <w:marLeft w:val="0"/>
                  <w:marRight w:val="0"/>
                  <w:marTop w:val="0"/>
                  <w:marBottom w:val="0"/>
                  <w:divBdr>
                    <w:top w:val="none" w:sz="0" w:space="0" w:color="auto"/>
                    <w:left w:val="none" w:sz="0" w:space="0" w:color="auto"/>
                    <w:bottom w:val="none" w:sz="0" w:space="0" w:color="auto"/>
                    <w:right w:val="none" w:sz="0" w:space="0" w:color="auto"/>
                  </w:divBdr>
                </w:div>
                <w:div w:id="346059339">
                  <w:marLeft w:val="0"/>
                  <w:marRight w:val="0"/>
                  <w:marTop w:val="0"/>
                  <w:marBottom w:val="0"/>
                  <w:divBdr>
                    <w:top w:val="none" w:sz="0" w:space="0" w:color="auto"/>
                    <w:left w:val="none" w:sz="0" w:space="0" w:color="auto"/>
                    <w:bottom w:val="none" w:sz="0" w:space="0" w:color="auto"/>
                    <w:right w:val="none" w:sz="0" w:space="0" w:color="auto"/>
                  </w:divBdr>
                </w:div>
                <w:div w:id="347221110">
                  <w:marLeft w:val="0"/>
                  <w:marRight w:val="0"/>
                  <w:marTop w:val="0"/>
                  <w:marBottom w:val="0"/>
                  <w:divBdr>
                    <w:top w:val="none" w:sz="0" w:space="0" w:color="auto"/>
                    <w:left w:val="none" w:sz="0" w:space="0" w:color="auto"/>
                    <w:bottom w:val="none" w:sz="0" w:space="0" w:color="auto"/>
                    <w:right w:val="none" w:sz="0" w:space="0" w:color="auto"/>
                  </w:divBdr>
                </w:div>
                <w:div w:id="349769557">
                  <w:marLeft w:val="0"/>
                  <w:marRight w:val="0"/>
                  <w:marTop w:val="0"/>
                  <w:marBottom w:val="0"/>
                  <w:divBdr>
                    <w:top w:val="none" w:sz="0" w:space="0" w:color="auto"/>
                    <w:left w:val="none" w:sz="0" w:space="0" w:color="auto"/>
                    <w:bottom w:val="none" w:sz="0" w:space="0" w:color="auto"/>
                    <w:right w:val="none" w:sz="0" w:space="0" w:color="auto"/>
                  </w:divBdr>
                </w:div>
                <w:div w:id="352997879">
                  <w:marLeft w:val="0"/>
                  <w:marRight w:val="0"/>
                  <w:marTop w:val="0"/>
                  <w:marBottom w:val="0"/>
                  <w:divBdr>
                    <w:top w:val="none" w:sz="0" w:space="0" w:color="auto"/>
                    <w:left w:val="none" w:sz="0" w:space="0" w:color="auto"/>
                    <w:bottom w:val="none" w:sz="0" w:space="0" w:color="auto"/>
                    <w:right w:val="none" w:sz="0" w:space="0" w:color="auto"/>
                  </w:divBdr>
                </w:div>
                <w:div w:id="355544063">
                  <w:marLeft w:val="0"/>
                  <w:marRight w:val="0"/>
                  <w:marTop w:val="0"/>
                  <w:marBottom w:val="0"/>
                  <w:divBdr>
                    <w:top w:val="none" w:sz="0" w:space="0" w:color="auto"/>
                    <w:left w:val="none" w:sz="0" w:space="0" w:color="auto"/>
                    <w:bottom w:val="none" w:sz="0" w:space="0" w:color="auto"/>
                    <w:right w:val="none" w:sz="0" w:space="0" w:color="auto"/>
                  </w:divBdr>
                </w:div>
                <w:div w:id="356852465">
                  <w:marLeft w:val="0"/>
                  <w:marRight w:val="0"/>
                  <w:marTop w:val="0"/>
                  <w:marBottom w:val="0"/>
                  <w:divBdr>
                    <w:top w:val="none" w:sz="0" w:space="0" w:color="auto"/>
                    <w:left w:val="none" w:sz="0" w:space="0" w:color="auto"/>
                    <w:bottom w:val="none" w:sz="0" w:space="0" w:color="auto"/>
                    <w:right w:val="none" w:sz="0" w:space="0" w:color="auto"/>
                  </w:divBdr>
                </w:div>
                <w:div w:id="360932972">
                  <w:marLeft w:val="0"/>
                  <w:marRight w:val="0"/>
                  <w:marTop w:val="0"/>
                  <w:marBottom w:val="0"/>
                  <w:divBdr>
                    <w:top w:val="none" w:sz="0" w:space="0" w:color="auto"/>
                    <w:left w:val="none" w:sz="0" w:space="0" w:color="auto"/>
                    <w:bottom w:val="none" w:sz="0" w:space="0" w:color="auto"/>
                    <w:right w:val="none" w:sz="0" w:space="0" w:color="auto"/>
                  </w:divBdr>
                </w:div>
                <w:div w:id="360976821">
                  <w:marLeft w:val="0"/>
                  <w:marRight w:val="0"/>
                  <w:marTop w:val="0"/>
                  <w:marBottom w:val="0"/>
                  <w:divBdr>
                    <w:top w:val="none" w:sz="0" w:space="0" w:color="auto"/>
                    <w:left w:val="none" w:sz="0" w:space="0" w:color="auto"/>
                    <w:bottom w:val="none" w:sz="0" w:space="0" w:color="auto"/>
                    <w:right w:val="none" w:sz="0" w:space="0" w:color="auto"/>
                  </w:divBdr>
                </w:div>
                <w:div w:id="362945128">
                  <w:marLeft w:val="0"/>
                  <w:marRight w:val="0"/>
                  <w:marTop w:val="0"/>
                  <w:marBottom w:val="0"/>
                  <w:divBdr>
                    <w:top w:val="none" w:sz="0" w:space="0" w:color="auto"/>
                    <w:left w:val="none" w:sz="0" w:space="0" w:color="auto"/>
                    <w:bottom w:val="none" w:sz="0" w:space="0" w:color="auto"/>
                    <w:right w:val="none" w:sz="0" w:space="0" w:color="auto"/>
                  </w:divBdr>
                </w:div>
                <w:div w:id="364330729">
                  <w:marLeft w:val="0"/>
                  <w:marRight w:val="0"/>
                  <w:marTop w:val="0"/>
                  <w:marBottom w:val="0"/>
                  <w:divBdr>
                    <w:top w:val="none" w:sz="0" w:space="0" w:color="auto"/>
                    <w:left w:val="none" w:sz="0" w:space="0" w:color="auto"/>
                    <w:bottom w:val="none" w:sz="0" w:space="0" w:color="auto"/>
                    <w:right w:val="none" w:sz="0" w:space="0" w:color="auto"/>
                  </w:divBdr>
                </w:div>
                <w:div w:id="368720762">
                  <w:marLeft w:val="0"/>
                  <w:marRight w:val="0"/>
                  <w:marTop w:val="0"/>
                  <w:marBottom w:val="0"/>
                  <w:divBdr>
                    <w:top w:val="none" w:sz="0" w:space="0" w:color="auto"/>
                    <w:left w:val="none" w:sz="0" w:space="0" w:color="auto"/>
                    <w:bottom w:val="none" w:sz="0" w:space="0" w:color="auto"/>
                    <w:right w:val="none" w:sz="0" w:space="0" w:color="auto"/>
                  </w:divBdr>
                </w:div>
                <w:div w:id="372003917">
                  <w:marLeft w:val="0"/>
                  <w:marRight w:val="0"/>
                  <w:marTop w:val="0"/>
                  <w:marBottom w:val="0"/>
                  <w:divBdr>
                    <w:top w:val="none" w:sz="0" w:space="0" w:color="auto"/>
                    <w:left w:val="none" w:sz="0" w:space="0" w:color="auto"/>
                    <w:bottom w:val="none" w:sz="0" w:space="0" w:color="auto"/>
                    <w:right w:val="none" w:sz="0" w:space="0" w:color="auto"/>
                  </w:divBdr>
                </w:div>
                <w:div w:id="375593966">
                  <w:marLeft w:val="0"/>
                  <w:marRight w:val="0"/>
                  <w:marTop w:val="0"/>
                  <w:marBottom w:val="0"/>
                  <w:divBdr>
                    <w:top w:val="none" w:sz="0" w:space="0" w:color="auto"/>
                    <w:left w:val="none" w:sz="0" w:space="0" w:color="auto"/>
                    <w:bottom w:val="none" w:sz="0" w:space="0" w:color="auto"/>
                    <w:right w:val="none" w:sz="0" w:space="0" w:color="auto"/>
                  </w:divBdr>
                </w:div>
                <w:div w:id="377361047">
                  <w:marLeft w:val="0"/>
                  <w:marRight w:val="0"/>
                  <w:marTop w:val="0"/>
                  <w:marBottom w:val="0"/>
                  <w:divBdr>
                    <w:top w:val="none" w:sz="0" w:space="0" w:color="auto"/>
                    <w:left w:val="none" w:sz="0" w:space="0" w:color="auto"/>
                    <w:bottom w:val="none" w:sz="0" w:space="0" w:color="auto"/>
                    <w:right w:val="none" w:sz="0" w:space="0" w:color="auto"/>
                  </w:divBdr>
                </w:div>
                <w:div w:id="380398096">
                  <w:marLeft w:val="0"/>
                  <w:marRight w:val="0"/>
                  <w:marTop w:val="0"/>
                  <w:marBottom w:val="0"/>
                  <w:divBdr>
                    <w:top w:val="none" w:sz="0" w:space="0" w:color="auto"/>
                    <w:left w:val="none" w:sz="0" w:space="0" w:color="auto"/>
                    <w:bottom w:val="none" w:sz="0" w:space="0" w:color="auto"/>
                    <w:right w:val="none" w:sz="0" w:space="0" w:color="auto"/>
                  </w:divBdr>
                </w:div>
                <w:div w:id="380592305">
                  <w:marLeft w:val="0"/>
                  <w:marRight w:val="0"/>
                  <w:marTop w:val="0"/>
                  <w:marBottom w:val="0"/>
                  <w:divBdr>
                    <w:top w:val="none" w:sz="0" w:space="0" w:color="auto"/>
                    <w:left w:val="none" w:sz="0" w:space="0" w:color="auto"/>
                    <w:bottom w:val="none" w:sz="0" w:space="0" w:color="auto"/>
                    <w:right w:val="none" w:sz="0" w:space="0" w:color="auto"/>
                  </w:divBdr>
                </w:div>
                <w:div w:id="384259008">
                  <w:marLeft w:val="0"/>
                  <w:marRight w:val="0"/>
                  <w:marTop w:val="0"/>
                  <w:marBottom w:val="0"/>
                  <w:divBdr>
                    <w:top w:val="none" w:sz="0" w:space="0" w:color="auto"/>
                    <w:left w:val="none" w:sz="0" w:space="0" w:color="auto"/>
                    <w:bottom w:val="none" w:sz="0" w:space="0" w:color="auto"/>
                    <w:right w:val="none" w:sz="0" w:space="0" w:color="auto"/>
                  </w:divBdr>
                </w:div>
                <w:div w:id="387648585">
                  <w:marLeft w:val="0"/>
                  <w:marRight w:val="0"/>
                  <w:marTop w:val="0"/>
                  <w:marBottom w:val="0"/>
                  <w:divBdr>
                    <w:top w:val="none" w:sz="0" w:space="0" w:color="auto"/>
                    <w:left w:val="none" w:sz="0" w:space="0" w:color="auto"/>
                    <w:bottom w:val="none" w:sz="0" w:space="0" w:color="auto"/>
                    <w:right w:val="none" w:sz="0" w:space="0" w:color="auto"/>
                  </w:divBdr>
                </w:div>
                <w:div w:id="389112356">
                  <w:marLeft w:val="0"/>
                  <w:marRight w:val="0"/>
                  <w:marTop w:val="0"/>
                  <w:marBottom w:val="0"/>
                  <w:divBdr>
                    <w:top w:val="none" w:sz="0" w:space="0" w:color="auto"/>
                    <w:left w:val="none" w:sz="0" w:space="0" w:color="auto"/>
                    <w:bottom w:val="none" w:sz="0" w:space="0" w:color="auto"/>
                    <w:right w:val="none" w:sz="0" w:space="0" w:color="auto"/>
                  </w:divBdr>
                </w:div>
                <w:div w:id="391781694">
                  <w:marLeft w:val="0"/>
                  <w:marRight w:val="0"/>
                  <w:marTop w:val="0"/>
                  <w:marBottom w:val="0"/>
                  <w:divBdr>
                    <w:top w:val="none" w:sz="0" w:space="0" w:color="auto"/>
                    <w:left w:val="none" w:sz="0" w:space="0" w:color="auto"/>
                    <w:bottom w:val="none" w:sz="0" w:space="0" w:color="auto"/>
                    <w:right w:val="none" w:sz="0" w:space="0" w:color="auto"/>
                  </w:divBdr>
                </w:div>
                <w:div w:id="392580988">
                  <w:marLeft w:val="0"/>
                  <w:marRight w:val="0"/>
                  <w:marTop w:val="0"/>
                  <w:marBottom w:val="0"/>
                  <w:divBdr>
                    <w:top w:val="none" w:sz="0" w:space="0" w:color="auto"/>
                    <w:left w:val="none" w:sz="0" w:space="0" w:color="auto"/>
                    <w:bottom w:val="none" w:sz="0" w:space="0" w:color="auto"/>
                    <w:right w:val="none" w:sz="0" w:space="0" w:color="auto"/>
                  </w:divBdr>
                </w:div>
                <w:div w:id="393889511">
                  <w:marLeft w:val="0"/>
                  <w:marRight w:val="0"/>
                  <w:marTop w:val="0"/>
                  <w:marBottom w:val="0"/>
                  <w:divBdr>
                    <w:top w:val="none" w:sz="0" w:space="0" w:color="auto"/>
                    <w:left w:val="none" w:sz="0" w:space="0" w:color="auto"/>
                    <w:bottom w:val="none" w:sz="0" w:space="0" w:color="auto"/>
                    <w:right w:val="none" w:sz="0" w:space="0" w:color="auto"/>
                  </w:divBdr>
                </w:div>
                <w:div w:id="396126829">
                  <w:marLeft w:val="0"/>
                  <w:marRight w:val="0"/>
                  <w:marTop w:val="0"/>
                  <w:marBottom w:val="0"/>
                  <w:divBdr>
                    <w:top w:val="none" w:sz="0" w:space="0" w:color="auto"/>
                    <w:left w:val="none" w:sz="0" w:space="0" w:color="auto"/>
                    <w:bottom w:val="none" w:sz="0" w:space="0" w:color="auto"/>
                    <w:right w:val="none" w:sz="0" w:space="0" w:color="auto"/>
                  </w:divBdr>
                </w:div>
                <w:div w:id="396362367">
                  <w:marLeft w:val="0"/>
                  <w:marRight w:val="0"/>
                  <w:marTop w:val="0"/>
                  <w:marBottom w:val="0"/>
                  <w:divBdr>
                    <w:top w:val="none" w:sz="0" w:space="0" w:color="auto"/>
                    <w:left w:val="none" w:sz="0" w:space="0" w:color="auto"/>
                    <w:bottom w:val="none" w:sz="0" w:space="0" w:color="auto"/>
                    <w:right w:val="none" w:sz="0" w:space="0" w:color="auto"/>
                  </w:divBdr>
                </w:div>
                <w:div w:id="399252618">
                  <w:marLeft w:val="0"/>
                  <w:marRight w:val="0"/>
                  <w:marTop w:val="0"/>
                  <w:marBottom w:val="0"/>
                  <w:divBdr>
                    <w:top w:val="none" w:sz="0" w:space="0" w:color="auto"/>
                    <w:left w:val="none" w:sz="0" w:space="0" w:color="auto"/>
                    <w:bottom w:val="none" w:sz="0" w:space="0" w:color="auto"/>
                    <w:right w:val="none" w:sz="0" w:space="0" w:color="auto"/>
                  </w:divBdr>
                </w:div>
                <w:div w:id="403189293">
                  <w:marLeft w:val="0"/>
                  <w:marRight w:val="0"/>
                  <w:marTop w:val="0"/>
                  <w:marBottom w:val="0"/>
                  <w:divBdr>
                    <w:top w:val="none" w:sz="0" w:space="0" w:color="auto"/>
                    <w:left w:val="none" w:sz="0" w:space="0" w:color="auto"/>
                    <w:bottom w:val="none" w:sz="0" w:space="0" w:color="auto"/>
                    <w:right w:val="none" w:sz="0" w:space="0" w:color="auto"/>
                  </w:divBdr>
                </w:div>
                <w:div w:id="403650427">
                  <w:marLeft w:val="0"/>
                  <w:marRight w:val="0"/>
                  <w:marTop w:val="0"/>
                  <w:marBottom w:val="0"/>
                  <w:divBdr>
                    <w:top w:val="none" w:sz="0" w:space="0" w:color="auto"/>
                    <w:left w:val="none" w:sz="0" w:space="0" w:color="auto"/>
                    <w:bottom w:val="none" w:sz="0" w:space="0" w:color="auto"/>
                    <w:right w:val="none" w:sz="0" w:space="0" w:color="auto"/>
                  </w:divBdr>
                </w:div>
                <w:div w:id="407851277">
                  <w:marLeft w:val="0"/>
                  <w:marRight w:val="0"/>
                  <w:marTop w:val="0"/>
                  <w:marBottom w:val="0"/>
                  <w:divBdr>
                    <w:top w:val="none" w:sz="0" w:space="0" w:color="auto"/>
                    <w:left w:val="none" w:sz="0" w:space="0" w:color="auto"/>
                    <w:bottom w:val="none" w:sz="0" w:space="0" w:color="auto"/>
                    <w:right w:val="none" w:sz="0" w:space="0" w:color="auto"/>
                  </w:divBdr>
                </w:div>
                <w:div w:id="409544047">
                  <w:marLeft w:val="0"/>
                  <w:marRight w:val="0"/>
                  <w:marTop w:val="0"/>
                  <w:marBottom w:val="0"/>
                  <w:divBdr>
                    <w:top w:val="none" w:sz="0" w:space="0" w:color="auto"/>
                    <w:left w:val="none" w:sz="0" w:space="0" w:color="auto"/>
                    <w:bottom w:val="none" w:sz="0" w:space="0" w:color="auto"/>
                    <w:right w:val="none" w:sz="0" w:space="0" w:color="auto"/>
                  </w:divBdr>
                </w:div>
                <w:div w:id="409885643">
                  <w:marLeft w:val="0"/>
                  <w:marRight w:val="0"/>
                  <w:marTop w:val="0"/>
                  <w:marBottom w:val="0"/>
                  <w:divBdr>
                    <w:top w:val="none" w:sz="0" w:space="0" w:color="auto"/>
                    <w:left w:val="none" w:sz="0" w:space="0" w:color="auto"/>
                    <w:bottom w:val="none" w:sz="0" w:space="0" w:color="auto"/>
                    <w:right w:val="none" w:sz="0" w:space="0" w:color="auto"/>
                  </w:divBdr>
                </w:div>
                <w:div w:id="413284731">
                  <w:marLeft w:val="0"/>
                  <w:marRight w:val="0"/>
                  <w:marTop w:val="0"/>
                  <w:marBottom w:val="0"/>
                  <w:divBdr>
                    <w:top w:val="none" w:sz="0" w:space="0" w:color="auto"/>
                    <w:left w:val="none" w:sz="0" w:space="0" w:color="auto"/>
                    <w:bottom w:val="none" w:sz="0" w:space="0" w:color="auto"/>
                    <w:right w:val="none" w:sz="0" w:space="0" w:color="auto"/>
                  </w:divBdr>
                </w:div>
                <w:div w:id="419103787">
                  <w:marLeft w:val="0"/>
                  <w:marRight w:val="0"/>
                  <w:marTop w:val="0"/>
                  <w:marBottom w:val="0"/>
                  <w:divBdr>
                    <w:top w:val="none" w:sz="0" w:space="0" w:color="auto"/>
                    <w:left w:val="none" w:sz="0" w:space="0" w:color="auto"/>
                    <w:bottom w:val="none" w:sz="0" w:space="0" w:color="auto"/>
                    <w:right w:val="none" w:sz="0" w:space="0" w:color="auto"/>
                  </w:divBdr>
                </w:div>
                <w:div w:id="422073148">
                  <w:marLeft w:val="0"/>
                  <w:marRight w:val="0"/>
                  <w:marTop w:val="0"/>
                  <w:marBottom w:val="0"/>
                  <w:divBdr>
                    <w:top w:val="none" w:sz="0" w:space="0" w:color="auto"/>
                    <w:left w:val="none" w:sz="0" w:space="0" w:color="auto"/>
                    <w:bottom w:val="none" w:sz="0" w:space="0" w:color="auto"/>
                    <w:right w:val="none" w:sz="0" w:space="0" w:color="auto"/>
                  </w:divBdr>
                </w:div>
                <w:div w:id="424303468">
                  <w:marLeft w:val="0"/>
                  <w:marRight w:val="0"/>
                  <w:marTop w:val="0"/>
                  <w:marBottom w:val="0"/>
                  <w:divBdr>
                    <w:top w:val="none" w:sz="0" w:space="0" w:color="auto"/>
                    <w:left w:val="none" w:sz="0" w:space="0" w:color="auto"/>
                    <w:bottom w:val="none" w:sz="0" w:space="0" w:color="auto"/>
                    <w:right w:val="none" w:sz="0" w:space="0" w:color="auto"/>
                  </w:divBdr>
                </w:div>
                <w:div w:id="424811061">
                  <w:marLeft w:val="0"/>
                  <w:marRight w:val="0"/>
                  <w:marTop w:val="0"/>
                  <w:marBottom w:val="0"/>
                  <w:divBdr>
                    <w:top w:val="none" w:sz="0" w:space="0" w:color="auto"/>
                    <w:left w:val="none" w:sz="0" w:space="0" w:color="auto"/>
                    <w:bottom w:val="none" w:sz="0" w:space="0" w:color="auto"/>
                    <w:right w:val="none" w:sz="0" w:space="0" w:color="auto"/>
                  </w:divBdr>
                </w:div>
                <w:div w:id="427430675">
                  <w:marLeft w:val="0"/>
                  <w:marRight w:val="0"/>
                  <w:marTop w:val="0"/>
                  <w:marBottom w:val="0"/>
                  <w:divBdr>
                    <w:top w:val="none" w:sz="0" w:space="0" w:color="auto"/>
                    <w:left w:val="none" w:sz="0" w:space="0" w:color="auto"/>
                    <w:bottom w:val="none" w:sz="0" w:space="0" w:color="auto"/>
                    <w:right w:val="none" w:sz="0" w:space="0" w:color="auto"/>
                  </w:divBdr>
                </w:div>
                <w:div w:id="428158749">
                  <w:marLeft w:val="0"/>
                  <w:marRight w:val="0"/>
                  <w:marTop w:val="0"/>
                  <w:marBottom w:val="0"/>
                  <w:divBdr>
                    <w:top w:val="none" w:sz="0" w:space="0" w:color="auto"/>
                    <w:left w:val="none" w:sz="0" w:space="0" w:color="auto"/>
                    <w:bottom w:val="none" w:sz="0" w:space="0" w:color="auto"/>
                    <w:right w:val="none" w:sz="0" w:space="0" w:color="auto"/>
                  </w:divBdr>
                </w:div>
                <w:div w:id="428161221">
                  <w:marLeft w:val="0"/>
                  <w:marRight w:val="0"/>
                  <w:marTop w:val="0"/>
                  <w:marBottom w:val="0"/>
                  <w:divBdr>
                    <w:top w:val="none" w:sz="0" w:space="0" w:color="auto"/>
                    <w:left w:val="none" w:sz="0" w:space="0" w:color="auto"/>
                    <w:bottom w:val="none" w:sz="0" w:space="0" w:color="auto"/>
                    <w:right w:val="none" w:sz="0" w:space="0" w:color="auto"/>
                  </w:divBdr>
                </w:div>
                <w:div w:id="434136653">
                  <w:marLeft w:val="0"/>
                  <w:marRight w:val="0"/>
                  <w:marTop w:val="0"/>
                  <w:marBottom w:val="0"/>
                  <w:divBdr>
                    <w:top w:val="none" w:sz="0" w:space="0" w:color="auto"/>
                    <w:left w:val="none" w:sz="0" w:space="0" w:color="auto"/>
                    <w:bottom w:val="none" w:sz="0" w:space="0" w:color="auto"/>
                    <w:right w:val="none" w:sz="0" w:space="0" w:color="auto"/>
                  </w:divBdr>
                </w:div>
                <w:div w:id="434403257">
                  <w:marLeft w:val="0"/>
                  <w:marRight w:val="0"/>
                  <w:marTop w:val="0"/>
                  <w:marBottom w:val="0"/>
                  <w:divBdr>
                    <w:top w:val="none" w:sz="0" w:space="0" w:color="auto"/>
                    <w:left w:val="none" w:sz="0" w:space="0" w:color="auto"/>
                    <w:bottom w:val="none" w:sz="0" w:space="0" w:color="auto"/>
                    <w:right w:val="none" w:sz="0" w:space="0" w:color="auto"/>
                  </w:divBdr>
                </w:div>
                <w:div w:id="437530586">
                  <w:marLeft w:val="0"/>
                  <w:marRight w:val="0"/>
                  <w:marTop w:val="0"/>
                  <w:marBottom w:val="0"/>
                  <w:divBdr>
                    <w:top w:val="none" w:sz="0" w:space="0" w:color="auto"/>
                    <w:left w:val="none" w:sz="0" w:space="0" w:color="auto"/>
                    <w:bottom w:val="none" w:sz="0" w:space="0" w:color="auto"/>
                    <w:right w:val="none" w:sz="0" w:space="0" w:color="auto"/>
                  </w:divBdr>
                </w:div>
                <w:div w:id="437608363">
                  <w:marLeft w:val="0"/>
                  <w:marRight w:val="0"/>
                  <w:marTop w:val="0"/>
                  <w:marBottom w:val="0"/>
                  <w:divBdr>
                    <w:top w:val="none" w:sz="0" w:space="0" w:color="auto"/>
                    <w:left w:val="none" w:sz="0" w:space="0" w:color="auto"/>
                    <w:bottom w:val="none" w:sz="0" w:space="0" w:color="auto"/>
                    <w:right w:val="none" w:sz="0" w:space="0" w:color="auto"/>
                  </w:divBdr>
                </w:div>
                <w:div w:id="437944104">
                  <w:marLeft w:val="0"/>
                  <w:marRight w:val="0"/>
                  <w:marTop w:val="0"/>
                  <w:marBottom w:val="0"/>
                  <w:divBdr>
                    <w:top w:val="none" w:sz="0" w:space="0" w:color="auto"/>
                    <w:left w:val="none" w:sz="0" w:space="0" w:color="auto"/>
                    <w:bottom w:val="none" w:sz="0" w:space="0" w:color="auto"/>
                    <w:right w:val="none" w:sz="0" w:space="0" w:color="auto"/>
                  </w:divBdr>
                </w:div>
                <w:div w:id="439759498">
                  <w:marLeft w:val="0"/>
                  <w:marRight w:val="0"/>
                  <w:marTop w:val="0"/>
                  <w:marBottom w:val="0"/>
                  <w:divBdr>
                    <w:top w:val="none" w:sz="0" w:space="0" w:color="auto"/>
                    <w:left w:val="none" w:sz="0" w:space="0" w:color="auto"/>
                    <w:bottom w:val="none" w:sz="0" w:space="0" w:color="auto"/>
                    <w:right w:val="none" w:sz="0" w:space="0" w:color="auto"/>
                  </w:divBdr>
                </w:div>
                <w:div w:id="439960444">
                  <w:marLeft w:val="0"/>
                  <w:marRight w:val="0"/>
                  <w:marTop w:val="0"/>
                  <w:marBottom w:val="0"/>
                  <w:divBdr>
                    <w:top w:val="none" w:sz="0" w:space="0" w:color="auto"/>
                    <w:left w:val="none" w:sz="0" w:space="0" w:color="auto"/>
                    <w:bottom w:val="none" w:sz="0" w:space="0" w:color="auto"/>
                    <w:right w:val="none" w:sz="0" w:space="0" w:color="auto"/>
                  </w:divBdr>
                </w:div>
                <w:div w:id="440880895">
                  <w:marLeft w:val="0"/>
                  <w:marRight w:val="0"/>
                  <w:marTop w:val="0"/>
                  <w:marBottom w:val="0"/>
                  <w:divBdr>
                    <w:top w:val="none" w:sz="0" w:space="0" w:color="auto"/>
                    <w:left w:val="none" w:sz="0" w:space="0" w:color="auto"/>
                    <w:bottom w:val="none" w:sz="0" w:space="0" w:color="auto"/>
                    <w:right w:val="none" w:sz="0" w:space="0" w:color="auto"/>
                  </w:divBdr>
                </w:div>
                <w:div w:id="441264083">
                  <w:marLeft w:val="0"/>
                  <w:marRight w:val="0"/>
                  <w:marTop w:val="0"/>
                  <w:marBottom w:val="0"/>
                  <w:divBdr>
                    <w:top w:val="none" w:sz="0" w:space="0" w:color="auto"/>
                    <w:left w:val="none" w:sz="0" w:space="0" w:color="auto"/>
                    <w:bottom w:val="none" w:sz="0" w:space="0" w:color="auto"/>
                    <w:right w:val="none" w:sz="0" w:space="0" w:color="auto"/>
                  </w:divBdr>
                </w:div>
                <w:div w:id="442069864">
                  <w:marLeft w:val="0"/>
                  <w:marRight w:val="0"/>
                  <w:marTop w:val="0"/>
                  <w:marBottom w:val="0"/>
                  <w:divBdr>
                    <w:top w:val="none" w:sz="0" w:space="0" w:color="auto"/>
                    <w:left w:val="none" w:sz="0" w:space="0" w:color="auto"/>
                    <w:bottom w:val="none" w:sz="0" w:space="0" w:color="auto"/>
                    <w:right w:val="none" w:sz="0" w:space="0" w:color="auto"/>
                  </w:divBdr>
                </w:div>
                <w:div w:id="442267944">
                  <w:marLeft w:val="0"/>
                  <w:marRight w:val="0"/>
                  <w:marTop w:val="0"/>
                  <w:marBottom w:val="0"/>
                  <w:divBdr>
                    <w:top w:val="none" w:sz="0" w:space="0" w:color="auto"/>
                    <w:left w:val="none" w:sz="0" w:space="0" w:color="auto"/>
                    <w:bottom w:val="none" w:sz="0" w:space="0" w:color="auto"/>
                    <w:right w:val="none" w:sz="0" w:space="0" w:color="auto"/>
                  </w:divBdr>
                </w:div>
                <w:div w:id="443891825">
                  <w:marLeft w:val="0"/>
                  <w:marRight w:val="0"/>
                  <w:marTop w:val="0"/>
                  <w:marBottom w:val="0"/>
                  <w:divBdr>
                    <w:top w:val="none" w:sz="0" w:space="0" w:color="auto"/>
                    <w:left w:val="none" w:sz="0" w:space="0" w:color="auto"/>
                    <w:bottom w:val="none" w:sz="0" w:space="0" w:color="auto"/>
                    <w:right w:val="none" w:sz="0" w:space="0" w:color="auto"/>
                  </w:divBdr>
                </w:div>
                <w:div w:id="444889611">
                  <w:marLeft w:val="0"/>
                  <w:marRight w:val="0"/>
                  <w:marTop w:val="0"/>
                  <w:marBottom w:val="0"/>
                  <w:divBdr>
                    <w:top w:val="none" w:sz="0" w:space="0" w:color="auto"/>
                    <w:left w:val="none" w:sz="0" w:space="0" w:color="auto"/>
                    <w:bottom w:val="none" w:sz="0" w:space="0" w:color="auto"/>
                    <w:right w:val="none" w:sz="0" w:space="0" w:color="auto"/>
                  </w:divBdr>
                </w:div>
                <w:div w:id="454445500">
                  <w:marLeft w:val="0"/>
                  <w:marRight w:val="0"/>
                  <w:marTop w:val="0"/>
                  <w:marBottom w:val="0"/>
                  <w:divBdr>
                    <w:top w:val="none" w:sz="0" w:space="0" w:color="auto"/>
                    <w:left w:val="none" w:sz="0" w:space="0" w:color="auto"/>
                    <w:bottom w:val="none" w:sz="0" w:space="0" w:color="auto"/>
                    <w:right w:val="none" w:sz="0" w:space="0" w:color="auto"/>
                  </w:divBdr>
                </w:div>
                <w:div w:id="455100239">
                  <w:marLeft w:val="0"/>
                  <w:marRight w:val="0"/>
                  <w:marTop w:val="0"/>
                  <w:marBottom w:val="0"/>
                  <w:divBdr>
                    <w:top w:val="none" w:sz="0" w:space="0" w:color="auto"/>
                    <w:left w:val="none" w:sz="0" w:space="0" w:color="auto"/>
                    <w:bottom w:val="none" w:sz="0" w:space="0" w:color="auto"/>
                    <w:right w:val="none" w:sz="0" w:space="0" w:color="auto"/>
                  </w:divBdr>
                </w:div>
                <w:div w:id="456263487">
                  <w:marLeft w:val="0"/>
                  <w:marRight w:val="0"/>
                  <w:marTop w:val="0"/>
                  <w:marBottom w:val="0"/>
                  <w:divBdr>
                    <w:top w:val="none" w:sz="0" w:space="0" w:color="auto"/>
                    <w:left w:val="none" w:sz="0" w:space="0" w:color="auto"/>
                    <w:bottom w:val="none" w:sz="0" w:space="0" w:color="auto"/>
                    <w:right w:val="none" w:sz="0" w:space="0" w:color="auto"/>
                  </w:divBdr>
                </w:div>
                <w:div w:id="463012126">
                  <w:marLeft w:val="0"/>
                  <w:marRight w:val="0"/>
                  <w:marTop w:val="0"/>
                  <w:marBottom w:val="0"/>
                  <w:divBdr>
                    <w:top w:val="none" w:sz="0" w:space="0" w:color="auto"/>
                    <w:left w:val="none" w:sz="0" w:space="0" w:color="auto"/>
                    <w:bottom w:val="none" w:sz="0" w:space="0" w:color="auto"/>
                    <w:right w:val="none" w:sz="0" w:space="0" w:color="auto"/>
                  </w:divBdr>
                </w:div>
                <w:div w:id="464471383">
                  <w:marLeft w:val="0"/>
                  <w:marRight w:val="0"/>
                  <w:marTop w:val="0"/>
                  <w:marBottom w:val="0"/>
                  <w:divBdr>
                    <w:top w:val="none" w:sz="0" w:space="0" w:color="auto"/>
                    <w:left w:val="none" w:sz="0" w:space="0" w:color="auto"/>
                    <w:bottom w:val="none" w:sz="0" w:space="0" w:color="auto"/>
                    <w:right w:val="none" w:sz="0" w:space="0" w:color="auto"/>
                  </w:divBdr>
                </w:div>
                <w:div w:id="465317297">
                  <w:marLeft w:val="0"/>
                  <w:marRight w:val="0"/>
                  <w:marTop w:val="0"/>
                  <w:marBottom w:val="0"/>
                  <w:divBdr>
                    <w:top w:val="none" w:sz="0" w:space="0" w:color="auto"/>
                    <w:left w:val="none" w:sz="0" w:space="0" w:color="auto"/>
                    <w:bottom w:val="none" w:sz="0" w:space="0" w:color="auto"/>
                    <w:right w:val="none" w:sz="0" w:space="0" w:color="auto"/>
                  </w:divBdr>
                </w:div>
                <w:div w:id="465970677">
                  <w:marLeft w:val="0"/>
                  <w:marRight w:val="0"/>
                  <w:marTop w:val="0"/>
                  <w:marBottom w:val="0"/>
                  <w:divBdr>
                    <w:top w:val="none" w:sz="0" w:space="0" w:color="auto"/>
                    <w:left w:val="none" w:sz="0" w:space="0" w:color="auto"/>
                    <w:bottom w:val="none" w:sz="0" w:space="0" w:color="auto"/>
                    <w:right w:val="none" w:sz="0" w:space="0" w:color="auto"/>
                  </w:divBdr>
                </w:div>
                <w:div w:id="466237964">
                  <w:marLeft w:val="0"/>
                  <w:marRight w:val="0"/>
                  <w:marTop w:val="0"/>
                  <w:marBottom w:val="0"/>
                  <w:divBdr>
                    <w:top w:val="none" w:sz="0" w:space="0" w:color="auto"/>
                    <w:left w:val="none" w:sz="0" w:space="0" w:color="auto"/>
                    <w:bottom w:val="none" w:sz="0" w:space="0" w:color="auto"/>
                    <w:right w:val="none" w:sz="0" w:space="0" w:color="auto"/>
                  </w:divBdr>
                </w:div>
                <w:div w:id="468206273">
                  <w:marLeft w:val="0"/>
                  <w:marRight w:val="0"/>
                  <w:marTop w:val="0"/>
                  <w:marBottom w:val="0"/>
                  <w:divBdr>
                    <w:top w:val="none" w:sz="0" w:space="0" w:color="auto"/>
                    <w:left w:val="none" w:sz="0" w:space="0" w:color="auto"/>
                    <w:bottom w:val="none" w:sz="0" w:space="0" w:color="auto"/>
                    <w:right w:val="none" w:sz="0" w:space="0" w:color="auto"/>
                  </w:divBdr>
                </w:div>
                <w:div w:id="468667818">
                  <w:marLeft w:val="0"/>
                  <w:marRight w:val="0"/>
                  <w:marTop w:val="0"/>
                  <w:marBottom w:val="0"/>
                  <w:divBdr>
                    <w:top w:val="none" w:sz="0" w:space="0" w:color="auto"/>
                    <w:left w:val="none" w:sz="0" w:space="0" w:color="auto"/>
                    <w:bottom w:val="none" w:sz="0" w:space="0" w:color="auto"/>
                    <w:right w:val="none" w:sz="0" w:space="0" w:color="auto"/>
                  </w:divBdr>
                </w:div>
                <w:div w:id="471337430">
                  <w:marLeft w:val="0"/>
                  <w:marRight w:val="0"/>
                  <w:marTop w:val="0"/>
                  <w:marBottom w:val="0"/>
                  <w:divBdr>
                    <w:top w:val="none" w:sz="0" w:space="0" w:color="auto"/>
                    <w:left w:val="none" w:sz="0" w:space="0" w:color="auto"/>
                    <w:bottom w:val="none" w:sz="0" w:space="0" w:color="auto"/>
                    <w:right w:val="none" w:sz="0" w:space="0" w:color="auto"/>
                  </w:divBdr>
                </w:div>
                <w:div w:id="472792700">
                  <w:marLeft w:val="0"/>
                  <w:marRight w:val="0"/>
                  <w:marTop w:val="0"/>
                  <w:marBottom w:val="0"/>
                  <w:divBdr>
                    <w:top w:val="none" w:sz="0" w:space="0" w:color="auto"/>
                    <w:left w:val="none" w:sz="0" w:space="0" w:color="auto"/>
                    <w:bottom w:val="none" w:sz="0" w:space="0" w:color="auto"/>
                    <w:right w:val="none" w:sz="0" w:space="0" w:color="auto"/>
                  </w:divBdr>
                </w:div>
                <w:div w:id="473332851">
                  <w:marLeft w:val="0"/>
                  <w:marRight w:val="0"/>
                  <w:marTop w:val="0"/>
                  <w:marBottom w:val="0"/>
                  <w:divBdr>
                    <w:top w:val="none" w:sz="0" w:space="0" w:color="auto"/>
                    <w:left w:val="none" w:sz="0" w:space="0" w:color="auto"/>
                    <w:bottom w:val="none" w:sz="0" w:space="0" w:color="auto"/>
                    <w:right w:val="none" w:sz="0" w:space="0" w:color="auto"/>
                  </w:divBdr>
                </w:div>
                <w:div w:id="477265865">
                  <w:marLeft w:val="0"/>
                  <w:marRight w:val="0"/>
                  <w:marTop w:val="0"/>
                  <w:marBottom w:val="0"/>
                  <w:divBdr>
                    <w:top w:val="none" w:sz="0" w:space="0" w:color="auto"/>
                    <w:left w:val="none" w:sz="0" w:space="0" w:color="auto"/>
                    <w:bottom w:val="none" w:sz="0" w:space="0" w:color="auto"/>
                    <w:right w:val="none" w:sz="0" w:space="0" w:color="auto"/>
                  </w:divBdr>
                </w:div>
                <w:div w:id="477460465">
                  <w:marLeft w:val="0"/>
                  <w:marRight w:val="0"/>
                  <w:marTop w:val="0"/>
                  <w:marBottom w:val="0"/>
                  <w:divBdr>
                    <w:top w:val="none" w:sz="0" w:space="0" w:color="auto"/>
                    <w:left w:val="none" w:sz="0" w:space="0" w:color="auto"/>
                    <w:bottom w:val="none" w:sz="0" w:space="0" w:color="auto"/>
                    <w:right w:val="none" w:sz="0" w:space="0" w:color="auto"/>
                  </w:divBdr>
                </w:div>
                <w:div w:id="477964218">
                  <w:marLeft w:val="0"/>
                  <w:marRight w:val="0"/>
                  <w:marTop w:val="0"/>
                  <w:marBottom w:val="0"/>
                  <w:divBdr>
                    <w:top w:val="none" w:sz="0" w:space="0" w:color="auto"/>
                    <w:left w:val="none" w:sz="0" w:space="0" w:color="auto"/>
                    <w:bottom w:val="none" w:sz="0" w:space="0" w:color="auto"/>
                    <w:right w:val="none" w:sz="0" w:space="0" w:color="auto"/>
                  </w:divBdr>
                </w:div>
                <w:div w:id="479419320">
                  <w:marLeft w:val="0"/>
                  <w:marRight w:val="0"/>
                  <w:marTop w:val="0"/>
                  <w:marBottom w:val="0"/>
                  <w:divBdr>
                    <w:top w:val="none" w:sz="0" w:space="0" w:color="auto"/>
                    <w:left w:val="none" w:sz="0" w:space="0" w:color="auto"/>
                    <w:bottom w:val="none" w:sz="0" w:space="0" w:color="auto"/>
                    <w:right w:val="none" w:sz="0" w:space="0" w:color="auto"/>
                  </w:divBdr>
                </w:div>
                <w:div w:id="479614453">
                  <w:marLeft w:val="0"/>
                  <w:marRight w:val="0"/>
                  <w:marTop w:val="0"/>
                  <w:marBottom w:val="0"/>
                  <w:divBdr>
                    <w:top w:val="none" w:sz="0" w:space="0" w:color="auto"/>
                    <w:left w:val="none" w:sz="0" w:space="0" w:color="auto"/>
                    <w:bottom w:val="none" w:sz="0" w:space="0" w:color="auto"/>
                    <w:right w:val="none" w:sz="0" w:space="0" w:color="auto"/>
                  </w:divBdr>
                </w:div>
                <w:div w:id="481116783">
                  <w:marLeft w:val="0"/>
                  <w:marRight w:val="0"/>
                  <w:marTop w:val="0"/>
                  <w:marBottom w:val="0"/>
                  <w:divBdr>
                    <w:top w:val="none" w:sz="0" w:space="0" w:color="auto"/>
                    <w:left w:val="none" w:sz="0" w:space="0" w:color="auto"/>
                    <w:bottom w:val="none" w:sz="0" w:space="0" w:color="auto"/>
                    <w:right w:val="none" w:sz="0" w:space="0" w:color="auto"/>
                  </w:divBdr>
                </w:div>
                <w:div w:id="487477409">
                  <w:marLeft w:val="0"/>
                  <w:marRight w:val="0"/>
                  <w:marTop w:val="0"/>
                  <w:marBottom w:val="0"/>
                  <w:divBdr>
                    <w:top w:val="none" w:sz="0" w:space="0" w:color="auto"/>
                    <w:left w:val="none" w:sz="0" w:space="0" w:color="auto"/>
                    <w:bottom w:val="none" w:sz="0" w:space="0" w:color="auto"/>
                    <w:right w:val="none" w:sz="0" w:space="0" w:color="auto"/>
                  </w:divBdr>
                </w:div>
                <w:div w:id="493570922">
                  <w:marLeft w:val="0"/>
                  <w:marRight w:val="0"/>
                  <w:marTop w:val="0"/>
                  <w:marBottom w:val="0"/>
                  <w:divBdr>
                    <w:top w:val="none" w:sz="0" w:space="0" w:color="auto"/>
                    <w:left w:val="none" w:sz="0" w:space="0" w:color="auto"/>
                    <w:bottom w:val="none" w:sz="0" w:space="0" w:color="auto"/>
                    <w:right w:val="none" w:sz="0" w:space="0" w:color="auto"/>
                  </w:divBdr>
                </w:div>
                <w:div w:id="494492849">
                  <w:marLeft w:val="0"/>
                  <w:marRight w:val="0"/>
                  <w:marTop w:val="0"/>
                  <w:marBottom w:val="0"/>
                  <w:divBdr>
                    <w:top w:val="none" w:sz="0" w:space="0" w:color="auto"/>
                    <w:left w:val="none" w:sz="0" w:space="0" w:color="auto"/>
                    <w:bottom w:val="none" w:sz="0" w:space="0" w:color="auto"/>
                    <w:right w:val="none" w:sz="0" w:space="0" w:color="auto"/>
                  </w:divBdr>
                </w:div>
                <w:div w:id="494732117">
                  <w:marLeft w:val="0"/>
                  <w:marRight w:val="0"/>
                  <w:marTop w:val="0"/>
                  <w:marBottom w:val="0"/>
                  <w:divBdr>
                    <w:top w:val="none" w:sz="0" w:space="0" w:color="auto"/>
                    <w:left w:val="none" w:sz="0" w:space="0" w:color="auto"/>
                    <w:bottom w:val="none" w:sz="0" w:space="0" w:color="auto"/>
                    <w:right w:val="none" w:sz="0" w:space="0" w:color="auto"/>
                  </w:divBdr>
                </w:div>
                <w:div w:id="495269102">
                  <w:marLeft w:val="0"/>
                  <w:marRight w:val="0"/>
                  <w:marTop w:val="0"/>
                  <w:marBottom w:val="0"/>
                  <w:divBdr>
                    <w:top w:val="none" w:sz="0" w:space="0" w:color="auto"/>
                    <w:left w:val="none" w:sz="0" w:space="0" w:color="auto"/>
                    <w:bottom w:val="none" w:sz="0" w:space="0" w:color="auto"/>
                    <w:right w:val="none" w:sz="0" w:space="0" w:color="auto"/>
                  </w:divBdr>
                </w:div>
                <w:div w:id="498040776">
                  <w:marLeft w:val="0"/>
                  <w:marRight w:val="0"/>
                  <w:marTop w:val="0"/>
                  <w:marBottom w:val="0"/>
                  <w:divBdr>
                    <w:top w:val="none" w:sz="0" w:space="0" w:color="auto"/>
                    <w:left w:val="none" w:sz="0" w:space="0" w:color="auto"/>
                    <w:bottom w:val="none" w:sz="0" w:space="0" w:color="auto"/>
                    <w:right w:val="none" w:sz="0" w:space="0" w:color="auto"/>
                  </w:divBdr>
                </w:div>
                <w:div w:id="498472258">
                  <w:marLeft w:val="0"/>
                  <w:marRight w:val="0"/>
                  <w:marTop w:val="0"/>
                  <w:marBottom w:val="0"/>
                  <w:divBdr>
                    <w:top w:val="none" w:sz="0" w:space="0" w:color="auto"/>
                    <w:left w:val="none" w:sz="0" w:space="0" w:color="auto"/>
                    <w:bottom w:val="none" w:sz="0" w:space="0" w:color="auto"/>
                    <w:right w:val="none" w:sz="0" w:space="0" w:color="auto"/>
                  </w:divBdr>
                </w:div>
                <w:div w:id="500585517">
                  <w:marLeft w:val="0"/>
                  <w:marRight w:val="0"/>
                  <w:marTop w:val="0"/>
                  <w:marBottom w:val="0"/>
                  <w:divBdr>
                    <w:top w:val="none" w:sz="0" w:space="0" w:color="auto"/>
                    <w:left w:val="none" w:sz="0" w:space="0" w:color="auto"/>
                    <w:bottom w:val="none" w:sz="0" w:space="0" w:color="auto"/>
                    <w:right w:val="none" w:sz="0" w:space="0" w:color="auto"/>
                  </w:divBdr>
                </w:div>
                <w:div w:id="505561628">
                  <w:marLeft w:val="0"/>
                  <w:marRight w:val="0"/>
                  <w:marTop w:val="0"/>
                  <w:marBottom w:val="0"/>
                  <w:divBdr>
                    <w:top w:val="none" w:sz="0" w:space="0" w:color="auto"/>
                    <w:left w:val="none" w:sz="0" w:space="0" w:color="auto"/>
                    <w:bottom w:val="none" w:sz="0" w:space="0" w:color="auto"/>
                    <w:right w:val="none" w:sz="0" w:space="0" w:color="auto"/>
                  </w:divBdr>
                </w:div>
                <w:div w:id="505945988">
                  <w:marLeft w:val="0"/>
                  <w:marRight w:val="0"/>
                  <w:marTop w:val="0"/>
                  <w:marBottom w:val="0"/>
                  <w:divBdr>
                    <w:top w:val="none" w:sz="0" w:space="0" w:color="auto"/>
                    <w:left w:val="none" w:sz="0" w:space="0" w:color="auto"/>
                    <w:bottom w:val="none" w:sz="0" w:space="0" w:color="auto"/>
                    <w:right w:val="none" w:sz="0" w:space="0" w:color="auto"/>
                  </w:divBdr>
                </w:div>
                <w:div w:id="512957859">
                  <w:marLeft w:val="0"/>
                  <w:marRight w:val="0"/>
                  <w:marTop w:val="0"/>
                  <w:marBottom w:val="0"/>
                  <w:divBdr>
                    <w:top w:val="none" w:sz="0" w:space="0" w:color="auto"/>
                    <w:left w:val="none" w:sz="0" w:space="0" w:color="auto"/>
                    <w:bottom w:val="none" w:sz="0" w:space="0" w:color="auto"/>
                    <w:right w:val="none" w:sz="0" w:space="0" w:color="auto"/>
                  </w:divBdr>
                </w:div>
                <w:div w:id="514266865">
                  <w:marLeft w:val="0"/>
                  <w:marRight w:val="0"/>
                  <w:marTop w:val="0"/>
                  <w:marBottom w:val="0"/>
                  <w:divBdr>
                    <w:top w:val="none" w:sz="0" w:space="0" w:color="auto"/>
                    <w:left w:val="none" w:sz="0" w:space="0" w:color="auto"/>
                    <w:bottom w:val="none" w:sz="0" w:space="0" w:color="auto"/>
                    <w:right w:val="none" w:sz="0" w:space="0" w:color="auto"/>
                  </w:divBdr>
                </w:div>
                <w:div w:id="518278087">
                  <w:marLeft w:val="0"/>
                  <w:marRight w:val="0"/>
                  <w:marTop w:val="0"/>
                  <w:marBottom w:val="0"/>
                  <w:divBdr>
                    <w:top w:val="none" w:sz="0" w:space="0" w:color="auto"/>
                    <w:left w:val="none" w:sz="0" w:space="0" w:color="auto"/>
                    <w:bottom w:val="none" w:sz="0" w:space="0" w:color="auto"/>
                    <w:right w:val="none" w:sz="0" w:space="0" w:color="auto"/>
                  </w:divBdr>
                </w:div>
                <w:div w:id="526914412">
                  <w:marLeft w:val="0"/>
                  <w:marRight w:val="0"/>
                  <w:marTop w:val="0"/>
                  <w:marBottom w:val="0"/>
                  <w:divBdr>
                    <w:top w:val="none" w:sz="0" w:space="0" w:color="auto"/>
                    <w:left w:val="none" w:sz="0" w:space="0" w:color="auto"/>
                    <w:bottom w:val="none" w:sz="0" w:space="0" w:color="auto"/>
                    <w:right w:val="none" w:sz="0" w:space="0" w:color="auto"/>
                  </w:divBdr>
                </w:div>
                <w:div w:id="527328463">
                  <w:marLeft w:val="0"/>
                  <w:marRight w:val="0"/>
                  <w:marTop w:val="0"/>
                  <w:marBottom w:val="0"/>
                  <w:divBdr>
                    <w:top w:val="none" w:sz="0" w:space="0" w:color="auto"/>
                    <w:left w:val="none" w:sz="0" w:space="0" w:color="auto"/>
                    <w:bottom w:val="none" w:sz="0" w:space="0" w:color="auto"/>
                    <w:right w:val="none" w:sz="0" w:space="0" w:color="auto"/>
                  </w:divBdr>
                </w:div>
                <w:div w:id="529151806">
                  <w:marLeft w:val="0"/>
                  <w:marRight w:val="0"/>
                  <w:marTop w:val="0"/>
                  <w:marBottom w:val="0"/>
                  <w:divBdr>
                    <w:top w:val="none" w:sz="0" w:space="0" w:color="auto"/>
                    <w:left w:val="none" w:sz="0" w:space="0" w:color="auto"/>
                    <w:bottom w:val="none" w:sz="0" w:space="0" w:color="auto"/>
                    <w:right w:val="none" w:sz="0" w:space="0" w:color="auto"/>
                  </w:divBdr>
                </w:div>
                <w:div w:id="529999516">
                  <w:marLeft w:val="0"/>
                  <w:marRight w:val="0"/>
                  <w:marTop w:val="0"/>
                  <w:marBottom w:val="0"/>
                  <w:divBdr>
                    <w:top w:val="none" w:sz="0" w:space="0" w:color="auto"/>
                    <w:left w:val="none" w:sz="0" w:space="0" w:color="auto"/>
                    <w:bottom w:val="none" w:sz="0" w:space="0" w:color="auto"/>
                    <w:right w:val="none" w:sz="0" w:space="0" w:color="auto"/>
                  </w:divBdr>
                </w:div>
                <w:div w:id="536041506">
                  <w:marLeft w:val="0"/>
                  <w:marRight w:val="0"/>
                  <w:marTop w:val="0"/>
                  <w:marBottom w:val="0"/>
                  <w:divBdr>
                    <w:top w:val="none" w:sz="0" w:space="0" w:color="auto"/>
                    <w:left w:val="none" w:sz="0" w:space="0" w:color="auto"/>
                    <w:bottom w:val="none" w:sz="0" w:space="0" w:color="auto"/>
                    <w:right w:val="none" w:sz="0" w:space="0" w:color="auto"/>
                  </w:divBdr>
                </w:div>
                <w:div w:id="539243898">
                  <w:marLeft w:val="0"/>
                  <w:marRight w:val="0"/>
                  <w:marTop w:val="0"/>
                  <w:marBottom w:val="0"/>
                  <w:divBdr>
                    <w:top w:val="none" w:sz="0" w:space="0" w:color="auto"/>
                    <w:left w:val="none" w:sz="0" w:space="0" w:color="auto"/>
                    <w:bottom w:val="none" w:sz="0" w:space="0" w:color="auto"/>
                    <w:right w:val="none" w:sz="0" w:space="0" w:color="auto"/>
                  </w:divBdr>
                </w:div>
                <w:div w:id="539778438">
                  <w:marLeft w:val="0"/>
                  <w:marRight w:val="0"/>
                  <w:marTop w:val="0"/>
                  <w:marBottom w:val="0"/>
                  <w:divBdr>
                    <w:top w:val="none" w:sz="0" w:space="0" w:color="auto"/>
                    <w:left w:val="none" w:sz="0" w:space="0" w:color="auto"/>
                    <w:bottom w:val="none" w:sz="0" w:space="0" w:color="auto"/>
                    <w:right w:val="none" w:sz="0" w:space="0" w:color="auto"/>
                  </w:divBdr>
                </w:div>
                <w:div w:id="540364330">
                  <w:marLeft w:val="0"/>
                  <w:marRight w:val="0"/>
                  <w:marTop w:val="0"/>
                  <w:marBottom w:val="0"/>
                  <w:divBdr>
                    <w:top w:val="none" w:sz="0" w:space="0" w:color="auto"/>
                    <w:left w:val="none" w:sz="0" w:space="0" w:color="auto"/>
                    <w:bottom w:val="none" w:sz="0" w:space="0" w:color="auto"/>
                    <w:right w:val="none" w:sz="0" w:space="0" w:color="auto"/>
                  </w:divBdr>
                </w:div>
                <w:div w:id="541213680">
                  <w:marLeft w:val="0"/>
                  <w:marRight w:val="0"/>
                  <w:marTop w:val="0"/>
                  <w:marBottom w:val="0"/>
                  <w:divBdr>
                    <w:top w:val="none" w:sz="0" w:space="0" w:color="auto"/>
                    <w:left w:val="none" w:sz="0" w:space="0" w:color="auto"/>
                    <w:bottom w:val="none" w:sz="0" w:space="0" w:color="auto"/>
                    <w:right w:val="none" w:sz="0" w:space="0" w:color="auto"/>
                  </w:divBdr>
                </w:div>
                <w:div w:id="543177569">
                  <w:marLeft w:val="0"/>
                  <w:marRight w:val="0"/>
                  <w:marTop w:val="0"/>
                  <w:marBottom w:val="0"/>
                  <w:divBdr>
                    <w:top w:val="none" w:sz="0" w:space="0" w:color="auto"/>
                    <w:left w:val="none" w:sz="0" w:space="0" w:color="auto"/>
                    <w:bottom w:val="none" w:sz="0" w:space="0" w:color="auto"/>
                    <w:right w:val="none" w:sz="0" w:space="0" w:color="auto"/>
                  </w:divBdr>
                </w:div>
                <w:div w:id="543564866">
                  <w:marLeft w:val="0"/>
                  <w:marRight w:val="0"/>
                  <w:marTop w:val="0"/>
                  <w:marBottom w:val="0"/>
                  <w:divBdr>
                    <w:top w:val="none" w:sz="0" w:space="0" w:color="auto"/>
                    <w:left w:val="none" w:sz="0" w:space="0" w:color="auto"/>
                    <w:bottom w:val="none" w:sz="0" w:space="0" w:color="auto"/>
                    <w:right w:val="none" w:sz="0" w:space="0" w:color="auto"/>
                  </w:divBdr>
                </w:div>
                <w:div w:id="549533295">
                  <w:marLeft w:val="0"/>
                  <w:marRight w:val="0"/>
                  <w:marTop w:val="0"/>
                  <w:marBottom w:val="0"/>
                  <w:divBdr>
                    <w:top w:val="none" w:sz="0" w:space="0" w:color="auto"/>
                    <w:left w:val="none" w:sz="0" w:space="0" w:color="auto"/>
                    <w:bottom w:val="none" w:sz="0" w:space="0" w:color="auto"/>
                    <w:right w:val="none" w:sz="0" w:space="0" w:color="auto"/>
                  </w:divBdr>
                </w:div>
                <w:div w:id="552546499">
                  <w:marLeft w:val="0"/>
                  <w:marRight w:val="0"/>
                  <w:marTop w:val="0"/>
                  <w:marBottom w:val="0"/>
                  <w:divBdr>
                    <w:top w:val="none" w:sz="0" w:space="0" w:color="auto"/>
                    <w:left w:val="none" w:sz="0" w:space="0" w:color="auto"/>
                    <w:bottom w:val="none" w:sz="0" w:space="0" w:color="auto"/>
                    <w:right w:val="none" w:sz="0" w:space="0" w:color="auto"/>
                  </w:divBdr>
                </w:div>
                <w:div w:id="554580908">
                  <w:marLeft w:val="0"/>
                  <w:marRight w:val="0"/>
                  <w:marTop w:val="0"/>
                  <w:marBottom w:val="0"/>
                  <w:divBdr>
                    <w:top w:val="none" w:sz="0" w:space="0" w:color="auto"/>
                    <w:left w:val="none" w:sz="0" w:space="0" w:color="auto"/>
                    <w:bottom w:val="none" w:sz="0" w:space="0" w:color="auto"/>
                    <w:right w:val="none" w:sz="0" w:space="0" w:color="auto"/>
                  </w:divBdr>
                </w:div>
                <w:div w:id="558980908">
                  <w:marLeft w:val="0"/>
                  <w:marRight w:val="0"/>
                  <w:marTop w:val="0"/>
                  <w:marBottom w:val="0"/>
                  <w:divBdr>
                    <w:top w:val="none" w:sz="0" w:space="0" w:color="auto"/>
                    <w:left w:val="none" w:sz="0" w:space="0" w:color="auto"/>
                    <w:bottom w:val="none" w:sz="0" w:space="0" w:color="auto"/>
                    <w:right w:val="none" w:sz="0" w:space="0" w:color="auto"/>
                  </w:divBdr>
                </w:div>
                <w:div w:id="559248960">
                  <w:marLeft w:val="0"/>
                  <w:marRight w:val="0"/>
                  <w:marTop w:val="0"/>
                  <w:marBottom w:val="0"/>
                  <w:divBdr>
                    <w:top w:val="none" w:sz="0" w:space="0" w:color="auto"/>
                    <w:left w:val="none" w:sz="0" w:space="0" w:color="auto"/>
                    <w:bottom w:val="none" w:sz="0" w:space="0" w:color="auto"/>
                    <w:right w:val="none" w:sz="0" w:space="0" w:color="auto"/>
                  </w:divBdr>
                </w:div>
                <w:div w:id="564071150">
                  <w:marLeft w:val="0"/>
                  <w:marRight w:val="0"/>
                  <w:marTop w:val="0"/>
                  <w:marBottom w:val="0"/>
                  <w:divBdr>
                    <w:top w:val="none" w:sz="0" w:space="0" w:color="auto"/>
                    <w:left w:val="none" w:sz="0" w:space="0" w:color="auto"/>
                    <w:bottom w:val="none" w:sz="0" w:space="0" w:color="auto"/>
                    <w:right w:val="none" w:sz="0" w:space="0" w:color="auto"/>
                  </w:divBdr>
                </w:div>
                <w:div w:id="564494174">
                  <w:marLeft w:val="0"/>
                  <w:marRight w:val="0"/>
                  <w:marTop w:val="0"/>
                  <w:marBottom w:val="0"/>
                  <w:divBdr>
                    <w:top w:val="none" w:sz="0" w:space="0" w:color="auto"/>
                    <w:left w:val="none" w:sz="0" w:space="0" w:color="auto"/>
                    <w:bottom w:val="none" w:sz="0" w:space="0" w:color="auto"/>
                    <w:right w:val="none" w:sz="0" w:space="0" w:color="auto"/>
                  </w:divBdr>
                </w:div>
                <w:div w:id="564603280">
                  <w:marLeft w:val="0"/>
                  <w:marRight w:val="0"/>
                  <w:marTop w:val="0"/>
                  <w:marBottom w:val="0"/>
                  <w:divBdr>
                    <w:top w:val="none" w:sz="0" w:space="0" w:color="auto"/>
                    <w:left w:val="none" w:sz="0" w:space="0" w:color="auto"/>
                    <w:bottom w:val="none" w:sz="0" w:space="0" w:color="auto"/>
                    <w:right w:val="none" w:sz="0" w:space="0" w:color="auto"/>
                  </w:divBdr>
                </w:div>
                <w:div w:id="564806090">
                  <w:marLeft w:val="0"/>
                  <w:marRight w:val="0"/>
                  <w:marTop w:val="0"/>
                  <w:marBottom w:val="0"/>
                  <w:divBdr>
                    <w:top w:val="none" w:sz="0" w:space="0" w:color="auto"/>
                    <w:left w:val="none" w:sz="0" w:space="0" w:color="auto"/>
                    <w:bottom w:val="none" w:sz="0" w:space="0" w:color="auto"/>
                    <w:right w:val="none" w:sz="0" w:space="0" w:color="auto"/>
                  </w:divBdr>
                </w:div>
                <w:div w:id="566190156">
                  <w:marLeft w:val="0"/>
                  <w:marRight w:val="0"/>
                  <w:marTop w:val="0"/>
                  <w:marBottom w:val="0"/>
                  <w:divBdr>
                    <w:top w:val="none" w:sz="0" w:space="0" w:color="auto"/>
                    <w:left w:val="none" w:sz="0" w:space="0" w:color="auto"/>
                    <w:bottom w:val="none" w:sz="0" w:space="0" w:color="auto"/>
                    <w:right w:val="none" w:sz="0" w:space="0" w:color="auto"/>
                  </w:divBdr>
                </w:div>
                <w:div w:id="566570826">
                  <w:marLeft w:val="0"/>
                  <w:marRight w:val="0"/>
                  <w:marTop w:val="0"/>
                  <w:marBottom w:val="0"/>
                  <w:divBdr>
                    <w:top w:val="none" w:sz="0" w:space="0" w:color="auto"/>
                    <w:left w:val="none" w:sz="0" w:space="0" w:color="auto"/>
                    <w:bottom w:val="none" w:sz="0" w:space="0" w:color="auto"/>
                    <w:right w:val="none" w:sz="0" w:space="0" w:color="auto"/>
                  </w:divBdr>
                </w:div>
                <w:div w:id="566840580">
                  <w:marLeft w:val="0"/>
                  <w:marRight w:val="0"/>
                  <w:marTop w:val="0"/>
                  <w:marBottom w:val="0"/>
                  <w:divBdr>
                    <w:top w:val="none" w:sz="0" w:space="0" w:color="auto"/>
                    <w:left w:val="none" w:sz="0" w:space="0" w:color="auto"/>
                    <w:bottom w:val="none" w:sz="0" w:space="0" w:color="auto"/>
                    <w:right w:val="none" w:sz="0" w:space="0" w:color="auto"/>
                  </w:divBdr>
                </w:div>
                <w:div w:id="567962263">
                  <w:marLeft w:val="0"/>
                  <w:marRight w:val="0"/>
                  <w:marTop w:val="0"/>
                  <w:marBottom w:val="0"/>
                  <w:divBdr>
                    <w:top w:val="none" w:sz="0" w:space="0" w:color="auto"/>
                    <w:left w:val="none" w:sz="0" w:space="0" w:color="auto"/>
                    <w:bottom w:val="none" w:sz="0" w:space="0" w:color="auto"/>
                    <w:right w:val="none" w:sz="0" w:space="0" w:color="auto"/>
                  </w:divBdr>
                </w:div>
                <w:div w:id="574780761">
                  <w:marLeft w:val="0"/>
                  <w:marRight w:val="0"/>
                  <w:marTop w:val="0"/>
                  <w:marBottom w:val="0"/>
                  <w:divBdr>
                    <w:top w:val="none" w:sz="0" w:space="0" w:color="auto"/>
                    <w:left w:val="none" w:sz="0" w:space="0" w:color="auto"/>
                    <w:bottom w:val="none" w:sz="0" w:space="0" w:color="auto"/>
                    <w:right w:val="none" w:sz="0" w:space="0" w:color="auto"/>
                  </w:divBdr>
                </w:div>
                <w:div w:id="577516767">
                  <w:marLeft w:val="0"/>
                  <w:marRight w:val="0"/>
                  <w:marTop w:val="0"/>
                  <w:marBottom w:val="0"/>
                  <w:divBdr>
                    <w:top w:val="none" w:sz="0" w:space="0" w:color="auto"/>
                    <w:left w:val="none" w:sz="0" w:space="0" w:color="auto"/>
                    <w:bottom w:val="none" w:sz="0" w:space="0" w:color="auto"/>
                    <w:right w:val="none" w:sz="0" w:space="0" w:color="auto"/>
                  </w:divBdr>
                </w:div>
                <w:div w:id="579290216">
                  <w:marLeft w:val="0"/>
                  <w:marRight w:val="0"/>
                  <w:marTop w:val="0"/>
                  <w:marBottom w:val="0"/>
                  <w:divBdr>
                    <w:top w:val="none" w:sz="0" w:space="0" w:color="auto"/>
                    <w:left w:val="none" w:sz="0" w:space="0" w:color="auto"/>
                    <w:bottom w:val="none" w:sz="0" w:space="0" w:color="auto"/>
                    <w:right w:val="none" w:sz="0" w:space="0" w:color="auto"/>
                  </w:divBdr>
                </w:div>
                <w:div w:id="581258635">
                  <w:marLeft w:val="0"/>
                  <w:marRight w:val="0"/>
                  <w:marTop w:val="0"/>
                  <w:marBottom w:val="0"/>
                  <w:divBdr>
                    <w:top w:val="none" w:sz="0" w:space="0" w:color="auto"/>
                    <w:left w:val="none" w:sz="0" w:space="0" w:color="auto"/>
                    <w:bottom w:val="none" w:sz="0" w:space="0" w:color="auto"/>
                    <w:right w:val="none" w:sz="0" w:space="0" w:color="auto"/>
                  </w:divBdr>
                </w:div>
                <w:div w:id="582490075">
                  <w:marLeft w:val="0"/>
                  <w:marRight w:val="0"/>
                  <w:marTop w:val="0"/>
                  <w:marBottom w:val="0"/>
                  <w:divBdr>
                    <w:top w:val="none" w:sz="0" w:space="0" w:color="auto"/>
                    <w:left w:val="none" w:sz="0" w:space="0" w:color="auto"/>
                    <w:bottom w:val="none" w:sz="0" w:space="0" w:color="auto"/>
                    <w:right w:val="none" w:sz="0" w:space="0" w:color="auto"/>
                  </w:divBdr>
                </w:div>
                <w:div w:id="586496577">
                  <w:marLeft w:val="0"/>
                  <w:marRight w:val="0"/>
                  <w:marTop w:val="0"/>
                  <w:marBottom w:val="0"/>
                  <w:divBdr>
                    <w:top w:val="none" w:sz="0" w:space="0" w:color="auto"/>
                    <w:left w:val="none" w:sz="0" w:space="0" w:color="auto"/>
                    <w:bottom w:val="none" w:sz="0" w:space="0" w:color="auto"/>
                    <w:right w:val="none" w:sz="0" w:space="0" w:color="auto"/>
                  </w:divBdr>
                </w:div>
                <w:div w:id="587079723">
                  <w:marLeft w:val="0"/>
                  <w:marRight w:val="0"/>
                  <w:marTop w:val="0"/>
                  <w:marBottom w:val="0"/>
                  <w:divBdr>
                    <w:top w:val="none" w:sz="0" w:space="0" w:color="auto"/>
                    <w:left w:val="none" w:sz="0" w:space="0" w:color="auto"/>
                    <w:bottom w:val="none" w:sz="0" w:space="0" w:color="auto"/>
                    <w:right w:val="none" w:sz="0" w:space="0" w:color="auto"/>
                  </w:divBdr>
                </w:div>
                <w:div w:id="592278610">
                  <w:marLeft w:val="0"/>
                  <w:marRight w:val="0"/>
                  <w:marTop w:val="0"/>
                  <w:marBottom w:val="0"/>
                  <w:divBdr>
                    <w:top w:val="none" w:sz="0" w:space="0" w:color="auto"/>
                    <w:left w:val="none" w:sz="0" w:space="0" w:color="auto"/>
                    <w:bottom w:val="none" w:sz="0" w:space="0" w:color="auto"/>
                    <w:right w:val="none" w:sz="0" w:space="0" w:color="auto"/>
                  </w:divBdr>
                </w:div>
                <w:div w:id="595989544">
                  <w:marLeft w:val="0"/>
                  <w:marRight w:val="0"/>
                  <w:marTop w:val="0"/>
                  <w:marBottom w:val="0"/>
                  <w:divBdr>
                    <w:top w:val="none" w:sz="0" w:space="0" w:color="auto"/>
                    <w:left w:val="none" w:sz="0" w:space="0" w:color="auto"/>
                    <w:bottom w:val="none" w:sz="0" w:space="0" w:color="auto"/>
                    <w:right w:val="none" w:sz="0" w:space="0" w:color="auto"/>
                  </w:divBdr>
                </w:div>
                <w:div w:id="596448093">
                  <w:marLeft w:val="0"/>
                  <w:marRight w:val="0"/>
                  <w:marTop w:val="0"/>
                  <w:marBottom w:val="0"/>
                  <w:divBdr>
                    <w:top w:val="none" w:sz="0" w:space="0" w:color="auto"/>
                    <w:left w:val="none" w:sz="0" w:space="0" w:color="auto"/>
                    <w:bottom w:val="none" w:sz="0" w:space="0" w:color="auto"/>
                    <w:right w:val="none" w:sz="0" w:space="0" w:color="auto"/>
                  </w:divBdr>
                </w:div>
                <w:div w:id="596527523">
                  <w:marLeft w:val="0"/>
                  <w:marRight w:val="0"/>
                  <w:marTop w:val="0"/>
                  <w:marBottom w:val="0"/>
                  <w:divBdr>
                    <w:top w:val="none" w:sz="0" w:space="0" w:color="auto"/>
                    <w:left w:val="none" w:sz="0" w:space="0" w:color="auto"/>
                    <w:bottom w:val="none" w:sz="0" w:space="0" w:color="auto"/>
                    <w:right w:val="none" w:sz="0" w:space="0" w:color="auto"/>
                  </w:divBdr>
                </w:div>
                <w:div w:id="597757939">
                  <w:marLeft w:val="0"/>
                  <w:marRight w:val="0"/>
                  <w:marTop w:val="0"/>
                  <w:marBottom w:val="0"/>
                  <w:divBdr>
                    <w:top w:val="none" w:sz="0" w:space="0" w:color="auto"/>
                    <w:left w:val="none" w:sz="0" w:space="0" w:color="auto"/>
                    <w:bottom w:val="none" w:sz="0" w:space="0" w:color="auto"/>
                    <w:right w:val="none" w:sz="0" w:space="0" w:color="auto"/>
                  </w:divBdr>
                </w:div>
                <w:div w:id="599726294">
                  <w:marLeft w:val="0"/>
                  <w:marRight w:val="0"/>
                  <w:marTop w:val="0"/>
                  <w:marBottom w:val="0"/>
                  <w:divBdr>
                    <w:top w:val="none" w:sz="0" w:space="0" w:color="auto"/>
                    <w:left w:val="none" w:sz="0" w:space="0" w:color="auto"/>
                    <w:bottom w:val="none" w:sz="0" w:space="0" w:color="auto"/>
                    <w:right w:val="none" w:sz="0" w:space="0" w:color="auto"/>
                  </w:divBdr>
                </w:div>
                <w:div w:id="600602260">
                  <w:marLeft w:val="0"/>
                  <w:marRight w:val="0"/>
                  <w:marTop w:val="0"/>
                  <w:marBottom w:val="0"/>
                  <w:divBdr>
                    <w:top w:val="none" w:sz="0" w:space="0" w:color="auto"/>
                    <w:left w:val="none" w:sz="0" w:space="0" w:color="auto"/>
                    <w:bottom w:val="none" w:sz="0" w:space="0" w:color="auto"/>
                    <w:right w:val="none" w:sz="0" w:space="0" w:color="auto"/>
                  </w:divBdr>
                </w:div>
                <w:div w:id="600992624">
                  <w:marLeft w:val="0"/>
                  <w:marRight w:val="0"/>
                  <w:marTop w:val="0"/>
                  <w:marBottom w:val="0"/>
                  <w:divBdr>
                    <w:top w:val="none" w:sz="0" w:space="0" w:color="auto"/>
                    <w:left w:val="none" w:sz="0" w:space="0" w:color="auto"/>
                    <w:bottom w:val="none" w:sz="0" w:space="0" w:color="auto"/>
                    <w:right w:val="none" w:sz="0" w:space="0" w:color="auto"/>
                  </w:divBdr>
                </w:div>
                <w:div w:id="602684107">
                  <w:marLeft w:val="0"/>
                  <w:marRight w:val="0"/>
                  <w:marTop w:val="0"/>
                  <w:marBottom w:val="0"/>
                  <w:divBdr>
                    <w:top w:val="none" w:sz="0" w:space="0" w:color="auto"/>
                    <w:left w:val="none" w:sz="0" w:space="0" w:color="auto"/>
                    <w:bottom w:val="none" w:sz="0" w:space="0" w:color="auto"/>
                    <w:right w:val="none" w:sz="0" w:space="0" w:color="auto"/>
                  </w:divBdr>
                </w:div>
                <w:div w:id="604385690">
                  <w:marLeft w:val="0"/>
                  <w:marRight w:val="0"/>
                  <w:marTop w:val="0"/>
                  <w:marBottom w:val="0"/>
                  <w:divBdr>
                    <w:top w:val="none" w:sz="0" w:space="0" w:color="auto"/>
                    <w:left w:val="none" w:sz="0" w:space="0" w:color="auto"/>
                    <w:bottom w:val="none" w:sz="0" w:space="0" w:color="auto"/>
                    <w:right w:val="none" w:sz="0" w:space="0" w:color="auto"/>
                  </w:divBdr>
                </w:div>
                <w:div w:id="606159684">
                  <w:marLeft w:val="0"/>
                  <w:marRight w:val="0"/>
                  <w:marTop w:val="0"/>
                  <w:marBottom w:val="0"/>
                  <w:divBdr>
                    <w:top w:val="none" w:sz="0" w:space="0" w:color="auto"/>
                    <w:left w:val="none" w:sz="0" w:space="0" w:color="auto"/>
                    <w:bottom w:val="none" w:sz="0" w:space="0" w:color="auto"/>
                    <w:right w:val="none" w:sz="0" w:space="0" w:color="auto"/>
                  </w:divBdr>
                </w:div>
                <w:div w:id="606426676">
                  <w:marLeft w:val="0"/>
                  <w:marRight w:val="0"/>
                  <w:marTop w:val="0"/>
                  <w:marBottom w:val="0"/>
                  <w:divBdr>
                    <w:top w:val="none" w:sz="0" w:space="0" w:color="auto"/>
                    <w:left w:val="none" w:sz="0" w:space="0" w:color="auto"/>
                    <w:bottom w:val="none" w:sz="0" w:space="0" w:color="auto"/>
                    <w:right w:val="none" w:sz="0" w:space="0" w:color="auto"/>
                  </w:divBdr>
                </w:div>
                <w:div w:id="606960143">
                  <w:marLeft w:val="0"/>
                  <w:marRight w:val="0"/>
                  <w:marTop w:val="0"/>
                  <w:marBottom w:val="0"/>
                  <w:divBdr>
                    <w:top w:val="none" w:sz="0" w:space="0" w:color="auto"/>
                    <w:left w:val="none" w:sz="0" w:space="0" w:color="auto"/>
                    <w:bottom w:val="none" w:sz="0" w:space="0" w:color="auto"/>
                    <w:right w:val="none" w:sz="0" w:space="0" w:color="auto"/>
                  </w:divBdr>
                </w:div>
                <w:div w:id="608858471">
                  <w:marLeft w:val="0"/>
                  <w:marRight w:val="0"/>
                  <w:marTop w:val="0"/>
                  <w:marBottom w:val="0"/>
                  <w:divBdr>
                    <w:top w:val="none" w:sz="0" w:space="0" w:color="auto"/>
                    <w:left w:val="none" w:sz="0" w:space="0" w:color="auto"/>
                    <w:bottom w:val="none" w:sz="0" w:space="0" w:color="auto"/>
                    <w:right w:val="none" w:sz="0" w:space="0" w:color="auto"/>
                  </w:divBdr>
                </w:div>
                <w:div w:id="609898921">
                  <w:marLeft w:val="0"/>
                  <w:marRight w:val="0"/>
                  <w:marTop w:val="0"/>
                  <w:marBottom w:val="0"/>
                  <w:divBdr>
                    <w:top w:val="none" w:sz="0" w:space="0" w:color="auto"/>
                    <w:left w:val="none" w:sz="0" w:space="0" w:color="auto"/>
                    <w:bottom w:val="none" w:sz="0" w:space="0" w:color="auto"/>
                    <w:right w:val="none" w:sz="0" w:space="0" w:color="auto"/>
                  </w:divBdr>
                </w:div>
                <w:div w:id="611012190">
                  <w:marLeft w:val="0"/>
                  <w:marRight w:val="0"/>
                  <w:marTop w:val="0"/>
                  <w:marBottom w:val="0"/>
                  <w:divBdr>
                    <w:top w:val="none" w:sz="0" w:space="0" w:color="auto"/>
                    <w:left w:val="none" w:sz="0" w:space="0" w:color="auto"/>
                    <w:bottom w:val="none" w:sz="0" w:space="0" w:color="auto"/>
                    <w:right w:val="none" w:sz="0" w:space="0" w:color="auto"/>
                  </w:divBdr>
                </w:div>
                <w:div w:id="611978549">
                  <w:marLeft w:val="0"/>
                  <w:marRight w:val="0"/>
                  <w:marTop w:val="0"/>
                  <w:marBottom w:val="0"/>
                  <w:divBdr>
                    <w:top w:val="none" w:sz="0" w:space="0" w:color="auto"/>
                    <w:left w:val="none" w:sz="0" w:space="0" w:color="auto"/>
                    <w:bottom w:val="none" w:sz="0" w:space="0" w:color="auto"/>
                    <w:right w:val="none" w:sz="0" w:space="0" w:color="auto"/>
                  </w:divBdr>
                </w:div>
                <w:div w:id="613294912">
                  <w:marLeft w:val="0"/>
                  <w:marRight w:val="0"/>
                  <w:marTop w:val="0"/>
                  <w:marBottom w:val="0"/>
                  <w:divBdr>
                    <w:top w:val="none" w:sz="0" w:space="0" w:color="auto"/>
                    <w:left w:val="none" w:sz="0" w:space="0" w:color="auto"/>
                    <w:bottom w:val="none" w:sz="0" w:space="0" w:color="auto"/>
                    <w:right w:val="none" w:sz="0" w:space="0" w:color="auto"/>
                  </w:divBdr>
                </w:div>
                <w:div w:id="614755245">
                  <w:marLeft w:val="0"/>
                  <w:marRight w:val="0"/>
                  <w:marTop w:val="0"/>
                  <w:marBottom w:val="0"/>
                  <w:divBdr>
                    <w:top w:val="none" w:sz="0" w:space="0" w:color="auto"/>
                    <w:left w:val="none" w:sz="0" w:space="0" w:color="auto"/>
                    <w:bottom w:val="none" w:sz="0" w:space="0" w:color="auto"/>
                    <w:right w:val="none" w:sz="0" w:space="0" w:color="auto"/>
                  </w:divBdr>
                </w:div>
                <w:div w:id="617183431">
                  <w:marLeft w:val="0"/>
                  <w:marRight w:val="0"/>
                  <w:marTop w:val="0"/>
                  <w:marBottom w:val="0"/>
                  <w:divBdr>
                    <w:top w:val="none" w:sz="0" w:space="0" w:color="auto"/>
                    <w:left w:val="none" w:sz="0" w:space="0" w:color="auto"/>
                    <w:bottom w:val="none" w:sz="0" w:space="0" w:color="auto"/>
                    <w:right w:val="none" w:sz="0" w:space="0" w:color="auto"/>
                  </w:divBdr>
                </w:div>
                <w:div w:id="617839086">
                  <w:marLeft w:val="0"/>
                  <w:marRight w:val="0"/>
                  <w:marTop w:val="0"/>
                  <w:marBottom w:val="0"/>
                  <w:divBdr>
                    <w:top w:val="none" w:sz="0" w:space="0" w:color="auto"/>
                    <w:left w:val="none" w:sz="0" w:space="0" w:color="auto"/>
                    <w:bottom w:val="none" w:sz="0" w:space="0" w:color="auto"/>
                    <w:right w:val="none" w:sz="0" w:space="0" w:color="auto"/>
                  </w:divBdr>
                </w:div>
                <w:div w:id="623923268">
                  <w:marLeft w:val="0"/>
                  <w:marRight w:val="0"/>
                  <w:marTop w:val="0"/>
                  <w:marBottom w:val="0"/>
                  <w:divBdr>
                    <w:top w:val="none" w:sz="0" w:space="0" w:color="auto"/>
                    <w:left w:val="none" w:sz="0" w:space="0" w:color="auto"/>
                    <w:bottom w:val="none" w:sz="0" w:space="0" w:color="auto"/>
                    <w:right w:val="none" w:sz="0" w:space="0" w:color="auto"/>
                  </w:divBdr>
                </w:div>
                <w:div w:id="624045430">
                  <w:marLeft w:val="0"/>
                  <w:marRight w:val="0"/>
                  <w:marTop w:val="0"/>
                  <w:marBottom w:val="0"/>
                  <w:divBdr>
                    <w:top w:val="none" w:sz="0" w:space="0" w:color="auto"/>
                    <w:left w:val="none" w:sz="0" w:space="0" w:color="auto"/>
                    <w:bottom w:val="none" w:sz="0" w:space="0" w:color="auto"/>
                    <w:right w:val="none" w:sz="0" w:space="0" w:color="auto"/>
                  </w:divBdr>
                </w:div>
                <w:div w:id="624628139">
                  <w:marLeft w:val="0"/>
                  <w:marRight w:val="0"/>
                  <w:marTop w:val="0"/>
                  <w:marBottom w:val="0"/>
                  <w:divBdr>
                    <w:top w:val="none" w:sz="0" w:space="0" w:color="auto"/>
                    <w:left w:val="none" w:sz="0" w:space="0" w:color="auto"/>
                    <w:bottom w:val="none" w:sz="0" w:space="0" w:color="auto"/>
                    <w:right w:val="none" w:sz="0" w:space="0" w:color="auto"/>
                  </w:divBdr>
                </w:div>
                <w:div w:id="626199224">
                  <w:marLeft w:val="0"/>
                  <w:marRight w:val="0"/>
                  <w:marTop w:val="0"/>
                  <w:marBottom w:val="0"/>
                  <w:divBdr>
                    <w:top w:val="none" w:sz="0" w:space="0" w:color="auto"/>
                    <w:left w:val="none" w:sz="0" w:space="0" w:color="auto"/>
                    <w:bottom w:val="none" w:sz="0" w:space="0" w:color="auto"/>
                    <w:right w:val="none" w:sz="0" w:space="0" w:color="auto"/>
                  </w:divBdr>
                </w:div>
                <w:div w:id="632515603">
                  <w:marLeft w:val="0"/>
                  <w:marRight w:val="0"/>
                  <w:marTop w:val="0"/>
                  <w:marBottom w:val="0"/>
                  <w:divBdr>
                    <w:top w:val="none" w:sz="0" w:space="0" w:color="auto"/>
                    <w:left w:val="none" w:sz="0" w:space="0" w:color="auto"/>
                    <w:bottom w:val="none" w:sz="0" w:space="0" w:color="auto"/>
                    <w:right w:val="none" w:sz="0" w:space="0" w:color="auto"/>
                  </w:divBdr>
                </w:div>
                <w:div w:id="633215223">
                  <w:marLeft w:val="0"/>
                  <w:marRight w:val="0"/>
                  <w:marTop w:val="0"/>
                  <w:marBottom w:val="0"/>
                  <w:divBdr>
                    <w:top w:val="none" w:sz="0" w:space="0" w:color="auto"/>
                    <w:left w:val="none" w:sz="0" w:space="0" w:color="auto"/>
                    <w:bottom w:val="none" w:sz="0" w:space="0" w:color="auto"/>
                    <w:right w:val="none" w:sz="0" w:space="0" w:color="auto"/>
                  </w:divBdr>
                </w:div>
                <w:div w:id="634723456">
                  <w:marLeft w:val="0"/>
                  <w:marRight w:val="0"/>
                  <w:marTop w:val="0"/>
                  <w:marBottom w:val="0"/>
                  <w:divBdr>
                    <w:top w:val="none" w:sz="0" w:space="0" w:color="auto"/>
                    <w:left w:val="none" w:sz="0" w:space="0" w:color="auto"/>
                    <w:bottom w:val="none" w:sz="0" w:space="0" w:color="auto"/>
                    <w:right w:val="none" w:sz="0" w:space="0" w:color="auto"/>
                  </w:divBdr>
                </w:div>
                <w:div w:id="636448185">
                  <w:marLeft w:val="0"/>
                  <w:marRight w:val="0"/>
                  <w:marTop w:val="0"/>
                  <w:marBottom w:val="0"/>
                  <w:divBdr>
                    <w:top w:val="none" w:sz="0" w:space="0" w:color="auto"/>
                    <w:left w:val="none" w:sz="0" w:space="0" w:color="auto"/>
                    <w:bottom w:val="none" w:sz="0" w:space="0" w:color="auto"/>
                    <w:right w:val="none" w:sz="0" w:space="0" w:color="auto"/>
                  </w:divBdr>
                </w:div>
                <w:div w:id="636570353">
                  <w:marLeft w:val="0"/>
                  <w:marRight w:val="0"/>
                  <w:marTop w:val="0"/>
                  <w:marBottom w:val="0"/>
                  <w:divBdr>
                    <w:top w:val="none" w:sz="0" w:space="0" w:color="auto"/>
                    <w:left w:val="none" w:sz="0" w:space="0" w:color="auto"/>
                    <w:bottom w:val="none" w:sz="0" w:space="0" w:color="auto"/>
                    <w:right w:val="none" w:sz="0" w:space="0" w:color="auto"/>
                  </w:divBdr>
                </w:div>
                <w:div w:id="638075991">
                  <w:marLeft w:val="0"/>
                  <w:marRight w:val="0"/>
                  <w:marTop w:val="0"/>
                  <w:marBottom w:val="0"/>
                  <w:divBdr>
                    <w:top w:val="none" w:sz="0" w:space="0" w:color="auto"/>
                    <w:left w:val="none" w:sz="0" w:space="0" w:color="auto"/>
                    <w:bottom w:val="none" w:sz="0" w:space="0" w:color="auto"/>
                    <w:right w:val="none" w:sz="0" w:space="0" w:color="auto"/>
                  </w:divBdr>
                </w:div>
                <w:div w:id="640161323">
                  <w:marLeft w:val="0"/>
                  <w:marRight w:val="0"/>
                  <w:marTop w:val="0"/>
                  <w:marBottom w:val="0"/>
                  <w:divBdr>
                    <w:top w:val="none" w:sz="0" w:space="0" w:color="auto"/>
                    <w:left w:val="none" w:sz="0" w:space="0" w:color="auto"/>
                    <w:bottom w:val="none" w:sz="0" w:space="0" w:color="auto"/>
                    <w:right w:val="none" w:sz="0" w:space="0" w:color="auto"/>
                  </w:divBdr>
                </w:div>
                <w:div w:id="640690814">
                  <w:marLeft w:val="0"/>
                  <w:marRight w:val="0"/>
                  <w:marTop w:val="0"/>
                  <w:marBottom w:val="0"/>
                  <w:divBdr>
                    <w:top w:val="none" w:sz="0" w:space="0" w:color="auto"/>
                    <w:left w:val="none" w:sz="0" w:space="0" w:color="auto"/>
                    <w:bottom w:val="none" w:sz="0" w:space="0" w:color="auto"/>
                    <w:right w:val="none" w:sz="0" w:space="0" w:color="auto"/>
                  </w:divBdr>
                </w:div>
                <w:div w:id="641351104">
                  <w:marLeft w:val="0"/>
                  <w:marRight w:val="0"/>
                  <w:marTop w:val="0"/>
                  <w:marBottom w:val="0"/>
                  <w:divBdr>
                    <w:top w:val="none" w:sz="0" w:space="0" w:color="auto"/>
                    <w:left w:val="none" w:sz="0" w:space="0" w:color="auto"/>
                    <w:bottom w:val="none" w:sz="0" w:space="0" w:color="auto"/>
                    <w:right w:val="none" w:sz="0" w:space="0" w:color="auto"/>
                  </w:divBdr>
                </w:div>
                <w:div w:id="642273114">
                  <w:marLeft w:val="0"/>
                  <w:marRight w:val="0"/>
                  <w:marTop w:val="0"/>
                  <w:marBottom w:val="0"/>
                  <w:divBdr>
                    <w:top w:val="none" w:sz="0" w:space="0" w:color="auto"/>
                    <w:left w:val="none" w:sz="0" w:space="0" w:color="auto"/>
                    <w:bottom w:val="none" w:sz="0" w:space="0" w:color="auto"/>
                    <w:right w:val="none" w:sz="0" w:space="0" w:color="auto"/>
                  </w:divBdr>
                </w:div>
                <w:div w:id="647245281">
                  <w:marLeft w:val="0"/>
                  <w:marRight w:val="0"/>
                  <w:marTop w:val="0"/>
                  <w:marBottom w:val="0"/>
                  <w:divBdr>
                    <w:top w:val="none" w:sz="0" w:space="0" w:color="auto"/>
                    <w:left w:val="none" w:sz="0" w:space="0" w:color="auto"/>
                    <w:bottom w:val="none" w:sz="0" w:space="0" w:color="auto"/>
                    <w:right w:val="none" w:sz="0" w:space="0" w:color="auto"/>
                  </w:divBdr>
                </w:div>
                <w:div w:id="647637966">
                  <w:marLeft w:val="0"/>
                  <w:marRight w:val="0"/>
                  <w:marTop w:val="0"/>
                  <w:marBottom w:val="0"/>
                  <w:divBdr>
                    <w:top w:val="none" w:sz="0" w:space="0" w:color="auto"/>
                    <w:left w:val="none" w:sz="0" w:space="0" w:color="auto"/>
                    <w:bottom w:val="none" w:sz="0" w:space="0" w:color="auto"/>
                    <w:right w:val="none" w:sz="0" w:space="0" w:color="auto"/>
                  </w:divBdr>
                </w:div>
                <w:div w:id="650447865">
                  <w:marLeft w:val="0"/>
                  <w:marRight w:val="0"/>
                  <w:marTop w:val="0"/>
                  <w:marBottom w:val="0"/>
                  <w:divBdr>
                    <w:top w:val="none" w:sz="0" w:space="0" w:color="auto"/>
                    <w:left w:val="none" w:sz="0" w:space="0" w:color="auto"/>
                    <w:bottom w:val="none" w:sz="0" w:space="0" w:color="auto"/>
                    <w:right w:val="none" w:sz="0" w:space="0" w:color="auto"/>
                  </w:divBdr>
                </w:div>
                <w:div w:id="652149243">
                  <w:marLeft w:val="0"/>
                  <w:marRight w:val="0"/>
                  <w:marTop w:val="0"/>
                  <w:marBottom w:val="0"/>
                  <w:divBdr>
                    <w:top w:val="none" w:sz="0" w:space="0" w:color="auto"/>
                    <w:left w:val="none" w:sz="0" w:space="0" w:color="auto"/>
                    <w:bottom w:val="none" w:sz="0" w:space="0" w:color="auto"/>
                    <w:right w:val="none" w:sz="0" w:space="0" w:color="auto"/>
                  </w:divBdr>
                </w:div>
                <w:div w:id="652442929">
                  <w:marLeft w:val="0"/>
                  <w:marRight w:val="0"/>
                  <w:marTop w:val="0"/>
                  <w:marBottom w:val="0"/>
                  <w:divBdr>
                    <w:top w:val="none" w:sz="0" w:space="0" w:color="auto"/>
                    <w:left w:val="none" w:sz="0" w:space="0" w:color="auto"/>
                    <w:bottom w:val="none" w:sz="0" w:space="0" w:color="auto"/>
                    <w:right w:val="none" w:sz="0" w:space="0" w:color="auto"/>
                  </w:divBdr>
                </w:div>
                <w:div w:id="654990530">
                  <w:marLeft w:val="0"/>
                  <w:marRight w:val="0"/>
                  <w:marTop w:val="0"/>
                  <w:marBottom w:val="0"/>
                  <w:divBdr>
                    <w:top w:val="none" w:sz="0" w:space="0" w:color="auto"/>
                    <w:left w:val="none" w:sz="0" w:space="0" w:color="auto"/>
                    <w:bottom w:val="none" w:sz="0" w:space="0" w:color="auto"/>
                    <w:right w:val="none" w:sz="0" w:space="0" w:color="auto"/>
                  </w:divBdr>
                </w:div>
                <w:div w:id="655184703">
                  <w:marLeft w:val="0"/>
                  <w:marRight w:val="0"/>
                  <w:marTop w:val="0"/>
                  <w:marBottom w:val="0"/>
                  <w:divBdr>
                    <w:top w:val="none" w:sz="0" w:space="0" w:color="auto"/>
                    <w:left w:val="none" w:sz="0" w:space="0" w:color="auto"/>
                    <w:bottom w:val="none" w:sz="0" w:space="0" w:color="auto"/>
                    <w:right w:val="none" w:sz="0" w:space="0" w:color="auto"/>
                  </w:divBdr>
                </w:div>
                <w:div w:id="655258938">
                  <w:marLeft w:val="0"/>
                  <w:marRight w:val="0"/>
                  <w:marTop w:val="0"/>
                  <w:marBottom w:val="0"/>
                  <w:divBdr>
                    <w:top w:val="none" w:sz="0" w:space="0" w:color="auto"/>
                    <w:left w:val="none" w:sz="0" w:space="0" w:color="auto"/>
                    <w:bottom w:val="none" w:sz="0" w:space="0" w:color="auto"/>
                    <w:right w:val="none" w:sz="0" w:space="0" w:color="auto"/>
                  </w:divBdr>
                </w:div>
                <w:div w:id="656112431">
                  <w:marLeft w:val="0"/>
                  <w:marRight w:val="0"/>
                  <w:marTop w:val="0"/>
                  <w:marBottom w:val="0"/>
                  <w:divBdr>
                    <w:top w:val="none" w:sz="0" w:space="0" w:color="auto"/>
                    <w:left w:val="none" w:sz="0" w:space="0" w:color="auto"/>
                    <w:bottom w:val="none" w:sz="0" w:space="0" w:color="auto"/>
                    <w:right w:val="none" w:sz="0" w:space="0" w:color="auto"/>
                  </w:divBdr>
                </w:div>
                <w:div w:id="658702496">
                  <w:marLeft w:val="0"/>
                  <w:marRight w:val="0"/>
                  <w:marTop w:val="0"/>
                  <w:marBottom w:val="0"/>
                  <w:divBdr>
                    <w:top w:val="none" w:sz="0" w:space="0" w:color="auto"/>
                    <w:left w:val="none" w:sz="0" w:space="0" w:color="auto"/>
                    <w:bottom w:val="none" w:sz="0" w:space="0" w:color="auto"/>
                    <w:right w:val="none" w:sz="0" w:space="0" w:color="auto"/>
                  </w:divBdr>
                </w:div>
                <w:div w:id="659652055">
                  <w:marLeft w:val="0"/>
                  <w:marRight w:val="0"/>
                  <w:marTop w:val="0"/>
                  <w:marBottom w:val="0"/>
                  <w:divBdr>
                    <w:top w:val="none" w:sz="0" w:space="0" w:color="auto"/>
                    <w:left w:val="none" w:sz="0" w:space="0" w:color="auto"/>
                    <w:bottom w:val="none" w:sz="0" w:space="0" w:color="auto"/>
                    <w:right w:val="none" w:sz="0" w:space="0" w:color="auto"/>
                  </w:divBdr>
                </w:div>
                <w:div w:id="660079689">
                  <w:marLeft w:val="0"/>
                  <w:marRight w:val="0"/>
                  <w:marTop w:val="0"/>
                  <w:marBottom w:val="0"/>
                  <w:divBdr>
                    <w:top w:val="none" w:sz="0" w:space="0" w:color="auto"/>
                    <w:left w:val="none" w:sz="0" w:space="0" w:color="auto"/>
                    <w:bottom w:val="none" w:sz="0" w:space="0" w:color="auto"/>
                    <w:right w:val="none" w:sz="0" w:space="0" w:color="auto"/>
                  </w:divBdr>
                </w:div>
                <w:div w:id="661154496">
                  <w:marLeft w:val="0"/>
                  <w:marRight w:val="0"/>
                  <w:marTop w:val="0"/>
                  <w:marBottom w:val="0"/>
                  <w:divBdr>
                    <w:top w:val="none" w:sz="0" w:space="0" w:color="auto"/>
                    <w:left w:val="none" w:sz="0" w:space="0" w:color="auto"/>
                    <w:bottom w:val="none" w:sz="0" w:space="0" w:color="auto"/>
                    <w:right w:val="none" w:sz="0" w:space="0" w:color="auto"/>
                  </w:divBdr>
                </w:div>
                <w:div w:id="662316634">
                  <w:marLeft w:val="0"/>
                  <w:marRight w:val="0"/>
                  <w:marTop w:val="0"/>
                  <w:marBottom w:val="0"/>
                  <w:divBdr>
                    <w:top w:val="none" w:sz="0" w:space="0" w:color="auto"/>
                    <w:left w:val="none" w:sz="0" w:space="0" w:color="auto"/>
                    <w:bottom w:val="none" w:sz="0" w:space="0" w:color="auto"/>
                    <w:right w:val="none" w:sz="0" w:space="0" w:color="auto"/>
                  </w:divBdr>
                </w:div>
                <w:div w:id="662659641">
                  <w:marLeft w:val="0"/>
                  <w:marRight w:val="0"/>
                  <w:marTop w:val="0"/>
                  <w:marBottom w:val="0"/>
                  <w:divBdr>
                    <w:top w:val="none" w:sz="0" w:space="0" w:color="auto"/>
                    <w:left w:val="none" w:sz="0" w:space="0" w:color="auto"/>
                    <w:bottom w:val="none" w:sz="0" w:space="0" w:color="auto"/>
                    <w:right w:val="none" w:sz="0" w:space="0" w:color="auto"/>
                  </w:divBdr>
                </w:div>
                <w:div w:id="663357718">
                  <w:marLeft w:val="0"/>
                  <w:marRight w:val="0"/>
                  <w:marTop w:val="0"/>
                  <w:marBottom w:val="0"/>
                  <w:divBdr>
                    <w:top w:val="none" w:sz="0" w:space="0" w:color="auto"/>
                    <w:left w:val="none" w:sz="0" w:space="0" w:color="auto"/>
                    <w:bottom w:val="none" w:sz="0" w:space="0" w:color="auto"/>
                    <w:right w:val="none" w:sz="0" w:space="0" w:color="auto"/>
                  </w:divBdr>
                </w:div>
                <w:div w:id="663507001">
                  <w:marLeft w:val="0"/>
                  <w:marRight w:val="0"/>
                  <w:marTop w:val="0"/>
                  <w:marBottom w:val="0"/>
                  <w:divBdr>
                    <w:top w:val="none" w:sz="0" w:space="0" w:color="auto"/>
                    <w:left w:val="none" w:sz="0" w:space="0" w:color="auto"/>
                    <w:bottom w:val="none" w:sz="0" w:space="0" w:color="auto"/>
                    <w:right w:val="none" w:sz="0" w:space="0" w:color="auto"/>
                  </w:divBdr>
                </w:div>
                <w:div w:id="665672217">
                  <w:marLeft w:val="0"/>
                  <w:marRight w:val="0"/>
                  <w:marTop w:val="0"/>
                  <w:marBottom w:val="0"/>
                  <w:divBdr>
                    <w:top w:val="none" w:sz="0" w:space="0" w:color="auto"/>
                    <w:left w:val="none" w:sz="0" w:space="0" w:color="auto"/>
                    <w:bottom w:val="none" w:sz="0" w:space="0" w:color="auto"/>
                    <w:right w:val="none" w:sz="0" w:space="0" w:color="auto"/>
                  </w:divBdr>
                </w:div>
                <w:div w:id="665741384">
                  <w:marLeft w:val="0"/>
                  <w:marRight w:val="0"/>
                  <w:marTop w:val="0"/>
                  <w:marBottom w:val="0"/>
                  <w:divBdr>
                    <w:top w:val="none" w:sz="0" w:space="0" w:color="auto"/>
                    <w:left w:val="none" w:sz="0" w:space="0" w:color="auto"/>
                    <w:bottom w:val="none" w:sz="0" w:space="0" w:color="auto"/>
                    <w:right w:val="none" w:sz="0" w:space="0" w:color="auto"/>
                  </w:divBdr>
                </w:div>
                <w:div w:id="665940641">
                  <w:marLeft w:val="0"/>
                  <w:marRight w:val="0"/>
                  <w:marTop w:val="0"/>
                  <w:marBottom w:val="0"/>
                  <w:divBdr>
                    <w:top w:val="none" w:sz="0" w:space="0" w:color="auto"/>
                    <w:left w:val="none" w:sz="0" w:space="0" w:color="auto"/>
                    <w:bottom w:val="none" w:sz="0" w:space="0" w:color="auto"/>
                    <w:right w:val="none" w:sz="0" w:space="0" w:color="auto"/>
                  </w:divBdr>
                </w:div>
                <w:div w:id="671295388">
                  <w:marLeft w:val="0"/>
                  <w:marRight w:val="0"/>
                  <w:marTop w:val="0"/>
                  <w:marBottom w:val="0"/>
                  <w:divBdr>
                    <w:top w:val="none" w:sz="0" w:space="0" w:color="auto"/>
                    <w:left w:val="none" w:sz="0" w:space="0" w:color="auto"/>
                    <w:bottom w:val="none" w:sz="0" w:space="0" w:color="auto"/>
                    <w:right w:val="none" w:sz="0" w:space="0" w:color="auto"/>
                  </w:divBdr>
                </w:div>
                <w:div w:id="672494369">
                  <w:marLeft w:val="0"/>
                  <w:marRight w:val="0"/>
                  <w:marTop w:val="0"/>
                  <w:marBottom w:val="0"/>
                  <w:divBdr>
                    <w:top w:val="none" w:sz="0" w:space="0" w:color="auto"/>
                    <w:left w:val="none" w:sz="0" w:space="0" w:color="auto"/>
                    <w:bottom w:val="none" w:sz="0" w:space="0" w:color="auto"/>
                    <w:right w:val="none" w:sz="0" w:space="0" w:color="auto"/>
                  </w:divBdr>
                </w:div>
                <w:div w:id="673070071">
                  <w:marLeft w:val="0"/>
                  <w:marRight w:val="0"/>
                  <w:marTop w:val="0"/>
                  <w:marBottom w:val="0"/>
                  <w:divBdr>
                    <w:top w:val="none" w:sz="0" w:space="0" w:color="auto"/>
                    <w:left w:val="none" w:sz="0" w:space="0" w:color="auto"/>
                    <w:bottom w:val="none" w:sz="0" w:space="0" w:color="auto"/>
                    <w:right w:val="none" w:sz="0" w:space="0" w:color="auto"/>
                  </w:divBdr>
                </w:div>
                <w:div w:id="674110423">
                  <w:marLeft w:val="0"/>
                  <w:marRight w:val="0"/>
                  <w:marTop w:val="0"/>
                  <w:marBottom w:val="0"/>
                  <w:divBdr>
                    <w:top w:val="none" w:sz="0" w:space="0" w:color="auto"/>
                    <w:left w:val="none" w:sz="0" w:space="0" w:color="auto"/>
                    <w:bottom w:val="none" w:sz="0" w:space="0" w:color="auto"/>
                    <w:right w:val="none" w:sz="0" w:space="0" w:color="auto"/>
                  </w:divBdr>
                </w:div>
                <w:div w:id="677776373">
                  <w:marLeft w:val="0"/>
                  <w:marRight w:val="0"/>
                  <w:marTop w:val="0"/>
                  <w:marBottom w:val="0"/>
                  <w:divBdr>
                    <w:top w:val="none" w:sz="0" w:space="0" w:color="auto"/>
                    <w:left w:val="none" w:sz="0" w:space="0" w:color="auto"/>
                    <w:bottom w:val="none" w:sz="0" w:space="0" w:color="auto"/>
                    <w:right w:val="none" w:sz="0" w:space="0" w:color="auto"/>
                  </w:divBdr>
                </w:div>
                <w:div w:id="678196206">
                  <w:marLeft w:val="0"/>
                  <w:marRight w:val="0"/>
                  <w:marTop w:val="0"/>
                  <w:marBottom w:val="0"/>
                  <w:divBdr>
                    <w:top w:val="none" w:sz="0" w:space="0" w:color="auto"/>
                    <w:left w:val="none" w:sz="0" w:space="0" w:color="auto"/>
                    <w:bottom w:val="none" w:sz="0" w:space="0" w:color="auto"/>
                    <w:right w:val="none" w:sz="0" w:space="0" w:color="auto"/>
                  </w:divBdr>
                </w:div>
                <w:div w:id="678654768">
                  <w:marLeft w:val="0"/>
                  <w:marRight w:val="0"/>
                  <w:marTop w:val="0"/>
                  <w:marBottom w:val="0"/>
                  <w:divBdr>
                    <w:top w:val="none" w:sz="0" w:space="0" w:color="auto"/>
                    <w:left w:val="none" w:sz="0" w:space="0" w:color="auto"/>
                    <w:bottom w:val="none" w:sz="0" w:space="0" w:color="auto"/>
                    <w:right w:val="none" w:sz="0" w:space="0" w:color="auto"/>
                  </w:divBdr>
                </w:div>
                <w:div w:id="680739872">
                  <w:marLeft w:val="0"/>
                  <w:marRight w:val="0"/>
                  <w:marTop w:val="0"/>
                  <w:marBottom w:val="0"/>
                  <w:divBdr>
                    <w:top w:val="none" w:sz="0" w:space="0" w:color="auto"/>
                    <w:left w:val="none" w:sz="0" w:space="0" w:color="auto"/>
                    <w:bottom w:val="none" w:sz="0" w:space="0" w:color="auto"/>
                    <w:right w:val="none" w:sz="0" w:space="0" w:color="auto"/>
                  </w:divBdr>
                </w:div>
                <w:div w:id="680862859">
                  <w:marLeft w:val="0"/>
                  <w:marRight w:val="0"/>
                  <w:marTop w:val="0"/>
                  <w:marBottom w:val="0"/>
                  <w:divBdr>
                    <w:top w:val="none" w:sz="0" w:space="0" w:color="auto"/>
                    <w:left w:val="none" w:sz="0" w:space="0" w:color="auto"/>
                    <w:bottom w:val="none" w:sz="0" w:space="0" w:color="auto"/>
                    <w:right w:val="none" w:sz="0" w:space="0" w:color="auto"/>
                  </w:divBdr>
                </w:div>
                <w:div w:id="681321154">
                  <w:marLeft w:val="0"/>
                  <w:marRight w:val="0"/>
                  <w:marTop w:val="0"/>
                  <w:marBottom w:val="0"/>
                  <w:divBdr>
                    <w:top w:val="none" w:sz="0" w:space="0" w:color="auto"/>
                    <w:left w:val="none" w:sz="0" w:space="0" w:color="auto"/>
                    <w:bottom w:val="none" w:sz="0" w:space="0" w:color="auto"/>
                    <w:right w:val="none" w:sz="0" w:space="0" w:color="auto"/>
                  </w:divBdr>
                </w:div>
                <w:div w:id="684982316">
                  <w:marLeft w:val="0"/>
                  <w:marRight w:val="0"/>
                  <w:marTop w:val="0"/>
                  <w:marBottom w:val="0"/>
                  <w:divBdr>
                    <w:top w:val="none" w:sz="0" w:space="0" w:color="auto"/>
                    <w:left w:val="none" w:sz="0" w:space="0" w:color="auto"/>
                    <w:bottom w:val="none" w:sz="0" w:space="0" w:color="auto"/>
                    <w:right w:val="none" w:sz="0" w:space="0" w:color="auto"/>
                  </w:divBdr>
                </w:div>
                <w:div w:id="685641157">
                  <w:marLeft w:val="0"/>
                  <w:marRight w:val="0"/>
                  <w:marTop w:val="0"/>
                  <w:marBottom w:val="0"/>
                  <w:divBdr>
                    <w:top w:val="none" w:sz="0" w:space="0" w:color="auto"/>
                    <w:left w:val="none" w:sz="0" w:space="0" w:color="auto"/>
                    <w:bottom w:val="none" w:sz="0" w:space="0" w:color="auto"/>
                    <w:right w:val="none" w:sz="0" w:space="0" w:color="auto"/>
                  </w:divBdr>
                </w:div>
                <w:div w:id="686446739">
                  <w:marLeft w:val="0"/>
                  <w:marRight w:val="0"/>
                  <w:marTop w:val="0"/>
                  <w:marBottom w:val="0"/>
                  <w:divBdr>
                    <w:top w:val="none" w:sz="0" w:space="0" w:color="auto"/>
                    <w:left w:val="none" w:sz="0" w:space="0" w:color="auto"/>
                    <w:bottom w:val="none" w:sz="0" w:space="0" w:color="auto"/>
                    <w:right w:val="none" w:sz="0" w:space="0" w:color="auto"/>
                  </w:divBdr>
                </w:div>
                <w:div w:id="688870644">
                  <w:marLeft w:val="0"/>
                  <w:marRight w:val="0"/>
                  <w:marTop w:val="0"/>
                  <w:marBottom w:val="0"/>
                  <w:divBdr>
                    <w:top w:val="none" w:sz="0" w:space="0" w:color="auto"/>
                    <w:left w:val="none" w:sz="0" w:space="0" w:color="auto"/>
                    <w:bottom w:val="none" w:sz="0" w:space="0" w:color="auto"/>
                    <w:right w:val="none" w:sz="0" w:space="0" w:color="auto"/>
                  </w:divBdr>
                </w:div>
                <w:div w:id="691104739">
                  <w:marLeft w:val="0"/>
                  <w:marRight w:val="0"/>
                  <w:marTop w:val="0"/>
                  <w:marBottom w:val="0"/>
                  <w:divBdr>
                    <w:top w:val="none" w:sz="0" w:space="0" w:color="auto"/>
                    <w:left w:val="none" w:sz="0" w:space="0" w:color="auto"/>
                    <w:bottom w:val="none" w:sz="0" w:space="0" w:color="auto"/>
                    <w:right w:val="none" w:sz="0" w:space="0" w:color="auto"/>
                  </w:divBdr>
                </w:div>
                <w:div w:id="695279033">
                  <w:marLeft w:val="0"/>
                  <w:marRight w:val="0"/>
                  <w:marTop w:val="0"/>
                  <w:marBottom w:val="0"/>
                  <w:divBdr>
                    <w:top w:val="none" w:sz="0" w:space="0" w:color="auto"/>
                    <w:left w:val="none" w:sz="0" w:space="0" w:color="auto"/>
                    <w:bottom w:val="none" w:sz="0" w:space="0" w:color="auto"/>
                    <w:right w:val="none" w:sz="0" w:space="0" w:color="auto"/>
                  </w:divBdr>
                </w:div>
                <w:div w:id="695888338">
                  <w:marLeft w:val="0"/>
                  <w:marRight w:val="0"/>
                  <w:marTop w:val="0"/>
                  <w:marBottom w:val="0"/>
                  <w:divBdr>
                    <w:top w:val="none" w:sz="0" w:space="0" w:color="auto"/>
                    <w:left w:val="none" w:sz="0" w:space="0" w:color="auto"/>
                    <w:bottom w:val="none" w:sz="0" w:space="0" w:color="auto"/>
                    <w:right w:val="none" w:sz="0" w:space="0" w:color="auto"/>
                  </w:divBdr>
                </w:div>
                <w:div w:id="697318971">
                  <w:marLeft w:val="0"/>
                  <w:marRight w:val="0"/>
                  <w:marTop w:val="0"/>
                  <w:marBottom w:val="0"/>
                  <w:divBdr>
                    <w:top w:val="none" w:sz="0" w:space="0" w:color="auto"/>
                    <w:left w:val="none" w:sz="0" w:space="0" w:color="auto"/>
                    <w:bottom w:val="none" w:sz="0" w:space="0" w:color="auto"/>
                    <w:right w:val="none" w:sz="0" w:space="0" w:color="auto"/>
                  </w:divBdr>
                </w:div>
                <w:div w:id="697895982">
                  <w:marLeft w:val="0"/>
                  <w:marRight w:val="0"/>
                  <w:marTop w:val="0"/>
                  <w:marBottom w:val="0"/>
                  <w:divBdr>
                    <w:top w:val="none" w:sz="0" w:space="0" w:color="auto"/>
                    <w:left w:val="none" w:sz="0" w:space="0" w:color="auto"/>
                    <w:bottom w:val="none" w:sz="0" w:space="0" w:color="auto"/>
                    <w:right w:val="none" w:sz="0" w:space="0" w:color="auto"/>
                  </w:divBdr>
                </w:div>
                <w:div w:id="698435816">
                  <w:marLeft w:val="0"/>
                  <w:marRight w:val="0"/>
                  <w:marTop w:val="0"/>
                  <w:marBottom w:val="0"/>
                  <w:divBdr>
                    <w:top w:val="none" w:sz="0" w:space="0" w:color="auto"/>
                    <w:left w:val="none" w:sz="0" w:space="0" w:color="auto"/>
                    <w:bottom w:val="none" w:sz="0" w:space="0" w:color="auto"/>
                    <w:right w:val="none" w:sz="0" w:space="0" w:color="auto"/>
                  </w:divBdr>
                </w:div>
                <w:div w:id="698549155">
                  <w:marLeft w:val="0"/>
                  <w:marRight w:val="0"/>
                  <w:marTop w:val="0"/>
                  <w:marBottom w:val="0"/>
                  <w:divBdr>
                    <w:top w:val="none" w:sz="0" w:space="0" w:color="auto"/>
                    <w:left w:val="none" w:sz="0" w:space="0" w:color="auto"/>
                    <w:bottom w:val="none" w:sz="0" w:space="0" w:color="auto"/>
                    <w:right w:val="none" w:sz="0" w:space="0" w:color="auto"/>
                  </w:divBdr>
                </w:div>
                <w:div w:id="699478548">
                  <w:marLeft w:val="0"/>
                  <w:marRight w:val="0"/>
                  <w:marTop w:val="0"/>
                  <w:marBottom w:val="0"/>
                  <w:divBdr>
                    <w:top w:val="none" w:sz="0" w:space="0" w:color="auto"/>
                    <w:left w:val="none" w:sz="0" w:space="0" w:color="auto"/>
                    <w:bottom w:val="none" w:sz="0" w:space="0" w:color="auto"/>
                    <w:right w:val="none" w:sz="0" w:space="0" w:color="auto"/>
                  </w:divBdr>
                </w:div>
                <w:div w:id="700009544">
                  <w:marLeft w:val="0"/>
                  <w:marRight w:val="0"/>
                  <w:marTop w:val="0"/>
                  <w:marBottom w:val="0"/>
                  <w:divBdr>
                    <w:top w:val="none" w:sz="0" w:space="0" w:color="auto"/>
                    <w:left w:val="none" w:sz="0" w:space="0" w:color="auto"/>
                    <w:bottom w:val="none" w:sz="0" w:space="0" w:color="auto"/>
                    <w:right w:val="none" w:sz="0" w:space="0" w:color="auto"/>
                  </w:divBdr>
                </w:div>
                <w:div w:id="700402872">
                  <w:marLeft w:val="0"/>
                  <w:marRight w:val="0"/>
                  <w:marTop w:val="0"/>
                  <w:marBottom w:val="0"/>
                  <w:divBdr>
                    <w:top w:val="none" w:sz="0" w:space="0" w:color="auto"/>
                    <w:left w:val="none" w:sz="0" w:space="0" w:color="auto"/>
                    <w:bottom w:val="none" w:sz="0" w:space="0" w:color="auto"/>
                    <w:right w:val="none" w:sz="0" w:space="0" w:color="auto"/>
                  </w:divBdr>
                </w:div>
                <w:div w:id="701367577">
                  <w:marLeft w:val="0"/>
                  <w:marRight w:val="0"/>
                  <w:marTop w:val="0"/>
                  <w:marBottom w:val="0"/>
                  <w:divBdr>
                    <w:top w:val="none" w:sz="0" w:space="0" w:color="auto"/>
                    <w:left w:val="none" w:sz="0" w:space="0" w:color="auto"/>
                    <w:bottom w:val="none" w:sz="0" w:space="0" w:color="auto"/>
                    <w:right w:val="none" w:sz="0" w:space="0" w:color="auto"/>
                  </w:divBdr>
                </w:div>
                <w:div w:id="702945545">
                  <w:marLeft w:val="0"/>
                  <w:marRight w:val="0"/>
                  <w:marTop w:val="0"/>
                  <w:marBottom w:val="0"/>
                  <w:divBdr>
                    <w:top w:val="none" w:sz="0" w:space="0" w:color="auto"/>
                    <w:left w:val="none" w:sz="0" w:space="0" w:color="auto"/>
                    <w:bottom w:val="none" w:sz="0" w:space="0" w:color="auto"/>
                    <w:right w:val="none" w:sz="0" w:space="0" w:color="auto"/>
                  </w:divBdr>
                </w:div>
                <w:div w:id="706609243">
                  <w:marLeft w:val="0"/>
                  <w:marRight w:val="0"/>
                  <w:marTop w:val="0"/>
                  <w:marBottom w:val="0"/>
                  <w:divBdr>
                    <w:top w:val="none" w:sz="0" w:space="0" w:color="auto"/>
                    <w:left w:val="none" w:sz="0" w:space="0" w:color="auto"/>
                    <w:bottom w:val="none" w:sz="0" w:space="0" w:color="auto"/>
                    <w:right w:val="none" w:sz="0" w:space="0" w:color="auto"/>
                  </w:divBdr>
                </w:div>
                <w:div w:id="706687545">
                  <w:marLeft w:val="0"/>
                  <w:marRight w:val="0"/>
                  <w:marTop w:val="0"/>
                  <w:marBottom w:val="0"/>
                  <w:divBdr>
                    <w:top w:val="none" w:sz="0" w:space="0" w:color="auto"/>
                    <w:left w:val="none" w:sz="0" w:space="0" w:color="auto"/>
                    <w:bottom w:val="none" w:sz="0" w:space="0" w:color="auto"/>
                    <w:right w:val="none" w:sz="0" w:space="0" w:color="auto"/>
                  </w:divBdr>
                </w:div>
                <w:div w:id="711346186">
                  <w:marLeft w:val="0"/>
                  <w:marRight w:val="0"/>
                  <w:marTop w:val="0"/>
                  <w:marBottom w:val="0"/>
                  <w:divBdr>
                    <w:top w:val="none" w:sz="0" w:space="0" w:color="auto"/>
                    <w:left w:val="none" w:sz="0" w:space="0" w:color="auto"/>
                    <w:bottom w:val="none" w:sz="0" w:space="0" w:color="auto"/>
                    <w:right w:val="none" w:sz="0" w:space="0" w:color="auto"/>
                  </w:divBdr>
                </w:div>
                <w:div w:id="711809146">
                  <w:marLeft w:val="0"/>
                  <w:marRight w:val="0"/>
                  <w:marTop w:val="0"/>
                  <w:marBottom w:val="0"/>
                  <w:divBdr>
                    <w:top w:val="none" w:sz="0" w:space="0" w:color="auto"/>
                    <w:left w:val="none" w:sz="0" w:space="0" w:color="auto"/>
                    <w:bottom w:val="none" w:sz="0" w:space="0" w:color="auto"/>
                    <w:right w:val="none" w:sz="0" w:space="0" w:color="auto"/>
                  </w:divBdr>
                </w:div>
                <w:div w:id="712114861">
                  <w:marLeft w:val="0"/>
                  <w:marRight w:val="0"/>
                  <w:marTop w:val="0"/>
                  <w:marBottom w:val="0"/>
                  <w:divBdr>
                    <w:top w:val="none" w:sz="0" w:space="0" w:color="auto"/>
                    <w:left w:val="none" w:sz="0" w:space="0" w:color="auto"/>
                    <w:bottom w:val="none" w:sz="0" w:space="0" w:color="auto"/>
                    <w:right w:val="none" w:sz="0" w:space="0" w:color="auto"/>
                  </w:divBdr>
                </w:div>
                <w:div w:id="712343361">
                  <w:marLeft w:val="0"/>
                  <w:marRight w:val="0"/>
                  <w:marTop w:val="0"/>
                  <w:marBottom w:val="0"/>
                  <w:divBdr>
                    <w:top w:val="none" w:sz="0" w:space="0" w:color="auto"/>
                    <w:left w:val="none" w:sz="0" w:space="0" w:color="auto"/>
                    <w:bottom w:val="none" w:sz="0" w:space="0" w:color="auto"/>
                    <w:right w:val="none" w:sz="0" w:space="0" w:color="auto"/>
                  </w:divBdr>
                </w:div>
                <w:div w:id="712655966">
                  <w:marLeft w:val="0"/>
                  <w:marRight w:val="0"/>
                  <w:marTop w:val="0"/>
                  <w:marBottom w:val="0"/>
                  <w:divBdr>
                    <w:top w:val="none" w:sz="0" w:space="0" w:color="auto"/>
                    <w:left w:val="none" w:sz="0" w:space="0" w:color="auto"/>
                    <w:bottom w:val="none" w:sz="0" w:space="0" w:color="auto"/>
                    <w:right w:val="none" w:sz="0" w:space="0" w:color="auto"/>
                  </w:divBdr>
                </w:div>
                <w:div w:id="713500822">
                  <w:marLeft w:val="0"/>
                  <w:marRight w:val="0"/>
                  <w:marTop w:val="0"/>
                  <w:marBottom w:val="0"/>
                  <w:divBdr>
                    <w:top w:val="none" w:sz="0" w:space="0" w:color="auto"/>
                    <w:left w:val="none" w:sz="0" w:space="0" w:color="auto"/>
                    <w:bottom w:val="none" w:sz="0" w:space="0" w:color="auto"/>
                    <w:right w:val="none" w:sz="0" w:space="0" w:color="auto"/>
                  </w:divBdr>
                </w:div>
                <w:div w:id="714038841">
                  <w:marLeft w:val="0"/>
                  <w:marRight w:val="0"/>
                  <w:marTop w:val="0"/>
                  <w:marBottom w:val="0"/>
                  <w:divBdr>
                    <w:top w:val="none" w:sz="0" w:space="0" w:color="auto"/>
                    <w:left w:val="none" w:sz="0" w:space="0" w:color="auto"/>
                    <w:bottom w:val="none" w:sz="0" w:space="0" w:color="auto"/>
                    <w:right w:val="none" w:sz="0" w:space="0" w:color="auto"/>
                  </w:divBdr>
                </w:div>
                <w:div w:id="714232905">
                  <w:marLeft w:val="0"/>
                  <w:marRight w:val="0"/>
                  <w:marTop w:val="0"/>
                  <w:marBottom w:val="0"/>
                  <w:divBdr>
                    <w:top w:val="none" w:sz="0" w:space="0" w:color="auto"/>
                    <w:left w:val="none" w:sz="0" w:space="0" w:color="auto"/>
                    <w:bottom w:val="none" w:sz="0" w:space="0" w:color="auto"/>
                    <w:right w:val="none" w:sz="0" w:space="0" w:color="auto"/>
                  </w:divBdr>
                </w:div>
                <w:div w:id="719524821">
                  <w:marLeft w:val="0"/>
                  <w:marRight w:val="0"/>
                  <w:marTop w:val="0"/>
                  <w:marBottom w:val="0"/>
                  <w:divBdr>
                    <w:top w:val="none" w:sz="0" w:space="0" w:color="auto"/>
                    <w:left w:val="none" w:sz="0" w:space="0" w:color="auto"/>
                    <w:bottom w:val="none" w:sz="0" w:space="0" w:color="auto"/>
                    <w:right w:val="none" w:sz="0" w:space="0" w:color="auto"/>
                  </w:divBdr>
                </w:div>
                <w:div w:id="723404351">
                  <w:marLeft w:val="0"/>
                  <w:marRight w:val="0"/>
                  <w:marTop w:val="0"/>
                  <w:marBottom w:val="0"/>
                  <w:divBdr>
                    <w:top w:val="none" w:sz="0" w:space="0" w:color="auto"/>
                    <w:left w:val="none" w:sz="0" w:space="0" w:color="auto"/>
                    <w:bottom w:val="none" w:sz="0" w:space="0" w:color="auto"/>
                    <w:right w:val="none" w:sz="0" w:space="0" w:color="auto"/>
                  </w:divBdr>
                </w:div>
                <w:div w:id="728773076">
                  <w:marLeft w:val="0"/>
                  <w:marRight w:val="0"/>
                  <w:marTop w:val="0"/>
                  <w:marBottom w:val="0"/>
                  <w:divBdr>
                    <w:top w:val="none" w:sz="0" w:space="0" w:color="auto"/>
                    <w:left w:val="none" w:sz="0" w:space="0" w:color="auto"/>
                    <w:bottom w:val="none" w:sz="0" w:space="0" w:color="auto"/>
                    <w:right w:val="none" w:sz="0" w:space="0" w:color="auto"/>
                  </w:divBdr>
                </w:div>
                <w:div w:id="730273657">
                  <w:marLeft w:val="0"/>
                  <w:marRight w:val="0"/>
                  <w:marTop w:val="0"/>
                  <w:marBottom w:val="0"/>
                  <w:divBdr>
                    <w:top w:val="none" w:sz="0" w:space="0" w:color="auto"/>
                    <w:left w:val="none" w:sz="0" w:space="0" w:color="auto"/>
                    <w:bottom w:val="none" w:sz="0" w:space="0" w:color="auto"/>
                    <w:right w:val="none" w:sz="0" w:space="0" w:color="auto"/>
                  </w:divBdr>
                </w:div>
                <w:div w:id="731926896">
                  <w:marLeft w:val="0"/>
                  <w:marRight w:val="0"/>
                  <w:marTop w:val="0"/>
                  <w:marBottom w:val="0"/>
                  <w:divBdr>
                    <w:top w:val="none" w:sz="0" w:space="0" w:color="auto"/>
                    <w:left w:val="none" w:sz="0" w:space="0" w:color="auto"/>
                    <w:bottom w:val="none" w:sz="0" w:space="0" w:color="auto"/>
                    <w:right w:val="none" w:sz="0" w:space="0" w:color="auto"/>
                  </w:divBdr>
                </w:div>
                <w:div w:id="738943664">
                  <w:marLeft w:val="0"/>
                  <w:marRight w:val="0"/>
                  <w:marTop w:val="0"/>
                  <w:marBottom w:val="0"/>
                  <w:divBdr>
                    <w:top w:val="none" w:sz="0" w:space="0" w:color="auto"/>
                    <w:left w:val="none" w:sz="0" w:space="0" w:color="auto"/>
                    <w:bottom w:val="none" w:sz="0" w:space="0" w:color="auto"/>
                    <w:right w:val="none" w:sz="0" w:space="0" w:color="auto"/>
                  </w:divBdr>
                </w:div>
                <w:div w:id="742801972">
                  <w:marLeft w:val="0"/>
                  <w:marRight w:val="0"/>
                  <w:marTop w:val="0"/>
                  <w:marBottom w:val="0"/>
                  <w:divBdr>
                    <w:top w:val="none" w:sz="0" w:space="0" w:color="auto"/>
                    <w:left w:val="none" w:sz="0" w:space="0" w:color="auto"/>
                    <w:bottom w:val="none" w:sz="0" w:space="0" w:color="auto"/>
                    <w:right w:val="none" w:sz="0" w:space="0" w:color="auto"/>
                  </w:divBdr>
                </w:div>
                <w:div w:id="746420505">
                  <w:marLeft w:val="0"/>
                  <w:marRight w:val="0"/>
                  <w:marTop w:val="0"/>
                  <w:marBottom w:val="0"/>
                  <w:divBdr>
                    <w:top w:val="none" w:sz="0" w:space="0" w:color="auto"/>
                    <w:left w:val="none" w:sz="0" w:space="0" w:color="auto"/>
                    <w:bottom w:val="none" w:sz="0" w:space="0" w:color="auto"/>
                    <w:right w:val="none" w:sz="0" w:space="0" w:color="auto"/>
                  </w:divBdr>
                </w:div>
                <w:div w:id="749542483">
                  <w:marLeft w:val="0"/>
                  <w:marRight w:val="0"/>
                  <w:marTop w:val="0"/>
                  <w:marBottom w:val="0"/>
                  <w:divBdr>
                    <w:top w:val="none" w:sz="0" w:space="0" w:color="auto"/>
                    <w:left w:val="none" w:sz="0" w:space="0" w:color="auto"/>
                    <w:bottom w:val="none" w:sz="0" w:space="0" w:color="auto"/>
                    <w:right w:val="none" w:sz="0" w:space="0" w:color="auto"/>
                  </w:divBdr>
                </w:div>
                <w:div w:id="753354057">
                  <w:marLeft w:val="0"/>
                  <w:marRight w:val="0"/>
                  <w:marTop w:val="0"/>
                  <w:marBottom w:val="0"/>
                  <w:divBdr>
                    <w:top w:val="none" w:sz="0" w:space="0" w:color="auto"/>
                    <w:left w:val="none" w:sz="0" w:space="0" w:color="auto"/>
                    <w:bottom w:val="none" w:sz="0" w:space="0" w:color="auto"/>
                    <w:right w:val="none" w:sz="0" w:space="0" w:color="auto"/>
                  </w:divBdr>
                </w:div>
                <w:div w:id="753669114">
                  <w:marLeft w:val="0"/>
                  <w:marRight w:val="0"/>
                  <w:marTop w:val="0"/>
                  <w:marBottom w:val="0"/>
                  <w:divBdr>
                    <w:top w:val="none" w:sz="0" w:space="0" w:color="auto"/>
                    <w:left w:val="none" w:sz="0" w:space="0" w:color="auto"/>
                    <w:bottom w:val="none" w:sz="0" w:space="0" w:color="auto"/>
                    <w:right w:val="none" w:sz="0" w:space="0" w:color="auto"/>
                  </w:divBdr>
                </w:div>
                <w:div w:id="755516873">
                  <w:marLeft w:val="0"/>
                  <w:marRight w:val="0"/>
                  <w:marTop w:val="0"/>
                  <w:marBottom w:val="0"/>
                  <w:divBdr>
                    <w:top w:val="none" w:sz="0" w:space="0" w:color="auto"/>
                    <w:left w:val="none" w:sz="0" w:space="0" w:color="auto"/>
                    <w:bottom w:val="none" w:sz="0" w:space="0" w:color="auto"/>
                    <w:right w:val="none" w:sz="0" w:space="0" w:color="auto"/>
                  </w:divBdr>
                </w:div>
                <w:div w:id="761340025">
                  <w:marLeft w:val="0"/>
                  <w:marRight w:val="0"/>
                  <w:marTop w:val="0"/>
                  <w:marBottom w:val="0"/>
                  <w:divBdr>
                    <w:top w:val="none" w:sz="0" w:space="0" w:color="auto"/>
                    <w:left w:val="none" w:sz="0" w:space="0" w:color="auto"/>
                    <w:bottom w:val="none" w:sz="0" w:space="0" w:color="auto"/>
                    <w:right w:val="none" w:sz="0" w:space="0" w:color="auto"/>
                  </w:divBdr>
                </w:div>
                <w:div w:id="761534362">
                  <w:marLeft w:val="0"/>
                  <w:marRight w:val="0"/>
                  <w:marTop w:val="0"/>
                  <w:marBottom w:val="0"/>
                  <w:divBdr>
                    <w:top w:val="none" w:sz="0" w:space="0" w:color="auto"/>
                    <w:left w:val="none" w:sz="0" w:space="0" w:color="auto"/>
                    <w:bottom w:val="none" w:sz="0" w:space="0" w:color="auto"/>
                    <w:right w:val="none" w:sz="0" w:space="0" w:color="auto"/>
                  </w:divBdr>
                </w:div>
                <w:div w:id="762721063">
                  <w:marLeft w:val="0"/>
                  <w:marRight w:val="0"/>
                  <w:marTop w:val="0"/>
                  <w:marBottom w:val="0"/>
                  <w:divBdr>
                    <w:top w:val="none" w:sz="0" w:space="0" w:color="auto"/>
                    <w:left w:val="none" w:sz="0" w:space="0" w:color="auto"/>
                    <w:bottom w:val="none" w:sz="0" w:space="0" w:color="auto"/>
                    <w:right w:val="none" w:sz="0" w:space="0" w:color="auto"/>
                  </w:divBdr>
                </w:div>
                <w:div w:id="764107207">
                  <w:marLeft w:val="0"/>
                  <w:marRight w:val="0"/>
                  <w:marTop w:val="0"/>
                  <w:marBottom w:val="0"/>
                  <w:divBdr>
                    <w:top w:val="none" w:sz="0" w:space="0" w:color="auto"/>
                    <w:left w:val="none" w:sz="0" w:space="0" w:color="auto"/>
                    <w:bottom w:val="none" w:sz="0" w:space="0" w:color="auto"/>
                    <w:right w:val="none" w:sz="0" w:space="0" w:color="auto"/>
                  </w:divBdr>
                </w:div>
                <w:div w:id="765230761">
                  <w:marLeft w:val="0"/>
                  <w:marRight w:val="0"/>
                  <w:marTop w:val="0"/>
                  <w:marBottom w:val="0"/>
                  <w:divBdr>
                    <w:top w:val="none" w:sz="0" w:space="0" w:color="auto"/>
                    <w:left w:val="none" w:sz="0" w:space="0" w:color="auto"/>
                    <w:bottom w:val="none" w:sz="0" w:space="0" w:color="auto"/>
                    <w:right w:val="none" w:sz="0" w:space="0" w:color="auto"/>
                  </w:divBdr>
                </w:div>
                <w:div w:id="765616733">
                  <w:marLeft w:val="0"/>
                  <w:marRight w:val="0"/>
                  <w:marTop w:val="0"/>
                  <w:marBottom w:val="0"/>
                  <w:divBdr>
                    <w:top w:val="none" w:sz="0" w:space="0" w:color="auto"/>
                    <w:left w:val="none" w:sz="0" w:space="0" w:color="auto"/>
                    <w:bottom w:val="none" w:sz="0" w:space="0" w:color="auto"/>
                    <w:right w:val="none" w:sz="0" w:space="0" w:color="auto"/>
                  </w:divBdr>
                </w:div>
                <w:div w:id="768887077">
                  <w:marLeft w:val="0"/>
                  <w:marRight w:val="0"/>
                  <w:marTop w:val="0"/>
                  <w:marBottom w:val="0"/>
                  <w:divBdr>
                    <w:top w:val="none" w:sz="0" w:space="0" w:color="auto"/>
                    <w:left w:val="none" w:sz="0" w:space="0" w:color="auto"/>
                    <w:bottom w:val="none" w:sz="0" w:space="0" w:color="auto"/>
                    <w:right w:val="none" w:sz="0" w:space="0" w:color="auto"/>
                  </w:divBdr>
                </w:div>
                <w:div w:id="768892805">
                  <w:marLeft w:val="0"/>
                  <w:marRight w:val="0"/>
                  <w:marTop w:val="0"/>
                  <w:marBottom w:val="0"/>
                  <w:divBdr>
                    <w:top w:val="none" w:sz="0" w:space="0" w:color="auto"/>
                    <w:left w:val="none" w:sz="0" w:space="0" w:color="auto"/>
                    <w:bottom w:val="none" w:sz="0" w:space="0" w:color="auto"/>
                    <w:right w:val="none" w:sz="0" w:space="0" w:color="auto"/>
                  </w:divBdr>
                </w:div>
                <w:div w:id="769811994">
                  <w:marLeft w:val="0"/>
                  <w:marRight w:val="0"/>
                  <w:marTop w:val="0"/>
                  <w:marBottom w:val="0"/>
                  <w:divBdr>
                    <w:top w:val="none" w:sz="0" w:space="0" w:color="auto"/>
                    <w:left w:val="none" w:sz="0" w:space="0" w:color="auto"/>
                    <w:bottom w:val="none" w:sz="0" w:space="0" w:color="auto"/>
                    <w:right w:val="none" w:sz="0" w:space="0" w:color="auto"/>
                  </w:divBdr>
                </w:div>
                <w:div w:id="772670188">
                  <w:marLeft w:val="0"/>
                  <w:marRight w:val="0"/>
                  <w:marTop w:val="0"/>
                  <w:marBottom w:val="0"/>
                  <w:divBdr>
                    <w:top w:val="none" w:sz="0" w:space="0" w:color="auto"/>
                    <w:left w:val="none" w:sz="0" w:space="0" w:color="auto"/>
                    <w:bottom w:val="none" w:sz="0" w:space="0" w:color="auto"/>
                    <w:right w:val="none" w:sz="0" w:space="0" w:color="auto"/>
                  </w:divBdr>
                </w:div>
                <w:div w:id="773788122">
                  <w:marLeft w:val="0"/>
                  <w:marRight w:val="0"/>
                  <w:marTop w:val="0"/>
                  <w:marBottom w:val="0"/>
                  <w:divBdr>
                    <w:top w:val="none" w:sz="0" w:space="0" w:color="auto"/>
                    <w:left w:val="none" w:sz="0" w:space="0" w:color="auto"/>
                    <w:bottom w:val="none" w:sz="0" w:space="0" w:color="auto"/>
                    <w:right w:val="none" w:sz="0" w:space="0" w:color="auto"/>
                  </w:divBdr>
                </w:div>
                <w:div w:id="773793579">
                  <w:marLeft w:val="0"/>
                  <w:marRight w:val="0"/>
                  <w:marTop w:val="0"/>
                  <w:marBottom w:val="0"/>
                  <w:divBdr>
                    <w:top w:val="none" w:sz="0" w:space="0" w:color="auto"/>
                    <w:left w:val="none" w:sz="0" w:space="0" w:color="auto"/>
                    <w:bottom w:val="none" w:sz="0" w:space="0" w:color="auto"/>
                    <w:right w:val="none" w:sz="0" w:space="0" w:color="auto"/>
                  </w:divBdr>
                </w:div>
                <w:div w:id="774399898">
                  <w:marLeft w:val="0"/>
                  <w:marRight w:val="0"/>
                  <w:marTop w:val="0"/>
                  <w:marBottom w:val="0"/>
                  <w:divBdr>
                    <w:top w:val="none" w:sz="0" w:space="0" w:color="auto"/>
                    <w:left w:val="none" w:sz="0" w:space="0" w:color="auto"/>
                    <w:bottom w:val="none" w:sz="0" w:space="0" w:color="auto"/>
                    <w:right w:val="none" w:sz="0" w:space="0" w:color="auto"/>
                  </w:divBdr>
                </w:div>
                <w:div w:id="776868150">
                  <w:marLeft w:val="0"/>
                  <w:marRight w:val="0"/>
                  <w:marTop w:val="0"/>
                  <w:marBottom w:val="0"/>
                  <w:divBdr>
                    <w:top w:val="none" w:sz="0" w:space="0" w:color="auto"/>
                    <w:left w:val="none" w:sz="0" w:space="0" w:color="auto"/>
                    <w:bottom w:val="none" w:sz="0" w:space="0" w:color="auto"/>
                    <w:right w:val="none" w:sz="0" w:space="0" w:color="auto"/>
                  </w:divBdr>
                </w:div>
                <w:div w:id="777139814">
                  <w:marLeft w:val="0"/>
                  <w:marRight w:val="0"/>
                  <w:marTop w:val="0"/>
                  <w:marBottom w:val="0"/>
                  <w:divBdr>
                    <w:top w:val="none" w:sz="0" w:space="0" w:color="auto"/>
                    <w:left w:val="none" w:sz="0" w:space="0" w:color="auto"/>
                    <w:bottom w:val="none" w:sz="0" w:space="0" w:color="auto"/>
                    <w:right w:val="none" w:sz="0" w:space="0" w:color="auto"/>
                  </w:divBdr>
                </w:div>
                <w:div w:id="782922057">
                  <w:marLeft w:val="0"/>
                  <w:marRight w:val="0"/>
                  <w:marTop w:val="0"/>
                  <w:marBottom w:val="0"/>
                  <w:divBdr>
                    <w:top w:val="none" w:sz="0" w:space="0" w:color="auto"/>
                    <w:left w:val="none" w:sz="0" w:space="0" w:color="auto"/>
                    <w:bottom w:val="none" w:sz="0" w:space="0" w:color="auto"/>
                    <w:right w:val="none" w:sz="0" w:space="0" w:color="auto"/>
                  </w:divBdr>
                </w:div>
                <w:div w:id="784812720">
                  <w:marLeft w:val="0"/>
                  <w:marRight w:val="0"/>
                  <w:marTop w:val="0"/>
                  <w:marBottom w:val="0"/>
                  <w:divBdr>
                    <w:top w:val="none" w:sz="0" w:space="0" w:color="auto"/>
                    <w:left w:val="none" w:sz="0" w:space="0" w:color="auto"/>
                    <w:bottom w:val="none" w:sz="0" w:space="0" w:color="auto"/>
                    <w:right w:val="none" w:sz="0" w:space="0" w:color="auto"/>
                  </w:divBdr>
                </w:div>
                <w:div w:id="786772711">
                  <w:marLeft w:val="0"/>
                  <w:marRight w:val="0"/>
                  <w:marTop w:val="0"/>
                  <w:marBottom w:val="0"/>
                  <w:divBdr>
                    <w:top w:val="none" w:sz="0" w:space="0" w:color="auto"/>
                    <w:left w:val="none" w:sz="0" w:space="0" w:color="auto"/>
                    <w:bottom w:val="none" w:sz="0" w:space="0" w:color="auto"/>
                    <w:right w:val="none" w:sz="0" w:space="0" w:color="auto"/>
                  </w:divBdr>
                </w:div>
                <w:div w:id="790132104">
                  <w:marLeft w:val="0"/>
                  <w:marRight w:val="0"/>
                  <w:marTop w:val="0"/>
                  <w:marBottom w:val="0"/>
                  <w:divBdr>
                    <w:top w:val="none" w:sz="0" w:space="0" w:color="auto"/>
                    <w:left w:val="none" w:sz="0" w:space="0" w:color="auto"/>
                    <w:bottom w:val="none" w:sz="0" w:space="0" w:color="auto"/>
                    <w:right w:val="none" w:sz="0" w:space="0" w:color="auto"/>
                  </w:divBdr>
                </w:div>
                <w:div w:id="791825422">
                  <w:marLeft w:val="0"/>
                  <w:marRight w:val="0"/>
                  <w:marTop w:val="0"/>
                  <w:marBottom w:val="0"/>
                  <w:divBdr>
                    <w:top w:val="none" w:sz="0" w:space="0" w:color="auto"/>
                    <w:left w:val="none" w:sz="0" w:space="0" w:color="auto"/>
                    <w:bottom w:val="none" w:sz="0" w:space="0" w:color="auto"/>
                    <w:right w:val="none" w:sz="0" w:space="0" w:color="auto"/>
                  </w:divBdr>
                </w:div>
                <w:div w:id="792553989">
                  <w:marLeft w:val="0"/>
                  <w:marRight w:val="0"/>
                  <w:marTop w:val="0"/>
                  <w:marBottom w:val="0"/>
                  <w:divBdr>
                    <w:top w:val="none" w:sz="0" w:space="0" w:color="auto"/>
                    <w:left w:val="none" w:sz="0" w:space="0" w:color="auto"/>
                    <w:bottom w:val="none" w:sz="0" w:space="0" w:color="auto"/>
                    <w:right w:val="none" w:sz="0" w:space="0" w:color="auto"/>
                  </w:divBdr>
                </w:div>
                <w:div w:id="792938558">
                  <w:marLeft w:val="0"/>
                  <w:marRight w:val="0"/>
                  <w:marTop w:val="0"/>
                  <w:marBottom w:val="0"/>
                  <w:divBdr>
                    <w:top w:val="none" w:sz="0" w:space="0" w:color="auto"/>
                    <w:left w:val="none" w:sz="0" w:space="0" w:color="auto"/>
                    <w:bottom w:val="none" w:sz="0" w:space="0" w:color="auto"/>
                    <w:right w:val="none" w:sz="0" w:space="0" w:color="auto"/>
                  </w:divBdr>
                </w:div>
                <w:div w:id="795026362">
                  <w:marLeft w:val="0"/>
                  <w:marRight w:val="0"/>
                  <w:marTop w:val="0"/>
                  <w:marBottom w:val="0"/>
                  <w:divBdr>
                    <w:top w:val="none" w:sz="0" w:space="0" w:color="auto"/>
                    <w:left w:val="none" w:sz="0" w:space="0" w:color="auto"/>
                    <w:bottom w:val="none" w:sz="0" w:space="0" w:color="auto"/>
                    <w:right w:val="none" w:sz="0" w:space="0" w:color="auto"/>
                  </w:divBdr>
                </w:div>
                <w:div w:id="795370693">
                  <w:marLeft w:val="0"/>
                  <w:marRight w:val="0"/>
                  <w:marTop w:val="0"/>
                  <w:marBottom w:val="0"/>
                  <w:divBdr>
                    <w:top w:val="none" w:sz="0" w:space="0" w:color="auto"/>
                    <w:left w:val="none" w:sz="0" w:space="0" w:color="auto"/>
                    <w:bottom w:val="none" w:sz="0" w:space="0" w:color="auto"/>
                    <w:right w:val="none" w:sz="0" w:space="0" w:color="auto"/>
                  </w:divBdr>
                </w:div>
                <w:div w:id="797840641">
                  <w:marLeft w:val="0"/>
                  <w:marRight w:val="0"/>
                  <w:marTop w:val="0"/>
                  <w:marBottom w:val="0"/>
                  <w:divBdr>
                    <w:top w:val="none" w:sz="0" w:space="0" w:color="auto"/>
                    <w:left w:val="none" w:sz="0" w:space="0" w:color="auto"/>
                    <w:bottom w:val="none" w:sz="0" w:space="0" w:color="auto"/>
                    <w:right w:val="none" w:sz="0" w:space="0" w:color="auto"/>
                  </w:divBdr>
                </w:div>
                <w:div w:id="799881822">
                  <w:marLeft w:val="0"/>
                  <w:marRight w:val="0"/>
                  <w:marTop w:val="0"/>
                  <w:marBottom w:val="0"/>
                  <w:divBdr>
                    <w:top w:val="none" w:sz="0" w:space="0" w:color="auto"/>
                    <w:left w:val="none" w:sz="0" w:space="0" w:color="auto"/>
                    <w:bottom w:val="none" w:sz="0" w:space="0" w:color="auto"/>
                    <w:right w:val="none" w:sz="0" w:space="0" w:color="auto"/>
                  </w:divBdr>
                </w:div>
                <w:div w:id="800801658">
                  <w:marLeft w:val="0"/>
                  <w:marRight w:val="0"/>
                  <w:marTop w:val="0"/>
                  <w:marBottom w:val="0"/>
                  <w:divBdr>
                    <w:top w:val="none" w:sz="0" w:space="0" w:color="auto"/>
                    <w:left w:val="none" w:sz="0" w:space="0" w:color="auto"/>
                    <w:bottom w:val="none" w:sz="0" w:space="0" w:color="auto"/>
                    <w:right w:val="none" w:sz="0" w:space="0" w:color="auto"/>
                  </w:divBdr>
                </w:div>
                <w:div w:id="801120549">
                  <w:marLeft w:val="0"/>
                  <w:marRight w:val="0"/>
                  <w:marTop w:val="0"/>
                  <w:marBottom w:val="0"/>
                  <w:divBdr>
                    <w:top w:val="none" w:sz="0" w:space="0" w:color="auto"/>
                    <w:left w:val="none" w:sz="0" w:space="0" w:color="auto"/>
                    <w:bottom w:val="none" w:sz="0" w:space="0" w:color="auto"/>
                    <w:right w:val="none" w:sz="0" w:space="0" w:color="auto"/>
                  </w:divBdr>
                </w:div>
                <w:div w:id="801390918">
                  <w:marLeft w:val="0"/>
                  <w:marRight w:val="0"/>
                  <w:marTop w:val="0"/>
                  <w:marBottom w:val="0"/>
                  <w:divBdr>
                    <w:top w:val="none" w:sz="0" w:space="0" w:color="auto"/>
                    <w:left w:val="none" w:sz="0" w:space="0" w:color="auto"/>
                    <w:bottom w:val="none" w:sz="0" w:space="0" w:color="auto"/>
                    <w:right w:val="none" w:sz="0" w:space="0" w:color="auto"/>
                  </w:divBdr>
                </w:div>
                <w:div w:id="807554536">
                  <w:marLeft w:val="0"/>
                  <w:marRight w:val="0"/>
                  <w:marTop w:val="0"/>
                  <w:marBottom w:val="0"/>
                  <w:divBdr>
                    <w:top w:val="none" w:sz="0" w:space="0" w:color="auto"/>
                    <w:left w:val="none" w:sz="0" w:space="0" w:color="auto"/>
                    <w:bottom w:val="none" w:sz="0" w:space="0" w:color="auto"/>
                    <w:right w:val="none" w:sz="0" w:space="0" w:color="auto"/>
                  </w:divBdr>
                </w:div>
                <w:div w:id="807748023">
                  <w:marLeft w:val="0"/>
                  <w:marRight w:val="0"/>
                  <w:marTop w:val="0"/>
                  <w:marBottom w:val="0"/>
                  <w:divBdr>
                    <w:top w:val="none" w:sz="0" w:space="0" w:color="auto"/>
                    <w:left w:val="none" w:sz="0" w:space="0" w:color="auto"/>
                    <w:bottom w:val="none" w:sz="0" w:space="0" w:color="auto"/>
                    <w:right w:val="none" w:sz="0" w:space="0" w:color="auto"/>
                  </w:divBdr>
                </w:div>
                <w:div w:id="808013128">
                  <w:marLeft w:val="0"/>
                  <w:marRight w:val="0"/>
                  <w:marTop w:val="0"/>
                  <w:marBottom w:val="0"/>
                  <w:divBdr>
                    <w:top w:val="none" w:sz="0" w:space="0" w:color="auto"/>
                    <w:left w:val="none" w:sz="0" w:space="0" w:color="auto"/>
                    <w:bottom w:val="none" w:sz="0" w:space="0" w:color="auto"/>
                    <w:right w:val="none" w:sz="0" w:space="0" w:color="auto"/>
                  </w:divBdr>
                </w:div>
                <w:div w:id="810055198">
                  <w:marLeft w:val="0"/>
                  <w:marRight w:val="0"/>
                  <w:marTop w:val="0"/>
                  <w:marBottom w:val="0"/>
                  <w:divBdr>
                    <w:top w:val="none" w:sz="0" w:space="0" w:color="auto"/>
                    <w:left w:val="none" w:sz="0" w:space="0" w:color="auto"/>
                    <w:bottom w:val="none" w:sz="0" w:space="0" w:color="auto"/>
                    <w:right w:val="none" w:sz="0" w:space="0" w:color="auto"/>
                  </w:divBdr>
                </w:div>
                <w:div w:id="810055255">
                  <w:marLeft w:val="0"/>
                  <w:marRight w:val="0"/>
                  <w:marTop w:val="0"/>
                  <w:marBottom w:val="0"/>
                  <w:divBdr>
                    <w:top w:val="none" w:sz="0" w:space="0" w:color="auto"/>
                    <w:left w:val="none" w:sz="0" w:space="0" w:color="auto"/>
                    <w:bottom w:val="none" w:sz="0" w:space="0" w:color="auto"/>
                    <w:right w:val="none" w:sz="0" w:space="0" w:color="auto"/>
                  </w:divBdr>
                </w:div>
                <w:div w:id="812017861">
                  <w:marLeft w:val="0"/>
                  <w:marRight w:val="0"/>
                  <w:marTop w:val="0"/>
                  <w:marBottom w:val="0"/>
                  <w:divBdr>
                    <w:top w:val="none" w:sz="0" w:space="0" w:color="auto"/>
                    <w:left w:val="none" w:sz="0" w:space="0" w:color="auto"/>
                    <w:bottom w:val="none" w:sz="0" w:space="0" w:color="auto"/>
                    <w:right w:val="none" w:sz="0" w:space="0" w:color="auto"/>
                  </w:divBdr>
                </w:div>
                <w:div w:id="812600406">
                  <w:marLeft w:val="0"/>
                  <w:marRight w:val="0"/>
                  <w:marTop w:val="0"/>
                  <w:marBottom w:val="0"/>
                  <w:divBdr>
                    <w:top w:val="none" w:sz="0" w:space="0" w:color="auto"/>
                    <w:left w:val="none" w:sz="0" w:space="0" w:color="auto"/>
                    <w:bottom w:val="none" w:sz="0" w:space="0" w:color="auto"/>
                    <w:right w:val="none" w:sz="0" w:space="0" w:color="auto"/>
                  </w:divBdr>
                </w:div>
                <w:div w:id="812789588">
                  <w:marLeft w:val="0"/>
                  <w:marRight w:val="0"/>
                  <w:marTop w:val="0"/>
                  <w:marBottom w:val="0"/>
                  <w:divBdr>
                    <w:top w:val="none" w:sz="0" w:space="0" w:color="auto"/>
                    <w:left w:val="none" w:sz="0" w:space="0" w:color="auto"/>
                    <w:bottom w:val="none" w:sz="0" w:space="0" w:color="auto"/>
                    <w:right w:val="none" w:sz="0" w:space="0" w:color="auto"/>
                  </w:divBdr>
                </w:div>
                <w:div w:id="814448622">
                  <w:marLeft w:val="0"/>
                  <w:marRight w:val="0"/>
                  <w:marTop w:val="0"/>
                  <w:marBottom w:val="0"/>
                  <w:divBdr>
                    <w:top w:val="none" w:sz="0" w:space="0" w:color="auto"/>
                    <w:left w:val="none" w:sz="0" w:space="0" w:color="auto"/>
                    <w:bottom w:val="none" w:sz="0" w:space="0" w:color="auto"/>
                    <w:right w:val="none" w:sz="0" w:space="0" w:color="auto"/>
                  </w:divBdr>
                </w:div>
                <w:div w:id="816410637">
                  <w:marLeft w:val="0"/>
                  <w:marRight w:val="0"/>
                  <w:marTop w:val="0"/>
                  <w:marBottom w:val="0"/>
                  <w:divBdr>
                    <w:top w:val="none" w:sz="0" w:space="0" w:color="auto"/>
                    <w:left w:val="none" w:sz="0" w:space="0" w:color="auto"/>
                    <w:bottom w:val="none" w:sz="0" w:space="0" w:color="auto"/>
                    <w:right w:val="none" w:sz="0" w:space="0" w:color="auto"/>
                  </w:divBdr>
                </w:div>
                <w:div w:id="817767646">
                  <w:marLeft w:val="0"/>
                  <w:marRight w:val="0"/>
                  <w:marTop w:val="0"/>
                  <w:marBottom w:val="0"/>
                  <w:divBdr>
                    <w:top w:val="none" w:sz="0" w:space="0" w:color="auto"/>
                    <w:left w:val="none" w:sz="0" w:space="0" w:color="auto"/>
                    <w:bottom w:val="none" w:sz="0" w:space="0" w:color="auto"/>
                    <w:right w:val="none" w:sz="0" w:space="0" w:color="auto"/>
                  </w:divBdr>
                </w:div>
                <w:div w:id="818890006">
                  <w:marLeft w:val="0"/>
                  <w:marRight w:val="0"/>
                  <w:marTop w:val="0"/>
                  <w:marBottom w:val="0"/>
                  <w:divBdr>
                    <w:top w:val="none" w:sz="0" w:space="0" w:color="auto"/>
                    <w:left w:val="none" w:sz="0" w:space="0" w:color="auto"/>
                    <w:bottom w:val="none" w:sz="0" w:space="0" w:color="auto"/>
                    <w:right w:val="none" w:sz="0" w:space="0" w:color="auto"/>
                  </w:divBdr>
                </w:div>
                <w:div w:id="819275039">
                  <w:marLeft w:val="0"/>
                  <w:marRight w:val="0"/>
                  <w:marTop w:val="0"/>
                  <w:marBottom w:val="0"/>
                  <w:divBdr>
                    <w:top w:val="none" w:sz="0" w:space="0" w:color="auto"/>
                    <w:left w:val="none" w:sz="0" w:space="0" w:color="auto"/>
                    <w:bottom w:val="none" w:sz="0" w:space="0" w:color="auto"/>
                    <w:right w:val="none" w:sz="0" w:space="0" w:color="auto"/>
                  </w:divBdr>
                </w:div>
                <w:div w:id="821696770">
                  <w:marLeft w:val="0"/>
                  <w:marRight w:val="0"/>
                  <w:marTop w:val="0"/>
                  <w:marBottom w:val="0"/>
                  <w:divBdr>
                    <w:top w:val="none" w:sz="0" w:space="0" w:color="auto"/>
                    <w:left w:val="none" w:sz="0" w:space="0" w:color="auto"/>
                    <w:bottom w:val="none" w:sz="0" w:space="0" w:color="auto"/>
                    <w:right w:val="none" w:sz="0" w:space="0" w:color="auto"/>
                  </w:divBdr>
                </w:div>
                <w:div w:id="822620024">
                  <w:marLeft w:val="0"/>
                  <w:marRight w:val="0"/>
                  <w:marTop w:val="0"/>
                  <w:marBottom w:val="0"/>
                  <w:divBdr>
                    <w:top w:val="none" w:sz="0" w:space="0" w:color="auto"/>
                    <w:left w:val="none" w:sz="0" w:space="0" w:color="auto"/>
                    <w:bottom w:val="none" w:sz="0" w:space="0" w:color="auto"/>
                    <w:right w:val="none" w:sz="0" w:space="0" w:color="auto"/>
                  </w:divBdr>
                </w:div>
                <w:div w:id="824661071">
                  <w:marLeft w:val="0"/>
                  <w:marRight w:val="0"/>
                  <w:marTop w:val="0"/>
                  <w:marBottom w:val="0"/>
                  <w:divBdr>
                    <w:top w:val="none" w:sz="0" w:space="0" w:color="auto"/>
                    <w:left w:val="none" w:sz="0" w:space="0" w:color="auto"/>
                    <w:bottom w:val="none" w:sz="0" w:space="0" w:color="auto"/>
                    <w:right w:val="none" w:sz="0" w:space="0" w:color="auto"/>
                  </w:divBdr>
                </w:div>
                <w:div w:id="824783590">
                  <w:marLeft w:val="0"/>
                  <w:marRight w:val="0"/>
                  <w:marTop w:val="0"/>
                  <w:marBottom w:val="0"/>
                  <w:divBdr>
                    <w:top w:val="none" w:sz="0" w:space="0" w:color="auto"/>
                    <w:left w:val="none" w:sz="0" w:space="0" w:color="auto"/>
                    <w:bottom w:val="none" w:sz="0" w:space="0" w:color="auto"/>
                    <w:right w:val="none" w:sz="0" w:space="0" w:color="auto"/>
                  </w:divBdr>
                </w:div>
                <w:div w:id="825361377">
                  <w:marLeft w:val="0"/>
                  <w:marRight w:val="0"/>
                  <w:marTop w:val="0"/>
                  <w:marBottom w:val="0"/>
                  <w:divBdr>
                    <w:top w:val="none" w:sz="0" w:space="0" w:color="auto"/>
                    <w:left w:val="none" w:sz="0" w:space="0" w:color="auto"/>
                    <w:bottom w:val="none" w:sz="0" w:space="0" w:color="auto"/>
                    <w:right w:val="none" w:sz="0" w:space="0" w:color="auto"/>
                  </w:divBdr>
                </w:div>
                <w:div w:id="827330086">
                  <w:marLeft w:val="0"/>
                  <w:marRight w:val="0"/>
                  <w:marTop w:val="0"/>
                  <w:marBottom w:val="0"/>
                  <w:divBdr>
                    <w:top w:val="none" w:sz="0" w:space="0" w:color="auto"/>
                    <w:left w:val="none" w:sz="0" w:space="0" w:color="auto"/>
                    <w:bottom w:val="none" w:sz="0" w:space="0" w:color="auto"/>
                    <w:right w:val="none" w:sz="0" w:space="0" w:color="auto"/>
                  </w:divBdr>
                </w:div>
                <w:div w:id="830876150">
                  <w:marLeft w:val="0"/>
                  <w:marRight w:val="0"/>
                  <w:marTop w:val="0"/>
                  <w:marBottom w:val="0"/>
                  <w:divBdr>
                    <w:top w:val="none" w:sz="0" w:space="0" w:color="auto"/>
                    <w:left w:val="none" w:sz="0" w:space="0" w:color="auto"/>
                    <w:bottom w:val="none" w:sz="0" w:space="0" w:color="auto"/>
                    <w:right w:val="none" w:sz="0" w:space="0" w:color="auto"/>
                  </w:divBdr>
                </w:div>
                <w:div w:id="831412110">
                  <w:marLeft w:val="0"/>
                  <w:marRight w:val="0"/>
                  <w:marTop w:val="0"/>
                  <w:marBottom w:val="0"/>
                  <w:divBdr>
                    <w:top w:val="none" w:sz="0" w:space="0" w:color="auto"/>
                    <w:left w:val="none" w:sz="0" w:space="0" w:color="auto"/>
                    <w:bottom w:val="none" w:sz="0" w:space="0" w:color="auto"/>
                    <w:right w:val="none" w:sz="0" w:space="0" w:color="auto"/>
                  </w:divBdr>
                </w:div>
                <w:div w:id="833640267">
                  <w:marLeft w:val="0"/>
                  <w:marRight w:val="0"/>
                  <w:marTop w:val="0"/>
                  <w:marBottom w:val="0"/>
                  <w:divBdr>
                    <w:top w:val="none" w:sz="0" w:space="0" w:color="auto"/>
                    <w:left w:val="none" w:sz="0" w:space="0" w:color="auto"/>
                    <w:bottom w:val="none" w:sz="0" w:space="0" w:color="auto"/>
                    <w:right w:val="none" w:sz="0" w:space="0" w:color="auto"/>
                  </w:divBdr>
                </w:div>
                <w:div w:id="833956288">
                  <w:marLeft w:val="0"/>
                  <w:marRight w:val="0"/>
                  <w:marTop w:val="0"/>
                  <w:marBottom w:val="0"/>
                  <w:divBdr>
                    <w:top w:val="none" w:sz="0" w:space="0" w:color="auto"/>
                    <w:left w:val="none" w:sz="0" w:space="0" w:color="auto"/>
                    <w:bottom w:val="none" w:sz="0" w:space="0" w:color="auto"/>
                    <w:right w:val="none" w:sz="0" w:space="0" w:color="auto"/>
                  </w:divBdr>
                </w:div>
                <w:div w:id="839002575">
                  <w:marLeft w:val="0"/>
                  <w:marRight w:val="0"/>
                  <w:marTop w:val="0"/>
                  <w:marBottom w:val="0"/>
                  <w:divBdr>
                    <w:top w:val="none" w:sz="0" w:space="0" w:color="auto"/>
                    <w:left w:val="none" w:sz="0" w:space="0" w:color="auto"/>
                    <w:bottom w:val="none" w:sz="0" w:space="0" w:color="auto"/>
                    <w:right w:val="none" w:sz="0" w:space="0" w:color="auto"/>
                  </w:divBdr>
                </w:div>
                <w:div w:id="840200211">
                  <w:marLeft w:val="0"/>
                  <w:marRight w:val="0"/>
                  <w:marTop w:val="0"/>
                  <w:marBottom w:val="0"/>
                  <w:divBdr>
                    <w:top w:val="none" w:sz="0" w:space="0" w:color="auto"/>
                    <w:left w:val="none" w:sz="0" w:space="0" w:color="auto"/>
                    <w:bottom w:val="none" w:sz="0" w:space="0" w:color="auto"/>
                    <w:right w:val="none" w:sz="0" w:space="0" w:color="auto"/>
                  </w:divBdr>
                </w:div>
                <w:div w:id="844513848">
                  <w:marLeft w:val="0"/>
                  <w:marRight w:val="0"/>
                  <w:marTop w:val="0"/>
                  <w:marBottom w:val="0"/>
                  <w:divBdr>
                    <w:top w:val="none" w:sz="0" w:space="0" w:color="auto"/>
                    <w:left w:val="none" w:sz="0" w:space="0" w:color="auto"/>
                    <w:bottom w:val="none" w:sz="0" w:space="0" w:color="auto"/>
                    <w:right w:val="none" w:sz="0" w:space="0" w:color="auto"/>
                  </w:divBdr>
                </w:div>
                <w:div w:id="845680212">
                  <w:marLeft w:val="0"/>
                  <w:marRight w:val="0"/>
                  <w:marTop w:val="0"/>
                  <w:marBottom w:val="0"/>
                  <w:divBdr>
                    <w:top w:val="none" w:sz="0" w:space="0" w:color="auto"/>
                    <w:left w:val="none" w:sz="0" w:space="0" w:color="auto"/>
                    <w:bottom w:val="none" w:sz="0" w:space="0" w:color="auto"/>
                    <w:right w:val="none" w:sz="0" w:space="0" w:color="auto"/>
                  </w:divBdr>
                </w:div>
                <w:div w:id="848984797">
                  <w:marLeft w:val="0"/>
                  <w:marRight w:val="0"/>
                  <w:marTop w:val="0"/>
                  <w:marBottom w:val="0"/>
                  <w:divBdr>
                    <w:top w:val="none" w:sz="0" w:space="0" w:color="auto"/>
                    <w:left w:val="none" w:sz="0" w:space="0" w:color="auto"/>
                    <w:bottom w:val="none" w:sz="0" w:space="0" w:color="auto"/>
                    <w:right w:val="none" w:sz="0" w:space="0" w:color="auto"/>
                  </w:divBdr>
                </w:div>
                <w:div w:id="851189400">
                  <w:marLeft w:val="0"/>
                  <w:marRight w:val="0"/>
                  <w:marTop w:val="0"/>
                  <w:marBottom w:val="0"/>
                  <w:divBdr>
                    <w:top w:val="none" w:sz="0" w:space="0" w:color="auto"/>
                    <w:left w:val="none" w:sz="0" w:space="0" w:color="auto"/>
                    <w:bottom w:val="none" w:sz="0" w:space="0" w:color="auto"/>
                    <w:right w:val="none" w:sz="0" w:space="0" w:color="auto"/>
                  </w:divBdr>
                </w:div>
                <w:div w:id="851526190">
                  <w:marLeft w:val="0"/>
                  <w:marRight w:val="0"/>
                  <w:marTop w:val="0"/>
                  <w:marBottom w:val="0"/>
                  <w:divBdr>
                    <w:top w:val="none" w:sz="0" w:space="0" w:color="auto"/>
                    <w:left w:val="none" w:sz="0" w:space="0" w:color="auto"/>
                    <w:bottom w:val="none" w:sz="0" w:space="0" w:color="auto"/>
                    <w:right w:val="none" w:sz="0" w:space="0" w:color="auto"/>
                  </w:divBdr>
                </w:div>
                <w:div w:id="853419997">
                  <w:marLeft w:val="0"/>
                  <w:marRight w:val="0"/>
                  <w:marTop w:val="0"/>
                  <w:marBottom w:val="0"/>
                  <w:divBdr>
                    <w:top w:val="none" w:sz="0" w:space="0" w:color="auto"/>
                    <w:left w:val="none" w:sz="0" w:space="0" w:color="auto"/>
                    <w:bottom w:val="none" w:sz="0" w:space="0" w:color="auto"/>
                    <w:right w:val="none" w:sz="0" w:space="0" w:color="auto"/>
                  </w:divBdr>
                </w:div>
                <w:div w:id="853499585">
                  <w:marLeft w:val="0"/>
                  <w:marRight w:val="0"/>
                  <w:marTop w:val="0"/>
                  <w:marBottom w:val="0"/>
                  <w:divBdr>
                    <w:top w:val="none" w:sz="0" w:space="0" w:color="auto"/>
                    <w:left w:val="none" w:sz="0" w:space="0" w:color="auto"/>
                    <w:bottom w:val="none" w:sz="0" w:space="0" w:color="auto"/>
                    <w:right w:val="none" w:sz="0" w:space="0" w:color="auto"/>
                  </w:divBdr>
                </w:div>
                <w:div w:id="853500239">
                  <w:marLeft w:val="0"/>
                  <w:marRight w:val="0"/>
                  <w:marTop w:val="0"/>
                  <w:marBottom w:val="0"/>
                  <w:divBdr>
                    <w:top w:val="none" w:sz="0" w:space="0" w:color="auto"/>
                    <w:left w:val="none" w:sz="0" w:space="0" w:color="auto"/>
                    <w:bottom w:val="none" w:sz="0" w:space="0" w:color="auto"/>
                    <w:right w:val="none" w:sz="0" w:space="0" w:color="auto"/>
                  </w:divBdr>
                </w:div>
                <w:div w:id="854150485">
                  <w:marLeft w:val="0"/>
                  <w:marRight w:val="0"/>
                  <w:marTop w:val="0"/>
                  <w:marBottom w:val="0"/>
                  <w:divBdr>
                    <w:top w:val="none" w:sz="0" w:space="0" w:color="auto"/>
                    <w:left w:val="none" w:sz="0" w:space="0" w:color="auto"/>
                    <w:bottom w:val="none" w:sz="0" w:space="0" w:color="auto"/>
                    <w:right w:val="none" w:sz="0" w:space="0" w:color="auto"/>
                  </w:divBdr>
                </w:div>
                <w:div w:id="854883583">
                  <w:marLeft w:val="0"/>
                  <w:marRight w:val="0"/>
                  <w:marTop w:val="0"/>
                  <w:marBottom w:val="0"/>
                  <w:divBdr>
                    <w:top w:val="none" w:sz="0" w:space="0" w:color="auto"/>
                    <w:left w:val="none" w:sz="0" w:space="0" w:color="auto"/>
                    <w:bottom w:val="none" w:sz="0" w:space="0" w:color="auto"/>
                    <w:right w:val="none" w:sz="0" w:space="0" w:color="auto"/>
                  </w:divBdr>
                </w:div>
                <w:div w:id="856886652">
                  <w:marLeft w:val="0"/>
                  <w:marRight w:val="0"/>
                  <w:marTop w:val="0"/>
                  <w:marBottom w:val="0"/>
                  <w:divBdr>
                    <w:top w:val="none" w:sz="0" w:space="0" w:color="auto"/>
                    <w:left w:val="none" w:sz="0" w:space="0" w:color="auto"/>
                    <w:bottom w:val="none" w:sz="0" w:space="0" w:color="auto"/>
                    <w:right w:val="none" w:sz="0" w:space="0" w:color="auto"/>
                  </w:divBdr>
                </w:div>
                <w:div w:id="863595376">
                  <w:marLeft w:val="0"/>
                  <w:marRight w:val="0"/>
                  <w:marTop w:val="0"/>
                  <w:marBottom w:val="0"/>
                  <w:divBdr>
                    <w:top w:val="none" w:sz="0" w:space="0" w:color="auto"/>
                    <w:left w:val="none" w:sz="0" w:space="0" w:color="auto"/>
                    <w:bottom w:val="none" w:sz="0" w:space="0" w:color="auto"/>
                    <w:right w:val="none" w:sz="0" w:space="0" w:color="auto"/>
                  </w:divBdr>
                </w:div>
                <w:div w:id="863784442">
                  <w:marLeft w:val="0"/>
                  <w:marRight w:val="0"/>
                  <w:marTop w:val="0"/>
                  <w:marBottom w:val="0"/>
                  <w:divBdr>
                    <w:top w:val="none" w:sz="0" w:space="0" w:color="auto"/>
                    <w:left w:val="none" w:sz="0" w:space="0" w:color="auto"/>
                    <w:bottom w:val="none" w:sz="0" w:space="0" w:color="auto"/>
                    <w:right w:val="none" w:sz="0" w:space="0" w:color="auto"/>
                  </w:divBdr>
                </w:div>
                <w:div w:id="864053851">
                  <w:marLeft w:val="0"/>
                  <w:marRight w:val="0"/>
                  <w:marTop w:val="0"/>
                  <w:marBottom w:val="0"/>
                  <w:divBdr>
                    <w:top w:val="none" w:sz="0" w:space="0" w:color="auto"/>
                    <w:left w:val="none" w:sz="0" w:space="0" w:color="auto"/>
                    <w:bottom w:val="none" w:sz="0" w:space="0" w:color="auto"/>
                    <w:right w:val="none" w:sz="0" w:space="0" w:color="auto"/>
                  </w:divBdr>
                </w:div>
                <w:div w:id="866408873">
                  <w:marLeft w:val="0"/>
                  <w:marRight w:val="0"/>
                  <w:marTop w:val="0"/>
                  <w:marBottom w:val="0"/>
                  <w:divBdr>
                    <w:top w:val="none" w:sz="0" w:space="0" w:color="auto"/>
                    <w:left w:val="none" w:sz="0" w:space="0" w:color="auto"/>
                    <w:bottom w:val="none" w:sz="0" w:space="0" w:color="auto"/>
                    <w:right w:val="none" w:sz="0" w:space="0" w:color="auto"/>
                  </w:divBdr>
                </w:div>
                <w:div w:id="870335450">
                  <w:marLeft w:val="0"/>
                  <w:marRight w:val="0"/>
                  <w:marTop w:val="0"/>
                  <w:marBottom w:val="0"/>
                  <w:divBdr>
                    <w:top w:val="none" w:sz="0" w:space="0" w:color="auto"/>
                    <w:left w:val="none" w:sz="0" w:space="0" w:color="auto"/>
                    <w:bottom w:val="none" w:sz="0" w:space="0" w:color="auto"/>
                    <w:right w:val="none" w:sz="0" w:space="0" w:color="auto"/>
                  </w:divBdr>
                </w:div>
                <w:div w:id="874537153">
                  <w:marLeft w:val="0"/>
                  <w:marRight w:val="0"/>
                  <w:marTop w:val="0"/>
                  <w:marBottom w:val="0"/>
                  <w:divBdr>
                    <w:top w:val="none" w:sz="0" w:space="0" w:color="auto"/>
                    <w:left w:val="none" w:sz="0" w:space="0" w:color="auto"/>
                    <w:bottom w:val="none" w:sz="0" w:space="0" w:color="auto"/>
                    <w:right w:val="none" w:sz="0" w:space="0" w:color="auto"/>
                  </w:divBdr>
                </w:div>
                <w:div w:id="877742909">
                  <w:marLeft w:val="0"/>
                  <w:marRight w:val="0"/>
                  <w:marTop w:val="0"/>
                  <w:marBottom w:val="0"/>
                  <w:divBdr>
                    <w:top w:val="none" w:sz="0" w:space="0" w:color="auto"/>
                    <w:left w:val="none" w:sz="0" w:space="0" w:color="auto"/>
                    <w:bottom w:val="none" w:sz="0" w:space="0" w:color="auto"/>
                    <w:right w:val="none" w:sz="0" w:space="0" w:color="auto"/>
                  </w:divBdr>
                </w:div>
                <w:div w:id="879132021">
                  <w:marLeft w:val="0"/>
                  <w:marRight w:val="0"/>
                  <w:marTop w:val="0"/>
                  <w:marBottom w:val="0"/>
                  <w:divBdr>
                    <w:top w:val="none" w:sz="0" w:space="0" w:color="auto"/>
                    <w:left w:val="none" w:sz="0" w:space="0" w:color="auto"/>
                    <w:bottom w:val="none" w:sz="0" w:space="0" w:color="auto"/>
                    <w:right w:val="none" w:sz="0" w:space="0" w:color="auto"/>
                  </w:divBdr>
                </w:div>
                <w:div w:id="879438411">
                  <w:marLeft w:val="0"/>
                  <w:marRight w:val="0"/>
                  <w:marTop w:val="0"/>
                  <w:marBottom w:val="0"/>
                  <w:divBdr>
                    <w:top w:val="none" w:sz="0" w:space="0" w:color="auto"/>
                    <w:left w:val="none" w:sz="0" w:space="0" w:color="auto"/>
                    <w:bottom w:val="none" w:sz="0" w:space="0" w:color="auto"/>
                    <w:right w:val="none" w:sz="0" w:space="0" w:color="auto"/>
                  </w:divBdr>
                </w:div>
                <w:div w:id="880170332">
                  <w:marLeft w:val="0"/>
                  <w:marRight w:val="0"/>
                  <w:marTop w:val="0"/>
                  <w:marBottom w:val="0"/>
                  <w:divBdr>
                    <w:top w:val="none" w:sz="0" w:space="0" w:color="auto"/>
                    <w:left w:val="none" w:sz="0" w:space="0" w:color="auto"/>
                    <w:bottom w:val="none" w:sz="0" w:space="0" w:color="auto"/>
                    <w:right w:val="none" w:sz="0" w:space="0" w:color="auto"/>
                  </w:divBdr>
                </w:div>
                <w:div w:id="882985388">
                  <w:marLeft w:val="0"/>
                  <w:marRight w:val="0"/>
                  <w:marTop w:val="0"/>
                  <w:marBottom w:val="0"/>
                  <w:divBdr>
                    <w:top w:val="none" w:sz="0" w:space="0" w:color="auto"/>
                    <w:left w:val="none" w:sz="0" w:space="0" w:color="auto"/>
                    <w:bottom w:val="none" w:sz="0" w:space="0" w:color="auto"/>
                    <w:right w:val="none" w:sz="0" w:space="0" w:color="auto"/>
                  </w:divBdr>
                </w:div>
                <w:div w:id="883836100">
                  <w:marLeft w:val="0"/>
                  <w:marRight w:val="0"/>
                  <w:marTop w:val="0"/>
                  <w:marBottom w:val="0"/>
                  <w:divBdr>
                    <w:top w:val="none" w:sz="0" w:space="0" w:color="auto"/>
                    <w:left w:val="none" w:sz="0" w:space="0" w:color="auto"/>
                    <w:bottom w:val="none" w:sz="0" w:space="0" w:color="auto"/>
                    <w:right w:val="none" w:sz="0" w:space="0" w:color="auto"/>
                  </w:divBdr>
                </w:div>
                <w:div w:id="887179786">
                  <w:marLeft w:val="0"/>
                  <w:marRight w:val="0"/>
                  <w:marTop w:val="0"/>
                  <w:marBottom w:val="0"/>
                  <w:divBdr>
                    <w:top w:val="none" w:sz="0" w:space="0" w:color="auto"/>
                    <w:left w:val="none" w:sz="0" w:space="0" w:color="auto"/>
                    <w:bottom w:val="none" w:sz="0" w:space="0" w:color="auto"/>
                    <w:right w:val="none" w:sz="0" w:space="0" w:color="auto"/>
                  </w:divBdr>
                </w:div>
                <w:div w:id="888955578">
                  <w:marLeft w:val="0"/>
                  <w:marRight w:val="0"/>
                  <w:marTop w:val="0"/>
                  <w:marBottom w:val="0"/>
                  <w:divBdr>
                    <w:top w:val="none" w:sz="0" w:space="0" w:color="auto"/>
                    <w:left w:val="none" w:sz="0" w:space="0" w:color="auto"/>
                    <w:bottom w:val="none" w:sz="0" w:space="0" w:color="auto"/>
                    <w:right w:val="none" w:sz="0" w:space="0" w:color="auto"/>
                  </w:divBdr>
                </w:div>
                <w:div w:id="890773684">
                  <w:marLeft w:val="0"/>
                  <w:marRight w:val="0"/>
                  <w:marTop w:val="0"/>
                  <w:marBottom w:val="0"/>
                  <w:divBdr>
                    <w:top w:val="none" w:sz="0" w:space="0" w:color="auto"/>
                    <w:left w:val="none" w:sz="0" w:space="0" w:color="auto"/>
                    <w:bottom w:val="none" w:sz="0" w:space="0" w:color="auto"/>
                    <w:right w:val="none" w:sz="0" w:space="0" w:color="auto"/>
                  </w:divBdr>
                </w:div>
                <w:div w:id="891426616">
                  <w:marLeft w:val="0"/>
                  <w:marRight w:val="0"/>
                  <w:marTop w:val="0"/>
                  <w:marBottom w:val="0"/>
                  <w:divBdr>
                    <w:top w:val="none" w:sz="0" w:space="0" w:color="auto"/>
                    <w:left w:val="none" w:sz="0" w:space="0" w:color="auto"/>
                    <w:bottom w:val="none" w:sz="0" w:space="0" w:color="auto"/>
                    <w:right w:val="none" w:sz="0" w:space="0" w:color="auto"/>
                  </w:divBdr>
                </w:div>
                <w:div w:id="900409829">
                  <w:marLeft w:val="0"/>
                  <w:marRight w:val="0"/>
                  <w:marTop w:val="0"/>
                  <w:marBottom w:val="0"/>
                  <w:divBdr>
                    <w:top w:val="none" w:sz="0" w:space="0" w:color="auto"/>
                    <w:left w:val="none" w:sz="0" w:space="0" w:color="auto"/>
                    <w:bottom w:val="none" w:sz="0" w:space="0" w:color="auto"/>
                    <w:right w:val="none" w:sz="0" w:space="0" w:color="auto"/>
                  </w:divBdr>
                </w:div>
                <w:div w:id="906037889">
                  <w:marLeft w:val="0"/>
                  <w:marRight w:val="0"/>
                  <w:marTop w:val="0"/>
                  <w:marBottom w:val="0"/>
                  <w:divBdr>
                    <w:top w:val="none" w:sz="0" w:space="0" w:color="auto"/>
                    <w:left w:val="none" w:sz="0" w:space="0" w:color="auto"/>
                    <w:bottom w:val="none" w:sz="0" w:space="0" w:color="auto"/>
                    <w:right w:val="none" w:sz="0" w:space="0" w:color="auto"/>
                  </w:divBdr>
                </w:div>
                <w:div w:id="906182998">
                  <w:marLeft w:val="0"/>
                  <w:marRight w:val="0"/>
                  <w:marTop w:val="0"/>
                  <w:marBottom w:val="0"/>
                  <w:divBdr>
                    <w:top w:val="none" w:sz="0" w:space="0" w:color="auto"/>
                    <w:left w:val="none" w:sz="0" w:space="0" w:color="auto"/>
                    <w:bottom w:val="none" w:sz="0" w:space="0" w:color="auto"/>
                    <w:right w:val="none" w:sz="0" w:space="0" w:color="auto"/>
                  </w:divBdr>
                </w:div>
                <w:div w:id="909465966">
                  <w:marLeft w:val="0"/>
                  <w:marRight w:val="0"/>
                  <w:marTop w:val="0"/>
                  <w:marBottom w:val="0"/>
                  <w:divBdr>
                    <w:top w:val="none" w:sz="0" w:space="0" w:color="auto"/>
                    <w:left w:val="none" w:sz="0" w:space="0" w:color="auto"/>
                    <w:bottom w:val="none" w:sz="0" w:space="0" w:color="auto"/>
                    <w:right w:val="none" w:sz="0" w:space="0" w:color="auto"/>
                  </w:divBdr>
                </w:div>
                <w:div w:id="909729153">
                  <w:marLeft w:val="0"/>
                  <w:marRight w:val="0"/>
                  <w:marTop w:val="0"/>
                  <w:marBottom w:val="0"/>
                  <w:divBdr>
                    <w:top w:val="none" w:sz="0" w:space="0" w:color="auto"/>
                    <w:left w:val="none" w:sz="0" w:space="0" w:color="auto"/>
                    <w:bottom w:val="none" w:sz="0" w:space="0" w:color="auto"/>
                    <w:right w:val="none" w:sz="0" w:space="0" w:color="auto"/>
                  </w:divBdr>
                </w:div>
                <w:div w:id="910578313">
                  <w:marLeft w:val="0"/>
                  <w:marRight w:val="0"/>
                  <w:marTop w:val="0"/>
                  <w:marBottom w:val="0"/>
                  <w:divBdr>
                    <w:top w:val="none" w:sz="0" w:space="0" w:color="auto"/>
                    <w:left w:val="none" w:sz="0" w:space="0" w:color="auto"/>
                    <w:bottom w:val="none" w:sz="0" w:space="0" w:color="auto"/>
                    <w:right w:val="none" w:sz="0" w:space="0" w:color="auto"/>
                  </w:divBdr>
                </w:div>
                <w:div w:id="913049494">
                  <w:marLeft w:val="0"/>
                  <w:marRight w:val="0"/>
                  <w:marTop w:val="0"/>
                  <w:marBottom w:val="0"/>
                  <w:divBdr>
                    <w:top w:val="none" w:sz="0" w:space="0" w:color="auto"/>
                    <w:left w:val="none" w:sz="0" w:space="0" w:color="auto"/>
                    <w:bottom w:val="none" w:sz="0" w:space="0" w:color="auto"/>
                    <w:right w:val="none" w:sz="0" w:space="0" w:color="auto"/>
                  </w:divBdr>
                </w:div>
                <w:div w:id="913393385">
                  <w:marLeft w:val="0"/>
                  <w:marRight w:val="0"/>
                  <w:marTop w:val="0"/>
                  <w:marBottom w:val="0"/>
                  <w:divBdr>
                    <w:top w:val="none" w:sz="0" w:space="0" w:color="auto"/>
                    <w:left w:val="none" w:sz="0" w:space="0" w:color="auto"/>
                    <w:bottom w:val="none" w:sz="0" w:space="0" w:color="auto"/>
                    <w:right w:val="none" w:sz="0" w:space="0" w:color="auto"/>
                  </w:divBdr>
                </w:div>
                <w:div w:id="917665590">
                  <w:marLeft w:val="0"/>
                  <w:marRight w:val="0"/>
                  <w:marTop w:val="0"/>
                  <w:marBottom w:val="0"/>
                  <w:divBdr>
                    <w:top w:val="none" w:sz="0" w:space="0" w:color="auto"/>
                    <w:left w:val="none" w:sz="0" w:space="0" w:color="auto"/>
                    <w:bottom w:val="none" w:sz="0" w:space="0" w:color="auto"/>
                    <w:right w:val="none" w:sz="0" w:space="0" w:color="auto"/>
                  </w:divBdr>
                </w:div>
                <w:div w:id="919869812">
                  <w:marLeft w:val="0"/>
                  <w:marRight w:val="0"/>
                  <w:marTop w:val="0"/>
                  <w:marBottom w:val="0"/>
                  <w:divBdr>
                    <w:top w:val="none" w:sz="0" w:space="0" w:color="auto"/>
                    <w:left w:val="none" w:sz="0" w:space="0" w:color="auto"/>
                    <w:bottom w:val="none" w:sz="0" w:space="0" w:color="auto"/>
                    <w:right w:val="none" w:sz="0" w:space="0" w:color="auto"/>
                  </w:divBdr>
                </w:div>
                <w:div w:id="921179405">
                  <w:marLeft w:val="0"/>
                  <w:marRight w:val="0"/>
                  <w:marTop w:val="0"/>
                  <w:marBottom w:val="0"/>
                  <w:divBdr>
                    <w:top w:val="none" w:sz="0" w:space="0" w:color="auto"/>
                    <w:left w:val="none" w:sz="0" w:space="0" w:color="auto"/>
                    <w:bottom w:val="none" w:sz="0" w:space="0" w:color="auto"/>
                    <w:right w:val="none" w:sz="0" w:space="0" w:color="auto"/>
                  </w:divBdr>
                </w:div>
                <w:div w:id="922226750">
                  <w:marLeft w:val="0"/>
                  <w:marRight w:val="0"/>
                  <w:marTop w:val="0"/>
                  <w:marBottom w:val="0"/>
                  <w:divBdr>
                    <w:top w:val="none" w:sz="0" w:space="0" w:color="auto"/>
                    <w:left w:val="none" w:sz="0" w:space="0" w:color="auto"/>
                    <w:bottom w:val="none" w:sz="0" w:space="0" w:color="auto"/>
                    <w:right w:val="none" w:sz="0" w:space="0" w:color="auto"/>
                  </w:divBdr>
                </w:div>
                <w:div w:id="924265541">
                  <w:marLeft w:val="0"/>
                  <w:marRight w:val="0"/>
                  <w:marTop w:val="0"/>
                  <w:marBottom w:val="0"/>
                  <w:divBdr>
                    <w:top w:val="none" w:sz="0" w:space="0" w:color="auto"/>
                    <w:left w:val="none" w:sz="0" w:space="0" w:color="auto"/>
                    <w:bottom w:val="none" w:sz="0" w:space="0" w:color="auto"/>
                    <w:right w:val="none" w:sz="0" w:space="0" w:color="auto"/>
                  </w:divBdr>
                </w:div>
                <w:div w:id="924652224">
                  <w:marLeft w:val="0"/>
                  <w:marRight w:val="0"/>
                  <w:marTop w:val="0"/>
                  <w:marBottom w:val="0"/>
                  <w:divBdr>
                    <w:top w:val="none" w:sz="0" w:space="0" w:color="auto"/>
                    <w:left w:val="none" w:sz="0" w:space="0" w:color="auto"/>
                    <w:bottom w:val="none" w:sz="0" w:space="0" w:color="auto"/>
                    <w:right w:val="none" w:sz="0" w:space="0" w:color="auto"/>
                  </w:divBdr>
                </w:div>
                <w:div w:id="925531869">
                  <w:marLeft w:val="0"/>
                  <w:marRight w:val="0"/>
                  <w:marTop w:val="0"/>
                  <w:marBottom w:val="0"/>
                  <w:divBdr>
                    <w:top w:val="none" w:sz="0" w:space="0" w:color="auto"/>
                    <w:left w:val="none" w:sz="0" w:space="0" w:color="auto"/>
                    <w:bottom w:val="none" w:sz="0" w:space="0" w:color="auto"/>
                    <w:right w:val="none" w:sz="0" w:space="0" w:color="auto"/>
                  </w:divBdr>
                </w:div>
                <w:div w:id="926576090">
                  <w:marLeft w:val="0"/>
                  <w:marRight w:val="0"/>
                  <w:marTop w:val="0"/>
                  <w:marBottom w:val="0"/>
                  <w:divBdr>
                    <w:top w:val="none" w:sz="0" w:space="0" w:color="auto"/>
                    <w:left w:val="none" w:sz="0" w:space="0" w:color="auto"/>
                    <w:bottom w:val="none" w:sz="0" w:space="0" w:color="auto"/>
                    <w:right w:val="none" w:sz="0" w:space="0" w:color="auto"/>
                  </w:divBdr>
                </w:div>
                <w:div w:id="928083484">
                  <w:marLeft w:val="0"/>
                  <w:marRight w:val="0"/>
                  <w:marTop w:val="0"/>
                  <w:marBottom w:val="0"/>
                  <w:divBdr>
                    <w:top w:val="none" w:sz="0" w:space="0" w:color="auto"/>
                    <w:left w:val="none" w:sz="0" w:space="0" w:color="auto"/>
                    <w:bottom w:val="none" w:sz="0" w:space="0" w:color="auto"/>
                    <w:right w:val="none" w:sz="0" w:space="0" w:color="auto"/>
                  </w:divBdr>
                </w:div>
                <w:div w:id="928931445">
                  <w:marLeft w:val="0"/>
                  <w:marRight w:val="0"/>
                  <w:marTop w:val="0"/>
                  <w:marBottom w:val="0"/>
                  <w:divBdr>
                    <w:top w:val="none" w:sz="0" w:space="0" w:color="auto"/>
                    <w:left w:val="none" w:sz="0" w:space="0" w:color="auto"/>
                    <w:bottom w:val="none" w:sz="0" w:space="0" w:color="auto"/>
                    <w:right w:val="none" w:sz="0" w:space="0" w:color="auto"/>
                  </w:divBdr>
                </w:div>
                <w:div w:id="930088470">
                  <w:marLeft w:val="0"/>
                  <w:marRight w:val="0"/>
                  <w:marTop w:val="0"/>
                  <w:marBottom w:val="0"/>
                  <w:divBdr>
                    <w:top w:val="none" w:sz="0" w:space="0" w:color="auto"/>
                    <w:left w:val="none" w:sz="0" w:space="0" w:color="auto"/>
                    <w:bottom w:val="none" w:sz="0" w:space="0" w:color="auto"/>
                    <w:right w:val="none" w:sz="0" w:space="0" w:color="auto"/>
                  </w:divBdr>
                </w:div>
                <w:div w:id="930970083">
                  <w:marLeft w:val="0"/>
                  <w:marRight w:val="0"/>
                  <w:marTop w:val="0"/>
                  <w:marBottom w:val="0"/>
                  <w:divBdr>
                    <w:top w:val="none" w:sz="0" w:space="0" w:color="auto"/>
                    <w:left w:val="none" w:sz="0" w:space="0" w:color="auto"/>
                    <w:bottom w:val="none" w:sz="0" w:space="0" w:color="auto"/>
                    <w:right w:val="none" w:sz="0" w:space="0" w:color="auto"/>
                  </w:divBdr>
                </w:div>
                <w:div w:id="935409330">
                  <w:marLeft w:val="0"/>
                  <w:marRight w:val="0"/>
                  <w:marTop w:val="0"/>
                  <w:marBottom w:val="0"/>
                  <w:divBdr>
                    <w:top w:val="none" w:sz="0" w:space="0" w:color="auto"/>
                    <w:left w:val="none" w:sz="0" w:space="0" w:color="auto"/>
                    <w:bottom w:val="none" w:sz="0" w:space="0" w:color="auto"/>
                    <w:right w:val="none" w:sz="0" w:space="0" w:color="auto"/>
                  </w:divBdr>
                </w:div>
                <w:div w:id="939803063">
                  <w:marLeft w:val="0"/>
                  <w:marRight w:val="0"/>
                  <w:marTop w:val="0"/>
                  <w:marBottom w:val="0"/>
                  <w:divBdr>
                    <w:top w:val="none" w:sz="0" w:space="0" w:color="auto"/>
                    <w:left w:val="none" w:sz="0" w:space="0" w:color="auto"/>
                    <w:bottom w:val="none" w:sz="0" w:space="0" w:color="auto"/>
                    <w:right w:val="none" w:sz="0" w:space="0" w:color="auto"/>
                  </w:divBdr>
                </w:div>
                <w:div w:id="943540193">
                  <w:marLeft w:val="0"/>
                  <w:marRight w:val="0"/>
                  <w:marTop w:val="0"/>
                  <w:marBottom w:val="0"/>
                  <w:divBdr>
                    <w:top w:val="none" w:sz="0" w:space="0" w:color="auto"/>
                    <w:left w:val="none" w:sz="0" w:space="0" w:color="auto"/>
                    <w:bottom w:val="none" w:sz="0" w:space="0" w:color="auto"/>
                    <w:right w:val="none" w:sz="0" w:space="0" w:color="auto"/>
                  </w:divBdr>
                </w:div>
                <w:div w:id="944074595">
                  <w:marLeft w:val="0"/>
                  <w:marRight w:val="0"/>
                  <w:marTop w:val="0"/>
                  <w:marBottom w:val="0"/>
                  <w:divBdr>
                    <w:top w:val="none" w:sz="0" w:space="0" w:color="auto"/>
                    <w:left w:val="none" w:sz="0" w:space="0" w:color="auto"/>
                    <w:bottom w:val="none" w:sz="0" w:space="0" w:color="auto"/>
                    <w:right w:val="none" w:sz="0" w:space="0" w:color="auto"/>
                  </w:divBdr>
                </w:div>
                <w:div w:id="944846140">
                  <w:marLeft w:val="0"/>
                  <w:marRight w:val="0"/>
                  <w:marTop w:val="0"/>
                  <w:marBottom w:val="0"/>
                  <w:divBdr>
                    <w:top w:val="none" w:sz="0" w:space="0" w:color="auto"/>
                    <w:left w:val="none" w:sz="0" w:space="0" w:color="auto"/>
                    <w:bottom w:val="none" w:sz="0" w:space="0" w:color="auto"/>
                    <w:right w:val="none" w:sz="0" w:space="0" w:color="auto"/>
                  </w:divBdr>
                </w:div>
                <w:div w:id="945115702">
                  <w:marLeft w:val="0"/>
                  <w:marRight w:val="0"/>
                  <w:marTop w:val="0"/>
                  <w:marBottom w:val="0"/>
                  <w:divBdr>
                    <w:top w:val="none" w:sz="0" w:space="0" w:color="auto"/>
                    <w:left w:val="none" w:sz="0" w:space="0" w:color="auto"/>
                    <w:bottom w:val="none" w:sz="0" w:space="0" w:color="auto"/>
                    <w:right w:val="none" w:sz="0" w:space="0" w:color="auto"/>
                  </w:divBdr>
                </w:div>
                <w:div w:id="949514644">
                  <w:marLeft w:val="0"/>
                  <w:marRight w:val="0"/>
                  <w:marTop w:val="0"/>
                  <w:marBottom w:val="0"/>
                  <w:divBdr>
                    <w:top w:val="none" w:sz="0" w:space="0" w:color="auto"/>
                    <w:left w:val="none" w:sz="0" w:space="0" w:color="auto"/>
                    <w:bottom w:val="none" w:sz="0" w:space="0" w:color="auto"/>
                    <w:right w:val="none" w:sz="0" w:space="0" w:color="auto"/>
                  </w:divBdr>
                </w:div>
                <w:div w:id="950017529">
                  <w:marLeft w:val="0"/>
                  <w:marRight w:val="0"/>
                  <w:marTop w:val="0"/>
                  <w:marBottom w:val="0"/>
                  <w:divBdr>
                    <w:top w:val="none" w:sz="0" w:space="0" w:color="auto"/>
                    <w:left w:val="none" w:sz="0" w:space="0" w:color="auto"/>
                    <w:bottom w:val="none" w:sz="0" w:space="0" w:color="auto"/>
                    <w:right w:val="none" w:sz="0" w:space="0" w:color="auto"/>
                  </w:divBdr>
                </w:div>
                <w:div w:id="951328877">
                  <w:marLeft w:val="0"/>
                  <w:marRight w:val="0"/>
                  <w:marTop w:val="0"/>
                  <w:marBottom w:val="0"/>
                  <w:divBdr>
                    <w:top w:val="none" w:sz="0" w:space="0" w:color="auto"/>
                    <w:left w:val="none" w:sz="0" w:space="0" w:color="auto"/>
                    <w:bottom w:val="none" w:sz="0" w:space="0" w:color="auto"/>
                    <w:right w:val="none" w:sz="0" w:space="0" w:color="auto"/>
                  </w:divBdr>
                </w:div>
                <w:div w:id="958101905">
                  <w:marLeft w:val="0"/>
                  <w:marRight w:val="0"/>
                  <w:marTop w:val="0"/>
                  <w:marBottom w:val="0"/>
                  <w:divBdr>
                    <w:top w:val="none" w:sz="0" w:space="0" w:color="auto"/>
                    <w:left w:val="none" w:sz="0" w:space="0" w:color="auto"/>
                    <w:bottom w:val="none" w:sz="0" w:space="0" w:color="auto"/>
                    <w:right w:val="none" w:sz="0" w:space="0" w:color="auto"/>
                  </w:divBdr>
                </w:div>
                <w:div w:id="959603160">
                  <w:marLeft w:val="0"/>
                  <w:marRight w:val="0"/>
                  <w:marTop w:val="0"/>
                  <w:marBottom w:val="0"/>
                  <w:divBdr>
                    <w:top w:val="none" w:sz="0" w:space="0" w:color="auto"/>
                    <w:left w:val="none" w:sz="0" w:space="0" w:color="auto"/>
                    <w:bottom w:val="none" w:sz="0" w:space="0" w:color="auto"/>
                    <w:right w:val="none" w:sz="0" w:space="0" w:color="auto"/>
                  </w:divBdr>
                </w:div>
                <w:div w:id="960115689">
                  <w:marLeft w:val="0"/>
                  <w:marRight w:val="0"/>
                  <w:marTop w:val="0"/>
                  <w:marBottom w:val="0"/>
                  <w:divBdr>
                    <w:top w:val="none" w:sz="0" w:space="0" w:color="auto"/>
                    <w:left w:val="none" w:sz="0" w:space="0" w:color="auto"/>
                    <w:bottom w:val="none" w:sz="0" w:space="0" w:color="auto"/>
                    <w:right w:val="none" w:sz="0" w:space="0" w:color="auto"/>
                  </w:divBdr>
                </w:div>
                <w:div w:id="961502394">
                  <w:marLeft w:val="0"/>
                  <w:marRight w:val="0"/>
                  <w:marTop w:val="0"/>
                  <w:marBottom w:val="0"/>
                  <w:divBdr>
                    <w:top w:val="none" w:sz="0" w:space="0" w:color="auto"/>
                    <w:left w:val="none" w:sz="0" w:space="0" w:color="auto"/>
                    <w:bottom w:val="none" w:sz="0" w:space="0" w:color="auto"/>
                    <w:right w:val="none" w:sz="0" w:space="0" w:color="auto"/>
                  </w:divBdr>
                </w:div>
                <w:div w:id="975065441">
                  <w:marLeft w:val="0"/>
                  <w:marRight w:val="0"/>
                  <w:marTop w:val="0"/>
                  <w:marBottom w:val="0"/>
                  <w:divBdr>
                    <w:top w:val="none" w:sz="0" w:space="0" w:color="auto"/>
                    <w:left w:val="none" w:sz="0" w:space="0" w:color="auto"/>
                    <w:bottom w:val="none" w:sz="0" w:space="0" w:color="auto"/>
                    <w:right w:val="none" w:sz="0" w:space="0" w:color="auto"/>
                  </w:divBdr>
                </w:div>
                <w:div w:id="976451120">
                  <w:marLeft w:val="0"/>
                  <w:marRight w:val="0"/>
                  <w:marTop w:val="0"/>
                  <w:marBottom w:val="0"/>
                  <w:divBdr>
                    <w:top w:val="none" w:sz="0" w:space="0" w:color="auto"/>
                    <w:left w:val="none" w:sz="0" w:space="0" w:color="auto"/>
                    <w:bottom w:val="none" w:sz="0" w:space="0" w:color="auto"/>
                    <w:right w:val="none" w:sz="0" w:space="0" w:color="auto"/>
                  </w:divBdr>
                </w:div>
                <w:div w:id="977760173">
                  <w:marLeft w:val="0"/>
                  <w:marRight w:val="0"/>
                  <w:marTop w:val="0"/>
                  <w:marBottom w:val="0"/>
                  <w:divBdr>
                    <w:top w:val="none" w:sz="0" w:space="0" w:color="auto"/>
                    <w:left w:val="none" w:sz="0" w:space="0" w:color="auto"/>
                    <w:bottom w:val="none" w:sz="0" w:space="0" w:color="auto"/>
                    <w:right w:val="none" w:sz="0" w:space="0" w:color="auto"/>
                  </w:divBdr>
                </w:div>
                <w:div w:id="977801348">
                  <w:marLeft w:val="0"/>
                  <w:marRight w:val="0"/>
                  <w:marTop w:val="0"/>
                  <w:marBottom w:val="0"/>
                  <w:divBdr>
                    <w:top w:val="none" w:sz="0" w:space="0" w:color="auto"/>
                    <w:left w:val="none" w:sz="0" w:space="0" w:color="auto"/>
                    <w:bottom w:val="none" w:sz="0" w:space="0" w:color="auto"/>
                    <w:right w:val="none" w:sz="0" w:space="0" w:color="auto"/>
                  </w:divBdr>
                </w:div>
                <w:div w:id="982005587">
                  <w:marLeft w:val="0"/>
                  <w:marRight w:val="0"/>
                  <w:marTop w:val="0"/>
                  <w:marBottom w:val="0"/>
                  <w:divBdr>
                    <w:top w:val="none" w:sz="0" w:space="0" w:color="auto"/>
                    <w:left w:val="none" w:sz="0" w:space="0" w:color="auto"/>
                    <w:bottom w:val="none" w:sz="0" w:space="0" w:color="auto"/>
                    <w:right w:val="none" w:sz="0" w:space="0" w:color="auto"/>
                  </w:divBdr>
                </w:div>
                <w:div w:id="983584633">
                  <w:marLeft w:val="0"/>
                  <w:marRight w:val="0"/>
                  <w:marTop w:val="0"/>
                  <w:marBottom w:val="0"/>
                  <w:divBdr>
                    <w:top w:val="none" w:sz="0" w:space="0" w:color="auto"/>
                    <w:left w:val="none" w:sz="0" w:space="0" w:color="auto"/>
                    <w:bottom w:val="none" w:sz="0" w:space="0" w:color="auto"/>
                    <w:right w:val="none" w:sz="0" w:space="0" w:color="auto"/>
                  </w:divBdr>
                </w:div>
                <w:div w:id="986786023">
                  <w:marLeft w:val="0"/>
                  <w:marRight w:val="0"/>
                  <w:marTop w:val="0"/>
                  <w:marBottom w:val="0"/>
                  <w:divBdr>
                    <w:top w:val="none" w:sz="0" w:space="0" w:color="auto"/>
                    <w:left w:val="none" w:sz="0" w:space="0" w:color="auto"/>
                    <w:bottom w:val="none" w:sz="0" w:space="0" w:color="auto"/>
                    <w:right w:val="none" w:sz="0" w:space="0" w:color="auto"/>
                  </w:divBdr>
                </w:div>
                <w:div w:id="988442104">
                  <w:marLeft w:val="0"/>
                  <w:marRight w:val="0"/>
                  <w:marTop w:val="0"/>
                  <w:marBottom w:val="0"/>
                  <w:divBdr>
                    <w:top w:val="none" w:sz="0" w:space="0" w:color="auto"/>
                    <w:left w:val="none" w:sz="0" w:space="0" w:color="auto"/>
                    <w:bottom w:val="none" w:sz="0" w:space="0" w:color="auto"/>
                    <w:right w:val="none" w:sz="0" w:space="0" w:color="auto"/>
                  </w:divBdr>
                </w:div>
                <w:div w:id="990670070">
                  <w:marLeft w:val="0"/>
                  <w:marRight w:val="0"/>
                  <w:marTop w:val="0"/>
                  <w:marBottom w:val="0"/>
                  <w:divBdr>
                    <w:top w:val="none" w:sz="0" w:space="0" w:color="auto"/>
                    <w:left w:val="none" w:sz="0" w:space="0" w:color="auto"/>
                    <w:bottom w:val="none" w:sz="0" w:space="0" w:color="auto"/>
                    <w:right w:val="none" w:sz="0" w:space="0" w:color="auto"/>
                  </w:divBdr>
                </w:div>
                <w:div w:id="993727373">
                  <w:marLeft w:val="0"/>
                  <w:marRight w:val="0"/>
                  <w:marTop w:val="0"/>
                  <w:marBottom w:val="0"/>
                  <w:divBdr>
                    <w:top w:val="none" w:sz="0" w:space="0" w:color="auto"/>
                    <w:left w:val="none" w:sz="0" w:space="0" w:color="auto"/>
                    <w:bottom w:val="none" w:sz="0" w:space="0" w:color="auto"/>
                    <w:right w:val="none" w:sz="0" w:space="0" w:color="auto"/>
                  </w:divBdr>
                </w:div>
                <w:div w:id="994529953">
                  <w:marLeft w:val="0"/>
                  <w:marRight w:val="0"/>
                  <w:marTop w:val="0"/>
                  <w:marBottom w:val="0"/>
                  <w:divBdr>
                    <w:top w:val="none" w:sz="0" w:space="0" w:color="auto"/>
                    <w:left w:val="none" w:sz="0" w:space="0" w:color="auto"/>
                    <w:bottom w:val="none" w:sz="0" w:space="0" w:color="auto"/>
                    <w:right w:val="none" w:sz="0" w:space="0" w:color="auto"/>
                  </w:divBdr>
                </w:div>
                <w:div w:id="999692441">
                  <w:marLeft w:val="0"/>
                  <w:marRight w:val="0"/>
                  <w:marTop w:val="0"/>
                  <w:marBottom w:val="0"/>
                  <w:divBdr>
                    <w:top w:val="none" w:sz="0" w:space="0" w:color="auto"/>
                    <w:left w:val="none" w:sz="0" w:space="0" w:color="auto"/>
                    <w:bottom w:val="none" w:sz="0" w:space="0" w:color="auto"/>
                    <w:right w:val="none" w:sz="0" w:space="0" w:color="auto"/>
                  </w:divBdr>
                </w:div>
                <w:div w:id="1000082525">
                  <w:marLeft w:val="0"/>
                  <w:marRight w:val="0"/>
                  <w:marTop w:val="0"/>
                  <w:marBottom w:val="0"/>
                  <w:divBdr>
                    <w:top w:val="none" w:sz="0" w:space="0" w:color="auto"/>
                    <w:left w:val="none" w:sz="0" w:space="0" w:color="auto"/>
                    <w:bottom w:val="none" w:sz="0" w:space="0" w:color="auto"/>
                    <w:right w:val="none" w:sz="0" w:space="0" w:color="auto"/>
                  </w:divBdr>
                </w:div>
                <w:div w:id="1000278654">
                  <w:marLeft w:val="0"/>
                  <w:marRight w:val="0"/>
                  <w:marTop w:val="0"/>
                  <w:marBottom w:val="0"/>
                  <w:divBdr>
                    <w:top w:val="none" w:sz="0" w:space="0" w:color="auto"/>
                    <w:left w:val="none" w:sz="0" w:space="0" w:color="auto"/>
                    <w:bottom w:val="none" w:sz="0" w:space="0" w:color="auto"/>
                    <w:right w:val="none" w:sz="0" w:space="0" w:color="auto"/>
                  </w:divBdr>
                </w:div>
                <w:div w:id="1007558105">
                  <w:marLeft w:val="0"/>
                  <w:marRight w:val="0"/>
                  <w:marTop w:val="0"/>
                  <w:marBottom w:val="0"/>
                  <w:divBdr>
                    <w:top w:val="none" w:sz="0" w:space="0" w:color="auto"/>
                    <w:left w:val="none" w:sz="0" w:space="0" w:color="auto"/>
                    <w:bottom w:val="none" w:sz="0" w:space="0" w:color="auto"/>
                    <w:right w:val="none" w:sz="0" w:space="0" w:color="auto"/>
                  </w:divBdr>
                </w:div>
                <w:div w:id="1007708448">
                  <w:marLeft w:val="0"/>
                  <w:marRight w:val="0"/>
                  <w:marTop w:val="0"/>
                  <w:marBottom w:val="0"/>
                  <w:divBdr>
                    <w:top w:val="none" w:sz="0" w:space="0" w:color="auto"/>
                    <w:left w:val="none" w:sz="0" w:space="0" w:color="auto"/>
                    <w:bottom w:val="none" w:sz="0" w:space="0" w:color="auto"/>
                    <w:right w:val="none" w:sz="0" w:space="0" w:color="auto"/>
                  </w:divBdr>
                </w:div>
                <w:div w:id="1014914661">
                  <w:marLeft w:val="0"/>
                  <w:marRight w:val="0"/>
                  <w:marTop w:val="0"/>
                  <w:marBottom w:val="0"/>
                  <w:divBdr>
                    <w:top w:val="none" w:sz="0" w:space="0" w:color="auto"/>
                    <w:left w:val="none" w:sz="0" w:space="0" w:color="auto"/>
                    <w:bottom w:val="none" w:sz="0" w:space="0" w:color="auto"/>
                    <w:right w:val="none" w:sz="0" w:space="0" w:color="auto"/>
                  </w:divBdr>
                </w:div>
                <w:div w:id="1019551019">
                  <w:marLeft w:val="0"/>
                  <w:marRight w:val="0"/>
                  <w:marTop w:val="0"/>
                  <w:marBottom w:val="0"/>
                  <w:divBdr>
                    <w:top w:val="none" w:sz="0" w:space="0" w:color="auto"/>
                    <w:left w:val="none" w:sz="0" w:space="0" w:color="auto"/>
                    <w:bottom w:val="none" w:sz="0" w:space="0" w:color="auto"/>
                    <w:right w:val="none" w:sz="0" w:space="0" w:color="auto"/>
                  </w:divBdr>
                </w:div>
                <w:div w:id="1021708489">
                  <w:marLeft w:val="0"/>
                  <w:marRight w:val="0"/>
                  <w:marTop w:val="0"/>
                  <w:marBottom w:val="0"/>
                  <w:divBdr>
                    <w:top w:val="none" w:sz="0" w:space="0" w:color="auto"/>
                    <w:left w:val="none" w:sz="0" w:space="0" w:color="auto"/>
                    <w:bottom w:val="none" w:sz="0" w:space="0" w:color="auto"/>
                    <w:right w:val="none" w:sz="0" w:space="0" w:color="auto"/>
                  </w:divBdr>
                </w:div>
                <w:div w:id="1022124563">
                  <w:marLeft w:val="0"/>
                  <w:marRight w:val="0"/>
                  <w:marTop w:val="0"/>
                  <w:marBottom w:val="0"/>
                  <w:divBdr>
                    <w:top w:val="none" w:sz="0" w:space="0" w:color="auto"/>
                    <w:left w:val="none" w:sz="0" w:space="0" w:color="auto"/>
                    <w:bottom w:val="none" w:sz="0" w:space="0" w:color="auto"/>
                    <w:right w:val="none" w:sz="0" w:space="0" w:color="auto"/>
                  </w:divBdr>
                </w:div>
                <w:div w:id="1023361668">
                  <w:marLeft w:val="0"/>
                  <w:marRight w:val="0"/>
                  <w:marTop w:val="0"/>
                  <w:marBottom w:val="0"/>
                  <w:divBdr>
                    <w:top w:val="none" w:sz="0" w:space="0" w:color="auto"/>
                    <w:left w:val="none" w:sz="0" w:space="0" w:color="auto"/>
                    <w:bottom w:val="none" w:sz="0" w:space="0" w:color="auto"/>
                    <w:right w:val="none" w:sz="0" w:space="0" w:color="auto"/>
                  </w:divBdr>
                </w:div>
                <w:div w:id="1023896788">
                  <w:marLeft w:val="0"/>
                  <w:marRight w:val="0"/>
                  <w:marTop w:val="0"/>
                  <w:marBottom w:val="0"/>
                  <w:divBdr>
                    <w:top w:val="none" w:sz="0" w:space="0" w:color="auto"/>
                    <w:left w:val="none" w:sz="0" w:space="0" w:color="auto"/>
                    <w:bottom w:val="none" w:sz="0" w:space="0" w:color="auto"/>
                    <w:right w:val="none" w:sz="0" w:space="0" w:color="auto"/>
                  </w:divBdr>
                </w:div>
                <w:div w:id="1023899511">
                  <w:marLeft w:val="0"/>
                  <w:marRight w:val="0"/>
                  <w:marTop w:val="0"/>
                  <w:marBottom w:val="0"/>
                  <w:divBdr>
                    <w:top w:val="none" w:sz="0" w:space="0" w:color="auto"/>
                    <w:left w:val="none" w:sz="0" w:space="0" w:color="auto"/>
                    <w:bottom w:val="none" w:sz="0" w:space="0" w:color="auto"/>
                    <w:right w:val="none" w:sz="0" w:space="0" w:color="auto"/>
                  </w:divBdr>
                </w:div>
                <w:div w:id="1026829918">
                  <w:marLeft w:val="0"/>
                  <w:marRight w:val="0"/>
                  <w:marTop w:val="0"/>
                  <w:marBottom w:val="0"/>
                  <w:divBdr>
                    <w:top w:val="none" w:sz="0" w:space="0" w:color="auto"/>
                    <w:left w:val="none" w:sz="0" w:space="0" w:color="auto"/>
                    <w:bottom w:val="none" w:sz="0" w:space="0" w:color="auto"/>
                    <w:right w:val="none" w:sz="0" w:space="0" w:color="auto"/>
                  </w:divBdr>
                </w:div>
                <w:div w:id="1027950205">
                  <w:marLeft w:val="0"/>
                  <w:marRight w:val="0"/>
                  <w:marTop w:val="0"/>
                  <w:marBottom w:val="0"/>
                  <w:divBdr>
                    <w:top w:val="none" w:sz="0" w:space="0" w:color="auto"/>
                    <w:left w:val="none" w:sz="0" w:space="0" w:color="auto"/>
                    <w:bottom w:val="none" w:sz="0" w:space="0" w:color="auto"/>
                    <w:right w:val="none" w:sz="0" w:space="0" w:color="auto"/>
                  </w:divBdr>
                </w:div>
                <w:div w:id="1028608174">
                  <w:marLeft w:val="0"/>
                  <w:marRight w:val="0"/>
                  <w:marTop w:val="0"/>
                  <w:marBottom w:val="0"/>
                  <w:divBdr>
                    <w:top w:val="none" w:sz="0" w:space="0" w:color="auto"/>
                    <w:left w:val="none" w:sz="0" w:space="0" w:color="auto"/>
                    <w:bottom w:val="none" w:sz="0" w:space="0" w:color="auto"/>
                    <w:right w:val="none" w:sz="0" w:space="0" w:color="auto"/>
                  </w:divBdr>
                </w:div>
                <w:div w:id="1030298148">
                  <w:marLeft w:val="0"/>
                  <w:marRight w:val="0"/>
                  <w:marTop w:val="0"/>
                  <w:marBottom w:val="0"/>
                  <w:divBdr>
                    <w:top w:val="none" w:sz="0" w:space="0" w:color="auto"/>
                    <w:left w:val="none" w:sz="0" w:space="0" w:color="auto"/>
                    <w:bottom w:val="none" w:sz="0" w:space="0" w:color="auto"/>
                    <w:right w:val="none" w:sz="0" w:space="0" w:color="auto"/>
                  </w:divBdr>
                </w:div>
                <w:div w:id="1033312803">
                  <w:marLeft w:val="0"/>
                  <w:marRight w:val="0"/>
                  <w:marTop w:val="0"/>
                  <w:marBottom w:val="0"/>
                  <w:divBdr>
                    <w:top w:val="none" w:sz="0" w:space="0" w:color="auto"/>
                    <w:left w:val="none" w:sz="0" w:space="0" w:color="auto"/>
                    <w:bottom w:val="none" w:sz="0" w:space="0" w:color="auto"/>
                    <w:right w:val="none" w:sz="0" w:space="0" w:color="auto"/>
                  </w:divBdr>
                </w:div>
                <w:div w:id="1033771506">
                  <w:marLeft w:val="0"/>
                  <w:marRight w:val="0"/>
                  <w:marTop w:val="0"/>
                  <w:marBottom w:val="0"/>
                  <w:divBdr>
                    <w:top w:val="none" w:sz="0" w:space="0" w:color="auto"/>
                    <w:left w:val="none" w:sz="0" w:space="0" w:color="auto"/>
                    <w:bottom w:val="none" w:sz="0" w:space="0" w:color="auto"/>
                    <w:right w:val="none" w:sz="0" w:space="0" w:color="auto"/>
                  </w:divBdr>
                </w:div>
                <w:div w:id="1034114369">
                  <w:marLeft w:val="0"/>
                  <w:marRight w:val="0"/>
                  <w:marTop w:val="0"/>
                  <w:marBottom w:val="0"/>
                  <w:divBdr>
                    <w:top w:val="none" w:sz="0" w:space="0" w:color="auto"/>
                    <w:left w:val="none" w:sz="0" w:space="0" w:color="auto"/>
                    <w:bottom w:val="none" w:sz="0" w:space="0" w:color="auto"/>
                    <w:right w:val="none" w:sz="0" w:space="0" w:color="auto"/>
                  </w:divBdr>
                </w:div>
                <w:div w:id="1034694531">
                  <w:marLeft w:val="0"/>
                  <w:marRight w:val="0"/>
                  <w:marTop w:val="0"/>
                  <w:marBottom w:val="0"/>
                  <w:divBdr>
                    <w:top w:val="none" w:sz="0" w:space="0" w:color="auto"/>
                    <w:left w:val="none" w:sz="0" w:space="0" w:color="auto"/>
                    <w:bottom w:val="none" w:sz="0" w:space="0" w:color="auto"/>
                    <w:right w:val="none" w:sz="0" w:space="0" w:color="auto"/>
                  </w:divBdr>
                </w:div>
                <w:div w:id="1039473291">
                  <w:marLeft w:val="0"/>
                  <w:marRight w:val="0"/>
                  <w:marTop w:val="0"/>
                  <w:marBottom w:val="0"/>
                  <w:divBdr>
                    <w:top w:val="none" w:sz="0" w:space="0" w:color="auto"/>
                    <w:left w:val="none" w:sz="0" w:space="0" w:color="auto"/>
                    <w:bottom w:val="none" w:sz="0" w:space="0" w:color="auto"/>
                    <w:right w:val="none" w:sz="0" w:space="0" w:color="auto"/>
                  </w:divBdr>
                </w:div>
                <w:div w:id="1039743762">
                  <w:marLeft w:val="0"/>
                  <w:marRight w:val="0"/>
                  <w:marTop w:val="0"/>
                  <w:marBottom w:val="0"/>
                  <w:divBdr>
                    <w:top w:val="none" w:sz="0" w:space="0" w:color="auto"/>
                    <w:left w:val="none" w:sz="0" w:space="0" w:color="auto"/>
                    <w:bottom w:val="none" w:sz="0" w:space="0" w:color="auto"/>
                    <w:right w:val="none" w:sz="0" w:space="0" w:color="auto"/>
                  </w:divBdr>
                </w:div>
                <w:div w:id="1040319288">
                  <w:marLeft w:val="0"/>
                  <w:marRight w:val="0"/>
                  <w:marTop w:val="0"/>
                  <w:marBottom w:val="0"/>
                  <w:divBdr>
                    <w:top w:val="none" w:sz="0" w:space="0" w:color="auto"/>
                    <w:left w:val="none" w:sz="0" w:space="0" w:color="auto"/>
                    <w:bottom w:val="none" w:sz="0" w:space="0" w:color="auto"/>
                    <w:right w:val="none" w:sz="0" w:space="0" w:color="auto"/>
                  </w:divBdr>
                </w:div>
                <w:div w:id="1044520862">
                  <w:marLeft w:val="0"/>
                  <w:marRight w:val="0"/>
                  <w:marTop w:val="0"/>
                  <w:marBottom w:val="0"/>
                  <w:divBdr>
                    <w:top w:val="none" w:sz="0" w:space="0" w:color="auto"/>
                    <w:left w:val="none" w:sz="0" w:space="0" w:color="auto"/>
                    <w:bottom w:val="none" w:sz="0" w:space="0" w:color="auto"/>
                    <w:right w:val="none" w:sz="0" w:space="0" w:color="auto"/>
                  </w:divBdr>
                </w:div>
                <w:div w:id="1045838392">
                  <w:marLeft w:val="0"/>
                  <w:marRight w:val="0"/>
                  <w:marTop w:val="0"/>
                  <w:marBottom w:val="0"/>
                  <w:divBdr>
                    <w:top w:val="none" w:sz="0" w:space="0" w:color="auto"/>
                    <w:left w:val="none" w:sz="0" w:space="0" w:color="auto"/>
                    <w:bottom w:val="none" w:sz="0" w:space="0" w:color="auto"/>
                    <w:right w:val="none" w:sz="0" w:space="0" w:color="auto"/>
                  </w:divBdr>
                </w:div>
                <w:div w:id="1046028957">
                  <w:marLeft w:val="0"/>
                  <w:marRight w:val="0"/>
                  <w:marTop w:val="0"/>
                  <w:marBottom w:val="0"/>
                  <w:divBdr>
                    <w:top w:val="none" w:sz="0" w:space="0" w:color="auto"/>
                    <w:left w:val="none" w:sz="0" w:space="0" w:color="auto"/>
                    <w:bottom w:val="none" w:sz="0" w:space="0" w:color="auto"/>
                    <w:right w:val="none" w:sz="0" w:space="0" w:color="auto"/>
                  </w:divBdr>
                </w:div>
                <w:div w:id="1046106940">
                  <w:marLeft w:val="0"/>
                  <w:marRight w:val="0"/>
                  <w:marTop w:val="0"/>
                  <w:marBottom w:val="0"/>
                  <w:divBdr>
                    <w:top w:val="none" w:sz="0" w:space="0" w:color="auto"/>
                    <w:left w:val="none" w:sz="0" w:space="0" w:color="auto"/>
                    <w:bottom w:val="none" w:sz="0" w:space="0" w:color="auto"/>
                    <w:right w:val="none" w:sz="0" w:space="0" w:color="auto"/>
                  </w:divBdr>
                </w:div>
                <w:div w:id="1046176174">
                  <w:marLeft w:val="0"/>
                  <w:marRight w:val="0"/>
                  <w:marTop w:val="0"/>
                  <w:marBottom w:val="0"/>
                  <w:divBdr>
                    <w:top w:val="none" w:sz="0" w:space="0" w:color="auto"/>
                    <w:left w:val="none" w:sz="0" w:space="0" w:color="auto"/>
                    <w:bottom w:val="none" w:sz="0" w:space="0" w:color="auto"/>
                    <w:right w:val="none" w:sz="0" w:space="0" w:color="auto"/>
                  </w:divBdr>
                </w:div>
                <w:div w:id="1046566621">
                  <w:marLeft w:val="0"/>
                  <w:marRight w:val="0"/>
                  <w:marTop w:val="0"/>
                  <w:marBottom w:val="0"/>
                  <w:divBdr>
                    <w:top w:val="none" w:sz="0" w:space="0" w:color="auto"/>
                    <w:left w:val="none" w:sz="0" w:space="0" w:color="auto"/>
                    <w:bottom w:val="none" w:sz="0" w:space="0" w:color="auto"/>
                    <w:right w:val="none" w:sz="0" w:space="0" w:color="auto"/>
                  </w:divBdr>
                </w:div>
                <w:div w:id="1048913959">
                  <w:marLeft w:val="0"/>
                  <w:marRight w:val="0"/>
                  <w:marTop w:val="0"/>
                  <w:marBottom w:val="0"/>
                  <w:divBdr>
                    <w:top w:val="none" w:sz="0" w:space="0" w:color="auto"/>
                    <w:left w:val="none" w:sz="0" w:space="0" w:color="auto"/>
                    <w:bottom w:val="none" w:sz="0" w:space="0" w:color="auto"/>
                    <w:right w:val="none" w:sz="0" w:space="0" w:color="auto"/>
                  </w:divBdr>
                </w:div>
                <w:div w:id="1052846239">
                  <w:marLeft w:val="0"/>
                  <w:marRight w:val="0"/>
                  <w:marTop w:val="0"/>
                  <w:marBottom w:val="0"/>
                  <w:divBdr>
                    <w:top w:val="none" w:sz="0" w:space="0" w:color="auto"/>
                    <w:left w:val="none" w:sz="0" w:space="0" w:color="auto"/>
                    <w:bottom w:val="none" w:sz="0" w:space="0" w:color="auto"/>
                    <w:right w:val="none" w:sz="0" w:space="0" w:color="auto"/>
                  </w:divBdr>
                </w:div>
                <w:div w:id="1054084370">
                  <w:marLeft w:val="0"/>
                  <w:marRight w:val="0"/>
                  <w:marTop w:val="0"/>
                  <w:marBottom w:val="0"/>
                  <w:divBdr>
                    <w:top w:val="none" w:sz="0" w:space="0" w:color="auto"/>
                    <w:left w:val="none" w:sz="0" w:space="0" w:color="auto"/>
                    <w:bottom w:val="none" w:sz="0" w:space="0" w:color="auto"/>
                    <w:right w:val="none" w:sz="0" w:space="0" w:color="auto"/>
                  </w:divBdr>
                </w:div>
                <w:div w:id="1054232369">
                  <w:marLeft w:val="0"/>
                  <w:marRight w:val="0"/>
                  <w:marTop w:val="0"/>
                  <w:marBottom w:val="0"/>
                  <w:divBdr>
                    <w:top w:val="none" w:sz="0" w:space="0" w:color="auto"/>
                    <w:left w:val="none" w:sz="0" w:space="0" w:color="auto"/>
                    <w:bottom w:val="none" w:sz="0" w:space="0" w:color="auto"/>
                    <w:right w:val="none" w:sz="0" w:space="0" w:color="auto"/>
                  </w:divBdr>
                </w:div>
                <w:div w:id="1055662952">
                  <w:marLeft w:val="0"/>
                  <w:marRight w:val="0"/>
                  <w:marTop w:val="0"/>
                  <w:marBottom w:val="0"/>
                  <w:divBdr>
                    <w:top w:val="none" w:sz="0" w:space="0" w:color="auto"/>
                    <w:left w:val="none" w:sz="0" w:space="0" w:color="auto"/>
                    <w:bottom w:val="none" w:sz="0" w:space="0" w:color="auto"/>
                    <w:right w:val="none" w:sz="0" w:space="0" w:color="auto"/>
                  </w:divBdr>
                </w:div>
                <w:div w:id="1055665755">
                  <w:marLeft w:val="0"/>
                  <w:marRight w:val="0"/>
                  <w:marTop w:val="0"/>
                  <w:marBottom w:val="0"/>
                  <w:divBdr>
                    <w:top w:val="none" w:sz="0" w:space="0" w:color="auto"/>
                    <w:left w:val="none" w:sz="0" w:space="0" w:color="auto"/>
                    <w:bottom w:val="none" w:sz="0" w:space="0" w:color="auto"/>
                    <w:right w:val="none" w:sz="0" w:space="0" w:color="auto"/>
                  </w:divBdr>
                </w:div>
                <w:div w:id="1056196564">
                  <w:marLeft w:val="0"/>
                  <w:marRight w:val="0"/>
                  <w:marTop w:val="0"/>
                  <w:marBottom w:val="0"/>
                  <w:divBdr>
                    <w:top w:val="none" w:sz="0" w:space="0" w:color="auto"/>
                    <w:left w:val="none" w:sz="0" w:space="0" w:color="auto"/>
                    <w:bottom w:val="none" w:sz="0" w:space="0" w:color="auto"/>
                    <w:right w:val="none" w:sz="0" w:space="0" w:color="auto"/>
                  </w:divBdr>
                </w:div>
                <w:div w:id="1058632486">
                  <w:marLeft w:val="0"/>
                  <w:marRight w:val="0"/>
                  <w:marTop w:val="0"/>
                  <w:marBottom w:val="0"/>
                  <w:divBdr>
                    <w:top w:val="none" w:sz="0" w:space="0" w:color="auto"/>
                    <w:left w:val="none" w:sz="0" w:space="0" w:color="auto"/>
                    <w:bottom w:val="none" w:sz="0" w:space="0" w:color="auto"/>
                    <w:right w:val="none" w:sz="0" w:space="0" w:color="auto"/>
                  </w:divBdr>
                </w:div>
                <w:div w:id="1058825101">
                  <w:marLeft w:val="0"/>
                  <w:marRight w:val="0"/>
                  <w:marTop w:val="0"/>
                  <w:marBottom w:val="0"/>
                  <w:divBdr>
                    <w:top w:val="none" w:sz="0" w:space="0" w:color="auto"/>
                    <w:left w:val="none" w:sz="0" w:space="0" w:color="auto"/>
                    <w:bottom w:val="none" w:sz="0" w:space="0" w:color="auto"/>
                    <w:right w:val="none" w:sz="0" w:space="0" w:color="auto"/>
                  </w:divBdr>
                </w:div>
                <w:div w:id="1059209140">
                  <w:marLeft w:val="0"/>
                  <w:marRight w:val="0"/>
                  <w:marTop w:val="0"/>
                  <w:marBottom w:val="0"/>
                  <w:divBdr>
                    <w:top w:val="none" w:sz="0" w:space="0" w:color="auto"/>
                    <w:left w:val="none" w:sz="0" w:space="0" w:color="auto"/>
                    <w:bottom w:val="none" w:sz="0" w:space="0" w:color="auto"/>
                    <w:right w:val="none" w:sz="0" w:space="0" w:color="auto"/>
                  </w:divBdr>
                </w:div>
                <w:div w:id="1059288453">
                  <w:marLeft w:val="0"/>
                  <w:marRight w:val="0"/>
                  <w:marTop w:val="0"/>
                  <w:marBottom w:val="0"/>
                  <w:divBdr>
                    <w:top w:val="none" w:sz="0" w:space="0" w:color="auto"/>
                    <w:left w:val="none" w:sz="0" w:space="0" w:color="auto"/>
                    <w:bottom w:val="none" w:sz="0" w:space="0" w:color="auto"/>
                    <w:right w:val="none" w:sz="0" w:space="0" w:color="auto"/>
                  </w:divBdr>
                </w:div>
                <w:div w:id="1062211895">
                  <w:marLeft w:val="0"/>
                  <w:marRight w:val="0"/>
                  <w:marTop w:val="0"/>
                  <w:marBottom w:val="0"/>
                  <w:divBdr>
                    <w:top w:val="none" w:sz="0" w:space="0" w:color="auto"/>
                    <w:left w:val="none" w:sz="0" w:space="0" w:color="auto"/>
                    <w:bottom w:val="none" w:sz="0" w:space="0" w:color="auto"/>
                    <w:right w:val="none" w:sz="0" w:space="0" w:color="auto"/>
                  </w:divBdr>
                </w:div>
                <w:div w:id="1063874599">
                  <w:marLeft w:val="0"/>
                  <w:marRight w:val="0"/>
                  <w:marTop w:val="0"/>
                  <w:marBottom w:val="0"/>
                  <w:divBdr>
                    <w:top w:val="none" w:sz="0" w:space="0" w:color="auto"/>
                    <w:left w:val="none" w:sz="0" w:space="0" w:color="auto"/>
                    <w:bottom w:val="none" w:sz="0" w:space="0" w:color="auto"/>
                    <w:right w:val="none" w:sz="0" w:space="0" w:color="auto"/>
                  </w:divBdr>
                </w:div>
                <w:div w:id="1064335721">
                  <w:marLeft w:val="0"/>
                  <w:marRight w:val="0"/>
                  <w:marTop w:val="0"/>
                  <w:marBottom w:val="0"/>
                  <w:divBdr>
                    <w:top w:val="none" w:sz="0" w:space="0" w:color="auto"/>
                    <w:left w:val="none" w:sz="0" w:space="0" w:color="auto"/>
                    <w:bottom w:val="none" w:sz="0" w:space="0" w:color="auto"/>
                    <w:right w:val="none" w:sz="0" w:space="0" w:color="auto"/>
                  </w:divBdr>
                </w:div>
                <w:div w:id="1065294292">
                  <w:marLeft w:val="0"/>
                  <w:marRight w:val="0"/>
                  <w:marTop w:val="0"/>
                  <w:marBottom w:val="0"/>
                  <w:divBdr>
                    <w:top w:val="none" w:sz="0" w:space="0" w:color="auto"/>
                    <w:left w:val="none" w:sz="0" w:space="0" w:color="auto"/>
                    <w:bottom w:val="none" w:sz="0" w:space="0" w:color="auto"/>
                    <w:right w:val="none" w:sz="0" w:space="0" w:color="auto"/>
                  </w:divBdr>
                </w:div>
                <w:div w:id="1066957304">
                  <w:marLeft w:val="0"/>
                  <w:marRight w:val="0"/>
                  <w:marTop w:val="0"/>
                  <w:marBottom w:val="0"/>
                  <w:divBdr>
                    <w:top w:val="none" w:sz="0" w:space="0" w:color="auto"/>
                    <w:left w:val="none" w:sz="0" w:space="0" w:color="auto"/>
                    <w:bottom w:val="none" w:sz="0" w:space="0" w:color="auto"/>
                    <w:right w:val="none" w:sz="0" w:space="0" w:color="auto"/>
                  </w:divBdr>
                </w:div>
                <w:div w:id="1068655296">
                  <w:marLeft w:val="0"/>
                  <w:marRight w:val="0"/>
                  <w:marTop w:val="0"/>
                  <w:marBottom w:val="0"/>
                  <w:divBdr>
                    <w:top w:val="none" w:sz="0" w:space="0" w:color="auto"/>
                    <w:left w:val="none" w:sz="0" w:space="0" w:color="auto"/>
                    <w:bottom w:val="none" w:sz="0" w:space="0" w:color="auto"/>
                    <w:right w:val="none" w:sz="0" w:space="0" w:color="auto"/>
                  </w:divBdr>
                </w:div>
                <w:div w:id="1070152560">
                  <w:marLeft w:val="0"/>
                  <w:marRight w:val="0"/>
                  <w:marTop w:val="0"/>
                  <w:marBottom w:val="0"/>
                  <w:divBdr>
                    <w:top w:val="none" w:sz="0" w:space="0" w:color="auto"/>
                    <w:left w:val="none" w:sz="0" w:space="0" w:color="auto"/>
                    <w:bottom w:val="none" w:sz="0" w:space="0" w:color="auto"/>
                    <w:right w:val="none" w:sz="0" w:space="0" w:color="auto"/>
                  </w:divBdr>
                </w:div>
                <w:div w:id="1070543584">
                  <w:marLeft w:val="0"/>
                  <w:marRight w:val="0"/>
                  <w:marTop w:val="0"/>
                  <w:marBottom w:val="0"/>
                  <w:divBdr>
                    <w:top w:val="none" w:sz="0" w:space="0" w:color="auto"/>
                    <w:left w:val="none" w:sz="0" w:space="0" w:color="auto"/>
                    <w:bottom w:val="none" w:sz="0" w:space="0" w:color="auto"/>
                    <w:right w:val="none" w:sz="0" w:space="0" w:color="auto"/>
                  </w:divBdr>
                </w:div>
                <w:div w:id="1071001352">
                  <w:marLeft w:val="0"/>
                  <w:marRight w:val="0"/>
                  <w:marTop w:val="0"/>
                  <w:marBottom w:val="0"/>
                  <w:divBdr>
                    <w:top w:val="none" w:sz="0" w:space="0" w:color="auto"/>
                    <w:left w:val="none" w:sz="0" w:space="0" w:color="auto"/>
                    <w:bottom w:val="none" w:sz="0" w:space="0" w:color="auto"/>
                    <w:right w:val="none" w:sz="0" w:space="0" w:color="auto"/>
                  </w:divBdr>
                </w:div>
                <w:div w:id="1071658432">
                  <w:marLeft w:val="0"/>
                  <w:marRight w:val="0"/>
                  <w:marTop w:val="0"/>
                  <w:marBottom w:val="0"/>
                  <w:divBdr>
                    <w:top w:val="none" w:sz="0" w:space="0" w:color="auto"/>
                    <w:left w:val="none" w:sz="0" w:space="0" w:color="auto"/>
                    <w:bottom w:val="none" w:sz="0" w:space="0" w:color="auto"/>
                    <w:right w:val="none" w:sz="0" w:space="0" w:color="auto"/>
                  </w:divBdr>
                </w:div>
                <w:div w:id="1076171672">
                  <w:marLeft w:val="0"/>
                  <w:marRight w:val="0"/>
                  <w:marTop w:val="0"/>
                  <w:marBottom w:val="0"/>
                  <w:divBdr>
                    <w:top w:val="none" w:sz="0" w:space="0" w:color="auto"/>
                    <w:left w:val="none" w:sz="0" w:space="0" w:color="auto"/>
                    <w:bottom w:val="none" w:sz="0" w:space="0" w:color="auto"/>
                    <w:right w:val="none" w:sz="0" w:space="0" w:color="auto"/>
                  </w:divBdr>
                </w:div>
                <w:div w:id="1077089682">
                  <w:marLeft w:val="0"/>
                  <w:marRight w:val="0"/>
                  <w:marTop w:val="0"/>
                  <w:marBottom w:val="0"/>
                  <w:divBdr>
                    <w:top w:val="none" w:sz="0" w:space="0" w:color="auto"/>
                    <w:left w:val="none" w:sz="0" w:space="0" w:color="auto"/>
                    <w:bottom w:val="none" w:sz="0" w:space="0" w:color="auto"/>
                    <w:right w:val="none" w:sz="0" w:space="0" w:color="auto"/>
                  </w:divBdr>
                </w:div>
                <w:div w:id="1078402478">
                  <w:marLeft w:val="0"/>
                  <w:marRight w:val="0"/>
                  <w:marTop w:val="0"/>
                  <w:marBottom w:val="0"/>
                  <w:divBdr>
                    <w:top w:val="none" w:sz="0" w:space="0" w:color="auto"/>
                    <w:left w:val="none" w:sz="0" w:space="0" w:color="auto"/>
                    <w:bottom w:val="none" w:sz="0" w:space="0" w:color="auto"/>
                    <w:right w:val="none" w:sz="0" w:space="0" w:color="auto"/>
                  </w:divBdr>
                </w:div>
                <w:div w:id="1079257772">
                  <w:marLeft w:val="0"/>
                  <w:marRight w:val="0"/>
                  <w:marTop w:val="0"/>
                  <w:marBottom w:val="0"/>
                  <w:divBdr>
                    <w:top w:val="none" w:sz="0" w:space="0" w:color="auto"/>
                    <w:left w:val="none" w:sz="0" w:space="0" w:color="auto"/>
                    <w:bottom w:val="none" w:sz="0" w:space="0" w:color="auto"/>
                    <w:right w:val="none" w:sz="0" w:space="0" w:color="auto"/>
                  </w:divBdr>
                </w:div>
                <w:div w:id="1080710393">
                  <w:marLeft w:val="0"/>
                  <w:marRight w:val="0"/>
                  <w:marTop w:val="0"/>
                  <w:marBottom w:val="0"/>
                  <w:divBdr>
                    <w:top w:val="none" w:sz="0" w:space="0" w:color="auto"/>
                    <w:left w:val="none" w:sz="0" w:space="0" w:color="auto"/>
                    <w:bottom w:val="none" w:sz="0" w:space="0" w:color="auto"/>
                    <w:right w:val="none" w:sz="0" w:space="0" w:color="auto"/>
                  </w:divBdr>
                </w:div>
                <w:div w:id="1082067008">
                  <w:marLeft w:val="0"/>
                  <w:marRight w:val="0"/>
                  <w:marTop w:val="0"/>
                  <w:marBottom w:val="0"/>
                  <w:divBdr>
                    <w:top w:val="none" w:sz="0" w:space="0" w:color="auto"/>
                    <w:left w:val="none" w:sz="0" w:space="0" w:color="auto"/>
                    <w:bottom w:val="none" w:sz="0" w:space="0" w:color="auto"/>
                    <w:right w:val="none" w:sz="0" w:space="0" w:color="auto"/>
                  </w:divBdr>
                </w:div>
                <w:div w:id="1082142117">
                  <w:marLeft w:val="0"/>
                  <w:marRight w:val="0"/>
                  <w:marTop w:val="0"/>
                  <w:marBottom w:val="0"/>
                  <w:divBdr>
                    <w:top w:val="none" w:sz="0" w:space="0" w:color="auto"/>
                    <w:left w:val="none" w:sz="0" w:space="0" w:color="auto"/>
                    <w:bottom w:val="none" w:sz="0" w:space="0" w:color="auto"/>
                    <w:right w:val="none" w:sz="0" w:space="0" w:color="auto"/>
                  </w:divBdr>
                </w:div>
                <w:div w:id="1082876884">
                  <w:marLeft w:val="0"/>
                  <w:marRight w:val="0"/>
                  <w:marTop w:val="0"/>
                  <w:marBottom w:val="0"/>
                  <w:divBdr>
                    <w:top w:val="none" w:sz="0" w:space="0" w:color="auto"/>
                    <w:left w:val="none" w:sz="0" w:space="0" w:color="auto"/>
                    <w:bottom w:val="none" w:sz="0" w:space="0" w:color="auto"/>
                    <w:right w:val="none" w:sz="0" w:space="0" w:color="auto"/>
                  </w:divBdr>
                </w:div>
                <w:div w:id="1084037268">
                  <w:marLeft w:val="0"/>
                  <w:marRight w:val="0"/>
                  <w:marTop w:val="0"/>
                  <w:marBottom w:val="0"/>
                  <w:divBdr>
                    <w:top w:val="none" w:sz="0" w:space="0" w:color="auto"/>
                    <w:left w:val="none" w:sz="0" w:space="0" w:color="auto"/>
                    <w:bottom w:val="none" w:sz="0" w:space="0" w:color="auto"/>
                    <w:right w:val="none" w:sz="0" w:space="0" w:color="auto"/>
                  </w:divBdr>
                </w:div>
                <w:div w:id="1085032168">
                  <w:marLeft w:val="0"/>
                  <w:marRight w:val="0"/>
                  <w:marTop w:val="0"/>
                  <w:marBottom w:val="0"/>
                  <w:divBdr>
                    <w:top w:val="none" w:sz="0" w:space="0" w:color="auto"/>
                    <w:left w:val="none" w:sz="0" w:space="0" w:color="auto"/>
                    <w:bottom w:val="none" w:sz="0" w:space="0" w:color="auto"/>
                    <w:right w:val="none" w:sz="0" w:space="0" w:color="auto"/>
                  </w:divBdr>
                </w:div>
                <w:div w:id="1086077293">
                  <w:marLeft w:val="0"/>
                  <w:marRight w:val="0"/>
                  <w:marTop w:val="0"/>
                  <w:marBottom w:val="0"/>
                  <w:divBdr>
                    <w:top w:val="none" w:sz="0" w:space="0" w:color="auto"/>
                    <w:left w:val="none" w:sz="0" w:space="0" w:color="auto"/>
                    <w:bottom w:val="none" w:sz="0" w:space="0" w:color="auto"/>
                    <w:right w:val="none" w:sz="0" w:space="0" w:color="auto"/>
                  </w:divBdr>
                </w:div>
                <w:div w:id="1086346932">
                  <w:marLeft w:val="0"/>
                  <w:marRight w:val="0"/>
                  <w:marTop w:val="0"/>
                  <w:marBottom w:val="0"/>
                  <w:divBdr>
                    <w:top w:val="none" w:sz="0" w:space="0" w:color="auto"/>
                    <w:left w:val="none" w:sz="0" w:space="0" w:color="auto"/>
                    <w:bottom w:val="none" w:sz="0" w:space="0" w:color="auto"/>
                    <w:right w:val="none" w:sz="0" w:space="0" w:color="auto"/>
                  </w:divBdr>
                </w:div>
                <w:div w:id="1088305421">
                  <w:marLeft w:val="0"/>
                  <w:marRight w:val="0"/>
                  <w:marTop w:val="0"/>
                  <w:marBottom w:val="0"/>
                  <w:divBdr>
                    <w:top w:val="none" w:sz="0" w:space="0" w:color="auto"/>
                    <w:left w:val="none" w:sz="0" w:space="0" w:color="auto"/>
                    <w:bottom w:val="none" w:sz="0" w:space="0" w:color="auto"/>
                    <w:right w:val="none" w:sz="0" w:space="0" w:color="auto"/>
                  </w:divBdr>
                </w:div>
                <w:div w:id="1088504917">
                  <w:marLeft w:val="0"/>
                  <w:marRight w:val="0"/>
                  <w:marTop w:val="0"/>
                  <w:marBottom w:val="0"/>
                  <w:divBdr>
                    <w:top w:val="none" w:sz="0" w:space="0" w:color="auto"/>
                    <w:left w:val="none" w:sz="0" w:space="0" w:color="auto"/>
                    <w:bottom w:val="none" w:sz="0" w:space="0" w:color="auto"/>
                    <w:right w:val="none" w:sz="0" w:space="0" w:color="auto"/>
                  </w:divBdr>
                </w:div>
                <w:div w:id="1090389225">
                  <w:marLeft w:val="0"/>
                  <w:marRight w:val="0"/>
                  <w:marTop w:val="0"/>
                  <w:marBottom w:val="0"/>
                  <w:divBdr>
                    <w:top w:val="none" w:sz="0" w:space="0" w:color="auto"/>
                    <w:left w:val="none" w:sz="0" w:space="0" w:color="auto"/>
                    <w:bottom w:val="none" w:sz="0" w:space="0" w:color="auto"/>
                    <w:right w:val="none" w:sz="0" w:space="0" w:color="auto"/>
                  </w:divBdr>
                </w:div>
                <w:div w:id="1090850616">
                  <w:marLeft w:val="0"/>
                  <w:marRight w:val="0"/>
                  <w:marTop w:val="0"/>
                  <w:marBottom w:val="0"/>
                  <w:divBdr>
                    <w:top w:val="none" w:sz="0" w:space="0" w:color="auto"/>
                    <w:left w:val="none" w:sz="0" w:space="0" w:color="auto"/>
                    <w:bottom w:val="none" w:sz="0" w:space="0" w:color="auto"/>
                    <w:right w:val="none" w:sz="0" w:space="0" w:color="auto"/>
                  </w:divBdr>
                </w:div>
                <w:div w:id="1091124597">
                  <w:marLeft w:val="0"/>
                  <w:marRight w:val="0"/>
                  <w:marTop w:val="0"/>
                  <w:marBottom w:val="0"/>
                  <w:divBdr>
                    <w:top w:val="none" w:sz="0" w:space="0" w:color="auto"/>
                    <w:left w:val="none" w:sz="0" w:space="0" w:color="auto"/>
                    <w:bottom w:val="none" w:sz="0" w:space="0" w:color="auto"/>
                    <w:right w:val="none" w:sz="0" w:space="0" w:color="auto"/>
                  </w:divBdr>
                </w:div>
                <w:div w:id="1091194364">
                  <w:marLeft w:val="0"/>
                  <w:marRight w:val="0"/>
                  <w:marTop w:val="0"/>
                  <w:marBottom w:val="0"/>
                  <w:divBdr>
                    <w:top w:val="none" w:sz="0" w:space="0" w:color="auto"/>
                    <w:left w:val="none" w:sz="0" w:space="0" w:color="auto"/>
                    <w:bottom w:val="none" w:sz="0" w:space="0" w:color="auto"/>
                    <w:right w:val="none" w:sz="0" w:space="0" w:color="auto"/>
                  </w:divBdr>
                </w:div>
                <w:div w:id="1091390423">
                  <w:marLeft w:val="0"/>
                  <w:marRight w:val="0"/>
                  <w:marTop w:val="0"/>
                  <w:marBottom w:val="0"/>
                  <w:divBdr>
                    <w:top w:val="none" w:sz="0" w:space="0" w:color="auto"/>
                    <w:left w:val="none" w:sz="0" w:space="0" w:color="auto"/>
                    <w:bottom w:val="none" w:sz="0" w:space="0" w:color="auto"/>
                    <w:right w:val="none" w:sz="0" w:space="0" w:color="auto"/>
                  </w:divBdr>
                </w:div>
                <w:div w:id="1092512696">
                  <w:marLeft w:val="0"/>
                  <w:marRight w:val="0"/>
                  <w:marTop w:val="0"/>
                  <w:marBottom w:val="0"/>
                  <w:divBdr>
                    <w:top w:val="none" w:sz="0" w:space="0" w:color="auto"/>
                    <w:left w:val="none" w:sz="0" w:space="0" w:color="auto"/>
                    <w:bottom w:val="none" w:sz="0" w:space="0" w:color="auto"/>
                    <w:right w:val="none" w:sz="0" w:space="0" w:color="auto"/>
                  </w:divBdr>
                </w:div>
                <w:div w:id="1092818607">
                  <w:marLeft w:val="0"/>
                  <w:marRight w:val="0"/>
                  <w:marTop w:val="0"/>
                  <w:marBottom w:val="0"/>
                  <w:divBdr>
                    <w:top w:val="none" w:sz="0" w:space="0" w:color="auto"/>
                    <w:left w:val="none" w:sz="0" w:space="0" w:color="auto"/>
                    <w:bottom w:val="none" w:sz="0" w:space="0" w:color="auto"/>
                    <w:right w:val="none" w:sz="0" w:space="0" w:color="auto"/>
                  </w:divBdr>
                </w:div>
                <w:div w:id="1097824097">
                  <w:marLeft w:val="0"/>
                  <w:marRight w:val="0"/>
                  <w:marTop w:val="0"/>
                  <w:marBottom w:val="0"/>
                  <w:divBdr>
                    <w:top w:val="none" w:sz="0" w:space="0" w:color="auto"/>
                    <w:left w:val="none" w:sz="0" w:space="0" w:color="auto"/>
                    <w:bottom w:val="none" w:sz="0" w:space="0" w:color="auto"/>
                    <w:right w:val="none" w:sz="0" w:space="0" w:color="auto"/>
                  </w:divBdr>
                </w:div>
                <w:div w:id="1103570701">
                  <w:marLeft w:val="0"/>
                  <w:marRight w:val="0"/>
                  <w:marTop w:val="0"/>
                  <w:marBottom w:val="0"/>
                  <w:divBdr>
                    <w:top w:val="none" w:sz="0" w:space="0" w:color="auto"/>
                    <w:left w:val="none" w:sz="0" w:space="0" w:color="auto"/>
                    <w:bottom w:val="none" w:sz="0" w:space="0" w:color="auto"/>
                    <w:right w:val="none" w:sz="0" w:space="0" w:color="auto"/>
                  </w:divBdr>
                </w:div>
                <w:div w:id="1104954584">
                  <w:marLeft w:val="0"/>
                  <w:marRight w:val="0"/>
                  <w:marTop w:val="0"/>
                  <w:marBottom w:val="0"/>
                  <w:divBdr>
                    <w:top w:val="none" w:sz="0" w:space="0" w:color="auto"/>
                    <w:left w:val="none" w:sz="0" w:space="0" w:color="auto"/>
                    <w:bottom w:val="none" w:sz="0" w:space="0" w:color="auto"/>
                    <w:right w:val="none" w:sz="0" w:space="0" w:color="auto"/>
                  </w:divBdr>
                </w:div>
                <w:div w:id="1105879734">
                  <w:marLeft w:val="0"/>
                  <w:marRight w:val="0"/>
                  <w:marTop w:val="0"/>
                  <w:marBottom w:val="0"/>
                  <w:divBdr>
                    <w:top w:val="none" w:sz="0" w:space="0" w:color="auto"/>
                    <w:left w:val="none" w:sz="0" w:space="0" w:color="auto"/>
                    <w:bottom w:val="none" w:sz="0" w:space="0" w:color="auto"/>
                    <w:right w:val="none" w:sz="0" w:space="0" w:color="auto"/>
                  </w:divBdr>
                </w:div>
                <w:div w:id="1110586330">
                  <w:marLeft w:val="0"/>
                  <w:marRight w:val="0"/>
                  <w:marTop w:val="0"/>
                  <w:marBottom w:val="0"/>
                  <w:divBdr>
                    <w:top w:val="none" w:sz="0" w:space="0" w:color="auto"/>
                    <w:left w:val="none" w:sz="0" w:space="0" w:color="auto"/>
                    <w:bottom w:val="none" w:sz="0" w:space="0" w:color="auto"/>
                    <w:right w:val="none" w:sz="0" w:space="0" w:color="auto"/>
                  </w:divBdr>
                </w:div>
                <w:div w:id="1111825391">
                  <w:marLeft w:val="0"/>
                  <w:marRight w:val="0"/>
                  <w:marTop w:val="0"/>
                  <w:marBottom w:val="0"/>
                  <w:divBdr>
                    <w:top w:val="none" w:sz="0" w:space="0" w:color="auto"/>
                    <w:left w:val="none" w:sz="0" w:space="0" w:color="auto"/>
                    <w:bottom w:val="none" w:sz="0" w:space="0" w:color="auto"/>
                    <w:right w:val="none" w:sz="0" w:space="0" w:color="auto"/>
                  </w:divBdr>
                </w:div>
                <w:div w:id="1113598398">
                  <w:marLeft w:val="0"/>
                  <w:marRight w:val="0"/>
                  <w:marTop w:val="0"/>
                  <w:marBottom w:val="0"/>
                  <w:divBdr>
                    <w:top w:val="none" w:sz="0" w:space="0" w:color="auto"/>
                    <w:left w:val="none" w:sz="0" w:space="0" w:color="auto"/>
                    <w:bottom w:val="none" w:sz="0" w:space="0" w:color="auto"/>
                    <w:right w:val="none" w:sz="0" w:space="0" w:color="auto"/>
                  </w:divBdr>
                </w:div>
                <w:div w:id="1116488666">
                  <w:marLeft w:val="0"/>
                  <w:marRight w:val="0"/>
                  <w:marTop w:val="0"/>
                  <w:marBottom w:val="0"/>
                  <w:divBdr>
                    <w:top w:val="none" w:sz="0" w:space="0" w:color="auto"/>
                    <w:left w:val="none" w:sz="0" w:space="0" w:color="auto"/>
                    <w:bottom w:val="none" w:sz="0" w:space="0" w:color="auto"/>
                    <w:right w:val="none" w:sz="0" w:space="0" w:color="auto"/>
                  </w:divBdr>
                </w:div>
                <w:div w:id="1116755114">
                  <w:marLeft w:val="0"/>
                  <w:marRight w:val="0"/>
                  <w:marTop w:val="0"/>
                  <w:marBottom w:val="0"/>
                  <w:divBdr>
                    <w:top w:val="none" w:sz="0" w:space="0" w:color="auto"/>
                    <w:left w:val="none" w:sz="0" w:space="0" w:color="auto"/>
                    <w:bottom w:val="none" w:sz="0" w:space="0" w:color="auto"/>
                    <w:right w:val="none" w:sz="0" w:space="0" w:color="auto"/>
                  </w:divBdr>
                </w:div>
                <w:div w:id="1119495417">
                  <w:marLeft w:val="0"/>
                  <w:marRight w:val="0"/>
                  <w:marTop w:val="0"/>
                  <w:marBottom w:val="0"/>
                  <w:divBdr>
                    <w:top w:val="none" w:sz="0" w:space="0" w:color="auto"/>
                    <w:left w:val="none" w:sz="0" w:space="0" w:color="auto"/>
                    <w:bottom w:val="none" w:sz="0" w:space="0" w:color="auto"/>
                    <w:right w:val="none" w:sz="0" w:space="0" w:color="auto"/>
                  </w:divBdr>
                </w:div>
                <w:div w:id="1119959013">
                  <w:marLeft w:val="0"/>
                  <w:marRight w:val="0"/>
                  <w:marTop w:val="0"/>
                  <w:marBottom w:val="0"/>
                  <w:divBdr>
                    <w:top w:val="none" w:sz="0" w:space="0" w:color="auto"/>
                    <w:left w:val="none" w:sz="0" w:space="0" w:color="auto"/>
                    <w:bottom w:val="none" w:sz="0" w:space="0" w:color="auto"/>
                    <w:right w:val="none" w:sz="0" w:space="0" w:color="auto"/>
                  </w:divBdr>
                </w:div>
                <w:div w:id="1125582742">
                  <w:marLeft w:val="0"/>
                  <w:marRight w:val="0"/>
                  <w:marTop w:val="0"/>
                  <w:marBottom w:val="0"/>
                  <w:divBdr>
                    <w:top w:val="none" w:sz="0" w:space="0" w:color="auto"/>
                    <w:left w:val="none" w:sz="0" w:space="0" w:color="auto"/>
                    <w:bottom w:val="none" w:sz="0" w:space="0" w:color="auto"/>
                    <w:right w:val="none" w:sz="0" w:space="0" w:color="auto"/>
                  </w:divBdr>
                </w:div>
                <w:div w:id="1127352449">
                  <w:marLeft w:val="0"/>
                  <w:marRight w:val="0"/>
                  <w:marTop w:val="0"/>
                  <w:marBottom w:val="0"/>
                  <w:divBdr>
                    <w:top w:val="none" w:sz="0" w:space="0" w:color="auto"/>
                    <w:left w:val="none" w:sz="0" w:space="0" w:color="auto"/>
                    <w:bottom w:val="none" w:sz="0" w:space="0" w:color="auto"/>
                    <w:right w:val="none" w:sz="0" w:space="0" w:color="auto"/>
                  </w:divBdr>
                </w:div>
                <w:div w:id="1129709805">
                  <w:marLeft w:val="0"/>
                  <w:marRight w:val="0"/>
                  <w:marTop w:val="0"/>
                  <w:marBottom w:val="0"/>
                  <w:divBdr>
                    <w:top w:val="none" w:sz="0" w:space="0" w:color="auto"/>
                    <w:left w:val="none" w:sz="0" w:space="0" w:color="auto"/>
                    <w:bottom w:val="none" w:sz="0" w:space="0" w:color="auto"/>
                    <w:right w:val="none" w:sz="0" w:space="0" w:color="auto"/>
                  </w:divBdr>
                </w:div>
                <w:div w:id="1136532461">
                  <w:marLeft w:val="0"/>
                  <w:marRight w:val="0"/>
                  <w:marTop w:val="0"/>
                  <w:marBottom w:val="0"/>
                  <w:divBdr>
                    <w:top w:val="none" w:sz="0" w:space="0" w:color="auto"/>
                    <w:left w:val="none" w:sz="0" w:space="0" w:color="auto"/>
                    <w:bottom w:val="none" w:sz="0" w:space="0" w:color="auto"/>
                    <w:right w:val="none" w:sz="0" w:space="0" w:color="auto"/>
                  </w:divBdr>
                </w:div>
                <w:div w:id="1136995345">
                  <w:marLeft w:val="0"/>
                  <w:marRight w:val="0"/>
                  <w:marTop w:val="0"/>
                  <w:marBottom w:val="0"/>
                  <w:divBdr>
                    <w:top w:val="none" w:sz="0" w:space="0" w:color="auto"/>
                    <w:left w:val="none" w:sz="0" w:space="0" w:color="auto"/>
                    <w:bottom w:val="none" w:sz="0" w:space="0" w:color="auto"/>
                    <w:right w:val="none" w:sz="0" w:space="0" w:color="auto"/>
                  </w:divBdr>
                </w:div>
                <w:div w:id="1138958266">
                  <w:marLeft w:val="0"/>
                  <w:marRight w:val="0"/>
                  <w:marTop w:val="0"/>
                  <w:marBottom w:val="0"/>
                  <w:divBdr>
                    <w:top w:val="none" w:sz="0" w:space="0" w:color="auto"/>
                    <w:left w:val="none" w:sz="0" w:space="0" w:color="auto"/>
                    <w:bottom w:val="none" w:sz="0" w:space="0" w:color="auto"/>
                    <w:right w:val="none" w:sz="0" w:space="0" w:color="auto"/>
                  </w:divBdr>
                </w:div>
                <w:div w:id="1139108299">
                  <w:marLeft w:val="0"/>
                  <w:marRight w:val="0"/>
                  <w:marTop w:val="0"/>
                  <w:marBottom w:val="0"/>
                  <w:divBdr>
                    <w:top w:val="none" w:sz="0" w:space="0" w:color="auto"/>
                    <w:left w:val="none" w:sz="0" w:space="0" w:color="auto"/>
                    <w:bottom w:val="none" w:sz="0" w:space="0" w:color="auto"/>
                    <w:right w:val="none" w:sz="0" w:space="0" w:color="auto"/>
                  </w:divBdr>
                </w:div>
                <w:div w:id="1139490721">
                  <w:marLeft w:val="0"/>
                  <w:marRight w:val="0"/>
                  <w:marTop w:val="0"/>
                  <w:marBottom w:val="0"/>
                  <w:divBdr>
                    <w:top w:val="none" w:sz="0" w:space="0" w:color="auto"/>
                    <w:left w:val="none" w:sz="0" w:space="0" w:color="auto"/>
                    <w:bottom w:val="none" w:sz="0" w:space="0" w:color="auto"/>
                    <w:right w:val="none" w:sz="0" w:space="0" w:color="auto"/>
                  </w:divBdr>
                </w:div>
                <w:div w:id="1141655427">
                  <w:marLeft w:val="0"/>
                  <w:marRight w:val="0"/>
                  <w:marTop w:val="0"/>
                  <w:marBottom w:val="0"/>
                  <w:divBdr>
                    <w:top w:val="none" w:sz="0" w:space="0" w:color="auto"/>
                    <w:left w:val="none" w:sz="0" w:space="0" w:color="auto"/>
                    <w:bottom w:val="none" w:sz="0" w:space="0" w:color="auto"/>
                    <w:right w:val="none" w:sz="0" w:space="0" w:color="auto"/>
                  </w:divBdr>
                </w:div>
                <w:div w:id="1144616506">
                  <w:marLeft w:val="0"/>
                  <w:marRight w:val="0"/>
                  <w:marTop w:val="0"/>
                  <w:marBottom w:val="0"/>
                  <w:divBdr>
                    <w:top w:val="none" w:sz="0" w:space="0" w:color="auto"/>
                    <w:left w:val="none" w:sz="0" w:space="0" w:color="auto"/>
                    <w:bottom w:val="none" w:sz="0" w:space="0" w:color="auto"/>
                    <w:right w:val="none" w:sz="0" w:space="0" w:color="auto"/>
                  </w:divBdr>
                </w:div>
                <w:div w:id="1144617018">
                  <w:marLeft w:val="0"/>
                  <w:marRight w:val="0"/>
                  <w:marTop w:val="0"/>
                  <w:marBottom w:val="0"/>
                  <w:divBdr>
                    <w:top w:val="none" w:sz="0" w:space="0" w:color="auto"/>
                    <w:left w:val="none" w:sz="0" w:space="0" w:color="auto"/>
                    <w:bottom w:val="none" w:sz="0" w:space="0" w:color="auto"/>
                    <w:right w:val="none" w:sz="0" w:space="0" w:color="auto"/>
                  </w:divBdr>
                </w:div>
                <w:div w:id="1145315993">
                  <w:marLeft w:val="0"/>
                  <w:marRight w:val="0"/>
                  <w:marTop w:val="0"/>
                  <w:marBottom w:val="0"/>
                  <w:divBdr>
                    <w:top w:val="none" w:sz="0" w:space="0" w:color="auto"/>
                    <w:left w:val="none" w:sz="0" w:space="0" w:color="auto"/>
                    <w:bottom w:val="none" w:sz="0" w:space="0" w:color="auto"/>
                    <w:right w:val="none" w:sz="0" w:space="0" w:color="auto"/>
                  </w:divBdr>
                </w:div>
                <w:div w:id="1146318065">
                  <w:marLeft w:val="0"/>
                  <w:marRight w:val="0"/>
                  <w:marTop w:val="0"/>
                  <w:marBottom w:val="0"/>
                  <w:divBdr>
                    <w:top w:val="none" w:sz="0" w:space="0" w:color="auto"/>
                    <w:left w:val="none" w:sz="0" w:space="0" w:color="auto"/>
                    <w:bottom w:val="none" w:sz="0" w:space="0" w:color="auto"/>
                    <w:right w:val="none" w:sz="0" w:space="0" w:color="auto"/>
                  </w:divBdr>
                </w:div>
                <w:div w:id="1150903524">
                  <w:marLeft w:val="0"/>
                  <w:marRight w:val="0"/>
                  <w:marTop w:val="0"/>
                  <w:marBottom w:val="0"/>
                  <w:divBdr>
                    <w:top w:val="none" w:sz="0" w:space="0" w:color="auto"/>
                    <w:left w:val="none" w:sz="0" w:space="0" w:color="auto"/>
                    <w:bottom w:val="none" w:sz="0" w:space="0" w:color="auto"/>
                    <w:right w:val="none" w:sz="0" w:space="0" w:color="auto"/>
                  </w:divBdr>
                </w:div>
                <w:div w:id="1153059226">
                  <w:marLeft w:val="0"/>
                  <w:marRight w:val="0"/>
                  <w:marTop w:val="0"/>
                  <w:marBottom w:val="0"/>
                  <w:divBdr>
                    <w:top w:val="none" w:sz="0" w:space="0" w:color="auto"/>
                    <w:left w:val="none" w:sz="0" w:space="0" w:color="auto"/>
                    <w:bottom w:val="none" w:sz="0" w:space="0" w:color="auto"/>
                    <w:right w:val="none" w:sz="0" w:space="0" w:color="auto"/>
                  </w:divBdr>
                </w:div>
                <w:div w:id="1153059482">
                  <w:marLeft w:val="0"/>
                  <w:marRight w:val="0"/>
                  <w:marTop w:val="0"/>
                  <w:marBottom w:val="0"/>
                  <w:divBdr>
                    <w:top w:val="none" w:sz="0" w:space="0" w:color="auto"/>
                    <w:left w:val="none" w:sz="0" w:space="0" w:color="auto"/>
                    <w:bottom w:val="none" w:sz="0" w:space="0" w:color="auto"/>
                    <w:right w:val="none" w:sz="0" w:space="0" w:color="auto"/>
                  </w:divBdr>
                </w:div>
                <w:div w:id="1154181168">
                  <w:marLeft w:val="0"/>
                  <w:marRight w:val="0"/>
                  <w:marTop w:val="0"/>
                  <w:marBottom w:val="0"/>
                  <w:divBdr>
                    <w:top w:val="none" w:sz="0" w:space="0" w:color="auto"/>
                    <w:left w:val="none" w:sz="0" w:space="0" w:color="auto"/>
                    <w:bottom w:val="none" w:sz="0" w:space="0" w:color="auto"/>
                    <w:right w:val="none" w:sz="0" w:space="0" w:color="auto"/>
                  </w:divBdr>
                </w:div>
                <w:div w:id="1154832535">
                  <w:marLeft w:val="0"/>
                  <w:marRight w:val="0"/>
                  <w:marTop w:val="0"/>
                  <w:marBottom w:val="0"/>
                  <w:divBdr>
                    <w:top w:val="none" w:sz="0" w:space="0" w:color="auto"/>
                    <w:left w:val="none" w:sz="0" w:space="0" w:color="auto"/>
                    <w:bottom w:val="none" w:sz="0" w:space="0" w:color="auto"/>
                    <w:right w:val="none" w:sz="0" w:space="0" w:color="auto"/>
                  </w:divBdr>
                </w:div>
                <w:div w:id="1160848134">
                  <w:marLeft w:val="0"/>
                  <w:marRight w:val="0"/>
                  <w:marTop w:val="0"/>
                  <w:marBottom w:val="0"/>
                  <w:divBdr>
                    <w:top w:val="none" w:sz="0" w:space="0" w:color="auto"/>
                    <w:left w:val="none" w:sz="0" w:space="0" w:color="auto"/>
                    <w:bottom w:val="none" w:sz="0" w:space="0" w:color="auto"/>
                    <w:right w:val="none" w:sz="0" w:space="0" w:color="auto"/>
                  </w:divBdr>
                </w:div>
                <w:div w:id="1163935540">
                  <w:marLeft w:val="0"/>
                  <w:marRight w:val="0"/>
                  <w:marTop w:val="0"/>
                  <w:marBottom w:val="0"/>
                  <w:divBdr>
                    <w:top w:val="none" w:sz="0" w:space="0" w:color="auto"/>
                    <w:left w:val="none" w:sz="0" w:space="0" w:color="auto"/>
                    <w:bottom w:val="none" w:sz="0" w:space="0" w:color="auto"/>
                    <w:right w:val="none" w:sz="0" w:space="0" w:color="auto"/>
                  </w:divBdr>
                </w:div>
                <w:div w:id="1165170200">
                  <w:marLeft w:val="0"/>
                  <w:marRight w:val="0"/>
                  <w:marTop w:val="0"/>
                  <w:marBottom w:val="0"/>
                  <w:divBdr>
                    <w:top w:val="none" w:sz="0" w:space="0" w:color="auto"/>
                    <w:left w:val="none" w:sz="0" w:space="0" w:color="auto"/>
                    <w:bottom w:val="none" w:sz="0" w:space="0" w:color="auto"/>
                    <w:right w:val="none" w:sz="0" w:space="0" w:color="auto"/>
                  </w:divBdr>
                </w:div>
                <w:div w:id="1166360079">
                  <w:marLeft w:val="0"/>
                  <w:marRight w:val="0"/>
                  <w:marTop w:val="0"/>
                  <w:marBottom w:val="0"/>
                  <w:divBdr>
                    <w:top w:val="none" w:sz="0" w:space="0" w:color="auto"/>
                    <w:left w:val="none" w:sz="0" w:space="0" w:color="auto"/>
                    <w:bottom w:val="none" w:sz="0" w:space="0" w:color="auto"/>
                    <w:right w:val="none" w:sz="0" w:space="0" w:color="auto"/>
                  </w:divBdr>
                </w:div>
                <w:div w:id="1166826318">
                  <w:marLeft w:val="0"/>
                  <w:marRight w:val="0"/>
                  <w:marTop w:val="0"/>
                  <w:marBottom w:val="0"/>
                  <w:divBdr>
                    <w:top w:val="none" w:sz="0" w:space="0" w:color="auto"/>
                    <w:left w:val="none" w:sz="0" w:space="0" w:color="auto"/>
                    <w:bottom w:val="none" w:sz="0" w:space="0" w:color="auto"/>
                    <w:right w:val="none" w:sz="0" w:space="0" w:color="auto"/>
                  </w:divBdr>
                </w:div>
                <w:div w:id="1166898165">
                  <w:marLeft w:val="0"/>
                  <w:marRight w:val="0"/>
                  <w:marTop w:val="0"/>
                  <w:marBottom w:val="0"/>
                  <w:divBdr>
                    <w:top w:val="none" w:sz="0" w:space="0" w:color="auto"/>
                    <w:left w:val="none" w:sz="0" w:space="0" w:color="auto"/>
                    <w:bottom w:val="none" w:sz="0" w:space="0" w:color="auto"/>
                    <w:right w:val="none" w:sz="0" w:space="0" w:color="auto"/>
                  </w:divBdr>
                </w:div>
                <w:div w:id="1167672136">
                  <w:marLeft w:val="0"/>
                  <w:marRight w:val="0"/>
                  <w:marTop w:val="0"/>
                  <w:marBottom w:val="0"/>
                  <w:divBdr>
                    <w:top w:val="none" w:sz="0" w:space="0" w:color="auto"/>
                    <w:left w:val="none" w:sz="0" w:space="0" w:color="auto"/>
                    <w:bottom w:val="none" w:sz="0" w:space="0" w:color="auto"/>
                    <w:right w:val="none" w:sz="0" w:space="0" w:color="auto"/>
                  </w:divBdr>
                </w:div>
                <w:div w:id="1168252435">
                  <w:marLeft w:val="0"/>
                  <w:marRight w:val="0"/>
                  <w:marTop w:val="0"/>
                  <w:marBottom w:val="0"/>
                  <w:divBdr>
                    <w:top w:val="none" w:sz="0" w:space="0" w:color="auto"/>
                    <w:left w:val="none" w:sz="0" w:space="0" w:color="auto"/>
                    <w:bottom w:val="none" w:sz="0" w:space="0" w:color="auto"/>
                    <w:right w:val="none" w:sz="0" w:space="0" w:color="auto"/>
                  </w:divBdr>
                </w:div>
                <w:div w:id="1169250405">
                  <w:marLeft w:val="0"/>
                  <w:marRight w:val="0"/>
                  <w:marTop w:val="0"/>
                  <w:marBottom w:val="0"/>
                  <w:divBdr>
                    <w:top w:val="none" w:sz="0" w:space="0" w:color="auto"/>
                    <w:left w:val="none" w:sz="0" w:space="0" w:color="auto"/>
                    <w:bottom w:val="none" w:sz="0" w:space="0" w:color="auto"/>
                    <w:right w:val="none" w:sz="0" w:space="0" w:color="auto"/>
                  </w:divBdr>
                </w:div>
                <w:div w:id="1169370467">
                  <w:marLeft w:val="0"/>
                  <w:marRight w:val="0"/>
                  <w:marTop w:val="0"/>
                  <w:marBottom w:val="0"/>
                  <w:divBdr>
                    <w:top w:val="none" w:sz="0" w:space="0" w:color="auto"/>
                    <w:left w:val="none" w:sz="0" w:space="0" w:color="auto"/>
                    <w:bottom w:val="none" w:sz="0" w:space="0" w:color="auto"/>
                    <w:right w:val="none" w:sz="0" w:space="0" w:color="auto"/>
                  </w:divBdr>
                </w:div>
                <w:div w:id="1171605227">
                  <w:marLeft w:val="0"/>
                  <w:marRight w:val="0"/>
                  <w:marTop w:val="0"/>
                  <w:marBottom w:val="0"/>
                  <w:divBdr>
                    <w:top w:val="none" w:sz="0" w:space="0" w:color="auto"/>
                    <w:left w:val="none" w:sz="0" w:space="0" w:color="auto"/>
                    <w:bottom w:val="none" w:sz="0" w:space="0" w:color="auto"/>
                    <w:right w:val="none" w:sz="0" w:space="0" w:color="auto"/>
                  </w:divBdr>
                </w:div>
                <w:div w:id="1171918077">
                  <w:marLeft w:val="0"/>
                  <w:marRight w:val="0"/>
                  <w:marTop w:val="0"/>
                  <w:marBottom w:val="0"/>
                  <w:divBdr>
                    <w:top w:val="none" w:sz="0" w:space="0" w:color="auto"/>
                    <w:left w:val="none" w:sz="0" w:space="0" w:color="auto"/>
                    <w:bottom w:val="none" w:sz="0" w:space="0" w:color="auto"/>
                    <w:right w:val="none" w:sz="0" w:space="0" w:color="auto"/>
                  </w:divBdr>
                </w:div>
                <w:div w:id="1172135845">
                  <w:marLeft w:val="0"/>
                  <w:marRight w:val="0"/>
                  <w:marTop w:val="0"/>
                  <w:marBottom w:val="0"/>
                  <w:divBdr>
                    <w:top w:val="none" w:sz="0" w:space="0" w:color="auto"/>
                    <w:left w:val="none" w:sz="0" w:space="0" w:color="auto"/>
                    <w:bottom w:val="none" w:sz="0" w:space="0" w:color="auto"/>
                    <w:right w:val="none" w:sz="0" w:space="0" w:color="auto"/>
                  </w:divBdr>
                </w:div>
                <w:div w:id="1175268632">
                  <w:marLeft w:val="0"/>
                  <w:marRight w:val="0"/>
                  <w:marTop w:val="0"/>
                  <w:marBottom w:val="0"/>
                  <w:divBdr>
                    <w:top w:val="none" w:sz="0" w:space="0" w:color="auto"/>
                    <w:left w:val="none" w:sz="0" w:space="0" w:color="auto"/>
                    <w:bottom w:val="none" w:sz="0" w:space="0" w:color="auto"/>
                    <w:right w:val="none" w:sz="0" w:space="0" w:color="auto"/>
                  </w:divBdr>
                </w:div>
                <w:div w:id="1175420784">
                  <w:marLeft w:val="0"/>
                  <w:marRight w:val="0"/>
                  <w:marTop w:val="0"/>
                  <w:marBottom w:val="0"/>
                  <w:divBdr>
                    <w:top w:val="none" w:sz="0" w:space="0" w:color="auto"/>
                    <w:left w:val="none" w:sz="0" w:space="0" w:color="auto"/>
                    <w:bottom w:val="none" w:sz="0" w:space="0" w:color="auto"/>
                    <w:right w:val="none" w:sz="0" w:space="0" w:color="auto"/>
                  </w:divBdr>
                </w:div>
                <w:div w:id="1176261964">
                  <w:marLeft w:val="0"/>
                  <w:marRight w:val="0"/>
                  <w:marTop w:val="0"/>
                  <w:marBottom w:val="0"/>
                  <w:divBdr>
                    <w:top w:val="none" w:sz="0" w:space="0" w:color="auto"/>
                    <w:left w:val="none" w:sz="0" w:space="0" w:color="auto"/>
                    <w:bottom w:val="none" w:sz="0" w:space="0" w:color="auto"/>
                    <w:right w:val="none" w:sz="0" w:space="0" w:color="auto"/>
                  </w:divBdr>
                </w:div>
                <w:div w:id="1180704491">
                  <w:marLeft w:val="0"/>
                  <w:marRight w:val="0"/>
                  <w:marTop w:val="0"/>
                  <w:marBottom w:val="0"/>
                  <w:divBdr>
                    <w:top w:val="none" w:sz="0" w:space="0" w:color="auto"/>
                    <w:left w:val="none" w:sz="0" w:space="0" w:color="auto"/>
                    <w:bottom w:val="none" w:sz="0" w:space="0" w:color="auto"/>
                    <w:right w:val="none" w:sz="0" w:space="0" w:color="auto"/>
                  </w:divBdr>
                </w:div>
                <w:div w:id="1180779972">
                  <w:marLeft w:val="0"/>
                  <w:marRight w:val="0"/>
                  <w:marTop w:val="0"/>
                  <w:marBottom w:val="0"/>
                  <w:divBdr>
                    <w:top w:val="none" w:sz="0" w:space="0" w:color="auto"/>
                    <w:left w:val="none" w:sz="0" w:space="0" w:color="auto"/>
                    <w:bottom w:val="none" w:sz="0" w:space="0" w:color="auto"/>
                    <w:right w:val="none" w:sz="0" w:space="0" w:color="auto"/>
                  </w:divBdr>
                </w:div>
                <w:div w:id="1182351983">
                  <w:marLeft w:val="0"/>
                  <w:marRight w:val="0"/>
                  <w:marTop w:val="0"/>
                  <w:marBottom w:val="0"/>
                  <w:divBdr>
                    <w:top w:val="none" w:sz="0" w:space="0" w:color="auto"/>
                    <w:left w:val="none" w:sz="0" w:space="0" w:color="auto"/>
                    <w:bottom w:val="none" w:sz="0" w:space="0" w:color="auto"/>
                    <w:right w:val="none" w:sz="0" w:space="0" w:color="auto"/>
                  </w:divBdr>
                </w:div>
                <w:div w:id="1182358845">
                  <w:marLeft w:val="0"/>
                  <w:marRight w:val="0"/>
                  <w:marTop w:val="0"/>
                  <w:marBottom w:val="0"/>
                  <w:divBdr>
                    <w:top w:val="none" w:sz="0" w:space="0" w:color="auto"/>
                    <w:left w:val="none" w:sz="0" w:space="0" w:color="auto"/>
                    <w:bottom w:val="none" w:sz="0" w:space="0" w:color="auto"/>
                    <w:right w:val="none" w:sz="0" w:space="0" w:color="auto"/>
                  </w:divBdr>
                </w:div>
                <w:div w:id="1186558383">
                  <w:marLeft w:val="0"/>
                  <w:marRight w:val="0"/>
                  <w:marTop w:val="0"/>
                  <w:marBottom w:val="0"/>
                  <w:divBdr>
                    <w:top w:val="none" w:sz="0" w:space="0" w:color="auto"/>
                    <w:left w:val="none" w:sz="0" w:space="0" w:color="auto"/>
                    <w:bottom w:val="none" w:sz="0" w:space="0" w:color="auto"/>
                    <w:right w:val="none" w:sz="0" w:space="0" w:color="auto"/>
                  </w:divBdr>
                </w:div>
                <w:div w:id="1191411625">
                  <w:marLeft w:val="0"/>
                  <w:marRight w:val="0"/>
                  <w:marTop w:val="0"/>
                  <w:marBottom w:val="0"/>
                  <w:divBdr>
                    <w:top w:val="none" w:sz="0" w:space="0" w:color="auto"/>
                    <w:left w:val="none" w:sz="0" w:space="0" w:color="auto"/>
                    <w:bottom w:val="none" w:sz="0" w:space="0" w:color="auto"/>
                    <w:right w:val="none" w:sz="0" w:space="0" w:color="auto"/>
                  </w:divBdr>
                </w:div>
                <w:div w:id="1191532439">
                  <w:marLeft w:val="0"/>
                  <w:marRight w:val="0"/>
                  <w:marTop w:val="0"/>
                  <w:marBottom w:val="0"/>
                  <w:divBdr>
                    <w:top w:val="none" w:sz="0" w:space="0" w:color="auto"/>
                    <w:left w:val="none" w:sz="0" w:space="0" w:color="auto"/>
                    <w:bottom w:val="none" w:sz="0" w:space="0" w:color="auto"/>
                    <w:right w:val="none" w:sz="0" w:space="0" w:color="auto"/>
                  </w:divBdr>
                </w:div>
                <w:div w:id="1192843963">
                  <w:marLeft w:val="0"/>
                  <w:marRight w:val="0"/>
                  <w:marTop w:val="0"/>
                  <w:marBottom w:val="0"/>
                  <w:divBdr>
                    <w:top w:val="none" w:sz="0" w:space="0" w:color="auto"/>
                    <w:left w:val="none" w:sz="0" w:space="0" w:color="auto"/>
                    <w:bottom w:val="none" w:sz="0" w:space="0" w:color="auto"/>
                    <w:right w:val="none" w:sz="0" w:space="0" w:color="auto"/>
                  </w:divBdr>
                </w:div>
                <w:div w:id="1195463193">
                  <w:marLeft w:val="0"/>
                  <w:marRight w:val="0"/>
                  <w:marTop w:val="0"/>
                  <w:marBottom w:val="0"/>
                  <w:divBdr>
                    <w:top w:val="none" w:sz="0" w:space="0" w:color="auto"/>
                    <w:left w:val="none" w:sz="0" w:space="0" w:color="auto"/>
                    <w:bottom w:val="none" w:sz="0" w:space="0" w:color="auto"/>
                    <w:right w:val="none" w:sz="0" w:space="0" w:color="auto"/>
                  </w:divBdr>
                </w:div>
                <w:div w:id="1197813935">
                  <w:marLeft w:val="0"/>
                  <w:marRight w:val="0"/>
                  <w:marTop w:val="0"/>
                  <w:marBottom w:val="0"/>
                  <w:divBdr>
                    <w:top w:val="none" w:sz="0" w:space="0" w:color="auto"/>
                    <w:left w:val="none" w:sz="0" w:space="0" w:color="auto"/>
                    <w:bottom w:val="none" w:sz="0" w:space="0" w:color="auto"/>
                    <w:right w:val="none" w:sz="0" w:space="0" w:color="auto"/>
                  </w:divBdr>
                </w:div>
                <w:div w:id="1200053362">
                  <w:marLeft w:val="0"/>
                  <w:marRight w:val="0"/>
                  <w:marTop w:val="0"/>
                  <w:marBottom w:val="0"/>
                  <w:divBdr>
                    <w:top w:val="none" w:sz="0" w:space="0" w:color="auto"/>
                    <w:left w:val="none" w:sz="0" w:space="0" w:color="auto"/>
                    <w:bottom w:val="none" w:sz="0" w:space="0" w:color="auto"/>
                    <w:right w:val="none" w:sz="0" w:space="0" w:color="auto"/>
                  </w:divBdr>
                </w:div>
                <w:div w:id="1200388019">
                  <w:marLeft w:val="0"/>
                  <w:marRight w:val="0"/>
                  <w:marTop w:val="0"/>
                  <w:marBottom w:val="0"/>
                  <w:divBdr>
                    <w:top w:val="none" w:sz="0" w:space="0" w:color="auto"/>
                    <w:left w:val="none" w:sz="0" w:space="0" w:color="auto"/>
                    <w:bottom w:val="none" w:sz="0" w:space="0" w:color="auto"/>
                    <w:right w:val="none" w:sz="0" w:space="0" w:color="auto"/>
                  </w:divBdr>
                </w:div>
                <w:div w:id="1202283498">
                  <w:marLeft w:val="0"/>
                  <w:marRight w:val="0"/>
                  <w:marTop w:val="0"/>
                  <w:marBottom w:val="0"/>
                  <w:divBdr>
                    <w:top w:val="none" w:sz="0" w:space="0" w:color="auto"/>
                    <w:left w:val="none" w:sz="0" w:space="0" w:color="auto"/>
                    <w:bottom w:val="none" w:sz="0" w:space="0" w:color="auto"/>
                    <w:right w:val="none" w:sz="0" w:space="0" w:color="auto"/>
                  </w:divBdr>
                </w:div>
                <w:div w:id="1203133878">
                  <w:marLeft w:val="0"/>
                  <w:marRight w:val="0"/>
                  <w:marTop w:val="0"/>
                  <w:marBottom w:val="0"/>
                  <w:divBdr>
                    <w:top w:val="none" w:sz="0" w:space="0" w:color="auto"/>
                    <w:left w:val="none" w:sz="0" w:space="0" w:color="auto"/>
                    <w:bottom w:val="none" w:sz="0" w:space="0" w:color="auto"/>
                    <w:right w:val="none" w:sz="0" w:space="0" w:color="auto"/>
                  </w:divBdr>
                </w:div>
                <w:div w:id="1203134062">
                  <w:marLeft w:val="0"/>
                  <w:marRight w:val="0"/>
                  <w:marTop w:val="0"/>
                  <w:marBottom w:val="0"/>
                  <w:divBdr>
                    <w:top w:val="none" w:sz="0" w:space="0" w:color="auto"/>
                    <w:left w:val="none" w:sz="0" w:space="0" w:color="auto"/>
                    <w:bottom w:val="none" w:sz="0" w:space="0" w:color="auto"/>
                    <w:right w:val="none" w:sz="0" w:space="0" w:color="auto"/>
                  </w:divBdr>
                </w:div>
                <w:div w:id="1203399387">
                  <w:marLeft w:val="0"/>
                  <w:marRight w:val="0"/>
                  <w:marTop w:val="0"/>
                  <w:marBottom w:val="0"/>
                  <w:divBdr>
                    <w:top w:val="none" w:sz="0" w:space="0" w:color="auto"/>
                    <w:left w:val="none" w:sz="0" w:space="0" w:color="auto"/>
                    <w:bottom w:val="none" w:sz="0" w:space="0" w:color="auto"/>
                    <w:right w:val="none" w:sz="0" w:space="0" w:color="auto"/>
                  </w:divBdr>
                </w:div>
                <w:div w:id="1204289894">
                  <w:marLeft w:val="0"/>
                  <w:marRight w:val="0"/>
                  <w:marTop w:val="0"/>
                  <w:marBottom w:val="0"/>
                  <w:divBdr>
                    <w:top w:val="none" w:sz="0" w:space="0" w:color="auto"/>
                    <w:left w:val="none" w:sz="0" w:space="0" w:color="auto"/>
                    <w:bottom w:val="none" w:sz="0" w:space="0" w:color="auto"/>
                    <w:right w:val="none" w:sz="0" w:space="0" w:color="auto"/>
                  </w:divBdr>
                </w:div>
                <w:div w:id="1204556345">
                  <w:marLeft w:val="0"/>
                  <w:marRight w:val="0"/>
                  <w:marTop w:val="0"/>
                  <w:marBottom w:val="0"/>
                  <w:divBdr>
                    <w:top w:val="none" w:sz="0" w:space="0" w:color="auto"/>
                    <w:left w:val="none" w:sz="0" w:space="0" w:color="auto"/>
                    <w:bottom w:val="none" w:sz="0" w:space="0" w:color="auto"/>
                    <w:right w:val="none" w:sz="0" w:space="0" w:color="auto"/>
                  </w:divBdr>
                </w:div>
                <w:div w:id="1210843294">
                  <w:marLeft w:val="0"/>
                  <w:marRight w:val="0"/>
                  <w:marTop w:val="0"/>
                  <w:marBottom w:val="0"/>
                  <w:divBdr>
                    <w:top w:val="none" w:sz="0" w:space="0" w:color="auto"/>
                    <w:left w:val="none" w:sz="0" w:space="0" w:color="auto"/>
                    <w:bottom w:val="none" w:sz="0" w:space="0" w:color="auto"/>
                    <w:right w:val="none" w:sz="0" w:space="0" w:color="auto"/>
                  </w:divBdr>
                </w:div>
                <w:div w:id="1215198165">
                  <w:marLeft w:val="0"/>
                  <w:marRight w:val="0"/>
                  <w:marTop w:val="0"/>
                  <w:marBottom w:val="0"/>
                  <w:divBdr>
                    <w:top w:val="none" w:sz="0" w:space="0" w:color="auto"/>
                    <w:left w:val="none" w:sz="0" w:space="0" w:color="auto"/>
                    <w:bottom w:val="none" w:sz="0" w:space="0" w:color="auto"/>
                    <w:right w:val="none" w:sz="0" w:space="0" w:color="auto"/>
                  </w:divBdr>
                </w:div>
                <w:div w:id="1216624528">
                  <w:marLeft w:val="0"/>
                  <w:marRight w:val="0"/>
                  <w:marTop w:val="0"/>
                  <w:marBottom w:val="0"/>
                  <w:divBdr>
                    <w:top w:val="none" w:sz="0" w:space="0" w:color="auto"/>
                    <w:left w:val="none" w:sz="0" w:space="0" w:color="auto"/>
                    <w:bottom w:val="none" w:sz="0" w:space="0" w:color="auto"/>
                    <w:right w:val="none" w:sz="0" w:space="0" w:color="auto"/>
                  </w:divBdr>
                </w:div>
                <w:div w:id="1218278779">
                  <w:marLeft w:val="0"/>
                  <w:marRight w:val="0"/>
                  <w:marTop w:val="0"/>
                  <w:marBottom w:val="0"/>
                  <w:divBdr>
                    <w:top w:val="none" w:sz="0" w:space="0" w:color="auto"/>
                    <w:left w:val="none" w:sz="0" w:space="0" w:color="auto"/>
                    <w:bottom w:val="none" w:sz="0" w:space="0" w:color="auto"/>
                    <w:right w:val="none" w:sz="0" w:space="0" w:color="auto"/>
                  </w:divBdr>
                </w:div>
                <w:div w:id="1218857208">
                  <w:marLeft w:val="0"/>
                  <w:marRight w:val="0"/>
                  <w:marTop w:val="0"/>
                  <w:marBottom w:val="0"/>
                  <w:divBdr>
                    <w:top w:val="none" w:sz="0" w:space="0" w:color="auto"/>
                    <w:left w:val="none" w:sz="0" w:space="0" w:color="auto"/>
                    <w:bottom w:val="none" w:sz="0" w:space="0" w:color="auto"/>
                    <w:right w:val="none" w:sz="0" w:space="0" w:color="auto"/>
                  </w:divBdr>
                </w:div>
                <w:div w:id="1219435590">
                  <w:marLeft w:val="0"/>
                  <w:marRight w:val="0"/>
                  <w:marTop w:val="0"/>
                  <w:marBottom w:val="0"/>
                  <w:divBdr>
                    <w:top w:val="none" w:sz="0" w:space="0" w:color="auto"/>
                    <w:left w:val="none" w:sz="0" w:space="0" w:color="auto"/>
                    <w:bottom w:val="none" w:sz="0" w:space="0" w:color="auto"/>
                    <w:right w:val="none" w:sz="0" w:space="0" w:color="auto"/>
                  </w:divBdr>
                </w:div>
                <w:div w:id="1221601718">
                  <w:marLeft w:val="0"/>
                  <w:marRight w:val="0"/>
                  <w:marTop w:val="0"/>
                  <w:marBottom w:val="0"/>
                  <w:divBdr>
                    <w:top w:val="none" w:sz="0" w:space="0" w:color="auto"/>
                    <w:left w:val="none" w:sz="0" w:space="0" w:color="auto"/>
                    <w:bottom w:val="none" w:sz="0" w:space="0" w:color="auto"/>
                    <w:right w:val="none" w:sz="0" w:space="0" w:color="auto"/>
                  </w:divBdr>
                </w:div>
                <w:div w:id="1221790094">
                  <w:marLeft w:val="0"/>
                  <w:marRight w:val="0"/>
                  <w:marTop w:val="0"/>
                  <w:marBottom w:val="0"/>
                  <w:divBdr>
                    <w:top w:val="none" w:sz="0" w:space="0" w:color="auto"/>
                    <w:left w:val="none" w:sz="0" w:space="0" w:color="auto"/>
                    <w:bottom w:val="none" w:sz="0" w:space="0" w:color="auto"/>
                    <w:right w:val="none" w:sz="0" w:space="0" w:color="auto"/>
                  </w:divBdr>
                </w:div>
                <w:div w:id="1223835155">
                  <w:marLeft w:val="0"/>
                  <w:marRight w:val="0"/>
                  <w:marTop w:val="0"/>
                  <w:marBottom w:val="0"/>
                  <w:divBdr>
                    <w:top w:val="none" w:sz="0" w:space="0" w:color="auto"/>
                    <w:left w:val="none" w:sz="0" w:space="0" w:color="auto"/>
                    <w:bottom w:val="none" w:sz="0" w:space="0" w:color="auto"/>
                    <w:right w:val="none" w:sz="0" w:space="0" w:color="auto"/>
                  </w:divBdr>
                </w:div>
                <w:div w:id="1229413034">
                  <w:marLeft w:val="0"/>
                  <w:marRight w:val="0"/>
                  <w:marTop w:val="0"/>
                  <w:marBottom w:val="0"/>
                  <w:divBdr>
                    <w:top w:val="none" w:sz="0" w:space="0" w:color="auto"/>
                    <w:left w:val="none" w:sz="0" w:space="0" w:color="auto"/>
                    <w:bottom w:val="none" w:sz="0" w:space="0" w:color="auto"/>
                    <w:right w:val="none" w:sz="0" w:space="0" w:color="auto"/>
                  </w:divBdr>
                </w:div>
                <w:div w:id="1229807212">
                  <w:marLeft w:val="0"/>
                  <w:marRight w:val="0"/>
                  <w:marTop w:val="0"/>
                  <w:marBottom w:val="0"/>
                  <w:divBdr>
                    <w:top w:val="none" w:sz="0" w:space="0" w:color="auto"/>
                    <w:left w:val="none" w:sz="0" w:space="0" w:color="auto"/>
                    <w:bottom w:val="none" w:sz="0" w:space="0" w:color="auto"/>
                    <w:right w:val="none" w:sz="0" w:space="0" w:color="auto"/>
                  </w:divBdr>
                </w:div>
                <w:div w:id="1230842992">
                  <w:marLeft w:val="0"/>
                  <w:marRight w:val="0"/>
                  <w:marTop w:val="0"/>
                  <w:marBottom w:val="0"/>
                  <w:divBdr>
                    <w:top w:val="none" w:sz="0" w:space="0" w:color="auto"/>
                    <w:left w:val="none" w:sz="0" w:space="0" w:color="auto"/>
                    <w:bottom w:val="none" w:sz="0" w:space="0" w:color="auto"/>
                    <w:right w:val="none" w:sz="0" w:space="0" w:color="auto"/>
                  </w:divBdr>
                </w:div>
                <w:div w:id="1233853175">
                  <w:marLeft w:val="0"/>
                  <w:marRight w:val="0"/>
                  <w:marTop w:val="0"/>
                  <w:marBottom w:val="0"/>
                  <w:divBdr>
                    <w:top w:val="none" w:sz="0" w:space="0" w:color="auto"/>
                    <w:left w:val="none" w:sz="0" w:space="0" w:color="auto"/>
                    <w:bottom w:val="none" w:sz="0" w:space="0" w:color="auto"/>
                    <w:right w:val="none" w:sz="0" w:space="0" w:color="auto"/>
                  </w:divBdr>
                </w:div>
                <w:div w:id="1235772594">
                  <w:marLeft w:val="0"/>
                  <w:marRight w:val="0"/>
                  <w:marTop w:val="0"/>
                  <w:marBottom w:val="0"/>
                  <w:divBdr>
                    <w:top w:val="none" w:sz="0" w:space="0" w:color="auto"/>
                    <w:left w:val="none" w:sz="0" w:space="0" w:color="auto"/>
                    <w:bottom w:val="none" w:sz="0" w:space="0" w:color="auto"/>
                    <w:right w:val="none" w:sz="0" w:space="0" w:color="auto"/>
                  </w:divBdr>
                </w:div>
                <w:div w:id="1236471726">
                  <w:marLeft w:val="0"/>
                  <w:marRight w:val="0"/>
                  <w:marTop w:val="0"/>
                  <w:marBottom w:val="0"/>
                  <w:divBdr>
                    <w:top w:val="none" w:sz="0" w:space="0" w:color="auto"/>
                    <w:left w:val="none" w:sz="0" w:space="0" w:color="auto"/>
                    <w:bottom w:val="none" w:sz="0" w:space="0" w:color="auto"/>
                    <w:right w:val="none" w:sz="0" w:space="0" w:color="auto"/>
                  </w:divBdr>
                </w:div>
                <w:div w:id="1239754042">
                  <w:marLeft w:val="0"/>
                  <w:marRight w:val="0"/>
                  <w:marTop w:val="0"/>
                  <w:marBottom w:val="0"/>
                  <w:divBdr>
                    <w:top w:val="none" w:sz="0" w:space="0" w:color="auto"/>
                    <w:left w:val="none" w:sz="0" w:space="0" w:color="auto"/>
                    <w:bottom w:val="none" w:sz="0" w:space="0" w:color="auto"/>
                    <w:right w:val="none" w:sz="0" w:space="0" w:color="auto"/>
                  </w:divBdr>
                </w:div>
                <w:div w:id="1242372657">
                  <w:marLeft w:val="0"/>
                  <w:marRight w:val="0"/>
                  <w:marTop w:val="0"/>
                  <w:marBottom w:val="0"/>
                  <w:divBdr>
                    <w:top w:val="none" w:sz="0" w:space="0" w:color="auto"/>
                    <w:left w:val="none" w:sz="0" w:space="0" w:color="auto"/>
                    <w:bottom w:val="none" w:sz="0" w:space="0" w:color="auto"/>
                    <w:right w:val="none" w:sz="0" w:space="0" w:color="auto"/>
                  </w:divBdr>
                </w:div>
                <w:div w:id="1242833420">
                  <w:marLeft w:val="0"/>
                  <w:marRight w:val="0"/>
                  <w:marTop w:val="0"/>
                  <w:marBottom w:val="0"/>
                  <w:divBdr>
                    <w:top w:val="none" w:sz="0" w:space="0" w:color="auto"/>
                    <w:left w:val="none" w:sz="0" w:space="0" w:color="auto"/>
                    <w:bottom w:val="none" w:sz="0" w:space="0" w:color="auto"/>
                    <w:right w:val="none" w:sz="0" w:space="0" w:color="auto"/>
                  </w:divBdr>
                </w:div>
                <w:div w:id="1243029466">
                  <w:marLeft w:val="0"/>
                  <w:marRight w:val="0"/>
                  <w:marTop w:val="0"/>
                  <w:marBottom w:val="0"/>
                  <w:divBdr>
                    <w:top w:val="none" w:sz="0" w:space="0" w:color="auto"/>
                    <w:left w:val="none" w:sz="0" w:space="0" w:color="auto"/>
                    <w:bottom w:val="none" w:sz="0" w:space="0" w:color="auto"/>
                    <w:right w:val="none" w:sz="0" w:space="0" w:color="auto"/>
                  </w:divBdr>
                </w:div>
                <w:div w:id="1247878333">
                  <w:marLeft w:val="0"/>
                  <w:marRight w:val="0"/>
                  <w:marTop w:val="0"/>
                  <w:marBottom w:val="0"/>
                  <w:divBdr>
                    <w:top w:val="none" w:sz="0" w:space="0" w:color="auto"/>
                    <w:left w:val="none" w:sz="0" w:space="0" w:color="auto"/>
                    <w:bottom w:val="none" w:sz="0" w:space="0" w:color="auto"/>
                    <w:right w:val="none" w:sz="0" w:space="0" w:color="auto"/>
                  </w:divBdr>
                </w:div>
                <w:div w:id="1250116117">
                  <w:marLeft w:val="0"/>
                  <w:marRight w:val="0"/>
                  <w:marTop w:val="0"/>
                  <w:marBottom w:val="0"/>
                  <w:divBdr>
                    <w:top w:val="none" w:sz="0" w:space="0" w:color="auto"/>
                    <w:left w:val="none" w:sz="0" w:space="0" w:color="auto"/>
                    <w:bottom w:val="none" w:sz="0" w:space="0" w:color="auto"/>
                    <w:right w:val="none" w:sz="0" w:space="0" w:color="auto"/>
                  </w:divBdr>
                </w:div>
                <w:div w:id="1250699316">
                  <w:marLeft w:val="0"/>
                  <w:marRight w:val="0"/>
                  <w:marTop w:val="0"/>
                  <w:marBottom w:val="0"/>
                  <w:divBdr>
                    <w:top w:val="none" w:sz="0" w:space="0" w:color="auto"/>
                    <w:left w:val="none" w:sz="0" w:space="0" w:color="auto"/>
                    <w:bottom w:val="none" w:sz="0" w:space="0" w:color="auto"/>
                    <w:right w:val="none" w:sz="0" w:space="0" w:color="auto"/>
                  </w:divBdr>
                </w:div>
                <w:div w:id="1253127570">
                  <w:marLeft w:val="0"/>
                  <w:marRight w:val="0"/>
                  <w:marTop w:val="0"/>
                  <w:marBottom w:val="0"/>
                  <w:divBdr>
                    <w:top w:val="none" w:sz="0" w:space="0" w:color="auto"/>
                    <w:left w:val="none" w:sz="0" w:space="0" w:color="auto"/>
                    <w:bottom w:val="none" w:sz="0" w:space="0" w:color="auto"/>
                    <w:right w:val="none" w:sz="0" w:space="0" w:color="auto"/>
                  </w:divBdr>
                </w:div>
                <w:div w:id="1253776990">
                  <w:marLeft w:val="0"/>
                  <w:marRight w:val="0"/>
                  <w:marTop w:val="0"/>
                  <w:marBottom w:val="0"/>
                  <w:divBdr>
                    <w:top w:val="none" w:sz="0" w:space="0" w:color="auto"/>
                    <w:left w:val="none" w:sz="0" w:space="0" w:color="auto"/>
                    <w:bottom w:val="none" w:sz="0" w:space="0" w:color="auto"/>
                    <w:right w:val="none" w:sz="0" w:space="0" w:color="auto"/>
                  </w:divBdr>
                </w:div>
                <w:div w:id="1255287200">
                  <w:marLeft w:val="0"/>
                  <w:marRight w:val="0"/>
                  <w:marTop w:val="0"/>
                  <w:marBottom w:val="0"/>
                  <w:divBdr>
                    <w:top w:val="none" w:sz="0" w:space="0" w:color="auto"/>
                    <w:left w:val="none" w:sz="0" w:space="0" w:color="auto"/>
                    <w:bottom w:val="none" w:sz="0" w:space="0" w:color="auto"/>
                    <w:right w:val="none" w:sz="0" w:space="0" w:color="auto"/>
                  </w:divBdr>
                </w:div>
                <w:div w:id="1256596277">
                  <w:marLeft w:val="0"/>
                  <w:marRight w:val="0"/>
                  <w:marTop w:val="0"/>
                  <w:marBottom w:val="0"/>
                  <w:divBdr>
                    <w:top w:val="none" w:sz="0" w:space="0" w:color="auto"/>
                    <w:left w:val="none" w:sz="0" w:space="0" w:color="auto"/>
                    <w:bottom w:val="none" w:sz="0" w:space="0" w:color="auto"/>
                    <w:right w:val="none" w:sz="0" w:space="0" w:color="auto"/>
                  </w:divBdr>
                </w:div>
                <w:div w:id="1257324068">
                  <w:marLeft w:val="0"/>
                  <w:marRight w:val="0"/>
                  <w:marTop w:val="0"/>
                  <w:marBottom w:val="0"/>
                  <w:divBdr>
                    <w:top w:val="none" w:sz="0" w:space="0" w:color="auto"/>
                    <w:left w:val="none" w:sz="0" w:space="0" w:color="auto"/>
                    <w:bottom w:val="none" w:sz="0" w:space="0" w:color="auto"/>
                    <w:right w:val="none" w:sz="0" w:space="0" w:color="auto"/>
                  </w:divBdr>
                </w:div>
                <w:div w:id="1259101284">
                  <w:marLeft w:val="0"/>
                  <w:marRight w:val="0"/>
                  <w:marTop w:val="0"/>
                  <w:marBottom w:val="0"/>
                  <w:divBdr>
                    <w:top w:val="none" w:sz="0" w:space="0" w:color="auto"/>
                    <w:left w:val="none" w:sz="0" w:space="0" w:color="auto"/>
                    <w:bottom w:val="none" w:sz="0" w:space="0" w:color="auto"/>
                    <w:right w:val="none" w:sz="0" w:space="0" w:color="auto"/>
                  </w:divBdr>
                </w:div>
                <w:div w:id="1259757898">
                  <w:marLeft w:val="0"/>
                  <w:marRight w:val="0"/>
                  <w:marTop w:val="0"/>
                  <w:marBottom w:val="0"/>
                  <w:divBdr>
                    <w:top w:val="none" w:sz="0" w:space="0" w:color="auto"/>
                    <w:left w:val="none" w:sz="0" w:space="0" w:color="auto"/>
                    <w:bottom w:val="none" w:sz="0" w:space="0" w:color="auto"/>
                    <w:right w:val="none" w:sz="0" w:space="0" w:color="auto"/>
                  </w:divBdr>
                </w:div>
                <w:div w:id="1260798724">
                  <w:marLeft w:val="0"/>
                  <w:marRight w:val="0"/>
                  <w:marTop w:val="0"/>
                  <w:marBottom w:val="0"/>
                  <w:divBdr>
                    <w:top w:val="none" w:sz="0" w:space="0" w:color="auto"/>
                    <w:left w:val="none" w:sz="0" w:space="0" w:color="auto"/>
                    <w:bottom w:val="none" w:sz="0" w:space="0" w:color="auto"/>
                    <w:right w:val="none" w:sz="0" w:space="0" w:color="auto"/>
                  </w:divBdr>
                </w:div>
                <w:div w:id="1260867022">
                  <w:marLeft w:val="0"/>
                  <w:marRight w:val="0"/>
                  <w:marTop w:val="0"/>
                  <w:marBottom w:val="0"/>
                  <w:divBdr>
                    <w:top w:val="none" w:sz="0" w:space="0" w:color="auto"/>
                    <w:left w:val="none" w:sz="0" w:space="0" w:color="auto"/>
                    <w:bottom w:val="none" w:sz="0" w:space="0" w:color="auto"/>
                    <w:right w:val="none" w:sz="0" w:space="0" w:color="auto"/>
                  </w:divBdr>
                </w:div>
                <w:div w:id="1261834238">
                  <w:marLeft w:val="0"/>
                  <w:marRight w:val="0"/>
                  <w:marTop w:val="0"/>
                  <w:marBottom w:val="0"/>
                  <w:divBdr>
                    <w:top w:val="none" w:sz="0" w:space="0" w:color="auto"/>
                    <w:left w:val="none" w:sz="0" w:space="0" w:color="auto"/>
                    <w:bottom w:val="none" w:sz="0" w:space="0" w:color="auto"/>
                    <w:right w:val="none" w:sz="0" w:space="0" w:color="auto"/>
                  </w:divBdr>
                </w:div>
                <w:div w:id="1262226835">
                  <w:marLeft w:val="0"/>
                  <w:marRight w:val="0"/>
                  <w:marTop w:val="0"/>
                  <w:marBottom w:val="0"/>
                  <w:divBdr>
                    <w:top w:val="none" w:sz="0" w:space="0" w:color="auto"/>
                    <w:left w:val="none" w:sz="0" w:space="0" w:color="auto"/>
                    <w:bottom w:val="none" w:sz="0" w:space="0" w:color="auto"/>
                    <w:right w:val="none" w:sz="0" w:space="0" w:color="auto"/>
                  </w:divBdr>
                </w:div>
                <w:div w:id="1264344100">
                  <w:marLeft w:val="0"/>
                  <w:marRight w:val="0"/>
                  <w:marTop w:val="0"/>
                  <w:marBottom w:val="0"/>
                  <w:divBdr>
                    <w:top w:val="none" w:sz="0" w:space="0" w:color="auto"/>
                    <w:left w:val="none" w:sz="0" w:space="0" w:color="auto"/>
                    <w:bottom w:val="none" w:sz="0" w:space="0" w:color="auto"/>
                    <w:right w:val="none" w:sz="0" w:space="0" w:color="auto"/>
                  </w:divBdr>
                </w:div>
                <w:div w:id="1266424925">
                  <w:marLeft w:val="0"/>
                  <w:marRight w:val="0"/>
                  <w:marTop w:val="0"/>
                  <w:marBottom w:val="0"/>
                  <w:divBdr>
                    <w:top w:val="none" w:sz="0" w:space="0" w:color="auto"/>
                    <w:left w:val="none" w:sz="0" w:space="0" w:color="auto"/>
                    <w:bottom w:val="none" w:sz="0" w:space="0" w:color="auto"/>
                    <w:right w:val="none" w:sz="0" w:space="0" w:color="auto"/>
                  </w:divBdr>
                </w:div>
                <w:div w:id="1266693814">
                  <w:marLeft w:val="0"/>
                  <w:marRight w:val="0"/>
                  <w:marTop w:val="0"/>
                  <w:marBottom w:val="0"/>
                  <w:divBdr>
                    <w:top w:val="none" w:sz="0" w:space="0" w:color="auto"/>
                    <w:left w:val="none" w:sz="0" w:space="0" w:color="auto"/>
                    <w:bottom w:val="none" w:sz="0" w:space="0" w:color="auto"/>
                    <w:right w:val="none" w:sz="0" w:space="0" w:color="auto"/>
                  </w:divBdr>
                </w:div>
                <w:div w:id="1267274441">
                  <w:marLeft w:val="0"/>
                  <w:marRight w:val="0"/>
                  <w:marTop w:val="0"/>
                  <w:marBottom w:val="0"/>
                  <w:divBdr>
                    <w:top w:val="none" w:sz="0" w:space="0" w:color="auto"/>
                    <w:left w:val="none" w:sz="0" w:space="0" w:color="auto"/>
                    <w:bottom w:val="none" w:sz="0" w:space="0" w:color="auto"/>
                    <w:right w:val="none" w:sz="0" w:space="0" w:color="auto"/>
                  </w:divBdr>
                </w:div>
                <w:div w:id="1269969695">
                  <w:marLeft w:val="0"/>
                  <w:marRight w:val="0"/>
                  <w:marTop w:val="0"/>
                  <w:marBottom w:val="0"/>
                  <w:divBdr>
                    <w:top w:val="none" w:sz="0" w:space="0" w:color="auto"/>
                    <w:left w:val="none" w:sz="0" w:space="0" w:color="auto"/>
                    <w:bottom w:val="none" w:sz="0" w:space="0" w:color="auto"/>
                    <w:right w:val="none" w:sz="0" w:space="0" w:color="auto"/>
                  </w:divBdr>
                </w:div>
                <w:div w:id="1272516086">
                  <w:marLeft w:val="0"/>
                  <w:marRight w:val="0"/>
                  <w:marTop w:val="0"/>
                  <w:marBottom w:val="0"/>
                  <w:divBdr>
                    <w:top w:val="none" w:sz="0" w:space="0" w:color="auto"/>
                    <w:left w:val="none" w:sz="0" w:space="0" w:color="auto"/>
                    <w:bottom w:val="none" w:sz="0" w:space="0" w:color="auto"/>
                    <w:right w:val="none" w:sz="0" w:space="0" w:color="auto"/>
                  </w:divBdr>
                </w:div>
                <w:div w:id="1273126739">
                  <w:marLeft w:val="0"/>
                  <w:marRight w:val="0"/>
                  <w:marTop w:val="0"/>
                  <w:marBottom w:val="0"/>
                  <w:divBdr>
                    <w:top w:val="none" w:sz="0" w:space="0" w:color="auto"/>
                    <w:left w:val="none" w:sz="0" w:space="0" w:color="auto"/>
                    <w:bottom w:val="none" w:sz="0" w:space="0" w:color="auto"/>
                    <w:right w:val="none" w:sz="0" w:space="0" w:color="auto"/>
                  </w:divBdr>
                </w:div>
                <w:div w:id="1273512727">
                  <w:marLeft w:val="0"/>
                  <w:marRight w:val="0"/>
                  <w:marTop w:val="0"/>
                  <w:marBottom w:val="0"/>
                  <w:divBdr>
                    <w:top w:val="none" w:sz="0" w:space="0" w:color="auto"/>
                    <w:left w:val="none" w:sz="0" w:space="0" w:color="auto"/>
                    <w:bottom w:val="none" w:sz="0" w:space="0" w:color="auto"/>
                    <w:right w:val="none" w:sz="0" w:space="0" w:color="auto"/>
                  </w:divBdr>
                </w:div>
                <w:div w:id="1275597028">
                  <w:marLeft w:val="0"/>
                  <w:marRight w:val="0"/>
                  <w:marTop w:val="0"/>
                  <w:marBottom w:val="0"/>
                  <w:divBdr>
                    <w:top w:val="none" w:sz="0" w:space="0" w:color="auto"/>
                    <w:left w:val="none" w:sz="0" w:space="0" w:color="auto"/>
                    <w:bottom w:val="none" w:sz="0" w:space="0" w:color="auto"/>
                    <w:right w:val="none" w:sz="0" w:space="0" w:color="auto"/>
                  </w:divBdr>
                </w:div>
                <w:div w:id="1275600941">
                  <w:marLeft w:val="0"/>
                  <w:marRight w:val="0"/>
                  <w:marTop w:val="0"/>
                  <w:marBottom w:val="0"/>
                  <w:divBdr>
                    <w:top w:val="none" w:sz="0" w:space="0" w:color="auto"/>
                    <w:left w:val="none" w:sz="0" w:space="0" w:color="auto"/>
                    <w:bottom w:val="none" w:sz="0" w:space="0" w:color="auto"/>
                    <w:right w:val="none" w:sz="0" w:space="0" w:color="auto"/>
                  </w:divBdr>
                </w:div>
                <w:div w:id="1279139949">
                  <w:marLeft w:val="0"/>
                  <w:marRight w:val="0"/>
                  <w:marTop w:val="0"/>
                  <w:marBottom w:val="0"/>
                  <w:divBdr>
                    <w:top w:val="none" w:sz="0" w:space="0" w:color="auto"/>
                    <w:left w:val="none" w:sz="0" w:space="0" w:color="auto"/>
                    <w:bottom w:val="none" w:sz="0" w:space="0" w:color="auto"/>
                    <w:right w:val="none" w:sz="0" w:space="0" w:color="auto"/>
                  </w:divBdr>
                </w:div>
                <w:div w:id="1279987507">
                  <w:marLeft w:val="0"/>
                  <w:marRight w:val="0"/>
                  <w:marTop w:val="0"/>
                  <w:marBottom w:val="0"/>
                  <w:divBdr>
                    <w:top w:val="none" w:sz="0" w:space="0" w:color="auto"/>
                    <w:left w:val="none" w:sz="0" w:space="0" w:color="auto"/>
                    <w:bottom w:val="none" w:sz="0" w:space="0" w:color="auto"/>
                    <w:right w:val="none" w:sz="0" w:space="0" w:color="auto"/>
                  </w:divBdr>
                </w:div>
                <w:div w:id="1280452266">
                  <w:marLeft w:val="0"/>
                  <w:marRight w:val="0"/>
                  <w:marTop w:val="0"/>
                  <w:marBottom w:val="0"/>
                  <w:divBdr>
                    <w:top w:val="none" w:sz="0" w:space="0" w:color="auto"/>
                    <w:left w:val="none" w:sz="0" w:space="0" w:color="auto"/>
                    <w:bottom w:val="none" w:sz="0" w:space="0" w:color="auto"/>
                    <w:right w:val="none" w:sz="0" w:space="0" w:color="auto"/>
                  </w:divBdr>
                </w:div>
                <w:div w:id="1280989043">
                  <w:marLeft w:val="0"/>
                  <w:marRight w:val="0"/>
                  <w:marTop w:val="0"/>
                  <w:marBottom w:val="0"/>
                  <w:divBdr>
                    <w:top w:val="none" w:sz="0" w:space="0" w:color="auto"/>
                    <w:left w:val="none" w:sz="0" w:space="0" w:color="auto"/>
                    <w:bottom w:val="none" w:sz="0" w:space="0" w:color="auto"/>
                    <w:right w:val="none" w:sz="0" w:space="0" w:color="auto"/>
                  </w:divBdr>
                </w:div>
                <w:div w:id="1281063684">
                  <w:marLeft w:val="0"/>
                  <w:marRight w:val="0"/>
                  <w:marTop w:val="0"/>
                  <w:marBottom w:val="0"/>
                  <w:divBdr>
                    <w:top w:val="none" w:sz="0" w:space="0" w:color="auto"/>
                    <w:left w:val="none" w:sz="0" w:space="0" w:color="auto"/>
                    <w:bottom w:val="none" w:sz="0" w:space="0" w:color="auto"/>
                    <w:right w:val="none" w:sz="0" w:space="0" w:color="auto"/>
                  </w:divBdr>
                </w:div>
                <w:div w:id="1281110126">
                  <w:marLeft w:val="0"/>
                  <w:marRight w:val="0"/>
                  <w:marTop w:val="0"/>
                  <w:marBottom w:val="0"/>
                  <w:divBdr>
                    <w:top w:val="none" w:sz="0" w:space="0" w:color="auto"/>
                    <w:left w:val="none" w:sz="0" w:space="0" w:color="auto"/>
                    <w:bottom w:val="none" w:sz="0" w:space="0" w:color="auto"/>
                    <w:right w:val="none" w:sz="0" w:space="0" w:color="auto"/>
                  </w:divBdr>
                </w:div>
                <w:div w:id="1283464869">
                  <w:marLeft w:val="0"/>
                  <w:marRight w:val="0"/>
                  <w:marTop w:val="0"/>
                  <w:marBottom w:val="0"/>
                  <w:divBdr>
                    <w:top w:val="none" w:sz="0" w:space="0" w:color="auto"/>
                    <w:left w:val="none" w:sz="0" w:space="0" w:color="auto"/>
                    <w:bottom w:val="none" w:sz="0" w:space="0" w:color="auto"/>
                    <w:right w:val="none" w:sz="0" w:space="0" w:color="auto"/>
                  </w:divBdr>
                </w:div>
                <w:div w:id="1285501001">
                  <w:marLeft w:val="0"/>
                  <w:marRight w:val="0"/>
                  <w:marTop w:val="0"/>
                  <w:marBottom w:val="0"/>
                  <w:divBdr>
                    <w:top w:val="none" w:sz="0" w:space="0" w:color="auto"/>
                    <w:left w:val="none" w:sz="0" w:space="0" w:color="auto"/>
                    <w:bottom w:val="none" w:sz="0" w:space="0" w:color="auto"/>
                    <w:right w:val="none" w:sz="0" w:space="0" w:color="auto"/>
                  </w:divBdr>
                </w:div>
                <w:div w:id="1289434630">
                  <w:marLeft w:val="0"/>
                  <w:marRight w:val="0"/>
                  <w:marTop w:val="0"/>
                  <w:marBottom w:val="0"/>
                  <w:divBdr>
                    <w:top w:val="none" w:sz="0" w:space="0" w:color="auto"/>
                    <w:left w:val="none" w:sz="0" w:space="0" w:color="auto"/>
                    <w:bottom w:val="none" w:sz="0" w:space="0" w:color="auto"/>
                    <w:right w:val="none" w:sz="0" w:space="0" w:color="auto"/>
                  </w:divBdr>
                </w:div>
                <w:div w:id="1291059586">
                  <w:marLeft w:val="0"/>
                  <w:marRight w:val="0"/>
                  <w:marTop w:val="0"/>
                  <w:marBottom w:val="0"/>
                  <w:divBdr>
                    <w:top w:val="none" w:sz="0" w:space="0" w:color="auto"/>
                    <w:left w:val="none" w:sz="0" w:space="0" w:color="auto"/>
                    <w:bottom w:val="none" w:sz="0" w:space="0" w:color="auto"/>
                    <w:right w:val="none" w:sz="0" w:space="0" w:color="auto"/>
                  </w:divBdr>
                </w:div>
                <w:div w:id="1294094571">
                  <w:marLeft w:val="0"/>
                  <w:marRight w:val="0"/>
                  <w:marTop w:val="0"/>
                  <w:marBottom w:val="0"/>
                  <w:divBdr>
                    <w:top w:val="none" w:sz="0" w:space="0" w:color="auto"/>
                    <w:left w:val="none" w:sz="0" w:space="0" w:color="auto"/>
                    <w:bottom w:val="none" w:sz="0" w:space="0" w:color="auto"/>
                    <w:right w:val="none" w:sz="0" w:space="0" w:color="auto"/>
                  </w:divBdr>
                </w:div>
                <w:div w:id="1296377893">
                  <w:marLeft w:val="0"/>
                  <w:marRight w:val="0"/>
                  <w:marTop w:val="0"/>
                  <w:marBottom w:val="0"/>
                  <w:divBdr>
                    <w:top w:val="none" w:sz="0" w:space="0" w:color="auto"/>
                    <w:left w:val="none" w:sz="0" w:space="0" w:color="auto"/>
                    <w:bottom w:val="none" w:sz="0" w:space="0" w:color="auto"/>
                    <w:right w:val="none" w:sz="0" w:space="0" w:color="auto"/>
                  </w:divBdr>
                </w:div>
                <w:div w:id="1297560987">
                  <w:marLeft w:val="0"/>
                  <w:marRight w:val="0"/>
                  <w:marTop w:val="0"/>
                  <w:marBottom w:val="0"/>
                  <w:divBdr>
                    <w:top w:val="none" w:sz="0" w:space="0" w:color="auto"/>
                    <w:left w:val="none" w:sz="0" w:space="0" w:color="auto"/>
                    <w:bottom w:val="none" w:sz="0" w:space="0" w:color="auto"/>
                    <w:right w:val="none" w:sz="0" w:space="0" w:color="auto"/>
                  </w:divBdr>
                </w:div>
                <w:div w:id="1299601985">
                  <w:marLeft w:val="0"/>
                  <w:marRight w:val="0"/>
                  <w:marTop w:val="0"/>
                  <w:marBottom w:val="0"/>
                  <w:divBdr>
                    <w:top w:val="none" w:sz="0" w:space="0" w:color="auto"/>
                    <w:left w:val="none" w:sz="0" w:space="0" w:color="auto"/>
                    <w:bottom w:val="none" w:sz="0" w:space="0" w:color="auto"/>
                    <w:right w:val="none" w:sz="0" w:space="0" w:color="auto"/>
                  </w:divBdr>
                </w:div>
                <w:div w:id="1299724658">
                  <w:marLeft w:val="0"/>
                  <w:marRight w:val="0"/>
                  <w:marTop w:val="0"/>
                  <w:marBottom w:val="0"/>
                  <w:divBdr>
                    <w:top w:val="none" w:sz="0" w:space="0" w:color="auto"/>
                    <w:left w:val="none" w:sz="0" w:space="0" w:color="auto"/>
                    <w:bottom w:val="none" w:sz="0" w:space="0" w:color="auto"/>
                    <w:right w:val="none" w:sz="0" w:space="0" w:color="auto"/>
                  </w:divBdr>
                </w:div>
                <w:div w:id="1300771050">
                  <w:marLeft w:val="0"/>
                  <w:marRight w:val="0"/>
                  <w:marTop w:val="0"/>
                  <w:marBottom w:val="0"/>
                  <w:divBdr>
                    <w:top w:val="none" w:sz="0" w:space="0" w:color="auto"/>
                    <w:left w:val="none" w:sz="0" w:space="0" w:color="auto"/>
                    <w:bottom w:val="none" w:sz="0" w:space="0" w:color="auto"/>
                    <w:right w:val="none" w:sz="0" w:space="0" w:color="auto"/>
                  </w:divBdr>
                </w:div>
                <w:div w:id="1301303838">
                  <w:marLeft w:val="0"/>
                  <w:marRight w:val="0"/>
                  <w:marTop w:val="0"/>
                  <w:marBottom w:val="0"/>
                  <w:divBdr>
                    <w:top w:val="none" w:sz="0" w:space="0" w:color="auto"/>
                    <w:left w:val="none" w:sz="0" w:space="0" w:color="auto"/>
                    <w:bottom w:val="none" w:sz="0" w:space="0" w:color="auto"/>
                    <w:right w:val="none" w:sz="0" w:space="0" w:color="auto"/>
                  </w:divBdr>
                </w:div>
                <w:div w:id="1302808560">
                  <w:marLeft w:val="0"/>
                  <w:marRight w:val="0"/>
                  <w:marTop w:val="0"/>
                  <w:marBottom w:val="0"/>
                  <w:divBdr>
                    <w:top w:val="none" w:sz="0" w:space="0" w:color="auto"/>
                    <w:left w:val="none" w:sz="0" w:space="0" w:color="auto"/>
                    <w:bottom w:val="none" w:sz="0" w:space="0" w:color="auto"/>
                    <w:right w:val="none" w:sz="0" w:space="0" w:color="auto"/>
                  </w:divBdr>
                </w:div>
                <w:div w:id="1303972456">
                  <w:marLeft w:val="0"/>
                  <w:marRight w:val="0"/>
                  <w:marTop w:val="0"/>
                  <w:marBottom w:val="0"/>
                  <w:divBdr>
                    <w:top w:val="none" w:sz="0" w:space="0" w:color="auto"/>
                    <w:left w:val="none" w:sz="0" w:space="0" w:color="auto"/>
                    <w:bottom w:val="none" w:sz="0" w:space="0" w:color="auto"/>
                    <w:right w:val="none" w:sz="0" w:space="0" w:color="auto"/>
                  </w:divBdr>
                </w:div>
                <w:div w:id="1306735745">
                  <w:marLeft w:val="0"/>
                  <w:marRight w:val="0"/>
                  <w:marTop w:val="0"/>
                  <w:marBottom w:val="0"/>
                  <w:divBdr>
                    <w:top w:val="none" w:sz="0" w:space="0" w:color="auto"/>
                    <w:left w:val="none" w:sz="0" w:space="0" w:color="auto"/>
                    <w:bottom w:val="none" w:sz="0" w:space="0" w:color="auto"/>
                    <w:right w:val="none" w:sz="0" w:space="0" w:color="auto"/>
                  </w:divBdr>
                </w:div>
                <w:div w:id="1308050785">
                  <w:marLeft w:val="0"/>
                  <w:marRight w:val="0"/>
                  <w:marTop w:val="0"/>
                  <w:marBottom w:val="0"/>
                  <w:divBdr>
                    <w:top w:val="none" w:sz="0" w:space="0" w:color="auto"/>
                    <w:left w:val="none" w:sz="0" w:space="0" w:color="auto"/>
                    <w:bottom w:val="none" w:sz="0" w:space="0" w:color="auto"/>
                    <w:right w:val="none" w:sz="0" w:space="0" w:color="auto"/>
                  </w:divBdr>
                </w:div>
                <w:div w:id="1311523085">
                  <w:marLeft w:val="0"/>
                  <w:marRight w:val="0"/>
                  <w:marTop w:val="0"/>
                  <w:marBottom w:val="0"/>
                  <w:divBdr>
                    <w:top w:val="none" w:sz="0" w:space="0" w:color="auto"/>
                    <w:left w:val="none" w:sz="0" w:space="0" w:color="auto"/>
                    <w:bottom w:val="none" w:sz="0" w:space="0" w:color="auto"/>
                    <w:right w:val="none" w:sz="0" w:space="0" w:color="auto"/>
                  </w:divBdr>
                </w:div>
                <w:div w:id="1312442366">
                  <w:marLeft w:val="0"/>
                  <w:marRight w:val="0"/>
                  <w:marTop w:val="0"/>
                  <w:marBottom w:val="0"/>
                  <w:divBdr>
                    <w:top w:val="none" w:sz="0" w:space="0" w:color="auto"/>
                    <w:left w:val="none" w:sz="0" w:space="0" w:color="auto"/>
                    <w:bottom w:val="none" w:sz="0" w:space="0" w:color="auto"/>
                    <w:right w:val="none" w:sz="0" w:space="0" w:color="auto"/>
                  </w:divBdr>
                </w:div>
                <w:div w:id="1313756587">
                  <w:marLeft w:val="0"/>
                  <w:marRight w:val="0"/>
                  <w:marTop w:val="0"/>
                  <w:marBottom w:val="0"/>
                  <w:divBdr>
                    <w:top w:val="none" w:sz="0" w:space="0" w:color="auto"/>
                    <w:left w:val="none" w:sz="0" w:space="0" w:color="auto"/>
                    <w:bottom w:val="none" w:sz="0" w:space="0" w:color="auto"/>
                    <w:right w:val="none" w:sz="0" w:space="0" w:color="auto"/>
                  </w:divBdr>
                </w:div>
                <w:div w:id="1314021437">
                  <w:marLeft w:val="0"/>
                  <w:marRight w:val="0"/>
                  <w:marTop w:val="0"/>
                  <w:marBottom w:val="0"/>
                  <w:divBdr>
                    <w:top w:val="none" w:sz="0" w:space="0" w:color="auto"/>
                    <w:left w:val="none" w:sz="0" w:space="0" w:color="auto"/>
                    <w:bottom w:val="none" w:sz="0" w:space="0" w:color="auto"/>
                    <w:right w:val="none" w:sz="0" w:space="0" w:color="auto"/>
                  </w:divBdr>
                </w:div>
                <w:div w:id="1315718990">
                  <w:marLeft w:val="0"/>
                  <w:marRight w:val="0"/>
                  <w:marTop w:val="0"/>
                  <w:marBottom w:val="0"/>
                  <w:divBdr>
                    <w:top w:val="none" w:sz="0" w:space="0" w:color="auto"/>
                    <w:left w:val="none" w:sz="0" w:space="0" w:color="auto"/>
                    <w:bottom w:val="none" w:sz="0" w:space="0" w:color="auto"/>
                    <w:right w:val="none" w:sz="0" w:space="0" w:color="auto"/>
                  </w:divBdr>
                </w:div>
                <w:div w:id="1316764192">
                  <w:marLeft w:val="0"/>
                  <w:marRight w:val="0"/>
                  <w:marTop w:val="0"/>
                  <w:marBottom w:val="0"/>
                  <w:divBdr>
                    <w:top w:val="none" w:sz="0" w:space="0" w:color="auto"/>
                    <w:left w:val="none" w:sz="0" w:space="0" w:color="auto"/>
                    <w:bottom w:val="none" w:sz="0" w:space="0" w:color="auto"/>
                    <w:right w:val="none" w:sz="0" w:space="0" w:color="auto"/>
                  </w:divBdr>
                </w:div>
                <w:div w:id="1322810586">
                  <w:marLeft w:val="0"/>
                  <w:marRight w:val="0"/>
                  <w:marTop w:val="0"/>
                  <w:marBottom w:val="0"/>
                  <w:divBdr>
                    <w:top w:val="none" w:sz="0" w:space="0" w:color="auto"/>
                    <w:left w:val="none" w:sz="0" w:space="0" w:color="auto"/>
                    <w:bottom w:val="none" w:sz="0" w:space="0" w:color="auto"/>
                    <w:right w:val="none" w:sz="0" w:space="0" w:color="auto"/>
                  </w:divBdr>
                </w:div>
                <w:div w:id="1329597418">
                  <w:marLeft w:val="0"/>
                  <w:marRight w:val="0"/>
                  <w:marTop w:val="0"/>
                  <w:marBottom w:val="0"/>
                  <w:divBdr>
                    <w:top w:val="none" w:sz="0" w:space="0" w:color="auto"/>
                    <w:left w:val="none" w:sz="0" w:space="0" w:color="auto"/>
                    <w:bottom w:val="none" w:sz="0" w:space="0" w:color="auto"/>
                    <w:right w:val="none" w:sz="0" w:space="0" w:color="auto"/>
                  </w:divBdr>
                </w:div>
                <w:div w:id="1331644469">
                  <w:marLeft w:val="0"/>
                  <w:marRight w:val="0"/>
                  <w:marTop w:val="0"/>
                  <w:marBottom w:val="0"/>
                  <w:divBdr>
                    <w:top w:val="none" w:sz="0" w:space="0" w:color="auto"/>
                    <w:left w:val="none" w:sz="0" w:space="0" w:color="auto"/>
                    <w:bottom w:val="none" w:sz="0" w:space="0" w:color="auto"/>
                    <w:right w:val="none" w:sz="0" w:space="0" w:color="auto"/>
                  </w:divBdr>
                </w:div>
                <w:div w:id="1332414133">
                  <w:marLeft w:val="0"/>
                  <w:marRight w:val="0"/>
                  <w:marTop w:val="0"/>
                  <w:marBottom w:val="0"/>
                  <w:divBdr>
                    <w:top w:val="none" w:sz="0" w:space="0" w:color="auto"/>
                    <w:left w:val="none" w:sz="0" w:space="0" w:color="auto"/>
                    <w:bottom w:val="none" w:sz="0" w:space="0" w:color="auto"/>
                    <w:right w:val="none" w:sz="0" w:space="0" w:color="auto"/>
                  </w:divBdr>
                </w:div>
                <w:div w:id="1332610568">
                  <w:marLeft w:val="0"/>
                  <w:marRight w:val="0"/>
                  <w:marTop w:val="0"/>
                  <w:marBottom w:val="0"/>
                  <w:divBdr>
                    <w:top w:val="none" w:sz="0" w:space="0" w:color="auto"/>
                    <w:left w:val="none" w:sz="0" w:space="0" w:color="auto"/>
                    <w:bottom w:val="none" w:sz="0" w:space="0" w:color="auto"/>
                    <w:right w:val="none" w:sz="0" w:space="0" w:color="auto"/>
                  </w:divBdr>
                </w:div>
                <w:div w:id="1332757292">
                  <w:marLeft w:val="0"/>
                  <w:marRight w:val="0"/>
                  <w:marTop w:val="0"/>
                  <w:marBottom w:val="0"/>
                  <w:divBdr>
                    <w:top w:val="none" w:sz="0" w:space="0" w:color="auto"/>
                    <w:left w:val="none" w:sz="0" w:space="0" w:color="auto"/>
                    <w:bottom w:val="none" w:sz="0" w:space="0" w:color="auto"/>
                    <w:right w:val="none" w:sz="0" w:space="0" w:color="auto"/>
                  </w:divBdr>
                </w:div>
                <w:div w:id="1333138725">
                  <w:marLeft w:val="0"/>
                  <w:marRight w:val="0"/>
                  <w:marTop w:val="0"/>
                  <w:marBottom w:val="0"/>
                  <w:divBdr>
                    <w:top w:val="none" w:sz="0" w:space="0" w:color="auto"/>
                    <w:left w:val="none" w:sz="0" w:space="0" w:color="auto"/>
                    <w:bottom w:val="none" w:sz="0" w:space="0" w:color="auto"/>
                    <w:right w:val="none" w:sz="0" w:space="0" w:color="auto"/>
                  </w:divBdr>
                </w:div>
                <w:div w:id="1334069205">
                  <w:marLeft w:val="0"/>
                  <w:marRight w:val="0"/>
                  <w:marTop w:val="0"/>
                  <w:marBottom w:val="0"/>
                  <w:divBdr>
                    <w:top w:val="none" w:sz="0" w:space="0" w:color="auto"/>
                    <w:left w:val="none" w:sz="0" w:space="0" w:color="auto"/>
                    <w:bottom w:val="none" w:sz="0" w:space="0" w:color="auto"/>
                    <w:right w:val="none" w:sz="0" w:space="0" w:color="auto"/>
                  </w:divBdr>
                </w:div>
                <w:div w:id="1339500400">
                  <w:marLeft w:val="0"/>
                  <w:marRight w:val="0"/>
                  <w:marTop w:val="0"/>
                  <w:marBottom w:val="0"/>
                  <w:divBdr>
                    <w:top w:val="none" w:sz="0" w:space="0" w:color="auto"/>
                    <w:left w:val="none" w:sz="0" w:space="0" w:color="auto"/>
                    <w:bottom w:val="none" w:sz="0" w:space="0" w:color="auto"/>
                    <w:right w:val="none" w:sz="0" w:space="0" w:color="auto"/>
                  </w:divBdr>
                </w:div>
                <w:div w:id="1339502063">
                  <w:marLeft w:val="0"/>
                  <w:marRight w:val="0"/>
                  <w:marTop w:val="0"/>
                  <w:marBottom w:val="0"/>
                  <w:divBdr>
                    <w:top w:val="none" w:sz="0" w:space="0" w:color="auto"/>
                    <w:left w:val="none" w:sz="0" w:space="0" w:color="auto"/>
                    <w:bottom w:val="none" w:sz="0" w:space="0" w:color="auto"/>
                    <w:right w:val="none" w:sz="0" w:space="0" w:color="auto"/>
                  </w:divBdr>
                </w:div>
                <w:div w:id="1342732469">
                  <w:marLeft w:val="0"/>
                  <w:marRight w:val="0"/>
                  <w:marTop w:val="0"/>
                  <w:marBottom w:val="0"/>
                  <w:divBdr>
                    <w:top w:val="none" w:sz="0" w:space="0" w:color="auto"/>
                    <w:left w:val="none" w:sz="0" w:space="0" w:color="auto"/>
                    <w:bottom w:val="none" w:sz="0" w:space="0" w:color="auto"/>
                    <w:right w:val="none" w:sz="0" w:space="0" w:color="auto"/>
                  </w:divBdr>
                </w:div>
                <w:div w:id="1350836980">
                  <w:marLeft w:val="0"/>
                  <w:marRight w:val="0"/>
                  <w:marTop w:val="0"/>
                  <w:marBottom w:val="0"/>
                  <w:divBdr>
                    <w:top w:val="none" w:sz="0" w:space="0" w:color="auto"/>
                    <w:left w:val="none" w:sz="0" w:space="0" w:color="auto"/>
                    <w:bottom w:val="none" w:sz="0" w:space="0" w:color="auto"/>
                    <w:right w:val="none" w:sz="0" w:space="0" w:color="auto"/>
                  </w:divBdr>
                </w:div>
                <w:div w:id="1353217411">
                  <w:marLeft w:val="0"/>
                  <w:marRight w:val="0"/>
                  <w:marTop w:val="0"/>
                  <w:marBottom w:val="0"/>
                  <w:divBdr>
                    <w:top w:val="none" w:sz="0" w:space="0" w:color="auto"/>
                    <w:left w:val="none" w:sz="0" w:space="0" w:color="auto"/>
                    <w:bottom w:val="none" w:sz="0" w:space="0" w:color="auto"/>
                    <w:right w:val="none" w:sz="0" w:space="0" w:color="auto"/>
                  </w:divBdr>
                </w:div>
                <w:div w:id="1357580221">
                  <w:marLeft w:val="0"/>
                  <w:marRight w:val="0"/>
                  <w:marTop w:val="0"/>
                  <w:marBottom w:val="0"/>
                  <w:divBdr>
                    <w:top w:val="none" w:sz="0" w:space="0" w:color="auto"/>
                    <w:left w:val="none" w:sz="0" w:space="0" w:color="auto"/>
                    <w:bottom w:val="none" w:sz="0" w:space="0" w:color="auto"/>
                    <w:right w:val="none" w:sz="0" w:space="0" w:color="auto"/>
                  </w:divBdr>
                </w:div>
                <w:div w:id="1357850638">
                  <w:marLeft w:val="0"/>
                  <w:marRight w:val="0"/>
                  <w:marTop w:val="0"/>
                  <w:marBottom w:val="0"/>
                  <w:divBdr>
                    <w:top w:val="none" w:sz="0" w:space="0" w:color="auto"/>
                    <w:left w:val="none" w:sz="0" w:space="0" w:color="auto"/>
                    <w:bottom w:val="none" w:sz="0" w:space="0" w:color="auto"/>
                    <w:right w:val="none" w:sz="0" w:space="0" w:color="auto"/>
                  </w:divBdr>
                </w:div>
                <w:div w:id="1362899849">
                  <w:marLeft w:val="0"/>
                  <w:marRight w:val="0"/>
                  <w:marTop w:val="0"/>
                  <w:marBottom w:val="0"/>
                  <w:divBdr>
                    <w:top w:val="none" w:sz="0" w:space="0" w:color="auto"/>
                    <w:left w:val="none" w:sz="0" w:space="0" w:color="auto"/>
                    <w:bottom w:val="none" w:sz="0" w:space="0" w:color="auto"/>
                    <w:right w:val="none" w:sz="0" w:space="0" w:color="auto"/>
                  </w:divBdr>
                </w:div>
                <w:div w:id="1363477192">
                  <w:marLeft w:val="0"/>
                  <w:marRight w:val="0"/>
                  <w:marTop w:val="0"/>
                  <w:marBottom w:val="0"/>
                  <w:divBdr>
                    <w:top w:val="none" w:sz="0" w:space="0" w:color="auto"/>
                    <w:left w:val="none" w:sz="0" w:space="0" w:color="auto"/>
                    <w:bottom w:val="none" w:sz="0" w:space="0" w:color="auto"/>
                    <w:right w:val="none" w:sz="0" w:space="0" w:color="auto"/>
                  </w:divBdr>
                </w:div>
                <w:div w:id="1365204550">
                  <w:marLeft w:val="0"/>
                  <w:marRight w:val="0"/>
                  <w:marTop w:val="0"/>
                  <w:marBottom w:val="0"/>
                  <w:divBdr>
                    <w:top w:val="none" w:sz="0" w:space="0" w:color="auto"/>
                    <w:left w:val="none" w:sz="0" w:space="0" w:color="auto"/>
                    <w:bottom w:val="none" w:sz="0" w:space="0" w:color="auto"/>
                    <w:right w:val="none" w:sz="0" w:space="0" w:color="auto"/>
                  </w:divBdr>
                </w:div>
                <w:div w:id="1366444181">
                  <w:marLeft w:val="0"/>
                  <w:marRight w:val="0"/>
                  <w:marTop w:val="0"/>
                  <w:marBottom w:val="0"/>
                  <w:divBdr>
                    <w:top w:val="none" w:sz="0" w:space="0" w:color="auto"/>
                    <w:left w:val="none" w:sz="0" w:space="0" w:color="auto"/>
                    <w:bottom w:val="none" w:sz="0" w:space="0" w:color="auto"/>
                    <w:right w:val="none" w:sz="0" w:space="0" w:color="auto"/>
                  </w:divBdr>
                </w:div>
                <w:div w:id="1368870039">
                  <w:marLeft w:val="0"/>
                  <w:marRight w:val="0"/>
                  <w:marTop w:val="0"/>
                  <w:marBottom w:val="0"/>
                  <w:divBdr>
                    <w:top w:val="none" w:sz="0" w:space="0" w:color="auto"/>
                    <w:left w:val="none" w:sz="0" w:space="0" w:color="auto"/>
                    <w:bottom w:val="none" w:sz="0" w:space="0" w:color="auto"/>
                    <w:right w:val="none" w:sz="0" w:space="0" w:color="auto"/>
                  </w:divBdr>
                </w:div>
                <w:div w:id="1369139830">
                  <w:marLeft w:val="0"/>
                  <w:marRight w:val="0"/>
                  <w:marTop w:val="0"/>
                  <w:marBottom w:val="0"/>
                  <w:divBdr>
                    <w:top w:val="none" w:sz="0" w:space="0" w:color="auto"/>
                    <w:left w:val="none" w:sz="0" w:space="0" w:color="auto"/>
                    <w:bottom w:val="none" w:sz="0" w:space="0" w:color="auto"/>
                    <w:right w:val="none" w:sz="0" w:space="0" w:color="auto"/>
                  </w:divBdr>
                </w:div>
                <w:div w:id="1370258165">
                  <w:marLeft w:val="0"/>
                  <w:marRight w:val="0"/>
                  <w:marTop w:val="0"/>
                  <w:marBottom w:val="0"/>
                  <w:divBdr>
                    <w:top w:val="none" w:sz="0" w:space="0" w:color="auto"/>
                    <w:left w:val="none" w:sz="0" w:space="0" w:color="auto"/>
                    <w:bottom w:val="none" w:sz="0" w:space="0" w:color="auto"/>
                    <w:right w:val="none" w:sz="0" w:space="0" w:color="auto"/>
                  </w:divBdr>
                </w:div>
                <w:div w:id="1371952527">
                  <w:marLeft w:val="0"/>
                  <w:marRight w:val="0"/>
                  <w:marTop w:val="0"/>
                  <w:marBottom w:val="0"/>
                  <w:divBdr>
                    <w:top w:val="none" w:sz="0" w:space="0" w:color="auto"/>
                    <w:left w:val="none" w:sz="0" w:space="0" w:color="auto"/>
                    <w:bottom w:val="none" w:sz="0" w:space="0" w:color="auto"/>
                    <w:right w:val="none" w:sz="0" w:space="0" w:color="auto"/>
                  </w:divBdr>
                </w:div>
                <w:div w:id="1375037980">
                  <w:marLeft w:val="0"/>
                  <w:marRight w:val="0"/>
                  <w:marTop w:val="0"/>
                  <w:marBottom w:val="0"/>
                  <w:divBdr>
                    <w:top w:val="none" w:sz="0" w:space="0" w:color="auto"/>
                    <w:left w:val="none" w:sz="0" w:space="0" w:color="auto"/>
                    <w:bottom w:val="none" w:sz="0" w:space="0" w:color="auto"/>
                    <w:right w:val="none" w:sz="0" w:space="0" w:color="auto"/>
                  </w:divBdr>
                </w:div>
                <w:div w:id="1375155414">
                  <w:marLeft w:val="0"/>
                  <w:marRight w:val="0"/>
                  <w:marTop w:val="0"/>
                  <w:marBottom w:val="0"/>
                  <w:divBdr>
                    <w:top w:val="none" w:sz="0" w:space="0" w:color="auto"/>
                    <w:left w:val="none" w:sz="0" w:space="0" w:color="auto"/>
                    <w:bottom w:val="none" w:sz="0" w:space="0" w:color="auto"/>
                    <w:right w:val="none" w:sz="0" w:space="0" w:color="auto"/>
                  </w:divBdr>
                </w:div>
                <w:div w:id="1377244668">
                  <w:marLeft w:val="0"/>
                  <w:marRight w:val="0"/>
                  <w:marTop w:val="0"/>
                  <w:marBottom w:val="0"/>
                  <w:divBdr>
                    <w:top w:val="none" w:sz="0" w:space="0" w:color="auto"/>
                    <w:left w:val="none" w:sz="0" w:space="0" w:color="auto"/>
                    <w:bottom w:val="none" w:sz="0" w:space="0" w:color="auto"/>
                    <w:right w:val="none" w:sz="0" w:space="0" w:color="auto"/>
                  </w:divBdr>
                </w:div>
                <w:div w:id="1380782982">
                  <w:marLeft w:val="0"/>
                  <w:marRight w:val="0"/>
                  <w:marTop w:val="0"/>
                  <w:marBottom w:val="0"/>
                  <w:divBdr>
                    <w:top w:val="none" w:sz="0" w:space="0" w:color="auto"/>
                    <w:left w:val="none" w:sz="0" w:space="0" w:color="auto"/>
                    <w:bottom w:val="none" w:sz="0" w:space="0" w:color="auto"/>
                    <w:right w:val="none" w:sz="0" w:space="0" w:color="auto"/>
                  </w:divBdr>
                </w:div>
                <w:div w:id="1382512782">
                  <w:marLeft w:val="0"/>
                  <w:marRight w:val="0"/>
                  <w:marTop w:val="0"/>
                  <w:marBottom w:val="0"/>
                  <w:divBdr>
                    <w:top w:val="none" w:sz="0" w:space="0" w:color="auto"/>
                    <w:left w:val="none" w:sz="0" w:space="0" w:color="auto"/>
                    <w:bottom w:val="none" w:sz="0" w:space="0" w:color="auto"/>
                    <w:right w:val="none" w:sz="0" w:space="0" w:color="auto"/>
                  </w:divBdr>
                </w:div>
                <w:div w:id="1382824608">
                  <w:marLeft w:val="0"/>
                  <w:marRight w:val="0"/>
                  <w:marTop w:val="0"/>
                  <w:marBottom w:val="0"/>
                  <w:divBdr>
                    <w:top w:val="none" w:sz="0" w:space="0" w:color="auto"/>
                    <w:left w:val="none" w:sz="0" w:space="0" w:color="auto"/>
                    <w:bottom w:val="none" w:sz="0" w:space="0" w:color="auto"/>
                    <w:right w:val="none" w:sz="0" w:space="0" w:color="auto"/>
                  </w:divBdr>
                </w:div>
                <w:div w:id="1385375131">
                  <w:marLeft w:val="0"/>
                  <w:marRight w:val="0"/>
                  <w:marTop w:val="0"/>
                  <w:marBottom w:val="0"/>
                  <w:divBdr>
                    <w:top w:val="none" w:sz="0" w:space="0" w:color="auto"/>
                    <w:left w:val="none" w:sz="0" w:space="0" w:color="auto"/>
                    <w:bottom w:val="none" w:sz="0" w:space="0" w:color="auto"/>
                    <w:right w:val="none" w:sz="0" w:space="0" w:color="auto"/>
                  </w:divBdr>
                </w:div>
                <w:div w:id="1386836367">
                  <w:marLeft w:val="0"/>
                  <w:marRight w:val="0"/>
                  <w:marTop w:val="0"/>
                  <w:marBottom w:val="0"/>
                  <w:divBdr>
                    <w:top w:val="none" w:sz="0" w:space="0" w:color="auto"/>
                    <w:left w:val="none" w:sz="0" w:space="0" w:color="auto"/>
                    <w:bottom w:val="none" w:sz="0" w:space="0" w:color="auto"/>
                    <w:right w:val="none" w:sz="0" w:space="0" w:color="auto"/>
                  </w:divBdr>
                </w:div>
                <w:div w:id="1387291621">
                  <w:marLeft w:val="0"/>
                  <w:marRight w:val="0"/>
                  <w:marTop w:val="0"/>
                  <w:marBottom w:val="0"/>
                  <w:divBdr>
                    <w:top w:val="none" w:sz="0" w:space="0" w:color="auto"/>
                    <w:left w:val="none" w:sz="0" w:space="0" w:color="auto"/>
                    <w:bottom w:val="none" w:sz="0" w:space="0" w:color="auto"/>
                    <w:right w:val="none" w:sz="0" w:space="0" w:color="auto"/>
                  </w:divBdr>
                </w:div>
                <w:div w:id="1387727734">
                  <w:marLeft w:val="0"/>
                  <w:marRight w:val="0"/>
                  <w:marTop w:val="0"/>
                  <w:marBottom w:val="0"/>
                  <w:divBdr>
                    <w:top w:val="none" w:sz="0" w:space="0" w:color="auto"/>
                    <w:left w:val="none" w:sz="0" w:space="0" w:color="auto"/>
                    <w:bottom w:val="none" w:sz="0" w:space="0" w:color="auto"/>
                    <w:right w:val="none" w:sz="0" w:space="0" w:color="auto"/>
                  </w:divBdr>
                </w:div>
                <w:div w:id="1388918050">
                  <w:marLeft w:val="0"/>
                  <w:marRight w:val="0"/>
                  <w:marTop w:val="0"/>
                  <w:marBottom w:val="0"/>
                  <w:divBdr>
                    <w:top w:val="none" w:sz="0" w:space="0" w:color="auto"/>
                    <w:left w:val="none" w:sz="0" w:space="0" w:color="auto"/>
                    <w:bottom w:val="none" w:sz="0" w:space="0" w:color="auto"/>
                    <w:right w:val="none" w:sz="0" w:space="0" w:color="auto"/>
                  </w:divBdr>
                </w:div>
                <w:div w:id="1391735280">
                  <w:marLeft w:val="0"/>
                  <w:marRight w:val="0"/>
                  <w:marTop w:val="0"/>
                  <w:marBottom w:val="0"/>
                  <w:divBdr>
                    <w:top w:val="none" w:sz="0" w:space="0" w:color="auto"/>
                    <w:left w:val="none" w:sz="0" w:space="0" w:color="auto"/>
                    <w:bottom w:val="none" w:sz="0" w:space="0" w:color="auto"/>
                    <w:right w:val="none" w:sz="0" w:space="0" w:color="auto"/>
                  </w:divBdr>
                </w:div>
                <w:div w:id="1401444257">
                  <w:marLeft w:val="0"/>
                  <w:marRight w:val="0"/>
                  <w:marTop w:val="0"/>
                  <w:marBottom w:val="0"/>
                  <w:divBdr>
                    <w:top w:val="none" w:sz="0" w:space="0" w:color="auto"/>
                    <w:left w:val="none" w:sz="0" w:space="0" w:color="auto"/>
                    <w:bottom w:val="none" w:sz="0" w:space="0" w:color="auto"/>
                    <w:right w:val="none" w:sz="0" w:space="0" w:color="auto"/>
                  </w:divBdr>
                </w:div>
                <w:div w:id="1404765868">
                  <w:marLeft w:val="0"/>
                  <w:marRight w:val="0"/>
                  <w:marTop w:val="0"/>
                  <w:marBottom w:val="0"/>
                  <w:divBdr>
                    <w:top w:val="none" w:sz="0" w:space="0" w:color="auto"/>
                    <w:left w:val="none" w:sz="0" w:space="0" w:color="auto"/>
                    <w:bottom w:val="none" w:sz="0" w:space="0" w:color="auto"/>
                    <w:right w:val="none" w:sz="0" w:space="0" w:color="auto"/>
                  </w:divBdr>
                </w:div>
                <w:div w:id="1405570917">
                  <w:marLeft w:val="0"/>
                  <w:marRight w:val="0"/>
                  <w:marTop w:val="0"/>
                  <w:marBottom w:val="0"/>
                  <w:divBdr>
                    <w:top w:val="none" w:sz="0" w:space="0" w:color="auto"/>
                    <w:left w:val="none" w:sz="0" w:space="0" w:color="auto"/>
                    <w:bottom w:val="none" w:sz="0" w:space="0" w:color="auto"/>
                    <w:right w:val="none" w:sz="0" w:space="0" w:color="auto"/>
                  </w:divBdr>
                </w:div>
                <w:div w:id="1407341893">
                  <w:marLeft w:val="0"/>
                  <w:marRight w:val="0"/>
                  <w:marTop w:val="0"/>
                  <w:marBottom w:val="0"/>
                  <w:divBdr>
                    <w:top w:val="none" w:sz="0" w:space="0" w:color="auto"/>
                    <w:left w:val="none" w:sz="0" w:space="0" w:color="auto"/>
                    <w:bottom w:val="none" w:sz="0" w:space="0" w:color="auto"/>
                    <w:right w:val="none" w:sz="0" w:space="0" w:color="auto"/>
                  </w:divBdr>
                </w:div>
                <w:div w:id="1408452237">
                  <w:marLeft w:val="0"/>
                  <w:marRight w:val="0"/>
                  <w:marTop w:val="0"/>
                  <w:marBottom w:val="0"/>
                  <w:divBdr>
                    <w:top w:val="none" w:sz="0" w:space="0" w:color="auto"/>
                    <w:left w:val="none" w:sz="0" w:space="0" w:color="auto"/>
                    <w:bottom w:val="none" w:sz="0" w:space="0" w:color="auto"/>
                    <w:right w:val="none" w:sz="0" w:space="0" w:color="auto"/>
                  </w:divBdr>
                </w:div>
                <w:div w:id="1410617328">
                  <w:marLeft w:val="0"/>
                  <w:marRight w:val="0"/>
                  <w:marTop w:val="0"/>
                  <w:marBottom w:val="0"/>
                  <w:divBdr>
                    <w:top w:val="none" w:sz="0" w:space="0" w:color="auto"/>
                    <w:left w:val="none" w:sz="0" w:space="0" w:color="auto"/>
                    <w:bottom w:val="none" w:sz="0" w:space="0" w:color="auto"/>
                    <w:right w:val="none" w:sz="0" w:space="0" w:color="auto"/>
                  </w:divBdr>
                </w:div>
                <w:div w:id="1411196660">
                  <w:marLeft w:val="0"/>
                  <w:marRight w:val="0"/>
                  <w:marTop w:val="0"/>
                  <w:marBottom w:val="0"/>
                  <w:divBdr>
                    <w:top w:val="none" w:sz="0" w:space="0" w:color="auto"/>
                    <w:left w:val="none" w:sz="0" w:space="0" w:color="auto"/>
                    <w:bottom w:val="none" w:sz="0" w:space="0" w:color="auto"/>
                    <w:right w:val="none" w:sz="0" w:space="0" w:color="auto"/>
                  </w:divBdr>
                </w:div>
                <w:div w:id="1412503468">
                  <w:marLeft w:val="0"/>
                  <w:marRight w:val="0"/>
                  <w:marTop w:val="0"/>
                  <w:marBottom w:val="0"/>
                  <w:divBdr>
                    <w:top w:val="none" w:sz="0" w:space="0" w:color="auto"/>
                    <w:left w:val="none" w:sz="0" w:space="0" w:color="auto"/>
                    <w:bottom w:val="none" w:sz="0" w:space="0" w:color="auto"/>
                    <w:right w:val="none" w:sz="0" w:space="0" w:color="auto"/>
                  </w:divBdr>
                </w:div>
                <w:div w:id="1412699953">
                  <w:marLeft w:val="0"/>
                  <w:marRight w:val="0"/>
                  <w:marTop w:val="0"/>
                  <w:marBottom w:val="0"/>
                  <w:divBdr>
                    <w:top w:val="none" w:sz="0" w:space="0" w:color="auto"/>
                    <w:left w:val="none" w:sz="0" w:space="0" w:color="auto"/>
                    <w:bottom w:val="none" w:sz="0" w:space="0" w:color="auto"/>
                    <w:right w:val="none" w:sz="0" w:space="0" w:color="auto"/>
                  </w:divBdr>
                </w:div>
                <w:div w:id="1415516715">
                  <w:marLeft w:val="0"/>
                  <w:marRight w:val="0"/>
                  <w:marTop w:val="0"/>
                  <w:marBottom w:val="0"/>
                  <w:divBdr>
                    <w:top w:val="none" w:sz="0" w:space="0" w:color="auto"/>
                    <w:left w:val="none" w:sz="0" w:space="0" w:color="auto"/>
                    <w:bottom w:val="none" w:sz="0" w:space="0" w:color="auto"/>
                    <w:right w:val="none" w:sz="0" w:space="0" w:color="auto"/>
                  </w:divBdr>
                </w:div>
                <w:div w:id="1416627308">
                  <w:marLeft w:val="0"/>
                  <w:marRight w:val="0"/>
                  <w:marTop w:val="0"/>
                  <w:marBottom w:val="0"/>
                  <w:divBdr>
                    <w:top w:val="none" w:sz="0" w:space="0" w:color="auto"/>
                    <w:left w:val="none" w:sz="0" w:space="0" w:color="auto"/>
                    <w:bottom w:val="none" w:sz="0" w:space="0" w:color="auto"/>
                    <w:right w:val="none" w:sz="0" w:space="0" w:color="auto"/>
                  </w:divBdr>
                </w:div>
                <w:div w:id="1418097246">
                  <w:marLeft w:val="0"/>
                  <w:marRight w:val="0"/>
                  <w:marTop w:val="0"/>
                  <w:marBottom w:val="0"/>
                  <w:divBdr>
                    <w:top w:val="none" w:sz="0" w:space="0" w:color="auto"/>
                    <w:left w:val="none" w:sz="0" w:space="0" w:color="auto"/>
                    <w:bottom w:val="none" w:sz="0" w:space="0" w:color="auto"/>
                    <w:right w:val="none" w:sz="0" w:space="0" w:color="auto"/>
                  </w:divBdr>
                </w:div>
                <w:div w:id="1418743703">
                  <w:marLeft w:val="0"/>
                  <w:marRight w:val="0"/>
                  <w:marTop w:val="0"/>
                  <w:marBottom w:val="0"/>
                  <w:divBdr>
                    <w:top w:val="none" w:sz="0" w:space="0" w:color="auto"/>
                    <w:left w:val="none" w:sz="0" w:space="0" w:color="auto"/>
                    <w:bottom w:val="none" w:sz="0" w:space="0" w:color="auto"/>
                    <w:right w:val="none" w:sz="0" w:space="0" w:color="auto"/>
                  </w:divBdr>
                </w:div>
                <w:div w:id="1422291708">
                  <w:marLeft w:val="0"/>
                  <w:marRight w:val="0"/>
                  <w:marTop w:val="0"/>
                  <w:marBottom w:val="0"/>
                  <w:divBdr>
                    <w:top w:val="none" w:sz="0" w:space="0" w:color="auto"/>
                    <w:left w:val="none" w:sz="0" w:space="0" w:color="auto"/>
                    <w:bottom w:val="none" w:sz="0" w:space="0" w:color="auto"/>
                    <w:right w:val="none" w:sz="0" w:space="0" w:color="auto"/>
                  </w:divBdr>
                </w:div>
                <w:div w:id="1426262413">
                  <w:marLeft w:val="0"/>
                  <w:marRight w:val="0"/>
                  <w:marTop w:val="0"/>
                  <w:marBottom w:val="0"/>
                  <w:divBdr>
                    <w:top w:val="none" w:sz="0" w:space="0" w:color="auto"/>
                    <w:left w:val="none" w:sz="0" w:space="0" w:color="auto"/>
                    <w:bottom w:val="none" w:sz="0" w:space="0" w:color="auto"/>
                    <w:right w:val="none" w:sz="0" w:space="0" w:color="auto"/>
                  </w:divBdr>
                </w:div>
                <w:div w:id="1429621768">
                  <w:marLeft w:val="0"/>
                  <w:marRight w:val="0"/>
                  <w:marTop w:val="0"/>
                  <w:marBottom w:val="0"/>
                  <w:divBdr>
                    <w:top w:val="none" w:sz="0" w:space="0" w:color="auto"/>
                    <w:left w:val="none" w:sz="0" w:space="0" w:color="auto"/>
                    <w:bottom w:val="none" w:sz="0" w:space="0" w:color="auto"/>
                    <w:right w:val="none" w:sz="0" w:space="0" w:color="auto"/>
                  </w:divBdr>
                </w:div>
                <w:div w:id="1430080910">
                  <w:marLeft w:val="0"/>
                  <w:marRight w:val="0"/>
                  <w:marTop w:val="0"/>
                  <w:marBottom w:val="0"/>
                  <w:divBdr>
                    <w:top w:val="none" w:sz="0" w:space="0" w:color="auto"/>
                    <w:left w:val="none" w:sz="0" w:space="0" w:color="auto"/>
                    <w:bottom w:val="none" w:sz="0" w:space="0" w:color="auto"/>
                    <w:right w:val="none" w:sz="0" w:space="0" w:color="auto"/>
                  </w:divBdr>
                </w:div>
                <w:div w:id="1433161351">
                  <w:marLeft w:val="0"/>
                  <w:marRight w:val="0"/>
                  <w:marTop w:val="0"/>
                  <w:marBottom w:val="0"/>
                  <w:divBdr>
                    <w:top w:val="none" w:sz="0" w:space="0" w:color="auto"/>
                    <w:left w:val="none" w:sz="0" w:space="0" w:color="auto"/>
                    <w:bottom w:val="none" w:sz="0" w:space="0" w:color="auto"/>
                    <w:right w:val="none" w:sz="0" w:space="0" w:color="auto"/>
                  </w:divBdr>
                </w:div>
                <w:div w:id="1434398372">
                  <w:marLeft w:val="0"/>
                  <w:marRight w:val="0"/>
                  <w:marTop w:val="0"/>
                  <w:marBottom w:val="0"/>
                  <w:divBdr>
                    <w:top w:val="none" w:sz="0" w:space="0" w:color="auto"/>
                    <w:left w:val="none" w:sz="0" w:space="0" w:color="auto"/>
                    <w:bottom w:val="none" w:sz="0" w:space="0" w:color="auto"/>
                    <w:right w:val="none" w:sz="0" w:space="0" w:color="auto"/>
                  </w:divBdr>
                </w:div>
                <w:div w:id="1434742809">
                  <w:marLeft w:val="0"/>
                  <w:marRight w:val="0"/>
                  <w:marTop w:val="0"/>
                  <w:marBottom w:val="0"/>
                  <w:divBdr>
                    <w:top w:val="none" w:sz="0" w:space="0" w:color="auto"/>
                    <w:left w:val="none" w:sz="0" w:space="0" w:color="auto"/>
                    <w:bottom w:val="none" w:sz="0" w:space="0" w:color="auto"/>
                    <w:right w:val="none" w:sz="0" w:space="0" w:color="auto"/>
                  </w:divBdr>
                </w:div>
                <w:div w:id="1434935892">
                  <w:marLeft w:val="0"/>
                  <w:marRight w:val="0"/>
                  <w:marTop w:val="0"/>
                  <w:marBottom w:val="0"/>
                  <w:divBdr>
                    <w:top w:val="none" w:sz="0" w:space="0" w:color="auto"/>
                    <w:left w:val="none" w:sz="0" w:space="0" w:color="auto"/>
                    <w:bottom w:val="none" w:sz="0" w:space="0" w:color="auto"/>
                    <w:right w:val="none" w:sz="0" w:space="0" w:color="auto"/>
                  </w:divBdr>
                </w:div>
                <w:div w:id="1436558654">
                  <w:marLeft w:val="0"/>
                  <w:marRight w:val="0"/>
                  <w:marTop w:val="0"/>
                  <w:marBottom w:val="0"/>
                  <w:divBdr>
                    <w:top w:val="none" w:sz="0" w:space="0" w:color="auto"/>
                    <w:left w:val="none" w:sz="0" w:space="0" w:color="auto"/>
                    <w:bottom w:val="none" w:sz="0" w:space="0" w:color="auto"/>
                    <w:right w:val="none" w:sz="0" w:space="0" w:color="auto"/>
                  </w:divBdr>
                </w:div>
                <w:div w:id="1438332084">
                  <w:marLeft w:val="0"/>
                  <w:marRight w:val="0"/>
                  <w:marTop w:val="0"/>
                  <w:marBottom w:val="0"/>
                  <w:divBdr>
                    <w:top w:val="none" w:sz="0" w:space="0" w:color="auto"/>
                    <w:left w:val="none" w:sz="0" w:space="0" w:color="auto"/>
                    <w:bottom w:val="none" w:sz="0" w:space="0" w:color="auto"/>
                    <w:right w:val="none" w:sz="0" w:space="0" w:color="auto"/>
                  </w:divBdr>
                </w:div>
                <w:div w:id="1439252335">
                  <w:marLeft w:val="0"/>
                  <w:marRight w:val="0"/>
                  <w:marTop w:val="0"/>
                  <w:marBottom w:val="0"/>
                  <w:divBdr>
                    <w:top w:val="none" w:sz="0" w:space="0" w:color="auto"/>
                    <w:left w:val="none" w:sz="0" w:space="0" w:color="auto"/>
                    <w:bottom w:val="none" w:sz="0" w:space="0" w:color="auto"/>
                    <w:right w:val="none" w:sz="0" w:space="0" w:color="auto"/>
                  </w:divBdr>
                </w:div>
                <w:div w:id="1439526109">
                  <w:marLeft w:val="0"/>
                  <w:marRight w:val="0"/>
                  <w:marTop w:val="0"/>
                  <w:marBottom w:val="0"/>
                  <w:divBdr>
                    <w:top w:val="none" w:sz="0" w:space="0" w:color="auto"/>
                    <w:left w:val="none" w:sz="0" w:space="0" w:color="auto"/>
                    <w:bottom w:val="none" w:sz="0" w:space="0" w:color="auto"/>
                    <w:right w:val="none" w:sz="0" w:space="0" w:color="auto"/>
                  </w:divBdr>
                </w:div>
                <w:div w:id="1441561494">
                  <w:marLeft w:val="0"/>
                  <w:marRight w:val="0"/>
                  <w:marTop w:val="0"/>
                  <w:marBottom w:val="0"/>
                  <w:divBdr>
                    <w:top w:val="none" w:sz="0" w:space="0" w:color="auto"/>
                    <w:left w:val="none" w:sz="0" w:space="0" w:color="auto"/>
                    <w:bottom w:val="none" w:sz="0" w:space="0" w:color="auto"/>
                    <w:right w:val="none" w:sz="0" w:space="0" w:color="auto"/>
                  </w:divBdr>
                </w:div>
                <w:div w:id="1441997398">
                  <w:marLeft w:val="0"/>
                  <w:marRight w:val="0"/>
                  <w:marTop w:val="0"/>
                  <w:marBottom w:val="0"/>
                  <w:divBdr>
                    <w:top w:val="none" w:sz="0" w:space="0" w:color="auto"/>
                    <w:left w:val="none" w:sz="0" w:space="0" w:color="auto"/>
                    <w:bottom w:val="none" w:sz="0" w:space="0" w:color="auto"/>
                    <w:right w:val="none" w:sz="0" w:space="0" w:color="auto"/>
                  </w:divBdr>
                </w:div>
                <w:div w:id="1443643791">
                  <w:marLeft w:val="0"/>
                  <w:marRight w:val="0"/>
                  <w:marTop w:val="0"/>
                  <w:marBottom w:val="0"/>
                  <w:divBdr>
                    <w:top w:val="none" w:sz="0" w:space="0" w:color="auto"/>
                    <w:left w:val="none" w:sz="0" w:space="0" w:color="auto"/>
                    <w:bottom w:val="none" w:sz="0" w:space="0" w:color="auto"/>
                    <w:right w:val="none" w:sz="0" w:space="0" w:color="auto"/>
                  </w:divBdr>
                </w:div>
                <w:div w:id="1444812699">
                  <w:marLeft w:val="0"/>
                  <w:marRight w:val="0"/>
                  <w:marTop w:val="0"/>
                  <w:marBottom w:val="0"/>
                  <w:divBdr>
                    <w:top w:val="none" w:sz="0" w:space="0" w:color="auto"/>
                    <w:left w:val="none" w:sz="0" w:space="0" w:color="auto"/>
                    <w:bottom w:val="none" w:sz="0" w:space="0" w:color="auto"/>
                    <w:right w:val="none" w:sz="0" w:space="0" w:color="auto"/>
                  </w:divBdr>
                </w:div>
                <w:div w:id="1447961522">
                  <w:marLeft w:val="0"/>
                  <w:marRight w:val="0"/>
                  <w:marTop w:val="0"/>
                  <w:marBottom w:val="0"/>
                  <w:divBdr>
                    <w:top w:val="none" w:sz="0" w:space="0" w:color="auto"/>
                    <w:left w:val="none" w:sz="0" w:space="0" w:color="auto"/>
                    <w:bottom w:val="none" w:sz="0" w:space="0" w:color="auto"/>
                    <w:right w:val="none" w:sz="0" w:space="0" w:color="auto"/>
                  </w:divBdr>
                </w:div>
                <w:div w:id="1449550281">
                  <w:marLeft w:val="0"/>
                  <w:marRight w:val="0"/>
                  <w:marTop w:val="0"/>
                  <w:marBottom w:val="0"/>
                  <w:divBdr>
                    <w:top w:val="none" w:sz="0" w:space="0" w:color="auto"/>
                    <w:left w:val="none" w:sz="0" w:space="0" w:color="auto"/>
                    <w:bottom w:val="none" w:sz="0" w:space="0" w:color="auto"/>
                    <w:right w:val="none" w:sz="0" w:space="0" w:color="auto"/>
                  </w:divBdr>
                </w:div>
                <w:div w:id="1452213109">
                  <w:marLeft w:val="0"/>
                  <w:marRight w:val="0"/>
                  <w:marTop w:val="0"/>
                  <w:marBottom w:val="0"/>
                  <w:divBdr>
                    <w:top w:val="none" w:sz="0" w:space="0" w:color="auto"/>
                    <w:left w:val="none" w:sz="0" w:space="0" w:color="auto"/>
                    <w:bottom w:val="none" w:sz="0" w:space="0" w:color="auto"/>
                    <w:right w:val="none" w:sz="0" w:space="0" w:color="auto"/>
                  </w:divBdr>
                </w:div>
                <w:div w:id="1453207557">
                  <w:marLeft w:val="0"/>
                  <w:marRight w:val="0"/>
                  <w:marTop w:val="0"/>
                  <w:marBottom w:val="0"/>
                  <w:divBdr>
                    <w:top w:val="none" w:sz="0" w:space="0" w:color="auto"/>
                    <w:left w:val="none" w:sz="0" w:space="0" w:color="auto"/>
                    <w:bottom w:val="none" w:sz="0" w:space="0" w:color="auto"/>
                    <w:right w:val="none" w:sz="0" w:space="0" w:color="auto"/>
                  </w:divBdr>
                </w:div>
                <w:div w:id="1454397979">
                  <w:marLeft w:val="0"/>
                  <w:marRight w:val="0"/>
                  <w:marTop w:val="0"/>
                  <w:marBottom w:val="0"/>
                  <w:divBdr>
                    <w:top w:val="none" w:sz="0" w:space="0" w:color="auto"/>
                    <w:left w:val="none" w:sz="0" w:space="0" w:color="auto"/>
                    <w:bottom w:val="none" w:sz="0" w:space="0" w:color="auto"/>
                    <w:right w:val="none" w:sz="0" w:space="0" w:color="auto"/>
                  </w:divBdr>
                </w:div>
                <w:div w:id="1455708282">
                  <w:marLeft w:val="0"/>
                  <w:marRight w:val="0"/>
                  <w:marTop w:val="0"/>
                  <w:marBottom w:val="0"/>
                  <w:divBdr>
                    <w:top w:val="none" w:sz="0" w:space="0" w:color="auto"/>
                    <w:left w:val="none" w:sz="0" w:space="0" w:color="auto"/>
                    <w:bottom w:val="none" w:sz="0" w:space="0" w:color="auto"/>
                    <w:right w:val="none" w:sz="0" w:space="0" w:color="auto"/>
                  </w:divBdr>
                </w:div>
                <w:div w:id="1457067362">
                  <w:marLeft w:val="0"/>
                  <w:marRight w:val="0"/>
                  <w:marTop w:val="0"/>
                  <w:marBottom w:val="0"/>
                  <w:divBdr>
                    <w:top w:val="none" w:sz="0" w:space="0" w:color="auto"/>
                    <w:left w:val="none" w:sz="0" w:space="0" w:color="auto"/>
                    <w:bottom w:val="none" w:sz="0" w:space="0" w:color="auto"/>
                    <w:right w:val="none" w:sz="0" w:space="0" w:color="auto"/>
                  </w:divBdr>
                </w:div>
                <w:div w:id="1458723652">
                  <w:marLeft w:val="0"/>
                  <w:marRight w:val="0"/>
                  <w:marTop w:val="0"/>
                  <w:marBottom w:val="0"/>
                  <w:divBdr>
                    <w:top w:val="none" w:sz="0" w:space="0" w:color="auto"/>
                    <w:left w:val="none" w:sz="0" w:space="0" w:color="auto"/>
                    <w:bottom w:val="none" w:sz="0" w:space="0" w:color="auto"/>
                    <w:right w:val="none" w:sz="0" w:space="0" w:color="auto"/>
                  </w:divBdr>
                </w:div>
                <w:div w:id="1460031524">
                  <w:marLeft w:val="0"/>
                  <w:marRight w:val="0"/>
                  <w:marTop w:val="0"/>
                  <w:marBottom w:val="0"/>
                  <w:divBdr>
                    <w:top w:val="none" w:sz="0" w:space="0" w:color="auto"/>
                    <w:left w:val="none" w:sz="0" w:space="0" w:color="auto"/>
                    <w:bottom w:val="none" w:sz="0" w:space="0" w:color="auto"/>
                    <w:right w:val="none" w:sz="0" w:space="0" w:color="auto"/>
                  </w:divBdr>
                </w:div>
                <w:div w:id="1465584037">
                  <w:marLeft w:val="0"/>
                  <w:marRight w:val="0"/>
                  <w:marTop w:val="0"/>
                  <w:marBottom w:val="0"/>
                  <w:divBdr>
                    <w:top w:val="none" w:sz="0" w:space="0" w:color="auto"/>
                    <w:left w:val="none" w:sz="0" w:space="0" w:color="auto"/>
                    <w:bottom w:val="none" w:sz="0" w:space="0" w:color="auto"/>
                    <w:right w:val="none" w:sz="0" w:space="0" w:color="auto"/>
                  </w:divBdr>
                </w:div>
                <w:div w:id="1466893581">
                  <w:marLeft w:val="0"/>
                  <w:marRight w:val="0"/>
                  <w:marTop w:val="0"/>
                  <w:marBottom w:val="0"/>
                  <w:divBdr>
                    <w:top w:val="none" w:sz="0" w:space="0" w:color="auto"/>
                    <w:left w:val="none" w:sz="0" w:space="0" w:color="auto"/>
                    <w:bottom w:val="none" w:sz="0" w:space="0" w:color="auto"/>
                    <w:right w:val="none" w:sz="0" w:space="0" w:color="auto"/>
                  </w:divBdr>
                </w:div>
                <w:div w:id="1471632379">
                  <w:marLeft w:val="0"/>
                  <w:marRight w:val="0"/>
                  <w:marTop w:val="0"/>
                  <w:marBottom w:val="0"/>
                  <w:divBdr>
                    <w:top w:val="none" w:sz="0" w:space="0" w:color="auto"/>
                    <w:left w:val="none" w:sz="0" w:space="0" w:color="auto"/>
                    <w:bottom w:val="none" w:sz="0" w:space="0" w:color="auto"/>
                    <w:right w:val="none" w:sz="0" w:space="0" w:color="auto"/>
                  </w:divBdr>
                </w:div>
                <w:div w:id="1471903525">
                  <w:marLeft w:val="0"/>
                  <w:marRight w:val="0"/>
                  <w:marTop w:val="0"/>
                  <w:marBottom w:val="0"/>
                  <w:divBdr>
                    <w:top w:val="none" w:sz="0" w:space="0" w:color="auto"/>
                    <w:left w:val="none" w:sz="0" w:space="0" w:color="auto"/>
                    <w:bottom w:val="none" w:sz="0" w:space="0" w:color="auto"/>
                    <w:right w:val="none" w:sz="0" w:space="0" w:color="auto"/>
                  </w:divBdr>
                </w:div>
                <w:div w:id="1473062795">
                  <w:marLeft w:val="0"/>
                  <w:marRight w:val="0"/>
                  <w:marTop w:val="0"/>
                  <w:marBottom w:val="0"/>
                  <w:divBdr>
                    <w:top w:val="none" w:sz="0" w:space="0" w:color="auto"/>
                    <w:left w:val="none" w:sz="0" w:space="0" w:color="auto"/>
                    <w:bottom w:val="none" w:sz="0" w:space="0" w:color="auto"/>
                    <w:right w:val="none" w:sz="0" w:space="0" w:color="auto"/>
                  </w:divBdr>
                </w:div>
                <w:div w:id="1474129910">
                  <w:marLeft w:val="0"/>
                  <w:marRight w:val="0"/>
                  <w:marTop w:val="0"/>
                  <w:marBottom w:val="0"/>
                  <w:divBdr>
                    <w:top w:val="none" w:sz="0" w:space="0" w:color="auto"/>
                    <w:left w:val="none" w:sz="0" w:space="0" w:color="auto"/>
                    <w:bottom w:val="none" w:sz="0" w:space="0" w:color="auto"/>
                    <w:right w:val="none" w:sz="0" w:space="0" w:color="auto"/>
                  </w:divBdr>
                </w:div>
                <w:div w:id="1475441159">
                  <w:marLeft w:val="0"/>
                  <w:marRight w:val="0"/>
                  <w:marTop w:val="0"/>
                  <w:marBottom w:val="0"/>
                  <w:divBdr>
                    <w:top w:val="none" w:sz="0" w:space="0" w:color="auto"/>
                    <w:left w:val="none" w:sz="0" w:space="0" w:color="auto"/>
                    <w:bottom w:val="none" w:sz="0" w:space="0" w:color="auto"/>
                    <w:right w:val="none" w:sz="0" w:space="0" w:color="auto"/>
                  </w:divBdr>
                </w:div>
                <w:div w:id="1476097583">
                  <w:marLeft w:val="0"/>
                  <w:marRight w:val="0"/>
                  <w:marTop w:val="0"/>
                  <w:marBottom w:val="0"/>
                  <w:divBdr>
                    <w:top w:val="none" w:sz="0" w:space="0" w:color="auto"/>
                    <w:left w:val="none" w:sz="0" w:space="0" w:color="auto"/>
                    <w:bottom w:val="none" w:sz="0" w:space="0" w:color="auto"/>
                    <w:right w:val="none" w:sz="0" w:space="0" w:color="auto"/>
                  </w:divBdr>
                </w:div>
                <w:div w:id="1478109154">
                  <w:marLeft w:val="0"/>
                  <w:marRight w:val="0"/>
                  <w:marTop w:val="0"/>
                  <w:marBottom w:val="0"/>
                  <w:divBdr>
                    <w:top w:val="none" w:sz="0" w:space="0" w:color="auto"/>
                    <w:left w:val="none" w:sz="0" w:space="0" w:color="auto"/>
                    <w:bottom w:val="none" w:sz="0" w:space="0" w:color="auto"/>
                    <w:right w:val="none" w:sz="0" w:space="0" w:color="auto"/>
                  </w:divBdr>
                </w:div>
                <w:div w:id="1484934828">
                  <w:marLeft w:val="0"/>
                  <w:marRight w:val="0"/>
                  <w:marTop w:val="0"/>
                  <w:marBottom w:val="0"/>
                  <w:divBdr>
                    <w:top w:val="none" w:sz="0" w:space="0" w:color="auto"/>
                    <w:left w:val="none" w:sz="0" w:space="0" w:color="auto"/>
                    <w:bottom w:val="none" w:sz="0" w:space="0" w:color="auto"/>
                    <w:right w:val="none" w:sz="0" w:space="0" w:color="auto"/>
                  </w:divBdr>
                </w:div>
                <w:div w:id="1487748110">
                  <w:marLeft w:val="0"/>
                  <w:marRight w:val="0"/>
                  <w:marTop w:val="0"/>
                  <w:marBottom w:val="0"/>
                  <w:divBdr>
                    <w:top w:val="none" w:sz="0" w:space="0" w:color="auto"/>
                    <w:left w:val="none" w:sz="0" w:space="0" w:color="auto"/>
                    <w:bottom w:val="none" w:sz="0" w:space="0" w:color="auto"/>
                    <w:right w:val="none" w:sz="0" w:space="0" w:color="auto"/>
                  </w:divBdr>
                </w:div>
                <w:div w:id="1491405555">
                  <w:marLeft w:val="0"/>
                  <w:marRight w:val="0"/>
                  <w:marTop w:val="0"/>
                  <w:marBottom w:val="0"/>
                  <w:divBdr>
                    <w:top w:val="none" w:sz="0" w:space="0" w:color="auto"/>
                    <w:left w:val="none" w:sz="0" w:space="0" w:color="auto"/>
                    <w:bottom w:val="none" w:sz="0" w:space="0" w:color="auto"/>
                    <w:right w:val="none" w:sz="0" w:space="0" w:color="auto"/>
                  </w:divBdr>
                </w:div>
                <w:div w:id="1493373402">
                  <w:marLeft w:val="0"/>
                  <w:marRight w:val="0"/>
                  <w:marTop w:val="0"/>
                  <w:marBottom w:val="0"/>
                  <w:divBdr>
                    <w:top w:val="none" w:sz="0" w:space="0" w:color="auto"/>
                    <w:left w:val="none" w:sz="0" w:space="0" w:color="auto"/>
                    <w:bottom w:val="none" w:sz="0" w:space="0" w:color="auto"/>
                    <w:right w:val="none" w:sz="0" w:space="0" w:color="auto"/>
                  </w:divBdr>
                </w:div>
                <w:div w:id="1494492198">
                  <w:marLeft w:val="0"/>
                  <w:marRight w:val="0"/>
                  <w:marTop w:val="0"/>
                  <w:marBottom w:val="0"/>
                  <w:divBdr>
                    <w:top w:val="none" w:sz="0" w:space="0" w:color="auto"/>
                    <w:left w:val="none" w:sz="0" w:space="0" w:color="auto"/>
                    <w:bottom w:val="none" w:sz="0" w:space="0" w:color="auto"/>
                    <w:right w:val="none" w:sz="0" w:space="0" w:color="auto"/>
                  </w:divBdr>
                </w:div>
                <w:div w:id="1494832592">
                  <w:marLeft w:val="0"/>
                  <w:marRight w:val="0"/>
                  <w:marTop w:val="0"/>
                  <w:marBottom w:val="0"/>
                  <w:divBdr>
                    <w:top w:val="none" w:sz="0" w:space="0" w:color="auto"/>
                    <w:left w:val="none" w:sz="0" w:space="0" w:color="auto"/>
                    <w:bottom w:val="none" w:sz="0" w:space="0" w:color="auto"/>
                    <w:right w:val="none" w:sz="0" w:space="0" w:color="auto"/>
                  </w:divBdr>
                </w:div>
                <w:div w:id="1494876751">
                  <w:marLeft w:val="0"/>
                  <w:marRight w:val="0"/>
                  <w:marTop w:val="0"/>
                  <w:marBottom w:val="0"/>
                  <w:divBdr>
                    <w:top w:val="none" w:sz="0" w:space="0" w:color="auto"/>
                    <w:left w:val="none" w:sz="0" w:space="0" w:color="auto"/>
                    <w:bottom w:val="none" w:sz="0" w:space="0" w:color="auto"/>
                    <w:right w:val="none" w:sz="0" w:space="0" w:color="auto"/>
                  </w:divBdr>
                </w:div>
                <w:div w:id="1497916584">
                  <w:marLeft w:val="0"/>
                  <w:marRight w:val="0"/>
                  <w:marTop w:val="0"/>
                  <w:marBottom w:val="0"/>
                  <w:divBdr>
                    <w:top w:val="none" w:sz="0" w:space="0" w:color="auto"/>
                    <w:left w:val="none" w:sz="0" w:space="0" w:color="auto"/>
                    <w:bottom w:val="none" w:sz="0" w:space="0" w:color="auto"/>
                    <w:right w:val="none" w:sz="0" w:space="0" w:color="auto"/>
                  </w:divBdr>
                </w:div>
                <w:div w:id="1501965473">
                  <w:marLeft w:val="0"/>
                  <w:marRight w:val="0"/>
                  <w:marTop w:val="0"/>
                  <w:marBottom w:val="0"/>
                  <w:divBdr>
                    <w:top w:val="none" w:sz="0" w:space="0" w:color="auto"/>
                    <w:left w:val="none" w:sz="0" w:space="0" w:color="auto"/>
                    <w:bottom w:val="none" w:sz="0" w:space="0" w:color="auto"/>
                    <w:right w:val="none" w:sz="0" w:space="0" w:color="auto"/>
                  </w:divBdr>
                </w:div>
                <w:div w:id="1503466861">
                  <w:marLeft w:val="0"/>
                  <w:marRight w:val="0"/>
                  <w:marTop w:val="0"/>
                  <w:marBottom w:val="0"/>
                  <w:divBdr>
                    <w:top w:val="none" w:sz="0" w:space="0" w:color="auto"/>
                    <w:left w:val="none" w:sz="0" w:space="0" w:color="auto"/>
                    <w:bottom w:val="none" w:sz="0" w:space="0" w:color="auto"/>
                    <w:right w:val="none" w:sz="0" w:space="0" w:color="auto"/>
                  </w:divBdr>
                </w:div>
                <w:div w:id="1503936532">
                  <w:marLeft w:val="0"/>
                  <w:marRight w:val="0"/>
                  <w:marTop w:val="0"/>
                  <w:marBottom w:val="0"/>
                  <w:divBdr>
                    <w:top w:val="none" w:sz="0" w:space="0" w:color="auto"/>
                    <w:left w:val="none" w:sz="0" w:space="0" w:color="auto"/>
                    <w:bottom w:val="none" w:sz="0" w:space="0" w:color="auto"/>
                    <w:right w:val="none" w:sz="0" w:space="0" w:color="auto"/>
                  </w:divBdr>
                </w:div>
                <w:div w:id="1506440041">
                  <w:marLeft w:val="0"/>
                  <w:marRight w:val="0"/>
                  <w:marTop w:val="0"/>
                  <w:marBottom w:val="0"/>
                  <w:divBdr>
                    <w:top w:val="none" w:sz="0" w:space="0" w:color="auto"/>
                    <w:left w:val="none" w:sz="0" w:space="0" w:color="auto"/>
                    <w:bottom w:val="none" w:sz="0" w:space="0" w:color="auto"/>
                    <w:right w:val="none" w:sz="0" w:space="0" w:color="auto"/>
                  </w:divBdr>
                </w:div>
                <w:div w:id="1506900811">
                  <w:marLeft w:val="0"/>
                  <w:marRight w:val="0"/>
                  <w:marTop w:val="0"/>
                  <w:marBottom w:val="0"/>
                  <w:divBdr>
                    <w:top w:val="none" w:sz="0" w:space="0" w:color="auto"/>
                    <w:left w:val="none" w:sz="0" w:space="0" w:color="auto"/>
                    <w:bottom w:val="none" w:sz="0" w:space="0" w:color="auto"/>
                    <w:right w:val="none" w:sz="0" w:space="0" w:color="auto"/>
                  </w:divBdr>
                </w:div>
                <w:div w:id="1507280492">
                  <w:marLeft w:val="0"/>
                  <w:marRight w:val="0"/>
                  <w:marTop w:val="0"/>
                  <w:marBottom w:val="0"/>
                  <w:divBdr>
                    <w:top w:val="none" w:sz="0" w:space="0" w:color="auto"/>
                    <w:left w:val="none" w:sz="0" w:space="0" w:color="auto"/>
                    <w:bottom w:val="none" w:sz="0" w:space="0" w:color="auto"/>
                    <w:right w:val="none" w:sz="0" w:space="0" w:color="auto"/>
                  </w:divBdr>
                </w:div>
                <w:div w:id="1507479732">
                  <w:marLeft w:val="0"/>
                  <w:marRight w:val="0"/>
                  <w:marTop w:val="0"/>
                  <w:marBottom w:val="0"/>
                  <w:divBdr>
                    <w:top w:val="none" w:sz="0" w:space="0" w:color="auto"/>
                    <w:left w:val="none" w:sz="0" w:space="0" w:color="auto"/>
                    <w:bottom w:val="none" w:sz="0" w:space="0" w:color="auto"/>
                    <w:right w:val="none" w:sz="0" w:space="0" w:color="auto"/>
                  </w:divBdr>
                </w:div>
                <w:div w:id="1509321814">
                  <w:marLeft w:val="0"/>
                  <w:marRight w:val="0"/>
                  <w:marTop w:val="0"/>
                  <w:marBottom w:val="0"/>
                  <w:divBdr>
                    <w:top w:val="none" w:sz="0" w:space="0" w:color="auto"/>
                    <w:left w:val="none" w:sz="0" w:space="0" w:color="auto"/>
                    <w:bottom w:val="none" w:sz="0" w:space="0" w:color="auto"/>
                    <w:right w:val="none" w:sz="0" w:space="0" w:color="auto"/>
                  </w:divBdr>
                </w:div>
                <w:div w:id="1511948149">
                  <w:marLeft w:val="0"/>
                  <w:marRight w:val="0"/>
                  <w:marTop w:val="0"/>
                  <w:marBottom w:val="0"/>
                  <w:divBdr>
                    <w:top w:val="none" w:sz="0" w:space="0" w:color="auto"/>
                    <w:left w:val="none" w:sz="0" w:space="0" w:color="auto"/>
                    <w:bottom w:val="none" w:sz="0" w:space="0" w:color="auto"/>
                    <w:right w:val="none" w:sz="0" w:space="0" w:color="auto"/>
                  </w:divBdr>
                </w:div>
                <w:div w:id="1514803921">
                  <w:marLeft w:val="0"/>
                  <w:marRight w:val="0"/>
                  <w:marTop w:val="0"/>
                  <w:marBottom w:val="0"/>
                  <w:divBdr>
                    <w:top w:val="none" w:sz="0" w:space="0" w:color="auto"/>
                    <w:left w:val="none" w:sz="0" w:space="0" w:color="auto"/>
                    <w:bottom w:val="none" w:sz="0" w:space="0" w:color="auto"/>
                    <w:right w:val="none" w:sz="0" w:space="0" w:color="auto"/>
                  </w:divBdr>
                </w:div>
                <w:div w:id="1515343164">
                  <w:marLeft w:val="0"/>
                  <w:marRight w:val="0"/>
                  <w:marTop w:val="0"/>
                  <w:marBottom w:val="0"/>
                  <w:divBdr>
                    <w:top w:val="none" w:sz="0" w:space="0" w:color="auto"/>
                    <w:left w:val="none" w:sz="0" w:space="0" w:color="auto"/>
                    <w:bottom w:val="none" w:sz="0" w:space="0" w:color="auto"/>
                    <w:right w:val="none" w:sz="0" w:space="0" w:color="auto"/>
                  </w:divBdr>
                </w:div>
                <w:div w:id="1517227952">
                  <w:marLeft w:val="0"/>
                  <w:marRight w:val="0"/>
                  <w:marTop w:val="0"/>
                  <w:marBottom w:val="0"/>
                  <w:divBdr>
                    <w:top w:val="none" w:sz="0" w:space="0" w:color="auto"/>
                    <w:left w:val="none" w:sz="0" w:space="0" w:color="auto"/>
                    <w:bottom w:val="none" w:sz="0" w:space="0" w:color="auto"/>
                    <w:right w:val="none" w:sz="0" w:space="0" w:color="auto"/>
                  </w:divBdr>
                </w:div>
                <w:div w:id="1521116186">
                  <w:marLeft w:val="0"/>
                  <w:marRight w:val="0"/>
                  <w:marTop w:val="0"/>
                  <w:marBottom w:val="0"/>
                  <w:divBdr>
                    <w:top w:val="none" w:sz="0" w:space="0" w:color="auto"/>
                    <w:left w:val="none" w:sz="0" w:space="0" w:color="auto"/>
                    <w:bottom w:val="none" w:sz="0" w:space="0" w:color="auto"/>
                    <w:right w:val="none" w:sz="0" w:space="0" w:color="auto"/>
                  </w:divBdr>
                </w:div>
                <w:div w:id="1525745717">
                  <w:marLeft w:val="0"/>
                  <w:marRight w:val="0"/>
                  <w:marTop w:val="0"/>
                  <w:marBottom w:val="0"/>
                  <w:divBdr>
                    <w:top w:val="none" w:sz="0" w:space="0" w:color="auto"/>
                    <w:left w:val="none" w:sz="0" w:space="0" w:color="auto"/>
                    <w:bottom w:val="none" w:sz="0" w:space="0" w:color="auto"/>
                    <w:right w:val="none" w:sz="0" w:space="0" w:color="auto"/>
                  </w:divBdr>
                </w:div>
                <w:div w:id="1527864130">
                  <w:marLeft w:val="0"/>
                  <w:marRight w:val="0"/>
                  <w:marTop w:val="0"/>
                  <w:marBottom w:val="0"/>
                  <w:divBdr>
                    <w:top w:val="none" w:sz="0" w:space="0" w:color="auto"/>
                    <w:left w:val="none" w:sz="0" w:space="0" w:color="auto"/>
                    <w:bottom w:val="none" w:sz="0" w:space="0" w:color="auto"/>
                    <w:right w:val="none" w:sz="0" w:space="0" w:color="auto"/>
                  </w:divBdr>
                </w:div>
                <w:div w:id="1530341290">
                  <w:marLeft w:val="0"/>
                  <w:marRight w:val="0"/>
                  <w:marTop w:val="0"/>
                  <w:marBottom w:val="0"/>
                  <w:divBdr>
                    <w:top w:val="none" w:sz="0" w:space="0" w:color="auto"/>
                    <w:left w:val="none" w:sz="0" w:space="0" w:color="auto"/>
                    <w:bottom w:val="none" w:sz="0" w:space="0" w:color="auto"/>
                    <w:right w:val="none" w:sz="0" w:space="0" w:color="auto"/>
                  </w:divBdr>
                </w:div>
                <w:div w:id="1531382738">
                  <w:marLeft w:val="0"/>
                  <w:marRight w:val="0"/>
                  <w:marTop w:val="0"/>
                  <w:marBottom w:val="0"/>
                  <w:divBdr>
                    <w:top w:val="none" w:sz="0" w:space="0" w:color="auto"/>
                    <w:left w:val="none" w:sz="0" w:space="0" w:color="auto"/>
                    <w:bottom w:val="none" w:sz="0" w:space="0" w:color="auto"/>
                    <w:right w:val="none" w:sz="0" w:space="0" w:color="auto"/>
                  </w:divBdr>
                </w:div>
                <w:div w:id="1531603109">
                  <w:marLeft w:val="0"/>
                  <w:marRight w:val="0"/>
                  <w:marTop w:val="0"/>
                  <w:marBottom w:val="0"/>
                  <w:divBdr>
                    <w:top w:val="none" w:sz="0" w:space="0" w:color="auto"/>
                    <w:left w:val="none" w:sz="0" w:space="0" w:color="auto"/>
                    <w:bottom w:val="none" w:sz="0" w:space="0" w:color="auto"/>
                    <w:right w:val="none" w:sz="0" w:space="0" w:color="auto"/>
                  </w:divBdr>
                </w:div>
                <w:div w:id="1532181573">
                  <w:marLeft w:val="0"/>
                  <w:marRight w:val="0"/>
                  <w:marTop w:val="0"/>
                  <w:marBottom w:val="0"/>
                  <w:divBdr>
                    <w:top w:val="none" w:sz="0" w:space="0" w:color="auto"/>
                    <w:left w:val="none" w:sz="0" w:space="0" w:color="auto"/>
                    <w:bottom w:val="none" w:sz="0" w:space="0" w:color="auto"/>
                    <w:right w:val="none" w:sz="0" w:space="0" w:color="auto"/>
                  </w:divBdr>
                </w:div>
                <w:div w:id="1532914840">
                  <w:marLeft w:val="0"/>
                  <w:marRight w:val="0"/>
                  <w:marTop w:val="0"/>
                  <w:marBottom w:val="0"/>
                  <w:divBdr>
                    <w:top w:val="none" w:sz="0" w:space="0" w:color="auto"/>
                    <w:left w:val="none" w:sz="0" w:space="0" w:color="auto"/>
                    <w:bottom w:val="none" w:sz="0" w:space="0" w:color="auto"/>
                    <w:right w:val="none" w:sz="0" w:space="0" w:color="auto"/>
                  </w:divBdr>
                </w:div>
                <w:div w:id="1535120420">
                  <w:marLeft w:val="0"/>
                  <w:marRight w:val="0"/>
                  <w:marTop w:val="0"/>
                  <w:marBottom w:val="0"/>
                  <w:divBdr>
                    <w:top w:val="none" w:sz="0" w:space="0" w:color="auto"/>
                    <w:left w:val="none" w:sz="0" w:space="0" w:color="auto"/>
                    <w:bottom w:val="none" w:sz="0" w:space="0" w:color="auto"/>
                    <w:right w:val="none" w:sz="0" w:space="0" w:color="auto"/>
                  </w:divBdr>
                </w:div>
                <w:div w:id="1538156925">
                  <w:marLeft w:val="0"/>
                  <w:marRight w:val="0"/>
                  <w:marTop w:val="0"/>
                  <w:marBottom w:val="0"/>
                  <w:divBdr>
                    <w:top w:val="none" w:sz="0" w:space="0" w:color="auto"/>
                    <w:left w:val="none" w:sz="0" w:space="0" w:color="auto"/>
                    <w:bottom w:val="none" w:sz="0" w:space="0" w:color="auto"/>
                    <w:right w:val="none" w:sz="0" w:space="0" w:color="auto"/>
                  </w:divBdr>
                </w:div>
                <w:div w:id="1538859988">
                  <w:marLeft w:val="0"/>
                  <w:marRight w:val="0"/>
                  <w:marTop w:val="0"/>
                  <w:marBottom w:val="0"/>
                  <w:divBdr>
                    <w:top w:val="none" w:sz="0" w:space="0" w:color="auto"/>
                    <w:left w:val="none" w:sz="0" w:space="0" w:color="auto"/>
                    <w:bottom w:val="none" w:sz="0" w:space="0" w:color="auto"/>
                    <w:right w:val="none" w:sz="0" w:space="0" w:color="auto"/>
                  </w:divBdr>
                </w:div>
                <w:div w:id="1541014483">
                  <w:marLeft w:val="0"/>
                  <w:marRight w:val="0"/>
                  <w:marTop w:val="0"/>
                  <w:marBottom w:val="0"/>
                  <w:divBdr>
                    <w:top w:val="none" w:sz="0" w:space="0" w:color="auto"/>
                    <w:left w:val="none" w:sz="0" w:space="0" w:color="auto"/>
                    <w:bottom w:val="none" w:sz="0" w:space="0" w:color="auto"/>
                    <w:right w:val="none" w:sz="0" w:space="0" w:color="auto"/>
                  </w:divBdr>
                </w:div>
                <w:div w:id="1541866894">
                  <w:marLeft w:val="0"/>
                  <w:marRight w:val="0"/>
                  <w:marTop w:val="0"/>
                  <w:marBottom w:val="0"/>
                  <w:divBdr>
                    <w:top w:val="none" w:sz="0" w:space="0" w:color="auto"/>
                    <w:left w:val="none" w:sz="0" w:space="0" w:color="auto"/>
                    <w:bottom w:val="none" w:sz="0" w:space="0" w:color="auto"/>
                    <w:right w:val="none" w:sz="0" w:space="0" w:color="auto"/>
                  </w:divBdr>
                </w:div>
                <w:div w:id="1544441854">
                  <w:marLeft w:val="0"/>
                  <w:marRight w:val="0"/>
                  <w:marTop w:val="0"/>
                  <w:marBottom w:val="0"/>
                  <w:divBdr>
                    <w:top w:val="none" w:sz="0" w:space="0" w:color="auto"/>
                    <w:left w:val="none" w:sz="0" w:space="0" w:color="auto"/>
                    <w:bottom w:val="none" w:sz="0" w:space="0" w:color="auto"/>
                    <w:right w:val="none" w:sz="0" w:space="0" w:color="auto"/>
                  </w:divBdr>
                </w:div>
                <w:div w:id="1544749497">
                  <w:marLeft w:val="0"/>
                  <w:marRight w:val="0"/>
                  <w:marTop w:val="0"/>
                  <w:marBottom w:val="0"/>
                  <w:divBdr>
                    <w:top w:val="none" w:sz="0" w:space="0" w:color="auto"/>
                    <w:left w:val="none" w:sz="0" w:space="0" w:color="auto"/>
                    <w:bottom w:val="none" w:sz="0" w:space="0" w:color="auto"/>
                    <w:right w:val="none" w:sz="0" w:space="0" w:color="auto"/>
                  </w:divBdr>
                </w:div>
                <w:div w:id="1545362000">
                  <w:marLeft w:val="0"/>
                  <w:marRight w:val="0"/>
                  <w:marTop w:val="0"/>
                  <w:marBottom w:val="0"/>
                  <w:divBdr>
                    <w:top w:val="none" w:sz="0" w:space="0" w:color="auto"/>
                    <w:left w:val="none" w:sz="0" w:space="0" w:color="auto"/>
                    <w:bottom w:val="none" w:sz="0" w:space="0" w:color="auto"/>
                    <w:right w:val="none" w:sz="0" w:space="0" w:color="auto"/>
                  </w:divBdr>
                </w:div>
                <w:div w:id="1546016867">
                  <w:marLeft w:val="0"/>
                  <w:marRight w:val="0"/>
                  <w:marTop w:val="0"/>
                  <w:marBottom w:val="0"/>
                  <w:divBdr>
                    <w:top w:val="none" w:sz="0" w:space="0" w:color="auto"/>
                    <w:left w:val="none" w:sz="0" w:space="0" w:color="auto"/>
                    <w:bottom w:val="none" w:sz="0" w:space="0" w:color="auto"/>
                    <w:right w:val="none" w:sz="0" w:space="0" w:color="auto"/>
                  </w:divBdr>
                </w:div>
                <w:div w:id="1546478747">
                  <w:marLeft w:val="0"/>
                  <w:marRight w:val="0"/>
                  <w:marTop w:val="0"/>
                  <w:marBottom w:val="0"/>
                  <w:divBdr>
                    <w:top w:val="none" w:sz="0" w:space="0" w:color="auto"/>
                    <w:left w:val="none" w:sz="0" w:space="0" w:color="auto"/>
                    <w:bottom w:val="none" w:sz="0" w:space="0" w:color="auto"/>
                    <w:right w:val="none" w:sz="0" w:space="0" w:color="auto"/>
                  </w:divBdr>
                </w:div>
                <w:div w:id="1546525702">
                  <w:marLeft w:val="0"/>
                  <w:marRight w:val="0"/>
                  <w:marTop w:val="0"/>
                  <w:marBottom w:val="0"/>
                  <w:divBdr>
                    <w:top w:val="none" w:sz="0" w:space="0" w:color="auto"/>
                    <w:left w:val="none" w:sz="0" w:space="0" w:color="auto"/>
                    <w:bottom w:val="none" w:sz="0" w:space="0" w:color="auto"/>
                    <w:right w:val="none" w:sz="0" w:space="0" w:color="auto"/>
                  </w:divBdr>
                </w:div>
                <w:div w:id="1546677752">
                  <w:marLeft w:val="0"/>
                  <w:marRight w:val="0"/>
                  <w:marTop w:val="0"/>
                  <w:marBottom w:val="0"/>
                  <w:divBdr>
                    <w:top w:val="none" w:sz="0" w:space="0" w:color="auto"/>
                    <w:left w:val="none" w:sz="0" w:space="0" w:color="auto"/>
                    <w:bottom w:val="none" w:sz="0" w:space="0" w:color="auto"/>
                    <w:right w:val="none" w:sz="0" w:space="0" w:color="auto"/>
                  </w:divBdr>
                </w:div>
                <w:div w:id="1550068767">
                  <w:marLeft w:val="0"/>
                  <w:marRight w:val="0"/>
                  <w:marTop w:val="0"/>
                  <w:marBottom w:val="0"/>
                  <w:divBdr>
                    <w:top w:val="none" w:sz="0" w:space="0" w:color="auto"/>
                    <w:left w:val="none" w:sz="0" w:space="0" w:color="auto"/>
                    <w:bottom w:val="none" w:sz="0" w:space="0" w:color="auto"/>
                    <w:right w:val="none" w:sz="0" w:space="0" w:color="auto"/>
                  </w:divBdr>
                </w:div>
                <w:div w:id="1551114476">
                  <w:marLeft w:val="0"/>
                  <w:marRight w:val="0"/>
                  <w:marTop w:val="0"/>
                  <w:marBottom w:val="0"/>
                  <w:divBdr>
                    <w:top w:val="none" w:sz="0" w:space="0" w:color="auto"/>
                    <w:left w:val="none" w:sz="0" w:space="0" w:color="auto"/>
                    <w:bottom w:val="none" w:sz="0" w:space="0" w:color="auto"/>
                    <w:right w:val="none" w:sz="0" w:space="0" w:color="auto"/>
                  </w:divBdr>
                </w:div>
                <w:div w:id="1556116196">
                  <w:marLeft w:val="0"/>
                  <w:marRight w:val="0"/>
                  <w:marTop w:val="0"/>
                  <w:marBottom w:val="0"/>
                  <w:divBdr>
                    <w:top w:val="none" w:sz="0" w:space="0" w:color="auto"/>
                    <w:left w:val="none" w:sz="0" w:space="0" w:color="auto"/>
                    <w:bottom w:val="none" w:sz="0" w:space="0" w:color="auto"/>
                    <w:right w:val="none" w:sz="0" w:space="0" w:color="auto"/>
                  </w:divBdr>
                </w:div>
                <w:div w:id="1556431996">
                  <w:marLeft w:val="0"/>
                  <w:marRight w:val="0"/>
                  <w:marTop w:val="0"/>
                  <w:marBottom w:val="0"/>
                  <w:divBdr>
                    <w:top w:val="none" w:sz="0" w:space="0" w:color="auto"/>
                    <w:left w:val="none" w:sz="0" w:space="0" w:color="auto"/>
                    <w:bottom w:val="none" w:sz="0" w:space="0" w:color="auto"/>
                    <w:right w:val="none" w:sz="0" w:space="0" w:color="auto"/>
                  </w:divBdr>
                </w:div>
                <w:div w:id="1557161059">
                  <w:marLeft w:val="0"/>
                  <w:marRight w:val="0"/>
                  <w:marTop w:val="0"/>
                  <w:marBottom w:val="0"/>
                  <w:divBdr>
                    <w:top w:val="none" w:sz="0" w:space="0" w:color="auto"/>
                    <w:left w:val="none" w:sz="0" w:space="0" w:color="auto"/>
                    <w:bottom w:val="none" w:sz="0" w:space="0" w:color="auto"/>
                    <w:right w:val="none" w:sz="0" w:space="0" w:color="auto"/>
                  </w:divBdr>
                </w:div>
                <w:div w:id="1558929628">
                  <w:marLeft w:val="0"/>
                  <w:marRight w:val="0"/>
                  <w:marTop w:val="0"/>
                  <w:marBottom w:val="0"/>
                  <w:divBdr>
                    <w:top w:val="none" w:sz="0" w:space="0" w:color="auto"/>
                    <w:left w:val="none" w:sz="0" w:space="0" w:color="auto"/>
                    <w:bottom w:val="none" w:sz="0" w:space="0" w:color="auto"/>
                    <w:right w:val="none" w:sz="0" w:space="0" w:color="auto"/>
                  </w:divBdr>
                </w:div>
                <w:div w:id="1559710048">
                  <w:marLeft w:val="0"/>
                  <w:marRight w:val="0"/>
                  <w:marTop w:val="0"/>
                  <w:marBottom w:val="0"/>
                  <w:divBdr>
                    <w:top w:val="none" w:sz="0" w:space="0" w:color="auto"/>
                    <w:left w:val="none" w:sz="0" w:space="0" w:color="auto"/>
                    <w:bottom w:val="none" w:sz="0" w:space="0" w:color="auto"/>
                    <w:right w:val="none" w:sz="0" w:space="0" w:color="auto"/>
                  </w:divBdr>
                </w:div>
                <w:div w:id="1560631706">
                  <w:marLeft w:val="0"/>
                  <w:marRight w:val="0"/>
                  <w:marTop w:val="0"/>
                  <w:marBottom w:val="0"/>
                  <w:divBdr>
                    <w:top w:val="none" w:sz="0" w:space="0" w:color="auto"/>
                    <w:left w:val="none" w:sz="0" w:space="0" w:color="auto"/>
                    <w:bottom w:val="none" w:sz="0" w:space="0" w:color="auto"/>
                    <w:right w:val="none" w:sz="0" w:space="0" w:color="auto"/>
                  </w:divBdr>
                </w:div>
                <w:div w:id="1563523347">
                  <w:marLeft w:val="0"/>
                  <w:marRight w:val="0"/>
                  <w:marTop w:val="0"/>
                  <w:marBottom w:val="0"/>
                  <w:divBdr>
                    <w:top w:val="none" w:sz="0" w:space="0" w:color="auto"/>
                    <w:left w:val="none" w:sz="0" w:space="0" w:color="auto"/>
                    <w:bottom w:val="none" w:sz="0" w:space="0" w:color="auto"/>
                    <w:right w:val="none" w:sz="0" w:space="0" w:color="auto"/>
                  </w:divBdr>
                </w:div>
                <w:div w:id="1564295055">
                  <w:marLeft w:val="0"/>
                  <w:marRight w:val="0"/>
                  <w:marTop w:val="0"/>
                  <w:marBottom w:val="0"/>
                  <w:divBdr>
                    <w:top w:val="none" w:sz="0" w:space="0" w:color="auto"/>
                    <w:left w:val="none" w:sz="0" w:space="0" w:color="auto"/>
                    <w:bottom w:val="none" w:sz="0" w:space="0" w:color="auto"/>
                    <w:right w:val="none" w:sz="0" w:space="0" w:color="auto"/>
                  </w:divBdr>
                </w:div>
                <w:div w:id="1564557562">
                  <w:marLeft w:val="0"/>
                  <w:marRight w:val="0"/>
                  <w:marTop w:val="0"/>
                  <w:marBottom w:val="0"/>
                  <w:divBdr>
                    <w:top w:val="none" w:sz="0" w:space="0" w:color="auto"/>
                    <w:left w:val="none" w:sz="0" w:space="0" w:color="auto"/>
                    <w:bottom w:val="none" w:sz="0" w:space="0" w:color="auto"/>
                    <w:right w:val="none" w:sz="0" w:space="0" w:color="auto"/>
                  </w:divBdr>
                </w:div>
                <w:div w:id="1569805923">
                  <w:marLeft w:val="0"/>
                  <w:marRight w:val="0"/>
                  <w:marTop w:val="0"/>
                  <w:marBottom w:val="0"/>
                  <w:divBdr>
                    <w:top w:val="none" w:sz="0" w:space="0" w:color="auto"/>
                    <w:left w:val="none" w:sz="0" w:space="0" w:color="auto"/>
                    <w:bottom w:val="none" w:sz="0" w:space="0" w:color="auto"/>
                    <w:right w:val="none" w:sz="0" w:space="0" w:color="auto"/>
                  </w:divBdr>
                </w:div>
                <w:div w:id="1572236427">
                  <w:marLeft w:val="0"/>
                  <w:marRight w:val="0"/>
                  <w:marTop w:val="0"/>
                  <w:marBottom w:val="0"/>
                  <w:divBdr>
                    <w:top w:val="none" w:sz="0" w:space="0" w:color="auto"/>
                    <w:left w:val="none" w:sz="0" w:space="0" w:color="auto"/>
                    <w:bottom w:val="none" w:sz="0" w:space="0" w:color="auto"/>
                    <w:right w:val="none" w:sz="0" w:space="0" w:color="auto"/>
                  </w:divBdr>
                </w:div>
                <w:div w:id="1574662047">
                  <w:marLeft w:val="0"/>
                  <w:marRight w:val="0"/>
                  <w:marTop w:val="0"/>
                  <w:marBottom w:val="0"/>
                  <w:divBdr>
                    <w:top w:val="none" w:sz="0" w:space="0" w:color="auto"/>
                    <w:left w:val="none" w:sz="0" w:space="0" w:color="auto"/>
                    <w:bottom w:val="none" w:sz="0" w:space="0" w:color="auto"/>
                    <w:right w:val="none" w:sz="0" w:space="0" w:color="auto"/>
                  </w:divBdr>
                </w:div>
                <w:div w:id="1574968962">
                  <w:marLeft w:val="0"/>
                  <w:marRight w:val="0"/>
                  <w:marTop w:val="0"/>
                  <w:marBottom w:val="0"/>
                  <w:divBdr>
                    <w:top w:val="none" w:sz="0" w:space="0" w:color="auto"/>
                    <w:left w:val="none" w:sz="0" w:space="0" w:color="auto"/>
                    <w:bottom w:val="none" w:sz="0" w:space="0" w:color="auto"/>
                    <w:right w:val="none" w:sz="0" w:space="0" w:color="auto"/>
                  </w:divBdr>
                </w:div>
                <w:div w:id="1577714134">
                  <w:marLeft w:val="0"/>
                  <w:marRight w:val="0"/>
                  <w:marTop w:val="0"/>
                  <w:marBottom w:val="0"/>
                  <w:divBdr>
                    <w:top w:val="none" w:sz="0" w:space="0" w:color="auto"/>
                    <w:left w:val="none" w:sz="0" w:space="0" w:color="auto"/>
                    <w:bottom w:val="none" w:sz="0" w:space="0" w:color="auto"/>
                    <w:right w:val="none" w:sz="0" w:space="0" w:color="auto"/>
                  </w:divBdr>
                </w:div>
                <w:div w:id="1587879144">
                  <w:marLeft w:val="0"/>
                  <w:marRight w:val="0"/>
                  <w:marTop w:val="0"/>
                  <w:marBottom w:val="0"/>
                  <w:divBdr>
                    <w:top w:val="none" w:sz="0" w:space="0" w:color="auto"/>
                    <w:left w:val="none" w:sz="0" w:space="0" w:color="auto"/>
                    <w:bottom w:val="none" w:sz="0" w:space="0" w:color="auto"/>
                    <w:right w:val="none" w:sz="0" w:space="0" w:color="auto"/>
                  </w:divBdr>
                </w:div>
                <w:div w:id="1589191171">
                  <w:marLeft w:val="0"/>
                  <w:marRight w:val="0"/>
                  <w:marTop w:val="0"/>
                  <w:marBottom w:val="0"/>
                  <w:divBdr>
                    <w:top w:val="none" w:sz="0" w:space="0" w:color="auto"/>
                    <w:left w:val="none" w:sz="0" w:space="0" w:color="auto"/>
                    <w:bottom w:val="none" w:sz="0" w:space="0" w:color="auto"/>
                    <w:right w:val="none" w:sz="0" w:space="0" w:color="auto"/>
                  </w:divBdr>
                </w:div>
                <w:div w:id="1591887300">
                  <w:marLeft w:val="0"/>
                  <w:marRight w:val="0"/>
                  <w:marTop w:val="0"/>
                  <w:marBottom w:val="0"/>
                  <w:divBdr>
                    <w:top w:val="none" w:sz="0" w:space="0" w:color="auto"/>
                    <w:left w:val="none" w:sz="0" w:space="0" w:color="auto"/>
                    <w:bottom w:val="none" w:sz="0" w:space="0" w:color="auto"/>
                    <w:right w:val="none" w:sz="0" w:space="0" w:color="auto"/>
                  </w:divBdr>
                </w:div>
                <w:div w:id="1598518672">
                  <w:marLeft w:val="0"/>
                  <w:marRight w:val="0"/>
                  <w:marTop w:val="0"/>
                  <w:marBottom w:val="0"/>
                  <w:divBdr>
                    <w:top w:val="none" w:sz="0" w:space="0" w:color="auto"/>
                    <w:left w:val="none" w:sz="0" w:space="0" w:color="auto"/>
                    <w:bottom w:val="none" w:sz="0" w:space="0" w:color="auto"/>
                    <w:right w:val="none" w:sz="0" w:space="0" w:color="auto"/>
                  </w:divBdr>
                </w:div>
                <w:div w:id="1601520645">
                  <w:marLeft w:val="0"/>
                  <w:marRight w:val="0"/>
                  <w:marTop w:val="0"/>
                  <w:marBottom w:val="0"/>
                  <w:divBdr>
                    <w:top w:val="none" w:sz="0" w:space="0" w:color="auto"/>
                    <w:left w:val="none" w:sz="0" w:space="0" w:color="auto"/>
                    <w:bottom w:val="none" w:sz="0" w:space="0" w:color="auto"/>
                    <w:right w:val="none" w:sz="0" w:space="0" w:color="auto"/>
                  </w:divBdr>
                </w:div>
                <w:div w:id="1605723368">
                  <w:marLeft w:val="0"/>
                  <w:marRight w:val="0"/>
                  <w:marTop w:val="0"/>
                  <w:marBottom w:val="0"/>
                  <w:divBdr>
                    <w:top w:val="none" w:sz="0" w:space="0" w:color="auto"/>
                    <w:left w:val="none" w:sz="0" w:space="0" w:color="auto"/>
                    <w:bottom w:val="none" w:sz="0" w:space="0" w:color="auto"/>
                    <w:right w:val="none" w:sz="0" w:space="0" w:color="auto"/>
                  </w:divBdr>
                </w:div>
                <w:div w:id="1605916084">
                  <w:marLeft w:val="0"/>
                  <w:marRight w:val="0"/>
                  <w:marTop w:val="0"/>
                  <w:marBottom w:val="0"/>
                  <w:divBdr>
                    <w:top w:val="none" w:sz="0" w:space="0" w:color="auto"/>
                    <w:left w:val="none" w:sz="0" w:space="0" w:color="auto"/>
                    <w:bottom w:val="none" w:sz="0" w:space="0" w:color="auto"/>
                    <w:right w:val="none" w:sz="0" w:space="0" w:color="auto"/>
                  </w:divBdr>
                </w:div>
                <w:div w:id="1607541076">
                  <w:marLeft w:val="0"/>
                  <w:marRight w:val="0"/>
                  <w:marTop w:val="0"/>
                  <w:marBottom w:val="0"/>
                  <w:divBdr>
                    <w:top w:val="none" w:sz="0" w:space="0" w:color="auto"/>
                    <w:left w:val="none" w:sz="0" w:space="0" w:color="auto"/>
                    <w:bottom w:val="none" w:sz="0" w:space="0" w:color="auto"/>
                    <w:right w:val="none" w:sz="0" w:space="0" w:color="auto"/>
                  </w:divBdr>
                </w:div>
                <w:div w:id="1609120550">
                  <w:marLeft w:val="0"/>
                  <w:marRight w:val="0"/>
                  <w:marTop w:val="0"/>
                  <w:marBottom w:val="0"/>
                  <w:divBdr>
                    <w:top w:val="none" w:sz="0" w:space="0" w:color="auto"/>
                    <w:left w:val="none" w:sz="0" w:space="0" w:color="auto"/>
                    <w:bottom w:val="none" w:sz="0" w:space="0" w:color="auto"/>
                    <w:right w:val="none" w:sz="0" w:space="0" w:color="auto"/>
                  </w:divBdr>
                </w:div>
                <w:div w:id="1611084277">
                  <w:marLeft w:val="0"/>
                  <w:marRight w:val="0"/>
                  <w:marTop w:val="0"/>
                  <w:marBottom w:val="0"/>
                  <w:divBdr>
                    <w:top w:val="none" w:sz="0" w:space="0" w:color="auto"/>
                    <w:left w:val="none" w:sz="0" w:space="0" w:color="auto"/>
                    <w:bottom w:val="none" w:sz="0" w:space="0" w:color="auto"/>
                    <w:right w:val="none" w:sz="0" w:space="0" w:color="auto"/>
                  </w:divBdr>
                </w:div>
                <w:div w:id="1611203073">
                  <w:marLeft w:val="0"/>
                  <w:marRight w:val="0"/>
                  <w:marTop w:val="0"/>
                  <w:marBottom w:val="0"/>
                  <w:divBdr>
                    <w:top w:val="none" w:sz="0" w:space="0" w:color="auto"/>
                    <w:left w:val="none" w:sz="0" w:space="0" w:color="auto"/>
                    <w:bottom w:val="none" w:sz="0" w:space="0" w:color="auto"/>
                    <w:right w:val="none" w:sz="0" w:space="0" w:color="auto"/>
                  </w:divBdr>
                </w:div>
                <w:div w:id="1611470568">
                  <w:marLeft w:val="0"/>
                  <w:marRight w:val="0"/>
                  <w:marTop w:val="0"/>
                  <w:marBottom w:val="0"/>
                  <w:divBdr>
                    <w:top w:val="none" w:sz="0" w:space="0" w:color="auto"/>
                    <w:left w:val="none" w:sz="0" w:space="0" w:color="auto"/>
                    <w:bottom w:val="none" w:sz="0" w:space="0" w:color="auto"/>
                    <w:right w:val="none" w:sz="0" w:space="0" w:color="auto"/>
                  </w:divBdr>
                </w:div>
                <w:div w:id="1612518126">
                  <w:marLeft w:val="0"/>
                  <w:marRight w:val="0"/>
                  <w:marTop w:val="0"/>
                  <w:marBottom w:val="0"/>
                  <w:divBdr>
                    <w:top w:val="none" w:sz="0" w:space="0" w:color="auto"/>
                    <w:left w:val="none" w:sz="0" w:space="0" w:color="auto"/>
                    <w:bottom w:val="none" w:sz="0" w:space="0" w:color="auto"/>
                    <w:right w:val="none" w:sz="0" w:space="0" w:color="auto"/>
                  </w:divBdr>
                </w:div>
                <w:div w:id="1614629737">
                  <w:marLeft w:val="0"/>
                  <w:marRight w:val="0"/>
                  <w:marTop w:val="0"/>
                  <w:marBottom w:val="0"/>
                  <w:divBdr>
                    <w:top w:val="none" w:sz="0" w:space="0" w:color="auto"/>
                    <w:left w:val="none" w:sz="0" w:space="0" w:color="auto"/>
                    <w:bottom w:val="none" w:sz="0" w:space="0" w:color="auto"/>
                    <w:right w:val="none" w:sz="0" w:space="0" w:color="auto"/>
                  </w:divBdr>
                </w:div>
                <w:div w:id="1619753239">
                  <w:marLeft w:val="0"/>
                  <w:marRight w:val="0"/>
                  <w:marTop w:val="0"/>
                  <w:marBottom w:val="0"/>
                  <w:divBdr>
                    <w:top w:val="none" w:sz="0" w:space="0" w:color="auto"/>
                    <w:left w:val="none" w:sz="0" w:space="0" w:color="auto"/>
                    <w:bottom w:val="none" w:sz="0" w:space="0" w:color="auto"/>
                    <w:right w:val="none" w:sz="0" w:space="0" w:color="auto"/>
                  </w:divBdr>
                </w:div>
                <w:div w:id="1626035586">
                  <w:marLeft w:val="0"/>
                  <w:marRight w:val="0"/>
                  <w:marTop w:val="0"/>
                  <w:marBottom w:val="0"/>
                  <w:divBdr>
                    <w:top w:val="none" w:sz="0" w:space="0" w:color="auto"/>
                    <w:left w:val="none" w:sz="0" w:space="0" w:color="auto"/>
                    <w:bottom w:val="none" w:sz="0" w:space="0" w:color="auto"/>
                    <w:right w:val="none" w:sz="0" w:space="0" w:color="auto"/>
                  </w:divBdr>
                </w:div>
                <w:div w:id="1628781429">
                  <w:marLeft w:val="0"/>
                  <w:marRight w:val="0"/>
                  <w:marTop w:val="0"/>
                  <w:marBottom w:val="0"/>
                  <w:divBdr>
                    <w:top w:val="none" w:sz="0" w:space="0" w:color="auto"/>
                    <w:left w:val="none" w:sz="0" w:space="0" w:color="auto"/>
                    <w:bottom w:val="none" w:sz="0" w:space="0" w:color="auto"/>
                    <w:right w:val="none" w:sz="0" w:space="0" w:color="auto"/>
                  </w:divBdr>
                </w:div>
                <w:div w:id="1633251625">
                  <w:marLeft w:val="0"/>
                  <w:marRight w:val="0"/>
                  <w:marTop w:val="0"/>
                  <w:marBottom w:val="0"/>
                  <w:divBdr>
                    <w:top w:val="none" w:sz="0" w:space="0" w:color="auto"/>
                    <w:left w:val="none" w:sz="0" w:space="0" w:color="auto"/>
                    <w:bottom w:val="none" w:sz="0" w:space="0" w:color="auto"/>
                    <w:right w:val="none" w:sz="0" w:space="0" w:color="auto"/>
                  </w:divBdr>
                </w:div>
                <w:div w:id="1635938586">
                  <w:marLeft w:val="0"/>
                  <w:marRight w:val="0"/>
                  <w:marTop w:val="0"/>
                  <w:marBottom w:val="0"/>
                  <w:divBdr>
                    <w:top w:val="none" w:sz="0" w:space="0" w:color="auto"/>
                    <w:left w:val="none" w:sz="0" w:space="0" w:color="auto"/>
                    <w:bottom w:val="none" w:sz="0" w:space="0" w:color="auto"/>
                    <w:right w:val="none" w:sz="0" w:space="0" w:color="auto"/>
                  </w:divBdr>
                </w:div>
                <w:div w:id="1636721339">
                  <w:marLeft w:val="0"/>
                  <w:marRight w:val="0"/>
                  <w:marTop w:val="0"/>
                  <w:marBottom w:val="0"/>
                  <w:divBdr>
                    <w:top w:val="none" w:sz="0" w:space="0" w:color="auto"/>
                    <w:left w:val="none" w:sz="0" w:space="0" w:color="auto"/>
                    <w:bottom w:val="none" w:sz="0" w:space="0" w:color="auto"/>
                    <w:right w:val="none" w:sz="0" w:space="0" w:color="auto"/>
                  </w:divBdr>
                </w:div>
                <w:div w:id="1637837951">
                  <w:marLeft w:val="0"/>
                  <w:marRight w:val="0"/>
                  <w:marTop w:val="0"/>
                  <w:marBottom w:val="0"/>
                  <w:divBdr>
                    <w:top w:val="none" w:sz="0" w:space="0" w:color="auto"/>
                    <w:left w:val="none" w:sz="0" w:space="0" w:color="auto"/>
                    <w:bottom w:val="none" w:sz="0" w:space="0" w:color="auto"/>
                    <w:right w:val="none" w:sz="0" w:space="0" w:color="auto"/>
                  </w:divBdr>
                </w:div>
                <w:div w:id="1639919867">
                  <w:marLeft w:val="0"/>
                  <w:marRight w:val="0"/>
                  <w:marTop w:val="0"/>
                  <w:marBottom w:val="0"/>
                  <w:divBdr>
                    <w:top w:val="none" w:sz="0" w:space="0" w:color="auto"/>
                    <w:left w:val="none" w:sz="0" w:space="0" w:color="auto"/>
                    <w:bottom w:val="none" w:sz="0" w:space="0" w:color="auto"/>
                    <w:right w:val="none" w:sz="0" w:space="0" w:color="auto"/>
                  </w:divBdr>
                </w:div>
                <w:div w:id="1643342877">
                  <w:marLeft w:val="0"/>
                  <w:marRight w:val="0"/>
                  <w:marTop w:val="0"/>
                  <w:marBottom w:val="0"/>
                  <w:divBdr>
                    <w:top w:val="none" w:sz="0" w:space="0" w:color="auto"/>
                    <w:left w:val="none" w:sz="0" w:space="0" w:color="auto"/>
                    <w:bottom w:val="none" w:sz="0" w:space="0" w:color="auto"/>
                    <w:right w:val="none" w:sz="0" w:space="0" w:color="auto"/>
                  </w:divBdr>
                </w:div>
                <w:div w:id="1643652952">
                  <w:marLeft w:val="0"/>
                  <w:marRight w:val="0"/>
                  <w:marTop w:val="0"/>
                  <w:marBottom w:val="0"/>
                  <w:divBdr>
                    <w:top w:val="none" w:sz="0" w:space="0" w:color="auto"/>
                    <w:left w:val="none" w:sz="0" w:space="0" w:color="auto"/>
                    <w:bottom w:val="none" w:sz="0" w:space="0" w:color="auto"/>
                    <w:right w:val="none" w:sz="0" w:space="0" w:color="auto"/>
                  </w:divBdr>
                </w:div>
                <w:div w:id="1644045754">
                  <w:marLeft w:val="0"/>
                  <w:marRight w:val="0"/>
                  <w:marTop w:val="0"/>
                  <w:marBottom w:val="0"/>
                  <w:divBdr>
                    <w:top w:val="none" w:sz="0" w:space="0" w:color="auto"/>
                    <w:left w:val="none" w:sz="0" w:space="0" w:color="auto"/>
                    <w:bottom w:val="none" w:sz="0" w:space="0" w:color="auto"/>
                    <w:right w:val="none" w:sz="0" w:space="0" w:color="auto"/>
                  </w:divBdr>
                </w:div>
                <w:div w:id="1649824388">
                  <w:marLeft w:val="0"/>
                  <w:marRight w:val="0"/>
                  <w:marTop w:val="0"/>
                  <w:marBottom w:val="0"/>
                  <w:divBdr>
                    <w:top w:val="none" w:sz="0" w:space="0" w:color="auto"/>
                    <w:left w:val="none" w:sz="0" w:space="0" w:color="auto"/>
                    <w:bottom w:val="none" w:sz="0" w:space="0" w:color="auto"/>
                    <w:right w:val="none" w:sz="0" w:space="0" w:color="auto"/>
                  </w:divBdr>
                </w:div>
                <w:div w:id="1650356017">
                  <w:marLeft w:val="0"/>
                  <w:marRight w:val="0"/>
                  <w:marTop w:val="0"/>
                  <w:marBottom w:val="0"/>
                  <w:divBdr>
                    <w:top w:val="none" w:sz="0" w:space="0" w:color="auto"/>
                    <w:left w:val="none" w:sz="0" w:space="0" w:color="auto"/>
                    <w:bottom w:val="none" w:sz="0" w:space="0" w:color="auto"/>
                    <w:right w:val="none" w:sz="0" w:space="0" w:color="auto"/>
                  </w:divBdr>
                </w:div>
                <w:div w:id="1650746433">
                  <w:marLeft w:val="0"/>
                  <w:marRight w:val="0"/>
                  <w:marTop w:val="0"/>
                  <w:marBottom w:val="0"/>
                  <w:divBdr>
                    <w:top w:val="none" w:sz="0" w:space="0" w:color="auto"/>
                    <w:left w:val="none" w:sz="0" w:space="0" w:color="auto"/>
                    <w:bottom w:val="none" w:sz="0" w:space="0" w:color="auto"/>
                    <w:right w:val="none" w:sz="0" w:space="0" w:color="auto"/>
                  </w:divBdr>
                </w:div>
                <w:div w:id="1651709239">
                  <w:marLeft w:val="0"/>
                  <w:marRight w:val="0"/>
                  <w:marTop w:val="0"/>
                  <w:marBottom w:val="0"/>
                  <w:divBdr>
                    <w:top w:val="none" w:sz="0" w:space="0" w:color="auto"/>
                    <w:left w:val="none" w:sz="0" w:space="0" w:color="auto"/>
                    <w:bottom w:val="none" w:sz="0" w:space="0" w:color="auto"/>
                    <w:right w:val="none" w:sz="0" w:space="0" w:color="auto"/>
                  </w:divBdr>
                </w:div>
                <w:div w:id="1651983842">
                  <w:marLeft w:val="0"/>
                  <w:marRight w:val="0"/>
                  <w:marTop w:val="0"/>
                  <w:marBottom w:val="0"/>
                  <w:divBdr>
                    <w:top w:val="none" w:sz="0" w:space="0" w:color="auto"/>
                    <w:left w:val="none" w:sz="0" w:space="0" w:color="auto"/>
                    <w:bottom w:val="none" w:sz="0" w:space="0" w:color="auto"/>
                    <w:right w:val="none" w:sz="0" w:space="0" w:color="auto"/>
                  </w:divBdr>
                </w:div>
                <w:div w:id="1652639067">
                  <w:marLeft w:val="0"/>
                  <w:marRight w:val="0"/>
                  <w:marTop w:val="0"/>
                  <w:marBottom w:val="0"/>
                  <w:divBdr>
                    <w:top w:val="none" w:sz="0" w:space="0" w:color="auto"/>
                    <w:left w:val="none" w:sz="0" w:space="0" w:color="auto"/>
                    <w:bottom w:val="none" w:sz="0" w:space="0" w:color="auto"/>
                    <w:right w:val="none" w:sz="0" w:space="0" w:color="auto"/>
                  </w:divBdr>
                </w:div>
                <w:div w:id="1654530724">
                  <w:marLeft w:val="0"/>
                  <w:marRight w:val="0"/>
                  <w:marTop w:val="0"/>
                  <w:marBottom w:val="0"/>
                  <w:divBdr>
                    <w:top w:val="none" w:sz="0" w:space="0" w:color="auto"/>
                    <w:left w:val="none" w:sz="0" w:space="0" w:color="auto"/>
                    <w:bottom w:val="none" w:sz="0" w:space="0" w:color="auto"/>
                    <w:right w:val="none" w:sz="0" w:space="0" w:color="auto"/>
                  </w:divBdr>
                </w:div>
                <w:div w:id="1655066005">
                  <w:marLeft w:val="0"/>
                  <w:marRight w:val="0"/>
                  <w:marTop w:val="0"/>
                  <w:marBottom w:val="0"/>
                  <w:divBdr>
                    <w:top w:val="none" w:sz="0" w:space="0" w:color="auto"/>
                    <w:left w:val="none" w:sz="0" w:space="0" w:color="auto"/>
                    <w:bottom w:val="none" w:sz="0" w:space="0" w:color="auto"/>
                    <w:right w:val="none" w:sz="0" w:space="0" w:color="auto"/>
                  </w:divBdr>
                </w:div>
                <w:div w:id="1655067179">
                  <w:marLeft w:val="0"/>
                  <w:marRight w:val="0"/>
                  <w:marTop w:val="0"/>
                  <w:marBottom w:val="0"/>
                  <w:divBdr>
                    <w:top w:val="none" w:sz="0" w:space="0" w:color="auto"/>
                    <w:left w:val="none" w:sz="0" w:space="0" w:color="auto"/>
                    <w:bottom w:val="none" w:sz="0" w:space="0" w:color="auto"/>
                    <w:right w:val="none" w:sz="0" w:space="0" w:color="auto"/>
                  </w:divBdr>
                </w:div>
                <w:div w:id="1655717353">
                  <w:marLeft w:val="0"/>
                  <w:marRight w:val="0"/>
                  <w:marTop w:val="0"/>
                  <w:marBottom w:val="0"/>
                  <w:divBdr>
                    <w:top w:val="none" w:sz="0" w:space="0" w:color="auto"/>
                    <w:left w:val="none" w:sz="0" w:space="0" w:color="auto"/>
                    <w:bottom w:val="none" w:sz="0" w:space="0" w:color="auto"/>
                    <w:right w:val="none" w:sz="0" w:space="0" w:color="auto"/>
                  </w:divBdr>
                </w:div>
                <w:div w:id="1656184922">
                  <w:marLeft w:val="0"/>
                  <w:marRight w:val="0"/>
                  <w:marTop w:val="0"/>
                  <w:marBottom w:val="0"/>
                  <w:divBdr>
                    <w:top w:val="none" w:sz="0" w:space="0" w:color="auto"/>
                    <w:left w:val="none" w:sz="0" w:space="0" w:color="auto"/>
                    <w:bottom w:val="none" w:sz="0" w:space="0" w:color="auto"/>
                    <w:right w:val="none" w:sz="0" w:space="0" w:color="auto"/>
                  </w:divBdr>
                </w:div>
                <w:div w:id="1658654767">
                  <w:marLeft w:val="0"/>
                  <w:marRight w:val="0"/>
                  <w:marTop w:val="0"/>
                  <w:marBottom w:val="0"/>
                  <w:divBdr>
                    <w:top w:val="none" w:sz="0" w:space="0" w:color="auto"/>
                    <w:left w:val="none" w:sz="0" w:space="0" w:color="auto"/>
                    <w:bottom w:val="none" w:sz="0" w:space="0" w:color="auto"/>
                    <w:right w:val="none" w:sz="0" w:space="0" w:color="auto"/>
                  </w:divBdr>
                </w:div>
                <w:div w:id="1664622936">
                  <w:marLeft w:val="0"/>
                  <w:marRight w:val="0"/>
                  <w:marTop w:val="0"/>
                  <w:marBottom w:val="0"/>
                  <w:divBdr>
                    <w:top w:val="none" w:sz="0" w:space="0" w:color="auto"/>
                    <w:left w:val="none" w:sz="0" w:space="0" w:color="auto"/>
                    <w:bottom w:val="none" w:sz="0" w:space="0" w:color="auto"/>
                    <w:right w:val="none" w:sz="0" w:space="0" w:color="auto"/>
                  </w:divBdr>
                </w:div>
                <w:div w:id="1664817500">
                  <w:marLeft w:val="0"/>
                  <w:marRight w:val="0"/>
                  <w:marTop w:val="0"/>
                  <w:marBottom w:val="0"/>
                  <w:divBdr>
                    <w:top w:val="none" w:sz="0" w:space="0" w:color="auto"/>
                    <w:left w:val="none" w:sz="0" w:space="0" w:color="auto"/>
                    <w:bottom w:val="none" w:sz="0" w:space="0" w:color="auto"/>
                    <w:right w:val="none" w:sz="0" w:space="0" w:color="auto"/>
                  </w:divBdr>
                </w:div>
                <w:div w:id="1668751307">
                  <w:marLeft w:val="0"/>
                  <w:marRight w:val="0"/>
                  <w:marTop w:val="0"/>
                  <w:marBottom w:val="0"/>
                  <w:divBdr>
                    <w:top w:val="none" w:sz="0" w:space="0" w:color="auto"/>
                    <w:left w:val="none" w:sz="0" w:space="0" w:color="auto"/>
                    <w:bottom w:val="none" w:sz="0" w:space="0" w:color="auto"/>
                    <w:right w:val="none" w:sz="0" w:space="0" w:color="auto"/>
                  </w:divBdr>
                </w:div>
                <w:div w:id="1669557631">
                  <w:marLeft w:val="0"/>
                  <w:marRight w:val="0"/>
                  <w:marTop w:val="0"/>
                  <w:marBottom w:val="0"/>
                  <w:divBdr>
                    <w:top w:val="none" w:sz="0" w:space="0" w:color="auto"/>
                    <w:left w:val="none" w:sz="0" w:space="0" w:color="auto"/>
                    <w:bottom w:val="none" w:sz="0" w:space="0" w:color="auto"/>
                    <w:right w:val="none" w:sz="0" w:space="0" w:color="auto"/>
                  </w:divBdr>
                </w:div>
                <w:div w:id="1670474656">
                  <w:marLeft w:val="0"/>
                  <w:marRight w:val="0"/>
                  <w:marTop w:val="0"/>
                  <w:marBottom w:val="0"/>
                  <w:divBdr>
                    <w:top w:val="none" w:sz="0" w:space="0" w:color="auto"/>
                    <w:left w:val="none" w:sz="0" w:space="0" w:color="auto"/>
                    <w:bottom w:val="none" w:sz="0" w:space="0" w:color="auto"/>
                    <w:right w:val="none" w:sz="0" w:space="0" w:color="auto"/>
                  </w:divBdr>
                </w:div>
                <w:div w:id="1671716912">
                  <w:marLeft w:val="0"/>
                  <w:marRight w:val="0"/>
                  <w:marTop w:val="0"/>
                  <w:marBottom w:val="0"/>
                  <w:divBdr>
                    <w:top w:val="none" w:sz="0" w:space="0" w:color="auto"/>
                    <w:left w:val="none" w:sz="0" w:space="0" w:color="auto"/>
                    <w:bottom w:val="none" w:sz="0" w:space="0" w:color="auto"/>
                    <w:right w:val="none" w:sz="0" w:space="0" w:color="auto"/>
                  </w:divBdr>
                </w:div>
                <w:div w:id="1676567920">
                  <w:marLeft w:val="0"/>
                  <w:marRight w:val="0"/>
                  <w:marTop w:val="0"/>
                  <w:marBottom w:val="0"/>
                  <w:divBdr>
                    <w:top w:val="none" w:sz="0" w:space="0" w:color="auto"/>
                    <w:left w:val="none" w:sz="0" w:space="0" w:color="auto"/>
                    <w:bottom w:val="none" w:sz="0" w:space="0" w:color="auto"/>
                    <w:right w:val="none" w:sz="0" w:space="0" w:color="auto"/>
                  </w:divBdr>
                </w:div>
                <w:div w:id="1677685643">
                  <w:marLeft w:val="0"/>
                  <w:marRight w:val="0"/>
                  <w:marTop w:val="0"/>
                  <w:marBottom w:val="0"/>
                  <w:divBdr>
                    <w:top w:val="none" w:sz="0" w:space="0" w:color="auto"/>
                    <w:left w:val="none" w:sz="0" w:space="0" w:color="auto"/>
                    <w:bottom w:val="none" w:sz="0" w:space="0" w:color="auto"/>
                    <w:right w:val="none" w:sz="0" w:space="0" w:color="auto"/>
                  </w:divBdr>
                </w:div>
                <w:div w:id="1682275048">
                  <w:marLeft w:val="0"/>
                  <w:marRight w:val="0"/>
                  <w:marTop w:val="0"/>
                  <w:marBottom w:val="0"/>
                  <w:divBdr>
                    <w:top w:val="none" w:sz="0" w:space="0" w:color="auto"/>
                    <w:left w:val="none" w:sz="0" w:space="0" w:color="auto"/>
                    <w:bottom w:val="none" w:sz="0" w:space="0" w:color="auto"/>
                    <w:right w:val="none" w:sz="0" w:space="0" w:color="auto"/>
                  </w:divBdr>
                </w:div>
                <w:div w:id="1682924785">
                  <w:marLeft w:val="0"/>
                  <w:marRight w:val="0"/>
                  <w:marTop w:val="0"/>
                  <w:marBottom w:val="0"/>
                  <w:divBdr>
                    <w:top w:val="none" w:sz="0" w:space="0" w:color="auto"/>
                    <w:left w:val="none" w:sz="0" w:space="0" w:color="auto"/>
                    <w:bottom w:val="none" w:sz="0" w:space="0" w:color="auto"/>
                    <w:right w:val="none" w:sz="0" w:space="0" w:color="auto"/>
                  </w:divBdr>
                </w:div>
                <w:div w:id="1688213142">
                  <w:marLeft w:val="0"/>
                  <w:marRight w:val="0"/>
                  <w:marTop w:val="0"/>
                  <w:marBottom w:val="0"/>
                  <w:divBdr>
                    <w:top w:val="none" w:sz="0" w:space="0" w:color="auto"/>
                    <w:left w:val="none" w:sz="0" w:space="0" w:color="auto"/>
                    <w:bottom w:val="none" w:sz="0" w:space="0" w:color="auto"/>
                    <w:right w:val="none" w:sz="0" w:space="0" w:color="auto"/>
                  </w:divBdr>
                </w:div>
                <w:div w:id="1689410845">
                  <w:marLeft w:val="0"/>
                  <w:marRight w:val="0"/>
                  <w:marTop w:val="0"/>
                  <w:marBottom w:val="0"/>
                  <w:divBdr>
                    <w:top w:val="none" w:sz="0" w:space="0" w:color="auto"/>
                    <w:left w:val="none" w:sz="0" w:space="0" w:color="auto"/>
                    <w:bottom w:val="none" w:sz="0" w:space="0" w:color="auto"/>
                    <w:right w:val="none" w:sz="0" w:space="0" w:color="auto"/>
                  </w:divBdr>
                </w:div>
                <w:div w:id="1689911660">
                  <w:marLeft w:val="0"/>
                  <w:marRight w:val="0"/>
                  <w:marTop w:val="0"/>
                  <w:marBottom w:val="0"/>
                  <w:divBdr>
                    <w:top w:val="none" w:sz="0" w:space="0" w:color="auto"/>
                    <w:left w:val="none" w:sz="0" w:space="0" w:color="auto"/>
                    <w:bottom w:val="none" w:sz="0" w:space="0" w:color="auto"/>
                    <w:right w:val="none" w:sz="0" w:space="0" w:color="auto"/>
                  </w:divBdr>
                </w:div>
                <w:div w:id="1692801418">
                  <w:marLeft w:val="0"/>
                  <w:marRight w:val="0"/>
                  <w:marTop w:val="0"/>
                  <w:marBottom w:val="0"/>
                  <w:divBdr>
                    <w:top w:val="none" w:sz="0" w:space="0" w:color="auto"/>
                    <w:left w:val="none" w:sz="0" w:space="0" w:color="auto"/>
                    <w:bottom w:val="none" w:sz="0" w:space="0" w:color="auto"/>
                    <w:right w:val="none" w:sz="0" w:space="0" w:color="auto"/>
                  </w:divBdr>
                </w:div>
                <w:div w:id="1695306937">
                  <w:marLeft w:val="0"/>
                  <w:marRight w:val="0"/>
                  <w:marTop w:val="0"/>
                  <w:marBottom w:val="0"/>
                  <w:divBdr>
                    <w:top w:val="none" w:sz="0" w:space="0" w:color="auto"/>
                    <w:left w:val="none" w:sz="0" w:space="0" w:color="auto"/>
                    <w:bottom w:val="none" w:sz="0" w:space="0" w:color="auto"/>
                    <w:right w:val="none" w:sz="0" w:space="0" w:color="auto"/>
                  </w:divBdr>
                </w:div>
                <w:div w:id="1701932986">
                  <w:marLeft w:val="0"/>
                  <w:marRight w:val="0"/>
                  <w:marTop w:val="0"/>
                  <w:marBottom w:val="0"/>
                  <w:divBdr>
                    <w:top w:val="none" w:sz="0" w:space="0" w:color="auto"/>
                    <w:left w:val="none" w:sz="0" w:space="0" w:color="auto"/>
                    <w:bottom w:val="none" w:sz="0" w:space="0" w:color="auto"/>
                    <w:right w:val="none" w:sz="0" w:space="0" w:color="auto"/>
                  </w:divBdr>
                </w:div>
                <w:div w:id="1703357144">
                  <w:marLeft w:val="0"/>
                  <w:marRight w:val="0"/>
                  <w:marTop w:val="0"/>
                  <w:marBottom w:val="0"/>
                  <w:divBdr>
                    <w:top w:val="none" w:sz="0" w:space="0" w:color="auto"/>
                    <w:left w:val="none" w:sz="0" w:space="0" w:color="auto"/>
                    <w:bottom w:val="none" w:sz="0" w:space="0" w:color="auto"/>
                    <w:right w:val="none" w:sz="0" w:space="0" w:color="auto"/>
                  </w:divBdr>
                </w:div>
                <w:div w:id="1709331347">
                  <w:marLeft w:val="0"/>
                  <w:marRight w:val="0"/>
                  <w:marTop w:val="0"/>
                  <w:marBottom w:val="0"/>
                  <w:divBdr>
                    <w:top w:val="none" w:sz="0" w:space="0" w:color="auto"/>
                    <w:left w:val="none" w:sz="0" w:space="0" w:color="auto"/>
                    <w:bottom w:val="none" w:sz="0" w:space="0" w:color="auto"/>
                    <w:right w:val="none" w:sz="0" w:space="0" w:color="auto"/>
                  </w:divBdr>
                </w:div>
                <w:div w:id="1712149418">
                  <w:marLeft w:val="0"/>
                  <w:marRight w:val="0"/>
                  <w:marTop w:val="0"/>
                  <w:marBottom w:val="0"/>
                  <w:divBdr>
                    <w:top w:val="none" w:sz="0" w:space="0" w:color="auto"/>
                    <w:left w:val="none" w:sz="0" w:space="0" w:color="auto"/>
                    <w:bottom w:val="none" w:sz="0" w:space="0" w:color="auto"/>
                    <w:right w:val="none" w:sz="0" w:space="0" w:color="auto"/>
                  </w:divBdr>
                </w:div>
                <w:div w:id="1714034789">
                  <w:marLeft w:val="0"/>
                  <w:marRight w:val="0"/>
                  <w:marTop w:val="0"/>
                  <w:marBottom w:val="0"/>
                  <w:divBdr>
                    <w:top w:val="none" w:sz="0" w:space="0" w:color="auto"/>
                    <w:left w:val="none" w:sz="0" w:space="0" w:color="auto"/>
                    <w:bottom w:val="none" w:sz="0" w:space="0" w:color="auto"/>
                    <w:right w:val="none" w:sz="0" w:space="0" w:color="auto"/>
                  </w:divBdr>
                </w:div>
                <w:div w:id="1719743695">
                  <w:marLeft w:val="0"/>
                  <w:marRight w:val="0"/>
                  <w:marTop w:val="0"/>
                  <w:marBottom w:val="0"/>
                  <w:divBdr>
                    <w:top w:val="none" w:sz="0" w:space="0" w:color="auto"/>
                    <w:left w:val="none" w:sz="0" w:space="0" w:color="auto"/>
                    <w:bottom w:val="none" w:sz="0" w:space="0" w:color="auto"/>
                    <w:right w:val="none" w:sz="0" w:space="0" w:color="auto"/>
                  </w:divBdr>
                </w:div>
                <w:div w:id="1722050714">
                  <w:marLeft w:val="0"/>
                  <w:marRight w:val="0"/>
                  <w:marTop w:val="0"/>
                  <w:marBottom w:val="0"/>
                  <w:divBdr>
                    <w:top w:val="none" w:sz="0" w:space="0" w:color="auto"/>
                    <w:left w:val="none" w:sz="0" w:space="0" w:color="auto"/>
                    <w:bottom w:val="none" w:sz="0" w:space="0" w:color="auto"/>
                    <w:right w:val="none" w:sz="0" w:space="0" w:color="auto"/>
                  </w:divBdr>
                </w:div>
                <w:div w:id="1723021314">
                  <w:marLeft w:val="0"/>
                  <w:marRight w:val="0"/>
                  <w:marTop w:val="0"/>
                  <w:marBottom w:val="0"/>
                  <w:divBdr>
                    <w:top w:val="none" w:sz="0" w:space="0" w:color="auto"/>
                    <w:left w:val="none" w:sz="0" w:space="0" w:color="auto"/>
                    <w:bottom w:val="none" w:sz="0" w:space="0" w:color="auto"/>
                    <w:right w:val="none" w:sz="0" w:space="0" w:color="auto"/>
                  </w:divBdr>
                </w:div>
                <w:div w:id="1725333304">
                  <w:marLeft w:val="0"/>
                  <w:marRight w:val="0"/>
                  <w:marTop w:val="0"/>
                  <w:marBottom w:val="0"/>
                  <w:divBdr>
                    <w:top w:val="none" w:sz="0" w:space="0" w:color="auto"/>
                    <w:left w:val="none" w:sz="0" w:space="0" w:color="auto"/>
                    <w:bottom w:val="none" w:sz="0" w:space="0" w:color="auto"/>
                    <w:right w:val="none" w:sz="0" w:space="0" w:color="auto"/>
                  </w:divBdr>
                </w:div>
                <w:div w:id="1727534655">
                  <w:marLeft w:val="0"/>
                  <w:marRight w:val="0"/>
                  <w:marTop w:val="0"/>
                  <w:marBottom w:val="0"/>
                  <w:divBdr>
                    <w:top w:val="none" w:sz="0" w:space="0" w:color="auto"/>
                    <w:left w:val="none" w:sz="0" w:space="0" w:color="auto"/>
                    <w:bottom w:val="none" w:sz="0" w:space="0" w:color="auto"/>
                    <w:right w:val="none" w:sz="0" w:space="0" w:color="auto"/>
                  </w:divBdr>
                </w:div>
                <w:div w:id="1727609332">
                  <w:marLeft w:val="0"/>
                  <w:marRight w:val="0"/>
                  <w:marTop w:val="0"/>
                  <w:marBottom w:val="0"/>
                  <w:divBdr>
                    <w:top w:val="none" w:sz="0" w:space="0" w:color="auto"/>
                    <w:left w:val="none" w:sz="0" w:space="0" w:color="auto"/>
                    <w:bottom w:val="none" w:sz="0" w:space="0" w:color="auto"/>
                    <w:right w:val="none" w:sz="0" w:space="0" w:color="auto"/>
                  </w:divBdr>
                </w:div>
                <w:div w:id="1728408987">
                  <w:marLeft w:val="0"/>
                  <w:marRight w:val="0"/>
                  <w:marTop w:val="0"/>
                  <w:marBottom w:val="0"/>
                  <w:divBdr>
                    <w:top w:val="none" w:sz="0" w:space="0" w:color="auto"/>
                    <w:left w:val="none" w:sz="0" w:space="0" w:color="auto"/>
                    <w:bottom w:val="none" w:sz="0" w:space="0" w:color="auto"/>
                    <w:right w:val="none" w:sz="0" w:space="0" w:color="auto"/>
                  </w:divBdr>
                </w:div>
                <w:div w:id="1730768001">
                  <w:marLeft w:val="0"/>
                  <w:marRight w:val="0"/>
                  <w:marTop w:val="0"/>
                  <w:marBottom w:val="0"/>
                  <w:divBdr>
                    <w:top w:val="none" w:sz="0" w:space="0" w:color="auto"/>
                    <w:left w:val="none" w:sz="0" w:space="0" w:color="auto"/>
                    <w:bottom w:val="none" w:sz="0" w:space="0" w:color="auto"/>
                    <w:right w:val="none" w:sz="0" w:space="0" w:color="auto"/>
                  </w:divBdr>
                </w:div>
                <w:div w:id="1731224133">
                  <w:marLeft w:val="0"/>
                  <w:marRight w:val="0"/>
                  <w:marTop w:val="0"/>
                  <w:marBottom w:val="0"/>
                  <w:divBdr>
                    <w:top w:val="none" w:sz="0" w:space="0" w:color="auto"/>
                    <w:left w:val="none" w:sz="0" w:space="0" w:color="auto"/>
                    <w:bottom w:val="none" w:sz="0" w:space="0" w:color="auto"/>
                    <w:right w:val="none" w:sz="0" w:space="0" w:color="auto"/>
                  </w:divBdr>
                </w:div>
                <w:div w:id="1733503180">
                  <w:marLeft w:val="0"/>
                  <w:marRight w:val="0"/>
                  <w:marTop w:val="0"/>
                  <w:marBottom w:val="0"/>
                  <w:divBdr>
                    <w:top w:val="none" w:sz="0" w:space="0" w:color="auto"/>
                    <w:left w:val="none" w:sz="0" w:space="0" w:color="auto"/>
                    <w:bottom w:val="none" w:sz="0" w:space="0" w:color="auto"/>
                    <w:right w:val="none" w:sz="0" w:space="0" w:color="auto"/>
                  </w:divBdr>
                </w:div>
                <w:div w:id="1733769456">
                  <w:marLeft w:val="0"/>
                  <w:marRight w:val="0"/>
                  <w:marTop w:val="0"/>
                  <w:marBottom w:val="0"/>
                  <w:divBdr>
                    <w:top w:val="none" w:sz="0" w:space="0" w:color="auto"/>
                    <w:left w:val="none" w:sz="0" w:space="0" w:color="auto"/>
                    <w:bottom w:val="none" w:sz="0" w:space="0" w:color="auto"/>
                    <w:right w:val="none" w:sz="0" w:space="0" w:color="auto"/>
                  </w:divBdr>
                </w:div>
                <w:div w:id="1735155926">
                  <w:marLeft w:val="0"/>
                  <w:marRight w:val="0"/>
                  <w:marTop w:val="0"/>
                  <w:marBottom w:val="0"/>
                  <w:divBdr>
                    <w:top w:val="none" w:sz="0" w:space="0" w:color="auto"/>
                    <w:left w:val="none" w:sz="0" w:space="0" w:color="auto"/>
                    <w:bottom w:val="none" w:sz="0" w:space="0" w:color="auto"/>
                    <w:right w:val="none" w:sz="0" w:space="0" w:color="auto"/>
                  </w:divBdr>
                </w:div>
                <w:div w:id="1737049965">
                  <w:marLeft w:val="0"/>
                  <w:marRight w:val="0"/>
                  <w:marTop w:val="0"/>
                  <w:marBottom w:val="0"/>
                  <w:divBdr>
                    <w:top w:val="none" w:sz="0" w:space="0" w:color="auto"/>
                    <w:left w:val="none" w:sz="0" w:space="0" w:color="auto"/>
                    <w:bottom w:val="none" w:sz="0" w:space="0" w:color="auto"/>
                    <w:right w:val="none" w:sz="0" w:space="0" w:color="auto"/>
                  </w:divBdr>
                </w:div>
                <w:div w:id="1737389515">
                  <w:marLeft w:val="0"/>
                  <w:marRight w:val="0"/>
                  <w:marTop w:val="0"/>
                  <w:marBottom w:val="0"/>
                  <w:divBdr>
                    <w:top w:val="none" w:sz="0" w:space="0" w:color="auto"/>
                    <w:left w:val="none" w:sz="0" w:space="0" w:color="auto"/>
                    <w:bottom w:val="none" w:sz="0" w:space="0" w:color="auto"/>
                    <w:right w:val="none" w:sz="0" w:space="0" w:color="auto"/>
                  </w:divBdr>
                </w:div>
                <w:div w:id="1738244010">
                  <w:marLeft w:val="0"/>
                  <w:marRight w:val="0"/>
                  <w:marTop w:val="0"/>
                  <w:marBottom w:val="0"/>
                  <w:divBdr>
                    <w:top w:val="none" w:sz="0" w:space="0" w:color="auto"/>
                    <w:left w:val="none" w:sz="0" w:space="0" w:color="auto"/>
                    <w:bottom w:val="none" w:sz="0" w:space="0" w:color="auto"/>
                    <w:right w:val="none" w:sz="0" w:space="0" w:color="auto"/>
                  </w:divBdr>
                </w:div>
                <w:div w:id="1741321111">
                  <w:marLeft w:val="0"/>
                  <w:marRight w:val="0"/>
                  <w:marTop w:val="0"/>
                  <w:marBottom w:val="0"/>
                  <w:divBdr>
                    <w:top w:val="none" w:sz="0" w:space="0" w:color="auto"/>
                    <w:left w:val="none" w:sz="0" w:space="0" w:color="auto"/>
                    <w:bottom w:val="none" w:sz="0" w:space="0" w:color="auto"/>
                    <w:right w:val="none" w:sz="0" w:space="0" w:color="auto"/>
                  </w:divBdr>
                </w:div>
                <w:div w:id="1745833116">
                  <w:marLeft w:val="0"/>
                  <w:marRight w:val="0"/>
                  <w:marTop w:val="0"/>
                  <w:marBottom w:val="0"/>
                  <w:divBdr>
                    <w:top w:val="none" w:sz="0" w:space="0" w:color="auto"/>
                    <w:left w:val="none" w:sz="0" w:space="0" w:color="auto"/>
                    <w:bottom w:val="none" w:sz="0" w:space="0" w:color="auto"/>
                    <w:right w:val="none" w:sz="0" w:space="0" w:color="auto"/>
                  </w:divBdr>
                </w:div>
                <w:div w:id="1746757300">
                  <w:marLeft w:val="0"/>
                  <w:marRight w:val="0"/>
                  <w:marTop w:val="0"/>
                  <w:marBottom w:val="0"/>
                  <w:divBdr>
                    <w:top w:val="none" w:sz="0" w:space="0" w:color="auto"/>
                    <w:left w:val="none" w:sz="0" w:space="0" w:color="auto"/>
                    <w:bottom w:val="none" w:sz="0" w:space="0" w:color="auto"/>
                    <w:right w:val="none" w:sz="0" w:space="0" w:color="auto"/>
                  </w:divBdr>
                </w:div>
                <w:div w:id="1748770615">
                  <w:marLeft w:val="0"/>
                  <w:marRight w:val="0"/>
                  <w:marTop w:val="0"/>
                  <w:marBottom w:val="0"/>
                  <w:divBdr>
                    <w:top w:val="none" w:sz="0" w:space="0" w:color="auto"/>
                    <w:left w:val="none" w:sz="0" w:space="0" w:color="auto"/>
                    <w:bottom w:val="none" w:sz="0" w:space="0" w:color="auto"/>
                    <w:right w:val="none" w:sz="0" w:space="0" w:color="auto"/>
                  </w:divBdr>
                </w:div>
                <w:div w:id="1750417265">
                  <w:marLeft w:val="0"/>
                  <w:marRight w:val="0"/>
                  <w:marTop w:val="0"/>
                  <w:marBottom w:val="0"/>
                  <w:divBdr>
                    <w:top w:val="none" w:sz="0" w:space="0" w:color="auto"/>
                    <w:left w:val="none" w:sz="0" w:space="0" w:color="auto"/>
                    <w:bottom w:val="none" w:sz="0" w:space="0" w:color="auto"/>
                    <w:right w:val="none" w:sz="0" w:space="0" w:color="auto"/>
                  </w:divBdr>
                </w:div>
                <w:div w:id="1752581041">
                  <w:marLeft w:val="0"/>
                  <w:marRight w:val="0"/>
                  <w:marTop w:val="0"/>
                  <w:marBottom w:val="0"/>
                  <w:divBdr>
                    <w:top w:val="none" w:sz="0" w:space="0" w:color="auto"/>
                    <w:left w:val="none" w:sz="0" w:space="0" w:color="auto"/>
                    <w:bottom w:val="none" w:sz="0" w:space="0" w:color="auto"/>
                    <w:right w:val="none" w:sz="0" w:space="0" w:color="auto"/>
                  </w:divBdr>
                </w:div>
                <w:div w:id="1753354415">
                  <w:marLeft w:val="0"/>
                  <w:marRight w:val="0"/>
                  <w:marTop w:val="0"/>
                  <w:marBottom w:val="0"/>
                  <w:divBdr>
                    <w:top w:val="none" w:sz="0" w:space="0" w:color="auto"/>
                    <w:left w:val="none" w:sz="0" w:space="0" w:color="auto"/>
                    <w:bottom w:val="none" w:sz="0" w:space="0" w:color="auto"/>
                    <w:right w:val="none" w:sz="0" w:space="0" w:color="auto"/>
                  </w:divBdr>
                </w:div>
                <w:div w:id="1754425026">
                  <w:marLeft w:val="0"/>
                  <w:marRight w:val="0"/>
                  <w:marTop w:val="0"/>
                  <w:marBottom w:val="0"/>
                  <w:divBdr>
                    <w:top w:val="none" w:sz="0" w:space="0" w:color="auto"/>
                    <w:left w:val="none" w:sz="0" w:space="0" w:color="auto"/>
                    <w:bottom w:val="none" w:sz="0" w:space="0" w:color="auto"/>
                    <w:right w:val="none" w:sz="0" w:space="0" w:color="auto"/>
                  </w:divBdr>
                </w:div>
                <w:div w:id="1756127828">
                  <w:marLeft w:val="0"/>
                  <w:marRight w:val="0"/>
                  <w:marTop w:val="0"/>
                  <w:marBottom w:val="0"/>
                  <w:divBdr>
                    <w:top w:val="none" w:sz="0" w:space="0" w:color="auto"/>
                    <w:left w:val="none" w:sz="0" w:space="0" w:color="auto"/>
                    <w:bottom w:val="none" w:sz="0" w:space="0" w:color="auto"/>
                    <w:right w:val="none" w:sz="0" w:space="0" w:color="auto"/>
                  </w:divBdr>
                </w:div>
                <w:div w:id="1756395219">
                  <w:marLeft w:val="0"/>
                  <w:marRight w:val="0"/>
                  <w:marTop w:val="0"/>
                  <w:marBottom w:val="0"/>
                  <w:divBdr>
                    <w:top w:val="none" w:sz="0" w:space="0" w:color="auto"/>
                    <w:left w:val="none" w:sz="0" w:space="0" w:color="auto"/>
                    <w:bottom w:val="none" w:sz="0" w:space="0" w:color="auto"/>
                    <w:right w:val="none" w:sz="0" w:space="0" w:color="auto"/>
                  </w:divBdr>
                </w:div>
                <w:div w:id="1756658673">
                  <w:marLeft w:val="0"/>
                  <w:marRight w:val="0"/>
                  <w:marTop w:val="0"/>
                  <w:marBottom w:val="0"/>
                  <w:divBdr>
                    <w:top w:val="none" w:sz="0" w:space="0" w:color="auto"/>
                    <w:left w:val="none" w:sz="0" w:space="0" w:color="auto"/>
                    <w:bottom w:val="none" w:sz="0" w:space="0" w:color="auto"/>
                    <w:right w:val="none" w:sz="0" w:space="0" w:color="auto"/>
                  </w:divBdr>
                </w:div>
                <w:div w:id="1757625719">
                  <w:marLeft w:val="0"/>
                  <w:marRight w:val="0"/>
                  <w:marTop w:val="0"/>
                  <w:marBottom w:val="0"/>
                  <w:divBdr>
                    <w:top w:val="none" w:sz="0" w:space="0" w:color="auto"/>
                    <w:left w:val="none" w:sz="0" w:space="0" w:color="auto"/>
                    <w:bottom w:val="none" w:sz="0" w:space="0" w:color="auto"/>
                    <w:right w:val="none" w:sz="0" w:space="0" w:color="auto"/>
                  </w:divBdr>
                </w:div>
                <w:div w:id="1759789067">
                  <w:marLeft w:val="0"/>
                  <w:marRight w:val="0"/>
                  <w:marTop w:val="0"/>
                  <w:marBottom w:val="0"/>
                  <w:divBdr>
                    <w:top w:val="none" w:sz="0" w:space="0" w:color="auto"/>
                    <w:left w:val="none" w:sz="0" w:space="0" w:color="auto"/>
                    <w:bottom w:val="none" w:sz="0" w:space="0" w:color="auto"/>
                    <w:right w:val="none" w:sz="0" w:space="0" w:color="auto"/>
                  </w:divBdr>
                </w:div>
                <w:div w:id="1762919479">
                  <w:marLeft w:val="0"/>
                  <w:marRight w:val="0"/>
                  <w:marTop w:val="0"/>
                  <w:marBottom w:val="0"/>
                  <w:divBdr>
                    <w:top w:val="none" w:sz="0" w:space="0" w:color="auto"/>
                    <w:left w:val="none" w:sz="0" w:space="0" w:color="auto"/>
                    <w:bottom w:val="none" w:sz="0" w:space="0" w:color="auto"/>
                    <w:right w:val="none" w:sz="0" w:space="0" w:color="auto"/>
                  </w:divBdr>
                </w:div>
                <w:div w:id="1765102816">
                  <w:marLeft w:val="0"/>
                  <w:marRight w:val="0"/>
                  <w:marTop w:val="0"/>
                  <w:marBottom w:val="0"/>
                  <w:divBdr>
                    <w:top w:val="none" w:sz="0" w:space="0" w:color="auto"/>
                    <w:left w:val="none" w:sz="0" w:space="0" w:color="auto"/>
                    <w:bottom w:val="none" w:sz="0" w:space="0" w:color="auto"/>
                    <w:right w:val="none" w:sz="0" w:space="0" w:color="auto"/>
                  </w:divBdr>
                </w:div>
                <w:div w:id="1765491746">
                  <w:marLeft w:val="0"/>
                  <w:marRight w:val="0"/>
                  <w:marTop w:val="0"/>
                  <w:marBottom w:val="0"/>
                  <w:divBdr>
                    <w:top w:val="none" w:sz="0" w:space="0" w:color="auto"/>
                    <w:left w:val="none" w:sz="0" w:space="0" w:color="auto"/>
                    <w:bottom w:val="none" w:sz="0" w:space="0" w:color="auto"/>
                    <w:right w:val="none" w:sz="0" w:space="0" w:color="auto"/>
                  </w:divBdr>
                </w:div>
                <w:div w:id="1765806627">
                  <w:marLeft w:val="0"/>
                  <w:marRight w:val="0"/>
                  <w:marTop w:val="0"/>
                  <w:marBottom w:val="0"/>
                  <w:divBdr>
                    <w:top w:val="none" w:sz="0" w:space="0" w:color="auto"/>
                    <w:left w:val="none" w:sz="0" w:space="0" w:color="auto"/>
                    <w:bottom w:val="none" w:sz="0" w:space="0" w:color="auto"/>
                    <w:right w:val="none" w:sz="0" w:space="0" w:color="auto"/>
                  </w:divBdr>
                </w:div>
                <w:div w:id="1765957667">
                  <w:marLeft w:val="0"/>
                  <w:marRight w:val="0"/>
                  <w:marTop w:val="0"/>
                  <w:marBottom w:val="0"/>
                  <w:divBdr>
                    <w:top w:val="none" w:sz="0" w:space="0" w:color="auto"/>
                    <w:left w:val="none" w:sz="0" w:space="0" w:color="auto"/>
                    <w:bottom w:val="none" w:sz="0" w:space="0" w:color="auto"/>
                    <w:right w:val="none" w:sz="0" w:space="0" w:color="auto"/>
                  </w:divBdr>
                </w:div>
                <w:div w:id="1767768547">
                  <w:marLeft w:val="0"/>
                  <w:marRight w:val="0"/>
                  <w:marTop w:val="0"/>
                  <w:marBottom w:val="0"/>
                  <w:divBdr>
                    <w:top w:val="none" w:sz="0" w:space="0" w:color="auto"/>
                    <w:left w:val="none" w:sz="0" w:space="0" w:color="auto"/>
                    <w:bottom w:val="none" w:sz="0" w:space="0" w:color="auto"/>
                    <w:right w:val="none" w:sz="0" w:space="0" w:color="auto"/>
                  </w:divBdr>
                </w:div>
                <w:div w:id="1772779961">
                  <w:marLeft w:val="0"/>
                  <w:marRight w:val="0"/>
                  <w:marTop w:val="0"/>
                  <w:marBottom w:val="0"/>
                  <w:divBdr>
                    <w:top w:val="none" w:sz="0" w:space="0" w:color="auto"/>
                    <w:left w:val="none" w:sz="0" w:space="0" w:color="auto"/>
                    <w:bottom w:val="none" w:sz="0" w:space="0" w:color="auto"/>
                    <w:right w:val="none" w:sz="0" w:space="0" w:color="auto"/>
                  </w:divBdr>
                </w:div>
                <w:div w:id="1774132353">
                  <w:marLeft w:val="0"/>
                  <w:marRight w:val="0"/>
                  <w:marTop w:val="0"/>
                  <w:marBottom w:val="0"/>
                  <w:divBdr>
                    <w:top w:val="none" w:sz="0" w:space="0" w:color="auto"/>
                    <w:left w:val="none" w:sz="0" w:space="0" w:color="auto"/>
                    <w:bottom w:val="none" w:sz="0" w:space="0" w:color="auto"/>
                    <w:right w:val="none" w:sz="0" w:space="0" w:color="auto"/>
                  </w:divBdr>
                </w:div>
                <w:div w:id="1783958786">
                  <w:marLeft w:val="0"/>
                  <w:marRight w:val="0"/>
                  <w:marTop w:val="0"/>
                  <w:marBottom w:val="0"/>
                  <w:divBdr>
                    <w:top w:val="none" w:sz="0" w:space="0" w:color="auto"/>
                    <w:left w:val="none" w:sz="0" w:space="0" w:color="auto"/>
                    <w:bottom w:val="none" w:sz="0" w:space="0" w:color="auto"/>
                    <w:right w:val="none" w:sz="0" w:space="0" w:color="auto"/>
                  </w:divBdr>
                </w:div>
                <w:div w:id="1784181314">
                  <w:marLeft w:val="0"/>
                  <w:marRight w:val="0"/>
                  <w:marTop w:val="0"/>
                  <w:marBottom w:val="0"/>
                  <w:divBdr>
                    <w:top w:val="none" w:sz="0" w:space="0" w:color="auto"/>
                    <w:left w:val="none" w:sz="0" w:space="0" w:color="auto"/>
                    <w:bottom w:val="none" w:sz="0" w:space="0" w:color="auto"/>
                    <w:right w:val="none" w:sz="0" w:space="0" w:color="auto"/>
                  </w:divBdr>
                </w:div>
                <w:div w:id="1785343245">
                  <w:marLeft w:val="0"/>
                  <w:marRight w:val="0"/>
                  <w:marTop w:val="0"/>
                  <w:marBottom w:val="0"/>
                  <w:divBdr>
                    <w:top w:val="none" w:sz="0" w:space="0" w:color="auto"/>
                    <w:left w:val="none" w:sz="0" w:space="0" w:color="auto"/>
                    <w:bottom w:val="none" w:sz="0" w:space="0" w:color="auto"/>
                    <w:right w:val="none" w:sz="0" w:space="0" w:color="auto"/>
                  </w:divBdr>
                </w:div>
                <w:div w:id="1785688750">
                  <w:marLeft w:val="0"/>
                  <w:marRight w:val="0"/>
                  <w:marTop w:val="0"/>
                  <w:marBottom w:val="0"/>
                  <w:divBdr>
                    <w:top w:val="none" w:sz="0" w:space="0" w:color="auto"/>
                    <w:left w:val="none" w:sz="0" w:space="0" w:color="auto"/>
                    <w:bottom w:val="none" w:sz="0" w:space="0" w:color="auto"/>
                    <w:right w:val="none" w:sz="0" w:space="0" w:color="auto"/>
                  </w:divBdr>
                </w:div>
                <w:div w:id="1785809196">
                  <w:marLeft w:val="0"/>
                  <w:marRight w:val="0"/>
                  <w:marTop w:val="0"/>
                  <w:marBottom w:val="0"/>
                  <w:divBdr>
                    <w:top w:val="none" w:sz="0" w:space="0" w:color="auto"/>
                    <w:left w:val="none" w:sz="0" w:space="0" w:color="auto"/>
                    <w:bottom w:val="none" w:sz="0" w:space="0" w:color="auto"/>
                    <w:right w:val="none" w:sz="0" w:space="0" w:color="auto"/>
                  </w:divBdr>
                </w:div>
                <w:div w:id="1788812774">
                  <w:marLeft w:val="0"/>
                  <w:marRight w:val="0"/>
                  <w:marTop w:val="0"/>
                  <w:marBottom w:val="0"/>
                  <w:divBdr>
                    <w:top w:val="none" w:sz="0" w:space="0" w:color="auto"/>
                    <w:left w:val="none" w:sz="0" w:space="0" w:color="auto"/>
                    <w:bottom w:val="none" w:sz="0" w:space="0" w:color="auto"/>
                    <w:right w:val="none" w:sz="0" w:space="0" w:color="auto"/>
                  </w:divBdr>
                </w:div>
                <w:div w:id="1790470917">
                  <w:marLeft w:val="0"/>
                  <w:marRight w:val="0"/>
                  <w:marTop w:val="0"/>
                  <w:marBottom w:val="0"/>
                  <w:divBdr>
                    <w:top w:val="none" w:sz="0" w:space="0" w:color="auto"/>
                    <w:left w:val="none" w:sz="0" w:space="0" w:color="auto"/>
                    <w:bottom w:val="none" w:sz="0" w:space="0" w:color="auto"/>
                    <w:right w:val="none" w:sz="0" w:space="0" w:color="auto"/>
                  </w:divBdr>
                </w:div>
                <w:div w:id="1790473344">
                  <w:marLeft w:val="0"/>
                  <w:marRight w:val="0"/>
                  <w:marTop w:val="0"/>
                  <w:marBottom w:val="0"/>
                  <w:divBdr>
                    <w:top w:val="none" w:sz="0" w:space="0" w:color="auto"/>
                    <w:left w:val="none" w:sz="0" w:space="0" w:color="auto"/>
                    <w:bottom w:val="none" w:sz="0" w:space="0" w:color="auto"/>
                    <w:right w:val="none" w:sz="0" w:space="0" w:color="auto"/>
                  </w:divBdr>
                </w:div>
                <w:div w:id="1790513413">
                  <w:marLeft w:val="0"/>
                  <w:marRight w:val="0"/>
                  <w:marTop w:val="0"/>
                  <w:marBottom w:val="0"/>
                  <w:divBdr>
                    <w:top w:val="none" w:sz="0" w:space="0" w:color="auto"/>
                    <w:left w:val="none" w:sz="0" w:space="0" w:color="auto"/>
                    <w:bottom w:val="none" w:sz="0" w:space="0" w:color="auto"/>
                    <w:right w:val="none" w:sz="0" w:space="0" w:color="auto"/>
                  </w:divBdr>
                </w:div>
                <w:div w:id="1792673262">
                  <w:marLeft w:val="0"/>
                  <w:marRight w:val="0"/>
                  <w:marTop w:val="0"/>
                  <w:marBottom w:val="0"/>
                  <w:divBdr>
                    <w:top w:val="none" w:sz="0" w:space="0" w:color="auto"/>
                    <w:left w:val="none" w:sz="0" w:space="0" w:color="auto"/>
                    <w:bottom w:val="none" w:sz="0" w:space="0" w:color="auto"/>
                    <w:right w:val="none" w:sz="0" w:space="0" w:color="auto"/>
                  </w:divBdr>
                </w:div>
                <w:div w:id="1793479361">
                  <w:marLeft w:val="0"/>
                  <w:marRight w:val="0"/>
                  <w:marTop w:val="0"/>
                  <w:marBottom w:val="0"/>
                  <w:divBdr>
                    <w:top w:val="none" w:sz="0" w:space="0" w:color="auto"/>
                    <w:left w:val="none" w:sz="0" w:space="0" w:color="auto"/>
                    <w:bottom w:val="none" w:sz="0" w:space="0" w:color="auto"/>
                    <w:right w:val="none" w:sz="0" w:space="0" w:color="auto"/>
                  </w:divBdr>
                </w:div>
                <w:div w:id="1799369985">
                  <w:marLeft w:val="0"/>
                  <w:marRight w:val="0"/>
                  <w:marTop w:val="0"/>
                  <w:marBottom w:val="0"/>
                  <w:divBdr>
                    <w:top w:val="none" w:sz="0" w:space="0" w:color="auto"/>
                    <w:left w:val="none" w:sz="0" w:space="0" w:color="auto"/>
                    <w:bottom w:val="none" w:sz="0" w:space="0" w:color="auto"/>
                    <w:right w:val="none" w:sz="0" w:space="0" w:color="auto"/>
                  </w:divBdr>
                </w:div>
                <w:div w:id="1799839155">
                  <w:marLeft w:val="0"/>
                  <w:marRight w:val="0"/>
                  <w:marTop w:val="0"/>
                  <w:marBottom w:val="0"/>
                  <w:divBdr>
                    <w:top w:val="none" w:sz="0" w:space="0" w:color="auto"/>
                    <w:left w:val="none" w:sz="0" w:space="0" w:color="auto"/>
                    <w:bottom w:val="none" w:sz="0" w:space="0" w:color="auto"/>
                    <w:right w:val="none" w:sz="0" w:space="0" w:color="auto"/>
                  </w:divBdr>
                </w:div>
                <w:div w:id="1804541258">
                  <w:marLeft w:val="0"/>
                  <w:marRight w:val="0"/>
                  <w:marTop w:val="0"/>
                  <w:marBottom w:val="0"/>
                  <w:divBdr>
                    <w:top w:val="none" w:sz="0" w:space="0" w:color="auto"/>
                    <w:left w:val="none" w:sz="0" w:space="0" w:color="auto"/>
                    <w:bottom w:val="none" w:sz="0" w:space="0" w:color="auto"/>
                    <w:right w:val="none" w:sz="0" w:space="0" w:color="auto"/>
                  </w:divBdr>
                </w:div>
                <w:div w:id="1804761973">
                  <w:marLeft w:val="0"/>
                  <w:marRight w:val="0"/>
                  <w:marTop w:val="0"/>
                  <w:marBottom w:val="0"/>
                  <w:divBdr>
                    <w:top w:val="none" w:sz="0" w:space="0" w:color="auto"/>
                    <w:left w:val="none" w:sz="0" w:space="0" w:color="auto"/>
                    <w:bottom w:val="none" w:sz="0" w:space="0" w:color="auto"/>
                    <w:right w:val="none" w:sz="0" w:space="0" w:color="auto"/>
                  </w:divBdr>
                </w:div>
                <w:div w:id="1804811312">
                  <w:marLeft w:val="0"/>
                  <w:marRight w:val="0"/>
                  <w:marTop w:val="0"/>
                  <w:marBottom w:val="0"/>
                  <w:divBdr>
                    <w:top w:val="none" w:sz="0" w:space="0" w:color="auto"/>
                    <w:left w:val="none" w:sz="0" w:space="0" w:color="auto"/>
                    <w:bottom w:val="none" w:sz="0" w:space="0" w:color="auto"/>
                    <w:right w:val="none" w:sz="0" w:space="0" w:color="auto"/>
                  </w:divBdr>
                </w:div>
                <w:div w:id="1805541993">
                  <w:marLeft w:val="0"/>
                  <w:marRight w:val="0"/>
                  <w:marTop w:val="0"/>
                  <w:marBottom w:val="0"/>
                  <w:divBdr>
                    <w:top w:val="none" w:sz="0" w:space="0" w:color="auto"/>
                    <w:left w:val="none" w:sz="0" w:space="0" w:color="auto"/>
                    <w:bottom w:val="none" w:sz="0" w:space="0" w:color="auto"/>
                    <w:right w:val="none" w:sz="0" w:space="0" w:color="auto"/>
                  </w:divBdr>
                </w:div>
                <w:div w:id="1815634829">
                  <w:marLeft w:val="0"/>
                  <w:marRight w:val="0"/>
                  <w:marTop w:val="0"/>
                  <w:marBottom w:val="0"/>
                  <w:divBdr>
                    <w:top w:val="none" w:sz="0" w:space="0" w:color="auto"/>
                    <w:left w:val="none" w:sz="0" w:space="0" w:color="auto"/>
                    <w:bottom w:val="none" w:sz="0" w:space="0" w:color="auto"/>
                    <w:right w:val="none" w:sz="0" w:space="0" w:color="auto"/>
                  </w:divBdr>
                </w:div>
                <w:div w:id="1818260397">
                  <w:marLeft w:val="0"/>
                  <w:marRight w:val="0"/>
                  <w:marTop w:val="0"/>
                  <w:marBottom w:val="0"/>
                  <w:divBdr>
                    <w:top w:val="none" w:sz="0" w:space="0" w:color="auto"/>
                    <w:left w:val="none" w:sz="0" w:space="0" w:color="auto"/>
                    <w:bottom w:val="none" w:sz="0" w:space="0" w:color="auto"/>
                    <w:right w:val="none" w:sz="0" w:space="0" w:color="auto"/>
                  </w:divBdr>
                </w:div>
                <w:div w:id="1819957735">
                  <w:marLeft w:val="0"/>
                  <w:marRight w:val="0"/>
                  <w:marTop w:val="0"/>
                  <w:marBottom w:val="0"/>
                  <w:divBdr>
                    <w:top w:val="none" w:sz="0" w:space="0" w:color="auto"/>
                    <w:left w:val="none" w:sz="0" w:space="0" w:color="auto"/>
                    <w:bottom w:val="none" w:sz="0" w:space="0" w:color="auto"/>
                    <w:right w:val="none" w:sz="0" w:space="0" w:color="auto"/>
                  </w:divBdr>
                </w:div>
                <w:div w:id="1826819581">
                  <w:marLeft w:val="0"/>
                  <w:marRight w:val="0"/>
                  <w:marTop w:val="0"/>
                  <w:marBottom w:val="0"/>
                  <w:divBdr>
                    <w:top w:val="none" w:sz="0" w:space="0" w:color="auto"/>
                    <w:left w:val="none" w:sz="0" w:space="0" w:color="auto"/>
                    <w:bottom w:val="none" w:sz="0" w:space="0" w:color="auto"/>
                    <w:right w:val="none" w:sz="0" w:space="0" w:color="auto"/>
                  </w:divBdr>
                </w:div>
                <w:div w:id="1827358218">
                  <w:marLeft w:val="0"/>
                  <w:marRight w:val="0"/>
                  <w:marTop w:val="0"/>
                  <w:marBottom w:val="0"/>
                  <w:divBdr>
                    <w:top w:val="none" w:sz="0" w:space="0" w:color="auto"/>
                    <w:left w:val="none" w:sz="0" w:space="0" w:color="auto"/>
                    <w:bottom w:val="none" w:sz="0" w:space="0" w:color="auto"/>
                    <w:right w:val="none" w:sz="0" w:space="0" w:color="auto"/>
                  </w:divBdr>
                </w:div>
                <w:div w:id="1829589345">
                  <w:marLeft w:val="0"/>
                  <w:marRight w:val="0"/>
                  <w:marTop w:val="0"/>
                  <w:marBottom w:val="0"/>
                  <w:divBdr>
                    <w:top w:val="none" w:sz="0" w:space="0" w:color="auto"/>
                    <w:left w:val="none" w:sz="0" w:space="0" w:color="auto"/>
                    <w:bottom w:val="none" w:sz="0" w:space="0" w:color="auto"/>
                    <w:right w:val="none" w:sz="0" w:space="0" w:color="auto"/>
                  </w:divBdr>
                </w:div>
                <w:div w:id="1833249921">
                  <w:marLeft w:val="0"/>
                  <w:marRight w:val="0"/>
                  <w:marTop w:val="0"/>
                  <w:marBottom w:val="0"/>
                  <w:divBdr>
                    <w:top w:val="none" w:sz="0" w:space="0" w:color="auto"/>
                    <w:left w:val="none" w:sz="0" w:space="0" w:color="auto"/>
                    <w:bottom w:val="none" w:sz="0" w:space="0" w:color="auto"/>
                    <w:right w:val="none" w:sz="0" w:space="0" w:color="auto"/>
                  </w:divBdr>
                </w:div>
                <w:div w:id="1836528539">
                  <w:marLeft w:val="0"/>
                  <w:marRight w:val="0"/>
                  <w:marTop w:val="0"/>
                  <w:marBottom w:val="0"/>
                  <w:divBdr>
                    <w:top w:val="none" w:sz="0" w:space="0" w:color="auto"/>
                    <w:left w:val="none" w:sz="0" w:space="0" w:color="auto"/>
                    <w:bottom w:val="none" w:sz="0" w:space="0" w:color="auto"/>
                    <w:right w:val="none" w:sz="0" w:space="0" w:color="auto"/>
                  </w:divBdr>
                </w:div>
                <w:div w:id="1837499152">
                  <w:marLeft w:val="0"/>
                  <w:marRight w:val="0"/>
                  <w:marTop w:val="0"/>
                  <w:marBottom w:val="0"/>
                  <w:divBdr>
                    <w:top w:val="none" w:sz="0" w:space="0" w:color="auto"/>
                    <w:left w:val="none" w:sz="0" w:space="0" w:color="auto"/>
                    <w:bottom w:val="none" w:sz="0" w:space="0" w:color="auto"/>
                    <w:right w:val="none" w:sz="0" w:space="0" w:color="auto"/>
                  </w:divBdr>
                </w:div>
                <w:div w:id="1845243853">
                  <w:marLeft w:val="0"/>
                  <w:marRight w:val="0"/>
                  <w:marTop w:val="0"/>
                  <w:marBottom w:val="0"/>
                  <w:divBdr>
                    <w:top w:val="none" w:sz="0" w:space="0" w:color="auto"/>
                    <w:left w:val="none" w:sz="0" w:space="0" w:color="auto"/>
                    <w:bottom w:val="none" w:sz="0" w:space="0" w:color="auto"/>
                    <w:right w:val="none" w:sz="0" w:space="0" w:color="auto"/>
                  </w:divBdr>
                </w:div>
                <w:div w:id="1848669487">
                  <w:marLeft w:val="0"/>
                  <w:marRight w:val="0"/>
                  <w:marTop w:val="0"/>
                  <w:marBottom w:val="0"/>
                  <w:divBdr>
                    <w:top w:val="none" w:sz="0" w:space="0" w:color="auto"/>
                    <w:left w:val="none" w:sz="0" w:space="0" w:color="auto"/>
                    <w:bottom w:val="none" w:sz="0" w:space="0" w:color="auto"/>
                    <w:right w:val="none" w:sz="0" w:space="0" w:color="auto"/>
                  </w:divBdr>
                </w:div>
                <w:div w:id="1848980120">
                  <w:marLeft w:val="0"/>
                  <w:marRight w:val="0"/>
                  <w:marTop w:val="0"/>
                  <w:marBottom w:val="0"/>
                  <w:divBdr>
                    <w:top w:val="none" w:sz="0" w:space="0" w:color="auto"/>
                    <w:left w:val="none" w:sz="0" w:space="0" w:color="auto"/>
                    <w:bottom w:val="none" w:sz="0" w:space="0" w:color="auto"/>
                    <w:right w:val="none" w:sz="0" w:space="0" w:color="auto"/>
                  </w:divBdr>
                </w:div>
                <w:div w:id="1853520701">
                  <w:marLeft w:val="0"/>
                  <w:marRight w:val="0"/>
                  <w:marTop w:val="0"/>
                  <w:marBottom w:val="0"/>
                  <w:divBdr>
                    <w:top w:val="none" w:sz="0" w:space="0" w:color="auto"/>
                    <w:left w:val="none" w:sz="0" w:space="0" w:color="auto"/>
                    <w:bottom w:val="none" w:sz="0" w:space="0" w:color="auto"/>
                    <w:right w:val="none" w:sz="0" w:space="0" w:color="auto"/>
                  </w:divBdr>
                </w:div>
                <w:div w:id="1858423541">
                  <w:marLeft w:val="0"/>
                  <w:marRight w:val="0"/>
                  <w:marTop w:val="0"/>
                  <w:marBottom w:val="0"/>
                  <w:divBdr>
                    <w:top w:val="none" w:sz="0" w:space="0" w:color="auto"/>
                    <w:left w:val="none" w:sz="0" w:space="0" w:color="auto"/>
                    <w:bottom w:val="none" w:sz="0" w:space="0" w:color="auto"/>
                    <w:right w:val="none" w:sz="0" w:space="0" w:color="auto"/>
                  </w:divBdr>
                </w:div>
                <w:div w:id="1859006120">
                  <w:marLeft w:val="0"/>
                  <w:marRight w:val="0"/>
                  <w:marTop w:val="0"/>
                  <w:marBottom w:val="0"/>
                  <w:divBdr>
                    <w:top w:val="none" w:sz="0" w:space="0" w:color="auto"/>
                    <w:left w:val="none" w:sz="0" w:space="0" w:color="auto"/>
                    <w:bottom w:val="none" w:sz="0" w:space="0" w:color="auto"/>
                    <w:right w:val="none" w:sz="0" w:space="0" w:color="auto"/>
                  </w:divBdr>
                </w:div>
                <w:div w:id="1859923297">
                  <w:marLeft w:val="0"/>
                  <w:marRight w:val="0"/>
                  <w:marTop w:val="0"/>
                  <w:marBottom w:val="0"/>
                  <w:divBdr>
                    <w:top w:val="none" w:sz="0" w:space="0" w:color="auto"/>
                    <w:left w:val="none" w:sz="0" w:space="0" w:color="auto"/>
                    <w:bottom w:val="none" w:sz="0" w:space="0" w:color="auto"/>
                    <w:right w:val="none" w:sz="0" w:space="0" w:color="auto"/>
                  </w:divBdr>
                </w:div>
                <w:div w:id="1860704820">
                  <w:marLeft w:val="0"/>
                  <w:marRight w:val="0"/>
                  <w:marTop w:val="0"/>
                  <w:marBottom w:val="0"/>
                  <w:divBdr>
                    <w:top w:val="none" w:sz="0" w:space="0" w:color="auto"/>
                    <w:left w:val="none" w:sz="0" w:space="0" w:color="auto"/>
                    <w:bottom w:val="none" w:sz="0" w:space="0" w:color="auto"/>
                    <w:right w:val="none" w:sz="0" w:space="0" w:color="auto"/>
                  </w:divBdr>
                </w:div>
                <w:div w:id="1861311593">
                  <w:marLeft w:val="0"/>
                  <w:marRight w:val="0"/>
                  <w:marTop w:val="0"/>
                  <w:marBottom w:val="0"/>
                  <w:divBdr>
                    <w:top w:val="none" w:sz="0" w:space="0" w:color="auto"/>
                    <w:left w:val="none" w:sz="0" w:space="0" w:color="auto"/>
                    <w:bottom w:val="none" w:sz="0" w:space="0" w:color="auto"/>
                    <w:right w:val="none" w:sz="0" w:space="0" w:color="auto"/>
                  </w:divBdr>
                </w:div>
                <w:div w:id="1864128084">
                  <w:marLeft w:val="0"/>
                  <w:marRight w:val="0"/>
                  <w:marTop w:val="0"/>
                  <w:marBottom w:val="0"/>
                  <w:divBdr>
                    <w:top w:val="none" w:sz="0" w:space="0" w:color="auto"/>
                    <w:left w:val="none" w:sz="0" w:space="0" w:color="auto"/>
                    <w:bottom w:val="none" w:sz="0" w:space="0" w:color="auto"/>
                    <w:right w:val="none" w:sz="0" w:space="0" w:color="auto"/>
                  </w:divBdr>
                </w:div>
                <w:div w:id="1865707507">
                  <w:marLeft w:val="0"/>
                  <w:marRight w:val="0"/>
                  <w:marTop w:val="0"/>
                  <w:marBottom w:val="0"/>
                  <w:divBdr>
                    <w:top w:val="none" w:sz="0" w:space="0" w:color="auto"/>
                    <w:left w:val="none" w:sz="0" w:space="0" w:color="auto"/>
                    <w:bottom w:val="none" w:sz="0" w:space="0" w:color="auto"/>
                    <w:right w:val="none" w:sz="0" w:space="0" w:color="auto"/>
                  </w:divBdr>
                </w:div>
                <w:div w:id="1874147246">
                  <w:marLeft w:val="0"/>
                  <w:marRight w:val="0"/>
                  <w:marTop w:val="0"/>
                  <w:marBottom w:val="0"/>
                  <w:divBdr>
                    <w:top w:val="none" w:sz="0" w:space="0" w:color="auto"/>
                    <w:left w:val="none" w:sz="0" w:space="0" w:color="auto"/>
                    <w:bottom w:val="none" w:sz="0" w:space="0" w:color="auto"/>
                    <w:right w:val="none" w:sz="0" w:space="0" w:color="auto"/>
                  </w:divBdr>
                </w:div>
                <w:div w:id="1877235978">
                  <w:marLeft w:val="0"/>
                  <w:marRight w:val="0"/>
                  <w:marTop w:val="0"/>
                  <w:marBottom w:val="0"/>
                  <w:divBdr>
                    <w:top w:val="none" w:sz="0" w:space="0" w:color="auto"/>
                    <w:left w:val="none" w:sz="0" w:space="0" w:color="auto"/>
                    <w:bottom w:val="none" w:sz="0" w:space="0" w:color="auto"/>
                    <w:right w:val="none" w:sz="0" w:space="0" w:color="auto"/>
                  </w:divBdr>
                </w:div>
                <w:div w:id="1880194555">
                  <w:marLeft w:val="0"/>
                  <w:marRight w:val="0"/>
                  <w:marTop w:val="0"/>
                  <w:marBottom w:val="0"/>
                  <w:divBdr>
                    <w:top w:val="none" w:sz="0" w:space="0" w:color="auto"/>
                    <w:left w:val="none" w:sz="0" w:space="0" w:color="auto"/>
                    <w:bottom w:val="none" w:sz="0" w:space="0" w:color="auto"/>
                    <w:right w:val="none" w:sz="0" w:space="0" w:color="auto"/>
                  </w:divBdr>
                </w:div>
                <w:div w:id="1880318617">
                  <w:marLeft w:val="0"/>
                  <w:marRight w:val="0"/>
                  <w:marTop w:val="0"/>
                  <w:marBottom w:val="0"/>
                  <w:divBdr>
                    <w:top w:val="none" w:sz="0" w:space="0" w:color="auto"/>
                    <w:left w:val="none" w:sz="0" w:space="0" w:color="auto"/>
                    <w:bottom w:val="none" w:sz="0" w:space="0" w:color="auto"/>
                    <w:right w:val="none" w:sz="0" w:space="0" w:color="auto"/>
                  </w:divBdr>
                </w:div>
                <w:div w:id="1881816643">
                  <w:marLeft w:val="0"/>
                  <w:marRight w:val="0"/>
                  <w:marTop w:val="0"/>
                  <w:marBottom w:val="0"/>
                  <w:divBdr>
                    <w:top w:val="none" w:sz="0" w:space="0" w:color="auto"/>
                    <w:left w:val="none" w:sz="0" w:space="0" w:color="auto"/>
                    <w:bottom w:val="none" w:sz="0" w:space="0" w:color="auto"/>
                    <w:right w:val="none" w:sz="0" w:space="0" w:color="auto"/>
                  </w:divBdr>
                </w:div>
                <w:div w:id="1884364305">
                  <w:marLeft w:val="0"/>
                  <w:marRight w:val="0"/>
                  <w:marTop w:val="0"/>
                  <w:marBottom w:val="0"/>
                  <w:divBdr>
                    <w:top w:val="none" w:sz="0" w:space="0" w:color="auto"/>
                    <w:left w:val="none" w:sz="0" w:space="0" w:color="auto"/>
                    <w:bottom w:val="none" w:sz="0" w:space="0" w:color="auto"/>
                    <w:right w:val="none" w:sz="0" w:space="0" w:color="auto"/>
                  </w:divBdr>
                </w:div>
                <w:div w:id="1885099180">
                  <w:marLeft w:val="0"/>
                  <w:marRight w:val="0"/>
                  <w:marTop w:val="0"/>
                  <w:marBottom w:val="0"/>
                  <w:divBdr>
                    <w:top w:val="none" w:sz="0" w:space="0" w:color="auto"/>
                    <w:left w:val="none" w:sz="0" w:space="0" w:color="auto"/>
                    <w:bottom w:val="none" w:sz="0" w:space="0" w:color="auto"/>
                    <w:right w:val="none" w:sz="0" w:space="0" w:color="auto"/>
                  </w:divBdr>
                </w:div>
                <w:div w:id="1888951465">
                  <w:marLeft w:val="0"/>
                  <w:marRight w:val="0"/>
                  <w:marTop w:val="0"/>
                  <w:marBottom w:val="0"/>
                  <w:divBdr>
                    <w:top w:val="none" w:sz="0" w:space="0" w:color="auto"/>
                    <w:left w:val="none" w:sz="0" w:space="0" w:color="auto"/>
                    <w:bottom w:val="none" w:sz="0" w:space="0" w:color="auto"/>
                    <w:right w:val="none" w:sz="0" w:space="0" w:color="auto"/>
                  </w:divBdr>
                </w:div>
                <w:div w:id="1890654117">
                  <w:marLeft w:val="0"/>
                  <w:marRight w:val="0"/>
                  <w:marTop w:val="0"/>
                  <w:marBottom w:val="0"/>
                  <w:divBdr>
                    <w:top w:val="none" w:sz="0" w:space="0" w:color="auto"/>
                    <w:left w:val="none" w:sz="0" w:space="0" w:color="auto"/>
                    <w:bottom w:val="none" w:sz="0" w:space="0" w:color="auto"/>
                    <w:right w:val="none" w:sz="0" w:space="0" w:color="auto"/>
                  </w:divBdr>
                </w:div>
                <w:div w:id="1891646515">
                  <w:marLeft w:val="0"/>
                  <w:marRight w:val="0"/>
                  <w:marTop w:val="0"/>
                  <w:marBottom w:val="0"/>
                  <w:divBdr>
                    <w:top w:val="none" w:sz="0" w:space="0" w:color="auto"/>
                    <w:left w:val="none" w:sz="0" w:space="0" w:color="auto"/>
                    <w:bottom w:val="none" w:sz="0" w:space="0" w:color="auto"/>
                    <w:right w:val="none" w:sz="0" w:space="0" w:color="auto"/>
                  </w:divBdr>
                </w:div>
                <w:div w:id="1891723132">
                  <w:marLeft w:val="0"/>
                  <w:marRight w:val="0"/>
                  <w:marTop w:val="0"/>
                  <w:marBottom w:val="0"/>
                  <w:divBdr>
                    <w:top w:val="none" w:sz="0" w:space="0" w:color="auto"/>
                    <w:left w:val="none" w:sz="0" w:space="0" w:color="auto"/>
                    <w:bottom w:val="none" w:sz="0" w:space="0" w:color="auto"/>
                    <w:right w:val="none" w:sz="0" w:space="0" w:color="auto"/>
                  </w:divBdr>
                </w:div>
                <w:div w:id="1894658315">
                  <w:marLeft w:val="0"/>
                  <w:marRight w:val="0"/>
                  <w:marTop w:val="0"/>
                  <w:marBottom w:val="0"/>
                  <w:divBdr>
                    <w:top w:val="none" w:sz="0" w:space="0" w:color="auto"/>
                    <w:left w:val="none" w:sz="0" w:space="0" w:color="auto"/>
                    <w:bottom w:val="none" w:sz="0" w:space="0" w:color="auto"/>
                    <w:right w:val="none" w:sz="0" w:space="0" w:color="auto"/>
                  </w:divBdr>
                </w:div>
                <w:div w:id="1895770004">
                  <w:marLeft w:val="0"/>
                  <w:marRight w:val="0"/>
                  <w:marTop w:val="0"/>
                  <w:marBottom w:val="0"/>
                  <w:divBdr>
                    <w:top w:val="none" w:sz="0" w:space="0" w:color="auto"/>
                    <w:left w:val="none" w:sz="0" w:space="0" w:color="auto"/>
                    <w:bottom w:val="none" w:sz="0" w:space="0" w:color="auto"/>
                    <w:right w:val="none" w:sz="0" w:space="0" w:color="auto"/>
                  </w:divBdr>
                </w:div>
                <w:div w:id="1897156123">
                  <w:marLeft w:val="0"/>
                  <w:marRight w:val="0"/>
                  <w:marTop w:val="0"/>
                  <w:marBottom w:val="0"/>
                  <w:divBdr>
                    <w:top w:val="none" w:sz="0" w:space="0" w:color="auto"/>
                    <w:left w:val="none" w:sz="0" w:space="0" w:color="auto"/>
                    <w:bottom w:val="none" w:sz="0" w:space="0" w:color="auto"/>
                    <w:right w:val="none" w:sz="0" w:space="0" w:color="auto"/>
                  </w:divBdr>
                </w:div>
                <w:div w:id="1899243160">
                  <w:marLeft w:val="0"/>
                  <w:marRight w:val="0"/>
                  <w:marTop w:val="0"/>
                  <w:marBottom w:val="0"/>
                  <w:divBdr>
                    <w:top w:val="none" w:sz="0" w:space="0" w:color="auto"/>
                    <w:left w:val="none" w:sz="0" w:space="0" w:color="auto"/>
                    <w:bottom w:val="none" w:sz="0" w:space="0" w:color="auto"/>
                    <w:right w:val="none" w:sz="0" w:space="0" w:color="auto"/>
                  </w:divBdr>
                </w:div>
                <w:div w:id="1902717743">
                  <w:marLeft w:val="0"/>
                  <w:marRight w:val="0"/>
                  <w:marTop w:val="0"/>
                  <w:marBottom w:val="0"/>
                  <w:divBdr>
                    <w:top w:val="none" w:sz="0" w:space="0" w:color="auto"/>
                    <w:left w:val="none" w:sz="0" w:space="0" w:color="auto"/>
                    <w:bottom w:val="none" w:sz="0" w:space="0" w:color="auto"/>
                    <w:right w:val="none" w:sz="0" w:space="0" w:color="auto"/>
                  </w:divBdr>
                </w:div>
                <w:div w:id="1904636709">
                  <w:marLeft w:val="0"/>
                  <w:marRight w:val="0"/>
                  <w:marTop w:val="0"/>
                  <w:marBottom w:val="0"/>
                  <w:divBdr>
                    <w:top w:val="none" w:sz="0" w:space="0" w:color="auto"/>
                    <w:left w:val="none" w:sz="0" w:space="0" w:color="auto"/>
                    <w:bottom w:val="none" w:sz="0" w:space="0" w:color="auto"/>
                    <w:right w:val="none" w:sz="0" w:space="0" w:color="auto"/>
                  </w:divBdr>
                </w:div>
                <w:div w:id="1907061598">
                  <w:marLeft w:val="0"/>
                  <w:marRight w:val="0"/>
                  <w:marTop w:val="0"/>
                  <w:marBottom w:val="0"/>
                  <w:divBdr>
                    <w:top w:val="none" w:sz="0" w:space="0" w:color="auto"/>
                    <w:left w:val="none" w:sz="0" w:space="0" w:color="auto"/>
                    <w:bottom w:val="none" w:sz="0" w:space="0" w:color="auto"/>
                    <w:right w:val="none" w:sz="0" w:space="0" w:color="auto"/>
                  </w:divBdr>
                </w:div>
                <w:div w:id="1907841898">
                  <w:marLeft w:val="0"/>
                  <w:marRight w:val="0"/>
                  <w:marTop w:val="0"/>
                  <w:marBottom w:val="0"/>
                  <w:divBdr>
                    <w:top w:val="none" w:sz="0" w:space="0" w:color="auto"/>
                    <w:left w:val="none" w:sz="0" w:space="0" w:color="auto"/>
                    <w:bottom w:val="none" w:sz="0" w:space="0" w:color="auto"/>
                    <w:right w:val="none" w:sz="0" w:space="0" w:color="auto"/>
                  </w:divBdr>
                </w:div>
                <w:div w:id="1908346166">
                  <w:marLeft w:val="0"/>
                  <w:marRight w:val="0"/>
                  <w:marTop w:val="0"/>
                  <w:marBottom w:val="0"/>
                  <w:divBdr>
                    <w:top w:val="none" w:sz="0" w:space="0" w:color="auto"/>
                    <w:left w:val="none" w:sz="0" w:space="0" w:color="auto"/>
                    <w:bottom w:val="none" w:sz="0" w:space="0" w:color="auto"/>
                    <w:right w:val="none" w:sz="0" w:space="0" w:color="auto"/>
                  </w:divBdr>
                </w:div>
                <w:div w:id="1910455684">
                  <w:marLeft w:val="0"/>
                  <w:marRight w:val="0"/>
                  <w:marTop w:val="0"/>
                  <w:marBottom w:val="0"/>
                  <w:divBdr>
                    <w:top w:val="none" w:sz="0" w:space="0" w:color="auto"/>
                    <w:left w:val="none" w:sz="0" w:space="0" w:color="auto"/>
                    <w:bottom w:val="none" w:sz="0" w:space="0" w:color="auto"/>
                    <w:right w:val="none" w:sz="0" w:space="0" w:color="auto"/>
                  </w:divBdr>
                </w:div>
                <w:div w:id="1912080895">
                  <w:marLeft w:val="0"/>
                  <w:marRight w:val="0"/>
                  <w:marTop w:val="0"/>
                  <w:marBottom w:val="0"/>
                  <w:divBdr>
                    <w:top w:val="none" w:sz="0" w:space="0" w:color="auto"/>
                    <w:left w:val="none" w:sz="0" w:space="0" w:color="auto"/>
                    <w:bottom w:val="none" w:sz="0" w:space="0" w:color="auto"/>
                    <w:right w:val="none" w:sz="0" w:space="0" w:color="auto"/>
                  </w:divBdr>
                </w:div>
                <w:div w:id="1912081588">
                  <w:marLeft w:val="0"/>
                  <w:marRight w:val="0"/>
                  <w:marTop w:val="0"/>
                  <w:marBottom w:val="0"/>
                  <w:divBdr>
                    <w:top w:val="none" w:sz="0" w:space="0" w:color="auto"/>
                    <w:left w:val="none" w:sz="0" w:space="0" w:color="auto"/>
                    <w:bottom w:val="none" w:sz="0" w:space="0" w:color="auto"/>
                    <w:right w:val="none" w:sz="0" w:space="0" w:color="auto"/>
                  </w:divBdr>
                </w:div>
                <w:div w:id="1912689149">
                  <w:marLeft w:val="0"/>
                  <w:marRight w:val="0"/>
                  <w:marTop w:val="0"/>
                  <w:marBottom w:val="0"/>
                  <w:divBdr>
                    <w:top w:val="none" w:sz="0" w:space="0" w:color="auto"/>
                    <w:left w:val="none" w:sz="0" w:space="0" w:color="auto"/>
                    <w:bottom w:val="none" w:sz="0" w:space="0" w:color="auto"/>
                    <w:right w:val="none" w:sz="0" w:space="0" w:color="auto"/>
                  </w:divBdr>
                </w:div>
                <w:div w:id="1913467661">
                  <w:marLeft w:val="0"/>
                  <w:marRight w:val="0"/>
                  <w:marTop w:val="0"/>
                  <w:marBottom w:val="0"/>
                  <w:divBdr>
                    <w:top w:val="none" w:sz="0" w:space="0" w:color="auto"/>
                    <w:left w:val="none" w:sz="0" w:space="0" w:color="auto"/>
                    <w:bottom w:val="none" w:sz="0" w:space="0" w:color="auto"/>
                    <w:right w:val="none" w:sz="0" w:space="0" w:color="auto"/>
                  </w:divBdr>
                </w:div>
                <w:div w:id="1917586167">
                  <w:marLeft w:val="0"/>
                  <w:marRight w:val="0"/>
                  <w:marTop w:val="0"/>
                  <w:marBottom w:val="0"/>
                  <w:divBdr>
                    <w:top w:val="none" w:sz="0" w:space="0" w:color="auto"/>
                    <w:left w:val="none" w:sz="0" w:space="0" w:color="auto"/>
                    <w:bottom w:val="none" w:sz="0" w:space="0" w:color="auto"/>
                    <w:right w:val="none" w:sz="0" w:space="0" w:color="auto"/>
                  </w:divBdr>
                </w:div>
                <w:div w:id="1917589697">
                  <w:marLeft w:val="0"/>
                  <w:marRight w:val="0"/>
                  <w:marTop w:val="0"/>
                  <w:marBottom w:val="0"/>
                  <w:divBdr>
                    <w:top w:val="none" w:sz="0" w:space="0" w:color="auto"/>
                    <w:left w:val="none" w:sz="0" w:space="0" w:color="auto"/>
                    <w:bottom w:val="none" w:sz="0" w:space="0" w:color="auto"/>
                    <w:right w:val="none" w:sz="0" w:space="0" w:color="auto"/>
                  </w:divBdr>
                </w:div>
                <w:div w:id="1921135952">
                  <w:marLeft w:val="0"/>
                  <w:marRight w:val="0"/>
                  <w:marTop w:val="0"/>
                  <w:marBottom w:val="0"/>
                  <w:divBdr>
                    <w:top w:val="none" w:sz="0" w:space="0" w:color="auto"/>
                    <w:left w:val="none" w:sz="0" w:space="0" w:color="auto"/>
                    <w:bottom w:val="none" w:sz="0" w:space="0" w:color="auto"/>
                    <w:right w:val="none" w:sz="0" w:space="0" w:color="auto"/>
                  </w:divBdr>
                </w:div>
                <w:div w:id="1921404993">
                  <w:marLeft w:val="0"/>
                  <w:marRight w:val="0"/>
                  <w:marTop w:val="0"/>
                  <w:marBottom w:val="0"/>
                  <w:divBdr>
                    <w:top w:val="none" w:sz="0" w:space="0" w:color="auto"/>
                    <w:left w:val="none" w:sz="0" w:space="0" w:color="auto"/>
                    <w:bottom w:val="none" w:sz="0" w:space="0" w:color="auto"/>
                    <w:right w:val="none" w:sz="0" w:space="0" w:color="auto"/>
                  </w:divBdr>
                </w:div>
                <w:div w:id="1921407025">
                  <w:marLeft w:val="0"/>
                  <w:marRight w:val="0"/>
                  <w:marTop w:val="0"/>
                  <w:marBottom w:val="0"/>
                  <w:divBdr>
                    <w:top w:val="none" w:sz="0" w:space="0" w:color="auto"/>
                    <w:left w:val="none" w:sz="0" w:space="0" w:color="auto"/>
                    <w:bottom w:val="none" w:sz="0" w:space="0" w:color="auto"/>
                    <w:right w:val="none" w:sz="0" w:space="0" w:color="auto"/>
                  </w:divBdr>
                </w:div>
                <w:div w:id="1924534019">
                  <w:marLeft w:val="0"/>
                  <w:marRight w:val="0"/>
                  <w:marTop w:val="0"/>
                  <w:marBottom w:val="0"/>
                  <w:divBdr>
                    <w:top w:val="none" w:sz="0" w:space="0" w:color="auto"/>
                    <w:left w:val="none" w:sz="0" w:space="0" w:color="auto"/>
                    <w:bottom w:val="none" w:sz="0" w:space="0" w:color="auto"/>
                    <w:right w:val="none" w:sz="0" w:space="0" w:color="auto"/>
                  </w:divBdr>
                </w:div>
                <w:div w:id="1928997732">
                  <w:marLeft w:val="0"/>
                  <w:marRight w:val="0"/>
                  <w:marTop w:val="0"/>
                  <w:marBottom w:val="0"/>
                  <w:divBdr>
                    <w:top w:val="none" w:sz="0" w:space="0" w:color="auto"/>
                    <w:left w:val="none" w:sz="0" w:space="0" w:color="auto"/>
                    <w:bottom w:val="none" w:sz="0" w:space="0" w:color="auto"/>
                    <w:right w:val="none" w:sz="0" w:space="0" w:color="auto"/>
                  </w:divBdr>
                </w:div>
                <w:div w:id="1931044459">
                  <w:marLeft w:val="0"/>
                  <w:marRight w:val="0"/>
                  <w:marTop w:val="0"/>
                  <w:marBottom w:val="0"/>
                  <w:divBdr>
                    <w:top w:val="none" w:sz="0" w:space="0" w:color="auto"/>
                    <w:left w:val="none" w:sz="0" w:space="0" w:color="auto"/>
                    <w:bottom w:val="none" w:sz="0" w:space="0" w:color="auto"/>
                    <w:right w:val="none" w:sz="0" w:space="0" w:color="auto"/>
                  </w:divBdr>
                </w:div>
                <w:div w:id="1938752565">
                  <w:marLeft w:val="0"/>
                  <w:marRight w:val="0"/>
                  <w:marTop w:val="0"/>
                  <w:marBottom w:val="0"/>
                  <w:divBdr>
                    <w:top w:val="none" w:sz="0" w:space="0" w:color="auto"/>
                    <w:left w:val="none" w:sz="0" w:space="0" w:color="auto"/>
                    <w:bottom w:val="none" w:sz="0" w:space="0" w:color="auto"/>
                    <w:right w:val="none" w:sz="0" w:space="0" w:color="auto"/>
                  </w:divBdr>
                </w:div>
                <w:div w:id="1939219100">
                  <w:marLeft w:val="0"/>
                  <w:marRight w:val="0"/>
                  <w:marTop w:val="0"/>
                  <w:marBottom w:val="0"/>
                  <w:divBdr>
                    <w:top w:val="none" w:sz="0" w:space="0" w:color="auto"/>
                    <w:left w:val="none" w:sz="0" w:space="0" w:color="auto"/>
                    <w:bottom w:val="none" w:sz="0" w:space="0" w:color="auto"/>
                    <w:right w:val="none" w:sz="0" w:space="0" w:color="auto"/>
                  </w:divBdr>
                </w:div>
                <w:div w:id="1939558716">
                  <w:marLeft w:val="0"/>
                  <w:marRight w:val="0"/>
                  <w:marTop w:val="0"/>
                  <w:marBottom w:val="0"/>
                  <w:divBdr>
                    <w:top w:val="none" w:sz="0" w:space="0" w:color="auto"/>
                    <w:left w:val="none" w:sz="0" w:space="0" w:color="auto"/>
                    <w:bottom w:val="none" w:sz="0" w:space="0" w:color="auto"/>
                    <w:right w:val="none" w:sz="0" w:space="0" w:color="auto"/>
                  </w:divBdr>
                </w:div>
                <w:div w:id="1942643512">
                  <w:marLeft w:val="0"/>
                  <w:marRight w:val="0"/>
                  <w:marTop w:val="0"/>
                  <w:marBottom w:val="0"/>
                  <w:divBdr>
                    <w:top w:val="none" w:sz="0" w:space="0" w:color="auto"/>
                    <w:left w:val="none" w:sz="0" w:space="0" w:color="auto"/>
                    <w:bottom w:val="none" w:sz="0" w:space="0" w:color="auto"/>
                    <w:right w:val="none" w:sz="0" w:space="0" w:color="auto"/>
                  </w:divBdr>
                </w:div>
                <w:div w:id="1949965873">
                  <w:marLeft w:val="0"/>
                  <w:marRight w:val="0"/>
                  <w:marTop w:val="0"/>
                  <w:marBottom w:val="0"/>
                  <w:divBdr>
                    <w:top w:val="none" w:sz="0" w:space="0" w:color="auto"/>
                    <w:left w:val="none" w:sz="0" w:space="0" w:color="auto"/>
                    <w:bottom w:val="none" w:sz="0" w:space="0" w:color="auto"/>
                    <w:right w:val="none" w:sz="0" w:space="0" w:color="auto"/>
                  </w:divBdr>
                </w:div>
                <w:div w:id="1952079621">
                  <w:marLeft w:val="0"/>
                  <w:marRight w:val="0"/>
                  <w:marTop w:val="0"/>
                  <w:marBottom w:val="0"/>
                  <w:divBdr>
                    <w:top w:val="none" w:sz="0" w:space="0" w:color="auto"/>
                    <w:left w:val="none" w:sz="0" w:space="0" w:color="auto"/>
                    <w:bottom w:val="none" w:sz="0" w:space="0" w:color="auto"/>
                    <w:right w:val="none" w:sz="0" w:space="0" w:color="auto"/>
                  </w:divBdr>
                </w:div>
                <w:div w:id="1952086395">
                  <w:marLeft w:val="0"/>
                  <w:marRight w:val="0"/>
                  <w:marTop w:val="0"/>
                  <w:marBottom w:val="0"/>
                  <w:divBdr>
                    <w:top w:val="none" w:sz="0" w:space="0" w:color="auto"/>
                    <w:left w:val="none" w:sz="0" w:space="0" w:color="auto"/>
                    <w:bottom w:val="none" w:sz="0" w:space="0" w:color="auto"/>
                    <w:right w:val="none" w:sz="0" w:space="0" w:color="auto"/>
                  </w:divBdr>
                </w:div>
                <w:div w:id="1952588357">
                  <w:marLeft w:val="0"/>
                  <w:marRight w:val="0"/>
                  <w:marTop w:val="0"/>
                  <w:marBottom w:val="0"/>
                  <w:divBdr>
                    <w:top w:val="none" w:sz="0" w:space="0" w:color="auto"/>
                    <w:left w:val="none" w:sz="0" w:space="0" w:color="auto"/>
                    <w:bottom w:val="none" w:sz="0" w:space="0" w:color="auto"/>
                    <w:right w:val="none" w:sz="0" w:space="0" w:color="auto"/>
                  </w:divBdr>
                </w:div>
                <w:div w:id="1953171595">
                  <w:marLeft w:val="0"/>
                  <w:marRight w:val="0"/>
                  <w:marTop w:val="0"/>
                  <w:marBottom w:val="0"/>
                  <w:divBdr>
                    <w:top w:val="none" w:sz="0" w:space="0" w:color="auto"/>
                    <w:left w:val="none" w:sz="0" w:space="0" w:color="auto"/>
                    <w:bottom w:val="none" w:sz="0" w:space="0" w:color="auto"/>
                    <w:right w:val="none" w:sz="0" w:space="0" w:color="auto"/>
                  </w:divBdr>
                </w:div>
                <w:div w:id="1955818911">
                  <w:marLeft w:val="0"/>
                  <w:marRight w:val="0"/>
                  <w:marTop w:val="0"/>
                  <w:marBottom w:val="0"/>
                  <w:divBdr>
                    <w:top w:val="none" w:sz="0" w:space="0" w:color="auto"/>
                    <w:left w:val="none" w:sz="0" w:space="0" w:color="auto"/>
                    <w:bottom w:val="none" w:sz="0" w:space="0" w:color="auto"/>
                    <w:right w:val="none" w:sz="0" w:space="0" w:color="auto"/>
                  </w:divBdr>
                </w:div>
                <w:div w:id="1957369679">
                  <w:marLeft w:val="0"/>
                  <w:marRight w:val="0"/>
                  <w:marTop w:val="0"/>
                  <w:marBottom w:val="0"/>
                  <w:divBdr>
                    <w:top w:val="none" w:sz="0" w:space="0" w:color="auto"/>
                    <w:left w:val="none" w:sz="0" w:space="0" w:color="auto"/>
                    <w:bottom w:val="none" w:sz="0" w:space="0" w:color="auto"/>
                    <w:right w:val="none" w:sz="0" w:space="0" w:color="auto"/>
                  </w:divBdr>
                </w:div>
                <w:div w:id="1957635045">
                  <w:marLeft w:val="0"/>
                  <w:marRight w:val="0"/>
                  <w:marTop w:val="0"/>
                  <w:marBottom w:val="0"/>
                  <w:divBdr>
                    <w:top w:val="none" w:sz="0" w:space="0" w:color="auto"/>
                    <w:left w:val="none" w:sz="0" w:space="0" w:color="auto"/>
                    <w:bottom w:val="none" w:sz="0" w:space="0" w:color="auto"/>
                    <w:right w:val="none" w:sz="0" w:space="0" w:color="auto"/>
                  </w:divBdr>
                </w:div>
                <w:div w:id="1959409916">
                  <w:marLeft w:val="0"/>
                  <w:marRight w:val="0"/>
                  <w:marTop w:val="0"/>
                  <w:marBottom w:val="0"/>
                  <w:divBdr>
                    <w:top w:val="none" w:sz="0" w:space="0" w:color="auto"/>
                    <w:left w:val="none" w:sz="0" w:space="0" w:color="auto"/>
                    <w:bottom w:val="none" w:sz="0" w:space="0" w:color="auto"/>
                    <w:right w:val="none" w:sz="0" w:space="0" w:color="auto"/>
                  </w:divBdr>
                </w:div>
                <w:div w:id="1959990040">
                  <w:marLeft w:val="0"/>
                  <w:marRight w:val="0"/>
                  <w:marTop w:val="0"/>
                  <w:marBottom w:val="0"/>
                  <w:divBdr>
                    <w:top w:val="none" w:sz="0" w:space="0" w:color="auto"/>
                    <w:left w:val="none" w:sz="0" w:space="0" w:color="auto"/>
                    <w:bottom w:val="none" w:sz="0" w:space="0" w:color="auto"/>
                    <w:right w:val="none" w:sz="0" w:space="0" w:color="auto"/>
                  </w:divBdr>
                </w:div>
                <w:div w:id="1960917946">
                  <w:marLeft w:val="0"/>
                  <w:marRight w:val="0"/>
                  <w:marTop w:val="0"/>
                  <w:marBottom w:val="0"/>
                  <w:divBdr>
                    <w:top w:val="none" w:sz="0" w:space="0" w:color="auto"/>
                    <w:left w:val="none" w:sz="0" w:space="0" w:color="auto"/>
                    <w:bottom w:val="none" w:sz="0" w:space="0" w:color="auto"/>
                    <w:right w:val="none" w:sz="0" w:space="0" w:color="auto"/>
                  </w:divBdr>
                </w:div>
                <w:div w:id="1960987961">
                  <w:marLeft w:val="0"/>
                  <w:marRight w:val="0"/>
                  <w:marTop w:val="0"/>
                  <w:marBottom w:val="0"/>
                  <w:divBdr>
                    <w:top w:val="none" w:sz="0" w:space="0" w:color="auto"/>
                    <w:left w:val="none" w:sz="0" w:space="0" w:color="auto"/>
                    <w:bottom w:val="none" w:sz="0" w:space="0" w:color="auto"/>
                    <w:right w:val="none" w:sz="0" w:space="0" w:color="auto"/>
                  </w:divBdr>
                </w:div>
                <w:div w:id="1967160389">
                  <w:marLeft w:val="0"/>
                  <w:marRight w:val="0"/>
                  <w:marTop w:val="0"/>
                  <w:marBottom w:val="0"/>
                  <w:divBdr>
                    <w:top w:val="none" w:sz="0" w:space="0" w:color="auto"/>
                    <w:left w:val="none" w:sz="0" w:space="0" w:color="auto"/>
                    <w:bottom w:val="none" w:sz="0" w:space="0" w:color="auto"/>
                    <w:right w:val="none" w:sz="0" w:space="0" w:color="auto"/>
                  </w:divBdr>
                </w:div>
                <w:div w:id="1968392913">
                  <w:marLeft w:val="0"/>
                  <w:marRight w:val="0"/>
                  <w:marTop w:val="0"/>
                  <w:marBottom w:val="0"/>
                  <w:divBdr>
                    <w:top w:val="none" w:sz="0" w:space="0" w:color="auto"/>
                    <w:left w:val="none" w:sz="0" w:space="0" w:color="auto"/>
                    <w:bottom w:val="none" w:sz="0" w:space="0" w:color="auto"/>
                    <w:right w:val="none" w:sz="0" w:space="0" w:color="auto"/>
                  </w:divBdr>
                </w:div>
                <w:div w:id="1968778650">
                  <w:marLeft w:val="0"/>
                  <w:marRight w:val="0"/>
                  <w:marTop w:val="0"/>
                  <w:marBottom w:val="0"/>
                  <w:divBdr>
                    <w:top w:val="none" w:sz="0" w:space="0" w:color="auto"/>
                    <w:left w:val="none" w:sz="0" w:space="0" w:color="auto"/>
                    <w:bottom w:val="none" w:sz="0" w:space="0" w:color="auto"/>
                    <w:right w:val="none" w:sz="0" w:space="0" w:color="auto"/>
                  </w:divBdr>
                </w:div>
                <w:div w:id="1973166837">
                  <w:marLeft w:val="0"/>
                  <w:marRight w:val="0"/>
                  <w:marTop w:val="0"/>
                  <w:marBottom w:val="0"/>
                  <w:divBdr>
                    <w:top w:val="none" w:sz="0" w:space="0" w:color="auto"/>
                    <w:left w:val="none" w:sz="0" w:space="0" w:color="auto"/>
                    <w:bottom w:val="none" w:sz="0" w:space="0" w:color="auto"/>
                    <w:right w:val="none" w:sz="0" w:space="0" w:color="auto"/>
                  </w:divBdr>
                </w:div>
                <w:div w:id="1974364418">
                  <w:marLeft w:val="0"/>
                  <w:marRight w:val="0"/>
                  <w:marTop w:val="0"/>
                  <w:marBottom w:val="0"/>
                  <w:divBdr>
                    <w:top w:val="none" w:sz="0" w:space="0" w:color="auto"/>
                    <w:left w:val="none" w:sz="0" w:space="0" w:color="auto"/>
                    <w:bottom w:val="none" w:sz="0" w:space="0" w:color="auto"/>
                    <w:right w:val="none" w:sz="0" w:space="0" w:color="auto"/>
                  </w:divBdr>
                </w:div>
                <w:div w:id="1977176735">
                  <w:marLeft w:val="0"/>
                  <w:marRight w:val="0"/>
                  <w:marTop w:val="0"/>
                  <w:marBottom w:val="0"/>
                  <w:divBdr>
                    <w:top w:val="none" w:sz="0" w:space="0" w:color="auto"/>
                    <w:left w:val="none" w:sz="0" w:space="0" w:color="auto"/>
                    <w:bottom w:val="none" w:sz="0" w:space="0" w:color="auto"/>
                    <w:right w:val="none" w:sz="0" w:space="0" w:color="auto"/>
                  </w:divBdr>
                </w:div>
                <w:div w:id="1978602786">
                  <w:marLeft w:val="0"/>
                  <w:marRight w:val="0"/>
                  <w:marTop w:val="0"/>
                  <w:marBottom w:val="0"/>
                  <w:divBdr>
                    <w:top w:val="none" w:sz="0" w:space="0" w:color="auto"/>
                    <w:left w:val="none" w:sz="0" w:space="0" w:color="auto"/>
                    <w:bottom w:val="none" w:sz="0" w:space="0" w:color="auto"/>
                    <w:right w:val="none" w:sz="0" w:space="0" w:color="auto"/>
                  </w:divBdr>
                </w:div>
                <w:div w:id="1979871429">
                  <w:marLeft w:val="0"/>
                  <w:marRight w:val="0"/>
                  <w:marTop w:val="0"/>
                  <w:marBottom w:val="0"/>
                  <w:divBdr>
                    <w:top w:val="none" w:sz="0" w:space="0" w:color="auto"/>
                    <w:left w:val="none" w:sz="0" w:space="0" w:color="auto"/>
                    <w:bottom w:val="none" w:sz="0" w:space="0" w:color="auto"/>
                    <w:right w:val="none" w:sz="0" w:space="0" w:color="auto"/>
                  </w:divBdr>
                </w:div>
                <w:div w:id="1980107114">
                  <w:marLeft w:val="0"/>
                  <w:marRight w:val="0"/>
                  <w:marTop w:val="0"/>
                  <w:marBottom w:val="0"/>
                  <w:divBdr>
                    <w:top w:val="none" w:sz="0" w:space="0" w:color="auto"/>
                    <w:left w:val="none" w:sz="0" w:space="0" w:color="auto"/>
                    <w:bottom w:val="none" w:sz="0" w:space="0" w:color="auto"/>
                    <w:right w:val="none" w:sz="0" w:space="0" w:color="auto"/>
                  </w:divBdr>
                </w:div>
                <w:div w:id="1983073418">
                  <w:marLeft w:val="0"/>
                  <w:marRight w:val="0"/>
                  <w:marTop w:val="0"/>
                  <w:marBottom w:val="0"/>
                  <w:divBdr>
                    <w:top w:val="none" w:sz="0" w:space="0" w:color="auto"/>
                    <w:left w:val="none" w:sz="0" w:space="0" w:color="auto"/>
                    <w:bottom w:val="none" w:sz="0" w:space="0" w:color="auto"/>
                    <w:right w:val="none" w:sz="0" w:space="0" w:color="auto"/>
                  </w:divBdr>
                </w:div>
                <w:div w:id="1985116487">
                  <w:marLeft w:val="0"/>
                  <w:marRight w:val="0"/>
                  <w:marTop w:val="0"/>
                  <w:marBottom w:val="0"/>
                  <w:divBdr>
                    <w:top w:val="none" w:sz="0" w:space="0" w:color="auto"/>
                    <w:left w:val="none" w:sz="0" w:space="0" w:color="auto"/>
                    <w:bottom w:val="none" w:sz="0" w:space="0" w:color="auto"/>
                    <w:right w:val="none" w:sz="0" w:space="0" w:color="auto"/>
                  </w:divBdr>
                </w:div>
                <w:div w:id="1985239385">
                  <w:marLeft w:val="0"/>
                  <w:marRight w:val="0"/>
                  <w:marTop w:val="0"/>
                  <w:marBottom w:val="0"/>
                  <w:divBdr>
                    <w:top w:val="none" w:sz="0" w:space="0" w:color="auto"/>
                    <w:left w:val="none" w:sz="0" w:space="0" w:color="auto"/>
                    <w:bottom w:val="none" w:sz="0" w:space="0" w:color="auto"/>
                    <w:right w:val="none" w:sz="0" w:space="0" w:color="auto"/>
                  </w:divBdr>
                </w:div>
                <w:div w:id="1985625459">
                  <w:marLeft w:val="0"/>
                  <w:marRight w:val="0"/>
                  <w:marTop w:val="0"/>
                  <w:marBottom w:val="0"/>
                  <w:divBdr>
                    <w:top w:val="none" w:sz="0" w:space="0" w:color="auto"/>
                    <w:left w:val="none" w:sz="0" w:space="0" w:color="auto"/>
                    <w:bottom w:val="none" w:sz="0" w:space="0" w:color="auto"/>
                    <w:right w:val="none" w:sz="0" w:space="0" w:color="auto"/>
                  </w:divBdr>
                </w:div>
                <w:div w:id="1990330313">
                  <w:marLeft w:val="0"/>
                  <w:marRight w:val="0"/>
                  <w:marTop w:val="0"/>
                  <w:marBottom w:val="0"/>
                  <w:divBdr>
                    <w:top w:val="none" w:sz="0" w:space="0" w:color="auto"/>
                    <w:left w:val="none" w:sz="0" w:space="0" w:color="auto"/>
                    <w:bottom w:val="none" w:sz="0" w:space="0" w:color="auto"/>
                    <w:right w:val="none" w:sz="0" w:space="0" w:color="auto"/>
                  </w:divBdr>
                </w:div>
                <w:div w:id="1992829822">
                  <w:marLeft w:val="0"/>
                  <w:marRight w:val="0"/>
                  <w:marTop w:val="0"/>
                  <w:marBottom w:val="0"/>
                  <w:divBdr>
                    <w:top w:val="none" w:sz="0" w:space="0" w:color="auto"/>
                    <w:left w:val="none" w:sz="0" w:space="0" w:color="auto"/>
                    <w:bottom w:val="none" w:sz="0" w:space="0" w:color="auto"/>
                    <w:right w:val="none" w:sz="0" w:space="0" w:color="auto"/>
                  </w:divBdr>
                </w:div>
                <w:div w:id="1994531027">
                  <w:marLeft w:val="0"/>
                  <w:marRight w:val="0"/>
                  <w:marTop w:val="0"/>
                  <w:marBottom w:val="0"/>
                  <w:divBdr>
                    <w:top w:val="none" w:sz="0" w:space="0" w:color="auto"/>
                    <w:left w:val="none" w:sz="0" w:space="0" w:color="auto"/>
                    <w:bottom w:val="none" w:sz="0" w:space="0" w:color="auto"/>
                    <w:right w:val="none" w:sz="0" w:space="0" w:color="auto"/>
                  </w:divBdr>
                </w:div>
                <w:div w:id="2003964621">
                  <w:marLeft w:val="0"/>
                  <w:marRight w:val="0"/>
                  <w:marTop w:val="0"/>
                  <w:marBottom w:val="0"/>
                  <w:divBdr>
                    <w:top w:val="none" w:sz="0" w:space="0" w:color="auto"/>
                    <w:left w:val="none" w:sz="0" w:space="0" w:color="auto"/>
                    <w:bottom w:val="none" w:sz="0" w:space="0" w:color="auto"/>
                    <w:right w:val="none" w:sz="0" w:space="0" w:color="auto"/>
                  </w:divBdr>
                </w:div>
                <w:div w:id="2007593105">
                  <w:marLeft w:val="0"/>
                  <w:marRight w:val="0"/>
                  <w:marTop w:val="0"/>
                  <w:marBottom w:val="0"/>
                  <w:divBdr>
                    <w:top w:val="none" w:sz="0" w:space="0" w:color="auto"/>
                    <w:left w:val="none" w:sz="0" w:space="0" w:color="auto"/>
                    <w:bottom w:val="none" w:sz="0" w:space="0" w:color="auto"/>
                    <w:right w:val="none" w:sz="0" w:space="0" w:color="auto"/>
                  </w:divBdr>
                </w:div>
                <w:div w:id="2007785390">
                  <w:marLeft w:val="0"/>
                  <w:marRight w:val="0"/>
                  <w:marTop w:val="0"/>
                  <w:marBottom w:val="0"/>
                  <w:divBdr>
                    <w:top w:val="none" w:sz="0" w:space="0" w:color="auto"/>
                    <w:left w:val="none" w:sz="0" w:space="0" w:color="auto"/>
                    <w:bottom w:val="none" w:sz="0" w:space="0" w:color="auto"/>
                    <w:right w:val="none" w:sz="0" w:space="0" w:color="auto"/>
                  </w:divBdr>
                </w:div>
                <w:div w:id="2008096253">
                  <w:marLeft w:val="0"/>
                  <w:marRight w:val="0"/>
                  <w:marTop w:val="0"/>
                  <w:marBottom w:val="0"/>
                  <w:divBdr>
                    <w:top w:val="none" w:sz="0" w:space="0" w:color="auto"/>
                    <w:left w:val="none" w:sz="0" w:space="0" w:color="auto"/>
                    <w:bottom w:val="none" w:sz="0" w:space="0" w:color="auto"/>
                    <w:right w:val="none" w:sz="0" w:space="0" w:color="auto"/>
                  </w:divBdr>
                </w:div>
                <w:div w:id="2008629049">
                  <w:marLeft w:val="0"/>
                  <w:marRight w:val="0"/>
                  <w:marTop w:val="0"/>
                  <w:marBottom w:val="0"/>
                  <w:divBdr>
                    <w:top w:val="none" w:sz="0" w:space="0" w:color="auto"/>
                    <w:left w:val="none" w:sz="0" w:space="0" w:color="auto"/>
                    <w:bottom w:val="none" w:sz="0" w:space="0" w:color="auto"/>
                    <w:right w:val="none" w:sz="0" w:space="0" w:color="auto"/>
                  </w:divBdr>
                </w:div>
                <w:div w:id="2010254936">
                  <w:marLeft w:val="0"/>
                  <w:marRight w:val="0"/>
                  <w:marTop w:val="0"/>
                  <w:marBottom w:val="0"/>
                  <w:divBdr>
                    <w:top w:val="none" w:sz="0" w:space="0" w:color="auto"/>
                    <w:left w:val="none" w:sz="0" w:space="0" w:color="auto"/>
                    <w:bottom w:val="none" w:sz="0" w:space="0" w:color="auto"/>
                    <w:right w:val="none" w:sz="0" w:space="0" w:color="auto"/>
                  </w:divBdr>
                </w:div>
                <w:div w:id="2011104284">
                  <w:marLeft w:val="0"/>
                  <w:marRight w:val="0"/>
                  <w:marTop w:val="0"/>
                  <w:marBottom w:val="0"/>
                  <w:divBdr>
                    <w:top w:val="none" w:sz="0" w:space="0" w:color="auto"/>
                    <w:left w:val="none" w:sz="0" w:space="0" w:color="auto"/>
                    <w:bottom w:val="none" w:sz="0" w:space="0" w:color="auto"/>
                    <w:right w:val="none" w:sz="0" w:space="0" w:color="auto"/>
                  </w:divBdr>
                </w:div>
                <w:div w:id="2014255140">
                  <w:marLeft w:val="0"/>
                  <w:marRight w:val="0"/>
                  <w:marTop w:val="0"/>
                  <w:marBottom w:val="0"/>
                  <w:divBdr>
                    <w:top w:val="none" w:sz="0" w:space="0" w:color="auto"/>
                    <w:left w:val="none" w:sz="0" w:space="0" w:color="auto"/>
                    <w:bottom w:val="none" w:sz="0" w:space="0" w:color="auto"/>
                    <w:right w:val="none" w:sz="0" w:space="0" w:color="auto"/>
                  </w:divBdr>
                </w:div>
                <w:div w:id="2014263167">
                  <w:marLeft w:val="0"/>
                  <w:marRight w:val="0"/>
                  <w:marTop w:val="0"/>
                  <w:marBottom w:val="0"/>
                  <w:divBdr>
                    <w:top w:val="none" w:sz="0" w:space="0" w:color="auto"/>
                    <w:left w:val="none" w:sz="0" w:space="0" w:color="auto"/>
                    <w:bottom w:val="none" w:sz="0" w:space="0" w:color="auto"/>
                    <w:right w:val="none" w:sz="0" w:space="0" w:color="auto"/>
                  </w:divBdr>
                </w:div>
                <w:div w:id="2015110648">
                  <w:marLeft w:val="0"/>
                  <w:marRight w:val="0"/>
                  <w:marTop w:val="0"/>
                  <w:marBottom w:val="0"/>
                  <w:divBdr>
                    <w:top w:val="none" w:sz="0" w:space="0" w:color="auto"/>
                    <w:left w:val="none" w:sz="0" w:space="0" w:color="auto"/>
                    <w:bottom w:val="none" w:sz="0" w:space="0" w:color="auto"/>
                    <w:right w:val="none" w:sz="0" w:space="0" w:color="auto"/>
                  </w:divBdr>
                </w:div>
                <w:div w:id="2015571911">
                  <w:marLeft w:val="0"/>
                  <w:marRight w:val="0"/>
                  <w:marTop w:val="0"/>
                  <w:marBottom w:val="0"/>
                  <w:divBdr>
                    <w:top w:val="none" w:sz="0" w:space="0" w:color="auto"/>
                    <w:left w:val="none" w:sz="0" w:space="0" w:color="auto"/>
                    <w:bottom w:val="none" w:sz="0" w:space="0" w:color="auto"/>
                    <w:right w:val="none" w:sz="0" w:space="0" w:color="auto"/>
                  </w:divBdr>
                </w:div>
                <w:div w:id="2017221466">
                  <w:marLeft w:val="0"/>
                  <w:marRight w:val="0"/>
                  <w:marTop w:val="0"/>
                  <w:marBottom w:val="0"/>
                  <w:divBdr>
                    <w:top w:val="none" w:sz="0" w:space="0" w:color="auto"/>
                    <w:left w:val="none" w:sz="0" w:space="0" w:color="auto"/>
                    <w:bottom w:val="none" w:sz="0" w:space="0" w:color="auto"/>
                    <w:right w:val="none" w:sz="0" w:space="0" w:color="auto"/>
                  </w:divBdr>
                </w:div>
                <w:div w:id="2017608193">
                  <w:marLeft w:val="0"/>
                  <w:marRight w:val="0"/>
                  <w:marTop w:val="0"/>
                  <w:marBottom w:val="0"/>
                  <w:divBdr>
                    <w:top w:val="none" w:sz="0" w:space="0" w:color="auto"/>
                    <w:left w:val="none" w:sz="0" w:space="0" w:color="auto"/>
                    <w:bottom w:val="none" w:sz="0" w:space="0" w:color="auto"/>
                    <w:right w:val="none" w:sz="0" w:space="0" w:color="auto"/>
                  </w:divBdr>
                </w:div>
                <w:div w:id="2018147449">
                  <w:marLeft w:val="0"/>
                  <w:marRight w:val="0"/>
                  <w:marTop w:val="0"/>
                  <w:marBottom w:val="0"/>
                  <w:divBdr>
                    <w:top w:val="none" w:sz="0" w:space="0" w:color="auto"/>
                    <w:left w:val="none" w:sz="0" w:space="0" w:color="auto"/>
                    <w:bottom w:val="none" w:sz="0" w:space="0" w:color="auto"/>
                    <w:right w:val="none" w:sz="0" w:space="0" w:color="auto"/>
                  </w:divBdr>
                </w:div>
                <w:div w:id="2019654842">
                  <w:marLeft w:val="0"/>
                  <w:marRight w:val="0"/>
                  <w:marTop w:val="0"/>
                  <w:marBottom w:val="0"/>
                  <w:divBdr>
                    <w:top w:val="none" w:sz="0" w:space="0" w:color="auto"/>
                    <w:left w:val="none" w:sz="0" w:space="0" w:color="auto"/>
                    <w:bottom w:val="none" w:sz="0" w:space="0" w:color="auto"/>
                    <w:right w:val="none" w:sz="0" w:space="0" w:color="auto"/>
                  </w:divBdr>
                </w:div>
                <w:div w:id="2021926326">
                  <w:marLeft w:val="0"/>
                  <w:marRight w:val="0"/>
                  <w:marTop w:val="0"/>
                  <w:marBottom w:val="0"/>
                  <w:divBdr>
                    <w:top w:val="none" w:sz="0" w:space="0" w:color="auto"/>
                    <w:left w:val="none" w:sz="0" w:space="0" w:color="auto"/>
                    <w:bottom w:val="none" w:sz="0" w:space="0" w:color="auto"/>
                    <w:right w:val="none" w:sz="0" w:space="0" w:color="auto"/>
                  </w:divBdr>
                </w:div>
                <w:div w:id="2023779051">
                  <w:marLeft w:val="0"/>
                  <w:marRight w:val="0"/>
                  <w:marTop w:val="0"/>
                  <w:marBottom w:val="0"/>
                  <w:divBdr>
                    <w:top w:val="none" w:sz="0" w:space="0" w:color="auto"/>
                    <w:left w:val="none" w:sz="0" w:space="0" w:color="auto"/>
                    <w:bottom w:val="none" w:sz="0" w:space="0" w:color="auto"/>
                    <w:right w:val="none" w:sz="0" w:space="0" w:color="auto"/>
                  </w:divBdr>
                </w:div>
                <w:div w:id="2023848086">
                  <w:marLeft w:val="0"/>
                  <w:marRight w:val="0"/>
                  <w:marTop w:val="0"/>
                  <w:marBottom w:val="0"/>
                  <w:divBdr>
                    <w:top w:val="none" w:sz="0" w:space="0" w:color="auto"/>
                    <w:left w:val="none" w:sz="0" w:space="0" w:color="auto"/>
                    <w:bottom w:val="none" w:sz="0" w:space="0" w:color="auto"/>
                    <w:right w:val="none" w:sz="0" w:space="0" w:color="auto"/>
                  </w:divBdr>
                </w:div>
                <w:div w:id="2026705526">
                  <w:marLeft w:val="0"/>
                  <w:marRight w:val="0"/>
                  <w:marTop w:val="0"/>
                  <w:marBottom w:val="0"/>
                  <w:divBdr>
                    <w:top w:val="none" w:sz="0" w:space="0" w:color="auto"/>
                    <w:left w:val="none" w:sz="0" w:space="0" w:color="auto"/>
                    <w:bottom w:val="none" w:sz="0" w:space="0" w:color="auto"/>
                    <w:right w:val="none" w:sz="0" w:space="0" w:color="auto"/>
                  </w:divBdr>
                </w:div>
                <w:div w:id="2026784513">
                  <w:marLeft w:val="0"/>
                  <w:marRight w:val="0"/>
                  <w:marTop w:val="0"/>
                  <w:marBottom w:val="0"/>
                  <w:divBdr>
                    <w:top w:val="none" w:sz="0" w:space="0" w:color="auto"/>
                    <w:left w:val="none" w:sz="0" w:space="0" w:color="auto"/>
                    <w:bottom w:val="none" w:sz="0" w:space="0" w:color="auto"/>
                    <w:right w:val="none" w:sz="0" w:space="0" w:color="auto"/>
                  </w:divBdr>
                </w:div>
                <w:div w:id="2028630468">
                  <w:marLeft w:val="0"/>
                  <w:marRight w:val="0"/>
                  <w:marTop w:val="0"/>
                  <w:marBottom w:val="0"/>
                  <w:divBdr>
                    <w:top w:val="none" w:sz="0" w:space="0" w:color="auto"/>
                    <w:left w:val="none" w:sz="0" w:space="0" w:color="auto"/>
                    <w:bottom w:val="none" w:sz="0" w:space="0" w:color="auto"/>
                    <w:right w:val="none" w:sz="0" w:space="0" w:color="auto"/>
                  </w:divBdr>
                </w:div>
                <w:div w:id="2029747739">
                  <w:marLeft w:val="0"/>
                  <w:marRight w:val="0"/>
                  <w:marTop w:val="0"/>
                  <w:marBottom w:val="0"/>
                  <w:divBdr>
                    <w:top w:val="none" w:sz="0" w:space="0" w:color="auto"/>
                    <w:left w:val="none" w:sz="0" w:space="0" w:color="auto"/>
                    <w:bottom w:val="none" w:sz="0" w:space="0" w:color="auto"/>
                    <w:right w:val="none" w:sz="0" w:space="0" w:color="auto"/>
                  </w:divBdr>
                </w:div>
                <w:div w:id="2031029709">
                  <w:marLeft w:val="0"/>
                  <w:marRight w:val="0"/>
                  <w:marTop w:val="0"/>
                  <w:marBottom w:val="0"/>
                  <w:divBdr>
                    <w:top w:val="none" w:sz="0" w:space="0" w:color="auto"/>
                    <w:left w:val="none" w:sz="0" w:space="0" w:color="auto"/>
                    <w:bottom w:val="none" w:sz="0" w:space="0" w:color="auto"/>
                    <w:right w:val="none" w:sz="0" w:space="0" w:color="auto"/>
                  </w:divBdr>
                </w:div>
                <w:div w:id="2031635923">
                  <w:marLeft w:val="0"/>
                  <w:marRight w:val="0"/>
                  <w:marTop w:val="0"/>
                  <w:marBottom w:val="0"/>
                  <w:divBdr>
                    <w:top w:val="none" w:sz="0" w:space="0" w:color="auto"/>
                    <w:left w:val="none" w:sz="0" w:space="0" w:color="auto"/>
                    <w:bottom w:val="none" w:sz="0" w:space="0" w:color="auto"/>
                    <w:right w:val="none" w:sz="0" w:space="0" w:color="auto"/>
                  </w:divBdr>
                </w:div>
                <w:div w:id="2032485091">
                  <w:marLeft w:val="0"/>
                  <w:marRight w:val="0"/>
                  <w:marTop w:val="0"/>
                  <w:marBottom w:val="0"/>
                  <w:divBdr>
                    <w:top w:val="none" w:sz="0" w:space="0" w:color="auto"/>
                    <w:left w:val="none" w:sz="0" w:space="0" w:color="auto"/>
                    <w:bottom w:val="none" w:sz="0" w:space="0" w:color="auto"/>
                    <w:right w:val="none" w:sz="0" w:space="0" w:color="auto"/>
                  </w:divBdr>
                </w:div>
                <w:div w:id="2033797563">
                  <w:marLeft w:val="0"/>
                  <w:marRight w:val="0"/>
                  <w:marTop w:val="0"/>
                  <w:marBottom w:val="0"/>
                  <w:divBdr>
                    <w:top w:val="none" w:sz="0" w:space="0" w:color="auto"/>
                    <w:left w:val="none" w:sz="0" w:space="0" w:color="auto"/>
                    <w:bottom w:val="none" w:sz="0" w:space="0" w:color="auto"/>
                    <w:right w:val="none" w:sz="0" w:space="0" w:color="auto"/>
                  </w:divBdr>
                </w:div>
                <w:div w:id="2039157933">
                  <w:marLeft w:val="0"/>
                  <w:marRight w:val="0"/>
                  <w:marTop w:val="0"/>
                  <w:marBottom w:val="0"/>
                  <w:divBdr>
                    <w:top w:val="none" w:sz="0" w:space="0" w:color="auto"/>
                    <w:left w:val="none" w:sz="0" w:space="0" w:color="auto"/>
                    <w:bottom w:val="none" w:sz="0" w:space="0" w:color="auto"/>
                    <w:right w:val="none" w:sz="0" w:space="0" w:color="auto"/>
                  </w:divBdr>
                </w:div>
                <w:div w:id="2040085917">
                  <w:marLeft w:val="0"/>
                  <w:marRight w:val="0"/>
                  <w:marTop w:val="0"/>
                  <w:marBottom w:val="0"/>
                  <w:divBdr>
                    <w:top w:val="none" w:sz="0" w:space="0" w:color="auto"/>
                    <w:left w:val="none" w:sz="0" w:space="0" w:color="auto"/>
                    <w:bottom w:val="none" w:sz="0" w:space="0" w:color="auto"/>
                    <w:right w:val="none" w:sz="0" w:space="0" w:color="auto"/>
                  </w:divBdr>
                </w:div>
                <w:div w:id="2041273716">
                  <w:marLeft w:val="0"/>
                  <w:marRight w:val="0"/>
                  <w:marTop w:val="0"/>
                  <w:marBottom w:val="0"/>
                  <w:divBdr>
                    <w:top w:val="none" w:sz="0" w:space="0" w:color="auto"/>
                    <w:left w:val="none" w:sz="0" w:space="0" w:color="auto"/>
                    <w:bottom w:val="none" w:sz="0" w:space="0" w:color="auto"/>
                    <w:right w:val="none" w:sz="0" w:space="0" w:color="auto"/>
                  </w:divBdr>
                </w:div>
                <w:div w:id="2042901067">
                  <w:marLeft w:val="0"/>
                  <w:marRight w:val="0"/>
                  <w:marTop w:val="0"/>
                  <w:marBottom w:val="0"/>
                  <w:divBdr>
                    <w:top w:val="none" w:sz="0" w:space="0" w:color="auto"/>
                    <w:left w:val="none" w:sz="0" w:space="0" w:color="auto"/>
                    <w:bottom w:val="none" w:sz="0" w:space="0" w:color="auto"/>
                    <w:right w:val="none" w:sz="0" w:space="0" w:color="auto"/>
                  </w:divBdr>
                </w:div>
                <w:div w:id="2043480207">
                  <w:marLeft w:val="0"/>
                  <w:marRight w:val="0"/>
                  <w:marTop w:val="0"/>
                  <w:marBottom w:val="0"/>
                  <w:divBdr>
                    <w:top w:val="none" w:sz="0" w:space="0" w:color="auto"/>
                    <w:left w:val="none" w:sz="0" w:space="0" w:color="auto"/>
                    <w:bottom w:val="none" w:sz="0" w:space="0" w:color="auto"/>
                    <w:right w:val="none" w:sz="0" w:space="0" w:color="auto"/>
                  </w:divBdr>
                </w:div>
                <w:div w:id="2044165985">
                  <w:marLeft w:val="0"/>
                  <w:marRight w:val="0"/>
                  <w:marTop w:val="0"/>
                  <w:marBottom w:val="0"/>
                  <w:divBdr>
                    <w:top w:val="none" w:sz="0" w:space="0" w:color="auto"/>
                    <w:left w:val="none" w:sz="0" w:space="0" w:color="auto"/>
                    <w:bottom w:val="none" w:sz="0" w:space="0" w:color="auto"/>
                    <w:right w:val="none" w:sz="0" w:space="0" w:color="auto"/>
                  </w:divBdr>
                </w:div>
                <w:div w:id="2047951651">
                  <w:marLeft w:val="0"/>
                  <w:marRight w:val="0"/>
                  <w:marTop w:val="0"/>
                  <w:marBottom w:val="0"/>
                  <w:divBdr>
                    <w:top w:val="none" w:sz="0" w:space="0" w:color="auto"/>
                    <w:left w:val="none" w:sz="0" w:space="0" w:color="auto"/>
                    <w:bottom w:val="none" w:sz="0" w:space="0" w:color="auto"/>
                    <w:right w:val="none" w:sz="0" w:space="0" w:color="auto"/>
                  </w:divBdr>
                </w:div>
                <w:div w:id="2053647585">
                  <w:marLeft w:val="0"/>
                  <w:marRight w:val="0"/>
                  <w:marTop w:val="0"/>
                  <w:marBottom w:val="0"/>
                  <w:divBdr>
                    <w:top w:val="none" w:sz="0" w:space="0" w:color="auto"/>
                    <w:left w:val="none" w:sz="0" w:space="0" w:color="auto"/>
                    <w:bottom w:val="none" w:sz="0" w:space="0" w:color="auto"/>
                    <w:right w:val="none" w:sz="0" w:space="0" w:color="auto"/>
                  </w:divBdr>
                </w:div>
                <w:div w:id="2055621788">
                  <w:marLeft w:val="0"/>
                  <w:marRight w:val="0"/>
                  <w:marTop w:val="0"/>
                  <w:marBottom w:val="0"/>
                  <w:divBdr>
                    <w:top w:val="none" w:sz="0" w:space="0" w:color="auto"/>
                    <w:left w:val="none" w:sz="0" w:space="0" w:color="auto"/>
                    <w:bottom w:val="none" w:sz="0" w:space="0" w:color="auto"/>
                    <w:right w:val="none" w:sz="0" w:space="0" w:color="auto"/>
                  </w:divBdr>
                </w:div>
                <w:div w:id="2062048844">
                  <w:marLeft w:val="0"/>
                  <w:marRight w:val="0"/>
                  <w:marTop w:val="0"/>
                  <w:marBottom w:val="0"/>
                  <w:divBdr>
                    <w:top w:val="none" w:sz="0" w:space="0" w:color="auto"/>
                    <w:left w:val="none" w:sz="0" w:space="0" w:color="auto"/>
                    <w:bottom w:val="none" w:sz="0" w:space="0" w:color="auto"/>
                    <w:right w:val="none" w:sz="0" w:space="0" w:color="auto"/>
                  </w:divBdr>
                </w:div>
                <w:div w:id="2063138825">
                  <w:marLeft w:val="0"/>
                  <w:marRight w:val="0"/>
                  <w:marTop w:val="0"/>
                  <w:marBottom w:val="0"/>
                  <w:divBdr>
                    <w:top w:val="none" w:sz="0" w:space="0" w:color="auto"/>
                    <w:left w:val="none" w:sz="0" w:space="0" w:color="auto"/>
                    <w:bottom w:val="none" w:sz="0" w:space="0" w:color="auto"/>
                    <w:right w:val="none" w:sz="0" w:space="0" w:color="auto"/>
                  </w:divBdr>
                </w:div>
                <w:div w:id="2064713526">
                  <w:marLeft w:val="0"/>
                  <w:marRight w:val="0"/>
                  <w:marTop w:val="0"/>
                  <w:marBottom w:val="0"/>
                  <w:divBdr>
                    <w:top w:val="none" w:sz="0" w:space="0" w:color="auto"/>
                    <w:left w:val="none" w:sz="0" w:space="0" w:color="auto"/>
                    <w:bottom w:val="none" w:sz="0" w:space="0" w:color="auto"/>
                    <w:right w:val="none" w:sz="0" w:space="0" w:color="auto"/>
                  </w:divBdr>
                </w:div>
                <w:div w:id="2066294326">
                  <w:marLeft w:val="0"/>
                  <w:marRight w:val="0"/>
                  <w:marTop w:val="0"/>
                  <w:marBottom w:val="0"/>
                  <w:divBdr>
                    <w:top w:val="none" w:sz="0" w:space="0" w:color="auto"/>
                    <w:left w:val="none" w:sz="0" w:space="0" w:color="auto"/>
                    <w:bottom w:val="none" w:sz="0" w:space="0" w:color="auto"/>
                    <w:right w:val="none" w:sz="0" w:space="0" w:color="auto"/>
                  </w:divBdr>
                </w:div>
                <w:div w:id="2067951954">
                  <w:marLeft w:val="0"/>
                  <w:marRight w:val="0"/>
                  <w:marTop w:val="0"/>
                  <w:marBottom w:val="0"/>
                  <w:divBdr>
                    <w:top w:val="none" w:sz="0" w:space="0" w:color="auto"/>
                    <w:left w:val="none" w:sz="0" w:space="0" w:color="auto"/>
                    <w:bottom w:val="none" w:sz="0" w:space="0" w:color="auto"/>
                    <w:right w:val="none" w:sz="0" w:space="0" w:color="auto"/>
                  </w:divBdr>
                </w:div>
                <w:div w:id="2068414140">
                  <w:marLeft w:val="0"/>
                  <w:marRight w:val="0"/>
                  <w:marTop w:val="0"/>
                  <w:marBottom w:val="0"/>
                  <w:divBdr>
                    <w:top w:val="none" w:sz="0" w:space="0" w:color="auto"/>
                    <w:left w:val="none" w:sz="0" w:space="0" w:color="auto"/>
                    <w:bottom w:val="none" w:sz="0" w:space="0" w:color="auto"/>
                    <w:right w:val="none" w:sz="0" w:space="0" w:color="auto"/>
                  </w:divBdr>
                </w:div>
                <w:div w:id="2074767672">
                  <w:marLeft w:val="0"/>
                  <w:marRight w:val="0"/>
                  <w:marTop w:val="0"/>
                  <w:marBottom w:val="0"/>
                  <w:divBdr>
                    <w:top w:val="none" w:sz="0" w:space="0" w:color="auto"/>
                    <w:left w:val="none" w:sz="0" w:space="0" w:color="auto"/>
                    <w:bottom w:val="none" w:sz="0" w:space="0" w:color="auto"/>
                    <w:right w:val="none" w:sz="0" w:space="0" w:color="auto"/>
                  </w:divBdr>
                </w:div>
                <w:div w:id="2081053985">
                  <w:marLeft w:val="0"/>
                  <w:marRight w:val="0"/>
                  <w:marTop w:val="0"/>
                  <w:marBottom w:val="0"/>
                  <w:divBdr>
                    <w:top w:val="none" w:sz="0" w:space="0" w:color="auto"/>
                    <w:left w:val="none" w:sz="0" w:space="0" w:color="auto"/>
                    <w:bottom w:val="none" w:sz="0" w:space="0" w:color="auto"/>
                    <w:right w:val="none" w:sz="0" w:space="0" w:color="auto"/>
                  </w:divBdr>
                </w:div>
                <w:div w:id="2082287002">
                  <w:marLeft w:val="0"/>
                  <w:marRight w:val="0"/>
                  <w:marTop w:val="0"/>
                  <w:marBottom w:val="0"/>
                  <w:divBdr>
                    <w:top w:val="none" w:sz="0" w:space="0" w:color="auto"/>
                    <w:left w:val="none" w:sz="0" w:space="0" w:color="auto"/>
                    <w:bottom w:val="none" w:sz="0" w:space="0" w:color="auto"/>
                    <w:right w:val="none" w:sz="0" w:space="0" w:color="auto"/>
                  </w:divBdr>
                </w:div>
                <w:div w:id="2086099982">
                  <w:marLeft w:val="0"/>
                  <w:marRight w:val="0"/>
                  <w:marTop w:val="0"/>
                  <w:marBottom w:val="0"/>
                  <w:divBdr>
                    <w:top w:val="none" w:sz="0" w:space="0" w:color="auto"/>
                    <w:left w:val="none" w:sz="0" w:space="0" w:color="auto"/>
                    <w:bottom w:val="none" w:sz="0" w:space="0" w:color="auto"/>
                    <w:right w:val="none" w:sz="0" w:space="0" w:color="auto"/>
                  </w:divBdr>
                </w:div>
                <w:div w:id="2086947765">
                  <w:marLeft w:val="0"/>
                  <w:marRight w:val="0"/>
                  <w:marTop w:val="0"/>
                  <w:marBottom w:val="0"/>
                  <w:divBdr>
                    <w:top w:val="none" w:sz="0" w:space="0" w:color="auto"/>
                    <w:left w:val="none" w:sz="0" w:space="0" w:color="auto"/>
                    <w:bottom w:val="none" w:sz="0" w:space="0" w:color="auto"/>
                    <w:right w:val="none" w:sz="0" w:space="0" w:color="auto"/>
                  </w:divBdr>
                </w:div>
                <w:div w:id="2094744324">
                  <w:marLeft w:val="0"/>
                  <w:marRight w:val="0"/>
                  <w:marTop w:val="0"/>
                  <w:marBottom w:val="0"/>
                  <w:divBdr>
                    <w:top w:val="none" w:sz="0" w:space="0" w:color="auto"/>
                    <w:left w:val="none" w:sz="0" w:space="0" w:color="auto"/>
                    <w:bottom w:val="none" w:sz="0" w:space="0" w:color="auto"/>
                    <w:right w:val="none" w:sz="0" w:space="0" w:color="auto"/>
                  </w:divBdr>
                </w:div>
                <w:div w:id="2095124969">
                  <w:marLeft w:val="0"/>
                  <w:marRight w:val="0"/>
                  <w:marTop w:val="0"/>
                  <w:marBottom w:val="0"/>
                  <w:divBdr>
                    <w:top w:val="none" w:sz="0" w:space="0" w:color="auto"/>
                    <w:left w:val="none" w:sz="0" w:space="0" w:color="auto"/>
                    <w:bottom w:val="none" w:sz="0" w:space="0" w:color="auto"/>
                    <w:right w:val="none" w:sz="0" w:space="0" w:color="auto"/>
                  </w:divBdr>
                </w:div>
                <w:div w:id="2096900734">
                  <w:marLeft w:val="0"/>
                  <w:marRight w:val="0"/>
                  <w:marTop w:val="0"/>
                  <w:marBottom w:val="0"/>
                  <w:divBdr>
                    <w:top w:val="none" w:sz="0" w:space="0" w:color="auto"/>
                    <w:left w:val="none" w:sz="0" w:space="0" w:color="auto"/>
                    <w:bottom w:val="none" w:sz="0" w:space="0" w:color="auto"/>
                    <w:right w:val="none" w:sz="0" w:space="0" w:color="auto"/>
                  </w:divBdr>
                </w:div>
                <w:div w:id="2098482584">
                  <w:marLeft w:val="0"/>
                  <w:marRight w:val="0"/>
                  <w:marTop w:val="0"/>
                  <w:marBottom w:val="0"/>
                  <w:divBdr>
                    <w:top w:val="none" w:sz="0" w:space="0" w:color="auto"/>
                    <w:left w:val="none" w:sz="0" w:space="0" w:color="auto"/>
                    <w:bottom w:val="none" w:sz="0" w:space="0" w:color="auto"/>
                    <w:right w:val="none" w:sz="0" w:space="0" w:color="auto"/>
                  </w:divBdr>
                </w:div>
                <w:div w:id="2098935723">
                  <w:marLeft w:val="0"/>
                  <w:marRight w:val="0"/>
                  <w:marTop w:val="0"/>
                  <w:marBottom w:val="0"/>
                  <w:divBdr>
                    <w:top w:val="none" w:sz="0" w:space="0" w:color="auto"/>
                    <w:left w:val="none" w:sz="0" w:space="0" w:color="auto"/>
                    <w:bottom w:val="none" w:sz="0" w:space="0" w:color="auto"/>
                    <w:right w:val="none" w:sz="0" w:space="0" w:color="auto"/>
                  </w:divBdr>
                </w:div>
                <w:div w:id="2099669924">
                  <w:marLeft w:val="0"/>
                  <w:marRight w:val="0"/>
                  <w:marTop w:val="0"/>
                  <w:marBottom w:val="0"/>
                  <w:divBdr>
                    <w:top w:val="none" w:sz="0" w:space="0" w:color="auto"/>
                    <w:left w:val="none" w:sz="0" w:space="0" w:color="auto"/>
                    <w:bottom w:val="none" w:sz="0" w:space="0" w:color="auto"/>
                    <w:right w:val="none" w:sz="0" w:space="0" w:color="auto"/>
                  </w:divBdr>
                </w:div>
                <w:div w:id="2101439284">
                  <w:marLeft w:val="0"/>
                  <w:marRight w:val="0"/>
                  <w:marTop w:val="0"/>
                  <w:marBottom w:val="0"/>
                  <w:divBdr>
                    <w:top w:val="none" w:sz="0" w:space="0" w:color="auto"/>
                    <w:left w:val="none" w:sz="0" w:space="0" w:color="auto"/>
                    <w:bottom w:val="none" w:sz="0" w:space="0" w:color="auto"/>
                    <w:right w:val="none" w:sz="0" w:space="0" w:color="auto"/>
                  </w:divBdr>
                </w:div>
                <w:div w:id="2102296163">
                  <w:marLeft w:val="0"/>
                  <w:marRight w:val="0"/>
                  <w:marTop w:val="0"/>
                  <w:marBottom w:val="0"/>
                  <w:divBdr>
                    <w:top w:val="none" w:sz="0" w:space="0" w:color="auto"/>
                    <w:left w:val="none" w:sz="0" w:space="0" w:color="auto"/>
                    <w:bottom w:val="none" w:sz="0" w:space="0" w:color="auto"/>
                    <w:right w:val="none" w:sz="0" w:space="0" w:color="auto"/>
                  </w:divBdr>
                </w:div>
                <w:div w:id="2105177091">
                  <w:marLeft w:val="0"/>
                  <w:marRight w:val="0"/>
                  <w:marTop w:val="0"/>
                  <w:marBottom w:val="0"/>
                  <w:divBdr>
                    <w:top w:val="none" w:sz="0" w:space="0" w:color="auto"/>
                    <w:left w:val="none" w:sz="0" w:space="0" w:color="auto"/>
                    <w:bottom w:val="none" w:sz="0" w:space="0" w:color="auto"/>
                    <w:right w:val="none" w:sz="0" w:space="0" w:color="auto"/>
                  </w:divBdr>
                </w:div>
                <w:div w:id="2107262125">
                  <w:marLeft w:val="0"/>
                  <w:marRight w:val="0"/>
                  <w:marTop w:val="0"/>
                  <w:marBottom w:val="0"/>
                  <w:divBdr>
                    <w:top w:val="none" w:sz="0" w:space="0" w:color="auto"/>
                    <w:left w:val="none" w:sz="0" w:space="0" w:color="auto"/>
                    <w:bottom w:val="none" w:sz="0" w:space="0" w:color="auto"/>
                    <w:right w:val="none" w:sz="0" w:space="0" w:color="auto"/>
                  </w:divBdr>
                </w:div>
                <w:div w:id="2116436363">
                  <w:marLeft w:val="0"/>
                  <w:marRight w:val="0"/>
                  <w:marTop w:val="0"/>
                  <w:marBottom w:val="0"/>
                  <w:divBdr>
                    <w:top w:val="none" w:sz="0" w:space="0" w:color="auto"/>
                    <w:left w:val="none" w:sz="0" w:space="0" w:color="auto"/>
                    <w:bottom w:val="none" w:sz="0" w:space="0" w:color="auto"/>
                    <w:right w:val="none" w:sz="0" w:space="0" w:color="auto"/>
                  </w:divBdr>
                </w:div>
                <w:div w:id="2117089402">
                  <w:marLeft w:val="0"/>
                  <w:marRight w:val="0"/>
                  <w:marTop w:val="0"/>
                  <w:marBottom w:val="0"/>
                  <w:divBdr>
                    <w:top w:val="none" w:sz="0" w:space="0" w:color="auto"/>
                    <w:left w:val="none" w:sz="0" w:space="0" w:color="auto"/>
                    <w:bottom w:val="none" w:sz="0" w:space="0" w:color="auto"/>
                    <w:right w:val="none" w:sz="0" w:space="0" w:color="auto"/>
                  </w:divBdr>
                </w:div>
                <w:div w:id="2118140274">
                  <w:marLeft w:val="0"/>
                  <w:marRight w:val="0"/>
                  <w:marTop w:val="0"/>
                  <w:marBottom w:val="0"/>
                  <w:divBdr>
                    <w:top w:val="none" w:sz="0" w:space="0" w:color="auto"/>
                    <w:left w:val="none" w:sz="0" w:space="0" w:color="auto"/>
                    <w:bottom w:val="none" w:sz="0" w:space="0" w:color="auto"/>
                    <w:right w:val="none" w:sz="0" w:space="0" w:color="auto"/>
                  </w:divBdr>
                </w:div>
                <w:div w:id="2120836790">
                  <w:marLeft w:val="0"/>
                  <w:marRight w:val="0"/>
                  <w:marTop w:val="0"/>
                  <w:marBottom w:val="0"/>
                  <w:divBdr>
                    <w:top w:val="none" w:sz="0" w:space="0" w:color="auto"/>
                    <w:left w:val="none" w:sz="0" w:space="0" w:color="auto"/>
                    <w:bottom w:val="none" w:sz="0" w:space="0" w:color="auto"/>
                    <w:right w:val="none" w:sz="0" w:space="0" w:color="auto"/>
                  </w:divBdr>
                </w:div>
                <w:div w:id="2122992558">
                  <w:marLeft w:val="0"/>
                  <w:marRight w:val="0"/>
                  <w:marTop w:val="0"/>
                  <w:marBottom w:val="0"/>
                  <w:divBdr>
                    <w:top w:val="none" w:sz="0" w:space="0" w:color="auto"/>
                    <w:left w:val="none" w:sz="0" w:space="0" w:color="auto"/>
                    <w:bottom w:val="none" w:sz="0" w:space="0" w:color="auto"/>
                    <w:right w:val="none" w:sz="0" w:space="0" w:color="auto"/>
                  </w:divBdr>
                </w:div>
                <w:div w:id="2126577860">
                  <w:marLeft w:val="0"/>
                  <w:marRight w:val="0"/>
                  <w:marTop w:val="0"/>
                  <w:marBottom w:val="0"/>
                  <w:divBdr>
                    <w:top w:val="none" w:sz="0" w:space="0" w:color="auto"/>
                    <w:left w:val="none" w:sz="0" w:space="0" w:color="auto"/>
                    <w:bottom w:val="none" w:sz="0" w:space="0" w:color="auto"/>
                    <w:right w:val="none" w:sz="0" w:space="0" w:color="auto"/>
                  </w:divBdr>
                </w:div>
                <w:div w:id="2129005715">
                  <w:marLeft w:val="0"/>
                  <w:marRight w:val="0"/>
                  <w:marTop w:val="0"/>
                  <w:marBottom w:val="0"/>
                  <w:divBdr>
                    <w:top w:val="none" w:sz="0" w:space="0" w:color="auto"/>
                    <w:left w:val="none" w:sz="0" w:space="0" w:color="auto"/>
                    <w:bottom w:val="none" w:sz="0" w:space="0" w:color="auto"/>
                    <w:right w:val="none" w:sz="0" w:space="0" w:color="auto"/>
                  </w:divBdr>
                </w:div>
                <w:div w:id="2129466178">
                  <w:marLeft w:val="0"/>
                  <w:marRight w:val="0"/>
                  <w:marTop w:val="0"/>
                  <w:marBottom w:val="0"/>
                  <w:divBdr>
                    <w:top w:val="none" w:sz="0" w:space="0" w:color="auto"/>
                    <w:left w:val="none" w:sz="0" w:space="0" w:color="auto"/>
                    <w:bottom w:val="none" w:sz="0" w:space="0" w:color="auto"/>
                    <w:right w:val="none" w:sz="0" w:space="0" w:color="auto"/>
                  </w:divBdr>
                </w:div>
                <w:div w:id="2129859992">
                  <w:marLeft w:val="0"/>
                  <w:marRight w:val="0"/>
                  <w:marTop w:val="0"/>
                  <w:marBottom w:val="0"/>
                  <w:divBdr>
                    <w:top w:val="none" w:sz="0" w:space="0" w:color="auto"/>
                    <w:left w:val="none" w:sz="0" w:space="0" w:color="auto"/>
                    <w:bottom w:val="none" w:sz="0" w:space="0" w:color="auto"/>
                    <w:right w:val="none" w:sz="0" w:space="0" w:color="auto"/>
                  </w:divBdr>
                </w:div>
                <w:div w:id="2134008698">
                  <w:marLeft w:val="0"/>
                  <w:marRight w:val="0"/>
                  <w:marTop w:val="0"/>
                  <w:marBottom w:val="0"/>
                  <w:divBdr>
                    <w:top w:val="none" w:sz="0" w:space="0" w:color="auto"/>
                    <w:left w:val="none" w:sz="0" w:space="0" w:color="auto"/>
                    <w:bottom w:val="none" w:sz="0" w:space="0" w:color="auto"/>
                    <w:right w:val="none" w:sz="0" w:space="0" w:color="auto"/>
                  </w:divBdr>
                </w:div>
                <w:div w:id="2136369396">
                  <w:marLeft w:val="0"/>
                  <w:marRight w:val="0"/>
                  <w:marTop w:val="0"/>
                  <w:marBottom w:val="0"/>
                  <w:divBdr>
                    <w:top w:val="none" w:sz="0" w:space="0" w:color="auto"/>
                    <w:left w:val="none" w:sz="0" w:space="0" w:color="auto"/>
                    <w:bottom w:val="none" w:sz="0" w:space="0" w:color="auto"/>
                    <w:right w:val="none" w:sz="0" w:space="0" w:color="auto"/>
                  </w:divBdr>
                </w:div>
                <w:div w:id="2136562271">
                  <w:marLeft w:val="0"/>
                  <w:marRight w:val="0"/>
                  <w:marTop w:val="0"/>
                  <w:marBottom w:val="0"/>
                  <w:divBdr>
                    <w:top w:val="none" w:sz="0" w:space="0" w:color="auto"/>
                    <w:left w:val="none" w:sz="0" w:space="0" w:color="auto"/>
                    <w:bottom w:val="none" w:sz="0" w:space="0" w:color="auto"/>
                    <w:right w:val="none" w:sz="0" w:space="0" w:color="auto"/>
                  </w:divBdr>
                </w:div>
                <w:div w:id="2141338153">
                  <w:marLeft w:val="0"/>
                  <w:marRight w:val="0"/>
                  <w:marTop w:val="0"/>
                  <w:marBottom w:val="0"/>
                  <w:divBdr>
                    <w:top w:val="none" w:sz="0" w:space="0" w:color="auto"/>
                    <w:left w:val="none" w:sz="0" w:space="0" w:color="auto"/>
                    <w:bottom w:val="none" w:sz="0" w:space="0" w:color="auto"/>
                    <w:right w:val="none" w:sz="0" w:space="0" w:color="auto"/>
                  </w:divBdr>
                </w:div>
                <w:div w:id="2141411534">
                  <w:marLeft w:val="0"/>
                  <w:marRight w:val="0"/>
                  <w:marTop w:val="0"/>
                  <w:marBottom w:val="0"/>
                  <w:divBdr>
                    <w:top w:val="none" w:sz="0" w:space="0" w:color="auto"/>
                    <w:left w:val="none" w:sz="0" w:space="0" w:color="auto"/>
                    <w:bottom w:val="none" w:sz="0" w:space="0" w:color="auto"/>
                    <w:right w:val="none" w:sz="0" w:space="0" w:color="auto"/>
                  </w:divBdr>
                </w:div>
                <w:div w:id="2141416514">
                  <w:marLeft w:val="0"/>
                  <w:marRight w:val="0"/>
                  <w:marTop w:val="0"/>
                  <w:marBottom w:val="0"/>
                  <w:divBdr>
                    <w:top w:val="none" w:sz="0" w:space="0" w:color="auto"/>
                    <w:left w:val="none" w:sz="0" w:space="0" w:color="auto"/>
                    <w:bottom w:val="none" w:sz="0" w:space="0" w:color="auto"/>
                    <w:right w:val="none" w:sz="0" w:space="0" w:color="auto"/>
                  </w:divBdr>
                </w:div>
                <w:div w:id="2142917130">
                  <w:marLeft w:val="0"/>
                  <w:marRight w:val="0"/>
                  <w:marTop w:val="0"/>
                  <w:marBottom w:val="0"/>
                  <w:divBdr>
                    <w:top w:val="none" w:sz="0" w:space="0" w:color="auto"/>
                    <w:left w:val="none" w:sz="0" w:space="0" w:color="auto"/>
                    <w:bottom w:val="none" w:sz="0" w:space="0" w:color="auto"/>
                    <w:right w:val="none" w:sz="0" w:space="0" w:color="auto"/>
                  </w:divBdr>
                </w:div>
                <w:div w:id="2143233038">
                  <w:marLeft w:val="0"/>
                  <w:marRight w:val="0"/>
                  <w:marTop w:val="0"/>
                  <w:marBottom w:val="0"/>
                  <w:divBdr>
                    <w:top w:val="none" w:sz="0" w:space="0" w:color="auto"/>
                    <w:left w:val="none" w:sz="0" w:space="0" w:color="auto"/>
                    <w:bottom w:val="none" w:sz="0" w:space="0" w:color="auto"/>
                    <w:right w:val="none" w:sz="0" w:space="0" w:color="auto"/>
                  </w:divBdr>
                </w:div>
                <w:div w:id="2145001307">
                  <w:marLeft w:val="0"/>
                  <w:marRight w:val="0"/>
                  <w:marTop w:val="0"/>
                  <w:marBottom w:val="0"/>
                  <w:divBdr>
                    <w:top w:val="none" w:sz="0" w:space="0" w:color="auto"/>
                    <w:left w:val="none" w:sz="0" w:space="0" w:color="auto"/>
                    <w:bottom w:val="none" w:sz="0" w:space="0" w:color="auto"/>
                    <w:right w:val="none" w:sz="0" w:space="0" w:color="auto"/>
                  </w:divBdr>
                </w:div>
                <w:div w:id="2146849615">
                  <w:marLeft w:val="0"/>
                  <w:marRight w:val="0"/>
                  <w:marTop w:val="0"/>
                  <w:marBottom w:val="0"/>
                  <w:divBdr>
                    <w:top w:val="none" w:sz="0" w:space="0" w:color="auto"/>
                    <w:left w:val="none" w:sz="0" w:space="0" w:color="auto"/>
                    <w:bottom w:val="none" w:sz="0" w:space="0" w:color="auto"/>
                    <w:right w:val="none" w:sz="0" w:space="0" w:color="auto"/>
                  </w:divBdr>
                </w:div>
              </w:divsChild>
            </w:div>
            <w:div w:id="659238951">
              <w:marLeft w:val="0"/>
              <w:marRight w:val="0"/>
              <w:marTop w:val="0"/>
              <w:marBottom w:val="0"/>
              <w:divBdr>
                <w:top w:val="none" w:sz="0" w:space="0" w:color="auto"/>
                <w:left w:val="none" w:sz="0" w:space="0" w:color="auto"/>
                <w:bottom w:val="none" w:sz="0" w:space="0" w:color="auto"/>
                <w:right w:val="none" w:sz="0" w:space="0" w:color="auto"/>
              </w:divBdr>
            </w:div>
            <w:div w:id="659768640">
              <w:marLeft w:val="0"/>
              <w:marRight w:val="0"/>
              <w:marTop w:val="0"/>
              <w:marBottom w:val="0"/>
              <w:divBdr>
                <w:top w:val="none" w:sz="0" w:space="0" w:color="auto"/>
                <w:left w:val="none" w:sz="0" w:space="0" w:color="auto"/>
                <w:bottom w:val="none" w:sz="0" w:space="0" w:color="auto"/>
                <w:right w:val="none" w:sz="0" w:space="0" w:color="auto"/>
              </w:divBdr>
            </w:div>
            <w:div w:id="660230180">
              <w:marLeft w:val="0"/>
              <w:marRight w:val="0"/>
              <w:marTop w:val="0"/>
              <w:marBottom w:val="0"/>
              <w:divBdr>
                <w:top w:val="none" w:sz="0" w:space="0" w:color="auto"/>
                <w:left w:val="none" w:sz="0" w:space="0" w:color="auto"/>
                <w:bottom w:val="none" w:sz="0" w:space="0" w:color="auto"/>
                <w:right w:val="none" w:sz="0" w:space="0" w:color="auto"/>
              </w:divBdr>
            </w:div>
            <w:div w:id="660738637">
              <w:marLeft w:val="0"/>
              <w:marRight w:val="0"/>
              <w:marTop w:val="0"/>
              <w:marBottom w:val="0"/>
              <w:divBdr>
                <w:top w:val="none" w:sz="0" w:space="0" w:color="auto"/>
                <w:left w:val="none" w:sz="0" w:space="0" w:color="auto"/>
                <w:bottom w:val="none" w:sz="0" w:space="0" w:color="auto"/>
                <w:right w:val="none" w:sz="0" w:space="0" w:color="auto"/>
              </w:divBdr>
            </w:div>
            <w:div w:id="660818677">
              <w:marLeft w:val="0"/>
              <w:marRight w:val="0"/>
              <w:marTop w:val="0"/>
              <w:marBottom w:val="0"/>
              <w:divBdr>
                <w:top w:val="none" w:sz="0" w:space="0" w:color="auto"/>
                <w:left w:val="none" w:sz="0" w:space="0" w:color="auto"/>
                <w:bottom w:val="none" w:sz="0" w:space="0" w:color="auto"/>
                <w:right w:val="none" w:sz="0" w:space="0" w:color="auto"/>
              </w:divBdr>
            </w:div>
            <w:div w:id="661399074">
              <w:marLeft w:val="0"/>
              <w:marRight w:val="0"/>
              <w:marTop w:val="0"/>
              <w:marBottom w:val="0"/>
              <w:divBdr>
                <w:top w:val="none" w:sz="0" w:space="0" w:color="auto"/>
                <w:left w:val="none" w:sz="0" w:space="0" w:color="auto"/>
                <w:bottom w:val="none" w:sz="0" w:space="0" w:color="auto"/>
                <w:right w:val="none" w:sz="0" w:space="0" w:color="auto"/>
              </w:divBdr>
            </w:div>
            <w:div w:id="662703050">
              <w:marLeft w:val="0"/>
              <w:marRight w:val="0"/>
              <w:marTop w:val="0"/>
              <w:marBottom w:val="0"/>
              <w:divBdr>
                <w:top w:val="none" w:sz="0" w:space="0" w:color="auto"/>
                <w:left w:val="none" w:sz="0" w:space="0" w:color="auto"/>
                <w:bottom w:val="none" w:sz="0" w:space="0" w:color="auto"/>
                <w:right w:val="none" w:sz="0" w:space="0" w:color="auto"/>
              </w:divBdr>
            </w:div>
            <w:div w:id="663122735">
              <w:marLeft w:val="0"/>
              <w:marRight w:val="0"/>
              <w:marTop w:val="0"/>
              <w:marBottom w:val="0"/>
              <w:divBdr>
                <w:top w:val="none" w:sz="0" w:space="0" w:color="auto"/>
                <w:left w:val="none" w:sz="0" w:space="0" w:color="auto"/>
                <w:bottom w:val="none" w:sz="0" w:space="0" w:color="auto"/>
                <w:right w:val="none" w:sz="0" w:space="0" w:color="auto"/>
              </w:divBdr>
            </w:div>
            <w:div w:id="664433109">
              <w:marLeft w:val="0"/>
              <w:marRight w:val="0"/>
              <w:marTop w:val="0"/>
              <w:marBottom w:val="0"/>
              <w:divBdr>
                <w:top w:val="none" w:sz="0" w:space="0" w:color="auto"/>
                <w:left w:val="none" w:sz="0" w:space="0" w:color="auto"/>
                <w:bottom w:val="none" w:sz="0" w:space="0" w:color="auto"/>
                <w:right w:val="none" w:sz="0" w:space="0" w:color="auto"/>
              </w:divBdr>
            </w:div>
            <w:div w:id="666245670">
              <w:marLeft w:val="0"/>
              <w:marRight w:val="0"/>
              <w:marTop w:val="0"/>
              <w:marBottom w:val="0"/>
              <w:divBdr>
                <w:top w:val="none" w:sz="0" w:space="0" w:color="auto"/>
                <w:left w:val="none" w:sz="0" w:space="0" w:color="auto"/>
                <w:bottom w:val="none" w:sz="0" w:space="0" w:color="auto"/>
                <w:right w:val="none" w:sz="0" w:space="0" w:color="auto"/>
              </w:divBdr>
            </w:div>
            <w:div w:id="672805259">
              <w:marLeft w:val="0"/>
              <w:marRight w:val="0"/>
              <w:marTop w:val="0"/>
              <w:marBottom w:val="0"/>
              <w:divBdr>
                <w:top w:val="none" w:sz="0" w:space="0" w:color="auto"/>
                <w:left w:val="none" w:sz="0" w:space="0" w:color="auto"/>
                <w:bottom w:val="none" w:sz="0" w:space="0" w:color="auto"/>
                <w:right w:val="none" w:sz="0" w:space="0" w:color="auto"/>
              </w:divBdr>
            </w:div>
            <w:div w:id="672955294">
              <w:marLeft w:val="0"/>
              <w:marRight w:val="0"/>
              <w:marTop w:val="0"/>
              <w:marBottom w:val="0"/>
              <w:divBdr>
                <w:top w:val="none" w:sz="0" w:space="0" w:color="auto"/>
                <w:left w:val="none" w:sz="0" w:space="0" w:color="auto"/>
                <w:bottom w:val="none" w:sz="0" w:space="0" w:color="auto"/>
                <w:right w:val="none" w:sz="0" w:space="0" w:color="auto"/>
              </w:divBdr>
            </w:div>
            <w:div w:id="675770373">
              <w:marLeft w:val="0"/>
              <w:marRight w:val="0"/>
              <w:marTop w:val="0"/>
              <w:marBottom w:val="0"/>
              <w:divBdr>
                <w:top w:val="none" w:sz="0" w:space="0" w:color="auto"/>
                <w:left w:val="none" w:sz="0" w:space="0" w:color="auto"/>
                <w:bottom w:val="none" w:sz="0" w:space="0" w:color="auto"/>
                <w:right w:val="none" w:sz="0" w:space="0" w:color="auto"/>
              </w:divBdr>
            </w:div>
            <w:div w:id="678238679">
              <w:marLeft w:val="0"/>
              <w:marRight w:val="0"/>
              <w:marTop w:val="0"/>
              <w:marBottom w:val="0"/>
              <w:divBdr>
                <w:top w:val="none" w:sz="0" w:space="0" w:color="auto"/>
                <w:left w:val="none" w:sz="0" w:space="0" w:color="auto"/>
                <w:bottom w:val="none" w:sz="0" w:space="0" w:color="auto"/>
                <w:right w:val="none" w:sz="0" w:space="0" w:color="auto"/>
              </w:divBdr>
            </w:div>
            <w:div w:id="679549559">
              <w:marLeft w:val="0"/>
              <w:marRight w:val="0"/>
              <w:marTop w:val="0"/>
              <w:marBottom w:val="0"/>
              <w:divBdr>
                <w:top w:val="none" w:sz="0" w:space="0" w:color="auto"/>
                <w:left w:val="none" w:sz="0" w:space="0" w:color="auto"/>
                <w:bottom w:val="none" w:sz="0" w:space="0" w:color="auto"/>
                <w:right w:val="none" w:sz="0" w:space="0" w:color="auto"/>
              </w:divBdr>
            </w:div>
            <w:div w:id="682053019">
              <w:marLeft w:val="0"/>
              <w:marRight w:val="0"/>
              <w:marTop w:val="0"/>
              <w:marBottom w:val="0"/>
              <w:divBdr>
                <w:top w:val="none" w:sz="0" w:space="0" w:color="auto"/>
                <w:left w:val="none" w:sz="0" w:space="0" w:color="auto"/>
                <w:bottom w:val="none" w:sz="0" w:space="0" w:color="auto"/>
                <w:right w:val="none" w:sz="0" w:space="0" w:color="auto"/>
              </w:divBdr>
            </w:div>
            <w:div w:id="682324612">
              <w:marLeft w:val="0"/>
              <w:marRight w:val="0"/>
              <w:marTop w:val="0"/>
              <w:marBottom w:val="0"/>
              <w:divBdr>
                <w:top w:val="none" w:sz="0" w:space="0" w:color="auto"/>
                <w:left w:val="none" w:sz="0" w:space="0" w:color="auto"/>
                <w:bottom w:val="none" w:sz="0" w:space="0" w:color="auto"/>
                <w:right w:val="none" w:sz="0" w:space="0" w:color="auto"/>
              </w:divBdr>
            </w:div>
            <w:div w:id="684088275">
              <w:marLeft w:val="0"/>
              <w:marRight w:val="0"/>
              <w:marTop w:val="0"/>
              <w:marBottom w:val="0"/>
              <w:divBdr>
                <w:top w:val="none" w:sz="0" w:space="0" w:color="auto"/>
                <w:left w:val="none" w:sz="0" w:space="0" w:color="auto"/>
                <w:bottom w:val="none" w:sz="0" w:space="0" w:color="auto"/>
                <w:right w:val="none" w:sz="0" w:space="0" w:color="auto"/>
              </w:divBdr>
            </w:div>
            <w:div w:id="684482022">
              <w:marLeft w:val="0"/>
              <w:marRight w:val="0"/>
              <w:marTop w:val="0"/>
              <w:marBottom w:val="0"/>
              <w:divBdr>
                <w:top w:val="none" w:sz="0" w:space="0" w:color="auto"/>
                <w:left w:val="none" w:sz="0" w:space="0" w:color="auto"/>
                <w:bottom w:val="none" w:sz="0" w:space="0" w:color="auto"/>
                <w:right w:val="none" w:sz="0" w:space="0" w:color="auto"/>
              </w:divBdr>
            </w:div>
            <w:div w:id="684598527">
              <w:marLeft w:val="0"/>
              <w:marRight w:val="0"/>
              <w:marTop w:val="0"/>
              <w:marBottom w:val="0"/>
              <w:divBdr>
                <w:top w:val="none" w:sz="0" w:space="0" w:color="auto"/>
                <w:left w:val="none" w:sz="0" w:space="0" w:color="auto"/>
                <w:bottom w:val="none" w:sz="0" w:space="0" w:color="auto"/>
                <w:right w:val="none" w:sz="0" w:space="0" w:color="auto"/>
              </w:divBdr>
            </w:div>
            <w:div w:id="684669030">
              <w:marLeft w:val="0"/>
              <w:marRight w:val="0"/>
              <w:marTop w:val="0"/>
              <w:marBottom w:val="0"/>
              <w:divBdr>
                <w:top w:val="none" w:sz="0" w:space="0" w:color="auto"/>
                <w:left w:val="none" w:sz="0" w:space="0" w:color="auto"/>
                <w:bottom w:val="none" w:sz="0" w:space="0" w:color="auto"/>
                <w:right w:val="none" w:sz="0" w:space="0" w:color="auto"/>
              </w:divBdr>
            </w:div>
            <w:div w:id="685601561">
              <w:marLeft w:val="0"/>
              <w:marRight w:val="0"/>
              <w:marTop w:val="0"/>
              <w:marBottom w:val="0"/>
              <w:divBdr>
                <w:top w:val="none" w:sz="0" w:space="0" w:color="auto"/>
                <w:left w:val="none" w:sz="0" w:space="0" w:color="auto"/>
                <w:bottom w:val="none" w:sz="0" w:space="0" w:color="auto"/>
                <w:right w:val="none" w:sz="0" w:space="0" w:color="auto"/>
              </w:divBdr>
            </w:div>
            <w:div w:id="686055549">
              <w:marLeft w:val="0"/>
              <w:marRight w:val="0"/>
              <w:marTop w:val="0"/>
              <w:marBottom w:val="0"/>
              <w:divBdr>
                <w:top w:val="none" w:sz="0" w:space="0" w:color="auto"/>
                <w:left w:val="none" w:sz="0" w:space="0" w:color="auto"/>
                <w:bottom w:val="none" w:sz="0" w:space="0" w:color="auto"/>
                <w:right w:val="none" w:sz="0" w:space="0" w:color="auto"/>
              </w:divBdr>
            </w:div>
            <w:div w:id="687831656">
              <w:marLeft w:val="0"/>
              <w:marRight w:val="0"/>
              <w:marTop w:val="0"/>
              <w:marBottom w:val="0"/>
              <w:divBdr>
                <w:top w:val="none" w:sz="0" w:space="0" w:color="auto"/>
                <w:left w:val="none" w:sz="0" w:space="0" w:color="auto"/>
                <w:bottom w:val="none" w:sz="0" w:space="0" w:color="auto"/>
                <w:right w:val="none" w:sz="0" w:space="0" w:color="auto"/>
              </w:divBdr>
            </w:div>
            <w:div w:id="689911717">
              <w:marLeft w:val="0"/>
              <w:marRight w:val="0"/>
              <w:marTop w:val="0"/>
              <w:marBottom w:val="0"/>
              <w:divBdr>
                <w:top w:val="none" w:sz="0" w:space="0" w:color="auto"/>
                <w:left w:val="none" w:sz="0" w:space="0" w:color="auto"/>
                <w:bottom w:val="none" w:sz="0" w:space="0" w:color="auto"/>
                <w:right w:val="none" w:sz="0" w:space="0" w:color="auto"/>
              </w:divBdr>
            </w:div>
            <w:div w:id="690034176">
              <w:marLeft w:val="0"/>
              <w:marRight w:val="0"/>
              <w:marTop w:val="0"/>
              <w:marBottom w:val="0"/>
              <w:divBdr>
                <w:top w:val="none" w:sz="0" w:space="0" w:color="auto"/>
                <w:left w:val="none" w:sz="0" w:space="0" w:color="auto"/>
                <w:bottom w:val="none" w:sz="0" w:space="0" w:color="auto"/>
                <w:right w:val="none" w:sz="0" w:space="0" w:color="auto"/>
              </w:divBdr>
            </w:div>
            <w:div w:id="691536750">
              <w:marLeft w:val="0"/>
              <w:marRight w:val="0"/>
              <w:marTop w:val="0"/>
              <w:marBottom w:val="0"/>
              <w:divBdr>
                <w:top w:val="none" w:sz="0" w:space="0" w:color="auto"/>
                <w:left w:val="none" w:sz="0" w:space="0" w:color="auto"/>
                <w:bottom w:val="none" w:sz="0" w:space="0" w:color="auto"/>
                <w:right w:val="none" w:sz="0" w:space="0" w:color="auto"/>
              </w:divBdr>
            </w:div>
            <w:div w:id="692266220">
              <w:marLeft w:val="0"/>
              <w:marRight w:val="0"/>
              <w:marTop w:val="0"/>
              <w:marBottom w:val="0"/>
              <w:divBdr>
                <w:top w:val="none" w:sz="0" w:space="0" w:color="auto"/>
                <w:left w:val="none" w:sz="0" w:space="0" w:color="auto"/>
                <w:bottom w:val="none" w:sz="0" w:space="0" w:color="auto"/>
                <w:right w:val="none" w:sz="0" w:space="0" w:color="auto"/>
              </w:divBdr>
            </w:div>
            <w:div w:id="693773965">
              <w:marLeft w:val="0"/>
              <w:marRight w:val="0"/>
              <w:marTop w:val="0"/>
              <w:marBottom w:val="0"/>
              <w:divBdr>
                <w:top w:val="none" w:sz="0" w:space="0" w:color="auto"/>
                <w:left w:val="none" w:sz="0" w:space="0" w:color="auto"/>
                <w:bottom w:val="none" w:sz="0" w:space="0" w:color="auto"/>
                <w:right w:val="none" w:sz="0" w:space="0" w:color="auto"/>
              </w:divBdr>
            </w:div>
            <w:div w:id="695543557">
              <w:marLeft w:val="0"/>
              <w:marRight w:val="0"/>
              <w:marTop w:val="0"/>
              <w:marBottom w:val="0"/>
              <w:divBdr>
                <w:top w:val="none" w:sz="0" w:space="0" w:color="auto"/>
                <w:left w:val="none" w:sz="0" w:space="0" w:color="auto"/>
                <w:bottom w:val="none" w:sz="0" w:space="0" w:color="auto"/>
                <w:right w:val="none" w:sz="0" w:space="0" w:color="auto"/>
              </w:divBdr>
            </w:div>
            <w:div w:id="696001208">
              <w:marLeft w:val="0"/>
              <w:marRight w:val="0"/>
              <w:marTop w:val="0"/>
              <w:marBottom w:val="0"/>
              <w:divBdr>
                <w:top w:val="none" w:sz="0" w:space="0" w:color="auto"/>
                <w:left w:val="none" w:sz="0" w:space="0" w:color="auto"/>
                <w:bottom w:val="none" w:sz="0" w:space="0" w:color="auto"/>
                <w:right w:val="none" w:sz="0" w:space="0" w:color="auto"/>
              </w:divBdr>
            </w:div>
            <w:div w:id="696395480">
              <w:marLeft w:val="0"/>
              <w:marRight w:val="0"/>
              <w:marTop w:val="0"/>
              <w:marBottom w:val="0"/>
              <w:divBdr>
                <w:top w:val="none" w:sz="0" w:space="0" w:color="auto"/>
                <w:left w:val="none" w:sz="0" w:space="0" w:color="auto"/>
                <w:bottom w:val="none" w:sz="0" w:space="0" w:color="auto"/>
                <w:right w:val="none" w:sz="0" w:space="0" w:color="auto"/>
              </w:divBdr>
            </w:div>
            <w:div w:id="697437197">
              <w:marLeft w:val="0"/>
              <w:marRight w:val="0"/>
              <w:marTop w:val="0"/>
              <w:marBottom w:val="0"/>
              <w:divBdr>
                <w:top w:val="none" w:sz="0" w:space="0" w:color="auto"/>
                <w:left w:val="none" w:sz="0" w:space="0" w:color="auto"/>
                <w:bottom w:val="none" w:sz="0" w:space="0" w:color="auto"/>
                <w:right w:val="none" w:sz="0" w:space="0" w:color="auto"/>
              </w:divBdr>
            </w:div>
            <w:div w:id="697587115">
              <w:marLeft w:val="0"/>
              <w:marRight w:val="0"/>
              <w:marTop w:val="0"/>
              <w:marBottom w:val="0"/>
              <w:divBdr>
                <w:top w:val="none" w:sz="0" w:space="0" w:color="auto"/>
                <w:left w:val="none" w:sz="0" w:space="0" w:color="auto"/>
                <w:bottom w:val="none" w:sz="0" w:space="0" w:color="auto"/>
                <w:right w:val="none" w:sz="0" w:space="0" w:color="auto"/>
              </w:divBdr>
            </w:div>
            <w:div w:id="699358234">
              <w:marLeft w:val="0"/>
              <w:marRight w:val="0"/>
              <w:marTop w:val="0"/>
              <w:marBottom w:val="0"/>
              <w:divBdr>
                <w:top w:val="none" w:sz="0" w:space="0" w:color="auto"/>
                <w:left w:val="none" w:sz="0" w:space="0" w:color="auto"/>
                <w:bottom w:val="none" w:sz="0" w:space="0" w:color="auto"/>
                <w:right w:val="none" w:sz="0" w:space="0" w:color="auto"/>
              </w:divBdr>
            </w:div>
            <w:div w:id="704526068">
              <w:marLeft w:val="0"/>
              <w:marRight w:val="0"/>
              <w:marTop w:val="0"/>
              <w:marBottom w:val="0"/>
              <w:divBdr>
                <w:top w:val="none" w:sz="0" w:space="0" w:color="auto"/>
                <w:left w:val="none" w:sz="0" w:space="0" w:color="auto"/>
                <w:bottom w:val="none" w:sz="0" w:space="0" w:color="auto"/>
                <w:right w:val="none" w:sz="0" w:space="0" w:color="auto"/>
              </w:divBdr>
            </w:div>
            <w:div w:id="705837012">
              <w:marLeft w:val="0"/>
              <w:marRight w:val="0"/>
              <w:marTop w:val="0"/>
              <w:marBottom w:val="0"/>
              <w:divBdr>
                <w:top w:val="none" w:sz="0" w:space="0" w:color="auto"/>
                <w:left w:val="none" w:sz="0" w:space="0" w:color="auto"/>
                <w:bottom w:val="none" w:sz="0" w:space="0" w:color="auto"/>
                <w:right w:val="none" w:sz="0" w:space="0" w:color="auto"/>
              </w:divBdr>
            </w:div>
            <w:div w:id="707416632">
              <w:marLeft w:val="0"/>
              <w:marRight w:val="0"/>
              <w:marTop w:val="0"/>
              <w:marBottom w:val="0"/>
              <w:divBdr>
                <w:top w:val="none" w:sz="0" w:space="0" w:color="auto"/>
                <w:left w:val="none" w:sz="0" w:space="0" w:color="auto"/>
                <w:bottom w:val="none" w:sz="0" w:space="0" w:color="auto"/>
                <w:right w:val="none" w:sz="0" w:space="0" w:color="auto"/>
              </w:divBdr>
            </w:div>
            <w:div w:id="708384605">
              <w:marLeft w:val="0"/>
              <w:marRight w:val="0"/>
              <w:marTop w:val="0"/>
              <w:marBottom w:val="0"/>
              <w:divBdr>
                <w:top w:val="none" w:sz="0" w:space="0" w:color="auto"/>
                <w:left w:val="none" w:sz="0" w:space="0" w:color="auto"/>
                <w:bottom w:val="none" w:sz="0" w:space="0" w:color="auto"/>
                <w:right w:val="none" w:sz="0" w:space="0" w:color="auto"/>
              </w:divBdr>
            </w:div>
            <w:div w:id="709106485">
              <w:marLeft w:val="0"/>
              <w:marRight w:val="0"/>
              <w:marTop w:val="0"/>
              <w:marBottom w:val="0"/>
              <w:divBdr>
                <w:top w:val="none" w:sz="0" w:space="0" w:color="auto"/>
                <w:left w:val="none" w:sz="0" w:space="0" w:color="auto"/>
                <w:bottom w:val="none" w:sz="0" w:space="0" w:color="auto"/>
                <w:right w:val="none" w:sz="0" w:space="0" w:color="auto"/>
              </w:divBdr>
            </w:div>
            <w:div w:id="709577486">
              <w:marLeft w:val="0"/>
              <w:marRight w:val="0"/>
              <w:marTop w:val="0"/>
              <w:marBottom w:val="0"/>
              <w:divBdr>
                <w:top w:val="none" w:sz="0" w:space="0" w:color="auto"/>
                <w:left w:val="none" w:sz="0" w:space="0" w:color="auto"/>
                <w:bottom w:val="none" w:sz="0" w:space="0" w:color="auto"/>
                <w:right w:val="none" w:sz="0" w:space="0" w:color="auto"/>
              </w:divBdr>
            </w:div>
            <w:div w:id="716781446">
              <w:marLeft w:val="0"/>
              <w:marRight w:val="0"/>
              <w:marTop w:val="0"/>
              <w:marBottom w:val="0"/>
              <w:divBdr>
                <w:top w:val="none" w:sz="0" w:space="0" w:color="auto"/>
                <w:left w:val="none" w:sz="0" w:space="0" w:color="auto"/>
                <w:bottom w:val="none" w:sz="0" w:space="0" w:color="auto"/>
                <w:right w:val="none" w:sz="0" w:space="0" w:color="auto"/>
              </w:divBdr>
            </w:div>
            <w:div w:id="716978996">
              <w:marLeft w:val="0"/>
              <w:marRight w:val="0"/>
              <w:marTop w:val="0"/>
              <w:marBottom w:val="0"/>
              <w:divBdr>
                <w:top w:val="none" w:sz="0" w:space="0" w:color="auto"/>
                <w:left w:val="none" w:sz="0" w:space="0" w:color="auto"/>
                <w:bottom w:val="none" w:sz="0" w:space="0" w:color="auto"/>
                <w:right w:val="none" w:sz="0" w:space="0" w:color="auto"/>
              </w:divBdr>
            </w:div>
            <w:div w:id="718866083">
              <w:marLeft w:val="0"/>
              <w:marRight w:val="0"/>
              <w:marTop w:val="0"/>
              <w:marBottom w:val="0"/>
              <w:divBdr>
                <w:top w:val="none" w:sz="0" w:space="0" w:color="auto"/>
                <w:left w:val="none" w:sz="0" w:space="0" w:color="auto"/>
                <w:bottom w:val="none" w:sz="0" w:space="0" w:color="auto"/>
                <w:right w:val="none" w:sz="0" w:space="0" w:color="auto"/>
              </w:divBdr>
            </w:div>
            <w:div w:id="719327635">
              <w:marLeft w:val="0"/>
              <w:marRight w:val="0"/>
              <w:marTop w:val="0"/>
              <w:marBottom w:val="0"/>
              <w:divBdr>
                <w:top w:val="none" w:sz="0" w:space="0" w:color="auto"/>
                <w:left w:val="none" w:sz="0" w:space="0" w:color="auto"/>
                <w:bottom w:val="none" w:sz="0" w:space="0" w:color="auto"/>
                <w:right w:val="none" w:sz="0" w:space="0" w:color="auto"/>
              </w:divBdr>
            </w:div>
            <w:div w:id="721057707">
              <w:marLeft w:val="0"/>
              <w:marRight w:val="0"/>
              <w:marTop w:val="0"/>
              <w:marBottom w:val="0"/>
              <w:divBdr>
                <w:top w:val="none" w:sz="0" w:space="0" w:color="auto"/>
                <w:left w:val="none" w:sz="0" w:space="0" w:color="auto"/>
                <w:bottom w:val="none" w:sz="0" w:space="0" w:color="auto"/>
                <w:right w:val="none" w:sz="0" w:space="0" w:color="auto"/>
              </w:divBdr>
            </w:div>
            <w:div w:id="722631120">
              <w:marLeft w:val="0"/>
              <w:marRight w:val="0"/>
              <w:marTop w:val="0"/>
              <w:marBottom w:val="0"/>
              <w:divBdr>
                <w:top w:val="none" w:sz="0" w:space="0" w:color="auto"/>
                <w:left w:val="none" w:sz="0" w:space="0" w:color="auto"/>
                <w:bottom w:val="none" w:sz="0" w:space="0" w:color="auto"/>
                <w:right w:val="none" w:sz="0" w:space="0" w:color="auto"/>
              </w:divBdr>
            </w:div>
            <w:div w:id="724110000">
              <w:marLeft w:val="0"/>
              <w:marRight w:val="0"/>
              <w:marTop w:val="0"/>
              <w:marBottom w:val="0"/>
              <w:divBdr>
                <w:top w:val="none" w:sz="0" w:space="0" w:color="auto"/>
                <w:left w:val="none" w:sz="0" w:space="0" w:color="auto"/>
                <w:bottom w:val="none" w:sz="0" w:space="0" w:color="auto"/>
                <w:right w:val="none" w:sz="0" w:space="0" w:color="auto"/>
              </w:divBdr>
            </w:div>
            <w:div w:id="724261132">
              <w:marLeft w:val="0"/>
              <w:marRight w:val="0"/>
              <w:marTop w:val="0"/>
              <w:marBottom w:val="0"/>
              <w:divBdr>
                <w:top w:val="none" w:sz="0" w:space="0" w:color="auto"/>
                <w:left w:val="none" w:sz="0" w:space="0" w:color="auto"/>
                <w:bottom w:val="none" w:sz="0" w:space="0" w:color="auto"/>
                <w:right w:val="none" w:sz="0" w:space="0" w:color="auto"/>
              </w:divBdr>
            </w:div>
            <w:div w:id="726418577">
              <w:marLeft w:val="0"/>
              <w:marRight w:val="0"/>
              <w:marTop w:val="0"/>
              <w:marBottom w:val="0"/>
              <w:divBdr>
                <w:top w:val="none" w:sz="0" w:space="0" w:color="auto"/>
                <w:left w:val="none" w:sz="0" w:space="0" w:color="auto"/>
                <w:bottom w:val="none" w:sz="0" w:space="0" w:color="auto"/>
                <w:right w:val="none" w:sz="0" w:space="0" w:color="auto"/>
              </w:divBdr>
            </w:div>
            <w:div w:id="727803412">
              <w:marLeft w:val="0"/>
              <w:marRight w:val="0"/>
              <w:marTop w:val="0"/>
              <w:marBottom w:val="0"/>
              <w:divBdr>
                <w:top w:val="none" w:sz="0" w:space="0" w:color="auto"/>
                <w:left w:val="none" w:sz="0" w:space="0" w:color="auto"/>
                <w:bottom w:val="none" w:sz="0" w:space="0" w:color="auto"/>
                <w:right w:val="none" w:sz="0" w:space="0" w:color="auto"/>
              </w:divBdr>
            </w:div>
            <w:div w:id="728461009">
              <w:marLeft w:val="0"/>
              <w:marRight w:val="0"/>
              <w:marTop w:val="0"/>
              <w:marBottom w:val="0"/>
              <w:divBdr>
                <w:top w:val="none" w:sz="0" w:space="0" w:color="auto"/>
                <w:left w:val="none" w:sz="0" w:space="0" w:color="auto"/>
                <w:bottom w:val="none" w:sz="0" w:space="0" w:color="auto"/>
                <w:right w:val="none" w:sz="0" w:space="0" w:color="auto"/>
              </w:divBdr>
            </w:div>
            <w:div w:id="728766418">
              <w:marLeft w:val="0"/>
              <w:marRight w:val="0"/>
              <w:marTop w:val="0"/>
              <w:marBottom w:val="0"/>
              <w:divBdr>
                <w:top w:val="none" w:sz="0" w:space="0" w:color="auto"/>
                <w:left w:val="none" w:sz="0" w:space="0" w:color="auto"/>
                <w:bottom w:val="none" w:sz="0" w:space="0" w:color="auto"/>
                <w:right w:val="none" w:sz="0" w:space="0" w:color="auto"/>
              </w:divBdr>
            </w:div>
            <w:div w:id="732892779">
              <w:marLeft w:val="0"/>
              <w:marRight w:val="0"/>
              <w:marTop w:val="0"/>
              <w:marBottom w:val="0"/>
              <w:divBdr>
                <w:top w:val="none" w:sz="0" w:space="0" w:color="auto"/>
                <w:left w:val="none" w:sz="0" w:space="0" w:color="auto"/>
                <w:bottom w:val="none" w:sz="0" w:space="0" w:color="auto"/>
                <w:right w:val="none" w:sz="0" w:space="0" w:color="auto"/>
              </w:divBdr>
            </w:div>
            <w:div w:id="733161395">
              <w:marLeft w:val="0"/>
              <w:marRight w:val="0"/>
              <w:marTop w:val="0"/>
              <w:marBottom w:val="0"/>
              <w:divBdr>
                <w:top w:val="none" w:sz="0" w:space="0" w:color="auto"/>
                <w:left w:val="none" w:sz="0" w:space="0" w:color="auto"/>
                <w:bottom w:val="none" w:sz="0" w:space="0" w:color="auto"/>
                <w:right w:val="none" w:sz="0" w:space="0" w:color="auto"/>
              </w:divBdr>
            </w:div>
            <w:div w:id="733742915">
              <w:marLeft w:val="0"/>
              <w:marRight w:val="0"/>
              <w:marTop w:val="0"/>
              <w:marBottom w:val="0"/>
              <w:divBdr>
                <w:top w:val="none" w:sz="0" w:space="0" w:color="auto"/>
                <w:left w:val="none" w:sz="0" w:space="0" w:color="auto"/>
                <w:bottom w:val="none" w:sz="0" w:space="0" w:color="auto"/>
                <w:right w:val="none" w:sz="0" w:space="0" w:color="auto"/>
              </w:divBdr>
            </w:div>
            <w:div w:id="739981871">
              <w:marLeft w:val="0"/>
              <w:marRight w:val="0"/>
              <w:marTop w:val="0"/>
              <w:marBottom w:val="0"/>
              <w:divBdr>
                <w:top w:val="none" w:sz="0" w:space="0" w:color="auto"/>
                <w:left w:val="none" w:sz="0" w:space="0" w:color="auto"/>
                <w:bottom w:val="none" w:sz="0" w:space="0" w:color="auto"/>
                <w:right w:val="none" w:sz="0" w:space="0" w:color="auto"/>
              </w:divBdr>
            </w:div>
            <w:div w:id="740443688">
              <w:marLeft w:val="0"/>
              <w:marRight w:val="0"/>
              <w:marTop w:val="0"/>
              <w:marBottom w:val="0"/>
              <w:divBdr>
                <w:top w:val="none" w:sz="0" w:space="0" w:color="auto"/>
                <w:left w:val="none" w:sz="0" w:space="0" w:color="auto"/>
                <w:bottom w:val="none" w:sz="0" w:space="0" w:color="auto"/>
                <w:right w:val="none" w:sz="0" w:space="0" w:color="auto"/>
              </w:divBdr>
            </w:div>
            <w:div w:id="740643257">
              <w:marLeft w:val="0"/>
              <w:marRight w:val="0"/>
              <w:marTop w:val="0"/>
              <w:marBottom w:val="0"/>
              <w:divBdr>
                <w:top w:val="none" w:sz="0" w:space="0" w:color="auto"/>
                <w:left w:val="none" w:sz="0" w:space="0" w:color="auto"/>
                <w:bottom w:val="none" w:sz="0" w:space="0" w:color="auto"/>
                <w:right w:val="none" w:sz="0" w:space="0" w:color="auto"/>
              </w:divBdr>
            </w:div>
            <w:div w:id="744647945">
              <w:marLeft w:val="0"/>
              <w:marRight w:val="0"/>
              <w:marTop w:val="0"/>
              <w:marBottom w:val="0"/>
              <w:divBdr>
                <w:top w:val="none" w:sz="0" w:space="0" w:color="auto"/>
                <w:left w:val="none" w:sz="0" w:space="0" w:color="auto"/>
                <w:bottom w:val="none" w:sz="0" w:space="0" w:color="auto"/>
                <w:right w:val="none" w:sz="0" w:space="0" w:color="auto"/>
              </w:divBdr>
            </w:div>
            <w:div w:id="745419132">
              <w:marLeft w:val="0"/>
              <w:marRight w:val="0"/>
              <w:marTop w:val="0"/>
              <w:marBottom w:val="0"/>
              <w:divBdr>
                <w:top w:val="none" w:sz="0" w:space="0" w:color="auto"/>
                <w:left w:val="none" w:sz="0" w:space="0" w:color="auto"/>
                <w:bottom w:val="none" w:sz="0" w:space="0" w:color="auto"/>
                <w:right w:val="none" w:sz="0" w:space="0" w:color="auto"/>
              </w:divBdr>
              <w:divsChild>
                <w:div w:id="72314917">
                  <w:marLeft w:val="0"/>
                  <w:marRight w:val="0"/>
                  <w:marTop w:val="0"/>
                  <w:marBottom w:val="0"/>
                  <w:divBdr>
                    <w:top w:val="none" w:sz="0" w:space="0" w:color="auto"/>
                    <w:left w:val="none" w:sz="0" w:space="0" w:color="auto"/>
                    <w:bottom w:val="none" w:sz="0" w:space="0" w:color="auto"/>
                    <w:right w:val="none" w:sz="0" w:space="0" w:color="auto"/>
                  </w:divBdr>
                </w:div>
                <w:div w:id="1281953166">
                  <w:marLeft w:val="0"/>
                  <w:marRight w:val="0"/>
                  <w:marTop w:val="0"/>
                  <w:marBottom w:val="0"/>
                  <w:divBdr>
                    <w:top w:val="none" w:sz="0" w:space="0" w:color="auto"/>
                    <w:left w:val="none" w:sz="0" w:space="0" w:color="auto"/>
                    <w:bottom w:val="none" w:sz="0" w:space="0" w:color="auto"/>
                    <w:right w:val="none" w:sz="0" w:space="0" w:color="auto"/>
                  </w:divBdr>
                </w:div>
                <w:div w:id="1798061939">
                  <w:marLeft w:val="0"/>
                  <w:marRight w:val="0"/>
                  <w:marTop w:val="0"/>
                  <w:marBottom w:val="0"/>
                  <w:divBdr>
                    <w:top w:val="none" w:sz="0" w:space="0" w:color="auto"/>
                    <w:left w:val="none" w:sz="0" w:space="0" w:color="auto"/>
                    <w:bottom w:val="none" w:sz="0" w:space="0" w:color="auto"/>
                    <w:right w:val="none" w:sz="0" w:space="0" w:color="auto"/>
                  </w:divBdr>
                </w:div>
                <w:div w:id="1857887409">
                  <w:marLeft w:val="0"/>
                  <w:marRight w:val="0"/>
                  <w:marTop w:val="0"/>
                  <w:marBottom w:val="0"/>
                  <w:divBdr>
                    <w:top w:val="none" w:sz="0" w:space="0" w:color="auto"/>
                    <w:left w:val="none" w:sz="0" w:space="0" w:color="auto"/>
                    <w:bottom w:val="none" w:sz="0" w:space="0" w:color="auto"/>
                    <w:right w:val="none" w:sz="0" w:space="0" w:color="auto"/>
                  </w:divBdr>
                </w:div>
              </w:divsChild>
            </w:div>
            <w:div w:id="749543814">
              <w:marLeft w:val="0"/>
              <w:marRight w:val="0"/>
              <w:marTop w:val="0"/>
              <w:marBottom w:val="0"/>
              <w:divBdr>
                <w:top w:val="none" w:sz="0" w:space="0" w:color="auto"/>
                <w:left w:val="none" w:sz="0" w:space="0" w:color="auto"/>
                <w:bottom w:val="none" w:sz="0" w:space="0" w:color="auto"/>
                <w:right w:val="none" w:sz="0" w:space="0" w:color="auto"/>
              </w:divBdr>
            </w:div>
            <w:div w:id="750081189">
              <w:marLeft w:val="0"/>
              <w:marRight w:val="0"/>
              <w:marTop w:val="0"/>
              <w:marBottom w:val="0"/>
              <w:divBdr>
                <w:top w:val="none" w:sz="0" w:space="0" w:color="auto"/>
                <w:left w:val="none" w:sz="0" w:space="0" w:color="auto"/>
                <w:bottom w:val="none" w:sz="0" w:space="0" w:color="auto"/>
                <w:right w:val="none" w:sz="0" w:space="0" w:color="auto"/>
              </w:divBdr>
            </w:div>
            <w:div w:id="751465823">
              <w:marLeft w:val="0"/>
              <w:marRight w:val="0"/>
              <w:marTop w:val="0"/>
              <w:marBottom w:val="0"/>
              <w:divBdr>
                <w:top w:val="none" w:sz="0" w:space="0" w:color="auto"/>
                <w:left w:val="none" w:sz="0" w:space="0" w:color="auto"/>
                <w:bottom w:val="none" w:sz="0" w:space="0" w:color="auto"/>
                <w:right w:val="none" w:sz="0" w:space="0" w:color="auto"/>
              </w:divBdr>
            </w:div>
            <w:div w:id="754859102">
              <w:marLeft w:val="0"/>
              <w:marRight w:val="0"/>
              <w:marTop w:val="0"/>
              <w:marBottom w:val="0"/>
              <w:divBdr>
                <w:top w:val="none" w:sz="0" w:space="0" w:color="auto"/>
                <w:left w:val="none" w:sz="0" w:space="0" w:color="auto"/>
                <w:bottom w:val="none" w:sz="0" w:space="0" w:color="auto"/>
                <w:right w:val="none" w:sz="0" w:space="0" w:color="auto"/>
              </w:divBdr>
            </w:div>
            <w:div w:id="755592054">
              <w:marLeft w:val="0"/>
              <w:marRight w:val="0"/>
              <w:marTop w:val="0"/>
              <w:marBottom w:val="0"/>
              <w:divBdr>
                <w:top w:val="none" w:sz="0" w:space="0" w:color="auto"/>
                <w:left w:val="none" w:sz="0" w:space="0" w:color="auto"/>
                <w:bottom w:val="none" w:sz="0" w:space="0" w:color="auto"/>
                <w:right w:val="none" w:sz="0" w:space="0" w:color="auto"/>
              </w:divBdr>
            </w:div>
            <w:div w:id="759330632">
              <w:marLeft w:val="0"/>
              <w:marRight w:val="0"/>
              <w:marTop w:val="0"/>
              <w:marBottom w:val="0"/>
              <w:divBdr>
                <w:top w:val="none" w:sz="0" w:space="0" w:color="auto"/>
                <w:left w:val="none" w:sz="0" w:space="0" w:color="auto"/>
                <w:bottom w:val="none" w:sz="0" w:space="0" w:color="auto"/>
                <w:right w:val="none" w:sz="0" w:space="0" w:color="auto"/>
              </w:divBdr>
            </w:div>
            <w:div w:id="759571466">
              <w:marLeft w:val="0"/>
              <w:marRight w:val="0"/>
              <w:marTop w:val="0"/>
              <w:marBottom w:val="0"/>
              <w:divBdr>
                <w:top w:val="none" w:sz="0" w:space="0" w:color="auto"/>
                <w:left w:val="none" w:sz="0" w:space="0" w:color="auto"/>
                <w:bottom w:val="none" w:sz="0" w:space="0" w:color="auto"/>
                <w:right w:val="none" w:sz="0" w:space="0" w:color="auto"/>
              </w:divBdr>
            </w:div>
            <w:div w:id="759712850">
              <w:marLeft w:val="0"/>
              <w:marRight w:val="0"/>
              <w:marTop w:val="0"/>
              <w:marBottom w:val="0"/>
              <w:divBdr>
                <w:top w:val="none" w:sz="0" w:space="0" w:color="auto"/>
                <w:left w:val="none" w:sz="0" w:space="0" w:color="auto"/>
                <w:bottom w:val="none" w:sz="0" w:space="0" w:color="auto"/>
                <w:right w:val="none" w:sz="0" w:space="0" w:color="auto"/>
              </w:divBdr>
            </w:div>
            <w:div w:id="759915490">
              <w:marLeft w:val="0"/>
              <w:marRight w:val="0"/>
              <w:marTop w:val="0"/>
              <w:marBottom w:val="0"/>
              <w:divBdr>
                <w:top w:val="none" w:sz="0" w:space="0" w:color="auto"/>
                <w:left w:val="none" w:sz="0" w:space="0" w:color="auto"/>
                <w:bottom w:val="none" w:sz="0" w:space="0" w:color="auto"/>
                <w:right w:val="none" w:sz="0" w:space="0" w:color="auto"/>
              </w:divBdr>
            </w:div>
            <w:div w:id="762453899">
              <w:marLeft w:val="0"/>
              <w:marRight w:val="0"/>
              <w:marTop w:val="0"/>
              <w:marBottom w:val="0"/>
              <w:divBdr>
                <w:top w:val="none" w:sz="0" w:space="0" w:color="auto"/>
                <w:left w:val="none" w:sz="0" w:space="0" w:color="auto"/>
                <w:bottom w:val="none" w:sz="0" w:space="0" w:color="auto"/>
                <w:right w:val="none" w:sz="0" w:space="0" w:color="auto"/>
              </w:divBdr>
            </w:div>
            <w:div w:id="762646676">
              <w:marLeft w:val="0"/>
              <w:marRight w:val="0"/>
              <w:marTop w:val="0"/>
              <w:marBottom w:val="0"/>
              <w:divBdr>
                <w:top w:val="none" w:sz="0" w:space="0" w:color="auto"/>
                <w:left w:val="none" w:sz="0" w:space="0" w:color="auto"/>
                <w:bottom w:val="none" w:sz="0" w:space="0" w:color="auto"/>
                <w:right w:val="none" w:sz="0" w:space="0" w:color="auto"/>
              </w:divBdr>
            </w:div>
            <w:div w:id="768503246">
              <w:marLeft w:val="0"/>
              <w:marRight w:val="0"/>
              <w:marTop w:val="0"/>
              <w:marBottom w:val="0"/>
              <w:divBdr>
                <w:top w:val="none" w:sz="0" w:space="0" w:color="auto"/>
                <w:left w:val="none" w:sz="0" w:space="0" w:color="auto"/>
                <w:bottom w:val="none" w:sz="0" w:space="0" w:color="auto"/>
                <w:right w:val="none" w:sz="0" w:space="0" w:color="auto"/>
              </w:divBdr>
            </w:div>
            <w:div w:id="769936546">
              <w:marLeft w:val="0"/>
              <w:marRight w:val="0"/>
              <w:marTop w:val="0"/>
              <w:marBottom w:val="0"/>
              <w:divBdr>
                <w:top w:val="none" w:sz="0" w:space="0" w:color="auto"/>
                <w:left w:val="none" w:sz="0" w:space="0" w:color="auto"/>
                <w:bottom w:val="none" w:sz="0" w:space="0" w:color="auto"/>
                <w:right w:val="none" w:sz="0" w:space="0" w:color="auto"/>
              </w:divBdr>
            </w:div>
            <w:div w:id="777142078">
              <w:marLeft w:val="0"/>
              <w:marRight w:val="0"/>
              <w:marTop w:val="0"/>
              <w:marBottom w:val="0"/>
              <w:divBdr>
                <w:top w:val="none" w:sz="0" w:space="0" w:color="auto"/>
                <w:left w:val="none" w:sz="0" w:space="0" w:color="auto"/>
                <w:bottom w:val="none" w:sz="0" w:space="0" w:color="auto"/>
                <w:right w:val="none" w:sz="0" w:space="0" w:color="auto"/>
              </w:divBdr>
            </w:div>
            <w:div w:id="777721073">
              <w:marLeft w:val="0"/>
              <w:marRight w:val="0"/>
              <w:marTop w:val="0"/>
              <w:marBottom w:val="0"/>
              <w:divBdr>
                <w:top w:val="none" w:sz="0" w:space="0" w:color="auto"/>
                <w:left w:val="none" w:sz="0" w:space="0" w:color="auto"/>
                <w:bottom w:val="none" w:sz="0" w:space="0" w:color="auto"/>
                <w:right w:val="none" w:sz="0" w:space="0" w:color="auto"/>
              </w:divBdr>
            </w:div>
            <w:div w:id="779225703">
              <w:marLeft w:val="0"/>
              <w:marRight w:val="0"/>
              <w:marTop w:val="0"/>
              <w:marBottom w:val="0"/>
              <w:divBdr>
                <w:top w:val="none" w:sz="0" w:space="0" w:color="auto"/>
                <w:left w:val="none" w:sz="0" w:space="0" w:color="auto"/>
                <w:bottom w:val="none" w:sz="0" w:space="0" w:color="auto"/>
                <w:right w:val="none" w:sz="0" w:space="0" w:color="auto"/>
              </w:divBdr>
            </w:div>
            <w:div w:id="782923326">
              <w:marLeft w:val="0"/>
              <w:marRight w:val="0"/>
              <w:marTop w:val="0"/>
              <w:marBottom w:val="0"/>
              <w:divBdr>
                <w:top w:val="none" w:sz="0" w:space="0" w:color="auto"/>
                <w:left w:val="none" w:sz="0" w:space="0" w:color="auto"/>
                <w:bottom w:val="none" w:sz="0" w:space="0" w:color="auto"/>
                <w:right w:val="none" w:sz="0" w:space="0" w:color="auto"/>
              </w:divBdr>
              <w:divsChild>
                <w:div w:id="384179978">
                  <w:marLeft w:val="0"/>
                  <w:marRight w:val="0"/>
                  <w:marTop w:val="0"/>
                  <w:marBottom w:val="0"/>
                  <w:divBdr>
                    <w:top w:val="none" w:sz="0" w:space="0" w:color="auto"/>
                    <w:left w:val="none" w:sz="0" w:space="0" w:color="auto"/>
                    <w:bottom w:val="none" w:sz="0" w:space="0" w:color="auto"/>
                    <w:right w:val="none" w:sz="0" w:space="0" w:color="auto"/>
                  </w:divBdr>
                </w:div>
                <w:div w:id="431166944">
                  <w:marLeft w:val="0"/>
                  <w:marRight w:val="0"/>
                  <w:marTop w:val="0"/>
                  <w:marBottom w:val="0"/>
                  <w:divBdr>
                    <w:top w:val="none" w:sz="0" w:space="0" w:color="auto"/>
                    <w:left w:val="none" w:sz="0" w:space="0" w:color="auto"/>
                    <w:bottom w:val="none" w:sz="0" w:space="0" w:color="auto"/>
                    <w:right w:val="none" w:sz="0" w:space="0" w:color="auto"/>
                  </w:divBdr>
                </w:div>
                <w:div w:id="537201939">
                  <w:marLeft w:val="0"/>
                  <w:marRight w:val="0"/>
                  <w:marTop w:val="0"/>
                  <w:marBottom w:val="0"/>
                  <w:divBdr>
                    <w:top w:val="none" w:sz="0" w:space="0" w:color="auto"/>
                    <w:left w:val="none" w:sz="0" w:space="0" w:color="auto"/>
                    <w:bottom w:val="none" w:sz="0" w:space="0" w:color="auto"/>
                    <w:right w:val="none" w:sz="0" w:space="0" w:color="auto"/>
                  </w:divBdr>
                </w:div>
                <w:div w:id="1658608407">
                  <w:marLeft w:val="0"/>
                  <w:marRight w:val="0"/>
                  <w:marTop w:val="0"/>
                  <w:marBottom w:val="0"/>
                  <w:divBdr>
                    <w:top w:val="none" w:sz="0" w:space="0" w:color="auto"/>
                    <w:left w:val="none" w:sz="0" w:space="0" w:color="auto"/>
                    <w:bottom w:val="none" w:sz="0" w:space="0" w:color="auto"/>
                    <w:right w:val="none" w:sz="0" w:space="0" w:color="auto"/>
                  </w:divBdr>
                </w:div>
              </w:divsChild>
            </w:div>
            <w:div w:id="784888108">
              <w:marLeft w:val="0"/>
              <w:marRight w:val="0"/>
              <w:marTop w:val="0"/>
              <w:marBottom w:val="0"/>
              <w:divBdr>
                <w:top w:val="none" w:sz="0" w:space="0" w:color="auto"/>
                <w:left w:val="none" w:sz="0" w:space="0" w:color="auto"/>
                <w:bottom w:val="none" w:sz="0" w:space="0" w:color="auto"/>
                <w:right w:val="none" w:sz="0" w:space="0" w:color="auto"/>
              </w:divBdr>
            </w:div>
            <w:div w:id="785657483">
              <w:marLeft w:val="0"/>
              <w:marRight w:val="0"/>
              <w:marTop w:val="0"/>
              <w:marBottom w:val="0"/>
              <w:divBdr>
                <w:top w:val="none" w:sz="0" w:space="0" w:color="auto"/>
                <w:left w:val="none" w:sz="0" w:space="0" w:color="auto"/>
                <w:bottom w:val="none" w:sz="0" w:space="0" w:color="auto"/>
                <w:right w:val="none" w:sz="0" w:space="0" w:color="auto"/>
              </w:divBdr>
            </w:div>
            <w:div w:id="786855896">
              <w:marLeft w:val="0"/>
              <w:marRight w:val="0"/>
              <w:marTop w:val="0"/>
              <w:marBottom w:val="0"/>
              <w:divBdr>
                <w:top w:val="none" w:sz="0" w:space="0" w:color="auto"/>
                <w:left w:val="none" w:sz="0" w:space="0" w:color="auto"/>
                <w:bottom w:val="none" w:sz="0" w:space="0" w:color="auto"/>
                <w:right w:val="none" w:sz="0" w:space="0" w:color="auto"/>
              </w:divBdr>
            </w:div>
            <w:div w:id="787049720">
              <w:marLeft w:val="0"/>
              <w:marRight w:val="0"/>
              <w:marTop w:val="0"/>
              <w:marBottom w:val="0"/>
              <w:divBdr>
                <w:top w:val="none" w:sz="0" w:space="0" w:color="auto"/>
                <w:left w:val="none" w:sz="0" w:space="0" w:color="auto"/>
                <w:bottom w:val="none" w:sz="0" w:space="0" w:color="auto"/>
                <w:right w:val="none" w:sz="0" w:space="0" w:color="auto"/>
              </w:divBdr>
            </w:div>
            <w:div w:id="787511865">
              <w:marLeft w:val="0"/>
              <w:marRight w:val="0"/>
              <w:marTop w:val="0"/>
              <w:marBottom w:val="0"/>
              <w:divBdr>
                <w:top w:val="none" w:sz="0" w:space="0" w:color="auto"/>
                <w:left w:val="none" w:sz="0" w:space="0" w:color="auto"/>
                <w:bottom w:val="none" w:sz="0" w:space="0" w:color="auto"/>
                <w:right w:val="none" w:sz="0" w:space="0" w:color="auto"/>
              </w:divBdr>
            </w:div>
            <w:div w:id="788859759">
              <w:marLeft w:val="0"/>
              <w:marRight w:val="0"/>
              <w:marTop w:val="0"/>
              <w:marBottom w:val="0"/>
              <w:divBdr>
                <w:top w:val="none" w:sz="0" w:space="0" w:color="auto"/>
                <w:left w:val="none" w:sz="0" w:space="0" w:color="auto"/>
                <w:bottom w:val="none" w:sz="0" w:space="0" w:color="auto"/>
                <w:right w:val="none" w:sz="0" w:space="0" w:color="auto"/>
              </w:divBdr>
            </w:div>
            <w:div w:id="791479334">
              <w:marLeft w:val="0"/>
              <w:marRight w:val="0"/>
              <w:marTop w:val="0"/>
              <w:marBottom w:val="0"/>
              <w:divBdr>
                <w:top w:val="none" w:sz="0" w:space="0" w:color="auto"/>
                <w:left w:val="none" w:sz="0" w:space="0" w:color="auto"/>
                <w:bottom w:val="none" w:sz="0" w:space="0" w:color="auto"/>
                <w:right w:val="none" w:sz="0" w:space="0" w:color="auto"/>
              </w:divBdr>
            </w:div>
            <w:div w:id="797799319">
              <w:marLeft w:val="0"/>
              <w:marRight w:val="0"/>
              <w:marTop w:val="0"/>
              <w:marBottom w:val="0"/>
              <w:divBdr>
                <w:top w:val="none" w:sz="0" w:space="0" w:color="auto"/>
                <w:left w:val="none" w:sz="0" w:space="0" w:color="auto"/>
                <w:bottom w:val="none" w:sz="0" w:space="0" w:color="auto"/>
                <w:right w:val="none" w:sz="0" w:space="0" w:color="auto"/>
              </w:divBdr>
            </w:div>
            <w:div w:id="797800750">
              <w:marLeft w:val="0"/>
              <w:marRight w:val="0"/>
              <w:marTop w:val="0"/>
              <w:marBottom w:val="0"/>
              <w:divBdr>
                <w:top w:val="none" w:sz="0" w:space="0" w:color="auto"/>
                <w:left w:val="none" w:sz="0" w:space="0" w:color="auto"/>
                <w:bottom w:val="none" w:sz="0" w:space="0" w:color="auto"/>
                <w:right w:val="none" w:sz="0" w:space="0" w:color="auto"/>
              </w:divBdr>
            </w:div>
            <w:div w:id="798031911">
              <w:marLeft w:val="0"/>
              <w:marRight w:val="0"/>
              <w:marTop w:val="0"/>
              <w:marBottom w:val="0"/>
              <w:divBdr>
                <w:top w:val="none" w:sz="0" w:space="0" w:color="auto"/>
                <w:left w:val="none" w:sz="0" w:space="0" w:color="auto"/>
                <w:bottom w:val="none" w:sz="0" w:space="0" w:color="auto"/>
                <w:right w:val="none" w:sz="0" w:space="0" w:color="auto"/>
              </w:divBdr>
            </w:div>
            <w:div w:id="800852521">
              <w:marLeft w:val="0"/>
              <w:marRight w:val="0"/>
              <w:marTop w:val="0"/>
              <w:marBottom w:val="0"/>
              <w:divBdr>
                <w:top w:val="none" w:sz="0" w:space="0" w:color="auto"/>
                <w:left w:val="none" w:sz="0" w:space="0" w:color="auto"/>
                <w:bottom w:val="none" w:sz="0" w:space="0" w:color="auto"/>
                <w:right w:val="none" w:sz="0" w:space="0" w:color="auto"/>
              </w:divBdr>
            </w:div>
            <w:div w:id="801269300">
              <w:marLeft w:val="0"/>
              <w:marRight w:val="0"/>
              <w:marTop w:val="0"/>
              <w:marBottom w:val="0"/>
              <w:divBdr>
                <w:top w:val="none" w:sz="0" w:space="0" w:color="auto"/>
                <w:left w:val="none" w:sz="0" w:space="0" w:color="auto"/>
                <w:bottom w:val="none" w:sz="0" w:space="0" w:color="auto"/>
                <w:right w:val="none" w:sz="0" w:space="0" w:color="auto"/>
              </w:divBdr>
            </w:div>
            <w:div w:id="801726073">
              <w:marLeft w:val="0"/>
              <w:marRight w:val="0"/>
              <w:marTop w:val="0"/>
              <w:marBottom w:val="0"/>
              <w:divBdr>
                <w:top w:val="none" w:sz="0" w:space="0" w:color="auto"/>
                <w:left w:val="none" w:sz="0" w:space="0" w:color="auto"/>
                <w:bottom w:val="none" w:sz="0" w:space="0" w:color="auto"/>
                <w:right w:val="none" w:sz="0" w:space="0" w:color="auto"/>
              </w:divBdr>
            </w:div>
            <w:div w:id="802313734">
              <w:marLeft w:val="0"/>
              <w:marRight w:val="0"/>
              <w:marTop w:val="0"/>
              <w:marBottom w:val="0"/>
              <w:divBdr>
                <w:top w:val="none" w:sz="0" w:space="0" w:color="auto"/>
                <w:left w:val="none" w:sz="0" w:space="0" w:color="auto"/>
                <w:bottom w:val="none" w:sz="0" w:space="0" w:color="auto"/>
                <w:right w:val="none" w:sz="0" w:space="0" w:color="auto"/>
              </w:divBdr>
            </w:div>
            <w:div w:id="805046678">
              <w:marLeft w:val="0"/>
              <w:marRight w:val="0"/>
              <w:marTop w:val="0"/>
              <w:marBottom w:val="0"/>
              <w:divBdr>
                <w:top w:val="none" w:sz="0" w:space="0" w:color="auto"/>
                <w:left w:val="none" w:sz="0" w:space="0" w:color="auto"/>
                <w:bottom w:val="none" w:sz="0" w:space="0" w:color="auto"/>
                <w:right w:val="none" w:sz="0" w:space="0" w:color="auto"/>
              </w:divBdr>
            </w:div>
            <w:div w:id="805397259">
              <w:marLeft w:val="0"/>
              <w:marRight w:val="0"/>
              <w:marTop w:val="0"/>
              <w:marBottom w:val="0"/>
              <w:divBdr>
                <w:top w:val="none" w:sz="0" w:space="0" w:color="auto"/>
                <w:left w:val="none" w:sz="0" w:space="0" w:color="auto"/>
                <w:bottom w:val="none" w:sz="0" w:space="0" w:color="auto"/>
                <w:right w:val="none" w:sz="0" w:space="0" w:color="auto"/>
              </w:divBdr>
            </w:div>
            <w:div w:id="808859609">
              <w:marLeft w:val="0"/>
              <w:marRight w:val="0"/>
              <w:marTop w:val="0"/>
              <w:marBottom w:val="0"/>
              <w:divBdr>
                <w:top w:val="none" w:sz="0" w:space="0" w:color="auto"/>
                <w:left w:val="none" w:sz="0" w:space="0" w:color="auto"/>
                <w:bottom w:val="none" w:sz="0" w:space="0" w:color="auto"/>
                <w:right w:val="none" w:sz="0" w:space="0" w:color="auto"/>
              </w:divBdr>
              <w:divsChild>
                <w:div w:id="69741059">
                  <w:marLeft w:val="0"/>
                  <w:marRight w:val="0"/>
                  <w:marTop w:val="0"/>
                  <w:marBottom w:val="0"/>
                  <w:divBdr>
                    <w:top w:val="none" w:sz="0" w:space="0" w:color="auto"/>
                    <w:left w:val="none" w:sz="0" w:space="0" w:color="auto"/>
                    <w:bottom w:val="none" w:sz="0" w:space="0" w:color="auto"/>
                    <w:right w:val="none" w:sz="0" w:space="0" w:color="auto"/>
                  </w:divBdr>
                </w:div>
                <w:div w:id="77219139">
                  <w:marLeft w:val="0"/>
                  <w:marRight w:val="0"/>
                  <w:marTop w:val="0"/>
                  <w:marBottom w:val="0"/>
                  <w:divBdr>
                    <w:top w:val="none" w:sz="0" w:space="0" w:color="auto"/>
                    <w:left w:val="none" w:sz="0" w:space="0" w:color="auto"/>
                    <w:bottom w:val="none" w:sz="0" w:space="0" w:color="auto"/>
                    <w:right w:val="none" w:sz="0" w:space="0" w:color="auto"/>
                  </w:divBdr>
                </w:div>
                <w:div w:id="284431160">
                  <w:marLeft w:val="0"/>
                  <w:marRight w:val="0"/>
                  <w:marTop w:val="0"/>
                  <w:marBottom w:val="0"/>
                  <w:divBdr>
                    <w:top w:val="none" w:sz="0" w:space="0" w:color="auto"/>
                    <w:left w:val="none" w:sz="0" w:space="0" w:color="auto"/>
                    <w:bottom w:val="none" w:sz="0" w:space="0" w:color="auto"/>
                    <w:right w:val="none" w:sz="0" w:space="0" w:color="auto"/>
                  </w:divBdr>
                </w:div>
                <w:div w:id="299186397">
                  <w:marLeft w:val="0"/>
                  <w:marRight w:val="0"/>
                  <w:marTop w:val="0"/>
                  <w:marBottom w:val="0"/>
                  <w:divBdr>
                    <w:top w:val="none" w:sz="0" w:space="0" w:color="auto"/>
                    <w:left w:val="none" w:sz="0" w:space="0" w:color="auto"/>
                    <w:bottom w:val="none" w:sz="0" w:space="0" w:color="auto"/>
                    <w:right w:val="none" w:sz="0" w:space="0" w:color="auto"/>
                  </w:divBdr>
                </w:div>
                <w:div w:id="430513042">
                  <w:marLeft w:val="0"/>
                  <w:marRight w:val="0"/>
                  <w:marTop w:val="0"/>
                  <w:marBottom w:val="0"/>
                  <w:divBdr>
                    <w:top w:val="none" w:sz="0" w:space="0" w:color="auto"/>
                    <w:left w:val="none" w:sz="0" w:space="0" w:color="auto"/>
                    <w:bottom w:val="none" w:sz="0" w:space="0" w:color="auto"/>
                    <w:right w:val="none" w:sz="0" w:space="0" w:color="auto"/>
                  </w:divBdr>
                </w:div>
                <w:div w:id="438841424">
                  <w:marLeft w:val="0"/>
                  <w:marRight w:val="0"/>
                  <w:marTop w:val="0"/>
                  <w:marBottom w:val="0"/>
                  <w:divBdr>
                    <w:top w:val="none" w:sz="0" w:space="0" w:color="auto"/>
                    <w:left w:val="none" w:sz="0" w:space="0" w:color="auto"/>
                    <w:bottom w:val="none" w:sz="0" w:space="0" w:color="auto"/>
                    <w:right w:val="none" w:sz="0" w:space="0" w:color="auto"/>
                  </w:divBdr>
                </w:div>
                <w:div w:id="627130978">
                  <w:marLeft w:val="0"/>
                  <w:marRight w:val="0"/>
                  <w:marTop w:val="0"/>
                  <w:marBottom w:val="0"/>
                  <w:divBdr>
                    <w:top w:val="none" w:sz="0" w:space="0" w:color="auto"/>
                    <w:left w:val="none" w:sz="0" w:space="0" w:color="auto"/>
                    <w:bottom w:val="none" w:sz="0" w:space="0" w:color="auto"/>
                    <w:right w:val="none" w:sz="0" w:space="0" w:color="auto"/>
                  </w:divBdr>
                </w:div>
                <w:div w:id="643195397">
                  <w:marLeft w:val="0"/>
                  <w:marRight w:val="0"/>
                  <w:marTop w:val="0"/>
                  <w:marBottom w:val="0"/>
                  <w:divBdr>
                    <w:top w:val="none" w:sz="0" w:space="0" w:color="auto"/>
                    <w:left w:val="none" w:sz="0" w:space="0" w:color="auto"/>
                    <w:bottom w:val="none" w:sz="0" w:space="0" w:color="auto"/>
                    <w:right w:val="none" w:sz="0" w:space="0" w:color="auto"/>
                  </w:divBdr>
                </w:div>
                <w:div w:id="813451485">
                  <w:marLeft w:val="0"/>
                  <w:marRight w:val="0"/>
                  <w:marTop w:val="0"/>
                  <w:marBottom w:val="0"/>
                  <w:divBdr>
                    <w:top w:val="none" w:sz="0" w:space="0" w:color="auto"/>
                    <w:left w:val="none" w:sz="0" w:space="0" w:color="auto"/>
                    <w:bottom w:val="none" w:sz="0" w:space="0" w:color="auto"/>
                    <w:right w:val="none" w:sz="0" w:space="0" w:color="auto"/>
                  </w:divBdr>
                </w:div>
                <w:div w:id="884679170">
                  <w:marLeft w:val="0"/>
                  <w:marRight w:val="0"/>
                  <w:marTop w:val="0"/>
                  <w:marBottom w:val="0"/>
                  <w:divBdr>
                    <w:top w:val="none" w:sz="0" w:space="0" w:color="auto"/>
                    <w:left w:val="none" w:sz="0" w:space="0" w:color="auto"/>
                    <w:bottom w:val="none" w:sz="0" w:space="0" w:color="auto"/>
                    <w:right w:val="none" w:sz="0" w:space="0" w:color="auto"/>
                  </w:divBdr>
                </w:div>
                <w:div w:id="930041930">
                  <w:marLeft w:val="0"/>
                  <w:marRight w:val="0"/>
                  <w:marTop w:val="0"/>
                  <w:marBottom w:val="0"/>
                  <w:divBdr>
                    <w:top w:val="none" w:sz="0" w:space="0" w:color="auto"/>
                    <w:left w:val="none" w:sz="0" w:space="0" w:color="auto"/>
                    <w:bottom w:val="none" w:sz="0" w:space="0" w:color="auto"/>
                    <w:right w:val="none" w:sz="0" w:space="0" w:color="auto"/>
                  </w:divBdr>
                </w:div>
                <w:div w:id="930316135">
                  <w:marLeft w:val="0"/>
                  <w:marRight w:val="0"/>
                  <w:marTop w:val="0"/>
                  <w:marBottom w:val="0"/>
                  <w:divBdr>
                    <w:top w:val="none" w:sz="0" w:space="0" w:color="auto"/>
                    <w:left w:val="none" w:sz="0" w:space="0" w:color="auto"/>
                    <w:bottom w:val="none" w:sz="0" w:space="0" w:color="auto"/>
                    <w:right w:val="none" w:sz="0" w:space="0" w:color="auto"/>
                  </w:divBdr>
                </w:div>
                <w:div w:id="1090734077">
                  <w:marLeft w:val="0"/>
                  <w:marRight w:val="0"/>
                  <w:marTop w:val="0"/>
                  <w:marBottom w:val="0"/>
                  <w:divBdr>
                    <w:top w:val="none" w:sz="0" w:space="0" w:color="auto"/>
                    <w:left w:val="none" w:sz="0" w:space="0" w:color="auto"/>
                    <w:bottom w:val="none" w:sz="0" w:space="0" w:color="auto"/>
                    <w:right w:val="none" w:sz="0" w:space="0" w:color="auto"/>
                  </w:divBdr>
                </w:div>
                <w:div w:id="1117138647">
                  <w:marLeft w:val="0"/>
                  <w:marRight w:val="0"/>
                  <w:marTop w:val="0"/>
                  <w:marBottom w:val="0"/>
                  <w:divBdr>
                    <w:top w:val="none" w:sz="0" w:space="0" w:color="auto"/>
                    <w:left w:val="none" w:sz="0" w:space="0" w:color="auto"/>
                    <w:bottom w:val="none" w:sz="0" w:space="0" w:color="auto"/>
                    <w:right w:val="none" w:sz="0" w:space="0" w:color="auto"/>
                  </w:divBdr>
                </w:div>
                <w:div w:id="1216116170">
                  <w:marLeft w:val="0"/>
                  <w:marRight w:val="0"/>
                  <w:marTop w:val="0"/>
                  <w:marBottom w:val="0"/>
                  <w:divBdr>
                    <w:top w:val="none" w:sz="0" w:space="0" w:color="auto"/>
                    <w:left w:val="none" w:sz="0" w:space="0" w:color="auto"/>
                    <w:bottom w:val="none" w:sz="0" w:space="0" w:color="auto"/>
                    <w:right w:val="none" w:sz="0" w:space="0" w:color="auto"/>
                  </w:divBdr>
                </w:div>
                <w:div w:id="1222209875">
                  <w:marLeft w:val="0"/>
                  <w:marRight w:val="0"/>
                  <w:marTop w:val="0"/>
                  <w:marBottom w:val="0"/>
                  <w:divBdr>
                    <w:top w:val="none" w:sz="0" w:space="0" w:color="auto"/>
                    <w:left w:val="none" w:sz="0" w:space="0" w:color="auto"/>
                    <w:bottom w:val="none" w:sz="0" w:space="0" w:color="auto"/>
                    <w:right w:val="none" w:sz="0" w:space="0" w:color="auto"/>
                  </w:divBdr>
                </w:div>
                <w:div w:id="1318462743">
                  <w:marLeft w:val="0"/>
                  <w:marRight w:val="0"/>
                  <w:marTop w:val="0"/>
                  <w:marBottom w:val="0"/>
                  <w:divBdr>
                    <w:top w:val="none" w:sz="0" w:space="0" w:color="auto"/>
                    <w:left w:val="none" w:sz="0" w:space="0" w:color="auto"/>
                    <w:bottom w:val="none" w:sz="0" w:space="0" w:color="auto"/>
                    <w:right w:val="none" w:sz="0" w:space="0" w:color="auto"/>
                  </w:divBdr>
                </w:div>
                <w:div w:id="1372611410">
                  <w:marLeft w:val="0"/>
                  <w:marRight w:val="0"/>
                  <w:marTop w:val="0"/>
                  <w:marBottom w:val="0"/>
                  <w:divBdr>
                    <w:top w:val="none" w:sz="0" w:space="0" w:color="auto"/>
                    <w:left w:val="none" w:sz="0" w:space="0" w:color="auto"/>
                    <w:bottom w:val="none" w:sz="0" w:space="0" w:color="auto"/>
                    <w:right w:val="none" w:sz="0" w:space="0" w:color="auto"/>
                  </w:divBdr>
                </w:div>
                <w:div w:id="1410956166">
                  <w:marLeft w:val="0"/>
                  <w:marRight w:val="0"/>
                  <w:marTop w:val="0"/>
                  <w:marBottom w:val="0"/>
                  <w:divBdr>
                    <w:top w:val="none" w:sz="0" w:space="0" w:color="auto"/>
                    <w:left w:val="none" w:sz="0" w:space="0" w:color="auto"/>
                    <w:bottom w:val="none" w:sz="0" w:space="0" w:color="auto"/>
                    <w:right w:val="none" w:sz="0" w:space="0" w:color="auto"/>
                  </w:divBdr>
                </w:div>
                <w:div w:id="1418789247">
                  <w:marLeft w:val="0"/>
                  <w:marRight w:val="0"/>
                  <w:marTop w:val="0"/>
                  <w:marBottom w:val="0"/>
                  <w:divBdr>
                    <w:top w:val="none" w:sz="0" w:space="0" w:color="auto"/>
                    <w:left w:val="none" w:sz="0" w:space="0" w:color="auto"/>
                    <w:bottom w:val="none" w:sz="0" w:space="0" w:color="auto"/>
                    <w:right w:val="none" w:sz="0" w:space="0" w:color="auto"/>
                  </w:divBdr>
                </w:div>
                <w:div w:id="1454211068">
                  <w:marLeft w:val="0"/>
                  <w:marRight w:val="0"/>
                  <w:marTop w:val="0"/>
                  <w:marBottom w:val="0"/>
                  <w:divBdr>
                    <w:top w:val="none" w:sz="0" w:space="0" w:color="auto"/>
                    <w:left w:val="none" w:sz="0" w:space="0" w:color="auto"/>
                    <w:bottom w:val="none" w:sz="0" w:space="0" w:color="auto"/>
                    <w:right w:val="none" w:sz="0" w:space="0" w:color="auto"/>
                  </w:divBdr>
                </w:div>
                <w:div w:id="1506090130">
                  <w:marLeft w:val="0"/>
                  <w:marRight w:val="0"/>
                  <w:marTop w:val="0"/>
                  <w:marBottom w:val="0"/>
                  <w:divBdr>
                    <w:top w:val="none" w:sz="0" w:space="0" w:color="auto"/>
                    <w:left w:val="none" w:sz="0" w:space="0" w:color="auto"/>
                    <w:bottom w:val="none" w:sz="0" w:space="0" w:color="auto"/>
                    <w:right w:val="none" w:sz="0" w:space="0" w:color="auto"/>
                  </w:divBdr>
                </w:div>
                <w:div w:id="1633555112">
                  <w:marLeft w:val="0"/>
                  <w:marRight w:val="0"/>
                  <w:marTop w:val="0"/>
                  <w:marBottom w:val="0"/>
                  <w:divBdr>
                    <w:top w:val="none" w:sz="0" w:space="0" w:color="auto"/>
                    <w:left w:val="none" w:sz="0" w:space="0" w:color="auto"/>
                    <w:bottom w:val="none" w:sz="0" w:space="0" w:color="auto"/>
                    <w:right w:val="none" w:sz="0" w:space="0" w:color="auto"/>
                  </w:divBdr>
                </w:div>
                <w:div w:id="1653635903">
                  <w:marLeft w:val="0"/>
                  <w:marRight w:val="0"/>
                  <w:marTop w:val="0"/>
                  <w:marBottom w:val="0"/>
                  <w:divBdr>
                    <w:top w:val="none" w:sz="0" w:space="0" w:color="auto"/>
                    <w:left w:val="none" w:sz="0" w:space="0" w:color="auto"/>
                    <w:bottom w:val="none" w:sz="0" w:space="0" w:color="auto"/>
                    <w:right w:val="none" w:sz="0" w:space="0" w:color="auto"/>
                  </w:divBdr>
                </w:div>
                <w:div w:id="1681658898">
                  <w:marLeft w:val="0"/>
                  <w:marRight w:val="0"/>
                  <w:marTop w:val="0"/>
                  <w:marBottom w:val="0"/>
                  <w:divBdr>
                    <w:top w:val="none" w:sz="0" w:space="0" w:color="auto"/>
                    <w:left w:val="none" w:sz="0" w:space="0" w:color="auto"/>
                    <w:bottom w:val="none" w:sz="0" w:space="0" w:color="auto"/>
                    <w:right w:val="none" w:sz="0" w:space="0" w:color="auto"/>
                  </w:divBdr>
                </w:div>
                <w:div w:id="1734547846">
                  <w:marLeft w:val="0"/>
                  <w:marRight w:val="0"/>
                  <w:marTop w:val="0"/>
                  <w:marBottom w:val="0"/>
                  <w:divBdr>
                    <w:top w:val="none" w:sz="0" w:space="0" w:color="auto"/>
                    <w:left w:val="none" w:sz="0" w:space="0" w:color="auto"/>
                    <w:bottom w:val="none" w:sz="0" w:space="0" w:color="auto"/>
                    <w:right w:val="none" w:sz="0" w:space="0" w:color="auto"/>
                  </w:divBdr>
                </w:div>
                <w:div w:id="1896620166">
                  <w:marLeft w:val="0"/>
                  <w:marRight w:val="0"/>
                  <w:marTop w:val="0"/>
                  <w:marBottom w:val="0"/>
                  <w:divBdr>
                    <w:top w:val="none" w:sz="0" w:space="0" w:color="auto"/>
                    <w:left w:val="none" w:sz="0" w:space="0" w:color="auto"/>
                    <w:bottom w:val="none" w:sz="0" w:space="0" w:color="auto"/>
                    <w:right w:val="none" w:sz="0" w:space="0" w:color="auto"/>
                  </w:divBdr>
                </w:div>
                <w:div w:id="1899785365">
                  <w:marLeft w:val="0"/>
                  <w:marRight w:val="0"/>
                  <w:marTop w:val="0"/>
                  <w:marBottom w:val="0"/>
                  <w:divBdr>
                    <w:top w:val="none" w:sz="0" w:space="0" w:color="auto"/>
                    <w:left w:val="none" w:sz="0" w:space="0" w:color="auto"/>
                    <w:bottom w:val="none" w:sz="0" w:space="0" w:color="auto"/>
                    <w:right w:val="none" w:sz="0" w:space="0" w:color="auto"/>
                  </w:divBdr>
                </w:div>
                <w:div w:id="2128425406">
                  <w:marLeft w:val="0"/>
                  <w:marRight w:val="0"/>
                  <w:marTop w:val="0"/>
                  <w:marBottom w:val="0"/>
                  <w:divBdr>
                    <w:top w:val="none" w:sz="0" w:space="0" w:color="auto"/>
                    <w:left w:val="none" w:sz="0" w:space="0" w:color="auto"/>
                    <w:bottom w:val="none" w:sz="0" w:space="0" w:color="auto"/>
                    <w:right w:val="none" w:sz="0" w:space="0" w:color="auto"/>
                  </w:divBdr>
                </w:div>
                <w:div w:id="2132357363">
                  <w:marLeft w:val="0"/>
                  <w:marRight w:val="0"/>
                  <w:marTop w:val="0"/>
                  <w:marBottom w:val="0"/>
                  <w:divBdr>
                    <w:top w:val="none" w:sz="0" w:space="0" w:color="auto"/>
                    <w:left w:val="none" w:sz="0" w:space="0" w:color="auto"/>
                    <w:bottom w:val="none" w:sz="0" w:space="0" w:color="auto"/>
                    <w:right w:val="none" w:sz="0" w:space="0" w:color="auto"/>
                  </w:divBdr>
                </w:div>
              </w:divsChild>
            </w:div>
            <w:div w:id="810292117">
              <w:marLeft w:val="0"/>
              <w:marRight w:val="0"/>
              <w:marTop w:val="0"/>
              <w:marBottom w:val="0"/>
              <w:divBdr>
                <w:top w:val="none" w:sz="0" w:space="0" w:color="auto"/>
                <w:left w:val="none" w:sz="0" w:space="0" w:color="auto"/>
                <w:bottom w:val="none" w:sz="0" w:space="0" w:color="auto"/>
                <w:right w:val="none" w:sz="0" w:space="0" w:color="auto"/>
              </w:divBdr>
            </w:div>
            <w:div w:id="811169857">
              <w:marLeft w:val="0"/>
              <w:marRight w:val="0"/>
              <w:marTop w:val="0"/>
              <w:marBottom w:val="0"/>
              <w:divBdr>
                <w:top w:val="none" w:sz="0" w:space="0" w:color="auto"/>
                <w:left w:val="none" w:sz="0" w:space="0" w:color="auto"/>
                <w:bottom w:val="none" w:sz="0" w:space="0" w:color="auto"/>
                <w:right w:val="none" w:sz="0" w:space="0" w:color="auto"/>
              </w:divBdr>
            </w:div>
            <w:div w:id="817309471">
              <w:marLeft w:val="0"/>
              <w:marRight w:val="0"/>
              <w:marTop w:val="0"/>
              <w:marBottom w:val="0"/>
              <w:divBdr>
                <w:top w:val="none" w:sz="0" w:space="0" w:color="auto"/>
                <w:left w:val="none" w:sz="0" w:space="0" w:color="auto"/>
                <w:bottom w:val="none" w:sz="0" w:space="0" w:color="auto"/>
                <w:right w:val="none" w:sz="0" w:space="0" w:color="auto"/>
              </w:divBdr>
            </w:div>
            <w:div w:id="818032695">
              <w:marLeft w:val="0"/>
              <w:marRight w:val="0"/>
              <w:marTop w:val="0"/>
              <w:marBottom w:val="0"/>
              <w:divBdr>
                <w:top w:val="none" w:sz="0" w:space="0" w:color="auto"/>
                <w:left w:val="none" w:sz="0" w:space="0" w:color="auto"/>
                <w:bottom w:val="none" w:sz="0" w:space="0" w:color="auto"/>
                <w:right w:val="none" w:sz="0" w:space="0" w:color="auto"/>
              </w:divBdr>
            </w:div>
            <w:div w:id="818808641">
              <w:marLeft w:val="0"/>
              <w:marRight w:val="0"/>
              <w:marTop w:val="0"/>
              <w:marBottom w:val="0"/>
              <w:divBdr>
                <w:top w:val="none" w:sz="0" w:space="0" w:color="auto"/>
                <w:left w:val="none" w:sz="0" w:space="0" w:color="auto"/>
                <w:bottom w:val="none" w:sz="0" w:space="0" w:color="auto"/>
                <w:right w:val="none" w:sz="0" w:space="0" w:color="auto"/>
              </w:divBdr>
              <w:divsChild>
                <w:div w:id="663317124">
                  <w:marLeft w:val="0"/>
                  <w:marRight w:val="0"/>
                  <w:marTop w:val="0"/>
                  <w:marBottom w:val="0"/>
                  <w:divBdr>
                    <w:top w:val="none" w:sz="0" w:space="0" w:color="auto"/>
                    <w:left w:val="none" w:sz="0" w:space="0" w:color="auto"/>
                    <w:bottom w:val="none" w:sz="0" w:space="0" w:color="auto"/>
                    <w:right w:val="none" w:sz="0" w:space="0" w:color="auto"/>
                  </w:divBdr>
                </w:div>
                <w:div w:id="1369451858">
                  <w:marLeft w:val="0"/>
                  <w:marRight w:val="0"/>
                  <w:marTop w:val="0"/>
                  <w:marBottom w:val="0"/>
                  <w:divBdr>
                    <w:top w:val="none" w:sz="0" w:space="0" w:color="auto"/>
                    <w:left w:val="none" w:sz="0" w:space="0" w:color="auto"/>
                    <w:bottom w:val="none" w:sz="0" w:space="0" w:color="auto"/>
                    <w:right w:val="none" w:sz="0" w:space="0" w:color="auto"/>
                  </w:divBdr>
                </w:div>
                <w:div w:id="1778215988">
                  <w:marLeft w:val="0"/>
                  <w:marRight w:val="0"/>
                  <w:marTop w:val="0"/>
                  <w:marBottom w:val="0"/>
                  <w:divBdr>
                    <w:top w:val="none" w:sz="0" w:space="0" w:color="auto"/>
                    <w:left w:val="none" w:sz="0" w:space="0" w:color="auto"/>
                    <w:bottom w:val="none" w:sz="0" w:space="0" w:color="auto"/>
                    <w:right w:val="none" w:sz="0" w:space="0" w:color="auto"/>
                  </w:divBdr>
                </w:div>
              </w:divsChild>
            </w:div>
            <w:div w:id="820117574">
              <w:marLeft w:val="0"/>
              <w:marRight w:val="0"/>
              <w:marTop w:val="0"/>
              <w:marBottom w:val="0"/>
              <w:divBdr>
                <w:top w:val="none" w:sz="0" w:space="0" w:color="auto"/>
                <w:left w:val="none" w:sz="0" w:space="0" w:color="auto"/>
                <w:bottom w:val="none" w:sz="0" w:space="0" w:color="auto"/>
                <w:right w:val="none" w:sz="0" w:space="0" w:color="auto"/>
              </w:divBdr>
            </w:div>
            <w:div w:id="823202822">
              <w:marLeft w:val="0"/>
              <w:marRight w:val="0"/>
              <w:marTop w:val="0"/>
              <w:marBottom w:val="0"/>
              <w:divBdr>
                <w:top w:val="none" w:sz="0" w:space="0" w:color="auto"/>
                <w:left w:val="none" w:sz="0" w:space="0" w:color="auto"/>
                <w:bottom w:val="none" w:sz="0" w:space="0" w:color="auto"/>
                <w:right w:val="none" w:sz="0" w:space="0" w:color="auto"/>
              </w:divBdr>
            </w:div>
            <w:div w:id="826559273">
              <w:marLeft w:val="0"/>
              <w:marRight w:val="0"/>
              <w:marTop w:val="0"/>
              <w:marBottom w:val="0"/>
              <w:divBdr>
                <w:top w:val="none" w:sz="0" w:space="0" w:color="auto"/>
                <w:left w:val="none" w:sz="0" w:space="0" w:color="auto"/>
                <w:bottom w:val="none" w:sz="0" w:space="0" w:color="auto"/>
                <w:right w:val="none" w:sz="0" w:space="0" w:color="auto"/>
              </w:divBdr>
            </w:div>
            <w:div w:id="826826702">
              <w:marLeft w:val="0"/>
              <w:marRight w:val="0"/>
              <w:marTop w:val="0"/>
              <w:marBottom w:val="0"/>
              <w:divBdr>
                <w:top w:val="none" w:sz="0" w:space="0" w:color="auto"/>
                <w:left w:val="none" w:sz="0" w:space="0" w:color="auto"/>
                <w:bottom w:val="none" w:sz="0" w:space="0" w:color="auto"/>
                <w:right w:val="none" w:sz="0" w:space="0" w:color="auto"/>
              </w:divBdr>
            </w:div>
            <w:div w:id="827403473">
              <w:marLeft w:val="0"/>
              <w:marRight w:val="0"/>
              <w:marTop w:val="0"/>
              <w:marBottom w:val="0"/>
              <w:divBdr>
                <w:top w:val="none" w:sz="0" w:space="0" w:color="auto"/>
                <w:left w:val="none" w:sz="0" w:space="0" w:color="auto"/>
                <w:bottom w:val="none" w:sz="0" w:space="0" w:color="auto"/>
                <w:right w:val="none" w:sz="0" w:space="0" w:color="auto"/>
              </w:divBdr>
            </w:div>
            <w:div w:id="827937143">
              <w:marLeft w:val="0"/>
              <w:marRight w:val="0"/>
              <w:marTop w:val="0"/>
              <w:marBottom w:val="0"/>
              <w:divBdr>
                <w:top w:val="none" w:sz="0" w:space="0" w:color="auto"/>
                <w:left w:val="none" w:sz="0" w:space="0" w:color="auto"/>
                <w:bottom w:val="none" w:sz="0" w:space="0" w:color="auto"/>
                <w:right w:val="none" w:sz="0" w:space="0" w:color="auto"/>
              </w:divBdr>
            </w:div>
            <w:div w:id="828594220">
              <w:marLeft w:val="0"/>
              <w:marRight w:val="0"/>
              <w:marTop w:val="0"/>
              <w:marBottom w:val="0"/>
              <w:divBdr>
                <w:top w:val="none" w:sz="0" w:space="0" w:color="auto"/>
                <w:left w:val="none" w:sz="0" w:space="0" w:color="auto"/>
                <w:bottom w:val="none" w:sz="0" w:space="0" w:color="auto"/>
                <w:right w:val="none" w:sz="0" w:space="0" w:color="auto"/>
              </w:divBdr>
            </w:div>
            <w:div w:id="829715088">
              <w:marLeft w:val="0"/>
              <w:marRight w:val="0"/>
              <w:marTop w:val="0"/>
              <w:marBottom w:val="0"/>
              <w:divBdr>
                <w:top w:val="none" w:sz="0" w:space="0" w:color="auto"/>
                <w:left w:val="none" w:sz="0" w:space="0" w:color="auto"/>
                <w:bottom w:val="none" w:sz="0" w:space="0" w:color="auto"/>
                <w:right w:val="none" w:sz="0" w:space="0" w:color="auto"/>
              </w:divBdr>
            </w:div>
            <w:div w:id="830103435">
              <w:marLeft w:val="0"/>
              <w:marRight w:val="0"/>
              <w:marTop w:val="0"/>
              <w:marBottom w:val="0"/>
              <w:divBdr>
                <w:top w:val="none" w:sz="0" w:space="0" w:color="auto"/>
                <w:left w:val="none" w:sz="0" w:space="0" w:color="auto"/>
                <w:bottom w:val="none" w:sz="0" w:space="0" w:color="auto"/>
                <w:right w:val="none" w:sz="0" w:space="0" w:color="auto"/>
              </w:divBdr>
            </w:div>
            <w:div w:id="830953290">
              <w:marLeft w:val="0"/>
              <w:marRight w:val="0"/>
              <w:marTop w:val="0"/>
              <w:marBottom w:val="0"/>
              <w:divBdr>
                <w:top w:val="none" w:sz="0" w:space="0" w:color="auto"/>
                <w:left w:val="none" w:sz="0" w:space="0" w:color="auto"/>
                <w:bottom w:val="none" w:sz="0" w:space="0" w:color="auto"/>
                <w:right w:val="none" w:sz="0" w:space="0" w:color="auto"/>
              </w:divBdr>
            </w:div>
            <w:div w:id="831606236">
              <w:marLeft w:val="0"/>
              <w:marRight w:val="0"/>
              <w:marTop w:val="0"/>
              <w:marBottom w:val="0"/>
              <w:divBdr>
                <w:top w:val="none" w:sz="0" w:space="0" w:color="auto"/>
                <w:left w:val="none" w:sz="0" w:space="0" w:color="auto"/>
                <w:bottom w:val="none" w:sz="0" w:space="0" w:color="auto"/>
                <w:right w:val="none" w:sz="0" w:space="0" w:color="auto"/>
              </w:divBdr>
            </w:div>
            <w:div w:id="831678893">
              <w:marLeft w:val="0"/>
              <w:marRight w:val="0"/>
              <w:marTop w:val="0"/>
              <w:marBottom w:val="0"/>
              <w:divBdr>
                <w:top w:val="none" w:sz="0" w:space="0" w:color="auto"/>
                <w:left w:val="none" w:sz="0" w:space="0" w:color="auto"/>
                <w:bottom w:val="none" w:sz="0" w:space="0" w:color="auto"/>
                <w:right w:val="none" w:sz="0" w:space="0" w:color="auto"/>
              </w:divBdr>
            </w:div>
            <w:div w:id="831873297">
              <w:marLeft w:val="0"/>
              <w:marRight w:val="0"/>
              <w:marTop w:val="0"/>
              <w:marBottom w:val="0"/>
              <w:divBdr>
                <w:top w:val="none" w:sz="0" w:space="0" w:color="auto"/>
                <w:left w:val="none" w:sz="0" w:space="0" w:color="auto"/>
                <w:bottom w:val="none" w:sz="0" w:space="0" w:color="auto"/>
                <w:right w:val="none" w:sz="0" w:space="0" w:color="auto"/>
              </w:divBdr>
            </w:div>
            <w:div w:id="835262602">
              <w:marLeft w:val="0"/>
              <w:marRight w:val="0"/>
              <w:marTop w:val="0"/>
              <w:marBottom w:val="0"/>
              <w:divBdr>
                <w:top w:val="none" w:sz="0" w:space="0" w:color="auto"/>
                <w:left w:val="none" w:sz="0" w:space="0" w:color="auto"/>
                <w:bottom w:val="none" w:sz="0" w:space="0" w:color="auto"/>
                <w:right w:val="none" w:sz="0" w:space="0" w:color="auto"/>
              </w:divBdr>
            </w:div>
            <w:div w:id="837575632">
              <w:marLeft w:val="0"/>
              <w:marRight w:val="0"/>
              <w:marTop w:val="0"/>
              <w:marBottom w:val="0"/>
              <w:divBdr>
                <w:top w:val="none" w:sz="0" w:space="0" w:color="auto"/>
                <w:left w:val="none" w:sz="0" w:space="0" w:color="auto"/>
                <w:bottom w:val="none" w:sz="0" w:space="0" w:color="auto"/>
                <w:right w:val="none" w:sz="0" w:space="0" w:color="auto"/>
              </w:divBdr>
            </w:div>
            <w:div w:id="838428400">
              <w:marLeft w:val="0"/>
              <w:marRight w:val="0"/>
              <w:marTop w:val="0"/>
              <w:marBottom w:val="0"/>
              <w:divBdr>
                <w:top w:val="none" w:sz="0" w:space="0" w:color="auto"/>
                <w:left w:val="none" w:sz="0" w:space="0" w:color="auto"/>
                <w:bottom w:val="none" w:sz="0" w:space="0" w:color="auto"/>
                <w:right w:val="none" w:sz="0" w:space="0" w:color="auto"/>
              </w:divBdr>
            </w:div>
            <w:div w:id="839199847">
              <w:marLeft w:val="0"/>
              <w:marRight w:val="0"/>
              <w:marTop w:val="0"/>
              <w:marBottom w:val="0"/>
              <w:divBdr>
                <w:top w:val="none" w:sz="0" w:space="0" w:color="auto"/>
                <w:left w:val="none" w:sz="0" w:space="0" w:color="auto"/>
                <w:bottom w:val="none" w:sz="0" w:space="0" w:color="auto"/>
                <w:right w:val="none" w:sz="0" w:space="0" w:color="auto"/>
              </w:divBdr>
            </w:div>
            <w:div w:id="839349620">
              <w:marLeft w:val="0"/>
              <w:marRight w:val="0"/>
              <w:marTop w:val="0"/>
              <w:marBottom w:val="0"/>
              <w:divBdr>
                <w:top w:val="none" w:sz="0" w:space="0" w:color="auto"/>
                <w:left w:val="none" w:sz="0" w:space="0" w:color="auto"/>
                <w:bottom w:val="none" w:sz="0" w:space="0" w:color="auto"/>
                <w:right w:val="none" w:sz="0" w:space="0" w:color="auto"/>
              </w:divBdr>
            </w:div>
            <w:div w:id="843133694">
              <w:marLeft w:val="0"/>
              <w:marRight w:val="0"/>
              <w:marTop w:val="0"/>
              <w:marBottom w:val="0"/>
              <w:divBdr>
                <w:top w:val="none" w:sz="0" w:space="0" w:color="auto"/>
                <w:left w:val="none" w:sz="0" w:space="0" w:color="auto"/>
                <w:bottom w:val="none" w:sz="0" w:space="0" w:color="auto"/>
                <w:right w:val="none" w:sz="0" w:space="0" w:color="auto"/>
              </w:divBdr>
            </w:div>
            <w:div w:id="846092018">
              <w:marLeft w:val="0"/>
              <w:marRight w:val="0"/>
              <w:marTop w:val="0"/>
              <w:marBottom w:val="0"/>
              <w:divBdr>
                <w:top w:val="none" w:sz="0" w:space="0" w:color="auto"/>
                <w:left w:val="none" w:sz="0" w:space="0" w:color="auto"/>
                <w:bottom w:val="none" w:sz="0" w:space="0" w:color="auto"/>
                <w:right w:val="none" w:sz="0" w:space="0" w:color="auto"/>
              </w:divBdr>
            </w:div>
            <w:div w:id="846137771">
              <w:marLeft w:val="0"/>
              <w:marRight w:val="0"/>
              <w:marTop w:val="0"/>
              <w:marBottom w:val="0"/>
              <w:divBdr>
                <w:top w:val="none" w:sz="0" w:space="0" w:color="auto"/>
                <w:left w:val="none" w:sz="0" w:space="0" w:color="auto"/>
                <w:bottom w:val="none" w:sz="0" w:space="0" w:color="auto"/>
                <w:right w:val="none" w:sz="0" w:space="0" w:color="auto"/>
              </w:divBdr>
            </w:div>
            <w:div w:id="852842889">
              <w:marLeft w:val="0"/>
              <w:marRight w:val="0"/>
              <w:marTop w:val="0"/>
              <w:marBottom w:val="0"/>
              <w:divBdr>
                <w:top w:val="none" w:sz="0" w:space="0" w:color="auto"/>
                <w:left w:val="none" w:sz="0" w:space="0" w:color="auto"/>
                <w:bottom w:val="none" w:sz="0" w:space="0" w:color="auto"/>
                <w:right w:val="none" w:sz="0" w:space="0" w:color="auto"/>
              </w:divBdr>
            </w:div>
            <w:div w:id="860316121">
              <w:marLeft w:val="0"/>
              <w:marRight w:val="0"/>
              <w:marTop w:val="0"/>
              <w:marBottom w:val="0"/>
              <w:divBdr>
                <w:top w:val="none" w:sz="0" w:space="0" w:color="auto"/>
                <w:left w:val="none" w:sz="0" w:space="0" w:color="auto"/>
                <w:bottom w:val="none" w:sz="0" w:space="0" w:color="auto"/>
                <w:right w:val="none" w:sz="0" w:space="0" w:color="auto"/>
              </w:divBdr>
            </w:div>
            <w:div w:id="864443123">
              <w:marLeft w:val="0"/>
              <w:marRight w:val="0"/>
              <w:marTop w:val="0"/>
              <w:marBottom w:val="0"/>
              <w:divBdr>
                <w:top w:val="none" w:sz="0" w:space="0" w:color="auto"/>
                <w:left w:val="none" w:sz="0" w:space="0" w:color="auto"/>
                <w:bottom w:val="none" w:sz="0" w:space="0" w:color="auto"/>
                <w:right w:val="none" w:sz="0" w:space="0" w:color="auto"/>
              </w:divBdr>
            </w:div>
            <w:div w:id="865021695">
              <w:marLeft w:val="0"/>
              <w:marRight w:val="0"/>
              <w:marTop w:val="0"/>
              <w:marBottom w:val="0"/>
              <w:divBdr>
                <w:top w:val="none" w:sz="0" w:space="0" w:color="auto"/>
                <w:left w:val="none" w:sz="0" w:space="0" w:color="auto"/>
                <w:bottom w:val="none" w:sz="0" w:space="0" w:color="auto"/>
                <w:right w:val="none" w:sz="0" w:space="0" w:color="auto"/>
              </w:divBdr>
            </w:div>
            <w:div w:id="868178486">
              <w:marLeft w:val="0"/>
              <w:marRight w:val="0"/>
              <w:marTop w:val="0"/>
              <w:marBottom w:val="0"/>
              <w:divBdr>
                <w:top w:val="none" w:sz="0" w:space="0" w:color="auto"/>
                <w:left w:val="none" w:sz="0" w:space="0" w:color="auto"/>
                <w:bottom w:val="none" w:sz="0" w:space="0" w:color="auto"/>
                <w:right w:val="none" w:sz="0" w:space="0" w:color="auto"/>
              </w:divBdr>
            </w:div>
            <w:div w:id="868570453">
              <w:marLeft w:val="0"/>
              <w:marRight w:val="0"/>
              <w:marTop w:val="0"/>
              <w:marBottom w:val="0"/>
              <w:divBdr>
                <w:top w:val="none" w:sz="0" w:space="0" w:color="auto"/>
                <w:left w:val="none" w:sz="0" w:space="0" w:color="auto"/>
                <w:bottom w:val="none" w:sz="0" w:space="0" w:color="auto"/>
                <w:right w:val="none" w:sz="0" w:space="0" w:color="auto"/>
              </w:divBdr>
            </w:div>
            <w:div w:id="870414053">
              <w:marLeft w:val="0"/>
              <w:marRight w:val="0"/>
              <w:marTop w:val="0"/>
              <w:marBottom w:val="0"/>
              <w:divBdr>
                <w:top w:val="none" w:sz="0" w:space="0" w:color="auto"/>
                <w:left w:val="none" w:sz="0" w:space="0" w:color="auto"/>
                <w:bottom w:val="none" w:sz="0" w:space="0" w:color="auto"/>
                <w:right w:val="none" w:sz="0" w:space="0" w:color="auto"/>
              </w:divBdr>
            </w:div>
            <w:div w:id="871377564">
              <w:marLeft w:val="0"/>
              <w:marRight w:val="0"/>
              <w:marTop w:val="0"/>
              <w:marBottom w:val="0"/>
              <w:divBdr>
                <w:top w:val="none" w:sz="0" w:space="0" w:color="auto"/>
                <w:left w:val="none" w:sz="0" w:space="0" w:color="auto"/>
                <w:bottom w:val="none" w:sz="0" w:space="0" w:color="auto"/>
                <w:right w:val="none" w:sz="0" w:space="0" w:color="auto"/>
              </w:divBdr>
            </w:div>
            <w:div w:id="872574027">
              <w:marLeft w:val="0"/>
              <w:marRight w:val="0"/>
              <w:marTop w:val="0"/>
              <w:marBottom w:val="0"/>
              <w:divBdr>
                <w:top w:val="none" w:sz="0" w:space="0" w:color="auto"/>
                <w:left w:val="none" w:sz="0" w:space="0" w:color="auto"/>
                <w:bottom w:val="none" w:sz="0" w:space="0" w:color="auto"/>
                <w:right w:val="none" w:sz="0" w:space="0" w:color="auto"/>
              </w:divBdr>
            </w:div>
            <w:div w:id="873076587">
              <w:marLeft w:val="0"/>
              <w:marRight w:val="0"/>
              <w:marTop w:val="0"/>
              <w:marBottom w:val="0"/>
              <w:divBdr>
                <w:top w:val="none" w:sz="0" w:space="0" w:color="auto"/>
                <w:left w:val="none" w:sz="0" w:space="0" w:color="auto"/>
                <w:bottom w:val="none" w:sz="0" w:space="0" w:color="auto"/>
                <w:right w:val="none" w:sz="0" w:space="0" w:color="auto"/>
              </w:divBdr>
            </w:div>
            <w:div w:id="873270327">
              <w:marLeft w:val="0"/>
              <w:marRight w:val="0"/>
              <w:marTop w:val="0"/>
              <w:marBottom w:val="0"/>
              <w:divBdr>
                <w:top w:val="none" w:sz="0" w:space="0" w:color="auto"/>
                <w:left w:val="none" w:sz="0" w:space="0" w:color="auto"/>
                <w:bottom w:val="none" w:sz="0" w:space="0" w:color="auto"/>
                <w:right w:val="none" w:sz="0" w:space="0" w:color="auto"/>
              </w:divBdr>
            </w:div>
            <w:div w:id="874388234">
              <w:marLeft w:val="0"/>
              <w:marRight w:val="0"/>
              <w:marTop w:val="0"/>
              <w:marBottom w:val="0"/>
              <w:divBdr>
                <w:top w:val="none" w:sz="0" w:space="0" w:color="auto"/>
                <w:left w:val="none" w:sz="0" w:space="0" w:color="auto"/>
                <w:bottom w:val="none" w:sz="0" w:space="0" w:color="auto"/>
                <w:right w:val="none" w:sz="0" w:space="0" w:color="auto"/>
              </w:divBdr>
            </w:div>
            <w:div w:id="874586322">
              <w:marLeft w:val="0"/>
              <w:marRight w:val="0"/>
              <w:marTop w:val="0"/>
              <w:marBottom w:val="0"/>
              <w:divBdr>
                <w:top w:val="none" w:sz="0" w:space="0" w:color="auto"/>
                <w:left w:val="none" w:sz="0" w:space="0" w:color="auto"/>
                <w:bottom w:val="none" w:sz="0" w:space="0" w:color="auto"/>
                <w:right w:val="none" w:sz="0" w:space="0" w:color="auto"/>
              </w:divBdr>
            </w:div>
            <w:div w:id="874731259">
              <w:marLeft w:val="0"/>
              <w:marRight w:val="0"/>
              <w:marTop w:val="0"/>
              <w:marBottom w:val="0"/>
              <w:divBdr>
                <w:top w:val="none" w:sz="0" w:space="0" w:color="auto"/>
                <w:left w:val="none" w:sz="0" w:space="0" w:color="auto"/>
                <w:bottom w:val="none" w:sz="0" w:space="0" w:color="auto"/>
                <w:right w:val="none" w:sz="0" w:space="0" w:color="auto"/>
              </w:divBdr>
            </w:div>
            <w:div w:id="875433220">
              <w:marLeft w:val="0"/>
              <w:marRight w:val="0"/>
              <w:marTop w:val="0"/>
              <w:marBottom w:val="0"/>
              <w:divBdr>
                <w:top w:val="none" w:sz="0" w:space="0" w:color="auto"/>
                <w:left w:val="none" w:sz="0" w:space="0" w:color="auto"/>
                <w:bottom w:val="none" w:sz="0" w:space="0" w:color="auto"/>
                <w:right w:val="none" w:sz="0" w:space="0" w:color="auto"/>
              </w:divBdr>
            </w:div>
            <w:div w:id="879394319">
              <w:marLeft w:val="0"/>
              <w:marRight w:val="0"/>
              <w:marTop w:val="0"/>
              <w:marBottom w:val="0"/>
              <w:divBdr>
                <w:top w:val="none" w:sz="0" w:space="0" w:color="auto"/>
                <w:left w:val="none" w:sz="0" w:space="0" w:color="auto"/>
                <w:bottom w:val="none" w:sz="0" w:space="0" w:color="auto"/>
                <w:right w:val="none" w:sz="0" w:space="0" w:color="auto"/>
              </w:divBdr>
            </w:div>
            <w:div w:id="881986972">
              <w:marLeft w:val="0"/>
              <w:marRight w:val="0"/>
              <w:marTop w:val="0"/>
              <w:marBottom w:val="0"/>
              <w:divBdr>
                <w:top w:val="none" w:sz="0" w:space="0" w:color="auto"/>
                <w:left w:val="none" w:sz="0" w:space="0" w:color="auto"/>
                <w:bottom w:val="none" w:sz="0" w:space="0" w:color="auto"/>
                <w:right w:val="none" w:sz="0" w:space="0" w:color="auto"/>
              </w:divBdr>
            </w:div>
            <w:div w:id="883054000">
              <w:marLeft w:val="0"/>
              <w:marRight w:val="0"/>
              <w:marTop w:val="0"/>
              <w:marBottom w:val="0"/>
              <w:divBdr>
                <w:top w:val="none" w:sz="0" w:space="0" w:color="auto"/>
                <w:left w:val="none" w:sz="0" w:space="0" w:color="auto"/>
                <w:bottom w:val="none" w:sz="0" w:space="0" w:color="auto"/>
                <w:right w:val="none" w:sz="0" w:space="0" w:color="auto"/>
              </w:divBdr>
            </w:div>
            <w:div w:id="885607215">
              <w:marLeft w:val="0"/>
              <w:marRight w:val="0"/>
              <w:marTop w:val="0"/>
              <w:marBottom w:val="0"/>
              <w:divBdr>
                <w:top w:val="none" w:sz="0" w:space="0" w:color="auto"/>
                <w:left w:val="none" w:sz="0" w:space="0" w:color="auto"/>
                <w:bottom w:val="none" w:sz="0" w:space="0" w:color="auto"/>
                <w:right w:val="none" w:sz="0" w:space="0" w:color="auto"/>
              </w:divBdr>
            </w:div>
            <w:div w:id="885800330">
              <w:marLeft w:val="0"/>
              <w:marRight w:val="0"/>
              <w:marTop w:val="0"/>
              <w:marBottom w:val="0"/>
              <w:divBdr>
                <w:top w:val="none" w:sz="0" w:space="0" w:color="auto"/>
                <w:left w:val="none" w:sz="0" w:space="0" w:color="auto"/>
                <w:bottom w:val="none" w:sz="0" w:space="0" w:color="auto"/>
                <w:right w:val="none" w:sz="0" w:space="0" w:color="auto"/>
              </w:divBdr>
            </w:div>
            <w:div w:id="886377902">
              <w:marLeft w:val="0"/>
              <w:marRight w:val="0"/>
              <w:marTop w:val="0"/>
              <w:marBottom w:val="0"/>
              <w:divBdr>
                <w:top w:val="none" w:sz="0" w:space="0" w:color="auto"/>
                <w:left w:val="none" w:sz="0" w:space="0" w:color="auto"/>
                <w:bottom w:val="none" w:sz="0" w:space="0" w:color="auto"/>
                <w:right w:val="none" w:sz="0" w:space="0" w:color="auto"/>
              </w:divBdr>
            </w:div>
            <w:div w:id="887109970">
              <w:marLeft w:val="0"/>
              <w:marRight w:val="0"/>
              <w:marTop w:val="0"/>
              <w:marBottom w:val="0"/>
              <w:divBdr>
                <w:top w:val="none" w:sz="0" w:space="0" w:color="auto"/>
                <w:left w:val="none" w:sz="0" w:space="0" w:color="auto"/>
                <w:bottom w:val="none" w:sz="0" w:space="0" w:color="auto"/>
                <w:right w:val="none" w:sz="0" w:space="0" w:color="auto"/>
              </w:divBdr>
            </w:div>
            <w:div w:id="888032117">
              <w:marLeft w:val="0"/>
              <w:marRight w:val="0"/>
              <w:marTop w:val="0"/>
              <w:marBottom w:val="0"/>
              <w:divBdr>
                <w:top w:val="none" w:sz="0" w:space="0" w:color="auto"/>
                <w:left w:val="none" w:sz="0" w:space="0" w:color="auto"/>
                <w:bottom w:val="none" w:sz="0" w:space="0" w:color="auto"/>
                <w:right w:val="none" w:sz="0" w:space="0" w:color="auto"/>
              </w:divBdr>
            </w:div>
            <w:div w:id="889999169">
              <w:marLeft w:val="0"/>
              <w:marRight w:val="0"/>
              <w:marTop w:val="0"/>
              <w:marBottom w:val="0"/>
              <w:divBdr>
                <w:top w:val="none" w:sz="0" w:space="0" w:color="auto"/>
                <w:left w:val="none" w:sz="0" w:space="0" w:color="auto"/>
                <w:bottom w:val="none" w:sz="0" w:space="0" w:color="auto"/>
                <w:right w:val="none" w:sz="0" w:space="0" w:color="auto"/>
              </w:divBdr>
              <w:divsChild>
                <w:div w:id="1707730">
                  <w:marLeft w:val="0"/>
                  <w:marRight w:val="0"/>
                  <w:marTop w:val="0"/>
                  <w:marBottom w:val="0"/>
                  <w:divBdr>
                    <w:top w:val="none" w:sz="0" w:space="0" w:color="auto"/>
                    <w:left w:val="none" w:sz="0" w:space="0" w:color="auto"/>
                    <w:bottom w:val="none" w:sz="0" w:space="0" w:color="auto"/>
                    <w:right w:val="none" w:sz="0" w:space="0" w:color="auto"/>
                  </w:divBdr>
                </w:div>
                <w:div w:id="557909105">
                  <w:marLeft w:val="0"/>
                  <w:marRight w:val="0"/>
                  <w:marTop w:val="0"/>
                  <w:marBottom w:val="0"/>
                  <w:divBdr>
                    <w:top w:val="none" w:sz="0" w:space="0" w:color="auto"/>
                    <w:left w:val="none" w:sz="0" w:space="0" w:color="auto"/>
                    <w:bottom w:val="none" w:sz="0" w:space="0" w:color="auto"/>
                    <w:right w:val="none" w:sz="0" w:space="0" w:color="auto"/>
                  </w:divBdr>
                </w:div>
                <w:div w:id="636491775">
                  <w:marLeft w:val="0"/>
                  <w:marRight w:val="0"/>
                  <w:marTop w:val="0"/>
                  <w:marBottom w:val="0"/>
                  <w:divBdr>
                    <w:top w:val="none" w:sz="0" w:space="0" w:color="auto"/>
                    <w:left w:val="none" w:sz="0" w:space="0" w:color="auto"/>
                    <w:bottom w:val="none" w:sz="0" w:space="0" w:color="auto"/>
                    <w:right w:val="none" w:sz="0" w:space="0" w:color="auto"/>
                  </w:divBdr>
                </w:div>
                <w:div w:id="1952543663">
                  <w:marLeft w:val="0"/>
                  <w:marRight w:val="0"/>
                  <w:marTop w:val="0"/>
                  <w:marBottom w:val="0"/>
                  <w:divBdr>
                    <w:top w:val="none" w:sz="0" w:space="0" w:color="auto"/>
                    <w:left w:val="none" w:sz="0" w:space="0" w:color="auto"/>
                    <w:bottom w:val="none" w:sz="0" w:space="0" w:color="auto"/>
                    <w:right w:val="none" w:sz="0" w:space="0" w:color="auto"/>
                  </w:divBdr>
                </w:div>
              </w:divsChild>
            </w:div>
            <w:div w:id="890111779">
              <w:marLeft w:val="0"/>
              <w:marRight w:val="0"/>
              <w:marTop w:val="0"/>
              <w:marBottom w:val="0"/>
              <w:divBdr>
                <w:top w:val="none" w:sz="0" w:space="0" w:color="auto"/>
                <w:left w:val="none" w:sz="0" w:space="0" w:color="auto"/>
                <w:bottom w:val="none" w:sz="0" w:space="0" w:color="auto"/>
                <w:right w:val="none" w:sz="0" w:space="0" w:color="auto"/>
              </w:divBdr>
            </w:div>
            <w:div w:id="890654381">
              <w:marLeft w:val="0"/>
              <w:marRight w:val="0"/>
              <w:marTop w:val="0"/>
              <w:marBottom w:val="0"/>
              <w:divBdr>
                <w:top w:val="none" w:sz="0" w:space="0" w:color="auto"/>
                <w:left w:val="none" w:sz="0" w:space="0" w:color="auto"/>
                <w:bottom w:val="none" w:sz="0" w:space="0" w:color="auto"/>
                <w:right w:val="none" w:sz="0" w:space="0" w:color="auto"/>
              </w:divBdr>
            </w:div>
            <w:div w:id="891960717">
              <w:marLeft w:val="0"/>
              <w:marRight w:val="0"/>
              <w:marTop w:val="0"/>
              <w:marBottom w:val="0"/>
              <w:divBdr>
                <w:top w:val="none" w:sz="0" w:space="0" w:color="auto"/>
                <w:left w:val="none" w:sz="0" w:space="0" w:color="auto"/>
                <w:bottom w:val="none" w:sz="0" w:space="0" w:color="auto"/>
                <w:right w:val="none" w:sz="0" w:space="0" w:color="auto"/>
              </w:divBdr>
            </w:div>
            <w:div w:id="893544945">
              <w:marLeft w:val="0"/>
              <w:marRight w:val="0"/>
              <w:marTop w:val="0"/>
              <w:marBottom w:val="0"/>
              <w:divBdr>
                <w:top w:val="none" w:sz="0" w:space="0" w:color="auto"/>
                <w:left w:val="none" w:sz="0" w:space="0" w:color="auto"/>
                <w:bottom w:val="none" w:sz="0" w:space="0" w:color="auto"/>
                <w:right w:val="none" w:sz="0" w:space="0" w:color="auto"/>
              </w:divBdr>
            </w:div>
            <w:div w:id="895241550">
              <w:marLeft w:val="0"/>
              <w:marRight w:val="0"/>
              <w:marTop w:val="0"/>
              <w:marBottom w:val="0"/>
              <w:divBdr>
                <w:top w:val="none" w:sz="0" w:space="0" w:color="auto"/>
                <w:left w:val="none" w:sz="0" w:space="0" w:color="auto"/>
                <w:bottom w:val="none" w:sz="0" w:space="0" w:color="auto"/>
                <w:right w:val="none" w:sz="0" w:space="0" w:color="auto"/>
              </w:divBdr>
            </w:div>
            <w:div w:id="895242766">
              <w:marLeft w:val="0"/>
              <w:marRight w:val="0"/>
              <w:marTop w:val="0"/>
              <w:marBottom w:val="0"/>
              <w:divBdr>
                <w:top w:val="none" w:sz="0" w:space="0" w:color="auto"/>
                <w:left w:val="none" w:sz="0" w:space="0" w:color="auto"/>
                <w:bottom w:val="none" w:sz="0" w:space="0" w:color="auto"/>
                <w:right w:val="none" w:sz="0" w:space="0" w:color="auto"/>
              </w:divBdr>
            </w:div>
            <w:div w:id="899555480">
              <w:marLeft w:val="0"/>
              <w:marRight w:val="0"/>
              <w:marTop w:val="0"/>
              <w:marBottom w:val="0"/>
              <w:divBdr>
                <w:top w:val="none" w:sz="0" w:space="0" w:color="auto"/>
                <w:left w:val="none" w:sz="0" w:space="0" w:color="auto"/>
                <w:bottom w:val="none" w:sz="0" w:space="0" w:color="auto"/>
                <w:right w:val="none" w:sz="0" w:space="0" w:color="auto"/>
              </w:divBdr>
            </w:div>
            <w:div w:id="901595620">
              <w:marLeft w:val="0"/>
              <w:marRight w:val="0"/>
              <w:marTop w:val="0"/>
              <w:marBottom w:val="0"/>
              <w:divBdr>
                <w:top w:val="none" w:sz="0" w:space="0" w:color="auto"/>
                <w:left w:val="none" w:sz="0" w:space="0" w:color="auto"/>
                <w:bottom w:val="none" w:sz="0" w:space="0" w:color="auto"/>
                <w:right w:val="none" w:sz="0" w:space="0" w:color="auto"/>
              </w:divBdr>
            </w:div>
            <w:div w:id="901983595">
              <w:marLeft w:val="0"/>
              <w:marRight w:val="0"/>
              <w:marTop w:val="0"/>
              <w:marBottom w:val="0"/>
              <w:divBdr>
                <w:top w:val="none" w:sz="0" w:space="0" w:color="auto"/>
                <w:left w:val="none" w:sz="0" w:space="0" w:color="auto"/>
                <w:bottom w:val="none" w:sz="0" w:space="0" w:color="auto"/>
                <w:right w:val="none" w:sz="0" w:space="0" w:color="auto"/>
              </w:divBdr>
            </w:div>
            <w:div w:id="908080626">
              <w:marLeft w:val="0"/>
              <w:marRight w:val="0"/>
              <w:marTop w:val="0"/>
              <w:marBottom w:val="0"/>
              <w:divBdr>
                <w:top w:val="none" w:sz="0" w:space="0" w:color="auto"/>
                <w:left w:val="none" w:sz="0" w:space="0" w:color="auto"/>
                <w:bottom w:val="none" w:sz="0" w:space="0" w:color="auto"/>
                <w:right w:val="none" w:sz="0" w:space="0" w:color="auto"/>
              </w:divBdr>
            </w:div>
            <w:div w:id="909001424">
              <w:marLeft w:val="0"/>
              <w:marRight w:val="0"/>
              <w:marTop w:val="0"/>
              <w:marBottom w:val="0"/>
              <w:divBdr>
                <w:top w:val="none" w:sz="0" w:space="0" w:color="auto"/>
                <w:left w:val="none" w:sz="0" w:space="0" w:color="auto"/>
                <w:bottom w:val="none" w:sz="0" w:space="0" w:color="auto"/>
                <w:right w:val="none" w:sz="0" w:space="0" w:color="auto"/>
              </w:divBdr>
            </w:div>
            <w:div w:id="909079714">
              <w:marLeft w:val="0"/>
              <w:marRight w:val="0"/>
              <w:marTop w:val="0"/>
              <w:marBottom w:val="0"/>
              <w:divBdr>
                <w:top w:val="none" w:sz="0" w:space="0" w:color="auto"/>
                <w:left w:val="none" w:sz="0" w:space="0" w:color="auto"/>
                <w:bottom w:val="none" w:sz="0" w:space="0" w:color="auto"/>
                <w:right w:val="none" w:sz="0" w:space="0" w:color="auto"/>
              </w:divBdr>
            </w:div>
            <w:div w:id="910773467">
              <w:marLeft w:val="0"/>
              <w:marRight w:val="0"/>
              <w:marTop w:val="0"/>
              <w:marBottom w:val="0"/>
              <w:divBdr>
                <w:top w:val="none" w:sz="0" w:space="0" w:color="auto"/>
                <w:left w:val="none" w:sz="0" w:space="0" w:color="auto"/>
                <w:bottom w:val="none" w:sz="0" w:space="0" w:color="auto"/>
                <w:right w:val="none" w:sz="0" w:space="0" w:color="auto"/>
              </w:divBdr>
            </w:div>
            <w:div w:id="911895272">
              <w:marLeft w:val="0"/>
              <w:marRight w:val="0"/>
              <w:marTop w:val="0"/>
              <w:marBottom w:val="0"/>
              <w:divBdr>
                <w:top w:val="none" w:sz="0" w:space="0" w:color="auto"/>
                <w:left w:val="none" w:sz="0" w:space="0" w:color="auto"/>
                <w:bottom w:val="none" w:sz="0" w:space="0" w:color="auto"/>
                <w:right w:val="none" w:sz="0" w:space="0" w:color="auto"/>
              </w:divBdr>
            </w:div>
            <w:div w:id="912660763">
              <w:marLeft w:val="0"/>
              <w:marRight w:val="0"/>
              <w:marTop w:val="0"/>
              <w:marBottom w:val="0"/>
              <w:divBdr>
                <w:top w:val="none" w:sz="0" w:space="0" w:color="auto"/>
                <w:left w:val="none" w:sz="0" w:space="0" w:color="auto"/>
                <w:bottom w:val="none" w:sz="0" w:space="0" w:color="auto"/>
                <w:right w:val="none" w:sz="0" w:space="0" w:color="auto"/>
              </w:divBdr>
            </w:div>
            <w:div w:id="913853658">
              <w:marLeft w:val="0"/>
              <w:marRight w:val="0"/>
              <w:marTop w:val="0"/>
              <w:marBottom w:val="0"/>
              <w:divBdr>
                <w:top w:val="none" w:sz="0" w:space="0" w:color="auto"/>
                <w:left w:val="none" w:sz="0" w:space="0" w:color="auto"/>
                <w:bottom w:val="none" w:sz="0" w:space="0" w:color="auto"/>
                <w:right w:val="none" w:sz="0" w:space="0" w:color="auto"/>
              </w:divBdr>
            </w:div>
            <w:div w:id="914440667">
              <w:marLeft w:val="0"/>
              <w:marRight w:val="0"/>
              <w:marTop w:val="0"/>
              <w:marBottom w:val="0"/>
              <w:divBdr>
                <w:top w:val="none" w:sz="0" w:space="0" w:color="auto"/>
                <w:left w:val="none" w:sz="0" w:space="0" w:color="auto"/>
                <w:bottom w:val="none" w:sz="0" w:space="0" w:color="auto"/>
                <w:right w:val="none" w:sz="0" w:space="0" w:color="auto"/>
              </w:divBdr>
            </w:div>
            <w:div w:id="917792977">
              <w:marLeft w:val="0"/>
              <w:marRight w:val="0"/>
              <w:marTop w:val="0"/>
              <w:marBottom w:val="0"/>
              <w:divBdr>
                <w:top w:val="none" w:sz="0" w:space="0" w:color="auto"/>
                <w:left w:val="none" w:sz="0" w:space="0" w:color="auto"/>
                <w:bottom w:val="none" w:sz="0" w:space="0" w:color="auto"/>
                <w:right w:val="none" w:sz="0" w:space="0" w:color="auto"/>
              </w:divBdr>
            </w:div>
            <w:div w:id="920528825">
              <w:marLeft w:val="0"/>
              <w:marRight w:val="0"/>
              <w:marTop w:val="0"/>
              <w:marBottom w:val="0"/>
              <w:divBdr>
                <w:top w:val="none" w:sz="0" w:space="0" w:color="auto"/>
                <w:left w:val="none" w:sz="0" w:space="0" w:color="auto"/>
                <w:bottom w:val="none" w:sz="0" w:space="0" w:color="auto"/>
                <w:right w:val="none" w:sz="0" w:space="0" w:color="auto"/>
              </w:divBdr>
            </w:div>
            <w:div w:id="923299732">
              <w:marLeft w:val="0"/>
              <w:marRight w:val="0"/>
              <w:marTop w:val="0"/>
              <w:marBottom w:val="0"/>
              <w:divBdr>
                <w:top w:val="none" w:sz="0" w:space="0" w:color="auto"/>
                <w:left w:val="none" w:sz="0" w:space="0" w:color="auto"/>
                <w:bottom w:val="none" w:sz="0" w:space="0" w:color="auto"/>
                <w:right w:val="none" w:sz="0" w:space="0" w:color="auto"/>
              </w:divBdr>
            </w:div>
            <w:div w:id="923762307">
              <w:marLeft w:val="0"/>
              <w:marRight w:val="0"/>
              <w:marTop w:val="0"/>
              <w:marBottom w:val="0"/>
              <w:divBdr>
                <w:top w:val="none" w:sz="0" w:space="0" w:color="auto"/>
                <w:left w:val="none" w:sz="0" w:space="0" w:color="auto"/>
                <w:bottom w:val="none" w:sz="0" w:space="0" w:color="auto"/>
                <w:right w:val="none" w:sz="0" w:space="0" w:color="auto"/>
              </w:divBdr>
            </w:div>
            <w:div w:id="926965645">
              <w:marLeft w:val="0"/>
              <w:marRight w:val="0"/>
              <w:marTop w:val="0"/>
              <w:marBottom w:val="0"/>
              <w:divBdr>
                <w:top w:val="none" w:sz="0" w:space="0" w:color="auto"/>
                <w:left w:val="none" w:sz="0" w:space="0" w:color="auto"/>
                <w:bottom w:val="none" w:sz="0" w:space="0" w:color="auto"/>
                <w:right w:val="none" w:sz="0" w:space="0" w:color="auto"/>
              </w:divBdr>
            </w:div>
            <w:div w:id="928193690">
              <w:marLeft w:val="0"/>
              <w:marRight w:val="0"/>
              <w:marTop w:val="0"/>
              <w:marBottom w:val="0"/>
              <w:divBdr>
                <w:top w:val="none" w:sz="0" w:space="0" w:color="auto"/>
                <w:left w:val="none" w:sz="0" w:space="0" w:color="auto"/>
                <w:bottom w:val="none" w:sz="0" w:space="0" w:color="auto"/>
                <w:right w:val="none" w:sz="0" w:space="0" w:color="auto"/>
              </w:divBdr>
            </w:div>
            <w:div w:id="928777107">
              <w:marLeft w:val="0"/>
              <w:marRight w:val="0"/>
              <w:marTop w:val="0"/>
              <w:marBottom w:val="0"/>
              <w:divBdr>
                <w:top w:val="none" w:sz="0" w:space="0" w:color="auto"/>
                <w:left w:val="none" w:sz="0" w:space="0" w:color="auto"/>
                <w:bottom w:val="none" w:sz="0" w:space="0" w:color="auto"/>
                <w:right w:val="none" w:sz="0" w:space="0" w:color="auto"/>
              </w:divBdr>
            </w:div>
            <w:div w:id="929118082">
              <w:marLeft w:val="0"/>
              <w:marRight w:val="0"/>
              <w:marTop w:val="0"/>
              <w:marBottom w:val="0"/>
              <w:divBdr>
                <w:top w:val="none" w:sz="0" w:space="0" w:color="auto"/>
                <w:left w:val="none" w:sz="0" w:space="0" w:color="auto"/>
                <w:bottom w:val="none" w:sz="0" w:space="0" w:color="auto"/>
                <w:right w:val="none" w:sz="0" w:space="0" w:color="auto"/>
              </w:divBdr>
            </w:div>
            <w:div w:id="930162866">
              <w:marLeft w:val="0"/>
              <w:marRight w:val="0"/>
              <w:marTop w:val="0"/>
              <w:marBottom w:val="0"/>
              <w:divBdr>
                <w:top w:val="none" w:sz="0" w:space="0" w:color="auto"/>
                <w:left w:val="none" w:sz="0" w:space="0" w:color="auto"/>
                <w:bottom w:val="none" w:sz="0" w:space="0" w:color="auto"/>
                <w:right w:val="none" w:sz="0" w:space="0" w:color="auto"/>
              </w:divBdr>
            </w:div>
            <w:div w:id="930627273">
              <w:marLeft w:val="0"/>
              <w:marRight w:val="0"/>
              <w:marTop w:val="0"/>
              <w:marBottom w:val="0"/>
              <w:divBdr>
                <w:top w:val="none" w:sz="0" w:space="0" w:color="auto"/>
                <w:left w:val="none" w:sz="0" w:space="0" w:color="auto"/>
                <w:bottom w:val="none" w:sz="0" w:space="0" w:color="auto"/>
                <w:right w:val="none" w:sz="0" w:space="0" w:color="auto"/>
              </w:divBdr>
            </w:div>
            <w:div w:id="931202584">
              <w:marLeft w:val="0"/>
              <w:marRight w:val="0"/>
              <w:marTop w:val="0"/>
              <w:marBottom w:val="0"/>
              <w:divBdr>
                <w:top w:val="none" w:sz="0" w:space="0" w:color="auto"/>
                <w:left w:val="none" w:sz="0" w:space="0" w:color="auto"/>
                <w:bottom w:val="none" w:sz="0" w:space="0" w:color="auto"/>
                <w:right w:val="none" w:sz="0" w:space="0" w:color="auto"/>
              </w:divBdr>
            </w:div>
            <w:div w:id="931739507">
              <w:marLeft w:val="0"/>
              <w:marRight w:val="0"/>
              <w:marTop w:val="0"/>
              <w:marBottom w:val="0"/>
              <w:divBdr>
                <w:top w:val="none" w:sz="0" w:space="0" w:color="auto"/>
                <w:left w:val="none" w:sz="0" w:space="0" w:color="auto"/>
                <w:bottom w:val="none" w:sz="0" w:space="0" w:color="auto"/>
                <w:right w:val="none" w:sz="0" w:space="0" w:color="auto"/>
              </w:divBdr>
            </w:div>
            <w:div w:id="933056880">
              <w:marLeft w:val="0"/>
              <w:marRight w:val="0"/>
              <w:marTop w:val="0"/>
              <w:marBottom w:val="0"/>
              <w:divBdr>
                <w:top w:val="none" w:sz="0" w:space="0" w:color="auto"/>
                <w:left w:val="none" w:sz="0" w:space="0" w:color="auto"/>
                <w:bottom w:val="none" w:sz="0" w:space="0" w:color="auto"/>
                <w:right w:val="none" w:sz="0" w:space="0" w:color="auto"/>
              </w:divBdr>
            </w:div>
            <w:div w:id="933250509">
              <w:marLeft w:val="0"/>
              <w:marRight w:val="0"/>
              <w:marTop w:val="0"/>
              <w:marBottom w:val="0"/>
              <w:divBdr>
                <w:top w:val="none" w:sz="0" w:space="0" w:color="auto"/>
                <w:left w:val="none" w:sz="0" w:space="0" w:color="auto"/>
                <w:bottom w:val="none" w:sz="0" w:space="0" w:color="auto"/>
                <w:right w:val="none" w:sz="0" w:space="0" w:color="auto"/>
              </w:divBdr>
            </w:div>
            <w:div w:id="938754183">
              <w:marLeft w:val="0"/>
              <w:marRight w:val="0"/>
              <w:marTop w:val="0"/>
              <w:marBottom w:val="0"/>
              <w:divBdr>
                <w:top w:val="none" w:sz="0" w:space="0" w:color="auto"/>
                <w:left w:val="none" w:sz="0" w:space="0" w:color="auto"/>
                <w:bottom w:val="none" w:sz="0" w:space="0" w:color="auto"/>
                <w:right w:val="none" w:sz="0" w:space="0" w:color="auto"/>
              </w:divBdr>
            </w:div>
            <w:div w:id="939218235">
              <w:marLeft w:val="0"/>
              <w:marRight w:val="0"/>
              <w:marTop w:val="0"/>
              <w:marBottom w:val="0"/>
              <w:divBdr>
                <w:top w:val="none" w:sz="0" w:space="0" w:color="auto"/>
                <w:left w:val="none" w:sz="0" w:space="0" w:color="auto"/>
                <w:bottom w:val="none" w:sz="0" w:space="0" w:color="auto"/>
                <w:right w:val="none" w:sz="0" w:space="0" w:color="auto"/>
              </w:divBdr>
            </w:div>
            <w:div w:id="942956030">
              <w:marLeft w:val="0"/>
              <w:marRight w:val="0"/>
              <w:marTop w:val="0"/>
              <w:marBottom w:val="0"/>
              <w:divBdr>
                <w:top w:val="none" w:sz="0" w:space="0" w:color="auto"/>
                <w:left w:val="none" w:sz="0" w:space="0" w:color="auto"/>
                <w:bottom w:val="none" w:sz="0" w:space="0" w:color="auto"/>
                <w:right w:val="none" w:sz="0" w:space="0" w:color="auto"/>
              </w:divBdr>
            </w:div>
            <w:div w:id="945233581">
              <w:marLeft w:val="0"/>
              <w:marRight w:val="0"/>
              <w:marTop w:val="0"/>
              <w:marBottom w:val="0"/>
              <w:divBdr>
                <w:top w:val="none" w:sz="0" w:space="0" w:color="auto"/>
                <w:left w:val="none" w:sz="0" w:space="0" w:color="auto"/>
                <w:bottom w:val="none" w:sz="0" w:space="0" w:color="auto"/>
                <w:right w:val="none" w:sz="0" w:space="0" w:color="auto"/>
              </w:divBdr>
            </w:div>
            <w:div w:id="945384779">
              <w:marLeft w:val="0"/>
              <w:marRight w:val="0"/>
              <w:marTop w:val="0"/>
              <w:marBottom w:val="0"/>
              <w:divBdr>
                <w:top w:val="none" w:sz="0" w:space="0" w:color="auto"/>
                <w:left w:val="none" w:sz="0" w:space="0" w:color="auto"/>
                <w:bottom w:val="none" w:sz="0" w:space="0" w:color="auto"/>
                <w:right w:val="none" w:sz="0" w:space="0" w:color="auto"/>
              </w:divBdr>
            </w:div>
            <w:div w:id="946499138">
              <w:marLeft w:val="0"/>
              <w:marRight w:val="0"/>
              <w:marTop w:val="0"/>
              <w:marBottom w:val="0"/>
              <w:divBdr>
                <w:top w:val="none" w:sz="0" w:space="0" w:color="auto"/>
                <w:left w:val="none" w:sz="0" w:space="0" w:color="auto"/>
                <w:bottom w:val="none" w:sz="0" w:space="0" w:color="auto"/>
                <w:right w:val="none" w:sz="0" w:space="0" w:color="auto"/>
              </w:divBdr>
            </w:div>
            <w:div w:id="947200276">
              <w:marLeft w:val="0"/>
              <w:marRight w:val="0"/>
              <w:marTop w:val="0"/>
              <w:marBottom w:val="0"/>
              <w:divBdr>
                <w:top w:val="none" w:sz="0" w:space="0" w:color="auto"/>
                <w:left w:val="none" w:sz="0" w:space="0" w:color="auto"/>
                <w:bottom w:val="none" w:sz="0" w:space="0" w:color="auto"/>
                <w:right w:val="none" w:sz="0" w:space="0" w:color="auto"/>
              </w:divBdr>
            </w:div>
            <w:div w:id="948779327">
              <w:marLeft w:val="0"/>
              <w:marRight w:val="0"/>
              <w:marTop w:val="0"/>
              <w:marBottom w:val="0"/>
              <w:divBdr>
                <w:top w:val="none" w:sz="0" w:space="0" w:color="auto"/>
                <w:left w:val="none" w:sz="0" w:space="0" w:color="auto"/>
                <w:bottom w:val="none" w:sz="0" w:space="0" w:color="auto"/>
                <w:right w:val="none" w:sz="0" w:space="0" w:color="auto"/>
              </w:divBdr>
            </w:div>
            <w:div w:id="948857993">
              <w:marLeft w:val="0"/>
              <w:marRight w:val="0"/>
              <w:marTop w:val="0"/>
              <w:marBottom w:val="0"/>
              <w:divBdr>
                <w:top w:val="none" w:sz="0" w:space="0" w:color="auto"/>
                <w:left w:val="none" w:sz="0" w:space="0" w:color="auto"/>
                <w:bottom w:val="none" w:sz="0" w:space="0" w:color="auto"/>
                <w:right w:val="none" w:sz="0" w:space="0" w:color="auto"/>
              </w:divBdr>
            </w:div>
            <w:div w:id="950209847">
              <w:marLeft w:val="0"/>
              <w:marRight w:val="0"/>
              <w:marTop w:val="0"/>
              <w:marBottom w:val="0"/>
              <w:divBdr>
                <w:top w:val="none" w:sz="0" w:space="0" w:color="auto"/>
                <w:left w:val="none" w:sz="0" w:space="0" w:color="auto"/>
                <w:bottom w:val="none" w:sz="0" w:space="0" w:color="auto"/>
                <w:right w:val="none" w:sz="0" w:space="0" w:color="auto"/>
              </w:divBdr>
            </w:div>
            <w:div w:id="954025288">
              <w:marLeft w:val="0"/>
              <w:marRight w:val="0"/>
              <w:marTop w:val="0"/>
              <w:marBottom w:val="0"/>
              <w:divBdr>
                <w:top w:val="none" w:sz="0" w:space="0" w:color="auto"/>
                <w:left w:val="none" w:sz="0" w:space="0" w:color="auto"/>
                <w:bottom w:val="none" w:sz="0" w:space="0" w:color="auto"/>
                <w:right w:val="none" w:sz="0" w:space="0" w:color="auto"/>
              </w:divBdr>
            </w:div>
            <w:div w:id="954362043">
              <w:marLeft w:val="0"/>
              <w:marRight w:val="0"/>
              <w:marTop w:val="0"/>
              <w:marBottom w:val="0"/>
              <w:divBdr>
                <w:top w:val="none" w:sz="0" w:space="0" w:color="auto"/>
                <w:left w:val="none" w:sz="0" w:space="0" w:color="auto"/>
                <w:bottom w:val="none" w:sz="0" w:space="0" w:color="auto"/>
                <w:right w:val="none" w:sz="0" w:space="0" w:color="auto"/>
              </w:divBdr>
            </w:div>
            <w:div w:id="956370292">
              <w:marLeft w:val="0"/>
              <w:marRight w:val="0"/>
              <w:marTop w:val="0"/>
              <w:marBottom w:val="0"/>
              <w:divBdr>
                <w:top w:val="none" w:sz="0" w:space="0" w:color="auto"/>
                <w:left w:val="none" w:sz="0" w:space="0" w:color="auto"/>
                <w:bottom w:val="none" w:sz="0" w:space="0" w:color="auto"/>
                <w:right w:val="none" w:sz="0" w:space="0" w:color="auto"/>
              </w:divBdr>
            </w:div>
            <w:div w:id="957222300">
              <w:marLeft w:val="0"/>
              <w:marRight w:val="0"/>
              <w:marTop w:val="0"/>
              <w:marBottom w:val="0"/>
              <w:divBdr>
                <w:top w:val="none" w:sz="0" w:space="0" w:color="auto"/>
                <w:left w:val="none" w:sz="0" w:space="0" w:color="auto"/>
                <w:bottom w:val="none" w:sz="0" w:space="0" w:color="auto"/>
                <w:right w:val="none" w:sz="0" w:space="0" w:color="auto"/>
              </w:divBdr>
            </w:div>
            <w:div w:id="957377036">
              <w:marLeft w:val="0"/>
              <w:marRight w:val="0"/>
              <w:marTop w:val="0"/>
              <w:marBottom w:val="0"/>
              <w:divBdr>
                <w:top w:val="none" w:sz="0" w:space="0" w:color="auto"/>
                <w:left w:val="none" w:sz="0" w:space="0" w:color="auto"/>
                <w:bottom w:val="none" w:sz="0" w:space="0" w:color="auto"/>
                <w:right w:val="none" w:sz="0" w:space="0" w:color="auto"/>
              </w:divBdr>
            </w:div>
            <w:div w:id="958411593">
              <w:marLeft w:val="0"/>
              <w:marRight w:val="0"/>
              <w:marTop w:val="0"/>
              <w:marBottom w:val="0"/>
              <w:divBdr>
                <w:top w:val="none" w:sz="0" w:space="0" w:color="auto"/>
                <w:left w:val="none" w:sz="0" w:space="0" w:color="auto"/>
                <w:bottom w:val="none" w:sz="0" w:space="0" w:color="auto"/>
                <w:right w:val="none" w:sz="0" w:space="0" w:color="auto"/>
              </w:divBdr>
            </w:div>
            <w:div w:id="961811912">
              <w:marLeft w:val="0"/>
              <w:marRight w:val="0"/>
              <w:marTop w:val="0"/>
              <w:marBottom w:val="0"/>
              <w:divBdr>
                <w:top w:val="none" w:sz="0" w:space="0" w:color="auto"/>
                <w:left w:val="none" w:sz="0" w:space="0" w:color="auto"/>
                <w:bottom w:val="none" w:sz="0" w:space="0" w:color="auto"/>
                <w:right w:val="none" w:sz="0" w:space="0" w:color="auto"/>
              </w:divBdr>
            </w:div>
            <w:div w:id="964190963">
              <w:marLeft w:val="0"/>
              <w:marRight w:val="0"/>
              <w:marTop w:val="0"/>
              <w:marBottom w:val="0"/>
              <w:divBdr>
                <w:top w:val="none" w:sz="0" w:space="0" w:color="auto"/>
                <w:left w:val="none" w:sz="0" w:space="0" w:color="auto"/>
                <w:bottom w:val="none" w:sz="0" w:space="0" w:color="auto"/>
                <w:right w:val="none" w:sz="0" w:space="0" w:color="auto"/>
              </w:divBdr>
            </w:div>
            <w:div w:id="964775685">
              <w:marLeft w:val="0"/>
              <w:marRight w:val="0"/>
              <w:marTop w:val="0"/>
              <w:marBottom w:val="0"/>
              <w:divBdr>
                <w:top w:val="none" w:sz="0" w:space="0" w:color="auto"/>
                <w:left w:val="none" w:sz="0" w:space="0" w:color="auto"/>
                <w:bottom w:val="none" w:sz="0" w:space="0" w:color="auto"/>
                <w:right w:val="none" w:sz="0" w:space="0" w:color="auto"/>
              </w:divBdr>
            </w:div>
            <w:div w:id="966593889">
              <w:marLeft w:val="0"/>
              <w:marRight w:val="0"/>
              <w:marTop w:val="0"/>
              <w:marBottom w:val="0"/>
              <w:divBdr>
                <w:top w:val="none" w:sz="0" w:space="0" w:color="auto"/>
                <w:left w:val="none" w:sz="0" w:space="0" w:color="auto"/>
                <w:bottom w:val="none" w:sz="0" w:space="0" w:color="auto"/>
                <w:right w:val="none" w:sz="0" w:space="0" w:color="auto"/>
              </w:divBdr>
            </w:div>
            <w:div w:id="968705657">
              <w:marLeft w:val="0"/>
              <w:marRight w:val="0"/>
              <w:marTop w:val="0"/>
              <w:marBottom w:val="0"/>
              <w:divBdr>
                <w:top w:val="none" w:sz="0" w:space="0" w:color="auto"/>
                <w:left w:val="none" w:sz="0" w:space="0" w:color="auto"/>
                <w:bottom w:val="none" w:sz="0" w:space="0" w:color="auto"/>
                <w:right w:val="none" w:sz="0" w:space="0" w:color="auto"/>
              </w:divBdr>
            </w:div>
            <w:div w:id="970744442">
              <w:marLeft w:val="0"/>
              <w:marRight w:val="0"/>
              <w:marTop w:val="0"/>
              <w:marBottom w:val="0"/>
              <w:divBdr>
                <w:top w:val="none" w:sz="0" w:space="0" w:color="auto"/>
                <w:left w:val="none" w:sz="0" w:space="0" w:color="auto"/>
                <w:bottom w:val="none" w:sz="0" w:space="0" w:color="auto"/>
                <w:right w:val="none" w:sz="0" w:space="0" w:color="auto"/>
              </w:divBdr>
            </w:div>
            <w:div w:id="972561374">
              <w:marLeft w:val="0"/>
              <w:marRight w:val="0"/>
              <w:marTop w:val="360"/>
              <w:marBottom w:val="0"/>
              <w:divBdr>
                <w:top w:val="single" w:sz="6" w:space="0" w:color="auto"/>
                <w:left w:val="single" w:sz="6" w:space="0" w:color="auto"/>
                <w:bottom w:val="single" w:sz="6" w:space="0" w:color="auto"/>
                <w:right w:val="single" w:sz="6" w:space="0" w:color="auto"/>
              </w:divBdr>
            </w:div>
            <w:div w:id="973606087">
              <w:marLeft w:val="0"/>
              <w:marRight w:val="0"/>
              <w:marTop w:val="0"/>
              <w:marBottom w:val="0"/>
              <w:divBdr>
                <w:top w:val="none" w:sz="0" w:space="0" w:color="auto"/>
                <w:left w:val="none" w:sz="0" w:space="0" w:color="auto"/>
                <w:bottom w:val="none" w:sz="0" w:space="0" w:color="auto"/>
                <w:right w:val="none" w:sz="0" w:space="0" w:color="auto"/>
              </w:divBdr>
            </w:div>
            <w:div w:id="973871774">
              <w:marLeft w:val="0"/>
              <w:marRight w:val="0"/>
              <w:marTop w:val="0"/>
              <w:marBottom w:val="0"/>
              <w:divBdr>
                <w:top w:val="none" w:sz="0" w:space="0" w:color="auto"/>
                <w:left w:val="none" w:sz="0" w:space="0" w:color="auto"/>
                <w:bottom w:val="none" w:sz="0" w:space="0" w:color="auto"/>
                <w:right w:val="none" w:sz="0" w:space="0" w:color="auto"/>
              </w:divBdr>
            </w:div>
            <w:div w:id="974721311">
              <w:marLeft w:val="0"/>
              <w:marRight w:val="0"/>
              <w:marTop w:val="0"/>
              <w:marBottom w:val="0"/>
              <w:divBdr>
                <w:top w:val="none" w:sz="0" w:space="0" w:color="auto"/>
                <w:left w:val="none" w:sz="0" w:space="0" w:color="auto"/>
                <w:bottom w:val="none" w:sz="0" w:space="0" w:color="auto"/>
                <w:right w:val="none" w:sz="0" w:space="0" w:color="auto"/>
              </w:divBdr>
            </w:div>
            <w:div w:id="975067661">
              <w:marLeft w:val="0"/>
              <w:marRight w:val="0"/>
              <w:marTop w:val="0"/>
              <w:marBottom w:val="0"/>
              <w:divBdr>
                <w:top w:val="none" w:sz="0" w:space="0" w:color="auto"/>
                <w:left w:val="none" w:sz="0" w:space="0" w:color="auto"/>
                <w:bottom w:val="none" w:sz="0" w:space="0" w:color="auto"/>
                <w:right w:val="none" w:sz="0" w:space="0" w:color="auto"/>
              </w:divBdr>
            </w:div>
            <w:div w:id="977493587">
              <w:marLeft w:val="0"/>
              <w:marRight w:val="0"/>
              <w:marTop w:val="0"/>
              <w:marBottom w:val="0"/>
              <w:divBdr>
                <w:top w:val="none" w:sz="0" w:space="0" w:color="auto"/>
                <w:left w:val="none" w:sz="0" w:space="0" w:color="auto"/>
                <w:bottom w:val="none" w:sz="0" w:space="0" w:color="auto"/>
                <w:right w:val="none" w:sz="0" w:space="0" w:color="auto"/>
              </w:divBdr>
            </w:div>
            <w:div w:id="977875293">
              <w:marLeft w:val="0"/>
              <w:marRight w:val="0"/>
              <w:marTop w:val="0"/>
              <w:marBottom w:val="0"/>
              <w:divBdr>
                <w:top w:val="none" w:sz="0" w:space="0" w:color="auto"/>
                <w:left w:val="none" w:sz="0" w:space="0" w:color="auto"/>
                <w:bottom w:val="none" w:sz="0" w:space="0" w:color="auto"/>
                <w:right w:val="none" w:sz="0" w:space="0" w:color="auto"/>
              </w:divBdr>
            </w:div>
            <w:div w:id="978219949">
              <w:marLeft w:val="0"/>
              <w:marRight w:val="0"/>
              <w:marTop w:val="0"/>
              <w:marBottom w:val="0"/>
              <w:divBdr>
                <w:top w:val="none" w:sz="0" w:space="0" w:color="auto"/>
                <w:left w:val="none" w:sz="0" w:space="0" w:color="auto"/>
                <w:bottom w:val="none" w:sz="0" w:space="0" w:color="auto"/>
                <w:right w:val="none" w:sz="0" w:space="0" w:color="auto"/>
              </w:divBdr>
            </w:div>
            <w:div w:id="980383792">
              <w:marLeft w:val="0"/>
              <w:marRight w:val="0"/>
              <w:marTop w:val="0"/>
              <w:marBottom w:val="0"/>
              <w:divBdr>
                <w:top w:val="none" w:sz="0" w:space="0" w:color="auto"/>
                <w:left w:val="none" w:sz="0" w:space="0" w:color="auto"/>
                <w:bottom w:val="none" w:sz="0" w:space="0" w:color="auto"/>
                <w:right w:val="none" w:sz="0" w:space="0" w:color="auto"/>
              </w:divBdr>
            </w:div>
            <w:div w:id="981613768">
              <w:marLeft w:val="0"/>
              <w:marRight w:val="0"/>
              <w:marTop w:val="0"/>
              <w:marBottom w:val="0"/>
              <w:divBdr>
                <w:top w:val="none" w:sz="0" w:space="0" w:color="auto"/>
                <w:left w:val="none" w:sz="0" w:space="0" w:color="auto"/>
                <w:bottom w:val="none" w:sz="0" w:space="0" w:color="auto"/>
                <w:right w:val="none" w:sz="0" w:space="0" w:color="auto"/>
              </w:divBdr>
            </w:div>
            <w:div w:id="982194068">
              <w:marLeft w:val="0"/>
              <w:marRight w:val="0"/>
              <w:marTop w:val="0"/>
              <w:marBottom w:val="0"/>
              <w:divBdr>
                <w:top w:val="none" w:sz="0" w:space="0" w:color="auto"/>
                <w:left w:val="none" w:sz="0" w:space="0" w:color="auto"/>
                <w:bottom w:val="none" w:sz="0" w:space="0" w:color="auto"/>
                <w:right w:val="none" w:sz="0" w:space="0" w:color="auto"/>
              </w:divBdr>
            </w:div>
            <w:div w:id="982655800">
              <w:marLeft w:val="0"/>
              <w:marRight w:val="0"/>
              <w:marTop w:val="0"/>
              <w:marBottom w:val="0"/>
              <w:divBdr>
                <w:top w:val="none" w:sz="0" w:space="0" w:color="auto"/>
                <w:left w:val="none" w:sz="0" w:space="0" w:color="auto"/>
                <w:bottom w:val="none" w:sz="0" w:space="0" w:color="auto"/>
                <w:right w:val="none" w:sz="0" w:space="0" w:color="auto"/>
              </w:divBdr>
            </w:div>
            <w:div w:id="984312211">
              <w:marLeft w:val="0"/>
              <w:marRight w:val="0"/>
              <w:marTop w:val="0"/>
              <w:marBottom w:val="0"/>
              <w:divBdr>
                <w:top w:val="none" w:sz="0" w:space="0" w:color="auto"/>
                <w:left w:val="none" w:sz="0" w:space="0" w:color="auto"/>
                <w:bottom w:val="none" w:sz="0" w:space="0" w:color="auto"/>
                <w:right w:val="none" w:sz="0" w:space="0" w:color="auto"/>
              </w:divBdr>
            </w:div>
            <w:div w:id="984312922">
              <w:marLeft w:val="0"/>
              <w:marRight w:val="0"/>
              <w:marTop w:val="0"/>
              <w:marBottom w:val="0"/>
              <w:divBdr>
                <w:top w:val="none" w:sz="0" w:space="0" w:color="auto"/>
                <w:left w:val="none" w:sz="0" w:space="0" w:color="auto"/>
                <w:bottom w:val="none" w:sz="0" w:space="0" w:color="auto"/>
                <w:right w:val="none" w:sz="0" w:space="0" w:color="auto"/>
              </w:divBdr>
            </w:div>
            <w:div w:id="985477976">
              <w:marLeft w:val="0"/>
              <w:marRight w:val="0"/>
              <w:marTop w:val="0"/>
              <w:marBottom w:val="0"/>
              <w:divBdr>
                <w:top w:val="none" w:sz="0" w:space="0" w:color="auto"/>
                <w:left w:val="none" w:sz="0" w:space="0" w:color="auto"/>
                <w:bottom w:val="none" w:sz="0" w:space="0" w:color="auto"/>
                <w:right w:val="none" w:sz="0" w:space="0" w:color="auto"/>
              </w:divBdr>
            </w:div>
            <w:div w:id="986595162">
              <w:marLeft w:val="0"/>
              <w:marRight w:val="0"/>
              <w:marTop w:val="0"/>
              <w:marBottom w:val="0"/>
              <w:divBdr>
                <w:top w:val="none" w:sz="0" w:space="0" w:color="auto"/>
                <w:left w:val="none" w:sz="0" w:space="0" w:color="auto"/>
                <w:bottom w:val="none" w:sz="0" w:space="0" w:color="auto"/>
                <w:right w:val="none" w:sz="0" w:space="0" w:color="auto"/>
              </w:divBdr>
            </w:div>
            <w:div w:id="990064892">
              <w:marLeft w:val="0"/>
              <w:marRight w:val="0"/>
              <w:marTop w:val="0"/>
              <w:marBottom w:val="0"/>
              <w:divBdr>
                <w:top w:val="none" w:sz="0" w:space="0" w:color="auto"/>
                <w:left w:val="none" w:sz="0" w:space="0" w:color="auto"/>
                <w:bottom w:val="none" w:sz="0" w:space="0" w:color="auto"/>
                <w:right w:val="none" w:sz="0" w:space="0" w:color="auto"/>
              </w:divBdr>
            </w:div>
            <w:div w:id="990406865">
              <w:marLeft w:val="0"/>
              <w:marRight w:val="0"/>
              <w:marTop w:val="0"/>
              <w:marBottom w:val="0"/>
              <w:divBdr>
                <w:top w:val="none" w:sz="0" w:space="0" w:color="auto"/>
                <w:left w:val="none" w:sz="0" w:space="0" w:color="auto"/>
                <w:bottom w:val="none" w:sz="0" w:space="0" w:color="auto"/>
                <w:right w:val="none" w:sz="0" w:space="0" w:color="auto"/>
              </w:divBdr>
            </w:div>
            <w:div w:id="991061252">
              <w:marLeft w:val="0"/>
              <w:marRight w:val="0"/>
              <w:marTop w:val="0"/>
              <w:marBottom w:val="0"/>
              <w:divBdr>
                <w:top w:val="none" w:sz="0" w:space="0" w:color="auto"/>
                <w:left w:val="none" w:sz="0" w:space="0" w:color="auto"/>
                <w:bottom w:val="none" w:sz="0" w:space="0" w:color="auto"/>
                <w:right w:val="none" w:sz="0" w:space="0" w:color="auto"/>
              </w:divBdr>
            </w:div>
            <w:div w:id="991521597">
              <w:marLeft w:val="0"/>
              <w:marRight w:val="0"/>
              <w:marTop w:val="0"/>
              <w:marBottom w:val="0"/>
              <w:divBdr>
                <w:top w:val="none" w:sz="0" w:space="0" w:color="auto"/>
                <w:left w:val="none" w:sz="0" w:space="0" w:color="auto"/>
                <w:bottom w:val="none" w:sz="0" w:space="0" w:color="auto"/>
                <w:right w:val="none" w:sz="0" w:space="0" w:color="auto"/>
              </w:divBdr>
            </w:div>
            <w:div w:id="992761686">
              <w:marLeft w:val="0"/>
              <w:marRight w:val="0"/>
              <w:marTop w:val="0"/>
              <w:marBottom w:val="0"/>
              <w:divBdr>
                <w:top w:val="none" w:sz="0" w:space="0" w:color="auto"/>
                <w:left w:val="none" w:sz="0" w:space="0" w:color="auto"/>
                <w:bottom w:val="none" w:sz="0" w:space="0" w:color="auto"/>
                <w:right w:val="none" w:sz="0" w:space="0" w:color="auto"/>
              </w:divBdr>
            </w:div>
            <w:div w:id="992955177">
              <w:marLeft w:val="0"/>
              <w:marRight w:val="0"/>
              <w:marTop w:val="0"/>
              <w:marBottom w:val="0"/>
              <w:divBdr>
                <w:top w:val="none" w:sz="0" w:space="0" w:color="auto"/>
                <w:left w:val="none" w:sz="0" w:space="0" w:color="auto"/>
                <w:bottom w:val="none" w:sz="0" w:space="0" w:color="auto"/>
                <w:right w:val="none" w:sz="0" w:space="0" w:color="auto"/>
              </w:divBdr>
            </w:div>
            <w:div w:id="993794977">
              <w:marLeft w:val="0"/>
              <w:marRight w:val="0"/>
              <w:marTop w:val="0"/>
              <w:marBottom w:val="0"/>
              <w:divBdr>
                <w:top w:val="none" w:sz="0" w:space="0" w:color="auto"/>
                <w:left w:val="none" w:sz="0" w:space="0" w:color="auto"/>
                <w:bottom w:val="none" w:sz="0" w:space="0" w:color="auto"/>
                <w:right w:val="none" w:sz="0" w:space="0" w:color="auto"/>
              </w:divBdr>
            </w:div>
            <w:div w:id="995498396">
              <w:marLeft w:val="0"/>
              <w:marRight w:val="0"/>
              <w:marTop w:val="0"/>
              <w:marBottom w:val="0"/>
              <w:divBdr>
                <w:top w:val="none" w:sz="0" w:space="0" w:color="auto"/>
                <w:left w:val="none" w:sz="0" w:space="0" w:color="auto"/>
                <w:bottom w:val="none" w:sz="0" w:space="0" w:color="auto"/>
                <w:right w:val="none" w:sz="0" w:space="0" w:color="auto"/>
              </w:divBdr>
            </w:div>
            <w:div w:id="996806417">
              <w:marLeft w:val="0"/>
              <w:marRight w:val="0"/>
              <w:marTop w:val="0"/>
              <w:marBottom w:val="0"/>
              <w:divBdr>
                <w:top w:val="none" w:sz="0" w:space="0" w:color="auto"/>
                <w:left w:val="none" w:sz="0" w:space="0" w:color="auto"/>
                <w:bottom w:val="none" w:sz="0" w:space="0" w:color="auto"/>
                <w:right w:val="none" w:sz="0" w:space="0" w:color="auto"/>
              </w:divBdr>
            </w:div>
            <w:div w:id="1002970764">
              <w:marLeft w:val="0"/>
              <w:marRight w:val="0"/>
              <w:marTop w:val="0"/>
              <w:marBottom w:val="0"/>
              <w:divBdr>
                <w:top w:val="none" w:sz="0" w:space="0" w:color="auto"/>
                <w:left w:val="none" w:sz="0" w:space="0" w:color="auto"/>
                <w:bottom w:val="none" w:sz="0" w:space="0" w:color="auto"/>
                <w:right w:val="none" w:sz="0" w:space="0" w:color="auto"/>
              </w:divBdr>
            </w:div>
            <w:div w:id="1006057049">
              <w:marLeft w:val="0"/>
              <w:marRight w:val="0"/>
              <w:marTop w:val="0"/>
              <w:marBottom w:val="0"/>
              <w:divBdr>
                <w:top w:val="none" w:sz="0" w:space="0" w:color="auto"/>
                <w:left w:val="none" w:sz="0" w:space="0" w:color="auto"/>
                <w:bottom w:val="none" w:sz="0" w:space="0" w:color="auto"/>
                <w:right w:val="none" w:sz="0" w:space="0" w:color="auto"/>
              </w:divBdr>
            </w:div>
            <w:div w:id="1006900281">
              <w:marLeft w:val="0"/>
              <w:marRight w:val="0"/>
              <w:marTop w:val="0"/>
              <w:marBottom w:val="0"/>
              <w:divBdr>
                <w:top w:val="none" w:sz="0" w:space="0" w:color="auto"/>
                <w:left w:val="none" w:sz="0" w:space="0" w:color="auto"/>
                <w:bottom w:val="none" w:sz="0" w:space="0" w:color="auto"/>
                <w:right w:val="none" w:sz="0" w:space="0" w:color="auto"/>
              </w:divBdr>
            </w:div>
            <w:div w:id="1007908916">
              <w:marLeft w:val="0"/>
              <w:marRight w:val="0"/>
              <w:marTop w:val="0"/>
              <w:marBottom w:val="0"/>
              <w:divBdr>
                <w:top w:val="none" w:sz="0" w:space="0" w:color="auto"/>
                <w:left w:val="none" w:sz="0" w:space="0" w:color="auto"/>
                <w:bottom w:val="none" w:sz="0" w:space="0" w:color="auto"/>
                <w:right w:val="none" w:sz="0" w:space="0" w:color="auto"/>
              </w:divBdr>
            </w:div>
            <w:div w:id="1008141551">
              <w:marLeft w:val="0"/>
              <w:marRight w:val="0"/>
              <w:marTop w:val="0"/>
              <w:marBottom w:val="0"/>
              <w:divBdr>
                <w:top w:val="none" w:sz="0" w:space="0" w:color="auto"/>
                <w:left w:val="none" w:sz="0" w:space="0" w:color="auto"/>
                <w:bottom w:val="none" w:sz="0" w:space="0" w:color="auto"/>
                <w:right w:val="none" w:sz="0" w:space="0" w:color="auto"/>
              </w:divBdr>
            </w:div>
            <w:div w:id="1008677055">
              <w:marLeft w:val="0"/>
              <w:marRight w:val="0"/>
              <w:marTop w:val="0"/>
              <w:marBottom w:val="0"/>
              <w:divBdr>
                <w:top w:val="none" w:sz="0" w:space="0" w:color="auto"/>
                <w:left w:val="none" w:sz="0" w:space="0" w:color="auto"/>
                <w:bottom w:val="none" w:sz="0" w:space="0" w:color="auto"/>
                <w:right w:val="none" w:sz="0" w:space="0" w:color="auto"/>
              </w:divBdr>
            </w:div>
            <w:div w:id="1008677462">
              <w:marLeft w:val="0"/>
              <w:marRight w:val="0"/>
              <w:marTop w:val="0"/>
              <w:marBottom w:val="0"/>
              <w:divBdr>
                <w:top w:val="none" w:sz="0" w:space="0" w:color="auto"/>
                <w:left w:val="none" w:sz="0" w:space="0" w:color="auto"/>
                <w:bottom w:val="none" w:sz="0" w:space="0" w:color="auto"/>
                <w:right w:val="none" w:sz="0" w:space="0" w:color="auto"/>
              </w:divBdr>
            </w:div>
            <w:div w:id="1008747714">
              <w:marLeft w:val="0"/>
              <w:marRight w:val="0"/>
              <w:marTop w:val="0"/>
              <w:marBottom w:val="0"/>
              <w:divBdr>
                <w:top w:val="none" w:sz="0" w:space="0" w:color="auto"/>
                <w:left w:val="none" w:sz="0" w:space="0" w:color="auto"/>
                <w:bottom w:val="none" w:sz="0" w:space="0" w:color="auto"/>
                <w:right w:val="none" w:sz="0" w:space="0" w:color="auto"/>
              </w:divBdr>
            </w:div>
            <w:div w:id="1008993117">
              <w:marLeft w:val="0"/>
              <w:marRight w:val="0"/>
              <w:marTop w:val="0"/>
              <w:marBottom w:val="0"/>
              <w:divBdr>
                <w:top w:val="none" w:sz="0" w:space="0" w:color="auto"/>
                <w:left w:val="none" w:sz="0" w:space="0" w:color="auto"/>
                <w:bottom w:val="none" w:sz="0" w:space="0" w:color="auto"/>
                <w:right w:val="none" w:sz="0" w:space="0" w:color="auto"/>
              </w:divBdr>
            </w:div>
            <w:div w:id="1009211427">
              <w:marLeft w:val="0"/>
              <w:marRight w:val="0"/>
              <w:marTop w:val="0"/>
              <w:marBottom w:val="0"/>
              <w:divBdr>
                <w:top w:val="none" w:sz="0" w:space="0" w:color="auto"/>
                <w:left w:val="none" w:sz="0" w:space="0" w:color="auto"/>
                <w:bottom w:val="none" w:sz="0" w:space="0" w:color="auto"/>
                <w:right w:val="none" w:sz="0" w:space="0" w:color="auto"/>
              </w:divBdr>
            </w:div>
            <w:div w:id="1012949385">
              <w:marLeft w:val="0"/>
              <w:marRight w:val="0"/>
              <w:marTop w:val="0"/>
              <w:marBottom w:val="0"/>
              <w:divBdr>
                <w:top w:val="none" w:sz="0" w:space="0" w:color="auto"/>
                <w:left w:val="none" w:sz="0" w:space="0" w:color="auto"/>
                <w:bottom w:val="none" w:sz="0" w:space="0" w:color="auto"/>
                <w:right w:val="none" w:sz="0" w:space="0" w:color="auto"/>
              </w:divBdr>
            </w:div>
            <w:div w:id="1013342719">
              <w:marLeft w:val="0"/>
              <w:marRight w:val="0"/>
              <w:marTop w:val="0"/>
              <w:marBottom w:val="0"/>
              <w:divBdr>
                <w:top w:val="none" w:sz="0" w:space="0" w:color="auto"/>
                <w:left w:val="none" w:sz="0" w:space="0" w:color="auto"/>
                <w:bottom w:val="none" w:sz="0" w:space="0" w:color="auto"/>
                <w:right w:val="none" w:sz="0" w:space="0" w:color="auto"/>
              </w:divBdr>
            </w:div>
            <w:div w:id="1013412812">
              <w:marLeft w:val="0"/>
              <w:marRight w:val="0"/>
              <w:marTop w:val="0"/>
              <w:marBottom w:val="0"/>
              <w:divBdr>
                <w:top w:val="none" w:sz="0" w:space="0" w:color="auto"/>
                <w:left w:val="none" w:sz="0" w:space="0" w:color="auto"/>
                <w:bottom w:val="none" w:sz="0" w:space="0" w:color="auto"/>
                <w:right w:val="none" w:sz="0" w:space="0" w:color="auto"/>
              </w:divBdr>
            </w:div>
            <w:div w:id="1014649897">
              <w:marLeft w:val="0"/>
              <w:marRight w:val="0"/>
              <w:marTop w:val="0"/>
              <w:marBottom w:val="0"/>
              <w:divBdr>
                <w:top w:val="none" w:sz="0" w:space="0" w:color="auto"/>
                <w:left w:val="none" w:sz="0" w:space="0" w:color="auto"/>
                <w:bottom w:val="none" w:sz="0" w:space="0" w:color="auto"/>
                <w:right w:val="none" w:sz="0" w:space="0" w:color="auto"/>
              </w:divBdr>
            </w:div>
            <w:div w:id="1014722893">
              <w:marLeft w:val="0"/>
              <w:marRight w:val="0"/>
              <w:marTop w:val="0"/>
              <w:marBottom w:val="0"/>
              <w:divBdr>
                <w:top w:val="none" w:sz="0" w:space="0" w:color="auto"/>
                <w:left w:val="none" w:sz="0" w:space="0" w:color="auto"/>
                <w:bottom w:val="none" w:sz="0" w:space="0" w:color="auto"/>
                <w:right w:val="none" w:sz="0" w:space="0" w:color="auto"/>
              </w:divBdr>
            </w:div>
            <w:div w:id="1014768092">
              <w:marLeft w:val="0"/>
              <w:marRight w:val="0"/>
              <w:marTop w:val="0"/>
              <w:marBottom w:val="0"/>
              <w:divBdr>
                <w:top w:val="none" w:sz="0" w:space="0" w:color="auto"/>
                <w:left w:val="none" w:sz="0" w:space="0" w:color="auto"/>
                <w:bottom w:val="none" w:sz="0" w:space="0" w:color="auto"/>
                <w:right w:val="none" w:sz="0" w:space="0" w:color="auto"/>
              </w:divBdr>
            </w:div>
            <w:div w:id="1015352740">
              <w:marLeft w:val="0"/>
              <w:marRight w:val="0"/>
              <w:marTop w:val="0"/>
              <w:marBottom w:val="0"/>
              <w:divBdr>
                <w:top w:val="none" w:sz="0" w:space="0" w:color="auto"/>
                <w:left w:val="none" w:sz="0" w:space="0" w:color="auto"/>
                <w:bottom w:val="none" w:sz="0" w:space="0" w:color="auto"/>
                <w:right w:val="none" w:sz="0" w:space="0" w:color="auto"/>
              </w:divBdr>
            </w:div>
            <w:div w:id="1020424727">
              <w:marLeft w:val="0"/>
              <w:marRight w:val="0"/>
              <w:marTop w:val="0"/>
              <w:marBottom w:val="0"/>
              <w:divBdr>
                <w:top w:val="none" w:sz="0" w:space="0" w:color="auto"/>
                <w:left w:val="none" w:sz="0" w:space="0" w:color="auto"/>
                <w:bottom w:val="none" w:sz="0" w:space="0" w:color="auto"/>
                <w:right w:val="none" w:sz="0" w:space="0" w:color="auto"/>
              </w:divBdr>
            </w:div>
            <w:div w:id="1020814795">
              <w:marLeft w:val="0"/>
              <w:marRight w:val="0"/>
              <w:marTop w:val="0"/>
              <w:marBottom w:val="0"/>
              <w:divBdr>
                <w:top w:val="none" w:sz="0" w:space="0" w:color="auto"/>
                <w:left w:val="none" w:sz="0" w:space="0" w:color="auto"/>
                <w:bottom w:val="none" w:sz="0" w:space="0" w:color="auto"/>
                <w:right w:val="none" w:sz="0" w:space="0" w:color="auto"/>
              </w:divBdr>
            </w:div>
            <w:div w:id="1021013517">
              <w:marLeft w:val="0"/>
              <w:marRight w:val="0"/>
              <w:marTop w:val="0"/>
              <w:marBottom w:val="0"/>
              <w:divBdr>
                <w:top w:val="none" w:sz="0" w:space="0" w:color="auto"/>
                <w:left w:val="none" w:sz="0" w:space="0" w:color="auto"/>
                <w:bottom w:val="none" w:sz="0" w:space="0" w:color="auto"/>
                <w:right w:val="none" w:sz="0" w:space="0" w:color="auto"/>
              </w:divBdr>
            </w:div>
            <w:div w:id="1021130668">
              <w:marLeft w:val="0"/>
              <w:marRight w:val="0"/>
              <w:marTop w:val="0"/>
              <w:marBottom w:val="0"/>
              <w:divBdr>
                <w:top w:val="none" w:sz="0" w:space="0" w:color="auto"/>
                <w:left w:val="none" w:sz="0" w:space="0" w:color="auto"/>
                <w:bottom w:val="none" w:sz="0" w:space="0" w:color="auto"/>
                <w:right w:val="none" w:sz="0" w:space="0" w:color="auto"/>
              </w:divBdr>
            </w:div>
            <w:div w:id="1021393457">
              <w:marLeft w:val="0"/>
              <w:marRight w:val="0"/>
              <w:marTop w:val="0"/>
              <w:marBottom w:val="0"/>
              <w:divBdr>
                <w:top w:val="none" w:sz="0" w:space="0" w:color="auto"/>
                <w:left w:val="none" w:sz="0" w:space="0" w:color="auto"/>
                <w:bottom w:val="none" w:sz="0" w:space="0" w:color="auto"/>
                <w:right w:val="none" w:sz="0" w:space="0" w:color="auto"/>
              </w:divBdr>
            </w:div>
            <w:div w:id="1026715316">
              <w:marLeft w:val="0"/>
              <w:marRight w:val="0"/>
              <w:marTop w:val="0"/>
              <w:marBottom w:val="0"/>
              <w:divBdr>
                <w:top w:val="none" w:sz="0" w:space="0" w:color="auto"/>
                <w:left w:val="none" w:sz="0" w:space="0" w:color="auto"/>
                <w:bottom w:val="none" w:sz="0" w:space="0" w:color="auto"/>
                <w:right w:val="none" w:sz="0" w:space="0" w:color="auto"/>
              </w:divBdr>
              <w:divsChild>
                <w:div w:id="521407461">
                  <w:marLeft w:val="0"/>
                  <w:marRight w:val="0"/>
                  <w:marTop w:val="0"/>
                  <w:marBottom w:val="0"/>
                  <w:divBdr>
                    <w:top w:val="none" w:sz="0" w:space="0" w:color="auto"/>
                    <w:left w:val="none" w:sz="0" w:space="0" w:color="auto"/>
                    <w:bottom w:val="none" w:sz="0" w:space="0" w:color="auto"/>
                    <w:right w:val="none" w:sz="0" w:space="0" w:color="auto"/>
                  </w:divBdr>
                </w:div>
                <w:div w:id="609361138">
                  <w:marLeft w:val="0"/>
                  <w:marRight w:val="0"/>
                  <w:marTop w:val="0"/>
                  <w:marBottom w:val="0"/>
                  <w:divBdr>
                    <w:top w:val="none" w:sz="0" w:space="0" w:color="auto"/>
                    <w:left w:val="none" w:sz="0" w:space="0" w:color="auto"/>
                    <w:bottom w:val="none" w:sz="0" w:space="0" w:color="auto"/>
                    <w:right w:val="none" w:sz="0" w:space="0" w:color="auto"/>
                  </w:divBdr>
                </w:div>
                <w:div w:id="1080906413">
                  <w:marLeft w:val="0"/>
                  <w:marRight w:val="0"/>
                  <w:marTop w:val="0"/>
                  <w:marBottom w:val="0"/>
                  <w:divBdr>
                    <w:top w:val="none" w:sz="0" w:space="0" w:color="auto"/>
                    <w:left w:val="none" w:sz="0" w:space="0" w:color="auto"/>
                    <w:bottom w:val="none" w:sz="0" w:space="0" w:color="auto"/>
                    <w:right w:val="none" w:sz="0" w:space="0" w:color="auto"/>
                  </w:divBdr>
                </w:div>
                <w:div w:id="1145313793">
                  <w:marLeft w:val="0"/>
                  <w:marRight w:val="0"/>
                  <w:marTop w:val="0"/>
                  <w:marBottom w:val="0"/>
                  <w:divBdr>
                    <w:top w:val="none" w:sz="0" w:space="0" w:color="auto"/>
                    <w:left w:val="none" w:sz="0" w:space="0" w:color="auto"/>
                    <w:bottom w:val="none" w:sz="0" w:space="0" w:color="auto"/>
                    <w:right w:val="none" w:sz="0" w:space="0" w:color="auto"/>
                  </w:divBdr>
                </w:div>
                <w:div w:id="1162163836">
                  <w:marLeft w:val="0"/>
                  <w:marRight w:val="0"/>
                  <w:marTop w:val="0"/>
                  <w:marBottom w:val="0"/>
                  <w:divBdr>
                    <w:top w:val="none" w:sz="0" w:space="0" w:color="auto"/>
                    <w:left w:val="none" w:sz="0" w:space="0" w:color="auto"/>
                    <w:bottom w:val="none" w:sz="0" w:space="0" w:color="auto"/>
                    <w:right w:val="none" w:sz="0" w:space="0" w:color="auto"/>
                  </w:divBdr>
                </w:div>
                <w:div w:id="1165435131">
                  <w:marLeft w:val="0"/>
                  <w:marRight w:val="0"/>
                  <w:marTop w:val="0"/>
                  <w:marBottom w:val="0"/>
                  <w:divBdr>
                    <w:top w:val="none" w:sz="0" w:space="0" w:color="auto"/>
                    <w:left w:val="none" w:sz="0" w:space="0" w:color="auto"/>
                    <w:bottom w:val="none" w:sz="0" w:space="0" w:color="auto"/>
                    <w:right w:val="none" w:sz="0" w:space="0" w:color="auto"/>
                  </w:divBdr>
                </w:div>
                <w:div w:id="1477987069">
                  <w:marLeft w:val="0"/>
                  <w:marRight w:val="0"/>
                  <w:marTop w:val="0"/>
                  <w:marBottom w:val="0"/>
                  <w:divBdr>
                    <w:top w:val="none" w:sz="0" w:space="0" w:color="auto"/>
                    <w:left w:val="none" w:sz="0" w:space="0" w:color="auto"/>
                    <w:bottom w:val="none" w:sz="0" w:space="0" w:color="auto"/>
                    <w:right w:val="none" w:sz="0" w:space="0" w:color="auto"/>
                  </w:divBdr>
                </w:div>
                <w:div w:id="1480414257">
                  <w:marLeft w:val="0"/>
                  <w:marRight w:val="0"/>
                  <w:marTop w:val="0"/>
                  <w:marBottom w:val="0"/>
                  <w:divBdr>
                    <w:top w:val="none" w:sz="0" w:space="0" w:color="auto"/>
                    <w:left w:val="none" w:sz="0" w:space="0" w:color="auto"/>
                    <w:bottom w:val="none" w:sz="0" w:space="0" w:color="auto"/>
                    <w:right w:val="none" w:sz="0" w:space="0" w:color="auto"/>
                  </w:divBdr>
                </w:div>
                <w:div w:id="1508901873">
                  <w:marLeft w:val="0"/>
                  <w:marRight w:val="0"/>
                  <w:marTop w:val="0"/>
                  <w:marBottom w:val="0"/>
                  <w:divBdr>
                    <w:top w:val="none" w:sz="0" w:space="0" w:color="auto"/>
                    <w:left w:val="none" w:sz="0" w:space="0" w:color="auto"/>
                    <w:bottom w:val="none" w:sz="0" w:space="0" w:color="auto"/>
                    <w:right w:val="none" w:sz="0" w:space="0" w:color="auto"/>
                  </w:divBdr>
                </w:div>
                <w:div w:id="1852990876">
                  <w:marLeft w:val="0"/>
                  <w:marRight w:val="0"/>
                  <w:marTop w:val="0"/>
                  <w:marBottom w:val="0"/>
                  <w:divBdr>
                    <w:top w:val="none" w:sz="0" w:space="0" w:color="auto"/>
                    <w:left w:val="none" w:sz="0" w:space="0" w:color="auto"/>
                    <w:bottom w:val="none" w:sz="0" w:space="0" w:color="auto"/>
                    <w:right w:val="none" w:sz="0" w:space="0" w:color="auto"/>
                  </w:divBdr>
                </w:div>
                <w:div w:id="2068189467">
                  <w:marLeft w:val="0"/>
                  <w:marRight w:val="0"/>
                  <w:marTop w:val="0"/>
                  <w:marBottom w:val="0"/>
                  <w:divBdr>
                    <w:top w:val="none" w:sz="0" w:space="0" w:color="auto"/>
                    <w:left w:val="none" w:sz="0" w:space="0" w:color="auto"/>
                    <w:bottom w:val="none" w:sz="0" w:space="0" w:color="auto"/>
                    <w:right w:val="none" w:sz="0" w:space="0" w:color="auto"/>
                  </w:divBdr>
                </w:div>
                <w:div w:id="2092963222">
                  <w:marLeft w:val="0"/>
                  <w:marRight w:val="0"/>
                  <w:marTop w:val="0"/>
                  <w:marBottom w:val="0"/>
                  <w:divBdr>
                    <w:top w:val="none" w:sz="0" w:space="0" w:color="auto"/>
                    <w:left w:val="none" w:sz="0" w:space="0" w:color="auto"/>
                    <w:bottom w:val="none" w:sz="0" w:space="0" w:color="auto"/>
                    <w:right w:val="none" w:sz="0" w:space="0" w:color="auto"/>
                  </w:divBdr>
                </w:div>
              </w:divsChild>
            </w:div>
            <w:div w:id="1027872463">
              <w:marLeft w:val="0"/>
              <w:marRight w:val="0"/>
              <w:marTop w:val="0"/>
              <w:marBottom w:val="0"/>
              <w:divBdr>
                <w:top w:val="none" w:sz="0" w:space="0" w:color="auto"/>
                <w:left w:val="none" w:sz="0" w:space="0" w:color="auto"/>
                <w:bottom w:val="none" w:sz="0" w:space="0" w:color="auto"/>
                <w:right w:val="none" w:sz="0" w:space="0" w:color="auto"/>
              </w:divBdr>
            </w:div>
            <w:div w:id="1028411593">
              <w:marLeft w:val="0"/>
              <w:marRight w:val="0"/>
              <w:marTop w:val="0"/>
              <w:marBottom w:val="0"/>
              <w:divBdr>
                <w:top w:val="none" w:sz="0" w:space="0" w:color="auto"/>
                <w:left w:val="none" w:sz="0" w:space="0" w:color="auto"/>
                <w:bottom w:val="none" w:sz="0" w:space="0" w:color="auto"/>
                <w:right w:val="none" w:sz="0" w:space="0" w:color="auto"/>
              </w:divBdr>
            </w:div>
            <w:div w:id="1029719914">
              <w:marLeft w:val="0"/>
              <w:marRight w:val="0"/>
              <w:marTop w:val="0"/>
              <w:marBottom w:val="0"/>
              <w:divBdr>
                <w:top w:val="none" w:sz="0" w:space="0" w:color="auto"/>
                <w:left w:val="none" w:sz="0" w:space="0" w:color="auto"/>
                <w:bottom w:val="none" w:sz="0" w:space="0" w:color="auto"/>
                <w:right w:val="none" w:sz="0" w:space="0" w:color="auto"/>
              </w:divBdr>
            </w:div>
            <w:div w:id="1033503392">
              <w:marLeft w:val="0"/>
              <w:marRight w:val="0"/>
              <w:marTop w:val="0"/>
              <w:marBottom w:val="0"/>
              <w:divBdr>
                <w:top w:val="none" w:sz="0" w:space="0" w:color="auto"/>
                <w:left w:val="none" w:sz="0" w:space="0" w:color="auto"/>
                <w:bottom w:val="none" w:sz="0" w:space="0" w:color="auto"/>
                <w:right w:val="none" w:sz="0" w:space="0" w:color="auto"/>
              </w:divBdr>
            </w:div>
            <w:div w:id="1035614688">
              <w:marLeft w:val="0"/>
              <w:marRight w:val="0"/>
              <w:marTop w:val="0"/>
              <w:marBottom w:val="0"/>
              <w:divBdr>
                <w:top w:val="none" w:sz="0" w:space="0" w:color="auto"/>
                <w:left w:val="none" w:sz="0" w:space="0" w:color="auto"/>
                <w:bottom w:val="none" w:sz="0" w:space="0" w:color="auto"/>
                <w:right w:val="none" w:sz="0" w:space="0" w:color="auto"/>
              </w:divBdr>
            </w:div>
            <w:div w:id="1036269245">
              <w:marLeft w:val="0"/>
              <w:marRight w:val="0"/>
              <w:marTop w:val="0"/>
              <w:marBottom w:val="0"/>
              <w:divBdr>
                <w:top w:val="none" w:sz="0" w:space="0" w:color="auto"/>
                <w:left w:val="none" w:sz="0" w:space="0" w:color="auto"/>
                <w:bottom w:val="none" w:sz="0" w:space="0" w:color="auto"/>
                <w:right w:val="none" w:sz="0" w:space="0" w:color="auto"/>
              </w:divBdr>
            </w:div>
            <w:div w:id="1036584900">
              <w:marLeft w:val="0"/>
              <w:marRight w:val="0"/>
              <w:marTop w:val="0"/>
              <w:marBottom w:val="0"/>
              <w:divBdr>
                <w:top w:val="none" w:sz="0" w:space="0" w:color="auto"/>
                <w:left w:val="none" w:sz="0" w:space="0" w:color="auto"/>
                <w:bottom w:val="none" w:sz="0" w:space="0" w:color="auto"/>
                <w:right w:val="none" w:sz="0" w:space="0" w:color="auto"/>
              </w:divBdr>
            </w:div>
            <w:div w:id="1037199527">
              <w:marLeft w:val="0"/>
              <w:marRight w:val="0"/>
              <w:marTop w:val="0"/>
              <w:marBottom w:val="0"/>
              <w:divBdr>
                <w:top w:val="none" w:sz="0" w:space="0" w:color="auto"/>
                <w:left w:val="none" w:sz="0" w:space="0" w:color="auto"/>
                <w:bottom w:val="none" w:sz="0" w:space="0" w:color="auto"/>
                <w:right w:val="none" w:sz="0" w:space="0" w:color="auto"/>
              </w:divBdr>
            </w:div>
            <w:div w:id="1037313193">
              <w:marLeft w:val="0"/>
              <w:marRight w:val="0"/>
              <w:marTop w:val="0"/>
              <w:marBottom w:val="0"/>
              <w:divBdr>
                <w:top w:val="none" w:sz="0" w:space="0" w:color="auto"/>
                <w:left w:val="none" w:sz="0" w:space="0" w:color="auto"/>
                <w:bottom w:val="none" w:sz="0" w:space="0" w:color="auto"/>
                <w:right w:val="none" w:sz="0" w:space="0" w:color="auto"/>
              </w:divBdr>
            </w:div>
            <w:div w:id="1040400437">
              <w:marLeft w:val="0"/>
              <w:marRight w:val="0"/>
              <w:marTop w:val="0"/>
              <w:marBottom w:val="0"/>
              <w:divBdr>
                <w:top w:val="none" w:sz="0" w:space="0" w:color="auto"/>
                <w:left w:val="none" w:sz="0" w:space="0" w:color="auto"/>
                <w:bottom w:val="none" w:sz="0" w:space="0" w:color="auto"/>
                <w:right w:val="none" w:sz="0" w:space="0" w:color="auto"/>
              </w:divBdr>
            </w:div>
            <w:div w:id="1040856543">
              <w:marLeft w:val="0"/>
              <w:marRight w:val="0"/>
              <w:marTop w:val="0"/>
              <w:marBottom w:val="0"/>
              <w:divBdr>
                <w:top w:val="none" w:sz="0" w:space="0" w:color="auto"/>
                <w:left w:val="none" w:sz="0" w:space="0" w:color="auto"/>
                <w:bottom w:val="none" w:sz="0" w:space="0" w:color="auto"/>
                <w:right w:val="none" w:sz="0" w:space="0" w:color="auto"/>
              </w:divBdr>
            </w:div>
            <w:div w:id="1049568521">
              <w:marLeft w:val="0"/>
              <w:marRight w:val="0"/>
              <w:marTop w:val="0"/>
              <w:marBottom w:val="0"/>
              <w:divBdr>
                <w:top w:val="none" w:sz="0" w:space="0" w:color="auto"/>
                <w:left w:val="none" w:sz="0" w:space="0" w:color="auto"/>
                <w:bottom w:val="none" w:sz="0" w:space="0" w:color="auto"/>
                <w:right w:val="none" w:sz="0" w:space="0" w:color="auto"/>
              </w:divBdr>
            </w:div>
            <w:div w:id="1049957952">
              <w:marLeft w:val="0"/>
              <w:marRight w:val="0"/>
              <w:marTop w:val="0"/>
              <w:marBottom w:val="0"/>
              <w:divBdr>
                <w:top w:val="none" w:sz="0" w:space="0" w:color="auto"/>
                <w:left w:val="none" w:sz="0" w:space="0" w:color="auto"/>
                <w:bottom w:val="none" w:sz="0" w:space="0" w:color="auto"/>
                <w:right w:val="none" w:sz="0" w:space="0" w:color="auto"/>
              </w:divBdr>
            </w:div>
            <w:div w:id="1050375435">
              <w:marLeft w:val="0"/>
              <w:marRight w:val="0"/>
              <w:marTop w:val="0"/>
              <w:marBottom w:val="0"/>
              <w:divBdr>
                <w:top w:val="none" w:sz="0" w:space="0" w:color="auto"/>
                <w:left w:val="none" w:sz="0" w:space="0" w:color="auto"/>
                <w:bottom w:val="none" w:sz="0" w:space="0" w:color="auto"/>
                <w:right w:val="none" w:sz="0" w:space="0" w:color="auto"/>
              </w:divBdr>
            </w:div>
            <w:div w:id="1054353830">
              <w:marLeft w:val="0"/>
              <w:marRight w:val="0"/>
              <w:marTop w:val="0"/>
              <w:marBottom w:val="0"/>
              <w:divBdr>
                <w:top w:val="none" w:sz="0" w:space="0" w:color="auto"/>
                <w:left w:val="none" w:sz="0" w:space="0" w:color="auto"/>
                <w:bottom w:val="none" w:sz="0" w:space="0" w:color="auto"/>
                <w:right w:val="none" w:sz="0" w:space="0" w:color="auto"/>
              </w:divBdr>
            </w:div>
            <w:div w:id="1054356414">
              <w:marLeft w:val="0"/>
              <w:marRight w:val="0"/>
              <w:marTop w:val="0"/>
              <w:marBottom w:val="0"/>
              <w:divBdr>
                <w:top w:val="none" w:sz="0" w:space="0" w:color="auto"/>
                <w:left w:val="none" w:sz="0" w:space="0" w:color="auto"/>
                <w:bottom w:val="none" w:sz="0" w:space="0" w:color="auto"/>
                <w:right w:val="none" w:sz="0" w:space="0" w:color="auto"/>
              </w:divBdr>
            </w:div>
            <w:div w:id="1055665892">
              <w:marLeft w:val="0"/>
              <w:marRight w:val="0"/>
              <w:marTop w:val="0"/>
              <w:marBottom w:val="0"/>
              <w:divBdr>
                <w:top w:val="none" w:sz="0" w:space="0" w:color="auto"/>
                <w:left w:val="none" w:sz="0" w:space="0" w:color="auto"/>
                <w:bottom w:val="none" w:sz="0" w:space="0" w:color="auto"/>
                <w:right w:val="none" w:sz="0" w:space="0" w:color="auto"/>
              </w:divBdr>
            </w:div>
            <w:div w:id="1057705288">
              <w:marLeft w:val="0"/>
              <w:marRight w:val="0"/>
              <w:marTop w:val="0"/>
              <w:marBottom w:val="0"/>
              <w:divBdr>
                <w:top w:val="none" w:sz="0" w:space="0" w:color="auto"/>
                <w:left w:val="none" w:sz="0" w:space="0" w:color="auto"/>
                <w:bottom w:val="none" w:sz="0" w:space="0" w:color="auto"/>
                <w:right w:val="none" w:sz="0" w:space="0" w:color="auto"/>
              </w:divBdr>
            </w:div>
            <w:div w:id="1058668732">
              <w:marLeft w:val="0"/>
              <w:marRight w:val="0"/>
              <w:marTop w:val="0"/>
              <w:marBottom w:val="0"/>
              <w:divBdr>
                <w:top w:val="none" w:sz="0" w:space="0" w:color="auto"/>
                <w:left w:val="none" w:sz="0" w:space="0" w:color="auto"/>
                <w:bottom w:val="none" w:sz="0" w:space="0" w:color="auto"/>
                <w:right w:val="none" w:sz="0" w:space="0" w:color="auto"/>
              </w:divBdr>
            </w:div>
            <w:div w:id="1058818804">
              <w:marLeft w:val="0"/>
              <w:marRight w:val="0"/>
              <w:marTop w:val="0"/>
              <w:marBottom w:val="0"/>
              <w:divBdr>
                <w:top w:val="none" w:sz="0" w:space="0" w:color="auto"/>
                <w:left w:val="none" w:sz="0" w:space="0" w:color="auto"/>
                <w:bottom w:val="none" w:sz="0" w:space="0" w:color="auto"/>
                <w:right w:val="none" w:sz="0" w:space="0" w:color="auto"/>
              </w:divBdr>
            </w:div>
            <w:div w:id="1060860573">
              <w:marLeft w:val="0"/>
              <w:marRight w:val="0"/>
              <w:marTop w:val="0"/>
              <w:marBottom w:val="0"/>
              <w:divBdr>
                <w:top w:val="none" w:sz="0" w:space="0" w:color="auto"/>
                <w:left w:val="none" w:sz="0" w:space="0" w:color="auto"/>
                <w:bottom w:val="none" w:sz="0" w:space="0" w:color="auto"/>
                <w:right w:val="none" w:sz="0" w:space="0" w:color="auto"/>
              </w:divBdr>
            </w:div>
            <w:div w:id="1061561933">
              <w:marLeft w:val="0"/>
              <w:marRight w:val="0"/>
              <w:marTop w:val="0"/>
              <w:marBottom w:val="0"/>
              <w:divBdr>
                <w:top w:val="none" w:sz="0" w:space="0" w:color="auto"/>
                <w:left w:val="none" w:sz="0" w:space="0" w:color="auto"/>
                <w:bottom w:val="none" w:sz="0" w:space="0" w:color="auto"/>
                <w:right w:val="none" w:sz="0" w:space="0" w:color="auto"/>
              </w:divBdr>
            </w:div>
            <w:div w:id="1064449009">
              <w:marLeft w:val="0"/>
              <w:marRight w:val="0"/>
              <w:marTop w:val="0"/>
              <w:marBottom w:val="0"/>
              <w:divBdr>
                <w:top w:val="none" w:sz="0" w:space="0" w:color="auto"/>
                <w:left w:val="none" w:sz="0" w:space="0" w:color="auto"/>
                <w:bottom w:val="none" w:sz="0" w:space="0" w:color="auto"/>
                <w:right w:val="none" w:sz="0" w:space="0" w:color="auto"/>
              </w:divBdr>
            </w:div>
            <w:div w:id="1067805371">
              <w:marLeft w:val="0"/>
              <w:marRight w:val="0"/>
              <w:marTop w:val="0"/>
              <w:marBottom w:val="0"/>
              <w:divBdr>
                <w:top w:val="none" w:sz="0" w:space="0" w:color="auto"/>
                <w:left w:val="none" w:sz="0" w:space="0" w:color="auto"/>
                <w:bottom w:val="none" w:sz="0" w:space="0" w:color="auto"/>
                <w:right w:val="none" w:sz="0" w:space="0" w:color="auto"/>
              </w:divBdr>
            </w:div>
            <w:div w:id="1068770547">
              <w:marLeft w:val="0"/>
              <w:marRight w:val="0"/>
              <w:marTop w:val="0"/>
              <w:marBottom w:val="0"/>
              <w:divBdr>
                <w:top w:val="none" w:sz="0" w:space="0" w:color="auto"/>
                <w:left w:val="none" w:sz="0" w:space="0" w:color="auto"/>
                <w:bottom w:val="none" w:sz="0" w:space="0" w:color="auto"/>
                <w:right w:val="none" w:sz="0" w:space="0" w:color="auto"/>
              </w:divBdr>
            </w:div>
            <w:div w:id="1068919638">
              <w:marLeft w:val="0"/>
              <w:marRight w:val="0"/>
              <w:marTop w:val="0"/>
              <w:marBottom w:val="0"/>
              <w:divBdr>
                <w:top w:val="none" w:sz="0" w:space="0" w:color="auto"/>
                <w:left w:val="none" w:sz="0" w:space="0" w:color="auto"/>
                <w:bottom w:val="none" w:sz="0" w:space="0" w:color="auto"/>
                <w:right w:val="none" w:sz="0" w:space="0" w:color="auto"/>
              </w:divBdr>
            </w:div>
            <w:div w:id="1070615656">
              <w:marLeft w:val="0"/>
              <w:marRight w:val="0"/>
              <w:marTop w:val="0"/>
              <w:marBottom w:val="0"/>
              <w:divBdr>
                <w:top w:val="none" w:sz="0" w:space="0" w:color="auto"/>
                <w:left w:val="none" w:sz="0" w:space="0" w:color="auto"/>
                <w:bottom w:val="none" w:sz="0" w:space="0" w:color="auto"/>
                <w:right w:val="none" w:sz="0" w:space="0" w:color="auto"/>
              </w:divBdr>
            </w:div>
            <w:div w:id="1070805390">
              <w:marLeft w:val="0"/>
              <w:marRight w:val="0"/>
              <w:marTop w:val="0"/>
              <w:marBottom w:val="0"/>
              <w:divBdr>
                <w:top w:val="none" w:sz="0" w:space="0" w:color="auto"/>
                <w:left w:val="none" w:sz="0" w:space="0" w:color="auto"/>
                <w:bottom w:val="none" w:sz="0" w:space="0" w:color="auto"/>
                <w:right w:val="none" w:sz="0" w:space="0" w:color="auto"/>
              </w:divBdr>
            </w:div>
            <w:div w:id="1071276038">
              <w:marLeft w:val="0"/>
              <w:marRight w:val="0"/>
              <w:marTop w:val="0"/>
              <w:marBottom w:val="0"/>
              <w:divBdr>
                <w:top w:val="none" w:sz="0" w:space="0" w:color="auto"/>
                <w:left w:val="none" w:sz="0" w:space="0" w:color="auto"/>
                <w:bottom w:val="none" w:sz="0" w:space="0" w:color="auto"/>
                <w:right w:val="none" w:sz="0" w:space="0" w:color="auto"/>
              </w:divBdr>
            </w:div>
            <w:div w:id="1076054581">
              <w:marLeft w:val="0"/>
              <w:marRight w:val="0"/>
              <w:marTop w:val="0"/>
              <w:marBottom w:val="0"/>
              <w:divBdr>
                <w:top w:val="none" w:sz="0" w:space="0" w:color="auto"/>
                <w:left w:val="none" w:sz="0" w:space="0" w:color="auto"/>
                <w:bottom w:val="none" w:sz="0" w:space="0" w:color="auto"/>
                <w:right w:val="none" w:sz="0" w:space="0" w:color="auto"/>
              </w:divBdr>
            </w:div>
            <w:div w:id="1076777937">
              <w:marLeft w:val="0"/>
              <w:marRight w:val="0"/>
              <w:marTop w:val="0"/>
              <w:marBottom w:val="0"/>
              <w:divBdr>
                <w:top w:val="none" w:sz="0" w:space="0" w:color="auto"/>
                <w:left w:val="none" w:sz="0" w:space="0" w:color="auto"/>
                <w:bottom w:val="none" w:sz="0" w:space="0" w:color="auto"/>
                <w:right w:val="none" w:sz="0" w:space="0" w:color="auto"/>
              </w:divBdr>
            </w:div>
            <w:div w:id="1076782088">
              <w:marLeft w:val="0"/>
              <w:marRight w:val="0"/>
              <w:marTop w:val="0"/>
              <w:marBottom w:val="0"/>
              <w:divBdr>
                <w:top w:val="none" w:sz="0" w:space="0" w:color="auto"/>
                <w:left w:val="none" w:sz="0" w:space="0" w:color="auto"/>
                <w:bottom w:val="none" w:sz="0" w:space="0" w:color="auto"/>
                <w:right w:val="none" w:sz="0" w:space="0" w:color="auto"/>
              </w:divBdr>
            </w:div>
            <w:div w:id="1078013852">
              <w:marLeft w:val="0"/>
              <w:marRight w:val="0"/>
              <w:marTop w:val="0"/>
              <w:marBottom w:val="0"/>
              <w:divBdr>
                <w:top w:val="none" w:sz="0" w:space="0" w:color="auto"/>
                <w:left w:val="none" w:sz="0" w:space="0" w:color="auto"/>
                <w:bottom w:val="none" w:sz="0" w:space="0" w:color="auto"/>
                <w:right w:val="none" w:sz="0" w:space="0" w:color="auto"/>
              </w:divBdr>
            </w:div>
            <w:div w:id="1079058555">
              <w:marLeft w:val="0"/>
              <w:marRight w:val="0"/>
              <w:marTop w:val="0"/>
              <w:marBottom w:val="0"/>
              <w:divBdr>
                <w:top w:val="none" w:sz="0" w:space="0" w:color="auto"/>
                <w:left w:val="none" w:sz="0" w:space="0" w:color="auto"/>
                <w:bottom w:val="none" w:sz="0" w:space="0" w:color="auto"/>
                <w:right w:val="none" w:sz="0" w:space="0" w:color="auto"/>
              </w:divBdr>
            </w:div>
            <w:div w:id="1081029227">
              <w:marLeft w:val="0"/>
              <w:marRight w:val="0"/>
              <w:marTop w:val="0"/>
              <w:marBottom w:val="0"/>
              <w:divBdr>
                <w:top w:val="none" w:sz="0" w:space="0" w:color="auto"/>
                <w:left w:val="none" w:sz="0" w:space="0" w:color="auto"/>
                <w:bottom w:val="none" w:sz="0" w:space="0" w:color="auto"/>
                <w:right w:val="none" w:sz="0" w:space="0" w:color="auto"/>
              </w:divBdr>
            </w:div>
            <w:div w:id="1084113218">
              <w:marLeft w:val="0"/>
              <w:marRight w:val="0"/>
              <w:marTop w:val="0"/>
              <w:marBottom w:val="0"/>
              <w:divBdr>
                <w:top w:val="none" w:sz="0" w:space="0" w:color="auto"/>
                <w:left w:val="none" w:sz="0" w:space="0" w:color="auto"/>
                <w:bottom w:val="none" w:sz="0" w:space="0" w:color="auto"/>
                <w:right w:val="none" w:sz="0" w:space="0" w:color="auto"/>
              </w:divBdr>
            </w:div>
            <w:div w:id="1085418439">
              <w:marLeft w:val="0"/>
              <w:marRight w:val="0"/>
              <w:marTop w:val="0"/>
              <w:marBottom w:val="0"/>
              <w:divBdr>
                <w:top w:val="none" w:sz="0" w:space="0" w:color="auto"/>
                <w:left w:val="none" w:sz="0" w:space="0" w:color="auto"/>
                <w:bottom w:val="none" w:sz="0" w:space="0" w:color="auto"/>
                <w:right w:val="none" w:sz="0" w:space="0" w:color="auto"/>
              </w:divBdr>
            </w:div>
            <w:div w:id="1086657184">
              <w:marLeft w:val="0"/>
              <w:marRight w:val="0"/>
              <w:marTop w:val="0"/>
              <w:marBottom w:val="0"/>
              <w:divBdr>
                <w:top w:val="none" w:sz="0" w:space="0" w:color="auto"/>
                <w:left w:val="none" w:sz="0" w:space="0" w:color="auto"/>
                <w:bottom w:val="none" w:sz="0" w:space="0" w:color="auto"/>
                <w:right w:val="none" w:sz="0" w:space="0" w:color="auto"/>
              </w:divBdr>
            </w:div>
            <w:div w:id="1087115678">
              <w:marLeft w:val="0"/>
              <w:marRight w:val="0"/>
              <w:marTop w:val="0"/>
              <w:marBottom w:val="0"/>
              <w:divBdr>
                <w:top w:val="none" w:sz="0" w:space="0" w:color="auto"/>
                <w:left w:val="none" w:sz="0" w:space="0" w:color="auto"/>
                <w:bottom w:val="none" w:sz="0" w:space="0" w:color="auto"/>
                <w:right w:val="none" w:sz="0" w:space="0" w:color="auto"/>
              </w:divBdr>
            </w:div>
            <w:div w:id="1088502385">
              <w:marLeft w:val="0"/>
              <w:marRight w:val="0"/>
              <w:marTop w:val="0"/>
              <w:marBottom w:val="0"/>
              <w:divBdr>
                <w:top w:val="none" w:sz="0" w:space="0" w:color="auto"/>
                <w:left w:val="none" w:sz="0" w:space="0" w:color="auto"/>
                <w:bottom w:val="none" w:sz="0" w:space="0" w:color="auto"/>
                <w:right w:val="none" w:sz="0" w:space="0" w:color="auto"/>
              </w:divBdr>
            </w:div>
            <w:div w:id="1088885107">
              <w:marLeft w:val="0"/>
              <w:marRight w:val="0"/>
              <w:marTop w:val="0"/>
              <w:marBottom w:val="0"/>
              <w:divBdr>
                <w:top w:val="none" w:sz="0" w:space="0" w:color="auto"/>
                <w:left w:val="none" w:sz="0" w:space="0" w:color="auto"/>
                <w:bottom w:val="none" w:sz="0" w:space="0" w:color="auto"/>
                <w:right w:val="none" w:sz="0" w:space="0" w:color="auto"/>
              </w:divBdr>
            </w:div>
            <w:div w:id="1090812658">
              <w:marLeft w:val="0"/>
              <w:marRight w:val="0"/>
              <w:marTop w:val="0"/>
              <w:marBottom w:val="0"/>
              <w:divBdr>
                <w:top w:val="none" w:sz="0" w:space="0" w:color="auto"/>
                <w:left w:val="none" w:sz="0" w:space="0" w:color="auto"/>
                <w:bottom w:val="none" w:sz="0" w:space="0" w:color="auto"/>
                <w:right w:val="none" w:sz="0" w:space="0" w:color="auto"/>
              </w:divBdr>
            </w:div>
            <w:div w:id="1092553323">
              <w:marLeft w:val="0"/>
              <w:marRight w:val="0"/>
              <w:marTop w:val="0"/>
              <w:marBottom w:val="0"/>
              <w:divBdr>
                <w:top w:val="none" w:sz="0" w:space="0" w:color="auto"/>
                <w:left w:val="none" w:sz="0" w:space="0" w:color="auto"/>
                <w:bottom w:val="none" w:sz="0" w:space="0" w:color="auto"/>
                <w:right w:val="none" w:sz="0" w:space="0" w:color="auto"/>
              </w:divBdr>
            </w:div>
            <w:div w:id="1093553585">
              <w:marLeft w:val="0"/>
              <w:marRight w:val="0"/>
              <w:marTop w:val="0"/>
              <w:marBottom w:val="0"/>
              <w:divBdr>
                <w:top w:val="none" w:sz="0" w:space="0" w:color="auto"/>
                <w:left w:val="none" w:sz="0" w:space="0" w:color="auto"/>
                <w:bottom w:val="none" w:sz="0" w:space="0" w:color="auto"/>
                <w:right w:val="none" w:sz="0" w:space="0" w:color="auto"/>
              </w:divBdr>
            </w:div>
            <w:div w:id="1097022787">
              <w:marLeft w:val="0"/>
              <w:marRight w:val="0"/>
              <w:marTop w:val="0"/>
              <w:marBottom w:val="0"/>
              <w:divBdr>
                <w:top w:val="none" w:sz="0" w:space="0" w:color="auto"/>
                <w:left w:val="none" w:sz="0" w:space="0" w:color="auto"/>
                <w:bottom w:val="none" w:sz="0" w:space="0" w:color="auto"/>
                <w:right w:val="none" w:sz="0" w:space="0" w:color="auto"/>
              </w:divBdr>
            </w:div>
            <w:div w:id="1097553343">
              <w:marLeft w:val="0"/>
              <w:marRight w:val="0"/>
              <w:marTop w:val="0"/>
              <w:marBottom w:val="0"/>
              <w:divBdr>
                <w:top w:val="none" w:sz="0" w:space="0" w:color="auto"/>
                <w:left w:val="none" w:sz="0" w:space="0" w:color="auto"/>
                <w:bottom w:val="none" w:sz="0" w:space="0" w:color="auto"/>
                <w:right w:val="none" w:sz="0" w:space="0" w:color="auto"/>
              </w:divBdr>
            </w:div>
            <w:div w:id="1097797438">
              <w:marLeft w:val="0"/>
              <w:marRight w:val="0"/>
              <w:marTop w:val="0"/>
              <w:marBottom w:val="0"/>
              <w:divBdr>
                <w:top w:val="none" w:sz="0" w:space="0" w:color="auto"/>
                <w:left w:val="none" w:sz="0" w:space="0" w:color="auto"/>
                <w:bottom w:val="none" w:sz="0" w:space="0" w:color="auto"/>
                <w:right w:val="none" w:sz="0" w:space="0" w:color="auto"/>
              </w:divBdr>
            </w:div>
            <w:div w:id="1099058518">
              <w:marLeft w:val="0"/>
              <w:marRight w:val="0"/>
              <w:marTop w:val="0"/>
              <w:marBottom w:val="0"/>
              <w:divBdr>
                <w:top w:val="none" w:sz="0" w:space="0" w:color="auto"/>
                <w:left w:val="none" w:sz="0" w:space="0" w:color="auto"/>
                <w:bottom w:val="none" w:sz="0" w:space="0" w:color="auto"/>
                <w:right w:val="none" w:sz="0" w:space="0" w:color="auto"/>
              </w:divBdr>
            </w:div>
            <w:div w:id="1099104449">
              <w:marLeft w:val="0"/>
              <w:marRight w:val="0"/>
              <w:marTop w:val="0"/>
              <w:marBottom w:val="0"/>
              <w:divBdr>
                <w:top w:val="none" w:sz="0" w:space="0" w:color="auto"/>
                <w:left w:val="none" w:sz="0" w:space="0" w:color="auto"/>
                <w:bottom w:val="none" w:sz="0" w:space="0" w:color="auto"/>
                <w:right w:val="none" w:sz="0" w:space="0" w:color="auto"/>
              </w:divBdr>
            </w:div>
            <w:div w:id="1100106724">
              <w:marLeft w:val="0"/>
              <w:marRight w:val="0"/>
              <w:marTop w:val="0"/>
              <w:marBottom w:val="0"/>
              <w:divBdr>
                <w:top w:val="none" w:sz="0" w:space="0" w:color="auto"/>
                <w:left w:val="none" w:sz="0" w:space="0" w:color="auto"/>
                <w:bottom w:val="none" w:sz="0" w:space="0" w:color="auto"/>
                <w:right w:val="none" w:sz="0" w:space="0" w:color="auto"/>
              </w:divBdr>
            </w:div>
            <w:div w:id="1101298258">
              <w:marLeft w:val="0"/>
              <w:marRight w:val="0"/>
              <w:marTop w:val="0"/>
              <w:marBottom w:val="0"/>
              <w:divBdr>
                <w:top w:val="none" w:sz="0" w:space="0" w:color="auto"/>
                <w:left w:val="none" w:sz="0" w:space="0" w:color="auto"/>
                <w:bottom w:val="none" w:sz="0" w:space="0" w:color="auto"/>
                <w:right w:val="none" w:sz="0" w:space="0" w:color="auto"/>
              </w:divBdr>
            </w:div>
            <w:div w:id="1101686655">
              <w:marLeft w:val="0"/>
              <w:marRight w:val="0"/>
              <w:marTop w:val="0"/>
              <w:marBottom w:val="0"/>
              <w:divBdr>
                <w:top w:val="none" w:sz="0" w:space="0" w:color="auto"/>
                <w:left w:val="none" w:sz="0" w:space="0" w:color="auto"/>
                <w:bottom w:val="none" w:sz="0" w:space="0" w:color="auto"/>
                <w:right w:val="none" w:sz="0" w:space="0" w:color="auto"/>
              </w:divBdr>
            </w:div>
            <w:div w:id="1104300234">
              <w:marLeft w:val="0"/>
              <w:marRight w:val="0"/>
              <w:marTop w:val="0"/>
              <w:marBottom w:val="0"/>
              <w:divBdr>
                <w:top w:val="none" w:sz="0" w:space="0" w:color="auto"/>
                <w:left w:val="none" w:sz="0" w:space="0" w:color="auto"/>
                <w:bottom w:val="none" w:sz="0" w:space="0" w:color="auto"/>
                <w:right w:val="none" w:sz="0" w:space="0" w:color="auto"/>
              </w:divBdr>
            </w:div>
            <w:div w:id="1106465873">
              <w:marLeft w:val="0"/>
              <w:marRight w:val="0"/>
              <w:marTop w:val="0"/>
              <w:marBottom w:val="0"/>
              <w:divBdr>
                <w:top w:val="none" w:sz="0" w:space="0" w:color="auto"/>
                <w:left w:val="none" w:sz="0" w:space="0" w:color="auto"/>
                <w:bottom w:val="none" w:sz="0" w:space="0" w:color="auto"/>
                <w:right w:val="none" w:sz="0" w:space="0" w:color="auto"/>
              </w:divBdr>
            </w:div>
            <w:div w:id="1108232697">
              <w:marLeft w:val="0"/>
              <w:marRight w:val="0"/>
              <w:marTop w:val="0"/>
              <w:marBottom w:val="0"/>
              <w:divBdr>
                <w:top w:val="none" w:sz="0" w:space="0" w:color="auto"/>
                <w:left w:val="none" w:sz="0" w:space="0" w:color="auto"/>
                <w:bottom w:val="none" w:sz="0" w:space="0" w:color="auto"/>
                <w:right w:val="none" w:sz="0" w:space="0" w:color="auto"/>
              </w:divBdr>
            </w:div>
            <w:div w:id="1108625590">
              <w:marLeft w:val="0"/>
              <w:marRight w:val="0"/>
              <w:marTop w:val="0"/>
              <w:marBottom w:val="0"/>
              <w:divBdr>
                <w:top w:val="none" w:sz="0" w:space="0" w:color="auto"/>
                <w:left w:val="none" w:sz="0" w:space="0" w:color="auto"/>
                <w:bottom w:val="none" w:sz="0" w:space="0" w:color="auto"/>
                <w:right w:val="none" w:sz="0" w:space="0" w:color="auto"/>
              </w:divBdr>
            </w:div>
            <w:div w:id="1110008912">
              <w:marLeft w:val="0"/>
              <w:marRight w:val="0"/>
              <w:marTop w:val="0"/>
              <w:marBottom w:val="0"/>
              <w:divBdr>
                <w:top w:val="none" w:sz="0" w:space="0" w:color="auto"/>
                <w:left w:val="none" w:sz="0" w:space="0" w:color="auto"/>
                <w:bottom w:val="none" w:sz="0" w:space="0" w:color="auto"/>
                <w:right w:val="none" w:sz="0" w:space="0" w:color="auto"/>
              </w:divBdr>
            </w:div>
            <w:div w:id="1113481323">
              <w:marLeft w:val="0"/>
              <w:marRight w:val="0"/>
              <w:marTop w:val="0"/>
              <w:marBottom w:val="0"/>
              <w:divBdr>
                <w:top w:val="none" w:sz="0" w:space="0" w:color="auto"/>
                <w:left w:val="none" w:sz="0" w:space="0" w:color="auto"/>
                <w:bottom w:val="none" w:sz="0" w:space="0" w:color="auto"/>
                <w:right w:val="none" w:sz="0" w:space="0" w:color="auto"/>
              </w:divBdr>
            </w:div>
            <w:div w:id="1116021156">
              <w:marLeft w:val="0"/>
              <w:marRight w:val="0"/>
              <w:marTop w:val="0"/>
              <w:marBottom w:val="0"/>
              <w:divBdr>
                <w:top w:val="none" w:sz="0" w:space="0" w:color="auto"/>
                <w:left w:val="none" w:sz="0" w:space="0" w:color="auto"/>
                <w:bottom w:val="none" w:sz="0" w:space="0" w:color="auto"/>
                <w:right w:val="none" w:sz="0" w:space="0" w:color="auto"/>
              </w:divBdr>
            </w:div>
            <w:div w:id="1116561256">
              <w:marLeft w:val="0"/>
              <w:marRight w:val="0"/>
              <w:marTop w:val="0"/>
              <w:marBottom w:val="0"/>
              <w:divBdr>
                <w:top w:val="none" w:sz="0" w:space="0" w:color="auto"/>
                <w:left w:val="none" w:sz="0" w:space="0" w:color="auto"/>
                <w:bottom w:val="none" w:sz="0" w:space="0" w:color="auto"/>
                <w:right w:val="none" w:sz="0" w:space="0" w:color="auto"/>
              </w:divBdr>
            </w:div>
            <w:div w:id="1116755237">
              <w:marLeft w:val="0"/>
              <w:marRight w:val="0"/>
              <w:marTop w:val="0"/>
              <w:marBottom w:val="0"/>
              <w:divBdr>
                <w:top w:val="none" w:sz="0" w:space="0" w:color="auto"/>
                <w:left w:val="none" w:sz="0" w:space="0" w:color="auto"/>
                <w:bottom w:val="none" w:sz="0" w:space="0" w:color="auto"/>
                <w:right w:val="none" w:sz="0" w:space="0" w:color="auto"/>
              </w:divBdr>
            </w:div>
            <w:div w:id="1117522393">
              <w:marLeft w:val="0"/>
              <w:marRight w:val="0"/>
              <w:marTop w:val="0"/>
              <w:marBottom w:val="0"/>
              <w:divBdr>
                <w:top w:val="none" w:sz="0" w:space="0" w:color="auto"/>
                <w:left w:val="none" w:sz="0" w:space="0" w:color="auto"/>
                <w:bottom w:val="none" w:sz="0" w:space="0" w:color="auto"/>
                <w:right w:val="none" w:sz="0" w:space="0" w:color="auto"/>
              </w:divBdr>
            </w:div>
            <w:div w:id="1117792093">
              <w:marLeft w:val="0"/>
              <w:marRight w:val="0"/>
              <w:marTop w:val="0"/>
              <w:marBottom w:val="0"/>
              <w:divBdr>
                <w:top w:val="none" w:sz="0" w:space="0" w:color="auto"/>
                <w:left w:val="none" w:sz="0" w:space="0" w:color="auto"/>
                <w:bottom w:val="none" w:sz="0" w:space="0" w:color="auto"/>
                <w:right w:val="none" w:sz="0" w:space="0" w:color="auto"/>
              </w:divBdr>
            </w:div>
            <w:div w:id="1118061487">
              <w:marLeft w:val="0"/>
              <w:marRight w:val="0"/>
              <w:marTop w:val="0"/>
              <w:marBottom w:val="0"/>
              <w:divBdr>
                <w:top w:val="none" w:sz="0" w:space="0" w:color="auto"/>
                <w:left w:val="none" w:sz="0" w:space="0" w:color="auto"/>
                <w:bottom w:val="none" w:sz="0" w:space="0" w:color="auto"/>
                <w:right w:val="none" w:sz="0" w:space="0" w:color="auto"/>
              </w:divBdr>
            </w:div>
            <w:div w:id="1121726132">
              <w:marLeft w:val="0"/>
              <w:marRight w:val="0"/>
              <w:marTop w:val="0"/>
              <w:marBottom w:val="0"/>
              <w:divBdr>
                <w:top w:val="none" w:sz="0" w:space="0" w:color="auto"/>
                <w:left w:val="none" w:sz="0" w:space="0" w:color="auto"/>
                <w:bottom w:val="none" w:sz="0" w:space="0" w:color="auto"/>
                <w:right w:val="none" w:sz="0" w:space="0" w:color="auto"/>
              </w:divBdr>
            </w:div>
            <w:div w:id="1123109566">
              <w:marLeft w:val="0"/>
              <w:marRight w:val="0"/>
              <w:marTop w:val="0"/>
              <w:marBottom w:val="0"/>
              <w:divBdr>
                <w:top w:val="none" w:sz="0" w:space="0" w:color="auto"/>
                <w:left w:val="none" w:sz="0" w:space="0" w:color="auto"/>
                <w:bottom w:val="none" w:sz="0" w:space="0" w:color="auto"/>
                <w:right w:val="none" w:sz="0" w:space="0" w:color="auto"/>
              </w:divBdr>
            </w:div>
            <w:div w:id="1124033649">
              <w:marLeft w:val="0"/>
              <w:marRight w:val="0"/>
              <w:marTop w:val="0"/>
              <w:marBottom w:val="0"/>
              <w:divBdr>
                <w:top w:val="none" w:sz="0" w:space="0" w:color="auto"/>
                <w:left w:val="none" w:sz="0" w:space="0" w:color="auto"/>
                <w:bottom w:val="none" w:sz="0" w:space="0" w:color="auto"/>
                <w:right w:val="none" w:sz="0" w:space="0" w:color="auto"/>
              </w:divBdr>
            </w:div>
            <w:div w:id="1126006157">
              <w:marLeft w:val="0"/>
              <w:marRight w:val="0"/>
              <w:marTop w:val="0"/>
              <w:marBottom w:val="0"/>
              <w:divBdr>
                <w:top w:val="none" w:sz="0" w:space="0" w:color="auto"/>
                <w:left w:val="none" w:sz="0" w:space="0" w:color="auto"/>
                <w:bottom w:val="none" w:sz="0" w:space="0" w:color="auto"/>
                <w:right w:val="none" w:sz="0" w:space="0" w:color="auto"/>
              </w:divBdr>
            </w:div>
            <w:div w:id="1127889072">
              <w:marLeft w:val="0"/>
              <w:marRight w:val="0"/>
              <w:marTop w:val="0"/>
              <w:marBottom w:val="0"/>
              <w:divBdr>
                <w:top w:val="none" w:sz="0" w:space="0" w:color="auto"/>
                <w:left w:val="none" w:sz="0" w:space="0" w:color="auto"/>
                <w:bottom w:val="none" w:sz="0" w:space="0" w:color="auto"/>
                <w:right w:val="none" w:sz="0" w:space="0" w:color="auto"/>
              </w:divBdr>
            </w:div>
            <w:div w:id="1130320004">
              <w:marLeft w:val="0"/>
              <w:marRight w:val="0"/>
              <w:marTop w:val="0"/>
              <w:marBottom w:val="0"/>
              <w:divBdr>
                <w:top w:val="none" w:sz="0" w:space="0" w:color="auto"/>
                <w:left w:val="none" w:sz="0" w:space="0" w:color="auto"/>
                <w:bottom w:val="none" w:sz="0" w:space="0" w:color="auto"/>
                <w:right w:val="none" w:sz="0" w:space="0" w:color="auto"/>
              </w:divBdr>
            </w:div>
            <w:div w:id="1130392925">
              <w:marLeft w:val="0"/>
              <w:marRight w:val="0"/>
              <w:marTop w:val="0"/>
              <w:marBottom w:val="0"/>
              <w:divBdr>
                <w:top w:val="none" w:sz="0" w:space="0" w:color="auto"/>
                <w:left w:val="none" w:sz="0" w:space="0" w:color="auto"/>
                <w:bottom w:val="none" w:sz="0" w:space="0" w:color="auto"/>
                <w:right w:val="none" w:sz="0" w:space="0" w:color="auto"/>
              </w:divBdr>
            </w:div>
            <w:div w:id="1130511434">
              <w:marLeft w:val="0"/>
              <w:marRight w:val="0"/>
              <w:marTop w:val="0"/>
              <w:marBottom w:val="0"/>
              <w:divBdr>
                <w:top w:val="none" w:sz="0" w:space="0" w:color="auto"/>
                <w:left w:val="none" w:sz="0" w:space="0" w:color="auto"/>
                <w:bottom w:val="none" w:sz="0" w:space="0" w:color="auto"/>
                <w:right w:val="none" w:sz="0" w:space="0" w:color="auto"/>
              </w:divBdr>
            </w:div>
            <w:div w:id="1132597281">
              <w:marLeft w:val="0"/>
              <w:marRight w:val="0"/>
              <w:marTop w:val="0"/>
              <w:marBottom w:val="0"/>
              <w:divBdr>
                <w:top w:val="none" w:sz="0" w:space="0" w:color="auto"/>
                <w:left w:val="none" w:sz="0" w:space="0" w:color="auto"/>
                <w:bottom w:val="none" w:sz="0" w:space="0" w:color="auto"/>
                <w:right w:val="none" w:sz="0" w:space="0" w:color="auto"/>
              </w:divBdr>
            </w:div>
            <w:div w:id="1136023238">
              <w:marLeft w:val="0"/>
              <w:marRight w:val="0"/>
              <w:marTop w:val="0"/>
              <w:marBottom w:val="0"/>
              <w:divBdr>
                <w:top w:val="none" w:sz="0" w:space="0" w:color="auto"/>
                <w:left w:val="none" w:sz="0" w:space="0" w:color="auto"/>
                <w:bottom w:val="none" w:sz="0" w:space="0" w:color="auto"/>
                <w:right w:val="none" w:sz="0" w:space="0" w:color="auto"/>
              </w:divBdr>
            </w:div>
            <w:div w:id="1137181179">
              <w:marLeft w:val="0"/>
              <w:marRight w:val="0"/>
              <w:marTop w:val="0"/>
              <w:marBottom w:val="0"/>
              <w:divBdr>
                <w:top w:val="none" w:sz="0" w:space="0" w:color="auto"/>
                <w:left w:val="none" w:sz="0" w:space="0" w:color="auto"/>
                <w:bottom w:val="none" w:sz="0" w:space="0" w:color="auto"/>
                <w:right w:val="none" w:sz="0" w:space="0" w:color="auto"/>
              </w:divBdr>
            </w:div>
            <w:div w:id="1137331798">
              <w:marLeft w:val="0"/>
              <w:marRight w:val="0"/>
              <w:marTop w:val="0"/>
              <w:marBottom w:val="0"/>
              <w:divBdr>
                <w:top w:val="none" w:sz="0" w:space="0" w:color="auto"/>
                <w:left w:val="none" w:sz="0" w:space="0" w:color="auto"/>
                <w:bottom w:val="none" w:sz="0" w:space="0" w:color="auto"/>
                <w:right w:val="none" w:sz="0" w:space="0" w:color="auto"/>
              </w:divBdr>
            </w:div>
            <w:div w:id="1138064739">
              <w:marLeft w:val="0"/>
              <w:marRight w:val="0"/>
              <w:marTop w:val="0"/>
              <w:marBottom w:val="0"/>
              <w:divBdr>
                <w:top w:val="none" w:sz="0" w:space="0" w:color="auto"/>
                <w:left w:val="none" w:sz="0" w:space="0" w:color="auto"/>
                <w:bottom w:val="none" w:sz="0" w:space="0" w:color="auto"/>
                <w:right w:val="none" w:sz="0" w:space="0" w:color="auto"/>
              </w:divBdr>
            </w:div>
            <w:div w:id="1138767645">
              <w:marLeft w:val="0"/>
              <w:marRight w:val="0"/>
              <w:marTop w:val="0"/>
              <w:marBottom w:val="0"/>
              <w:divBdr>
                <w:top w:val="none" w:sz="0" w:space="0" w:color="auto"/>
                <w:left w:val="none" w:sz="0" w:space="0" w:color="auto"/>
                <w:bottom w:val="none" w:sz="0" w:space="0" w:color="auto"/>
                <w:right w:val="none" w:sz="0" w:space="0" w:color="auto"/>
              </w:divBdr>
            </w:div>
            <w:div w:id="1139492786">
              <w:marLeft w:val="0"/>
              <w:marRight w:val="0"/>
              <w:marTop w:val="0"/>
              <w:marBottom w:val="0"/>
              <w:divBdr>
                <w:top w:val="none" w:sz="0" w:space="0" w:color="auto"/>
                <w:left w:val="none" w:sz="0" w:space="0" w:color="auto"/>
                <w:bottom w:val="none" w:sz="0" w:space="0" w:color="auto"/>
                <w:right w:val="none" w:sz="0" w:space="0" w:color="auto"/>
              </w:divBdr>
            </w:div>
            <w:div w:id="1139615115">
              <w:marLeft w:val="0"/>
              <w:marRight w:val="0"/>
              <w:marTop w:val="0"/>
              <w:marBottom w:val="0"/>
              <w:divBdr>
                <w:top w:val="none" w:sz="0" w:space="0" w:color="auto"/>
                <w:left w:val="none" w:sz="0" w:space="0" w:color="auto"/>
                <w:bottom w:val="none" w:sz="0" w:space="0" w:color="auto"/>
                <w:right w:val="none" w:sz="0" w:space="0" w:color="auto"/>
              </w:divBdr>
            </w:div>
            <w:div w:id="1143043200">
              <w:marLeft w:val="0"/>
              <w:marRight w:val="0"/>
              <w:marTop w:val="0"/>
              <w:marBottom w:val="0"/>
              <w:divBdr>
                <w:top w:val="none" w:sz="0" w:space="0" w:color="auto"/>
                <w:left w:val="none" w:sz="0" w:space="0" w:color="auto"/>
                <w:bottom w:val="none" w:sz="0" w:space="0" w:color="auto"/>
                <w:right w:val="none" w:sz="0" w:space="0" w:color="auto"/>
              </w:divBdr>
            </w:div>
            <w:div w:id="1143347733">
              <w:marLeft w:val="0"/>
              <w:marRight w:val="0"/>
              <w:marTop w:val="0"/>
              <w:marBottom w:val="0"/>
              <w:divBdr>
                <w:top w:val="none" w:sz="0" w:space="0" w:color="auto"/>
                <w:left w:val="none" w:sz="0" w:space="0" w:color="auto"/>
                <w:bottom w:val="none" w:sz="0" w:space="0" w:color="auto"/>
                <w:right w:val="none" w:sz="0" w:space="0" w:color="auto"/>
              </w:divBdr>
            </w:div>
            <w:div w:id="1143700241">
              <w:marLeft w:val="0"/>
              <w:marRight w:val="0"/>
              <w:marTop w:val="0"/>
              <w:marBottom w:val="0"/>
              <w:divBdr>
                <w:top w:val="none" w:sz="0" w:space="0" w:color="auto"/>
                <w:left w:val="none" w:sz="0" w:space="0" w:color="auto"/>
                <w:bottom w:val="none" w:sz="0" w:space="0" w:color="auto"/>
                <w:right w:val="none" w:sz="0" w:space="0" w:color="auto"/>
              </w:divBdr>
            </w:div>
            <w:div w:id="1144732508">
              <w:marLeft w:val="0"/>
              <w:marRight w:val="0"/>
              <w:marTop w:val="0"/>
              <w:marBottom w:val="0"/>
              <w:divBdr>
                <w:top w:val="none" w:sz="0" w:space="0" w:color="auto"/>
                <w:left w:val="none" w:sz="0" w:space="0" w:color="auto"/>
                <w:bottom w:val="none" w:sz="0" w:space="0" w:color="auto"/>
                <w:right w:val="none" w:sz="0" w:space="0" w:color="auto"/>
              </w:divBdr>
            </w:div>
            <w:div w:id="1145048186">
              <w:marLeft w:val="0"/>
              <w:marRight w:val="0"/>
              <w:marTop w:val="0"/>
              <w:marBottom w:val="0"/>
              <w:divBdr>
                <w:top w:val="none" w:sz="0" w:space="0" w:color="auto"/>
                <w:left w:val="none" w:sz="0" w:space="0" w:color="auto"/>
                <w:bottom w:val="none" w:sz="0" w:space="0" w:color="auto"/>
                <w:right w:val="none" w:sz="0" w:space="0" w:color="auto"/>
              </w:divBdr>
            </w:div>
            <w:div w:id="1145928357">
              <w:marLeft w:val="0"/>
              <w:marRight w:val="0"/>
              <w:marTop w:val="0"/>
              <w:marBottom w:val="0"/>
              <w:divBdr>
                <w:top w:val="none" w:sz="0" w:space="0" w:color="auto"/>
                <w:left w:val="none" w:sz="0" w:space="0" w:color="auto"/>
                <w:bottom w:val="none" w:sz="0" w:space="0" w:color="auto"/>
                <w:right w:val="none" w:sz="0" w:space="0" w:color="auto"/>
              </w:divBdr>
            </w:div>
            <w:div w:id="1146239472">
              <w:marLeft w:val="0"/>
              <w:marRight w:val="0"/>
              <w:marTop w:val="0"/>
              <w:marBottom w:val="0"/>
              <w:divBdr>
                <w:top w:val="none" w:sz="0" w:space="0" w:color="auto"/>
                <w:left w:val="none" w:sz="0" w:space="0" w:color="auto"/>
                <w:bottom w:val="none" w:sz="0" w:space="0" w:color="auto"/>
                <w:right w:val="none" w:sz="0" w:space="0" w:color="auto"/>
              </w:divBdr>
            </w:div>
            <w:div w:id="1146355796">
              <w:marLeft w:val="0"/>
              <w:marRight w:val="0"/>
              <w:marTop w:val="0"/>
              <w:marBottom w:val="0"/>
              <w:divBdr>
                <w:top w:val="none" w:sz="0" w:space="0" w:color="auto"/>
                <w:left w:val="none" w:sz="0" w:space="0" w:color="auto"/>
                <w:bottom w:val="none" w:sz="0" w:space="0" w:color="auto"/>
                <w:right w:val="none" w:sz="0" w:space="0" w:color="auto"/>
              </w:divBdr>
            </w:div>
            <w:div w:id="1148328828">
              <w:marLeft w:val="0"/>
              <w:marRight w:val="0"/>
              <w:marTop w:val="0"/>
              <w:marBottom w:val="0"/>
              <w:divBdr>
                <w:top w:val="none" w:sz="0" w:space="0" w:color="auto"/>
                <w:left w:val="none" w:sz="0" w:space="0" w:color="auto"/>
                <w:bottom w:val="none" w:sz="0" w:space="0" w:color="auto"/>
                <w:right w:val="none" w:sz="0" w:space="0" w:color="auto"/>
              </w:divBdr>
            </w:div>
            <w:div w:id="1149705901">
              <w:marLeft w:val="0"/>
              <w:marRight w:val="0"/>
              <w:marTop w:val="0"/>
              <w:marBottom w:val="0"/>
              <w:divBdr>
                <w:top w:val="none" w:sz="0" w:space="0" w:color="auto"/>
                <w:left w:val="none" w:sz="0" w:space="0" w:color="auto"/>
                <w:bottom w:val="none" w:sz="0" w:space="0" w:color="auto"/>
                <w:right w:val="none" w:sz="0" w:space="0" w:color="auto"/>
              </w:divBdr>
            </w:div>
            <w:div w:id="1150443128">
              <w:marLeft w:val="0"/>
              <w:marRight w:val="0"/>
              <w:marTop w:val="0"/>
              <w:marBottom w:val="0"/>
              <w:divBdr>
                <w:top w:val="none" w:sz="0" w:space="0" w:color="auto"/>
                <w:left w:val="none" w:sz="0" w:space="0" w:color="auto"/>
                <w:bottom w:val="none" w:sz="0" w:space="0" w:color="auto"/>
                <w:right w:val="none" w:sz="0" w:space="0" w:color="auto"/>
              </w:divBdr>
            </w:div>
            <w:div w:id="1151748612">
              <w:marLeft w:val="0"/>
              <w:marRight w:val="0"/>
              <w:marTop w:val="0"/>
              <w:marBottom w:val="0"/>
              <w:divBdr>
                <w:top w:val="none" w:sz="0" w:space="0" w:color="auto"/>
                <w:left w:val="none" w:sz="0" w:space="0" w:color="auto"/>
                <w:bottom w:val="none" w:sz="0" w:space="0" w:color="auto"/>
                <w:right w:val="none" w:sz="0" w:space="0" w:color="auto"/>
              </w:divBdr>
            </w:div>
            <w:div w:id="1151946007">
              <w:marLeft w:val="0"/>
              <w:marRight w:val="0"/>
              <w:marTop w:val="0"/>
              <w:marBottom w:val="0"/>
              <w:divBdr>
                <w:top w:val="none" w:sz="0" w:space="0" w:color="auto"/>
                <w:left w:val="none" w:sz="0" w:space="0" w:color="auto"/>
                <w:bottom w:val="none" w:sz="0" w:space="0" w:color="auto"/>
                <w:right w:val="none" w:sz="0" w:space="0" w:color="auto"/>
              </w:divBdr>
            </w:div>
            <w:div w:id="1154645845">
              <w:marLeft w:val="0"/>
              <w:marRight w:val="0"/>
              <w:marTop w:val="0"/>
              <w:marBottom w:val="0"/>
              <w:divBdr>
                <w:top w:val="none" w:sz="0" w:space="0" w:color="auto"/>
                <w:left w:val="none" w:sz="0" w:space="0" w:color="auto"/>
                <w:bottom w:val="none" w:sz="0" w:space="0" w:color="auto"/>
                <w:right w:val="none" w:sz="0" w:space="0" w:color="auto"/>
              </w:divBdr>
            </w:div>
            <w:div w:id="1156799864">
              <w:marLeft w:val="0"/>
              <w:marRight w:val="0"/>
              <w:marTop w:val="0"/>
              <w:marBottom w:val="0"/>
              <w:divBdr>
                <w:top w:val="none" w:sz="0" w:space="0" w:color="auto"/>
                <w:left w:val="none" w:sz="0" w:space="0" w:color="auto"/>
                <w:bottom w:val="none" w:sz="0" w:space="0" w:color="auto"/>
                <w:right w:val="none" w:sz="0" w:space="0" w:color="auto"/>
              </w:divBdr>
            </w:div>
            <w:div w:id="1157040083">
              <w:marLeft w:val="0"/>
              <w:marRight w:val="0"/>
              <w:marTop w:val="0"/>
              <w:marBottom w:val="0"/>
              <w:divBdr>
                <w:top w:val="none" w:sz="0" w:space="0" w:color="auto"/>
                <w:left w:val="none" w:sz="0" w:space="0" w:color="auto"/>
                <w:bottom w:val="none" w:sz="0" w:space="0" w:color="auto"/>
                <w:right w:val="none" w:sz="0" w:space="0" w:color="auto"/>
              </w:divBdr>
            </w:div>
            <w:div w:id="1157644955">
              <w:marLeft w:val="0"/>
              <w:marRight w:val="0"/>
              <w:marTop w:val="0"/>
              <w:marBottom w:val="0"/>
              <w:divBdr>
                <w:top w:val="none" w:sz="0" w:space="0" w:color="auto"/>
                <w:left w:val="none" w:sz="0" w:space="0" w:color="auto"/>
                <w:bottom w:val="none" w:sz="0" w:space="0" w:color="auto"/>
                <w:right w:val="none" w:sz="0" w:space="0" w:color="auto"/>
              </w:divBdr>
            </w:div>
            <w:div w:id="1159275325">
              <w:marLeft w:val="0"/>
              <w:marRight w:val="0"/>
              <w:marTop w:val="0"/>
              <w:marBottom w:val="0"/>
              <w:divBdr>
                <w:top w:val="none" w:sz="0" w:space="0" w:color="auto"/>
                <w:left w:val="none" w:sz="0" w:space="0" w:color="auto"/>
                <w:bottom w:val="none" w:sz="0" w:space="0" w:color="auto"/>
                <w:right w:val="none" w:sz="0" w:space="0" w:color="auto"/>
              </w:divBdr>
            </w:div>
            <w:div w:id="1160854882">
              <w:marLeft w:val="0"/>
              <w:marRight w:val="0"/>
              <w:marTop w:val="0"/>
              <w:marBottom w:val="0"/>
              <w:divBdr>
                <w:top w:val="none" w:sz="0" w:space="0" w:color="auto"/>
                <w:left w:val="none" w:sz="0" w:space="0" w:color="auto"/>
                <w:bottom w:val="none" w:sz="0" w:space="0" w:color="auto"/>
                <w:right w:val="none" w:sz="0" w:space="0" w:color="auto"/>
              </w:divBdr>
            </w:div>
            <w:div w:id="1162308727">
              <w:marLeft w:val="0"/>
              <w:marRight w:val="0"/>
              <w:marTop w:val="360"/>
              <w:marBottom w:val="0"/>
              <w:divBdr>
                <w:top w:val="single" w:sz="6" w:space="0" w:color="auto"/>
                <w:left w:val="single" w:sz="6" w:space="0" w:color="auto"/>
                <w:bottom w:val="single" w:sz="6" w:space="0" w:color="auto"/>
                <w:right w:val="single" w:sz="6" w:space="0" w:color="auto"/>
              </w:divBdr>
            </w:div>
            <w:div w:id="1163551201">
              <w:marLeft w:val="0"/>
              <w:marRight w:val="0"/>
              <w:marTop w:val="0"/>
              <w:marBottom w:val="0"/>
              <w:divBdr>
                <w:top w:val="none" w:sz="0" w:space="0" w:color="auto"/>
                <w:left w:val="none" w:sz="0" w:space="0" w:color="auto"/>
                <w:bottom w:val="none" w:sz="0" w:space="0" w:color="auto"/>
                <w:right w:val="none" w:sz="0" w:space="0" w:color="auto"/>
              </w:divBdr>
            </w:div>
            <w:div w:id="1163735650">
              <w:marLeft w:val="0"/>
              <w:marRight w:val="0"/>
              <w:marTop w:val="0"/>
              <w:marBottom w:val="0"/>
              <w:divBdr>
                <w:top w:val="none" w:sz="0" w:space="0" w:color="auto"/>
                <w:left w:val="none" w:sz="0" w:space="0" w:color="auto"/>
                <w:bottom w:val="none" w:sz="0" w:space="0" w:color="auto"/>
                <w:right w:val="none" w:sz="0" w:space="0" w:color="auto"/>
              </w:divBdr>
            </w:div>
            <w:div w:id="1164010920">
              <w:marLeft w:val="0"/>
              <w:marRight w:val="0"/>
              <w:marTop w:val="0"/>
              <w:marBottom w:val="0"/>
              <w:divBdr>
                <w:top w:val="none" w:sz="0" w:space="0" w:color="auto"/>
                <w:left w:val="none" w:sz="0" w:space="0" w:color="auto"/>
                <w:bottom w:val="none" w:sz="0" w:space="0" w:color="auto"/>
                <w:right w:val="none" w:sz="0" w:space="0" w:color="auto"/>
              </w:divBdr>
            </w:div>
            <w:div w:id="1164974102">
              <w:marLeft w:val="0"/>
              <w:marRight w:val="0"/>
              <w:marTop w:val="0"/>
              <w:marBottom w:val="0"/>
              <w:divBdr>
                <w:top w:val="none" w:sz="0" w:space="0" w:color="auto"/>
                <w:left w:val="none" w:sz="0" w:space="0" w:color="auto"/>
                <w:bottom w:val="none" w:sz="0" w:space="0" w:color="auto"/>
                <w:right w:val="none" w:sz="0" w:space="0" w:color="auto"/>
              </w:divBdr>
            </w:div>
            <w:div w:id="1166553992">
              <w:marLeft w:val="0"/>
              <w:marRight w:val="0"/>
              <w:marTop w:val="0"/>
              <w:marBottom w:val="0"/>
              <w:divBdr>
                <w:top w:val="none" w:sz="0" w:space="0" w:color="auto"/>
                <w:left w:val="none" w:sz="0" w:space="0" w:color="auto"/>
                <w:bottom w:val="none" w:sz="0" w:space="0" w:color="auto"/>
                <w:right w:val="none" w:sz="0" w:space="0" w:color="auto"/>
              </w:divBdr>
            </w:div>
            <w:div w:id="1169060790">
              <w:marLeft w:val="0"/>
              <w:marRight w:val="0"/>
              <w:marTop w:val="0"/>
              <w:marBottom w:val="0"/>
              <w:divBdr>
                <w:top w:val="none" w:sz="0" w:space="0" w:color="auto"/>
                <w:left w:val="none" w:sz="0" w:space="0" w:color="auto"/>
                <w:bottom w:val="none" w:sz="0" w:space="0" w:color="auto"/>
                <w:right w:val="none" w:sz="0" w:space="0" w:color="auto"/>
              </w:divBdr>
            </w:div>
            <w:div w:id="1169637161">
              <w:marLeft w:val="0"/>
              <w:marRight w:val="0"/>
              <w:marTop w:val="0"/>
              <w:marBottom w:val="0"/>
              <w:divBdr>
                <w:top w:val="none" w:sz="0" w:space="0" w:color="auto"/>
                <w:left w:val="none" w:sz="0" w:space="0" w:color="auto"/>
                <w:bottom w:val="none" w:sz="0" w:space="0" w:color="auto"/>
                <w:right w:val="none" w:sz="0" w:space="0" w:color="auto"/>
              </w:divBdr>
            </w:div>
            <w:div w:id="1170023169">
              <w:marLeft w:val="0"/>
              <w:marRight w:val="0"/>
              <w:marTop w:val="0"/>
              <w:marBottom w:val="0"/>
              <w:divBdr>
                <w:top w:val="none" w:sz="0" w:space="0" w:color="auto"/>
                <w:left w:val="none" w:sz="0" w:space="0" w:color="auto"/>
                <w:bottom w:val="none" w:sz="0" w:space="0" w:color="auto"/>
                <w:right w:val="none" w:sz="0" w:space="0" w:color="auto"/>
              </w:divBdr>
            </w:div>
            <w:div w:id="1171218436">
              <w:marLeft w:val="0"/>
              <w:marRight w:val="0"/>
              <w:marTop w:val="0"/>
              <w:marBottom w:val="0"/>
              <w:divBdr>
                <w:top w:val="none" w:sz="0" w:space="0" w:color="auto"/>
                <w:left w:val="none" w:sz="0" w:space="0" w:color="auto"/>
                <w:bottom w:val="none" w:sz="0" w:space="0" w:color="auto"/>
                <w:right w:val="none" w:sz="0" w:space="0" w:color="auto"/>
              </w:divBdr>
            </w:div>
            <w:div w:id="1172262507">
              <w:marLeft w:val="0"/>
              <w:marRight w:val="0"/>
              <w:marTop w:val="0"/>
              <w:marBottom w:val="0"/>
              <w:divBdr>
                <w:top w:val="none" w:sz="0" w:space="0" w:color="auto"/>
                <w:left w:val="none" w:sz="0" w:space="0" w:color="auto"/>
                <w:bottom w:val="none" w:sz="0" w:space="0" w:color="auto"/>
                <w:right w:val="none" w:sz="0" w:space="0" w:color="auto"/>
              </w:divBdr>
            </w:div>
            <w:div w:id="1172645692">
              <w:marLeft w:val="0"/>
              <w:marRight w:val="0"/>
              <w:marTop w:val="0"/>
              <w:marBottom w:val="0"/>
              <w:divBdr>
                <w:top w:val="none" w:sz="0" w:space="0" w:color="auto"/>
                <w:left w:val="none" w:sz="0" w:space="0" w:color="auto"/>
                <w:bottom w:val="none" w:sz="0" w:space="0" w:color="auto"/>
                <w:right w:val="none" w:sz="0" w:space="0" w:color="auto"/>
              </w:divBdr>
            </w:div>
            <w:div w:id="1174878956">
              <w:marLeft w:val="0"/>
              <w:marRight w:val="0"/>
              <w:marTop w:val="0"/>
              <w:marBottom w:val="0"/>
              <w:divBdr>
                <w:top w:val="none" w:sz="0" w:space="0" w:color="auto"/>
                <w:left w:val="none" w:sz="0" w:space="0" w:color="auto"/>
                <w:bottom w:val="none" w:sz="0" w:space="0" w:color="auto"/>
                <w:right w:val="none" w:sz="0" w:space="0" w:color="auto"/>
              </w:divBdr>
            </w:div>
            <w:div w:id="1178890477">
              <w:marLeft w:val="0"/>
              <w:marRight w:val="0"/>
              <w:marTop w:val="0"/>
              <w:marBottom w:val="0"/>
              <w:divBdr>
                <w:top w:val="none" w:sz="0" w:space="0" w:color="auto"/>
                <w:left w:val="none" w:sz="0" w:space="0" w:color="auto"/>
                <w:bottom w:val="none" w:sz="0" w:space="0" w:color="auto"/>
                <w:right w:val="none" w:sz="0" w:space="0" w:color="auto"/>
              </w:divBdr>
            </w:div>
            <w:div w:id="1180313634">
              <w:marLeft w:val="0"/>
              <w:marRight w:val="0"/>
              <w:marTop w:val="360"/>
              <w:marBottom w:val="0"/>
              <w:divBdr>
                <w:top w:val="single" w:sz="6" w:space="0" w:color="auto"/>
                <w:left w:val="single" w:sz="6" w:space="0" w:color="auto"/>
                <w:bottom w:val="single" w:sz="6" w:space="0" w:color="auto"/>
                <w:right w:val="single" w:sz="6" w:space="0" w:color="auto"/>
              </w:divBdr>
            </w:div>
            <w:div w:id="1180854394">
              <w:marLeft w:val="0"/>
              <w:marRight w:val="0"/>
              <w:marTop w:val="0"/>
              <w:marBottom w:val="0"/>
              <w:divBdr>
                <w:top w:val="none" w:sz="0" w:space="0" w:color="auto"/>
                <w:left w:val="none" w:sz="0" w:space="0" w:color="auto"/>
                <w:bottom w:val="none" w:sz="0" w:space="0" w:color="auto"/>
                <w:right w:val="none" w:sz="0" w:space="0" w:color="auto"/>
              </w:divBdr>
            </w:div>
            <w:div w:id="1181551479">
              <w:marLeft w:val="0"/>
              <w:marRight w:val="0"/>
              <w:marTop w:val="0"/>
              <w:marBottom w:val="0"/>
              <w:divBdr>
                <w:top w:val="none" w:sz="0" w:space="0" w:color="auto"/>
                <w:left w:val="none" w:sz="0" w:space="0" w:color="auto"/>
                <w:bottom w:val="none" w:sz="0" w:space="0" w:color="auto"/>
                <w:right w:val="none" w:sz="0" w:space="0" w:color="auto"/>
              </w:divBdr>
            </w:div>
            <w:div w:id="1183322742">
              <w:marLeft w:val="0"/>
              <w:marRight w:val="0"/>
              <w:marTop w:val="0"/>
              <w:marBottom w:val="0"/>
              <w:divBdr>
                <w:top w:val="none" w:sz="0" w:space="0" w:color="auto"/>
                <w:left w:val="none" w:sz="0" w:space="0" w:color="auto"/>
                <w:bottom w:val="none" w:sz="0" w:space="0" w:color="auto"/>
                <w:right w:val="none" w:sz="0" w:space="0" w:color="auto"/>
              </w:divBdr>
            </w:div>
            <w:div w:id="1183861584">
              <w:marLeft w:val="0"/>
              <w:marRight w:val="0"/>
              <w:marTop w:val="0"/>
              <w:marBottom w:val="0"/>
              <w:divBdr>
                <w:top w:val="none" w:sz="0" w:space="0" w:color="auto"/>
                <w:left w:val="none" w:sz="0" w:space="0" w:color="auto"/>
                <w:bottom w:val="none" w:sz="0" w:space="0" w:color="auto"/>
                <w:right w:val="none" w:sz="0" w:space="0" w:color="auto"/>
              </w:divBdr>
            </w:div>
            <w:div w:id="1184901982">
              <w:marLeft w:val="0"/>
              <w:marRight w:val="0"/>
              <w:marTop w:val="0"/>
              <w:marBottom w:val="0"/>
              <w:divBdr>
                <w:top w:val="none" w:sz="0" w:space="0" w:color="auto"/>
                <w:left w:val="none" w:sz="0" w:space="0" w:color="auto"/>
                <w:bottom w:val="none" w:sz="0" w:space="0" w:color="auto"/>
                <w:right w:val="none" w:sz="0" w:space="0" w:color="auto"/>
              </w:divBdr>
            </w:div>
            <w:div w:id="1185440377">
              <w:marLeft w:val="0"/>
              <w:marRight w:val="0"/>
              <w:marTop w:val="0"/>
              <w:marBottom w:val="0"/>
              <w:divBdr>
                <w:top w:val="none" w:sz="0" w:space="0" w:color="auto"/>
                <w:left w:val="none" w:sz="0" w:space="0" w:color="auto"/>
                <w:bottom w:val="none" w:sz="0" w:space="0" w:color="auto"/>
                <w:right w:val="none" w:sz="0" w:space="0" w:color="auto"/>
              </w:divBdr>
            </w:div>
            <w:div w:id="1187019512">
              <w:marLeft w:val="0"/>
              <w:marRight w:val="0"/>
              <w:marTop w:val="0"/>
              <w:marBottom w:val="0"/>
              <w:divBdr>
                <w:top w:val="none" w:sz="0" w:space="0" w:color="auto"/>
                <w:left w:val="none" w:sz="0" w:space="0" w:color="auto"/>
                <w:bottom w:val="none" w:sz="0" w:space="0" w:color="auto"/>
                <w:right w:val="none" w:sz="0" w:space="0" w:color="auto"/>
              </w:divBdr>
            </w:div>
            <w:div w:id="1190413064">
              <w:marLeft w:val="0"/>
              <w:marRight w:val="0"/>
              <w:marTop w:val="0"/>
              <w:marBottom w:val="0"/>
              <w:divBdr>
                <w:top w:val="none" w:sz="0" w:space="0" w:color="auto"/>
                <w:left w:val="none" w:sz="0" w:space="0" w:color="auto"/>
                <w:bottom w:val="none" w:sz="0" w:space="0" w:color="auto"/>
                <w:right w:val="none" w:sz="0" w:space="0" w:color="auto"/>
              </w:divBdr>
            </w:div>
            <w:div w:id="1194227813">
              <w:marLeft w:val="0"/>
              <w:marRight w:val="0"/>
              <w:marTop w:val="0"/>
              <w:marBottom w:val="0"/>
              <w:divBdr>
                <w:top w:val="none" w:sz="0" w:space="0" w:color="auto"/>
                <w:left w:val="none" w:sz="0" w:space="0" w:color="auto"/>
                <w:bottom w:val="none" w:sz="0" w:space="0" w:color="auto"/>
                <w:right w:val="none" w:sz="0" w:space="0" w:color="auto"/>
              </w:divBdr>
            </w:div>
            <w:div w:id="1195578825">
              <w:marLeft w:val="0"/>
              <w:marRight w:val="0"/>
              <w:marTop w:val="0"/>
              <w:marBottom w:val="0"/>
              <w:divBdr>
                <w:top w:val="none" w:sz="0" w:space="0" w:color="auto"/>
                <w:left w:val="none" w:sz="0" w:space="0" w:color="auto"/>
                <w:bottom w:val="none" w:sz="0" w:space="0" w:color="auto"/>
                <w:right w:val="none" w:sz="0" w:space="0" w:color="auto"/>
              </w:divBdr>
            </w:div>
            <w:div w:id="1198158969">
              <w:marLeft w:val="0"/>
              <w:marRight w:val="0"/>
              <w:marTop w:val="0"/>
              <w:marBottom w:val="0"/>
              <w:divBdr>
                <w:top w:val="none" w:sz="0" w:space="0" w:color="auto"/>
                <w:left w:val="none" w:sz="0" w:space="0" w:color="auto"/>
                <w:bottom w:val="none" w:sz="0" w:space="0" w:color="auto"/>
                <w:right w:val="none" w:sz="0" w:space="0" w:color="auto"/>
              </w:divBdr>
            </w:div>
            <w:div w:id="1198472751">
              <w:marLeft w:val="0"/>
              <w:marRight w:val="0"/>
              <w:marTop w:val="0"/>
              <w:marBottom w:val="0"/>
              <w:divBdr>
                <w:top w:val="none" w:sz="0" w:space="0" w:color="auto"/>
                <w:left w:val="none" w:sz="0" w:space="0" w:color="auto"/>
                <w:bottom w:val="none" w:sz="0" w:space="0" w:color="auto"/>
                <w:right w:val="none" w:sz="0" w:space="0" w:color="auto"/>
              </w:divBdr>
            </w:div>
            <w:div w:id="1198540826">
              <w:marLeft w:val="0"/>
              <w:marRight w:val="0"/>
              <w:marTop w:val="0"/>
              <w:marBottom w:val="0"/>
              <w:divBdr>
                <w:top w:val="none" w:sz="0" w:space="0" w:color="auto"/>
                <w:left w:val="none" w:sz="0" w:space="0" w:color="auto"/>
                <w:bottom w:val="none" w:sz="0" w:space="0" w:color="auto"/>
                <w:right w:val="none" w:sz="0" w:space="0" w:color="auto"/>
              </w:divBdr>
            </w:div>
            <w:div w:id="1198667346">
              <w:marLeft w:val="0"/>
              <w:marRight w:val="0"/>
              <w:marTop w:val="0"/>
              <w:marBottom w:val="0"/>
              <w:divBdr>
                <w:top w:val="none" w:sz="0" w:space="0" w:color="auto"/>
                <w:left w:val="none" w:sz="0" w:space="0" w:color="auto"/>
                <w:bottom w:val="none" w:sz="0" w:space="0" w:color="auto"/>
                <w:right w:val="none" w:sz="0" w:space="0" w:color="auto"/>
              </w:divBdr>
            </w:div>
            <w:div w:id="1198739994">
              <w:marLeft w:val="0"/>
              <w:marRight w:val="0"/>
              <w:marTop w:val="0"/>
              <w:marBottom w:val="0"/>
              <w:divBdr>
                <w:top w:val="none" w:sz="0" w:space="0" w:color="auto"/>
                <w:left w:val="none" w:sz="0" w:space="0" w:color="auto"/>
                <w:bottom w:val="none" w:sz="0" w:space="0" w:color="auto"/>
                <w:right w:val="none" w:sz="0" w:space="0" w:color="auto"/>
              </w:divBdr>
            </w:div>
            <w:div w:id="1202788069">
              <w:marLeft w:val="0"/>
              <w:marRight w:val="0"/>
              <w:marTop w:val="0"/>
              <w:marBottom w:val="0"/>
              <w:divBdr>
                <w:top w:val="none" w:sz="0" w:space="0" w:color="auto"/>
                <w:left w:val="none" w:sz="0" w:space="0" w:color="auto"/>
                <w:bottom w:val="none" w:sz="0" w:space="0" w:color="auto"/>
                <w:right w:val="none" w:sz="0" w:space="0" w:color="auto"/>
              </w:divBdr>
            </w:div>
            <w:div w:id="1205748273">
              <w:marLeft w:val="0"/>
              <w:marRight w:val="0"/>
              <w:marTop w:val="0"/>
              <w:marBottom w:val="0"/>
              <w:divBdr>
                <w:top w:val="none" w:sz="0" w:space="0" w:color="auto"/>
                <w:left w:val="none" w:sz="0" w:space="0" w:color="auto"/>
                <w:bottom w:val="none" w:sz="0" w:space="0" w:color="auto"/>
                <w:right w:val="none" w:sz="0" w:space="0" w:color="auto"/>
              </w:divBdr>
            </w:div>
            <w:div w:id="1207454483">
              <w:marLeft w:val="0"/>
              <w:marRight w:val="0"/>
              <w:marTop w:val="0"/>
              <w:marBottom w:val="0"/>
              <w:divBdr>
                <w:top w:val="none" w:sz="0" w:space="0" w:color="auto"/>
                <w:left w:val="none" w:sz="0" w:space="0" w:color="auto"/>
                <w:bottom w:val="none" w:sz="0" w:space="0" w:color="auto"/>
                <w:right w:val="none" w:sz="0" w:space="0" w:color="auto"/>
              </w:divBdr>
            </w:div>
            <w:div w:id="1209336509">
              <w:marLeft w:val="0"/>
              <w:marRight w:val="0"/>
              <w:marTop w:val="0"/>
              <w:marBottom w:val="0"/>
              <w:divBdr>
                <w:top w:val="none" w:sz="0" w:space="0" w:color="auto"/>
                <w:left w:val="none" w:sz="0" w:space="0" w:color="auto"/>
                <w:bottom w:val="none" w:sz="0" w:space="0" w:color="auto"/>
                <w:right w:val="none" w:sz="0" w:space="0" w:color="auto"/>
              </w:divBdr>
            </w:div>
            <w:div w:id="1216047553">
              <w:marLeft w:val="0"/>
              <w:marRight w:val="0"/>
              <w:marTop w:val="0"/>
              <w:marBottom w:val="0"/>
              <w:divBdr>
                <w:top w:val="none" w:sz="0" w:space="0" w:color="auto"/>
                <w:left w:val="none" w:sz="0" w:space="0" w:color="auto"/>
                <w:bottom w:val="none" w:sz="0" w:space="0" w:color="auto"/>
                <w:right w:val="none" w:sz="0" w:space="0" w:color="auto"/>
              </w:divBdr>
            </w:div>
            <w:div w:id="1216353371">
              <w:marLeft w:val="0"/>
              <w:marRight w:val="0"/>
              <w:marTop w:val="0"/>
              <w:marBottom w:val="0"/>
              <w:divBdr>
                <w:top w:val="none" w:sz="0" w:space="0" w:color="auto"/>
                <w:left w:val="none" w:sz="0" w:space="0" w:color="auto"/>
                <w:bottom w:val="none" w:sz="0" w:space="0" w:color="auto"/>
                <w:right w:val="none" w:sz="0" w:space="0" w:color="auto"/>
              </w:divBdr>
            </w:div>
            <w:div w:id="1218469438">
              <w:marLeft w:val="0"/>
              <w:marRight w:val="0"/>
              <w:marTop w:val="0"/>
              <w:marBottom w:val="0"/>
              <w:divBdr>
                <w:top w:val="none" w:sz="0" w:space="0" w:color="auto"/>
                <w:left w:val="none" w:sz="0" w:space="0" w:color="auto"/>
                <w:bottom w:val="none" w:sz="0" w:space="0" w:color="auto"/>
                <w:right w:val="none" w:sz="0" w:space="0" w:color="auto"/>
              </w:divBdr>
            </w:div>
            <w:div w:id="1218979633">
              <w:marLeft w:val="0"/>
              <w:marRight w:val="0"/>
              <w:marTop w:val="0"/>
              <w:marBottom w:val="0"/>
              <w:divBdr>
                <w:top w:val="none" w:sz="0" w:space="0" w:color="auto"/>
                <w:left w:val="none" w:sz="0" w:space="0" w:color="auto"/>
                <w:bottom w:val="none" w:sz="0" w:space="0" w:color="auto"/>
                <w:right w:val="none" w:sz="0" w:space="0" w:color="auto"/>
              </w:divBdr>
            </w:div>
            <w:div w:id="1220366058">
              <w:marLeft w:val="0"/>
              <w:marRight w:val="0"/>
              <w:marTop w:val="0"/>
              <w:marBottom w:val="0"/>
              <w:divBdr>
                <w:top w:val="none" w:sz="0" w:space="0" w:color="auto"/>
                <w:left w:val="none" w:sz="0" w:space="0" w:color="auto"/>
                <w:bottom w:val="none" w:sz="0" w:space="0" w:color="auto"/>
                <w:right w:val="none" w:sz="0" w:space="0" w:color="auto"/>
              </w:divBdr>
            </w:div>
            <w:div w:id="1220557245">
              <w:marLeft w:val="0"/>
              <w:marRight w:val="0"/>
              <w:marTop w:val="0"/>
              <w:marBottom w:val="0"/>
              <w:divBdr>
                <w:top w:val="none" w:sz="0" w:space="0" w:color="auto"/>
                <w:left w:val="none" w:sz="0" w:space="0" w:color="auto"/>
                <w:bottom w:val="none" w:sz="0" w:space="0" w:color="auto"/>
                <w:right w:val="none" w:sz="0" w:space="0" w:color="auto"/>
              </w:divBdr>
            </w:div>
            <w:div w:id="1222979206">
              <w:marLeft w:val="0"/>
              <w:marRight w:val="0"/>
              <w:marTop w:val="0"/>
              <w:marBottom w:val="0"/>
              <w:divBdr>
                <w:top w:val="none" w:sz="0" w:space="0" w:color="auto"/>
                <w:left w:val="none" w:sz="0" w:space="0" w:color="auto"/>
                <w:bottom w:val="none" w:sz="0" w:space="0" w:color="auto"/>
                <w:right w:val="none" w:sz="0" w:space="0" w:color="auto"/>
              </w:divBdr>
            </w:div>
            <w:div w:id="1224560483">
              <w:marLeft w:val="0"/>
              <w:marRight w:val="0"/>
              <w:marTop w:val="0"/>
              <w:marBottom w:val="0"/>
              <w:divBdr>
                <w:top w:val="none" w:sz="0" w:space="0" w:color="auto"/>
                <w:left w:val="none" w:sz="0" w:space="0" w:color="auto"/>
                <w:bottom w:val="none" w:sz="0" w:space="0" w:color="auto"/>
                <w:right w:val="none" w:sz="0" w:space="0" w:color="auto"/>
              </w:divBdr>
            </w:div>
            <w:div w:id="1225916839">
              <w:marLeft w:val="0"/>
              <w:marRight w:val="0"/>
              <w:marTop w:val="0"/>
              <w:marBottom w:val="0"/>
              <w:divBdr>
                <w:top w:val="none" w:sz="0" w:space="0" w:color="auto"/>
                <w:left w:val="none" w:sz="0" w:space="0" w:color="auto"/>
                <w:bottom w:val="none" w:sz="0" w:space="0" w:color="auto"/>
                <w:right w:val="none" w:sz="0" w:space="0" w:color="auto"/>
              </w:divBdr>
            </w:div>
            <w:div w:id="1231110259">
              <w:marLeft w:val="0"/>
              <w:marRight w:val="0"/>
              <w:marTop w:val="0"/>
              <w:marBottom w:val="0"/>
              <w:divBdr>
                <w:top w:val="none" w:sz="0" w:space="0" w:color="auto"/>
                <w:left w:val="none" w:sz="0" w:space="0" w:color="auto"/>
                <w:bottom w:val="none" w:sz="0" w:space="0" w:color="auto"/>
                <w:right w:val="none" w:sz="0" w:space="0" w:color="auto"/>
              </w:divBdr>
            </w:div>
            <w:div w:id="1233003442">
              <w:marLeft w:val="0"/>
              <w:marRight w:val="0"/>
              <w:marTop w:val="0"/>
              <w:marBottom w:val="0"/>
              <w:divBdr>
                <w:top w:val="none" w:sz="0" w:space="0" w:color="auto"/>
                <w:left w:val="none" w:sz="0" w:space="0" w:color="auto"/>
                <w:bottom w:val="none" w:sz="0" w:space="0" w:color="auto"/>
                <w:right w:val="none" w:sz="0" w:space="0" w:color="auto"/>
              </w:divBdr>
            </w:div>
            <w:div w:id="1239487118">
              <w:marLeft w:val="0"/>
              <w:marRight w:val="0"/>
              <w:marTop w:val="0"/>
              <w:marBottom w:val="0"/>
              <w:divBdr>
                <w:top w:val="none" w:sz="0" w:space="0" w:color="auto"/>
                <w:left w:val="none" w:sz="0" w:space="0" w:color="auto"/>
                <w:bottom w:val="none" w:sz="0" w:space="0" w:color="auto"/>
                <w:right w:val="none" w:sz="0" w:space="0" w:color="auto"/>
              </w:divBdr>
            </w:div>
            <w:div w:id="1240170264">
              <w:marLeft w:val="0"/>
              <w:marRight w:val="0"/>
              <w:marTop w:val="0"/>
              <w:marBottom w:val="0"/>
              <w:divBdr>
                <w:top w:val="none" w:sz="0" w:space="0" w:color="auto"/>
                <w:left w:val="none" w:sz="0" w:space="0" w:color="auto"/>
                <w:bottom w:val="none" w:sz="0" w:space="0" w:color="auto"/>
                <w:right w:val="none" w:sz="0" w:space="0" w:color="auto"/>
              </w:divBdr>
            </w:div>
            <w:div w:id="1240363669">
              <w:marLeft w:val="0"/>
              <w:marRight w:val="0"/>
              <w:marTop w:val="0"/>
              <w:marBottom w:val="0"/>
              <w:divBdr>
                <w:top w:val="none" w:sz="0" w:space="0" w:color="auto"/>
                <w:left w:val="none" w:sz="0" w:space="0" w:color="auto"/>
                <w:bottom w:val="none" w:sz="0" w:space="0" w:color="auto"/>
                <w:right w:val="none" w:sz="0" w:space="0" w:color="auto"/>
              </w:divBdr>
            </w:div>
            <w:div w:id="1244756049">
              <w:marLeft w:val="0"/>
              <w:marRight w:val="0"/>
              <w:marTop w:val="0"/>
              <w:marBottom w:val="0"/>
              <w:divBdr>
                <w:top w:val="none" w:sz="0" w:space="0" w:color="auto"/>
                <w:left w:val="none" w:sz="0" w:space="0" w:color="auto"/>
                <w:bottom w:val="none" w:sz="0" w:space="0" w:color="auto"/>
                <w:right w:val="none" w:sz="0" w:space="0" w:color="auto"/>
              </w:divBdr>
            </w:div>
            <w:div w:id="1246378534">
              <w:marLeft w:val="0"/>
              <w:marRight w:val="0"/>
              <w:marTop w:val="0"/>
              <w:marBottom w:val="0"/>
              <w:divBdr>
                <w:top w:val="none" w:sz="0" w:space="0" w:color="auto"/>
                <w:left w:val="none" w:sz="0" w:space="0" w:color="auto"/>
                <w:bottom w:val="none" w:sz="0" w:space="0" w:color="auto"/>
                <w:right w:val="none" w:sz="0" w:space="0" w:color="auto"/>
              </w:divBdr>
            </w:div>
            <w:div w:id="1246841280">
              <w:marLeft w:val="0"/>
              <w:marRight w:val="0"/>
              <w:marTop w:val="0"/>
              <w:marBottom w:val="0"/>
              <w:divBdr>
                <w:top w:val="none" w:sz="0" w:space="0" w:color="auto"/>
                <w:left w:val="none" w:sz="0" w:space="0" w:color="auto"/>
                <w:bottom w:val="none" w:sz="0" w:space="0" w:color="auto"/>
                <w:right w:val="none" w:sz="0" w:space="0" w:color="auto"/>
              </w:divBdr>
            </w:div>
            <w:div w:id="1248881816">
              <w:marLeft w:val="0"/>
              <w:marRight w:val="0"/>
              <w:marTop w:val="0"/>
              <w:marBottom w:val="0"/>
              <w:divBdr>
                <w:top w:val="none" w:sz="0" w:space="0" w:color="auto"/>
                <w:left w:val="none" w:sz="0" w:space="0" w:color="auto"/>
                <w:bottom w:val="none" w:sz="0" w:space="0" w:color="auto"/>
                <w:right w:val="none" w:sz="0" w:space="0" w:color="auto"/>
              </w:divBdr>
            </w:div>
            <w:div w:id="1249464645">
              <w:marLeft w:val="0"/>
              <w:marRight w:val="0"/>
              <w:marTop w:val="0"/>
              <w:marBottom w:val="0"/>
              <w:divBdr>
                <w:top w:val="none" w:sz="0" w:space="0" w:color="auto"/>
                <w:left w:val="none" w:sz="0" w:space="0" w:color="auto"/>
                <w:bottom w:val="none" w:sz="0" w:space="0" w:color="auto"/>
                <w:right w:val="none" w:sz="0" w:space="0" w:color="auto"/>
              </w:divBdr>
            </w:div>
            <w:div w:id="1254974629">
              <w:marLeft w:val="0"/>
              <w:marRight w:val="0"/>
              <w:marTop w:val="0"/>
              <w:marBottom w:val="0"/>
              <w:divBdr>
                <w:top w:val="none" w:sz="0" w:space="0" w:color="auto"/>
                <w:left w:val="none" w:sz="0" w:space="0" w:color="auto"/>
                <w:bottom w:val="none" w:sz="0" w:space="0" w:color="auto"/>
                <w:right w:val="none" w:sz="0" w:space="0" w:color="auto"/>
              </w:divBdr>
            </w:div>
            <w:div w:id="1255825277">
              <w:marLeft w:val="0"/>
              <w:marRight w:val="0"/>
              <w:marTop w:val="0"/>
              <w:marBottom w:val="0"/>
              <w:divBdr>
                <w:top w:val="none" w:sz="0" w:space="0" w:color="auto"/>
                <w:left w:val="none" w:sz="0" w:space="0" w:color="auto"/>
                <w:bottom w:val="none" w:sz="0" w:space="0" w:color="auto"/>
                <w:right w:val="none" w:sz="0" w:space="0" w:color="auto"/>
              </w:divBdr>
            </w:div>
            <w:div w:id="1257052630">
              <w:marLeft w:val="0"/>
              <w:marRight w:val="0"/>
              <w:marTop w:val="0"/>
              <w:marBottom w:val="0"/>
              <w:divBdr>
                <w:top w:val="none" w:sz="0" w:space="0" w:color="auto"/>
                <w:left w:val="none" w:sz="0" w:space="0" w:color="auto"/>
                <w:bottom w:val="none" w:sz="0" w:space="0" w:color="auto"/>
                <w:right w:val="none" w:sz="0" w:space="0" w:color="auto"/>
              </w:divBdr>
            </w:div>
            <w:div w:id="1257440421">
              <w:marLeft w:val="0"/>
              <w:marRight w:val="0"/>
              <w:marTop w:val="0"/>
              <w:marBottom w:val="0"/>
              <w:divBdr>
                <w:top w:val="none" w:sz="0" w:space="0" w:color="auto"/>
                <w:left w:val="none" w:sz="0" w:space="0" w:color="auto"/>
                <w:bottom w:val="none" w:sz="0" w:space="0" w:color="auto"/>
                <w:right w:val="none" w:sz="0" w:space="0" w:color="auto"/>
              </w:divBdr>
            </w:div>
            <w:div w:id="1257714333">
              <w:marLeft w:val="0"/>
              <w:marRight w:val="0"/>
              <w:marTop w:val="0"/>
              <w:marBottom w:val="0"/>
              <w:divBdr>
                <w:top w:val="none" w:sz="0" w:space="0" w:color="auto"/>
                <w:left w:val="none" w:sz="0" w:space="0" w:color="auto"/>
                <w:bottom w:val="none" w:sz="0" w:space="0" w:color="auto"/>
                <w:right w:val="none" w:sz="0" w:space="0" w:color="auto"/>
              </w:divBdr>
            </w:div>
            <w:div w:id="1261336622">
              <w:marLeft w:val="0"/>
              <w:marRight w:val="0"/>
              <w:marTop w:val="0"/>
              <w:marBottom w:val="0"/>
              <w:divBdr>
                <w:top w:val="none" w:sz="0" w:space="0" w:color="auto"/>
                <w:left w:val="none" w:sz="0" w:space="0" w:color="auto"/>
                <w:bottom w:val="none" w:sz="0" w:space="0" w:color="auto"/>
                <w:right w:val="none" w:sz="0" w:space="0" w:color="auto"/>
              </w:divBdr>
            </w:div>
            <w:div w:id="1264454409">
              <w:marLeft w:val="0"/>
              <w:marRight w:val="0"/>
              <w:marTop w:val="0"/>
              <w:marBottom w:val="0"/>
              <w:divBdr>
                <w:top w:val="none" w:sz="0" w:space="0" w:color="auto"/>
                <w:left w:val="none" w:sz="0" w:space="0" w:color="auto"/>
                <w:bottom w:val="none" w:sz="0" w:space="0" w:color="auto"/>
                <w:right w:val="none" w:sz="0" w:space="0" w:color="auto"/>
              </w:divBdr>
            </w:div>
            <w:div w:id="1264454412">
              <w:marLeft w:val="0"/>
              <w:marRight w:val="0"/>
              <w:marTop w:val="0"/>
              <w:marBottom w:val="0"/>
              <w:divBdr>
                <w:top w:val="none" w:sz="0" w:space="0" w:color="auto"/>
                <w:left w:val="none" w:sz="0" w:space="0" w:color="auto"/>
                <w:bottom w:val="none" w:sz="0" w:space="0" w:color="auto"/>
                <w:right w:val="none" w:sz="0" w:space="0" w:color="auto"/>
              </w:divBdr>
            </w:div>
            <w:div w:id="1267154110">
              <w:marLeft w:val="0"/>
              <w:marRight w:val="0"/>
              <w:marTop w:val="0"/>
              <w:marBottom w:val="0"/>
              <w:divBdr>
                <w:top w:val="none" w:sz="0" w:space="0" w:color="auto"/>
                <w:left w:val="none" w:sz="0" w:space="0" w:color="auto"/>
                <w:bottom w:val="none" w:sz="0" w:space="0" w:color="auto"/>
                <w:right w:val="none" w:sz="0" w:space="0" w:color="auto"/>
              </w:divBdr>
            </w:div>
            <w:div w:id="1268273957">
              <w:marLeft w:val="0"/>
              <w:marRight w:val="0"/>
              <w:marTop w:val="0"/>
              <w:marBottom w:val="0"/>
              <w:divBdr>
                <w:top w:val="none" w:sz="0" w:space="0" w:color="auto"/>
                <w:left w:val="none" w:sz="0" w:space="0" w:color="auto"/>
                <w:bottom w:val="none" w:sz="0" w:space="0" w:color="auto"/>
                <w:right w:val="none" w:sz="0" w:space="0" w:color="auto"/>
              </w:divBdr>
            </w:div>
            <w:div w:id="1270046393">
              <w:marLeft w:val="0"/>
              <w:marRight w:val="0"/>
              <w:marTop w:val="0"/>
              <w:marBottom w:val="0"/>
              <w:divBdr>
                <w:top w:val="none" w:sz="0" w:space="0" w:color="auto"/>
                <w:left w:val="none" w:sz="0" w:space="0" w:color="auto"/>
                <w:bottom w:val="none" w:sz="0" w:space="0" w:color="auto"/>
                <w:right w:val="none" w:sz="0" w:space="0" w:color="auto"/>
              </w:divBdr>
            </w:div>
            <w:div w:id="1275941640">
              <w:marLeft w:val="0"/>
              <w:marRight w:val="0"/>
              <w:marTop w:val="0"/>
              <w:marBottom w:val="0"/>
              <w:divBdr>
                <w:top w:val="none" w:sz="0" w:space="0" w:color="auto"/>
                <w:left w:val="none" w:sz="0" w:space="0" w:color="auto"/>
                <w:bottom w:val="none" w:sz="0" w:space="0" w:color="auto"/>
                <w:right w:val="none" w:sz="0" w:space="0" w:color="auto"/>
              </w:divBdr>
            </w:div>
            <w:div w:id="1276130976">
              <w:marLeft w:val="0"/>
              <w:marRight w:val="0"/>
              <w:marTop w:val="0"/>
              <w:marBottom w:val="0"/>
              <w:divBdr>
                <w:top w:val="none" w:sz="0" w:space="0" w:color="auto"/>
                <w:left w:val="none" w:sz="0" w:space="0" w:color="auto"/>
                <w:bottom w:val="none" w:sz="0" w:space="0" w:color="auto"/>
                <w:right w:val="none" w:sz="0" w:space="0" w:color="auto"/>
              </w:divBdr>
            </w:div>
            <w:div w:id="1276713526">
              <w:marLeft w:val="0"/>
              <w:marRight w:val="0"/>
              <w:marTop w:val="0"/>
              <w:marBottom w:val="0"/>
              <w:divBdr>
                <w:top w:val="none" w:sz="0" w:space="0" w:color="auto"/>
                <w:left w:val="none" w:sz="0" w:space="0" w:color="auto"/>
                <w:bottom w:val="none" w:sz="0" w:space="0" w:color="auto"/>
                <w:right w:val="none" w:sz="0" w:space="0" w:color="auto"/>
              </w:divBdr>
            </w:div>
            <w:div w:id="1277374748">
              <w:marLeft w:val="0"/>
              <w:marRight w:val="0"/>
              <w:marTop w:val="0"/>
              <w:marBottom w:val="0"/>
              <w:divBdr>
                <w:top w:val="none" w:sz="0" w:space="0" w:color="auto"/>
                <w:left w:val="none" w:sz="0" w:space="0" w:color="auto"/>
                <w:bottom w:val="none" w:sz="0" w:space="0" w:color="auto"/>
                <w:right w:val="none" w:sz="0" w:space="0" w:color="auto"/>
              </w:divBdr>
            </w:div>
            <w:div w:id="1277443259">
              <w:marLeft w:val="0"/>
              <w:marRight w:val="0"/>
              <w:marTop w:val="0"/>
              <w:marBottom w:val="0"/>
              <w:divBdr>
                <w:top w:val="none" w:sz="0" w:space="0" w:color="auto"/>
                <w:left w:val="none" w:sz="0" w:space="0" w:color="auto"/>
                <w:bottom w:val="none" w:sz="0" w:space="0" w:color="auto"/>
                <w:right w:val="none" w:sz="0" w:space="0" w:color="auto"/>
              </w:divBdr>
            </w:div>
            <w:div w:id="1278685705">
              <w:marLeft w:val="0"/>
              <w:marRight w:val="0"/>
              <w:marTop w:val="0"/>
              <w:marBottom w:val="0"/>
              <w:divBdr>
                <w:top w:val="none" w:sz="0" w:space="0" w:color="auto"/>
                <w:left w:val="none" w:sz="0" w:space="0" w:color="auto"/>
                <w:bottom w:val="none" w:sz="0" w:space="0" w:color="auto"/>
                <w:right w:val="none" w:sz="0" w:space="0" w:color="auto"/>
              </w:divBdr>
            </w:div>
            <w:div w:id="1278758558">
              <w:marLeft w:val="0"/>
              <w:marRight w:val="0"/>
              <w:marTop w:val="0"/>
              <w:marBottom w:val="0"/>
              <w:divBdr>
                <w:top w:val="none" w:sz="0" w:space="0" w:color="auto"/>
                <w:left w:val="none" w:sz="0" w:space="0" w:color="auto"/>
                <w:bottom w:val="none" w:sz="0" w:space="0" w:color="auto"/>
                <w:right w:val="none" w:sz="0" w:space="0" w:color="auto"/>
              </w:divBdr>
            </w:div>
            <w:div w:id="1279798375">
              <w:marLeft w:val="0"/>
              <w:marRight w:val="0"/>
              <w:marTop w:val="0"/>
              <w:marBottom w:val="0"/>
              <w:divBdr>
                <w:top w:val="none" w:sz="0" w:space="0" w:color="auto"/>
                <w:left w:val="none" w:sz="0" w:space="0" w:color="auto"/>
                <w:bottom w:val="none" w:sz="0" w:space="0" w:color="auto"/>
                <w:right w:val="none" w:sz="0" w:space="0" w:color="auto"/>
              </w:divBdr>
            </w:div>
            <w:div w:id="1282689928">
              <w:marLeft w:val="0"/>
              <w:marRight w:val="0"/>
              <w:marTop w:val="0"/>
              <w:marBottom w:val="0"/>
              <w:divBdr>
                <w:top w:val="none" w:sz="0" w:space="0" w:color="auto"/>
                <w:left w:val="none" w:sz="0" w:space="0" w:color="auto"/>
                <w:bottom w:val="none" w:sz="0" w:space="0" w:color="auto"/>
                <w:right w:val="none" w:sz="0" w:space="0" w:color="auto"/>
              </w:divBdr>
            </w:div>
            <w:div w:id="1282692635">
              <w:marLeft w:val="0"/>
              <w:marRight w:val="0"/>
              <w:marTop w:val="0"/>
              <w:marBottom w:val="0"/>
              <w:divBdr>
                <w:top w:val="none" w:sz="0" w:space="0" w:color="auto"/>
                <w:left w:val="none" w:sz="0" w:space="0" w:color="auto"/>
                <w:bottom w:val="none" w:sz="0" w:space="0" w:color="auto"/>
                <w:right w:val="none" w:sz="0" w:space="0" w:color="auto"/>
              </w:divBdr>
            </w:div>
            <w:div w:id="1289361660">
              <w:marLeft w:val="0"/>
              <w:marRight w:val="0"/>
              <w:marTop w:val="0"/>
              <w:marBottom w:val="0"/>
              <w:divBdr>
                <w:top w:val="none" w:sz="0" w:space="0" w:color="auto"/>
                <w:left w:val="none" w:sz="0" w:space="0" w:color="auto"/>
                <w:bottom w:val="none" w:sz="0" w:space="0" w:color="auto"/>
                <w:right w:val="none" w:sz="0" w:space="0" w:color="auto"/>
              </w:divBdr>
            </w:div>
            <w:div w:id="1289510897">
              <w:marLeft w:val="0"/>
              <w:marRight w:val="0"/>
              <w:marTop w:val="0"/>
              <w:marBottom w:val="0"/>
              <w:divBdr>
                <w:top w:val="none" w:sz="0" w:space="0" w:color="auto"/>
                <w:left w:val="none" w:sz="0" w:space="0" w:color="auto"/>
                <w:bottom w:val="none" w:sz="0" w:space="0" w:color="auto"/>
                <w:right w:val="none" w:sz="0" w:space="0" w:color="auto"/>
              </w:divBdr>
            </w:div>
            <w:div w:id="1291091507">
              <w:marLeft w:val="0"/>
              <w:marRight w:val="0"/>
              <w:marTop w:val="0"/>
              <w:marBottom w:val="0"/>
              <w:divBdr>
                <w:top w:val="none" w:sz="0" w:space="0" w:color="auto"/>
                <w:left w:val="none" w:sz="0" w:space="0" w:color="auto"/>
                <w:bottom w:val="none" w:sz="0" w:space="0" w:color="auto"/>
                <w:right w:val="none" w:sz="0" w:space="0" w:color="auto"/>
              </w:divBdr>
            </w:div>
            <w:div w:id="1291863807">
              <w:marLeft w:val="0"/>
              <w:marRight w:val="0"/>
              <w:marTop w:val="0"/>
              <w:marBottom w:val="0"/>
              <w:divBdr>
                <w:top w:val="none" w:sz="0" w:space="0" w:color="auto"/>
                <w:left w:val="none" w:sz="0" w:space="0" w:color="auto"/>
                <w:bottom w:val="none" w:sz="0" w:space="0" w:color="auto"/>
                <w:right w:val="none" w:sz="0" w:space="0" w:color="auto"/>
              </w:divBdr>
            </w:div>
            <w:div w:id="1292637431">
              <w:marLeft w:val="0"/>
              <w:marRight w:val="0"/>
              <w:marTop w:val="0"/>
              <w:marBottom w:val="0"/>
              <w:divBdr>
                <w:top w:val="none" w:sz="0" w:space="0" w:color="auto"/>
                <w:left w:val="none" w:sz="0" w:space="0" w:color="auto"/>
                <w:bottom w:val="none" w:sz="0" w:space="0" w:color="auto"/>
                <w:right w:val="none" w:sz="0" w:space="0" w:color="auto"/>
              </w:divBdr>
            </w:div>
            <w:div w:id="1293096490">
              <w:marLeft w:val="0"/>
              <w:marRight w:val="0"/>
              <w:marTop w:val="0"/>
              <w:marBottom w:val="0"/>
              <w:divBdr>
                <w:top w:val="none" w:sz="0" w:space="0" w:color="auto"/>
                <w:left w:val="none" w:sz="0" w:space="0" w:color="auto"/>
                <w:bottom w:val="none" w:sz="0" w:space="0" w:color="auto"/>
                <w:right w:val="none" w:sz="0" w:space="0" w:color="auto"/>
              </w:divBdr>
            </w:div>
            <w:div w:id="1293943143">
              <w:marLeft w:val="0"/>
              <w:marRight w:val="0"/>
              <w:marTop w:val="0"/>
              <w:marBottom w:val="0"/>
              <w:divBdr>
                <w:top w:val="none" w:sz="0" w:space="0" w:color="auto"/>
                <w:left w:val="none" w:sz="0" w:space="0" w:color="auto"/>
                <w:bottom w:val="none" w:sz="0" w:space="0" w:color="auto"/>
                <w:right w:val="none" w:sz="0" w:space="0" w:color="auto"/>
              </w:divBdr>
            </w:div>
            <w:div w:id="1294172029">
              <w:marLeft w:val="0"/>
              <w:marRight w:val="0"/>
              <w:marTop w:val="0"/>
              <w:marBottom w:val="0"/>
              <w:divBdr>
                <w:top w:val="none" w:sz="0" w:space="0" w:color="auto"/>
                <w:left w:val="none" w:sz="0" w:space="0" w:color="auto"/>
                <w:bottom w:val="none" w:sz="0" w:space="0" w:color="auto"/>
                <w:right w:val="none" w:sz="0" w:space="0" w:color="auto"/>
              </w:divBdr>
            </w:div>
            <w:div w:id="1298295916">
              <w:marLeft w:val="0"/>
              <w:marRight w:val="0"/>
              <w:marTop w:val="0"/>
              <w:marBottom w:val="0"/>
              <w:divBdr>
                <w:top w:val="none" w:sz="0" w:space="0" w:color="auto"/>
                <w:left w:val="none" w:sz="0" w:space="0" w:color="auto"/>
                <w:bottom w:val="none" w:sz="0" w:space="0" w:color="auto"/>
                <w:right w:val="none" w:sz="0" w:space="0" w:color="auto"/>
              </w:divBdr>
            </w:div>
            <w:div w:id="1301425745">
              <w:marLeft w:val="0"/>
              <w:marRight w:val="0"/>
              <w:marTop w:val="0"/>
              <w:marBottom w:val="0"/>
              <w:divBdr>
                <w:top w:val="none" w:sz="0" w:space="0" w:color="auto"/>
                <w:left w:val="none" w:sz="0" w:space="0" w:color="auto"/>
                <w:bottom w:val="none" w:sz="0" w:space="0" w:color="auto"/>
                <w:right w:val="none" w:sz="0" w:space="0" w:color="auto"/>
              </w:divBdr>
            </w:div>
            <w:div w:id="1304460174">
              <w:marLeft w:val="0"/>
              <w:marRight w:val="0"/>
              <w:marTop w:val="0"/>
              <w:marBottom w:val="0"/>
              <w:divBdr>
                <w:top w:val="none" w:sz="0" w:space="0" w:color="auto"/>
                <w:left w:val="none" w:sz="0" w:space="0" w:color="auto"/>
                <w:bottom w:val="none" w:sz="0" w:space="0" w:color="auto"/>
                <w:right w:val="none" w:sz="0" w:space="0" w:color="auto"/>
              </w:divBdr>
            </w:div>
            <w:div w:id="1305307465">
              <w:marLeft w:val="0"/>
              <w:marRight w:val="0"/>
              <w:marTop w:val="0"/>
              <w:marBottom w:val="0"/>
              <w:divBdr>
                <w:top w:val="none" w:sz="0" w:space="0" w:color="auto"/>
                <w:left w:val="none" w:sz="0" w:space="0" w:color="auto"/>
                <w:bottom w:val="none" w:sz="0" w:space="0" w:color="auto"/>
                <w:right w:val="none" w:sz="0" w:space="0" w:color="auto"/>
              </w:divBdr>
            </w:div>
            <w:div w:id="1306423852">
              <w:marLeft w:val="0"/>
              <w:marRight w:val="0"/>
              <w:marTop w:val="0"/>
              <w:marBottom w:val="0"/>
              <w:divBdr>
                <w:top w:val="none" w:sz="0" w:space="0" w:color="auto"/>
                <w:left w:val="none" w:sz="0" w:space="0" w:color="auto"/>
                <w:bottom w:val="none" w:sz="0" w:space="0" w:color="auto"/>
                <w:right w:val="none" w:sz="0" w:space="0" w:color="auto"/>
              </w:divBdr>
            </w:div>
            <w:div w:id="1308362052">
              <w:marLeft w:val="0"/>
              <w:marRight w:val="0"/>
              <w:marTop w:val="0"/>
              <w:marBottom w:val="0"/>
              <w:divBdr>
                <w:top w:val="none" w:sz="0" w:space="0" w:color="auto"/>
                <w:left w:val="none" w:sz="0" w:space="0" w:color="auto"/>
                <w:bottom w:val="none" w:sz="0" w:space="0" w:color="auto"/>
                <w:right w:val="none" w:sz="0" w:space="0" w:color="auto"/>
              </w:divBdr>
            </w:div>
            <w:div w:id="1310668036">
              <w:marLeft w:val="0"/>
              <w:marRight w:val="0"/>
              <w:marTop w:val="0"/>
              <w:marBottom w:val="0"/>
              <w:divBdr>
                <w:top w:val="none" w:sz="0" w:space="0" w:color="auto"/>
                <w:left w:val="none" w:sz="0" w:space="0" w:color="auto"/>
                <w:bottom w:val="none" w:sz="0" w:space="0" w:color="auto"/>
                <w:right w:val="none" w:sz="0" w:space="0" w:color="auto"/>
              </w:divBdr>
            </w:div>
            <w:div w:id="1310675654">
              <w:marLeft w:val="0"/>
              <w:marRight w:val="0"/>
              <w:marTop w:val="0"/>
              <w:marBottom w:val="0"/>
              <w:divBdr>
                <w:top w:val="none" w:sz="0" w:space="0" w:color="auto"/>
                <w:left w:val="none" w:sz="0" w:space="0" w:color="auto"/>
                <w:bottom w:val="none" w:sz="0" w:space="0" w:color="auto"/>
                <w:right w:val="none" w:sz="0" w:space="0" w:color="auto"/>
              </w:divBdr>
            </w:div>
            <w:div w:id="1315988018">
              <w:marLeft w:val="0"/>
              <w:marRight w:val="0"/>
              <w:marTop w:val="0"/>
              <w:marBottom w:val="0"/>
              <w:divBdr>
                <w:top w:val="none" w:sz="0" w:space="0" w:color="auto"/>
                <w:left w:val="none" w:sz="0" w:space="0" w:color="auto"/>
                <w:bottom w:val="none" w:sz="0" w:space="0" w:color="auto"/>
                <w:right w:val="none" w:sz="0" w:space="0" w:color="auto"/>
              </w:divBdr>
            </w:div>
            <w:div w:id="1316107742">
              <w:marLeft w:val="0"/>
              <w:marRight w:val="0"/>
              <w:marTop w:val="0"/>
              <w:marBottom w:val="0"/>
              <w:divBdr>
                <w:top w:val="none" w:sz="0" w:space="0" w:color="auto"/>
                <w:left w:val="none" w:sz="0" w:space="0" w:color="auto"/>
                <w:bottom w:val="none" w:sz="0" w:space="0" w:color="auto"/>
                <w:right w:val="none" w:sz="0" w:space="0" w:color="auto"/>
              </w:divBdr>
            </w:div>
            <w:div w:id="1321928397">
              <w:marLeft w:val="0"/>
              <w:marRight w:val="0"/>
              <w:marTop w:val="0"/>
              <w:marBottom w:val="0"/>
              <w:divBdr>
                <w:top w:val="none" w:sz="0" w:space="0" w:color="auto"/>
                <w:left w:val="none" w:sz="0" w:space="0" w:color="auto"/>
                <w:bottom w:val="none" w:sz="0" w:space="0" w:color="auto"/>
                <w:right w:val="none" w:sz="0" w:space="0" w:color="auto"/>
              </w:divBdr>
            </w:div>
            <w:div w:id="1323317845">
              <w:marLeft w:val="0"/>
              <w:marRight w:val="0"/>
              <w:marTop w:val="0"/>
              <w:marBottom w:val="0"/>
              <w:divBdr>
                <w:top w:val="none" w:sz="0" w:space="0" w:color="auto"/>
                <w:left w:val="none" w:sz="0" w:space="0" w:color="auto"/>
                <w:bottom w:val="none" w:sz="0" w:space="0" w:color="auto"/>
                <w:right w:val="none" w:sz="0" w:space="0" w:color="auto"/>
              </w:divBdr>
            </w:div>
            <w:div w:id="1324239065">
              <w:marLeft w:val="0"/>
              <w:marRight w:val="0"/>
              <w:marTop w:val="0"/>
              <w:marBottom w:val="0"/>
              <w:divBdr>
                <w:top w:val="none" w:sz="0" w:space="0" w:color="auto"/>
                <w:left w:val="none" w:sz="0" w:space="0" w:color="auto"/>
                <w:bottom w:val="none" w:sz="0" w:space="0" w:color="auto"/>
                <w:right w:val="none" w:sz="0" w:space="0" w:color="auto"/>
              </w:divBdr>
            </w:div>
            <w:div w:id="1325014874">
              <w:marLeft w:val="0"/>
              <w:marRight w:val="0"/>
              <w:marTop w:val="0"/>
              <w:marBottom w:val="0"/>
              <w:divBdr>
                <w:top w:val="none" w:sz="0" w:space="0" w:color="auto"/>
                <w:left w:val="none" w:sz="0" w:space="0" w:color="auto"/>
                <w:bottom w:val="none" w:sz="0" w:space="0" w:color="auto"/>
                <w:right w:val="none" w:sz="0" w:space="0" w:color="auto"/>
              </w:divBdr>
            </w:div>
            <w:div w:id="1325278591">
              <w:marLeft w:val="0"/>
              <w:marRight w:val="0"/>
              <w:marTop w:val="0"/>
              <w:marBottom w:val="0"/>
              <w:divBdr>
                <w:top w:val="none" w:sz="0" w:space="0" w:color="auto"/>
                <w:left w:val="none" w:sz="0" w:space="0" w:color="auto"/>
                <w:bottom w:val="none" w:sz="0" w:space="0" w:color="auto"/>
                <w:right w:val="none" w:sz="0" w:space="0" w:color="auto"/>
              </w:divBdr>
            </w:div>
            <w:div w:id="1328707759">
              <w:marLeft w:val="0"/>
              <w:marRight w:val="0"/>
              <w:marTop w:val="0"/>
              <w:marBottom w:val="0"/>
              <w:divBdr>
                <w:top w:val="none" w:sz="0" w:space="0" w:color="auto"/>
                <w:left w:val="none" w:sz="0" w:space="0" w:color="auto"/>
                <w:bottom w:val="none" w:sz="0" w:space="0" w:color="auto"/>
                <w:right w:val="none" w:sz="0" w:space="0" w:color="auto"/>
              </w:divBdr>
            </w:div>
            <w:div w:id="1329749101">
              <w:marLeft w:val="0"/>
              <w:marRight w:val="0"/>
              <w:marTop w:val="0"/>
              <w:marBottom w:val="0"/>
              <w:divBdr>
                <w:top w:val="none" w:sz="0" w:space="0" w:color="auto"/>
                <w:left w:val="none" w:sz="0" w:space="0" w:color="auto"/>
                <w:bottom w:val="none" w:sz="0" w:space="0" w:color="auto"/>
                <w:right w:val="none" w:sz="0" w:space="0" w:color="auto"/>
              </w:divBdr>
            </w:div>
            <w:div w:id="1332027800">
              <w:marLeft w:val="0"/>
              <w:marRight w:val="0"/>
              <w:marTop w:val="0"/>
              <w:marBottom w:val="0"/>
              <w:divBdr>
                <w:top w:val="none" w:sz="0" w:space="0" w:color="auto"/>
                <w:left w:val="none" w:sz="0" w:space="0" w:color="auto"/>
                <w:bottom w:val="none" w:sz="0" w:space="0" w:color="auto"/>
                <w:right w:val="none" w:sz="0" w:space="0" w:color="auto"/>
              </w:divBdr>
            </w:div>
            <w:div w:id="1333407943">
              <w:marLeft w:val="0"/>
              <w:marRight w:val="0"/>
              <w:marTop w:val="0"/>
              <w:marBottom w:val="0"/>
              <w:divBdr>
                <w:top w:val="none" w:sz="0" w:space="0" w:color="auto"/>
                <w:left w:val="none" w:sz="0" w:space="0" w:color="auto"/>
                <w:bottom w:val="none" w:sz="0" w:space="0" w:color="auto"/>
                <w:right w:val="none" w:sz="0" w:space="0" w:color="auto"/>
              </w:divBdr>
            </w:div>
            <w:div w:id="1334336745">
              <w:marLeft w:val="0"/>
              <w:marRight w:val="0"/>
              <w:marTop w:val="0"/>
              <w:marBottom w:val="0"/>
              <w:divBdr>
                <w:top w:val="none" w:sz="0" w:space="0" w:color="auto"/>
                <w:left w:val="none" w:sz="0" w:space="0" w:color="auto"/>
                <w:bottom w:val="none" w:sz="0" w:space="0" w:color="auto"/>
                <w:right w:val="none" w:sz="0" w:space="0" w:color="auto"/>
              </w:divBdr>
            </w:div>
            <w:div w:id="1334455413">
              <w:marLeft w:val="0"/>
              <w:marRight w:val="0"/>
              <w:marTop w:val="0"/>
              <w:marBottom w:val="0"/>
              <w:divBdr>
                <w:top w:val="none" w:sz="0" w:space="0" w:color="auto"/>
                <w:left w:val="none" w:sz="0" w:space="0" w:color="auto"/>
                <w:bottom w:val="none" w:sz="0" w:space="0" w:color="auto"/>
                <w:right w:val="none" w:sz="0" w:space="0" w:color="auto"/>
              </w:divBdr>
            </w:div>
            <w:div w:id="1341615023">
              <w:marLeft w:val="0"/>
              <w:marRight w:val="0"/>
              <w:marTop w:val="0"/>
              <w:marBottom w:val="0"/>
              <w:divBdr>
                <w:top w:val="none" w:sz="0" w:space="0" w:color="auto"/>
                <w:left w:val="none" w:sz="0" w:space="0" w:color="auto"/>
                <w:bottom w:val="none" w:sz="0" w:space="0" w:color="auto"/>
                <w:right w:val="none" w:sz="0" w:space="0" w:color="auto"/>
              </w:divBdr>
            </w:div>
            <w:div w:id="1342203920">
              <w:marLeft w:val="0"/>
              <w:marRight w:val="0"/>
              <w:marTop w:val="0"/>
              <w:marBottom w:val="0"/>
              <w:divBdr>
                <w:top w:val="none" w:sz="0" w:space="0" w:color="auto"/>
                <w:left w:val="none" w:sz="0" w:space="0" w:color="auto"/>
                <w:bottom w:val="none" w:sz="0" w:space="0" w:color="auto"/>
                <w:right w:val="none" w:sz="0" w:space="0" w:color="auto"/>
              </w:divBdr>
            </w:div>
            <w:div w:id="1343892205">
              <w:marLeft w:val="0"/>
              <w:marRight w:val="0"/>
              <w:marTop w:val="0"/>
              <w:marBottom w:val="0"/>
              <w:divBdr>
                <w:top w:val="none" w:sz="0" w:space="0" w:color="auto"/>
                <w:left w:val="none" w:sz="0" w:space="0" w:color="auto"/>
                <w:bottom w:val="none" w:sz="0" w:space="0" w:color="auto"/>
                <w:right w:val="none" w:sz="0" w:space="0" w:color="auto"/>
              </w:divBdr>
            </w:div>
            <w:div w:id="1346861987">
              <w:marLeft w:val="0"/>
              <w:marRight w:val="0"/>
              <w:marTop w:val="0"/>
              <w:marBottom w:val="0"/>
              <w:divBdr>
                <w:top w:val="none" w:sz="0" w:space="0" w:color="auto"/>
                <w:left w:val="none" w:sz="0" w:space="0" w:color="auto"/>
                <w:bottom w:val="none" w:sz="0" w:space="0" w:color="auto"/>
                <w:right w:val="none" w:sz="0" w:space="0" w:color="auto"/>
              </w:divBdr>
            </w:div>
            <w:div w:id="1349716695">
              <w:marLeft w:val="0"/>
              <w:marRight w:val="0"/>
              <w:marTop w:val="0"/>
              <w:marBottom w:val="0"/>
              <w:divBdr>
                <w:top w:val="none" w:sz="0" w:space="0" w:color="auto"/>
                <w:left w:val="none" w:sz="0" w:space="0" w:color="auto"/>
                <w:bottom w:val="none" w:sz="0" w:space="0" w:color="auto"/>
                <w:right w:val="none" w:sz="0" w:space="0" w:color="auto"/>
              </w:divBdr>
            </w:div>
            <w:div w:id="1351830932">
              <w:marLeft w:val="0"/>
              <w:marRight w:val="0"/>
              <w:marTop w:val="0"/>
              <w:marBottom w:val="0"/>
              <w:divBdr>
                <w:top w:val="none" w:sz="0" w:space="0" w:color="auto"/>
                <w:left w:val="none" w:sz="0" w:space="0" w:color="auto"/>
                <w:bottom w:val="none" w:sz="0" w:space="0" w:color="auto"/>
                <w:right w:val="none" w:sz="0" w:space="0" w:color="auto"/>
              </w:divBdr>
            </w:div>
            <w:div w:id="1351956625">
              <w:marLeft w:val="0"/>
              <w:marRight w:val="0"/>
              <w:marTop w:val="0"/>
              <w:marBottom w:val="0"/>
              <w:divBdr>
                <w:top w:val="none" w:sz="0" w:space="0" w:color="auto"/>
                <w:left w:val="none" w:sz="0" w:space="0" w:color="auto"/>
                <w:bottom w:val="none" w:sz="0" w:space="0" w:color="auto"/>
                <w:right w:val="none" w:sz="0" w:space="0" w:color="auto"/>
              </w:divBdr>
            </w:div>
            <w:div w:id="1352759724">
              <w:marLeft w:val="0"/>
              <w:marRight w:val="0"/>
              <w:marTop w:val="0"/>
              <w:marBottom w:val="0"/>
              <w:divBdr>
                <w:top w:val="none" w:sz="0" w:space="0" w:color="auto"/>
                <w:left w:val="none" w:sz="0" w:space="0" w:color="auto"/>
                <w:bottom w:val="none" w:sz="0" w:space="0" w:color="auto"/>
                <w:right w:val="none" w:sz="0" w:space="0" w:color="auto"/>
              </w:divBdr>
            </w:div>
            <w:div w:id="1353334118">
              <w:marLeft w:val="0"/>
              <w:marRight w:val="0"/>
              <w:marTop w:val="0"/>
              <w:marBottom w:val="0"/>
              <w:divBdr>
                <w:top w:val="none" w:sz="0" w:space="0" w:color="auto"/>
                <w:left w:val="none" w:sz="0" w:space="0" w:color="auto"/>
                <w:bottom w:val="none" w:sz="0" w:space="0" w:color="auto"/>
                <w:right w:val="none" w:sz="0" w:space="0" w:color="auto"/>
              </w:divBdr>
            </w:div>
            <w:div w:id="1353921939">
              <w:marLeft w:val="0"/>
              <w:marRight w:val="0"/>
              <w:marTop w:val="0"/>
              <w:marBottom w:val="0"/>
              <w:divBdr>
                <w:top w:val="none" w:sz="0" w:space="0" w:color="auto"/>
                <w:left w:val="none" w:sz="0" w:space="0" w:color="auto"/>
                <w:bottom w:val="none" w:sz="0" w:space="0" w:color="auto"/>
                <w:right w:val="none" w:sz="0" w:space="0" w:color="auto"/>
              </w:divBdr>
            </w:div>
            <w:div w:id="1354576264">
              <w:marLeft w:val="0"/>
              <w:marRight w:val="0"/>
              <w:marTop w:val="0"/>
              <w:marBottom w:val="0"/>
              <w:divBdr>
                <w:top w:val="none" w:sz="0" w:space="0" w:color="auto"/>
                <w:left w:val="none" w:sz="0" w:space="0" w:color="auto"/>
                <w:bottom w:val="none" w:sz="0" w:space="0" w:color="auto"/>
                <w:right w:val="none" w:sz="0" w:space="0" w:color="auto"/>
              </w:divBdr>
            </w:div>
            <w:div w:id="1354963473">
              <w:marLeft w:val="0"/>
              <w:marRight w:val="0"/>
              <w:marTop w:val="0"/>
              <w:marBottom w:val="0"/>
              <w:divBdr>
                <w:top w:val="none" w:sz="0" w:space="0" w:color="auto"/>
                <w:left w:val="none" w:sz="0" w:space="0" w:color="auto"/>
                <w:bottom w:val="none" w:sz="0" w:space="0" w:color="auto"/>
                <w:right w:val="none" w:sz="0" w:space="0" w:color="auto"/>
              </w:divBdr>
            </w:div>
            <w:div w:id="1357391440">
              <w:marLeft w:val="0"/>
              <w:marRight w:val="0"/>
              <w:marTop w:val="0"/>
              <w:marBottom w:val="0"/>
              <w:divBdr>
                <w:top w:val="none" w:sz="0" w:space="0" w:color="auto"/>
                <w:left w:val="none" w:sz="0" w:space="0" w:color="auto"/>
                <w:bottom w:val="none" w:sz="0" w:space="0" w:color="auto"/>
                <w:right w:val="none" w:sz="0" w:space="0" w:color="auto"/>
              </w:divBdr>
            </w:div>
            <w:div w:id="1358040340">
              <w:marLeft w:val="0"/>
              <w:marRight w:val="0"/>
              <w:marTop w:val="0"/>
              <w:marBottom w:val="0"/>
              <w:divBdr>
                <w:top w:val="none" w:sz="0" w:space="0" w:color="auto"/>
                <w:left w:val="none" w:sz="0" w:space="0" w:color="auto"/>
                <w:bottom w:val="none" w:sz="0" w:space="0" w:color="auto"/>
                <w:right w:val="none" w:sz="0" w:space="0" w:color="auto"/>
              </w:divBdr>
            </w:div>
            <w:div w:id="1358192006">
              <w:marLeft w:val="0"/>
              <w:marRight w:val="0"/>
              <w:marTop w:val="0"/>
              <w:marBottom w:val="0"/>
              <w:divBdr>
                <w:top w:val="none" w:sz="0" w:space="0" w:color="auto"/>
                <w:left w:val="none" w:sz="0" w:space="0" w:color="auto"/>
                <w:bottom w:val="none" w:sz="0" w:space="0" w:color="auto"/>
                <w:right w:val="none" w:sz="0" w:space="0" w:color="auto"/>
              </w:divBdr>
            </w:div>
            <w:div w:id="1359500723">
              <w:marLeft w:val="0"/>
              <w:marRight w:val="0"/>
              <w:marTop w:val="0"/>
              <w:marBottom w:val="0"/>
              <w:divBdr>
                <w:top w:val="none" w:sz="0" w:space="0" w:color="auto"/>
                <w:left w:val="none" w:sz="0" w:space="0" w:color="auto"/>
                <w:bottom w:val="none" w:sz="0" w:space="0" w:color="auto"/>
                <w:right w:val="none" w:sz="0" w:space="0" w:color="auto"/>
              </w:divBdr>
            </w:div>
            <w:div w:id="1359694647">
              <w:marLeft w:val="0"/>
              <w:marRight w:val="0"/>
              <w:marTop w:val="0"/>
              <w:marBottom w:val="0"/>
              <w:divBdr>
                <w:top w:val="none" w:sz="0" w:space="0" w:color="auto"/>
                <w:left w:val="none" w:sz="0" w:space="0" w:color="auto"/>
                <w:bottom w:val="none" w:sz="0" w:space="0" w:color="auto"/>
                <w:right w:val="none" w:sz="0" w:space="0" w:color="auto"/>
              </w:divBdr>
            </w:div>
            <w:div w:id="1360859192">
              <w:marLeft w:val="0"/>
              <w:marRight w:val="0"/>
              <w:marTop w:val="0"/>
              <w:marBottom w:val="0"/>
              <w:divBdr>
                <w:top w:val="none" w:sz="0" w:space="0" w:color="auto"/>
                <w:left w:val="none" w:sz="0" w:space="0" w:color="auto"/>
                <w:bottom w:val="none" w:sz="0" w:space="0" w:color="auto"/>
                <w:right w:val="none" w:sz="0" w:space="0" w:color="auto"/>
              </w:divBdr>
            </w:div>
            <w:div w:id="1360936099">
              <w:marLeft w:val="0"/>
              <w:marRight w:val="0"/>
              <w:marTop w:val="0"/>
              <w:marBottom w:val="0"/>
              <w:divBdr>
                <w:top w:val="none" w:sz="0" w:space="0" w:color="auto"/>
                <w:left w:val="none" w:sz="0" w:space="0" w:color="auto"/>
                <w:bottom w:val="none" w:sz="0" w:space="0" w:color="auto"/>
                <w:right w:val="none" w:sz="0" w:space="0" w:color="auto"/>
              </w:divBdr>
            </w:div>
            <w:div w:id="1361084105">
              <w:marLeft w:val="0"/>
              <w:marRight w:val="0"/>
              <w:marTop w:val="0"/>
              <w:marBottom w:val="0"/>
              <w:divBdr>
                <w:top w:val="none" w:sz="0" w:space="0" w:color="auto"/>
                <w:left w:val="none" w:sz="0" w:space="0" w:color="auto"/>
                <w:bottom w:val="none" w:sz="0" w:space="0" w:color="auto"/>
                <w:right w:val="none" w:sz="0" w:space="0" w:color="auto"/>
              </w:divBdr>
            </w:div>
            <w:div w:id="1361852537">
              <w:marLeft w:val="0"/>
              <w:marRight w:val="0"/>
              <w:marTop w:val="0"/>
              <w:marBottom w:val="0"/>
              <w:divBdr>
                <w:top w:val="none" w:sz="0" w:space="0" w:color="auto"/>
                <w:left w:val="none" w:sz="0" w:space="0" w:color="auto"/>
                <w:bottom w:val="none" w:sz="0" w:space="0" w:color="auto"/>
                <w:right w:val="none" w:sz="0" w:space="0" w:color="auto"/>
              </w:divBdr>
            </w:div>
            <w:div w:id="1364213745">
              <w:marLeft w:val="0"/>
              <w:marRight w:val="0"/>
              <w:marTop w:val="0"/>
              <w:marBottom w:val="0"/>
              <w:divBdr>
                <w:top w:val="none" w:sz="0" w:space="0" w:color="auto"/>
                <w:left w:val="none" w:sz="0" w:space="0" w:color="auto"/>
                <w:bottom w:val="none" w:sz="0" w:space="0" w:color="auto"/>
                <w:right w:val="none" w:sz="0" w:space="0" w:color="auto"/>
              </w:divBdr>
            </w:div>
            <w:div w:id="1365209214">
              <w:marLeft w:val="0"/>
              <w:marRight w:val="0"/>
              <w:marTop w:val="0"/>
              <w:marBottom w:val="0"/>
              <w:divBdr>
                <w:top w:val="none" w:sz="0" w:space="0" w:color="auto"/>
                <w:left w:val="none" w:sz="0" w:space="0" w:color="auto"/>
                <w:bottom w:val="none" w:sz="0" w:space="0" w:color="auto"/>
                <w:right w:val="none" w:sz="0" w:space="0" w:color="auto"/>
              </w:divBdr>
            </w:div>
            <w:div w:id="1368411003">
              <w:marLeft w:val="0"/>
              <w:marRight w:val="0"/>
              <w:marTop w:val="0"/>
              <w:marBottom w:val="0"/>
              <w:divBdr>
                <w:top w:val="none" w:sz="0" w:space="0" w:color="auto"/>
                <w:left w:val="none" w:sz="0" w:space="0" w:color="auto"/>
                <w:bottom w:val="none" w:sz="0" w:space="0" w:color="auto"/>
                <w:right w:val="none" w:sz="0" w:space="0" w:color="auto"/>
              </w:divBdr>
            </w:div>
            <w:div w:id="1373577289">
              <w:marLeft w:val="0"/>
              <w:marRight w:val="0"/>
              <w:marTop w:val="0"/>
              <w:marBottom w:val="0"/>
              <w:divBdr>
                <w:top w:val="none" w:sz="0" w:space="0" w:color="auto"/>
                <w:left w:val="none" w:sz="0" w:space="0" w:color="auto"/>
                <w:bottom w:val="none" w:sz="0" w:space="0" w:color="auto"/>
                <w:right w:val="none" w:sz="0" w:space="0" w:color="auto"/>
              </w:divBdr>
            </w:div>
            <w:div w:id="1378117782">
              <w:marLeft w:val="0"/>
              <w:marRight w:val="0"/>
              <w:marTop w:val="0"/>
              <w:marBottom w:val="0"/>
              <w:divBdr>
                <w:top w:val="none" w:sz="0" w:space="0" w:color="auto"/>
                <w:left w:val="none" w:sz="0" w:space="0" w:color="auto"/>
                <w:bottom w:val="none" w:sz="0" w:space="0" w:color="auto"/>
                <w:right w:val="none" w:sz="0" w:space="0" w:color="auto"/>
              </w:divBdr>
            </w:div>
            <w:div w:id="1378507689">
              <w:marLeft w:val="0"/>
              <w:marRight w:val="0"/>
              <w:marTop w:val="0"/>
              <w:marBottom w:val="0"/>
              <w:divBdr>
                <w:top w:val="none" w:sz="0" w:space="0" w:color="auto"/>
                <w:left w:val="none" w:sz="0" w:space="0" w:color="auto"/>
                <w:bottom w:val="none" w:sz="0" w:space="0" w:color="auto"/>
                <w:right w:val="none" w:sz="0" w:space="0" w:color="auto"/>
              </w:divBdr>
            </w:div>
            <w:div w:id="1382024432">
              <w:marLeft w:val="0"/>
              <w:marRight w:val="0"/>
              <w:marTop w:val="0"/>
              <w:marBottom w:val="0"/>
              <w:divBdr>
                <w:top w:val="none" w:sz="0" w:space="0" w:color="auto"/>
                <w:left w:val="none" w:sz="0" w:space="0" w:color="auto"/>
                <w:bottom w:val="none" w:sz="0" w:space="0" w:color="auto"/>
                <w:right w:val="none" w:sz="0" w:space="0" w:color="auto"/>
              </w:divBdr>
            </w:div>
            <w:div w:id="1382942795">
              <w:marLeft w:val="0"/>
              <w:marRight w:val="0"/>
              <w:marTop w:val="0"/>
              <w:marBottom w:val="0"/>
              <w:divBdr>
                <w:top w:val="none" w:sz="0" w:space="0" w:color="auto"/>
                <w:left w:val="none" w:sz="0" w:space="0" w:color="auto"/>
                <w:bottom w:val="none" w:sz="0" w:space="0" w:color="auto"/>
                <w:right w:val="none" w:sz="0" w:space="0" w:color="auto"/>
              </w:divBdr>
            </w:div>
            <w:div w:id="1383168750">
              <w:marLeft w:val="0"/>
              <w:marRight w:val="0"/>
              <w:marTop w:val="0"/>
              <w:marBottom w:val="0"/>
              <w:divBdr>
                <w:top w:val="none" w:sz="0" w:space="0" w:color="auto"/>
                <w:left w:val="none" w:sz="0" w:space="0" w:color="auto"/>
                <w:bottom w:val="none" w:sz="0" w:space="0" w:color="auto"/>
                <w:right w:val="none" w:sz="0" w:space="0" w:color="auto"/>
              </w:divBdr>
            </w:div>
            <w:div w:id="1383363858">
              <w:marLeft w:val="0"/>
              <w:marRight w:val="0"/>
              <w:marTop w:val="0"/>
              <w:marBottom w:val="0"/>
              <w:divBdr>
                <w:top w:val="none" w:sz="0" w:space="0" w:color="auto"/>
                <w:left w:val="none" w:sz="0" w:space="0" w:color="auto"/>
                <w:bottom w:val="none" w:sz="0" w:space="0" w:color="auto"/>
                <w:right w:val="none" w:sz="0" w:space="0" w:color="auto"/>
              </w:divBdr>
            </w:div>
            <w:div w:id="1386682323">
              <w:marLeft w:val="0"/>
              <w:marRight w:val="0"/>
              <w:marTop w:val="0"/>
              <w:marBottom w:val="0"/>
              <w:divBdr>
                <w:top w:val="none" w:sz="0" w:space="0" w:color="auto"/>
                <w:left w:val="none" w:sz="0" w:space="0" w:color="auto"/>
                <w:bottom w:val="none" w:sz="0" w:space="0" w:color="auto"/>
                <w:right w:val="none" w:sz="0" w:space="0" w:color="auto"/>
              </w:divBdr>
            </w:div>
            <w:div w:id="1387148015">
              <w:marLeft w:val="0"/>
              <w:marRight w:val="0"/>
              <w:marTop w:val="0"/>
              <w:marBottom w:val="0"/>
              <w:divBdr>
                <w:top w:val="none" w:sz="0" w:space="0" w:color="auto"/>
                <w:left w:val="none" w:sz="0" w:space="0" w:color="auto"/>
                <w:bottom w:val="none" w:sz="0" w:space="0" w:color="auto"/>
                <w:right w:val="none" w:sz="0" w:space="0" w:color="auto"/>
              </w:divBdr>
            </w:div>
            <w:div w:id="1391613675">
              <w:marLeft w:val="0"/>
              <w:marRight w:val="0"/>
              <w:marTop w:val="0"/>
              <w:marBottom w:val="0"/>
              <w:divBdr>
                <w:top w:val="none" w:sz="0" w:space="0" w:color="auto"/>
                <w:left w:val="none" w:sz="0" w:space="0" w:color="auto"/>
                <w:bottom w:val="none" w:sz="0" w:space="0" w:color="auto"/>
                <w:right w:val="none" w:sz="0" w:space="0" w:color="auto"/>
              </w:divBdr>
            </w:div>
            <w:div w:id="1393698593">
              <w:marLeft w:val="0"/>
              <w:marRight w:val="0"/>
              <w:marTop w:val="0"/>
              <w:marBottom w:val="0"/>
              <w:divBdr>
                <w:top w:val="none" w:sz="0" w:space="0" w:color="auto"/>
                <w:left w:val="none" w:sz="0" w:space="0" w:color="auto"/>
                <w:bottom w:val="none" w:sz="0" w:space="0" w:color="auto"/>
                <w:right w:val="none" w:sz="0" w:space="0" w:color="auto"/>
              </w:divBdr>
            </w:div>
            <w:div w:id="1393845692">
              <w:marLeft w:val="0"/>
              <w:marRight w:val="0"/>
              <w:marTop w:val="0"/>
              <w:marBottom w:val="0"/>
              <w:divBdr>
                <w:top w:val="none" w:sz="0" w:space="0" w:color="auto"/>
                <w:left w:val="none" w:sz="0" w:space="0" w:color="auto"/>
                <w:bottom w:val="none" w:sz="0" w:space="0" w:color="auto"/>
                <w:right w:val="none" w:sz="0" w:space="0" w:color="auto"/>
              </w:divBdr>
            </w:div>
            <w:div w:id="1394237787">
              <w:marLeft w:val="0"/>
              <w:marRight w:val="0"/>
              <w:marTop w:val="0"/>
              <w:marBottom w:val="0"/>
              <w:divBdr>
                <w:top w:val="none" w:sz="0" w:space="0" w:color="auto"/>
                <w:left w:val="none" w:sz="0" w:space="0" w:color="auto"/>
                <w:bottom w:val="none" w:sz="0" w:space="0" w:color="auto"/>
                <w:right w:val="none" w:sz="0" w:space="0" w:color="auto"/>
              </w:divBdr>
            </w:div>
            <w:div w:id="1398898172">
              <w:marLeft w:val="0"/>
              <w:marRight w:val="0"/>
              <w:marTop w:val="0"/>
              <w:marBottom w:val="0"/>
              <w:divBdr>
                <w:top w:val="none" w:sz="0" w:space="0" w:color="auto"/>
                <w:left w:val="none" w:sz="0" w:space="0" w:color="auto"/>
                <w:bottom w:val="none" w:sz="0" w:space="0" w:color="auto"/>
                <w:right w:val="none" w:sz="0" w:space="0" w:color="auto"/>
              </w:divBdr>
            </w:div>
            <w:div w:id="1400786537">
              <w:marLeft w:val="0"/>
              <w:marRight w:val="0"/>
              <w:marTop w:val="0"/>
              <w:marBottom w:val="0"/>
              <w:divBdr>
                <w:top w:val="none" w:sz="0" w:space="0" w:color="auto"/>
                <w:left w:val="none" w:sz="0" w:space="0" w:color="auto"/>
                <w:bottom w:val="none" w:sz="0" w:space="0" w:color="auto"/>
                <w:right w:val="none" w:sz="0" w:space="0" w:color="auto"/>
              </w:divBdr>
            </w:div>
            <w:div w:id="1401050771">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403336443">
              <w:marLeft w:val="0"/>
              <w:marRight w:val="0"/>
              <w:marTop w:val="0"/>
              <w:marBottom w:val="0"/>
              <w:divBdr>
                <w:top w:val="none" w:sz="0" w:space="0" w:color="auto"/>
                <w:left w:val="none" w:sz="0" w:space="0" w:color="auto"/>
                <w:bottom w:val="none" w:sz="0" w:space="0" w:color="auto"/>
                <w:right w:val="none" w:sz="0" w:space="0" w:color="auto"/>
              </w:divBdr>
            </w:div>
            <w:div w:id="1404713938">
              <w:marLeft w:val="0"/>
              <w:marRight w:val="0"/>
              <w:marTop w:val="0"/>
              <w:marBottom w:val="0"/>
              <w:divBdr>
                <w:top w:val="none" w:sz="0" w:space="0" w:color="auto"/>
                <w:left w:val="none" w:sz="0" w:space="0" w:color="auto"/>
                <w:bottom w:val="none" w:sz="0" w:space="0" w:color="auto"/>
                <w:right w:val="none" w:sz="0" w:space="0" w:color="auto"/>
              </w:divBdr>
            </w:div>
            <w:div w:id="1407729613">
              <w:marLeft w:val="0"/>
              <w:marRight w:val="0"/>
              <w:marTop w:val="0"/>
              <w:marBottom w:val="0"/>
              <w:divBdr>
                <w:top w:val="none" w:sz="0" w:space="0" w:color="auto"/>
                <w:left w:val="none" w:sz="0" w:space="0" w:color="auto"/>
                <w:bottom w:val="none" w:sz="0" w:space="0" w:color="auto"/>
                <w:right w:val="none" w:sz="0" w:space="0" w:color="auto"/>
              </w:divBdr>
            </w:div>
            <w:div w:id="1408649766">
              <w:marLeft w:val="0"/>
              <w:marRight w:val="0"/>
              <w:marTop w:val="0"/>
              <w:marBottom w:val="0"/>
              <w:divBdr>
                <w:top w:val="none" w:sz="0" w:space="0" w:color="auto"/>
                <w:left w:val="none" w:sz="0" w:space="0" w:color="auto"/>
                <w:bottom w:val="none" w:sz="0" w:space="0" w:color="auto"/>
                <w:right w:val="none" w:sz="0" w:space="0" w:color="auto"/>
              </w:divBdr>
            </w:div>
            <w:div w:id="1408839446">
              <w:marLeft w:val="0"/>
              <w:marRight w:val="0"/>
              <w:marTop w:val="0"/>
              <w:marBottom w:val="0"/>
              <w:divBdr>
                <w:top w:val="none" w:sz="0" w:space="0" w:color="auto"/>
                <w:left w:val="none" w:sz="0" w:space="0" w:color="auto"/>
                <w:bottom w:val="none" w:sz="0" w:space="0" w:color="auto"/>
                <w:right w:val="none" w:sz="0" w:space="0" w:color="auto"/>
              </w:divBdr>
            </w:div>
            <w:div w:id="1409964701">
              <w:marLeft w:val="0"/>
              <w:marRight w:val="0"/>
              <w:marTop w:val="0"/>
              <w:marBottom w:val="0"/>
              <w:divBdr>
                <w:top w:val="none" w:sz="0" w:space="0" w:color="auto"/>
                <w:left w:val="none" w:sz="0" w:space="0" w:color="auto"/>
                <w:bottom w:val="none" w:sz="0" w:space="0" w:color="auto"/>
                <w:right w:val="none" w:sz="0" w:space="0" w:color="auto"/>
              </w:divBdr>
            </w:div>
            <w:div w:id="1411856019">
              <w:marLeft w:val="0"/>
              <w:marRight w:val="0"/>
              <w:marTop w:val="0"/>
              <w:marBottom w:val="0"/>
              <w:divBdr>
                <w:top w:val="none" w:sz="0" w:space="0" w:color="auto"/>
                <w:left w:val="none" w:sz="0" w:space="0" w:color="auto"/>
                <w:bottom w:val="none" w:sz="0" w:space="0" w:color="auto"/>
                <w:right w:val="none" w:sz="0" w:space="0" w:color="auto"/>
              </w:divBdr>
            </w:div>
            <w:div w:id="1412392186">
              <w:marLeft w:val="0"/>
              <w:marRight w:val="0"/>
              <w:marTop w:val="0"/>
              <w:marBottom w:val="0"/>
              <w:divBdr>
                <w:top w:val="none" w:sz="0" w:space="0" w:color="auto"/>
                <w:left w:val="none" w:sz="0" w:space="0" w:color="auto"/>
                <w:bottom w:val="none" w:sz="0" w:space="0" w:color="auto"/>
                <w:right w:val="none" w:sz="0" w:space="0" w:color="auto"/>
              </w:divBdr>
            </w:div>
            <w:div w:id="1414741112">
              <w:marLeft w:val="0"/>
              <w:marRight w:val="0"/>
              <w:marTop w:val="0"/>
              <w:marBottom w:val="0"/>
              <w:divBdr>
                <w:top w:val="none" w:sz="0" w:space="0" w:color="auto"/>
                <w:left w:val="none" w:sz="0" w:space="0" w:color="auto"/>
                <w:bottom w:val="none" w:sz="0" w:space="0" w:color="auto"/>
                <w:right w:val="none" w:sz="0" w:space="0" w:color="auto"/>
              </w:divBdr>
            </w:div>
            <w:div w:id="1415325293">
              <w:marLeft w:val="0"/>
              <w:marRight w:val="0"/>
              <w:marTop w:val="0"/>
              <w:marBottom w:val="0"/>
              <w:divBdr>
                <w:top w:val="none" w:sz="0" w:space="0" w:color="auto"/>
                <w:left w:val="none" w:sz="0" w:space="0" w:color="auto"/>
                <w:bottom w:val="none" w:sz="0" w:space="0" w:color="auto"/>
                <w:right w:val="none" w:sz="0" w:space="0" w:color="auto"/>
              </w:divBdr>
            </w:div>
            <w:div w:id="1420712459">
              <w:marLeft w:val="0"/>
              <w:marRight w:val="0"/>
              <w:marTop w:val="0"/>
              <w:marBottom w:val="0"/>
              <w:divBdr>
                <w:top w:val="none" w:sz="0" w:space="0" w:color="auto"/>
                <w:left w:val="none" w:sz="0" w:space="0" w:color="auto"/>
                <w:bottom w:val="none" w:sz="0" w:space="0" w:color="auto"/>
                <w:right w:val="none" w:sz="0" w:space="0" w:color="auto"/>
              </w:divBdr>
            </w:div>
            <w:div w:id="1423913327">
              <w:marLeft w:val="0"/>
              <w:marRight w:val="0"/>
              <w:marTop w:val="0"/>
              <w:marBottom w:val="0"/>
              <w:divBdr>
                <w:top w:val="none" w:sz="0" w:space="0" w:color="auto"/>
                <w:left w:val="none" w:sz="0" w:space="0" w:color="auto"/>
                <w:bottom w:val="none" w:sz="0" w:space="0" w:color="auto"/>
                <w:right w:val="none" w:sz="0" w:space="0" w:color="auto"/>
              </w:divBdr>
            </w:div>
            <w:div w:id="1425224488">
              <w:marLeft w:val="0"/>
              <w:marRight w:val="0"/>
              <w:marTop w:val="0"/>
              <w:marBottom w:val="0"/>
              <w:divBdr>
                <w:top w:val="none" w:sz="0" w:space="0" w:color="auto"/>
                <w:left w:val="none" w:sz="0" w:space="0" w:color="auto"/>
                <w:bottom w:val="none" w:sz="0" w:space="0" w:color="auto"/>
                <w:right w:val="none" w:sz="0" w:space="0" w:color="auto"/>
              </w:divBdr>
            </w:div>
            <w:div w:id="1426461944">
              <w:marLeft w:val="0"/>
              <w:marRight w:val="0"/>
              <w:marTop w:val="0"/>
              <w:marBottom w:val="0"/>
              <w:divBdr>
                <w:top w:val="none" w:sz="0" w:space="0" w:color="auto"/>
                <w:left w:val="none" w:sz="0" w:space="0" w:color="auto"/>
                <w:bottom w:val="none" w:sz="0" w:space="0" w:color="auto"/>
                <w:right w:val="none" w:sz="0" w:space="0" w:color="auto"/>
              </w:divBdr>
            </w:div>
            <w:div w:id="1427271127">
              <w:marLeft w:val="0"/>
              <w:marRight w:val="0"/>
              <w:marTop w:val="0"/>
              <w:marBottom w:val="0"/>
              <w:divBdr>
                <w:top w:val="none" w:sz="0" w:space="0" w:color="auto"/>
                <w:left w:val="none" w:sz="0" w:space="0" w:color="auto"/>
                <w:bottom w:val="none" w:sz="0" w:space="0" w:color="auto"/>
                <w:right w:val="none" w:sz="0" w:space="0" w:color="auto"/>
              </w:divBdr>
            </w:div>
            <w:div w:id="1427847033">
              <w:marLeft w:val="0"/>
              <w:marRight w:val="0"/>
              <w:marTop w:val="0"/>
              <w:marBottom w:val="0"/>
              <w:divBdr>
                <w:top w:val="none" w:sz="0" w:space="0" w:color="auto"/>
                <w:left w:val="none" w:sz="0" w:space="0" w:color="auto"/>
                <w:bottom w:val="none" w:sz="0" w:space="0" w:color="auto"/>
                <w:right w:val="none" w:sz="0" w:space="0" w:color="auto"/>
              </w:divBdr>
            </w:div>
            <w:div w:id="1429428096">
              <w:marLeft w:val="0"/>
              <w:marRight w:val="0"/>
              <w:marTop w:val="0"/>
              <w:marBottom w:val="0"/>
              <w:divBdr>
                <w:top w:val="none" w:sz="0" w:space="0" w:color="auto"/>
                <w:left w:val="none" w:sz="0" w:space="0" w:color="auto"/>
                <w:bottom w:val="none" w:sz="0" w:space="0" w:color="auto"/>
                <w:right w:val="none" w:sz="0" w:space="0" w:color="auto"/>
              </w:divBdr>
            </w:div>
            <w:div w:id="1430352322">
              <w:marLeft w:val="0"/>
              <w:marRight w:val="0"/>
              <w:marTop w:val="0"/>
              <w:marBottom w:val="0"/>
              <w:divBdr>
                <w:top w:val="none" w:sz="0" w:space="0" w:color="auto"/>
                <w:left w:val="none" w:sz="0" w:space="0" w:color="auto"/>
                <w:bottom w:val="none" w:sz="0" w:space="0" w:color="auto"/>
                <w:right w:val="none" w:sz="0" w:space="0" w:color="auto"/>
              </w:divBdr>
            </w:div>
            <w:div w:id="1430660258">
              <w:marLeft w:val="0"/>
              <w:marRight w:val="0"/>
              <w:marTop w:val="0"/>
              <w:marBottom w:val="0"/>
              <w:divBdr>
                <w:top w:val="none" w:sz="0" w:space="0" w:color="auto"/>
                <w:left w:val="none" w:sz="0" w:space="0" w:color="auto"/>
                <w:bottom w:val="none" w:sz="0" w:space="0" w:color="auto"/>
                <w:right w:val="none" w:sz="0" w:space="0" w:color="auto"/>
              </w:divBdr>
            </w:div>
            <w:div w:id="1430814270">
              <w:marLeft w:val="0"/>
              <w:marRight w:val="0"/>
              <w:marTop w:val="0"/>
              <w:marBottom w:val="0"/>
              <w:divBdr>
                <w:top w:val="none" w:sz="0" w:space="0" w:color="auto"/>
                <w:left w:val="none" w:sz="0" w:space="0" w:color="auto"/>
                <w:bottom w:val="none" w:sz="0" w:space="0" w:color="auto"/>
                <w:right w:val="none" w:sz="0" w:space="0" w:color="auto"/>
              </w:divBdr>
            </w:div>
            <w:div w:id="1432628456">
              <w:marLeft w:val="0"/>
              <w:marRight w:val="0"/>
              <w:marTop w:val="0"/>
              <w:marBottom w:val="0"/>
              <w:divBdr>
                <w:top w:val="none" w:sz="0" w:space="0" w:color="auto"/>
                <w:left w:val="none" w:sz="0" w:space="0" w:color="auto"/>
                <w:bottom w:val="none" w:sz="0" w:space="0" w:color="auto"/>
                <w:right w:val="none" w:sz="0" w:space="0" w:color="auto"/>
              </w:divBdr>
            </w:div>
            <w:div w:id="1434787375">
              <w:marLeft w:val="0"/>
              <w:marRight w:val="0"/>
              <w:marTop w:val="0"/>
              <w:marBottom w:val="0"/>
              <w:divBdr>
                <w:top w:val="none" w:sz="0" w:space="0" w:color="auto"/>
                <w:left w:val="none" w:sz="0" w:space="0" w:color="auto"/>
                <w:bottom w:val="none" w:sz="0" w:space="0" w:color="auto"/>
                <w:right w:val="none" w:sz="0" w:space="0" w:color="auto"/>
              </w:divBdr>
            </w:div>
            <w:div w:id="1435905136">
              <w:marLeft w:val="0"/>
              <w:marRight w:val="0"/>
              <w:marTop w:val="0"/>
              <w:marBottom w:val="0"/>
              <w:divBdr>
                <w:top w:val="none" w:sz="0" w:space="0" w:color="auto"/>
                <w:left w:val="none" w:sz="0" w:space="0" w:color="auto"/>
                <w:bottom w:val="none" w:sz="0" w:space="0" w:color="auto"/>
                <w:right w:val="none" w:sz="0" w:space="0" w:color="auto"/>
              </w:divBdr>
            </w:div>
            <w:div w:id="1440760428">
              <w:marLeft w:val="0"/>
              <w:marRight w:val="0"/>
              <w:marTop w:val="0"/>
              <w:marBottom w:val="0"/>
              <w:divBdr>
                <w:top w:val="none" w:sz="0" w:space="0" w:color="auto"/>
                <w:left w:val="none" w:sz="0" w:space="0" w:color="auto"/>
                <w:bottom w:val="none" w:sz="0" w:space="0" w:color="auto"/>
                <w:right w:val="none" w:sz="0" w:space="0" w:color="auto"/>
              </w:divBdr>
            </w:div>
            <w:div w:id="1442142392">
              <w:marLeft w:val="0"/>
              <w:marRight w:val="0"/>
              <w:marTop w:val="0"/>
              <w:marBottom w:val="0"/>
              <w:divBdr>
                <w:top w:val="none" w:sz="0" w:space="0" w:color="auto"/>
                <w:left w:val="none" w:sz="0" w:space="0" w:color="auto"/>
                <w:bottom w:val="none" w:sz="0" w:space="0" w:color="auto"/>
                <w:right w:val="none" w:sz="0" w:space="0" w:color="auto"/>
              </w:divBdr>
            </w:div>
            <w:div w:id="1445997191">
              <w:marLeft w:val="0"/>
              <w:marRight w:val="0"/>
              <w:marTop w:val="0"/>
              <w:marBottom w:val="0"/>
              <w:divBdr>
                <w:top w:val="none" w:sz="0" w:space="0" w:color="auto"/>
                <w:left w:val="none" w:sz="0" w:space="0" w:color="auto"/>
                <w:bottom w:val="none" w:sz="0" w:space="0" w:color="auto"/>
                <w:right w:val="none" w:sz="0" w:space="0" w:color="auto"/>
              </w:divBdr>
            </w:div>
            <w:div w:id="1450589517">
              <w:marLeft w:val="0"/>
              <w:marRight w:val="0"/>
              <w:marTop w:val="0"/>
              <w:marBottom w:val="0"/>
              <w:divBdr>
                <w:top w:val="none" w:sz="0" w:space="0" w:color="auto"/>
                <w:left w:val="none" w:sz="0" w:space="0" w:color="auto"/>
                <w:bottom w:val="none" w:sz="0" w:space="0" w:color="auto"/>
                <w:right w:val="none" w:sz="0" w:space="0" w:color="auto"/>
              </w:divBdr>
            </w:div>
            <w:div w:id="1451509352">
              <w:marLeft w:val="0"/>
              <w:marRight w:val="0"/>
              <w:marTop w:val="0"/>
              <w:marBottom w:val="0"/>
              <w:divBdr>
                <w:top w:val="none" w:sz="0" w:space="0" w:color="auto"/>
                <w:left w:val="none" w:sz="0" w:space="0" w:color="auto"/>
                <w:bottom w:val="none" w:sz="0" w:space="0" w:color="auto"/>
                <w:right w:val="none" w:sz="0" w:space="0" w:color="auto"/>
              </w:divBdr>
            </w:div>
            <w:div w:id="1455715159">
              <w:marLeft w:val="0"/>
              <w:marRight w:val="0"/>
              <w:marTop w:val="0"/>
              <w:marBottom w:val="0"/>
              <w:divBdr>
                <w:top w:val="none" w:sz="0" w:space="0" w:color="auto"/>
                <w:left w:val="none" w:sz="0" w:space="0" w:color="auto"/>
                <w:bottom w:val="none" w:sz="0" w:space="0" w:color="auto"/>
                <w:right w:val="none" w:sz="0" w:space="0" w:color="auto"/>
              </w:divBdr>
            </w:div>
            <w:div w:id="1457406943">
              <w:marLeft w:val="0"/>
              <w:marRight w:val="0"/>
              <w:marTop w:val="0"/>
              <w:marBottom w:val="0"/>
              <w:divBdr>
                <w:top w:val="none" w:sz="0" w:space="0" w:color="auto"/>
                <w:left w:val="none" w:sz="0" w:space="0" w:color="auto"/>
                <w:bottom w:val="none" w:sz="0" w:space="0" w:color="auto"/>
                <w:right w:val="none" w:sz="0" w:space="0" w:color="auto"/>
              </w:divBdr>
            </w:div>
            <w:div w:id="1457672781">
              <w:marLeft w:val="0"/>
              <w:marRight w:val="0"/>
              <w:marTop w:val="0"/>
              <w:marBottom w:val="0"/>
              <w:divBdr>
                <w:top w:val="none" w:sz="0" w:space="0" w:color="auto"/>
                <w:left w:val="none" w:sz="0" w:space="0" w:color="auto"/>
                <w:bottom w:val="none" w:sz="0" w:space="0" w:color="auto"/>
                <w:right w:val="none" w:sz="0" w:space="0" w:color="auto"/>
              </w:divBdr>
            </w:div>
            <w:div w:id="1459110432">
              <w:marLeft w:val="0"/>
              <w:marRight w:val="0"/>
              <w:marTop w:val="0"/>
              <w:marBottom w:val="0"/>
              <w:divBdr>
                <w:top w:val="none" w:sz="0" w:space="0" w:color="auto"/>
                <w:left w:val="none" w:sz="0" w:space="0" w:color="auto"/>
                <w:bottom w:val="none" w:sz="0" w:space="0" w:color="auto"/>
                <w:right w:val="none" w:sz="0" w:space="0" w:color="auto"/>
              </w:divBdr>
            </w:div>
            <w:div w:id="1459181575">
              <w:marLeft w:val="0"/>
              <w:marRight w:val="0"/>
              <w:marTop w:val="0"/>
              <w:marBottom w:val="0"/>
              <w:divBdr>
                <w:top w:val="none" w:sz="0" w:space="0" w:color="auto"/>
                <w:left w:val="none" w:sz="0" w:space="0" w:color="auto"/>
                <w:bottom w:val="none" w:sz="0" w:space="0" w:color="auto"/>
                <w:right w:val="none" w:sz="0" w:space="0" w:color="auto"/>
              </w:divBdr>
            </w:div>
            <w:div w:id="1461846192">
              <w:marLeft w:val="0"/>
              <w:marRight w:val="0"/>
              <w:marTop w:val="0"/>
              <w:marBottom w:val="0"/>
              <w:divBdr>
                <w:top w:val="none" w:sz="0" w:space="0" w:color="auto"/>
                <w:left w:val="none" w:sz="0" w:space="0" w:color="auto"/>
                <w:bottom w:val="none" w:sz="0" w:space="0" w:color="auto"/>
                <w:right w:val="none" w:sz="0" w:space="0" w:color="auto"/>
              </w:divBdr>
            </w:div>
            <w:div w:id="1464231005">
              <w:marLeft w:val="0"/>
              <w:marRight w:val="0"/>
              <w:marTop w:val="0"/>
              <w:marBottom w:val="0"/>
              <w:divBdr>
                <w:top w:val="none" w:sz="0" w:space="0" w:color="auto"/>
                <w:left w:val="none" w:sz="0" w:space="0" w:color="auto"/>
                <w:bottom w:val="none" w:sz="0" w:space="0" w:color="auto"/>
                <w:right w:val="none" w:sz="0" w:space="0" w:color="auto"/>
              </w:divBdr>
            </w:div>
            <w:div w:id="1464620586">
              <w:marLeft w:val="0"/>
              <w:marRight w:val="0"/>
              <w:marTop w:val="0"/>
              <w:marBottom w:val="0"/>
              <w:divBdr>
                <w:top w:val="none" w:sz="0" w:space="0" w:color="auto"/>
                <w:left w:val="none" w:sz="0" w:space="0" w:color="auto"/>
                <w:bottom w:val="none" w:sz="0" w:space="0" w:color="auto"/>
                <w:right w:val="none" w:sz="0" w:space="0" w:color="auto"/>
              </w:divBdr>
            </w:div>
            <w:div w:id="1467356860">
              <w:marLeft w:val="0"/>
              <w:marRight w:val="0"/>
              <w:marTop w:val="0"/>
              <w:marBottom w:val="0"/>
              <w:divBdr>
                <w:top w:val="none" w:sz="0" w:space="0" w:color="auto"/>
                <w:left w:val="none" w:sz="0" w:space="0" w:color="auto"/>
                <w:bottom w:val="none" w:sz="0" w:space="0" w:color="auto"/>
                <w:right w:val="none" w:sz="0" w:space="0" w:color="auto"/>
              </w:divBdr>
            </w:div>
            <w:div w:id="1467772843">
              <w:marLeft w:val="0"/>
              <w:marRight w:val="0"/>
              <w:marTop w:val="0"/>
              <w:marBottom w:val="0"/>
              <w:divBdr>
                <w:top w:val="none" w:sz="0" w:space="0" w:color="auto"/>
                <w:left w:val="none" w:sz="0" w:space="0" w:color="auto"/>
                <w:bottom w:val="none" w:sz="0" w:space="0" w:color="auto"/>
                <w:right w:val="none" w:sz="0" w:space="0" w:color="auto"/>
              </w:divBdr>
            </w:div>
            <w:div w:id="1469392854">
              <w:marLeft w:val="0"/>
              <w:marRight w:val="0"/>
              <w:marTop w:val="0"/>
              <w:marBottom w:val="0"/>
              <w:divBdr>
                <w:top w:val="none" w:sz="0" w:space="0" w:color="auto"/>
                <w:left w:val="none" w:sz="0" w:space="0" w:color="auto"/>
                <w:bottom w:val="none" w:sz="0" w:space="0" w:color="auto"/>
                <w:right w:val="none" w:sz="0" w:space="0" w:color="auto"/>
              </w:divBdr>
            </w:div>
            <w:div w:id="1469741949">
              <w:marLeft w:val="0"/>
              <w:marRight w:val="0"/>
              <w:marTop w:val="0"/>
              <w:marBottom w:val="0"/>
              <w:divBdr>
                <w:top w:val="none" w:sz="0" w:space="0" w:color="auto"/>
                <w:left w:val="none" w:sz="0" w:space="0" w:color="auto"/>
                <w:bottom w:val="none" w:sz="0" w:space="0" w:color="auto"/>
                <w:right w:val="none" w:sz="0" w:space="0" w:color="auto"/>
              </w:divBdr>
            </w:div>
            <w:div w:id="1470244892">
              <w:marLeft w:val="0"/>
              <w:marRight w:val="0"/>
              <w:marTop w:val="0"/>
              <w:marBottom w:val="0"/>
              <w:divBdr>
                <w:top w:val="none" w:sz="0" w:space="0" w:color="auto"/>
                <w:left w:val="none" w:sz="0" w:space="0" w:color="auto"/>
                <w:bottom w:val="none" w:sz="0" w:space="0" w:color="auto"/>
                <w:right w:val="none" w:sz="0" w:space="0" w:color="auto"/>
              </w:divBdr>
            </w:div>
            <w:div w:id="1472091064">
              <w:marLeft w:val="0"/>
              <w:marRight w:val="0"/>
              <w:marTop w:val="0"/>
              <w:marBottom w:val="0"/>
              <w:divBdr>
                <w:top w:val="none" w:sz="0" w:space="0" w:color="auto"/>
                <w:left w:val="none" w:sz="0" w:space="0" w:color="auto"/>
                <w:bottom w:val="none" w:sz="0" w:space="0" w:color="auto"/>
                <w:right w:val="none" w:sz="0" w:space="0" w:color="auto"/>
              </w:divBdr>
            </w:div>
            <w:div w:id="1474370471">
              <w:marLeft w:val="0"/>
              <w:marRight w:val="0"/>
              <w:marTop w:val="0"/>
              <w:marBottom w:val="0"/>
              <w:divBdr>
                <w:top w:val="none" w:sz="0" w:space="0" w:color="auto"/>
                <w:left w:val="none" w:sz="0" w:space="0" w:color="auto"/>
                <w:bottom w:val="none" w:sz="0" w:space="0" w:color="auto"/>
                <w:right w:val="none" w:sz="0" w:space="0" w:color="auto"/>
              </w:divBdr>
            </w:div>
            <w:div w:id="1475950590">
              <w:marLeft w:val="0"/>
              <w:marRight w:val="0"/>
              <w:marTop w:val="0"/>
              <w:marBottom w:val="0"/>
              <w:divBdr>
                <w:top w:val="none" w:sz="0" w:space="0" w:color="auto"/>
                <w:left w:val="none" w:sz="0" w:space="0" w:color="auto"/>
                <w:bottom w:val="none" w:sz="0" w:space="0" w:color="auto"/>
                <w:right w:val="none" w:sz="0" w:space="0" w:color="auto"/>
              </w:divBdr>
            </w:div>
            <w:div w:id="1476290088">
              <w:marLeft w:val="0"/>
              <w:marRight w:val="0"/>
              <w:marTop w:val="0"/>
              <w:marBottom w:val="0"/>
              <w:divBdr>
                <w:top w:val="none" w:sz="0" w:space="0" w:color="auto"/>
                <w:left w:val="none" w:sz="0" w:space="0" w:color="auto"/>
                <w:bottom w:val="none" w:sz="0" w:space="0" w:color="auto"/>
                <w:right w:val="none" w:sz="0" w:space="0" w:color="auto"/>
              </w:divBdr>
            </w:div>
            <w:div w:id="1478524436">
              <w:marLeft w:val="0"/>
              <w:marRight w:val="0"/>
              <w:marTop w:val="0"/>
              <w:marBottom w:val="0"/>
              <w:divBdr>
                <w:top w:val="none" w:sz="0" w:space="0" w:color="auto"/>
                <w:left w:val="none" w:sz="0" w:space="0" w:color="auto"/>
                <w:bottom w:val="none" w:sz="0" w:space="0" w:color="auto"/>
                <w:right w:val="none" w:sz="0" w:space="0" w:color="auto"/>
              </w:divBdr>
            </w:div>
            <w:div w:id="1479493357">
              <w:marLeft w:val="0"/>
              <w:marRight w:val="0"/>
              <w:marTop w:val="0"/>
              <w:marBottom w:val="0"/>
              <w:divBdr>
                <w:top w:val="none" w:sz="0" w:space="0" w:color="auto"/>
                <w:left w:val="none" w:sz="0" w:space="0" w:color="auto"/>
                <w:bottom w:val="none" w:sz="0" w:space="0" w:color="auto"/>
                <w:right w:val="none" w:sz="0" w:space="0" w:color="auto"/>
              </w:divBdr>
            </w:div>
            <w:div w:id="1480464019">
              <w:marLeft w:val="0"/>
              <w:marRight w:val="0"/>
              <w:marTop w:val="0"/>
              <w:marBottom w:val="0"/>
              <w:divBdr>
                <w:top w:val="none" w:sz="0" w:space="0" w:color="auto"/>
                <w:left w:val="none" w:sz="0" w:space="0" w:color="auto"/>
                <w:bottom w:val="none" w:sz="0" w:space="0" w:color="auto"/>
                <w:right w:val="none" w:sz="0" w:space="0" w:color="auto"/>
              </w:divBdr>
            </w:div>
            <w:div w:id="1482231474">
              <w:marLeft w:val="0"/>
              <w:marRight w:val="0"/>
              <w:marTop w:val="0"/>
              <w:marBottom w:val="0"/>
              <w:divBdr>
                <w:top w:val="none" w:sz="0" w:space="0" w:color="auto"/>
                <w:left w:val="none" w:sz="0" w:space="0" w:color="auto"/>
                <w:bottom w:val="none" w:sz="0" w:space="0" w:color="auto"/>
                <w:right w:val="none" w:sz="0" w:space="0" w:color="auto"/>
              </w:divBdr>
            </w:div>
            <w:div w:id="1484392875">
              <w:marLeft w:val="0"/>
              <w:marRight w:val="0"/>
              <w:marTop w:val="0"/>
              <w:marBottom w:val="0"/>
              <w:divBdr>
                <w:top w:val="none" w:sz="0" w:space="0" w:color="auto"/>
                <w:left w:val="none" w:sz="0" w:space="0" w:color="auto"/>
                <w:bottom w:val="none" w:sz="0" w:space="0" w:color="auto"/>
                <w:right w:val="none" w:sz="0" w:space="0" w:color="auto"/>
              </w:divBdr>
            </w:div>
            <w:div w:id="1485970357">
              <w:marLeft w:val="0"/>
              <w:marRight w:val="0"/>
              <w:marTop w:val="0"/>
              <w:marBottom w:val="0"/>
              <w:divBdr>
                <w:top w:val="none" w:sz="0" w:space="0" w:color="auto"/>
                <w:left w:val="none" w:sz="0" w:space="0" w:color="auto"/>
                <w:bottom w:val="none" w:sz="0" w:space="0" w:color="auto"/>
                <w:right w:val="none" w:sz="0" w:space="0" w:color="auto"/>
              </w:divBdr>
            </w:div>
            <w:div w:id="1487672685">
              <w:marLeft w:val="0"/>
              <w:marRight w:val="0"/>
              <w:marTop w:val="0"/>
              <w:marBottom w:val="0"/>
              <w:divBdr>
                <w:top w:val="none" w:sz="0" w:space="0" w:color="auto"/>
                <w:left w:val="none" w:sz="0" w:space="0" w:color="auto"/>
                <w:bottom w:val="none" w:sz="0" w:space="0" w:color="auto"/>
                <w:right w:val="none" w:sz="0" w:space="0" w:color="auto"/>
              </w:divBdr>
            </w:div>
            <w:div w:id="1491016005">
              <w:marLeft w:val="0"/>
              <w:marRight w:val="0"/>
              <w:marTop w:val="0"/>
              <w:marBottom w:val="0"/>
              <w:divBdr>
                <w:top w:val="none" w:sz="0" w:space="0" w:color="auto"/>
                <w:left w:val="none" w:sz="0" w:space="0" w:color="auto"/>
                <w:bottom w:val="none" w:sz="0" w:space="0" w:color="auto"/>
                <w:right w:val="none" w:sz="0" w:space="0" w:color="auto"/>
              </w:divBdr>
            </w:div>
            <w:div w:id="1492864043">
              <w:marLeft w:val="0"/>
              <w:marRight w:val="0"/>
              <w:marTop w:val="0"/>
              <w:marBottom w:val="0"/>
              <w:divBdr>
                <w:top w:val="none" w:sz="0" w:space="0" w:color="auto"/>
                <w:left w:val="none" w:sz="0" w:space="0" w:color="auto"/>
                <w:bottom w:val="none" w:sz="0" w:space="0" w:color="auto"/>
                <w:right w:val="none" w:sz="0" w:space="0" w:color="auto"/>
              </w:divBdr>
            </w:div>
            <w:div w:id="1493524830">
              <w:marLeft w:val="0"/>
              <w:marRight w:val="0"/>
              <w:marTop w:val="0"/>
              <w:marBottom w:val="0"/>
              <w:divBdr>
                <w:top w:val="none" w:sz="0" w:space="0" w:color="auto"/>
                <w:left w:val="none" w:sz="0" w:space="0" w:color="auto"/>
                <w:bottom w:val="none" w:sz="0" w:space="0" w:color="auto"/>
                <w:right w:val="none" w:sz="0" w:space="0" w:color="auto"/>
              </w:divBdr>
            </w:div>
            <w:div w:id="1494493454">
              <w:marLeft w:val="0"/>
              <w:marRight w:val="0"/>
              <w:marTop w:val="0"/>
              <w:marBottom w:val="0"/>
              <w:divBdr>
                <w:top w:val="none" w:sz="0" w:space="0" w:color="auto"/>
                <w:left w:val="none" w:sz="0" w:space="0" w:color="auto"/>
                <w:bottom w:val="none" w:sz="0" w:space="0" w:color="auto"/>
                <w:right w:val="none" w:sz="0" w:space="0" w:color="auto"/>
              </w:divBdr>
            </w:div>
            <w:div w:id="1494711613">
              <w:marLeft w:val="0"/>
              <w:marRight w:val="0"/>
              <w:marTop w:val="0"/>
              <w:marBottom w:val="0"/>
              <w:divBdr>
                <w:top w:val="none" w:sz="0" w:space="0" w:color="auto"/>
                <w:left w:val="none" w:sz="0" w:space="0" w:color="auto"/>
                <w:bottom w:val="none" w:sz="0" w:space="0" w:color="auto"/>
                <w:right w:val="none" w:sz="0" w:space="0" w:color="auto"/>
              </w:divBdr>
            </w:div>
            <w:div w:id="1495603635">
              <w:marLeft w:val="0"/>
              <w:marRight w:val="0"/>
              <w:marTop w:val="0"/>
              <w:marBottom w:val="0"/>
              <w:divBdr>
                <w:top w:val="none" w:sz="0" w:space="0" w:color="auto"/>
                <w:left w:val="none" w:sz="0" w:space="0" w:color="auto"/>
                <w:bottom w:val="none" w:sz="0" w:space="0" w:color="auto"/>
                <w:right w:val="none" w:sz="0" w:space="0" w:color="auto"/>
              </w:divBdr>
            </w:div>
            <w:div w:id="1495684708">
              <w:marLeft w:val="0"/>
              <w:marRight w:val="0"/>
              <w:marTop w:val="0"/>
              <w:marBottom w:val="0"/>
              <w:divBdr>
                <w:top w:val="none" w:sz="0" w:space="0" w:color="auto"/>
                <w:left w:val="none" w:sz="0" w:space="0" w:color="auto"/>
                <w:bottom w:val="none" w:sz="0" w:space="0" w:color="auto"/>
                <w:right w:val="none" w:sz="0" w:space="0" w:color="auto"/>
              </w:divBdr>
            </w:div>
            <w:div w:id="1496913299">
              <w:marLeft w:val="0"/>
              <w:marRight w:val="0"/>
              <w:marTop w:val="0"/>
              <w:marBottom w:val="0"/>
              <w:divBdr>
                <w:top w:val="none" w:sz="0" w:space="0" w:color="auto"/>
                <w:left w:val="none" w:sz="0" w:space="0" w:color="auto"/>
                <w:bottom w:val="none" w:sz="0" w:space="0" w:color="auto"/>
                <w:right w:val="none" w:sz="0" w:space="0" w:color="auto"/>
              </w:divBdr>
            </w:div>
            <w:div w:id="1497456873">
              <w:marLeft w:val="0"/>
              <w:marRight w:val="0"/>
              <w:marTop w:val="0"/>
              <w:marBottom w:val="0"/>
              <w:divBdr>
                <w:top w:val="none" w:sz="0" w:space="0" w:color="auto"/>
                <w:left w:val="none" w:sz="0" w:space="0" w:color="auto"/>
                <w:bottom w:val="none" w:sz="0" w:space="0" w:color="auto"/>
                <w:right w:val="none" w:sz="0" w:space="0" w:color="auto"/>
              </w:divBdr>
            </w:div>
            <w:div w:id="1500122679">
              <w:marLeft w:val="0"/>
              <w:marRight w:val="0"/>
              <w:marTop w:val="0"/>
              <w:marBottom w:val="0"/>
              <w:divBdr>
                <w:top w:val="none" w:sz="0" w:space="0" w:color="auto"/>
                <w:left w:val="none" w:sz="0" w:space="0" w:color="auto"/>
                <w:bottom w:val="none" w:sz="0" w:space="0" w:color="auto"/>
                <w:right w:val="none" w:sz="0" w:space="0" w:color="auto"/>
              </w:divBdr>
            </w:div>
            <w:div w:id="1501970530">
              <w:marLeft w:val="0"/>
              <w:marRight w:val="0"/>
              <w:marTop w:val="0"/>
              <w:marBottom w:val="0"/>
              <w:divBdr>
                <w:top w:val="none" w:sz="0" w:space="0" w:color="auto"/>
                <w:left w:val="none" w:sz="0" w:space="0" w:color="auto"/>
                <w:bottom w:val="none" w:sz="0" w:space="0" w:color="auto"/>
                <w:right w:val="none" w:sz="0" w:space="0" w:color="auto"/>
              </w:divBdr>
            </w:div>
            <w:div w:id="1502937626">
              <w:marLeft w:val="0"/>
              <w:marRight w:val="0"/>
              <w:marTop w:val="0"/>
              <w:marBottom w:val="0"/>
              <w:divBdr>
                <w:top w:val="none" w:sz="0" w:space="0" w:color="auto"/>
                <w:left w:val="none" w:sz="0" w:space="0" w:color="auto"/>
                <w:bottom w:val="none" w:sz="0" w:space="0" w:color="auto"/>
                <w:right w:val="none" w:sz="0" w:space="0" w:color="auto"/>
              </w:divBdr>
            </w:div>
            <w:div w:id="1504661215">
              <w:marLeft w:val="0"/>
              <w:marRight w:val="0"/>
              <w:marTop w:val="0"/>
              <w:marBottom w:val="0"/>
              <w:divBdr>
                <w:top w:val="none" w:sz="0" w:space="0" w:color="auto"/>
                <w:left w:val="none" w:sz="0" w:space="0" w:color="auto"/>
                <w:bottom w:val="none" w:sz="0" w:space="0" w:color="auto"/>
                <w:right w:val="none" w:sz="0" w:space="0" w:color="auto"/>
              </w:divBdr>
            </w:div>
            <w:div w:id="1505318602">
              <w:marLeft w:val="0"/>
              <w:marRight w:val="0"/>
              <w:marTop w:val="0"/>
              <w:marBottom w:val="0"/>
              <w:divBdr>
                <w:top w:val="none" w:sz="0" w:space="0" w:color="auto"/>
                <w:left w:val="none" w:sz="0" w:space="0" w:color="auto"/>
                <w:bottom w:val="none" w:sz="0" w:space="0" w:color="auto"/>
                <w:right w:val="none" w:sz="0" w:space="0" w:color="auto"/>
              </w:divBdr>
            </w:div>
            <w:div w:id="1506827062">
              <w:marLeft w:val="0"/>
              <w:marRight w:val="0"/>
              <w:marTop w:val="0"/>
              <w:marBottom w:val="0"/>
              <w:divBdr>
                <w:top w:val="none" w:sz="0" w:space="0" w:color="auto"/>
                <w:left w:val="none" w:sz="0" w:space="0" w:color="auto"/>
                <w:bottom w:val="none" w:sz="0" w:space="0" w:color="auto"/>
                <w:right w:val="none" w:sz="0" w:space="0" w:color="auto"/>
              </w:divBdr>
            </w:div>
            <w:div w:id="1508594482">
              <w:marLeft w:val="0"/>
              <w:marRight w:val="0"/>
              <w:marTop w:val="0"/>
              <w:marBottom w:val="0"/>
              <w:divBdr>
                <w:top w:val="none" w:sz="0" w:space="0" w:color="auto"/>
                <w:left w:val="none" w:sz="0" w:space="0" w:color="auto"/>
                <w:bottom w:val="none" w:sz="0" w:space="0" w:color="auto"/>
                <w:right w:val="none" w:sz="0" w:space="0" w:color="auto"/>
              </w:divBdr>
            </w:div>
            <w:div w:id="1508598836">
              <w:marLeft w:val="0"/>
              <w:marRight w:val="0"/>
              <w:marTop w:val="360"/>
              <w:marBottom w:val="0"/>
              <w:divBdr>
                <w:top w:val="single" w:sz="6" w:space="0" w:color="auto"/>
                <w:left w:val="single" w:sz="6" w:space="0" w:color="auto"/>
                <w:bottom w:val="single" w:sz="6" w:space="0" w:color="auto"/>
                <w:right w:val="single" w:sz="6" w:space="0" w:color="auto"/>
              </w:divBdr>
            </w:div>
            <w:div w:id="1508716288">
              <w:marLeft w:val="0"/>
              <w:marRight w:val="0"/>
              <w:marTop w:val="0"/>
              <w:marBottom w:val="0"/>
              <w:divBdr>
                <w:top w:val="none" w:sz="0" w:space="0" w:color="auto"/>
                <w:left w:val="none" w:sz="0" w:space="0" w:color="auto"/>
                <w:bottom w:val="none" w:sz="0" w:space="0" w:color="auto"/>
                <w:right w:val="none" w:sz="0" w:space="0" w:color="auto"/>
              </w:divBdr>
            </w:div>
            <w:div w:id="1509296862">
              <w:marLeft w:val="0"/>
              <w:marRight w:val="0"/>
              <w:marTop w:val="0"/>
              <w:marBottom w:val="0"/>
              <w:divBdr>
                <w:top w:val="none" w:sz="0" w:space="0" w:color="auto"/>
                <w:left w:val="none" w:sz="0" w:space="0" w:color="auto"/>
                <w:bottom w:val="none" w:sz="0" w:space="0" w:color="auto"/>
                <w:right w:val="none" w:sz="0" w:space="0" w:color="auto"/>
              </w:divBdr>
            </w:div>
            <w:div w:id="1509559771">
              <w:marLeft w:val="0"/>
              <w:marRight w:val="0"/>
              <w:marTop w:val="0"/>
              <w:marBottom w:val="0"/>
              <w:divBdr>
                <w:top w:val="none" w:sz="0" w:space="0" w:color="auto"/>
                <w:left w:val="none" w:sz="0" w:space="0" w:color="auto"/>
                <w:bottom w:val="none" w:sz="0" w:space="0" w:color="auto"/>
                <w:right w:val="none" w:sz="0" w:space="0" w:color="auto"/>
              </w:divBdr>
            </w:div>
            <w:div w:id="1510871102">
              <w:marLeft w:val="0"/>
              <w:marRight w:val="0"/>
              <w:marTop w:val="0"/>
              <w:marBottom w:val="0"/>
              <w:divBdr>
                <w:top w:val="none" w:sz="0" w:space="0" w:color="auto"/>
                <w:left w:val="none" w:sz="0" w:space="0" w:color="auto"/>
                <w:bottom w:val="none" w:sz="0" w:space="0" w:color="auto"/>
                <w:right w:val="none" w:sz="0" w:space="0" w:color="auto"/>
              </w:divBdr>
            </w:div>
            <w:div w:id="1511680790">
              <w:marLeft w:val="0"/>
              <w:marRight w:val="0"/>
              <w:marTop w:val="0"/>
              <w:marBottom w:val="0"/>
              <w:divBdr>
                <w:top w:val="none" w:sz="0" w:space="0" w:color="auto"/>
                <w:left w:val="none" w:sz="0" w:space="0" w:color="auto"/>
                <w:bottom w:val="none" w:sz="0" w:space="0" w:color="auto"/>
                <w:right w:val="none" w:sz="0" w:space="0" w:color="auto"/>
              </w:divBdr>
            </w:div>
            <w:div w:id="1514028566">
              <w:marLeft w:val="0"/>
              <w:marRight w:val="0"/>
              <w:marTop w:val="0"/>
              <w:marBottom w:val="0"/>
              <w:divBdr>
                <w:top w:val="none" w:sz="0" w:space="0" w:color="auto"/>
                <w:left w:val="none" w:sz="0" w:space="0" w:color="auto"/>
                <w:bottom w:val="none" w:sz="0" w:space="0" w:color="auto"/>
                <w:right w:val="none" w:sz="0" w:space="0" w:color="auto"/>
              </w:divBdr>
            </w:div>
            <w:div w:id="1516765543">
              <w:marLeft w:val="0"/>
              <w:marRight w:val="0"/>
              <w:marTop w:val="0"/>
              <w:marBottom w:val="0"/>
              <w:divBdr>
                <w:top w:val="none" w:sz="0" w:space="0" w:color="auto"/>
                <w:left w:val="none" w:sz="0" w:space="0" w:color="auto"/>
                <w:bottom w:val="none" w:sz="0" w:space="0" w:color="auto"/>
                <w:right w:val="none" w:sz="0" w:space="0" w:color="auto"/>
              </w:divBdr>
            </w:div>
            <w:div w:id="1518539415">
              <w:marLeft w:val="0"/>
              <w:marRight w:val="0"/>
              <w:marTop w:val="0"/>
              <w:marBottom w:val="0"/>
              <w:divBdr>
                <w:top w:val="none" w:sz="0" w:space="0" w:color="auto"/>
                <w:left w:val="none" w:sz="0" w:space="0" w:color="auto"/>
                <w:bottom w:val="none" w:sz="0" w:space="0" w:color="auto"/>
                <w:right w:val="none" w:sz="0" w:space="0" w:color="auto"/>
              </w:divBdr>
            </w:div>
            <w:div w:id="1525747928">
              <w:marLeft w:val="0"/>
              <w:marRight w:val="0"/>
              <w:marTop w:val="0"/>
              <w:marBottom w:val="0"/>
              <w:divBdr>
                <w:top w:val="none" w:sz="0" w:space="0" w:color="auto"/>
                <w:left w:val="none" w:sz="0" w:space="0" w:color="auto"/>
                <w:bottom w:val="none" w:sz="0" w:space="0" w:color="auto"/>
                <w:right w:val="none" w:sz="0" w:space="0" w:color="auto"/>
              </w:divBdr>
            </w:div>
            <w:div w:id="1530490261">
              <w:marLeft w:val="0"/>
              <w:marRight w:val="0"/>
              <w:marTop w:val="0"/>
              <w:marBottom w:val="0"/>
              <w:divBdr>
                <w:top w:val="none" w:sz="0" w:space="0" w:color="auto"/>
                <w:left w:val="none" w:sz="0" w:space="0" w:color="auto"/>
                <w:bottom w:val="none" w:sz="0" w:space="0" w:color="auto"/>
                <w:right w:val="none" w:sz="0" w:space="0" w:color="auto"/>
              </w:divBdr>
            </w:div>
            <w:div w:id="1530685235">
              <w:marLeft w:val="0"/>
              <w:marRight w:val="0"/>
              <w:marTop w:val="0"/>
              <w:marBottom w:val="0"/>
              <w:divBdr>
                <w:top w:val="none" w:sz="0" w:space="0" w:color="auto"/>
                <w:left w:val="none" w:sz="0" w:space="0" w:color="auto"/>
                <w:bottom w:val="none" w:sz="0" w:space="0" w:color="auto"/>
                <w:right w:val="none" w:sz="0" w:space="0" w:color="auto"/>
              </w:divBdr>
            </w:div>
            <w:div w:id="1530754209">
              <w:marLeft w:val="0"/>
              <w:marRight w:val="0"/>
              <w:marTop w:val="0"/>
              <w:marBottom w:val="0"/>
              <w:divBdr>
                <w:top w:val="none" w:sz="0" w:space="0" w:color="auto"/>
                <w:left w:val="none" w:sz="0" w:space="0" w:color="auto"/>
                <w:bottom w:val="none" w:sz="0" w:space="0" w:color="auto"/>
                <w:right w:val="none" w:sz="0" w:space="0" w:color="auto"/>
              </w:divBdr>
            </w:div>
            <w:div w:id="1532382323">
              <w:marLeft w:val="0"/>
              <w:marRight w:val="0"/>
              <w:marTop w:val="0"/>
              <w:marBottom w:val="0"/>
              <w:divBdr>
                <w:top w:val="none" w:sz="0" w:space="0" w:color="auto"/>
                <w:left w:val="none" w:sz="0" w:space="0" w:color="auto"/>
                <w:bottom w:val="none" w:sz="0" w:space="0" w:color="auto"/>
                <w:right w:val="none" w:sz="0" w:space="0" w:color="auto"/>
              </w:divBdr>
            </w:div>
            <w:div w:id="1533149588">
              <w:marLeft w:val="0"/>
              <w:marRight w:val="0"/>
              <w:marTop w:val="0"/>
              <w:marBottom w:val="0"/>
              <w:divBdr>
                <w:top w:val="none" w:sz="0" w:space="0" w:color="auto"/>
                <w:left w:val="none" w:sz="0" w:space="0" w:color="auto"/>
                <w:bottom w:val="none" w:sz="0" w:space="0" w:color="auto"/>
                <w:right w:val="none" w:sz="0" w:space="0" w:color="auto"/>
              </w:divBdr>
            </w:div>
            <w:div w:id="1533806021">
              <w:marLeft w:val="0"/>
              <w:marRight w:val="0"/>
              <w:marTop w:val="0"/>
              <w:marBottom w:val="0"/>
              <w:divBdr>
                <w:top w:val="none" w:sz="0" w:space="0" w:color="auto"/>
                <w:left w:val="none" w:sz="0" w:space="0" w:color="auto"/>
                <w:bottom w:val="none" w:sz="0" w:space="0" w:color="auto"/>
                <w:right w:val="none" w:sz="0" w:space="0" w:color="auto"/>
              </w:divBdr>
            </w:div>
            <w:div w:id="1533810080">
              <w:marLeft w:val="0"/>
              <w:marRight w:val="0"/>
              <w:marTop w:val="0"/>
              <w:marBottom w:val="0"/>
              <w:divBdr>
                <w:top w:val="none" w:sz="0" w:space="0" w:color="auto"/>
                <w:left w:val="none" w:sz="0" w:space="0" w:color="auto"/>
                <w:bottom w:val="none" w:sz="0" w:space="0" w:color="auto"/>
                <w:right w:val="none" w:sz="0" w:space="0" w:color="auto"/>
              </w:divBdr>
            </w:div>
            <w:div w:id="1535343449">
              <w:marLeft w:val="0"/>
              <w:marRight w:val="0"/>
              <w:marTop w:val="0"/>
              <w:marBottom w:val="0"/>
              <w:divBdr>
                <w:top w:val="none" w:sz="0" w:space="0" w:color="auto"/>
                <w:left w:val="none" w:sz="0" w:space="0" w:color="auto"/>
                <w:bottom w:val="none" w:sz="0" w:space="0" w:color="auto"/>
                <w:right w:val="none" w:sz="0" w:space="0" w:color="auto"/>
              </w:divBdr>
            </w:div>
            <w:div w:id="1535464609">
              <w:marLeft w:val="0"/>
              <w:marRight w:val="0"/>
              <w:marTop w:val="0"/>
              <w:marBottom w:val="0"/>
              <w:divBdr>
                <w:top w:val="none" w:sz="0" w:space="0" w:color="auto"/>
                <w:left w:val="none" w:sz="0" w:space="0" w:color="auto"/>
                <w:bottom w:val="none" w:sz="0" w:space="0" w:color="auto"/>
                <w:right w:val="none" w:sz="0" w:space="0" w:color="auto"/>
              </w:divBdr>
            </w:div>
            <w:div w:id="1538160111">
              <w:marLeft w:val="0"/>
              <w:marRight w:val="0"/>
              <w:marTop w:val="0"/>
              <w:marBottom w:val="0"/>
              <w:divBdr>
                <w:top w:val="none" w:sz="0" w:space="0" w:color="auto"/>
                <w:left w:val="none" w:sz="0" w:space="0" w:color="auto"/>
                <w:bottom w:val="none" w:sz="0" w:space="0" w:color="auto"/>
                <w:right w:val="none" w:sz="0" w:space="0" w:color="auto"/>
              </w:divBdr>
            </w:div>
            <w:div w:id="1541018268">
              <w:marLeft w:val="0"/>
              <w:marRight w:val="0"/>
              <w:marTop w:val="0"/>
              <w:marBottom w:val="0"/>
              <w:divBdr>
                <w:top w:val="none" w:sz="0" w:space="0" w:color="auto"/>
                <w:left w:val="none" w:sz="0" w:space="0" w:color="auto"/>
                <w:bottom w:val="none" w:sz="0" w:space="0" w:color="auto"/>
                <w:right w:val="none" w:sz="0" w:space="0" w:color="auto"/>
              </w:divBdr>
            </w:div>
            <w:div w:id="1546137149">
              <w:marLeft w:val="0"/>
              <w:marRight w:val="0"/>
              <w:marTop w:val="0"/>
              <w:marBottom w:val="0"/>
              <w:divBdr>
                <w:top w:val="none" w:sz="0" w:space="0" w:color="auto"/>
                <w:left w:val="none" w:sz="0" w:space="0" w:color="auto"/>
                <w:bottom w:val="none" w:sz="0" w:space="0" w:color="auto"/>
                <w:right w:val="none" w:sz="0" w:space="0" w:color="auto"/>
              </w:divBdr>
            </w:div>
            <w:div w:id="1546211849">
              <w:marLeft w:val="0"/>
              <w:marRight w:val="0"/>
              <w:marTop w:val="0"/>
              <w:marBottom w:val="0"/>
              <w:divBdr>
                <w:top w:val="none" w:sz="0" w:space="0" w:color="auto"/>
                <w:left w:val="none" w:sz="0" w:space="0" w:color="auto"/>
                <w:bottom w:val="none" w:sz="0" w:space="0" w:color="auto"/>
                <w:right w:val="none" w:sz="0" w:space="0" w:color="auto"/>
              </w:divBdr>
            </w:div>
            <w:div w:id="1546674606">
              <w:marLeft w:val="0"/>
              <w:marRight w:val="0"/>
              <w:marTop w:val="0"/>
              <w:marBottom w:val="0"/>
              <w:divBdr>
                <w:top w:val="none" w:sz="0" w:space="0" w:color="auto"/>
                <w:left w:val="none" w:sz="0" w:space="0" w:color="auto"/>
                <w:bottom w:val="none" w:sz="0" w:space="0" w:color="auto"/>
                <w:right w:val="none" w:sz="0" w:space="0" w:color="auto"/>
              </w:divBdr>
            </w:div>
            <w:div w:id="1547333803">
              <w:marLeft w:val="0"/>
              <w:marRight w:val="0"/>
              <w:marTop w:val="0"/>
              <w:marBottom w:val="0"/>
              <w:divBdr>
                <w:top w:val="none" w:sz="0" w:space="0" w:color="auto"/>
                <w:left w:val="none" w:sz="0" w:space="0" w:color="auto"/>
                <w:bottom w:val="none" w:sz="0" w:space="0" w:color="auto"/>
                <w:right w:val="none" w:sz="0" w:space="0" w:color="auto"/>
              </w:divBdr>
            </w:div>
            <w:div w:id="1547984068">
              <w:marLeft w:val="0"/>
              <w:marRight w:val="0"/>
              <w:marTop w:val="0"/>
              <w:marBottom w:val="0"/>
              <w:divBdr>
                <w:top w:val="none" w:sz="0" w:space="0" w:color="auto"/>
                <w:left w:val="none" w:sz="0" w:space="0" w:color="auto"/>
                <w:bottom w:val="none" w:sz="0" w:space="0" w:color="auto"/>
                <w:right w:val="none" w:sz="0" w:space="0" w:color="auto"/>
              </w:divBdr>
            </w:div>
            <w:div w:id="1548681917">
              <w:marLeft w:val="0"/>
              <w:marRight w:val="0"/>
              <w:marTop w:val="0"/>
              <w:marBottom w:val="0"/>
              <w:divBdr>
                <w:top w:val="none" w:sz="0" w:space="0" w:color="auto"/>
                <w:left w:val="none" w:sz="0" w:space="0" w:color="auto"/>
                <w:bottom w:val="none" w:sz="0" w:space="0" w:color="auto"/>
                <w:right w:val="none" w:sz="0" w:space="0" w:color="auto"/>
              </w:divBdr>
            </w:div>
            <w:div w:id="1549561673">
              <w:marLeft w:val="0"/>
              <w:marRight w:val="0"/>
              <w:marTop w:val="0"/>
              <w:marBottom w:val="0"/>
              <w:divBdr>
                <w:top w:val="none" w:sz="0" w:space="0" w:color="auto"/>
                <w:left w:val="none" w:sz="0" w:space="0" w:color="auto"/>
                <w:bottom w:val="none" w:sz="0" w:space="0" w:color="auto"/>
                <w:right w:val="none" w:sz="0" w:space="0" w:color="auto"/>
              </w:divBdr>
            </w:div>
            <w:div w:id="1549761528">
              <w:marLeft w:val="0"/>
              <w:marRight w:val="0"/>
              <w:marTop w:val="0"/>
              <w:marBottom w:val="0"/>
              <w:divBdr>
                <w:top w:val="none" w:sz="0" w:space="0" w:color="auto"/>
                <w:left w:val="none" w:sz="0" w:space="0" w:color="auto"/>
                <w:bottom w:val="none" w:sz="0" w:space="0" w:color="auto"/>
                <w:right w:val="none" w:sz="0" w:space="0" w:color="auto"/>
              </w:divBdr>
            </w:div>
            <w:div w:id="1549799398">
              <w:marLeft w:val="0"/>
              <w:marRight w:val="0"/>
              <w:marTop w:val="0"/>
              <w:marBottom w:val="0"/>
              <w:divBdr>
                <w:top w:val="none" w:sz="0" w:space="0" w:color="auto"/>
                <w:left w:val="none" w:sz="0" w:space="0" w:color="auto"/>
                <w:bottom w:val="none" w:sz="0" w:space="0" w:color="auto"/>
                <w:right w:val="none" w:sz="0" w:space="0" w:color="auto"/>
              </w:divBdr>
            </w:div>
            <w:div w:id="1552303174">
              <w:marLeft w:val="0"/>
              <w:marRight w:val="0"/>
              <w:marTop w:val="0"/>
              <w:marBottom w:val="0"/>
              <w:divBdr>
                <w:top w:val="none" w:sz="0" w:space="0" w:color="auto"/>
                <w:left w:val="none" w:sz="0" w:space="0" w:color="auto"/>
                <w:bottom w:val="none" w:sz="0" w:space="0" w:color="auto"/>
                <w:right w:val="none" w:sz="0" w:space="0" w:color="auto"/>
              </w:divBdr>
            </w:div>
            <w:div w:id="1553612165">
              <w:marLeft w:val="0"/>
              <w:marRight w:val="0"/>
              <w:marTop w:val="0"/>
              <w:marBottom w:val="0"/>
              <w:divBdr>
                <w:top w:val="none" w:sz="0" w:space="0" w:color="auto"/>
                <w:left w:val="none" w:sz="0" w:space="0" w:color="auto"/>
                <w:bottom w:val="none" w:sz="0" w:space="0" w:color="auto"/>
                <w:right w:val="none" w:sz="0" w:space="0" w:color="auto"/>
              </w:divBdr>
            </w:div>
            <w:div w:id="1556697277">
              <w:marLeft w:val="0"/>
              <w:marRight w:val="0"/>
              <w:marTop w:val="0"/>
              <w:marBottom w:val="0"/>
              <w:divBdr>
                <w:top w:val="none" w:sz="0" w:space="0" w:color="auto"/>
                <w:left w:val="none" w:sz="0" w:space="0" w:color="auto"/>
                <w:bottom w:val="none" w:sz="0" w:space="0" w:color="auto"/>
                <w:right w:val="none" w:sz="0" w:space="0" w:color="auto"/>
              </w:divBdr>
            </w:div>
            <w:div w:id="1559168004">
              <w:marLeft w:val="0"/>
              <w:marRight w:val="0"/>
              <w:marTop w:val="0"/>
              <w:marBottom w:val="0"/>
              <w:divBdr>
                <w:top w:val="none" w:sz="0" w:space="0" w:color="auto"/>
                <w:left w:val="none" w:sz="0" w:space="0" w:color="auto"/>
                <w:bottom w:val="none" w:sz="0" w:space="0" w:color="auto"/>
                <w:right w:val="none" w:sz="0" w:space="0" w:color="auto"/>
              </w:divBdr>
            </w:div>
            <w:div w:id="1559635061">
              <w:marLeft w:val="0"/>
              <w:marRight w:val="0"/>
              <w:marTop w:val="0"/>
              <w:marBottom w:val="0"/>
              <w:divBdr>
                <w:top w:val="none" w:sz="0" w:space="0" w:color="auto"/>
                <w:left w:val="none" w:sz="0" w:space="0" w:color="auto"/>
                <w:bottom w:val="none" w:sz="0" w:space="0" w:color="auto"/>
                <w:right w:val="none" w:sz="0" w:space="0" w:color="auto"/>
              </w:divBdr>
            </w:div>
            <w:div w:id="1560088616">
              <w:marLeft w:val="0"/>
              <w:marRight w:val="0"/>
              <w:marTop w:val="0"/>
              <w:marBottom w:val="0"/>
              <w:divBdr>
                <w:top w:val="none" w:sz="0" w:space="0" w:color="auto"/>
                <w:left w:val="none" w:sz="0" w:space="0" w:color="auto"/>
                <w:bottom w:val="none" w:sz="0" w:space="0" w:color="auto"/>
                <w:right w:val="none" w:sz="0" w:space="0" w:color="auto"/>
              </w:divBdr>
            </w:div>
            <w:div w:id="1560557231">
              <w:marLeft w:val="0"/>
              <w:marRight w:val="0"/>
              <w:marTop w:val="0"/>
              <w:marBottom w:val="0"/>
              <w:divBdr>
                <w:top w:val="none" w:sz="0" w:space="0" w:color="auto"/>
                <w:left w:val="none" w:sz="0" w:space="0" w:color="auto"/>
                <w:bottom w:val="none" w:sz="0" w:space="0" w:color="auto"/>
                <w:right w:val="none" w:sz="0" w:space="0" w:color="auto"/>
              </w:divBdr>
            </w:div>
            <w:div w:id="1561205927">
              <w:marLeft w:val="0"/>
              <w:marRight w:val="0"/>
              <w:marTop w:val="0"/>
              <w:marBottom w:val="0"/>
              <w:divBdr>
                <w:top w:val="none" w:sz="0" w:space="0" w:color="auto"/>
                <w:left w:val="none" w:sz="0" w:space="0" w:color="auto"/>
                <w:bottom w:val="none" w:sz="0" w:space="0" w:color="auto"/>
                <w:right w:val="none" w:sz="0" w:space="0" w:color="auto"/>
              </w:divBdr>
            </w:div>
            <w:div w:id="1561288232">
              <w:marLeft w:val="0"/>
              <w:marRight w:val="0"/>
              <w:marTop w:val="0"/>
              <w:marBottom w:val="0"/>
              <w:divBdr>
                <w:top w:val="none" w:sz="0" w:space="0" w:color="auto"/>
                <w:left w:val="none" w:sz="0" w:space="0" w:color="auto"/>
                <w:bottom w:val="none" w:sz="0" w:space="0" w:color="auto"/>
                <w:right w:val="none" w:sz="0" w:space="0" w:color="auto"/>
              </w:divBdr>
            </w:div>
            <w:div w:id="1563904113">
              <w:marLeft w:val="0"/>
              <w:marRight w:val="0"/>
              <w:marTop w:val="0"/>
              <w:marBottom w:val="0"/>
              <w:divBdr>
                <w:top w:val="none" w:sz="0" w:space="0" w:color="auto"/>
                <w:left w:val="none" w:sz="0" w:space="0" w:color="auto"/>
                <w:bottom w:val="none" w:sz="0" w:space="0" w:color="auto"/>
                <w:right w:val="none" w:sz="0" w:space="0" w:color="auto"/>
              </w:divBdr>
            </w:div>
            <w:div w:id="1564368477">
              <w:marLeft w:val="0"/>
              <w:marRight w:val="0"/>
              <w:marTop w:val="0"/>
              <w:marBottom w:val="0"/>
              <w:divBdr>
                <w:top w:val="none" w:sz="0" w:space="0" w:color="auto"/>
                <w:left w:val="none" w:sz="0" w:space="0" w:color="auto"/>
                <w:bottom w:val="none" w:sz="0" w:space="0" w:color="auto"/>
                <w:right w:val="none" w:sz="0" w:space="0" w:color="auto"/>
              </w:divBdr>
            </w:div>
            <w:div w:id="1564482453">
              <w:marLeft w:val="0"/>
              <w:marRight w:val="0"/>
              <w:marTop w:val="0"/>
              <w:marBottom w:val="0"/>
              <w:divBdr>
                <w:top w:val="none" w:sz="0" w:space="0" w:color="auto"/>
                <w:left w:val="none" w:sz="0" w:space="0" w:color="auto"/>
                <w:bottom w:val="none" w:sz="0" w:space="0" w:color="auto"/>
                <w:right w:val="none" w:sz="0" w:space="0" w:color="auto"/>
              </w:divBdr>
            </w:div>
            <w:div w:id="1564608303">
              <w:marLeft w:val="0"/>
              <w:marRight w:val="0"/>
              <w:marTop w:val="0"/>
              <w:marBottom w:val="0"/>
              <w:divBdr>
                <w:top w:val="none" w:sz="0" w:space="0" w:color="auto"/>
                <w:left w:val="none" w:sz="0" w:space="0" w:color="auto"/>
                <w:bottom w:val="none" w:sz="0" w:space="0" w:color="auto"/>
                <w:right w:val="none" w:sz="0" w:space="0" w:color="auto"/>
              </w:divBdr>
            </w:div>
            <w:div w:id="1565723584">
              <w:marLeft w:val="0"/>
              <w:marRight w:val="0"/>
              <w:marTop w:val="0"/>
              <w:marBottom w:val="0"/>
              <w:divBdr>
                <w:top w:val="none" w:sz="0" w:space="0" w:color="auto"/>
                <w:left w:val="none" w:sz="0" w:space="0" w:color="auto"/>
                <w:bottom w:val="none" w:sz="0" w:space="0" w:color="auto"/>
                <w:right w:val="none" w:sz="0" w:space="0" w:color="auto"/>
              </w:divBdr>
            </w:div>
            <w:div w:id="1566185335">
              <w:marLeft w:val="0"/>
              <w:marRight w:val="0"/>
              <w:marTop w:val="0"/>
              <w:marBottom w:val="0"/>
              <w:divBdr>
                <w:top w:val="none" w:sz="0" w:space="0" w:color="auto"/>
                <w:left w:val="none" w:sz="0" w:space="0" w:color="auto"/>
                <w:bottom w:val="none" w:sz="0" w:space="0" w:color="auto"/>
                <w:right w:val="none" w:sz="0" w:space="0" w:color="auto"/>
              </w:divBdr>
            </w:div>
            <w:div w:id="1567035664">
              <w:marLeft w:val="0"/>
              <w:marRight w:val="0"/>
              <w:marTop w:val="0"/>
              <w:marBottom w:val="0"/>
              <w:divBdr>
                <w:top w:val="none" w:sz="0" w:space="0" w:color="auto"/>
                <w:left w:val="none" w:sz="0" w:space="0" w:color="auto"/>
                <w:bottom w:val="none" w:sz="0" w:space="0" w:color="auto"/>
                <w:right w:val="none" w:sz="0" w:space="0" w:color="auto"/>
              </w:divBdr>
            </w:div>
            <w:div w:id="1569338376">
              <w:marLeft w:val="0"/>
              <w:marRight w:val="0"/>
              <w:marTop w:val="0"/>
              <w:marBottom w:val="0"/>
              <w:divBdr>
                <w:top w:val="none" w:sz="0" w:space="0" w:color="auto"/>
                <w:left w:val="none" w:sz="0" w:space="0" w:color="auto"/>
                <w:bottom w:val="none" w:sz="0" w:space="0" w:color="auto"/>
                <w:right w:val="none" w:sz="0" w:space="0" w:color="auto"/>
              </w:divBdr>
            </w:div>
            <w:div w:id="1570261432">
              <w:marLeft w:val="0"/>
              <w:marRight w:val="0"/>
              <w:marTop w:val="0"/>
              <w:marBottom w:val="0"/>
              <w:divBdr>
                <w:top w:val="none" w:sz="0" w:space="0" w:color="auto"/>
                <w:left w:val="none" w:sz="0" w:space="0" w:color="auto"/>
                <w:bottom w:val="none" w:sz="0" w:space="0" w:color="auto"/>
                <w:right w:val="none" w:sz="0" w:space="0" w:color="auto"/>
              </w:divBdr>
            </w:div>
            <w:div w:id="1570728156">
              <w:marLeft w:val="0"/>
              <w:marRight w:val="0"/>
              <w:marTop w:val="0"/>
              <w:marBottom w:val="0"/>
              <w:divBdr>
                <w:top w:val="none" w:sz="0" w:space="0" w:color="auto"/>
                <w:left w:val="none" w:sz="0" w:space="0" w:color="auto"/>
                <w:bottom w:val="none" w:sz="0" w:space="0" w:color="auto"/>
                <w:right w:val="none" w:sz="0" w:space="0" w:color="auto"/>
              </w:divBdr>
            </w:div>
            <w:div w:id="1572085104">
              <w:marLeft w:val="0"/>
              <w:marRight w:val="0"/>
              <w:marTop w:val="0"/>
              <w:marBottom w:val="0"/>
              <w:divBdr>
                <w:top w:val="none" w:sz="0" w:space="0" w:color="auto"/>
                <w:left w:val="none" w:sz="0" w:space="0" w:color="auto"/>
                <w:bottom w:val="none" w:sz="0" w:space="0" w:color="auto"/>
                <w:right w:val="none" w:sz="0" w:space="0" w:color="auto"/>
              </w:divBdr>
            </w:div>
            <w:div w:id="1574123609">
              <w:marLeft w:val="0"/>
              <w:marRight w:val="0"/>
              <w:marTop w:val="0"/>
              <w:marBottom w:val="0"/>
              <w:divBdr>
                <w:top w:val="none" w:sz="0" w:space="0" w:color="auto"/>
                <w:left w:val="none" w:sz="0" w:space="0" w:color="auto"/>
                <w:bottom w:val="none" w:sz="0" w:space="0" w:color="auto"/>
                <w:right w:val="none" w:sz="0" w:space="0" w:color="auto"/>
              </w:divBdr>
            </w:div>
            <w:div w:id="1575164059">
              <w:marLeft w:val="0"/>
              <w:marRight w:val="0"/>
              <w:marTop w:val="0"/>
              <w:marBottom w:val="0"/>
              <w:divBdr>
                <w:top w:val="none" w:sz="0" w:space="0" w:color="auto"/>
                <w:left w:val="none" w:sz="0" w:space="0" w:color="auto"/>
                <w:bottom w:val="none" w:sz="0" w:space="0" w:color="auto"/>
                <w:right w:val="none" w:sz="0" w:space="0" w:color="auto"/>
              </w:divBdr>
            </w:div>
            <w:div w:id="1575510288">
              <w:marLeft w:val="0"/>
              <w:marRight w:val="0"/>
              <w:marTop w:val="0"/>
              <w:marBottom w:val="0"/>
              <w:divBdr>
                <w:top w:val="none" w:sz="0" w:space="0" w:color="auto"/>
                <w:left w:val="none" w:sz="0" w:space="0" w:color="auto"/>
                <w:bottom w:val="none" w:sz="0" w:space="0" w:color="auto"/>
                <w:right w:val="none" w:sz="0" w:space="0" w:color="auto"/>
              </w:divBdr>
            </w:div>
            <w:div w:id="1575778715">
              <w:marLeft w:val="0"/>
              <w:marRight w:val="0"/>
              <w:marTop w:val="0"/>
              <w:marBottom w:val="0"/>
              <w:divBdr>
                <w:top w:val="none" w:sz="0" w:space="0" w:color="auto"/>
                <w:left w:val="none" w:sz="0" w:space="0" w:color="auto"/>
                <w:bottom w:val="none" w:sz="0" w:space="0" w:color="auto"/>
                <w:right w:val="none" w:sz="0" w:space="0" w:color="auto"/>
              </w:divBdr>
            </w:div>
            <w:div w:id="1579170540">
              <w:marLeft w:val="0"/>
              <w:marRight w:val="0"/>
              <w:marTop w:val="360"/>
              <w:marBottom w:val="0"/>
              <w:divBdr>
                <w:top w:val="single" w:sz="6" w:space="0" w:color="auto"/>
                <w:left w:val="single" w:sz="6" w:space="0" w:color="auto"/>
                <w:bottom w:val="single" w:sz="6" w:space="0" w:color="auto"/>
                <w:right w:val="single" w:sz="6" w:space="0" w:color="auto"/>
              </w:divBdr>
            </w:div>
            <w:div w:id="1580478804">
              <w:marLeft w:val="0"/>
              <w:marRight w:val="0"/>
              <w:marTop w:val="0"/>
              <w:marBottom w:val="0"/>
              <w:divBdr>
                <w:top w:val="none" w:sz="0" w:space="0" w:color="auto"/>
                <w:left w:val="none" w:sz="0" w:space="0" w:color="auto"/>
                <w:bottom w:val="none" w:sz="0" w:space="0" w:color="auto"/>
                <w:right w:val="none" w:sz="0" w:space="0" w:color="auto"/>
              </w:divBdr>
            </w:div>
            <w:div w:id="1581333507">
              <w:marLeft w:val="0"/>
              <w:marRight w:val="0"/>
              <w:marTop w:val="0"/>
              <w:marBottom w:val="0"/>
              <w:divBdr>
                <w:top w:val="none" w:sz="0" w:space="0" w:color="auto"/>
                <w:left w:val="none" w:sz="0" w:space="0" w:color="auto"/>
                <w:bottom w:val="none" w:sz="0" w:space="0" w:color="auto"/>
                <w:right w:val="none" w:sz="0" w:space="0" w:color="auto"/>
              </w:divBdr>
            </w:div>
            <w:div w:id="1583683806">
              <w:marLeft w:val="0"/>
              <w:marRight w:val="0"/>
              <w:marTop w:val="0"/>
              <w:marBottom w:val="0"/>
              <w:divBdr>
                <w:top w:val="none" w:sz="0" w:space="0" w:color="auto"/>
                <w:left w:val="none" w:sz="0" w:space="0" w:color="auto"/>
                <w:bottom w:val="none" w:sz="0" w:space="0" w:color="auto"/>
                <w:right w:val="none" w:sz="0" w:space="0" w:color="auto"/>
              </w:divBdr>
            </w:div>
            <w:div w:id="1586063477">
              <w:marLeft w:val="0"/>
              <w:marRight w:val="0"/>
              <w:marTop w:val="0"/>
              <w:marBottom w:val="0"/>
              <w:divBdr>
                <w:top w:val="none" w:sz="0" w:space="0" w:color="auto"/>
                <w:left w:val="none" w:sz="0" w:space="0" w:color="auto"/>
                <w:bottom w:val="none" w:sz="0" w:space="0" w:color="auto"/>
                <w:right w:val="none" w:sz="0" w:space="0" w:color="auto"/>
              </w:divBdr>
            </w:div>
            <w:div w:id="1586961135">
              <w:marLeft w:val="0"/>
              <w:marRight w:val="0"/>
              <w:marTop w:val="0"/>
              <w:marBottom w:val="0"/>
              <w:divBdr>
                <w:top w:val="none" w:sz="0" w:space="0" w:color="auto"/>
                <w:left w:val="none" w:sz="0" w:space="0" w:color="auto"/>
                <w:bottom w:val="none" w:sz="0" w:space="0" w:color="auto"/>
                <w:right w:val="none" w:sz="0" w:space="0" w:color="auto"/>
              </w:divBdr>
            </w:div>
            <w:div w:id="1588034131">
              <w:marLeft w:val="0"/>
              <w:marRight w:val="0"/>
              <w:marTop w:val="0"/>
              <w:marBottom w:val="0"/>
              <w:divBdr>
                <w:top w:val="none" w:sz="0" w:space="0" w:color="auto"/>
                <w:left w:val="none" w:sz="0" w:space="0" w:color="auto"/>
                <w:bottom w:val="none" w:sz="0" w:space="0" w:color="auto"/>
                <w:right w:val="none" w:sz="0" w:space="0" w:color="auto"/>
              </w:divBdr>
            </w:div>
            <w:div w:id="1588224090">
              <w:marLeft w:val="0"/>
              <w:marRight w:val="0"/>
              <w:marTop w:val="0"/>
              <w:marBottom w:val="0"/>
              <w:divBdr>
                <w:top w:val="none" w:sz="0" w:space="0" w:color="auto"/>
                <w:left w:val="none" w:sz="0" w:space="0" w:color="auto"/>
                <w:bottom w:val="none" w:sz="0" w:space="0" w:color="auto"/>
                <w:right w:val="none" w:sz="0" w:space="0" w:color="auto"/>
              </w:divBdr>
            </w:div>
            <w:div w:id="1588996207">
              <w:marLeft w:val="0"/>
              <w:marRight w:val="0"/>
              <w:marTop w:val="0"/>
              <w:marBottom w:val="0"/>
              <w:divBdr>
                <w:top w:val="none" w:sz="0" w:space="0" w:color="auto"/>
                <w:left w:val="none" w:sz="0" w:space="0" w:color="auto"/>
                <w:bottom w:val="none" w:sz="0" w:space="0" w:color="auto"/>
                <w:right w:val="none" w:sz="0" w:space="0" w:color="auto"/>
              </w:divBdr>
            </w:div>
            <w:div w:id="1591544230">
              <w:marLeft w:val="0"/>
              <w:marRight w:val="0"/>
              <w:marTop w:val="0"/>
              <w:marBottom w:val="0"/>
              <w:divBdr>
                <w:top w:val="none" w:sz="0" w:space="0" w:color="auto"/>
                <w:left w:val="none" w:sz="0" w:space="0" w:color="auto"/>
                <w:bottom w:val="none" w:sz="0" w:space="0" w:color="auto"/>
                <w:right w:val="none" w:sz="0" w:space="0" w:color="auto"/>
              </w:divBdr>
            </w:div>
            <w:div w:id="1593128017">
              <w:marLeft w:val="0"/>
              <w:marRight w:val="0"/>
              <w:marTop w:val="0"/>
              <w:marBottom w:val="0"/>
              <w:divBdr>
                <w:top w:val="none" w:sz="0" w:space="0" w:color="auto"/>
                <w:left w:val="none" w:sz="0" w:space="0" w:color="auto"/>
                <w:bottom w:val="none" w:sz="0" w:space="0" w:color="auto"/>
                <w:right w:val="none" w:sz="0" w:space="0" w:color="auto"/>
              </w:divBdr>
            </w:div>
            <w:div w:id="1593666207">
              <w:marLeft w:val="0"/>
              <w:marRight w:val="0"/>
              <w:marTop w:val="0"/>
              <w:marBottom w:val="0"/>
              <w:divBdr>
                <w:top w:val="none" w:sz="0" w:space="0" w:color="auto"/>
                <w:left w:val="none" w:sz="0" w:space="0" w:color="auto"/>
                <w:bottom w:val="none" w:sz="0" w:space="0" w:color="auto"/>
                <w:right w:val="none" w:sz="0" w:space="0" w:color="auto"/>
              </w:divBdr>
            </w:div>
            <w:div w:id="1595624513">
              <w:marLeft w:val="0"/>
              <w:marRight w:val="0"/>
              <w:marTop w:val="0"/>
              <w:marBottom w:val="0"/>
              <w:divBdr>
                <w:top w:val="none" w:sz="0" w:space="0" w:color="auto"/>
                <w:left w:val="none" w:sz="0" w:space="0" w:color="auto"/>
                <w:bottom w:val="none" w:sz="0" w:space="0" w:color="auto"/>
                <w:right w:val="none" w:sz="0" w:space="0" w:color="auto"/>
              </w:divBdr>
            </w:div>
            <w:div w:id="1595699846">
              <w:marLeft w:val="0"/>
              <w:marRight w:val="0"/>
              <w:marTop w:val="0"/>
              <w:marBottom w:val="0"/>
              <w:divBdr>
                <w:top w:val="none" w:sz="0" w:space="0" w:color="auto"/>
                <w:left w:val="none" w:sz="0" w:space="0" w:color="auto"/>
                <w:bottom w:val="none" w:sz="0" w:space="0" w:color="auto"/>
                <w:right w:val="none" w:sz="0" w:space="0" w:color="auto"/>
              </w:divBdr>
            </w:div>
            <w:div w:id="1596670634">
              <w:marLeft w:val="0"/>
              <w:marRight w:val="0"/>
              <w:marTop w:val="0"/>
              <w:marBottom w:val="0"/>
              <w:divBdr>
                <w:top w:val="none" w:sz="0" w:space="0" w:color="auto"/>
                <w:left w:val="none" w:sz="0" w:space="0" w:color="auto"/>
                <w:bottom w:val="none" w:sz="0" w:space="0" w:color="auto"/>
                <w:right w:val="none" w:sz="0" w:space="0" w:color="auto"/>
              </w:divBdr>
            </w:div>
            <w:div w:id="1599755678">
              <w:marLeft w:val="0"/>
              <w:marRight w:val="0"/>
              <w:marTop w:val="0"/>
              <w:marBottom w:val="0"/>
              <w:divBdr>
                <w:top w:val="none" w:sz="0" w:space="0" w:color="auto"/>
                <w:left w:val="none" w:sz="0" w:space="0" w:color="auto"/>
                <w:bottom w:val="none" w:sz="0" w:space="0" w:color="auto"/>
                <w:right w:val="none" w:sz="0" w:space="0" w:color="auto"/>
              </w:divBdr>
            </w:div>
            <w:div w:id="1601141944">
              <w:marLeft w:val="0"/>
              <w:marRight w:val="0"/>
              <w:marTop w:val="0"/>
              <w:marBottom w:val="0"/>
              <w:divBdr>
                <w:top w:val="none" w:sz="0" w:space="0" w:color="auto"/>
                <w:left w:val="none" w:sz="0" w:space="0" w:color="auto"/>
                <w:bottom w:val="none" w:sz="0" w:space="0" w:color="auto"/>
                <w:right w:val="none" w:sz="0" w:space="0" w:color="auto"/>
              </w:divBdr>
            </w:div>
            <w:div w:id="1601332806">
              <w:marLeft w:val="0"/>
              <w:marRight w:val="0"/>
              <w:marTop w:val="0"/>
              <w:marBottom w:val="0"/>
              <w:divBdr>
                <w:top w:val="none" w:sz="0" w:space="0" w:color="auto"/>
                <w:left w:val="none" w:sz="0" w:space="0" w:color="auto"/>
                <w:bottom w:val="none" w:sz="0" w:space="0" w:color="auto"/>
                <w:right w:val="none" w:sz="0" w:space="0" w:color="auto"/>
              </w:divBdr>
            </w:div>
            <w:div w:id="1603953094">
              <w:marLeft w:val="0"/>
              <w:marRight w:val="0"/>
              <w:marTop w:val="0"/>
              <w:marBottom w:val="0"/>
              <w:divBdr>
                <w:top w:val="none" w:sz="0" w:space="0" w:color="auto"/>
                <w:left w:val="none" w:sz="0" w:space="0" w:color="auto"/>
                <w:bottom w:val="none" w:sz="0" w:space="0" w:color="auto"/>
                <w:right w:val="none" w:sz="0" w:space="0" w:color="auto"/>
              </w:divBdr>
            </w:div>
            <w:div w:id="1607928659">
              <w:marLeft w:val="0"/>
              <w:marRight w:val="0"/>
              <w:marTop w:val="0"/>
              <w:marBottom w:val="0"/>
              <w:divBdr>
                <w:top w:val="none" w:sz="0" w:space="0" w:color="auto"/>
                <w:left w:val="none" w:sz="0" w:space="0" w:color="auto"/>
                <w:bottom w:val="none" w:sz="0" w:space="0" w:color="auto"/>
                <w:right w:val="none" w:sz="0" w:space="0" w:color="auto"/>
              </w:divBdr>
            </w:div>
            <w:div w:id="1610700894">
              <w:marLeft w:val="0"/>
              <w:marRight w:val="0"/>
              <w:marTop w:val="0"/>
              <w:marBottom w:val="0"/>
              <w:divBdr>
                <w:top w:val="none" w:sz="0" w:space="0" w:color="auto"/>
                <w:left w:val="none" w:sz="0" w:space="0" w:color="auto"/>
                <w:bottom w:val="none" w:sz="0" w:space="0" w:color="auto"/>
                <w:right w:val="none" w:sz="0" w:space="0" w:color="auto"/>
              </w:divBdr>
            </w:div>
            <w:div w:id="1612054883">
              <w:marLeft w:val="0"/>
              <w:marRight w:val="0"/>
              <w:marTop w:val="0"/>
              <w:marBottom w:val="0"/>
              <w:divBdr>
                <w:top w:val="none" w:sz="0" w:space="0" w:color="auto"/>
                <w:left w:val="none" w:sz="0" w:space="0" w:color="auto"/>
                <w:bottom w:val="none" w:sz="0" w:space="0" w:color="auto"/>
                <w:right w:val="none" w:sz="0" w:space="0" w:color="auto"/>
              </w:divBdr>
            </w:div>
            <w:div w:id="1612397307">
              <w:marLeft w:val="0"/>
              <w:marRight w:val="0"/>
              <w:marTop w:val="0"/>
              <w:marBottom w:val="0"/>
              <w:divBdr>
                <w:top w:val="none" w:sz="0" w:space="0" w:color="auto"/>
                <w:left w:val="none" w:sz="0" w:space="0" w:color="auto"/>
                <w:bottom w:val="none" w:sz="0" w:space="0" w:color="auto"/>
                <w:right w:val="none" w:sz="0" w:space="0" w:color="auto"/>
              </w:divBdr>
            </w:div>
            <w:div w:id="1616520297">
              <w:marLeft w:val="0"/>
              <w:marRight w:val="0"/>
              <w:marTop w:val="0"/>
              <w:marBottom w:val="0"/>
              <w:divBdr>
                <w:top w:val="none" w:sz="0" w:space="0" w:color="auto"/>
                <w:left w:val="none" w:sz="0" w:space="0" w:color="auto"/>
                <w:bottom w:val="none" w:sz="0" w:space="0" w:color="auto"/>
                <w:right w:val="none" w:sz="0" w:space="0" w:color="auto"/>
              </w:divBdr>
            </w:div>
            <w:div w:id="1616911634">
              <w:marLeft w:val="0"/>
              <w:marRight w:val="0"/>
              <w:marTop w:val="0"/>
              <w:marBottom w:val="0"/>
              <w:divBdr>
                <w:top w:val="none" w:sz="0" w:space="0" w:color="auto"/>
                <w:left w:val="none" w:sz="0" w:space="0" w:color="auto"/>
                <w:bottom w:val="none" w:sz="0" w:space="0" w:color="auto"/>
                <w:right w:val="none" w:sz="0" w:space="0" w:color="auto"/>
              </w:divBdr>
            </w:div>
            <w:div w:id="1619096625">
              <w:marLeft w:val="0"/>
              <w:marRight w:val="0"/>
              <w:marTop w:val="0"/>
              <w:marBottom w:val="0"/>
              <w:divBdr>
                <w:top w:val="none" w:sz="0" w:space="0" w:color="auto"/>
                <w:left w:val="none" w:sz="0" w:space="0" w:color="auto"/>
                <w:bottom w:val="none" w:sz="0" w:space="0" w:color="auto"/>
                <w:right w:val="none" w:sz="0" w:space="0" w:color="auto"/>
              </w:divBdr>
              <w:divsChild>
                <w:div w:id="4288211">
                  <w:marLeft w:val="0"/>
                  <w:marRight w:val="0"/>
                  <w:marTop w:val="0"/>
                  <w:marBottom w:val="0"/>
                  <w:divBdr>
                    <w:top w:val="none" w:sz="0" w:space="0" w:color="auto"/>
                    <w:left w:val="none" w:sz="0" w:space="0" w:color="auto"/>
                    <w:bottom w:val="none" w:sz="0" w:space="0" w:color="auto"/>
                    <w:right w:val="none" w:sz="0" w:space="0" w:color="auto"/>
                  </w:divBdr>
                </w:div>
                <w:div w:id="53897705">
                  <w:marLeft w:val="0"/>
                  <w:marRight w:val="0"/>
                  <w:marTop w:val="0"/>
                  <w:marBottom w:val="0"/>
                  <w:divBdr>
                    <w:top w:val="none" w:sz="0" w:space="0" w:color="auto"/>
                    <w:left w:val="none" w:sz="0" w:space="0" w:color="auto"/>
                    <w:bottom w:val="none" w:sz="0" w:space="0" w:color="auto"/>
                    <w:right w:val="none" w:sz="0" w:space="0" w:color="auto"/>
                  </w:divBdr>
                </w:div>
                <w:div w:id="57947986">
                  <w:marLeft w:val="0"/>
                  <w:marRight w:val="0"/>
                  <w:marTop w:val="0"/>
                  <w:marBottom w:val="0"/>
                  <w:divBdr>
                    <w:top w:val="none" w:sz="0" w:space="0" w:color="auto"/>
                    <w:left w:val="none" w:sz="0" w:space="0" w:color="auto"/>
                    <w:bottom w:val="none" w:sz="0" w:space="0" w:color="auto"/>
                    <w:right w:val="none" w:sz="0" w:space="0" w:color="auto"/>
                  </w:divBdr>
                </w:div>
                <w:div w:id="80689697">
                  <w:marLeft w:val="0"/>
                  <w:marRight w:val="0"/>
                  <w:marTop w:val="0"/>
                  <w:marBottom w:val="0"/>
                  <w:divBdr>
                    <w:top w:val="none" w:sz="0" w:space="0" w:color="auto"/>
                    <w:left w:val="none" w:sz="0" w:space="0" w:color="auto"/>
                    <w:bottom w:val="none" w:sz="0" w:space="0" w:color="auto"/>
                    <w:right w:val="none" w:sz="0" w:space="0" w:color="auto"/>
                  </w:divBdr>
                </w:div>
                <w:div w:id="127940819">
                  <w:marLeft w:val="0"/>
                  <w:marRight w:val="0"/>
                  <w:marTop w:val="0"/>
                  <w:marBottom w:val="0"/>
                  <w:divBdr>
                    <w:top w:val="none" w:sz="0" w:space="0" w:color="auto"/>
                    <w:left w:val="none" w:sz="0" w:space="0" w:color="auto"/>
                    <w:bottom w:val="none" w:sz="0" w:space="0" w:color="auto"/>
                    <w:right w:val="none" w:sz="0" w:space="0" w:color="auto"/>
                  </w:divBdr>
                </w:div>
                <w:div w:id="153224267">
                  <w:marLeft w:val="0"/>
                  <w:marRight w:val="0"/>
                  <w:marTop w:val="0"/>
                  <w:marBottom w:val="0"/>
                  <w:divBdr>
                    <w:top w:val="none" w:sz="0" w:space="0" w:color="auto"/>
                    <w:left w:val="none" w:sz="0" w:space="0" w:color="auto"/>
                    <w:bottom w:val="none" w:sz="0" w:space="0" w:color="auto"/>
                    <w:right w:val="none" w:sz="0" w:space="0" w:color="auto"/>
                  </w:divBdr>
                </w:div>
                <w:div w:id="174461834">
                  <w:marLeft w:val="0"/>
                  <w:marRight w:val="0"/>
                  <w:marTop w:val="0"/>
                  <w:marBottom w:val="0"/>
                  <w:divBdr>
                    <w:top w:val="none" w:sz="0" w:space="0" w:color="auto"/>
                    <w:left w:val="none" w:sz="0" w:space="0" w:color="auto"/>
                    <w:bottom w:val="none" w:sz="0" w:space="0" w:color="auto"/>
                    <w:right w:val="none" w:sz="0" w:space="0" w:color="auto"/>
                  </w:divBdr>
                </w:div>
                <w:div w:id="194461845">
                  <w:marLeft w:val="0"/>
                  <w:marRight w:val="0"/>
                  <w:marTop w:val="0"/>
                  <w:marBottom w:val="0"/>
                  <w:divBdr>
                    <w:top w:val="none" w:sz="0" w:space="0" w:color="auto"/>
                    <w:left w:val="none" w:sz="0" w:space="0" w:color="auto"/>
                    <w:bottom w:val="none" w:sz="0" w:space="0" w:color="auto"/>
                    <w:right w:val="none" w:sz="0" w:space="0" w:color="auto"/>
                  </w:divBdr>
                </w:div>
                <w:div w:id="214977311">
                  <w:marLeft w:val="0"/>
                  <w:marRight w:val="0"/>
                  <w:marTop w:val="0"/>
                  <w:marBottom w:val="0"/>
                  <w:divBdr>
                    <w:top w:val="none" w:sz="0" w:space="0" w:color="auto"/>
                    <w:left w:val="none" w:sz="0" w:space="0" w:color="auto"/>
                    <w:bottom w:val="none" w:sz="0" w:space="0" w:color="auto"/>
                    <w:right w:val="none" w:sz="0" w:space="0" w:color="auto"/>
                  </w:divBdr>
                </w:div>
                <w:div w:id="224073504">
                  <w:marLeft w:val="0"/>
                  <w:marRight w:val="0"/>
                  <w:marTop w:val="0"/>
                  <w:marBottom w:val="0"/>
                  <w:divBdr>
                    <w:top w:val="none" w:sz="0" w:space="0" w:color="auto"/>
                    <w:left w:val="none" w:sz="0" w:space="0" w:color="auto"/>
                    <w:bottom w:val="none" w:sz="0" w:space="0" w:color="auto"/>
                    <w:right w:val="none" w:sz="0" w:space="0" w:color="auto"/>
                  </w:divBdr>
                </w:div>
                <w:div w:id="240527661">
                  <w:marLeft w:val="0"/>
                  <w:marRight w:val="0"/>
                  <w:marTop w:val="0"/>
                  <w:marBottom w:val="0"/>
                  <w:divBdr>
                    <w:top w:val="none" w:sz="0" w:space="0" w:color="auto"/>
                    <w:left w:val="none" w:sz="0" w:space="0" w:color="auto"/>
                    <w:bottom w:val="none" w:sz="0" w:space="0" w:color="auto"/>
                    <w:right w:val="none" w:sz="0" w:space="0" w:color="auto"/>
                  </w:divBdr>
                </w:div>
                <w:div w:id="241915564">
                  <w:marLeft w:val="0"/>
                  <w:marRight w:val="0"/>
                  <w:marTop w:val="0"/>
                  <w:marBottom w:val="0"/>
                  <w:divBdr>
                    <w:top w:val="none" w:sz="0" w:space="0" w:color="auto"/>
                    <w:left w:val="none" w:sz="0" w:space="0" w:color="auto"/>
                    <w:bottom w:val="none" w:sz="0" w:space="0" w:color="auto"/>
                    <w:right w:val="none" w:sz="0" w:space="0" w:color="auto"/>
                  </w:divBdr>
                </w:div>
                <w:div w:id="271524166">
                  <w:marLeft w:val="0"/>
                  <w:marRight w:val="0"/>
                  <w:marTop w:val="0"/>
                  <w:marBottom w:val="0"/>
                  <w:divBdr>
                    <w:top w:val="none" w:sz="0" w:space="0" w:color="auto"/>
                    <w:left w:val="none" w:sz="0" w:space="0" w:color="auto"/>
                    <w:bottom w:val="none" w:sz="0" w:space="0" w:color="auto"/>
                    <w:right w:val="none" w:sz="0" w:space="0" w:color="auto"/>
                  </w:divBdr>
                </w:div>
                <w:div w:id="316106938">
                  <w:marLeft w:val="0"/>
                  <w:marRight w:val="0"/>
                  <w:marTop w:val="0"/>
                  <w:marBottom w:val="0"/>
                  <w:divBdr>
                    <w:top w:val="none" w:sz="0" w:space="0" w:color="auto"/>
                    <w:left w:val="none" w:sz="0" w:space="0" w:color="auto"/>
                    <w:bottom w:val="none" w:sz="0" w:space="0" w:color="auto"/>
                    <w:right w:val="none" w:sz="0" w:space="0" w:color="auto"/>
                  </w:divBdr>
                </w:div>
                <w:div w:id="334116710">
                  <w:marLeft w:val="0"/>
                  <w:marRight w:val="0"/>
                  <w:marTop w:val="0"/>
                  <w:marBottom w:val="0"/>
                  <w:divBdr>
                    <w:top w:val="none" w:sz="0" w:space="0" w:color="auto"/>
                    <w:left w:val="none" w:sz="0" w:space="0" w:color="auto"/>
                    <w:bottom w:val="none" w:sz="0" w:space="0" w:color="auto"/>
                    <w:right w:val="none" w:sz="0" w:space="0" w:color="auto"/>
                  </w:divBdr>
                </w:div>
                <w:div w:id="397099768">
                  <w:marLeft w:val="0"/>
                  <w:marRight w:val="0"/>
                  <w:marTop w:val="0"/>
                  <w:marBottom w:val="0"/>
                  <w:divBdr>
                    <w:top w:val="none" w:sz="0" w:space="0" w:color="auto"/>
                    <w:left w:val="none" w:sz="0" w:space="0" w:color="auto"/>
                    <w:bottom w:val="none" w:sz="0" w:space="0" w:color="auto"/>
                    <w:right w:val="none" w:sz="0" w:space="0" w:color="auto"/>
                  </w:divBdr>
                </w:div>
                <w:div w:id="427242055">
                  <w:marLeft w:val="0"/>
                  <w:marRight w:val="0"/>
                  <w:marTop w:val="0"/>
                  <w:marBottom w:val="0"/>
                  <w:divBdr>
                    <w:top w:val="none" w:sz="0" w:space="0" w:color="auto"/>
                    <w:left w:val="none" w:sz="0" w:space="0" w:color="auto"/>
                    <w:bottom w:val="none" w:sz="0" w:space="0" w:color="auto"/>
                    <w:right w:val="none" w:sz="0" w:space="0" w:color="auto"/>
                  </w:divBdr>
                </w:div>
                <w:div w:id="429662768">
                  <w:marLeft w:val="0"/>
                  <w:marRight w:val="0"/>
                  <w:marTop w:val="0"/>
                  <w:marBottom w:val="0"/>
                  <w:divBdr>
                    <w:top w:val="none" w:sz="0" w:space="0" w:color="auto"/>
                    <w:left w:val="none" w:sz="0" w:space="0" w:color="auto"/>
                    <w:bottom w:val="none" w:sz="0" w:space="0" w:color="auto"/>
                    <w:right w:val="none" w:sz="0" w:space="0" w:color="auto"/>
                  </w:divBdr>
                </w:div>
                <w:div w:id="466973347">
                  <w:marLeft w:val="0"/>
                  <w:marRight w:val="0"/>
                  <w:marTop w:val="0"/>
                  <w:marBottom w:val="0"/>
                  <w:divBdr>
                    <w:top w:val="none" w:sz="0" w:space="0" w:color="auto"/>
                    <w:left w:val="none" w:sz="0" w:space="0" w:color="auto"/>
                    <w:bottom w:val="none" w:sz="0" w:space="0" w:color="auto"/>
                    <w:right w:val="none" w:sz="0" w:space="0" w:color="auto"/>
                  </w:divBdr>
                </w:div>
                <w:div w:id="496000577">
                  <w:marLeft w:val="0"/>
                  <w:marRight w:val="0"/>
                  <w:marTop w:val="0"/>
                  <w:marBottom w:val="0"/>
                  <w:divBdr>
                    <w:top w:val="none" w:sz="0" w:space="0" w:color="auto"/>
                    <w:left w:val="none" w:sz="0" w:space="0" w:color="auto"/>
                    <w:bottom w:val="none" w:sz="0" w:space="0" w:color="auto"/>
                    <w:right w:val="none" w:sz="0" w:space="0" w:color="auto"/>
                  </w:divBdr>
                </w:div>
                <w:div w:id="518853048">
                  <w:marLeft w:val="0"/>
                  <w:marRight w:val="0"/>
                  <w:marTop w:val="0"/>
                  <w:marBottom w:val="0"/>
                  <w:divBdr>
                    <w:top w:val="none" w:sz="0" w:space="0" w:color="auto"/>
                    <w:left w:val="none" w:sz="0" w:space="0" w:color="auto"/>
                    <w:bottom w:val="none" w:sz="0" w:space="0" w:color="auto"/>
                    <w:right w:val="none" w:sz="0" w:space="0" w:color="auto"/>
                  </w:divBdr>
                </w:div>
                <w:div w:id="532427211">
                  <w:marLeft w:val="0"/>
                  <w:marRight w:val="0"/>
                  <w:marTop w:val="0"/>
                  <w:marBottom w:val="0"/>
                  <w:divBdr>
                    <w:top w:val="none" w:sz="0" w:space="0" w:color="auto"/>
                    <w:left w:val="none" w:sz="0" w:space="0" w:color="auto"/>
                    <w:bottom w:val="none" w:sz="0" w:space="0" w:color="auto"/>
                    <w:right w:val="none" w:sz="0" w:space="0" w:color="auto"/>
                  </w:divBdr>
                </w:div>
                <w:div w:id="539704233">
                  <w:marLeft w:val="0"/>
                  <w:marRight w:val="0"/>
                  <w:marTop w:val="0"/>
                  <w:marBottom w:val="0"/>
                  <w:divBdr>
                    <w:top w:val="none" w:sz="0" w:space="0" w:color="auto"/>
                    <w:left w:val="none" w:sz="0" w:space="0" w:color="auto"/>
                    <w:bottom w:val="none" w:sz="0" w:space="0" w:color="auto"/>
                    <w:right w:val="none" w:sz="0" w:space="0" w:color="auto"/>
                  </w:divBdr>
                </w:div>
                <w:div w:id="553658156">
                  <w:marLeft w:val="0"/>
                  <w:marRight w:val="0"/>
                  <w:marTop w:val="0"/>
                  <w:marBottom w:val="0"/>
                  <w:divBdr>
                    <w:top w:val="none" w:sz="0" w:space="0" w:color="auto"/>
                    <w:left w:val="none" w:sz="0" w:space="0" w:color="auto"/>
                    <w:bottom w:val="none" w:sz="0" w:space="0" w:color="auto"/>
                    <w:right w:val="none" w:sz="0" w:space="0" w:color="auto"/>
                  </w:divBdr>
                </w:div>
                <w:div w:id="568617859">
                  <w:marLeft w:val="0"/>
                  <w:marRight w:val="0"/>
                  <w:marTop w:val="0"/>
                  <w:marBottom w:val="0"/>
                  <w:divBdr>
                    <w:top w:val="none" w:sz="0" w:space="0" w:color="auto"/>
                    <w:left w:val="none" w:sz="0" w:space="0" w:color="auto"/>
                    <w:bottom w:val="none" w:sz="0" w:space="0" w:color="auto"/>
                    <w:right w:val="none" w:sz="0" w:space="0" w:color="auto"/>
                  </w:divBdr>
                </w:div>
                <w:div w:id="575093465">
                  <w:marLeft w:val="0"/>
                  <w:marRight w:val="0"/>
                  <w:marTop w:val="0"/>
                  <w:marBottom w:val="0"/>
                  <w:divBdr>
                    <w:top w:val="none" w:sz="0" w:space="0" w:color="auto"/>
                    <w:left w:val="none" w:sz="0" w:space="0" w:color="auto"/>
                    <w:bottom w:val="none" w:sz="0" w:space="0" w:color="auto"/>
                    <w:right w:val="none" w:sz="0" w:space="0" w:color="auto"/>
                  </w:divBdr>
                </w:div>
                <w:div w:id="582300562">
                  <w:marLeft w:val="0"/>
                  <w:marRight w:val="0"/>
                  <w:marTop w:val="0"/>
                  <w:marBottom w:val="0"/>
                  <w:divBdr>
                    <w:top w:val="none" w:sz="0" w:space="0" w:color="auto"/>
                    <w:left w:val="none" w:sz="0" w:space="0" w:color="auto"/>
                    <w:bottom w:val="none" w:sz="0" w:space="0" w:color="auto"/>
                    <w:right w:val="none" w:sz="0" w:space="0" w:color="auto"/>
                  </w:divBdr>
                </w:div>
                <w:div w:id="585115780">
                  <w:marLeft w:val="0"/>
                  <w:marRight w:val="0"/>
                  <w:marTop w:val="0"/>
                  <w:marBottom w:val="0"/>
                  <w:divBdr>
                    <w:top w:val="none" w:sz="0" w:space="0" w:color="auto"/>
                    <w:left w:val="none" w:sz="0" w:space="0" w:color="auto"/>
                    <w:bottom w:val="none" w:sz="0" w:space="0" w:color="auto"/>
                    <w:right w:val="none" w:sz="0" w:space="0" w:color="auto"/>
                  </w:divBdr>
                </w:div>
                <w:div w:id="597176640">
                  <w:marLeft w:val="0"/>
                  <w:marRight w:val="0"/>
                  <w:marTop w:val="0"/>
                  <w:marBottom w:val="0"/>
                  <w:divBdr>
                    <w:top w:val="none" w:sz="0" w:space="0" w:color="auto"/>
                    <w:left w:val="none" w:sz="0" w:space="0" w:color="auto"/>
                    <w:bottom w:val="none" w:sz="0" w:space="0" w:color="auto"/>
                    <w:right w:val="none" w:sz="0" w:space="0" w:color="auto"/>
                  </w:divBdr>
                </w:div>
                <w:div w:id="628365083">
                  <w:marLeft w:val="0"/>
                  <w:marRight w:val="0"/>
                  <w:marTop w:val="0"/>
                  <w:marBottom w:val="0"/>
                  <w:divBdr>
                    <w:top w:val="none" w:sz="0" w:space="0" w:color="auto"/>
                    <w:left w:val="none" w:sz="0" w:space="0" w:color="auto"/>
                    <w:bottom w:val="none" w:sz="0" w:space="0" w:color="auto"/>
                    <w:right w:val="none" w:sz="0" w:space="0" w:color="auto"/>
                  </w:divBdr>
                </w:div>
                <w:div w:id="635835312">
                  <w:marLeft w:val="0"/>
                  <w:marRight w:val="0"/>
                  <w:marTop w:val="0"/>
                  <w:marBottom w:val="0"/>
                  <w:divBdr>
                    <w:top w:val="none" w:sz="0" w:space="0" w:color="auto"/>
                    <w:left w:val="none" w:sz="0" w:space="0" w:color="auto"/>
                    <w:bottom w:val="none" w:sz="0" w:space="0" w:color="auto"/>
                    <w:right w:val="none" w:sz="0" w:space="0" w:color="auto"/>
                  </w:divBdr>
                </w:div>
                <w:div w:id="672755927">
                  <w:marLeft w:val="0"/>
                  <w:marRight w:val="0"/>
                  <w:marTop w:val="0"/>
                  <w:marBottom w:val="0"/>
                  <w:divBdr>
                    <w:top w:val="none" w:sz="0" w:space="0" w:color="auto"/>
                    <w:left w:val="none" w:sz="0" w:space="0" w:color="auto"/>
                    <w:bottom w:val="none" w:sz="0" w:space="0" w:color="auto"/>
                    <w:right w:val="none" w:sz="0" w:space="0" w:color="auto"/>
                  </w:divBdr>
                </w:div>
                <w:div w:id="678895712">
                  <w:marLeft w:val="0"/>
                  <w:marRight w:val="0"/>
                  <w:marTop w:val="0"/>
                  <w:marBottom w:val="0"/>
                  <w:divBdr>
                    <w:top w:val="none" w:sz="0" w:space="0" w:color="auto"/>
                    <w:left w:val="none" w:sz="0" w:space="0" w:color="auto"/>
                    <w:bottom w:val="none" w:sz="0" w:space="0" w:color="auto"/>
                    <w:right w:val="none" w:sz="0" w:space="0" w:color="auto"/>
                  </w:divBdr>
                </w:div>
                <w:div w:id="700858632">
                  <w:marLeft w:val="0"/>
                  <w:marRight w:val="0"/>
                  <w:marTop w:val="0"/>
                  <w:marBottom w:val="0"/>
                  <w:divBdr>
                    <w:top w:val="none" w:sz="0" w:space="0" w:color="auto"/>
                    <w:left w:val="none" w:sz="0" w:space="0" w:color="auto"/>
                    <w:bottom w:val="none" w:sz="0" w:space="0" w:color="auto"/>
                    <w:right w:val="none" w:sz="0" w:space="0" w:color="auto"/>
                  </w:divBdr>
                </w:div>
                <w:div w:id="701175565">
                  <w:marLeft w:val="0"/>
                  <w:marRight w:val="0"/>
                  <w:marTop w:val="0"/>
                  <w:marBottom w:val="0"/>
                  <w:divBdr>
                    <w:top w:val="none" w:sz="0" w:space="0" w:color="auto"/>
                    <w:left w:val="none" w:sz="0" w:space="0" w:color="auto"/>
                    <w:bottom w:val="none" w:sz="0" w:space="0" w:color="auto"/>
                    <w:right w:val="none" w:sz="0" w:space="0" w:color="auto"/>
                  </w:divBdr>
                </w:div>
                <w:div w:id="727457536">
                  <w:marLeft w:val="0"/>
                  <w:marRight w:val="0"/>
                  <w:marTop w:val="0"/>
                  <w:marBottom w:val="0"/>
                  <w:divBdr>
                    <w:top w:val="none" w:sz="0" w:space="0" w:color="auto"/>
                    <w:left w:val="none" w:sz="0" w:space="0" w:color="auto"/>
                    <w:bottom w:val="none" w:sz="0" w:space="0" w:color="auto"/>
                    <w:right w:val="none" w:sz="0" w:space="0" w:color="auto"/>
                  </w:divBdr>
                </w:div>
                <w:div w:id="744768364">
                  <w:marLeft w:val="0"/>
                  <w:marRight w:val="0"/>
                  <w:marTop w:val="0"/>
                  <w:marBottom w:val="0"/>
                  <w:divBdr>
                    <w:top w:val="none" w:sz="0" w:space="0" w:color="auto"/>
                    <w:left w:val="none" w:sz="0" w:space="0" w:color="auto"/>
                    <w:bottom w:val="none" w:sz="0" w:space="0" w:color="auto"/>
                    <w:right w:val="none" w:sz="0" w:space="0" w:color="auto"/>
                  </w:divBdr>
                </w:div>
                <w:div w:id="787504430">
                  <w:marLeft w:val="0"/>
                  <w:marRight w:val="0"/>
                  <w:marTop w:val="0"/>
                  <w:marBottom w:val="0"/>
                  <w:divBdr>
                    <w:top w:val="none" w:sz="0" w:space="0" w:color="auto"/>
                    <w:left w:val="none" w:sz="0" w:space="0" w:color="auto"/>
                    <w:bottom w:val="none" w:sz="0" w:space="0" w:color="auto"/>
                    <w:right w:val="none" w:sz="0" w:space="0" w:color="auto"/>
                  </w:divBdr>
                </w:div>
                <w:div w:id="795367777">
                  <w:marLeft w:val="0"/>
                  <w:marRight w:val="0"/>
                  <w:marTop w:val="0"/>
                  <w:marBottom w:val="0"/>
                  <w:divBdr>
                    <w:top w:val="none" w:sz="0" w:space="0" w:color="auto"/>
                    <w:left w:val="none" w:sz="0" w:space="0" w:color="auto"/>
                    <w:bottom w:val="none" w:sz="0" w:space="0" w:color="auto"/>
                    <w:right w:val="none" w:sz="0" w:space="0" w:color="auto"/>
                  </w:divBdr>
                </w:div>
                <w:div w:id="828716697">
                  <w:marLeft w:val="0"/>
                  <w:marRight w:val="0"/>
                  <w:marTop w:val="0"/>
                  <w:marBottom w:val="0"/>
                  <w:divBdr>
                    <w:top w:val="none" w:sz="0" w:space="0" w:color="auto"/>
                    <w:left w:val="none" w:sz="0" w:space="0" w:color="auto"/>
                    <w:bottom w:val="none" w:sz="0" w:space="0" w:color="auto"/>
                    <w:right w:val="none" w:sz="0" w:space="0" w:color="auto"/>
                  </w:divBdr>
                </w:div>
                <w:div w:id="835347063">
                  <w:marLeft w:val="0"/>
                  <w:marRight w:val="0"/>
                  <w:marTop w:val="0"/>
                  <w:marBottom w:val="0"/>
                  <w:divBdr>
                    <w:top w:val="none" w:sz="0" w:space="0" w:color="auto"/>
                    <w:left w:val="none" w:sz="0" w:space="0" w:color="auto"/>
                    <w:bottom w:val="none" w:sz="0" w:space="0" w:color="auto"/>
                    <w:right w:val="none" w:sz="0" w:space="0" w:color="auto"/>
                  </w:divBdr>
                </w:div>
                <w:div w:id="878515422">
                  <w:marLeft w:val="0"/>
                  <w:marRight w:val="0"/>
                  <w:marTop w:val="0"/>
                  <w:marBottom w:val="0"/>
                  <w:divBdr>
                    <w:top w:val="none" w:sz="0" w:space="0" w:color="auto"/>
                    <w:left w:val="none" w:sz="0" w:space="0" w:color="auto"/>
                    <w:bottom w:val="none" w:sz="0" w:space="0" w:color="auto"/>
                    <w:right w:val="none" w:sz="0" w:space="0" w:color="auto"/>
                  </w:divBdr>
                </w:div>
                <w:div w:id="993025888">
                  <w:marLeft w:val="0"/>
                  <w:marRight w:val="0"/>
                  <w:marTop w:val="0"/>
                  <w:marBottom w:val="0"/>
                  <w:divBdr>
                    <w:top w:val="none" w:sz="0" w:space="0" w:color="auto"/>
                    <w:left w:val="none" w:sz="0" w:space="0" w:color="auto"/>
                    <w:bottom w:val="none" w:sz="0" w:space="0" w:color="auto"/>
                    <w:right w:val="none" w:sz="0" w:space="0" w:color="auto"/>
                  </w:divBdr>
                </w:div>
                <w:div w:id="1037463280">
                  <w:marLeft w:val="0"/>
                  <w:marRight w:val="0"/>
                  <w:marTop w:val="0"/>
                  <w:marBottom w:val="0"/>
                  <w:divBdr>
                    <w:top w:val="none" w:sz="0" w:space="0" w:color="auto"/>
                    <w:left w:val="none" w:sz="0" w:space="0" w:color="auto"/>
                    <w:bottom w:val="none" w:sz="0" w:space="0" w:color="auto"/>
                    <w:right w:val="none" w:sz="0" w:space="0" w:color="auto"/>
                  </w:divBdr>
                </w:div>
                <w:div w:id="1038093170">
                  <w:marLeft w:val="0"/>
                  <w:marRight w:val="0"/>
                  <w:marTop w:val="0"/>
                  <w:marBottom w:val="0"/>
                  <w:divBdr>
                    <w:top w:val="none" w:sz="0" w:space="0" w:color="auto"/>
                    <w:left w:val="none" w:sz="0" w:space="0" w:color="auto"/>
                    <w:bottom w:val="none" w:sz="0" w:space="0" w:color="auto"/>
                    <w:right w:val="none" w:sz="0" w:space="0" w:color="auto"/>
                  </w:divBdr>
                </w:div>
                <w:div w:id="1042172156">
                  <w:marLeft w:val="0"/>
                  <w:marRight w:val="0"/>
                  <w:marTop w:val="0"/>
                  <w:marBottom w:val="0"/>
                  <w:divBdr>
                    <w:top w:val="none" w:sz="0" w:space="0" w:color="auto"/>
                    <w:left w:val="none" w:sz="0" w:space="0" w:color="auto"/>
                    <w:bottom w:val="none" w:sz="0" w:space="0" w:color="auto"/>
                    <w:right w:val="none" w:sz="0" w:space="0" w:color="auto"/>
                  </w:divBdr>
                </w:div>
                <w:div w:id="1072238241">
                  <w:marLeft w:val="0"/>
                  <w:marRight w:val="0"/>
                  <w:marTop w:val="0"/>
                  <w:marBottom w:val="0"/>
                  <w:divBdr>
                    <w:top w:val="none" w:sz="0" w:space="0" w:color="auto"/>
                    <w:left w:val="none" w:sz="0" w:space="0" w:color="auto"/>
                    <w:bottom w:val="none" w:sz="0" w:space="0" w:color="auto"/>
                    <w:right w:val="none" w:sz="0" w:space="0" w:color="auto"/>
                  </w:divBdr>
                </w:div>
                <w:div w:id="1073505759">
                  <w:marLeft w:val="0"/>
                  <w:marRight w:val="0"/>
                  <w:marTop w:val="0"/>
                  <w:marBottom w:val="0"/>
                  <w:divBdr>
                    <w:top w:val="none" w:sz="0" w:space="0" w:color="auto"/>
                    <w:left w:val="none" w:sz="0" w:space="0" w:color="auto"/>
                    <w:bottom w:val="none" w:sz="0" w:space="0" w:color="auto"/>
                    <w:right w:val="none" w:sz="0" w:space="0" w:color="auto"/>
                  </w:divBdr>
                </w:div>
                <w:div w:id="1077440300">
                  <w:marLeft w:val="0"/>
                  <w:marRight w:val="0"/>
                  <w:marTop w:val="0"/>
                  <w:marBottom w:val="0"/>
                  <w:divBdr>
                    <w:top w:val="none" w:sz="0" w:space="0" w:color="auto"/>
                    <w:left w:val="none" w:sz="0" w:space="0" w:color="auto"/>
                    <w:bottom w:val="none" w:sz="0" w:space="0" w:color="auto"/>
                    <w:right w:val="none" w:sz="0" w:space="0" w:color="auto"/>
                  </w:divBdr>
                </w:div>
                <w:div w:id="1164198248">
                  <w:marLeft w:val="0"/>
                  <w:marRight w:val="0"/>
                  <w:marTop w:val="0"/>
                  <w:marBottom w:val="0"/>
                  <w:divBdr>
                    <w:top w:val="none" w:sz="0" w:space="0" w:color="auto"/>
                    <w:left w:val="none" w:sz="0" w:space="0" w:color="auto"/>
                    <w:bottom w:val="none" w:sz="0" w:space="0" w:color="auto"/>
                    <w:right w:val="none" w:sz="0" w:space="0" w:color="auto"/>
                  </w:divBdr>
                </w:div>
                <w:div w:id="1180126007">
                  <w:marLeft w:val="0"/>
                  <w:marRight w:val="0"/>
                  <w:marTop w:val="0"/>
                  <w:marBottom w:val="0"/>
                  <w:divBdr>
                    <w:top w:val="none" w:sz="0" w:space="0" w:color="auto"/>
                    <w:left w:val="none" w:sz="0" w:space="0" w:color="auto"/>
                    <w:bottom w:val="none" w:sz="0" w:space="0" w:color="auto"/>
                    <w:right w:val="none" w:sz="0" w:space="0" w:color="auto"/>
                  </w:divBdr>
                </w:div>
                <w:div w:id="1214006474">
                  <w:marLeft w:val="0"/>
                  <w:marRight w:val="0"/>
                  <w:marTop w:val="0"/>
                  <w:marBottom w:val="0"/>
                  <w:divBdr>
                    <w:top w:val="none" w:sz="0" w:space="0" w:color="auto"/>
                    <w:left w:val="none" w:sz="0" w:space="0" w:color="auto"/>
                    <w:bottom w:val="none" w:sz="0" w:space="0" w:color="auto"/>
                    <w:right w:val="none" w:sz="0" w:space="0" w:color="auto"/>
                  </w:divBdr>
                </w:div>
                <w:div w:id="1217861005">
                  <w:marLeft w:val="0"/>
                  <w:marRight w:val="0"/>
                  <w:marTop w:val="0"/>
                  <w:marBottom w:val="0"/>
                  <w:divBdr>
                    <w:top w:val="none" w:sz="0" w:space="0" w:color="auto"/>
                    <w:left w:val="none" w:sz="0" w:space="0" w:color="auto"/>
                    <w:bottom w:val="none" w:sz="0" w:space="0" w:color="auto"/>
                    <w:right w:val="none" w:sz="0" w:space="0" w:color="auto"/>
                  </w:divBdr>
                </w:div>
                <w:div w:id="1237278364">
                  <w:marLeft w:val="0"/>
                  <w:marRight w:val="0"/>
                  <w:marTop w:val="0"/>
                  <w:marBottom w:val="0"/>
                  <w:divBdr>
                    <w:top w:val="none" w:sz="0" w:space="0" w:color="auto"/>
                    <w:left w:val="none" w:sz="0" w:space="0" w:color="auto"/>
                    <w:bottom w:val="none" w:sz="0" w:space="0" w:color="auto"/>
                    <w:right w:val="none" w:sz="0" w:space="0" w:color="auto"/>
                  </w:divBdr>
                </w:div>
                <w:div w:id="1288007495">
                  <w:marLeft w:val="0"/>
                  <w:marRight w:val="0"/>
                  <w:marTop w:val="0"/>
                  <w:marBottom w:val="0"/>
                  <w:divBdr>
                    <w:top w:val="none" w:sz="0" w:space="0" w:color="auto"/>
                    <w:left w:val="none" w:sz="0" w:space="0" w:color="auto"/>
                    <w:bottom w:val="none" w:sz="0" w:space="0" w:color="auto"/>
                    <w:right w:val="none" w:sz="0" w:space="0" w:color="auto"/>
                  </w:divBdr>
                </w:div>
                <w:div w:id="1427995981">
                  <w:marLeft w:val="0"/>
                  <w:marRight w:val="0"/>
                  <w:marTop w:val="0"/>
                  <w:marBottom w:val="0"/>
                  <w:divBdr>
                    <w:top w:val="none" w:sz="0" w:space="0" w:color="auto"/>
                    <w:left w:val="none" w:sz="0" w:space="0" w:color="auto"/>
                    <w:bottom w:val="none" w:sz="0" w:space="0" w:color="auto"/>
                    <w:right w:val="none" w:sz="0" w:space="0" w:color="auto"/>
                  </w:divBdr>
                </w:div>
                <w:div w:id="1478764155">
                  <w:marLeft w:val="0"/>
                  <w:marRight w:val="0"/>
                  <w:marTop w:val="0"/>
                  <w:marBottom w:val="0"/>
                  <w:divBdr>
                    <w:top w:val="none" w:sz="0" w:space="0" w:color="auto"/>
                    <w:left w:val="none" w:sz="0" w:space="0" w:color="auto"/>
                    <w:bottom w:val="none" w:sz="0" w:space="0" w:color="auto"/>
                    <w:right w:val="none" w:sz="0" w:space="0" w:color="auto"/>
                  </w:divBdr>
                </w:div>
                <w:div w:id="1482307699">
                  <w:marLeft w:val="0"/>
                  <w:marRight w:val="0"/>
                  <w:marTop w:val="0"/>
                  <w:marBottom w:val="0"/>
                  <w:divBdr>
                    <w:top w:val="none" w:sz="0" w:space="0" w:color="auto"/>
                    <w:left w:val="none" w:sz="0" w:space="0" w:color="auto"/>
                    <w:bottom w:val="none" w:sz="0" w:space="0" w:color="auto"/>
                    <w:right w:val="none" w:sz="0" w:space="0" w:color="auto"/>
                  </w:divBdr>
                </w:div>
                <w:div w:id="1483739094">
                  <w:marLeft w:val="0"/>
                  <w:marRight w:val="0"/>
                  <w:marTop w:val="0"/>
                  <w:marBottom w:val="0"/>
                  <w:divBdr>
                    <w:top w:val="none" w:sz="0" w:space="0" w:color="auto"/>
                    <w:left w:val="none" w:sz="0" w:space="0" w:color="auto"/>
                    <w:bottom w:val="none" w:sz="0" w:space="0" w:color="auto"/>
                    <w:right w:val="none" w:sz="0" w:space="0" w:color="auto"/>
                  </w:divBdr>
                </w:div>
                <w:div w:id="1485467680">
                  <w:marLeft w:val="0"/>
                  <w:marRight w:val="0"/>
                  <w:marTop w:val="0"/>
                  <w:marBottom w:val="0"/>
                  <w:divBdr>
                    <w:top w:val="none" w:sz="0" w:space="0" w:color="auto"/>
                    <w:left w:val="none" w:sz="0" w:space="0" w:color="auto"/>
                    <w:bottom w:val="none" w:sz="0" w:space="0" w:color="auto"/>
                    <w:right w:val="none" w:sz="0" w:space="0" w:color="auto"/>
                  </w:divBdr>
                </w:div>
                <w:div w:id="1526409989">
                  <w:marLeft w:val="0"/>
                  <w:marRight w:val="0"/>
                  <w:marTop w:val="0"/>
                  <w:marBottom w:val="0"/>
                  <w:divBdr>
                    <w:top w:val="none" w:sz="0" w:space="0" w:color="auto"/>
                    <w:left w:val="none" w:sz="0" w:space="0" w:color="auto"/>
                    <w:bottom w:val="none" w:sz="0" w:space="0" w:color="auto"/>
                    <w:right w:val="none" w:sz="0" w:space="0" w:color="auto"/>
                  </w:divBdr>
                </w:div>
                <w:div w:id="1566449946">
                  <w:marLeft w:val="0"/>
                  <w:marRight w:val="0"/>
                  <w:marTop w:val="0"/>
                  <w:marBottom w:val="0"/>
                  <w:divBdr>
                    <w:top w:val="none" w:sz="0" w:space="0" w:color="auto"/>
                    <w:left w:val="none" w:sz="0" w:space="0" w:color="auto"/>
                    <w:bottom w:val="none" w:sz="0" w:space="0" w:color="auto"/>
                    <w:right w:val="none" w:sz="0" w:space="0" w:color="auto"/>
                  </w:divBdr>
                </w:div>
                <w:div w:id="1616136317">
                  <w:marLeft w:val="0"/>
                  <w:marRight w:val="0"/>
                  <w:marTop w:val="0"/>
                  <w:marBottom w:val="0"/>
                  <w:divBdr>
                    <w:top w:val="none" w:sz="0" w:space="0" w:color="auto"/>
                    <w:left w:val="none" w:sz="0" w:space="0" w:color="auto"/>
                    <w:bottom w:val="none" w:sz="0" w:space="0" w:color="auto"/>
                    <w:right w:val="none" w:sz="0" w:space="0" w:color="auto"/>
                  </w:divBdr>
                </w:div>
                <w:div w:id="1619557721">
                  <w:marLeft w:val="0"/>
                  <w:marRight w:val="0"/>
                  <w:marTop w:val="0"/>
                  <w:marBottom w:val="0"/>
                  <w:divBdr>
                    <w:top w:val="none" w:sz="0" w:space="0" w:color="auto"/>
                    <w:left w:val="none" w:sz="0" w:space="0" w:color="auto"/>
                    <w:bottom w:val="none" w:sz="0" w:space="0" w:color="auto"/>
                    <w:right w:val="none" w:sz="0" w:space="0" w:color="auto"/>
                  </w:divBdr>
                </w:div>
                <w:div w:id="1687321215">
                  <w:marLeft w:val="0"/>
                  <w:marRight w:val="0"/>
                  <w:marTop w:val="0"/>
                  <w:marBottom w:val="0"/>
                  <w:divBdr>
                    <w:top w:val="none" w:sz="0" w:space="0" w:color="auto"/>
                    <w:left w:val="none" w:sz="0" w:space="0" w:color="auto"/>
                    <w:bottom w:val="none" w:sz="0" w:space="0" w:color="auto"/>
                    <w:right w:val="none" w:sz="0" w:space="0" w:color="auto"/>
                  </w:divBdr>
                </w:div>
                <w:div w:id="1687902755">
                  <w:marLeft w:val="0"/>
                  <w:marRight w:val="0"/>
                  <w:marTop w:val="0"/>
                  <w:marBottom w:val="0"/>
                  <w:divBdr>
                    <w:top w:val="none" w:sz="0" w:space="0" w:color="auto"/>
                    <w:left w:val="none" w:sz="0" w:space="0" w:color="auto"/>
                    <w:bottom w:val="none" w:sz="0" w:space="0" w:color="auto"/>
                    <w:right w:val="none" w:sz="0" w:space="0" w:color="auto"/>
                  </w:divBdr>
                </w:div>
                <w:div w:id="1824269780">
                  <w:marLeft w:val="0"/>
                  <w:marRight w:val="0"/>
                  <w:marTop w:val="0"/>
                  <w:marBottom w:val="0"/>
                  <w:divBdr>
                    <w:top w:val="none" w:sz="0" w:space="0" w:color="auto"/>
                    <w:left w:val="none" w:sz="0" w:space="0" w:color="auto"/>
                    <w:bottom w:val="none" w:sz="0" w:space="0" w:color="auto"/>
                    <w:right w:val="none" w:sz="0" w:space="0" w:color="auto"/>
                  </w:divBdr>
                </w:div>
                <w:div w:id="1839540238">
                  <w:marLeft w:val="0"/>
                  <w:marRight w:val="0"/>
                  <w:marTop w:val="0"/>
                  <w:marBottom w:val="0"/>
                  <w:divBdr>
                    <w:top w:val="none" w:sz="0" w:space="0" w:color="auto"/>
                    <w:left w:val="none" w:sz="0" w:space="0" w:color="auto"/>
                    <w:bottom w:val="none" w:sz="0" w:space="0" w:color="auto"/>
                    <w:right w:val="none" w:sz="0" w:space="0" w:color="auto"/>
                  </w:divBdr>
                </w:div>
                <w:div w:id="1860776850">
                  <w:marLeft w:val="0"/>
                  <w:marRight w:val="0"/>
                  <w:marTop w:val="0"/>
                  <w:marBottom w:val="0"/>
                  <w:divBdr>
                    <w:top w:val="none" w:sz="0" w:space="0" w:color="auto"/>
                    <w:left w:val="none" w:sz="0" w:space="0" w:color="auto"/>
                    <w:bottom w:val="none" w:sz="0" w:space="0" w:color="auto"/>
                    <w:right w:val="none" w:sz="0" w:space="0" w:color="auto"/>
                  </w:divBdr>
                </w:div>
                <w:div w:id="1862863159">
                  <w:marLeft w:val="0"/>
                  <w:marRight w:val="0"/>
                  <w:marTop w:val="0"/>
                  <w:marBottom w:val="0"/>
                  <w:divBdr>
                    <w:top w:val="none" w:sz="0" w:space="0" w:color="auto"/>
                    <w:left w:val="none" w:sz="0" w:space="0" w:color="auto"/>
                    <w:bottom w:val="none" w:sz="0" w:space="0" w:color="auto"/>
                    <w:right w:val="none" w:sz="0" w:space="0" w:color="auto"/>
                  </w:divBdr>
                </w:div>
                <w:div w:id="1935937675">
                  <w:marLeft w:val="0"/>
                  <w:marRight w:val="0"/>
                  <w:marTop w:val="0"/>
                  <w:marBottom w:val="0"/>
                  <w:divBdr>
                    <w:top w:val="none" w:sz="0" w:space="0" w:color="auto"/>
                    <w:left w:val="none" w:sz="0" w:space="0" w:color="auto"/>
                    <w:bottom w:val="none" w:sz="0" w:space="0" w:color="auto"/>
                    <w:right w:val="none" w:sz="0" w:space="0" w:color="auto"/>
                  </w:divBdr>
                </w:div>
                <w:div w:id="1943342706">
                  <w:marLeft w:val="0"/>
                  <w:marRight w:val="0"/>
                  <w:marTop w:val="0"/>
                  <w:marBottom w:val="0"/>
                  <w:divBdr>
                    <w:top w:val="none" w:sz="0" w:space="0" w:color="auto"/>
                    <w:left w:val="none" w:sz="0" w:space="0" w:color="auto"/>
                    <w:bottom w:val="none" w:sz="0" w:space="0" w:color="auto"/>
                    <w:right w:val="none" w:sz="0" w:space="0" w:color="auto"/>
                  </w:divBdr>
                </w:div>
                <w:div w:id="1971862155">
                  <w:marLeft w:val="0"/>
                  <w:marRight w:val="0"/>
                  <w:marTop w:val="0"/>
                  <w:marBottom w:val="0"/>
                  <w:divBdr>
                    <w:top w:val="none" w:sz="0" w:space="0" w:color="auto"/>
                    <w:left w:val="none" w:sz="0" w:space="0" w:color="auto"/>
                    <w:bottom w:val="none" w:sz="0" w:space="0" w:color="auto"/>
                    <w:right w:val="none" w:sz="0" w:space="0" w:color="auto"/>
                  </w:divBdr>
                </w:div>
                <w:div w:id="1978105608">
                  <w:marLeft w:val="0"/>
                  <w:marRight w:val="0"/>
                  <w:marTop w:val="0"/>
                  <w:marBottom w:val="0"/>
                  <w:divBdr>
                    <w:top w:val="none" w:sz="0" w:space="0" w:color="auto"/>
                    <w:left w:val="none" w:sz="0" w:space="0" w:color="auto"/>
                    <w:bottom w:val="none" w:sz="0" w:space="0" w:color="auto"/>
                    <w:right w:val="none" w:sz="0" w:space="0" w:color="auto"/>
                  </w:divBdr>
                </w:div>
                <w:div w:id="2029985288">
                  <w:marLeft w:val="0"/>
                  <w:marRight w:val="0"/>
                  <w:marTop w:val="0"/>
                  <w:marBottom w:val="0"/>
                  <w:divBdr>
                    <w:top w:val="none" w:sz="0" w:space="0" w:color="auto"/>
                    <w:left w:val="none" w:sz="0" w:space="0" w:color="auto"/>
                    <w:bottom w:val="none" w:sz="0" w:space="0" w:color="auto"/>
                    <w:right w:val="none" w:sz="0" w:space="0" w:color="auto"/>
                  </w:divBdr>
                </w:div>
                <w:div w:id="2128693096">
                  <w:marLeft w:val="0"/>
                  <w:marRight w:val="0"/>
                  <w:marTop w:val="0"/>
                  <w:marBottom w:val="0"/>
                  <w:divBdr>
                    <w:top w:val="none" w:sz="0" w:space="0" w:color="auto"/>
                    <w:left w:val="none" w:sz="0" w:space="0" w:color="auto"/>
                    <w:bottom w:val="none" w:sz="0" w:space="0" w:color="auto"/>
                    <w:right w:val="none" w:sz="0" w:space="0" w:color="auto"/>
                  </w:divBdr>
                </w:div>
                <w:div w:id="2139100205">
                  <w:marLeft w:val="0"/>
                  <w:marRight w:val="0"/>
                  <w:marTop w:val="0"/>
                  <w:marBottom w:val="0"/>
                  <w:divBdr>
                    <w:top w:val="none" w:sz="0" w:space="0" w:color="auto"/>
                    <w:left w:val="none" w:sz="0" w:space="0" w:color="auto"/>
                    <w:bottom w:val="none" w:sz="0" w:space="0" w:color="auto"/>
                    <w:right w:val="none" w:sz="0" w:space="0" w:color="auto"/>
                  </w:divBdr>
                </w:div>
              </w:divsChild>
            </w:div>
            <w:div w:id="1620183516">
              <w:marLeft w:val="0"/>
              <w:marRight w:val="0"/>
              <w:marTop w:val="0"/>
              <w:marBottom w:val="0"/>
              <w:divBdr>
                <w:top w:val="none" w:sz="0" w:space="0" w:color="auto"/>
                <w:left w:val="none" w:sz="0" w:space="0" w:color="auto"/>
                <w:bottom w:val="none" w:sz="0" w:space="0" w:color="auto"/>
                <w:right w:val="none" w:sz="0" w:space="0" w:color="auto"/>
              </w:divBdr>
            </w:div>
            <w:div w:id="1620604259">
              <w:marLeft w:val="0"/>
              <w:marRight w:val="0"/>
              <w:marTop w:val="0"/>
              <w:marBottom w:val="0"/>
              <w:divBdr>
                <w:top w:val="none" w:sz="0" w:space="0" w:color="auto"/>
                <w:left w:val="none" w:sz="0" w:space="0" w:color="auto"/>
                <w:bottom w:val="none" w:sz="0" w:space="0" w:color="auto"/>
                <w:right w:val="none" w:sz="0" w:space="0" w:color="auto"/>
              </w:divBdr>
            </w:div>
            <w:div w:id="1620989405">
              <w:marLeft w:val="0"/>
              <w:marRight w:val="0"/>
              <w:marTop w:val="0"/>
              <w:marBottom w:val="0"/>
              <w:divBdr>
                <w:top w:val="none" w:sz="0" w:space="0" w:color="auto"/>
                <w:left w:val="none" w:sz="0" w:space="0" w:color="auto"/>
                <w:bottom w:val="none" w:sz="0" w:space="0" w:color="auto"/>
                <w:right w:val="none" w:sz="0" w:space="0" w:color="auto"/>
              </w:divBdr>
            </w:div>
            <w:div w:id="1621647645">
              <w:marLeft w:val="0"/>
              <w:marRight w:val="0"/>
              <w:marTop w:val="0"/>
              <w:marBottom w:val="0"/>
              <w:divBdr>
                <w:top w:val="none" w:sz="0" w:space="0" w:color="auto"/>
                <w:left w:val="none" w:sz="0" w:space="0" w:color="auto"/>
                <w:bottom w:val="none" w:sz="0" w:space="0" w:color="auto"/>
                <w:right w:val="none" w:sz="0" w:space="0" w:color="auto"/>
              </w:divBdr>
            </w:div>
            <w:div w:id="1622764177">
              <w:marLeft w:val="0"/>
              <w:marRight w:val="0"/>
              <w:marTop w:val="0"/>
              <w:marBottom w:val="0"/>
              <w:divBdr>
                <w:top w:val="none" w:sz="0" w:space="0" w:color="auto"/>
                <w:left w:val="none" w:sz="0" w:space="0" w:color="auto"/>
                <w:bottom w:val="none" w:sz="0" w:space="0" w:color="auto"/>
                <w:right w:val="none" w:sz="0" w:space="0" w:color="auto"/>
              </w:divBdr>
            </w:div>
            <w:div w:id="1622805824">
              <w:marLeft w:val="0"/>
              <w:marRight w:val="0"/>
              <w:marTop w:val="0"/>
              <w:marBottom w:val="0"/>
              <w:divBdr>
                <w:top w:val="none" w:sz="0" w:space="0" w:color="auto"/>
                <w:left w:val="none" w:sz="0" w:space="0" w:color="auto"/>
                <w:bottom w:val="none" w:sz="0" w:space="0" w:color="auto"/>
                <w:right w:val="none" w:sz="0" w:space="0" w:color="auto"/>
              </w:divBdr>
            </w:div>
            <w:div w:id="1623488373">
              <w:marLeft w:val="0"/>
              <w:marRight w:val="0"/>
              <w:marTop w:val="0"/>
              <w:marBottom w:val="0"/>
              <w:divBdr>
                <w:top w:val="none" w:sz="0" w:space="0" w:color="auto"/>
                <w:left w:val="none" w:sz="0" w:space="0" w:color="auto"/>
                <w:bottom w:val="none" w:sz="0" w:space="0" w:color="auto"/>
                <w:right w:val="none" w:sz="0" w:space="0" w:color="auto"/>
              </w:divBdr>
            </w:div>
            <w:div w:id="1624530398">
              <w:marLeft w:val="0"/>
              <w:marRight w:val="0"/>
              <w:marTop w:val="0"/>
              <w:marBottom w:val="0"/>
              <w:divBdr>
                <w:top w:val="none" w:sz="0" w:space="0" w:color="auto"/>
                <w:left w:val="none" w:sz="0" w:space="0" w:color="auto"/>
                <w:bottom w:val="none" w:sz="0" w:space="0" w:color="auto"/>
                <w:right w:val="none" w:sz="0" w:space="0" w:color="auto"/>
              </w:divBdr>
            </w:div>
            <w:div w:id="1627665398">
              <w:marLeft w:val="0"/>
              <w:marRight w:val="0"/>
              <w:marTop w:val="0"/>
              <w:marBottom w:val="0"/>
              <w:divBdr>
                <w:top w:val="none" w:sz="0" w:space="0" w:color="auto"/>
                <w:left w:val="none" w:sz="0" w:space="0" w:color="auto"/>
                <w:bottom w:val="none" w:sz="0" w:space="0" w:color="auto"/>
                <w:right w:val="none" w:sz="0" w:space="0" w:color="auto"/>
              </w:divBdr>
            </w:div>
            <w:div w:id="1628050309">
              <w:marLeft w:val="0"/>
              <w:marRight w:val="0"/>
              <w:marTop w:val="0"/>
              <w:marBottom w:val="0"/>
              <w:divBdr>
                <w:top w:val="none" w:sz="0" w:space="0" w:color="auto"/>
                <w:left w:val="none" w:sz="0" w:space="0" w:color="auto"/>
                <w:bottom w:val="none" w:sz="0" w:space="0" w:color="auto"/>
                <w:right w:val="none" w:sz="0" w:space="0" w:color="auto"/>
              </w:divBdr>
            </w:div>
            <w:div w:id="1628077843">
              <w:marLeft w:val="0"/>
              <w:marRight w:val="0"/>
              <w:marTop w:val="0"/>
              <w:marBottom w:val="0"/>
              <w:divBdr>
                <w:top w:val="none" w:sz="0" w:space="0" w:color="auto"/>
                <w:left w:val="none" w:sz="0" w:space="0" w:color="auto"/>
                <w:bottom w:val="none" w:sz="0" w:space="0" w:color="auto"/>
                <w:right w:val="none" w:sz="0" w:space="0" w:color="auto"/>
              </w:divBdr>
            </w:div>
            <w:div w:id="1628930031">
              <w:marLeft w:val="0"/>
              <w:marRight w:val="0"/>
              <w:marTop w:val="0"/>
              <w:marBottom w:val="0"/>
              <w:divBdr>
                <w:top w:val="none" w:sz="0" w:space="0" w:color="auto"/>
                <w:left w:val="none" w:sz="0" w:space="0" w:color="auto"/>
                <w:bottom w:val="none" w:sz="0" w:space="0" w:color="auto"/>
                <w:right w:val="none" w:sz="0" w:space="0" w:color="auto"/>
              </w:divBdr>
            </w:div>
            <w:div w:id="1630554871">
              <w:marLeft w:val="0"/>
              <w:marRight w:val="0"/>
              <w:marTop w:val="0"/>
              <w:marBottom w:val="0"/>
              <w:divBdr>
                <w:top w:val="none" w:sz="0" w:space="0" w:color="auto"/>
                <w:left w:val="none" w:sz="0" w:space="0" w:color="auto"/>
                <w:bottom w:val="none" w:sz="0" w:space="0" w:color="auto"/>
                <w:right w:val="none" w:sz="0" w:space="0" w:color="auto"/>
              </w:divBdr>
            </w:div>
            <w:div w:id="1630698915">
              <w:marLeft w:val="0"/>
              <w:marRight w:val="0"/>
              <w:marTop w:val="0"/>
              <w:marBottom w:val="0"/>
              <w:divBdr>
                <w:top w:val="none" w:sz="0" w:space="0" w:color="auto"/>
                <w:left w:val="none" w:sz="0" w:space="0" w:color="auto"/>
                <w:bottom w:val="none" w:sz="0" w:space="0" w:color="auto"/>
                <w:right w:val="none" w:sz="0" w:space="0" w:color="auto"/>
              </w:divBdr>
            </w:div>
            <w:div w:id="1632176886">
              <w:marLeft w:val="0"/>
              <w:marRight w:val="0"/>
              <w:marTop w:val="0"/>
              <w:marBottom w:val="0"/>
              <w:divBdr>
                <w:top w:val="none" w:sz="0" w:space="0" w:color="auto"/>
                <w:left w:val="none" w:sz="0" w:space="0" w:color="auto"/>
                <w:bottom w:val="none" w:sz="0" w:space="0" w:color="auto"/>
                <w:right w:val="none" w:sz="0" w:space="0" w:color="auto"/>
              </w:divBdr>
            </w:div>
            <w:div w:id="1635599136">
              <w:marLeft w:val="0"/>
              <w:marRight w:val="0"/>
              <w:marTop w:val="0"/>
              <w:marBottom w:val="0"/>
              <w:divBdr>
                <w:top w:val="none" w:sz="0" w:space="0" w:color="auto"/>
                <w:left w:val="none" w:sz="0" w:space="0" w:color="auto"/>
                <w:bottom w:val="none" w:sz="0" w:space="0" w:color="auto"/>
                <w:right w:val="none" w:sz="0" w:space="0" w:color="auto"/>
              </w:divBdr>
            </w:div>
            <w:div w:id="1636983259">
              <w:marLeft w:val="0"/>
              <w:marRight w:val="0"/>
              <w:marTop w:val="0"/>
              <w:marBottom w:val="0"/>
              <w:divBdr>
                <w:top w:val="none" w:sz="0" w:space="0" w:color="auto"/>
                <w:left w:val="none" w:sz="0" w:space="0" w:color="auto"/>
                <w:bottom w:val="none" w:sz="0" w:space="0" w:color="auto"/>
                <w:right w:val="none" w:sz="0" w:space="0" w:color="auto"/>
              </w:divBdr>
            </w:div>
            <w:div w:id="1637031617">
              <w:marLeft w:val="0"/>
              <w:marRight w:val="0"/>
              <w:marTop w:val="0"/>
              <w:marBottom w:val="0"/>
              <w:divBdr>
                <w:top w:val="none" w:sz="0" w:space="0" w:color="auto"/>
                <w:left w:val="none" w:sz="0" w:space="0" w:color="auto"/>
                <w:bottom w:val="none" w:sz="0" w:space="0" w:color="auto"/>
                <w:right w:val="none" w:sz="0" w:space="0" w:color="auto"/>
              </w:divBdr>
            </w:div>
            <w:div w:id="1637293721">
              <w:marLeft w:val="0"/>
              <w:marRight w:val="0"/>
              <w:marTop w:val="0"/>
              <w:marBottom w:val="0"/>
              <w:divBdr>
                <w:top w:val="none" w:sz="0" w:space="0" w:color="auto"/>
                <w:left w:val="none" w:sz="0" w:space="0" w:color="auto"/>
                <w:bottom w:val="none" w:sz="0" w:space="0" w:color="auto"/>
                <w:right w:val="none" w:sz="0" w:space="0" w:color="auto"/>
              </w:divBdr>
            </w:div>
            <w:div w:id="1641305068">
              <w:marLeft w:val="0"/>
              <w:marRight w:val="0"/>
              <w:marTop w:val="0"/>
              <w:marBottom w:val="0"/>
              <w:divBdr>
                <w:top w:val="none" w:sz="0" w:space="0" w:color="auto"/>
                <w:left w:val="none" w:sz="0" w:space="0" w:color="auto"/>
                <w:bottom w:val="none" w:sz="0" w:space="0" w:color="auto"/>
                <w:right w:val="none" w:sz="0" w:space="0" w:color="auto"/>
              </w:divBdr>
            </w:div>
            <w:div w:id="1643775500">
              <w:marLeft w:val="0"/>
              <w:marRight w:val="0"/>
              <w:marTop w:val="0"/>
              <w:marBottom w:val="0"/>
              <w:divBdr>
                <w:top w:val="none" w:sz="0" w:space="0" w:color="auto"/>
                <w:left w:val="none" w:sz="0" w:space="0" w:color="auto"/>
                <w:bottom w:val="none" w:sz="0" w:space="0" w:color="auto"/>
                <w:right w:val="none" w:sz="0" w:space="0" w:color="auto"/>
              </w:divBdr>
            </w:div>
            <w:div w:id="1644263972">
              <w:marLeft w:val="0"/>
              <w:marRight w:val="0"/>
              <w:marTop w:val="0"/>
              <w:marBottom w:val="0"/>
              <w:divBdr>
                <w:top w:val="none" w:sz="0" w:space="0" w:color="auto"/>
                <w:left w:val="none" w:sz="0" w:space="0" w:color="auto"/>
                <w:bottom w:val="none" w:sz="0" w:space="0" w:color="auto"/>
                <w:right w:val="none" w:sz="0" w:space="0" w:color="auto"/>
              </w:divBdr>
            </w:div>
            <w:div w:id="1645310542">
              <w:marLeft w:val="0"/>
              <w:marRight w:val="0"/>
              <w:marTop w:val="0"/>
              <w:marBottom w:val="0"/>
              <w:divBdr>
                <w:top w:val="none" w:sz="0" w:space="0" w:color="auto"/>
                <w:left w:val="none" w:sz="0" w:space="0" w:color="auto"/>
                <w:bottom w:val="none" w:sz="0" w:space="0" w:color="auto"/>
                <w:right w:val="none" w:sz="0" w:space="0" w:color="auto"/>
              </w:divBdr>
            </w:div>
            <w:div w:id="1646348918">
              <w:marLeft w:val="0"/>
              <w:marRight w:val="0"/>
              <w:marTop w:val="0"/>
              <w:marBottom w:val="0"/>
              <w:divBdr>
                <w:top w:val="none" w:sz="0" w:space="0" w:color="auto"/>
                <w:left w:val="none" w:sz="0" w:space="0" w:color="auto"/>
                <w:bottom w:val="none" w:sz="0" w:space="0" w:color="auto"/>
                <w:right w:val="none" w:sz="0" w:space="0" w:color="auto"/>
              </w:divBdr>
            </w:div>
            <w:div w:id="1647972386">
              <w:marLeft w:val="0"/>
              <w:marRight w:val="0"/>
              <w:marTop w:val="0"/>
              <w:marBottom w:val="0"/>
              <w:divBdr>
                <w:top w:val="none" w:sz="0" w:space="0" w:color="auto"/>
                <w:left w:val="none" w:sz="0" w:space="0" w:color="auto"/>
                <w:bottom w:val="none" w:sz="0" w:space="0" w:color="auto"/>
                <w:right w:val="none" w:sz="0" w:space="0" w:color="auto"/>
              </w:divBdr>
            </w:div>
            <w:div w:id="1648365215">
              <w:marLeft w:val="0"/>
              <w:marRight w:val="0"/>
              <w:marTop w:val="0"/>
              <w:marBottom w:val="0"/>
              <w:divBdr>
                <w:top w:val="none" w:sz="0" w:space="0" w:color="auto"/>
                <w:left w:val="none" w:sz="0" w:space="0" w:color="auto"/>
                <w:bottom w:val="none" w:sz="0" w:space="0" w:color="auto"/>
                <w:right w:val="none" w:sz="0" w:space="0" w:color="auto"/>
              </w:divBdr>
            </w:div>
            <w:div w:id="1649094083">
              <w:marLeft w:val="0"/>
              <w:marRight w:val="0"/>
              <w:marTop w:val="0"/>
              <w:marBottom w:val="0"/>
              <w:divBdr>
                <w:top w:val="none" w:sz="0" w:space="0" w:color="auto"/>
                <w:left w:val="none" w:sz="0" w:space="0" w:color="auto"/>
                <w:bottom w:val="none" w:sz="0" w:space="0" w:color="auto"/>
                <w:right w:val="none" w:sz="0" w:space="0" w:color="auto"/>
              </w:divBdr>
            </w:div>
            <w:div w:id="1651398716">
              <w:marLeft w:val="0"/>
              <w:marRight w:val="0"/>
              <w:marTop w:val="0"/>
              <w:marBottom w:val="0"/>
              <w:divBdr>
                <w:top w:val="none" w:sz="0" w:space="0" w:color="auto"/>
                <w:left w:val="none" w:sz="0" w:space="0" w:color="auto"/>
                <w:bottom w:val="none" w:sz="0" w:space="0" w:color="auto"/>
                <w:right w:val="none" w:sz="0" w:space="0" w:color="auto"/>
              </w:divBdr>
            </w:div>
            <w:div w:id="1651519284">
              <w:marLeft w:val="0"/>
              <w:marRight w:val="0"/>
              <w:marTop w:val="0"/>
              <w:marBottom w:val="0"/>
              <w:divBdr>
                <w:top w:val="none" w:sz="0" w:space="0" w:color="auto"/>
                <w:left w:val="none" w:sz="0" w:space="0" w:color="auto"/>
                <w:bottom w:val="none" w:sz="0" w:space="0" w:color="auto"/>
                <w:right w:val="none" w:sz="0" w:space="0" w:color="auto"/>
              </w:divBdr>
            </w:div>
            <w:div w:id="1654140835">
              <w:marLeft w:val="0"/>
              <w:marRight w:val="0"/>
              <w:marTop w:val="0"/>
              <w:marBottom w:val="0"/>
              <w:divBdr>
                <w:top w:val="none" w:sz="0" w:space="0" w:color="auto"/>
                <w:left w:val="none" w:sz="0" w:space="0" w:color="auto"/>
                <w:bottom w:val="none" w:sz="0" w:space="0" w:color="auto"/>
                <w:right w:val="none" w:sz="0" w:space="0" w:color="auto"/>
              </w:divBdr>
            </w:div>
            <w:div w:id="1657341515">
              <w:marLeft w:val="0"/>
              <w:marRight w:val="0"/>
              <w:marTop w:val="0"/>
              <w:marBottom w:val="0"/>
              <w:divBdr>
                <w:top w:val="none" w:sz="0" w:space="0" w:color="auto"/>
                <w:left w:val="none" w:sz="0" w:space="0" w:color="auto"/>
                <w:bottom w:val="none" w:sz="0" w:space="0" w:color="auto"/>
                <w:right w:val="none" w:sz="0" w:space="0" w:color="auto"/>
              </w:divBdr>
            </w:div>
            <w:div w:id="1657415520">
              <w:marLeft w:val="0"/>
              <w:marRight w:val="0"/>
              <w:marTop w:val="0"/>
              <w:marBottom w:val="0"/>
              <w:divBdr>
                <w:top w:val="none" w:sz="0" w:space="0" w:color="auto"/>
                <w:left w:val="none" w:sz="0" w:space="0" w:color="auto"/>
                <w:bottom w:val="none" w:sz="0" w:space="0" w:color="auto"/>
                <w:right w:val="none" w:sz="0" w:space="0" w:color="auto"/>
              </w:divBdr>
            </w:div>
            <w:div w:id="1661809024">
              <w:marLeft w:val="0"/>
              <w:marRight w:val="0"/>
              <w:marTop w:val="0"/>
              <w:marBottom w:val="0"/>
              <w:divBdr>
                <w:top w:val="none" w:sz="0" w:space="0" w:color="auto"/>
                <w:left w:val="none" w:sz="0" w:space="0" w:color="auto"/>
                <w:bottom w:val="none" w:sz="0" w:space="0" w:color="auto"/>
                <w:right w:val="none" w:sz="0" w:space="0" w:color="auto"/>
              </w:divBdr>
            </w:div>
            <w:div w:id="1662352017">
              <w:marLeft w:val="0"/>
              <w:marRight w:val="0"/>
              <w:marTop w:val="360"/>
              <w:marBottom w:val="0"/>
              <w:divBdr>
                <w:top w:val="single" w:sz="6" w:space="0" w:color="auto"/>
                <w:left w:val="single" w:sz="6" w:space="0" w:color="auto"/>
                <w:bottom w:val="single" w:sz="6" w:space="0" w:color="auto"/>
                <w:right w:val="single" w:sz="6" w:space="0" w:color="auto"/>
              </w:divBdr>
            </w:div>
            <w:div w:id="1667710634">
              <w:marLeft w:val="0"/>
              <w:marRight w:val="0"/>
              <w:marTop w:val="0"/>
              <w:marBottom w:val="0"/>
              <w:divBdr>
                <w:top w:val="none" w:sz="0" w:space="0" w:color="auto"/>
                <w:left w:val="none" w:sz="0" w:space="0" w:color="auto"/>
                <w:bottom w:val="none" w:sz="0" w:space="0" w:color="auto"/>
                <w:right w:val="none" w:sz="0" w:space="0" w:color="auto"/>
              </w:divBdr>
            </w:div>
            <w:div w:id="1667711977">
              <w:marLeft w:val="0"/>
              <w:marRight w:val="0"/>
              <w:marTop w:val="0"/>
              <w:marBottom w:val="0"/>
              <w:divBdr>
                <w:top w:val="none" w:sz="0" w:space="0" w:color="auto"/>
                <w:left w:val="none" w:sz="0" w:space="0" w:color="auto"/>
                <w:bottom w:val="none" w:sz="0" w:space="0" w:color="auto"/>
                <w:right w:val="none" w:sz="0" w:space="0" w:color="auto"/>
              </w:divBdr>
            </w:div>
            <w:div w:id="1668285447">
              <w:marLeft w:val="0"/>
              <w:marRight w:val="0"/>
              <w:marTop w:val="0"/>
              <w:marBottom w:val="0"/>
              <w:divBdr>
                <w:top w:val="none" w:sz="0" w:space="0" w:color="auto"/>
                <w:left w:val="none" w:sz="0" w:space="0" w:color="auto"/>
                <w:bottom w:val="none" w:sz="0" w:space="0" w:color="auto"/>
                <w:right w:val="none" w:sz="0" w:space="0" w:color="auto"/>
              </w:divBdr>
            </w:div>
            <w:div w:id="1669289545">
              <w:marLeft w:val="0"/>
              <w:marRight w:val="0"/>
              <w:marTop w:val="0"/>
              <w:marBottom w:val="0"/>
              <w:divBdr>
                <w:top w:val="none" w:sz="0" w:space="0" w:color="auto"/>
                <w:left w:val="none" w:sz="0" w:space="0" w:color="auto"/>
                <w:bottom w:val="none" w:sz="0" w:space="0" w:color="auto"/>
                <w:right w:val="none" w:sz="0" w:space="0" w:color="auto"/>
              </w:divBdr>
            </w:div>
            <w:div w:id="1669939654">
              <w:marLeft w:val="0"/>
              <w:marRight w:val="0"/>
              <w:marTop w:val="0"/>
              <w:marBottom w:val="0"/>
              <w:divBdr>
                <w:top w:val="none" w:sz="0" w:space="0" w:color="auto"/>
                <w:left w:val="none" w:sz="0" w:space="0" w:color="auto"/>
                <w:bottom w:val="none" w:sz="0" w:space="0" w:color="auto"/>
                <w:right w:val="none" w:sz="0" w:space="0" w:color="auto"/>
              </w:divBdr>
            </w:div>
            <w:div w:id="1671637022">
              <w:marLeft w:val="0"/>
              <w:marRight w:val="0"/>
              <w:marTop w:val="0"/>
              <w:marBottom w:val="0"/>
              <w:divBdr>
                <w:top w:val="none" w:sz="0" w:space="0" w:color="auto"/>
                <w:left w:val="none" w:sz="0" w:space="0" w:color="auto"/>
                <w:bottom w:val="none" w:sz="0" w:space="0" w:color="auto"/>
                <w:right w:val="none" w:sz="0" w:space="0" w:color="auto"/>
              </w:divBdr>
            </w:div>
            <w:div w:id="1673022434">
              <w:marLeft w:val="0"/>
              <w:marRight w:val="0"/>
              <w:marTop w:val="0"/>
              <w:marBottom w:val="0"/>
              <w:divBdr>
                <w:top w:val="none" w:sz="0" w:space="0" w:color="auto"/>
                <w:left w:val="none" w:sz="0" w:space="0" w:color="auto"/>
                <w:bottom w:val="none" w:sz="0" w:space="0" w:color="auto"/>
                <w:right w:val="none" w:sz="0" w:space="0" w:color="auto"/>
              </w:divBdr>
              <w:divsChild>
                <w:div w:id="11037813">
                  <w:marLeft w:val="0"/>
                  <w:marRight w:val="0"/>
                  <w:marTop w:val="0"/>
                  <w:marBottom w:val="0"/>
                  <w:divBdr>
                    <w:top w:val="none" w:sz="0" w:space="0" w:color="auto"/>
                    <w:left w:val="none" w:sz="0" w:space="0" w:color="auto"/>
                    <w:bottom w:val="none" w:sz="0" w:space="0" w:color="auto"/>
                    <w:right w:val="none" w:sz="0" w:space="0" w:color="auto"/>
                  </w:divBdr>
                </w:div>
                <w:div w:id="380639337">
                  <w:marLeft w:val="0"/>
                  <w:marRight w:val="0"/>
                  <w:marTop w:val="0"/>
                  <w:marBottom w:val="0"/>
                  <w:divBdr>
                    <w:top w:val="none" w:sz="0" w:space="0" w:color="auto"/>
                    <w:left w:val="none" w:sz="0" w:space="0" w:color="auto"/>
                    <w:bottom w:val="none" w:sz="0" w:space="0" w:color="auto"/>
                    <w:right w:val="none" w:sz="0" w:space="0" w:color="auto"/>
                  </w:divBdr>
                </w:div>
                <w:div w:id="380909142">
                  <w:marLeft w:val="0"/>
                  <w:marRight w:val="0"/>
                  <w:marTop w:val="0"/>
                  <w:marBottom w:val="0"/>
                  <w:divBdr>
                    <w:top w:val="none" w:sz="0" w:space="0" w:color="auto"/>
                    <w:left w:val="none" w:sz="0" w:space="0" w:color="auto"/>
                    <w:bottom w:val="none" w:sz="0" w:space="0" w:color="auto"/>
                    <w:right w:val="none" w:sz="0" w:space="0" w:color="auto"/>
                  </w:divBdr>
                </w:div>
                <w:div w:id="742220663">
                  <w:marLeft w:val="0"/>
                  <w:marRight w:val="0"/>
                  <w:marTop w:val="0"/>
                  <w:marBottom w:val="0"/>
                  <w:divBdr>
                    <w:top w:val="none" w:sz="0" w:space="0" w:color="auto"/>
                    <w:left w:val="none" w:sz="0" w:space="0" w:color="auto"/>
                    <w:bottom w:val="none" w:sz="0" w:space="0" w:color="auto"/>
                    <w:right w:val="none" w:sz="0" w:space="0" w:color="auto"/>
                  </w:divBdr>
                </w:div>
                <w:div w:id="806632885">
                  <w:marLeft w:val="0"/>
                  <w:marRight w:val="0"/>
                  <w:marTop w:val="0"/>
                  <w:marBottom w:val="0"/>
                  <w:divBdr>
                    <w:top w:val="none" w:sz="0" w:space="0" w:color="auto"/>
                    <w:left w:val="none" w:sz="0" w:space="0" w:color="auto"/>
                    <w:bottom w:val="none" w:sz="0" w:space="0" w:color="auto"/>
                    <w:right w:val="none" w:sz="0" w:space="0" w:color="auto"/>
                  </w:divBdr>
                </w:div>
                <w:div w:id="1510221326">
                  <w:marLeft w:val="0"/>
                  <w:marRight w:val="0"/>
                  <w:marTop w:val="0"/>
                  <w:marBottom w:val="0"/>
                  <w:divBdr>
                    <w:top w:val="none" w:sz="0" w:space="0" w:color="auto"/>
                    <w:left w:val="none" w:sz="0" w:space="0" w:color="auto"/>
                    <w:bottom w:val="none" w:sz="0" w:space="0" w:color="auto"/>
                    <w:right w:val="none" w:sz="0" w:space="0" w:color="auto"/>
                  </w:divBdr>
                </w:div>
                <w:div w:id="1799372712">
                  <w:marLeft w:val="0"/>
                  <w:marRight w:val="0"/>
                  <w:marTop w:val="0"/>
                  <w:marBottom w:val="0"/>
                  <w:divBdr>
                    <w:top w:val="none" w:sz="0" w:space="0" w:color="auto"/>
                    <w:left w:val="none" w:sz="0" w:space="0" w:color="auto"/>
                    <w:bottom w:val="none" w:sz="0" w:space="0" w:color="auto"/>
                    <w:right w:val="none" w:sz="0" w:space="0" w:color="auto"/>
                  </w:divBdr>
                </w:div>
                <w:div w:id="1921258702">
                  <w:marLeft w:val="0"/>
                  <w:marRight w:val="0"/>
                  <w:marTop w:val="0"/>
                  <w:marBottom w:val="0"/>
                  <w:divBdr>
                    <w:top w:val="none" w:sz="0" w:space="0" w:color="auto"/>
                    <w:left w:val="none" w:sz="0" w:space="0" w:color="auto"/>
                    <w:bottom w:val="none" w:sz="0" w:space="0" w:color="auto"/>
                    <w:right w:val="none" w:sz="0" w:space="0" w:color="auto"/>
                  </w:divBdr>
                </w:div>
                <w:div w:id="2001346514">
                  <w:marLeft w:val="0"/>
                  <w:marRight w:val="0"/>
                  <w:marTop w:val="0"/>
                  <w:marBottom w:val="0"/>
                  <w:divBdr>
                    <w:top w:val="none" w:sz="0" w:space="0" w:color="auto"/>
                    <w:left w:val="none" w:sz="0" w:space="0" w:color="auto"/>
                    <w:bottom w:val="none" w:sz="0" w:space="0" w:color="auto"/>
                    <w:right w:val="none" w:sz="0" w:space="0" w:color="auto"/>
                  </w:divBdr>
                </w:div>
                <w:div w:id="2081635106">
                  <w:marLeft w:val="0"/>
                  <w:marRight w:val="0"/>
                  <w:marTop w:val="0"/>
                  <w:marBottom w:val="0"/>
                  <w:divBdr>
                    <w:top w:val="none" w:sz="0" w:space="0" w:color="auto"/>
                    <w:left w:val="none" w:sz="0" w:space="0" w:color="auto"/>
                    <w:bottom w:val="none" w:sz="0" w:space="0" w:color="auto"/>
                    <w:right w:val="none" w:sz="0" w:space="0" w:color="auto"/>
                  </w:divBdr>
                </w:div>
              </w:divsChild>
            </w:div>
            <w:div w:id="1674451786">
              <w:marLeft w:val="0"/>
              <w:marRight w:val="0"/>
              <w:marTop w:val="0"/>
              <w:marBottom w:val="0"/>
              <w:divBdr>
                <w:top w:val="none" w:sz="0" w:space="0" w:color="auto"/>
                <w:left w:val="none" w:sz="0" w:space="0" w:color="auto"/>
                <w:bottom w:val="none" w:sz="0" w:space="0" w:color="auto"/>
                <w:right w:val="none" w:sz="0" w:space="0" w:color="auto"/>
              </w:divBdr>
            </w:div>
            <w:div w:id="1676301853">
              <w:marLeft w:val="0"/>
              <w:marRight w:val="0"/>
              <w:marTop w:val="0"/>
              <w:marBottom w:val="0"/>
              <w:divBdr>
                <w:top w:val="none" w:sz="0" w:space="0" w:color="auto"/>
                <w:left w:val="none" w:sz="0" w:space="0" w:color="auto"/>
                <w:bottom w:val="none" w:sz="0" w:space="0" w:color="auto"/>
                <w:right w:val="none" w:sz="0" w:space="0" w:color="auto"/>
              </w:divBdr>
            </w:div>
            <w:div w:id="1677419077">
              <w:marLeft w:val="0"/>
              <w:marRight w:val="0"/>
              <w:marTop w:val="0"/>
              <w:marBottom w:val="0"/>
              <w:divBdr>
                <w:top w:val="none" w:sz="0" w:space="0" w:color="auto"/>
                <w:left w:val="none" w:sz="0" w:space="0" w:color="auto"/>
                <w:bottom w:val="none" w:sz="0" w:space="0" w:color="auto"/>
                <w:right w:val="none" w:sz="0" w:space="0" w:color="auto"/>
              </w:divBdr>
            </w:div>
            <w:div w:id="1680813442">
              <w:marLeft w:val="0"/>
              <w:marRight w:val="0"/>
              <w:marTop w:val="0"/>
              <w:marBottom w:val="0"/>
              <w:divBdr>
                <w:top w:val="none" w:sz="0" w:space="0" w:color="auto"/>
                <w:left w:val="none" w:sz="0" w:space="0" w:color="auto"/>
                <w:bottom w:val="none" w:sz="0" w:space="0" w:color="auto"/>
                <w:right w:val="none" w:sz="0" w:space="0" w:color="auto"/>
              </w:divBdr>
            </w:div>
            <w:div w:id="1682394666">
              <w:marLeft w:val="0"/>
              <w:marRight w:val="0"/>
              <w:marTop w:val="0"/>
              <w:marBottom w:val="0"/>
              <w:divBdr>
                <w:top w:val="none" w:sz="0" w:space="0" w:color="auto"/>
                <w:left w:val="none" w:sz="0" w:space="0" w:color="auto"/>
                <w:bottom w:val="none" w:sz="0" w:space="0" w:color="auto"/>
                <w:right w:val="none" w:sz="0" w:space="0" w:color="auto"/>
              </w:divBdr>
            </w:div>
            <w:div w:id="1683314101">
              <w:marLeft w:val="0"/>
              <w:marRight w:val="0"/>
              <w:marTop w:val="0"/>
              <w:marBottom w:val="0"/>
              <w:divBdr>
                <w:top w:val="none" w:sz="0" w:space="0" w:color="auto"/>
                <w:left w:val="none" w:sz="0" w:space="0" w:color="auto"/>
                <w:bottom w:val="none" w:sz="0" w:space="0" w:color="auto"/>
                <w:right w:val="none" w:sz="0" w:space="0" w:color="auto"/>
              </w:divBdr>
            </w:div>
            <w:div w:id="1684818269">
              <w:marLeft w:val="0"/>
              <w:marRight w:val="0"/>
              <w:marTop w:val="0"/>
              <w:marBottom w:val="0"/>
              <w:divBdr>
                <w:top w:val="none" w:sz="0" w:space="0" w:color="auto"/>
                <w:left w:val="none" w:sz="0" w:space="0" w:color="auto"/>
                <w:bottom w:val="none" w:sz="0" w:space="0" w:color="auto"/>
                <w:right w:val="none" w:sz="0" w:space="0" w:color="auto"/>
              </w:divBdr>
            </w:div>
            <w:div w:id="1685210436">
              <w:marLeft w:val="0"/>
              <w:marRight w:val="0"/>
              <w:marTop w:val="0"/>
              <w:marBottom w:val="0"/>
              <w:divBdr>
                <w:top w:val="none" w:sz="0" w:space="0" w:color="auto"/>
                <w:left w:val="none" w:sz="0" w:space="0" w:color="auto"/>
                <w:bottom w:val="none" w:sz="0" w:space="0" w:color="auto"/>
                <w:right w:val="none" w:sz="0" w:space="0" w:color="auto"/>
              </w:divBdr>
            </w:div>
            <w:div w:id="1686707512">
              <w:marLeft w:val="0"/>
              <w:marRight w:val="0"/>
              <w:marTop w:val="0"/>
              <w:marBottom w:val="0"/>
              <w:divBdr>
                <w:top w:val="none" w:sz="0" w:space="0" w:color="auto"/>
                <w:left w:val="none" w:sz="0" w:space="0" w:color="auto"/>
                <w:bottom w:val="none" w:sz="0" w:space="0" w:color="auto"/>
                <w:right w:val="none" w:sz="0" w:space="0" w:color="auto"/>
              </w:divBdr>
            </w:div>
            <w:div w:id="1687709784">
              <w:marLeft w:val="0"/>
              <w:marRight w:val="0"/>
              <w:marTop w:val="0"/>
              <w:marBottom w:val="0"/>
              <w:divBdr>
                <w:top w:val="none" w:sz="0" w:space="0" w:color="auto"/>
                <w:left w:val="none" w:sz="0" w:space="0" w:color="auto"/>
                <w:bottom w:val="none" w:sz="0" w:space="0" w:color="auto"/>
                <w:right w:val="none" w:sz="0" w:space="0" w:color="auto"/>
              </w:divBdr>
            </w:div>
            <w:div w:id="1688828777">
              <w:marLeft w:val="0"/>
              <w:marRight w:val="0"/>
              <w:marTop w:val="0"/>
              <w:marBottom w:val="0"/>
              <w:divBdr>
                <w:top w:val="none" w:sz="0" w:space="0" w:color="auto"/>
                <w:left w:val="none" w:sz="0" w:space="0" w:color="auto"/>
                <w:bottom w:val="none" w:sz="0" w:space="0" w:color="auto"/>
                <w:right w:val="none" w:sz="0" w:space="0" w:color="auto"/>
              </w:divBdr>
            </w:div>
            <w:div w:id="1689066504">
              <w:marLeft w:val="0"/>
              <w:marRight w:val="0"/>
              <w:marTop w:val="0"/>
              <w:marBottom w:val="0"/>
              <w:divBdr>
                <w:top w:val="none" w:sz="0" w:space="0" w:color="auto"/>
                <w:left w:val="none" w:sz="0" w:space="0" w:color="auto"/>
                <w:bottom w:val="none" w:sz="0" w:space="0" w:color="auto"/>
                <w:right w:val="none" w:sz="0" w:space="0" w:color="auto"/>
              </w:divBdr>
            </w:div>
            <w:div w:id="1690181319">
              <w:marLeft w:val="0"/>
              <w:marRight w:val="0"/>
              <w:marTop w:val="0"/>
              <w:marBottom w:val="0"/>
              <w:divBdr>
                <w:top w:val="none" w:sz="0" w:space="0" w:color="auto"/>
                <w:left w:val="none" w:sz="0" w:space="0" w:color="auto"/>
                <w:bottom w:val="none" w:sz="0" w:space="0" w:color="auto"/>
                <w:right w:val="none" w:sz="0" w:space="0" w:color="auto"/>
              </w:divBdr>
            </w:div>
            <w:div w:id="1691106263">
              <w:marLeft w:val="0"/>
              <w:marRight w:val="0"/>
              <w:marTop w:val="0"/>
              <w:marBottom w:val="0"/>
              <w:divBdr>
                <w:top w:val="none" w:sz="0" w:space="0" w:color="auto"/>
                <w:left w:val="none" w:sz="0" w:space="0" w:color="auto"/>
                <w:bottom w:val="none" w:sz="0" w:space="0" w:color="auto"/>
                <w:right w:val="none" w:sz="0" w:space="0" w:color="auto"/>
              </w:divBdr>
            </w:div>
            <w:div w:id="1691293414">
              <w:marLeft w:val="0"/>
              <w:marRight w:val="0"/>
              <w:marTop w:val="0"/>
              <w:marBottom w:val="0"/>
              <w:divBdr>
                <w:top w:val="none" w:sz="0" w:space="0" w:color="auto"/>
                <w:left w:val="none" w:sz="0" w:space="0" w:color="auto"/>
                <w:bottom w:val="none" w:sz="0" w:space="0" w:color="auto"/>
                <w:right w:val="none" w:sz="0" w:space="0" w:color="auto"/>
              </w:divBdr>
            </w:div>
            <w:div w:id="1691493963">
              <w:marLeft w:val="0"/>
              <w:marRight w:val="0"/>
              <w:marTop w:val="0"/>
              <w:marBottom w:val="0"/>
              <w:divBdr>
                <w:top w:val="none" w:sz="0" w:space="0" w:color="auto"/>
                <w:left w:val="none" w:sz="0" w:space="0" w:color="auto"/>
                <w:bottom w:val="none" w:sz="0" w:space="0" w:color="auto"/>
                <w:right w:val="none" w:sz="0" w:space="0" w:color="auto"/>
              </w:divBdr>
            </w:div>
            <w:div w:id="1691686885">
              <w:marLeft w:val="0"/>
              <w:marRight w:val="0"/>
              <w:marTop w:val="0"/>
              <w:marBottom w:val="0"/>
              <w:divBdr>
                <w:top w:val="none" w:sz="0" w:space="0" w:color="auto"/>
                <w:left w:val="none" w:sz="0" w:space="0" w:color="auto"/>
                <w:bottom w:val="none" w:sz="0" w:space="0" w:color="auto"/>
                <w:right w:val="none" w:sz="0" w:space="0" w:color="auto"/>
              </w:divBdr>
            </w:div>
            <w:div w:id="1691950639">
              <w:marLeft w:val="0"/>
              <w:marRight w:val="0"/>
              <w:marTop w:val="0"/>
              <w:marBottom w:val="0"/>
              <w:divBdr>
                <w:top w:val="none" w:sz="0" w:space="0" w:color="auto"/>
                <w:left w:val="none" w:sz="0" w:space="0" w:color="auto"/>
                <w:bottom w:val="none" w:sz="0" w:space="0" w:color="auto"/>
                <w:right w:val="none" w:sz="0" w:space="0" w:color="auto"/>
              </w:divBdr>
            </w:div>
            <w:div w:id="1693922153">
              <w:marLeft w:val="0"/>
              <w:marRight w:val="0"/>
              <w:marTop w:val="0"/>
              <w:marBottom w:val="0"/>
              <w:divBdr>
                <w:top w:val="none" w:sz="0" w:space="0" w:color="auto"/>
                <w:left w:val="none" w:sz="0" w:space="0" w:color="auto"/>
                <w:bottom w:val="none" w:sz="0" w:space="0" w:color="auto"/>
                <w:right w:val="none" w:sz="0" w:space="0" w:color="auto"/>
              </w:divBdr>
            </w:div>
            <w:div w:id="1695224885">
              <w:marLeft w:val="0"/>
              <w:marRight w:val="0"/>
              <w:marTop w:val="0"/>
              <w:marBottom w:val="0"/>
              <w:divBdr>
                <w:top w:val="none" w:sz="0" w:space="0" w:color="auto"/>
                <w:left w:val="none" w:sz="0" w:space="0" w:color="auto"/>
                <w:bottom w:val="none" w:sz="0" w:space="0" w:color="auto"/>
                <w:right w:val="none" w:sz="0" w:space="0" w:color="auto"/>
              </w:divBdr>
            </w:div>
            <w:div w:id="1696350259">
              <w:marLeft w:val="0"/>
              <w:marRight w:val="0"/>
              <w:marTop w:val="0"/>
              <w:marBottom w:val="0"/>
              <w:divBdr>
                <w:top w:val="none" w:sz="0" w:space="0" w:color="auto"/>
                <w:left w:val="none" w:sz="0" w:space="0" w:color="auto"/>
                <w:bottom w:val="none" w:sz="0" w:space="0" w:color="auto"/>
                <w:right w:val="none" w:sz="0" w:space="0" w:color="auto"/>
              </w:divBdr>
            </w:div>
            <w:div w:id="1697078827">
              <w:marLeft w:val="0"/>
              <w:marRight w:val="0"/>
              <w:marTop w:val="0"/>
              <w:marBottom w:val="0"/>
              <w:divBdr>
                <w:top w:val="none" w:sz="0" w:space="0" w:color="auto"/>
                <w:left w:val="none" w:sz="0" w:space="0" w:color="auto"/>
                <w:bottom w:val="none" w:sz="0" w:space="0" w:color="auto"/>
                <w:right w:val="none" w:sz="0" w:space="0" w:color="auto"/>
              </w:divBdr>
            </w:div>
            <w:div w:id="1697777727">
              <w:marLeft w:val="0"/>
              <w:marRight w:val="0"/>
              <w:marTop w:val="0"/>
              <w:marBottom w:val="0"/>
              <w:divBdr>
                <w:top w:val="none" w:sz="0" w:space="0" w:color="auto"/>
                <w:left w:val="none" w:sz="0" w:space="0" w:color="auto"/>
                <w:bottom w:val="none" w:sz="0" w:space="0" w:color="auto"/>
                <w:right w:val="none" w:sz="0" w:space="0" w:color="auto"/>
              </w:divBdr>
            </w:div>
            <w:div w:id="1698041565">
              <w:marLeft w:val="0"/>
              <w:marRight w:val="0"/>
              <w:marTop w:val="0"/>
              <w:marBottom w:val="0"/>
              <w:divBdr>
                <w:top w:val="none" w:sz="0" w:space="0" w:color="auto"/>
                <w:left w:val="none" w:sz="0" w:space="0" w:color="auto"/>
                <w:bottom w:val="none" w:sz="0" w:space="0" w:color="auto"/>
                <w:right w:val="none" w:sz="0" w:space="0" w:color="auto"/>
              </w:divBdr>
            </w:div>
            <w:div w:id="1702169730">
              <w:marLeft w:val="0"/>
              <w:marRight w:val="0"/>
              <w:marTop w:val="0"/>
              <w:marBottom w:val="0"/>
              <w:divBdr>
                <w:top w:val="none" w:sz="0" w:space="0" w:color="auto"/>
                <w:left w:val="none" w:sz="0" w:space="0" w:color="auto"/>
                <w:bottom w:val="none" w:sz="0" w:space="0" w:color="auto"/>
                <w:right w:val="none" w:sz="0" w:space="0" w:color="auto"/>
              </w:divBdr>
            </w:div>
            <w:div w:id="1704667322">
              <w:marLeft w:val="0"/>
              <w:marRight w:val="0"/>
              <w:marTop w:val="0"/>
              <w:marBottom w:val="0"/>
              <w:divBdr>
                <w:top w:val="none" w:sz="0" w:space="0" w:color="auto"/>
                <w:left w:val="none" w:sz="0" w:space="0" w:color="auto"/>
                <w:bottom w:val="none" w:sz="0" w:space="0" w:color="auto"/>
                <w:right w:val="none" w:sz="0" w:space="0" w:color="auto"/>
              </w:divBdr>
            </w:div>
            <w:div w:id="1710299723">
              <w:marLeft w:val="0"/>
              <w:marRight w:val="0"/>
              <w:marTop w:val="0"/>
              <w:marBottom w:val="0"/>
              <w:divBdr>
                <w:top w:val="none" w:sz="0" w:space="0" w:color="auto"/>
                <w:left w:val="none" w:sz="0" w:space="0" w:color="auto"/>
                <w:bottom w:val="none" w:sz="0" w:space="0" w:color="auto"/>
                <w:right w:val="none" w:sz="0" w:space="0" w:color="auto"/>
              </w:divBdr>
            </w:div>
            <w:div w:id="1711153037">
              <w:marLeft w:val="0"/>
              <w:marRight w:val="0"/>
              <w:marTop w:val="0"/>
              <w:marBottom w:val="0"/>
              <w:divBdr>
                <w:top w:val="none" w:sz="0" w:space="0" w:color="auto"/>
                <w:left w:val="none" w:sz="0" w:space="0" w:color="auto"/>
                <w:bottom w:val="none" w:sz="0" w:space="0" w:color="auto"/>
                <w:right w:val="none" w:sz="0" w:space="0" w:color="auto"/>
              </w:divBdr>
            </w:div>
            <w:div w:id="1711688094">
              <w:marLeft w:val="0"/>
              <w:marRight w:val="0"/>
              <w:marTop w:val="0"/>
              <w:marBottom w:val="0"/>
              <w:divBdr>
                <w:top w:val="none" w:sz="0" w:space="0" w:color="auto"/>
                <w:left w:val="none" w:sz="0" w:space="0" w:color="auto"/>
                <w:bottom w:val="none" w:sz="0" w:space="0" w:color="auto"/>
                <w:right w:val="none" w:sz="0" w:space="0" w:color="auto"/>
              </w:divBdr>
            </w:div>
            <w:div w:id="1712223123">
              <w:marLeft w:val="0"/>
              <w:marRight w:val="0"/>
              <w:marTop w:val="0"/>
              <w:marBottom w:val="0"/>
              <w:divBdr>
                <w:top w:val="none" w:sz="0" w:space="0" w:color="auto"/>
                <w:left w:val="none" w:sz="0" w:space="0" w:color="auto"/>
                <w:bottom w:val="none" w:sz="0" w:space="0" w:color="auto"/>
                <w:right w:val="none" w:sz="0" w:space="0" w:color="auto"/>
              </w:divBdr>
            </w:div>
            <w:div w:id="1713579091">
              <w:marLeft w:val="0"/>
              <w:marRight w:val="0"/>
              <w:marTop w:val="0"/>
              <w:marBottom w:val="0"/>
              <w:divBdr>
                <w:top w:val="none" w:sz="0" w:space="0" w:color="auto"/>
                <w:left w:val="none" w:sz="0" w:space="0" w:color="auto"/>
                <w:bottom w:val="none" w:sz="0" w:space="0" w:color="auto"/>
                <w:right w:val="none" w:sz="0" w:space="0" w:color="auto"/>
              </w:divBdr>
            </w:div>
            <w:div w:id="1715037289">
              <w:marLeft w:val="0"/>
              <w:marRight w:val="0"/>
              <w:marTop w:val="0"/>
              <w:marBottom w:val="0"/>
              <w:divBdr>
                <w:top w:val="none" w:sz="0" w:space="0" w:color="auto"/>
                <w:left w:val="none" w:sz="0" w:space="0" w:color="auto"/>
                <w:bottom w:val="none" w:sz="0" w:space="0" w:color="auto"/>
                <w:right w:val="none" w:sz="0" w:space="0" w:color="auto"/>
              </w:divBdr>
            </w:div>
            <w:div w:id="1722945350">
              <w:marLeft w:val="0"/>
              <w:marRight w:val="0"/>
              <w:marTop w:val="0"/>
              <w:marBottom w:val="0"/>
              <w:divBdr>
                <w:top w:val="none" w:sz="0" w:space="0" w:color="auto"/>
                <w:left w:val="none" w:sz="0" w:space="0" w:color="auto"/>
                <w:bottom w:val="none" w:sz="0" w:space="0" w:color="auto"/>
                <w:right w:val="none" w:sz="0" w:space="0" w:color="auto"/>
              </w:divBdr>
            </w:div>
            <w:div w:id="1723168023">
              <w:marLeft w:val="0"/>
              <w:marRight w:val="0"/>
              <w:marTop w:val="0"/>
              <w:marBottom w:val="0"/>
              <w:divBdr>
                <w:top w:val="none" w:sz="0" w:space="0" w:color="auto"/>
                <w:left w:val="none" w:sz="0" w:space="0" w:color="auto"/>
                <w:bottom w:val="none" w:sz="0" w:space="0" w:color="auto"/>
                <w:right w:val="none" w:sz="0" w:space="0" w:color="auto"/>
              </w:divBdr>
            </w:div>
            <w:div w:id="1723401689">
              <w:marLeft w:val="0"/>
              <w:marRight w:val="0"/>
              <w:marTop w:val="0"/>
              <w:marBottom w:val="0"/>
              <w:divBdr>
                <w:top w:val="none" w:sz="0" w:space="0" w:color="auto"/>
                <w:left w:val="none" w:sz="0" w:space="0" w:color="auto"/>
                <w:bottom w:val="none" w:sz="0" w:space="0" w:color="auto"/>
                <w:right w:val="none" w:sz="0" w:space="0" w:color="auto"/>
              </w:divBdr>
            </w:div>
            <w:div w:id="1724868713">
              <w:marLeft w:val="0"/>
              <w:marRight w:val="0"/>
              <w:marTop w:val="0"/>
              <w:marBottom w:val="0"/>
              <w:divBdr>
                <w:top w:val="none" w:sz="0" w:space="0" w:color="auto"/>
                <w:left w:val="none" w:sz="0" w:space="0" w:color="auto"/>
                <w:bottom w:val="none" w:sz="0" w:space="0" w:color="auto"/>
                <w:right w:val="none" w:sz="0" w:space="0" w:color="auto"/>
              </w:divBdr>
            </w:div>
            <w:div w:id="1725449710">
              <w:marLeft w:val="0"/>
              <w:marRight w:val="0"/>
              <w:marTop w:val="0"/>
              <w:marBottom w:val="0"/>
              <w:divBdr>
                <w:top w:val="none" w:sz="0" w:space="0" w:color="auto"/>
                <w:left w:val="none" w:sz="0" w:space="0" w:color="auto"/>
                <w:bottom w:val="none" w:sz="0" w:space="0" w:color="auto"/>
                <w:right w:val="none" w:sz="0" w:space="0" w:color="auto"/>
              </w:divBdr>
            </w:div>
            <w:div w:id="1726173885">
              <w:marLeft w:val="0"/>
              <w:marRight w:val="0"/>
              <w:marTop w:val="0"/>
              <w:marBottom w:val="0"/>
              <w:divBdr>
                <w:top w:val="none" w:sz="0" w:space="0" w:color="auto"/>
                <w:left w:val="none" w:sz="0" w:space="0" w:color="auto"/>
                <w:bottom w:val="none" w:sz="0" w:space="0" w:color="auto"/>
                <w:right w:val="none" w:sz="0" w:space="0" w:color="auto"/>
              </w:divBdr>
            </w:div>
            <w:div w:id="1726374826">
              <w:marLeft w:val="0"/>
              <w:marRight w:val="0"/>
              <w:marTop w:val="0"/>
              <w:marBottom w:val="0"/>
              <w:divBdr>
                <w:top w:val="none" w:sz="0" w:space="0" w:color="auto"/>
                <w:left w:val="none" w:sz="0" w:space="0" w:color="auto"/>
                <w:bottom w:val="none" w:sz="0" w:space="0" w:color="auto"/>
                <w:right w:val="none" w:sz="0" w:space="0" w:color="auto"/>
              </w:divBdr>
            </w:div>
            <w:div w:id="1727026178">
              <w:marLeft w:val="0"/>
              <w:marRight w:val="0"/>
              <w:marTop w:val="0"/>
              <w:marBottom w:val="0"/>
              <w:divBdr>
                <w:top w:val="none" w:sz="0" w:space="0" w:color="auto"/>
                <w:left w:val="none" w:sz="0" w:space="0" w:color="auto"/>
                <w:bottom w:val="none" w:sz="0" w:space="0" w:color="auto"/>
                <w:right w:val="none" w:sz="0" w:space="0" w:color="auto"/>
              </w:divBdr>
            </w:div>
            <w:div w:id="1728987866">
              <w:marLeft w:val="0"/>
              <w:marRight w:val="0"/>
              <w:marTop w:val="0"/>
              <w:marBottom w:val="0"/>
              <w:divBdr>
                <w:top w:val="none" w:sz="0" w:space="0" w:color="auto"/>
                <w:left w:val="none" w:sz="0" w:space="0" w:color="auto"/>
                <w:bottom w:val="none" w:sz="0" w:space="0" w:color="auto"/>
                <w:right w:val="none" w:sz="0" w:space="0" w:color="auto"/>
              </w:divBdr>
            </w:div>
            <w:div w:id="1730491845">
              <w:marLeft w:val="0"/>
              <w:marRight w:val="0"/>
              <w:marTop w:val="0"/>
              <w:marBottom w:val="0"/>
              <w:divBdr>
                <w:top w:val="none" w:sz="0" w:space="0" w:color="auto"/>
                <w:left w:val="none" w:sz="0" w:space="0" w:color="auto"/>
                <w:bottom w:val="none" w:sz="0" w:space="0" w:color="auto"/>
                <w:right w:val="none" w:sz="0" w:space="0" w:color="auto"/>
              </w:divBdr>
            </w:div>
            <w:div w:id="1731340113">
              <w:marLeft w:val="0"/>
              <w:marRight w:val="0"/>
              <w:marTop w:val="0"/>
              <w:marBottom w:val="0"/>
              <w:divBdr>
                <w:top w:val="none" w:sz="0" w:space="0" w:color="auto"/>
                <w:left w:val="none" w:sz="0" w:space="0" w:color="auto"/>
                <w:bottom w:val="none" w:sz="0" w:space="0" w:color="auto"/>
                <w:right w:val="none" w:sz="0" w:space="0" w:color="auto"/>
              </w:divBdr>
            </w:div>
            <w:div w:id="1732339758">
              <w:marLeft w:val="0"/>
              <w:marRight w:val="0"/>
              <w:marTop w:val="0"/>
              <w:marBottom w:val="0"/>
              <w:divBdr>
                <w:top w:val="none" w:sz="0" w:space="0" w:color="auto"/>
                <w:left w:val="none" w:sz="0" w:space="0" w:color="auto"/>
                <w:bottom w:val="none" w:sz="0" w:space="0" w:color="auto"/>
                <w:right w:val="none" w:sz="0" w:space="0" w:color="auto"/>
              </w:divBdr>
            </w:div>
            <w:div w:id="1734959919">
              <w:marLeft w:val="0"/>
              <w:marRight w:val="0"/>
              <w:marTop w:val="0"/>
              <w:marBottom w:val="0"/>
              <w:divBdr>
                <w:top w:val="none" w:sz="0" w:space="0" w:color="auto"/>
                <w:left w:val="none" w:sz="0" w:space="0" w:color="auto"/>
                <w:bottom w:val="none" w:sz="0" w:space="0" w:color="auto"/>
                <w:right w:val="none" w:sz="0" w:space="0" w:color="auto"/>
              </w:divBdr>
            </w:div>
            <w:div w:id="1736395295">
              <w:marLeft w:val="0"/>
              <w:marRight w:val="0"/>
              <w:marTop w:val="0"/>
              <w:marBottom w:val="0"/>
              <w:divBdr>
                <w:top w:val="none" w:sz="0" w:space="0" w:color="auto"/>
                <w:left w:val="none" w:sz="0" w:space="0" w:color="auto"/>
                <w:bottom w:val="none" w:sz="0" w:space="0" w:color="auto"/>
                <w:right w:val="none" w:sz="0" w:space="0" w:color="auto"/>
              </w:divBdr>
            </w:div>
            <w:div w:id="1740322951">
              <w:marLeft w:val="0"/>
              <w:marRight w:val="0"/>
              <w:marTop w:val="0"/>
              <w:marBottom w:val="0"/>
              <w:divBdr>
                <w:top w:val="none" w:sz="0" w:space="0" w:color="auto"/>
                <w:left w:val="none" w:sz="0" w:space="0" w:color="auto"/>
                <w:bottom w:val="none" w:sz="0" w:space="0" w:color="auto"/>
                <w:right w:val="none" w:sz="0" w:space="0" w:color="auto"/>
              </w:divBdr>
              <w:divsChild>
                <w:div w:id="822161270">
                  <w:marLeft w:val="0"/>
                  <w:marRight w:val="0"/>
                  <w:marTop w:val="0"/>
                  <w:marBottom w:val="0"/>
                  <w:divBdr>
                    <w:top w:val="none" w:sz="0" w:space="0" w:color="auto"/>
                    <w:left w:val="none" w:sz="0" w:space="0" w:color="auto"/>
                    <w:bottom w:val="none" w:sz="0" w:space="0" w:color="auto"/>
                    <w:right w:val="none" w:sz="0" w:space="0" w:color="auto"/>
                  </w:divBdr>
                </w:div>
                <w:div w:id="1300114668">
                  <w:marLeft w:val="0"/>
                  <w:marRight w:val="0"/>
                  <w:marTop w:val="0"/>
                  <w:marBottom w:val="0"/>
                  <w:divBdr>
                    <w:top w:val="none" w:sz="0" w:space="0" w:color="auto"/>
                    <w:left w:val="none" w:sz="0" w:space="0" w:color="auto"/>
                    <w:bottom w:val="none" w:sz="0" w:space="0" w:color="auto"/>
                    <w:right w:val="none" w:sz="0" w:space="0" w:color="auto"/>
                  </w:divBdr>
                </w:div>
                <w:div w:id="1605305700">
                  <w:marLeft w:val="0"/>
                  <w:marRight w:val="0"/>
                  <w:marTop w:val="0"/>
                  <w:marBottom w:val="0"/>
                  <w:divBdr>
                    <w:top w:val="none" w:sz="0" w:space="0" w:color="auto"/>
                    <w:left w:val="none" w:sz="0" w:space="0" w:color="auto"/>
                    <w:bottom w:val="none" w:sz="0" w:space="0" w:color="auto"/>
                    <w:right w:val="none" w:sz="0" w:space="0" w:color="auto"/>
                  </w:divBdr>
                </w:div>
              </w:divsChild>
            </w:div>
            <w:div w:id="1745254748">
              <w:marLeft w:val="0"/>
              <w:marRight w:val="0"/>
              <w:marTop w:val="0"/>
              <w:marBottom w:val="0"/>
              <w:divBdr>
                <w:top w:val="none" w:sz="0" w:space="0" w:color="auto"/>
                <w:left w:val="none" w:sz="0" w:space="0" w:color="auto"/>
                <w:bottom w:val="none" w:sz="0" w:space="0" w:color="auto"/>
                <w:right w:val="none" w:sz="0" w:space="0" w:color="auto"/>
              </w:divBdr>
            </w:div>
            <w:div w:id="1745881805">
              <w:marLeft w:val="0"/>
              <w:marRight w:val="0"/>
              <w:marTop w:val="0"/>
              <w:marBottom w:val="0"/>
              <w:divBdr>
                <w:top w:val="none" w:sz="0" w:space="0" w:color="auto"/>
                <w:left w:val="none" w:sz="0" w:space="0" w:color="auto"/>
                <w:bottom w:val="none" w:sz="0" w:space="0" w:color="auto"/>
                <w:right w:val="none" w:sz="0" w:space="0" w:color="auto"/>
              </w:divBdr>
            </w:div>
            <w:div w:id="1746149121">
              <w:marLeft w:val="0"/>
              <w:marRight w:val="0"/>
              <w:marTop w:val="0"/>
              <w:marBottom w:val="0"/>
              <w:divBdr>
                <w:top w:val="none" w:sz="0" w:space="0" w:color="auto"/>
                <w:left w:val="none" w:sz="0" w:space="0" w:color="auto"/>
                <w:bottom w:val="none" w:sz="0" w:space="0" w:color="auto"/>
                <w:right w:val="none" w:sz="0" w:space="0" w:color="auto"/>
              </w:divBdr>
            </w:div>
            <w:div w:id="1746220299">
              <w:marLeft w:val="0"/>
              <w:marRight w:val="0"/>
              <w:marTop w:val="0"/>
              <w:marBottom w:val="0"/>
              <w:divBdr>
                <w:top w:val="none" w:sz="0" w:space="0" w:color="auto"/>
                <w:left w:val="none" w:sz="0" w:space="0" w:color="auto"/>
                <w:bottom w:val="none" w:sz="0" w:space="0" w:color="auto"/>
                <w:right w:val="none" w:sz="0" w:space="0" w:color="auto"/>
              </w:divBdr>
            </w:div>
            <w:div w:id="1748188955">
              <w:marLeft w:val="0"/>
              <w:marRight w:val="0"/>
              <w:marTop w:val="360"/>
              <w:marBottom w:val="0"/>
              <w:divBdr>
                <w:top w:val="single" w:sz="6" w:space="0" w:color="auto"/>
                <w:left w:val="single" w:sz="6" w:space="0" w:color="auto"/>
                <w:bottom w:val="single" w:sz="6" w:space="0" w:color="auto"/>
                <w:right w:val="single" w:sz="6" w:space="0" w:color="auto"/>
              </w:divBdr>
            </w:div>
            <w:div w:id="1749376870">
              <w:marLeft w:val="0"/>
              <w:marRight w:val="0"/>
              <w:marTop w:val="0"/>
              <w:marBottom w:val="0"/>
              <w:divBdr>
                <w:top w:val="none" w:sz="0" w:space="0" w:color="auto"/>
                <w:left w:val="none" w:sz="0" w:space="0" w:color="auto"/>
                <w:bottom w:val="none" w:sz="0" w:space="0" w:color="auto"/>
                <w:right w:val="none" w:sz="0" w:space="0" w:color="auto"/>
              </w:divBdr>
            </w:div>
            <w:div w:id="1749427136">
              <w:marLeft w:val="0"/>
              <w:marRight w:val="0"/>
              <w:marTop w:val="0"/>
              <w:marBottom w:val="0"/>
              <w:divBdr>
                <w:top w:val="none" w:sz="0" w:space="0" w:color="auto"/>
                <w:left w:val="none" w:sz="0" w:space="0" w:color="auto"/>
                <w:bottom w:val="none" w:sz="0" w:space="0" w:color="auto"/>
                <w:right w:val="none" w:sz="0" w:space="0" w:color="auto"/>
              </w:divBdr>
            </w:div>
            <w:div w:id="1749883142">
              <w:marLeft w:val="0"/>
              <w:marRight w:val="0"/>
              <w:marTop w:val="0"/>
              <w:marBottom w:val="0"/>
              <w:divBdr>
                <w:top w:val="none" w:sz="0" w:space="0" w:color="auto"/>
                <w:left w:val="none" w:sz="0" w:space="0" w:color="auto"/>
                <w:bottom w:val="none" w:sz="0" w:space="0" w:color="auto"/>
                <w:right w:val="none" w:sz="0" w:space="0" w:color="auto"/>
              </w:divBdr>
            </w:div>
            <w:div w:id="1750499135">
              <w:marLeft w:val="0"/>
              <w:marRight w:val="0"/>
              <w:marTop w:val="0"/>
              <w:marBottom w:val="0"/>
              <w:divBdr>
                <w:top w:val="none" w:sz="0" w:space="0" w:color="auto"/>
                <w:left w:val="none" w:sz="0" w:space="0" w:color="auto"/>
                <w:bottom w:val="none" w:sz="0" w:space="0" w:color="auto"/>
                <w:right w:val="none" w:sz="0" w:space="0" w:color="auto"/>
              </w:divBdr>
            </w:div>
            <w:div w:id="1750619617">
              <w:marLeft w:val="0"/>
              <w:marRight w:val="0"/>
              <w:marTop w:val="0"/>
              <w:marBottom w:val="0"/>
              <w:divBdr>
                <w:top w:val="none" w:sz="0" w:space="0" w:color="auto"/>
                <w:left w:val="none" w:sz="0" w:space="0" w:color="auto"/>
                <w:bottom w:val="none" w:sz="0" w:space="0" w:color="auto"/>
                <w:right w:val="none" w:sz="0" w:space="0" w:color="auto"/>
              </w:divBdr>
            </w:div>
            <w:div w:id="1751805757">
              <w:marLeft w:val="0"/>
              <w:marRight w:val="0"/>
              <w:marTop w:val="0"/>
              <w:marBottom w:val="0"/>
              <w:divBdr>
                <w:top w:val="none" w:sz="0" w:space="0" w:color="auto"/>
                <w:left w:val="none" w:sz="0" w:space="0" w:color="auto"/>
                <w:bottom w:val="none" w:sz="0" w:space="0" w:color="auto"/>
                <w:right w:val="none" w:sz="0" w:space="0" w:color="auto"/>
              </w:divBdr>
            </w:div>
            <w:div w:id="1753314725">
              <w:marLeft w:val="0"/>
              <w:marRight w:val="0"/>
              <w:marTop w:val="0"/>
              <w:marBottom w:val="0"/>
              <w:divBdr>
                <w:top w:val="none" w:sz="0" w:space="0" w:color="auto"/>
                <w:left w:val="none" w:sz="0" w:space="0" w:color="auto"/>
                <w:bottom w:val="none" w:sz="0" w:space="0" w:color="auto"/>
                <w:right w:val="none" w:sz="0" w:space="0" w:color="auto"/>
              </w:divBdr>
            </w:div>
            <w:div w:id="1756824827">
              <w:marLeft w:val="0"/>
              <w:marRight w:val="0"/>
              <w:marTop w:val="0"/>
              <w:marBottom w:val="0"/>
              <w:divBdr>
                <w:top w:val="none" w:sz="0" w:space="0" w:color="auto"/>
                <w:left w:val="none" w:sz="0" w:space="0" w:color="auto"/>
                <w:bottom w:val="none" w:sz="0" w:space="0" w:color="auto"/>
                <w:right w:val="none" w:sz="0" w:space="0" w:color="auto"/>
              </w:divBdr>
            </w:div>
            <w:div w:id="1759449110">
              <w:marLeft w:val="0"/>
              <w:marRight w:val="0"/>
              <w:marTop w:val="0"/>
              <w:marBottom w:val="0"/>
              <w:divBdr>
                <w:top w:val="none" w:sz="0" w:space="0" w:color="auto"/>
                <w:left w:val="none" w:sz="0" w:space="0" w:color="auto"/>
                <w:bottom w:val="none" w:sz="0" w:space="0" w:color="auto"/>
                <w:right w:val="none" w:sz="0" w:space="0" w:color="auto"/>
              </w:divBdr>
            </w:div>
            <w:div w:id="1760246766">
              <w:marLeft w:val="0"/>
              <w:marRight w:val="0"/>
              <w:marTop w:val="0"/>
              <w:marBottom w:val="0"/>
              <w:divBdr>
                <w:top w:val="none" w:sz="0" w:space="0" w:color="auto"/>
                <w:left w:val="none" w:sz="0" w:space="0" w:color="auto"/>
                <w:bottom w:val="none" w:sz="0" w:space="0" w:color="auto"/>
                <w:right w:val="none" w:sz="0" w:space="0" w:color="auto"/>
              </w:divBdr>
            </w:div>
            <w:div w:id="1762096892">
              <w:marLeft w:val="0"/>
              <w:marRight w:val="0"/>
              <w:marTop w:val="0"/>
              <w:marBottom w:val="0"/>
              <w:divBdr>
                <w:top w:val="none" w:sz="0" w:space="0" w:color="auto"/>
                <w:left w:val="none" w:sz="0" w:space="0" w:color="auto"/>
                <w:bottom w:val="none" w:sz="0" w:space="0" w:color="auto"/>
                <w:right w:val="none" w:sz="0" w:space="0" w:color="auto"/>
              </w:divBdr>
            </w:div>
            <w:div w:id="1762139113">
              <w:marLeft w:val="0"/>
              <w:marRight w:val="0"/>
              <w:marTop w:val="0"/>
              <w:marBottom w:val="0"/>
              <w:divBdr>
                <w:top w:val="none" w:sz="0" w:space="0" w:color="auto"/>
                <w:left w:val="none" w:sz="0" w:space="0" w:color="auto"/>
                <w:bottom w:val="none" w:sz="0" w:space="0" w:color="auto"/>
                <w:right w:val="none" w:sz="0" w:space="0" w:color="auto"/>
              </w:divBdr>
            </w:div>
            <w:div w:id="1762336801">
              <w:marLeft w:val="0"/>
              <w:marRight w:val="0"/>
              <w:marTop w:val="0"/>
              <w:marBottom w:val="0"/>
              <w:divBdr>
                <w:top w:val="none" w:sz="0" w:space="0" w:color="auto"/>
                <w:left w:val="none" w:sz="0" w:space="0" w:color="auto"/>
                <w:bottom w:val="none" w:sz="0" w:space="0" w:color="auto"/>
                <w:right w:val="none" w:sz="0" w:space="0" w:color="auto"/>
              </w:divBdr>
            </w:div>
            <w:div w:id="1762945300">
              <w:marLeft w:val="0"/>
              <w:marRight w:val="0"/>
              <w:marTop w:val="360"/>
              <w:marBottom w:val="0"/>
              <w:divBdr>
                <w:top w:val="single" w:sz="6" w:space="0" w:color="auto"/>
                <w:left w:val="single" w:sz="6" w:space="0" w:color="auto"/>
                <w:bottom w:val="single" w:sz="6" w:space="0" w:color="auto"/>
                <w:right w:val="single" w:sz="6" w:space="0" w:color="auto"/>
              </w:divBdr>
            </w:div>
            <w:div w:id="1762987210">
              <w:marLeft w:val="0"/>
              <w:marRight w:val="0"/>
              <w:marTop w:val="0"/>
              <w:marBottom w:val="0"/>
              <w:divBdr>
                <w:top w:val="none" w:sz="0" w:space="0" w:color="auto"/>
                <w:left w:val="none" w:sz="0" w:space="0" w:color="auto"/>
                <w:bottom w:val="none" w:sz="0" w:space="0" w:color="auto"/>
                <w:right w:val="none" w:sz="0" w:space="0" w:color="auto"/>
              </w:divBdr>
            </w:div>
            <w:div w:id="1765106003">
              <w:marLeft w:val="0"/>
              <w:marRight w:val="0"/>
              <w:marTop w:val="360"/>
              <w:marBottom w:val="0"/>
              <w:divBdr>
                <w:top w:val="single" w:sz="6" w:space="0" w:color="auto"/>
                <w:left w:val="single" w:sz="6" w:space="0" w:color="auto"/>
                <w:bottom w:val="single" w:sz="6" w:space="0" w:color="auto"/>
                <w:right w:val="single" w:sz="6" w:space="0" w:color="auto"/>
              </w:divBdr>
            </w:div>
            <w:div w:id="1767919336">
              <w:marLeft w:val="0"/>
              <w:marRight w:val="0"/>
              <w:marTop w:val="0"/>
              <w:marBottom w:val="0"/>
              <w:divBdr>
                <w:top w:val="none" w:sz="0" w:space="0" w:color="auto"/>
                <w:left w:val="none" w:sz="0" w:space="0" w:color="auto"/>
                <w:bottom w:val="none" w:sz="0" w:space="0" w:color="auto"/>
                <w:right w:val="none" w:sz="0" w:space="0" w:color="auto"/>
              </w:divBdr>
            </w:div>
            <w:div w:id="1768227785">
              <w:marLeft w:val="0"/>
              <w:marRight w:val="0"/>
              <w:marTop w:val="0"/>
              <w:marBottom w:val="0"/>
              <w:divBdr>
                <w:top w:val="none" w:sz="0" w:space="0" w:color="auto"/>
                <w:left w:val="none" w:sz="0" w:space="0" w:color="auto"/>
                <w:bottom w:val="none" w:sz="0" w:space="0" w:color="auto"/>
                <w:right w:val="none" w:sz="0" w:space="0" w:color="auto"/>
              </w:divBdr>
            </w:div>
            <w:div w:id="1769085634">
              <w:marLeft w:val="0"/>
              <w:marRight w:val="0"/>
              <w:marTop w:val="0"/>
              <w:marBottom w:val="0"/>
              <w:divBdr>
                <w:top w:val="none" w:sz="0" w:space="0" w:color="auto"/>
                <w:left w:val="none" w:sz="0" w:space="0" w:color="auto"/>
                <w:bottom w:val="none" w:sz="0" w:space="0" w:color="auto"/>
                <w:right w:val="none" w:sz="0" w:space="0" w:color="auto"/>
              </w:divBdr>
            </w:div>
            <w:div w:id="1769277456">
              <w:marLeft w:val="0"/>
              <w:marRight w:val="0"/>
              <w:marTop w:val="0"/>
              <w:marBottom w:val="0"/>
              <w:divBdr>
                <w:top w:val="none" w:sz="0" w:space="0" w:color="auto"/>
                <w:left w:val="none" w:sz="0" w:space="0" w:color="auto"/>
                <w:bottom w:val="none" w:sz="0" w:space="0" w:color="auto"/>
                <w:right w:val="none" w:sz="0" w:space="0" w:color="auto"/>
              </w:divBdr>
            </w:div>
            <w:div w:id="1769740161">
              <w:marLeft w:val="0"/>
              <w:marRight w:val="0"/>
              <w:marTop w:val="0"/>
              <w:marBottom w:val="0"/>
              <w:divBdr>
                <w:top w:val="none" w:sz="0" w:space="0" w:color="auto"/>
                <w:left w:val="none" w:sz="0" w:space="0" w:color="auto"/>
                <w:bottom w:val="none" w:sz="0" w:space="0" w:color="auto"/>
                <w:right w:val="none" w:sz="0" w:space="0" w:color="auto"/>
              </w:divBdr>
            </w:div>
            <w:div w:id="1770082608">
              <w:marLeft w:val="0"/>
              <w:marRight w:val="0"/>
              <w:marTop w:val="0"/>
              <w:marBottom w:val="0"/>
              <w:divBdr>
                <w:top w:val="none" w:sz="0" w:space="0" w:color="auto"/>
                <w:left w:val="none" w:sz="0" w:space="0" w:color="auto"/>
                <w:bottom w:val="none" w:sz="0" w:space="0" w:color="auto"/>
                <w:right w:val="none" w:sz="0" w:space="0" w:color="auto"/>
              </w:divBdr>
            </w:div>
            <w:div w:id="1771465418">
              <w:marLeft w:val="0"/>
              <w:marRight w:val="0"/>
              <w:marTop w:val="0"/>
              <w:marBottom w:val="0"/>
              <w:divBdr>
                <w:top w:val="none" w:sz="0" w:space="0" w:color="auto"/>
                <w:left w:val="none" w:sz="0" w:space="0" w:color="auto"/>
                <w:bottom w:val="none" w:sz="0" w:space="0" w:color="auto"/>
                <w:right w:val="none" w:sz="0" w:space="0" w:color="auto"/>
              </w:divBdr>
            </w:div>
            <w:div w:id="1772972117">
              <w:marLeft w:val="0"/>
              <w:marRight w:val="0"/>
              <w:marTop w:val="0"/>
              <w:marBottom w:val="0"/>
              <w:divBdr>
                <w:top w:val="none" w:sz="0" w:space="0" w:color="auto"/>
                <w:left w:val="none" w:sz="0" w:space="0" w:color="auto"/>
                <w:bottom w:val="none" w:sz="0" w:space="0" w:color="auto"/>
                <w:right w:val="none" w:sz="0" w:space="0" w:color="auto"/>
              </w:divBdr>
            </w:div>
            <w:div w:id="1774133633">
              <w:marLeft w:val="0"/>
              <w:marRight w:val="0"/>
              <w:marTop w:val="0"/>
              <w:marBottom w:val="0"/>
              <w:divBdr>
                <w:top w:val="none" w:sz="0" w:space="0" w:color="auto"/>
                <w:left w:val="none" w:sz="0" w:space="0" w:color="auto"/>
                <w:bottom w:val="none" w:sz="0" w:space="0" w:color="auto"/>
                <w:right w:val="none" w:sz="0" w:space="0" w:color="auto"/>
              </w:divBdr>
            </w:div>
            <w:div w:id="1775787765">
              <w:marLeft w:val="0"/>
              <w:marRight w:val="0"/>
              <w:marTop w:val="0"/>
              <w:marBottom w:val="0"/>
              <w:divBdr>
                <w:top w:val="none" w:sz="0" w:space="0" w:color="auto"/>
                <w:left w:val="none" w:sz="0" w:space="0" w:color="auto"/>
                <w:bottom w:val="none" w:sz="0" w:space="0" w:color="auto"/>
                <w:right w:val="none" w:sz="0" w:space="0" w:color="auto"/>
              </w:divBdr>
            </w:div>
            <w:div w:id="1780220507">
              <w:marLeft w:val="0"/>
              <w:marRight w:val="0"/>
              <w:marTop w:val="0"/>
              <w:marBottom w:val="0"/>
              <w:divBdr>
                <w:top w:val="none" w:sz="0" w:space="0" w:color="auto"/>
                <w:left w:val="none" w:sz="0" w:space="0" w:color="auto"/>
                <w:bottom w:val="none" w:sz="0" w:space="0" w:color="auto"/>
                <w:right w:val="none" w:sz="0" w:space="0" w:color="auto"/>
              </w:divBdr>
            </w:div>
            <w:div w:id="1782990309">
              <w:marLeft w:val="0"/>
              <w:marRight w:val="0"/>
              <w:marTop w:val="0"/>
              <w:marBottom w:val="0"/>
              <w:divBdr>
                <w:top w:val="none" w:sz="0" w:space="0" w:color="auto"/>
                <w:left w:val="none" w:sz="0" w:space="0" w:color="auto"/>
                <w:bottom w:val="none" w:sz="0" w:space="0" w:color="auto"/>
                <w:right w:val="none" w:sz="0" w:space="0" w:color="auto"/>
              </w:divBdr>
            </w:div>
            <w:div w:id="1784032353">
              <w:marLeft w:val="0"/>
              <w:marRight w:val="0"/>
              <w:marTop w:val="0"/>
              <w:marBottom w:val="0"/>
              <w:divBdr>
                <w:top w:val="none" w:sz="0" w:space="0" w:color="auto"/>
                <w:left w:val="none" w:sz="0" w:space="0" w:color="auto"/>
                <w:bottom w:val="none" w:sz="0" w:space="0" w:color="auto"/>
                <w:right w:val="none" w:sz="0" w:space="0" w:color="auto"/>
              </w:divBdr>
            </w:div>
            <w:div w:id="1785342071">
              <w:marLeft w:val="0"/>
              <w:marRight w:val="0"/>
              <w:marTop w:val="0"/>
              <w:marBottom w:val="0"/>
              <w:divBdr>
                <w:top w:val="none" w:sz="0" w:space="0" w:color="auto"/>
                <w:left w:val="none" w:sz="0" w:space="0" w:color="auto"/>
                <w:bottom w:val="none" w:sz="0" w:space="0" w:color="auto"/>
                <w:right w:val="none" w:sz="0" w:space="0" w:color="auto"/>
              </w:divBdr>
            </w:div>
            <w:div w:id="1785343231">
              <w:marLeft w:val="0"/>
              <w:marRight w:val="0"/>
              <w:marTop w:val="0"/>
              <w:marBottom w:val="0"/>
              <w:divBdr>
                <w:top w:val="none" w:sz="0" w:space="0" w:color="auto"/>
                <w:left w:val="none" w:sz="0" w:space="0" w:color="auto"/>
                <w:bottom w:val="none" w:sz="0" w:space="0" w:color="auto"/>
                <w:right w:val="none" w:sz="0" w:space="0" w:color="auto"/>
              </w:divBdr>
            </w:div>
            <w:div w:id="1785343362">
              <w:marLeft w:val="0"/>
              <w:marRight w:val="0"/>
              <w:marTop w:val="0"/>
              <w:marBottom w:val="0"/>
              <w:divBdr>
                <w:top w:val="none" w:sz="0" w:space="0" w:color="auto"/>
                <w:left w:val="none" w:sz="0" w:space="0" w:color="auto"/>
                <w:bottom w:val="none" w:sz="0" w:space="0" w:color="auto"/>
                <w:right w:val="none" w:sz="0" w:space="0" w:color="auto"/>
              </w:divBdr>
            </w:div>
            <w:div w:id="1785536664">
              <w:marLeft w:val="0"/>
              <w:marRight w:val="0"/>
              <w:marTop w:val="0"/>
              <w:marBottom w:val="0"/>
              <w:divBdr>
                <w:top w:val="none" w:sz="0" w:space="0" w:color="auto"/>
                <w:left w:val="none" w:sz="0" w:space="0" w:color="auto"/>
                <w:bottom w:val="none" w:sz="0" w:space="0" w:color="auto"/>
                <w:right w:val="none" w:sz="0" w:space="0" w:color="auto"/>
              </w:divBdr>
            </w:div>
            <w:div w:id="1787581046">
              <w:marLeft w:val="0"/>
              <w:marRight w:val="0"/>
              <w:marTop w:val="0"/>
              <w:marBottom w:val="0"/>
              <w:divBdr>
                <w:top w:val="none" w:sz="0" w:space="0" w:color="auto"/>
                <w:left w:val="none" w:sz="0" w:space="0" w:color="auto"/>
                <w:bottom w:val="none" w:sz="0" w:space="0" w:color="auto"/>
                <w:right w:val="none" w:sz="0" w:space="0" w:color="auto"/>
              </w:divBdr>
            </w:div>
            <w:div w:id="1791238254">
              <w:marLeft w:val="0"/>
              <w:marRight w:val="0"/>
              <w:marTop w:val="0"/>
              <w:marBottom w:val="0"/>
              <w:divBdr>
                <w:top w:val="none" w:sz="0" w:space="0" w:color="auto"/>
                <w:left w:val="none" w:sz="0" w:space="0" w:color="auto"/>
                <w:bottom w:val="none" w:sz="0" w:space="0" w:color="auto"/>
                <w:right w:val="none" w:sz="0" w:space="0" w:color="auto"/>
              </w:divBdr>
            </w:div>
            <w:div w:id="1791782672">
              <w:marLeft w:val="0"/>
              <w:marRight w:val="0"/>
              <w:marTop w:val="0"/>
              <w:marBottom w:val="0"/>
              <w:divBdr>
                <w:top w:val="none" w:sz="0" w:space="0" w:color="auto"/>
                <w:left w:val="none" w:sz="0" w:space="0" w:color="auto"/>
                <w:bottom w:val="none" w:sz="0" w:space="0" w:color="auto"/>
                <w:right w:val="none" w:sz="0" w:space="0" w:color="auto"/>
              </w:divBdr>
            </w:div>
            <w:div w:id="1792477685">
              <w:marLeft w:val="0"/>
              <w:marRight w:val="0"/>
              <w:marTop w:val="0"/>
              <w:marBottom w:val="0"/>
              <w:divBdr>
                <w:top w:val="none" w:sz="0" w:space="0" w:color="auto"/>
                <w:left w:val="none" w:sz="0" w:space="0" w:color="auto"/>
                <w:bottom w:val="none" w:sz="0" w:space="0" w:color="auto"/>
                <w:right w:val="none" w:sz="0" w:space="0" w:color="auto"/>
              </w:divBdr>
            </w:div>
            <w:div w:id="1792552401">
              <w:marLeft w:val="0"/>
              <w:marRight w:val="0"/>
              <w:marTop w:val="0"/>
              <w:marBottom w:val="0"/>
              <w:divBdr>
                <w:top w:val="none" w:sz="0" w:space="0" w:color="auto"/>
                <w:left w:val="none" w:sz="0" w:space="0" w:color="auto"/>
                <w:bottom w:val="none" w:sz="0" w:space="0" w:color="auto"/>
                <w:right w:val="none" w:sz="0" w:space="0" w:color="auto"/>
              </w:divBdr>
            </w:div>
            <w:div w:id="1796555642">
              <w:marLeft w:val="0"/>
              <w:marRight w:val="0"/>
              <w:marTop w:val="0"/>
              <w:marBottom w:val="0"/>
              <w:divBdr>
                <w:top w:val="none" w:sz="0" w:space="0" w:color="auto"/>
                <w:left w:val="none" w:sz="0" w:space="0" w:color="auto"/>
                <w:bottom w:val="none" w:sz="0" w:space="0" w:color="auto"/>
                <w:right w:val="none" w:sz="0" w:space="0" w:color="auto"/>
              </w:divBdr>
            </w:div>
            <w:div w:id="1798403462">
              <w:marLeft w:val="0"/>
              <w:marRight w:val="0"/>
              <w:marTop w:val="0"/>
              <w:marBottom w:val="0"/>
              <w:divBdr>
                <w:top w:val="none" w:sz="0" w:space="0" w:color="auto"/>
                <w:left w:val="none" w:sz="0" w:space="0" w:color="auto"/>
                <w:bottom w:val="none" w:sz="0" w:space="0" w:color="auto"/>
                <w:right w:val="none" w:sz="0" w:space="0" w:color="auto"/>
              </w:divBdr>
            </w:div>
            <w:div w:id="1798527250">
              <w:marLeft w:val="0"/>
              <w:marRight w:val="0"/>
              <w:marTop w:val="0"/>
              <w:marBottom w:val="0"/>
              <w:divBdr>
                <w:top w:val="none" w:sz="0" w:space="0" w:color="auto"/>
                <w:left w:val="none" w:sz="0" w:space="0" w:color="auto"/>
                <w:bottom w:val="none" w:sz="0" w:space="0" w:color="auto"/>
                <w:right w:val="none" w:sz="0" w:space="0" w:color="auto"/>
              </w:divBdr>
            </w:div>
            <w:div w:id="1799175989">
              <w:marLeft w:val="0"/>
              <w:marRight w:val="0"/>
              <w:marTop w:val="0"/>
              <w:marBottom w:val="0"/>
              <w:divBdr>
                <w:top w:val="none" w:sz="0" w:space="0" w:color="auto"/>
                <w:left w:val="none" w:sz="0" w:space="0" w:color="auto"/>
                <w:bottom w:val="none" w:sz="0" w:space="0" w:color="auto"/>
                <w:right w:val="none" w:sz="0" w:space="0" w:color="auto"/>
              </w:divBdr>
            </w:div>
            <w:div w:id="1800033427">
              <w:marLeft w:val="0"/>
              <w:marRight w:val="0"/>
              <w:marTop w:val="0"/>
              <w:marBottom w:val="0"/>
              <w:divBdr>
                <w:top w:val="none" w:sz="0" w:space="0" w:color="auto"/>
                <w:left w:val="none" w:sz="0" w:space="0" w:color="auto"/>
                <w:bottom w:val="none" w:sz="0" w:space="0" w:color="auto"/>
                <w:right w:val="none" w:sz="0" w:space="0" w:color="auto"/>
              </w:divBdr>
            </w:div>
            <w:div w:id="1804034997">
              <w:marLeft w:val="0"/>
              <w:marRight w:val="0"/>
              <w:marTop w:val="0"/>
              <w:marBottom w:val="0"/>
              <w:divBdr>
                <w:top w:val="none" w:sz="0" w:space="0" w:color="auto"/>
                <w:left w:val="none" w:sz="0" w:space="0" w:color="auto"/>
                <w:bottom w:val="none" w:sz="0" w:space="0" w:color="auto"/>
                <w:right w:val="none" w:sz="0" w:space="0" w:color="auto"/>
              </w:divBdr>
            </w:div>
            <w:div w:id="1806852027">
              <w:marLeft w:val="0"/>
              <w:marRight w:val="0"/>
              <w:marTop w:val="0"/>
              <w:marBottom w:val="0"/>
              <w:divBdr>
                <w:top w:val="none" w:sz="0" w:space="0" w:color="auto"/>
                <w:left w:val="none" w:sz="0" w:space="0" w:color="auto"/>
                <w:bottom w:val="none" w:sz="0" w:space="0" w:color="auto"/>
                <w:right w:val="none" w:sz="0" w:space="0" w:color="auto"/>
              </w:divBdr>
            </w:div>
            <w:div w:id="1806966631">
              <w:marLeft w:val="0"/>
              <w:marRight w:val="0"/>
              <w:marTop w:val="0"/>
              <w:marBottom w:val="0"/>
              <w:divBdr>
                <w:top w:val="none" w:sz="0" w:space="0" w:color="auto"/>
                <w:left w:val="none" w:sz="0" w:space="0" w:color="auto"/>
                <w:bottom w:val="none" w:sz="0" w:space="0" w:color="auto"/>
                <w:right w:val="none" w:sz="0" w:space="0" w:color="auto"/>
              </w:divBdr>
            </w:div>
            <w:div w:id="1809546229">
              <w:marLeft w:val="0"/>
              <w:marRight w:val="0"/>
              <w:marTop w:val="0"/>
              <w:marBottom w:val="0"/>
              <w:divBdr>
                <w:top w:val="none" w:sz="0" w:space="0" w:color="auto"/>
                <w:left w:val="none" w:sz="0" w:space="0" w:color="auto"/>
                <w:bottom w:val="none" w:sz="0" w:space="0" w:color="auto"/>
                <w:right w:val="none" w:sz="0" w:space="0" w:color="auto"/>
              </w:divBdr>
            </w:div>
            <w:div w:id="1812552472">
              <w:marLeft w:val="0"/>
              <w:marRight w:val="0"/>
              <w:marTop w:val="0"/>
              <w:marBottom w:val="0"/>
              <w:divBdr>
                <w:top w:val="none" w:sz="0" w:space="0" w:color="auto"/>
                <w:left w:val="none" w:sz="0" w:space="0" w:color="auto"/>
                <w:bottom w:val="none" w:sz="0" w:space="0" w:color="auto"/>
                <w:right w:val="none" w:sz="0" w:space="0" w:color="auto"/>
              </w:divBdr>
            </w:div>
            <w:div w:id="1813399429">
              <w:marLeft w:val="0"/>
              <w:marRight w:val="0"/>
              <w:marTop w:val="0"/>
              <w:marBottom w:val="0"/>
              <w:divBdr>
                <w:top w:val="none" w:sz="0" w:space="0" w:color="auto"/>
                <w:left w:val="none" w:sz="0" w:space="0" w:color="auto"/>
                <w:bottom w:val="none" w:sz="0" w:space="0" w:color="auto"/>
                <w:right w:val="none" w:sz="0" w:space="0" w:color="auto"/>
              </w:divBdr>
            </w:div>
            <w:div w:id="1813450454">
              <w:marLeft w:val="0"/>
              <w:marRight w:val="0"/>
              <w:marTop w:val="0"/>
              <w:marBottom w:val="0"/>
              <w:divBdr>
                <w:top w:val="none" w:sz="0" w:space="0" w:color="auto"/>
                <w:left w:val="none" w:sz="0" w:space="0" w:color="auto"/>
                <w:bottom w:val="none" w:sz="0" w:space="0" w:color="auto"/>
                <w:right w:val="none" w:sz="0" w:space="0" w:color="auto"/>
              </w:divBdr>
            </w:div>
            <w:div w:id="1814641792">
              <w:marLeft w:val="0"/>
              <w:marRight w:val="0"/>
              <w:marTop w:val="0"/>
              <w:marBottom w:val="0"/>
              <w:divBdr>
                <w:top w:val="none" w:sz="0" w:space="0" w:color="auto"/>
                <w:left w:val="none" w:sz="0" w:space="0" w:color="auto"/>
                <w:bottom w:val="none" w:sz="0" w:space="0" w:color="auto"/>
                <w:right w:val="none" w:sz="0" w:space="0" w:color="auto"/>
              </w:divBdr>
            </w:div>
            <w:div w:id="1814789483">
              <w:marLeft w:val="0"/>
              <w:marRight w:val="0"/>
              <w:marTop w:val="0"/>
              <w:marBottom w:val="0"/>
              <w:divBdr>
                <w:top w:val="none" w:sz="0" w:space="0" w:color="auto"/>
                <w:left w:val="none" w:sz="0" w:space="0" w:color="auto"/>
                <w:bottom w:val="none" w:sz="0" w:space="0" w:color="auto"/>
                <w:right w:val="none" w:sz="0" w:space="0" w:color="auto"/>
              </w:divBdr>
            </w:div>
            <w:div w:id="1815634274">
              <w:marLeft w:val="0"/>
              <w:marRight w:val="0"/>
              <w:marTop w:val="0"/>
              <w:marBottom w:val="0"/>
              <w:divBdr>
                <w:top w:val="none" w:sz="0" w:space="0" w:color="auto"/>
                <w:left w:val="none" w:sz="0" w:space="0" w:color="auto"/>
                <w:bottom w:val="none" w:sz="0" w:space="0" w:color="auto"/>
                <w:right w:val="none" w:sz="0" w:space="0" w:color="auto"/>
              </w:divBdr>
            </w:div>
            <w:div w:id="1815827346">
              <w:marLeft w:val="0"/>
              <w:marRight w:val="0"/>
              <w:marTop w:val="0"/>
              <w:marBottom w:val="0"/>
              <w:divBdr>
                <w:top w:val="none" w:sz="0" w:space="0" w:color="auto"/>
                <w:left w:val="none" w:sz="0" w:space="0" w:color="auto"/>
                <w:bottom w:val="none" w:sz="0" w:space="0" w:color="auto"/>
                <w:right w:val="none" w:sz="0" w:space="0" w:color="auto"/>
              </w:divBdr>
            </w:div>
            <w:div w:id="1816137897">
              <w:marLeft w:val="0"/>
              <w:marRight w:val="0"/>
              <w:marTop w:val="0"/>
              <w:marBottom w:val="0"/>
              <w:divBdr>
                <w:top w:val="none" w:sz="0" w:space="0" w:color="auto"/>
                <w:left w:val="none" w:sz="0" w:space="0" w:color="auto"/>
                <w:bottom w:val="none" w:sz="0" w:space="0" w:color="auto"/>
                <w:right w:val="none" w:sz="0" w:space="0" w:color="auto"/>
              </w:divBdr>
            </w:div>
            <w:div w:id="1817798354">
              <w:marLeft w:val="0"/>
              <w:marRight w:val="0"/>
              <w:marTop w:val="0"/>
              <w:marBottom w:val="0"/>
              <w:divBdr>
                <w:top w:val="none" w:sz="0" w:space="0" w:color="auto"/>
                <w:left w:val="none" w:sz="0" w:space="0" w:color="auto"/>
                <w:bottom w:val="none" w:sz="0" w:space="0" w:color="auto"/>
                <w:right w:val="none" w:sz="0" w:space="0" w:color="auto"/>
              </w:divBdr>
            </w:div>
            <w:div w:id="1818188235">
              <w:marLeft w:val="0"/>
              <w:marRight w:val="0"/>
              <w:marTop w:val="0"/>
              <w:marBottom w:val="0"/>
              <w:divBdr>
                <w:top w:val="none" w:sz="0" w:space="0" w:color="auto"/>
                <w:left w:val="none" w:sz="0" w:space="0" w:color="auto"/>
                <w:bottom w:val="none" w:sz="0" w:space="0" w:color="auto"/>
                <w:right w:val="none" w:sz="0" w:space="0" w:color="auto"/>
              </w:divBdr>
            </w:div>
            <w:div w:id="1818379728">
              <w:marLeft w:val="0"/>
              <w:marRight w:val="0"/>
              <w:marTop w:val="0"/>
              <w:marBottom w:val="0"/>
              <w:divBdr>
                <w:top w:val="none" w:sz="0" w:space="0" w:color="auto"/>
                <w:left w:val="none" w:sz="0" w:space="0" w:color="auto"/>
                <w:bottom w:val="none" w:sz="0" w:space="0" w:color="auto"/>
                <w:right w:val="none" w:sz="0" w:space="0" w:color="auto"/>
              </w:divBdr>
            </w:div>
            <w:div w:id="1819806505">
              <w:marLeft w:val="0"/>
              <w:marRight w:val="0"/>
              <w:marTop w:val="0"/>
              <w:marBottom w:val="0"/>
              <w:divBdr>
                <w:top w:val="none" w:sz="0" w:space="0" w:color="auto"/>
                <w:left w:val="none" w:sz="0" w:space="0" w:color="auto"/>
                <w:bottom w:val="none" w:sz="0" w:space="0" w:color="auto"/>
                <w:right w:val="none" w:sz="0" w:space="0" w:color="auto"/>
              </w:divBdr>
            </w:div>
            <w:div w:id="1823082030">
              <w:marLeft w:val="0"/>
              <w:marRight w:val="0"/>
              <w:marTop w:val="0"/>
              <w:marBottom w:val="0"/>
              <w:divBdr>
                <w:top w:val="none" w:sz="0" w:space="0" w:color="auto"/>
                <w:left w:val="none" w:sz="0" w:space="0" w:color="auto"/>
                <w:bottom w:val="none" w:sz="0" w:space="0" w:color="auto"/>
                <w:right w:val="none" w:sz="0" w:space="0" w:color="auto"/>
              </w:divBdr>
            </w:div>
            <w:div w:id="1824393564">
              <w:marLeft w:val="0"/>
              <w:marRight w:val="0"/>
              <w:marTop w:val="0"/>
              <w:marBottom w:val="0"/>
              <w:divBdr>
                <w:top w:val="none" w:sz="0" w:space="0" w:color="auto"/>
                <w:left w:val="none" w:sz="0" w:space="0" w:color="auto"/>
                <w:bottom w:val="none" w:sz="0" w:space="0" w:color="auto"/>
                <w:right w:val="none" w:sz="0" w:space="0" w:color="auto"/>
              </w:divBdr>
            </w:div>
            <w:div w:id="1825079018">
              <w:marLeft w:val="0"/>
              <w:marRight w:val="0"/>
              <w:marTop w:val="0"/>
              <w:marBottom w:val="0"/>
              <w:divBdr>
                <w:top w:val="none" w:sz="0" w:space="0" w:color="auto"/>
                <w:left w:val="none" w:sz="0" w:space="0" w:color="auto"/>
                <w:bottom w:val="none" w:sz="0" w:space="0" w:color="auto"/>
                <w:right w:val="none" w:sz="0" w:space="0" w:color="auto"/>
              </w:divBdr>
            </w:div>
            <w:div w:id="1825125932">
              <w:marLeft w:val="0"/>
              <w:marRight w:val="0"/>
              <w:marTop w:val="0"/>
              <w:marBottom w:val="0"/>
              <w:divBdr>
                <w:top w:val="none" w:sz="0" w:space="0" w:color="auto"/>
                <w:left w:val="none" w:sz="0" w:space="0" w:color="auto"/>
                <w:bottom w:val="none" w:sz="0" w:space="0" w:color="auto"/>
                <w:right w:val="none" w:sz="0" w:space="0" w:color="auto"/>
              </w:divBdr>
            </w:div>
            <w:div w:id="1825853003">
              <w:marLeft w:val="0"/>
              <w:marRight w:val="0"/>
              <w:marTop w:val="0"/>
              <w:marBottom w:val="0"/>
              <w:divBdr>
                <w:top w:val="none" w:sz="0" w:space="0" w:color="auto"/>
                <w:left w:val="none" w:sz="0" w:space="0" w:color="auto"/>
                <w:bottom w:val="none" w:sz="0" w:space="0" w:color="auto"/>
                <w:right w:val="none" w:sz="0" w:space="0" w:color="auto"/>
              </w:divBdr>
            </w:div>
            <w:div w:id="1827093097">
              <w:marLeft w:val="0"/>
              <w:marRight w:val="0"/>
              <w:marTop w:val="0"/>
              <w:marBottom w:val="0"/>
              <w:divBdr>
                <w:top w:val="none" w:sz="0" w:space="0" w:color="auto"/>
                <w:left w:val="none" w:sz="0" w:space="0" w:color="auto"/>
                <w:bottom w:val="none" w:sz="0" w:space="0" w:color="auto"/>
                <w:right w:val="none" w:sz="0" w:space="0" w:color="auto"/>
              </w:divBdr>
            </w:div>
            <w:div w:id="1828402310">
              <w:marLeft w:val="0"/>
              <w:marRight w:val="0"/>
              <w:marTop w:val="0"/>
              <w:marBottom w:val="0"/>
              <w:divBdr>
                <w:top w:val="none" w:sz="0" w:space="0" w:color="auto"/>
                <w:left w:val="none" w:sz="0" w:space="0" w:color="auto"/>
                <w:bottom w:val="none" w:sz="0" w:space="0" w:color="auto"/>
                <w:right w:val="none" w:sz="0" w:space="0" w:color="auto"/>
              </w:divBdr>
            </w:div>
            <w:div w:id="1829439588">
              <w:marLeft w:val="0"/>
              <w:marRight w:val="0"/>
              <w:marTop w:val="0"/>
              <w:marBottom w:val="0"/>
              <w:divBdr>
                <w:top w:val="none" w:sz="0" w:space="0" w:color="auto"/>
                <w:left w:val="none" w:sz="0" w:space="0" w:color="auto"/>
                <w:bottom w:val="none" w:sz="0" w:space="0" w:color="auto"/>
                <w:right w:val="none" w:sz="0" w:space="0" w:color="auto"/>
              </w:divBdr>
            </w:div>
            <w:div w:id="1829591014">
              <w:marLeft w:val="0"/>
              <w:marRight w:val="0"/>
              <w:marTop w:val="0"/>
              <w:marBottom w:val="0"/>
              <w:divBdr>
                <w:top w:val="none" w:sz="0" w:space="0" w:color="auto"/>
                <w:left w:val="none" w:sz="0" w:space="0" w:color="auto"/>
                <w:bottom w:val="none" w:sz="0" w:space="0" w:color="auto"/>
                <w:right w:val="none" w:sz="0" w:space="0" w:color="auto"/>
              </w:divBdr>
            </w:div>
            <w:div w:id="1832675247">
              <w:marLeft w:val="0"/>
              <w:marRight w:val="0"/>
              <w:marTop w:val="0"/>
              <w:marBottom w:val="0"/>
              <w:divBdr>
                <w:top w:val="none" w:sz="0" w:space="0" w:color="auto"/>
                <w:left w:val="none" w:sz="0" w:space="0" w:color="auto"/>
                <w:bottom w:val="none" w:sz="0" w:space="0" w:color="auto"/>
                <w:right w:val="none" w:sz="0" w:space="0" w:color="auto"/>
              </w:divBdr>
            </w:div>
            <w:div w:id="1832790142">
              <w:marLeft w:val="0"/>
              <w:marRight w:val="0"/>
              <w:marTop w:val="0"/>
              <w:marBottom w:val="0"/>
              <w:divBdr>
                <w:top w:val="none" w:sz="0" w:space="0" w:color="auto"/>
                <w:left w:val="none" w:sz="0" w:space="0" w:color="auto"/>
                <w:bottom w:val="none" w:sz="0" w:space="0" w:color="auto"/>
                <w:right w:val="none" w:sz="0" w:space="0" w:color="auto"/>
              </w:divBdr>
            </w:div>
            <w:div w:id="1834638984">
              <w:marLeft w:val="0"/>
              <w:marRight w:val="0"/>
              <w:marTop w:val="0"/>
              <w:marBottom w:val="0"/>
              <w:divBdr>
                <w:top w:val="none" w:sz="0" w:space="0" w:color="auto"/>
                <w:left w:val="none" w:sz="0" w:space="0" w:color="auto"/>
                <w:bottom w:val="none" w:sz="0" w:space="0" w:color="auto"/>
                <w:right w:val="none" w:sz="0" w:space="0" w:color="auto"/>
              </w:divBdr>
            </w:div>
            <w:div w:id="1836259076">
              <w:marLeft w:val="0"/>
              <w:marRight w:val="0"/>
              <w:marTop w:val="0"/>
              <w:marBottom w:val="0"/>
              <w:divBdr>
                <w:top w:val="none" w:sz="0" w:space="0" w:color="auto"/>
                <w:left w:val="none" w:sz="0" w:space="0" w:color="auto"/>
                <w:bottom w:val="none" w:sz="0" w:space="0" w:color="auto"/>
                <w:right w:val="none" w:sz="0" w:space="0" w:color="auto"/>
              </w:divBdr>
            </w:div>
            <w:div w:id="1836263087">
              <w:marLeft w:val="0"/>
              <w:marRight w:val="0"/>
              <w:marTop w:val="0"/>
              <w:marBottom w:val="0"/>
              <w:divBdr>
                <w:top w:val="none" w:sz="0" w:space="0" w:color="auto"/>
                <w:left w:val="none" w:sz="0" w:space="0" w:color="auto"/>
                <w:bottom w:val="none" w:sz="0" w:space="0" w:color="auto"/>
                <w:right w:val="none" w:sz="0" w:space="0" w:color="auto"/>
              </w:divBdr>
            </w:div>
            <w:div w:id="1836528601">
              <w:marLeft w:val="0"/>
              <w:marRight w:val="0"/>
              <w:marTop w:val="0"/>
              <w:marBottom w:val="0"/>
              <w:divBdr>
                <w:top w:val="none" w:sz="0" w:space="0" w:color="auto"/>
                <w:left w:val="none" w:sz="0" w:space="0" w:color="auto"/>
                <w:bottom w:val="none" w:sz="0" w:space="0" w:color="auto"/>
                <w:right w:val="none" w:sz="0" w:space="0" w:color="auto"/>
              </w:divBdr>
            </w:div>
            <w:div w:id="1836921962">
              <w:marLeft w:val="0"/>
              <w:marRight w:val="0"/>
              <w:marTop w:val="0"/>
              <w:marBottom w:val="0"/>
              <w:divBdr>
                <w:top w:val="none" w:sz="0" w:space="0" w:color="auto"/>
                <w:left w:val="none" w:sz="0" w:space="0" w:color="auto"/>
                <w:bottom w:val="none" w:sz="0" w:space="0" w:color="auto"/>
                <w:right w:val="none" w:sz="0" w:space="0" w:color="auto"/>
              </w:divBdr>
            </w:div>
            <w:div w:id="1836988833">
              <w:marLeft w:val="0"/>
              <w:marRight w:val="0"/>
              <w:marTop w:val="0"/>
              <w:marBottom w:val="0"/>
              <w:divBdr>
                <w:top w:val="none" w:sz="0" w:space="0" w:color="auto"/>
                <w:left w:val="none" w:sz="0" w:space="0" w:color="auto"/>
                <w:bottom w:val="none" w:sz="0" w:space="0" w:color="auto"/>
                <w:right w:val="none" w:sz="0" w:space="0" w:color="auto"/>
              </w:divBdr>
            </w:div>
            <w:div w:id="1838376015">
              <w:marLeft w:val="0"/>
              <w:marRight w:val="0"/>
              <w:marTop w:val="0"/>
              <w:marBottom w:val="0"/>
              <w:divBdr>
                <w:top w:val="none" w:sz="0" w:space="0" w:color="auto"/>
                <w:left w:val="none" w:sz="0" w:space="0" w:color="auto"/>
                <w:bottom w:val="none" w:sz="0" w:space="0" w:color="auto"/>
                <w:right w:val="none" w:sz="0" w:space="0" w:color="auto"/>
              </w:divBdr>
            </w:div>
            <w:div w:id="1838644907">
              <w:marLeft w:val="0"/>
              <w:marRight w:val="0"/>
              <w:marTop w:val="0"/>
              <w:marBottom w:val="0"/>
              <w:divBdr>
                <w:top w:val="none" w:sz="0" w:space="0" w:color="auto"/>
                <w:left w:val="none" w:sz="0" w:space="0" w:color="auto"/>
                <w:bottom w:val="none" w:sz="0" w:space="0" w:color="auto"/>
                <w:right w:val="none" w:sz="0" w:space="0" w:color="auto"/>
              </w:divBdr>
            </w:div>
            <w:div w:id="1839727816">
              <w:marLeft w:val="0"/>
              <w:marRight w:val="0"/>
              <w:marTop w:val="0"/>
              <w:marBottom w:val="0"/>
              <w:divBdr>
                <w:top w:val="none" w:sz="0" w:space="0" w:color="auto"/>
                <w:left w:val="none" w:sz="0" w:space="0" w:color="auto"/>
                <w:bottom w:val="none" w:sz="0" w:space="0" w:color="auto"/>
                <w:right w:val="none" w:sz="0" w:space="0" w:color="auto"/>
              </w:divBdr>
            </w:div>
            <w:div w:id="1841433051">
              <w:marLeft w:val="0"/>
              <w:marRight w:val="0"/>
              <w:marTop w:val="0"/>
              <w:marBottom w:val="0"/>
              <w:divBdr>
                <w:top w:val="none" w:sz="0" w:space="0" w:color="auto"/>
                <w:left w:val="none" w:sz="0" w:space="0" w:color="auto"/>
                <w:bottom w:val="none" w:sz="0" w:space="0" w:color="auto"/>
                <w:right w:val="none" w:sz="0" w:space="0" w:color="auto"/>
              </w:divBdr>
            </w:div>
            <w:div w:id="1845124100">
              <w:marLeft w:val="0"/>
              <w:marRight w:val="0"/>
              <w:marTop w:val="0"/>
              <w:marBottom w:val="0"/>
              <w:divBdr>
                <w:top w:val="none" w:sz="0" w:space="0" w:color="auto"/>
                <w:left w:val="none" w:sz="0" w:space="0" w:color="auto"/>
                <w:bottom w:val="none" w:sz="0" w:space="0" w:color="auto"/>
                <w:right w:val="none" w:sz="0" w:space="0" w:color="auto"/>
              </w:divBdr>
            </w:div>
            <w:div w:id="1848982637">
              <w:marLeft w:val="0"/>
              <w:marRight w:val="0"/>
              <w:marTop w:val="0"/>
              <w:marBottom w:val="0"/>
              <w:divBdr>
                <w:top w:val="none" w:sz="0" w:space="0" w:color="auto"/>
                <w:left w:val="none" w:sz="0" w:space="0" w:color="auto"/>
                <w:bottom w:val="none" w:sz="0" w:space="0" w:color="auto"/>
                <w:right w:val="none" w:sz="0" w:space="0" w:color="auto"/>
              </w:divBdr>
            </w:div>
            <w:div w:id="1851674840">
              <w:marLeft w:val="0"/>
              <w:marRight w:val="0"/>
              <w:marTop w:val="0"/>
              <w:marBottom w:val="0"/>
              <w:divBdr>
                <w:top w:val="none" w:sz="0" w:space="0" w:color="auto"/>
                <w:left w:val="none" w:sz="0" w:space="0" w:color="auto"/>
                <w:bottom w:val="none" w:sz="0" w:space="0" w:color="auto"/>
                <w:right w:val="none" w:sz="0" w:space="0" w:color="auto"/>
              </w:divBdr>
            </w:div>
            <w:div w:id="1851942539">
              <w:marLeft w:val="0"/>
              <w:marRight w:val="0"/>
              <w:marTop w:val="0"/>
              <w:marBottom w:val="0"/>
              <w:divBdr>
                <w:top w:val="none" w:sz="0" w:space="0" w:color="auto"/>
                <w:left w:val="none" w:sz="0" w:space="0" w:color="auto"/>
                <w:bottom w:val="none" w:sz="0" w:space="0" w:color="auto"/>
                <w:right w:val="none" w:sz="0" w:space="0" w:color="auto"/>
              </w:divBdr>
            </w:div>
            <w:div w:id="1854294379">
              <w:marLeft w:val="0"/>
              <w:marRight w:val="0"/>
              <w:marTop w:val="0"/>
              <w:marBottom w:val="0"/>
              <w:divBdr>
                <w:top w:val="none" w:sz="0" w:space="0" w:color="auto"/>
                <w:left w:val="none" w:sz="0" w:space="0" w:color="auto"/>
                <w:bottom w:val="none" w:sz="0" w:space="0" w:color="auto"/>
                <w:right w:val="none" w:sz="0" w:space="0" w:color="auto"/>
              </w:divBdr>
            </w:div>
            <w:div w:id="1858616054">
              <w:marLeft w:val="0"/>
              <w:marRight w:val="0"/>
              <w:marTop w:val="0"/>
              <w:marBottom w:val="0"/>
              <w:divBdr>
                <w:top w:val="none" w:sz="0" w:space="0" w:color="auto"/>
                <w:left w:val="none" w:sz="0" w:space="0" w:color="auto"/>
                <w:bottom w:val="none" w:sz="0" w:space="0" w:color="auto"/>
                <w:right w:val="none" w:sz="0" w:space="0" w:color="auto"/>
              </w:divBdr>
            </w:div>
            <w:div w:id="1860505734">
              <w:marLeft w:val="0"/>
              <w:marRight w:val="0"/>
              <w:marTop w:val="0"/>
              <w:marBottom w:val="0"/>
              <w:divBdr>
                <w:top w:val="none" w:sz="0" w:space="0" w:color="auto"/>
                <w:left w:val="none" w:sz="0" w:space="0" w:color="auto"/>
                <w:bottom w:val="none" w:sz="0" w:space="0" w:color="auto"/>
                <w:right w:val="none" w:sz="0" w:space="0" w:color="auto"/>
              </w:divBdr>
            </w:div>
            <w:div w:id="1861776363">
              <w:marLeft w:val="0"/>
              <w:marRight w:val="0"/>
              <w:marTop w:val="360"/>
              <w:marBottom w:val="0"/>
              <w:divBdr>
                <w:top w:val="single" w:sz="6" w:space="0" w:color="auto"/>
                <w:left w:val="single" w:sz="6" w:space="0" w:color="auto"/>
                <w:bottom w:val="single" w:sz="6" w:space="0" w:color="auto"/>
                <w:right w:val="single" w:sz="6" w:space="0" w:color="auto"/>
              </w:divBdr>
            </w:div>
            <w:div w:id="1862425812">
              <w:marLeft w:val="0"/>
              <w:marRight w:val="0"/>
              <w:marTop w:val="0"/>
              <w:marBottom w:val="0"/>
              <w:divBdr>
                <w:top w:val="none" w:sz="0" w:space="0" w:color="auto"/>
                <w:left w:val="none" w:sz="0" w:space="0" w:color="auto"/>
                <w:bottom w:val="none" w:sz="0" w:space="0" w:color="auto"/>
                <w:right w:val="none" w:sz="0" w:space="0" w:color="auto"/>
              </w:divBdr>
            </w:div>
            <w:div w:id="1863320461">
              <w:marLeft w:val="0"/>
              <w:marRight w:val="0"/>
              <w:marTop w:val="360"/>
              <w:marBottom w:val="0"/>
              <w:divBdr>
                <w:top w:val="single" w:sz="6" w:space="0" w:color="auto"/>
                <w:left w:val="single" w:sz="6" w:space="0" w:color="auto"/>
                <w:bottom w:val="single" w:sz="6" w:space="0" w:color="auto"/>
                <w:right w:val="single" w:sz="6" w:space="0" w:color="auto"/>
              </w:divBdr>
            </w:div>
            <w:div w:id="1865434136">
              <w:marLeft w:val="0"/>
              <w:marRight w:val="0"/>
              <w:marTop w:val="0"/>
              <w:marBottom w:val="0"/>
              <w:divBdr>
                <w:top w:val="none" w:sz="0" w:space="0" w:color="auto"/>
                <w:left w:val="none" w:sz="0" w:space="0" w:color="auto"/>
                <w:bottom w:val="none" w:sz="0" w:space="0" w:color="auto"/>
                <w:right w:val="none" w:sz="0" w:space="0" w:color="auto"/>
              </w:divBdr>
            </w:div>
            <w:div w:id="1865554503">
              <w:marLeft w:val="0"/>
              <w:marRight w:val="0"/>
              <w:marTop w:val="0"/>
              <w:marBottom w:val="0"/>
              <w:divBdr>
                <w:top w:val="none" w:sz="0" w:space="0" w:color="auto"/>
                <w:left w:val="none" w:sz="0" w:space="0" w:color="auto"/>
                <w:bottom w:val="none" w:sz="0" w:space="0" w:color="auto"/>
                <w:right w:val="none" w:sz="0" w:space="0" w:color="auto"/>
              </w:divBdr>
            </w:div>
            <w:div w:id="1866137965">
              <w:marLeft w:val="0"/>
              <w:marRight w:val="0"/>
              <w:marTop w:val="0"/>
              <w:marBottom w:val="0"/>
              <w:divBdr>
                <w:top w:val="none" w:sz="0" w:space="0" w:color="auto"/>
                <w:left w:val="none" w:sz="0" w:space="0" w:color="auto"/>
                <w:bottom w:val="none" w:sz="0" w:space="0" w:color="auto"/>
                <w:right w:val="none" w:sz="0" w:space="0" w:color="auto"/>
              </w:divBdr>
            </w:div>
            <w:div w:id="1867865961">
              <w:marLeft w:val="0"/>
              <w:marRight w:val="0"/>
              <w:marTop w:val="0"/>
              <w:marBottom w:val="0"/>
              <w:divBdr>
                <w:top w:val="none" w:sz="0" w:space="0" w:color="auto"/>
                <w:left w:val="none" w:sz="0" w:space="0" w:color="auto"/>
                <w:bottom w:val="none" w:sz="0" w:space="0" w:color="auto"/>
                <w:right w:val="none" w:sz="0" w:space="0" w:color="auto"/>
              </w:divBdr>
            </w:div>
            <w:div w:id="1868324933">
              <w:marLeft w:val="0"/>
              <w:marRight w:val="0"/>
              <w:marTop w:val="0"/>
              <w:marBottom w:val="0"/>
              <w:divBdr>
                <w:top w:val="none" w:sz="0" w:space="0" w:color="auto"/>
                <w:left w:val="none" w:sz="0" w:space="0" w:color="auto"/>
                <w:bottom w:val="none" w:sz="0" w:space="0" w:color="auto"/>
                <w:right w:val="none" w:sz="0" w:space="0" w:color="auto"/>
              </w:divBdr>
            </w:div>
            <w:div w:id="1872183961">
              <w:marLeft w:val="0"/>
              <w:marRight w:val="0"/>
              <w:marTop w:val="0"/>
              <w:marBottom w:val="0"/>
              <w:divBdr>
                <w:top w:val="none" w:sz="0" w:space="0" w:color="auto"/>
                <w:left w:val="none" w:sz="0" w:space="0" w:color="auto"/>
                <w:bottom w:val="none" w:sz="0" w:space="0" w:color="auto"/>
                <w:right w:val="none" w:sz="0" w:space="0" w:color="auto"/>
              </w:divBdr>
            </w:div>
            <w:div w:id="1872985479">
              <w:marLeft w:val="0"/>
              <w:marRight w:val="0"/>
              <w:marTop w:val="0"/>
              <w:marBottom w:val="0"/>
              <w:divBdr>
                <w:top w:val="none" w:sz="0" w:space="0" w:color="auto"/>
                <w:left w:val="none" w:sz="0" w:space="0" w:color="auto"/>
                <w:bottom w:val="none" w:sz="0" w:space="0" w:color="auto"/>
                <w:right w:val="none" w:sz="0" w:space="0" w:color="auto"/>
              </w:divBdr>
            </w:div>
            <w:div w:id="1875458278">
              <w:marLeft w:val="0"/>
              <w:marRight w:val="0"/>
              <w:marTop w:val="0"/>
              <w:marBottom w:val="0"/>
              <w:divBdr>
                <w:top w:val="none" w:sz="0" w:space="0" w:color="auto"/>
                <w:left w:val="none" w:sz="0" w:space="0" w:color="auto"/>
                <w:bottom w:val="none" w:sz="0" w:space="0" w:color="auto"/>
                <w:right w:val="none" w:sz="0" w:space="0" w:color="auto"/>
              </w:divBdr>
            </w:div>
            <w:div w:id="1875994844">
              <w:marLeft w:val="0"/>
              <w:marRight w:val="0"/>
              <w:marTop w:val="0"/>
              <w:marBottom w:val="0"/>
              <w:divBdr>
                <w:top w:val="none" w:sz="0" w:space="0" w:color="auto"/>
                <w:left w:val="none" w:sz="0" w:space="0" w:color="auto"/>
                <w:bottom w:val="none" w:sz="0" w:space="0" w:color="auto"/>
                <w:right w:val="none" w:sz="0" w:space="0" w:color="auto"/>
              </w:divBdr>
            </w:div>
            <w:div w:id="1876430158">
              <w:marLeft w:val="0"/>
              <w:marRight w:val="0"/>
              <w:marTop w:val="0"/>
              <w:marBottom w:val="0"/>
              <w:divBdr>
                <w:top w:val="none" w:sz="0" w:space="0" w:color="auto"/>
                <w:left w:val="none" w:sz="0" w:space="0" w:color="auto"/>
                <w:bottom w:val="none" w:sz="0" w:space="0" w:color="auto"/>
                <w:right w:val="none" w:sz="0" w:space="0" w:color="auto"/>
              </w:divBdr>
            </w:div>
            <w:div w:id="1877741074">
              <w:marLeft w:val="0"/>
              <w:marRight w:val="0"/>
              <w:marTop w:val="0"/>
              <w:marBottom w:val="0"/>
              <w:divBdr>
                <w:top w:val="none" w:sz="0" w:space="0" w:color="auto"/>
                <w:left w:val="none" w:sz="0" w:space="0" w:color="auto"/>
                <w:bottom w:val="none" w:sz="0" w:space="0" w:color="auto"/>
                <w:right w:val="none" w:sz="0" w:space="0" w:color="auto"/>
              </w:divBdr>
            </w:div>
            <w:div w:id="1879008682">
              <w:marLeft w:val="0"/>
              <w:marRight w:val="0"/>
              <w:marTop w:val="0"/>
              <w:marBottom w:val="0"/>
              <w:divBdr>
                <w:top w:val="none" w:sz="0" w:space="0" w:color="auto"/>
                <w:left w:val="none" w:sz="0" w:space="0" w:color="auto"/>
                <w:bottom w:val="none" w:sz="0" w:space="0" w:color="auto"/>
                <w:right w:val="none" w:sz="0" w:space="0" w:color="auto"/>
              </w:divBdr>
            </w:div>
            <w:div w:id="1880118411">
              <w:marLeft w:val="0"/>
              <w:marRight w:val="0"/>
              <w:marTop w:val="0"/>
              <w:marBottom w:val="0"/>
              <w:divBdr>
                <w:top w:val="none" w:sz="0" w:space="0" w:color="auto"/>
                <w:left w:val="none" w:sz="0" w:space="0" w:color="auto"/>
                <w:bottom w:val="none" w:sz="0" w:space="0" w:color="auto"/>
                <w:right w:val="none" w:sz="0" w:space="0" w:color="auto"/>
              </w:divBdr>
            </w:div>
            <w:div w:id="1881354093">
              <w:marLeft w:val="0"/>
              <w:marRight w:val="0"/>
              <w:marTop w:val="0"/>
              <w:marBottom w:val="0"/>
              <w:divBdr>
                <w:top w:val="none" w:sz="0" w:space="0" w:color="auto"/>
                <w:left w:val="none" w:sz="0" w:space="0" w:color="auto"/>
                <w:bottom w:val="none" w:sz="0" w:space="0" w:color="auto"/>
                <w:right w:val="none" w:sz="0" w:space="0" w:color="auto"/>
              </w:divBdr>
            </w:div>
            <w:div w:id="1888836748">
              <w:marLeft w:val="0"/>
              <w:marRight w:val="0"/>
              <w:marTop w:val="0"/>
              <w:marBottom w:val="0"/>
              <w:divBdr>
                <w:top w:val="none" w:sz="0" w:space="0" w:color="auto"/>
                <w:left w:val="none" w:sz="0" w:space="0" w:color="auto"/>
                <w:bottom w:val="none" w:sz="0" w:space="0" w:color="auto"/>
                <w:right w:val="none" w:sz="0" w:space="0" w:color="auto"/>
              </w:divBdr>
            </w:div>
            <w:div w:id="1889878047">
              <w:marLeft w:val="0"/>
              <w:marRight w:val="0"/>
              <w:marTop w:val="0"/>
              <w:marBottom w:val="0"/>
              <w:divBdr>
                <w:top w:val="none" w:sz="0" w:space="0" w:color="auto"/>
                <w:left w:val="none" w:sz="0" w:space="0" w:color="auto"/>
                <w:bottom w:val="none" w:sz="0" w:space="0" w:color="auto"/>
                <w:right w:val="none" w:sz="0" w:space="0" w:color="auto"/>
              </w:divBdr>
            </w:div>
            <w:div w:id="1890066732">
              <w:marLeft w:val="0"/>
              <w:marRight w:val="0"/>
              <w:marTop w:val="0"/>
              <w:marBottom w:val="0"/>
              <w:divBdr>
                <w:top w:val="none" w:sz="0" w:space="0" w:color="auto"/>
                <w:left w:val="none" w:sz="0" w:space="0" w:color="auto"/>
                <w:bottom w:val="none" w:sz="0" w:space="0" w:color="auto"/>
                <w:right w:val="none" w:sz="0" w:space="0" w:color="auto"/>
              </w:divBdr>
            </w:div>
            <w:div w:id="1890068416">
              <w:marLeft w:val="0"/>
              <w:marRight w:val="0"/>
              <w:marTop w:val="0"/>
              <w:marBottom w:val="0"/>
              <w:divBdr>
                <w:top w:val="none" w:sz="0" w:space="0" w:color="auto"/>
                <w:left w:val="none" w:sz="0" w:space="0" w:color="auto"/>
                <w:bottom w:val="none" w:sz="0" w:space="0" w:color="auto"/>
                <w:right w:val="none" w:sz="0" w:space="0" w:color="auto"/>
              </w:divBdr>
            </w:div>
            <w:div w:id="1895773157">
              <w:marLeft w:val="0"/>
              <w:marRight w:val="0"/>
              <w:marTop w:val="0"/>
              <w:marBottom w:val="0"/>
              <w:divBdr>
                <w:top w:val="none" w:sz="0" w:space="0" w:color="auto"/>
                <w:left w:val="none" w:sz="0" w:space="0" w:color="auto"/>
                <w:bottom w:val="none" w:sz="0" w:space="0" w:color="auto"/>
                <w:right w:val="none" w:sz="0" w:space="0" w:color="auto"/>
              </w:divBdr>
            </w:div>
            <w:div w:id="1897425514">
              <w:marLeft w:val="0"/>
              <w:marRight w:val="0"/>
              <w:marTop w:val="0"/>
              <w:marBottom w:val="0"/>
              <w:divBdr>
                <w:top w:val="none" w:sz="0" w:space="0" w:color="auto"/>
                <w:left w:val="none" w:sz="0" w:space="0" w:color="auto"/>
                <w:bottom w:val="none" w:sz="0" w:space="0" w:color="auto"/>
                <w:right w:val="none" w:sz="0" w:space="0" w:color="auto"/>
              </w:divBdr>
            </w:div>
            <w:div w:id="1897735558">
              <w:marLeft w:val="0"/>
              <w:marRight w:val="0"/>
              <w:marTop w:val="0"/>
              <w:marBottom w:val="0"/>
              <w:divBdr>
                <w:top w:val="none" w:sz="0" w:space="0" w:color="auto"/>
                <w:left w:val="none" w:sz="0" w:space="0" w:color="auto"/>
                <w:bottom w:val="none" w:sz="0" w:space="0" w:color="auto"/>
                <w:right w:val="none" w:sz="0" w:space="0" w:color="auto"/>
              </w:divBdr>
            </w:div>
            <w:div w:id="1902978525">
              <w:marLeft w:val="0"/>
              <w:marRight w:val="0"/>
              <w:marTop w:val="0"/>
              <w:marBottom w:val="0"/>
              <w:divBdr>
                <w:top w:val="none" w:sz="0" w:space="0" w:color="auto"/>
                <w:left w:val="none" w:sz="0" w:space="0" w:color="auto"/>
                <w:bottom w:val="none" w:sz="0" w:space="0" w:color="auto"/>
                <w:right w:val="none" w:sz="0" w:space="0" w:color="auto"/>
              </w:divBdr>
            </w:div>
            <w:div w:id="1903783374">
              <w:marLeft w:val="0"/>
              <w:marRight w:val="0"/>
              <w:marTop w:val="0"/>
              <w:marBottom w:val="0"/>
              <w:divBdr>
                <w:top w:val="none" w:sz="0" w:space="0" w:color="auto"/>
                <w:left w:val="none" w:sz="0" w:space="0" w:color="auto"/>
                <w:bottom w:val="none" w:sz="0" w:space="0" w:color="auto"/>
                <w:right w:val="none" w:sz="0" w:space="0" w:color="auto"/>
              </w:divBdr>
            </w:div>
            <w:div w:id="1904756506">
              <w:marLeft w:val="0"/>
              <w:marRight w:val="0"/>
              <w:marTop w:val="0"/>
              <w:marBottom w:val="0"/>
              <w:divBdr>
                <w:top w:val="none" w:sz="0" w:space="0" w:color="auto"/>
                <w:left w:val="none" w:sz="0" w:space="0" w:color="auto"/>
                <w:bottom w:val="none" w:sz="0" w:space="0" w:color="auto"/>
                <w:right w:val="none" w:sz="0" w:space="0" w:color="auto"/>
              </w:divBdr>
            </w:div>
            <w:div w:id="1905022043">
              <w:marLeft w:val="0"/>
              <w:marRight w:val="0"/>
              <w:marTop w:val="0"/>
              <w:marBottom w:val="0"/>
              <w:divBdr>
                <w:top w:val="none" w:sz="0" w:space="0" w:color="auto"/>
                <w:left w:val="none" w:sz="0" w:space="0" w:color="auto"/>
                <w:bottom w:val="none" w:sz="0" w:space="0" w:color="auto"/>
                <w:right w:val="none" w:sz="0" w:space="0" w:color="auto"/>
              </w:divBdr>
            </w:div>
            <w:div w:id="1905990784">
              <w:marLeft w:val="0"/>
              <w:marRight w:val="0"/>
              <w:marTop w:val="0"/>
              <w:marBottom w:val="0"/>
              <w:divBdr>
                <w:top w:val="none" w:sz="0" w:space="0" w:color="auto"/>
                <w:left w:val="none" w:sz="0" w:space="0" w:color="auto"/>
                <w:bottom w:val="none" w:sz="0" w:space="0" w:color="auto"/>
                <w:right w:val="none" w:sz="0" w:space="0" w:color="auto"/>
              </w:divBdr>
            </w:div>
            <w:div w:id="1906180861">
              <w:marLeft w:val="0"/>
              <w:marRight w:val="0"/>
              <w:marTop w:val="0"/>
              <w:marBottom w:val="0"/>
              <w:divBdr>
                <w:top w:val="none" w:sz="0" w:space="0" w:color="auto"/>
                <w:left w:val="none" w:sz="0" w:space="0" w:color="auto"/>
                <w:bottom w:val="none" w:sz="0" w:space="0" w:color="auto"/>
                <w:right w:val="none" w:sz="0" w:space="0" w:color="auto"/>
              </w:divBdr>
            </w:div>
            <w:div w:id="1906984105">
              <w:marLeft w:val="0"/>
              <w:marRight w:val="0"/>
              <w:marTop w:val="0"/>
              <w:marBottom w:val="0"/>
              <w:divBdr>
                <w:top w:val="none" w:sz="0" w:space="0" w:color="auto"/>
                <w:left w:val="none" w:sz="0" w:space="0" w:color="auto"/>
                <w:bottom w:val="none" w:sz="0" w:space="0" w:color="auto"/>
                <w:right w:val="none" w:sz="0" w:space="0" w:color="auto"/>
              </w:divBdr>
            </w:div>
            <w:div w:id="1908419096">
              <w:marLeft w:val="0"/>
              <w:marRight w:val="0"/>
              <w:marTop w:val="0"/>
              <w:marBottom w:val="0"/>
              <w:divBdr>
                <w:top w:val="none" w:sz="0" w:space="0" w:color="auto"/>
                <w:left w:val="none" w:sz="0" w:space="0" w:color="auto"/>
                <w:bottom w:val="none" w:sz="0" w:space="0" w:color="auto"/>
                <w:right w:val="none" w:sz="0" w:space="0" w:color="auto"/>
              </w:divBdr>
            </w:div>
            <w:div w:id="1908952198">
              <w:marLeft w:val="0"/>
              <w:marRight w:val="0"/>
              <w:marTop w:val="0"/>
              <w:marBottom w:val="0"/>
              <w:divBdr>
                <w:top w:val="none" w:sz="0" w:space="0" w:color="auto"/>
                <w:left w:val="none" w:sz="0" w:space="0" w:color="auto"/>
                <w:bottom w:val="none" w:sz="0" w:space="0" w:color="auto"/>
                <w:right w:val="none" w:sz="0" w:space="0" w:color="auto"/>
              </w:divBdr>
            </w:div>
            <w:div w:id="1913271702">
              <w:marLeft w:val="0"/>
              <w:marRight w:val="0"/>
              <w:marTop w:val="360"/>
              <w:marBottom w:val="0"/>
              <w:divBdr>
                <w:top w:val="single" w:sz="6" w:space="0" w:color="auto"/>
                <w:left w:val="single" w:sz="6" w:space="0" w:color="auto"/>
                <w:bottom w:val="single" w:sz="6" w:space="0" w:color="auto"/>
                <w:right w:val="single" w:sz="6" w:space="0" w:color="auto"/>
              </w:divBdr>
            </w:div>
            <w:div w:id="1913924408">
              <w:marLeft w:val="0"/>
              <w:marRight w:val="0"/>
              <w:marTop w:val="0"/>
              <w:marBottom w:val="0"/>
              <w:divBdr>
                <w:top w:val="none" w:sz="0" w:space="0" w:color="auto"/>
                <w:left w:val="none" w:sz="0" w:space="0" w:color="auto"/>
                <w:bottom w:val="none" w:sz="0" w:space="0" w:color="auto"/>
                <w:right w:val="none" w:sz="0" w:space="0" w:color="auto"/>
              </w:divBdr>
            </w:div>
            <w:div w:id="1914394554">
              <w:marLeft w:val="0"/>
              <w:marRight w:val="0"/>
              <w:marTop w:val="0"/>
              <w:marBottom w:val="0"/>
              <w:divBdr>
                <w:top w:val="none" w:sz="0" w:space="0" w:color="auto"/>
                <w:left w:val="none" w:sz="0" w:space="0" w:color="auto"/>
                <w:bottom w:val="none" w:sz="0" w:space="0" w:color="auto"/>
                <w:right w:val="none" w:sz="0" w:space="0" w:color="auto"/>
              </w:divBdr>
            </w:div>
            <w:div w:id="1914462724">
              <w:marLeft w:val="0"/>
              <w:marRight w:val="0"/>
              <w:marTop w:val="0"/>
              <w:marBottom w:val="0"/>
              <w:divBdr>
                <w:top w:val="none" w:sz="0" w:space="0" w:color="auto"/>
                <w:left w:val="none" w:sz="0" w:space="0" w:color="auto"/>
                <w:bottom w:val="none" w:sz="0" w:space="0" w:color="auto"/>
                <w:right w:val="none" w:sz="0" w:space="0" w:color="auto"/>
              </w:divBdr>
            </w:div>
            <w:div w:id="1914927978">
              <w:marLeft w:val="0"/>
              <w:marRight w:val="0"/>
              <w:marTop w:val="0"/>
              <w:marBottom w:val="0"/>
              <w:divBdr>
                <w:top w:val="none" w:sz="0" w:space="0" w:color="auto"/>
                <w:left w:val="none" w:sz="0" w:space="0" w:color="auto"/>
                <w:bottom w:val="none" w:sz="0" w:space="0" w:color="auto"/>
                <w:right w:val="none" w:sz="0" w:space="0" w:color="auto"/>
              </w:divBdr>
            </w:div>
            <w:div w:id="1915314376">
              <w:marLeft w:val="0"/>
              <w:marRight w:val="0"/>
              <w:marTop w:val="0"/>
              <w:marBottom w:val="0"/>
              <w:divBdr>
                <w:top w:val="none" w:sz="0" w:space="0" w:color="auto"/>
                <w:left w:val="none" w:sz="0" w:space="0" w:color="auto"/>
                <w:bottom w:val="none" w:sz="0" w:space="0" w:color="auto"/>
                <w:right w:val="none" w:sz="0" w:space="0" w:color="auto"/>
              </w:divBdr>
            </w:div>
            <w:div w:id="1916014204">
              <w:marLeft w:val="0"/>
              <w:marRight w:val="0"/>
              <w:marTop w:val="0"/>
              <w:marBottom w:val="0"/>
              <w:divBdr>
                <w:top w:val="none" w:sz="0" w:space="0" w:color="auto"/>
                <w:left w:val="none" w:sz="0" w:space="0" w:color="auto"/>
                <w:bottom w:val="none" w:sz="0" w:space="0" w:color="auto"/>
                <w:right w:val="none" w:sz="0" w:space="0" w:color="auto"/>
              </w:divBdr>
            </w:div>
            <w:div w:id="1920477361">
              <w:marLeft w:val="0"/>
              <w:marRight w:val="0"/>
              <w:marTop w:val="0"/>
              <w:marBottom w:val="0"/>
              <w:divBdr>
                <w:top w:val="none" w:sz="0" w:space="0" w:color="auto"/>
                <w:left w:val="none" w:sz="0" w:space="0" w:color="auto"/>
                <w:bottom w:val="none" w:sz="0" w:space="0" w:color="auto"/>
                <w:right w:val="none" w:sz="0" w:space="0" w:color="auto"/>
              </w:divBdr>
            </w:div>
            <w:div w:id="1920483477">
              <w:marLeft w:val="0"/>
              <w:marRight w:val="0"/>
              <w:marTop w:val="0"/>
              <w:marBottom w:val="0"/>
              <w:divBdr>
                <w:top w:val="none" w:sz="0" w:space="0" w:color="auto"/>
                <w:left w:val="none" w:sz="0" w:space="0" w:color="auto"/>
                <w:bottom w:val="none" w:sz="0" w:space="0" w:color="auto"/>
                <w:right w:val="none" w:sz="0" w:space="0" w:color="auto"/>
              </w:divBdr>
            </w:div>
            <w:div w:id="1923175738">
              <w:marLeft w:val="0"/>
              <w:marRight w:val="0"/>
              <w:marTop w:val="360"/>
              <w:marBottom w:val="0"/>
              <w:divBdr>
                <w:top w:val="single" w:sz="6" w:space="0" w:color="auto"/>
                <w:left w:val="single" w:sz="6" w:space="0" w:color="auto"/>
                <w:bottom w:val="single" w:sz="6" w:space="0" w:color="auto"/>
                <w:right w:val="single" w:sz="6" w:space="0" w:color="auto"/>
              </w:divBdr>
            </w:div>
            <w:div w:id="1926382303">
              <w:marLeft w:val="0"/>
              <w:marRight w:val="0"/>
              <w:marTop w:val="0"/>
              <w:marBottom w:val="0"/>
              <w:divBdr>
                <w:top w:val="none" w:sz="0" w:space="0" w:color="auto"/>
                <w:left w:val="none" w:sz="0" w:space="0" w:color="auto"/>
                <w:bottom w:val="none" w:sz="0" w:space="0" w:color="auto"/>
                <w:right w:val="none" w:sz="0" w:space="0" w:color="auto"/>
              </w:divBdr>
            </w:div>
            <w:div w:id="1926451326">
              <w:marLeft w:val="0"/>
              <w:marRight w:val="0"/>
              <w:marTop w:val="0"/>
              <w:marBottom w:val="0"/>
              <w:divBdr>
                <w:top w:val="none" w:sz="0" w:space="0" w:color="auto"/>
                <w:left w:val="none" w:sz="0" w:space="0" w:color="auto"/>
                <w:bottom w:val="none" w:sz="0" w:space="0" w:color="auto"/>
                <w:right w:val="none" w:sz="0" w:space="0" w:color="auto"/>
              </w:divBdr>
            </w:div>
            <w:div w:id="1933396114">
              <w:marLeft w:val="0"/>
              <w:marRight w:val="0"/>
              <w:marTop w:val="0"/>
              <w:marBottom w:val="0"/>
              <w:divBdr>
                <w:top w:val="none" w:sz="0" w:space="0" w:color="auto"/>
                <w:left w:val="none" w:sz="0" w:space="0" w:color="auto"/>
                <w:bottom w:val="none" w:sz="0" w:space="0" w:color="auto"/>
                <w:right w:val="none" w:sz="0" w:space="0" w:color="auto"/>
              </w:divBdr>
            </w:div>
            <w:div w:id="1933974911">
              <w:marLeft w:val="0"/>
              <w:marRight w:val="0"/>
              <w:marTop w:val="0"/>
              <w:marBottom w:val="0"/>
              <w:divBdr>
                <w:top w:val="none" w:sz="0" w:space="0" w:color="auto"/>
                <w:left w:val="none" w:sz="0" w:space="0" w:color="auto"/>
                <w:bottom w:val="none" w:sz="0" w:space="0" w:color="auto"/>
                <w:right w:val="none" w:sz="0" w:space="0" w:color="auto"/>
              </w:divBdr>
            </w:div>
            <w:div w:id="1934896414">
              <w:marLeft w:val="0"/>
              <w:marRight w:val="0"/>
              <w:marTop w:val="0"/>
              <w:marBottom w:val="0"/>
              <w:divBdr>
                <w:top w:val="none" w:sz="0" w:space="0" w:color="auto"/>
                <w:left w:val="none" w:sz="0" w:space="0" w:color="auto"/>
                <w:bottom w:val="none" w:sz="0" w:space="0" w:color="auto"/>
                <w:right w:val="none" w:sz="0" w:space="0" w:color="auto"/>
              </w:divBdr>
            </w:div>
            <w:div w:id="1935623646">
              <w:marLeft w:val="0"/>
              <w:marRight w:val="0"/>
              <w:marTop w:val="0"/>
              <w:marBottom w:val="0"/>
              <w:divBdr>
                <w:top w:val="none" w:sz="0" w:space="0" w:color="auto"/>
                <w:left w:val="none" w:sz="0" w:space="0" w:color="auto"/>
                <w:bottom w:val="none" w:sz="0" w:space="0" w:color="auto"/>
                <w:right w:val="none" w:sz="0" w:space="0" w:color="auto"/>
              </w:divBdr>
            </w:div>
            <w:div w:id="1935745715">
              <w:marLeft w:val="0"/>
              <w:marRight w:val="0"/>
              <w:marTop w:val="0"/>
              <w:marBottom w:val="0"/>
              <w:divBdr>
                <w:top w:val="none" w:sz="0" w:space="0" w:color="auto"/>
                <w:left w:val="none" w:sz="0" w:space="0" w:color="auto"/>
                <w:bottom w:val="none" w:sz="0" w:space="0" w:color="auto"/>
                <w:right w:val="none" w:sz="0" w:space="0" w:color="auto"/>
              </w:divBdr>
            </w:div>
            <w:div w:id="1936327763">
              <w:marLeft w:val="0"/>
              <w:marRight w:val="0"/>
              <w:marTop w:val="0"/>
              <w:marBottom w:val="0"/>
              <w:divBdr>
                <w:top w:val="none" w:sz="0" w:space="0" w:color="auto"/>
                <w:left w:val="none" w:sz="0" w:space="0" w:color="auto"/>
                <w:bottom w:val="none" w:sz="0" w:space="0" w:color="auto"/>
                <w:right w:val="none" w:sz="0" w:space="0" w:color="auto"/>
              </w:divBdr>
            </w:div>
            <w:div w:id="1936933627">
              <w:marLeft w:val="0"/>
              <w:marRight w:val="0"/>
              <w:marTop w:val="0"/>
              <w:marBottom w:val="0"/>
              <w:divBdr>
                <w:top w:val="none" w:sz="0" w:space="0" w:color="auto"/>
                <w:left w:val="none" w:sz="0" w:space="0" w:color="auto"/>
                <w:bottom w:val="none" w:sz="0" w:space="0" w:color="auto"/>
                <w:right w:val="none" w:sz="0" w:space="0" w:color="auto"/>
              </w:divBdr>
            </w:div>
            <w:div w:id="1939673837">
              <w:marLeft w:val="0"/>
              <w:marRight w:val="0"/>
              <w:marTop w:val="0"/>
              <w:marBottom w:val="0"/>
              <w:divBdr>
                <w:top w:val="none" w:sz="0" w:space="0" w:color="auto"/>
                <w:left w:val="none" w:sz="0" w:space="0" w:color="auto"/>
                <w:bottom w:val="none" w:sz="0" w:space="0" w:color="auto"/>
                <w:right w:val="none" w:sz="0" w:space="0" w:color="auto"/>
              </w:divBdr>
            </w:div>
            <w:div w:id="1943108510">
              <w:marLeft w:val="0"/>
              <w:marRight w:val="0"/>
              <w:marTop w:val="0"/>
              <w:marBottom w:val="0"/>
              <w:divBdr>
                <w:top w:val="none" w:sz="0" w:space="0" w:color="auto"/>
                <w:left w:val="none" w:sz="0" w:space="0" w:color="auto"/>
                <w:bottom w:val="none" w:sz="0" w:space="0" w:color="auto"/>
                <w:right w:val="none" w:sz="0" w:space="0" w:color="auto"/>
              </w:divBdr>
              <w:divsChild>
                <w:div w:id="123546823">
                  <w:marLeft w:val="0"/>
                  <w:marRight w:val="0"/>
                  <w:marTop w:val="0"/>
                  <w:marBottom w:val="0"/>
                  <w:divBdr>
                    <w:top w:val="none" w:sz="0" w:space="0" w:color="auto"/>
                    <w:left w:val="none" w:sz="0" w:space="0" w:color="auto"/>
                    <w:bottom w:val="none" w:sz="0" w:space="0" w:color="auto"/>
                    <w:right w:val="none" w:sz="0" w:space="0" w:color="auto"/>
                  </w:divBdr>
                </w:div>
                <w:div w:id="264845647">
                  <w:marLeft w:val="0"/>
                  <w:marRight w:val="0"/>
                  <w:marTop w:val="0"/>
                  <w:marBottom w:val="0"/>
                  <w:divBdr>
                    <w:top w:val="none" w:sz="0" w:space="0" w:color="auto"/>
                    <w:left w:val="none" w:sz="0" w:space="0" w:color="auto"/>
                    <w:bottom w:val="none" w:sz="0" w:space="0" w:color="auto"/>
                    <w:right w:val="none" w:sz="0" w:space="0" w:color="auto"/>
                  </w:divBdr>
                </w:div>
                <w:div w:id="348066251">
                  <w:marLeft w:val="0"/>
                  <w:marRight w:val="0"/>
                  <w:marTop w:val="0"/>
                  <w:marBottom w:val="0"/>
                  <w:divBdr>
                    <w:top w:val="none" w:sz="0" w:space="0" w:color="auto"/>
                    <w:left w:val="none" w:sz="0" w:space="0" w:color="auto"/>
                    <w:bottom w:val="none" w:sz="0" w:space="0" w:color="auto"/>
                    <w:right w:val="none" w:sz="0" w:space="0" w:color="auto"/>
                  </w:divBdr>
                </w:div>
                <w:div w:id="548879161">
                  <w:marLeft w:val="0"/>
                  <w:marRight w:val="0"/>
                  <w:marTop w:val="0"/>
                  <w:marBottom w:val="0"/>
                  <w:divBdr>
                    <w:top w:val="none" w:sz="0" w:space="0" w:color="auto"/>
                    <w:left w:val="none" w:sz="0" w:space="0" w:color="auto"/>
                    <w:bottom w:val="none" w:sz="0" w:space="0" w:color="auto"/>
                    <w:right w:val="none" w:sz="0" w:space="0" w:color="auto"/>
                  </w:divBdr>
                </w:div>
                <w:div w:id="614479648">
                  <w:marLeft w:val="0"/>
                  <w:marRight w:val="0"/>
                  <w:marTop w:val="0"/>
                  <w:marBottom w:val="0"/>
                  <w:divBdr>
                    <w:top w:val="none" w:sz="0" w:space="0" w:color="auto"/>
                    <w:left w:val="none" w:sz="0" w:space="0" w:color="auto"/>
                    <w:bottom w:val="none" w:sz="0" w:space="0" w:color="auto"/>
                    <w:right w:val="none" w:sz="0" w:space="0" w:color="auto"/>
                  </w:divBdr>
                </w:div>
                <w:div w:id="694160274">
                  <w:marLeft w:val="0"/>
                  <w:marRight w:val="0"/>
                  <w:marTop w:val="0"/>
                  <w:marBottom w:val="0"/>
                  <w:divBdr>
                    <w:top w:val="none" w:sz="0" w:space="0" w:color="auto"/>
                    <w:left w:val="none" w:sz="0" w:space="0" w:color="auto"/>
                    <w:bottom w:val="none" w:sz="0" w:space="0" w:color="auto"/>
                    <w:right w:val="none" w:sz="0" w:space="0" w:color="auto"/>
                  </w:divBdr>
                </w:div>
                <w:div w:id="759983555">
                  <w:marLeft w:val="0"/>
                  <w:marRight w:val="0"/>
                  <w:marTop w:val="0"/>
                  <w:marBottom w:val="0"/>
                  <w:divBdr>
                    <w:top w:val="none" w:sz="0" w:space="0" w:color="auto"/>
                    <w:left w:val="none" w:sz="0" w:space="0" w:color="auto"/>
                    <w:bottom w:val="none" w:sz="0" w:space="0" w:color="auto"/>
                    <w:right w:val="none" w:sz="0" w:space="0" w:color="auto"/>
                  </w:divBdr>
                </w:div>
                <w:div w:id="785588295">
                  <w:marLeft w:val="0"/>
                  <w:marRight w:val="0"/>
                  <w:marTop w:val="0"/>
                  <w:marBottom w:val="0"/>
                  <w:divBdr>
                    <w:top w:val="none" w:sz="0" w:space="0" w:color="auto"/>
                    <w:left w:val="none" w:sz="0" w:space="0" w:color="auto"/>
                    <w:bottom w:val="none" w:sz="0" w:space="0" w:color="auto"/>
                    <w:right w:val="none" w:sz="0" w:space="0" w:color="auto"/>
                  </w:divBdr>
                </w:div>
                <w:div w:id="795102094">
                  <w:marLeft w:val="0"/>
                  <w:marRight w:val="0"/>
                  <w:marTop w:val="0"/>
                  <w:marBottom w:val="0"/>
                  <w:divBdr>
                    <w:top w:val="none" w:sz="0" w:space="0" w:color="auto"/>
                    <w:left w:val="none" w:sz="0" w:space="0" w:color="auto"/>
                    <w:bottom w:val="none" w:sz="0" w:space="0" w:color="auto"/>
                    <w:right w:val="none" w:sz="0" w:space="0" w:color="auto"/>
                  </w:divBdr>
                </w:div>
                <w:div w:id="855268496">
                  <w:marLeft w:val="0"/>
                  <w:marRight w:val="0"/>
                  <w:marTop w:val="0"/>
                  <w:marBottom w:val="0"/>
                  <w:divBdr>
                    <w:top w:val="none" w:sz="0" w:space="0" w:color="auto"/>
                    <w:left w:val="none" w:sz="0" w:space="0" w:color="auto"/>
                    <w:bottom w:val="none" w:sz="0" w:space="0" w:color="auto"/>
                    <w:right w:val="none" w:sz="0" w:space="0" w:color="auto"/>
                  </w:divBdr>
                </w:div>
                <w:div w:id="979454100">
                  <w:marLeft w:val="0"/>
                  <w:marRight w:val="0"/>
                  <w:marTop w:val="0"/>
                  <w:marBottom w:val="0"/>
                  <w:divBdr>
                    <w:top w:val="none" w:sz="0" w:space="0" w:color="auto"/>
                    <w:left w:val="none" w:sz="0" w:space="0" w:color="auto"/>
                    <w:bottom w:val="none" w:sz="0" w:space="0" w:color="auto"/>
                    <w:right w:val="none" w:sz="0" w:space="0" w:color="auto"/>
                  </w:divBdr>
                </w:div>
                <w:div w:id="1409230757">
                  <w:marLeft w:val="0"/>
                  <w:marRight w:val="0"/>
                  <w:marTop w:val="0"/>
                  <w:marBottom w:val="0"/>
                  <w:divBdr>
                    <w:top w:val="none" w:sz="0" w:space="0" w:color="auto"/>
                    <w:left w:val="none" w:sz="0" w:space="0" w:color="auto"/>
                    <w:bottom w:val="none" w:sz="0" w:space="0" w:color="auto"/>
                    <w:right w:val="none" w:sz="0" w:space="0" w:color="auto"/>
                  </w:divBdr>
                </w:div>
                <w:div w:id="1480881795">
                  <w:marLeft w:val="0"/>
                  <w:marRight w:val="0"/>
                  <w:marTop w:val="0"/>
                  <w:marBottom w:val="0"/>
                  <w:divBdr>
                    <w:top w:val="none" w:sz="0" w:space="0" w:color="auto"/>
                    <w:left w:val="none" w:sz="0" w:space="0" w:color="auto"/>
                    <w:bottom w:val="none" w:sz="0" w:space="0" w:color="auto"/>
                    <w:right w:val="none" w:sz="0" w:space="0" w:color="auto"/>
                  </w:divBdr>
                </w:div>
                <w:div w:id="1800226849">
                  <w:marLeft w:val="0"/>
                  <w:marRight w:val="0"/>
                  <w:marTop w:val="0"/>
                  <w:marBottom w:val="0"/>
                  <w:divBdr>
                    <w:top w:val="none" w:sz="0" w:space="0" w:color="auto"/>
                    <w:left w:val="none" w:sz="0" w:space="0" w:color="auto"/>
                    <w:bottom w:val="none" w:sz="0" w:space="0" w:color="auto"/>
                    <w:right w:val="none" w:sz="0" w:space="0" w:color="auto"/>
                  </w:divBdr>
                </w:div>
                <w:div w:id="1815028505">
                  <w:marLeft w:val="0"/>
                  <w:marRight w:val="0"/>
                  <w:marTop w:val="0"/>
                  <w:marBottom w:val="0"/>
                  <w:divBdr>
                    <w:top w:val="none" w:sz="0" w:space="0" w:color="auto"/>
                    <w:left w:val="none" w:sz="0" w:space="0" w:color="auto"/>
                    <w:bottom w:val="none" w:sz="0" w:space="0" w:color="auto"/>
                    <w:right w:val="none" w:sz="0" w:space="0" w:color="auto"/>
                  </w:divBdr>
                </w:div>
                <w:div w:id="1882940899">
                  <w:marLeft w:val="0"/>
                  <w:marRight w:val="0"/>
                  <w:marTop w:val="0"/>
                  <w:marBottom w:val="0"/>
                  <w:divBdr>
                    <w:top w:val="none" w:sz="0" w:space="0" w:color="auto"/>
                    <w:left w:val="none" w:sz="0" w:space="0" w:color="auto"/>
                    <w:bottom w:val="none" w:sz="0" w:space="0" w:color="auto"/>
                    <w:right w:val="none" w:sz="0" w:space="0" w:color="auto"/>
                  </w:divBdr>
                </w:div>
                <w:div w:id="1940212759">
                  <w:marLeft w:val="0"/>
                  <w:marRight w:val="0"/>
                  <w:marTop w:val="0"/>
                  <w:marBottom w:val="0"/>
                  <w:divBdr>
                    <w:top w:val="none" w:sz="0" w:space="0" w:color="auto"/>
                    <w:left w:val="none" w:sz="0" w:space="0" w:color="auto"/>
                    <w:bottom w:val="none" w:sz="0" w:space="0" w:color="auto"/>
                    <w:right w:val="none" w:sz="0" w:space="0" w:color="auto"/>
                  </w:divBdr>
                </w:div>
                <w:div w:id="1978794863">
                  <w:marLeft w:val="0"/>
                  <w:marRight w:val="0"/>
                  <w:marTop w:val="0"/>
                  <w:marBottom w:val="0"/>
                  <w:divBdr>
                    <w:top w:val="none" w:sz="0" w:space="0" w:color="auto"/>
                    <w:left w:val="none" w:sz="0" w:space="0" w:color="auto"/>
                    <w:bottom w:val="none" w:sz="0" w:space="0" w:color="auto"/>
                    <w:right w:val="none" w:sz="0" w:space="0" w:color="auto"/>
                  </w:divBdr>
                </w:div>
                <w:div w:id="2035306532">
                  <w:marLeft w:val="0"/>
                  <w:marRight w:val="0"/>
                  <w:marTop w:val="0"/>
                  <w:marBottom w:val="0"/>
                  <w:divBdr>
                    <w:top w:val="none" w:sz="0" w:space="0" w:color="auto"/>
                    <w:left w:val="none" w:sz="0" w:space="0" w:color="auto"/>
                    <w:bottom w:val="none" w:sz="0" w:space="0" w:color="auto"/>
                    <w:right w:val="none" w:sz="0" w:space="0" w:color="auto"/>
                  </w:divBdr>
                </w:div>
              </w:divsChild>
            </w:div>
            <w:div w:id="1943340995">
              <w:marLeft w:val="0"/>
              <w:marRight w:val="0"/>
              <w:marTop w:val="0"/>
              <w:marBottom w:val="0"/>
              <w:divBdr>
                <w:top w:val="none" w:sz="0" w:space="0" w:color="auto"/>
                <w:left w:val="none" w:sz="0" w:space="0" w:color="auto"/>
                <w:bottom w:val="none" w:sz="0" w:space="0" w:color="auto"/>
                <w:right w:val="none" w:sz="0" w:space="0" w:color="auto"/>
              </w:divBdr>
            </w:div>
            <w:div w:id="1944073175">
              <w:marLeft w:val="0"/>
              <w:marRight w:val="0"/>
              <w:marTop w:val="0"/>
              <w:marBottom w:val="0"/>
              <w:divBdr>
                <w:top w:val="none" w:sz="0" w:space="0" w:color="auto"/>
                <w:left w:val="none" w:sz="0" w:space="0" w:color="auto"/>
                <w:bottom w:val="none" w:sz="0" w:space="0" w:color="auto"/>
                <w:right w:val="none" w:sz="0" w:space="0" w:color="auto"/>
              </w:divBdr>
            </w:div>
            <w:div w:id="1944678587">
              <w:marLeft w:val="0"/>
              <w:marRight w:val="0"/>
              <w:marTop w:val="0"/>
              <w:marBottom w:val="0"/>
              <w:divBdr>
                <w:top w:val="none" w:sz="0" w:space="0" w:color="auto"/>
                <w:left w:val="none" w:sz="0" w:space="0" w:color="auto"/>
                <w:bottom w:val="none" w:sz="0" w:space="0" w:color="auto"/>
                <w:right w:val="none" w:sz="0" w:space="0" w:color="auto"/>
              </w:divBdr>
            </w:div>
            <w:div w:id="1944878794">
              <w:marLeft w:val="0"/>
              <w:marRight w:val="0"/>
              <w:marTop w:val="0"/>
              <w:marBottom w:val="0"/>
              <w:divBdr>
                <w:top w:val="none" w:sz="0" w:space="0" w:color="auto"/>
                <w:left w:val="none" w:sz="0" w:space="0" w:color="auto"/>
                <w:bottom w:val="none" w:sz="0" w:space="0" w:color="auto"/>
                <w:right w:val="none" w:sz="0" w:space="0" w:color="auto"/>
              </w:divBdr>
            </w:div>
            <w:div w:id="1947927636">
              <w:marLeft w:val="0"/>
              <w:marRight w:val="0"/>
              <w:marTop w:val="0"/>
              <w:marBottom w:val="0"/>
              <w:divBdr>
                <w:top w:val="none" w:sz="0" w:space="0" w:color="auto"/>
                <w:left w:val="none" w:sz="0" w:space="0" w:color="auto"/>
                <w:bottom w:val="none" w:sz="0" w:space="0" w:color="auto"/>
                <w:right w:val="none" w:sz="0" w:space="0" w:color="auto"/>
              </w:divBdr>
            </w:div>
            <w:div w:id="1950971678">
              <w:marLeft w:val="0"/>
              <w:marRight w:val="0"/>
              <w:marTop w:val="0"/>
              <w:marBottom w:val="0"/>
              <w:divBdr>
                <w:top w:val="none" w:sz="0" w:space="0" w:color="auto"/>
                <w:left w:val="none" w:sz="0" w:space="0" w:color="auto"/>
                <w:bottom w:val="none" w:sz="0" w:space="0" w:color="auto"/>
                <w:right w:val="none" w:sz="0" w:space="0" w:color="auto"/>
              </w:divBdr>
            </w:div>
            <w:div w:id="1953508149">
              <w:marLeft w:val="0"/>
              <w:marRight w:val="0"/>
              <w:marTop w:val="0"/>
              <w:marBottom w:val="0"/>
              <w:divBdr>
                <w:top w:val="none" w:sz="0" w:space="0" w:color="auto"/>
                <w:left w:val="none" w:sz="0" w:space="0" w:color="auto"/>
                <w:bottom w:val="none" w:sz="0" w:space="0" w:color="auto"/>
                <w:right w:val="none" w:sz="0" w:space="0" w:color="auto"/>
              </w:divBdr>
            </w:div>
            <w:div w:id="1953900178">
              <w:marLeft w:val="0"/>
              <w:marRight w:val="0"/>
              <w:marTop w:val="0"/>
              <w:marBottom w:val="0"/>
              <w:divBdr>
                <w:top w:val="none" w:sz="0" w:space="0" w:color="auto"/>
                <w:left w:val="none" w:sz="0" w:space="0" w:color="auto"/>
                <w:bottom w:val="none" w:sz="0" w:space="0" w:color="auto"/>
                <w:right w:val="none" w:sz="0" w:space="0" w:color="auto"/>
              </w:divBdr>
            </w:div>
            <w:div w:id="1954481069">
              <w:marLeft w:val="0"/>
              <w:marRight w:val="0"/>
              <w:marTop w:val="0"/>
              <w:marBottom w:val="0"/>
              <w:divBdr>
                <w:top w:val="none" w:sz="0" w:space="0" w:color="auto"/>
                <w:left w:val="none" w:sz="0" w:space="0" w:color="auto"/>
                <w:bottom w:val="none" w:sz="0" w:space="0" w:color="auto"/>
                <w:right w:val="none" w:sz="0" w:space="0" w:color="auto"/>
              </w:divBdr>
            </w:div>
            <w:div w:id="1955743589">
              <w:marLeft w:val="0"/>
              <w:marRight w:val="0"/>
              <w:marTop w:val="0"/>
              <w:marBottom w:val="0"/>
              <w:divBdr>
                <w:top w:val="none" w:sz="0" w:space="0" w:color="auto"/>
                <w:left w:val="none" w:sz="0" w:space="0" w:color="auto"/>
                <w:bottom w:val="none" w:sz="0" w:space="0" w:color="auto"/>
                <w:right w:val="none" w:sz="0" w:space="0" w:color="auto"/>
              </w:divBdr>
            </w:div>
            <w:div w:id="1958297535">
              <w:marLeft w:val="0"/>
              <w:marRight w:val="0"/>
              <w:marTop w:val="0"/>
              <w:marBottom w:val="0"/>
              <w:divBdr>
                <w:top w:val="none" w:sz="0" w:space="0" w:color="auto"/>
                <w:left w:val="none" w:sz="0" w:space="0" w:color="auto"/>
                <w:bottom w:val="none" w:sz="0" w:space="0" w:color="auto"/>
                <w:right w:val="none" w:sz="0" w:space="0" w:color="auto"/>
              </w:divBdr>
            </w:div>
            <w:div w:id="1958560024">
              <w:marLeft w:val="0"/>
              <w:marRight w:val="0"/>
              <w:marTop w:val="0"/>
              <w:marBottom w:val="0"/>
              <w:divBdr>
                <w:top w:val="none" w:sz="0" w:space="0" w:color="auto"/>
                <w:left w:val="none" w:sz="0" w:space="0" w:color="auto"/>
                <w:bottom w:val="none" w:sz="0" w:space="0" w:color="auto"/>
                <w:right w:val="none" w:sz="0" w:space="0" w:color="auto"/>
              </w:divBdr>
            </w:div>
            <w:div w:id="1959876584">
              <w:marLeft w:val="0"/>
              <w:marRight w:val="0"/>
              <w:marTop w:val="0"/>
              <w:marBottom w:val="0"/>
              <w:divBdr>
                <w:top w:val="none" w:sz="0" w:space="0" w:color="auto"/>
                <w:left w:val="none" w:sz="0" w:space="0" w:color="auto"/>
                <w:bottom w:val="none" w:sz="0" w:space="0" w:color="auto"/>
                <w:right w:val="none" w:sz="0" w:space="0" w:color="auto"/>
              </w:divBdr>
            </w:div>
            <w:div w:id="1960332825">
              <w:marLeft w:val="0"/>
              <w:marRight w:val="0"/>
              <w:marTop w:val="0"/>
              <w:marBottom w:val="0"/>
              <w:divBdr>
                <w:top w:val="none" w:sz="0" w:space="0" w:color="auto"/>
                <w:left w:val="none" w:sz="0" w:space="0" w:color="auto"/>
                <w:bottom w:val="none" w:sz="0" w:space="0" w:color="auto"/>
                <w:right w:val="none" w:sz="0" w:space="0" w:color="auto"/>
              </w:divBdr>
            </w:div>
            <w:div w:id="1962148776">
              <w:marLeft w:val="0"/>
              <w:marRight w:val="0"/>
              <w:marTop w:val="0"/>
              <w:marBottom w:val="0"/>
              <w:divBdr>
                <w:top w:val="none" w:sz="0" w:space="0" w:color="auto"/>
                <w:left w:val="none" w:sz="0" w:space="0" w:color="auto"/>
                <w:bottom w:val="none" w:sz="0" w:space="0" w:color="auto"/>
                <w:right w:val="none" w:sz="0" w:space="0" w:color="auto"/>
              </w:divBdr>
            </w:div>
            <w:div w:id="1962832662">
              <w:marLeft w:val="0"/>
              <w:marRight w:val="0"/>
              <w:marTop w:val="0"/>
              <w:marBottom w:val="0"/>
              <w:divBdr>
                <w:top w:val="none" w:sz="0" w:space="0" w:color="auto"/>
                <w:left w:val="none" w:sz="0" w:space="0" w:color="auto"/>
                <w:bottom w:val="none" w:sz="0" w:space="0" w:color="auto"/>
                <w:right w:val="none" w:sz="0" w:space="0" w:color="auto"/>
              </w:divBdr>
            </w:div>
            <w:div w:id="1965502956">
              <w:marLeft w:val="0"/>
              <w:marRight w:val="0"/>
              <w:marTop w:val="0"/>
              <w:marBottom w:val="0"/>
              <w:divBdr>
                <w:top w:val="none" w:sz="0" w:space="0" w:color="auto"/>
                <w:left w:val="none" w:sz="0" w:space="0" w:color="auto"/>
                <w:bottom w:val="none" w:sz="0" w:space="0" w:color="auto"/>
                <w:right w:val="none" w:sz="0" w:space="0" w:color="auto"/>
              </w:divBdr>
            </w:div>
            <w:div w:id="1965840508">
              <w:marLeft w:val="0"/>
              <w:marRight w:val="0"/>
              <w:marTop w:val="0"/>
              <w:marBottom w:val="0"/>
              <w:divBdr>
                <w:top w:val="none" w:sz="0" w:space="0" w:color="auto"/>
                <w:left w:val="none" w:sz="0" w:space="0" w:color="auto"/>
                <w:bottom w:val="none" w:sz="0" w:space="0" w:color="auto"/>
                <w:right w:val="none" w:sz="0" w:space="0" w:color="auto"/>
              </w:divBdr>
            </w:div>
            <w:div w:id="1967275159">
              <w:marLeft w:val="0"/>
              <w:marRight w:val="0"/>
              <w:marTop w:val="0"/>
              <w:marBottom w:val="0"/>
              <w:divBdr>
                <w:top w:val="none" w:sz="0" w:space="0" w:color="auto"/>
                <w:left w:val="none" w:sz="0" w:space="0" w:color="auto"/>
                <w:bottom w:val="none" w:sz="0" w:space="0" w:color="auto"/>
                <w:right w:val="none" w:sz="0" w:space="0" w:color="auto"/>
              </w:divBdr>
            </w:div>
            <w:div w:id="1969238694">
              <w:marLeft w:val="0"/>
              <w:marRight w:val="0"/>
              <w:marTop w:val="0"/>
              <w:marBottom w:val="0"/>
              <w:divBdr>
                <w:top w:val="none" w:sz="0" w:space="0" w:color="auto"/>
                <w:left w:val="none" w:sz="0" w:space="0" w:color="auto"/>
                <w:bottom w:val="none" w:sz="0" w:space="0" w:color="auto"/>
                <w:right w:val="none" w:sz="0" w:space="0" w:color="auto"/>
              </w:divBdr>
            </w:div>
            <w:div w:id="1970894418">
              <w:marLeft w:val="0"/>
              <w:marRight w:val="0"/>
              <w:marTop w:val="0"/>
              <w:marBottom w:val="0"/>
              <w:divBdr>
                <w:top w:val="none" w:sz="0" w:space="0" w:color="auto"/>
                <w:left w:val="none" w:sz="0" w:space="0" w:color="auto"/>
                <w:bottom w:val="none" w:sz="0" w:space="0" w:color="auto"/>
                <w:right w:val="none" w:sz="0" w:space="0" w:color="auto"/>
              </w:divBdr>
            </w:div>
            <w:div w:id="1971668093">
              <w:marLeft w:val="0"/>
              <w:marRight w:val="0"/>
              <w:marTop w:val="0"/>
              <w:marBottom w:val="0"/>
              <w:divBdr>
                <w:top w:val="none" w:sz="0" w:space="0" w:color="auto"/>
                <w:left w:val="none" w:sz="0" w:space="0" w:color="auto"/>
                <w:bottom w:val="none" w:sz="0" w:space="0" w:color="auto"/>
                <w:right w:val="none" w:sz="0" w:space="0" w:color="auto"/>
              </w:divBdr>
            </w:div>
            <w:div w:id="1973096040">
              <w:marLeft w:val="0"/>
              <w:marRight w:val="0"/>
              <w:marTop w:val="0"/>
              <w:marBottom w:val="0"/>
              <w:divBdr>
                <w:top w:val="none" w:sz="0" w:space="0" w:color="auto"/>
                <w:left w:val="none" w:sz="0" w:space="0" w:color="auto"/>
                <w:bottom w:val="none" w:sz="0" w:space="0" w:color="auto"/>
                <w:right w:val="none" w:sz="0" w:space="0" w:color="auto"/>
              </w:divBdr>
            </w:div>
            <w:div w:id="1980765189">
              <w:marLeft w:val="0"/>
              <w:marRight w:val="0"/>
              <w:marTop w:val="0"/>
              <w:marBottom w:val="0"/>
              <w:divBdr>
                <w:top w:val="none" w:sz="0" w:space="0" w:color="auto"/>
                <w:left w:val="none" w:sz="0" w:space="0" w:color="auto"/>
                <w:bottom w:val="none" w:sz="0" w:space="0" w:color="auto"/>
                <w:right w:val="none" w:sz="0" w:space="0" w:color="auto"/>
              </w:divBdr>
            </w:div>
            <w:div w:id="1985038061">
              <w:marLeft w:val="0"/>
              <w:marRight w:val="0"/>
              <w:marTop w:val="0"/>
              <w:marBottom w:val="0"/>
              <w:divBdr>
                <w:top w:val="none" w:sz="0" w:space="0" w:color="auto"/>
                <w:left w:val="none" w:sz="0" w:space="0" w:color="auto"/>
                <w:bottom w:val="none" w:sz="0" w:space="0" w:color="auto"/>
                <w:right w:val="none" w:sz="0" w:space="0" w:color="auto"/>
              </w:divBdr>
            </w:div>
            <w:div w:id="1985158745">
              <w:marLeft w:val="0"/>
              <w:marRight w:val="0"/>
              <w:marTop w:val="0"/>
              <w:marBottom w:val="0"/>
              <w:divBdr>
                <w:top w:val="none" w:sz="0" w:space="0" w:color="auto"/>
                <w:left w:val="none" w:sz="0" w:space="0" w:color="auto"/>
                <w:bottom w:val="none" w:sz="0" w:space="0" w:color="auto"/>
                <w:right w:val="none" w:sz="0" w:space="0" w:color="auto"/>
              </w:divBdr>
            </w:div>
            <w:div w:id="1988584367">
              <w:marLeft w:val="0"/>
              <w:marRight w:val="0"/>
              <w:marTop w:val="0"/>
              <w:marBottom w:val="0"/>
              <w:divBdr>
                <w:top w:val="none" w:sz="0" w:space="0" w:color="auto"/>
                <w:left w:val="none" w:sz="0" w:space="0" w:color="auto"/>
                <w:bottom w:val="none" w:sz="0" w:space="0" w:color="auto"/>
                <w:right w:val="none" w:sz="0" w:space="0" w:color="auto"/>
              </w:divBdr>
            </w:div>
            <w:div w:id="1989432428">
              <w:marLeft w:val="0"/>
              <w:marRight w:val="0"/>
              <w:marTop w:val="0"/>
              <w:marBottom w:val="0"/>
              <w:divBdr>
                <w:top w:val="none" w:sz="0" w:space="0" w:color="auto"/>
                <w:left w:val="none" w:sz="0" w:space="0" w:color="auto"/>
                <w:bottom w:val="none" w:sz="0" w:space="0" w:color="auto"/>
                <w:right w:val="none" w:sz="0" w:space="0" w:color="auto"/>
              </w:divBdr>
            </w:div>
            <w:div w:id="1994211354">
              <w:marLeft w:val="0"/>
              <w:marRight w:val="0"/>
              <w:marTop w:val="0"/>
              <w:marBottom w:val="0"/>
              <w:divBdr>
                <w:top w:val="none" w:sz="0" w:space="0" w:color="auto"/>
                <w:left w:val="none" w:sz="0" w:space="0" w:color="auto"/>
                <w:bottom w:val="none" w:sz="0" w:space="0" w:color="auto"/>
                <w:right w:val="none" w:sz="0" w:space="0" w:color="auto"/>
              </w:divBdr>
            </w:div>
            <w:div w:id="1994985449">
              <w:marLeft w:val="0"/>
              <w:marRight w:val="0"/>
              <w:marTop w:val="0"/>
              <w:marBottom w:val="0"/>
              <w:divBdr>
                <w:top w:val="none" w:sz="0" w:space="0" w:color="auto"/>
                <w:left w:val="none" w:sz="0" w:space="0" w:color="auto"/>
                <w:bottom w:val="none" w:sz="0" w:space="0" w:color="auto"/>
                <w:right w:val="none" w:sz="0" w:space="0" w:color="auto"/>
              </w:divBdr>
            </w:div>
            <w:div w:id="1995253833">
              <w:marLeft w:val="0"/>
              <w:marRight w:val="0"/>
              <w:marTop w:val="0"/>
              <w:marBottom w:val="0"/>
              <w:divBdr>
                <w:top w:val="none" w:sz="0" w:space="0" w:color="auto"/>
                <w:left w:val="none" w:sz="0" w:space="0" w:color="auto"/>
                <w:bottom w:val="none" w:sz="0" w:space="0" w:color="auto"/>
                <w:right w:val="none" w:sz="0" w:space="0" w:color="auto"/>
              </w:divBdr>
            </w:div>
            <w:div w:id="1995376207">
              <w:marLeft w:val="0"/>
              <w:marRight w:val="0"/>
              <w:marTop w:val="0"/>
              <w:marBottom w:val="0"/>
              <w:divBdr>
                <w:top w:val="none" w:sz="0" w:space="0" w:color="auto"/>
                <w:left w:val="none" w:sz="0" w:space="0" w:color="auto"/>
                <w:bottom w:val="none" w:sz="0" w:space="0" w:color="auto"/>
                <w:right w:val="none" w:sz="0" w:space="0" w:color="auto"/>
              </w:divBdr>
            </w:div>
            <w:div w:id="1995792835">
              <w:marLeft w:val="0"/>
              <w:marRight w:val="0"/>
              <w:marTop w:val="0"/>
              <w:marBottom w:val="0"/>
              <w:divBdr>
                <w:top w:val="none" w:sz="0" w:space="0" w:color="auto"/>
                <w:left w:val="none" w:sz="0" w:space="0" w:color="auto"/>
                <w:bottom w:val="none" w:sz="0" w:space="0" w:color="auto"/>
                <w:right w:val="none" w:sz="0" w:space="0" w:color="auto"/>
              </w:divBdr>
            </w:div>
            <w:div w:id="1998655537">
              <w:marLeft w:val="0"/>
              <w:marRight w:val="0"/>
              <w:marTop w:val="0"/>
              <w:marBottom w:val="0"/>
              <w:divBdr>
                <w:top w:val="none" w:sz="0" w:space="0" w:color="auto"/>
                <w:left w:val="none" w:sz="0" w:space="0" w:color="auto"/>
                <w:bottom w:val="none" w:sz="0" w:space="0" w:color="auto"/>
                <w:right w:val="none" w:sz="0" w:space="0" w:color="auto"/>
              </w:divBdr>
            </w:div>
            <w:div w:id="1998683807">
              <w:marLeft w:val="0"/>
              <w:marRight w:val="0"/>
              <w:marTop w:val="0"/>
              <w:marBottom w:val="0"/>
              <w:divBdr>
                <w:top w:val="none" w:sz="0" w:space="0" w:color="auto"/>
                <w:left w:val="none" w:sz="0" w:space="0" w:color="auto"/>
                <w:bottom w:val="none" w:sz="0" w:space="0" w:color="auto"/>
                <w:right w:val="none" w:sz="0" w:space="0" w:color="auto"/>
              </w:divBdr>
            </w:div>
            <w:div w:id="2000379090">
              <w:marLeft w:val="0"/>
              <w:marRight w:val="0"/>
              <w:marTop w:val="0"/>
              <w:marBottom w:val="0"/>
              <w:divBdr>
                <w:top w:val="none" w:sz="0" w:space="0" w:color="auto"/>
                <w:left w:val="none" w:sz="0" w:space="0" w:color="auto"/>
                <w:bottom w:val="none" w:sz="0" w:space="0" w:color="auto"/>
                <w:right w:val="none" w:sz="0" w:space="0" w:color="auto"/>
              </w:divBdr>
            </w:div>
            <w:div w:id="2002387246">
              <w:marLeft w:val="0"/>
              <w:marRight w:val="0"/>
              <w:marTop w:val="0"/>
              <w:marBottom w:val="0"/>
              <w:divBdr>
                <w:top w:val="none" w:sz="0" w:space="0" w:color="auto"/>
                <w:left w:val="none" w:sz="0" w:space="0" w:color="auto"/>
                <w:bottom w:val="none" w:sz="0" w:space="0" w:color="auto"/>
                <w:right w:val="none" w:sz="0" w:space="0" w:color="auto"/>
              </w:divBdr>
            </w:div>
            <w:div w:id="2003045579">
              <w:marLeft w:val="0"/>
              <w:marRight w:val="0"/>
              <w:marTop w:val="0"/>
              <w:marBottom w:val="0"/>
              <w:divBdr>
                <w:top w:val="none" w:sz="0" w:space="0" w:color="auto"/>
                <w:left w:val="none" w:sz="0" w:space="0" w:color="auto"/>
                <w:bottom w:val="none" w:sz="0" w:space="0" w:color="auto"/>
                <w:right w:val="none" w:sz="0" w:space="0" w:color="auto"/>
              </w:divBdr>
            </w:div>
            <w:div w:id="2004237955">
              <w:marLeft w:val="0"/>
              <w:marRight w:val="0"/>
              <w:marTop w:val="0"/>
              <w:marBottom w:val="0"/>
              <w:divBdr>
                <w:top w:val="none" w:sz="0" w:space="0" w:color="auto"/>
                <w:left w:val="none" w:sz="0" w:space="0" w:color="auto"/>
                <w:bottom w:val="none" w:sz="0" w:space="0" w:color="auto"/>
                <w:right w:val="none" w:sz="0" w:space="0" w:color="auto"/>
              </w:divBdr>
            </w:div>
            <w:div w:id="2007786089">
              <w:marLeft w:val="0"/>
              <w:marRight w:val="0"/>
              <w:marTop w:val="0"/>
              <w:marBottom w:val="0"/>
              <w:divBdr>
                <w:top w:val="none" w:sz="0" w:space="0" w:color="auto"/>
                <w:left w:val="none" w:sz="0" w:space="0" w:color="auto"/>
                <w:bottom w:val="none" w:sz="0" w:space="0" w:color="auto"/>
                <w:right w:val="none" w:sz="0" w:space="0" w:color="auto"/>
              </w:divBdr>
            </w:div>
            <w:div w:id="2009626344">
              <w:marLeft w:val="0"/>
              <w:marRight w:val="0"/>
              <w:marTop w:val="0"/>
              <w:marBottom w:val="0"/>
              <w:divBdr>
                <w:top w:val="none" w:sz="0" w:space="0" w:color="auto"/>
                <w:left w:val="none" w:sz="0" w:space="0" w:color="auto"/>
                <w:bottom w:val="none" w:sz="0" w:space="0" w:color="auto"/>
                <w:right w:val="none" w:sz="0" w:space="0" w:color="auto"/>
              </w:divBdr>
            </w:div>
            <w:div w:id="2009671094">
              <w:marLeft w:val="0"/>
              <w:marRight w:val="0"/>
              <w:marTop w:val="0"/>
              <w:marBottom w:val="0"/>
              <w:divBdr>
                <w:top w:val="none" w:sz="0" w:space="0" w:color="auto"/>
                <w:left w:val="none" w:sz="0" w:space="0" w:color="auto"/>
                <w:bottom w:val="none" w:sz="0" w:space="0" w:color="auto"/>
                <w:right w:val="none" w:sz="0" w:space="0" w:color="auto"/>
              </w:divBdr>
            </w:div>
            <w:div w:id="2014795488">
              <w:marLeft w:val="0"/>
              <w:marRight w:val="0"/>
              <w:marTop w:val="0"/>
              <w:marBottom w:val="0"/>
              <w:divBdr>
                <w:top w:val="none" w:sz="0" w:space="0" w:color="auto"/>
                <w:left w:val="none" w:sz="0" w:space="0" w:color="auto"/>
                <w:bottom w:val="none" w:sz="0" w:space="0" w:color="auto"/>
                <w:right w:val="none" w:sz="0" w:space="0" w:color="auto"/>
              </w:divBdr>
            </w:div>
            <w:div w:id="2015110647">
              <w:marLeft w:val="0"/>
              <w:marRight w:val="0"/>
              <w:marTop w:val="0"/>
              <w:marBottom w:val="0"/>
              <w:divBdr>
                <w:top w:val="none" w:sz="0" w:space="0" w:color="auto"/>
                <w:left w:val="none" w:sz="0" w:space="0" w:color="auto"/>
                <w:bottom w:val="none" w:sz="0" w:space="0" w:color="auto"/>
                <w:right w:val="none" w:sz="0" w:space="0" w:color="auto"/>
              </w:divBdr>
            </w:div>
            <w:div w:id="2016490365">
              <w:marLeft w:val="0"/>
              <w:marRight w:val="0"/>
              <w:marTop w:val="0"/>
              <w:marBottom w:val="0"/>
              <w:divBdr>
                <w:top w:val="none" w:sz="0" w:space="0" w:color="auto"/>
                <w:left w:val="none" w:sz="0" w:space="0" w:color="auto"/>
                <w:bottom w:val="none" w:sz="0" w:space="0" w:color="auto"/>
                <w:right w:val="none" w:sz="0" w:space="0" w:color="auto"/>
              </w:divBdr>
            </w:div>
            <w:div w:id="2017073003">
              <w:marLeft w:val="0"/>
              <w:marRight w:val="0"/>
              <w:marTop w:val="0"/>
              <w:marBottom w:val="0"/>
              <w:divBdr>
                <w:top w:val="none" w:sz="0" w:space="0" w:color="auto"/>
                <w:left w:val="none" w:sz="0" w:space="0" w:color="auto"/>
                <w:bottom w:val="none" w:sz="0" w:space="0" w:color="auto"/>
                <w:right w:val="none" w:sz="0" w:space="0" w:color="auto"/>
              </w:divBdr>
            </w:div>
            <w:div w:id="2017415559">
              <w:marLeft w:val="0"/>
              <w:marRight w:val="0"/>
              <w:marTop w:val="0"/>
              <w:marBottom w:val="0"/>
              <w:divBdr>
                <w:top w:val="none" w:sz="0" w:space="0" w:color="auto"/>
                <w:left w:val="none" w:sz="0" w:space="0" w:color="auto"/>
                <w:bottom w:val="none" w:sz="0" w:space="0" w:color="auto"/>
                <w:right w:val="none" w:sz="0" w:space="0" w:color="auto"/>
              </w:divBdr>
            </w:div>
            <w:div w:id="2023315975">
              <w:marLeft w:val="0"/>
              <w:marRight w:val="0"/>
              <w:marTop w:val="0"/>
              <w:marBottom w:val="0"/>
              <w:divBdr>
                <w:top w:val="none" w:sz="0" w:space="0" w:color="auto"/>
                <w:left w:val="none" w:sz="0" w:space="0" w:color="auto"/>
                <w:bottom w:val="none" w:sz="0" w:space="0" w:color="auto"/>
                <w:right w:val="none" w:sz="0" w:space="0" w:color="auto"/>
              </w:divBdr>
            </w:div>
            <w:div w:id="2023705473">
              <w:marLeft w:val="0"/>
              <w:marRight w:val="0"/>
              <w:marTop w:val="0"/>
              <w:marBottom w:val="0"/>
              <w:divBdr>
                <w:top w:val="none" w:sz="0" w:space="0" w:color="auto"/>
                <w:left w:val="none" w:sz="0" w:space="0" w:color="auto"/>
                <w:bottom w:val="none" w:sz="0" w:space="0" w:color="auto"/>
                <w:right w:val="none" w:sz="0" w:space="0" w:color="auto"/>
              </w:divBdr>
            </w:div>
            <w:div w:id="2023820279">
              <w:marLeft w:val="0"/>
              <w:marRight w:val="0"/>
              <w:marTop w:val="0"/>
              <w:marBottom w:val="0"/>
              <w:divBdr>
                <w:top w:val="none" w:sz="0" w:space="0" w:color="auto"/>
                <w:left w:val="none" w:sz="0" w:space="0" w:color="auto"/>
                <w:bottom w:val="none" w:sz="0" w:space="0" w:color="auto"/>
                <w:right w:val="none" w:sz="0" w:space="0" w:color="auto"/>
              </w:divBdr>
            </w:div>
            <w:div w:id="2025130000">
              <w:marLeft w:val="0"/>
              <w:marRight w:val="0"/>
              <w:marTop w:val="0"/>
              <w:marBottom w:val="0"/>
              <w:divBdr>
                <w:top w:val="none" w:sz="0" w:space="0" w:color="auto"/>
                <w:left w:val="none" w:sz="0" w:space="0" w:color="auto"/>
                <w:bottom w:val="none" w:sz="0" w:space="0" w:color="auto"/>
                <w:right w:val="none" w:sz="0" w:space="0" w:color="auto"/>
              </w:divBdr>
            </w:div>
            <w:div w:id="2026862448">
              <w:marLeft w:val="0"/>
              <w:marRight w:val="0"/>
              <w:marTop w:val="0"/>
              <w:marBottom w:val="0"/>
              <w:divBdr>
                <w:top w:val="none" w:sz="0" w:space="0" w:color="auto"/>
                <w:left w:val="none" w:sz="0" w:space="0" w:color="auto"/>
                <w:bottom w:val="none" w:sz="0" w:space="0" w:color="auto"/>
                <w:right w:val="none" w:sz="0" w:space="0" w:color="auto"/>
              </w:divBdr>
            </w:div>
            <w:div w:id="2026899626">
              <w:marLeft w:val="0"/>
              <w:marRight w:val="0"/>
              <w:marTop w:val="0"/>
              <w:marBottom w:val="0"/>
              <w:divBdr>
                <w:top w:val="none" w:sz="0" w:space="0" w:color="auto"/>
                <w:left w:val="none" w:sz="0" w:space="0" w:color="auto"/>
                <w:bottom w:val="none" w:sz="0" w:space="0" w:color="auto"/>
                <w:right w:val="none" w:sz="0" w:space="0" w:color="auto"/>
              </w:divBdr>
            </w:div>
            <w:div w:id="2027825460">
              <w:marLeft w:val="0"/>
              <w:marRight w:val="0"/>
              <w:marTop w:val="0"/>
              <w:marBottom w:val="0"/>
              <w:divBdr>
                <w:top w:val="none" w:sz="0" w:space="0" w:color="auto"/>
                <w:left w:val="none" w:sz="0" w:space="0" w:color="auto"/>
                <w:bottom w:val="none" w:sz="0" w:space="0" w:color="auto"/>
                <w:right w:val="none" w:sz="0" w:space="0" w:color="auto"/>
              </w:divBdr>
            </w:div>
            <w:div w:id="2028486223">
              <w:marLeft w:val="0"/>
              <w:marRight w:val="0"/>
              <w:marTop w:val="0"/>
              <w:marBottom w:val="0"/>
              <w:divBdr>
                <w:top w:val="none" w:sz="0" w:space="0" w:color="auto"/>
                <w:left w:val="none" w:sz="0" w:space="0" w:color="auto"/>
                <w:bottom w:val="none" w:sz="0" w:space="0" w:color="auto"/>
                <w:right w:val="none" w:sz="0" w:space="0" w:color="auto"/>
              </w:divBdr>
            </w:div>
            <w:div w:id="2028870880">
              <w:marLeft w:val="0"/>
              <w:marRight w:val="0"/>
              <w:marTop w:val="0"/>
              <w:marBottom w:val="0"/>
              <w:divBdr>
                <w:top w:val="none" w:sz="0" w:space="0" w:color="auto"/>
                <w:left w:val="none" w:sz="0" w:space="0" w:color="auto"/>
                <w:bottom w:val="none" w:sz="0" w:space="0" w:color="auto"/>
                <w:right w:val="none" w:sz="0" w:space="0" w:color="auto"/>
              </w:divBdr>
            </w:div>
            <w:div w:id="2029024435">
              <w:marLeft w:val="0"/>
              <w:marRight w:val="0"/>
              <w:marTop w:val="0"/>
              <w:marBottom w:val="0"/>
              <w:divBdr>
                <w:top w:val="none" w:sz="0" w:space="0" w:color="auto"/>
                <w:left w:val="none" w:sz="0" w:space="0" w:color="auto"/>
                <w:bottom w:val="none" w:sz="0" w:space="0" w:color="auto"/>
                <w:right w:val="none" w:sz="0" w:space="0" w:color="auto"/>
              </w:divBdr>
            </w:div>
            <w:div w:id="2032410309">
              <w:marLeft w:val="0"/>
              <w:marRight w:val="0"/>
              <w:marTop w:val="0"/>
              <w:marBottom w:val="0"/>
              <w:divBdr>
                <w:top w:val="none" w:sz="0" w:space="0" w:color="auto"/>
                <w:left w:val="none" w:sz="0" w:space="0" w:color="auto"/>
                <w:bottom w:val="none" w:sz="0" w:space="0" w:color="auto"/>
                <w:right w:val="none" w:sz="0" w:space="0" w:color="auto"/>
              </w:divBdr>
            </w:div>
            <w:div w:id="2035449594">
              <w:marLeft w:val="0"/>
              <w:marRight w:val="0"/>
              <w:marTop w:val="0"/>
              <w:marBottom w:val="0"/>
              <w:divBdr>
                <w:top w:val="none" w:sz="0" w:space="0" w:color="auto"/>
                <w:left w:val="none" w:sz="0" w:space="0" w:color="auto"/>
                <w:bottom w:val="none" w:sz="0" w:space="0" w:color="auto"/>
                <w:right w:val="none" w:sz="0" w:space="0" w:color="auto"/>
              </w:divBdr>
            </w:div>
            <w:div w:id="2035811304">
              <w:marLeft w:val="0"/>
              <w:marRight w:val="0"/>
              <w:marTop w:val="0"/>
              <w:marBottom w:val="0"/>
              <w:divBdr>
                <w:top w:val="none" w:sz="0" w:space="0" w:color="auto"/>
                <w:left w:val="none" w:sz="0" w:space="0" w:color="auto"/>
                <w:bottom w:val="none" w:sz="0" w:space="0" w:color="auto"/>
                <w:right w:val="none" w:sz="0" w:space="0" w:color="auto"/>
              </w:divBdr>
            </w:div>
            <w:div w:id="2037582731">
              <w:marLeft w:val="0"/>
              <w:marRight w:val="0"/>
              <w:marTop w:val="0"/>
              <w:marBottom w:val="0"/>
              <w:divBdr>
                <w:top w:val="none" w:sz="0" w:space="0" w:color="auto"/>
                <w:left w:val="none" w:sz="0" w:space="0" w:color="auto"/>
                <w:bottom w:val="none" w:sz="0" w:space="0" w:color="auto"/>
                <w:right w:val="none" w:sz="0" w:space="0" w:color="auto"/>
              </w:divBdr>
            </w:div>
            <w:div w:id="2038071010">
              <w:marLeft w:val="0"/>
              <w:marRight w:val="0"/>
              <w:marTop w:val="0"/>
              <w:marBottom w:val="0"/>
              <w:divBdr>
                <w:top w:val="none" w:sz="0" w:space="0" w:color="auto"/>
                <w:left w:val="none" w:sz="0" w:space="0" w:color="auto"/>
                <w:bottom w:val="none" w:sz="0" w:space="0" w:color="auto"/>
                <w:right w:val="none" w:sz="0" w:space="0" w:color="auto"/>
              </w:divBdr>
            </w:div>
            <w:div w:id="2038117597">
              <w:marLeft w:val="0"/>
              <w:marRight w:val="0"/>
              <w:marTop w:val="0"/>
              <w:marBottom w:val="0"/>
              <w:divBdr>
                <w:top w:val="none" w:sz="0" w:space="0" w:color="auto"/>
                <w:left w:val="none" w:sz="0" w:space="0" w:color="auto"/>
                <w:bottom w:val="none" w:sz="0" w:space="0" w:color="auto"/>
                <w:right w:val="none" w:sz="0" w:space="0" w:color="auto"/>
              </w:divBdr>
            </w:div>
            <w:div w:id="2040279592">
              <w:marLeft w:val="0"/>
              <w:marRight w:val="0"/>
              <w:marTop w:val="0"/>
              <w:marBottom w:val="0"/>
              <w:divBdr>
                <w:top w:val="none" w:sz="0" w:space="0" w:color="auto"/>
                <w:left w:val="none" w:sz="0" w:space="0" w:color="auto"/>
                <w:bottom w:val="none" w:sz="0" w:space="0" w:color="auto"/>
                <w:right w:val="none" w:sz="0" w:space="0" w:color="auto"/>
              </w:divBdr>
            </w:div>
            <w:div w:id="2041277804">
              <w:marLeft w:val="0"/>
              <w:marRight w:val="0"/>
              <w:marTop w:val="0"/>
              <w:marBottom w:val="0"/>
              <w:divBdr>
                <w:top w:val="none" w:sz="0" w:space="0" w:color="auto"/>
                <w:left w:val="none" w:sz="0" w:space="0" w:color="auto"/>
                <w:bottom w:val="none" w:sz="0" w:space="0" w:color="auto"/>
                <w:right w:val="none" w:sz="0" w:space="0" w:color="auto"/>
              </w:divBdr>
            </w:div>
            <w:div w:id="2041469908">
              <w:marLeft w:val="0"/>
              <w:marRight w:val="0"/>
              <w:marTop w:val="0"/>
              <w:marBottom w:val="0"/>
              <w:divBdr>
                <w:top w:val="none" w:sz="0" w:space="0" w:color="auto"/>
                <w:left w:val="none" w:sz="0" w:space="0" w:color="auto"/>
                <w:bottom w:val="none" w:sz="0" w:space="0" w:color="auto"/>
                <w:right w:val="none" w:sz="0" w:space="0" w:color="auto"/>
              </w:divBdr>
            </w:div>
            <w:div w:id="2042626058">
              <w:marLeft w:val="0"/>
              <w:marRight w:val="0"/>
              <w:marTop w:val="0"/>
              <w:marBottom w:val="0"/>
              <w:divBdr>
                <w:top w:val="none" w:sz="0" w:space="0" w:color="auto"/>
                <w:left w:val="none" w:sz="0" w:space="0" w:color="auto"/>
                <w:bottom w:val="none" w:sz="0" w:space="0" w:color="auto"/>
                <w:right w:val="none" w:sz="0" w:space="0" w:color="auto"/>
              </w:divBdr>
              <w:divsChild>
                <w:div w:id="99956183">
                  <w:marLeft w:val="0"/>
                  <w:marRight w:val="0"/>
                  <w:marTop w:val="0"/>
                  <w:marBottom w:val="0"/>
                  <w:divBdr>
                    <w:top w:val="none" w:sz="0" w:space="0" w:color="auto"/>
                    <w:left w:val="none" w:sz="0" w:space="0" w:color="auto"/>
                    <w:bottom w:val="none" w:sz="0" w:space="0" w:color="auto"/>
                    <w:right w:val="none" w:sz="0" w:space="0" w:color="auto"/>
                  </w:divBdr>
                </w:div>
                <w:div w:id="394427794">
                  <w:marLeft w:val="0"/>
                  <w:marRight w:val="0"/>
                  <w:marTop w:val="0"/>
                  <w:marBottom w:val="0"/>
                  <w:divBdr>
                    <w:top w:val="none" w:sz="0" w:space="0" w:color="auto"/>
                    <w:left w:val="none" w:sz="0" w:space="0" w:color="auto"/>
                    <w:bottom w:val="none" w:sz="0" w:space="0" w:color="auto"/>
                    <w:right w:val="none" w:sz="0" w:space="0" w:color="auto"/>
                  </w:divBdr>
                </w:div>
                <w:div w:id="1263225607">
                  <w:marLeft w:val="0"/>
                  <w:marRight w:val="0"/>
                  <w:marTop w:val="0"/>
                  <w:marBottom w:val="0"/>
                  <w:divBdr>
                    <w:top w:val="none" w:sz="0" w:space="0" w:color="auto"/>
                    <w:left w:val="none" w:sz="0" w:space="0" w:color="auto"/>
                    <w:bottom w:val="none" w:sz="0" w:space="0" w:color="auto"/>
                    <w:right w:val="none" w:sz="0" w:space="0" w:color="auto"/>
                  </w:divBdr>
                </w:div>
                <w:div w:id="1802961069">
                  <w:marLeft w:val="0"/>
                  <w:marRight w:val="0"/>
                  <w:marTop w:val="0"/>
                  <w:marBottom w:val="0"/>
                  <w:divBdr>
                    <w:top w:val="none" w:sz="0" w:space="0" w:color="auto"/>
                    <w:left w:val="none" w:sz="0" w:space="0" w:color="auto"/>
                    <w:bottom w:val="none" w:sz="0" w:space="0" w:color="auto"/>
                    <w:right w:val="none" w:sz="0" w:space="0" w:color="auto"/>
                  </w:divBdr>
                </w:div>
              </w:divsChild>
            </w:div>
            <w:div w:id="2046515601">
              <w:marLeft w:val="0"/>
              <w:marRight w:val="0"/>
              <w:marTop w:val="0"/>
              <w:marBottom w:val="0"/>
              <w:divBdr>
                <w:top w:val="none" w:sz="0" w:space="0" w:color="auto"/>
                <w:left w:val="none" w:sz="0" w:space="0" w:color="auto"/>
                <w:bottom w:val="none" w:sz="0" w:space="0" w:color="auto"/>
                <w:right w:val="none" w:sz="0" w:space="0" w:color="auto"/>
              </w:divBdr>
            </w:div>
            <w:div w:id="2047564677">
              <w:marLeft w:val="0"/>
              <w:marRight w:val="0"/>
              <w:marTop w:val="0"/>
              <w:marBottom w:val="0"/>
              <w:divBdr>
                <w:top w:val="none" w:sz="0" w:space="0" w:color="auto"/>
                <w:left w:val="none" w:sz="0" w:space="0" w:color="auto"/>
                <w:bottom w:val="none" w:sz="0" w:space="0" w:color="auto"/>
                <w:right w:val="none" w:sz="0" w:space="0" w:color="auto"/>
              </w:divBdr>
            </w:div>
            <w:div w:id="2048411216">
              <w:marLeft w:val="0"/>
              <w:marRight w:val="0"/>
              <w:marTop w:val="0"/>
              <w:marBottom w:val="0"/>
              <w:divBdr>
                <w:top w:val="none" w:sz="0" w:space="0" w:color="auto"/>
                <w:left w:val="none" w:sz="0" w:space="0" w:color="auto"/>
                <w:bottom w:val="none" w:sz="0" w:space="0" w:color="auto"/>
                <w:right w:val="none" w:sz="0" w:space="0" w:color="auto"/>
              </w:divBdr>
            </w:div>
            <w:div w:id="2048793399">
              <w:marLeft w:val="0"/>
              <w:marRight w:val="0"/>
              <w:marTop w:val="0"/>
              <w:marBottom w:val="0"/>
              <w:divBdr>
                <w:top w:val="none" w:sz="0" w:space="0" w:color="auto"/>
                <w:left w:val="none" w:sz="0" w:space="0" w:color="auto"/>
                <w:bottom w:val="none" w:sz="0" w:space="0" w:color="auto"/>
                <w:right w:val="none" w:sz="0" w:space="0" w:color="auto"/>
              </w:divBdr>
            </w:div>
            <w:div w:id="2055765948">
              <w:marLeft w:val="0"/>
              <w:marRight w:val="0"/>
              <w:marTop w:val="0"/>
              <w:marBottom w:val="0"/>
              <w:divBdr>
                <w:top w:val="none" w:sz="0" w:space="0" w:color="auto"/>
                <w:left w:val="none" w:sz="0" w:space="0" w:color="auto"/>
                <w:bottom w:val="none" w:sz="0" w:space="0" w:color="auto"/>
                <w:right w:val="none" w:sz="0" w:space="0" w:color="auto"/>
              </w:divBdr>
            </w:div>
            <w:div w:id="2056537664">
              <w:marLeft w:val="0"/>
              <w:marRight w:val="0"/>
              <w:marTop w:val="0"/>
              <w:marBottom w:val="0"/>
              <w:divBdr>
                <w:top w:val="none" w:sz="0" w:space="0" w:color="auto"/>
                <w:left w:val="none" w:sz="0" w:space="0" w:color="auto"/>
                <w:bottom w:val="none" w:sz="0" w:space="0" w:color="auto"/>
                <w:right w:val="none" w:sz="0" w:space="0" w:color="auto"/>
              </w:divBdr>
            </w:div>
            <w:div w:id="2062046935">
              <w:marLeft w:val="0"/>
              <w:marRight w:val="0"/>
              <w:marTop w:val="0"/>
              <w:marBottom w:val="0"/>
              <w:divBdr>
                <w:top w:val="none" w:sz="0" w:space="0" w:color="auto"/>
                <w:left w:val="none" w:sz="0" w:space="0" w:color="auto"/>
                <w:bottom w:val="none" w:sz="0" w:space="0" w:color="auto"/>
                <w:right w:val="none" w:sz="0" w:space="0" w:color="auto"/>
              </w:divBdr>
            </w:div>
            <w:div w:id="2063020399">
              <w:marLeft w:val="0"/>
              <w:marRight w:val="0"/>
              <w:marTop w:val="0"/>
              <w:marBottom w:val="0"/>
              <w:divBdr>
                <w:top w:val="none" w:sz="0" w:space="0" w:color="auto"/>
                <w:left w:val="none" w:sz="0" w:space="0" w:color="auto"/>
                <w:bottom w:val="none" w:sz="0" w:space="0" w:color="auto"/>
                <w:right w:val="none" w:sz="0" w:space="0" w:color="auto"/>
              </w:divBdr>
            </w:div>
            <w:div w:id="2063288240">
              <w:marLeft w:val="0"/>
              <w:marRight w:val="0"/>
              <w:marTop w:val="360"/>
              <w:marBottom w:val="0"/>
              <w:divBdr>
                <w:top w:val="single" w:sz="6" w:space="0" w:color="auto"/>
                <w:left w:val="single" w:sz="6" w:space="0" w:color="auto"/>
                <w:bottom w:val="single" w:sz="6" w:space="0" w:color="auto"/>
                <w:right w:val="single" w:sz="6" w:space="0" w:color="auto"/>
              </w:divBdr>
            </w:div>
            <w:div w:id="2064256846">
              <w:marLeft w:val="0"/>
              <w:marRight w:val="0"/>
              <w:marTop w:val="0"/>
              <w:marBottom w:val="0"/>
              <w:divBdr>
                <w:top w:val="none" w:sz="0" w:space="0" w:color="auto"/>
                <w:left w:val="none" w:sz="0" w:space="0" w:color="auto"/>
                <w:bottom w:val="none" w:sz="0" w:space="0" w:color="auto"/>
                <w:right w:val="none" w:sz="0" w:space="0" w:color="auto"/>
              </w:divBdr>
            </w:div>
            <w:div w:id="2065829008">
              <w:marLeft w:val="0"/>
              <w:marRight w:val="0"/>
              <w:marTop w:val="0"/>
              <w:marBottom w:val="0"/>
              <w:divBdr>
                <w:top w:val="none" w:sz="0" w:space="0" w:color="auto"/>
                <w:left w:val="none" w:sz="0" w:space="0" w:color="auto"/>
                <w:bottom w:val="none" w:sz="0" w:space="0" w:color="auto"/>
                <w:right w:val="none" w:sz="0" w:space="0" w:color="auto"/>
              </w:divBdr>
            </w:div>
            <w:div w:id="2066443805">
              <w:marLeft w:val="0"/>
              <w:marRight w:val="0"/>
              <w:marTop w:val="0"/>
              <w:marBottom w:val="0"/>
              <w:divBdr>
                <w:top w:val="none" w:sz="0" w:space="0" w:color="auto"/>
                <w:left w:val="none" w:sz="0" w:space="0" w:color="auto"/>
                <w:bottom w:val="none" w:sz="0" w:space="0" w:color="auto"/>
                <w:right w:val="none" w:sz="0" w:space="0" w:color="auto"/>
              </w:divBdr>
            </w:div>
            <w:div w:id="2070611384">
              <w:marLeft w:val="0"/>
              <w:marRight w:val="0"/>
              <w:marTop w:val="0"/>
              <w:marBottom w:val="0"/>
              <w:divBdr>
                <w:top w:val="none" w:sz="0" w:space="0" w:color="auto"/>
                <w:left w:val="none" w:sz="0" w:space="0" w:color="auto"/>
                <w:bottom w:val="none" w:sz="0" w:space="0" w:color="auto"/>
                <w:right w:val="none" w:sz="0" w:space="0" w:color="auto"/>
              </w:divBdr>
            </w:div>
            <w:div w:id="2071539049">
              <w:marLeft w:val="0"/>
              <w:marRight w:val="0"/>
              <w:marTop w:val="0"/>
              <w:marBottom w:val="0"/>
              <w:divBdr>
                <w:top w:val="none" w:sz="0" w:space="0" w:color="auto"/>
                <w:left w:val="none" w:sz="0" w:space="0" w:color="auto"/>
                <w:bottom w:val="none" w:sz="0" w:space="0" w:color="auto"/>
                <w:right w:val="none" w:sz="0" w:space="0" w:color="auto"/>
              </w:divBdr>
            </w:div>
            <w:div w:id="2072388379">
              <w:marLeft w:val="0"/>
              <w:marRight w:val="0"/>
              <w:marTop w:val="0"/>
              <w:marBottom w:val="0"/>
              <w:divBdr>
                <w:top w:val="none" w:sz="0" w:space="0" w:color="auto"/>
                <w:left w:val="none" w:sz="0" w:space="0" w:color="auto"/>
                <w:bottom w:val="none" w:sz="0" w:space="0" w:color="auto"/>
                <w:right w:val="none" w:sz="0" w:space="0" w:color="auto"/>
              </w:divBdr>
            </w:div>
            <w:div w:id="2072535138">
              <w:marLeft w:val="0"/>
              <w:marRight w:val="0"/>
              <w:marTop w:val="0"/>
              <w:marBottom w:val="0"/>
              <w:divBdr>
                <w:top w:val="none" w:sz="0" w:space="0" w:color="auto"/>
                <w:left w:val="none" w:sz="0" w:space="0" w:color="auto"/>
                <w:bottom w:val="none" w:sz="0" w:space="0" w:color="auto"/>
                <w:right w:val="none" w:sz="0" w:space="0" w:color="auto"/>
              </w:divBdr>
            </w:div>
            <w:div w:id="2074111774">
              <w:marLeft w:val="0"/>
              <w:marRight w:val="0"/>
              <w:marTop w:val="0"/>
              <w:marBottom w:val="0"/>
              <w:divBdr>
                <w:top w:val="none" w:sz="0" w:space="0" w:color="auto"/>
                <w:left w:val="none" w:sz="0" w:space="0" w:color="auto"/>
                <w:bottom w:val="none" w:sz="0" w:space="0" w:color="auto"/>
                <w:right w:val="none" w:sz="0" w:space="0" w:color="auto"/>
              </w:divBdr>
            </w:div>
            <w:div w:id="2074617591">
              <w:marLeft w:val="0"/>
              <w:marRight w:val="0"/>
              <w:marTop w:val="0"/>
              <w:marBottom w:val="0"/>
              <w:divBdr>
                <w:top w:val="none" w:sz="0" w:space="0" w:color="auto"/>
                <w:left w:val="none" w:sz="0" w:space="0" w:color="auto"/>
                <w:bottom w:val="none" w:sz="0" w:space="0" w:color="auto"/>
                <w:right w:val="none" w:sz="0" w:space="0" w:color="auto"/>
              </w:divBdr>
            </w:div>
            <w:div w:id="2074889408">
              <w:marLeft w:val="0"/>
              <w:marRight w:val="0"/>
              <w:marTop w:val="0"/>
              <w:marBottom w:val="0"/>
              <w:divBdr>
                <w:top w:val="none" w:sz="0" w:space="0" w:color="auto"/>
                <w:left w:val="none" w:sz="0" w:space="0" w:color="auto"/>
                <w:bottom w:val="none" w:sz="0" w:space="0" w:color="auto"/>
                <w:right w:val="none" w:sz="0" w:space="0" w:color="auto"/>
              </w:divBdr>
            </w:div>
            <w:div w:id="2075010684">
              <w:marLeft w:val="0"/>
              <w:marRight w:val="0"/>
              <w:marTop w:val="0"/>
              <w:marBottom w:val="0"/>
              <w:divBdr>
                <w:top w:val="none" w:sz="0" w:space="0" w:color="auto"/>
                <w:left w:val="none" w:sz="0" w:space="0" w:color="auto"/>
                <w:bottom w:val="none" w:sz="0" w:space="0" w:color="auto"/>
                <w:right w:val="none" w:sz="0" w:space="0" w:color="auto"/>
              </w:divBdr>
            </w:div>
            <w:div w:id="2076277494">
              <w:marLeft w:val="0"/>
              <w:marRight w:val="0"/>
              <w:marTop w:val="0"/>
              <w:marBottom w:val="0"/>
              <w:divBdr>
                <w:top w:val="none" w:sz="0" w:space="0" w:color="auto"/>
                <w:left w:val="none" w:sz="0" w:space="0" w:color="auto"/>
                <w:bottom w:val="none" w:sz="0" w:space="0" w:color="auto"/>
                <w:right w:val="none" w:sz="0" w:space="0" w:color="auto"/>
              </w:divBdr>
            </w:div>
            <w:div w:id="2076774365">
              <w:marLeft w:val="0"/>
              <w:marRight w:val="0"/>
              <w:marTop w:val="0"/>
              <w:marBottom w:val="0"/>
              <w:divBdr>
                <w:top w:val="none" w:sz="0" w:space="0" w:color="auto"/>
                <w:left w:val="none" w:sz="0" w:space="0" w:color="auto"/>
                <w:bottom w:val="none" w:sz="0" w:space="0" w:color="auto"/>
                <w:right w:val="none" w:sz="0" w:space="0" w:color="auto"/>
              </w:divBdr>
            </w:div>
            <w:div w:id="2079130000">
              <w:marLeft w:val="0"/>
              <w:marRight w:val="0"/>
              <w:marTop w:val="0"/>
              <w:marBottom w:val="0"/>
              <w:divBdr>
                <w:top w:val="none" w:sz="0" w:space="0" w:color="auto"/>
                <w:left w:val="none" w:sz="0" w:space="0" w:color="auto"/>
                <w:bottom w:val="none" w:sz="0" w:space="0" w:color="auto"/>
                <w:right w:val="none" w:sz="0" w:space="0" w:color="auto"/>
              </w:divBdr>
            </w:div>
            <w:div w:id="2081756772">
              <w:marLeft w:val="0"/>
              <w:marRight w:val="0"/>
              <w:marTop w:val="0"/>
              <w:marBottom w:val="0"/>
              <w:divBdr>
                <w:top w:val="none" w:sz="0" w:space="0" w:color="auto"/>
                <w:left w:val="none" w:sz="0" w:space="0" w:color="auto"/>
                <w:bottom w:val="none" w:sz="0" w:space="0" w:color="auto"/>
                <w:right w:val="none" w:sz="0" w:space="0" w:color="auto"/>
              </w:divBdr>
            </w:div>
            <w:div w:id="2082360944">
              <w:marLeft w:val="0"/>
              <w:marRight w:val="0"/>
              <w:marTop w:val="0"/>
              <w:marBottom w:val="0"/>
              <w:divBdr>
                <w:top w:val="none" w:sz="0" w:space="0" w:color="auto"/>
                <w:left w:val="none" w:sz="0" w:space="0" w:color="auto"/>
                <w:bottom w:val="none" w:sz="0" w:space="0" w:color="auto"/>
                <w:right w:val="none" w:sz="0" w:space="0" w:color="auto"/>
              </w:divBdr>
            </w:div>
            <w:div w:id="2083870107">
              <w:marLeft w:val="0"/>
              <w:marRight w:val="0"/>
              <w:marTop w:val="0"/>
              <w:marBottom w:val="0"/>
              <w:divBdr>
                <w:top w:val="none" w:sz="0" w:space="0" w:color="auto"/>
                <w:left w:val="none" w:sz="0" w:space="0" w:color="auto"/>
                <w:bottom w:val="none" w:sz="0" w:space="0" w:color="auto"/>
                <w:right w:val="none" w:sz="0" w:space="0" w:color="auto"/>
              </w:divBdr>
            </w:div>
            <w:div w:id="2084176191">
              <w:marLeft w:val="0"/>
              <w:marRight w:val="0"/>
              <w:marTop w:val="0"/>
              <w:marBottom w:val="0"/>
              <w:divBdr>
                <w:top w:val="none" w:sz="0" w:space="0" w:color="auto"/>
                <w:left w:val="none" w:sz="0" w:space="0" w:color="auto"/>
                <w:bottom w:val="none" w:sz="0" w:space="0" w:color="auto"/>
                <w:right w:val="none" w:sz="0" w:space="0" w:color="auto"/>
              </w:divBdr>
            </w:div>
            <w:div w:id="2084598772">
              <w:marLeft w:val="0"/>
              <w:marRight w:val="0"/>
              <w:marTop w:val="0"/>
              <w:marBottom w:val="0"/>
              <w:divBdr>
                <w:top w:val="none" w:sz="0" w:space="0" w:color="auto"/>
                <w:left w:val="none" w:sz="0" w:space="0" w:color="auto"/>
                <w:bottom w:val="none" w:sz="0" w:space="0" w:color="auto"/>
                <w:right w:val="none" w:sz="0" w:space="0" w:color="auto"/>
              </w:divBdr>
            </w:div>
            <w:div w:id="2085715083">
              <w:marLeft w:val="0"/>
              <w:marRight w:val="0"/>
              <w:marTop w:val="0"/>
              <w:marBottom w:val="0"/>
              <w:divBdr>
                <w:top w:val="none" w:sz="0" w:space="0" w:color="auto"/>
                <w:left w:val="none" w:sz="0" w:space="0" w:color="auto"/>
                <w:bottom w:val="none" w:sz="0" w:space="0" w:color="auto"/>
                <w:right w:val="none" w:sz="0" w:space="0" w:color="auto"/>
              </w:divBdr>
            </w:div>
            <w:div w:id="2086953552">
              <w:marLeft w:val="0"/>
              <w:marRight w:val="0"/>
              <w:marTop w:val="0"/>
              <w:marBottom w:val="0"/>
              <w:divBdr>
                <w:top w:val="none" w:sz="0" w:space="0" w:color="auto"/>
                <w:left w:val="none" w:sz="0" w:space="0" w:color="auto"/>
                <w:bottom w:val="none" w:sz="0" w:space="0" w:color="auto"/>
                <w:right w:val="none" w:sz="0" w:space="0" w:color="auto"/>
              </w:divBdr>
            </w:div>
            <w:div w:id="2088257720">
              <w:marLeft w:val="0"/>
              <w:marRight w:val="0"/>
              <w:marTop w:val="0"/>
              <w:marBottom w:val="0"/>
              <w:divBdr>
                <w:top w:val="none" w:sz="0" w:space="0" w:color="auto"/>
                <w:left w:val="none" w:sz="0" w:space="0" w:color="auto"/>
                <w:bottom w:val="none" w:sz="0" w:space="0" w:color="auto"/>
                <w:right w:val="none" w:sz="0" w:space="0" w:color="auto"/>
              </w:divBdr>
            </w:div>
            <w:div w:id="2088964518">
              <w:marLeft w:val="0"/>
              <w:marRight w:val="0"/>
              <w:marTop w:val="0"/>
              <w:marBottom w:val="0"/>
              <w:divBdr>
                <w:top w:val="none" w:sz="0" w:space="0" w:color="auto"/>
                <w:left w:val="none" w:sz="0" w:space="0" w:color="auto"/>
                <w:bottom w:val="none" w:sz="0" w:space="0" w:color="auto"/>
                <w:right w:val="none" w:sz="0" w:space="0" w:color="auto"/>
              </w:divBdr>
            </w:div>
            <w:div w:id="2091810000">
              <w:marLeft w:val="0"/>
              <w:marRight w:val="0"/>
              <w:marTop w:val="0"/>
              <w:marBottom w:val="0"/>
              <w:divBdr>
                <w:top w:val="none" w:sz="0" w:space="0" w:color="auto"/>
                <w:left w:val="none" w:sz="0" w:space="0" w:color="auto"/>
                <w:bottom w:val="none" w:sz="0" w:space="0" w:color="auto"/>
                <w:right w:val="none" w:sz="0" w:space="0" w:color="auto"/>
              </w:divBdr>
            </w:div>
            <w:div w:id="2093156936">
              <w:marLeft w:val="0"/>
              <w:marRight w:val="0"/>
              <w:marTop w:val="0"/>
              <w:marBottom w:val="0"/>
              <w:divBdr>
                <w:top w:val="none" w:sz="0" w:space="0" w:color="auto"/>
                <w:left w:val="none" w:sz="0" w:space="0" w:color="auto"/>
                <w:bottom w:val="none" w:sz="0" w:space="0" w:color="auto"/>
                <w:right w:val="none" w:sz="0" w:space="0" w:color="auto"/>
              </w:divBdr>
            </w:div>
            <w:div w:id="2093776336">
              <w:marLeft w:val="0"/>
              <w:marRight w:val="0"/>
              <w:marTop w:val="0"/>
              <w:marBottom w:val="0"/>
              <w:divBdr>
                <w:top w:val="none" w:sz="0" w:space="0" w:color="auto"/>
                <w:left w:val="none" w:sz="0" w:space="0" w:color="auto"/>
                <w:bottom w:val="none" w:sz="0" w:space="0" w:color="auto"/>
                <w:right w:val="none" w:sz="0" w:space="0" w:color="auto"/>
              </w:divBdr>
            </w:div>
            <w:div w:id="2094279459">
              <w:marLeft w:val="0"/>
              <w:marRight w:val="0"/>
              <w:marTop w:val="0"/>
              <w:marBottom w:val="0"/>
              <w:divBdr>
                <w:top w:val="none" w:sz="0" w:space="0" w:color="auto"/>
                <w:left w:val="none" w:sz="0" w:space="0" w:color="auto"/>
                <w:bottom w:val="none" w:sz="0" w:space="0" w:color="auto"/>
                <w:right w:val="none" w:sz="0" w:space="0" w:color="auto"/>
              </w:divBdr>
            </w:div>
            <w:div w:id="2096633960">
              <w:marLeft w:val="0"/>
              <w:marRight w:val="0"/>
              <w:marTop w:val="0"/>
              <w:marBottom w:val="0"/>
              <w:divBdr>
                <w:top w:val="none" w:sz="0" w:space="0" w:color="auto"/>
                <w:left w:val="none" w:sz="0" w:space="0" w:color="auto"/>
                <w:bottom w:val="none" w:sz="0" w:space="0" w:color="auto"/>
                <w:right w:val="none" w:sz="0" w:space="0" w:color="auto"/>
              </w:divBdr>
            </w:div>
            <w:div w:id="2098401417">
              <w:marLeft w:val="0"/>
              <w:marRight w:val="0"/>
              <w:marTop w:val="0"/>
              <w:marBottom w:val="0"/>
              <w:divBdr>
                <w:top w:val="none" w:sz="0" w:space="0" w:color="auto"/>
                <w:left w:val="none" w:sz="0" w:space="0" w:color="auto"/>
                <w:bottom w:val="none" w:sz="0" w:space="0" w:color="auto"/>
                <w:right w:val="none" w:sz="0" w:space="0" w:color="auto"/>
              </w:divBdr>
            </w:div>
            <w:div w:id="2098944000">
              <w:marLeft w:val="0"/>
              <w:marRight w:val="0"/>
              <w:marTop w:val="0"/>
              <w:marBottom w:val="0"/>
              <w:divBdr>
                <w:top w:val="none" w:sz="0" w:space="0" w:color="auto"/>
                <w:left w:val="none" w:sz="0" w:space="0" w:color="auto"/>
                <w:bottom w:val="none" w:sz="0" w:space="0" w:color="auto"/>
                <w:right w:val="none" w:sz="0" w:space="0" w:color="auto"/>
              </w:divBdr>
            </w:div>
            <w:div w:id="2101021871">
              <w:marLeft w:val="0"/>
              <w:marRight w:val="0"/>
              <w:marTop w:val="0"/>
              <w:marBottom w:val="0"/>
              <w:divBdr>
                <w:top w:val="none" w:sz="0" w:space="0" w:color="auto"/>
                <w:left w:val="none" w:sz="0" w:space="0" w:color="auto"/>
                <w:bottom w:val="none" w:sz="0" w:space="0" w:color="auto"/>
                <w:right w:val="none" w:sz="0" w:space="0" w:color="auto"/>
              </w:divBdr>
            </w:div>
            <w:div w:id="2101674427">
              <w:marLeft w:val="0"/>
              <w:marRight w:val="0"/>
              <w:marTop w:val="0"/>
              <w:marBottom w:val="0"/>
              <w:divBdr>
                <w:top w:val="none" w:sz="0" w:space="0" w:color="auto"/>
                <w:left w:val="none" w:sz="0" w:space="0" w:color="auto"/>
                <w:bottom w:val="none" w:sz="0" w:space="0" w:color="auto"/>
                <w:right w:val="none" w:sz="0" w:space="0" w:color="auto"/>
              </w:divBdr>
            </w:div>
            <w:div w:id="2101681272">
              <w:marLeft w:val="0"/>
              <w:marRight w:val="0"/>
              <w:marTop w:val="0"/>
              <w:marBottom w:val="0"/>
              <w:divBdr>
                <w:top w:val="none" w:sz="0" w:space="0" w:color="auto"/>
                <w:left w:val="none" w:sz="0" w:space="0" w:color="auto"/>
                <w:bottom w:val="none" w:sz="0" w:space="0" w:color="auto"/>
                <w:right w:val="none" w:sz="0" w:space="0" w:color="auto"/>
              </w:divBdr>
            </w:div>
            <w:div w:id="2104642143">
              <w:marLeft w:val="0"/>
              <w:marRight w:val="0"/>
              <w:marTop w:val="0"/>
              <w:marBottom w:val="0"/>
              <w:divBdr>
                <w:top w:val="none" w:sz="0" w:space="0" w:color="auto"/>
                <w:left w:val="none" w:sz="0" w:space="0" w:color="auto"/>
                <w:bottom w:val="none" w:sz="0" w:space="0" w:color="auto"/>
                <w:right w:val="none" w:sz="0" w:space="0" w:color="auto"/>
              </w:divBdr>
            </w:div>
            <w:div w:id="2105608381">
              <w:marLeft w:val="0"/>
              <w:marRight w:val="0"/>
              <w:marTop w:val="0"/>
              <w:marBottom w:val="0"/>
              <w:divBdr>
                <w:top w:val="none" w:sz="0" w:space="0" w:color="auto"/>
                <w:left w:val="none" w:sz="0" w:space="0" w:color="auto"/>
                <w:bottom w:val="none" w:sz="0" w:space="0" w:color="auto"/>
                <w:right w:val="none" w:sz="0" w:space="0" w:color="auto"/>
              </w:divBdr>
            </w:div>
            <w:div w:id="2106265334">
              <w:marLeft w:val="0"/>
              <w:marRight w:val="0"/>
              <w:marTop w:val="0"/>
              <w:marBottom w:val="0"/>
              <w:divBdr>
                <w:top w:val="none" w:sz="0" w:space="0" w:color="auto"/>
                <w:left w:val="none" w:sz="0" w:space="0" w:color="auto"/>
                <w:bottom w:val="none" w:sz="0" w:space="0" w:color="auto"/>
                <w:right w:val="none" w:sz="0" w:space="0" w:color="auto"/>
              </w:divBdr>
            </w:div>
            <w:div w:id="2107849582">
              <w:marLeft w:val="0"/>
              <w:marRight w:val="0"/>
              <w:marTop w:val="0"/>
              <w:marBottom w:val="0"/>
              <w:divBdr>
                <w:top w:val="none" w:sz="0" w:space="0" w:color="auto"/>
                <w:left w:val="none" w:sz="0" w:space="0" w:color="auto"/>
                <w:bottom w:val="none" w:sz="0" w:space="0" w:color="auto"/>
                <w:right w:val="none" w:sz="0" w:space="0" w:color="auto"/>
              </w:divBdr>
            </w:div>
            <w:div w:id="2112119360">
              <w:marLeft w:val="0"/>
              <w:marRight w:val="0"/>
              <w:marTop w:val="0"/>
              <w:marBottom w:val="0"/>
              <w:divBdr>
                <w:top w:val="none" w:sz="0" w:space="0" w:color="auto"/>
                <w:left w:val="none" w:sz="0" w:space="0" w:color="auto"/>
                <w:bottom w:val="none" w:sz="0" w:space="0" w:color="auto"/>
                <w:right w:val="none" w:sz="0" w:space="0" w:color="auto"/>
              </w:divBdr>
            </w:div>
            <w:div w:id="2112160397">
              <w:marLeft w:val="0"/>
              <w:marRight w:val="0"/>
              <w:marTop w:val="360"/>
              <w:marBottom w:val="0"/>
              <w:divBdr>
                <w:top w:val="single" w:sz="6" w:space="0" w:color="auto"/>
                <w:left w:val="single" w:sz="6" w:space="0" w:color="auto"/>
                <w:bottom w:val="single" w:sz="6" w:space="0" w:color="auto"/>
                <w:right w:val="single" w:sz="6" w:space="0" w:color="auto"/>
              </w:divBdr>
            </w:div>
            <w:div w:id="2114399704">
              <w:marLeft w:val="0"/>
              <w:marRight w:val="0"/>
              <w:marTop w:val="0"/>
              <w:marBottom w:val="0"/>
              <w:divBdr>
                <w:top w:val="none" w:sz="0" w:space="0" w:color="auto"/>
                <w:left w:val="none" w:sz="0" w:space="0" w:color="auto"/>
                <w:bottom w:val="none" w:sz="0" w:space="0" w:color="auto"/>
                <w:right w:val="none" w:sz="0" w:space="0" w:color="auto"/>
              </w:divBdr>
            </w:div>
            <w:div w:id="2117748223">
              <w:marLeft w:val="0"/>
              <w:marRight w:val="0"/>
              <w:marTop w:val="0"/>
              <w:marBottom w:val="0"/>
              <w:divBdr>
                <w:top w:val="none" w:sz="0" w:space="0" w:color="auto"/>
                <w:left w:val="none" w:sz="0" w:space="0" w:color="auto"/>
                <w:bottom w:val="none" w:sz="0" w:space="0" w:color="auto"/>
                <w:right w:val="none" w:sz="0" w:space="0" w:color="auto"/>
              </w:divBdr>
            </w:div>
            <w:div w:id="2117863769">
              <w:marLeft w:val="0"/>
              <w:marRight w:val="0"/>
              <w:marTop w:val="0"/>
              <w:marBottom w:val="0"/>
              <w:divBdr>
                <w:top w:val="none" w:sz="0" w:space="0" w:color="auto"/>
                <w:left w:val="none" w:sz="0" w:space="0" w:color="auto"/>
                <w:bottom w:val="none" w:sz="0" w:space="0" w:color="auto"/>
                <w:right w:val="none" w:sz="0" w:space="0" w:color="auto"/>
              </w:divBdr>
            </w:div>
            <w:div w:id="2118214490">
              <w:marLeft w:val="0"/>
              <w:marRight w:val="0"/>
              <w:marTop w:val="0"/>
              <w:marBottom w:val="0"/>
              <w:divBdr>
                <w:top w:val="none" w:sz="0" w:space="0" w:color="auto"/>
                <w:left w:val="none" w:sz="0" w:space="0" w:color="auto"/>
                <w:bottom w:val="none" w:sz="0" w:space="0" w:color="auto"/>
                <w:right w:val="none" w:sz="0" w:space="0" w:color="auto"/>
              </w:divBdr>
            </w:div>
            <w:div w:id="2120835138">
              <w:marLeft w:val="0"/>
              <w:marRight w:val="0"/>
              <w:marTop w:val="0"/>
              <w:marBottom w:val="0"/>
              <w:divBdr>
                <w:top w:val="none" w:sz="0" w:space="0" w:color="auto"/>
                <w:left w:val="none" w:sz="0" w:space="0" w:color="auto"/>
                <w:bottom w:val="none" w:sz="0" w:space="0" w:color="auto"/>
                <w:right w:val="none" w:sz="0" w:space="0" w:color="auto"/>
              </w:divBdr>
            </w:div>
            <w:div w:id="2121024592">
              <w:marLeft w:val="0"/>
              <w:marRight w:val="0"/>
              <w:marTop w:val="0"/>
              <w:marBottom w:val="0"/>
              <w:divBdr>
                <w:top w:val="none" w:sz="0" w:space="0" w:color="auto"/>
                <w:left w:val="none" w:sz="0" w:space="0" w:color="auto"/>
                <w:bottom w:val="none" w:sz="0" w:space="0" w:color="auto"/>
                <w:right w:val="none" w:sz="0" w:space="0" w:color="auto"/>
              </w:divBdr>
            </w:div>
            <w:div w:id="2121760498">
              <w:marLeft w:val="0"/>
              <w:marRight w:val="0"/>
              <w:marTop w:val="0"/>
              <w:marBottom w:val="0"/>
              <w:divBdr>
                <w:top w:val="none" w:sz="0" w:space="0" w:color="auto"/>
                <w:left w:val="none" w:sz="0" w:space="0" w:color="auto"/>
                <w:bottom w:val="none" w:sz="0" w:space="0" w:color="auto"/>
                <w:right w:val="none" w:sz="0" w:space="0" w:color="auto"/>
              </w:divBdr>
            </w:div>
            <w:div w:id="2122649103">
              <w:marLeft w:val="0"/>
              <w:marRight w:val="0"/>
              <w:marTop w:val="0"/>
              <w:marBottom w:val="0"/>
              <w:divBdr>
                <w:top w:val="none" w:sz="0" w:space="0" w:color="auto"/>
                <w:left w:val="none" w:sz="0" w:space="0" w:color="auto"/>
                <w:bottom w:val="none" w:sz="0" w:space="0" w:color="auto"/>
                <w:right w:val="none" w:sz="0" w:space="0" w:color="auto"/>
              </w:divBdr>
            </w:div>
            <w:div w:id="2123527806">
              <w:marLeft w:val="0"/>
              <w:marRight w:val="0"/>
              <w:marTop w:val="0"/>
              <w:marBottom w:val="0"/>
              <w:divBdr>
                <w:top w:val="none" w:sz="0" w:space="0" w:color="auto"/>
                <w:left w:val="none" w:sz="0" w:space="0" w:color="auto"/>
                <w:bottom w:val="none" w:sz="0" w:space="0" w:color="auto"/>
                <w:right w:val="none" w:sz="0" w:space="0" w:color="auto"/>
              </w:divBdr>
            </w:div>
            <w:div w:id="2125155673">
              <w:marLeft w:val="0"/>
              <w:marRight w:val="0"/>
              <w:marTop w:val="0"/>
              <w:marBottom w:val="0"/>
              <w:divBdr>
                <w:top w:val="none" w:sz="0" w:space="0" w:color="auto"/>
                <w:left w:val="none" w:sz="0" w:space="0" w:color="auto"/>
                <w:bottom w:val="none" w:sz="0" w:space="0" w:color="auto"/>
                <w:right w:val="none" w:sz="0" w:space="0" w:color="auto"/>
              </w:divBdr>
            </w:div>
            <w:div w:id="2125465292">
              <w:marLeft w:val="0"/>
              <w:marRight w:val="0"/>
              <w:marTop w:val="0"/>
              <w:marBottom w:val="0"/>
              <w:divBdr>
                <w:top w:val="none" w:sz="0" w:space="0" w:color="auto"/>
                <w:left w:val="none" w:sz="0" w:space="0" w:color="auto"/>
                <w:bottom w:val="none" w:sz="0" w:space="0" w:color="auto"/>
                <w:right w:val="none" w:sz="0" w:space="0" w:color="auto"/>
              </w:divBdr>
            </w:div>
            <w:div w:id="2125884228">
              <w:marLeft w:val="0"/>
              <w:marRight w:val="0"/>
              <w:marTop w:val="0"/>
              <w:marBottom w:val="0"/>
              <w:divBdr>
                <w:top w:val="none" w:sz="0" w:space="0" w:color="auto"/>
                <w:left w:val="none" w:sz="0" w:space="0" w:color="auto"/>
                <w:bottom w:val="none" w:sz="0" w:space="0" w:color="auto"/>
                <w:right w:val="none" w:sz="0" w:space="0" w:color="auto"/>
              </w:divBdr>
            </w:div>
            <w:div w:id="2126534089">
              <w:marLeft w:val="0"/>
              <w:marRight w:val="0"/>
              <w:marTop w:val="0"/>
              <w:marBottom w:val="0"/>
              <w:divBdr>
                <w:top w:val="none" w:sz="0" w:space="0" w:color="auto"/>
                <w:left w:val="none" w:sz="0" w:space="0" w:color="auto"/>
                <w:bottom w:val="none" w:sz="0" w:space="0" w:color="auto"/>
                <w:right w:val="none" w:sz="0" w:space="0" w:color="auto"/>
              </w:divBdr>
            </w:div>
            <w:div w:id="2128423827">
              <w:marLeft w:val="0"/>
              <w:marRight w:val="0"/>
              <w:marTop w:val="0"/>
              <w:marBottom w:val="0"/>
              <w:divBdr>
                <w:top w:val="none" w:sz="0" w:space="0" w:color="auto"/>
                <w:left w:val="none" w:sz="0" w:space="0" w:color="auto"/>
                <w:bottom w:val="none" w:sz="0" w:space="0" w:color="auto"/>
                <w:right w:val="none" w:sz="0" w:space="0" w:color="auto"/>
              </w:divBdr>
            </w:div>
            <w:div w:id="2129278320">
              <w:marLeft w:val="0"/>
              <w:marRight w:val="0"/>
              <w:marTop w:val="0"/>
              <w:marBottom w:val="0"/>
              <w:divBdr>
                <w:top w:val="none" w:sz="0" w:space="0" w:color="auto"/>
                <w:left w:val="none" w:sz="0" w:space="0" w:color="auto"/>
                <w:bottom w:val="none" w:sz="0" w:space="0" w:color="auto"/>
                <w:right w:val="none" w:sz="0" w:space="0" w:color="auto"/>
              </w:divBdr>
            </w:div>
            <w:div w:id="2129426468">
              <w:marLeft w:val="0"/>
              <w:marRight w:val="0"/>
              <w:marTop w:val="0"/>
              <w:marBottom w:val="0"/>
              <w:divBdr>
                <w:top w:val="none" w:sz="0" w:space="0" w:color="auto"/>
                <w:left w:val="none" w:sz="0" w:space="0" w:color="auto"/>
                <w:bottom w:val="none" w:sz="0" w:space="0" w:color="auto"/>
                <w:right w:val="none" w:sz="0" w:space="0" w:color="auto"/>
              </w:divBdr>
            </w:div>
            <w:div w:id="2130463682">
              <w:marLeft w:val="0"/>
              <w:marRight w:val="0"/>
              <w:marTop w:val="0"/>
              <w:marBottom w:val="0"/>
              <w:divBdr>
                <w:top w:val="none" w:sz="0" w:space="0" w:color="auto"/>
                <w:left w:val="none" w:sz="0" w:space="0" w:color="auto"/>
                <w:bottom w:val="none" w:sz="0" w:space="0" w:color="auto"/>
                <w:right w:val="none" w:sz="0" w:space="0" w:color="auto"/>
              </w:divBdr>
            </w:div>
            <w:div w:id="2132361600">
              <w:marLeft w:val="0"/>
              <w:marRight w:val="0"/>
              <w:marTop w:val="0"/>
              <w:marBottom w:val="0"/>
              <w:divBdr>
                <w:top w:val="none" w:sz="0" w:space="0" w:color="auto"/>
                <w:left w:val="none" w:sz="0" w:space="0" w:color="auto"/>
                <w:bottom w:val="none" w:sz="0" w:space="0" w:color="auto"/>
                <w:right w:val="none" w:sz="0" w:space="0" w:color="auto"/>
              </w:divBdr>
            </w:div>
            <w:div w:id="2135905538">
              <w:marLeft w:val="0"/>
              <w:marRight w:val="0"/>
              <w:marTop w:val="0"/>
              <w:marBottom w:val="0"/>
              <w:divBdr>
                <w:top w:val="none" w:sz="0" w:space="0" w:color="auto"/>
                <w:left w:val="none" w:sz="0" w:space="0" w:color="auto"/>
                <w:bottom w:val="none" w:sz="0" w:space="0" w:color="auto"/>
                <w:right w:val="none" w:sz="0" w:space="0" w:color="auto"/>
              </w:divBdr>
            </w:div>
            <w:div w:id="2137134788">
              <w:marLeft w:val="0"/>
              <w:marRight w:val="0"/>
              <w:marTop w:val="0"/>
              <w:marBottom w:val="0"/>
              <w:divBdr>
                <w:top w:val="none" w:sz="0" w:space="0" w:color="auto"/>
                <w:left w:val="none" w:sz="0" w:space="0" w:color="auto"/>
                <w:bottom w:val="none" w:sz="0" w:space="0" w:color="auto"/>
                <w:right w:val="none" w:sz="0" w:space="0" w:color="auto"/>
              </w:divBdr>
            </w:div>
            <w:div w:id="2137286505">
              <w:marLeft w:val="0"/>
              <w:marRight w:val="0"/>
              <w:marTop w:val="0"/>
              <w:marBottom w:val="0"/>
              <w:divBdr>
                <w:top w:val="none" w:sz="0" w:space="0" w:color="auto"/>
                <w:left w:val="none" w:sz="0" w:space="0" w:color="auto"/>
                <w:bottom w:val="none" w:sz="0" w:space="0" w:color="auto"/>
                <w:right w:val="none" w:sz="0" w:space="0" w:color="auto"/>
              </w:divBdr>
            </w:div>
            <w:div w:id="2137487785">
              <w:marLeft w:val="0"/>
              <w:marRight w:val="0"/>
              <w:marTop w:val="0"/>
              <w:marBottom w:val="0"/>
              <w:divBdr>
                <w:top w:val="none" w:sz="0" w:space="0" w:color="auto"/>
                <w:left w:val="none" w:sz="0" w:space="0" w:color="auto"/>
                <w:bottom w:val="none" w:sz="0" w:space="0" w:color="auto"/>
                <w:right w:val="none" w:sz="0" w:space="0" w:color="auto"/>
              </w:divBdr>
            </w:div>
            <w:div w:id="2138599534">
              <w:marLeft w:val="0"/>
              <w:marRight w:val="0"/>
              <w:marTop w:val="0"/>
              <w:marBottom w:val="0"/>
              <w:divBdr>
                <w:top w:val="none" w:sz="0" w:space="0" w:color="auto"/>
                <w:left w:val="none" w:sz="0" w:space="0" w:color="auto"/>
                <w:bottom w:val="none" w:sz="0" w:space="0" w:color="auto"/>
                <w:right w:val="none" w:sz="0" w:space="0" w:color="auto"/>
              </w:divBdr>
            </w:div>
            <w:div w:id="2139258422">
              <w:marLeft w:val="0"/>
              <w:marRight w:val="0"/>
              <w:marTop w:val="0"/>
              <w:marBottom w:val="0"/>
              <w:divBdr>
                <w:top w:val="none" w:sz="0" w:space="0" w:color="auto"/>
                <w:left w:val="none" w:sz="0" w:space="0" w:color="auto"/>
                <w:bottom w:val="none" w:sz="0" w:space="0" w:color="auto"/>
                <w:right w:val="none" w:sz="0" w:space="0" w:color="auto"/>
              </w:divBdr>
            </w:div>
            <w:div w:id="2141150810">
              <w:marLeft w:val="0"/>
              <w:marRight w:val="0"/>
              <w:marTop w:val="0"/>
              <w:marBottom w:val="0"/>
              <w:divBdr>
                <w:top w:val="none" w:sz="0" w:space="0" w:color="auto"/>
                <w:left w:val="none" w:sz="0" w:space="0" w:color="auto"/>
                <w:bottom w:val="none" w:sz="0" w:space="0" w:color="auto"/>
                <w:right w:val="none" w:sz="0" w:space="0" w:color="auto"/>
              </w:divBdr>
            </w:div>
            <w:div w:id="2146192674">
              <w:marLeft w:val="0"/>
              <w:marRight w:val="0"/>
              <w:marTop w:val="0"/>
              <w:marBottom w:val="0"/>
              <w:divBdr>
                <w:top w:val="none" w:sz="0" w:space="0" w:color="auto"/>
                <w:left w:val="none" w:sz="0" w:space="0" w:color="auto"/>
                <w:bottom w:val="none" w:sz="0" w:space="0" w:color="auto"/>
                <w:right w:val="none" w:sz="0" w:space="0" w:color="auto"/>
              </w:divBdr>
            </w:div>
          </w:divsChild>
        </w:div>
        <w:div w:id="1844542185">
          <w:marLeft w:val="0"/>
          <w:marRight w:val="0"/>
          <w:marTop w:val="0"/>
          <w:marBottom w:val="0"/>
          <w:divBdr>
            <w:top w:val="none" w:sz="0" w:space="0" w:color="auto"/>
            <w:left w:val="none" w:sz="0" w:space="0" w:color="auto"/>
            <w:bottom w:val="none" w:sz="0" w:space="0" w:color="auto"/>
            <w:right w:val="none" w:sz="0" w:space="0" w:color="auto"/>
          </w:divBdr>
          <w:divsChild>
            <w:div w:id="3364607">
              <w:marLeft w:val="0"/>
              <w:marRight w:val="0"/>
              <w:marTop w:val="0"/>
              <w:marBottom w:val="0"/>
              <w:divBdr>
                <w:top w:val="none" w:sz="0" w:space="0" w:color="auto"/>
                <w:left w:val="none" w:sz="0" w:space="0" w:color="auto"/>
                <w:bottom w:val="none" w:sz="0" w:space="0" w:color="auto"/>
                <w:right w:val="none" w:sz="0" w:space="0" w:color="auto"/>
              </w:divBdr>
            </w:div>
            <w:div w:id="25065946">
              <w:marLeft w:val="0"/>
              <w:marRight w:val="0"/>
              <w:marTop w:val="0"/>
              <w:marBottom w:val="0"/>
              <w:divBdr>
                <w:top w:val="none" w:sz="0" w:space="0" w:color="auto"/>
                <w:left w:val="none" w:sz="0" w:space="0" w:color="auto"/>
                <w:bottom w:val="none" w:sz="0" w:space="0" w:color="auto"/>
                <w:right w:val="none" w:sz="0" w:space="0" w:color="auto"/>
              </w:divBdr>
            </w:div>
            <w:div w:id="27800770">
              <w:marLeft w:val="0"/>
              <w:marRight w:val="0"/>
              <w:marTop w:val="0"/>
              <w:marBottom w:val="0"/>
              <w:divBdr>
                <w:top w:val="none" w:sz="0" w:space="0" w:color="auto"/>
                <w:left w:val="none" w:sz="0" w:space="0" w:color="auto"/>
                <w:bottom w:val="none" w:sz="0" w:space="0" w:color="auto"/>
                <w:right w:val="none" w:sz="0" w:space="0" w:color="auto"/>
              </w:divBdr>
            </w:div>
            <w:div w:id="32509249">
              <w:marLeft w:val="0"/>
              <w:marRight w:val="0"/>
              <w:marTop w:val="0"/>
              <w:marBottom w:val="0"/>
              <w:divBdr>
                <w:top w:val="none" w:sz="0" w:space="0" w:color="auto"/>
                <w:left w:val="none" w:sz="0" w:space="0" w:color="auto"/>
                <w:bottom w:val="none" w:sz="0" w:space="0" w:color="auto"/>
                <w:right w:val="none" w:sz="0" w:space="0" w:color="auto"/>
              </w:divBdr>
            </w:div>
            <w:div w:id="45223117">
              <w:marLeft w:val="0"/>
              <w:marRight w:val="0"/>
              <w:marTop w:val="0"/>
              <w:marBottom w:val="0"/>
              <w:divBdr>
                <w:top w:val="none" w:sz="0" w:space="0" w:color="auto"/>
                <w:left w:val="none" w:sz="0" w:space="0" w:color="auto"/>
                <w:bottom w:val="none" w:sz="0" w:space="0" w:color="auto"/>
                <w:right w:val="none" w:sz="0" w:space="0" w:color="auto"/>
              </w:divBdr>
            </w:div>
            <w:div w:id="68117673">
              <w:marLeft w:val="0"/>
              <w:marRight w:val="0"/>
              <w:marTop w:val="0"/>
              <w:marBottom w:val="0"/>
              <w:divBdr>
                <w:top w:val="none" w:sz="0" w:space="0" w:color="auto"/>
                <w:left w:val="none" w:sz="0" w:space="0" w:color="auto"/>
                <w:bottom w:val="none" w:sz="0" w:space="0" w:color="auto"/>
                <w:right w:val="none" w:sz="0" w:space="0" w:color="auto"/>
              </w:divBdr>
            </w:div>
            <w:div w:id="80221614">
              <w:marLeft w:val="0"/>
              <w:marRight w:val="0"/>
              <w:marTop w:val="0"/>
              <w:marBottom w:val="0"/>
              <w:divBdr>
                <w:top w:val="none" w:sz="0" w:space="0" w:color="auto"/>
                <w:left w:val="none" w:sz="0" w:space="0" w:color="auto"/>
                <w:bottom w:val="none" w:sz="0" w:space="0" w:color="auto"/>
                <w:right w:val="none" w:sz="0" w:space="0" w:color="auto"/>
              </w:divBdr>
            </w:div>
            <w:div w:id="89620044">
              <w:marLeft w:val="0"/>
              <w:marRight w:val="0"/>
              <w:marTop w:val="0"/>
              <w:marBottom w:val="0"/>
              <w:divBdr>
                <w:top w:val="none" w:sz="0" w:space="0" w:color="auto"/>
                <w:left w:val="none" w:sz="0" w:space="0" w:color="auto"/>
                <w:bottom w:val="none" w:sz="0" w:space="0" w:color="auto"/>
                <w:right w:val="none" w:sz="0" w:space="0" w:color="auto"/>
              </w:divBdr>
            </w:div>
            <w:div w:id="97263117">
              <w:marLeft w:val="0"/>
              <w:marRight w:val="0"/>
              <w:marTop w:val="0"/>
              <w:marBottom w:val="0"/>
              <w:divBdr>
                <w:top w:val="none" w:sz="0" w:space="0" w:color="auto"/>
                <w:left w:val="none" w:sz="0" w:space="0" w:color="auto"/>
                <w:bottom w:val="none" w:sz="0" w:space="0" w:color="auto"/>
                <w:right w:val="none" w:sz="0" w:space="0" w:color="auto"/>
              </w:divBdr>
            </w:div>
            <w:div w:id="101190652">
              <w:marLeft w:val="0"/>
              <w:marRight w:val="0"/>
              <w:marTop w:val="0"/>
              <w:marBottom w:val="0"/>
              <w:divBdr>
                <w:top w:val="none" w:sz="0" w:space="0" w:color="auto"/>
                <w:left w:val="none" w:sz="0" w:space="0" w:color="auto"/>
                <w:bottom w:val="none" w:sz="0" w:space="0" w:color="auto"/>
                <w:right w:val="none" w:sz="0" w:space="0" w:color="auto"/>
              </w:divBdr>
            </w:div>
            <w:div w:id="102266405">
              <w:marLeft w:val="0"/>
              <w:marRight w:val="0"/>
              <w:marTop w:val="0"/>
              <w:marBottom w:val="0"/>
              <w:divBdr>
                <w:top w:val="none" w:sz="0" w:space="0" w:color="auto"/>
                <w:left w:val="none" w:sz="0" w:space="0" w:color="auto"/>
                <w:bottom w:val="none" w:sz="0" w:space="0" w:color="auto"/>
                <w:right w:val="none" w:sz="0" w:space="0" w:color="auto"/>
              </w:divBdr>
            </w:div>
            <w:div w:id="116067661">
              <w:marLeft w:val="0"/>
              <w:marRight w:val="0"/>
              <w:marTop w:val="0"/>
              <w:marBottom w:val="0"/>
              <w:divBdr>
                <w:top w:val="none" w:sz="0" w:space="0" w:color="auto"/>
                <w:left w:val="none" w:sz="0" w:space="0" w:color="auto"/>
                <w:bottom w:val="none" w:sz="0" w:space="0" w:color="auto"/>
                <w:right w:val="none" w:sz="0" w:space="0" w:color="auto"/>
              </w:divBdr>
            </w:div>
            <w:div w:id="128279542">
              <w:marLeft w:val="0"/>
              <w:marRight w:val="0"/>
              <w:marTop w:val="0"/>
              <w:marBottom w:val="0"/>
              <w:divBdr>
                <w:top w:val="none" w:sz="0" w:space="0" w:color="auto"/>
                <w:left w:val="none" w:sz="0" w:space="0" w:color="auto"/>
                <w:bottom w:val="none" w:sz="0" w:space="0" w:color="auto"/>
                <w:right w:val="none" w:sz="0" w:space="0" w:color="auto"/>
              </w:divBdr>
            </w:div>
            <w:div w:id="129565438">
              <w:marLeft w:val="0"/>
              <w:marRight w:val="0"/>
              <w:marTop w:val="0"/>
              <w:marBottom w:val="0"/>
              <w:divBdr>
                <w:top w:val="none" w:sz="0" w:space="0" w:color="auto"/>
                <w:left w:val="none" w:sz="0" w:space="0" w:color="auto"/>
                <w:bottom w:val="none" w:sz="0" w:space="0" w:color="auto"/>
                <w:right w:val="none" w:sz="0" w:space="0" w:color="auto"/>
              </w:divBdr>
            </w:div>
            <w:div w:id="137764703">
              <w:marLeft w:val="0"/>
              <w:marRight w:val="0"/>
              <w:marTop w:val="0"/>
              <w:marBottom w:val="0"/>
              <w:divBdr>
                <w:top w:val="none" w:sz="0" w:space="0" w:color="auto"/>
                <w:left w:val="none" w:sz="0" w:space="0" w:color="auto"/>
                <w:bottom w:val="none" w:sz="0" w:space="0" w:color="auto"/>
                <w:right w:val="none" w:sz="0" w:space="0" w:color="auto"/>
              </w:divBdr>
            </w:div>
            <w:div w:id="140117086">
              <w:marLeft w:val="0"/>
              <w:marRight w:val="0"/>
              <w:marTop w:val="0"/>
              <w:marBottom w:val="0"/>
              <w:divBdr>
                <w:top w:val="none" w:sz="0" w:space="0" w:color="auto"/>
                <w:left w:val="none" w:sz="0" w:space="0" w:color="auto"/>
                <w:bottom w:val="none" w:sz="0" w:space="0" w:color="auto"/>
                <w:right w:val="none" w:sz="0" w:space="0" w:color="auto"/>
              </w:divBdr>
            </w:div>
            <w:div w:id="151605285">
              <w:marLeft w:val="0"/>
              <w:marRight w:val="0"/>
              <w:marTop w:val="0"/>
              <w:marBottom w:val="0"/>
              <w:divBdr>
                <w:top w:val="none" w:sz="0" w:space="0" w:color="auto"/>
                <w:left w:val="none" w:sz="0" w:space="0" w:color="auto"/>
                <w:bottom w:val="none" w:sz="0" w:space="0" w:color="auto"/>
                <w:right w:val="none" w:sz="0" w:space="0" w:color="auto"/>
              </w:divBdr>
            </w:div>
            <w:div w:id="176310718">
              <w:marLeft w:val="0"/>
              <w:marRight w:val="0"/>
              <w:marTop w:val="0"/>
              <w:marBottom w:val="0"/>
              <w:divBdr>
                <w:top w:val="none" w:sz="0" w:space="0" w:color="auto"/>
                <w:left w:val="none" w:sz="0" w:space="0" w:color="auto"/>
                <w:bottom w:val="none" w:sz="0" w:space="0" w:color="auto"/>
                <w:right w:val="none" w:sz="0" w:space="0" w:color="auto"/>
              </w:divBdr>
            </w:div>
            <w:div w:id="184829402">
              <w:marLeft w:val="0"/>
              <w:marRight w:val="0"/>
              <w:marTop w:val="0"/>
              <w:marBottom w:val="0"/>
              <w:divBdr>
                <w:top w:val="none" w:sz="0" w:space="0" w:color="auto"/>
                <w:left w:val="none" w:sz="0" w:space="0" w:color="auto"/>
                <w:bottom w:val="none" w:sz="0" w:space="0" w:color="auto"/>
                <w:right w:val="none" w:sz="0" w:space="0" w:color="auto"/>
              </w:divBdr>
            </w:div>
            <w:div w:id="186335943">
              <w:marLeft w:val="0"/>
              <w:marRight w:val="0"/>
              <w:marTop w:val="0"/>
              <w:marBottom w:val="0"/>
              <w:divBdr>
                <w:top w:val="none" w:sz="0" w:space="0" w:color="auto"/>
                <w:left w:val="none" w:sz="0" w:space="0" w:color="auto"/>
                <w:bottom w:val="none" w:sz="0" w:space="0" w:color="auto"/>
                <w:right w:val="none" w:sz="0" w:space="0" w:color="auto"/>
              </w:divBdr>
            </w:div>
            <w:div w:id="195965359">
              <w:marLeft w:val="0"/>
              <w:marRight w:val="0"/>
              <w:marTop w:val="0"/>
              <w:marBottom w:val="0"/>
              <w:divBdr>
                <w:top w:val="none" w:sz="0" w:space="0" w:color="auto"/>
                <w:left w:val="none" w:sz="0" w:space="0" w:color="auto"/>
                <w:bottom w:val="none" w:sz="0" w:space="0" w:color="auto"/>
                <w:right w:val="none" w:sz="0" w:space="0" w:color="auto"/>
              </w:divBdr>
            </w:div>
            <w:div w:id="220797619">
              <w:marLeft w:val="0"/>
              <w:marRight w:val="0"/>
              <w:marTop w:val="0"/>
              <w:marBottom w:val="0"/>
              <w:divBdr>
                <w:top w:val="none" w:sz="0" w:space="0" w:color="auto"/>
                <w:left w:val="none" w:sz="0" w:space="0" w:color="auto"/>
                <w:bottom w:val="none" w:sz="0" w:space="0" w:color="auto"/>
                <w:right w:val="none" w:sz="0" w:space="0" w:color="auto"/>
              </w:divBdr>
            </w:div>
            <w:div w:id="224293039">
              <w:marLeft w:val="0"/>
              <w:marRight w:val="0"/>
              <w:marTop w:val="0"/>
              <w:marBottom w:val="0"/>
              <w:divBdr>
                <w:top w:val="none" w:sz="0" w:space="0" w:color="auto"/>
                <w:left w:val="none" w:sz="0" w:space="0" w:color="auto"/>
                <w:bottom w:val="none" w:sz="0" w:space="0" w:color="auto"/>
                <w:right w:val="none" w:sz="0" w:space="0" w:color="auto"/>
              </w:divBdr>
            </w:div>
            <w:div w:id="235941641">
              <w:marLeft w:val="0"/>
              <w:marRight w:val="0"/>
              <w:marTop w:val="0"/>
              <w:marBottom w:val="0"/>
              <w:divBdr>
                <w:top w:val="none" w:sz="0" w:space="0" w:color="auto"/>
                <w:left w:val="none" w:sz="0" w:space="0" w:color="auto"/>
                <w:bottom w:val="none" w:sz="0" w:space="0" w:color="auto"/>
                <w:right w:val="none" w:sz="0" w:space="0" w:color="auto"/>
              </w:divBdr>
            </w:div>
            <w:div w:id="260646035">
              <w:marLeft w:val="0"/>
              <w:marRight w:val="0"/>
              <w:marTop w:val="0"/>
              <w:marBottom w:val="0"/>
              <w:divBdr>
                <w:top w:val="none" w:sz="0" w:space="0" w:color="auto"/>
                <w:left w:val="none" w:sz="0" w:space="0" w:color="auto"/>
                <w:bottom w:val="none" w:sz="0" w:space="0" w:color="auto"/>
                <w:right w:val="none" w:sz="0" w:space="0" w:color="auto"/>
              </w:divBdr>
            </w:div>
            <w:div w:id="267205155">
              <w:marLeft w:val="0"/>
              <w:marRight w:val="0"/>
              <w:marTop w:val="0"/>
              <w:marBottom w:val="0"/>
              <w:divBdr>
                <w:top w:val="none" w:sz="0" w:space="0" w:color="auto"/>
                <w:left w:val="none" w:sz="0" w:space="0" w:color="auto"/>
                <w:bottom w:val="none" w:sz="0" w:space="0" w:color="auto"/>
                <w:right w:val="none" w:sz="0" w:space="0" w:color="auto"/>
              </w:divBdr>
            </w:div>
            <w:div w:id="294600125">
              <w:marLeft w:val="0"/>
              <w:marRight w:val="0"/>
              <w:marTop w:val="0"/>
              <w:marBottom w:val="0"/>
              <w:divBdr>
                <w:top w:val="none" w:sz="0" w:space="0" w:color="auto"/>
                <w:left w:val="none" w:sz="0" w:space="0" w:color="auto"/>
                <w:bottom w:val="none" w:sz="0" w:space="0" w:color="auto"/>
                <w:right w:val="none" w:sz="0" w:space="0" w:color="auto"/>
              </w:divBdr>
            </w:div>
            <w:div w:id="312416131">
              <w:marLeft w:val="0"/>
              <w:marRight w:val="0"/>
              <w:marTop w:val="0"/>
              <w:marBottom w:val="0"/>
              <w:divBdr>
                <w:top w:val="none" w:sz="0" w:space="0" w:color="auto"/>
                <w:left w:val="none" w:sz="0" w:space="0" w:color="auto"/>
                <w:bottom w:val="none" w:sz="0" w:space="0" w:color="auto"/>
                <w:right w:val="none" w:sz="0" w:space="0" w:color="auto"/>
              </w:divBdr>
            </w:div>
            <w:div w:id="316882550">
              <w:marLeft w:val="0"/>
              <w:marRight w:val="0"/>
              <w:marTop w:val="0"/>
              <w:marBottom w:val="0"/>
              <w:divBdr>
                <w:top w:val="none" w:sz="0" w:space="0" w:color="auto"/>
                <w:left w:val="none" w:sz="0" w:space="0" w:color="auto"/>
                <w:bottom w:val="none" w:sz="0" w:space="0" w:color="auto"/>
                <w:right w:val="none" w:sz="0" w:space="0" w:color="auto"/>
              </w:divBdr>
            </w:div>
            <w:div w:id="319114720">
              <w:marLeft w:val="0"/>
              <w:marRight w:val="0"/>
              <w:marTop w:val="0"/>
              <w:marBottom w:val="0"/>
              <w:divBdr>
                <w:top w:val="none" w:sz="0" w:space="0" w:color="auto"/>
                <w:left w:val="none" w:sz="0" w:space="0" w:color="auto"/>
                <w:bottom w:val="none" w:sz="0" w:space="0" w:color="auto"/>
                <w:right w:val="none" w:sz="0" w:space="0" w:color="auto"/>
              </w:divBdr>
            </w:div>
            <w:div w:id="335307587">
              <w:marLeft w:val="0"/>
              <w:marRight w:val="0"/>
              <w:marTop w:val="0"/>
              <w:marBottom w:val="0"/>
              <w:divBdr>
                <w:top w:val="none" w:sz="0" w:space="0" w:color="auto"/>
                <w:left w:val="none" w:sz="0" w:space="0" w:color="auto"/>
                <w:bottom w:val="none" w:sz="0" w:space="0" w:color="auto"/>
                <w:right w:val="none" w:sz="0" w:space="0" w:color="auto"/>
              </w:divBdr>
            </w:div>
            <w:div w:id="336536957">
              <w:marLeft w:val="0"/>
              <w:marRight w:val="0"/>
              <w:marTop w:val="0"/>
              <w:marBottom w:val="0"/>
              <w:divBdr>
                <w:top w:val="none" w:sz="0" w:space="0" w:color="auto"/>
                <w:left w:val="none" w:sz="0" w:space="0" w:color="auto"/>
                <w:bottom w:val="none" w:sz="0" w:space="0" w:color="auto"/>
                <w:right w:val="none" w:sz="0" w:space="0" w:color="auto"/>
              </w:divBdr>
            </w:div>
            <w:div w:id="348070379">
              <w:marLeft w:val="0"/>
              <w:marRight w:val="0"/>
              <w:marTop w:val="0"/>
              <w:marBottom w:val="0"/>
              <w:divBdr>
                <w:top w:val="none" w:sz="0" w:space="0" w:color="auto"/>
                <w:left w:val="none" w:sz="0" w:space="0" w:color="auto"/>
                <w:bottom w:val="none" w:sz="0" w:space="0" w:color="auto"/>
                <w:right w:val="none" w:sz="0" w:space="0" w:color="auto"/>
              </w:divBdr>
            </w:div>
            <w:div w:id="350496206">
              <w:marLeft w:val="0"/>
              <w:marRight w:val="0"/>
              <w:marTop w:val="0"/>
              <w:marBottom w:val="0"/>
              <w:divBdr>
                <w:top w:val="none" w:sz="0" w:space="0" w:color="auto"/>
                <w:left w:val="none" w:sz="0" w:space="0" w:color="auto"/>
                <w:bottom w:val="none" w:sz="0" w:space="0" w:color="auto"/>
                <w:right w:val="none" w:sz="0" w:space="0" w:color="auto"/>
              </w:divBdr>
            </w:div>
            <w:div w:id="375744022">
              <w:marLeft w:val="0"/>
              <w:marRight w:val="0"/>
              <w:marTop w:val="0"/>
              <w:marBottom w:val="0"/>
              <w:divBdr>
                <w:top w:val="none" w:sz="0" w:space="0" w:color="auto"/>
                <w:left w:val="none" w:sz="0" w:space="0" w:color="auto"/>
                <w:bottom w:val="none" w:sz="0" w:space="0" w:color="auto"/>
                <w:right w:val="none" w:sz="0" w:space="0" w:color="auto"/>
              </w:divBdr>
            </w:div>
            <w:div w:id="379978728">
              <w:marLeft w:val="0"/>
              <w:marRight w:val="0"/>
              <w:marTop w:val="0"/>
              <w:marBottom w:val="0"/>
              <w:divBdr>
                <w:top w:val="none" w:sz="0" w:space="0" w:color="auto"/>
                <w:left w:val="none" w:sz="0" w:space="0" w:color="auto"/>
                <w:bottom w:val="none" w:sz="0" w:space="0" w:color="auto"/>
                <w:right w:val="none" w:sz="0" w:space="0" w:color="auto"/>
              </w:divBdr>
            </w:div>
            <w:div w:id="396057480">
              <w:marLeft w:val="0"/>
              <w:marRight w:val="0"/>
              <w:marTop w:val="0"/>
              <w:marBottom w:val="0"/>
              <w:divBdr>
                <w:top w:val="none" w:sz="0" w:space="0" w:color="auto"/>
                <w:left w:val="none" w:sz="0" w:space="0" w:color="auto"/>
                <w:bottom w:val="none" w:sz="0" w:space="0" w:color="auto"/>
                <w:right w:val="none" w:sz="0" w:space="0" w:color="auto"/>
              </w:divBdr>
            </w:div>
            <w:div w:id="397165556">
              <w:marLeft w:val="0"/>
              <w:marRight w:val="0"/>
              <w:marTop w:val="0"/>
              <w:marBottom w:val="0"/>
              <w:divBdr>
                <w:top w:val="none" w:sz="0" w:space="0" w:color="auto"/>
                <w:left w:val="none" w:sz="0" w:space="0" w:color="auto"/>
                <w:bottom w:val="none" w:sz="0" w:space="0" w:color="auto"/>
                <w:right w:val="none" w:sz="0" w:space="0" w:color="auto"/>
              </w:divBdr>
            </w:div>
            <w:div w:id="401029887">
              <w:marLeft w:val="0"/>
              <w:marRight w:val="0"/>
              <w:marTop w:val="0"/>
              <w:marBottom w:val="0"/>
              <w:divBdr>
                <w:top w:val="none" w:sz="0" w:space="0" w:color="auto"/>
                <w:left w:val="none" w:sz="0" w:space="0" w:color="auto"/>
                <w:bottom w:val="none" w:sz="0" w:space="0" w:color="auto"/>
                <w:right w:val="none" w:sz="0" w:space="0" w:color="auto"/>
              </w:divBdr>
            </w:div>
            <w:div w:id="403336106">
              <w:marLeft w:val="0"/>
              <w:marRight w:val="0"/>
              <w:marTop w:val="0"/>
              <w:marBottom w:val="0"/>
              <w:divBdr>
                <w:top w:val="none" w:sz="0" w:space="0" w:color="auto"/>
                <w:left w:val="none" w:sz="0" w:space="0" w:color="auto"/>
                <w:bottom w:val="none" w:sz="0" w:space="0" w:color="auto"/>
                <w:right w:val="none" w:sz="0" w:space="0" w:color="auto"/>
              </w:divBdr>
            </w:div>
            <w:div w:id="420877861">
              <w:marLeft w:val="0"/>
              <w:marRight w:val="0"/>
              <w:marTop w:val="0"/>
              <w:marBottom w:val="0"/>
              <w:divBdr>
                <w:top w:val="none" w:sz="0" w:space="0" w:color="auto"/>
                <w:left w:val="none" w:sz="0" w:space="0" w:color="auto"/>
                <w:bottom w:val="none" w:sz="0" w:space="0" w:color="auto"/>
                <w:right w:val="none" w:sz="0" w:space="0" w:color="auto"/>
              </w:divBdr>
            </w:div>
            <w:div w:id="426001097">
              <w:marLeft w:val="0"/>
              <w:marRight w:val="0"/>
              <w:marTop w:val="0"/>
              <w:marBottom w:val="0"/>
              <w:divBdr>
                <w:top w:val="none" w:sz="0" w:space="0" w:color="auto"/>
                <w:left w:val="none" w:sz="0" w:space="0" w:color="auto"/>
                <w:bottom w:val="none" w:sz="0" w:space="0" w:color="auto"/>
                <w:right w:val="none" w:sz="0" w:space="0" w:color="auto"/>
              </w:divBdr>
            </w:div>
            <w:div w:id="437482122">
              <w:marLeft w:val="0"/>
              <w:marRight w:val="0"/>
              <w:marTop w:val="0"/>
              <w:marBottom w:val="0"/>
              <w:divBdr>
                <w:top w:val="none" w:sz="0" w:space="0" w:color="auto"/>
                <w:left w:val="none" w:sz="0" w:space="0" w:color="auto"/>
                <w:bottom w:val="none" w:sz="0" w:space="0" w:color="auto"/>
                <w:right w:val="none" w:sz="0" w:space="0" w:color="auto"/>
              </w:divBdr>
            </w:div>
            <w:div w:id="439374781">
              <w:marLeft w:val="0"/>
              <w:marRight w:val="0"/>
              <w:marTop w:val="0"/>
              <w:marBottom w:val="0"/>
              <w:divBdr>
                <w:top w:val="none" w:sz="0" w:space="0" w:color="auto"/>
                <w:left w:val="none" w:sz="0" w:space="0" w:color="auto"/>
                <w:bottom w:val="none" w:sz="0" w:space="0" w:color="auto"/>
                <w:right w:val="none" w:sz="0" w:space="0" w:color="auto"/>
              </w:divBdr>
            </w:div>
            <w:div w:id="455678766">
              <w:marLeft w:val="0"/>
              <w:marRight w:val="0"/>
              <w:marTop w:val="0"/>
              <w:marBottom w:val="0"/>
              <w:divBdr>
                <w:top w:val="none" w:sz="0" w:space="0" w:color="auto"/>
                <w:left w:val="none" w:sz="0" w:space="0" w:color="auto"/>
                <w:bottom w:val="none" w:sz="0" w:space="0" w:color="auto"/>
                <w:right w:val="none" w:sz="0" w:space="0" w:color="auto"/>
              </w:divBdr>
            </w:div>
            <w:div w:id="460347942">
              <w:marLeft w:val="0"/>
              <w:marRight w:val="0"/>
              <w:marTop w:val="0"/>
              <w:marBottom w:val="0"/>
              <w:divBdr>
                <w:top w:val="none" w:sz="0" w:space="0" w:color="auto"/>
                <w:left w:val="none" w:sz="0" w:space="0" w:color="auto"/>
                <w:bottom w:val="none" w:sz="0" w:space="0" w:color="auto"/>
                <w:right w:val="none" w:sz="0" w:space="0" w:color="auto"/>
              </w:divBdr>
            </w:div>
            <w:div w:id="493106352">
              <w:marLeft w:val="0"/>
              <w:marRight w:val="0"/>
              <w:marTop w:val="0"/>
              <w:marBottom w:val="0"/>
              <w:divBdr>
                <w:top w:val="none" w:sz="0" w:space="0" w:color="auto"/>
                <w:left w:val="none" w:sz="0" w:space="0" w:color="auto"/>
                <w:bottom w:val="none" w:sz="0" w:space="0" w:color="auto"/>
                <w:right w:val="none" w:sz="0" w:space="0" w:color="auto"/>
              </w:divBdr>
            </w:div>
            <w:div w:id="496462672">
              <w:marLeft w:val="0"/>
              <w:marRight w:val="0"/>
              <w:marTop w:val="480"/>
              <w:marBottom w:val="0"/>
              <w:divBdr>
                <w:top w:val="single" w:sz="6" w:space="0" w:color="auto"/>
                <w:left w:val="single" w:sz="6" w:space="0" w:color="auto"/>
                <w:bottom w:val="single" w:sz="6" w:space="0" w:color="auto"/>
                <w:right w:val="single" w:sz="6" w:space="0" w:color="auto"/>
              </w:divBdr>
            </w:div>
            <w:div w:id="518351182">
              <w:marLeft w:val="0"/>
              <w:marRight w:val="0"/>
              <w:marTop w:val="0"/>
              <w:marBottom w:val="0"/>
              <w:divBdr>
                <w:top w:val="none" w:sz="0" w:space="0" w:color="auto"/>
                <w:left w:val="none" w:sz="0" w:space="0" w:color="auto"/>
                <w:bottom w:val="none" w:sz="0" w:space="0" w:color="auto"/>
                <w:right w:val="none" w:sz="0" w:space="0" w:color="auto"/>
              </w:divBdr>
            </w:div>
            <w:div w:id="533233352">
              <w:marLeft w:val="0"/>
              <w:marRight w:val="0"/>
              <w:marTop w:val="0"/>
              <w:marBottom w:val="0"/>
              <w:divBdr>
                <w:top w:val="none" w:sz="0" w:space="0" w:color="auto"/>
                <w:left w:val="none" w:sz="0" w:space="0" w:color="auto"/>
                <w:bottom w:val="none" w:sz="0" w:space="0" w:color="auto"/>
                <w:right w:val="none" w:sz="0" w:space="0" w:color="auto"/>
              </w:divBdr>
            </w:div>
            <w:div w:id="537813292">
              <w:marLeft w:val="0"/>
              <w:marRight w:val="0"/>
              <w:marTop w:val="0"/>
              <w:marBottom w:val="0"/>
              <w:divBdr>
                <w:top w:val="none" w:sz="0" w:space="0" w:color="auto"/>
                <w:left w:val="none" w:sz="0" w:space="0" w:color="auto"/>
                <w:bottom w:val="none" w:sz="0" w:space="0" w:color="auto"/>
                <w:right w:val="none" w:sz="0" w:space="0" w:color="auto"/>
              </w:divBdr>
            </w:div>
            <w:div w:id="564949902">
              <w:marLeft w:val="0"/>
              <w:marRight w:val="0"/>
              <w:marTop w:val="480"/>
              <w:marBottom w:val="0"/>
              <w:divBdr>
                <w:top w:val="single" w:sz="6" w:space="0" w:color="auto"/>
                <w:left w:val="single" w:sz="6" w:space="0" w:color="auto"/>
                <w:bottom w:val="single" w:sz="6" w:space="0" w:color="auto"/>
                <w:right w:val="single" w:sz="6" w:space="0" w:color="auto"/>
              </w:divBdr>
            </w:div>
            <w:div w:id="567038738">
              <w:marLeft w:val="0"/>
              <w:marRight w:val="0"/>
              <w:marTop w:val="0"/>
              <w:marBottom w:val="0"/>
              <w:divBdr>
                <w:top w:val="none" w:sz="0" w:space="0" w:color="auto"/>
                <w:left w:val="none" w:sz="0" w:space="0" w:color="auto"/>
                <w:bottom w:val="none" w:sz="0" w:space="0" w:color="auto"/>
                <w:right w:val="none" w:sz="0" w:space="0" w:color="auto"/>
              </w:divBdr>
            </w:div>
            <w:div w:id="575095008">
              <w:marLeft w:val="0"/>
              <w:marRight w:val="0"/>
              <w:marTop w:val="0"/>
              <w:marBottom w:val="0"/>
              <w:divBdr>
                <w:top w:val="none" w:sz="0" w:space="0" w:color="auto"/>
                <w:left w:val="none" w:sz="0" w:space="0" w:color="auto"/>
                <w:bottom w:val="none" w:sz="0" w:space="0" w:color="auto"/>
                <w:right w:val="none" w:sz="0" w:space="0" w:color="auto"/>
              </w:divBdr>
            </w:div>
            <w:div w:id="587663028">
              <w:marLeft w:val="0"/>
              <w:marRight w:val="0"/>
              <w:marTop w:val="0"/>
              <w:marBottom w:val="0"/>
              <w:divBdr>
                <w:top w:val="none" w:sz="0" w:space="0" w:color="auto"/>
                <w:left w:val="none" w:sz="0" w:space="0" w:color="auto"/>
                <w:bottom w:val="none" w:sz="0" w:space="0" w:color="auto"/>
                <w:right w:val="none" w:sz="0" w:space="0" w:color="auto"/>
              </w:divBdr>
            </w:div>
            <w:div w:id="597180782">
              <w:marLeft w:val="0"/>
              <w:marRight w:val="0"/>
              <w:marTop w:val="0"/>
              <w:marBottom w:val="0"/>
              <w:divBdr>
                <w:top w:val="none" w:sz="0" w:space="0" w:color="auto"/>
                <w:left w:val="none" w:sz="0" w:space="0" w:color="auto"/>
                <w:bottom w:val="none" w:sz="0" w:space="0" w:color="auto"/>
                <w:right w:val="none" w:sz="0" w:space="0" w:color="auto"/>
              </w:divBdr>
            </w:div>
            <w:div w:id="604504110">
              <w:marLeft w:val="0"/>
              <w:marRight w:val="0"/>
              <w:marTop w:val="0"/>
              <w:marBottom w:val="0"/>
              <w:divBdr>
                <w:top w:val="none" w:sz="0" w:space="0" w:color="auto"/>
                <w:left w:val="none" w:sz="0" w:space="0" w:color="auto"/>
                <w:bottom w:val="none" w:sz="0" w:space="0" w:color="auto"/>
                <w:right w:val="none" w:sz="0" w:space="0" w:color="auto"/>
              </w:divBdr>
            </w:div>
            <w:div w:id="614362648">
              <w:marLeft w:val="0"/>
              <w:marRight w:val="0"/>
              <w:marTop w:val="0"/>
              <w:marBottom w:val="0"/>
              <w:divBdr>
                <w:top w:val="none" w:sz="0" w:space="0" w:color="auto"/>
                <w:left w:val="none" w:sz="0" w:space="0" w:color="auto"/>
                <w:bottom w:val="none" w:sz="0" w:space="0" w:color="auto"/>
                <w:right w:val="none" w:sz="0" w:space="0" w:color="auto"/>
              </w:divBdr>
            </w:div>
            <w:div w:id="620654247">
              <w:marLeft w:val="0"/>
              <w:marRight w:val="0"/>
              <w:marTop w:val="0"/>
              <w:marBottom w:val="0"/>
              <w:divBdr>
                <w:top w:val="none" w:sz="0" w:space="0" w:color="auto"/>
                <w:left w:val="none" w:sz="0" w:space="0" w:color="auto"/>
                <w:bottom w:val="none" w:sz="0" w:space="0" w:color="auto"/>
                <w:right w:val="none" w:sz="0" w:space="0" w:color="auto"/>
              </w:divBdr>
            </w:div>
            <w:div w:id="655492223">
              <w:marLeft w:val="0"/>
              <w:marRight w:val="0"/>
              <w:marTop w:val="0"/>
              <w:marBottom w:val="0"/>
              <w:divBdr>
                <w:top w:val="none" w:sz="0" w:space="0" w:color="auto"/>
                <w:left w:val="none" w:sz="0" w:space="0" w:color="auto"/>
                <w:bottom w:val="none" w:sz="0" w:space="0" w:color="auto"/>
                <w:right w:val="none" w:sz="0" w:space="0" w:color="auto"/>
              </w:divBdr>
            </w:div>
            <w:div w:id="658047660">
              <w:marLeft w:val="0"/>
              <w:marRight w:val="0"/>
              <w:marTop w:val="0"/>
              <w:marBottom w:val="0"/>
              <w:divBdr>
                <w:top w:val="none" w:sz="0" w:space="0" w:color="auto"/>
                <w:left w:val="none" w:sz="0" w:space="0" w:color="auto"/>
                <w:bottom w:val="none" w:sz="0" w:space="0" w:color="auto"/>
                <w:right w:val="none" w:sz="0" w:space="0" w:color="auto"/>
              </w:divBdr>
            </w:div>
            <w:div w:id="660162805">
              <w:marLeft w:val="0"/>
              <w:marRight w:val="0"/>
              <w:marTop w:val="0"/>
              <w:marBottom w:val="0"/>
              <w:divBdr>
                <w:top w:val="none" w:sz="0" w:space="0" w:color="auto"/>
                <w:left w:val="none" w:sz="0" w:space="0" w:color="auto"/>
                <w:bottom w:val="none" w:sz="0" w:space="0" w:color="auto"/>
                <w:right w:val="none" w:sz="0" w:space="0" w:color="auto"/>
              </w:divBdr>
            </w:div>
            <w:div w:id="669410333">
              <w:marLeft w:val="0"/>
              <w:marRight w:val="0"/>
              <w:marTop w:val="0"/>
              <w:marBottom w:val="0"/>
              <w:divBdr>
                <w:top w:val="none" w:sz="0" w:space="0" w:color="auto"/>
                <w:left w:val="none" w:sz="0" w:space="0" w:color="auto"/>
                <w:bottom w:val="none" w:sz="0" w:space="0" w:color="auto"/>
                <w:right w:val="none" w:sz="0" w:space="0" w:color="auto"/>
              </w:divBdr>
            </w:div>
            <w:div w:id="695077598">
              <w:marLeft w:val="0"/>
              <w:marRight w:val="0"/>
              <w:marTop w:val="0"/>
              <w:marBottom w:val="0"/>
              <w:divBdr>
                <w:top w:val="none" w:sz="0" w:space="0" w:color="auto"/>
                <w:left w:val="none" w:sz="0" w:space="0" w:color="auto"/>
                <w:bottom w:val="none" w:sz="0" w:space="0" w:color="auto"/>
                <w:right w:val="none" w:sz="0" w:space="0" w:color="auto"/>
              </w:divBdr>
            </w:div>
            <w:div w:id="698242688">
              <w:marLeft w:val="0"/>
              <w:marRight w:val="0"/>
              <w:marTop w:val="0"/>
              <w:marBottom w:val="0"/>
              <w:divBdr>
                <w:top w:val="none" w:sz="0" w:space="0" w:color="auto"/>
                <w:left w:val="none" w:sz="0" w:space="0" w:color="auto"/>
                <w:bottom w:val="none" w:sz="0" w:space="0" w:color="auto"/>
                <w:right w:val="none" w:sz="0" w:space="0" w:color="auto"/>
              </w:divBdr>
            </w:div>
            <w:div w:id="714355529">
              <w:marLeft w:val="0"/>
              <w:marRight w:val="0"/>
              <w:marTop w:val="0"/>
              <w:marBottom w:val="0"/>
              <w:divBdr>
                <w:top w:val="none" w:sz="0" w:space="0" w:color="auto"/>
                <w:left w:val="none" w:sz="0" w:space="0" w:color="auto"/>
                <w:bottom w:val="none" w:sz="0" w:space="0" w:color="auto"/>
                <w:right w:val="none" w:sz="0" w:space="0" w:color="auto"/>
              </w:divBdr>
            </w:div>
            <w:div w:id="716855598">
              <w:marLeft w:val="0"/>
              <w:marRight w:val="0"/>
              <w:marTop w:val="480"/>
              <w:marBottom w:val="0"/>
              <w:divBdr>
                <w:top w:val="single" w:sz="6" w:space="0" w:color="auto"/>
                <w:left w:val="single" w:sz="6" w:space="0" w:color="auto"/>
                <w:bottom w:val="single" w:sz="6" w:space="0" w:color="auto"/>
                <w:right w:val="single" w:sz="6" w:space="0" w:color="auto"/>
              </w:divBdr>
            </w:div>
            <w:div w:id="721560678">
              <w:marLeft w:val="0"/>
              <w:marRight w:val="0"/>
              <w:marTop w:val="480"/>
              <w:marBottom w:val="0"/>
              <w:divBdr>
                <w:top w:val="single" w:sz="6" w:space="0" w:color="auto"/>
                <w:left w:val="single" w:sz="6" w:space="0" w:color="auto"/>
                <w:bottom w:val="single" w:sz="6" w:space="0" w:color="auto"/>
                <w:right w:val="single" w:sz="6" w:space="0" w:color="auto"/>
              </w:divBdr>
            </w:div>
            <w:div w:id="732892262">
              <w:marLeft w:val="0"/>
              <w:marRight w:val="0"/>
              <w:marTop w:val="0"/>
              <w:marBottom w:val="0"/>
              <w:divBdr>
                <w:top w:val="none" w:sz="0" w:space="0" w:color="auto"/>
                <w:left w:val="none" w:sz="0" w:space="0" w:color="auto"/>
                <w:bottom w:val="none" w:sz="0" w:space="0" w:color="auto"/>
                <w:right w:val="none" w:sz="0" w:space="0" w:color="auto"/>
              </w:divBdr>
            </w:div>
            <w:div w:id="740564763">
              <w:marLeft w:val="0"/>
              <w:marRight w:val="0"/>
              <w:marTop w:val="0"/>
              <w:marBottom w:val="0"/>
              <w:divBdr>
                <w:top w:val="none" w:sz="0" w:space="0" w:color="auto"/>
                <w:left w:val="none" w:sz="0" w:space="0" w:color="auto"/>
                <w:bottom w:val="none" w:sz="0" w:space="0" w:color="auto"/>
                <w:right w:val="none" w:sz="0" w:space="0" w:color="auto"/>
              </w:divBdr>
            </w:div>
            <w:div w:id="761490393">
              <w:marLeft w:val="0"/>
              <w:marRight w:val="0"/>
              <w:marTop w:val="0"/>
              <w:marBottom w:val="0"/>
              <w:divBdr>
                <w:top w:val="none" w:sz="0" w:space="0" w:color="auto"/>
                <w:left w:val="none" w:sz="0" w:space="0" w:color="auto"/>
                <w:bottom w:val="none" w:sz="0" w:space="0" w:color="auto"/>
                <w:right w:val="none" w:sz="0" w:space="0" w:color="auto"/>
              </w:divBdr>
            </w:div>
            <w:div w:id="771238936">
              <w:marLeft w:val="0"/>
              <w:marRight w:val="0"/>
              <w:marTop w:val="480"/>
              <w:marBottom w:val="0"/>
              <w:divBdr>
                <w:top w:val="single" w:sz="6" w:space="0" w:color="auto"/>
                <w:left w:val="single" w:sz="6" w:space="0" w:color="auto"/>
                <w:bottom w:val="single" w:sz="6" w:space="0" w:color="auto"/>
                <w:right w:val="single" w:sz="6" w:space="0" w:color="auto"/>
              </w:divBdr>
            </w:div>
            <w:div w:id="787548685">
              <w:marLeft w:val="0"/>
              <w:marRight w:val="0"/>
              <w:marTop w:val="0"/>
              <w:marBottom w:val="0"/>
              <w:divBdr>
                <w:top w:val="none" w:sz="0" w:space="0" w:color="auto"/>
                <w:left w:val="none" w:sz="0" w:space="0" w:color="auto"/>
                <w:bottom w:val="none" w:sz="0" w:space="0" w:color="auto"/>
                <w:right w:val="none" w:sz="0" w:space="0" w:color="auto"/>
              </w:divBdr>
            </w:div>
            <w:div w:id="798884906">
              <w:marLeft w:val="0"/>
              <w:marRight w:val="0"/>
              <w:marTop w:val="0"/>
              <w:marBottom w:val="0"/>
              <w:divBdr>
                <w:top w:val="none" w:sz="0" w:space="0" w:color="auto"/>
                <w:left w:val="none" w:sz="0" w:space="0" w:color="auto"/>
                <w:bottom w:val="none" w:sz="0" w:space="0" w:color="auto"/>
                <w:right w:val="none" w:sz="0" w:space="0" w:color="auto"/>
              </w:divBdr>
            </w:div>
            <w:div w:id="799106219">
              <w:marLeft w:val="0"/>
              <w:marRight w:val="0"/>
              <w:marTop w:val="0"/>
              <w:marBottom w:val="0"/>
              <w:divBdr>
                <w:top w:val="none" w:sz="0" w:space="0" w:color="auto"/>
                <w:left w:val="none" w:sz="0" w:space="0" w:color="auto"/>
                <w:bottom w:val="none" w:sz="0" w:space="0" w:color="auto"/>
                <w:right w:val="none" w:sz="0" w:space="0" w:color="auto"/>
              </w:divBdr>
            </w:div>
            <w:div w:id="805273078">
              <w:marLeft w:val="0"/>
              <w:marRight w:val="0"/>
              <w:marTop w:val="0"/>
              <w:marBottom w:val="0"/>
              <w:divBdr>
                <w:top w:val="none" w:sz="0" w:space="0" w:color="auto"/>
                <w:left w:val="none" w:sz="0" w:space="0" w:color="auto"/>
                <w:bottom w:val="none" w:sz="0" w:space="0" w:color="auto"/>
                <w:right w:val="none" w:sz="0" w:space="0" w:color="auto"/>
              </w:divBdr>
            </w:div>
            <w:div w:id="810098303">
              <w:marLeft w:val="0"/>
              <w:marRight w:val="0"/>
              <w:marTop w:val="0"/>
              <w:marBottom w:val="0"/>
              <w:divBdr>
                <w:top w:val="none" w:sz="0" w:space="0" w:color="auto"/>
                <w:left w:val="none" w:sz="0" w:space="0" w:color="auto"/>
                <w:bottom w:val="none" w:sz="0" w:space="0" w:color="auto"/>
                <w:right w:val="none" w:sz="0" w:space="0" w:color="auto"/>
              </w:divBdr>
            </w:div>
            <w:div w:id="814417516">
              <w:marLeft w:val="0"/>
              <w:marRight w:val="0"/>
              <w:marTop w:val="0"/>
              <w:marBottom w:val="0"/>
              <w:divBdr>
                <w:top w:val="none" w:sz="0" w:space="0" w:color="auto"/>
                <w:left w:val="none" w:sz="0" w:space="0" w:color="auto"/>
                <w:bottom w:val="none" w:sz="0" w:space="0" w:color="auto"/>
                <w:right w:val="none" w:sz="0" w:space="0" w:color="auto"/>
              </w:divBdr>
            </w:div>
            <w:div w:id="824325002">
              <w:marLeft w:val="0"/>
              <w:marRight w:val="0"/>
              <w:marTop w:val="0"/>
              <w:marBottom w:val="0"/>
              <w:divBdr>
                <w:top w:val="none" w:sz="0" w:space="0" w:color="auto"/>
                <w:left w:val="none" w:sz="0" w:space="0" w:color="auto"/>
                <w:bottom w:val="none" w:sz="0" w:space="0" w:color="auto"/>
                <w:right w:val="none" w:sz="0" w:space="0" w:color="auto"/>
              </w:divBdr>
            </w:div>
            <w:div w:id="835462665">
              <w:marLeft w:val="0"/>
              <w:marRight w:val="0"/>
              <w:marTop w:val="0"/>
              <w:marBottom w:val="0"/>
              <w:divBdr>
                <w:top w:val="none" w:sz="0" w:space="0" w:color="auto"/>
                <w:left w:val="none" w:sz="0" w:space="0" w:color="auto"/>
                <w:bottom w:val="none" w:sz="0" w:space="0" w:color="auto"/>
                <w:right w:val="none" w:sz="0" w:space="0" w:color="auto"/>
              </w:divBdr>
            </w:div>
            <w:div w:id="837227869">
              <w:marLeft w:val="0"/>
              <w:marRight w:val="0"/>
              <w:marTop w:val="0"/>
              <w:marBottom w:val="0"/>
              <w:divBdr>
                <w:top w:val="none" w:sz="0" w:space="0" w:color="auto"/>
                <w:left w:val="none" w:sz="0" w:space="0" w:color="auto"/>
                <w:bottom w:val="none" w:sz="0" w:space="0" w:color="auto"/>
                <w:right w:val="none" w:sz="0" w:space="0" w:color="auto"/>
              </w:divBdr>
            </w:div>
            <w:div w:id="860700804">
              <w:marLeft w:val="0"/>
              <w:marRight w:val="0"/>
              <w:marTop w:val="0"/>
              <w:marBottom w:val="0"/>
              <w:divBdr>
                <w:top w:val="none" w:sz="0" w:space="0" w:color="auto"/>
                <w:left w:val="none" w:sz="0" w:space="0" w:color="auto"/>
                <w:bottom w:val="none" w:sz="0" w:space="0" w:color="auto"/>
                <w:right w:val="none" w:sz="0" w:space="0" w:color="auto"/>
              </w:divBdr>
            </w:div>
            <w:div w:id="862672906">
              <w:marLeft w:val="0"/>
              <w:marRight w:val="0"/>
              <w:marTop w:val="0"/>
              <w:marBottom w:val="0"/>
              <w:divBdr>
                <w:top w:val="none" w:sz="0" w:space="0" w:color="auto"/>
                <w:left w:val="none" w:sz="0" w:space="0" w:color="auto"/>
                <w:bottom w:val="none" w:sz="0" w:space="0" w:color="auto"/>
                <w:right w:val="none" w:sz="0" w:space="0" w:color="auto"/>
              </w:divBdr>
            </w:div>
            <w:div w:id="870803119">
              <w:marLeft w:val="0"/>
              <w:marRight w:val="0"/>
              <w:marTop w:val="0"/>
              <w:marBottom w:val="0"/>
              <w:divBdr>
                <w:top w:val="none" w:sz="0" w:space="0" w:color="auto"/>
                <w:left w:val="none" w:sz="0" w:space="0" w:color="auto"/>
                <w:bottom w:val="none" w:sz="0" w:space="0" w:color="auto"/>
                <w:right w:val="none" w:sz="0" w:space="0" w:color="auto"/>
              </w:divBdr>
            </w:div>
            <w:div w:id="870991709">
              <w:marLeft w:val="0"/>
              <w:marRight w:val="0"/>
              <w:marTop w:val="0"/>
              <w:marBottom w:val="0"/>
              <w:divBdr>
                <w:top w:val="none" w:sz="0" w:space="0" w:color="auto"/>
                <w:left w:val="none" w:sz="0" w:space="0" w:color="auto"/>
                <w:bottom w:val="none" w:sz="0" w:space="0" w:color="auto"/>
                <w:right w:val="none" w:sz="0" w:space="0" w:color="auto"/>
              </w:divBdr>
            </w:div>
            <w:div w:id="871457443">
              <w:marLeft w:val="0"/>
              <w:marRight w:val="0"/>
              <w:marTop w:val="0"/>
              <w:marBottom w:val="0"/>
              <w:divBdr>
                <w:top w:val="none" w:sz="0" w:space="0" w:color="auto"/>
                <w:left w:val="none" w:sz="0" w:space="0" w:color="auto"/>
                <w:bottom w:val="none" w:sz="0" w:space="0" w:color="auto"/>
                <w:right w:val="none" w:sz="0" w:space="0" w:color="auto"/>
              </w:divBdr>
            </w:div>
            <w:div w:id="875045223">
              <w:marLeft w:val="0"/>
              <w:marRight w:val="0"/>
              <w:marTop w:val="0"/>
              <w:marBottom w:val="0"/>
              <w:divBdr>
                <w:top w:val="none" w:sz="0" w:space="0" w:color="auto"/>
                <w:left w:val="none" w:sz="0" w:space="0" w:color="auto"/>
                <w:bottom w:val="none" w:sz="0" w:space="0" w:color="auto"/>
                <w:right w:val="none" w:sz="0" w:space="0" w:color="auto"/>
              </w:divBdr>
            </w:div>
            <w:div w:id="885066581">
              <w:marLeft w:val="0"/>
              <w:marRight w:val="0"/>
              <w:marTop w:val="0"/>
              <w:marBottom w:val="0"/>
              <w:divBdr>
                <w:top w:val="none" w:sz="0" w:space="0" w:color="auto"/>
                <w:left w:val="none" w:sz="0" w:space="0" w:color="auto"/>
                <w:bottom w:val="none" w:sz="0" w:space="0" w:color="auto"/>
                <w:right w:val="none" w:sz="0" w:space="0" w:color="auto"/>
              </w:divBdr>
            </w:div>
            <w:div w:id="892497894">
              <w:marLeft w:val="0"/>
              <w:marRight w:val="0"/>
              <w:marTop w:val="0"/>
              <w:marBottom w:val="0"/>
              <w:divBdr>
                <w:top w:val="none" w:sz="0" w:space="0" w:color="auto"/>
                <w:left w:val="none" w:sz="0" w:space="0" w:color="auto"/>
                <w:bottom w:val="none" w:sz="0" w:space="0" w:color="auto"/>
                <w:right w:val="none" w:sz="0" w:space="0" w:color="auto"/>
              </w:divBdr>
            </w:div>
            <w:div w:id="892690285">
              <w:marLeft w:val="0"/>
              <w:marRight w:val="0"/>
              <w:marTop w:val="0"/>
              <w:marBottom w:val="0"/>
              <w:divBdr>
                <w:top w:val="none" w:sz="0" w:space="0" w:color="auto"/>
                <w:left w:val="none" w:sz="0" w:space="0" w:color="auto"/>
                <w:bottom w:val="none" w:sz="0" w:space="0" w:color="auto"/>
                <w:right w:val="none" w:sz="0" w:space="0" w:color="auto"/>
              </w:divBdr>
            </w:div>
            <w:div w:id="904492487">
              <w:marLeft w:val="0"/>
              <w:marRight w:val="0"/>
              <w:marTop w:val="0"/>
              <w:marBottom w:val="0"/>
              <w:divBdr>
                <w:top w:val="none" w:sz="0" w:space="0" w:color="auto"/>
                <w:left w:val="none" w:sz="0" w:space="0" w:color="auto"/>
                <w:bottom w:val="none" w:sz="0" w:space="0" w:color="auto"/>
                <w:right w:val="none" w:sz="0" w:space="0" w:color="auto"/>
              </w:divBdr>
            </w:div>
            <w:div w:id="928465206">
              <w:marLeft w:val="0"/>
              <w:marRight w:val="0"/>
              <w:marTop w:val="0"/>
              <w:marBottom w:val="0"/>
              <w:divBdr>
                <w:top w:val="none" w:sz="0" w:space="0" w:color="auto"/>
                <w:left w:val="none" w:sz="0" w:space="0" w:color="auto"/>
                <w:bottom w:val="none" w:sz="0" w:space="0" w:color="auto"/>
                <w:right w:val="none" w:sz="0" w:space="0" w:color="auto"/>
              </w:divBdr>
            </w:div>
            <w:div w:id="929042967">
              <w:marLeft w:val="0"/>
              <w:marRight w:val="0"/>
              <w:marTop w:val="0"/>
              <w:marBottom w:val="0"/>
              <w:divBdr>
                <w:top w:val="none" w:sz="0" w:space="0" w:color="auto"/>
                <w:left w:val="none" w:sz="0" w:space="0" w:color="auto"/>
                <w:bottom w:val="none" w:sz="0" w:space="0" w:color="auto"/>
                <w:right w:val="none" w:sz="0" w:space="0" w:color="auto"/>
              </w:divBdr>
            </w:div>
            <w:div w:id="989477521">
              <w:marLeft w:val="0"/>
              <w:marRight w:val="0"/>
              <w:marTop w:val="0"/>
              <w:marBottom w:val="0"/>
              <w:divBdr>
                <w:top w:val="none" w:sz="0" w:space="0" w:color="auto"/>
                <w:left w:val="none" w:sz="0" w:space="0" w:color="auto"/>
                <w:bottom w:val="none" w:sz="0" w:space="0" w:color="auto"/>
                <w:right w:val="none" w:sz="0" w:space="0" w:color="auto"/>
              </w:divBdr>
            </w:div>
            <w:div w:id="998923071">
              <w:marLeft w:val="0"/>
              <w:marRight w:val="0"/>
              <w:marTop w:val="0"/>
              <w:marBottom w:val="0"/>
              <w:divBdr>
                <w:top w:val="none" w:sz="0" w:space="0" w:color="auto"/>
                <w:left w:val="none" w:sz="0" w:space="0" w:color="auto"/>
                <w:bottom w:val="none" w:sz="0" w:space="0" w:color="auto"/>
                <w:right w:val="none" w:sz="0" w:space="0" w:color="auto"/>
              </w:divBdr>
            </w:div>
            <w:div w:id="1001591441">
              <w:marLeft w:val="0"/>
              <w:marRight w:val="0"/>
              <w:marTop w:val="0"/>
              <w:marBottom w:val="0"/>
              <w:divBdr>
                <w:top w:val="none" w:sz="0" w:space="0" w:color="auto"/>
                <w:left w:val="none" w:sz="0" w:space="0" w:color="auto"/>
                <w:bottom w:val="none" w:sz="0" w:space="0" w:color="auto"/>
                <w:right w:val="none" w:sz="0" w:space="0" w:color="auto"/>
              </w:divBdr>
            </w:div>
            <w:div w:id="1006253688">
              <w:marLeft w:val="0"/>
              <w:marRight w:val="0"/>
              <w:marTop w:val="0"/>
              <w:marBottom w:val="0"/>
              <w:divBdr>
                <w:top w:val="none" w:sz="0" w:space="0" w:color="auto"/>
                <w:left w:val="none" w:sz="0" w:space="0" w:color="auto"/>
                <w:bottom w:val="none" w:sz="0" w:space="0" w:color="auto"/>
                <w:right w:val="none" w:sz="0" w:space="0" w:color="auto"/>
              </w:divBdr>
            </w:div>
            <w:div w:id="1008866097">
              <w:marLeft w:val="0"/>
              <w:marRight w:val="0"/>
              <w:marTop w:val="0"/>
              <w:marBottom w:val="0"/>
              <w:divBdr>
                <w:top w:val="none" w:sz="0" w:space="0" w:color="auto"/>
                <w:left w:val="none" w:sz="0" w:space="0" w:color="auto"/>
                <w:bottom w:val="none" w:sz="0" w:space="0" w:color="auto"/>
                <w:right w:val="none" w:sz="0" w:space="0" w:color="auto"/>
              </w:divBdr>
            </w:div>
            <w:div w:id="1016233871">
              <w:marLeft w:val="0"/>
              <w:marRight w:val="0"/>
              <w:marTop w:val="0"/>
              <w:marBottom w:val="0"/>
              <w:divBdr>
                <w:top w:val="none" w:sz="0" w:space="0" w:color="auto"/>
                <w:left w:val="none" w:sz="0" w:space="0" w:color="auto"/>
                <w:bottom w:val="none" w:sz="0" w:space="0" w:color="auto"/>
                <w:right w:val="none" w:sz="0" w:space="0" w:color="auto"/>
              </w:divBdr>
            </w:div>
            <w:div w:id="1022363937">
              <w:marLeft w:val="0"/>
              <w:marRight w:val="0"/>
              <w:marTop w:val="0"/>
              <w:marBottom w:val="0"/>
              <w:divBdr>
                <w:top w:val="none" w:sz="0" w:space="0" w:color="auto"/>
                <w:left w:val="none" w:sz="0" w:space="0" w:color="auto"/>
                <w:bottom w:val="none" w:sz="0" w:space="0" w:color="auto"/>
                <w:right w:val="none" w:sz="0" w:space="0" w:color="auto"/>
              </w:divBdr>
            </w:div>
            <w:div w:id="1035496566">
              <w:marLeft w:val="0"/>
              <w:marRight w:val="0"/>
              <w:marTop w:val="0"/>
              <w:marBottom w:val="0"/>
              <w:divBdr>
                <w:top w:val="none" w:sz="0" w:space="0" w:color="auto"/>
                <w:left w:val="none" w:sz="0" w:space="0" w:color="auto"/>
                <w:bottom w:val="none" w:sz="0" w:space="0" w:color="auto"/>
                <w:right w:val="none" w:sz="0" w:space="0" w:color="auto"/>
              </w:divBdr>
            </w:div>
            <w:div w:id="1067338929">
              <w:marLeft w:val="0"/>
              <w:marRight w:val="0"/>
              <w:marTop w:val="0"/>
              <w:marBottom w:val="0"/>
              <w:divBdr>
                <w:top w:val="none" w:sz="0" w:space="0" w:color="auto"/>
                <w:left w:val="none" w:sz="0" w:space="0" w:color="auto"/>
                <w:bottom w:val="none" w:sz="0" w:space="0" w:color="auto"/>
                <w:right w:val="none" w:sz="0" w:space="0" w:color="auto"/>
              </w:divBdr>
            </w:div>
            <w:div w:id="1077556516">
              <w:marLeft w:val="0"/>
              <w:marRight w:val="0"/>
              <w:marTop w:val="0"/>
              <w:marBottom w:val="0"/>
              <w:divBdr>
                <w:top w:val="none" w:sz="0" w:space="0" w:color="auto"/>
                <w:left w:val="none" w:sz="0" w:space="0" w:color="auto"/>
                <w:bottom w:val="none" w:sz="0" w:space="0" w:color="auto"/>
                <w:right w:val="none" w:sz="0" w:space="0" w:color="auto"/>
              </w:divBdr>
            </w:div>
            <w:div w:id="1101950138">
              <w:marLeft w:val="0"/>
              <w:marRight w:val="0"/>
              <w:marTop w:val="0"/>
              <w:marBottom w:val="0"/>
              <w:divBdr>
                <w:top w:val="none" w:sz="0" w:space="0" w:color="auto"/>
                <w:left w:val="none" w:sz="0" w:space="0" w:color="auto"/>
                <w:bottom w:val="none" w:sz="0" w:space="0" w:color="auto"/>
                <w:right w:val="none" w:sz="0" w:space="0" w:color="auto"/>
              </w:divBdr>
            </w:div>
            <w:div w:id="1126393668">
              <w:marLeft w:val="0"/>
              <w:marRight w:val="0"/>
              <w:marTop w:val="0"/>
              <w:marBottom w:val="0"/>
              <w:divBdr>
                <w:top w:val="none" w:sz="0" w:space="0" w:color="auto"/>
                <w:left w:val="none" w:sz="0" w:space="0" w:color="auto"/>
                <w:bottom w:val="none" w:sz="0" w:space="0" w:color="auto"/>
                <w:right w:val="none" w:sz="0" w:space="0" w:color="auto"/>
              </w:divBdr>
            </w:div>
            <w:div w:id="1136096535">
              <w:marLeft w:val="0"/>
              <w:marRight w:val="0"/>
              <w:marTop w:val="0"/>
              <w:marBottom w:val="0"/>
              <w:divBdr>
                <w:top w:val="none" w:sz="0" w:space="0" w:color="auto"/>
                <w:left w:val="none" w:sz="0" w:space="0" w:color="auto"/>
                <w:bottom w:val="none" w:sz="0" w:space="0" w:color="auto"/>
                <w:right w:val="none" w:sz="0" w:space="0" w:color="auto"/>
              </w:divBdr>
            </w:div>
            <w:div w:id="1137919566">
              <w:marLeft w:val="0"/>
              <w:marRight w:val="0"/>
              <w:marTop w:val="0"/>
              <w:marBottom w:val="0"/>
              <w:divBdr>
                <w:top w:val="none" w:sz="0" w:space="0" w:color="auto"/>
                <w:left w:val="none" w:sz="0" w:space="0" w:color="auto"/>
                <w:bottom w:val="none" w:sz="0" w:space="0" w:color="auto"/>
                <w:right w:val="none" w:sz="0" w:space="0" w:color="auto"/>
              </w:divBdr>
            </w:div>
            <w:div w:id="1165123595">
              <w:marLeft w:val="0"/>
              <w:marRight w:val="0"/>
              <w:marTop w:val="0"/>
              <w:marBottom w:val="0"/>
              <w:divBdr>
                <w:top w:val="none" w:sz="0" w:space="0" w:color="auto"/>
                <w:left w:val="none" w:sz="0" w:space="0" w:color="auto"/>
                <w:bottom w:val="none" w:sz="0" w:space="0" w:color="auto"/>
                <w:right w:val="none" w:sz="0" w:space="0" w:color="auto"/>
              </w:divBdr>
            </w:div>
            <w:div w:id="1168978541">
              <w:marLeft w:val="0"/>
              <w:marRight w:val="0"/>
              <w:marTop w:val="0"/>
              <w:marBottom w:val="0"/>
              <w:divBdr>
                <w:top w:val="none" w:sz="0" w:space="0" w:color="auto"/>
                <w:left w:val="none" w:sz="0" w:space="0" w:color="auto"/>
                <w:bottom w:val="none" w:sz="0" w:space="0" w:color="auto"/>
                <w:right w:val="none" w:sz="0" w:space="0" w:color="auto"/>
              </w:divBdr>
            </w:div>
            <w:div w:id="1169565711">
              <w:marLeft w:val="0"/>
              <w:marRight w:val="0"/>
              <w:marTop w:val="0"/>
              <w:marBottom w:val="0"/>
              <w:divBdr>
                <w:top w:val="none" w:sz="0" w:space="0" w:color="auto"/>
                <w:left w:val="none" w:sz="0" w:space="0" w:color="auto"/>
                <w:bottom w:val="none" w:sz="0" w:space="0" w:color="auto"/>
                <w:right w:val="none" w:sz="0" w:space="0" w:color="auto"/>
              </w:divBdr>
            </w:div>
            <w:div w:id="1172140417">
              <w:marLeft w:val="0"/>
              <w:marRight w:val="0"/>
              <w:marTop w:val="0"/>
              <w:marBottom w:val="0"/>
              <w:divBdr>
                <w:top w:val="none" w:sz="0" w:space="0" w:color="auto"/>
                <w:left w:val="none" w:sz="0" w:space="0" w:color="auto"/>
                <w:bottom w:val="none" w:sz="0" w:space="0" w:color="auto"/>
                <w:right w:val="none" w:sz="0" w:space="0" w:color="auto"/>
              </w:divBdr>
            </w:div>
            <w:div w:id="1176768030">
              <w:marLeft w:val="0"/>
              <w:marRight w:val="0"/>
              <w:marTop w:val="0"/>
              <w:marBottom w:val="0"/>
              <w:divBdr>
                <w:top w:val="none" w:sz="0" w:space="0" w:color="auto"/>
                <w:left w:val="none" w:sz="0" w:space="0" w:color="auto"/>
                <w:bottom w:val="none" w:sz="0" w:space="0" w:color="auto"/>
                <w:right w:val="none" w:sz="0" w:space="0" w:color="auto"/>
              </w:divBdr>
            </w:div>
            <w:div w:id="1191920506">
              <w:marLeft w:val="0"/>
              <w:marRight w:val="0"/>
              <w:marTop w:val="0"/>
              <w:marBottom w:val="0"/>
              <w:divBdr>
                <w:top w:val="none" w:sz="0" w:space="0" w:color="auto"/>
                <w:left w:val="none" w:sz="0" w:space="0" w:color="auto"/>
                <w:bottom w:val="none" w:sz="0" w:space="0" w:color="auto"/>
                <w:right w:val="none" w:sz="0" w:space="0" w:color="auto"/>
              </w:divBdr>
            </w:div>
            <w:div w:id="1197278806">
              <w:marLeft w:val="0"/>
              <w:marRight w:val="0"/>
              <w:marTop w:val="0"/>
              <w:marBottom w:val="0"/>
              <w:divBdr>
                <w:top w:val="none" w:sz="0" w:space="0" w:color="auto"/>
                <w:left w:val="none" w:sz="0" w:space="0" w:color="auto"/>
                <w:bottom w:val="none" w:sz="0" w:space="0" w:color="auto"/>
                <w:right w:val="none" w:sz="0" w:space="0" w:color="auto"/>
              </w:divBdr>
            </w:div>
            <w:div w:id="1199317287">
              <w:marLeft w:val="0"/>
              <w:marRight w:val="0"/>
              <w:marTop w:val="0"/>
              <w:marBottom w:val="0"/>
              <w:divBdr>
                <w:top w:val="none" w:sz="0" w:space="0" w:color="auto"/>
                <w:left w:val="none" w:sz="0" w:space="0" w:color="auto"/>
                <w:bottom w:val="none" w:sz="0" w:space="0" w:color="auto"/>
                <w:right w:val="none" w:sz="0" w:space="0" w:color="auto"/>
              </w:divBdr>
            </w:div>
            <w:div w:id="1204557536">
              <w:marLeft w:val="0"/>
              <w:marRight w:val="0"/>
              <w:marTop w:val="0"/>
              <w:marBottom w:val="0"/>
              <w:divBdr>
                <w:top w:val="none" w:sz="0" w:space="0" w:color="auto"/>
                <w:left w:val="none" w:sz="0" w:space="0" w:color="auto"/>
                <w:bottom w:val="none" w:sz="0" w:space="0" w:color="auto"/>
                <w:right w:val="none" w:sz="0" w:space="0" w:color="auto"/>
              </w:divBdr>
            </w:div>
            <w:div w:id="1209490100">
              <w:marLeft w:val="0"/>
              <w:marRight w:val="0"/>
              <w:marTop w:val="0"/>
              <w:marBottom w:val="0"/>
              <w:divBdr>
                <w:top w:val="none" w:sz="0" w:space="0" w:color="auto"/>
                <w:left w:val="none" w:sz="0" w:space="0" w:color="auto"/>
                <w:bottom w:val="none" w:sz="0" w:space="0" w:color="auto"/>
                <w:right w:val="none" w:sz="0" w:space="0" w:color="auto"/>
              </w:divBdr>
            </w:div>
            <w:div w:id="1217276817">
              <w:marLeft w:val="0"/>
              <w:marRight w:val="0"/>
              <w:marTop w:val="0"/>
              <w:marBottom w:val="0"/>
              <w:divBdr>
                <w:top w:val="none" w:sz="0" w:space="0" w:color="auto"/>
                <w:left w:val="none" w:sz="0" w:space="0" w:color="auto"/>
                <w:bottom w:val="none" w:sz="0" w:space="0" w:color="auto"/>
                <w:right w:val="none" w:sz="0" w:space="0" w:color="auto"/>
              </w:divBdr>
            </w:div>
            <w:div w:id="1218738493">
              <w:marLeft w:val="0"/>
              <w:marRight w:val="0"/>
              <w:marTop w:val="0"/>
              <w:marBottom w:val="0"/>
              <w:divBdr>
                <w:top w:val="none" w:sz="0" w:space="0" w:color="auto"/>
                <w:left w:val="none" w:sz="0" w:space="0" w:color="auto"/>
                <w:bottom w:val="none" w:sz="0" w:space="0" w:color="auto"/>
                <w:right w:val="none" w:sz="0" w:space="0" w:color="auto"/>
              </w:divBdr>
            </w:div>
            <w:div w:id="1220244979">
              <w:marLeft w:val="0"/>
              <w:marRight w:val="0"/>
              <w:marTop w:val="0"/>
              <w:marBottom w:val="0"/>
              <w:divBdr>
                <w:top w:val="none" w:sz="0" w:space="0" w:color="auto"/>
                <w:left w:val="none" w:sz="0" w:space="0" w:color="auto"/>
                <w:bottom w:val="none" w:sz="0" w:space="0" w:color="auto"/>
                <w:right w:val="none" w:sz="0" w:space="0" w:color="auto"/>
              </w:divBdr>
            </w:div>
            <w:div w:id="1237590500">
              <w:marLeft w:val="0"/>
              <w:marRight w:val="0"/>
              <w:marTop w:val="0"/>
              <w:marBottom w:val="0"/>
              <w:divBdr>
                <w:top w:val="none" w:sz="0" w:space="0" w:color="auto"/>
                <w:left w:val="none" w:sz="0" w:space="0" w:color="auto"/>
                <w:bottom w:val="none" w:sz="0" w:space="0" w:color="auto"/>
                <w:right w:val="none" w:sz="0" w:space="0" w:color="auto"/>
              </w:divBdr>
            </w:div>
            <w:div w:id="1252155423">
              <w:marLeft w:val="0"/>
              <w:marRight w:val="0"/>
              <w:marTop w:val="0"/>
              <w:marBottom w:val="0"/>
              <w:divBdr>
                <w:top w:val="none" w:sz="0" w:space="0" w:color="auto"/>
                <w:left w:val="none" w:sz="0" w:space="0" w:color="auto"/>
                <w:bottom w:val="none" w:sz="0" w:space="0" w:color="auto"/>
                <w:right w:val="none" w:sz="0" w:space="0" w:color="auto"/>
              </w:divBdr>
            </w:div>
            <w:div w:id="1259754984">
              <w:marLeft w:val="0"/>
              <w:marRight w:val="0"/>
              <w:marTop w:val="480"/>
              <w:marBottom w:val="0"/>
              <w:divBdr>
                <w:top w:val="single" w:sz="6" w:space="0" w:color="auto"/>
                <w:left w:val="single" w:sz="6" w:space="0" w:color="auto"/>
                <w:bottom w:val="single" w:sz="6" w:space="0" w:color="auto"/>
                <w:right w:val="single" w:sz="6" w:space="0" w:color="auto"/>
              </w:divBdr>
            </w:div>
            <w:div w:id="1260405533">
              <w:marLeft w:val="0"/>
              <w:marRight w:val="0"/>
              <w:marTop w:val="0"/>
              <w:marBottom w:val="0"/>
              <w:divBdr>
                <w:top w:val="none" w:sz="0" w:space="0" w:color="auto"/>
                <w:left w:val="none" w:sz="0" w:space="0" w:color="auto"/>
                <w:bottom w:val="none" w:sz="0" w:space="0" w:color="auto"/>
                <w:right w:val="none" w:sz="0" w:space="0" w:color="auto"/>
              </w:divBdr>
            </w:div>
            <w:div w:id="1268319324">
              <w:marLeft w:val="0"/>
              <w:marRight w:val="0"/>
              <w:marTop w:val="0"/>
              <w:marBottom w:val="0"/>
              <w:divBdr>
                <w:top w:val="none" w:sz="0" w:space="0" w:color="auto"/>
                <w:left w:val="none" w:sz="0" w:space="0" w:color="auto"/>
                <w:bottom w:val="none" w:sz="0" w:space="0" w:color="auto"/>
                <w:right w:val="none" w:sz="0" w:space="0" w:color="auto"/>
              </w:divBdr>
            </w:div>
            <w:div w:id="1270166336">
              <w:marLeft w:val="0"/>
              <w:marRight w:val="0"/>
              <w:marTop w:val="0"/>
              <w:marBottom w:val="0"/>
              <w:divBdr>
                <w:top w:val="none" w:sz="0" w:space="0" w:color="auto"/>
                <w:left w:val="none" w:sz="0" w:space="0" w:color="auto"/>
                <w:bottom w:val="none" w:sz="0" w:space="0" w:color="auto"/>
                <w:right w:val="none" w:sz="0" w:space="0" w:color="auto"/>
              </w:divBdr>
            </w:div>
            <w:div w:id="1288857044">
              <w:marLeft w:val="0"/>
              <w:marRight w:val="0"/>
              <w:marTop w:val="0"/>
              <w:marBottom w:val="0"/>
              <w:divBdr>
                <w:top w:val="none" w:sz="0" w:space="0" w:color="auto"/>
                <w:left w:val="none" w:sz="0" w:space="0" w:color="auto"/>
                <w:bottom w:val="none" w:sz="0" w:space="0" w:color="auto"/>
                <w:right w:val="none" w:sz="0" w:space="0" w:color="auto"/>
              </w:divBdr>
            </w:div>
            <w:div w:id="1323043175">
              <w:marLeft w:val="0"/>
              <w:marRight w:val="0"/>
              <w:marTop w:val="0"/>
              <w:marBottom w:val="0"/>
              <w:divBdr>
                <w:top w:val="none" w:sz="0" w:space="0" w:color="auto"/>
                <w:left w:val="none" w:sz="0" w:space="0" w:color="auto"/>
                <w:bottom w:val="none" w:sz="0" w:space="0" w:color="auto"/>
                <w:right w:val="none" w:sz="0" w:space="0" w:color="auto"/>
              </w:divBdr>
            </w:div>
            <w:div w:id="1335762715">
              <w:marLeft w:val="0"/>
              <w:marRight w:val="0"/>
              <w:marTop w:val="0"/>
              <w:marBottom w:val="0"/>
              <w:divBdr>
                <w:top w:val="none" w:sz="0" w:space="0" w:color="auto"/>
                <w:left w:val="none" w:sz="0" w:space="0" w:color="auto"/>
                <w:bottom w:val="none" w:sz="0" w:space="0" w:color="auto"/>
                <w:right w:val="none" w:sz="0" w:space="0" w:color="auto"/>
              </w:divBdr>
            </w:div>
            <w:div w:id="1356931138">
              <w:marLeft w:val="0"/>
              <w:marRight w:val="0"/>
              <w:marTop w:val="0"/>
              <w:marBottom w:val="0"/>
              <w:divBdr>
                <w:top w:val="none" w:sz="0" w:space="0" w:color="auto"/>
                <w:left w:val="none" w:sz="0" w:space="0" w:color="auto"/>
                <w:bottom w:val="none" w:sz="0" w:space="0" w:color="auto"/>
                <w:right w:val="none" w:sz="0" w:space="0" w:color="auto"/>
              </w:divBdr>
            </w:div>
            <w:div w:id="1357392144">
              <w:marLeft w:val="0"/>
              <w:marRight w:val="0"/>
              <w:marTop w:val="0"/>
              <w:marBottom w:val="0"/>
              <w:divBdr>
                <w:top w:val="none" w:sz="0" w:space="0" w:color="auto"/>
                <w:left w:val="none" w:sz="0" w:space="0" w:color="auto"/>
                <w:bottom w:val="none" w:sz="0" w:space="0" w:color="auto"/>
                <w:right w:val="none" w:sz="0" w:space="0" w:color="auto"/>
              </w:divBdr>
            </w:div>
            <w:div w:id="1366255283">
              <w:marLeft w:val="0"/>
              <w:marRight w:val="0"/>
              <w:marTop w:val="0"/>
              <w:marBottom w:val="0"/>
              <w:divBdr>
                <w:top w:val="none" w:sz="0" w:space="0" w:color="auto"/>
                <w:left w:val="none" w:sz="0" w:space="0" w:color="auto"/>
                <w:bottom w:val="none" w:sz="0" w:space="0" w:color="auto"/>
                <w:right w:val="none" w:sz="0" w:space="0" w:color="auto"/>
              </w:divBdr>
            </w:div>
            <w:div w:id="1390689475">
              <w:marLeft w:val="0"/>
              <w:marRight w:val="0"/>
              <w:marTop w:val="0"/>
              <w:marBottom w:val="0"/>
              <w:divBdr>
                <w:top w:val="none" w:sz="0" w:space="0" w:color="auto"/>
                <w:left w:val="none" w:sz="0" w:space="0" w:color="auto"/>
                <w:bottom w:val="none" w:sz="0" w:space="0" w:color="auto"/>
                <w:right w:val="none" w:sz="0" w:space="0" w:color="auto"/>
              </w:divBdr>
            </w:div>
            <w:div w:id="1408962600">
              <w:marLeft w:val="0"/>
              <w:marRight w:val="0"/>
              <w:marTop w:val="0"/>
              <w:marBottom w:val="0"/>
              <w:divBdr>
                <w:top w:val="none" w:sz="0" w:space="0" w:color="auto"/>
                <w:left w:val="none" w:sz="0" w:space="0" w:color="auto"/>
                <w:bottom w:val="none" w:sz="0" w:space="0" w:color="auto"/>
                <w:right w:val="none" w:sz="0" w:space="0" w:color="auto"/>
              </w:divBdr>
            </w:div>
            <w:div w:id="1416393418">
              <w:marLeft w:val="0"/>
              <w:marRight w:val="0"/>
              <w:marTop w:val="0"/>
              <w:marBottom w:val="0"/>
              <w:divBdr>
                <w:top w:val="none" w:sz="0" w:space="0" w:color="auto"/>
                <w:left w:val="none" w:sz="0" w:space="0" w:color="auto"/>
                <w:bottom w:val="none" w:sz="0" w:space="0" w:color="auto"/>
                <w:right w:val="none" w:sz="0" w:space="0" w:color="auto"/>
              </w:divBdr>
            </w:div>
            <w:div w:id="1428161119">
              <w:marLeft w:val="0"/>
              <w:marRight w:val="0"/>
              <w:marTop w:val="0"/>
              <w:marBottom w:val="0"/>
              <w:divBdr>
                <w:top w:val="none" w:sz="0" w:space="0" w:color="auto"/>
                <w:left w:val="none" w:sz="0" w:space="0" w:color="auto"/>
                <w:bottom w:val="none" w:sz="0" w:space="0" w:color="auto"/>
                <w:right w:val="none" w:sz="0" w:space="0" w:color="auto"/>
              </w:divBdr>
            </w:div>
            <w:div w:id="1428575357">
              <w:marLeft w:val="0"/>
              <w:marRight w:val="0"/>
              <w:marTop w:val="480"/>
              <w:marBottom w:val="0"/>
              <w:divBdr>
                <w:top w:val="single" w:sz="6" w:space="0" w:color="auto"/>
                <w:left w:val="single" w:sz="6" w:space="0" w:color="auto"/>
                <w:bottom w:val="single" w:sz="6" w:space="0" w:color="auto"/>
                <w:right w:val="single" w:sz="6" w:space="0" w:color="auto"/>
              </w:divBdr>
            </w:div>
            <w:div w:id="1440568314">
              <w:marLeft w:val="0"/>
              <w:marRight w:val="0"/>
              <w:marTop w:val="0"/>
              <w:marBottom w:val="0"/>
              <w:divBdr>
                <w:top w:val="none" w:sz="0" w:space="0" w:color="auto"/>
                <w:left w:val="none" w:sz="0" w:space="0" w:color="auto"/>
                <w:bottom w:val="none" w:sz="0" w:space="0" w:color="auto"/>
                <w:right w:val="none" w:sz="0" w:space="0" w:color="auto"/>
              </w:divBdr>
            </w:div>
            <w:div w:id="1444380500">
              <w:marLeft w:val="0"/>
              <w:marRight w:val="0"/>
              <w:marTop w:val="0"/>
              <w:marBottom w:val="0"/>
              <w:divBdr>
                <w:top w:val="none" w:sz="0" w:space="0" w:color="auto"/>
                <w:left w:val="none" w:sz="0" w:space="0" w:color="auto"/>
                <w:bottom w:val="none" w:sz="0" w:space="0" w:color="auto"/>
                <w:right w:val="none" w:sz="0" w:space="0" w:color="auto"/>
              </w:divBdr>
            </w:div>
            <w:div w:id="1451361035">
              <w:marLeft w:val="0"/>
              <w:marRight w:val="0"/>
              <w:marTop w:val="0"/>
              <w:marBottom w:val="0"/>
              <w:divBdr>
                <w:top w:val="none" w:sz="0" w:space="0" w:color="auto"/>
                <w:left w:val="none" w:sz="0" w:space="0" w:color="auto"/>
                <w:bottom w:val="none" w:sz="0" w:space="0" w:color="auto"/>
                <w:right w:val="none" w:sz="0" w:space="0" w:color="auto"/>
              </w:divBdr>
            </w:div>
            <w:div w:id="1468624898">
              <w:marLeft w:val="0"/>
              <w:marRight w:val="0"/>
              <w:marTop w:val="0"/>
              <w:marBottom w:val="0"/>
              <w:divBdr>
                <w:top w:val="none" w:sz="0" w:space="0" w:color="auto"/>
                <w:left w:val="none" w:sz="0" w:space="0" w:color="auto"/>
                <w:bottom w:val="none" w:sz="0" w:space="0" w:color="auto"/>
                <w:right w:val="none" w:sz="0" w:space="0" w:color="auto"/>
              </w:divBdr>
            </w:div>
            <w:div w:id="1472013619">
              <w:marLeft w:val="0"/>
              <w:marRight w:val="0"/>
              <w:marTop w:val="0"/>
              <w:marBottom w:val="0"/>
              <w:divBdr>
                <w:top w:val="none" w:sz="0" w:space="0" w:color="auto"/>
                <w:left w:val="none" w:sz="0" w:space="0" w:color="auto"/>
                <w:bottom w:val="none" w:sz="0" w:space="0" w:color="auto"/>
                <w:right w:val="none" w:sz="0" w:space="0" w:color="auto"/>
              </w:divBdr>
            </w:div>
            <w:div w:id="1474906646">
              <w:marLeft w:val="0"/>
              <w:marRight w:val="0"/>
              <w:marTop w:val="0"/>
              <w:marBottom w:val="0"/>
              <w:divBdr>
                <w:top w:val="none" w:sz="0" w:space="0" w:color="auto"/>
                <w:left w:val="none" w:sz="0" w:space="0" w:color="auto"/>
                <w:bottom w:val="none" w:sz="0" w:space="0" w:color="auto"/>
                <w:right w:val="none" w:sz="0" w:space="0" w:color="auto"/>
              </w:divBdr>
            </w:div>
            <w:div w:id="1478452371">
              <w:marLeft w:val="0"/>
              <w:marRight w:val="0"/>
              <w:marTop w:val="0"/>
              <w:marBottom w:val="0"/>
              <w:divBdr>
                <w:top w:val="none" w:sz="0" w:space="0" w:color="auto"/>
                <w:left w:val="none" w:sz="0" w:space="0" w:color="auto"/>
                <w:bottom w:val="none" w:sz="0" w:space="0" w:color="auto"/>
                <w:right w:val="none" w:sz="0" w:space="0" w:color="auto"/>
              </w:divBdr>
            </w:div>
            <w:div w:id="1492598430">
              <w:marLeft w:val="0"/>
              <w:marRight w:val="0"/>
              <w:marTop w:val="480"/>
              <w:marBottom w:val="0"/>
              <w:divBdr>
                <w:top w:val="single" w:sz="6" w:space="0" w:color="auto"/>
                <w:left w:val="single" w:sz="6" w:space="0" w:color="auto"/>
                <w:bottom w:val="single" w:sz="6" w:space="0" w:color="auto"/>
                <w:right w:val="single" w:sz="6" w:space="0" w:color="auto"/>
              </w:divBdr>
            </w:div>
            <w:div w:id="1493908331">
              <w:marLeft w:val="0"/>
              <w:marRight w:val="0"/>
              <w:marTop w:val="0"/>
              <w:marBottom w:val="0"/>
              <w:divBdr>
                <w:top w:val="none" w:sz="0" w:space="0" w:color="auto"/>
                <w:left w:val="none" w:sz="0" w:space="0" w:color="auto"/>
                <w:bottom w:val="none" w:sz="0" w:space="0" w:color="auto"/>
                <w:right w:val="none" w:sz="0" w:space="0" w:color="auto"/>
              </w:divBdr>
            </w:div>
            <w:div w:id="1494712055">
              <w:marLeft w:val="0"/>
              <w:marRight w:val="0"/>
              <w:marTop w:val="0"/>
              <w:marBottom w:val="0"/>
              <w:divBdr>
                <w:top w:val="none" w:sz="0" w:space="0" w:color="auto"/>
                <w:left w:val="none" w:sz="0" w:space="0" w:color="auto"/>
                <w:bottom w:val="none" w:sz="0" w:space="0" w:color="auto"/>
                <w:right w:val="none" w:sz="0" w:space="0" w:color="auto"/>
              </w:divBdr>
            </w:div>
            <w:div w:id="1515220925">
              <w:marLeft w:val="0"/>
              <w:marRight w:val="0"/>
              <w:marTop w:val="0"/>
              <w:marBottom w:val="0"/>
              <w:divBdr>
                <w:top w:val="none" w:sz="0" w:space="0" w:color="auto"/>
                <w:left w:val="none" w:sz="0" w:space="0" w:color="auto"/>
                <w:bottom w:val="none" w:sz="0" w:space="0" w:color="auto"/>
                <w:right w:val="none" w:sz="0" w:space="0" w:color="auto"/>
              </w:divBdr>
            </w:div>
            <w:div w:id="1545170988">
              <w:marLeft w:val="0"/>
              <w:marRight w:val="0"/>
              <w:marTop w:val="0"/>
              <w:marBottom w:val="0"/>
              <w:divBdr>
                <w:top w:val="none" w:sz="0" w:space="0" w:color="auto"/>
                <w:left w:val="none" w:sz="0" w:space="0" w:color="auto"/>
                <w:bottom w:val="none" w:sz="0" w:space="0" w:color="auto"/>
                <w:right w:val="none" w:sz="0" w:space="0" w:color="auto"/>
              </w:divBdr>
            </w:div>
            <w:div w:id="1549149228">
              <w:marLeft w:val="0"/>
              <w:marRight w:val="0"/>
              <w:marTop w:val="0"/>
              <w:marBottom w:val="0"/>
              <w:divBdr>
                <w:top w:val="none" w:sz="0" w:space="0" w:color="auto"/>
                <w:left w:val="none" w:sz="0" w:space="0" w:color="auto"/>
                <w:bottom w:val="none" w:sz="0" w:space="0" w:color="auto"/>
                <w:right w:val="none" w:sz="0" w:space="0" w:color="auto"/>
              </w:divBdr>
            </w:div>
            <w:div w:id="1553036394">
              <w:marLeft w:val="0"/>
              <w:marRight w:val="0"/>
              <w:marTop w:val="0"/>
              <w:marBottom w:val="0"/>
              <w:divBdr>
                <w:top w:val="none" w:sz="0" w:space="0" w:color="auto"/>
                <w:left w:val="none" w:sz="0" w:space="0" w:color="auto"/>
                <w:bottom w:val="none" w:sz="0" w:space="0" w:color="auto"/>
                <w:right w:val="none" w:sz="0" w:space="0" w:color="auto"/>
              </w:divBdr>
            </w:div>
            <w:div w:id="1556743061">
              <w:marLeft w:val="0"/>
              <w:marRight w:val="0"/>
              <w:marTop w:val="0"/>
              <w:marBottom w:val="0"/>
              <w:divBdr>
                <w:top w:val="none" w:sz="0" w:space="0" w:color="auto"/>
                <w:left w:val="none" w:sz="0" w:space="0" w:color="auto"/>
                <w:bottom w:val="none" w:sz="0" w:space="0" w:color="auto"/>
                <w:right w:val="none" w:sz="0" w:space="0" w:color="auto"/>
              </w:divBdr>
            </w:div>
            <w:div w:id="1562667541">
              <w:marLeft w:val="0"/>
              <w:marRight w:val="0"/>
              <w:marTop w:val="0"/>
              <w:marBottom w:val="0"/>
              <w:divBdr>
                <w:top w:val="none" w:sz="0" w:space="0" w:color="auto"/>
                <w:left w:val="none" w:sz="0" w:space="0" w:color="auto"/>
                <w:bottom w:val="none" w:sz="0" w:space="0" w:color="auto"/>
                <w:right w:val="none" w:sz="0" w:space="0" w:color="auto"/>
              </w:divBdr>
            </w:div>
            <w:div w:id="1567060145">
              <w:marLeft w:val="0"/>
              <w:marRight w:val="0"/>
              <w:marTop w:val="0"/>
              <w:marBottom w:val="0"/>
              <w:divBdr>
                <w:top w:val="none" w:sz="0" w:space="0" w:color="auto"/>
                <w:left w:val="none" w:sz="0" w:space="0" w:color="auto"/>
                <w:bottom w:val="none" w:sz="0" w:space="0" w:color="auto"/>
                <w:right w:val="none" w:sz="0" w:space="0" w:color="auto"/>
              </w:divBdr>
            </w:div>
            <w:div w:id="1570337348">
              <w:marLeft w:val="0"/>
              <w:marRight w:val="0"/>
              <w:marTop w:val="0"/>
              <w:marBottom w:val="0"/>
              <w:divBdr>
                <w:top w:val="none" w:sz="0" w:space="0" w:color="auto"/>
                <w:left w:val="none" w:sz="0" w:space="0" w:color="auto"/>
                <w:bottom w:val="none" w:sz="0" w:space="0" w:color="auto"/>
                <w:right w:val="none" w:sz="0" w:space="0" w:color="auto"/>
              </w:divBdr>
            </w:div>
            <w:div w:id="1570463205">
              <w:marLeft w:val="0"/>
              <w:marRight w:val="0"/>
              <w:marTop w:val="0"/>
              <w:marBottom w:val="0"/>
              <w:divBdr>
                <w:top w:val="none" w:sz="0" w:space="0" w:color="auto"/>
                <w:left w:val="none" w:sz="0" w:space="0" w:color="auto"/>
                <w:bottom w:val="none" w:sz="0" w:space="0" w:color="auto"/>
                <w:right w:val="none" w:sz="0" w:space="0" w:color="auto"/>
              </w:divBdr>
            </w:div>
            <w:div w:id="1585726925">
              <w:marLeft w:val="0"/>
              <w:marRight w:val="0"/>
              <w:marTop w:val="480"/>
              <w:marBottom w:val="0"/>
              <w:divBdr>
                <w:top w:val="single" w:sz="6" w:space="0" w:color="auto"/>
                <w:left w:val="single" w:sz="6" w:space="0" w:color="auto"/>
                <w:bottom w:val="single" w:sz="6" w:space="0" w:color="auto"/>
                <w:right w:val="single" w:sz="6" w:space="0" w:color="auto"/>
              </w:divBdr>
            </w:div>
            <w:div w:id="1590427728">
              <w:marLeft w:val="0"/>
              <w:marRight w:val="0"/>
              <w:marTop w:val="0"/>
              <w:marBottom w:val="0"/>
              <w:divBdr>
                <w:top w:val="none" w:sz="0" w:space="0" w:color="auto"/>
                <w:left w:val="none" w:sz="0" w:space="0" w:color="auto"/>
                <w:bottom w:val="none" w:sz="0" w:space="0" w:color="auto"/>
                <w:right w:val="none" w:sz="0" w:space="0" w:color="auto"/>
              </w:divBdr>
            </w:div>
            <w:div w:id="1598442120">
              <w:marLeft w:val="0"/>
              <w:marRight w:val="0"/>
              <w:marTop w:val="0"/>
              <w:marBottom w:val="0"/>
              <w:divBdr>
                <w:top w:val="none" w:sz="0" w:space="0" w:color="auto"/>
                <w:left w:val="none" w:sz="0" w:space="0" w:color="auto"/>
                <w:bottom w:val="none" w:sz="0" w:space="0" w:color="auto"/>
                <w:right w:val="none" w:sz="0" w:space="0" w:color="auto"/>
              </w:divBdr>
            </w:div>
            <w:div w:id="1641838341">
              <w:marLeft w:val="0"/>
              <w:marRight w:val="0"/>
              <w:marTop w:val="0"/>
              <w:marBottom w:val="0"/>
              <w:divBdr>
                <w:top w:val="none" w:sz="0" w:space="0" w:color="auto"/>
                <w:left w:val="none" w:sz="0" w:space="0" w:color="auto"/>
                <w:bottom w:val="none" w:sz="0" w:space="0" w:color="auto"/>
                <w:right w:val="none" w:sz="0" w:space="0" w:color="auto"/>
              </w:divBdr>
            </w:div>
            <w:div w:id="1644776012">
              <w:marLeft w:val="0"/>
              <w:marRight w:val="0"/>
              <w:marTop w:val="0"/>
              <w:marBottom w:val="0"/>
              <w:divBdr>
                <w:top w:val="none" w:sz="0" w:space="0" w:color="auto"/>
                <w:left w:val="none" w:sz="0" w:space="0" w:color="auto"/>
                <w:bottom w:val="none" w:sz="0" w:space="0" w:color="auto"/>
                <w:right w:val="none" w:sz="0" w:space="0" w:color="auto"/>
              </w:divBdr>
            </w:div>
            <w:div w:id="1650092294">
              <w:marLeft w:val="0"/>
              <w:marRight w:val="0"/>
              <w:marTop w:val="0"/>
              <w:marBottom w:val="0"/>
              <w:divBdr>
                <w:top w:val="none" w:sz="0" w:space="0" w:color="auto"/>
                <w:left w:val="none" w:sz="0" w:space="0" w:color="auto"/>
                <w:bottom w:val="none" w:sz="0" w:space="0" w:color="auto"/>
                <w:right w:val="none" w:sz="0" w:space="0" w:color="auto"/>
              </w:divBdr>
            </w:div>
            <w:div w:id="1706635834">
              <w:marLeft w:val="0"/>
              <w:marRight w:val="0"/>
              <w:marTop w:val="0"/>
              <w:marBottom w:val="0"/>
              <w:divBdr>
                <w:top w:val="none" w:sz="0" w:space="0" w:color="auto"/>
                <w:left w:val="none" w:sz="0" w:space="0" w:color="auto"/>
                <w:bottom w:val="none" w:sz="0" w:space="0" w:color="auto"/>
                <w:right w:val="none" w:sz="0" w:space="0" w:color="auto"/>
              </w:divBdr>
            </w:div>
            <w:div w:id="1716001279">
              <w:marLeft w:val="0"/>
              <w:marRight w:val="0"/>
              <w:marTop w:val="0"/>
              <w:marBottom w:val="0"/>
              <w:divBdr>
                <w:top w:val="none" w:sz="0" w:space="0" w:color="auto"/>
                <w:left w:val="none" w:sz="0" w:space="0" w:color="auto"/>
                <w:bottom w:val="none" w:sz="0" w:space="0" w:color="auto"/>
                <w:right w:val="none" w:sz="0" w:space="0" w:color="auto"/>
              </w:divBdr>
            </w:div>
            <w:div w:id="1725904378">
              <w:marLeft w:val="0"/>
              <w:marRight w:val="0"/>
              <w:marTop w:val="0"/>
              <w:marBottom w:val="0"/>
              <w:divBdr>
                <w:top w:val="none" w:sz="0" w:space="0" w:color="auto"/>
                <w:left w:val="none" w:sz="0" w:space="0" w:color="auto"/>
                <w:bottom w:val="none" w:sz="0" w:space="0" w:color="auto"/>
                <w:right w:val="none" w:sz="0" w:space="0" w:color="auto"/>
              </w:divBdr>
            </w:div>
            <w:div w:id="1726219629">
              <w:marLeft w:val="0"/>
              <w:marRight w:val="0"/>
              <w:marTop w:val="0"/>
              <w:marBottom w:val="0"/>
              <w:divBdr>
                <w:top w:val="none" w:sz="0" w:space="0" w:color="auto"/>
                <w:left w:val="none" w:sz="0" w:space="0" w:color="auto"/>
                <w:bottom w:val="none" w:sz="0" w:space="0" w:color="auto"/>
                <w:right w:val="none" w:sz="0" w:space="0" w:color="auto"/>
              </w:divBdr>
            </w:div>
            <w:div w:id="1727797552">
              <w:marLeft w:val="0"/>
              <w:marRight w:val="0"/>
              <w:marTop w:val="0"/>
              <w:marBottom w:val="0"/>
              <w:divBdr>
                <w:top w:val="none" w:sz="0" w:space="0" w:color="auto"/>
                <w:left w:val="none" w:sz="0" w:space="0" w:color="auto"/>
                <w:bottom w:val="none" w:sz="0" w:space="0" w:color="auto"/>
                <w:right w:val="none" w:sz="0" w:space="0" w:color="auto"/>
              </w:divBdr>
            </w:div>
            <w:div w:id="1730767387">
              <w:marLeft w:val="0"/>
              <w:marRight w:val="0"/>
              <w:marTop w:val="0"/>
              <w:marBottom w:val="0"/>
              <w:divBdr>
                <w:top w:val="none" w:sz="0" w:space="0" w:color="auto"/>
                <w:left w:val="none" w:sz="0" w:space="0" w:color="auto"/>
                <w:bottom w:val="none" w:sz="0" w:space="0" w:color="auto"/>
                <w:right w:val="none" w:sz="0" w:space="0" w:color="auto"/>
              </w:divBdr>
            </w:div>
            <w:div w:id="1732146426">
              <w:marLeft w:val="0"/>
              <w:marRight w:val="0"/>
              <w:marTop w:val="0"/>
              <w:marBottom w:val="0"/>
              <w:divBdr>
                <w:top w:val="none" w:sz="0" w:space="0" w:color="auto"/>
                <w:left w:val="none" w:sz="0" w:space="0" w:color="auto"/>
                <w:bottom w:val="none" w:sz="0" w:space="0" w:color="auto"/>
                <w:right w:val="none" w:sz="0" w:space="0" w:color="auto"/>
              </w:divBdr>
            </w:div>
            <w:div w:id="1732146930">
              <w:marLeft w:val="0"/>
              <w:marRight w:val="0"/>
              <w:marTop w:val="0"/>
              <w:marBottom w:val="0"/>
              <w:divBdr>
                <w:top w:val="none" w:sz="0" w:space="0" w:color="auto"/>
                <w:left w:val="none" w:sz="0" w:space="0" w:color="auto"/>
                <w:bottom w:val="none" w:sz="0" w:space="0" w:color="auto"/>
                <w:right w:val="none" w:sz="0" w:space="0" w:color="auto"/>
              </w:divBdr>
            </w:div>
            <w:div w:id="1736735831">
              <w:marLeft w:val="0"/>
              <w:marRight w:val="0"/>
              <w:marTop w:val="0"/>
              <w:marBottom w:val="0"/>
              <w:divBdr>
                <w:top w:val="none" w:sz="0" w:space="0" w:color="auto"/>
                <w:left w:val="none" w:sz="0" w:space="0" w:color="auto"/>
                <w:bottom w:val="none" w:sz="0" w:space="0" w:color="auto"/>
                <w:right w:val="none" w:sz="0" w:space="0" w:color="auto"/>
              </w:divBdr>
            </w:div>
            <w:div w:id="1747066486">
              <w:marLeft w:val="0"/>
              <w:marRight w:val="0"/>
              <w:marTop w:val="0"/>
              <w:marBottom w:val="0"/>
              <w:divBdr>
                <w:top w:val="none" w:sz="0" w:space="0" w:color="auto"/>
                <w:left w:val="none" w:sz="0" w:space="0" w:color="auto"/>
                <w:bottom w:val="none" w:sz="0" w:space="0" w:color="auto"/>
                <w:right w:val="none" w:sz="0" w:space="0" w:color="auto"/>
              </w:divBdr>
            </w:div>
            <w:div w:id="1751197638">
              <w:marLeft w:val="0"/>
              <w:marRight w:val="0"/>
              <w:marTop w:val="0"/>
              <w:marBottom w:val="0"/>
              <w:divBdr>
                <w:top w:val="none" w:sz="0" w:space="0" w:color="auto"/>
                <w:left w:val="none" w:sz="0" w:space="0" w:color="auto"/>
                <w:bottom w:val="none" w:sz="0" w:space="0" w:color="auto"/>
                <w:right w:val="none" w:sz="0" w:space="0" w:color="auto"/>
              </w:divBdr>
            </w:div>
            <w:div w:id="1761830218">
              <w:marLeft w:val="0"/>
              <w:marRight w:val="0"/>
              <w:marTop w:val="0"/>
              <w:marBottom w:val="0"/>
              <w:divBdr>
                <w:top w:val="none" w:sz="0" w:space="0" w:color="auto"/>
                <w:left w:val="none" w:sz="0" w:space="0" w:color="auto"/>
                <w:bottom w:val="none" w:sz="0" w:space="0" w:color="auto"/>
                <w:right w:val="none" w:sz="0" w:space="0" w:color="auto"/>
              </w:divBdr>
            </w:div>
            <w:div w:id="1769425201">
              <w:marLeft w:val="0"/>
              <w:marRight w:val="0"/>
              <w:marTop w:val="0"/>
              <w:marBottom w:val="0"/>
              <w:divBdr>
                <w:top w:val="none" w:sz="0" w:space="0" w:color="auto"/>
                <w:left w:val="none" w:sz="0" w:space="0" w:color="auto"/>
                <w:bottom w:val="none" w:sz="0" w:space="0" w:color="auto"/>
                <w:right w:val="none" w:sz="0" w:space="0" w:color="auto"/>
              </w:divBdr>
            </w:div>
            <w:div w:id="1803692277">
              <w:marLeft w:val="0"/>
              <w:marRight w:val="0"/>
              <w:marTop w:val="0"/>
              <w:marBottom w:val="0"/>
              <w:divBdr>
                <w:top w:val="none" w:sz="0" w:space="0" w:color="auto"/>
                <w:left w:val="none" w:sz="0" w:space="0" w:color="auto"/>
                <w:bottom w:val="none" w:sz="0" w:space="0" w:color="auto"/>
                <w:right w:val="none" w:sz="0" w:space="0" w:color="auto"/>
              </w:divBdr>
            </w:div>
            <w:div w:id="1812088653">
              <w:marLeft w:val="0"/>
              <w:marRight w:val="0"/>
              <w:marTop w:val="0"/>
              <w:marBottom w:val="0"/>
              <w:divBdr>
                <w:top w:val="none" w:sz="0" w:space="0" w:color="auto"/>
                <w:left w:val="none" w:sz="0" w:space="0" w:color="auto"/>
                <w:bottom w:val="none" w:sz="0" w:space="0" w:color="auto"/>
                <w:right w:val="none" w:sz="0" w:space="0" w:color="auto"/>
              </w:divBdr>
            </w:div>
            <w:div w:id="1817529871">
              <w:marLeft w:val="0"/>
              <w:marRight w:val="0"/>
              <w:marTop w:val="0"/>
              <w:marBottom w:val="0"/>
              <w:divBdr>
                <w:top w:val="none" w:sz="0" w:space="0" w:color="auto"/>
                <w:left w:val="none" w:sz="0" w:space="0" w:color="auto"/>
                <w:bottom w:val="none" w:sz="0" w:space="0" w:color="auto"/>
                <w:right w:val="none" w:sz="0" w:space="0" w:color="auto"/>
              </w:divBdr>
            </w:div>
            <w:div w:id="1823035278">
              <w:marLeft w:val="0"/>
              <w:marRight w:val="0"/>
              <w:marTop w:val="0"/>
              <w:marBottom w:val="0"/>
              <w:divBdr>
                <w:top w:val="none" w:sz="0" w:space="0" w:color="auto"/>
                <w:left w:val="none" w:sz="0" w:space="0" w:color="auto"/>
                <w:bottom w:val="none" w:sz="0" w:space="0" w:color="auto"/>
                <w:right w:val="none" w:sz="0" w:space="0" w:color="auto"/>
              </w:divBdr>
            </w:div>
            <w:div w:id="1853569164">
              <w:marLeft w:val="0"/>
              <w:marRight w:val="0"/>
              <w:marTop w:val="0"/>
              <w:marBottom w:val="0"/>
              <w:divBdr>
                <w:top w:val="none" w:sz="0" w:space="0" w:color="auto"/>
                <w:left w:val="none" w:sz="0" w:space="0" w:color="auto"/>
                <w:bottom w:val="none" w:sz="0" w:space="0" w:color="auto"/>
                <w:right w:val="none" w:sz="0" w:space="0" w:color="auto"/>
              </w:divBdr>
            </w:div>
            <w:div w:id="1857498768">
              <w:marLeft w:val="0"/>
              <w:marRight w:val="0"/>
              <w:marTop w:val="0"/>
              <w:marBottom w:val="0"/>
              <w:divBdr>
                <w:top w:val="none" w:sz="0" w:space="0" w:color="auto"/>
                <w:left w:val="none" w:sz="0" w:space="0" w:color="auto"/>
                <w:bottom w:val="none" w:sz="0" w:space="0" w:color="auto"/>
                <w:right w:val="none" w:sz="0" w:space="0" w:color="auto"/>
              </w:divBdr>
            </w:div>
            <w:div w:id="1879270024">
              <w:marLeft w:val="0"/>
              <w:marRight w:val="0"/>
              <w:marTop w:val="0"/>
              <w:marBottom w:val="0"/>
              <w:divBdr>
                <w:top w:val="none" w:sz="0" w:space="0" w:color="auto"/>
                <w:left w:val="none" w:sz="0" w:space="0" w:color="auto"/>
                <w:bottom w:val="none" w:sz="0" w:space="0" w:color="auto"/>
                <w:right w:val="none" w:sz="0" w:space="0" w:color="auto"/>
              </w:divBdr>
            </w:div>
            <w:div w:id="1880044364">
              <w:marLeft w:val="0"/>
              <w:marRight w:val="0"/>
              <w:marTop w:val="0"/>
              <w:marBottom w:val="0"/>
              <w:divBdr>
                <w:top w:val="none" w:sz="0" w:space="0" w:color="auto"/>
                <w:left w:val="none" w:sz="0" w:space="0" w:color="auto"/>
                <w:bottom w:val="none" w:sz="0" w:space="0" w:color="auto"/>
                <w:right w:val="none" w:sz="0" w:space="0" w:color="auto"/>
              </w:divBdr>
            </w:div>
            <w:div w:id="1881701136">
              <w:marLeft w:val="0"/>
              <w:marRight w:val="0"/>
              <w:marTop w:val="0"/>
              <w:marBottom w:val="0"/>
              <w:divBdr>
                <w:top w:val="none" w:sz="0" w:space="0" w:color="auto"/>
                <w:left w:val="none" w:sz="0" w:space="0" w:color="auto"/>
                <w:bottom w:val="none" w:sz="0" w:space="0" w:color="auto"/>
                <w:right w:val="none" w:sz="0" w:space="0" w:color="auto"/>
              </w:divBdr>
            </w:div>
            <w:div w:id="1884171368">
              <w:marLeft w:val="0"/>
              <w:marRight w:val="0"/>
              <w:marTop w:val="0"/>
              <w:marBottom w:val="0"/>
              <w:divBdr>
                <w:top w:val="none" w:sz="0" w:space="0" w:color="auto"/>
                <w:left w:val="none" w:sz="0" w:space="0" w:color="auto"/>
                <w:bottom w:val="none" w:sz="0" w:space="0" w:color="auto"/>
                <w:right w:val="none" w:sz="0" w:space="0" w:color="auto"/>
              </w:divBdr>
            </w:div>
            <w:div w:id="1898398423">
              <w:marLeft w:val="0"/>
              <w:marRight w:val="0"/>
              <w:marTop w:val="0"/>
              <w:marBottom w:val="0"/>
              <w:divBdr>
                <w:top w:val="none" w:sz="0" w:space="0" w:color="auto"/>
                <w:left w:val="none" w:sz="0" w:space="0" w:color="auto"/>
                <w:bottom w:val="none" w:sz="0" w:space="0" w:color="auto"/>
                <w:right w:val="none" w:sz="0" w:space="0" w:color="auto"/>
              </w:divBdr>
            </w:div>
            <w:div w:id="1922717842">
              <w:marLeft w:val="0"/>
              <w:marRight w:val="0"/>
              <w:marTop w:val="480"/>
              <w:marBottom w:val="0"/>
              <w:divBdr>
                <w:top w:val="single" w:sz="6" w:space="0" w:color="auto"/>
                <w:left w:val="single" w:sz="6" w:space="0" w:color="auto"/>
                <w:bottom w:val="single" w:sz="6" w:space="0" w:color="auto"/>
                <w:right w:val="single" w:sz="6" w:space="0" w:color="auto"/>
              </w:divBdr>
            </w:div>
            <w:div w:id="1949043536">
              <w:marLeft w:val="0"/>
              <w:marRight w:val="0"/>
              <w:marTop w:val="0"/>
              <w:marBottom w:val="0"/>
              <w:divBdr>
                <w:top w:val="none" w:sz="0" w:space="0" w:color="auto"/>
                <w:left w:val="none" w:sz="0" w:space="0" w:color="auto"/>
                <w:bottom w:val="none" w:sz="0" w:space="0" w:color="auto"/>
                <w:right w:val="none" w:sz="0" w:space="0" w:color="auto"/>
              </w:divBdr>
            </w:div>
            <w:div w:id="1962493701">
              <w:marLeft w:val="0"/>
              <w:marRight w:val="0"/>
              <w:marTop w:val="0"/>
              <w:marBottom w:val="0"/>
              <w:divBdr>
                <w:top w:val="none" w:sz="0" w:space="0" w:color="auto"/>
                <w:left w:val="none" w:sz="0" w:space="0" w:color="auto"/>
                <w:bottom w:val="none" w:sz="0" w:space="0" w:color="auto"/>
                <w:right w:val="none" w:sz="0" w:space="0" w:color="auto"/>
              </w:divBdr>
            </w:div>
            <w:div w:id="1965766245">
              <w:marLeft w:val="0"/>
              <w:marRight w:val="0"/>
              <w:marTop w:val="0"/>
              <w:marBottom w:val="0"/>
              <w:divBdr>
                <w:top w:val="none" w:sz="0" w:space="0" w:color="auto"/>
                <w:left w:val="none" w:sz="0" w:space="0" w:color="auto"/>
                <w:bottom w:val="none" w:sz="0" w:space="0" w:color="auto"/>
                <w:right w:val="none" w:sz="0" w:space="0" w:color="auto"/>
              </w:divBdr>
            </w:div>
            <w:div w:id="1975870246">
              <w:marLeft w:val="0"/>
              <w:marRight w:val="0"/>
              <w:marTop w:val="0"/>
              <w:marBottom w:val="0"/>
              <w:divBdr>
                <w:top w:val="none" w:sz="0" w:space="0" w:color="auto"/>
                <w:left w:val="none" w:sz="0" w:space="0" w:color="auto"/>
                <w:bottom w:val="none" w:sz="0" w:space="0" w:color="auto"/>
                <w:right w:val="none" w:sz="0" w:space="0" w:color="auto"/>
              </w:divBdr>
            </w:div>
            <w:div w:id="1979528552">
              <w:marLeft w:val="0"/>
              <w:marRight w:val="0"/>
              <w:marTop w:val="0"/>
              <w:marBottom w:val="0"/>
              <w:divBdr>
                <w:top w:val="none" w:sz="0" w:space="0" w:color="auto"/>
                <w:left w:val="none" w:sz="0" w:space="0" w:color="auto"/>
                <w:bottom w:val="none" w:sz="0" w:space="0" w:color="auto"/>
                <w:right w:val="none" w:sz="0" w:space="0" w:color="auto"/>
              </w:divBdr>
            </w:div>
            <w:div w:id="1985768677">
              <w:marLeft w:val="0"/>
              <w:marRight w:val="0"/>
              <w:marTop w:val="0"/>
              <w:marBottom w:val="0"/>
              <w:divBdr>
                <w:top w:val="none" w:sz="0" w:space="0" w:color="auto"/>
                <w:left w:val="none" w:sz="0" w:space="0" w:color="auto"/>
                <w:bottom w:val="none" w:sz="0" w:space="0" w:color="auto"/>
                <w:right w:val="none" w:sz="0" w:space="0" w:color="auto"/>
              </w:divBdr>
            </w:div>
            <w:div w:id="1991592755">
              <w:marLeft w:val="0"/>
              <w:marRight w:val="0"/>
              <w:marTop w:val="0"/>
              <w:marBottom w:val="0"/>
              <w:divBdr>
                <w:top w:val="none" w:sz="0" w:space="0" w:color="auto"/>
                <w:left w:val="none" w:sz="0" w:space="0" w:color="auto"/>
                <w:bottom w:val="none" w:sz="0" w:space="0" w:color="auto"/>
                <w:right w:val="none" w:sz="0" w:space="0" w:color="auto"/>
              </w:divBdr>
            </w:div>
            <w:div w:id="1994530718">
              <w:marLeft w:val="0"/>
              <w:marRight w:val="0"/>
              <w:marTop w:val="0"/>
              <w:marBottom w:val="0"/>
              <w:divBdr>
                <w:top w:val="none" w:sz="0" w:space="0" w:color="auto"/>
                <w:left w:val="none" w:sz="0" w:space="0" w:color="auto"/>
                <w:bottom w:val="none" w:sz="0" w:space="0" w:color="auto"/>
                <w:right w:val="none" w:sz="0" w:space="0" w:color="auto"/>
              </w:divBdr>
            </w:div>
            <w:div w:id="2001276235">
              <w:marLeft w:val="0"/>
              <w:marRight w:val="0"/>
              <w:marTop w:val="0"/>
              <w:marBottom w:val="0"/>
              <w:divBdr>
                <w:top w:val="none" w:sz="0" w:space="0" w:color="auto"/>
                <w:left w:val="none" w:sz="0" w:space="0" w:color="auto"/>
                <w:bottom w:val="none" w:sz="0" w:space="0" w:color="auto"/>
                <w:right w:val="none" w:sz="0" w:space="0" w:color="auto"/>
              </w:divBdr>
            </w:div>
            <w:div w:id="2015301762">
              <w:marLeft w:val="0"/>
              <w:marRight w:val="0"/>
              <w:marTop w:val="0"/>
              <w:marBottom w:val="0"/>
              <w:divBdr>
                <w:top w:val="none" w:sz="0" w:space="0" w:color="auto"/>
                <w:left w:val="none" w:sz="0" w:space="0" w:color="auto"/>
                <w:bottom w:val="none" w:sz="0" w:space="0" w:color="auto"/>
                <w:right w:val="none" w:sz="0" w:space="0" w:color="auto"/>
              </w:divBdr>
            </w:div>
            <w:div w:id="2043357594">
              <w:marLeft w:val="0"/>
              <w:marRight w:val="0"/>
              <w:marTop w:val="0"/>
              <w:marBottom w:val="0"/>
              <w:divBdr>
                <w:top w:val="none" w:sz="0" w:space="0" w:color="auto"/>
                <w:left w:val="none" w:sz="0" w:space="0" w:color="auto"/>
                <w:bottom w:val="none" w:sz="0" w:space="0" w:color="auto"/>
                <w:right w:val="none" w:sz="0" w:space="0" w:color="auto"/>
              </w:divBdr>
            </w:div>
            <w:div w:id="2043700366">
              <w:marLeft w:val="0"/>
              <w:marRight w:val="0"/>
              <w:marTop w:val="0"/>
              <w:marBottom w:val="0"/>
              <w:divBdr>
                <w:top w:val="none" w:sz="0" w:space="0" w:color="auto"/>
                <w:left w:val="none" w:sz="0" w:space="0" w:color="auto"/>
                <w:bottom w:val="none" w:sz="0" w:space="0" w:color="auto"/>
                <w:right w:val="none" w:sz="0" w:space="0" w:color="auto"/>
              </w:divBdr>
            </w:div>
            <w:div w:id="2050915706">
              <w:marLeft w:val="0"/>
              <w:marRight w:val="0"/>
              <w:marTop w:val="0"/>
              <w:marBottom w:val="0"/>
              <w:divBdr>
                <w:top w:val="none" w:sz="0" w:space="0" w:color="auto"/>
                <w:left w:val="none" w:sz="0" w:space="0" w:color="auto"/>
                <w:bottom w:val="none" w:sz="0" w:space="0" w:color="auto"/>
                <w:right w:val="none" w:sz="0" w:space="0" w:color="auto"/>
              </w:divBdr>
            </w:div>
            <w:div w:id="2053069696">
              <w:marLeft w:val="0"/>
              <w:marRight w:val="0"/>
              <w:marTop w:val="0"/>
              <w:marBottom w:val="0"/>
              <w:divBdr>
                <w:top w:val="none" w:sz="0" w:space="0" w:color="auto"/>
                <w:left w:val="none" w:sz="0" w:space="0" w:color="auto"/>
                <w:bottom w:val="none" w:sz="0" w:space="0" w:color="auto"/>
                <w:right w:val="none" w:sz="0" w:space="0" w:color="auto"/>
              </w:divBdr>
            </w:div>
            <w:div w:id="2073692264">
              <w:marLeft w:val="0"/>
              <w:marRight w:val="0"/>
              <w:marTop w:val="0"/>
              <w:marBottom w:val="0"/>
              <w:divBdr>
                <w:top w:val="none" w:sz="0" w:space="0" w:color="auto"/>
                <w:left w:val="none" w:sz="0" w:space="0" w:color="auto"/>
                <w:bottom w:val="none" w:sz="0" w:space="0" w:color="auto"/>
                <w:right w:val="none" w:sz="0" w:space="0" w:color="auto"/>
              </w:divBdr>
            </w:div>
            <w:div w:id="2091196346">
              <w:marLeft w:val="0"/>
              <w:marRight w:val="0"/>
              <w:marTop w:val="0"/>
              <w:marBottom w:val="0"/>
              <w:divBdr>
                <w:top w:val="none" w:sz="0" w:space="0" w:color="auto"/>
                <w:left w:val="none" w:sz="0" w:space="0" w:color="auto"/>
                <w:bottom w:val="none" w:sz="0" w:space="0" w:color="auto"/>
                <w:right w:val="none" w:sz="0" w:space="0" w:color="auto"/>
              </w:divBdr>
            </w:div>
            <w:div w:id="2098550784">
              <w:marLeft w:val="0"/>
              <w:marRight w:val="0"/>
              <w:marTop w:val="0"/>
              <w:marBottom w:val="0"/>
              <w:divBdr>
                <w:top w:val="none" w:sz="0" w:space="0" w:color="auto"/>
                <w:left w:val="none" w:sz="0" w:space="0" w:color="auto"/>
                <w:bottom w:val="none" w:sz="0" w:space="0" w:color="auto"/>
                <w:right w:val="none" w:sz="0" w:space="0" w:color="auto"/>
              </w:divBdr>
            </w:div>
            <w:div w:id="2098744335">
              <w:marLeft w:val="0"/>
              <w:marRight w:val="0"/>
              <w:marTop w:val="0"/>
              <w:marBottom w:val="0"/>
              <w:divBdr>
                <w:top w:val="none" w:sz="0" w:space="0" w:color="auto"/>
                <w:left w:val="none" w:sz="0" w:space="0" w:color="auto"/>
                <w:bottom w:val="none" w:sz="0" w:space="0" w:color="auto"/>
                <w:right w:val="none" w:sz="0" w:space="0" w:color="auto"/>
              </w:divBdr>
            </w:div>
            <w:div w:id="2109307061">
              <w:marLeft w:val="0"/>
              <w:marRight w:val="0"/>
              <w:marTop w:val="0"/>
              <w:marBottom w:val="0"/>
              <w:divBdr>
                <w:top w:val="none" w:sz="0" w:space="0" w:color="auto"/>
                <w:left w:val="none" w:sz="0" w:space="0" w:color="auto"/>
                <w:bottom w:val="none" w:sz="0" w:space="0" w:color="auto"/>
                <w:right w:val="none" w:sz="0" w:space="0" w:color="auto"/>
              </w:divBdr>
            </w:div>
            <w:div w:id="21407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4967">
      <w:bodyDiv w:val="1"/>
      <w:marLeft w:val="0"/>
      <w:marRight w:val="0"/>
      <w:marTop w:val="0"/>
      <w:marBottom w:val="0"/>
      <w:divBdr>
        <w:top w:val="none" w:sz="0" w:space="0" w:color="auto"/>
        <w:left w:val="none" w:sz="0" w:space="0" w:color="auto"/>
        <w:bottom w:val="none" w:sz="0" w:space="0" w:color="auto"/>
        <w:right w:val="none" w:sz="0" w:space="0" w:color="auto"/>
      </w:divBdr>
      <w:divsChild>
        <w:div w:id="402023020">
          <w:marLeft w:val="0"/>
          <w:marRight w:val="0"/>
          <w:marTop w:val="0"/>
          <w:marBottom w:val="0"/>
          <w:divBdr>
            <w:top w:val="none" w:sz="0" w:space="0" w:color="auto"/>
            <w:left w:val="none" w:sz="0" w:space="0" w:color="auto"/>
            <w:bottom w:val="none" w:sz="0" w:space="0" w:color="auto"/>
            <w:right w:val="none" w:sz="0" w:space="0" w:color="auto"/>
          </w:divBdr>
          <w:divsChild>
            <w:div w:id="1062824227">
              <w:marLeft w:val="0"/>
              <w:marRight w:val="0"/>
              <w:marTop w:val="0"/>
              <w:marBottom w:val="0"/>
              <w:divBdr>
                <w:top w:val="none" w:sz="0" w:space="0" w:color="auto"/>
                <w:left w:val="none" w:sz="0" w:space="0" w:color="auto"/>
                <w:bottom w:val="none" w:sz="0" w:space="0" w:color="auto"/>
                <w:right w:val="none" w:sz="0" w:space="0" w:color="auto"/>
              </w:divBdr>
            </w:div>
          </w:divsChild>
        </w:div>
        <w:div w:id="480464334">
          <w:marLeft w:val="0"/>
          <w:marRight w:val="0"/>
          <w:marTop w:val="0"/>
          <w:marBottom w:val="0"/>
          <w:divBdr>
            <w:top w:val="none" w:sz="0" w:space="0" w:color="auto"/>
            <w:left w:val="none" w:sz="0" w:space="0" w:color="auto"/>
            <w:bottom w:val="none" w:sz="0" w:space="0" w:color="auto"/>
            <w:right w:val="none" w:sz="0" w:space="0" w:color="auto"/>
          </w:divBdr>
          <w:divsChild>
            <w:div w:id="548098">
              <w:marLeft w:val="0"/>
              <w:marRight w:val="0"/>
              <w:marTop w:val="0"/>
              <w:marBottom w:val="0"/>
              <w:divBdr>
                <w:top w:val="none" w:sz="0" w:space="0" w:color="auto"/>
                <w:left w:val="none" w:sz="0" w:space="0" w:color="auto"/>
                <w:bottom w:val="none" w:sz="0" w:space="0" w:color="auto"/>
                <w:right w:val="none" w:sz="0" w:space="0" w:color="auto"/>
              </w:divBdr>
            </w:div>
            <w:div w:id="59443378">
              <w:marLeft w:val="0"/>
              <w:marRight w:val="0"/>
              <w:marTop w:val="0"/>
              <w:marBottom w:val="0"/>
              <w:divBdr>
                <w:top w:val="none" w:sz="0" w:space="0" w:color="auto"/>
                <w:left w:val="none" w:sz="0" w:space="0" w:color="auto"/>
                <w:bottom w:val="none" w:sz="0" w:space="0" w:color="auto"/>
                <w:right w:val="none" w:sz="0" w:space="0" w:color="auto"/>
              </w:divBdr>
            </w:div>
            <w:div w:id="147942922">
              <w:marLeft w:val="0"/>
              <w:marRight w:val="0"/>
              <w:marTop w:val="0"/>
              <w:marBottom w:val="0"/>
              <w:divBdr>
                <w:top w:val="none" w:sz="0" w:space="0" w:color="auto"/>
                <w:left w:val="none" w:sz="0" w:space="0" w:color="auto"/>
                <w:bottom w:val="none" w:sz="0" w:space="0" w:color="auto"/>
                <w:right w:val="none" w:sz="0" w:space="0" w:color="auto"/>
              </w:divBdr>
            </w:div>
            <w:div w:id="270750482">
              <w:marLeft w:val="0"/>
              <w:marRight w:val="0"/>
              <w:marTop w:val="0"/>
              <w:marBottom w:val="0"/>
              <w:divBdr>
                <w:top w:val="none" w:sz="0" w:space="0" w:color="auto"/>
                <w:left w:val="none" w:sz="0" w:space="0" w:color="auto"/>
                <w:bottom w:val="none" w:sz="0" w:space="0" w:color="auto"/>
                <w:right w:val="none" w:sz="0" w:space="0" w:color="auto"/>
              </w:divBdr>
            </w:div>
            <w:div w:id="300160826">
              <w:marLeft w:val="0"/>
              <w:marRight w:val="0"/>
              <w:marTop w:val="0"/>
              <w:marBottom w:val="0"/>
              <w:divBdr>
                <w:top w:val="none" w:sz="0" w:space="0" w:color="auto"/>
                <w:left w:val="none" w:sz="0" w:space="0" w:color="auto"/>
                <w:bottom w:val="none" w:sz="0" w:space="0" w:color="auto"/>
                <w:right w:val="none" w:sz="0" w:space="0" w:color="auto"/>
              </w:divBdr>
            </w:div>
            <w:div w:id="319700038">
              <w:marLeft w:val="0"/>
              <w:marRight w:val="0"/>
              <w:marTop w:val="0"/>
              <w:marBottom w:val="0"/>
              <w:divBdr>
                <w:top w:val="none" w:sz="0" w:space="0" w:color="auto"/>
                <w:left w:val="none" w:sz="0" w:space="0" w:color="auto"/>
                <w:bottom w:val="none" w:sz="0" w:space="0" w:color="auto"/>
                <w:right w:val="none" w:sz="0" w:space="0" w:color="auto"/>
              </w:divBdr>
            </w:div>
            <w:div w:id="371656373">
              <w:marLeft w:val="0"/>
              <w:marRight w:val="0"/>
              <w:marTop w:val="0"/>
              <w:marBottom w:val="0"/>
              <w:divBdr>
                <w:top w:val="none" w:sz="0" w:space="0" w:color="auto"/>
                <w:left w:val="none" w:sz="0" w:space="0" w:color="auto"/>
                <w:bottom w:val="none" w:sz="0" w:space="0" w:color="auto"/>
                <w:right w:val="none" w:sz="0" w:space="0" w:color="auto"/>
              </w:divBdr>
            </w:div>
            <w:div w:id="413087122">
              <w:marLeft w:val="0"/>
              <w:marRight w:val="0"/>
              <w:marTop w:val="0"/>
              <w:marBottom w:val="0"/>
              <w:divBdr>
                <w:top w:val="none" w:sz="0" w:space="0" w:color="auto"/>
                <w:left w:val="none" w:sz="0" w:space="0" w:color="auto"/>
                <w:bottom w:val="none" w:sz="0" w:space="0" w:color="auto"/>
                <w:right w:val="none" w:sz="0" w:space="0" w:color="auto"/>
              </w:divBdr>
            </w:div>
            <w:div w:id="432089287">
              <w:marLeft w:val="0"/>
              <w:marRight w:val="0"/>
              <w:marTop w:val="0"/>
              <w:marBottom w:val="0"/>
              <w:divBdr>
                <w:top w:val="none" w:sz="0" w:space="0" w:color="auto"/>
                <w:left w:val="none" w:sz="0" w:space="0" w:color="auto"/>
                <w:bottom w:val="none" w:sz="0" w:space="0" w:color="auto"/>
                <w:right w:val="none" w:sz="0" w:space="0" w:color="auto"/>
              </w:divBdr>
            </w:div>
            <w:div w:id="749814472">
              <w:marLeft w:val="0"/>
              <w:marRight w:val="0"/>
              <w:marTop w:val="0"/>
              <w:marBottom w:val="0"/>
              <w:divBdr>
                <w:top w:val="none" w:sz="0" w:space="0" w:color="auto"/>
                <w:left w:val="none" w:sz="0" w:space="0" w:color="auto"/>
                <w:bottom w:val="none" w:sz="0" w:space="0" w:color="auto"/>
                <w:right w:val="none" w:sz="0" w:space="0" w:color="auto"/>
              </w:divBdr>
            </w:div>
            <w:div w:id="781532401">
              <w:marLeft w:val="0"/>
              <w:marRight w:val="0"/>
              <w:marTop w:val="0"/>
              <w:marBottom w:val="0"/>
              <w:divBdr>
                <w:top w:val="none" w:sz="0" w:space="0" w:color="auto"/>
                <w:left w:val="none" w:sz="0" w:space="0" w:color="auto"/>
                <w:bottom w:val="none" w:sz="0" w:space="0" w:color="auto"/>
                <w:right w:val="none" w:sz="0" w:space="0" w:color="auto"/>
              </w:divBdr>
            </w:div>
            <w:div w:id="802624294">
              <w:marLeft w:val="0"/>
              <w:marRight w:val="0"/>
              <w:marTop w:val="0"/>
              <w:marBottom w:val="0"/>
              <w:divBdr>
                <w:top w:val="none" w:sz="0" w:space="0" w:color="auto"/>
                <w:left w:val="none" w:sz="0" w:space="0" w:color="auto"/>
                <w:bottom w:val="none" w:sz="0" w:space="0" w:color="auto"/>
                <w:right w:val="none" w:sz="0" w:space="0" w:color="auto"/>
              </w:divBdr>
            </w:div>
            <w:div w:id="807550250">
              <w:marLeft w:val="0"/>
              <w:marRight w:val="0"/>
              <w:marTop w:val="0"/>
              <w:marBottom w:val="0"/>
              <w:divBdr>
                <w:top w:val="none" w:sz="0" w:space="0" w:color="auto"/>
                <w:left w:val="none" w:sz="0" w:space="0" w:color="auto"/>
                <w:bottom w:val="none" w:sz="0" w:space="0" w:color="auto"/>
                <w:right w:val="none" w:sz="0" w:space="0" w:color="auto"/>
              </w:divBdr>
            </w:div>
            <w:div w:id="847984439">
              <w:marLeft w:val="0"/>
              <w:marRight w:val="0"/>
              <w:marTop w:val="0"/>
              <w:marBottom w:val="0"/>
              <w:divBdr>
                <w:top w:val="none" w:sz="0" w:space="0" w:color="auto"/>
                <w:left w:val="none" w:sz="0" w:space="0" w:color="auto"/>
                <w:bottom w:val="none" w:sz="0" w:space="0" w:color="auto"/>
                <w:right w:val="none" w:sz="0" w:space="0" w:color="auto"/>
              </w:divBdr>
            </w:div>
            <w:div w:id="868838377">
              <w:marLeft w:val="0"/>
              <w:marRight w:val="0"/>
              <w:marTop w:val="0"/>
              <w:marBottom w:val="0"/>
              <w:divBdr>
                <w:top w:val="none" w:sz="0" w:space="0" w:color="auto"/>
                <w:left w:val="none" w:sz="0" w:space="0" w:color="auto"/>
                <w:bottom w:val="none" w:sz="0" w:space="0" w:color="auto"/>
                <w:right w:val="none" w:sz="0" w:space="0" w:color="auto"/>
              </w:divBdr>
            </w:div>
            <w:div w:id="918825479">
              <w:marLeft w:val="0"/>
              <w:marRight w:val="0"/>
              <w:marTop w:val="0"/>
              <w:marBottom w:val="0"/>
              <w:divBdr>
                <w:top w:val="none" w:sz="0" w:space="0" w:color="auto"/>
                <w:left w:val="none" w:sz="0" w:space="0" w:color="auto"/>
                <w:bottom w:val="none" w:sz="0" w:space="0" w:color="auto"/>
                <w:right w:val="none" w:sz="0" w:space="0" w:color="auto"/>
              </w:divBdr>
            </w:div>
            <w:div w:id="956057930">
              <w:marLeft w:val="0"/>
              <w:marRight w:val="0"/>
              <w:marTop w:val="0"/>
              <w:marBottom w:val="0"/>
              <w:divBdr>
                <w:top w:val="none" w:sz="0" w:space="0" w:color="auto"/>
                <w:left w:val="none" w:sz="0" w:space="0" w:color="auto"/>
                <w:bottom w:val="none" w:sz="0" w:space="0" w:color="auto"/>
                <w:right w:val="none" w:sz="0" w:space="0" w:color="auto"/>
              </w:divBdr>
            </w:div>
            <w:div w:id="1580754108">
              <w:marLeft w:val="0"/>
              <w:marRight w:val="0"/>
              <w:marTop w:val="0"/>
              <w:marBottom w:val="0"/>
              <w:divBdr>
                <w:top w:val="none" w:sz="0" w:space="0" w:color="auto"/>
                <w:left w:val="none" w:sz="0" w:space="0" w:color="auto"/>
                <w:bottom w:val="none" w:sz="0" w:space="0" w:color="auto"/>
                <w:right w:val="none" w:sz="0" w:space="0" w:color="auto"/>
              </w:divBdr>
            </w:div>
            <w:div w:id="1606964733">
              <w:marLeft w:val="0"/>
              <w:marRight w:val="0"/>
              <w:marTop w:val="0"/>
              <w:marBottom w:val="0"/>
              <w:divBdr>
                <w:top w:val="none" w:sz="0" w:space="0" w:color="auto"/>
                <w:left w:val="none" w:sz="0" w:space="0" w:color="auto"/>
                <w:bottom w:val="none" w:sz="0" w:space="0" w:color="auto"/>
                <w:right w:val="none" w:sz="0" w:space="0" w:color="auto"/>
              </w:divBdr>
            </w:div>
            <w:div w:id="1671061597">
              <w:marLeft w:val="0"/>
              <w:marRight w:val="0"/>
              <w:marTop w:val="0"/>
              <w:marBottom w:val="0"/>
              <w:divBdr>
                <w:top w:val="none" w:sz="0" w:space="0" w:color="auto"/>
                <w:left w:val="none" w:sz="0" w:space="0" w:color="auto"/>
                <w:bottom w:val="none" w:sz="0" w:space="0" w:color="auto"/>
                <w:right w:val="none" w:sz="0" w:space="0" w:color="auto"/>
              </w:divBdr>
            </w:div>
            <w:div w:id="1772896979">
              <w:marLeft w:val="0"/>
              <w:marRight w:val="0"/>
              <w:marTop w:val="0"/>
              <w:marBottom w:val="0"/>
              <w:divBdr>
                <w:top w:val="none" w:sz="0" w:space="0" w:color="auto"/>
                <w:left w:val="none" w:sz="0" w:space="0" w:color="auto"/>
                <w:bottom w:val="none" w:sz="0" w:space="0" w:color="auto"/>
                <w:right w:val="none" w:sz="0" w:space="0" w:color="auto"/>
              </w:divBdr>
            </w:div>
            <w:div w:id="1937444766">
              <w:marLeft w:val="0"/>
              <w:marRight w:val="0"/>
              <w:marTop w:val="0"/>
              <w:marBottom w:val="0"/>
              <w:divBdr>
                <w:top w:val="none" w:sz="0" w:space="0" w:color="auto"/>
                <w:left w:val="none" w:sz="0" w:space="0" w:color="auto"/>
                <w:bottom w:val="none" w:sz="0" w:space="0" w:color="auto"/>
                <w:right w:val="none" w:sz="0" w:space="0" w:color="auto"/>
              </w:divBdr>
            </w:div>
            <w:div w:id="1955282909">
              <w:marLeft w:val="0"/>
              <w:marRight w:val="0"/>
              <w:marTop w:val="0"/>
              <w:marBottom w:val="0"/>
              <w:divBdr>
                <w:top w:val="none" w:sz="0" w:space="0" w:color="auto"/>
                <w:left w:val="none" w:sz="0" w:space="0" w:color="auto"/>
                <w:bottom w:val="none" w:sz="0" w:space="0" w:color="auto"/>
                <w:right w:val="none" w:sz="0" w:space="0" w:color="auto"/>
              </w:divBdr>
              <w:divsChild>
                <w:div w:id="433597032">
                  <w:marLeft w:val="0"/>
                  <w:marRight w:val="0"/>
                  <w:marTop w:val="0"/>
                  <w:marBottom w:val="0"/>
                  <w:divBdr>
                    <w:top w:val="none" w:sz="0" w:space="0" w:color="auto"/>
                    <w:left w:val="none" w:sz="0" w:space="0" w:color="auto"/>
                    <w:bottom w:val="none" w:sz="0" w:space="0" w:color="auto"/>
                    <w:right w:val="none" w:sz="0" w:space="0" w:color="auto"/>
                  </w:divBdr>
                </w:div>
                <w:div w:id="506166388">
                  <w:marLeft w:val="0"/>
                  <w:marRight w:val="0"/>
                  <w:marTop w:val="0"/>
                  <w:marBottom w:val="0"/>
                  <w:divBdr>
                    <w:top w:val="none" w:sz="0" w:space="0" w:color="auto"/>
                    <w:left w:val="none" w:sz="0" w:space="0" w:color="auto"/>
                    <w:bottom w:val="none" w:sz="0" w:space="0" w:color="auto"/>
                    <w:right w:val="none" w:sz="0" w:space="0" w:color="auto"/>
                  </w:divBdr>
                </w:div>
                <w:div w:id="661004741">
                  <w:marLeft w:val="0"/>
                  <w:marRight w:val="0"/>
                  <w:marTop w:val="0"/>
                  <w:marBottom w:val="0"/>
                  <w:divBdr>
                    <w:top w:val="none" w:sz="0" w:space="0" w:color="auto"/>
                    <w:left w:val="none" w:sz="0" w:space="0" w:color="auto"/>
                    <w:bottom w:val="none" w:sz="0" w:space="0" w:color="auto"/>
                    <w:right w:val="none" w:sz="0" w:space="0" w:color="auto"/>
                  </w:divBdr>
                </w:div>
                <w:div w:id="1958291773">
                  <w:marLeft w:val="0"/>
                  <w:marRight w:val="0"/>
                  <w:marTop w:val="0"/>
                  <w:marBottom w:val="0"/>
                  <w:divBdr>
                    <w:top w:val="none" w:sz="0" w:space="0" w:color="auto"/>
                    <w:left w:val="none" w:sz="0" w:space="0" w:color="auto"/>
                    <w:bottom w:val="none" w:sz="0" w:space="0" w:color="auto"/>
                    <w:right w:val="none" w:sz="0" w:space="0" w:color="auto"/>
                  </w:divBdr>
                </w:div>
              </w:divsChild>
            </w:div>
            <w:div w:id="2122256576">
              <w:marLeft w:val="0"/>
              <w:marRight w:val="0"/>
              <w:marTop w:val="0"/>
              <w:marBottom w:val="0"/>
              <w:divBdr>
                <w:top w:val="none" w:sz="0" w:space="0" w:color="auto"/>
                <w:left w:val="none" w:sz="0" w:space="0" w:color="auto"/>
                <w:bottom w:val="none" w:sz="0" w:space="0" w:color="auto"/>
                <w:right w:val="none" w:sz="0" w:space="0" w:color="auto"/>
              </w:divBdr>
            </w:div>
          </w:divsChild>
        </w:div>
        <w:div w:id="541215738">
          <w:marLeft w:val="0"/>
          <w:marRight w:val="0"/>
          <w:marTop w:val="0"/>
          <w:marBottom w:val="0"/>
          <w:divBdr>
            <w:top w:val="none" w:sz="0" w:space="0" w:color="auto"/>
            <w:left w:val="none" w:sz="0" w:space="0" w:color="auto"/>
            <w:bottom w:val="none" w:sz="0" w:space="0" w:color="auto"/>
            <w:right w:val="none" w:sz="0" w:space="0" w:color="auto"/>
          </w:divBdr>
          <w:divsChild>
            <w:div w:id="27879727">
              <w:marLeft w:val="0"/>
              <w:marRight w:val="0"/>
              <w:marTop w:val="0"/>
              <w:marBottom w:val="0"/>
              <w:divBdr>
                <w:top w:val="none" w:sz="0" w:space="0" w:color="auto"/>
                <w:left w:val="none" w:sz="0" w:space="0" w:color="auto"/>
                <w:bottom w:val="none" w:sz="0" w:space="0" w:color="auto"/>
                <w:right w:val="none" w:sz="0" w:space="0" w:color="auto"/>
              </w:divBdr>
            </w:div>
            <w:div w:id="34356062">
              <w:marLeft w:val="0"/>
              <w:marRight w:val="0"/>
              <w:marTop w:val="0"/>
              <w:marBottom w:val="0"/>
              <w:divBdr>
                <w:top w:val="none" w:sz="0" w:space="0" w:color="auto"/>
                <w:left w:val="none" w:sz="0" w:space="0" w:color="auto"/>
                <w:bottom w:val="none" w:sz="0" w:space="0" w:color="auto"/>
                <w:right w:val="none" w:sz="0" w:space="0" w:color="auto"/>
              </w:divBdr>
            </w:div>
            <w:div w:id="49354572">
              <w:marLeft w:val="0"/>
              <w:marRight w:val="0"/>
              <w:marTop w:val="0"/>
              <w:marBottom w:val="0"/>
              <w:divBdr>
                <w:top w:val="none" w:sz="0" w:space="0" w:color="auto"/>
                <w:left w:val="none" w:sz="0" w:space="0" w:color="auto"/>
                <w:bottom w:val="none" w:sz="0" w:space="0" w:color="auto"/>
                <w:right w:val="none" w:sz="0" w:space="0" w:color="auto"/>
              </w:divBdr>
            </w:div>
            <w:div w:id="82260735">
              <w:marLeft w:val="0"/>
              <w:marRight w:val="0"/>
              <w:marTop w:val="0"/>
              <w:marBottom w:val="0"/>
              <w:divBdr>
                <w:top w:val="none" w:sz="0" w:space="0" w:color="auto"/>
                <w:left w:val="none" w:sz="0" w:space="0" w:color="auto"/>
                <w:bottom w:val="none" w:sz="0" w:space="0" w:color="auto"/>
                <w:right w:val="none" w:sz="0" w:space="0" w:color="auto"/>
              </w:divBdr>
            </w:div>
            <w:div w:id="88746107">
              <w:marLeft w:val="0"/>
              <w:marRight w:val="0"/>
              <w:marTop w:val="0"/>
              <w:marBottom w:val="0"/>
              <w:divBdr>
                <w:top w:val="none" w:sz="0" w:space="0" w:color="auto"/>
                <w:left w:val="none" w:sz="0" w:space="0" w:color="auto"/>
                <w:bottom w:val="none" w:sz="0" w:space="0" w:color="auto"/>
                <w:right w:val="none" w:sz="0" w:space="0" w:color="auto"/>
              </w:divBdr>
            </w:div>
            <w:div w:id="105202819">
              <w:marLeft w:val="0"/>
              <w:marRight w:val="0"/>
              <w:marTop w:val="0"/>
              <w:marBottom w:val="0"/>
              <w:divBdr>
                <w:top w:val="none" w:sz="0" w:space="0" w:color="auto"/>
                <w:left w:val="none" w:sz="0" w:space="0" w:color="auto"/>
                <w:bottom w:val="none" w:sz="0" w:space="0" w:color="auto"/>
                <w:right w:val="none" w:sz="0" w:space="0" w:color="auto"/>
              </w:divBdr>
            </w:div>
            <w:div w:id="139545093">
              <w:marLeft w:val="0"/>
              <w:marRight w:val="0"/>
              <w:marTop w:val="0"/>
              <w:marBottom w:val="0"/>
              <w:divBdr>
                <w:top w:val="none" w:sz="0" w:space="0" w:color="auto"/>
                <w:left w:val="none" w:sz="0" w:space="0" w:color="auto"/>
                <w:bottom w:val="none" w:sz="0" w:space="0" w:color="auto"/>
                <w:right w:val="none" w:sz="0" w:space="0" w:color="auto"/>
              </w:divBdr>
            </w:div>
            <w:div w:id="160043860">
              <w:marLeft w:val="0"/>
              <w:marRight w:val="0"/>
              <w:marTop w:val="0"/>
              <w:marBottom w:val="0"/>
              <w:divBdr>
                <w:top w:val="none" w:sz="0" w:space="0" w:color="auto"/>
                <w:left w:val="none" w:sz="0" w:space="0" w:color="auto"/>
                <w:bottom w:val="none" w:sz="0" w:space="0" w:color="auto"/>
                <w:right w:val="none" w:sz="0" w:space="0" w:color="auto"/>
              </w:divBdr>
            </w:div>
            <w:div w:id="180314462">
              <w:marLeft w:val="0"/>
              <w:marRight w:val="0"/>
              <w:marTop w:val="0"/>
              <w:marBottom w:val="0"/>
              <w:divBdr>
                <w:top w:val="none" w:sz="0" w:space="0" w:color="auto"/>
                <w:left w:val="none" w:sz="0" w:space="0" w:color="auto"/>
                <w:bottom w:val="none" w:sz="0" w:space="0" w:color="auto"/>
                <w:right w:val="none" w:sz="0" w:space="0" w:color="auto"/>
              </w:divBdr>
            </w:div>
            <w:div w:id="216547456">
              <w:marLeft w:val="0"/>
              <w:marRight w:val="0"/>
              <w:marTop w:val="0"/>
              <w:marBottom w:val="0"/>
              <w:divBdr>
                <w:top w:val="none" w:sz="0" w:space="0" w:color="auto"/>
                <w:left w:val="none" w:sz="0" w:space="0" w:color="auto"/>
                <w:bottom w:val="none" w:sz="0" w:space="0" w:color="auto"/>
                <w:right w:val="none" w:sz="0" w:space="0" w:color="auto"/>
              </w:divBdr>
            </w:div>
            <w:div w:id="234903928">
              <w:marLeft w:val="0"/>
              <w:marRight w:val="0"/>
              <w:marTop w:val="0"/>
              <w:marBottom w:val="0"/>
              <w:divBdr>
                <w:top w:val="none" w:sz="0" w:space="0" w:color="auto"/>
                <w:left w:val="none" w:sz="0" w:space="0" w:color="auto"/>
                <w:bottom w:val="none" w:sz="0" w:space="0" w:color="auto"/>
                <w:right w:val="none" w:sz="0" w:space="0" w:color="auto"/>
              </w:divBdr>
            </w:div>
            <w:div w:id="302662457">
              <w:marLeft w:val="0"/>
              <w:marRight w:val="0"/>
              <w:marTop w:val="0"/>
              <w:marBottom w:val="0"/>
              <w:divBdr>
                <w:top w:val="none" w:sz="0" w:space="0" w:color="auto"/>
                <w:left w:val="none" w:sz="0" w:space="0" w:color="auto"/>
                <w:bottom w:val="none" w:sz="0" w:space="0" w:color="auto"/>
                <w:right w:val="none" w:sz="0" w:space="0" w:color="auto"/>
              </w:divBdr>
            </w:div>
            <w:div w:id="306512919">
              <w:marLeft w:val="0"/>
              <w:marRight w:val="0"/>
              <w:marTop w:val="0"/>
              <w:marBottom w:val="0"/>
              <w:divBdr>
                <w:top w:val="none" w:sz="0" w:space="0" w:color="auto"/>
                <w:left w:val="none" w:sz="0" w:space="0" w:color="auto"/>
                <w:bottom w:val="none" w:sz="0" w:space="0" w:color="auto"/>
                <w:right w:val="none" w:sz="0" w:space="0" w:color="auto"/>
              </w:divBdr>
            </w:div>
            <w:div w:id="324166245">
              <w:marLeft w:val="0"/>
              <w:marRight w:val="0"/>
              <w:marTop w:val="0"/>
              <w:marBottom w:val="0"/>
              <w:divBdr>
                <w:top w:val="none" w:sz="0" w:space="0" w:color="auto"/>
                <w:left w:val="none" w:sz="0" w:space="0" w:color="auto"/>
                <w:bottom w:val="none" w:sz="0" w:space="0" w:color="auto"/>
                <w:right w:val="none" w:sz="0" w:space="0" w:color="auto"/>
              </w:divBdr>
            </w:div>
            <w:div w:id="347290039">
              <w:marLeft w:val="0"/>
              <w:marRight w:val="0"/>
              <w:marTop w:val="0"/>
              <w:marBottom w:val="0"/>
              <w:divBdr>
                <w:top w:val="none" w:sz="0" w:space="0" w:color="auto"/>
                <w:left w:val="none" w:sz="0" w:space="0" w:color="auto"/>
                <w:bottom w:val="none" w:sz="0" w:space="0" w:color="auto"/>
                <w:right w:val="none" w:sz="0" w:space="0" w:color="auto"/>
              </w:divBdr>
            </w:div>
            <w:div w:id="374354153">
              <w:marLeft w:val="0"/>
              <w:marRight w:val="0"/>
              <w:marTop w:val="0"/>
              <w:marBottom w:val="0"/>
              <w:divBdr>
                <w:top w:val="none" w:sz="0" w:space="0" w:color="auto"/>
                <w:left w:val="none" w:sz="0" w:space="0" w:color="auto"/>
                <w:bottom w:val="none" w:sz="0" w:space="0" w:color="auto"/>
                <w:right w:val="none" w:sz="0" w:space="0" w:color="auto"/>
              </w:divBdr>
            </w:div>
            <w:div w:id="383719949">
              <w:marLeft w:val="0"/>
              <w:marRight w:val="0"/>
              <w:marTop w:val="0"/>
              <w:marBottom w:val="0"/>
              <w:divBdr>
                <w:top w:val="none" w:sz="0" w:space="0" w:color="auto"/>
                <w:left w:val="none" w:sz="0" w:space="0" w:color="auto"/>
                <w:bottom w:val="none" w:sz="0" w:space="0" w:color="auto"/>
                <w:right w:val="none" w:sz="0" w:space="0" w:color="auto"/>
              </w:divBdr>
            </w:div>
            <w:div w:id="384379008">
              <w:marLeft w:val="0"/>
              <w:marRight w:val="0"/>
              <w:marTop w:val="0"/>
              <w:marBottom w:val="0"/>
              <w:divBdr>
                <w:top w:val="none" w:sz="0" w:space="0" w:color="auto"/>
                <w:left w:val="none" w:sz="0" w:space="0" w:color="auto"/>
                <w:bottom w:val="none" w:sz="0" w:space="0" w:color="auto"/>
                <w:right w:val="none" w:sz="0" w:space="0" w:color="auto"/>
              </w:divBdr>
            </w:div>
            <w:div w:id="384990096">
              <w:marLeft w:val="0"/>
              <w:marRight w:val="0"/>
              <w:marTop w:val="0"/>
              <w:marBottom w:val="0"/>
              <w:divBdr>
                <w:top w:val="none" w:sz="0" w:space="0" w:color="auto"/>
                <w:left w:val="none" w:sz="0" w:space="0" w:color="auto"/>
                <w:bottom w:val="none" w:sz="0" w:space="0" w:color="auto"/>
                <w:right w:val="none" w:sz="0" w:space="0" w:color="auto"/>
              </w:divBdr>
            </w:div>
            <w:div w:id="401413360">
              <w:marLeft w:val="0"/>
              <w:marRight w:val="0"/>
              <w:marTop w:val="0"/>
              <w:marBottom w:val="0"/>
              <w:divBdr>
                <w:top w:val="none" w:sz="0" w:space="0" w:color="auto"/>
                <w:left w:val="none" w:sz="0" w:space="0" w:color="auto"/>
                <w:bottom w:val="none" w:sz="0" w:space="0" w:color="auto"/>
                <w:right w:val="none" w:sz="0" w:space="0" w:color="auto"/>
              </w:divBdr>
            </w:div>
            <w:div w:id="406466204">
              <w:marLeft w:val="0"/>
              <w:marRight w:val="0"/>
              <w:marTop w:val="0"/>
              <w:marBottom w:val="0"/>
              <w:divBdr>
                <w:top w:val="none" w:sz="0" w:space="0" w:color="auto"/>
                <w:left w:val="none" w:sz="0" w:space="0" w:color="auto"/>
                <w:bottom w:val="none" w:sz="0" w:space="0" w:color="auto"/>
                <w:right w:val="none" w:sz="0" w:space="0" w:color="auto"/>
              </w:divBdr>
            </w:div>
            <w:div w:id="429739490">
              <w:marLeft w:val="0"/>
              <w:marRight w:val="0"/>
              <w:marTop w:val="0"/>
              <w:marBottom w:val="0"/>
              <w:divBdr>
                <w:top w:val="none" w:sz="0" w:space="0" w:color="auto"/>
                <w:left w:val="none" w:sz="0" w:space="0" w:color="auto"/>
                <w:bottom w:val="none" w:sz="0" w:space="0" w:color="auto"/>
                <w:right w:val="none" w:sz="0" w:space="0" w:color="auto"/>
              </w:divBdr>
            </w:div>
            <w:div w:id="436601434">
              <w:marLeft w:val="0"/>
              <w:marRight w:val="0"/>
              <w:marTop w:val="0"/>
              <w:marBottom w:val="0"/>
              <w:divBdr>
                <w:top w:val="none" w:sz="0" w:space="0" w:color="auto"/>
                <w:left w:val="none" w:sz="0" w:space="0" w:color="auto"/>
                <w:bottom w:val="none" w:sz="0" w:space="0" w:color="auto"/>
                <w:right w:val="none" w:sz="0" w:space="0" w:color="auto"/>
              </w:divBdr>
            </w:div>
            <w:div w:id="532352934">
              <w:marLeft w:val="0"/>
              <w:marRight w:val="0"/>
              <w:marTop w:val="0"/>
              <w:marBottom w:val="0"/>
              <w:divBdr>
                <w:top w:val="none" w:sz="0" w:space="0" w:color="auto"/>
                <w:left w:val="none" w:sz="0" w:space="0" w:color="auto"/>
                <w:bottom w:val="none" w:sz="0" w:space="0" w:color="auto"/>
                <w:right w:val="none" w:sz="0" w:space="0" w:color="auto"/>
              </w:divBdr>
            </w:div>
            <w:div w:id="558051600">
              <w:marLeft w:val="0"/>
              <w:marRight w:val="0"/>
              <w:marTop w:val="0"/>
              <w:marBottom w:val="0"/>
              <w:divBdr>
                <w:top w:val="none" w:sz="0" w:space="0" w:color="auto"/>
                <w:left w:val="none" w:sz="0" w:space="0" w:color="auto"/>
                <w:bottom w:val="none" w:sz="0" w:space="0" w:color="auto"/>
                <w:right w:val="none" w:sz="0" w:space="0" w:color="auto"/>
              </w:divBdr>
            </w:div>
            <w:div w:id="579339827">
              <w:marLeft w:val="0"/>
              <w:marRight w:val="0"/>
              <w:marTop w:val="0"/>
              <w:marBottom w:val="0"/>
              <w:divBdr>
                <w:top w:val="none" w:sz="0" w:space="0" w:color="auto"/>
                <w:left w:val="none" w:sz="0" w:space="0" w:color="auto"/>
                <w:bottom w:val="none" w:sz="0" w:space="0" w:color="auto"/>
                <w:right w:val="none" w:sz="0" w:space="0" w:color="auto"/>
              </w:divBdr>
            </w:div>
            <w:div w:id="592934047">
              <w:marLeft w:val="0"/>
              <w:marRight w:val="0"/>
              <w:marTop w:val="0"/>
              <w:marBottom w:val="0"/>
              <w:divBdr>
                <w:top w:val="none" w:sz="0" w:space="0" w:color="auto"/>
                <w:left w:val="none" w:sz="0" w:space="0" w:color="auto"/>
                <w:bottom w:val="none" w:sz="0" w:space="0" w:color="auto"/>
                <w:right w:val="none" w:sz="0" w:space="0" w:color="auto"/>
              </w:divBdr>
            </w:div>
            <w:div w:id="608701385">
              <w:marLeft w:val="0"/>
              <w:marRight w:val="0"/>
              <w:marTop w:val="0"/>
              <w:marBottom w:val="0"/>
              <w:divBdr>
                <w:top w:val="none" w:sz="0" w:space="0" w:color="auto"/>
                <w:left w:val="none" w:sz="0" w:space="0" w:color="auto"/>
                <w:bottom w:val="none" w:sz="0" w:space="0" w:color="auto"/>
                <w:right w:val="none" w:sz="0" w:space="0" w:color="auto"/>
              </w:divBdr>
            </w:div>
            <w:div w:id="621308331">
              <w:marLeft w:val="0"/>
              <w:marRight w:val="0"/>
              <w:marTop w:val="0"/>
              <w:marBottom w:val="0"/>
              <w:divBdr>
                <w:top w:val="none" w:sz="0" w:space="0" w:color="auto"/>
                <w:left w:val="none" w:sz="0" w:space="0" w:color="auto"/>
                <w:bottom w:val="none" w:sz="0" w:space="0" w:color="auto"/>
                <w:right w:val="none" w:sz="0" w:space="0" w:color="auto"/>
              </w:divBdr>
            </w:div>
            <w:div w:id="704450860">
              <w:marLeft w:val="0"/>
              <w:marRight w:val="0"/>
              <w:marTop w:val="0"/>
              <w:marBottom w:val="0"/>
              <w:divBdr>
                <w:top w:val="none" w:sz="0" w:space="0" w:color="auto"/>
                <w:left w:val="none" w:sz="0" w:space="0" w:color="auto"/>
                <w:bottom w:val="none" w:sz="0" w:space="0" w:color="auto"/>
                <w:right w:val="none" w:sz="0" w:space="0" w:color="auto"/>
              </w:divBdr>
            </w:div>
            <w:div w:id="733744701">
              <w:marLeft w:val="0"/>
              <w:marRight w:val="0"/>
              <w:marTop w:val="0"/>
              <w:marBottom w:val="0"/>
              <w:divBdr>
                <w:top w:val="none" w:sz="0" w:space="0" w:color="auto"/>
                <w:left w:val="none" w:sz="0" w:space="0" w:color="auto"/>
                <w:bottom w:val="none" w:sz="0" w:space="0" w:color="auto"/>
                <w:right w:val="none" w:sz="0" w:space="0" w:color="auto"/>
              </w:divBdr>
            </w:div>
            <w:div w:id="738284203">
              <w:marLeft w:val="0"/>
              <w:marRight w:val="0"/>
              <w:marTop w:val="0"/>
              <w:marBottom w:val="0"/>
              <w:divBdr>
                <w:top w:val="none" w:sz="0" w:space="0" w:color="auto"/>
                <w:left w:val="none" w:sz="0" w:space="0" w:color="auto"/>
                <w:bottom w:val="none" w:sz="0" w:space="0" w:color="auto"/>
                <w:right w:val="none" w:sz="0" w:space="0" w:color="auto"/>
              </w:divBdr>
            </w:div>
            <w:div w:id="756830550">
              <w:marLeft w:val="0"/>
              <w:marRight w:val="0"/>
              <w:marTop w:val="0"/>
              <w:marBottom w:val="0"/>
              <w:divBdr>
                <w:top w:val="none" w:sz="0" w:space="0" w:color="auto"/>
                <w:left w:val="none" w:sz="0" w:space="0" w:color="auto"/>
                <w:bottom w:val="none" w:sz="0" w:space="0" w:color="auto"/>
                <w:right w:val="none" w:sz="0" w:space="0" w:color="auto"/>
              </w:divBdr>
            </w:div>
            <w:div w:id="763186942">
              <w:marLeft w:val="0"/>
              <w:marRight w:val="0"/>
              <w:marTop w:val="0"/>
              <w:marBottom w:val="0"/>
              <w:divBdr>
                <w:top w:val="none" w:sz="0" w:space="0" w:color="auto"/>
                <w:left w:val="none" w:sz="0" w:space="0" w:color="auto"/>
                <w:bottom w:val="none" w:sz="0" w:space="0" w:color="auto"/>
                <w:right w:val="none" w:sz="0" w:space="0" w:color="auto"/>
              </w:divBdr>
            </w:div>
            <w:div w:id="763451365">
              <w:marLeft w:val="0"/>
              <w:marRight w:val="0"/>
              <w:marTop w:val="0"/>
              <w:marBottom w:val="0"/>
              <w:divBdr>
                <w:top w:val="none" w:sz="0" w:space="0" w:color="auto"/>
                <w:left w:val="none" w:sz="0" w:space="0" w:color="auto"/>
                <w:bottom w:val="none" w:sz="0" w:space="0" w:color="auto"/>
                <w:right w:val="none" w:sz="0" w:space="0" w:color="auto"/>
              </w:divBdr>
            </w:div>
            <w:div w:id="807013901">
              <w:marLeft w:val="0"/>
              <w:marRight w:val="0"/>
              <w:marTop w:val="0"/>
              <w:marBottom w:val="0"/>
              <w:divBdr>
                <w:top w:val="none" w:sz="0" w:space="0" w:color="auto"/>
                <w:left w:val="none" w:sz="0" w:space="0" w:color="auto"/>
                <w:bottom w:val="none" w:sz="0" w:space="0" w:color="auto"/>
                <w:right w:val="none" w:sz="0" w:space="0" w:color="auto"/>
              </w:divBdr>
            </w:div>
            <w:div w:id="864826641">
              <w:marLeft w:val="0"/>
              <w:marRight w:val="0"/>
              <w:marTop w:val="0"/>
              <w:marBottom w:val="0"/>
              <w:divBdr>
                <w:top w:val="none" w:sz="0" w:space="0" w:color="auto"/>
                <w:left w:val="none" w:sz="0" w:space="0" w:color="auto"/>
                <w:bottom w:val="none" w:sz="0" w:space="0" w:color="auto"/>
                <w:right w:val="none" w:sz="0" w:space="0" w:color="auto"/>
              </w:divBdr>
            </w:div>
            <w:div w:id="882210360">
              <w:marLeft w:val="0"/>
              <w:marRight w:val="0"/>
              <w:marTop w:val="0"/>
              <w:marBottom w:val="0"/>
              <w:divBdr>
                <w:top w:val="none" w:sz="0" w:space="0" w:color="auto"/>
                <w:left w:val="none" w:sz="0" w:space="0" w:color="auto"/>
                <w:bottom w:val="none" w:sz="0" w:space="0" w:color="auto"/>
                <w:right w:val="none" w:sz="0" w:space="0" w:color="auto"/>
              </w:divBdr>
            </w:div>
            <w:div w:id="894582185">
              <w:marLeft w:val="0"/>
              <w:marRight w:val="0"/>
              <w:marTop w:val="0"/>
              <w:marBottom w:val="0"/>
              <w:divBdr>
                <w:top w:val="none" w:sz="0" w:space="0" w:color="auto"/>
                <w:left w:val="none" w:sz="0" w:space="0" w:color="auto"/>
                <w:bottom w:val="none" w:sz="0" w:space="0" w:color="auto"/>
                <w:right w:val="none" w:sz="0" w:space="0" w:color="auto"/>
              </w:divBdr>
            </w:div>
            <w:div w:id="922488756">
              <w:marLeft w:val="0"/>
              <w:marRight w:val="0"/>
              <w:marTop w:val="0"/>
              <w:marBottom w:val="0"/>
              <w:divBdr>
                <w:top w:val="none" w:sz="0" w:space="0" w:color="auto"/>
                <w:left w:val="none" w:sz="0" w:space="0" w:color="auto"/>
                <w:bottom w:val="none" w:sz="0" w:space="0" w:color="auto"/>
                <w:right w:val="none" w:sz="0" w:space="0" w:color="auto"/>
              </w:divBdr>
            </w:div>
            <w:div w:id="939030329">
              <w:marLeft w:val="0"/>
              <w:marRight w:val="0"/>
              <w:marTop w:val="0"/>
              <w:marBottom w:val="0"/>
              <w:divBdr>
                <w:top w:val="none" w:sz="0" w:space="0" w:color="auto"/>
                <w:left w:val="none" w:sz="0" w:space="0" w:color="auto"/>
                <w:bottom w:val="none" w:sz="0" w:space="0" w:color="auto"/>
                <w:right w:val="none" w:sz="0" w:space="0" w:color="auto"/>
              </w:divBdr>
            </w:div>
            <w:div w:id="942416526">
              <w:marLeft w:val="0"/>
              <w:marRight w:val="0"/>
              <w:marTop w:val="0"/>
              <w:marBottom w:val="0"/>
              <w:divBdr>
                <w:top w:val="none" w:sz="0" w:space="0" w:color="auto"/>
                <w:left w:val="none" w:sz="0" w:space="0" w:color="auto"/>
                <w:bottom w:val="none" w:sz="0" w:space="0" w:color="auto"/>
                <w:right w:val="none" w:sz="0" w:space="0" w:color="auto"/>
              </w:divBdr>
            </w:div>
            <w:div w:id="986513412">
              <w:marLeft w:val="0"/>
              <w:marRight w:val="0"/>
              <w:marTop w:val="0"/>
              <w:marBottom w:val="0"/>
              <w:divBdr>
                <w:top w:val="none" w:sz="0" w:space="0" w:color="auto"/>
                <w:left w:val="none" w:sz="0" w:space="0" w:color="auto"/>
                <w:bottom w:val="none" w:sz="0" w:space="0" w:color="auto"/>
                <w:right w:val="none" w:sz="0" w:space="0" w:color="auto"/>
              </w:divBdr>
            </w:div>
            <w:div w:id="987248229">
              <w:marLeft w:val="0"/>
              <w:marRight w:val="0"/>
              <w:marTop w:val="0"/>
              <w:marBottom w:val="0"/>
              <w:divBdr>
                <w:top w:val="none" w:sz="0" w:space="0" w:color="auto"/>
                <w:left w:val="none" w:sz="0" w:space="0" w:color="auto"/>
                <w:bottom w:val="none" w:sz="0" w:space="0" w:color="auto"/>
                <w:right w:val="none" w:sz="0" w:space="0" w:color="auto"/>
              </w:divBdr>
            </w:div>
            <w:div w:id="1027220690">
              <w:marLeft w:val="0"/>
              <w:marRight w:val="0"/>
              <w:marTop w:val="0"/>
              <w:marBottom w:val="0"/>
              <w:divBdr>
                <w:top w:val="none" w:sz="0" w:space="0" w:color="auto"/>
                <w:left w:val="none" w:sz="0" w:space="0" w:color="auto"/>
                <w:bottom w:val="none" w:sz="0" w:space="0" w:color="auto"/>
                <w:right w:val="none" w:sz="0" w:space="0" w:color="auto"/>
              </w:divBdr>
            </w:div>
            <w:div w:id="1058431687">
              <w:marLeft w:val="0"/>
              <w:marRight w:val="0"/>
              <w:marTop w:val="0"/>
              <w:marBottom w:val="0"/>
              <w:divBdr>
                <w:top w:val="none" w:sz="0" w:space="0" w:color="auto"/>
                <w:left w:val="none" w:sz="0" w:space="0" w:color="auto"/>
                <w:bottom w:val="none" w:sz="0" w:space="0" w:color="auto"/>
                <w:right w:val="none" w:sz="0" w:space="0" w:color="auto"/>
              </w:divBdr>
            </w:div>
            <w:div w:id="1108744101">
              <w:marLeft w:val="0"/>
              <w:marRight w:val="0"/>
              <w:marTop w:val="0"/>
              <w:marBottom w:val="0"/>
              <w:divBdr>
                <w:top w:val="none" w:sz="0" w:space="0" w:color="auto"/>
                <w:left w:val="none" w:sz="0" w:space="0" w:color="auto"/>
                <w:bottom w:val="none" w:sz="0" w:space="0" w:color="auto"/>
                <w:right w:val="none" w:sz="0" w:space="0" w:color="auto"/>
              </w:divBdr>
            </w:div>
            <w:div w:id="1214267402">
              <w:marLeft w:val="0"/>
              <w:marRight w:val="0"/>
              <w:marTop w:val="0"/>
              <w:marBottom w:val="0"/>
              <w:divBdr>
                <w:top w:val="none" w:sz="0" w:space="0" w:color="auto"/>
                <w:left w:val="none" w:sz="0" w:space="0" w:color="auto"/>
                <w:bottom w:val="none" w:sz="0" w:space="0" w:color="auto"/>
                <w:right w:val="none" w:sz="0" w:space="0" w:color="auto"/>
              </w:divBdr>
            </w:div>
            <w:div w:id="1217276474">
              <w:marLeft w:val="0"/>
              <w:marRight w:val="0"/>
              <w:marTop w:val="0"/>
              <w:marBottom w:val="0"/>
              <w:divBdr>
                <w:top w:val="none" w:sz="0" w:space="0" w:color="auto"/>
                <w:left w:val="none" w:sz="0" w:space="0" w:color="auto"/>
                <w:bottom w:val="none" w:sz="0" w:space="0" w:color="auto"/>
                <w:right w:val="none" w:sz="0" w:space="0" w:color="auto"/>
              </w:divBdr>
            </w:div>
            <w:div w:id="1219125451">
              <w:marLeft w:val="0"/>
              <w:marRight w:val="0"/>
              <w:marTop w:val="0"/>
              <w:marBottom w:val="0"/>
              <w:divBdr>
                <w:top w:val="none" w:sz="0" w:space="0" w:color="auto"/>
                <w:left w:val="none" w:sz="0" w:space="0" w:color="auto"/>
                <w:bottom w:val="none" w:sz="0" w:space="0" w:color="auto"/>
                <w:right w:val="none" w:sz="0" w:space="0" w:color="auto"/>
              </w:divBdr>
            </w:div>
            <w:div w:id="1302541560">
              <w:marLeft w:val="0"/>
              <w:marRight w:val="0"/>
              <w:marTop w:val="0"/>
              <w:marBottom w:val="0"/>
              <w:divBdr>
                <w:top w:val="none" w:sz="0" w:space="0" w:color="auto"/>
                <w:left w:val="none" w:sz="0" w:space="0" w:color="auto"/>
                <w:bottom w:val="none" w:sz="0" w:space="0" w:color="auto"/>
                <w:right w:val="none" w:sz="0" w:space="0" w:color="auto"/>
              </w:divBdr>
            </w:div>
            <w:div w:id="1307782838">
              <w:marLeft w:val="0"/>
              <w:marRight w:val="0"/>
              <w:marTop w:val="0"/>
              <w:marBottom w:val="0"/>
              <w:divBdr>
                <w:top w:val="none" w:sz="0" w:space="0" w:color="auto"/>
                <w:left w:val="none" w:sz="0" w:space="0" w:color="auto"/>
                <w:bottom w:val="none" w:sz="0" w:space="0" w:color="auto"/>
                <w:right w:val="none" w:sz="0" w:space="0" w:color="auto"/>
              </w:divBdr>
            </w:div>
            <w:div w:id="1341273417">
              <w:marLeft w:val="0"/>
              <w:marRight w:val="0"/>
              <w:marTop w:val="0"/>
              <w:marBottom w:val="0"/>
              <w:divBdr>
                <w:top w:val="none" w:sz="0" w:space="0" w:color="auto"/>
                <w:left w:val="none" w:sz="0" w:space="0" w:color="auto"/>
                <w:bottom w:val="none" w:sz="0" w:space="0" w:color="auto"/>
                <w:right w:val="none" w:sz="0" w:space="0" w:color="auto"/>
              </w:divBdr>
            </w:div>
            <w:div w:id="1391688943">
              <w:marLeft w:val="0"/>
              <w:marRight w:val="0"/>
              <w:marTop w:val="0"/>
              <w:marBottom w:val="0"/>
              <w:divBdr>
                <w:top w:val="none" w:sz="0" w:space="0" w:color="auto"/>
                <w:left w:val="none" w:sz="0" w:space="0" w:color="auto"/>
                <w:bottom w:val="none" w:sz="0" w:space="0" w:color="auto"/>
                <w:right w:val="none" w:sz="0" w:space="0" w:color="auto"/>
              </w:divBdr>
            </w:div>
            <w:div w:id="1402175219">
              <w:marLeft w:val="0"/>
              <w:marRight w:val="0"/>
              <w:marTop w:val="0"/>
              <w:marBottom w:val="0"/>
              <w:divBdr>
                <w:top w:val="none" w:sz="0" w:space="0" w:color="auto"/>
                <w:left w:val="none" w:sz="0" w:space="0" w:color="auto"/>
                <w:bottom w:val="none" w:sz="0" w:space="0" w:color="auto"/>
                <w:right w:val="none" w:sz="0" w:space="0" w:color="auto"/>
              </w:divBdr>
            </w:div>
            <w:div w:id="1524203489">
              <w:marLeft w:val="0"/>
              <w:marRight w:val="0"/>
              <w:marTop w:val="0"/>
              <w:marBottom w:val="0"/>
              <w:divBdr>
                <w:top w:val="none" w:sz="0" w:space="0" w:color="auto"/>
                <w:left w:val="none" w:sz="0" w:space="0" w:color="auto"/>
                <w:bottom w:val="none" w:sz="0" w:space="0" w:color="auto"/>
                <w:right w:val="none" w:sz="0" w:space="0" w:color="auto"/>
              </w:divBdr>
            </w:div>
            <w:div w:id="1532456664">
              <w:marLeft w:val="0"/>
              <w:marRight w:val="0"/>
              <w:marTop w:val="0"/>
              <w:marBottom w:val="0"/>
              <w:divBdr>
                <w:top w:val="none" w:sz="0" w:space="0" w:color="auto"/>
                <w:left w:val="none" w:sz="0" w:space="0" w:color="auto"/>
                <w:bottom w:val="none" w:sz="0" w:space="0" w:color="auto"/>
                <w:right w:val="none" w:sz="0" w:space="0" w:color="auto"/>
              </w:divBdr>
            </w:div>
            <w:div w:id="1606425423">
              <w:marLeft w:val="0"/>
              <w:marRight w:val="0"/>
              <w:marTop w:val="0"/>
              <w:marBottom w:val="0"/>
              <w:divBdr>
                <w:top w:val="none" w:sz="0" w:space="0" w:color="auto"/>
                <w:left w:val="none" w:sz="0" w:space="0" w:color="auto"/>
                <w:bottom w:val="none" w:sz="0" w:space="0" w:color="auto"/>
                <w:right w:val="none" w:sz="0" w:space="0" w:color="auto"/>
              </w:divBdr>
            </w:div>
            <w:div w:id="1617441866">
              <w:marLeft w:val="0"/>
              <w:marRight w:val="0"/>
              <w:marTop w:val="0"/>
              <w:marBottom w:val="0"/>
              <w:divBdr>
                <w:top w:val="none" w:sz="0" w:space="0" w:color="auto"/>
                <w:left w:val="none" w:sz="0" w:space="0" w:color="auto"/>
                <w:bottom w:val="none" w:sz="0" w:space="0" w:color="auto"/>
                <w:right w:val="none" w:sz="0" w:space="0" w:color="auto"/>
              </w:divBdr>
            </w:div>
            <w:div w:id="1647782941">
              <w:marLeft w:val="0"/>
              <w:marRight w:val="0"/>
              <w:marTop w:val="0"/>
              <w:marBottom w:val="0"/>
              <w:divBdr>
                <w:top w:val="none" w:sz="0" w:space="0" w:color="auto"/>
                <w:left w:val="none" w:sz="0" w:space="0" w:color="auto"/>
                <w:bottom w:val="none" w:sz="0" w:space="0" w:color="auto"/>
                <w:right w:val="none" w:sz="0" w:space="0" w:color="auto"/>
              </w:divBdr>
            </w:div>
            <w:div w:id="1649895119">
              <w:marLeft w:val="0"/>
              <w:marRight w:val="0"/>
              <w:marTop w:val="0"/>
              <w:marBottom w:val="0"/>
              <w:divBdr>
                <w:top w:val="none" w:sz="0" w:space="0" w:color="auto"/>
                <w:left w:val="none" w:sz="0" w:space="0" w:color="auto"/>
                <w:bottom w:val="none" w:sz="0" w:space="0" w:color="auto"/>
                <w:right w:val="none" w:sz="0" w:space="0" w:color="auto"/>
              </w:divBdr>
            </w:div>
            <w:div w:id="1658801365">
              <w:marLeft w:val="0"/>
              <w:marRight w:val="0"/>
              <w:marTop w:val="0"/>
              <w:marBottom w:val="0"/>
              <w:divBdr>
                <w:top w:val="none" w:sz="0" w:space="0" w:color="auto"/>
                <w:left w:val="none" w:sz="0" w:space="0" w:color="auto"/>
                <w:bottom w:val="none" w:sz="0" w:space="0" w:color="auto"/>
                <w:right w:val="none" w:sz="0" w:space="0" w:color="auto"/>
              </w:divBdr>
            </w:div>
            <w:div w:id="1659335054">
              <w:marLeft w:val="0"/>
              <w:marRight w:val="0"/>
              <w:marTop w:val="0"/>
              <w:marBottom w:val="0"/>
              <w:divBdr>
                <w:top w:val="none" w:sz="0" w:space="0" w:color="auto"/>
                <w:left w:val="none" w:sz="0" w:space="0" w:color="auto"/>
                <w:bottom w:val="none" w:sz="0" w:space="0" w:color="auto"/>
                <w:right w:val="none" w:sz="0" w:space="0" w:color="auto"/>
              </w:divBdr>
            </w:div>
            <w:div w:id="1687440459">
              <w:marLeft w:val="0"/>
              <w:marRight w:val="0"/>
              <w:marTop w:val="0"/>
              <w:marBottom w:val="0"/>
              <w:divBdr>
                <w:top w:val="none" w:sz="0" w:space="0" w:color="auto"/>
                <w:left w:val="none" w:sz="0" w:space="0" w:color="auto"/>
                <w:bottom w:val="none" w:sz="0" w:space="0" w:color="auto"/>
                <w:right w:val="none" w:sz="0" w:space="0" w:color="auto"/>
              </w:divBdr>
            </w:div>
            <w:div w:id="1707870723">
              <w:marLeft w:val="0"/>
              <w:marRight w:val="0"/>
              <w:marTop w:val="0"/>
              <w:marBottom w:val="0"/>
              <w:divBdr>
                <w:top w:val="none" w:sz="0" w:space="0" w:color="auto"/>
                <w:left w:val="none" w:sz="0" w:space="0" w:color="auto"/>
                <w:bottom w:val="none" w:sz="0" w:space="0" w:color="auto"/>
                <w:right w:val="none" w:sz="0" w:space="0" w:color="auto"/>
              </w:divBdr>
            </w:div>
            <w:div w:id="1716660447">
              <w:marLeft w:val="0"/>
              <w:marRight w:val="0"/>
              <w:marTop w:val="0"/>
              <w:marBottom w:val="0"/>
              <w:divBdr>
                <w:top w:val="none" w:sz="0" w:space="0" w:color="auto"/>
                <w:left w:val="none" w:sz="0" w:space="0" w:color="auto"/>
                <w:bottom w:val="none" w:sz="0" w:space="0" w:color="auto"/>
                <w:right w:val="none" w:sz="0" w:space="0" w:color="auto"/>
              </w:divBdr>
            </w:div>
            <w:div w:id="1747652658">
              <w:marLeft w:val="0"/>
              <w:marRight w:val="0"/>
              <w:marTop w:val="0"/>
              <w:marBottom w:val="0"/>
              <w:divBdr>
                <w:top w:val="none" w:sz="0" w:space="0" w:color="auto"/>
                <w:left w:val="none" w:sz="0" w:space="0" w:color="auto"/>
                <w:bottom w:val="none" w:sz="0" w:space="0" w:color="auto"/>
                <w:right w:val="none" w:sz="0" w:space="0" w:color="auto"/>
              </w:divBdr>
            </w:div>
            <w:div w:id="1771583664">
              <w:marLeft w:val="0"/>
              <w:marRight w:val="0"/>
              <w:marTop w:val="480"/>
              <w:marBottom w:val="0"/>
              <w:divBdr>
                <w:top w:val="single" w:sz="6" w:space="0" w:color="auto"/>
                <w:left w:val="single" w:sz="6" w:space="0" w:color="auto"/>
                <w:bottom w:val="single" w:sz="6" w:space="0" w:color="auto"/>
                <w:right w:val="single" w:sz="6" w:space="0" w:color="auto"/>
              </w:divBdr>
            </w:div>
            <w:div w:id="1782912086">
              <w:marLeft w:val="0"/>
              <w:marRight w:val="0"/>
              <w:marTop w:val="0"/>
              <w:marBottom w:val="0"/>
              <w:divBdr>
                <w:top w:val="none" w:sz="0" w:space="0" w:color="auto"/>
                <w:left w:val="none" w:sz="0" w:space="0" w:color="auto"/>
                <w:bottom w:val="none" w:sz="0" w:space="0" w:color="auto"/>
                <w:right w:val="none" w:sz="0" w:space="0" w:color="auto"/>
              </w:divBdr>
            </w:div>
            <w:div w:id="1797675478">
              <w:marLeft w:val="0"/>
              <w:marRight w:val="0"/>
              <w:marTop w:val="0"/>
              <w:marBottom w:val="0"/>
              <w:divBdr>
                <w:top w:val="none" w:sz="0" w:space="0" w:color="auto"/>
                <w:left w:val="none" w:sz="0" w:space="0" w:color="auto"/>
                <w:bottom w:val="none" w:sz="0" w:space="0" w:color="auto"/>
                <w:right w:val="none" w:sz="0" w:space="0" w:color="auto"/>
              </w:divBdr>
            </w:div>
            <w:div w:id="1804273722">
              <w:marLeft w:val="0"/>
              <w:marRight w:val="0"/>
              <w:marTop w:val="0"/>
              <w:marBottom w:val="0"/>
              <w:divBdr>
                <w:top w:val="none" w:sz="0" w:space="0" w:color="auto"/>
                <w:left w:val="none" w:sz="0" w:space="0" w:color="auto"/>
                <w:bottom w:val="none" w:sz="0" w:space="0" w:color="auto"/>
                <w:right w:val="none" w:sz="0" w:space="0" w:color="auto"/>
              </w:divBdr>
            </w:div>
            <w:div w:id="1815951101">
              <w:marLeft w:val="0"/>
              <w:marRight w:val="0"/>
              <w:marTop w:val="0"/>
              <w:marBottom w:val="0"/>
              <w:divBdr>
                <w:top w:val="none" w:sz="0" w:space="0" w:color="auto"/>
                <w:left w:val="none" w:sz="0" w:space="0" w:color="auto"/>
                <w:bottom w:val="none" w:sz="0" w:space="0" w:color="auto"/>
                <w:right w:val="none" w:sz="0" w:space="0" w:color="auto"/>
              </w:divBdr>
            </w:div>
            <w:div w:id="1818376382">
              <w:marLeft w:val="0"/>
              <w:marRight w:val="0"/>
              <w:marTop w:val="0"/>
              <w:marBottom w:val="0"/>
              <w:divBdr>
                <w:top w:val="none" w:sz="0" w:space="0" w:color="auto"/>
                <w:left w:val="none" w:sz="0" w:space="0" w:color="auto"/>
                <w:bottom w:val="none" w:sz="0" w:space="0" w:color="auto"/>
                <w:right w:val="none" w:sz="0" w:space="0" w:color="auto"/>
              </w:divBdr>
            </w:div>
            <w:div w:id="1822580533">
              <w:marLeft w:val="0"/>
              <w:marRight w:val="0"/>
              <w:marTop w:val="0"/>
              <w:marBottom w:val="0"/>
              <w:divBdr>
                <w:top w:val="none" w:sz="0" w:space="0" w:color="auto"/>
                <w:left w:val="none" w:sz="0" w:space="0" w:color="auto"/>
                <w:bottom w:val="none" w:sz="0" w:space="0" w:color="auto"/>
                <w:right w:val="none" w:sz="0" w:space="0" w:color="auto"/>
              </w:divBdr>
            </w:div>
            <w:div w:id="1855416593">
              <w:marLeft w:val="0"/>
              <w:marRight w:val="0"/>
              <w:marTop w:val="0"/>
              <w:marBottom w:val="0"/>
              <w:divBdr>
                <w:top w:val="none" w:sz="0" w:space="0" w:color="auto"/>
                <w:left w:val="none" w:sz="0" w:space="0" w:color="auto"/>
                <w:bottom w:val="none" w:sz="0" w:space="0" w:color="auto"/>
                <w:right w:val="none" w:sz="0" w:space="0" w:color="auto"/>
              </w:divBdr>
            </w:div>
            <w:div w:id="1857579207">
              <w:marLeft w:val="0"/>
              <w:marRight w:val="0"/>
              <w:marTop w:val="0"/>
              <w:marBottom w:val="0"/>
              <w:divBdr>
                <w:top w:val="none" w:sz="0" w:space="0" w:color="auto"/>
                <w:left w:val="none" w:sz="0" w:space="0" w:color="auto"/>
                <w:bottom w:val="none" w:sz="0" w:space="0" w:color="auto"/>
                <w:right w:val="none" w:sz="0" w:space="0" w:color="auto"/>
              </w:divBdr>
            </w:div>
            <w:div w:id="1864438137">
              <w:marLeft w:val="0"/>
              <w:marRight w:val="0"/>
              <w:marTop w:val="0"/>
              <w:marBottom w:val="0"/>
              <w:divBdr>
                <w:top w:val="none" w:sz="0" w:space="0" w:color="auto"/>
                <w:left w:val="none" w:sz="0" w:space="0" w:color="auto"/>
                <w:bottom w:val="none" w:sz="0" w:space="0" w:color="auto"/>
                <w:right w:val="none" w:sz="0" w:space="0" w:color="auto"/>
              </w:divBdr>
            </w:div>
            <w:div w:id="1885605200">
              <w:marLeft w:val="0"/>
              <w:marRight w:val="0"/>
              <w:marTop w:val="0"/>
              <w:marBottom w:val="0"/>
              <w:divBdr>
                <w:top w:val="none" w:sz="0" w:space="0" w:color="auto"/>
                <w:left w:val="none" w:sz="0" w:space="0" w:color="auto"/>
                <w:bottom w:val="none" w:sz="0" w:space="0" w:color="auto"/>
                <w:right w:val="none" w:sz="0" w:space="0" w:color="auto"/>
              </w:divBdr>
            </w:div>
            <w:div w:id="1923950275">
              <w:marLeft w:val="0"/>
              <w:marRight w:val="0"/>
              <w:marTop w:val="0"/>
              <w:marBottom w:val="0"/>
              <w:divBdr>
                <w:top w:val="none" w:sz="0" w:space="0" w:color="auto"/>
                <w:left w:val="none" w:sz="0" w:space="0" w:color="auto"/>
                <w:bottom w:val="none" w:sz="0" w:space="0" w:color="auto"/>
                <w:right w:val="none" w:sz="0" w:space="0" w:color="auto"/>
              </w:divBdr>
            </w:div>
            <w:div w:id="1931428495">
              <w:marLeft w:val="0"/>
              <w:marRight w:val="0"/>
              <w:marTop w:val="0"/>
              <w:marBottom w:val="0"/>
              <w:divBdr>
                <w:top w:val="none" w:sz="0" w:space="0" w:color="auto"/>
                <w:left w:val="none" w:sz="0" w:space="0" w:color="auto"/>
                <w:bottom w:val="none" w:sz="0" w:space="0" w:color="auto"/>
                <w:right w:val="none" w:sz="0" w:space="0" w:color="auto"/>
              </w:divBdr>
            </w:div>
            <w:div w:id="1952083380">
              <w:marLeft w:val="0"/>
              <w:marRight w:val="0"/>
              <w:marTop w:val="0"/>
              <w:marBottom w:val="0"/>
              <w:divBdr>
                <w:top w:val="none" w:sz="0" w:space="0" w:color="auto"/>
                <w:left w:val="none" w:sz="0" w:space="0" w:color="auto"/>
                <w:bottom w:val="none" w:sz="0" w:space="0" w:color="auto"/>
                <w:right w:val="none" w:sz="0" w:space="0" w:color="auto"/>
              </w:divBdr>
            </w:div>
            <w:div w:id="1966499013">
              <w:marLeft w:val="0"/>
              <w:marRight w:val="0"/>
              <w:marTop w:val="0"/>
              <w:marBottom w:val="0"/>
              <w:divBdr>
                <w:top w:val="none" w:sz="0" w:space="0" w:color="auto"/>
                <w:left w:val="none" w:sz="0" w:space="0" w:color="auto"/>
                <w:bottom w:val="none" w:sz="0" w:space="0" w:color="auto"/>
                <w:right w:val="none" w:sz="0" w:space="0" w:color="auto"/>
              </w:divBdr>
            </w:div>
            <w:div w:id="1981305046">
              <w:marLeft w:val="0"/>
              <w:marRight w:val="0"/>
              <w:marTop w:val="0"/>
              <w:marBottom w:val="0"/>
              <w:divBdr>
                <w:top w:val="none" w:sz="0" w:space="0" w:color="auto"/>
                <w:left w:val="none" w:sz="0" w:space="0" w:color="auto"/>
                <w:bottom w:val="none" w:sz="0" w:space="0" w:color="auto"/>
                <w:right w:val="none" w:sz="0" w:space="0" w:color="auto"/>
              </w:divBdr>
            </w:div>
            <w:div w:id="2015499606">
              <w:marLeft w:val="0"/>
              <w:marRight w:val="0"/>
              <w:marTop w:val="0"/>
              <w:marBottom w:val="0"/>
              <w:divBdr>
                <w:top w:val="none" w:sz="0" w:space="0" w:color="auto"/>
                <w:left w:val="none" w:sz="0" w:space="0" w:color="auto"/>
                <w:bottom w:val="none" w:sz="0" w:space="0" w:color="auto"/>
                <w:right w:val="none" w:sz="0" w:space="0" w:color="auto"/>
              </w:divBdr>
            </w:div>
            <w:div w:id="2030139895">
              <w:marLeft w:val="0"/>
              <w:marRight w:val="0"/>
              <w:marTop w:val="0"/>
              <w:marBottom w:val="0"/>
              <w:divBdr>
                <w:top w:val="none" w:sz="0" w:space="0" w:color="auto"/>
                <w:left w:val="none" w:sz="0" w:space="0" w:color="auto"/>
                <w:bottom w:val="none" w:sz="0" w:space="0" w:color="auto"/>
                <w:right w:val="none" w:sz="0" w:space="0" w:color="auto"/>
              </w:divBdr>
            </w:div>
            <w:div w:id="2042513154">
              <w:marLeft w:val="0"/>
              <w:marRight w:val="0"/>
              <w:marTop w:val="0"/>
              <w:marBottom w:val="0"/>
              <w:divBdr>
                <w:top w:val="none" w:sz="0" w:space="0" w:color="auto"/>
                <w:left w:val="none" w:sz="0" w:space="0" w:color="auto"/>
                <w:bottom w:val="none" w:sz="0" w:space="0" w:color="auto"/>
                <w:right w:val="none" w:sz="0" w:space="0" w:color="auto"/>
              </w:divBdr>
            </w:div>
            <w:div w:id="2115123956">
              <w:marLeft w:val="0"/>
              <w:marRight w:val="0"/>
              <w:marTop w:val="0"/>
              <w:marBottom w:val="0"/>
              <w:divBdr>
                <w:top w:val="none" w:sz="0" w:space="0" w:color="auto"/>
                <w:left w:val="none" w:sz="0" w:space="0" w:color="auto"/>
                <w:bottom w:val="none" w:sz="0" w:space="0" w:color="auto"/>
                <w:right w:val="none" w:sz="0" w:space="0" w:color="auto"/>
              </w:divBdr>
            </w:div>
            <w:div w:id="2137016266">
              <w:marLeft w:val="0"/>
              <w:marRight w:val="0"/>
              <w:marTop w:val="0"/>
              <w:marBottom w:val="0"/>
              <w:divBdr>
                <w:top w:val="none" w:sz="0" w:space="0" w:color="auto"/>
                <w:left w:val="none" w:sz="0" w:space="0" w:color="auto"/>
                <w:bottom w:val="none" w:sz="0" w:space="0" w:color="auto"/>
                <w:right w:val="none" w:sz="0" w:space="0" w:color="auto"/>
              </w:divBdr>
            </w:div>
          </w:divsChild>
        </w:div>
        <w:div w:id="1321733648">
          <w:marLeft w:val="0"/>
          <w:marRight w:val="0"/>
          <w:marTop w:val="0"/>
          <w:marBottom w:val="0"/>
          <w:divBdr>
            <w:top w:val="none" w:sz="0" w:space="0" w:color="auto"/>
            <w:left w:val="none" w:sz="0" w:space="0" w:color="auto"/>
            <w:bottom w:val="none" w:sz="0" w:space="0" w:color="auto"/>
            <w:right w:val="none" w:sz="0" w:space="0" w:color="auto"/>
          </w:divBdr>
          <w:divsChild>
            <w:div w:id="12801522">
              <w:marLeft w:val="0"/>
              <w:marRight w:val="0"/>
              <w:marTop w:val="0"/>
              <w:marBottom w:val="0"/>
              <w:divBdr>
                <w:top w:val="none" w:sz="0" w:space="0" w:color="auto"/>
                <w:left w:val="none" w:sz="0" w:space="0" w:color="auto"/>
                <w:bottom w:val="none" w:sz="0" w:space="0" w:color="auto"/>
                <w:right w:val="none" w:sz="0" w:space="0" w:color="auto"/>
              </w:divBdr>
            </w:div>
            <w:div w:id="34354260">
              <w:marLeft w:val="0"/>
              <w:marRight w:val="0"/>
              <w:marTop w:val="0"/>
              <w:marBottom w:val="0"/>
              <w:divBdr>
                <w:top w:val="none" w:sz="0" w:space="0" w:color="auto"/>
                <w:left w:val="none" w:sz="0" w:space="0" w:color="auto"/>
                <w:bottom w:val="none" w:sz="0" w:space="0" w:color="auto"/>
                <w:right w:val="none" w:sz="0" w:space="0" w:color="auto"/>
              </w:divBdr>
            </w:div>
            <w:div w:id="44377370">
              <w:marLeft w:val="0"/>
              <w:marRight w:val="0"/>
              <w:marTop w:val="0"/>
              <w:marBottom w:val="0"/>
              <w:divBdr>
                <w:top w:val="none" w:sz="0" w:space="0" w:color="auto"/>
                <w:left w:val="none" w:sz="0" w:space="0" w:color="auto"/>
                <w:bottom w:val="none" w:sz="0" w:space="0" w:color="auto"/>
                <w:right w:val="none" w:sz="0" w:space="0" w:color="auto"/>
              </w:divBdr>
            </w:div>
            <w:div w:id="59602329">
              <w:marLeft w:val="0"/>
              <w:marRight w:val="0"/>
              <w:marTop w:val="0"/>
              <w:marBottom w:val="0"/>
              <w:divBdr>
                <w:top w:val="none" w:sz="0" w:space="0" w:color="auto"/>
                <w:left w:val="none" w:sz="0" w:space="0" w:color="auto"/>
                <w:bottom w:val="none" w:sz="0" w:space="0" w:color="auto"/>
                <w:right w:val="none" w:sz="0" w:space="0" w:color="auto"/>
              </w:divBdr>
            </w:div>
            <w:div w:id="60177625">
              <w:marLeft w:val="0"/>
              <w:marRight w:val="0"/>
              <w:marTop w:val="0"/>
              <w:marBottom w:val="0"/>
              <w:divBdr>
                <w:top w:val="none" w:sz="0" w:space="0" w:color="auto"/>
                <w:left w:val="none" w:sz="0" w:space="0" w:color="auto"/>
                <w:bottom w:val="none" w:sz="0" w:space="0" w:color="auto"/>
                <w:right w:val="none" w:sz="0" w:space="0" w:color="auto"/>
              </w:divBdr>
            </w:div>
            <w:div w:id="130025118">
              <w:marLeft w:val="0"/>
              <w:marRight w:val="0"/>
              <w:marTop w:val="0"/>
              <w:marBottom w:val="0"/>
              <w:divBdr>
                <w:top w:val="none" w:sz="0" w:space="0" w:color="auto"/>
                <w:left w:val="none" w:sz="0" w:space="0" w:color="auto"/>
                <w:bottom w:val="none" w:sz="0" w:space="0" w:color="auto"/>
                <w:right w:val="none" w:sz="0" w:space="0" w:color="auto"/>
              </w:divBdr>
            </w:div>
            <w:div w:id="146366745">
              <w:marLeft w:val="0"/>
              <w:marRight w:val="0"/>
              <w:marTop w:val="0"/>
              <w:marBottom w:val="0"/>
              <w:divBdr>
                <w:top w:val="none" w:sz="0" w:space="0" w:color="auto"/>
                <w:left w:val="none" w:sz="0" w:space="0" w:color="auto"/>
                <w:bottom w:val="none" w:sz="0" w:space="0" w:color="auto"/>
                <w:right w:val="none" w:sz="0" w:space="0" w:color="auto"/>
              </w:divBdr>
            </w:div>
            <w:div w:id="151722055">
              <w:marLeft w:val="0"/>
              <w:marRight w:val="0"/>
              <w:marTop w:val="0"/>
              <w:marBottom w:val="0"/>
              <w:divBdr>
                <w:top w:val="none" w:sz="0" w:space="0" w:color="auto"/>
                <w:left w:val="none" w:sz="0" w:space="0" w:color="auto"/>
                <w:bottom w:val="none" w:sz="0" w:space="0" w:color="auto"/>
                <w:right w:val="none" w:sz="0" w:space="0" w:color="auto"/>
              </w:divBdr>
            </w:div>
            <w:div w:id="184100110">
              <w:marLeft w:val="0"/>
              <w:marRight w:val="0"/>
              <w:marTop w:val="0"/>
              <w:marBottom w:val="0"/>
              <w:divBdr>
                <w:top w:val="none" w:sz="0" w:space="0" w:color="auto"/>
                <w:left w:val="none" w:sz="0" w:space="0" w:color="auto"/>
                <w:bottom w:val="none" w:sz="0" w:space="0" w:color="auto"/>
                <w:right w:val="none" w:sz="0" w:space="0" w:color="auto"/>
              </w:divBdr>
            </w:div>
            <w:div w:id="233399892">
              <w:marLeft w:val="0"/>
              <w:marRight w:val="0"/>
              <w:marTop w:val="0"/>
              <w:marBottom w:val="0"/>
              <w:divBdr>
                <w:top w:val="none" w:sz="0" w:space="0" w:color="auto"/>
                <w:left w:val="none" w:sz="0" w:space="0" w:color="auto"/>
                <w:bottom w:val="none" w:sz="0" w:space="0" w:color="auto"/>
                <w:right w:val="none" w:sz="0" w:space="0" w:color="auto"/>
              </w:divBdr>
            </w:div>
            <w:div w:id="240650732">
              <w:marLeft w:val="0"/>
              <w:marRight w:val="0"/>
              <w:marTop w:val="0"/>
              <w:marBottom w:val="0"/>
              <w:divBdr>
                <w:top w:val="none" w:sz="0" w:space="0" w:color="auto"/>
                <w:left w:val="none" w:sz="0" w:space="0" w:color="auto"/>
                <w:bottom w:val="none" w:sz="0" w:space="0" w:color="auto"/>
                <w:right w:val="none" w:sz="0" w:space="0" w:color="auto"/>
              </w:divBdr>
            </w:div>
            <w:div w:id="268313433">
              <w:marLeft w:val="0"/>
              <w:marRight w:val="0"/>
              <w:marTop w:val="0"/>
              <w:marBottom w:val="0"/>
              <w:divBdr>
                <w:top w:val="none" w:sz="0" w:space="0" w:color="auto"/>
                <w:left w:val="none" w:sz="0" w:space="0" w:color="auto"/>
                <w:bottom w:val="none" w:sz="0" w:space="0" w:color="auto"/>
                <w:right w:val="none" w:sz="0" w:space="0" w:color="auto"/>
              </w:divBdr>
            </w:div>
            <w:div w:id="280764148">
              <w:marLeft w:val="0"/>
              <w:marRight w:val="0"/>
              <w:marTop w:val="0"/>
              <w:marBottom w:val="0"/>
              <w:divBdr>
                <w:top w:val="none" w:sz="0" w:space="0" w:color="auto"/>
                <w:left w:val="none" w:sz="0" w:space="0" w:color="auto"/>
                <w:bottom w:val="none" w:sz="0" w:space="0" w:color="auto"/>
                <w:right w:val="none" w:sz="0" w:space="0" w:color="auto"/>
              </w:divBdr>
            </w:div>
            <w:div w:id="315688878">
              <w:marLeft w:val="0"/>
              <w:marRight w:val="0"/>
              <w:marTop w:val="0"/>
              <w:marBottom w:val="0"/>
              <w:divBdr>
                <w:top w:val="none" w:sz="0" w:space="0" w:color="auto"/>
                <w:left w:val="none" w:sz="0" w:space="0" w:color="auto"/>
                <w:bottom w:val="none" w:sz="0" w:space="0" w:color="auto"/>
                <w:right w:val="none" w:sz="0" w:space="0" w:color="auto"/>
              </w:divBdr>
            </w:div>
            <w:div w:id="317617658">
              <w:marLeft w:val="0"/>
              <w:marRight w:val="0"/>
              <w:marTop w:val="0"/>
              <w:marBottom w:val="0"/>
              <w:divBdr>
                <w:top w:val="none" w:sz="0" w:space="0" w:color="auto"/>
                <w:left w:val="none" w:sz="0" w:space="0" w:color="auto"/>
                <w:bottom w:val="none" w:sz="0" w:space="0" w:color="auto"/>
                <w:right w:val="none" w:sz="0" w:space="0" w:color="auto"/>
              </w:divBdr>
            </w:div>
            <w:div w:id="341205418">
              <w:marLeft w:val="0"/>
              <w:marRight w:val="0"/>
              <w:marTop w:val="0"/>
              <w:marBottom w:val="0"/>
              <w:divBdr>
                <w:top w:val="none" w:sz="0" w:space="0" w:color="auto"/>
                <w:left w:val="none" w:sz="0" w:space="0" w:color="auto"/>
                <w:bottom w:val="none" w:sz="0" w:space="0" w:color="auto"/>
                <w:right w:val="none" w:sz="0" w:space="0" w:color="auto"/>
              </w:divBdr>
            </w:div>
            <w:div w:id="359823248">
              <w:marLeft w:val="0"/>
              <w:marRight w:val="0"/>
              <w:marTop w:val="0"/>
              <w:marBottom w:val="0"/>
              <w:divBdr>
                <w:top w:val="none" w:sz="0" w:space="0" w:color="auto"/>
                <w:left w:val="none" w:sz="0" w:space="0" w:color="auto"/>
                <w:bottom w:val="none" w:sz="0" w:space="0" w:color="auto"/>
                <w:right w:val="none" w:sz="0" w:space="0" w:color="auto"/>
              </w:divBdr>
            </w:div>
            <w:div w:id="362634180">
              <w:marLeft w:val="0"/>
              <w:marRight w:val="0"/>
              <w:marTop w:val="0"/>
              <w:marBottom w:val="0"/>
              <w:divBdr>
                <w:top w:val="none" w:sz="0" w:space="0" w:color="auto"/>
                <w:left w:val="none" w:sz="0" w:space="0" w:color="auto"/>
                <w:bottom w:val="none" w:sz="0" w:space="0" w:color="auto"/>
                <w:right w:val="none" w:sz="0" w:space="0" w:color="auto"/>
              </w:divBdr>
            </w:div>
            <w:div w:id="372507661">
              <w:marLeft w:val="0"/>
              <w:marRight w:val="0"/>
              <w:marTop w:val="0"/>
              <w:marBottom w:val="0"/>
              <w:divBdr>
                <w:top w:val="none" w:sz="0" w:space="0" w:color="auto"/>
                <w:left w:val="none" w:sz="0" w:space="0" w:color="auto"/>
                <w:bottom w:val="none" w:sz="0" w:space="0" w:color="auto"/>
                <w:right w:val="none" w:sz="0" w:space="0" w:color="auto"/>
              </w:divBdr>
            </w:div>
            <w:div w:id="373502011">
              <w:marLeft w:val="0"/>
              <w:marRight w:val="0"/>
              <w:marTop w:val="0"/>
              <w:marBottom w:val="0"/>
              <w:divBdr>
                <w:top w:val="none" w:sz="0" w:space="0" w:color="auto"/>
                <w:left w:val="none" w:sz="0" w:space="0" w:color="auto"/>
                <w:bottom w:val="none" w:sz="0" w:space="0" w:color="auto"/>
                <w:right w:val="none" w:sz="0" w:space="0" w:color="auto"/>
              </w:divBdr>
            </w:div>
            <w:div w:id="391853103">
              <w:marLeft w:val="0"/>
              <w:marRight w:val="0"/>
              <w:marTop w:val="0"/>
              <w:marBottom w:val="0"/>
              <w:divBdr>
                <w:top w:val="none" w:sz="0" w:space="0" w:color="auto"/>
                <w:left w:val="none" w:sz="0" w:space="0" w:color="auto"/>
                <w:bottom w:val="none" w:sz="0" w:space="0" w:color="auto"/>
                <w:right w:val="none" w:sz="0" w:space="0" w:color="auto"/>
              </w:divBdr>
            </w:div>
            <w:div w:id="400180440">
              <w:marLeft w:val="0"/>
              <w:marRight w:val="0"/>
              <w:marTop w:val="0"/>
              <w:marBottom w:val="0"/>
              <w:divBdr>
                <w:top w:val="none" w:sz="0" w:space="0" w:color="auto"/>
                <w:left w:val="none" w:sz="0" w:space="0" w:color="auto"/>
                <w:bottom w:val="none" w:sz="0" w:space="0" w:color="auto"/>
                <w:right w:val="none" w:sz="0" w:space="0" w:color="auto"/>
              </w:divBdr>
            </w:div>
            <w:div w:id="402221629">
              <w:marLeft w:val="0"/>
              <w:marRight w:val="0"/>
              <w:marTop w:val="0"/>
              <w:marBottom w:val="0"/>
              <w:divBdr>
                <w:top w:val="none" w:sz="0" w:space="0" w:color="auto"/>
                <w:left w:val="none" w:sz="0" w:space="0" w:color="auto"/>
                <w:bottom w:val="none" w:sz="0" w:space="0" w:color="auto"/>
                <w:right w:val="none" w:sz="0" w:space="0" w:color="auto"/>
              </w:divBdr>
            </w:div>
            <w:div w:id="430854529">
              <w:marLeft w:val="0"/>
              <w:marRight w:val="0"/>
              <w:marTop w:val="0"/>
              <w:marBottom w:val="0"/>
              <w:divBdr>
                <w:top w:val="none" w:sz="0" w:space="0" w:color="auto"/>
                <w:left w:val="none" w:sz="0" w:space="0" w:color="auto"/>
                <w:bottom w:val="none" w:sz="0" w:space="0" w:color="auto"/>
                <w:right w:val="none" w:sz="0" w:space="0" w:color="auto"/>
              </w:divBdr>
            </w:div>
            <w:div w:id="438335673">
              <w:marLeft w:val="0"/>
              <w:marRight w:val="0"/>
              <w:marTop w:val="0"/>
              <w:marBottom w:val="0"/>
              <w:divBdr>
                <w:top w:val="none" w:sz="0" w:space="0" w:color="auto"/>
                <w:left w:val="none" w:sz="0" w:space="0" w:color="auto"/>
                <w:bottom w:val="none" w:sz="0" w:space="0" w:color="auto"/>
                <w:right w:val="none" w:sz="0" w:space="0" w:color="auto"/>
              </w:divBdr>
            </w:div>
            <w:div w:id="450368464">
              <w:marLeft w:val="0"/>
              <w:marRight w:val="0"/>
              <w:marTop w:val="0"/>
              <w:marBottom w:val="0"/>
              <w:divBdr>
                <w:top w:val="none" w:sz="0" w:space="0" w:color="auto"/>
                <w:left w:val="none" w:sz="0" w:space="0" w:color="auto"/>
                <w:bottom w:val="none" w:sz="0" w:space="0" w:color="auto"/>
                <w:right w:val="none" w:sz="0" w:space="0" w:color="auto"/>
              </w:divBdr>
            </w:div>
            <w:div w:id="453214174">
              <w:marLeft w:val="0"/>
              <w:marRight w:val="0"/>
              <w:marTop w:val="0"/>
              <w:marBottom w:val="0"/>
              <w:divBdr>
                <w:top w:val="none" w:sz="0" w:space="0" w:color="auto"/>
                <w:left w:val="none" w:sz="0" w:space="0" w:color="auto"/>
                <w:bottom w:val="none" w:sz="0" w:space="0" w:color="auto"/>
                <w:right w:val="none" w:sz="0" w:space="0" w:color="auto"/>
              </w:divBdr>
            </w:div>
            <w:div w:id="487524255">
              <w:marLeft w:val="0"/>
              <w:marRight w:val="0"/>
              <w:marTop w:val="0"/>
              <w:marBottom w:val="0"/>
              <w:divBdr>
                <w:top w:val="none" w:sz="0" w:space="0" w:color="auto"/>
                <w:left w:val="none" w:sz="0" w:space="0" w:color="auto"/>
                <w:bottom w:val="none" w:sz="0" w:space="0" w:color="auto"/>
                <w:right w:val="none" w:sz="0" w:space="0" w:color="auto"/>
              </w:divBdr>
            </w:div>
            <w:div w:id="487525425">
              <w:marLeft w:val="0"/>
              <w:marRight w:val="0"/>
              <w:marTop w:val="0"/>
              <w:marBottom w:val="0"/>
              <w:divBdr>
                <w:top w:val="none" w:sz="0" w:space="0" w:color="auto"/>
                <w:left w:val="none" w:sz="0" w:space="0" w:color="auto"/>
                <w:bottom w:val="none" w:sz="0" w:space="0" w:color="auto"/>
                <w:right w:val="none" w:sz="0" w:space="0" w:color="auto"/>
              </w:divBdr>
            </w:div>
            <w:div w:id="491143518">
              <w:marLeft w:val="0"/>
              <w:marRight w:val="0"/>
              <w:marTop w:val="0"/>
              <w:marBottom w:val="0"/>
              <w:divBdr>
                <w:top w:val="none" w:sz="0" w:space="0" w:color="auto"/>
                <w:left w:val="none" w:sz="0" w:space="0" w:color="auto"/>
                <w:bottom w:val="none" w:sz="0" w:space="0" w:color="auto"/>
                <w:right w:val="none" w:sz="0" w:space="0" w:color="auto"/>
              </w:divBdr>
            </w:div>
            <w:div w:id="495196895">
              <w:marLeft w:val="0"/>
              <w:marRight w:val="0"/>
              <w:marTop w:val="0"/>
              <w:marBottom w:val="0"/>
              <w:divBdr>
                <w:top w:val="none" w:sz="0" w:space="0" w:color="auto"/>
                <w:left w:val="none" w:sz="0" w:space="0" w:color="auto"/>
                <w:bottom w:val="none" w:sz="0" w:space="0" w:color="auto"/>
                <w:right w:val="none" w:sz="0" w:space="0" w:color="auto"/>
              </w:divBdr>
            </w:div>
            <w:div w:id="505171014">
              <w:marLeft w:val="0"/>
              <w:marRight w:val="0"/>
              <w:marTop w:val="0"/>
              <w:marBottom w:val="0"/>
              <w:divBdr>
                <w:top w:val="none" w:sz="0" w:space="0" w:color="auto"/>
                <w:left w:val="none" w:sz="0" w:space="0" w:color="auto"/>
                <w:bottom w:val="none" w:sz="0" w:space="0" w:color="auto"/>
                <w:right w:val="none" w:sz="0" w:space="0" w:color="auto"/>
              </w:divBdr>
            </w:div>
            <w:div w:id="556279416">
              <w:marLeft w:val="0"/>
              <w:marRight w:val="0"/>
              <w:marTop w:val="0"/>
              <w:marBottom w:val="0"/>
              <w:divBdr>
                <w:top w:val="none" w:sz="0" w:space="0" w:color="auto"/>
                <w:left w:val="none" w:sz="0" w:space="0" w:color="auto"/>
                <w:bottom w:val="none" w:sz="0" w:space="0" w:color="auto"/>
                <w:right w:val="none" w:sz="0" w:space="0" w:color="auto"/>
              </w:divBdr>
            </w:div>
            <w:div w:id="570576061">
              <w:marLeft w:val="0"/>
              <w:marRight w:val="0"/>
              <w:marTop w:val="0"/>
              <w:marBottom w:val="0"/>
              <w:divBdr>
                <w:top w:val="none" w:sz="0" w:space="0" w:color="auto"/>
                <w:left w:val="none" w:sz="0" w:space="0" w:color="auto"/>
                <w:bottom w:val="none" w:sz="0" w:space="0" w:color="auto"/>
                <w:right w:val="none" w:sz="0" w:space="0" w:color="auto"/>
              </w:divBdr>
            </w:div>
            <w:div w:id="625428991">
              <w:marLeft w:val="0"/>
              <w:marRight w:val="0"/>
              <w:marTop w:val="0"/>
              <w:marBottom w:val="0"/>
              <w:divBdr>
                <w:top w:val="none" w:sz="0" w:space="0" w:color="auto"/>
                <w:left w:val="none" w:sz="0" w:space="0" w:color="auto"/>
                <w:bottom w:val="none" w:sz="0" w:space="0" w:color="auto"/>
                <w:right w:val="none" w:sz="0" w:space="0" w:color="auto"/>
              </w:divBdr>
            </w:div>
            <w:div w:id="646126411">
              <w:marLeft w:val="0"/>
              <w:marRight w:val="0"/>
              <w:marTop w:val="0"/>
              <w:marBottom w:val="0"/>
              <w:divBdr>
                <w:top w:val="none" w:sz="0" w:space="0" w:color="auto"/>
                <w:left w:val="none" w:sz="0" w:space="0" w:color="auto"/>
                <w:bottom w:val="none" w:sz="0" w:space="0" w:color="auto"/>
                <w:right w:val="none" w:sz="0" w:space="0" w:color="auto"/>
              </w:divBdr>
            </w:div>
            <w:div w:id="724180268">
              <w:marLeft w:val="0"/>
              <w:marRight w:val="0"/>
              <w:marTop w:val="0"/>
              <w:marBottom w:val="0"/>
              <w:divBdr>
                <w:top w:val="none" w:sz="0" w:space="0" w:color="auto"/>
                <w:left w:val="none" w:sz="0" w:space="0" w:color="auto"/>
                <w:bottom w:val="none" w:sz="0" w:space="0" w:color="auto"/>
                <w:right w:val="none" w:sz="0" w:space="0" w:color="auto"/>
              </w:divBdr>
            </w:div>
            <w:div w:id="736587639">
              <w:marLeft w:val="0"/>
              <w:marRight w:val="0"/>
              <w:marTop w:val="0"/>
              <w:marBottom w:val="0"/>
              <w:divBdr>
                <w:top w:val="none" w:sz="0" w:space="0" w:color="auto"/>
                <w:left w:val="none" w:sz="0" w:space="0" w:color="auto"/>
                <w:bottom w:val="none" w:sz="0" w:space="0" w:color="auto"/>
                <w:right w:val="none" w:sz="0" w:space="0" w:color="auto"/>
              </w:divBdr>
            </w:div>
            <w:div w:id="747196783">
              <w:marLeft w:val="0"/>
              <w:marRight w:val="0"/>
              <w:marTop w:val="0"/>
              <w:marBottom w:val="0"/>
              <w:divBdr>
                <w:top w:val="none" w:sz="0" w:space="0" w:color="auto"/>
                <w:left w:val="none" w:sz="0" w:space="0" w:color="auto"/>
                <w:bottom w:val="none" w:sz="0" w:space="0" w:color="auto"/>
                <w:right w:val="none" w:sz="0" w:space="0" w:color="auto"/>
              </w:divBdr>
            </w:div>
            <w:div w:id="751705393">
              <w:marLeft w:val="0"/>
              <w:marRight w:val="0"/>
              <w:marTop w:val="0"/>
              <w:marBottom w:val="0"/>
              <w:divBdr>
                <w:top w:val="none" w:sz="0" w:space="0" w:color="auto"/>
                <w:left w:val="none" w:sz="0" w:space="0" w:color="auto"/>
                <w:bottom w:val="none" w:sz="0" w:space="0" w:color="auto"/>
                <w:right w:val="none" w:sz="0" w:space="0" w:color="auto"/>
              </w:divBdr>
            </w:div>
            <w:div w:id="847603917">
              <w:marLeft w:val="0"/>
              <w:marRight w:val="0"/>
              <w:marTop w:val="0"/>
              <w:marBottom w:val="0"/>
              <w:divBdr>
                <w:top w:val="none" w:sz="0" w:space="0" w:color="auto"/>
                <w:left w:val="none" w:sz="0" w:space="0" w:color="auto"/>
                <w:bottom w:val="none" w:sz="0" w:space="0" w:color="auto"/>
                <w:right w:val="none" w:sz="0" w:space="0" w:color="auto"/>
              </w:divBdr>
            </w:div>
            <w:div w:id="856313009">
              <w:marLeft w:val="0"/>
              <w:marRight w:val="0"/>
              <w:marTop w:val="0"/>
              <w:marBottom w:val="0"/>
              <w:divBdr>
                <w:top w:val="none" w:sz="0" w:space="0" w:color="auto"/>
                <w:left w:val="none" w:sz="0" w:space="0" w:color="auto"/>
                <w:bottom w:val="none" w:sz="0" w:space="0" w:color="auto"/>
                <w:right w:val="none" w:sz="0" w:space="0" w:color="auto"/>
              </w:divBdr>
            </w:div>
            <w:div w:id="858662157">
              <w:marLeft w:val="0"/>
              <w:marRight w:val="0"/>
              <w:marTop w:val="0"/>
              <w:marBottom w:val="0"/>
              <w:divBdr>
                <w:top w:val="none" w:sz="0" w:space="0" w:color="auto"/>
                <w:left w:val="none" w:sz="0" w:space="0" w:color="auto"/>
                <w:bottom w:val="none" w:sz="0" w:space="0" w:color="auto"/>
                <w:right w:val="none" w:sz="0" w:space="0" w:color="auto"/>
              </w:divBdr>
            </w:div>
            <w:div w:id="884562187">
              <w:marLeft w:val="0"/>
              <w:marRight w:val="0"/>
              <w:marTop w:val="0"/>
              <w:marBottom w:val="0"/>
              <w:divBdr>
                <w:top w:val="none" w:sz="0" w:space="0" w:color="auto"/>
                <w:left w:val="none" w:sz="0" w:space="0" w:color="auto"/>
                <w:bottom w:val="none" w:sz="0" w:space="0" w:color="auto"/>
                <w:right w:val="none" w:sz="0" w:space="0" w:color="auto"/>
              </w:divBdr>
            </w:div>
            <w:div w:id="891500283">
              <w:marLeft w:val="0"/>
              <w:marRight w:val="0"/>
              <w:marTop w:val="0"/>
              <w:marBottom w:val="0"/>
              <w:divBdr>
                <w:top w:val="none" w:sz="0" w:space="0" w:color="auto"/>
                <w:left w:val="none" w:sz="0" w:space="0" w:color="auto"/>
                <w:bottom w:val="none" w:sz="0" w:space="0" w:color="auto"/>
                <w:right w:val="none" w:sz="0" w:space="0" w:color="auto"/>
              </w:divBdr>
            </w:div>
            <w:div w:id="891620154">
              <w:marLeft w:val="0"/>
              <w:marRight w:val="0"/>
              <w:marTop w:val="0"/>
              <w:marBottom w:val="0"/>
              <w:divBdr>
                <w:top w:val="none" w:sz="0" w:space="0" w:color="auto"/>
                <w:left w:val="none" w:sz="0" w:space="0" w:color="auto"/>
                <w:bottom w:val="none" w:sz="0" w:space="0" w:color="auto"/>
                <w:right w:val="none" w:sz="0" w:space="0" w:color="auto"/>
              </w:divBdr>
            </w:div>
            <w:div w:id="942224776">
              <w:marLeft w:val="0"/>
              <w:marRight w:val="0"/>
              <w:marTop w:val="0"/>
              <w:marBottom w:val="0"/>
              <w:divBdr>
                <w:top w:val="none" w:sz="0" w:space="0" w:color="auto"/>
                <w:left w:val="none" w:sz="0" w:space="0" w:color="auto"/>
                <w:bottom w:val="none" w:sz="0" w:space="0" w:color="auto"/>
                <w:right w:val="none" w:sz="0" w:space="0" w:color="auto"/>
              </w:divBdr>
            </w:div>
            <w:div w:id="948783582">
              <w:marLeft w:val="0"/>
              <w:marRight w:val="0"/>
              <w:marTop w:val="0"/>
              <w:marBottom w:val="0"/>
              <w:divBdr>
                <w:top w:val="none" w:sz="0" w:space="0" w:color="auto"/>
                <w:left w:val="none" w:sz="0" w:space="0" w:color="auto"/>
                <w:bottom w:val="none" w:sz="0" w:space="0" w:color="auto"/>
                <w:right w:val="none" w:sz="0" w:space="0" w:color="auto"/>
              </w:divBdr>
            </w:div>
            <w:div w:id="949318735">
              <w:marLeft w:val="0"/>
              <w:marRight w:val="0"/>
              <w:marTop w:val="0"/>
              <w:marBottom w:val="0"/>
              <w:divBdr>
                <w:top w:val="none" w:sz="0" w:space="0" w:color="auto"/>
                <w:left w:val="none" w:sz="0" w:space="0" w:color="auto"/>
                <w:bottom w:val="none" w:sz="0" w:space="0" w:color="auto"/>
                <w:right w:val="none" w:sz="0" w:space="0" w:color="auto"/>
              </w:divBdr>
            </w:div>
            <w:div w:id="967079966">
              <w:marLeft w:val="0"/>
              <w:marRight w:val="0"/>
              <w:marTop w:val="0"/>
              <w:marBottom w:val="0"/>
              <w:divBdr>
                <w:top w:val="none" w:sz="0" w:space="0" w:color="auto"/>
                <w:left w:val="none" w:sz="0" w:space="0" w:color="auto"/>
                <w:bottom w:val="none" w:sz="0" w:space="0" w:color="auto"/>
                <w:right w:val="none" w:sz="0" w:space="0" w:color="auto"/>
              </w:divBdr>
            </w:div>
            <w:div w:id="969940673">
              <w:marLeft w:val="0"/>
              <w:marRight w:val="0"/>
              <w:marTop w:val="0"/>
              <w:marBottom w:val="0"/>
              <w:divBdr>
                <w:top w:val="none" w:sz="0" w:space="0" w:color="auto"/>
                <w:left w:val="none" w:sz="0" w:space="0" w:color="auto"/>
                <w:bottom w:val="none" w:sz="0" w:space="0" w:color="auto"/>
                <w:right w:val="none" w:sz="0" w:space="0" w:color="auto"/>
              </w:divBdr>
            </w:div>
            <w:div w:id="1045759966">
              <w:marLeft w:val="0"/>
              <w:marRight w:val="0"/>
              <w:marTop w:val="0"/>
              <w:marBottom w:val="0"/>
              <w:divBdr>
                <w:top w:val="none" w:sz="0" w:space="0" w:color="auto"/>
                <w:left w:val="none" w:sz="0" w:space="0" w:color="auto"/>
                <w:bottom w:val="none" w:sz="0" w:space="0" w:color="auto"/>
                <w:right w:val="none" w:sz="0" w:space="0" w:color="auto"/>
              </w:divBdr>
            </w:div>
            <w:div w:id="1051461282">
              <w:marLeft w:val="0"/>
              <w:marRight w:val="0"/>
              <w:marTop w:val="0"/>
              <w:marBottom w:val="0"/>
              <w:divBdr>
                <w:top w:val="none" w:sz="0" w:space="0" w:color="auto"/>
                <w:left w:val="none" w:sz="0" w:space="0" w:color="auto"/>
                <w:bottom w:val="none" w:sz="0" w:space="0" w:color="auto"/>
                <w:right w:val="none" w:sz="0" w:space="0" w:color="auto"/>
              </w:divBdr>
            </w:div>
            <w:div w:id="1055011425">
              <w:marLeft w:val="0"/>
              <w:marRight w:val="0"/>
              <w:marTop w:val="0"/>
              <w:marBottom w:val="0"/>
              <w:divBdr>
                <w:top w:val="none" w:sz="0" w:space="0" w:color="auto"/>
                <w:left w:val="none" w:sz="0" w:space="0" w:color="auto"/>
                <w:bottom w:val="none" w:sz="0" w:space="0" w:color="auto"/>
                <w:right w:val="none" w:sz="0" w:space="0" w:color="auto"/>
              </w:divBdr>
            </w:div>
            <w:div w:id="1070080768">
              <w:marLeft w:val="0"/>
              <w:marRight w:val="0"/>
              <w:marTop w:val="0"/>
              <w:marBottom w:val="0"/>
              <w:divBdr>
                <w:top w:val="none" w:sz="0" w:space="0" w:color="auto"/>
                <w:left w:val="none" w:sz="0" w:space="0" w:color="auto"/>
                <w:bottom w:val="none" w:sz="0" w:space="0" w:color="auto"/>
                <w:right w:val="none" w:sz="0" w:space="0" w:color="auto"/>
              </w:divBdr>
            </w:div>
            <w:div w:id="1105153541">
              <w:marLeft w:val="0"/>
              <w:marRight w:val="0"/>
              <w:marTop w:val="0"/>
              <w:marBottom w:val="0"/>
              <w:divBdr>
                <w:top w:val="none" w:sz="0" w:space="0" w:color="auto"/>
                <w:left w:val="none" w:sz="0" w:space="0" w:color="auto"/>
                <w:bottom w:val="none" w:sz="0" w:space="0" w:color="auto"/>
                <w:right w:val="none" w:sz="0" w:space="0" w:color="auto"/>
              </w:divBdr>
            </w:div>
            <w:div w:id="1129323839">
              <w:marLeft w:val="0"/>
              <w:marRight w:val="0"/>
              <w:marTop w:val="0"/>
              <w:marBottom w:val="0"/>
              <w:divBdr>
                <w:top w:val="none" w:sz="0" w:space="0" w:color="auto"/>
                <w:left w:val="none" w:sz="0" w:space="0" w:color="auto"/>
                <w:bottom w:val="none" w:sz="0" w:space="0" w:color="auto"/>
                <w:right w:val="none" w:sz="0" w:space="0" w:color="auto"/>
              </w:divBdr>
            </w:div>
            <w:div w:id="1139417112">
              <w:marLeft w:val="0"/>
              <w:marRight w:val="0"/>
              <w:marTop w:val="0"/>
              <w:marBottom w:val="0"/>
              <w:divBdr>
                <w:top w:val="none" w:sz="0" w:space="0" w:color="auto"/>
                <w:left w:val="none" w:sz="0" w:space="0" w:color="auto"/>
                <w:bottom w:val="none" w:sz="0" w:space="0" w:color="auto"/>
                <w:right w:val="none" w:sz="0" w:space="0" w:color="auto"/>
              </w:divBdr>
            </w:div>
            <w:div w:id="1150753635">
              <w:marLeft w:val="0"/>
              <w:marRight w:val="0"/>
              <w:marTop w:val="0"/>
              <w:marBottom w:val="0"/>
              <w:divBdr>
                <w:top w:val="none" w:sz="0" w:space="0" w:color="auto"/>
                <w:left w:val="none" w:sz="0" w:space="0" w:color="auto"/>
                <w:bottom w:val="none" w:sz="0" w:space="0" w:color="auto"/>
                <w:right w:val="none" w:sz="0" w:space="0" w:color="auto"/>
              </w:divBdr>
            </w:div>
            <w:div w:id="1164785669">
              <w:marLeft w:val="0"/>
              <w:marRight w:val="0"/>
              <w:marTop w:val="0"/>
              <w:marBottom w:val="0"/>
              <w:divBdr>
                <w:top w:val="none" w:sz="0" w:space="0" w:color="auto"/>
                <w:left w:val="none" w:sz="0" w:space="0" w:color="auto"/>
                <w:bottom w:val="none" w:sz="0" w:space="0" w:color="auto"/>
                <w:right w:val="none" w:sz="0" w:space="0" w:color="auto"/>
              </w:divBdr>
            </w:div>
            <w:div w:id="1165632004">
              <w:marLeft w:val="0"/>
              <w:marRight w:val="0"/>
              <w:marTop w:val="0"/>
              <w:marBottom w:val="0"/>
              <w:divBdr>
                <w:top w:val="none" w:sz="0" w:space="0" w:color="auto"/>
                <w:left w:val="none" w:sz="0" w:space="0" w:color="auto"/>
                <w:bottom w:val="none" w:sz="0" w:space="0" w:color="auto"/>
                <w:right w:val="none" w:sz="0" w:space="0" w:color="auto"/>
              </w:divBdr>
            </w:div>
            <w:div w:id="1191870025">
              <w:marLeft w:val="0"/>
              <w:marRight w:val="0"/>
              <w:marTop w:val="0"/>
              <w:marBottom w:val="0"/>
              <w:divBdr>
                <w:top w:val="none" w:sz="0" w:space="0" w:color="auto"/>
                <w:left w:val="none" w:sz="0" w:space="0" w:color="auto"/>
                <w:bottom w:val="none" w:sz="0" w:space="0" w:color="auto"/>
                <w:right w:val="none" w:sz="0" w:space="0" w:color="auto"/>
              </w:divBdr>
            </w:div>
            <w:div w:id="1215849512">
              <w:marLeft w:val="0"/>
              <w:marRight w:val="0"/>
              <w:marTop w:val="0"/>
              <w:marBottom w:val="0"/>
              <w:divBdr>
                <w:top w:val="none" w:sz="0" w:space="0" w:color="auto"/>
                <w:left w:val="none" w:sz="0" w:space="0" w:color="auto"/>
                <w:bottom w:val="none" w:sz="0" w:space="0" w:color="auto"/>
                <w:right w:val="none" w:sz="0" w:space="0" w:color="auto"/>
              </w:divBdr>
            </w:div>
            <w:div w:id="1229610306">
              <w:marLeft w:val="0"/>
              <w:marRight w:val="0"/>
              <w:marTop w:val="0"/>
              <w:marBottom w:val="0"/>
              <w:divBdr>
                <w:top w:val="none" w:sz="0" w:space="0" w:color="auto"/>
                <w:left w:val="none" w:sz="0" w:space="0" w:color="auto"/>
                <w:bottom w:val="none" w:sz="0" w:space="0" w:color="auto"/>
                <w:right w:val="none" w:sz="0" w:space="0" w:color="auto"/>
              </w:divBdr>
            </w:div>
            <w:div w:id="1248224189">
              <w:marLeft w:val="0"/>
              <w:marRight w:val="0"/>
              <w:marTop w:val="0"/>
              <w:marBottom w:val="0"/>
              <w:divBdr>
                <w:top w:val="none" w:sz="0" w:space="0" w:color="auto"/>
                <w:left w:val="none" w:sz="0" w:space="0" w:color="auto"/>
                <w:bottom w:val="none" w:sz="0" w:space="0" w:color="auto"/>
                <w:right w:val="none" w:sz="0" w:space="0" w:color="auto"/>
              </w:divBdr>
            </w:div>
            <w:div w:id="1257712582">
              <w:marLeft w:val="0"/>
              <w:marRight w:val="0"/>
              <w:marTop w:val="0"/>
              <w:marBottom w:val="0"/>
              <w:divBdr>
                <w:top w:val="none" w:sz="0" w:space="0" w:color="auto"/>
                <w:left w:val="none" w:sz="0" w:space="0" w:color="auto"/>
                <w:bottom w:val="none" w:sz="0" w:space="0" w:color="auto"/>
                <w:right w:val="none" w:sz="0" w:space="0" w:color="auto"/>
              </w:divBdr>
            </w:div>
            <w:div w:id="1262294503">
              <w:marLeft w:val="0"/>
              <w:marRight w:val="0"/>
              <w:marTop w:val="0"/>
              <w:marBottom w:val="0"/>
              <w:divBdr>
                <w:top w:val="none" w:sz="0" w:space="0" w:color="auto"/>
                <w:left w:val="none" w:sz="0" w:space="0" w:color="auto"/>
                <w:bottom w:val="none" w:sz="0" w:space="0" w:color="auto"/>
                <w:right w:val="none" w:sz="0" w:space="0" w:color="auto"/>
              </w:divBdr>
            </w:div>
            <w:div w:id="1268662890">
              <w:marLeft w:val="0"/>
              <w:marRight w:val="0"/>
              <w:marTop w:val="0"/>
              <w:marBottom w:val="0"/>
              <w:divBdr>
                <w:top w:val="none" w:sz="0" w:space="0" w:color="auto"/>
                <w:left w:val="none" w:sz="0" w:space="0" w:color="auto"/>
                <w:bottom w:val="none" w:sz="0" w:space="0" w:color="auto"/>
                <w:right w:val="none" w:sz="0" w:space="0" w:color="auto"/>
              </w:divBdr>
            </w:div>
            <w:div w:id="1275938129">
              <w:marLeft w:val="0"/>
              <w:marRight w:val="0"/>
              <w:marTop w:val="0"/>
              <w:marBottom w:val="0"/>
              <w:divBdr>
                <w:top w:val="none" w:sz="0" w:space="0" w:color="auto"/>
                <w:left w:val="none" w:sz="0" w:space="0" w:color="auto"/>
                <w:bottom w:val="none" w:sz="0" w:space="0" w:color="auto"/>
                <w:right w:val="none" w:sz="0" w:space="0" w:color="auto"/>
              </w:divBdr>
            </w:div>
            <w:div w:id="1298878537">
              <w:marLeft w:val="0"/>
              <w:marRight w:val="0"/>
              <w:marTop w:val="0"/>
              <w:marBottom w:val="0"/>
              <w:divBdr>
                <w:top w:val="none" w:sz="0" w:space="0" w:color="auto"/>
                <w:left w:val="none" w:sz="0" w:space="0" w:color="auto"/>
                <w:bottom w:val="none" w:sz="0" w:space="0" w:color="auto"/>
                <w:right w:val="none" w:sz="0" w:space="0" w:color="auto"/>
              </w:divBdr>
            </w:div>
            <w:div w:id="1324822798">
              <w:marLeft w:val="0"/>
              <w:marRight w:val="0"/>
              <w:marTop w:val="0"/>
              <w:marBottom w:val="0"/>
              <w:divBdr>
                <w:top w:val="none" w:sz="0" w:space="0" w:color="auto"/>
                <w:left w:val="none" w:sz="0" w:space="0" w:color="auto"/>
                <w:bottom w:val="none" w:sz="0" w:space="0" w:color="auto"/>
                <w:right w:val="none" w:sz="0" w:space="0" w:color="auto"/>
              </w:divBdr>
            </w:div>
            <w:div w:id="1325864400">
              <w:marLeft w:val="0"/>
              <w:marRight w:val="0"/>
              <w:marTop w:val="0"/>
              <w:marBottom w:val="0"/>
              <w:divBdr>
                <w:top w:val="none" w:sz="0" w:space="0" w:color="auto"/>
                <w:left w:val="none" w:sz="0" w:space="0" w:color="auto"/>
                <w:bottom w:val="none" w:sz="0" w:space="0" w:color="auto"/>
                <w:right w:val="none" w:sz="0" w:space="0" w:color="auto"/>
              </w:divBdr>
            </w:div>
            <w:div w:id="1348216481">
              <w:marLeft w:val="0"/>
              <w:marRight w:val="0"/>
              <w:marTop w:val="0"/>
              <w:marBottom w:val="0"/>
              <w:divBdr>
                <w:top w:val="none" w:sz="0" w:space="0" w:color="auto"/>
                <w:left w:val="none" w:sz="0" w:space="0" w:color="auto"/>
                <w:bottom w:val="none" w:sz="0" w:space="0" w:color="auto"/>
                <w:right w:val="none" w:sz="0" w:space="0" w:color="auto"/>
              </w:divBdr>
            </w:div>
            <w:div w:id="1349287570">
              <w:marLeft w:val="0"/>
              <w:marRight w:val="0"/>
              <w:marTop w:val="0"/>
              <w:marBottom w:val="0"/>
              <w:divBdr>
                <w:top w:val="none" w:sz="0" w:space="0" w:color="auto"/>
                <w:left w:val="none" w:sz="0" w:space="0" w:color="auto"/>
                <w:bottom w:val="none" w:sz="0" w:space="0" w:color="auto"/>
                <w:right w:val="none" w:sz="0" w:space="0" w:color="auto"/>
              </w:divBdr>
            </w:div>
            <w:div w:id="1385253820">
              <w:marLeft w:val="0"/>
              <w:marRight w:val="0"/>
              <w:marTop w:val="0"/>
              <w:marBottom w:val="0"/>
              <w:divBdr>
                <w:top w:val="none" w:sz="0" w:space="0" w:color="auto"/>
                <w:left w:val="none" w:sz="0" w:space="0" w:color="auto"/>
                <w:bottom w:val="none" w:sz="0" w:space="0" w:color="auto"/>
                <w:right w:val="none" w:sz="0" w:space="0" w:color="auto"/>
              </w:divBdr>
              <w:divsChild>
                <w:div w:id="54554406">
                  <w:marLeft w:val="0"/>
                  <w:marRight w:val="0"/>
                  <w:marTop w:val="0"/>
                  <w:marBottom w:val="0"/>
                  <w:divBdr>
                    <w:top w:val="none" w:sz="0" w:space="0" w:color="auto"/>
                    <w:left w:val="none" w:sz="0" w:space="0" w:color="auto"/>
                    <w:bottom w:val="none" w:sz="0" w:space="0" w:color="auto"/>
                    <w:right w:val="none" w:sz="0" w:space="0" w:color="auto"/>
                  </w:divBdr>
                </w:div>
                <w:div w:id="62795881">
                  <w:marLeft w:val="0"/>
                  <w:marRight w:val="0"/>
                  <w:marTop w:val="0"/>
                  <w:marBottom w:val="0"/>
                  <w:divBdr>
                    <w:top w:val="none" w:sz="0" w:space="0" w:color="auto"/>
                    <w:left w:val="none" w:sz="0" w:space="0" w:color="auto"/>
                    <w:bottom w:val="none" w:sz="0" w:space="0" w:color="auto"/>
                    <w:right w:val="none" w:sz="0" w:space="0" w:color="auto"/>
                  </w:divBdr>
                </w:div>
                <w:div w:id="88161861">
                  <w:marLeft w:val="0"/>
                  <w:marRight w:val="0"/>
                  <w:marTop w:val="0"/>
                  <w:marBottom w:val="0"/>
                  <w:divBdr>
                    <w:top w:val="none" w:sz="0" w:space="0" w:color="auto"/>
                    <w:left w:val="none" w:sz="0" w:space="0" w:color="auto"/>
                    <w:bottom w:val="none" w:sz="0" w:space="0" w:color="auto"/>
                    <w:right w:val="none" w:sz="0" w:space="0" w:color="auto"/>
                  </w:divBdr>
                </w:div>
                <w:div w:id="99882991">
                  <w:marLeft w:val="0"/>
                  <w:marRight w:val="0"/>
                  <w:marTop w:val="0"/>
                  <w:marBottom w:val="0"/>
                  <w:divBdr>
                    <w:top w:val="none" w:sz="0" w:space="0" w:color="auto"/>
                    <w:left w:val="none" w:sz="0" w:space="0" w:color="auto"/>
                    <w:bottom w:val="none" w:sz="0" w:space="0" w:color="auto"/>
                    <w:right w:val="none" w:sz="0" w:space="0" w:color="auto"/>
                  </w:divBdr>
                </w:div>
                <w:div w:id="122774347">
                  <w:marLeft w:val="0"/>
                  <w:marRight w:val="0"/>
                  <w:marTop w:val="0"/>
                  <w:marBottom w:val="0"/>
                  <w:divBdr>
                    <w:top w:val="none" w:sz="0" w:space="0" w:color="auto"/>
                    <w:left w:val="none" w:sz="0" w:space="0" w:color="auto"/>
                    <w:bottom w:val="none" w:sz="0" w:space="0" w:color="auto"/>
                    <w:right w:val="none" w:sz="0" w:space="0" w:color="auto"/>
                  </w:divBdr>
                </w:div>
                <w:div w:id="156461846">
                  <w:marLeft w:val="0"/>
                  <w:marRight w:val="0"/>
                  <w:marTop w:val="0"/>
                  <w:marBottom w:val="0"/>
                  <w:divBdr>
                    <w:top w:val="none" w:sz="0" w:space="0" w:color="auto"/>
                    <w:left w:val="none" w:sz="0" w:space="0" w:color="auto"/>
                    <w:bottom w:val="none" w:sz="0" w:space="0" w:color="auto"/>
                    <w:right w:val="none" w:sz="0" w:space="0" w:color="auto"/>
                  </w:divBdr>
                </w:div>
                <w:div w:id="163282142">
                  <w:marLeft w:val="0"/>
                  <w:marRight w:val="0"/>
                  <w:marTop w:val="0"/>
                  <w:marBottom w:val="0"/>
                  <w:divBdr>
                    <w:top w:val="none" w:sz="0" w:space="0" w:color="auto"/>
                    <w:left w:val="none" w:sz="0" w:space="0" w:color="auto"/>
                    <w:bottom w:val="none" w:sz="0" w:space="0" w:color="auto"/>
                    <w:right w:val="none" w:sz="0" w:space="0" w:color="auto"/>
                  </w:divBdr>
                </w:div>
                <w:div w:id="166091591">
                  <w:marLeft w:val="0"/>
                  <w:marRight w:val="0"/>
                  <w:marTop w:val="0"/>
                  <w:marBottom w:val="0"/>
                  <w:divBdr>
                    <w:top w:val="none" w:sz="0" w:space="0" w:color="auto"/>
                    <w:left w:val="none" w:sz="0" w:space="0" w:color="auto"/>
                    <w:bottom w:val="none" w:sz="0" w:space="0" w:color="auto"/>
                    <w:right w:val="none" w:sz="0" w:space="0" w:color="auto"/>
                  </w:divBdr>
                </w:div>
                <w:div w:id="168064404">
                  <w:marLeft w:val="0"/>
                  <w:marRight w:val="0"/>
                  <w:marTop w:val="0"/>
                  <w:marBottom w:val="0"/>
                  <w:divBdr>
                    <w:top w:val="none" w:sz="0" w:space="0" w:color="auto"/>
                    <w:left w:val="none" w:sz="0" w:space="0" w:color="auto"/>
                    <w:bottom w:val="none" w:sz="0" w:space="0" w:color="auto"/>
                    <w:right w:val="none" w:sz="0" w:space="0" w:color="auto"/>
                  </w:divBdr>
                </w:div>
                <w:div w:id="172964343">
                  <w:marLeft w:val="0"/>
                  <w:marRight w:val="0"/>
                  <w:marTop w:val="0"/>
                  <w:marBottom w:val="0"/>
                  <w:divBdr>
                    <w:top w:val="none" w:sz="0" w:space="0" w:color="auto"/>
                    <w:left w:val="none" w:sz="0" w:space="0" w:color="auto"/>
                    <w:bottom w:val="none" w:sz="0" w:space="0" w:color="auto"/>
                    <w:right w:val="none" w:sz="0" w:space="0" w:color="auto"/>
                  </w:divBdr>
                </w:div>
                <w:div w:id="195510574">
                  <w:marLeft w:val="0"/>
                  <w:marRight w:val="0"/>
                  <w:marTop w:val="0"/>
                  <w:marBottom w:val="0"/>
                  <w:divBdr>
                    <w:top w:val="none" w:sz="0" w:space="0" w:color="auto"/>
                    <w:left w:val="none" w:sz="0" w:space="0" w:color="auto"/>
                    <w:bottom w:val="none" w:sz="0" w:space="0" w:color="auto"/>
                    <w:right w:val="none" w:sz="0" w:space="0" w:color="auto"/>
                  </w:divBdr>
                </w:div>
                <w:div w:id="196819867">
                  <w:marLeft w:val="0"/>
                  <w:marRight w:val="0"/>
                  <w:marTop w:val="0"/>
                  <w:marBottom w:val="0"/>
                  <w:divBdr>
                    <w:top w:val="none" w:sz="0" w:space="0" w:color="auto"/>
                    <w:left w:val="none" w:sz="0" w:space="0" w:color="auto"/>
                    <w:bottom w:val="none" w:sz="0" w:space="0" w:color="auto"/>
                    <w:right w:val="none" w:sz="0" w:space="0" w:color="auto"/>
                  </w:divBdr>
                </w:div>
                <w:div w:id="197619818">
                  <w:marLeft w:val="0"/>
                  <w:marRight w:val="0"/>
                  <w:marTop w:val="0"/>
                  <w:marBottom w:val="0"/>
                  <w:divBdr>
                    <w:top w:val="none" w:sz="0" w:space="0" w:color="auto"/>
                    <w:left w:val="none" w:sz="0" w:space="0" w:color="auto"/>
                    <w:bottom w:val="none" w:sz="0" w:space="0" w:color="auto"/>
                    <w:right w:val="none" w:sz="0" w:space="0" w:color="auto"/>
                  </w:divBdr>
                </w:div>
                <w:div w:id="199249599">
                  <w:marLeft w:val="0"/>
                  <w:marRight w:val="0"/>
                  <w:marTop w:val="0"/>
                  <w:marBottom w:val="0"/>
                  <w:divBdr>
                    <w:top w:val="none" w:sz="0" w:space="0" w:color="auto"/>
                    <w:left w:val="none" w:sz="0" w:space="0" w:color="auto"/>
                    <w:bottom w:val="none" w:sz="0" w:space="0" w:color="auto"/>
                    <w:right w:val="none" w:sz="0" w:space="0" w:color="auto"/>
                  </w:divBdr>
                </w:div>
                <w:div w:id="230236943">
                  <w:marLeft w:val="0"/>
                  <w:marRight w:val="0"/>
                  <w:marTop w:val="0"/>
                  <w:marBottom w:val="0"/>
                  <w:divBdr>
                    <w:top w:val="none" w:sz="0" w:space="0" w:color="auto"/>
                    <w:left w:val="none" w:sz="0" w:space="0" w:color="auto"/>
                    <w:bottom w:val="none" w:sz="0" w:space="0" w:color="auto"/>
                    <w:right w:val="none" w:sz="0" w:space="0" w:color="auto"/>
                  </w:divBdr>
                </w:div>
                <w:div w:id="333841276">
                  <w:marLeft w:val="0"/>
                  <w:marRight w:val="0"/>
                  <w:marTop w:val="0"/>
                  <w:marBottom w:val="0"/>
                  <w:divBdr>
                    <w:top w:val="none" w:sz="0" w:space="0" w:color="auto"/>
                    <w:left w:val="none" w:sz="0" w:space="0" w:color="auto"/>
                    <w:bottom w:val="none" w:sz="0" w:space="0" w:color="auto"/>
                    <w:right w:val="none" w:sz="0" w:space="0" w:color="auto"/>
                  </w:divBdr>
                </w:div>
                <w:div w:id="382141213">
                  <w:marLeft w:val="0"/>
                  <w:marRight w:val="0"/>
                  <w:marTop w:val="0"/>
                  <w:marBottom w:val="0"/>
                  <w:divBdr>
                    <w:top w:val="none" w:sz="0" w:space="0" w:color="auto"/>
                    <w:left w:val="none" w:sz="0" w:space="0" w:color="auto"/>
                    <w:bottom w:val="none" w:sz="0" w:space="0" w:color="auto"/>
                    <w:right w:val="none" w:sz="0" w:space="0" w:color="auto"/>
                  </w:divBdr>
                </w:div>
                <w:div w:id="412312763">
                  <w:marLeft w:val="0"/>
                  <w:marRight w:val="0"/>
                  <w:marTop w:val="0"/>
                  <w:marBottom w:val="0"/>
                  <w:divBdr>
                    <w:top w:val="none" w:sz="0" w:space="0" w:color="auto"/>
                    <w:left w:val="none" w:sz="0" w:space="0" w:color="auto"/>
                    <w:bottom w:val="none" w:sz="0" w:space="0" w:color="auto"/>
                    <w:right w:val="none" w:sz="0" w:space="0" w:color="auto"/>
                  </w:divBdr>
                </w:div>
                <w:div w:id="454063737">
                  <w:marLeft w:val="0"/>
                  <w:marRight w:val="0"/>
                  <w:marTop w:val="0"/>
                  <w:marBottom w:val="0"/>
                  <w:divBdr>
                    <w:top w:val="none" w:sz="0" w:space="0" w:color="auto"/>
                    <w:left w:val="none" w:sz="0" w:space="0" w:color="auto"/>
                    <w:bottom w:val="none" w:sz="0" w:space="0" w:color="auto"/>
                    <w:right w:val="none" w:sz="0" w:space="0" w:color="auto"/>
                  </w:divBdr>
                </w:div>
                <w:div w:id="481430658">
                  <w:marLeft w:val="0"/>
                  <w:marRight w:val="0"/>
                  <w:marTop w:val="0"/>
                  <w:marBottom w:val="0"/>
                  <w:divBdr>
                    <w:top w:val="none" w:sz="0" w:space="0" w:color="auto"/>
                    <w:left w:val="none" w:sz="0" w:space="0" w:color="auto"/>
                    <w:bottom w:val="none" w:sz="0" w:space="0" w:color="auto"/>
                    <w:right w:val="none" w:sz="0" w:space="0" w:color="auto"/>
                  </w:divBdr>
                </w:div>
                <w:div w:id="501240697">
                  <w:marLeft w:val="0"/>
                  <w:marRight w:val="0"/>
                  <w:marTop w:val="0"/>
                  <w:marBottom w:val="0"/>
                  <w:divBdr>
                    <w:top w:val="none" w:sz="0" w:space="0" w:color="auto"/>
                    <w:left w:val="none" w:sz="0" w:space="0" w:color="auto"/>
                    <w:bottom w:val="none" w:sz="0" w:space="0" w:color="auto"/>
                    <w:right w:val="none" w:sz="0" w:space="0" w:color="auto"/>
                  </w:divBdr>
                </w:div>
                <w:div w:id="520702042">
                  <w:marLeft w:val="0"/>
                  <w:marRight w:val="0"/>
                  <w:marTop w:val="0"/>
                  <w:marBottom w:val="0"/>
                  <w:divBdr>
                    <w:top w:val="none" w:sz="0" w:space="0" w:color="auto"/>
                    <w:left w:val="none" w:sz="0" w:space="0" w:color="auto"/>
                    <w:bottom w:val="none" w:sz="0" w:space="0" w:color="auto"/>
                    <w:right w:val="none" w:sz="0" w:space="0" w:color="auto"/>
                  </w:divBdr>
                </w:div>
                <w:div w:id="662011476">
                  <w:marLeft w:val="0"/>
                  <w:marRight w:val="0"/>
                  <w:marTop w:val="0"/>
                  <w:marBottom w:val="0"/>
                  <w:divBdr>
                    <w:top w:val="none" w:sz="0" w:space="0" w:color="auto"/>
                    <w:left w:val="none" w:sz="0" w:space="0" w:color="auto"/>
                    <w:bottom w:val="none" w:sz="0" w:space="0" w:color="auto"/>
                    <w:right w:val="none" w:sz="0" w:space="0" w:color="auto"/>
                  </w:divBdr>
                </w:div>
                <w:div w:id="666521655">
                  <w:marLeft w:val="0"/>
                  <w:marRight w:val="0"/>
                  <w:marTop w:val="0"/>
                  <w:marBottom w:val="0"/>
                  <w:divBdr>
                    <w:top w:val="none" w:sz="0" w:space="0" w:color="auto"/>
                    <w:left w:val="none" w:sz="0" w:space="0" w:color="auto"/>
                    <w:bottom w:val="none" w:sz="0" w:space="0" w:color="auto"/>
                    <w:right w:val="none" w:sz="0" w:space="0" w:color="auto"/>
                  </w:divBdr>
                </w:div>
                <w:div w:id="676079659">
                  <w:marLeft w:val="0"/>
                  <w:marRight w:val="0"/>
                  <w:marTop w:val="0"/>
                  <w:marBottom w:val="0"/>
                  <w:divBdr>
                    <w:top w:val="none" w:sz="0" w:space="0" w:color="auto"/>
                    <w:left w:val="none" w:sz="0" w:space="0" w:color="auto"/>
                    <w:bottom w:val="none" w:sz="0" w:space="0" w:color="auto"/>
                    <w:right w:val="none" w:sz="0" w:space="0" w:color="auto"/>
                  </w:divBdr>
                </w:div>
                <w:div w:id="681931264">
                  <w:marLeft w:val="0"/>
                  <w:marRight w:val="0"/>
                  <w:marTop w:val="0"/>
                  <w:marBottom w:val="0"/>
                  <w:divBdr>
                    <w:top w:val="none" w:sz="0" w:space="0" w:color="auto"/>
                    <w:left w:val="none" w:sz="0" w:space="0" w:color="auto"/>
                    <w:bottom w:val="none" w:sz="0" w:space="0" w:color="auto"/>
                    <w:right w:val="none" w:sz="0" w:space="0" w:color="auto"/>
                  </w:divBdr>
                </w:div>
                <w:div w:id="686635474">
                  <w:marLeft w:val="0"/>
                  <w:marRight w:val="0"/>
                  <w:marTop w:val="0"/>
                  <w:marBottom w:val="0"/>
                  <w:divBdr>
                    <w:top w:val="none" w:sz="0" w:space="0" w:color="auto"/>
                    <w:left w:val="none" w:sz="0" w:space="0" w:color="auto"/>
                    <w:bottom w:val="none" w:sz="0" w:space="0" w:color="auto"/>
                    <w:right w:val="none" w:sz="0" w:space="0" w:color="auto"/>
                  </w:divBdr>
                </w:div>
                <w:div w:id="731008055">
                  <w:marLeft w:val="0"/>
                  <w:marRight w:val="0"/>
                  <w:marTop w:val="0"/>
                  <w:marBottom w:val="0"/>
                  <w:divBdr>
                    <w:top w:val="none" w:sz="0" w:space="0" w:color="auto"/>
                    <w:left w:val="none" w:sz="0" w:space="0" w:color="auto"/>
                    <w:bottom w:val="none" w:sz="0" w:space="0" w:color="auto"/>
                    <w:right w:val="none" w:sz="0" w:space="0" w:color="auto"/>
                  </w:divBdr>
                </w:div>
                <w:div w:id="734359010">
                  <w:marLeft w:val="0"/>
                  <w:marRight w:val="0"/>
                  <w:marTop w:val="0"/>
                  <w:marBottom w:val="0"/>
                  <w:divBdr>
                    <w:top w:val="none" w:sz="0" w:space="0" w:color="auto"/>
                    <w:left w:val="none" w:sz="0" w:space="0" w:color="auto"/>
                    <w:bottom w:val="none" w:sz="0" w:space="0" w:color="auto"/>
                    <w:right w:val="none" w:sz="0" w:space="0" w:color="auto"/>
                  </w:divBdr>
                </w:div>
                <w:div w:id="785464924">
                  <w:marLeft w:val="0"/>
                  <w:marRight w:val="0"/>
                  <w:marTop w:val="0"/>
                  <w:marBottom w:val="0"/>
                  <w:divBdr>
                    <w:top w:val="none" w:sz="0" w:space="0" w:color="auto"/>
                    <w:left w:val="none" w:sz="0" w:space="0" w:color="auto"/>
                    <w:bottom w:val="none" w:sz="0" w:space="0" w:color="auto"/>
                    <w:right w:val="none" w:sz="0" w:space="0" w:color="auto"/>
                  </w:divBdr>
                </w:div>
                <w:div w:id="847525600">
                  <w:marLeft w:val="0"/>
                  <w:marRight w:val="0"/>
                  <w:marTop w:val="0"/>
                  <w:marBottom w:val="0"/>
                  <w:divBdr>
                    <w:top w:val="none" w:sz="0" w:space="0" w:color="auto"/>
                    <w:left w:val="none" w:sz="0" w:space="0" w:color="auto"/>
                    <w:bottom w:val="none" w:sz="0" w:space="0" w:color="auto"/>
                    <w:right w:val="none" w:sz="0" w:space="0" w:color="auto"/>
                  </w:divBdr>
                </w:div>
                <w:div w:id="889539594">
                  <w:marLeft w:val="0"/>
                  <w:marRight w:val="0"/>
                  <w:marTop w:val="0"/>
                  <w:marBottom w:val="0"/>
                  <w:divBdr>
                    <w:top w:val="none" w:sz="0" w:space="0" w:color="auto"/>
                    <w:left w:val="none" w:sz="0" w:space="0" w:color="auto"/>
                    <w:bottom w:val="none" w:sz="0" w:space="0" w:color="auto"/>
                    <w:right w:val="none" w:sz="0" w:space="0" w:color="auto"/>
                  </w:divBdr>
                </w:div>
                <w:div w:id="925918712">
                  <w:marLeft w:val="0"/>
                  <w:marRight w:val="0"/>
                  <w:marTop w:val="0"/>
                  <w:marBottom w:val="0"/>
                  <w:divBdr>
                    <w:top w:val="none" w:sz="0" w:space="0" w:color="auto"/>
                    <w:left w:val="none" w:sz="0" w:space="0" w:color="auto"/>
                    <w:bottom w:val="none" w:sz="0" w:space="0" w:color="auto"/>
                    <w:right w:val="none" w:sz="0" w:space="0" w:color="auto"/>
                  </w:divBdr>
                </w:div>
                <w:div w:id="969744362">
                  <w:marLeft w:val="0"/>
                  <w:marRight w:val="0"/>
                  <w:marTop w:val="0"/>
                  <w:marBottom w:val="0"/>
                  <w:divBdr>
                    <w:top w:val="none" w:sz="0" w:space="0" w:color="auto"/>
                    <w:left w:val="none" w:sz="0" w:space="0" w:color="auto"/>
                    <w:bottom w:val="none" w:sz="0" w:space="0" w:color="auto"/>
                    <w:right w:val="none" w:sz="0" w:space="0" w:color="auto"/>
                  </w:divBdr>
                </w:div>
                <w:div w:id="994340824">
                  <w:marLeft w:val="0"/>
                  <w:marRight w:val="0"/>
                  <w:marTop w:val="0"/>
                  <w:marBottom w:val="0"/>
                  <w:divBdr>
                    <w:top w:val="none" w:sz="0" w:space="0" w:color="auto"/>
                    <w:left w:val="none" w:sz="0" w:space="0" w:color="auto"/>
                    <w:bottom w:val="none" w:sz="0" w:space="0" w:color="auto"/>
                    <w:right w:val="none" w:sz="0" w:space="0" w:color="auto"/>
                  </w:divBdr>
                </w:div>
                <w:div w:id="1014263508">
                  <w:marLeft w:val="0"/>
                  <w:marRight w:val="0"/>
                  <w:marTop w:val="0"/>
                  <w:marBottom w:val="0"/>
                  <w:divBdr>
                    <w:top w:val="none" w:sz="0" w:space="0" w:color="auto"/>
                    <w:left w:val="none" w:sz="0" w:space="0" w:color="auto"/>
                    <w:bottom w:val="none" w:sz="0" w:space="0" w:color="auto"/>
                    <w:right w:val="none" w:sz="0" w:space="0" w:color="auto"/>
                  </w:divBdr>
                </w:div>
                <w:div w:id="1016343739">
                  <w:marLeft w:val="0"/>
                  <w:marRight w:val="0"/>
                  <w:marTop w:val="0"/>
                  <w:marBottom w:val="0"/>
                  <w:divBdr>
                    <w:top w:val="none" w:sz="0" w:space="0" w:color="auto"/>
                    <w:left w:val="none" w:sz="0" w:space="0" w:color="auto"/>
                    <w:bottom w:val="none" w:sz="0" w:space="0" w:color="auto"/>
                    <w:right w:val="none" w:sz="0" w:space="0" w:color="auto"/>
                  </w:divBdr>
                </w:div>
                <w:div w:id="1029257072">
                  <w:marLeft w:val="0"/>
                  <w:marRight w:val="0"/>
                  <w:marTop w:val="0"/>
                  <w:marBottom w:val="0"/>
                  <w:divBdr>
                    <w:top w:val="none" w:sz="0" w:space="0" w:color="auto"/>
                    <w:left w:val="none" w:sz="0" w:space="0" w:color="auto"/>
                    <w:bottom w:val="none" w:sz="0" w:space="0" w:color="auto"/>
                    <w:right w:val="none" w:sz="0" w:space="0" w:color="auto"/>
                  </w:divBdr>
                </w:div>
                <w:div w:id="1056199324">
                  <w:marLeft w:val="0"/>
                  <w:marRight w:val="0"/>
                  <w:marTop w:val="0"/>
                  <w:marBottom w:val="0"/>
                  <w:divBdr>
                    <w:top w:val="none" w:sz="0" w:space="0" w:color="auto"/>
                    <w:left w:val="none" w:sz="0" w:space="0" w:color="auto"/>
                    <w:bottom w:val="none" w:sz="0" w:space="0" w:color="auto"/>
                    <w:right w:val="none" w:sz="0" w:space="0" w:color="auto"/>
                  </w:divBdr>
                </w:div>
                <w:div w:id="1071539473">
                  <w:marLeft w:val="0"/>
                  <w:marRight w:val="0"/>
                  <w:marTop w:val="0"/>
                  <w:marBottom w:val="0"/>
                  <w:divBdr>
                    <w:top w:val="none" w:sz="0" w:space="0" w:color="auto"/>
                    <w:left w:val="none" w:sz="0" w:space="0" w:color="auto"/>
                    <w:bottom w:val="none" w:sz="0" w:space="0" w:color="auto"/>
                    <w:right w:val="none" w:sz="0" w:space="0" w:color="auto"/>
                  </w:divBdr>
                </w:div>
                <w:div w:id="1078290479">
                  <w:marLeft w:val="0"/>
                  <w:marRight w:val="0"/>
                  <w:marTop w:val="0"/>
                  <w:marBottom w:val="0"/>
                  <w:divBdr>
                    <w:top w:val="none" w:sz="0" w:space="0" w:color="auto"/>
                    <w:left w:val="none" w:sz="0" w:space="0" w:color="auto"/>
                    <w:bottom w:val="none" w:sz="0" w:space="0" w:color="auto"/>
                    <w:right w:val="none" w:sz="0" w:space="0" w:color="auto"/>
                  </w:divBdr>
                </w:div>
                <w:div w:id="1116176263">
                  <w:marLeft w:val="0"/>
                  <w:marRight w:val="0"/>
                  <w:marTop w:val="0"/>
                  <w:marBottom w:val="0"/>
                  <w:divBdr>
                    <w:top w:val="none" w:sz="0" w:space="0" w:color="auto"/>
                    <w:left w:val="none" w:sz="0" w:space="0" w:color="auto"/>
                    <w:bottom w:val="none" w:sz="0" w:space="0" w:color="auto"/>
                    <w:right w:val="none" w:sz="0" w:space="0" w:color="auto"/>
                  </w:divBdr>
                </w:div>
                <w:div w:id="1122187764">
                  <w:marLeft w:val="0"/>
                  <w:marRight w:val="0"/>
                  <w:marTop w:val="0"/>
                  <w:marBottom w:val="0"/>
                  <w:divBdr>
                    <w:top w:val="none" w:sz="0" w:space="0" w:color="auto"/>
                    <w:left w:val="none" w:sz="0" w:space="0" w:color="auto"/>
                    <w:bottom w:val="none" w:sz="0" w:space="0" w:color="auto"/>
                    <w:right w:val="none" w:sz="0" w:space="0" w:color="auto"/>
                  </w:divBdr>
                </w:div>
                <w:div w:id="1124928340">
                  <w:marLeft w:val="0"/>
                  <w:marRight w:val="0"/>
                  <w:marTop w:val="0"/>
                  <w:marBottom w:val="0"/>
                  <w:divBdr>
                    <w:top w:val="none" w:sz="0" w:space="0" w:color="auto"/>
                    <w:left w:val="none" w:sz="0" w:space="0" w:color="auto"/>
                    <w:bottom w:val="none" w:sz="0" w:space="0" w:color="auto"/>
                    <w:right w:val="none" w:sz="0" w:space="0" w:color="auto"/>
                  </w:divBdr>
                </w:div>
                <w:div w:id="1171915847">
                  <w:marLeft w:val="0"/>
                  <w:marRight w:val="0"/>
                  <w:marTop w:val="0"/>
                  <w:marBottom w:val="0"/>
                  <w:divBdr>
                    <w:top w:val="none" w:sz="0" w:space="0" w:color="auto"/>
                    <w:left w:val="none" w:sz="0" w:space="0" w:color="auto"/>
                    <w:bottom w:val="none" w:sz="0" w:space="0" w:color="auto"/>
                    <w:right w:val="none" w:sz="0" w:space="0" w:color="auto"/>
                  </w:divBdr>
                </w:div>
                <w:div w:id="1174223107">
                  <w:marLeft w:val="0"/>
                  <w:marRight w:val="0"/>
                  <w:marTop w:val="0"/>
                  <w:marBottom w:val="0"/>
                  <w:divBdr>
                    <w:top w:val="none" w:sz="0" w:space="0" w:color="auto"/>
                    <w:left w:val="none" w:sz="0" w:space="0" w:color="auto"/>
                    <w:bottom w:val="none" w:sz="0" w:space="0" w:color="auto"/>
                    <w:right w:val="none" w:sz="0" w:space="0" w:color="auto"/>
                  </w:divBdr>
                </w:div>
                <w:div w:id="1176923696">
                  <w:marLeft w:val="0"/>
                  <w:marRight w:val="0"/>
                  <w:marTop w:val="0"/>
                  <w:marBottom w:val="0"/>
                  <w:divBdr>
                    <w:top w:val="none" w:sz="0" w:space="0" w:color="auto"/>
                    <w:left w:val="none" w:sz="0" w:space="0" w:color="auto"/>
                    <w:bottom w:val="none" w:sz="0" w:space="0" w:color="auto"/>
                    <w:right w:val="none" w:sz="0" w:space="0" w:color="auto"/>
                  </w:divBdr>
                </w:div>
                <w:div w:id="1182164508">
                  <w:marLeft w:val="0"/>
                  <w:marRight w:val="0"/>
                  <w:marTop w:val="0"/>
                  <w:marBottom w:val="0"/>
                  <w:divBdr>
                    <w:top w:val="none" w:sz="0" w:space="0" w:color="auto"/>
                    <w:left w:val="none" w:sz="0" w:space="0" w:color="auto"/>
                    <w:bottom w:val="none" w:sz="0" w:space="0" w:color="auto"/>
                    <w:right w:val="none" w:sz="0" w:space="0" w:color="auto"/>
                  </w:divBdr>
                </w:div>
                <w:div w:id="1198591653">
                  <w:marLeft w:val="0"/>
                  <w:marRight w:val="0"/>
                  <w:marTop w:val="0"/>
                  <w:marBottom w:val="0"/>
                  <w:divBdr>
                    <w:top w:val="none" w:sz="0" w:space="0" w:color="auto"/>
                    <w:left w:val="none" w:sz="0" w:space="0" w:color="auto"/>
                    <w:bottom w:val="none" w:sz="0" w:space="0" w:color="auto"/>
                    <w:right w:val="none" w:sz="0" w:space="0" w:color="auto"/>
                  </w:divBdr>
                </w:div>
                <w:div w:id="1203903746">
                  <w:marLeft w:val="0"/>
                  <w:marRight w:val="0"/>
                  <w:marTop w:val="0"/>
                  <w:marBottom w:val="0"/>
                  <w:divBdr>
                    <w:top w:val="none" w:sz="0" w:space="0" w:color="auto"/>
                    <w:left w:val="none" w:sz="0" w:space="0" w:color="auto"/>
                    <w:bottom w:val="none" w:sz="0" w:space="0" w:color="auto"/>
                    <w:right w:val="none" w:sz="0" w:space="0" w:color="auto"/>
                  </w:divBdr>
                </w:div>
                <w:div w:id="1273591486">
                  <w:marLeft w:val="0"/>
                  <w:marRight w:val="0"/>
                  <w:marTop w:val="0"/>
                  <w:marBottom w:val="0"/>
                  <w:divBdr>
                    <w:top w:val="none" w:sz="0" w:space="0" w:color="auto"/>
                    <w:left w:val="none" w:sz="0" w:space="0" w:color="auto"/>
                    <w:bottom w:val="none" w:sz="0" w:space="0" w:color="auto"/>
                    <w:right w:val="none" w:sz="0" w:space="0" w:color="auto"/>
                  </w:divBdr>
                </w:div>
                <w:div w:id="1279215243">
                  <w:marLeft w:val="0"/>
                  <w:marRight w:val="0"/>
                  <w:marTop w:val="0"/>
                  <w:marBottom w:val="0"/>
                  <w:divBdr>
                    <w:top w:val="none" w:sz="0" w:space="0" w:color="auto"/>
                    <w:left w:val="none" w:sz="0" w:space="0" w:color="auto"/>
                    <w:bottom w:val="none" w:sz="0" w:space="0" w:color="auto"/>
                    <w:right w:val="none" w:sz="0" w:space="0" w:color="auto"/>
                  </w:divBdr>
                </w:div>
                <w:div w:id="1279797633">
                  <w:marLeft w:val="0"/>
                  <w:marRight w:val="0"/>
                  <w:marTop w:val="0"/>
                  <w:marBottom w:val="0"/>
                  <w:divBdr>
                    <w:top w:val="none" w:sz="0" w:space="0" w:color="auto"/>
                    <w:left w:val="none" w:sz="0" w:space="0" w:color="auto"/>
                    <w:bottom w:val="none" w:sz="0" w:space="0" w:color="auto"/>
                    <w:right w:val="none" w:sz="0" w:space="0" w:color="auto"/>
                  </w:divBdr>
                </w:div>
                <w:div w:id="1331368402">
                  <w:marLeft w:val="0"/>
                  <w:marRight w:val="0"/>
                  <w:marTop w:val="0"/>
                  <w:marBottom w:val="0"/>
                  <w:divBdr>
                    <w:top w:val="none" w:sz="0" w:space="0" w:color="auto"/>
                    <w:left w:val="none" w:sz="0" w:space="0" w:color="auto"/>
                    <w:bottom w:val="none" w:sz="0" w:space="0" w:color="auto"/>
                    <w:right w:val="none" w:sz="0" w:space="0" w:color="auto"/>
                  </w:divBdr>
                </w:div>
                <w:div w:id="1343051072">
                  <w:marLeft w:val="0"/>
                  <w:marRight w:val="0"/>
                  <w:marTop w:val="0"/>
                  <w:marBottom w:val="0"/>
                  <w:divBdr>
                    <w:top w:val="none" w:sz="0" w:space="0" w:color="auto"/>
                    <w:left w:val="none" w:sz="0" w:space="0" w:color="auto"/>
                    <w:bottom w:val="none" w:sz="0" w:space="0" w:color="auto"/>
                    <w:right w:val="none" w:sz="0" w:space="0" w:color="auto"/>
                  </w:divBdr>
                </w:div>
                <w:div w:id="1413042865">
                  <w:marLeft w:val="0"/>
                  <w:marRight w:val="0"/>
                  <w:marTop w:val="0"/>
                  <w:marBottom w:val="0"/>
                  <w:divBdr>
                    <w:top w:val="none" w:sz="0" w:space="0" w:color="auto"/>
                    <w:left w:val="none" w:sz="0" w:space="0" w:color="auto"/>
                    <w:bottom w:val="none" w:sz="0" w:space="0" w:color="auto"/>
                    <w:right w:val="none" w:sz="0" w:space="0" w:color="auto"/>
                  </w:divBdr>
                </w:div>
                <w:div w:id="1428036670">
                  <w:marLeft w:val="0"/>
                  <w:marRight w:val="0"/>
                  <w:marTop w:val="0"/>
                  <w:marBottom w:val="0"/>
                  <w:divBdr>
                    <w:top w:val="none" w:sz="0" w:space="0" w:color="auto"/>
                    <w:left w:val="none" w:sz="0" w:space="0" w:color="auto"/>
                    <w:bottom w:val="none" w:sz="0" w:space="0" w:color="auto"/>
                    <w:right w:val="none" w:sz="0" w:space="0" w:color="auto"/>
                  </w:divBdr>
                </w:div>
                <w:div w:id="1432700832">
                  <w:marLeft w:val="0"/>
                  <w:marRight w:val="0"/>
                  <w:marTop w:val="0"/>
                  <w:marBottom w:val="0"/>
                  <w:divBdr>
                    <w:top w:val="none" w:sz="0" w:space="0" w:color="auto"/>
                    <w:left w:val="none" w:sz="0" w:space="0" w:color="auto"/>
                    <w:bottom w:val="none" w:sz="0" w:space="0" w:color="auto"/>
                    <w:right w:val="none" w:sz="0" w:space="0" w:color="auto"/>
                  </w:divBdr>
                </w:div>
                <w:div w:id="1444809048">
                  <w:marLeft w:val="0"/>
                  <w:marRight w:val="0"/>
                  <w:marTop w:val="0"/>
                  <w:marBottom w:val="0"/>
                  <w:divBdr>
                    <w:top w:val="none" w:sz="0" w:space="0" w:color="auto"/>
                    <w:left w:val="none" w:sz="0" w:space="0" w:color="auto"/>
                    <w:bottom w:val="none" w:sz="0" w:space="0" w:color="auto"/>
                    <w:right w:val="none" w:sz="0" w:space="0" w:color="auto"/>
                  </w:divBdr>
                </w:div>
                <w:div w:id="1485585013">
                  <w:marLeft w:val="0"/>
                  <w:marRight w:val="0"/>
                  <w:marTop w:val="0"/>
                  <w:marBottom w:val="0"/>
                  <w:divBdr>
                    <w:top w:val="none" w:sz="0" w:space="0" w:color="auto"/>
                    <w:left w:val="none" w:sz="0" w:space="0" w:color="auto"/>
                    <w:bottom w:val="none" w:sz="0" w:space="0" w:color="auto"/>
                    <w:right w:val="none" w:sz="0" w:space="0" w:color="auto"/>
                  </w:divBdr>
                </w:div>
                <w:div w:id="1486583923">
                  <w:marLeft w:val="0"/>
                  <w:marRight w:val="0"/>
                  <w:marTop w:val="0"/>
                  <w:marBottom w:val="0"/>
                  <w:divBdr>
                    <w:top w:val="none" w:sz="0" w:space="0" w:color="auto"/>
                    <w:left w:val="none" w:sz="0" w:space="0" w:color="auto"/>
                    <w:bottom w:val="none" w:sz="0" w:space="0" w:color="auto"/>
                    <w:right w:val="none" w:sz="0" w:space="0" w:color="auto"/>
                  </w:divBdr>
                </w:div>
                <w:div w:id="1503399906">
                  <w:marLeft w:val="0"/>
                  <w:marRight w:val="0"/>
                  <w:marTop w:val="0"/>
                  <w:marBottom w:val="0"/>
                  <w:divBdr>
                    <w:top w:val="none" w:sz="0" w:space="0" w:color="auto"/>
                    <w:left w:val="none" w:sz="0" w:space="0" w:color="auto"/>
                    <w:bottom w:val="none" w:sz="0" w:space="0" w:color="auto"/>
                    <w:right w:val="none" w:sz="0" w:space="0" w:color="auto"/>
                  </w:divBdr>
                </w:div>
                <w:div w:id="1540967492">
                  <w:marLeft w:val="0"/>
                  <w:marRight w:val="0"/>
                  <w:marTop w:val="0"/>
                  <w:marBottom w:val="0"/>
                  <w:divBdr>
                    <w:top w:val="none" w:sz="0" w:space="0" w:color="auto"/>
                    <w:left w:val="none" w:sz="0" w:space="0" w:color="auto"/>
                    <w:bottom w:val="none" w:sz="0" w:space="0" w:color="auto"/>
                    <w:right w:val="none" w:sz="0" w:space="0" w:color="auto"/>
                  </w:divBdr>
                </w:div>
                <w:div w:id="1555005220">
                  <w:marLeft w:val="0"/>
                  <w:marRight w:val="0"/>
                  <w:marTop w:val="0"/>
                  <w:marBottom w:val="0"/>
                  <w:divBdr>
                    <w:top w:val="none" w:sz="0" w:space="0" w:color="auto"/>
                    <w:left w:val="none" w:sz="0" w:space="0" w:color="auto"/>
                    <w:bottom w:val="none" w:sz="0" w:space="0" w:color="auto"/>
                    <w:right w:val="none" w:sz="0" w:space="0" w:color="auto"/>
                  </w:divBdr>
                </w:div>
                <w:div w:id="1600526658">
                  <w:marLeft w:val="0"/>
                  <w:marRight w:val="0"/>
                  <w:marTop w:val="0"/>
                  <w:marBottom w:val="0"/>
                  <w:divBdr>
                    <w:top w:val="none" w:sz="0" w:space="0" w:color="auto"/>
                    <w:left w:val="none" w:sz="0" w:space="0" w:color="auto"/>
                    <w:bottom w:val="none" w:sz="0" w:space="0" w:color="auto"/>
                    <w:right w:val="none" w:sz="0" w:space="0" w:color="auto"/>
                  </w:divBdr>
                </w:div>
                <w:div w:id="1628589428">
                  <w:marLeft w:val="0"/>
                  <w:marRight w:val="0"/>
                  <w:marTop w:val="0"/>
                  <w:marBottom w:val="0"/>
                  <w:divBdr>
                    <w:top w:val="none" w:sz="0" w:space="0" w:color="auto"/>
                    <w:left w:val="none" w:sz="0" w:space="0" w:color="auto"/>
                    <w:bottom w:val="none" w:sz="0" w:space="0" w:color="auto"/>
                    <w:right w:val="none" w:sz="0" w:space="0" w:color="auto"/>
                  </w:divBdr>
                </w:div>
                <w:div w:id="1629966066">
                  <w:marLeft w:val="0"/>
                  <w:marRight w:val="0"/>
                  <w:marTop w:val="0"/>
                  <w:marBottom w:val="0"/>
                  <w:divBdr>
                    <w:top w:val="none" w:sz="0" w:space="0" w:color="auto"/>
                    <w:left w:val="none" w:sz="0" w:space="0" w:color="auto"/>
                    <w:bottom w:val="none" w:sz="0" w:space="0" w:color="auto"/>
                    <w:right w:val="none" w:sz="0" w:space="0" w:color="auto"/>
                  </w:divBdr>
                </w:div>
                <w:div w:id="1687363447">
                  <w:marLeft w:val="0"/>
                  <w:marRight w:val="0"/>
                  <w:marTop w:val="0"/>
                  <w:marBottom w:val="0"/>
                  <w:divBdr>
                    <w:top w:val="none" w:sz="0" w:space="0" w:color="auto"/>
                    <w:left w:val="none" w:sz="0" w:space="0" w:color="auto"/>
                    <w:bottom w:val="none" w:sz="0" w:space="0" w:color="auto"/>
                    <w:right w:val="none" w:sz="0" w:space="0" w:color="auto"/>
                  </w:divBdr>
                </w:div>
                <w:div w:id="1723796088">
                  <w:marLeft w:val="0"/>
                  <w:marRight w:val="0"/>
                  <w:marTop w:val="0"/>
                  <w:marBottom w:val="0"/>
                  <w:divBdr>
                    <w:top w:val="none" w:sz="0" w:space="0" w:color="auto"/>
                    <w:left w:val="none" w:sz="0" w:space="0" w:color="auto"/>
                    <w:bottom w:val="none" w:sz="0" w:space="0" w:color="auto"/>
                    <w:right w:val="none" w:sz="0" w:space="0" w:color="auto"/>
                  </w:divBdr>
                </w:div>
                <w:div w:id="1731535456">
                  <w:marLeft w:val="0"/>
                  <w:marRight w:val="0"/>
                  <w:marTop w:val="0"/>
                  <w:marBottom w:val="0"/>
                  <w:divBdr>
                    <w:top w:val="none" w:sz="0" w:space="0" w:color="auto"/>
                    <w:left w:val="none" w:sz="0" w:space="0" w:color="auto"/>
                    <w:bottom w:val="none" w:sz="0" w:space="0" w:color="auto"/>
                    <w:right w:val="none" w:sz="0" w:space="0" w:color="auto"/>
                  </w:divBdr>
                </w:div>
                <w:div w:id="1770006464">
                  <w:marLeft w:val="0"/>
                  <w:marRight w:val="0"/>
                  <w:marTop w:val="0"/>
                  <w:marBottom w:val="0"/>
                  <w:divBdr>
                    <w:top w:val="none" w:sz="0" w:space="0" w:color="auto"/>
                    <w:left w:val="none" w:sz="0" w:space="0" w:color="auto"/>
                    <w:bottom w:val="none" w:sz="0" w:space="0" w:color="auto"/>
                    <w:right w:val="none" w:sz="0" w:space="0" w:color="auto"/>
                  </w:divBdr>
                </w:div>
                <w:div w:id="1775857086">
                  <w:marLeft w:val="0"/>
                  <w:marRight w:val="0"/>
                  <w:marTop w:val="0"/>
                  <w:marBottom w:val="0"/>
                  <w:divBdr>
                    <w:top w:val="none" w:sz="0" w:space="0" w:color="auto"/>
                    <w:left w:val="none" w:sz="0" w:space="0" w:color="auto"/>
                    <w:bottom w:val="none" w:sz="0" w:space="0" w:color="auto"/>
                    <w:right w:val="none" w:sz="0" w:space="0" w:color="auto"/>
                  </w:divBdr>
                </w:div>
                <w:div w:id="1790272186">
                  <w:marLeft w:val="0"/>
                  <w:marRight w:val="0"/>
                  <w:marTop w:val="0"/>
                  <w:marBottom w:val="0"/>
                  <w:divBdr>
                    <w:top w:val="none" w:sz="0" w:space="0" w:color="auto"/>
                    <w:left w:val="none" w:sz="0" w:space="0" w:color="auto"/>
                    <w:bottom w:val="none" w:sz="0" w:space="0" w:color="auto"/>
                    <w:right w:val="none" w:sz="0" w:space="0" w:color="auto"/>
                  </w:divBdr>
                </w:div>
                <w:div w:id="1796678140">
                  <w:marLeft w:val="0"/>
                  <w:marRight w:val="0"/>
                  <w:marTop w:val="0"/>
                  <w:marBottom w:val="0"/>
                  <w:divBdr>
                    <w:top w:val="none" w:sz="0" w:space="0" w:color="auto"/>
                    <w:left w:val="none" w:sz="0" w:space="0" w:color="auto"/>
                    <w:bottom w:val="none" w:sz="0" w:space="0" w:color="auto"/>
                    <w:right w:val="none" w:sz="0" w:space="0" w:color="auto"/>
                  </w:divBdr>
                </w:div>
                <w:div w:id="1807697566">
                  <w:marLeft w:val="0"/>
                  <w:marRight w:val="0"/>
                  <w:marTop w:val="0"/>
                  <w:marBottom w:val="0"/>
                  <w:divBdr>
                    <w:top w:val="none" w:sz="0" w:space="0" w:color="auto"/>
                    <w:left w:val="none" w:sz="0" w:space="0" w:color="auto"/>
                    <w:bottom w:val="none" w:sz="0" w:space="0" w:color="auto"/>
                    <w:right w:val="none" w:sz="0" w:space="0" w:color="auto"/>
                  </w:divBdr>
                </w:div>
                <w:div w:id="1859156399">
                  <w:marLeft w:val="0"/>
                  <w:marRight w:val="0"/>
                  <w:marTop w:val="0"/>
                  <w:marBottom w:val="0"/>
                  <w:divBdr>
                    <w:top w:val="none" w:sz="0" w:space="0" w:color="auto"/>
                    <w:left w:val="none" w:sz="0" w:space="0" w:color="auto"/>
                    <w:bottom w:val="none" w:sz="0" w:space="0" w:color="auto"/>
                    <w:right w:val="none" w:sz="0" w:space="0" w:color="auto"/>
                  </w:divBdr>
                </w:div>
                <w:div w:id="1874610560">
                  <w:marLeft w:val="0"/>
                  <w:marRight w:val="0"/>
                  <w:marTop w:val="0"/>
                  <w:marBottom w:val="0"/>
                  <w:divBdr>
                    <w:top w:val="none" w:sz="0" w:space="0" w:color="auto"/>
                    <w:left w:val="none" w:sz="0" w:space="0" w:color="auto"/>
                    <w:bottom w:val="none" w:sz="0" w:space="0" w:color="auto"/>
                    <w:right w:val="none" w:sz="0" w:space="0" w:color="auto"/>
                  </w:divBdr>
                </w:div>
                <w:div w:id="1886258786">
                  <w:marLeft w:val="0"/>
                  <w:marRight w:val="0"/>
                  <w:marTop w:val="0"/>
                  <w:marBottom w:val="0"/>
                  <w:divBdr>
                    <w:top w:val="none" w:sz="0" w:space="0" w:color="auto"/>
                    <w:left w:val="none" w:sz="0" w:space="0" w:color="auto"/>
                    <w:bottom w:val="none" w:sz="0" w:space="0" w:color="auto"/>
                    <w:right w:val="none" w:sz="0" w:space="0" w:color="auto"/>
                  </w:divBdr>
                </w:div>
                <w:div w:id="1920670388">
                  <w:marLeft w:val="0"/>
                  <w:marRight w:val="0"/>
                  <w:marTop w:val="0"/>
                  <w:marBottom w:val="0"/>
                  <w:divBdr>
                    <w:top w:val="none" w:sz="0" w:space="0" w:color="auto"/>
                    <w:left w:val="none" w:sz="0" w:space="0" w:color="auto"/>
                    <w:bottom w:val="none" w:sz="0" w:space="0" w:color="auto"/>
                    <w:right w:val="none" w:sz="0" w:space="0" w:color="auto"/>
                  </w:divBdr>
                </w:div>
                <w:div w:id="1999190205">
                  <w:marLeft w:val="0"/>
                  <w:marRight w:val="0"/>
                  <w:marTop w:val="0"/>
                  <w:marBottom w:val="0"/>
                  <w:divBdr>
                    <w:top w:val="none" w:sz="0" w:space="0" w:color="auto"/>
                    <w:left w:val="none" w:sz="0" w:space="0" w:color="auto"/>
                    <w:bottom w:val="none" w:sz="0" w:space="0" w:color="auto"/>
                    <w:right w:val="none" w:sz="0" w:space="0" w:color="auto"/>
                  </w:divBdr>
                </w:div>
                <w:div w:id="2018997341">
                  <w:marLeft w:val="0"/>
                  <w:marRight w:val="0"/>
                  <w:marTop w:val="0"/>
                  <w:marBottom w:val="0"/>
                  <w:divBdr>
                    <w:top w:val="none" w:sz="0" w:space="0" w:color="auto"/>
                    <w:left w:val="none" w:sz="0" w:space="0" w:color="auto"/>
                    <w:bottom w:val="none" w:sz="0" w:space="0" w:color="auto"/>
                    <w:right w:val="none" w:sz="0" w:space="0" w:color="auto"/>
                  </w:divBdr>
                </w:div>
                <w:div w:id="2065446631">
                  <w:marLeft w:val="0"/>
                  <w:marRight w:val="0"/>
                  <w:marTop w:val="0"/>
                  <w:marBottom w:val="0"/>
                  <w:divBdr>
                    <w:top w:val="none" w:sz="0" w:space="0" w:color="auto"/>
                    <w:left w:val="none" w:sz="0" w:space="0" w:color="auto"/>
                    <w:bottom w:val="none" w:sz="0" w:space="0" w:color="auto"/>
                    <w:right w:val="none" w:sz="0" w:space="0" w:color="auto"/>
                  </w:divBdr>
                </w:div>
                <w:div w:id="2071687705">
                  <w:marLeft w:val="0"/>
                  <w:marRight w:val="0"/>
                  <w:marTop w:val="0"/>
                  <w:marBottom w:val="0"/>
                  <w:divBdr>
                    <w:top w:val="none" w:sz="0" w:space="0" w:color="auto"/>
                    <w:left w:val="none" w:sz="0" w:space="0" w:color="auto"/>
                    <w:bottom w:val="none" w:sz="0" w:space="0" w:color="auto"/>
                    <w:right w:val="none" w:sz="0" w:space="0" w:color="auto"/>
                  </w:divBdr>
                </w:div>
              </w:divsChild>
            </w:div>
            <w:div w:id="1395007536">
              <w:marLeft w:val="0"/>
              <w:marRight w:val="0"/>
              <w:marTop w:val="0"/>
              <w:marBottom w:val="0"/>
              <w:divBdr>
                <w:top w:val="none" w:sz="0" w:space="0" w:color="auto"/>
                <w:left w:val="none" w:sz="0" w:space="0" w:color="auto"/>
                <w:bottom w:val="none" w:sz="0" w:space="0" w:color="auto"/>
                <w:right w:val="none" w:sz="0" w:space="0" w:color="auto"/>
              </w:divBdr>
            </w:div>
            <w:div w:id="1398166501">
              <w:marLeft w:val="0"/>
              <w:marRight w:val="0"/>
              <w:marTop w:val="0"/>
              <w:marBottom w:val="0"/>
              <w:divBdr>
                <w:top w:val="none" w:sz="0" w:space="0" w:color="auto"/>
                <w:left w:val="none" w:sz="0" w:space="0" w:color="auto"/>
                <w:bottom w:val="none" w:sz="0" w:space="0" w:color="auto"/>
                <w:right w:val="none" w:sz="0" w:space="0" w:color="auto"/>
              </w:divBdr>
            </w:div>
            <w:div w:id="1405950275">
              <w:marLeft w:val="0"/>
              <w:marRight w:val="0"/>
              <w:marTop w:val="0"/>
              <w:marBottom w:val="0"/>
              <w:divBdr>
                <w:top w:val="none" w:sz="0" w:space="0" w:color="auto"/>
                <w:left w:val="none" w:sz="0" w:space="0" w:color="auto"/>
                <w:bottom w:val="none" w:sz="0" w:space="0" w:color="auto"/>
                <w:right w:val="none" w:sz="0" w:space="0" w:color="auto"/>
              </w:divBdr>
            </w:div>
            <w:div w:id="1413508028">
              <w:marLeft w:val="0"/>
              <w:marRight w:val="0"/>
              <w:marTop w:val="0"/>
              <w:marBottom w:val="0"/>
              <w:divBdr>
                <w:top w:val="none" w:sz="0" w:space="0" w:color="auto"/>
                <w:left w:val="none" w:sz="0" w:space="0" w:color="auto"/>
                <w:bottom w:val="none" w:sz="0" w:space="0" w:color="auto"/>
                <w:right w:val="none" w:sz="0" w:space="0" w:color="auto"/>
              </w:divBdr>
            </w:div>
            <w:div w:id="1460801485">
              <w:marLeft w:val="0"/>
              <w:marRight w:val="0"/>
              <w:marTop w:val="0"/>
              <w:marBottom w:val="0"/>
              <w:divBdr>
                <w:top w:val="none" w:sz="0" w:space="0" w:color="auto"/>
                <w:left w:val="none" w:sz="0" w:space="0" w:color="auto"/>
                <w:bottom w:val="none" w:sz="0" w:space="0" w:color="auto"/>
                <w:right w:val="none" w:sz="0" w:space="0" w:color="auto"/>
              </w:divBdr>
            </w:div>
            <w:div w:id="1483539603">
              <w:marLeft w:val="0"/>
              <w:marRight w:val="0"/>
              <w:marTop w:val="0"/>
              <w:marBottom w:val="0"/>
              <w:divBdr>
                <w:top w:val="none" w:sz="0" w:space="0" w:color="auto"/>
                <w:left w:val="none" w:sz="0" w:space="0" w:color="auto"/>
                <w:bottom w:val="none" w:sz="0" w:space="0" w:color="auto"/>
                <w:right w:val="none" w:sz="0" w:space="0" w:color="auto"/>
              </w:divBdr>
            </w:div>
            <w:div w:id="1512182202">
              <w:marLeft w:val="0"/>
              <w:marRight w:val="0"/>
              <w:marTop w:val="0"/>
              <w:marBottom w:val="0"/>
              <w:divBdr>
                <w:top w:val="none" w:sz="0" w:space="0" w:color="auto"/>
                <w:left w:val="none" w:sz="0" w:space="0" w:color="auto"/>
                <w:bottom w:val="none" w:sz="0" w:space="0" w:color="auto"/>
                <w:right w:val="none" w:sz="0" w:space="0" w:color="auto"/>
              </w:divBdr>
            </w:div>
            <w:div w:id="1526408936">
              <w:marLeft w:val="0"/>
              <w:marRight w:val="0"/>
              <w:marTop w:val="0"/>
              <w:marBottom w:val="0"/>
              <w:divBdr>
                <w:top w:val="none" w:sz="0" w:space="0" w:color="auto"/>
                <w:left w:val="none" w:sz="0" w:space="0" w:color="auto"/>
                <w:bottom w:val="none" w:sz="0" w:space="0" w:color="auto"/>
                <w:right w:val="none" w:sz="0" w:space="0" w:color="auto"/>
              </w:divBdr>
            </w:div>
            <w:div w:id="1528257038">
              <w:marLeft w:val="0"/>
              <w:marRight w:val="0"/>
              <w:marTop w:val="0"/>
              <w:marBottom w:val="0"/>
              <w:divBdr>
                <w:top w:val="none" w:sz="0" w:space="0" w:color="auto"/>
                <w:left w:val="none" w:sz="0" w:space="0" w:color="auto"/>
                <w:bottom w:val="none" w:sz="0" w:space="0" w:color="auto"/>
                <w:right w:val="none" w:sz="0" w:space="0" w:color="auto"/>
              </w:divBdr>
            </w:div>
            <w:div w:id="1534149143">
              <w:marLeft w:val="0"/>
              <w:marRight w:val="0"/>
              <w:marTop w:val="0"/>
              <w:marBottom w:val="0"/>
              <w:divBdr>
                <w:top w:val="none" w:sz="0" w:space="0" w:color="auto"/>
                <w:left w:val="none" w:sz="0" w:space="0" w:color="auto"/>
                <w:bottom w:val="none" w:sz="0" w:space="0" w:color="auto"/>
                <w:right w:val="none" w:sz="0" w:space="0" w:color="auto"/>
              </w:divBdr>
            </w:div>
            <w:div w:id="1546213819">
              <w:marLeft w:val="0"/>
              <w:marRight w:val="0"/>
              <w:marTop w:val="0"/>
              <w:marBottom w:val="0"/>
              <w:divBdr>
                <w:top w:val="none" w:sz="0" w:space="0" w:color="auto"/>
                <w:left w:val="none" w:sz="0" w:space="0" w:color="auto"/>
                <w:bottom w:val="none" w:sz="0" w:space="0" w:color="auto"/>
                <w:right w:val="none" w:sz="0" w:space="0" w:color="auto"/>
              </w:divBdr>
            </w:div>
            <w:div w:id="1577739179">
              <w:marLeft w:val="0"/>
              <w:marRight w:val="0"/>
              <w:marTop w:val="0"/>
              <w:marBottom w:val="0"/>
              <w:divBdr>
                <w:top w:val="none" w:sz="0" w:space="0" w:color="auto"/>
                <w:left w:val="none" w:sz="0" w:space="0" w:color="auto"/>
                <w:bottom w:val="none" w:sz="0" w:space="0" w:color="auto"/>
                <w:right w:val="none" w:sz="0" w:space="0" w:color="auto"/>
              </w:divBdr>
            </w:div>
            <w:div w:id="1590263221">
              <w:marLeft w:val="0"/>
              <w:marRight w:val="0"/>
              <w:marTop w:val="0"/>
              <w:marBottom w:val="0"/>
              <w:divBdr>
                <w:top w:val="none" w:sz="0" w:space="0" w:color="auto"/>
                <w:left w:val="none" w:sz="0" w:space="0" w:color="auto"/>
                <w:bottom w:val="none" w:sz="0" w:space="0" w:color="auto"/>
                <w:right w:val="none" w:sz="0" w:space="0" w:color="auto"/>
              </w:divBdr>
            </w:div>
            <w:div w:id="1605380919">
              <w:marLeft w:val="0"/>
              <w:marRight w:val="0"/>
              <w:marTop w:val="0"/>
              <w:marBottom w:val="0"/>
              <w:divBdr>
                <w:top w:val="none" w:sz="0" w:space="0" w:color="auto"/>
                <w:left w:val="none" w:sz="0" w:space="0" w:color="auto"/>
                <w:bottom w:val="none" w:sz="0" w:space="0" w:color="auto"/>
                <w:right w:val="none" w:sz="0" w:space="0" w:color="auto"/>
              </w:divBdr>
            </w:div>
            <w:div w:id="1620184298">
              <w:marLeft w:val="0"/>
              <w:marRight w:val="0"/>
              <w:marTop w:val="0"/>
              <w:marBottom w:val="0"/>
              <w:divBdr>
                <w:top w:val="none" w:sz="0" w:space="0" w:color="auto"/>
                <w:left w:val="none" w:sz="0" w:space="0" w:color="auto"/>
                <w:bottom w:val="none" w:sz="0" w:space="0" w:color="auto"/>
                <w:right w:val="none" w:sz="0" w:space="0" w:color="auto"/>
              </w:divBdr>
            </w:div>
            <w:div w:id="1658075131">
              <w:marLeft w:val="0"/>
              <w:marRight w:val="0"/>
              <w:marTop w:val="0"/>
              <w:marBottom w:val="0"/>
              <w:divBdr>
                <w:top w:val="none" w:sz="0" w:space="0" w:color="auto"/>
                <w:left w:val="none" w:sz="0" w:space="0" w:color="auto"/>
                <w:bottom w:val="none" w:sz="0" w:space="0" w:color="auto"/>
                <w:right w:val="none" w:sz="0" w:space="0" w:color="auto"/>
              </w:divBdr>
            </w:div>
            <w:div w:id="1670061778">
              <w:marLeft w:val="0"/>
              <w:marRight w:val="0"/>
              <w:marTop w:val="0"/>
              <w:marBottom w:val="0"/>
              <w:divBdr>
                <w:top w:val="none" w:sz="0" w:space="0" w:color="auto"/>
                <w:left w:val="none" w:sz="0" w:space="0" w:color="auto"/>
                <w:bottom w:val="none" w:sz="0" w:space="0" w:color="auto"/>
                <w:right w:val="none" w:sz="0" w:space="0" w:color="auto"/>
              </w:divBdr>
            </w:div>
            <w:div w:id="1676569267">
              <w:marLeft w:val="0"/>
              <w:marRight w:val="0"/>
              <w:marTop w:val="0"/>
              <w:marBottom w:val="0"/>
              <w:divBdr>
                <w:top w:val="none" w:sz="0" w:space="0" w:color="auto"/>
                <w:left w:val="none" w:sz="0" w:space="0" w:color="auto"/>
                <w:bottom w:val="none" w:sz="0" w:space="0" w:color="auto"/>
                <w:right w:val="none" w:sz="0" w:space="0" w:color="auto"/>
              </w:divBdr>
            </w:div>
            <w:div w:id="1680424943">
              <w:marLeft w:val="0"/>
              <w:marRight w:val="0"/>
              <w:marTop w:val="0"/>
              <w:marBottom w:val="0"/>
              <w:divBdr>
                <w:top w:val="none" w:sz="0" w:space="0" w:color="auto"/>
                <w:left w:val="none" w:sz="0" w:space="0" w:color="auto"/>
                <w:bottom w:val="none" w:sz="0" w:space="0" w:color="auto"/>
                <w:right w:val="none" w:sz="0" w:space="0" w:color="auto"/>
              </w:divBdr>
            </w:div>
            <w:div w:id="1684160441">
              <w:marLeft w:val="0"/>
              <w:marRight w:val="0"/>
              <w:marTop w:val="0"/>
              <w:marBottom w:val="0"/>
              <w:divBdr>
                <w:top w:val="none" w:sz="0" w:space="0" w:color="auto"/>
                <w:left w:val="none" w:sz="0" w:space="0" w:color="auto"/>
                <w:bottom w:val="none" w:sz="0" w:space="0" w:color="auto"/>
                <w:right w:val="none" w:sz="0" w:space="0" w:color="auto"/>
              </w:divBdr>
            </w:div>
            <w:div w:id="1748964433">
              <w:marLeft w:val="0"/>
              <w:marRight w:val="0"/>
              <w:marTop w:val="0"/>
              <w:marBottom w:val="0"/>
              <w:divBdr>
                <w:top w:val="none" w:sz="0" w:space="0" w:color="auto"/>
                <w:left w:val="none" w:sz="0" w:space="0" w:color="auto"/>
                <w:bottom w:val="none" w:sz="0" w:space="0" w:color="auto"/>
                <w:right w:val="none" w:sz="0" w:space="0" w:color="auto"/>
              </w:divBdr>
            </w:div>
            <w:div w:id="1755739591">
              <w:marLeft w:val="0"/>
              <w:marRight w:val="0"/>
              <w:marTop w:val="0"/>
              <w:marBottom w:val="0"/>
              <w:divBdr>
                <w:top w:val="none" w:sz="0" w:space="0" w:color="auto"/>
                <w:left w:val="none" w:sz="0" w:space="0" w:color="auto"/>
                <w:bottom w:val="none" w:sz="0" w:space="0" w:color="auto"/>
                <w:right w:val="none" w:sz="0" w:space="0" w:color="auto"/>
              </w:divBdr>
            </w:div>
            <w:div w:id="1828983678">
              <w:marLeft w:val="0"/>
              <w:marRight w:val="0"/>
              <w:marTop w:val="0"/>
              <w:marBottom w:val="0"/>
              <w:divBdr>
                <w:top w:val="none" w:sz="0" w:space="0" w:color="auto"/>
                <w:left w:val="none" w:sz="0" w:space="0" w:color="auto"/>
                <w:bottom w:val="none" w:sz="0" w:space="0" w:color="auto"/>
                <w:right w:val="none" w:sz="0" w:space="0" w:color="auto"/>
              </w:divBdr>
            </w:div>
            <w:div w:id="1873612679">
              <w:marLeft w:val="0"/>
              <w:marRight w:val="0"/>
              <w:marTop w:val="0"/>
              <w:marBottom w:val="0"/>
              <w:divBdr>
                <w:top w:val="none" w:sz="0" w:space="0" w:color="auto"/>
                <w:left w:val="none" w:sz="0" w:space="0" w:color="auto"/>
                <w:bottom w:val="none" w:sz="0" w:space="0" w:color="auto"/>
                <w:right w:val="none" w:sz="0" w:space="0" w:color="auto"/>
              </w:divBdr>
            </w:div>
            <w:div w:id="1877159699">
              <w:marLeft w:val="0"/>
              <w:marRight w:val="0"/>
              <w:marTop w:val="0"/>
              <w:marBottom w:val="0"/>
              <w:divBdr>
                <w:top w:val="none" w:sz="0" w:space="0" w:color="auto"/>
                <w:left w:val="none" w:sz="0" w:space="0" w:color="auto"/>
                <w:bottom w:val="none" w:sz="0" w:space="0" w:color="auto"/>
                <w:right w:val="none" w:sz="0" w:space="0" w:color="auto"/>
              </w:divBdr>
            </w:div>
            <w:div w:id="1881700189">
              <w:marLeft w:val="0"/>
              <w:marRight w:val="0"/>
              <w:marTop w:val="0"/>
              <w:marBottom w:val="0"/>
              <w:divBdr>
                <w:top w:val="none" w:sz="0" w:space="0" w:color="auto"/>
                <w:left w:val="none" w:sz="0" w:space="0" w:color="auto"/>
                <w:bottom w:val="none" w:sz="0" w:space="0" w:color="auto"/>
                <w:right w:val="none" w:sz="0" w:space="0" w:color="auto"/>
              </w:divBdr>
            </w:div>
            <w:div w:id="1908416449">
              <w:marLeft w:val="0"/>
              <w:marRight w:val="0"/>
              <w:marTop w:val="0"/>
              <w:marBottom w:val="0"/>
              <w:divBdr>
                <w:top w:val="none" w:sz="0" w:space="0" w:color="auto"/>
                <w:left w:val="none" w:sz="0" w:space="0" w:color="auto"/>
                <w:bottom w:val="none" w:sz="0" w:space="0" w:color="auto"/>
                <w:right w:val="none" w:sz="0" w:space="0" w:color="auto"/>
              </w:divBdr>
            </w:div>
            <w:div w:id="1927034669">
              <w:marLeft w:val="0"/>
              <w:marRight w:val="0"/>
              <w:marTop w:val="0"/>
              <w:marBottom w:val="0"/>
              <w:divBdr>
                <w:top w:val="none" w:sz="0" w:space="0" w:color="auto"/>
                <w:left w:val="none" w:sz="0" w:space="0" w:color="auto"/>
                <w:bottom w:val="none" w:sz="0" w:space="0" w:color="auto"/>
                <w:right w:val="none" w:sz="0" w:space="0" w:color="auto"/>
              </w:divBdr>
            </w:div>
            <w:div w:id="1950619995">
              <w:marLeft w:val="0"/>
              <w:marRight w:val="0"/>
              <w:marTop w:val="0"/>
              <w:marBottom w:val="0"/>
              <w:divBdr>
                <w:top w:val="none" w:sz="0" w:space="0" w:color="auto"/>
                <w:left w:val="none" w:sz="0" w:space="0" w:color="auto"/>
                <w:bottom w:val="none" w:sz="0" w:space="0" w:color="auto"/>
                <w:right w:val="none" w:sz="0" w:space="0" w:color="auto"/>
              </w:divBdr>
            </w:div>
            <w:div w:id="1961379534">
              <w:marLeft w:val="0"/>
              <w:marRight w:val="0"/>
              <w:marTop w:val="0"/>
              <w:marBottom w:val="0"/>
              <w:divBdr>
                <w:top w:val="none" w:sz="0" w:space="0" w:color="auto"/>
                <w:left w:val="none" w:sz="0" w:space="0" w:color="auto"/>
                <w:bottom w:val="none" w:sz="0" w:space="0" w:color="auto"/>
                <w:right w:val="none" w:sz="0" w:space="0" w:color="auto"/>
              </w:divBdr>
            </w:div>
            <w:div w:id="1963612067">
              <w:marLeft w:val="0"/>
              <w:marRight w:val="0"/>
              <w:marTop w:val="0"/>
              <w:marBottom w:val="0"/>
              <w:divBdr>
                <w:top w:val="none" w:sz="0" w:space="0" w:color="auto"/>
                <w:left w:val="none" w:sz="0" w:space="0" w:color="auto"/>
                <w:bottom w:val="none" w:sz="0" w:space="0" w:color="auto"/>
                <w:right w:val="none" w:sz="0" w:space="0" w:color="auto"/>
              </w:divBdr>
            </w:div>
            <w:div w:id="1963805529">
              <w:marLeft w:val="0"/>
              <w:marRight w:val="0"/>
              <w:marTop w:val="0"/>
              <w:marBottom w:val="0"/>
              <w:divBdr>
                <w:top w:val="none" w:sz="0" w:space="0" w:color="auto"/>
                <w:left w:val="none" w:sz="0" w:space="0" w:color="auto"/>
                <w:bottom w:val="none" w:sz="0" w:space="0" w:color="auto"/>
                <w:right w:val="none" w:sz="0" w:space="0" w:color="auto"/>
              </w:divBdr>
            </w:div>
            <w:div w:id="2010057911">
              <w:marLeft w:val="0"/>
              <w:marRight w:val="0"/>
              <w:marTop w:val="0"/>
              <w:marBottom w:val="0"/>
              <w:divBdr>
                <w:top w:val="none" w:sz="0" w:space="0" w:color="auto"/>
                <w:left w:val="none" w:sz="0" w:space="0" w:color="auto"/>
                <w:bottom w:val="none" w:sz="0" w:space="0" w:color="auto"/>
                <w:right w:val="none" w:sz="0" w:space="0" w:color="auto"/>
              </w:divBdr>
            </w:div>
            <w:div w:id="2024892847">
              <w:marLeft w:val="0"/>
              <w:marRight w:val="0"/>
              <w:marTop w:val="0"/>
              <w:marBottom w:val="0"/>
              <w:divBdr>
                <w:top w:val="none" w:sz="0" w:space="0" w:color="auto"/>
                <w:left w:val="none" w:sz="0" w:space="0" w:color="auto"/>
                <w:bottom w:val="none" w:sz="0" w:space="0" w:color="auto"/>
                <w:right w:val="none" w:sz="0" w:space="0" w:color="auto"/>
              </w:divBdr>
            </w:div>
            <w:div w:id="2028674414">
              <w:marLeft w:val="0"/>
              <w:marRight w:val="0"/>
              <w:marTop w:val="0"/>
              <w:marBottom w:val="0"/>
              <w:divBdr>
                <w:top w:val="none" w:sz="0" w:space="0" w:color="auto"/>
                <w:left w:val="none" w:sz="0" w:space="0" w:color="auto"/>
                <w:bottom w:val="none" w:sz="0" w:space="0" w:color="auto"/>
                <w:right w:val="none" w:sz="0" w:space="0" w:color="auto"/>
              </w:divBdr>
            </w:div>
            <w:div w:id="2041588642">
              <w:marLeft w:val="0"/>
              <w:marRight w:val="0"/>
              <w:marTop w:val="0"/>
              <w:marBottom w:val="0"/>
              <w:divBdr>
                <w:top w:val="none" w:sz="0" w:space="0" w:color="auto"/>
                <w:left w:val="none" w:sz="0" w:space="0" w:color="auto"/>
                <w:bottom w:val="none" w:sz="0" w:space="0" w:color="auto"/>
                <w:right w:val="none" w:sz="0" w:space="0" w:color="auto"/>
              </w:divBdr>
            </w:div>
            <w:div w:id="2047366502">
              <w:marLeft w:val="0"/>
              <w:marRight w:val="0"/>
              <w:marTop w:val="0"/>
              <w:marBottom w:val="0"/>
              <w:divBdr>
                <w:top w:val="none" w:sz="0" w:space="0" w:color="auto"/>
                <w:left w:val="none" w:sz="0" w:space="0" w:color="auto"/>
                <w:bottom w:val="none" w:sz="0" w:space="0" w:color="auto"/>
                <w:right w:val="none" w:sz="0" w:space="0" w:color="auto"/>
              </w:divBdr>
            </w:div>
            <w:div w:id="2063821169">
              <w:marLeft w:val="0"/>
              <w:marRight w:val="0"/>
              <w:marTop w:val="0"/>
              <w:marBottom w:val="0"/>
              <w:divBdr>
                <w:top w:val="none" w:sz="0" w:space="0" w:color="auto"/>
                <w:left w:val="none" w:sz="0" w:space="0" w:color="auto"/>
                <w:bottom w:val="none" w:sz="0" w:space="0" w:color="auto"/>
                <w:right w:val="none" w:sz="0" w:space="0" w:color="auto"/>
              </w:divBdr>
            </w:div>
            <w:div w:id="2065247956">
              <w:marLeft w:val="0"/>
              <w:marRight w:val="0"/>
              <w:marTop w:val="0"/>
              <w:marBottom w:val="0"/>
              <w:divBdr>
                <w:top w:val="none" w:sz="0" w:space="0" w:color="auto"/>
                <w:left w:val="none" w:sz="0" w:space="0" w:color="auto"/>
                <w:bottom w:val="none" w:sz="0" w:space="0" w:color="auto"/>
                <w:right w:val="none" w:sz="0" w:space="0" w:color="auto"/>
              </w:divBdr>
            </w:div>
            <w:div w:id="2071419460">
              <w:marLeft w:val="0"/>
              <w:marRight w:val="0"/>
              <w:marTop w:val="0"/>
              <w:marBottom w:val="0"/>
              <w:divBdr>
                <w:top w:val="none" w:sz="0" w:space="0" w:color="auto"/>
                <w:left w:val="none" w:sz="0" w:space="0" w:color="auto"/>
                <w:bottom w:val="none" w:sz="0" w:space="0" w:color="auto"/>
                <w:right w:val="none" w:sz="0" w:space="0" w:color="auto"/>
              </w:divBdr>
            </w:div>
            <w:div w:id="2089886759">
              <w:marLeft w:val="0"/>
              <w:marRight w:val="0"/>
              <w:marTop w:val="0"/>
              <w:marBottom w:val="0"/>
              <w:divBdr>
                <w:top w:val="none" w:sz="0" w:space="0" w:color="auto"/>
                <w:left w:val="none" w:sz="0" w:space="0" w:color="auto"/>
                <w:bottom w:val="none" w:sz="0" w:space="0" w:color="auto"/>
                <w:right w:val="none" w:sz="0" w:space="0" w:color="auto"/>
              </w:divBdr>
            </w:div>
            <w:div w:id="2093163964">
              <w:marLeft w:val="0"/>
              <w:marRight w:val="0"/>
              <w:marTop w:val="0"/>
              <w:marBottom w:val="0"/>
              <w:divBdr>
                <w:top w:val="none" w:sz="0" w:space="0" w:color="auto"/>
                <w:left w:val="none" w:sz="0" w:space="0" w:color="auto"/>
                <w:bottom w:val="none" w:sz="0" w:space="0" w:color="auto"/>
                <w:right w:val="none" w:sz="0" w:space="0" w:color="auto"/>
              </w:divBdr>
            </w:div>
            <w:div w:id="2095279338">
              <w:marLeft w:val="0"/>
              <w:marRight w:val="0"/>
              <w:marTop w:val="0"/>
              <w:marBottom w:val="0"/>
              <w:divBdr>
                <w:top w:val="none" w:sz="0" w:space="0" w:color="auto"/>
                <w:left w:val="none" w:sz="0" w:space="0" w:color="auto"/>
                <w:bottom w:val="none" w:sz="0" w:space="0" w:color="auto"/>
                <w:right w:val="none" w:sz="0" w:space="0" w:color="auto"/>
              </w:divBdr>
            </w:div>
            <w:div w:id="2133858320">
              <w:marLeft w:val="0"/>
              <w:marRight w:val="0"/>
              <w:marTop w:val="0"/>
              <w:marBottom w:val="0"/>
              <w:divBdr>
                <w:top w:val="none" w:sz="0" w:space="0" w:color="auto"/>
                <w:left w:val="none" w:sz="0" w:space="0" w:color="auto"/>
                <w:bottom w:val="none" w:sz="0" w:space="0" w:color="auto"/>
                <w:right w:val="none" w:sz="0" w:space="0" w:color="auto"/>
              </w:divBdr>
            </w:div>
          </w:divsChild>
        </w:div>
        <w:div w:id="1343701196">
          <w:marLeft w:val="0"/>
          <w:marRight w:val="0"/>
          <w:marTop w:val="0"/>
          <w:marBottom w:val="0"/>
          <w:divBdr>
            <w:top w:val="none" w:sz="0" w:space="0" w:color="auto"/>
            <w:left w:val="none" w:sz="0" w:space="0" w:color="auto"/>
            <w:bottom w:val="none" w:sz="0" w:space="0" w:color="auto"/>
            <w:right w:val="none" w:sz="0" w:space="0" w:color="auto"/>
          </w:divBdr>
          <w:divsChild>
            <w:div w:id="3015429">
              <w:marLeft w:val="0"/>
              <w:marRight w:val="0"/>
              <w:marTop w:val="0"/>
              <w:marBottom w:val="0"/>
              <w:divBdr>
                <w:top w:val="none" w:sz="0" w:space="0" w:color="auto"/>
                <w:left w:val="none" w:sz="0" w:space="0" w:color="auto"/>
                <w:bottom w:val="none" w:sz="0" w:space="0" w:color="auto"/>
                <w:right w:val="none" w:sz="0" w:space="0" w:color="auto"/>
              </w:divBdr>
            </w:div>
            <w:div w:id="15888889">
              <w:marLeft w:val="0"/>
              <w:marRight w:val="0"/>
              <w:marTop w:val="0"/>
              <w:marBottom w:val="0"/>
              <w:divBdr>
                <w:top w:val="none" w:sz="0" w:space="0" w:color="auto"/>
                <w:left w:val="none" w:sz="0" w:space="0" w:color="auto"/>
                <w:bottom w:val="none" w:sz="0" w:space="0" w:color="auto"/>
                <w:right w:val="none" w:sz="0" w:space="0" w:color="auto"/>
              </w:divBdr>
            </w:div>
            <w:div w:id="34812586">
              <w:marLeft w:val="0"/>
              <w:marRight w:val="0"/>
              <w:marTop w:val="0"/>
              <w:marBottom w:val="0"/>
              <w:divBdr>
                <w:top w:val="none" w:sz="0" w:space="0" w:color="auto"/>
                <w:left w:val="none" w:sz="0" w:space="0" w:color="auto"/>
                <w:bottom w:val="none" w:sz="0" w:space="0" w:color="auto"/>
                <w:right w:val="none" w:sz="0" w:space="0" w:color="auto"/>
              </w:divBdr>
            </w:div>
            <w:div w:id="40981388">
              <w:marLeft w:val="0"/>
              <w:marRight w:val="0"/>
              <w:marTop w:val="0"/>
              <w:marBottom w:val="0"/>
              <w:divBdr>
                <w:top w:val="none" w:sz="0" w:space="0" w:color="auto"/>
                <w:left w:val="none" w:sz="0" w:space="0" w:color="auto"/>
                <w:bottom w:val="none" w:sz="0" w:space="0" w:color="auto"/>
                <w:right w:val="none" w:sz="0" w:space="0" w:color="auto"/>
              </w:divBdr>
            </w:div>
            <w:div w:id="41448403">
              <w:marLeft w:val="0"/>
              <w:marRight w:val="0"/>
              <w:marTop w:val="0"/>
              <w:marBottom w:val="0"/>
              <w:divBdr>
                <w:top w:val="none" w:sz="0" w:space="0" w:color="auto"/>
                <w:left w:val="none" w:sz="0" w:space="0" w:color="auto"/>
                <w:bottom w:val="none" w:sz="0" w:space="0" w:color="auto"/>
                <w:right w:val="none" w:sz="0" w:space="0" w:color="auto"/>
              </w:divBdr>
            </w:div>
            <w:div w:id="45615661">
              <w:marLeft w:val="0"/>
              <w:marRight w:val="0"/>
              <w:marTop w:val="0"/>
              <w:marBottom w:val="0"/>
              <w:divBdr>
                <w:top w:val="none" w:sz="0" w:space="0" w:color="auto"/>
                <w:left w:val="none" w:sz="0" w:space="0" w:color="auto"/>
                <w:bottom w:val="none" w:sz="0" w:space="0" w:color="auto"/>
                <w:right w:val="none" w:sz="0" w:space="0" w:color="auto"/>
              </w:divBdr>
            </w:div>
            <w:div w:id="47266340">
              <w:marLeft w:val="0"/>
              <w:marRight w:val="0"/>
              <w:marTop w:val="0"/>
              <w:marBottom w:val="0"/>
              <w:divBdr>
                <w:top w:val="none" w:sz="0" w:space="0" w:color="auto"/>
                <w:left w:val="none" w:sz="0" w:space="0" w:color="auto"/>
                <w:bottom w:val="none" w:sz="0" w:space="0" w:color="auto"/>
                <w:right w:val="none" w:sz="0" w:space="0" w:color="auto"/>
              </w:divBdr>
            </w:div>
            <w:div w:id="54134959">
              <w:marLeft w:val="0"/>
              <w:marRight w:val="0"/>
              <w:marTop w:val="0"/>
              <w:marBottom w:val="0"/>
              <w:divBdr>
                <w:top w:val="none" w:sz="0" w:space="0" w:color="auto"/>
                <w:left w:val="none" w:sz="0" w:space="0" w:color="auto"/>
                <w:bottom w:val="none" w:sz="0" w:space="0" w:color="auto"/>
                <w:right w:val="none" w:sz="0" w:space="0" w:color="auto"/>
              </w:divBdr>
            </w:div>
            <w:div w:id="54547210">
              <w:marLeft w:val="0"/>
              <w:marRight w:val="0"/>
              <w:marTop w:val="0"/>
              <w:marBottom w:val="0"/>
              <w:divBdr>
                <w:top w:val="none" w:sz="0" w:space="0" w:color="auto"/>
                <w:left w:val="none" w:sz="0" w:space="0" w:color="auto"/>
                <w:bottom w:val="none" w:sz="0" w:space="0" w:color="auto"/>
                <w:right w:val="none" w:sz="0" w:space="0" w:color="auto"/>
              </w:divBdr>
            </w:div>
            <w:div w:id="58595327">
              <w:marLeft w:val="0"/>
              <w:marRight w:val="0"/>
              <w:marTop w:val="0"/>
              <w:marBottom w:val="0"/>
              <w:divBdr>
                <w:top w:val="none" w:sz="0" w:space="0" w:color="auto"/>
                <w:left w:val="none" w:sz="0" w:space="0" w:color="auto"/>
                <w:bottom w:val="none" w:sz="0" w:space="0" w:color="auto"/>
                <w:right w:val="none" w:sz="0" w:space="0" w:color="auto"/>
              </w:divBdr>
            </w:div>
            <w:div w:id="64107573">
              <w:marLeft w:val="0"/>
              <w:marRight w:val="0"/>
              <w:marTop w:val="0"/>
              <w:marBottom w:val="0"/>
              <w:divBdr>
                <w:top w:val="none" w:sz="0" w:space="0" w:color="auto"/>
                <w:left w:val="none" w:sz="0" w:space="0" w:color="auto"/>
                <w:bottom w:val="none" w:sz="0" w:space="0" w:color="auto"/>
                <w:right w:val="none" w:sz="0" w:space="0" w:color="auto"/>
              </w:divBdr>
            </w:div>
            <w:div w:id="72360522">
              <w:marLeft w:val="0"/>
              <w:marRight w:val="0"/>
              <w:marTop w:val="0"/>
              <w:marBottom w:val="0"/>
              <w:divBdr>
                <w:top w:val="none" w:sz="0" w:space="0" w:color="auto"/>
                <w:left w:val="none" w:sz="0" w:space="0" w:color="auto"/>
                <w:bottom w:val="none" w:sz="0" w:space="0" w:color="auto"/>
                <w:right w:val="none" w:sz="0" w:space="0" w:color="auto"/>
              </w:divBdr>
            </w:div>
            <w:div w:id="72745558">
              <w:marLeft w:val="0"/>
              <w:marRight w:val="0"/>
              <w:marTop w:val="0"/>
              <w:marBottom w:val="0"/>
              <w:divBdr>
                <w:top w:val="none" w:sz="0" w:space="0" w:color="auto"/>
                <w:left w:val="none" w:sz="0" w:space="0" w:color="auto"/>
                <w:bottom w:val="none" w:sz="0" w:space="0" w:color="auto"/>
                <w:right w:val="none" w:sz="0" w:space="0" w:color="auto"/>
              </w:divBdr>
            </w:div>
            <w:div w:id="74324790">
              <w:marLeft w:val="0"/>
              <w:marRight w:val="0"/>
              <w:marTop w:val="0"/>
              <w:marBottom w:val="0"/>
              <w:divBdr>
                <w:top w:val="none" w:sz="0" w:space="0" w:color="auto"/>
                <w:left w:val="none" w:sz="0" w:space="0" w:color="auto"/>
                <w:bottom w:val="none" w:sz="0" w:space="0" w:color="auto"/>
                <w:right w:val="none" w:sz="0" w:space="0" w:color="auto"/>
              </w:divBdr>
            </w:div>
            <w:div w:id="85468956">
              <w:marLeft w:val="0"/>
              <w:marRight w:val="0"/>
              <w:marTop w:val="0"/>
              <w:marBottom w:val="0"/>
              <w:divBdr>
                <w:top w:val="none" w:sz="0" w:space="0" w:color="auto"/>
                <w:left w:val="none" w:sz="0" w:space="0" w:color="auto"/>
                <w:bottom w:val="none" w:sz="0" w:space="0" w:color="auto"/>
                <w:right w:val="none" w:sz="0" w:space="0" w:color="auto"/>
              </w:divBdr>
            </w:div>
            <w:div w:id="91053121">
              <w:marLeft w:val="0"/>
              <w:marRight w:val="0"/>
              <w:marTop w:val="0"/>
              <w:marBottom w:val="0"/>
              <w:divBdr>
                <w:top w:val="none" w:sz="0" w:space="0" w:color="auto"/>
                <w:left w:val="none" w:sz="0" w:space="0" w:color="auto"/>
                <w:bottom w:val="none" w:sz="0" w:space="0" w:color="auto"/>
                <w:right w:val="none" w:sz="0" w:space="0" w:color="auto"/>
              </w:divBdr>
            </w:div>
            <w:div w:id="96752329">
              <w:marLeft w:val="0"/>
              <w:marRight w:val="0"/>
              <w:marTop w:val="0"/>
              <w:marBottom w:val="0"/>
              <w:divBdr>
                <w:top w:val="none" w:sz="0" w:space="0" w:color="auto"/>
                <w:left w:val="none" w:sz="0" w:space="0" w:color="auto"/>
                <w:bottom w:val="none" w:sz="0" w:space="0" w:color="auto"/>
                <w:right w:val="none" w:sz="0" w:space="0" w:color="auto"/>
              </w:divBdr>
            </w:div>
            <w:div w:id="101993263">
              <w:marLeft w:val="0"/>
              <w:marRight w:val="0"/>
              <w:marTop w:val="0"/>
              <w:marBottom w:val="0"/>
              <w:divBdr>
                <w:top w:val="none" w:sz="0" w:space="0" w:color="auto"/>
                <w:left w:val="none" w:sz="0" w:space="0" w:color="auto"/>
                <w:bottom w:val="none" w:sz="0" w:space="0" w:color="auto"/>
                <w:right w:val="none" w:sz="0" w:space="0" w:color="auto"/>
              </w:divBdr>
            </w:div>
            <w:div w:id="102459764">
              <w:marLeft w:val="0"/>
              <w:marRight w:val="0"/>
              <w:marTop w:val="0"/>
              <w:marBottom w:val="0"/>
              <w:divBdr>
                <w:top w:val="none" w:sz="0" w:space="0" w:color="auto"/>
                <w:left w:val="none" w:sz="0" w:space="0" w:color="auto"/>
                <w:bottom w:val="none" w:sz="0" w:space="0" w:color="auto"/>
                <w:right w:val="none" w:sz="0" w:space="0" w:color="auto"/>
              </w:divBdr>
            </w:div>
            <w:div w:id="108820491">
              <w:marLeft w:val="0"/>
              <w:marRight w:val="0"/>
              <w:marTop w:val="0"/>
              <w:marBottom w:val="0"/>
              <w:divBdr>
                <w:top w:val="none" w:sz="0" w:space="0" w:color="auto"/>
                <w:left w:val="none" w:sz="0" w:space="0" w:color="auto"/>
                <w:bottom w:val="none" w:sz="0" w:space="0" w:color="auto"/>
                <w:right w:val="none" w:sz="0" w:space="0" w:color="auto"/>
              </w:divBdr>
            </w:div>
            <w:div w:id="112796356">
              <w:marLeft w:val="0"/>
              <w:marRight w:val="0"/>
              <w:marTop w:val="0"/>
              <w:marBottom w:val="0"/>
              <w:divBdr>
                <w:top w:val="none" w:sz="0" w:space="0" w:color="auto"/>
                <w:left w:val="none" w:sz="0" w:space="0" w:color="auto"/>
                <w:bottom w:val="none" w:sz="0" w:space="0" w:color="auto"/>
                <w:right w:val="none" w:sz="0" w:space="0" w:color="auto"/>
              </w:divBdr>
            </w:div>
            <w:div w:id="118033856">
              <w:marLeft w:val="0"/>
              <w:marRight w:val="0"/>
              <w:marTop w:val="0"/>
              <w:marBottom w:val="0"/>
              <w:divBdr>
                <w:top w:val="none" w:sz="0" w:space="0" w:color="auto"/>
                <w:left w:val="none" w:sz="0" w:space="0" w:color="auto"/>
                <w:bottom w:val="none" w:sz="0" w:space="0" w:color="auto"/>
                <w:right w:val="none" w:sz="0" w:space="0" w:color="auto"/>
              </w:divBdr>
            </w:div>
            <w:div w:id="125589797">
              <w:marLeft w:val="0"/>
              <w:marRight w:val="0"/>
              <w:marTop w:val="0"/>
              <w:marBottom w:val="0"/>
              <w:divBdr>
                <w:top w:val="none" w:sz="0" w:space="0" w:color="auto"/>
                <w:left w:val="none" w:sz="0" w:space="0" w:color="auto"/>
                <w:bottom w:val="none" w:sz="0" w:space="0" w:color="auto"/>
                <w:right w:val="none" w:sz="0" w:space="0" w:color="auto"/>
              </w:divBdr>
            </w:div>
            <w:div w:id="149755252">
              <w:marLeft w:val="0"/>
              <w:marRight w:val="0"/>
              <w:marTop w:val="0"/>
              <w:marBottom w:val="0"/>
              <w:divBdr>
                <w:top w:val="none" w:sz="0" w:space="0" w:color="auto"/>
                <w:left w:val="none" w:sz="0" w:space="0" w:color="auto"/>
                <w:bottom w:val="none" w:sz="0" w:space="0" w:color="auto"/>
                <w:right w:val="none" w:sz="0" w:space="0" w:color="auto"/>
              </w:divBdr>
            </w:div>
            <w:div w:id="151995098">
              <w:marLeft w:val="0"/>
              <w:marRight w:val="0"/>
              <w:marTop w:val="0"/>
              <w:marBottom w:val="0"/>
              <w:divBdr>
                <w:top w:val="none" w:sz="0" w:space="0" w:color="auto"/>
                <w:left w:val="none" w:sz="0" w:space="0" w:color="auto"/>
                <w:bottom w:val="none" w:sz="0" w:space="0" w:color="auto"/>
                <w:right w:val="none" w:sz="0" w:space="0" w:color="auto"/>
              </w:divBdr>
            </w:div>
            <w:div w:id="158155529">
              <w:marLeft w:val="0"/>
              <w:marRight w:val="0"/>
              <w:marTop w:val="0"/>
              <w:marBottom w:val="0"/>
              <w:divBdr>
                <w:top w:val="none" w:sz="0" w:space="0" w:color="auto"/>
                <w:left w:val="none" w:sz="0" w:space="0" w:color="auto"/>
                <w:bottom w:val="none" w:sz="0" w:space="0" w:color="auto"/>
                <w:right w:val="none" w:sz="0" w:space="0" w:color="auto"/>
              </w:divBdr>
            </w:div>
            <w:div w:id="164244258">
              <w:marLeft w:val="0"/>
              <w:marRight w:val="0"/>
              <w:marTop w:val="0"/>
              <w:marBottom w:val="0"/>
              <w:divBdr>
                <w:top w:val="none" w:sz="0" w:space="0" w:color="auto"/>
                <w:left w:val="none" w:sz="0" w:space="0" w:color="auto"/>
                <w:bottom w:val="none" w:sz="0" w:space="0" w:color="auto"/>
                <w:right w:val="none" w:sz="0" w:space="0" w:color="auto"/>
              </w:divBdr>
            </w:div>
            <w:div w:id="190067872">
              <w:marLeft w:val="0"/>
              <w:marRight w:val="0"/>
              <w:marTop w:val="0"/>
              <w:marBottom w:val="0"/>
              <w:divBdr>
                <w:top w:val="none" w:sz="0" w:space="0" w:color="auto"/>
                <w:left w:val="none" w:sz="0" w:space="0" w:color="auto"/>
                <w:bottom w:val="none" w:sz="0" w:space="0" w:color="auto"/>
                <w:right w:val="none" w:sz="0" w:space="0" w:color="auto"/>
              </w:divBdr>
            </w:div>
            <w:div w:id="191068213">
              <w:marLeft w:val="0"/>
              <w:marRight w:val="0"/>
              <w:marTop w:val="0"/>
              <w:marBottom w:val="0"/>
              <w:divBdr>
                <w:top w:val="none" w:sz="0" w:space="0" w:color="auto"/>
                <w:left w:val="none" w:sz="0" w:space="0" w:color="auto"/>
                <w:bottom w:val="none" w:sz="0" w:space="0" w:color="auto"/>
                <w:right w:val="none" w:sz="0" w:space="0" w:color="auto"/>
              </w:divBdr>
            </w:div>
            <w:div w:id="192501313">
              <w:marLeft w:val="0"/>
              <w:marRight w:val="0"/>
              <w:marTop w:val="0"/>
              <w:marBottom w:val="0"/>
              <w:divBdr>
                <w:top w:val="none" w:sz="0" w:space="0" w:color="auto"/>
                <w:left w:val="none" w:sz="0" w:space="0" w:color="auto"/>
                <w:bottom w:val="none" w:sz="0" w:space="0" w:color="auto"/>
                <w:right w:val="none" w:sz="0" w:space="0" w:color="auto"/>
              </w:divBdr>
            </w:div>
            <w:div w:id="193270678">
              <w:marLeft w:val="0"/>
              <w:marRight w:val="0"/>
              <w:marTop w:val="0"/>
              <w:marBottom w:val="0"/>
              <w:divBdr>
                <w:top w:val="none" w:sz="0" w:space="0" w:color="auto"/>
                <w:left w:val="none" w:sz="0" w:space="0" w:color="auto"/>
                <w:bottom w:val="none" w:sz="0" w:space="0" w:color="auto"/>
                <w:right w:val="none" w:sz="0" w:space="0" w:color="auto"/>
              </w:divBdr>
            </w:div>
            <w:div w:id="193928712">
              <w:marLeft w:val="0"/>
              <w:marRight w:val="0"/>
              <w:marTop w:val="0"/>
              <w:marBottom w:val="0"/>
              <w:divBdr>
                <w:top w:val="none" w:sz="0" w:space="0" w:color="auto"/>
                <w:left w:val="none" w:sz="0" w:space="0" w:color="auto"/>
                <w:bottom w:val="none" w:sz="0" w:space="0" w:color="auto"/>
                <w:right w:val="none" w:sz="0" w:space="0" w:color="auto"/>
              </w:divBdr>
            </w:div>
            <w:div w:id="212430727">
              <w:marLeft w:val="0"/>
              <w:marRight w:val="0"/>
              <w:marTop w:val="0"/>
              <w:marBottom w:val="0"/>
              <w:divBdr>
                <w:top w:val="none" w:sz="0" w:space="0" w:color="auto"/>
                <w:left w:val="none" w:sz="0" w:space="0" w:color="auto"/>
                <w:bottom w:val="none" w:sz="0" w:space="0" w:color="auto"/>
                <w:right w:val="none" w:sz="0" w:space="0" w:color="auto"/>
              </w:divBdr>
            </w:div>
            <w:div w:id="216936929">
              <w:marLeft w:val="0"/>
              <w:marRight w:val="0"/>
              <w:marTop w:val="0"/>
              <w:marBottom w:val="0"/>
              <w:divBdr>
                <w:top w:val="none" w:sz="0" w:space="0" w:color="auto"/>
                <w:left w:val="none" w:sz="0" w:space="0" w:color="auto"/>
                <w:bottom w:val="none" w:sz="0" w:space="0" w:color="auto"/>
                <w:right w:val="none" w:sz="0" w:space="0" w:color="auto"/>
              </w:divBdr>
            </w:div>
            <w:div w:id="217130685">
              <w:marLeft w:val="0"/>
              <w:marRight w:val="0"/>
              <w:marTop w:val="0"/>
              <w:marBottom w:val="0"/>
              <w:divBdr>
                <w:top w:val="none" w:sz="0" w:space="0" w:color="auto"/>
                <w:left w:val="none" w:sz="0" w:space="0" w:color="auto"/>
                <w:bottom w:val="none" w:sz="0" w:space="0" w:color="auto"/>
                <w:right w:val="none" w:sz="0" w:space="0" w:color="auto"/>
              </w:divBdr>
            </w:div>
            <w:div w:id="226496126">
              <w:marLeft w:val="0"/>
              <w:marRight w:val="0"/>
              <w:marTop w:val="0"/>
              <w:marBottom w:val="0"/>
              <w:divBdr>
                <w:top w:val="none" w:sz="0" w:space="0" w:color="auto"/>
                <w:left w:val="none" w:sz="0" w:space="0" w:color="auto"/>
                <w:bottom w:val="none" w:sz="0" w:space="0" w:color="auto"/>
                <w:right w:val="none" w:sz="0" w:space="0" w:color="auto"/>
              </w:divBdr>
            </w:div>
            <w:div w:id="229774820">
              <w:marLeft w:val="0"/>
              <w:marRight w:val="0"/>
              <w:marTop w:val="0"/>
              <w:marBottom w:val="0"/>
              <w:divBdr>
                <w:top w:val="none" w:sz="0" w:space="0" w:color="auto"/>
                <w:left w:val="none" w:sz="0" w:space="0" w:color="auto"/>
                <w:bottom w:val="none" w:sz="0" w:space="0" w:color="auto"/>
                <w:right w:val="none" w:sz="0" w:space="0" w:color="auto"/>
              </w:divBdr>
            </w:div>
            <w:div w:id="236476480">
              <w:marLeft w:val="0"/>
              <w:marRight w:val="0"/>
              <w:marTop w:val="0"/>
              <w:marBottom w:val="0"/>
              <w:divBdr>
                <w:top w:val="none" w:sz="0" w:space="0" w:color="auto"/>
                <w:left w:val="none" w:sz="0" w:space="0" w:color="auto"/>
                <w:bottom w:val="none" w:sz="0" w:space="0" w:color="auto"/>
                <w:right w:val="none" w:sz="0" w:space="0" w:color="auto"/>
              </w:divBdr>
            </w:div>
            <w:div w:id="245312251">
              <w:marLeft w:val="0"/>
              <w:marRight w:val="0"/>
              <w:marTop w:val="0"/>
              <w:marBottom w:val="0"/>
              <w:divBdr>
                <w:top w:val="none" w:sz="0" w:space="0" w:color="auto"/>
                <w:left w:val="none" w:sz="0" w:space="0" w:color="auto"/>
                <w:bottom w:val="none" w:sz="0" w:space="0" w:color="auto"/>
                <w:right w:val="none" w:sz="0" w:space="0" w:color="auto"/>
              </w:divBdr>
            </w:div>
            <w:div w:id="245498396">
              <w:marLeft w:val="0"/>
              <w:marRight w:val="0"/>
              <w:marTop w:val="0"/>
              <w:marBottom w:val="0"/>
              <w:divBdr>
                <w:top w:val="none" w:sz="0" w:space="0" w:color="auto"/>
                <w:left w:val="none" w:sz="0" w:space="0" w:color="auto"/>
                <w:bottom w:val="none" w:sz="0" w:space="0" w:color="auto"/>
                <w:right w:val="none" w:sz="0" w:space="0" w:color="auto"/>
              </w:divBdr>
            </w:div>
            <w:div w:id="250820585">
              <w:marLeft w:val="0"/>
              <w:marRight w:val="0"/>
              <w:marTop w:val="0"/>
              <w:marBottom w:val="0"/>
              <w:divBdr>
                <w:top w:val="none" w:sz="0" w:space="0" w:color="auto"/>
                <w:left w:val="none" w:sz="0" w:space="0" w:color="auto"/>
                <w:bottom w:val="none" w:sz="0" w:space="0" w:color="auto"/>
                <w:right w:val="none" w:sz="0" w:space="0" w:color="auto"/>
              </w:divBdr>
            </w:div>
            <w:div w:id="283922151">
              <w:marLeft w:val="0"/>
              <w:marRight w:val="0"/>
              <w:marTop w:val="0"/>
              <w:marBottom w:val="0"/>
              <w:divBdr>
                <w:top w:val="none" w:sz="0" w:space="0" w:color="auto"/>
                <w:left w:val="none" w:sz="0" w:space="0" w:color="auto"/>
                <w:bottom w:val="none" w:sz="0" w:space="0" w:color="auto"/>
                <w:right w:val="none" w:sz="0" w:space="0" w:color="auto"/>
              </w:divBdr>
            </w:div>
            <w:div w:id="288319924">
              <w:marLeft w:val="0"/>
              <w:marRight w:val="0"/>
              <w:marTop w:val="0"/>
              <w:marBottom w:val="0"/>
              <w:divBdr>
                <w:top w:val="none" w:sz="0" w:space="0" w:color="auto"/>
                <w:left w:val="none" w:sz="0" w:space="0" w:color="auto"/>
                <w:bottom w:val="none" w:sz="0" w:space="0" w:color="auto"/>
                <w:right w:val="none" w:sz="0" w:space="0" w:color="auto"/>
              </w:divBdr>
            </w:div>
            <w:div w:id="299460836">
              <w:marLeft w:val="0"/>
              <w:marRight w:val="0"/>
              <w:marTop w:val="0"/>
              <w:marBottom w:val="0"/>
              <w:divBdr>
                <w:top w:val="none" w:sz="0" w:space="0" w:color="auto"/>
                <w:left w:val="none" w:sz="0" w:space="0" w:color="auto"/>
                <w:bottom w:val="none" w:sz="0" w:space="0" w:color="auto"/>
                <w:right w:val="none" w:sz="0" w:space="0" w:color="auto"/>
              </w:divBdr>
            </w:div>
            <w:div w:id="306738528">
              <w:marLeft w:val="0"/>
              <w:marRight w:val="0"/>
              <w:marTop w:val="0"/>
              <w:marBottom w:val="0"/>
              <w:divBdr>
                <w:top w:val="none" w:sz="0" w:space="0" w:color="auto"/>
                <w:left w:val="none" w:sz="0" w:space="0" w:color="auto"/>
                <w:bottom w:val="none" w:sz="0" w:space="0" w:color="auto"/>
                <w:right w:val="none" w:sz="0" w:space="0" w:color="auto"/>
              </w:divBdr>
            </w:div>
            <w:div w:id="308367826">
              <w:marLeft w:val="0"/>
              <w:marRight w:val="0"/>
              <w:marTop w:val="0"/>
              <w:marBottom w:val="0"/>
              <w:divBdr>
                <w:top w:val="none" w:sz="0" w:space="0" w:color="auto"/>
                <w:left w:val="none" w:sz="0" w:space="0" w:color="auto"/>
                <w:bottom w:val="none" w:sz="0" w:space="0" w:color="auto"/>
                <w:right w:val="none" w:sz="0" w:space="0" w:color="auto"/>
              </w:divBdr>
            </w:div>
            <w:div w:id="313922959">
              <w:marLeft w:val="0"/>
              <w:marRight w:val="0"/>
              <w:marTop w:val="0"/>
              <w:marBottom w:val="0"/>
              <w:divBdr>
                <w:top w:val="none" w:sz="0" w:space="0" w:color="auto"/>
                <w:left w:val="none" w:sz="0" w:space="0" w:color="auto"/>
                <w:bottom w:val="none" w:sz="0" w:space="0" w:color="auto"/>
                <w:right w:val="none" w:sz="0" w:space="0" w:color="auto"/>
              </w:divBdr>
            </w:div>
            <w:div w:id="347372289">
              <w:marLeft w:val="0"/>
              <w:marRight w:val="0"/>
              <w:marTop w:val="0"/>
              <w:marBottom w:val="0"/>
              <w:divBdr>
                <w:top w:val="none" w:sz="0" w:space="0" w:color="auto"/>
                <w:left w:val="none" w:sz="0" w:space="0" w:color="auto"/>
                <w:bottom w:val="none" w:sz="0" w:space="0" w:color="auto"/>
                <w:right w:val="none" w:sz="0" w:space="0" w:color="auto"/>
              </w:divBdr>
            </w:div>
            <w:div w:id="350566279">
              <w:marLeft w:val="0"/>
              <w:marRight w:val="0"/>
              <w:marTop w:val="0"/>
              <w:marBottom w:val="0"/>
              <w:divBdr>
                <w:top w:val="none" w:sz="0" w:space="0" w:color="auto"/>
                <w:left w:val="none" w:sz="0" w:space="0" w:color="auto"/>
                <w:bottom w:val="none" w:sz="0" w:space="0" w:color="auto"/>
                <w:right w:val="none" w:sz="0" w:space="0" w:color="auto"/>
              </w:divBdr>
            </w:div>
            <w:div w:id="352846663">
              <w:marLeft w:val="0"/>
              <w:marRight w:val="0"/>
              <w:marTop w:val="0"/>
              <w:marBottom w:val="0"/>
              <w:divBdr>
                <w:top w:val="none" w:sz="0" w:space="0" w:color="auto"/>
                <w:left w:val="none" w:sz="0" w:space="0" w:color="auto"/>
                <w:bottom w:val="none" w:sz="0" w:space="0" w:color="auto"/>
                <w:right w:val="none" w:sz="0" w:space="0" w:color="auto"/>
              </w:divBdr>
            </w:div>
            <w:div w:id="380057359">
              <w:marLeft w:val="0"/>
              <w:marRight w:val="0"/>
              <w:marTop w:val="0"/>
              <w:marBottom w:val="0"/>
              <w:divBdr>
                <w:top w:val="none" w:sz="0" w:space="0" w:color="auto"/>
                <w:left w:val="none" w:sz="0" w:space="0" w:color="auto"/>
                <w:bottom w:val="none" w:sz="0" w:space="0" w:color="auto"/>
                <w:right w:val="none" w:sz="0" w:space="0" w:color="auto"/>
              </w:divBdr>
            </w:div>
            <w:div w:id="401098156">
              <w:marLeft w:val="0"/>
              <w:marRight w:val="0"/>
              <w:marTop w:val="0"/>
              <w:marBottom w:val="0"/>
              <w:divBdr>
                <w:top w:val="none" w:sz="0" w:space="0" w:color="auto"/>
                <w:left w:val="none" w:sz="0" w:space="0" w:color="auto"/>
                <w:bottom w:val="none" w:sz="0" w:space="0" w:color="auto"/>
                <w:right w:val="none" w:sz="0" w:space="0" w:color="auto"/>
              </w:divBdr>
            </w:div>
            <w:div w:id="415203129">
              <w:marLeft w:val="0"/>
              <w:marRight w:val="0"/>
              <w:marTop w:val="0"/>
              <w:marBottom w:val="0"/>
              <w:divBdr>
                <w:top w:val="none" w:sz="0" w:space="0" w:color="auto"/>
                <w:left w:val="none" w:sz="0" w:space="0" w:color="auto"/>
                <w:bottom w:val="none" w:sz="0" w:space="0" w:color="auto"/>
                <w:right w:val="none" w:sz="0" w:space="0" w:color="auto"/>
              </w:divBdr>
            </w:div>
            <w:div w:id="421530929">
              <w:marLeft w:val="0"/>
              <w:marRight w:val="0"/>
              <w:marTop w:val="0"/>
              <w:marBottom w:val="0"/>
              <w:divBdr>
                <w:top w:val="none" w:sz="0" w:space="0" w:color="auto"/>
                <w:left w:val="none" w:sz="0" w:space="0" w:color="auto"/>
                <w:bottom w:val="none" w:sz="0" w:space="0" w:color="auto"/>
                <w:right w:val="none" w:sz="0" w:space="0" w:color="auto"/>
              </w:divBdr>
            </w:div>
            <w:div w:id="427432938">
              <w:marLeft w:val="0"/>
              <w:marRight w:val="0"/>
              <w:marTop w:val="0"/>
              <w:marBottom w:val="0"/>
              <w:divBdr>
                <w:top w:val="none" w:sz="0" w:space="0" w:color="auto"/>
                <w:left w:val="none" w:sz="0" w:space="0" w:color="auto"/>
                <w:bottom w:val="none" w:sz="0" w:space="0" w:color="auto"/>
                <w:right w:val="none" w:sz="0" w:space="0" w:color="auto"/>
              </w:divBdr>
            </w:div>
            <w:div w:id="431511688">
              <w:marLeft w:val="0"/>
              <w:marRight w:val="0"/>
              <w:marTop w:val="0"/>
              <w:marBottom w:val="0"/>
              <w:divBdr>
                <w:top w:val="none" w:sz="0" w:space="0" w:color="auto"/>
                <w:left w:val="none" w:sz="0" w:space="0" w:color="auto"/>
                <w:bottom w:val="none" w:sz="0" w:space="0" w:color="auto"/>
                <w:right w:val="none" w:sz="0" w:space="0" w:color="auto"/>
              </w:divBdr>
            </w:div>
            <w:div w:id="441068806">
              <w:marLeft w:val="0"/>
              <w:marRight w:val="0"/>
              <w:marTop w:val="0"/>
              <w:marBottom w:val="0"/>
              <w:divBdr>
                <w:top w:val="none" w:sz="0" w:space="0" w:color="auto"/>
                <w:left w:val="none" w:sz="0" w:space="0" w:color="auto"/>
                <w:bottom w:val="none" w:sz="0" w:space="0" w:color="auto"/>
                <w:right w:val="none" w:sz="0" w:space="0" w:color="auto"/>
              </w:divBdr>
            </w:div>
            <w:div w:id="448162450">
              <w:marLeft w:val="0"/>
              <w:marRight w:val="0"/>
              <w:marTop w:val="0"/>
              <w:marBottom w:val="0"/>
              <w:divBdr>
                <w:top w:val="none" w:sz="0" w:space="0" w:color="auto"/>
                <w:left w:val="none" w:sz="0" w:space="0" w:color="auto"/>
                <w:bottom w:val="none" w:sz="0" w:space="0" w:color="auto"/>
                <w:right w:val="none" w:sz="0" w:space="0" w:color="auto"/>
              </w:divBdr>
            </w:div>
            <w:div w:id="469252705">
              <w:marLeft w:val="0"/>
              <w:marRight w:val="0"/>
              <w:marTop w:val="0"/>
              <w:marBottom w:val="0"/>
              <w:divBdr>
                <w:top w:val="none" w:sz="0" w:space="0" w:color="auto"/>
                <w:left w:val="none" w:sz="0" w:space="0" w:color="auto"/>
                <w:bottom w:val="none" w:sz="0" w:space="0" w:color="auto"/>
                <w:right w:val="none" w:sz="0" w:space="0" w:color="auto"/>
              </w:divBdr>
            </w:div>
            <w:div w:id="481428626">
              <w:marLeft w:val="0"/>
              <w:marRight w:val="0"/>
              <w:marTop w:val="0"/>
              <w:marBottom w:val="0"/>
              <w:divBdr>
                <w:top w:val="none" w:sz="0" w:space="0" w:color="auto"/>
                <w:left w:val="none" w:sz="0" w:space="0" w:color="auto"/>
                <w:bottom w:val="none" w:sz="0" w:space="0" w:color="auto"/>
                <w:right w:val="none" w:sz="0" w:space="0" w:color="auto"/>
              </w:divBdr>
            </w:div>
            <w:div w:id="484129839">
              <w:marLeft w:val="0"/>
              <w:marRight w:val="0"/>
              <w:marTop w:val="0"/>
              <w:marBottom w:val="0"/>
              <w:divBdr>
                <w:top w:val="none" w:sz="0" w:space="0" w:color="auto"/>
                <w:left w:val="none" w:sz="0" w:space="0" w:color="auto"/>
                <w:bottom w:val="none" w:sz="0" w:space="0" w:color="auto"/>
                <w:right w:val="none" w:sz="0" w:space="0" w:color="auto"/>
              </w:divBdr>
            </w:div>
            <w:div w:id="492182733">
              <w:marLeft w:val="0"/>
              <w:marRight w:val="0"/>
              <w:marTop w:val="0"/>
              <w:marBottom w:val="0"/>
              <w:divBdr>
                <w:top w:val="none" w:sz="0" w:space="0" w:color="auto"/>
                <w:left w:val="none" w:sz="0" w:space="0" w:color="auto"/>
                <w:bottom w:val="none" w:sz="0" w:space="0" w:color="auto"/>
                <w:right w:val="none" w:sz="0" w:space="0" w:color="auto"/>
              </w:divBdr>
            </w:div>
            <w:div w:id="495461355">
              <w:marLeft w:val="0"/>
              <w:marRight w:val="0"/>
              <w:marTop w:val="0"/>
              <w:marBottom w:val="0"/>
              <w:divBdr>
                <w:top w:val="none" w:sz="0" w:space="0" w:color="auto"/>
                <w:left w:val="none" w:sz="0" w:space="0" w:color="auto"/>
                <w:bottom w:val="none" w:sz="0" w:space="0" w:color="auto"/>
                <w:right w:val="none" w:sz="0" w:space="0" w:color="auto"/>
              </w:divBdr>
            </w:div>
            <w:div w:id="497118070">
              <w:marLeft w:val="0"/>
              <w:marRight w:val="0"/>
              <w:marTop w:val="0"/>
              <w:marBottom w:val="0"/>
              <w:divBdr>
                <w:top w:val="none" w:sz="0" w:space="0" w:color="auto"/>
                <w:left w:val="none" w:sz="0" w:space="0" w:color="auto"/>
                <w:bottom w:val="none" w:sz="0" w:space="0" w:color="auto"/>
                <w:right w:val="none" w:sz="0" w:space="0" w:color="auto"/>
              </w:divBdr>
            </w:div>
            <w:div w:id="521668420">
              <w:marLeft w:val="0"/>
              <w:marRight w:val="0"/>
              <w:marTop w:val="0"/>
              <w:marBottom w:val="0"/>
              <w:divBdr>
                <w:top w:val="none" w:sz="0" w:space="0" w:color="auto"/>
                <w:left w:val="none" w:sz="0" w:space="0" w:color="auto"/>
                <w:bottom w:val="none" w:sz="0" w:space="0" w:color="auto"/>
                <w:right w:val="none" w:sz="0" w:space="0" w:color="auto"/>
              </w:divBdr>
            </w:div>
            <w:div w:id="523328075">
              <w:marLeft w:val="0"/>
              <w:marRight w:val="0"/>
              <w:marTop w:val="0"/>
              <w:marBottom w:val="0"/>
              <w:divBdr>
                <w:top w:val="none" w:sz="0" w:space="0" w:color="auto"/>
                <w:left w:val="none" w:sz="0" w:space="0" w:color="auto"/>
                <w:bottom w:val="none" w:sz="0" w:space="0" w:color="auto"/>
                <w:right w:val="none" w:sz="0" w:space="0" w:color="auto"/>
              </w:divBdr>
            </w:div>
            <w:div w:id="530150486">
              <w:marLeft w:val="0"/>
              <w:marRight w:val="0"/>
              <w:marTop w:val="0"/>
              <w:marBottom w:val="0"/>
              <w:divBdr>
                <w:top w:val="none" w:sz="0" w:space="0" w:color="auto"/>
                <w:left w:val="none" w:sz="0" w:space="0" w:color="auto"/>
                <w:bottom w:val="none" w:sz="0" w:space="0" w:color="auto"/>
                <w:right w:val="none" w:sz="0" w:space="0" w:color="auto"/>
              </w:divBdr>
            </w:div>
            <w:div w:id="536772319">
              <w:marLeft w:val="0"/>
              <w:marRight w:val="0"/>
              <w:marTop w:val="0"/>
              <w:marBottom w:val="0"/>
              <w:divBdr>
                <w:top w:val="none" w:sz="0" w:space="0" w:color="auto"/>
                <w:left w:val="none" w:sz="0" w:space="0" w:color="auto"/>
                <w:bottom w:val="none" w:sz="0" w:space="0" w:color="auto"/>
                <w:right w:val="none" w:sz="0" w:space="0" w:color="auto"/>
              </w:divBdr>
            </w:div>
            <w:div w:id="537670451">
              <w:marLeft w:val="0"/>
              <w:marRight w:val="0"/>
              <w:marTop w:val="0"/>
              <w:marBottom w:val="0"/>
              <w:divBdr>
                <w:top w:val="none" w:sz="0" w:space="0" w:color="auto"/>
                <w:left w:val="none" w:sz="0" w:space="0" w:color="auto"/>
                <w:bottom w:val="none" w:sz="0" w:space="0" w:color="auto"/>
                <w:right w:val="none" w:sz="0" w:space="0" w:color="auto"/>
              </w:divBdr>
            </w:div>
            <w:div w:id="552469758">
              <w:marLeft w:val="0"/>
              <w:marRight w:val="0"/>
              <w:marTop w:val="0"/>
              <w:marBottom w:val="0"/>
              <w:divBdr>
                <w:top w:val="none" w:sz="0" w:space="0" w:color="auto"/>
                <w:left w:val="none" w:sz="0" w:space="0" w:color="auto"/>
                <w:bottom w:val="none" w:sz="0" w:space="0" w:color="auto"/>
                <w:right w:val="none" w:sz="0" w:space="0" w:color="auto"/>
              </w:divBdr>
            </w:div>
            <w:div w:id="554200469">
              <w:marLeft w:val="0"/>
              <w:marRight w:val="0"/>
              <w:marTop w:val="0"/>
              <w:marBottom w:val="0"/>
              <w:divBdr>
                <w:top w:val="none" w:sz="0" w:space="0" w:color="auto"/>
                <w:left w:val="none" w:sz="0" w:space="0" w:color="auto"/>
                <w:bottom w:val="none" w:sz="0" w:space="0" w:color="auto"/>
                <w:right w:val="none" w:sz="0" w:space="0" w:color="auto"/>
              </w:divBdr>
            </w:div>
            <w:div w:id="562066465">
              <w:marLeft w:val="0"/>
              <w:marRight w:val="0"/>
              <w:marTop w:val="0"/>
              <w:marBottom w:val="0"/>
              <w:divBdr>
                <w:top w:val="none" w:sz="0" w:space="0" w:color="auto"/>
                <w:left w:val="none" w:sz="0" w:space="0" w:color="auto"/>
                <w:bottom w:val="none" w:sz="0" w:space="0" w:color="auto"/>
                <w:right w:val="none" w:sz="0" w:space="0" w:color="auto"/>
              </w:divBdr>
            </w:div>
            <w:div w:id="576355366">
              <w:marLeft w:val="0"/>
              <w:marRight w:val="0"/>
              <w:marTop w:val="0"/>
              <w:marBottom w:val="0"/>
              <w:divBdr>
                <w:top w:val="none" w:sz="0" w:space="0" w:color="auto"/>
                <w:left w:val="none" w:sz="0" w:space="0" w:color="auto"/>
                <w:bottom w:val="none" w:sz="0" w:space="0" w:color="auto"/>
                <w:right w:val="none" w:sz="0" w:space="0" w:color="auto"/>
              </w:divBdr>
            </w:div>
            <w:div w:id="578558900">
              <w:marLeft w:val="0"/>
              <w:marRight w:val="0"/>
              <w:marTop w:val="0"/>
              <w:marBottom w:val="0"/>
              <w:divBdr>
                <w:top w:val="none" w:sz="0" w:space="0" w:color="auto"/>
                <w:left w:val="none" w:sz="0" w:space="0" w:color="auto"/>
                <w:bottom w:val="none" w:sz="0" w:space="0" w:color="auto"/>
                <w:right w:val="none" w:sz="0" w:space="0" w:color="auto"/>
              </w:divBdr>
            </w:div>
            <w:div w:id="582687712">
              <w:marLeft w:val="0"/>
              <w:marRight w:val="0"/>
              <w:marTop w:val="0"/>
              <w:marBottom w:val="0"/>
              <w:divBdr>
                <w:top w:val="none" w:sz="0" w:space="0" w:color="auto"/>
                <w:left w:val="none" w:sz="0" w:space="0" w:color="auto"/>
                <w:bottom w:val="none" w:sz="0" w:space="0" w:color="auto"/>
                <w:right w:val="none" w:sz="0" w:space="0" w:color="auto"/>
              </w:divBdr>
            </w:div>
            <w:div w:id="585456878">
              <w:marLeft w:val="0"/>
              <w:marRight w:val="0"/>
              <w:marTop w:val="0"/>
              <w:marBottom w:val="0"/>
              <w:divBdr>
                <w:top w:val="none" w:sz="0" w:space="0" w:color="auto"/>
                <w:left w:val="none" w:sz="0" w:space="0" w:color="auto"/>
                <w:bottom w:val="none" w:sz="0" w:space="0" w:color="auto"/>
                <w:right w:val="none" w:sz="0" w:space="0" w:color="auto"/>
              </w:divBdr>
            </w:div>
            <w:div w:id="591550124">
              <w:marLeft w:val="0"/>
              <w:marRight w:val="0"/>
              <w:marTop w:val="0"/>
              <w:marBottom w:val="0"/>
              <w:divBdr>
                <w:top w:val="none" w:sz="0" w:space="0" w:color="auto"/>
                <w:left w:val="none" w:sz="0" w:space="0" w:color="auto"/>
                <w:bottom w:val="none" w:sz="0" w:space="0" w:color="auto"/>
                <w:right w:val="none" w:sz="0" w:space="0" w:color="auto"/>
              </w:divBdr>
            </w:div>
            <w:div w:id="607389716">
              <w:marLeft w:val="0"/>
              <w:marRight w:val="0"/>
              <w:marTop w:val="0"/>
              <w:marBottom w:val="0"/>
              <w:divBdr>
                <w:top w:val="none" w:sz="0" w:space="0" w:color="auto"/>
                <w:left w:val="none" w:sz="0" w:space="0" w:color="auto"/>
                <w:bottom w:val="none" w:sz="0" w:space="0" w:color="auto"/>
                <w:right w:val="none" w:sz="0" w:space="0" w:color="auto"/>
              </w:divBdr>
            </w:div>
            <w:div w:id="637999303">
              <w:marLeft w:val="0"/>
              <w:marRight w:val="0"/>
              <w:marTop w:val="0"/>
              <w:marBottom w:val="0"/>
              <w:divBdr>
                <w:top w:val="none" w:sz="0" w:space="0" w:color="auto"/>
                <w:left w:val="none" w:sz="0" w:space="0" w:color="auto"/>
                <w:bottom w:val="none" w:sz="0" w:space="0" w:color="auto"/>
                <w:right w:val="none" w:sz="0" w:space="0" w:color="auto"/>
              </w:divBdr>
            </w:div>
            <w:div w:id="639657572">
              <w:marLeft w:val="0"/>
              <w:marRight w:val="0"/>
              <w:marTop w:val="0"/>
              <w:marBottom w:val="0"/>
              <w:divBdr>
                <w:top w:val="none" w:sz="0" w:space="0" w:color="auto"/>
                <w:left w:val="none" w:sz="0" w:space="0" w:color="auto"/>
                <w:bottom w:val="none" w:sz="0" w:space="0" w:color="auto"/>
                <w:right w:val="none" w:sz="0" w:space="0" w:color="auto"/>
              </w:divBdr>
            </w:div>
            <w:div w:id="653988533">
              <w:marLeft w:val="0"/>
              <w:marRight w:val="0"/>
              <w:marTop w:val="0"/>
              <w:marBottom w:val="0"/>
              <w:divBdr>
                <w:top w:val="none" w:sz="0" w:space="0" w:color="auto"/>
                <w:left w:val="none" w:sz="0" w:space="0" w:color="auto"/>
                <w:bottom w:val="none" w:sz="0" w:space="0" w:color="auto"/>
                <w:right w:val="none" w:sz="0" w:space="0" w:color="auto"/>
              </w:divBdr>
            </w:div>
            <w:div w:id="655457873">
              <w:marLeft w:val="0"/>
              <w:marRight w:val="0"/>
              <w:marTop w:val="0"/>
              <w:marBottom w:val="0"/>
              <w:divBdr>
                <w:top w:val="none" w:sz="0" w:space="0" w:color="auto"/>
                <w:left w:val="none" w:sz="0" w:space="0" w:color="auto"/>
                <w:bottom w:val="none" w:sz="0" w:space="0" w:color="auto"/>
                <w:right w:val="none" w:sz="0" w:space="0" w:color="auto"/>
              </w:divBdr>
            </w:div>
            <w:div w:id="668678128">
              <w:marLeft w:val="0"/>
              <w:marRight w:val="0"/>
              <w:marTop w:val="0"/>
              <w:marBottom w:val="0"/>
              <w:divBdr>
                <w:top w:val="none" w:sz="0" w:space="0" w:color="auto"/>
                <w:left w:val="none" w:sz="0" w:space="0" w:color="auto"/>
                <w:bottom w:val="none" w:sz="0" w:space="0" w:color="auto"/>
                <w:right w:val="none" w:sz="0" w:space="0" w:color="auto"/>
              </w:divBdr>
            </w:div>
            <w:div w:id="671251512">
              <w:marLeft w:val="0"/>
              <w:marRight w:val="0"/>
              <w:marTop w:val="0"/>
              <w:marBottom w:val="0"/>
              <w:divBdr>
                <w:top w:val="none" w:sz="0" w:space="0" w:color="auto"/>
                <w:left w:val="none" w:sz="0" w:space="0" w:color="auto"/>
                <w:bottom w:val="none" w:sz="0" w:space="0" w:color="auto"/>
                <w:right w:val="none" w:sz="0" w:space="0" w:color="auto"/>
              </w:divBdr>
            </w:div>
            <w:div w:id="695352390">
              <w:marLeft w:val="0"/>
              <w:marRight w:val="0"/>
              <w:marTop w:val="0"/>
              <w:marBottom w:val="0"/>
              <w:divBdr>
                <w:top w:val="none" w:sz="0" w:space="0" w:color="auto"/>
                <w:left w:val="none" w:sz="0" w:space="0" w:color="auto"/>
                <w:bottom w:val="none" w:sz="0" w:space="0" w:color="auto"/>
                <w:right w:val="none" w:sz="0" w:space="0" w:color="auto"/>
              </w:divBdr>
            </w:div>
            <w:div w:id="697656090">
              <w:marLeft w:val="0"/>
              <w:marRight w:val="0"/>
              <w:marTop w:val="0"/>
              <w:marBottom w:val="0"/>
              <w:divBdr>
                <w:top w:val="none" w:sz="0" w:space="0" w:color="auto"/>
                <w:left w:val="none" w:sz="0" w:space="0" w:color="auto"/>
                <w:bottom w:val="none" w:sz="0" w:space="0" w:color="auto"/>
                <w:right w:val="none" w:sz="0" w:space="0" w:color="auto"/>
              </w:divBdr>
            </w:div>
            <w:div w:id="698360538">
              <w:marLeft w:val="0"/>
              <w:marRight w:val="0"/>
              <w:marTop w:val="0"/>
              <w:marBottom w:val="0"/>
              <w:divBdr>
                <w:top w:val="none" w:sz="0" w:space="0" w:color="auto"/>
                <w:left w:val="none" w:sz="0" w:space="0" w:color="auto"/>
                <w:bottom w:val="none" w:sz="0" w:space="0" w:color="auto"/>
                <w:right w:val="none" w:sz="0" w:space="0" w:color="auto"/>
              </w:divBdr>
            </w:div>
            <w:div w:id="707608275">
              <w:marLeft w:val="0"/>
              <w:marRight w:val="0"/>
              <w:marTop w:val="0"/>
              <w:marBottom w:val="0"/>
              <w:divBdr>
                <w:top w:val="none" w:sz="0" w:space="0" w:color="auto"/>
                <w:left w:val="none" w:sz="0" w:space="0" w:color="auto"/>
                <w:bottom w:val="none" w:sz="0" w:space="0" w:color="auto"/>
                <w:right w:val="none" w:sz="0" w:space="0" w:color="auto"/>
              </w:divBdr>
            </w:div>
            <w:div w:id="712462984">
              <w:marLeft w:val="0"/>
              <w:marRight w:val="0"/>
              <w:marTop w:val="0"/>
              <w:marBottom w:val="0"/>
              <w:divBdr>
                <w:top w:val="none" w:sz="0" w:space="0" w:color="auto"/>
                <w:left w:val="none" w:sz="0" w:space="0" w:color="auto"/>
                <w:bottom w:val="none" w:sz="0" w:space="0" w:color="auto"/>
                <w:right w:val="none" w:sz="0" w:space="0" w:color="auto"/>
              </w:divBdr>
            </w:div>
            <w:div w:id="727461229">
              <w:marLeft w:val="0"/>
              <w:marRight w:val="0"/>
              <w:marTop w:val="0"/>
              <w:marBottom w:val="0"/>
              <w:divBdr>
                <w:top w:val="none" w:sz="0" w:space="0" w:color="auto"/>
                <w:left w:val="none" w:sz="0" w:space="0" w:color="auto"/>
                <w:bottom w:val="none" w:sz="0" w:space="0" w:color="auto"/>
                <w:right w:val="none" w:sz="0" w:space="0" w:color="auto"/>
              </w:divBdr>
            </w:div>
            <w:div w:id="730159170">
              <w:marLeft w:val="0"/>
              <w:marRight w:val="0"/>
              <w:marTop w:val="0"/>
              <w:marBottom w:val="0"/>
              <w:divBdr>
                <w:top w:val="none" w:sz="0" w:space="0" w:color="auto"/>
                <w:left w:val="none" w:sz="0" w:space="0" w:color="auto"/>
                <w:bottom w:val="none" w:sz="0" w:space="0" w:color="auto"/>
                <w:right w:val="none" w:sz="0" w:space="0" w:color="auto"/>
              </w:divBdr>
            </w:div>
            <w:div w:id="742217722">
              <w:marLeft w:val="0"/>
              <w:marRight w:val="0"/>
              <w:marTop w:val="0"/>
              <w:marBottom w:val="0"/>
              <w:divBdr>
                <w:top w:val="none" w:sz="0" w:space="0" w:color="auto"/>
                <w:left w:val="none" w:sz="0" w:space="0" w:color="auto"/>
                <w:bottom w:val="none" w:sz="0" w:space="0" w:color="auto"/>
                <w:right w:val="none" w:sz="0" w:space="0" w:color="auto"/>
              </w:divBdr>
            </w:div>
            <w:div w:id="757294242">
              <w:marLeft w:val="0"/>
              <w:marRight w:val="0"/>
              <w:marTop w:val="0"/>
              <w:marBottom w:val="0"/>
              <w:divBdr>
                <w:top w:val="none" w:sz="0" w:space="0" w:color="auto"/>
                <w:left w:val="none" w:sz="0" w:space="0" w:color="auto"/>
                <w:bottom w:val="none" w:sz="0" w:space="0" w:color="auto"/>
                <w:right w:val="none" w:sz="0" w:space="0" w:color="auto"/>
              </w:divBdr>
            </w:div>
            <w:div w:id="759721648">
              <w:marLeft w:val="0"/>
              <w:marRight w:val="0"/>
              <w:marTop w:val="0"/>
              <w:marBottom w:val="0"/>
              <w:divBdr>
                <w:top w:val="none" w:sz="0" w:space="0" w:color="auto"/>
                <w:left w:val="none" w:sz="0" w:space="0" w:color="auto"/>
                <w:bottom w:val="none" w:sz="0" w:space="0" w:color="auto"/>
                <w:right w:val="none" w:sz="0" w:space="0" w:color="auto"/>
              </w:divBdr>
            </w:div>
            <w:div w:id="784621387">
              <w:marLeft w:val="0"/>
              <w:marRight w:val="0"/>
              <w:marTop w:val="0"/>
              <w:marBottom w:val="0"/>
              <w:divBdr>
                <w:top w:val="none" w:sz="0" w:space="0" w:color="auto"/>
                <w:left w:val="none" w:sz="0" w:space="0" w:color="auto"/>
                <w:bottom w:val="none" w:sz="0" w:space="0" w:color="auto"/>
                <w:right w:val="none" w:sz="0" w:space="0" w:color="auto"/>
              </w:divBdr>
            </w:div>
            <w:div w:id="820654177">
              <w:marLeft w:val="0"/>
              <w:marRight w:val="0"/>
              <w:marTop w:val="0"/>
              <w:marBottom w:val="0"/>
              <w:divBdr>
                <w:top w:val="none" w:sz="0" w:space="0" w:color="auto"/>
                <w:left w:val="none" w:sz="0" w:space="0" w:color="auto"/>
                <w:bottom w:val="none" w:sz="0" w:space="0" w:color="auto"/>
                <w:right w:val="none" w:sz="0" w:space="0" w:color="auto"/>
              </w:divBdr>
            </w:div>
            <w:div w:id="826820082">
              <w:marLeft w:val="0"/>
              <w:marRight w:val="0"/>
              <w:marTop w:val="0"/>
              <w:marBottom w:val="0"/>
              <w:divBdr>
                <w:top w:val="none" w:sz="0" w:space="0" w:color="auto"/>
                <w:left w:val="none" w:sz="0" w:space="0" w:color="auto"/>
                <w:bottom w:val="none" w:sz="0" w:space="0" w:color="auto"/>
                <w:right w:val="none" w:sz="0" w:space="0" w:color="auto"/>
              </w:divBdr>
            </w:div>
            <w:div w:id="855847639">
              <w:marLeft w:val="0"/>
              <w:marRight w:val="0"/>
              <w:marTop w:val="0"/>
              <w:marBottom w:val="0"/>
              <w:divBdr>
                <w:top w:val="none" w:sz="0" w:space="0" w:color="auto"/>
                <w:left w:val="none" w:sz="0" w:space="0" w:color="auto"/>
                <w:bottom w:val="none" w:sz="0" w:space="0" w:color="auto"/>
                <w:right w:val="none" w:sz="0" w:space="0" w:color="auto"/>
              </w:divBdr>
            </w:div>
            <w:div w:id="860775384">
              <w:marLeft w:val="0"/>
              <w:marRight w:val="0"/>
              <w:marTop w:val="0"/>
              <w:marBottom w:val="0"/>
              <w:divBdr>
                <w:top w:val="none" w:sz="0" w:space="0" w:color="auto"/>
                <w:left w:val="none" w:sz="0" w:space="0" w:color="auto"/>
                <w:bottom w:val="none" w:sz="0" w:space="0" w:color="auto"/>
                <w:right w:val="none" w:sz="0" w:space="0" w:color="auto"/>
              </w:divBdr>
            </w:div>
            <w:div w:id="894004280">
              <w:marLeft w:val="0"/>
              <w:marRight w:val="0"/>
              <w:marTop w:val="0"/>
              <w:marBottom w:val="0"/>
              <w:divBdr>
                <w:top w:val="none" w:sz="0" w:space="0" w:color="auto"/>
                <w:left w:val="none" w:sz="0" w:space="0" w:color="auto"/>
                <w:bottom w:val="none" w:sz="0" w:space="0" w:color="auto"/>
                <w:right w:val="none" w:sz="0" w:space="0" w:color="auto"/>
              </w:divBdr>
            </w:div>
            <w:div w:id="895550542">
              <w:marLeft w:val="0"/>
              <w:marRight w:val="0"/>
              <w:marTop w:val="0"/>
              <w:marBottom w:val="0"/>
              <w:divBdr>
                <w:top w:val="none" w:sz="0" w:space="0" w:color="auto"/>
                <w:left w:val="none" w:sz="0" w:space="0" w:color="auto"/>
                <w:bottom w:val="none" w:sz="0" w:space="0" w:color="auto"/>
                <w:right w:val="none" w:sz="0" w:space="0" w:color="auto"/>
              </w:divBdr>
            </w:div>
            <w:div w:id="901790369">
              <w:marLeft w:val="0"/>
              <w:marRight w:val="0"/>
              <w:marTop w:val="0"/>
              <w:marBottom w:val="0"/>
              <w:divBdr>
                <w:top w:val="none" w:sz="0" w:space="0" w:color="auto"/>
                <w:left w:val="none" w:sz="0" w:space="0" w:color="auto"/>
                <w:bottom w:val="none" w:sz="0" w:space="0" w:color="auto"/>
                <w:right w:val="none" w:sz="0" w:space="0" w:color="auto"/>
              </w:divBdr>
            </w:div>
            <w:div w:id="906305883">
              <w:marLeft w:val="0"/>
              <w:marRight w:val="0"/>
              <w:marTop w:val="0"/>
              <w:marBottom w:val="0"/>
              <w:divBdr>
                <w:top w:val="none" w:sz="0" w:space="0" w:color="auto"/>
                <w:left w:val="none" w:sz="0" w:space="0" w:color="auto"/>
                <w:bottom w:val="none" w:sz="0" w:space="0" w:color="auto"/>
                <w:right w:val="none" w:sz="0" w:space="0" w:color="auto"/>
              </w:divBdr>
            </w:div>
            <w:div w:id="916403672">
              <w:marLeft w:val="0"/>
              <w:marRight w:val="0"/>
              <w:marTop w:val="0"/>
              <w:marBottom w:val="0"/>
              <w:divBdr>
                <w:top w:val="none" w:sz="0" w:space="0" w:color="auto"/>
                <w:left w:val="none" w:sz="0" w:space="0" w:color="auto"/>
                <w:bottom w:val="none" w:sz="0" w:space="0" w:color="auto"/>
                <w:right w:val="none" w:sz="0" w:space="0" w:color="auto"/>
              </w:divBdr>
            </w:div>
            <w:div w:id="923222522">
              <w:marLeft w:val="0"/>
              <w:marRight w:val="0"/>
              <w:marTop w:val="0"/>
              <w:marBottom w:val="0"/>
              <w:divBdr>
                <w:top w:val="none" w:sz="0" w:space="0" w:color="auto"/>
                <w:left w:val="none" w:sz="0" w:space="0" w:color="auto"/>
                <w:bottom w:val="none" w:sz="0" w:space="0" w:color="auto"/>
                <w:right w:val="none" w:sz="0" w:space="0" w:color="auto"/>
              </w:divBdr>
            </w:div>
            <w:div w:id="923759142">
              <w:marLeft w:val="0"/>
              <w:marRight w:val="0"/>
              <w:marTop w:val="0"/>
              <w:marBottom w:val="0"/>
              <w:divBdr>
                <w:top w:val="none" w:sz="0" w:space="0" w:color="auto"/>
                <w:left w:val="none" w:sz="0" w:space="0" w:color="auto"/>
                <w:bottom w:val="none" w:sz="0" w:space="0" w:color="auto"/>
                <w:right w:val="none" w:sz="0" w:space="0" w:color="auto"/>
              </w:divBdr>
            </w:div>
            <w:div w:id="929971171">
              <w:marLeft w:val="0"/>
              <w:marRight w:val="0"/>
              <w:marTop w:val="0"/>
              <w:marBottom w:val="0"/>
              <w:divBdr>
                <w:top w:val="none" w:sz="0" w:space="0" w:color="auto"/>
                <w:left w:val="none" w:sz="0" w:space="0" w:color="auto"/>
                <w:bottom w:val="none" w:sz="0" w:space="0" w:color="auto"/>
                <w:right w:val="none" w:sz="0" w:space="0" w:color="auto"/>
              </w:divBdr>
            </w:div>
            <w:div w:id="938368323">
              <w:marLeft w:val="0"/>
              <w:marRight w:val="0"/>
              <w:marTop w:val="0"/>
              <w:marBottom w:val="0"/>
              <w:divBdr>
                <w:top w:val="none" w:sz="0" w:space="0" w:color="auto"/>
                <w:left w:val="none" w:sz="0" w:space="0" w:color="auto"/>
                <w:bottom w:val="none" w:sz="0" w:space="0" w:color="auto"/>
                <w:right w:val="none" w:sz="0" w:space="0" w:color="auto"/>
              </w:divBdr>
            </w:div>
            <w:div w:id="956716598">
              <w:marLeft w:val="0"/>
              <w:marRight w:val="0"/>
              <w:marTop w:val="0"/>
              <w:marBottom w:val="0"/>
              <w:divBdr>
                <w:top w:val="none" w:sz="0" w:space="0" w:color="auto"/>
                <w:left w:val="none" w:sz="0" w:space="0" w:color="auto"/>
                <w:bottom w:val="none" w:sz="0" w:space="0" w:color="auto"/>
                <w:right w:val="none" w:sz="0" w:space="0" w:color="auto"/>
              </w:divBdr>
            </w:div>
            <w:div w:id="970936526">
              <w:marLeft w:val="0"/>
              <w:marRight w:val="0"/>
              <w:marTop w:val="0"/>
              <w:marBottom w:val="0"/>
              <w:divBdr>
                <w:top w:val="none" w:sz="0" w:space="0" w:color="auto"/>
                <w:left w:val="none" w:sz="0" w:space="0" w:color="auto"/>
                <w:bottom w:val="none" w:sz="0" w:space="0" w:color="auto"/>
                <w:right w:val="none" w:sz="0" w:space="0" w:color="auto"/>
              </w:divBdr>
            </w:div>
            <w:div w:id="975793554">
              <w:marLeft w:val="0"/>
              <w:marRight w:val="0"/>
              <w:marTop w:val="0"/>
              <w:marBottom w:val="0"/>
              <w:divBdr>
                <w:top w:val="none" w:sz="0" w:space="0" w:color="auto"/>
                <w:left w:val="none" w:sz="0" w:space="0" w:color="auto"/>
                <w:bottom w:val="none" w:sz="0" w:space="0" w:color="auto"/>
                <w:right w:val="none" w:sz="0" w:space="0" w:color="auto"/>
              </w:divBdr>
            </w:div>
            <w:div w:id="979656563">
              <w:marLeft w:val="0"/>
              <w:marRight w:val="0"/>
              <w:marTop w:val="0"/>
              <w:marBottom w:val="0"/>
              <w:divBdr>
                <w:top w:val="none" w:sz="0" w:space="0" w:color="auto"/>
                <w:left w:val="none" w:sz="0" w:space="0" w:color="auto"/>
                <w:bottom w:val="none" w:sz="0" w:space="0" w:color="auto"/>
                <w:right w:val="none" w:sz="0" w:space="0" w:color="auto"/>
              </w:divBdr>
            </w:div>
            <w:div w:id="982927649">
              <w:marLeft w:val="0"/>
              <w:marRight w:val="0"/>
              <w:marTop w:val="0"/>
              <w:marBottom w:val="0"/>
              <w:divBdr>
                <w:top w:val="none" w:sz="0" w:space="0" w:color="auto"/>
                <w:left w:val="none" w:sz="0" w:space="0" w:color="auto"/>
                <w:bottom w:val="none" w:sz="0" w:space="0" w:color="auto"/>
                <w:right w:val="none" w:sz="0" w:space="0" w:color="auto"/>
              </w:divBdr>
            </w:div>
            <w:div w:id="995646046">
              <w:marLeft w:val="0"/>
              <w:marRight w:val="0"/>
              <w:marTop w:val="0"/>
              <w:marBottom w:val="0"/>
              <w:divBdr>
                <w:top w:val="none" w:sz="0" w:space="0" w:color="auto"/>
                <w:left w:val="none" w:sz="0" w:space="0" w:color="auto"/>
                <w:bottom w:val="none" w:sz="0" w:space="0" w:color="auto"/>
                <w:right w:val="none" w:sz="0" w:space="0" w:color="auto"/>
              </w:divBdr>
            </w:div>
            <w:div w:id="1006983934">
              <w:marLeft w:val="0"/>
              <w:marRight w:val="0"/>
              <w:marTop w:val="0"/>
              <w:marBottom w:val="0"/>
              <w:divBdr>
                <w:top w:val="none" w:sz="0" w:space="0" w:color="auto"/>
                <w:left w:val="none" w:sz="0" w:space="0" w:color="auto"/>
                <w:bottom w:val="none" w:sz="0" w:space="0" w:color="auto"/>
                <w:right w:val="none" w:sz="0" w:space="0" w:color="auto"/>
              </w:divBdr>
            </w:div>
            <w:div w:id="1033847418">
              <w:marLeft w:val="0"/>
              <w:marRight w:val="0"/>
              <w:marTop w:val="0"/>
              <w:marBottom w:val="0"/>
              <w:divBdr>
                <w:top w:val="none" w:sz="0" w:space="0" w:color="auto"/>
                <w:left w:val="none" w:sz="0" w:space="0" w:color="auto"/>
                <w:bottom w:val="none" w:sz="0" w:space="0" w:color="auto"/>
                <w:right w:val="none" w:sz="0" w:space="0" w:color="auto"/>
              </w:divBdr>
            </w:div>
            <w:div w:id="1042176066">
              <w:marLeft w:val="0"/>
              <w:marRight w:val="0"/>
              <w:marTop w:val="0"/>
              <w:marBottom w:val="0"/>
              <w:divBdr>
                <w:top w:val="none" w:sz="0" w:space="0" w:color="auto"/>
                <w:left w:val="none" w:sz="0" w:space="0" w:color="auto"/>
                <w:bottom w:val="none" w:sz="0" w:space="0" w:color="auto"/>
                <w:right w:val="none" w:sz="0" w:space="0" w:color="auto"/>
              </w:divBdr>
            </w:div>
            <w:div w:id="1051880615">
              <w:marLeft w:val="0"/>
              <w:marRight w:val="0"/>
              <w:marTop w:val="0"/>
              <w:marBottom w:val="0"/>
              <w:divBdr>
                <w:top w:val="none" w:sz="0" w:space="0" w:color="auto"/>
                <w:left w:val="none" w:sz="0" w:space="0" w:color="auto"/>
                <w:bottom w:val="none" w:sz="0" w:space="0" w:color="auto"/>
                <w:right w:val="none" w:sz="0" w:space="0" w:color="auto"/>
              </w:divBdr>
            </w:div>
            <w:div w:id="1052000445">
              <w:marLeft w:val="0"/>
              <w:marRight w:val="0"/>
              <w:marTop w:val="0"/>
              <w:marBottom w:val="0"/>
              <w:divBdr>
                <w:top w:val="none" w:sz="0" w:space="0" w:color="auto"/>
                <w:left w:val="none" w:sz="0" w:space="0" w:color="auto"/>
                <w:bottom w:val="none" w:sz="0" w:space="0" w:color="auto"/>
                <w:right w:val="none" w:sz="0" w:space="0" w:color="auto"/>
              </w:divBdr>
            </w:div>
            <w:div w:id="1056128531">
              <w:marLeft w:val="0"/>
              <w:marRight w:val="0"/>
              <w:marTop w:val="0"/>
              <w:marBottom w:val="0"/>
              <w:divBdr>
                <w:top w:val="none" w:sz="0" w:space="0" w:color="auto"/>
                <w:left w:val="none" w:sz="0" w:space="0" w:color="auto"/>
                <w:bottom w:val="none" w:sz="0" w:space="0" w:color="auto"/>
                <w:right w:val="none" w:sz="0" w:space="0" w:color="auto"/>
              </w:divBdr>
            </w:div>
            <w:div w:id="1069881609">
              <w:marLeft w:val="0"/>
              <w:marRight w:val="0"/>
              <w:marTop w:val="0"/>
              <w:marBottom w:val="0"/>
              <w:divBdr>
                <w:top w:val="none" w:sz="0" w:space="0" w:color="auto"/>
                <w:left w:val="none" w:sz="0" w:space="0" w:color="auto"/>
                <w:bottom w:val="none" w:sz="0" w:space="0" w:color="auto"/>
                <w:right w:val="none" w:sz="0" w:space="0" w:color="auto"/>
              </w:divBdr>
            </w:div>
            <w:div w:id="1081953556">
              <w:marLeft w:val="0"/>
              <w:marRight w:val="0"/>
              <w:marTop w:val="0"/>
              <w:marBottom w:val="0"/>
              <w:divBdr>
                <w:top w:val="none" w:sz="0" w:space="0" w:color="auto"/>
                <w:left w:val="none" w:sz="0" w:space="0" w:color="auto"/>
                <w:bottom w:val="none" w:sz="0" w:space="0" w:color="auto"/>
                <w:right w:val="none" w:sz="0" w:space="0" w:color="auto"/>
              </w:divBdr>
            </w:div>
            <w:div w:id="1090155056">
              <w:marLeft w:val="0"/>
              <w:marRight w:val="0"/>
              <w:marTop w:val="0"/>
              <w:marBottom w:val="0"/>
              <w:divBdr>
                <w:top w:val="none" w:sz="0" w:space="0" w:color="auto"/>
                <w:left w:val="none" w:sz="0" w:space="0" w:color="auto"/>
                <w:bottom w:val="none" w:sz="0" w:space="0" w:color="auto"/>
                <w:right w:val="none" w:sz="0" w:space="0" w:color="auto"/>
              </w:divBdr>
            </w:div>
            <w:div w:id="1109466710">
              <w:marLeft w:val="0"/>
              <w:marRight w:val="0"/>
              <w:marTop w:val="0"/>
              <w:marBottom w:val="0"/>
              <w:divBdr>
                <w:top w:val="none" w:sz="0" w:space="0" w:color="auto"/>
                <w:left w:val="none" w:sz="0" w:space="0" w:color="auto"/>
                <w:bottom w:val="none" w:sz="0" w:space="0" w:color="auto"/>
                <w:right w:val="none" w:sz="0" w:space="0" w:color="auto"/>
              </w:divBdr>
            </w:div>
            <w:div w:id="1118181244">
              <w:marLeft w:val="0"/>
              <w:marRight w:val="0"/>
              <w:marTop w:val="0"/>
              <w:marBottom w:val="0"/>
              <w:divBdr>
                <w:top w:val="none" w:sz="0" w:space="0" w:color="auto"/>
                <w:left w:val="none" w:sz="0" w:space="0" w:color="auto"/>
                <w:bottom w:val="none" w:sz="0" w:space="0" w:color="auto"/>
                <w:right w:val="none" w:sz="0" w:space="0" w:color="auto"/>
              </w:divBdr>
            </w:div>
            <w:div w:id="1128359531">
              <w:marLeft w:val="0"/>
              <w:marRight w:val="0"/>
              <w:marTop w:val="0"/>
              <w:marBottom w:val="0"/>
              <w:divBdr>
                <w:top w:val="none" w:sz="0" w:space="0" w:color="auto"/>
                <w:left w:val="none" w:sz="0" w:space="0" w:color="auto"/>
                <w:bottom w:val="none" w:sz="0" w:space="0" w:color="auto"/>
                <w:right w:val="none" w:sz="0" w:space="0" w:color="auto"/>
              </w:divBdr>
            </w:div>
            <w:div w:id="1135178978">
              <w:marLeft w:val="0"/>
              <w:marRight w:val="0"/>
              <w:marTop w:val="0"/>
              <w:marBottom w:val="0"/>
              <w:divBdr>
                <w:top w:val="none" w:sz="0" w:space="0" w:color="auto"/>
                <w:left w:val="none" w:sz="0" w:space="0" w:color="auto"/>
                <w:bottom w:val="none" w:sz="0" w:space="0" w:color="auto"/>
                <w:right w:val="none" w:sz="0" w:space="0" w:color="auto"/>
              </w:divBdr>
            </w:div>
            <w:div w:id="1137644009">
              <w:marLeft w:val="0"/>
              <w:marRight w:val="0"/>
              <w:marTop w:val="0"/>
              <w:marBottom w:val="0"/>
              <w:divBdr>
                <w:top w:val="none" w:sz="0" w:space="0" w:color="auto"/>
                <w:left w:val="none" w:sz="0" w:space="0" w:color="auto"/>
                <w:bottom w:val="none" w:sz="0" w:space="0" w:color="auto"/>
                <w:right w:val="none" w:sz="0" w:space="0" w:color="auto"/>
              </w:divBdr>
            </w:div>
            <w:div w:id="1146554619">
              <w:marLeft w:val="0"/>
              <w:marRight w:val="0"/>
              <w:marTop w:val="0"/>
              <w:marBottom w:val="0"/>
              <w:divBdr>
                <w:top w:val="none" w:sz="0" w:space="0" w:color="auto"/>
                <w:left w:val="none" w:sz="0" w:space="0" w:color="auto"/>
                <w:bottom w:val="none" w:sz="0" w:space="0" w:color="auto"/>
                <w:right w:val="none" w:sz="0" w:space="0" w:color="auto"/>
              </w:divBdr>
            </w:div>
            <w:div w:id="1148549878">
              <w:marLeft w:val="0"/>
              <w:marRight w:val="0"/>
              <w:marTop w:val="0"/>
              <w:marBottom w:val="0"/>
              <w:divBdr>
                <w:top w:val="none" w:sz="0" w:space="0" w:color="auto"/>
                <w:left w:val="none" w:sz="0" w:space="0" w:color="auto"/>
                <w:bottom w:val="none" w:sz="0" w:space="0" w:color="auto"/>
                <w:right w:val="none" w:sz="0" w:space="0" w:color="auto"/>
              </w:divBdr>
            </w:div>
            <w:div w:id="1155683055">
              <w:marLeft w:val="0"/>
              <w:marRight w:val="0"/>
              <w:marTop w:val="0"/>
              <w:marBottom w:val="0"/>
              <w:divBdr>
                <w:top w:val="none" w:sz="0" w:space="0" w:color="auto"/>
                <w:left w:val="none" w:sz="0" w:space="0" w:color="auto"/>
                <w:bottom w:val="none" w:sz="0" w:space="0" w:color="auto"/>
                <w:right w:val="none" w:sz="0" w:space="0" w:color="auto"/>
              </w:divBdr>
            </w:div>
            <w:div w:id="1184897187">
              <w:marLeft w:val="0"/>
              <w:marRight w:val="0"/>
              <w:marTop w:val="0"/>
              <w:marBottom w:val="0"/>
              <w:divBdr>
                <w:top w:val="none" w:sz="0" w:space="0" w:color="auto"/>
                <w:left w:val="none" w:sz="0" w:space="0" w:color="auto"/>
                <w:bottom w:val="none" w:sz="0" w:space="0" w:color="auto"/>
                <w:right w:val="none" w:sz="0" w:space="0" w:color="auto"/>
              </w:divBdr>
            </w:div>
            <w:div w:id="1195191720">
              <w:marLeft w:val="0"/>
              <w:marRight w:val="0"/>
              <w:marTop w:val="0"/>
              <w:marBottom w:val="0"/>
              <w:divBdr>
                <w:top w:val="none" w:sz="0" w:space="0" w:color="auto"/>
                <w:left w:val="none" w:sz="0" w:space="0" w:color="auto"/>
                <w:bottom w:val="none" w:sz="0" w:space="0" w:color="auto"/>
                <w:right w:val="none" w:sz="0" w:space="0" w:color="auto"/>
              </w:divBdr>
            </w:div>
            <w:div w:id="1221743253">
              <w:marLeft w:val="0"/>
              <w:marRight w:val="0"/>
              <w:marTop w:val="0"/>
              <w:marBottom w:val="0"/>
              <w:divBdr>
                <w:top w:val="none" w:sz="0" w:space="0" w:color="auto"/>
                <w:left w:val="none" w:sz="0" w:space="0" w:color="auto"/>
                <w:bottom w:val="none" w:sz="0" w:space="0" w:color="auto"/>
                <w:right w:val="none" w:sz="0" w:space="0" w:color="auto"/>
              </w:divBdr>
            </w:div>
            <w:div w:id="1223057263">
              <w:marLeft w:val="0"/>
              <w:marRight w:val="0"/>
              <w:marTop w:val="0"/>
              <w:marBottom w:val="0"/>
              <w:divBdr>
                <w:top w:val="none" w:sz="0" w:space="0" w:color="auto"/>
                <w:left w:val="none" w:sz="0" w:space="0" w:color="auto"/>
                <w:bottom w:val="none" w:sz="0" w:space="0" w:color="auto"/>
                <w:right w:val="none" w:sz="0" w:space="0" w:color="auto"/>
              </w:divBdr>
            </w:div>
            <w:div w:id="1223717052">
              <w:marLeft w:val="0"/>
              <w:marRight w:val="0"/>
              <w:marTop w:val="0"/>
              <w:marBottom w:val="0"/>
              <w:divBdr>
                <w:top w:val="none" w:sz="0" w:space="0" w:color="auto"/>
                <w:left w:val="none" w:sz="0" w:space="0" w:color="auto"/>
                <w:bottom w:val="none" w:sz="0" w:space="0" w:color="auto"/>
                <w:right w:val="none" w:sz="0" w:space="0" w:color="auto"/>
              </w:divBdr>
            </w:div>
            <w:div w:id="1228343884">
              <w:marLeft w:val="0"/>
              <w:marRight w:val="0"/>
              <w:marTop w:val="0"/>
              <w:marBottom w:val="0"/>
              <w:divBdr>
                <w:top w:val="none" w:sz="0" w:space="0" w:color="auto"/>
                <w:left w:val="none" w:sz="0" w:space="0" w:color="auto"/>
                <w:bottom w:val="none" w:sz="0" w:space="0" w:color="auto"/>
                <w:right w:val="none" w:sz="0" w:space="0" w:color="auto"/>
              </w:divBdr>
            </w:div>
            <w:div w:id="1230380546">
              <w:marLeft w:val="0"/>
              <w:marRight w:val="0"/>
              <w:marTop w:val="0"/>
              <w:marBottom w:val="0"/>
              <w:divBdr>
                <w:top w:val="none" w:sz="0" w:space="0" w:color="auto"/>
                <w:left w:val="none" w:sz="0" w:space="0" w:color="auto"/>
                <w:bottom w:val="none" w:sz="0" w:space="0" w:color="auto"/>
                <w:right w:val="none" w:sz="0" w:space="0" w:color="auto"/>
              </w:divBdr>
            </w:div>
            <w:div w:id="1233735506">
              <w:marLeft w:val="0"/>
              <w:marRight w:val="0"/>
              <w:marTop w:val="0"/>
              <w:marBottom w:val="0"/>
              <w:divBdr>
                <w:top w:val="none" w:sz="0" w:space="0" w:color="auto"/>
                <w:left w:val="none" w:sz="0" w:space="0" w:color="auto"/>
                <w:bottom w:val="none" w:sz="0" w:space="0" w:color="auto"/>
                <w:right w:val="none" w:sz="0" w:space="0" w:color="auto"/>
              </w:divBdr>
            </w:div>
            <w:div w:id="1235510369">
              <w:marLeft w:val="0"/>
              <w:marRight w:val="0"/>
              <w:marTop w:val="0"/>
              <w:marBottom w:val="0"/>
              <w:divBdr>
                <w:top w:val="none" w:sz="0" w:space="0" w:color="auto"/>
                <w:left w:val="none" w:sz="0" w:space="0" w:color="auto"/>
                <w:bottom w:val="none" w:sz="0" w:space="0" w:color="auto"/>
                <w:right w:val="none" w:sz="0" w:space="0" w:color="auto"/>
              </w:divBdr>
            </w:div>
            <w:div w:id="1235581111">
              <w:marLeft w:val="0"/>
              <w:marRight w:val="0"/>
              <w:marTop w:val="0"/>
              <w:marBottom w:val="0"/>
              <w:divBdr>
                <w:top w:val="none" w:sz="0" w:space="0" w:color="auto"/>
                <w:left w:val="none" w:sz="0" w:space="0" w:color="auto"/>
                <w:bottom w:val="none" w:sz="0" w:space="0" w:color="auto"/>
                <w:right w:val="none" w:sz="0" w:space="0" w:color="auto"/>
              </w:divBdr>
            </w:div>
            <w:div w:id="1254587978">
              <w:marLeft w:val="0"/>
              <w:marRight w:val="0"/>
              <w:marTop w:val="0"/>
              <w:marBottom w:val="0"/>
              <w:divBdr>
                <w:top w:val="none" w:sz="0" w:space="0" w:color="auto"/>
                <w:left w:val="none" w:sz="0" w:space="0" w:color="auto"/>
                <w:bottom w:val="none" w:sz="0" w:space="0" w:color="auto"/>
                <w:right w:val="none" w:sz="0" w:space="0" w:color="auto"/>
              </w:divBdr>
            </w:div>
            <w:div w:id="1265921019">
              <w:marLeft w:val="0"/>
              <w:marRight w:val="0"/>
              <w:marTop w:val="0"/>
              <w:marBottom w:val="0"/>
              <w:divBdr>
                <w:top w:val="none" w:sz="0" w:space="0" w:color="auto"/>
                <w:left w:val="none" w:sz="0" w:space="0" w:color="auto"/>
                <w:bottom w:val="none" w:sz="0" w:space="0" w:color="auto"/>
                <w:right w:val="none" w:sz="0" w:space="0" w:color="auto"/>
              </w:divBdr>
            </w:div>
            <w:div w:id="1271623591">
              <w:marLeft w:val="0"/>
              <w:marRight w:val="0"/>
              <w:marTop w:val="0"/>
              <w:marBottom w:val="0"/>
              <w:divBdr>
                <w:top w:val="none" w:sz="0" w:space="0" w:color="auto"/>
                <w:left w:val="none" w:sz="0" w:space="0" w:color="auto"/>
                <w:bottom w:val="none" w:sz="0" w:space="0" w:color="auto"/>
                <w:right w:val="none" w:sz="0" w:space="0" w:color="auto"/>
              </w:divBdr>
            </w:div>
            <w:div w:id="1274362178">
              <w:marLeft w:val="0"/>
              <w:marRight w:val="0"/>
              <w:marTop w:val="0"/>
              <w:marBottom w:val="0"/>
              <w:divBdr>
                <w:top w:val="none" w:sz="0" w:space="0" w:color="auto"/>
                <w:left w:val="none" w:sz="0" w:space="0" w:color="auto"/>
                <w:bottom w:val="none" w:sz="0" w:space="0" w:color="auto"/>
                <w:right w:val="none" w:sz="0" w:space="0" w:color="auto"/>
              </w:divBdr>
            </w:div>
            <w:div w:id="1280718857">
              <w:marLeft w:val="0"/>
              <w:marRight w:val="0"/>
              <w:marTop w:val="0"/>
              <w:marBottom w:val="0"/>
              <w:divBdr>
                <w:top w:val="none" w:sz="0" w:space="0" w:color="auto"/>
                <w:left w:val="none" w:sz="0" w:space="0" w:color="auto"/>
                <w:bottom w:val="none" w:sz="0" w:space="0" w:color="auto"/>
                <w:right w:val="none" w:sz="0" w:space="0" w:color="auto"/>
              </w:divBdr>
            </w:div>
            <w:div w:id="1295596369">
              <w:marLeft w:val="0"/>
              <w:marRight w:val="0"/>
              <w:marTop w:val="0"/>
              <w:marBottom w:val="0"/>
              <w:divBdr>
                <w:top w:val="none" w:sz="0" w:space="0" w:color="auto"/>
                <w:left w:val="none" w:sz="0" w:space="0" w:color="auto"/>
                <w:bottom w:val="none" w:sz="0" w:space="0" w:color="auto"/>
                <w:right w:val="none" w:sz="0" w:space="0" w:color="auto"/>
              </w:divBdr>
            </w:div>
            <w:div w:id="1311903526">
              <w:marLeft w:val="0"/>
              <w:marRight w:val="0"/>
              <w:marTop w:val="0"/>
              <w:marBottom w:val="0"/>
              <w:divBdr>
                <w:top w:val="none" w:sz="0" w:space="0" w:color="auto"/>
                <w:left w:val="none" w:sz="0" w:space="0" w:color="auto"/>
                <w:bottom w:val="none" w:sz="0" w:space="0" w:color="auto"/>
                <w:right w:val="none" w:sz="0" w:space="0" w:color="auto"/>
              </w:divBdr>
            </w:div>
            <w:div w:id="1327393955">
              <w:marLeft w:val="0"/>
              <w:marRight w:val="0"/>
              <w:marTop w:val="0"/>
              <w:marBottom w:val="0"/>
              <w:divBdr>
                <w:top w:val="none" w:sz="0" w:space="0" w:color="auto"/>
                <w:left w:val="none" w:sz="0" w:space="0" w:color="auto"/>
                <w:bottom w:val="none" w:sz="0" w:space="0" w:color="auto"/>
                <w:right w:val="none" w:sz="0" w:space="0" w:color="auto"/>
              </w:divBdr>
            </w:div>
            <w:div w:id="1332374612">
              <w:marLeft w:val="0"/>
              <w:marRight w:val="0"/>
              <w:marTop w:val="0"/>
              <w:marBottom w:val="0"/>
              <w:divBdr>
                <w:top w:val="none" w:sz="0" w:space="0" w:color="auto"/>
                <w:left w:val="none" w:sz="0" w:space="0" w:color="auto"/>
                <w:bottom w:val="none" w:sz="0" w:space="0" w:color="auto"/>
                <w:right w:val="none" w:sz="0" w:space="0" w:color="auto"/>
              </w:divBdr>
            </w:div>
            <w:div w:id="1348826729">
              <w:marLeft w:val="0"/>
              <w:marRight w:val="0"/>
              <w:marTop w:val="0"/>
              <w:marBottom w:val="0"/>
              <w:divBdr>
                <w:top w:val="none" w:sz="0" w:space="0" w:color="auto"/>
                <w:left w:val="none" w:sz="0" w:space="0" w:color="auto"/>
                <w:bottom w:val="none" w:sz="0" w:space="0" w:color="auto"/>
                <w:right w:val="none" w:sz="0" w:space="0" w:color="auto"/>
              </w:divBdr>
            </w:div>
            <w:div w:id="1395080087">
              <w:marLeft w:val="0"/>
              <w:marRight w:val="0"/>
              <w:marTop w:val="0"/>
              <w:marBottom w:val="0"/>
              <w:divBdr>
                <w:top w:val="none" w:sz="0" w:space="0" w:color="auto"/>
                <w:left w:val="none" w:sz="0" w:space="0" w:color="auto"/>
                <w:bottom w:val="none" w:sz="0" w:space="0" w:color="auto"/>
                <w:right w:val="none" w:sz="0" w:space="0" w:color="auto"/>
              </w:divBdr>
            </w:div>
            <w:div w:id="1409690714">
              <w:marLeft w:val="0"/>
              <w:marRight w:val="0"/>
              <w:marTop w:val="0"/>
              <w:marBottom w:val="0"/>
              <w:divBdr>
                <w:top w:val="none" w:sz="0" w:space="0" w:color="auto"/>
                <w:left w:val="none" w:sz="0" w:space="0" w:color="auto"/>
                <w:bottom w:val="none" w:sz="0" w:space="0" w:color="auto"/>
                <w:right w:val="none" w:sz="0" w:space="0" w:color="auto"/>
              </w:divBdr>
            </w:div>
            <w:div w:id="1415778599">
              <w:marLeft w:val="0"/>
              <w:marRight w:val="0"/>
              <w:marTop w:val="0"/>
              <w:marBottom w:val="0"/>
              <w:divBdr>
                <w:top w:val="none" w:sz="0" w:space="0" w:color="auto"/>
                <w:left w:val="none" w:sz="0" w:space="0" w:color="auto"/>
                <w:bottom w:val="none" w:sz="0" w:space="0" w:color="auto"/>
                <w:right w:val="none" w:sz="0" w:space="0" w:color="auto"/>
              </w:divBdr>
            </w:div>
            <w:div w:id="1418553747">
              <w:marLeft w:val="0"/>
              <w:marRight w:val="0"/>
              <w:marTop w:val="0"/>
              <w:marBottom w:val="0"/>
              <w:divBdr>
                <w:top w:val="none" w:sz="0" w:space="0" w:color="auto"/>
                <w:left w:val="none" w:sz="0" w:space="0" w:color="auto"/>
                <w:bottom w:val="none" w:sz="0" w:space="0" w:color="auto"/>
                <w:right w:val="none" w:sz="0" w:space="0" w:color="auto"/>
              </w:divBdr>
            </w:div>
            <w:div w:id="1426459438">
              <w:marLeft w:val="0"/>
              <w:marRight w:val="0"/>
              <w:marTop w:val="0"/>
              <w:marBottom w:val="0"/>
              <w:divBdr>
                <w:top w:val="none" w:sz="0" w:space="0" w:color="auto"/>
                <w:left w:val="none" w:sz="0" w:space="0" w:color="auto"/>
                <w:bottom w:val="none" w:sz="0" w:space="0" w:color="auto"/>
                <w:right w:val="none" w:sz="0" w:space="0" w:color="auto"/>
              </w:divBdr>
            </w:div>
            <w:div w:id="1434664981">
              <w:marLeft w:val="0"/>
              <w:marRight w:val="0"/>
              <w:marTop w:val="0"/>
              <w:marBottom w:val="0"/>
              <w:divBdr>
                <w:top w:val="none" w:sz="0" w:space="0" w:color="auto"/>
                <w:left w:val="none" w:sz="0" w:space="0" w:color="auto"/>
                <w:bottom w:val="none" w:sz="0" w:space="0" w:color="auto"/>
                <w:right w:val="none" w:sz="0" w:space="0" w:color="auto"/>
              </w:divBdr>
            </w:div>
            <w:div w:id="1435632696">
              <w:marLeft w:val="0"/>
              <w:marRight w:val="0"/>
              <w:marTop w:val="0"/>
              <w:marBottom w:val="0"/>
              <w:divBdr>
                <w:top w:val="none" w:sz="0" w:space="0" w:color="auto"/>
                <w:left w:val="none" w:sz="0" w:space="0" w:color="auto"/>
                <w:bottom w:val="none" w:sz="0" w:space="0" w:color="auto"/>
                <w:right w:val="none" w:sz="0" w:space="0" w:color="auto"/>
              </w:divBdr>
            </w:div>
            <w:div w:id="1450275023">
              <w:marLeft w:val="0"/>
              <w:marRight w:val="0"/>
              <w:marTop w:val="0"/>
              <w:marBottom w:val="0"/>
              <w:divBdr>
                <w:top w:val="none" w:sz="0" w:space="0" w:color="auto"/>
                <w:left w:val="none" w:sz="0" w:space="0" w:color="auto"/>
                <w:bottom w:val="none" w:sz="0" w:space="0" w:color="auto"/>
                <w:right w:val="none" w:sz="0" w:space="0" w:color="auto"/>
              </w:divBdr>
            </w:div>
            <w:div w:id="1463157789">
              <w:marLeft w:val="0"/>
              <w:marRight w:val="0"/>
              <w:marTop w:val="0"/>
              <w:marBottom w:val="0"/>
              <w:divBdr>
                <w:top w:val="none" w:sz="0" w:space="0" w:color="auto"/>
                <w:left w:val="none" w:sz="0" w:space="0" w:color="auto"/>
                <w:bottom w:val="none" w:sz="0" w:space="0" w:color="auto"/>
                <w:right w:val="none" w:sz="0" w:space="0" w:color="auto"/>
              </w:divBdr>
            </w:div>
            <w:div w:id="1464348872">
              <w:marLeft w:val="0"/>
              <w:marRight w:val="0"/>
              <w:marTop w:val="0"/>
              <w:marBottom w:val="0"/>
              <w:divBdr>
                <w:top w:val="none" w:sz="0" w:space="0" w:color="auto"/>
                <w:left w:val="none" w:sz="0" w:space="0" w:color="auto"/>
                <w:bottom w:val="none" w:sz="0" w:space="0" w:color="auto"/>
                <w:right w:val="none" w:sz="0" w:space="0" w:color="auto"/>
              </w:divBdr>
            </w:div>
            <w:div w:id="1475022955">
              <w:marLeft w:val="0"/>
              <w:marRight w:val="0"/>
              <w:marTop w:val="0"/>
              <w:marBottom w:val="0"/>
              <w:divBdr>
                <w:top w:val="none" w:sz="0" w:space="0" w:color="auto"/>
                <w:left w:val="none" w:sz="0" w:space="0" w:color="auto"/>
                <w:bottom w:val="none" w:sz="0" w:space="0" w:color="auto"/>
                <w:right w:val="none" w:sz="0" w:space="0" w:color="auto"/>
              </w:divBdr>
            </w:div>
            <w:div w:id="1538397504">
              <w:marLeft w:val="0"/>
              <w:marRight w:val="0"/>
              <w:marTop w:val="0"/>
              <w:marBottom w:val="0"/>
              <w:divBdr>
                <w:top w:val="none" w:sz="0" w:space="0" w:color="auto"/>
                <w:left w:val="none" w:sz="0" w:space="0" w:color="auto"/>
                <w:bottom w:val="none" w:sz="0" w:space="0" w:color="auto"/>
                <w:right w:val="none" w:sz="0" w:space="0" w:color="auto"/>
              </w:divBdr>
            </w:div>
            <w:div w:id="1551258728">
              <w:marLeft w:val="0"/>
              <w:marRight w:val="0"/>
              <w:marTop w:val="0"/>
              <w:marBottom w:val="0"/>
              <w:divBdr>
                <w:top w:val="none" w:sz="0" w:space="0" w:color="auto"/>
                <w:left w:val="none" w:sz="0" w:space="0" w:color="auto"/>
                <w:bottom w:val="none" w:sz="0" w:space="0" w:color="auto"/>
                <w:right w:val="none" w:sz="0" w:space="0" w:color="auto"/>
              </w:divBdr>
            </w:div>
            <w:div w:id="1564216959">
              <w:marLeft w:val="0"/>
              <w:marRight w:val="0"/>
              <w:marTop w:val="0"/>
              <w:marBottom w:val="0"/>
              <w:divBdr>
                <w:top w:val="none" w:sz="0" w:space="0" w:color="auto"/>
                <w:left w:val="none" w:sz="0" w:space="0" w:color="auto"/>
                <w:bottom w:val="none" w:sz="0" w:space="0" w:color="auto"/>
                <w:right w:val="none" w:sz="0" w:space="0" w:color="auto"/>
              </w:divBdr>
            </w:div>
            <w:div w:id="1571503147">
              <w:marLeft w:val="0"/>
              <w:marRight w:val="0"/>
              <w:marTop w:val="0"/>
              <w:marBottom w:val="0"/>
              <w:divBdr>
                <w:top w:val="none" w:sz="0" w:space="0" w:color="auto"/>
                <w:left w:val="none" w:sz="0" w:space="0" w:color="auto"/>
                <w:bottom w:val="none" w:sz="0" w:space="0" w:color="auto"/>
                <w:right w:val="none" w:sz="0" w:space="0" w:color="auto"/>
              </w:divBdr>
            </w:div>
            <w:div w:id="1600915917">
              <w:marLeft w:val="0"/>
              <w:marRight w:val="0"/>
              <w:marTop w:val="0"/>
              <w:marBottom w:val="0"/>
              <w:divBdr>
                <w:top w:val="none" w:sz="0" w:space="0" w:color="auto"/>
                <w:left w:val="none" w:sz="0" w:space="0" w:color="auto"/>
                <w:bottom w:val="none" w:sz="0" w:space="0" w:color="auto"/>
                <w:right w:val="none" w:sz="0" w:space="0" w:color="auto"/>
              </w:divBdr>
            </w:div>
            <w:div w:id="1608271295">
              <w:marLeft w:val="0"/>
              <w:marRight w:val="0"/>
              <w:marTop w:val="0"/>
              <w:marBottom w:val="0"/>
              <w:divBdr>
                <w:top w:val="none" w:sz="0" w:space="0" w:color="auto"/>
                <w:left w:val="none" w:sz="0" w:space="0" w:color="auto"/>
                <w:bottom w:val="none" w:sz="0" w:space="0" w:color="auto"/>
                <w:right w:val="none" w:sz="0" w:space="0" w:color="auto"/>
              </w:divBdr>
            </w:div>
            <w:div w:id="1619263996">
              <w:marLeft w:val="0"/>
              <w:marRight w:val="0"/>
              <w:marTop w:val="0"/>
              <w:marBottom w:val="0"/>
              <w:divBdr>
                <w:top w:val="none" w:sz="0" w:space="0" w:color="auto"/>
                <w:left w:val="none" w:sz="0" w:space="0" w:color="auto"/>
                <w:bottom w:val="none" w:sz="0" w:space="0" w:color="auto"/>
                <w:right w:val="none" w:sz="0" w:space="0" w:color="auto"/>
              </w:divBdr>
            </w:div>
            <w:div w:id="1637904456">
              <w:marLeft w:val="0"/>
              <w:marRight w:val="0"/>
              <w:marTop w:val="0"/>
              <w:marBottom w:val="0"/>
              <w:divBdr>
                <w:top w:val="none" w:sz="0" w:space="0" w:color="auto"/>
                <w:left w:val="none" w:sz="0" w:space="0" w:color="auto"/>
                <w:bottom w:val="none" w:sz="0" w:space="0" w:color="auto"/>
                <w:right w:val="none" w:sz="0" w:space="0" w:color="auto"/>
              </w:divBdr>
            </w:div>
            <w:div w:id="1643581575">
              <w:marLeft w:val="0"/>
              <w:marRight w:val="0"/>
              <w:marTop w:val="0"/>
              <w:marBottom w:val="0"/>
              <w:divBdr>
                <w:top w:val="none" w:sz="0" w:space="0" w:color="auto"/>
                <w:left w:val="none" w:sz="0" w:space="0" w:color="auto"/>
                <w:bottom w:val="none" w:sz="0" w:space="0" w:color="auto"/>
                <w:right w:val="none" w:sz="0" w:space="0" w:color="auto"/>
              </w:divBdr>
            </w:div>
            <w:div w:id="1656756419">
              <w:marLeft w:val="0"/>
              <w:marRight w:val="0"/>
              <w:marTop w:val="0"/>
              <w:marBottom w:val="0"/>
              <w:divBdr>
                <w:top w:val="none" w:sz="0" w:space="0" w:color="auto"/>
                <w:left w:val="none" w:sz="0" w:space="0" w:color="auto"/>
                <w:bottom w:val="none" w:sz="0" w:space="0" w:color="auto"/>
                <w:right w:val="none" w:sz="0" w:space="0" w:color="auto"/>
              </w:divBdr>
            </w:div>
            <w:div w:id="1661230770">
              <w:marLeft w:val="0"/>
              <w:marRight w:val="0"/>
              <w:marTop w:val="0"/>
              <w:marBottom w:val="0"/>
              <w:divBdr>
                <w:top w:val="none" w:sz="0" w:space="0" w:color="auto"/>
                <w:left w:val="none" w:sz="0" w:space="0" w:color="auto"/>
                <w:bottom w:val="none" w:sz="0" w:space="0" w:color="auto"/>
                <w:right w:val="none" w:sz="0" w:space="0" w:color="auto"/>
              </w:divBdr>
            </w:div>
            <w:div w:id="1664353808">
              <w:marLeft w:val="0"/>
              <w:marRight w:val="0"/>
              <w:marTop w:val="0"/>
              <w:marBottom w:val="0"/>
              <w:divBdr>
                <w:top w:val="none" w:sz="0" w:space="0" w:color="auto"/>
                <w:left w:val="none" w:sz="0" w:space="0" w:color="auto"/>
                <w:bottom w:val="none" w:sz="0" w:space="0" w:color="auto"/>
                <w:right w:val="none" w:sz="0" w:space="0" w:color="auto"/>
              </w:divBdr>
            </w:div>
            <w:div w:id="1671323172">
              <w:marLeft w:val="0"/>
              <w:marRight w:val="0"/>
              <w:marTop w:val="0"/>
              <w:marBottom w:val="0"/>
              <w:divBdr>
                <w:top w:val="none" w:sz="0" w:space="0" w:color="auto"/>
                <w:left w:val="none" w:sz="0" w:space="0" w:color="auto"/>
                <w:bottom w:val="none" w:sz="0" w:space="0" w:color="auto"/>
                <w:right w:val="none" w:sz="0" w:space="0" w:color="auto"/>
              </w:divBdr>
            </w:div>
            <w:div w:id="1675184039">
              <w:marLeft w:val="0"/>
              <w:marRight w:val="0"/>
              <w:marTop w:val="0"/>
              <w:marBottom w:val="0"/>
              <w:divBdr>
                <w:top w:val="none" w:sz="0" w:space="0" w:color="auto"/>
                <w:left w:val="none" w:sz="0" w:space="0" w:color="auto"/>
                <w:bottom w:val="none" w:sz="0" w:space="0" w:color="auto"/>
                <w:right w:val="none" w:sz="0" w:space="0" w:color="auto"/>
              </w:divBdr>
            </w:div>
            <w:div w:id="1686131156">
              <w:marLeft w:val="0"/>
              <w:marRight w:val="0"/>
              <w:marTop w:val="0"/>
              <w:marBottom w:val="0"/>
              <w:divBdr>
                <w:top w:val="none" w:sz="0" w:space="0" w:color="auto"/>
                <w:left w:val="none" w:sz="0" w:space="0" w:color="auto"/>
                <w:bottom w:val="none" w:sz="0" w:space="0" w:color="auto"/>
                <w:right w:val="none" w:sz="0" w:space="0" w:color="auto"/>
              </w:divBdr>
            </w:div>
            <w:div w:id="1695033561">
              <w:marLeft w:val="0"/>
              <w:marRight w:val="0"/>
              <w:marTop w:val="0"/>
              <w:marBottom w:val="0"/>
              <w:divBdr>
                <w:top w:val="none" w:sz="0" w:space="0" w:color="auto"/>
                <w:left w:val="none" w:sz="0" w:space="0" w:color="auto"/>
                <w:bottom w:val="none" w:sz="0" w:space="0" w:color="auto"/>
                <w:right w:val="none" w:sz="0" w:space="0" w:color="auto"/>
              </w:divBdr>
            </w:div>
            <w:div w:id="1705210242">
              <w:marLeft w:val="0"/>
              <w:marRight w:val="0"/>
              <w:marTop w:val="0"/>
              <w:marBottom w:val="0"/>
              <w:divBdr>
                <w:top w:val="none" w:sz="0" w:space="0" w:color="auto"/>
                <w:left w:val="none" w:sz="0" w:space="0" w:color="auto"/>
                <w:bottom w:val="none" w:sz="0" w:space="0" w:color="auto"/>
                <w:right w:val="none" w:sz="0" w:space="0" w:color="auto"/>
              </w:divBdr>
            </w:div>
            <w:div w:id="1729185717">
              <w:marLeft w:val="0"/>
              <w:marRight w:val="0"/>
              <w:marTop w:val="0"/>
              <w:marBottom w:val="0"/>
              <w:divBdr>
                <w:top w:val="none" w:sz="0" w:space="0" w:color="auto"/>
                <w:left w:val="none" w:sz="0" w:space="0" w:color="auto"/>
                <w:bottom w:val="none" w:sz="0" w:space="0" w:color="auto"/>
                <w:right w:val="none" w:sz="0" w:space="0" w:color="auto"/>
              </w:divBdr>
            </w:div>
            <w:div w:id="1740327910">
              <w:marLeft w:val="0"/>
              <w:marRight w:val="0"/>
              <w:marTop w:val="0"/>
              <w:marBottom w:val="0"/>
              <w:divBdr>
                <w:top w:val="none" w:sz="0" w:space="0" w:color="auto"/>
                <w:left w:val="none" w:sz="0" w:space="0" w:color="auto"/>
                <w:bottom w:val="none" w:sz="0" w:space="0" w:color="auto"/>
                <w:right w:val="none" w:sz="0" w:space="0" w:color="auto"/>
              </w:divBdr>
            </w:div>
            <w:div w:id="1779134224">
              <w:marLeft w:val="0"/>
              <w:marRight w:val="0"/>
              <w:marTop w:val="0"/>
              <w:marBottom w:val="0"/>
              <w:divBdr>
                <w:top w:val="none" w:sz="0" w:space="0" w:color="auto"/>
                <w:left w:val="none" w:sz="0" w:space="0" w:color="auto"/>
                <w:bottom w:val="none" w:sz="0" w:space="0" w:color="auto"/>
                <w:right w:val="none" w:sz="0" w:space="0" w:color="auto"/>
              </w:divBdr>
            </w:div>
            <w:div w:id="1783113418">
              <w:marLeft w:val="0"/>
              <w:marRight w:val="0"/>
              <w:marTop w:val="0"/>
              <w:marBottom w:val="0"/>
              <w:divBdr>
                <w:top w:val="none" w:sz="0" w:space="0" w:color="auto"/>
                <w:left w:val="none" w:sz="0" w:space="0" w:color="auto"/>
                <w:bottom w:val="none" w:sz="0" w:space="0" w:color="auto"/>
                <w:right w:val="none" w:sz="0" w:space="0" w:color="auto"/>
              </w:divBdr>
            </w:div>
            <w:div w:id="1785611434">
              <w:marLeft w:val="0"/>
              <w:marRight w:val="0"/>
              <w:marTop w:val="0"/>
              <w:marBottom w:val="0"/>
              <w:divBdr>
                <w:top w:val="none" w:sz="0" w:space="0" w:color="auto"/>
                <w:left w:val="none" w:sz="0" w:space="0" w:color="auto"/>
                <w:bottom w:val="none" w:sz="0" w:space="0" w:color="auto"/>
                <w:right w:val="none" w:sz="0" w:space="0" w:color="auto"/>
              </w:divBdr>
            </w:div>
            <w:div w:id="1787581598">
              <w:marLeft w:val="0"/>
              <w:marRight w:val="0"/>
              <w:marTop w:val="0"/>
              <w:marBottom w:val="0"/>
              <w:divBdr>
                <w:top w:val="none" w:sz="0" w:space="0" w:color="auto"/>
                <w:left w:val="none" w:sz="0" w:space="0" w:color="auto"/>
                <w:bottom w:val="none" w:sz="0" w:space="0" w:color="auto"/>
                <w:right w:val="none" w:sz="0" w:space="0" w:color="auto"/>
              </w:divBdr>
            </w:div>
            <w:div w:id="1812483544">
              <w:marLeft w:val="0"/>
              <w:marRight w:val="0"/>
              <w:marTop w:val="0"/>
              <w:marBottom w:val="0"/>
              <w:divBdr>
                <w:top w:val="none" w:sz="0" w:space="0" w:color="auto"/>
                <w:left w:val="none" w:sz="0" w:space="0" w:color="auto"/>
                <w:bottom w:val="none" w:sz="0" w:space="0" w:color="auto"/>
                <w:right w:val="none" w:sz="0" w:space="0" w:color="auto"/>
              </w:divBdr>
            </w:div>
            <w:div w:id="1821076197">
              <w:marLeft w:val="0"/>
              <w:marRight w:val="0"/>
              <w:marTop w:val="0"/>
              <w:marBottom w:val="0"/>
              <w:divBdr>
                <w:top w:val="none" w:sz="0" w:space="0" w:color="auto"/>
                <w:left w:val="none" w:sz="0" w:space="0" w:color="auto"/>
                <w:bottom w:val="none" w:sz="0" w:space="0" w:color="auto"/>
                <w:right w:val="none" w:sz="0" w:space="0" w:color="auto"/>
              </w:divBdr>
            </w:div>
            <w:div w:id="1831481602">
              <w:marLeft w:val="0"/>
              <w:marRight w:val="0"/>
              <w:marTop w:val="0"/>
              <w:marBottom w:val="0"/>
              <w:divBdr>
                <w:top w:val="none" w:sz="0" w:space="0" w:color="auto"/>
                <w:left w:val="none" w:sz="0" w:space="0" w:color="auto"/>
                <w:bottom w:val="none" w:sz="0" w:space="0" w:color="auto"/>
                <w:right w:val="none" w:sz="0" w:space="0" w:color="auto"/>
              </w:divBdr>
            </w:div>
            <w:div w:id="1847674323">
              <w:marLeft w:val="0"/>
              <w:marRight w:val="0"/>
              <w:marTop w:val="0"/>
              <w:marBottom w:val="0"/>
              <w:divBdr>
                <w:top w:val="none" w:sz="0" w:space="0" w:color="auto"/>
                <w:left w:val="none" w:sz="0" w:space="0" w:color="auto"/>
                <w:bottom w:val="none" w:sz="0" w:space="0" w:color="auto"/>
                <w:right w:val="none" w:sz="0" w:space="0" w:color="auto"/>
              </w:divBdr>
            </w:div>
            <w:div w:id="1849982208">
              <w:marLeft w:val="0"/>
              <w:marRight w:val="0"/>
              <w:marTop w:val="0"/>
              <w:marBottom w:val="0"/>
              <w:divBdr>
                <w:top w:val="none" w:sz="0" w:space="0" w:color="auto"/>
                <w:left w:val="none" w:sz="0" w:space="0" w:color="auto"/>
                <w:bottom w:val="none" w:sz="0" w:space="0" w:color="auto"/>
                <w:right w:val="none" w:sz="0" w:space="0" w:color="auto"/>
              </w:divBdr>
            </w:div>
            <w:div w:id="1860510399">
              <w:marLeft w:val="0"/>
              <w:marRight w:val="0"/>
              <w:marTop w:val="0"/>
              <w:marBottom w:val="0"/>
              <w:divBdr>
                <w:top w:val="none" w:sz="0" w:space="0" w:color="auto"/>
                <w:left w:val="none" w:sz="0" w:space="0" w:color="auto"/>
                <w:bottom w:val="none" w:sz="0" w:space="0" w:color="auto"/>
                <w:right w:val="none" w:sz="0" w:space="0" w:color="auto"/>
              </w:divBdr>
            </w:div>
            <w:div w:id="1867787964">
              <w:marLeft w:val="0"/>
              <w:marRight w:val="0"/>
              <w:marTop w:val="0"/>
              <w:marBottom w:val="0"/>
              <w:divBdr>
                <w:top w:val="none" w:sz="0" w:space="0" w:color="auto"/>
                <w:left w:val="none" w:sz="0" w:space="0" w:color="auto"/>
                <w:bottom w:val="none" w:sz="0" w:space="0" w:color="auto"/>
                <w:right w:val="none" w:sz="0" w:space="0" w:color="auto"/>
              </w:divBdr>
            </w:div>
            <w:div w:id="1870680990">
              <w:marLeft w:val="0"/>
              <w:marRight w:val="0"/>
              <w:marTop w:val="0"/>
              <w:marBottom w:val="0"/>
              <w:divBdr>
                <w:top w:val="none" w:sz="0" w:space="0" w:color="auto"/>
                <w:left w:val="none" w:sz="0" w:space="0" w:color="auto"/>
                <w:bottom w:val="none" w:sz="0" w:space="0" w:color="auto"/>
                <w:right w:val="none" w:sz="0" w:space="0" w:color="auto"/>
              </w:divBdr>
            </w:div>
            <w:div w:id="1885557878">
              <w:marLeft w:val="0"/>
              <w:marRight w:val="0"/>
              <w:marTop w:val="0"/>
              <w:marBottom w:val="0"/>
              <w:divBdr>
                <w:top w:val="none" w:sz="0" w:space="0" w:color="auto"/>
                <w:left w:val="none" w:sz="0" w:space="0" w:color="auto"/>
                <w:bottom w:val="none" w:sz="0" w:space="0" w:color="auto"/>
                <w:right w:val="none" w:sz="0" w:space="0" w:color="auto"/>
              </w:divBdr>
            </w:div>
            <w:div w:id="1886868660">
              <w:marLeft w:val="0"/>
              <w:marRight w:val="0"/>
              <w:marTop w:val="0"/>
              <w:marBottom w:val="0"/>
              <w:divBdr>
                <w:top w:val="none" w:sz="0" w:space="0" w:color="auto"/>
                <w:left w:val="none" w:sz="0" w:space="0" w:color="auto"/>
                <w:bottom w:val="none" w:sz="0" w:space="0" w:color="auto"/>
                <w:right w:val="none" w:sz="0" w:space="0" w:color="auto"/>
              </w:divBdr>
            </w:div>
            <w:div w:id="1909918727">
              <w:marLeft w:val="0"/>
              <w:marRight w:val="0"/>
              <w:marTop w:val="0"/>
              <w:marBottom w:val="0"/>
              <w:divBdr>
                <w:top w:val="none" w:sz="0" w:space="0" w:color="auto"/>
                <w:left w:val="none" w:sz="0" w:space="0" w:color="auto"/>
                <w:bottom w:val="none" w:sz="0" w:space="0" w:color="auto"/>
                <w:right w:val="none" w:sz="0" w:space="0" w:color="auto"/>
              </w:divBdr>
            </w:div>
            <w:div w:id="1917089910">
              <w:marLeft w:val="0"/>
              <w:marRight w:val="0"/>
              <w:marTop w:val="0"/>
              <w:marBottom w:val="0"/>
              <w:divBdr>
                <w:top w:val="none" w:sz="0" w:space="0" w:color="auto"/>
                <w:left w:val="none" w:sz="0" w:space="0" w:color="auto"/>
                <w:bottom w:val="none" w:sz="0" w:space="0" w:color="auto"/>
                <w:right w:val="none" w:sz="0" w:space="0" w:color="auto"/>
              </w:divBdr>
            </w:div>
            <w:div w:id="1929192560">
              <w:marLeft w:val="0"/>
              <w:marRight w:val="0"/>
              <w:marTop w:val="0"/>
              <w:marBottom w:val="0"/>
              <w:divBdr>
                <w:top w:val="none" w:sz="0" w:space="0" w:color="auto"/>
                <w:left w:val="none" w:sz="0" w:space="0" w:color="auto"/>
                <w:bottom w:val="none" w:sz="0" w:space="0" w:color="auto"/>
                <w:right w:val="none" w:sz="0" w:space="0" w:color="auto"/>
              </w:divBdr>
            </w:div>
            <w:div w:id="1933390578">
              <w:marLeft w:val="0"/>
              <w:marRight w:val="0"/>
              <w:marTop w:val="0"/>
              <w:marBottom w:val="0"/>
              <w:divBdr>
                <w:top w:val="none" w:sz="0" w:space="0" w:color="auto"/>
                <w:left w:val="none" w:sz="0" w:space="0" w:color="auto"/>
                <w:bottom w:val="none" w:sz="0" w:space="0" w:color="auto"/>
                <w:right w:val="none" w:sz="0" w:space="0" w:color="auto"/>
              </w:divBdr>
            </w:div>
            <w:div w:id="1962687503">
              <w:marLeft w:val="0"/>
              <w:marRight w:val="0"/>
              <w:marTop w:val="0"/>
              <w:marBottom w:val="0"/>
              <w:divBdr>
                <w:top w:val="none" w:sz="0" w:space="0" w:color="auto"/>
                <w:left w:val="none" w:sz="0" w:space="0" w:color="auto"/>
                <w:bottom w:val="none" w:sz="0" w:space="0" w:color="auto"/>
                <w:right w:val="none" w:sz="0" w:space="0" w:color="auto"/>
              </w:divBdr>
            </w:div>
            <w:div w:id="1979063546">
              <w:marLeft w:val="0"/>
              <w:marRight w:val="0"/>
              <w:marTop w:val="0"/>
              <w:marBottom w:val="0"/>
              <w:divBdr>
                <w:top w:val="none" w:sz="0" w:space="0" w:color="auto"/>
                <w:left w:val="none" w:sz="0" w:space="0" w:color="auto"/>
                <w:bottom w:val="none" w:sz="0" w:space="0" w:color="auto"/>
                <w:right w:val="none" w:sz="0" w:space="0" w:color="auto"/>
              </w:divBdr>
            </w:div>
            <w:div w:id="1987202672">
              <w:marLeft w:val="0"/>
              <w:marRight w:val="0"/>
              <w:marTop w:val="0"/>
              <w:marBottom w:val="0"/>
              <w:divBdr>
                <w:top w:val="none" w:sz="0" w:space="0" w:color="auto"/>
                <w:left w:val="none" w:sz="0" w:space="0" w:color="auto"/>
                <w:bottom w:val="none" w:sz="0" w:space="0" w:color="auto"/>
                <w:right w:val="none" w:sz="0" w:space="0" w:color="auto"/>
              </w:divBdr>
            </w:div>
            <w:div w:id="2004317322">
              <w:marLeft w:val="0"/>
              <w:marRight w:val="0"/>
              <w:marTop w:val="0"/>
              <w:marBottom w:val="0"/>
              <w:divBdr>
                <w:top w:val="none" w:sz="0" w:space="0" w:color="auto"/>
                <w:left w:val="none" w:sz="0" w:space="0" w:color="auto"/>
                <w:bottom w:val="none" w:sz="0" w:space="0" w:color="auto"/>
                <w:right w:val="none" w:sz="0" w:space="0" w:color="auto"/>
              </w:divBdr>
            </w:div>
            <w:div w:id="2011831395">
              <w:marLeft w:val="0"/>
              <w:marRight w:val="0"/>
              <w:marTop w:val="0"/>
              <w:marBottom w:val="0"/>
              <w:divBdr>
                <w:top w:val="none" w:sz="0" w:space="0" w:color="auto"/>
                <w:left w:val="none" w:sz="0" w:space="0" w:color="auto"/>
                <w:bottom w:val="none" w:sz="0" w:space="0" w:color="auto"/>
                <w:right w:val="none" w:sz="0" w:space="0" w:color="auto"/>
              </w:divBdr>
            </w:div>
            <w:div w:id="2016498784">
              <w:marLeft w:val="0"/>
              <w:marRight w:val="0"/>
              <w:marTop w:val="0"/>
              <w:marBottom w:val="0"/>
              <w:divBdr>
                <w:top w:val="none" w:sz="0" w:space="0" w:color="auto"/>
                <w:left w:val="none" w:sz="0" w:space="0" w:color="auto"/>
                <w:bottom w:val="none" w:sz="0" w:space="0" w:color="auto"/>
                <w:right w:val="none" w:sz="0" w:space="0" w:color="auto"/>
              </w:divBdr>
            </w:div>
            <w:div w:id="2038046751">
              <w:marLeft w:val="0"/>
              <w:marRight w:val="0"/>
              <w:marTop w:val="0"/>
              <w:marBottom w:val="0"/>
              <w:divBdr>
                <w:top w:val="none" w:sz="0" w:space="0" w:color="auto"/>
                <w:left w:val="none" w:sz="0" w:space="0" w:color="auto"/>
                <w:bottom w:val="none" w:sz="0" w:space="0" w:color="auto"/>
                <w:right w:val="none" w:sz="0" w:space="0" w:color="auto"/>
              </w:divBdr>
            </w:div>
            <w:div w:id="2038388775">
              <w:marLeft w:val="0"/>
              <w:marRight w:val="0"/>
              <w:marTop w:val="0"/>
              <w:marBottom w:val="0"/>
              <w:divBdr>
                <w:top w:val="none" w:sz="0" w:space="0" w:color="auto"/>
                <w:left w:val="none" w:sz="0" w:space="0" w:color="auto"/>
                <w:bottom w:val="none" w:sz="0" w:space="0" w:color="auto"/>
                <w:right w:val="none" w:sz="0" w:space="0" w:color="auto"/>
              </w:divBdr>
            </w:div>
            <w:div w:id="2051614258">
              <w:marLeft w:val="0"/>
              <w:marRight w:val="0"/>
              <w:marTop w:val="0"/>
              <w:marBottom w:val="0"/>
              <w:divBdr>
                <w:top w:val="none" w:sz="0" w:space="0" w:color="auto"/>
                <w:left w:val="none" w:sz="0" w:space="0" w:color="auto"/>
                <w:bottom w:val="none" w:sz="0" w:space="0" w:color="auto"/>
                <w:right w:val="none" w:sz="0" w:space="0" w:color="auto"/>
              </w:divBdr>
            </w:div>
            <w:div w:id="2054381922">
              <w:marLeft w:val="0"/>
              <w:marRight w:val="0"/>
              <w:marTop w:val="0"/>
              <w:marBottom w:val="0"/>
              <w:divBdr>
                <w:top w:val="none" w:sz="0" w:space="0" w:color="auto"/>
                <w:left w:val="none" w:sz="0" w:space="0" w:color="auto"/>
                <w:bottom w:val="none" w:sz="0" w:space="0" w:color="auto"/>
                <w:right w:val="none" w:sz="0" w:space="0" w:color="auto"/>
              </w:divBdr>
            </w:div>
            <w:div w:id="2063212321">
              <w:marLeft w:val="0"/>
              <w:marRight w:val="0"/>
              <w:marTop w:val="0"/>
              <w:marBottom w:val="0"/>
              <w:divBdr>
                <w:top w:val="none" w:sz="0" w:space="0" w:color="auto"/>
                <w:left w:val="none" w:sz="0" w:space="0" w:color="auto"/>
                <w:bottom w:val="none" w:sz="0" w:space="0" w:color="auto"/>
                <w:right w:val="none" w:sz="0" w:space="0" w:color="auto"/>
              </w:divBdr>
            </w:div>
            <w:div w:id="2065132259">
              <w:marLeft w:val="0"/>
              <w:marRight w:val="0"/>
              <w:marTop w:val="0"/>
              <w:marBottom w:val="0"/>
              <w:divBdr>
                <w:top w:val="none" w:sz="0" w:space="0" w:color="auto"/>
                <w:left w:val="none" w:sz="0" w:space="0" w:color="auto"/>
                <w:bottom w:val="none" w:sz="0" w:space="0" w:color="auto"/>
                <w:right w:val="none" w:sz="0" w:space="0" w:color="auto"/>
              </w:divBdr>
            </w:div>
            <w:div w:id="2076472095">
              <w:marLeft w:val="0"/>
              <w:marRight w:val="0"/>
              <w:marTop w:val="0"/>
              <w:marBottom w:val="0"/>
              <w:divBdr>
                <w:top w:val="none" w:sz="0" w:space="0" w:color="auto"/>
                <w:left w:val="none" w:sz="0" w:space="0" w:color="auto"/>
                <w:bottom w:val="none" w:sz="0" w:space="0" w:color="auto"/>
                <w:right w:val="none" w:sz="0" w:space="0" w:color="auto"/>
              </w:divBdr>
            </w:div>
            <w:div w:id="2087141448">
              <w:marLeft w:val="0"/>
              <w:marRight w:val="0"/>
              <w:marTop w:val="0"/>
              <w:marBottom w:val="0"/>
              <w:divBdr>
                <w:top w:val="none" w:sz="0" w:space="0" w:color="auto"/>
                <w:left w:val="none" w:sz="0" w:space="0" w:color="auto"/>
                <w:bottom w:val="none" w:sz="0" w:space="0" w:color="auto"/>
                <w:right w:val="none" w:sz="0" w:space="0" w:color="auto"/>
              </w:divBdr>
            </w:div>
            <w:div w:id="2105608011">
              <w:marLeft w:val="0"/>
              <w:marRight w:val="0"/>
              <w:marTop w:val="0"/>
              <w:marBottom w:val="0"/>
              <w:divBdr>
                <w:top w:val="none" w:sz="0" w:space="0" w:color="auto"/>
                <w:left w:val="none" w:sz="0" w:space="0" w:color="auto"/>
                <w:bottom w:val="none" w:sz="0" w:space="0" w:color="auto"/>
                <w:right w:val="none" w:sz="0" w:space="0" w:color="auto"/>
              </w:divBdr>
            </w:div>
            <w:div w:id="2121021639">
              <w:marLeft w:val="0"/>
              <w:marRight w:val="0"/>
              <w:marTop w:val="0"/>
              <w:marBottom w:val="0"/>
              <w:divBdr>
                <w:top w:val="none" w:sz="0" w:space="0" w:color="auto"/>
                <w:left w:val="none" w:sz="0" w:space="0" w:color="auto"/>
                <w:bottom w:val="none" w:sz="0" w:space="0" w:color="auto"/>
                <w:right w:val="none" w:sz="0" w:space="0" w:color="auto"/>
              </w:divBdr>
            </w:div>
            <w:div w:id="2126339716">
              <w:marLeft w:val="0"/>
              <w:marRight w:val="0"/>
              <w:marTop w:val="0"/>
              <w:marBottom w:val="0"/>
              <w:divBdr>
                <w:top w:val="none" w:sz="0" w:space="0" w:color="auto"/>
                <w:left w:val="none" w:sz="0" w:space="0" w:color="auto"/>
                <w:bottom w:val="none" w:sz="0" w:space="0" w:color="auto"/>
                <w:right w:val="none" w:sz="0" w:space="0" w:color="auto"/>
              </w:divBdr>
            </w:div>
          </w:divsChild>
        </w:div>
        <w:div w:id="1428036191">
          <w:marLeft w:val="0"/>
          <w:marRight w:val="0"/>
          <w:marTop w:val="0"/>
          <w:marBottom w:val="0"/>
          <w:divBdr>
            <w:top w:val="none" w:sz="0" w:space="0" w:color="auto"/>
            <w:left w:val="none" w:sz="0" w:space="0" w:color="auto"/>
            <w:bottom w:val="none" w:sz="0" w:space="0" w:color="auto"/>
            <w:right w:val="none" w:sz="0" w:space="0" w:color="auto"/>
          </w:divBdr>
          <w:divsChild>
            <w:div w:id="2094546163">
              <w:marLeft w:val="0"/>
              <w:marRight w:val="0"/>
              <w:marTop w:val="0"/>
              <w:marBottom w:val="0"/>
              <w:divBdr>
                <w:top w:val="none" w:sz="0" w:space="0" w:color="auto"/>
                <w:left w:val="none" w:sz="0" w:space="0" w:color="auto"/>
                <w:bottom w:val="none" w:sz="0" w:space="0" w:color="auto"/>
                <w:right w:val="none" w:sz="0" w:space="0" w:color="auto"/>
              </w:divBdr>
            </w:div>
          </w:divsChild>
        </w:div>
        <w:div w:id="1443067371">
          <w:marLeft w:val="0"/>
          <w:marRight w:val="0"/>
          <w:marTop w:val="0"/>
          <w:marBottom w:val="0"/>
          <w:divBdr>
            <w:top w:val="none" w:sz="0" w:space="0" w:color="auto"/>
            <w:left w:val="none" w:sz="0" w:space="0" w:color="auto"/>
            <w:bottom w:val="none" w:sz="0" w:space="0" w:color="auto"/>
            <w:right w:val="none" w:sz="0" w:space="0" w:color="auto"/>
          </w:divBdr>
          <w:divsChild>
            <w:div w:id="7222748">
              <w:marLeft w:val="0"/>
              <w:marRight w:val="0"/>
              <w:marTop w:val="0"/>
              <w:marBottom w:val="0"/>
              <w:divBdr>
                <w:top w:val="none" w:sz="0" w:space="0" w:color="auto"/>
                <w:left w:val="none" w:sz="0" w:space="0" w:color="auto"/>
                <w:bottom w:val="none" w:sz="0" w:space="0" w:color="auto"/>
                <w:right w:val="none" w:sz="0" w:space="0" w:color="auto"/>
              </w:divBdr>
            </w:div>
            <w:div w:id="12343166">
              <w:marLeft w:val="0"/>
              <w:marRight w:val="0"/>
              <w:marTop w:val="0"/>
              <w:marBottom w:val="0"/>
              <w:divBdr>
                <w:top w:val="none" w:sz="0" w:space="0" w:color="auto"/>
                <w:left w:val="none" w:sz="0" w:space="0" w:color="auto"/>
                <w:bottom w:val="none" w:sz="0" w:space="0" w:color="auto"/>
                <w:right w:val="none" w:sz="0" w:space="0" w:color="auto"/>
              </w:divBdr>
            </w:div>
            <w:div w:id="22094387">
              <w:marLeft w:val="0"/>
              <w:marRight w:val="0"/>
              <w:marTop w:val="0"/>
              <w:marBottom w:val="0"/>
              <w:divBdr>
                <w:top w:val="none" w:sz="0" w:space="0" w:color="auto"/>
                <w:left w:val="none" w:sz="0" w:space="0" w:color="auto"/>
                <w:bottom w:val="none" w:sz="0" w:space="0" w:color="auto"/>
                <w:right w:val="none" w:sz="0" w:space="0" w:color="auto"/>
              </w:divBdr>
            </w:div>
            <w:div w:id="26949622">
              <w:marLeft w:val="0"/>
              <w:marRight w:val="0"/>
              <w:marTop w:val="0"/>
              <w:marBottom w:val="0"/>
              <w:divBdr>
                <w:top w:val="none" w:sz="0" w:space="0" w:color="auto"/>
                <w:left w:val="none" w:sz="0" w:space="0" w:color="auto"/>
                <w:bottom w:val="none" w:sz="0" w:space="0" w:color="auto"/>
                <w:right w:val="none" w:sz="0" w:space="0" w:color="auto"/>
              </w:divBdr>
            </w:div>
            <w:div w:id="32927648">
              <w:marLeft w:val="0"/>
              <w:marRight w:val="0"/>
              <w:marTop w:val="0"/>
              <w:marBottom w:val="0"/>
              <w:divBdr>
                <w:top w:val="none" w:sz="0" w:space="0" w:color="auto"/>
                <w:left w:val="none" w:sz="0" w:space="0" w:color="auto"/>
                <w:bottom w:val="none" w:sz="0" w:space="0" w:color="auto"/>
                <w:right w:val="none" w:sz="0" w:space="0" w:color="auto"/>
              </w:divBdr>
            </w:div>
            <w:div w:id="38940871">
              <w:marLeft w:val="0"/>
              <w:marRight w:val="0"/>
              <w:marTop w:val="0"/>
              <w:marBottom w:val="0"/>
              <w:divBdr>
                <w:top w:val="none" w:sz="0" w:space="0" w:color="auto"/>
                <w:left w:val="none" w:sz="0" w:space="0" w:color="auto"/>
                <w:bottom w:val="none" w:sz="0" w:space="0" w:color="auto"/>
                <w:right w:val="none" w:sz="0" w:space="0" w:color="auto"/>
              </w:divBdr>
            </w:div>
            <w:div w:id="57629455">
              <w:marLeft w:val="0"/>
              <w:marRight w:val="0"/>
              <w:marTop w:val="0"/>
              <w:marBottom w:val="0"/>
              <w:divBdr>
                <w:top w:val="none" w:sz="0" w:space="0" w:color="auto"/>
                <w:left w:val="none" w:sz="0" w:space="0" w:color="auto"/>
                <w:bottom w:val="none" w:sz="0" w:space="0" w:color="auto"/>
                <w:right w:val="none" w:sz="0" w:space="0" w:color="auto"/>
              </w:divBdr>
            </w:div>
            <w:div w:id="76633578">
              <w:marLeft w:val="0"/>
              <w:marRight w:val="0"/>
              <w:marTop w:val="0"/>
              <w:marBottom w:val="0"/>
              <w:divBdr>
                <w:top w:val="none" w:sz="0" w:space="0" w:color="auto"/>
                <w:left w:val="none" w:sz="0" w:space="0" w:color="auto"/>
                <w:bottom w:val="none" w:sz="0" w:space="0" w:color="auto"/>
                <w:right w:val="none" w:sz="0" w:space="0" w:color="auto"/>
              </w:divBdr>
            </w:div>
            <w:div w:id="78865803">
              <w:marLeft w:val="0"/>
              <w:marRight w:val="0"/>
              <w:marTop w:val="0"/>
              <w:marBottom w:val="0"/>
              <w:divBdr>
                <w:top w:val="none" w:sz="0" w:space="0" w:color="auto"/>
                <w:left w:val="none" w:sz="0" w:space="0" w:color="auto"/>
                <w:bottom w:val="none" w:sz="0" w:space="0" w:color="auto"/>
                <w:right w:val="none" w:sz="0" w:space="0" w:color="auto"/>
              </w:divBdr>
            </w:div>
            <w:div w:id="85462056">
              <w:marLeft w:val="0"/>
              <w:marRight w:val="0"/>
              <w:marTop w:val="0"/>
              <w:marBottom w:val="0"/>
              <w:divBdr>
                <w:top w:val="none" w:sz="0" w:space="0" w:color="auto"/>
                <w:left w:val="none" w:sz="0" w:space="0" w:color="auto"/>
                <w:bottom w:val="none" w:sz="0" w:space="0" w:color="auto"/>
                <w:right w:val="none" w:sz="0" w:space="0" w:color="auto"/>
              </w:divBdr>
            </w:div>
            <w:div w:id="88744430">
              <w:marLeft w:val="0"/>
              <w:marRight w:val="0"/>
              <w:marTop w:val="0"/>
              <w:marBottom w:val="0"/>
              <w:divBdr>
                <w:top w:val="none" w:sz="0" w:space="0" w:color="auto"/>
                <w:left w:val="none" w:sz="0" w:space="0" w:color="auto"/>
                <w:bottom w:val="none" w:sz="0" w:space="0" w:color="auto"/>
                <w:right w:val="none" w:sz="0" w:space="0" w:color="auto"/>
              </w:divBdr>
            </w:div>
            <w:div w:id="104738522">
              <w:marLeft w:val="0"/>
              <w:marRight w:val="0"/>
              <w:marTop w:val="0"/>
              <w:marBottom w:val="0"/>
              <w:divBdr>
                <w:top w:val="none" w:sz="0" w:space="0" w:color="auto"/>
                <w:left w:val="none" w:sz="0" w:space="0" w:color="auto"/>
                <w:bottom w:val="none" w:sz="0" w:space="0" w:color="auto"/>
                <w:right w:val="none" w:sz="0" w:space="0" w:color="auto"/>
              </w:divBdr>
            </w:div>
            <w:div w:id="108594544">
              <w:marLeft w:val="0"/>
              <w:marRight w:val="0"/>
              <w:marTop w:val="0"/>
              <w:marBottom w:val="0"/>
              <w:divBdr>
                <w:top w:val="none" w:sz="0" w:space="0" w:color="auto"/>
                <w:left w:val="none" w:sz="0" w:space="0" w:color="auto"/>
                <w:bottom w:val="none" w:sz="0" w:space="0" w:color="auto"/>
                <w:right w:val="none" w:sz="0" w:space="0" w:color="auto"/>
              </w:divBdr>
            </w:div>
            <w:div w:id="123432152">
              <w:marLeft w:val="0"/>
              <w:marRight w:val="0"/>
              <w:marTop w:val="0"/>
              <w:marBottom w:val="0"/>
              <w:divBdr>
                <w:top w:val="none" w:sz="0" w:space="0" w:color="auto"/>
                <w:left w:val="none" w:sz="0" w:space="0" w:color="auto"/>
                <w:bottom w:val="none" w:sz="0" w:space="0" w:color="auto"/>
                <w:right w:val="none" w:sz="0" w:space="0" w:color="auto"/>
              </w:divBdr>
            </w:div>
            <w:div w:id="128013647">
              <w:marLeft w:val="0"/>
              <w:marRight w:val="0"/>
              <w:marTop w:val="0"/>
              <w:marBottom w:val="0"/>
              <w:divBdr>
                <w:top w:val="none" w:sz="0" w:space="0" w:color="auto"/>
                <w:left w:val="none" w:sz="0" w:space="0" w:color="auto"/>
                <w:bottom w:val="none" w:sz="0" w:space="0" w:color="auto"/>
                <w:right w:val="none" w:sz="0" w:space="0" w:color="auto"/>
              </w:divBdr>
            </w:div>
            <w:div w:id="132531571">
              <w:marLeft w:val="0"/>
              <w:marRight w:val="0"/>
              <w:marTop w:val="0"/>
              <w:marBottom w:val="0"/>
              <w:divBdr>
                <w:top w:val="none" w:sz="0" w:space="0" w:color="auto"/>
                <w:left w:val="none" w:sz="0" w:space="0" w:color="auto"/>
                <w:bottom w:val="none" w:sz="0" w:space="0" w:color="auto"/>
                <w:right w:val="none" w:sz="0" w:space="0" w:color="auto"/>
              </w:divBdr>
            </w:div>
            <w:div w:id="135149556">
              <w:marLeft w:val="0"/>
              <w:marRight w:val="0"/>
              <w:marTop w:val="0"/>
              <w:marBottom w:val="0"/>
              <w:divBdr>
                <w:top w:val="none" w:sz="0" w:space="0" w:color="auto"/>
                <w:left w:val="none" w:sz="0" w:space="0" w:color="auto"/>
                <w:bottom w:val="none" w:sz="0" w:space="0" w:color="auto"/>
                <w:right w:val="none" w:sz="0" w:space="0" w:color="auto"/>
              </w:divBdr>
            </w:div>
            <w:div w:id="137773439">
              <w:marLeft w:val="0"/>
              <w:marRight w:val="0"/>
              <w:marTop w:val="0"/>
              <w:marBottom w:val="0"/>
              <w:divBdr>
                <w:top w:val="none" w:sz="0" w:space="0" w:color="auto"/>
                <w:left w:val="none" w:sz="0" w:space="0" w:color="auto"/>
                <w:bottom w:val="none" w:sz="0" w:space="0" w:color="auto"/>
                <w:right w:val="none" w:sz="0" w:space="0" w:color="auto"/>
              </w:divBdr>
            </w:div>
            <w:div w:id="139076153">
              <w:marLeft w:val="0"/>
              <w:marRight w:val="0"/>
              <w:marTop w:val="0"/>
              <w:marBottom w:val="0"/>
              <w:divBdr>
                <w:top w:val="none" w:sz="0" w:space="0" w:color="auto"/>
                <w:left w:val="none" w:sz="0" w:space="0" w:color="auto"/>
                <w:bottom w:val="none" w:sz="0" w:space="0" w:color="auto"/>
                <w:right w:val="none" w:sz="0" w:space="0" w:color="auto"/>
              </w:divBdr>
            </w:div>
            <w:div w:id="141118252">
              <w:marLeft w:val="0"/>
              <w:marRight w:val="0"/>
              <w:marTop w:val="0"/>
              <w:marBottom w:val="0"/>
              <w:divBdr>
                <w:top w:val="none" w:sz="0" w:space="0" w:color="auto"/>
                <w:left w:val="none" w:sz="0" w:space="0" w:color="auto"/>
                <w:bottom w:val="none" w:sz="0" w:space="0" w:color="auto"/>
                <w:right w:val="none" w:sz="0" w:space="0" w:color="auto"/>
              </w:divBdr>
            </w:div>
            <w:div w:id="163514229">
              <w:marLeft w:val="0"/>
              <w:marRight w:val="0"/>
              <w:marTop w:val="0"/>
              <w:marBottom w:val="0"/>
              <w:divBdr>
                <w:top w:val="none" w:sz="0" w:space="0" w:color="auto"/>
                <w:left w:val="none" w:sz="0" w:space="0" w:color="auto"/>
                <w:bottom w:val="none" w:sz="0" w:space="0" w:color="auto"/>
                <w:right w:val="none" w:sz="0" w:space="0" w:color="auto"/>
              </w:divBdr>
            </w:div>
            <w:div w:id="174275260">
              <w:marLeft w:val="0"/>
              <w:marRight w:val="0"/>
              <w:marTop w:val="0"/>
              <w:marBottom w:val="0"/>
              <w:divBdr>
                <w:top w:val="none" w:sz="0" w:space="0" w:color="auto"/>
                <w:left w:val="none" w:sz="0" w:space="0" w:color="auto"/>
                <w:bottom w:val="none" w:sz="0" w:space="0" w:color="auto"/>
                <w:right w:val="none" w:sz="0" w:space="0" w:color="auto"/>
              </w:divBdr>
            </w:div>
            <w:div w:id="177669942">
              <w:marLeft w:val="0"/>
              <w:marRight w:val="0"/>
              <w:marTop w:val="0"/>
              <w:marBottom w:val="0"/>
              <w:divBdr>
                <w:top w:val="none" w:sz="0" w:space="0" w:color="auto"/>
                <w:left w:val="none" w:sz="0" w:space="0" w:color="auto"/>
                <w:bottom w:val="none" w:sz="0" w:space="0" w:color="auto"/>
                <w:right w:val="none" w:sz="0" w:space="0" w:color="auto"/>
              </w:divBdr>
            </w:div>
            <w:div w:id="181283969">
              <w:marLeft w:val="0"/>
              <w:marRight w:val="0"/>
              <w:marTop w:val="0"/>
              <w:marBottom w:val="0"/>
              <w:divBdr>
                <w:top w:val="none" w:sz="0" w:space="0" w:color="auto"/>
                <w:left w:val="none" w:sz="0" w:space="0" w:color="auto"/>
                <w:bottom w:val="none" w:sz="0" w:space="0" w:color="auto"/>
                <w:right w:val="none" w:sz="0" w:space="0" w:color="auto"/>
              </w:divBdr>
            </w:div>
            <w:div w:id="181670249">
              <w:marLeft w:val="0"/>
              <w:marRight w:val="0"/>
              <w:marTop w:val="0"/>
              <w:marBottom w:val="0"/>
              <w:divBdr>
                <w:top w:val="none" w:sz="0" w:space="0" w:color="auto"/>
                <w:left w:val="none" w:sz="0" w:space="0" w:color="auto"/>
                <w:bottom w:val="none" w:sz="0" w:space="0" w:color="auto"/>
                <w:right w:val="none" w:sz="0" w:space="0" w:color="auto"/>
              </w:divBdr>
            </w:div>
            <w:div w:id="183986329">
              <w:marLeft w:val="0"/>
              <w:marRight w:val="0"/>
              <w:marTop w:val="0"/>
              <w:marBottom w:val="0"/>
              <w:divBdr>
                <w:top w:val="none" w:sz="0" w:space="0" w:color="auto"/>
                <w:left w:val="none" w:sz="0" w:space="0" w:color="auto"/>
                <w:bottom w:val="none" w:sz="0" w:space="0" w:color="auto"/>
                <w:right w:val="none" w:sz="0" w:space="0" w:color="auto"/>
              </w:divBdr>
            </w:div>
            <w:div w:id="186676205">
              <w:marLeft w:val="0"/>
              <w:marRight w:val="0"/>
              <w:marTop w:val="0"/>
              <w:marBottom w:val="0"/>
              <w:divBdr>
                <w:top w:val="none" w:sz="0" w:space="0" w:color="auto"/>
                <w:left w:val="none" w:sz="0" w:space="0" w:color="auto"/>
                <w:bottom w:val="none" w:sz="0" w:space="0" w:color="auto"/>
                <w:right w:val="none" w:sz="0" w:space="0" w:color="auto"/>
              </w:divBdr>
            </w:div>
            <w:div w:id="193612710">
              <w:marLeft w:val="0"/>
              <w:marRight w:val="0"/>
              <w:marTop w:val="0"/>
              <w:marBottom w:val="0"/>
              <w:divBdr>
                <w:top w:val="none" w:sz="0" w:space="0" w:color="auto"/>
                <w:left w:val="none" w:sz="0" w:space="0" w:color="auto"/>
                <w:bottom w:val="none" w:sz="0" w:space="0" w:color="auto"/>
                <w:right w:val="none" w:sz="0" w:space="0" w:color="auto"/>
              </w:divBdr>
            </w:div>
            <w:div w:id="203176442">
              <w:marLeft w:val="0"/>
              <w:marRight w:val="0"/>
              <w:marTop w:val="0"/>
              <w:marBottom w:val="0"/>
              <w:divBdr>
                <w:top w:val="none" w:sz="0" w:space="0" w:color="auto"/>
                <w:left w:val="none" w:sz="0" w:space="0" w:color="auto"/>
                <w:bottom w:val="none" w:sz="0" w:space="0" w:color="auto"/>
                <w:right w:val="none" w:sz="0" w:space="0" w:color="auto"/>
              </w:divBdr>
            </w:div>
            <w:div w:id="204224713">
              <w:marLeft w:val="0"/>
              <w:marRight w:val="0"/>
              <w:marTop w:val="0"/>
              <w:marBottom w:val="0"/>
              <w:divBdr>
                <w:top w:val="none" w:sz="0" w:space="0" w:color="auto"/>
                <w:left w:val="none" w:sz="0" w:space="0" w:color="auto"/>
                <w:bottom w:val="none" w:sz="0" w:space="0" w:color="auto"/>
                <w:right w:val="none" w:sz="0" w:space="0" w:color="auto"/>
              </w:divBdr>
            </w:div>
            <w:div w:id="232738815">
              <w:marLeft w:val="0"/>
              <w:marRight w:val="0"/>
              <w:marTop w:val="0"/>
              <w:marBottom w:val="0"/>
              <w:divBdr>
                <w:top w:val="none" w:sz="0" w:space="0" w:color="auto"/>
                <w:left w:val="none" w:sz="0" w:space="0" w:color="auto"/>
                <w:bottom w:val="none" w:sz="0" w:space="0" w:color="auto"/>
                <w:right w:val="none" w:sz="0" w:space="0" w:color="auto"/>
              </w:divBdr>
            </w:div>
            <w:div w:id="236288239">
              <w:marLeft w:val="0"/>
              <w:marRight w:val="0"/>
              <w:marTop w:val="0"/>
              <w:marBottom w:val="0"/>
              <w:divBdr>
                <w:top w:val="none" w:sz="0" w:space="0" w:color="auto"/>
                <w:left w:val="none" w:sz="0" w:space="0" w:color="auto"/>
                <w:bottom w:val="none" w:sz="0" w:space="0" w:color="auto"/>
                <w:right w:val="none" w:sz="0" w:space="0" w:color="auto"/>
              </w:divBdr>
            </w:div>
            <w:div w:id="241568102">
              <w:marLeft w:val="0"/>
              <w:marRight w:val="0"/>
              <w:marTop w:val="0"/>
              <w:marBottom w:val="0"/>
              <w:divBdr>
                <w:top w:val="none" w:sz="0" w:space="0" w:color="auto"/>
                <w:left w:val="none" w:sz="0" w:space="0" w:color="auto"/>
                <w:bottom w:val="none" w:sz="0" w:space="0" w:color="auto"/>
                <w:right w:val="none" w:sz="0" w:space="0" w:color="auto"/>
              </w:divBdr>
            </w:div>
            <w:div w:id="245529765">
              <w:marLeft w:val="0"/>
              <w:marRight w:val="0"/>
              <w:marTop w:val="0"/>
              <w:marBottom w:val="0"/>
              <w:divBdr>
                <w:top w:val="none" w:sz="0" w:space="0" w:color="auto"/>
                <w:left w:val="none" w:sz="0" w:space="0" w:color="auto"/>
                <w:bottom w:val="none" w:sz="0" w:space="0" w:color="auto"/>
                <w:right w:val="none" w:sz="0" w:space="0" w:color="auto"/>
              </w:divBdr>
            </w:div>
            <w:div w:id="247230206">
              <w:marLeft w:val="0"/>
              <w:marRight w:val="0"/>
              <w:marTop w:val="0"/>
              <w:marBottom w:val="0"/>
              <w:divBdr>
                <w:top w:val="none" w:sz="0" w:space="0" w:color="auto"/>
                <w:left w:val="none" w:sz="0" w:space="0" w:color="auto"/>
                <w:bottom w:val="none" w:sz="0" w:space="0" w:color="auto"/>
                <w:right w:val="none" w:sz="0" w:space="0" w:color="auto"/>
              </w:divBdr>
            </w:div>
            <w:div w:id="250359842">
              <w:marLeft w:val="0"/>
              <w:marRight w:val="0"/>
              <w:marTop w:val="0"/>
              <w:marBottom w:val="0"/>
              <w:divBdr>
                <w:top w:val="none" w:sz="0" w:space="0" w:color="auto"/>
                <w:left w:val="none" w:sz="0" w:space="0" w:color="auto"/>
                <w:bottom w:val="none" w:sz="0" w:space="0" w:color="auto"/>
                <w:right w:val="none" w:sz="0" w:space="0" w:color="auto"/>
              </w:divBdr>
            </w:div>
            <w:div w:id="266236122">
              <w:marLeft w:val="0"/>
              <w:marRight w:val="0"/>
              <w:marTop w:val="0"/>
              <w:marBottom w:val="0"/>
              <w:divBdr>
                <w:top w:val="none" w:sz="0" w:space="0" w:color="auto"/>
                <w:left w:val="none" w:sz="0" w:space="0" w:color="auto"/>
                <w:bottom w:val="none" w:sz="0" w:space="0" w:color="auto"/>
                <w:right w:val="none" w:sz="0" w:space="0" w:color="auto"/>
              </w:divBdr>
            </w:div>
            <w:div w:id="267782651">
              <w:marLeft w:val="0"/>
              <w:marRight w:val="0"/>
              <w:marTop w:val="0"/>
              <w:marBottom w:val="0"/>
              <w:divBdr>
                <w:top w:val="none" w:sz="0" w:space="0" w:color="auto"/>
                <w:left w:val="none" w:sz="0" w:space="0" w:color="auto"/>
                <w:bottom w:val="none" w:sz="0" w:space="0" w:color="auto"/>
                <w:right w:val="none" w:sz="0" w:space="0" w:color="auto"/>
              </w:divBdr>
            </w:div>
            <w:div w:id="289282173">
              <w:marLeft w:val="0"/>
              <w:marRight w:val="0"/>
              <w:marTop w:val="0"/>
              <w:marBottom w:val="0"/>
              <w:divBdr>
                <w:top w:val="none" w:sz="0" w:space="0" w:color="auto"/>
                <w:left w:val="none" w:sz="0" w:space="0" w:color="auto"/>
                <w:bottom w:val="none" w:sz="0" w:space="0" w:color="auto"/>
                <w:right w:val="none" w:sz="0" w:space="0" w:color="auto"/>
              </w:divBdr>
            </w:div>
            <w:div w:id="292173608">
              <w:marLeft w:val="0"/>
              <w:marRight w:val="0"/>
              <w:marTop w:val="0"/>
              <w:marBottom w:val="0"/>
              <w:divBdr>
                <w:top w:val="none" w:sz="0" w:space="0" w:color="auto"/>
                <w:left w:val="none" w:sz="0" w:space="0" w:color="auto"/>
                <w:bottom w:val="none" w:sz="0" w:space="0" w:color="auto"/>
                <w:right w:val="none" w:sz="0" w:space="0" w:color="auto"/>
              </w:divBdr>
            </w:div>
            <w:div w:id="298078313">
              <w:marLeft w:val="0"/>
              <w:marRight w:val="0"/>
              <w:marTop w:val="0"/>
              <w:marBottom w:val="0"/>
              <w:divBdr>
                <w:top w:val="none" w:sz="0" w:space="0" w:color="auto"/>
                <w:left w:val="none" w:sz="0" w:space="0" w:color="auto"/>
                <w:bottom w:val="none" w:sz="0" w:space="0" w:color="auto"/>
                <w:right w:val="none" w:sz="0" w:space="0" w:color="auto"/>
              </w:divBdr>
            </w:div>
            <w:div w:id="301006975">
              <w:marLeft w:val="0"/>
              <w:marRight w:val="0"/>
              <w:marTop w:val="0"/>
              <w:marBottom w:val="0"/>
              <w:divBdr>
                <w:top w:val="none" w:sz="0" w:space="0" w:color="auto"/>
                <w:left w:val="none" w:sz="0" w:space="0" w:color="auto"/>
                <w:bottom w:val="none" w:sz="0" w:space="0" w:color="auto"/>
                <w:right w:val="none" w:sz="0" w:space="0" w:color="auto"/>
              </w:divBdr>
            </w:div>
            <w:div w:id="301815571">
              <w:marLeft w:val="0"/>
              <w:marRight w:val="0"/>
              <w:marTop w:val="0"/>
              <w:marBottom w:val="0"/>
              <w:divBdr>
                <w:top w:val="none" w:sz="0" w:space="0" w:color="auto"/>
                <w:left w:val="none" w:sz="0" w:space="0" w:color="auto"/>
                <w:bottom w:val="none" w:sz="0" w:space="0" w:color="auto"/>
                <w:right w:val="none" w:sz="0" w:space="0" w:color="auto"/>
              </w:divBdr>
            </w:div>
            <w:div w:id="304087966">
              <w:marLeft w:val="0"/>
              <w:marRight w:val="0"/>
              <w:marTop w:val="0"/>
              <w:marBottom w:val="0"/>
              <w:divBdr>
                <w:top w:val="none" w:sz="0" w:space="0" w:color="auto"/>
                <w:left w:val="none" w:sz="0" w:space="0" w:color="auto"/>
                <w:bottom w:val="none" w:sz="0" w:space="0" w:color="auto"/>
                <w:right w:val="none" w:sz="0" w:space="0" w:color="auto"/>
              </w:divBdr>
            </w:div>
            <w:div w:id="305548168">
              <w:marLeft w:val="0"/>
              <w:marRight w:val="0"/>
              <w:marTop w:val="0"/>
              <w:marBottom w:val="0"/>
              <w:divBdr>
                <w:top w:val="none" w:sz="0" w:space="0" w:color="auto"/>
                <w:left w:val="none" w:sz="0" w:space="0" w:color="auto"/>
                <w:bottom w:val="none" w:sz="0" w:space="0" w:color="auto"/>
                <w:right w:val="none" w:sz="0" w:space="0" w:color="auto"/>
              </w:divBdr>
            </w:div>
            <w:div w:id="306935178">
              <w:marLeft w:val="0"/>
              <w:marRight w:val="0"/>
              <w:marTop w:val="0"/>
              <w:marBottom w:val="0"/>
              <w:divBdr>
                <w:top w:val="none" w:sz="0" w:space="0" w:color="auto"/>
                <w:left w:val="none" w:sz="0" w:space="0" w:color="auto"/>
                <w:bottom w:val="none" w:sz="0" w:space="0" w:color="auto"/>
                <w:right w:val="none" w:sz="0" w:space="0" w:color="auto"/>
              </w:divBdr>
            </w:div>
            <w:div w:id="307629749">
              <w:marLeft w:val="0"/>
              <w:marRight w:val="0"/>
              <w:marTop w:val="0"/>
              <w:marBottom w:val="0"/>
              <w:divBdr>
                <w:top w:val="none" w:sz="0" w:space="0" w:color="auto"/>
                <w:left w:val="none" w:sz="0" w:space="0" w:color="auto"/>
                <w:bottom w:val="none" w:sz="0" w:space="0" w:color="auto"/>
                <w:right w:val="none" w:sz="0" w:space="0" w:color="auto"/>
              </w:divBdr>
            </w:div>
            <w:div w:id="308292467">
              <w:marLeft w:val="0"/>
              <w:marRight w:val="0"/>
              <w:marTop w:val="0"/>
              <w:marBottom w:val="0"/>
              <w:divBdr>
                <w:top w:val="none" w:sz="0" w:space="0" w:color="auto"/>
                <w:left w:val="none" w:sz="0" w:space="0" w:color="auto"/>
                <w:bottom w:val="none" w:sz="0" w:space="0" w:color="auto"/>
                <w:right w:val="none" w:sz="0" w:space="0" w:color="auto"/>
              </w:divBdr>
            </w:div>
            <w:div w:id="319693554">
              <w:marLeft w:val="0"/>
              <w:marRight w:val="0"/>
              <w:marTop w:val="0"/>
              <w:marBottom w:val="0"/>
              <w:divBdr>
                <w:top w:val="none" w:sz="0" w:space="0" w:color="auto"/>
                <w:left w:val="none" w:sz="0" w:space="0" w:color="auto"/>
                <w:bottom w:val="none" w:sz="0" w:space="0" w:color="auto"/>
                <w:right w:val="none" w:sz="0" w:space="0" w:color="auto"/>
              </w:divBdr>
            </w:div>
            <w:div w:id="343213483">
              <w:marLeft w:val="0"/>
              <w:marRight w:val="0"/>
              <w:marTop w:val="0"/>
              <w:marBottom w:val="0"/>
              <w:divBdr>
                <w:top w:val="none" w:sz="0" w:space="0" w:color="auto"/>
                <w:left w:val="none" w:sz="0" w:space="0" w:color="auto"/>
                <w:bottom w:val="none" w:sz="0" w:space="0" w:color="auto"/>
                <w:right w:val="none" w:sz="0" w:space="0" w:color="auto"/>
              </w:divBdr>
            </w:div>
            <w:div w:id="346834509">
              <w:marLeft w:val="0"/>
              <w:marRight w:val="0"/>
              <w:marTop w:val="0"/>
              <w:marBottom w:val="0"/>
              <w:divBdr>
                <w:top w:val="none" w:sz="0" w:space="0" w:color="auto"/>
                <w:left w:val="none" w:sz="0" w:space="0" w:color="auto"/>
                <w:bottom w:val="none" w:sz="0" w:space="0" w:color="auto"/>
                <w:right w:val="none" w:sz="0" w:space="0" w:color="auto"/>
              </w:divBdr>
            </w:div>
            <w:div w:id="360472316">
              <w:marLeft w:val="0"/>
              <w:marRight w:val="0"/>
              <w:marTop w:val="0"/>
              <w:marBottom w:val="0"/>
              <w:divBdr>
                <w:top w:val="none" w:sz="0" w:space="0" w:color="auto"/>
                <w:left w:val="none" w:sz="0" w:space="0" w:color="auto"/>
                <w:bottom w:val="none" w:sz="0" w:space="0" w:color="auto"/>
                <w:right w:val="none" w:sz="0" w:space="0" w:color="auto"/>
              </w:divBdr>
            </w:div>
            <w:div w:id="363674869">
              <w:marLeft w:val="0"/>
              <w:marRight w:val="0"/>
              <w:marTop w:val="0"/>
              <w:marBottom w:val="0"/>
              <w:divBdr>
                <w:top w:val="none" w:sz="0" w:space="0" w:color="auto"/>
                <w:left w:val="none" w:sz="0" w:space="0" w:color="auto"/>
                <w:bottom w:val="none" w:sz="0" w:space="0" w:color="auto"/>
                <w:right w:val="none" w:sz="0" w:space="0" w:color="auto"/>
              </w:divBdr>
            </w:div>
            <w:div w:id="367947434">
              <w:marLeft w:val="0"/>
              <w:marRight w:val="0"/>
              <w:marTop w:val="0"/>
              <w:marBottom w:val="0"/>
              <w:divBdr>
                <w:top w:val="none" w:sz="0" w:space="0" w:color="auto"/>
                <w:left w:val="none" w:sz="0" w:space="0" w:color="auto"/>
                <w:bottom w:val="none" w:sz="0" w:space="0" w:color="auto"/>
                <w:right w:val="none" w:sz="0" w:space="0" w:color="auto"/>
              </w:divBdr>
            </w:div>
            <w:div w:id="380515370">
              <w:marLeft w:val="0"/>
              <w:marRight w:val="0"/>
              <w:marTop w:val="0"/>
              <w:marBottom w:val="0"/>
              <w:divBdr>
                <w:top w:val="none" w:sz="0" w:space="0" w:color="auto"/>
                <w:left w:val="none" w:sz="0" w:space="0" w:color="auto"/>
                <w:bottom w:val="none" w:sz="0" w:space="0" w:color="auto"/>
                <w:right w:val="none" w:sz="0" w:space="0" w:color="auto"/>
              </w:divBdr>
            </w:div>
            <w:div w:id="382026380">
              <w:marLeft w:val="0"/>
              <w:marRight w:val="0"/>
              <w:marTop w:val="0"/>
              <w:marBottom w:val="0"/>
              <w:divBdr>
                <w:top w:val="none" w:sz="0" w:space="0" w:color="auto"/>
                <w:left w:val="none" w:sz="0" w:space="0" w:color="auto"/>
                <w:bottom w:val="none" w:sz="0" w:space="0" w:color="auto"/>
                <w:right w:val="none" w:sz="0" w:space="0" w:color="auto"/>
              </w:divBdr>
            </w:div>
            <w:div w:id="396250029">
              <w:marLeft w:val="0"/>
              <w:marRight w:val="0"/>
              <w:marTop w:val="0"/>
              <w:marBottom w:val="0"/>
              <w:divBdr>
                <w:top w:val="none" w:sz="0" w:space="0" w:color="auto"/>
                <w:left w:val="none" w:sz="0" w:space="0" w:color="auto"/>
                <w:bottom w:val="none" w:sz="0" w:space="0" w:color="auto"/>
                <w:right w:val="none" w:sz="0" w:space="0" w:color="auto"/>
              </w:divBdr>
            </w:div>
            <w:div w:id="401100819">
              <w:marLeft w:val="0"/>
              <w:marRight w:val="0"/>
              <w:marTop w:val="0"/>
              <w:marBottom w:val="0"/>
              <w:divBdr>
                <w:top w:val="none" w:sz="0" w:space="0" w:color="auto"/>
                <w:left w:val="none" w:sz="0" w:space="0" w:color="auto"/>
                <w:bottom w:val="none" w:sz="0" w:space="0" w:color="auto"/>
                <w:right w:val="none" w:sz="0" w:space="0" w:color="auto"/>
              </w:divBdr>
            </w:div>
            <w:div w:id="403066204">
              <w:marLeft w:val="0"/>
              <w:marRight w:val="0"/>
              <w:marTop w:val="0"/>
              <w:marBottom w:val="0"/>
              <w:divBdr>
                <w:top w:val="none" w:sz="0" w:space="0" w:color="auto"/>
                <w:left w:val="none" w:sz="0" w:space="0" w:color="auto"/>
                <w:bottom w:val="none" w:sz="0" w:space="0" w:color="auto"/>
                <w:right w:val="none" w:sz="0" w:space="0" w:color="auto"/>
              </w:divBdr>
            </w:div>
            <w:div w:id="406193228">
              <w:marLeft w:val="0"/>
              <w:marRight w:val="0"/>
              <w:marTop w:val="0"/>
              <w:marBottom w:val="0"/>
              <w:divBdr>
                <w:top w:val="none" w:sz="0" w:space="0" w:color="auto"/>
                <w:left w:val="none" w:sz="0" w:space="0" w:color="auto"/>
                <w:bottom w:val="none" w:sz="0" w:space="0" w:color="auto"/>
                <w:right w:val="none" w:sz="0" w:space="0" w:color="auto"/>
              </w:divBdr>
            </w:div>
            <w:div w:id="412052213">
              <w:marLeft w:val="0"/>
              <w:marRight w:val="0"/>
              <w:marTop w:val="0"/>
              <w:marBottom w:val="0"/>
              <w:divBdr>
                <w:top w:val="none" w:sz="0" w:space="0" w:color="auto"/>
                <w:left w:val="none" w:sz="0" w:space="0" w:color="auto"/>
                <w:bottom w:val="none" w:sz="0" w:space="0" w:color="auto"/>
                <w:right w:val="none" w:sz="0" w:space="0" w:color="auto"/>
              </w:divBdr>
            </w:div>
            <w:div w:id="416098371">
              <w:marLeft w:val="0"/>
              <w:marRight w:val="0"/>
              <w:marTop w:val="0"/>
              <w:marBottom w:val="0"/>
              <w:divBdr>
                <w:top w:val="none" w:sz="0" w:space="0" w:color="auto"/>
                <w:left w:val="none" w:sz="0" w:space="0" w:color="auto"/>
                <w:bottom w:val="none" w:sz="0" w:space="0" w:color="auto"/>
                <w:right w:val="none" w:sz="0" w:space="0" w:color="auto"/>
              </w:divBdr>
            </w:div>
            <w:div w:id="421072658">
              <w:marLeft w:val="0"/>
              <w:marRight w:val="0"/>
              <w:marTop w:val="0"/>
              <w:marBottom w:val="0"/>
              <w:divBdr>
                <w:top w:val="none" w:sz="0" w:space="0" w:color="auto"/>
                <w:left w:val="none" w:sz="0" w:space="0" w:color="auto"/>
                <w:bottom w:val="none" w:sz="0" w:space="0" w:color="auto"/>
                <w:right w:val="none" w:sz="0" w:space="0" w:color="auto"/>
              </w:divBdr>
            </w:div>
            <w:div w:id="425813029">
              <w:marLeft w:val="0"/>
              <w:marRight w:val="0"/>
              <w:marTop w:val="0"/>
              <w:marBottom w:val="0"/>
              <w:divBdr>
                <w:top w:val="none" w:sz="0" w:space="0" w:color="auto"/>
                <w:left w:val="none" w:sz="0" w:space="0" w:color="auto"/>
                <w:bottom w:val="none" w:sz="0" w:space="0" w:color="auto"/>
                <w:right w:val="none" w:sz="0" w:space="0" w:color="auto"/>
              </w:divBdr>
            </w:div>
            <w:div w:id="428279275">
              <w:marLeft w:val="0"/>
              <w:marRight w:val="0"/>
              <w:marTop w:val="0"/>
              <w:marBottom w:val="0"/>
              <w:divBdr>
                <w:top w:val="none" w:sz="0" w:space="0" w:color="auto"/>
                <w:left w:val="none" w:sz="0" w:space="0" w:color="auto"/>
                <w:bottom w:val="none" w:sz="0" w:space="0" w:color="auto"/>
                <w:right w:val="none" w:sz="0" w:space="0" w:color="auto"/>
              </w:divBdr>
            </w:div>
            <w:div w:id="430853205">
              <w:marLeft w:val="0"/>
              <w:marRight w:val="0"/>
              <w:marTop w:val="0"/>
              <w:marBottom w:val="0"/>
              <w:divBdr>
                <w:top w:val="none" w:sz="0" w:space="0" w:color="auto"/>
                <w:left w:val="none" w:sz="0" w:space="0" w:color="auto"/>
                <w:bottom w:val="none" w:sz="0" w:space="0" w:color="auto"/>
                <w:right w:val="none" w:sz="0" w:space="0" w:color="auto"/>
              </w:divBdr>
            </w:div>
            <w:div w:id="434207494">
              <w:marLeft w:val="0"/>
              <w:marRight w:val="0"/>
              <w:marTop w:val="0"/>
              <w:marBottom w:val="0"/>
              <w:divBdr>
                <w:top w:val="none" w:sz="0" w:space="0" w:color="auto"/>
                <w:left w:val="none" w:sz="0" w:space="0" w:color="auto"/>
                <w:bottom w:val="none" w:sz="0" w:space="0" w:color="auto"/>
                <w:right w:val="none" w:sz="0" w:space="0" w:color="auto"/>
              </w:divBdr>
            </w:div>
            <w:div w:id="443310165">
              <w:marLeft w:val="0"/>
              <w:marRight w:val="0"/>
              <w:marTop w:val="0"/>
              <w:marBottom w:val="0"/>
              <w:divBdr>
                <w:top w:val="none" w:sz="0" w:space="0" w:color="auto"/>
                <w:left w:val="none" w:sz="0" w:space="0" w:color="auto"/>
                <w:bottom w:val="none" w:sz="0" w:space="0" w:color="auto"/>
                <w:right w:val="none" w:sz="0" w:space="0" w:color="auto"/>
              </w:divBdr>
            </w:div>
            <w:div w:id="443883363">
              <w:marLeft w:val="0"/>
              <w:marRight w:val="0"/>
              <w:marTop w:val="0"/>
              <w:marBottom w:val="0"/>
              <w:divBdr>
                <w:top w:val="none" w:sz="0" w:space="0" w:color="auto"/>
                <w:left w:val="none" w:sz="0" w:space="0" w:color="auto"/>
                <w:bottom w:val="none" w:sz="0" w:space="0" w:color="auto"/>
                <w:right w:val="none" w:sz="0" w:space="0" w:color="auto"/>
              </w:divBdr>
            </w:div>
            <w:div w:id="445200316">
              <w:marLeft w:val="0"/>
              <w:marRight w:val="0"/>
              <w:marTop w:val="0"/>
              <w:marBottom w:val="0"/>
              <w:divBdr>
                <w:top w:val="none" w:sz="0" w:space="0" w:color="auto"/>
                <w:left w:val="none" w:sz="0" w:space="0" w:color="auto"/>
                <w:bottom w:val="none" w:sz="0" w:space="0" w:color="auto"/>
                <w:right w:val="none" w:sz="0" w:space="0" w:color="auto"/>
              </w:divBdr>
            </w:div>
            <w:div w:id="464545093">
              <w:marLeft w:val="0"/>
              <w:marRight w:val="0"/>
              <w:marTop w:val="0"/>
              <w:marBottom w:val="0"/>
              <w:divBdr>
                <w:top w:val="none" w:sz="0" w:space="0" w:color="auto"/>
                <w:left w:val="none" w:sz="0" w:space="0" w:color="auto"/>
                <w:bottom w:val="none" w:sz="0" w:space="0" w:color="auto"/>
                <w:right w:val="none" w:sz="0" w:space="0" w:color="auto"/>
              </w:divBdr>
            </w:div>
            <w:div w:id="469635029">
              <w:marLeft w:val="0"/>
              <w:marRight w:val="0"/>
              <w:marTop w:val="0"/>
              <w:marBottom w:val="0"/>
              <w:divBdr>
                <w:top w:val="none" w:sz="0" w:space="0" w:color="auto"/>
                <w:left w:val="none" w:sz="0" w:space="0" w:color="auto"/>
                <w:bottom w:val="none" w:sz="0" w:space="0" w:color="auto"/>
                <w:right w:val="none" w:sz="0" w:space="0" w:color="auto"/>
              </w:divBdr>
            </w:div>
            <w:div w:id="478110414">
              <w:marLeft w:val="0"/>
              <w:marRight w:val="0"/>
              <w:marTop w:val="0"/>
              <w:marBottom w:val="0"/>
              <w:divBdr>
                <w:top w:val="none" w:sz="0" w:space="0" w:color="auto"/>
                <w:left w:val="none" w:sz="0" w:space="0" w:color="auto"/>
                <w:bottom w:val="none" w:sz="0" w:space="0" w:color="auto"/>
                <w:right w:val="none" w:sz="0" w:space="0" w:color="auto"/>
              </w:divBdr>
            </w:div>
            <w:div w:id="480343739">
              <w:marLeft w:val="0"/>
              <w:marRight w:val="0"/>
              <w:marTop w:val="0"/>
              <w:marBottom w:val="0"/>
              <w:divBdr>
                <w:top w:val="none" w:sz="0" w:space="0" w:color="auto"/>
                <w:left w:val="none" w:sz="0" w:space="0" w:color="auto"/>
                <w:bottom w:val="none" w:sz="0" w:space="0" w:color="auto"/>
                <w:right w:val="none" w:sz="0" w:space="0" w:color="auto"/>
              </w:divBdr>
            </w:div>
            <w:div w:id="483283423">
              <w:marLeft w:val="0"/>
              <w:marRight w:val="0"/>
              <w:marTop w:val="0"/>
              <w:marBottom w:val="0"/>
              <w:divBdr>
                <w:top w:val="none" w:sz="0" w:space="0" w:color="auto"/>
                <w:left w:val="none" w:sz="0" w:space="0" w:color="auto"/>
                <w:bottom w:val="none" w:sz="0" w:space="0" w:color="auto"/>
                <w:right w:val="none" w:sz="0" w:space="0" w:color="auto"/>
              </w:divBdr>
            </w:div>
            <w:div w:id="490871629">
              <w:marLeft w:val="0"/>
              <w:marRight w:val="0"/>
              <w:marTop w:val="0"/>
              <w:marBottom w:val="0"/>
              <w:divBdr>
                <w:top w:val="none" w:sz="0" w:space="0" w:color="auto"/>
                <w:left w:val="none" w:sz="0" w:space="0" w:color="auto"/>
                <w:bottom w:val="none" w:sz="0" w:space="0" w:color="auto"/>
                <w:right w:val="none" w:sz="0" w:space="0" w:color="auto"/>
              </w:divBdr>
            </w:div>
            <w:div w:id="491600762">
              <w:marLeft w:val="0"/>
              <w:marRight w:val="0"/>
              <w:marTop w:val="0"/>
              <w:marBottom w:val="0"/>
              <w:divBdr>
                <w:top w:val="none" w:sz="0" w:space="0" w:color="auto"/>
                <w:left w:val="none" w:sz="0" w:space="0" w:color="auto"/>
                <w:bottom w:val="none" w:sz="0" w:space="0" w:color="auto"/>
                <w:right w:val="none" w:sz="0" w:space="0" w:color="auto"/>
              </w:divBdr>
            </w:div>
            <w:div w:id="521748629">
              <w:marLeft w:val="0"/>
              <w:marRight w:val="0"/>
              <w:marTop w:val="0"/>
              <w:marBottom w:val="0"/>
              <w:divBdr>
                <w:top w:val="none" w:sz="0" w:space="0" w:color="auto"/>
                <w:left w:val="none" w:sz="0" w:space="0" w:color="auto"/>
                <w:bottom w:val="none" w:sz="0" w:space="0" w:color="auto"/>
                <w:right w:val="none" w:sz="0" w:space="0" w:color="auto"/>
              </w:divBdr>
            </w:div>
            <w:div w:id="522479376">
              <w:marLeft w:val="0"/>
              <w:marRight w:val="0"/>
              <w:marTop w:val="0"/>
              <w:marBottom w:val="0"/>
              <w:divBdr>
                <w:top w:val="none" w:sz="0" w:space="0" w:color="auto"/>
                <w:left w:val="none" w:sz="0" w:space="0" w:color="auto"/>
                <w:bottom w:val="none" w:sz="0" w:space="0" w:color="auto"/>
                <w:right w:val="none" w:sz="0" w:space="0" w:color="auto"/>
              </w:divBdr>
            </w:div>
            <w:div w:id="533156410">
              <w:marLeft w:val="0"/>
              <w:marRight w:val="0"/>
              <w:marTop w:val="0"/>
              <w:marBottom w:val="0"/>
              <w:divBdr>
                <w:top w:val="none" w:sz="0" w:space="0" w:color="auto"/>
                <w:left w:val="none" w:sz="0" w:space="0" w:color="auto"/>
                <w:bottom w:val="none" w:sz="0" w:space="0" w:color="auto"/>
                <w:right w:val="none" w:sz="0" w:space="0" w:color="auto"/>
              </w:divBdr>
            </w:div>
            <w:div w:id="536745643">
              <w:marLeft w:val="0"/>
              <w:marRight w:val="0"/>
              <w:marTop w:val="0"/>
              <w:marBottom w:val="0"/>
              <w:divBdr>
                <w:top w:val="none" w:sz="0" w:space="0" w:color="auto"/>
                <w:left w:val="none" w:sz="0" w:space="0" w:color="auto"/>
                <w:bottom w:val="none" w:sz="0" w:space="0" w:color="auto"/>
                <w:right w:val="none" w:sz="0" w:space="0" w:color="auto"/>
              </w:divBdr>
            </w:div>
            <w:div w:id="539172285">
              <w:marLeft w:val="0"/>
              <w:marRight w:val="0"/>
              <w:marTop w:val="0"/>
              <w:marBottom w:val="0"/>
              <w:divBdr>
                <w:top w:val="none" w:sz="0" w:space="0" w:color="auto"/>
                <w:left w:val="none" w:sz="0" w:space="0" w:color="auto"/>
                <w:bottom w:val="none" w:sz="0" w:space="0" w:color="auto"/>
                <w:right w:val="none" w:sz="0" w:space="0" w:color="auto"/>
              </w:divBdr>
            </w:div>
            <w:div w:id="548808981">
              <w:marLeft w:val="0"/>
              <w:marRight w:val="0"/>
              <w:marTop w:val="0"/>
              <w:marBottom w:val="0"/>
              <w:divBdr>
                <w:top w:val="none" w:sz="0" w:space="0" w:color="auto"/>
                <w:left w:val="none" w:sz="0" w:space="0" w:color="auto"/>
                <w:bottom w:val="none" w:sz="0" w:space="0" w:color="auto"/>
                <w:right w:val="none" w:sz="0" w:space="0" w:color="auto"/>
              </w:divBdr>
            </w:div>
            <w:div w:id="551113082">
              <w:marLeft w:val="0"/>
              <w:marRight w:val="0"/>
              <w:marTop w:val="0"/>
              <w:marBottom w:val="0"/>
              <w:divBdr>
                <w:top w:val="none" w:sz="0" w:space="0" w:color="auto"/>
                <w:left w:val="none" w:sz="0" w:space="0" w:color="auto"/>
                <w:bottom w:val="none" w:sz="0" w:space="0" w:color="auto"/>
                <w:right w:val="none" w:sz="0" w:space="0" w:color="auto"/>
              </w:divBdr>
            </w:div>
            <w:div w:id="557476093">
              <w:marLeft w:val="0"/>
              <w:marRight w:val="0"/>
              <w:marTop w:val="0"/>
              <w:marBottom w:val="0"/>
              <w:divBdr>
                <w:top w:val="none" w:sz="0" w:space="0" w:color="auto"/>
                <w:left w:val="none" w:sz="0" w:space="0" w:color="auto"/>
                <w:bottom w:val="none" w:sz="0" w:space="0" w:color="auto"/>
                <w:right w:val="none" w:sz="0" w:space="0" w:color="auto"/>
              </w:divBdr>
            </w:div>
            <w:div w:id="558059858">
              <w:marLeft w:val="0"/>
              <w:marRight w:val="0"/>
              <w:marTop w:val="0"/>
              <w:marBottom w:val="0"/>
              <w:divBdr>
                <w:top w:val="none" w:sz="0" w:space="0" w:color="auto"/>
                <w:left w:val="none" w:sz="0" w:space="0" w:color="auto"/>
                <w:bottom w:val="none" w:sz="0" w:space="0" w:color="auto"/>
                <w:right w:val="none" w:sz="0" w:space="0" w:color="auto"/>
              </w:divBdr>
            </w:div>
            <w:div w:id="562567562">
              <w:marLeft w:val="0"/>
              <w:marRight w:val="0"/>
              <w:marTop w:val="0"/>
              <w:marBottom w:val="0"/>
              <w:divBdr>
                <w:top w:val="none" w:sz="0" w:space="0" w:color="auto"/>
                <w:left w:val="none" w:sz="0" w:space="0" w:color="auto"/>
                <w:bottom w:val="none" w:sz="0" w:space="0" w:color="auto"/>
                <w:right w:val="none" w:sz="0" w:space="0" w:color="auto"/>
              </w:divBdr>
            </w:div>
            <w:div w:id="571815004">
              <w:marLeft w:val="0"/>
              <w:marRight w:val="0"/>
              <w:marTop w:val="0"/>
              <w:marBottom w:val="0"/>
              <w:divBdr>
                <w:top w:val="none" w:sz="0" w:space="0" w:color="auto"/>
                <w:left w:val="none" w:sz="0" w:space="0" w:color="auto"/>
                <w:bottom w:val="none" w:sz="0" w:space="0" w:color="auto"/>
                <w:right w:val="none" w:sz="0" w:space="0" w:color="auto"/>
              </w:divBdr>
            </w:div>
            <w:div w:id="575865979">
              <w:marLeft w:val="0"/>
              <w:marRight w:val="0"/>
              <w:marTop w:val="0"/>
              <w:marBottom w:val="0"/>
              <w:divBdr>
                <w:top w:val="none" w:sz="0" w:space="0" w:color="auto"/>
                <w:left w:val="none" w:sz="0" w:space="0" w:color="auto"/>
                <w:bottom w:val="none" w:sz="0" w:space="0" w:color="auto"/>
                <w:right w:val="none" w:sz="0" w:space="0" w:color="auto"/>
              </w:divBdr>
            </w:div>
            <w:div w:id="579028123">
              <w:marLeft w:val="0"/>
              <w:marRight w:val="0"/>
              <w:marTop w:val="0"/>
              <w:marBottom w:val="0"/>
              <w:divBdr>
                <w:top w:val="none" w:sz="0" w:space="0" w:color="auto"/>
                <w:left w:val="none" w:sz="0" w:space="0" w:color="auto"/>
                <w:bottom w:val="none" w:sz="0" w:space="0" w:color="auto"/>
                <w:right w:val="none" w:sz="0" w:space="0" w:color="auto"/>
              </w:divBdr>
            </w:div>
            <w:div w:id="583683954">
              <w:marLeft w:val="0"/>
              <w:marRight w:val="0"/>
              <w:marTop w:val="0"/>
              <w:marBottom w:val="0"/>
              <w:divBdr>
                <w:top w:val="none" w:sz="0" w:space="0" w:color="auto"/>
                <w:left w:val="none" w:sz="0" w:space="0" w:color="auto"/>
                <w:bottom w:val="none" w:sz="0" w:space="0" w:color="auto"/>
                <w:right w:val="none" w:sz="0" w:space="0" w:color="auto"/>
              </w:divBdr>
            </w:div>
            <w:div w:id="585530580">
              <w:marLeft w:val="0"/>
              <w:marRight w:val="0"/>
              <w:marTop w:val="0"/>
              <w:marBottom w:val="0"/>
              <w:divBdr>
                <w:top w:val="none" w:sz="0" w:space="0" w:color="auto"/>
                <w:left w:val="none" w:sz="0" w:space="0" w:color="auto"/>
                <w:bottom w:val="none" w:sz="0" w:space="0" w:color="auto"/>
                <w:right w:val="none" w:sz="0" w:space="0" w:color="auto"/>
              </w:divBdr>
            </w:div>
            <w:div w:id="590745437">
              <w:marLeft w:val="0"/>
              <w:marRight w:val="0"/>
              <w:marTop w:val="0"/>
              <w:marBottom w:val="0"/>
              <w:divBdr>
                <w:top w:val="none" w:sz="0" w:space="0" w:color="auto"/>
                <w:left w:val="none" w:sz="0" w:space="0" w:color="auto"/>
                <w:bottom w:val="none" w:sz="0" w:space="0" w:color="auto"/>
                <w:right w:val="none" w:sz="0" w:space="0" w:color="auto"/>
              </w:divBdr>
            </w:div>
            <w:div w:id="597372162">
              <w:marLeft w:val="0"/>
              <w:marRight w:val="0"/>
              <w:marTop w:val="0"/>
              <w:marBottom w:val="0"/>
              <w:divBdr>
                <w:top w:val="none" w:sz="0" w:space="0" w:color="auto"/>
                <w:left w:val="none" w:sz="0" w:space="0" w:color="auto"/>
                <w:bottom w:val="none" w:sz="0" w:space="0" w:color="auto"/>
                <w:right w:val="none" w:sz="0" w:space="0" w:color="auto"/>
              </w:divBdr>
            </w:div>
            <w:div w:id="597980266">
              <w:marLeft w:val="0"/>
              <w:marRight w:val="0"/>
              <w:marTop w:val="0"/>
              <w:marBottom w:val="0"/>
              <w:divBdr>
                <w:top w:val="none" w:sz="0" w:space="0" w:color="auto"/>
                <w:left w:val="none" w:sz="0" w:space="0" w:color="auto"/>
                <w:bottom w:val="none" w:sz="0" w:space="0" w:color="auto"/>
                <w:right w:val="none" w:sz="0" w:space="0" w:color="auto"/>
              </w:divBdr>
            </w:div>
            <w:div w:id="603265821">
              <w:marLeft w:val="0"/>
              <w:marRight w:val="0"/>
              <w:marTop w:val="0"/>
              <w:marBottom w:val="0"/>
              <w:divBdr>
                <w:top w:val="none" w:sz="0" w:space="0" w:color="auto"/>
                <w:left w:val="none" w:sz="0" w:space="0" w:color="auto"/>
                <w:bottom w:val="none" w:sz="0" w:space="0" w:color="auto"/>
                <w:right w:val="none" w:sz="0" w:space="0" w:color="auto"/>
              </w:divBdr>
            </w:div>
            <w:div w:id="605423743">
              <w:marLeft w:val="0"/>
              <w:marRight w:val="0"/>
              <w:marTop w:val="0"/>
              <w:marBottom w:val="0"/>
              <w:divBdr>
                <w:top w:val="none" w:sz="0" w:space="0" w:color="auto"/>
                <w:left w:val="none" w:sz="0" w:space="0" w:color="auto"/>
                <w:bottom w:val="none" w:sz="0" w:space="0" w:color="auto"/>
                <w:right w:val="none" w:sz="0" w:space="0" w:color="auto"/>
              </w:divBdr>
            </w:div>
            <w:div w:id="611133808">
              <w:marLeft w:val="0"/>
              <w:marRight w:val="0"/>
              <w:marTop w:val="0"/>
              <w:marBottom w:val="0"/>
              <w:divBdr>
                <w:top w:val="none" w:sz="0" w:space="0" w:color="auto"/>
                <w:left w:val="none" w:sz="0" w:space="0" w:color="auto"/>
                <w:bottom w:val="none" w:sz="0" w:space="0" w:color="auto"/>
                <w:right w:val="none" w:sz="0" w:space="0" w:color="auto"/>
              </w:divBdr>
            </w:div>
            <w:div w:id="611670416">
              <w:marLeft w:val="0"/>
              <w:marRight w:val="0"/>
              <w:marTop w:val="0"/>
              <w:marBottom w:val="0"/>
              <w:divBdr>
                <w:top w:val="none" w:sz="0" w:space="0" w:color="auto"/>
                <w:left w:val="none" w:sz="0" w:space="0" w:color="auto"/>
                <w:bottom w:val="none" w:sz="0" w:space="0" w:color="auto"/>
                <w:right w:val="none" w:sz="0" w:space="0" w:color="auto"/>
              </w:divBdr>
            </w:div>
            <w:div w:id="618337266">
              <w:marLeft w:val="0"/>
              <w:marRight w:val="0"/>
              <w:marTop w:val="0"/>
              <w:marBottom w:val="0"/>
              <w:divBdr>
                <w:top w:val="none" w:sz="0" w:space="0" w:color="auto"/>
                <w:left w:val="none" w:sz="0" w:space="0" w:color="auto"/>
                <w:bottom w:val="none" w:sz="0" w:space="0" w:color="auto"/>
                <w:right w:val="none" w:sz="0" w:space="0" w:color="auto"/>
              </w:divBdr>
            </w:div>
            <w:div w:id="618416543">
              <w:marLeft w:val="0"/>
              <w:marRight w:val="0"/>
              <w:marTop w:val="0"/>
              <w:marBottom w:val="0"/>
              <w:divBdr>
                <w:top w:val="none" w:sz="0" w:space="0" w:color="auto"/>
                <w:left w:val="none" w:sz="0" w:space="0" w:color="auto"/>
                <w:bottom w:val="none" w:sz="0" w:space="0" w:color="auto"/>
                <w:right w:val="none" w:sz="0" w:space="0" w:color="auto"/>
              </w:divBdr>
            </w:div>
            <w:div w:id="621809035">
              <w:marLeft w:val="0"/>
              <w:marRight w:val="0"/>
              <w:marTop w:val="0"/>
              <w:marBottom w:val="0"/>
              <w:divBdr>
                <w:top w:val="none" w:sz="0" w:space="0" w:color="auto"/>
                <w:left w:val="none" w:sz="0" w:space="0" w:color="auto"/>
                <w:bottom w:val="none" w:sz="0" w:space="0" w:color="auto"/>
                <w:right w:val="none" w:sz="0" w:space="0" w:color="auto"/>
              </w:divBdr>
            </w:div>
            <w:div w:id="626816370">
              <w:marLeft w:val="0"/>
              <w:marRight w:val="0"/>
              <w:marTop w:val="0"/>
              <w:marBottom w:val="0"/>
              <w:divBdr>
                <w:top w:val="none" w:sz="0" w:space="0" w:color="auto"/>
                <w:left w:val="none" w:sz="0" w:space="0" w:color="auto"/>
                <w:bottom w:val="none" w:sz="0" w:space="0" w:color="auto"/>
                <w:right w:val="none" w:sz="0" w:space="0" w:color="auto"/>
              </w:divBdr>
            </w:div>
            <w:div w:id="629018720">
              <w:marLeft w:val="0"/>
              <w:marRight w:val="0"/>
              <w:marTop w:val="0"/>
              <w:marBottom w:val="0"/>
              <w:divBdr>
                <w:top w:val="none" w:sz="0" w:space="0" w:color="auto"/>
                <w:left w:val="none" w:sz="0" w:space="0" w:color="auto"/>
                <w:bottom w:val="none" w:sz="0" w:space="0" w:color="auto"/>
                <w:right w:val="none" w:sz="0" w:space="0" w:color="auto"/>
              </w:divBdr>
            </w:div>
            <w:div w:id="634213642">
              <w:marLeft w:val="0"/>
              <w:marRight w:val="0"/>
              <w:marTop w:val="0"/>
              <w:marBottom w:val="0"/>
              <w:divBdr>
                <w:top w:val="none" w:sz="0" w:space="0" w:color="auto"/>
                <w:left w:val="none" w:sz="0" w:space="0" w:color="auto"/>
                <w:bottom w:val="none" w:sz="0" w:space="0" w:color="auto"/>
                <w:right w:val="none" w:sz="0" w:space="0" w:color="auto"/>
              </w:divBdr>
            </w:div>
            <w:div w:id="637228393">
              <w:marLeft w:val="0"/>
              <w:marRight w:val="0"/>
              <w:marTop w:val="0"/>
              <w:marBottom w:val="0"/>
              <w:divBdr>
                <w:top w:val="none" w:sz="0" w:space="0" w:color="auto"/>
                <w:left w:val="none" w:sz="0" w:space="0" w:color="auto"/>
                <w:bottom w:val="none" w:sz="0" w:space="0" w:color="auto"/>
                <w:right w:val="none" w:sz="0" w:space="0" w:color="auto"/>
              </w:divBdr>
            </w:div>
            <w:div w:id="639455366">
              <w:marLeft w:val="0"/>
              <w:marRight w:val="0"/>
              <w:marTop w:val="0"/>
              <w:marBottom w:val="0"/>
              <w:divBdr>
                <w:top w:val="none" w:sz="0" w:space="0" w:color="auto"/>
                <w:left w:val="none" w:sz="0" w:space="0" w:color="auto"/>
                <w:bottom w:val="none" w:sz="0" w:space="0" w:color="auto"/>
                <w:right w:val="none" w:sz="0" w:space="0" w:color="auto"/>
              </w:divBdr>
            </w:div>
            <w:div w:id="642851490">
              <w:marLeft w:val="0"/>
              <w:marRight w:val="0"/>
              <w:marTop w:val="0"/>
              <w:marBottom w:val="0"/>
              <w:divBdr>
                <w:top w:val="none" w:sz="0" w:space="0" w:color="auto"/>
                <w:left w:val="none" w:sz="0" w:space="0" w:color="auto"/>
                <w:bottom w:val="none" w:sz="0" w:space="0" w:color="auto"/>
                <w:right w:val="none" w:sz="0" w:space="0" w:color="auto"/>
              </w:divBdr>
            </w:div>
            <w:div w:id="652762628">
              <w:marLeft w:val="0"/>
              <w:marRight w:val="0"/>
              <w:marTop w:val="0"/>
              <w:marBottom w:val="0"/>
              <w:divBdr>
                <w:top w:val="none" w:sz="0" w:space="0" w:color="auto"/>
                <w:left w:val="none" w:sz="0" w:space="0" w:color="auto"/>
                <w:bottom w:val="none" w:sz="0" w:space="0" w:color="auto"/>
                <w:right w:val="none" w:sz="0" w:space="0" w:color="auto"/>
              </w:divBdr>
            </w:div>
            <w:div w:id="655500506">
              <w:marLeft w:val="0"/>
              <w:marRight w:val="0"/>
              <w:marTop w:val="0"/>
              <w:marBottom w:val="0"/>
              <w:divBdr>
                <w:top w:val="none" w:sz="0" w:space="0" w:color="auto"/>
                <w:left w:val="none" w:sz="0" w:space="0" w:color="auto"/>
                <w:bottom w:val="none" w:sz="0" w:space="0" w:color="auto"/>
                <w:right w:val="none" w:sz="0" w:space="0" w:color="auto"/>
              </w:divBdr>
            </w:div>
            <w:div w:id="657222606">
              <w:marLeft w:val="0"/>
              <w:marRight w:val="0"/>
              <w:marTop w:val="0"/>
              <w:marBottom w:val="0"/>
              <w:divBdr>
                <w:top w:val="none" w:sz="0" w:space="0" w:color="auto"/>
                <w:left w:val="none" w:sz="0" w:space="0" w:color="auto"/>
                <w:bottom w:val="none" w:sz="0" w:space="0" w:color="auto"/>
                <w:right w:val="none" w:sz="0" w:space="0" w:color="auto"/>
              </w:divBdr>
            </w:div>
            <w:div w:id="674501391">
              <w:marLeft w:val="0"/>
              <w:marRight w:val="0"/>
              <w:marTop w:val="0"/>
              <w:marBottom w:val="0"/>
              <w:divBdr>
                <w:top w:val="none" w:sz="0" w:space="0" w:color="auto"/>
                <w:left w:val="none" w:sz="0" w:space="0" w:color="auto"/>
                <w:bottom w:val="none" w:sz="0" w:space="0" w:color="auto"/>
                <w:right w:val="none" w:sz="0" w:space="0" w:color="auto"/>
              </w:divBdr>
            </w:div>
            <w:div w:id="677540207">
              <w:marLeft w:val="0"/>
              <w:marRight w:val="0"/>
              <w:marTop w:val="0"/>
              <w:marBottom w:val="0"/>
              <w:divBdr>
                <w:top w:val="none" w:sz="0" w:space="0" w:color="auto"/>
                <w:left w:val="none" w:sz="0" w:space="0" w:color="auto"/>
                <w:bottom w:val="none" w:sz="0" w:space="0" w:color="auto"/>
                <w:right w:val="none" w:sz="0" w:space="0" w:color="auto"/>
              </w:divBdr>
            </w:div>
            <w:div w:id="677998167">
              <w:marLeft w:val="0"/>
              <w:marRight w:val="0"/>
              <w:marTop w:val="0"/>
              <w:marBottom w:val="0"/>
              <w:divBdr>
                <w:top w:val="none" w:sz="0" w:space="0" w:color="auto"/>
                <w:left w:val="none" w:sz="0" w:space="0" w:color="auto"/>
                <w:bottom w:val="none" w:sz="0" w:space="0" w:color="auto"/>
                <w:right w:val="none" w:sz="0" w:space="0" w:color="auto"/>
              </w:divBdr>
            </w:div>
            <w:div w:id="678460234">
              <w:marLeft w:val="0"/>
              <w:marRight w:val="0"/>
              <w:marTop w:val="0"/>
              <w:marBottom w:val="0"/>
              <w:divBdr>
                <w:top w:val="none" w:sz="0" w:space="0" w:color="auto"/>
                <w:left w:val="none" w:sz="0" w:space="0" w:color="auto"/>
                <w:bottom w:val="none" w:sz="0" w:space="0" w:color="auto"/>
                <w:right w:val="none" w:sz="0" w:space="0" w:color="auto"/>
              </w:divBdr>
            </w:div>
            <w:div w:id="682325106">
              <w:marLeft w:val="0"/>
              <w:marRight w:val="0"/>
              <w:marTop w:val="0"/>
              <w:marBottom w:val="0"/>
              <w:divBdr>
                <w:top w:val="none" w:sz="0" w:space="0" w:color="auto"/>
                <w:left w:val="none" w:sz="0" w:space="0" w:color="auto"/>
                <w:bottom w:val="none" w:sz="0" w:space="0" w:color="auto"/>
                <w:right w:val="none" w:sz="0" w:space="0" w:color="auto"/>
              </w:divBdr>
            </w:div>
            <w:div w:id="684865051">
              <w:marLeft w:val="0"/>
              <w:marRight w:val="0"/>
              <w:marTop w:val="0"/>
              <w:marBottom w:val="0"/>
              <w:divBdr>
                <w:top w:val="none" w:sz="0" w:space="0" w:color="auto"/>
                <w:left w:val="none" w:sz="0" w:space="0" w:color="auto"/>
                <w:bottom w:val="none" w:sz="0" w:space="0" w:color="auto"/>
                <w:right w:val="none" w:sz="0" w:space="0" w:color="auto"/>
              </w:divBdr>
            </w:div>
            <w:div w:id="685205494">
              <w:marLeft w:val="0"/>
              <w:marRight w:val="0"/>
              <w:marTop w:val="0"/>
              <w:marBottom w:val="0"/>
              <w:divBdr>
                <w:top w:val="none" w:sz="0" w:space="0" w:color="auto"/>
                <w:left w:val="none" w:sz="0" w:space="0" w:color="auto"/>
                <w:bottom w:val="none" w:sz="0" w:space="0" w:color="auto"/>
                <w:right w:val="none" w:sz="0" w:space="0" w:color="auto"/>
              </w:divBdr>
            </w:div>
            <w:div w:id="685787531">
              <w:marLeft w:val="0"/>
              <w:marRight w:val="0"/>
              <w:marTop w:val="0"/>
              <w:marBottom w:val="0"/>
              <w:divBdr>
                <w:top w:val="none" w:sz="0" w:space="0" w:color="auto"/>
                <w:left w:val="none" w:sz="0" w:space="0" w:color="auto"/>
                <w:bottom w:val="none" w:sz="0" w:space="0" w:color="auto"/>
                <w:right w:val="none" w:sz="0" w:space="0" w:color="auto"/>
              </w:divBdr>
            </w:div>
            <w:div w:id="691761996">
              <w:marLeft w:val="0"/>
              <w:marRight w:val="0"/>
              <w:marTop w:val="0"/>
              <w:marBottom w:val="0"/>
              <w:divBdr>
                <w:top w:val="none" w:sz="0" w:space="0" w:color="auto"/>
                <w:left w:val="none" w:sz="0" w:space="0" w:color="auto"/>
                <w:bottom w:val="none" w:sz="0" w:space="0" w:color="auto"/>
                <w:right w:val="none" w:sz="0" w:space="0" w:color="auto"/>
              </w:divBdr>
            </w:div>
            <w:div w:id="699428796">
              <w:marLeft w:val="0"/>
              <w:marRight w:val="0"/>
              <w:marTop w:val="0"/>
              <w:marBottom w:val="0"/>
              <w:divBdr>
                <w:top w:val="none" w:sz="0" w:space="0" w:color="auto"/>
                <w:left w:val="none" w:sz="0" w:space="0" w:color="auto"/>
                <w:bottom w:val="none" w:sz="0" w:space="0" w:color="auto"/>
                <w:right w:val="none" w:sz="0" w:space="0" w:color="auto"/>
              </w:divBdr>
            </w:div>
            <w:div w:id="714500975">
              <w:marLeft w:val="0"/>
              <w:marRight w:val="0"/>
              <w:marTop w:val="0"/>
              <w:marBottom w:val="0"/>
              <w:divBdr>
                <w:top w:val="none" w:sz="0" w:space="0" w:color="auto"/>
                <w:left w:val="none" w:sz="0" w:space="0" w:color="auto"/>
                <w:bottom w:val="none" w:sz="0" w:space="0" w:color="auto"/>
                <w:right w:val="none" w:sz="0" w:space="0" w:color="auto"/>
              </w:divBdr>
            </w:div>
            <w:div w:id="714964275">
              <w:marLeft w:val="0"/>
              <w:marRight w:val="0"/>
              <w:marTop w:val="0"/>
              <w:marBottom w:val="0"/>
              <w:divBdr>
                <w:top w:val="none" w:sz="0" w:space="0" w:color="auto"/>
                <w:left w:val="none" w:sz="0" w:space="0" w:color="auto"/>
                <w:bottom w:val="none" w:sz="0" w:space="0" w:color="auto"/>
                <w:right w:val="none" w:sz="0" w:space="0" w:color="auto"/>
              </w:divBdr>
            </w:div>
            <w:div w:id="716585685">
              <w:marLeft w:val="0"/>
              <w:marRight w:val="0"/>
              <w:marTop w:val="0"/>
              <w:marBottom w:val="0"/>
              <w:divBdr>
                <w:top w:val="none" w:sz="0" w:space="0" w:color="auto"/>
                <w:left w:val="none" w:sz="0" w:space="0" w:color="auto"/>
                <w:bottom w:val="none" w:sz="0" w:space="0" w:color="auto"/>
                <w:right w:val="none" w:sz="0" w:space="0" w:color="auto"/>
              </w:divBdr>
            </w:div>
            <w:div w:id="721753475">
              <w:marLeft w:val="0"/>
              <w:marRight w:val="0"/>
              <w:marTop w:val="0"/>
              <w:marBottom w:val="0"/>
              <w:divBdr>
                <w:top w:val="none" w:sz="0" w:space="0" w:color="auto"/>
                <w:left w:val="none" w:sz="0" w:space="0" w:color="auto"/>
                <w:bottom w:val="none" w:sz="0" w:space="0" w:color="auto"/>
                <w:right w:val="none" w:sz="0" w:space="0" w:color="auto"/>
              </w:divBdr>
            </w:div>
            <w:div w:id="738794947">
              <w:marLeft w:val="0"/>
              <w:marRight w:val="0"/>
              <w:marTop w:val="0"/>
              <w:marBottom w:val="0"/>
              <w:divBdr>
                <w:top w:val="none" w:sz="0" w:space="0" w:color="auto"/>
                <w:left w:val="none" w:sz="0" w:space="0" w:color="auto"/>
                <w:bottom w:val="none" w:sz="0" w:space="0" w:color="auto"/>
                <w:right w:val="none" w:sz="0" w:space="0" w:color="auto"/>
              </w:divBdr>
            </w:div>
            <w:div w:id="749547386">
              <w:marLeft w:val="0"/>
              <w:marRight w:val="0"/>
              <w:marTop w:val="0"/>
              <w:marBottom w:val="0"/>
              <w:divBdr>
                <w:top w:val="none" w:sz="0" w:space="0" w:color="auto"/>
                <w:left w:val="none" w:sz="0" w:space="0" w:color="auto"/>
                <w:bottom w:val="none" w:sz="0" w:space="0" w:color="auto"/>
                <w:right w:val="none" w:sz="0" w:space="0" w:color="auto"/>
              </w:divBdr>
            </w:div>
            <w:div w:id="752894795">
              <w:marLeft w:val="0"/>
              <w:marRight w:val="0"/>
              <w:marTop w:val="0"/>
              <w:marBottom w:val="0"/>
              <w:divBdr>
                <w:top w:val="none" w:sz="0" w:space="0" w:color="auto"/>
                <w:left w:val="none" w:sz="0" w:space="0" w:color="auto"/>
                <w:bottom w:val="none" w:sz="0" w:space="0" w:color="auto"/>
                <w:right w:val="none" w:sz="0" w:space="0" w:color="auto"/>
              </w:divBdr>
            </w:div>
            <w:div w:id="756752055">
              <w:marLeft w:val="0"/>
              <w:marRight w:val="0"/>
              <w:marTop w:val="0"/>
              <w:marBottom w:val="0"/>
              <w:divBdr>
                <w:top w:val="none" w:sz="0" w:space="0" w:color="auto"/>
                <w:left w:val="none" w:sz="0" w:space="0" w:color="auto"/>
                <w:bottom w:val="none" w:sz="0" w:space="0" w:color="auto"/>
                <w:right w:val="none" w:sz="0" w:space="0" w:color="auto"/>
              </w:divBdr>
            </w:div>
            <w:div w:id="761494736">
              <w:marLeft w:val="0"/>
              <w:marRight w:val="0"/>
              <w:marTop w:val="0"/>
              <w:marBottom w:val="0"/>
              <w:divBdr>
                <w:top w:val="none" w:sz="0" w:space="0" w:color="auto"/>
                <w:left w:val="none" w:sz="0" w:space="0" w:color="auto"/>
                <w:bottom w:val="none" w:sz="0" w:space="0" w:color="auto"/>
                <w:right w:val="none" w:sz="0" w:space="0" w:color="auto"/>
              </w:divBdr>
            </w:div>
            <w:div w:id="762530949">
              <w:marLeft w:val="0"/>
              <w:marRight w:val="0"/>
              <w:marTop w:val="0"/>
              <w:marBottom w:val="0"/>
              <w:divBdr>
                <w:top w:val="none" w:sz="0" w:space="0" w:color="auto"/>
                <w:left w:val="none" w:sz="0" w:space="0" w:color="auto"/>
                <w:bottom w:val="none" w:sz="0" w:space="0" w:color="auto"/>
                <w:right w:val="none" w:sz="0" w:space="0" w:color="auto"/>
              </w:divBdr>
            </w:div>
            <w:div w:id="772867291">
              <w:marLeft w:val="0"/>
              <w:marRight w:val="0"/>
              <w:marTop w:val="0"/>
              <w:marBottom w:val="0"/>
              <w:divBdr>
                <w:top w:val="none" w:sz="0" w:space="0" w:color="auto"/>
                <w:left w:val="none" w:sz="0" w:space="0" w:color="auto"/>
                <w:bottom w:val="none" w:sz="0" w:space="0" w:color="auto"/>
                <w:right w:val="none" w:sz="0" w:space="0" w:color="auto"/>
              </w:divBdr>
            </w:div>
            <w:div w:id="776675221">
              <w:marLeft w:val="0"/>
              <w:marRight w:val="0"/>
              <w:marTop w:val="0"/>
              <w:marBottom w:val="0"/>
              <w:divBdr>
                <w:top w:val="none" w:sz="0" w:space="0" w:color="auto"/>
                <w:left w:val="none" w:sz="0" w:space="0" w:color="auto"/>
                <w:bottom w:val="none" w:sz="0" w:space="0" w:color="auto"/>
                <w:right w:val="none" w:sz="0" w:space="0" w:color="auto"/>
              </w:divBdr>
            </w:div>
            <w:div w:id="793671850">
              <w:marLeft w:val="0"/>
              <w:marRight w:val="0"/>
              <w:marTop w:val="0"/>
              <w:marBottom w:val="0"/>
              <w:divBdr>
                <w:top w:val="none" w:sz="0" w:space="0" w:color="auto"/>
                <w:left w:val="none" w:sz="0" w:space="0" w:color="auto"/>
                <w:bottom w:val="none" w:sz="0" w:space="0" w:color="auto"/>
                <w:right w:val="none" w:sz="0" w:space="0" w:color="auto"/>
              </w:divBdr>
            </w:div>
            <w:div w:id="795372811">
              <w:marLeft w:val="0"/>
              <w:marRight w:val="0"/>
              <w:marTop w:val="0"/>
              <w:marBottom w:val="0"/>
              <w:divBdr>
                <w:top w:val="none" w:sz="0" w:space="0" w:color="auto"/>
                <w:left w:val="none" w:sz="0" w:space="0" w:color="auto"/>
                <w:bottom w:val="none" w:sz="0" w:space="0" w:color="auto"/>
                <w:right w:val="none" w:sz="0" w:space="0" w:color="auto"/>
              </w:divBdr>
            </w:div>
            <w:div w:id="795414852">
              <w:marLeft w:val="0"/>
              <w:marRight w:val="0"/>
              <w:marTop w:val="0"/>
              <w:marBottom w:val="0"/>
              <w:divBdr>
                <w:top w:val="none" w:sz="0" w:space="0" w:color="auto"/>
                <w:left w:val="none" w:sz="0" w:space="0" w:color="auto"/>
                <w:bottom w:val="none" w:sz="0" w:space="0" w:color="auto"/>
                <w:right w:val="none" w:sz="0" w:space="0" w:color="auto"/>
              </w:divBdr>
            </w:div>
            <w:div w:id="796221921">
              <w:marLeft w:val="0"/>
              <w:marRight w:val="0"/>
              <w:marTop w:val="0"/>
              <w:marBottom w:val="0"/>
              <w:divBdr>
                <w:top w:val="none" w:sz="0" w:space="0" w:color="auto"/>
                <w:left w:val="none" w:sz="0" w:space="0" w:color="auto"/>
                <w:bottom w:val="none" w:sz="0" w:space="0" w:color="auto"/>
                <w:right w:val="none" w:sz="0" w:space="0" w:color="auto"/>
              </w:divBdr>
            </w:div>
            <w:div w:id="800148657">
              <w:marLeft w:val="0"/>
              <w:marRight w:val="0"/>
              <w:marTop w:val="0"/>
              <w:marBottom w:val="0"/>
              <w:divBdr>
                <w:top w:val="none" w:sz="0" w:space="0" w:color="auto"/>
                <w:left w:val="none" w:sz="0" w:space="0" w:color="auto"/>
                <w:bottom w:val="none" w:sz="0" w:space="0" w:color="auto"/>
                <w:right w:val="none" w:sz="0" w:space="0" w:color="auto"/>
              </w:divBdr>
            </w:div>
            <w:div w:id="805586371">
              <w:marLeft w:val="0"/>
              <w:marRight w:val="0"/>
              <w:marTop w:val="0"/>
              <w:marBottom w:val="0"/>
              <w:divBdr>
                <w:top w:val="none" w:sz="0" w:space="0" w:color="auto"/>
                <w:left w:val="none" w:sz="0" w:space="0" w:color="auto"/>
                <w:bottom w:val="none" w:sz="0" w:space="0" w:color="auto"/>
                <w:right w:val="none" w:sz="0" w:space="0" w:color="auto"/>
              </w:divBdr>
            </w:div>
            <w:div w:id="806360148">
              <w:marLeft w:val="0"/>
              <w:marRight w:val="0"/>
              <w:marTop w:val="0"/>
              <w:marBottom w:val="0"/>
              <w:divBdr>
                <w:top w:val="none" w:sz="0" w:space="0" w:color="auto"/>
                <w:left w:val="none" w:sz="0" w:space="0" w:color="auto"/>
                <w:bottom w:val="none" w:sz="0" w:space="0" w:color="auto"/>
                <w:right w:val="none" w:sz="0" w:space="0" w:color="auto"/>
              </w:divBdr>
            </w:div>
            <w:div w:id="806436157">
              <w:marLeft w:val="0"/>
              <w:marRight w:val="0"/>
              <w:marTop w:val="0"/>
              <w:marBottom w:val="0"/>
              <w:divBdr>
                <w:top w:val="none" w:sz="0" w:space="0" w:color="auto"/>
                <w:left w:val="none" w:sz="0" w:space="0" w:color="auto"/>
                <w:bottom w:val="none" w:sz="0" w:space="0" w:color="auto"/>
                <w:right w:val="none" w:sz="0" w:space="0" w:color="auto"/>
              </w:divBdr>
            </w:div>
            <w:div w:id="806555504">
              <w:marLeft w:val="0"/>
              <w:marRight w:val="0"/>
              <w:marTop w:val="0"/>
              <w:marBottom w:val="0"/>
              <w:divBdr>
                <w:top w:val="none" w:sz="0" w:space="0" w:color="auto"/>
                <w:left w:val="none" w:sz="0" w:space="0" w:color="auto"/>
                <w:bottom w:val="none" w:sz="0" w:space="0" w:color="auto"/>
                <w:right w:val="none" w:sz="0" w:space="0" w:color="auto"/>
              </w:divBdr>
            </w:div>
            <w:div w:id="808670752">
              <w:marLeft w:val="0"/>
              <w:marRight w:val="0"/>
              <w:marTop w:val="0"/>
              <w:marBottom w:val="0"/>
              <w:divBdr>
                <w:top w:val="none" w:sz="0" w:space="0" w:color="auto"/>
                <w:left w:val="none" w:sz="0" w:space="0" w:color="auto"/>
                <w:bottom w:val="none" w:sz="0" w:space="0" w:color="auto"/>
                <w:right w:val="none" w:sz="0" w:space="0" w:color="auto"/>
              </w:divBdr>
            </w:div>
            <w:div w:id="811562675">
              <w:marLeft w:val="0"/>
              <w:marRight w:val="0"/>
              <w:marTop w:val="0"/>
              <w:marBottom w:val="0"/>
              <w:divBdr>
                <w:top w:val="none" w:sz="0" w:space="0" w:color="auto"/>
                <w:left w:val="none" w:sz="0" w:space="0" w:color="auto"/>
                <w:bottom w:val="none" w:sz="0" w:space="0" w:color="auto"/>
                <w:right w:val="none" w:sz="0" w:space="0" w:color="auto"/>
              </w:divBdr>
            </w:div>
            <w:div w:id="814645038">
              <w:marLeft w:val="0"/>
              <w:marRight w:val="0"/>
              <w:marTop w:val="0"/>
              <w:marBottom w:val="0"/>
              <w:divBdr>
                <w:top w:val="none" w:sz="0" w:space="0" w:color="auto"/>
                <w:left w:val="none" w:sz="0" w:space="0" w:color="auto"/>
                <w:bottom w:val="none" w:sz="0" w:space="0" w:color="auto"/>
                <w:right w:val="none" w:sz="0" w:space="0" w:color="auto"/>
              </w:divBdr>
            </w:div>
            <w:div w:id="825098574">
              <w:marLeft w:val="0"/>
              <w:marRight w:val="0"/>
              <w:marTop w:val="0"/>
              <w:marBottom w:val="0"/>
              <w:divBdr>
                <w:top w:val="none" w:sz="0" w:space="0" w:color="auto"/>
                <w:left w:val="none" w:sz="0" w:space="0" w:color="auto"/>
                <w:bottom w:val="none" w:sz="0" w:space="0" w:color="auto"/>
                <w:right w:val="none" w:sz="0" w:space="0" w:color="auto"/>
              </w:divBdr>
            </w:div>
            <w:div w:id="837236486">
              <w:marLeft w:val="0"/>
              <w:marRight w:val="0"/>
              <w:marTop w:val="0"/>
              <w:marBottom w:val="0"/>
              <w:divBdr>
                <w:top w:val="none" w:sz="0" w:space="0" w:color="auto"/>
                <w:left w:val="none" w:sz="0" w:space="0" w:color="auto"/>
                <w:bottom w:val="none" w:sz="0" w:space="0" w:color="auto"/>
                <w:right w:val="none" w:sz="0" w:space="0" w:color="auto"/>
              </w:divBdr>
            </w:div>
            <w:div w:id="848907050">
              <w:marLeft w:val="0"/>
              <w:marRight w:val="0"/>
              <w:marTop w:val="0"/>
              <w:marBottom w:val="0"/>
              <w:divBdr>
                <w:top w:val="none" w:sz="0" w:space="0" w:color="auto"/>
                <w:left w:val="none" w:sz="0" w:space="0" w:color="auto"/>
                <w:bottom w:val="none" w:sz="0" w:space="0" w:color="auto"/>
                <w:right w:val="none" w:sz="0" w:space="0" w:color="auto"/>
              </w:divBdr>
            </w:div>
            <w:div w:id="851797170">
              <w:marLeft w:val="0"/>
              <w:marRight w:val="0"/>
              <w:marTop w:val="0"/>
              <w:marBottom w:val="0"/>
              <w:divBdr>
                <w:top w:val="none" w:sz="0" w:space="0" w:color="auto"/>
                <w:left w:val="none" w:sz="0" w:space="0" w:color="auto"/>
                <w:bottom w:val="none" w:sz="0" w:space="0" w:color="auto"/>
                <w:right w:val="none" w:sz="0" w:space="0" w:color="auto"/>
              </w:divBdr>
            </w:div>
            <w:div w:id="852957805">
              <w:marLeft w:val="0"/>
              <w:marRight w:val="0"/>
              <w:marTop w:val="0"/>
              <w:marBottom w:val="0"/>
              <w:divBdr>
                <w:top w:val="none" w:sz="0" w:space="0" w:color="auto"/>
                <w:left w:val="none" w:sz="0" w:space="0" w:color="auto"/>
                <w:bottom w:val="none" w:sz="0" w:space="0" w:color="auto"/>
                <w:right w:val="none" w:sz="0" w:space="0" w:color="auto"/>
              </w:divBdr>
            </w:div>
            <w:div w:id="862472017">
              <w:marLeft w:val="0"/>
              <w:marRight w:val="0"/>
              <w:marTop w:val="0"/>
              <w:marBottom w:val="0"/>
              <w:divBdr>
                <w:top w:val="none" w:sz="0" w:space="0" w:color="auto"/>
                <w:left w:val="none" w:sz="0" w:space="0" w:color="auto"/>
                <w:bottom w:val="none" w:sz="0" w:space="0" w:color="auto"/>
                <w:right w:val="none" w:sz="0" w:space="0" w:color="auto"/>
              </w:divBdr>
            </w:div>
            <w:div w:id="866255194">
              <w:marLeft w:val="0"/>
              <w:marRight w:val="0"/>
              <w:marTop w:val="0"/>
              <w:marBottom w:val="0"/>
              <w:divBdr>
                <w:top w:val="none" w:sz="0" w:space="0" w:color="auto"/>
                <w:left w:val="none" w:sz="0" w:space="0" w:color="auto"/>
                <w:bottom w:val="none" w:sz="0" w:space="0" w:color="auto"/>
                <w:right w:val="none" w:sz="0" w:space="0" w:color="auto"/>
              </w:divBdr>
            </w:div>
            <w:div w:id="881864156">
              <w:marLeft w:val="0"/>
              <w:marRight w:val="0"/>
              <w:marTop w:val="0"/>
              <w:marBottom w:val="0"/>
              <w:divBdr>
                <w:top w:val="none" w:sz="0" w:space="0" w:color="auto"/>
                <w:left w:val="none" w:sz="0" w:space="0" w:color="auto"/>
                <w:bottom w:val="none" w:sz="0" w:space="0" w:color="auto"/>
                <w:right w:val="none" w:sz="0" w:space="0" w:color="auto"/>
              </w:divBdr>
            </w:div>
            <w:div w:id="884876751">
              <w:marLeft w:val="0"/>
              <w:marRight w:val="0"/>
              <w:marTop w:val="0"/>
              <w:marBottom w:val="0"/>
              <w:divBdr>
                <w:top w:val="none" w:sz="0" w:space="0" w:color="auto"/>
                <w:left w:val="none" w:sz="0" w:space="0" w:color="auto"/>
                <w:bottom w:val="none" w:sz="0" w:space="0" w:color="auto"/>
                <w:right w:val="none" w:sz="0" w:space="0" w:color="auto"/>
              </w:divBdr>
            </w:div>
            <w:div w:id="888225554">
              <w:marLeft w:val="0"/>
              <w:marRight w:val="0"/>
              <w:marTop w:val="0"/>
              <w:marBottom w:val="0"/>
              <w:divBdr>
                <w:top w:val="none" w:sz="0" w:space="0" w:color="auto"/>
                <w:left w:val="none" w:sz="0" w:space="0" w:color="auto"/>
                <w:bottom w:val="none" w:sz="0" w:space="0" w:color="auto"/>
                <w:right w:val="none" w:sz="0" w:space="0" w:color="auto"/>
              </w:divBdr>
            </w:div>
            <w:div w:id="896477975">
              <w:marLeft w:val="0"/>
              <w:marRight w:val="0"/>
              <w:marTop w:val="0"/>
              <w:marBottom w:val="0"/>
              <w:divBdr>
                <w:top w:val="none" w:sz="0" w:space="0" w:color="auto"/>
                <w:left w:val="none" w:sz="0" w:space="0" w:color="auto"/>
                <w:bottom w:val="none" w:sz="0" w:space="0" w:color="auto"/>
                <w:right w:val="none" w:sz="0" w:space="0" w:color="auto"/>
              </w:divBdr>
            </w:div>
            <w:div w:id="901015872">
              <w:marLeft w:val="0"/>
              <w:marRight w:val="0"/>
              <w:marTop w:val="0"/>
              <w:marBottom w:val="0"/>
              <w:divBdr>
                <w:top w:val="none" w:sz="0" w:space="0" w:color="auto"/>
                <w:left w:val="none" w:sz="0" w:space="0" w:color="auto"/>
                <w:bottom w:val="none" w:sz="0" w:space="0" w:color="auto"/>
                <w:right w:val="none" w:sz="0" w:space="0" w:color="auto"/>
              </w:divBdr>
            </w:div>
            <w:div w:id="902057145">
              <w:marLeft w:val="0"/>
              <w:marRight w:val="0"/>
              <w:marTop w:val="0"/>
              <w:marBottom w:val="0"/>
              <w:divBdr>
                <w:top w:val="none" w:sz="0" w:space="0" w:color="auto"/>
                <w:left w:val="none" w:sz="0" w:space="0" w:color="auto"/>
                <w:bottom w:val="none" w:sz="0" w:space="0" w:color="auto"/>
                <w:right w:val="none" w:sz="0" w:space="0" w:color="auto"/>
              </w:divBdr>
            </w:div>
            <w:div w:id="902837012">
              <w:marLeft w:val="0"/>
              <w:marRight w:val="0"/>
              <w:marTop w:val="0"/>
              <w:marBottom w:val="0"/>
              <w:divBdr>
                <w:top w:val="none" w:sz="0" w:space="0" w:color="auto"/>
                <w:left w:val="none" w:sz="0" w:space="0" w:color="auto"/>
                <w:bottom w:val="none" w:sz="0" w:space="0" w:color="auto"/>
                <w:right w:val="none" w:sz="0" w:space="0" w:color="auto"/>
              </w:divBdr>
            </w:div>
            <w:div w:id="904604051">
              <w:marLeft w:val="0"/>
              <w:marRight w:val="0"/>
              <w:marTop w:val="0"/>
              <w:marBottom w:val="0"/>
              <w:divBdr>
                <w:top w:val="none" w:sz="0" w:space="0" w:color="auto"/>
                <w:left w:val="none" w:sz="0" w:space="0" w:color="auto"/>
                <w:bottom w:val="none" w:sz="0" w:space="0" w:color="auto"/>
                <w:right w:val="none" w:sz="0" w:space="0" w:color="auto"/>
              </w:divBdr>
            </w:div>
            <w:div w:id="906646148">
              <w:marLeft w:val="0"/>
              <w:marRight w:val="0"/>
              <w:marTop w:val="0"/>
              <w:marBottom w:val="0"/>
              <w:divBdr>
                <w:top w:val="none" w:sz="0" w:space="0" w:color="auto"/>
                <w:left w:val="none" w:sz="0" w:space="0" w:color="auto"/>
                <w:bottom w:val="none" w:sz="0" w:space="0" w:color="auto"/>
                <w:right w:val="none" w:sz="0" w:space="0" w:color="auto"/>
              </w:divBdr>
            </w:div>
            <w:div w:id="918562723">
              <w:marLeft w:val="0"/>
              <w:marRight w:val="0"/>
              <w:marTop w:val="0"/>
              <w:marBottom w:val="0"/>
              <w:divBdr>
                <w:top w:val="none" w:sz="0" w:space="0" w:color="auto"/>
                <w:left w:val="none" w:sz="0" w:space="0" w:color="auto"/>
                <w:bottom w:val="none" w:sz="0" w:space="0" w:color="auto"/>
                <w:right w:val="none" w:sz="0" w:space="0" w:color="auto"/>
              </w:divBdr>
            </w:div>
            <w:div w:id="922496342">
              <w:marLeft w:val="0"/>
              <w:marRight w:val="0"/>
              <w:marTop w:val="0"/>
              <w:marBottom w:val="0"/>
              <w:divBdr>
                <w:top w:val="none" w:sz="0" w:space="0" w:color="auto"/>
                <w:left w:val="none" w:sz="0" w:space="0" w:color="auto"/>
                <w:bottom w:val="none" w:sz="0" w:space="0" w:color="auto"/>
                <w:right w:val="none" w:sz="0" w:space="0" w:color="auto"/>
              </w:divBdr>
            </w:div>
            <w:div w:id="926689754">
              <w:marLeft w:val="0"/>
              <w:marRight w:val="0"/>
              <w:marTop w:val="0"/>
              <w:marBottom w:val="0"/>
              <w:divBdr>
                <w:top w:val="none" w:sz="0" w:space="0" w:color="auto"/>
                <w:left w:val="none" w:sz="0" w:space="0" w:color="auto"/>
                <w:bottom w:val="none" w:sz="0" w:space="0" w:color="auto"/>
                <w:right w:val="none" w:sz="0" w:space="0" w:color="auto"/>
              </w:divBdr>
            </w:div>
            <w:div w:id="929702198">
              <w:marLeft w:val="0"/>
              <w:marRight w:val="0"/>
              <w:marTop w:val="0"/>
              <w:marBottom w:val="0"/>
              <w:divBdr>
                <w:top w:val="none" w:sz="0" w:space="0" w:color="auto"/>
                <w:left w:val="none" w:sz="0" w:space="0" w:color="auto"/>
                <w:bottom w:val="none" w:sz="0" w:space="0" w:color="auto"/>
                <w:right w:val="none" w:sz="0" w:space="0" w:color="auto"/>
              </w:divBdr>
            </w:div>
            <w:div w:id="932515727">
              <w:marLeft w:val="0"/>
              <w:marRight w:val="0"/>
              <w:marTop w:val="0"/>
              <w:marBottom w:val="0"/>
              <w:divBdr>
                <w:top w:val="none" w:sz="0" w:space="0" w:color="auto"/>
                <w:left w:val="none" w:sz="0" w:space="0" w:color="auto"/>
                <w:bottom w:val="none" w:sz="0" w:space="0" w:color="auto"/>
                <w:right w:val="none" w:sz="0" w:space="0" w:color="auto"/>
              </w:divBdr>
            </w:div>
            <w:div w:id="933704125">
              <w:marLeft w:val="0"/>
              <w:marRight w:val="0"/>
              <w:marTop w:val="0"/>
              <w:marBottom w:val="0"/>
              <w:divBdr>
                <w:top w:val="none" w:sz="0" w:space="0" w:color="auto"/>
                <w:left w:val="none" w:sz="0" w:space="0" w:color="auto"/>
                <w:bottom w:val="none" w:sz="0" w:space="0" w:color="auto"/>
                <w:right w:val="none" w:sz="0" w:space="0" w:color="auto"/>
              </w:divBdr>
            </w:div>
            <w:div w:id="938874534">
              <w:marLeft w:val="0"/>
              <w:marRight w:val="0"/>
              <w:marTop w:val="0"/>
              <w:marBottom w:val="0"/>
              <w:divBdr>
                <w:top w:val="none" w:sz="0" w:space="0" w:color="auto"/>
                <w:left w:val="none" w:sz="0" w:space="0" w:color="auto"/>
                <w:bottom w:val="none" w:sz="0" w:space="0" w:color="auto"/>
                <w:right w:val="none" w:sz="0" w:space="0" w:color="auto"/>
              </w:divBdr>
            </w:div>
            <w:div w:id="946497424">
              <w:marLeft w:val="0"/>
              <w:marRight w:val="0"/>
              <w:marTop w:val="0"/>
              <w:marBottom w:val="0"/>
              <w:divBdr>
                <w:top w:val="none" w:sz="0" w:space="0" w:color="auto"/>
                <w:left w:val="none" w:sz="0" w:space="0" w:color="auto"/>
                <w:bottom w:val="none" w:sz="0" w:space="0" w:color="auto"/>
                <w:right w:val="none" w:sz="0" w:space="0" w:color="auto"/>
              </w:divBdr>
            </w:div>
            <w:div w:id="947005793">
              <w:marLeft w:val="0"/>
              <w:marRight w:val="0"/>
              <w:marTop w:val="0"/>
              <w:marBottom w:val="0"/>
              <w:divBdr>
                <w:top w:val="none" w:sz="0" w:space="0" w:color="auto"/>
                <w:left w:val="none" w:sz="0" w:space="0" w:color="auto"/>
                <w:bottom w:val="none" w:sz="0" w:space="0" w:color="auto"/>
                <w:right w:val="none" w:sz="0" w:space="0" w:color="auto"/>
              </w:divBdr>
            </w:div>
            <w:div w:id="960724272">
              <w:marLeft w:val="0"/>
              <w:marRight w:val="0"/>
              <w:marTop w:val="0"/>
              <w:marBottom w:val="0"/>
              <w:divBdr>
                <w:top w:val="none" w:sz="0" w:space="0" w:color="auto"/>
                <w:left w:val="none" w:sz="0" w:space="0" w:color="auto"/>
                <w:bottom w:val="none" w:sz="0" w:space="0" w:color="auto"/>
                <w:right w:val="none" w:sz="0" w:space="0" w:color="auto"/>
              </w:divBdr>
            </w:div>
            <w:div w:id="971060138">
              <w:marLeft w:val="0"/>
              <w:marRight w:val="0"/>
              <w:marTop w:val="0"/>
              <w:marBottom w:val="0"/>
              <w:divBdr>
                <w:top w:val="none" w:sz="0" w:space="0" w:color="auto"/>
                <w:left w:val="none" w:sz="0" w:space="0" w:color="auto"/>
                <w:bottom w:val="none" w:sz="0" w:space="0" w:color="auto"/>
                <w:right w:val="none" w:sz="0" w:space="0" w:color="auto"/>
              </w:divBdr>
            </w:div>
            <w:div w:id="971207835">
              <w:marLeft w:val="0"/>
              <w:marRight w:val="0"/>
              <w:marTop w:val="0"/>
              <w:marBottom w:val="0"/>
              <w:divBdr>
                <w:top w:val="none" w:sz="0" w:space="0" w:color="auto"/>
                <w:left w:val="none" w:sz="0" w:space="0" w:color="auto"/>
                <w:bottom w:val="none" w:sz="0" w:space="0" w:color="auto"/>
                <w:right w:val="none" w:sz="0" w:space="0" w:color="auto"/>
              </w:divBdr>
            </w:div>
            <w:div w:id="972294053">
              <w:marLeft w:val="0"/>
              <w:marRight w:val="0"/>
              <w:marTop w:val="0"/>
              <w:marBottom w:val="0"/>
              <w:divBdr>
                <w:top w:val="none" w:sz="0" w:space="0" w:color="auto"/>
                <w:left w:val="none" w:sz="0" w:space="0" w:color="auto"/>
                <w:bottom w:val="none" w:sz="0" w:space="0" w:color="auto"/>
                <w:right w:val="none" w:sz="0" w:space="0" w:color="auto"/>
              </w:divBdr>
            </w:div>
            <w:div w:id="985547685">
              <w:marLeft w:val="0"/>
              <w:marRight w:val="0"/>
              <w:marTop w:val="0"/>
              <w:marBottom w:val="0"/>
              <w:divBdr>
                <w:top w:val="none" w:sz="0" w:space="0" w:color="auto"/>
                <w:left w:val="none" w:sz="0" w:space="0" w:color="auto"/>
                <w:bottom w:val="none" w:sz="0" w:space="0" w:color="auto"/>
                <w:right w:val="none" w:sz="0" w:space="0" w:color="auto"/>
              </w:divBdr>
            </w:div>
            <w:div w:id="987708336">
              <w:marLeft w:val="0"/>
              <w:marRight w:val="0"/>
              <w:marTop w:val="0"/>
              <w:marBottom w:val="0"/>
              <w:divBdr>
                <w:top w:val="none" w:sz="0" w:space="0" w:color="auto"/>
                <w:left w:val="none" w:sz="0" w:space="0" w:color="auto"/>
                <w:bottom w:val="none" w:sz="0" w:space="0" w:color="auto"/>
                <w:right w:val="none" w:sz="0" w:space="0" w:color="auto"/>
              </w:divBdr>
            </w:div>
            <w:div w:id="994841707">
              <w:marLeft w:val="0"/>
              <w:marRight w:val="0"/>
              <w:marTop w:val="0"/>
              <w:marBottom w:val="0"/>
              <w:divBdr>
                <w:top w:val="none" w:sz="0" w:space="0" w:color="auto"/>
                <w:left w:val="none" w:sz="0" w:space="0" w:color="auto"/>
                <w:bottom w:val="none" w:sz="0" w:space="0" w:color="auto"/>
                <w:right w:val="none" w:sz="0" w:space="0" w:color="auto"/>
              </w:divBdr>
            </w:div>
            <w:div w:id="994920953">
              <w:marLeft w:val="0"/>
              <w:marRight w:val="0"/>
              <w:marTop w:val="0"/>
              <w:marBottom w:val="0"/>
              <w:divBdr>
                <w:top w:val="none" w:sz="0" w:space="0" w:color="auto"/>
                <w:left w:val="none" w:sz="0" w:space="0" w:color="auto"/>
                <w:bottom w:val="none" w:sz="0" w:space="0" w:color="auto"/>
                <w:right w:val="none" w:sz="0" w:space="0" w:color="auto"/>
              </w:divBdr>
            </w:div>
            <w:div w:id="999506631">
              <w:marLeft w:val="0"/>
              <w:marRight w:val="0"/>
              <w:marTop w:val="0"/>
              <w:marBottom w:val="0"/>
              <w:divBdr>
                <w:top w:val="none" w:sz="0" w:space="0" w:color="auto"/>
                <w:left w:val="none" w:sz="0" w:space="0" w:color="auto"/>
                <w:bottom w:val="none" w:sz="0" w:space="0" w:color="auto"/>
                <w:right w:val="none" w:sz="0" w:space="0" w:color="auto"/>
              </w:divBdr>
            </w:div>
            <w:div w:id="1002274812">
              <w:marLeft w:val="0"/>
              <w:marRight w:val="0"/>
              <w:marTop w:val="0"/>
              <w:marBottom w:val="0"/>
              <w:divBdr>
                <w:top w:val="none" w:sz="0" w:space="0" w:color="auto"/>
                <w:left w:val="none" w:sz="0" w:space="0" w:color="auto"/>
                <w:bottom w:val="none" w:sz="0" w:space="0" w:color="auto"/>
                <w:right w:val="none" w:sz="0" w:space="0" w:color="auto"/>
              </w:divBdr>
            </w:div>
            <w:div w:id="1003433992">
              <w:marLeft w:val="0"/>
              <w:marRight w:val="0"/>
              <w:marTop w:val="0"/>
              <w:marBottom w:val="0"/>
              <w:divBdr>
                <w:top w:val="none" w:sz="0" w:space="0" w:color="auto"/>
                <w:left w:val="none" w:sz="0" w:space="0" w:color="auto"/>
                <w:bottom w:val="none" w:sz="0" w:space="0" w:color="auto"/>
                <w:right w:val="none" w:sz="0" w:space="0" w:color="auto"/>
              </w:divBdr>
            </w:div>
            <w:div w:id="1010181064">
              <w:marLeft w:val="0"/>
              <w:marRight w:val="0"/>
              <w:marTop w:val="0"/>
              <w:marBottom w:val="0"/>
              <w:divBdr>
                <w:top w:val="none" w:sz="0" w:space="0" w:color="auto"/>
                <w:left w:val="none" w:sz="0" w:space="0" w:color="auto"/>
                <w:bottom w:val="none" w:sz="0" w:space="0" w:color="auto"/>
                <w:right w:val="none" w:sz="0" w:space="0" w:color="auto"/>
              </w:divBdr>
            </w:div>
            <w:div w:id="1015233782">
              <w:marLeft w:val="0"/>
              <w:marRight w:val="0"/>
              <w:marTop w:val="0"/>
              <w:marBottom w:val="0"/>
              <w:divBdr>
                <w:top w:val="none" w:sz="0" w:space="0" w:color="auto"/>
                <w:left w:val="none" w:sz="0" w:space="0" w:color="auto"/>
                <w:bottom w:val="none" w:sz="0" w:space="0" w:color="auto"/>
                <w:right w:val="none" w:sz="0" w:space="0" w:color="auto"/>
              </w:divBdr>
            </w:div>
            <w:div w:id="1021203056">
              <w:marLeft w:val="0"/>
              <w:marRight w:val="0"/>
              <w:marTop w:val="0"/>
              <w:marBottom w:val="0"/>
              <w:divBdr>
                <w:top w:val="none" w:sz="0" w:space="0" w:color="auto"/>
                <w:left w:val="none" w:sz="0" w:space="0" w:color="auto"/>
                <w:bottom w:val="none" w:sz="0" w:space="0" w:color="auto"/>
                <w:right w:val="none" w:sz="0" w:space="0" w:color="auto"/>
              </w:divBdr>
            </w:div>
            <w:div w:id="1022245700">
              <w:marLeft w:val="0"/>
              <w:marRight w:val="0"/>
              <w:marTop w:val="0"/>
              <w:marBottom w:val="0"/>
              <w:divBdr>
                <w:top w:val="none" w:sz="0" w:space="0" w:color="auto"/>
                <w:left w:val="none" w:sz="0" w:space="0" w:color="auto"/>
                <w:bottom w:val="none" w:sz="0" w:space="0" w:color="auto"/>
                <w:right w:val="none" w:sz="0" w:space="0" w:color="auto"/>
              </w:divBdr>
            </w:div>
            <w:div w:id="1029720621">
              <w:marLeft w:val="0"/>
              <w:marRight w:val="0"/>
              <w:marTop w:val="0"/>
              <w:marBottom w:val="0"/>
              <w:divBdr>
                <w:top w:val="none" w:sz="0" w:space="0" w:color="auto"/>
                <w:left w:val="none" w:sz="0" w:space="0" w:color="auto"/>
                <w:bottom w:val="none" w:sz="0" w:space="0" w:color="auto"/>
                <w:right w:val="none" w:sz="0" w:space="0" w:color="auto"/>
              </w:divBdr>
            </w:div>
            <w:div w:id="1031608267">
              <w:marLeft w:val="0"/>
              <w:marRight w:val="0"/>
              <w:marTop w:val="0"/>
              <w:marBottom w:val="0"/>
              <w:divBdr>
                <w:top w:val="none" w:sz="0" w:space="0" w:color="auto"/>
                <w:left w:val="none" w:sz="0" w:space="0" w:color="auto"/>
                <w:bottom w:val="none" w:sz="0" w:space="0" w:color="auto"/>
                <w:right w:val="none" w:sz="0" w:space="0" w:color="auto"/>
              </w:divBdr>
            </w:div>
            <w:div w:id="1031611725">
              <w:marLeft w:val="0"/>
              <w:marRight w:val="0"/>
              <w:marTop w:val="0"/>
              <w:marBottom w:val="0"/>
              <w:divBdr>
                <w:top w:val="none" w:sz="0" w:space="0" w:color="auto"/>
                <w:left w:val="none" w:sz="0" w:space="0" w:color="auto"/>
                <w:bottom w:val="none" w:sz="0" w:space="0" w:color="auto"/>
                <w:right w:val="none" w:sz="0" w:space="0" w:color="auto"/>
              </w:divBdr>
            </w:div>
            <w:div w:id="1038118073">
              <w:marLeft w:val="0"/>
              <w:marRight w:val="0"/>
              <w:marTop w:val="0"/>
              <w:marBottom w:val="0"/>
              <w:divBdr>
                <w:top w:val="none" w:sz="0" w:space="0" w:color="auto"/>
                <w:left w:val="none" w:sz="0" w:space="0" w:color="auto"/>
                <w:bottom w:val="none" w:sz="0" w:space="0" w:color="auto"/>
                <w:right w:val="none" w:sz="0" w:space="0" w:color="auto"/>
              </w:divBdr>
            </w:div>
            <w:div w:id="1045443999">
              <w:marLeft w:val="0"/>
              <w:marRight w:val="0"/>
              <w:marTop w:val="0"/>
              <w:marBottom w:val="0"/>
              <w:divBdr>
                <w:top w:val="none" w:sz="0" w:space="0" w:color="auto"/>
                <w:left w:val="none" w:sz="0" w:space="0" w:color="auto"/>
                <w:bottom w:val="none" w:sz="0" w:space="0" w:color="auto"/>
                <w:right w:val="none" w:sz="0" w:space="0" w:color="auto"/>
              </w:divBdr>
            </w:div>
            <w:div w:id="1047950135">
              <w:marLeft w:val="0"/>
              <w:marRight w:val="0"/>
              <w:marTop w:val="0"/>
              <w:marBottom w:val="0"/>
              <w:divBdr>
                <w:top w:val="none" w:sz="0" w:space="0" w:color="auto"/>
                <w:left w:val="none" w:sz="0" w:space="0" w:color="auto"/>
                <w:bottom w:val="none" w:sz="0" w:space="0" w:color="auto"/>
                <w:right w:val="none" w:sz="0" w:space="0" w:color="auto"/>
              </w:divBdr>
            </w:div>
            <w:div w:id="1048919436">
              <w:marLeft w:val="0"/>
              <w:marRight w:val="0"/>
              <w:marTop w:val="0"/>
              <w:marBottom w:val="0"/>
              <w:divBdr>
                <w:top w:val="none" w:sz="0" w:space="0" w:color="auto"/>
                <w:left w:val="none" w:sz="0" w:space="0" w:color="auto"/>
                <w:bottom w:val="none" w:sz="0" w:space="0" w:color="auto"/>
                <w:right w:val="none" w:sz="0" w:space="0" w:color="auto"/>
              </w:divBdr>
            </w:div>
            <w:div w:id="1053382151">
              <w:marLeft w:val="0"/>
              <w:marRight w:val="0"/>
              <w:marTop w:val="0"/>
              <w:marBottom w:val="0"/>
              <w:divBdr>
                <w:top w:val="none" w:sz="0" w:space="0" w:color="auto"/>
                <w:left w:val="none" w:sz="0" w:space="0" w:color="auto"/>
                <w:bottom w:val="none" w:sz="0" w:space="0" w:color="auto"/>
                <w:right w:val="none" w:sz="0" w:space="0" w:color="auto"/>
              </w:divBdr>
            </w:div>
            <w:div w:id="1054351784">
              <w:marLeft w:val="0"/>
              <w:marRight w:val="0"/>
              <w:marTop w:val="0"/>
              <w:marBottom w:val="0"/>
              <w:divBdr>
                <w:top w:val="none" w:sz="0" w:space="0" w:color="auto"/>
                <w:left w:val="none" w:sz="0" w:space="0" w:color="auto"/>
                <w:bottom w:val="none" w:sz="0" w:space="0" w:color="auto"/>
                <w:right w:val="none" w:sz="0" w:space="0" w:color="auto"/>
              </w:divBdr>
            </w:div>
            <w:div w:id="1057359123">
              <w:marLeft w:val="0"/>
              <w:marRight w:val="0"/>
              <w:marTop w:val="0"/>
              <w:marBottom w:val="0"/>
              <w:divBdr>
                <w:top w:val="none" w:sz="0" w:space="0" w:color="auto"/>
                <w:left w:val="none" w:sz="0" w:space="0" w:color="auto"/>
                <w:bottom w:val="none" w:sz="0" w:space="0" w:color="auto"/>
                <w:right w:val="none" w:sz="0" w:space="0" w:color="auto"/>
              </w:divBdr>
            </w:div>
            <w:div w:id="1057707164">
              <w:marLeft w:val="0"/>
              <w:marRight w:val="0"/>
              <w:marTop w:val="0"/>
              <w:marBottom w:val="0"/>
              <w:divBdr>
                <w:top w:val="none" w:sz="0" w:space="0" w:color="auto"/>
                <w:left w:val="none" w:sz="0" w:space="0" w:color="auto"/>
                <w:bottom w:val="none" w:sz="0" w:space="0" w:color="auto"/>
                <w:right w:val="none" w:sz="0" w:space="0" w:color="auto"/>
              </w:divBdr>
            </w:div>
            <w:div w:id="1059203653">
              <w:marLeft w:val="0"/>
              <w:marRight w:val="0"/>
              <w:marTop w:val="0"/>
              <w:marBottom w:val="0"/>
              <w:divBdr>
                <w:top w:val="none" w:sz="0" w:space="0" w:color="auto"/>
                <w:left w:val="none" w:sz="0" w:space="0" w:color="auto"/>
                <w:bottom w:val="none" w:sz="0" w:space="0" w:color="auto"/>
                <w:right w:val="none" w:sz="0" w:space="0" w:color="auto"/>
              </w:divBdr>
            </w:div>
            <w:div w:id="1059668652">
              <w:marLeft w:val="0"/>
              <w:marRight w:val="0"/>
              <w:marTop w:val="0"/>
              <w:marBottom w:val="0"/>
              <w:divBdr>
                <w:top w:val="none" w:sz="0" w:space="0" w:color="auto"/>
                <w:left w:val="none" w:sz="0" w:space="0" w:color="auto"/>
                <w:bottom w:val="none" w:sz="0" w:space="0" w:color="auto"/>
                <w:right w:val="none" w:sz="0" w:space="0" w:color="auto"/>
              </w:divBdr>
            </w:div>
            <w:div w:id="1063479761">
              <w:marLeft w:val="0"/>
              <w:marRight w:val="0"/>
              <w:marTop w:val="0"/>
              <w:marBottom w:val="0"/>
              <w:divBdr>
                <w:top w:val="none" w:sz="0" w:space="0" w:color="auto"/>
                <w:left w:val="none" w:sz="0" w:space="0" w:color="auto"/>
                <w:bottom w:val="none" w:sz="0" w:space="0" w:color="auto"/>
                <w:right w:val="none" w:sz="0" w:space="0" w:color="auto"/>
              </w:divBdr>
            </w:div>
            <w:div w:id="1069419806">
              <w:marLeft w:val="0"/>
              <w:marRight w:val="0"/>
              <w:marTop w:val="0"/>
              <w:marBottom w:val="0"/>
              <w:divBdr>
                <w:top w:val="none" w:sz="0" w:space="0" w:color="auto"/>
                <w:left w:val="none" w:sz="0" w:space="0" w:color="auto"/>
                <w:bottom w:val="none" w:sz="0" w:space="0" w:color="auto"/>
                <w:right w:val="none" w:sz="0" w:space="0" w:color="auto"/>
              </w:divBdr>
            </w:div>
            <w:div w:id="1083451758">
              <w:marLeft w:val="0"/>
              <w:marRight w:val="0"/>
              <w:marTop w:val="0"/>
              <w:marBottom w:val="0"/>
              <w:divBdr>
                <w:top w:val="none" w:sz="0" w:space="0" w:color="auto"/>
                <w:left w:val="none" w:sz="0" w:space="0" w:color="auto"/>
                <w:bottom w:val="none" w:sz="0" w:space="0" w:color="auto"/>
                <w:right w:val="none" w:sz="0" w:space="0" w:color="auto"/>
              </w:divBdr>
            </w:div>
            <w:div w:id="1084104534">
              <w:marLeft w:val="0"/>
              <w:marRight w:val="0"/>
              <w:marTop w:val="0"/>
              <w:marBottom w:val="0"/>
              <w:divBdr>
                <w:top w:val="none" w:sz="0" w:space="0" w:color="auto"/>
                <w:left w:val="none" w:sz="0" w:space="0" w:color="auto"/>
                <w:bottom w:val="none" w:sz="0" w:space="0" w:color="auto"/>
                <w:right w:val="none" w:sz="0" w:space="0" w:color="auto"/>
              </w:divBdr>
            </w:div>
            <w:div w:id="1084424497">
              <w:marLeft w:val="0"/>
              <w:marRight w:val="0"/>
              <w:marTop w:val="0"/>
              <w:marBottom w:val="0"/>
              <w:divBdr>
                <w:top w:val="none" w:sz="0" w:space="0" w:color="auto"/>
                <w:left w:val="none" w:sz="0" w:space="0" w:color="auto"/>
                <w:bottom w:val="none" w:sz="0" w:space="0" w:color="auto"/>
                <w:right w:val="none" w:sz="0" w:space="0" w:color="auto"/>
              </w:divBdr>
            </w:div>
            <w:div w:id="1084688985">
              <w:marLeft w:val="0"/>
              <w:marRight w:val="0"/>
              <w:marTop w:val="0"/>
              <w:marBottom w:val="0"/>
              <w:divBdr>
                <w:top w:val="none" w:sz="0" w:space="0" w:color="auto"/>
                <w:left w:val="none" w:sz="0" w:space="0" w:color="auto"/>
                <w:bottom w:val="none" w:sz="0" w:space="0" w:color="auto"/>
                <w:right w:val="none" w:sz="0" w:space="0" w:color="auto"/>
              </w:divBdr>
            </w:div>
            <w:div w:id="1090661715">
              <w:marLeft w:val="0"/>
              <w:marRight w:val="0"/>
              <w:marTop w:val="0"/>
              <w:marBottom w:val="0"/>
              <w:divBdr>
                <w:top w:val="none" w:sz="0" w:space="0" w:color="auto"/>
                <w:left w:val="none" w:sz="0" w:space="0" w:color="auto"/>
                <w:bottom w:val="none" w:sz="0" w:space="0" w:color="auto"/>
                <w:right w:val="none" w:sz="0" w:space="0" w:color="auto"/>
              </w:divBdr>
            </w:div>
            <w:div w:id="1092436581">
              <w:marLeft w:val="0"/>
              <w:marRight w:val="0"/>
              <w:marTop w:val="0"/>
              <w:marBottom w:val="0"/>
              <w:divBdr>
                <w:top w:val="none" w:sz="0" w:space="0" w:color="auto"/>
                <w:left w:val="none" w:sz="0" w:space="0" w:color="auto"/>
                <w:bottom w:val="none" w:sz="0" w:space="0" w:color="auto"/>
                <w:right w:val="none" w:sz="0" w:space="0" w:color="auto"/>
              </w:divBdr>
            </w:div>
            <w:div w:id="1093429885">
              <w:marLeft w:val="0"/>
              <w:marRight w:val="0"/>
              <w:marTop w:val="0"/>
              <w:marBottom w:val="0"/>
              <w:divBdr>
                <w:top w:val="none" w:sz="0" w:space="0" w:color="auto"/>
                <w:left w:val="none" w:sz="0" w:space="0" w:color="auto"/>
                <w:bottom w:val="none" w:sz="0" w:space="0" w:color="auto"/>
                <w:right w:val="none" w:sz="0" w:space="0" w:color="auto"/>
              </w:divBdr>
            </w:div>
            <w:div w:id="1118260008">
              <w:marLeft w:val="0"/>
              <w:marRight w:val="0"/>
              <w:marTop w:val="0"/>
              <w:marBottom w:val="0"/>
              <w:divBdr>
                <w:top w:val="none" w:sz="0" w:space="0" w:color="auto"/>
                <w:left w:val="none" w:sz="0" w:space="0" w:color="auto"/>
                <w:bottom w:val="none" w:sz="0" w:space="0" w:color="auto"/>
                <w:right w:val="none" w:sz="0" w:space="0" w:color="auto"/>
              </w:divBdr>
            </w:div>
            <w:div w:id="1129973210">
              <w:marLeft w:val="0"/>
              <w:marRight w:val="0"/>
              <w:marTop w:val="0"/>
              <w:marBottom w:val="0"/>
              <w:divBdr>
                <w:top w:val="none" w:sz="0" w:space="0" w:color="auto"/>
                <w:left w:val="none" w:sz="0" w:space="0" w:color="auto"/>
                <w:bottom w:val="none" w:sz="0" w:space="0" w:color="auto"/>
                <w:right w:val="none" w:sz="0" w:space="0" w:color="auto"/>
              </w:divBdr>
            </w:div>
            <w:div w:id="1130392077">
              <w:marLeft w:val="0"/>
              <w:marRight w:val="0"/>
              <w:marTop w:val="0"/>
              <w:marBottom w:val="0"/>
              <w:divBdr>
                <w:top w:val="none" w:sz="0" w:space="0" w:color="auto"/>
                <w:left w:val="none" w:sz="0" w:space="0" w:color="auto"/>
                <w:bottom w:val="none" w:sz="0" w:space="0" w:color="auto"/>
                <w:right w:val="none" w:sz="0" w:space="0" w:color="auto"/>
              </w:divBdr>
            </w:div>
            <w:div w:id="1133403963">
              <w:marLeft w:val="0"/>
              <w:marRight w:val="0"/>
              <w:marTop w:val="0"/>
              <w:marBottom w:val="0"/>
              <w:divBdr>
                <w:top w:val="none" w:sz="0" w:space="0" w:color="auto"/>
                <w:left w:val="none" w:sz="0" w:space="0" w:color="auto"/>
                <w:bottom w:val="none" w:sz="0" w:space="0" w:color="auto"/>
                <w:right w:val="none" w:sz="0" w:space="0" w:color="auto"/>
              </w:divBdr>
            </w:div>
            <w:div w:id="1134756410">
              <w:marLeft w:val="0"/>
              <w:marRight w:val="0"/>
              <w:marTop w:val="0"/>
              <w:marBottom w:val="0"/>
              <w:divBdr>
                <w:top w:val="none" w:sz="0" w:space="0" w:color="auto"/>
                <w:left w:val="none" w:sz="0" w:space="0" w:color="auto"/>
                <w:bottom w:val="none" w:sz="0" w:space="0" w:color="auto"/>
                <w:right w:val="none" w:sz="0" w:space="0" w:color="auto"/>
              </w:divBdr>
            </w:div>
            <w:div w:id="1135876684">
              <w:marLeft w:val="0"/>
              <w:marRight w:val="0"/>
              <w:marTop w:val="0"/>
              <w:marBottom w:val="0"/>
              <w:divBdr>
                <w:top w:val="none" w:sz="0" w:space="0" w:color="auto"/>
                <w:left w:val="none" w:sz="0" w:space="0" w:color="auto"/>
                <w:bottom w:val="none" w:sz="0" w:space="0" w:color="auto"/>
                <w:right w:val="none" w:sz="0" w:space="0" w:color="auto"/>
              </w:divBdr>
            </w:div>
            <w:div w:id="1144741236">
              <w:marLeft w:val="0"/>
              <w:marRight w:val="0"/>
              <w:marTop w:val="0"/>
              <w:marBottom w:val="0"/>
              <w:divBdr>
                <w:top w:val="none" w:sz="0" w:space="0" w:color="auto"/>
                <w:left w:val="none" w:sz="0" w:space="0" w:color="auto"/>
                <w:bottom w:val="none" w:sz="0" w:space="0" w:color="auto"/>
                <w:right w:val="none" w:sz="0" w:space="0" w:color="auto"/>
              </w:divBdr>
            </w:div>
            <w:div w:id="1146749015">
              <w:marLeft w:val="0"/>
              <w:marRight w:val="0"/>
              <w:marTop w:val="0"/>
              <w:marBottom w:val="0"/>
              <w:divBdr>
                <w:top w:val="none" w:sz="0" w:space="0" w:color="auto"/>
                <w:left w:val="none" w:sz="0" w:space="0" w:color="auto"/>
                <w:bottom w:val="none" w:sz="0" w:space="0" w:color="auto"/>
                <w:right w:val="none" w:sz="0" w:space="0" w:color="auto"/>
              </w:divBdr>
            </w:div>
            <w:div w:id="1148550983">
              <w:marLeft w:val="0"/>
              <w:marRight w:val="0"/>
              <w:marTop w:val="0"/>
              <w:marBottom w:val="0"/>
              <w:divBdr>
                <w:top w:val="none" w:sz="0" w:space="0" w:color="auto"/>
                <w:left w:val="none" w:sz="0" w:space="0" w:color="auto"/>
                <w:bottom w:val="none" w:sz="0" w:space="0" w:color="auto"/>
                <w:right w:val="none" w:sz="0" w:space="0" w:color="auto"/>
              </w:divBdr>
            </w:div>
            <w:div w:id="1156871519">
              <w:marLeft w:val="0"/>
              <w:marRight w:val="0"/>
              <w:marTop w:val="0"/>
              <w:marBottom w:val="0"/>
              <w:divBdr>
                <w:top w:val="none" w:sz="0" w:space="0" w:color="auto"/>
                <w:left w:val="none" w:sz="0" w:space="0" w:color="auto"/>
                <w:bottom w:val="none" w:sz="0" w:space="0" w:color="auto"/>
                <w:right w:val="none" w:sz="0" w:space="0" w:color="auto"/>
              </w:divBdr>
            </w:div>
            <w:div w:id="1188761154">
              <w:marLeft w:val="0"/>
              <w:marRight w:val="0"/>
              <w:marTop w:val="0"/>
              <w:marBottom w:val="0"/>
              <w:divBdr>
                <w:top w:val="none" w:sz="0" w:space="0" w:color="auto"/>
                <w:left w:val="none" w:sz="0" w:space="0" w:color="auto"/>
                <w:bottom w:val="none" w:sz="0" w:space="0" w:color="auto"/>
                <w:right w:val="none" w:sz="0" w:space="0" w:color="auto"/>
              </w:divBdr>
            </w:div>
            <w:div w:id="1193609230">
              <w:marLeft w:val="0"/>
              <w:marRight w:val="0"/>
              <w:marTop w:val="0"/>
              <w:marBottom w:val="0"/>
              <w:divBdr>
                <w:top w:val="none" w:sz="0" w:space="0" w:color="auto"/>
                <w:left w:val="none" w:sz="0" w:space="0" w:color="auto"/>
                <w:bottom w:val="none" w:sz="0" w:space="0" w:color="auto"/>
                <w:right w:val="none" w:sz="0" w:space="0" w:color="auto"/>
              </w:divBdr>
            </w:div>
            <w:div w:id="1195576088">
              <w:marLeft w:val="0"/>
              <w:marRight w:val="0"/>
              <w:marTop w:val="0"/>
              <w:marBottom w:val="0"/>
              <w:divBdr>
                <w:top w:val="none" w:sz="0" w:space="0" w:color="auto"/>
                <w:left w:val="none" w:sz="0" w:space="0" w:color="auto"/>
                <w:bottom w:val="none" w:sz="0" w:space="0" w:color="auto"/>
                <w:right w:val="none" w:sz="0" w:space="0" w:color="auto"/>
              </w:divBdr>
            </w:div>
            <w:div w:id="1204175994">
              <w:marLeft w:val="0"/>
              <w:marRight w:val="0"/>
              <w:marTop w:val="0"/>
              <w:marBottom w:val="0"/>
              <w:divBdr>
                <w:top w:val="none" w:sz="0" w:space="0" w:color="auto"/>
                <w:left w:val="none" w:sz="0" w:space="0" w:color="auto"/>
                <w:bottom w:val="none" w:sz="0" w:space="0" w:color="auto"/>
                <w:right w:val="none" w:sz="0" w:space="0" w:color="auto"/>
              </w:divBdr>
            </w:div>
            <w:div w:id="1206214490">
              <w:marLeft w:val="0"/>
              <w:marRight w:val="0"/>
              <w:marTop w:val="0"/>
              <w:marBottom w:val="0"/>
              <w:divBdr>
                <w:top w:val="none" w:sz="0" w:space="0" w:color="auto"/>
                <w:left w:val="none" w:sz="0" w:space="0" w:color="auto"/>
                <w:bottom w:val="none" w:sz="0" w:space="0" w:color="auto"/>
                <w:right w:val="none" w:sz="0" w:space="0" w:color="auto"/>
              </w:divBdr>
            </w:div>
            <w:div w:id="1216896150">
              <w:marLeft w:val="0"/>
              <w:marRight w:val="0"/>
              <w:marTop w:val="0"/>
              <w:marBottom w:val="0"/>
              <w:divBdr>
                <w:top w:val="none" w:sz="0" w:space="0" w:color="auto"/>
                <w:left w:val="none" w:sz="0" w:space="0" w:color="auto"/>
                <w:bottom w:val="none" w:sz="0" w:space="0" w:color="auto"/>
                <w:right w:val="none" w:sz="0" w:space="0" w:color="auto"/>
              </w:divBdr>
            </w:div>
            <w:div w:id="1218474035">
              <w:marLeft w:val="0"/>
              <w:marRight w:val="0"/>
              <w:marTop w:val="0"/>
              <w:marBottom w:val="0"/>
              <w:divBdr>
                <w:top w:val="none" w:sz="0" w:space="0" w:color="auto"/>
                <w:left w:val="none" w:sz="0" w:space="0" w:color="auto"/>
                <w:bottom w:val="none" w:sz="0" w:space="0" w:color="auto"/>
                <w:right w:val="none" w:sz="0" w:space="0" w:color="auto"/>
              </w:divBdr>
            </w:div>
            <w:div w:id="1223324699">
              <w:marLeft w:val="0"/>
              <w:marRight w:val="0"/>
              <w:marTop w:val="0"/>
              <w:marBottom w:val="0"/>
              <w:divBdr>
                <w:top w:val="none" w:sz="0" w:space="0" w:color="auto"/>
                <w:left w:val="none" w:sz="0" w:space="0" w:color="auto"/>
                <w:bottom w:val="none" w:sz="0" w:space="0" w:color="auto"/>
                <w:right w:val="none" w:sz="0" w:space="0" w:color="auto"/>
              </w:divBdr>
            </w:div>
            <w:div w:id="1227112525">
              <w:marLeft w:val="0"/>
              <w:marRight w:val="0"/>
              <w:marTop w:val="0"/>
              <w:marBottom w:val="0"/>
              <w:divBdr>
                <w:top w:val="none" w:sz="0" w:space="0" w:color="auto"/>
                <w:left w:val="none" w:sz="0" w:space="0" w:color="auto"/>
                <w:bottom w:val="none" w:sz="0" w:space="0" w:color="auto"/>
                <w:right w:val="none" w:sz="0" w:space="0" w:color="auto"/>
              </w:divBdr>
            </w:div>
            <w:div w:id="1230724139">
              <w:marLeft w:val="0"/>
              <w:marRight w:val="0"/>
              <w:marTop w:val="0"/>
              <w:marBottom w:val="0"/>
              <w:divBdr>
                <w:top w:val="none" w:sz="0" w:space="0" w:color="auto"/>
                <w:left w:val="none" w:sz="0" w:space="0" w:color="auto"/>
                <w:bottom w:val="none" w:sz="0" w:space="0" w:color="auto"/>
                <w:right w:val="none" w:sz="0" w:space="0" w:color="auto"/>
              </w:divBdr>
            </w:div>
            <w:div w:id="1232084032">
              <w:marLeft w:val="0"/>
              <w:marRight w:val="0"/>
              <w:marTop w:val="0"/>
              <w:marBottom w:val="0"/>
              <w:divBdr>
                <w:top w:val="none" w:sz="0" w:space="0" w:color="auto"/>
                <w:left w:val="none" w:sz="0" w:space="0" w:color="auto"/>
                <w:bottom w:val="none" w:sz="0" w:space="0" w:color="auto"/>
                <w:right w:val="none" w:sz="0" w:space="0" w:color="auto"/>
              </w:divBdr>
            </w:div>
            <w:div w:id="1236359775">
              <w:marLeft w:val="0"/>
              <w:marRight w:val="0"/>
              <w:marTop w:val="0"/>
              <w:marBottom w:val="0"/>
              <w:divBdr>
                <w:top w:val="none" w:sz="0" w:space="0" w:color="auto"/>
                <w:left w:val="none" w:sz="0" w:space="0" w:color="auto"/>
                <w:bottom w:val="none" w:sz="0" w:space="0" w:color="auto"/>
                <w:right w:val="none" w:sz="0" w:space="0" w:color="auto"/>
              </w:divBdr>
            </w:div>
            <w:div w:id="1250045285">
              <w:marLeft w:val="0"/>
              <w:marRight w:val="0"/>
              <w:marTop w:val="0"/>
              <w:marBottom w:val="0"/>
              <w:divBdr>
                <w:top w:val="none" w:sz="0" w:space="0" w:color="auto"/>
                <w:left w:val="none" w:sz="0" w:space="0" w:color="auto"/>
                <w:bottom w:val="none" w:sz="0" w:space="0" w:color="auto"/>
                <w:right w:val="none" w:sz="0" w:space="0" w:color="auto"/>
              </w:divBdr>
            </w:div>
            <w:div w:id="1251889446">
              <w:marLeft w:val="0"/>
              <w:marRight w:val="0"/>
              <w:marTop w:val="0"/>
              <w:marBottom w:val="0"/>
              <w:divBdr>
                <w:top w:val="none" w:sz="0" w:space="0" w:color="auto"/>
                <w:left w:val="none" w:sz="0" w:space="0" w:color="auto"/>
                <w:bottom w:val="none" w:sz="0" w:space="0" w:color="auto"/>
                <w:right w:val="none" w:sz="0" w:space="0" w:color="auto"/>
              </w:divBdr>
            </w:div>
            <w:div w:id="1256668200">
              <w:marLeft w:val="0"/>
              <w:marRight w:val="0"/>
              <w:marTop w:val="0"/>
              <w:marBottom w:val="0"/>
              <w:divBdr>
                <w:top w:val="none" w:sz="0" w:space="0" w:color="auto"/>
                <w:left w:val="none" w:sz="0" w:space="0" w:color="auto"/>
                <w:bottom w:val="none" w:sz="0" w:space="0" w:color="auto"/>
                <w:right w:val="none" w:sz="0" w:space="0" w:color="auto"/>
              </w:divBdr>
            </w:div>
            <w:div w:id="1274747749">
              <w:marLeft w:val="0"/>
              <w:marRight w:val="0"/>
              <w:marTop w:val="0"/>
              <w:marBottom w:val="0"/>
              <w:divBdr>
                <w:top w:val="none" w:sz="0" w:space="0" w:color="auto"/>
                <w:left w:val="none" w:sz="0" w:space="0" w:color="auto"/>
                <w:bottom w:val="none" w:sz="0" w:space="0" w:color="auto"/>
                <w:right w:val="none" w:sz="0" w:space="0" w:color="auto"/>
              </w:divBdr>
            </w:div>
            <w:div w:id="1282418634">
              <w:marLeft w:val="0"/>
              <w:marRight w:val="0"/>
              <w:marTop w:val="0"/>
              <w:marBottom w:val="0"/>
              <w:divBdr>
                <w:top w:val="none" w:sz="0" w:space="0" w:color="auto"/>
                <w:left w:val="none" w:sz="0" w:space="0" w:color="auto"/>
                <w:bottom w:val="none" w:sz="0" w:space="0" w:color="auto"/>
                <w:right w:val="none" w:sz="0" w:space="0" w:color="auto"/>
              </w:divBdr>
            </w:div>
            <w:div w:id="1289358032">
              <w:marLeft w:val="0"/>
              <w:marRight w:val="0"/>
              <w:marTop w:val="0"/>
              <w:marBottom w:val="0"/>
              <w:divBdr>
                <w:top w:val="none" w:sz="0" w:space="0" w:color="auto"/>
                <w:left w:val="none" w:sz="0" w:space="0" w:color="auto"/>
                <w:bottom w:val="none" w:sz="0" w:space="0" w:color="auto"/>
                <w:right w:val="none" w:sz="0" w:space="0" w:color="auto"/>
              </w:divBdr>
            </w:div>
            <w:div w:id="1291745842">
              <w:marLeft w:val="0"/>
              <w:marRight w:val="0"/>
              <w:marTop w:val="0"/>
              <w:marBottom w:val="0"/>
              <w:divBdr>
                <w:top w:val="none" w:sz="0" w:space="0" w:color="auto"/>
                <w:left w:val="none" w:sz="0" w:space="0" w:color="auto"/>
                <w:bottom w:val="none" w:sz="0" w:space="0" w:color="auto"/>
                <w:right w:val="none" w:sz="0" w:space="0" w:color="auto"/>
              </w:divBdr>
            </w:div>
            <w:div w:id="1306735312">
              <w:marLeft w:val="0"/>
              <w:marRight w:val="0"/>
              <w:marTop w:val="0"/>
              <w:marBottom w:val="0"/>
              <w:divBdr>
                <w:top w:val="none" w:sz="0" w:space="0" w:color="auto"/>
                <w:left w:val="none" w:sz="0" w:space="0" w:color="auto"/>
                <w:bottom w:val="none" w:sz="0" w:space="0" w:color="auto"/>
                <w:right w:val="none" w:sz="0" w:space="0" w:color="auto"/>
              </w:divBdr>
            </w:div>
            <w:div w:id="1314676485">
              <w:marLeft w:val="0"/>
              <w:marRight w:val="0"/>
              <w:marTop w:val="0"/>
              <w:marBottom w:val="0"/>
              <w:divBdr>
                <w:top w:val="none" w:sz="0" w:space="0" w:color="auto"/>
                <w:left w:val="none" w:sz="0" w:space="0" w:color="auto"/>
                <w:bottom w:val="none" w:sz="0" w:space="0" w:color="auto"/>
                <w:right w:val="none" w:sz="0" w:space="0" w:color="auto"/>
              </w:divBdr>
            </w:div>
            <w:div w:id="1329675989">
              <w:marLeft w:val="0"/>
              <w:marRight w:val="0"/>
              <w:marTop w:val="0"/>
              <w:marBottom w:val="0"/>
              <w:divBdr>
                <w:top w:val="none" w:sz="0" w:space="0" w:color="auto"/>
                <w:left w:val="none" w:sz="0" w:space="0" w:color="auto"/>
                <w:bottom w:val="none" w:sz="0" w:space="0" w:color="auto"/>
                <w:right w:val="none" w:sz="0" w:space="0" w:color="auto"/>
              </w:divBdr>
            </w:div>
            <w:div w:id="1331982243">
              <w:marLeft w:val="0"/>
              <w:marRight w:val="0"/>
              <w:marTop w:val="0"/>
              <w:marBottom w:val="0"/>
              <w:divBdr>
                <w:top w:val="none" w:sz="0" w:space="0" w:color="auto"/>
                <w:left w:val="none" w:sz="0" w:space="0" w:color="auto"/>
                <w:bottom w:val="none" w:sz="0" w:space="0" w:color="auto"/>
                <w:right w:val="none" w:sz="0" w:space="0" w:color="auto"/>
              </w:divBdr>
            </w:div>
            <w:div w:id="1336037770">
              <w:marLeft w:val="0"/>
              <w:marRight w:val="0"/>
              <w:marTop w:val="0"/>
              <w:marBottom w:val="0"/>
              <w:divBdr>
                <w:top w:val="none" w:sz="0" w:space="0" w:color="auto"/>
                <w:left w:val="none" w:sz="0" w:space="0" w:color="auto"/>
                <w:bottom w:val="none" w:sz="0" w:space="0" w:color="auto"/>
                <w:right w:val="none" w:sz="0" w:space="0" w:color="auto"/>
              </w:divBdr>
            </w:div>
            <w:div w:id="1346862219">
              <w:marLeft w:val="0"/>
              <w:marRight w:val="0"/>
              <w:marTop w:val="0"/>
              <w:marBottom w:val="0"/>
              <w:divBdr>
                <w:top w:val="none" w:sz="0" w:space="0" w:color="auto"/>
                <w:left w:val="none" w:sz="0" w:space="0" w:color="auto"/>
                <w:bottom w:val="none" w:sz="0" w:space="0" w:color="auto"/>
                <w:right w:val="none" w:sz="0" w:space="0" w:color="auto"/>
              </w:divBdr>
            </w:div>
            <w:div w:id="1348293283">
              <w:marLeft w:val="0"/>
              <w:marRight w:val="0"/>
              <w:marTop w:val="0"/>
              <w:marBottom w:val="0"/>
              <w:divBdr>
                <w:top w:val="none" w:sz="0" w:space="0" w:color="auto"/>
                <w:left w:val="none" w:sz="0" w:space="0" w:color="auto"/>
                <w:bottom w:val="none" w:sz="0" w:space="0" w:color="auto"/>
                <w:right w:val="none" w:sz="0" w:space="0" w:color="auto"/>
              </w:divBdr>
            </w:div>
            <w:div w:id="1353066639">
              <w:marLeft w:val="0"/>
              <w:marRight w:val="0"/>
              <w:marTop w:val="0"/>
              <w:marBottom w:val="0"/>
              <w:divBdr>
                <w:top w:val="none" w:sz="0" w:space="0" w:color="auto"/>
                <w:left w:val="none" w:sz="0" w:space="0" w:color="auto"/>
                <w:bottom w:val="none" w:sz="0" w:space="0" w:color="auto"/>
                <w:right w:val="none" w:sz="0" w:space="0" w:color="auto"/>
              </w:divBdr>
            </w:div>
            <w:div w:id="1356687108">
              <w:marLeft w:val="0"/>
              <w:marRight w:val="0"/>
              <w:marTop w:val="0"/>
              <w:marBottom w:val="0"/>
              <w:divBdr>
                <w:top w:val="none" w:sz="0" w:space="0" w:color="auto"/>
                <w:left w:val="none" w:sz="0" w:space="0" w:color="auto"/>
                <w:bottom w:val="none" w:sz="0" w:space="0" w:color="auto"/>
                <w:right w:val="none" w:sz="0" w:space="0" w:color="auto"/>
              </w:divBdr>
            </w:div>
            <w:div w:id="1375613464">
              <w:marLeft w:val="0"/>
              <w:marRight w:val="0"/>
              <w:marTop w:val="0"/>
              <w:marBottom w:val="0"/>
              <w:divBdr>
                <w:top w:val="none" w:sz="0" w:space="0" w:color="auto"/>
                <w:left w:val="none" w:sz="0" w:space="0" w:color="auto"/>
                <w:bottom w:val="none" w:sz="0" w:space="0" w:color="auto"/>
                <w:right w:val="none" w:sz="0" w:space="0" w:color="auto"/>
              </w:divBdr>
            </w:div>
            <w:div w:id="1377779954">
              <w:marLeft w:val="0"/>
              <w:marRight w:val="0"/>
              <w:marTop w:val="0"/>
              <w:marBottom w:val="0"/>
              <w:divBdr>
                <w:top w:val="none" w:sz="0" w:space="0" w:color="auto"/>
                <w:left w:val="none" w:sz="0" w:space="0" w:color="auto"/>
                <w:bottom w:val="none" w:sz="0" w:space="0" w:color="auto"/>
                <w:right w:val="none" w:sz="0" w:space="0" w:color="auto"/>
              </w:divBdr>
            </w:div>
            <w:div w:id="1378158910">
              <w:marLeft w:val="0"/>
              <w:marRight w:val="0"/>
              <w:marTop w:val="0"/>
              <w:marBottom w:val="0"/>
              <w:divBdr>
                <w:top w:val="none" w:sz="0" w:space="0" w:color="auto"/>
                <w:left w:val="none" w:sz="0" w:space="0" w:color="auto"/>
                <w:bottom w:val="none" w:sz="0" w:space="0" w:color="auto"/>
                <w:right w:val="none" w:sz="0" w:space="0" w:color="auto"/>
              </w:divBdr>
            </w:div>
            <w:div w:id="1379428644">
              <w:marLeft w:val="0"/>
              <w:marRight w:val="0"/>
              <w:marTop w:val="0"/>
              <w:marBottom w:val="0"/>
              <w:divBdr>
                <w:top w:val="none" w:sz="0" w:space="0" w:color="auto"/>
                <w:left w:val="none" w:sz="0" w:space="0" w:color="auto"/>
                <w:bottom w:val="none" w:sz="0" w:space="0" w:color="auto"/>
                <w:right w:val="none" w:sz="0" w:space="0" w:color="auto"/>
              </w:divBdr>
            </w:div>
            <w:div w:id="1388650194">
              <w:marLeft w:val="0"/>
              <w:marRight w:val="0"/>
              <w:marTop w:val="0"/>
              <w:marBottom w:val="0"/>
              <w:divBdr>
                <w:top w:val="none" w:sz="0" w:space="0" w:color="auto"/>
                <w:left w:val="none" w:sz="0" w:space="0" w:color="auto"/>
                <w:bottom w:val="none" w:sz="0" w:space="0" w:color="auto"/>
                <w:right w:val="none" w:sz="0" w:space="0" w:color="auto"/>
              </w:divBdr>
            </w:div>
            <w:div w:id="1392576802">
              <w:marLeft w:val="0"/>
              <w:marRight w:val="0"/>
              <w:marTop w:val="0"/>
              <w:marBottom w:val="0"/>
              <w:divBdr>
                <w:top w:val="none" w:sz="0" w:space="0" w:color="auto"/>
                <w:left w:val="none" w:sz="0" w:space="0" w:color="auto"/>
                <w:bottom w:val="none" w:sz="0" w:space="0" w:color="auto"/>
                <w:right w:val="none" w:sz="0" w:space="0" w:color="auto"/>
              </w:divBdr>
            </w:div>
            <w:div w:id="1397973422">
              <w:marLeft w:val="0"/>
              <w:marRight w:val="0"/>
              <w:marTop w:val="0"/>
              <w:marBottom w:val="0"/>
              <w:divBdr>
                <w:top w:val="none" w:sz="0" w:space="0" w:color="auto"/>
                <w:left w:val="none" w:sz="0" w:space="0" w:color="auto"/>
                <w:bottom w:val="none" w:sz="0" w:space="0" w:color="auto"/>
                <w:right w:val="none" w:sz="0" w:space="0" w:color="auto"/>
              </w:divBdr>
            </w:div>
            <w:div w:id="1404259669">
              <w:marLeft w:val="0"/>
              <w:marRight w:val="0"/>
              <w:marTop w:val="0"/>
              <w:marBottom w:val="0"/>
              <w:divBdr>
                <w:top w:val="none" w:sz="0" w:space="0" w:color="auto"/>
                <w:left w:val="none" w:sz="0" w:space="0" w:color="auto"/>
                <w:bottom w:val="none" w:sz="0" w:space="0" w:color="auto"/>
                <w:right w:val="none" w:sz="0" w:space="0" w:color="auto"/>
              </w:divBdr>
            </w:div>
            <w:div w:id="1404982649">
              <w:marLeft w:val="0"/>
              <w:marRight w:val="0"/>
              <w:marTop w:val="0"/>
              <w:marBottom w:val="0"/>
              <w:divBdr>
                <w:top w:val="none" w:sz="0" w:space="0" w:color="auto"/>
                <w:left w:val="none" w:sz="0" w:space="0" w:color="auto"/>
                <w:bottom w:val="none" w:sz="0" w:space="0" w:color="auto"/>
                <w:right w:val="none" w:sz="0" w:space="0" w:color="auto"/>
              </w:divBdr>
            </w:div>
            <w:div w:id="1405444514">
              <w:marLeft w:val="0"/>
              <w:marRight w:val="0"/>
              <w:marTop w:val="0"/>
              <w:marBottom w:val="0"/>
              <w:divBdr>
                <w:top w:val="none" w:sz="0" w:space="0" w:color="auto"/>
                <w:left w:val="none" w:sz="0" w:space="0" w:color="auto"/>
                <w:bottom w:val="none" w:sz="0" w:space="0" w:color="auto"/>
                <w:right w:val="none" w:sz="0" w:space="0" w:color="auto"/>
              </w:divBdr>
            </w:div>
            <w:div w:id="1417939658">
              <w:marLeft w:val="0"/>
              <w:marRight w:val="0"/>
              <w:marTop w:val="0"/>
              <w:marBottom w:val="0"/>
              <w:divBdr>
                <w:top w:val="none" w:sz="0" w:space="0" w:color="auto"/>
                <w:left w:val="none" w:sz="0" w:space="0" w:color="auto"/>
                <w:bottom w:val="none" w:sz="0" w:space="0" w:color="auto"/>
                <w:right w:val="none" w:sz="0" w:space="0" w:color="auto"/>
              </w:divBdr>
            </w:div>
            <w:div w:id="1429733865">
              <w:marLeft w:val="0"/>
              <w:marRight w:val="0"/>
              <w:marTop w:val="0"/>
              <w:marBottom w:val="0"/>
              <w:divBdr>
                <w:top w:val="none" w:sz="0" w:space="0" w:color="auto"/>
                <w:left w:val="none" w:sz="0" w:space="0" w:color="auto"/>
                <w:bottom w:val="none" w:sz="0" w:space="0" w:color="auto"/>
                <w:right w:val="none" w:sz="0" w:space="0" w:color="auto"/>
              </w:divBdr>
            </w:div>
            <w:div w:id="1430858169">
              <w:marLeft w:val="0"/>
              <w:marRight w:val="0"/>
              <w:marTop w:val="0"/>
              <w:marBottom w:val="0"/>
              <w:divBdr>
                <w:top w:val="none" w:sz="0" w:space="0" w:color="auto"/>
                <w:left w:val="none" w:sz="0" w:space="0" w:color="auto"/>
                <w:bottom w:val="none" w:sz="0" w:space="0" w:color="auto"/>
                <w:right w:val="none" w:sz="0" w:space="0" w:color="auto"/>
              </w:divBdr>
            </w:div>
            <w:div w:id="1441026458">
              <w:marLeft w:val="0"/>
              <w:marRight w:val="0"/>
              <w:marTop w:val="0"/>
              <w:marBottom w:val="0"/>
              <w:divBdr>
                <w:top w:val="none" w:sz="0" w:space="0" w:color="auto"/>
                <w:left w:val="none" w:sz="0" w:space="0" w:color="auto"/>
                <w:bottom w:val="none" w:sz="0" w:space="0" w:color="auto"/>
                <w:right w:val="none" w:sz="0" w:space="0" w:color="auto"/>
              </w:divBdr>
            </w:div>
            <w:div w:id="1445462435">
              <w:marLeft w:val="0"/>
              <w:marRight w:val="0"/>
              <w:marTop w:val="0"/>
              <w:marBottom w:val="0"/>
              <w:divBdr>
                <w:top w:val="none" w:sz="0" w:space="0" w:color="auto"/>
                <w:left w:val="none" w:sz="0" w:space="0" w:color="auto"/>
                <w:bottom w:val="none" w:sz="0" w:space="0" w:color="auto"/>
                <w:right w:val="none" w:sz="0" w:space="0" w:color="auto"/>
              </w:divBdr>
            </w:div>
            <w:div w:id="1448350723">
              <w:marLeft w:val="0"/>
              <w:marRight w:val="0"/>
              <w:marTop w:val="0"/>
              <w:marBottom w:val="0"/>
              <w:divBdr>
                <w:top w:val="none" w:sz="0" w:space="0" w:color="auto"/>
                <w:left w:val="none" w:sz="0" w:space="0" w:color="auto"/>
                <w:bottom w:val="none" w:sz="0" w:space="0" w:color="auto"/>
                <w:right w:val="none" w:sz="0" w:space="0" w:color="auto"/>
              </w:divBdr>
            </w:div>
            <w:div w:id="1453014580">
              <w:marLeft w:val="0"/>
              <w:marRight w:val="0"/>
              <w:marTop w:val="0"/>
              <w:marBottom w:val="0"/>
              <w:divBdr>
                <w:top w:val="none" w:sz="0" w:space="0" w:color="auto"/>
                <w:left w:val="none" w:sz="0" w:space="0" w:color="auto"/>
                <w:bottom w:val="none" w:sz="0" w:space="0" w:color="auto"/>
                <w:right w:val="none" w:sz="0" w:space="0" w:color="auto"/>
              </w:divBdr>
            </w:div>
            <w:div w:id="1455320155">
              <w:marLeft w:val="0"/>
              <w:marRight w:val="0"/>
              <w:marTop w:val="0"/>
              <w:marBottom w:val="0"/>
              <w:divBdr>
                <w:top w:val="none" w:sz="0" w:space="0" w:color="auto"/>
                <w:left w:val="none" w:sz="0" w:space="0" w:color="auto"/>
                <w:bottom w:val="none" w:sz="0" w:space="0" w:color="auto"/>
                <w:right w:val="none" w:sz="0" w:space="0" w:color="auto"/>
              </w:divBdr>
            </w:div>
            <w:div w:id="1468628391">
              <w:marLeft w:val="0"/>
              <w:marRight w:val="0"/>
              <w:marTop w:val="0"/>
              <w:marBottom w:val="0"/>
              <w:divBdr>
                <w:top w:val="none" w:sz="0" w:space="0" w:color="auto"/>
                <w:left w:val="none" w:sz="0" w:space="0" w:color="auto"/>
                <w:bottom w:val="none" w:sz="0" w:space="0" w:color="auto"/>
                <w:right w:val="none" w:sz="0" w:space="0" w:color="auto"/>
              </w:divBdr>
            </w:div>
            <w:div w:id="1470588010">
              <w:marLeft w:val="0"/>
              <w:marRight w:val="0"/>
              <w:marTop w:val="0"/>
              <w:marBottom w:val="0"/>
              <w:divBdr>
                <w:top w:val="none" w:sz="0" w:space="0" w:color="auto"/>
                <w:left w:val="none" w:sz="0" w:space="0" w:color="auto"/>
                <w:bottom w:val="none" w:sz="0" w:space="0" w:color="auto"/>
                <w:right w:val="none" w:sz="0" w:space="0" w:color="auto"/>
              </w:divBdr>
            </w:div>
            <w:div w:id="1472290431">
              <w:marLeft w:val="0"/>
              <w:marRight w:val="0"/>
              <w:marTop w:val="0"/>
              <w:marBottom w:val="0"/>
              <w:divBdr>
                <w:top w:val="none" w:sz="0" w:space="0" w:color="auto"/>
                <w:left w:val="none" w:sz="0" w:space="0" w:color="auto"/>
                <w:bottom w:val="none" w:sz="0" w:space="0" w:color="auto"/>
                <w:right w:val="none" w:sz="0" w:space="0" w:color="auto"/>
              </w:divBdr>
            </w:div>
            <w:div w:id="1477642480">
              <w:marLeft w:val="0"/>
              <w:marRight w:val="0"/>
              <w:marTop w:val="0"/>
              <w:marBottom w:val="0"/>
              <w:divBdr>
                <w:top w:val="none" w:sz="0" w:space="0" w:color="auto"/>
                <w:left w:val="none" w:sz="0" w:space="0" w:color="auto"/>
                <w:bottom w:val="none" w:sz="0" w:space="0" w:color="auto"/>
                <w:right w:val="none" w:sz="0" w:space="0" w:color="auto"/>
              </w:divBdr>
            </w:div>
            <w:div w:id="1478689877">
              <w:marLeft w:val="0"/>
              <w:marRight w:val="0"/>
              <w:marTop w:val="0"/>
              <w:marBottom w:val="0"/>
              <w:divBdr>
                <w:top w:val="none" w:sz="0" w:space="0" w:color="auto"/>
                <w:left w:val="none" w:sz="0" w:space="0" w:color="auto"/>
                <w:bottom w:val="none" w:sz="0" w:space="0" w:color="auto"/>
                <w:right w:val="none" w:sz="0" w:space="0" w:color="auto"/>
              </w:divBdr>
            </w:div>
            <w:div w:id="1480851491">
              <w:marLeft w:val="0"/>
              <w:marRight w:val="0"/>
              <w:marTop w:val="0"/>
              <w:marBottom w:val="0"/>
              <w:divBdr>
                <w:top w:val="none" w:sz="0" w:space="0" w:color="auto"/>
                <w:left w:val="none" w:sz="0" w:space="0" w:color="auto"/>
                <w:bottom w:val="none" w:sz="0" w:space="0" w:color="auto"/>
                <w:right w:val="none" w:sz="0" w:space="0" w:color="auto"/>
              </w:divBdr>
            </w:div>
            <w:div w:id="1481271910">
              <w:marLeft w:val="0"/>
              <w:marRight w:val="0"/>
              <w:marTop w:val="0"/>
              <w:marBottom w:val="0"/>
              <w:divBdr>
                <w:top w:val="none" w:sz="0" w:space="0" w:color="auto"/>
                <w:left w:val="none" w:sz="0" w:space="0" w:color="auto"/>
                <w:bottom w:val="none" w:sz="0" w:space="0" w:color="auto"/>
                <w:right w:val="none" w:sz="0" w:space="0" w:color="auto"/>
              </w:divBdr>
            </w:div>
            <w:div w:id="1496651985">
              <w:marLeft w:val="0"/>
              <w:marRight w:val="0"/>
              <w:marTop w:val="0"/>
              <w:marBottom w:val="0"/>
              <w:divBdr>
                <w:top w:val="none" w:sz="0" w:space="0" w:color="auto"/>
                <w:left w:val="none" w:sz="0" w:space="0" w:color="auto"/>
                <w:bottom w:val="none" w:sz="0" w:space="0" w:color="auto"/>
                <w:right w:val="none" w:sz="0" w:space="0" w:color="auto"/>
              </w:divBdr>
            </w:div>
            <w:div w:id="1499685256">
              <w:marLeft w:val="0"/>
              <w:marRight w:val="0"/>
              <w:marTop w:val="0"/>
              <w:marBottom w:val="0"/>
              <w:divBdr>
                <w:top w:val="none" w:sz="0" w:space="0" w:color="auto"/>
                <w:left w:val="none" w:sz="0" w:space="0" w:color="auto"/>
                <w:bottom w:val="none" w:sz="0" w:space="0" w:color="auto"/>
                <w:right w:val="none" w:sz="0" w:space="0" w:color="auto"/>
              </w:divBdr>
            </w:div>
            <w:div w:id="1500150430">
              <w:marLeft w:val="0"/>
              <w:marRight w:val="0"/>
              <w:marTop w:val="0"/>
              <w:marBottom w:val="0"/>
              <w:divBdr>
                <w:top w:val="none" w:sz="0" w:space="0" w:color="auto"/>
                <w:left w:val="none" w:sz="0" w:space="0" w:color="auto"/>
                <w:bottom w:val="none" w:sz="0" w:space="0" w:color="auto"/>
                <w:right w:val="none" w:sz="0" w:space="0" w:color="auto"/>
              </w:divBdr>
            </w:div>
            <w:div w:id="1515342276">
              <w:marLeft w:val="0"/>
              <w:marRight w:val="0"/>
              <w:marTop w:val="0"/>
              <w:marBottom w:val="0"/>
              <w:divBdr>
                <w:top w:val="none" w:sz="0" w:space="0" w:color="auto"/>
                <w:left w:val="none" w:sz="0" w:space="0" w:color="auto"/>
                <w:bottom w:val="none" w:sz="0" w:space="0" w:color="auto"/>
                <w:right w:val="none" w:sz="0" w:space="0" w:color="auto"/>
              </w:divBdr>
            </w:div>
            <w:div w:id="1516535585">
              <w:marLeft w:val="0"/>
              <w:marRight w:val="0"/>
              <w:marTop w:val="0"/>
              <w:marBottom w:val="0"/>
              <w:divBdr>
                <w:top w:val="none" w:sz="0" w:space="0" w:color="auto"/>
                <w:left w:val="none" w:sz="0" w:space="0" w:color="auto"/>
                <w:bottom w:val="none" w:sz="0" w:space="0" w:color="auto"/>
                <w:right w:val="none" w:sz="0" w:space="0" w:color="auto"/>
              </w:divBdr>
            </w:div>
            <w:div w:id="1533807517">
              <w:marLeft w:val="0"/>
              <w:marRight w:val="0"/>
              <w:marTop w:val="0"/>
              <w:marBottom w:val="0"/>
              <w:divBdr>
                <w:top w:val="none" w:sz="0" w:space="0" w:color="auto"/>
                <w:left w:val="none" w:sz="0" w:space="0" w:color="auto"/>
                <w:bottom w:val="none" w:sz="0" w:space="0" w:color="auto"/>
                <w:right w:val="none" w:sz="0" w:space="0" w:color="auto"/>
              </w:divBdr>
            </w:div>
            <w:div w:id="1538393570">
              <w:marLeft w:val="0"/>
              <w:marRight w:val="0"/>
              <w:marTop w:val="0"/>
              <w:marBottom w:val="0"/>
              <w:divBdr>
                <w:top w:val="none" w:sz="0" w:space="0" w:color="auto"/>
                <w:left w:val="none" w:sz="0" w:space="0" w:color="auto"/>
                <w:bottom w:val="none" w:sz="0" w:space="0" w:color="auto"/>
                <w:right w:val="none" w:sz="0" w:space="0" w:color="auto"/>
              </w:divBdr>
            </w:div>
            <w:div w:id="1538616452">
              <w:marLeft w:val="0"/>
              <w:marRight w:val="0"/>
              <w:marTop w:val="0"/>
              <w:marBottom w:val="0"/>
              <w:divBdr>
                <w:top w:val="none" w:sz="0" w:space="0" w:color="auto"/>
                <w:left w:val="none" w:sz="0" w:space="0" w:color="auto"/>
                <w:bottom w:val="none" w:sz="0" w:space="0" w:color="auto"/>
                <w:right w:val="none" w:sz="0" w:space="0" w:color="auto"/>
              </w:divBdr>
            </w:div>
            <w:div w:id="1541357892">
              <w:marLeft w:val="0"/>
              <w:marRight w:val="0"/>
              <w:marTop w:val="0"/>
              <w:marBottom w:val="0"/>
              <w:divBdr>
                <w:top w:val="none" w:sz="0" w:space="0" w:color="auto"/>
                <w:left w:val="none" w:sz="0" w:space="0" w:color="auto"/>
                <w:bottom w:val="none" w:sz="0" w:space="0" w:color="auto"/>
                <w:right w:val="none" w:sz="0" w:space="0" w:color="auto"/>
              </w:divBdr>
            </w:div>
            <w:div w:id="1554806665">
              <w:marLeft w:val="0"/>
              <w:marRight w:val="0"/>
              <w:marTop w:val="0"/>
              <w:marBottom w:val="0"/>
              <w:divBdr>
                <w:top w:val="none" w:sz="0" w:space="0" w:color="auto"/>
                <w:left w:val="none" w:sz="0" w:space="0" w:color="auto"/>
                <w:bottom w:val="none" w:sz="0" w:space="0" w:color="auto"/>
                <w:right w:val="none" w:sz="0" w:space="0" w:color="auto"/>
              </w:divBdr>
            </w:div>
            <w:div w:id="1559366815">
              <w:marLeft w:val="0"/>
              <w:marRight w:val="0"/>
              <w:marTop w:val="0"/>
              <w:marBottom w:val="0"/>
              <w:divBdr>
                <w:top w:val="none" w:sz="0" w:space="0" w:color="auto"/>
                <w:left w:val="none" w:sz="0" w:space="0" w:color="auto"/>
                <w:bottom w:val="none" w:sz="0" w:space="0" w:color="auto"/>
                <w:right w:val="none" w:sz="0" w:space="0" w:color="auto"/>
              </w:divBdr>
            </w:div>
            <w:div w:id="1578631349">
              <w:marLeft w:val="0"/>
              <w:marRight w:val="0"/>
              <w:marTop w:val="0"/>
              <w:marBottom w:val="0"/>
              <w:divBdr>
                <w:top w:val="none" w:sz="0" w:space="0" w:color="auto"/>
                <w:left w:val="none" w:sz="0" w:space="0" w:color="auto"/>
                <w:bottom w:val="none" w:sz="0" w:space="0" w:color="auto"/>
                <w:right w:val="none" w:sz="0" w:space="0" w:color="auto"/>
              </w:divBdr>
            </w:div>
            <w:div w:id="1578975783">
              <w:marLeft w:val="0"/>
              <w:marRight w:val="0"/>
              <w:marTop w:val="0"/>
              <w:marBottom w:val="0"/>
              <w:divBdr>
                <w:top w:val="none" w:sz="0" w:space="0" w:color="auto"/>
                <w:left w:val="none" w:sz="0" w:space="0" w:color="auto"/>
                <w:bottom w:val="none" w:sz="0" w:space="0" w:color="auto"/>
                <w:right w:val="none" w:sz="0" w:space="0" w:color="auto"/>
              </w:divBdr>
            </w:div>
            <w:div w:id="1588072977">
              <w:marLeft w:val="0"/>
              <w:marRight w:val="0"/>
              <w:marTop w:val="0"/>
              <w:marBottom w:val="0"/>
              <w:divBdr>
                <w:top w:val="none" w:sz="0" w:space="0" w:color="auto"/>
                <w:left w:val="none" w:sz="0" w:space="0" w:color="auto"/>
                <w:bottom w:val="none" w:sz="0" w:space="0" w:color="auto"/>
                <w:right w:val="none" w:sz="0" w:space="0" w:color="auto"/>
              </w:divBdr>
              <w:divsChild>
                <w:div w:id="55670071">
                  <w:marLeft w:val="0"/>
                  <w:marRight w:val="0"/>
                  <w:marTop w:val="0"/>
                  <w:marBottom w:val="0"/>
                  <w:divBdr>
                    <w:top w:val="none" w:sz="0" w:space="0" w:color="auto"/>
                    <w:left w:val="none" w:sz="0" w:space="0" w:color="auto"/>
                    <w:bottom w:val="none" w:sz="0" w:space="0" w:color="auto"/>
                    <w:right w:val="none" w:sz="0" w:space="0" w:color="auto"/>
                  </w:divBdr>
                </w:div>
                <w:div w:id="241723417">
                  <w:marLeft w:val="0"/>
                  <w:marRight w:val="0"/>
                  <w:marTop w:val="0"/>
                  <w:marBottom w:val="0"/>
                  <w:divBdr>
                    <w:top w:val="none" w:sz="0" w:space="0" w:color="auto"/>
                    <w:left w:val="none" w:sz="0" w:space="0" w:color="auto"/>
                    <w:bottom w:val="none" w:sz="0" w:space="0" w:color="auto"/>
                    <w:right w:val="none" w:sz="0" w:space="0" w:color="auto"/>
                  </w:divBdr>
                </w:div>
                <w:div w:id="300968280">
                  <w:marLeft w:val="0"/>
                  <w:marRight w:val="0"/>
                  <w:marTop w:val="0"/>
                  <w:marBottom w:val="0"/>
                  <w:divBdr>
                    <w:top w:val="none" w:sz="0" w:space="0" w:color="auto"/>
                    <w:left w:val="none" w:sz="0" w:space="0" w:color="auto"/>
                    <w:bottom w:val="none" w:sz="0" w:space="0" w:color="auto"/>
                    <w:right w:val="none" w:sz="0" w:space="0" w:color="auto"/>
                  </w:divBdr>
                </w:div>
                <w:div w:id="420831047">
                  <w:marLeft w:val="0"/>
                  <w:marRight w:val="0"/>
                  <w:marTop w:val="0"/>
                  <w:marBottom w:val="0"/>
                  <w:divBdr>
                    <w:top w:val="none" w:sz="0" w:space="0" w:color="auto"/>
                    <w:left w:val="none" w:sz="0" w:space="0" w:color="auto"/>
                    <w:bottom w:val="none" w:sz="0" w:space="0" w:color="auto"/>
                    <w:right w:val="none" w:sz="0" w:space="0" w:color="auto"/>
                  </w:divBdr>
                </w:div>
                <w:div w:id="475227187">
                  <w:marLeft w:val="0"/>
                  <w:marRight w:val="0"/>
                  <w:marTop w:val="0"/>
                  <w:marBottom w:val="0"/>
                  <w:divBdr>
                    <w:top w:val="none" w:sz="0" w:space="0" w:color="auto"/>
                    <w:left w:val="none" w:sz="0" w:space="0" w:color="auto"/>
                    <w:bottom w:val="none" w:sz="0" w:space="0" w:color="auto"/>
                    <w:right w:val="none" w:sz="0" w:space="0" w:color="auto"/>
                  </w:divBdr>
                </w:div>
                <w:div w:id="919751057">
                  <w:marLeft w:val="0"/>
                  <w:marRight w:val="0"/>
                  <w:marTop w:val="0"/>
                  <w:marBottom w:val="0"/>
                  <w:divBdr>
                    <w:top w:val="none" w:sz="0" w:space="0" w:color="auto"/>
                    <w:left w:val="none" w:sz="0" w:space="0" w:color="auto"/>
                    <w:bottom w:val="none" w:sz="0" w:space="0" w:color="auto"/>
                    <w:right w:val="none" w:sz="0" w:space="0" w:color="auto"/>
                  </w:divBdr>
                </w:div>
                <w:div w:id="1106969522">
                  <w:marLeft w:val="0"/>
                  <w:marRight w:val="0"/>
                  <w:marTop w:val="0"/>
                  <w:marBottom w:val="0"/>
                  <w:divBdr>
                    <w:top w:val="none" w:sz="0" w:space="0" w:color="auto"/>
                    <w:left w:val="none" w:sz="0" w:space="0" w:color="auto"/>
                    <w:bottom w:val="none" w:sz="0" w:space="0" w:color="auto"/>
                    <w:right w:val="none" w:sz="0" w:space="0" w:color="auto"/>
                  </w:divBdr>
                </w:div>
                <w:div w:id="1339774465">
                  <w:marLeft w:val="0"/>
                  <w:marRight w:val="0"/>
                  <w:marTop w:val="0"/>
                  <w:marBottom w:val="0"/>
                  <w:divBdr>
                    <w:top w:val="none" w:sz="0" w:space="0" w:color="auto"/>
                    <w:left w:val="none" w:sz="0" w:space="0" w:color="auto"/>
                    <w:bottom w:val="none" w:sz="0" w:space="0" w:color="auto"/>
                    <w:right w:val="none" w:sz="0" w:space="0" w:color="auto"/>
                  </w:divBdr>
                </w:div>
                <w:div w:id="2099599908">
                  <w:marLeft w:val="0"/>
                  <w:marRight w:val="0"/>
                  <w:marTop w:val="0"/>
                  <w:marBottom w:val="0"/>
                  <w:divBdr>
                    <w:top w:val="none" w:sz="0" w:space="0" w:color="auto"/>
                    <w:left w:val="none" w:sz="0" w:space="0" w:color="auto"/>
                    <w:bottom w:val="none" w:sz="0" w:space="0" w:color="auto"/>
                    <w:right w:val="none" w:sz="0" w:space="0" w:color="auto"/>
                  </w:divBdr>
                </w:div>
              </w:divsChild>
            </w:div>
            <w:div w:id="1593659517">
              <w:marLeft w:val="0"/>
              <w:marRight w:val="0"/>
              <w:marTop w:val="0"/>
              <w:marBottom w:val="0"/>
              <w:divBdr>
                <w:top w:val="none" w:sz="0" w:space="0" w:color="auto"/>
                <w:left w:val="none" w:sz="0" w:space="0" w:color="auto"/>
                <w:bottom w:val="none" w:sz="0" w:space="0" w:color="auto"/>
                <w:right w:val="none" w:sz="0" w:space="0" w:color="auto"/>
              </w:divBdr>
            </w:div>
            <w:div w:id="1604459312">
              <w:marLeft w:val="0"/>
              <w:marRight w:val="0"/>
              <w:marTop w:val="0"/>
              <w:marBottom w:val="0"/>
              <w:divBdr>
                <w:top w:val="none" w:sz="0" w:space="0" w:color="auto"/>
                <w:left w:val="none" w:sz="0" w:space="0" w:color="auto"/>
                <w:bottom w:val="none" w:sz="0" w:space="0" w:color="auto"/>
                <w:right w:val="none" w:sz="0" w:space="0" w:color="auto"/>
              </w:divBdr>
            </w:div>
            <w:div w:id="1617522753">
              <w:marLeft w:val="0"/>
              <w:marRight w:val="0"/>
              <w:marTop w:val="0"/>
              <w:marBottom w:val="0"/>
              <w:divBdr>
                <w:top w:val="none" w:sz="0" w:space="0" w:color="auto"/>
                <w:left w:val="none" w:sz="0" w:space="0" w:color="auto"/>
                <w:bottom w:val="none" w:sz="0" w:space="0" w:color="auto"/>
                <w:right w:val="none" w:sz="0" w:space="0" w:color="auto"/>
              </w:divBdr>
            </w:div>
            <w:div w:id="1619265093">
              <w:marLeft w:val="0"/>
              <w:marRight w:val="0"/>
              <w:marTop w:val="0"/>
              <w:marBottom w:val="0"/>
              <w:divBdr>
                <w:top w:val="none" w:sz="0" w:space="0" w:color="auto"/>
                <w:left w:val="none" w:sz="0" w:space="0" w:color="auto"/>
                <w:bottom w:val="none" w:sz="0" w:space="0" w:color="auto"/>
                <w:right w:val="none" w:sz="0" w:space="0" w:color="auto"/>
              </w:divBdr>
            </w:div>
            <w:div w:id="1623882189">
              <w:marLeft w:val="0"/>
              <w:marRight w:val="0"/>
              <w:marTop w:val="0"/>
              <w:marBottom w:val="0"/>
              <w:divBdr>
                <w:top w:val="none" w:sz="0" w:space="0" w:color="auto"/>
                <w:left w:val="none" w:sz="0" w:space="0" w:color="auto"/>
                <w:bottom w:val="none" w:sz="0" w:space="0" w:color="auto"/>
                <w:right w:val="none" w:sz="0" w:space="0" w:color="auto"/>
              </w:divBdr>
            </w:div>
            <w:div w:id="1632706599">
              <w:marLeft w:val="0"/>
              <w:marRight w:val="0"/>
              <w:marTop w:val="0"/>
              <w:marBottom w:val="0"/>
              <w:divBdr>
                <w:top w:val="none" w:sz="0" w:space="0" w:color="auto"/>
                <w:left w:val="none" w:sz="0" w:space="0" w:color="auto"/>
                <w:bottom w:val="none" w:sz="0" w:space="0" w:color="auto"/>
                <w:right w:val="none" w:sz="0" w:space="0" w:color="auto"/>
              </w:divBdr>
            </w:div>
            <w:div w:id="1641419715">
              <w:marLeft w:val="0"/>
              <w:marRight w:val="0"/>
              <w:marTop w:val="0"/>
              <w:marBottom w:val="0"/>
              <w:divBdr>
                <w:top w:val="none" w:sz="0" w:space="0" w:color="auto"/>
                <w:left w:val="none" w:sz="0" w:space="0" w:color="auto"/>
                <w:bottom w:val="none" w:sz="0" w:space="0" w:color="auto"/>
                <w:right w:val="none" w:sz="0" w:space="0" w:color="auto"/>
              </w:divBdr>
            </w:div>
            <w:div w:id="1646423412">
              <w:marLeft w:val="0"/>
              <w:marRight w:val="0"/>
              <w:marTop w:val="0"/>
              <w:marBottom w:val="0"/>
              <w:divBdr>
                <w:top w:val="none" w:sz="0" w:space="0" w:color="auto"/>
                <w:left w:val="none" w:sz="0" w:space="0" w:color="auto"/>
                <w:bottom w:val="none" w:sz="0" w:space="0" w:color="auto"/>
                <w:right w:val="none" w:sz="0" w:space="0" w:color="auto"/>
              </w:divBdr>
            </w:div>
            <w:div w:id="1661080836">
              <w:marLeft w:val="0"/>
              <w:marRight w:val="0"/>
              <w:marTop w:val="0"/>
              <w:marBottom w:val="0"/>
              <w:divBdr>
                <w:top w:val="none" w:sz="0" w:space="0" w:color="auto"/>
                <w:left w:val="none" w:sz="0" w:space="0" w:color="auto"/>
                <w:bottom w:val="none" w:sz="0" w:space="0" w:color="auto"/>
                <w:right w:val="none" w:sz="0" w:space="0" w:color="auto"/>
              </w:divBdr>
            </w:div>
            <w:div w:id="1662152834">
              <w:marLeft w:val="0"/>
              <w:marRight w:val="0"/>
              <w:marTop w:val="0"/>
              <w:marBottom w:val="0"/>
              <w:divBdr>
                <w:top w:val="none" w:sz="0" w:space="0" w:color="auto"/>
                <w:left w:val="none" w:sz="0" w:space="0" w:color="auto"/>
                <w:bottom w:val="none" w:sz="0" w:space="0" w:color="auto"/>
                <w:right w:val="none" w:sz="0" w:space="0" w:color="auto"/>
              </w:divBdr>
            </w:div>
            <w:div w:id="1671982743">
              <w:marLeft w:val="0"/>
              <w:marRight w:val="0"/>
              <w:marTop w:val="0"/>
              <w:marBottom w:val="0"/>
              <w:divBdr>
                <w:top w:val="none" w:sz="0" w:space="0" w:color="auto"/>
                <w:left w:val="none" w:sz="0" w:space="0" w:color="auto"/>
                <w:bottom w:val="none" w:sz="0" w:space="0" w:color="auto"/>
                <w:right w:val="none" w:sz="0" w:space="0" w:color="auto"/>
              </w:divBdr>
            </w:div>
            <w:div w:id="1672030102">
              <w:marLeft w:val="0"/>
              <w:marRight w:val="0"/>
              <w:marTop w:val="0"/>
              <w:marBottom w:val="0"/>
              <w:divBdr>
                <w:top w:val="none" w:sz="0" w:space="0" w:color="auto"/>
                <w:left w:val="none" w:sz="0" w:space="0" w:color="auto"/>
                <w:bottom w:val="none" w:sz="0" w:space="0" w:color="auto"/>
                <w:right w:val="none" w:sz="0" w:space="0" w:color="auto"/>
              </w:divBdr>
            </w:div>
            <w:div w:id="1675765094">
              <w:marLeft w:val="0"/>
              <w:marRight w:val="0"/>
              <w:marTop w:val="0"/>
              <w:marBottom w:val="0"/>
              <w:divBdr>
                <w:top w:val="none" w:sz="0" w:space="0" w:color="auto"/>
                <w:left w:val="none" w:sz="0" w:space="0" w:color="auto"/>
                <w:bottom w:val="none" w:sz="0" w:space="0" w:color="auto"/>
                <w:right w:val="none" w:sz="0" w:space="0" w:color="auto"/>
              </w:divBdr>
            </w:div>
            <w:div w:id="1677610531">
              <w:marLeft w:val="0"/>
              <w:marRight w:val="0"/>
              <w:marTop w:val="0"/>
              <w:marBottom w:val="0"/>
              <w:divBdr>
                <w:top w:val="none" w:sz="0" w:space="0" w:color="auto"/>
                <w:left w:val="none" w:sz="0" w:space="0" w:color="auto"/>
                <w:bottom w:val="none" w:sz="0" w:space="0" w:color="auto"/>
                <w:right w:val="none" w:sz="0" w:space="0" w:color="auto"/>
              </w:divBdr>
            </w:div>
            <w:div w:id="1683435474">
              <w:marLeft w:val="0"/>
              <w:marRight w:val="0"/>
              <w:marTop w:val="0"/>
              <w:marBottom w:val="0"/>
              <w:divBdr>
                <w:top w:val="none" w:sz="0" w:space="0" w:color="auto"/>
                <w:left w:val="none" w:sz="0" w:space="0" w:color="auto"/>
                <w:bottom w:val="none" w:sz="0" w:space="0" w:color="auto"/>
                <w:right w:val="none" w:sz="0" w:space="0" w:color="auto"/>
              </w:divBdr>
            </w:div>
            <w:div w:id="1686518843">
              <w:marLeft w:val="0"/>
              <w:marRight w:val="0"/>
              <w:marTop w:val="0"/>
              <w:marBottom w:val="0"/>
              <w:divBdr>
                <w:top w:val="none" w:sz="0" w:space="0" w:color="auto"/>
                <w:left w:val="none" w:sz="0" w:space="0" w:color="auto"/>
                <w:bottom w:val="none" w:sz="0" w:space="0" w:color="auto"/>
                <w:right w:val="none" w:sz="0" w:space="0" w:color="auto"/>
              </w:divBdr>
            </w:div>
            <w:div w:id="1691030619">
              <w:marLeft w:val="0"/>
              <w:marRight w:val="0"/>
              <w:marTop w:val="0"/>
              <w:marBottom w:val="0"/>
              <w:divBdr>
                <w:top w:val="none" w:sz="0" w:space="0" w:color="auto"/>
                <w:left w:val="none" w:sz="0" w:space="0" w:color="auto"/>
                <w:bottom w:val="none" w:sz="0" w:space="0" w:color="auto"/>
                <w:right w:val="none" w:sz="0" w:space="0" w:color="auto"/>
              </w:divBdr>
            </w:div>
            <w:div w:id="1691487637">
              <w:marLeft w:val="0"/>
              <w:marRight w:val="0"/>
              <w:marTop w:val="0"/>
              <w:marBottom w:val="0"/>
              <w:divBdr>
                <w:top w:val="none" w:sz="0" w:space="0" w:color="auto"/>
                <w:left w:val="none" w:sz="0" w:space="0" w:color="auto"/>
                <w:bottom w:val="none" w:sz="0" w:space="0" w:color="auto"/>
                <w:right w:val="none" w:sz="0" w:space="0" w:color="auto"/>
              </w:divBdr>
            </w:div>
            <w:div w:id="1696426037">
              <w:marLeft w:val="0"/>
              <w:marRight w:val="0"/>
              <w:marTop w:val="0"/>
              <w:marBottom w:val="0"/>
              <w:divBdr>
                <w:top w:val="none" w:sz="0" w:space="0" w:color="auto"/>
                <w:left w:val="none" w:sz="0" w:space="0" w:color="auto"/>
                <w:bottom w:val="none" w:sz="0" w:space="0" w:color="auto"/>
                <w:right w:val="none" w:sz="0" w:space="0" w:color="auto"/>
              </w:divBdr>
            </w:div>
            <w:div w:id="1698500239">
              <w:marLeft w:val="0"/>
              <w:marRight w:val="0"/>
              <w:marTop w:val="0"/>
              <w:marBottom w:val="0"/>
              <w:divBdr>
                <w:top w:val="none" w:sz="0" w:space="0" w:color="auto"/>
                <w:left w:val="none" w:sz="0" w:space="0" w:color="auto"/>
                <w:bottom w:val="none" w:sz="0" w:space="0" w:color="auto"/>
                <w:right w:val="none" w:sz="0" w:space="0" w:color="auto"/>
              </w:divBdr>
            </w:div>
            <w:div w:id="1702975586">
              <w:marLeft w:val="0"/>
              <w:marRight w:val="0"/>
              <w:marTop w:val="0"/>
              <w:marBottom w:val="0"/>
              <w:divBdr>
                <w:top w:val="none" w:sz="0" w:space="0" w:color="auto"/>
                <w:left w:val="none" w:sz="0" w:space="0" w:color="auto"/>
                <w:bottom w:val="none" w:sz="0" w:space="0" w:color="auto"/>
                <w:right w:val="none" w:sz="0" w:space="0" w:color="auto"/>
              </w:divBdr>
            </w:div>
            <w:div w:id="1715691211">
              <w:marLeft w:val="0"/>
              <w:marRight w:val="0"/>
              <w:marTop w:val="0"/>
              <w:marBottom w:val="0"/>
              <w:divBdr>
                <w:top w:val="none" w:sz="0" w:space="0" w:color="auto"/>
                <w:left w:val="none" w:sz="0" w:space="0" w:color="auto"/>
                <w:bottom w:val="none" w:sz="0" w:space="0" w:color="auto"/>
                <w:right w:val="none" w:sz="0" w:space="0" w:color="auto"/>
              </w:divBdr>
            </w:div>
            <w:div w:id="1719088722">
              <w:marLeft w:val="0"/>
              <w:marRight w:val="0"/>
              <w:marTop w:val="0"/>
              <w:marBottom w:val="0"/>
              <w:divBdr>
                <w:top w:val="none" w:sz="0" w:space="0" w:color="auto"/>
                <w:left w:val="none" w:sz="0" w:space="0" w:color="auto"/>
                <w:bottom w:val="none" w:sz="0" w:space="0" w:color="auto"/>
                <w:right w:val="none" w:sz="0" w:space="0" w:color="auto"/>
              </w:divBdr>
            </w:div>
            <w:div w:id="1723018241">
              <w:marLeft w:val="0"/>
              <w:marRight w:val="0"/>
              <w:marTop w:val="0"/>
              <w:marBottom w:val="0"/>
              <w:divBdr>
                <w:top w:val="none" w:sz="0" w:space="0" w:color="auto"/>
                <w:left w:val="none" w:sz="0" w:space="0" w:color="auto"/>
                <w:bottom w:val="none" w:sz="0" w:space="0" w:color="auto"/>
                <w:right w:val="none" w:sz="0" w:space="0" w:color="auto"/>
              </w:divBdr>
            </w:div>
            <w:div w:id="1724912776">
              <w:marLeft w:val="0"/>
              <w:marRight w:val="0"/>
              <w:marTop w:val="0"/>
              <w:marBottom w:val="0"/>
              <w:divBdr>
                <w:top w:val="none" w:sz="0" w:space="0" w:color="auto"/>
                <w:left w:val="none" w:sz="0" w:space="0" w:color="auto"/>
                <w:bottom w:val="none" w:sz="0" w:space="0" w:color="auto"/>
                <w:right w:val="none" w:sz="0" w:space="0" w:color="auto"/>
              </w:divBdr>
            </w:div>
            <w:div w:id="1735272027">
              <w:marLeft w:val="0"/>
              <w:marRight w:val="0"/>
              <w:marTop w:val="0"/>
              <w:marBottom w:val="0"/>
              <w:divBdr>
                <w:top w:val="none" w:sz="0" w:space="0" w:color="auto"/>
                <w:left w:val="none" w:sz="0" w:space="0" w:color="auto"/>
                <w:bottom w:val="none" w:sz="0" w:space="0" w:color="auto"/>
                <w:right w:val="none" w:sz="0" w:space="0" w:color="auto"/>
              </w:divBdr>
            </w:div>
            <w:div w:id="1737439564">
              <w:marLeft w:val="0"/>
              <w:marRight w:val="0"/>
              <w:marTop w:val="0"/>
              <w:marBottom w:val="0"/>
              <w:divBdr>
                <w:top w:val="none" w:sz="0" w:space="0" w:color="auto"/>
                <w:left w:val="none" w:sz="0" w:space="0" w:color="auto"/>
                <w:bottom w:val="none" w:sz="0" w:space="0" w:color="auto"/>
                <w:right w:val="none" w:sz="0" w:space="0" w:color="auto"/>
              </w:divBdr>
            </w:div>
            <w:div w:id="1738936483">
              <w:marLeft w:val="0"/>
              <w:marRight w:val="0"/>
              <w:marTop w:val="0"/>
              <w:marBottom w:val="0"/>
              <w:divBdr>
                <w:top w:val="none" w:sz="0" w:space="0" w:color="auto"/>
                <w:left w:val="none" w:sz="0" w:space="0" w:color="auto"/>
                <w:bottom w:val="none" w:sz="0" w:space="0" w:color="auto"/>
                <w:right w:val="none" w:sz="0" w:space="0" w:color="auto"/>
              </w:divBdr>
            </w:div>
            <w:div w:id="1746145169">
              <w:marLeft w:val="0"/>
              <w:marRight w:val="0"/>
              <w:marTop w:val="0"/>
              <w:marBottom w:val="0"/>
              <w:divBdr>
                <w:top w:val="none" w:sz="0" w:space="0" w:color="auto"/>
                <w:left w:val="none" w:sz="0" w:space="0" w:color="auto"/>
                <w:bottom w:val="none" w:sz="0" w:space="0" w:color="auto"/>
                <w:right w:val="none" w:sz="0" w:space="0" w:color="auto"/>
              </w:divBdr>
            </w:div>
            <w:div w:id="1752660554">
              <w:marLeft w:val="0"/>
              <w:marRight w:val="0"/>
              <w:marTop w:val="0"/>
              <w:marBottom w:val="0"/>
              <w:divBdr>
                <w:top w:val="none" w:sz="0" w:space="0" w:color="auto"/>
                <w:left w:val="none" w:sz="0" w:space="0" w:color="auto"/>
                <w:bottom w:val="none" w:sz="0" w:space="0" w:color="auto"/>
                <w:right w:val="none" w:sz="0" w:space="0" w:color="auto"/>
              </w:divBdr>
            </w:div>
            <w:div w:id="1753548712">
              <w:marLeft w:val="0"/>
              <w:marRight w:val="0"/>
              <w:marTop w:val="0"/>
              <w:marBottom w:val="0"/>
              <w:divBdr>
                <w:top w:val="none" w:sz="0" w:space="0" w:color="auto"/>
                <w:left w:val="none" w:sz="0" w:space="0" w:color="auto"/>
                <w:bottom w:val="none" w:sz="0" w:space="0" w:color="auto"/>
                <w:right w:val="none" w:sz="0" w:space="0" w:color="auto"/>
              </w:divBdr>
            </w:div>
            <w:div w:id="1756854975">
              <w:marLeft w:val="0"/>
              <w:marRight w:val="0"/>
              <w:marTop w:val="0"/>
              <w:marBottom w:val="0"/>
              <w:divBdr>
                <w:top w:val="none" w:sz="0" w:space="0" w:color="auto"/>
                <w:left w:val="none" w:sz="0" w:space="0" w:color="auto"/>
                <w:bottom w:val="none" w:sz="0" w:space="0" w:color="auto"/>
                <w:right w:val="none" w:sz="0" w:space="0" w:color="auto"/>
              </w:divBdr>
            </w:div>
            <w:div w:id="1758670873">
              <w:marLeft w:val="0"/>
              <w:marRight w:val="0"/>
              <w:marTop w:val="0"/>
              <w:marBottom w:val="0"/>
              <w:divBdr>
                <w:top w:val="none" w:sz="0" w:space="0" w:color="auto"/>
                <w:left w:val="none" w:sz="0" w:space="0" w:color="auto"/>
                <w:bottom w:val="none" w:sz="0" w:space="0" w:color="auto"/>
                <w:right w:val="none" w:sz="0" w:space="0" w:color="auto"/>
              </w:divBdr>
            </w:div>
            <w:div w:id="1765375179">
              <w:marLeft w:val="0"/>
              <w:marRight w:val="0"/>
              <w:marTop w:val="0"/>
              <w:marBottom w:val="0"/>
              <w:divBdr>
                <w:top w:val="none" w:sz="0" w:space="0" w:color="auto"/>
                <w:left w:val="none" w:sz="0" w:space="0" w:color="auto"/>
                <w:bottom w:val="none" w:sz="0" w:space="0" w:color="auto"/>
                <w:right w:val="none" w:sz="0" w:space="0" w:color="auto"/>
              </w:divBdr>
            </w:div>
            <w:div w:id="1771466238">
              <w:marLeft w:val="0"/>
              <w:marRight w:val="0"/>
              <w:marTop w:val="0"/>
              <w:marBottom w:val="0"/>
              <w:divBdr>
                <w:top w:val="none" w:sz="0" w:space="0" w:color="auto"/>
                <w:left w:val="none" w:sz="0" w:space="0" w:color="auto"/>
                <w:bottom w:val="none" w:sz="0" w:space="0" w:color="auto"/>
                <w:right w:val="none" w:sz="0" w:space="0" w:color="auto"/>
              </w:divBdr>
            </w:div>
            <w:div w:id="1789396794">
              <w:marLeft w:val="0"/>
              <w:marRight w:val="0"/>
              <w:marTop w:val="0"/>
              <w:marBottom w:val="0"/>
              <w:divBdr>
                <w:top w:val="none" w:sz="0" w:space="0" w:color="auto"/>
                <w:left w:val="none" w:sz="0" w:space="0" w:color="auto"/>
                <w:bottom w:val="none" w:sz="0" w:space="0" w:color="auto"/>
                <w:right w:val="none" w:sz="0" w:space="0" w:color="auto"/>
              </w:divBdr>
            </w:div>
            <w:div w:id="1789934639">
              <w:marLeft w:val="0"/>
              <w:marRight w:val="0"/>
              <w:marTop w:val="0"/>
              <w:marBottom w:val="0"/>
              <w:divBdr>
                <w:top w:val="none" w:sz="0" w:space="0" w:color="auto"/>
                <w:left w:val="none" w:sz="0" w:space="0" w:color="auto"/>
                <w:bottom w:val="none" w:sz="0" w:space="0" w:color="auto"/>
                <w:right w:val="none" w:sz="0" w:space="0" w:color="auto"/>
              </w:divBdr>
            </w:div>
            <w:div w:id="1799375605">
              <w:marLeft w:val="0"/>
              <w:marRight w:val="0"/>
              <w:marTop w:val="0"/>
              <w:marBottom w:val="0"/>
              <w:divBdr>
                <w:top w:val="none" w:sz="0" w:space="0" w:color="auto"/>
                <w:left w:val="none" w:sz="0" w:space="0" w:color="auto"/>
                <w:bottom w:val="none" w:sz="0" w:space="0" w:color="auto"/>
                <w:right w:val="none" w:sz="0" w:space="0" w:color="auto"/>
              </w:divBdr>
            </w:div>
            <w:div w:id="1802839737">
              <w:marLeft w:val="0"/>
              <w:marRight w:val="0"/>
              <w:marTop w:val="0"/>
              <w:marBottom w:val="0"/>
              <w:divBdr>
                <w:top w:val="none" w:sz="0" w:space="0" w:color="auto"/>
                <w:left w:val="none" w:sz="0" w:space="0" w:color="auto"/>
                <w:bottom w:val="none" w:sz="0" w:space="0" w:color="auto"/>
                <w:right w:val="none" w:sz="0" w:space="0" w:color="auto"/>
              </w:divBdr>
            </w:div>
            <w:div w:id="1814179304">
              <w:marLeft w:val="0"/>
              <w:marRight w:val="0"/>
              <w:marTop w:val="0"/>
              <w:marBottom w:val="0"/>
              <w:divBdr>
                <w:top w:val="none" w:sz="0" w:space="0" w:color="auto"/>
                <w:left w:val="none" w:sz="0" w:space="0" w:color="auto"/>
                <w:bottom w:val="none" w:sz="0" w:space="0" w:color="auto"/>
                <w:right w:val="none" w:sz="0" w:space="0" w:color="auto"/>
              </w:divBdr>
            </w:div>
            <w:div w:id="1822650454">
              <w:marLeft w:val="0"/>
              <w:marRight w:val="0"/>
              <w:marTop w:val="0"/>
              <w:marBottom w:val="0"/>
              <w:divBdr>
                <w:top w:val="none" w:sz="0" w:space="0" w:color="auto"/>
                <w:left w:val="none" w:sz="0" w:space="0" w:color="auto"/>
                <w:bottom w:val="none" w:sz="0" w:space="0" w:color="auto"/>
                <w:right w:val="none" w:sz="0" w:space="0" w:color="auto"/>
              </w:divBdr>
            </w:div>
            <w:div w:id="1825930741">
              <w:marLeft w:val="0"/>
              <w:marRight w:val="0"/>
              <w:marTop w:val="0"/>
              <w:marBottom w:val="0"/>
              <w:divBdr>
                <w:top w:val="none" w:sz="0" w:space="0" w:color="auto"/>
                <w:left w:val="none" w:sz="0" w:space="0" w:color="auto"/>
                <w:bottom w:val="none" w:sz="0" w:space="0" w:color="auto"/>
                <w:right w:val="none" w:sz="0" w:space="0" w:color="auto"/>
              </w:divBdr>
            </w:div>
            <w:div w:id="1850556098">
              <w:marLeft w:val="0"/>
              <w:marRight w:val="0"/>
              <w:marTop w:val="0"/>
              <w:marBottom w:val="0"/>
              <w:divBdr>
                <w:top w:val="none" w:sz="0" w:space="0" w:color="auto"/>
                <w:left w:val="none" w:sz="0" w:space="0" w:color="auto"/>
                <w:bottom w:val="none" w:sz="0" w:space="0" w:color="auto"/>
                <w:right w:val="none" w:sz="0" w:space="0" w:color="auto"/>
              </w:divBdr>
            </w:div>
            <w:div w:id="1851137260">
              <w:marLeft w:val="0"/>
              <w:marRight w:val="0"/>
              <w:marTop w:val="0"/>
              <w:marBottom w:val="0"/>
              <w:divBdr>
                <w:top w:val="none" w:sz="0" w:space="0" w:color="auto"/>
                <w:left w:val="none" w:sz="0" w:space="0" w:color="auto"/>
                <w:bottom w:val="none" w:sz="0" w:space="0" w:color="auto"/>
                <w:right w:val="none" w:sz="0" w:space="0" w:color="auto"/>
              </w:divBdr>
            </w:div>
            <w:div w:id="1851144785">
              <w:marLeft w:val="0"/>
              <w:marRight w:val="0"/>
              <w:marTop w:val="0"/>
              <w:marBottom w:val="0"/>
              <w:divBdr>
                <w:top w:val="none" w:sz="0" w:space="0" w:color="auto"/>
                <w:left w:val="none" w:sz="0" w:space="0" w:color="auto"/>
                <w:bottom w:val="none" w:sz="0" w:space="0" w:color="auto"/>
                <w:right w:val="none" w:sz="0" w:space="0" w:color="auto"/>
              </w:divBdr>
            </w:div>
            <w:div w:id="1852722651">
              <w:marLeft w:val="0"/>
              <w:marRight w:val="0"/>
              <w:marTop w:val="0"/>
              <w:marBottom w:val="0"/>
              <w:divBdr>
                <w:top w:val="none" w:sz="0" w:space="0" w:color="auto"/>
                <w:left w:val="none" w:sz="0" w:space="0" w:color="auto"/>
                <w:bottom w:val="none" w:sz="0" w:space="0" w:color="auto"/>
                <w:right w:val="none" w:sz="0" w:space="0" w:color="auto"/>
              </w:divBdr>
            </w:div>
            <w:div w:id="1869297120">
              <w:marLeft w:val="0"/>
              <w:marRight w:val="0"/>
              <w:marTop w:val="0"/>
              <w:marBottom w:val="0"/>
              <w:divBdr>
                <w:top w:val="none" w:sz="0" w:space="0" w:color="auto"/>
                <w:left w:val="none" w:sz="0" w:space="0" w:color="auto"/>
                <w:bottom w:val="none" w:sz="0" w:space="0" w:color="auto"/>
                <w:right w:val="none" w:sz="0" w:space="0" w:color="auto"/>
              </w:divBdr>
            </w:div>
            <w:div w:id="1871333587">
              <w:marLeft w:val="0"/>
              <w:marRight w:val="0"/>
              <w:marTop w:val="0"/>
              <w:marBottom w:val="0"/>
              <w:divBdr>
                <w:top w:val="none" w:sz="0" w:space="0" w:color="auto"/>
                <w:left w:val="none" w:sz="0" w:space="0" w:color="auto"/>
                <w:bottom w:val="none" w:sz="0" w:space="0" w:color="auto"/>
                <w:right w:val="none" w:sz="0" w:space="0" w:color="auto"/>
              </w:divBdr>
            </w:div>
            <w:div w:id="1880581075">
              <w:marLeft w:val="0"/>
              <w:marRight w:val="0"/>
              <w:marTop w:val="0"/>
              <w:marBottom w:val="0"/>
              <w:divBdr>
                <w:top w:val="none" w:sz="0" w:space="0" w:color="auto"/>
                <w:left w:val="none" w:sz="0" w:space="0" w:color="auto"/>
                <w:bottom w:val="none" w:sz="0" w:space="0" w:color="auto"/>
                <w:right w:val="none" w:sz="0" w:space="0" w:color="auto"/>
              </w:divBdr>
            </w:div>
            <w:div w:id="1886521842">
              <w:marLeft w:val="0"/>
              <w:marRight w:val="0"/>
              <w:marTop w:val="0"/>
              <w:marBottom w:val="0"/>
              <w:divBdr>
                <w:top w:val="none" w:sz="0" w:space="0" w:color="auto"/>
                <w:left w:val="none" w:sz="0" w:space="0" w:color="auto"/>
                <w:bottom w:val="none" w:sz="0" w:space="0" w:color="auto"/>
                <w:right w:val="none" w:sz="0" w:space="0" w:color="auto"/>
              </w:divBdr>
            </w:div>
            <w:div w:id="1889027839">
              <w:marLeft w:val="0"/>
              <w:marRight w:val="0"/>
              <w:marTop w:val="0"/>
              <w:marBottom w:val="0"/>
              <w:divBdr>
                <w:top w:val="none" w:sz="0" w:space="0" w:color="auto"/>
                <w:left w:val="none" w:sz="0" w:space="0" w:color="auto"/>
                <w:bottom w:val="none" w:sz="0" w:space="0" w:color="auto"/>
                <w:right w:val="none" w:sz="0" w:space="0" w:color="auto"/>
              </w:divBdr>
            </w:div>
            <w:div w:id="1889874953">
              <w:marLeft w:val="0"/>
              <w:marRight w:val="0"/>
              <w:marTop w:val="0"/>
              <w:marBottom w:val="0"/>
              <w:divBdr>
                <w:top w:val="none" w:sz="0" w:space="0" w:color="auto"/>
                <w:left w:val="none" w:sz="0" w:space="0" w:color="auto"/>
                <w:bottom w:val="none" w:sz="0" w:space="0" w:color="auto"/>
                <w:right w:val="none" w:sz="0" w:space="0" w:color="auto"/>
              </w:divBdr>
            </w:div>
            <w:div w:id="1891532140">
              <w:marLeft w:val="0"/>
              <w:marRight w:val="0"/>
              <w:marTop w:val="0"/>
              <w:marBottom w:val="0"/>
              <w:divBdr>
                <w:top w:val="none" w:sz="0" w:space="0" w:color="auto"/>
                <w:left w:val="none" w:sz="0" w:space="0" w:color="auto"/>
                <w:bottom w:val="none" w:sz="0" w:space="0" w:color="auto"/>
                <w:right w:val="none" w:sz="0" w:space="0" w:color="auto"/>
              </w:divBdr>
            </w:div>
            <w:div w:id="1897858363">
              <w:marLeft w:val="0"/>
              <w:marRight w:val="0"/>
              <w:marTop w:val="0"/>
              <w:marBottom w:val="0"/>
              <w:divBdr>
                <w:top w:val="none" w:sz="0" w:space="0" w:color="auto"/>
                <w:left w:val="none" w:sz="0" w:space="0" w:color="auto"/>
                <w:bottom w:val="none" w:sz="0" w:space="0" w:color="auto"/>
                <w:right w:val="none" w:sz="0" w:space="0" w:color="auto"/>
              </w:divBdr>
            </w:div>
            <w:div w:id="1903175990">
              <w:marLeft w:val="0"/>
              <w:marRight w:val="0"/>
              <w:marTop w:val="0"/>
              <w:marBottom w:val="0"/>
              <w:divBdr>
                <w:top w:val="none" w:sz="0" w:space="0" w:color="auto"/>
                <w:left w:val="none" w:sz="0" w:space="0" w:color="auto"/>
                <w:bottom w:val="none" w:sz="0" w:space="0" w:color="auto"/>
                <w:right w:val="none" w:sz="0" w:space="0" w:color="auto"/>
              </w:divBdr>
            </w:div>
            <w:div w:id="1913077373">
              <w:marLeft w:val="0"/>
              <w:marRight w:val="0"/>
              <w:marTop w:val="0"/>
              <w:marBottom w:val="0"/>
              <w:divBdr>
                <w:top w:val="none" w:sz="0" w:space="0" w:color="auto"/>
                <w:left w:val="none" w:sz="0" w:space="0" w:color="auto"/>
                <w:bottom w:val="none" w:sz="0" w:space="0" w:color="auto"/>
                <w:right w:val="none" w:sz="0" w:space="0" w:color="auto"/>
              </w:divBdr>
            </w:div>
            <w:div w:id="1925189751">
              <w:marLeft w:val="0"/>
              <w:marRight w:val="0"/>
              <w:marTop w:val="0"/>
              <w:marBottom w:val="0"/>
              <w:divBdr>
                <w:top w:val="none" w:sz="0" w:space="0" w:color="auto"/>
                <w:left w:val="none" w:sz="0" w:space="0" w:color="auto"/>
                <w:bottom w:val="none" w:sz="0" w:space="0" w:color="auto"/>
                <w:right w:val="none" w:sz="0" w:space="0" w:color="auto"/>
              </w:divBdr>
            </w:div>
            <w:div w:id="1929384374">
              <w:marLeft w:val="0"/>
              <w:marRight w:val="0"/>
              <w:marTop w:val="0"/>
              <w:marBottom w:val="0"/>
              <w:divBdr>
                <w:top w:val="none" w:sz="0" w:space="0" w:color="auto"/>
                <w:left w:val="none" w:sz="0" w:space="0" w:color="auto"/>
                <w:bottom w:val="none" w:sz="0" w:space="0" w:color="auto"/>
                <w:right w:val="none" w:sz="0" w:space="0" w:color="auto"/>
              </w:divBdr>
            </w:div>
            <w:div w:id="1933929630">
              <w:marLeft w:val="0"/>
              <w:marRight w:val="0"/>
              <w:marTop w:val="0"/>
              <w:marBottom w:val="0"/>
              <w:divBdr>
                <w:top w:val="none" w:sz="0" w:space="0" w:color="auto"/>
                <w:left w:val="none" w:sz="0" w:space="0" w:color="auto"/>
                <w:bottom w:val="none" w:sz="0" w:space="0" w:color="auto"/>
                <w:right w:val="none" w:sz="0" w:space="0" w:color="auto"/>
              </w:divBdr>
            </w:div>
            <w:div w:id="1940868795">
              <w:marLeft w:val="0"/>
              <w:marRight w:val="0"/>
              <w:marTop w:val="0"/>
              <w:marBottom w:val="0"/>
              <w:divBdr>
                <w:top w:val="none" w:sz="0" w:space="0" w:color="auto"/>
                <w:left w:val="none" w:sz="0" w:space="0" w:color="auto"/>
                <w:bottom w:val="none" w:sz="0" w:space="0" w:color="auto"/>
                <w:right w:val="none" w:sz="0" w:space="0" w:color="auto"/>
              </w:divBdr>
            </w:div>
            <w:div w:id="1950504888">
              <w:marLeft w:val="0"/>
              <w:marRight w:val="0"/>
              <w:marTop w:val="0"/>
              <w:marBottom w:val="0"/>
              <w:divBdr>
                <w:top w:val="none" w:sz="0" w:space="0" w:color="auto"/>
                <w:left w:val="none" w:sz="0" w:space="0" w:color="auto"/>
                <w:bottom w:val="none" w:sz="0" w:space="0" w:color="auto"/>
                <w:right w:val="none" w:sz="0" w:space="0" w:color="auto"/>
              </w:divBdr>
            </w:div>
            <w:div w:id="1953827734">
              <w:marLeft w:val="0"/>
              <w:marRight w:val="0"/>
              <w:marTop w:val="0"/>
              <w:marBottom w:val="0"/>
              <w:divBdr>
                <w:top w:val="none" w:sz="0" w:space="0" w:color="auto"/>
                <w:left w:val="none" w:sz="0" w:space="0" w:color="auto"/>
                <w:bottom w:val="none" w:sz="0" w:space="0" w:color="auto"/>
                <w:right w:val="none" w:sz="0" w:space="0" w:color="auto"/>
              </w:divBdr>
            </w:div>
            <w:div w:id="1959094177">
              <w:marLeft w:val="0"/>
              <w:marRight w:val="0"/>
              <w:marTop w:val="0"/>
              <w:marBottom w:val="0"/>
              <w:divBdr>
                <w:top w:val="none" w:sz="0" w:space="0" w:color="auto"/>
                <w:left w:val="none" w:sz="0" w:space="0" w:color="auto"/>
                <w:bottom w:val="none" w:sz="0" w:space="0" w:color="auto"/>
                <w:right w:val="none" w:sz="0" w:space="0" w:color="auto"/>
              </w:divBdr>
            </w:div>
            <w:div w:id="1959558027">
              <w:marLeft w:val="0"/>
              <w:marRight w:val="0"/>
              <w:marTop w:val="0"/>
              <w:marBottom w:val="0"/>
              <w:divBdr>
                <w:top w:val="none" w:sz="0" w:space="0" w:color="auto"/>
                <w:left w:val="none" w:sz="0" w:space="0" w:color="auto"/>
                <w:bottom w:val="none" w:sz="0" w:space="0" w:color="auto"/>
                <w:right w:val="none" w:sz="0" w:space="0" w:color="auto"/>
              </w:divBdr>
            </w:div>
            <w:div w:id="1981956712">
              <w:marLeft w:val="0"/>
              <w:marRight w:val="0"/>
              <w:marTop w:val="0"/>
              <w:marBottom w:val="0"/>
              <w:divBdr>
                <w:top w:val="none" w:sz="0" w:space="0" w:color="auto"/>
                <w:left w:val="none" w:sz="0" w:space="0" w:color="auto"/>
                <w:bottom w:val="none" w:sz="0" w:space="0" w:color="auto"/>
                <w:right w:val="none" w:sz="0" w:space="0" w:color="auto"/>
              </w:divBdr>
            </w:div>
            <w:div w:id="1982155455">
              <w:marLeft w:val="0"/>
              <w:marRight w:val="0"/>
              <w:marTop w:val="0"/>
              <w:marBottom w:val="0"/>
              <w:divBdr>
                <w:top w:val="none" w:sz="0" w:space="0" w:color="auto"/>
                <w:left w:val="none" w:sz="0" w:space="0" w:color="auto"/>
                <w:bottom w:val="none" w:sz="0" w:space="0" w:color="auto"/>
                <w:right w:val="none" w:sz="0" w:space="0" w:color="auto"/>
              </w:divBdr>
            </w:div>
            <w:div w:id="2003198261">
              <w:marLeft w:val="0"/>
              <w:marRight w:val="0"/>
              <w:marTop w:val="0"/>
              <w:marBottom w:val="0"/>
              <w:divBdr>
                <w:top w:val="none" w:sz="0" w:space="0" w:color="auto"/>
                <w:left w:val="none" w:sz="0" w:space="0" w:color="auto"/>
                <w:bottom w:val="none" w:sz="0" w:space="0" w:color="auto"/>
                <w:right w:val="none" w:sz="0" w:space="0" w:color="auto"/>
              </w:divBdr>
            </w:div>
            <w:div w:id="2003318157">
              <w:marLeft w:val="0"/>
              <w:marRight w:val="0"/>
              <w:marTop w:val="0"/>
              <w:marBottom w:val="0"/>
              <w:divBdr>
                <w:top w:val="none" w:sz="0" w:space="0" w:color="auto"/>
                <w:left w:val="none" w:sz="0" w:space="0" w:color="auto"/>
                <w:bottom w:val="none" w:sz="0" w:space="0" w:color="auto"/>
                <w:right w:val="none" w:sz="0" w:space="0" w:color="auto"/>
              </w:divBdr>
            </w:div>
            <w:div w:id="2009794192">
              <w:marLeft w:val="0"/>
              <w:marRight w:val="0"/>
              <w:marTop w:val="0"/>
              <w:marBottom w:val="0"/>
              <w:divBdr>
                <w:top w:val="none" w:sz="0" w:space="0" w:color="auto"/>
                <w:left w:val="none" w:sz="0" w:space="0" w:color="auto"/>
                <w:bottom w:val="none" w:sz="0" w:space="0" w:color="auto"/>
                <w:right w:val="none" w:sz="0" w:space="0" w:color="auto"/>
              </w:divBdr>
            </w:div>
            <w:div w:id="2010323204">
              <w:marLeft w:val="0"/>
              <w:marRight w:val="0"/>
              <w:marTop w:val="0"/>
              <w:marBottom w:val="0"/>
              <w:divBdr>
                <w:top w:val="none" w:sz="0" w:space="0" w:color="auto"/>
                <w:left w:val="none" w:sz="0" w:space="0" w:color="auto"/>
                <w:bottom w:val="none" w:sz="0" w:space="0" w:color="auto"/>
                <w:right w:val="none" w:sz="0" w:space="0" w:color="auto"/>
              </w:divBdr>
            </w:div>
            <w:div w:id="2012873015">
              <w:marLeft w:val="0"/>
              <w:marRight w:val="0"/>
              <w:marTop w:val="0"/>
              <w:marBottom w:val="0"/>
              <w:divBdr>
                <w:top w:val="none" w:sz="0" w:space="0" w:color="auto"/>
                <w:left w:val="none" w:sz="0" w:space="0" w:color="auto"/>
                <w:bottom w:val="none" w:sz="0" w:space="0" w:color="auto"/>
                <w:right w:val="none" w:sz="0" w:space="0" w:color="auto"/>
              </w:divBdr>
            </w:div>
            <w:div w:id="2024015107">
              <w:marLeft w:val="0"/>
              <w:marRight w:val="0"/>
              <w:marTop w:val="0"/>
              <w:marBottom w:val="0"/>
              <w:divBdr>
                <w:top w:val="none" w:sz="0" w:space="0" w:color="auto"/>
                <w:left w:val="none" w:sz="0" w:space="0" w:color="auto"/>
                <w:bottom w:val="none" w:sz="0" w:space="0" w:color="auto"/>
                <w:right w:val="none" w:sz="0" w:space="0" w:color="auto"/>
              </w:divBdr>
            </w:div>
            <w:div w:id="2028554740">
              <w:marLeft w:val="0"/>
              <w:marRight w:val="0"/>
              <w:marTop w:val="0"/>
              <w:marBottom w:val="0"/>
              <w:divBdr>
                <w:top w:val="none" w:sz="0" w:space="0" w:color="auto"/>
                <w:left w:val="none" w:sz="0" w:space="0" w:color="auto"/>
                <w:bottom w:val="none" w:sz="0" w:space="0" w:color="auto"/>
                <w:right w:val="none" w:sz="0" w:space="0" w:color="auto"/>
              </w:divBdr>
            </w:div>
            <w:div w:id="2030257639">
              <w:marLeft w:val="0"/>
              <w:marRight w:val="0"/>
              <w:marTop w:val="0"/>
              <w:marBottom w:val="0"/>
              <w:divBdr>
                <w:top w:val="none" w:sz="0" w:space="0" w:color="auto"/>
                <w:left w:val="none" w:sz="0" w:space="0" w:color="auto"/>
                <w:bottom w:val="none" w:sz="0" w:space="0" w:color="auto"/>
                <w:right w:val="none" w:sz="0" w:space="0" w:color="auto"/>
              </w:divBdr>
            </w:div>
            <w:div w:id="2040355377">
              <w:marLeft w:val="0"/>
              <w:marRight w:val="0"/>
              <w:marTop w:val="0"/>
              <w:marBottom w:val="0"/>
              <w:divBdr>
                <w:top w:val="none" w:sz="0" w:space="0" w:color="auto"/>
                <w:left w:val="none" w:sz="0" w:space="0" w:color="auto"/>
                <w:bottom w:val="none" w:sz="0" w:space="0" w:color="auto"/>
                <w:right w:val="none" w:sz="0" w:space="0" w:color="auto"/>
              </w:divBdr>
              <w:divsChild>
                <w:div w:id="6298941">
                  <w:marLeft w:val="0"/>
                  <w:marRight w:val="0"/>
                  <w:marTop w:val="0"/>
                  <w:marBottom w:val="0"/>
                  <w:divBdr>
                    <w:top w:val="none" w:sz="0" w:space="0" w:color="auto"/>
                    <w:left w:val="none" w:sz="0" w:space="0" w:color="auto"/>
                    <w:bottom w:val="none" w:sz="0" w:space="0" w:color="auto"/>
                    <w:right w:val="none" w:sz="0" w:space="0" w:color="auto"/>
                  </w:divBdr>
                </w:div>
                <w:div w:id="15355052">
                  <w:marLeft w:val="0"/>
                  <w:marRight w:val="0"/>
                  <w:marTop w:val="0"/>
                  <w:marBottom w:val="0"/>
                  <w:divBdr>
                    <w:top w:val="none" w:sz="0" w:space="0" w:color="auto"/>
                    <w:left w:val="none" w:sz="0" w:space="0" w:color="auto"/>
                    <w:bottom w:val="none" w:sz="0" w:space="0" w:color="auto"/>
                    <w:right w:val="none" w:sz="0" w:space="0" w:color="auto"/>
                  </w:divBdr>
                </w:div>
                <w:div w:id="15355853">
                  <w:marLeft w:val="0"/>
                  <w:marRight w:val="0"/>
                  <w:marTop w:val="0"/>
                  <w:marBottom w:val="0"/>
                  <w:divBdr>
                    <w:top w:val="none" w:sz="0" w:space="0" w:color="auto"/>
                    <w:left w:val="none" w:sz="0" w:space="0" w:color="auto"/>
                    <w:bottom w:val="none" w:sz="0" w:space="0" w:color="auto"/>
                    <w:right w:val="none" w:sz="0" w:space="0" w:color="auto"/>
                  </w:divBdr>
                </w:div>
                <w:div w:id="15739912">
                  <w:marLeft w:val="0"/>
                  <w:marRight w:val="0"/>
                  <w:marTop w:val="0"/>
                  <w:marBottom w:val="0"/>
                  <w:divBdr>
                    <w:top w:val="none" w:sz="0" w:space="0" w:color="auto"/>
                    <w:left w:val="none" w:sz="0" w:space="0" w:color="auto"/>
                    <w:bottom w:val="none" w:sz="0" w:space="0" w:color="auto"/>
                    <w:right w:val="none" w:sz="0" w:space="0" w:color="auto"/>
                  </w:divBdr>
                </w:div>
                <w:div w:id="36398788">
                  <w:marLeft w:val="0"/>
                  <w:marRight w:val="0"/>
                  <w:marTop w:val="0"/>
                  <w:marBottom w:val="0"/>
                  <w:divBdr>
                    <w:top w:val="none" w:sz="0" w:space="0" w:color="auto"/>
                    <w:left w:val="none" w:sz="0" w:space="0" w:color="auto"/>
                    <w:bottom w:val="none" w:sz="0" w:space="0" w:color="auto"/>
                    <w:right w:val="none" w:sz="0" w:space="0" w:color="auto"/>
                  </w:divBdr>
                </w:div>
                <w:div w:id="43608402">
                  <w:marLeft w:val="0"/>
                  <w:marRight w:val="0"/>
                  <w:marTop w:val="0"/>
                  <w:marBottom w:val="0"/>
                  <w:divBdr>
                    <w:top w:val="none" w:sz="0" w:space="0" w:color="auto"/>
                    <w:left w:val="none" w:sz="0" w:space="0" w:color="auto"/>
                    <w:bottom w:val="none" w:sz="0" w:space="0" w:color="auto"/>
                    <w:right w:val="none" w:sz="0" w:space="0" w:color="auto"/>
                  </w:divBdr>
                </w:div>
                <w:div w:id="44068803">
                  <w:marLeft w:val="0"/>
                  <w:marRight w:val="0"/>
                  <w:marTop w:val="0"/>
                  <w:marBottom w:val="0"/>
                  <w:divBdr>
                    <w:top w:val="none" w:sz="0" w:space="0" w:color="auto"/>
                    <w:left w:val="none" w:sz="0" w:space="0" w:color="auto"/>
                    <w:bottom w:val="none" w:sz="0" w:space="0" w:color="auto"/>
                    <w:right w:val="none" w:sz="0" w:space="0" w:color="auto"/>
                  </w:divBdr>
                </w:div>
                <w:div w:id="53436990">
                  <w:marLeft w:val="0"/>
                  <w:marRight w:val="0"/>
                  <w:marTop w:val="0"/>
                  <w:marBottom w:val="0"/>
                  <w:divBdr>
                    <w:top w:val="none" w:sz="0" w:space="0" w:color="auto"/>
                    <w:left w:val="none" w:sz="0" w:space="0" w:color="auto"/>
                    <w:bottom w:val="none" w:sz="0" w:space="0" w:color="auto"/>
                    <w:right w:val="none" w:sz="0" w:space="0" w:color="auto"/>
                  </w:divBdr>
                </w:div>
                <w:div w:id="58749904">
                  <w:marLeft w:val="0"/>
                  <w:marRight w:val="0"/>
                  <w:marTop w:val="0"/>
                  <w:marBottom w:val="0"/>
                  <w:divBdr>
                    <w:top w:val="none" w:sz="0" w:space="0" w:color="auto"/>
                    <w:left w:val="none" w:sz="0" w:space="0" w:color="auto"/>
                    <w:bottom w:val="none" w:sz="0" w:space="0" w:color="auto"/>
                    <w:right w:val="none" w:sz="0" w:space="0" w:color="auto"/>
                  </w:divBdr>
                </w:div>
                <w:div w:id="59597984">
                  <w:marLeft w:val="0"/>
                  <w:marRight w:val="0"/>
                  <w:marTop w:val="0"/>
                  <w:marBottom w:val="0"/>
                  <w:divBdr>
                    <w:top w:val="none" w:sz="0" w:space="0" w:color="auto"/>
                    <w:left w:val="none" w:sz="0" w:space="0" w:color="auto"/>
                    <w:bottom w:val="none" w:sz="0" w:space="0" w:color="auto"/>
                    <w:right w:val="none" w:sz="0" w:space="0" w:color="auto"/>
                  </w:divBdr>
                </w:div>
                <w:div w:id="65343562">
                  <w:marLeft w:val="0"/>
                  <w:marRight w:val="0"/>
                  <w:marTop w:val="0"/>
                  <w:marBottom w:val="0"/>
                  <w:divBdr>
                    <w:top w:val="none" w:sz="0" w:space="0" w:color="auto"/>
                    <w:left w:val="none" w:sz="0" w:space="0" w:color="auto"/>
                    <w:bottom w:val="none" w:sz="0" w:space="0" w:color="auto"/>
                    <w:right w:val="none" w:sz="0" w:space="0" w:color="auto"/>
                  </w:divBdr>
                </w:div>
                <w:div w:id="66655175">
                  <w:marLeft w:val="0"/>
                  <w:marRight w:val="0"/>
                  <w:marTop w:val="0"/>
                  <w:marBottom w:val="0"/>
                  <w:divBdr>
                    <w:top w:val="none" w:sz="0" w:space="0" w:color="auto"/>
                    <w:left w:val="none" w:sz="0" w:space="0" w:color="auto"/>
                    <w:bottom w:val="none" w:sz="0" w:space="0" w:color="auto"/>
                    <w:right w:val="none" w:sz="0" w:space="0" w:color="auto"/>
                  </w:divBdr>
                </w:div>
                <w:div w:id="79103418">
                  <w:marLeft w:val="0"/>
                  <w:marRight w:val="0"/>
                  <w:marTop w:val="0"/>
                  <w:marBottom w:val="0"/>
                  <w:divBdr>
                    <w:top w:val="none" w:sz="0" w:space="0" w:color="auto"/>
                    <w:left w:val="none" w:sz="0" w:space="0" w:color="auto"/>
                    <w:bottom w:val="none" w:sz="0" w:space="0" w:color="auto"/>
                    <w:right w:val="none" w:sz="0" w:space="0" w:color="auto"/>
                  </w:divBdr>
                </w:div>
                <w:div w:id="80370584">
                  <w:marLeft w:val="0"/>
                  <w:marRight w:val="0"/>
                  <w:marTop w:val="0"/>
                  <w:marBottom w:val="0"/>
                  <w:divBdr>
                    <w:top w:val="none" w:sz="0" w:space="0" w:color="auto"/>
                    <w:left w:val="none" w:sz="0" w:space="0" w:color="auto"/>
                    <w:bottom w:val="none" w:sz="0" w:space="0" w:color="auto"/>
                    <w:right w:val="none" w:sz="0" w:space="0" w:color="auto"/>
                  </w:divBdr>
                </w:div>
                <w:div w:id="82723080">
                  <w:marLeft w:val="0"/>
                  <w:marRight w:val="0"/>
                  <w:marTop w:val="0"/>
                  <w:marBottom w:val="0"/>
                  <w:divBdr>
                    <w:top w:val="none" w:sz="0" w:space="0" w:color="auto"/>
                    <w:left w:val="none" w:sz="0" w:space="0" w:color="auto"/>
                    <w:bottom w:val="none" w:sz="0" w:space="0" w:color="auto"/>
                    <w:right w:val="none" w:sz="0" w:space="0" w:color="auto"/>
                  </w:divBdr>
                </w:div>
                <w:div w:id="86538015">
                  <w:marLeft w:val="0"/>
                  <w:marRight w:val="0"/>
                  <w:marTop w:val="0"/>
                  <w:marBottom w:val="0"/>
                  <w:divBdr>
                    <w:top w:val="none" w:sz="0" w:space="0" w:color="auto"/>
                    <w:left w:val="none" w:sz="0" w:space="0" w:color="auto"/>
                    <w:bottom w:val="none" w:sz="0" w:space="0" w:color="auto"/>
                    <w:right w:val="none" w:sz="0" w:space="0" w:color="auto"/>
                  </w:divBdr>
                </w:div>
                <w:div w:id="94834432">
                  <w:marLeft w:val="0"/>
                  <w:marRight w:val="0"/>
                  <w:marTop w:val="0"/>
                  <w:marBottom w:val="0"/>
                  <w:divBdr>
                    <w:top w:val="none" w:sz="0" w:space="0" w:color="auto"/>
                    <w:left w:val="none" w:sz="0" w:space="0" w:color="auto"/>
                    <w:bottom w:val="none" w:sz="0" w:space="0" w:color="auto"/>
                    <w:right w:val="none" w:sz="0" w:space="0" w:color="auto"/>
                  </w:divBdr>
                </w:div>
                <w:div w:id="99225763">
                  <w:marLeft w:val="0"/>
                  <w:marRight w:val="0"/>
                  <w:marTop w:val="0"/>
                  <w:marBottom w:val="0"/>
                  <w:divBdr>
                    <w:top w:val="none" w:sz="0" w:space="0" w:color="auto"/>
                    <w:left w:val="none" w:sz="0" w:space="0" w:color="auto"/>
                    <w:bottom w:val="none" w:sz="0" w:space="0" w:color="auto"/>
                    <w:right w:val="none" w:sz="0" w:space="0" w:color="auto"/>
                  </w:divBdr>
                </w:div>
                <w:div w:id="100689997">
                  <w:marLeft w:val="0"/>
                  <w:marRight w:val="0"/>
                  <w:marTop w:val="0"/>
                  <w:marBottom w:val="0"/>
                  <w:divBdr>
                    <w:top w:val="none" w:sz="0" w:space="0" w:color="auto"/>
                    <w:left w:val="none" w:sz="0" w:space="0" w:color="auto"/>
                    <w:bottom w:val="none" w:sz="0" w:space="0" w:color="auto"/>
                    <w:right w:val="none" w:sz="0" w:space="0" w:color="auto"/>
                  </w:divBdr>
                </w:div>
                <w:div w:id="101655761">
                  <w:marLeft w:val="0"/>
                  <w:marRight w:val="0"/>
                  <w:marTop w:val="0"/>
                  <w:marBottom w:val="0"/>
                  <w:divBdr>
                    <w:top w:val="none" w:sz="0" w:space="0" w:color="auto"/>
                    <w:left w:val="none" w:sz="0" w:space="0" w:color="auto"/>
                    <w:bottom w:val="none" w:sz="0" w:space="0" w:color="auto"/>
                    <w:right w:val="none" w:sz="0" w:space="0" w:color="auto"/>
                  </w:divBdr>
                </w:div>
                <w:div w:id="102502980">
                  <w:marLeft w:val="0"/>
                  <w:marRight w:val="0"/>
                  <w:marTop w:val="0"/>
                  <w:marBottom w:val="0"/>
                  <w:divBdr>
                    <w:top w:val="none" w:sz="0" w:space="0" w:color="auto"/>
                    <w:left w:val="none" w:sz="0" w:space="0" w:color="auto"/>
                    <w:bottom w:val="none" w:sz="0" w:space="0" w:color="auto"/>
                    <w:right w:val="none" w:sz="0" w:space="0" w:color="auto"/>
                  </w:divBdr>
                </w:div>
                <w:div w:id="108553130">
                  <w:marLeft w:val="0"/>
                  <w:marRight w:val="0"/>
                  <w:marTop w:val="0"/>
                  <w:marBottom w:val="0"/>
                  <w:divBdr>
                    <w:top w:val="none" w:sz="0" w:space="0" w:color="auto"/>
                    <w:left w:val="none" w:sz="0" w:space="0" w:color="auto"/>
                    <w:bottom w:val="none" w:sz="0" w:space="0" w:color="auto"/>
                    <w:right w:val="none" w:sz="0" w:space="0" w:color="auto"/>
                  </w:divBdr>
                </w:div>
                <w:div w:id="108625866">
                  <w:marLeft w:val="0"/>
                  <w:marRight w:val="0"/>
                  <w:marTop w:val="0"/>
                  <w:marBottom w:val="0"/>
                  <w:divBdr>
                    <w:top w:val="none" w:sz="0" w:space="0" w:color="auto"/>
                    <w:left w:val="none" w:sz="0" w:space="0" w:color="auto"/>
                    <w:bottom w:val="none" w:sz="0" w:space="0" w:color="auto"/>
                    <w:right w:val="none" w:sz="0" w:space="0" w:color="auto"/>
                  </w:divBdr>
                </w:div>
                <w:div w:id="112092550">
                  <w:marLeft w:val="0"/>
                  <w:marRight w:val="0"/>
                  <w:marTop w:val="0"/>
                  <w:marBottom w:val="0"/>
                  <w:divBdr>
                    <w:top w:val="none" w:sz="0" w:space="0" w:color="auto"/>
                    <w:left w:val="none" w:sz="0" w:space="0" w:color="auto"/>
                    <w:bottom w:val="none" w:sz="0" w:space="0" w:color="auto"/>
                    <w:right w:val="none" w:sz="0" w:space="0" w:color="auto"/>
                  </w:divBdr>
                </w:div>
                <w:div w:id="125009432">
                  <w:marLeft w:val="0"/>
                  <w:marRight w:val="0"/>
                  <w:marTop w:val="0"/>
                  <w:marBottom w:val="0"/>
                  <w:divBdr>
                    <w:top w:val="none" w:sz="0" w:space="0" w:color="auto"/>
                    <w:left w:val="none" w:sz="0" w:space="0" w:color="auto"/>
                    <w:bottom w:val="none" w:sz="0" w:space="0" w:color="auto"/>
                    <w:right w:val="none" w:sz="0" w:space="0" w:color="auto"/>
                  </w:divBdr>
                </w:div>
                <w:div w:id="129441266">
                  <w:marLeft w:val="0"/>
                  <w:marRight w:val="0"/>
                  <w:marTop w:val="0"/>
                  <w:marBottom w:val="0"/>
                  <w:divBdr>
                    <w:top w:val="none" w:sz="0" w:space="0" w:color="auto"/>
                    <w:left w:val="none" w:sz="0" w:space="0" w:color="auto"/>
                    <w:bottom w:val="none" w:sz="0" w:space="0" w:color="auto"/>
                    <w:right w:val="none" w:sz="0" w:space="0" w:color="auto"/>
                  </w:divBdr>
                </w:div>
                <w:div w:id="130443766">
                  <w:marLeft w:val="0"/>
                  <w:marRight w:val="0"/>
                  <w:marTop w:val="0"/>
                  <w:marBottom w:val="0"/>
                  <w:divBdr>
                    <w:top w:val="none" w:sz="0" w:space="0" w:color="auto"/>
                    <w:left w:val="none" w:sz="0" w:space="0" w:color="auto"/>
                    <w:bottom w:val="none" w:sz="0" w:space="0" w:color="auto"/>
                    <w:right w:val="none" w:sz="0" w:space="0" w:color="auto"/>
                  </w:divBdr>
                </w:div>
                <w:div w:id="144518733">
                  <w:marLeft w:val="0"/>
                  <w:marRight w:val="0"/>
                  <w:marTop w:val="0"/>
                  <w:marBottom w:val="0"/>
                  <w:divBdr>
                    <w:top w:val="none" w:sz="0" w:space="0" w:color="auto"/>
                    <w:left w:val="none" w:sz="0" w:space="0" w:color="auto"/>
                    <w:bottom w:val="none" w:sz="0" w:space="0" w:color="auto"/>
                    <w:right w:val="none" w:sz="0" w:space="0" w:color="auto"/>
                  </w:divBdr>
                </w:div>
                <w:div w:id="153768887">
                  <w:marLeft w:val="0"/>
                  <w:marRight w:val="0"/>
                  <w:marTop w:val="0"/>
                  <w:marBottom w:val="0"/>
                  <w:divBdr>
                    <w:top w:val="none" w:sz="0" w:space="0" w:color="auto"/>
                    <w:left w:val="none" w:sz="0" w:space="0" w:color="auto"/>
                    <w:bottom w:val="none" w:sz="0" w:space="0" w:color="auto"/>
                    <w:right w:val="none" w:sz="0" w:space="0" w:color="auto"/>
                  </w:divBdr>
                </w:div>
                <w:div w:id="158430753">
                  <w:marLeft w:val="0"/>
                  <w:marRight w:val="0"/>
                  <w:marTop w:val="0"/>
                  <w:marBottom w:val="0"/>
                  <w:divBdr>
                    <w:top w:val="none" w:sz="0" w:space="0" w:color="auto"/>
                    <w:left w:val="none" w:sz="0" w:space="0" w:color="auto"/>
                    <w:bottom w:val="none" w:sz="0" w:space="0" w:color="auto"/>
                    <w:right w:val="none" w:sz="0" w:space="0" w:color="auto"/>
                  </w:divBdr>
                </w:div>
                <w:div w:id="159807819">
                  <w:marLeft w:val="0"/>
                  <w:marRight w:val="0"/>
                  <w:marTop w:val="0"/>
                  <w:marBottom w:val="0"/>
                  <w:divBdr>
                    <w:top w:val="none" w:sz="0" w:space="0" w:color="auto"/>
                    <w:left w:val="none" w:sz="0" w:space="0" w:color="auto"/>
                    <w:bottom w:val="none" w:sz="0" w:space="0" w:color="auto"/>
                    <w:right w:val="none" w:sz="0" w:space="0" w:color="auto"/>
                  </w:divBdr>
                </w:div>
                <w:div w:id="177548788">
                  <w:marLeft w:val="0"/>
                  <w:marRight w:val="0"/>
                  <w:marTop w:val="0"/>
                  <w:marBottom w:val="0"/>
                  <w:divBdr>
                    <w:top w:val="none" w:sz="0" w:space="0" w:color="auto"/>
                    <w:left w:val="none" w:sz="0" w:space="0" w:color="auto"/>
                    <w:bottom w:val="none" w:sz="0" w:space="0" w:color="auto"/>
                    <w:right w:val="none" w:sz="0" w:space="0" w:color="auto"/>
                  </w:divBdr>
                </w:div>
                <w:div w:id="178472586">
                  <w:marLeft w:val="0"/>
                  <w:marRight w:val="0"/>
                  <w:marTop w:val="0"/>
                  <w:marBottom w:val="0"/>
                  <w:divBdr>
                    <w:top w:val="none" w:sz="0" w:space="0" w:color="auto"/>
                    <w:left w:val="none" w:sz="0" w:space="0" w:color="auto"/>
                    <w:bottom w:val="none" w:sz="0" w:space="0" w:color="auto"/>
                    <w:right w:val="none" w:sz="0" w:space="0" w:color="auto"/>
                  </w:divBdr>
                </w:div>
                <w:div w:id="206766975">
                  <w:marLeft w:val="0"/>
                  <w:marRight w:val="0"/>
                  <w:marTop w:val="0"/>
                  <w:marBottom w:val="0"/>
                  <w:divBdr>
                    <w:top w:val="none" w:sz="0" w:space="0" w:color="auto"/>
                    <w:left w:val="none" w:sz="0" w:space="0" w:color="auto"/>
                    <w:bottom w:val="none" w:sz="0" w:space="0" w:color="auto"/>
                    <w:right w:val="none" w:sz="0" w:space="0" w:color="auto"/>
                  </w:divBdr>
                </w:div>
                <w:div w:id="209541151">
                  <w:marLeft w:val="0"/>
                  <w:marRight w:val="0"/>
                  <w:marTop w:val="0"/>
                  <w:marBottom w:val="0"/>
                  <w:divBdr>
                    <w:top w:val="none" w:sz="0" w:space="0" w:color="auto"/>
                    <w:left w:val="none" w:sz="0" w:space="0" w:color="auto"/>
                    <w:bottom w:val="none" w:sz="0" w:space="0" w:color="auto"/>
                    <w:right w:val="none" w:sz="0" w:space="0" w:color="auto"/>
                  </w:divBdr>
                </w:div>
                <w:div w:id="217396830">
                  <w:marLeft w:val="0"/>
                  <w:marRight w:val="0"/>
                  <w:marTop w:val="0"/>
                  <w:marBottom w:val="0"/>
                  <w:divBdr>
                    <w:top w:val="none" w:sz="0" w:space="0" w:color="auto"/>
                    <w:left w:val="none" w:sz="0" w:space="0" w:color="auto"/>
                    <w:bottom w:val="none" w:sz="0" w:space="0" w:color="auto"/>
                    <w:right w:val="none" w:sz="0" w:space="0" w:color="auto"/>
                  </w:divBdr>
                </w:div>
                <w:div w:id="217935423">
                  <w:marLeft w:val="0"/>
                  <w:marRight w:val="0"/>
                  <w:marTop w:val="0"/>
                  <w:marBottom w:val="0"/>
                  <w:divBdr>
                    <w:top w:val="none" w:sz="0" w:space="0" w:color="auto"/>
                    <w:left w:val="none" w:sz="0" w:space="0" w:color="auto"/>
                    <w:bottom w:val="none" w:sz="0" w:space="0" w:color="auto"/>
                    <w:right w:val="none" w:sz="0" w:space="0" w:color="auto"/>
                  </w:divBdr>
                </w:div>
                <w:div w:id="228854683">
                  <w:marLeft w:val="0"/>
                  <w:marRight w:val="0"/>
                  <w:marTop w:val="0"/>
                  <w:marBottom w:val="0"/>
                  <w:divBdr>
                    <w:top w:val="none" w:sz="0" w:space="0" w:color="auto"/>
                    <w:left w:val="none" w:sz="0" w:space="0" w:color="auto"/>
                    <w:bottom w:val="none" w:sz="0" w:space="0" w:color="auto"/>
                    <w:right w:val="none" w:sz="0" w:space="0" w:color="auto"/>
                  </w:divBdr>
                </w:div>
                <w:div w:id="233782417">
                  <w:marLeft w:val="0"/>
                  <w:marRight w:val="0"/>
                  <w:marTop w:val="0"/>
                  <w:marBottom w:val="0"/>
                  <w:divBdr>
                    <w:top w:val="none" w:sz="0" w:space="0" w:color="auto"/>
                    <w:left w:val="none" w:sz="0" w:space="0" w:color="auto"/>
                    <w:bottom w:val="none" w:sz="0" w:space="0" w:color="auto"/>
                    <w:right w:val="none" w:sz="0" w:space="0" w:color="auto"/>
                  </w:divBdr>
                </w:div>
                <w:div w:id="236479790">
                  <w:marLeft w:val="0"/>
                  <w:marRight w:val="0"/>
                  <w:marTop w:val="0"/>
                  <w:marBottom w:val="0"/>
                  <w:divBdr>
                    <w:top w:val="none" w:sz="0" w:space="0" w:color="auto"/>
                    <w:left w:val="none" w:sz="0" w:space="0" w:color="auto"/>
                    <w:bottom w:val="none" w:sz="0" w:space="0" w:color="auto"/>
                    <w:right w:val="none" w:sz="0" w:space="0" w:color="auto"/>
                  </w:divBdr>
                </w:div>
                <w:div w:id="236716734">
                  <w:marLeft w:val="0"/>
                  <w:marRight w:val="0"/>
                  <w:marTop w:val="0"/>
                  <w:marBottom w:val="0"/>
                  <w:divBdr>
                    <w:top w:val="none" w:sz="0" w:space="0" w:color="auto"/>
                    <w:left w:val="none" w:sz="0" w:space="0" w:color="auto"/>
                    <w:bottom w:val="none" w:sz="0" w:space="0" w:color="auto"/>
                    <w:right w:val="none" w:sz="0" w:space="0" w:color="auto"/>
                  </w:divBdr>
                </w:div>
                <w:div w:id="251281199">
                  <w:marLeft w:val="0"/>
                  <w:marRight w:val="0"/>
                  <w:marTop w:val="0"/>
                  <w:marBottom w:val="0"/>
                  <w:divBdr>
                    <w:top w:val="none" w:sz="0" w:space="0" w:color="auto"/>
                    <w:left w:val="none" w:sz="0" w:space="0" w:color="auto"/>
                    <w:bottom w:val="none" w:sz="0" w:space="0" w:color="auto"/>
                    <w:right w:val="none" w:sz="0" w:space="0" w:color="auto"/>
                  </w:divBdr>
                </w:div>
                <w:div w:id="251475669">
                  <w:marLeft w:val="0"/>
                  <w:marRight w:val="0"/>
                  <w:marTop w:val="0"/>
                  <w:marBottom w:val="0"/>
                  <w:divBdr>
                    <w:top w:val="none" w:sz="0" w:space="0" w:color="auto"/>
                    <w:left w:val="none" w:sz="0" w:space="0" w:color="auto"/>
                    <w:bottom w:val="none" w:sz="0" w:space="0" w:color="auto"/>
                    <w:right w:val="none" w:sz="0" w:space="0" w:color="auto"/>
                  </w:divBdr>
                </w:div>
                <w:div w:id="256406030">
                  <w:marLeft w:val="0"/>
                  <w:marRight w:val="0"/>
                  <w:marTop w:val="0"/>
                  <w:marBottom w:val="0"/>
                  <w:divBdr>
                    <w:top w:val="none" w:sz="0" w:space="0" w:color="auto"/>
                    <w:left w:val="none" w:sz="0" w:space="0" w:color="auto"/>
                    <w:bottom w:val="none" w:sz="0" w:space="0" w:color="auto"/>
                    <w:right w:val="none" w:sz="0" w:space="0" w:color="auto"/>
                  </w:divBdr>
                </w:div>
                <w:div w:id="257062733">
                  <w:marLeft w:val="0"/>
                  <w:marRight w:val="0"/>
                  <w:marTop w:val="0"/>
                  <w:marBottom w:val="0"/>
                  <w:divBdr>
                    <w:top w:val="none" w:sz="0" w:space="0" w:color="auto"/>
                    <w:left w:val="none" w:sz="0" w:space="0" w:color="auto"/>
                    <w:bottom w:val="none" w:sz="0" w:space="0" w:color="auto"/>
                    <w:right w:val="none" w:sz="0" w:space="0" w:color="auto"/>
                  </w:divBdr>
                </w:div>
                <w:div w:id="273438552">
                  <w:marLeft w:val="0"/>
                  <w:marRight w:val="0"/>
                  <w:marTop w:val="0"/>
                  <w:marBottom w:val="0"/>
                  <w:divBdr>
                    <w:top w:val="none" w:sz="0" w:space="0" w:color="auto"/>
                    <w:left w:val="none" w:sz="0" w:space="0" w:color="auto"/>
                    <w:bottom w:val="none" w:sz="0" w:space="0" w:color="auto"/>
                    <w:right w:val="none" w:sz="0" w:space="0" w:color="auto"/>
                  </w:divBdr>
                </w:div>
                <w:div w:id="275410788">
                  <w:marLeft w:val="0"/>
                  <w:marRight w:val="0"/>
                  <w:marTop w:val="0"/>
                  <w:marBottom w:val="0"/>
                  <w:divBdr>
                    <w:top w:val="none" w:sz="0" w:space="0" w:color="auto"/>
                    <w:left w:val="none" w:sz="0" w:space="0" w:color="auto"/>
                    <w:bottom w:val="none" w:sz="0" w:space="0" w:color="auto"/>
                    <w:right w:val="none" w:sz="0" w:space="0" w:color="auto"/>
                  </w:divBdr>
                </w:div>
                <w:div w:id="289896629">
                  <w:marLeft w:val="0"/>
                  <w:marRight w:val="0"/>
                  <w:marTop w:val="0"/>
                  <w:marBottom w:val="0"/>
                  <w:divBdr>
                    <w:top w:val="none" w:sz="0" w:space="0" w:color="auto"/>
                    <w:left w:val="none" w:sz="0" w:space="0" w:color="auto"/>
                    <w:bottom w:val="none" w:sz="0" w:space="0" w:color="auto"/>
                    <w:right w:val="none" w:sz="0" w:space="0" w:color="auto"/>
                  </w:divBdr>
                </w:div>
                <w:div w:id="299001897">
                  <w:marLeft w:val="0"/>
                  <w:marRight w:val="0"/>
                  <w:marTop w:val="0"/>
                  <w:marBottom w:val="0"/>
                  <w:divBdr>
                    <w:top w:val="none" w:sz="0" w:space="0" w:color="auto"/>
                    <w:left w:val="none" w:sz="0" w:space="0" w:color="auto"/>
                    <w:bottom w:val="none" w:sz="0" w:space="0" w:color="auto"/>
                    <w:right w:val="none" w:sz="0" w:space="0" w:color="auto"/>
                  </w:divBdr>
                </w:div>
                <w:div w:id="305355437">
                  <w:marLeft w:val="0"/>
                  <w:marRight w:val="0"/>
                  <w:marTop w:val="0"/>
                  <w:marBottom w:val="0"/>
                  <w:divBdr>
                    <w:top w:val="none" w:sz="0" w:space="0" w:color="auto"/>
                    <w:left w:val="none" w:sz="0" w:space="0" w:color="auto"/>
                    <w:bottom w:val="none" w:sz="0" w:space="0" w:color="auto"/>
                    <w:right w:val="none" w:sz="0" w:space="0" w:color="auto"/>
                  </w:divBdr>
                </w:div>
                <w:div w:id="307394240">
                  <w:marLeft w:val="0"/>
                  <w:marRight w:val="0"/>
                  <w:marTop w:val="0"/>
                  <w:marBottom w:val="0"/>
                  <w:divBdr>
                    <w:top w:val="none" w:sz="0" w:space="0" w:color="auto"/>
                    <w:left w:val="none" w:sz="0" w:space="0" w:color="auto"/>
                    <w:bottom w:val="none" w:sz="0" w:space="0" w:color="auto"/>
                    <w:right w:val="none" w:sz="0" w:space="0" w:color="auto"/>
                  </w:divBdr>
                </w:div>
                <w:div w:id="312103345">
                  <w:marLeft w:val="0"/>
                  <w:marRight w:val="0"/>
                  <w:marTop w:val="0"/>
                  <w:marBottom w:val="0"/>
                  <w:divBdr>
                    <w:top w:val="none" w:sz="0" w:space="0" w:color="auto"/>
                    <w:left w:val="none" w:sz="0" w:space="0" w:color="auto"/>
                    <w:bottom w:val="none" w:sz="0" w:space="0" w:color="auto"/>
                    <w:right w:val="none" w:sz="0" w:space="0" w:color="auto"/>
                  </w:divBdr>
                </w:div>
                <w:div w:id="317660650">
                  <w:marLeft w:val="0"/>
                  <w:marRight w:val="0"/>
                  <w:marTop w:val="0"/>
                  <w:marBottom w:val="0"/>
                  <w:divBdr>
                    <w:top w:val="none" w:sz="0" w:space="0" w:color="auto"/>
                    <w:left w:val="none" w:sz="0" w:space="0" w:color="auto"/>
                    <w:bottom w:val="none" w:sz="0" w:space="0" w:color="auto"/>
                    <w:right w:val="none" w:sz="0" w:space="0" w:color="auto"/>
                  </w:divBdr>
                </w:div>
                <w:div w:id="329724533">
                  <w:marLeft w:val="0"/>
                  <w:marRight w:val="0"/>
                  <w:marTop w:val="0"/>
                  <w:marBottom w:val="0"/>
                  <w:divBdr>
                    <w:top w:val="none" w:sz="0" w:space="0" w:color="auto"/>
                    <w:left w:val="none" w:sz="0" w:space="0" w:color="auto"/>
                    <w:bottom w:val="none" w:sz="0" w:space="0" w:color="auto"/>
                    <w:right w:val="none" w:sz="0" w:space="0" w:color="auto"/>
                  </w:divBdr>
                </w:div>
                <w:div w:id="332225903">
                  <w:marLeft w:val="0"/>
                  <w:marRight w:val="0"/>
                  <w:marTop w:val="0"/>
                  <w:marBottom w:val="0"/>
                  <w:divBdr>
                    <w:top w:val="none" w:sz="0" w:space="0" w:color="auto"/>
                    <w:left w:val="none" w:sz="0" w:space="0" w:color="auto"/>
                    <w:bottom w:val="none" w:sz="0" w:space="0" w:color="auto"/>
                    <w:right w:val="none" w:sz="0" w:space="0" w:color="auto"/>
                  </w:divBdr>
                </w:div>
                <w:div w:id="335111645">
                  <w:marLeft w:val="0"/>
                  <w:marRight w:val="0"/>
                  <w:marTop w:val="0"/>
                  <w:marBottom w:val="0"/>
                  <w:divBdr>
                    <w:top w:val="none" w:sz="0" w:space="0" w:color="auto"/>
                    <w:left w:val="none" w:sz="0" w:space="0" w:color="auto"/>
                    <w:bottom w:val="none" w:sz="0" w:space="0" w:color="auto"/>
                    <w:right w:val="none" w:sz="0" w:space="0" w:color="auto"/>
                  </w:divBdr>
                </w:div>
                <w:div w:id="335614217">
                  <w:marLeft w:val="0"/>
                  <w:marRight w:val="0"/>
                  <w:marTop w:val="0"/>
                  <w:marBottom w:val="0"/>
                  <w:divBdr>
                    <w:top w:val="none" w:sz="0" w:space="0" w:color="auto"/>
                    <w:left w:val="none" w:sz="0" w:space="0" w:color="auto"/>
                    <w:bottom w:val="none" w:sz="0" w:space="0" w:color="auto"/>
                    <w:right w:val="none" w:sz="0" w:space="0" w:color="auto"/>
                  </w:divBdr>
                </w:div>
                <w:div w:id="341472746">
                  <w:marLeft w:val="0"/>
                  <w:marRight w:val="0"/>
                  <w:marTop w:val="0"/>
                  <w:marBottom w:val="0"/>
                  <w:divBdr>
                    <w:top w:val="none" w:sz="0" w:space="0" w:color="auto"/>
                    <w:left w:val="none" w:sz="0" w:space="0" w:color="auto"/>
                    <w:bottom w:val="none" w:sz="0" w:space="0" w:color="auto"/>
                    <w:right w:val="none" w:sz="0" w:space="0" w:color="auto"/>
                  </w:divBdr>
                </w:div>
                <w:div w:id="342440030">
                  <w:marLeft w:val="0"/>
                  <w:marRight w:val="0"/>
                  <w:marTop w:val="0"/>
                  <w:marBottom w:val="0"/>
                  <w:divBdr>
                    <w:top w:val="none" w:sz="0" w:space="0" w:color="auto"/>
                    <w:left w:val="none" w:sz="0" w:space="0" w:color="auto"/>
                    <w:bottom w:val="none" w:sz="0" w:space="0" w:color="auto"/>
                    <w:right w:val="none" w:sz="0" w:space="0" w:color="auto"/>
                  </w:divBdr>
                </w:div>
                <w:div w:id="342631693">
                  <w:marLeft w:val="0"/>
                  <w:marRight w:val="0"/>
                  <w:marTop w:val="0"/>
                  <w:marBottom w:val="0"/>
                  <w:divBdr>
                    <w:top w:val="none" w:sz="0" w:space="0" w:color="auto"/>
                    <w:left w:val="none" w:sz="0" w:space="0" w:color="auto"/>
                    <w:bottom w:val="none" w:sz="0" w:space="0" w:color="auto"/>
                    <w:right w:val="none" w:sz="0" w:space="0" w:color="auto"/>
                  </w:divBdr>
                </w:div>
                <w:div w:id="345403632">
                  <w:marLeft w:val="0"/>
                  <w:marRight w:val="0"/>
                  <w:marTop w:val="0"/>
                  <w:marBottom w:val="0"/>
                  <w:divBdr>
                    <w:top w:val="none" w:sz="0" w:space="0" w:color="auto"/>
                    <w:left w:val="none" w:sz="0" w:space="0" w:color="auto"/>
                    <w:bottom w:val="none" w:sz="0" w:space="0" w:color="auto"/>
                    <w:right w:val="none" w:sz="0" w:space="0" w:color="auto"/>
                  </w:divBdr>
                </w:div>
                <w:div w:id="355742310">
                  <w:marLeft w:val="0"/>
                  <w:marRight w:val="0"/>
                  <w:marTop w:val="0"/>
                  <w:marBottom w:val="0"/>
                  <w:divBdr>
                    <w:top w:val="none" w:sz="0" w:space="0" w:color="auto"/>
                    <w:left w:val="none" w:sz="0" w:space="0" w:color="auto"/>
                    <w:bottom w:val="none" w:sz="0" w:space="0" w:color="auto"/>
                    <w:right w:val="none" w:sz="0" w:space="0" w:color="auto"/>
                  </w:divBdr>
                </w:div>
                <w:div w:id="359010894">
                  <w:marLeft w:val="0"/>
                  <w:marRight w:val="0"/>
                  <w:marTop w:val="0"/>
                  <w:marBottom w:val="0"/>
                  <w:divBdr>
                    <w:top w:val="none" w:sz="0" w:space="0" w:color="auto"/>
                    <w:left w:val="none" w:sz="0" w:space="0" w:color="auto"/>
                    <w:bottom w:val="none" w:sz="0" w:space="0" w:color="auto"/>
                    <w:right w:val="none" w:sz="0" w:space="0" w:color="auto"/>
                  </w:divBdr>
                </w:div>
                <w:div w:id="360017815">
                  <w:marLeft w:val="0"/>
                  <w:marRight w:val="0"/>
                  <w:marTop w:val="0"/>
                  <w:marBottom w:val="0"/>
                  <w:divBdr>
                    <w:top w:val="none" w:sz="0" w:space="0" w:color="auto"/>
                    <w:left w:val="none" w:sz="0" w:space="0" w:color="auto"/>
                    <w:bottom w:val="none" w:sz="0" w:space="0" w:color="auto"/>
                    <w:right w:val="none" w:sz="0" w:space="0" w:color="auto"/>
                  </w:divBdr>
                </w:div>
                <w:div w:id="364713991">
                  <w:marLeft w:val="0"/>
                  <w:marRight w:val="0"/>
                  <w:marTop w:val="0"/>
                  <w:marBottom w:val="0"/>
                  <w:divBdr>
                    <w:top w:val="none" w:sz="0" w:space="0" w:color="auto"/>
                    <w:left w:val="none" w:sz="0" w:space="0" w:color="auto"/>
                    <w:bottom w:val="none" w:sz="0" w:space="0" w:color="auto"/>
                    <w:right w:val="none" w:sz="0" w:space="0" w:color="auto"/>
                  </w:divBdr>
                </w:div>
                <w:div w:id="376202894">
                  <w:marLeft w:val="0"/>
                  <w:marRight w:val="0"/>
                  <w:marTop w:val="0"/>
                  <w:marBottom w:val="0"/>
                  <w:divBdr>
                    <w:top w:val="none" w:sz="0" w:space="0" w:color="auto"/>
                    <w:left w:val="none" w:sz="0" w:space="0" w:color="auto"/>
                    <w:bottom w:val="none" w:sz="0" w:space="0" w:color="auto"/>
                    <w:right w:val="none" w:sz="0" w:space="0" w:color="auto"/>
                  </w:divBdr>
                </w:div>
                <w:div w:id="386338922">
                  <w:marLeft w:val="0"/>
                  <w:marRight w:val="0"/>
                  <w:marTop w:val="0"/>
                  <w:marBottom w:val="0"/>
                  <w:divBdr>
                    <w:top w:val="none" w:sz="0" w:space="0" w:color="auto"/>
                    <w:left w:val="none" w:sz="0" w:space="0" w:color="auto"/>
                    <w:bottom w:val="none" w:sz="0" w:space="0" w:color="auto"/>
                    <w:right w:val="none" w:sz="0" w:space="0" w:color="auto"/>
                  </w:divBdr>
                </w:div>
                <w:div w:id="388960595">
                  <w:marLeft w:val="0"/>
                  <w:marRight w:val="0"/>
                  <w:marTop w:val="0"/>
                  <w:marBottom w:val="0"/>
                  <w:divBdr>
                    <w:top w:val="none" w:sz="0" w:space="0" w:color="auto"/>
                    <w:left w:val="none" w:sz="0" w:space="0" w:color="auto"/>
                    <w:bottom w:val="none" w:sz="0" w:space="0" w:color="auto"/>
                    <w:right w:val="none" w:sz="0" w:space="0" w:color="auto"/>
                  </w:divBdr>
                </w:div>
                <w:div w:id="398289431">
                  <w:marLeft w:val="0"/>
                  <w:marRight w:val="0"/>
                  <w:marTop w:val="0"/>
                  <w:marBottom w:val="0"/>
                  <w:divBdr>
                    <w:top w:val="none" w:sz="0" w:space="0" w:color="auto"/>
                    <w:left w:val="none" w:sz="0" w:space="0" w:color="auto"/>
                    <w:bottom w:val="none" w:sz="0" w:space="0" w:color="auto"/>
                    <w:right w:val="none" w:sz="0" w:space="0" w:color="auto"/>
                  </w:divBdr>
                </w:div>
                <w:div w:id="399211659">
                  <w:marLeft w:val="0"/>
                  <w:marRight w:val="0"/>
                  <w:marTop w:val="0"/>
                  <w:marBottom w:val="0"/>
                  <w:divBdr>
                    <w:top w:val="none" w:sz="0" w:space="0" w:color="auto"/>
                    <w:left w:val="none" w:sz="0" w:space="0" w:color="auto"/>
                    <w:bottom w:val="none" w:sz="0" w:space="0" w:color="auto"/>
                    <w:right w:val="none" w:sz="0" w:space="0" w:color="auto"/>
                  </w:divBdr>
                </w:div>
                <w:div w:id="400447508">
                  <w:marLeft w:val="0"/>
                  <w:marRight w:val="0"/>
                  <w:marTop w:val="0"/>
                  <w:marBottom w:val="0"/>
                  <w:divBdr>
                    <w:top w:val="none" w:sz="0" w:space="0" w:color="auto"/>
                    <w:left w:val="none" w:sz="0" w:space="0" w:color="auto"/>
                    <w:bottom w:val="none" w:sz="0" w:space="0" w:color="auto"/>
                    <w:right w:val="none" w:sz="0" w:space="0" w:color="auto"/>
                  </w:divBdr>
                </w:div>
                <w:div w:id="404496648">
                  <w:marLeft w:val="0"/>
                  <w:marRight w:val="0"/>
                  <w:marTop w:val="0"/>
                  <w:marBottom w:val="0"/>
                  <w:divBdr>
                    <w:top w:val="none" w:sz="0" w:space="0" w:color="auto"/>
                    <w:left w:val="none" w:sz="0" w:space="0" w:color="auto"/>
                    <w:bottom w:val="none" w:sz="0" w:space="0" w:color="auto"/>
                    <w:right w:val="none" w:sz="0" w:space="0" w:color="auto"/>
                  </w:divBdr>
                </w:div>
                <w:div w:id="404960156">
                  <w:marLeft w:val="0"/>
                  <w:marRight w:val="0"/>
                  <w:marTop w:val="0"/>
                  <w:marBottom w:val="0"/>
                  <w:divBdr>
                    <w:top w:val="none" w:sz="0" w:space="0" w:color="auto"/>
                    <w:left w:val="none" w:sz="0" w:space="0" w:color="auto"/>
                    <w:bottom w:val="none" w:sz="0" w:space="0" w:color="auto"/>
                    <w:right w:val="none" w:sz="0" w:space="0" w:color="auto"/>
                  </w:divBdr>
                </w:div>
                <w:div w:id="406651824">
                  <w:marLeft w:val="0"/>
                  <w:marRight w:val="0"/>
                  <w:marTop w:val="0"/>
                  <w:marBottom w:val="0"/>
                  <w:divBdr>
                    <w:top w:val="none" w:sz="0" w:space="0" w:color="auto"/>
                    <w:left w:val="none" w:sz="0" w:space="0" w:color="auto"/>
                    <w:bottom w:val="none" w:sz="0" w:space="0" w:color="auto"/>
                    <w:right w:val="none" w:sz="0" w:space="0" w:color="auto"/>
                  </w:divBdr>
                </w:div>
                <w:div w:id="409809233">
                  <w:marLeft w:val="0"/>
                  <w:marRight w:val="0"/>
                  <w:marTop w:val="0"/>
                  <w:marBottom w:val="0"/>
                  <w:divBdr>
                    <w:top w:val="none" w:sz="0" w:space="0" w:color="auto"/>
                    <w:left w:val="none" w:sz="0" w:space="0" w:color="auto"/>
                    <w:bottom w:val="none" w:sz="0" w:space="0" w:color="auto"/>
                    <w:right w:val="none" w:sz="0" w:space="0" w:color="auto"/>
                  </w:divBdr>
                </w:div>
                <w:div w:id="410346403">
                  <w:marLeft w:val="0"/>
                  <w:marRight w:val="0"/>
                  <w:marTop w:val="0"/>
                  <w:marBottom w:val="0"/>
                  <w:divBdr>
                    <w:top w:val="none" w:sz="0" w:space="0" w:color="auto"/>
                    <w:left w:val="none" w:sz="0" w:space="0" w:color="auto"/>
                    <w:bottom w:val="none" w:sz="0" w:space="0" w:color="auto"/>
                    <w:right w:val="none" w:sz="0" w:space="0" w:color="auto"/>
                  </w:divBdr>
                </w:div>
                <w:div w:id="414011059">
                  <w:marLeft w:val="0"/>
                  <w:marRight w:val="0"/>
                  <w:marTop w:val="0"/>
                  <w:marBottom w:val="0"/>
                  <w:divBdr>
                    <w:top w:val="none" w:sz="0" w:space="0" w:color="auto"/>
                    <w:left w:val="none" w:sz="0" w:space="0" w:color="auto"/>
                    <w:bottom w:val="none" w:sz="0" w:space="0" w:color="auto"/>
                    <w:right w:val="none" w:sz="0" w:space="0" w:color="auto"/>
                  </w:divBdr>
                </w:div>
                <w:div w:id="414865026">
                  <w:marLeft w:val="0"/>
                  <w:marRight w:val="0"/>
                  <w:marTop w:val="0"/>
                  <w:marBottom w:val="0"/>
                  <w:divBdr>
                    <w:top w:val="none" w:sz="0" w:space="0" w:color="auto"/>
                    <w:left w:val="none" w:sz="0" w:space="0" w:color="auto"/>
                    <w:bottom w:val="none" w:sz="0" w:space="0" w:color="auto"/>
                    <w:right w:val="none" w:sz="0" w:space="0" w:color="auto"/>
                  </w:divBdr>
                </w:div>
                <w:div w:id="415706735">
                  <w:marLeft w:val="0"/>
                  <w:marRight w:val="0"/>
                  <w:marTop w:val="0"/>
                  <w:marBottom w:val="0"/>
                  <w:divBdr>
                    <w:top w:val="none" w:sz="0" w:space="0" w:color="auto"/>
                    <w:left w:val="none" w:sz="0" w:space="0" w:color="auto"/>
                    <w:bottom w:val="none" w:sz="0" w:space="0" w:color="auto"/>
                    <w:right w:val="none" w:sz="0" w:space="0" w:color="auto"/>
                  </w:divBdr>
                </w:div>
                <w:div w:id="418135349">
                  <w:marLeft w:val="0"/>
                  <w:marRight w:val="0"/>
                  <w:marTop w:val="0"/>
                  <w:marBottom w:val="0"/>
                  <w:divBdr>
                    <w:top w:val="none" w:sz="0" w:space="0" w:color="auto"/>
                    <w:left w:val="none" w:sz="0" w:space="0" w:color="auto"/>
                    <w:bottom w:val="none" w:sz="0" w:space="0" w:color="auto"/>
                    <w:right w:val="none" w:sz="0" w:space="0" w:color="auto"/>
                  </w:divBdr>
                </w:div>
                <w:div w:id="421267807">
                  <w:marLeft w:val="0"/>
                  <w:marRight w:val="0"/>
                  <w:marTop w:val="0"/>
                  <w:marBottom w:val="0"/>
                  <w:divBdr>
                    <w:top w:val="none" w:sz="0" w:space="0" w:color="auto"/>
                    <w:left w:val="none" w:sz="0" w:space="0" w:color="auto"/>
                    <w:bottom w:val="none" w:sz="0" w:space="0" w:color="auto"/>
                    <w:right w:val="none" w:sz="0" w:space="0" w:color="auto"/>
                  </w:divBdr>
                </w:div>
                <w:div w:id="421806720">
                  <w:marLeft w:val="0"/>
                  <w:marRight w:val="0"/>
                  <w:marTop w:val="0"/>
                  <w:marBottom w:val="0"/>
                  <w:divBdr>
                    <w:top w:val="none" w:sz="0" w:space="0" w:color="auto"/>
                    <w:left w:val="none" w:sz="0" w:space="0" w:color="auto"/>
                    <w:bottom w:val="none" w:sz="0" w:space="0" w:color="auto"/>
                    <w:right w:val="none" w:sz="0" w:space="0" w:color="auto"/>
                  </w:divBdr>
                </w:div>
                <w:div w:id="429087971">
                  <w:marLeft w:val="0"/>
                  <w:marRight w:val="0"/>
                  <w:marTop w:val="0"/>
                  <w:marBottom w:val="0"/>
                  <w:divBdr>
                    <w:top w:val="none" w:sz="0" w:space="0" w:color="auto"/>
                    <w:left w:val="none" w:sz="0" w:space="0" w:color="auto"/>
                    <w:bottom w:val="none" w:sz="0" w:space="0" w:color="auto"/>
                    <w:right w:val="none" w:sz="0" w:space="0" w:color="auto"/>
                  </w:divBdr>
                </w:div>
                <w:div w:id="434792498">
                  <w:marLeft w:val="0"/>
                  <w:marRight w:val="0"/>
                  <w:marTop w:val="0"/>
                  <w:marBottom w:val="0"/>
                  <w:divBdr>
                    <w:top w:val="none" w:sz="0" w:space="0" w:color="auto"/>
                    <w:left w:val="none" w:sz="0" w:space="0" w:color="auto"/>
                    <w:bottom w:val="none" w:sz="0" w:space="0" w:color="auto"/>
                    <w:right w:val="none" w:sz="0" w:space="0" w:color="auto"/>
                  </w:divBdr>
                </w:div>
                <w:div w:id="434906687">
                  <w:marLeft w:val="0"/>
                  <w:marRight w:val="0"/>
                  <w:marTop w:val="0"/>
                  <w:marBottom w:val="0"/>
                  <w:divBdr>
                    <w:top w:val="none" w:sz="0" w:space="0" w:color="auto"/>
                    <w:left w:val="none" w:sz="0" w:space="0" w:color="auto"/>
                    <w:bottom w:val="none" w:sz="0" w:space="0" w:color="auto"/>
                    <w:right w:val="none" w:sz="0" w:space="0" w:color="auto"/>
                  </w:divBdr>
                </w:div>
                <w:div w:id="437604831">
                  <w:marLeft w:val="0"/>
                  <w:marRight w:val="0"/>
                  <w:marTop w:val="0"/>
                  <w:marBottom w:val="0"/>
                  <w:divBdr>
                    <w:top w:val="none" w:sz="0" w:space="0" w:color="auto"/>
                    <w:left w:val="none" w:sz="0" w:space="0" w:color="auto"/>
                    <w:bottom w:val="none" w:sz="0" w:space="0" w:color="auto"/>
                    <w:right w:val="none" w:sz="0" w:space="0" w:color="auto"/>
                  </w:divBdr>
                </w:div>
                <w:div w:id="442383030">
                  <w:marLeft w:val="0"/>
                  <w:marRight w:val="0"/>
                  <w:marTop w:val="0"/>
                  <w:marBottom w:val="0"/>
                  <w:divBdr>
                    <w:top w:val="none" w:sz="0" w:space="0" w:color="auto"/>
                    <w:left w:val="none" w:sz="0" w:space="0" w:color="auto"/>
                    <w:bottom w:val="none" w:sz="0" w:space="0" w:color="auto"/>
                    <w:right w:val="none" w:sz="0" w:space="0" w:color="auto"/>
                  </w:divBdr>
                </w:div>
                <w:div w:id="446043048">
                  <w:marLeft w:val="0"/>
                  <w:marRight w:val="0"/>
                  <w:marTop w:val="0"/>
                  <w:marBottom w:val="0"/>
                  <w:divBdr>
                    <w:top w:val="none" w:sz="0" w:space="0" w:color="auto"/>
                    <w:left w:val="none" w:sz="0" w:space="0" w:color="auto"/>
                    <w:bottom w:val="none" w:sz="0" w:space="0" w:color="auto"/>
                    <w:right w:val="none" w:sz="0" w:space="0" w:color="auto"/>
                  </w:divBdr>
                </w:div>
                <w:div w:id="452139488">
                  <w:marLeft w:val="0"/>
                  <w:marRight w:val="0"/>
                  <w:marTop w:val="0"/>
                  <w:marBottom w:val="0"/>
                  <w:divBdr>
                    <w:top w:val="none" w:sz="0" w:space="0" w:color="auto"/>
                    <w:left w:val="none" w:sz="0" w:space="0" w:color="auto"/>
                    <w:bottom w:val="none" w:sz="0" w:space="0" w:color="auto"/>
                    <w:right w:val="none" w:sz="0" w:space="0" w:color="auto"/>
                  </w:divBdr>
                </w:div>
                <w:div w:id="459299152">
                  <w:marLeft w:val="0"/>
                  <w:marRight w:val="0"/>
                  <w:marTop w:val="0"/>
                  <w:marBottom w:val="0"/>
                  <w:divBdr>
                    <w:top w:val="none" w:sz="0" w:space="0" w:color="auto"/>
                    <w:left w:val="none" w:sz="0" w:space="0" w:color="auto"/>
                    <w:bottom w:val="none" w:sz="0" w:space="0" w:color="auto"/>
                    <w:right w:val="none" w:sz="0" w:space="0" w:color="auto"/>
                  </w:divBdr>
                </w:div>
                <w:div w:id="460224719">
                  <w:marLeft w:val="0"/>
                  <w:marRight w:val="0"/>
                  <w:marTop w:val="0"/>
                  <w:marBottom w:val="0"/>
                  <w:divBdr>
                    <w:top w:val="none" w:sz="0" w:space="0" w:color="auto"/>
                    <w:left w:val="none" w:sz="0" w:space="0" w:color="auto"/>
                    <w:bottom w:val="none" w:sz="0" w:space="0" w:color="auto"/>
                    <w:right w:val="none" w:sz="0" w:space="0" w:color="auto"/>
                  </w:divBdr>
                </w:div>
                <w:div w:id="460808694">
                  <w:marLeft w:val="0"/>
                  <w:marRight w:val="0"/>
                  <w:marTop w:val="0"/>
                  <w:marBottom w:val="0"/>
                  <w:divBdr>
                    <w:top w:val="none" w:sz="0" w:space="0" w:color="auto"/>
                    <w:left w:val="none" w:sz="0" w:space="0" w:color="auto"/>
                    <w:bottom w:val="none" w:sz="0" w:space="0" w:color="auto"/>
                    <w:right w:val="none" w:sz="0" w:space="0" w:color="auto"/>
                  </w:divBdr>
                </w:div>
                <w:div w:id="480342255">
                  <w:marLeft w:val="0"/>
                  <w:marRight w:val="0"/>
                  <w:marTop w:val="0"/>
                  <w:marBottom w:val="0"/>
                  <w:divBdr>
                    <w:top w:val="none" w:sz="0" w:space="0" w:color="auto"/>
                    <w:left w:val="none" w:sz="0" w:space="0" w:color="auto"/>
                    <w:bottom w:val="none" w:sz="0" w:space="0" w:color="auto"/>
                    <w:right w:val="none" w:sz="0" w:space="0" w:color="auto"/>
                  </w:divBdr>
                </w:div>
                <w:div w:id="484592329">
                  <w:marLeft w:val="0"/>
                  <w:marRight w:val="0"/>
                  <w:marTop w:val="0"/>
                  <w:marBottom w:val="0"/>
                  <w:divBdr>
                    <w:top w:val="none" w:sz="0" w:space="0" w:color="auto"/>
                    <w:left w:val="none" w:sz="0" w:space="0" w:color="auto"/>
                    <w:bottom w:val="none" w:sz="0" w:space="0" w:color="auto"/>
                    <w:right w:val="none" w:sz="0" w:space="0" w:color="auto"/>
                  </w:divBdr>
                </w:div>
                <w:div w:id="487668518">
                  <w:marLeft w:val="0"/>
                  <w:marRight w:val="0"/>
                  <w:marTop w:val="0"/>
                  <w:marBottom w:val="0"/>
                  <w:divBdr>
                    <w:top w:val="none" w:sz="0" w:space="0" w:color="auto"/>
                    <w:left w:val="none" w:sz="0" w:space="0" w:color="auto"/>
                    <w:bottom w:val="none" w:sz="0" w:space="0" w:color="auto"/>
                    <w:right w:val="none" w:sz="0" w:space="0" w:color="auto"/>
                  </w:divBdr>
                </w:div>
                <w:div w:id="487941846">
                  <w:marLeft w:val="0"/>
                  <w:marRight w:val="0"/>
                  <w:marTop w:val="0"/>
                  <w:marBottom w:val="0"/>
                  <w:divBdr>
                    <w:top w:val="none" w:sz="0" w:space="0" w:color="auto"/>
                    <w:left w:val="none" w:sz="0" w:space="0" w:color="auto"/>
                    <w:bottom w:val="none" w:sz="0" w:space="0" w:color="auto"/>
                    <w:right w:val="none" w:sz="0" w:space="0" w:color="auto"/>
                  </w:divBdr>
                </w:div>
                <w:div w:id="497502056">
                  <w:marLeft w:val="0"/>
                  <w:marRight w:val="0"/>
                  <w:marTop w:val="0"/>
                  <w:marBottom w:val="0"/>
                  <w:divBdr>
                    <w:top w:val="none" w:sz="0" w:space="0" w:color="auto"/>
                    <w:left w:val="none" w:sz="0" w:space="0" w:color="auto"/>
                    <w:bottom w:val="none" w:sz="0" w:space="0" w:color="auto"/>
                    <w:right w:val="none" w:sz="0" w:space="0" w:color="auto"/>
                  </w:divBdr>
                </w:div>
                <w:div w:id="506486139">
                  <w:marLeft w:val="0"/>
                  <w:marRight w:val="0"/>
                  <w:marTop w:val="0"/>
                  <w:marBottom w:val="0"/>
                  <w:divBdr>
                    <w:top w:val="none" w:sz="0" w:space="0" w:color="auto"/>
                    <w:left w:val="none" w:sz="0" w:space="0" w:color="auto"/>
                    <w:bottom w:val="none" w:sz="0" w:space="0" w:color="auto"/>
                    <w:right w:val="none" w:sz="0" w:space="0" w:color="auto"/>
                  </w:divBdr>
                </w:div>
                <w:div w:id="511726677">
                  <w:marLeft w:val="0"/>
                  <w:marRight w:val="0"/>
                  <w:marTop w:val="0"/>
                  <w:marBottom w:val="0"/>
                  <w:divBdr>
                    <w:top w:val="none" w:sz="0" w:space="0" w:color="auto"/>
                    <w:left w:val="none" w:sz="0" w:space="0" w:color="auto"/>
                    <w:bottom w:val="none" w:sz="0" w:space="0" w:color="auto"/>
                    <w:right w:val="none" w:sz="0" w:space="0" w:color="auto"/>
                  </w:divBdr>
                </w:div>
                <w:div w:id="515651394">
                  <w:marLeft w:val="0"/>
                  <w:marRight w:val="0"/>
                  <w:marTop w:val="0"/>
                  <w:marBottom w:val="0"/>
                  <w:divBdr>
                    <w:top w:val="none" w:sz="0" w:space="0" w:color="auto"/>
                    <w:left w:val="none" w:sz="0" w:space="0" w:color="auto"/>
                    <w:bottom w:val="none" w:sz="0" w:space="0" w:color="auto"/>
                    <w:right w:val="none" w:sz="0" w:space="0" w:color="auto"/>
                  </w:divBdr>
                </w:div>
                <w:div w:id="517894385">
                  <w:marLeft w:val="0"/>
                  <w:marRight w:val="0"/>
                  <w:marTop w:val="0"/>
                  <w:marBottom w:val="0"/>
                  <w:divBdr>
                    <w:top w:val="none" w:sz="0" w:space="0" w:color="auto"/>
                    <w:left w:val="none" w:sz="0" w:space="0" w:color="auto"/>
                    <w:bottom w:val="none" w:sz="0" w:space="0" w:color="auto"/>
                    <w:right w:val="none" w:sz="0" w:space="0" w:color="auto"/>
                  </w:divBdr>
                </w:div>
                <w:div w:id="518933974">
                  <w:marLeft w:val="0"/>
                  <w:marRight w:val="0"/>
                  <w:marTop w:val="0"/>
                  <w:marBottom w:val="0"/>
                  <w:divBdr>
                    <w:top w:val="none" w:sz="0" w:space="0" w:color="auto"/>
                    <w:left w:val="none" w:sz="0" w:space="0" w:color="auto"/>
                    <w:bottom w:val="none" w:sz="0" w:space="0" w:color="auto"/>
                    <w:right w:val="none" w:sz="0" w:space="0" w:color="auto"/>
                  </w:divBdr>
                </w:div>
                <w:div w:id="546453865">
                  <w:marLeft w:val="0"/>
                  <w:marRight w:val="0"/>
                  <w:marTop w:val="0"/>
                  <w:marBottom w:val="0"/>
                  <w:divBdr>
                    <w:top w:val="none" w:sz="0" w:space="0" w:color="auto"/>
                    <w:left w:val="none" w:sz="0" w:space="0" w:color="auto"/>
                    <w:bottom w:val="none" w:sz="0" w:space="0" w:color="auto"/>
                    <w:right w:val="none" w:sz="0" w:space="0" w:color="auto"/>
                  </w:divBdr>
                </w:div>
                <w:div w:id="552888986">
                  <w:marLeft w:val="0"/>
                  <w:marRight w:val="0"/>
                  <w:marTop w:val="0"/>
                  <w:marBottom w:val="0"/>
                  <w:divBdr>
                    <w:top w:val="none" w:sz="0" w:space="0" w:color="auto"/>
                    <w:left w:val="none" w:sz="0" w:space="0" w:color="auto"/>
                    <w:bottom w:val="none" w:sz="0" w:space="0" w:color="auto"/>
                    <w:right w:val="none" w:sz="0" w:space="0" w:color="auto"/>
                  </w:divBdr>
                </w:div>
                <w:div w:id="576520393">
                  <w:marLeft w:val="0"/>
                  <w:marRight w:val="0"/>
                  <w:marTop w:val="0"/>
                  <w:marBottom w:val="0"/>
                  <w:divBdr>
                    <w:top w:val="none" w:sz="0" w:space="0" w:color="auto"/>
                    <w:left w:val="none" w:sz="0" w:space="0" w:color="auto"/>
                    <w:bottom w:val="none" w:sz="0" w:space="0" w:color="auto"/>
                    <w:right w:val="none" w:sz="0" w:space="0" w:color="auto"/>
                  </w:divBdr>
                </w:div>
                <w:div w:id="583801947">
                  <w:marLeft w:val="0"/>
                  <w:marRight w:val="0"/>
                  <w:marTop w:val="0"/>
                  <w:marBottom w:val="0"/>
                  <w:divBdr>
                    <w:top w:val="none" w:sz="0" w:space="0" w:color="auto"/>
                    <w:left w:val="none" w:sz="0" w:space="0" w:color="auto"/>
                    <w:bottom w:val="none" w:sz="0" w:space="0" w:color="auto"/>
                    <w:right w:val="none" w:sz="0" w:space="0" w:color="auto"/>
                  </w:divBdr>
                </w:div>
                <w:div w:id="585191080">
                  <w:marLeft w:val="0"/>
                  <w:marRight w:val="0"/>
                  <w:marTop w:val="0"/>
                  <w:marBottom w:val="0"/>
                  <w:divBdr>
                    <w:top w:val="none" w:sz="0" w:space="0" w:color="auto"/>
                    <w:left w:val="none" w:sz="0" w:space="0" w:color="auto"/>
                    <w:bottom w:val="none" w:sz="0" w:space="0" w:color="auto"/>
                    <w:right w:val="none" w:sz="0" w:space="0" w:color="auto"/>
                  </w:divBdr>
                </w:div>
                <w:div w:id="588126360">
                  <w:marLeft w:val="0"/>
                  <w:marRight w:val="0"/>
                  <w:marTop w:val="0"/>
                  <w:marBottom w:val="0"/>
                  <w:divBdr>
                    <w:top w:val="none" w:sz="0" w:space="0" w:color="auto"/>
                    <w:left w:val="none" w:sz="0" w:space="0" w:color="auto"/>
                    <w:bottom w:val="none" w:sz="0" w:space="0" w:color="auto"/>
                    <w:right w:val="none" w:sz="0" w:space="0" w:color="auto"/>
                  </w:divBdr>
                </w:div>
                <w:div w:id="590432512">
                  <w:marLeft w:val="0"/>
                  <w:marRight w:val="0"/>
                  <w:marTop w:val="0"/>
                  <w:marBottom w:val="0"/>
                  <w:divBdr>
                    <w:top w:val="none" w:sz="0" w:space="0" w:color="auto"/>
                    <w:left w:val="none" w:sz="0" w:space="0" w:color="auto"/>
                    <w:bottom w:val="none" w:sz="0" w:space="0" w:color="auto"/>
                    <w:right w:val="none" w:sz="0" w:space="0" w:color="auto"/>
                  </w:divBdr>
                </w:div>
                <w:div w:id="593712925">
                  <w:marLeft w:val="0"/>
                  <w:marRight w:val="0"/>
                  <w:marTop w:val="0"/>
                  <w:marBottom w:val="0"/>
                  <w:divBdr>
                    <w:top w:val="none" w:sz="0" w:space="0" w:color="auto"/>
                    <w:left w:val="none" w:sz="0" w:space="0" w:color="auto"/>
                    <w:bottom w:val="none" w:sz="0" w:space="0" w:color="auto"/>
                    <w:right w:val="none" w:sz="0" w:space="0" w:color="auto"/>
                  </w:divBdr>
                </w:div>
                <w:div w:id="596402244">
                  <w:marLeft w:val="0"/>
                  <w:marRight w:val="0"/>
                  <w:marTop w:val="0"/>
                  <w:marBottom w:val="0"/>
                  <w:divBdr>
                    <w:top w:val="none" w:sz="0" w:space="0" w:color="auto"/>
                    <w:left w:val="none" w:sz="0" w:space="0" w:color="auto"/>
                    <w:bottom w:val="none" w:sz="0" w:space="0" w:color="auto"/>
                    <w:right w:val="none" w:sz="0" w:space="0" w:color="auto"/>
                  </w:divBdr>
                </w:div>
                <w:div w:id="610625722">
                  <w:marLeft w:val="0"/>
                  <w:marRight w:val="0"/>
                  <w:marTop w:val="0"/>
                  <w:marBottom w:val="0"/>
                  <w:divBdr>
                    <w:top w:val="none" w:sz="0" w:space="0" w:color="auto"/>
                    <w:left w:val="none" w:sz="0" w:space="0" w:color="auto"/>
                    <w:bottom w:val="none" w:sz="0" w:space="0" w:color="auto"/>
                    <w:right w:val="none" w:sz="0" w:space="0" w:color="auto"/>
                  </w:divBdr>
                </w:div>
                <w:div w:id="629243663">
                  <w:marLeft w:val="0"/>
                  <w:marRight w:val="0"/>
                  <w:marTop w:val="0"/>
                  <w:marBottom w:val="0"/>
                  <w:divBdr>
                    <w:top w:val="none" w:sz="0" w:space="0" w:color="auto"/>
                    <w:left w:val="none" w:sz="0" w:space="0" w:color="auto"/>
                    <w:bottom w:val="none" w:sz="0" w:space="0" w:color="auto"/>
                    <w:right w:val="none" w:sz="0" w:space="0" w:color="auto"/>
                  </w:divBdr>
                </w:div>
                <w:div w:id="632249864">
                  <w:marLeft w:val="0"/>
                  <w:marRight w:val="0"/>
                  <w:marTop w:val="0"/>
                  <w:marBottom w:val="0"/>
                  <w:divBdr>
                    <w:top w:val="none" w:sz="0" w:space="0" w:color="auto"/>
                    <w:left w:val="none" w:sz="0" w:space="0" w:color="auto"/>
                    <w:bottom w:val="none" w:sz="0" w:space="0" w:color="auto"/>
                    <w:right w:val="none" w:sz="0" w:space="0" w:color="auto"/>
                  </w:divBdr>
                </w:div>
                <w:div w:id="639724243">
                  <w:marLeft w:val="0"/>
                  <w:marRight w:val="0"/>
                  <w:marTop w:val="0"/>
                  <w:marBottom w:val="0"/>
                  <w:divBdr>
                    <w:top w:val="none" w:sz="0" w:space="0" w:color="auto"/>
                    <w:left w:val="none" w:sz="0" w:space="0" w:color="auto"/>
                    <w:bottom w:val="none" w:sz="0" w:space="0" w:color="auto"/>
                    <w:right w:val="none" w:sz="0" w:space="0" w:color="auto"/>
                  </w:divBdr>
                </w:div>
                <w:div w:id="647705633">
                  <w:marLeft w:val="0"/>
                  <w:marRight w:val="0"/>
                  <w:marTop w:val="0"/>
                  <w:marBottom w:val="0"/>
                  <w:divBdr>
                    <w:top w:val="none" w:sz="0" w:space="0" w:color="auto"/>
                    <w:left w:val="none" w:sz="0" w:space="0" w:color="auto"/>
                    <w:bottom w:val="none" w:sz="0" w:space="0" w:color="auto"/>
                    <w:right w:val="none" w:sz="0" w:space="0" w:color="auto"/>
                  </w:divBdr>
                </w:div>
                <w:div w:id="652834780">
                  <w:marLeft w:val="0"/>
                  <w:marRight w:val="0"/>
                  <w:marTop w:val="0"/>
                  <w:marBottom w:val="0"/>
                  <w:divBdr>
                    <w:top w:val="none" w:sz="0" w:space="0" w:color="auto"/>
                    <w:left w:val="none" w:sz="0" w:space="0" w:color="auto"/>
                    <w:bottom w:val="none" w:sz="0" w:space="0" w:color="auto"/>
                    <w:right w:val="none" w:sz="0" w:space="0" w:color="auto"/>
                  </w:divBdr>
                </w:div>
                <w:div w:id="654647844">
                  <w:marLeft w:val="0"/>
                  <w:marRight w:val="0"/>
                  <w:marTop w:val="0"/>
                  <w:marBottom w:val="0"/>
                  <w:divBdr>
                    <w:top w:val="none" w:sz="0" w:space="0" w:color="auto"/>
                    <w:left w:val="none" w:sz="0" w:space="0" w:color="auto"/>
                    <w:bottom w:val="none" w:sz="0" w:space="0" w:color="auto"/>
                    <w:right w:val="none" w:sz="0" w:space="0" w:color="auto"/>
                  </w:divBdr>
                </w:div>
                <w:div w:id="668563452">
                  <w:marLeft w:val="0"/>
                  <w:marRight w:val="0"/>
                  <w:marTop w:val="0"/>
                  <w:marBottom w:val="0"/>
                  <w:divBdr>
                    <w:top w:val="none" w:sz="0" w:space="0" w:color="auto"/>
                    <w:left w:val="none" w:sz="0" w:space="0" w:color="auto"/>
                    <w:bottom w:val="none" w:sz="0" w:space="0" w:color="auto"/>
                    <w:right w:val="none" w:sz="0" w:space="0" w:color="auto"/>
                  </w:divBdr>
                </w:div>
                <w:div w:id="675958831">
                  <w:marLeft w:val="0"/>
                  <w:marRight w:val="0"/>
                  <w:marTop w:val="0"/>
                  <w:marBottom w:val="0"/>
                  <w:divBdr>
                    <w:top w:val="none" w:sz="0" w:space="0" w:color="auto"/>
                    <w:left w:val="none" w:sz="0" w:space="0" w:color="auto"/>
                    <w:bottom w:val="none" w:sz="0" w:space="0" w:color="auto"/>
                    <w:right w:val="none" w:sz="0" w:space="0" w:color="auto"/>
                  </w:divBdr>
                </w:div>
                <w:div w:id="690229342">
                  <w:marLeft w:val="0"/>
                  <w:marRight w:val="0"/>
                  <w:marTop w:val="0"/>
                  <w:marBottom w:val="0"/>
                  <w:divBdr>
                    <w:top w:val="none" w:sz="0" w:space="0" w:color="auto"/>
                    <w:left w:val="none" w:sz="0" w:space="0" w:color="auto"/>
                    <w:bottom w:val="none" w:sz="0" w:space="0" w:color="auto"/>
                    <w:right w:val="none" w:sz="0" w:space="0" w:color="auto"/>
                  </w:divBdr>
                </w:div>
                <w:div w:id="698747205">
                  <w:marLeft w:val="0"/>
                  <w:marRight w:val="0"/>
                  <w:marTop w:val="0"/>
                  <w:marBottom w:val="0"/>
                  <w:divBdr>
                    <w:top w:val="none" w:sz="0" w:space="0" w:color="auto"/>
                    <w:left w:val="none" w:sz="0" w:space="0" w:color="auto"/>
                    <w:bottom w:val="none" w:sz="0" w:space="0" w:color="auto"/>
                    <w:right w:val="none" w:sz="0" w:space="0" w:color="auto"/>
                  </w:divBdr>
                </w:div>
                <w:div w:id="710617837">
                  <w:marLeft w:val="0"/>
                  <w:marRight w:val="0"/>
                  <w:marTop w:val="0"/>
                  <w:marBottom w:val="0"/>
                  <w:divBdr>
                    <w:top w:val="none" w:sz="0" w:space="0" w:color="auto"/>
                    <w:left w:val="none" w:sz="0" w:space="0" w:color="auto"/>
                    <w:bottom w:val="none" w:sz="0" w:space="0" w:color="auto"/>
                    <w:right w:val="none" w:sz="0" w:space="0" w:color="auto"/>
                  </w:divBdr>
                </w:div>
                <w:div w:id="715741679">
                  <w:marLeft w:val="0"/>
                  <w:marRight w:val="0"/>
                  <w:marTop w:val="0"/>
                  <w:marBottom w:val="0"/>
                  <w:divBdr>
                    <w:top w:val="none" w:sz="0" w:space="0" w:color="auto"/>
                    <w:left w:val="none" w:sz="0" w:space="0" w:color="auto"/>
                    <w:bottom w:val="none" w:sz="0" w:space="0" w:color="auto"/>
                    <w:right w:val="none" w:sz="0" w:space="0" w:color="auto"/>
                  </w:divBdr>
                </w:div>
                <w:div w:id="722674936">
                  <w:marLeft w:val="0"/>
                  <w:marRight w:val="0"/>
                  <w:marTop w:val="0"/>
                  <w:marBottom w:val="0"/>
                  <w:divBdr>
                    <w:top w:val="none" w:sz="0" w:space="0" w:color="auto"/>
                    <w:left w:val="none" w:sz="0" w:space="0" w:color="auto"/>
                    <w:bottom w:val="none" w:sz="0" w:space="0" w:color="auto"/>
                    <w:right w:val="none" w:sz="0" w:space="0" w:color="auto"/>
                  </w:divBdr>
                </w:div>
                <w:div w:id="726026062">
                  <w:marLeft w:val="0"/>
                  <w:marRight w:val="0"/>
                  <w:marTop w:val="0"/>
                  <w:marBottom w:val="0"/>
                  <w:divBdr>
                    <w:top w:val="none" w:sz="0" w:space="0" w:color="auto"/>
                    <w:left w:val="none" w:sz="0" w:space="0" w:color="auto"/>
                    <w:bottom w:val="none" w:sz="0" w:space="0" w:color="auto"/>
                    <w:right w:val="none" w:sz="0" w:space="0" w:color="auto"/>
                  </w:divBdr>
                </w:div>
                <w:div w:id="735249048">
                  <w:marLeft w:val="0"/>
                  <w:marRight w:val="0"/>
                  <w:marTop w:val="0"/>
                  <w:marBottom w:val="0"/>
                  <w:divBdr>
                    <w:top w:val="none" w:sz="0" w:space="0" w:color="auto"/>
                    <w:left w:val="none" w:sz="0" w:space="0" w:color="auto"/>
                    <w:bottom w:val="none" w:sz="0" w:space="0" w:color="auto"/>
                    <w:right w:val="none" w:sz="0" w:space="0" w:color="auto"/>
                  </w:divBdr>
                </w:div>
                <w:div w:id="735517920">
                  <w:marLeft w:val="0"/>
                  <w:marRight w:val="0"/>
                  <w:marTop w:val="0"/>
                  <w:marBottom w:val="0"/>
                  <w:divBdr>
                    <w:top w:val="none" w:sz="0" w:space="0" w:color="auto"/>
                    <w:left w:val="none" w:sz="0" w:space="0" w:color="auto"/>
                    <w:bottom w:val="none" w:sz="0" w:space="0" w:color="auto"/>
                    <w:right w:val="none" w:sz="0" w:space="0" w:color="auto"/>
                  </w:divBdr>
                </w:div>
                <w:div w:id="736975360">
                  <w:marLeft w:val="0"/>
                  <w:marRight w:val="0"/>
                  <w:marTop w:val="0"/>
                  <w:marBottom w:val="0"/>
                  <w:divBdr>
                    <w:top w:val="none" w:sz="0" w:space="0" w:color="auto"/>
                    <w:left w:val="none" w:sz="0" w:space="0" w:color="auto"/>
                    <w:bottom w:val="none" w:sz="0" w:space="0" w:color="auto"/>
                    <w:right w:val="none" w:sz="0" w:space="0" w:color="auto"/>
                  </w:divBdr>
                </w:div>
                <w:div w:id="739444818">
                  <w:marLeft w:val="0"/>
                  <w:marRight w:val="0"/>
                  <w:marTop w:val="0"/>
                  <w:marBottom w:val="0"/>
                  <w:divBdr>
                    <w:top w:val="none" w:sz="0" w:space="0" w:color="auto"/>
                    <w:left w:val="none" w:sz="0" w:space="0" w:color="auto"/>
                    <w:bottom w:val="none" w:sz="0" w:space="0" w:color="auto"/>
                    <w:right w:val="none" w:sz="0" w:space="0" w:color="auto"/>
                  </w:divBdr>
                </w:div>
                <w:div w:id="742870467">
                  <w:marLeft w:val="0"/>
                  <w:marRight w:val="0"/>
                  <w:marTop w:val="0"/>
                  <w:marBottom w:val="0"/>
                  <w:divBdr>
                    <w:top w:val="none" w:sz="0" w:space="0" w:color="auto"/>
                    <w:left w:val="none" w:sz="0" w:space="0" w:color="auto"/>
                    <w:bottom w:val="none" w:sz="0" w:space="0" w:color="auto"/>
                    <w:right w:val="none" w:sz="0" w:space="0" w:color="auto"/>
                  </w:divBdr>
                </w:div>
                <w:div w:id="744961086">
                  <w:marLeft w:val="0"/>
                  <w:marRight w:val="0"/>
                  <w:marTop w:val="0"/>
                  <w:marBottom w:val="0"/>
                  <w:divBdr>
                    <w:top w:val="none" w:sz="0" w:space="0" w:color="auto"/>
                    <w:left w:val="none" w:sz="0" w:space="0" w:color="auto"/>
                    <w:bottom w:val="none" w:sz="0" w:space="0" w:color="auto"/>
                    <w:right w:val="none" w:sz="0" w:space="0" w:color="auto"/>
                  </w:divBdr>
                </w:div>
                <w:div w:id="751049794">
                  <w:marLeft w:val="0"/>
                  <w:marRight w:val="0"/>
                  <w:marTop w:val="0"/>
                  <w:marBottom w:val="0"/>
                  <w:divBdr>
                    <w:top w:val="none" w:sz="0" w:space="0" w:color="auto"/>
                    <w:left w:val="none" w:sz="0" w:space="0" w:color="auto"/>
                    <w:bottom w:val="none" w:sz="0" w:space="0" w:color="auto"/>
                    <w:right w:val="none" w:sz="0" w:space="0" w:color="auto"/>
                  </w:divBdr>
                </w:div>
                <w:div w:id="752969312">
                  <w:marLeft w:val="0"/>
                  <w:marRight w:val="0"/>
                  <w:marTop w:val="0"/>
                  <w:marBottom w:val="0"/>
                  <w:divBdr>
                    <w:top w:val="none" w:sz="0" w:space="0" w:color="auto"/>
                    <w:left w:val="none" w:sz="0" w:space="0" w:color="auto"/>
                    <w:bottom w:val="none" w:sz="0" w:space="0" w:color="auto"/>
                    <w:right w:val="none" w:sz="0" w:space="0" w:color="auto"/>
                  </w:divBdr>
                </w:div>
                <w:div w:id="755174976">
                  <w:marLeft w:val="0"/>
                  <w:marRight w:val="0"/>
                  <w:marTop w:val="0"/>
                  <w:marBottom w:val="0"/>
                  <w:divBdr>
                    <w:top w:val="none" w:sz="0" w:space="0" w:color="auto"/>
                    <w:left w:val="none" w:sz="0" w:space="0" w:color="auto"/>
                    <w:bottom w:val="none" w:sz="0" w:space="0" w:color="auto"/>
                    <w:right w:val="none" w:sz="0" w:space="0" w:color="auto"/>
                  </w:divBdr>
                </w:div>
                <w:div w:id="756904965">
                  <w:marLeft w:val="0"/>
                  <w:marRight w:val="0"/>
                  <w:marTop w:val="0"/>
                  <w:marBottom w:val="0"/>
                  <w:divBdr>
                    <w:top w:val="none" w:sz="0" w:space="0" w:color="auto"/>
                    <w:left w:val="none" w:sz="0" w:space="0" w:color="auto"/>
                    <w:bottom w:val="none" w:sz="0" w:space="0" w:color="auto"/>
                    <w:right w:val="none" w:sz="0" w:space="0" w:color="auto"/>
                  </w:divBdr>
                </w:div>
                <w:div w:id="758795270">
                  <w:marLeft w:val="0"/>
                  <w:marRight w:val="0"/>
                  <w:marTop w:val="0"/>
                  <w:marBottom w:val="0"/>
                  <w:divBdr>
                    <w:top w:val="none" w:sz="0" w:space="0" w:color="auto"/>
                    <w:left w:val="none" w:sz="0" w:space="0" w:color="auto"/>
                    <w:bottom w:val="none" w:sz="0" w:space="0" w:color="auto"/>
                    <w:right w:val="none" w:sz="0" w:space="0" w:color="auto"/>
                  </w:divBdr>
                </w:div>
                <w:div w:id="772281753">
                  <w:marLeft w:val="0"/>
                  <w:marRight w:val="0"/>
                  <w:marTop w:val="0"/>
                  <w:marBottom w:val="0"/>
                  <w:divBdr>
                    <w:top w:val="none" w:sz="0" w:space="0" w:color="auto"/>
                    <w:left w:val="none" w:sz="0" w:space="0" w:color="auto"/>
                    <w:bottom w:val="none" w:sz="0" w:space="0" w:color="auto"/>
                    <w:right w:val="none" w:sz="0" w:space="0" w:color="auto"/>
                  </w:divBdr>
                </w:div>
                <w:div w:id="776219518">
                  <w:marLeft w:val="0"/>
                  <w:marRight w:val="0"/>
                  <w:marTop w:val="0"/>
                  <w:marBottom w:val="0"/>
                  <w:divBdr>
                    <w:top w:val="none" w:sz="0" w:space="0" w:color="auto"/>
                    <w:left w:val="none" w:sz="0" w:space="0" w:color="auto"/>
                    <w:bottom w:val="none" w:sz="0" w:space="0" w:color="auto"/>
                    <w:right w:val="none" w:sz="0" w:space="0" w:color="auto"/>
                  </w:divBdr>
                </w:div>
                <w:div w:id="777674924">
                  <w:marLeft w:val="0"/>
                  <w:marRight w:val="0"/>
                  <w:marTop w:val="0"/>
                  <w:marBottom w:val="0"/>
                  <w:divBdr>
                    <w:top w:val="none" w:sz="0" w:space="0" w:color="auto"/>
                    <w:left w:val="none" w:sz="0" w:space="0" w:color="auto"/>
                    <w:bottom w:val="none" w:sz="0" w:space="0" w:color="auto"/>
                    <w:right w:val="none" w:sz="0" w:space="0" w:color="auto"/>
                  </w:divBdr>
                </w:div>
                <w:div w:id="777719300">
                  <w:marLeft w:val="0"/>
                  <w:marRight w:val="0"/>
                  <w:marTop w:val="0"/>
                  <w:marBottom w:val="0"/>
                  <w:divBdr>
                    <w:top w:val="none" w:sz="0" w:space="0" w:color="auto"/>
                    <w:left w:val="none" w:sz="0" w:space="0" w:color="auto"/>
                    <w:bottom w:val="none" w:sz="0" w:space="0" w:color="auto"/>
                    <w:right w:val="none" w:sz="0" w:space="0" w:color="auto"/>
                  </w:divBdr>
                </w:div>
                <w:div w:id="779566372">
                  <w:marLeft w:val="0"/>
                  <w:marRight w:val="0"/>
                  <w:marTop w:val="0"/>
                  <w:marBottom w:val="0"/>
                  <w:divBdr>
                    <w:top w:val="none" w:sz="0" w:space="0" w:color="auto"/>
                    <w:left w:val="none" w:sz="0" w:space="0" w:color="auto"/>
                    <w:bottom w:val="none" w:sz="0" w:space="0" w:color="auto"/>
                    <w:right w:val="none" w:sz="0" w:space="0" w:color="auto"/>
                  </w:divBdr>
                </w:div>
                <w:div w:id="787506979">
                  <w:marLeft w:val="0"/>
                  <w:marRight w:val="0"/>
                  <w:marTop w:val="0"/>
                  <w:marBottom w:val="0"/>
                  <w:divBdr>
                    <w:top w:val="none" w:sz="0" w:space="0" w:color="auto"/>
                    <w:left w:val="none" w:sz="0" w:space="0" w:color="auto"/>
                    <w:bottom w:val="none" w:sz="0" w:space="0" w:color="auto"/>
                    <w:right w:val="none" w:sz="0" w:space="0" w:color="auto"/>
                  </w:divBdr>
                </w:div>
                <w:div w:id="789475900">
                  <w:marLeft w:val="0"/>
                  <w:marRight w:val="0"/>
                  <w:marTop w:val="0"/>
                  <w:marBottom w:val="0"/>
                  <w:divBdr>
                    <w:top w:val="none" w:sz="0" w:space="0" w:color="auto"/>
                    <w:left w:val="none" w:sz="0" w:space="0" w:color="auto"/>
                    <w:bottom w:val="none" w:sz="0" w:space="0" w:color="auto"/>
                    <w:right w:val="none" w:sz="0" w:space="0" w:color="auto"/>
                  </w:divBdr>
                </w:div>
                <w:div w:id="798842012">
                  <w:marLeft w:val="0"/>
                  <w:marRight w:val="0"/>
                  <w:marTop w:val="0"/>
                  <w:marBottom w:val="0"/>
                  <w:divBdr>
                    <w:top w:val="none" w:sz="0" w:space="0" w:color="auto"/>
                    <w:left w:val="none" w:sz="0" w:space="0" w:color="auto"/>
                    <w:bottom w:val="none" w:sz="0" w:space="0" w:color="auto"/>
                    <w:right w:val="none" w:sz="0" w:space="0" w:color="auto"/>
                  </w:divBdr>
                </w:div>
                <w:div w:id="814250790">
                  <w:marLeft w:val="0"/>
                  <w:marRight w:val="0"/>
                  <w:marTop w:val="0"/>
                  <w:marBottom w:val="0"/>
                  <w:divBdr>
                    <w:top w:val="none" w:sz="0" w:space="0" w:color="auto"/>
                    <w:left w:val="none" w:sz="0" w:space="0" w:color="auto"/>
                    <w:bottom w:val="none" w:sz="0" w:space="0" w:color="auto"/>
                    <w:right w:val="none" w:sz="0" w:space="0" w:color="auto"/>
                  </w:divBdr>
                </w:div>
                <w:div w:id="814562121">
                  <w:marLeft w:val="0"/>
                  <w:marRight w:val="0"/>
                  <w:marTop w:val="0"/>
                  <w:marBottom w:val="0"/>
                  <w:divBdr>
                    <w:top w:val="none" w:sz="0" w:space="0" w:color="auto"/>
                    <w:left w:val="none" w:sz="0" w:space="0" w:color="auto"/>
                    <w:bottom w:val="none" w:sz="0" w:space="0" w:color="auto"/>
                    <w:right w:val="none" w:sz="0" w:space="0" w:color="auto"/>
                  </w:divBdr>
                </w:div>
                <w:div w:id="815418278">
                  <w:marLeft w:val="0"/>
                  <w:marRight w:val="0"/>
                  <w:marTop w:val="0"/>
                  <w:marBottom w:val="0"/>
                  <w:divBdr>
                    <w:top w:val="none" w:sz="0" w:space="0" w:color="auto"/>
                    <w:left w:val="none" w:sz="0" w:space="0" w:color="auto"/>
                    <w:bottom w:val="none" w:sz="0" w:space="0" w:color="auto"/>
                    <w:right w:val="none" w:sz="0" w:space="0" w:color="auto"/>
                  </w:divBdr>
                </w:div>
                <w:div w:id="821191600">
                  <w:marLeft w:val="0"/>
                  <w:marRight w:val="0"/>
                  <w:marTop w:val="0"/>
                  <w:marBottom w:val="0"/>
                  <w:divBdr>
                    <w:top w:val="none" w:sz="0" w:space="0" w:color="auto"/>
                    <w:left w:val="none" w:sz="0" w:space="0" w:color="auto"/>
                    <w:bottom w:val="none" w:sz="0" w:space="0" w:color="auto"/>
                    <w:right w:val="none" w:sz="0" w:space="0" w:color="auto"/>
                  </w:divBdr>
                </w:div>
                <w:div w:id="845747280">
                  <w:marLeft w:val="0"/>
                  <w:marRight w:val="0"/>
                  <w:marTop w:val="0"/>
                  <w:marBottom w:val="0"/>
                  <w:divBdr>
                    <w:top w:val="none" w:sz="0" w:space="0" w:color="auto"/>
                    <w:left w:val="none" w:sz="0" w:space="0" w:color="auto"/>
                    <w:bottom w:val="none" w:sz="0" w:space="0" w:color="auto"/>
                    <w:right w:val="none" w:sz="0" w:space="0" w:color="auto"/>
                  </w:divBdr>
                </w:div>
                <w:div w:id="856888329">
                  <w:marLeft w:val="0"/>
                  <w:marRight w:val="0"/>
                  <w:marTop w:val="0"/>
                  <w:marBottom w:val="0"/>
                  <w:divBdr>
                    <w:top w:val="none" w:sz="0" w:space="0" w:color="auto"/>
                    <w:left w:val="none" w:sz="0" w:space="0" w:color="auto"/>
                    <w:bottom w:val="none" w:sz="0" w:space="0" w:color="auto"/>
                    <w:right w:val="none" w:sz="0" w:space="0" w:color="auto"/>
                  </w:divBdr>
                </w:div>
                <w:div w:id="859126822">
                  <w:marLeft w:val="0"/>
                  <w:marRight w:val="0"/>
                  <w:marTop w:val="0"/>
                  <w:marBottom w:val="0"/>
                  <w:divBdr>
                    <w:top w:val="none" w:sz="0" w:space="0" w:color="auto"/>
                    <w:left w:val="none" w:sz="0" w:space="0" w:color="auto"/>
                    <w:bottom w:val="none" w:sz="0" w:space="0" w:color="auto"/>
                    <w:right w:val="none" w:sz="0" w:space="0" w:color="auto"/>
                  </w:divBdr>
                </w:div>
                <w:div w:id="869998744">
                  <w:marLeft w:val="0"/>
                  <w:marRight w:val="0"/>
                  <w:marTop w:val="0"/>
                  <w:marBottom w:val="0"/>
                  <w:divBdr>
                    <w:top w:val="none" w:sz="0" w:space="0" w:color="auto"/>
                    <w:left w:val="none" w:sz="0" w:space="0" w:color="auto"/>
                    <w:bottom w:val="none" w:sz="0" w:space="0" w:color="auto"/>
                    <w:right w:val="none" w:sz="0" w:space="0" w:color="auto"/>
                  </w:divBdr>
                </w:div>
                <w:div w:id="874737828">
                  <w:marLeft w:val="0"/>
                  <w:marRight w:val="0"/>
                  <w:marTop w:val="0"/>
                  <w:marBottom w:val="0"/>
                  <w:divBdr>
                    <w:top w:val="none" w:sz="0" w:space="0" w:color="auto"/>
                    <w:left w:val="none" w:sz="0" w:space="0" w:color="auto"/>
                    <w:bottom w:val="none" w:sz="0" w:space="0" w:color="auto"/>
                    <w:right w:val="none" w:sz="0" w:space="0" w:color="auto"/>
                  </w:divBdr>
                </w:div>
                <w:div w:id="874974329">
                  <w:marLeft w:val="0"/>
                  <w:marRight w:val="0"/>
                  <w:marTop w:val="0"/>
                  <w:marBottom w:val="0"/>
                  <w:divBdr>
                    <w:top w:val="none" w:sz="0" w:space="0" w:color="auto"/>
                    <w:left w:val="none" w:sz="0" w:space="0" w:color="auto"/>
                    <w:bottom w:val="none" w:sz="0" w:space="0" w:color="auto"/>
                    <w:right w:val="none" w:sz="0" w:space="0" w:color="auto"/>
                  </w:divBdr>
                </w:div>
                <w:div w:id="885533116">
                  <w:marLeft w:val="0"/>
                  <w:marRight w:val="0"/>
                  <w:marTop w:val="0"/>
                  <w:marBottom w:val="0"/>
                  <w:divBdr>
                    <w:top w:val="none" w:sz="0" w:space="0" w:color="auto"/>
                    <w:left w:val="none" w:sz="0" w:space="0" w:color="auto"/>
                    <w:bottom w:val="none" w:sz="0" w:space="0" w:color="auto"/>
                    <w:right w:val="none" w:sz="0" w:space="0" w:color="auto"/>
                  </w:divBdr>
                </w:div>
                <w:div w:id="895775539">
                  <w:marLeft w:val="0"/>
                  <w:marRight w:val="0"/>
                  <w:marTop w:val="0"/>
                  <w:marBottom w:val="0"/>
                  <w:divBdr>
                    <w:top w:val="none" w:sz="0" w:space="0" w:color="auto"/>
                    <w:left w:val="none" w:sz="0" w:space="0" w:color="auto"/>
                    <w:bottom w:val="none" w:sz="0" w:space="0" w:color="auto"/>
                    <w:right w:val="none" w:sz="0" w:space="0" w:color="auto"/>
                  </w:divBdr>
                </w:div>
                <w:div w:id="901670837">
                  <w:marLeft w:val="0"/>
                  <w:marRight w:val="0"/>
                  <w:marTop w:val="0"/>
                  <w:marBottom w:val="0"/>
                  <w:divBdr>
                    <w:top w:val="none" w:sz="0" w:space="0" w:color="auto"/>
                    <w:left w:val="none" w:sz="0" w:space="0" w:color="auto"/>
                    <w:bottom w:val="none" w:sz="0" w:space="0" w:color="auto"/>
                    <w:right w:val="none" w:sz="0" w:space="0" w:color="auto"/>
                  </w:divBdr>
                </w:div>
                <w:div w:id="902450595">
                  <w:marLeft w:val="0"/>
                  <w:marRight w:val="0"/>
                  <w:marTop w:val="0"/>
                  <w:marBottom w:val="0"/>
                  <w:divBdr>
                    <w:top w:val="none" w:sz="0" w:space="0" w:color="auto"/>
                    <w:left w:val="none" w:sz="0" w:space="0" w:color="auto"/>
                    <w:bottom w:val="none" w:sz="0" w:space="0" w:color="auto"/>
                    <w:right w:val="none" w:sz="0" w:space="0" w:color="auto"/>
                  </w:divBdr>
                </w:div>
                <w:div w:id="906066352">
                  <w:marLeft w:val="0"/>
                  <w:marRight w:val="0"/>
                  <w:marTop w:val="0"/>
                  <w:marBottom w:val="0"/>
                  <w:divBdr>
                    <w:top w:val="none" w:sz="0" w:space="0" w:color="auto"/>
                    <w:left w:val="none" w:sz="0" w:space="0" w:color="auto"/>
                    <w:bottom w:val="none" w:sz="0" w:space="0" w:color="auto"/>
                    <w:right w:val="none" w:sz="0" w:space="0" w:color="auto"/>
                  </w:divBdr>
                </w:div>
                <w:div w:id="907426669">
                  <w:marLeft w:val="0"/>
                  <w:marRight w:val="0"/>
                  <w:marTop w:val="0"/>
                  <w:marBottom w:val="0"/>
                  <w:divBdr>
                    <w:top w:val="none" w:sz="0" w:space="0" w:color="auto"/>
                    <w:left w:val="none" w:sz="0" w:space="0" w:color="auto"/>
                    <w:bottom w:val="none" w:sz="0" w:space="0" w:color="auto"/>
                    <w:right w:val="none" w:sz="0" w:space="0" w:color="auto"/>
                  </w:divBdr>
                </w:div>
                <w:div w:id="912277578">
                  <w:marLeft w:val="0"/>
                  <w:marRight w:val="0"/>
                  <w:marTop w:val="0"/>
                  <w:marBottom w:val="0"/>
                  <w:divBdr>
                    <w:top w:val="none" w:sz="0" w:space="0" w:color="auto"/>
                    <w:left w:val="none" w:sz="0" w:space="0" w:color="auto"/>
                    <w:bottom w:val="none" w:sz="0" w:space="0" w:color="auto"/>
                    <w:right w:val="none" w:sz="0" w:space="0" w:color="auto"/>
                  </w:divBdr>
                </w:div>
                <w:div w:id="916330985">
                  <w:marLeft w:val="0"/>
                  <w:marRight w:val="0"/>
                  <w:marTop w:val="0"/>
                  <w:marBottom w:val="0"/>
                  <w:divBdr>
                    <w:top w:val="none" w:sz="0" w:space="0" w:color="auto"/>
                    <w:left w:val="none" w:sz="0" w:space="0" w:color="auto"/>
                    <w:bottom w:val="none" w:sz="0" w:space="0" w:color="auto"/>
                    <w:right w:val="none" w:sz="0" w:space="0" w:color="auto"/>
                  </w:divBdr>
                </w:div>
                <w:div w:id="918754806">
                  <w:marLeft w:val="0"/>
                  <w:marRight w:val="0"/>
                  <w:marTop w:val="0"/>
                  <w:marBottom w:val="0"/>
                  <w:divBdr>
                    <w:top w:val="none" w:sz="0" w:space="0" w:color="auto"/>
                    <w:left w:val="none" w:sz="0" w:space="0" w:color="auto"/>
                    <w:bottom w:val="none" w:sz="0" w:space="0" w:color="auto"/>
                    <w:right w:val="none" w:sz="0" w:space="0" w:color="auto"/>
                  </w:divBdr>
                </w:div>
                <w:div w:id="927537014">
                  <w:marLeft w:val="0"/>
                  <w:marRight w:val="0"/>
                  <w:marTop w:val="0"/>
                  <w:marBottom w:val="0"/>
                  <w:divBdr>
                    <w:top w:val="none" w:sz="0" w:space="0" w:color="auto"/>
                    <w:left w:val="none" w:sz="0" w:space="0" w:color="auto"/>
                    <w:bottom w:val="none" w:sz="0" w:space="0" w:color="auto"/>
                    <w:right w:val="none" w:sz="0" w:space="0" w:color="auto"/>
                  </w:divBdr>
                </w:div>
                <w:div w:id="928779402">
                  <w:marLeft w:val="0"/>
                  <w:marRight w:val="0"/>
                  <w:marTop w:val="0"/>
                  <w:marBottom w:val="0"/>
                  <w:divBdr>
                    <w:top w:val="none" w:sz="0" w:space="0" w:color="auto"/>
                    <w:left w:val="none" w:sz="0" w:space="0" w:color="auto"/>
                    <w:bottom w:val="none" w:sz="0" w:space="0" w:color="auto"/>
                    <w:right w:val="none" w:sz="0" w:space="0" w:color="auto"/>
                  </w:divBdr>
                </w:div>
                <w:div w:id="931402124">
                  <w:marLeft w:val="0"/>
                  <w:marRight w:val="0"/>
                  <w:marTop w:val="0"/>
                  <w:marBottom w:val="0"/>
                  <w:divBdr>
                    <w:top w:val="none" w:sz="0" w:space="0" w:color="auto"/>
                    <w:left w:val="none" w:sz="0" w:space="0" w:color="auto"/>
                    <w:bottom w:val="none" w:sz="0" w:space="0" w:color="auto"/>
                    <w:right w:val="none" w:sz="0" w:space="0" w:color="auto"/>
                  </w:divBdr>
                </w:div>
                <w:div w:id="932514740">
                  <w:marLeft w:val="0"/>
                  <w:marRight w:val="0"/>
                  <w:marTop w:val="0"/>
                  <w:marBottom w:val="0"/>
                  <w:divBdr>
                    <w:top w:val="none" w:sz="0" w:space="0" w:color="auto"/>
                    <w:left w:val="none" w:sz="0" w:space="0" w:color="auto"/>
                    <w:bottom w:val="none" w:sz="0" w:space="0" w:color="auto"/>
                    <w:right w:val="none" w:sz="0" w:space="0" w:color="auto"/>
                  </w:divBdr>
                </w:div>
                <w:div w:id="940380371">
                  <w:marLeft w:val="0"/>
                  <w:marRight w:val="0"/>
                  <w:marTop w:val="0"/>
                  <w:marBottom w:val="0"/>
                  <w:divBdr>
                    <w:top w:val="none" w:sz="0" w:space="0" w:color="auto"/>
                    <w:left w:val="none" w:sz="0" w:space="0" w:color="auto"/>
                    <w:bottom w:val="none" w:sz="0" w:space="0" w:color="auto"/>
                    <w:right w:val="none" w:sz="0" w:space="0" w:color="auto"/>
                  </w:divBdr>
                </w:div>
                <w:div w:id="949358856">
                  <w:marLeft w:val="0"/>
                  <w:marRight w:val="0"/>
                  <w:marTop w:val="0"/>
                  <w:marBottom w:val="0"/>
                  <w:divBdr>
                    <w:top w:val="none" w:sz="0" w:space="0" w:color="auto"/>
                    <w:left w:val="none" w:sz="0" w:space="0" w:color="auto"/>
                    <w:bottom w:val="none" w:sz="0" w:space="0" w:color="auto"/>
                    <w:right w:val="none" w:sz="0" w:space="0" w:color="auto"/>
                  </w:divBdr>
                </w:div>
                <w:div w:id="955991410">
                  <w:marLeft w:val="0"/>
                  <w:marRight w:val="0"/>
                  <w:marTop w:val="0"/>
                  <w:marBottom w:val="0"/>
                  <w:divBdr>
                    <w:top w:val="none" w:sz="0" w:space="0" w:color="auto"/>
                    <w:left w:val="none" w:sz="0" w:space="0" w:color="auto"/>
                    <w:bottom w:val="none" w:sz="0" w:space="0" w:color="auto"/>
                    <w:right w:val="none" w:sz="0" w:space="0" w:color="auto"/>
                  </w:divBdr>
                </w:div>
                <w:div w:id="971134165">
                  <w:marLeft w:val="0"/>
                  <w:marRight w:val="0"/>
                  <w:marTop w:val="0"/>
                  <w:marBottom w:val="0"/>
                  <w:divBdr>
                    <w:top w:val="none" w:sz="0" w:space="0" w:color="auto"/>
                    <w:left w:val="none" w:sz="0" w:space="0" w:color="auto"/>
                    <w:bottom w:val="none" w:sz="0" w:space="0" w:color="auto"/>
                    <w:right w:val="none" w:sz="0" w:space="0" w:color="auto"/>
                  </w:divBdr>
                </w:div>
                <w:div w:id="977802733">
                  <w:marLeft w:val="0"/>
                  <w:marRight w:val="0"/>
                  <w:marTop w:val="0"/>
                  <w:marBottom w:val="0"/>
                  <w:divBdr>
                    <w:top w:val="none" w:sz="0" w:space="0" w:color="auto"/>
                    <w:left w:val="none" w:sz="0" w:space="0" w:color="auto"/>
                    <w:bottom w:val="none" w:sz="0" w:space="0" w:color="auto"/>
                    <w:right w:val="none" w:sz="0" w:space="0" w:color="auto"/>
                  </w:divBdr>
                </w:div>
                <w:div w:id="978996547">
                  <w:marLeft w:val="0"/>
                  <w:marRight w:val="0"/>
                  <w:marTop w:val="0"/>
                  <w:marBottom w:val="0"/>
                  <w:divBdr>
                    <w:top w:val="none" w:sz="0" w:space="0" w:color="auto"/>
                    <w:left w:val="none" w:sz="0" w:space="0" w:color="auto"/>
                    <w:bottom w:val="none" w:sz="0" w:space="0" w:color="auto"/>
                    <w:right w:val="none" w:sz="0" w:space="0" w:color="auto"/>
                  </w:divBdr>
                </w:div>
                <w:div w:id="979918978">
                  <w:marLeft w:val="0"/>
                  <w:marRight w:val="0"/>
                  <w:marTop w:val="0"/>
                  <w:marBottom w:val="0"/>
                  <w:divBdr>
                    <w:top w:val="none" w:sz="0" w:space="0" w:color="auto"/>
                    <w:left w:val="none" w:sz="0" w:space="0" w:color="auto"/>
                    <w:bottom w:val="none" w:sz="0" w:space="0" w:color="auto"/>
                    <w:right w:val="none" w:sz="0" w:space="0" w:color="auto"/>
                  </w:divBdr>
                </w:div>
                <w:div w:id="986057262">
                  <w:marLeft w:val="0"/>
                  <w:marRight w:val="0"/>
                  <w:marTop w:val="0"/>
                  <w:marBottom w:val="0"/>
                  <w:divBdr>
                    <w:top w:val="none" w:sz="0" w:space="0" w:color="auto"/>
                    <w:left w:val="none" w:sz="0" w:space="0" w:color="auto"/>
                    <w:bottom w:val="none" w:sz="0" w:space="0" w:color="auto"/>
                    <w:right w:val="none" w:sz="0" w:space="0" w:color="auto"/>
                  </w:divBdr>
                </w:div>
                <w:div w:id="986784624">
                  <w:marLeft w:val="0"/>
                  <w:marRight w:val="0"/>
                  <w:marTop w:val="0"/>
                  <w:marBottom w:val="0"/>
                  <w:divBdr>
                    <w:top w:val="none" w:sz="0" w:space="0" w:color="auto"/>
                    <w:left w:val="none" w:sz="0" w:space="0" w:color="auto"/>
                    <w:bottom w:val="none" w:sz="0" w:space="0" w:color="auto"/>
                    <w:right w:val="none" w:sz="0" w:space="0" w:color="auto"/>
                  </w:divBdr>
                </w:div>
                <w:div w:id="995378731">
                  <w:marLeft w:val="0"/>
                  <w:marRight w:val="0"/>
                  <w:marTop w:val="0"/>
                  <w:marBottom w:val="0"/>
                  <w:divBdr>
                    <w:top w:val="none" w:sz="0" w:space="0" w:color="auto"/>
                    <w:left w:val="none" w:sz="0" w:space="0" w:color="auto"/>
                    <w:bottom w:val="none" w:sz="0" w:space="0" w:color="auto"/>
                    <w:right w:val="none" w:sz="0" w:space="0" w:color="auto"/>
                  </w:divBdr>
                </w:div>
                <w:div w:id="997421724">
                  <w:marLeft w:val="0"/>
                  <w:marRight w:val="0"/>
                  <w:marTop w:val="0"/>
                  <w:marBottom w:val="0"/>
                  <w:divBdr>
                    <w:top w:val="none" w:sz="0" w:space="0" w:color="auto"/>
                    <w:left w:val="none" w:sz="0" w:space="0" w:color="auto"/>
                    <w:bottom w:val="none" w:sz="0" w:space="0" w:color="auto"/>
                    <w:right w:val="none" w:sz="0" w:space="0" w:color="auto"/>
                  </w:divBdr>
                </w:div>
                <w:div w:id="999386921">
                  <w:marLeft w:val="0"/>
                  <w:marRight w:val="0"/>
                  <w:marTop w:val="0"/>
                  <w:marBottom w:val="0"/>
                  <w:divBdr>
                    <w:top w:val="none" w:sz="0" w:space="0" w:color="auto"/>
                    <w:left w:val="none" w:sz="0" w:space="0" w:color="auto"/>
                    <w:bottom w:val="none" w:sz="0" w:space="0" w:color="auto"/>
                    <w:right w:val="none" w:sz="0" w:space="0" w:color="auto"/>
                  </w:divBdr>
                </w:div>
                <w:div w:id="1004550851">
                  <w:marLeft w:val="0"/>
                  <w:marRight w:val="0"/>
                  <w:marTop w:val="0"/>
                  <w:marBottom w:val="0"/>
                  <w:divBdr>
                    <w:top w:val="none" w:sz="0" w:space="0" w:color="auto"/>
                    <w:left w:val="none" w:sz="0" w:space="0" w:color="auto"/>
                    <w:bottom w:val="none" w:sz="0" w:space="0" w:color="auto"/>
                    <w:right w:val="none" w:sz="0" w:space="0" w:color="auto"/>
                  </w:divBdr>
                </w:div>
                <w:div w:id="1012531673">
                  <w:marLeft w:val="0"/>
                  <w:marRight w:val="0"/>
                  <w:marTop w:val="0"/>
                  <w:marBottom w:val="0"/>
                  <w:divBdr>
                    <w:top w:val="none" w:sz="0" w:space="0" w:color="auto"/>
                    <w:left w:val="none" w:sz="0" w:space="0" w:color="auto"/>
                    <w:bottom w:val="none" w:sz="0" w:space="0" w:color="auto"/>
                    <w:right w:val="none" w:sz="0" w:space="0" w:color="auto"/>
                  </w:divBdr>
                </w:div>
                <w:div w:id="1016689133">
                  <w:marLeft w:val="0"/>
                  <w:marRight w:val="0"/>
                  <w:marTop w:val="0"/>
                  <w:marBottom w:val="0"/>
                  <w:divBdr>
                    <w:top w:val="none" w:sz="0" w:space="0" w:color="auto"/>
                    <w:left w:val="none" w:sz="0" w:space="0" w:color="auto"/>
                    <w:bottom w:val="none" w:sz="0" w:space="0" w:color="auto"/>
                    <w:right w:val="none" w:sz="0" w:space="0" w:color="auto"/>
                  </w:divBdr>
                </w:div>
                <w:div w:id="1020929349">
                  <w:marLeft w:val="0"/>
                  <w:marRight w:val="0"/>
                  <w:marTop w:val="0"/>
                  <w:marBottom w:val="0"/>
                  <w:divBdr>
                    <w:top w:val="none" w:sz="0" w:space="0" w:color="auto"/>
                    <w:left w:val="none" w:sz="0" w:space="0" w:color="auto"/>
                    <w:bottom w:val="none" w:sz="0" w:space="0" w:color="auto"/>
                    <w:right w:val="none" w:sz="0" w:space="0" w:color="auto"/>
                  </w:divBdr>
                </w:div>
                <w:div w:id="1021004704">
                  <w:marLeft w:val="0"/>
                  <w:marRight w:val="0"/>
                  <w:marTop w:val="0"/>
                  <w:marBottom w:val="0"/>
                  <w:divBdr>
                    <w:top w:val="none" w:sz="0" w:space="0" w:color="auto"/>
                    <w:left w:val="none" w:sz="0" w:space="0" w:color="auto"/>
                    <w:bottom w:val="none" w:sz="0" w:space="0" w:color="auto"/>
                    <w:right w:val="none" w:sz="0" w:space="0" w:color="auto"/>
                  </w:divBdr>
                </w:div>
                <w:div w:id="1026636538">
                  <w:marLeft w:val="0"/>
                  <w:marRight w:val="0"/>
                  <w:marTop w:val="0"/>
                  <w:marBottom w:val="0"/>
                  <w:divBdr>
                    <w:top w:val="none" w:sz="0" w:space="0" w:color="auto"/>
                    <w:left w:val="none" w:sz="0" w:space="0" w:color="auto"/>
                    <w:bottom w:val="none" w:sz="0" w:space="0" w:color="auto"/>
                    <w:right w:val="none" w:sz="0" w:space="0" w:color="auto"/>
                  </w:divBdr>
                </w:div>
                <w:div w:id="1035159420">
                  <w:marLeft w:val="0"/>
                  <w:marRight w:val="0"/>
                  <w:marTop w:val="0"/>
                  <w:marBottom w:val="0"/>
                  <w:divBdr>
                    <w:top w:val="none" w:sz="0" w:space="0" w:color="auto"/>
                    <w:left w:val="none" w:sz="0" w:space="0" w:color="auto"/>
                    <w:bottom w:val="none" w:sz="0" w:space="0" w:color="auto"/>
                    <w:right w:val="none" w:sz="0" w:space="0" w:color="auto"/>
                  </w:divBdr>
                </w:div>
                <w:div w:id="1043293220">
                  <w:marLeft w:val="0"/>
                  <w:marRight w:val="0"/>
                  <w:marTop w:val="0"/>
                  <w:marBottom w:val="0"/>
                  <w:divBdr>
                    <w:top w:val="none" w:sz="0" w:space="0" w:color="auto"/>
                    <w:left w:val="none" w:sz="0" w:space="0" w:color="auto"/>
                    <w:bottom w:val="none" w:sz="0" w:space="0" w:color="auto"/>
                    <w:right w:val="none" w:sz="0" w:space="0" w:color="auto"/>
                  </w:divBdr>
                </w:div>
                <w:div w:id="1047873308">
                  <w:marLeft w:val="0"/>
                  <w:marRight w:val="0"/>
                  <w:marTop w:val="0"/>
                  <w:marBottom w:val="0"/>
                  <w:divBdr>
                    <w:top w:val="none" w:sz="0" w:space="0" w:color="auto"/>
                    <w:left w:val="none" w:sz="0" w:space="0" w:color="auto"/>
                    <w:bottom w:val="none" w:sz="0" w:space="0" w:color="auto"/>
                    <w:right w:val="none" w:sz="0" w:space="0" w:color="auto"/>
                  </w:divBdr>
                </w:div>
                <w:div w:id="1052508708">
                  <w:marLeft w:val="0"/>
                  <w:marRight w:val="0"/>
                  <w:marTop w:val="0"/>
                  <w:marBottom w:val="0"/>
                  <w:divBdr>
                    <w:top w:val="none" w:sz="0" w:space="0" w:color="auto"/>
                    <w:left w:val="none" w:sz="0" w:space="0" w:color="auto"/>
                    <w:bottom w:val="none" w:sz="0" w:space="0" w:color="auto"/>
                    <w:right w:val="none" w:sz="0" w:space="0" w:color="auto"/>
                  </w:divBdr>
                </w:div>
                <w:div w:id="1054237259">
                  <w:marLeft w:val="0"/>
                  <w:marRight w:val="0"/>
                  <w:marTop w:val="0"/>
                  <w:marBottom w:val="0"/>
                  <w:divBdr>
                    <w:top w:val="none" w:sz="0" w:space="0" w:color="auto"/>
                    <w:left w:val="none" w:sz="0" w:space="0" w:color="auto"/>
                    <w:bottom w:val="none" w:sz="0" w:space="0" w:color="auto"/>
                    <w:right w:val="none" w:sz="0" w:space="0" w:color="auto"/>
                  </w:divBdr>
                </w:div>
                <w:div w:id="1054889880">
                  <w:marLeft w:val="0"/>
                  <w:marRight w:val="0"/>
                  <w:marTop w:val="0"/>
                  <w:marBottom w:val="0"/>
                  <w:divBdr>
                    <w:top w:val="none" w:sz="0" w:space="0" w:color="auto"/>
                    <w:left w:val="none" w:sz="0" w:space="0" w:color="auto"/>
                    <w:bottom w:val="none" w:sz="0" w:space="0" w:color="auto"/>
                    <w:right w:val="none" w:sz="0" w:space="0" w:color="auto"/>
                  </w:divBdr>
                </w:div>
                <w:div w:id="1059594695">
                  <w:marLeft w:val="0"/>
                  <w:marRight w:val="0"/>
                  <w:marTop w:val="0"/>
                  <w:marBottom w:val="0"/>
                  <w:divBdr>
                    <w:top w:val="none" w:sz="0" w:space="0" w:color="auto"/>
                    <w:left w:val="none" w:sz="0" w:space="0" w:color="auto"/>
                    <w:bottom w:val="none" w:sz="0" w:space="0" w:color="auto"/>
                    <w:right w:val="none" w:sz="0" w:space="0" w:color="auto"/>
                  </w:divBdr>
                </w:div>
                <w:div w:id="1059666106">
                  <w:marLeft w:val="0"/>
                  <w:marRight w:val="0"/>
                  <w:marTop w:val="0"/>
                  <w:marBottom w:val="0"/>
                  <w:divBdr>
                    <w:top w:val="none" w:sz="0" w:space="0" w:color="auto"/>
                    <w:left w:val="none" w:sz="0" w:space="0" w:color="auto"/>
                    <w:bottom w:val="none" w:sz="0" w:space="0" w:color="auto"/>
                    <w:right w:val="none" w:sz="0" w:space="0" w:color="auto"/>
                  </w:divBdr>
                </w:div>
                <w:div w:id="1066220480">
                  <w:marLeft w:val="0"/>
                  <w:marRight w:val="0"/>
                  <w:marTop w:val="0"/>
                  <w:marBottom w:val="0"/>
                  <w:divBdr>
                    <w:top w:val="none" w:sz="0" w:space="0" w:color="auto"/>
                    <w:left w:val="none" w:sz="0" w:space="0" w:color="auto"/>
                    <w:bottom w:val="none" w:sz="0" w:space="0" w:color="auto"/>
                    <w:right w:val="none" w:sz="0" w:space="0" w:color="auto"/>
                  </w:divBdr>
                </w:div>
                <w:div w:id="1072121523">
                  <w:marLeft w:val="0"/>
                  <w:marRight w:val="0"/>
                  <w:marTop w:val="0"/>
                  <w:marBottom w:val="0"/>
                  <w:divBdr>
                    <w:top w:val="none" w:sz="0" w:space="0" w:color="auto"/>
                    <w:left w:val="none" w:sz="0" w:space="0" w:color="auto"/>
                    <w:bottom w:val="none" w:sz="0" w:space="0" w:color="auto"/>
                    <w:right w:val="none" w:sz="0" w:space="0" w:color="auto"/>
                  </w:divBdr>
                </w:div>
                <w:div w:id="1073968472">
                  <w:marLeft w:val="0"/>
                  <w:marRight w:val="0"/>
                  <w:marTop w:val="0"/>
                  <w:marBottom w:val="0"/>
                  <w:divBdr>
                    <w:top w:val="none" w:sz="0" w:space="0" w:color="auto"/>
                    <w:left w:val="none" w:sz="0" w:space="0" w:color="auto"/>
                    <w:bottom w:val="none" w:sz="0" w:space="0" w:color="auto"/>
                    <w:right w:val="none" w:sz="0" w:space="0" w:color="auto"/>
                  </w:divBdr>
                </w:div>
                <w:div w:id="1074477097">
                  <w:marLeft w:val="0"/>
                  <w:marRight w:val="0"/>
                  <w:marTop w:val="0"/>
                  <w:marBottom w:val="0"/>
                  <w:divBdr>
                    <w:top w:val="none" w:sz="0" w:space="0" w:color="auto"/>
                    <w:left w:val="none" w:sz="0" w:space="0" w:color="auto"/>
                    <w:bottom w:val="none" w:sz="0" w:space="0" w:color="auto"/>
                    <w:right w:val="none" w:sz="0" w:space="0" w:color="auto"/>
                  </w:divBdr>
                </w:div>
                <w:div w:id="1077365277">
                  <w:marLeft w:val="0"/>
                  <w:marRight w:val="0"/>
                  <w:marTop w:val="0"/>
                  <w:marBottom w:val="0"/>
                  <w:divBdr>
                    <w:top w:val="none" w:sz="0" w:space="0" w:color="auto"/>
                    <w:left w:val="none" w:sz="0" w:space="0" w:color="auto"/>
                    <w:bottom w:val="none" w:sz="0" w:space="0" w:color="auto"/>
                    <w:right w:val="none" w:sz="0" w:space="0" w:color="auto"/>
                  </w:divBdr>
                </w:div>
                <w:div w:id="1088310228">
                  <w:marLeft w:val="0"/>
                  <w:marRight w:val="0"/>
                  <w:marTop w:val="0"/>
                  <w:marBottom w:val="0"/>
                  <w:divBdr>
                    <w:top w:val="none" w:sz="0" w:space="0" w:color="auto"/>
                    <w:left w:val="none" w:sz="0" w:space="0" w:color="auto"/>
                    <w:bottom w:val="none" w:sz="0" w:space="0" w:color="auto"/>
                    <w:right w:val="none" w:sz="0" w:space="0" w:color="auto"/>
                  </w:divBdr>
                </w:div>
                <w:div w:id="1090859190">
                  <w:marLeft w:val="0"/>
                  <w:marRight w:val="0"/>
                  <w:marTop w:val="0"/>
                  <w:marBottom w:val="0"/>
                  <w:divBdr>
                    <w:top w:val="none" w:sz="0" w:space="0" w:color="auto"/>
                    <w:left w:val="none" w:sz="0" w:space="0" w:color="auto"/>
                    <w:bottom w:val="none" w:sz="0" w:space="0" w:color="auto"/>
                    <w:right w:val="none" w:sz="0" w:space="0" w:color="auto"/>
                  </w:divBdr>
                </w:div>
                <w:div w:id="1091245576">
                  <w:marLeft w:val="0"/>
                  <w:marRight w:val="0"/>
                  <w:marTop w:val="0"/>
                  <w:marBottom w:val="0"/>
                  <w:divBdr>
                    <w:top w:val="none" w:sz="0" w:space="0" w:color="auto"/>
                    <w:left w:val="none" w:sz="0" w:space="0" w:color="auto"/>
                    <w:bottom w:val="none" w:sz="0" w:space="0" w:color="auto"/>
                    <w:right w:val="none" w:sz="0" w:space="0" w:color="auto"/>
                  </w:divBdr>
                </w:div>
                <w:div w:id="1105926854">
                  <w:marLeft w:val="0"/>
                  <w:marRight w:val="0"/>
                  <w:marTop w:val="0"/>
                  <w:marBottom w:val="0"/>
                  <w:divBdr>
                    <w:top w:val="none" w:sz="0" w:space="0" w:color="auto"/>
                    <w:left w:val="none" w:sz="0" w:space="0" w:color="auto"/>
                    <w:bottom w:val="none" w:sz="0" w:space="0" w:color="auto"/>
                    <w:right w:val="none" w:sz="0" w:space="0" w:color="auto"/>
                  </w:divBdr>
                </w:div>
                <w:div w:id="1106121528">
                  <w:marLeft w:val="0"/>
                  <w:marRight w:val="0"/>
                  <w:marTop w:val="0"/>
                  <w:marBottom w:val="0"/>
                  <w:divBdr>
                    <w:top w:val="none" w:sz="0" w:space="0" w:color="auto"/>
                    <w:left w:val="none" w:sz="0" w:space="0" w:color="auto"/>
                    <w:bottom w:val="none" w:sz="0" w:space="0" w:color="auto"/>
                    <w:right w:val="none" w:sz="0" w:space="0" w:color="auto"/>
                  </w:divBdr>
                </w:div>
                <w:div w:id="1112556759">
                  <w:marLeft w:val="0"/>
                  <w:marRight w:val="0"/>
                  <w:marTop w:val="0"/>
                  <w:marBottom w:val="0"/>
                  <w:divBdr>
                    <w:top w:val="none" w:sz="0" w:space="0" w:color="auto"/>
                    <w:left w:val="none" w:sz="0" w:space="0" w:color="auto"/>
                    <w:bottom w:val="none" w:sz="0" w:space="0" w:color="auto"/>
                    <w:right w:val="none" w:sz="0" w:space="0" w:color="auto"/>
                  </w:divBdr>
                </w:div>
                <w:div w:id="1123035398">
                  <w:marLeft w:val="0"/>
                  <w:marRight w:val="0"/>
                  <w:marTop w:val="0"/>
                  <w:marBottom w:val="0"/>
                  <w:divBdr>
                    <w:top w:val="none" w:sz="0" w:space="0" w:color="auto"/>
                    <w:left w:val="none" w:sz="0" w:space="0" w:color="auto"/>
                    <w:bottom w:val="none" w:sz="0" w:space="0" w:color="auto"/>
                    <w:right w:val="none" w:sz="0" w:space="0" w:color="auto"/>
                  </w:divBdr>
                </w:div>
                <w:div w:id="1130980097">
                  <w:marLeft w:val="0"/>
                  <w:marRight w:val="0"/>
                  <w:marTop w:val="0"/>
                  <w:marBottom w:val="0"/>
                  <w:divBdr>
                    <w:top w:val="none" w:sz="0" w:space="0" w:color="auto"/>
                    <w:left w:val="none" w:sz="0" w:space="0" w:color="auto"/>
                    <w:bottom w:val="none" w:sz="0" w:space="0" w:color="auto"/>
                    <w:right w:val="none" w:sz="0" w:space="0" w:color="auto"/>
                  </w:divBdr>
                </w:div>
                <w:div w:id="1132937622">
                  <w:marLeft w:val="0"/>
                  <w:marRight w:val="0"/>
                  <w:marTop w:val="0"/>
                  <w:marBottom w:val="0"/>
                  <w:divBdr>
                    <w:top w:val="none" w:sz="0" w:space="0" w:color="auto"/>
                    <w:left w:val="none" w:sz="0" w:space="0" w:color="auto"/>
                    <w:bottom w:val="none" w:sz="0" w:space="0" w:color="auto"/>
                    <w:right w:val="none" w:sz="0" w:space="0" w:color="auto"/>
                  </w:divBdr>
                </w:div>
                <w:div w:id="1141309616">
                  <w:marLeft w:val="0"/>
                  <w:marRight w:val="0"/>
                  <w:marTop w:val="0"/>
                  <w:marBottom w:val="0"/>
                  <w:divBdr>
                    <w:top w:val="none" w:sz="0" w:space="0" w:color="auto"/>
                    <w:left w:val="none" w:sz="0" w:space="0" w:color="auto"/>
                    <w:bottom w:val="none" w:sz="0" w:space="0" w:color="auto"/>
                    <w:right w:val="none" w:sz="0" w:space="0" w:color="auto"/>
                  </w:divBdr>
                </w:div>
                <w:div w:id="1146816218">
                  <w:marLeft w:val="0"/>
                  <w:marRight w:val="0"/>
                  <w:marTop w:val="0"/>
                  <w:marBottom w:val="0"/>
                  <w:divBdr>
                    <w:top w:val="none" w:sz="0" w:space="0" w:color="auto"/>
                    <w:left w:val="none" w:sz="0" w:space="0" w:color="auto"/>
                    <w:bottom w:val="none" w:sz="0" w:space="0" w:color="auto"/>
                    <w:right w:val="none" w:sz="0" w:space="0" w:color="auto"/>
                  </w:divBdr>
                </w:div>
                <w:div w:id="1153989902">
                  <w:marLeft w:val="0"/>
                  <w:marRight w:val="0"/>
                  <w:marTop w:val="0"/>
                  <w:marBottom w:val="0"/>
                  <w:divBdr>
                    <w:top w:val="none" w:sz="0" w:space="0" w:color="auto"/>
                    <w:left w:val="none" w:sz="0" w:space="0" w:color="auto"/>
                    <w:bottom w:val="none" w:sz="0" w:space="0" w:color="auto"/>
                    <w:right w:val="none" w:sz="0" w:space="0" w:color="auto"/>
                  </w:divBdr>
                </w:div>
                <w:div w:id="1155336409">
                  <w:marLeft w:val="0"/>
                  <w:marRight w:val="0"/>
                  <w:marTop w:val="0"/>
                  <w:marBottom w:val="0"/>
                  <w:divBdr>
                    <w:top w:val="none" w:sz="0" w:space="0" w:color="auto"/>
                    <w:left w:val="none" w:sz="0" w:space="0" w:color="auto"/>
                    <w:bottom w:val="none" w:sz="0" w:space="0" w:color="auto"/>
                    <w:right w:val="none" w:sz="0" w:space="0" w:color="auto"/>
                  </w:divBdr>
                </w:div>
                <w:div w:id="1164591123">
                  <w:marLeft w:val="0"/>
                  <w:marRight w:val="0"/>
                  <w:marTop w:val="0"/>
                  <w:marBottom w:val="0"/>
                  <w:divBdr>
                    <w:top w:val="none" w:sz="0" w:space="0" w:color="auto"/>
                    <w:left w:val="none" w:sz="0" w:space="0" w:color="auto"/>
                    <w:bottom w:val="none" w:sz="0" w:space="0" w:color="auto"/>
                    <w:right w:val="none" w:sz="0" w:space="0" w:color="auto"/>
                  </w:divBdr>
                </w:div>
                <w:div w:id="1171332651">
                  <w:marLeft w:val="0"/>
                  <w:marRight w:val="0"/>
                  <w:marTop w:val="0"/>
                  <w:marBottom w:val="0"/>
                  <w:divBdr>
                    <w:top w:val="none" w:sz="0" w:space="0" w:color="auto"/>
                    <w:left w:val="none" w:sz="0" w:space="0" w:color="auto"/>
                    <w:bottom w:val="none" w:sz="0" w:space="0" w:color="auto"/>
                    <w:right w:val="none" w:sz="0" w:space="0" w:color="auto"/>
                  </w:divBdr>
                </w:div>
                <w:div w:id="1172375369">
                  <w:marLeft w:val="0"/>
                  <w:marRight w:val="0"/>
                  <w:marTop w:val="0"/>
                  <w:marBottom w:val="0"/>
                  <w:divBdr>
                    <w:top w:val="none" w:sz="0" w:space="0" w:color="auto"/>
                    <w:left w:val="none" w:sz="0" w:space="0" w:color="auto"/>
                    <w:bottom w:val="none" w:sz="0" w:space="0" w:color="auto"/>
                    <w:right w:val="none" w:sz="0" w:space="0" w:color="auto"/>
                  </w:divBdr>
                </w:div>
                <w:div w:id="1174685257">
                  <w:marLeft w:val="0"/>
                  <w:marRight w:val="0"/>
                  <w:marTop w:val="0"/>
                  <w:marBottom w:val="0"/>
                  <w:divBdr>
                    <w:top w:val="none" w:sz="0" w:space="0" w:color="auto"/>
                    <w:left w:val="none" w:sz="0" w:space="0" w:color="auto"/>
                    <w:bottom w:val="none" w:sz="0" w:space="0" w:color="auto"/>
                    <w:right w:val="none" w:sz="0" w:space="0" w:color="auto"/>
                  </w:divBdr>
                </w:div>
                <w:div w:id="1177118580">
                  <w:marLeft w:val="0"/>
                  <w:marRight w:val="0"/>
                  <w:marTop w:val="0"/>
                  <w:marBottom w:val="0"/>
                  <w:divBdr>
                    <w:top w:val="none" w:sz="0" w:space="0" w:color="auto"/>
                    <w:left w:val="none" w:sz="0" w:space="0" w:color="auto"/>
                    <w:bottom w:val="none" w:sz="0" w:space="0" w:color="auto"/>
                    <w:right w:val="none" w:sz="0" w:space="0" w:color="auto"/>
                  </w:divBdr>
                </w:div>
                <w:div w:id="1181311609">
                  <w:marLeft w:val="0"/>
                  <w:marRight w:val="0"/>
                  <w:marTop w:val="0"/>
                  <w:marBottom w:val="0"/>
                  <w:divBdr>
                    <w:top w:val="none" w:sz="0" w:space="0" w:color="auto"/>
                    <w:left w:val="none" w:sz="0" w:space="0" w:color="auto"/>
                    <w:bottom w:val="none" w:sz="0" w:space="0" w:color="auto"/>
                    <w:right w:val="none" w:sz="0" w:space="0" w:color="auto"/>
                  </w:divBdr>
                </w:div>
                <w:div w:id="1208490997">
                  <w:marLeft w:val="0"/>
                  <w:marRight w:val="0"/>
                  <w:marTop w:val="0"/>
                  <w:marBottom w:val="0"/>
                  <w:divBdr>
                    <w:top w:val="none" w:sz="0" w:space="0" w:color="auto"/>
                    <w:left w:val="none" w:sz="0" w:space="0" w:color="auto"/>
                    <w:bottom w:val="none" w:sz="0" w:space="0" w:color="auto"/>
                    <w:right w:val="none" w:sz="0" w:space="0" w:color="auto"/>
                  </w:divBdr>
                </w:div>
                <w:div w:id="1217352017">
                  <w:marLeft w:val="0"/>
                  <w:marRight w:val="0"/>
                  <w:marTop w:val="0"/>
                  <w:marBottom w:val="0"/>
                  <w:divBdr>
                    <w:top w:val="none" w:sz="0" w:space="0" w:color="auto"/>
                    <w:left w:val="none" w:sz="0" w:space="0" w:color="auto"/>
                    <w:bottom w:val="none" w:sz="0" w:space="0" w:color="auto"/>
                    <w:right w:val="none" w:sz="0" w:space="0" w:color="auto"/>
                  </w:divBdr>
                </w:div>
                <w:div w:id="1219240457">
                  <w:marLeft w:val="0"/>
                  <w:marRight w:val="0"/>
                  <w:marTop w:val="0"/>
                  <w:marBottom w:val="0"/>
                  <w:divBdr>
                    <w:top w:val="none" w:sz="0" w:space="0" w:color="auto"/>
                    <w:left w:val="none" w:sz="0" w:space="0" w:color="auto"/>
                    <w:bottom w:val="none" w:sz="0" w:space="0" w:color="auto"/>
                    <w:right w:val="none" w:sz="0" w:space="0" w:color="auto"/>
                  </w:divBdr>
                </w:div>
                <w:div w:id="1220628786">
                  <w:marLeft w:val="0"/>
                  <w:marRight w:val="0"/>
                  <w:marTop w:val="0"/>
                  <w:marBottom w:val="0"/>
                  <w:divBdr>
                    <w:top w:val="none" w:sz="0" w:space="0" w:color="auto"/>
                    <w:left w:val="none" w:sz="0" w:space="0" w:color="auto"/>
                    <w:bottom w:val="none" w:sz="0" w:space="0" w:color="auto"/>
                    <w:right w:val="none" w:sz="0" w:space="0" w:color="auto"/>
                  </w:divBdr>
                </w:div>
                <w:div w:id="1232500027">
                  <w:marLeft w:val="0"/>
                  <w:marRight w:val="0"/>
                  <w:marTop w:val="0"/>
                  <w:marBottom w:val="0"/>
                  <w:divBdr>
                    <w:top w:val="none" w:sz="0" w:space="0" w:color="auto"/>
                    <w:left w:val="none" w:sz="0" w:space="0" w:color="auto"/>
                    <w:bottom w:val="none" w:sz="0" w:space="0" w:color="auto"/>
                    <w:right w:val="none" w:sz="0" w:space="0" w:color="auto"/>
                  </w:divBdr>
                </w:div>
                <w:div w:id="1234312812">
                  <w:marLeft w:val="0"/>
                  <w:marRight w:val="0"/>
                  <w:marTop w:val="0"/>
                  <w:marBottom w:val="0"/>
                  <w:divBdr>
                    <w:top w:val="none" w:sz="0" w:space="0" w:color="auto"/>
                    <w:left w:val="none" w:sz="0" w:space="0" w:color="auto"/>
                    <w:bottom w:val="none" w:sz="0" w:space="0" w:color="auto"/>
                    <w:right w:val="none" w:sz="0" w:space="0" w:color="auto"/>
                  </w:divBdr>
                </w:div>
                <w:div w:id="1236866055">
                  <w:marLeft w:val="0"/>
                  <w:marRight w:val="0"/>
                  <w:marTop w:val="0"/>
                  <w:marBottom w:val="0"/>
                  <w:divBdr>
                    <w:top w:val="none" w:sz="0" w:space="0" w:color="auto"/>
                    <w:left w:val="none" w:sz="0" w:space="0" w:color="auto"/>
                    <w:bottom w:val="none" w:sz="0" w:space="0" w:color="auto"/>
                    <w:right w:val="none" w:sz="0" w:space="0" w:color="auto"/>
                  </w:divBdr>
                </w:div>
                <w:div w:id="1238438488">
                  <w:marLeft w:val="0"/>
                  <w:marRight w:val="0"/>
                  <w:marTop w:val="0"/>
                  <w:marBottom w:val="0"/>
                  <w:divBdr>
                    <w:top w:val="none" w:sz="0" w:space="0" w:color="auto"/>
                    <w:left w:val="none" w:sz="0" w:space="0" w:color="auto"/>
                    <w:bottom w:val="none" w:sz="0" w:space="0" w:color="auto"/>
                    <w:right w:val="none" w:sz="0" w:space="0" w:color="auto"/>
                  </w:divBdr>
                </w:div>
                <w:div w:id="1249997767">
                  <w:marLeft w:val="0"/>
                  <w:marRight w:val="0"/>
                  <w:marTop w:val="0"/>
                  <w:marBottom w:val="0"/>
                  <w:divBdr>
                    <w:top w:val="none" w:sz="0" w:space="0" w:color="auto"/>
                    <w:left w:val="none" w:sz="0" w:space="0" w:color="auto"/>
                    <w:bottom w:val="none" w:sz="0" w:space="0" w:color="auto"/>
                    <w:right w:val="none" w:sz="0" w:space="0" w:color="auto"/>
                  </w:divBdr>
                </w:div>
                <w:div w:id="1255897280">
                  <w:marLeft w:val="0"/>
                  <w:marRight w:val="0"/>
                  <w:marTop w:val="0"/>
                  <w:marBottom w:val="0"/>
                  <w:divBdr>
                    <w:top w:val="none" w:sz="0" w:space="0" w:color="auto"/>
                    <w:left w:val="none" w:sz="0" w:space="0" w:color="auto"/>
                    <w:bottom w:val="none" w:sz="0" w:space="0" w:color="auto"/>
                    <w:right w:val="none" w:sz="0" w:space="0" w:color="auto"/>
                  </w:divBdr>
                </w:div>
                <w:div w:id="1257515246">
                  <w:marLeft w:val="0"/>
                  <w:marRight w:val="0"/>
                  <w:marTop w:val="0"/>
                  <w:marBottom w:val="0"/>
                  <w:divBdr>
                    <w:top w:val="none" w:sz="0" w:space="0" w:color="auto"/>
                    <w:left w:val="none" w:sz="0" w:space="0" w:color="auto"/>
                    <w:bottom w:val="none" w:sz="0" w:space="0" w:color="auto"/>
                    <w:right w:val="none" w:sz="0" w:space="0" w:color="auto"/>
                  </w:divBdr>
                </w:div>
                <w:div w:id="1257519185">
                  <w:marLeft w:val="0"/>
                  <w:marRight w:val="0"/>
                  <w:marTop w:val="0"/>
                  <w:marBottom w:val="0"/>
                  <w:divBdr>
                    <w:top w:val="none" w:sz="0" w:space="0" w:color="auto"/>
                    <w:left w:val="none" w:sz="0" w:space="0" w:color="auto"/>
                    <w:bottom w:val="none" w:sz="0" w:space="0" w:color="auto"/>
                    <w:right w:val="none" w:sz="0" w:space="0" w:color="auto"/>
                  </w:divBdr>
                </w:div>
                <w:div w:id="1264151467">
                  <w:marLeft w:val="0"/>
                  <w:marRight w:val="0"/>
                  <w:marTop w:val="0"/>
                  <w:marBottom w:val="0"/>
                  <w:divBdr>
                    <w:top w:val="none" w:sz="0" w:space="0" w:color="auto"/>
                    <w:left w:val="none" w:sz="0" w:space="0" w:color="auto"/>
                    <w:bottom w:val="none" w:sz="0" w:space="0" w:color="auto"/>
                    <w:right w:val="none" w:sz="0" w:space="0" w:color="auto"/>
                  </w:divBdr>
                </w:div>
                <w:div w:id="1269972270">
                  <w:marLeft w:val="0"/>
                  <w:marRight w:val="0"/>
                  <w:marTop w:val="0"/>
                  <w:marBottom w:val="0"/>
                  <w:divBdr>
                    <w:top w:val="none" w:sz="0" w:space="0" w:color="auto"/>
                    <w:left w:val="none" w:sz="0" w:space="0" w:color="auto"/>
                    <w:bottom w:val="none" w:sz="0" w:space="0" w:color="auto"/>
                    <w:right w:val="none" w:sz="0" w:space="0" w:color="auto"/>
                  </w:divBdr>
                </w:div>
                <w:div w:id="1276400414">
                  <w:marLeft w:val="0"/>
                  <w:marRight w:val="0"/>
                  <w:marTop w:val="0"/>
                  <w:marBottom w:val="0"/>
                  <w:divBdr>
                    <w:top w:val="none" w:sz="0" w:space="0" w:color="auto"/>
                    <w:left w:val="none" w:sz="0" w:space="0" w:color="auto"/>
                    <w:bottom w:val="none" w:sz="0" w:space="0" w:color="auto"/>
                    <w:right w:val="none" w:sz="0" w:space="0" w:color="auto"/>
                  </w:divBdr>
                </w:div>
                <w:div w:id="1278488572">
                  <w:marLeft w:val="0"/>
                  <w:marRight w:val="0"/>
                  <w:marTop w:val="0"/>
                  <w:marBottom w:val="0"/>
                  <w:divBdr>
                    <w:top w:val="none" w:sz="0" w:space="0" w:color="auto"/>
                    <w:left w:val="none" w:sz="0" w:space="0" w:color="auto"/>
                    <w:bottom w:val="none" w:sz="0" w:space="0" w:color="auto"/>
                    <w:right w:val="none" w:sz="0" w:space="0" w:color="auto"/>
                  </w:divBdr>
                </w:div>
                <w:div w:id="1279022859">
                  <w:marLeft w:val="0"/>
                  <w:marRight w:val="0"/>
                  <w:marTop w:val="0"/>
                  <w:marBottom w:val="0"/>
                  <w:divBdr>
                    <w:top w:val="none" w:sz="0" w:space="0" w:color="auto"/>
                    <w:left w:val="none" w:sz="0" w:space="0" w:color="auto"/>
                    <w:bottom w:val="none" w:sz="0" w:space="0" w:color="auto"/>
                    <w:right w:val="none" w:sz="0" w:space="0" w:color="auto"/>
                  </w:divBdr>
                </w:div>
                <w:div w:id="1281961939">
                  <w:marLeft w:val="0"/>
                  <w:marRight w:val="0"/>
                  <w:marTop w:val="0"/>
                  <w:marBottom w:val="0"/>
                  <w:divBdr>
                    <w:top w:val="none" w:sz="0" w:space="0" w:color="auto"/>
                    <w:left w:val="none" w:sz="0" w:space="0" w:color="auto"/>
                    <w:bottom w:val="none" w:sz="0" w:space="0" w:color="auto"/>
                    <w:right w:val="none" w:sz="0" w:space="0" w:color="auto"/>
                  </w:divBdr>
                </w:div>
                <w:div w:id="1311519846">
                  <w:marLeft w:val="0"/>
                  <w:marRight w:val="0"/>
                  <w:marTop w:val="0"/>
                  <w:marBottom w:val="0"/>
                  <w:divBdr>
                    <w:top w:val="none" w:sz="0" w:space="0" w:color="auto"/>
                    <w:left w:val="none" w:sz="0" w:space="0" w:color="auto"/>
                    <w:bottom w:val="none" w:sz="0" w:space="0" w:color="auto"/>
                    <w:right w:val="none" w:sz="0" w:space="0" w:color="auto"/>
                  </w:divBdr>
                </w:div>
                <w:div w:id="1311908711">
                  <w:marLeft w:val="0"/>
                  <w:marRight w:val="0"/>
                  <w:marTop w:val="0"/>
                  <w:marBottom w:val="0"/>
                  <w:divBdr>
                    <w:top w:val="none" w:sz="0" w:space="0" w:color="auto"/>
                    <w:left w:val="none" w:sz="0" w:space="0" w:color="auto"/>
                    <w:bottom w:val="none" w:sz="0" w:space="0" w:color="auto"/>
                    <w:right w:val="none" w:sz="0" w:space="0" w:color="auto"/>
                  </w:divBdr>
                </w:div>
                <w:div w:id="1312564415">
                  <w:marLeft w:val="0"/>
                  <w:marRight w:val="0"/>
                  <w:marTop w:val="0"/>
                  <w:marBottom w:val="0"/>
                  <w:divBdr>
                    <w:top w:val="none" w:sz="0" w:space="0" w:color="auto"/>
                    <w:left w:val="none" w:sz="0" w:space="0" w:color="auto"/>
                    <w:bottom w:val="none" w:sz="0" w:space="0" w:color="auto"/>
                    <w:right w:val="none" w:sz="0" w:space="0" w:color="auto"/>
                  </w:divBdr>
                </w:div>
                <w:div w:id="1313871418">
                  <w:marLeft w:val="0"/>
                  <w:marRight w:val="0"/>
                  <w:marTop w:val="0"/>
                  <w:marBottom w:val="0"/>
                  <w:divBdr>
                    <w:top w:val="none" w:sz="0" w:space="0" w:color="auto"/>
                    <w:left w:val="none" w:sz="0" w:space="0" w:color="auto"/>
                    <w:bottom w:val="none" w:sz="0" w:space="0" w:color="auto"/>
                    <w:right w:val="none" w:sz="0" w:space="0" w:color="auto"/>
                  </w:divBdr>
                </w:div>
                <w:div w:id="1318802760">
                  <w:marLeft w:val="0"/>
                  <w:marRight w:val="0"/>
                  <w:marTop w:val="0"/>
                  <w:marBottom w:val="0"/>
                  <w:divBdr>
                    <w:top w:val="none" w:sz="0" w:space="0" w:color="auto"/>
                    <w:left w:val="none" w:sz="0" w:space="0" w:color="auto"/>
                    <w:bottom w:val="none" w:sz="0" w:space="0" w:color="auto"/>
                    <w:right w:val="none" w:sz="0" w:space="0" w:color="auto"/>
                  </w:divBdr>
                </w:div>
                <w:div w:id="1320575713">
                  <w:marLeft w:val="0"/>
                  <w:marRight w:val="0"/>
                  <w:marTop w:val="0"/>
                  <w:marBottom w:val="0"/>
                  <w:divBdr>
                    <w:top w:val="none" w:sz="0" w:space="0" w:color="auto"/>
                    <w:left w:val="none" w:sz="0" w:space="0" w:color="auto"/>
                    <w:bottom w:val="none" w:sz="0" w:space="0" w:color="auto"/>
                    <w:right w:val="none" w:sz="0" w:space="0" w:color="auto"/>
                  </w:divBdr>
                </w:div>
                <w:div w:id="1324819880">
                  <w:marLeft w:val="0"/>
                  <w:marRight w:val="0"/>
                  <w:marTop w:val="0"/>
                  <w:marBottom w:val="0"/>
                  <w:divBdr>
                    <w:top w:val="none" w:sz="0" w:space="0" w:color="auto"/>
                    <w:left w:val="none" w:sz="0" w:space="0" w:color="auto"/>
                    <w:bottom w:val="none" w:sz="0" w:space="0" w:color="auto"/>
                    <w:right w:val="none" w:sz="0" w:space="0" w:color="auto"/>
                  </w:divBdr>
                </w:div>
                <w:div w:id="1326057926">
                  <w:marLeft w:val="0"/>
                  <w:marRight w:val="0"/>
                  <w:marTop w:val="0"/>
                  <w:marBottom w:val="0"/>
                  <w:divBdr>
                    <w:top w:val="none" w:sz="0" w:space="0" w:color="auto"/>
                    <w:left w:val="none" w:sz="0" w:space="0" w:color="auto"/>
                    <w:bottom w:val="none" w:sz="0" w:space="0" w:color="auto"/>
                    <w:right w:val="none" w:sz="0" w:space="0" w:color="auto"/>
                  </w:divBdr>
                </w:div>
                <w:div w:id="1345092354">
                  <w:marLeft w:val="0"/>
                  <w:marRight w:val="0"/>
                  <w:marTop w:val="0"/>
                  <w:marBottom w:val="0"/>
                  <w:divBdr>
                    <w:top w:val="none" w:sz="0" w:space="0" w:color="auto"/>
                    <w:left w:val="none" w:sz="0" w:space="0" w:color="auto"/>
                    <w:bottom w:val="none" w:sz="0" w:space="0" w:color="auto"/>
                    <w:right w:val="none" w:sz="0" w:space="0" w:color="auto"/>
                  </w:divBdr>
                </w:div>
                <w:div w:id="1346715211">
                  <w:marLeft w:val="0"/>
                  <w:marRight w:val="0"/>
                  <w:marTop w:val="0"/>
                  <w:marBottom w:val="0"/>
                  <w:divBdr>
                    <w:top w:val="none" w:sz="0" w:space="0" w:color="auto"/>
                    <w:left w:val="none" w:sz="0" w:space="0" w:color="auto"/>
                    <w:bottom w:val="none" w:sz="0" w:space="0" w:color="auto"/>
                    <w:right w:val="none" w:sz="0" w:space="0" w:color="auto"/>
                  </w:divBdr>
                </w:div>
                <w:div w:id="1348096755">
                  <w:marLeft w:val="0"/>
                  <w:marRight w:val="0"/>
                  <w:marTop w:val="0"/>
                  <w:marBottom w:val="0"/>
                  <w:divBdr>
                    <w:top w:val="none" w:sz="0" w:space="0" w:color="auto"/>
                    <w:left w:val="none" w:sz="0" w:space="0" w:color="auto"/>
                    <w:bottom w:val="none" w:sz="0" w:space="0" w:color="auto"/>
                    <w:right w:val="none" w:sz="0" w:space="0" w:color="auto"/>
                  </w:divBdr>
                </w:div>
                <w:div w:id="1348632071">
                  <w:marLeft w:val="0"/>
                  <w:marRight w:val="0"/>
                  <w:marTop w:val="0"/>
                  <w:marBottom w:val="0"/>
                  <w:divBdr>
                    <w:top w:val="none" w:sz="0" w:space="0" w:color="auto"/>
                    <w:left w:val="none" w:sz="0" w:space="0" w:color="auto"/>
                    <w:bottom w:val="none" w:sz="0" w:space="0" w:color="auto"/>
                    <w:right w:val="none" w:sz="0" w:space="0" w:color="auto"/>
                  </w:divBdr>
                </w:div>
                <w:div w:id="1366367782">
                  <w:marLeft w:val="0"/>
                  <w:marRight w:val="0"/>
                  <w:marTop w:val="0"/>
                  <w:marBottom w:val="0"/>
                  <w:divBdr>
                    <w:top w:val="none" w:sz="0" w:space="0" w:color="auto"/>
                    <w:left w:val="none" w:sz="0" w:space="0" w:color="auto"/>
                    <w:bottom w:val="none" w:sz="0" w:space="0" w:color="auto"/>
                    <w:right w:val="none" w:sz="0" w:space="0" w:color="auto"/>
                  </w:divBdr>
                </w:div>
                <w:div w:id="1366714966">
                  <w:marLeft w:val="0"/>
                  <w:marRight w:val="0"/>
                  <w:marTop w:val="0"/>
                  <w:marBottom w:val="0"/>
                  <w:divBdr>
                    <w:top w:val="none" w:sz="0" w:space="0" w:color="auto"/>
                    <w:left w:val="none" w:sz="0" w:space="0" w:color="auto"/>
                    <w:bottom w:val="none" w:sz="0" w:space="0" w:color="auto"/>
                    <w:right w:val="none" w:sz="0" w:space="0" w:color="auto"/>
                  </w:divBdr>
                </w:div>
                <w:div w:id="1378511696">
                  <w:marLeft w:val="0"/>
                  <w:marRight w:val="0"/>
                  <w:marTop w:val="0"/>
                  <w:marBottom w:val="0"/>
                  <w:divBdr>
                    <w:top w:val="none" w:sz="0" w:space="0" w:color="auto"/>
                    <w:left w:val="none" w:sz="0" w:space="0" w:color="auto"/>
                    <w:bottom w:val="none" w:sz="0" w:space="0" w:color="auto"/>
                    <w:right w:val="none" w:sz="0" w:space="0" w:color="auto"/>
                  </w:divBdr>
                </w:div>
                <w:div w:id="1382024126">
                  <w:marLeft w:val="0"/>
                  <w:marRight w:val="0"/>
                  <w:marTop w:val="0"/>
                  <w:marBottom w:val="0"/>
                  <w:divBdr>
                    <w:top w:val="none" w:sz="0" w:space="0" w:color="auto"/>
                    <w:left w:val="none" w:sz="0" w:space="0" w:color="auto"/>
                    <w:bottom w:val="none" w:sz="0" w:space="0" w:color="auto"/>
                    <w:right w:val="none" w:sz="0" w:space="0" w:color="auto"/>
                  </w:divBdr>
                </w:div>
                <w:div w:id="1382678977">
                  <w:marLeft w:val="0"/>
                  <w:marRight w:val="0"/>
                  <w:marTop w:val="0"/>
                  <w:marBottom w:val="0"/>
                  <w:divBdr>
                    <w:top w:val="none" w:sz="0" w:space="0" w:color="auto"/>
                    <w:left w:val="none" w:sz="0" w:space="0" w:color="auto"/>
                    <w:bottom w:val="none" w:sz="0" w:space="0" w:color="auto"/>
                    <w:right w:val="none" w:sz="0" w:space="0" w:color="auto"/>
                  </w:divBdr>
                </w:div>
                <w:div w:id="1386296202">
                  <w:marLeft w:val="0"/>
                  <w:marRight w:val="0"/>
                  <w:marTop w:val="0"/>
                  <w:marBottom w:val="0"/>
                  <w:divBdr>
                    <w:top w:val="none" w:sz="0" w:space="0" w:color="auto"/>
                    <w:left w:val="none" w:sz="0" w:space="0" w:color="auto"/>
                    <w:bottom w:val="none" w:sz="0" w:space="0" w:color="auto"/>
                    <w:right w:val="none" w:sz="0" w:space="0" w:color="auto"/>
                  </w:divBdr>
                </w:div>
                <w:div w:id="1389574935">
                  <w:marLeft w:val="0"/>
                  <w:marRight w:val="0"/>
                  <w:marTop w:val="0"/>
                  <w:marBottom w:val="0"/>
                  <w:divBdr>
                    <w:top w:val="none" w:sz="0" w:space="0" w:color="auto"/>
                    <w:left w:val="none" w:sz="0" w:space="0" w:color="auto"/>
                    <w:bottom w:val="none" w:sz="0" w:space="0" w:color="auto"/>
                    <w:right w:val="none" w:sz="0" w:space="0" w:color="auto"/>
                  </w:divBdr>
                </w:div>
                <w:div w:id="1392194469">
                  <w:marLeft w:val="0"/>
                  <w:marRight w:val="0"/>
                  <w:marTop w:val="0"/>
                  <w:marBottom w:val="0"/>
                  <w:divBdr>
                    <w:top w:val="none" w:sz="0" w:space="0" w:color="auto"/>
                    <w:left w:val="none" w:sz="0" w:space="0" w:color="auto"/>
                    <w:bottom w:val="none" w:sz="0" w:space="0" w:color="auto"/>
                    <w:right w:val="none" w:sz="0" w:space="0" w:color="auto"/>
                  </w:divBdr>
                </w:div>
                <w:div w:id="1393305848">
                  <w:marLeft w:val="0"/>
                  <w:marRight w:val="0"/>
                  <w:marTop w:val="0"/>
                  <w:marBottom w:val="0"/>
                  <w:divBdr>
                    <w:top w:val="none" w:sz="0" w:space="0" w:color="auto"/>
                    <w:left w:val="none" w:sz="0" w:space="0" w:color="auto"/>
                    <w:bottom w:val="none" w:sz="0" w:space="0" w:color="auto"/>
                    <w:right w:val="none" w:sz="0" w:space="0" w:color="auto"/>
                  </w:divBdr>
                </w:div>
                <w:div w:id="1397708247">
                  <w:marLeft w:val="0"/>
                  <w:marRight w:val="0"/>
                  <w:marTop w:val="0"/>
                  <w:marBottom w:val="0"/>
                  <w:divBdr>
                    <w:top w:val="none" w:sz="0" w:space="0" w:color="auto"/>
                    <w:left w:val="none" w:sz="0" w:space="0" w:color="auto"/>
                    <w:bottom w:val="none" w:sz="0" w:space="0" w:color="auto"/>
                    <w:right w:val="none" w:sz="0" w:space="0" w:color="auto"/>
                  </w:divBdr>
                </w:div>
                <w:div w:id="1407411282">
                  <w:marLeft w:val="0"/>
                  <w:marRight w:val="0"/>
                  <w:marTop w:val="0"/>
                  <w:marBottom w:val="0"/>
                  <w:divBdr>
                    <w:top w:val="none" w:sz="0" w:space="0" w:color="auto"/>
                    <w:left w:val="none" w:sz="0" w:space="0" w:color="auto"/>
                    <w:bottom w:val="none" w:sz="0" w:space="0" w:color="auto"/>
                    <w:right w:val="none" w:sz="0" w:space="0" w:color="auto"/>
                  </w:divBdr>
                </w:div>
                <w:div w:id="1416391669">
                  <w:marLeft w:val="0"/>
                  <w:marRight w:val="0"/>
                  <w:marTop w:val="0"/>
                  <w:marBottom w:val="0"/>
                  <w:divBdr>
                    <w:top w:val="none" w:sz="0" w:space="0" w:color="auto"/>
                    <w:left w:val="none" w:sz="0" w:space="0" w:color="auto"/>
                    <w:bottom w:val="none" w:sz="0" w:space="0" w:color="auto"/>
                    <w:right w:val="none" w:sz="0" w:space="0" w:color="auto"/>
                  </w:divBdr>
                </w:div>
                <w:div w:id="1439637546">
                  <w:marLeft w:val="0"/>
                  <w:marRight w:val="0"/>
                  <w:marTop w:val="0"/>
                  <w:marBottom w:val="0"/>
                  <w:divBdr>
                    <w:top w:val="none" w:sz="0" w:space="0" w:color="auto"/>
                    <w:left w:val="none" w:sz="0" w:space="0" w:color="auto"/>
                    <w:bottom w:val="none" w:sz="0" w:space="0" w:color="auto"/>
                    <w:right w:val="none" w:sz="0" w:space="0" w:color="auto"/>
                  </w:divBdr>
                </w:div>
                <w:div w:id="1443498032">
                  <w:marLeft w:val="0"/>
                  <w:marRight w:val="0"/>
                  <w:marTop w:val="0"/>
                  <w:marBottom w:val="0"/>
                  <w:divBdr>
                    <w:top w:val="none" w:sz="0" w:space="0" w:color="auto"/>
                    <w:left w:val="none" w:sz="0" w:space="0" w:color="auto"/>
                    <w:bottom w:val="none" w:sz="0" w:space="0" w:color="auto"/>
                    <w:right w:val="none" w:sz="0" w:space="0" w:color="auto"/>
                  </w:divBdr>
                </w:div>
                <w:div w:id="1445731404">
                  <w:marLeft w:val="0"/>
                  <w:marRight w:val="0"/>
                  <w:marTop w:val="0"/>
                  <w:marBottom w:val="0"/>
                  <w:divBdr>
                    <w:top w:val="none" w:sz="0" w:space="0" w:color="auto"/>
                    <w:left w:val="none" w:sz="0" w:space="0" w:color="auto"/>
                    <w:bottom w:val="none" w:sz="0" w:space="0" w:color="auto"/>
                    <w:right w:val="none" w:sz="0" w:space="0" w:color="auto"/>
                  </w:divBdr>
                </w:div>
                <w:div w:id="1457873131">
                  <w:marLeft w:val="0"/>
                  <w:marRight w:val="0"/>
                  <w:marTop w:val="0"/>
                  <w:marBottom w:val="0"/>
                  <w:divBdr>
                    <w:top w:val="none" w:sz="0" w:space="0" w:color="auto"/>
                    <w:left w:val="none" w:sz="0" w:space="0" w:color="auto"/>
                    <w:bottom w:val="none" w:sz="0" w:space="0" w:color="auto"/>
                    <w:right w:val="none" w:sz="0" w:space="0" w:color="auto"/>
                  </w:divBdr>
                </w:div>
                <w:div w:id="1479229272">
                  <w:marLeft w:val="0"/>
                  <w:marRight w:val="0"/>
                  <w:marTop w:val="0"/>
                  <w:marBottom w:val="0"/>
                  <w:divBdr>
                    <w:top w:val="none" w:sz="0" w:space="0" w:color="auto"/>
                    <w:left w:val="none" w:sz="0" w:space="0" w:color="auto"/>
                    <w:bottom w:val="none" w:sz="0" w:space="0" w:color="auto"/>
                    <w:right w:val="none" w:sz="0" w:space="0" w:color="auto"/>
                  </w:divBdr>
                </w:div>
                <w:div w:id="1481799940">
                  <w:marLeft w:val="0"/>
                  <w:marRight w:val="0"/>
                  <w:marTop w:val="0"/>
                  <w:marBottom w:val="0"/>
                  <w:divBdr>
                    <w:top w:val="none" w:sz="0" w:space="0" w:color="auto"/>
                    <w:left w:val="none" w:sz="0" w:space="0" w:color="auto"/>
                    <w:bottom w:val="none" w:sz="0" w:space="0" w:color="auto"/>
                    <w:right w:val="none" w:sz="0" w:space="0" w:color="auto"/>
                  </w:divBdr>
                </w:div>
                <w:div w:id="1490175608">
                  <w:marLeft w:val="0"/>
                  <w:marRight w:val="0"/>
                  <w:marTop w:val="0"/>
                  <w:marBottom w:val="0"/>
                  <w:divBdr>
                    <w:top w:val="none" w:sz="0" w:space="0" w:color="auto"/>
                    <w:left w:val="none" w:sz="0" w:space="0" w:color="auto"/>
                    <w:bottom w:val="none" w:sz="0" w:space="0" w:color="auto"/>
                    <w:right w:val="none" w:sz="0" w:space="0" w:color="auto"/>
                  </w:divBdr>
                </w:div>
                <w:div w:id="1503885423">
                  <w:marLeft w:val="0"/>
                  <w:marRight w:val="0"/>
                  <w:marTop w:val="0"/>
                  <w:marBottom w:val="0"/>
                  <w:divBdr>
                    <w:top w:val="none" w:sz="0" w:space="0" w:color="auto"/>
                    <w:left w:val="none" w:sz="0" w:space="0" w:color="auto"/>
                    <w:bottom w:val="none" w:sz="0" w:space="0" w:color="auto"/>
                    <w:right w:val="none" w:sz="0" w:space="0" w:color="auto"/>
                  </w:divBdr>
                </w:div>
                <w:div w:id="1509901750">
                  <w:marLeft w:val="0"/>
                  <w:marRight w:val="0"/>
                  <w:marTop w:val="0"/>
                  <w:marBottom w:val="0"/>
                  <w:divBdr>
                    <w:top w:val="none" w:sz="0" w:space="0" w:color="auto"/>
                    <w:left w:val="none" w:sz="0" w:space="0" w:color="auto"/>
                    <w:bottom w:val="none" w:sz="0" w:space="0" w:color="auto"/>
                    <w:right w:val="none" w:sz="0" w:space="0" w:color="auto"/>
                  </w:divBdr>
                </w:div>
                <w:div w:id="1510024772">
                  <w:marLeft w:val="0"/>
                  <w:marRight w:val="0"/>
                  <w:marTop w:val="0"/>
                  <w:marBottom w:val="0"/>
                  <w:divBdr>
                    <w:top w:val="none" w:sz="0" w:space="0" w:color="auto"/>
                    <w:left w:val="none" w:sz="0" w:space="0" w:color="auto"/>
                    <w:bottom w:val="none" w:sz="0" w:space="0" w:color="auto"/>
                    <w:right w:val="none" w:sz="0" w:space="0" w:color="auto"/>
                  </w:divBdr>
                </w:div>
                <w:div w:id="1521971929">
                  <w:marLeft w:val="0"/>
                  <w:marRight w:val="0"/>
                  <w:marTop w:val="0"/>
                  <w:marBottom w:val="0"/>
                  <w:divBdr>
                    <w:top w:val="none" w:sz="0" w:space="0" w:color="auto"/>
                    <w:left w:val="none" w:sz="0" w:space="0" w:color="auto"/>
                    <w:bottom w:val="none" w:sz="0" w:space="0" w:color="auto"/>
                    <w:right w:val="none" w:sz="0" w:space="0" w:color="auto"/>
                  </w:divBdr>
                </w:div>
                <w:div w:id="1524661802">
                  <w:marLeft w:val="0"/>
                  <w:marRight w:val="0"/>
                  <w:marTop w:val="0"/>
                  <w:marBottom w:val="0"/>
                  <w:divBdr>
                    <w:top w:val="none" w:sz="0" w:space="0" w:color="auto"/>
                    <w:left w:val="none" w:sz="0" w:space="0" w:color="auto"/>
                    <w:bottom w:val="none" w:sz="0" w:space="0" w:color="auto"/>
                    <w:right w:val="none" w:sz="0" w:space="0" w:color="auto"/>
                  </w:divBdr>
                </w:div>
                <w:div w:id="1527718537">
                  <w:marLeft w:val="0"/>
                  <w:marRight w:val="0"/>
                  <w:marTop w:val="0"/>
                  <w:marBottom w:val="0"/>
                  <w:divBdr>
                    <w:top w:val="none" w:sz="0" w:space="0" w:color="auto"/>
                    <w:left w:val="none" w:sz="0" w:space="0" w:color="auto"/>
                    <w:bottom w:val="none" w:sz="0" w:space="0" w:color="auto"/>
                    <w:right w:val="none" w:sz="0" w:space="0" w:color="auto"/>
                  </w:divBdr>
                </w:div>
                <w:div w:id="1528173674">
                  <w:marLeft w:val="0"/>
                  <w:marRight w:val="0"/>
                  <w:marTop w:val="0"/>
                  <w:marBottom w:val="0"/>
                  <w:divBdr>
                    <w:top w:val="none" w:sz="0" w:space="0" w:color="auto"/>
                    <w:left w:val="none" w:sz="0" w:space="0" w:color="auto"/>
                    <w:bottom w:val="none" w:sz="0" w:space="0" w:color="auto"/>
                    <w:right w:val="none" w:sz="0" w:space="0" w:color="auto"/>
                  </w:divBdr>
                </w:div>
                <w:div w:id="1550068046">
                  <w:marLeft w:val="0"/>
                  <w:marRight w:val="0"/>
                  <w:marTop w:val="0"/>
                  <w:marBottom w:val="0"/>
                  <w:divBdr>
                    <w:top w:val="none" w:sz="0" w:space="0" w:color="auto"/>
                    <w:left w:val="none" w:sz="0" w:space="0" w:color="auto"/>
                    <w:bottom w:val="none" w:sz="0" w:space="0" w:color="auto"/>
                    <w:right w:val="none" w:sz="0" w:space="0" w:color="auto"/>
                  </w:divBdr>
                </w:div>
                <w:div w:id="1557542573">
                  <w:marLeft w:val="0"/>
                  <w:marRight w:val="0"/>
                  <w:marTop w:val="0"/>
                  <w:marBottom w:val="0"/>
                  <w:divBdr>
                    <w:top w:val="none" w:sz="0" w:space="0" w:color="auto"/>
                    <w:left w:val="none" w:sz="0" w:space="0" w:color="auto"/>
                    <w:bottom w:val="none" w:sz="0" w:space="0" w:color="auto"/>
                    <w:right w:val="none" w:sz="0" w:space="0" w:color="auto"/>
                  </w:divBdr>
                </w:div>
                <w:div w:id="1584335524">
                  <w:marLeft w:val="0"/>
                  <w:marRight w:val="0"/>
                  <w:marTop w:val="0"/>
                  <w:marBottom w:val="0"/>
                  <w:divBdr>
                    <w:top w:val="none" w:sz="0" w:space="0" w:color="auto"/>
                    <w:left w:val="none" w:sz="0" w:space="0" w:color="auto"/>
                    <w:bottom w:val="none" w:sz="0" w:space="0" w:color="auto"/>
                    <w:right w:val="none" w:sz="0" w:space="0" w:color="auto"/>
                  </w:divBdr>
                </w:div>
                <w:div w:id="1588689960">
                  <w:marLeft w:val="0"/>
                  <w:marRight w:val="0"/>
                  <w:marTop w:val="0"/>
                  <w:marBottom w:val="0"/>
                  <w:divBdr>
                    <w:top w:val="none" w:sz="0" w:space="0" w:color="auto"/>
                    <w:left w:val="none" w:sz="0" w:space="0" w:color="auto"/>
                    <w:bottom w:val="none" w:sz="0" w:space="0" w:color="auto"/>
                    <w:right w:val="none" w:sz="0" w:space="0" w:color="auto"/>
                  </w:divBdr>
                </w:div>
                <w:div w:id="1609578795">
                  <w:marLeft w:val="0"/>
                  <w:marRight w:val="0"/>
                  <w:marTop w:val="0"/>
                  <w:marBottom w:val="0"/>
                  <w:divBdr>
                    <w:top w:val="none" w:sz="0" w:space="0" w:color="auto"/>
                    <w:left w:val="none" w:sz="0" w:space="0" w:color="auto"/>
                    <w:bottom w:val="none" w:sz="0" w:space="0" w:color="auto"/>
                    <w:right w:val="none" w:sz="0" w:space="0" w:color="auto"/>
                  </w:divBdr>
                </w:div>
                <w:div w:id="1614089450">
                  <w:marLeft w:val="0"/>
                  <w:marRight w:val="0"/>
                  <w:marTop w:val="0"/>
                  <w:marBottom w:val="0"/>
                  <w:divBdr>
                    <w:top w:val="none" w:sz="0" w:space="0" w:color="auto"/>
                    <w:left w:val="none" w:sz="0" w:space="0" w:color="auto"/>
                    <w:bottom w:val="none" w:sz="0" w:space="0" w:color="auto"/>
                    <w:right w:val="none" w:sz="0" w:space="0" w:color="auto"/>
                  </w:divBdr>
                </w:div>
                <w:div w:id="1622760393">
                  <w:marLeft w:val="0"/>
                  <w:marRight w:val="0"/>
                  <w:marTop w:val="0"/>
                  <w:marBottom w:val="0"/>
                  <w:divBdr>
                    <w:top w:val="none" w:sz="0" w:space="0" w:color="auto"/>
                    <w:left w:val="none" w:sz="0" w:space="0" w:color="auto"/>
                    <w:bottom w:val="none" w:sz="0" w:space="0" w:color="auto"/>
                    <w:right w:val="none" w:sz="0" w:space="0" w:color="auto"/>
                  </w:divBdr>
                </w:div>
                <w:div w:id="1624649278">
                  <w:marLeft w:val="0"/>
                  <w:marRight w:val="0"/>
                  <w:marTop w:val="0"/>
                  <w:marBottom w:val="0"/>
                  <w:divBdr>
                    <w:top w:val="none" w:sz="0" w:space="0" w:color="auto"/>
                    <w:left w:val="none" w:sz="0" w:space="0" w:color="auto"/>
                    <w:bottom w:val="none" w:sz="0" w:space="0" w:color="auto"/>
                    <w:right w:val="none" w:sz="0" w:space="0" w:color="auto"/>
                  </w:divBdr>
                </w:div>
                <w:div w:id="1626737978">
                  <w:marLeft w:val="0"/>
                  <w:marRight w:val="0"/>
                  <w:marTop w:val="0"/>
                  <w:marBottom w:val="0"/>
                  <w:divBdr>
                    <w:top w:val="none" w:sz="0" w:space="0" w:color="auto"/>
                    <w:left w:val="none" w:sz="0" w:space="0" w:color="auto"/>
                    <w:bottom w:val="none" w:sz="0" w:space="0" w:color="auto"/>
                    <w:right w:val="none" w:sz="0" w:space="0" w:color="auto"/>
                  </w:divBdr>
                </w:div>
                <w:div w:id="1628313818">
                  <w:marLeft w:val="0"/>
                  <w:marRight w:val="0"/>
                  <w:marTop w:val="0"/>
                  <w:marBottom w:val="0"/>
                  <w:divBdr>
                    <w:top w:val="none" w:sz="0" w:space="0" w:color="auto"/>
                    <w:left w:val="none" w:sz="0" w:space="0" w:color="auto"/>
                    <w:bottom w:val="none" w:sz="0" w:space="0" w:color="auto"/>
                    <w:right w:val="none" w:sz="0" w:space="0" w:color="auto"/>
                  </w:divBdr>
                </w:div>
                <w:div w:id="1630821138">
                  <w:marLeft w:val="0"/>
                  <w:marRight w:val="0"/>
                  <w:marTop w:val="0"/>
                  <w:marBottom w:val="0"/>
                  <w:divBdr>
                    <w:top w:val="none" w:sz="0" w:space="0" w:color="auto"/>
                    <w:left w:val="none" w:sz="0" w:space="0" w:color="auto"/>
                    <w:bottom w:val="none" w:sz="0" w:space="0" w:color="auto"/>
                    <w:right w:val="none" w:sz="0" w:space="0" w:color="auto"/>
                  </w:divBdr>
                </w:div>
                <w:div w:id="1644850475">
                  <w:marLeft w:val="0"/>
                  <w:marRight w:val="0"/>
                  <w:marTop w:val="0"/>
                  <w:marBottom w:val="0"/>
                  <w:divBdr>
                    <w:top w:val="none" w:sz="0" w:space="0" w:color="auto"/>
                    <w:left w:val="none" w:sz="0" w:space="0" w:color="auto"/>
                    <w:bottom w:val="none" w:sz="0" w:space="0" w:color="auto"/>
                    <w:right w:val="none" w:sz="0" w:space="0" w:color="auto"/>
                  </w:divBdr>
                </w:div>
                <w:div w:id="1645428742">
                  <w:marLeft w:val="0"/>
                  <w:marRight w:val="0"/>
                  <w:marTop w:val="0"/>
                  <w:marBottom w:val="0"/>
                  <w:divBdr>
                    <w:top w:val="none" w:sz="0" w:space="0" w:color="auto"/>
                    <w:left w:val="none" w:sz="0" w:space="0" w:color="auto"/>
                    <w:bottom w:val="none" w:sz="0" w:space="0" w:color="auto"/>
                    <w:right w:val="none" w:sz="0" w:space="0" w:color="auto"/>
                  </w:divBdr>
                </w:div>
                <w:div w:id="1649019332">
                  <w:marLeft w:val="0"/>
                  <w:marRight w:val="0"/>
                  <w:marTop w:val="0"/>
                  <w:marBottom w:val="0"/>
                  <w:divBdr>
                    <w:top w:val="none" w:sz="0" w:space="0" w:color="auto"/>
                    <w:left w:val="none" w:sz="0" w:space="0" w:color="auto"/>
                    <w:bottom w:val="none" w:sz="0" w:space="0" w:color="auto"/>
                    <w:right w:val="none" w:sz="0" w:space="0" w:color="auto"/>
                  </w:divBdr>
                </w:div>
                <w:div w:id="1652129583">
                  <w:marLeft w:val="0"/>
                  <w:marRight w:val="0"/>
                  <w:marTop w:val="0"/>
                  <w:marBottom w:val="0"/>
                  <w:divBdr>
                    <w:top w:val="none" w:sz="0" w:space="0" w:color="auto"/>
                    <w:left w:val="none" w:sz="0" w:space="0" w:color="auto"/>
                    <w:bottom w:val="none" w:sz="0" w:space="0" w:color="auto"/>
                    <w:right w:val="none" w:sz="0" w:space="0" w:color="auto"/>
                  </w:divBdr>
                </w:div>
                <w:div w:id="1661227268">
                  <w:marLeft w:val="0"/>
                  <w:marRight w:val="0"/>
                  <w:marTop w:val="0"/>
                  <w:marBottom w:val="0"/>
                  <w:divBdr>
                    <w:top w:val="none" w:sz="0" w:space="0" w:color="auto"/>
                    <w:left w:val="none" w:sz="0" w:space="0" w:color="auto"/>
                    <w:bottom w:val="none" w:sz="0" w:space="0" w:color="auto"/>
                    <w:right w:val="none" w:sz="0" w:space="0" w:color="auto"/>
                  </w:divBdr>
                </w:div>
                <w:div w:id="1694696289">
                  <w:marLeft w:val="0"/>
                  <w:marRight w:val="0"/>
                  <w:marTop w:val="0"/>
                  <w:marBottom w:val="0"/>
                  <w:divBdr>
                    <w:top w:val="none" w:sz="0" w:space="0" w:color="auto"/>
                    <w:left w:val="none" w:sz="0" w:space="0" w:color="auto"/>
                    <w:bottom w:val="none" w:sz="0" w:space="0" w:color="auto"/>
                    <w:right w:val="none" w:sz="0" w:space="0" w:color="auto"/>
                  </w:divBdr>
                </w:div>
                <w:div w:id="1696147960">
                  <w:marLeft w:val="0"/>
                  <w:marRight w:val="0"/>
                  <w:marTop w:val="0"/>
                  <w:marBottom w:val="0"/>
                  <w:divBdr>
                    <w:top w:val="none" w:sz="0" w:space="0" w:color="auto"/>
                    <w:left w:val="none" w:sz="0" w:space="0" w:color="auto"/>
                    <w:bottom w:val="none" w:sz="0" w:space="0" w:color="auto"/>
                    <w:right w:val="none" w:sz="0" w:space="0" w:color="auto"/>
                  </w:divBdr>
                </w:div>
                <w:div w:id="1715277089">
                  <w:marLeft w:val="0"/>
                  <w:marRight w:val="0"/>
                  <w:marTop w:val="0"/>
                  <w:marBottom w:val="0"/>
                  <w:divBdr>
                    <w:top w:val="none" w:sz="0" w:space="0" w:color="auto"/>
                    <w:left w:val="none" w:sz="0" w:space="0" w:color="auto"/>
                    <w:bottom w:val="none" w:sz="0" w:space="0" w:color="auto"/>
                    <w:right w:val="none" w:sz="0" w:space="0" w:color="auto"/>
                  </w:divBdr>
                </w:div>
                <w:div w:id="1721518083">
                  <w:marLeft w:val="0"/>
                  <w:marRight w:val="0"/>
                  <w:marTop w:val="0"/>
                  <w:marBottom w:val="0"/>
                  <w:divBdr>
                    <w:top w:val="none" w:sz="0" w:space="0" w:color="auto"/>
                    <w:left w:val="none" w:sz="0" w:space="0" w:color="auto"/>
                    <w:bottom w:val="none" w:sz="0" w:space="0" w:color="auto"/>
                    <w:right w:val="none" w:sz="0" w:space="0" w:color="auto"/>
                  </w:divBdr>
                </w:div>
                <w:div w:id="1725058501">
                  <w:marLeft w:val="0"/>
                  <w:marRight w:val="0"/>
                  <w:marTop w:val="0"/>
                  <w:marBottom w:val="0"/>
                  <w:divBdr>
                    <w:top w:val="none" w:sz="0" w:space="0" w:color="auto"/>
                    <w:left w:val="none" w:sz="0" w:space="0" w:color="auto"/>
                    <w:bottom w:val="none" w:sz="0" w:space="0" w:color="auto"/>
                    <w:right w:val="none" w:sz="0" w:space="0" w:color="auto"/>
                  </w:divBdr>
                </w:div>
                <w:div w:id="1725369698">
                  <w:marLeft w:val="0"/>
                  <w:marRight w:val="0"/>
                  <w:marTop w:val="0"/>
                  <w:marBottom w:val="0"/>
                  <w:divBdr>
                    <w:top w:val="none" w:sz="0" w:space="0" w:color="auto"/>
                    <w:left w:val="none" w:sz="0" w:space="0" w:color="auto"/>
                    <w:bottom w:val="none" w:sz="0" w:space="0" w:color="auto"/>
                    <w:right w:val="none" w:sz="0" w:space="0" w:color="auto"/>
                  </w:divBdr>
                </w:div>
                <w:div w:id="1727490795">
                  <w:marLeft w:val="0"/>
                  <w:marRight w:val="0"/>
                  <w:marTop w:val="0"/>
                  <w:marBottom w:val="0"/>
                  <w:divBdr>
                    <w:top w:val="none" w:sz="0" w:space="0" w:color="auto"/>
                    <w:left w:val="none" w:sz="0" w:space="0" w:color="auto"/>
                    <w:bottom w:val="none" w:sz="0" w:space="0" w:color="auto"/>
                    <w:right w:val="none" w:sz="0" w:space="0" w:color="auto"/>
                  </w:divBdr>
                </w:div>
                <w:div w:id="1729112474">
                  <w:marLeft w:val="0"/>
                  <w:marRight w:val="0"/>
                  <w:marTop w:val="0"/>
                  <w:marBottom w:val="0"/>
                  <w:divBdr>
                    <w:top w:val="none" w:sz="0" w:space="0" w:color="auto"/>
                    <w:left w:val="none" w:sz="0" w:space="0" w:color="auto"/>
                    <w:bottom w:val="none" w:sz="0" w:space="0" w:color="auto"/>
                    <w:right w:val="none" w:sz="0" w:space="0" w:color="auto"/>
                  </w:divBdr>
                </w:div>
                <w:div w:id="1732773916">
                  <w:marLeft w:val="0"/>
                  <w:marRight w:val="0"/>
                  <w:marTop w:val="0"/>
                  <w:marBottom w:val="0"/>
                  <w:divBdr>
                    <w:top w:val="none" w:sz="0" w:space="0" w:color="auto"/>
                    <w:left w:val="none" w:sz="0" w:space="0" w:color="auto"/>
                    <w:bottom w:val="none" w:sz="0" w:space="0" w:color="auto"/>
                    <w:right w:val="none" w:sz="0" w:space="0" w:color="auto"/>
                  </w:divBdr>
                </w:div>
                <w:div w:id="1737586106">
                  <w:marLeft w:val="0"/>
                  <w:marRight w:val="0"/>
                  <w:marTop w:val="0"/>
                  <w:marBottom w:val="0"/>
                  <w:divBdr>
                    <w:top w:val="none" w:sz="0" w:space="0" w:color="auto"/>
                    <w:left w:val="none" w:sz="0" w:space="0" w:color="auto"/>
                    <w:bottom w:val="none" w:sz="0" w:space="0" w:color="auto"/>
                    <w:right w:val="none" w:sz="0" w:space="0" w:color="auto"/>
                  </w:divBdr>
                </w:div>
                <w:div w:id="1746344431">
                  <w:marLeft w:val="0"/>
                  <w:marRight w:val="0"/>
                  <w:marTop w:val="0"/>
                  <w:marBottom w:val="0"/>
                  <w:divBdr>
                    <w:top w:val="none" w:sz="0" w:space="0" w:color="auto"/>
                    <w:left w:val="none" w:sz="0" w:space="0" w:color="auto"/>
                    <w:bottom w:val="none" w:sz="0" w:space="0" w:color="auto"/>
                    <w:right w:val="none" w:sz="0" w:space="0" w:color="auto"/>
                  </w:divBdr>
                </w:div>
                <w:div w:id="1747141994">
                  <w:marLeft w:val="0"/>
                  <w:marRight w:val="0"/>
                  <w:marTop w:val="0"/>
                  <w:marBottom w:val="0"/>
                  <w:divBdr>
                    <w:top w:val="none" w:sz="0" w:space="0" w:color="auto"/>
                    <w:left w:val="none" w:sz="0" w:space="0" w:color="auto"/>
                    <w:bottom w:val="none" w:sz="0" w:space="0" w:color="auto"/>
                    <w:right w:val="none" w:sz="0" w:space="0" w:color="auto"/>
                  </w:divBdr>
                </w:div>
                <w:div w:id="1751656298">
                  <w:marLeft w:val="0"/>
                  <w:marRight w:val="0"/>
                  <w:marTop w:val="0"/>
                  <w:marBottom w:val="0"/>
                  <w:divBdr>
                    <w:top w:val="none" w:sz="0" w:space="0" w:color="auto"/>
                    <w:left w:val="none" w:sz="0" w:space="0" w:color="auto"/>
                    <w:bottom w:val="none" w:sz="0" w:space="0" w:color="auto"/>
                    <w:right w:val="none" w:sz="0" w:space="0" w:color="auto"/>
                  </w:divBdr>
                </w:div>
                <w:div w:id="1753164245">
                  <w:marLeft w:val="0"/>
                  <w:marRight w:val="0"/>
                  <w:marTop w:val="0"/>
                  <w:marBottom w:val="0"/>
                  <w:divBdr>
                    <w:top w:val="none" w:sz="0" w:space="0" w:color="auto"/>
                    <w:left w:val="none" w:sz="0" w:space="0" w:color="auto"/>
                    <w:bottom w:val="none" w:sz="0" w:space="0" w:color="auto"/>
                    <w:right w:val="none" w:sz="0" w:space="0" w:color="auto"/>
                  </w:divBdr>
                </w:div>
                <w:div w:id="1778407919">
                  <w:marLeft w:val="0"/>
                  <w:marRight w:val="0"/>
                  <w:marTop w:val="0"/>
                  <w:marBottom w:val="0"/>
                  <w:divBdr>
                    <w:top w:val="none" w:sz="0" w:space="0" w:color="auto"/>
                    <w:left w:val="none" w:sz="0" w:space="0" w:color="auto"/>
                    <w:bottom w:val="none" w:sz="0" w:space="0" w:color="auto"/>
                    <w:right w:val="none" w:sz="0" w:space="0" w:color="auto"/>
                  </w:divBdr>
                </w:div>
                <w:div w:id="1786996887">
                  <w:marLeft w:val="0"/>
                  <w:marRight w:val="0"/>
                  <w:marTop w:val="0"/>
                  <w:marBottom w:val="0"/>
                  <w:divBdr>
                    <w:top w:val="none" w:sz="0" w:space="0" w:color="auto"/>
                    <w:left w:val="none" w:sz="0" w:space="0" w:color="auto"/>
                    <w:bottom w:val="none" w:sz="0" w:space="0" w:color="auto"/>
                    <w:right w:val="none" w:sz="0" w:space="0" w:color="auto"/>
                  </w:divBdr>
                </w:div>
                <w:div w:id="1791705241">
                  <w:marLeft w:val="0"/>
                  <w:marRight w:val="0"/>
                  <w:marTop w:val="0"/>
                  <w:marBottom w:val="0"/>
                  <w:divBdr>
                    <w:top w:val="none" w:sz="0" w:space="0" w:color="auto"/>
                    <w:left w:val="none" w:sz="0" w:space="0" w:color="auto"/>
                    <w:bottom w:val="none" w:sz="0" w:space="0" w:color="auto"/>
                    <w:right w:val="none" w:sz="0" w:space="0" w:color="auto"/>
                  </w:divBdr>
                </w:div>
                <w:div w:id="1812751633">
                  <w:marLeft w:val="0"/>
                  <w:marRight w:val="0"/>
                  <w:marTop w:val="0"/>
                  <w:marBottom w:val="0"/>
                  <w:divBdr>
                    <w:top w:val="none" w:sz="0" w:space="0" w:color="auto"/>
                    <w:left w:val="none" w:sz="0" w:space="0" w:color="auto"/>
                    <w:bottom w:val="none" w:sz="0" w:space="0" w:color="auto"/>
                    <w:right w:val="none" w:sz="0" w:space="0" w:color="auto"/>
                  </w:divBdr>
                </w:div>
                <w:div w:id="1831366935">
                  <w:marLeft w:val="0"/>
                  <w:marRight w:val="0"/>
                  <w:marTop w:val="0"/>
                  <w:marBottom w:val="0"/>
                  <w:divBdr>
                    <w:top w:val="none" w:sz="0" w:space="0" w:color="auto"/>
                    <w:left w:val="none" w:sz="0" w:space="0" w:color="auto"/>
                    <w:bottom w:val="none" w:sz="0" w:space="0" w:color="auto"/>
                    <w:right w:val="none" w:sz="0" w:space="0" w:color="auto"/>
                  </w:divBdr>
                </w:div>
                <w:div w:id="1842620066">
                  <w:marLeft w:val="0"/>
                  <w:marRight w:val="0"/>
                  <w:marTop w:val="0"/>
                  <w:marBottom w:val="0"/>
                  <w:divBdr>
                    <w:top w:val="none" w:sz="0" w:space="0" w:color="auto"/>
                    <w:left w:val="none" w:sz="0" w:space="0" w:color="auto"/>
                    <w:bottom w:val="none" w:sz="0" w:space="0" w:color="auto"/>
                    <w:right w:val="none" w:sz="0" w:space="0" w:color="auto"/>
                  </w:divBdr>
                </w:div>
                <w:div w:id="1849059737">
                  <w:marLeft w:val="0"/>
                  <w:marRight w:val="0"/>
                  <w:marTop w:val="0"/>
                  <w:marBottom w:val="0"/>
                  <w:divBdr>
                    <w:top w:val="none" w:sz="0" w:space="0" w:color="auto"/>
                    <w:left w:val="none" w:sz="0" w:space="0" w:color="auto"/>
                    <w:bottom w:val="none" w:sz="0" w:space="0" w:color="auto"/>
                    <w:right w:val="none" w:sz="0" w:space="0" w:color="auto"/>
                  </w:divBdr>
                </w:div>
                <w:div w:id="1849364014">
                  <w:marLeft w:val="0"/>
                  <w:marRight w:val="0"/>
                  <w:marTop w:val="0"/>
                  <w:marBottom w:val="0"/>
                  <w:divBdr>
                    <w:top w:val="none" w:sz="0" w:space="0" w:color="auto"/>
                    <w:left w:val="none" w:sz="0" w:space="0" w:color="auto"/>
                    <w:bottom w:val="none" w:sz="0" w:space="0" w:color="auto"/>
                    <w:right w:val="none" w:sz="0" w:space="0" w:color="auto"/>
                  </w:divBdr>
                </w:div>
                <w:div w:id="1861315343">
                  <w:marLeft w:val="0"/>
                  <w:marRight w:val="0"/>
                  <w:marTop w:val="0"/>
                  <w:marBottom w:val="0"/>
                  <w:divBdr>
                    <w:top w:val="none" w:sz="0" w:space="0" w:color="auto"/>
                    <w:left w:val="none" w:sz="0" w:space="0" w:color="auto"/>
                    <w:bottom w:val="none" w:sz="0" w:space="0" w:color="auto"/>
                    <w:right w:val="none" w:sz="0" w:space="0" w:color="auto"/>
                  </w:divBdr>
                </w:div>
                <w:div w:id="1871147203">
                  <w:marLeft w:val="0"/>
                  <w:marRight w:val="0"/>
                  <w:marTop w:val="0"/>
                  <w:marBottom w:val="0"/>
                  <w:divBdr>
                    <w:top w:val="none" w:sz="0" w:space="0" w:color="auto"/>
                    <w:left w:val="none" w:sz="0" w:space="0" w:color="auto"/>
                    <w:bottom w:val="none" w:sz="0" w:space="0" w:color="auto"/>
                    <w:right w:val="none" w:sz="0" w:space="0" w:color="auto"/>
                  </w:divBdr>
                </w:div>
                <w:div w:id="1875191411">
                  <w:marLeft w:val="0"/>
                  <w:marRight w:val="0"/>
                  <w:marTop w:val="0"/>
                  <w:marBottom w:val="0"/>
                  <w:divBdr>
                    <w:top w:val="none" w:sz="0" w:space="0" w:color="auto"/>
                    <w:left w:val="none" w:sz="0" w:space="0" w:color="auto"/>
                    <w:bottom w:val="none" w:sz="0" w:space="0" w:color="auto"/>
                    <w:right w:val="none" w:sz="0" w:space="0" w:color="auto"/>
                  </w:divBdr>
                </w:div>
                <w:div w:id="1879778641">
                  <w:marLeft w:val="0"/>
                  <w:marRight w:val="0"/>
                  <w:marTop w:val="0"/>
                  <w:marBottom w:val="0"/>
                  <w:divBdr>
                    <w:top w:val="none" w:sz="0" w:space="0" w:color="auto"/>
                    <w:left w:val="none" w:sz="0" w:space="0" w:color="auto"/>
                    <w:bottom w:val="none" w:sz="0" w:space="0" w:color="auto"/>
                    <w:right w:val="none" w:sz="0" w:space="0" w:color="auto"/>
                  </w:divBdr>
                </w:div>
                <w:div w:id="1884900001">
                  <w:marLeft w:val="0"/>
                  <w:marRight w:val="0"/>
                  <w:marTop w:val="0"/>
                  <w:marBottom w:val="0"/>
                  <w:divBdr>
                    <w:top w:val="none" w:sz="0" w:space="0" w:color="auto"/>
                    <w:left w:val="none" w:sz="0" w:space="0" w:color="auto"/>
                    <w:bottom w:val="none" w:sz="0" w:space="0" w:color="auto"/>
                    <w:right w:val="none" w:sz="0" w:space="0" w:color="auto"/>
                  </w:divBdr>
                </w:div>
                <w:div w:id="1887598027">
                  <w:marLeft w:val="0"/>
                  <w:marRight w:val="0"/>
                  <w:marTop w:val="0"/>
                  <w:marBottom w:val="0"/>
                  <w:divBdr>
                    <w:top w:val="none" w:sz="0" w:space="0" w:color="auto"/>
                    <w:left w:val="none" w:sz="0" w:space="0" w:color="auto"/>
                    <w:bottom w:val="none" w:sz="0" w:space="0" w:color="auto"/>
                    <w:right w:val="none" w:sz="0" w:space="0" w:color="auto"/>
                  </w:divBdr>
                </w:div>
                <w:div w:id="1898003855">
                  <w:marLeft w:val="0"/>
                  <w:marRight w:val="0"/>
                  <w:marTop w:val="0"/>
                  <w:marBottom w:val="0"/>
                  <w:divBdr>
                    <w:top w:val="none" w:sz="0" w:space="0" w:color="auto"/>
                    <w:left w:val="none" w:sz="0" w:space="0" w:color="auto"/>
                    <w:bottom w:val="none" w:sz="0" w:space="0" w:color="auto"/>
                    <w:right w:val="none" w:sz="0" w:space="0" w:color="auto"/>
                  </w:divBdr>
                </w:div>
                <w:div w:id="1903977185">
                  <w:marLeft w:val="0"/>
                  <w:marRight w:val="0"/>
                  <w:marTop w:val="0"/>
                  <w:marBottom w:val="0"/>
                  <w:divBdr>
                    <w:top w:val="none" w:sz="0" w:space="0" w:color="auto"/>
                    <w:left w:val="none" w:sz="0" w:space="0" w:color="auto"/>
                    <w:bottom w:val="none" w:sz="0" w:space="0" w:color="auto"/>
                    <w:right w:val="none" w:sz="0" w:space="0" w:color="auto"/>
                  </w:divBdr>
                </w:div>
                <w:div w:id="1920480489">
                  <w:marLeft w:val="0"/>
                  <w:marRight w:val="0"/>
                  <w:marTop w:val="0"/>
                  <w:marBottom w:val="0"/>
                  <w:divBdr>
                    <w:top w:val="none" w:sz="0" w:space="0" w:color="auto"/>
                    <w:left w:val="none" w:sz="0" w:space="0" w:color="auto"/>
                    <w:bottom w:val="none" w:sz="0" w:space="0" w:color="auto"/>
                    <w:right w:val="none" w:sz="0" w:space="0" w:color="auto"/>
                  </w:divBdr>
                </w:div>
                <w:div w:id="1922057601">
                  <w:marLeft w:val="0"/>
                  <w:marRight w:val="0"/>
                  <w:marTop w:val="0"/>
                  <w:marBottom w:val="0"/>
                  <w:divBdr>
                    <w:top w:val="none" w:sz="0" w:space="0" w:color="auto"/>
                    <w:left w:val="none" w:sz="0" w:space="0" w:color="auto"/>
                    <w:bottom w:val="none" w:sz="0" w:space="0" w:color="auto"/>
                    <w:right w:val="none" w:sz="0" w:space="0" w:color="auto"/>
                  </w:divBdr>
                </w:div>
                <w:div w:id="1923947165">
                  <w:marLeft w:val="0"/>
                  <w:marRight w:val="0"/>
                  <w:marTop w:val="0"/>
                  <w:marBottom w:val="0"/>
                  <w:divBdr>
                    <w:top w:val="none" w:sz="0" w:space="0" w:color="auto"/>
                    <w:left w:val="none" w:sz="0" w:space="0" w:color="auto"/>
                    <w:bottom w:val="none" w:sz="0" w:space="0" w:color="auto"/>
                    <w:right w:val="none" w:sz="0" w:space="0" w:color="auto"/>
                  </w:divBdr>
                </w:div>
                <w:div w:id="1927107505">
                  <w:marLeft w:val="0"/>
                  <w:marRight w:val="0"/>
                  <w:marTop w:val="0"/>
                  <w:marBottom w:val="0"/>
                  <w:divBdr>
                    <w:top w:val="none" w:sz="0" w:space="0" w:color="auto"/>
                    <w:left w:val="none" w:sz="0" w:space="0" w:color="auto"/>
                    <w:bottom w:val="none" w:sz="0" w:space="0" w:color="auto"/>
                    <w:right w:val="none" w:sz="0" w:space="0" w:color="auto"/>
                  </w:divBdr>
                </w:div>
                <w:div w:id="1929538064">
                  <w:marLeft w:val="0"/>
                  <w:marRight w:val="0"/>
                  <w:marTop w:val="0"/>
                  <w:marBottom w:val="0"/>
                  <w:divBdr>
                    <w:top w:val="none" w:sz="0" w:space="0" w:color="auto"/>
                    <w:left w:val="none" w:sz="0" w:space="0" w:color="auto"/>
                    <w:bottom w:val="none" w:sz="0" w:space="0" w:color="auto"/>
                    <w:right w:val="none" w:sz="0" w:space="0" w:color="auto"/>
                  </w:divBdr>
                </w:div>
                <w:div w:id="1934435646">
                  <w:marLeft w:val="0"/>
                  <w:marRight w:val="0"/>
                  <w:marTop w:val="0"/>
                  <w:marBottom w:val="0"/>
                  <w:divBdr>
                    <w:top w:val="none" w:sz="0" w:space="0" w:color="auto"/>
                    <w:left w:val="none" w:sz="0" w:space="0" w:color="auto"/>
                    <w:bottom w:val="none" w:sz="0" w:space="0" w:color="auto"/>
                    <w:right w:val="none" w:sz="0" w:space="0" w:color="auto"/>
                  </w:divBdr>
                </w:div>
                <w:div w:id="1935043334">
                  <w:marLeft w:val="0"/>
                  <w:marRight w:val="0"/>
                  <w:marTop w:val="0"/>
                  <w:marBottom w:val="0"/>
                  <w:divBdr>
                    <w:top w:val="none" w:sz="0" w:space="0" w:color="auto"/>
                    <w:left w:val="none" w:sz="0" w:space="0" w:color="auto"/>
                    <w:bottom w:val="none" w:sz="0" w:space="0" w:color="auto"/>
                    <w:right w:val="none" w:sz="0" w:space="0" w:color="auto"/>
                  </w:divBdr>
                </w:div>
                <w:div w:id="1936202724">
                  <w:marLeft w:val="0"/>
                  <w:marRight w:val="0"/>
                  <w:marTop w:val="0"/>
                  <w:marBottom w:val="0"/>
                  <w:divBdr>
                    <w:top w:val="none" w:sz="0" w:space="0" w:color="auto"/>
                    <w:left w:val="none" w:sz="0" w:space="0" w:color="auto"/>
                    <w:bottom w:val="none" w:sz="0" w:space="0" w:color="auto"/>
                    <w:right w:val="none" w:sz="0" w:space="0" w:color="auto"/>
                  </w:divBdr>
                </w:div>
                <w:div w:id="1943688045">
                  <w:marLeft w:val="0"/>
                  <w:marRight w:val="0"/>
                  <w:marTop w:val="0"/>
                  <w:marBottom w:val="0"/>
                  <w:divBdr>
                    <w:top w:val="none" w:sz="0" w:space="0" w:color="auto"/>
                    <w:left w:val="none" w:sz="0" w:space="0" w:color="auto"/>
                    <w:bottom w:val="none" w:sz="0" w:space="0" w:color="auto"/>
                    <w:right w:val="none" w:sz="0" w:space="0" w:color="auto"/>
                  </w:divBdr>
                </w:div>
                <w:div w:id="1944726199">
                  <w:marLeft w:val="0"/>
                  <w:marRight w:val="0"/>
                  <w:marTop w:val="0"/>
                  <w:marBottom w:val="0"/>
                  <w:divBdr>
                    <w:top w:val="none" w:sz="0" w:space="0" w:color="auto"/>
                    <w:left w:val="none" w:sz="0" w:space="0" w:color="auto"/>
                    <w:bottom w:val="none" w:sz="0" w:space="0" w:color="auto"/>
                    <w:right w:val="none" w:sz="0" w:space="0" w:color="auto"/>
                  </w:divBdr>
                </w:div>
                <w:div w:id="1947888491">
                  <w:marLeft w:val="0"/>
                  <w:marRight w:val="0"/>
                  <w:marTop w:val="0"/>
                  <w:marBottom w:val="0"/>
                  <w:divBdr>
                    <w:top w:val="none" w:sz="0" w:space="0" w:color="auto"/>
                    <w:left w:val="none" w:sz="0" w:space="0" w:color="auto"/>
                    <w:bottom w:val="none" w:sz="0" w:space="0" w:color="auto"/>
                    <w:right w:val="none" w:sz="0" w:space="0" w:color="auto"/>
                  </w:divBdr>
                </w:div>
                <w:div w:id="1954047236">
                  <w:marLeft w:val="0"/>
                  <w:marRight w:val="0"/>
                  <w:marTop w:val="0"/>
                  <w:marBottom w:val="0"/>
                  <w:divBdr>
                    <w:top w:val="none" w:sz="0" w:space="0" w:color="auto"/>
                    <w:left w:val="none" w:sz="0" w:space="0" w:color="auto"/>
                    <w:bottom w:val="none" w:sz="0" w:space="0" w:color="auto"/>
                    <w:right w:val="none" w:sz="0" w:space="0" w:color="auto"/>
                  </w:divBdr>
                </w:div>
                <w:div w:id="1960139842">
                  <w:marLeft w:val="0"/>
                  <w:marRight w:val="0"/>
                  <w:marTop w:val="0"/>
                  <w:marBottom w:val="0"/>
                  <w:divBdr>
                    <w:top w:val="none" w:sz="0" w:space="0" w:color="auto"/>
                    <w:left w:val="none" w:sz="0" w:space="0" w:color="auto"/>
                    <w:bottom w:val="none" w:sz="0" w:space="0" w:color="auto"/>
                    <w:right w:val="none" w:sz="0" w:space="0" w:color="auto"/>
                  </w:divBdr>
                </w:div>
                <w:div w:id="1971671899">
                  <w:marLeft w:val="0"/>
                  <w:marRight w:val="0"/>
                  <w:marTop w:val="0"/>
                  <w:marBottom w:val="0"/>
                  <w:divBdr>
                    <w:top w:val="none" w:sz="0" w:space="0" w:color="auto"/>
                    <w:left w:val="none" w:sz="0" w:space="0" w:color="auto"/>
                    <w:bottom w:val="none" w:sz="0" w:space="0" w:color="auto"/>
                    <w:right w:val="none" w:sz="0" w:space="0" w:color="auto"/>
                  </w:divBdr>
                </w:div>
                <w:div w:id="1982999245">
                  <w:marLeft w:val="0"/>
                  <w:marRight w:val="0"/>
                  <w:marTop w:val="0"/>
                  <w:marBottom w:val="0"/>
                  <w:divBdr>
                    <w:top w:val="none" w:sz="0" w:space="0" w:color="auto"/>
                    <w:left w:val="none" w:sz="0" w:space="0" w:color="auto"/>
                    <w:bottom w:val="none" w:sz="0" w:space="0" w:color="auto"/>
                    <w:right w:val="none" w:sz="0" w:space="0" w:color="auto"/>
                  </w:divBdr>
                </w:div>
                <w:div w:id="1990476499">
                  <w:marLeft w:val="0"/>
                  <w:marRight w:val="0"/>
                  <w:marTop w:val="0"/>
                  <w:marBottom w:val="0"/>
                  <w:divBdr>
                    <w:top w:val="none" w:sz="0" w:space="0" w:color="auto"/>
                    <w:left w:val="none" w:sz="0" w:space="0" w:color="auto"/>
                    <w:bottom w:val="none" w:sz="0" w:space="0" w:color="auto"/>
                    <w:right w:val="none" w:sz="0" w:space="0" w:color="auto"/>
                  </w:divBdr>
                </w:div>
                <w:div w:id="1991865918">
                  <w:marLeft w:val="0"/>
                  <w:marRight w:val="0"/>
                  <w:marTop w:val="0"/>
                  <w:marBottom w:val="0"/>
                  <w:divBdr>
                    <w:top w:val="none" w:sz="0" w:space="0" w:color="auto"/>
                    <w:left w:val="none" w:sz="0" w:space="0" w:color="auto"/>
                    <w:bottom w:val="none" w:sz="0" w:space="0" w:color="auto"/>
                    <w:right w:val="none" w:sz="0" w:space="0" w:color="auto"/>
                  </w:divBdr>
                </w:div>
                <w:div w:id="2004818523">
                  <w:marLeft w:val="0"/>
                  <w:marRight w:val="0"/>
                  <w:marTop w:val="0"/>
                  <w:marBottom w:val="0"/>
                  <w:divBdr>
                    <w:top w:val="none" w:sz="0" w:space="0" w:color="auto"/>
                    <w:left w:val="none" w:sz="0" w:space="0" w:color="auto"/>
                    <w:bottom w:val="none" w:sz="0" w:space="0" w:color="auto"/>
                    <w:right w:val="none" w:sz="0" w:space="0" w:color="auto"/>
                  </w:divBdr>
                </w:div>
                <w:div w:id="2007131762">
                  <w:marLeft w:val="0"/>
                  <w:marRight w:val="0"/>
                  <w:marTop w:val="0"/>
                  <w:marBottom w:val="0"/>
                  <w:divBdr>
                    <w:top w:val="none" w:sz="0" w:space="0" w:color="auto"/>
                    <w:left w:val="none" w:sz="0" w:space="0" w:color="auto"/>
                    <w:bottom w:val="none" w:sz="0" w:space="0" w:color="auto"/>
                    <w:right w:val="none" w:sz="0" w:space="0" w:color="auto"/>
                  </w:divBdr>
                </w:div>
                <w:div w:id="2025472266">
                  <w:marLeft w:val="0"/>
                  <w:marRight w:val="0"/>
                  <w:marTop w:val="0"/>
                  <w:marBottom w:val="0"/>
                  <w:divBdr>
                    <w:top w:val="none" w:sz="0" w:space="0" w:color="auto"/>
                    <w:left w:val="none" w:sz="0" w:space="0" w:color="auto"/>
                    <w:bottom w:val="none" w:sz="0" w:space="0" w:color="auto"/>
                    <w:right w:val="none" w:sz="0" w:space="0" w:color="auto"/>
                  </w:divBdr>
                </w:div>
                <w:div w:id="2036271973">
                  <w:marLeft w:val="0"/>
                  <w:marRight w:val="0"/>
                  <w:marTop w:val="0"/>
                  <w:marBottom w:val="0"/>
                  <w:divBdr>
                    <w:top w:val="none" w:sz="0" w:space="0" w:color="auto"/>
                    <w:left w:val="none" w:sz="0" w:space="0" w:color="auto"/>
                    <w:bottom w:val="none" w:sz="0" w:space="0" w:color="auto"/>
                    <w:right w:val="none" w:sz="0" w:space="0" w:color="auto"/>
                  </w:divBdr>
                </w:div>
                <w:div w:id="2048210776">
                  <w:marLeft w:val="0"/>
                  <w:marRight w:val="0"/>
                  <w:marTop w:val="0"/>
                  <w:marBottom w:val="0"/>
                  <w:divBdr>
                    <w:top w:val="none" w:sz="0" w:space="0" w:color="auto"/>
                    <w:left w:val="none" w:sz="0" w:space="0" w:color="auto"/>
                    <w:bottom w:val="none" w:sz="0" w:space="0" w:color="auto"/>
                    <w:right w:val="none" w:sz="0" w:space="0" w:color="auto"/>
                  </w:divBdr>
                </w:div>
                <w:div w:id="2061902620">
                  <w:marLeft w:val="0"/>
                  <w:marRight w:val="0"/>
                  <w:marTop w:val="0"/>
                  <w:marBottom w:val="0"/>
                  <w:divBdr>
                    <w:top w:val="none" w:sz="0" w:space="0" w:color="auto"/>
                    <w:left w:val="none" w:sz="0" w:space="0" w:color="auto"/>
                    <w:bottom w:val="none" w:sz="0" w:space="0" w:color="auto"/>
                    <w:right w:val="none" w:sz="0" w:space="0" w:color="auto"/>
                  </w:divBdr>
                </w:div>
                <w:div w:id="2062553778">
                  <w:marLeft w:val="0"/>
                  <w:marRight w:val="0"/>
                  <w:marTop w:val="0"/>
                  <w:marBottom w:val="0"/>
                  <w:divBdr>
                    <w:top w:val="none" w:sz="0" w:space="0" w:color="auto"/>
                    <w:left w:val="none" w:sz="0" w:space="0" w:color="auto"/>
                    <w:bottom w:val="none" w:sz="0" w:space="0" w:color="auto"/>
                    <w:right w:val="none" w:sz="0" w:space="0" w:color="auto"/>
                  </w:divBdr>
                </w:div>
                <w:div w:id="2069330590">
                  <w:marLeft w:val="0"/>
                  <w:marRight w:val="0"/>
                  <w:marTop w:val="0"/>
                  <w:marBottom w:val="0"/>
                  <w:divBdr>
                    <w:top w:val="none" w:sz="0" w:space="0" w:color="auto"/>
                    <w:left w:val="none" w:sz="0" w:space="0" w:color="auto"/>
                    <w:bottom w:val="none" w:sz="0" w:space="0" w:color="auto"/>
                    <w:right w:val="none" w:sz="0" w:space="0" w:color="auto"/>
                  </w:divBdr>
                </w:div>
                <w:div w:id="2069457750">
                  <w:marLeft w:val="0"/>
                  <w:marRight w:val="0"/>
                  <w:marTop w:val="0"/>
                  <w:marBottom w:val="0"/>
                  <w:divBdr>
                    <w:top w:val="none" w:sz="0" w:space="0" w:color="auto"/>
                    <w:left w:val="none" w:sz="0" w:space="0" w:color="auto"/>
                    <w:bottom w:val="none" w:sz="0" w:space="0" w:color="auto"/>
                    <w:right w:val="none" w:sz="0" w:space="0" w:color="auto"/>
                  </w:divBdr>
                </w:div>
                <w:div w:id="2069572063">
                  <w:marLeft w:val="0"/>
                  <w:marRight w:val="0"/>
                  <w:marTop w:val="0"/>
                  <w:marBottom w:val="0"/>
                  <w:divBdr>
                    <w:top w:val="none" w:sz="0" w:space="0" w:color="auto"/>
                    <w:left w:val="none" w:sz="0" w:space="0" w:color="auto"/>
                    <w:bottom w:val="none" w:sz="0" w:space="0" w:color="auto"/>
                    <w:right w:val="none" w:sz="0" w:space="0" w:color="auto"/>
                  </w:divBdr>
                </w:div>
                <w:div w:id="2077898739">
                  <w:marLeft w:val="0"/>
                  <w:marRight w:val="0"/>
                  <w:marTop w:val="0"/>
                  <w:marBottom w:val="0"/>
                  <w:divBdr>
                    <w:top w:val="none" w:sz="0" w:space="0" w:color="auto"/>
                    <w:left w:val="none" w:sz="0" w:space="0" w:color="auto"/>
                    <w:bottom w:val="none" w:sz="0" w:space="0" w:color="auto"/>
                    <w:right w:val="none" w:sz="0" w:space="0" w:color="auto"/>
                  </w:divBdr>
                </w:div>
                <w:div w:id="2079015604">
                  <w:marLeft w:val="0"/>
                  <w:marRight w:val="0"/>
                  <w:marTop w:val="0"/>
                  <w:marBottom w:val="0"/>
                  <w:divBdr>
                    <w:top w:val="none" w:sz="0" w:space="0" w:color="auto"/>
                    <w:left w:val="none" w:sz="0" w:space="0" w:color="auto"/>
                    <w:bottom w:val="none" w:sz="0" w:space="0" w:color="auto"/>
                    <w:right w:val="none" w:sz="0" w:space="0" w:color="auto"/>
                  </w:divBdr>
                </w:div>
                <w:div w:id="2080588125">
                  <w:marLeft w:val="0"/>
                  <w:marRight w:val="0"/>
                  <w:marTop w:val="0"/>
                  <w:marBottom w:val="0"/>
                  <w:divBdr>
                    <w:top w:val="none" w:sz="0" w:space="0" w:color="auto"/>
                    <w:left w:val="none" w:sz="0" w:space="0" w:color="auto"/>
                    <w:bottom w:val="none" w:sz="0" w:space="0" w:color="auto"/>
                    <w:right w:val="none" w:sz="0" w:space="0" w:color="auto"/>
                  </w:divBdr>
                </w:div>
                <w:div w:id="2091610893">
                  <w:marLeft w:val="0"/>
                  <w:marRight w:val="0"/>
                  <w:marTop w:val="0"/>
                  <w:marBottom w:val="0"/>
                  <w:divBdr>
                    <w:top w:val="none" w:sz="0" w:space="0" w:color="auto"/>
                    <w:left w:val="none" w:sz="0" w:space="0" w:color="auto"/>
                    <w:bottom w:val="none" w:sz="0" w:space="0" w:color="auto"/>
                    <w:right w:val="none" w:sz="0" w:space="0" w:color="auto"/>
                  </w:divBdr>
                </w:div>
                <w:div w:id="2098017596">
                  <w:marLeft w:val="0"/>
                  <w:marRight w:val="0"/>
                  <w:marTop w:val="0"/>
                  <w:marBottom w:val="0"/>
                  <w:divBdr>
                    <w:top w:val="none" w:sz="0" w:space="0" w:color="auto"/>
                    <w:left w:val="none" w:sz="0" w:space="0" w:color="auto"/>
                    <w:bottom w:val="none" w:sz="0" w:space="0" w:color="auto"/>
                    <w:right w:val="none" w:sz="0" w:space="0" w:color="auto"/>
                  </w:divBdr>
                </w:div>
                <w:div w:id="2103380825">
                  <w:marLeft w:val="0"/>
                  <w:marRight w:val="0"/>
                  <w:marTop w:val="0"/>
                  <w:marBottom w:val="0"/>
                  <w:divBdr>
                    <w:top w:val="none" w:sz="0" w:space="0" w:color="auto"/>
                    <w:left w:val="none" w:sz="0" w:space="0" w:color="auto"/>
                    <w:bottom w:val="none" w:sz="0" w:space="0" w:color="auto"/>
                    <w:right w:val="none" w:sz="0" w:space="0" w:color="auto"/>
                  </w:divBdr>
                </w:div>
                <w:div w:id="2107843413">
                  <w:marLeft w:val="0"/>
                  <w:marRight w:val="0"/>
                  <w:marTop w:val="0"/>
                  <w:marBottom w:val="0"/>
                  <w:divBdr>
                    <w:top w:val="none" w:sz="0" w:space="0" w:color="auto"/>
                    <w:left w:val="none" w:sz="0" w:space="0" w:color="auto"/>
                    <w:bottom w:val="none" w:sz="0" w:space="0" w:color="auto"/>
                    <w:right w:val="none" w:sz="0" w:space="0" w:color="auto"/>
                  </w:divBdr>
                </w:div>
                <w:div w:id="2108691456">
                  <w:marLeft w:val="0"/>
                  <w:marRight w:val="0"/>
                  <w:marTop w:val="0"/>
                  <w:marBottom w:val="0"/>
                  <w:divBdr>
                    <w:top w:val="none" w:sz="0" w:space="0" w:color="auto"/>
                    <w:left w:val="none" w:sz="0" w:space="0" w:color="auto"/>
                    <w:bottom w:val="none" w:sz="0" w:space="0" w:color="auto"/>
                    <w:right w:val="none" w:sz="0" w:space="0" w:color="auto"/>
                  </w:divBdr>
                </w:div>
                <w:div w:id="2113932621">
                  <w:marLeft w:val="0"/>
                  <w:marRight w:val="0"/>
                  <w:marTop w:val="0"/>
                  <w:marBottom w:val="0"/>
                  <w:divBdr>
                    <w:top w:val="none" w:sz="0" w:space="0" w:color="auto"/>
                    <w:left w:val="none" w:sz="0" w:space="0" w:color="auto"/>
                    <w:bottom w:val="none" w:sz="0" w:space="0" w:color="auto"/>
                    <w:right w:val="none" w:sz="0" w:space="0" w:color="auto"/>
                  </w:divBdr>
                </w:div>
                <w:div w:id="2118285246">
                  <w:marLeft w:val="0"/>
                  <w:marRight w:val="0"/>
                  <w:marTop w:val="0"/>
                  <w:marBottom w:val="0"/>
                  <w:divBdr>
                    <w:top w:val="none" w:sz="0" w:space="0" w:color="auto"/>
                    <w:left w:val="none" w:sz="0" w:space="0" w:color="auto"/>
                    <w:bottom w:val="none" w:sz="0" w:space="0" w:color="auto"/>
                    <w:right w:val="none" w:sz="0" w:space="0" w:color="auto"/>
                  </w:divBdr>
                </w:div>
                <w:div w:id="2119057598">
                  <w:marLeft w:val="0"/>
                  <w:marRight w:val="0"/>
                  <w:marTop w:val="0"/>
                  <w:marBottom w:val="0"/>
                  <w:divBdr>
                    <w:top w:val="none" w:sz="0" w:space="0" w:color="auto"/>
                    <w:left w:val="none" w:sz="0" w:space="0" w:color="auto"/>
                    <w:bottom w:val="none" w:sz="0" w:space="0" w:color="auto"/>
                    <w:right w:val="none" w:sz="0" w:space="0" w:color="auto"/>
                  </w:divBdr>
                </w:div>
                <w:div w:id="2127306991">
                  <w:marLeft w:val="0"/>
                  <w:marRight w:val="0"/>
                  <w:marTop w:val="0"/>
                  <w:marBottom w:val="0"/>
                  <w:divBdr>
                    <w:top w:val="none" w:sz="0" w:space="0" w:color="auto"/>
                    <w:left w:val="none" w:sz="0" w:space="0" w:color="auto"/>
                    <w:bottom w:val="none" w:sz="0" w:space="0" w:color="auto"/>
                    <w:right w:val="none" w:sz="0" w:space="0" w:color="auto"/>
                  </w:divBdr>
                </w:div>
                <w:div w:id="2130464684">
                  <w:marLeft w:val="0"/>
                  <w:marRight w:val="0"/>
                  <w:marTop w:val="0"/>
                  <w:marBottom w:val="0"/>
                  <w:divBdr>
                    <w:top w:val="none" w:sz="0" w:space="0" w:color="auto"/>
                    <w:left w:val="none" w:sz="0" w:space="0" w:color="auto"/>
                    <w:bottom w:val="none" w:sz="0" w:space="0" w:color="auto"/>
                    <w:right w:val="none" w:sz="0" w:space="0" w:color="auto"/>
                  </w:divBdr>
                </w:div>
              </w:divsChild>
            </w:div>
            <w:div w:id="2042780819">
              <w:marLeft w:val="0"/>
              <w:marRight w:val="0"/>
              <w:marTop w:val="0"/>
              <w:marBottom w:val="0"/>
              <w:divBdr>
                <w:top w:val="none" w:sz="0" w:space="0" w:color="auto"/>
                <w:left w:val="none" w:sz="0" w:space="0" w:color="auto"/>
                <w:bottom w:val="none" w:sz="0" w:space="0" w:color="auto"/>
                <w:right w:val="none" w:sz="0" w:space="0" w:color="auto"/>
              </w:divBdr>
            </w:div>
            <w:div w:id="2049865601">
              <w:marLeft w:val="0"/>
              <w:marRight w:val="0"/>
              <w:marTop w:val="0"/>
              <w:marBottom w:val="0"/>
              <w:divBdr>
                <w:top w:val="none" w:sz="0" w:space="0" w:color="auto"/>
                <w:left w:val="none" w:sz="0" w:space="0" w:color="auto"/>
                <w:bottom w:val="none" w:sz="0" w:space="0" w:color="auto"/>
                <w:right w:val="none" w:sz="0" w:space="0" w:color="auto"/>
              </w:divBdr>
            </w:div>
            <w:div w:id="2066685124">
              <w:marLeft w:val="0"/>
              <w:marRight w:val="0"/>
              <w:marTop w:val="0"/>
              <w:marBottom w:val="0"/>
              <w:divBdr>
                <w:top w:val="none" w:sz="0" w:space="0" w:color="auto"/>
                <w:left w:val="none" w:sz="0" w:space="0" w:color="auto"/>
                <w:bottom w:val="none" w:sz="0" w:space="0" w:color="auto"/>
                <w:right w:val="none" w:sz="0" w:space="0" w:color="auto"/>
              </w:divBdr>
            </w:div>
            <w:div w:id="2072003109">
              <w:marLeft w:val="0"/>
              <w:marRight w:val="0"/>
              <w:marTop w:val="0"/>
              <w:marBottom w:val="0"/>
              <w:divBdr>
                <w:top w:val="none" w:sz="0" w:space="0" w:color="auto"/>
                <w:left w:val="none" w:sz="0" w:space="0" w:color="auto"/>
                <w:bottom w:val="none" w:sz="0" w:space="0" w:color="auto"/>
                <w:right w:val="none" w:sz="0" w:space="0" w:color="auto"/>
              </w:divBdr>
            </w:div>
            <w:div w:id="2074156602">
              <w:marLeft w:val="0"/>
              <w:marRight w:val="0"/>
              <w:marTop w:val="0"/>
              <w:marBottom w:val="0"/>
              <w:divBdr>
                <w:top w:val="none" w:sz="0" w:space="0" w:color="auto"/>
                <w:left w:val="none" w:sz="0" w:space="0" w:color="auto"/>
                <w:bottom w:val="none" w:sz="0" w:space="0" w:color="auto"/>
                <w:right w:val="none" w:sz="0" w:space="0" w:color="auto"/>
              </w:divBdr>
            </w:div>
            <w:div w:id="2081710732">
              <w:marLeft w:val="0"/>
              <w:marRight w:val="0"/>
              <w:marTop w:val="0"/>
              <w:marBottom w:val="0"/>
              <w:divBdr>
                <w:top w:val="none" w:sz="0" w:space="0" w:color="auto"/>
                <w:left w:val="none" w:sz="0" w:space="0" w:color="auto"/>
                <w:bottom w:val="none" w:sz="0" w:space="0" w:color="auto"/>
                <w:right w:val="none" w:sz="0" w:space="0" w:color="auto"/>
              </w:divBdr>
            </w:div>
            <w:div w:id="2081782193">
              <w:marLeft w:val="0"/>
              <w:marRight w:val="0"/>
              <w:marTop w:val="0"/>
              <w:marBottom w:val="0"/>
              <w:divBdr>
                <w:top w:val="none" w:sz="0" w:space="0" w:color="auto"/>
                <w:left w:val="none" w:sz="0" w:space="0" w:color="auto"/>
                <w:bottom w:val="none" w:sz="0" w:space="0" w:color="auto"/>
                <w:right w:val="none" w:sz="0" w:space="0" w:color="auto"/>
              </w:divBdr>
            </w:div>
            <w:div w:id="2082873257">
              <w:marLeft w:val="0"/>
              <w:marRight w:val="0"/>
              <w:marTop w:val="0"/>
              <w:marBottom w:val="0"/>
              <w:divBdr>
                <w:top w:val="none" w:sz="0" w:space="0" w:color="auto"/>
                <w:left w:val="none" w:sz="0" w:space="0" w:color="auto"/>
                <w:bottom w:val="none" w:sz="0" w:space="0" w:color="auto"/>
                <w:right w:val="none" w:sz="0" w:space="0" w:color="auto"/>
              </w:divBdr>
            </w:div>
            <w:div w:id="2083405326">
              <w:marLeft w:val="0"/>
              <w:marRight w:val="0"/>
              <w:marTop w:val="0"/>
              <w:marBottom w:val="0"/>
              <w:divBdr>
                <w:top w:val="none" w:sz="0" w:space="0" w:color="auto"/>
                <w:left w:val="none" w:sz="0" w:space="0" w:color="auto"/>
                <w:bottom w:val="none" w:sz="0" w:space="0" w:color="auto"/>
                <w:right w:val="none" w:sz="0" w:space="0" w:color="auto"/>
              </w:divBdr>
            </w:div>
            <w:div w:id="2101943786">
              <w:marLeft w:val="0"/>
              <w:marRight w:val="0"/>
              <w:marTop w:val="0"/>
              <w:marBottom w:val="0"/>
              <w:divBdr>
                <w:top w:val="none" w:sz="0" w:space="0" w:color="auto"/>
                <w:left w:val="none" w:sz="0" w:space="0" w:color="auto"/>
                <w:bottom w:val="none" w:sz="0" w:space="0" w:color="auto"/>
                <w:right w:val="none" w:sz="0" w:space="0" w:color="auto"/>
              </w:divBdr>
            </w:div>
            <w:div w:id="2102792108">
              <w:marLeft w:val="0"/>
              <w:marRight w:val="0"/>
              <w:marTop w:val="0"/>
              <w:marBottom w:val="0"/>
              <w:divBdr>
                <w:top w:val="none" w:sz="0" w:space="0" w:color="auto"/>
                <w:left w:val="none" w:sz="0" w:space="0" w:color="auto"/>
                <w:bottom w:val="none" w:sz="0" w:space="0" w:color="auto"/>
                <w:right w:val="none" w:sz="0" w:space="0" w:color="auto"/>
              </w:divBdr>
            </w:div>
            <w:div w:id="2107074753">
              <w:marLeft w:val="0"/>
              <w:marRight w:val="0"/>
              <w:marTop w:val="0"/>
              <w:marBottom w:val="0"/>
              <w:divBdr>
                <w:top w:val="none" w:sz="0" w:space="0" w:color="auto"/>
                <w:left w:val="none" w:sz="0" w:space="0" w:color="auto"/>
                <w:bottom w:val="none" w:sz="0" w:space="0" w:color="auto"/>
                <w:right w:val="none" w:sz="0" w:space="0" w:color="auto"/>
              </w:divBdr>
            </w:div>
            <w:div w:id="2117014877">
              <w:marLeft w:val="0"/>
              <w:marRight w:val="0"/>
              <w:marTop w:val="0"/>
              <w:marBottom w:val="0"/>
              <w:divBdr>
                <w:top w:val="none" w:sz="0" w:space="0" w:color="auto"/>
                <w:left w:val="none" w:sz="0" w:space="0" w:color="auto"/>
                <w:bottom w:val="none" w:sz="0" w:space="0" w:color="auto"/>
                <w:right w:val="none" w:sz="0" w:space="0" w:color="auto"/>
              </w:divBdr>
            </w:div>
            <w:div w:id="2121027777">
              <w:marLeft w:val="0"/>
              <w:marRight w:val="0"/>
              <w:marTop w:val="0"/>
              <w:marBottom w:val="0"/>
              <w:divBdr>
                <w:top w:val="none" w:sz="0" w:space="0" w:color="auto"/>
                <w:left w:val="none" w:sz="0" w:space="0" w:color="auto"/>
                <w:bottom w:val="none" w:sz="0" w:space="0" w:color="auto"/>
                <w:right w:val="none" w:sz="0" w:space="0" w:color="auto"/>
              </w:divBdr>
            </w:div>
            <w:div w:id="2132742531">
              <w:marLeft w:val="0"/>
              <w:marRight w:val="0"/>
              <w:marTop w:val="0"/>
              <w:marBottom w:val="0"/>
              <w:divBdr>
                <w:top w:val="none" w:sz="0" w:space="0" w:color="auto"/>
                <w:left w:val="none" w:sz="0" w:space="0" w:color="auto"/>
                <w:bottom w:val="none" w:sz="0" w:space="0" w:color="auto"/>
                <w:right w:val="none" w:sz="0" w:space="0" w:color="auto"/>
              </w:divBdr>
            </w:div>
            <w:div w:id="2133937427">
              <w:marLeft w:val="0"/>
              <w:marRight w:val="0"/>
              <w:marTop w:val="0"/>
              <w:marBottom w:val="0"/>
              <w:divBdr>
                <w:top w:val="none" w:sz="0" w:space="0" w:color="auto"/>
                <w:left w:val="none" w:sz="0" w:space="0" w:color="auto"/>
                <w:bottom w:val="none" w:sz="0" w:space="0" w:color="auto"/>
                <w:right w:val="none" w:sz="0" w:space="0" w:color="auto"/>
              </w:divBdr>
            </w:div>
            <w:div w:id="2145928461">
              <w:marLeft w:val="0"/>
              <w:marRight w:val="0"/>
              <w:marTop w:val="0"/>
              <w:marBottom w:val="0"/>
              <w:divBdr>
                <w:top w:val="none" w:sz="0" w:space="0" w:color="auto"/>
                <w:left w:val="none" w:sz="0" w:space="0" w:color="auto"/>
                <w:bottom w:val="none" w:sz="0" w:space="0" w:color="auto"/>
                <w:right w:val="none" w:sz="0" w:space="0" w:color="auto"/>
              </w:divBdr>
            </w:div>
          </w:divsChild>
        </w:div>
        <w:div w:id="1711997506">
          <w:marLeft w:val="0"/>
          <w:marRight w:val="0"/>
          <w:marTop w:val="0"/>
          <w:marBottom w:val="0"/>
          <w:divBdr>
            <w:top w:val="none" w:sz="0" w:space="0" w:color="auto"/>
            <w:left w:val="none" w:sz="0" w:space="0" w:color="auto"/>
            <w:bottom w:val="none" w:sz="0" w:space="0" w:color="auto"/>
            <w:right w:val="none" w:sz="0" w:space="0" w:color="auto"/>
          </w:divBdr>
          <w:divsChild>
            <w:div w:id="26684412">
              <w:marLeft w:val="0"/>
              <w:marRight w:val="0"/>
              <w:marTop w:val="0"/>
              <w:marBottom w:val="0"/>
              <w:divBdr>
                <w:top w:val="none" w:sz="0" w:space="0" w:color="auto"/>
                <w:left w:val="none" w:sz="0" w:space="0" w:color="auto"/>
                <w:bottom w:val="none" w:sz="0" w:space="0" w:color="auto"/>
                <w:right w:val="none" w:sz="0" w:space="0" w:color="auto"/>
              </w:divBdr>
            </w:div>
            <w:div w:id="31999605">
              <w:marLeft w:val="0"/>
              <w:marRight w:val="0"/>
              <w:marTop w:val="0"/>
              <w:marBottom w:val="0"/>
              <w:divBdr>
                <w:top w:val="none" w:sz="0" w:space="0" w:color="auto"/>
                <w:left w:val="none" w:sz="0" w:space="0" w:color="auto"/>
                <w:bottom w:val="none" w:sz="0" w:space="0" w:color="auto"/>
                <w:right w:val="none" w:sz="0" w:space="0" w:color="auto"/>
              </w:divBdr>
            </w:div>
            <w:div w:id="38432299">
              <w:marLeft w:val="0"/>
              <w:marRight w:val="0"/>
              <w:marTop w:val="0"/>
              <w:marBottom w:val="0"/>
              <w:divBdr>
                <w:top w:val="none" w:sz="0" w:space="0" w:color="auto"/>
                <w:left w:val="none" w:sz="0" w:space="0" w:color="auto"/>
                <w:bottom w:val="none" w:sz="0" w:space="0" w:color="auto"/>
                <w:right w:val="none" w:sz="0" w:space="0" w:color="auto"/>
              </w:divBdr>
            </w:div>
            <w:div w:id="38553055">
              <w:marLeft w:val="0"/>
              <w:marRight w:val="0"/>
              <w:marTop w:val="0"/>
              <w:marBottom w:val="0"/>
              <w:divBdr>
                <w:top w:val="none" w:sz="0" w:space="0" w:color="auto"/>
                <w:left w:val="none" w:sz="0" w:space="0" w:color="auto"/>
                <w:bottom w:val="none" w:sz="0" w:space="0" w:color="auto"/>
                <w:right w:val="none" w:sz="0" w:space="0" w:color="auto"/>
              </w:divBdr>
            </w:div>
            <w:div w:id="42297486">
              <w:marLeft w:val="0"/>
              <w:marRight w:val="0"/>
              <w:marTop w:val="0"/>
              <w:marBottom w:val="0"/>
              <w:divBdr>
                <w:top w:val="none" w:sz="0" w:space="0" w:color="auto"/>
                <w:left w:val="none" w:sz="0" w:space="0" w:color="auto"/>
                <w:bottom w:val="none" w:sz="0" w:space="0" w:color="auto"/>
                <w:right w:val="none" w:sz="0" w:space="0" w:color="auto"/>
              </w:divBdr>
            </w:div>
            <w:div w:id="44524914">
              <w:marLeft w:val="0"/>
              <w:marRight w:val="0"/>
              <w:marTop w:val="0"/>
              <w:marBottom w:val="0"/>
              <w:divBdr>
                <w:top w:val="none" w:sz="0" w:space="0" w:color="auto"/>
                <w:left w:val="none" w:sz="0" w:space="0" w:color="auto"/>
                <w:bottom w:val="none" w:sz="0" w:space="0" w:color="auto"/>
                <w:right w:val="none" w:sz="0" w:space="0" w:color="auto"/>
              </w:divBdr>
            </w:div>
            <w:div w:id="46883800">
              <w:marLeft w:val="0"/>
              <w:marRight w:val="0"/>
              <w:marTop w:val="0"/>
              <w:marBottom w:val="0"/>
              <w:divBdr>
                <w:top w:val="none" w:sz="0" w:space="0" w:color="auto"/>
                <w:left w:val="none" w:sz="0" w:space="0" w:color="auto"/>
                <w:bottom w:val="none" w:sz="0" w:space="0" w:color="auto"/>
                <w:right w:val="none" w:sz="0" w:space="0" w:color="auto"/>
              </w:divBdr>
            </w:div>
            <w:div w:id="46995350">
              <w:marLeft w:val="0"/>
              <w:marRight w:val="0"/>
              <w:marTop w:val="0"/>
              <w:marBottom w:val="0"/>
              <w:divBdr>
                <w:top w:val="none" w:sz="0" w:space="0" w:color="auto"/>
                <w:left w:val="none" w:sz="0" w:space="0" w:color="auto"/>
                <w:bottom w:val="none" w:sz="0" w:space="0" w:color="auto"/>
                <w:right w:val="none" w:sz="0" w:space="0" w:color="auto"/>
              </w:divBdr>
            </w:div>
            <w:div w:id="49808614">
              <w:marLeft w:val="0"/>
              <w:marRight w:val="0"/>
              <w:marTop w:val="0"/>
              <w:marBottom w:val="0"/>
              <w:divBdr>
                <w:top w:val="none" w:sz="0" w:space="0" w:color="auto"/>
                <w:left w:val="none" w:sz="0" w:space="0" w:color="auto"/>
                <w:bottom w:val="none" w:sz="0" w:space="0" w:color="auto"/>
                <w:right w:val="none" w:sz="0" w:space="0" w:color="auto"/>
              </w:divBdr>
            </w:div>
            <w:div w:id="56054799">
              <w:marLeft w:val="0"/>
              <w:marRight w:val="0"/>
              <w:marTop w:val="0"/>
              <w:marBottom w:val="0"/>
              <w:divBdr>
                <w:top w:val="none" w:sz="0" w:space="0" w:color="auto"/>
                <w:left w:val="none" w:sz="0" w:space="0" w:color="auto"/>
                <w:bottom w:val="none" w:sz="0" w:space="0" w:color="auto"/>
                <w:right w:val="none" w:sz="0" w:space="0" w:color="auto"/>
              </w:divBdr>
            </w:div>
            <w:div w:id="63727390">
              <w:marLeft w:val="0"/>
              <w:marRight w:val="0"/>
              <w:marTop w:val="0"/>
              <w:marBottom w:val="0"/>
              <w:divBdr>
                <w:top w:val="none" w:sz="0" w:space="0" w:color="auto"/>
                <w:left w:val="none" w:sz="0" w:space="0" w:color="auto"/>
                <w:bottom w:val="none" w:sz="0" w:space="0" w:color="auto"/>
                <w:right w:val="none" w:sz="0" w:space="0" w:color="auto"/>
              </w:divBdr>
            </w:div>
            <w:div w:id="74936463">
              <w:marLeft w:val="0"/>
              <w:marRight w:val="0"/>
              <w:marTop w:val="0"/>
              <w:marBottom w:val="0"/>
              <w:divBdr>
                <w:top w:val="none" w:sz="0" w:space="0" w:color="auto"/>
                <w:left w:val="none" w:sz="0" w:space="0" w:color="auto"/>
                <w:bottom w:val="none" w:sz="0" w:space="0" w:color="auto"/>
                <w:right w:val="none" w:sz="0" w:space="0" w:color="auto"/>
              </w:divBdr>
            </w:div>
            <w:div w:id="76943580">
              <w:marLeft w:val="0"/>
              <w:marRight w:val="0"/>
              <w:marTop w:val="0"/>
              <w:marBottom w:val="0"/>
              <w:divBdr>
                <w:top w:val="none" w:sz="0" w:space="0" w:color="auto"/>
                <w:left w:val="none" w:sz="0" w:space="0" w:color="auto"/>
                <w:bottom w:val="none" w:sz="0" w:space="0" w:color="auto"/>
                <w:right w:val="none" w:sz="0" w:space="0" w:color="auto"/>
              </w:divBdr>
            </w:div>
            <w:div w:id="77213410">
              <w:marLeft w:val="0"/>
              <w:marRight w:val="0"/>
              <w:marTop w:val="0"/>
              <w:marBottom w:val="0"/>
              <w:divBdr>
                <w:top w:val="none" w:sz="0" w:space="0" w:color="auto"/>
                <w:left w:val="none" w:sz="0" w:space="0" w:color="auto"/>
                <w:bottom w:val="none" w:sz="0" w:space="0" w:color="auto"/>
                <w:right w:val="none" w:sz="0" w:space="0" w:color="auto"/>
              </w:divBdr>
            </w:div>
            <w:div w:id="82723825">
              <w:marLeft w:val="0"/>
              <w:marRight w:val="0"/>
              <w:marTop w:val="0"/>
              <w:marBottom w:val="0"/>
              <w:divBdr>
                <w:top w:val="none" w:sz="0" w:space="0" w:color="auto"/>
                <w:left w:val="none" w:sz="0" w:space="0" w:color="auto"/>
                <w:bottom w:val="none" w:sz="0" w:space="0" w:color="auto"/>
                <w:right w:val="none" w:sz="0" w:space="0" w:color="auto"/>
              </w:divBdr>
            </w:div>
            <w:div w:id="82804179">
              <w:marLeft w:val="0"/>
              <w:marRight w:val="0"/>
              <w:marTop w:val="0"/>
              <w:marBottom w:val="0"/>
              <w:divBdr>
                <w:top w:val="none" w:sz="0" w:space="0" w:color="auto"/>
                <w:left w:val="none" w:sz="0" w:space="0" w:color="auto"/>
                <w:bottom w:val="none" w:sz="0" w:space="0" w:color="auto"/>
                <w:right w:val="none" w:sz="0" w:space="0" w:color="auto"/>
              </w:divBdr>
            </w:div>
            <w:div w:id="92017520">
              <w:marLeft w:val="0"/>
              <w:marRight w:val="0"/>
              <w:marTop w:val="0"/>
              <w:marBottom w:val="0"/>
              <w:divBdr>
                <w:top w:val="none" w:sz="0" w:space="0" w:color="auto"/>
                <w:left w:val="none" w:sz="0" w:space="0" w:color="auto"/>
                <w:bottom w:val="none" w:sz="0" w:space="0" w:color="auto"/>
                <w:right w:val="none" w:sz="0" w:space="0" w:color="auto"/>
              </w:divBdr>
            </w:div>
            <w:div w:id="94596774">
              <w:marLeft w:val="0"/>
              <w:marRight w:val="0"/>
              <w:marTop w:val="0"/>
              <w:marBottom w:val="0"/>
              <w:divBdr>
                <w:top w:val="none" w:sz="0" w:space="0" w:color="auto"/>
                <w:left w:val="none" w:sz="0" w:space="0" w:color="auto"/>
                <w:bottom w:val="none" w:sz="0" w:space="0" w:color="auto"/>
                <w:right w:val="none" w:sz="0" w:space="0" w:color="auto"/>
              </w:divBdr>
            </w:div>
            <w:div w:id="95559463">
              <w:marLeft w:val="0"/>
              <w:marRight w:val="0"/>
              <w:marTop w:val="0"/>
              <w:marBottom w:val="0"/>
              <w:divBdr>
                <w:top w:val="none" w:sz="0" w:space="0" w:color="auto"/>
                <w:left w:val="none" w:sz="0" w:space="0" w:color="auto"/>
                <w:bottom w:val="none" w:sz="0" w:space="0" w:color="auto"/>
                <w:right w:val="none" w:sz="0" w:space="0" w:color="auto"/>
              </w:divBdr>
            </w:div>
            <w:div w:id="96144950">
              <w:marLeft w:val="0"/>
              <w:marRight w:val="0"/>
              <w:marTop w:val="0"/>
              <w:marBottom w:val="0"/>
              <w:divBdr>
                <w:top w:val="none" w:sz="0" w:space="0" w:color="auto"/>
                <w:left w:val="none" w:sz="0" w:space="0" w:color="auto"/>
                <w:bottom w:val="none" w:sz="0" w:space="0" w:color="auto"/>
                <w:right w:val="none" w:sz="0" w:space="0" w:color="auto"/>
              </w:divBdr>
            </w:div>
            <w:div w:id="96293867">
              <w:marLeft w:val="0"/>
              <w:marRight w:val="0"/>
              <w:marTop w:val="0"/>
              <w:marBottom w:val="0"/>
              <w:divBdr>
                <w:top w:val="none" w:sz="0" w:space="0" w:color="auto"/>
                <w:left w:val="none" w:sz="0" w:space="0" w:color="auto"/>
                <w:bottom w:val="none" w:sz="0" w:space="0" w:color="auto"/>
                <w:right w:val="none" w:sz="0" w:space="0" w:color="auto"/>
              </w:divBdr>
            </w:div>
            <w:div w:id="97213329">
              <w:marLeft w:val="0"/>
              <w:marRight w:val="0"/>
              <w:marTop w:val="0"/>
              <w:marBottom w:val="0"/>
              <w:divBdr>
                <w:top w:val="none" w:sz="0" w:space="0" w:color="auto"/>
                <w:left w:val="none" w:sz="0" w:space="0" w:color="auto"/>
                <w:bottom w:val="none" w:sz="0" w:space="0" w:color="auto"/>
                <w:right w:val="none" w:sz="0" w:space="0" w:color="auto"/>
              </w:divBdr>
            </w:div>
            <w:div w:id="99498695">
              <w:marLeft w:val="0"/>
              <w:marRight w:val="0"/>
              <w:marTop w:val="0"/>
              <w:marBottom w:val="0"/>
              <w:divBdr>
                <w:top w:val="none" w:sz="0" w:space="0" w:color="auto"/>
                <w:left w:val="none" w:sz="0" w:space="0" w:color="auto"/>
                <w:bottom w:val="none" w:sz="0" w:space="0" w:color="auto"/>
                <w:right w:val="none" w:sz="0" w:space="0" w:color="auto"/>
              </w:divBdr>
            </w:div>
            <w:div w:id="100421219">
              <w:marLeft w:val="0"/>
              <w:marRight w:val="0"/>
              <w:marTop w:val="0"/>
              <w:marBottom w:val="0"/>
              <w:divBdr>
                <w:top w:val="none" w:sz="0" w:space="0" w:color="auto"/>
                <w:left w:val="none" w:sz="0" w:space="0" w:color="auto"/>
                <w:bottom w:val="none" w:sz="0" w:space="0" w:color="auto"/>
                <w:right w:val="none" w:sz="0" w:space="0" w:color="auto"/>
              </w:divBdr>
            </w:div>
            <w:div w:id="101146646">
              <w:marLeft w:val="0"/>
              <w:marRight w:val="0"/>
              <w:marTop w:val="0"/>
              <w:marBottom w:val="0"/>
              <w:divBdr>
                <w:top w:val="none" w:sz="0" w:space="0" w:color="auto"/>
                <w:left w:val="none" w:sz="0" w:space="0" w:color="auto"/>
                <w:bottom w:val="none" w:sz="0" w:space="0" w:color="auto"/>
                <w:right w:val="none" w:sz="0" w:space="0" w:color="auto"/>
              </w:divBdr>
            </w:div>
            <w:div w:id="103381704">
              <w:marLeft w:val="0"/>
              <w:marRight w:val="0"/>
              <w:marTop w:val="0"/>
              <w:marBottom w:val="0"/>
              <w:divBdr>
                <w:top w:val="none" w:sz="0" w:space="0" w:color="auto"/>
                <w:left w:val="none" w:sz="0" w:space="0" w:color="auto"/>
                <w:bottom w:val="none" w:sz="0" w:space="0" w:color="auto"/>
                <w:right w:val="none" w:sz="0" w:space="0" w:color="auto"/>
              </w:divBdr>
            </w:div>
            <w:div w:id="104888076">
              <w:marLeft w:val="0"/>
              <w:marRight w:val="0"/>
              <w:marTop w:val="0"/>
              <w:marBottom w:val="0"/>
              <w:divBdr>
                <w:top w:val="none" w:sz="0" w:space="0" w:color="auto"/>
                <w:left w:val="none" w:sz="0" w:space="0" w:color="auto"/>
                <w:bottom w:val="none" w:sz="0" w:space="0" w:color="auto"/>
                <w:right w:val="none" w:sz="0" w:space="0" w:color="auto"/>
              </w:divBdr>
            </w:div>
            <w:div w:id="108865834">
              <w:marLeft w:val="0"/>
              <w:marRight w:val="0"/>
              <w:marTop w:val="0"/>
              <w:marBottom w:val="0"/>
              <w:divBdr>
                <w:top w:val="none" w:sz="0" w:space="0" w:color="auto"/>
                <w:left w:val="none" w:sz="0" w:space="0" w:color="auto"/>
                <w:bottom w:val="none" w:sz="0" w:space="0" w:color="auto"/>
                <w:right w:val="none" w:sz="0" w:space="0" w:color="auto"/>
              </w:divBdr>
            </w:div>
            <w:div w:id="113907532">
              <w:marLeft w:val="0"/>
              <w:marRight w:val="0"/>
              <w:marTop w:val="0"/>
              <w:marBottom w:val="0"/>
              <w:divBdr>
                <w:top w:val="none" w:sz="0" w:space="0" w:color="auto"/>
                <w:left w:val="none" w:sz="0" w:space="0" w:color="auto"/>
                <w:bottom w:val="none" w:sz="0" w:space="0" w:color="auto"/>
                <w:right w:val="none" w:sz="0" w:space="0" w:color="auto"/>
              </w:divBdr>
            </w:div>
            <w:div w:id="123931911">
              <w:marLeft w:val="0"/>
              <w:marRight w:val="0"/>
              <w:marTop w:val="0"/>
              <w:marBottom w:val="0"/>
              <w:divBdr>
                <w:top w:val="none" w:sz="0" w:space="0" w:color="auto"/>
                <w:left w:val="none" w:sz="0" w:space="0" w:color="auto"/>
                <w:bottom w:val="none" w:sz="0" w:space="0" w:color="auto"/>
                <w:right w:val="none" w:sz="0" w:space="0" w:color="auto"/>
              </w:divBdr>
            </w:div>
            <w:div w:id="132717075">
              <w:marLeft w:val="0"/>
              <w:marRight w:val="0"/>
              <w:marTop w:val="0"/>
              <w:marBottom w:val="0"/>
              <w:divBdr>
                <w:top w:val="none" w:sz="0" w:space="0" w:color="auto"/>
                <w:left w:val="none" w:sz="0" w:space="0" w:color="auto"/>
                <w:bottom w:val="none" w:sz="0" w:space="0" w:color="auto"/>
                <w:right w:val="none" w:sz="0" w:space="0" w:color="auto"/>
              </w:divBdr>
            </w:div>
            <w:div w:id="132791428">
              <w:marLeft w:val="0"/>
              <w:marRight w:val="0"/>
              <w:marTop w:val="0"/>
              <w:marBottom w:val="0"/>
              <w:divBdr>
                <w:top w:val="none" w:sz="0" w:space="0" w:color="auto"/>
                <w:left w:val="none" w:sz="0" w:space="0" w:color="auto"/>
                <w:bottom w:val="none" w:sz="0" w:space="0" w:color="auto"/>
                <w:right w:val="none" w:sz="0" w:space="0" w:color="auto"/>
              </w:divBdr>
            </w:div>
            <w:div w:id="140659412">
              <w:marLeft w:val="0"/>
              <w:marRight w:val="0"/>
              <w:marTop w:val="0"/>
              <w:marBottom w:val="0"/>
              <w:divBdr>
                <w:top w:val="none" w:sz="0" w:space="0" w:color="auto"/>
                <w:left w:val="none" w:sz="0" w:space="0" w:color="auto"/>
                <w:bottom w:val="none" w:sz="0" w:space="0" w:color="auto"/>
                <w:right w:val="none" w:sz="0" w:space="0" w:color="auto"/>
              </w:divBdr>
            </w:div>
            <w:div w:id="150029036">
              <w:marLeft w:val="0"/>
              <w:marRight w:val="0"/>
              <w:marTop w:val="0"/>
              <w:marBottom w:val="0"/>
              <w:divBdr>
                <w:top w:val="none" w:sz="0" w:space="0" w:color="auto"/>
                <w:left w:val="none" w:sz="0" w:space="0" w:color="auto"/>
                <w:bottom w:val="none" w:sz="0" w:space="0" w:color="auto"/>
                <w:right w:val="none" w:sz="0" w:space="0" w:color="auto"/>
              </w:divBdr>
            </w:div>
            <w:div w:id="154613217">
              <w:marLeft w:val="0"/>
              <w:marRight w:val="0"/>
              <w:marTop w:val="0"/>
              <w:marBottom w:val="0"/>
              <w:divBdr>
                <w:top w:val="none" w:sz="0" w:space="0" w:color="auto"/>
                <w:left w:val="none" w:sz="0" w:space="0" w:color="auto"/>
                <w:bottom w:val="none" w:sz="0" w:space="0" w:color="auto"/>
                <w:right w:val="none" w:sz="0" w:space="0" w:color="auto"/>
              </w:divBdr>
            </w:div>
            <w:div w:id="154956307">
              <w:marLeft w:val="0"/>
              <w:marRight w:val="0"/>
              <w:marTop w:val="0"/>
              <w:marBottom w:val="0"/>
              <w:divBdr>
                <w:top w:val="none" w:sz="0" w:space="0" w:color="auto"/>
                <w:left w:val="none" w:sz="0" w:space="0" w:color="auto"/>
                <w:bottom w:val="none" w:sz="0" w:space="0" w:color="auto"/>
                <w:right w:val="none" w:sz="0" w:space="0" w:color="auto"/>
              </w:divBdr>
            </w:div>
            <w:div w:id="171073131">
              <w:marLeft w:val="0"/>
              <w:marRight w:val="0"/>
              <w:marTop w:val="0"/>
              <w:marBottom w:val="0"/>
              <w:divBdr>
                <w:top w:val="none" w:sz="0" w:space="0" w:color="auto"/>
                <w:left w:val="none" w:sz="0" w:space="0" w:color="auto"/>
                <w:bottom w:val="none" w:sz="0" w:space="0" w:color="auto"/>
                <w:right w:val="none" w:sz="0" w:space="0" w:color="auto"/>
              </w:divBdr>
            </w:div>
            <w:div w:id="174078788">
              <w:marLeft w:val="0"/>
              <w:marRight w:val="0"/>
              <w:marTop w:val="0"/>
              <w:marBottom w:val="0"/>
              <w:divBdr>
                <w:top w:val="none" w:sz="0" w:space="0" w:color="auto"/>
                <w:left w:val="none" w:sz="0" w:space="0" w:color="auto"/>
                <w:bottom w:val="none" w:sz="0" w:space="0" w:color="auto"/>
                <w:right w:val="none" w:sz="0" w:space="0" w:color="auto"/>
              </w:divBdr>
            </w:div>
            <w:div w:id="194004574">
              <w:marLeft w:val="0"/>
              <w:marRight w:val="0"/>
              <w:marTop w:val="0"/>
              <w:marBottom w:val="0"/>
              <w:divBdr>
                <w:top w:val="none" w:sz="0" w:space="0" w:color="auto"/>
                <w:left w:val="none" w:sz="0" w:space="0" w:color="auto"/>
                <w:bottom w:val="none" w:sz="0" w:space="0" w:color="auto"/>
                <w:right w:val="none" w:sz="0" w:space="0" w:color="auto"/>
              </w:divBdr>
            </w:div>
            <w:div w:id="203100780">
              <w:marLeft w:val="0"/>
              <w:marRight w:val="0"/>
              <w:marTop w:val="0"/>
              <w:marBottom w:val="0"/>
              <w:divBdr>
                <w:top w:val="none" w:sz="0" w:space="0" w:color="auto"/>
                <w:left w:val="none" w:sz="0" w:space="0" w:color="auto"/>
                <w:bottom w:val="none" w:sz="0" w:space="0" w:color="auto"/>
                <w:right w:val="none" w:sz="0" w:space="0" w:color="auto"/>
              </w:divBdr>
            </w:div>
            <w:div w:id="210315487">
              <w:marLeft w:val="0"/>
              <w:marRight w:val="0"/>
              <w:marTop w:val="0"/>
              <w:marBottom w:val="0"/>
              <w:divBdr>
                <w:top w:val="none" w:sz="0" w:space="0" w:color="auto"/>
                <w:left w:val="none" w:sz="0" w:space="0" w:color="auto"/>
                <w:bottom w:val="none" w:sz="0" w:space="0" w:color="auto"/>
                <w:right w:val="none" w:sz="0" w:space="0" w:color="auto"/>
              </w:divBdr>
            </w:div>
            <w:div w:id="211189017">
              <w:marLeft w:val="0"/>
              <w:marRight w:val="0"/>
              <w:marTop w:val="0"/>
              <w:marBottom w:val="0"/>
              <w:divBdr>
                <w:top w:val="none" w:sz="0" w:space="0" w:color="auto"/>
                <w:left w:val="none" w:sz="0" w:space="0" w:color="auto"/>
                <w:bottom w:val="none" w:sz="0" w:space="0" w:color="auto"/>
                <w:right w:val="none" w:sz="0" w:space="0" w:color="auto"/>
              </w:divBdr>
            </w:div>
            <w:div w:id="212892353">
              <w:marLeft w:val="0"/>
              <w:marRight w:val="0"/>
              <w:marTop w:val="0"/>
              <w:marBottom w:val="0"/>
              <w:divBdr>
                <w:top w:val="none" w:sz="0" w:space="0" w:color="auto"/>
                <w:left w:val="none" w:sz="0" w:space="0" w:color="auto"/>
                <w:bottom w:val="none" w:sz="0" w:space="0" w:color="auto"/>
                <w:right w:val="none" w:sz="0" w:space="0" w:color="auto"/>
              </w:divBdr>
            </w:div>
            <w:div w:id="213977625">
              <w:marLeft w:val="0"/>
              <w:marRight w:val="0"/>
              <w:marTop w:val="0"/>
              <w:marBottom w:val="0"/>
              <w:divBdr>
                <w:top w:val="none" w:sz="0" w:space="0" w:color="auto"/>
                <w:left w:val="none" w:sz="0" w:space="0" w:color="auto"/>
                <w:bottom w:val="none" w:sz="0" w:space="0" w:color="auto"/>
                <w:right w:val="none" w:sz="0" w:space="0" w:color="auto"/>
              </w:divBdr>
            </w:div>
            <w:div w:id="233659719">
              <w:marLeft w:val="0"/>
              <w:marRight w:val="0"/>
              <w:marTop w:val="0"/>
              <w:marBottom w:val="0"/>
              <w:divBdr>
                <w:top w:val="none" w:sz="0" w:space="0" w:color="auto"/>
                <w:left w:val="none" w:sz="0" w:space="0" w:color="auto"/>
                <w:bottom w:val="none" w:sz="0" w:space="0" w:color="auto"/>
                <w:right w:val="none" w:sz="0" w:space="0" w:color="auto"/>
              </w:divBdr>
            </w:div>
            <w:div w:id="241334559">
              <w:marLeft w:val="0"/>
              <w:marRight w:val="0"/>
              <w:marTop w:val="0"/>
              <w:marBottom w:val="0"/>
              <w:divBdr>
                <w:top w:val="none" w:sz="0" w:space="0" w:color="auto"/>
                <w:left w:val="none" w:sz="0" w:space="0" w:color="auto"/>
                <w:bottom w:val="none" w:sz="0" w:space="0" w:color="auto"/>
                <w:right w:val="none" w:sz="0" w:space="0" w:color="auto"/>
              </w:divBdr>
            </w:div>
            <w:div w:id="244416364">
              <w:marLeft w:val="0"/>
              <w:marRight w:val="0"/>
              <w:marTop w:val="0"/>
              <w:marBottom w:val="0"/>
              <w:divBdr>
                <w:top w:val="none" w:sz="0" w:space="0" w:color="auto"/>
                <w:left w:val="none" w:sz="0" w:space="0" w:color="auto"/>
                <w:bottom w:val="none" w:sz="0" w:space="0" w:color="auto"/>
                <w:right w:val="none" w:sz="0" w:space="0" w:color="auto"/>
              </w:divBdr>
            </w:div>
            <w:div w:id="255557391">
              <w:marLeft w:val="0"/>
              <w:marRight w:val="0"/>
              <w:marTop w:val="0"/>
              <w:marBottom w:val="0"/>
              <w:divBdr>
                <w:top w:val="none" w:sz="0" w:space="0" w:color="auto"/>
                <w:left w:val="none" w:sz="0" w:space="0" w:color="auto"/>
                <w:bottom w:val="none" w:sz="0" w:space="0" w:color="auto"/>
                <w:right w:val="none" w:sz="0" w:space="0" w:color="auto"/>
              </w:divBdr>
            </w:div>
            <w:div w:id="266885904">
              <w:marLeft w:val="0"/>
              <w:marRight w:val="0"/>
              <w:marTop w:val="0"/>
              <w:marBottom w:val="0"/>
              <w:divBdr>
                <w:top w:val="none" w:sz="0" w:space="0" w:color="auto"/>
                <w:left w:val="none" w:sz="0" w:space="0" w:color="auto"/>
                <w:bottom w:val="none" w:sz="0" w:space="0" w:color="auto"/>
                <w:right w:val="none" w:sz="0" w:space="0" w:color="auto"/>
              </w:divBdr>
            </w:div>
            <w:div w:id="272593968">
              <w:marLeft w:val="0"/>
              <w:marRight w:val="0"/>
              <w:marTop w:val="0"/>
              <w:marBottom w:val="0"/>
              <w:divBdr>
                <w:top w:val="none" w:sz="0" w:space="0" w:color="auto"/>
                <w:left w:val="none" w:sz="0" w:space="0" w:color="auto"/>
                <w:bottom w:val="none" w:sz="0" w:space="0" w:color="auto"/>
                <w:right w:val="none" w:sz="0" w:space="0" w:color="auto"/>
              </w:divBdr>
            </w:div>
            <w:div w:id="275139063">
              <w:marLeft w:val="0"/>
              <w:marRight w:val="0"/>
              <w:marTop w:val="0"/>
              <w:marBottom w:val="0"/>
              <w:divBdr>
                <w:top w:val="none" w:sz="0" w:space="0" w:color="auto"/>
                <w:left w:val="none" w:sz="0" w:space="0" w:color="auto"/>
                <w:bottom w:val="none" w:sz="0" w:space="0" w:color="auto"/>
                <w:right w:val="none" w:sz="0" w:space="0" w:color="auto"/>
              </w:divBdr>
            </w:div>
            <w:div w:id="276722367">
              <w:marLeft w:val="0"/>
              <w:marRight w:val="0"/>
              <w:marTop w:val="0"/>
              <w:marBottom w:val="0"/>
              <w:divBdr>
                <w:top w:val="none" w:sz="0" w:space="0" w:color="auto"/>
                <w:left w:val="none" w:sz="0" w:space="0" w:color="auto"/>
                <w:bottom w:val="none" w:sz="0" w:space="0" w:color="auto"/>
                <w:right w:val="none" w:sz="0" w:space="0" w:color="auto"/>
              </w:divBdr>
            </w:div>
            <w:div w:id="289288422">
              <w:marLeft w:val="0"/>
              <w:marRight w:val="0"/>
              <w:marTop w:val="0"/>
              <w:marBottom w:val="0"/>
              <w:divBdr>
                <w:top w:val="none" w:sz="0" w:space="0" w:color="auto"/>
                <w:left w:val="none" w:sz="0" w:space="0" w:color="auto"/>
                <w:bottom w:val="none" w:sz="0" w:space="0" w:color="auto"/>
                <w:right w:val="none" w:sz="0" w:space="0" w:color="auto"/>
              </w:divBdr>
            </w:div>
            <w:div w:id="303239256">
              <w:marLeft w:val="0"/>
              <w:marRight w:val="0"/>
              <w:marTop w:val="0"/>
              <w:marBottom w:val="0"/>
              <w:divBdr>
                <w:top w:val="none" w:sz="0" w:space="0" w:color="auto"/>
                <w:left w:val="none" w:sz="0" w:space="0" w:color="auto"/>
                <w:bottom w:val="none" w:sz="0" w:space="0" w:color="auto"/>
                <w:right w:val="none" w:sz="0" w:space="0" w:color="auto"/>
              </w:divBdr>
            </w:div>
            <w:div w:id="307327830">
              <w:marLeft w:val="0"/>
              <w:marRight w:val="0"/>
              <w:marTop w:val="0"/>
              <w:marBottom w:val="0"/>
              <w:divBdr>
                <w:top w:val="none" w:sz="0" w:space="0" w:color="auto"/>
                <w:left w:val="none" w:sz="0" w:space="0" w:color="auto"/>
                <w:bottom w:val="none" w:sz="0" w:space="0" w:color="auto"/>
                <w:right w:val="none" w:sz="0" w:space="0" w:color="auto"/>
              </w:divBdr>
            </w:div>
            <w:div w:id="308362864">
              <w:marLeft w:val="0"/>
              <w:marRight w:val="0"/>
              <w:marTop w:val="0"/>
              <w:marBottom w:val="0"/>
              <w:divBdr>
                <w:top w:val="none" w:sz="0" w:space="0" w:color="auto"/>
                <w:left w:val="none" w:sz="0" w:space="0" w:color="auto"/>
                <w:bottom w:val="none" w:sz="0" w:space="0" w:color="auto"/>
                <w:right w:val="none" w:sz="0" w:space="0" w:color="auto"/>
              </w:divBdr>
            </w:div>
            <w:div w:id="310640847">
              <w:marLeft w:val="0"/>
              <w:marRight w:val="0"/>
              <w:marTop w:val="0"/>
              <w:marBottom w:val="0"/>
              <w:divBdr>
                <w:top w:val="none" w:sz="0" w:space="0" w:color="auto"/>
                <w:left w:val="none" w:sz="0" w:space="0" w:color="auto"/>
                <w:bottom w:val="none" w:sz="0" w:space="0" w:color="auto"/>
                <w:right w:val="none" w:sz="0" w:space="0" w:color="auto"/>
              </w:divBdr>
            </w:div>
            <w:div w:id="319115797">
              <w:marLeft w:val="0"/>
              <w:marRight w:val="0"/>
              <w:marTop w:val="0"/>
              <w:marBottom w:val="0"/>
              <w:divBdr>
                <w:top w:val="none" w:sz="0" w:space="0" w:color="auto"/>
                <w:left w:val="none" w:sz="0" w:space="0" w:color="auto"/>
                <w:bottom w:val="none" w:sz="0" w:space="0" w:color="auto"/>
                <w:right w:val="none" w:sz="0" w:space="0" w:color="auto"/>
              </w:divBdr>
            </w:div>
            <w:div w:id="323751413">
              <w:marLeft w:val="0"/>
              <w:marRight w:val="0"/>
              <w:marTop w:val="0"/>
              <w:marBottom w:val="0"/>
              <w:divBdr>
                <w:top w:val="none" w:sz="0" w:space="0" w:color="auto"/>
                <w:left w:val="none" w:sz="0" w:space="0" w:color="auto"/>
                <w:bottom w:val="none" w:sz="0" w:space="0" w:color="auto"/>
                <w:right w:val="none" w:sz="0" w:space="0" w:color="auto"/>
              </w:divBdr>
            </w:div>
            <w:div w:id="330572864">
              <w:marLeft w:val="0"/>
              <w:marRight w:val="0"/>
              <w:marTop w:val="0"/>
              <w:marBottom w:val="0"/>
              <w:divBdr>
                <w:top w:val="none" w:sz="0" w:space="0" w:color="auto"/>
                <w:left w:val="none" w:sz="0" w:space="0" w:color="auto"/>
                <w:bottom w:val="none" w:sz="0" w:space="0" w:color="auto"/>
                <w:right w:val="none" w:sz="0" w:space="0" w:color="auto"/>
              </w:divBdr>
            </w:div>
            <w:div w:id="342705705">
              <w:marLeft w:val="0"/>
              <w:marRight w:val="0"/>
              <w:marTop w:val="0"/>
              <w:marBottom w:val="0"/>
              <w:divBdr>
                <w:top w:val="none" w:sz="0" w:space="0" w:color="auto"/>
                <w:left w:val="none" w:sz="0" w:space="0" w:color="auto"/>
                <w:bottom w:val="none" w:sz="0" w:space="0" w:color="auto"/>
                <w:right w:val="none" w:sz="0" w:space="0" w:color="auto"/>
              </w:divBdr>
            </w:div>
            <w:div w:id="345178978">
              <w:marLeft w:val="0"/>
              <w:marRight w:val="0"/>
              <w:marTop w:val="0"/>
              <w:marBottom w:val="0"/>
              <w:divBdr>
                <w:top w:val="none" w:sz="0" w:space="0" w:color="auto"/>
                <w:left w:val="none" w:sz="0" w:space="0" w:color="auto"/>
                <w:bottom w:val="none" w:sz="0" w:space="0" w:color="auto"/>
                <w:right w:val="none" w:sz="0" w:space="0" w:color="auto"/>
              </w:divBdr>
            </w:div>
            <w:div w:id="352806272">
              <w:marLeft w:val="0"/>
              <w:marRight w:val="0"/>
              <w:marTop w:val="0"/>
              <w:marBottom w:val="0"/>
              <w:divBdr>
                <w:top w:val="none" w:sz="0" w:space="0" w:color="auto"/>
                <w:left w:val="none" w:sz="0" w:space="0" w:color="auto"/>
                <w:bottom w:val="none" w:sz="0" w:space="0" w:color="auto"/>
                <w:right w:val="none" w:sz="0" w:space="0" w:color="auto"/>
              </w:divBdr>
            </w:div>
            <w:div w:id="359474926">
              <w:marLeft w:val="0"/>
              <w:marRight w:val="0"/>
              <w:marTop w:val="0"/>
              <w:marBottom w:val="0"/>
              <w:divBdr>
                <w:top w:val="none" w:sz="0" w:space="0" w:color="auto"/>
                <w:left w:val="none" w:sz="0" w:space="0" w:color="auto"/>
                <w:bottom w:val="none" w:sz="0" w:space="0" w:color="auto"/>
                <w:right w:val="none" w:sz="0" w:space="0" w:color="auto"/>
              </w:divBdr>
            </w:div>
            <w:div w:id="372969231">
              <w:marLeft w:val="0"/>
              <w:marRight w:val="0"/>
              <w:marTop w:val="0"/>
              <w:marBottom w:val="0"/>
              <w:divBdr>
                <w:top w:val="none" w:sz="0" w:space="0" w:color="auto"/>
                <w:left w:val="none" w:sz="0" w:space="0" w:color="auto"/>
                <w:bottom w:val="none" w:sz="0" w:space="0" w:color="auto"/>
                <w:right w:val="none" w:sz="0" w:space="0" w:color="auto"/>
              </w:divBdr>
            </w:div>
            <w:div w:id="373771689">
              <w:marLeft w:val="0"/>
              <w:marRight w:val="0"/>
              <w:marTop w:val="0"/>
              <w:marBottom w:val="0"/>
              <w:divBdr>
                <w:top w:val="none" w:sz="0" w:space="0" w:color="auto"/>
                <w:left w:val="none" w:sz="0" w:space="0" w:color="auto"/>
                <w:bottom w:val="none" w:sz="0" w:space="0" w:color="auto"/>
                <w:right w:val="none" w:sz="0" w:space="0" w:color="auto"/>
              </w:divBdr>
            </w:div>
            <w:div w:id="374350765">
              <w:marLeft w:val="0"/>
              <w:marRight w:val="0"/>
              <w:marTop w:val="0"/>
              <w:marBottom w:val="0"/>
              <w:divBdr>
                <w:top w:val="none" w:sz="0" w:space="0" w:color="auto"/>
                <w:left w:val="none" w:sz="0" w:space="0" w:color="auto"/>
                <w:bottom w:val="none" w:sz="0" w:space="0" w:color="auto"/>
                <w:right w:val="none" w:sz="0" w:space="0" w:color="auto"/>
              </w:divBdr>
            </w:div>
            <w:div w:id="380131207">
              <w:marLeft w:val="0"/>
              <w:marRight w:val="0"/>
              <w:marTop w:val="0"/>
              <w:marBottom w:val="0"/>
              <w:divBdr>
                <w:top w:val="none" w:sz="0" w:space="0" w:color="auto"/>
                <w:left w:val="none" w:sz="0" w:space="0" w:color="auto"/>
                <w:bottom w:val="none" w:sz="0" w:space="0" w:color="auto"/>
                <w:right w:val="none" w:sz="0" w:space="0" w:color="auto"/>
              </w:divBdr>
              <w:divsChild>
                <w:div w:id="20278049">
                  <w:marLeft w:val="0"/>
                  <w:marRight w:val="0"/>
                  <w:marTop w:val="0"/>
                  <w:marBottom w:val="0"/>
                  <w:divBdr>
                    <w:top w:val="none" w:sz="0" w:space="0" w:color="auto"/>
                    <w:left w:val="none" w:sz="0" w:space="0" w:color="auto"/>
                    <w:bottom w:val="none" w:sz="0" w:space="0" w:color="auto"/>
                    <w:right w:val="none" w:sz="0" w:space="0" w:color="auto"/>
                  </w:divBdr>
                </w:div>
                <w:div w:id="24643694">
                  <w:marLeft w:val="0"/>
                  <w:marRight w:val="0"/>
                  <w:marTop w:val="0"/>
                  <w:marBottom w:val="0"/>
                  <w:divBdr>
                    <w:top w:val="none" w:sz="0" w:space="0" w:color="auto"/>
                    <w:left w:val="none" w:sz="0" w:space="0" w:color="auto"/>
                    <w:bottom w:val="none" w:sz="0" w:space="0" w:color="auto"/>
                    <w:right w:val="none" w:sz="0" w:space="0" w:color="auto"/>
                  </w:divBdr>
                </w:div>
                <w:div w:id="27028924">
                  <w:marLeft w:val="0"/>
                  <w:marRight w:val="0"/>
                  <w:marTop w:val="0"/>
                  <w:marBottom w:val="0"/>
                  <w:divBdr>
                    <w:top w:val="none" w:sz="0" w:space="0" w:color="auto"/>
                    <w:left w:val="none" w:sz="0" w:space="0" w:color="auto"/>
                    <w:bottom w:val="none" w:sz="0" w:space="0" w:color="auto"/>
                    <w:right w:val="none" w:sz="0" w:space="0" w:color="auto"/>
                  </w:divBdr>
                </w:div>
                <w:div w:id="28188560">
                  <w:marLeft w:val="0"/>
                  <w:marRight w:val="0"/>
                  <w:marTop w:val="0"/>
                  <w:marBottom w:val="0"/>
                  <w:divBdr>
                    <w:top w:val="none" w:sz="0" w:space="0" w:color="auto"/>
                    <w:left w:val="none" w:sz="0" w:space="0" w:color="auto"/>
                    <w:bottom w:val="none" w:sz="0" w:space="0" w:color="auto"/>
                    <w:right w:val="none" w:sz="0" w:space="0" w:color="auto"/>
                  </w:divBdr>
                </w:div>
                <w:div w:id="35131094">
                  <w:marLeft w:val="0"/>
                  <w:marRight w:val="0"/>
                  <w:marTop w:val="0"/>
                  <w:marBottom w:val="0"/>
                  <w:divBdr>
                    <w:top w:val="none" w:sz="0" w:space="0" w:color="auto"/>
                    <w:left w:val="none" w:sz="0" w:space="0" w:color="auto"/>
                    <w:bottom w:val="none" w:sz="0" w:space="0" w:color="auto"/>
                    <w:right w:val="none" w:sz="0" w:space="0" w:color="auto"/>
                  </w:divBdr>
                </w:div>
                <w:div w:id="44379389">
                  <w:marLeft w:val="0"/>
                  <w:marRight w:val="0"/>
                  <w:marTop w:val="0"/>
                  <w:marBottom w:val="0"/>
                  <w:divBdr>
                    <w:top w:val="none" w:sz="0" w:space="0" w:color="auto"/>
                    <w:left w:val="none" w:sz="0" w:space="0" w:color="auto"/>
                    <w:bottom w:val="none" w:sz="0" w:space="0" w:color="auto"/>
                    <w:right w:val="none" w:sz="0" w:space="0" w:color="auto"/>
                  </w:divBdr>
                </w:div>
                <w:div w:id="52391841">
                  <w:marLeft w:val="0"/>
                  <w:marRight w:val="0"/>
                  <w:marTop w:val="0"/>
                  <w:marBottom w:val="0"/>
                  <w:divBdr>
                    <w:top w:val="none" w:sz="0" w:space="0" w:color="auto"/>
                    <w:left w:val="none" w:sz="0" w:space="0" w:color="auto"/>
                    <w:bottom w:val="none" w:sz="0" w:space="0" w:color="auto"/>
                    <w:right w:val="none" w:sz="0" w:space="0" w:color="auto"/>
                  </w:divBdr>
                </w:div>
                <w:div w:id="73943499">
                  <w:marLeft w:val="0"/>
                  <w:marRight w:val="0"/>
                  <w:marTop w:val="0"/>
                  <w:marBottom w:val="0"/>
                  <w:divBdr>
                    <w:top w:val="none" w:sz="0" w:space="0" w:color="auto"/>
                    <w:left w:val="none" w:sz="0" w:space="0" w:color="auto"/>
                    <w:bottom w:val="none" w:sz="0" w:space="0" w:color="auto"/>
                    <w:right w:val="none" w:sz="0" w:space="0" w:color="auto"/>
                  </w:divBdr>
                </w:div>
                <w:div w:id="75589435">
                  <w:marLeft w:val="0"/>
                  <w:marRight w:val="0"/>
                  <w:marTop w:val="0"/>
                  <w:marBottom w:val="0"/>
                  <w:divBdr>
                    <w:top w:val="none" w:sz="0" w:space="0" w:color="auto"/>
                    <w:left w:val="none" w:sz="0" w:space="0" w:color="auto"/>
                    <w:bottom w:val="none" w:sz="0" w:space="0" w:color="auto"/>
                    <w:right w:val="none" w:sz="0" w:space="0" w:color="auto"/>
                  </w:divBdr>
                </w:div>
                <w:div w:id="76096832">
                  <w:marLeft w:val="0"/>
                  <w:marRight w:val="0"/>
                  <w:marTop w:val="0"/>
                  <w:marBottom w:val="0"/>
                  <w:divBdr>
                    <w:top w:val="none" w:sz="0" w:space="0" w:color="auto"/>
                    <w:left w:val="none" w:sz="0" w:space="0" w:color="auto"/>
                    <w:bottom w:val="none" w:sz="0" w:space="0" w:color="auto"/>
                    <w:right w:val="none" w:sz="0" w:space="0" w:color="auto"/>
                  </w:divBdr>
                </w:div>
                <w:div w:id="82646953">
                  <w:marLeft w:val="0"/>
                  <w:marRight w:val="0"/>
                  <w:marTop w:val="0"/>
                  <w:marBottom w:val="0"/>
                  <w:divBdr>
                    <w:top w:val="none" w:sz="0" w:space="0" w:color="auto"/>
                    <w:left w:val="none" w:sz="0" w:space="0" w:color="auto"/>
                    <w:bottom w:val="none" w:sz="0" w:space="0" w:color="auto"/>
                    <w:right w:val="none" w:sz="0" w:space="0" w:color="auto"/>
                  </w:divBdr>
                </w:div>
                <w:div w:id="90786451">
                  <w:marLeft w:val="0"/>
                  <w:marRight w:val="0"/>
                  <w:marTop w:val="0"/>
                  <w:marBottom w:val="0"/>
                  <w:divBdr>
                    <w:top w:val="none" w:sz="0" w:space="0" w:color="auto"/>
                    <w:left w:val="none" w:sz="0" w:space="0" w:color="auto"/>
                    <w:bottom w:val="none" w:sz="0" w:space="0" w:color="auto"/>
                    <w:right w:val="none" w:sz="0" w:space="0" w:color="auto"/>
                  </w:divBdr>
                </w:div>
                <w:div w:id="103311020">
                  <w:marLeft w:val="0"/>
                  <w:marRight w:val="0"/>
                  <w:marTop w:val="0"/>
                  <w:marBottom w:val="0"/>
                  <w:divBdr>
                    <w:top w:val="none" w:sz="0" w:space="0" w:color="auto"/>
                    <w:left w:val="none" w:sz="0" w:space="0" w:color="auto"/>
                    <w:bottom w:val="none" w:sz="0" w:space="0" w:color="auto"/>
                    <w:right w:val="none" w:sz="0" w:space="0" w:color="auto"/>
                  </w:divBdr>
                </w:div>
                <w:div w:id="108932809">
                  <w:marLeft w:val="0"/>
                  <w:marRight w:val="0"/>
                  <w:marTop w:val="0"/>
                  <w:marBottom w:val="0"/>
                  <w:divBdr>
                    <w:top w:val="none" w:sz="0" w:space="0" w:color="auto"/>
                    <w:left w:val="none" w:sz="0" w:space="0" w:color="auto"/>
                    <w:bottom w:val="none" w:sz="0" w:space="0" w:color="auto"/>
                    <w:right w:val="none" w:sz="0" w:space="0" w:color="auto"/>
                  </w:divBdr>
                </w:div>
                <w:div w:id="110395386">
                  <w:marLeft w:val="0"/>
                  <w:marRight w:val="0"/>
                  <w:marTop w:val="0"/>
                  <w:marBottom w:val="0"/>
                  <w:divBdr>
                    <w:top w:val="none" w:sz="0" w:space="0" w:color="auto"/>
                    <w:left w:val="none" w:sz="0" w:space="0" w:color="auto"/>
                    <w:bottom w:val="none" w:sz="0" w:space="0" w:color="auto"/>
                    <w:right w:val="none" w:sz="0" w:space="0" w:color="auto"/>
                  </w:divBdr>
                </w:div>
                <w:div w:id="136653262">
                  <w:marLeft w:val="0"/>
                  <w:marRight w:val="0"/>
                  <w:marTop w:val="0"/>
                  <w:marBottom w:val="0"/>
                  <w:divBdr>
                    <w:top w:val="none" w:sz="0" w:space="0" w:color="auto"/>
                    <w:left w:val="none" w:sz="0" w:space="0" w:color="auto"/>
                    <w:bottom w:val="none" w:sz="0" w:space="0" w:color="auto"/>
                    <w:right w:val="none" w:sz="0" w:space="0" w:color="auto"/>
                  </w:divBdr>
                </w:div>
                <w:div w:id="140270846">
                  <w:marLeft w:val="0"/>
                  <w:marRight w:val="0"/>
                  <w:marTop w:val="0"/>
                  <w:marBottom w:val="0"/>
                  <w:divBdr>
                    <w:top w:val="none" w:sz="0" w:space="0" w:color="auto"/>
                    <w:left w:val="none" w:sz="0" w:space="0" w:color="auto"/>
                    <w:bottom w:val="none" w:sz="0" w:space="0" w:color="auto"/>
                    <w:right w:val="none" w:sz="0" w:space="0" w:color="auto"/>
                  </w:divBdr>
                </w:div>
                <w:div w:id="148450046">
                  <w:marLeft w:val="0"/>
                  <w:marRight w:val="0"/>
                  <w:marTop w:val="0"/>
                  <w:marBottom w:val="0"/>
                  <w:divBdr>
                    <w:top w:val="none" w:sz="0" w:space="0" w:color="auto"/>
                    <w:left w:val="none" w:sz="0" w:space="0" w:color="auto"/>
                    <w:bottom w:val="none" w:sz="0" w:space="0" w:color="auto"/>
                    <w:right w:val="none" w:sz="0" w:space="0" w:color="auto"/>
                  </w:divBdr>
                </w:div>
                <w:div w:id="156238082">
                  <w:marLeft w:val="0"/>
                  <w:marRight w:val="0"/>
                  <w:marTop w:val="0"/>
                  <w:marBottom w:val="0"/>
                  <w:divBdr>
                    <w:top w:val="none" w:sz="0" w:space="0" w:color="auto"/>
                    <w:left w:val="none" w:sz="0" w:space="0" w:color="auto"/>
                    <w:bottom w:val="none" w:sz="0" w:space="0" w:color="auto"/>
                    <w:right w:val="none" w:sz="0" w:space="0" w:color="auto"/>
                  </w:divBdr>
                </w:div>
                <w:div w:id="159925554">
                  <w:marLeft w:val="0"/>
                  <w:marRight w:val="0"/>
                  <w:marTop w:val="0"/>
                  <w:marBottom w:val="0"/>
                  <w:divBdr>
                    <w:top w:val="none" w:sz="0" w:space="0" w:color="auto"/>
                    <w:left w:val="none" w:sz="0" w:space="0" w:color="auto"/>
                    <w:bottom w:val="none" w:sz="0" w:space="0" w:color="auto"/>
                    <w:right w:val="none" w:sz="0" w:space="0" w:color="auto"/>
                  </w:divBdr>
                </w:div>
                <w:div w:id="164171525">
                  <w:marLeft w:val="0"/>
                  <w:marRight w:val="0"/>
                  <w:marTop w:val="0"/>
                  <w:marBottom w:val="0"/>
                  <w:divBdr>
                    <w:top w:val="none" w:sz="0" w:space="0" w:color="auto"/>
                    <w:left w:val="none" w:sz="0" w:space="0" w:color="auto"/>
                    <w:bottom w:val="none" w:sz="0" w:space="0" w:color="auto"/>
                    <w:right w:val="none" w:sz="0" w:space="0" w:color="auto"/>
                  </w:divBdr>
                </w:div>
                <w:div w:id="166485976">
                  <w:marLeft w:val="0"/>
                  <w:marRight w:val="0"/>
                  <w:marTop w:val="0"/>
                  <w:marBottom w:val="0"/>
                  <w:divBdr>
                    <w:top w:val="none" w:sz="0" w:space="0" w:color="auto"/>
                    <w:left w:val="none" w:sz="0" w:space="0" w:color="auto"/>
                    <w:bottom w:val="none" w:sz="0" w:space="0" w:color="auto"/>
                    <w:right w:val="none" w:sz="0" w:space="0" w:color="auto"/>
                  </w:divBdr>
                </w:div>
                <w:div w:id="169178389">
                  <w:marLeft w:val="0"/>
                  <w:marRight w:val="0"/>
                  <w:marTop w:val="0"/>
                  <w:marBottom w:val="0"/>
                  <w:divBdr>
                    <w:top w:val="none" w:sz="0" w:space="0" w:color="auto"/>
                    <w:left w:val="none" w:sz="0" w:space="0" w:color="auto"/>
                    <w:bottom w:val="none" w:sz="0" w:space="0" w:color="auto"/>
                    <w:right w:val="none" w:sz="0" w:space="0" w:color="auto"/>
                  </w:divBdr>
                </w:div>
                <w:div w:id="175922383">
                  <w:marLeft w:val="0"/>
                  <w:marRight w:val="0"/>
                  <w:marTop w:val="0"/>
                  <w:marBottom w:val="0"/>
                  <w:divBdr>
                    <w:top w:val="none" w:sz="0" w:space="0" w:color="auto"/>
                    <w:left w:val="none" w:sz="0" w:space="0" w:color="auto"/>
                    <w:bottom w:val="none" w:sz="0" w:space="0" w:color="auto"/>
                    <w:right w:val="none" w:sz="0" w:space="0" w:color="auto"/>
                  </w:divBdr>
                </w:div>
                <w:div w:id="187136189">
                  <w:marLeft w:val="0"/>
                  <w:marRight w:val="0"/>
                  <w:marTop w:val="0"/>
                  <w:marBottom w:val="0"/>
                  <w:divBdr>
                    <w:top w:val="none" w:sz="0" w:space="0" w:color="auto"/>
                    <w:left w:val="none" w:sz="0" w:space="0" w:color="auto"/>
                    <w:bottom w:val="none" w:sz="0" w:space="0" w:color="auto"/>
                    <w:right w:val="none" w:sz="0" w:space="0" w:color="auto"/>
                  </w:divBdr>
                </w:div>
                <w:div w:id="193035936">
                  <w:marLeft w:val="0"/>
                  <w:marRight w:val="0"/>
                  <w:marTop w:val="0"/>
                  <w:marBottom w:val="0"/>
                  <w:divBdr>
                    <w:top w:val="none" w:sz="0" w:space="0" w:color="auto"/>
                    <w:left w:val="none" w:sz="0" w:space="0" w:color="auto"/>
                    <w:bottom w:val="none" w:sz="0" w:space="0" w:color="auto"/>
                    <w:right w:val="none" w:sz="0" w:space="0" w:color="auto"/>
                  </w:divBdr>
                </w:div>
                <w:div w:id="196310083">
                  <w:marLeft w:val="0"/>
                  <w:marRight w:val="0"/>
                  <w:marTop w:val="0"/>
                  <w:marBottom w:val="0"/>
                  <w:divBdr>
                    <w:top w:val="none" w:sz="0" w:space="0" w:color="auto"/>
                    <w:left w:val="none" w:sz="0" w:space="0" w:color="auto"/>
                    <w:bottom w:val="none" w:sz="0" w:space="0" w:color="auto"/>
                    <w:right w:val="none" w:sz="0" w:space="0" w:color="auto"/>
                  </w:divBdr>
                </w:div>
                <w:div w:id="198205771">
                  <w:marLeft w:val="0"/>
                  <w:marRight w:val="0"/>
                  <w:marTop w:val="0"/>
                  <w:marBottom w:val="0"/>
                  <w:divBdr>
                    <w:top w:val="none" w:sz="0" w:space="0" w:color="auto"/>
                    <w:left w:val="none" w:sz="0" w:space="0" w:color="auto"/>
                    <w:bottom w:val="none" w:sz="0" w:space="0" w:color="auto"/>
                    <w:right w:val="none" w:sz="0" w:space="0" w:color="auto"/>
                  </w:divBdr>
                </w:div>
                <w:div w:id="198250219">
                  <w:marLeft w:val="0"/>
                  <w:marRight w:val="0"/>
                  <w:marTop w:val="0"/>
                  <w:marBottom w:val="0"/>
                  <w:divBdr>
                    <w:top w:val="none" w:sz="0" w:space="0" w:color="auto"/>
                    <w:left w:val="none" w:sz="0" w:space="0" w:color="auto"/>
                    <w:bottom w:val="none" w:sz="0" w:space="0" w:color="auto"/>
                    <w:right w:val="none" w:sz="0" w:space="0" w:color="auto"/>
                  </w:divBdr>
                </w:div>
                <w:div w:id="200897005">
                  <w:marLeft w:val="0"/>
                  <w:marRight w:val="0"/>
                  <w:marTop w:val="0"/>
                  <w:marBottom w:val="0"/>
                  <w:divBdr>
                    <w:top w:val="none" w:sz="0" w:space="0" w:color="auto"/>
                    <w:left w:val="none" w:sz="0" w:space="0" w:color="auto"/>
                    <w:bottom w:val="none" w:sz="0" w:space="0" w:color="auto"/>
                    <w:right w:val="none" w:sz="0" w:space="0" w:color="auto"/>
                  </w:divBdr>
                </w:div>
                <w:div w:id="204954124">
                  <w:marLeft w:val="0"/>
                  <w:marRight w:val="0"/>
                  <w:marTop w:val="0"/>
                  <w:marBottom w:val="0"/>
                  <w:divBdr>
                    <w:top w:val="none" w:sz="0" w:space="0" w:color="auto"/>
                    <w:left w:val="none" w:sz="0" w:space="0" w:color="auto"/>
                    <w:bottom w:val="none" w:sz="0" w:space="0" w:color="auto"/>
                    <w:right w:val="none" w:sz="0" w:space="0" w:color="auto"/>
                  </w:divBdr>
                </w:div>
                <w:div w:id="224726551">
                  <w:marLeft w:val="0"/>
                  <w:marRight w:val="0"/>
                  <w:marTop w:val="0"/>
                  <w:marBottom w:val="0"/>
                  <w:divBdr>
                    <w:top w:val="none" w:sz="0" w:space="0" w:color="auto"/>
                    <w:left w:val="none" w:sz="0" w:space="0" w:color="auto"/>
                    <w:bottom w:val="none" w:sz="0" w:space="0" w:color="auto"/>
                    <w:right w:val="none" w:sz="0" w:space="0" w:color="auto"/>
                  </w:divBdr>
                </w:div>
                <w:div w:id="227306067">
                  <w:marLeft w:val="0"/>
                  <w:marRight w:val="0"/>
                  <w:marTop w:val="0"/>
                  <w:marBottom w:val="0"/>
                  <w:divBdr>
                    <w:top w:val="none" w:sz="0" w:space="0" w:color="auto"/>
                    <w:left w:val="none" w:sz="0" w:space="0" w:color="auto"/>
                    <w:bottom w:val="none" w:sz="0" w:space="0" w:color="auto"/>
                    <w:right w:val="none" w:sz="0" w:space="0" w:color="auto"/>
                  </w:divBdr>
                </w:div>
                <w:div w:id="231618368">
                  <w:marLeft w:val="0"/>
                  <w:marRight w:val="0"/>
                  <w:marTop w:val="0"/>
                  <w:marBottom w:val="0"/>
                  <w:divBdr>
                    <w:top w:val="none" w:sz="0" w:space="0" w:color="auto"/>
                    <w:left w:val="none" w:sz="0" w:space="0" w:color="auto"/>
                    <w:bottom w:val="none" w:sz="0" w:space="0" w:color="auto"/>
                    <w:right w:val="none" w:sz="0" w:space="0" w:color="auto"/>
                  </w:divBdr>
                </w:div>
                <w:div w:id="240411361">
                  <w:marLeft w:val="0"/>
                  <w:marRight w:val="0"/>
                  <w:marTop w:val="0"/>
                  <w:marBottom w:val="0"/>
                  <w:divBdr>
                    <w:top w:val="none" w:sz="0" w:space="0" w:color="auto"/>
                    <w:left w:val="none" w:sz="0" w:space="0" w:color="auto"/>
                    <w:bottom w:val="none" w:sz="0" w:space="0" w:color="auto"/>
                    <w:right w:val="none" w:sz="0" w:space="0" w:color="auto"/>
                  </w:divBdr>
                </w:div>
                <w:div w:id="276379107">
                  <w:marLeft w:val="0"/>
                  <w:marRight w:val="0"/>
                  <w:marTop w:val="0"/>
                  <w:marBottom w:val="0"/>
                  <w:divBdr>
                    <w:top w:val="none" w:sz="0" w:space="0" w:color="auto"/>
                    <w:left w:val="none" w:sz="0" w:space="0" w:color="auto"/>
                    <w:bottom w:val="none" w:sz="0" w:space="0" w:color="auto"/>
                    <w:right w:val="none" w:sz="0" w:space="0" w:color="auto"/>
                  </w:divBdr>
                </w:div>
                <w:div w:id="282199904">
                  <w:marLeft w:val="0"/>
                  <w:marRight w:val="0"/>
                  <w:marTop w:val="0"/>
                  <w:marBottom w:val="0"/>
                  <w:divBdr>
                    <w:top w:val="none" w:sz="0" w:space="0" w:color="auto"/>
                    <w:left w:val="none" w:sz="0" w:space="0" w:color="auto"/>
                    <w:bottom w:val="none" w:sz="0" w:space="0" w:color="auto"/>
                    <w:right w:val="none" w:sz="0" w:space="0" w:color="auto"/>
                  </w:divBdr>
                </w:div>
                <w:div w:id="293293720">
                  <w:marLeft w:val="0"/>
                  <w:marRight w:val="0"/>
                  <w:marTop w:val="0"/>
                  <w:marBottom w:val="0"/>
                  <w:divBdr>
                    <w:top w:val="none" w:sz="0" w:space="0" w:color="auto"/>
                    <w:left w:val="none" w:sz="0" w:space="0" w:color="auto"/>
                    <w:bottom w:val="none" w:sz="0" w:space="0" w:color="auto"/>
                    <w:right w:val="none" w:sz="0" w:space="0" w:color="auto"/>
                  </w:divBdr>
                </w:div>
                <w:div w:id="298415074">
                  <w:marLeft w:val="0"/>
                  <w:marRight w:val="0"/>
                  <w:marTop w:val="0"/>
                  <w:marBottom w:val="0"/>
                  <w:divBdr>
                    <w:top w:val="none" w:sz="0" w:space="0" w:color="auto"/>
                    <w:left w:val="none" w:sz="0" w:space="0" w:color="auto"/>
                    <w:bottom w:val="none" w:sz="0" w:space="0" w:color="auto"/>
                    <w:right w:val="none" w:sz="0" w:space="0" w:color="auto"/>
                  </w:divBdr>
                </w:div>
                <w:div w:id="313876007">
                  <w:marLeft w:val="0"/>
                  <w:marRight w:val="0"/>
                  <w:marTop w:val="0"/>
                  <w:marBottom w:val="0"/>
                  <w:divBdr>
                    <w:top w:val="none" w:sz="0" w:space="0" w:color="auto"/>
                    <w:left w:val="none" w:sz="0" w:space="0" w:color="auto"/>
                    <w:bottom w:val="none" w:sz="0" w:space="0" w:color="auto"/>
                    <w:right w:val="none" w:sz="0" w:space="0" w:color="auto"/>
                  </w:divBdr>
                </w:div>
                <w:div w:id="330253386">
                  <w:marLeft w:val="0"/>
                  <w:marRight w:val="0"/>
                  <w:marTop w:val="0"/>
                  <w:marBottom w:val="0"/>
                  <w:divBdr>
                    <w:top w:val="none" w:sz="0" w:space="0" w:color="auto"/>
                    <w:left w:val="none" w:sz="0" w:space="0" w:color="auto"/>
                    <w:bottom w:val="none" w:sz="0" w:space="0" w:color="auto"/>
                    <w:right w:val="none" w:sz="0" w:space="0" w:color="auto"/>
                  </w:divBdr>
                </w:div>
                <w:div w:id="336200549">
                  <w:marLeft w:val="0"/>
                  <w:marRight w:val="0"/>
                  <w:marTop w:val="0"/>
                  <w:marBottom w:val="0"/>
                  <w:divBdr>
                    <w:top w:val="none" w:sz="0" w:space="0" w:color="auto"/>
                    <w:left w:val="none" w:sz="0" w:space="0" w:color="auto"/>
                    <w:bottom w:val="none" w:sz="0" w:space="0" w:color="auto"/>
                    <w:right w:val="none" w:sz="0" w:space="0" w:color="auto"/>
                  </w:divBdr>
                </w:div>
                <w:div w:id="350184239">
                  <w:marLeft w:val="0"/>
                  <w:marRight w:val="0"/>
                  <w:marTop w:val="0"/>
                  <w:marBottom w:val="0"/>
                  <w:divBdr>
                    <w:top w:val="none" w:sz="0" w:space="0" w:color="auto"/>
                    <w:left w:val="none" w:sz="0" w:space="0" w:color="auto"/>
                    <w:bottom w:val="none" w:sz="0" w:space="0" w:color="auto"/>
                    <w:right w:val="none" w:sz="0" w:space="0" w:color="auto"/>
                  </w:divBdr>
                </w:div>
                <w:div w:id="364336279">
                  <w:marLeft w:val="0"/>
                  <w:marRight w:val="0"/>
                  <w:marTop w:val="0"/>
                  <w:marBottom w:val="0"/>
                  <w:divBdr>
                    <w:top w:val="none" w:sz="0" w:space="0" w:color="auto"/>
                    <w:left w:val="none" w:sz="0" w:space="0" w:color="auto"/>
                    <w:bottom w:val="none" w:sz="0" w:space="0" w:color="auto"/>
                    <w:right w:val="none" w:sz="0" w:space="0" w:color="auto"/>
                  </w:divBdr>
                </w:div>
                <w:div w:id="368148446">
                  <w:marLeft w:val="0"/>
                  <w:marRight w:val="0"/>
                  <w:marTop w:val="0"/>
                  <w:marBottom w:val="0"/>
                  <w:divBdr>
                    <w:top w:val="none" w:sz="0" w:space="0" w:color="auto"/>
                    <w:left w:val="none" w:sz="0" w:space="0" w:color="auto"/>
                    <w:bottom w:val="none" w:sz="0" w:space="0" w:color="auto"/>
                    <w:right w:val="none" w:sz="0" w:space="0" w:color="auto"/>
                  </w:divBdr>
                </w:div>
                <w:div w:id="394016387">
                  <w:marLeft w:val="0"/>
                  <w:marRight w:val="0"/>
                  <w:marTop w:val="0"/>
                  <w:marBottom w:val="0"/>
                  <w:divBdr>
                    <w:top w:val="none" w:sz="0" w:space="0" w:color="auto"/>
                    <w:left w:val="none" w:sz="0" w:space="0" w:color="auto"/>
                    <w:bottom w:val="none" w:sz="0" w:space="0" w:color="auto"/>
                    <w:right w:val="none" w:sz="0" w:space="0" w:color="auto"/>
                  </w:divBdr>
                </w:div>
                <w:div w:id="394592970">
                  <w:marLeft w:val="0"/>
                  <w:marRight w:val="0"/>
                  <w:marTop w:val="0"/>
                  <w:marBottom w:val="0"/>
                  <w:divBdr>
                    <w:top w:val="none" w:sz="0" w:space="0" w:color="auto"/>
                    <w:left w:val="none" w:sz="0" w:space="0" w:color="auto"/>
                    <w:bottom w:val="none" w:sz="0" w:space="0" w:color="auto"/>
                    <w:right w:val="none" w:sz="0" w:space="0" w:color="auto"/>
                  </w:divBdr>
                </w:div>
                <w:div w:id="408041932">
                  <w:marLeft w:val="0"/>
                  <w:marRight w:val="0"/>
                  <w:marTop w:val="0"/>
                  <w:marBottom w:val="0"/>
                  <w:divBdr>
                    <w:top w:val="none" w:sz="0" w:space="0" w:color="auto"/>
                    <w:left w:val="none" w:sz="0" w:space="0" w:color="auto"/>
                    <w:bottom w:val="none" w:sz="0" w:space="0" w:color="auto"/>
                    <w:right w:val="none" w:sz="0" w:space="0" w:color="auto"/>
                  </w:divBdr>
                </w:div>
                <w:div w:id="417404750">
                  <w:marLeft w:val="0"/>
                  <w:marRight w:val="0"/>
                  <w:marTop w:val="0"/>
                  <w:marBottom w:val="0"/>
                  <w:divBdr>
                    <w:top w:val="none" w:sz="0" w:space="0" w:color="auto"/>
                    <w:left w:val="none" w:sz="0" w:space="0" w:color="auto"/>
                    <w:bottom w:val="none" w:sz="0" w:space="0" w:color="auto"/>
                    <w:right w:val="none" w:sz="0" w:space="0" w:color="auto"/>
                  </w:divBdr>
                </w:div>
                <w:div w:id="431514175">
                  <w:marLeft w:val="0"/>
                  <w:marRight w:val="0"/>
                  <w:marTop w:val="0"/>
                  <w:marBottom w:val="0"/>
                  <w:divBdr>
                    <w:top w:val="none" w:sz="0" w:space="0" w:color="auto"/>
                    <w:left w:val="none" w:sz="0" w:space="0" w:color="auto"/>
                    <w:bottom w:val="none" w:sz="0" w:space="0" w:color="auto"/>
                    <w:right w:val="none" w:sz="0" w:space="0" w:color="auto"/>
                  </w:divBdr>
                </w:div>
                <w:div w:id="435759657">
                  <w:marLeft w:val="0"/>
                  <w:marRight w:val="0"/>
                  <w:marTop w:val="0"/>
                  <w:marBottom w:val="0"/>
                  <w:divBdr>
                    <w:top w:val="none" w:sz="0" w:space="0" w:color="auto"/>
                    <w:left w:val="none" w:sz="0" w:space="0" w:color="auto"/>
                    <w:bottom w:val="none" w:sz="0" w:space="0" w:color="auto"/>
                    <w:right w:val="none" w:sz="0" w:space="0" w:color="auto"/>
                  </w:divBdr>
                </w:div>
                <w:div w:id="436144423">
                  <w:marLeft w:val="0"/>
                  <w:marRight w:val="0"/>
                  <w:marTop w:val="0"/>
                  <w:marBottom w:val="0"/>
                  <w:divBdr>
                    <w:top w:val="none" w:sz="0" w:space="0" w:color="auto"/>
                    <w:left w:val="none" w:sz="0" w:space="0" w:color="auto"/>
                    <w:bottom w:val="none" w:sz="0" w:space="0" w:color="auto"/>
                    <w:right w:val="none" w:sz="0" w:space="0" w:color="auto"/>
                  </w:divBdr>
                </w:div>
                <w:div w:id="441193483">
                  <w:marLeft w:val="0"/>
                  <w:marRight w:val="0"/>
                  <w:marTop w:val="0"/>
                  <w:marBottom w:val="0"/>
                  <w:divBdr>
                    <w:top w:val="none" w:sz="0" w:space="0" w:color="auto"/>
                    <w:left w:val="none" w:sz="0" w:space="0" w:color="auto"/>
                    <w:bottom w:val="none" w:sz="0" w:space="0" w:color="auto"/>
                    <w:right w:val="none" w:sz="0" w:space="0" w:color="auto"/>
                  </w:divBdr>
                </w:div>
                <w:div w:id="442191803">
                  <w:marLeft w:val="0"/>
                  <w:marRight w:val="0"/>
                  <w:marTop w:val="0"/>
                  <w:marBottom w:val="0"/>
                  <w:divBdr>
                    <w:top w:val="none" w:sz="0" w:space="0" w:color="auto"/>
                    <w:left w:val="none" w:sz="0" w:space="0" w:color="auto"/>
                    <w:bottom w:val="none" w:sz="0" w:space="0" w:color="auto"/>
                    <w:right w:val="none" w:sz="0" w:space="0" w:color="auto"/>
                  </w:divBdr>
                </w:div>
                <w:div w:id="442262132">
                  <w:marLeft w:val="0"/>
                  <w:marRight w:val="0"/>
                  <w:marTop w:val="0"/>
                  <w:marBottom w:val="0"/>
                  <w:divBdr>
                    <w:top w:val="none" w:sz="0" w:space="0" w:color="auto"/>
                    <w:left w:val="none" w:sz="0" w:space="0" w:color="auto"/>
                    <w:bottom w:val="none" w:sz="0" w:space="0" w:color="auto"/>
                    <w:right w:val="none" w:sz="0" w:space="0" w:color="auto"/>
                  </w:divBdr>
                </w:div>
                <w:div w:id="446659016">
                  <w:marLeft w:val="0"/>
                  <w:marRight w:val="0"/>
                  <w:marTop w:val="0"/>
                  <w:marBottom w:val="0"/>
                  <w:divBdr>
                    <w:top w:val="none" w:sz="0" w:space="0" w:color="auto"/>
                    <w:left w:val="none" w:sz="0" w:space="0" w:color="auto"/>
                    <w:bottom w:val="none" w:sz="0" w:space="0" w:color="auto"/>
                    <w:right w:val="none" w:sz="0" w:space="0" w:color="auto"/>
                  </w:divBdr>
                </w:div>
                <w:div w:id="446970845">
                  <w:marLeft w:val="0"/>
                  <w:marRight w:val="0"/>
                  <w:marTop w:val="0"/>
                  <w:marBottom w:val="0"/>
                  <w:divBdr>
                    <w:top w:val="none" w:sz="0" w:space="0" w:color="auto"/>
                    <w:left w:val="none" w:sz="0" w:space="0" w:color="auto"/>
                    <w:bottom w:val="none" w:sz="0" w:space="0" w:color="auto"/>
                    <w:right w:val="none" w:sz="0" w:space="0" w:color="auto"/>
                  </w:divBdr>
                </w:div>
                <w:div w:id="451175074">
                  <w:marLeft w:val="0"/>
                  <w:marRight w:val="0"/>
                  <w:marTop w:val="0"/>
                  <w:marBottom w:val="0"/>
                  <w:divBdr>
                    <w:top w:val="none" w:sz="0" w:space="0" w:color="auto"/>
                    <w:left w:val="none" w:sz="0" w:space="0" w:color="auto"/>
                    <w:bottom w:val="none" w:sz="0" w:space="0" w:color="auto"/>
                    <w:right w:val="none" w:sz="0" w:space="0" w:color="auto"/>
                  </w:divBdr>
                </w:div>
                <w:div w:id="476381713">
                  <w:marLeft w:val="0"/>
                  <w:marRight w:val="0"/>
                  <w:marTop w:val="0"/>
                  <w:marBottom w:val="0"/>
                  <w:divBdr>
                    <w:top w:val="none" w:sz="0" w:space="0" w:color="auto"/>
                    <w:left w:val="none" w:sz="0" w:space="0" w:color="auto"/>
                    <w:bottom w:val="none" w:sz="0" w:space="0" w:color="auto"/>
                    <w:right w:val="none" w:sz="0" w:space="0" w:color="auto"/>
                  </w:divBdr>
                </w:div>
                <w:div w:id="476797338">
                  <w:marLeft w:val="0"/>
                  <w:marRight w:val="0"/>
                  <w:marTop w:val="0"/>
                  <w:marBottom w:val="0"/>
                  <w:divBdr>
                    <w:top w:val="none" w:sz="0" w:space="0" w:color="auto"/>
                    <w:left w:val="none" w:sz="0" w:space="0" w:color="auto"/>
                    <w:bottom w:val="none" w:sz="0" w:space="0" w:color="auto"/>
                    <w:right w:val="none" w:sz="0" w:space="0" w:color="auto"/>
                  </w:divBdr>
                </w:div>
                <w:div w:id="476806202">
                  <w:marLeft w:val="0"/>
                  <w:marRight w:val="0"/>
                  <w:marTop w:val="0"/>
                  <w:marBottom w:val="0"/>
                  <w:divBdr>
                    <w:top w:val="none" w:sz="0" w:space="0" w:color="auto"/>
                    <w:left w:val="none" w:sz="0" w:space="0" w:color="auto"/>
                    <w:bottom w:val="none" w:sz="0" w:space="0" w:color="auto"/>
                    <w:right w:val="none" w:sz="0" w:space="0" w:color="auto"/>
                  </w:divBdr>
                </w:div>
                <w:div w:id="481044756">
                  <w:marLeft w:val="0"/>
                  <w:marRight w:val="0"/>
                  <w:marTop w:val="0"/>
                  <w:marBottom w:val="0"/>
                  <w:divBdr>
                    <w:top w:val="none" w:sz="0" w:space="0" w:color="auto"/>
                    <w:left w:val="none" w:sz="0" w:space="0" w:color="auto"/>
                    <w:bottom w:val="none" w:sz="0" w:space="0" w:color="auto"/>
                    <w:right w:val="none" w:sz="0" w:space="0" w:color="auto"/>
                  </w:divBdr>
                </w:div>
                <w:div w:id="487671286">
                  <w:marLeft w:val="0"/>
                  <w:marRight w:val="0"/>
                  <w:marTop w:val="0"/>
                  <w:marBottom w:val="0"/>
                  <w:divBdr>
                    <w:top w:val="none" w:sz="0" w:space="0" w:color="auto"/>
                    <w:left w:val="none" w:sz="0" w:space="0" w:color="auto"/>
                    <w:bottom w:val="none" w:sz="0" w:space="0" w:color="auto"/>
                    <w:right w:val="none" w:sz="0" w:space="0" w:color="auto"/>
                  </w:divBdr>
                </w:div>
                <w:div w:id="494952790">
                  <w:marLeft w:val="0"/>
                  <w:marRight w:val="0"/>
                  <w:marTop w:val="0"/>
                  <w:marBottom w:val="0"/>
                  <w:divBdr>
                    <w:top w:val="none" w:sz="0" w:space="0" w:color="auto"/>
                    <w:left w:val="none" w:sz="0" w:space="0" w:color="auto"/>
                    <w:bottom w:val="none" w:sz="0" w:space="0" w:color="auto"/>
                    <w:right w:val="none" w:sz="0" w:space="0" w:color="auto"/>
                  </w:divBdr>
                </w:div>
                <w:div w:id="498925859">
                  <w:marLeft w:val="0"/>
                  <w:marRight w:val="0"/>
                  <w:marTop w:val="0"/>
                  <w:marBottom w:val="0"/>
                  <w:divBdr>
                    <w:top w:val="none" w:sz="0" w:space="0" w:color="auto"/>
                    <w:left w:val="none" w:sz="0" w:space="0" w:color="auto"/>
                    <w:bottom w:val="none" w:sz="0" w:space="0" w:color="auto"/>
                    <w:right w:val="none" w:sz="0" w:space="0" w:color="auto"/>
                  </w:divBdr>
                </w:div>
                <w:div w:id="504249174">
                  <w:marLeft w:val="0"/>
                  <w:marRight w:val="0"/>
                  <w:marTop w:val="0"/>
                  <w:marBottom w:val="0"/>
                  <w:divBdr>
                    <w:top w:val="none" w:sz="0" w:space="0" w:color="auto"/>
                    <w:left w:val="none" w:sz="0" w:space="0" w:color="auto"/>
                    <w:bottom w:val="none" w:sz="0" w:space="0" w:color="auto"/>
                    <w:right w:val="none" w:sz="0" w:space="0" w:color="auto"/>
                  </w:divBdr>
                </w:div>
                <w:div w:id="506411377">
                  <w:marLeft w:val="0"/>
                  <w:marRight w:val="0"/>
                  <w:marTop w:val="0"/>
                  <w:marBottom w:val="0"/>
                  <w:divBdr>
                    <w:top w:val="none" w:sz="0" w:space="0" w:color="auto"/>
                    <w:left w:val="none" w:sz="0" w:space="0" w:color="auto"/>
                    <w:bottom w:val="none" w:sz="0" w:space="0" w:color="auto"/>
                    <w:right w:val="none" w:sz="0" w:space="0" w:color="auto"/>
                  </w:divBdr>
                </w:div>
                <w:div w:id="507867079">
                  <w:marLeft w:val="0"/>
                  <w:marRight w:val="0"/>
                  <w:marTop w:val="0"/>
                  <w:marBottom w:val="0"/>
                  <w:divBdr>
                    <w:top w:val="none" w:sz="0" w:space="0" w:color="auto"/>
                    <w:left w:val="none" w:sz="0" w:space="0" w:color="auto"/>
                    <w:bottom w:val="none" w:sz="0" w:space="0" w:color="auto"/>
                    <w:right w:val="none" w:sz="0" w:space="0" w:color="auto"/>
                  </w:divBdr>
                </w:div>
                <w:div w:id="510796593">
                  <w:marLeft w:val="0"/>
                  <w:marRight w:val="0"/>
                  <w:marTop w:val="0"/>
                  <w:marBottom w:val="0"/>
                  <w:divBdr>
                    <w:top w:val="none" w:sz="0" w:space="0" w:color="auto"/>
                    <w:left w:val="none" w:sz="0" w:space="0" w:color="auto"/>
                    <w:bottom w:val="none" w:sz="0" w:space="0" w:color="auto"/>
                    <w:right w:val="none" w:sz="0" w:space="0" w:color="auto"/>
                  </w:divBdr>
                </w:div>
                <w:div w:id="512111714">
                  <w:marLeft w:val="0"/>
                  <w:marRight w:val="0"/>
                  <w:marTop w:val="0"/>
                  <w:marBottom w:val="0"/>
                  <w:divBdr>
                    <w:top w:val="none" w:sz="0" w:space="0" w:color="auto"/>
                    <w:left w:val="none" w:sz="0" w:space="0" w:color="auto"/>
                    <w:bottom w:val="none" w:sz="0" w:space="0" w:color="auto"/>
                    <w:right w:val="none" w:sz="0" w:space="0" w:color="auto"/>
                  </w:divBdr>
                </w:div>
                <w:div w:id="532227356">
                  <w:marLeft w:val="0"/>
                  <w:marRight w:val="0"/>
                  <w:marTop w:val="0"/>
                  <w:marBottom w:val="0"/>
                  <w:divBdr>
                    <w:top w:val="none" w:sz="0" w:space="0" w:color="auto"/>
                    <w:left w:val="none" w:sz="0" w:space="0" w:color="auto"/>
                    <w:bottom w:val="none" w:sz="0" w:space="0" w:color="auto"/>
                    <w:right w:val="none" w:sz="0" w:space="0" w:color="auto"/>
                  </w:divBdr>
                </w:div>
                <w:div w:id="532305211">
                  <w:marLeft w:val="0"/>
                  <w:marRight w:val="0"/>
                  <w:marTop w:val="0"/>
                  <w:marBottom w:val="0"/>
                  <w:divBdr>
                    <w:top w:val="none" w:sz="0" w:space="0" w:color="auto"/>
                    <w:left w:val="none" w:sz="0" w:space="0" w:color="auto"/>
                    <w:bottom w:val="none" w:sz="0" w:space="0" w:color="auto"/>
                    <w:right w:val="none" w:sz="0" w:space="0" w:color="auto"/>
                  </w:divBdr>
                </w:div>
                <w:div w:id="544565448">
                  <w:marLeft w:val="0"/>
                  <w:marRight w:val="0"/>
                  <w:marTop w:val="0"/>
                  <w:marBottom w:val="0"/>
                  <w:divBdr>
                    <w:top w:val="none" w:sz="0" w:space="0" w:color="auto"/>
                    <w:left w:val="none" w:sz="0" w:space="0" w:color="auto"/>
                    <w:bottom w:val="none" w:sz="0" w:space="0" w:color="auto"/>
                    <w:right w:val="none" w:sz="0" w:space="0" w:color="auto"/>
                  </w:divBdr>
                </w:div>
                <w:div w:id="553080095">
                  <w:marLeft w:val="0"/>
                  <w:marRight w:val="0"/>
                  <w:marTop w:val="0"/>
                  <w:marBottom w:val="0"/>
                  <w:divBdr>
                    <w:top w:val="none" w:sz="0" w:space="0" w:color="auto"/>
                    <w:left w:val="none" w:sz="0" w:space="0" w:color="auto"/>
                    <w:bottom w:val="none" w:sz="0" w:space="0" w:color="auto"/>
                    <w:right w:val="none" w:sz="0" w:space="0" w:color="auto"/>
                  </w:divBdr>
                </w:div>
                <w:div w:id="566301768">
                  <w:marLeft w:val="0"/>
                  <w:marRight w:val="0"/>
                  <w:marTop w:val="0"/>
                  <w:marBottom w:val="0"/>
                  <w:divBdr>
                    <w:top w:val="none" w:sz="0" w:space="0" w:color="auto"/>
                    <w:left w:val="none" w:sz="0" w:space="0" w:color="auto"/>
                    <w:bottom w:val="none" w:sz="0" w:space="0" w:color="auto"/>
                    <w:right w:val="none" w:sz="0" w:space="0" w:color="auto"/>
                  </w:divBdr>
                </w:div>
                <w:div w:id="577834530">
                  <w:marLeft w:val="0"/>
                  <w:marRight w:val="0"/>
                  <w:marTop w:val="0"/>
                  <w:marBottom w:val="0"/>
                  <w:divBdr>
                    <w:top w:val="none" w:sz="0" w:space="0" w:color="auto"/>
                    <w:left w:val="none" w:sz="0" w:space="0" w:color="auto"/>
                    <w:bottom w:val="none" w:sz="0" w:space="0" w:color="auto"/>
                    <w:right w:val="none" w:sz="0" w:space="0" w:color="auto"/>
                  </w:divBdr>
                </w:div>
                <w:div w:id="593633102">
                  <w:marLeft w:val="0"/>
                  <w:marRight w:val="0"/>
                  <w:marTop w:val="0"/>
                  <w:marBottom w:val="0"/>
                  <w:divBdr>
                    <w:top w:val="none" w:sz="0" w:space="0" w:color="auto"/>
                    <w:left w:val="none" w:sz="0" w:space="0" w:color="auto"/>
                    <w:bottom w:val="none" w:sz="0" w:space="0" w:color="auto"/>
                    <w:right w:val="none" w:sz="0" w:space="0" w:color="auto"/>
                  </w:divBdr>
                </w:div>
                <w:div w:id="602303792">
                  <w:marLeft w:val="0"/>
                  <w:marRight w:val="0"/>
                  <w:marTop w:val="0"/>
                  <w:marBottom w:val="0"/>
                  <w:divBdr>
                    <w:top w:val="none" w:sz="0" w:space="0" w:color="auto"/>
                    <w:left w:val="none" w:sz="0" w:space="0" w:color="auto"/>
                    <w:bottom w:val="none" w:sz="0" w:space="0" w:color="auto"/>
                    <w:right w:val="none" w:sz="0" w:space="0" w:color="auto"/>
                  </w:divBdr>
                </w:div>
                <w:div w:id="602491293">
                  <w:marLeft w:val="0"/>
                  <w:marRight w:val="0"/>
                  <w:marTop w:val="0"/>
                  <w:marBottom w:val="0"/>
                  <w:divBdr>
                    <w:top w:val="none" w:sz="0" w:space="0" w:color="auto"/>
                    <w:left w:val="none" w:sz="0" w:space="0" w:color="auto"/>
                    <w:bottom w:val="none" w:sz="0" w:space="0" w:color="auto"/>
                    <w:right w:val="none" w:sz="0" w:space="0" w:color="auto"/>
                  </w:divBdr>
                </w:div>
                <w:div w:id="604771026">
                  <w:marLeft w:val="0"/>
                  <w:marRight w:val="0"/>
                  <w:marTop w:val="0"/>
                  <w:marBottom w:val="0"/>
                  <w:divBdr>
                    <w:top w:val="none" w:sz="0" w:space="0" w:color="auto"/>
                    <w:left w:val="none" w:sz="0" w:space="0" w:color="auto"/>
                    <w:bottom w:val="none" w:sz="0" w:space="0" w:color="auto"/>
                    <w:right w:val="none" w:sz="0" w:space="0" w:color="auto"/>
                  </w:divBdr>
                </w:div>
                <w:div w:id="615141909">
                  <w:marLeft w:val="0"/>
                  <w:marRight w:val="0"/>
                  <w:marTop w:val="0"/>
                  <w:marBottom w:val="0"/>
                  <w:divBdr>
                    <w:top w:val="none" w:sz="0" w:space="0" w:color="auto"/>
                    <w:left w:val="none" w:sz="0" w:space="0" w:color="auto"/>
                    <w:bottom w:val="none" w:sz="0" w:space="0" w:color="auto"/>
                    <w:right w:val="none" w:sz="0" w:space="0" w:color="auto"/>
                  </w:divBdr>
                </w:div>
                <w:div w:id="625307547">
                  <w:marLeft w:val="0"/>
                  <w:marRight w:val="0"/>
                  <w:marTop w:val="0"/>
                  <w:marBottom w:val="0"/>
                  <w:divBdr>
                    <w:top w:val="none" w:sz="0" w:space="0" w:color="auto"/>
                    <w:left w:val="none" w:sz="0" w:space="0" w:color="auto"/>
                    <w:bottom w:val="none" w:sz="0" w:space="0" w:color="auto"/>
                    <w:right w:val="none" w:sz="0" w:space="0" w:color="auto"/>
                  </w:divBdr>
                </w:div>
                <w:div w:id="628366533">
                  <w:marLeft w:val="0"/>
                  <w:marRight w:val="0"/>
                  <w:marTop w:val="0"/>
                  <w:marBottom w:val="0"/>
                  <w:divBdr>
                    <w:top w:val="none" w:sz="0" w:space="0" w:color="auto"/>
                    <w:left w:val="none" w:sz="0" w:space="0" w:color="auto"/>
                    <w:bottom w:val="none" w:sz="0" w:space="0" w:color="auto"/>
                    <w:right w:val="none" w:sz="0" w:space="0" w:color="auto"/>
                  </w:divBdr>
                </w:div>
                <w:div w:id="633290915">
                  <w:marLeft w:val="0"/>
                  <w:marRight w:val="0"/>
                  <w:marTop w:val="0"/>
                  <w:marBottom w:val="0"/>
                  <w:divBdr>
                    <w:top w:val="none" w:sz="0" w:space="0" w:color="auto"/>
                    <w:left w:val="none" w:sz="0" w:space="0" w:color="auto"/>
                    <w:bottom w:val="none" w:sz="0" w:space="0" w:color="auto"/>
                    <w:right w:val="none" w:sz="0" w:space="0" w:color="auto"/>
                  </w:divBdr>
                </w:div>
                <w:div w:id="653611424">
                  <w:marLeft w:val="0"/>
                  <w:marRight w:val="0"/>
                  <w:marTop w:val="0"/>
                  <w:marBottom w:val="0"/>
                  <w:divBdr>
                    <w:top w:val="none" w:sz="0" w:space="0" w:color="auto"/>
                    <w:left w:val="none" w:sz="0" w:space="0" w:color="auto"/>
                    <w:bottom w:val="none" w:sz="0" w:space="0" w:color="auto"/>
                    <w:right w:val="none" w:sz="0" w:space="0" w:color="auto"/>
                  </w:divBdr>
                </w:div>
                <w:div w:id="660278154">
                  <w:marLeft w:val="0"/>
                  <w:marRight w:val="0"/>
                  <w:marTop w:val="0"/>
                  <w:marBottom w:val="0"/>
                  <w:divBdr>
                    <w:top w:val="none" w:sz="0" w:space="0" w:color="auto"/>
                    <w:left w:val="none" w:sz="0" w:space="0" w:color="auto"/>
                    <w:bottom w:val="none" w:sz="0" w:space="0" w:color="auto"/>
                    <w:right w:val="none" w:sz="0" w:space="0" w:color="auto"/>
                  </w:divBdr>
                </w:div>
                <w:div w:id="674307064">
                  <w:marLeft w:val="0"/>
                  <w:marRight w:val="0"/>
                  <w:marTop w:val="0"/>
                  <w:marBottom w:val="0"/>
                  <w:divBdr>
                    <w:top w:val="none" w:sz="0" w:space="0" w:color="auto"/>
                    <w:left w:val="none" w:sz="0" w:space="0" w:color="auto"/>
                    <w:bottom w:val="none" w:sz="0" w:space="0" w:color="auto"/>
                    <w:right w:val="none" w:sz="0" w:space="0" w:color="auto"/>
                  </w:divBdr>
                </w:div>
                <w:div w:id="679894155">
                  <w:marLeft w:val="0"/>
                  <w:marRight w:val="0"/>
                  <w:marTop w:val="0"/>
                  <w:marBottom w:val="0"/>
                  <w:divBdr>
                    <w:top w:val="none" w:sz="0" w:space="0" w:color="auto"/>
                    <w:left w:val="none" w:sz="0" w:space="0" w:color="auto"/>
                    <w:bottom w:val="none" w:sz="0" w:space="0" w:color="auto"/>
                    <w:right w:val="none" w:sz="0" w:space="0" w:color="auto"/>
                  </w:divBdr>
                </w:div>
                <w:div w:id="685836769">
                  <w:marLeft w:val="0"/>
                  <w:marRight w:val="0"/>
                  <w:marTop w:val="0"/>
                  <w:marBottom w:val="0"/>
                  <w:divBdr>
                    <w:top w:val="none" w:sz="0" w:space="0" w:color="auto"/>
                    <w:left w:val="none" w:sz="0" w:space="0" w:color="auto"/>
                    <w:bottom w:val="none" w:sz="0" w:space="0" w:color="auto"/>
                    <w:right w:val="none" w:sz="0" w:space="0" w:color="auto"/>
                  </w:divBdr>
                </w:div>
                <w:div w:id="688947193">
                  <w:marLeft w:val="0"/>
                  <w:marRight w:val="0"/>
                  <w:marTop w:val="0"/>
                  <w:marBottom w:val="0"/>
                  <w:divBdr>
                    <w:top w:val="none" w:sz="0" w:space="0" w:color="auto"/>
                    <w:left w:val="none" w:sz="0" w:space="0" w:color="auto"/>
                    <w:bottom w:val="none" w:sz="0" w:space="0" w:color="auto"/>
                    <w:right w:val="none" w:sz="0" w:space="0" w:color="auto"/>
                  </w:divBdr>
                </w:div>
                <w:div w:id="693846393">
                  <w:marLeft w:val="0"/>
                  <w:marRight w:val="0"/>
                  <w:marTop w:val="0"/>
                  <w:marBottom w:val="0"/>
                  <w:divBdr>
                    <w:top w:val="none" w:sz="0" w:space="0" w:color="auto"/>
                    <w:left w:val="none" w:sz="0" w:space="0" w:color="auto"/>
                    <w:bottom w:val="none" w:sz="0" w:space="0" w:color="auto"/>
                    <w:right w:val="none" w:sz="0" w:space="0" w:color="auto"/>
                  </w:divBdr>
                </w:div>
                <w:div w:id="697851324">
                  <w:marLeft w:val="0"/>
                  <w:marRight w:val="0"/>
                  <w:marTop w:val="0"/>
                  <w:marBottom w:val="0"/>
                  <w:divBdr>
                    <w:top w:val="none" w:sz="0" w:space="0" w:color="auto"/>
                    <w:left w:val="none" w:sz="0" w:space="0" w:color="auto"/>
                    <w:bottom w:val="none" w:sz="0" w:space="0" w:color="auto"/>
                    <w:right w:val="none" w:sz="0" w:space="0" w:color="auto"/>
                  </w:divBdr>
                </w:div>
                <w:div w:id="706761259">
                  <w:marLeft w:val="0"/>
                  <w:marRight w:val="0"/>
                  <w:marTop w:val="0"/>
                  <w:marBottom w:val="0"/>
                  <w:divBdr>
                    <w:top w:val="none" w:sz="0" w:space="0" w:color="auto"/>
                    <w:left w:val="none" w:sz="0" w:space="0" w:color="auto"/>
                    <w:bottom w:val="none" w:sz="0" w:space="0" w:color="auto"/>
                    <w:right w:val="none" w:sz="0" w:space="0" w:color="auto"/>
                  </w:divBdr>
                </w:div>
                <w:div w:id="707023827">
                  <w:marLeft w:val="0"/>
                  <w:marRight w:val="0"/>
                  <w:marTop w:val="0"/>
                  <w:marBottom w:val="0"/>
                  <w:divBdr>
                    <w:top w:val="none" w:sz="0" w:space="0" w:color="auto"/>
                    <w:left w:val="none" w:sz="0" w:space="0" w:color="auto"/>
                    <w:bottom w:val="none" w:sz="0" w:space="0" w:color="auto"/>
                    <w:right w:val="none" w:sz="0" w:space="0" w:color="auto"/>
                  </w:divBdr>
                </w:div>
                <w:div w:id="713652200">
                  <w:marLeft w:val="0"/>
                  <w:marRight w:val="0"/>
                  <w:marTop w:val="0"/>
                  <w:marBottom w:val="0"/>
                  <w:divBdr>
                    <w:top w:val="none" w:sz="0" w:space="0" w:color="auto"/>
                    <w:left w:val="none" w:sz="0" w:space="0" w:color="auto"/>
                    <w:bottom w:val="none" w:sz="0" w:space="0" w:color="auto"/>
                    <w:right w:val="none" w:sz="0" w:space="0" w:color="auto"/>
                  </w:divBdr>
                </w:div>
                <w:div w:id="736249500">
                  <w:marLeft w:val="0"/>
                  <w:marRight w:val="0"/>
                  <w:marTop w:val="0"/>
                  <w:marBottom w:val="0"/>
                  <w:divBdr>
                    <w:top w:val="none" w:sz="0" w:space="0" w:color="auto"/>
                    <w:left w:val="none" w:sz="0" w:space="0" w:color="auto"/>
                    <w:bottom w:val="none" w:sz="0" w:space="0" w:color="auto"/>
                    <w:right w:val="none" w:sz="0" w:space="0" w:color="auto"/>
                  </w:divBdr>
                </w:div>
                <w:div w:id="747307923">
                  <w:marLeft w:val="0"/>
                  <w:marRight w:val="0"/>
                  <w:marTop w:val="0"/>
                  <w:marBottom w:val="0"/>
                  <w:divBdr>
                    <w:top w:val="none" w:sz="0" w:space="0" w:color="auto"/>
                    <w:left w:val="none" w:sz="0" w:space="0" w:color="auto"/>
                    <w:bottom w:val="none" w:sz="0" w:space="0" w:color="auto"/>
                    <w:right w:val="none" w:sz="0" w:space="0" w:color="auto"/>
                  </w:divBdr>
                </w:div>
                <w:div w:id="747534742">
                  <w:marLeft w:val="0"/>
                  <w:marRight w:val="0"/>
                  <w:marTop w:val="0"/>
                  <w:marBottom w:val="0"/>
                  <w:divBdr>
                    <w:top w:val="none" w:sz="0" w:space="0" w:color="auto"/>
                    <w:left w:val="none" w:sz="0" w:space="0" w:color="auto"/>
                    <w:bottom w:val="none" w:sz="0" w:space="0" w:color="auto"/>
                    <w:right w:val="none" w:sz="0" w:space="0" w:color="auto"/>
                  </w:divBdr>
                </w:div>
                <w:div w:id="747847821">
                  <w:marLeft w:val="0"/>
                  <w:marRight w:val="0"/>
                  <w:marTop w:val="0"/>
                  <w:marBottom w:val="0"/>
                  <w:divBdr>
                    <w:top w:val="none" w:sz="0" w:space="0" w:color="auto"/>
                    <w:left w:val="none" w:sz="0" w:space="0" w:color="auto"/>
                    <w:bottom w:val="none" w:sz="0" w:space="0" w:color="auto"/>
                    <w:right w:val="none" w:sz="0" w:space="0" w:color="auto"/>
                  </w:divBdr>
                </w:div>
                <w:div w:id="753165149">
                  <w:marLeft w:val="0"/>
                  <w:marRight w:val="0"/>
                  <w:marTop w:val="0"/>
                  <w:marBottom w:val="0"/>
                  <w:divBdr>
                    <w:top w:val="none" w:sz="0" w:space="0" w:color="auto"/>
                    <w:left w:val="none" w:sz="0" w:space="0" w:color="auto"/>
                    <w:bottom w:val="none" w:sz="0" w:space="0" w:color="auto"/>
                    <w:right w:val="none" w:sz="0" w:space="0" w:color="auto"/>
                  </w:divBdr>
                </w:div>
                <w:div w:id="760492082">
                  <w:marLeft w:val="0"/>
                  <w:marRight w:val="0"/>
                  <w:marTop w:val="0"/>
                  <w:marBottom w:val="0"/>
                  <w:divBdr>
                    <w:top w:val="none" w:sz="0" w:space="0" w:color="auto"/>
                    <w:left w:val="none" w:sz="0" w:space="0" w:color="auto"/>
                    <w:bottom w:val="none" w:sz="0" w:space="0" w:color="auto"/>
                    <w:right w:val="none" w:sz="0" w:space="0" w:color="auto"/>
                  </w:divBdr>
                </w:div>
                <w:div w:id="762459932">
                  <w:marLeft w:val="0"/>
                  <w:marRight w:val="0"/>
                  <w:marTop w:val="0"/>
                  <w:marBottom w:val="0"/>
                  <w:divBdr>
                    <w:top w:val="none" w:sz="0" w:space="0" w:color="auto"/>
                    <w:left w:val="none" w:sz="0" w:space="0" w:color="auto"/>
                    <w:bottom w:val="none" w:sz="0" w:space="0" w:color="auto"/>
                    <w:right w:val="none" w:sz="0" w:space="0" w:color="auto"/>
                  </w:divBdr>
                </w:div>
                <w:div w:id="770276434">
                  <w:marLeft w:val="0"/>
                  <w:marRight w:val="0"/>
                  <w:marTop w:val="0"/>
                  <w:marBottom w:val="0"/>
                  <w:divBdr>
                    <w:top w:val="none" w:sz="0" w:space="0" w:color="auto"/>
                    <w:left w:val="none" w:sz="0" w:space="0" w:color="auto"/>
                    <w:bottom w:val="none" w:sz="0" w:space="0" w:color="auto"/>
                    <w:right w:val="none" w:sz="0" w:space="0" w:color="auto"/>
                  </w:divBdr>
                </w:div>
                <w:div w:id="777529990">
                  <w:marLeft w:val="0"/>
                  <w:marRight w:val="0"/>
                  <w:marTop w:val="0"/>
                  <w:marBottom w:val="0"/>
                  <w:divBdr>
                    <w:top w:val="none" w:sz="0" w:space="0" w:color="auto"/>
                    <w:left w:val="none" w:sz="0" w:space="0" w:color="auto"/>
                    <w:bottom w:val="none" w:sz="0" w:space="0" w:color="auto"/>
                    <w:right w:val="none" w:sz="0" w:space="0" w:color="auto"/>
                  </w:divBdr>
                </w:div>
                <w:div w:id="780417814">
                  <w:marLeft w:val="0"/>
                  <w:marRight w:val="0"/>
                  <w:marTop w:val="0"/>
                  <w:marBottom w:val="0"/>
                  <w:divBdr>
                    <w:top w:val="none" w:sz="0" w:space="0" w:color="auto"/>
                    <w:left w:val="none" w:sz="0" w:space="0" w:color="auto"/>
                    <w:bottom w:val="none" w:sz="0" w:space="0" w:color="auto"/>
                    <w:right w:val="none" w:sz="0" w:space="0" w:color="auto"/>
                  </w:divBdr>
                </w:div>
                <w:div w:id="806319387">
                  <w:marLeft w:val="0"/>
                  <w:marRight w:val="0"/>
                  <w:marTop w:val="0"/>
                  <w:marBottom w:val="0"/>
                  <w:divBdr>
                    <w:top w:val="none" w:sz="0" w:space="0" w:color="auto"/>
                    <w:left w:val="none" w:sz="0" w:space="0" w:color="auto"/>
                    <w:bottom w:val="none" w:sz="0" w:space="0" w:color="auto"/>
                    <w:right w:val="none" w:sz="0" w:space="0" w:color="auto"/>
                  </w:divBdr>
                </w:div>
                <w:div w:id="809174260">
                  <w:marLeft w:val="0"/>
                  <w:marRight w:val="0"/>
                  <w:marTop w:val="0"/>
                  <w:marBottom w:val="0"/>
                  <w:divBdr>
                    <w:top w:val="none" w:sz="0" w:space="0" w:color="auto"/>
                    <w:left w:val="none" w:sz="0" w:space="0" w:color="auto"/>
                    <w:bottom w:val="none" w:sz="0" w:space="0" w:color="auto"/>
                    <w:right w:val="none" w:sz="0" w:space="0" w:color="auto"/>
                  </w:divBdr>
                </w:div>
                <w:div w:id="812717394">
                  <w:marLeft w:val="0"/>
                  <w:marRight w:val="0"/>
                  <w:marTop w:val="0"/>
                  <w:marBottom w:val="0"/>
                  <w:divBdr>
                    <w:top w:val="none" w:sz="0" w:space="0" w:color="auto"/>
                    <w:left w:val="none" w:sz="0" w:space="0" w:color="auto"/>
                    <w:bottom w:val="none" w:sz="0" w:space="0" w:color="auto"/>
                    <w:right w:val="none" w:sz="0" w:space="0" w:color="auto"/>
                  </w:divBdr>
                </w:div>
                <w:div w:id="815873039">
                  <w:marLeft w:val="0"/>
                  <w:marRight w:val="0"/>
                  <w:marTop w:val="0"/>
                  <w:marBottom w:val="0"/>
                  <w:divBdr>
                    <w:top w:val="none" w:sz="0" w:space="0" w:color="auto"/>
                    <w:left w:val="none" w:sz="0" w:space="0" w:color="auto"/>
                    <w:bottom w:val="none" w:sz="0" w:space="0" w:color="auto"/>
                    <w:right w:val="none" w:sz="0" w:space="0" w:color="auto"/>
                  </w:divBdr>
                </w:div>
                <w:div w:id="816801207">
                  <w:marLeft w:val="0"/>
                  <w:marRight w:val="0"/>
                  <w:marTop w:val="0"/>
                  <w:marBottom w:val="0"/>
                  <w:divBdr>
                    <w:top w:val="none" w:sz="0" w:space="0" w:color="auto"/>
                    <w:left w:val="none" w:sz="0" w:space="0" w:color="auto"/>
                    <w:bottom w:val="none" w:sz="0" w:space="0" w:color="auto"/>
                    <w:right w:val="none" w:sz="0" w:space="0" w:color="auto"/>
                  </w:divBdr>
                </w:div>
                <w:div w:id="820583276">
                  <w:marLeft w:val="0"/>
                  <w:marRight w:val="0"/>
                  <w:marTop w:val="0"/>
                  <w:marBottom w:val="0"/>
                  <w:divBdr>
                    <w:top w:val="none" w:sz="0" w:space="0" w:color="auto"/>
                    <w:left w:val="none" w:sz="0" w:space="0" w:color="auto"/>
                    <w:bottom w:val="none" w:sz="0" w:space="0" w:color="auto"/>
                    <w:right w:val="none" w:sz="0" w:space="0" w:color="auto"/>
                  </w:divBdr>
                </w:div>
                <w:div w:id="820730266">
                  <w:marLeft w:val="0"/>
                  <w:marRight w:val="0"/>
                  <w:marTop w:val="0"/>
                  <w:marBottom w:val="0"/>
                  <w:divBdr>
                    <w:top w:val="none" w:sz="0" w:space="0" w:color="auto"/>
                    <w:left w:val="none" w:sz="0" w:space="0" w:color="auto"/>
                    <w:bottom w:val="none" w:sz="0" w:space="0" w:color="auto"/>
                    <w:right w:val="none" w:sz="0" w:space="0" w:color="auto"/>
                  </w:divBdr>
                </w:div>
                <w:div w:id="827551631">
                  <w:marLeft w:val="0"/>
                  <w:marRight w:val="0"/>
                  <w:marTop w:val="0"/>
                  <w:marBottom w:val="0"/>
                  <w:divBdr>
                    <w:top w:val="none" w:sz="0" w:space="0" w:color="auto"/>
                    <w:left w:val="none" w:sz="0" w:space="0" w:color="auto"/>
                    <w:bottom w:val="none" w:sz="0" w:space="0" w:color="auto"/>
                    <w:right w:val="none" w:sz="0" w:space="0" w:color="auto"/>
                  </w:divBdr>
                </w:div>
                <w:div w:id="832910846">
                  <w:marLeft w:val="0"/>
                  <w:marRight w:val="0"/>
                  <w:marTop w:val="0"/>
                  <w:marBottom w:val="0"/>
                  <w:divBdr>
                    <w:top w:val="none" w:sz="0" w:space="0" w:color="auto"/>
                    <w:left w:val="none" w:sz="0" w:space="0" w:color="auto"/>
                    <w:bottom w:val="none" w:sz="0" w:space="0" w:color="auto"/>
                    <w:right w:val="none" w:sz="0" w:space="0" w:color="auto"/>
                  </w:divBdr>
                </w:div>
                <w:div w:id="834104861">
                  <w:marLeft w:val="0"/>
                  <w:marRight w:val="0"/>
                  <w:marTop w:val="0"/>
                  <w:marBottom w:val="0"/>
                  <w:divBdr>
                    <w:top w:val="none" w:sz="0" w:space="0" w:color="auto"/>
                    <w:left w:val="none" w:sz="0" w:space="0" w:color="auto"/>
                    <w:bottom w:val="none" w:sz="0" w:space="0" w:color="auto"/>
                    <w:right w:val="none" w:sz="0" w:space="0" w:color="auto"/>
                  </w:divBdr>
                </w:div>
                <w:div w:id="856236581">
                  <w:marLeft w:val="0"/>
                  <w:marRight w:val="0"/>
                  <w:marTop w:val="0"/>
                  <w:marBottom w:val="0"/>
                  <w:divBdr>
                    <w:top w:val="none" w:sz="0" w:space="0" w:color="auto"/>
                    <w:left w:val="none" w:sz="0" w:space="0" w:color="auto"/>
                    <w:bottom w:val="none" w:sz="0" w:space="0" w:color="auto"/>
                    <w:right w:val="none" w:sz="0" w:space="0" w:color="auto"/>
                  </w:divBdr>
                </w:div>
                <w:div w:id="860431655">
                  <w:marLeft w:val="0"/>
                  <w:marRight w:val="0"/>
                  <w:marTop w:val="0"/>
                  <w:marBottom w:val="0"/>
                  <w:divBdr>
                    <w:top w:val="none" w:sz="0" w:space="0" w:color="auto"/>
                    <w:left w:val="none" w:sz="0" w:space="0" w:color="auto"/>
                    <w:bottom w:val="none" w:sz="0" w:space="0" w:color="auto"/>
                    <w:right w:val="none" w:sz="0" w:space="0" w:color="auto"/>
                  </w:divBdr>
                </w:div>
                <w:div w:id="867714260">
                  <w:marLeft w:val="0"/>
                  <w:marRight w:val="0"/>
                  <w:marTop w:val="0"/>
                  <w:marBottom w:val="0"/>
                  <w:divBdr>
                    <w:top w:val="none" w:sz="0" w:space="0" w:color="auto"/>
                    <w:left w:val="none" w:sz="0" w:space="0" w:color="auto"/>
                    <w:bottom w:val="none" w:sz="0" w:space="0" w:color="auto"/>
                    <w:right w:val="none" w:sz="0" w:space="0" w:color="auto"/>
                  </w:divBdr>
                </w:div>
                <w:div w:id="871069765">
                  <w:marLeft w:val="0"/>
                  <w:marRight w:val="0"/>
                  <w:marTop w:val="0"/>
                  <w:marBottom w:val="0"/>
                  <w:divBdr>
                    <w:top w:val="none" w:sz="0" w:space="0" w:color="auto"/>
                    <w:left w:val="none" w:sz="0" w:space="0" w:color="auto"/>
                    <w:bottom w:val="none" w:sz="0" w:space="0" w:color="auto"/>
                    <w:right w:val="none" w:sz="0" w:space="0" w:color="auto"/>
                  </w:divBdr>
                </w:div>
                <w:div w:id="876699560">
                  <w:marLeft w:val="0"/>
                  <w:marRight w:val="0"/>
                  <w:marTop w:val="0"/>
                  <w:marBottom w:val="0"/>
                  <w:divBdr>
                    <w:top w:val="none" w:sz="0" w:space="0" w:color="auto"/>
                    <w:left w:val="none" w:sz="0" w:space="0" w:color="auto"/>
                    <w:bottom w:val="none" w:sz="0" w:space="0" w:color="auto"/>
                    <w:right w:val="none" w:sz="0" w:space="0" w:color="auto"/>
                  </w:divBdr>
                </w:div>
                <w:div w:id="879587505">
                  <w:marLeft w:val="0"/>
                  <w:marRight w:val="0"/>
                  <w:marTop w:val="0"/>
                  <w:marBottom w:val="0"/>
                  <w:divBdr>
                    <w:top w:val="none" w:sz="0" w:space="0" w:color="auto"/>
                    <w:left w:val="none" w:sz="0" w:space="0" w:color="auto"/>
                    <w:bottom w:val="none" w:sz="0" w:space="0" w:color="auto"/>
                    <w:right w:val="none" w:sz="0" w:space="0" w:color="auto"/>
                  </w:divBdr>
                </w:div>
                <w:div w:id="885990807">
                  <w:marLeft w:val="0"/>
                  <w:marRight w:val="0"/>
                  <w:marTop w:val="0"/>
                  <w:marBottom w:val="0"/>
                  <w:divBdr>
                    <w:top w:val="none" w:sz="0" w:space="0" w:color="auto"/>
                    <w:left w:val="none" w:sz="0" w:space="0" w:color="auto"/>
                    <w:bottom w:val="none" w:sz="0" w:space="0" w:color="auto"/>
                    <w:right w:val="none" w:sz="0" w:space="0" w:color="auto"/>
                  </w:divBdr>
                </w:div>
                <w:div w:id="888229577">
                  <w:marLeft w:val="0"/>
                  <w:marRight w:val="0"/>
                  <w:marTop w:val="0"/>
                  <w:marBottom w:val="0"/>
                  <w:divBdr>
                    <w:top w:val="none" w:sz="0" w:space="0" w:color="auto"/>
                    <w:left w:val="none" w:sz="0" w:space="0" w:color="auto"/>
                    <w:bottom w:val="none" w:sz="0" w:space="0" w:color="auto"/>
                    <w:right w:val="none" w:sz="0" w:space="0" w:color="auto"/>
                  </w:divBdr>
                </w:div>
                <w:div w:id="908073317">
                  <w:marLeft w:val="0"/>
                  <w:marRight w:val="0"/>
                  <w:marTop w:val="0"/>
                  <w:marBottom w:val="0"/>
                  <w:divBdr>
                    <w:top w:val="none" w:sz="0" w:space="0" w:color="auto"/>
                    <w:left w:val="none" w:sz="0" w:space="0" w:color="auto"/>
                    <w:bottom w:val="none" w:sz="0" w:space="0" w:color="auto"/>
                    <w:right w:val="none" w:sz="0" w:space="0" w:color="auto"/>
                  </w:divBdr>
                </w:div>
                <w:div w:id="915556323">
                  <w:marLeft w:val="0"/>
                  <w:marRight w:val="0"/>
                  <w:marTop w:val="0"/>
                  <w:marBottom w:val="0"/>
                  <w:divBdr>
                    <w:top w:val="none" w:sz="0" w:space="0" w:color="auto"/>
                    <w:left w:val="none" w:sz="0" w:space="0" w:color="auto"/>
                    <w:bottom w:val="none" w:sz="0" w:space="0" w:color="auto"/>
                    <w:right w:val="none" w:sz="0" w:space="0" w:color="auto"/>
                  </w:divBdr>
                </w:div>
                <w:div w:id="917791544">
                  <w:marLeft w:val="0"/>
                  <w:marRight w:val="0"/>
                  <w:marTop w:val="0"/>
                  <w:marBottom w:val="0"/>
                  <w:divBdr>
                    <w:top w:val="none" w:sz="0" w:space="0" w:color="auto"/>
                    <w:left w:val="none" w:sz="0" w:space="0" w:color="auto"/>
                    <w:bottom w:val="none" w:sz="0" w:space="0" w:color="auto"/>
                    <w:right w:val="none" w:sz="0" w:space="0" w:color="auto"/>
                  </w:divBdr>
                </w:div>
                <w:div w:id="919144659">
                  <w:marLeft w:val="0"/>
                  <w:marRight w:val="0"/>
                  <w:marTop w:val="0"/>
                  <w:marBottom w:val="0"/>
                  <w:divBdr>
                    <w:top w:val="none" w:sz="0" w:space="0" w:color="auto"/>
                    <w:left w:val="none" w:sz="0" w:space="0" w:color="auto"/>
                    <w:bottom w:val="none" w:sz="0" w:space="0" w:color="auto"/>
                    <w:right w:val="none" w:sz="0" w:space="0" w:color="auto"/>
                  </w:divBdr>
                </w:div>
                <w:div w:id="925726632">
                  <w:marLeft w:val="0"/>
                  <w:marRight w:val="0"/>
                  <w:marTop w:val="0"/>
                  <w:marBottom w:val="0"/>
                  <w:divBdr>
                    <w:top w:val="none" w:sz="0" w:space="0" w:color="auto"/>
                    <w:left w:val="none" w:sz="0" w:space="0" w:color="auto"/>
                    <w:bottom w:val="none" w:sz="0" w:space="0" w:color="auto"/>
                    <w:right w:val="none" w:sz="0" w:space="0" w:color="auto"/>
                  </w:divBdr>
                </w:div>
                <w:div w:id="929774381">
                  <w:marLeft w:val="0"/>
                  <w:marRight w:val="0"/>
                  <w:marTop w:val="0"/>
                  <w:marBottom w:val="0"/>
                  <w:divBdr>
                    <w:top w:val="none" w:sz="0" w:space="0" w:color="auto"/>
                    <w:left w:val="none" w:sz="0" w:space="0" w:color="auto"/>
                    <w:bottom w:val="none" w:sz="0" w:space="0" w:color="auto"/>
                    <w:right w:val="none" w:sz="0" w:space="0" w:color="auto"/>
                  </w:divBdr>
                </w:div>
                <w:div w:id="936062143">
                  <w:marLeft w:val="0"/>
                  <w:marRight w:val="0"/>
                  <w:marTop w:val="0"/>
                  <w:marBottom w:val="0"/>
                  <w:divBdr>
                    <w:top w:val="none" w:sz="0" w:space="0" w:color="auto"/>
                    <w:left w:val="none" w:sz="0" w:space="0" w:color="auto"/>
                    <w:bottom w:val="none" w:sz="0" w:space="0" w:color="auto"/>
                    <w:right w:val="none" w:sz="0" w:space="0" w:color="auto"/>
                  </w:divBdr>
                </w:div>
                <w:div w:id="937635868">
                  <w:marLeft w:val="0"/>
                  <w:marRight w:val="0"/>
                  <w:marTop w:val="0"/>
                  <w:marBottom w:val="0"/>
                  <w:divBdr>
                    <w:top w:val="none" w:sz="0" w:space="0" w:color="auto"/>
                    <w:left w:val="none" w:sz="0" w:space="0" w:color="auto"/>
                    <w:bottom w:val="none" w:sz="0" w:space="0" w:color="auto"/>
                    <w:right w:val="none" w:sz="0" w:space="0" w:color="auto"/>
                  </w:divBdr>
                </w:div>
                <w:div w:id="945501472">
                  <w:marLeft w:val="0"/>
                  <w:marRight w:val="0"/>
                  <w:marTop w:val="0"/>
                  <w:marBottom w:val="0"/>
                  <w:divBdr>
                    <w:top w:val="none" w:sz="0" w:space="0" w:color="auto"/>
                    <w:left w:val="none" w:sz="0" w:space="0" w:color="auto"/>
                    <w:bottom w:val="none" w:sz="0" w:space="0" w:color="auto"/>
                    <w:right w:val="none" w:sz="0" w:space="0" w:color="auto"/>
                  </w:divBdr>
                </w:div>
                <w:div w:id="948048174">
                  <w:marLeft w:val="0"/>
                  <w:marRight w:val="0"/>
                  <w:marTop w:val="0"/>
                  <w:marBottom w:val="0"/>
                  <w:divBdr>
                    <w:top w:val="none" w:sz="0" w:space="0" w:color="auto"/>
                    <w:left w:val="none" w:sz="0" w:space="0" w:color="auto"/>
                    <w:bottom w:val="none" w:sz="0" w:space="0" w:color="auto"/>
                    <w:right w:val="none" w:sz="0" w:space="0" w:color="auto"/>
                  </w:divBdr>
                </w:div>
                <w:div w:id="976490761">
                  <w:marLeft w:val="0"/>
                  <w:marRight w:val="0"/>
                  <w:marTop w:val="0"/>
                  <w:marBottom w:val="0"/>
                  <w:divBdr>
                    <w:top w:val="none" w:sz="0" w:space="0" w:color="auto"/>
                    <w:left w:val="none" w:sz="0" w:space="0" w:color="auto"/>
                    <w:bottom w:val="none" w:sz="0" w:space="0" w:color="auto"/>
                    <w:right w:val="none" w:sz="0" w:space="0" w:color="auto"/>
                  </w:divBdr>
                </w:div>
                <w:div w:id="982274391">
                  <w:marLeft w:val="0"/>
                  <w:marRight w:val="0"/>
                  <w:marTop w:val="0"/>
                  <w:marBottom w:val="0"/>
                  <w:divBdr>
                    <w:top w:val="none" w:sz="0" w:space="0" w:color="auto"/>
                    <w:left w:val="none" w:sz="0" w:space="0" w:color="auto"/>
                    <w:bottom w:val="none" w:sz="0" w:space="0" w:color="auto"/>
                    <w:right w:val="none" w:sz="0" w:space="0" w:color="auto"/>
                  </w:divBdr>
                </w:div>
                <w:div w:id="1016073834">
                  <w:marLeft w:val="0"/>
                  <w:marRight w:val="0"/>
                  <w:marTop w:val="0"/>
                  <w:marBottom w:val="0"/>
                  <w:divBdr>
                    <w:top w:val="none" w:sz="0" w:space="0" w:color="auto"/>
                    <w:left w:val="none" w:sz="0" w:space="0" w:color="auto"/>
                    <w:bottom w:val="none" w:sz="0" w:space="0" w:color="auto"/>
                    <w:right w:val="none" w:sz="0" w:space="0" w:color="auto"/>
                  </w:divBdr>
                </w:div>
                <w:div w:id="1022391687">
                  <w:marLeft w:val="0"/>
                  <w:marRight w:val="0"/>
                  <w:marTop w:val="0"/>
                  <w:marBottom w:val="0"/>
                  <w:divBdr>
                    <w:top w:val="none" w:sz="0" w:space="0" w:color="auto"/>
                    <w:left w:val="none" w:sz="0" w:space="0" w:color="auto"/>
                    <w:bottom w:val="none" w:sz="0" w:space="0" w:color="auto"/>
                    <w:right w:val="none" w:sz="0" w:space="0" w:color="auto"/>
                  </w:divBdr>
                </w:div>
                <w:div w:id="1042369450">
                  <w:marLeft w:val="0"/>
                  <w:marRight w:val="0"/>
                  <w:marTop w:val="0"/>
                  <w:marBottom w:val="0"/>
                  <w:divBdr>
                    <w:top w:val="none" w:sz="0" w:space="0" w:color="auto"/>
                    <w:left w:val="none" w:sz="0" w:space="0" w:color="auto"/>
                    <w:bottom w:val="none" w:sz="0" w:space="0" w:color="auto"/>
                    <w:right w:val="none" w:sz="0" w:space="0" w:color="auto"/>
                  </w:divBdr>
                </w:div>
                <w:div w:id="1044406972">
                  <w:marLeft w:val="0"/>
                  <w:marRight w:val="0"/>
                  <w:marTop w:val="0"/>
                  <w:marBottom w:val="0"/>
                  <w:divBdr>
                    <w:top w:val="none" w:sz="0" w:space="0" w:color="auto"/>
                    <w:left w:val="none" w:sz="0" w:space="0" w:color="auto"/>
                    <w:bottom w:val="none" w:sz="0" w:space="0" w:color="auto"/>
                    <w:right w:val="none" w:sz="0" w:space="0" w:color="auto"/>
                  </w:divBdr>
                </w:div>
                <w:div w:id="1047685052">
                  <w:marLeft w:val="0"/>
                  <w:marRight w:val="0"/>
                  <w:marTop w:val="0"/>
                  <w:marBottom w:val="0"/>
                  <w:divBdr>
                    <w:top w:val="none" w:sz="0" w:space="0" w:color="auto"/>
                    <w:left w:val="none" w:sz="0" w:space="0" w:color="auto"/>
                    <w:bottom w:val="none" w:sz="0" w:space="0" w:color="auto"/>
                    <w:right w:val="none" w:sz="0" w:space="0" w:color="auto"/>
                  </w:divBdr>
                </w:div>
                <w:div w:id="1075475948">
                  <w:marLeft w:val="0"/>
                  <w:marRight w:val="0"/>
                  <w:marTop w:val="0"/>
                  <w:marBottom w:val="0"/>
                  <w:divBdr>
                    <w:top w:val="none" w:sz="0" w:space="0" w:color="auto"/>
                    <w:left w:val="none" w:sz="0" w:space="0" w:color="auto"/>
                    <w:bottom w:val="none" w:sz="0" w:space="0" w:color="auto"/>
                    <w:right w:val="none" w:sz="0" w:space="0" w:color="auto"/>
                  </w:divBdr>
                </w:div>
                <w:div w:id="1078013653">
                  <w:marLeft w:val="0"/>
                  <w:marRight w:val="0"/>
                  <w:marTop w:val="0"/>
                  <w:marBottom w:val="0"/>
                  <w:divBdr>
                    <w:top w:val="none" w:sz="0" w:space="0" w:color="auto"/>
                    <w:left w:val="none" w:sz="0" w:space="0" w:color="auto"/>
                    <w:bottom w:val="none" w:sz="0" w:space="0" w:color="auto"/>
                    <w:right w:val="none" w:sz="0" w:space="0" w:color="auto"/>
                  </w:divBdr>
                </w:div>
                <w:div w:id="1083576102">
                  <w:marLeft w:val="0"/>
                  <w:marRight w:val="0"/>
                  <w:marTop w:val="0"/>
                  <w:marBottom w:val="0"/>
                  <w:divBdr>
                    <w:top w:val="none" w:sz="0" w:space="0" w:color="auto"/>
                    <w:left w:val="none" w:sz="0" w:space="0" w:color="auto"/>
                    <w:bottom w:val="none" w:sz="0" w:space="0" w:color="auto"/>
                    <w:right w:val="none" w:sz="0" w:space="0" w:color="auto"/>
                  </w:divBdr>
                </w:div>
                <w:div w:id="1091043913">
                  <w:marLeft w:val="0"/>
                  <w:marRight w:val="0"/>
                  <w:marTop w:val="0"/>
                  <w:marBottom w:val="0"/>
                  <w:divBdr>
                    <w:top w:val="none" w:sz="0" w:space="0" w:color="auto"/>
                    <w:left w:val="none" w:sz="0" w:space="0" w:color="auto"/>
                    <w:bottom w:val="none" w:sz="0" w:space="0" w:color="auto"/>
                    <w:right w:val="none" w:sz="0" w:space="0" w:color="auto"/>
                  </w:divBdr>
                </w:div>
                <w:div w:id="1100027480">
                  <w:marLeft w:val="0"/>
                  <w:marRight w:val="0"/>
                  <w:marTop w:val="0"/>
                  <w:marBottom w:val="0"/>
                  <w:divBdr>
                    <w:top w:val="none" w:sz="0" w:space="0" w:color="auto"/>
                    <w:left w:val="none" w:sz="0" w:space="0" w:color="auto"/>
                    <w:bottom w:val="none" w:sz="0" w:space="0" w:color="auto"/>
                    <w:right w:val="none" w:sz="0" w:space="0" w:color="auto"/>
                  </w:divBdr>
                </w:div>
                <w:div w:id="1107432690">
                  <w:marLeft w:val="0"/>
                  <w:marRight w:val="0"/>
                  <w:marTop w:val="0"/>
                  <w:marBottom w:val="0"/>
                  <w:divBdr>
                    <w:top w:val="none" w:sz="0" w:space="0" w:color="auto"/>
                    <w:left w:val="none" w:sz="0" w:space="0" w:color="auto"/>
                    <w:bottom w:val="none" w:sz="0" w:space="0" w:color="auto"/>
                    <w:right w:val="none" w:sz="0" w:space="0" w:color="auto"/>
                  </w:divBdr>
                </w:div>
                <w:div w:id="1109086452">
                  <w:marLeft w:val="0"/>
                  <w:marRight w:val="0"/>
                  <w:marTop w:val="0"/>
                  <w:marBottom w:val="0"/>
                  <w:divBdr>
                    <w:top w:val="none" w:sz="0" w:space="0" w:color="auto"/>
                    <w:left w:val="none" w:sz="0" w:space="0" w:color="auto"/>
                    <w:bottom w:val="none" w:sz="0" w:space="0" w:color="auto"/>
                    <w:right w:val="none" w:sz="0" w:space="0" w:color="auto"/>
                  </w:divBdr>
                </w:div>
                <w:div w:id="1112212832">
                  <w:marLeft w:val="0"/>
                  <w:marRight w:val="0"/>
                  <w:marTop w:val="0"/>
                  <w:marBottom w:val="0"/>
                  <w:divBdr>
                    <w:top w:val="none" w:sz="0" w:space="0" w:color="auto"/>
                    <w:left w:val="none" w:sz="0" w:space="0" w:color="auto"/>
                    <w:bottom w:val="none" w:sz="0" w:space="0" w:color="auto"/>
                    <w:right w:val="none" w:sz="0" w:space="0" w:color="auto"/>
                  </w:divBdr>
                </w:div>
                <w:div w:id="1130174460">
                  <w:marLeft w:val="0"/>
                  <w:marRight w:val="0"/>
                  <w:marTop w:val="0"/>
                  <w:marBottom w:val="0"/>
                  <w:divBdr>
                    <w:top w:val="none" w:sz="0" w:space="0" w:color="auto"/>
                    <w:left w:val="none" w:sz="0" w:space="0" w:color="auto"/>
                    <w:bottom w:val="none" w:sz="0" w:space="0" w:color="auto"/>
                    <w:right w:val="none" w:sz="0" w:space="0" w:color="auto"/>
                  </w:divBdr>
                </w:div>
                <w:div w:id="1140614578">
                  <w:marLeft w:val="0"/>
                  <w:marRight w:val="0"/>
                  <w:marTop w:val="0"/>
                  <w:marBottom w:val="0"/>
                  <w:divBdr>
                    <w:top w:val="none" w:sz="0" w:space="0" w:color="auto"/>
                    <w:left w:val="none" w:sz="0" w:space="0" w:color="auto"/>
                    <w:bottom w:val="none" w:sz="0" w:space="0" w:color="auto"/>
                    <w:right w:val="none" w:sz="0" w:space="0" w:color="auto"/>
                  </w:divBdr>
                </w:div>
                <w:div w:id="1145393354">
                  <w:marLeft w:val="0"/>
                  <w:marRight w:val="0"/>
                  <w:marTop w:val="0"/>
                  <w:marBottom w:val="0"/>
                  <w:divBdr>
                    <w:top w:val="none" w:sz="0" w:space="0" w:color="auto"/>
                    <w:left w:val="none" w:sz="0" w:space="0" w:color="auto"/>
                    <w:bottom w:val="none" w:sz="0" w:space="0" w:color="auto"/>
                    <w:right w:val="none" w:sz="0" w:space="0" w:color="auto"/>
                  </w:divBdr>
                </w:div>
                <w:div w:id="1151870982">
                  <w:marLeft w:val="0"/>
                  <w:marRight w:val="0"/>
                  <w:marTop w:val="0"/>
                  <w:marBottom w:val="0"/>
                  <w:divBdr>
                    <w:top w:val="none" w:sz="0" w:space="0" w:color="auto"/>
                    <w:left w:val="none" w:sz="0" w:space="0" w:color="auto"/>
                    <w:bottom w:val="none" w:sz="0" w:space="0" w:color="auto"/>
                    <w:right w:val="none" w:sz="0" w:space="0" w:color="auto"/>
                  </w:divBdr>
                </w:div>
                <w:div w:id="1151947153">
                  <w:marLeft w:val="0"/>
                  <w:marRight w:val="0"/>
                  <w:marTop w:val="0"/>
                  <w:marBottom w:val="0"/>
                  <w:divBdr>
                    <w:top w:val="none" w:sz="0" w:space="0" w:color="auto"/>
                    <w:left w:val="none" w:sz="0" w:space="0" w:color="auto"/>
                    <w:bottom w:val="none" w:sz="0" w:space="0" w:color="auto"/>
                    <w:right w:val="none" w:sz="0" w:space="0" w:color="auto"/>
                  </w:divBdr>
                </w:div>
                <w:div w:id="1153180689">
                  <w:marLeft w:val="0"/>
                  <w:marRight w:val="0"/>
                  <w:marTop w:val="0"/>
                  <w:marBottom w:val="0"/>
                  <w:divBdr>
                    <w:top w:val="none" w:sz="0" w:space="0" w:color="auto"/>
                    <w:left w:val="none" w:sz="0" w:space="0" w:color="auto"/>
                    <w:bottom w:val="none" w:sz="0" w:space="0" w:color="auto"/>
                    <w:right w:val="none" w:sz="0" w:space="0" w:color="auto"/>
                  </w:divBdr>
                </w:div>
                <w:div w:id="1154684816">
                  <w:marLeft w:val="0"/>
                  <w:marRight w:val="0"/>
                  <w:marTop w:val="0"/>
                  <w:marBottom w:val="0"/>
                  <w:divBdr>
                    <w:top w:val="none" w:sz="0" w:space="0" w:color="auto"/>
                    <w:left w:val="none" w:sz="0" w:space="0" w:color="auto"/>
                    <w:bottom w:val="none" w:sz="0" w:space="0" w:color="auto"/>
                    <w:right w:val="none" w:sz="0" w:space="0" w:color="auto"/>
                  </w:divBdr>
                </w:div>
                <w:div w:id="1157725312">
                  <w:marLeft w:val="0"/>
                  <w:marRight w:val="0"/>
                  <w:marTop w:val="0"/>
                  <w:marBottom w:val="0"/>
                  <w:divBdr>
                    <w:top w:val="none" w:sz="0" w:space="0" w:color="auto"/>
                    <w:left w:val="none" w:sz="0" w:space="0" w:color="auto"/>
                    <w:bottom w:val="none" w:sz="0" w:space="0" w:color="auto"/>
                    <w:right w:val="none" w:sz="0" w:space="0" w:color="auto"/>
                  </w:divBdr>
                </w:div>
                <w:div w:id="1171528743">
                  <w:marLeft w:val="0"/>
                  <w:marRight w:val="0"/>
                  <w:marTop w:val="0"/>
                  <w:marBottom w:val="0"/>
                  <w:divBdr>
                    <w:top w:val="none" w:sz="0" w:space="0" w:color="auto"/>
                    <w:left w:val="none" w:sz="0" w:space="0" w:color="auto"/>
                    <w:bottom w:val="none" w:sz="0" w:space="0" w:color="auto"/>
                    <w:right w:val="none" w:sz="0" w:space="0" w:color="auto"/>
                  </w:divBdr>
                </w:div>
                <w:div w:id="1199586356">
                  <w:marLeft w:val="0"/>
                  <w:marRight w:val="0"/>
                  <w:marTop w:val="0"/>
                  <w:marBottom w:val="0"/>
                  <w:divBdr>
                    <w:top w:val="none" w:sz="0" w:space="0" w:color="auto"/>
                    <w:left w:val="none" w:sz="0" w:space="0" w:color="auto"/>
                    <w:bottom w:val="none" w:sz="0" w:space="0" w:color="auto"/>
                    <w:right w:val="none" w:sz="0" w:space="0" w:color="auto"/>
                  </w:divBdr>
                </w:div>
                <w:div w:id="1205168199">
                  <w:marLeft w:val="0"/>
                  <w:marRight w:val="0"/>
                  <w:marTop w:val="0"/>
                  <w:marBottom w:val="0"/>
                  <w:divBdr>
                    <w:top w:val="none" w:sz="0" w:space="0" w:color="auto"/>
                    <w:left w:val="none" w:sz="0" w:space="0" w:color="auto"/>
                    <w:bottom w:val="none" w:sz="0" w:space="0" w:color="auto"/>
                    <w:right w:val="none" w:sz="0" w:space="0" w:color="auto"/>
                  </w:divBdr>
                </w:div>
                <w:div w:id="1210191170">
                  <w:marLeft w:val="0"/>
                  <w:marRight w:val="0"/>
                  <w:marTop w:val="0"/>
                  <w:marBottom w:val="0"/>
                  <w:divBdr>
                    <w:top w:val="none" w:sz="0" w:space="0" w:color="auto"/>
                    <w:left w:val="none" w:sz="0" w:space="0" w:color="auto"/>
                    <w:bottom w:val="none" w:sz="0" w:space="0" w:color="auto"/>
                    <w:right w:val="none" w:sz="0" w:space="0" w:color="auto"/>
                  </w:divBdr>
                </w:div>
                <w:div w:id="1218737484">
                  <w:marLeft w:val="0"/>
                  <w:marRight w:val="0"/>
                  <w:marTop w:val="0"/>
                  <w:marBottom w:val="0"/>
                  <w:divBdr>
                    <w:top w:val="none" w:sz="0" w:space="0" w:color="auto"/>
                    <w:left w:val="none" w:sz="0" w:space="0" w:color="auto"/>
                    <w:bottom w:val="none" w:sz="0" w:space="0" w:color="auto"/>
                    <w:right w:val="none" w:sz="0" w:space="0" w:color="auto"/>
                  </w:divBdr>
                </w:div>
                <w:div w:id="1219130909">
                  <w:marLeft w:val="0"/>
                  <w:marRight w:val="0"/>
                  <w:marTop w:val="0"/>
                  <w:marBottom w:val="0"/>
                  <w:divBdr>
                    <w:top w:val="none" w:sz="0" w:space="0" w:color="auto"/>
                    <w:left w:val="none" w:sz="0" w:space="0" w:color="auto"/>
                    <w:bottom w:val="none" w:sz="0" w:space="0" w:color="auto"/>
                    <w:right w:val="none" w:sz="0" w:space="0" w:color="auto"/>
                  </w:divBdr>
                </w:div>
                <w:div w:id="1225530614">
                  <w:marLeft w:val="0"/>
                  <w:marRight w:val="0"/>
                  <w:marTop w:val="0"/>
                  <w:marBottom w:val="0"/>
                  <w:divBdr>
                    <w:top w:val="none" w:sz="0" w:space="0" w:color="auto"/>
                    <w:left w:val="none" w:sz="0" w:space="0" w:color="auto"/>
                    <w:bottom w:val="none" w:sz="0" w:space="0" w:color="auto"/>
                    <w:right w:val="none" w:sz="0" w:space="0" w:color="auto"/>
                  </w:divBdr>
                </w:div>
                <w:div w:id="1237007683">
                  <w:marLeft w:val="0"/>
                  <w:marRight w:val="0"/>
                  <w:marTop w:val="0"/>
                  <w:marBottom w:val="0"/>
                  <w:divBdr>
                    <w:top w:val="none" w:sz="0" w:space="0" w:color="auto"/>
                    <w:left w:val="none" w:sz="0" w:space="0" w:color="auto"/>
                    <w:bottom w:val="none" w:sz="0" w:space="0" w:color="auto"/>
                    <w:right w:val="none" w:sz="0" w:space="0" w:color="auto"/>
                  </w:divBdr>
                </w:div>
                <w:div w:id="1237591351">
                  <w:marLeft w:val="0"/>
                  <w:marRight w:val="0"/>
                  <w:marTop w:val="0"/>
                  <w:marBottom w:val="0"/>
                  <w:divBdr>
                    <w:top w:val="none" w:sz="0" w:space="0" w:color="auto"/>
                    <w:left w:val="none" w:sz="0" w:space="0" w:color="auto"/>
                    <w:bottom w:val="none" w:sz="0" w:space="0" w:color="auto"/>
                    <w:right w:val="none" w:sz="0" w:space="0" w:color="auto"/>
                  </w:divBdr>
                </w:div>
                <w:div w:id="1243298423">
                  <w:marLeft w:val="0"/>
                  <w:marRight w:val="0"/>
                  <w:marTop w:val="0"/>
                  <w:marBottom w:val="0"/>
                  <w:divBdr>
                    <w:top w:val="none" w:sz="0" w:space="0" w:color="auto"/>
                    <w:left w:val="none" w:sz="0" w:space="0" w:color="auto"/>
                    <w:bottom w:val="none" w:sz="0" w:space="0" w:color="auto"/>
                    <w:right w:val="none" w:sz="0" w:space="0" w:color="auto"/>
                  </w:divBdr>
                </w:div>
                <w:div w:id="1248273548">
                  <w:marLeft w:val="0"/>
                  <w:marRight w:val="0"/>
                  <w:marTop w:val="0"/>
                  <w:marBottom w:val="0"/>
                  <w:divBdr>
                    <w:top w:val="none" w:sz="0" w:space="0" w:color="auto"/>
                    <w:left w:val="none" w:sz="0" w:space="0" w:color="auto"/>
                    <w:bottom w:val="none" w:sz="0" w:space="0" w:color="auto"/>
                    <w:right w:val="none" w:sz="0" w:space="0" w:color="auto"/>
                  </w:divBdr>
                </w:div>
                <w:div w:id="1296830240">
                  <w:marLeft w:val="0"/>
                  <w:marRight w:val="0"/>
                  <w:marTop w:val="0"/>
                  <w:marBottom w:val="0"/>
                  <w:divBdr>
                    <w:top w:val="none" w:sz="0" w:space="0" w:color="auto"/>
                    <w:left w:val="none" w:sz="0" w:space="0" w:color="auto"/>
                    <w:bottom w:val="none" w:sz="0" w:space="0" w:color="auto"/>
                    <w:right w:val="none" w:sz="0" w:space="0" w:color="auto"/>
                  </w:divBdr>
                </w:div>
                <w:div w:id="1302342704">
                  <w:marLeft w:val="0"/>
                  <w:marRight w:val="0"/>
                  <w:marTop w:val="0"/>
                  <w:marBottom w:val="0"/>
                  <w:divBdr>
                    <w:top w:val="none" w:sz="0" w:space="0" w:color="auto"/>
                    <w:left w:val="none" w:sz="0" w:space="0" w:color="auto"/>
                    <w:bottom w:val="none" w:sz="0" w:space="0" w:color="auto"/>
                    <w:right w:val="none" w:sz="0" w:space="0" w:color="auto"/>
                  </w:divBdr>
                </w:div>
                <w:div w:id="1330207906">
                  <w:marLeft w:val="0"/>
                  <w:marRight w:val="0"/>
                  <w:marTop w:val="0"/>
                  <w:marBottom w:val="0"/>
                  <w:divBdr>
                    <w:top w:val="none" w:sz="0" w:space="0" w:color="auto"/>
                    <w:left w:val="none" w:sz="0" w:space="0" w:color="auto"/>
                    <w:bottom w:val="none" w:sz="0" w:space="0" w:color="auto"/>
                    <w:right w:val="none" w:sz="0" w:space="0" w:color="auto"/>
                  </w:divBdr>
                </w:div>
                <w:div w:id="1365978242">
                  <w:marLeft w:val="0"/>
                  <w:marRight w:val="0"/>
                  <w:marTop w:val="0"/>
                  <w:marBottom w:val="0"/>
                  <w:divBdr>
                    <w:top w:val="none" w:sz="0" w:space="0" w:color="auto"/>
                    <w:left w:val="none" w:sz="0" w:space="0" w:color="auto"/>
                    <w:bottom w:val="none" w:sz="0" w:space="0" w:color="auto"/>
                    <w:right w:val="none" w:sz="0" w:space="0" w:color="auto"/>
                  </w:divBdr>
                </w:div>
                <w:div w:id="1366977551">
                  <w:marLeft w:val="0"/>
                  <w:marRight w:val="0"/>
                  <w:marTop w:val="0"/>
                  <w:marBottom w:val="0"/>
                  <w:divBdr>
                    <w:top w:val="none" w:sz="0" w:space="0" w:color="auto"/>
                    <w:left w:val="none" w:sz="0" w:space="0" w:color="auto"/>
                    <w:bottom w:val="none" w:sz="0" w:space="0" w:color="auto"/>
                    <w:right w:val="none" w:sz="0" w:space="0" w:color="auto"/>
                  </w:divBdr>
                </w:div>
                <w:div w:id="1369724038">
                  <w:marLeft w:val="0"/>
                  <w:marRight w:val="0"/>
                  <w:marTop w:val="0"/>
                  <w:marBottom w:val="0"/>
                  <w:divBdr>
                    <w:top w:val="none" w:sz="0" w:space="0" w:color="auto"/>
                    <w:left w:val="none" w:sz="0" w:space="0" w:color="auto"/>
                    <w:bottom w:val="none" w:sz="0" w:space="0" w:color="auto"/>
                    <w:right w:val="none" w:sz="0" w:space="0" w:color="auto"/>
                  </w:divBdr>
                </w:div>
                <w:div w:id="1385254941">
                  <w:marLeft w:val="0"/>
                  <w:marRight w:val="0"/>
                  <w:marTop w:val="0"/>
                  <w:marBottom w:val="0"/>
                  <w:divBdr>
                    <w:top w:val="none" w:sz="0" w:space="0" w:color="auto"/>
                    <w:left w:val="none" w:sz="0" w:space="0" w:color="auto"/>
                    <w:bottom w:val="none" w:sz="0" w:space="0" w:color="auto"/>
                    <w:right w:val="none" w:sz="0" w:space="0" w:color="auto"/>
                  </w:divBdr>
                </w:div>
                <w:div w:id="1391264709">
                  <w:marLeft w:val="0"/>
                  <w:marRight w:val="0"/>
                  <w:marTop w:val="0"/>
                  <w:marBottom w:val="0"/>
                  <w:divBdr>
                    <w:top w:val="none" w:sz="0" w:space="0" w:color="auto"/>
                    <w:left w:val="none" w:sz="0" w:space="0" w:color="auto"/>
                    <w:bottom w:val="none" w:sz="0" w:space="0" w:color="auto"/>
                    <w:right w:val="none" w:sz="0" w:space="0" w:color="auto"/>
                  </w:divBdr>
                </w:div>
                <w:div w:id="1392847524">
                  <w:marLeft w:val="0"/>
                  <w:marRight w:val="0"/>
                  <w:marTop w:val="0"/>
                  <w:marBottom w:val="0"/>
                  <w:divBdr>
                    <w:top w:val="none" w:sz="0" w:space="0" w:color="auto"/>
                    <w:left w:val="none" w:sz="0" w:space="0" w:color="auto"/>
                    <w:bottom w:val="none" w:sz="0" w:space="0" w:color="auto"/>
                    <w:right w:val="none" w:sz="0" w:space="0" w:color="auto"/>
                  </w:divBdr>
                </w:div>
                <w:div w:id="1394624141">
                  <w:marLeft w:val="0"/>
                  <w:marRight w:val="0"/>
                  <w:marTop w:val="0"/>
                  <w:marBottom w:val="0"/>
                  <w:divBdr>
                    <w:top w:val="none" w:sz="0" w:space="0" w:color="auto"/>
                    <w:left w:val="none" w:sz="0" w:space="0" w:color="auto"/>
                    <w:bottom w:val="none" w:sz="0" w:space="0" w:color="auto"/>
                    <w:right w:val="none" w:sz="0" w:space="0" w:color="auto"/>
                  </w:divBdr>
                </w:div>
                <w:div w:id="1395813105">
                  <w:marLeft w:val="0"/>
                  <w:marRight w:val="0"/>
                  <w:marTop w:val="0"/>
                  <w:marBottom w:val="0"/>
                  <w:divBdr>
                    <w:top w:val="none" w:sz="0" w:space="0" w:color="auto"/>
                    <w:left w:val="none" w:sz="0" w:space="0" w:color="auto"/>
                    <w:bottom w:val="none" w:sz="0" w:space="0" w:color="auto"/>
                    <w:right w:val="none" w:sz="0" w:space="0" w:color="auto"/>
                  </w:divBdr>
                </w:div>
                <w:div w:id="1397431912">
                  <w:marLeft w:val="0"/>
                  <w:marRight w:val="0"/>
                  <w:marTop w:val="0"/>
                  <w:marBottom w:val="0"/>
                  <w:divBdr>
                    <w:top w:val="none" w:sz="0" w:space="0" w:color="auto"/>
                    <w:left w:val="none" w:sz="0" w:space="0" w:color="auto"/>
                    <w:bottom w:val="none" w:sz="0" w:space="0" w:color="auto"/>
                    <w:right w:val="none" w:sz="0" w:space="0" w:color="auto"/>
                  </w:divBdr>
                </w:div>
                <w:div w:id="1404832948">
                  <w:marLeft w:val="0"/>
                  <w:marRight w:val="0"/>
                  <w:marTop w:val="0"/>
                  <w:marBottom w:val="0"/>
                  <w:divBdr>
                    <w:top w:val="none" w:sz="0" w:space="0" w:color="auto"/>
                    <w:left w:val="none" w:sz="0" w:space="0" w:color="auto"/>
                    <w:bottom w:val="none" w:sz="0" w:space="0" w:color="auto"/>
                    <w:right w:val="none" w:sz="0" w:space="0" w:color="auto"/>
                  </w:divBdr>
                </w:div>
                <w:div w:id="1406950055">
                  <w:marLeft w:val="0"/>
                  <w:marRight w:val="0"/>
                  <w:marTop w:val="0"/>
                  <w:marBottom w:val="0"/>
                  <w:divBdr>
                    <w:top w:val="none" w:sz="0" w:space="0" w:color="auto"/>
                    <w:left w:val="none" w:sz="0" w:space="0" w:color="auto"/>
                    <w:bottom w:val="none" w:sz="0" w:space="0" w:color="auto"/>
                    <w:right w:val="none" w:sz="0" w:space="0" w:color="auto"/>
                  </w:divBdr>
                </w:div>
                <w:div w:id="1408577648">
                  <w:marLeft w:val="0"/>
                  <w:marRight w:val="0"/>
                  <w:marTop w:val="0"/>
                  <w:marBottom w:val="0"/>
                  <w:divBdr>
                    <w:top w:val="none" w:sz="0" w:space="0" w:color="auto"/>
                    <w:left w:val="none" w:sz="0" w:space="0" w:color="auto"/>
                    <w:bottom w:val="none" w:sz="0" w:space="0" w:color="auto"/>
                    <w:right w:val="none" w:sz="0" w:space="0" w:color="auto"/>
                  </w:divBdr>
                </w:div>
                <w:div w:id="1412238665">
                  <w:marLeft w:val="0"/>
                  <w:marRight w:val="0"/>
                  <w:marTop w:val="0"/>
                  <w:marBottom w:val="0"/>
                  <w:divBdr>
                    <w:top w:val="none" w:sz="0" w:space="0" w:color="auto"/>
                    <w:left w:val="none" w:sz="0" w:space="0" w:color="auto"/>
                    <w:bottom w:val="none" w:sz="0" w:space="0" w:color="auto"/>
                    <w:right w:val="none" w:sz="0" w:space="0" w:color="auto"/>
                  </w:divBdr>
                </w:div>
                <w:div w:id="1425227779">
                  <w:marLeft w:val="0"/>
                  <w:marRight w:val="0"/>
                  <w:marTop w:val="0"/>
                  <w:marBottom w:val="0"/>
                  <w:divBdr>
                    <w:top w:val="none" w:sz="0" w:space="0" w:color="auto"/>
                    <w:left w:val="none" w:sz="0" w:space="0" w:color="auto"/>
                    <w:bottom w:val="none" w:sz="0" w:space="0" w:color="auto"/>
                    <w:right w:val="none" w:sz="0" w:space="0" w:color="auto"/>
                  </w:divBdr>
                </w:div>
                <w:div w:id="1425806430">
                  <w:marLeft w:val="0"/>
                  <w:marRight w:val="0"/>
                  <w:marTop w:val="0"/>
                  <w:marBottom w:val="0"/>
                  <w:divBdr>
                    <w:top w:val="none" w:sz="0" w:space="0" w:color="auto"/>
                    <w:left w:val="none" w:sz="0" w:space="0" w:color="auto"/>
                    <w:bottom w:val="none" w:sz="0" w:space="0" w:color="auto"/>
                    <w:right w:val="none" w:sz="0" w:space="0" w:color="auto"/>
                  </w:divBdr>
                </w:div>
                <w:div w:id="1440760075">
                  <w:marLeft w:val="0"/>
                  <w:marRight w:val="0"/>
                  <w:marTop w:val="0"/>
                  <w:marBottom w:val="0"/>
                  <w:divBdr>
                    <w:top w:val="none" w:sz="0" w:space="0" w:color="auto"/>
                    <w:left w:val="none" w:sz="0" w:space="0" w:color="auto"/>
                    <w:bottom w:val="none" w:sz="0" w:space="0" w:color="auto"/>
                    <w:right w:val="none" w:sz="0" w:space="0" w:color="auto"/>
                  </w:divBdr>
                </w:div>
                <w:div w:id="1468161545">
                  <w:marLeft w:val="0"/>
                  <w:marRight w:val="0"/>
                  <w:marTop w:val="0"/>
                  <w:marBottom w:val="0"/>
                  <w:divBdr>
                    <w:top w:val="none" w:sz="0" w:space="0" w:color="auto"/>
                    <w:left w:val="none" w:sz="0" w:space="0" w:color="auto"/>
                    <w:bottom w:val="none" w:sz="0" w:space="0" w:color="auto"/>
                    <w:right w:val="none" w:sz="0" w:space="0" w:color="auto"/>
                  </w:divBdr>
                </w:div>
                <w:div w:id="1510171833">
                  <w:marLeft w:val="0"/>
                  <w:marRight w:val="0"/>
                  <w:marTop w:val="0"/>
                  <w:marBottom w:val="0"/>
                  <w:divBdr>
                    <w:top w:val="none" w:sz="0" w:space="0" w:color="auto"/>
                    <w:left w:val="none" w:sz="0" w:space="0" w:color="auto"/>
                    <w:bottom w:val="none" w:sz="0" w:space="0" w:color="auto"/>
                    <w:right w:val="none" w:sz="0" w:space="0" w:color="auto"/>
                  </w:divBdr>
                </w:div>
                <w:div w:id="1532953470">
                  <w:marLeft w:val="0"/>
                  <w:marRight w:val="0"/>
                  <w:marTop w:val="0"/>
                  <w:marBottom w:val="0"/>
                  <w:divBdr>
                    <w:top w:val="none" w:sz="0" w:space="0" w:color="auto"/>
                    <w:left w:val="none" w:sz="0" w:space="0" w:color="auto"/>
                    <w:bottom w:val="none" w:sz="0" w:space="0" w:color="auto"/>
                    <w:right w:val="none" w:sz="0" w:space="0" w:color="auto"/>
                  </w:divBdr>
                </w:div>
                <w:div w:id="1537307164">
                  <w:marLeft w:val="0"/>
                  <w:marRight w:val="0"/>
                  <w:marTop w:val="0"/>
                  <w:marBottom w:val="0"/>
                  <w:divBdr>
                    <w:top w:val="none" w:sz="0" w:space="0" w:color="auto"/>
                    <w:left w:val="none" w:sz="0" w:space="0" w:color="auto"/>
                    <w:bottom w:val="none" w:sz="0" w:space="0" w:color="auto"/>
                    <w:right w:val="none" w:sz="0" w:space="0" w:color="auto"/>
                  </w:divBdr>
                </w:div>
                <w:div w:id="1544948348">
                  <w:marLeft w:val="0"/>
                  <w:marRight w:val="0"/>
                  <w:marTop w:val="0"/>
                  <w:marBottom w:val="0"/>
                  <w:divBdr>
                    <w:top w:val="none" w:sz="0" w:space="0" w:color="auto"/>
                    <w:left w:val="none" w:sz="0" w:space="0" w:color="auto"/>
                    <w:bottom w:val="none" w:sz="0" w:space="0" w:color="auto"/>
                    <w:right w:val="none" w:sz="0" w:space="0" w:color="auto"/>
                  </w:divBdr>
                </w:div>
                <w:div w:id="1552158706">
                  <w:marLeft w:val="0"/>
                  <w:marRight w:val="0"/>
                  <w:marTop w:val="0"/>
                  <w:marBottom w:val="0"/>
                  <w:divBdr>
                    <w:top w:val="none" w:sz="0" w:space="0" w:color="auto"/>
                    <w:left w:val="none" w:sz="0" w:space="0" w:color="auto"/>
                    <w:bottom w:val="none" w:sz="0" w:space="0" w:color="auto"/>
                    <w:right w:val="none" w:sz="0" w:space="0" w:color="auto"/>
                  </w:divBdr>
                </w:div>
                <w:div w:id="1557012223">
                  <w:marLeft w:val="0"/>
                  <w:marRight w:val="0"/>
                  <w:marTop w:val="0"/>
                  <w:marBottom w:val="0"/>
                  <w:divBdr>
                    <w:top w:val="none" w:sz="0" w:space="0" w:color="auto"/>
                    <w:left w:val="none" w:sz="0" w:space="0" w:color="auto"/>
                    <w:bottom w:val="none" w:sz="0" w:space="0" w:color="auto"/>
                    <w:right w:val="none" w:sz="0" w:space="0" w:color="auto"/>
                  </w:divBdr>
                </w:div>
                <w:div w:id="1562715482">
                  <w:marLeft w:val="0"/>
                  <w:marRight w:val="0"/>
                  <w:marTop w:val="0"/>
                  <w:marBottom w:val="0"/>
                  <w:divBdr>
                    <w:top w:val="none" w:sz="0" w:space="0" w:color="auto"/>
                    <w:left w:val="none" w:sz="0" w:space="0" w:color="auto"/>
                    <w:bottom w:val="none" w:sz="0" w:space="0" w:color="auto"/>
                    <w:right w:val="none" w:sz="0" w:space="0" w:color="auto"/>
                  </w:divBdr>
                </w:div>
                <w:div w:id="1597518247">
                  <w:marLeft w:val="0"/>
                  <w:marRight w:val="0"/>
                  <w:marTop w:val="0"/>
                  <w:marBottom w:val="0"/>
                  <w:divBdr>
                    <w:top w:val="none" w:sz="0" w:space="0" w:color="auto"/>
                    <w:left w:val="none" w:sz="0" w:space="0" w:color="auto"/>
                    <w:bottom w:val="none" w:sz="0" w:space="0" w:color="auto"/>
                    <w:right w:val="none" w:sz="0" w:space="0" w:color="auto"/>
                  </w:divBdr>
                </w:div>
                <w:div w:id="1606501051">
                  <w:marLeft w:val="0"/>
                  <w:marRight w:val="0"/>
                  <w:marTop w:val="0"/>
                  <w:marBottom w:val="0"/>
                  <w:divBdr>
                    <w:top w:val="none" w:sz="0" w:space="0" w:color="auto"/>
                    <w:left w:val="none" w:sz="0" w:space="0" w:color="auto"/>
                    <w:bottom w:val="none" w:sz="0" w:space="0" w:color="auto"/>
                    <w:right w:val="none" w:sz="0" w:space="0" w:color="auto"/>
                  </w:divBdr>
                </w:div>
                <w:div w:id="1641379454">
                  <w:marLeft w:val="0"/>
                  <w:marRight w:val="0"/>
                  <w:marTop w:val="0"/>
                  <w:marBottom w:val="0"/>
                  <w:divBdr>
                    <w:top w:val="none" w:sz="0" w:space="0" w:color="auto"/>
                    <w:left w:val="none" w:sz="0" w:space="0" w:color="auto"/>
                    <w:bottom w:val="none" w:sz="0" w:space="0" w:color="auto"/>
                    <w:right w:val="none" w:sz="0" w:space="0" w:color="auto"/>
                  </w:divBdr>
                </w:div>
                <w:div w:id="1650014580">
                  <w:marLeft w:val="0"/>
                  <w:marRight w:val="0"/>
                  <w:marTop w:val="0"/>
                  <w:marBottom w:val="0"/>
                  <w:divBdr>
                    <w:top w:val="none" w:sz="0" w:space="0" w:color="auto"/>
                    <w:left w:val="none" w:sz="0" w:space="0" w:color="auto"/>
                    <w:bottom w:val="none" w:sz="0" w:space="0" w:color="auto"/>
                    <w:right w:val="none" w:sz="0" w:space="0" w:color="auto"/>
                  </w:divBdr>
                </w:div>
                <w:div w:id="1660040845">
                  <w:marLeft w:val="0"/>
                  <w:marRight w:val="0"/>
                  <w:marTop w:val="0"/>
                  <w:marBottom w:val="0"/>
                  <w:divBdr>
                    <w:top w:val="none" w:sz="0" w:space="0" w:color="auto"/>
                    <w:left w:val="none" w:sz="0" w:space="0" w:color="auto"/>
                    <w:bottom w:val="none" w:sz="0" w:space="0" w:color="auto"/>
                    <w:right w:val="none" w:sz="0" w:space="0" w:color="auto"/>
                  </w:divBdr>
                </w:div>
                <w:div w:id="1661033046">
                  <w:marLeft w:val="0"/>
                  <w:marRight w:val="0"/>
                  <w:marTop w:val="0"/>
                  <w:marBottom w:val="0"/>
                  <w:divBdr>
                    <w:top w:val="none" w:sz="0" w:space="0" w:color="auto"/>
                    <w:left w:val="none" w:sz="0" w:space="0" w:color="auto"/>
                    <w:bottom w:val="none" w:sz="0" w:space="0" w:color="auto"/>
                    <w:right w:val="none" w:sz="0" w:space="0" w:color="auto"/>
                  </w:divBdr>
                </w:div>
                <w:div w:id="1669405218">
                  <w:marLeft w:val="0"/>
                  <w:marRight w:val="0"/>
                  <w:marTop w:val="0"/>
                  <w:marBottom w:val="0"/>
                  <w:divBdr>
                    <w:top w:val="none" w:sz="0" w:space="0" w:color="auto"/>
                    <w:left w:val="none" w:sz="0" w:space="0" w:color="auto"/>
                    <w:bottom w:val="none" w:sz="0" w:space="0" w:color="auto"/>
                    <w:right w:val="none" w:sz="0" w:space="0" w:color="auto"/>
                  </w:divBdr>
                </w:div>
                <w:div w:id="1678120547">
                  <w:marLeft w:val="0"/>
                  <w:marRight w:val="0"/>
                  <w:marTop w:val="0"/>
                  <w:marBottom w:val="0"/>
                  <w:divBdr>
                    <w:top w:val="none" w:sz="0" w:space="0" w:color="auto"/>
                    <w:left w:val="none" w:sz="0" w:space="0" w:color="auto"/>
                    <w:bottom w:val="none" w:sz="0" w:space="0" w:color="auto"/>
                    <w:right w:val="none" w:sz="0" w:space="0" w:color="auto"/>
                  </w:divBdr>
                </w:div>
                <w:div w:id="1682274482">
                  <w:marLeft w:val="0"/>
                  <w:marRight w:val="0"/>
                  <w:marTop w:val="0"/>
                  <w:marBottom w:val="0"/>
                  <w:divBdr>
                    <w:top w:val="none" w:sz="0" w:space="0" w:color="auto"/>
                    <w:left w:val="none" w:sz="0" w:space="0" w:color="auto"/>
                    <w:bottom w:val="none" w:sz="0" w:space="0" w:color="auto"/>
                    <w:right w:val="none" w:sz="0" w:space="0" w:color="auto"/>
                  </w:divBdr>
                </w:div>
                <w:div w:id="1687512760">
                  <w:marLeft w:val="0"/>
                  <w:marRight w:val="0"/>
                  <w:marTop w:val="0"/>
                  <w:marBottom w:val="0"/>
                  <w:divBdr>
                    <w:top w:val="none" w:sz="0" w:space="0" w:color="auto"/>
                    <w:left w:val="none" w:sz="0" w:space="0" w:color="auto"/>
                    <w:bottom w:val="none" w:sz="0" w:space="0" w:color="auto"/>
                    <w:right w:val="none" w:sz="0" w:space="0" w:color="auto"/>
                  </w:divBdr>
                </w:div>
                <w:div w:id="1695376274">
                  <w:marLeft w:val="0"/>
                  <w:marRight w:val="0"/>
                  <w:marTop w:val="0"/>
                  <w:marBottom w:val="0"/>
                  <w:divBdr>
                    <w:top w:val="none" w:sz="0" w:space="0" w:color="auto"/>
                    <w:left w:val="none" w:sz="0" w:space="0" w:color="auto"/>
                    <w:bottom w:val="none" w:sz="0" w:space="0" w:color="auto"/>
                    <w:right w:val="none" w:sz="0" w:space="0" w:color="auto"/>
                  </w:divBdr>
                </w:div>
                <w:div w:id="1703244216">
                  <w:marLeft w:val="0"/>
                  <w:marRight w:val="0"/>
                  <w:marTop w:val="0"/>
                  <w:marBottom w:val="0"/>
                  <w:divBdr>
                    <w:top w:val="none" w:sz="0" w:space="0" w:color="auto"/>
                    <w:left w:val="none" w:sz="0" w:space="0" w:color="auto"/>
                    <w:bottom w:val="none" w:sz="0" w:space="0" w:color="auto"/>
                    <w:right w:val="none" w:sz="0" w:space="0" w:color="auto"/>
                  </w:divBdr>
                </w:div>
                <w:div w:id="1708680513">
                  <w:marLeft w:val="0"/>
                  <w:marRight w:val="0"/>
                  <w:marTop w:val="0"/>
                  <w:marBottom w:val="0"/>
                  <w:divBdr>
                    <w:top w:val="none" w:sz="0" w:space="0" w:color="auto"/>
                    <w:left w:val="none" w:sz="0" w:space="0" w:color="auto"/>
                    <w:bottom w:val="none" w:sz="0" w:space="0" w:color="auto"/>
                    <w:right w:val="none" w:sz="0" w:space="0" w:color="auto"/>
                  </w:divBdr>
                </w:div>
                <w:div w:id="1709866782">
                  <w:marLeft w:val="0"/>
                  <w:marRight w:val="0"/>
                  <w:marTop w:val="0"/>
                  <w:marBottom w:val="0"/>
                  <w:divBdr>
                    <w:top w:val="none" w:sz="0" w:space="0" w:color="auto"/>
                    <w:left w:val="none" w:sz="0" w:space="0" w:color="auto"/>
                    <w:bottom w:val="none" w:sz="0" w:space="0" w:color="auto"/>
                    <w:right w:val="none" w:sz="0" w:space="0" w:color="auto"/>
                  </w:divBdr>
                </w:div>
                <w:div w:id="1732919950">
                  <w:marLeft w:val="0"/>
                  <w:marRight w:val="0"/>
                  <w:marTop w:val="0"/>
                  <w:marBottom w:val="0"/>
                  <w:divBdr>
                    <w:top w:val="none" w:sz="0" w:space="0" w:color="auto"/>
                    <w:left w:val="none" w:sz="0" w:space="0" w:color="auto"/>
                    <w:bottom w:val="none" w:sz="0" w:space="0" w:color="auto"/>
                    <w:right w:val="none" w:sz="0" w:space="0" w:color="auto"/>
                  </w:divBdr>
                </w:div>
                <w:div w:id="1738936038">
                  <w:marLeft w:val="0"/>
                  <w:marRight w:val="0"/>
                  <w:marTop w:val="0"/>
                  <w:marBottom w:val="0"/>
                  <w:divBdr>
                    <w:top w:val="none" w:sz="0" w:space="0" w:color="auto"/>
                    <w:left w:val="none" w:sz="0" w:space="0" w:color="auto"/>
                    <w:bottom w:val="none" w:sz="0" w:space="0" w:color="auto"/>
                    <w:right w:val="none" w:sz="0" w:space="0" w:color="auto"/>
                  </w:divBdr>
                </w:div>
                <w:div w:id="1741564150">
                  <w:marLeft w:val="0"/>
                  <w:marRight w:val="0"/>
                  <w:marTop w:val="0"/>
                  <w:marBottom w:val="0"/>
                  <w:divBdr>
                    <w:top w:val="none" w:sz="0" w:space="0" w:color="auto"/>
                    <w:left w:val="none" w:sz="0" w:space="0" w:color="auto"/>
                    <w:bottom w:val="none" w:sz="0" w:space="0" w:color="auto"/>
                    <w:right w:val="none" w:sz="0" w:space="0" w:color="auto"/>
                  </w:divBdr>
                </w:div>
                <w:div w:id="1760444464">
                  <w:marLeft w:val="0"/>
                  <w:marRight w:val="0"/>
                  <w:marTop w:val="0"/>
                  <w:marBottom w:val="0"/>
                  <w:divBdr>
                    <w:top w:val="none" w:sz="0" w:space="0" w:color="auto"/>
                    <w:left w:val="none" w:sz="0" w:space="0" w:color="auto"/>
                    <w:bottom w:val="none" w:sz="0" w:space="0" w:color="auto"/>
                    <w:right w:val="none" w:sz="0" w:space="0" w:color="auto"/>
                  </w:divBdr>
                </w:div>
                <w:div w:id="1768963334">
                  <w:marLeft w:val="0"/>
                  <w:marRight w:val="0"/>
                  <w:marTop w:val="0"/>
                  <w:marBottom w:val="0"/>
                  <w:divBdr>
                    <w:top w:val="none" w:sz="0" w:space="0" w:color="auto"/>
                    <w:left w:val="none" w:sz="0" w:space="0" w:color="auto"/>
                    <w:bottom w:val="none" w:sz="0" w:space="0" w:color="auto"/>
                    <w:right w:val="none" w:sz="0" w:space="0" w:color="auto"/>
                  </w:divBdr>
                </w:div>
                <w:div w:id="1777360883">
                  <w:marLeft w:val="0"/>
                  <w:marRight w:val="0"/>
                  <w:marTop w:val="0"/>
                  <w:marBottom w:val="0"/>
                  <w:divBdr>
                    <w:top w:val="none" w:sz="0" w:space="0" w:color="auto"/>
                    <w:left w:val="none" w:sz="0" w:space="0" w:color="auto"/>
                    <w:bottom w:val="none" w:sz="0" w:space="0" w:color="auto"/>
                    <w:right w:val="none" w:sz="0" w:space="0" w:color="auto"/>
                  </w:divBdr>
                </w:div>
                <w:div w:id="1780566775">
                  <w:marLeft w:val="0"/>
                  <w:marRight w:val="0"/>
                  <w:marTop w:val="0"/>
                  <w:marBottom w:val="0"/>
                  <w:divBdr>
                    <w:top w:val="none" w:sz="0" w:space="0" w:color="auto"/>
                    <w:left w:val="none" w:sz="0" w:space="0" w:color="auto"/>
                    <w:bottom w:val="none" w:sz="0" w:space="0" w:color="auto"/>
                    <w:right w:val="none" w:sz="0" w:space="0" w:color="auto"/>
                  </w:divBdr>
                </w:div>
                <w:div w:id="1781875957">
                  <w:marLeft w:val="0"/>
                  <w:marRight w:val="0"/>
                  <w:marTop w:val="0"/>
                  <w:marBottom w:val="0"/>
                  <w:divBdr>
                    <w:top w:val="none" w:sz="0" w:space="0" w:color="auto"/>
                    <w:left w:val="none" w:sz="0" w:space="0" w:color="auto"/>
                    <w:bottom w:val="none" w:sz="0" w:space="0" w:color="auto"/>
                    <w:right w:val="none" w:sz="0" w:space="0" w:color="auto"/>
                  </w:divBdr>
                </w:div>
                <w:div w:id="1783958677">
                  <w:marLeft w:val="0"/>
                  <w:marRight w:val="0"/>
                  <w:marTop w:val="0"/>
                  <w:marBottom w:val="0"/>
                  <w:divBdr>
                    <w:top w:val="none" w:sz="0" w:space="0" w:color="auto"/>
                    <w:left w:val="none" w:sz="0" w:space="0" w:color="auto"/>
                    <w:bottom w:val="none" w:sz="0" w:space="0" w:color="auto"/>
                    <w:right w:val="none" w:sz="0" w:space="0" w:color="auto"/>
                  </w:divBdr>
                </w:div>
                <w:div w:id="1784614181">
                  <w:marLeft w:val="0"/>
                  <w:marRight w:val="0"/>
                  <w:marTop w:val="0"/>
                  <w:marBottom w:val="0"/>
                  <w:divBdr>
                    <w:top w:val="none" w:sz="0" w:space="0" w:color="auto"/>
                    <w:left w:val="none" w:sz="0" w:space="0" w:color="auto"/>
                    <w:bottom w:val="none" w:sz="0" w:space="0" w:color="auto"/>
                    <w:right w:val="none" w:sz="0" w:space="0" w:color="auto"/>
                  </w:divBdr>
                </w:div>
                <w:div w:id="1791123451">
                  <w:marLeft w:val="0"/>
                  <w:marRight w:val="0"/>
                  <w:marTop w:val="0"/>
                  <w:marBottom w:val="0"/>
                  <w:divBdr>
                    <w:top w:val="none" w:sz="0" w:space="0" w:color="auto"/>
                    <w:left w:val="none" w:sz="0" w:space="0" w:color="auto"/>
                    <w:bottom w:val="none" w:sz="0" w:space="0" w:color="auto"/>
                    <w:right w:val="none" w:sz="0" w:space="0" w:color="auto"/>
                  </w:divBdr>
                </w:div>
                <w:div w:id="1814179316">
                  <w:marLeft w:val="0"/>
                  <w:marRight w:val="0"/>
                  <w:marTop w:val="0"/>
                  <w:marBottom w:val="0"/>
                  <w:divBdr>
                    <w:top w:val="none" w:sz="0" w:space="0" w:color="auto"/>
                    <w:left w:val="none" w:sz="0" w:space="0" w:color="auto"/>
                    <w:bottom w:val="none" w:sz="0" w:space="0" w:color="auto"/>
                    <w:right w:val="none" w:sz="0" w:space="0" w:color="auto"/>
                  </w:divBdr>
                </w:div>
                <w:div w:id="1824544749">
                  <w:marLeft w:val="0"/>
                  <w:marRight w:val="0"/>
                  <w:marTop w:val="0"/>
                  <w:marBottom w:val="0"/>
                  <w:divBdr>
                    <w:top w:val="none" w:sz="0" w:space="0" w:color="auto"/>
                    <w:left w:val="none" w:sz="0" w:space="0" w:color="auto"/>
                    <w:bottom w:val="none" w:sz="0" w:space="0" w:color="auto"/>
                    <w:right w:val="none" w:sz="0" w:space="0" w:color="auto"/>
                  </w:divBdr>
                </w:div>
                <w:div w:id="1831173017">
                  <w:marLeft w:val="0"/>
                  <w:marRight w:val="0"/>
                  <w:marTop w:val="0"/>
                  <w:marBottom w:val="0"/>
                  <w:divBdr>
                    <w:top w:val="none" w:sz="0" w:space="0" w:color="auto"/>
                    <w:left w:val="none" w:sz="0" w:space="0" w:color="auto"/>
                    <w:bottom w:val="none" w:sz="0" w:space="0" w:color="auto"/>
                    <w:right w:val="none" w:sz="0" w:space="0" w:color="auto"/>
                  </w:divBdr>
                </w:div>
                <w:div w:id="1840271133">
                  <w:marLeft w:val="0"/>
                  <w:marRight w:val="0"/>
                  <w:marTop w:val="0"/>
                  <w:marBottom w:val="0"/>
                  <w:divBdr>
                    <w:top w:val="none" w:sz="0" w:space="0" w:color="auto"/>
                    <w:left w:val="none" w:sz="0" w:space="0" w:color="auto"/>
                    <w:bottom w:val="none" w:sz="0" w:space="0" w:color="auto"/>
                    <w:right w:val="none" w:sz="0" w:space="0" w:color="auto"/>
                  </w:divBdr>
                </w:div>
                <w:div w:id="1852841605">
                  <w:marLeft w:val="0"/>
                  <w:marRight w:val="0"/>
                  <w:marTop w:val="0"/>
                  <w:marBottom w:val="0"/>
                  <w:divBdr>
                    <w:top w:val="none" w:sz="0" w:space="0" w:color="auto"/>
                    <w:left w:val="none" w:sz="0" w:space="0" w:color="auto"/>
                    <w:bottom w:val="none" w:sz="0" w:space="0" w:color="auto"/>
                    <w:right w:val="none" w:sz="0" w:space="0" w:color="auto"/>
                  </w:divBdr>
                </w:div>
                <w:div w:id="1854299270">
                  <w:marLeft w:val="0"/>
                  <w:marRight w:val="0"/>
                  <w:marTop w:val="0"/>
                  <w:marBottom w:val="0"/>
                  <w:divBdr>
                    <w:top w:val="none" w:sz="0" w:space="0" w:color="auto"/>
                    <w:left w:val="none" w:sz="0" w:space="0" w:color="auto"/>
                    <w:bottom w:val="none" w:sz="0" w:space="0" w:color="auto"/>
                    <w:right w:val="none" w:sz="0" w:space="0" w:color="auto"/>
                  </w:divBdr>
                </w:div>
                <w:div w:id="1854878878">
                  <w:marLeft w:val="0"/>
                  <w:marRight w:val="0"/>
                  <w:marTop w:val="0"/>
                  <w:marBottom w:val="0"/>
                  <w:divBdr>
                    <w:top w:val="none" w:sz="0" w:space="0" w:color="auto"/>
                    <w:left w:val="none" w:sz="0" w:space="0" w:color="auto"/>
                    <w:bottom w:val="none" w:sz="0" w:space="0" w:color="auto"/>
                    <w:right w:val="none" w:sz="0" w:space="0" w:color="auto"/>
                  </w:divBdr>
                </w:div>
                <w:div w:id="1857228146">
                  <w:marLeft w:val="0"/>
                  <w:marRight w:val="0"/>
                  <w:marTop w:val="0"/>
                  <w:marBottom w:val="0"/>
                  <w:divBdr>
                    <w:top w:val="none" w:sz="0" w:space="0" w:color="auto"/>
                    <w:left w:val="none" w:sz="0" w:space="0" w:color="auto"/>
                    <w:bottom w:val="none" w:sz="0" w:space="0" w:color="auto"/>
                    <w:right w:val="none" w:sz="0" w:space="0" w:color="auto"/>
                  </w:divBdr>
                </w:div>
                <w:div w:id="1868370096">
                  <w:marLeft w:val="0"/>
                  <w:marRight w:val="0"/>
                  <w:marTop w:val="0"/>
                  <w:marBottom w:val="0"/>
                  <w:divBdr>
                    <w:top w:val="none" w:sz="0" w:space="0" w:color="auto"/>
                    <w:left w:val="none" w:sz="0" w:space="0" w:color="auto"/>
                    <w:bottom w:val="none" w:sz="0" w:space="0" w:color="auto"/>
                    <w:right w:val="none" w:sz="0" w:space="0" w:color="auto"/>
                  </w:divBdr>
                </w:div>
                <w:div w:id="1871334930">
                  <w:marLeft w:val="0"/>
                  <w:marRight w:val="0"/>
                  <w:marTop w:val="0"/>
                  <w:marBottom w:val="0"/>
                  <w:divBdr>
                    <w:top w:val="none" w:sz="0" w:space="0" w:color="auto"/>
                    <w:left w:val="none" w:sz="0" w:space="0" w:color="auto"/>
                    <w:bottom w:val="none" w:sz="0" w:space="0" w:color="auto"/>
                    <w:right w:val="none" w:sz="0" w:space="0" w:color="auto"/>
                  </w:divBdr>
                </w:div>
                <w:div w:id="1877152906">
                  <w:marLeft w:val="0"/>
                  <w:marRight w:val="0"/>
                  <w:marTop w:val="0"/>
                  <w:marBottom w:val="0"/>
                  <w:divBdr>
                    <w:top w:val="none" w:sz="0" w:space="0" w:color="auto"/>
                    <w:left w:val="none" w:sz="0" w:space="0" w:color="auto"/>
                    <w:bottom w:val="none" w:sz="0" w:space="0" w:color="auto"/>
                    <w:right w:val="none" w:sz="0" w:space="0" w:color="auto"/>
                  </w:divBdr>
                </w:div>
                <w:div w:id="1912084073">
                  <w:marLeft w:val="0"/>
                  <w:marRight w:val="0"/>
                  <w:marTop w:val="0"/>
                  <w:marBottom w:val="0"/>
                  <w:divBdr>
                    <w:top w:val="none" w:sz="0" w:space="0" w:color="auto"/>
                    <w:left w:val="none" w:sz="0" w:space="0" w:color="auto"/>
                    <w:bottom w:val="none" w:sz="0" w:space="0" w:color="auto"/>
                    <w:right w:val="none" w:sz="0" w:space="0" w:color="auto"/>
                  </w:divBdr>
                </w:div>
                <w:div w:id="1918400811">
                  <w:marLeft w:val="0"/>
                  <w:marRight w:val="0"/>
                  <w:marTop w:val="0"/>
                  <w:marBottom w:val="0"/>
                  <w:divBdr>
                    <w:top w:val="none" w:sz="0" w:space="0" w:color="auto"/>
                    <w:left w:val="none" w:sz="0" w:space="0" w:color="auto"/>
                    <w:bottom w:val="none" w:sz="0" w:space="0" w:color="auto"/>
                    <w:right w:val="none" w:sz="0" w:space="0" w:color="auto"/>
                  </w:divBdr>
                </w:div>
                <w:div w:id="1919293090">
                  <w:marLeft w:val="0"/>
                  <w:marRight w:val="0"/>
                  <w:marTop w:val="0"/>
                  <w:marBottom w:val="0"/>
                  <w:divBdr>
                    <w:top w:val="none" w:sz="0" w:space="0" w:color="auto"/>
                    <w:left w:val="none" w:sz="0" w:space="0" w:color="auto"/>
                    <w:bottom w:val="none" w:sz="0" w:space="0" w:color="auto"/>
                    <w:right w:val="none" w:sz="0" w:space="0" w:color="auto"/>
                  </w:divBdr>
                </w:div>
                <w:div w:id="1942182095">
                  <w:marLeft w:val="0"/>
                  <w:marRight w:val="0"/>
                  <w:marTop w:val="0"/>
                  <w:marBottom w:val="0"/>
                  <w:divBdr>
                    <w:top w:val="none" w:sz="0" w:space="0" w:color="auto"/>
                    <w:left w:val="none" w:sz="0" w:space="0" w:color="auto"/>
                    <w:bottom w:val="none" w:sz="0" w:space="0" w:color="auto"/>
                    <w:right w:val="none" w:sz="0" w:space="0" w:color="auto"/>
                  </w:divBdr>
                </w:div>
                <w:div w:id="1956398979">
                  <w:marLeft w:val="0"/>
                  <w:marRight w:val="0"/>
                  <w:marTop w:val="0"/>
                  <w:marBottom w:val="0"/>
                  <w:divBdr>
                    <w:top w:val="none" w:sz="0" w:space="0" w:color="auto"/>
                    <w:left w:val="none" w:sz="0" w:space="0" w:color="auto"/>
                    <w:bottom w:val="none" w:sz="0" w:space="0" w:color="auto"/>
                    <w:right w:val="none" w:sz="0" w:space="0" w:color="auto"/>
                  </w:divBdr>
                </w:div>
                <w:div w:id="1959677018">
                  <w:marLeft w:val="0"/>
                  <w:marRight w:val="0"/>
                  <w:marTop w:val="0"/>
                  <w:marBottom w:val="0"/>
                  <w:divBdr>
                    <w:top w:val="none" w:sz="0" w:space="0" w:color="auto"/>
                    <w:left w:val="none" w:sz="0" w:space="0" w:color="auto"/>
                    <w:bottom w:val="none" w:sz="0" w:space="0" w:color="auto"/>
                    <w:right w:val="none" w:sz="0" w:space="0" w:color="auto"/>
                  </w:divBdr>
                </w:div>
                <w:div w:id="1986086648">
                  <w:marLeft w:val="0"/>
                  <w:marRight w:val="0"/>
                  <w:marTop w:val="0"/>
                  <w:marBottom w:val="0"/>
                  <w:divBdr>
                    <w:top w:val="none" w:sz="0" w:space="0" w:color="auto"/>
                    <w:left w:val="none" w:sz="0" w:space="0" w:color="auto"/>
                    <w:bottom w:val="none" w:sz="0" w:space="0" w:color="auto"/>
                    <w:right w:val="none" w:sz="0" w:space="0" w:color="auto"/>
                  </w:divBdr>
                </w:div>
                <w:div w:id="1992832909">
                  <w:marLeft w:val="0"/>
                  <w:marRight w:val="0"/>
                  <w:marTop w:val="0"/>
                  <w:marBottom w:val="0"/>
                  <w:divBdr>
                    <w:top w:val="none" w:sz="0" w:space="0" w:color="auto"/>
                    <w:left w:val="none" w:sz="0" w:space="0" w:color="auto"/>
                    <w:bottom w:val="none" w:sz="0" w:space="0" w:color="auto"/>
                    <w:right w:val="none" w:sz="0" w:space="0" w:color="auto"/>
                  </w:divBdr>
                </w:div>
                <w:div w:id="1993093630">
                  <w:marLeft w:val="0"/>
                  <w:marRight w:val="0"/>
                  <w:marTop w:val="0"/>
                  <w:marBottom w:val="0"/>
                  <w:divBdr>
                    <w:top w:val="none" w:sz="0" w:space="0" w:color="auto"/>
                    <w:left w:val="none" w:sz="0" w:space="0" w:color="auto"/>
                    <w:bottom w:val="none" w:sz="0" w:space="0" w:color="auto"/>
                    <w:right w:val="none" w:sz="0" w:space="0" w:color="auto"/>
                  </w:divBdr>
                </w:div>
                <w:div w:id="2014448650">
                  <w:marLeft w:val="0"/>
                  <w:marRight w:val="0"/>
                  <w:marTop w:val="0"/>
                  <w:marBottom w:val="0"/>
                  <w:divBdr>
                    <w:top w:val="none" w:sz="0" w:space="0" w:color="auto"/>
                    <w:left w:val="none" w:sz="0" w:space="0" w:color="auto"/>
                    <w:bottom w:val="none" w:sz="0" w:space="0" w:color="auto"/>
                    <w:right w:val="none" w:sz="0" w:space="0" w:color="auto"/>
                  </w:divBdr>
                </w:div>
                <w:div w:id="2033652338">
                  <w:marLeft w:val="0"/>
                  <w:marRight w:val="0"/>
                  <w:marTop w:val="0"/>
                  <w:marBottom w:val="0"/>
                  <w:divBdr>
                    <w:top w:val="none" w:sz="0" w:space="0" w:color="auto"/>
                    <w:left w:val="none" w:sz="0" w:space="0" w:color="auto"/>
                    <w:bottom w:val="none" w:sz="0" w:space="0" w:color="auto"/>
                    <w:right w:val="none" w:sz="0" w:space="0" w:color="auto"/>
                  </w:divBdr>
                </w:div>
                <w:div w:id="2050687520">
                  <w:marLeft w:val="0"/>
                  <w:marRight w:val="0"/>
                  <w:marTop w:val="0"/>
                  <w:marBottom w:val="0"/>
                  <w:divBdr>
                    <w:top w:val="none" w:sz="0" w:space="0" w:color="auto"/>
                    <w:left w:val="none" w:sz="0" w:space="0" w:color="auto"/>
                    <w:bottom w:val="none" w:sz="0" w:space="0" w:color="auto"/>
                    <w:right w:val="none" w:sz="0" w:space="0" w:color="auto"/>
                  </w:divBdr>
                </w:div>
                <w:div w:id="2056536131">
                  <w:marLeft w:val="0"/>
                  <w:marRight w:val="0"/>
                  <w:marTop w:val="0"/>
                  <w:marBottom w:val="0"/>
                  <w:divBdr>
                    <w:top w:val="none" w:sz="0" w:space="0" w:color="auto"/>
                    <w:left w:val="none" w:sz="0" w:space="0" w:color="auto"/>
                    <w:bottom w:val="none" w:sz="0" w:space="0" w:color="auto"/>
                    <w:right w:val="none" w:sz="0" w:space="0" w:color="auto"/>
                  </w:divBdr>
                </w:div>
                <w:div w:id="2078894389">
                  <w:marLeft w:val="0"/>
                  <w:marRight w:val="0"/>
                  <w:marTop w:val="0"/>
                  <w:marBottom w:val="0"/>
                  <w:divBdr>
                    <w:top w:val="none" w:sz="0" w:space="0" w:color="auto"/>
                    <w:left w:val="none" w:sz="0" w:space="0" w:color="auto"/>
                    <w:bottom w:val="none" w:sz="0" w:space="0" w:color="auto"/>
                    <w:right w:val="none" w:sz="0" w:space="0" w:color="auto"/>
                  </w:divBdr>
                </w:div>
                <w:div w:id="2079353361">
                  <w:marLeft w:val="0"/>
                  <w:marRight w:val="0"/>
                  <w:marTop w:val="0"/>
                  <w:marBottom w:val="0"/>
                  <w:divBdr>
                    <w:top w:val="none" w:sz="0" w:space="0" w:color="auto"/>
                    <w:left w:val="none" w:sz="0" w:space="0" w:color="auto"/>
                    <w:bottom w:val="none" w:sz="0" w:space="0" w:color="auto"/>
                    <w:right w:val="none" w:sz="0" w:space="0" w:color="auto"/>
                  </w:divBdr>
                </w:div>
                <w:div w:id="2099597841">
                  <w:marLeft w:val="0"/>
                  <w:marRight w:val="0"/>
                  <w:marTop w:val="0"/>
                  <w:marBottom w:val="0"/>
                  <w:divBdr>
                    <w:top w:val="none" w:sz="0" w:space="0" w:color="auto"/>
                    <w:left w:val="none" w:sz="0" w:space="0" w:color="auto"/>
                    <w:bottom w:val="none" w:sz="0" w:space="0" w:color="auto"/>
                    <w:right w:val="none" w:sz="0" w:space="0" w:color="auto"/>
                  </w:divBdr>
                </w:div>
                <w:div w:id="2103211368">
                  <w:marLeft w:val="0"/>
                  <w:marRight w:val="0"/>
                  <w:marTop w:val="0"/>
                  <w:marBottom w:val="0"/>
                  <w:divBdr>
                    <w:top w:val="none" w:sz="0" w:space="0" w:color="auto"/>
                    <w:left w:val="none" w:sz="0" w:space="0" w:color="auto"/>
                    <w:bottom w:val="none" w:sz="0" w:space="0" w:color="auto"/>
                    <w:right w:val="none" w:sz="0" w:space="0" w:color="auto"/>
                  </w:divBdr>
                </w:div>
                <w:div w:id="2114595110">
                  <w:marLeft w:val="0"/>
                  <w:marRight w:val="0"/>
                  <w:marTop w:val="0"/>
                  <w:marBottom w:val="0"/>
                  <w:divBdr>
                    <w:top w:val="none" w:sz="0" w:space="0" w:color="auto"/>
                    <w:left w:val="none" w:sz="0" w:space="0" w:color="auto"/>
                    <w:bottom w:val="none" w:sz="0" w:space="0" w:color="auto"/>
                    <w:right w:val="none" w:sz="0" w:space="0" w:color="auto"/>
                  </w:divBdr>
                </w:div>
                <w:div w:id="2133554385">
                  <w:marLeft w:val="0"/>
                  <w:marRight w:val="0"/>
                  <w:marTop w:val="0"/>
                  <w:marBottom w:val="0"/>
                  <w:divBdr>
                    <w:top w:val="none" w:sz="0" w:space="0" w:color="auto"/>
                    <w:left w:val="none" w:sz="0" w:space="0" w:color="auto"/>
                    <w:bottom w:val="none" w:sz="0" w:space="0" w:color="auto"/>
                    <w:right w:val="none" w:sz="0" w:space="0" w:color="auto"/>
                  </w:divBdr>
                </w:div>
                <w:div w:id="2137408691">
                  <w:marLeft w:val="0"/>
                  <w:marRight w:val="0"/>
                  <w:marTop w:val="0"/>
                  <w:marBottom w:val="0"/>
                  <w:divBdr>
                    <w:top w:val="none" w:sz="0" w:space="0" w:color="auto"/>
                    <w:left w:val="none" w:sz="0" w:space="0" w:color="auto"/>
                    <w:bottom w:val="none" w:sz="0" w:space="0" w:color="auto"/>
                    <w:right w:val="none" w:sz="0" w:space="0" w:color="auto"/>
                  </w:divBdr>
                </w:div>
                <w:div w:id="2139492193">
                  <w:marLeft w:val="0"/>
                  <w:marRight w:val="0"/>
                  <w:marTop w:val="0"/>
                  <w:marBottom w:val="0"/>
                  <w:divBdr>
                    <w:top w:val="none" w:sz="0" w:space="0" w:color="auto"/>
                    <w:left w:val="none" w:sz="0" w:space="0" w:color="auto"/>
                    <w:bottom w:val="none" w:sz="0" w:space="0" w:color="auto"/>
                    <w:right w:val="none" w:sz="0" w:space="0" w:color="auto"/>
                  </w:divBdr>
                </w:div>
              </w:divsChild>
            </w:div>
            <w:div w:id="382874150">
              <w:marLeft w:val="0"/>
              <w:marRight w:val="0"/>
              <w:marTop w:val="0"/>
              <w:marBottom w:val="0"/>
              <w:divBdr>
                <w:top w:val="none" w:sz="0" w:space="0" w:color="auto"/>
                <w:left w:val="none" w:sz="0" w:space="0" w:color="auto"/>
                <w:bottom w:val="none" w:sz="0" w:space="0" w:color="auto"/>
                <w:right w:val="none" w:sz="0" w:space="0" w:color="auto"/>
              </w:divBdr>
            </w:div>
            <w:div w:id="390810145">
              <w:marLeft w:val="0"/>
              <w:marRight w:val="0"/>
              <w:marTop w:val="0"/>
              <w:marBottom w:val="0"/>
              <w:divBdr>
                <w:top w:val="none" w:sz="0" w:space="0" w:color="auto"/>
                <w:left w:val="none" w:sz="0" w:space="0" w:color="auto"/>
                <w:bottom w:val="none" w:sz="0" w:space="0" w:color="auto"/>
                <w:right w:val="none" w:sz="0" w:space="0" w:color="auto"/>
              </w:divBdr>
            </w:div>
            <w:div w:id="392658144">
              <w:marLeft w:val="0"/>
              <w:marRight w:val="0"/>
              <w:marTop w:val="0"/>
              <w:marBottom w:val="0"/>
              <w:divBdr>
                <w:top w:val="none" w:sz="0" w:space="0" w:color="auto"/>
                <w:left w:val="none" w:sz="0" w:space="0" w:color="auto"/>
                <w:bottom w:val="none" w:sz="0" w:space="0" w:color="auto"/>
                <w:right w:val="none" w:sz="0" w:space="0" w:color="auto"/>
              </w:divBdr>
            </w:div>
            <w:div w:id="396706374">
              <w:marLeft w:val="0"/>
              <w:marRight w:val="0"/>
              <w:marTop w:val="0"/>
              <w:marBottom w:val="0"/>
              <w:divBdr>
                <w:top w:val="none" w:sz="0" w:space="0" w:color="auto"/>
                <w:left w:val="none" w:sz="0" w:space="0" w:color="auto"/>
                <w:bottom w:val="none" w:sz="0" w:space="0" w:color="auto"/>
                <w:right w:val="none" w:sz="0" w:space="0" w:color="auto"/>
              </w:divBdr>
            </w:div>
            <w:div w:id="401568263">
              <w:marLeft w:val="0"/>
              <w:marRight w:val="0"/>
              <w:marTop w:val="0"/>
              <w:marBottom w:val="0"/>
              <w:divBdr>
                <w:top w:val="none" w:sz="0" w:space="0" w:color="auto"/>
                <w:left w:val="none" w:sz="0" w:space="0" w:color="auto"/>
                <w:bottom w:val="none" w:sz="0" w:space="0" w:color="auto"/>
                <w:right w:val="none" w:sz="0" w:space="0" w:color="auto"/>
              </w:divBdr>
            </w:div>
            <w:div w:id="414204329">
              <w:marLeft w:val="0"/>
              <w:marRight w:val="0"/>
              <w:marTop w:val="0"/>
              <w:marBottom w:val="0"/>
              <w:divBdr>
                <w:top w:val="none" w:sz="0" w:space="0" w:color="auto"/>
                <w:left w:val="none" w:sz="0" w:space="0" w:color="auto"/>
                <w:bottom w:val="none" w:sz="0" w:space="0" w:color="auto"/>
                <w:right w:val="none" w:sz="0" w:space="0" w:color="auto"/>
              </w:divBdr>
            </w:div>
            <w:div w:id="420108075">
              <w:marLeft w:val="0"/>
              <w:marRight w:val="0"/>
              <w:marTop w:val="0"/>
              <w:marBottom w:val="0"/>
              <w:divBdr>
                <w:top w:val="none" w:sz="0" w:space="0" w:color="auto"/>
                <w:left w:val="none" w:sz="0" w:space="0" w:color="auto"/>
                <w:bottom w:val="none" w:sz="0" w:space="0" w:color="auto"/>
                <w:right w:val="none" w:sz="0" w:space="0" w:color="auto"/>
              </w:divBdr>
            </w:div>
            <w:div w:id="420561941">
              <w:marLeft w:val="0"/>
              <w:marRight w:val="0"/>
              <w:marTop w:val="0"/>
              <w:marBottom w:val="0"/>
              <w:divBdr>
                <w:top w:val="none" w:sz="0" w:space="0" w:color="auto"/>
                <w:left w:val="none" w:sz="0" w:space="0" w:color="auto"/>
                <w:bottom w:val="none" w:sz="0" w:space="0" w:color="auto"/>
                <w:right w:val="none" w:sz="0" w:space="0" w:color="auto"/>
              </w:divBdr>
            </w:div>
            <w:div w:id="426266710">
              <w:marLeft w:val="0"/>
              <w:marRight w:val="0"/>
              <w:marTop w:val="0"/>
              <w:marBottom w:val="0"/>
              <w:divBdr>
                <w:top w:val="none" w:sz="0" w:space="0" w:color="auto"/>
                <w:left w:val="none" w:sz="0" w:space="0" w:color="auto"/>
                <w:bottom w:val="none" w:sz="0" w:space="0" w:color="auto"/>
                <w:right w:val="none" w:sz="0" w:space="0" w:color="auto"/>
              </w:divBdr>
            </w:div>
            <w:div w:id="432408805">
              <w:marLeft w:val="0"/>
              <w:marRight w:val="0"/>
              <w:marTop w:val="0"/>
              <w:marBottom w:val="0"/>
              <w:divBdr>
                <w:top w:val="none" w:sz="0" w:space="0" w:color="auto"/>
                <w:left w:val="none" w:sz="0" w:space="0" w:color="auto"/>
                <w:bottom w:val="none" w:sz="0" w:space="0" w:color="auto"/>
                <w:right w:val="none" w:sz="0" w:space="0" w:color="auto"/>
              </w:divBdr>
            </w:div>
            <w:div w:id="455611305">
              <w:marLeft w:val="0"/>
              <w:marRight w:val="0"/>
              <w:marTop w:val="0"/>
              <w:marBottom w:val="0"/>
              <w:divBdr>
                <w:top w:val="none" w:sz="0" w:space="0" w:color="auto"/>
                <w:left w:val="none" w:sz="0" w:space="0" w:color="auto"/>
                <w:bottom w:val="none" w:sz="0" w:space="0" w:color="auto"/>
                <w:right w:val="none" w:sz="0" w:space="0" w:color="auto"/>
              </w:divBdr>
            </w:div>
            <w:div w:id="458568763">
              <w:marLeft w:val="0"/>
              <w:marRight w:val="0"/>
              <w:marTop w:val="0"/>
              <w:marBottom w:val="0"/>
              <w:divBdr>
                <w:top w:val="none" w:sz="0" w:space="0" w:color="auto"/>
                <w:left w:val="none" w:sz="0" w:space="0" w:color="auto"/>
                <w:bottom w:val="none" w:sz="0" w:space="0" w:color="auto"/>
                <w:right w:val="none" w:sz="0" w:space="0" w:color="auto"/>
              </w:divBdr>
            </w:div>
            <w:div w:id="461847231">
              <w:marLeft w:val="0"/>
              <w:marRight w:val="0"/>
              <w:marTop w:val="0"/>
              <w:marBottom w:val="0"/>
              <w:divBdr>
                <w:top w:val="none" w:sz="0" w:space="0" w:color="auto"/>
                <w:left w:val="none" w:sz="0" w:space="0" w:color="auto"/>
                <w:bottom w:val="none" w:sz="0" w:space="0" w:color="auto"/>
                <w:right w:val="none" w:sz="0" w:space="0" w:color="auto"/>
              </w:divBdr>
            </w:div>
            <w:div w:id="465658790">
              <w:marLeft w:val="0"/>
              <w:marRight w:val="0"/>
              <w:marTop w:val="0"/>
              <w:marBottom w:val="0"/>
              <w:divBdr>
                <w:top w:val="none" w:sz="0" w:space="0" w:color="auto"/>
                <w:left w:val="none" w:sz="0" w:space="0" w:color="auto"/>
                <w:bottom w:val="none" w:sz="0" w:space="0" w:color="auto"/>
                <w:right w:val="none" w:sz="0" w:space="0" w:color="auto"/>
              </w:divBdr>
            </w:div>
            <w:div w:id="466245073">
              <w:marLeft w:val="0"/>
              <w:marRight w:val="0"/>
              <w:marTop w:val="0"/>
              <w:marBottom w:val="0"/>
              <w:divBdr>
                <w:top w:val="none" w:sz="0" w:space="0" w:color="auto"/>
                <w:left w:val="none" w:sz="0" w:space="0" w:color="auto"/>
                <w:bottom w:val="none" w:sz="0" w:space="0" w:color="auto"/>
                <w:right w:val="none" w:sz="0" w:space="0" w:color="auto"/>
              </w:divBdr>
            </w:div>
            <w:div w:id="472524404">
              <w:marLeft w:val="0"/>
              <w:marRight w:val="0"/>
              <w:marTop w:val="0"/>
              <w:marBottom w:val="0"/>
              <w:divBdr>
                <w:top w:val="none" w:sz="0" w:space="0" w:color="auto"/>
                <w:left w:val="none" w:sz="0" w:space="0" w:color="auto"/>
                <w:bottom w:val="none" w:sz="0" w:space="0" w:color="auto"/>
                <w:right w:val="none" w:sz="0" w:space="0" w:color="auto"/>
              </w:divBdr>
            </w:div>
            <w:div w:id="472992325">
              <w:marLeft w:val="0"/>
              <w:marRight w:val="0"/>
              <w:marTop w:val="0"/>
              <w:marBottom w:val="0"/>
              <w:divBdr>
                <w:top w:val="none" w:sz="0" w:space="0" w:color="auto"/>
                <w:left w:val="none" w:sz="0" w:space="0" w:color="auto"/>
                <w:bottom w:val="none" w:sz="0" w:space="0" w:color="auto"/>
                <w:right w:val="none" w:sz="0" w:space="0" w:color="auto"/>
              </w:divBdr>
            </w:div>
            <w:div w:id="476799662">
              <w:marLeft w:val="0"/>
              <w:marRight w:val="0"/>
              <w:marTop w:val="0"/>
              <w:marBottom w:val="0"/>
              <w:divBdr>
                <w:top w:val="none" w:sz="0" w:space="0" w:color="auto"/>
                <w:left w:val="none" w:sz="0" w:space="0" w:color="auto"/>
                <w:bottom w:val="none" w:sz="0" w:space="0" w:color="auto"/>
                <w:right w:val="none" w:sz="0" w:space="0" w:color="auto"/>
              </w:divBdr>
            </w:div>
            <w:div w:id="477377983">
              <w:marLeft w:val="0"/>
              <w:marRight w:val="0"/>
              <w:marTop w:val="0"/>
              <w:marBottom w:val="0"/>
              <w:divBdr>
                <w:top w:val="none" w:sz="0" w:space="0" w:color="auto"/>
                <w:left w:val="none" w:sz="0" w:space="0" w:color="auto"/>
                <w:bottom w:val="none" w:sz="0" w:space="0" w:color="auto"/>
                <w:right w:val="none" w:sz="0" w:space="0" w:color="auto"/>
              </w:divBdr>
            </w:div>
            <w:div w:id="484398836">
              <w:marLeft w:val="0"/>
              <w:marRight w:val="0"/>
              <w:marTop w:val="0"/>
              <w:marBottom w:val="0"/>
              <w:divBdr>
                <w:top w:val="none" w:sz="0" w:space="0" w:color="auto"/>
                <w:left w:val="none" w:sz="0" w:space="0" w:color="auto"/>
                <w:bottom w:val="none" w:sz="0" w:space="0" w:color="auto"/>
                <w:right w:val="none" w:sz="0" w:space="0" w:color="auto"/>
              </w:divBdr>
            </w:div>
            <w:div w:id="484709913">
              <w:marLeft w:val="0"/>
              <w:marRight w:val="0"/>
              <w:marTop w:val="0"/>
              <w:marBottom w:val="0"/>
              <w:divBdr>
                <w:top w:val="none" w:sz="0" w:space="0" w:color="auto"/>
                <w:left w:val="none" w:sz="0" w:space="0" w:color="auto"/>
                <w:bottom w:val="none" w:sz="0" w:space="0" w:color="auto"/>
                <w:right w:val="none" w:sz="0" w:space="0" w:color="auto"/>
              </w:divBdr>
            </w:div>
            <w:div w:id="487790448">
              <w:marLeft w:val="0"/>
              <w:marRight w:val="0"/>
              <w:marTop w:val="0"/>
              <w:marBottom w:val="0"/>
              <w:divBdr>
                <w:top w:val="none" w:sz="0" w:space="0" w:color="auto"/>
                <w:left w:val="none" w:sz="0" w:space="0" w:color="auto"/>
                <w:bottom w:val="none" w:sz="0" w:space="0" w:color="auto"/>
                <w:right w:val="none" w:sz="0" w:space="0" w:color="auto"/>
              </w:divBdr>
            </w:div>
            <w:div w:id="487981640">
              <w:marLeft w:val="0"/>
              <w:marRight w:val="0"/>
              <w:marTop w:val="0"/>
              <w:marBottom w:val="0"/>
              <w:divBdr>
                <w:top w:val="none" w:sz="0" w:space="0" w:color="auto"/>
                <w:left w:val="none" w:sz="0" w:space="0" w:color="auto"/>
                <w:bottom w:val="none" w:sz="0" w:space="0" w:color="auto"/>
                <w:right w:val="none" w:sz="0" w:space="0" w:color="auto"/>
              </w:divBdr>
            </w:div>
            <w:div w:id="488785345">
              <w:marLeft w:val="0"/>
              <w:marRight w:val="0"/>
              <w:marTop w:val="0"/>
              <w:marBottom w:val="0"/>
              <w:divBdr>
                <w:top w:val="none" w:sz="0" w:space="0" w:color="auto"/>
                <w:left w:val="none" w:sz="0" w:space="0" w:color="auto"/>
                <w:bottom w:val="none" w:sz="0" w:space="0" w:color="auto"/>
                <w:right w:val="none" w:sz="0" w:space="0" w:color="auto"/>
              </w:divBdr>
            </w:div>
            <w:div w:id="494610496">
              <w:marLeft w:val="0"/>
              <w:marRight w:val="0"/>
              <w:marTop w:val="0"/>
              <w:marBottom w:val="0"/>
              <w:divBdr>
                <w:top w:val="none" w:sz="0" w:space="0" w:color="auto"/>
                <w:left w:val="none" w:sz="0" w:space="0" w:color="auto"/>
                <w:bottom w:val="none" w:sz="0" w:space="0" w:color="auto"/>
                <w:right w:val="none" w:sz="0" w:space="0" w:color="auto"/>
              </w:divBdr>
            </w:div>
            <w:div w:id="496650537">
              <w:marLeft w:val="0"/>
              <w:marRight w:val="0"/>
              <w:marTop w:val="0"/>
              <w:marBottom w:val="0"/>
              <w:divBdr>
                <w:top w:val="none" w:sz="0" w:space="0" w:color="auto"/>
                <w:left w:val="none" w:sz="0" w:space="0" w:color="auto"/>
                <w:bottom w:val="none" w:sz="0" w:space="0" w:color="auto"/>
                <w:right w:val="none" w:sz="0" w:space="0" w:color="auto"/>
              </w:divBdr>
            </w:div>
            <w:div w:id="503861184">
              <w:marLeft w:val="0"/>
              <w:marRight w:val="0"/>
              <w:marTop w:val="0"/>
              <w:marBottom w:val="0"/>
              <w:divBdr>
                <w:top w:val="none" w:sz="0" w:space="0" w:color="auto"/>
                <w:left w:val="none" w:sz="0" w:space="0" w:color="auto"/>
                <w:bottom w:val="none" w:sz="0" w:space="0" w:color="auto"/>
                <w:right w:val="none" w:sz="0" w:space="0" w:color="auto"/>
              </w:divBdr>
            </w:div>
            <w:div w:id="505825313">
              <w:marLeft w:val="0"/>
              <w:marRight w:val="0"/>
              <w:marTop w:val="0"/>
              <w:marBottom w:val="0"/>
              <w:divBdr>
                <w:top w:val="none" w:sz="0" w:space="0" w:color="auto"/>
                <w:left w:val="none" w:sz="0" w:space="0" w:color="auto"/>
                <w:bottom w:val="none" w:sz="0" w:space="0" w:color="auto"/>
                <w:right w:val="none" w:sz="0" w:space="0" w:color="auto"/>
              </w:divBdr>
            </w:div>
            <w:div w:id="510267181">
              <w:marLeft w:val="0"/>
              <w:marRight w:val="0"/>
              <w:marTop w:val="0"/>
              <w:marBottom w:val="0"/>
              <w:divBdr>
                <w:top w:val="none" w:sz="0" w:space="0" w:color="auto"/>
                <w:left w:val="none" w:sz="0" w:space="0" w:color="auto"/>
                <w:bottom w:val="none" w:sz="0" w:space="0" w:color="auto"/>
                <w:right w:val="none" w:sz="0" w:space="0" w:color="auto"/>
              </w:divBdr>
            </w:div>
            <w:div w:id="528374616">
              <w:marLeft w:val="0"/>
              <w:marRight w:val="0"/>
              <w:marTop w:val="0"/>
              <w:marBottom w:val="0"/>
              <w:divBdr>
                <w:top w:val="none" w:sz="0" w:space="0" w:color="auto"/>
                <w:left w:val="none" w:sz="0" w:space="0" w:color="auto"/>
                <w:bottom w:val="none" w:sz="0" w:space="0" w:color="auto"/>
                <w:right w:val="none" w:sz="0" w:space="0" w:color="auto"/>
              </w:divBdr>
            </w:div>
            <w:div w:id="529606434">
              <w:marLeft w:val="0"/>
              <w:marRight w:val="0"/>
              <w:marTop w:val="0"/>
              <w:marBottom w:val="0"/>
              <w:divBdr>
                <w:top w:val="none" w:sz="0" w:space="0" w:color="auto"/>
                <w:left w:val="none" w:sz="0" w:space="0" w:color="auto"/>
                <w:bottom w:val="none" w:sz="0" w:space="0" w:color="auto"/>
                <w:right w:val="none" w:sz="0" w:space="0" w:color="auto"/>
              </w:divBdr>
            </w:div>
            <w:div w:id="535967230">
              <w:marLeft w:val="0"/>
              <w:marRight w:val="0"/>
              <w:marTop w:val="0"/>
              <w:marBottom w:val="0"/>
              <w:divBdr>
                <w:top w:val="none" w:sz="0" w:space="0" w:color="auto"/>
                <w:left w:val="none" w:sz="0" w:space="0" w:color="auto"/>
                <w:bottom w:val="none" w:sz="0" w:space="0" w:color="auto"/>
                <w:right w:val="none" w:sz="0" w:space="0" w:color="auto"/>
              </w:divBdr>
            </w:div>
            <w:div w:id="541752136">
              <w:marLeft w:val="0"/>
              <w:marRight w:val="0"/>
              <w:marTop w:val="0"/>
              <w:marBottom w:val="0"/>
              <w:divBdr>
                <w:top w:val="none" w:sz="0" w:space="0" w:color="auto"/>
                <w:left w:val="none" w:sz="0" w:space="0" w:color="auto"/>
                <w:bottom w:val="none" w:sz="0" w:space="0" w:color="auto"/>
                <w:right w:val="none" w:sz="0" w:space="0" w:color="auto"/>
              </w:divBdr>
            </w:div>
            <w:div w:id="541939441">
              <w:marLeft w:val="0"/>
              <w:marRight w:val="0"/>
              <w:marTop w:val="0"/>
              <w:marBottom w:val="0"/>
              <w:divBdr>
                <w:top w:val="none" w:sz="0" w:space="0" w:color="auto"/>
                <w:left w:val="none" w:sz="0" w:space="0" w:color="auto"/>
                <w:bottom w:val="none" w:sz="0" w:space="0" w:color="auto"/>
                <w:right w:val="none" w:sz="0" w:space="0" w:color="auto"/>
              </w:divBdr>
            </w:div>
            <w:div w:id="542332501">
              <w:marLeft w:val="0"/>
              <w:marRight w:val="0"/>
              <w:marTop w:val="0"/>
              <w:marBottom w:val="0"/>
              <w:divBdr>
                <w:top w:val="none" w:sz="0" w:space="0" w:color="auto"/>
                <w:left w:val="none" w:sz="0" w:space="0" w:color="auto"/>
                <w:bottom w:val="none" w:sz="0" w:space="0" w:color="auto"/>
                <w:right w:val="none" w:sz="0" w:space="0" w:color="auto"/>
              </w:divBdr>
            </w:div>
            <w:div w:id="546374494">
              <w:marLeft w:val="0"/>
              <w:marRight w:val="0"/>
              <w:marTop w:val="0"/>
              <w:marBottom w:val="0"/>
              <w:divBdr>
                <w:top w:val="none" w:sz="0" w:space="0" w:color="auto"/>
                <w:left w:val="none" w:sz="0" w:space="0" w:color="auto"/>
                <w:bottom w:val="none" w:sz="0" w:space="0" w:color="auto"/>
                <w:right w:val="none" w:sz="0" w:space="0" w:color="auto"/>
              </w:divBdr>
            </w:div>
            <w:div w:id="551356045">
              <w:marLeft w:val="0"/>
              <w:marRight w:val="0"/>
              <w:marTop w:val="0"/>
              <w:marBottom w:val="0"/>
              <w:divBdr>
                <w:top w:val="none" w:sz="0" w:space="0" w:color="auto"/>
                <w:left w:val="none" w:sz="0" w:space="0" w:color="auto"/>
                <w:bottom w:val="none" w:sz="0" w:space="0" w:color="auto"/>
                <w:right w:val="none" w:sz="0" w:space="0" w:color="auto"/>
              </w:divBdr>
            </w:div>
            <w:div w:id="553005656">
              <w:marLeft w:val="0"/>
              <w:marRight w:val="0"/>
              <w:marTop w:val="0"/>
              <w:marBottom w:val="0"/>
              <w:divBdr>
                <w:top w:val="none" w:sz="0" w:space="0" w:color="auto"/>
                <w:left w:val="none" w:sz="0" w:space="0" w:color="auto"/>
                <w:bottom w:val="none" w:sz="0" w:space="0" w:color="auto"/>
                <w:right w:val="none" w:sz="0" w:space="0" w:color="auto"/>
              </w:divBdr>
            </w:div>
            <w:div w:id="557396821">
              <w:marLeft w:val="0"/>
              <w:marRight w:val="0"/>
              <w:marTop w:val="0"/>
              <w:marBottom w:val="0"/>
              <w:divBdr>
                <w:top w:val="none" w:sz="0" w:space="0" w:color="auto"/>
                <w:left w:val="none" w:sz="0" w:space="0" w:color="auto"/>
                <w:bottom w:val="none" w:sz="0" w:space="0" w:color="auto"/>
                <w:right w:val="none" w:sz="0" w:space="0" w:color="auto"/>
              </w:divBdr>
            </w:div>
            <w:div w:id="564803314">
              <w:marLeft w:val="0"/>
              <w:marRight w:val="0"/>
              <w:marTop w:val="0"/>
              <w:marBottom w:val="0"/>
              <w:divBdr>
                <w:top w:val="none" w:sz="0" w:space="0" w:color="auto"/>
                <w:left w:val="none" w:sz="0" w:space="0" w:color="auto"/>
                <w:bottom w:val="none" w:sz="0" w:space="0" w:color="auto"/>
                <w:right w:val="none" w:sz="0" w:space="0" w:color="auto"/>
              </w:divBdr>
            </w:div>
            <w:div w:id="565261938">
              <w:marLeft w:val="0"/>
              <w:marRight w:val="0"/>
              <w:marTop w:val="0"/>
              <w:marBottom w:val="0"/>
              <w:divBdr>
                <w:top w:val="none" w:sz="0" w:space="0" w:color="auto"/>
                <w:left w:val="none" w:sz="0" w:space="0" w:color="auto"/>
                <w:bottom w:val="none" w:sz="0" w:space="0" w:color="auto"/>
                <w:right w:val="none" w:sz="0" w:space="0" w:color="auto"/>
              </w:divBdr>
            </w:div>
            <w:div w:id="571038355">
              <w:marLeft w:val="0"/>
              <w:marRight w:val="0"/>
              <w:marTop w:val="0"/>
              <w:marBottom w:val="0"/>
              <w:divBdr>
                <w:top w:val="none" w:sz="0" w:space="0" w:color="auto"/>
                <w:left w:val="none" w:sz="0" w:space="0" w:color="auto"/>
                <w:bottom w:val="none" w:sz="0" w:space="0" w:color="auto"/>
                <w:right w:val="none" w:sz="0" w:space="0" w:color="auto"/>
              </w:divBdr>
            </w:div>
            <w:div w:id="586042267">
              <w:marLeft w:val="0"/>
              <w:marRight w:val="0"/>
              <w:marTop w:val="0"/>
              <w:marBottom w:val="0"/>
              <w:divBdr>
                <w:top w:val="none" w:sz="0" w:space="0" w:color="auto"/>
                <w:left w:val="none" w:sz="0" w:space="0" w:color="auto"/>
                <w:bottom w:val="none" w:sz="0" w:space="0" w:color="auto"/>
                <w:right w:val="none" w:sz="0" w:space="0" w:color="auto"/>
              </w:divBdr>
            </w:div>
            <w:div w:id="586424537">
              <w:marLeft w:val="0"/>
              <w:marRight w:val="0"/>
              <w:marTop w:val="0"/>
              <w:marBottom w:val="0"/>
              <w:divBdr>
                <w:top w:val="none" w:sz="0" w:space="0" w:color="auto"/>
                <w:left w:val="none" w:sz="0" w:space="0" w:color="auto"/>
                <w:bottom w:val="none" w:sz="0" w:space="0" w:color="auto"/>
                <w:right w:val="none" w:sz="0" w:space="0" w:color="auto"/>
              </w:divBdr>
            </w:div>
            <w:div w:id="593977392">
              <w:marLeft w:val="0"/>
              <w:marRight w:val="0"/>
              <w:marTop w:val="0"/>
              <w:marBottom w:val="0"/>
              <w:divBdr>
                <w:top w:val="none" w:sz="0" w:space="0" w:color="auto"/>
                <w:left w:val="none" w:sz="0" w:space="0" w:color="auto"/>
                <w:bottom w:val="none" w:sz="0" w:space="0" w:color="auto"/>
                <w:right w:val="none" w:sz="0" w:space="0" w:color="auto"/>
              </w:divBdr>
            </w:div>
            <w:div w:id="595211271">
              <w:marLeft w:val="0"/>
              <w:marRight w:val="0"/>
              <w:marTop w:val="0"/>
              <w:marBottom w:val="0"/>
              <w:divBdr>
                <w:top w:val="none" w:sz="0" w:space="0" w:color="auto"/>
                <w:left w:val="none" w:sz="0" w:space="0" w:color="auto"/>
                <w:bottom w:val="none" w:sz="0" w:space="0" w:color="auto"/>
                <w:right w:val="none" w:sz="0" w:space="0" w:color="auto"/>
              </w:divBdr>
            </w:div>
            <w:div w:id="596711686">
              <w:marLeft w:val="0"/>
              <w:marRight w:val="0"/>
              <w:marTop w:val="0"/>
              <w:marBottom w:val="0"/>
              <w:divBdr>
                <w:top w:val="none" w:sz="0" w:space="0" w:color="auto"/>
                <w:left w:val="none" w:sz="0" w:space="0" w:color="auto"/>
                <w:bottom w:val="none" w:sz="0" w:space="0" w:color="auto"/>
                <w:right w:val="none" w:sz="0" w:space="0" w:color="auto"/>
              </w:divBdr>
            </w:div>
            <w:div w:id="596714303">
              <w:marLeft w:val="0"/>
              <w:marRight w:val="0"/>
              <w:marTop w:val="0"/>
              <w:marBottom w:val="0"/>
              <w:divBdr>
                <w:top w:val="none" w:sz="0" w:space="0" w:color="auto"/>
                <w:left w:val="none" w:sz="0" w:space="0" w:color="auto"/>
                <w:bottom w:val="none" w:sz="0" w:space="0" w:color="auto"/>
                <w:right w:val="none" w:sz="0" w:space="0" w:color="auto"/>
              </w:divBdr>
            </w:div>
            <w:div w:id="599338187">
              <w:marLeft w:val="0"/>
              <w:marRight w:val="0"/>
              <w:marTop w:val="0"/>
              <w:marBottom w:val="0"/>
              <w:divBdr>
                <w:top w:val="none" w:sz="0" w:space="0" w:color="auto"/>
                <w:left w:val="none" w:sz="0" w:space="0" w:color="auto"/>
                <w:bottom w:val="none" w:sz="0" w:space="0" w:color="auto"/>
                <w:right w:val="none" w:sz="0" w:space="0" w:color="auto"/>
              </w:divBdr>
            </w:div>
            <w:div w:id="602764280">
              <w:marLeft w:val="0"/>
              <w:marRight w:val="0"/>
              <w:marTop w:val="0"/>
              <w:marBottom w:val="0"/>
              <w:divBdr>
                <w:top w:val="none" w:sz="0" w:space="0" w:color="auto"/>
                <w:left w:val="none" w:sz="0" w:space="0" w:color="auto"/>
                <w:bottom w:val="none" w:sz="0" w:space="0" w:color="auto"/>
                <w:right w:val="none" w:sz="0" w:space="0" w:color="auto"/>
              </w:divBdr>
            </w:div>
            <w:div w:id="609242821">
              <w:marLeft w:val="0"/>
              <w:marRight w:val="0"/>
              <w:marTop w:val="0"/>
              <w:marBottom w:val="0"/>
              <w:divBdr>
                <w:top w:val="none" w:sz="0" w:space="0" w:color="auto"/>
                <w:left w:val="none" w:sz="0" w:space="0" w:color="auto"/>
                <w:bottom w:val="none" w:sz="0" w:space="0" w:color="auto"/>
                <w:right w:val="none" w:sz="0" w:space="0" w:color="auto"/>
              </w:divBdr>
            </w:div>
            <w:div w:id="610211789">
              <w:marLeft w:val="0"/>
              <w:marRight w:val="0"/>
              <w:marTop w:val="0"/>
              <w:marBottom w:val="0"/>
              <w:divBdr>
                <w:top w:val="none" w:sz="0" w:space="0" w:color="auto"/>
                <w:left w:val="none" w:sz="0" w:space="0" w:color="auto"/>
                <w:bottom w:val="none" w:sz="0" w:space="0" w:color="auto"/>
                <w:right w:val="none" w:sz="0" w:space="0" w:color="auto"/>
              </w:divBdr>
            </w:div>
            <w:div w:id="616063250">
              <w:marLeft w:val="0"/>
              <w:marRight w:val="0"/>
              <w:marTop w:val="0"/>
              <w:marBottom w:val="0"/>
              <w:divBdr>
                <w:top w:val="none" w:sz="0" w:space="0" w:color="auto"/>
                <w:left w:val="none" w:sz="0" w:space="0" w:color="auto"/>
                <w:bottom w:val="none" w:sz="0" w:space="0" w:color="auto"/>
                <w:right w:val="none" w:sz="0" w:space="0" w:color="auto"/>
              </w:divBdr>
            </w:div>
            <w:div w:id="623733566">
              <w:marLeft w:val="0"/>
              <w:marRight w:val="0"/>
              <w:marTop w:val="0"/>
              <w:marBottom w:val="0"/>
              <w:divBdr>
                <w:top w:val="none" w:sz="0" w:space="0" w:color="auto"/>
                <w:left w:val="none" w:sz="0" w:space="0" w:color="auto"/>
                <w:bottom w:val="none" w:sz="0" w:space="0" w:color="auto"/>
                <w:right w:val="none" w:sz="0" w:space="0" w:color="auto"/>
              </w:divBdr>
            </w:div>
            <w:div w:id="627054441">
              <w:marLeft w:val="0"/>
              <w:marRight w:val="0"/>
              <w:marTop w:val="0"/>
              <w:marBottom w:val="0"/>
              <w:divBdr>
                <w:top w:val="none" w:sz="0" w:space="0" w:color="auto"/>
                <w:left w:val="none" w:sz="0" w:space="0" w:color="auto"/>
                <w:bottom w:val="none" w:sz="0" w:space="0" w:color="auto"/>
                <w:right w:val="none" w:sz="0" w:space="0" w:color="auto"/>
              </w:divBdr>
            </w:div>
            <w:div w:id="630860935">
              <w:marLeft w:val="0"/>
              <w:marRight w:val="0"/>
              <w:marTop w:val="0"/>
              <w:marBottom w:val="0"/>
              <w:divBdr>
                <w:top w:val="none" w:sz="0" w:space="0" w:color="auto"/>
                <w:left w:val="none" w:sz="0" w:space="0" w:color="auto"/>
                <w:bottom w:val="none" w:sz="0" w:space="0" w:color="auto"/>
                <w:right w:val="none" w:sz="0" w:space="0" w:color="auto"/>
              </w:divBdr>
            </w:div>
            <w:div w:id="634064423">
              <w:marLeft w:val="0"/>
              <w:marRight w:val="0"/>
              <w:marTop w:val="0"/>
              <w:marBottom w:val="0"/>
              <w:divBdr>
                <w:top w:val="none" w:sz="0" w:space="0" w:color="auto"/>
                <w:left w:val="none" w:sz="0" w:space="0" w:color="auto"/>
                <w:bottom w:val="none" w:sz="0" w:space="0" w:color="auto"/>
                <w:right w:val="none" w:sz="0" w:space="0" w:color="auto"/>
              </w:divBdr>
            </w:div>
            <w:div w:id="640694989">
              <w:marLeft w:val="0"/>
              <w:marRight w:val="0"/>
              <w:marTop w:val="0"/>
              <w:marBottom w:val="0"/>
              <w:divBdr>
                <w:top w:val="none" w:sz="0" w:space="0" w:color="auto"/>
                <w:left w:val="none" w:sz="0" w:space="0" w:color="auto"/>
                <w:bottom w:val="none" w:sz="0" w:space="0" w:color="auto"/>
                <w:right w:val="none" w:sz="0" w:space="0" w:color="auto"/>
              </w:divBdr>
            </w:div>
            <w:div w:id="647903820">
              <w:marLeft w:val="0"/>
              <w:marRight w:val="0"/>
              <w:marTop w:val="0"/>
              <w:marBottom w:val="0"/>
              <w:divBdr>
                <w:top w:val="none" w:sz="0" w:space="0" w:color="auto"/>
                <w:left w:val="none" w:sz="0" w:space="0" w:color="auto"/>
                <w:bottom w:val="none" w:sz="0" w:space="0" w:color="auto"/>
                <w:right w:val="none" w:sz="0" w:space="0" w:color="auto"/>
              </w:divBdr>
            </w:div>
            <w:div w:id="653724242">
              <w:marLeft w:val="0"/>
              <w:marRight w:val="0"/>
              <w:marTop w:val="0"/>
              <w:marBottom w:val="0"/>
              <w:divBdr>
                <w:top w:val="none" w:sz="0" w:space="0" w:color="auto"/>
                <w:left w:val="none" w:sz="0" w:space="0" w:color="auto"/>
                <w:bottom w:val="none" w:sz="0" w:space="0" w:color="auto"/>
                <w:right w:val="none" w:sz="0" w:space="0" w:color="auto"/>
              </w:divBdr>
            </w:div>
            <w:div w:id="668143645">
              <w:marLeft w:val="0"/>
              <w:marRight w:val="0"/>
              <w:marTop w:val="0"/>
              <w:marBottom w:val="0"/>
              <w:divBdr>
                <w:top w:val="none" w:sz="0" w:space="0" w:color="auto"/>
                <w:left w:val="none" w:sz="0" w:space="0" w:color="auto"/>
                <w:bottom w:val="none" w:sz="0" w:space="0" w:color="auto"/>
                <w:right w:val="none" w:sz="0" w:space="0" w:color="auto"/>
              </w:divBdr>
            </w:div>
            <w:div w:id="677468188">
              <w:marLeft w:val="0"/>
              <w:marRight w:val="0"/>
              <w:marTop w:val="0"/>
              <w:marBottom w:val="0"/>
              <w:divBdr>
                <w:top w:val="none" w:sz="0" w:space="0" w:color="auto"/>
                <w:left w:val="none" w:sz="0" w:space="0" w:color="auto"/>
                <w:bottom w:val="none" w:sz="0" w:space="0" w:color="auto"/>
                <w:right w:val="none" w:sz="0" w:space="0" w:color="auto"/>
              </w:divBdr>
            </w:div>
            <w:div w:id="688870911">
              <w:marLeft w:val="0"/>
              <w:marRight w:val="0"/>
              <w:marTop w:val="0"/>
              <w:marBottom w:val="0"/>
              <w:divBdr>
                <w:top w:val="none" w:sz="0" w:space="0" w:color="auto"/>
                <w:left w:val="none" w:sz="0" w:space="0" w:color="auto"/>
                <w:bottom w:val="none" w:sz="0" w:space="0" w:color="auto"/>
                <w:right w:val="none" w:sz="0" w:space="0" w:color="auto"/>
              </w:divBdr>
            </w:div>
            <w:div w:id="691539108">
              <w:marLeft w:val="0"/>
              <w:marRight w:val="0"/>
              <w:marTop w:val="0"/>
              <w:marBottom w:val="0"/>
              <w:divBdr>
                <w:top w:val="none" w:sz="0" w:space="0" w:color="auto"/>
                <w:left w:val="none" w:sz="0" w:space="0" w:color="auto"/>
                <w:bottom w:val="none" w:sz="0" w:space="0" w:color="auto"/>
                <w:right w:val="none" w:sz="0" w:space="0" w:color="auto"/>
              </w:divBdr>
            </w:div>
            <w:div w:id="692073491">
              <w:marLeft w:val="0"/>
              <w:marRight w:val="0"/>
              <w:marTop w:val="0"/>
              <w:marBottom w:val="0"/>
              <w:divBdr>
                <w:top w:val="none" w:sz="0" w:space="0" w:color="auto"/>
                <w:left w:val="none" w:sz="0" w:space="0" w:color="auto"/>
                <w:bottom w:val="none" w:sz="0" w:space="0" w:color="auto"/>
                <w:right w:val="none" w:sz="0" w:space="0" w:color="auto"/>
              </w:divBdr>
            </w:div>
            <w:div w:id="697777245">
              <w:marLeft w:val="0"/>
              <w:marRight w:val="0"/>
              <w:marTop w:val="0"/>
              <w:marBottom w:val="0"/>
              <w:divBdr>
                <w:top w:val="none" w:sz="0" w:space="0" w:color="auto"/>
                <w:left w:val="none" w:sz="0" w:space="0" w:color="auto"/>
                <w:bottom w:val="none" w:sz="0" w:space="0" w:color="auto"/>
                <w:right w:val="none" w:sz="0" w:space="0" w:color="auto"/>
              </w:divBdr>
            </w:div>
            <w:div w:id="728530896">
              <w:marLeft w:val="0"/>
              <w:marRight w:val="0"/>
              <w:marTop w:val="0"/>
              <w:marBottom w:val="0"/>
              <w:divBdr>
                <w:top w:val="none" w:sz="0" w:space="0" w:color="auto"/>
                <w:left w:val="none" w:sz="0" w:space="0" w:color="auto"/>
                <w:bottom w:val="none" w:sz="0" w:space="0" w:color="auto"/>
                <w:right w:val="none" w:sz="0" w:space="0" w:color="auto"/>
              </w:divBdr>
            </w:div>
            <w:div w:id="729882760">
              <w:marLeft w:val="0"/>
              <w:marRight w:val="0"/>
              <w:marTop w:val="0"/>
              <w:marBottom w:val="0"/>
              <w:divBdr>
                <w:top w:val="none" w:sz="0" w:space="0" w:color="auto"/>
                <w:left w:val="none" w:sz="0" w:space="0" w:color="auto"/>
                <w:bottom w:val="none" w:sz="0" w:space="0" w:color="auto"/>
                <w:right w:val="none" w:sz="0" w:space="0" w:color="auto"/>
              </w:divBdr>
            </w:div>
            <w:div w:id="741218963">
              <w:marLeft w:val="0"/>
              <w:marRight w:val="0"/>
              <w:marTop w:val="0"/>
              <w:marBottom w:val="0"/>
              <w:divBdr>
                <w:top w:val="none" w:sz="0" w:space="0" w:color="auto"/>
                <w:left w:val="none" w:sz="0" w:space="0" w:color="auto"/>
                <w:bottom w:val="none" w:sz="0" w:space="0" w:color="auto"/>
                <w:right w:val="none" w:sz="0" w:space="0" w:color="auto"/>
              </w:divBdr>
            </w:div>
            <w:div w:id="744642737">
              <w:marLeft w:val="0"/>
              <w:marRight w:val="0"/>
              <w:marTop w:val="0"/>
              <w:marBottom w:val="0"/>
              <w:divBdr>
                <w:top w:val="none" w:sz="0" w:space="0" w:color="auto"/>
                <w:left w:val="none" w:sz="0" w:space="0" w:color="auto"/>
                <w:bottom w:val="none" w:sz="0" w:space="0" w:color="auto"/>
                <w:right w:val="none" w:sz="0" w:space="0" w:color="auto"/>
              </w:divBdr>
            </w:div>
            <w:div w:id="751049207">
              <w:marLeft w:val="0"/>
              <w:marRight w:val="0"/>
              <w:marTop w:val="0"/>
              <w:marBottom w:val="0"/>
              <w:divBdr>
                <w:top w:val="none" w:sz="0" w:space="0" w:color="auto"/>
                <w:left w:val="none" w:sz="0" w:space="0" w:color="auto"/>
                <w:bottom w:val="none" w:sz="0" w:space="0" w:color="auto"/>
                <w:right w:val="none" w:sz="0" w:space="0" w:color="auto"/>
              </w:divBdr>
            </w:div>
            <w:div w:id="753624134">
              <w:marLeft w:val="0"/>
              <w:marRight w:val="0"/>
              <w:marTop w:val="0"/>
              <w:marBottom w:val="0"/>
              <w:divBdr>
                <w:top w:val="none" w:sz="0" w:space="0" w:color="auto"/>
                <w:left w:val="none" w:sz="0" w:space="0" w:color="auto"/>
                <w:bottom w:val="none" w:sz="0" w:space="0" w:color="auto"/>
                <w:right w:val="none" w:sz="0" w:space="0" w:color="auto"/>
              </w:divBdr>
            </w:div>
            <w:div w:id="756441340">
              <w:marLeft w:val="0"/>
              <w:marRight w:val="0"/>
              <w:marTop w:val="0"/>
              <w:marBottom w:val="0"/>
              <w:divBdr>
                <w:top w:val="none" w:sz="0" w:space="0" w:color="auto"/>
                <w:left w:val="none" w:sz="0" w:space="0" w:color="auto"/>
                <w:bottom w:val="none" w:sz="0" w:space="0" w:color="auto"/>
                <w:right w:val="none" w:sz="0" w:space="0" w:color="auto"/>
              </w:divBdr>
            </w:div>
            <w:div w:id="773091329">
              <w:marLeft w:val="0"/>
              <w:marRight w:val="0"/>
              <w:marTop w:val="0"/>
              <w:marBottom w:val="0"/>
              <w:divBdr>
                <w:top w:val="none" w:sz="0" w:space="0" w:color="auto"/>
                <w:left w:val="none" w:sz="0" w:space="0" w:color="auto"/>
                <w:bottom w:val="none" w:sz="0" w:space="0" w:color="auto"/>
                <w:right w:val="none" w:sz="0" w:space="0" w:color="auto"/>
              </w:divBdr>
            </w:div>
            <w:div w:id="788359211">
              <w:marLeft w:val="0"/>
              <w:marRight w:val="0"/>
              <w:marTop w:val="0"/>
              <w:marBottom w:val="0"/>
              <w:divBdr>
                <w:top w:val="none" w:sz="0" w:space="0" w:color="auto"/>
                <w:left w:val="none" w:sz="0" w:space="0" w:color="auto"/>
                <w:bottom w:val="none" w:sz="0" w:space="0" w:color="auto"/>
                <w:right w:val="none" w:sz="0" w:space="0" w:color="auto"/>
              </w:divBdr>
            </w:div>
            <w:div w:id="794102666">
              <w:marLeft w:val="0"/>
              <w:marRight w:val="0"/>
              <w:marTop w:val="0"/>
              <w:marBottom w:val="0"/>
              <w:divBdr>
                <w:top w:val="none" w:sz="0" w:space="0" w:color="auto"/>
                <w:left w:val="none" w:sz="0" w:space="0" w:color="auto"/>
                <w:bottom w:val="none" w:sz="0" w:space="0" w:color="auto"/>
                <w:right w:val="none" w:sz="0" w:space="0" w:color="auto"/>
              </w:divBdr>
            </w:div>
            <w:div w:id="799156336">
              <w:marLeft w:val="0"/>
              <w:marRight w:val="0"/>
              <w:marTop w:val="0"/>
              <w:marBottom w:val="0"/>
              <w:divBdr>
                <w:top w:val="none" w:sz="0" w:space="0" w:color="auto"/>
                <w:left w:val="none" w:sz="0" w:space="0" w:color="auto"/>
                <w:bottom w:val="none" w:sz="0" w:space="0" w:color="auto"/>
                <w:right w:val="none" w:sz="0" w:space="0" w:color="auto"/>
              </w:divBdr>
            </w:div>
            <w:div w:id="807211489">
              <w:marLeft w:val="0"/>
              <w:marRight w:val="0"/>
              <w:marTop w:val="0"/>
              <w:marBottom w:val="0"/>
              <w:divBdr>
                <w:top w:val="none" w:sz="0" w:space="0" w:color="auto"/>
                <w:left w:val="none" w:sz="0" w:space="0" w:color="auto"/>
                <w:bottom w:val="none" w:sz="0" w:space="0" w:color="auto"/>
                <w:right w:val="none" w:sz="0" w:space="0" w:color="auto"/>
              </w:divBdr>
            </w:div>
            <w:div w:id="814027628">
              <w:marLeft w:val="0"/>
              <w:marRight w:val="0"/>
              <w:marTop w:val="0"/>
              <w:marBottom w:val="0"/>
              <w:divBdr>
                <w:top w:val="none" w:sz="0" w:space="0" w:color="auto"/>
                <w:left w:val="none" w:sz="0" w:space="0" w:color="auto"/>
                <w:bottom w:val="none" w:sz="0" w:space="0" w:color="auto"/>
                <w:right w:val="none" w:sz="0" w:space="0" w:color="auto"/>
              </w:divBdr>
            </w:div>
            <w:div w:id="815495359">
              <w:marLeft w:val="0"/>
              <w:marRight w:val="0"/>
              <w:marTop w:val="0"/>
              <w:marBottom w:val="0"/>
              <w:divBdr>
                <w:top w:val="none" w:sz="0" w:space="0" w:color="auto"/>
                <w:left w:val="none" w:sz="0" w:space="0" w:color="auto"/>
                <w:bottom w:val="none" w:sz="0" w:space="0" w:color="auto"/>
                <w:right w:val="none" w:sz="0" w:space="0" w:color="auto"/>
              </w:divBdr>
            </w:div>
            <w:div w:id="817189814">
              <w:marLeft w:val="0"/>
              <w:marRight w:val="0"/>
              <w:marTop w:val="0"/>
              <w:marBottom w:val="0"/>
              <w:divBdr>
                <w:top w:val="none" w:sz="0" w:space="0" w:color="auto"/>
                <w:left w:val="none" w:sz="0" w:space="0" w:color="auto"/>
                <w:bottom w:val="none" w:sz="0" w:space="0" w:color="auto"/>
                <w:right w:val="none" w:sz="0" w:space="0" w:color="auto"/>
              </w:divBdr>
            </w:div>
            <w:div w:id="830408444">
              <w:marLeft w:val="0"/>
              <w:marRight w:val="0"/>
              <w:marTop w:val="0"/>
              <w:marBottom w:val="0"/>
              <w:divBdr>
                <w:top w:val="none" w:sz="0" w:space="0" w:color="auto"/>
                <w:left w:val="none" w:sz="0" w:space="0" w:color="auto"/>
                <w:bottom w:val="none" w:sz="0" w:space="0" w:color="auto"/>
                <w:right w:val="none" w:sz="0" w:space="0" w:color="auto"/>
              </w:divBdr>
            </w:div>
            <w:div w:id="833952466">
              <w:marLeft w:val="0"/>
              <w:marRight w:val="0"/>
              <w:marTop w:val="0"/>
              <w:marBottom w:val="0"/>
              <w:divBdr>
                <w:top w:val="none" w:sz="0" w:space="0" w:color="auto"/>
                <w:left w:val="none" w:sz="0" w:space="0" w:color="auto"/>
                <w:bottom w:val="none" w:sz="0" w:space="0" w:color="auto"/>
                <w:right w:val="none" w:sz="0" w:space="0" w:color="auto"/>
              </w:divBdr>
            </w:div>
            <w:div w:id="835926069">
              <w:marLeft w:val="0"/>
              <w:marRight w:val="0"/>
              <w:marTop w:val="0"/>
              <w:marBottom w:val="0"/>
              <w:divBdr>
                <w:top w:val="none" w:sz="0" w:space="0" w:color="auto"/>
                <w:left w:val="none" w:sz="0" w:space="0" w:color="auto"/>
                <w:bottom w:val="none" w:sz="0" w:space="0" w:color="auto"/>
                <w:right w:val="none" w:sz="0" w:space="0" w:color="auto"/>
              </w:divBdr>
            </w:div>
            <w:div w:id="838497375">
              <w:marLeft w:val="0"/>
              <w:marRight w:val="0"/>
              <w:marTop w:val="0"/>
              <w:marBottom w:val="0"/>
              <w:divBdr>
                <w:top w:val="none" w:sz="0" w:space="0" w:color="auto"/>
                <w:left w:val="none" w:sz="0" w:space="0" w:color="auto"/>
                <w:bottom w:val="none" w:sz="0" w:space="0" w:color="auto"/>
                <w:right w:val="none" w:sz="0" w:space="0" w:color="auto"/>
              </w:divBdr>
            </w:div>
            <w:div w:id="855777169">
              <w:marLeft w:val="0"/>
              <w:marRight w:val="0"/>
              <w:marTop w:val="0"/>
              <w:marBottom w:val="0"/>
              <w:divBdr>
                <w:top w:val="none" w:sz="0" w:space="0" w:color="auto"/>
                <w:left w:val="none" w:sz="0" w:space="0" w:color="auto"/>
                <w:bottom w:val="none" w:sz="0" w:space="0" w:color="auto"/>
                <w:right w:val="none" w:sz="0" w:space="0" w:color="auto"/>
              </w:divBdr>
            </w:div>
            <w:div w:id="860822576">
              <w:marLeft w:val="0"/>
              <w:marRight w:val="0"/>
              <w:marTop w:val="0"/>
              <w:marBottom w:val="0"/>
              <w:divBdr>
                <w:top w:val="none" w:sz="0" w:space="0" w:color="auto"/>
                <w:left w:val="none" w:sz="0" w:space="0" w:color="auto"/>
                <w:bottom w:val="none" w:sz="0" w:space="0" w:color="auto"/>
                <w:right w:val="none" w:sz="0" w:space="0" w:color="auto"/>
              </w:divBdr>
            </w:div>
            <w:div w:id="860969926">
              <w:marLeft w:val="0"/>
              <w:marRight w:val="0"/>
              <w:marTop w:val="0"/>
              <w:marBottom w:val="0"/>
              <w:divBdr>
                <w:top w:val="none" w:sz="0" w:space="0" w:color="auto"/>
                <w:left w:val="none" w:sz="0" w:space="0" w:color="auto"/>
                <w:bottom w:val="none" w:sz="0" w:space="0" w:color="auto"/>
                <w:right w:val="none" w:sz="0" w:space="0" w:color="auto"/>
              </w:divBdr>
            </w:div>
            <w:div w:id="865366957">
              <w:marLeft w:val="0"/>
              <w:marRight w:val="0"/>
              <w:marTop w:val="0"/>
              <w:marBottom w:val="0"/>
              <w:divBdr>
                <w:top w:val="none" w:sz="0" w:space="0" w:color="auto"/>
                <w:left w:val="none" w:sz="0" w:space="0" w:color="auto"/>
                <w:bottom w:val="none" w:sz="0" w:space="0" w:color="auto"/>
                <w:right w:val="none" w:sz="0" w:space="0" w:color="auto"/>
              </w:divBdr>
            </w:div>
            <w:div w:id="870537979">
              <w:marLeft w:val="0"/>
              <w:marRight w:val="0"/>
              <w:marTop w:val="0"/>
              <w:marBottom w:val="0"/>
              <w:divBdr>
                <w:top w:val="none" w:sz="0" w:space="0" w:color="auto"/>
                <w:left w:val="none" w:sz="0" w:space="0" w:color="auto"/>
                <w:bottom w:val="none" w:sz="0" w:space="0" w:color="auto"/>
                <w:right w:val="none" w:sz="0" w:space="0" w:color="auto"/>
              </w:divBdr>
            </w:div>
            <w:div w:id="880822871">
              <w:marLeft w:val="0"/>
              <w:marRight w:val="0"/>
              <w:marTop w:val="0"/>
              <w:marBottom w:val="0"/>
              <w:divBdr>
                <w:top w:val="none" w:sz="0" w:space="0" w:color="auto"/>
                <w:left w:val="none" w:sz="0" w:space="0" w:color="auto"/>
                <w:bottom w:val="none" w:sz="0" w:space="0" w:color="auto"/>
                <w:right w:val="none" w:sz="0" w:space="0" w:color="auto"/>
              </w:divBdr>
            </w:div>
            <w:div w:id="890961941">
              <w:marLeft w:val="0"/>
              <w:marRight w:val="0"/>
              <w:marTop w:val="0"/>
              <w:marBottom w:val="0"/>
              <w:divBdr>
                <w:top w:val="none" w:sz="0" w:space="0" w:color="auto"/>
                <w:left w:val="none" w:sz="0" w:space="0" w:color="auto"/>
                <w:bottom w:val="none" w:sz="0" w:space="0" w:color="auto"/>
                <w:right w:val="none" w:sz="0" w:space="0" w:color="auto"/>
              </w:divBdr>
            </w:div>
            <w:div w:id="896354015">
              <w:marLeft w:val="0"/>
              <w:marRight w:val="0"/>
              <w:marTop w:val="0"/>
              <w:marBottom w:val="0"/>
              <w:divBdr>
                <w:top w:val="none" w:sz="0" w:space="0" w:color="auto"/>
                <w:left w:val="none" w:sz="0" w:space="0" w:color="auto"/>
                <w:bottom w:val="none" w:sz="0" w:space="0" w:color="auto"/>
                <w:right w:val="none" w:sz="0" w:space="0" w:color="auto"/>
              </w:divBdr>
            </w:div>
            <w:div w:id="896740668">
              <w:marLeft w:val="0"/>
              <w:marRight w:val="0"/>
              <w:marTop w:val="0"/>
              <w:marBottom w:val="0"/>
              <w:divBdr>
                <w:top w:val="none" w:sz="0" w:space="0" w:color="auto"/>
                <w:left w:val="none" w:sz="0" w:space="0" w:color="auto"/>
                <w:bottom w:val="none" w:sz="0" w:space="0" w:color="auto"/>
                <w:right w:val="none" w:sz="0" w:space="0" w:color="auto"/>
              </w:divBdr>
            </w:div>
            <w:div w:id="905645737">
              <w:marLeft w:val="0"/>
              <w:marRight w:val="0"/>
              <w:marTop w:val="0"/>
              <w:marBottom w:val="0"/>
              <w:divBdr>
                <w:top w:val="none" w:sz="0" w:space="0" w:color="auto"/>
                <w:left w:val="none" w:sz="0" w:space="0" w:color="auto"/>
                <w:bottom w:val="none" w:sz="0" w:space="0" w:color="auto"/>
                <w:right w:val="none" w:sz="0" w:space="0" w:color="auto"/>
              </w:divBdr>
            </w:div>
            <w:div w:id="907034354">
              <w:marLeft w:val="0"/>
              <w:marRight w:val="0"/>
              <w:marTop w:val="0"/>
              <w:marBottom w:val="0"/>
              <w:divBdr>
                <w:top w:val="none" w:sz="0" w:space="0" w:color="auto"/>
                <w:left w:val="none" w:sz="0" w:space="0" w:color="auto"/>
                <w:bottom w:val="none" w:sz="0" w:space="0" w:color="auto"/>
                <w:right w:val="none" w:sz="0" w:space="0" w:color="auto"/>
              </w:divBdr>
            </w:div>
            <w:div w:id="910309519">
              <w:marLeft w:val="0"/>
              <w:marRight w:val="0"/>
              <w:marTop w:val="0"/>
              <w:marBottom w:val="0"/>
              <w:divBdr>
                <w:top w:val="none" w:sz="0" w:space="0" w:color="auto"/>
                <w:left w:val="none" w:sz="0" w:space="0" w:color="auto"/>
                <w:bottom w:val="none" w:sz="0" w:space="0" w:color="auto"/>
                <w:right w:val="none" w:sz="0" w:space="0" w:color="auto"/>
              </w:divBdr>
            </w:div>
            <w:div w:id="913514006">
              <w:marLeft w:val="0"/>
              <w:marRight w:val="0"/>
              <w:marTop w:val="0"/>
              <w:marBottom w:val="0"/>
              <w:divBdr>
                <w:top w:val="none" w:sz="0" w:space="0" w:color="auto"/>
                <w:left w:val="none" w:sz="0" w:space="0" w:color="auto"/>
                <w:bottom w:val="none" w:sz="0" w:space="0" w:color="auto"/>
                <w:right w:val="none" w:sz="0" w:space="0" w:color="auto"/>
              </w:divBdr>
            </w:div>
            <w:div w:id="914321114">
              <w:marLeft w:val="0"/>
              <w:marRight w:val="0"/>
              <w:marTop w:val="0"/>
              <w:marBottom w:val="0"/>
              <w:divBdr>
                <w:top w:val="none" w:sz="0" w:space="0" w:color="auto"/>
                <w:left w:val="none" w:sz="0" w:space="0" w:color="auto"/>
                <w:bottom w:val="none" w:sz="0" w:space="0" w:color="auto"/>
                <w:right w:val="none" w:sz="0" w:space="0" w:color="auto"/>
              </w:divBdr>
            </w:div>
            <w:div w:id="921111789">
              <w:marLeft w:val="0"/>
              <w:marRight w:val="0"/>
              <w:marTop w:val="0"/>
              <w:marBottom w:val="0"/>
              <w:divBdr>
                <w:top w:val="none" w:sz="0" w:space="0" w:color="auto"/>
                <w:left w:val="none" w:sz="0" w:space="0" w:color="auto"/>
                <w:bottom w:val="none" w:sz="0" w:space="0" w:color="auto"/>
                <w:right w:val="none" w:sz="0" w:space="0" w:color="auto"/>
              </w:divBdr>
            </w:div>
            <w:div w:id="925652606">
              <w:marLeft w:val="0"/>
              <w:marRight w:val="0"/>
              <w:marTop w:val="0"/>
              <w:marBottom w:val="0"/>
              <w:divBdr>
                <w:top w:val="none" w:sz="0" w:space="0" w:color="auto"/>
                <w:left w:val="none" w:sz="0" w:space="0" w:color="auto"/>
                <w:bottom w:val="none" w:sz="0" w:space="0" w:color="auto"/>
                <w:right w:val="none" w:sz="0" w:space="0" w:color="auto"/>
              </w:divBdr>
            </w:div>
            <w:div w:id="928779849">
              <w:marLeft w:val="0"/>
              <w:marRight w:val="0"/>
              <w:marTop w:val="0"/>
              <w:marBottom w:val="0"/>
              <w:divBdr>
                <w:top w:val="none" w:sz="0" w:space="0" w:color="auto"/>
                <w:left w:val="none" w:sz="0" w:space="0" w:color="auto"/>
                <w:bottom w:val="none" w:sz="0" w:space="0" w:color="auto"/>
                <w:right w:val="none" w:sz="0" w:space="0" w:color="auto"/>
              </w:divBdr>
            </w:div>
            <w:div w:id="932588297">
              <w:marLeft w:val="0"/>
              <w:marRight w:val="0"/>
              <w:marTop w:val="0"/>
              <w:marBottom w:val="0"/>
              <w:divBdr>
                <w:top w:val="none" w:sz="0" w:space="0" w:color="auto"/>
                <w:left w:val="none" w:sz="0" w:space="0" w:color="auto"/>
                <w:bottom w:val="none" w:sz="0" w:space="0" w:color="auto"/>
                <w:right w:val="none" w:sz="0" w:space="0" w:color="auto"/>
              </w:divBdr>
            </w:div>
            <w:div w:id="937327114">
              <w:marLeft w:val="0"/>
              <w:marRight w:val="0"/>
              <w:marTop w:val="0"/>
              <w:marBottom w:val="0"/>
              <w:divBdr>
                <w:top w:val="none" w:sz="0" w:space="0" w:color="auto"/>
                <w:left w:val="none" w:sz="0" w:space="0" w:color="auto"/>
                <w:bottom w:val="none" w:sz="0" w:space="0" w:color="auto"/>
                <w:right w:val="none" w:sz="0" w:space="0" w:color="auto"/>
              </w:divBdr>
            </w:div>
            <w:div w:id="940643614">
              <w:marLeft w:val="0"/>
              <w:marRight w:val="0"/>
              <w:marTop w:val="0"/>
              <w:marBottom w:val="0"/>
              <w:divBdr>
                <w:top w:val="none" w:sz="0" w:space="0" w:color="auto"/>
                <w:left w:val="none" w:sz="0" w:space="0" w:color="auto"/>
                <w:bottom w:val="none" w:sz="0" w:space="0" w:color="auto"/>
                <w:right w:val="none" w:sz="0" w:space="0" w:color="auto"/>
              </w:divBdr>
            </w:div>
            <w:div w:id="950749244">
              <w:marLeft w:val="0"/>
              <w:marRight w:val="0"/>
              <w:marTop w:val="0"/>
              <w:marBottom w:val="0"/>
              <w:divBdr>
                <w:top w:val="none" w:sz="0" w:space="0" w:color="auto"/>
                <w:left w:val="none" w:sz="0" w:space="0" w:color="auto"/>
                <w:bottom w:val="none" w:sz="0" w:space="0" w:color="auto"/>
                <w:right w:val="none" w:sz="0" w:space="0" w:color="auto"/>
              </w:divBdr>
            </w:div>
            <w:div w:id="958268398">
              <w:marLeft w:val="0"/>
              <w:marRight w:val="0"/>
              <w:marTop w:val="0"/>
              <w:marBottom w:val="0"/>
              <w:divBdr>
                <w:top w:val="none" w:sz="0" w:space="0" w:color="auto"/>
                <w:left w:val="none" w:sz="0" w:space="0" w:color="auto"/>
                <w:bottom w:val="none" w:sz="0" w:space="0" w:color="auto"/>
                <w:right w:val="none" w:sz="0" w:space="0" w:color="auto"/>
              </w:divBdr>
            </w:div>
            <w:div w:id="963736080">
              <w:marLeft w:val="0"/>
              <w:marRight w:val="0"/>
              <w:marTop w:val="0"/>
              <w:marBottom w:val="0"/>
              <w:divBdr>
                <w:top w:val="none" w:sz="0" w:space="0" w:color="auto"/>
                <w:left w:val="none" w:sz="0" w:space="0" w:color="auto"/>
                <w:bottom w:val="none" w:sz="0" w:space="0" w:color="auto"/>
                <w:right w:val="none" w:sz="0" w:space="0" w:color="auto"/>
              </w:divBdr>
            </w:div>
            <w:div w:id="985622071">
              <w:marLeft w:val="0"/>
              <w:marRight w:val="0"/>
              <w:marTop w:val="0"/>
              <w:marBottom w:val="0"/>
              <w:divBdr>
                <w:top w:val="none" w:sz="0" w:space="0" w:color="auto"/>
                <w:left w:val="none" w:sz="0" w:space="0" w:color="auto"/>
                <w:bottom w:val="none" w:sz="0" w:space="0" w:color="auto"/>
                <w:right w:val="none" w:sz="0" w:space="0" w:color="auto"/>
              </w:divBdr>
            </w:div>
            <w:div w:id="987517811">
              <w:marLeft w:val="0"/>
              <w:marRight w:val="0"/>
              <w:marTop w:val="0"/>
              <w:marBottom w:val="0"/>
              <w:divBdr>
                <w:top w:val="none" w:sz="0" w:space="0" w:color="auto"/>
                <w:left w:val="none" w:sz="0" w:space="0" w:color="auto"/>
                <w:bottom w:val="none" w:sz="0" w:space="0" w:color="auto"/>
                <w:right w:val="none" w:sz="0" w:space="0" w:color="auto"/>
              </w:divBdr>
            </w:div>
            <w:div w:id="996615635">
              <w:marLeft w:val="0"/>
              <w:marRight w:val="0"/>
              <w:marTop w:val="0"/>
              <w:marBottom w:val="0"/>
              <w:divBdr>
                <w:top w:val="none" w:sz="0" w:space="0" w:color="auto"/>
                <w:left w:val="none" w:sz="0" w:space="0" w:color="auto"/>
                <w:bottom w:val="none" w:sz="0" w:space="0" w:color="auto"/>
                <w:right w:val="none" w:sz="0" w:space="0" w:color="auto"/>
              </w:divBdr>
            </w:div>
            <w:div w:id="998537809">
              <w:marLeft w:val="0"/>
              <w:marRight w:val="0"/>
              <w:marTop w:val="0"/>
              <w:marBottom w:val="0"/>
              <w:divBdr>
                <w:top w:val="none" w:sz="0" w:space="0" w:color="auto"/>
                <w:left w:val="none" w:sz="0" w:space="0" w:color="auto"/>
                <w:bottom w:val="none" w:sz="0" w:space="0" w:color="auto"/>
                <w:right w:val="none" w:sz="0" w:space="0" w:color="auto"/>
              </w:divBdr>
            </w:div>
            <w:div w:id="1009522180">
              <w:marLeft w:val="0"/>
              <w:marRight w:val="0"/>
              <w:marTop w:val="0"/>
              <w:marBottom w:val="0"/>
              <w:divBdr>
                <w:top w:val="none" w:sz="0" w:space="0" w:color="auto"/>
                <w:left w:val="none" w:sz="0" w:space="0" w:color="auto"/>
                <w:bottom w:val="none" w:sz="0" w:space="0" w:color="auto"/>
                <w:right w:val="none" w:sz="0" w:space="0" w:color="auto"/>
              </w:divBdr>
            </w:div>
            <w:div w:id="1022711341">
              <w:marLeft w:val="0"/>
              <w:marRight w:val="0"/>
              <w:marTop w:val="0"/>
              <w:marBottom w:val="0"/>
              <w:divBdr>
                <w:top w:val="none" w:sz="0" w:space="0" w:color="auto"/>
                <w:left w:val="none" w:sz="0" w:space="0" w:color="auto"/>
                <w:bottom w:val="none" w:sz="0" w:space="0" w:color="auto"/>
                <w:right w:val="none" w:sz="0" w:space="0" w:color="auto"/>
              </w:divBdr>
            </w:div>
            <w:div w:id="1025594311">
              <w:marLeft w:val="0"/>
              <w:marRight w:val="0"/>
              <w:marTop w:val="0"/>
              <w:marBottom w:val="0"/>
              <w:divBdr>
                <w:top w:val="none" w:sz="0" w:space="0" w:color="auto"/>
                <w:left w:val="none" w:sz="0" w:space="0" w:color="auto"/>
                <w:bottom w:val="none" w:sz="0" w:space="0" w:color="auto"/>
                <w:right w:val="none" w:sz="0" w:space="0" w:color="auto"/>
              </w:divBdr>
            </w:div>
            <w:div w:id="1027409216">
              <w:marLeft w:val="0"/>
              <w:marRight w:val="0"/>
              <w:marTop w:val="0"/>
              <w:marBottom w:val="0"/>
              <w:divBdr>
                <w:top w:val="none" w:sz="0" w:space="0" w:color="auto"/>
                <w:left w:val="none" w:sz="0" w:space="0" w:color="auto"/>
                <w:bottom w:val="none" w:sz="0" w:space="0" w:color="auto"/>
                <w:right w:val="none" w:sz="0" w:space="0" w:color="auto"/>
              </w:divBdr>
            </w:div>
            <w:div w:id="1029530363">
              <w:marLeft w:val="0"/>
              <w:marRight w:val="0"/>
              <w:marTop w:val="0"/>
              <w:marBottom w:val="0"/>
              <w:divBdr>
                <w:top w:val="none" w:sz="0" w:space="0" w:color="auto"/>
                <w:left w:val="none" w:sz="0" w:space="0" w:color="auto"/>
                <w:bottom w:val="none" w:sz="0" w:space="0" w:color="auto"/>
                <w:right w:val="none" w:sz="0" w:space="0" w:color="auto"/>
              </w:divBdr>
            </w:div>
            <w:div w:id="1045183410">
              <w:marLeft w:val="0"/>
              <w:marRight w:val="0"/>
              <w:marTop w:val="0"/>
              <w:marBottom w:val="0"/>
              <w:divBdr>
                <w:top w:val="none" w:sz="0" w:space="0" w:color="auto"/>
                <w:left w:val="none" w:sz="0" w:space="0" w:color="auto"/>
                <w:bottom w:val="none" w:sz="0" w:space="0" w:color="auto"/>
                <w:right w:val="none" w:sz="0" w:space="0" w:color="auto"/>
              </w:divBdr>
            </w:div>
            <w:div w:id="1052197014">
              <w:marLeft w:val="0"/>
              <w:marRight w:val="0"/>
              <w:marTop w:val="0"/>
              <w:marBottom w:val="0"/>
              <w:divBdr>
                <w:top w:val="none" w:sz="0" w:space="0" w:color="auto"/>
                <w:left w:val="none" w:sz="0" w:space="0" w:color="auto"/>
                <w:bottom w:val="none" w:sz="0" w:space="0" w:color="auto"/>
                <w:right w:val="none" w:sz="0" w:space="0" w:color="auto"/>
              </w:divBdr>
            </w:div>
            <w:div w:id="1066026581">
              <w:marLeft w:val="0"/>
              <w:marRight w:val="0"/>
              <w:marTop w:val="0"/>
              <w:marBottom w:val="0"/>
              <w:divBdr>
                <w:top w:val="none" w:sz="0" w:space="0" w:color="auto"/>
                <w:left w:val="none" w:sz="0" w:space="0" w:color="auto"/>
                <w:bottom w:val="none" w:sz="0" w:space="0" w:color="auto"/>
                <w:right w:val="none" w:sz="0" w:space="0" w:color="auto"/>
              </w:divBdr>
            </w:div>
            <w:div w:id="1069302064">
              <w:marLeft w:val="0"/>
              <w:marRight w:val="0"/>
              <w:marTop w:val="0"/>
              <w:marBottom w:val="0"/>
              <w:divBdr>
                <w:top w:val="none" w:sz="0" w:space="0" w:color="auto"/>
                <w:left w:val="none" w:sz="0" w:space="0" w:color="auto"/>
                <w:bottom w:val="none" w:sz="0" w:space="0" w:color="auto"/>
                <w:right w:val="none" w:sz="0" w:space="0" w:color="auto"/>
              </w:divBdr>
            </w:div>
            <w:div w:id="1071736105">
              <w:marLeft w:val="0"/>
              <w:marRight w:val="0"/>
              <w:marTop w:val="0"/>
              <w:marBottom w:val="0"/>
              <w:divBdr>
                <w:top w:val="none" w:sz="0" w:space="0" w:color="auto"/>
                <w:left w:val="none" w:sz="0" w:space="0" w:color="auto"/>
                <w:bottom w:val="none" w:sz="0" w:space="0" w:color="auto"/>
                <w:right w:val="none" w:sz="0" w:space="0" w:color="auto"/>
              </w:divBdr>
            </w:div>
            <w:div w:id="1087924611">
              <w:marLeft w:val="0"/>
              <w:marRight w:val="0"/>
              <w:marTop w:val="0"/>
              <w:marBottom w:val="0"/>
              <w:divBdr>
                <w:top w:val="none" w:sz="0" w:space="0" w:color="auto"/>
                <w:left w:val="none" w:sz="0" w:space="0" w:color="auto"/>
                <w:bottom w:val="none" w:sz="0" w:space="0" w:color="auto"/>
                <w:right w:val="none" w:sz="0" w:space="0" w:color="auto"/>
              </w:divBdr>
            </w:div>
            <w:div w:id="1089471048">
              <w:marLeft w:val="0"/>
              <w:marRight w:val="0"/>
              <w:marTop w:val="0"/>
              <w:marBottom w:val="0"/>
              <w:divBdr>
                <w:top w:val="none" w:sz="0" w:space="0" w:color="auto"/>
                <w:left w:val="none" w:sz="0" w:space="0" w:color="auto"/>
                <w:bottom w:val="none" w:sz="0" w:space="0" w:color="auto"/>
                <w:right w:val="none" w:sz="0" w:space="0" w:color="auto"/>
              </w:divBdr>
            </w:div>
            <w:div w:id="1093207898">
              <w:marLeft w:val="0"/>
              <w:marRight w:val="0"/>
              <w:marTop w:val="0"/>
              <w:marBottom w:val="0"/>
              <w:divBdr>
                <w:top w:val="none" w:sz="0" w:space="0" w:color="auto"/>
                <w:left w:val="none" w:sz="0" w:space="0" w:color="auto"/>
                <w:bottom w:val="none" w:sz="0" w:space="0" w:color="auto"/>
                <w:right w:val="none" w:sz="0" w:space="0" w:color="auto"/>
              </w:divBdr>
            </w:div>
            <w:div w:id="1103572270">
              <w:marLeft w:val="0"/>
              <w:marRight w:val="0"/>
              <w:marTop w:val="0"/>
              <w:marBottom w:val="0"/>
              <w:divBdr>
                <w:top w:val="none" w:sz="0" w:space="0" w:color="auto"/>
                <w:left w:val="none" w:sz="0" w:space="0" w:color="auto"/>
                <w:bottom w:val="none" w:sz="0" w:space="0" w:color="auto"/>
                <w:right w:val="none" w:sz="0" w:space="0" w:color="auto"/>
              </w:divBdr>
            </w:div>
            <w:div w:id="1106776234">
              <w:marLeft w:val="0"/>
              <w:marRight w:val="0"/>
              <w:marTop w:val="0"/>
              <w:marBottom w:val="0"/>
              <w:divBdr>
                <w:top w:val="none" w:sz="0" w:space="0" w:color="auto"/>
                <w:left w:val="none" w:sz="0" w:space="0" w:color="auto"/>
                <w:bottom w:val="none" w:sz="0" w:space="0" w:color="auto"/>
                <w:right w:val="none" w:sz="0" w:space="0" w:color="auto"/>
              </w:divBdr>
            </w:div>
            <w:div w:id="1106846141">
              <w:marLeft w:val="0"/>
              <w:marRight w:val="0"/>
              <w:marTop w:val="0"/>
              <w:marBottom w:val="0"/>
              <w:divBdr>
                <w:top w:val="none" w:sz="0" w:space="0" w:color="auto"/>
                <w:left w:val="none" w:sz="0" w:space="0" w:color="auto"/>
                <w:bottom w:val="none" w:sz="0" w:space="0" w:color="auto"/>
                <w:right w:val="none" w:sz="0" w:space="0" w:color="auto"/>
              </w:divBdr>
            </w:div>
            <w:div w:id="1110054943">
              <w:marLeft w:val="0"/>
              <w:marRight w:val="0"/>
              <w:marTop w:val="0"/>
              <w:marBottom w:val="0"/>
              <w:divBdr>
                <w:top w:val="none" w:sz="0" w:space="0" w:color="auto"/>
                <w:left w:val="none" w:sz="0" w:space="0" w:color="auto"/>
                <w:bottom w:val="none" w:sz="0" w:space="0" w:color="auto"/>
                <w:right w:val="none" w:sz="0" w:space="0" w:color="auto"/>
              </w:divBdr>
            </w:div>
            <w:div w:id="1111826247">
              <w:marLeft w:val="0"/>
              <w:marRight w:val="0"/>
              <w:marTop w:val="0"/>
              <w:marBottom w:val="0"/>
              <w:divBdr>
                <w:top w:val="none" w:sz="0" w:space="0" w:color="auto"/>
                <w:left w:val="none" w:sz="0" w:space="0" w:color="auto"/>
                <w:bottom w:val="none" w:sz="0" w:space="0" w:color="auto"/>
                <w:right w:val="none" w:sz="0" w:space="0" w:color="auto"/>
              </w:divBdr>
            </w:div>
            <w:div w:id="1114668605">
              <w:marLeft w:val="0"/>
              <w:marRight w:val="0"/>
              <w:marTop w:val="0"/>
              <w:marBottom w:val="0"/>
              <w:divBdr>
                <w:top w:val="none" w:sz="0" w:space="0" w:color="auto"/>
                <w:left w:val="none" w:sz="0" w:space="0" w:color="auto"/>
                <w:bottom w:val="none" w:sz="0" w:space="0" w:color="auto"/>
                <w:right w:val="none" w:sz="0" w:space="0" w:color="auto"/>
              </w:divBdr>
            </w:div>
            <w:div w:id="1116414092">
              <w:marLeft w:val="0"/>
              <w:marRight w:val="0"/>
              <w:marTop w:val="0"/>
              <w:marBottom w:val="0"/>
              <w:divBdr>
                <w:top w:val="none" w:sz="0" w:space="0" w:color="auto"/>
                <w:left w:val="none" w:sz="0" w:space="0" w:color="auto"/>
                <w:bottom w:val="none" w:sz="0" w:space="0" w:color="auto"/>
                <w:right w:val="none" w:sz="0" w:space="0" w:color="auto"/>
              </w:divBdr>
            </w:div>
            <w:div w:id="1116481039">
              <w:marLeft w:val="0"/>
              <w:marRight w:val="0"/>
              <w:marTop w:val="0"/>
              <w:marBottom w:val="0"/>
              <w:divBdr>
                <w:top w:val="none" w:sz="0" w:space="0" w:color="auto"/>
                <w:left w:val="none" w:sz="0" w:space="0" w:color="auto"/>
                <w:bottom w:val="none" w:sz="0" w:space="0" w:color="auto"/>
                <w:right w:val="none" w:sz="0" w:space="0" w:color="auto"/>
              </w:divBdr>
            </w:div>
            <w:div w:id="1119764057">
              <w:marLeft w:val="0"/>
              <w:marRight w:val="0"/>
              <w:marTop w:val="0"/>
              <w:marBottom w:val="0"/>
              <w:divBdr>
                <w:top w:val="none" w:sz="0" w:space="0" w:color="auto"/>
                <w:left w:val="none" w:sz="0" w:space="0" w:color="auto"/>
                <w:bottom w:val="none" w:sz="0" w:space="0" w:color="auto"/>
                <w:right w:val="none" w:sz="0" w:space="0" w:color="auto"/>
              </w:divBdr>
            </w:div>
            <w:div w:id="1121220492">
              <w:marLeft w:val="0"/>
              <w:marRight w:val="0"/>
              <w:marTop w:val="0"/>
              <w:marBottom w:val="0"/>
              <w:divBdr>
                <w:top w:val="none" w:sz="0" w:space="0" w:color="auto"/>
                <w:left w:val="none" w:sz="0" w:space="0" w:color="auto"/>
                <w:bottom w:val="none" w:sz="0" w:space="0" w:color="auto"/>
                <w:right w:val="none" w:sz="0" w:space="0" w:color="auto"/>
              </w:divBdr>
            </w:div>
            <w:div w:id="1124153967">
              <w:marLeft w:val="0"/>
              <w:marRight w:val="0"/>
              <w:marTop w:val="0"/>
              <w:marBottom w:val="0"/>
              <w:divBdr>
                <w:top w:val="none" w:sz="0" w:space="0" w:color="auto"/>
                <w:left w:val="none" w:sz="0" w:space="0" w:color="auto"/>
                <w:bottom w:val="none" w:sz="0" w:space="0" w:color="auto"/>
                <w:right w:val="none" w:sz="0" w:space="0" w:color="auto"/>
              </w:divBdr>
            </w:div>
            <w:div w:id="1131290898">
              <w:marLeft w:val="0"/>
              <w:marRight w:val="0"/>
              <w:marTop w:val="0"/>
              <w:marBottom w:val="0"/>
              <w:divBdr>
                <w:top w:val="none" w:sz="0" w:space="0" w:color="auto"/>
                <w:left w:val="none" w:sz="0" w:space="0" w:color="auto"/>
                <w:bottom w:val="none" w:sz="0" w:space="0" w:color="auto"/>
                <w:right w:val="none" w:sz="0" w:space="0" w:color="auto"/>
              </w:divBdr>
            </w:div>
            <w:div w:id="1140457631">
              <w:marLeft w:val="0"/>
              <w:marRight w:val="0"/>
              <w:marTop w:val="0"/>
              <w:marBottom w:val="0"/>
              <w:divBdr>
                <w:top w:val="none" w:sz="0" w:space="0" w:color="auto"/>
                <w:left w:val="none" w:sz="0" w:space="0" w:color="auto"/>
                <w:bottom w:val="none" w:sz="0" w:space="0" w:color="auto"/>
                <w:right w:val="none" w:sz="0" w:space="0" w:color="auto"/>
              </w:divBdr>
            </w:div>
            <w:div w:id="1149206340">
              <w:marLeft w:val="0"/>
              <w:marRight w:val="0"/>
              <w:marTop w:val="0"/>
              <w:marBottom w:val="0"/>
              <w:divBdr>
                <w:top w:val="none" w:sz="0" w:space="0" w:color="auto"/>
                <w:left w:val="none" w:sz="0" w:space="0" w:color="auto"/>
                <w:bottom w:val="none" w:sz="0" w:space="0" w:color="auto"/>
                <w:right w:val="none" w:sz="0" w:space="0" w:color="auto"/>
              </w:divBdr>
            </w:div>
            <w:div w:id="1157500307">
              <w:marLeft w:val="0"/>
              <w:marRight w:val="0"/>
              <w:marTop w:val="0"/>
              <w:marBottom w:val="0"/>
              <w:divBdr>
                <w:top w:val="none" w:sz="0" w:space="0" w:color="auto"/>
                <w:left w:val="none" w:sz="0" w:space="0" w:color="auto"/>
                <w:bottom w:val="none" w:sz="0" w:space="0" w:color="auto"/>
                <w:right w:val="none" w:sz="0" w:space="0" w:color="auto"/>
              </w:divBdr>
            </w:div>
            <w:div w:id="1159808869">
              <w:marLeft w:val="0"/>
              <w:marRight w:val="0"/>
              <w:marTop w:val="0"/>
              <w:marBottom w:val="0"/>
              <w:divBdr>
                <w:top w:val="none" w:sz="0" w:space="0" w:color="auto"/>
                <w:left w:val="none" w:sz="0" w:space="0" w:color="auto"/>
                <w:bottom w:val="none" w:sz="0" w:space="0" w:color="auto"/>
                <w:right w:val="none" w:sz="0" w:space="0" w:color="auto"/>
              </w:divBdr>
            </w:div>
            <w:div w:id="1160972061">
              <w:marLeft w:val="0"/>
              <w:marRight w:val="0"/>
              <w:marTop w:val="0"/>
              <w:marBottom w:val="0"/>
              <w:divBdr>
                <w:top w:val="none" w:sz="0" w:space="0" w:color="auto"/>
                <w:left w:val="none" w:sz="0" w:space="0" w:color="auto"/>
                <w:bottom w:val="none" w:sz="0" w:space="0" w:color="auto"/>
                <w:right w:val="none" w:sz="0" w:space="0" w:color="auto"/>
              </w:divBdr>
            </w:div>
            <w:div w:id="1165052551">
              <w:marLeft w:val="0"/>
              <w:marRight w:val="0"/>
              <w:marTop w:val="0"/>
              <w:marBottom w:val="0"/>
              <w:divBdr>
                <w:top w:val="none" w:sz="0" w:space="0" w:color="auto"/>
                <w:left w:val="none" w:sz="0" w:space="0" w:color="auto"/>
                <w:bottom w:val="none" w:sz="0" w:space="0" w:color="auto"/>
                <w:right w:val="none" w:sz="0" w:space="0" w:color="auto"/>
              </w:divBdr>
            </w:div>
            <w:div w:id="1169517794">
              <w:marLeft w:val="0"/>
              <w:marRight w:val="0"/>
              <w:marTop w:val="0"/>
              <w:marBottom w:val="0"/>
              <w:divBdr>
                <w:top w:val="none" w:sz="0" w:space="0" w:color="auto"/>
                <w:left w:val="none" w:sz="0" w:space="0" w:color="auto"/>
                <w:bottom w:val="none" w:sz="0" w:space="0" w:color="auto"/>
                <w:right w:val="none" w:sz="0" w:space="0" w:color="auto"/>
              </w:divBdr>
            </w:div>
            <w:div w:id="1169826041">
              <w:marLeft w:val="0"/>
              <w:marRight w:val="0"/>
              <w:marTop w:val="0"/>
              <w:marBottom w:val="0"/>
              <w:divBdr>
                <w:top w:val="none" w:sz="0" w:space="0" w:color="auto"/>
                <w:left w:val="none" w:sz="0" w:space="0" w:color="auto"/>
                <w:bottom w:val="none" w:sz="0" w:space="0" w:color="auto"/>
                <w:right w:val="none" w:sz="0" w:space="0" w:color="auto"/>
              </w:divBdr>
            </w:div>
            <w:div w:id="1170289044">
              <w:marLeft w:val="0"/>
              <w:marRight w:val="0"/>
              <w:marTop w:val="0"/>
              <w:marBottom w:val="0"/>
              <w:divBdr>
                <w:top w:val="none" w:sz="0" w:space="0" w:color="auto"/>
                <w:left w:val="none" w:sz="0" w:space="0" w:color="auto"/>
                <w:bottom w:val="none" w:sz="0" w:space="0" w:color="auto"/>
                <w:right w:val="none" w:sz="0" w:space="0" w:color="auto"/>
              </w:divBdr>
            </w:div>
            <w:div w:id="1171336412">
              <w:marLeft w:val="0"/>
              <w:marRight w:val="0"/>
              <w:marTop w:val="0"/>
              <w:marBottom w:val="0"/>
              <w:divBdr>
                <w:top w:val="none" w:sz="0" w:space="0" w:color="auto"/>
                <w:left w:val="none" w:sz="0" w:space="0" w:color="auto"/>
                <w:bottom w:val="none" w:sz="0" w:space="0" w:color="auto"/>
                <w:right w:val="none" w:sz="0" w:space="0" w:color="auto"/>
              </w:divBdr>
            </w:div>
            <w:div w:id="1178272069">
              <w:marLeft w:val="0"/>
              <w:marRight w:val="0"/>
              <w:marTop w:val="0"/>
              <w:marBottom w:val="0"/>
              <w:divBdr>
                <w:top w:val="none" w:sz="0" w:space="0" w:color="auto"/>
                <w:left w:val="none" w:sz="0" w:space="0" w:color="auto"/>
                <w:bottom w:val="none" w:sz="0" w:space="0" w:color="auto"/>
                <w:right w:val="none" w:sz="0" w:space="0" w:color="auto"/>
              </w:divBdr>
            </w:div>
            <w:div w:id="1180312560">
              <w:marLeft w:val="0"/>
              <w:marRight w:val="0"/>
              <w:marTop w:val="0"/>
              <w:marBottom w:val="0"/>
              <w:divBdr>
                <w:top w:val="none" w:sz="0" w:space="0" w:color="auto"/>
                <w:left w:val="none" w:sz="0" w:space="0" w:color="auto"/>
                <w:bottom w:val="none" w:sz="0" w:space="0" w:color="auto"/>
                <w:right w:val="none" w:sz="0" w:space="0" w:color="auto"/>
              </w:divBdr>
            </w:div>
            <w:div w:id="1182277539">
              <w:marLeft w:val="0"/>
              <w:marRight w:val="0"/>
              <w:marTop w:val="0"/>
              <w:marBottom w:val="0"/>
              <w:divBdr>
                <w:top w:val="none" w:sz="0" w:space="0" w:color="auto"/>
                <w:left w:val="none" w:sz="0" w:space="0" w:color="auto"/>
                <w:bottom w:val="none" w:sz="0" w:space="0" w:color="auto"/>
                <w:right w:val="none" w:sz="0" w:space="0" w:color="auto"/>
              </w:divBdr>
            </w:div>
            <w:div w:id="1184980744">
              <w:marLeft w:val="0"/>
              <w:marRight w:val="0"/>
              <w:marTop w:val="0"/>
              <w:marBottom w:val="0"/>
              <w:divBdr>
                <w:top w:val="none" w:sz="0" w:space="0" w:color="auto"/>
                <w:left w:val="none" w:sz="0" w:space="0" w:color="auto"/>
                <w:bottom w:val="none" w:sz="0" w:space="0" w:color="auto"/>
                <w:right w:val="none" w:sz="0" w:space="0" w:color="auto"/>
              </w:divBdr>
            </w:div>
            <w:div w:id="1215385073">
              <w:marLeft w:val="0"/>
              <w:marRight w:val="0"/>
              <w:marTop w:val="0"/>
              <w:marBottom w:val="0"/>
              <w:divBdr>
                <w:top w:val="none" w:sz="0" w:space="0" w:color="auto"/>
                <w:left w:val="none" w:sz="0" w:space="0" w:color="auto"/>
                <w:bottom w:val="none" w:sz="0" w:space="0" w:color="auto"/>
                <w:right w:val="none" w:sz="0" w:space="0" w:color="auto"/>
              </w:divBdr>
            </w:div>
            <w:div w:id="1216963494">
              <w:marLeft w:val="0"/>
              <w:marRight w:val="0"/>
              <w:marTop w:val="0"/>
              <w:marBottom w:val="0"/>
              <w:divBdr>
                <w:top w:val="none" w:sz="0" w:space="0" w:color="auto"/>
                <w:left w:val="none" w:sz="0" w:space="0" w:color="auto"/>
                <w:bottom w:val="none" w:sz="0" w:space="0" w:color="auto"/>
                <w:right w:val="none" w:sz="0" w:space="0" w:color="auto"/>
              </w:divBdr>
            </w:div>
            <w:div w:id="1220824002">
              <w:marLeft w:val="0"/>
              <w:marRight w:val="0"/>
              <w:marTop w:val="0"/>
              <w:marBottom w:val="0"/>
              <w:divBdr>
                <w:top w:val="none" w:sz="0" w:space="0" w:color="auto"/>
                <w:left w:val="none" w:sz="0" w:space="0" w:color="auto"/>
                <w:bottom w:val="none" w:sz="0" w:space="0" w:color="auto"/>
                <w:right w:val="none" w:sz="0" w:space="0" w:color="auto"/>
              </w:divBdr>
            </w:div>
            <w:div w:id="1222134484">
              <w:marLeft w:val="0"/>
              <w:marRight w:val="0"/>
              <w:marTop w:val="0"/>
              <w:marBottom w:val="0"/>
              <w:divBdr>
                <w:top w:val="none" w:sz="0" w:space="0" w:color="auto"/>
                <w:left w:val="none" w:sz="0" w:space="0" w:color="auto"/>
                <w:bottom w:val="none" w:sz="0" w:space="0" w:color="auto"/>
                <w:right w:val="none" w:sz="0" w:space="0" w:color="auto"/>
              </w:divBdr>
            </w:div>
            <w:div w:id="1228883934">
              <w:marLeft w:val="0"/>
              <w:marRight w:val="0"/>
              <w:marTop w:val="0"/>
              <w:marBottom w:val="0"/>
              <w:divBdr>
                <w:top w:val="none" w:sz="0" w:space="0" w:color="auto"/>
                <w:left w:val="none" w:sz="0" w:space="0" w:color="auto"/>
                <w:bottom w:val="none" w:sz="0" w:space="0" w:color="auto"/>
                <w:right w:val="none" w:sz="0" w:space="0" w:color="auto"/>
              </w:divBdr>
            </w:div>
            <w:div w:id="1237935161">
              <w:marLeft w:val="0"/>
              <w:marRight w:val="0"/>
              <w:marTop w:val="0"/>
              <w:marBottom w:val="0"/>
              <w:divBdr>
                <w:top w:val="none" w:sz="0" w:space="0" w:color="auto"/>
                <w:left w:val="none" w:sz="0" w:space="0" w:color="auto"/>
                <w:bottom w:val="none" w:sz="0" w:space="0" w:color="auto"/>
                <w:right w:val="none" w:sz="0" w:space="0" w:color="auto"/>
              </w:divBdr>
            </w:div>
            <w:div w:id="1243031670">
              <w:marLeft w:val="0"/>
              <w:marRight w:val="0"/>
              <w:marTop w:val="0"/>
              <w:marBottom w:val="0"/>
              <w:divBdr>
                <w:top w:val="none" w:sz="0" w:space="0" w:color="auto"/>
                <w:left w:val="none" w:sz="0" w:space="0" w:color="auto"/>
                <w:bottom w:val="none" w:sz="0" w:space="0" w:color="auto"/>
                <w:right w:val="none" w:sz="0" w:space="0" w:color="auto"/>
              </w:divBdr>
            </w:div>
            <w:div w:id="1257665065">
              <w:marLeft w:val="0"/>
              <w:marRight w:val="0"/>
              <w:marTop w:val="0"/>
              <w:marBottom w:val="0"/>
              <w:divBdr>
                <w:top w:val="none" w:sz="0" w:space="0" w:color="auto"/>
                <w:left w:val="none" w:sz="0" w:space="0" w:color="auto"/>
                <w:bottom w:val="none" w:sz="0" w:space="0" w:color="auto"/>
                <w:right w:val="none" w:sz="0" w:space="0" w:color="auto"/>
              </w:divBdr>
            </w:div>
            <w:div w:id="1258757736">
              <w:marLeft w:val="0"/>
              <w:marRight w:val="0"/>
              <w:marTop w:val="0"/>
              <w:marBottom w:val="0"/>
              <w:divBdr>
                <w:top w:val="none" w:sz="0" w:space="0" w:color="auto"/>
                <w:left w:val="none" w:sz="0" w:space="0" w:color="auto"/>
                <w:bottom w:val="none" w:sz="0" w:space="0" w:color="auto"/>
                <w:right w:val="none" w:sz="0" w:space="0" w:color="auto"/>
              </w:divBdr>
            </w:div>
            <w:div w:id="1266814891">
              <w:marLeft w:val="0"/>
              <w:marRight w:val="0"/>
              <w:marTop w:val="0"/>
              <w:marBottom w:val="0"/>
              <w:divBdr>
                <w:top w:val="none" w:sz="0" w:space="0" w:color="auto"/>
                <w:left w:val="none" w:sz="0" w:space="0" w:color="auto"/>
                <w:bottom w:val="none" w:sz="0" w:space="0" w:color="auto"/>
                <w:right w:val="none" w:sz="0" w:space="0" w:color="auto"/>
              </w:divBdr>
            </w:div>
            <w:div w:id="1273636130">
              <w:marLeft w:val="0"/>
              <w:marRight w:val="0"/>
              <w:marTop w:val="0"/>
              <w:marBottom w:val="0"/>
              <w:divBdr>
                <w:top w:val="none" w:sz="0" w:space="0" w:color="auto"/>
                <w:left w:val="none" w:sz="0" w:space="0" w:color="auto"/>
                <w:bottom w:val="none" w:sz="0" w:space="0" w:color="auto"/>
                <w:right w:val="none" w:sz="0" w:space="0" w:color="auto"/>
              </w:divBdr>
            </w:div>
            <w:div w:id="1282617120">
              <w:marLeft w:val="0"/>
              <w:marRight w:val="0"/>
              <w:marTop w:val="0"/>
              <w:marBottom w:val="0"/>
              <w:divBdr>
                <w:top w:val="none" w:sz="0" w:space="0" w:color="auto"/>
                <w:left w:val="none" w:sz="0" w:space="0" w:color="auto"/>
                <w:bottom w:val="none" w:sz="0" w:space="0" w:color="auto"/>
                <w:right w:val="none" w:sz="0" w:space="0" w:color="auto"/>
              </w:divBdr>
            </w:div>
            <w:div w:id="1282879912">
              <w:marLeft w:val="0"/>
              <w:marRight w:val="0"/>
              <w:marTop w:val="0"/>
              <w:marBottom w:val="0"/>
              <w:divBdr>
                <w:top w:val="none" w:sz="0" w:space="0" w:color="auto"/>
                <w:left w:val="none" w:sz="0" w:space="0" w:color="auto"/>
                <w:bottom w:val="none" w:sz="0" w:space="0" w:color="auto"/>
                <w:right w:val="none" w:sz="0" w:space="0" w:color="auto"/>
              </w:divBdr>
            </w:div>
            <w:div w:id="1285426237">
              <w:marLeft w:val="0"/>
              <w:marRight w:val="0"/>
              <w:marTop w:val="0"/>
              <w:marBottom w:val="0"/>
              <w:divBdr>
                <w:top w:val="none" w:sz="0" w:space="0" w:color="auto"/>
                <w:left w:val="none" w:sz="0" w:space="0" w:color="auto"/>
                <w:bottom w:val="none" w:sz="0" w:space="0" w:color="auto"/>
                <w:right w:val="none" w:sz="0" w:space="0" w:color="auto"/>
              </w:divBdr>
            </w:div>
            <w:div w:id="1291012849">
              <w:marLeft w:val="0"/>
              <w:marRight w:val="0"/>
              <w:marTop w:val="0"/>
              <w:marBottom w:val="0"/>
              <w:divBdr>
                <w:top w:val="none" w:sz="0" w:space="0" w:color="auto"/>
                <w:left w:val="none" w:sz="0" w:space="0" w:color="auto"/>
                <w:bottom w:val="none" w:sz="0" w:space="0" w:color="auto"/>
                <w:right w:val="none" w:sz="0" w:space="0" w:color="auto"/>
              </w:divBdr>
            </w:div>
            <w:div w:id="1294944121">
              <w:marLeft w:val="0"/>
              <w:marRight w:val="0"/>
              <w:marTop w:val="0"/>
              <w:marBottom w:val="0"/>
              <w:divBdr>
                <w:top w:val="none" w:sz="0" w:space="0" w:color="auto"/>
                <w:left w:val="none" w:sz="0" w:space="0" w:color="auto"/>
                <w:bottom w:val="none" w:sz="0" w:space="0" w:color="auto"/>
                <w:right w:val="none" w:sz="0" w:space="0" w:color="auto"/>
              </w:divBdr>
            </w:div>
            <w:div w:id="1295134180">
              <w:marLeft w:val="0"/>
              <w:marRight w:val="0"/>
              <w:marTop w:val="0"/>
              <w:marBottom w:val="0"/>
              <w:divBdr>
                <w:top w:val="none" w:sz="0" w:space="0" w:color="auto"/>
                <w:left w:val="none" w:sz="0" w:space="0" w:color="auto"/>
                <w:bottom w:val="none" w:sz="0" w:space="0" w:color="auto"/>
                <w:right w:val="none" w:sz="0" w:space="0" w:color="auto"/>
              </w:divBdr>
            </w:div>
            <w:div w:id="1299266366">
              <w:marLeft w:val="0"/>
              <w:marRight w:val="0"/>
              <w:marTop w:val="0"/>
              <w:marBottom w:val="0"/>
              <w:divBdr>
                <w:top w:val="none" w:sz="0" w:space="0" w:color="auto"/>
                <w:left w:val="none" w:sz="0" w:space="0" w:color="auto"/>
                <w:bottom w:val="none" w:sz="0" w:space="0" w:color="auto"/>
                <w:right w:val="none" w:sz="0" w:space="0" w:color="auto"/>
              </w:divBdr>
            </w:div>
            <w:div w:id="1312711723">
              <w:marLeft w:val="0"/>
              <w:marRight w:val="0"/>
              <w:marTop w:val="0"/>
              <w:marBottom w:val="0"/>
              <w:divBdr>
                <w:top w:val="none" w:sz="0" w:space="0" w:color="auto"/>
                <w:left w:val="none" w:sz="0" w:space="0" w:color="auto"/>
                <w:bottom w:val="none" w:sz="0" w:space="0" w:color="auto"/>
                <w:right w:val="none" w:sz="0" w:space="0" w:color="auto"/>
              </w:divBdr>
            </w:div>
            <w:div w:id="1331828805">
              <w:marLeft w:val="0"/>
              <w:marRight w:val="0"/>
              <w:marTop w:val="0"/>
              <w:marBottom w:val="0"/>
              <w:divBdr>
                <w:top w:val="none" w:sz="0" w:space="0" w:color="auto"/>
                <w:left w:val="none" w:sz="0" w:space="0" w:color="auto"/>
                <w:bottom w:val="none" w:sz="0" w:space="0" w:color="auto"/>
                <w:right w:val="none" w:sz="0" w:space="0" w:color="auto"/>
              </w:divBdr>
            </w:div>
            <w:div w:id="1335648473">
              <w:marLeft w:val="0"/>
              <w:marRight w:val="0"/>
              <w:marTop w:val="0"/>
              <w:marBottom w:val="0"/>
              <w:divBdr>
                <w:top w:val="none" w:sz="0" w:space="0" w:color="auto"/>
                <w:left w:val="none" w:sz="0" w:space="0" w:color="auto"/>
                <w:bottom w:val="none" w:sz="0" w:space="0" w:color="auto"/>
                <w:right w:val="none" w:sz="0" w:space="0" w:color="auto"/>
              </w:divBdr>
            </w:div>
            <w:div w:id="1348869863">
              <w:marLeft w:val="0"/>
              <w:marRight w:val="0"/>
              <w:marTop w:val="0"/>
              <w:marBottom w:val="0"/>
              <w:divBdr>
                <w:top w:val="none" w:sz="0" w:space="0" w:color="auto"/>
                <w:left w:val="none" w:sz="0" w:space="0" w:color="auto"/>
                <w:bottom w:val="none" w:sz="0" w:space="0" w:color="auto"/>
                <w:right w:val="none" w:sz="0" w:space="0" w:color="auto"/>
              </w:divBdr>
            </w:div>
            <w:div w:id="1353922537">
              <w:marLeft w:val="0"/>
              <w:marRight w:val="0"/>
              <w:marTop w:val="0"/>
              <w:marBottom w:val="0"/>
              <w:divBdr>
                <w:top w:val="none" w:sz="0" w:space="0" w:color="auto"/>
                <w:left w:val="none" w:sz="0" w:space="0" w:color="auto"/>
                <w:bottom w:val="none" w:sz="0" w:space="0" w:color="auto"/>
                <w:right w:val="none" w:sz="0" w:space="0" w:color="auto"/>
              </w:divBdr>
            </w:div>
            <w:div w:id="1355037684">
              <w:marLeft w:val="0"/>
              <w:marRight w:val="0"/>
              <w:marTop w:val="0"/>
              <w:marBottom w:val="0"/>
              <w:divBdr>
                <w:top w:val="none" w:sz="0" w:space="0" w:color="auto"/>
                <w:left w:val="none" w:sz="0" w:space="0" w:color="auto"/>
                <w:bottom w:val="none" w:sz="0" w:space="0" w:color="auto"/>
                <w:right w:val="none" w:sz="0" w:space="0" w:color="auto"/>
              </w:divBdr>
            </w:div>
            <w:div w:id="1355155713">
              <w:marLeft w:val="0"/>
              <w:marRight w:val="0"/>
              <w:marTop w:val="0"/>
              <w:marBottom w:val="0"/>
              <w:divBdr>
                <w:top w:val="none" w:sz="0" w:space="0" w:color="auto"/>
                <w:left w:val="none" w:sz="0" w:space="0" w:color="auto"/>
                <w:bottom w:val="none" w:sz="0" w:space="0" w:color="auto"/>
                <w:right w:val="none" w:sz="0" w:space="0" w:color="auto"/>
              </w:divBdr>
            </w:div>
            <w:div w:id="1362899105">
              <w:marLeft w:val="0"/>
              <w:marRight w:val="0"/>
              <w:marTop w:val="0"/>
              <w:marBottom w:val="0"/>
              <w:divBdr>
                <w:top w:val="none" w:sz="0" w:space="0" w:color="auto"/>
                <w:left w:val="none" w:sz="0" w:space="0" w:color="auto"/>
                <w:bottom w:val="none" w:sz="0" w:space="0" w:color="auto"/>
                <w:right w:val="none" w:sz="0" w:space="0" w:color="auto"/>
              </w:divBdr>
            </w:div>
            <w:div w:id="1367365505">
              <w:marLeft w:val="0"/>
              <w:marRight w:val="0"/>
              <w:marTop w:val="0"/>
              <w:marBottom w:val="0"/>
              <w:divBdr>
                <w:top w:val="none" w:sz="0" w:space="0" w:color="auto"/>
                <w:left w:val="none" w:sz="0" w:space="0" w:color="auto"/>
                <w:bottom w:val="none" w:sz="0" w:space="0" w:color="auto"/>
                <w:right w:val="none" w:sz="0" w:space="0" w:color="auto"/>
              </w:divBdr>
            </w:div>
            <w:div w:id="1371955964">
              <w:marLeft w:val="0"/>
              <w:marRight w:val="0"/>
              <w:marTop w:val="0"/>
              <w:marBottom w:val="0"/>
              <w:divBdr>
                <w:top w:val="none" w:sz="0" w:space="0" w:color="auto"/>
                <w:left w:val="none" w:sz="0" w:space="0" w:color="auto"/>
                <w:bottom w:val="none" w:sz="0" w:space="0" w:color="auto"/>
                <w:right w:val="none" w:sz="0" w:space="0" w:color="auto"/>
              </w:divBdr>
            </w:div>
            <w:div w:id="1381174199">
              <w:marLeft w:val="0"/>
              <w:marRight w:val="0"/>
              <w:marTop w:val="0"/>
              <w:marBottom w:val="0"/>
              <w:divBdr>
                <w:top w:val="none" w:sz="0" w:space="0" w:color="auto"/>
                <w:left w:val="none" w:sz="0" w:space="0" w:color="auto"/>
                <w:bottom w:val="none" w:sz="0" w:space="0" w:color="auto"/>
                <w:right w:val="none" w:sz="0" w:space="0" w:color="auto"/>
              </w:divBdr>
            </w:div>
            <w:div w:id="1383865230">
              <w:marLeft w:val="0"/>
              <w:marRight w:val="0"/>
              <w:marTop w:val="0"/>
              <w:marBottom w:val="0"/>
              <w:divBdr>
                <w:top w:val="none" w:sz="0" w:space="0" w:color="auto"/>
                <w:left w:val="none" w:sz="0" w:space="0" w:color="auto"/>
                <w:bottom w:val="none" w:sz="0" w:space="0" w:color="auto"/>
                <w:right w:val="none" w:sz="0" w:space="0" w:color="auto"/>
              </w:divBdr>
            </w:div>
            <w:div w:id="1386837717">
              <w:marLeft w:val="0"/>
              <w:marRight w:val="0"/>
              <w:marTop w:val="0"/>
              <w:marBottom w:val="0"/>
              <w:divBdr>
                <w:top w:val="none" w:sz="0" w:space="0" w:color="auto"/>
                <w:left w:val="none" w:sz="0" w:space="0" w:color="auto"/>
                <w:bottom w:val="none" w:sz="0" w:space="0" w:color="auto"/>
                <w:right w:val="none" w:sz="0" w:space="0" w:color="auto"/>
              </w:divBdr>
            </w:div>
            <w:div w:id="1397389402">
              <w:marLeft w:val="0"/>
              <w:marRight w:val="0"/>
              <w:marTop w:val="0"/>
              <w:marBottom w:val="0"/>
              <w:divBdr>
                <w:top w:val="none" w:sz="0" w:space="0" w:color="auto"/>
                <w:left w:val="none" w:sz="0" w:space="0" w:color="auto"/>
                <w:bottom w:val="none" w:sz="0" w:space="0" w:color="auto"/>
                <w:right w:val="none" w:sz="0" w:space="0" w:color="auto"/>
              </w:divBdr>
            </w:div>
            <w:div w:id="1402870563">
              <w:marLeft w:val="0"/>
              <w:marRight w:val="0"/>
              <w:marTop w:val="0"/>
              <w:marBottom w:val="0"/>
              <w:divBdr>
                <w:top w:val="none" w:sz="0" w:space="0" w:color="auto"/>
                <w:left w:val="none" w:sz="0" w:space="0" w:color="auto"/>
                <w:bottom w:val="none" w:sz="0" w:space="0" w:color="auto"/>
                <w:right w:val="none" w:sz="0" w:space="0" w:color="auto"/>
              </w:divBdr>
            </w:div>
            <w:div w:id="1404914283">
              <w:marLeft w:val="0"/>
              <w:marRight w:val="0"/>
              <w:marTop w:val="0"/>
              <w:marBottom w:val="0"/>
              <w:divBdr>
                <w:top w:val="none" w:sz="0" w:space="0" w:color="auto"/>
                <w:left w:val="none" w:sz="0" w:space="0" w:color="auto"/>
                <w:bottom w:val="none" w:sz="0" w:space="0" w:color="auto"/>
                <w:right w:val="none" w:sz="0" w:space="0" w:color="auto"/>
              </w:divBdr>
            </w:div>
            <w:div w:id="1405713294">
              <w:marLeft w:val="0"/>
              <w:marRight w:val="0"/>
              <w:marTop w:val="0"/>
              <w:marBottom w:val="0"/>
              <w:divBdr>
                <w:top w:val="none" w:sz="0" w:space="0" w:color="auto"/>
                <w:left w:val="none" w:sz="0" w:space="0" w:color="auto"/>
                <w:bottom w:val="none" w:sz="0" w:space="0" w:color="auto"/>
                <w:right w:val="none" w:sz="0" w:space="0" w:color="auto"/>
              </w:divBdr>
            </w:div>
            <w:div w:id="1406731717">
              <w:marLeft w:val="0"/>
              <w:marRight w:val="0"/>
              <w:marTop w:val="0"/>
              <w:marBottom w:val="0"/>
              <w:divBdr>
                <w:top w:val="none" w:sz="0" w:space="0" w:color="auto"/>
                <w:left w:val="none" w:sz="0" w:space="0" w:color="auto"/>
                <w:bottom w:val="none" w:sz="0" w:space="0" w:color="auto"/>
                <w:right w:val="none" w:sz="0" w:space="0" w:color="auto"/>
              </w:divBdr>
            </w:div>
            <w:div w:id="1409500803">
              <w:marLeft w:val="0"/>
              <w:marRight w:val="0"/>
              <w:marTop w:val="0"/>
              <w:marBottom w:val="0"/>
              <w:divBdr>
                <w:top w:val="none" w:sz="0" w:space="0" w:color="auto"/>
                <w:left w:val="none" w:sz="0" w:space="0" w:color="auto"/>
                <w:bottom w:val="none" w:sz="0" w:space="0" w:color="auto"/>
                <w:right w:val="none" w:sz="0" w:space="0" w:color="auto"/>
              </w:divBdr>
            </w:div>
            <w:div w:id="1417942337">
              <w:marLeft w:val="0"/>
              <w:marRight w:val="0"/>
              <w:marTop w:val="0"/>
              <w:marBottom w:val="0"/>
              <w:divBdr>
                <w:top w:val="none" w:sz="0" w:space="0" w:color="auto"/>
                <w:left w:val="none" w:sz="0" w:space="0" w:color="auto"/>
                <w:bottom w:val="none" w:sz="0" w:space="0" w:color="auto"/>
                <w:right w:val="none" w:sz="0" w:space="0" w:color="auto"/>
              </w:divBdr>
            </w:div>
            <w:div w:id="1422141527">
              <w:marLeft w:val="0"/>
              <w:marRight w:val="0"/>
              <w:marTop w:val="0"/>
              <w:marBottom w:val="0"/>
              <w:divBdr>
                <w:top w:val="none" w:sz="0" w:space="0" w:color="auto"/>
                <w:left w:val="none" w:sz="0" w:space="0" w:color="auto"/>
                <w:bottom w:val="none" w:sz="0" w:space="0" w:color="auto"/>
                <w:right w:val="none" w:sz="0" w:space="0" w:color="auto"/>
              </w:divBdr>
            </w:div>
            <w:div w:id="1435707987">
              <w:marLeft w:val="0"/>
              <w:marRight w:val="0"/>
              <w:marTop w:val="0"/>
              <w:marBottom w:val="0"/>
              <w:divBdr>
                <w:top w:val="none" w:sz="0" w:space="0" w:color="auto"/>
                <w:left w:val="none" w:sz="0" w:space="0" w:color="auto"/>
                <w:bottom w:val="none" w:sz="0" w:space="0" w:color="auto"/>
                <w:right w:val="none" w:sz="0" w:space="0" w:color="auto"/>
              </w:divBdr>
            </w:div>
            <w:div w:id="1440368660">
              <w:marLeft w:val="0"/>
              <w:marRight w:val="0"/>
              <w:marTop w:val="0"/>
              <w:marBottom w:val="0"/>
              <w:divBdr>
                <w:top w:val="none" w:sz="0" w:space="0" w:color="auto"/>
                <w:left w:val="none" w:sz="0" w:space="0" w:color="auto"/>
                <w:bottom w:val="none" w:sz="0" w:space="0" w:color="auto"/>
                <w:right w:val="none" w:sz="0" w:space="0" w:color="auto"/>
              </w:divBdr>
            </w:div>
            <w:div w:id="1459252139">
              <w:marLeft w:val="0"/>
              <w:marRight w:val="0"/>
              <w:marTop w:val="0"/>
              <w:marBottom w:val="0"/>
              <w:divBdr>
                <w:top w:val="none" w:sz="0" w:space="0" w:color="auto"/>
                <w:left w:val="none" w:sz="0" w:space="0" w:color="auto"/>
                <w:bottom w:val="none" w:sz="0" w:space="0" w:color="auto"/>
                <w:right w:val="none" w:sz="0" w:space="0" w:color="auto"/>
              </w:divBdr>
            </w:div>
            <w:div w:id="1461847222">
              <w:marLeft w:val="0"/>
              <w:marRight w:val="0"/>
              <w:marTop w:val="0"/>
              <w:marBottom w:val="0"/>
              <w:divBdr>
                <w:top w:val="none" w:sz="0" w:space="0" w:color="auto"/>
                <w:left w:val="none" w:sz="0" w:space="0" w:color="auto"/>
                <w:bottom w:val="none" w:sz="0" w:space="0" w:color="auto"/>
                <w:right w:val="none" w:sz="0" w:space="0" w:color="auto"/>
              </w:divBdr>
            </w:div>
            <w:div w:id="1465539852">
              <w:marLeft w:val="0"/>
              <w:marRight w:val="0"/>
              <w:marTop w:val="0"/>
              <w:marBottom w:val="0"/>
              <w:divBdr>
                <w:top w:val="none" w:sz="0" w:space="0" w:color="auto"/>
                <w:left w:val="none" w:sz="0" w:space="0" w:color="auto"/>
                <w:bottom w:val="none" w:sz="0" w:space="0" w:color="auto"/>
                <w:right w:val="none" w:sz="0" w:space="0" w:color="auto"/>
              </w:divBdr>
            </w:div>
            <w:div w:id="1478720895">
              <w:marLeft w:val="0"/>
              <w:marRight w:val="0"/>
              <w:marTop w:val="0"/>
              <w:marBottom w:val="0"/>
              <w:divBdr>
                <w:top w:val="none" w:sz="0" w:space="0" w:color="auto"/>
                <w:left w:val="none" w:sz="0" w:space="0" w:color="auto"/>
                <w:bottom w:val="none" w:sz="0" w:space="0" w:color="auto"/>
                <w:right w:val="none" w:sz="0" w:space="0" w:color="auto"/>
              </w:divBdr>
            </w:div>
            <w:div w:id="1479614862">
              <w:marLeft w:val="0"/>
              <w:marRight w:val="0"/>
              <w:marTop w:val="0"/>
              <w:marBottom w:val="0"/>
              <w:divBdr>
                <w:top w:val="none" w:sz="0" w:space="0" w:color="auto"/>
                <w:left w:val="none" w:sz="0" w:space="0" w:color="auto"/>
                <w:bottom w:val="none" w:sz="0" w:space="0" w:color="auto"/>
                <w:right w:val="none" w:sz="0" w:space="0" w:color="auto"/>
              </w:divBdr>
            </w:div>
            <w:div w:id="1484545276">
              <w:marLeft w:val="0"/>
              <w:marRight w:val="0"/>
              <w:marTop w:val="0"/>
              <w:marBottom w:val="0"/>
              <w:divBdr>
                <w:top w:val="none" w:sz="0" w:space="0" w:color="auto"/>
                <w:left w:val="none" w:sz="0" w:space="0" w:color="auto"/>
                <w:bottom w:val="none" w:sz="0" w:space="0" w:color="auto"/>
                <w:right w:val="none" w:sz="0" w:space="0" w:color="auto"/>
              </w:divBdr>
            </w:div>
            <w:div w:id="1492330250">
              <w:marLeft w:val="0"/>
              <w:marRight w:val="0"/>
              <w:marTop w:val="0"/>
              <w:marBottom w:val="0"/>
              <w:divBdr>
                <w:top w:val="none" w:sz="0" w:space="0" w:color="auto"/>
                <w:left w:val="none" w:sz="0" w:space="0" w:color="auto"/>
                <w:bottom w:val="none" w:sz="0" w:space="0" w:color="auto"/>
                <w:right w:val="none" w:sz="0" w:space="0" w:color="auto"/>
              </w:divBdr>
            </w:div>
            <w:div w:id="1494444362">
              <w:marLeft w:val="0"/>
              <w:marRight w:val="0"/>
              <w:marTop w:val="0"/>
              <w:marBottom w:val="0"/>
              <w:divBdr>
                <w:top w:val="none" w:sz="0" w:space="0" w:color="auto"/>
                <w:left w:val="none" w:sz="0" w:space="0" w:color="auto"/>
                <w:bottom w:val="none" w:sz="0" w:space="0" w:color="auto"/>
                <w:right w:val="none" w:sz="0" w:space="0" w:color="auto"/>
              </w:divBdr>
            </w:div>
            <w:div w:id="1497305572">
              <w:marLeft w:val="0"/>
              <w:marRight w:val="0"/>
              <w:marTop w:val="0"/>
              <w:marBottom w:val="0"/>
              <w:divBdr>
                <w:top w:val="none" w:sz="0" w:space="0" w:color="auto"/>
                <w:left w:val="none" w:sz="0" w:space="0" w:color="auto"/>
                <w:bottom w:val="none" w:sz="0" w:space="0" w:color="auto"/>
                <w:right w:val="none" w:sz="0" w:space="0" w:color="auto"/>
              </w:divBdr>
            </w:div>
            <w:div w:id="1499539376">
              <w:marLeft w:val="0"/>
              <w:marRight w:val="0"/>
              <w:marTop w:val="0"/>
              <w:marBottom w:val="0"/>
              <w:divBdr>
                <w:top w:val="none" w:sz="0" w:space="0" w:color="auto"/>
                <w:left w:val="none" w:sz="0" w:space="0" w:color="auto"/>
                <w:bottom w:val="none" w:sz="0" w:space="0" w:color="auto"/>
                <w:right w:val="none" w:sz="0" w:space="0" w:color="auto"/>
              </w:divBdr>
            </w:div>
            <w:div w:id="1499808264">
              <w:marLeft w:val="0"/>
              <w:marRight w:val="0"/>
              <w:marTop w:val="0"/>
              <w:marBottom w:val="0"/>
              <w:divBdr>
                <w:top w:val="none" w:sz="0" w:space="0" w:color="auto"/>
                <w:left w:val="none" w:sz="0" w:space="0" w:color="auto"/>
                <w:bottom w:val="none" w:sz="0" w:space="0" w:color="auto"/>
                <w:right w:val="none" w:sz="0" w:space="0" w:color="auto"/>
              </w:divBdr>
            </w:div>
            <w:div w:id="1511024733">
              <w:marLeft w:val="0"/>
              <w:marRight w:val="0"/>
              <w:marTop w:val="0"/>
              <w:marBottom w:val="0"/>
              <w:divBdr>
                <w:top w:val="none" w:sz="0" w:space="0" w:color="auto"/>
                <w:left w:val="none" w:sz="0" w:space="0" w:color="auto"/>
                <w:bottom w:val="none" w:sz="0" w:space="0" w:color="auto"/>
                <w:right w:val="none" w:sz="0" w:space="0" w:color="auto"/>
              </w:divBdr>
            </w:div>
            <w:div w:id="1517040971">
              <w:marLeft w:val="0"/>
              <w:marRight w:val="0"/>
              <w:marTop w:val="0"/>
              <w:marBottom w:val="0"/>
              <w:divBdr>
                <w:top w:val="none" w:sz="0" w:space="0" w:color="auto"/>
                <w:left w:val="none" w:sz="0" w:space="0" w:color="auto"/>
                <w:bottom w:val="none" w:sz="0" w:space="0" w:color="auto"/>
                <w:right w:val="none" w:sz="0" w:space="0" w:color="auto"/>
              </w:divBdr>
            </w:div>
            <w:div w:id="1517772124">
              <w:marLeft w:val="0"/>
              <w:marRight w:val="0"/>
              <w:marTop w:val="0"/>
              <w:marBottom w:val="0"/>
              <w:divBdr>
                <w:top w:val="none" w:sz="0" w:space="0" w:color="auto"/>
                <w:left w:val="none" w:sz="0" w:space="0" w:color="auto"/>
                <w:bottom w:val="none" w:sz="0" w:space="0" w:color="auto"/>
                <w:right w:val="none" w:sz="0" w:space="0" w:color="auto"/>
              </w:divBdr>
            </w:div>
            <w:div w:id="1523321808">
              <w:marLeft w:val="0"/>
              <w:marRight w:val="0"/>
              <w:marTop w:val="0"/>
              <w:marBottom w:val="0"/>
              <w:divBdr>
                <w:top w:val="none" w:sz="0" w:space="0" w:color="auto"/>
                <w:left w:val="none" w:sz="0" w:space="0" w:color="auto"/>
                <w:bottom w:val="none" w:sz="0" w:space="0" w:color="auto"/>
                <w:right w:val="none" w:sz="0" w:space="0" w:color="auto"/>
              </w:divBdr>
            </w:div>
            <w:div w:id="1529564832">
              <w:marLeft w:val="0"/>
              <w:marRight w:val="0"/>
              <w:marTop w:val="0"/>
              <w:marBottom w:val="0"/>
              <w:divBdr>
                <w:top w:val="none" w:sz="0" w:space="0" w:color="auto"/>
                <w:left w:val="none" w:sz="0" w:space="0" w:color="auto"/>
                <w:bottom w:val="none" w:sz="0" w:space="0" w:color="auto"/>
                <w:right w:val="none" w:sz="0" w:space="0" w:color="auto"/>
              </w:divBdr>
            </w:div>
            <w:div w:id="1532647070">
              <w:marLeft w:val="0"/>
              <w:marRight w:val="0"/>
              <w:marTop w:val="0"/>
              <w:marBottom w:val="0"/>
              <w:divBdr>
                <w:top w:val="none" w:sz="0" w:space="0" w:color="auto"/>
                <w:left w:val="none" w:sz="0" w:space="0" w:color="auto"/>
                <w:bottom w:val="none" w:sz="0" w:space="0" w:color="auto"/>
                <w:right w:val="none" w:sz="0" w:space="0" w:color="auto"/>
              </w:divBdr>
            </w:div>
            <w:div w:id="1540698470">
              <w:marLeft w:val="0"/>
              <w:marRight w:val="0"/>
              <w:marTop w:val="0"/>
              <w:marBottom w:val="0"/>
              <w:divBdr>
                <w:top w:val="none" w:sz="0" w:space="0" w:color="auto"/>
                <w:left w:val="none" w:sz="0" w:space="0" w:color="auto"/>
                <w:bottom w:val="none" w:sz="0" w:space="0" w:color="auto"/>
                <w:right w:val="none" w:sz="0" w:space="0" w:color="auto"/>
              </w:divBdr>
            </w:div>
            <w:div w:id="1541674358">
              <w:marLeft w:val="0"/>
              <w:marRight w:val="0"/>
              <w:marTop w:val="0"/>
              <w:marBottom w:val="0"/>
              <w:divBdr>
                <w:top w:val="none" w:sz="0" w:space="0" w:color="auto"/>
                <w:left w:val="none" w:sz="0" w:space="0" w:color="auto"/>
                <w:bottom w:val="none" w:sz="0" w:space="0" w:color="auto"/>
                <w:right w:val="none" w:sz="0" w:space="0" w:color="auto"/>
              </w:divBdr>
            </w:div>
            <w:div w:id="1558860505">
              <w:marLeft w:val="0"/>
              <w:marRight w:val="0"/>
              <w:marTop w:val="0"/>
              <w:marBottom w:val="0"/>
              <w:divBdr>
                <w:top w:val="none" w:sz="0" w:space="0" w:color="auto"/>
                <w:left w:val="none" w:sz="0" w:space="0" w:color="auto"/>
                <w:bottom w:val="none" w:sz="0" w:space="0" w:color="auto"/>
                <w:right w:val="none" w:sz="0" w:space="0" w:color="auto"/>
              </w:divBdr>
            </w:div>
            <w:div w:id="1574856629">
              <w:marLeft w:val="0"/>
              <w:marRight w:val="0"/>
              <w:marTop w:val="0"/>
              <w:marBottom w:val="0"/>
              <w:divBdr>
                <w:top w:val="none" w:sz="0" w:space="0" w:color="auto"/>
                <w:left w:val="none" w:sz="0" w:space="0" w:color="auto"/>
                <w:bottom w:val="none" w:sz="0" w:space="0" w:color="auto"/>
                <w:right w:val="none" w:sz="0" w:space="0" w:color="auto"/>
              </w:divBdr>
            </w:div>
            <w:div w:id="1584604532">
              <w:marLeft w:val="0"/>
              <w:marRight w:val="0"/>
              <w:marTop w:val="0"/>
              <w:marBottom w:val="0"/>
              <w:divBdr>
                <w:top w:val="none" w:sz="0" w:space="0" w:color="auto"/>
                <w:left w:val="none" w:sz="0" w:space="0" w:color="auto"/>
                <w:bottom w:val="none" w:sz="0" w:space="0" w:color="auto"/>
                <w:right w:val="none" w:sz="0" w:space="0" w:color="auto"/>
              </w:divBdr>
            </w:div>
            <w:div w:id="1584677520">
              <w:marLeft w:val="0"/>
              <w:marRight w:val="0"/>
              <w:marTop w:val="0"/>
              <w:marBottom w:val="0"/>
              <w:divBdr>
                <w:top w:val="none" w:sz="0" w:space="0" w:color="auto"/>
                <w:left w:val="none" w:sz="0" w:space="0" w:color="auto"/>
                <w:bottom w:val="none" w:sz="0" w:space="0" w:color="auto"/>
                <w:right w:val="none" w:sz="0" w:space="0" w:color="auto"/>
              </w:divBdr>
            </w:div>
            <w:div w:id="1586650085">
              <w:marLeft w:val="0"/>
              <w:marRight w:val="0"/>
              <w:marTop w:val="0"/>
              <w:marBottom w:val="0"/>
              <w:divBdr>
                <w:top w:val="none" w:sz="0" w:space="0" w:color="auto"/>
                <w:left w:val="none" w:sz="0" w:space="0" w:color="auto"/>
                <w:bottom w:val="none" w:sz="0" w:space="0" w:color="auto"/>
                <w:right w:val="none" w:sz="0" w:space="0" w:color="auto"/>
              </w:divBdr>
            </w:div>
            <w:div w:id="1587616710">
              <w:marLeft w:val="0"/>
              <w:marRight w:val="0"/>
              <w:marTop w:val="0"/>
              <w:marBottom w:val="0"/>
              <w:divBdr>
                <w:top w:val="none" w:sz="0" w:space="0" w:color="auto"/>
                <w:left w:val="none" w:sz="0" w:space="0" w:color="auto"/>
                <w:bottom w:val="none" w:sz="0" w:space="0" w:color="auto"/>
                <w:right w:val="none" w:sz="0" w:space="0" w:color="auto"/>
              </w:divBdr>
            </w:div>
            <w:div w:id="1588346887">
              <w:marLeft w:val="0"/>
              <w:marRight w:val="0"/>
              <w:marTop w:val="0"/>
              <w:marBottom w:val="0"/>
              <w:divBdr>
                <w:top w:val="none" w:sz="0" w:space="0" w:color="auto"/>
                <w:left w:val="none" w:sz="0" w:space="0" w:color="auto"/>
                <w:bottom w:val="none" w:sz="0" w:space="0" w:color="auto"/>
                <w:right w:val="none" w:sz="0" w:space="0" w:color="auto"/>
              </w:divBdr>
            </w:div>
            <w:div w:id="1589192125">
              <w:marLeft w:val="0"/>
              <w:marRight w:val="0"/>
              <w:marTop w:val="0"/>
              <w:marBottom w:val="0"/>
              <w:divBdr>
                <w:top w:val="none" w:sz="0" w:space="0" w:color="auto"/>
                <w:left w:val="none" w:sz="0" w:space="0" w:color="auto"/>
                <w:bottom w:val="none" w:sz="0" w:space="0" w:color="auto"/>
                <w:right w:val="none" w:sz="0" w:space="0" w:color="auto"/>
              </w:divBdr>
            </w:div>
            <w:div w:id="1590429384">
              <w:marLeft w:val="0"/>
              <w:marRight w:val="0"/>
              <w:marTop w:val="0"/>
              <w:marBottom w:val="0"/>
              <w:divBdr>
                <w:top w:val="none" w:sz="0" w:space="0" w:color="auto"/>
                <w:left w:val="none" w:sz="0" w:space="0" w:color="auto"/>
                <w:bottom w:val="none" w:sz="0" w:space="0" w:color="auto"/>
                <w:right w:val="none" w:sz="0" w:space="0" w:color="auto"/>
              </w:divBdr>
            </w:div>
            <w:div w:id="1598712485">
              <w:marLeft w:val="0"/>
              <w:marRight w:val="0"/>
              <w:marTop w:val="0"/>
              <w:marBottom w:val="0"/>
              <w:divBdr>
                <w:top w:val="none" w:sz="0" w:space="0" w:color="auto"/>
                <w:left w:val="none" w:sz="0" w:space="0" w:color="auto"/>
                <w:bottom w:val="none" w:sz="0" w:space="0" w:color="auto"/>
                <w:right w:val="none" w:sz="0" w:space="0" w:color="auto"/>
              </w:divBdr>
            </w:div>
            <w:div w:id="1600410385">
              <w:marLeft w:val="0"/>
              <w:marRight w:val="0"/>
              <w:marTop w:val="0"/>
              <w:marBottom w:val="0"/>
              <w:divBdr>
                <w:top w:val="none" w:sz="0" w:space="0" w:color="auto"/>
                <w:left w:val="none" w:sz="0" w:space="0" w:color="auto"/>
                <w:bottom w:val="none" w:sz="0" w:space="0" w:color="auto"/>
                <w:right w:val="none" w:sz="0" w:space="0" w:color="auto"/>
              </w:divBdr>
            </w:div>
            <w:div w:id="1610703468">
              <w:marLeft w:val="0"/>
              <w:marRight w:val="0"/>
              <w:marTop w:val="0"/>
              <w:marBottom w:val="0"/>
              <w:divBdr>
                <w:top w:val="none" w:sz="0" w:space="0" w:color="auto"/>
                <w:left w:val="none" w:sz="0" w:space="0" w:color="auto"/>
                <w:bottom w:val="none" w:sz="0" w:space="0" w:color="auto"/>
                <w:right w:val="none" w:sz="0" w:space="0" w:color="auto"/>
              </w:divBdr>
            </w:div>
            <w:div w:id="1620448477">
              <w:marLeft w:val="0"/>
              <w:marRight w:val="0"/>
              <w:marTop w:val="0"/>
              <w:marBottom w:val="0"/>
              <w:divBdr>
                <w:top w:val="none" w:sz="0" w:space="0" w:color="auto"/>
                <w:left w:val="none" w:sz="0" w:space="0" w:color="auto"/>
                <w:bottom w:val="none" w:sz="0" w:space="0" w:color="auto"/>
                <w:right w:val="none" w:sz="0" w:space="0" w:color="auto"/>
              </w:divBdr>
            </w:div>
            <w:div w:id="1624535401">
              <w:marLeft w:val="0"/>
              <w:marRight w:val="0"/>
              <w:marTop w:val="0"/>
              <w:marBottom w:val="0"/>
              <w:divBdr>
                <w:top w:val="none" w:sz="0" w:space="0" w:color="auto"/>
                <w:left w:val="none" w:sz="0" w:space="0" w:color="auto"/>
                <w:bottom w:val="none" w:sz="0" w:space="0" w:color="auto"/>
                <w:right w:val="none" w:sz="0" w:space="0" w:color="auto"/>
              </w:divBdr>
            </w:div>
            <w:div w:id="1629239698">
              <w:marLeft w:val="0"/>
              <w:marRight w:val="0"/>
              <w:marTop w:val="0"/>
              <w:marBottom w:val="0"/>
              <w:divBdr>
                <w:top w:val="none" w:sz="0" w:space="0" w:color="auto"/>
                <w:left w:val="none" w:sz="0" w:space="0" w:color="auto"/>
                <w:bottom w:val="none" w:sz="0" w:space="0" w:color="auto"/>
                <w:right w:val="none" w:sz="0" w:space="0" w:color="auto"/>
              </w:divBdr>
            </w:div>
            <w:div w:id="1635451533">
              <w:marLeft w:val="0"/>
              <w:marRight w:val="0"/>
              <w:marTop w:val="0"/>
              <w:marBottom w:val="0"/>
              <w:divBdr>
                <w:top w:val="none" w:sz="0" w:space="0" w:color="auto"/>
                <w:left w:val="none" w:sz="0" w:space="0" w:color="auto"/>
                <w:bottom w:val="none" w:sz="0" w:space="0" w:color="auto"/>
                <w:right w:val="none" w:sz="0" w:space="0" w:color="auto"/>
              </w:divBdr>
            </w:div>
            <w:div w:id="1637107282">
              <w:marLeft w:val="0"/>
              <w:marRight w:val="0"/>
              <w:marTop w:val="0"/>
              <w:marBottom w:val="0"/>
              <w:divBdr>
                <w:top w:val="none" w:sz="0" w:space="0" w:color="auto"/>
                <w:left w:val="none" w:sz="0" w:space="0" w:color="auto"/>
                <w:bottom w:val="none" w:sz="0" w:space="0" w:color="auto"/>
                <w:right w:val="none" w:sz="0" w:space="0" w:color="auto"/>
              </w:divBdr>
            </w:div>
            <w:div w:id="1641570450">
              <w:marLeft w:val="0"/>
              <w:marRight w:val="0"/>
              <w:marTop w:val="0"/>
              <w:marBottom w:val="0"/>
              <w:divBdr>
                <w:top w:val="none" w:sz="0" w:space="0" w:color="auto"/>
                <w:left w:val="none" w:sz="0" w:space="0" w:color="auto"/>
                <w:bottom w:val="none" w:sz="0" w:space="0" w:color="auto"/>
                <w:right w:val="none" w:sz="0" w:space="0" w:color="auto"/>
              </w:divBdr>
            </w:div>
            <w:div w:id="1661694201">
              <w:marLeft w:val="0"/>
              <w:marRight w:val="0"/>
              <w:marTop w:val="0"/>
              <w:marBottom w:val="0"/>
              <w:divBdr>
                <w:top w:val="none" w:sz="0" w:space="0" w:color="auto"/>
                <w:left w:val="none" w:sz="0" w:space="0" w:color="auto"/>
                <w:bottom w:val="none" w:sz="0" w:space="0" w:color="auto"/>
                <w:right w:val="none" w:sz="0" w:space="0" w:color="auto"/>
              </w:divBdr>
            </w:div>
            <w:div w:id="1670479577">
              <w:marLeft w:val="0"/>
              <w:marRight w:val="0"/>
              <w:marTop w:val="0"/>
              <w:marBottom w:val="0"/>
              <w:divBdr>
                <w:top w:val="none" w:sz="0" w:space="0" w:color="auto"/>
                <w:left w:val="none" w:sz="0" w:space="0" w:color="auto"/>
                <w:bottom w:val="none" w:sz="0" w:space="0" w:color="auto"/>
                <w:right w:val="none" w:sz="0" w:space="0" w:color="auto"/>
              </w:divBdr>
            </w:div>
            <w:div w:id="1683773687">
              <w:marLeft w:val="0"/>
              <w:marRight w:val="0"/>
              <w:marTop w:val="0"/>
              <w:marBottom w:val="0"/>
              <w:divBdr>
                <w:top w:val="none" w:sz="0" w:space="0" w:color="auto"/>
                <w:left w:val="none" w:sz="0" w:space="0" w:color="auto"/>
                <w:bottom w:val="none" w:sz="0" w:space="0" w:color="auto"/>
                <w:right w:val="none" w:sz="0" w:space="0" w:color="auto"/>
              </w:divBdr>
            </w:div>
            <w:div w:id="1685277208">
              <w:marLeft w:val="0"/>
              <w:marRight w:val="0"/>
              <w:marTop w:val="0"/>
              <w:marBottom w:val="0"/>
              <w:divBdr>
                <w:top w:val="none" w:sz="0" w:space="0" w:color="auto"/>
                <w:left w:val="none" w:sz="0" w:space="0" w:color="auto"/>
                <w:bottom w:val="none" w:sz="0" w:space="0" w:color="auto"/>
                <w:right w:val="none" w:sz="0" w:space="0" w:color="auto"/>
              </w:divBdr>
            </w:div>
            <w:div w:id="1697345775">
              <w:marLeft w:val="0"/>
              <w:marRight w:val="0"/>
              <w:marTop w:val="0"/>
              <w:marBottom w:val="0"/>
              <w:divBdr>
                <w:top w:val="none" w:sz="0" w:space="0" w:color="auto"/>
                <w:left w:val="none" w:sz="0" w:space="0" w:color="auto"/>
                <w:bottom w:val="none" w:sz="0" w:space="0" w:color="auto"/>
                <w:right w:val="none" w:sz="0" w:space="0" w:color="auto"/>
              </w:divBdr>
            </w:div>
            <w:div w:id="1697925167">
              <w:marLeft w:val="0"/>
              <w:marRight w:val="0"/>
              <w:marTop w:val="0"/>
              <w:marBottom w:val="0"/>
              <w:divBdr>
                <w:top w:val="none" w:sz="0" w:space="0" w:color="auto"/>
                <w:left w:val="none" w:sz="0" w:space="0" w:color="auto"/>
                <w:bottom w:val="none" w:sz="0" w:space="0" w:color="auto"/>
                <w:right w:val="none" w:sz="0" w:space="0" w:color="auto"/>
              </w:divBdr>
            </w:div>
            <w:div w:id="1699040569">
              <w:marLeft w:val="0"/>
              <w:marRight w:val="0"/>
              <w:marTop w:val="0"/>
              <w:marBottom w:val="0"/>
              <w:divBdr>
                <w:top w:val="none" w:sz="0" w:space="0" w:color="auto"/>
                <w:left w:val="none" w:sz="0" w:space="0" w:color="auto"/>
                <w:bottom w:val="none" w:sz="0" w:space="0" w:color="auto"/>
                <w:right w:val="none" w:sz="0" w:space="0" w:color="auto"/>
              </w:divBdr>
            </w:div>
            <w:div w:id="1701082146">
              <w:marLeft w:val="0"/>
              <w:marRight w:val="0"/>
              <w:marTop w:val="0"/>
              <w:marBottom w:val="0"/>
              <w:divBdr>
                <w:top w:val="none" w:sz="0" w:space="0" w:color="auto"/>
                <w:left w:val="none" w:sz="0" w:space="0" w:color="auto"/>
                <w:bottom w:val="none" w:sz="0" w:space="0" w:color="auto"/>
                <w:right w:val="none" w:sz="0" w:space="0" w:color="auto"/>
              </w:divBdr>
            </w:div>
            <w:div w:id="1704405112">
              <w:marLeft w:val="0"/>
              <w:marRight w:val="0"/>
              <w:marTop w:val="0"/>
              <w:marBottom w:val="0"/>
              <w:divBdr>
                <w:top w:val="none" w:sz="0" w:space="0" w:color="auto"/>
                <w:left w:val="none" w:sz="0" w:space="0" w:color="auto"/>
                <w:bottom w:val="none" w:sz="0" w:space="0" w:color="auto"/>
                <w:right w:val="none" w:sz="0" w:space="0" w:color="auto"/>
              </w:divBdr>
            </w:div>
            <w:div w:id="1718122757">
              <w:marLeft w:val="0"/>
              <w:marRight w:val="0"/>
              <w:marTop w:val="0"/>
              <w:marBottom w:val="0"/>
              <w:divBdr>
                <w:top w:val="none" w:sz="0" w:space="0" w:color="auto"/>
                <w:left w:val="none" w:sz="0" w:space="0" w:color="auto"/>
                <w:bottom w:val="none" w:sz="0" w:space="0" w:color="auto"/>
                <w:right w:val="none" w:sz="0" w:space="0" w:color="auto"/>
              </w:divBdr>
            </w:div>
            <w:div w:id="1721593383">
              <w:marLeft w:val="0"/>
              <w:marRight w:val="0"/>
              <w:marTop w:val="0"/>
              <w:marBottom w:val="0"/>
              <w:divBdr>
                <w:top w:val="none" w:sz="0" w:space="0" w:color="auto"/>
                <w:left w:val="none" w:sz="0" w:space="0" w:color="auto"/>
                <w:bottom w:val="none" w:sz="0" w:space="0" w:color="auto"/>
                <w:right w:val="none" w:sz="0" w:space="0" w:color="auto"/>
              </w:divBdr>
            </w:div>
            <w:div w:id="1724865054">
              <w:marLeft w:val="0"/>
              <w:marRight w:val="0"/>
              <w:marTop w:val="0"/>
              <w:marBottom w:val="0"/>
              <w:divBdr>
                <w:top w:val="none" w:sz="0" w:space="0" w:color="auto"/>
                <w:left w:val="none" w:sz="0" w:space="0" w:color="auto"/>
                <w:bottom w:val="none" w:sz="0" w:space="0" w:color="auto"/>
                <w:right w:val="none" w:sz="0" w:space="0" w:color="auto"/>
              </w:divBdr>
            </w:div>
            <w:div w:id="1732607474">
              <w:marLeft w:val="0"/>
              <w:marRight w:val="0"/>
              <w:marTop w:val="0"/>
              <w:marBottom w:val="0"/>
              <w:divBdr>
                <w:top w:val="none" w:sz="0" w:space="0" w:color="auto"/>
                <w:left w:val="none" w:sz="0" w:space="0" w:color="auto"/>
                <w:bottom w:val="none" w:sz="0" w:space="0" w:color="auto"/>
                <w:right w:val="none" w:sz="0" w:space="0" w:color="auto"/>
              </w:divBdr>
            </w:div>
            <w:div w:id="1743717387">
              <w:marLeft w:val="0"/>
              <w:marRight w:val="0"/>
              <w:marTop w:val="0"/>
              <w:marBottom w:val="0"/>
              <w:divBdr>
                <w:top w:val="none" w:sz="0" w:space="0" w:color="auto"/>
                <w:left w:val="none" w:sz="0" w:space="0" w:color="auto"/>
                <w:bottom w:val="none" w:sz="0" w:space="0" w:color="auto"/>
                <w:right w:val="none" w:sz="0" w:space="0" w:color="auto"/>
              </w:divBdr>
            </w:div>
            <w:div w:id="1744910204">
              <w:marLeft w:val="0"/>
              <w:marRight w:val="0"/>
              <w:marTop w:val="0"/>
              <w:marBottom w:val="0"/>
              <w:divBdr>
                <w:top w:val="none" w:sz="0" w:space="0" w:color="auto"/>
                <w:left w:val="none" w:sz="0" w:space="0" w:color="auto"/>
                <w:bottom w:val="none" w:sz="0" w:space="0" w:color="auto"/>
                <w:right w:val="none" w:sz="0" w:space="0" w:color="auto"/>
              </w:divBdr>
            </w:div>
            <w:div w:id="1745640862">
              <w:marLeft w:val="0"/>
              <w:marRight w:val="0"/>
              <w:marTop w:val="0"/>
              <w:marBottom w:val="0"/>
              <w:divBdr>
                <w:top w:val="none" w:sz="0" w:space="0" w:color="auto"/>
                <w:left w:val="none" w:sz="0" w:space="0" w:color="auto"/>
                <w:bottom w:val="none" w:sz="0" w:space="0" w:color="auto"/>
                <w:right w:val="none" w:sz="0" w:space="0" w:color="auto"/>
              </w:divBdr>
            </w:div>
            <w:div w:id="1749885333">
              <w:marLeft w:val="0"/>
              <w:marRight w:val="0"/>
              <w:marTop w:val="0"/>
              <w:marBottom w:val="0"/>
              <w:divBdr>
                <w:top w:val="none" w:sz="0" w:space="0" w:color="auto"/>
                <w:left w:val="none" w:sz="0" w:space="0" w:color="auto"/>
                <w:bottom w:val="none" w:sz="0" w:space="0" w:color="auto"/>
                <w:right w:val="none" w:sz="0" w:space="0" w:color="auto"/>
              </w:divBdr>
            </w:div>
            <w:div w:id="1756704934">
              <w:marLeft w:val="0"/>
              <w:marRight w:val="0"/>
              <w:marTop w:val="0"/>
              <w:marBottom w:val="0"/>
              <w:divBdr>
                <w:top w:val="none" w:sz="0" w:space="0" w:color="auto"/>
                <w:left w:val="none" w:sz="0" w:space="0" w:color="auto"/>
                <w:bottom w:val="none" w:sz="0" w:space="0" w:color="auto"/>
                <w:right w:val="none" w:sz="0" w:space="0" w:color="auto"/>
              </w:divBdr>
            </w:div>
            <w:div w:id="1764061334">
              <w:marLeft w:val="0"/>
              <w:marRight w:val="0"/>
              <w:marTop w:val="0"/>
              <w:marBottom w:val="0"/>
              <w:divBdr>
                <w:top w:val="none" w:sz="0" w:space="0" w:color="auto"/>
                <w:left w:val="none" w:sz="0" w:space="0" w:color="auto"/>
                <w:bottom w:val="none" w:sz="0" w:space="0" w:color="auto"/>
                <w:right w:val="none" w:sz="0" w:space="0" w:color="auto"/>
              </w:divBdr>
            </w:div>
            <w:div w:id="1765683137">
              <w:marLeft w:val="0"/>
              <w:marRight w:val="0"/>
              <w:marTop w:val="0"/>
              <w:marBottom w:val="0"/>
              <w:divBdr>
                <w:top w:val="none" w:sz="0" w:space="0" w:color="auto"/>
                <w:left w:val="none" w:sz="0" w:space="0" w:color="auto"/>
                <w:bottom w:val="none" w:sz="0" w:space="0" w:color="auto"/>
                <w:right w:val="none" w:sz="0" w:space="0" w:color="auto"/>
              </w:divBdr>
            </w:div>
            <w:div w:id="1778520803">
              <w:marLeft w:val="0"/>
              <w:marRight w:val="0"/>
              <w:marTop w:val="0"/>
              <w:marBottom w:val="0"/>
              <w:divBdr>
                <w:top w:val="none" w:sz="0" w:space="0" w:color="auto"/>
                <w:left w:val="none" w:sz="0" w:space="0" w:color="auto"/>
                <w:bottom w:val="none" w:sz="0" w:space="0" w:color="auto"/>
                <w:right w:val="none" w:sz="0" w:space="0" w:color="auto"/>
              </w:divBdr>
            </w:div>
            <w:div w:id="1779910918">
              <w:marLeft w:val="0"/>
              <w:marRight w:val="0"/>
              <w:marTop w:val="0"/>
              <w:marBottom w:val="0"/>
              <w:divBdr>
                <w:top w:val="none" w:sz="0" w:space="0" w:color="auto"/>
                <w:left w:val="none" w:sz="0" w:space="0" w:color="auto"/>
                <w:bottom w:val="none" w:sz="0" w:space="0" w:color="auto"/>
                <w:right w:val="none" w:sz="0" w:space="0" w:color="auto"/>
              </w:divBdr>
            </w:div>
            <w:div w:id="1786197446">
              <w:marLeft w:val="0"/>
              <w:marRight w:val="0"/>
              <w:marTop w:val="0"/>
              <w:marBottom w:val="0"/>
              <w:divBdr>
                <w:top w:val="none" w:sz="0" w:space="0" w:color="auto"/>
                <w:left w:val="none" w:sz="0" w:space="0" w:color="auto"/>
                <w:bottom w:val="none" w:sz="0" w:space="0" w:color="auto"/>
                <w:right w:val="none" w:sz="0" w:space="0" w:color="auto"/>
              </w:divBdr>
            </w:div>
            <w:div w:id="1786659420">
              <w:marLeft w:val="0"/>
              <w:marRight w:val="0"/>
              <w:marTop w:val="0"/>
              <w:marBottom w:val="0"/>
              <w:divBdr>
                <w:top w:val="none" w:sz="0" w:space="0" w:color="auto"/>
                <w:left w:val="none" w:sz="0" w:space="0" w:color="auto"/>
                <w:bottom w:val="none" w:sz="0" w:space="0" w:color="auto"/>
                <w:right w:val="none" w:sz="0" w:space="0" w:color="auto"/>
              </w:divBdr>
            </w:div>
            <w:div w:id="1797137212">
              <w:marLeft w:val="0"/>
              <w:marRight w:val="0"/>
              <w:marTop w:val="0"/>
              <w:marBottom w:val="0"/>
              <w:divBdr>
                <w:top w:val="none" w:sz="0" w:space="0" w:color="auto"/>
                <w:left w:val="none" w:sz="0" w:space="0" w:color="auto"/>
                <w:bottom w:val="none" w:sz="0" w:space="0" w:color="auto"/>
                <w:right w:val="none" w:sz="0" w:space="0" w:color="auto"/>
              </w:divBdr>
            </w:div>
            <w:div w:id="1800420656">
              <w:marLeft w:val="0"/>
              <w:marRight w:val="0"/>
              <w:marTop w:val="0"/>
              <w:marBottom w:val="0"/>
              <w:divBdr>
                <w:top w:val="none" w:sz="0" w:space="0" w:color="auto"/>
                <w:left w:val="none" w:sz="0" w:space="0" w:color="auto"/>
                <w:bottom w:val="none" w:sz="0" w:space="0" w:color="auto"/>
                <w:right w:val="none" w:sz="0" w:space="0" w:color="auto"/>
              </w:divBdr>
            </w:div>
            <w:div w:id="1802334186">
              <w:marLeft w:val="0"/>
              <w:marRight w:val="0"/>
              <w:marTop w:val="0"/>
              <w:marBottom w:val="0"/>
              <w:divBdr>
                <w:top w:val="none" w:sz="0" w:space="0" w:color="auto"/>
                <w:left w:val="none" w:sz="0" w:space="0" w:color="auto"/>
                <w:bottom w:val="none" w:sz="0" w:space="0" w:color="auto"/>
                <w:right w:val="none" w:sz="0" w:space="0" w:color="auto"/>
              </w:divBdr>
            </w:div>
            <w:div w:id="1810398184">
              <w:marLeft w:val="0"/>
              <w:marRight w:val="0"/>
              <w:marTop w:val="0"/>
              <w:marBottom w:val="0"/>
              <w:divBdr>
                <w:top w:val="none" w:sz="0" w:space="0" w:color="auto"/>
                <w:left w:val="none" w:sz="0" w:space="0" w:color="auto"/>
                <w:bottom w:val="none" w:sz="0" w:space="0" w:color="auto"/>
                <w:right w:val="none" w:sz="0" w:space="0" w:color="auto"/>
              </w:divBdr>
            </w:div>
            <w:div w:id="1819569319">
              <w:marLeft w:val="0"/>
              <w:marRight w:val="0"/>
              <w:marTop w:val="0"/>
              <w:marBottom w:val="0"/>
              <w:divBdr>
                <w:top w:val="none" w:sz="0" w:space="0" w:color="auto"/>
                <w:left w:val="none" w:sz="0" w:space="0" w:color="auto"/>
                <w:bottom w:val="none" w:sz="0" w:space="0" w:color="auto"/>
                <w:right w:val="none" w:sz="0" w:space="0" w:color="auto"/>
              </w:divBdr>
            </w:div>
            <w:div w:id="1824740908">
              <w:marLeft w:val="0"/>
              <w:marRight w:val="0"/>
              <w:marTop w:val="0"/>
              <w:marBottom w:val="0"/>
              <w:divBdr>
                <w:top w:val="none" w:sz="0" w:space="0" w:color="auto"/>
                <w:left w:val="none" w:sz="0" w:space="0" w:color="auto"/>
                <w:bottom w:val="none" w:sz="0" w:space="0" w:color="auto"/>
                <w:right w:val="none" w:sz="0" w:space="0" w:color="auto"/>
              </w:divBdr>
            </w:div>
            <w:div w:id="1825243746">
              <w:marLeft w:val="0"/>
              <w:marRight w:val="0"/>
              <w:marTop w:val="0"/>
              <w:marBottom w:val="0"/>
              <w:divBdr>
                <w:top w:val="none" w:sz="0" w:space="0" w:color="auto"/>
                <w:left w:val="none" w:sz="0" w:space="0" w:color="auto"/>
                <w:bottom w:val="none" w:sz="0" w:space="0" w:color="auto"/>
                <w:right w:val="none" w:sz="0" w:space="0" w:color="auto"/>
              </w:divBdr>
            </w:div>
            <w:div w:id="1832257113">
              <w:marLeft w:val="0"/>
              <w:marRight w:val="0"/>
              <w:marTop w:val="0"/>
              <w:marBottom w:val="0"/>
              <w:divBdr>
                <w:top w:val="none" w:sz="0" w:space="0" w:color="auto"/>
                <w:left w:val="none" w:sz="0" w:space="0" w:color="auto"/>
                <w:bottom w:val="none" w:sz="0" w:space="0" w:color="auto"/>
                <w:right w:val="none" w:sz="0" w:space="0" w:color="auto"/>
              </w:divBdr>
            </w:div>
            <w:div w:id="1837451418">
              <w:marLeft w:val="0"/>
              <w:marRight w:val="0"/>
              <w:marTop w:val="0"/>
              <w:marBottom w:val="0"/>
              <w:divBdr>
                <w:top w:val="none" w:sz="0" w:space="0" w:color="auto"/>
                <w:left w:val="none" w:sz="0" w:space="0" w:color="auto"/>
                <w:bottom w:val="none" w:sz="0" w:space="0" w:color="auto"/>
                <w:right w:val="none" w:sz="0" w:space="0" w:color="auto"/>
              </w:divBdr>
            </w:div>
            <w:div w:id="1853374786">
              <w:marLeft w:val="0"/>
              <w:marRight w:val="0"/>
              <w:marTop w:val="0"/>
              <w:marBottom w:val="0"/>
              <w:divBdr>
                <w:top w:val="none" w:sz="0" w:space="0" w:color="auto"/>
                <w:left w:val="none" w:sz="0" w:space="0" w:color="auto"/>
                <w:bottom w:val="none" w:sz="0" w:space="0" w:color="auto"/>
                <w:right w:val="none" w:sz="0" w:space="0" w:color="auto"/>
              </w:divBdr>
            </w:div>
            <w:div w:id="1857619704">
              <w:marLeft w:val="0"/>
              <w:marRight w:val="0"/>
              <w:marTop w:val="0"/>
              <w:marBottom w:val="0"/>
              <w:divBdr>
                <w:top w:val="none" w:sz="0" w:space="0" w:color="auto"/>
                <w:left w:val="none" w:sz="0" w:space="0" w:color="auto"/>
                <w:bottom w:val="none" w:sz="0" w:space="0" w:color="auto"/>
                <w:right w:val="none" w:sz="0" w:space="0" w:color="auto"/>
              </w:divBdr>
            </w:div>
            <w:div w:id="1858428372">
              <w:marLeft w:val="0"/>
              <w:marRight w:val="0"/>
              <w:marTop w:val="0"/>
              <w:marBottom w:val="0"/>
              <w:divBdr>
                <w:top w:val="none" w:sz="0" w:space="0" w:color="auto"/>
                <w:left w:val="none" w:sz="0" w:space="0" w:color="auto"/>
                <w:bottom w:val="none" w:sz="0" w:space="0" w:color="auto"/>
                <w:right w:val="none" w:sz="0" w:space="0" w:color="auto"/>
              </w:divBdr>
            </w:div>
            <w:div w:id="1870870591">
              <w:marLeft w:val="0"/>
              <w:marRight w:val="0"/>
              <w:marTop w:val="0"/>
              <w:marBottom w:val="0"/>
              <w:divBdr>
                <w:top w:val="none" w:sz="0" w:space="0" w:color="auto"/>
                <w:left w:val="none" w:sz="0" w:space="0" w:color="auto"/>
                <w:bottom w:val="none" w:sz="0" w:space="0" w:color="auto"/>
                <w:right w:val="none" w:sz="0" w:space="0" w:color="auto"/>
              </w:divBdr>
            </w:div>
            <w:div w:id="1874416878">
              <w:marLeft w:val="0"/>
              <w:marRight w:val="0"/>
              <w:marTop w:val="0"/>
              <w:marBottom w:val="0"/>
              <w:divBdr>
                <w:top w:val="none" w:sz="0" w:space="0" w:color="auto"/>
                <w:left w:val="none" w:sz="0" w:space="0" w:color="auto"/>
                <w:bottom w:val="none" w:sz="0" w:space="0" w:color="auto"/>
                <w:right w:val="none" w:sz="0" w:space="0" w:color="auto"/>
              </w:divBdr>
            </w:div>
            <w:div w:id="1874881047">
              <w:marLeft w:val="0"/>
              <w:marRight w:val="0"/>
              <w:marTop w:val="0"/>
              <w:marBottom w:val="0"/>
              <w:divBdr>
                <w:top w:val="none" w:sz="0" w:space="0" w:color="auto"/>
                <w:left w:val="none" w:sz="0" w:space="0" w:color="auto"/>
                <w:bottom w:val="none" w:sz="0" w:space="0" w:color="auto"/>
                <w:right w:val="none" w:sz="0" w:space="0" w:color="auto"/>
              </w:divBdr>
            </w:div>
            <w:div w:id="1877352932">
              <w:marLeft w:val="0"/>
              <w:marRight w:val="0"/>
              <w:marTop w:val="0"/>
              <w:marBottom w:val="0"/>
              <w:divBdr>
                <w:top w:val="none" w:sz="0" w:space="0" w:color="auto"/>
                <w:left w:val="none" w:sz="0" w:space="0" w:color="auto"/>
                <w:bottom w:val="none" w:sz="0" w:space="0" w:color="auto"/>
                <w:right w:val="none" w:sz="0" w:space="0" w:color="auto"/>
              </w:divBdr>
            </w:div>
            <w:div w:id="1894927299">
              <w:marLeft w:val="0"/>
              <w:marRight w:val="0"/>
              <w:marTop w:val="0"/>
              <w:marBottom w:val="0"/>
              <w:divBdr>
                <w:top w:val="none" w:sz="0" w:space="0" w:color="auto"/>
                <w:left w:val="none" w:sz="0" w:space="0" w:color="auto"/>
                <w:bottom w:val="none" w:sz="0" w:space="0" w:color="auto"/>
                <w:right w:val="none" w:sz="0" w:space="0" w:color="auto"/>
              </w:divBdr>
            </w:div>
            <w:div w:id="1897860609">
              <w:marLeft w:val="0"/>
              <w:marRight w:val="0"/>
              <w:marTop w:val="0"/>
              <w:marBottom w:val="0"/>
              <w:divBdr>
                <w:top w:val="none" w:sz="0" w:space="0" w:color="auto"/>
                <w:left w:val="none" w:sz="0" w:space="0" w:color="auto"/>
                <w:bottom w:val="none" w:sz="0" w:space="0" w:color="auto"/>
                <w:right w:val="none" w:sz="0" w:space="0" w:color="auto"/>
              </w:divBdr>
            </w:div>
            <w:div w:id="1904169865">
              <w:marLeft w:val="0"/>
              <w:marRight w:val="0"/>
              <w:marTop w:val="0"/>
              <w:marBottom w:val="0"/>
              <w:divBdr>
                <w:top w:val="none" w:sz="0" w:space="0" w:color="auto"/>
                <w:left w:val="none" w:sz="0" w:space="0" w:color="auto"/>
                <w:bottom w:val="none" w:sz="0" w:space="0" w:color="auto"/>
                <w:right w:val="none" w:sz="0" w:space="0" w:color="auto"/>
              </w:divBdr>
            </w:div>
            <w:div w:id="1909152101">
              <w:marLeft w:val="0"/>
              <w:marRight w:val="0"/>
              <w:marTop w:val="0"/>
              <w:marBottom w:val="0"/>
              <w:divBdr>
                <w:top w:val="none" w:sz="0" w:space="0" w:color="auto"/>
                <w:left w:val="none" w:sz="0" w:space="0" w:color="auto"/>
                <w:bottom w:val="none" w:sz="0" w:space="0" w:color="auto"/>
                <w:right w:val="none" w:sz="0" w:space="0" w:color="auto"/>
              </w:divBdr>
            </w:div>
            <w:div w:id="1933313123">
              <w:marLeft w:val="0"/>
              <w:marRight w:val="0"/>
              <w:marTop w:val="0"/>
              <w:marBottom w:val="0"/>
              <w:divBdr>
                <w:top w:val="none" w:sz="0" w:space="0" w:color="auto"/>
                <w:left w:val="none" w:sz="0" w:space="0" w:color="auto"/>
                <w:bottom w:val="none" w:sz="0" w:space="0" w:color="auto"/>
                <w:right w:val="none" w:sz="0" w:space="0" w:color="auto"/>
              </w:divBdr>
            </w:div>
            <w:div w:id="1942226123">
              <w:marLeft w:val="0"/>
              <w:marRight w:val="0"/>
              <w:marTop w:val="0"/>
              <w:marBottom w:val="0"/>
              <w:divBdr>
                <w:top w:val="none" w:sz="0" w:space="0" w:color="auto"/>
                <w:left w:val="none" w:sz="0" w:space="0" w:color="auto"/>
                <w:bottom w:val="none" w:sz="0" w:space="0" w:color="auto"/>
                <w:right w:val="none" w:sz="0" w:space="0" w:color="auto"/>
              </w:divBdr>
            </w:div>
            <w:div w:id="1949044727">
              <w:marLeft w:val="0"/>
              <w:marRight w:val="0"/>
              <w:marTop w:val="0"/>
              <w:marBottom w:val="0"/>
              <w:divBdr>
                <w:top w:val="none" w:sz="0" w:space="0" w:color="auto"/>
                <w:left w:val="none" w:sz="0" w:space="0" w:color="auto"/>
                <w:bottom w:val="none" w:sz="0" w:space="0" w:color="auto"/>
                <w:right w:val="none" w:sz="0" w:space="0" w:color="auto"/>
              </w:divBdr>
            </w:div>
            <w:div w:id="1954166791">
              <w:marLeft w:val="0"/>
              <w:marRight w:val="0"/>
              <w:marTop w:val="0"/>
              <w:marBottom w:val="0"/>
              <w:divBdr>
                <w:top w:val="none" w:sz="0" w:space="0" w:color="auto"/>
                <w:left w:val="none" w:sz="0" w:space="0" w:color="auto"/>
                <w:bottom w:val="none" w:sz="0" w:space="0" w:color="auto"/>
                <w:right w:val="none" w:sz="0" w:space="0" w:color="auto"/>
              </w:divBdr>
            </w:div>
            <w:div w:id="1954360773">
              <w:marLeft w:val="0"/>
              <w:marRight w:val="0"/>
              <w:marTop w:val="0"/>
              <w:marBottom w:val="0"/>
              <w:divBdr>
                <w:top w:val="none" w:sz="0" w:space="0" w:color="auto"/>
                <w:left w:val="none" w:sz="0" w:space="0" w:color="auto"/>
                <w:bottom w:val="none" w:sz="0" w:space="0" w:color="auto"/>
                <w:right w:val="none" w:sz="0" w:space="0" w:color="auto"/>
              </w:divBdr>
            </w:div>
            <w:div w:id="1954551070">
              <w:marLeft w:val="0"/>
              <w:marRight w:val="0"/>
              <w:marTop w:val="0"/>
              <w:marBottom w:val="0"/>
              <w:divBdr>
                <w:top w:val="none" w:sz="0" w:space="0" w:color="auto"/>
                <w:left w:val="none" w:sz="0" w:space="0" w:color="auto"/>
                <w:bottom w:val="none" w:sz="0" w:space="0" w:color="auto"/>
                <w:right w:val="none" w:sz="0" w:space="0" w:color="auto"/>
              </w:divBdr>
            </w:div>
            <w:div w:id="1957103654">
              <w:marLeft w:val="0"/>
              <w:marRight w:val="0"/>
              <w:marTop w:val="0"/>
              <w:marBottom w:val="0"/>
              <w:divBdr>
                <w:top w:val="none" w:sz="0" w:space="0" w:color="auto"/>
                <w:left w:val="none" w:sz="0" w:space="0" w:color="auto"/>
                <w:bottom w:val="none" w:sz="0" w:space="0" w:color="auto"/>
                <w:right w:val="none" w:sz="0" w:space="0" w:color="auto"/>
              </w:divBdr>
            </w:div>
            <w:div w:id="1958247896">
              <w:marLeft w:val="0"/>
              <w:marRight w:val="0"/>
              <w:marTop w:val="0"/>
              <w:marBottom w:val="0"/>
              <w:divBdr>
                <w:top w:val="none" w:sz="0" w:space="0" w:color="auto"/>
                <w:left w:val="none" w:sz="0" w:space="0" w:color="auto"/>
                <w:bottom w:val="none" w:sz="0" w:space="0" w:color="auto"/>
                <w:right w:val="none" w:sz="0" w:space="0" w:color="auto"/>
              </w:divBdr>
            </w:div>
            <w:div w:id="1960868647">
              <w:marLeft w:val="0"/>
              <w:marRight w:val="0"/>
              <w:marTop w:val="0"/>
              <w:marBottom w:val="0"/>
              <w:divBdr>
                <w:top w:val="none" w:sz="0" w:space="0" w:color="auto"/>
                <w:left w:val="none" w:sz="0" w:space="0" w:color="auto"/>
                <w:bottom w:val="none" w:sz="0" w:space="0" w:color="auto"/>
                <w:right w:val="none" w:sz="0" w:space="0" w:color="auto"/>
              </w:divBdr>
            </w:div>
            <w:div w:id="1963882121">
              <w:marLeft w:val="0"/>
              <w:marRight w:val="0"/>
              <w:marTop w:val="0"/>
              <w:marBottom w:val="0"/>
              <w:divBdr>
                <w:top w:val="none" w:sz="0" w:space="0" w:color="auto"/>
                <w:left w:val="none" w:sz="0" w:space="0" w:color="auto"/>
                <w:bottom w:val="none" w:sz="0" w:space="0" w:color="auto"/>
                <w:right w:val="none" w:sz="0" w:space="0" w:color="auto"/>
              </w:divBdr>
            </w:div>
            <w:div w:id="1967275470">
              <w:marLeft w:val="0"/>
              <w:marRight w:val="0"/>
              <w:marTop w:val="0"/>
              <w:marBottom w:val="0"/>
              <w:divBdr>
                <w:top w:val="none" w:sz="0" w:space="0" w:color="auto"/>
                <w:left w:val="none" w:sz="0" w:space="0" w:color="auto"/>
                <w:bottom w:val="none" w:sz="0" w:space="0" w:color="auto"/>
                <w:right w:val="none" w:sz="0" w:space="0" w:color="auto"/>
              </w:divBdr>
            </w:div>
            <w:div w:id="1980188865">
              <w:marLeft w:val="0"/>
              <w:marRight w:val="0"/>
              <w:marTop w:val="0"/>
              <w:marBottom w:val="0"/>
              <w:divBdr>
                <w:top w:val="none" w:sz="0" w:space="0" w:color="auto"/>
                <w:left w:val="none" w:sz="0" w:space="0" w:color="auto"/>
                <w:bottom w:val="none" w:sz="0" w:space="0" w:color="auto"/>
                <w:right w:val="none" w:sz="0" w:space="0" w:color="auto"/>
              </w:divBdr>
            </w:div>
            <w:div w:id="1993096833">
              <w:marLeft w:val="0"/>
              <w:marRight w:val="0"/>
              <w:marTop w:val="0"/>
              <w:marBottom w:val="0"/>
              <w:divBdr>
                <w:top w:val="none" w:sz="0" w:space="0" w:color="auto"/>
                <w:left w:val="none" w:sz="0" w:space="0" w:color="auto"/>
                <w:bottom w:val="none" w:sz="0" w:space="0" w:color="auto"/>
                <w:right w:val="none" w:sz="0" w:space="0" w:color="auto"/>
              </w:divBdr>
            </w:div>
            <w:div w:id="1997759705">
              <w:marLeft w:val="0"/>
              <w:marRight w:val="0"/>
              <w:marTop w:val="0"/>
              <w:marBottom w:val="0"/>
              <w:divBdr>
                <w:top w:val="none" w:sz="0" w:space="0" w:color="auto"/>
                <w:left w:val="none" w:sz="0" w:space="0" w:color="auto"/>
                <w:bottom w:val="none" w:sz="0" w:space="0" w:color="auto"/>
                <w:right w:val="none" w:sz="0" w:space="0" w:color="auto"/>
              </w:divBdr>
            </w:div>
            <w:div w:id="2005548480">
              <w:marLeft w:val="0"/>
              <w:marRight w:val="0"/>
              <w:marTop w:val="0"/>
              <w:marBottom w:val="0"/>
              <w:divBdr>
                <w:top w:val="none" w:sz="0" w:space="0" w:color="auto"/>
                <w:left w:val="none" w:sz="0" w:space="0" w:color="auto"/>
                <w:bottom w:val="none" w:sz="0" w:space="0" w:color="auto"/>
                <w:right w:val="none" w:sz="0" w:space="0" w:color="auto"/>
              </w:divBdr>
            </w:div>
            <w:div w:id="2009937074">
              <w:marLeft w:val="0"/>
              <w:marRight w:val="0"/>
              <w:marTop w:val="0"/>
              <w:marBottom w:val="0"/>
              <w:divBdr>
                <w:top w:val="none" w:sz="0" w:space="0" w:color="auto"/>
                <w:left w:val="none" w:sz="0" w:space="0" w:color="auto"/>
                <w:bottom w:val="none" w:sz="0" w:space="0" w:color="auto"/>
                <w:right w:val="none" w:sz="0" w:space="0" w:color="auto"/>
              </w:divBdr>
            </w:div>
            <w:div w:id="2020426466">
              <w:marLeft w:val="0"/>
              <w:marRight w:val="0"/>
              <w:marTop w:val="0"/>
              <w:marBottom w:val="0"/>
              <w:divBdr>
                <w:top w:val="none" w:sz="0" w:space="0" w:color="auto"/>
                <w:left w:val="none" w:sz="0" w:space="0" w:color="auto"/>
                <w:bottom w:val="none" w:sz="0" w:space="0" w:color="auto"/>
                <w:right w:val="none" w:sz="0" w:space="0" w:color="auto"/>
              </w:divBdr>
            </w:div>
            <w:div w:id="2025741952">
              <w:marLeft w:val="0"/>
              <w:marRight w:val="0"/>
              <w:marTop w:val="0"/>
              <w:marBottom w:val="0"/>
              <w:divBdr>
                <w:top w:val="none" w:sz="0" w:space="0" w:color="auto"/>
                <w:left w:val="none" w:sz="0" w:space="0" w:color="auto"/>
                <w:bottom w:val="none" w:sz="0" w:space="0" w:color="auto"/>
                <w:right w:val="none" w:sz="0" w:space="0" w:color="auto"/>
              </w:divBdr>
            </w:div>
            <w:div w:id="2029603139">
              <w:marLeft w:val="0"/>
              <w:marRight w:val="0"/>
              <w:marTop w:val="0"/>
              <w:marBottom w:val="0"/>
              <w:divBdr>
                <w:top w:val="none" w:sz="0" w:space="0" w:color="auto"/>
                <w:left w:val="none" w:sz="0" w:space="0" w:color="auto"/>
                <w:bottom w:val="none" w:sz="0" w:space="0" w:color="auto"/>
                <w:right w:val="none" w:sz="0" w:space="0" w:color="auto"/>
              </w:divBdr>
            </w:div>
            <w:div w:id="2030450877">
              <w:marLeft w:val="0"/>
              <w:marRight w:val="0"/>
              <w:marTop w:val="0"/>
              <w:marBottom w:val="0"/>
              <w:divBdr>
                <w:top w:val="none" w:sz="0" w:space="0" w:color="auto"/>
                <w:left w:val="none" w:sz="0" w:space="0" w:color="auto"/>
                <w:bottom w:val="none" w:sz="0" w:space="0" w:color="auto"/>
                <w:right w:val="none" w:sz="0" w:space="0" w:color="auto"/>
              </w:divBdr>
            </w:div>
            <w:div w:id="2038654860">
              <w:marLeft w:val="0"/>
              <w:marRight w:val="0"/>
              <w:marTop w:val="0"/>
              <w:marBottom w:val="0"/>
              <w:divBdr>
                <w:top w:val="none" w:sz="0" w:space="0" w:color="auto"/>
                <w:left w:val="none" w:sz="0" w:space="0" w:color="auto"/>
                <w:bottom w:val="none" w:sz="0" w:space="0" w:color="auto"/>
                <w:right w:val="none" w:sz="0" w:space="0" w:color="auto"/>
              </w:divBdr>
            </w:div>
            <w:div w:id="2041315450">
              <w:marLeft w:val="0"/>
              <w:marRight w:val="0"/>
              <w:marTop w:val="0"/>
              <w:marBottom w:val="0"/>
              <w:divBdr>
                <w:top w:val="none" w:sz="0" w:space="0" w:color="auto"/>
                <w:left w:val="none" w:sz="0" w:space="0" w:color="auto"/>
                <w:bottom w:val="none" w:sz="0" w:space="0" w:color="auto"/>
                <w:right w:val="none" w:sz="0" w:space="0" w:color="auto"/>
              </w:divBdr>
            </w:div>
            <w:div w:id="2045523825">
              <w:marLeft w:val="0"/>
              <w:marRight w:val="0"/>
              <w:marTop w:val="0"/>
              <w:marBottom w:val="0"/>
              <w:divBdr>
                <w:top w:val="none" w:sz="0" w:space="0" w:color="auto"/>
                <w:left w:val="none" w:sz="0" w:space="0" w:color="auto"/>
                <w:bottom w:val="none" w:sz="0" w:space="0" w:color="auto"/>
                <w:right w:val="none" w:sz="0" w:space="0" w:color="auto"/>
              </w:divBdr>
            </w:div>
            <w:div w:id="2050907401">
              <w:marLeft w:val="0"/>
              <w:marRight w:val="0"/>
              <w:marTop w:val="0"/>
              <w:marBottom w:val="0"/>
              <w:divBdr>
                <w:top w:val="none" w:sz="0" w:space="0" w:color="auto"/>
                <w:left w:val="none" w:sz="0" w:space="0" w:color="auto"/>
                <w:bottom w:val="none" w:sz="0" w:space="0" w:color="auto"/>
                <w:right w:val="none" w:sz="0" w:space="0" w:color="auto"/>
              </w:divBdr>
            </w:div>
            <w:div w:id="2052029258">
              <w:marLeft w:val="0"/>
              <w:marRight w:val="0"/>
              <w:marTop w:val="0"/>
              <w:marBottom w:val="0"/>
              <w:divBdr>
                <w:top w:val="none" w:sz="0" w:space="0" w:color="auto"/>
                <w:left w:val="none" w:sz="0" w:space="0" w:color="auto"/>
                <w:bottom w:val="none" w:sz="0" w:space="0" w:color="auto"/>
                <w:right w:val="none" w:sz="0" w:space="0" w:color="auto"/>
              </w:divBdr>
            </w:div>
            <w:div w:id="2055888063">
              <w:marLeft w:val="0"/>
              <w:marRight w:val="0"/>
              <w:marTop w:val="0"/>
              <w:marBottom w:val="0"/>
              <w:divBdr>
                <w:top w:val="none" w:sz="0" w:space="0" w:color="auto"/>
                <w:left w:val="none" w:sz="0" w:space="0" w:color="auto"/>
                <w:bottom w:val="none" w:sz="0" w:space="0" w:color="auto"/>
                <w:right w:val="none" w:sz="0" w:space="0" w:color="auto"/>
              </w:divBdr>
            </w:div>
            <w:div w:id="2061322957">
              <w:marLeft w:val="0"/>
              <w:marRight w:val="0"/>
              <w:marTop w:val="0"/>
              <w:marBottom w:val="0"/>
              <w:divBdr>
                <w:top w:val="none" w:sz="0" w:space="0" w:color="auto"/>
                <w:left w:val="none" w:sz="0" w:space="0" w:color="auto"/>
                <w:bottom w:val="none" w:sz="0" w:space="0" w:color="auto"/>
                <w:right w:val="none" w:sz="0" w:space="0" w:color="auto"/>
              </w:divBdr>
            </w:div>
            <w:div w:id="2067338891">
              <w:marLeft w:val="0"/>
              <w:marRight w:val="0"/>
              <w:marTop w:val="0"/>
              <w:marBottom w:val="0"/>
              <w:divBdr>
                <w:top w:val="none" w:sz="0" w:space="0" w:color="auto"/>
                <w:left w:val="none" w:sz="0" w:space="0" w:color="auto"/>
                <w:bottom w:val="none" w:sz="0" w:space="0" w:color="auto"/>
                <w:right w:val="none" w:sz="0" w:space="0" w:color="auto"/>
              </w:divBdr>
            </w:div>
            <w:div w:id="2067949866">
              <w:marLeft w:val="0"/>
              <w:marRight w:val="0"/>
              <w:marTop w:val="0"/>
              <w:marBottom w:val="0"/>
              <w:divBdr>
                <w:top w:val="none" w:sz="0" w:space="0" w:color="auto"/>
                <w:left w:val="none" w:sz="0" w:space="0" w:color="auto"/>
                <w:bottom w:val="none" w:sz="0" w:space="0" w:color="auto"/>
                <w:right w:val="none" w:sz="0" w:space="0" w:color="auto"/>
              </w:divBdr>
            </w:div>
            <w:div w:id="2070153499">
              <w:marLeft w:val="0"/>
              <w:marRight w:val="0"/>
              <w:marTop w:val="0"/>
              <w:marBottom w:val="0"/>
              <w:divBdr>
                <w:top w:val="none" w:sz="0" w:space="0" w:color="auto"/>
                <w:left w:val="none" w:sz="0" w:space="0" w:color="auto"/>
                <w:bottom w:val="none" w:sz="0" w:space="0" w:color="auto"/>
                <w:right w:val="none" w:sz="0" w:space="0" w:color="auto"/>
              </w:divBdr>
            </w:div>
            <w:div w:id="2077705763">
              <w:marLeft w:val="0"/>
              <w:marRight w:val="0"/>
              <w:marTop w:val="0"/>
              <w:marBottom w:val="0"/>
              <w:divBdr>
                <w:top w:val="none" w:sz="0" w:space="0" w:color="auto"/>
                <w:left w:val="none" w:sz="0" w:space="0" w:color="auto"/>
                <w:bottom w:val="none" w:sz="0" w:space="0" w:color="auto"/>
                <w:right w:val="none" w:sz="0" w:space="0" w:color="auto"/>
              </w:divBdr>
            </w:div>
            <w:div w:id="2080446664">
              <w:marLeft w:val="0"/>
              <w:marRight w:val="0"/>
              <w:marTop w:val="0"/>
              <w:marBottom w:val="0"/>
              <w:divBdr>
                <w:top w:val="none" w:sz="0" w:space="0" w:color="auto"/>
                <w:left w:val="none" w:sz="0" w:space="0" w:color="auto"/>
                <w:bottom w:val="none" w:sz="0" w:space="0" w:color="auto"/>
                <w:right w:val="none" w:sz="0" w:space="0" w:color="auto"/>
              </w:divBdr>
            </w:div>
            <w:div w:id="2082293424">
              <w:marLeft w:val="0"/>
              <w:marRight w:val="0"/>
              <w:marTop w:val="0"/>
              <w:marBottom w:val="0"/>
              <w:divBdr>
                <w:top w:val="none" w:sz="0" w:space="0" w:color="auto"/>
                <w:left w:val="none" w:sz="0" w:space="0" w:color="auto"/>
                <w:bottom w:val="none" w:sz="0" w:space="0" w:color="auto"/>
                <w:right w:val="none" w:sz="0" w:space="0" w:color="auto"/>
              </w:divBdr>
              <w:divsChild>
                <w:div w:id="15499260">
                  <w:marLeft w:val="0"/>
                  <w:marRight w:val="0"/>
                  <w:marTop w:val="0"/>
                  <w:marBottom w:val="0"/>
                  <w:divBdr>
                    <w:top w:val="none" w:sz="0" w:space="0" w:color="auto"/>
                    <w:left w:val="none" w:sz="0" w:space="0" w:color="auto"/>
                    <w:bottom w:val="none" w:sz="0" w:space="0" w:color="auto"/>
                    <w:right w:val="none" w:sz="0" w:space="0" w:color="auto"/>
                  </w:divBdr>
                </w:div>
                <w:div w:id="22287776">
                  <w:marLeft w:val="0"/>
                  <w:marRight w:val="0"/>
                  <w:marTop w:val="0"/>
                  <w:marBottom w:val="0"/>
                  <w:divBdr>
                    <w:top w:val="none" w:sz="0" w:space="0" w:color="auto"/>
                    <w:left w:val="none" w:sz="0" w:space="0" w:color="auto"/>
                    <w:bottom w:val="none" w:sz="0" w:space="0" w:color="auto"/>
                    <w:right w:val="none" w:sz="0" w:space="0" w:color="auto"/>
                  </w:divBdr>
                </w:div>
                <w:div w:id="25834689">
                  <w:marLeft w:val="0"/>
                  <w:marRight w:val="0"/>
                  <w:marTop w:val="0"/>
                  <w:marBottom w:val="0"/>
                  <w:divBdr>
                    <w:top w:val="none" w:sz="0" w:space="0" w:color="auto"/>
                    <w:left w:val="none" w:sz="0" w:space="0" w:color="auto"/>
                    <w:bottom w:val="none" w:sz="0" w:space="0" w:color="auto"/>
                    <w:right w:val="none" w:sz="0" w:space="0" w:color="auto"/>
                  </w:divBdr>
                </w:div>
                <w:div w:id="37247124">
                  <w:marLeft w:val="0"/>
                  <w:marRight w:val="0"/>
                  <w:marTop w:val="0"/>
                  <w:marBottom w:val="0"/>
                  <w:divBdr>
                    <w:top w:val="none" w:sz="0" w:space="0" w:color="auto"/>
                    <w:left w:val="none" w:sz="0" w:space="0" w:color="auto"/>
                    <w:bottom w:val="none" w:sz="0" w:space="0" w:color="auto"/>
                    <w:right w:val="none" w:sz="0" w:space="0" w:color="auto"/>
                  </w:divBdr>
                </w:div>
                <w:div w:id="38365535">
                  <w:marLeft w:val="0"/>
                  <w:marRight w:val="0"/>
                  <w:marTop w:val="0"/>
                  <w:marBottom w:val="0"/>
                  <w:divBdr>
                    <w:top w:val="none" w:sz="0" w:space="0" w:color="auto"/>
                    <w:left w:val="none" w:sz="0" w:space="0" w:color="auto"/>
                    <w:bottom w:val="none" w:sz="0" w:space="0" w:color="auto"/>
                    <w:right w:val="none" w:sz="0" w:space="0" w:color="auto"/>
                  </w:divBdr>
                </w:div>
                <w:div w:id="40058329">
                  <w:marLeft w:val="0"/>
                  <w:marRight w:val="0"/>
                  <w:marTop w:val="0"/>
                  <w:marBottom w:val="0"/>
                  <w:divBdr>
                    <w:top w:val="none" w:sz="0" w:space="0" w:color="auto"/>
                    <w:left w:val="none" w:sz="0" w:space="0" w:color="auto"/>
                    <w:bottom w:val="none" w:sz="0" w:space="0" w:color="auto"/>
                    <w:right w:val="none" w:sz="0" w:space="0" w:color="auto"/>
                  </w:divBdr>
                </w:div>
                <w:div w:id="42599795">
                  <w:marLeft w:val="0"/>
                  <w:marRight w:val="0"/>
                  <w:marTop w:val="0"/>
                  <w:marBottom w:val="0"/>
                  <w:divBdr>
                    <w:top w:val="none" w:sz="0" w:space="0" w:color="auto"/>
                    <w:left w:val="none" w:sz="0" w:space="0" w:color="auto"/>
                    <w:bottom w:val="none" w:sz="0" w:space="0" w:color="auto"/>
                    <w:right w:val="none" w:sz="0" w:space="0" w:color="auto"/>
                  </w:divBdr>
                </w:div>
                <w:div w:id="55444481">
                  <w:marLeft w:val="0"/>
                  <w:marRight w:val="0"/>
                  <w:marTop w:val="0"/>
                  <w:marBottom w:val="0"/>
                  <w:divBdr>
                    <w:top w:val="none" w:sz="0" w:space="0" w:color="auto"/>
                    <w:left w:val="none" w:sz="0" w:space="0" w:color="auto"/>
                    <w:bottom w:val="none" w:sz="0" w:space="0" w:color="auto"/>
                    <w:right w:val="none" w:sz="0" w:space="0" w:color="auto"/>
                  </w:divBdr>
                </w:div>
                <w:div w:id="70203661">
                  <w:marLeft w:val="0"/>
                  <w:marRight w:val="0"/>
                  <w:marTop w:val="0"/>
                  <w:marBottom w:val="0"/>
                  <w:divBdr>
                    <w:top w:val="none" w:sz="0" w:space="0" w:color="auto"/>
                    <w:left w:val="none" w:sz="0" w:space="0" w:color="auto"/>
                    <w:bottom w:val="none" w:sz="0" w:space="0" w:color="auto"/>
                    <w:right w:val="none" w:sz="0" w:space="0" w:color="auto"/>
                  </w:divBdr>
                </w:div>
                <w:div w:id="70544907">
                  <w:marLeft w:val="0"/>
                  <w:marRight w:val="0"/>
                  <w:marTop w:val="0"/>
                  <w:marBottom w:val="0"/>
                  <w:divBdr>
                    <w:top w:val="none" w:sz="0" w:space="0" w:color="auto"/>
                    <w:left w:val="none" w:sz="0" w:space="0" w:color="auto"/>
                    <w:bottom w:val="none" w:sz="0" w:space="0" w:color="auto"/>
                    <w:right w:val="none" w:sz="0" w:space="0" w:color="auto"/>
                  </w:divBdr>
                </w:div>
                <w:div w:id="71895278">
                  <w:marLeft w:val="0"/>
                  <w:marRight w:val="0"/>
                  <w:marTop w:val="0"/>
                  <w:marBottom w:val="0"/>
                  <w:divBdr>
                    <w:top w:val="none" w:sz="0" w:space="0" w:color="auto"/>
                    <w:left w:val="none" w:sz="0" w:space="0" w:color="auto"/>
                    <w:bottom w:val="none" w:sz="0" w:space="0" w:color="auto"/>
                    <w:right w:val="none" w:sz="0" w:space="0" w:color="auto"/>
                  </w:divBdr>
                </w:div>
                <w:div w:id="72747229">
                  <w:marLeft w:val="0"/>
                  <w:marRight w:val="0"/>
                  <w:marTop w:val="0"/>
                  <w:marBottom w:val="0"/>
                  <w:divBdr>
                    <w:top w:val="none" w:sz="0" w:space="0" w:color="auto"/>
                    <w:left w:val="none" w:sz="0" w:space="0" w:color="auto"/>
                    <w:bottom w:val="none" w:sz="0" w:space="0" w:color="auto"/>
                    <w:right w:val="none" w:sz="0" w:space="0" w:color="auto"/>
                  </w:divBdr>
                </w:div>
                <w:div w:id="78336789">
                  <w:marLeft w:val="0"/>
                  <w:marRight w:val="0"/>
                  <w:marTop w:val="0"/>
                  <w:marBottom w:val="0"/>
                  <w:divBdr>
                    <w:top w:val="none" w:sz="0" w:space="0" w:color="auto"/>
                    <w:left w:val="none" w:sz="0" w:space="0" w:color="auto"/>
                    <w:bottom w:val="none" w:sz="0" w:space="0" w:color="auto"/>
                    <w:right w:val="none" w:sz="0" w:space="0" w:color="auto"/>
                  </w:divBdr>
                </w:div>
                <w:div w:id="87581651">
                  <w:marLeft w:val="0"/>
                  <w:marRight w:val="0"/>
                  <w:marTop w:val="0"/>
                  <w:marBottom w:val="0"/>
                  <w:divBdr>
                    <w:top w:val="none" w:sz="0" w:space="0" w:color="auto"/>
                    <w:left w:val="none" w:sz="0" w:space="0" w:color="auto"/>
                    <w:bottom w:val="none" w:sz="0" w:space="0" w:color="auto"/>
                    <w:right w:val="none" w:sz="0" w:space="0" w:color="auto"/>
                  </w:divBdr>
                </w:div>
                <w:div w:id="96223100">
                  <w:marLeft w:val="0"/>
                  <w:marRight w:val="0"/>
                  <w:marTop w:val="0"/>
                  <w:marBottom w:val="0"/>
                  <w:divBdr>
                    <w:top w:val="none" w:sz="0" w:space="0" w:color="auto"/>
                    <w:left w:val="none" w:sz="0" w:space="0" w:color="auto"/>
                    <w:bottom w:val="none" w:sz="0" w:space="0" w:color="auto"/>
                    <w:right w:val="none" w:sz="0" w:space="0" w:color="auto"/>
                  </w:divBdr>
                </w:div>
                <w:div w:id="97677970">
                  <w:marLeft w:val="0"/>
                  <w:marRight w:val="0"/>
                  <w:marTop w:val="0"/>
                  <w:marBottom w:val="0"/>
                  <w:divBdr>
                    <w:top w:val="none" w:sz="0" w:space="0" w:color="auto"/>
                    <w:left w:val="none" w:sz="0" w:space="0" w:color="auto"/>
                    <w:bottom w:val="none" w:sz="0" w:space="0" w:color="auto"/>
                    <w:right w:val="none" w:sz="0" w:space="0" w:color="auto"/>
                  </w:divBdr>
                </w:div>
                <w:div w:id="100152896">
                  <w:marLeft w:val="0"/>
                  <w:marRight w:val="0"/>
                  <w:marTop w:val="0"/>
                  <w:marBottom w:val="0"/>
                  <w:divBdr>
                    <w:top w:val="none" w:sz="0" w:space="0" w:color="auto"/>
                    <w:left w:val="none" w:sz="0" w:space="0" w:color="auto"/>
                    <w:bottom w:val="none" w:sz="0" w:space="0" w:color="auto"/>
                    <w:right w:val="none" w:sz="0" w:space="0" w:color="auto"/>
                  </w:divBdr>
                </w:div>
                <w:div w:id="109134615">
                  <w:marLeft w:val="0"/>
                  <w:marRight w:val="0"/>
                  <w:marTop w:val="0"/>
                  <w:marBottom w:val="0"/>
                  <w:divBdr>
                    <w:top w:val="none" w:sz="0" w:space="0" w:color="auto"/>
                    <w:left w:val="none" w:sz="0" w:space="0" w:color="auto"/>
                    <w:bottom w:val="none" w:sz="0" w:space="0" w:color="auto"/>
                    <w:right w:val="none" w:sz="0" w:space="0" w:color="auto"/>
                  </w:divBdr>
                </w:div>
                <w:div w:id="122695183">
                  <w:marLeft w:val="0"/>
                  <w:marRight w:val="0"/>
                  <w:marTop w:val="0"/>
                  <w:marBottom w:val="0"/>
                  <w:divBdr>
                    <w:top w:val="none" w:sz="0" w:space="0" w:color="auto"/>
                    <w:left w:val="none" w:sz="0" w:space="0" w:color="auto"/>
                    <w:bottom w:val="none" w:sz="0" w:space="0" w:color="auto"/>
                    <w:right w:val="none" w:sz="0" w:space="0" w:color="auto"/>
                  </w:divBdr>
                </w:div>
                <w:div w:id="130172635">
                  <w:marLeft w:val="0"/>
                  <w:marRight w:val="0"/>
                  <w:marTop w:val="0"/>
                  <w:marBottom w:val="0"/>
                  <w:divBdr>
                    <w:top w:val="none" w:sz="0" w:space="0" w:color="auto"/>
                    <w:left w:val="none" w:sz="0" w:space="0" w:color="auto"/>
                    <w:bottom w:val="none" w:sz="0" w:space="0" w:color="auto"/>
                    <w:right w:val="none" w:sz="0" w:space="0" w:color="auto"/>
                  </w:divBdr>
                </w:div>
                <w:div w:id="131560307">
                  <w:marLeft w:val="0"/>
                  <w:marRight w:val="0"/>
                  <w:marTop w:val="0"/>
                  <w:marBottom w:val="0"/>
                  <w:divBdr>
                    <w:top w:val="none" w:sz="0" w:space="0" w:color="auto"/>
                    <w:left w:val="none" w:sz="0" w:space="0" w:color="auto"/>
                    <w:bottom w:val="none" w:sz="0" w:space="0" w:color="auto"/>
                    <w:right w:val="none" w:sz="0" w:space="0" w:color="auto"/>
                  </w:divBdr>
                </w:div>
                <w:div w:id="133760893">
                  <w:marLeft w:val="0"/>
                  <w:marRight w:val="0"/>
                  <w:marTop w:val="0"/>
                  <w:marBottom w:val="0"/>
                  <w:divBdr>
                    <w:top w:val="none" w:sz="0" w:space="0" w:color="auto"/>
                    <w:left w:val="none" w:sz="0" w:space="0" w:color="auto"/>
                    <w:bottom w:val="none" w:sz="0" w:space="0" w:color="auto"/>
                    <w:right w:val="none" w:sz="0" w:space="0" w:color="auto"/>
                  </w:divBdr>
                </w:div>
                <w:div w:id="169180766">
                  <w:marLeft w:val="0"/>
                  <w:marRight w:val="0"/>
                  <w:marTop w:val="0"/>
                  <w:marBottom w:val="0"/>
                  <w:divBdr>
                    <w:top w:val="none" w:sz="0" w:space="0" w:color="auto"/>
                    <w:left w:val="none" w:sz="0" w:space="0" w:color="auto"/>
                    <w:bottom w:val="none" w:sz="0" w:space="0" w:color="auto"/>
                    <w:right w:val="none" w:sz="0" w:space="0" w:color="auto"/>
                  </w:divBdr>
                </w:div>
                <w:div w:id="170143342">
                  <w:marLeft w:val="0"/>
                  <w:marRight w:val="0"/>
                  <w:marTop w:val="0"/>
                  <w:marBottom w:val="0"/>
                  <w:divBdr>
                    <w:top w:val="none" w:sz="0" w:space="0" w:color="auto"/>
                    <w:left w:val="none" w:sz="0" w:space="0" w:color="auto"/>
                    <w:bottom w:val="none" w:sz="0" w:space="0" w:color="auto"/>
                    <w:right w:val="none" w:sz="0" w:space="0" w:color="auto"/>
                  </w:divBdr>
                </w:div>
                <w:div w:id="170679101">
                  <w:marLeft w:val="0"/>
                  <w:marRight w:val="0"/>
                  <w:marTop w:val="0"/>
                  <w:marBottom w:val="0"/>
                  <w:divBdr>
                    <w:top w:val="none" w:sz="0" w:space="0" w:color="auto"/>
                    <w:left w:val="none" w:sz="0" w:space="0" w:color="auto"/>
                    <w:bottom w:val="none" w:sz="0" w:space="0" w:color="auto"/>
                    <w:right w:val="none" w:sz="0" w:space="0" w:color="auto"/>
                  </w:divBdr>
                </w:div>
                <w:div w:id="174810043">
                  <w:marLeft w:val="0"/>
                  <w:marRight w:val="0"/>
                  <w:marTop w:val="0"/>
                  <w:marBottom w:val="0"/>
                  <w:divBdr>
                    <w:top w:val="none" w:sz="0" w:space="0" w:color="auto"/>
                    <w:left w:val="none" w:sz="0" w:space="0" w:color="auto"/>
                    <w:bottom w:val="none" w:sz="0" w:space="0" w:color="auto"/>
                    <w:right w:val="none" w:sz="0" w:space="0" w:color="auto"/>
                  </w:divBdr>
                </w:div>
                <w:div w:id="180358507">
                  <w:marLeft w:val="0"/>
                  <w:marRight w:val="0"/>
                  <w:marTop w:val="0"/>
                  <w:marBottom w:val="0"/>
                  <w:divBdr>
                    <w:top w:val="none" w:sz="0" w:space="0" w:color="auto"/>
                    <w:left w:val="none" w:sz="0" w:space="0" w:color="auto"/>
                    <w:bottom w:val="none" w:sz="0" w:space="0" w:color="auto"/>
                    <w:right w:val="none" w:sz="0" w:space="0" w:color="auto"/>
                  </w:divBdr>
                </w:div>
                <w:div w:id="194320227">
                  <w:marLeft w:val="0"/>
                  <w:marRight w:val="0"/>
                  <w:marTop w:val="0"/>
                  <w:marBottom w:val="0"/>
                  <w:divBdr>
                    <w:top w:val="none" w:sz="0" w:space="0" w:color="auto"/>
                    <w:left w:val="none" w:sz="0" w:space="0" w:color="auto"/>
                    <w:bottom w:val="none" w:sz="0" w:space="0" w:color="auto"/>
                    <w:right w:val="none" w:sz="0" w:space="0" w:color="auto"/>
                  </w:divBdr>
                </w:div>
                <w:div w:id="196629646">
                  <w:marLeft w:val="0"/>
                  <w:marRight w:val="0"/>
                  <w:marTop w:val="0"/>
                  <w:marBottom w:val="0"/>
                  <w:divBdr>
                    <w:top w:val="none" w:sz="0" w:space="0" w:color="auto"/>
                    <w:left w:val="none" w:sz="0" w:space="0" w:color="auto"/>
                    <w:bottom w:val="none" w:sz="0" w:space="0" w:color="auto"/>
                    <w:right w:val="none" w:sz="0" w:space="0" w:color="auto"/>
                  </w:divBdr>
                </w:div>
                <w:div w:id="203375151">
                  <w:marLeft w:val="0"/>
                  <w:marRight w:val="0"/>
                  <w:marTop w:val="0"/>
                  <w:marBottom w:val="0"/>
                  <w:divBdr>
                    <w:top w:val="none" w:sz="0" w:space="0" w:color="auto"/>
                    <w:left w:val="none" w:sz="0" w:space="0" w:color="auto"/>
                    <w:bottom w:val="none" w:sz="0" w:space="0" w:color="auto"/>
                    <w:right w:val="none" w:sz="0" w:space="0" w:color="auto"/>
                  </w:divBdr>
                </w:div>
                <w:div w:id="206112354">
                  <w:marLeft w:val="0"/>
                  <w:marRight w:val="0"/>
                  <w:marTop w:val="0"/>
                  <w:marBottom w:val="0"/>
                  <w:divBdr>
                    <w:top w:val="none" w:sz="0" w:space="0" w:color="auto"/>
                    <w:left w:val="none" w:sz="0" w:space="0" w:color="auto"/>
                    <w:bottom w:val="none" w:sz="0" w:space="0" w:color="auto"/>
                    <w:right w:val="none" w:sz="0" w:space="0" w:color="auto"/>
                  </w:divBdr>
                </w:div>
                <w:div w:id="206651830">
                  <w:marLeft w:val="0"/>
                  <w:marRight w:val="0"/>
                  <w:marTop w:val="0"/>
                  <w:marBottom w:val="0"/>
                  <w:divBdr>
                    <w:top w:val="none" w:sz="0" w:space="0" w:color="auto"/>
                    <w:left w:val="none" w:sz="0" w:space="0" w:color="auto"/>
                    <w:bottom w:val="none" w:sz="0" w:space="0" w:color="auto"/>
                    <w:right w:val="none" w:sz="0" w:space="0" w:color="auto"/>
                  </w:divBdr>
                </w:div>
                <w:div w:id="255788029">
                  <w:marLeft w:val="0"/>
                  <w:marRight w:val="0"/>
                  <w:marTop w:val="0"/>
                  <w:marBottom w:val="0"/>
                  <w:divBdr>
                    <w:top w:val="none" w:sz="0" w:space="0" w:color="auto"/>
                    <w:left w:val="none" w:sz="0" w:space="0" w:color="auto"/>
                    <w:bottom w:val="none" w:sz="0" w:space="0" w:color="auto"/>
                    <w:right w:val="none" w:sz="0" w:space="0" w:color="auto"/>
                  </w:divBdr>
                </w:div>
                <w:div w:id="257636151">
                  <w:marLeft w:val="0"/>
                  <w:marRight w:val="0"/>
                  <w:marTop w:val="0"/>
                  <w:marBottom w:val="0"/>
                  <w:divBdr>
                    <w:top w:val="none" w:sz="0" w:space="0" w:color="auto"/>
                    <w:left w:val="none" w:sz="0" w:space="0" w:color="auto"/>
                    <w:bottom w:val="none" w:sz="0" w:space="0" w:color="auto"/>
                    <w:right w:val="none" w:sz="0" w:space="0" w:color="auto"/>
                  </w:divBdr>
                </w:div>
                <w:div w:id="262306299">
                  <w:marLeft w:val="0"/>
                  <w:marRight w:val="0"/>
                  <w:marTop w:val="0"/>
                  <w:marBottom w:val="0"/>
                  <w:divBdr>
                    <w:top w:val="none" w:sz="0" w:space="0" w:color="auto"/>
                    <w:left w:val="none" w:sz="0" w:space="0" w:color="auto"/>
                    <w:bottom w:val="none" w:sz="0" w:space="0" w:color="auto"/>
                    <w:right w:val="none" w:sz="0" w:space="0" w:color="auto"/>
                  </w:divBdr>
                </w:div>
                <w:div w:id="263391098">
                  <w:marLeft w:val="0"/>
                  <w:marRight w:val="0"/>
                  <w:marTop w:val="0"/>
                  <w:marBottom w:val="0"/>
                  <w:divBdr>
                    <w:top w:val="none" w:sz="0" w:space="0" w:color="auto"/>
                    <w:left w:val="none" w:sz="0" w:space="0" w:color="auto"/>
                    <w:bottom w:val="none" w:sz="0" w:space="0" w:color="auto"/>
                    <w:right w:val="none" w:sz="0" w:space="0" w:color="auto"/>
                  </w:divBdr>
                </w:div>
                <w:div w:id="264846989">
                  <w:marLeft w:val="0"/>
                  <w:marRight w:val="0"/>
                  <w:marTop w:val="0"/>
                  <w:marBottom w:val="0"/>
                  <w:divBdr>
                    <w:top w:val="none" w:sz="0" w:space="0" w:color="auto"/>
                    <w:left w:val="none" w:sz="0" w:space="0" w:color="auto"/>
                    <w:bottom w:val="none" w:sz="0" w:space="0" w:color="auto"/>
                    <w:right w:val="none" w:sz="0" w:space="0" w:color="auto"/>
                  </w:divBdr>
                </w:div>
                <w:div w:id="276372800">
                  <w:marLeft w:val="0"/>
                  <w:marRight w:val="0"/>
                  <w:marTop w:val="0"/>
                  <w:marBottom w:val="0"/>
                  <w:divBdr>
                    <w:top w:val="none" w:sz="0" w:space="0" w:color="auto"/>
                    <w:left w:val="none" w:sz="0" w:space="0" w:color="auto"/>
                    <w:bottom w:val="none" w:sz="0" w:space="0" w:color="auto"/>
                    <w:right w:val="none" w:sz="0" w:space="0" w:color="auto"/>
                  </w:divBdr>
                </w:div>
                <w:div w:id="280233134">
                  <w:marLeft w:val="0"/>
                  <w:marRight w:val="0"/>
                  <w:marTop w:val="0"/>
                  <w:marBottom w:val="0"/>
                  <w:divBdr>
                    <w:top w:val="none" w:sz="0" w:space="0" w:color="auto"/>
                    <w:left w:val="none" w:sz="0" w:space="0" w:color="auto"/>
                    <w:bottom w:val="none" w:sz="0" w:space="0" w:color="auto"/>
                    <w:right w:val="none" w:sz="0" w:space="0" w:color="auto"/>
                  </w:divBdr>
                </w:div>
                <w:div w:id="290985937">
                  <w:marLeft w:val="0"/>
                  <w:marRight w:val="0"/>
                  <w:marTop w:val="0"/>
                  <w:marBottom w:val="0"/>
                  <w:divBdr>
                    <w:top w:val="none" w:sz="0" w:space="0" w:color="auto"/>
                    <w:left w:val="none" w:sz="0" w:space="0" w:color="auto"/>
                    <w:bottom w:val="none" w:sz="0" w:space="0" w:color="auto"/>
                    <w:right w:val="none" w:sz="0" w:space="0" w:color="auto"/>
                  </w:divBdr>
                </w:div>
                <w:div w:id="300811006">
                  <w:marLeft w:val="0"/>
                  <w:marRight w:val="0"/>
                  <w:marTop w:val="0"/>
                  <w:marBottom w:val="0"/>
                  <w:divBdr>
                    <w:top w:val="none" w:sz="0" w:space="0" w:color="auto"/>
                    <w:left w:val="none" w:sz="0" w:space="0" w:color="auto"/>
                    <w:bottom w:val="none" w:sz="0" w:space="0" w:color="auto"/>
                    <w:right w:val="none" w:sz="0" w:space="0" w:color="auto"/>
                  </w:divBdr>
                </w:div>
                <w:div w:id="316112757">
                  <w:marLeft w:val="0"/>
                  <w:marRight w:val="0"/>
                  <w:marTop w:val="0"/>
                  <w:marBottom w:val="0"/>
                  <w:divBdr>
                    <w:top w:val="none" w:sz="0" w:space="0" w:color="auto"/>
                    <w:left w:val="none" w:sz="0" w:space="0" w:color="auto"/>
                    <w:bottom w:val="none" w:sz="0" w:space="0" w:color="auto"/>
                    <w:right w:val="none" w:sz="0" w:space="0" w:color="auto"/>
                  </w:divBdr>
                </w:div>
                <w:div w:id="323170543">
                  <w:marLeft w:val="0"/>
                  <w:marRight w:val="0"/>
                  <w:marTop w:val="0"/>
                  <w:marBottom w:val="0"/>
                  <w:divBdr>
                    <w:top w:val="none" w:sz="0" w:space="0" w:color="auto"/>
                    <w:left w:val="none" w:sz="0" w:space="0" w:color="auto"/>
                    <w:bottom w:val="none" w:sz="0" w:space="0" w:color="auto"/>
                    <w:right w:val="none" w:sz="0" w:space="0" w:color="auto"/>
                  </w:divBdr>
                </w:div>
                <w:div w:id="375787205">
                  <w:marLeft w:val="0"/>
                  <w:marRight w:val="0"/>
                  <w:marTop w:val="0"/>
                  <w:marBottom w:val="0"/>
                  <w:divBdr>
                    <w:top w:val="none" w:sz="0" w:space="0" w:color="auto"/>
                    <w:left w:val="none" w:sz="0" w:space="0" w:color="auto"/>
                    <w:bottom w:val="none" w:sz="0" w:space="0" w:color="auto"/>
                    <w:right w:val="none" w:sz="0" w:space="0" w:color="auto"/>
                  </w:divBdr>
                </w:div>
                <w:div w:id="376206418">
                  <w:marLeft w:val="0"/>
                  <w:marRight w:val="0"/>
                  <w:marTop w:val="0"/>
                  <w:marBottom w:val="0"/>
                  <w:divBdr>
                    <w:top w:val="none" w:sz="0" w:space="0" w:color="auto"/>
                    <w:left w:val="none" w:sz="0" w:space="0" w:color="auto"/>
                    <w:bottom w:val="none" w:sz="0" w:space="0" w:color="auto"/>
                    <w:right w:val="none" w:sz="0" w:space="0" w:color="auto"/>
                  </w:divBdr>
                </w:div>
                <w:div w:id="390155311">
                  <w:marLeft w:val="0"/>
                  <w:marRight w:val="0"/>
                  <w:marTop w:val="0"/>
                  <w:marBottom w:val="0"/>
                  <w:divBdr>
                    <w:top w:val="none" w:sz="0" w:space="0" w:color="auto"/>
                    <w:left w:val="none" w:sz="0" w:space="0" w:color="auto"/>
                    <w:bottom w:val="none" w:sz="0" w:space="0" w:color="auto"/>
                    <w:right w:val="none" w:sz="0" w:space="0" w:color="auto"/>
                  </w:divBdr>
                </w:div>
                <w:div w:id="399600447">
                  <w:marLeft w:val="0"/>
                  <w:marRight w:val="0"/>
                  <w:marTop w:val="0"/>
                  <w:marBottom w:val="0"/>
                  <w:divBdr>
                    <w:top w:val="none" w:sz="0" w:space="0" w:color="auto"/>
                    <w:left w:val="none" w:sz="0" w:space="0" w:color="auto"/>
                    <w:bottom w:val="none" w:sz="0" w:space="0" w:color="auto"/>
                    <w:right w:val="none" w:sz="0" w:space="0" w:color="auto"/>
                  </w:divBdr>
                </w:div>
                <w:div w:id="399790692">
                  <w:marLeft w:val="0"/>
                  <w:marRight w:val="0"/>
                  <w:marTop w:val="0"/>
                  <w:marBottom w:val="0"/>
                  <w:divBdr>
                    <w:top w:val="none" w:sz="0" w:space="0" w:color="auto"/>
                    <w:left w:val="none" w:sz="0" w:space="0" w:color="auto"/>
                    <w:bottom w:val="none" w:sz="0" w:space="0" w:color="auto"/>
                    <w:right w:val="none" w:sz="0" w:space="0" w:color="auto"/>
                  </w:divBdr>
                </w:div>
                <w:div w:id="400637728">
                  <w:marLeft w:val="0"/>
                  <w:marRight w:val="0"/>
                  <w:marTop w:val="0"/>
                  <w:marBottom w:val="0"/>
                  <w:divBdr>
                    <w:top w:val="none" w:sz="0" w:space="0" w:color="auto"/>
                    <w:left w:val="none" w:sz="0" w:space="0" w:color="auto"/>
                    <w:bottom w:val="none" w:sz="0" w:space="0" w:color="auto"/>
                    <w:right w:val="none" w:sz="0" w:space="0" w:color="auto"/>
                  </w:divBdr>
                </w:div>
                <w:div w:id="401878733">
                  <w:marLeft w:val="0"/>
                  <w:marRight w:val="0"/>
                  <w:marTop w:val="0"/>
                  <w:marBottom w:val="0"/>
                  <w:divBdr>
                    <w:top w:val="none" w:sz="0" w:space="0" w:color="auto"/>
                    <w:left w:val="none" w:sz="0" w:space="0" w:color="auto"/>
                    <w:bottom w:val="none" w:sz="0" w:space="0" w:color="auto"/>
                    <w:right w:val="none" w:sz="0" w:space="0" w:color="auto"/>
                  </w:divBdr>
                </w:div>
                <w:div w:id="409623743">
                  <w:marLeft w:val="0"/>
                  <w:marRight w:val="0"/>
                  <w:marTop w:val="0"/>
                  <w:marBottom w:val="0"/>
                  <w:divBdr>
                    <w:top w:val="none" w:sz="0" w:space="0" w:color="auto"/>
                    <w:left w:val="none" w:sz="0" w:space="0" w:color="auto"/>
                    <w:bottom w:val="none" w:sz="0" w:space="0" w:color="auto"/>
                    <w:right w:val="none" w:sz="0" w:space="0" w:color="auto"/>
                  </w:divBdr>
                </w:div>
                <w:div w:id="417603419">
                  <w:marLeft w:val="0"/>
                  <w:marRight w:val="0"/>
                  <w:marTop w:val="0"/>
                  <w:marBottom w:val="0"/>
                  <w:divBdr>
                    <w:top w:val="none" w:sz="0" w:space="0" w:color="auto"/>
                    <w:left w:val="none" w:sz="0" w:space="0" w:color="auto"/>
                    <w:bottom w:val="none" w:sz="0" w:space="0" w:color="auto"/>
                    <w:right w:val="none" w:sz="0" w:space="0" w:color="auto"/>
                  </w:divBdr>
                </w:div>
                <w:div w:id="420033793">
                  <w:marLeft w:val="0"/>
                  <w:marRight w:val="0"/>
                  <w:marTop w:val="0"/>
                  <w:marBottom w:val="0"/>
                  <w:divBdr>
                    <w:top w:val="none" w:sz="0" w:space="0" w:color="auto"/>
                    <w:left w:val="none" w:sz="0" w:space="0" w:color="auto"/>
                    <w:bottom w:val="none" w:sz="0" w:space="0" w:color="auto"/>
                    <w:right w:val="none" w:sz="0" w:space="0" w:color="auto"/>
                  </w:divBdr>
                </w:div>
                <w:div w:id="430131118">
                  <w:marLeft w:val="0"/>
                  <w:marRight w:val="0"/>
                  <w:marTop w:val="0"/>
                  <w:marBottom w:val="0"/>
                  <w:divBdr>
                    <w:top w:val="none" w:sz="0" w:space="0" w:color="auto"/>
                    <w:left w:val="none" w:sz="0" w:space="0" w:color="auto"/>
                    <w:bottom w:val="none" w:sz="0" w:space="0" w:color="auto"/>
                    <w:right w:val="none" w:sz="0" w:space="0" w:color="auto"/>
                  </w:divBdr>
                </w:div>
                <w:div w:id="434643515">
                  <w:marLeft w:val="0"/>
                  <w:marRight w:val="0"/>
                  <w:marTop w:val="0"/>
                  <w:marBottom w:val="0"/>
                  <w:divBdr>
                    <w:top w:val="none" w:sz="0" w:space="0" w:color="auto"/>
                    <w:left w:val="none" w:sz="0" w:space="0" w:color="auto"/>
                    <w:bottom w:val="none" w:sz="0" w:space="0" w:color="auto"/>
                    <w:right w:val="none" w:sz="0" w:space="0" w:color="auto"/>
                  </w:divBdr>
                </w:div>
                <w:div w:id="440491591">
                  <w:marLeft w:val="0"/>
                  <w:marRight w:val="0"/>
                  <w:marTop w:val="0"/>
                  <w:marBottom w:val="0"/>
                  <w:divBdr>
                    <w:top w:val="none" w:sz="0" w:space="0" w:color="auto"/>
                    <w:left w:val="none" w:sz="0" w:space="0" w:color="auto"/>
                    <w:bottom w:val="none" w:sz="0" w:space="0" w:color="auto"/>
                    <w:right w:val="none" w:sz="0" w:space="0" w:color="auto"/>
                  </w:divBdr>
                </w:div>
                <w:div w:id="442844635">
                  <w:marLeft w:val="0"/>
                  <w:marRight w:val="0"/>
                  <w:marTop w:val="0"/>
                  <w:marBottom w:val="0"/>
                  <w:divBdr>
                    <w:top w:val="none" w:sz="0" w:space="0" w:color="auto"/>
                    <w:left w:val="none" w:sz="0" w:space="0" w:color="auto"/>
                    <w:bottom w:val="none" w:sz="0" w:space="0" w:color="auto"/>
                    <w:right w:val="none" w:sz="0" w:space="0" w:color="auto"/>
                  </w:divBdr>
                </w:div>
                <w:div w:id="453788584">
                  <w:marLeft w:val="0"/>
                  <w:marRight w:val="0"/>
                  <w:marTop w:val="0"/>
                  <w:marBottom w:val="0"/>
                  <w:divBdr>
                    <w:top w:val="none" w:sz="0" w:space="0" w:color="auto"/>
                    <w:left w:val="none" w:sz="0" w:space="0" w:color="auto"/>
                    <w:bottom w:val="none" w:sz="0" w:space="0" w:color="auto"/>
                    <w:right w:val="none" w:sz="0" w:space="0" w:color="auto"/>
                  </w:divBdr>
                </w:div>
                <w:div w:id="472984264">
                  <w:marLeft w:val="0"/>
                  <w:marRight w:val="0"/>
                  <w:marTop w:val="0"/>
                  <w:marBottom w:val="0"/>
                  <w:divBdr>
                    <w:top w:val="none" w:sz="0" w:space="0" w:color="auto"/>
                    <w:left w:val="none" w:sz="0" w:space="0" w:color="auto"/>
                    <w:bottom w:val="none" w:sz="0" w:space="0" w:color="auto"/>
                    <w:right w:val="none" w:sz="0" w:space="0" w:color="auto"/>
                  </w:divBdr>
                </w:div>
                <w:div w:id="511722693">
                  <w:marLeft w:val="0"/>
                  <w:marRight w:val="0"/>
                  <w:marTop w:val="0"/>
                  <w:marBottom w:val="0"/>
                  <w:divBdr>
                    <w:top w:val="none" w:sz="0" w:space="0" w:color="auto"/>
                    <w:left w:val="none" w:sz="0" w:space="0" w:color="auto"/>
                    <w:bottom w:val="none" w:sz="0" w:space="0" w:color="auto"/>
                    <w:right w:val="none" w:sz="0" w:space="0" w:color="auto"/>
                  </w:divBdr>
                </w:div>
                <w:div w:id="516970654">
                  <w:marLeft w:val="0"/>
                  <w:marRight w:val="0"/>
                  <w:marTop w:val="0"/>
                  <w:marBottom w:val="0"/>
                  <w:divBdr>
                    <w:top w:val="none" w:sz="0" w:space="0" w:color="auto"/>
                    <w:left w:val="none" w:sz="0" w:space="0" w:color="auto"/>
                    <w:bottom w:val="none" w:sz="0" w:space="0" w:color="auto"/>
                    <w:right w:val="none" w:sz="0" w:space="0" w:color="auto"/>
                  </w:divBdr>
                </w:div>
                <w:div w:id="534125243">
                  <w:marLeft w:val="0"/>
                  <w:marRight w:val="0"/>
                  <w:marTop w:val="0"/>
                  <w:marBottom w:val="0"/>
                  <w:divBdr>
                    <w:top w:val="none" w:sz="0" w:space="0" w:color="auto"/>
                    <w:left w:val="none" w:sz="0" w:space="0" w:color="auto"/>
                    <w:bottom w:val="none" w:sz="0" w:space="0" w:color="auto"/>
                    <w:right w:val="none" w:sz="0" w:space="0" w:color="auto"/>
                  </w:divBdr>
                </w:div>
                <w:div w:id="539973326">
                  <w:marLeft w:val="0"/>
                  <w:marRight w:val="0"/>
                  <w:marTop w:val="0"/>
                  <w:marBottom w:val="0"/>
                  <w:divBdr>
                    <w:top w:val="none" w:sz="0" w:space="0" w:color="auto"/>
                    <w:left w:val="none" w:sz="0" w:space="0" w:color="auto"/>
                    <w:bottom w:val="none" w:sz="0" w:space="0" w:color="auto"/>
                    <w:right w:val="none" w:sz="0" w:space="0" w:color="auto"/>
                  </w:divBdr>
                </w:div>
                <w:div w:id="541524846">
                  <w:marLeft w:val="0"/>
                  <w:marRight w:val="0"/>
                  <w:marTop w:val="0"/>
                  <w:marBottom w:val="0"/>
                  <w:divBdr>
                    <w:top w:val="none" w:sz="0" w:space="0" w:color="auto"/>
                    <w:left w:val="none" w:sz="0" w:space="0" w:color="auto"/>
                    <w:bottom w:val="none" w:sz="0" w:space="0" w:color="auto"/>
                    <w:right w:val="none" w:sz="0" w:space="0" w:color="auto"/>
                  </w:divBdr>
                </w:div>
                <w:div w:id="547957268">
                  <w:marLeft w:val="0"/>
                  <w:marRight w:val="0"/>
                  <w:marTop w:val="0"/>
                  <w:marBottom w:val="0"/>
                  <w:divBdr>
                    <w:top w:val="none" w:sz="0" w:space="0" w:color="auto"/>
                    <w:left w:val="none" w:sz="0" w:space="0" w:color="auto"/>
                    <w:bottom w:val="none" w:sz="0" w:space="0" w:color="auto"/>
                    <w:right w:val="none" w:sz="0" w:space="0" w:color="auto"/>
                  </w:divBdr>
                </w:div>
                <w:div w:id="550534309">
                  <w:marLeft w:val="0"/>
                  <w:marRight w:val="0"/>
                  <w:marTop w:val="0"/>
                  <w:marBottom w:val="0"/>
                  <w:divBdr>
                    <w:top w:val="none" w:sz="0" w:space="0" w:color="auto"/>
                    <w:left w:val="none" w:sz="0" w:space="0" w:color="auto"/>
                    <w:bottom w:val="none" w:sz="0" w:space="0" w:color="auto"/>
                    <w:right w:val="none" w:sz="0" w:space="0" w:color="auto"/>
                  </w:divBdr>
                </w:div>
                <w:div w:id="555432211">
                  <w:marLeft w:val="0"/>
                  <w:marRight w:val="0"/>
                  <w:marTop w:val="0"/>
                  <w:marBottom w:val="0"/>
                  <w:divBdr>
                    <w:top w:val="none" w:sz="0" w:space="0" w:color="auto"/>
                    <w:left w:val="none" w:sz="0" w:space="0" w:color="auto"/>
                    <w:bottom w:val="none" w:sz="0" w:space="0" w:color="auto"/>
                    <w:right w:val="none" w:sz="0" w:space="0" w:color="auto"/>
                  </w:divBdr>
                </w:div>
                <w:div w:id="560988612">
                  <w:marLeft w:val="0"/>
                  <w:marRight w:val="0"/>
                  <w:marTop w:val="0"/>
                  <w:marBottom w:val="0"/>
                  <w:divBdr>
                    <w:top w:val="none" w:sz="0" w:space="0" w:color="auto"/>
                    <w:left w:val="none" w:sz="0" w:space="0" w:color="auto"/>
                    <w:bottom w:val="none" w:sz="0" w:space="0" w:color="auto"/>
                    <w:right w:val="none" w:sz="0" w:space="0" w:color="auto"/>
                  </w:divBdr>
                </w:div>
                <w:div w:id="564531763">
                  <w:marLeft w:val="0"/>
                  <w:marRight w:val="0"/>
                  <w:marTop w:val="0"/>
                  <w:marBottom w:val="0"/>
                  <w:divBdr>
                    <w:top w:val="none" w:sz="0" w:space="0" w:color="auto"/>
                    <w:left w:val="none" w:sz="0" w:space="0" w:color="auto"/>
                    <w:bottom w:val="none" w:sz="0" w:space="0" w:color="auto"/>
                    <w:right w:val="none" w:sz="0" w:space="0" w:color="auto"/>
                  </w:divBdr>
                </w:div>
                <w:div w:id="570238919">
                  <w:marLeft w:val="0"/>
                  <w:marRight w:val="0"/>
                  <w:marTop w:val="0"/>
                  <w:marBottom w:val="0"/>
                  <w:divBdr>
                    <w:top w:val="none" w:sz="0" w:space="0" w:color="auto"/>
                    <w:left w:val="none" w:sz="0" w:space="0" w:color="auto"/>
                    <w:bottom w:val="none" w:sz="0" w:space="0" w:color="auto"/>
                    <w:right w:val="none" w:sz="0" w:space="0" w:color="auto"/>
                  </w:divBdr>
                </w:div>
                <w:div w:id="570776808">
                  <w:marLeft w:val="0"/>
                  <w:marRight w:val="0"/>
                  <w:marTop w:val="0"/>
                  <w:marBottom w:val="0"/>
                  <w:divBdr>
                    <w:top w:val="none" w:sz="0" w:space="0" w:color="auto"/>
                    <w:left w:val="none" w:sz="0" w:space="0" w:color="auto"/>
                    <w:bottom w:val="none" w:sz="0" w:space="0" w:color="auto"/>
                    <w:right w:val="none" w:sz="0" w:space="0" w:color="auto"/>
                  </w:divBdr>
                </w:div>
                <w:div w:id="577253604">
                  <w:marLeft w:val="0"/>
                  <w:marRight w:val="0"/>
                  <w:marTop w:val="0"/>
                  <w:marBottom w:val="0"/>
                  <w:divBdr>
                    <w:top w:val="none" w:sz="0" w:space="0" w:color="auto"/>
                    <w:left w:val="none" w:sz="0" w:space="0" w:color="auto"/>
                    <w:bottom w:val="none" w:sz="0" w:space="0" w:color="auto"/>
                    <w:right w:val="none" w:sz="0" w:space="0" w:color="auto"/>
                  </w:divBdr>
                </w:div>
                <w:div w:id="578174987">
                  <w:marLeft w:val="0"/>
                  <w:marRight w:val="0"/>
                  <w:marTop w:val="0"/>
                  <w:marBottom w:val="0"/>
                  <w:divBdr>
                    <w:top w:val="none" w:sz="0" w:space="0" w:color="auto"/>
                    <w:left w:val="none" w:sz="0" w:space="0" w:color="auto"/>
                    <w:bottom w:val="none" w:sz="0" w:space="0" w:color="auto"/>
                    <w:right w:val="none" w:sz="0" w:space="0" w:color="auto"/>
                  </w:divBdr>
                </w:div>
                <w:div w:id="581333214">
                  <w:marLeft w:val="0"/>
                  <w:marRight w:val="0"/>
                  <w:marTop w:val="0"/>
                  <w:marBottom w:val="0"/>
                  <w:divBdr>
                    <w:top w:val="none" w:sz="0" w:space="0" w:color="auto"/>
                    <w:left w:val="none" w:sz="0" w:space="0" w:color="auto"/>
                    <w:bottom w:val="none" w:sz="0" w:space="0" w:color="auto"/>
                    <w:right w:val="none" w:sz="0" w:space="0" w:color="auto"/>
                  </w:divBdr>
                </w:div>
                <w:div w:id="591203810">
                  <w:marLeft w:val="0"/>
                  <w:marRight w:val="0"/>
                  <w:marTop w:val="0"/>
                  <w:marBottom w:val="0"/>
                  <w:divBdr>
                    <w:top w:val="none" w:sz="0" w:space="0" w:color="auto"/>
                    <w:left w:val="none" w:sz="0" w:space="0" w:color="auto"/>
                    <w:bottom w:val="none" w:sz="0" w:space="0" w:color="auto"/>
                    <w:right w:val="none" w:sz="0" w:space="0" w:color="auto"/>
                  </w:divBdr>
                </w:div>
                <w:div w:id="601491631">
                  <w:marLeft w:val="0"/>
                  <w:marRight w:val="0"/>
                  <w:marTop w:val="0"/>
                  <w:marBottom w:val="0"/>
                  <w:divBdr>
                    <w:top w:val="none" w:sz="0" w:space="0" w:color="auto"/>
                    <w:left w:val="none" w:sz="0" w:space="0" w:color="auto"/>
                    <w:bottom w:val="none" w:sz="0" w:space="0" w:color="auto"/>
                    <w:right w:val="none" w:sz="0" w:space="0" w:color="auto"/>
                  </w:divBdr>
                </w:div>
                <w:div w:id="601761021">
                  <w:marLeft w:val="0"/>
                  <w:marRight w:val="0"/>
                  <w:marTop w:val="0"/>
                  <w:marBottom w:val="0"/>
                  <w:divBdr>
                    <w:top w:val="none" w:sz="0" w:space="0" w:color="auto"/>
                    <w:left w:val="none" w:sz="0" w:space="0" w:color="auto"/>
                    <w:bottom w:val="none" w:sz="0" w:space="0" w:color="auto"/>
                    <w:right w:val="none" w:sz="0" w:space="0" w:color="auto"/>
                  </w:divBdr>
                </w:div>
                <w:div w:id="608199452">
                  <w:marLeft w:val="0"/>
                  <w:marRight w:val="0"/>
                  <w:marTop w:val="0"/>
                  <w:marBottom w:val="0"/>
                  <w:divBdr>
                    <w:top w:val="none" w:sz="0" w:space="0" w:color="auto"/>
                    <w:left w:val="none" w:sz="0" w:space="0" w:color="auto"/>
                    <w:bottom w:val="none" w:sz="0" w:space="0" w:color="auto"/>
                    <w:right w:val="none" w:sz="0" w:space="0" w:color="auto"/>
                  </w:divBdr>
                </w:div>
                <w:div w:id="631327664">
                  <w:marLeft w:val="0"/>
                  <w:marRight w:val="0"/>
                  <w:marTop w:val="0"/>
                  <w:marBottom w:val="0"/>
                  <w:divBdr>
                    <w:top w:val="none" w:sz="0" w:space="0" w:color="auto"/>
                    <w:left w:val="none" w:sz="0" w:space="0" w:color="auto"/>
                    <w:bottom w:val="none" w:sz="0" w:space="0" w:color="auto"/>
                    <w:right w:val="none" w:sz="0" w:space="0" w:color="auto"/>
                  </w:divBdr>
                </w:div>
                <w:div w:id="633147123">
                  <w:marLeft w:val="0"/>
                  <w:marRight w:val="0"/>
                  <w:marTop w:val="0"/>
                  <w:marBottom w:val="0"/>
                  <w:divBdr>
                    <w:top w:val="none" w:sz="0" w:space="0" w:color="auto"/>
                    <w:left w:val="none" w:sz="0" w:space="0" w:color="auto"/>
                    <w:bottom w:val="none" w:sz="0" w:space="0" w:color="auto"/>
                    <w:right w:val="none" w:sz="0" w:space="0" w:color="auto"/>
                  </w:divBdr>
                </w:div>
                <w:div w:id="636910945">
                  <w:marLeft w:val="0"/>
                  <w:marRight w:val="0"/>
                  <w:marTop w:val="0"/>
                  <w:marBottom w:val="0"/>
                  <w:divBdr>
                    <w:top w:val="none" w:sz="0" w:space="0" w:color="auto"/>
                    <w:left w:val="none" w:sz="0" w:space="0" w:color="auto"/>
                    <w:bottom w:val="none" w:sz="0" w:space="0" w:color="auto"/>
                    <w:right w:val="none" w:sz="0" w:space="0" w:color="auto"/>
                  </w:divBdr>
                </w:div>
                <w:div w:id="641690103">
                  <w:marLeft w:val="0"/>
                  <w:marRight w:val="0"/>
                  <w:marTop w:val="0"/>
                  <w:marBottom w:val="0"/>
                  <w:divBdr>
                    <w:top w:val="none" w:sz="0" w:space="0" w:color="auto"/>
                    <w:left w:val="none" w:sz="0" w:space="0" w:color="auto"/>
                    <w:bottom w:val="none" w:sz="0" w:space="0" w:color="auto"/>
                    <w:right w:val="none" w:sz="0" w:space="0" w:color="auto"/>
                  </w:divBdr>
                </w:div>
                <w:div w:id="644817716">
                  <w:marLeft w:val="0"/>
                  <w:marRight w:val="0"/>
                  <w:marTop w:val="0"/>
                  <w:marBottom w:val="0"/>
                  <w:divBdr>
                    <w:top w:val="none" w:sz="0" w:space="0" w:color="auto"/>
                    <w:left w:val="none" w:sz="0" w:space="0" w:color="auto"/>
                    <w:bottom w:val="none" w:sz="0" w:space="0" w:color="auto"/>
                    <w:right w:val="none" w:sz="0" w:space="0" w:color="auto"/>
                  </w:divBdr>
                </w:div>
                <w:div w:id="651059359">
                  <w:marLeft w:val="0"/>
                  <w:marRight w:val="0"/>
                  <w:marTop w:val="0"/>
                  <w:marBottom w:val="0"/>
                  <w:divBdr>
                    <w:top w:val="none" w:sz="0" w:space="0" w:color="auto"/>
                    <w:left w:val="none" w:sz="0" w:space="0" w:color="auto"/>
                    <w:bottom w:val="none" w:sz="0" w:space="0" w:color="auto"/>
                    <w:right w:val="none" w:sz="0" w:space="0" w:color="auto"/>
                  </w:divBdr>
                </w:div>
                <w:div w:id="653265970">
                  <w:marLeft w:val="0"/>
                  <w:marRight w:val="0"/>
                  <w:marTop w:val="0"/>
                  <w:marBottom w:val="0"/>
                  <w:divBdr>
                    <w:top w:val="none" w:sz="0" w:space="0" w:color="auto"/>
                    <w:left w:val="none" w:sz="0" w:space="0" w:color="auto"/>
                    <w:bottom w:val="none" w:sz="0" w:space="0" w:color="auto"/>
                    <w:right w:val="none" w:sz="0" w:space="0" w:color="auto"/>
                  </w:divBdr>
                </w:div>
                <w:div w:id="656954755">
                  <w:marLeft w:val="0"/>
                  <w:marRight w:val="0"/>
                  <w:marTop w:val="0"/>
                  <w:marBottom w:val="0"/>
                  <w:divBdr>
                    <w:top w:val="none" w:sz="0" w:space="0" w:color="auto"/>
                    <w:left w:val="none" w:sz="0" w:space="0" w:color="auto"/>
                    <w:bottom w:val="none" w:sz="0" w:space="0" w:color="auto"/>
                    <w:right w:val="none" w:sz="0" w:space="0" w:color="auto"/>
                  </w:divBdr>
                </w:div>
                <w:div w:id="663584392">
                  <w:marLeft w:val="0"/>
                  <w:marRight w:val="0"/>
                  <w:marTop w:val="0"/>
                  <w:marBottom w:val="0"/>
                  <w:divBdr>
                    <w:top w:val="none" w:sz="0" w:space="0" w:color="auto"/>
                    <w:left w:val="none" w:sz="0" w:space="0" w:color="auto"/>
                    <w:bottom w:val="none" w:sz="0" w:space="0" w:color="auto"/>
                    <w:right w:val="none" w:sz="0" w:space="0" w:color="auto"/>
                  </w:divBdr>
                </w:div>
                <w:div w:id="664288794">
                  <w:marLeft w:val="0"/>
                  <w:marRight w:val="0"/>
                  <w:marTop w:val="0"/>
                  <w:marBottom w:val="0"/>
                  <w:divBdr>
                    <w:top w:val="none" w:sz="0" w:space="0" w:color="auto"/>
                    <w:left w:val="none" w:sz="0" w:space="0" w:color="auto"/>
                    <w:bottom w:val="none" w:sz="0" w:space="0" w:color="auto"/>
                    <w:right w:val="none" w:sz="0" w:space="0" w:color="auto"/>
                  </w:divBdr>
                </w:div>
                <w:div w:id="690376988">
                  <w:marLeft w:val="0"/>
                  <w:marRight w:val="0"/>
                  <w:marTop w:val="0"/>
                  <w:marBottom w:val="0"/>
                  <w:divBdr>
                    <w:top w:val="none" w:sz="0" w:space="0" w:color="auto"/>
                    <w:left w:val="none" w:sz="0" w:space="0" w:color="auto"/>
                    <w:bottom w:val="none" w:sz="0" w:space="0" w:color="auto"/>
                    <w:right w:val="none" w:sz="0" w:space="0" w:color="auto"/>
                  </w:divBdr>
                </w:div>
                <w:div w:id="702631711">
                  <w:marLeft w:val="0"/>
                  <w:marRight w:val="0"/>
                  <w:marTop w:val="0"/>
                  <w:marBottom w:val="0"/>
                  <w:divBdr>
                    <w:top w:val="none" w:sz="0" w:space="0" w:color="auto"/>
                    <w:left w:val="none" w:sz="0" w:space="0" w:color="auto"/>
                    <w:bottom w:val="none" w:sz="0" w:space="0" w:color="auto"/>
                    <w:right w:val="none" w:sz="0" w:space="0" w:color="auto"/>
                  </w:divBdr>
                </w:div>
                <w:div w:id="705717956">
                  <w:marLeft w:val="0"/>
                  <w:marRight w:val="0"/>
                  <w:marTop w:val="0"/>
                  <w:marBottom w:val="0"/>
                  <w:divBdr>
                    <w:top w:val="none" w:sz="0" w:space="0" w:color="auto"/>
                    <w:left w:val="none" w:sz="0" w:space="0" w:color="auto"/>
                    <w:bottom w:val="none" w:sz="0" w:space="0" w:color="auto"/>
                    <w:right w:val="none" w:sz="0" w:space="0" w:color="auto"/>
                  </w:divBdr>
                </w:div>
                <w:div w:id="715930595">
                  <w:marLeft w:val="0"/>
                  <w:marRight w:val="0"/>
                  <w:marTop w:val="0"/>
                  <w:marBottom w:val="0"/>
                  <w:divBdr>
                    <w:top w:val="none" w:sz="0" w:space="0" w:color="auto"/>
                    <w:left w:val="none" w:sz="0" w:space="0" w:color="auto"/>
                    <w:bottom w:val="none" w:sz="0" w:space="0" w:color="auto"/>
                    <w:right w:val="none" w:sz="0" w:space="0" w:color="auto"/>
                  </w:divBdr>
                </w:div>
                <w:div w:id="717825360">
                  <w:marLeft w:val="0"/>
                  <w:marRight w:val="0"/>
                  <w:marTop w:val="0"/>
                  <w:marBottom w:val="0"/>
                  <w:divBdr>
                    <w:top w:val="none" w:sz="0" w:space="0" w:color="auto"/>
                    <w:left w:val="none" w:sz="0" w:space="0" w:color="auto"/>
                    <w:bottom w:val="none" w:sz="0" w:space="0" w:color="auto"/>
                    <w:right w:val="none" w:sz="0" w:space="0" w:color="auto"/>
                  </w:divBdr>
                </w:div>
                <w:div w:id="720441275">
                  <w:marLeft w:val="0"/>
                  <w:marRight w:val="0"/>
                  <w:marTop w:val="0"/>
                  <w:marBottom w:val="0"/>
                  <w:divBdr>
                    <w:top w:val="none" w:sz="0" w:space="0" w:color="auto"/>
                    <w:left w:val="none" w:sz="0" w:space="0" w:color="auto"/>
                    <w:bottom w:val="none" w:sz="0" w:space="0" w:color="auto"/>
                    <w:right w:val="none" w:sz="0" w:space="0" w:color="auto"/>
                  </w:divBdr>
                </w:div>
                <w:div w:id="746459063">
                  <w:marLeft w:val="0"/>
                  <w:marRight w:val="0"/>
                  <w:marTop w:val="0"/>
                  <w:marBottom w:val="0"/>
                  <w:divBdr>
                    <w:top w:val="none" w:sz="0" w:space="0" w:color="auto"/>
                    <w:left w:val="none" w:sz="0" w:space="0" w:color="auto"/>
                    <w:bottom w:val="none" w:sz="0" w:space="0" w:color="auto"/>
                    <w:right w:val="none" w:sz="0" w:space="0" w:color="auto"/>
                  </w:divBdr>
                </w:div>
                <w:div w:id="749082597">
                  <w:marLeft w:val="0"/>
                  <w:marRight w:val="0"/>
                  <w:marTop w:val="0"/>
                  <w:marBottom w:val="0"/>
                  <w:divBdr>
                    <w:top w:val="none" w:sz="0" w:space="0" w:color="auto"/>
                    <w:left w:val="none" w:sz="0" w:space="0" w:color="auto"/>
                    <w:bottom w:val="none" w:sz="0" w:space="0" w:color="auto"/>
                    <w:right w:val="none" w:sz="0" w:space="0" w:color="auto"/>
                  </w:divBdr>
                </w:div>
                <w:div w:id="751316401">
                  <w:marLeft w:val="0"/>
                  <w:marRight w:val="0"/>
                  <w:marTop w:val="0"/>
                  <w:marBottom w:val="0"/>
                  <w:divBdr>
                    <w:top w:val="none" w:sz="0" w:space="0" w:color="auto"/>
                    <w:left w:val="none" w:sz="0" w:space="0" w:color="auto"/>
                    <w:bottom w:val="none" w:sz="0" w:space="0" w:color="auto"/>
                    <w:right w:val="none" w:sz="0" w:space="0" w:color="auto"/>
                  </w:divBdr>
                </w:div>
                <w:div w:id="756052900">
                  <w:marLeft w:val="0"/>
                  <w:marRight w:val="0"/>
                  <w:marTop w:val="0"/>
                  <w:marBottom w:val="0"/>
                  <w:divBdr>
                    <w:top w:val="none" w:sz="0" w:space="0" w:color="auto"/>
                    <w:left w:val="none" w:sz="0" w:space="0" w:color="auto"/>
                    <w:bottom w:val="none" w:sz="0" w:space="0" w:color="auto"/>
                    <w:right w:val="none" w:sz="0" w:space="0" w:color="auto"/>
                  </w:divBdr>
                </w:div>
                <w:div w:id="758790505">
                  <w:marLeft w:val="0"/>
                  <w:marRight w:val="0"/>
                  <w:marTop w:val="0"/>
                  <w:marBottom w:val="0"/>
                  <w:divBdr>
                    <w:top w:val="none" w:sz="0" w:space="0" w:color="auto"/>
                    <w:left w:val="none" w:sz="0" w:space="0" w:color="auto"/>
                    <w:bottom w:val="none" w:sz="0" w:space="0" w:color="auto"/>
                    <w:right w:val="none" w:sz="0" w:space="0" w:color="auto"/>
                  </w:divBdr>
                </w:div>
                <w:div w:id="758794716">
                  <w:marLeft w:val="0"/>
                  <w:marRight w:val="0"/>
                  <w:marTop w:val="0"/>
                  <w:marBottom w:val="0"/>
                  <w:divBdr>
                    <w:top w:val="none" w:sz="0" w:space="0" w:color="auto"/>
                    <w:left w:val="none" w:sz="0" w:space="0" w:color="auto"/>
                    <w:bottom w:val="none" w:sz="0" w:space="0" w:color="auto"/>
                    <w:right w:val="none" w:sz="0" w:space="0" w:color="auto"/>
                  </w:divBdr>
                </w:div>
                <w:div w:id="767582538">
                  <w:marLeft w:val="0"/>
                  <w:marRight w:val="0"/>
                  <w:marTop w:val="0"/>
                  <w:marBottom w:val="0"/>
                  <w:divBdr>
                    <w:top w:val="none" w:sz="0" w:space="0" w:color="auto"/>
                    <w:left w:val="none" w:sz="0" w:space="0" w:color="auto"/>
                    <w:bottom w:val="none" w:sz="0" w:space="0" w:color="auto"/>
                    <w:right w:val="none" w:sz="0" w:space="0" w:color="auto"/>
                  </w:divBdr>
                </w:div>
                <w:div w:id="768621156">
                  <w:marLeft w:val="0"/>
                  <w:marRight w:val="0"/>
                  <w:marTop w:val="0"/>
                  <w:marBottom w:val="0"/>
                  <w:divBdr>
                    <w:top w:val="none" w:sz="0" w:space="0" w:color="auto"/>
                    <w:left w:val="none" w:sz="0" w:space="0" w:color="auto"/>
                    <w:bottom w:val="none" w:sz="0" w:space="0" w:color="auto"/>
                    <w:right w:val="none" w:sz="0" w:space="0" w:color="auto"/>
                  </w:divBdr>
                </w:div>
                <w:div w:id="769818209">
                  <w:marLeft w:val="0"/>
                  <w:marRight w:val="0"/>
                  <w:marTop w:val="0"/>
                  <w:marBottom w:val="0"/>
                  <w:divBdr>
                    <w:top w:val="none" w:sz="0" w:space="0" w:color="auto"/>
                    <w:left w:val="none" w:sz="0" w:space="0" w:color="auto"/>
                    <w:bottom w:val="none" w:sz="0" w:space="0" w:color="auto"/>
                    <w:right w:val="none" w:sz="0" w:space="0" w:color="auto"/>
                  </w:divBdr>
                </w:div>
                <w:div w:id="770397658">
                  <w:marLeft w:val="0"/>
                  <w:marRight w:val="0"/>
                  <w:marTop w:val="0"/>
                  <w:marBottom w:val="0"/>
                  <w:divBdr>
                    <w:top w:val="none" w:sz="0" w:space="0" w:color="auto"/>
                    <w:left w:val="none" w:sz="0" w:space="0" w:color="auto"/>
                    <w:bottom w:val="none" w:sz="0" w:space="0" w:color="auto"/>
                    <w:right w:val="none" w:sz="0" w:space="0" w:color="auto"/>
                  </w:divBdr>
                </w:div>
                <w:div w:id="777919016">
                  <w:marLeft w:val="0"/>
                  <w:marRight w:val="0"/>
                  <w:marTop w:val="0"/>
                  <w:marBottom w:val="0"/>
                  <w:divBdr>
                    <w:top w:val="none" w:sz="0" w:space="0" w:color="auto"/>
                    <w:left w:val="none" w:sz="0" w:space="0" w:color="auto"/>
                    <w:bottom w:val="none" w:sz="0" w:space="0" w:color="auto"/>
                    <w:right w:val="none" w:sz="0" w:space="0" w:color="auto"/>
                  </w:divBdr>
                </w:div>
                <w:div w:id="784621054">
                  <w:marLeft w:val="0"/>
                  <w:marRight w:val="0"/>
                  <w:marTop w:val="0"/>
                  <w:marBottom w:val="0"/>
                  <w:divBdr>
                    <w:top w:val="none" w:sz="0" w:space="0" w:color="auto"/>
                    <w:left w:val="none" w:sz="0" w:space="0" w:color="auto"/>
                    <w:bottom w:val="none" w:sz="0" w:space="0" w:color="auto"/>
                    <w:right w:val="none" w:sz="0" w:space="0" w:color="auto"/>
                  </w:divBdr>
                </w:div>
                <w:div w:id="785393006">
                  <w:marLeft w:val="0"/>
                  <w:marRight w:val="0"/>
                  <w:marTop w:val="0"/>
                  <w:marBottom w:val="0"/>
                  <w:divBdr>
                    <w:top w:val="none" w:sz="0" w:space="0" w:color="auto"/>
                    <w:left w:val="none" w:sz="0" w:space="0" w:color="auto"/>
                    <w:bottom w:val="none" w:sz="0" w:space="0" w:color="auto"/>
                    <w:right w:val="none" w:sz="0" w:space="0" w:color="auto"/>
                  </w:divBdr>
                </w:div>
                <w:div w:id="789203036">
                  <w:marLeft w:val="0"/>
                  <w:marRight w:val="0"/>
                  <w:marTop w:val="0"/>
                  <w:marBottom w:val="0"/>
                  <w:divBdr>
                    <w:top w:val="none" w:sz="0" w:space="0" w:color="auto"/>
                    <w:left w:val="none" w:sz="0" w:space="0" w:color="auto"/>
                    <w:bottom w:val="none" w:sz="0" w:space="0" w:color="auto"/>
                    <w:right w:val="none" w:sz="0" w:space="0" w:color="auto"/>
                  </w:divBdr>
                </w:div>
                <w:div w:id="792527788">
                  <w:marLeft w:val="0"/>
                  <w:marRight w:val="0"/>
                  <w:marTop w:val="0"/>
                  <w:marBottom w:val="0"/>
                  <w:divBdr>
                    <w:top w:val="none" w:sz="0" w:space="0" w:color="auto"/>
                    <w:left w:val="none" w:sz="0" w:space="0" w:color="auto"/>
                    <w:bottom w:val="none" w:sz="0" w:space="0" w:color="auto"/>
                    <w:right w:val="none" w:sz="0" w:space="0" w:color="auto"/>
                  </w:divBdr>
                </w:div>
                <w:div w:id="793670153">
                  <w:marLeft w:val="0"/>
                  <w:marRight w:val="0"/>
                  <w:marTop w:val="0"/>
                  <w:marBottom w:val="0"/>
                  <w:divBdr>
                    <w:top w:val="none" w:sz="0" w:space="0" w:color="auto"/>
                    <w:left w:val="none" w:sz="0" w:space="0" w:color="auto"/>
                    <w:bottom w:val="none" w:sz="0" w:space="0" w:color="auto"/>
                    <w:right w:val="none" w:sz="0" w:space="0" w:color="auto"/>
                  </w:divBdr>
                </w:div>
                <w:div w:id="795180454">
                  <w:marLeft w:val="0"/>
                  <w:marRight w:val="0"/>
                  <w:marTop w:val="0"/>
                  <w:marBottom w:val="0"/>
                  <w:divBdr>
                    <w:top w:val="none" w:sz="0" w:space="0" w:color="auto"/>
                    <w:left w:val="none" w:sz="0" w:space="0" w:color="auto"/>
                    <w:bottom w:val="none" w:sz="0" w:space="0" w:color="auto"/>
                    <w:right w:val="none" w:sz="0" w:space="0" w:color="auto"/>
                  </w:divBdr>
                </w:div>
                <w:div w:id="798651176">
                  <w:marLeft w:val="0"/>
                  <w:marRight w:val="0"/>
                  <w:marTop w:val="0"/>
                  <w:marBottom w:val="0"/>
                  <w:divBdr>
                    <w:top w:val="none" w:sz="0" w:space="0" w:color="auto"/>
                    <w:left w:val="none" w:sz="0" w:space="0" w:color="auto"/>
                    <w:bottom w:val="none" w:sz="0" w:space="0" w:color="auto"/>
                    <w:right w:val="none" w:sz="0" w:space="0" w:color="auto"/>
                  </w:divBdr>
                </w:div>
                <w:div w:id="805858354">
                  <w:marLeft w:val="0"/>
                  <w:marRight w:val="0"/>
                  <w:marTop w:val="0"/>
                  <w:marBottom w:val="0"/>
                  <w:divBdr>
                    <w:top w:val="none" w:sz="0" w:space="0" w:color="auto"/>
                    <w:left w:val="none" w:sz="0" w:space="0" w:color="auto"/>
                    <w:bottom w:val="none" w:sz="0" w:space="0" w:color="auto"/>
                    <w:right w:val="none" w:sz="0" w:space="0" w:color="auto"/>
                  </w:divBdr>
                </w:div>
                <w:div w:id="808590293">
                  <w:marLeft w:val="0"/>
                  <w:marRight w:val="0"/>
                  <w:marTop w:val="0"/>
                  <w:marBottom w:val="0"/>
                  <w:divBdr>
                    <w:top w:val="none" w:sz="0" w:space="0" w:color="auto"/>
                    <w:left w:val="none" w:sz="0" w:space="0" w:color="auto"/>
                    <w:bottom w:val="none" w:sz="0" w:space="0" w:color="auto"/>
                    <w:right w:val="none" w:sz="0" w:space="0" w:color="auto"/>
                  </w:divBdr>
                </w:div>
                <w:div w:id="815337740">
                  <w:marLeft w:val="0"/>
                  <w:marRight w:val="0"/>
                  <w:marTop w:val="0"/>
                  <w:marBottom w:val="0"/>
                  <w:divBdr>
                    <w:top w:val="none" w:sz="0" w:space="0" w:color="auto"/>
                    <w:left w:val="none" w:sz="0" w:space="0" w:color="auto"/>
                    <w:bottom w:val="none" w:sz="0" w:space="0" w:color="auto"/>
                    <w:right w:val="none" w:sz="0" w:space="0" w:color="auto"/>
                  </w:divBdr>
                </w:div>
                <w:div w:id="817038061">
                  <w:marLeft w:val="0"/>
                  <w:marRight w:val="0"/>
                  <w:marTop w:val="0"/>
                  <w:marBottom w:val="0"/>
                  <w:divBdr>
                    <w:top w:val="none" w:sz="0" w:space="0" w:color="auto"/>
                    <w:left w:val="none" w:sz="0" w:space="0" w:color="auto"/>
                    <w:bottom w:val="none" w:sz="0" w:space="0" w:color="auto"/>
                    <w:right w:val="none" w:sz="0" w:space="0" w:color="auto"/>
                  </w:divBdr>
                </w:div>
                <w:div w:id="817040521">
                  <w:marLeft w:val="0"/>
                  <w:marRight w:val="0"/>
                  <w:marTop w:val="0"/>
                  <w:marBottom w:val="0"/>
                  <w:divBdr>
                    <w:top w:val="none" w:sz="0" w:space="0" w:color="auto"/>
                    <w:left w:val="none" w:sz="0" w:space="0" w:color="auto"/>
                    <w:bottom w:val="none" w:sz="0" w:space="0" w:color="auto"/>
                    <w:right w:val="none" w:sz="0" w:space="0" w:color="auto"/>
                  </w:divBdr>
                </w:div>
                <w:div w:id="847019906">
                  <w:marLeft w:val="0"/>
                  <w:marRight w:val="0"/>
                  <w:marTop w:val="0"/>
                  <w:marBottom w:val="0"/>
                  <w:divBdr>
                    <w:top w:val="none" w:sz="0" w:space="0" w:color="auto"/>
                    <w:left w:val="none" w:sz="0" w:space="0" w:color="auto"/>
                    <w:bottom w:val="none" w:sz="0" w:space="0" w:color="auto"/>
                    <w:right w:val="none" w:sz="0" w:space="0" w:color="auto"/>
                  </w:divBdr>
                </w:div>
                <w:div w:id="853766732">
                  <w:marLeft w:val="0"/>
                  <w:marRight w:val="0"/>
                  <w:marTop w:val="0"/>
                  <w:marBottom w:val="0"/>
                  <w:divBdr>
                    <w:top w:val="none" w:sz="0" w:space="0" w:color="auto"/>
                    <w:left w:val="none" w:sz="0" w:space="0" w:color="auto"/>
                    <w:bottom w:val="none" w:sz="0" w:space="0" w:color="auto"/>
                    <w:right w:val="none" w:sz="0" w:space="0" w:color="auto"/>
                  </w:divBdr>
                </w:div>
                <w:div w:id="864246982">
                  <w:marLeft w:val="0"/>
                  <w:marRight w:val="0"/>
                  <w:marTop w:val="0"/>
                  <w:marBottom w:val="0"/>
                  <w:divBdr>
                    <w:top w:val="none" w:sz="0" w:space="0" w:color="auto"/>
                    <w:left w:val="none" w:sz="0" w:space="0" w:color="auto"/>
                    <w:bottom w:val="none" w:sz="0" w:space="0" w:color="auto"/>
                    <w:right w:val="none" w:sz="0" w:space="0" w:color="auto"/>
                  </w:divBdr>
                </w:div>
                <w:div w:id="866983885">
                  <w:marLeft w:val="0"/>
                  <w:marRight w:val="0"/>
                  <w:marTop w:val="0"/>
                  <w:marBottom w:val="0"/>
                  <w:divBdr>
                    <w:top w:val="none" w:sz="0" w:space="0" w:color="auto"/>
                    <w:left w:val="none" w:sz="0" w:space="0" w:color="auto"/>
                    <w:bottom w:val="none" w:sz="0" w:space="0" w:color="auto"/>
                    <w:right w:val="none" w:sz="0" w:space="0" w:color="auto"/>
                  </w:divBdr>
                </w:div>
                <w:div w:id="880362521">
                  <w:marLeft w:val="0"/>
                  <w:marRight w:val="0"/>
                  <w:marTop w:val="0"/>
                  <w:marBottom w:val="0"/>
                  <w:divBdr>
                    <w:top w:val="none" w:sz="0" w:space="0" w:color="auto"/>
                    <w:left w:val="none" w:sz="0" w:space="0" w:color="auto"/>
                    <w:bottom w:val="none" w:sz="0" w:space="0" w:color="auto"/>
                    <w:right w:val="none" w:sz="0" w:space="0" w:color="auto"/>
                  </w:divBdr>
                </w:div>
                <w:div w:id="881671562">
                  <w:marLeft w:val="0"/>
                  <w:marRight w:val="0"/>
                  <w:marTop w:val="0"/>
                  <w:marBottom w:val="0"/>
                  <w:divBdr>
                    <w:top w:val="none" w:sz="0" w:space="0" w:color="auto"/>
                    <w:left w:val="none" w:sz="0" w:space="0" w:color="auto"/>
                    <w:bottom w:val="none" w:sz="0" w:space="0" w:color="auto"/>
                    <w:right w:val="none" w:sz="0" w:space="0" w:color="auto"/>
                  </w:divBdr>
                </w:div>
                <w:div w:id="887910310">
                  <w:marLeft w:val="0"/>
                  <w:marRight w:val="0"/>
                  <w:marTop w:val="0"/>
                  <w:marBottom w:val="0"/>
                  <w:divBdr>
                    <w:top w:val="none" w:sz="0" w:space="0" w:color="auto"/>
                    <w:left w:val="none" w:sz="0" w:space="0" w:color="auto"/>
                    <w:bottom w:val="none" w:sz="0" w:space="0" w:color="auto"/>
                    <w:right w:val="none" w:sz="0" w:space="0" w:color="auto"/>
                  </w:divBdr>
                </w:div>
                <w:div w:id="921840759">
                  <w:marLeft w:val="0"/>
                  <w:marRight w:val="0"/>
                  <w:marTop w:val="0"/>
                  <w:marBottom w:val="0"/>
                  <w:divBdr>
                    <w:top w:val="none" w:sz="0" w:space="0" w:color="auto"/>
                    <w:left w:val="none" w:sz="0" w:space="0" w:color="auto"/>
                    <w:bottom w:val="none" w:sz="0" w:space="0" w:color="auto"/>
                    <w:right w:val="none" w:sz="0" w:space="0" w:color="auto"/>
                  </w:divBdr>
                </w:div>
                <w:div w:id="922103206">
                  <w:marLeft w:val="0"/>
                  <w:marRight w:val="0"/>
                  <w:marTop w:val="0"/>
                  <w:marBottom w:val="0"/>
                  <w:divBdr>
                    <w:top w:val="none" w:sz="0" w:space="0" w:color="auto"/>
                    <w:left w:val="none" w:sz="0" w:space="0" w:color="auto"/>
                    <w:bottom w:val="none" w:sz="0" w:space="0" w:color="auto"/>
                    <w:right w:val="none" w:sz="0" w:space="0" w:color="auto"/>
                  </w:divBdr>
                </w:div>
                <w:div w:id="938878993">
                  <w:marLeft w:val="0"/>
                  <w:marRight w:val="0"/>
                  <w:marTop w:val="0"/>
                  <w:marBottom w:val="0"/>
                  <w:divBdr>
                    <w:top w:val="none" w:sz="0" w:space="0" w:color="auto"/>
                    <w:left w:val="none" w:sz="0" w:space="0" w:color="auto"/>
                    <w:bottom w:val="none" w:sz="0" w:space="0" w:color="auto"/>
                    <w:right w:val="none" w:sz="0" w:space="0" w:color="auto"/>
                  </w:divBdr>
                </w:div>
                <w:div w:id="963387954">
                  <w:marLeft w:val="0"/>
                  <w:marRight w:val="0"/>
                  <w:marTop w:val="0"/>
                  <w:marBottom w:val="0"/>
                  <w:divBdr>
                    <w:top w:val="none" w:sz="0" w:space="0" w:color="auto"/>
                    <w:left w:val="none" w:sz="0" w:space="0" w:color="auto"/>
                    <w:bottom w:val="none" w:sz="0" w:space="0" w:color="auto"/>
                    <w:right w:val="none" w:sz="0" w:space="0" w:color="auto"/>
                  </w:divBdr>
                </w:div>
                <w:div w:id="973024185">
                  <w:marLeft w:val="0"/>
                  <w:marRight w:val="0"/>
                  <w:marTop w:val="0"/>
                  <w:marBottom w:val="0"/>
                  <w:divBdr>
                    <w:top w:val="none" w:sz="0" w:space="0" w:color="auto"/>
                    <w:left w:val="none" w:sz="0" w:space="0" w:color="auto"/>
                    <w:bottom w:val="none" w:sz="0" w:space="0" w:color="auto"/>
                    <w:right w:val="none" w:sz="0" w:space="0" w:color="auto"/>
                  </w:divBdr>
                </w:div>
                <w:div w:id="983702867">
                  <w:marLeft w:val="0"/>
                  <w:marRight w:val="0"/>
                  <w:marTop w:val="0"/>
                  <w:marBottom w:val="0"/>
                  <w:divBdr>
                    <w:top w:val="none" w:sz="0" w:space="0" w:color="auto"/>
                    <w:left w:val="none" w:sz="0" w:space="0" w:color="auto"/>
                    <w:bottom w:val="none" w:sz="0" w:space="0" w:color="auto"/>
                    <w:right w:val="none" w:sz="0" w:space="0" w:color="auto"/>
                  </w:divBdr>
                </w:div>
                <w:div w:id="997926590">
                  <w:marLeft w:val="0"/>
                  <w:marRight w:val="0"/>
                  <w:marTop w:val="0"/>
                  <w:marBottom w:val="0"/>
                  <w:divBdr>
                    <w:top w:val="none" w:sz="0" w:space="0" w:color="auto"/>
                    <w:left w:val="none" w:sz="0" w:space="0" w:color="auto"/>
                    <w:bottom w:val="none" w:sz="0" w:space="0" w:color="auto"/>
                    <w:right w:val="none" w:sz="0" w:space="0" w:color="auto"/>
                  </w:divBdr>
                </w:div>
                <w:div w:id="1018779382">
                  <w:marLeft w:val="0"/>
                  <w:marRight w:val="0"/>
                  <w:marTop w:val="0"/>
                  <w:marBottom w:val="0"/>
                  <w:divBdr>
                    <w:top w:val="none" w:sz="0" w:space="0" w:color="auto"/>
                    <w:left w:val="none" w:sz="0" w:space="0" w:color="auto"/>
                    <w:bottom w:val="none" w:sz="0" w:space="0" w:color="auto"/>
                    <w:right w:val="none" w:sz="0" w:space="0" w:color="auto"/>
                  </w:divBdr>
                </w:div>
                <w:div w:id="1019969197">
                  <w:marLeft w:val="0"/>
                  <w:marRight w:val="0"/>
                  <w:marTop w:val="0"/>
                  <w:marBottom w:val="0"/>
                  <w:divBdr>
                    <w:top w:val="none" w:sz="0" w:space="0" w:color="auto"/>
                    <w:left w:val="none" w:sz="0" w:space="0" w:color="auto"/>
                    <w:bottom w:val="none" w:sz="0" w:space="0" w:color="auto"/>
                    <w:right w:val="none" w:sz="0" w:space="0" w:color="auto"/>
                  </w:divBdr>
                </w:div>
                <w:div w:id="1020811666">
                  <w:marLeft w:val="0"/>
                  <w:marRight w:val="0"/>
                  <w:marTop w:val="0"/>
                  <w:marBottom w:val="0"/>
                  <w:divBdr>
                    <w:top w:val="none" w:sz="0" w:space="0" w:color="auto"/>
                    <w:left w:val="none" w:sz="0" w:space="0" w:color="auto"/>
                    <w:bottom w:val="none" w:sz="0" w:space="0" w:color="auto"/>
                    <w:right w:val="none" w:sz="0" w:space="0" w:color="auto"/>
                  </w:divBdr>
                </w:div>
                <w:div w:id="1033068897">
                  <w:marLeft w:val="0"/>
                  <w:marRight w:val="0"/>
                  <w:marTop w:val="0"/>
                  <w:marBottom w:val="0"/>
                  <w:divBdr>
                    <w:top w:val="none" w:sz="0" w:space="0" w:color="auto"/>
                    <w:left w:val="none" w:sz="0" w:space="0" w:color="auto"/>
                    <w:bottom w:val="none" w:sz="0" w:space="0" w:color="auto"/>
                    <w:right w:val="none" w:sz="0" w:space="0" w:color="auto"/>
                  </w:divBdr>
                </w:div>
                <w:div w:id="1038318587">
                  <w:marLeft w:val="0"/>
                  <w:marRight w:val="0"/>
                  <w:marTop w:val="0"/>
                  <w:marBottom w:val="0"/>
                  <w:divBdr>
                    <w:top w:val="none" w:sz="0" w:space="0" w:color="auto"/>
                    <w:left w:val="none" w:sz="0" w:space="0" w:color="auto"/>
                    <w:bottom w:val="none" w:sz="0" w:space="0" w:color="auto"/>
                    <w:right w:val="none" w:sz="0" w:space="0" w:color="auto"/>
                  </w:divBdr>
                </w:div>
                <w:div w:id="1038579615">
                  <w:marLeft w:val="0"/>
                  <w:marRight w:val="0"/>
                  <w:marTop w:val="0"/>
                  <w:marBottom w:val="0"/>
                  <w:divBdr>
                    <w:top w:val="none" w:sz="0" w:space="0" w:color="auto"/>
                    <w:left w:val="none" w:sz="0" w:space="0" w:color="auto"/>
                    <w:bottom w:val="none" w:sz="0" w:space="0" w:color="auto"/>
                    <w:right w:val="none" w:sz="0" w:space="0" w:color="auto"/>
                  </w:divBdr>
                </w:div>
                <w:div w:id="1054692857">
                  <w:marLeft w:val="0"/>
                  <w:marRight w:val="0"/>
                  <w:marTop w:val="0"/>
                  <w:marBottom w:val="0"/>
                  <w:divBdr>
                    <w:top w:val="none" w:sz="0" w:space="0" w:color="auto"/>
                    <w:left w:val="none" w:sz="0" w:space="0" w:color="auto"/>
                    <w:bottom w:val="none" w:sz="0" w:space="0" w:color="auto"/>
                    <w:right w:val="none" w:sz="0" w:space="0" w:color="auto"/>
                  </w:divBdr>
                </w:div>
                <w:div w:id="1056053341">
                  <w:marLeft w:val="0"/>
                  <w:marRight w:val="0"/>
                  <w:marTop w:val="0"/>
                  <w:marBottom w:val="0"/>
                  <w:divBdr>
                    <w:top w:val="none" w:sz="0" w:space="0" w:color="auto"/>
                    <w:left w:val="none" w:sz="0" w:space="0" w:color="auto"/>
                    <w:bottom w:val="none" w:sz="0" w:space="0" w:color="auto"/>
                    <w:right w:val="none" w:sz="0" w:space="0" w:color="auto"/>
                  </w:divBdr>
                </w:div>
                <w:div w:id="1070033348">
                  <w:marLeft w:val="0"/>
                  <w:marRight w:val="0"/>
                  <w:marTop w:val="0"/>
                  <w:marBottom w:val="0"/>
                  <w:divBdr>
                    <w:top w:val="none" w:sz="0" w:space="0" w:color="auto"/>
                    <w:left w:val="none" w:sz="0" w:space="0" w:color="auto"/>
                    <w:bottom w:val="none" w:sz="0" w:space="0" w:color="auto"/>
                    <w:right w:val="none" w:sz="0" w:space="0" w:color="auto"/>
                  </w:divBdr>
                </w:div>
                <w:div w:id="1083256325">
                  <w:marLeft w:val="0"/>
                  <w:marRight w:val="0"/>
                  <w:marTop w:val="0"/>
                  <w:marBottom w:val="0"/>
                  <w:divBdr>
                    <w:top w:val="none" w:sz="0" w:space="0" w:color="auto"/>
                    <w:left w:val="none" w:sz="0" w:space="0" w:color="auto"/>
                    <w:bottom w:val="none" w:sz="0" w:space="0" w:color="auto"/>
                    <w:right w:val="none" w:sz="0" w:space="0" w:color="auto"/>
                  </w:divBdr>
                </w:div>
                <w:div w:id="1083839405">
                  <w:marLeft w:val="0"/>
                  <w:marRight w:val="0"/>
                  <w:marTop w:val="0"/>
                  <w:marBottom w:val="0"/>
                  <w:divBdr>
                    <w:top w:val="none" w:sz="0" w:space="0" w:color="auto"/>
                    <w:left w:val="none" w:sz="0" w:space="0" w:color="auto"/>
                    <w:bottom w:val="none" w:sz="0" w:space="0" w:color="auto"/>
                    <w:right w:val="none" w:sz="0" w:space="0" w:color="auto"/>
                  </w:divBdr>
                </w:div>
                <w:div w:id="1086683170">
                  <w:marLeft w:val="0"/>
                  <w:marRight w:val="0"/>
                  <w:marTop w:val="0"/>
                  <w:marBottom w:val="0"/>
                  <w:divBdr>
                    <w:top w:val="none" w:sz="0" w:space="0" w:color="auto"/>
                    <w:left w:val="none" w:sz="0" w:space="0" w:color="auto"/>
                    <w:bottom w:val="none" w:sz="0" w:space="0" w:color="auto"/>
                    <w:right w:val="none" w:sz="0" w:space="0" w:color="auto"/>
                  </w:divBdr>
                </w:div>
                <w:div w:id="1087655209">
                  <w:marLeft w:val="0"/>
                  <w:marRight w:val="0"/>
                  <w:marTop w:val="0"/>
                  <w:marBottom w:val="0"/>
                  <w:divBdr>
                    <w:top w:val="none" w:sz="0" w:space="0" w:color="auto"/>
                    <w:left w:val="none" w:sz="0" w:space="0" w:color="auto"/>
                    <w:bottom w:val="none" w:sz="0" w:space="0" w:color="auto"/>
                    <w:right w:val="none" w:sz="0" w:space="0" w:color="auto"/>
                  </w:divBdr>
                </w:div>
                <w:div w:id="1093359314">
                  <w:marLeft w:val="0"/>
                  <w:marRight w:val="0"/>
                  <w:marTop w:val="0"/>
                  <w:marBottom w:val="0"/>
                  <w:divBdr>
                    <w:top w:val="none" w:sz="0" w:space="0" w:color="auto"/>
                    <w:left w:val="none" w:sz="0" w:space="0" w:color="auto"/>
                    <w:bottom w:val="none" w:sz="0" w:space="0" w:color="auto"/>
                    <w:right w:val="none" w:sz="0" w:space="0" w:color="auto"/>
                  </w:divBdr>
                </w:div>
                <w:div w:id="1103264712">
                  <w:marLeft w:val="0"/>
                  <w:marRight w:val="0"/>
                  <w:marTop w:val="0"/>
                  <w:marBottom w:val="0"/>
                  <w:divBdr>
                    <w:top w:val="none" w:sz="0" w:space="0" w:color="auto"/>
                    <w:left w:val="none" w:sz="0" w:space="0" w:color="auto"/>
                    <w:bottom w:val="none" w:sz="0" w:space="0" w:color="auto"/>
                    <w:right w:val="none" w:sz="0" w:space="0" w:color="auto"/>
                  </w:divBdr>
                </w:div>
                <w:div w:id="1108429251">
                  <w:marLeft w:val="0"/>
                  <w:marRight w:val="0"/>
                  <w:marTop w:val="0"/>
                  <w:marBottom w:val="0"/>
                  <w:divBdr>
                    <w:top w:val="none" w:sz="0" w:space="0" w:color="auto"/>
                    <w:left w:val="none" w:sz="0" w:space="0" w:color="auto"/>
                    <w:bottom w:val="none" w:sz="0" w:space="0" w:color="auto"/>
                    <w:right w:val="none" w:sz="0" w:space="0" w:color="auto"/>
                  </w:divBdr>
                </w:div>
                <w:div w:id="1109202279">
                  <w:marLeft w:val="0"/>
                  <w:marRight w:val="0"/>
                  <w:marTop w:val="0"/>
                  <w:marBottom w:val="0"/>
                  <w:divBdr>
                    <w:top w:val="none" w:sz="0" w:space="0" w:color="auto"/>
                    <w:left w:val="none" w:sz="0" w:space="0" w:color="auto"/>
                    <w:bottom w:val="none" w:sz="0" w:space="0" w:color="auto"/>
                    <w:right w:val="none" w:sz="0" w:space="0" w:color="auto"/>
                  </w:divBdr>
                </w:div>
                <w:div w:id="1116098079">
                  <w:marLeft w:val="0"/>
                  <w:marRight w:val="0"/>
                  <w:marTop w:val="0"/>
                  <w:marBottom w:val="0"/>
                  <w:divBdr>
                    <w:top w:val="none" w:sz="0" w:space="0" w:color="auto"/>
                    <w:left w:val="none" w:sz="0" w:space="0" w:color="auto"/>
                    <w:bottom w:val="none" w:sz="0" w:space="0" w:color="auto"/>
                    <w:right w:val="none" w:sz="0" w:space="0" w:color="auto"/>
                  </w:divBdr>
                </w:div>
                <w:div w:id="1127436164">
                  <w:marLeft w:val="0"/>
                  <w:marRight w:val="0"/>
                  <w:marTop w:val="0"/>
                  <w:marBottom w:val="0"/>
                  <w:divBdr>
                    <w:top w:val="none" w:sz="0" w:space="0" w:color="auto"/>
                    <w:left w:val="none" w:sz="0" w:space="0" w:color="auto"/>
                    <w:bottom w:val="none" w:sz="0" w:space="0" w:color="auto"/>
                    <w:right w:val="none" w:sz="0" w:space="0" w:color="auto"/>
                  </w:divBdr>
                </w:div>
                <w:div w:id="1146512122">
                  <w:marLeft w:val="0"/>
                  <w:marRight w:val="0"/>
                  <w:marTop w:val="0"/>
                  <w:marBottom w:val="0"/>
                  <w:divBdr>
                    <w:top w:val="none" w:sz="0" w:space="0" w:color="auto"/>
                    <w:left w:val="none" w:sz="0" w:space="0" w:color="auto"/>
                    <w:bottom w:val="none" w:sz="0" w:space="0" w:color="auto"/>
                    <w:right w:val="none" w:sz="0" w:space="0" w:color="auto"/>
                  </w:divBdr>
                </w:div>
                <w:div w:id="1154836631">
                  <w:marLeft w:val="0"/>
                  <w:marRight w:val="0"/>
                  <w:marTop w:val="0"/>
                  <w:marBottom w:val="0"/>
                  <w:divBdr>
                    <w:top w:val="none" w:sz="0" w:space="0" w:color="auto"/>
                    <w:left w:val="none" w:sz="0" w:space="0" w:color="auto"/>
                    <w:bottom w:val="none" w:sz="0" w:space="0" w:color="auto"/>
                    <w:right w:val="none" w:sz="0" w:space="0" w:color="auto"/>
                  </w:divBdr>
                </w:div>
                <w:div w:id="1178155579">
                  <w:marLeft w:val="0"/>
                  <w:marRight w:val="0"/>
                  <w:marTop w:val="0"/>
                  <w:marBottom w:val="0"/>
                  <w:divBdr>
                    <w:top w:val="none" w:sz="0" w:space="0" w:color="auto"/>
                    <w:left w:val="none" w:sz="0" w:space="0" w:color="auto"/>
                    <w:bottom w:val="none" w:sz="0" w:space="0" w:color="auto"/>
                    <w:right w:val="none" w:sz="0" w:space="0" w:color="auto"/>
                  </w:divBdr>
                </w:div>
                <w:div w:id="1180658694">
                  <w:marLeft w:val="0"/>
                  <w:marRight w:val="0"/>
                  <w:marTop w:val="0"/>
                  <w:marBottom w:val="0"/>
                  <w:divBdr>
                    <w:top w:val="none" w:sz="0" w:space="0" w:color="auto"/>
                    <w:left w:val="none" w:sz="0" w:space="0" w:color="auto"/>
                    <w:bottom w:val="none" w:sz="0" w:space="0" w:color="auto"/>
                    <w:right w:val="none" w:sz="0" w:space="0" w:color="auto"/>
                  </w:divBdr>
                </w:div>
                <w:div w:id="1188374812">
                  <w:marLeft w:val="0"/>
                  <w:marRight w:val="0"/>
                  <w:marTop w:val="0"/>
                  <w:marBottom w:val="0"/>
                  <w:divBdr>
                    <w:top w:val="none" w:sz="0" w:space="0" w:color="auto"/>
                    <w:left w:val="none" w:sz="0" w:space="0" w:color="auto"/>
                    <w:bottom w:val="none" w:sz="0" w:space="0" w:color="auto"/>
                    <w:right w:val="none" w:sz="0" w:space="0" w:color="auto"/>
                  </w:divBdr>
                </w:div>
                <w:div w:id="1200047155">
                  <w:marLeft w:val="0"/>
                  <w:marRight w:val="0"/>
                  <w:marTop w:val="0"/>
                  <w:marBottom w:val="0"/>
                  <w:divBdr>
                    <w:top w:val="none" w:sz="0" w:space="0" w:color="auto"/>
                    <w:left w:val="none" w:sz="0" w:space="0" w:color="auto"/>
                    <w:bottom w:val="none" w:sz="0" w:space="0" w:color="auto"/>
                    <w:right w:val="none" w:sz="0" w:space="0" w:color="auto"/>
                  </w:divBdr>
                </w:div>
                <w:div w:id="1208373747">
                  <w:marLeft w:val="0"/>
                  <w:marRight w:val="0"/>
                  <w:marTop w:val="0"/>
                  <w:marBottom w:val="0"/>
                  <w:divBdr>
                    <w:top w:val="none" w:sz="0" w:space="0" w:color="auto"/>
                    <w:left w:val="none" w:sz="0" w:space="0" w:color="auto"/>
                    <w:bottom w:val="none" w:sz="0" w:space="0" w:color="auto"/>
                    <w:right w:val="none" w:sz="0" w:space="0" w:color="auto"/>
                  </w:divBdr>
                </w:div>
                <w:div w:id="1213230223">
                  <w:marLeft w:val="0"/>
                  <w:marRight w:val="0"/>
                  <w:marTop w:val="0"/>
                  <w:marBottom w:val="0"/>
                  <w:divBdr>
                    <w:top w:val="none" w:sz="0" w:space="0" w:color="auto"/>
                    <w:left w:val="none" w:sz="0" w:space="0" w:color="auto"/>
                    <w:bottom w:val="none" w:sz="0" w:space="0" w:color="auto"/>
                    <w:right w:val="none" w:sz="0" w:space="0" w:color="auto"/>
                  </w:divBdr>
                </w:div>
                <w:div w:id="1219587845">
                  <w:marLeft w:val="0"/>
                  <w:marRight w:val="0"/>
                  <w:marTop w:val="0"/>
                  <w:marBottom w:val="0"/>
                  <w:divBdr>
                    <w:top w:val="none" w:sz="0" w:space="0" w:color="auto"/>
                    <w:left w:val="none" w:sz="0" w:space="0" w:color="auto"/>
                    <w:bottom w:val="none" w:sz="0" w:space="0" w:color="auto"/>
                    <w:right w:val="none" w:sz="0" w:space="0" w:color="auto"/>
                  </w:divBdr>
                </w:div>
                <w:div w:id="1226139441">
                  <w:marLeft w:val="0"/>
                  <w:marRight w:val="0"/>
                  <w:marTop w:val="0"/>
                  <w:marBottom w:val="0"/>
                  <w:divBdr>
                    <w:top w:val="none" w:sz="0" w:space="0" w:color="auto"/>
                    <w:left w:val="none" w:sz="0" w:space="0" w:color="auto"/>
                    <w:bottom w:val="none" w:sz="0" w:space="0" w:color="auto"/>
                    <w:right w:val="none" w:sz="0" w:space="0" w:color="auto"/>
                  </w:divBdr>
                </w:div>
                <w:div w:id="1245067148">
                  <w:marLeft w:val="0"/>
                  <w:marRight w:val="0"/>
                  <w:marTop w:val="0"/>
                  <w:marBottom w:val="0"/>
                  <w:divBdr>
                    <w:top w:val="none" w:sz="0" w:space="0" w:color="auto"/>
                    <w:left w:val="none" w:sz="0" w:space="0" w:color="auto"/>
                    <w:bottom w:val="none" w:sz="0" w:space="0" w:color="auto"/>
                    <w:right w:val="none" w:sz="0" w:space="0" w:color="auto"/>
                  </w:divBdr>
                </w:div>
                <w:div w:id="1249271782">
                  <w:marLeft w:val="0"/>
                  <w:marRight w:val="0"/>
                  <w:marTop w:val="0"/>
                  <w:marBottom w:val="0"/>
                  <w:divBdr>
                    <w:top w:val="none" w:sz="0" w:space="0" w:color="auto"/>
                    <w:left w:val="none" w:sz="0" w:space="0" w:color="auto"/>
                    <w:bottom w:val="none" w:sz="0" w:space="0" w:color="auto"/>
                    <w:right w:val="none" w:sz="0" w:space="0" w:color="auto"/>
                  </w:divBdr>
                </w:div>
                <w:div w:id="1256018350">
                  <w:marLeft w:val="0"/>
                  <w:marRight w:val="0"/>
                  <w:marTop w:val="0"/>
                  <w:marBottom w:val="0"/>
                  <w:divBdr>
                    <w:top w:val="none" w:sz="0" w:space="0" w:color="auto"/>
                    <w:left w:val="none" w:sz="0" w:space="0" w:color="auto"/>
                    <w:bottom w:val="none" w:sz="0" w:space="0" w:color="auto"/>
                    <w:right w:val="none" w:sz="0" w:space="0" w:color="auto"/>
                  </w:divBdr>
                </w:div>
                <w:div w:id="1275819926">
                  <w:marLeft w:val="0"/>
                  <w:marRight w:val="0"/>
                  <w:marTop w:val="0"/>
                  <w:marBottom w:val="0"/>
                  <w:divBdr>
                    <w:top w:val="none" w:sz="0" w:space="0" w:color="auto"/>
                    <w:left w:val="none" w:sz="0" w:space="0" w:color="auto"/>
                    <w:bottom w:val="none" w:sz="0" w:space="0" w:color="auto"/>
                    <w:right w:val="none" w:sz="0" w:space="0" w:color="auto"/>
                  </w:divBdr>
                </w:div>
                <w:div w:id="1298220227">
                  <w:marLeft w:val="0"/>
                  <w:marRight w:val="0"/>
                  <w:marTop w:val="0"/>
                  <w:marBottom w:val="0"/>
                  <w:divBdr>
                    <w:top w:val="none" w:sz="0" w:space="0" w:color="auto"/>
                    <w:left w:val="none" w:sz="0" w:space="0" w:color="auto"/>
                    <w:bottom w:val="none" w:sz="0" w:space="0" w:color="auto"/>
                    <w:right w:val="none" w:sz="0" w:space="0" w:color="auto"/>
                  </w:divBdr>
                </w:div>
                <w:div w:id="1300381208">
                  <w:marLeft w:val="0"/>
                  <w:marRight w:val="0"/>
                  <w:marTop w:val="0"/>
                  <w:marBottom w:val="0"/>
                  <w:divBdr>
                    <w:top w:val="none" w:sz="0" w:space="0" w:color="auto"/>
                    <w:left w:val="none" w:sz="0" w:space="0" w:color="auto"/>
                    <w:bottom w:val="none" w:sz="0" w:space="0" w:color="auto"/>
                    <w:right w:val="none" w:sz="0" w:space="0" w:color="auto"/>
                  </w:divBdr>
                </w:div>
                <w:div w:id="1304041109">
                  <w:marLeft w:val="0"/>
                  <w:marRight w:val="0"/>
                  <w:marTop w:val="0"/>
                  <w:marBottom w:val="0"/>
                  <w:divBdr>
                    <w:top w:val="none" w:sz="0" w:space="0" w:color="auto"/>
                    <w:left w:val="none" w:sz="0" w:space="0" w:color="auto"/>
                    <w:bottom w:val="none" w:sz="0" w:space="0" w:color="auto"/>
                    <w:right w:val="none" w:sz="0" w:space="0" w:color="auto"/>
                  </w:divBdr>
                </w:div>
                <w:div w:id="1309938938">
                  <w:marLeft w:val="0"/>
                  <w:marRight w:val="0"/>
                  <w:marTop w:val="0"/>
                  <w:marBottom w:val="0"/>
                  <w:divBdr>
                    <w:top w:val="none" w:sz="0" w:space="0" w:color="auto"/>
                    <w:left w:val="none" w:sz="0" w:space="0" w:color="auto"/>
                    <w:bottom w:val="none" w:sz="0" w:space="0" w:color="auto"/>
                    <w:right w:val="none" w:sz="0" w:space="0" w:color="auto"/>
                  </w:divBdr>
                </w:div>
                <w:div w:id="1317343224">
                  <w:marLeft w:val="0"/>
                  <w:marRight w:val="0"/>
                  <w:marTop w:val="0"/>
                  <w:marBottom w:val="0"/>
                  <w:divBdr>
                    <w:top w:val="none" w:sz="0" w:space="0" w:color="auto"/>
                    <w:left w:val="none" w:sz="0" w:space="0" w:color="auto"/>
                    <w:bottom w:val="none" w:sz="0" w:space="0" w:color="auto"/>
                    <w:right w:val="none" w:sz="0" w:space="0" w:color="auto"/>
                  </w:divBdr>
                </w:div>
                <w:div w:id="1320764580">
                  <w:marLeft w:val="0"/>
                  <w:marRight w:val="0"/>
                  <w:marTop w:val="0"/>
                  <w:marBottom w:val="0"/>
                  <w:divBdr>
                    <w:top w:val="none" w:sz="0" w:space="0" w:color="auto"/>
                    <w:left w:val="none" w:sz="0" w:space="0" w:color="auto"/>
                    <w:bottom w:val="none" w:sz="0" w:space="0" w:color="auto"/>
                    <w:right w:val="none" w:sz="0" w:space="0" w:color="auto"/>
                  </w:divBdr>
                </w:div>
                <w:div w:id="1332021729">
                  <w:marLeft w:val="0"/>
                  <w:marRight w:val="0"/>
                  <w:marTop w:val="0"/>
                  <w:marBottom w:val="0"/>
                  <w:divBdr>
                    <w:top w:val="none" w:sz="0" w:space="0" w:color="auto"/>
                    <w:left w:val="none" w:sz="0" w:space="0" w:color="auto"/>
                    <w:bottom w:val="none" w:sz="0" w:space="0" w:color="auto"/>
                    <w:right w:val="none" w:sz="0" w:space="0" w:color="auto"/>
                  </w:divBdr>
                </w:div>
                <w:div w:id="1332560003">
                  <w:marLeft w:val="0"/>
                  <w:marRight w:val="0"/>
                  <w:marTop w:val="0"/>
                  <w:marBottom w:val="0"/>
                  <w:divBdr>
                    <w:top w:val="none" w:sz="0" w:space="0" w:color="auto"/>
                    <w:left w:val="none" w:sz="0" w:space="0" w:color="auto"/>
                    <w:bottom w:val="none" w:sz="0" w:space="0" w:color="auto"/>
                    <w:right w:val="none" w:sz="0" w:space="0" w:color="auto"/>
                  </w:divBdr>
                </w:div>
                <w:div w:id="1335763510">
                  <w:marLeft w:val="0"/>
                  <w:marRight w:val="0"/>
                  <w:marTop w:val="0"/>
                  <w:marBottom w:val="0"/>
                  <w:divBdr>
                    <w:top w:val="none" w:sz="0" w:space="0" w:color="auto"/>
                    <w:left w:val="none" w:sz="0" w:space="0" w:color="auto"/>
                    <w:bottom w:val="none" w:sz="0" w:space="0" w:color="auto"/>
                    <w:right w:val="none" w:sz="0" w:space="0" w:color="auto"/>
                  </w:divBdr>
                </w:div>
                <w:div w:id="1360665235">
                  <w:marLeft w:val="0"/>
                  <w:marRight w:val="0"/>
                  <w:marTop w:val="0"/>
                  <w:marBottom w:val="0"/>
                  <w:divBdr>
                    <w:top w:val="none" w:sz="0" w:space="0" w:color="auto"/>
                    <w:left w:val="none" w:sz="0" w:space="0" w:color="auto"/>
                    <w:bottom w:val="none" w:sz="0" w:space="0" w:color="auto"/>
                    <w:right w:val="none" w:sz="0" w:space="0" w:color="auto"/>
                  </w:divBdr>
                </w:div>
                <w:div w:id="1377437832">
                  <w:marLeft w:val="0"/>
                  <w:marRight w:val="0"/>
                  <w:marTop w:val="0"/>
                  <w:marBottom w:val="0"/>
                  <w:divBdr>
                    <w:top w:val="none" w:sz="0" w:space="0" w:color="auto"/>
                    <w:left w:val="none" w:sz="0" w:space="0" w:color="auto"/>
                    <w:bottom w:val="none" w:sz="0" w:space="0" w:color="auto"/>
                    <w:right w:val="none" w:sz="0" w:space="0" w:color="auto"/>
                  </w:divBdr>
                </w:div>
                <w:div w:id="1378046516">
                  <w:marLeft w:val="0"/>
                  <w:marRight w:val="0"/>
                  <w:marTop w:val="0"/>
                  <w:marBottom w:val="0"/>
                  <w:divBdr>
                    <w:top w:val="none" w:sz="0" w:space="0" w:color="auto"/>
                    <w:left w:val="none" w:sz="0" w:space="0" w:color="auto"/>
                    <w:bottom w:val="none" w:sz="0" w:space="0" w:color="auto"/>
                    <w:right w:val="none" w:sz="0" w:space="0" w:color="auto"/>
                  </w:divBdr>
                </w:div>
                <w:div w:id="1380320138">
                  <w:marLeft w:val="0"/>
                  <w:marRight w:val="0"/>
                  <w:marTop w:val="0"/>
                  <w:marBottom w:val="0"/>
                  <w:divBdr>
                    <w:top w:val="none" w:sz="0" w:space="0" w:color="auto"/>
                    <w:left w:val="none" w:sz="0" w:space="0" w:color="auto"/>
                    <w:bottom w:val="none" w:sz="0" w:space="0" w:color="auto"/>
                    <w:right w:val="none" w:sz="0" w:space="0" w:color="auto"/>
                  </w:divBdr>
                </w:div>
                <w:div w:id="1381130516">
                  <w:marLeft w:val="0"/>
                  <w:marRight w:val="0"/>
                  <w:marTop w:val="0"/>
                  <w:marBottom w:val="0"/>
                  <w:divBdr>
                    <w:top w:val="none" w:sz="0" w:space="0" w:color="auto"/>
                    <w:left w:val="none" w:sz="0" w:space="0" w:color="auto"/>
                    <w:bottom w:val="none" w:sz="0" w:space="0" w:color="auto"/>
                    <w:right w:val="none" w:sz="0" w:space="0" w:color="auto"/>
                  </w:divBdr>
                </w:div>
                <w:div w:id="1383093439">
                  <w:marLeft w:val="0"/>
                  <w:marRight w:val="0"/>
                  <w:marTop w:val="0"/>
                  <w:marBottom w:val="0"/>
                  <w:divBdr>
                    <w:top w:val="none" w:sz="0" w:space="0" w:color="auto"/>
                    <w:left w:val="none" w:sz="0" w:space="0" w:color="auto"/>
                    <w:bottom w:val="none" w:sz="0" w:space="0" w:color="auto"/>
                    <w:right w:val="none" w:sz="0" w:space="0" w:color="auto"/>
                  </w:divBdr>
                </w:div>
                <w:div w:id="1399785465">
                  <w:marLeft w:val="0"/>
                  <w:marRight w:val="0"/>
                  <w:marTop w:val="0"/>
                  <w:marBottom w:val="0"/>
                  <w:divBdr>
                    <w:top w:val="none" w:sz="0" w:space="0" w:color="auto"/>
                    <w:left w:val="none" w:sz="0" w:space="0" w:color="auto"/>
                    <w:bottom w:val="none" w:sz="0" w:space="0" w:color="auto"/>
                    <w:right w:val="none" w:sz="0" w:space="0" w:color="auto"/>
                  </w:divBdr>
                </w:div>
                <w:div w:id="1429346383">
                  <w:marLeft w:val="0"/>
                  <w:marRight w:val="0"/>
                  <w:marTop w:val="0"/>
                  <w:marBottom w:val="0"/>
                  <w:divBdr>
                    <w:top w:val="none" w:sz="0" w:space="0" w:color="auto"/>
                    <w:left w:val="none" w:sz="0" w:space="0" w:color="auto"/>
                    <w:bottom w:val="none" w:sz="0" w:space="0" w:color="auto"/>
                    <w:right w:val="none" w:sz="0" w:space="0" w:color="auto"/>
                  </w:divBdr>
                </w:div>
                <w:div w:id="1430156480">
                  <w:marLeft w:val="0"/>
                  <w:marRight w:val="0"/>
                  <w:marTop w:val="0"/>
                  <w:marBottom w:val="0"/>
                  <w:divBdr>
                    <w:top w:val="none" w:sz="0" w:space="0" w:color="auto"/>
                    <w:left w:val="none" w:sz="0" w:space="0" w:color="auto"/>
                    <w:bottom w:val="none" w:sz="0" w:space="0" w:color="auto"/>
                    <w:right w:val="none" w:sz="0" w:space="0" w:color="auto"/>
                  </w:divBdr>
                </w:div>
                <w:div w:id="1430272295">
                  <w:marLeft w:val="0"/>
                  <w:marRight w:val="0"/>
                  <w:marTop w:val="0"/>
                  <w:marBottom w:val="0"/>
                  <w:divBdr>
                    <w:top w:val="none" w:sz="0" w:space="0" w:color="auto"/>
                    <w:left w:val="none" w:sz="0" w:space="0" w:color="auto"/>
                    <w:bottom w:val="none" w:sz="0" w:space="0" w:color="auto"/>
                    <w:right w:val="none" w:sz="0" w:space="0" w:color="auto"/>
                  </w:divBdr>
                </w:div>
                <w:div w:id="1445344737">
                  <w:marLeft w:val="0"/>
                  <w:marRight w:val="0"/>
                  <w:marTop w:val="0"/>
                  <w:marBottom w:val="0"/>
                  <w:divBdr>
                    <w:top w:val="none" w:sz="0" w:space="0" w:color="auto"/>
                    <w:left w:val="none" w:sz="0" w:space="0" w:color="auto"/>
                    <w:bottom w:val="none" w:sz="0" w:space="0" w:color="auto"/>
                    <w:right w:val="none" w:sz="0" w:space="0" w:color="auto"/>
                  </w:divBdr>
                </w:div>
                <w:div w:id="1452744555">
                  <w:marLeft w:val="0"/>
                  <w:marRight w:val="0"/>
                  <w:marTop w:val="0"/>
                  <w:marBottom w:val="0"/>
                  <w:divBdr>
                    <w:top w:val="none" w:sz="0" w:space="0" w:color="auto"/>
                    <w:left w:val="none" w:sz="0" w:space="0" w:color="auto"/>
                    <w:bottom w:val="none" w:sz="0" w:space="0" w:color="auto"/>
                    <w:right w:val="none" w:sz="0" w:space="0" w:color="auto"/>
                  </w:divBdr>
                </w:div>
                <w:div w:id="1456874856">
                  <w:marLeft w:val="0"/>
                  <w:marRight w:val="0"/>
                  <w:marTop w:val="0"/>
                  <w:marBottom w:val="0"/>
                  <w:divBdr>
                    <w:top w:val="none" w:sz="0" w:space="0" w:color="auto"/>
                    <w:left w:val="none" w:sz="0" w:space="0" w:color="auto"/>
                    <w:bottom w:val="none" w:sz="0" w:space="0" w:color="auto"/>
                    <w:right w:val="none" w:sz="0" w:space="0" w:color="auto"/>
                  </w:divBdr>
                </w:div>
                <w:div w:id="1458335486">
                  <w:marLeft w:val="0"/>
                  <w:marRight w:val="0"/>
                  <w:marTop w:val="0"/>
                  <w:marBottom w:val="0"/>
                  <w:divBdr>
                    <w:top w:val="none" w:sz="0" w:space="0" w:color="auto"/>
                    <w:left w:val="none" w:sz="0" w:space="0" w:color="auto"/>
                    <w:bottom w:val="none" w:sz="0" w:space="0" w:color="auto"/>
                    <w:right w:val="none" w:sz="0" w:space="0" w:color="auto"/>
                  </w:divBdr>
                </w:div>
                <w:div w:id="1459832738">
                  <w:marLeft w:val="0"/>
                  <w:marRight w:val="0"/>
                  <w:marTop w:val="0"/>
                  <w:marBottom w:val="0"/>
                  <w:divBdr>
                    <w:top w:val="none" w:sz="0" w:space="0" w:color="auto"/>
                    <w:left w:val="none" w:sz="0" w:space="0" w:color="auto"/>
                    <w:bottom w:val="none" w:sz="0" w:space="0" w:color="auto"/>
                    <w:right w:val="none" w:sz="0" w:space="0" w:color="auto"/>
                  </w:divBdr>
                </w:div>
                <w:div w:id="1460148422">
                  <w:marLeft w:val="0"/>
                  <w:marRight w:val="0"/>
                  <w:marTop w:val="0"/>
                  <w:marBottom w:val="0"/>
                  <w:divBdr>
                    <w:top w:val="none" w:sz="0" w:space="0" w:color="auto"/>
                    <w:left w:val="none" w:sz="0" w:space="0" w:color="auto"/>
                    <w:bottom w:val="none" w:sz="0" w:space="0" w:color="auto"/>
                    <w:right w:val="none" w:sz="0" w:space="0" w:color="auto"/>
                  </w:divBdr>
                </w:div>
                <w:div w:id="1468157054">
                  <w:marLeft w:val="0"/>
                  <w:marRight w:val="0"/>
                  <w:marTop w:val="0"/>
                  <w:marBottom w:val="0"/>
                  <w:divBdr>
                    <w:top w:val="none" w:sz="0" w:space="0" w:color="auto"/>
                    <w:left w:val="none" w:sz="0" w:space="0" w:color="auto"/>
                    <w:bottom w:val="none" w:sz="0" w:space="0" w:color="auto"/>
                    <w:right w:val="none" w:sz="0" w:space="0" w:color="auto"/>
                  </w:divBdr>
                </w:div>
                <w:div w:id="1468745699">
                  <w:marLeft w:val="0"/>
                  <w:marRight w:val="0"/>
                  <w:marTop w:val="0"/>
                  <w:marBottom w:val="0"/>
                  <w:divBdr>
                    <w:top w:val="none" w:sz="0" w:space="0" w:color="auto"/>
                    <w:left w:val="none" w:sz="0" w:space="0" w:color="auto"/>
                    <w:bottom w:val="none" w:sz="0" w:space="0" w:color="auto"/>
                    <w:right w:val="none" w:sz="0" w:space="0" w:color="auto"/>
                  </w:divBdr>
                </w:div>
                <w:div w:id="1469320413">
                  <w:marLeft w:val="0"/>
                  <w:marRight w:val="0"/>
                  <w:marTop w:val="0"/>
                  <w:marBottom w:val="0"/>
                  <w:divBdr>
                    <w:top w:val="none" w:sz="0" w:space="0" w:color="auto"/>
                    <w:left w:val="none" w:sz="0" w:space="0" w:color="auto"/>
                    <w:bottom w:val="none" w:sz="0" w:space="0" w:color="auto"/>
                    <w:right w:val="none" w:sz="0" w:space="0" w:color="auto"/>
                  </w:divBdr>
                </w:div>
                <w:div w:id="1518234738">
                  <w:marLeft w:val="0"/>
                  <w:marRight w:val="0"/>
                  <w:marTop w:val="0"/>
                  <w:marBottom w:val="0"/>
                  <w:divBdr>
                    <w:top w:val="none" w:sz="0" w:space="0" w:color="auto"/>
                    <w:left w:val="none" w:sz="0" w:space="0" w:color="auto"/>
                    <w:bottom w:val="none" w:sz="0" w:space="0" w:color="auto"/>
                    <w:right w:val="none" w:sz="0" w:space="0" w:color="auto"/>
                  </w:divBdr>
                </w:div>
                <w:div w:id="1526558931">
                  <w:marLeft w:val="0"/>
                  <w:marRight w:val="0"/>
                  <w:marTop w:val="0"/>
                  <w:marBottom w:val="0"/>
                  <w:divBdr>
                    <w:top w:val="none" w:sz="0" w:space="0" w:color="auto"/>
                    <w:left w:val="none" w:sz="0" w:space="0" w:color="auto"/>
                    <w:bottom w:val="none" w:sz="0" w:space="0" w:color="auto"/>
                    <w:right w:val="none" w:sz="0" w:space="0" w:color="auto"/>
                  </w:divBdr>
                </w:div>
                <w:div w:id="1528524423">
                  <w:marLeft w:val="0"/>
                  <w:marRight w:val="0"/>
                  <w:marTop w:val="0"/>
                  <w:marBottom w:val="0"/>
                  <w:divBdr>
                    <w:top w:val="none" w:sz="0" w:space="0" w:color="auto"/>
                    <w:left w:val="none" w:sz="0" w:space="0" w:color="auto"/>
                    <w:bottom w:val="none" w:sz="0" w:space="0" w:color="auto"/>
                    <w:right w:val="none" w:sz="0" w:space="0" w:color="auto"/>
                  </w:divBdr>
                </w:div>
                <w:div w:id="1531868795">
                  <w:marLeft w:val="0"/>
                  <w:marRight w:val="0"/>
                  <w:marTop w:val="0"/>
                  <w:marBottom w:val="0"/>
                  <w:divBdr>
                    <w:top w:val="none" w:sz="0" w:space="0" w:color="auto"/>
                    <w:left w:val="none" w:sz="0" w:space="0" w:color="auto"/>
                    <w:bottom w:val="none" w:sz="0" w:space="0" w:color="auto"/>
                    <w:right w:val="none" w:sz="0" w:space="0" w:color="auto"/>
                  </w:divBdr>
                </w:div>
                <w:div w:id="1532107527">
                  <w:marLeft w:val="0"/>
                  <w:marRight w:val="0"/>
                  <w:marTop w:val="0"/>
                  <w:marBottom w:val="0"/>
                  <w:divBdr>
                    <w:top w:val="none" w:sz="0" w:space="0" w:color="auto"/>
                    <w:left w:val="none" w:sz="0" w:space="0" w:color="auto"/>
                    <w:bottom w:val="none" w:sz="0" w:space="0" w:color="auto"/>
                    <w:right w:val="none" w:sz="0" w:space="0" w:color="auto"/>
                  </w:divBdr>
                </w:div>
                <w:div w:id="1532572320">
                  <w:marLeft w:val="0"/>
                  <w:marRight w:val="0"/>
                  <w:marTop w:val="0"/>
                  <w:marBottom w:val="0"/>
                  <w:divBdr>
                    <w:top w:val="none" w:sz="0" w:space="0" w:color="auto"/>
                    <w:left w:val="none" w:sz="0" w:space="0" w:color="auto"/>
                    <w:bottom w:val="none" w:sz="0" w:space="0" w:color="auto"/>
                    <w:right w:val="none" w:sz="0" w:space="0" w:color="auto"/>
                  </w:divBdr>
                </w:div>
                <w:div w:id="1533691220">
                  <w:marLeft w:val="0"/>
                  <w:marRight w:val="0"/>
                  <w:marTop w:val="0"/>
                  <w:marBottom w:val="0"/>
                  <w:divBdr>
                    <w:top w:val="none" w:sz="0" w:space="0" w:color="auto"/>
                    <w:left w:val="none" w:sz="0" w:space="0" w:color="auto"/>
                    <w:bottom w:val="none" w:sz="0" w:space="0" w:color="auto"/>
                    <w:right w:val="none" w:sz="0" w:space="0" w:color="auto"/>
                  </w:divBdr>
                </w:div>
                <w:div w:id="1542329324">
                  <w:marLeft w:val="0"/>
                  <w:marRight w:val="0"/>
                  <w:marTop w:val="0"/>
                  <w:marBottom w:val="0"/>
                  <w:divBdr>
                    <w:top w:val="none" w:sz="0" w:space="0" w:color="auto"/>
                    <w:left w:val="none" w:sz="0" w:space="0" w:color="auto"/>
                    <w:bottom w:val="none" w:sz="0" w:space="0" w:color="auto"/>
                    <w:right w:val="none" w:sz="0" w:space="0" w:color="auto"/>
                  </w:divBdr>
                </w:div>
                <w:div w:id="1546485065">
                  <w:marLeft w:val="0"/>
                  <w:marRight w:val="0"/>
                  <w:marTop w:val="0"/>
                  <w:marBottom w:val="0"/>
                  <w:divBdr>
                    <w:top w:val="none" w:sz="0" w:space="0" w:color="auto"/>
                    <w:left w:val="none" w:sz="0" w:space="0" w:color="auto"/>
                    <w:bottom w:val="none" w:sz="0" w:space="0" w:color="auto"/>
                    <w:right w:val="none" w:sz="0" w:space="0" w:color="auto"/>
                  </w:divBdr>
                </w:div>
                <w:div w:id="1553418700">
                  <w:marLeft w:val="0"/>
                  <w:marRight w:val="0"/>
                  <w:marTop w:val="0"/>
                  <w:marBottom w:val="0"/>
                  <w:divBdr>
                    <w:top w:val="none" w:sz="0" w:space="0" w:color="auto"/>
                    <w:left w:val="none" w:sz="0" w:space="0" w:color="auto"/>
                    <w:bottom w:val="none" w:sz="0" w:space="0" w:color="auto"/>
                    <w:right w:val="none" w:sz="0" w:space="0" w:color="auto"/>
                  </w:divBdr>
                </w:div>
                <w:div w:id="1554193277">
                  <w:marLeft w:val="0"/>
                  <w:marRight w:val="0"/>
                  <w:marTop w:val="0"/>
                  <w:marBottom w:val="0"/>
                  <w:divBdr>
                    <w:top w:val="none" w:sz="0" w:space="0" w:color="auto"/>
                    <w:left w:val="none" w:sz="0" w:space="0" w:color="auto"/>
                    <w:bottom w:val="none" w:sz="0" w:space="0" w:color="auto"/>
                    <w:right w:val="none" w:sz="0" w:space="0" w:color="auto"/>
                  </w:divBdr>
                </w:div>
                <w:div w:id="1556509952">
                  <w:marLeft w:val="0"/>
                  <w:marRight w:val="0"/>
                  <w:marTop w:val="0"/>
                  <w:marBottom w:val="0"/>
                  <w:divBdr>
                    <w:top w:val="none" w:sz="0" w:space="0" w:color="auto"/>
                    <w:left w:val="none" w:sz="0" w:space="0" w:color="auto"/>
                    <w:bottom w:val="none" w:sz="0" w:space="0" w:color="auto"/>
                    <w:right w:val="none" w:sz="0" w:space="0" w:color="auto"/>
                  </w:divBdr>
                </w:div>
                <w:div w:id="1562522863">
                  <w:marLeft w:val="0"/>
                  <w:marRight w:val="0"/>
                  <w:marTop w:val="0"/>
                  <w:marBottom w:val="0"/>
                  <w:divBdr>
                    <w:top w:val="none" w:sz="0" w:space="0" w:color="auto"/>
                    <w:left w:val="none" w:sz="0" w:space="0" w:color="auto"/>
                    <w:bottom w:val="none" w:sz="0" w:space="0" w:color="auto"/>
                    <w:right w:val="none" w:sz="0" w:space="0" w:color="auto"/>
                  </w:divBdr>
                </w:div>
                <w:div w:id="1564103933">
                  <w:marLeft w:val="0"/>
                  <w:marRight w:val="0"/>
                  <w:marTop w:val="0"/>
                  <w:marBottom w:val="0"/>
                  <w:divBdr>
                    <w:top w:val="none" w:sz="0" w:space="0" w:color="auto"/>
                    <w:left w:val="none" w:sz="0" w:space="0" w:color="auto"/>
                    <w:bottom w:val="none" w:sz="0" w:space="0" w:color="auto"/>
                    <w:right w:val="none" w:sz="0" w:space="0" w:color="auto"/>
                  </w:divBdr>
                </w:div>
                <w:div w:id="1567033702">
                  <w:marLeft w:val="0"/>
                  <w:marRight w:val="0"/>
                  <w:marTop w:val="0"/>
                  <w:marBottom w:val="0"/>
                  <w:divBdr>
                    <w:top w:val="none" w:sz="0" w:space="0" w:color="auto"/>
                    <w:left w:val="none" w:sz="0" w:space="0" w:color="auto"/>
                    <w:bottom w:val="none" w:sz="0" w:space="0" w:color="auto"/>
                    <w:right w:val="none" w:sz="0" w:space="0" w:color="auto"/>
                  </w:divBdr>
                </w:div>
                <w:div w:id="1587573587">
                  <w:marLeft w:val="0"/>
                  <w:marRight w:val="0"/>
                  <w:marTop w:val="0"/>
                  <w:marBottom w:val="0"/>
                  <w:divBdr>
                    <w:top w:val="none" w:sz="0" w:space="0" w:color="auto"/>
                    <w:left w:val="none" w:sz="0" w:space="0" w:color="auto"/>
                    <w:bottom w:val="none" w:sz="0" w:space="0" w:color="auto"/>
                    <w:right w:val="none" w:sz="0" w:space="0" w:color="auto"/>
                  </w:divBdr>
                </w:div>
                <w:div w:id="1588735795">
                  <w:marLeft w:val="0"/>
                  <w:marRight w:val="0"/>
                  <w:marTop w:val="0"/>
                  <w:marBottom w:val="0"/>
                  <w:divBdr>
                    <w:top w:val="none" w:sz="0" w:space="0" w:color="auto"/>
                    <w:left w:val="none" w:sz="0" w:space="0" w:color="auto"/>
                    <w:bottom w:val="none" w:sz="0" w:space="0" w:color="auto"/>
                    <w:right w:val="none" w:sz="0" w:space="0" w:color="auto"/>
                  </w:divBdr>
                </w:div>
                <w:div w:id="1608274174">
                  <w:marLeft w:val="0"/>
                  <w:marRight w:val="0"/>
                  <w:marTop w:val="0"/>
                  <w:marBottom w:val="0"/>
                  <w:divBdr>
                    <w:top w:val="none" w:sz="0" w:space="0" w:color="auto"/>
                    <w:left w:val="none" w:sz="0" w:space="0" w:color="auto"/>
                    <w:bottom w:val="none" w:sz="0" w:space="0" w:color="auto"/>
                    <w:right w:val="none" w:sz="0" w:space="0" w:color="auto"/>
                  </w:divBdr>
                </w:div>
                <w:div w:id="1610812790">
                  <w:marLeft w:val="0"/>
                  <w:marRight w:val="0"/>
                  <w:marTop w:val="0"/>
                  <w:marBottom w:val="0"/>
                  <w:divBdr>
                    <w:top w:val="none" w:sz="0" w:space="0" w:color="auto"/>
                    <w:left w:val="none" w:sz="0" w:space="0" w:color="auto"/>
                    <w:bottom w:val="none" w:sz="0" w:space="0" w:color="auto"/>
                    <w:right w:val="none" w:sz="0" w:space="0" w:color="auto"/>
                  </w:divBdr>
                </w:div>
                <w:div w:id="1611931389">
                  <w:marLeft w:val="0"/>
                  <w:marRight w:val="0"/>
                  <w:marTop w:val="0"/>
                  <w:marBottom w:val="0"/>
                  <w:divBdr>
                    <w:top w:val="none" w:sz="0" w:space="0" w:color="auto"/>
                    <w:left w:val="none" w:sz="0" w:space="0" w:color="auto"/>
                    <w:bottom w:val="none" w:sz="0" w:space="0" w:color="auto"/>
                    <w:right w:val="none" w:sz="0" w:space="0" w:color="auto"/>
                  </w:divBdr>
                </w:div>
                <w:div w:id="1614046506">
                  <w:marLeft w:val="0"/>
                  <w:marRight w:val="0"/>
                  <w:marTop w:val="0"/>
                  <w:marBottom w:val="0"/>
                  <w:divBdr>
                    <w:top w:val="none" w:sz="0" w:space="0" w:color="auto"/>
                    <w:left w:val="none" w:sz="0" w:space="0" w:color="auto"/>
                    <w:bottom w:val="none" w:sz="0" w:space="0" w:color="auto"/>
                    <w:right w:val="none" w:sz="0" w:space="0" w:color="auto"/>
                  </w:divBdr>
                </w:div>
                <w:div w:id="1616667005">
                  <w:marLeft w:val="0"/>
                  <w:marRight w:val="0"/>
                  <w:marTop w:val="0"/>
                  <w:marBottom w:val="0"/>
                  <w:divBdr>
                    <w:top w:val="none" w:sz="0" w:space="0" w:color="auto"/>
                    <w:left w:val="none" w:sz="0" w:space="0" w:color="auto"/>
                    <w:bottom w:val="none" w:sz="0" w:space="0" w:color="auto"/>
                    <w:right w:val="none" w:sz="0" w:space="0" w:color="auto"/>
                  </w:divBdr>
                </w:div>
                <w:div w:id="1617247717">
                  <w:marLeft w:val="0"/>
                  <w:marRight w:val="0"/>
                  <w:marTop w:val="0"/>
                  <w:marBottom w:val="0"/>
                  <w:divBdr>
                    <w:top w:val="none" w:sz="0" w:space="0" w:color="auto"/>
                    <w:left w:val="none" w:sz="0" w:space="0" w:color="auto"/>
                    <w:bottom w:val="none" w:sz="0" w:space="0" w:color="auto"/>
                    <w:right w:val="none" w:sz="0" w:space="0" w:color="auto"/>
                  </w:divBdr>
                </w:div>
                <w:div w:id="1618564079">
                  <w:marLeft w:val="0"/>
                  <w:marRight w:val="0"/>
                  <w:marTop w:val="0"/>
                  <w:marBottom w:val="0"/>
                  <w:divBdr>
                    <w:top w:val="none" w:sz="0" w:space="0" w:color="auto"/>
                    <w:left w:val="none" w:sz="0" w:space="0" w:color="auto"/>
                    <w:bottom w:val="none" w:sz="0" w:space="0" w:color="auto"/>
                    <w:right w:val="none" w:sz="0" w:space="0" w:color="auto"/>
                  </w:divBdr>
                </w:div>
                <w:div w:id="1633638236">
                  <w:marLeft w:val="0"/>
                  <w:marRight w:val="0"/>
                  <w:marTop w:val="0"/>
                  <w:marBottom w:val="0"/>
                  <w:divBdr>
                    <w:top w:val="none" w:sz="0" w:space="0" w:color="auto"/>
                    <w:left w:val="none" w:sz="0" w:space="0" w:color="auto"/>
                    <w:bottom w:val="none" w:sz="0" w:space="0" w:color="auto"/>
                    <w:right w:val="none" w:sz="0" w:space="0" w:color="auto"/>
                  </w:divBdr>
                </w:div>
                <w:div w:id="1652522016">
                  <w:marLeft w:val="0"/>
                  <w:marRight w:val="0"/>
                  <w:marTop w:val="0"/>
                  <w:marBottom w:val="0"/>
                  <w:divBdr>
                    <w:top w:val="none" w:sz="0" w:space="0" w:color="auto"/>
                    <w:left w:val="none" w:sz="0" w:space="0" w:color="auto"/>
                    <w:bottom w:val="none" w:sz="0" w:space="0" w:color="auto"/>
                    <w:right w:val="none" w:sz="0" w:space="0" w:color="auto"/>
                  </w:divBdr>
                </w:div>
                <w:div w:id="1670063802">
                  <w:marLeft w:val="0"/>
                  <w:marRight w:val="0"/>
                  <w:marTop w:val="0"/>
                  <w:marBottom w:val="0"/>
                  <w:divBdr>
                    <w:top w:val="none" w:sz="0" w:space="0" w:color="auto"/>
                    <w:left w:val="none" w:sz="0" w:space="0" w:color="auto"/>
                    <w:bottom w:val="none" w:sz="0" w:space="0" w:color="auto"/>
                    <w:right w:val="none" w:sz="0" w:space="0" w:color="auto"/>
                  </w:divBdr>
                </w:div>
                <w:div w:id="1677154347">
                  <w:marLeft w:val="0"/>
                  <w:marRight w:val="0"/>
                  <w:marTop w:val="0"/>
                  <w:marBottom w:val="0"/>
                  <w:divBdr>
                    <w:top w:val="none" w:sz="0" w:space="0" w:color="auto"/>
                    <w:left w:val="none" w:sz="0" w:space="0" w:color="auto"/>
                    <w:bottom w:val="none" w:sz="0" w:space="0" w:color="auto"/>
                    <w:right w:val="none" w:sz="0" w:space="0" w:color="auto"/>
                  </w:divBdr>
                </w:div>
                <w:div w:id="1684866348">
                  <w:marLeft w:val="0"/>
                  <w:marRight w:val="0"/>
                  <w:marTop w:val="0"/>
                  <w:marBottom w:val="0"/>
                  <w:divBdr>
                    <w:top w:val="none" w:sz="0" w:space="0" w:color="auto"/>
                    <w:left w:val="none" w:sz="0" w:space="0" w:color="auto"/>
                    <w:bottom w:val="none" w:sz="0" w:space="0" w:color="auto"/>
                    <w:right w:val="none" w:sz="0" w:space="0" w:color="auto"/>
                  </w:divBdr>
                </w:div>
                <w:div w:id="1702169389">
                  <w:marLeft w:val="0"/>
                  <w:marRight w:val="0"/>
                  <w:marTop w:val="0"/>
                  <w:marBottom w:val="0"/>
                  <w:divBdr>
                    <w:top w:val="none" w:sz="0" w:space="0" w:color="auto"/>
                    <w:left w:val="none" w:sz="0" w:space="0" w:color="auto"/>
                    <w:bottom w:val="none" w:sz="0" w:space="0" w:color="auto"/>
                    <w:right w:val="none" w:sz="0" w:space="0" w:color="auto"/>
                  </w:divBdr>
                </w:div>
                <w:div w:id="1702588449">
                  <w:marLeft w:val="0"/>
                  <w:marRight w:val="0"/>
                  <w:marTop w:val="0"/>
                  <w:marBottom w:val="0"/>
                  <w:divBdr>
                    <w:top w:val="none" w:sz="0" w:space="0" w:color="auto"/>
                    <w:left w:val="none" w:sz="0" w:space="0" w:color="auto"/>
                    <w:bottom w:val="none" w:sz="0" w:space="0" w:color="auto"/>
                    <w:right w:val="none" w:sz="0" w:space="0" w:color="auto"/>
                  </w:divBdr>
                </w:div>
                <w:div w:id="1719014740">
                  <w:marLeft w:val="0"/>
                  <w:marRight w:val="0"/>
                  <w:marTop w:val="0"/>
                  <w:marBottom w:val="0"/>
                  <w:divBdr>
                    <w:top w:val="none" w:sz="0" w:space="0" w:color="auto"/>
                    <w:left w:val="none" w:sz="0" w:space="0" w:color="auto"/>
                    <w:bottom w:val="none" w:sz="0" w:space="0" w:color="auto"/>
                    <w:right w:val="none" w:sz="0" w:space="0" w:color="auto"/>
                  </w:divBdr>
                </w:div>
                <w:div w:id="1728914222">
                  <w:marLeft w:val="0"/>
                  <w:marRight w:val="0"/>
                  <w:marTop w:val="0"/>
                  <w:marBottom w:val="0"/>
                  <w:divBdr>
                    <w:top w:val="none" w:sz="0" w:space="0" w:color="auto"/>
                    <w:left w:val="none" w:sz="0" w:space="0" w:color="auto"/>
                    <w:bottom w:val="none" w:sz="0" w:space="0" w:color="auto"/>
                    <w:right w:val="none" w:sz="0" w:space="0" w:color="auto"/>
                  </w:divBdr>
                </w:div>
                <w:div w:id="1749377843">
                  <w:marLeft w:val="0"/>
                  <w:marRight w:val="0"/>
                  <w:marTop w:val="0"/>
                  <w:marBottom w:val="0"/>
                  <w:divBdr>
                    <w:top w:val="none" w:sz="0" w:space="0" w:color="auto"/>
                    <w:left w:val="none" w:sz="0" w:space="0" w:color="auto"/>
                    <w:bottom w:val="none" w:sz="0" w:space="0" w:color="auto"/>
                    <w:right w:val="none" w:sz="0" w:space="0" w:color="auto"/>
                  </w:divBdr>
                </w:div>
                <w:div w:id="1759672849">
                  <w:marLeft w:val="0"/>
                  <w:marRight w:val="0"/>
                  <w:marTop w:val="0"/>
                  <w:marBottom w:val="0"/>
                  <w:divBdr>
                    <w:top w:val="none" w:sz="0" w:space="0" w:color="auto"/>
                    <w:left w:val="none" w:sz="0" w:space="0" w:color="auto"/>
                    <w:bottom w:val="none" w:sz="0" w:space="0" w:color="auto"/>
                    <w:right w:val="none" w:sz="0" w:space="0" w:color="auto"/>
                  </w:divBdr>
                </w:div>
                <w:div w:id="1762294617">
                  <w:marLeft w:val="0"/>
                  <w:marRight w:val="0"/>
                  <w:marTop w:val="0"/>
                  <w:marBottom w:val="0"/>
                  <w:divBdr>
                    <w:top w:val="none" w:sz="0" w:space="0" w:color="auto"/>
                    <w:left w:val="none" w:sz="0" w:space="0" w:color="auto"/>
                    <w:bottom w:val="none" w:sz="0" w:space="0" w:color="auto"/>
                    <w:right w:val="none" w:sz="0" w:space="0" w:color="auto"/>
                  </w:divBdr>
                </w:div>
                <w:div w:id="1777020541">
                  <w:marLeft w:val="0"/>
                  <w:marRight w:val="0"/>
                  <w:marTop w:val="0"/>
                  <w:marBottom w:val="0"/>
                  <w:divBdr>
                    <w:top w:val="none" w:sz="0" w:space="0" w:color="auto"/>
                    <w:left w:val="none" w:sz="0" w:space="0" w:color="auto"/>
                    <w:bottom w:val="none" w:sz="0" w:space="0" w:color="auto"/>
                    <w:right w:val="none" w:sz="0" w:space="0" w:color="auto"/>
                  </w:divBdr>
                </w:div>
                <w:div w:id="1792824397">
                  <w:marLeft w:val="0"/>
                  <w:marRight w:val="0"/>
                  <w:marTop w:val="0"/>
                  <w:marBottom w:val="0"/>
                  <w:divBdr>
                    <w:top w:val="none" w:sz="0" w:space="0" w:color="auto"/>
                    <w:left w:val="none" w:sz="0" w:space="0" w:color="auto"/>
                    <w:bottom w:val="none" w:sz="0" w:space="0" w:color="auto"/>
                    <w:right w:val="none" w:sz="0" w:space="0" w:color="auto"/>
                  </w:divBdr>
                </w:div>
                <w:div w:id="1793134326">
                  <w:marLeft w:val="0"/>
                  <w:marRight w:val="0"/>
                  <w:marTop w:val="0"/>
                  <w:marBottom w:val="0"/>
                  <w:divBdr>
                    <w:top w:val="none" w:sz="0" w:space="0" w:color="auto"/>
                    <w:left w:val="none" w:sz="0" w:space="0" w:color="auto"/>
                    <w:bottom w:val="none" w:sz="0" w:space="0" w:color="auto"/>
                    <w:right w:val="none" w:sz="0" w:space="0" w:color="auto"/>
                  </w:divBdr>
                </w:div>
                <w:div w:id="1800564261">
                  <w:marLeft w:val="0"/>
                  <w:marRight w:val="0"/>
                  <w:marTop w:val="0"/>
                  <w:marBottom w:val="0"/>
                  <w:divBdr>
                    <w:top w:val="none" w:sz="0" w:space="0" w:color="auto"/>
                    <w:left w:val="none" w:sz="0" w:space="0" w:color="auto"/>
                    <w:bottom w:val="none" w:sz="0" w:space="0" w:color="auto"/>
                    <w:right w:val="none" w:sz="0" w:space="0" w:color="auto"/>
                  </w:divBdr>
                </w:div>
                <w:div w:id="1806504264">
                  <w:marLeft w:val="0"/>
                  <w:marRight w:val="0"/>
                  <w:marTop w:val="0"/>
                  <w:marBottom w:val="0"/>
                  <w:divBdr>
                    <w:top w:val="none" w:sz="0" w:space="0" w:color="auto"/>
                    <w:left w:val="none" w:sz="0" w:space="0" w:color="auto"/>
                    <w:bottom w:val="none" w:sz="0" w:space="0" w:color="auto"/>
                    <w:right w:val="none" w:sz="0" w:space="0" w:color="auto"/>
                  </w:divBdr>
                </w:div>
                <w:div w:id="1811901558">
                  <w:marLeft w:val="0"/>
                  <w:marRight w:val="0"/>
                  <w:marTop w:val="0"/>
                  <w:marBottom w:val="0"/>
                  <w:divBdr>
                    <w:top w:val="none" w:sz="0" w:space="0" w:color="auto"/>
                    <w:left w:val="none" w:sz="0" w:space="0" w:color="auto"/>
                    <w:bottom w:val="none" w:sz="0" w:space="0" w:color="auto"/>
                    <w:right w:val="none" w:sz="0" w:space="0" w:color="auto"/>
                  </w:divBdr>
                </w:div>
                <w:div w:id="1813867591">
                  <w:marLeft w:val="0"/>
                  <w:marRight w:val="0"/>
                  <w:marTop w:val="0"/>
                  <w:marBottom w:val="0"/>
                  <w:divBdr>
                    <w:top w:val="none" w:sz="0" w:space="0" w:color="auto"/>
                    <w:left w:val="none" w:sz="0" w:space="0" w:color="auto"/>
                    <w:bottom w:val="none" w:sz="0" w:space="0" w:color="auto"/>
                    <w:right w:val="none" w:sz="0" w:space="0" w:color="auto"/>
                  </w:divBdr>
                </w:div>
                <w:div w:id="1815559137">
                  <w:marLeft w:val="0"/>
                  <w:marRight w:val="0"/>
                  <w:marTop w:val="0"/>
                  <w:marBottom w:val="0"/>
                  <w:divBdr>
                    <w:top w:val="none" w:sz="0" w:space="0" w:color="auto"/>
                    <w:left w:val="none" w:sz="0" w:space="0" w:color="auto"/>
                    <w:bottom w:val="none" w:sz="0" w:space="0" w:color="auto"/>
                    <w:right w:val="none" w:sz="0" w:space="0" w:color="auto"/>
                  </w:divBdr>
                </w:div>
                <w:div w:id="1826242267">
                  <w:marLeft w:val="0"/>
                  <w:marRight w:val="0"/>
                  <w:marTop w:val="0"/>
                  <w:marBottom w:val="0"/>
                  <w:divBdr>
                    <w:top w:val="none" w:sz="0" w:space="0" w:color="auto"/>
                    <w:left w:val="none" w:sz="0" w:space="0" w:color="auto"/>
                    <w:bottom w:val="none" w:sz="0" w:space="0" w:color="auto"/>
                    <w:right w:val="none" w:sz="0" w:space="0" w:color="auto"/>
                  </w:divBdr>
                </w:div>
                <w:div w:id="1828978694">
                  <w:marLeft w:val="0"/>
                  <w:marRight w:val="0"/>
                  <w:marTop w:val="0"/>
                  <w:marBottom w:val="0"/>
                  <w:divBdr>
                    <w:top w:val="none" w:sz="0" w:space="0" w:color="auto"/>
                    <w:left w:val="none" w:sz="0" w:space="0" w:color="auto"/>
                    <w:bottom w:val="none" w:sz="0" w:space="0" w:color="auto"/>
                    <w:right w:val="none" w:sz="0" w:space="0" w:color="auto"/>
                  </w:divBdr>
                </w:div>
                <w:div w:id="1834568406">
                  <w:marLeft w:val="0"/>
                  <w:marRight w:val="0"/>
                  <w:marTop w:val="0"/>
                  <w:marBottom w:val="0"/>
                  <w:divBdr>
                    <w:top w:val="none" w:sz="0" w:space="0" w:color="auto"/>
                    <w:left w:val="none" w:sz="0" w:space="0" w:color="auto"/>
                    <w:bottom w:val="none" w:sz="0" w:space="0" w:color="auto"/>
                    <w:right w:val="none" w:sz="0" w:space="0" w:color="auto"/>
                  </w:divBdr>
                </w:div>
                <w:div w:id="1836728581">
                  <w:marLeft w:val="0"/>
                  <w:marRight w:val="0"/>
                  <w:marTop w:val="0"/>
                  <w:marBottom w:val="0"/>
                  <w:divBdr>
                    <w:top w:val="none" w:sz="0" w:space="0" w:color="auto"/>
                    <w:left w:val="none" w:sz="0" w:space="0" w:color="auto"/>
                    <w:bottom w:val="none" w:sz="0" w:space="0" w:color="auto"/>
                    <w:right w:val="none" w:sz="0" w:space="0" w:color="auto"/>
                  </w:divBdr>
                </w:div>
                <w:div w:id="1846899722">
                  <w:marLeft w:val="0"/>
                  <w:marRight w:val="0"/>
                  <w:marTop w:val="0"/>
                  <w:marBottom w:val="0"/>
                  <w:divBdr>
                    <w:top w:val="none" w:sz="0" w:space="0" w:color="auto"/>
                    <w:left w:val="none" w:sz="0" w:space="0" w:color="auto"/>
                    <w:bottom w:val="none" w:sz="0" w:space="0" w:color="auto"/>
                    <w:right w:val="none" w:sz="0" w:space="0" w:color="auto"/>
                  </w:divBdr>
                </w:div>
                <w:div w:id="1849517926">
                  <w:marLeft w:val="0"/>
                  <w:marRight w:val="0"/>
                  <w:marTop w:val="0"/>
                  <w:marBottom w:val="0"/>
                  <w:divBdr>
                    <w:top w:val="none" w:sz="0" w:space="0" w:color="auto"/>
                    <w:left w:val="none" w:sz="0" w:space="0" w:color="auto"/>
                    <w:bottom w:val="none" w:sz="0" w:space="0" w:color="auto"/>
                    <w:right w:val="none" w:sz="0" w:space="0" w:color="auto"/>
                  </w:divBdr>
                </w:div>
                <w:div w:id="1856724425">
                  <w:marLeft w:val="0"/>
                  <w:marRight w:val="0"/>
                  <w:marTop w:val="0"/>
                  <w:marBottom w:val="0"/>
                  <w:divBdr>
                    <w:top w:val="none" w:sz="0" w:space="0" w:color="auto"/>
                    <w:left w:val="none" w:sz="0" w:space="0" w:color="auto"/>
                    <w:bottom w:val="none" w:sz="0" w:space="0" w:color="auto"/>
                    <w:right w:val="none" w:sz="0" w:space="0" w:color="auto"/>
                  </w:divBdr>
                </w:div>
                <w:div w:id="1864900625">
                  <w:marLeft w:val="0"/>
                  <w:marRight w:val="0"/>
                  <w:marTop w:val="0"/>
                  <w:marBottom w:val="0"/>
                  <w:divBdr>
                    <w:top w:val="none" w:sz="0" w:space="0" w:color="auto"/>
                    <w:left w:val="none" w:sz="0" w:space="0" w:color="auto"/>
                    <w:bottom w:val="none" w:sz="0" w:space="0" w:color="auto"/>
                    <w:right w:val="none" w:sz="0" w:space="0" w:color="auto"/>
                  </w:divBdr>
                </w:div>
                <w:div w:id="1876262052">
                  <w:marLeft w:val="0"/>
                  <w:marRight w:val="0"/>
                  <w:marTop w:val="0"/>
                  <w:marBottom w:val="0"/>
                  <w:divBdr>
                    <w:top w:val="none" w:sz="0" w:space="0" w:color="auto"/>
                    <w:left w:val="none" w:sz="0" w:space="0" w:color="auto"/>
                    <w:bottom w:val="none" w:sz="0" w:space="0" w:color="auto"/>
                    <w:right w:val="none" w:sz="0" w:space="0" w:color="auto"/>
                  </w:divBdr>
                </w:div>
                <w:div w:id="1886061680">
                  <w:marLeft w:val="0"/>
                  <w:marRight w:val="0"/>
                  <w:marTop w:val="0"/>
                  <w:marBottom w:val="0"/>
                  <w:divBdr>
                    <w:top w:val="none" w:sz="0" w:space="0" w:color="auto"/>
                    <w:left w:val="none" w:sz="0" w:space="0" w:color="auto"/>
                    <w:bottom w:val="none" w:sz="0" w:space="0" w:color="auto"/>
                    <w:right w:val="none" w:sz="0" w:space="0" w:color="auto"/>
                  </w:divBdr>
                </w:div>
                <w:div w:id="1890678521">
                  <w:marLeft w:val="0"/>
                  <w:marRight w:val="0"/>
                  <w:marTop w:val="0"/>
                  <w:marBottom w:val="0"/>
                  <w:divBdr>
                    <w:top w:val="none" w:sz="0" w:space="0" w:color="auto"/>
                    <w:left w:val="none" w:sz="0" w:space="0" w:color="auto"/>
                    <w:bottom w:val="none" w:sz="0" w:space="0" w:color="auto"/>
                    <w:right w:val="none" w:sz="0" w:space="0" w:color="auto"/>
                  </w:divBdr>
                </w:div>
                <w:div w:id="1892962397">
                  <w:marLeft w:val="0"/>
                  <w:marRight w:val="0"/>
                  <w:marTop w:val="0"/>
                  <w:marBottom w:val="0"/>
                  <w:divBdr>
                    <w:top w:val="none" w:sz="0" w:space="0" w:color="auto"/>
                    <w:left w:val="none" w:sz="0" w:space="0" w:color="auto"/>
                    <w:bottom w:val="none" w:sz="0" w:space="0" w:color="auto"/>
                    <w:right w:val="none" w:sz="0" w:space="0" w:color="auto"/>
                  </w:divBdr>
                </w:div>
                <w:div w:id="1900244622">
                  <w:marLeft w:val="0"/>
                  <w:marRight w:val="0"/>
                  <w:marTop w:val="0"/>
                  <w:marBottom w:val="0"/>
                  <w:divBdr>
                    <w:top w:val="none" w:sz="0" w:space="0" w:color="auto"/>
                    <w:left w:val="none" w:sz="0" w:space="0" w:color="auto"/>
                    <w:bottom w:val="none" w:sz="0" w:space="0" w:color="auto"/>
                    <w:right w:val="none" w:sz="0" w:space="0" w:color="auto"/>
                  </w:divBdr>
                </w:div>
                <w:div w:id="1904949909">
                  <w:marLeft w:val="0"/>
                  <w:marRight w:val="0"/>
                  <w:marTop w:val="0"/>
                  <w:marBottom w:val="0"/>
                  <w:divBdr>
                    <w:top w:val="none" w:sz="0" w:space="0" w:color="auto"/>
                    <w:left w:val="none" w:sz="0" w:space="0" w:color="auto"/>
                    <w:bottom w:val="none" w:sz="0" w:space="0" w:color="auto"/>
                    <w:right w:val="none" w:sz="0" w:space="0" w:color="auto"/>
                  </w:divBdr>
                </w:div>
                <w:div w:id="1905485147">
                  <w:marLeft w:val="0"/>
                  <w:marRight w:val="0"/>
                  <w:marTop w:val="0"/>
                  <w:marBottom w:val="0"/>
                  <w:divBdr>
                    <w:top w:val="none" w:sz="0" w:space="0" w:color="auto"/>
                    <w:left w:val="none" w:sz="0" w:space="0" w:color="auto"/>
                    <w:bottom w:val="none" w:sz="0" w:space="0" w:color="auto"/>
                    <w:right w:val="none" w:sz="0" w:space="0" w:color="auto"/>
                  </w:divBdr>
                </w:div>
                <w:div w:id="1908150230">
                  <w:marLeft w:val="0"/>
                  <w:marRight w:val="0"/>
                  <w:marTop w:val="0"/>
                  <w:marBottom w:val="0"/>
                  <w:divBdr>
                    <w:top w:val="none" w:sz="0" w:space="0" w:color="auto"/>
                    <w:left w:val="none" w:sz="0" w:space="0" w:color="auto"/>
                    <w:bottom w:val="none" w:sz="0" w:space="0" w:color="auto"/>
                    <w:right w:val="none" w:sz="0" w:space="0" w:color="auto"/>
                  </w:divBdr>
                </w:div>
                <w:div w:id="1921406783">
                  <w:marLeft w:val="0"/>
                  <w:marRight w:val="0"/>
                  <w:marTop w:val="0"/>
                  <w:marBottom w:val="0"/>
                  <w:divBdr>
                    <w:top w:val="none" w:sz="0" w:space="0" w:color="auto"/>
                    <w:left w:val="none" w:sz="0" w:space="0" w:color="auto"/>
                    <w:bottom w:val="none" w:sz="0" w:space="0" w:color="auto"/>
                    <w:right w:val="none" w:sz="0" w:space="0" w:color="auto"/>
                  </w:divBdr>
                </w:div>
                <w:div w:id="1925449697">
                  <w:marLeft w:val="0"/>
                  <w:marRight w:val="0"/>
                  <w:marTop w:val="0"/>
                  <w:marBottom w:val="0"/>
                  <w:divBdr>
                    <w:top w:val="none" w:sz="0" w:space="0" w:color="auto"/>
                    <w:left w:val="none" w:sz="0" w:space="0" w:color="auto"/>
                    <w:bottom w:val="none" w:sz="0" w:space="0" w:color="auto"/>
                    <w:right w:val="none" w:sz="0" w:space="0" w:color="auto"/>
                  </w:divBdr>
                </w:div>
                <w:div w:id="1925455570">
                  <w:marLeft w:val="0"/>
                  <w:marRight w:val="0"/>
                  <w:marTop w:val="0"/>
                  <w:marBottom w:val="0"/>
                  <w:divBdr>
                    <w:top w:val="none" w:sz="0" w:space="0" w:color="auto"/>
                    <w:left w:val="none" w:sz="0" w:space="0" w:color="auto"/>
                    <w:bottom w:val="none" w:sz="0" w:space="0" w:color="auto"/>
                    <w:right w:val="none" w:sz="0" w:space="0" w:color="auto"/>
                  </w:divBdr>
                </w:div>
                <w:div w:id="1932473611">
                  <w:marLeft w:val="0"/>
                  <w:marRight w:val="0"/>
                  <w:marTop w:val="0"/>
                  <w:marBottom w:val="0"/>
                  <w:divBdr>
                    <w:top w:val="none" w:sz="0" w:space="0" w:color="auto"/>
                    <w:left w:val="none" w:sz="0" w:space="0" w:color="auto"/>
                    <w:bottom w:val="none" w:sz="0" w:space="0" w:color="auto"/>
                    <w:right w:val="none" w:sz="0" w:space="0" w:color="auto"/>
                  </w:divBdr>
                </w:div>
                <w:div w:id="1935168836">
                  <w:marLeft w:val="0"/>
                  <w:marRight w:val="0"/>
                  <w:marTop w:val="0"/>
                  <w:marBottom w:val="0"/>
                  <w:divBdr>
                    <w:top w:val="none" w:sz="0" w:space="0" w:color="auto"/>
                    <w:left w:val="none" w:sz="0" w:space="0" w:color="auto"/>
                    <w:bottom w:val="none" w:sz="0" w:space="0" w:color="auto"/>
                    <w:right w:val="none" w:sz="0" w:space="0" w:color="auto"/>
                  </w:divBdr>
                </w:div>
                <w:div w:id="1941373122">
                  <w:marLeft w:val="0"/>
                  <w:marRight w:val="0"/>
                  <w:marTop w:val="0"/>
                  <w:marBottom w:val="0"/>
                  <w:divBdr>
                    <w:top w:val="none" w:sz="0" w:space="0" w:color="auto"/>
                    <w:left w:val="none" w:sz="0" w:space="0" w:color="auto"/>
                    <w:bottom w:val="none" w:sz="0" w:space="0" w:color="auto"/>
                    <w:right w:val="none" w:sz="0" w:space="0" w:color="auto"/>
                  </w:divBdr>
                </w:div>
                <w:div w:id="1946301979">
                  <w:marLeft w:val="0"/>
                  <w:marRight w:val="0"/>
                  <w:marTop w:val="0"/>
                  <w:marBottom w:val="0"/>
                  <w:divBdr>
                    <w:top w:val="none" w:sz="0" w:space="0" w:color="auto"/>
                    <w:left w:val="none" w:sz="0" w:space="0" w:color="auto"/>
                    <w:bottom w:val="none" w:sz="0" w:space="0" w:color="auto"/>
                    <w:right w:val="none" w:sz="0" w:space="0" w:color="auto"/>
                  </w:divBdr>
                </w:div>
                <w:div w:id="1956865259">
                  <w:marLeft w:val="0"/>
                  <w:marRight w:val="0"/>
                  <w:marTop w:val="0"/>
                  <w:marBottom w:val="0"/>
                  <w:divBdr>
                    <w:top w:val="none" w:sz="0" w:space="0" w:color="auto"/>
                    <w:left w:val="none" w:sz="0" w:space="0" w:color="auto"/>
                    <w:bottom w:val="none" w:sz="0" w:space="0" w:color="auto"/>
                    <w:right w:val="none" w:sz="0" w:space="0" w:color="auto"/>
                  </w:divBdr>
                </w:div>
                <w:div w:id="1966236516">
                  <w:marLeft w:val="0"/>
                  <w:marRight w:val="0"/>
                  <w:marTop w:val="0"/>
                  <w:marBottom w:val="0"/>
                  <w:divBdr>
                    <w:top w:val="none" w:sz="0" w:space="0" w:color="auto"/>
                    <w:left w:val="none" w:sz="0" w:space="0" w:color="auto"/>
                    <w:bottom w:val="none" w:sz="0" w:space="0" w:color="auto"/>
                    <w:right w:val="none" w:sz="0" w:space="0" w:color="auto"/>
                  </w:divBdr>
                </w:div>
                <w:div w:id="1968393524">
                  <w:marLeft w:val="0"/>
                  <w:marRight w:val="0"/>
                  <w:marTop w:val="0"/>
                  <w:marBottom w:val="0"/>
                  <w:divBdr>
                    <w:top w:val="none" w:sz="0" w:space="0" w:color="auto"/>
                    <w:left w:val="none" w:sz="0" w:space="0" w:color="auto"/>
                    <w:bottom w:val="none" w:sz="0" w:space="0" w:color="auto"/>
                    <w:right w:val="none" w:sz="0" w:space="0" w:color="auto"/>
                  </w:divBdr>
                </w:div>
                <w:div w:id="1968463122">
                  <w:marLeft w:val="0"/>
                  <w:marRight w:val="0"/>
                  <w:marTop w:val="0"/>
                  <w:marBottom w:val="0"/>
                  <w:divBdr>
                    <w:top w:val="none" w:sz="0" w:space="0" w:color="auto"/>
                    <w:left w:val="none" w:sz="0" w:space="0" w:color="auto"/>
                    <w:bottom w:val="none" w:sz="0" w:space="0" w:color="auto"/>
                    <w:right w:val="none" w:sz="0" w:space="0" w:color="auto"/>
                  </w:divBdr>
                </w:div>
                <w:div w:id="1968855704">
                  <w:marLeft w:val="0"/>
                  <w:marRight w:val="0"/>
                  <w:marTop w:val="0"/>
                  <w:marBottom w:val="0"/>
                  <w:divBdr>
                    <w:top w:val="none" w:sz="0" w:space="0" w:color="auto"/>
                    <w:left w:val="none" w:sz="0" w:space="0" w:color="auto"/>
                    <w:bottom w:val="none" w:sz="0" w:space="0" w:color="auto"/>
                    <w:right w:val="none" w:sz="0" w:space="0" w:color="auto"/>
                  </w:divBdr>
                </w:div>
                <w:div w:id="1974946445">
                  <w:marLeft w:val="0"/>
                  <w:marRight w:val="0"/>
                  <w:marTop w:val="0"/>
                  <w:marBottom w:val="0"/>
                  <w:divBdr>
                    <w:top w:val="none" w:sz="0" w:space="0" w:color="auto"/>
                    <w:left w:val="none" w:sz="0" w:space="0" w:color="auto"/>
                    <w:bottom w:val="none" w:sz="0" w:space="0" w:color="auto"/>
                    <w:right w:val="none" w:sz="0" w:space="0" w:color="auto"/>
                  </w:divBdr>
                </w:div>
                <w:div w:id="1989048985">
                  <w:marLeft w:val="0"/>
                  <w:marRight w:val="0"/>
                  <w:marTop w:val="0"/>
                  <w:marBottom w:val="0"/>
                  <w:divBdr>
                    <w:top w:val="none" w:sz="0" w:space="0" w:color="auto"/>
                    <w:left w:val="none" w:sz="0" w:space="0" w:color="auto"/>
                    <w:bottom w:val="none" w:sz="0" w:space="0" w:color="auto"/>
                    <w:right w:val="none" w:sz="0" w:space="0" w:color="auto"/>
                  </w:divBdr>
                </w:div>
                <w:div w:id="1990477228">
                  <w:marLeft w:val="0"/>
                  <w:marRight w:val="0"/>
                  <w:marTop w:val="0"/>
                  <w:marBottom w:val="0"/>
                  <w:divBdr>
                    <w:top w:val="none" w:sz="0" w:space="0" w:color="auto"/>
                    <w:left w:val="none" w:sz="0" w:space="0" w:color="auto"/>
                    <w:bottom w:val="none" w:sz="0" w:space="0" w:color="auto"/>
                    <w:right w:val="none" w:sz="0" w:space="0" w:color="auto"/>
                  </w:divBdr>
                </w:div>
                <w:div w:id="1992247165">
                  <w:marLeft w:val="0"/>
                  <w:marRight w:val="0"/>
                  <w:marTop w:val="0"/>
                  <w:marBottom w:val="0"/>
                  <w:divBdr>
                    <w:top w:val="none" w:sz="0" w:space="0" w:color="auto"/>
                    <w:left w:val="none" w:sz="0" w:space="0" w:color="auto"/>
                    <w:bottom w:val="none" w:sz="0" w:space="0" w:color="auto"/>
                    <w:right w:val="none" w:sz="0" w:space="0" w:color="auto"/>
                  </w:divBdr>
                </w:div>
                <w:div w:id="2003385138">
                  <w:marLeft w:val="0"/>
                  <w:marRight w:val="0"/>
                  <w:marTop w:val="0"/>
                  <w:marBottom w:val="0"/>
                  <w:divBdr>
                    <w:top w:val="none" w:sz="0" w:space="0" w:color="auto"/>
                    <w:left w:val="none" w:sz="0" w:space="0" w:color="auto"/>
                    <w:bottom w:val="none" w:sz="0" w:space="0" w:color="auto"/>
                    <w:right w:val="none" w:sz="0" w:space="0" w:color="auto"/>
                  </w:divBdr>
                </w:div>
                <w:div w:id="2004384164">
                  <w:marLeft w:val="0"/>
                  <w:marRight w:val="0"/>
                  <w:marTop w:val="0"/>
                  <w:marBottom w:val="0"/>
                  <w:divBdr>
                    <w:top w:val="none" w:sz="0" w:space="0" w:color="auto"/>
                    <w:left w:val="none" w:sz="0" w:space="0" w:color="auto"/>
                    <w:bottom w:val="none" w:sz="0" w:space="0" w:color="auto"/>
                    <w:right w:val="none" w:sz="0" w:space="0" w:color="auto"/>
                  </w:divBdr>
                </w:div>
                <w:div w:id="2014992905">
                  <w:marLeft w:val="0"/>
                  <w:marRight w:val="0"/>
                  <w:marTop w:val="0"/>
                  <w:marBottom w:val="0"/>
                  <w:divBdr>
                    <w:top w:val="none" w:sz="0" w:space="0" w:color="auto"/>
                    <w:left w:val="none" w:sz="0" w:space="0" w:color="auto"/>
                    <w:bottom w:val="none" w:sz="0" w:space="0" w:color="auto"/>
                    <w:right w:val="none" w:sz="0" w:space="0" w:color="auto"/>
                  </w:divBdr>
                </w:div>
                <w:div w:id="2030909993">
                  <w:marLeft w:val="0"/>
                  <w:marRight w:val="0"/>
                  <w:marTop w:val="0"/>
                  <w:marBottom w:val="0"/>
                  <w:divBdr>
                    <w:top w:val="none" w:sz="0" w:space="0" w:color="auto"/>
                    <w:left w:val="none" w:sz="0" w:space="0" w:color="auto"/>
                    <w:bottom w:val="none" w:sz="0" w:space="0" w:color="auto"/>
                    <w:right w:val="none" w:sz="0" w:space="0" w:color="auto"/>
                  </w:divBdr>
                </w:div>
                <w:div w:id="2049064360">
                  <w:marLeft w:val="0"/>
                  <w:marRight w:val="0"/>
                  <w:marTop w:val="0"/>
                  <w:marBottom w:val="0"/>
                  <w:divBdr>
                    <w:top w:val="none" w:sz="0" w:space="0" w:color="auto"/>
                    <w:left w:val="none" w:sz="0" w:space="0" w:color="auto"/>
                    <w:bottom w:val="none" w:sz="0" w:space="0" w:color="auto"/>
                    <w:right w:val="none" w:sz="0" w:space="0" w:color="auto"/>
                  </w:divBdr>
                </w:div>
                <w:div w:id="2069718073">
                  <w:marLeft w:val="0"/>
                  <w:marRight w:val="0"/>
                  <w:marTop w:val="0"/>
                  <w:marBottom w:val="0"/>
                  <w:divBdr>
                    <w:top w:val="none" w:sz="0" w:space="0" w:color="auto"/>
                    <w:left w:val="none" w:sz="0" w:space="0" w:color="auto"/>
                    <w:bottom w:val="none" w:sz="0" w:space="0" w:color="auto"/>
                    <w:right w:val="none" w:sz="0" w:space="0" w:color="auto"/>
                  </w:divBdr>
                </w:div>
                <w:div w:id="2072537401">
                  <w:marLeft w:val="0"/>
                  <w:marRight w:val="0"/>
                  <w:marTop w:val="0"/>
                  <w:marBottom w:val="0"/>
                  <w:divBdr>
                    <w:top w:val="none" w:sz="0" w:space="0" w:color="auto"/>
                    <w:left w:val="none" w:sz="0" w:space="0" w:color="auto"/>
                    <w:bottom w:val="none" w:sz="0" w:space="0" w:color="auto"/>
                    <w:right w:val="none" w:sz="0" w:space="0" w:color="auto"/>
                  </w:divBdr>
                </w:div>
                <w:div w:id="2078041901">
                  <w:marLeft w:val="0"/>
                  <w:marRight w:val="0"/>
                  <w:marTop w:val="0"/>
                  <w:marBottom w:val="0"/>
                  <w:divBdr>
                    <w:top w:val="none" w:sz="0" w:space="0" w:color="auto"/>
                    <w:left w:val="none" w:sz="0" w:space="0" w:color="auto"/>
                    <w:bottom w:val="none" w:sz="0" w:space="0" w:color="auto"/>
                    <w:right w:val="none" w:sz="0" w:space="0" w:color="auto"/>
                  </w:divBdr>
                </w:div>
                <w:div w:id="2079282176">
                  <w:marLeft w:val="0"/>
                  <w:marRight w:val="0"/>
                  <w:marTop w:val="0"/>
                  <w:marBottom w:val="0"/>
                  <w:divBdr>
                    <w:top w:val="none" w:sz="0" w:space="0" w:color="auto"/>
                    <w:left w:val="none" w:sz="0" w:space="0" w:color="auto"/>
                    <w:bottom w:val="none" w:sz="0" w:space="0" w:color="auto"/>
                    <w:right w:val="none" w:sz="0" w:space="0" w:color="auto"/>
                  </w:divBdr>
                </w:div>
                <w:div w:id="2082672649">
                  <w:marLeft w:val="0"/>
                  <w:marRight w:val="0"/>
                  <w:marTop w:val="0"/>
                  <w:marBottom w:val="0"/>
                  <w:divBdr>
                    <w:top w:val="none" w:sz="0" w:space="0" w:color="auto"/>
                    <w:left w:val="none" w:sz="0" w:space="0" w:color="auto"/>
                    <w:bottom w:val="none" w:sz="0" w:space="0" w:color="auto"/>
                    <w:right w:val="none" w:sz="0" w:space="0" w:color="auto"/>
                  </w:divBdr>
                </w:div>
                <w:div w:id="2090496668">
                  <w:marLeft w:val="0"/>
                  <w:marRight w:val="0"/>
                  <w:marTop w:val="0"/>
                  <w:marBottom w:val="0"/>
                  <w:divBdr>
                    <w:top w:val="none" w:sz="0" w:space="0" w:color="auto"/>
                    <w:left w:val="none" w:sz="0" w:space="0" w:color="auto"/>
                    <w:bottom w:val="none" w:sz="0" w:space="0" w:color="auto"/>
                    <w:right w:val="none" w:sz="0" w:space="0" w:color="auto"/>
                  </w:divBdr>
                </w:div>
                <w:div w:id="2104717199">
                  <w:marLeft w:val="0"/>
                  <w:marRight w:val="0"/>
                  <w:marTop w:val="0"/>
                  <w:marBottom w:val="0"/>
                  <w:divBdr>
                    <w:top w:val="none" w:sz="0" w:space="0" w:color="auto"/>
                    <w:left w:val="none" w:sz="0" w:space="0" w:color="auto"/>
                    <w:bottom w:val="none" w:sz="0" w:space="0" w:color="auto"/>
                    <w:right w:val="none" w:sz="0" w:space="0" w:color="auto"/>
                  </w:divBdr>
                </w:div>
                <w:div w:id="2114743334">
                  <w:marLeft w:val="0"/>
                  <w:marRight w:val="0"/>
                  <w:marTop w:val="0"/>
                  <w:marBottom w:val="0"/>
                  <w:divBdr>
                    <w:top w:val="none" w:sz="0" w:space="0" w:color="auto"/>
                    <w:left w:val="none" w:sz="0" w:space="0" w:color="auto"/>
                    <w:bottom w:val="none" w:sz="0" w:space="0" w:color="auto"/>
                    <w:right w:val="none" w:sz="0" w:space="0" w:color="auto"/>
                  </w:divBdr>
                </w:div>
                <w:div w:id="2115902998">
                  <w:marLeft w:val="0"/>
                  <w:marRight w:val="0"/>
                  <w:marTop w:val="0"/>
                  <w:marBottom w:val="0"/>
                  <w:divBdr>
                    <w:top w:val="none" w:sz="0" w:space="0" w:color="auto"/>
                    <w:left w:val="none" w:sz="0" w:space="0" w:color="auto"/>
                    <w:bottom w:val="none" w:sz="0" w:space="0" w:color="auto"/>
                    <w:right w:val="none" w:sz="0" w:space="0" w:color="auto"/>
                  </w:divBdr>
                </w:div>
                <w:div w:id="2122217896">
                  <w:marLeft w:val="0"/>
                  <w:marRight w:val="0"/>
                  <w:marTop w:val="0"/>
                  <w:marBottom w:val="0"/>
                  <w:divBdr>
                    <w:top w:val="none" w:sz="0" w:space="0" w:color="auto"/>
                    <w:left w:val="none" w:sz="0" w:space="0" w:color="auto"/>
                    <w:bottom w:val="none" w:sz="0" w:space="0" w:color="auto"/>
                    <w:right w:val="none" w:sz="0" w:space="0" w:color="auto"/>
                  </w:divBdr>
                </w:div>
                <w:div w:id="2136095837">
                  <w:marLeft w:val="0"/>
                  <w:marRight w:val="0"/>
                  <w:marTop w:val="0"/>
                  <w:marBottom w:val="0"/>
                  <w:divBdr>
                    <w:top w:val="none" w:sz="0" w:space="0" w:color="auto"/>
                    <w:left w:val="none" w:sz="0" w:space="0" w:color="auto"/>
                    <w:bottom w:val="none" w:sz="0" w:space="0" w:color="auto"/>
                    <w:right w:val="none" w:sz="0" w:space="0" w:color="auto"/>
                  </w:divBdr>
                </w:div>
                <w:div w:id="2141486518">
                  <w:marLeft w:val="0"/>
                  <w:marRight w:val="0"/>
                  <w:marTop w:val="0"/>
                  <w:marBottom w:val="0"/>
                  <w:divBdr>
                    <w:top w:val="none" w:sz="0" w:space="0" w:color="auto"/>
                    <w:left w:val="none" w:sz="0" w:space="0" w:color="auto"/>
                    <w:bottom w:val="none" w:sz="0" w:space="0" w:color="auto"/>
                    <w:right w:val="none" w:sz="0" w:space="0" w:color="auto"/>
                  </w:divBdr>
                </w:div>
                <w:div w:id="2141528756">
                  <w:marLeft w:val="0"/>
                  <w:marRight w:val="0"/>
                  <w:marTop w:val="0"/>
                  <w:marBottom w:val="0"/>
                  <w:divBdr>
                    <w:top w:val="none" w:sz="0" w:space="0" w:color="auto"/>
                    <w:left w:val="none" w:sz="0" w:space="0" w:color="auto"/>
                    <w:bottom w:val="none" w:sz="0" w:space="0" w:color="auto"/>
                    <w:right w:val="none" w:sz="0" w:space="0" w:color="auto"/>
                  </w:divBdr>
                </w:div>
                <w:div w:id="2141915777">
                  <w:marLeft w:val="0"/>
                  <w:marRight w:val="0"/>
                  <w:marTop w:val="0"/>
                  <w:marBottom w:val="0"/>
                  <w:divBdr>
                    <w:top w:val="none" w:sz="0" w:space="0" w:color="auto"/>
                    <w:left w:val="none" w:sz="0" w:space="0" w:color="auto"/>
                    <w:bottom w:val="none" w:sz="0" w:space="0" w:color="auto"/>
                    <w:right w:val="none" w:sz="0" w:space="0" w:color="auto"/>
                  </w:divBdr>
                </w:div>
                <w:div w:id="2143306664">
                  <w:marLeft w:val="0"/>
                  <w:marRight w:val="0"/>
                  <w:marTop w:val="0"/>
                  <w:marBottom w:val="0"/>
                  <w:divBdr>
                    <w:top w:val="none" w:sz="0" w:space="0" w:color="auto"/>
                    <w:left w:val="none" w:sz="0" w:space="0" w:color="auto"/>
                    <w:bottom w:val="none" w:sz="0" w:space="0" w:color="auto"/>
                    <w:right w:val="none" w:sz="0" w:space="0" w:color="auto"/>
                  </w:divBdr>
                </w:div>
              </w:divsChild>
            </w:div>
            <w:div w:id="2083134391">
              <w:marLeft w:val="0"/>
              <w:marRight w:val="0"/>
              <w:marTop w:val="0"/>
              <w:marBottom w:val="0"/>
              <w:divBdr>
                <w:top w:val="none" w:sz="0" w:space="0" w:color="auto"/>
                <w:left w:val="none" w:sz="0" w:space="0" w:color="auto"/>
                <w:bottom w:val="none" w:sz="0" w:space="0" w:color="auto"/>
                <w:right w:val="none" w:sz="0" w:space="0" w:color="auto"/>
              </w:divBdr>
            </w:div>
            <w:div w:id="2093038589">
              <w:marLeft w:val="0"/>
              <w:marRight w:val="0"/>
              <w:marTop w:val="0"/>
              <w:marBottom w:val="0"/>
              <w:divBdr>
                <w:top w:val="none" w:sz="0" w:space="0" w:color="auto"/>
                <w:left w:val="none" w:sz="0" w:space="0" w:color="auto"/>
                <w:bottom w:val="none" w:sz="0" w:space="0" w:color="auto"/>
                <w:right w:val="none" w:sz="0" w:space="0" w:color="auto"/>
              </w:divBdr>
            </w:div>
            <w:div w:id="2094546889">
              <w:marLeft w:val="0"/>
              <w:marRight w:val="0"/>
              <w:marTop w:val="0"/>
              <w:marBottom w:val="0"/>
              <w:divBdr>
                <w:top w:val="none" w:sz="0" w:space="0" w:color="auto"/>
                <w:left w:val="none" w:sz="0" w:space="0" w:color="auto"/>
                <w:bottom w:val="none" w:sz="0" w:space="0" w:color="auto"/>
                <w:right w:val="none" w:sz="0" w:space="0" w:color="auto"/>
              </w:divBdr>
            </w:div>
            <w:div w:id="2118477823">
              <w:marLeft w:val="0"/>
              <w:marRight w:val="0"/>
              <w:marTop w:val="0"/>
              <w:marBottom w:val="0"/>
              <w:divBdr>
                <w:top w:val="none" w:sz="0" w:space="0" w:color="auto"/>
                <w:left w:val="none" w:sz="0" w:space="0" w:color="auto"/>
                <w:bottom w:val="none" w:sz="0" w:space="0" w:color="auto"/>
                <w:right w:val="none" w:sz="0" w:space="0" w:color="auto"/>
              </w:divBdr>
            </w:div>
            <w:div w:id="2120449007">
              <w:marLeft w:val="0"/>
              <w:marRight w:val="0"/>
              <w:marTop w:val="0"/>
              <w:marBottom w:val="0"/>
              <w:divBdr>
                <w:top w:val="none" w:sz="0" w:space="0" w:color="auto"/>
                <w:left w:val="none" w:sz="0" w:space="0" w:color="auto"/>
                <w:bottom w:val="none" w:sz="0" w:space="0" w:color="auto"/>
                <w:right w:val="none" w:sz="0" w:space="0" w:color="auto"/>
              </w:divBdr>
            </w:div>
            <w:div w:id="2122845726">
              <w:marLeft w:val="0"/>
              <w:marRight w:val="0"/>
              <w:marTop w:val="0"/>
              <w:marBottom w:val="0"/>
              <w:divBdr>
                <w:top w:val="none" w:sz="0" w:space="0" w:color="auto"/>
                <w:left w:val="none" w:sz="0" w:space="0" w:color="auto"/>
                <w:bottom w:val="none" w:sz="0" w:space="0" w:color="auto"/>
                <w:right w:val="none" w:sz="0" w:space="0" w:color="auto"/>
              </w:divBdr>
            </w:div>
            <w:div w:id="2122874657">
              <w:marLeft w:val="0"/>
              <w:marRight w:val="0"/>
              <w:marTop w:val="0"/>
              <w:marBottom w:val="0"/>
              <w:divBdr>
                <w:top w:val="none" w:sz="0" w:space="0" w:color="auto"/>
                <w:left w:val="none" w:sz="0" w:space="0" w:color="auto"/>
                <w:bottom w:val="none" w:sz="0" w:space="0" w:color="auto"/>
                <w:right w:val="none" w:sz="0" w:space="0" w:color="auto"/>
              </w:divBdr>
            </w:div>
            <w:div w:id="2124032115">
              <w:marLeft w:val="0"/>
              <w:marRight w:val="0"/>
              <w:marTop w:val="0"/>
              <w:marBottom w:val="0"/>
              <w:divBdr>
                <w:top w:val="none" w:sz="0" w:space="0" w:color="auto"/>
                <w:left w:val="none" w:sz="0" w:space="0" w:color="auto"/>
                <w:bottom w:val="none" w:sz="0" w:space="0" w:color="auto"/>
                <w:right w:val="none" w:sz="0" w:space="0" w:color="auto"/>
              </w:divBdr>
            </w:div>
            <w:div w:id="2130003309">
              <w:marLeft w:val="0"/>
              <w:marRight w:val="0"/>
              <w:marTop w:val="0"/>
              <w:marBottom w:val="0"/>
              <w:divBdr>
                <w:top w:val="none" w:sz="0" w:space="0" w:color="auto"/>
                <w:left w:val="none" w:sz="0" w:space="0" w:color="auto"/>
                <w:bottom w:val="none" w:sz="0" w:space="0" w:color="auto"/>
                <w:right w:val="none" w:sz="0" w:space="0" w:color="auto"/>
              </w:divBdr>
            </w:div>
            <w:div w:id="2133085073">
              <w:marLeft w:val="0"/>
              <w:marRight w:val="0"/>
              <w:marTop w:val="0"/>
              <w:marBottom w:val="0"/>
              <w:divBdr>
                <w:top w:val="none" w:sz="0" w:space="0" w:color="auto"/>
                <w:left w:val="none" w:sz="0" w:space="0" w:color="auto"/>
                <w:bottom w:val="none" w:sz="0" w:space="0" w:color="auto"/>
                <w:right w:val="none" w:sz="0" w:space="0" w:color="auto"/>
              </w:divBdr>
            </w:div>
            <w:div w:id="2135902638">
              <w:marLeft w:val="0"/>
              <w:marRight w:val="0"/>
              <w:marTop w:val="0"/>
              <w:marBottom w:val="0"/>
              <w:divBdr>
                <w:top w:val="none" w:sz="0" w:space="0" w:color="auto"/>
                <w:left w:val="none" w:sz="0" w:space="0" w:color="auto"/>
                <w:bottom w:val="none" w:sz="0" w:space="0" w:color="auto"/>
                <w:right w:val="none" w:sz="0" w:space="0" w:color="auto"/>
              </w:divBdr>
            </w:div>
            <w:div w:id="2137408596">
              <w:marLeft w:val="0"/>
              <w:marRight w:val="0"/>
              <w:marTop w:val="0"/>
              <w:marBottom w:val="0"/>
              <w:divBdr>
                <w:top w:val="none" w:sz="0" w:space="0" w:color="auto"/>
                <w:left w:val="none" w:sz="0" w:space="0" w:color="auto"/>
                <w:bottom w:val="none" w:sz="0" w:space="0" w:color="auto"/>
                <w:right w:val="none" w:sz="0" w:space="0" w:color="auto"/>
              </w:divBdr>
            </w:div>
            <w:div w:id="2143960764">
              <w:marLeft w:val="0"/>
              <w:marRight w:val="0"/>
              <w:marTop w:val="0"/>
              <w:marBottom w:val="0"/>
              <w:divBdr>
                <w:top w:val="none" w:sz="0" w:space="0" w:color="auto"/>
                <w:left w:val="none" w:sz="0" w:space="0" w:color="auto"/>
                <w:bottom w:val="none" w:sz="0" w:space="0" w:color="auto"/>
                <w:right w:val="none" w:sz="0" w:space="0" w:color="auto"/>
              </w:divBdr>
            </w:div>
            <w:div w:id="2144106416">
              <w:marLeft w:val="0"/>
              <w:marRight w:val="0"/>
              <w:marTop w:val="0"/>
              <w:marBottom w:val="0"/>
              <w:divBdr>
                <w:top w:val="none" w:sz="0" w:space="0" w:color="auto"/>
                <w:left w:val="none" w:sz="0" w:space="0" w:color="auto"/>
                <w:bottom w:val="none" w:sz="0" w:space="0" w:color="auto"/>
                <w:right w:val="none" w:sz="0" w:space="0" w:color="auto"/>
              </w:divBdr>
            </w:div>
            <w:div w:id="2146849712">
              <w:marLeft w:val="0"/>
              <w:marRight w:val="0"/>
              <w:marTop w:val="0"/>
              <w:marBottom w:val="0"/>
              <w:divBdr>
                <w:top w:val="none" w:sz="0" w:space="0" w:color="auto"/>
                <w:left w:val="none" w:sz="0" w:space="0" w:color="auto"/>
                <w:bottom w:val="none" w:sz="0" w:space="0" w:color="auto"/>
                <w:right w:val="none" w:sz="0" w:space="0" w:color="auto"/>
              </w:divBdr>
            </w:div>
          </w:divsChild>
        </w:div>
        <w:div w:id="1714115084">
          <w:marLeft w:val="0"/>
          <w:marRight w:val="0"/>
          <w:marTop w:val="0"/>
          <w:marBottom w:val="0"/>
          <w:divBdr>
            <w:top w:val="none" w:sz="0" w:space="0" w:color="auto"/>
            <w:left w:val="none" w:sz="0" w:space="0" w:color="auto"/>
            <w:bottom w:val="none" w:sz="0" w:space="0" w:color="auto"/>
            <w:right w:val="none" w:sz="0" w:space="0" w:color="auto"/>
          </w:divBdr>
          <w:divsChild>
            <w:div w:id="176162070">
              <w:marLeft w:val="0"/>
              <w:marRight w:val="0"/>
              <w:marTop w:val="0"/>
              <w:marBottom w:val="0"/>
              <w:divBdr>
                <w:top w:val="none" w:sz="0" w:space="0" w:color="auto"/>
                <w:left w:val="none" w:sz="0" w:space="0" w:color="auto"/>
                <w:bottom w:val="none" w:sz="0" w:space="0" w:color="auto"/>
                <w:right w:val="none" w:sz="0" w:space="0" w:color="auto"/>
              </w:divBdr>
            </w:div>
            <w:div w:id="292642089">
              <w:marLeft w:val="0"/>
              <w:marRight w:val="0"/>
              <w:marTop w:val="0"/>
              <w:marBottom w:val="0"/>
              <w:divBdr>
                <w:top w:val="none" w:sz="0" w:space="0" w:color="auto"/>
                <w:left w:val="none" w:sz="0" w:space="0" w:color="auto"/>
                <w:bottom w:val="none" w:sz="0" w:space="0" w:color="auto"/>
                <w:right w:val="none" w:sz="0" w:space="0" w:color="auto"/>
              </w:divBdr>
            </w:div>
            <w:div w:id="535235090">
              <w:marLeft w:val="0"/>
              <w:marRight w:val="0"/>
              <w:marTop w:val="0"/>
              <w:marBottom w:val="0"/>
              <w:divBdr>
                <w:top w:val="none" w:sz="0" w:space="0" w:color="auto"/>
                <w:left w:val="none" w:sz="0" w:space="0" w:color="auto"/>
                <w:bottom w:val="none" w:sz="0" w:space="0" w:color="auto"/>
                <w:right w:val="none" w:sz="0" w:space="0" w:color="auto"/>
              </w:divBdr>
            </w:div>
            <w:div w:id="571545763">
              <w:marLeft w:val="0"/>
              <w:marRight w:val="0"/>
              <w:marTop w:val="0"/>
              <w:marBottom w:val="0"/>
              <w:divBdr>
                <w:top w:val="none" w:sz="0" w:space="0" w:color="auto"/>
                <w:left w:val="none" w:sz="0" w:space="0" w:color="auto"/>
                <w:bottom w:val="none" w:sz="0" w:space="0" w:color="auto"/>
                <w:right w:val="none" w:sz="0" w:space="0" w:color="auto"/>
              </w:divBdr>
            </w:div>
            <w:div w:id="595023902">
              <w:marLeft w:val="0"/>
              <w:marRight w:val="0"/>
              <w:marTop w:val="0"/>
              <w:marBottom w:val="0"/>
              <w:divBdr>
                <w:top w:val="none" w:sz="0" w:space="0" w:color="auto"/>
                <w:left w:val="none" w:sz="0" w:space="0" w:color="auto"/>
                <w:bottom w:val="none" w:sz="0" w:space="0" w:color="auto"/>
                <w:right w:val="none" w:sz="0" w:space="0" w:color="auto"/>
              </w:divBdr>
            </w:div>
            <w:div w:id="656617342">
              <w:marLeft w:val="0"/>
              <w:marRight w:val="0"/>
              <w:marTop w:val="0"/>
              <w:marBottom w:val="0"/>
              <w:divBdr>
                <w:top w:val="none" w:sz="0" w:space="0" w:color="auto"/>
                <w:left w:val="none" w:sz="0" w:space="0" w:color="auto"/>
                <w:bottom w:val="none" w:sz="0" w:space="0" w:color="auto"/>
                <w:right w:val="none" w:sz="0" w:space="0" w:color="auto"/>
              </w:divBdr>
            </w:div>
            <w:div w:id="955066659">
              <w:marLeft w:val="0"/>
              <w:marRight w:val="0"/>
              <w:marTop w:val="0"/>
              <w:marBottom w:val="0"/>
              <w:divBdr>
                <w:top w:val="none" w:sz="0" w:space="0" w:color="auto"/>
                <w:left w:val="none" w:sz="0" w:space="0" w:color="auto"/>
                <w:bottom w:val="none" w:sz="0" w:space="0" w:color="auto"/>
                <w:right w:val="none" w:sz="0" w:space="0" w:color="auto"/>
              </w:divBdr>
            </w:div>
            <w:div w:id="1466969898">
              <w:marLeft w:val="0"/>
              <w:marRight w:val="0"/>
              <w:marTop w:val="0"/>
              <w:marBottom w:val="0"/>
              <w:divBdr>
                <w:top w:val="none" w:sz="0" w:space="0" w:color="auto"/>
                <w:left w:val="none" w:sz="0" w:space="0" w:color="auto"/>
                <w:bottom w:val="none" w:sz="0" w:space="0" w:color="auto"/>
                <w:right w:val="none" w:sz="0" w:space="0" w:color="auto"/>
              </w:divBdr>
            </w:div>
            <w:div w:id="1633250940">
              <w:marLeft w:val="0"/>
              <w:marRight w:val="0"/>
              <w:marTop w:val="0"/>
              <w:marBottom w:val="0"/>
              <w:divBdr>
                <w:top w:val="none" w:sz="0" w:space="0" w:color="auto"/>
                <w:left w:val="none" w:sz="0" w:space="0" w:color="auto"/>
                <w:bottom w:val="none" w:sz="0" w:space="0" w:color="auto"/>
                <w:right w:val="none" w:sz="0" w:space="0" w:color="auto"/>
              </w:divBdr>
            </w:div>
            <w:div w:id="1979411049">
              <w:marLeft w:val="0"/>
              <w:marRight w:val="0"/>
              <w:marTop w:val="0"/>
              <w:marBottom w:val="0"/>
              <w:divBdr>
                <w:top w:val="none" w:sz="0" w:space="0" w:color="auto"/>
                <w:left w:val="none" w:sz="0" w:space="0" w:color="auto"/>
                <w:bottom w:val="none" w:sz="0" w:space="0" w:color="auto"/>
                <w:right w:val="none" w:sz="0" w:space="0" w:color="auto"/>
              </w:divBdr>
            </w:div>
            <w:div w:id="2014530828">
              <w:marLeft w:val="0"/>
              <w:marRight w:val="0"/>
              <w:marTop w:val="0"/>
              <w:marBottom w:val="0"/>
              <w:divBdr>
                <w:top w:val="none" w:sz="0" w:space="0" w:color="auto"/>
                <w:left w:val="none" w:sz="0" w:space="0" w:color="auto"/>
                <w:bottom w:val="none" w:sz="0" w:space="0" w:color="auto"/>
                <w:right w:val="none" w:sz="0" w:space="0" w:color="auto"/>
              </w:divBdr>
            </w:div>
            <w:div w:id="2120105477">
              <w:marLeft w:val="0"/>
              <w:marRight w:val="0"/>
              <w:marTop w:val="0"/>
              <w:marBottom w:val="0"/>
              <w:divBdr>
                <w:top w:val="none" w:sz="0" w:space="0" w:color="auto"/>
                <w:left w:val="none" w:sz="0" w:space="0" w:color="auto"/>
                <w:bottom w:val="none" w:sz="0" w:space="0" w:color="auto"/>
                <w:right w:val="none" w:sz="0" w:space="0" w:color="auto"/>
              </w:divBdr>
            </w:div>
          </w:divsChild>
        </w:div>
        <w:div w:id="2020305928">
          <w:marLeft w:val="0"/>
          <w:marRight w:val="0"/>
          <w:marTop w:val="0"/>
          <w:marBottom w:val="0"/>
          <w:divBdr>
            <w:top w:val="none" w:sz="0" w:space="0" w:color="auto"/>
            <w:left w:val="none" w:sz="0" w:space="0" w:color="auto"/>
            <w:bottom w:val="none" w:sz="0" w:space="0" w:color="auto"/>
            <w:right w:val="none" w:sz="0" w:space="0" w:color="auto"/>
          </w:divBdr>
          <w:divsChild>
            <w:div w:id="107092381">
              <w:marLeft w:val="0"/>
              <w:marRight w:val="0"/>
              <w:marTop w:val="0"/>
              <w:marBottom w:val="0"/>
              <w:divBdr>
                <w:top w:val="none" w:sz="0" w:space="0" w:color="auto"/>
                <w:left w:val="none" w:sz="0" w:space="0" w:color="auto"/>
                <w:bottom w:val="none" w:sz="0" w:space="0" w:color="auto"/>
                <w:right w:val="none" w:sz="0" w:space="0" w:color="auto"/>
              </w:divBdr>
            </w:div>
            <w:div w:id="110175084">
              <w:marLeft w:val="0"/>
              <w:marRight w:val="0"/>
              <w:marTop w:val="0"/>
              <w:marBottom w:val="0"/>
              <w:divBdr>
                <w:top w:val="none" w:sz="0" w:space="0" w:color="auto"/>
                <w:left w:val="none" w:sz="0" w:space="0" w:color="auto"/>
                <w:bottom w:val="none" w:sz="0" w:space="0" w:color="auto"/>
                <w:right w:val="none" w:sz="0" w:space="0" w:color="auto"/>
              </w:divBdr>
            </w:div>
            <w:div w:id="211886972">
              <w:marLeft w:val="0"/>
              <w:marRight w:val="0"/>
              <w:marTop w:val="0"/>
              <w:marBottom w:val="0"/>
              <w:divBdr>
                <w:top w:val="none" w:sz="0" w:space="0" w:color="auto"/>
                <w:left w:val="none" w:sz="0" w:space="0" w:color="auto"/>
                <w:bottom w:val="none" w:sz="0" w:space="0" w:color="auto"/>
                <w:right w:val="none" w:sz="0" w:space="0" w:color="auto"/>
              </w:divBdr>
            </w:div>
            <w:div w:id="346640245">
              <w:marLeft w:val="0"/>
              <w:marRight w:val="0"/>
              <w:marTop w:val="0"/>
              <w:marBottom w:val="0"/>
              <w:divBdr>
                <w:top w:val="none" w:sz="0" w:space="0" w:color="auto"/>
                <w:left w:val="none" w:sz="0" w:space="0" w:color="auto"/>
                <w:bottom w:val="none" w:sz="0" w:space="0" w:color="auto"/>
                <w:right w:val="none" w:sz="0" w:space="0" w:color="auto"/>
              </w:divBdr>
            </w:div>
            <w:div w:id="535656746">
              <w:marLeft w:val="0"/>
              <w:marRight w:val="0"/>
              <w:marTop w:val="0"/>
              <w:marBottom w:val="0"/>
              <w:divBdr>
                <w:top w:val="none" w:sz="0" w:space="0" w:color="auto"/>
                <w:left w:val="none" w:sz="0" w:space="0" w:color="auto"/>
                <w:bottom w:val="none" w:sz="0" w:space="0" w:color="auto"/>
                <w:right w:val="none" w:sz="0" w:space="0" w:color="auto"/>
              </w:divBdr>
            </w:div>
            <w:div w:id="654797771">
              <w:marLeft w:val="0"/>
              <w:marRight w:val="0"/>
              <w:marTop w:val="0"/>
              <w:marBottom w:val="0"/>
              <w:divBdr>
                <w:top w:val="none" w:sz="0" w:space="0" w:color="auto"/>
                <w:left w:val="none" w:sz="0" w:space="0" w:color="auto"/>
                <w:bottom w:val="none" w:sz="0" w:space="0" w:color="auto"/>
                <w:right w:val="none" w:sz="0" w:space="0" w:color="auto"/>
              </w:divBdr>
            </w:div>
            <w:div w:id="657850722">
              <w:marLeft w:val="0"/>
              <w:marRight w:val="0"/>
              <w:marTop w:val="0"/>
              <w:marBottom w:val="0"/>
              <w:divBdr>
                <w:top w:val="none" w:sz="0" w:space="0" w:color="auto"/>
                <w:left w:val="none" w:sz="0" w:space="0" w:color="auto"/>
                <w:bottom w:val="none" w:sz="0" w:space="0" w:color="auto"/>
                <w:right w:val="none" w:sz="0" w:space="0" w:color="auto"/>
              </w:divBdr>
            </w:div>
            <w:div w:id="715277361">
              <w:marLeft w:val="0"/>
              <w:marRight w:val="0"/>
              <w:marTop w:val="0"/>
              <w:marBottom w:val="0"/>
              <w:divBdr>
                <w:top w:val="none" w:sz="0" w:space="0" w:color="auto"/>
                <w:left w:val="none" w:sz="0" w:space="0" w:color="auto"/>
                <w:bottom w:val="none" w:sz="0" w:space="0" w:color="auto"/>
                <w:right w:val="none" w:sz="0" w:space="0" w:color="auto"/>
              </w:divBdr>
            </w:div>
            <w:div w:id="768353128">
              <w:marLeft w:val="0"/>
              <w:marRight w:val="0"/>
              <w:marTop w:val="0"/>
              <w:marBottom w:val="0"/>
              <w:divBdr>
                <w:top w:val="none" w:sz="0" w:space="0" w:color="auto"/>
                <w:left w:val="none" w:sz="0" w:space="0" w:color="auto"/>
                <w:bottom w:val="none" w:sz="0" w:space="0" w:color="auto"/>
                <w:right w:val="none" w:sz="0" w:space="0" w:color="auto"/>
              </w:divBdr>
            </w:div>
            <w:div w:id="825433776">
              <w:marLeft w:val="0"/>
              <w:marRight w:val="0"/>
              <w:marTop w:val="0"/>
              <w:marBottom w:val="0"/>
              <w:divBdr>
                <w:top w:val="none" w:sz="0" w:space="0" w:color="auto"/>
                <w:left w:val="none" w:sz="0" w:space="0" w:color="auto"/>
                <w:bottom w:val="none" w:sz="0" w:space="0" w:color="auto"/>
                <w:right w:val="none" w:sz="0" w:space="0" w:color="auto"/>
              </w:divBdr>
            </w:div>
            <w:div w:id="926769617">
              <w:marLeft w:val="0"/>
              <w:marRight w:val="0"/>
              <w:marTop w:val="0"/>
              <w:marBottom w:val="0"/>
              <w:divBdr>
                <w:top w:val="none" w:sz="0" w:space="0" w:color="auto"/>
                <w:left w:val="none" w:sz="0" w:space="0" w:color="auto"/>
                <w:bottom w:val="none" w:sz="0" w:space="0" w:color="auto"/>
                <w:right w:val="none" w:sz="0" w:space="0" w:color="auto"/>
              </w:divBdr>
            </w:div>
            <w:div w:id="936863474">
              <w:marLeft w:val="0"/>
              <w:marRight w:val="0"/>
              <w:marTop w:val="0"/>
              <w:marBottom w:val="0"/>
              <w:divBdr>
                <w:top w:val="none" w:sz="0" w:space="0" w:color="auto"/>
                <w:left w:val="none" w:sz="0" w:space="0" w:color="auto"/>
                <w:bottom w:val="none" w:sz="0" w:space="0" w:color="auto"/>
                <w:right w:val="none" w:sz="0" w:space="0" w:color="auto"/>
              </w:divBdr>
            </w:div>
            <w:div w:id="1080370647">
              <w:marLeft w:val="0"/>
              <w:marRight w:val="0"/>
              <w:marTop w:val="0"/>
              <w:marBottom w:val="0"/>
              <w:divBdr>
                <w:top w:val="none" w:sz="0" w:space="0" w:color="auto"/>
                <w:left w:val="none" w:sz="0" w:space="0" w:color="auto"/>
                <w:bottom w:val="none" w:sz="0" w:space="0" w:color="auto"/>
                <w:right w:val="none" w:sz="0" w:space="0" w:color="auto"/>
              </w:divBdr>
            </w:div>
            <w:div w:id="1092969503">
              <w:marLeft w:val="0"/>
              <w:marRight w:val="0"/>
              <w:marTop w:val="0"/>
              <w:marBottom w:val="0"/>
              <w:divBdr>
                <w:top w:val="none" w:sz="0" w:space="0" w:color="auto"/>
                <w:left w:val="none" w:sz="0" w:space="0" w:color="auto"/>
                <w:bottom w:val="none" w:sz="0" w:space="0" w:color="auto"/>
                <w:right w:val="none" w:sz="0" w:space="0" w:color="auto"/>
              </w:divBdr>
            </w:div>
            <w:div w:id="1132139391">
              <w:marLeft w:val="0"/>
              <w:marRight w:val="0"/>
              <w:marTop w:val="0"/>
              <w:marBottom w:val="0"/>
              <w:divBdr>
                <w:top w:val="none" w:sz="0" w:space="0" w:color="auto"/>
                <w:left w:val="none" w:sz="0" w:space="0" w:color="auto"/>
                <w:bottom w:val="none" w:sz="0" w:space="0" w:color="auto"/>
                <w:right w:val="none" w:sz="0" w:space="0" w:color="auto"/>
              </w:divBdr>
            </w:div>
            <w:div w:id="1172261376">
              <w:marLeft w:val="0"/>
              <w:marRight w:val="0"/>
              <w:marTop w:val="0"/>
              <w:marBottom w:val="0"/>
              <w:divBdr>
                <w:top w:val="none" w:sz="0" w:space="0" w:color="auto"/>
                <w:left w:val="none" w:sz="0" w:space="0" w:color="auto"/>
                <w:bottom w:val="none" w:sz="0" w:space="0" w:color="auto"/>
                <w:right w:val="none" w:sz="0" w:space="0" w:color="auto"/>
              </w:divBdr>
            </w:div>
            <w:div w:id="1256328270">
              <w:marLeft w:val="0"/>
              <w:marRight w:val="0"/>
              <w:marTop w:val="0"/>
              <w:marBottom w:val="0"/>
              <w:divBdr>
                <w:top w:val="none" w:sz="0" w:space="0" w:color="auto"/>
                <w:left w:val="none" w:sz="0" w:space="0" w:color="auto"/>
                <w:bottom w:val="none" w:sz="0" w:space="0" w:color="auto"/>
                <w:right w:val="none" w:sz="0" w:space="0" w:color="auto"/>
              </w:divBdr>
            </w:div>
            <w:div w:id="1297687359">
              <w:marLeft w:val="0"/>
              <w:marRight w:val="0"/>
              <w:marTop w:val="0"/>
              <w:marBottom w:val="0"/>
              <w:divBdr>
                <w:top w:val="none" w:sz="0" w:space="0" w:color="auto"/>
                <w:left w:val="none" w:sz="0" w:space="0" w:color="auto"/>
                <w:bottom w:val="none" w:sz="0" w:space="0" w:color="auto"/>
                <w:right w:val="none" w:sz="0" w:space="0" w:color="auto"/>
              </w:divBdr>
            </w:div>
            <w:div w:id="1358237202">
              <w:marLeft w:val="0"/>
              <w:marRight w:val="0"/>
              <w:marTop w:val="0"/>
              <w:marBottom w:val="0"/>
              <w:divBdr>
                <w:top w:val="none" w:sz="0" w:space="0" w:color="auto"/>
                <w:left w:val="none" w:sz="0" w:space="0" w:color="auto"/>
                <w:bottom w:val="none" w:sz="0" w:space="0" w:color="auto"/>
                <w:right w:val="none" w:sz="0" w:space="0" w:color="auto"/>
              </w:divBdr>
            </w:div>
            <w:div w:id="1426924969">
              <w:marLeft w:val="0"/>
              <w:marRight w:val="0"/>
              <w:marTop w:val="0"/>
              <w:marBottom w:val="0"/>
              <w:divBdr>
                <w:top w:val="none" w:sz="0" w:space="0" w:color="auto"/>
                <w:left w:val="none" w:sz="0" w:space="0" w:color="auto"/>
                <w:bottom w:val="none" w:sz="0" w:space="0" w:color="auto"/>
                <w:right w:val="none" w:sz="0" w:space="0" w:color="auto"/>
              </w:divBdr>
            </w:div>
            <w:div w:id="1507284084">
              <w:marLeft w:val="0"/>
              <w:marRight w:val="0"/>
              <w:marTop w:val="0"/>
              <w:marBottom w:val="0"/>
              <w:divBdr>
                <w:top w:val="none" w:sz="0" w:space="0" w:color="auto"/>
                <w:left w:val="none" w:sz="0" w:space="0" w:color="auto"/>
                <w:bottom w:val="none" w:sz="0" w:space="0" w:color="auto"/>
                <w:right w:val="none" w:sz="0" w:space="0" w:color="auto"/>
              </w:divBdr>
            </w:div>
            <w:div w:id="1521773288">
              <w:marLeft w:val="0"/>
              <w:marRight w:val="0"/>
              <w:marTop w:val="0"/>
              <w:marBottom w:val="0"/>
              <w:divBdr>
                <w:top w:val="none" w:sz="0" w:space="0" w:color="auto"/>
                <w:left w:val="none" w:sz="0" w:space="0" w:color="auto"/>
                <w:bottom w:val="none" w:sz="0" w:space="0" w:color="auto"/>
                <w:right w:val="none" w:sz="0" w:space="0" w:color="auto"/>
              </w:divBdr>
            </w:div>
            <w:div w:id="1543639553">
              <w:marLeft w:val="0"/>
              <w:marRight w:val="0"/>
              <w:marTop w:val="0"/>
              <w:marBottom w:val="0"/>
              <w:divBdr>
                <w:top w:val="none" w:sz="0" w:space="0" w:color="auto"/>
                <w:left w:val="none" w:sz="0" w:space="0" w:color="auto"/>
                <w:bottom w:val="none" w:sz="0" w:space="0" w:color="auto"/>
                <w:right w:val="none" w:sz="0" w:space="0" w:color="auto"/>
              </w:divBdr>
            </w:div>
            <w:div w:id="1579945085">
              <w:marLeft w:val="0"/>
              <w:marRight w:val="0"/>
              <w:marTop w:val="0"/>
              <w:marBottom w:val="0"/>
              <w:divBdr>
                <w:top w:val="none" w:sz="0" w:space="0" w:color="auto"/>
                <w:left w:val="none" w:sz="0" w:space="0" w:color="auto"/>
                <w:bottom w:val="none" w:sz="0" w:space="0" w:color="auto"/>
                <w:right w:val="none" w:sz="0" w:space="0" w:color="auto"/>
              </w:divBdr>
            </w:div>
            <w:div w:id="1596281125">
              <w:marLeft w:val="0"/>
              <w:marRight w:val="0"/>
              <w:marTop w:val="0"/>
              <w:marBottom w:val="0"/>
              <w:divBdr>
                <w:top w:val="none" w:sz="0" w:space="0" w:color="auto"/>
                <w:left w:val="none" w:sz="0" w:space="0" w:color="auto"/>
                <w:bottom w:val="none" w:sz="0" w:space="0" w:color="auto"/>
                <w:right w:val="none" w:sz="0" w:space="0" w:color="auto"/>
              </w:divBdr>
            </w:div>
            <w:div w:id="1654749688">
              <w:marLeft w:val="0"/>
              <w:marRight w:val="0"/>
              <w:marTop w:val="0"/>
              <w:marBottom w:val="0"/>
              <w:divBdr>
                <w:top w:val="none" w:sz="0" w:space="0" w:color="auto"/>
                <w:left w:val="none" w:sz="0" w:space="0" w:color="auto"/>
                <w:bottom w:val="none" w:sz="0" w:space="0" w:color="auto"/>
                <w:right w:val="none" w:sz="0" w:space="0" w:color="auto"/>
              </w:divBdr>
            </w:div>
            <w:div w:id="1655328299">
              <w:marLeft w:val="0"/>
              <w:marRight w:val="0"/>
              <w:marTop w:val="0"/>
              <w:marBottom w:val="0"/>
              <w:divBdr>
                <w:top w:val="none" w:sz="0" w:space="0" w:color="auto"/>
                <w:left w:val="none" w:sz="0" w:space="0" w:color="auto"/>
                <w:bottom w:val="none" w:sz="0" w:space="0" w:color="auto"/>
                <w:right w:val="none" w:sz="0" w:space="0" w:color="auto"/>
              </w:divBdr>
            </w:div>
            <w:div w:id="1720741624">
              <w:marLeft w:val="0"/>
              <w:marRight w:val="0"/>
              <w:marTop w:val="0"/>
              <w:marBottom w:val="0"/>
              <w:divBdr>
                <w:top w:val="none" w:sz="0" w:space="0" w:color="auto"/>
                <w:left w:val="none" w:sz="0" w:space="0" w:color="auto"/>
                <w:bottom w:val="none" w:sz="0" w:space="0" w:color="auto"/>
                <w:right w:val="none" w:sz="0" w:space="0" w:color="auto"/>
              </w:divBdr>
            </w:div>
            <w:div w:id="1791052559">
              <w:marLeft w:val="0"/>
              <w:marRight w:val="0"/>
              <w:marTop w:val="0"/>
              <w:marBottom w:val="0"/>
              <w:divBdr>
                <w:top w:val="none" w:sz="0" w:space="0" w:color="auto"/>
                <w:left w:val="none" w:sz="0" w:space="0" w:color="auto"/>
                <w:bottom w:val="none" w:sz="0" w:space="0" w:color="auto"/>
                <w:right w:val="none" w:sz="0" w:space="0" w:color="auto"/>
              </w:divBdr>
            </w:div>
            <w:div w:id="1813061129">
              <w:marLeft w:val="0"/>
              <w:marRight w:val="0"/>
              <w:marTop w:val="0"/>
              <w:marBottom w:val="0"/>
              <w:divBdr>
                <w:top w:val="none" w:sz="0" w:space="0" w:color="auto"/>
                <w:left w:val="none" w:sz="0" w:space="0" w:color="auto"/>
                <w:bottom w:val="none" w:sz="0" w:space="0" w:color="auto"/>
                <w:right w:val="none" w:sz="0" w:space="0" w:color="auto"/>
              </w:divBdr>
            </w:div>
            <w:div w:id="1842232186">
              <w:marLeft w:val="0"/>
              <w:marRight w:val="0"/>
              <w:marTop w:val="0"/>
              <w:marBottom w:val="0"/>
              <w:divBdr>
                <w:top w:val="none" w:sz="0" w:space="0" w:color="auto"/>
                <w:left w:val="none" w:sz="0" w:space="0" w:color="auto"/>
                <w:bottom w:val="none" w:sz="0" w:space="0" w:color="auto"/>
                <w:right w:val="none" w:sz="0" w:space="0" w:color="auto"/>
              </w:divBdr>
            </w:div>
            <w:div w:id="1920678317">
              <w:marLeft w:val="0"/>
              <w:marRight w:val="0"/>
              <w:marTop w:val="0"/>
              <w:marBottom w:val="0"/>
              <w:divBdr>
                <w:top w:val="none" w:sz="0" w:space="0" w:color="auto"/>
                <w:left w:val="none" w:sz="0" w:space="0" w:color="auto"/>
                <w:bottom w:val="none" w:sz="0" w:space="0" w:color="auto"/>
                <w:right w:val="none" w:sz="0" w:space="0" w:color="auto"/>
              </w:divBdr>
            </w:div>
            <w:div w:id="1955862085">
              <w:marLeft w:val="0"/>
              <w:marRight w:val="0"/>
              <w:marTop w:val="0"/>
              <w:marBottom w:val="0"/>
              <w:divBdr>
                <w:top w:val="none" w:sz="0" w:space="0" w:color="auto"/>
                <w:left w:val="none" w:sz="0" w:space="0" w:color="auto"/>
                <w:bottom w:val="none" w:sz="0" w:space="0" w:color="auto"/>
                <w:right w:val="none" w:sz="0" w:space="0" w:color="auto"/>
              </w:divBdr>
            </w:div>
            <w:div w:id="2022970376">
              <w:marLeft w:val="0"/>
              <w:marRight w:val="0"/>
              <w:marTop w:val="0"/>
              <w:marBottom w:val="0"/>
              <w:divBdr>
                <w:top w:val="none" w:sz="0" w:space="0" w:color="auto"/>
                <w:left w:val="none" w:sz="0" w:space="0" w:color="auto"/>
                <w:bottom w:val="none" w:sz="0" w:space="0" w:color="auto"/>
                <w:right w:val="none" w:sz="0" w:space="0" w:color="auto"/>
              </w:divBdr>
            </w:div>
          </w:divsChild>
        </w:div>
        <w:div w:id="2106265599">
          <w:marLeft w:val="0"/>
          <w:marRight w:val="0"/>
          <w:marTop w:val="0"/>
          <w:marBottom w:val="0"/>
          <w:divBdr>
            <w:top w:val="none" w:sz="0" w:space="0" w:color="auto"/>
            <w:left w:val="none" w:sz="0" w:space="0" w:color="auto"/>
            <w:bottom w:val="none" w:sz="0" w:space="0" w:color="auto"/>
            <w:right w:val="none" w:sz="0" w:space="0" w:color="auto"/>
          </w:divBdr>
          <w:divsChild>
            <w:div w:id="380373263">
              <w:marLeft w:val="0"/>
              <w:marRight w:val="0"/>
              <w:marTop w:val="0"/>
              <w:marBottom w:val="0"/>
              <w:divBdr>
                <w:top w:val="none" w:sz="0" w:space="0" w:color="auto"/>
                <w:left w:val="none" w:sz="0" w:space="0" w:color="auto"/>
                <w:bottom w:val="none" w:sz="0" w:space="0" w:color="auto"/>
                <w:right w:val="none" w:sz="0" w:space="0" w:color="auto"/>
              </w:divBdr>
            </w:div>
            <w:div w:id="807670354">
              <w:marLeft w:val="0"/>
              <w:marRight w:val="0"/>
              <w:marTop w:val="0"/>
              <w:marBottom w:val="0"/>
              <w:divBdr>
                <w:top w:val="none" w:sz="0" w:space="0" w:color="auto"/>
                <w:left w:val="none" w:sz="0" w:space="0" w:color="auto"/>
                <w:bottom w:val="none" w:sz="0" w:space="0" w:color="auto"/>
                <w:right w:val="none" w:sz="0" w:space="0" w:color="auto"/>
              </w:divBdr>
            </w:div>
            <w:div w:id="1502313357">
              <w:marLeft w:val="0"/>
              <w:marRight w:val="0"/>
              <w:marTop w:val="0"/>
              <w:marBottom w:val="0"/>
              <w:divBdr>
                <w:top w:val="none" w:sz="0" w:space="0" w:color="auto"/>
                <w:left w:val="none" w:sz="0" w:space="0" w:color="auto"/>
                <w:bottom w:val="none" w:sz="0" w:space="0" w:color="auto"/>
                <w:right w:val="none" w:sz="0" w:space="0" w:color="auto"/>
              </w:divBdr>
            </w:div>
            <w:div w:id="1575703775">
              <w:marLeft w:val="0"/>
              <w:marRight w:val="0"/>
              <w:marTop w:val="0"/>
              <w:marBottom w:val="0"/>
              <w:divBdr>
                <w:top w:val="none" w:sz="0" w:space="0" w:color="auto"/>
                <w:left w:val="none" w:sz="0" w:space="0" w:color="auto"/>
                <w:bottom w:val="none" w:sz="0" w:space="0" w:color="auto"/>
                <w:right w:val="none" w:sz="0" w:space="0" w:color="auto"/>
              </w:divBdr>
            </w:div>
            <w:div w:id="1917744898">
              <w:marLeft w:val="0"/>
              <w:marRight w:val="0"/>
              <w:marTop w:val="0"/>
              <w:marBottom w:val="0"/>
              <w:divBdr>
                <w:top w:val="none" w:sz="0" w:space="0" w:color="auto"/>
                <w:left w:val="none" w:sz="0" w:space="0" w:color="auto"/>
                <w:bottom w:val="none" w:sz="0" w:space="0" w:color="auto"/>
                <w:right w:val="none" w:sz="0" w:space="0" w:color="auto"/>
              </w:divBdr>
            </w:div>
            <w:div w:id="2050450092">
              <w:marLeft w:val="0"/>
              <w:marRight w:val="0"/>
              <w:marTop w:val="0"/>
              <w:marBottom w:val="0"/>
              <w:divBdr>
                <w:top w:val="none" w:sz="0" w:space="0" w:color="auto"/>
                <w:left w:val="none" w:sz="0" w:space="0" w:color="auto"/>
                <w:bottom w:val="none" w:sz="0" w:space="0" w:color="auto"/>
                <w:right w:val="none" w:sz="0" w:space="0" w:color="auto"/>
              </w:divBdr>
            </w:div>
            <w:div w:id="21011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81435">
      <w:bodyDiv w:val="1"/>
      <w:marLeft w:val="0"/>
      <w:marRight w:val="0"/>
      <w:marTop w:val="0"/>
      <w:marBottom w:val="0"/>
      <w:divBdr>
        <w:top w:val="none" w:sz="0" w:space="0" w:color="auto"/>
        <w:left w:val="none" w:sz="0" w:space="0" w:color="auto"/>
        <w:bottom w:val="none" w:sz="0" w:space="0" w:color="auto"/>
        <w:right w:val="none" w:sz="0" w:space="0" w:color="auto"/>
      </w:divBdr>
      <w:divsChild>
        <w:div w:id="194539012">
          <w:marLeft w:val="0"/>
          <w:marRight w:val="0"/>
          <w:marTop w:val="0"/>
          <w:marBottom w:val="0"/>
          <w:divBdr>
            <w:top w:val="none" w:sz="0" w:space="0" w:color="auto"/>
            <w:left w:val="none" w:sz="0" w:space="0" w:color="auto"/>
            <w:bottom w:val="none" w:sz="0" w:space="0" w:color="auto"/>
            <w:right w:val="none" w:sz="0" w:space="0" w:color="auto"/>
          </w:divBdr>
        </w:div>
        <w:div w:id="247428417">
          <w:marLeft w:val="0"/>
          <w:marRight w:val="0"/>
          <w:marTop w:val="0"/>
          <w:marBottom w:val="0"/>
          <w:divBdr>
            <w:top w:val="none" w:sz="0" w:space="0" w:color="auto"/>
            <w:left w:val="none" w:sz="0" w:space="0" w:color="auto"/>
            <w:bottom w:val="none" w:sz="0" w:space="0" w:color="auto"/>
            <w:right w:val="none" w:sz="0" w:space="0" w:color="auto"/>
          </w:divBdr>
          <w:divsChild>
            <w:div w:id="29261602">
              <w:marLeft w:val="0"/>
              <w:marRight w:val="0"/>
              <w:marTop w:val="0"/>
              <w:marBottom w:val="0"/>
              <w:divBdr>
                <w:top w:val="none" w:sz="0" w:space="0" w:color="auto"/>
                <w:left w:val="none" w:sz="0" w:space="0" w:color="auto"/>
                <w:bottom w:val="none" w:sz="0" w:space="0" w:color="auto"/>
                <w:right w:val="none" w:sz="0" w:space="0" w:color="auto"/>
              </w:divBdr>
            </w:div>
            <w:div w:id="40595375">
              <w:marLeft w:val="0"/>
              <w:marRight w:val="0"/>
              <w:marTop w:val="0"/>
              <w:marBottom w:val="0"/>
              <w:divBdr>
                <w:top w:val="none" w:sz="0" w:space="0" w:color="auto"/>
                <w:left w:val="none" w:sz="0" w:space="0" w:color="auto"/>
                <w:bottom w:val="none" w:sz="0" w:space="0" w:color="auto"/>
                <w:right w:val="none" w:sz="0" w:space="0" w:color="auto"/>
              </w:divBdr>
            </w:div>
            <w:div w:id="88281797">
              <w:marLeft w:val="0"/>
              <w:marRight w:val="0"/>
              <w:marTop w:val="0"/>
              <w:marBottom w:val="0"/>
              <w:divBdr>
                <w:top w:val="none" w:sz="0" w:space="0" w:color="auto"/>
                <w:left w:val="none" w:sz="0" w:space="0" w:color="auto"/>
                <w:bottom w:val="none" w:sz="0" w:space="0" w:color="auto"/>
                <w:right w:val="none" w:sz="0" w:space="0" w:color="auto"/>
              </w:divBdr>
            </w:div>
            <w:div w:id="91513908">
              <w:marLeft w:val="0"/>
              <w:marRight w:val="0"/>
              <w:marTop w:val="0"/>
              <w:marBottom w:val="0"/>
              <w:divBdr>
                <w:top w:val="none" w:sz="0" w:space="0" w:color="auto"/>
                <w:left w:val="none" w:sz="0" w:space="0" w:color="auto"/>
                <w:bottom w:val="none" w:sz="0" w:space="0" w:color="auto"/>
                <w:right w:val="none" w:sz="0" w:space="0" w:color="auto"/>
              </w:divBdr>
            </w:div>
            <w:div w:id="191890164">
              <w:marLeft w:val="0"/>
              <w:marRight w:val="0"/>
              <w:marTop w:val="0"/>
              <w:marBottom w:val="0"/>
              <w:divBdr>
                <w:top w:val="none" w:sz="0" w:space="0" w:color="auto"/>
                <w:left w:val="none" w:sz="0" w:space="0" w:color="auto"/>
                <w:bottom w:val="none" w:sz="0" w:space="0" w:color="auto"/>
                <w:right w:val="none" w:sz="0" w:space="0" w:color="auto"/>
              </w:divBdr>
            </w:div>
            <w:div w:id="205222880">
              <w:marLeft w:val="0"/>
              <w:marRight w:val="0"/>
              <w:marTop w:val="0"/>
              <w:marBottom w:val="0"/>
              <w:divBdr>
                <w:top w:val="none" w:sz="0" w:space="0" w:color="auto"/>
                <w:left w:val="none" w:sz="0" w:space="0" w:color="auto"/>
                <w:bottom w:val="none" w:sz="0" w:space="0" w:color="auto"/>
                <w:right w:val="none" w:sz="0" w:space="0" w:color="auto"/>
              </w:divBdr>
            </w:div>
            <w:div w:id="221212538">
              <w:marLeft w:val="0"/>
              <w:marRight w:val="0"/>
              <w:marTop w:val="0"/>
              <w:marBottom w:val="0"/>
              <w:divBdr>
                <w:top w:val="none" w:sz="0" w:space="0" w:color="auto"/>
                <w:left w:val="none" w:sz="0" w:space="0" w:color="auto"/>
                <w:bottom w:val="none" w:sz="0" w:space="0" w:color="auto"/>
                <w:right w:val="none" w:sz="0" w:space="0" w:color="auto"/>
              </w:divBdr>
            </w:div>
            <w:div w:id="226693161">
              <w:marLeft w:val="0"/>
              <w:marRight w:val="0"/>
              <w:marTop w:val="0"/>
              <w:marBottom w:val="0"/>
              <w:divBdr>
                <w:top w:val="none" w:sz="0" w:space="0" w:color="auto"/>
                <w:left w:val="none" w:sz="0" w:space="0" w:color="auto"/>
                <w:bottom w:val="none" w:sz="0" w:space="0" w:color="auto"/>
                <w:right w:val="none" w:sz="0" w:space="0" w:color="auto"/>
              </w:divBdr>
            </w:div>
            <w:div w:id="306667491">
              <w:marLeft w:val="0"/>
              <w:marRight w:val="0"/>
              <w:marTop w:val="0"/>
              <w:marBottom w:val="0"/>
              <w:divBdr>
                <w:top w:val="none" w:sz="0" w:space="0" w:color="auto"/>
                <w:left w:val="none" w:sz="0" w:space="0" w:color="auto"/>
                <w:bottom w:val="none" w:sz="0" w:space="0" w:color="auto"/>
                <w:right w:val="none" w:sz="0" w:space="0" w:color="auto"/>
              </w:divBdr>
            </w:div>
            <w:div w:id="312030639">
              <w:marLeft w:val="0"/>
              <w:marRight w:val="0"/>
              <w:marTop w:val="0"/>
              <w:marBottom w:val="0"/>
              <w:divBdr>
                <w:top w:val="none" w:sz="0" w:space="0" w:color="auto"/>
                <w:left w:val="none" w:sz="0" w:space="0" w:color="auto"/>
                <w:bottom w:val="none" w:sz="0" w:space="0" w:color="auto"/>
                <w:right w:val="none" w:sz="0" w:space="0" w:color="auto"/>
              </w:divBdr>
            </w:div>
            <w:div w:id="383717706">
              <w:marLeft w:val="0"/>
              <w:marRight w:val="0"/>
              <w:marTop w:val="0"/>
              <w:marBottom w:val="0"/>
              <w:divBdr>
                <w:top w:val="none" w:sz="0" w:space="0" w:color="auto"/>
                <w:left w:val="none" w:sz="0" w:space="0" w:color="auto"/>
                <w:bottom w:val="none" w:sz="0" w:space="0" w:color="auto"/>
                <w:right w:val="none" w:sz="0" w:space="0" w:color="auto"/>
              </w:divBdr>
            </w:div>
            <w:div w:id="412703770">
              <w:marLeft w:val="0"/>
              <w:marRight w:val="0"/>
              <w:marTop w:val="0"/>
              <w:marBottom w:val="0"/>
              <w:divBdr>
                <w:top w:val="none" w:sz="0" w:space="0" w:color="auto"/>
                <w:left w:val="none" w:sz="0" w:space="0" w:color="auto"/>
                <w:bottom w:val="none" w:sz="0" w:space="0" w:color="auto"/>
                <w:right w:val="none" w:sz="0" w:space="0" w:color="auto"/>
              </w:divBdr>
            </w:div>
            <w:div w:id="414395954">
              <w:marLeft w:val="0"/>
              <w:marRight w:val="0"/>
              <w:marTop w:val="0"/>
              <w:marBottom w:val="0"/>
              <w:divBdr>
                <w:top w:val="none" w:sz="0" w:space="0" w:color="auto"/>
                <w:left w:val="none" w:sz="0" w:space="0" w:color="auto"/>
                <w:bottom w:val="none" w:sz="0" w:space="0" w:color="auto"/>
                <w:right w:val="none" w:sz="0" w:space="0" w:color="auto"/>
              </w:divBdr>
            </w:div>
            <w:div w:id="426198276">
              <w:marLeft w:val="0"/>
              <w:marRight w:val="0"/>
              <w:marTop w:val="0"/>
              <w:marBottom w:val="0"/>
              <w:divBdr>
                <w:top w:val="none" w:sz="0" w:space="0" w:color="auto"/>
                <w:left w:val="none" w:sz="0" w:space="0" w:color="auto"/>
                <w:bottom w:val="none" w:sz="0" w:space="0" w:color="auto"/>
                <w:right w:val="none" w:sz="0" w:space="0" w:color="auto"/>
              </w:divBdr>
            </w:div>
            <w:div w:id="436828528">
              <w:marLeft w:val="0"/>
              <w:marRight w:val="0"/>
              <w:marTop w:val="0"/>
              <w:marBottom w:val="0"/>
              <w:divBdr>
                <w:top w:val="none" w:sz="0" w:space="0" w:color="auto"/>
                <w:left w:val="none" w:sz="0" w:space="0" w:color="auto"/>
                <w:bottom w:val="none" w:sz="0" w:space="0" w:color="auto"/>
                <w:right w:val="none" w:sz="0" w:space="0" w:color="auto"/>
              </w:divBdr>
            </w:div>
            <w:div w:id="449057993">
              <w:marLeft w:val="0"/>
              <w:marRight w:val="0"/>
              <w:marTop w:val="0"/>
              <w:marBottom w:val="0"/>
              <w:divBdr>
                <w:top w:val="none" w:sz="0" w:space="0" w:color="auto"/>
                <w:left w:val="none" w:sz="0" w:space="0" w:color="auto"/>
                <w:bottom w:val="none" w:sz="0" w:space="0" w:color="auto"/>
                <w:right w:val="none" w:sz="0" w:space="0" w:color="auto"/>
              </w:divBdr>
            </w:div>
            <w:div w:id="452409312">
              <w:marLeft w:val="0"/>
              <w:marRight w:val="0"/>
              <w:marTop w:val="0"/>
              <w:marBottom w:val="0"/>
              <w:divBdr>
                <w:top w:val="none" w:sz="0" w:space="0" w:color="auto"/>
                <w:left w:val="none" w:sz="0" w:space="0" w:color="auto"/>
                <w:bottom w:val="none" w:sz="0" w:space="0" w:color="auto"/>
                <w:right w:val="none" w:sz="0" w:space="0" w:color="auto"/>
              </w:divBdr>
            </w:div>
            <w:div w:id="492993798">
              <w:marLeft w:val="0"/>
              <w:marRight w:val="0"/>
              <w:marTop w:val="0"/>
              <w:marBottom w:val="0"/>
              <w:divBdr>
                <w:top w:val="none" w:sz="0" w:space="0" w:color="auto"/>
                <w:left w:val="none" w:sz="0" w:space="0" w:color="auto"/>
                <w:bottom w:val="none" w:sz="0" w:space="0" w:color="auto"/>
                <w:right w:val="none" w:sz="0" w:space="0" w:color="auto"/>
              </w:divBdr>
            </w:div>
            <w:div w:id="504370708">
              <w:marLeft w:val="0"/>
              <w:marRight w:val="0"/>
              <w:marTop w:val="0"/>
              <w:marBottom w:val="0"/>
              <w:divBdr>
                <w:top w:val="none" w:sz="0" w:space="0" w:color="auto"/>
                <w:left w:val="none" w:sz="0" w:space="0" w:color="auto"/>
                <w:bottom w:val="none" w:sz="0" w:space="0" w:color="auto"/>
                <w:right w:val="none" w:sz="0" w:space="0" w:color="auto"/>
              </w:divBdr>
            </w:div>
            <w:div w:id="550849418">
              <w:marLeft w:val="0"/>
              <w:marRight w:val="0"/>
              <w:marTop w:val="0"/>
              <w:marBottom w:val="0"/>
              <w:divBdr>
                <w:top w:val="none" w:sz="0" w:space="0" w:color="auto"/>
                <w:left w:val="none" w:sz="0" w:space="0" w:color="auto"/>
                <w:bottom w:val="none" w:sz="0" w:space="0" w:color="auto"/>
                <w:right w:val="none" w:sz="0" w:space="0" w:color="auto"/>
              </w:divBdr>
            </w:div>
            <w:div w:id="551308032">
              <w:marLeft w:val="0"/>
              <w:marRight w:val="0"/>
              <w:marTop w:val="0"/>
              <w:marBottom w:val="0"/>
              <w:divBdr>
                <w:top w:val="none" w:sz="0" w:space="0" w:color="auto"/>
                <w:left w:val="none" w:sz="0" w:space="0" w:color="auto"/>
                <w:bottom w:val="none" w:sz="0" w:space="0" w:color="auto"/>
                <w:right w:val="none" w:sz="0" w:space="0" w:color="auto"/>
              </w:divBdr>
            </w:div>
            <w:div w:id="561602949">
              <w:marLeft w:val="0"/>
              <w:marRight w:val="0"/>
              <w:marTop w:val="0"/>
              <w:marBottom w:val="0"/>
              <w:divBdr>
                <w:top w:val="none" w:sz="0" w:space="0" w:color="auto"/>
                <w:left w:val="none" w:sz="0" w:space="0" w:color="auto"/>
                <w:bottom w:val="none" w:sz="0" w:space="0" w:color="auto"/>
                <w:right w:val="none" w:sz="0" w:space="0" w:color="auto"/>
              </w:divBdr>
            </w:div>
            <w:div w:id="605311084">
              <w:marLeft w:val="0"/>
              <w:marRight w:val="0"/>
              <w:marTop w:val="0"/>
              <w:marBottom w:val="0"/>
              <w:divBdr>
                <w:top w:val="none" w:sz="0" w:space="0" w:color="auto"/>
                <w:left w:val="none" w:sz="0" w:space="0" w:color="auto"/>
                <w:bottom w:val="none" w:sz="0" w:space="0" w:color="auto"/>
                <w:right w:val="none" w:sz="0" w:space="0" w:color="auto"/>
              </w:divBdr>
            </w:div>
            <w:div w:id="617489658">
              <w:marLeft w:val="0"/>
              <w:marRight w:val="0"/>
              <w:marTop w:val="0"/>
              <w:marBottom w:val="0"/>
              <w:divBdr>
                <w:top w:val="none" w:sz="0" w:space="0" w:color="auto"/>
                <w:left w:val="none" w:sz="0" w:space="0" w:color="auto"/>
                <w:bottom w:val="none" w:sz="0" w:space="0" w:color="auto"/>
                <w:right w:val="none" w:sz="0" w:space="0" w:color="auto"/>
              </w:divBdr>
            </w:div>
            <w:div w:id="629287058">
              <w:marLeft w:val="0"/>
              <w:marRight w:val="0"/>
              <w:marTop w:val="0"/>
              <w:marBottom w:val="0"/>
              <w:divBdr>
                <w:top w:val="none" w:sz="0" w:space="0" w:color="auto"/>
                <w:left w:val="none" w:sz="0" w:space="0" w:color="auto"/>
                <w:bottom w:val="none" w:sz="0" w:space="0" w:color="auto"/>
                <w:right w:val="none" w:sz="0" w:space="0" w:color="auto"/>
              </w:divBdr>
            </w:div>
            <w:div w:id="651451468">
              <w:marLeft w:val="0"/>
              <w:marRight w:val="0"/>
              <w:marTop w:val="0"/>
              <w:marBottom w:val="0"/>
              <w:divBdr>
                <w:top w:val="none" w:sz="0" w:space="0" w:color="auto"/>
                <w:left w:val="none" w:sz="0" w:space="0" w:color="auto"/>
                <w:bottom w:val="none" w:sz="0" w:space="0" w:color="auto"/>
                <w:right w:val="none" w:sz="0" w:space="0" w:color="auto"/>
              </w:divBdr>
            </w:div>
            <w:div w:id="653534925">
              <w:marLeft w:val="0"/>
              <w:marRight w:val="0"/>
              <w:marTop w:val="0"/>
              <w:marBottom w:val="0"/>
              <w:divBdr>
                <w:top w:val="none" w:sz="0" w:space="0" w:color="auto"/>
                <w:left w:val="none" w:sz="0" w:space="0" w:color="auto"/>
                <w:bottom w:val="none" w:sz="0" w:space="0" w:color="auto"/>
                <w:right w:val="none" w:sz="0" w:space="0" w:color="auto"/>
              </w:divBdr>
            </w:div>
            <w:div w:id="680081183">
              <w:marLeft w:val="0"/>
              <w:marRight w:val="0"/>
              <w:marTop w:val="0"/>
              <w:marBottom w:val="0"/>
              <w:divBdr>
                <w:top w:val="none" w:sz="0" w:space="0" w:color="auto"/>
                <w:left w:val="none" w:sz="0" w:space="0" w:color="auto"/>
                <w:bottom w:val="none" w:sz="0" w:space="0" w:color="auto"/>
                <w:right w:val="none" w:sz="0" w:space="0" w:color="auto"/>
              </w:divBdr>
            </w:div>
            <w:div w:id="684594914">
              <w:marLeft w:val="0"/>
              <w:marRight w:val="0"/>
              <w:marTop w:val="0"/>
              <w:marBottom w:val="0"/>
              <w:divBdr>
                <w:top w:val="none" w:sz="0" w:space="0" w:color="auto"/>
                <w:left w:val="none" w:sz="0" w:space="0" w:color="auto"/>
                <w:bottom w:val="none" w:sz="0" w:space="0" w:color="auto"/>
                <w:right w:val="none" w:sz="0" w:space="0" w:color="auto"/>
              </w:divBdr>
            </w:div>
            <w:div w:id="692733496">
              <w:marLeft w:val="0"/>
              <w:marRight w:val="0"/>
              <w:marTop w:val="0"/>
              <w:marBottom w:val="0"/>
              <w:divBdr>
                <w:top w:val="none" w:sz="0" w:space="0" w:color="auto"/>
                <w:left w:val="none" w:sz="0" w:space="0" w:color="auto"/>
                <w:bottom w:val="none" w:sz="0" w:space="0" w:color="auto"/>
                <w:right w:val="none" w:sz="0" w:space="0" w:color="auto"/>
              </w:divBdr>
            </w:div>
            <w:div w:id="751702646">
              <w:marLeft w:val="0"/>
              <w:marRight w:val="0"/>
              <w:marTop w:val="0"/>
              <w:marBottom w:val="0"/>
              <w:divBdr>
                <w:top w:val="none" w:sz="0" w:space="0" w:color="auto"/>
                <w:left w:val="none" w:sz="0" w:space="0" w:color="auto"/>
                <w:bottom w:val="none" w:sz="0" w:space="0" w:color="auto"/>
                <w:right w:val="none" w:sz="0" w:space="0" w:color="auto"/>
              </w:divBdr>
            </w:div>
            <w:div w:id="808984696">
              <w:marLeft w:val="0"/>
              <w:marRight w:val="0"/>
              <w:marTop w:val="0"/>
              <w:marBottom w:val="0"/>
              <w:divBdr>
                <w:top w:val="none" w:sz="0" w:space="0" w:color="auto"/>
                <w:left w:val="none" w:sz="0" w:space="0" w:color="auto"/>
                <w:bottom w:val="none" w:sz="0" w:space="0" w:color="auto"/>
                <w:right w:val="none" w:sz="0" w:space="0" w:color="auto"/>
              </w:divBdr>
            </w:div>
            <w:div w:id="811023159">
              <w:marLeft w:val="0"/>
              <w:marRight w:val="0"/>
              <w:marTop w:val="0"/>
              <w:marBottom w:val="0"/>
              <w:divBdr>
                <w:top w:val="none" w:sz="0" w:space="0" w:color="auto"/>
                <w:left w:val="none" w:sz="0" w:space="0" w:color="auto"/>
                <w:bottom w:val="none" w:sz="0" w:space="0" w:color="auto"/>
                <w:right w:val="none" w:sz="0" w:space="0" w:color="auto"/>
              </w:divBdr>
              <w:divsChild>
                <w:div w:id="30304132">
                  <w:marLeft w:val="0"/>
                  <w:marRight w:val="0"/>
                  <w:marTop w:val="0"/>
                  <w:marBottom w:val="0"/>
                  <w:divBdr>
                    <w:top w:val="none" w:sz="0" w:space="0" w:color="auto"/>
                    <w:left w:val="none" w:sz="0" w:space="0" w:color="auto"/>
                    <w:bottom w:val="none" w:sz="0" w:space="0" w:color="auto"/>
                    <w:right w:val="none" w:sz="0" w:space="0" w:color="auto"/>
                  </w:divBdr>
                </w:div>
                <w:div w:id="80415463">
                  <w:marLeft w:val="0"/>
                  <w:marRight w:val="0"/>
                  <w:marTop w:val="0"/>
                  <w:marBottom w:val="0"/>
                  <w:divBdr>
                    <w:top w:val="none" w:sz="0" w:space="0" w:color="auto"/>
                    <w:left w:val="none" w:sz="0" w:space="0" w:color="auto"/>
                    <w:bottom w:val="none" w:sz="0" w:space="0" w:color="auto"/>
                    <w:right w:val="none" w:sz="0" w:space="0" w:color="auto"/>
                  </w:divBdr>
                </w:div>
                <w:div w:id="112213285">
                  <w:marLeft w:val="0"/>
                  <w:marRight w:val="0"/>
                  <w:marTop w:val="0"/>
                  <w:marBottom w:val="0"/>
                  <w:divBdr>
                    <w:top w:val="none" w:sz="0" w:space="0" w:color="auto"/>
                    <w:left w:val="none" w:sz="0" w:space="0" w:color="auto"/>
                    <w:bottom w:val="none" w:sz="0" w:space="0" w:color="auto"/>
                    <w:right w:val="none" w:sz="0" w:space="0" w:color="auto"/>
                  </w:divBdr>
                </w:div>
                <w:div w:id="115296489">
                  <w:marLeft w:val="0"/>
                  <w:marRight w:val="0"/>
                  <w:marTop w:val="0"/>
                  <w:marBottom w:val="0"/>
                  <w:divBdr>
                    <w:top w:val="none" w:sz="0" w:space="0" w:color="auto"/>
                    <w:left w:val="none" w:sz="0" w:space="0" w:color="auto"/>
                    <w:bottom w:val="none" w:sz="0" w:space="0" w:color="auto"/>
                    <w:right w:val="none" w:sz="0" w:space="0" w:color="auto"/>
                  </w:divBdr>
                </w:div>
                <w:div w:id="142087688">
                  <w:marLeft w:val="0"/>
                  <w:marRight w:val="0"/>
                  <w:marTop w:val="0"/>
                  <w:marBottom w:val="0"/>
                  <w:divBdr>
                    <w:top w:val="none" w:sz="0" w:space="0" w:color="auto"/>
                    <w:left w:val="none" w:sz="0" w:space="0" w:color="auto"/>
                    <w:bottom w:val="none" w:sz="0" w:space="0" w:color="auto"/>
                    <w:right w:val="none" w:sz="0" w:space="0" w:color="auto"/>
                  </w:divBdr>
                </w:div>
                <w:div w:id="219443749">
                  <w:marLeft w:val="0"/>
                  <w:marRight w:val="0"/>
                  <w:marTop w:val="0"/>
                  <w:marBottom w:val="0"/>
                  <w:divBdr>
                    <w:top w:val="none" w:sz="0" w:space="0" w:color="auto"/>
                    <w:left w:val="none" w:sz="0" w:space="0" w:color="auto"/>
                    <w:bottom w:val="none" w:sz="0" w:space="0" w:color="auto"/>
                    <w:right w:val="none" w:sz="0" w:space="0" w:color="auto"/>
                  </w:divBdr>
                </w:div>
                <w:div w:id="276641809">
                  <w:marLeft w:val="0"/>
                  <w:marRight w:val="0"/>
                  <w:marTop w:val="0"/>
                  <w:marBottom w:val="0"/>
                  <w:divBdr>
                    <w:top w:val="none" w:sz="0" w:space="0" w:color="auto"/>
                    <w:left w:val="none" w:sz="0" w:space="0" w:color="auto"/>
                    <w:bottom w:val="none" w:sz="0" w:space="0" w:color="auto"/>
                    <w:right w:val="none" w:sz="0" w:space="0" w:color="auto"/>
                  </w:divBdr>
                </w:div>
                <w:div w:id="309018253">
                  <w:marLeft w:val="0"/>
                  <w:marRight w:val="0"/>
                  <w:marTop w:val="0"/>
                  <w:marBottom w:val="0"/>
                  <w:divBdr>
                    <w:top w:val="none" w:sz="0" w:space="0" w:color="auto"/>
                    <w:left w:val="none" w:sz="0" w:space="0" w:color="auto"/>
                    <w:bottom w:val="none" w:sz="0" w:space="0" w:color="auto"/>
                    <w:right w:val="none" w:sz="0" w:space="0" w:color="auto"/>
                  </w:divBdr>
                </w:div>
                <w:div w:id="376901437">
                  <w:marLeft w:val="0"/>
                  <w:marRight w:val="0"/>
                  <w:marTop w:val="0"/>
                  <w:marBottom w:val="0"/>
                  <w:divBdr>
                    <w:top w:val="none" w:sz="0" w:space="0" w:color="auto"/>
                    <w:left w:val="none" w:sz="0" w:space="0" w:color="auto"/>
                    <w:bottom w:val="none" w:sz="0" w:space="0" w:color="auto"/>
                    <w:right w:val="none" w:sz="0" w:space="0" w:color="auto"/>
                  </w:divBdr>
                </w:div>
                <w:div w:id="492919283">
                  <w:marLeft w:val="0"/>
                  <w:marRight w:val="0"/>
                  <w:marTop w:val="0"/>
                  <w:marBottom w:val="0"/>
                  <w:divBdr>
                    <w:top w:val="none" w:sz="0" w:space="0" w:color="auto"/>
                    <w:left w:val="none" w:sz="0" w:space="0" w:color="auto"/>
                    <w:bottom w:val="none" w:sz="0" w:space="0" w:color="auto"/>
                    <w:right w:val="none" w:sz="0" w:space="0" w:color="auto"/>
                  </w:divBdr>
                </w:div>
                <w:div w:id="508177803">
                  <w:marLeft w:val="0"/>
                  <w:marRight w:val="0"/>
                  <w:marTop w:val="0"/>
                  <w:marBottom w:val="0"/>
                  <w:divBdr>
                    <w:top w:val="none" w:sz="0" w:space="0" w:color="auto"/>
                    <w:left w:val="none" w:sz="0" w:space="0" w:color="auto"/>
                    <w:bottom w:val="none" w:sz="0" w:space="0" w:color="auto"/>
                    <w:right w:val="none" w:sz="0" w:space="0" w:color="auto"/>
                  </w:divBdr>
                </w:div>
                <w:div w:id="536963937">
                  <w:marLeft w:val="0"/>
                  <w:marRight w:val="0"/>
                  <w:marTop w:val="0"/>
                  <w:marBottom w:val="0"/>
                  <w:divBdr>
                    <w:top w:val="none" w:sz="0" w:space="0" w:color="auto"/>
                    <w:left w:val="none" w:sz="0" w:space="0" w:color="auto"/>
                    <w:bottom w:val="none" w:sz="0" w:space="0" w:color="auto"/>
                    <w:right w:val="none" w:sz="0" w:space="0" w:color="auto"/>
                  </w:divBdr>
                </w:div>
                <w:div w:id="542212041">
                  <w:marLeft w:val="0"/>
                  <w:marRight w:val="0"/>
                  <w:marTop w:val="0"/>
                  <w:marBottom w:val="0"/>
                  <w:divBdr>
                    <w:top w:val="none" w:sz="0" w:space="0" w:color="auto"/>
                    <w:left w:val="none" w:sz="0" w:space="0" w:color="auto"/>
                    <w:bottom w:val="none" w:sz="0" w:space="0" w:color="auto"/>
                    <w:right w:val="none" w:sz="0" w:space="0" w:color="auto"/>
                  </w:divBdr>
                </w:div>
                <w:div w:id="554657054">
                  <w:marLeft w:val="0"/>
                  <w:marRight w:val="0"/>
                  <w:marTop w:val="0"/>
                  <w:marBottom w:val="0"/>
                  <w:divBdr>
                    <w:top w:val="none" w:sz="0" w:space="0" w:color="auto"/>
                    <w:left w:val="none" w:sz="0" w:space="0" w:color="auto"/>
                    <w:bottom w:val="none" w:sz="0" w:space="0" w:color="auto"/>
                    <w:right w:val="none" w:sz="0" w:space="0" w:color="auto"/>
                  </w:divBdr>
                </w:div>
                <w:div w:id="575896411">
                  <w:marLeft w:val="0"/>
                  <w:marRight w:val="0"/>
                  <w:marTop w:val="0"/>
                  <w:marBottom w:val="0"/>
                  <w:divBdr>
                    <w:top w:val="none" w:sz="0" w:space="0" w:color="auto"/>
                    <w:left w:val="none" w:sz="0" w:space="0" w:color="auto"/>
                    <w:bottom w:val="none" w:sz="0" w:space="0" w:color="auto"/>
                    <w:right w:val="none" w:sz="0" w:space="0" w:color="auto"/>
                  </w:divBdr>
                </w:div>
                <w:div w:id="601843559">
                  <w:marLeft w:val="0"/>
                  <w:marRight w:val="0"/>
                  <w:marTop w:val="0"/>
                  <w:marBottom w:val="0"/>
                  <w:divBdr>
                    <w:top w:val="none" w:sz="0" w:space="0" w:color="auto"/>
                    <w:left w:val="none" w:sz="0" w:space="0" w:color="auto"/>
                    <w:bottom w:val="none" w:sz="0" w:space="0" w:color="auto"/>
                    <w:right w:val="none" w:sz="0" w:space="0" w:color="auto"/>
                  </w:divBdr>
                </w:div>
                <w:div w:id="615257877">
                  <w:marLeft w:val="0"/>
                  <w:marRight w:val="0"/>
                  <w:marTop w:val="0"/>
                  <w:marBottom w:val="0"/>
                  <w:divBdr>
                    <w:top w:val="none" w:sz="0" w:space="0" w:color="auto"/>
                    <w:left w:val="none" w:sz="0" w:space="0" w:color="auto"/>
                    <w:bottom w:val="none" w:sz="0" w:space="0" w:color="auto"/>
                    <w:right w:val="none" w:sz="0" w:space="0" w:color="auto"/>
                  </w:divBdr>
                </w:div>
                <w:div w:id="674458072">
                  <w:marLeft w:val="0"/>
                  <w:marRight w:val="0"/>
                  <w:marTop w:val="0"/>
                  <w:marBottom w:val="0"/>
                  <w:divBdr>
                    <w:top w:val="none" w:sz="0" w:space="0" w:color="auto"/>
                    <w:left w:val="none" w:sz="0" w:space="0" w:color="auto"/>
                    <w:bottom w:val="none" w:sz="0" w:space="0" w:color="auto"/>
                    <w:right w:val="none" w:sz="0" w:space="0" w:color="auto"/>
                  </w:divBdr>
                </w:div>
                <w:div w:id="757672618">
                  <w:marLeft w:val="0"/>
                  <w:marRight w:val="0"/>
                  <w:marTop w:val="0"/>
                  <w:marBottom w:val="0"/>
                  <w:divBdr>
                    <w:top w:val="none" w:sz="0" w:space="0" w:color="auto"/>
                    <w:left w:val="none" w:sz="0" w:space="0" w:color="auto"/>
                    <w:bottom w:val="none" w:sz="0" w:space="0" w:color="auto"/>
                    <w:right w:val="none" w:sz="0" w:space="0" w:color="auto"/>
                  </w:divBdr>
                </w:div>
                <w:div w:id="793838604">
                  <w:marLeft w:val="0"/>
                  <w:marRight w:val="0"/>
                  <w:marTop w:val="0"/>
                  <w:marBottom w:val="0"/>
                  <w:divBdr>
                    <w:top w:val="none" w:sz="0" w:space="0" w:color="auto"/>
                    <w:left w:val="none" w:sz="0" w:space="0" w:color="auto"/>
                    <w:bottom w:val="none" w:sz="0" w:space="0" w:color="auto"/>
                    <w:right w:val="none" w:sz="0" w:space="0" w:color="auto"/>
                  </w:divBdr>
                </w:div>
                <w:div w:id="821391599">
                  <w:marLeft w:val="0"/>
                  <w:marRight w:val="0"/>
                  <w:marTop w:val="0"/>
                  <w:marBottom w:val="0"/>
                  <w:divBdr>
                    <w:top w:val="none" w:sz="0" w:space="0" w:color="auto"/>
                    <w:left w:val="none" w:sz="0" w:space="0" w:color="auto"/>
                    <w:bottom w:val="none" w:sz="0" w:space="0" w:color="auto"/>
                    <w:right w:val="none" w:sz="0" w:space="0" w:color="auto"/>
                  </w:divBdr>
                </w:div>
                <w:div w:id="944311527">
                  <w:marLeft w:val="0"/>
                  <w:marRight w:val="0"/>
                  <w:marTop w:val="0"/>
                  <w:marBottom w:val="0"/>
                  <w:divBdr>
                    <w:top w:val="none" w:sz="0" w:space="0" w:color="auto"/>
                    <w:left w:val="none" w:sz="0" w:space="0" w:color="auto"/>
                    <w:bottom w:val="none" w:sz="0" w:space="0" w:color="auto"/>
                    <w:right w:val="none" w:sz="0" w:space="0" w:color="auto"/>
                  </w:divBdr>
                </w:div>
                <w:div w:id="957562197">
                  <w:marLeft w:val="0"/>
                  <w:marRight w:val="0"/>
                  <w:marTop w:val="0"/>
                  <w:marBottom w:val="0"/>
                  <w:divBdr>
                    <w:top w:val="none" w:sz="0" w:space="0" w:color="auto"/>
                    <w:left w:val="none" w:sz="0" w:space="0" w:color="auto"/>
                    <w:bottom w:val="none" w:sz="0" w:space="0" w:color="auto"/>
                    <w:right w:val="none" w:sz="0" w:space="0" w:color="auto"/>
                  </w:divBdr>
                </w:div>
                <w:div w:id="966353096">
                  <w:marLeft w:val="0"/>
                  <w:marRight w:val="0"/>
                  <w:marTop w:val="0"/>
                  <w:marBottom w:val="0"/>
                  <w:divBdr>
                    <w:top w:val="none" w:sz="0" w:space="0" w:color="auto"/>
                    <w:left w:val="none" w:sz="0" w:space="0" w:color="auto"/>
                    <w:bottom w:val="none" w:sz="0" w:space="0" w:color="auto"/>
                    <w:right w:val="none" w:sz="0" w:space="0" w:color="auto"/>
                  </w:divBdr>
                </w:div>
                <w:div w:id="1004823400">
                  <w:marLeft w:val="0"/>
                  <w:marRight w:val="0"/>
                  <w:marTop w:val="0"/>
                  <w:marBottom w:val="0"/>
                  <w:divBdr>
                    <w:top w:val="none" w:sz="0" w:space="0" w:color="auto"/>
                    <w:left w:val="none" w:sz="0" w:space="0" w:color="auto"/>
                    <w:bottom w:val="none" w:sz="0" w:space="0" w:color="auto"/>
                    <w:right w:val="none" w:sz="0" w:space="0" w:color="auto"/>
                  </w:divBdr>
                </w:div>
                <w:div w:id="1027636700">
                  <w:marLeft w:val="0"/>
                  <w:marRight w:val="0"/>
                  <w:marTop w:val="0"/>
                  <w:marBottom w:val="0"/>
                  <w:divBdr>
                    <w:top w:val="none" w:sz="0" w:space="0" w:color="auto"/>
                    <w:left w:val="none" w:sz="0" w:space="0" w:color="auto"/>
                    <w:bottom w:val="none" w:sz="0" w:space="0" w:color="auto"/>
                    <w:right w:val="none" w:sz="0" w:space="0" w:color="auto"/>
                  </w:divBdr>
                </w:div>
                <w:div w:id="1027677721">
                  <w:marLeft w:val="0"/>
                  <w:marRight w:val="0"/>
                  <w:marTop w:val="0"/>
                  <w:marBottom w:val="0"/>
                  <w:divBdr>
                    <w:top w:val="none" w:sz="0" w:space="0" w:color="auto"/>
                    <w:left w:val="none" w:sz="0" w:space="0" w:color="auto"/>
                    <w:bottom w:val="none" w:sz="0" w:space="0" w:color="auto"/>
                    <w:right w:val="none" w:sz="0" w:space="0" w:color="auto"/>
                  </w:divBdr>
                </w:div>
                <w:div w:id="1040205795">
                  <w:marLeft w:val="0"/>
                  <w:marRight w:val="0"/>
                  <w:marTop w:val="0"/>
                  <w:marBottom w:val="0"/>
                  <w:divBdr>
                    <w:top w:val="none" w:sz="0" w:space="0" w:color="auto"/>
                    <w:left w:val="none" w:sz="0" w:space="0" w:color="auto"/>
                    <w:bottom w:val="none" w:sz="0" w:space="0" w:color="auto"/>
                    <w:right w:val="none" w:sz="0" w:space="0" w:color="auto"/>
                  </w:divBdr>
                </w:div>
                <w:div w:id="1045569569">
                  <w:marLeft w:val="0"/>
                  <w:marRight w:val="0"/>
                  <w:marTop w:val="0"/>
                  <w:marBottom w:val="0"/>
                  <w:divBdr>
                    <w:top w:val="none" w:sz="0" w:space="0" w:color="auto"/>
                    <w:left w:val="none" w:sz="0" w:space="0" w:color="auto"/>
                    <w:bottom w:val="none" w:sz="0" w:space="0" w:color="auto"/>
                    <w:right w:val="none" w:sz="0" w:space="0" w:color="auto"/>
                  </w:divBdr>
                </w:div>
                <w:div w:id="1084883613">
                  <w:marLeft w:val="0"/>
                  <w:marRight w:val="0"/>
                  <w:marTop w:val="0"/>
                  <w:marBottom w:val="0"/>
                  <w:divBdr>
                    <w:top w:val="none" w:sz="0" w:space="0" w:color="auto"/>
                    <w:left w:val="none" w:sz="0" w:space="0" w:color="auto"/>
                    <w:bottom w:val="none" w:sz="0" w:space="0" w:color="auto"/>
                    <w:right w:val="none" w:sz="0" w:space="0" w:color="auto"/>
                  </w:divBdr>
                </w:div>
                <w:div w:id="1109544900">
                  <w:marLeft w:val="0"/>
                  <w:marRight w:val="0"/>
                  <w:marTop w:val="0"/>
                  <w:marBottom w:val="0"/>
                  <w:divBdr>
                    <w:top w:val="none" w:sz="0" w:space="0" w:color="auto"/>
                    <w:left w:val="none" w:sz="0" w:space="0" w:color="auto"/>
                    <w:bottom w:val="none" w:sz="0" w:space="0" w:color="auto"/>
                    <w:right w:val="none" w:sz="0" w:space="0" w:color="auto"/>
                  </w:divBdr>
                </w:div>
                <w:div w:id="1186745514">
                  <w:marLeft w:val="0"/>
                  <w:marRight w:val="0"/>
                  <w:marTop w:val="0"/>
                  <w:marBottom w:val="0"/>
                  <w:divBdr>
                    <w:top w:val="none" w:sz="0" w:space="0" w:color="auto"/>
                    <w:left w:val="none" w:sz="0" w:space="0" w:color="auto"/>
                    <w:bottom w:val="none" w:sz="0" w:space="0" w:color="auto"/>
                    <w:right w:val="none" w:sz="0" w:space="0" w:color="auto"/>
                  </w:divBdr>
                </w:div>
                <w:div w:id="1291060478">
                  <w:marLeft w:val="0"/>
                  <w:marRight w:val="0"/>
                  <w:marTop w:val="0"/>
                  <w:marBottom w:val="0"/>
                  <w:divBdr>
                    <w:top w:val="none" w:sz="0" w:space="0" w:color="auto"/>
                    <w:left w:val="none" w:sz="0" w:space="0" w:color="auto"/>
                    <w:bottom w:val="none" w:sz="0" w:space="0" w:color="auto"/>
                    <w:right w:val="none" w:sz="0" w:space="0" w:color="auto"/>
                  </w:divBdr>
                </w:div>
                <w:div w:id="1306008289">
                  <w:marLeft w:val="0"/>
                  <w:marRight w:val="0"/>
                  <w:marTop w:val="0"/>
                  <w:marBottom w:val="0"/>
                  <w:divBdr>
                    <w:top w:val="none" w:sz="0" w:space="0" w:color="auto"/>
                    <w:left w:val="none" w:sz="0" w:space="0" w:color="auto"/>
                    <w:bottom w:val="none" w:sz="0" w:space="0" w:color="auto"/>
                    <w:right w:val="none" w:sz="0" w:space="0" w:color="auto"/>
                  </w:divBdr>
                </w:div>
                <w:div w:id="1392191025">
                  <w:marLeft w:val="0"/>
                  <w:marRight w:val="0"/>
                  <w:marTop w:val="0"/>
                  <w:marBottom w:val="0"/>
                  <w:divBdr>
                    <w:top w:val="none" w:sz="0" w:space="0" w:color="auto"/>
                    <w:left w:val="none" w:sz="0" w:space="0" w:color="auto"/>
                    <w:bottom w:val="none" w:sz="0" w:space="0" w:color="auto"/>
                    <w:right w:val="none" w:sz="0" w:space="0" w:color="auto"/>
                  </w:divBdr>
                </w:div>
                <w:div w:id="1413311982">
                  <w:marLeft w:val="0"/>
                  <w:marRight w:val="0"/>
                  <w:marTop w:val="0"/>
                  <w:marBottom w:val="0"/>
                  <w:divBdr>
                    <w:top w:val="none" w:sz="0" w:space="0" w:color="auto"/>
                    <w:left w:val="none" w:sz="0" w:space="0" w:color="auto"/>
                    <w:bottom w:val="none" w:sz="0" w:space="0" w:color="auto"/>
                    <w:right w:val="none" w:sz="0" w:space="0" w:color="auto"/>
                  </w:divBdr>
                </w:div>
                <w:div w:id="1491094134">
                  <w:marLeft w:val="0"/>
                  <w:marRight w:val="0"/>
                  <w:marTop w:val="0"/>
                  <w:marBottom w:val="0"/>
                  <w:divBdr>
                    <w:top w:val="none" w:sz="0" w:space="0" w:color="auto"/>
                    <w:left w:val="none" w:sz="0" w:space="0" w:color="auto"/>
                    <w:bottom w:val="none" w:sz="0" w:space="0" w:color="auto"/>
                    <w:right w:val="none" w:sz="0" w:space="0" w:color="auto"/>
                  </w:divBdr>
                </w:div>
                <w:div w:id="1513296631">
                  <w:marLeft w:val="0"/>
                  <w:marRight w:val="0"/>
                  <w:marTop w:val="0"/>
                  <w:marBottom w:val="0"/>
                  <w:divBdr>
                    <w:top w:val="none" w:sz="0" w:space="0" w:color="auto"/>
                    <w:left w:val="none" w:sz="0" w:space="0" w:color="auto"/>
                    <w:bottom w:val="none" w:sz="0" w:space="0" w:color="auto"/>
                    <w:right w:val="none" w:sz="0" w:space="0" w:color="auto"/>
                  </w:divBdr>
                </w:div>
                <w:div w:id="1591819033">
                  <w:marLeft w:val="0"/>
                  <w:marRight w:val="0"/>
                  <w:marTop w:val="0"/>
                  <w:marBottom w:val="0"/>
                  <w:divBdr>
                    <w:top w:val="none" w:sz="0" w:space="0" w:color="auto"/>
                    <w:left w:val="none" w:sz="0" w:space="0" w:color="auto"/>
                    <w:bottom w:val="none" w:sz="0" w:space="0" w:color="auto"/>
                    <w:right w:val="none" w:sz="0" w:space="0" w:color="auto"/>
                  </w:divBdr>
                </w:div>
                <w:div w:id="1725255065">
                  <w:marLeft w:val="0"/>
                  <w:marRight w:val="0"/>
                  <w:marTop w:val="0"/>
                  <w:marBottom w:val="0"/>
                  <w:divBdr>
                    <w:top w:val="none" w:sz="0" w:space="0" w:color="auto"/>
                    <w:left w:val="none" w:sz="0" w:space="0" w:color="auto"/>
                    <w:bottom w:val="none" w:sz="0" w:space="0" w:color="auto"/>
                    <w:right w:val="none" w:sz="0" w:space="0" w:color="auto"/>
                  </w:divBdr>
                </w:div>
                <w:div w:id="1750536265">
                  <w:marLeft w:val="0"/>
                  <w:marRight w:val="0"/>
                  <w:marTop w:val="0"/>
                  <w:marBottom w:val="0"/>
                  <w:divBdr>
                    <w:top w:val="none" w:sz="0" w:space="0" w:color="auto"/>
                    <w:left w:val="none" w:sz="0" w:space="0" w:color="auto"/>
                    <w:bottom w:val="none" w:sz="0" w:space="0" w:color="auto"/>
                    <w:right w:val="none" w:sz="0" w:space="0" w:color="auto"/>
                  </w:divBdr>
                </w:div>
                <w:div w:id="1776247918">
                  <w:marLeft w:val="0"/>
                  <w:marRight w:val="0"/>
                  <w:marTop w:val="0"/>
                  <w:marBottom w:val="0"/>
                  <w:divBdr>
                    <w:top w:val="none" w:sz="0" w:space="0" w:color="auto"/>
                    <w:left w:val="none" w:sz="0" w:space="0" w:color="auto"/>
                    <w:bottom w:val="none" w:sz="0" w:space="0" w:color="auto"/>
                    <w:right w:val="none" w:sz="0" w:space="0" w:color="auto"/>
                  </w:divBdr>
                </w:div>
                <w:div w:id="1822041732">
                  <w:marLeft w:val="0"/>
                  <w:marRight w:val="0"/>
                  <w:marTop w:val="0"/>
                  <w:marBottom w:val="0"/>
                  <w:divBdr>
                    <w:top w:val="none" w:sz="0" w:space="0" w:color="auto"/>
                    <w:left w:val="none" w:sz="0" w:space="0" w:color="auto"/>
                    <w:bottom w:val="none" w:sz="0" w:space="0" w:color="auto"/>
                    <w:right w:val="none" w:sz="0" w:space="0" w:color="auto"/>
                  </w:divBdr>
                </w:div>
                <w:div w:id="1884365370">
                  <w:marLeft w:val="0"/>
                  <w:marRight w:val="0"/>
                  <w:marTop w:val="0"/>
                  <w:marBottom w:val="0"/>
                  <w:divBdr>
                    <w:top w:val="none" w:sz="0" w:space="0" w:color="auto"/>
                    <w:left w:val="none" w:sz="0" w:space="0" w:color="auto"/>
                    <w:bottom w:val="none" w:sz="0" w:space="0" w:color="auto"/>
                    <w:right w:val="none" w:sz="0" w:space="0" w:color="auto"/>
                  </w:divBdr>
                </w:div>
                <w:div w:id="1920750297">
                  <w:marLeft w:val="0"/>
                  <w:marRight w:val="0"/>
                  <w:marTop w:val="0"/>
                  <w:marBottom w:val="0"/>
                  <w:divBdr>
                    <w:top w:val="none" w:sz="0" w:space="0" w:color="auto"/>
                    <w:left w:val="none" w:sz="0" w:space="0" w:color="auto"/>
                    <w:bottom w:val="none" w:sz="0" w:space="0" w:color="auto"/>
                    <w:right w:val="none" w:sz="0" w:space="0" w:color="auto"/>
                  </w:divBdr>
                </w:div>
                <w:div w:id="2008898696">
                  <w:marLeft w:val="0"/>
                  <w:marRight w:val="0"/>
                  <w:marTop w:val="0"/>
                  <w:marBottom w:val="0"/>
                  <w:divBdr>
                    <w:top w:val="none" w:sz="0" w:space="0" w:color="auto"/>
                    <w:left w:val="none" w:sz="0" w:space="0" w:color="auto"/>
                    <w:bottom w:val="none" w:sz="0" w:space="0" w:color="auto"/>
                    <w:right w:val="none" w:sz="0" w:space="0" w:color="auto"/>
                  </w:divBdr>
                </w:div>
                <w:div w:id="2010208668">
                  <w:marLeft w:val="0"/>
                  <w:marRight w:val="0"/>
                  <w:marTop w:val="0"/>
                  <w:marBottom w:val="0"/>
                  <w:divBdr>
                    <w:top w:val="none" w:sz="0" w:space="0" w:color="auto"/>
                    <w:left w:val="none" w:sz="0" w:space="0" w:color="auto"/>
                    <w:bottom w:val="none" w:sz="0" w:space="0" w:color="auto"/>
                    <w:right w:val="none" w:sz="0" w:space="0" w:color="auto"/>
                  </w:divBdr>
                </w:div>
              </w:divsChild>
            </w:div>
            <w:div w:id="874121933">
              <w:marLeft w:val="0"/>
              <w:marRight w:val="0"/>
              <w:marTop w:val="0"/>
              <w:marBottom w:val="0"/>
              <w:divBdr>
                <w:top w:val="none" w:sz="0" w:space="0" w:color="auto"/>
                <w:left w:val="none" w:sz="0" w:space="0" w:color="auto"/>
                <w:bottom w:val="none" w:sz="0" w:space="0" w:color="auto"/>
                <w:right w:val="none" w:sz="0" w:space="0" w:color="auto"/>
              </w:divBdr>
            </w:div>
            <w:div w:id="884951027">
              <w:marLeft w:val="0"/>
              <w:marRight w:val="0"/>
              <w:marTop w:val="0"/>
              <w:marBottom w:val="0"/>
              <w:divBdr>
                <w:top w:val="none" w:sz="0" w:space="0" w:color="auto"/>
                <w:left w:val="none" w:sz="0" w:space="0" w:color="auto"/>
                <w:bottom w:val="none" w:sz="0" w:space="0" w:color="auto"/>
                <w:right w:val="none" w:sz="0" w:space="0" w:color="auto"/>
              </w:divBdr>
            </w:div>
            <w:div w:id="886645296">
              <w:marLeft w:val="0"/>
              <w:marRight w:val="0"/>
              <w:marTop w:val="0"/>
              <w:marBottom w:val="0"/>
              <w:divBdr>
                <w:top w:val="none" w:sz="0" w:space="0" w:color="auto"/>
                <w:left w:val="none" w:sz="0" w:space="0" w:color="auto"/>
                <w:bottom w:val="none" w:sz="0" w:space="0" w:color="auto"/>
                <w:right w:val="none" w:sz="0" w:space="0" w:color="auto"/>
              </w:divBdr>
            </w:div>
            <w:div w:id="901407546">
              <w:marLeft w:val="0"/>
              <w:marRight w:val="0"/>
              <w:marTop w:val="0"/>
              <w:marBottom w:val="0"/>
              <w:divBdr>
                <w:top w:val="none" w:sz="0" w:space="0" w:color="auto"/>
                <w:left w:val="none" w:sz="0" w:space="0" w:color="auto"/>
                <w:bottom w:val="none" w:sz="0" w:space="0" w:color="auto"/>
                <w:right w:val="none" w:sz="0" w:space="0" w:color="auto"/>
              </w:divBdr>
            </w:div>
            <w:div w:id="907227637">
              <w:marLeft w:val="0"/>
              <w:marRight w:val="0"/>
              <w:marTop w:val="0"/>
              <w:marBottom w:val="0"/>
              <w:divBdr>
                <w:top w:val="none" w:sz="0" w:space="0" w:color="auto"/>
                <w:left w:val="none" w:sz="0" w:space="0" w:color="auto"/>
                <w:bottom w:val="none" w:sz="0" w:space="0" w:color="auto"/>
                <w:right w:val="none" w:sz="0" w:space="0" w:color="auto"/>
              </w:divBdr>
            </w:div>
            <w:div w:id="933167368">
              <w:marLeft w:val="0"/>
              <w:marRight w:val="0"/>
              <w:marTop w:val="0"/>
              <w:marBottom w:val="0"/>
              <w:divBdr>
                <w:top w:val="none" w:sz="0" w:space="0" w:color="auto"/>
                <w:left w:val="none" w:sz="0" w:space="0" w:color="auto"/>
                <w:bottom w:val="none" w:sz="0" w:space="0" w:color="auto"/>
                <w:right w:val="none" w:sz="0" w:space="0" w:color="auto"/>
              </w:divBdr>
            </w:div>
            <w:div w:id="958103210">
              <w:marLeft w:val="0"/>
              <w:marRight w:val="0"/>
              <w:marTop w:val="0"/>
              <w:marBottom w:val="0"/>
              <w:divBdr>
                <w:top w:val="none" w:sz="0" w:space="0" w:color="auto"/>
                <w:left w:val="none" w:sz="0" w:space="0" w:color="auto"/>
                <w:bottom w:val="none" w:sz="0" w:space="0" w:color="auto"/>
                <w:right w:val="none" w:sz="0" w:space="0" w:color="auto"/>
              </w:divBdr>
            </w:div>
            <w:div w:id="965430969">
              <w:marLeft w:val="0"/>
              <w:marRight w:val="0"/>
              <w:marTop w:val="0"/>
              <w:marBottom w:val="0"/>
              <w:divBdr>
                <w:top w:val="none" w:sz="0" w:space="0" w:color="auto"/>
                <w:left w:val="none" w:sz="0" w:space="0" w:color="auto"/>
                <w:bottom w:val="none" w:sz="0" w:space="0" w:color="auto"/>
                <w:right w:val="none" w:sz="0" w:space="0" w:color="auto"/>
              </w:divBdr>
            </w:div>
            <w:div w:id="965624308">
              <w:marLeft w:val="0"/>
              <w:marRight w:val="0"/>
              <w:marTop w:val="0"/>
              <w:marBottom w:val="0"/>
              <w:divBdr>
                <w:top w:val="none" w:sz="0" w:space="0" w:color="auto"/>
                <w:left w:val="none" w:sz="0" w:space="0" w:color="auto"/>
                <w:bottom w:val="none" w:sz="0" w:space="0" w:color="auto"/>
                <w:right w:val="none" w:sz="0" w:space="0" w:color="auto"/>
              </w:divBdr>
            </w:div>
            <w:div w:id="975111351">
              <w:marLeft w:val="0"/>
              <w:marRight w:val="0"/>
              <w:marTop w:val="0"/>
              <w:marBottom w:val="0"/>
              <w:divBdr>
                <w:top w:val="none" w:sz="0" w:space="0" w:color="auto"/>
                <w:left w:val="none" w:sz="0" w:space="0" w:color="auto"/>
                <w:bottom w:val="none" w:sz="0" w:space="0" w:color="auto"/>
                <w:right w:val="none" w:sz="0" w:space="0" w:color="auto"/>
              </w:divBdr>
            </w:div>
            <w:div w:id="999886769">
              <w:marLeft w:val="0"/>
              <w:marRight w:val="0"/>
              <w:marTop w:val="0"/>
              <w:marBottom w:val="0"/>
              <w:divBdr>
                <w:top w:val="none" w:sz="0" w:space="0" w:color="auto"/>
                <w:left w:val="none" w:sz="0" w:space="0" w:color="auto"/>
                <w:bottom w:val="none" w:sz="0" w:space="0" w:color="auto"/>
                <w:right w:val="none" w:sz="0" w:space="0" w:color="auto"/>
              </w:divBdr>
            </w:div>
            <w:div w:id="1018121794">
              <w:marLeft w:val="0"/>
              <w:marRight w:val="0"/>
              <w:marTop w:val="0"/>
              <w:marBottom w:val="0"/>
              <w:divBdr>
                <w:top w:val="none" w:sz="0" w:space="0" w:color="auto"/>
                <w:left w:val="none" w:sz="0" w:space="0" w:color="auto"/>
                <w:bottom w:val="none" w:sz="0" w:space="0" w:color="auto"/>
                <w:right w:val="none" w:sz="0" w:space="0" w:color="auto"/>
              </w:divBdr>
            </w:div>
            <w:div w:id="1027294145">
              <w:marLeft w:val="0"/>
              <w:marRight w:val="0"/>
              <w:marTop w:val="0"/>
              <w:marBottom w:val="0"/>
              <w:divBdr>
                <w:top w:val="none" w:sz="0" w:space="0" w:color="auto"/>
                <w:left w:val="none" w:sz="0" w:space="0" w:color="auto"/>
                <w:bottom w:val="none" w:sz="0" w:space="0" w:color="auto"/>
                <w:right w:val="none" w:sz="0" w:space="0" w:color="auto"/>
              </w:divBdr>
            </w:div>
            <w:div w:id="1054741823">
              <w:marLeft w:val="0"/>
              <w:marRight w:val="0"/>
              <w:marTop w:val="0"/>
              <w:marBottom w:val="0"/>
              <w:divBdr>
                <w:top w:val="none" w:sz="0" w:space="0" w:color="auto"/>
                <w:left w:val="none" w:sz="0" w:space="0" w:color="auto"/>
                <w:bottom w:val="none" w:sz="0" w:space="0" w:color="auto"/>
                <w:right w:val="none" w:sz="0" w:space="0" w:color="auto"/>
              </w:divBdr>
            </w:div>
            <w:div w:id="1061750707">
              <w:marLeft w:val="0"/>
              <w:marRight w:val="0"/>
              <w:marTop w:val="0"/>
              <w:marBottom w:val="0"/>
              <w:divBdr>
                <w:top w:val="none" w:sz="0" w:space="0" w:color="auto"/>
                <w:left w:val="none" w:sz="0" w:space="0" w:color="auto"/>
                <w:bottom w:val="none" w:sz="0" w:space="0" w:color="auto"/>
                <w:right w:val="none" w:sz="0" w:space="0" w:color="auto"/>
              </w:divBdr>
            </w:div>
            <w:div w:id="1076321282">
              <w:marLeft w:val="0"/>
              <w:marRight w:val="0"/>
              <w:marTop w:val="0"/>
              <w:marBottom w:val="0"/>
              <w:divBdr>
                <w:top w:val="none" w:sz="0" w:space="0" w:color="auto"/>
                <w:left w:val="none" w:sz="0" w:space="0" w:color="auto"/>
                <w:bottom w:val="none" w:sz="0" w:space="0" w:color="auto"/>
                <w:right w:val="none" w:sz="0" w:space="0" w:color="auto"/>
              </w:divBdr>
            </w:div>
            <w:div w:id="1087848220">
              <w:marLeft w:val="0"/>
              <w:marRight w:val="0"/>
              <w:marTop w:val="0"/>
              <w:marBottom w:val="0"/>
              <w:divBdr>
                <w:top w:val="none" w:sz="0" w:space="0" w:color="auto"/>
                <w:left w:val="none" w:sz="0" w:space="0" w:color="auto"/>
                <w:bottom w:val="none" w:sz="0" w:space="0" w:color="auto"/>
                <w:right w:val="none" w:sz="0" w:space="0" w:color="auto"/>
              </w:divBdr>
            </w:div>
            <w:div w:id="1091203311">
              <w:marLeft w:val="0"/>
              <w:marRight w:val="0"/>
              <w:marTop w:val="0"/>
              <w:marBottom w:val="0"/>
              <w:divBdr>
                <w:top w:val="none" w:sz="0" w:space="0" w:color="auto"/>
                <w:left w:val="none" w:sz="0" w:space="0" w:color="auto"/>
                <w:bottom w:val="none" w:sz="0" w:space="0" w:color="auto"/>
                <w:right w:val="none" w:sz="0" w:space="0" w:color="auto"/>
              </w:divBdr>
            </w:div>
            <w:div w:id="1148864635">
              <w:marLeft w:val="0"/>
              <w:marRight w:val="0"/>
              <w:marTop w:val="0"/>
              <w:marBottom w:val="0"/>
              <w:divBdr>
                <w:top w:val="none" w:sz="0" w:space="0" w:color="auto"/>
                <w:left w:val="none" w:sz="0" w:space="0" w:color="auto"/>
                <w:bottom w:val="none" w:sz="0" w:space="0" w:color="auto"/>
                <w:right w:val="none" w:sz="0" w:space="0" w:color="auto"/>
              </w:divBdr>
            </w:div>
            <w:div w:id="1197281240">
              <w:marLeft w:val="0"/>
              <w:marRight w:val="0"/>
              <w:marTop w:val="0"/>
              <w:marBottom w:val="0"/>
              <w:divBdr>
                <w:top w:val="none" w:sz="0" w:space="0" w:color="auto"/>
                <w:left w:val="none" w:sz="0" w:space="0" w:color="auto"/>
                <w:bottom w:val="none" w:sz="0" w:space="0" w:color="auto"/>
                <w:right w:val="none" w:sz="0" w:space="0" w:color="auto"/>
              </w:divBdr>
            </w:div>
            <w:div w:id="1271208057">
              <w:marLeft w:val="0"/>
              <w:marRight w:val="0"/>
              <w:marTop w:val="0"/>
              <w:marBottom w:val="0"/>
              <w:divBdr>
                <w:top w:val="none" w:sz="0" w:space="0" w:color="auto"/>
                <w:left w:val="none" w:sz="0" w:space="0" w:color="auto"/>
                <w:bottom w:val="none" w:sz="0" w:space="0" w:color="auto"/>
                <w:right w:val="none" w:sz="0" w:space="0" w:color="auto"/>
              </w:divBdr>
            </w:div>
            <w:div w:id="1275094849">
              <w:marLeft w:val="0"/>
              <w:marRight w:val="0"/>
              <w:marTop w:val="0"/>
              <w:marBottom w:val="0"/>
              <w:divBdr>
                <w:top w:val="none" w:sz="0" w:space="0" w:color="auto"/>
                <w:left w:val="none" w:sz="0" w:space="0" w:color="auto"/>
                <w:bottom w:val="none" w:sz="0" w:space="0" w:color="auto"/>
                <w:right w:val="none" w:sz="0" w:space="0" w:color="auto"/>
              </w:divBdr>
            </w:div>
            <w:div w:id="1280380607">
              <w:marLeft w:val="0"/>
              <w:marRight w:val="0"/>
              <w:marTop w:val="0"/>
              <w:marBottom w:val="0"/>
              <w:divBdr>
                <w:top w:val="none" w:sz="0" w:space="0" w:color="auto"/>
                <w:left w:val="none" w:sz="0" w:space="0" w:color="auto"/>
                <w:bottom w:val="none" w:sz="0" w:space="0" w:color="auto"/>
                <w:right w:val="none" w:sz="0" w:space="0" w:color="auto"/>
              </w:divBdr>
            </w:div>
            <w:div w:id="1305232135">
              <w:marLeft w:val="0"/>
              <w:marRight w:val="0"/>
              <w:marTop w:val="0"/>
              <w:marBottom w:val="0"/>
              <w:divBdr>
                <w:top w:val="none" w:sz="0" w:space="0" w:color="auto"/>
                <w:left w:val="none" w:sz="0" w:space="0" w:color="auto"/>
                <w:bottom w:val="none" w:sz="0" w:space="0" w:color="auto"/>
                <w:right w:val="none" w:sz="0" w:space="0" w:color="auto"/>
              </w:divBdr>
            </w:div>
            <w:div w:id="1321731081">
              <w:marLeft w:val="0"/>
              <w:marRight w:val="0"/>
              <w:marTop w:val="0"/>
              <w:marBottom w:val="0"/>
              <w:divBdr>
                <w:top w:val="none" w:sz="0" w:space="0" w:color="auto"/>
                <w:left w:val="none" w:sz="0" w:space="0" w:color="auto"/>
                <w:bottom w:val="none" w:sz="0" w:space="0" w:color="auto"/>
                <w:right w:val="none" w:sz="0" w:space="0" w:color="auto"/>
              </w:divBdr>
            </w:div>
            <w:div w:id="1337608171">
              <w:marLeft w:val="0"/>
              <w:marRight w:val="0"/>
              <w:marTop w:val="480"/>
              <w:marBottom w:val="0"/>
              <w:divBdr>
                <w:top w:val="single" w:sz="6" w:space="0" w:color="auto"/>
                <w:left w:val="single" w:sz="6" w:space="0" w:color="auto"/>
                <w:bottom w:val="single" w:sz="6" w:space="0" w:color="auto"/>
                <w:right w:val="single" w:sz="6" w:space="0" w:color="auto"/>
              </w:divBdr>
            </w:div>
            <w:div w:id="1354500690">
              <w:marLeft w:val="0"/>
              <w:marRight w:val="0"/>
              <w:marTop w:val="0"/>
              <w:marBottom w:val="0"/>
              <w:divBdr>
                <w:top w:val="none" w:sz="0" w:space="0" w:color="auto"/>
                <w:left w:val="none" w:sz="0" w:space="0" w:color="auto"/>
                <w:bottom w:val="none" w:sz="0" w:space="0" w:color="auto"/>
                <w:right w:val="none" w:sz="0" w:space="0" w:color="auto"/>
              </w:divBdr>
            </w:div>
            <w:div w:id="1364790031">
              <w:marLeft w:val="0"/>
              <w:marRight w:val="0"/>
              <w:marTop w:val="0"/>
              <w:marBottom w:val="0"/>
              <w:divBdr>
                <w:top w:val="none" w:sz="0" w:space="0" w:color="auto"/>
                <w:left w:val="none" w:sz="0" w:space="0" w:color="auto"/>
                <w:bottom w:val="none" w:sz="0" w:space="0" w:color="auto"/>
                <w:right w:val="none" w:sz="0" w:space="0" w:color="auto"/>
              </w:divBdr>
            </w:div>
            <w:div w:id="1372918136">
              <w:marLeft w:val="0"/>
              <w:marRight w:val="0"/>
              <w:marTop w:val="0"/>
              <w:marBottom w:val="0"/>
              <w:divBdr>
                <w:top w:val="none" w:sz="0" w:space="0" w:color="auto"/>
                <w:left w:val="none" w:sz="0" w:space="0" w:color="auto"/>
                <w:bottom w:val="none" w:sz="0" w:space="0" w:color="auto"/>
                <w:right w:val="none" w:sz="0" w:space="0" w:color="auto"/>
              </w:divBdr>
            </w:div>
            <w:div w:id="1416978617">
              <w:marLeft w:val="0"/>
              <w:marRight w:val="0"/>
              <w:marTop w:val="0"/>
              <w:marBottom w:val="0"/>
              <w:divBdr>
                <w:top w:val="none" w:sz="0" w:space="0" w:color="auto"/>
                <w:left w:val="none" w:sz="0" w:space="0" w:color="auto"/>
                <w:bottom w:val="none" w:sz="0" w:space="0" w:color="auto"/>
                <w:right w:val="none" w:sz="0" w:space="0" w:color="auto"/>
              </w:divBdr>
            </w:div>
            <w:div w:id="1431586820">
              <w:marLeft w:val="0"/>
              <w:marRight w:val="0"/>
              <w:marTop w:val="0"/>
              <w:marBottom w:val="0"/>
              <w:divBdr>
                <w:top w:val="none" w:sz="0" w:space="0" w:color="auto"/>
                <w:left w:val="none" w:sz="0" w:space="0" w:color="auto"/>
                <w:bottom w:val="none" w:sz="0" w:space="0" w:color="auto"/>
                <w:right w:val="none" w:sz="0" w:space="0" w:color="auto"/>
              </w:divBdr>
            </w:div>
            <w:div w:id="1436484565">
              <w:marLeft w:val="0"/>
              <w:marRight w:val="0"/>
              <w:marTop w:val="0"/>
              <w:marBottom w:val="0"/>
              <w:divBdr>
                <w:top w:val="none" w:sz="0" w:space="0" w:color="auto"/>
                <w:left w:val="none" w:sz="0" w:space="0" w:color="auto"/>
                <w:bottom w:val="none" w:sz="0" w:space="0" w:color="auto"/>
                <w:right w:val="none" w:sz="0" w:space="0" w:color="auto"/>
              </w:divBdr>
            </w:div>
            <w:div w:id="1436485600">
              <w:marLeft w:val="0"/>
              <w:marRight w:val="0"/>
              <w:marTop w:val="0"/>
              <w:marBottom w:val="0"/>
              <w:divBdr>
                <w:top w:val="none" w:sz="0" w:space="0" w:color="auto"/>
                <w:left w:val="none" w:sz="0" w:space="0" w:color="auto"/>
                <w:bottom w:val="none" w:sz="0" w:space="0" w:color="auto"/>
                <w:right w:val="none" w:sz="0" w:space="0" w:color="auto"/>
              </w:divBdr>
            </w:div>
            <w:div w:id="1485509843">
              <w:marLeft w:val="0"/>
              <w:marRight w:val="0"/>
              <w:marTop w:val="0"/>
              <w:marBottom w:val="0"/>
              <w:divBdr>
                <w:top w:val="none" w:sz="0" w:space="0" w:color="auto"/>
                <w:left w:val="none" w:sz="0" w:space="0" w:color="auto"/>
                <w:bottom w:val="none" w:sz="0" w:space="0" w:color="auto"/>
                <w:right w:val="none" w:sz="0" w:space="0" w:color="auto"/>
              </w:divBdr>
            </w:div>
            <w:div w:id="1502693231">
              <w:marLeft w:val="0"/>
              <w:marRight w:val="0"/>
              <w:marTop w:val="0"/>
              <w:marBottom w:val="0"/>
              <w:divBdr>
                <w:top w:val="none" w:sz="0" w:space="0" w:color="auto"/>
                <w:left w:val="none" w:sz="0" w:space="0" w:color="auto"/>
                <w:bottom w:val="none" w:sz="0" w:space="0" w:color="auto"/>
                <w:right w:val="none" w:sz="0" w:space="0" w:color="auto"/>
              </w:divBdr>
            </w:div>
            <w:div w:id="1554192635">
              <w:marLeft w:val="0"/>
              <w:marRight w:val="0"/>
              <w:marTop w:val="0"/>
              <w:marBottom w:val="0"/>
              <w:divBdr>
                <w:top w:val="none" w:sz="0" w:space="0" w:color="auto"/>
                <w:left w:val="none" w:sz="0" w:space="0" w:color="auto"/>
                <w:bottom w:val="none" w:sz="0" w:space="0" w:color="auto"/>
                <w:right w:val="none" w:sz="0" w:space="0" w:color="auto"/>
              </w:divBdr>
            </w:div>
            <w:div w:id="1568607726">
              <w:marLeft w:val="0"/>
              <w:marRight w:val="0"/>
              <w:marTop w:val="0"/>
              <w:marBottom w:val="0"/>
              <w:divBdr>
                <w:top w:val="none" w:sz="0" w:space="0" w:color="auto"/>
                <w:left w:val="none" w:sz="0" w:space="0" w:color="auto"/>
                <w:bottom w:val="none" w:sz="0" w:space="0" w:color="auto"/>
                <w:right w:val="none" w:sz="0" w:space="0" w:color="auto"/>
              </w:divBdr>
            </w:div>
            <w:div w:id="1572882763">
              <w:marLeft w:val="0"/>
              <w:marRight w:val="0"/>
              <w:marTop w:val="0"/>
              <w:marBottom w:val="0"/>
              <w:divBdr>
                <w:top w:val="none" w:sz="0" w:space="0" w:color="auto"/>
                <w:left w:val="none" w:sz="0" w:space="0" w:color="auto"/>
                <w:bottom w:val="none" w:sz="0" w:space="0" w:color="auto"/>
                <w:right w:val="none" w:sz="0" w:space="0" w:color="auto"/>
              </w:divBdr>
            </w:div>
            <w:div w:id="1573151995">
              <w:marLeft w:val="0"/>
              <w:marRight w:val="0"/>
              <w:marTop w:val="0"/>
              <w:marBottom w:val="0"/>
              <w:divBdr>
                <w:top w:val="none" w:sz="0" w:space="0" w:color="auto"/>
                <w:left w:val="none" w:sz="0" w:space="0" w:color="auto"/>
                <w:bottom w:val="none" w:sz="0" w:space="0" w:color="auto"/>
                <w:right w:val="none" w:sz="0" w:space="0" w:color="auto"/>
              </w:divBdr>
            </w:div>
            <w:div w:id="1592078211">
              <w:marLeft w:val="0"/>
              <w:marRight w:val="0"/>
              <w:marTop w:val="0"/>
              <w:marBottom w:val="0"/>
              <w:divBdr>
                <w:top w:val="none" w:sz="0" w:space="0" w:color="auto"/>
                <w:left w:val="none" w:sz="0" w:space="0" w:color="auto"/>
                <w:bottom w:val="none" w:sz="0" w:space="0" w:color="auto"/>
                <w:right w:val="none" w:sz="0" w:space="0" w:color="auto"/>
              </w:divBdr>
            </w:div>
            <w:div w:id="1608653236">
              <w:marLeft w:val="0"/>
              <w:marRight w:val="0"/>
              <w:marTop w:val="0"/>
              <w:marBottom w:val="0"/>
              <w:divBdr>
                <w:top w:val="none" w:sz="0" w:space="0" w:color="auto"/>
                <w:left w:val="none" w:sz="0" w:space="0" w:color="auto"/>
                <w:bottom w:val="none" w:sz="0" w:space="0" w:color="auto"/>
                <w:right w:val="none" w:sz="0" w:space="0" w:color="auto"/>
              </w:divBdr>
            </w:div>
            <w:div w:id="1613247937">
              <w:marLeft w:val="0"/>
              <w:marRight w:val="0"/>
              <w:marTop w:val="0"/>
              <w:marBottom w:val="0"/>
              <w:divBdr>
                <w:top w:val="none" w:sz="0" w:space="0" w:color="auto"/>
                <w:left w:val="none" w:sz="0" w:space="0" w:color="auto"/>
                <w:bottom w:val="none" w:sz="0" w:space="0" w:color="auto"/>
                <w:right w:val="none" w:sz="0" w:space="0" w:color="auto"/>
              </w:divBdr>
            </w:div>
            <w:div w:id="1616403684">
              <w:marLeft w:val="0"/>
              <w:marRight w:val="0"/>
              <w:marTop w:val="0"/>
              <w:marBottom w:val="0"/>
              <w:divBdr>
                <w:top w:val="none" w:sz="0" w:space="0" w:color="auto"/>
                <w:left w:val="none" w:sz="0" w:space="0" w:color="auto"/>
                <w:bottom w:val="none" w:sz="0" w:space="0" w:color="auto"/>
                <w:right w:val="none" w:sz="0" w:space="0" w:color="auto"/>
              </w:divBdr>
            </w:div>
            <w:div w:id="1650404838">
              <w:marLeft w:val="0"/>
              <w:marRight w:val="0"/>
              <w:marTop w:val="0"/>
              <w:marBottom w:val="0"/>
              <w:divBdr>
                <w:top w:val="none" w:sz="0" w:space="0" w:color="auto"/>
                <w:left w:val="none" w:sz="0" w:space="0" w:color="auto"/>
                <w:bottom w:val="none" w:sz="0" w:space="0" w:color="auto"/>
                <w:right w:val="none" w:sz="0" w:space="0" w:color="auto"/>
              </w:divBdr>
            </w:div>
            <w:div w:id="1657224356">
              <w:marLeft w:val="0"/>
              <w:marRight w:val="0"/>
              <w:marTop w:val="0"/>
              <w:marBottom w:val="0"/>
              <w:divBdr>
                <w:top w:val="none" w:sz="0" w:space="0" w:color="auto"/>
                <w:left w:val="none" w:sz="0" w:space="0" w:color="auto"/>
                <w:bottom w:val="none" w:sz="0" w:space="0" w:color="auto"/>
                <w:right w:val="none" w:sz="0" w:space="0" w:color="auto"/>
              </w:divBdr>
            </w:div>
            <w:div w:id="1709647904">
              <w:marLeft w:val="0"/>
              <w:marRight w:val="0"/>
              <w:marTop w:val="0"/>
              <w:marBottom w:val="0"/>
              <w:divBdr>
                <w:top w:val="none" w:sz="0" w:space="0" w:color="auto"/>
                <w:left w:val="none" w:sz="0" w:space="0" w:color="auto"/>
                <w:bottom w:val="none" w:sz="0" w:space="0" w:color="auto"/>
                <w:right w:val="none" w:sz="0" w:space="0" w:color="auto"/>
              </w:divBdr>
            </w:div>
            <w:div w:id="1754010465">
              <w:marLeft w:val="0"/>
              <w:marRight w:val="0"/>
              <w:marTop w:val="0"/>
              <w:marBottom w:val="0"/>
              <w:divBdr>
                <w:top w:val="none" w:sz="0" w:space="0" w:color="auto"/>
                <w:left w:val="none" w:sz="0" w:space="0" w:color="auto"/>
                <w:bottom w:val="none" w:sz="0" w:space="0" w:color="auto"/>
                <w:right w:val="none" w:sz="0" w:space="0" w:color="auto"/>
              </w:divBdr>
            </w:div>
            <w:div w:id="1786120240">
              <w:marLeft w:val="0"/>
              <w:marRight w:val="0"/>
              <w:marTop w:val="0"/>
              <w:marBottom w:val="0"/>
              <w:divBdr>
                <w:top w:val="none" w:sz="0" w:space="0" w:color="auto"/>
                <w:left w:val="none" w:sz="0" w:space="0" w:color="auto"/>
                <w:bottom w:val="none" w:sz="0" w:space="0" w:color="auto"/>
                <w:right w:val="none" w:sz="0" w:space="0" w:color="auto"/>
              </w:divBdr>
            </w:div>
            <w:div w:id="1789006209">
              <w:marLeft w:val="0"/>
              <w:marRight w:val="0"/>
              <w:marTop w:val="0"/>
              <w:marBottom w:val="0"/>
              <w:divBdr>
                <w:top w:val="none" w:sz="0" w:space="0" w:color="auto"/>
                <w:left w:val="none" w:sz="0" w:space="0" w:color="auto"/>
                <w:bottom w:val="none" w:sz="0" w:space="0" w:color="auto"/>
                <w:right w:val="none" w:sz="0" w:space="0" w:color="auto"/>
              </w:divBdr>
            </w:div>
            <w:div w:id="1815171495">
              <w:marLeft w:val="0"/>
              <w:marRight w:val="0"/>
              <w:marTop w:val="0"/>
              <w:marBottom w:val="0"/>
              <w:divBdr>
                <w:top w:val="none" w:sz="0" w:space="0" w:color="auto"/>
                <w:left w:val="none" w:sz="0" w:space="0" w:color="auto"/>
                <w:bottom w:val="none" w:sz="0" w:space="0" w:color="auto"/>
                <w:right w:val="none" w:sz="0" w:space="0" w:color="auto"/>
              </w:divBdr>
            </w:div>
            <w:div w:id="1849253813">
              <w:marLeft w:val="0"/>
              <w:marRight w:val="0"/>
              <w:marTop w:val="0"/>
              <w:marBottom w:val="0"/>
              <w:divBdr>
                <w:top w:val="none" w:sz="0" w:space="0" w:color="auto"/>
                <w:left w:val="none" w:sz="0" w:space="0" w:color="auto"/>
                <w:bottom w:val="none" w:sz="0" w:space="0" w:color="auto"/>
                <w:right w:val="none" w:sz="0" w:space="0" w:color="auto"/>
              </w:divBdr>
            </w:div>
            <w:div w:id="1857110033">
              <w:marLeft w:val="0"/>
              <w:marRight w:val="0"/>
              <w:marTop w:val="0"/>
              <w:marBottom w:val="0"/>
              <w:divBdr>
                <w:top w:val="none" w:sz="0" w:space="0" w:color="auto"/>
                <w:left w:val="none" w:sz="0" w:space="0" w:color="auto"/>
                <w:bottom w:val="none" w:sz="0" w:space="0" w:color="auto"/>
                <w:right w:val="none" w:sz="0" w:space="0" w:color="auto"/>
              </w:divBdr>
            </w:div>
            <w:div w:id="1858888275">
              <w:marLeft w:val="0"/>
              <w:marRight w:val="0"/>
              <w:marTop w:val="0"/>
              <w:marBottom w:val="0"/>
              <w:divBdr>
                <w:top w:val="none" w:sz="0" w:space="0" w:color="auto"/>
                <w:left w:val="none" w:sz="0" w:space="0" w:color="auto"/>
                <w:bottom w:val="none" w:sz="0" w:space="0" w:color="auto"/>
                <w:right w:val="none" w:sz="0" w:space="0" w:color="auto"/>
              </w:divBdr>
            </w:div>
            <w:div w:id="1877085124">
              <w:marLeft w:val="0"/>
              <w:marRight w:val="0"/>
              <w:marTop w:val="0"/>
              <w:marBottom w:val="0"/>
              <w:divBdr>
                <w:top w:val="none" w:sz="0" w:space="0" w:color="auto"/>
                <w:left w:val="none" w:sz="0" w:space="0" w:color="auto"/>
                <w:bottom w:val="none" w:sz="0" w:space="0" w:color="auto"/>
                <w:right w:val="none" w:sz="0" w:space="0" w:color="auto"/>
              </w:divBdr>
            </w:div>
            <w:div w:id="1907641810">
              <w:marLeft w:val="0"/>
              <w:marRight w:val="0"/>
              <w:marTop w:val="0"/>
              <w:marBottom w:val="0"/>
              <w:divBdr>
                <w:top w:val="none" w:sz="0" w:space="0" w:color="auto"/>
                <w:left w:val="none" w:sz="0" w:space="0" w:color="auto"/>
                <w:bottom w:val="none" w:sz="0" w:space="0" w:color="auto"/>
                <w:right w:val="none" w:sz="0" w:space="0" w:color="auto"/>
              </w:divBdr>
            </w:div>
            <w:div w:id="1914663219">
              <w:marLeft w:val="0"/>
              <w:marRight w:val="0"/>
              <w:marTop w:val="0"/>
              <w:marBottom w:val="0"/>
              <w:divBdr>
                <w:top w:val="none" w:sz="0" w:space="0" w:color="auto"/>
                <w:left w:val="none" w:sz="0" w:space="0" w:color="auto"/>
                <w:bottom w:val="none" w:sz="0" w:space="0" w:color="auto"/>
                <w:right w:val="none" w:sz="0" w:space="0" w:color="auto"/>
              </w:divBdr>
            </w:div>
            <w:div w:id="1931623426">
              <w:marLeft w:val="0"/>
              <w:marRight w:val="0"/>
              <w:marTop w:val="480"/>
              <w:marBottom w:val="0"/>
              <w:divBdr>
                <w:top w:val="single" w:sz="6" w:space="0" w:color="auto"/>
                <w:left w:val="single" w:sz="6" w:space="0" w:color="auto"/>
                <w:bottom w:val="single" w:sz="6" w:space="0" w:color="auto"/>
                <w:right w:val="single" w:sz="6" w:space="0" w:color="auto"/>
              </w:divBdr>
            </w:div>
            <w:div w:id="1959140050">
              <w:marLeft w:val="0"/>
              <w:marRight w:val="0"/>
              <w:marTop w:val="0"/>
              <w:marBottom w:val="0"/>
              <w:divBdr>
                <w:top w:val="none" w:sz="0" w:space="0" w:color="auto"/>
                <w:left w:val="none" w:sz="0" w:space="0" w:color="auto"/>
                <w:bottom w:val="none" w:sz="0" w:space="0" w:color="auto"/>
                <w:right w:val="none" w:sz="0" w:space="0" w:color="auto"/>
              </w:divBdr>
            </w:div>
            <w:div w:id="1978294039">
              <w:marLeft w:val="0"/>
              <w:marRight w:val="0"/>
              <w:marTop w:val="0"/>
              <w:marBottom w:val="0"/>
              <w:divBdr>
                <w:top w:val="none" w:sz="0" w:space="0" w:color="auto"/>
                <w:left w:val="none" w:sz="0" w:space="0" w:color="auto"/>
                <w:bottom w:val="none" w:sz="0" w:space="0" w:color="auto"/>
                <w:right w:val="none" w:sz="0" w:space="0" w:color="auto"/>
              </w:divBdr>
            </w:div>
            <w:div w:id="2011181247">
              <w:marLeft w:val="0"/>
              <w:marRight w:val="0"/>
              <w:marTop w:val="0"/>
              <w:marBottom w:val="0"/>
              <w:divBdr>
                <w:top w:val="none" w:sz="0" w:space="0" w:color="auto"/>
                <w:left w:val="none" w:sz="0" w:space="0" w:color="auto"/>
                <w:bottom w:val="none" w:sz="0" w:space="0" w:color="auto"/>
                <w:right w:val="none" w:sz="0" w:space="0" w:color="auto"/>
              </w:divBdr>
            </w:div>
            <w:div w:id="2026900858">
              <w:marLeft w:val="0"/>
              <w:marRight w:val="0"/>
              <w:marTop w:val="0"/>
              <w:marBottom w:val="0"/>
              <w:divBdr>
                <w:top w:val="none" w:sz="0" w:space="0" w:color="auto"/>
                <w:left w:val="none" w:sz="0" w:space="0" w:color="auto"/>
                <w:bottom w:val="none" w:sz="0" w:space="0" w:color="auto"/>
                <w:right w:val="none" w:sz="0" w:space="0" w:color="auto"/>
              </w:divBdr>
            </w:div>
            <w:div w:id="2034763596">
              <w:marLeft w:val="0"/>
              <w:marRight w:val="0"/>
              <w:marTop w:val="0"/>
              <w:marBottom w:val="0"/>
              <w:divBdr>
                <w:top w:val="none" w:sz="0" w:space="0" w:color="auto"/>
                <w:left w:val="none" w:sz="0" w:space="0" w:color="auto"/>
                <w:bottom w:val="none" w:sz="0" w:space="0" w:color="auto"/>
                <w:right w:val="none" w:sz="0" w:space="0" w:color="auto"/>
              </w:divBdr>
            </w:div>
            <w:div w:id="2065906858">
              <w:marLeft w:val="0"/>
              <w:marRight w:val="0"/>
              <w:marTop w:val="0"/>
              <w:marBottom w:val="0"/>
              <w:divBdr>
                <w:top w:val="none" w:sz="0" w:space="0" w:color="auto"/>
                <w:left w:val="none" w:sz="0" w:space="0" w:color="auto"/>
                <w:bottom w:val="none" w:sz="0" w:space="0" w:color="auto"/>
                <w:right w:val="none" w:sz="0" w:space="0" w:color="auto"/>
              </w:divBdr>
            </w:div>
            <w:div w:id="2072071788">
              <w:marLeft w:val="0"/>
              <w:marRight w:val="0"/>
              <w:marTop w:val="0"/>
              <w:marBottom w:val="0"/>
              <w:divBdr>
                <w:top w:val="none" w:sz="0" w:space="0" w:color="auto"/>
                <w:left w:val="none" w:sz="0" w:space="0" w:color="auto"/>
                <w:bottom w:val="none" w:sz="0" w:space="0" w:color="auto"/>
                <w:right w:val="none" w:sz="0" w:space="0" w:color="auto"/>
              </w:divBdr>
            </w:div>
            <w:div w:id="2106026513">
              <w:marLeft w:val="0"/>
              <w:marRight w:val="0"/>
              <w:marTop w:val="480"/>
              <w:marBottom w:val="0"/>
              <w:divBdr>
                <w:top w:val="single" w:sz="6" w:space="0" w:color="auto"/>
                <w:left w:val="single" w:sz="6" w:space="0" w:color="auto"/>
                <w:bottom w:val="single" w:sz="6" w:space="0" w:color="auto"/>
                <w:right w:val="single" w:sz="6" w:space="0" w:color="auto"/>
              </w:divBdr>
            </w:div>
          </w:divsChild>
        </w:div>
        <w:div w:id="699820087">
          <w:marLeft w:val="0"/>
          <w:marRight w:val="0"/>
          <w:marTop w:val="0"/>
          <w:marBottom w:val="0"/>
          <w:divBdr>
            <w:top w:val="none" w:sz="0" w:space="0" w:color="auto"/>
            <w:left w:val="none" w:sz="0" w:space="0" w:color="auto"/>
            <w:bottom w:val="none" w:sz="0" w:space="0" w:color="auto"/>
            <w:right w:val="none" w:sz="0" w:space="0" w:color="auto"/>
          </w:divBdr>
          <w:divsChild>
            <w:div w:id="5444519">
              <w:marLeft w:val="0"/>
              <w:marRight w:val="0"/>
              <w:marTop w:val="0"/>
              <w:marBottom w:val="0"/>
              <w:divBdr>
                <w:top w:val="none" w:sz="0" w:space="0" w:color="auto"/>
                <w:left w:val="none" w:sz="0" w:space="0" w:color="auto"/>
                <w:bottom w:val="none" w:sz="0" w:space="0" w:color="auto"/>
                <w:right w:val="none" w:sz="0" w:space="0" w:color="auto"/>
              </w:divBdr>
            </w:div>
            <w:div w:id="5792831">
              <w:marLeft w:val="0"/>
              <w:marRight w:val="0"/>
              <w:marTop w:val="0"/>
              <w:marBottom w:val="0"/>
              <w:divBdr>
                <w:top w:val="none" w:sz="0" w:space="0" w:color="auto"/>
                <w:left w:val="none" w:sz="0" w:space="0" w:color="auto"/>
                <w:bottom w:val="none" w:sz="0" w:space="0" w:color="auto"/>
                <w:right w:val="none" w:sz="0" w:space="0" w:color="auto"/>
              </w:divBdr>
            </w:div>
            <w:div w:id="8681403">
              <w:marLeft w:val="0"/>
              <w:marRight w:val="0"/>
              <w:marTop w:val="0"/>
              <w:marBottom w:val="0"/>
              <w:divBdr>
                <w:top w:val="none" w:sz="0" w:space="0" w:color="auto"/>
                <w:left w:val="none" w:sz="0" w:space="0" w:color="auto"/>
                <w:bottom w:val="none" w:sz="0" w:space="0" w:color="auto"/>
                <w:right w:val="none" w:sz="0" w:space="0" w:color="auto"/>
              </w:divBdr>
            </w:div>
            <w:div w:id="15542135">
              <w:marLeft w:val="0"/>
              <w:marRight w:val="0"/>
              <w:marTop w:val="0"/>
              <w:marBottom w:val="0"/>
              <w:divBdr>
                <w:top w:val="none" w:sz="0" w:space="0" w:color="auto"/>
                <w:left w:val="none" w:sz="0" w:space="0" w:color="auto"/>
                <w:bottom w:val="none" w:sz="0" w:space="0" w:color="auto"/>
                <w:right w:val="none" w:sz="0" w:space="0" w:color="auto"/>
              </w:divBdr>
            </w:div>
            <w:div w:id="15618644">
              <w:marLeft w:val="0"/>
              <w:marRight w:val="0"/>
              <w:marTop w:val="0"/>
              <w:marBottom w:val="0"/>
              <w:divBdr>
                <w:top w:val="none" w:sz="0" w:space="0" w:color="auto"/>
                <w:left w:val="none" w:sz="0" w:space="0" w:color="auto"/>
                <w:bottom w:val="none" w:sz="0" w:space="0" w:color="auto"/>
                <w:right w:val="none" w:sz="0" w:space="0" w:color="auto"/>
              </w:divBdr>
            </w:div>
            <w:div w:id="15665697">
              <w:marLeft w:val="0"/>
              <w:marRight w:val="0"/>
              <w:marTop w:val="0"/>
              <w:marBottom w:val="0"/>
              <w:divBdr>
                <w:top w:val="none" w:sz="0" w:space="0" w:color="auto"/>
                <w:left w:val="none" w:sz="0" w:space="0" w:color="auto"/>
                <w:bottom w:val="none" w:sz="0" w:space="0" w:color="auto"/>
                <w:right w:val="none" w:sz="0" w:space="0" w:color="auto"/>
              </w:divBdr>
            </w:div>
            <w:div w:id="17004049">
              <w:marLeft w:val="0"/>
              <w:marRight w:val="0"/>
              <w:marTop w:val="0"/>
              <w:marBottom w:val="0"/>
              <w:divBdr>
                <w:top w:val="none" w:sz="0" w:space="0" w:color="auto"/>
                <w:left w:val="none" w:sz="0" w:space="0" w:color="auto"/>
                <w:bottom w:val="none" w:sz="0" w:space="0" w:color="auto"/>
                <w:right w:val="none" w:sz="0" w:space="0" w:color="auto"/>
              </w:divBdr>
            </w:div>
            <w:div w:id="18700668">
              <w:marLeft w:val="0"/>
              <w:marRight w:val="0"/>
              <w:marTop w:val="0"/>
              <w:marBottom w:val="0"/>
              <w:divBdr>
                <w:top w:val="none" w:sz="0" w:space="0" w:color="auto"/>
                <w:left w:val="none" w:sz="0" w:space="0" w:color="auto"/>
                <w:bottom w:val="none" w:sz="0" w:space="0" w:color="auto"/>
                <w:right w:val="none" w:sz="0" w:space="0" w:color="auto"/>
              </w:divBdr>
            </w:div>
            <w:div w:id="20714400">
              <w:marLeft w:val="0"/>
              <w:marRight w:val="0"/>
              <w:marTop w:val="0"/>
              <w:marBottom w:val="0"/>
              <w:divBdr>
                <w:top w:val="none" w:sz="0" w:space="0" w:color="auto"/>
                <w:left w:val="none" w:sz="0" w:space="0" w:color="auto"/>
                <w:bottom w:val="none" w:sz="0" w:space="0" w:color="auto"/>
                <w:right w:val="none" w:sz="0" w:space="0" w:color="auto"/>
              </w:divBdr>
            </w:div>
            <w:div w:id="52852838">
              <w:marLeft w:val="0"/>
              <w:marRight w:val="0"/>
              <w:marTop w:val="0"/>
              <w:marBottom w:val="0"/>
              <w:divBdr>
                <w:top w:val="none" w:sz="0" w:space="0" w:color="auto"/>
                <w:left w:val="none" w:sz="0" w:space="0" w:color="auto"/>
                <w:bottom w:val="none" w:sz="0" w:space="0" w:color="auto"/>
                <w:right w:val="none" w:sz="0" w:space="0" w:color="auto"/>
              </w:divBdr>
            </w:div>
            <w:div w:id="57749976">
              <w:marLeft w:val="0"/>
              <w:marRight w:val="0"/>
              <w:marTop w:val="0"/>
              <w:marBottom w:val="0"/>
              <w:divBdr>
                <w:top w:val="none" w:sz="0" w:space="0" w:color="auto"/>
                <w:left w:val="none" w:sz="0" w:space="0" w:color="auto"/>
                <w:bottom w:val="none" w:sz="0" w:space="0" w:color="auto"/>
                <w:right w:val="none" w:sz="0" w:space="0" w:color="auto"/>
              </w:divBdr>
            </w:div>
            <w:div w:id="62992979">
              <w:marLeft w:val="0"/>
              <w:marRight w:val="0"/>
              <w:marTop w:val="0"/>
              <w:marBottom w:val="0"/>
              <w:divBdr>
                <w:top w:val="none" w:sz="0" w:space="0" w:color="auto"/>
                <w:left w:val="none" w:sz="0" w:space="0" w:color="auto"/>
                <w:bottom w:val="none" w:sz="0" w:space="0" w:color="auto"/>
                <w:right w:val="none" w:sz="0" w:space="0" w:color="auto"/>
              </w:divBdr>
            </w:div>
            <w:div w:id="74666244">
              <w:marLeft w:val="0"/>
              <w:marRight w:val="0"/>
              <w:marTop w:val="0"/>
              <w:marBottom w:val="0"/>
              <w:divBdr>
                <w:top w:val="none" w:sz="0" w:space="0" w:color="auto"/>
                <w:left w:val="none" w:sz="0" w:space="0" w:color="auto"/>
                <w:bottom w:val="none" w:sz="0" w:space="0" w:color="auto"/>
                <w:right w:val="none" w:sz="0" w:space="0" w:color="auto"/>
              </w:divBdr>
            </w:div>
            <w:div w:id="82534545">
              <w:marLeft w:val="0"/>
              <w:marRight w:val="0"/>
              <w:marTop w:val="0"/>
              <w:marBottom w:val="0"/>
              <w:divBdr>
                <w:top w:val="none" w:sz="0" w:space="0" w:color="auto"/>
                <w:left w:val="none" w:sz="0" w:space="0" w:color="auto"/>
                <w:bottom w:val="none" w:sz="0" w:space="0" w:color="auto"/>
                <w:right w:val="none" w:sz="0" w:space="0" w:color="auto"/>
              </w:divBdr>
            </w:div>
            <w:div w:id="84811361">
              <w:marLeft w:val="0"/>
              <w:marRight w:val="0"/>
              <w:marTop w:val="0"/>
              <w:marBottom w:val="0"/>
              <w:divBdr>
                <w:top w:val="none" w:sz="0" w:space="0" w:color="auto"/>
                <w:left w:val="none" w:sz="0" w:space="0" w:color="auto"/>
                <w:bottom w:val="none" w:sz="0" w:space="0" w:color="auto"/>
                <w:right w:val="none" w:sz="0" w:space="0" w:color="auto"/>
              </w:divBdr>
            </w:div>
            <w:div w:id="85393742">
              <w:marLeft w:val="0"/>
              <w:marRight w:val="0"/>
              <w:marTop w:val="0"/>
              <w:marBottom w:val="0"/>
              <w:divBdr>
                <w:top w:val="none" w:sz="0" w:space="0" w:color="auto"/>
                <w:left w:val="none" w:sz="0" w:space="0" w:color="auto"/>
                <w:bottom w:val="none" w:sz="0" w:space="0" w:color="auto"/>
                <w:right w:val="none" w:sz="0" w:space="0" w:color="auto"/>
              </w:divBdr>
            </w:div>
            <w:div w:id="86000284">
              <w:marLeft w:val="0"/>
              <w:marRight w:val="0"/>
              <w:marTop w:val="0"/>
              <w:marBottom w:val="0"/>
              <w:divBdr>
                <w:top w:val="none" w:sz="0" w:space="0" w:color="auto"/>
                <w:left w:val="none" w:sz="0" w:space="0" w:color="auto"/>
                <w:bottom w:val="none" w:sz="0" w:space="0" w:color="auto"/>
                <w:right w:val="none" w:sz="0" w:space="0" w:color="auto"/>
              </w:divBdr>
            </w:div>
            <w:div w:id="90323403">
              <w:marLeft w:val="0"/>
              <w:marRight w:val="0"/>
              <w:marTop w:val="0"/>
              <w:marBottom w:val="0"/>
              <w:divBdr>
                <w:top w:val="none" w:sz="0" w:space="0" w:color="auto"/>
                <w:left w:val="none" w:sz="0" w:space="0" w:color="auto"/>
                <w:bottom w:val="none" w:sz="0" w:space="0" w:color="auto"/>
                <w:right w:val="none" w:sz="0" w:space="0" w:color="auto"/>
              </w:divBdr>
            </w:div>
            <w:div w:id="93285846">
              <w:marLeft w:val="0"/>
              <w:marRight w:val="0"/>
              <w:marTop w:val="0"/>
              <w:marBottom w:val="0"/>
              <w:divBdr>
                <w:top w:val="none" w:sz="0" w:space="0" w:color="auto"/>
                <w:left w:val="none" w:sz="0" w:space="0" w:color="auto"/>
                <w:bottom w:val="none" w:sz="0" w:space="0" w:color="auto"/>
                <w:right w:val="none" w:sz="0" w:space="0" w:color="auto"/>
              </w:divBdr>
            </w:div>
            <w:div w:id="93981320">
              <w:marLeft w:val="0"/>
              <w:marRight w:val="0"/>
              <w:marTop w:val="0"/>
              <w:marBottom w:val="0"/>
              <w:divBdr>
                <w:top w:val="none" w:sz="0" w:space="0" w:color="auto"/>
                <w:left w:val="none" w:sz="0" w:space="0" w:color="auto"/>
                <w:bottom w:val="none" w:sz="0" w:space="0" w:color="auto"/>
                <w:right w:val="none" w:sz="0" w:space="0" w:color="auto"/>
              </w:divBdr>
            </w:div>
            <w:div w:id="102503098">
              <w:marLeft w:val="0"/>
              <w:marRight w:val="0"/>
              <w:marTop w:val="0"/>
              <w:marBottom w:val="0"/>
              <w:divBdr>
                <w:top w:val="none" w:sz="0" w:space="0" w:color="auto"/>
                <w:left w:val="none" w:sz="0" w:space="0" w:color="auto"/>
                <w:bottom w:val="none" w:sz="0" w:space="0" w:color="auto"/>
                <w:right w:val="none" w:sz="0" w:space="0" w:color="auto"/>
              </w:divBdr>
            </w:div>
            <w:div w:id="108359998">
              <w:marLeft w:val="0"/>
              <w:marRight w:val="0"/>
              <w:marTop w:val="0"/>
              <w:marBottom w:val="0"/>
              <w:divBdr>
                <w:top w:val="none" w:sz="0" w:space="0" w:color="auto"/>
                <w:left w:val="none" w:sz="0" w:space="0" w:color="auto"/>
                <w:bottom w:val="none" w:sz="0" w:space="0" w:color="auto"/>
                <w:right w:val="none" w:sz="0" w:space="0" w:color="auto"/>
              </w:divBdr>
            </w:div>
            <w:div w:id="120731739">
              <w:marLeft w:val="0"/>
              <w:marRight w:val="0"/>
              <w:marTop w:val="0"/>
              <w:marBottom w:val="0"/>
              <w:divBdr>
                <w:top w:val="none" w:sz="0" w:space="0" w:color="auto"/>
                <w:left w:val="none" w:sz="0" w:space="0" w:color="auto"/>
                <w:bottom w:val="none" w:sz="0" w:space="0" w:color="auto"/>
                <w:right w:val="none" w:sz="0" w:space="0" w:color="auto"/>
              </w:divBdr>
            </w:div>
            <w:div w:id="126242232">
              <w:marLeft w:val="0"/>
              <w:marRight w:val="0"/>
              <w:marTop w:val="0"/>
              <w:marBottom w:val="0"/>
              <w:divBdr>
                <w:top w:val="none" w:sz="0" w:space="0" w:color="auto"/>
                <w:left w:val="none" w:sz="0" w:space="0" w:color="auto"/>
                <w:bottom w:val="none" w:sz="0" w:space="0" w:color="auto"/>
                <w:right w:val="none" w:sz="0" w:space="0" w:color="auto"/>
              </w:divBdr>
            </w:div>
            <w:div w:id="132797362">
              <w:marLeft w:val="0"/>
              <w:marRight w:val="0"/>
              <w:marTop w:val="0"/>
              <w:marBottom w:val="0"/>
              <w:divBdr>
                <w:top w:val="none" w:sz="0" w:space="0" w:color="auto"/>
                <w:left w:val="none" w:sz="0" w:space="0" w:color="auto"/>
                <w:bottom w:val="none" w:sz="0" w:space="0" w:color="auto"/>
                <w:right w:val="none" w:sz="0" w:space="0" w:color="auto"/>
              </w:divBdr>
            </w:div>
            <w:div w:id="142935878">
              <w:marLeft w:val="0"/>
              <w:marRight w:val="0"/>
              <w:marTop w:val="0"/>
              <w:marBottom w:val="0"/>
              <w:divBdr>
                <w:top w:val="none" w:sz="0" w:space="0" w:color="auto"/>
                <w:left w:val="none" w:sz="0" w:space="0" w:color="auto"/>
                <w:bottom w:val="none" w:sz="0" w:space="0" w:color="auto"/>
                <w:right w:val="none" w:sz="0" w:space="0" w:color="auto"/>
              </w:divBdr>
            </w:div>
            <w:div w:id="144124445">
              <w:marLeft w:val="0"/>
              <w:marRight w:val="0"/>
              <w:marTop w:val="0"/>
              <w:marBottom w:val="0"/>
              <w:divBdr>
                <w:top w:val="none" w:sz="0" w:space="0" w:color="auto"/>
                <w:left w:val="none" w:sz="0" w:space="0" w:color="auto"/>
                <w:bottom w:val="none" w:sz="0" w:space="0" w:color="auto"/>
                <w:right w:val="none" w:sz="0" w:space="0" w:color="auto"/>
              </w:divBdr>
            </w:div>
            <w:div w:id="147673104">
              <w:marLeft w:val="0"/>
              <w:marRight w:val="0"/>
              <w:marTop w:val="0"/>
              <w:marBottom w:val="0"/>
              <w:divBdr>
                <w:top w:val="none" w:sz="0" w:space="0" w:color="auto"/>
                <w:left w:val="none" w:sz="0" w:space="0" w:color="auto"/>
                <w:bottom w:val="none" w:sz="0" w:space="0" w:color="auto"/>
                <w:right w:val="none" w:sz="0" w:space="0" w:color="auto"/>
              </w:divBdr>
            </w:div>
            <w:div w:id="151458817">
              <w:marLeft w:val="0"/>
              <w:marRight w:val="0"/>
              <w:marTop w:val="0"/>
              <w:marBottom w:val="0"/>
              <w:divBdr>
                <w:top w:val="none" w:sz="0" w:space="0" w:color="auto"/>
                <w:left w:val="none" w:sz="0" w:space="0" w:color="auto"/>
                <w:bottom w:val="none" w:sz="0" w:space="0" w:color="auto"/>
                <w:right w:val="none" w:sz="0" w:space="0" w:color="auto"/>
              </w:divBdr>
            </w:div>
            <w:div w:id="159077241">
              <w:marLeft w:val="0"/>
              <w:marRight w:val="0"/>
              <w:marTop w:val="0"/>
              <w:marBottom w:val="0"/>
              <w:divBdr>
                <w:top w:val="none" w:sz="0" w:space="0" w:color="auto"/>
                <w:left w:val="none" w:sz="0" w:space="0" w:color="auto"/>
                <w:bottom w:val="none" w:sz="0" w:space="0" w:color="auto"/>
                <w:right w:val="none" w:sz="0" w:space="0" w:color="auto"/>
              </w:divBdr>
            </w:div>
            <w:div w:id="163785849">
              <w:marLeft w:val="0"/>
              <w:marRight w:val="0"/>
              <w:marTop w:val="0"/>
              <w:marBottom w:val="0"/>
              <w:divBdr>
                <w:top w:val="none" w:sz="0" w:space="0" w:color="auto"/>
                <w:left w:val="none" w:sz="0" w:space="0" w:color="auto"/>
                <w:bottom w:val="none" w:sz="0" w:space="0" w:color="auto"/>
                <w:right w:val="none" w:sz="0" w:space="0" w:color="auto"/>
              </w:divBdr>
            </w:div>
            <w:div w:id="166673399">
              <w:marLeft w:val="0"/>
              <w:marRight w:val="0"/>
              <w:marTop w:val="0"/>
              <w:marBottom w:val="0"/>
              <w:divBdr>
                <w:top w:val="none" w:sz="0" w:space="0" w:color="auto"/>
                <w:left w:val="none" w:sz="0" w:space="0" w:color="auto"/>
                <w:bottom w:val="none" w:sz="0" w:space="0" w:color="auto"/>
                <w:right w:val="none" w:sz="0" w:space="0" w:color="auto"/>
              </w:divBdr>
            </w:div>
            <w:div w:id="183635224">
              <w:marLeft w:val="0"/>
              <w:marRight w:val="0"/>
              <w:marTop w:val="0"/>
              <w:marBottom w:val="0"/>
              <w:divBdr>
                <w:top w:val="none" w:sz="0" w:space="0" w:color="auto"/>
                <w:left w:val="none" w:sz="0" w:space="0" w:color="auto"/>
                <w:bottom w:val="none" w:sz="0" w:space="0" w:color="auto"/>
                <w:right w:val="none" w:sz="0" w:space="0" w:color="auto"/>
              </w:divBdr>
            </w:div>
            <w:div w:id="185411434">
              <w:marLeft w:val="0"/>
              <w:marRight w:val="0"/>
              <w:marTop w:val="0"/>
              <w:marBottom w:val="0"/>
              <w:divBdr>
                <w:top w:val="none" w:sz="0" w:space="0" w:color="auto"/>
                <w:left w:val="none" w:sz="0" w:space="0" w:color="auto"/>
                <w:bottom w:val="none" w:sz="0" w:space="0" w:color="auto"/>
                <w:right w:val="none" w:sz="0" w:space="0" w:color="auto"/>
              </w:divBdr>
            </w:div>
            <w:div w:id="196115987">
              <w:marLeft w:val="0"/>
              <w:marRight w:val="0"/>
              <w:marTop w:val="0"/>
              <w:marBottom w:val="0"/>
              <w:divBdr>
                <w:top w:val="none" w:sz="0" w:space="0" w:color="auto"/>
                <w:left w:val="none" w:sz="0" w:space="0" w:color="auto"/>
                <w:bottom w:val="none" w:sz="0" w:space="0" w:color="auto"/>
                <w:right w:val="none" w:sz="0" w:space="0" w:color="auto"/>
              </w:divBdr>
            </w:div>
            <w:div w:id="199973929">
              <w:marLeft w:val="0"/>
              <w:marRight w:val="0"/>
              <w:marTop w:val="0"/>
              <w:marBottom w:val="0"/>
              <w:divBdr>
                <w:top w:val="none" w:sz="0" w:space="0" w:color="auto"/>
                <w:left w:val="none" w:sz="0" w:space="0" w:color="auto"/>
                <w:bottom w:val="none" w:sz="0" w:space="0" w:color="auto"/>
                <w:right w:val="none" w:sz="0" w:space="0" w:color="auto"/>
              </w:divBdr>
            </w:div>
            <w:div w:id="204223473">
              <w:marLeft w:val="0"/>
              <w:marRight w:val="0"/>
              <w:marTop w:val="0"/>
              <w:marBottom w:val="0"/>
              <w:divBdr>
                <w:top w:val="none" w:sz="0" w:space="0" w:color="auto"/>
                <w:left w:val="none" w:sz="0" w:space="0" w:color="auto"/>
                <w:bottom w:val="none" w:sz="0" w:space="0" w:color="auto"/>
                <w:right w:val="none" w:sz="0" w:space="0" w:color="auto"/>
              </w:divBdr>
            </w:div>
            <w:div w:id="207303450">
              <w:marLeft w:val="0"/>
              <w:marRight w:val="0"/>
              <w:marTop w:val="0"/>
              <w:marBottom w:val="0"/>
              <w:divBdr>
                <w:top w:val="none" w:sz="0" w:space="0" w:color="auto"/>
                <w:left w:val="none" w:sz="0" w:space="0" w:color="auto"/>
                <w:bottom w:val="none" w:sz="0" w:space="0" w:color="auto"/>
                <w:right w:val="none" w:sz="0" w:space="0" w:color="auto"/>
              </w:divBdr>
            </w:div>
            <w:div w:id="211237704">
              <w:marLeft w:val="0"/>
              <w:marRight w:val="0"/>
              <w:marTop w:val="0"/>
              <w:marBottom w:val="0"/>
              <w:divBdr>
                <w:top w:val="none" w:sz="0" w:space="0" w:color="auto"/>
                <w:left w:val="none" w:sz="0" w:space="0" w:color="auto"/>
                <w:bottom w:val="none" w:sz="0" w:space="0" w:color="auto"/>
                <w:right w:val="none" w:sz="0" w:space="0" w:color="auto"/>
              </w:divBdr>
            </w:div>
            <w:div w:id="217672416">
              <w:marLeft w:val="0"/>
              <w:marRight w:val="0"/>
              <w:marTop w:val="0"/>
              <w:marBottom w:val="0"/>
              <w:divBdr>
                <w:top w:val="none" w:sz="0" w:space="0" w:color="auto"/>
                <w:left w:val="none" w:sz="0" w:space="0" w:color="auto"/>
                <w:bottom w:val="none" w:sz="0" w:space="0" w:color="auto"/>
                <w:right w:val="none" w:sz="0" w:space="0" w:color="auto"/>
              </w:divBdr>
            </w:div>
            <w:div w:id="227226502">
              <w:marLeft w:val="0"/>
              <w:marRight w:val="0"/>
              <w:marTop w:val="0"/>
              <w:marBottom w:val="0"/>
              <w:divBdr>
                <w:top w:val="none" w:sz="0" w:space="0" w:color="auto"/>
                <w:left w:val="none" w:sz="0" w:space="0" w:color="auto"/>
                <w:bottom w:val="none" w:sz="0" w:space="0" w:color="auto"/>
                <w:right w:val="none" w:sz="0" w:space="0" w:color="auto"/>
              </w:divBdr>
            </w:div>
            <w:div w:id="228418003">
              <w:marLeft w:val="0"/>
              <w:marRight w:val="0"/>
              <w:marTop w:val="0"/>
              <w:marBottom w:val="0"/>
              <w:divBdr>
                <w:top w:val="none" w:sz="0" w:space="0" w:color="auto"/>
                <w:left w:val="none" w:sz="0" w:space="0" w:color="auto"/>
                <w:bottom w:val="none" w:sz="0" w:space="0" w:color="auto"/>
                <w:right w:val="none" w:sz="0" w:space="0" w:color="auto"/>
              </w:divBdr>
            </w:div>
            <w:div w:id="229653654">
              <w:marLeft w:val="0"/>
              <w:marRight w:val="0"/>
              <w:marTop w:val="0"/>
              <w:marBottom w:val="0"/>
              <w:divBdr>
                <w:top w:val="none" w:sz="0" w:space="0" w:color="auto"/>
                <w:left w:val="none" w:sz="0" w:space="0" w:color="auto"/>
                <w:bottom w:val="none" w:sz="0" w:space="0" w:color="auto"/>
                <w:right w:val="none" w:sz="0" w:space="0" w:color="auto"/>
              </w:divBdr>
            </w:div>
            <w:div w:id="248925694">
              <w:marLeft w:val="0"/>
              <w:marRight w:val="0"/>
              <w:marTop w:val="0"/>
              <w:marBottom w:val="0"/>
              <w:divBdr>
                <w:top w:val="none" w:sz="0" w:space="0" w:color="auto"/>
                <w:left w:val="none" w:sz="0" w:space="0" w:color="auto"/>
                <w:bottom w:val="none" w:sz="0" w:space="0" w:color="auto"/>
                <w:right w:val="none" w:sz="0" w:space="0" w:color="auto"/>
              </w:divBdr>
            </w:div>
            <w:div w:id="253706890">
              <w:marLeft w:val="0"/>
              <w:marRight w:val="0"/>
              <w:marTop w:val="0"/>
              <w:marBottom w:val="0"/>
              <w:divBdr>
                <w:top w:val="none" w:sz="0" w:space="0" w:color="auto"/>
                <w:left w:val="none" w:sz="0" w:space="0" w:color="auto"/>
                <w:bottom w:val="none" w:sz="0" w:space="0" w:color="auto"/>
                <w:right w:val="none" w:sz="0" w:space="0" w:color="auto"/>
              </w:divBdr>
            </w:div>
            <w:div w:id="256639388">
              <w:marLeft w:val="0"/>
              <w:marRight w:val="0"/>
              <w:marTop w:val="0"/>
              <w:marBottom w:val="0"/>
              <w:divBdr>
                <w:top w:val="none" w:sz="0" w:space="0" w:color="auto"/>
                <w:left w:val="none" w:sz="0" w:space="0" w:color="auto"/>
                <w:bottom w:val="none" w:sz="0" w:space="0" w:color="auto"/>
                <w:right w:val="none" w:sz="0" w:space="0" w:color="auto"/>
              </w:divBdr>
            </w:div>
            <w:div w:id="262153212">
              <w:marLeft w:val="0"/>
              <w:marRight w:val="0"/>
              <w:marTop w:val="0"/>
              <w:marBottom w:val="0"/>
              <w:divBdr>
                <w:top w:val="none" w:sz="0" w:space="0" w:color="auto"/>
                <w:left w:val="none" w:sz="0" w:space="0" w:color="auto"/>
                <w:bottom w:val="none" w:sz="0" w:space="0" w:color="auto"/>
                <w:right w:val="none" w:sz="0" w:space="0" w:color="auto"/>
              </w:divBdr>
            </w:div>
            <w:div w:id="265890510">
              <w:marLeft w:val="0"/>
              <w:marRight w:val="0"/>
              <w:marTop w:val="0"/>
              <w:marBottom w:val="0"/>
              <w:divBdr>
                <w:top w:val="none" w:sz="0" w:space="0" w:color="auto"/>
                <w:left w:val="none" w:sz="0" w:space="0" w:color="auto"/>
                <w:bottom w:val="none" w:sz="0" w:space="0" w:color="auto"/>
                <w:right w:val="none" w:sz="0" w:space="0" w:color="auto"/>
              </w:divBdr>
            </w:div>
            <w:div w:id="266621522">
              <w:marLeft w:val="0"/>
              <w:marRight w:val="0"/>
              <w:marTop w:val="0"/>
              <w:marBottom w:val="0"/>
              <w:divBdr>
                <w:top w:val="none" w:sz="0" w:space="0" w:color="auto"/>
                <w:left w:val="none" w:sz="0" w:space="0" w:color="auto"/>
                <w:bottom w:val="none" w:sz="0" w:space="0" w:color="auto"/>
                <w:right w:val="none" w:sz="0" w:space="0" w:color="auto"/>
              </w:divBdr>
            </w:div>
            <w:div w:id="282618726">
              <w:marLeft w:val="0"/>
              <w:marRight w:val="0"/>
              <w:marTop w:val="0"/>
              <w:marBottom w:val="0"/>
              <w:divBdr>
                <w:top w:val="none" w:sz="0" w:space="0" w:color="auto"/>
                <w:left w:val="none" w:sz="0" w:space="0" w:color="auto"/>
                <w:bottom w:val="none" w:sz="0" w:space="0" w:color="auto"/>
                <w:right w:val="none" w:sz="0" w:space="0" w:color="auto"/>
              </w:divBdr>
            </w:div>
            <w:div w:id="288437045">
              <w:marLeft w:val="0"/>
              <w:marRight w:val="0"/>
              <w:marTop w:val="0"/>
              <w:marBottom w:val="0"/>
              <w:divBdr>
                <w:top w:val="none" w:sz="0" w:space="0" w:color="auto"/>
                <w:left w:val="none" w:sz="0" w:space="0" w:color="auto"/>
                <w:bottom w:val="none" w:sz="0" w:space="0" w:color="auto"/>
                <w:right w:val="none" w:sz="0" w:space="0" w:color="auto"/>
              </w:divBdr>
            </w:div>
            <w:div w:id="292904662">
              <w:marLeft w:val="0"/>
              <w:marRight w:val="0"/>
              <w:marTop w:val="0"/>
              <w:marBottom w:val="0"/>
              <w:divBdr>
                <w:top w:val="none" w:sz="0" w:space="0" w:color="auto"/>
                <w:left w:val="none" w:sz="0" w:space="0" w:color="auto"/>
                <w:bottom w:val="none" w:sz="0" w:space="0" w:color="auto"/>
                <w:right w:val="none" w:sz="0" w:space="0" w:color="auto"/>
              </w:divBdr>
            </w:div>
            <w:div w:id="297105899">
              <w:marLeft w:val="0"/>
              <w:marRight w:val="0"/>
              <w:marTop w:val="0"/>
              <w:marBottom w:val="0"/>
              <w:divBdr>
                <w:top w:val="none" w:sz="0" w:space="0" w:color="auto"/>
                <w:left w:val="none" w:sz="0" w:space="0" w:color="auto"/>
                <w:bottom w:val="none" w:sz="0" w:space="0" w:color="auto"/>
                <w:right w:val="none" w:sz="0" w:space="0" w:color="auto"/>
              </w:divBdr>
            </w:div>
            <w:div w:id="300379095">
              <w:marLeft w:val="0"/>
              <w:marRight w:val="0"/>
              <w:marTop w:val="0"/>
              <w:marBottom w:val="0"/>
              <w:divBdr>
                <w:top w:val="none" w:sz="0" w:space="0" w:color="auto"/>
                <w:left w:val="none" w:sz="0" w:space="0" w:color="auto"/>
                <w:bottom w:val="none" w:sz="0" w:space="0" w:color="auto"/>
                <w:right w:val="none" w:sz="0" w:space="0" w:color="auto"/>
              </w:divBdr>
            </w:div>
            <w:div w:id="309099400">
              <w:marLeft w:val="0"/>
              <w:marRight w:val="0"/>
              <w:marTop w:val="0"/>
              <w:marBottom w:val="0"/>
              <w:divBdr>
                <w:top w:val="none" w:sz="0" w:space="0" w:color="auto"/>
                <w:left w:val="none" w:sz="0" w:space="0" w:color="auto"/>
                <w:bottom w:val="none" w:sz="0" w:space="0" w:color="auto"/>
                <w:right w:val="none" w:sz="0" w:space="0" w:color="auto"/>
              </w:divBdr>
            </w:div>
            <w:div w:id="310646060">
              <w:marLeft w:val="0"/>
              <w:marRight w:val="0"/>
              <w:marTop w:val="0"/>
              <w:marBottom w:val="0"/>
              <w:divBdr>
                <w:top w:val="none" w:sz="0" w:space="0" w:color="auto"/>
                <w:left w:val="none" w:sz="0" w:space="0" w:color="auto"/>
                <w:bottom w:val="none" w:sz="0" w:space="0" w:color="auto"/>
                <w:right w:val="none" w:sz="0" w:space="0" w:color="auto"/>
              </w:divBdr>
            </w:div>
            <w:div w:id="319693201">
              <w:marLeft w:val="0"/>
              <w:marRight w:val="0"/>
              <w:marTop w:val="0"/>
              <w:marBottom w:val="0"/>
              <w:divBdr>
                <w:top w:val="none" w:sz="0" w:space="0" w:color="auto"/>
                <w:left w:val="none" w:sz="0" w:space="0" w:color="auto"/>
                <w:bottom w:val="none" w:sz="0" w:space="0" w:color="auto"/>
                <w:right w:val="none" w:sz="0" w:space="0" w:color="auto"/>
              </w:divBdr>
            </w:div>
            <w:div w:id="328681300">
              <w:marLeft w:val="0"/>
              <w:marRight w:val="0"/>
              <w:marTop w:val="0"/>
              <w:marBottom w:val="0"/>
              <w:divBdr>
                <w:top w:val="none" w:sz="0" w:space="0" w:color="auto"/>
                <w:left w:val="none" w:sz="0" w:space="0" w:color="auto"/>
                <w:bottom w:val="none" w:sz="0" w:space="0" w:color="auto"/>
                <w:right w:val="none" w:sz="0" w:space="0" w:color="auto"/>
              </w:divBdr>
            </w:div>
            <w:div w:id="329874336">
              <w:marLeft w:val="0"/>
              <w:marRight w:val="0"/>
              <w:marTop w:val="0"/>
              <w:marBottom w:val="0"/>
              <w:divBdr>
                <w:top w:val="none" w:sz="0" w:space="0" w:color="auto"/>
                <w:left w:val="none" w:sz="0" w:space="0" w:color="auto"/>
                <w:bottom w:val="none" w:sz="0" w:space="0" w:color="auto"/>
                <w:right w:val="none" w:sz="0" w:space="0" w:color="auto"/>
              </w:divBdr>
            </w:div>
            <w:div w:id="331959433">
              <w:marLeft w:val="0"/>
              <w:marRight w:val="0"/>
              <w:marTop w:val="0"/>
              <w:marBottom w:val="0"/>
              <w:divBdr>
                <w:top w:val="none" w:sz="0" w:space="0" w:color="auto"/>
                <w:left w:val="none" w:sz="0" w:space="0" w:color="auto"/>
                <w:bottom w:val="none" w:sz="0" w:space="0" w:color="auto"/>
                <w:right w:val="none" w:sz="0" w:space="0" w:color="auto"/>
              </w:divBdr>
            </w:div>
            <w:div w:id="344405489">
              <w:marLeft w:val="0"/>
              <w:marRight w:val="0"/>
              <w:marTop w:val="0"/>
              <w:marBottom w:val="0"/>
              <w:divBdr>
                <w:top w:val="none" w:sz="0" w:space="0" w:color="auto"/>
                <w:left w:val="none" w:sz="0" w:space="0" w:color="auto"/>
                <w:bottom w:val="none" w:sz="0" w:space="0" w:color="auto"/>
                <w:right w:val="none" w:sz="0" w:space="0" w:color="auto"/>
              </w:divBdr>
            </w:div>
            <w:div w:id="345788998">
              <w:marLeft w:val="0"/>
              <w:marRight w:val="0"/>
              <w:marTop w:val="0"/>
              <w:marBottom w:val="0"/>
              <w:divBdr>
                <w:top w:val="none" w:sz="0" w:space="0" w:color="auto"/>
                <w:left w:val="none" w:sz="0" w:space="0" w:color="auto"/>
                <w:bottom w:val="none" w:sz="0" w:space="0" w:color="auto"/>
                <w:right w:val="none" w:sz="0" w:space="0" w:color="auto"/>
              </w:divBdr>
            </w:div>
            <w:div w:id="345907419">
              <w:marLeft w:val="0"/>
              <w:marRight w:val="0"/>
              <w:marTop w:val="0"/>
              <w:marBottom w:val="0"/>
              <w:divBdr>
                <w:top w:val="none" w:sz="0" w:space="0" w:color="auto"/>
                <w:left w:val="none" w:sz="0" w:space="0" w:color="auto"/>
                <w:bottom w:val="none" w:sz="0" w:space="0" w:color="auto"/>
                <w:right w:val="none" w:sz="0" w:space="0" w:color="auto"/>
              </w:divBdr>
            </w:div>
            <w:div w:id="350492173">
              <w:marLeft w:val="0"/>
              <w:marRight w:val="0"/>
              <w:marTop w:val="0"/>
              <w:marBottom w:val="0"/>
              <w:divBdr>
                <w:top w:val="none" w:sz="0" w:space="0" w:color="auto"/>
                <w:left w:val="none" w:sz="0" w:space="0" w:color="auto"/>
                <w:bottom w:val="none" w:sz="0" w:space="0" w:color="auto"/>
                <w:right w:val="none" w:sz="0" w:space="0" w:color="auto"/>
              </w:divBdr>
            </w:div>
            <w:div w:id="354118525">
              <w:marLeft w:val="0"/>
              <w:marRight w:val="0"/>
              <w:marTop w:val="0"/>
              <w:marBottom w:val="0"/>
              <w:divBdr>
                <w:top w:val="none" w:sz="0" w:space="0" w:color="auto"/>
                <w:left w:val="none" w:sz="0" w:space="0" w:color="auto"/>
                <w:bottom w:val="none" w:sz="0" w:space="0" w:color="auto"/>
                <w:right w:val="none" w:sz="0" w:space="0" w:color="auto"/>
              </w:divBdr>
            </w:div>
            <w:div w:id="355696158">
              <w:marLeft w:val="0"/>
              <w:marRight w:val="0"/>
              <w:marTop w:val="0"/>
              <w:marBottom w:val="0"/>
              <w:divBdr>
                <w:top w:val="none" w:sz="0" w:space="0" w:color="auto"/>
                <w:left w:val="none" w:sz="0" w:space="0" w:color="auto"/>
                <w:bottom w:val="none" w:sz="0" w:space="0" w:color="auto"/>
                <w:right w:val="none" w:sz="0" w:space="0" w:color="auto"/>
              </w:divBdr>
            </w:div>
            <w:div w:id="361132700">
              <w:marLeft w:val="0"/>
              <w:marRight w:val="0"/>
              <w:marTop w:val="0"/>
              <w:marBottom w:val="0"/>
              <w:divBdr>
                <w:top w:val="none" w:sz="0" w:space="0" w:color="auto"/>
                <w:left w:val="none" w:sz="0" w:space="0" w:color="auto"/>
                <w:bottom w:val="none" w:sz="0" w:space="0" w:color="auto"/>
                <w:right w:val="none" w:sz="0" w:space="0" w:color="auto"/>
              </w:divBdr>
            </w:div>
            <w:div w:id="367681397">
              <w:marLeft w:val="0"/>
              <w:marRight w:val="0"/>
              <w:marTop w:val="0"/>
              <w:marBottom w:val="0"/>
              <w:divBdr>
                <w:top w:val="none" w:sz="0" w:space="0" w:color="auto"/>
                <w:left w:val="none" w:sz="0" w:space="0" w:color="auto"/>
                <w:bottom w:val="none" w:sz="0" w:space="0" w:color="auto"/>
                <w:right w:val="none" w:sz="0" w:space="0" w:color="auto"/>
              </w:divBdr>
            </w:div>
            <w:div w:id="375354211">
              <w:marLeft w:val="0"/>
              <w:marRight w:val="0"/>
              <w:marTop w:val="0"/>
              <w:marBottom w:val="0"/>
              <w:divBdr>
                <w:top w:val="none" w:sz="0" w:space="0" w:color="auto"/>
                <w:left w:val="none" w:sz="0" w:space="0" w:color="auto"/>
                <w:bottom w:val="none" w:sz="0" w:space="0" w:color="auto"/>
                <w:right w:val="none" w:sz="0" w:space="0" w:color="auto"/>
              </w:divBdr>
            </w:div>
            <w:div w:id="376591481">
              <w:marLeft w:val="0"/>
              <w:marRight w:val="0"/>
              <w:marTop w:val="0"/>
              <w:marBottom w:val="0"/>
              <w:divBdr>
                <w:top w:val="none" w:sz="0" w:space="0" w:color="auto"/>
                <w:left w:val="none" w:sz="0" w:space="0" w:color="auto"/>
                <w:bottom w:val="none" w:sz="0" w:space="0" w:color="auto"/>
                <w:right w:val="none" w:sz="0" w:space="0" w:color="auto"/>
              </w:divBdr>
            </w:div>
            <w:div w:id="386102761">
              <w:marLeft w:val="0"/>
              <w:marRight w:val="0"/>
              <w:marTop w:val="0"/>
              <w:marBottom w:val="0"/>
              <w:divBdr>
                <w:top w:val="none" w:sz="0" w:space="0" w:color="auto"/>
                <w:left w:val="none" w:sz="0" w:space="0" w:color="auto"/>
                <w:bottom w:val="none" w:sz="0" w:space="0" w:color="auto"/>
                <w:right w:val="none" w:sz="0" w:space="0" w:color="auto"/>
              </w:divBdr>
            </w:div>
            <w:div w:id="395786245">
              <w:marLeft w:val="0"/>
              <w:marRight w:val="0"/>
              <w:marTop w:val="0"/>
              <w:marBottom w:val="0"/>
              <w:divBdr>
                <w:top w:val="none" w:sz="0" w:space="0" w:color="auto"/>
                <w:left w:val="none" w:sz="0" w:space="0" w:color="auto"/>
                <w:bottom w:val="none" w:sz="0" w:space="0" w:color="auto"/>
                <w:right w:val="none" w:sz="0" w:space="0" w:color="auto"/>
              </w:divBdr>
            </w:div>
            <w:div w:id="398674852">
              <w:marLeft w:val="0"/>
              <w:marRight w:val="0"/>
              <w:marTop w:val="0"/>
              <w:marBottom w:val="0"/>
              <w:divBdr>
                <w:top w:val="none" w:sz="0" w:space="0" w:color="auto"/>
                <w:left w:val="none" w:sz="0" w:space="0" w:color="auto"/>
                <w:bottom w:val="none" w:sz="0" w:space="0" w:color="auto"/>
                <w:right w:val="none" w:sz="0" w:space="0" w:color="auto"/>
              </w:divBdr>
            </w:div>
            <w:div w:id="414979862">
              <w:marLeft w:val="0"/>
              <w:marRight w:val="0"/>
              <w:marTop w:val="0"/>
              <w:marBottom w:val="0"/>
              <w:divBdr>
                <w:top w:val="none" w:sz="0" w:space="0" w:color="auto"/>
                <w:left w:val="none" w:sz="0" w:space="0" w:color="auto"/>
                <w:bottom w:val="none" w:sz="0" w:space="0" w:color="auto"/>
                <w:right w:val="none" w:sz="0" w:space="0" w:color="auto"/>
              </w:divBdr>
            </w:div>
            <w:div w:id="419104726">
              <w:marLeft w:val="0"/>
              <w:marRight w:val="0"/>
              <w:marTop w:val="0"/>
              <w:marBottom w:val="0"/>
              <w:divBdr>
                <w:top w:val="none" w:sz="0" w:space="0" w:color="auto"/>
                <w:left w:val="none" w:sz="0" w:space="0" w:color="auto"/>
                <w:bottom w:val="none" w:sz="0" w:space="0" w:color="auto"/>
                <w:right w:val="none" w:sz="0" w:space="0" w:color="auto"/>
              </w:divBdr>
            </w:div>
            <w:div w:id="427164436">
              <w:marLeft w:val="0"/>
              <w:marRight w:val="0"/>
              <w:marTop w:val="0"/>
              <w:marBottom w:val="0"/>
              <w:divBdr>
                <w:top w:val="none" w:sz="0" w:space="0" w:color="auto"/>
                <w:left w:val="none" w:sz="0" w:space="0" w:color="auto"/>
                <w:bottom w:val="none" w:sz="0" w:space="0" w:color="auto"/>
                <w:right w:val="none" w:sz="0" w:space="0" w:color="auto"/>
              </w:divBdr>
            </w:div>
            <w:div w:id="427851381">
              <w:marLeft w:val="0"/>
              <w:marRight w:val="0"/>
              <w:marTop w:val="0"/>
              <w:marBottom w:val="0"/>
              <w:divBdr>
                <w:top w:val="none" w:sz="0" w:space="0" w:color="auto"/>
                <w:left w:val="none" w:sz="0" w:space="0" w:color="auto"/>
                <w:bottom w:val="none" w:sz="0" w:space="0" w:color="auto"/>
                <w:right w:val="none" w:sz="0" w:space="0" w:color="auto"/>
              </w:divBdr>
            </w:div>
            <w:div w:id="434835674">
              <w:marLeft w:val="0"/>
              <w:marRight w:val="0"/>
              <w:marTop w:val="0"/>
              <w:marBottom w:val="0"/>
              <w:divBdr>
                <w:top w:val="none" w:sz="0" w:space="0" w:color="auto"/>
                <w:left w:val="none" w:sz="0" w:space="0" w:color="auto"/>
                <w:bottom w:val="none" w:sz="0" w:space="0" w:color="auto"/>
                <w:right w:val="none" w:sz="0" w:space="0" w:color="auto"/>
              </w:divBdr>
            </w:div>
            <w:div w:id="459305221">
              <w:marLeft w:val="0"/>
              <w:marRight w:val="0"/>
              <w:marTop w:val="0"/>
              <w:marBottom w:val="0"/>
              <w:divBdr>
                <w:top w:val="none" w:sz="0" w:space="0" w:color="auto"/>
                <w:left w:val="none" w:sz="0" w:space="0" w:color="auto"/>
                <w:bottom w:val="none" w:sz="0" w:space="0" w:color="auto"/>
                <w:right w:val="none" w:sz="0" w:space="0" w:color="auto"/>
              </w:divBdr>
            </w:div>
            <w:div w:id="459690672">
              <w:marLeft w:val="0"/>
              <w:marRight w:val="0"/>
              <w:marTop w:val="0"/>
              <w:marBottom w:val="0"/>
              <w:divBdr>
                <w:top w:val="none" w:sz="0" w:space="0" w:color="auto"/>
                <w:left w:val="none" w:sz="0" w:space="0" w:color="auto"/>
                <w:bottom w:val="none" w:sz="0" w:space="0" w:color="auto"/>
                <w:right w:val="none" w:sz="0" w:space="0" w:color="auto"/>
              </w:divBdr>
            </w:div>
            <w:div w:id="461003866">
              <w:marLeft w:val="0"/>
              <w:marRight w:val="0"/>
              <w:marTop w:val="0"/>
              <w:marBottom w:val="0"/>
              <w:divBdr>
                <w:top w:val="none" w:sz="0" w:space="0" w:color="auto"/>
                <w:left w:val="none" w:sz="0" w:space="0" w:color="auto"/>
                <w:bottom w:val="none" w:sz="0" w:space="0" w:color="auto"/>
                <w:right w:val="none" w:sz="0" w:space="0" w:color="auto"/>
              </w:divBdr>
            </w:div>
            <w:div w:id="464540679">
              <w:marLeft w:val="0"/>
              <w:marRight w:val="0"/>
              <w:marTop w:val="0"/>
              <w:marBottom w:val="0"/>
              <w:divBdr>
                <w:top w:val="none" w:sz="0" w:space="0" w:color="auto"/>
                <w:left w:val="none" w:sz="0" w:space="0" w:color="auto"/>
                <w:bottom w:val="none" w:sz="0" w:space="0" w:color="auto"/>
                <w:right w:val="none" w:sz="0" w:space="0" w:color="auto"/>
              </w:divBdr>
            </w:div>
            <w:div w:id="484860090">
              <w:marLeft w:val="0"/>
              <w:marRight w:val="0"/>
              <w:marTop w:val="0"/>
              <w:marBottom w:val="0"/>
              <w:divBdr>
                <w:top w:val="none" w:sz="0" w:space="0" w:color="auto"/>
                <w:left w:val="none" w:sz="0" w:space="0" w:color="auto"/>
                <w:bottom w:val="none" w:sz="0" w:space="0" w:color="auto"/>
                <w:right w:val="none" w:sz="0" w:space="0" w:color="auto"/>
              </w:divBdr>
            </w:div>
            <w:div w:id="487327009">
              <w:marLeft w:val="0"/>
              <w:marRight w:val="0"/>
              <w:marTop w:val="0"/>
              <w:marBottom w:val="0"/>
              <w:divBdr>
                <w:top w:val="none" w:sz="0" w:space="0" w:color="auto"/>
                <w:left w:val="none" w:sz="0" w:space="0" w:color="auto"/>
                <w:bottom w:val="none" w:sz="0" w:space="0" w:color="auto"/>
                <w:right w:val="none" w:sz="0" w:space="0" w:color="auto"/>
              </w:divBdr>
            </w:div>
            <w:div w:id="491145832">
              <w:marLeft w:val="0"/>
              <w:marRight w:val="0"/>
              <w:marTop w:val="0"/>
              <w:marBottom w:val="0"/>
              <w:divBdr>
                <w:top w:val="none" w:sz="0" w:space="0" w:color="auto"/>
                <w:left w:val="none" w:sz="0" w:space="0" w:color="auto"/>
                <w:bottom w:val="none" w:sz="0" w:space="0" w:color="auto"/>
                <w:right w:val="none" w:sz="0" w:space="0" w:color="auto"/>
              </w:divBdr>
            </w:div>
            <w:div w:id="492573130">
              <w:marLeft w:val="0"/>
              <w:marRight w:val="0"/>
              <w:marTop w:val="0"/>
              <w:marBottom w:val="0"/>
              <w:divBdr>
                <w:top w:val="none" w:sz="0" w:space="0" w:color="auto"/>
                <w:left w:val="none" w:sz="0" w:space="0" w:color="auto"/>
                <w:bottom w:val="none" w:sz="0" w:space="0" w:color="auto"/>
                <w:right w:val="none" w:sz="0" w:space="0" w:color="auto"/>
              </w:divBdr>
            </w:div>
            <w:div w:id="493453226">
              <w:marLeft w:val="0"/>
              <w:marRight w:val="0"/>
              <w:marTop w:val="0"/>
              <w:marBottom w:val="0"/>
              <w:divBdr>
                <w:top w:val="none" w:sz="0" w:space="0" w:color="auto"/>
                <w:left w:val="none" w:sz="0" w:space="0" w:color="auto"/>
                <w:bottom w:val="none" w:sz="0" w:space="0" w:color="auto"/>
                <w:right w:val="none" w:sz="0" w:space="0" w:color="auto"/>
              </w:divBdr>
            </w:div>
            <w:div w:id="493490162">
              <w:marLeft w:val="0"/>
              <w:marRight w:val="0"/>
              <w:marTop w:val="0"/>
              <w:marBottom w:val="0"/>
              <w:divBdr>
                <w:top w:val="none" w:sz="0" w:space="0" w:color="auto"/>
                <w:left w:val="none" w:sz="0" w:space="0" w:color="auto"/>
                <w:bottom w:val="none" w:sz="0" w:space="0" w:color="auto"/>
                <w:right w:val="none" w:sz="0" w:space="0" w:color="auto"/>
              </w:divBdr>
            </w:div>
            <w:div w:id="501167430">
              <w:marLeft w:val="0"/>
              <w:marRight w:val="0"/>
              <w:marTop w:val="0"/>
              <w:marBottom w:val="0"/>
              <w:divBdr>
                <w:top w:val="none" w:sz="0" w:space="0" w:color="auto"/>
                <w:left w:val="none" w:sz="0" w:space="0" w:color="auto"/>
                <w:bottom w:val="none" w:sz="0" w:space="0" w:color="auto"/>
                <w:right w:val="none" w:sz="0" w:space="0" w:color="auto"/>
              </w:divBdr>
            </w:div>
            <w:div w:id="506873750">
              <w:marLeft w:val="0"/>
              <w:marRight w:val="0"/>
              <w:marTop w:val="0"/>
              <w:marBottom w:val="0"/>
              <w:divBdr>
                <w:top w:val="none" w:sz="0" w:space="0" w:color="auto"/>
                <w:left w:val="none" w:sz="0" w:space="0" w:color="auto"/>
                <w:bottom w:val="none" w:sz="0" w:space="0" w:color="auto"/>
                <w:right w:val="none" w:sz="0" w:space="0" w:color="auto"/>
              </w:divBdr>
            </w:div>
            <w:div w:id="511258712">
              <w:marLeft w:val="0"/>
              <w:marRight w:val="0"/>
              <w:marTop w:val="0"/>
              <w:marBottom w:val="0"/>
              <w:divBdr>
                <w:top w:val="none" w:sz="0" w:space="0" w:color="auto"/>
                <w:left w:val="none" w:sz="0" w:space="0" w:color="auto"/>
                <w:bottom w:val="none" w:sz="0" w:space="0" w:color="auto"/>
                <w:right w:val="none" w:sz="0" w:space="0" w:color="auto"/>
              </w:divBdr>
            </w:div>
            <w:div w:id="526017610">
              <w:marLeft w:val="0"/>
              <w:marRight w:val="0"/>
              <w:marTop w:val="0"/>
              <w:marBottom w:val="0"/>
              <w:divBdr>
                <w:top w:val="none" w:sz="0" w:space="0" w:color="auto"/>
                <w:left w:val="none" w:sz="0" w:space="0" w:color="auto"/>
                <w:bottom w:val="none" w:sz="0" w:space="0" w:color="auto"/>
                <w:right w:val="none" w:sz="0" w:space="0" w:color="auto"/>
              </w:divBdr>
            </w:div>
            <w:div w:id="534654149">
              <w:marLeft w:val="0"/>
              <w:marRight w:val="0"/>
              <w:marTop w:val="0"/>
              <w:marBottom w:val="0"/>
              <w:divBdr>
                <w:top w:val="none" w:sz="0" w:space="0" w:color="auto"/>
                <w:left w:val="none" w:sz="0" w:space="0" w:color="auto"/>
                <w:bottom w:val="none" w:sz="0" w:space="0" w:color="auto"/>
                <w:right w:val="none" w:sz="0" w:space="0" w:color="auto"/>
              </w:divBdr>
            </w:div>
            <w:div w:id="543519142">
              <w:marLeft w:val="0"/>
              <w:marRight w:val="0"/>
              <w:marTop w:val="0"/>
              <w:marBottom w:val="0"/>
              <w:divBdr>
                <w:top w:val="none" w:sz="0" w:space="0" w:color="auto"/>
                <w:left w:val="none" w:sz="0" w:space="0" w:color="auto"/>
                <w:bottom w:val="none" w:sz="0" w:space="0" w:color="auto"/>
                <w:right w:val="none" w:sz="0" w:space="0" w:color="auto"/>
              </w:divBdr>
            </w:div>
            <w:div w:id="544760800">
              <w:marLeft w:val="0"/>
              <w:marRight w:val="0"/>
              <w:marTop w:val="0"/>
              <w:marBottom w:val="0"/>
              <w:divBdr>
                <w:top w:val="none" w:sz="0" w:space="0" w:color="auto"/>
                <w:left w:val="none" w:sz="0" w:space="0" w:color="auto"/>
                <w:bottom w:val="none" w:sz="0" w:space="0" w:color="auto"/>
                <w:right w:val="none" w:sz="0" w:space="0" w:color="auto"/>
              </w:divBdr>
            </w:div>
            <w:div w:id="546071352">
              <w:marLeft w:val="0"/>
              <w:marRight w:val="0"/>
              <w:marTop w:val="0"/>
              <w:marBottom w:val="0"/>
              <w:divBdr>
                <w:top w:val="none" w:sz="0" w:space="0" w:color="auto"/>
                <w:left w:val="none" w:sz="0" w:space="0" w:color="auto"/>
                <w:bottom w:val="none" w:sz="0" w:space="0" w:color="auto"/>
                <w:right w:val="none" w:sz="0" w:space="0" w:color="auto"/>
              </w:divBdr>
            </w:div>
            <w:div w:id="546571095">
              <w:marLeft w:val="0"/>
              <w:marRight w:val="0"/>
              <w:marTop w:val="0"/>
              <w:marBottom w:val="0"/>
              <w:divBdr>
                <w:top w:val="none" w:sz="0" w:space="0" w:color="auto"/>
                <w:left w:val="none" w:sz="0" w:space="0" w:color="auto"/>
                <w:bottom w:val="none" w:sz="0" w:space="0" w:color="auto"/>
                <w:right w:val="none" w:sz="0" w:space="0" w:color="auto"/>
              </w:divBdr>
            </w:div>
            <w:div w:id="547760412">
              <w:marLeft w:val="0"/>
              <w:marRight w:val="0"/>
              <w:marTop w:val="0"/>
              <w:marBottom w:val="0"/>
              <w:divBdr>
                <w:top w:val="none" w:sz="0" w:space="0" w:color="auto"/>
                <w:left w:val="none" w:sz="0" w:space="0" w:color="auto"/>
                <w:bottom w:val="none" w:sz="0" w:space="0" w:color="auto"/>
                <w:right w:val="none" w:sz="0" w:space="0" w:color="auto"/>
              </w:divBdr>
            </w:div>
            <w:div w:id="547959709">
              <w:marLeft w:val="0"/>
              <w:marRight w:val="0"/>
              <w:marTop w:val="0"/>
              <w:marBottom w:val="0"/>
              <w:divBdr>
                <w:top w:val="none" w:sz="0" w:space="0" w:color="auto"/>
                <w:left w:val="none" w:sz="0" w:space="0" w:color="auto"/>
                <w:bottom w:val="none" w:sz="0" w:space="0" w:color="auto"/>
                <w:right w:val="none" w:sz="0" w:space="0" w:color="auto"/>
              </w:divBdr>
            </w:div>
            <w:div w:id="549616509">
              <w:marLeft w:val="0"/>
              <w:marRight w:val="0"/>
              <w:marTop w:val="0"/>
              <w:marBottom w:val="0"/>
              <w:divBdr>
                <w:top w:val="none" w:sz="0" w:space="0" w:color="auto"/>
                <w:left w:val="none" w:sz="0" w:space="0" w:color="auto"/>
                <w:bottom w:val="none" w:sz="0" w:space="0" w:color="auto"/>
                <w:right w:val="none" w:sz="0" w:space="0" w:color="auto"/>
              </w:divBdr>
            </w:div>
            <w:div w:id="565191486">
              <w:marLeft w:val="0"/>
              <w:marRight w:val="0"/>
              <w:marTop w:val="0"/>
              <w:marBottom w:val="0"/>
              <w:divBdr>
                <w:top w:val="none" w:sz="0" w:space="0" w:color="auto"/>
                <w:left w:val="none" w:sz="0" w:space="0" w:color="auto"/>
                <w:bottom w:val="none" w:sz="0" w:space="0" w:color="auto"/>
                <w:right w:val="none" w:sz="0" w:space="0" w:color="auto"/>
              </w:divBdr>
            </w:div>
            <w:div w:id="565796445">
              <w:marLeft w:val="0"/>
              <w:marRight w:val="0"/>
              <w:marTop w:val="0"/>
              <w:marBottom w:val="0"/>
              <w:divBdr>
                <w:top w:val="none" w:sz="0" w:space="0" w:color="auto"/>
                <w:left w:val="none" w:sz="0" w:space="0" w:color="auto"/>
                <w:bottom w:val="none" w:sz="0" w:space="0" w:color="auto"/>
                <w:right w:val="none" w:sz="0" w:space="0" w:color="auto"/>
              </w:divBdr>
            </w:div>
            <w:div w:id="568464707">
              <w:marLeft w:val="0"/>
              <w:marRight w:val="0"/>
              <w:marTop w:val="0"/>
              <w:marBottom w:val="0"/>
              <w:divBdr>
                <w:top w:val="none" w:sz="0" w:space="0" w:color="auto"/>
                <w:left w:val="none" w:sz="0" w:space="0" w:color="auto"/>
                <w:bottom w:val="none" w:sz="0" w:space="0" w:color="auto"/>
                <w:right w:val="none" w:sz="0" w:space="0" w:color="auto"/>
              </w:divBdr>
            </w:div>
            <w:div w:id="583028923">
              <w:marLeft w:val="0"/>
              <w:marRight w:val="0"/>
              <w:marTop w:val="0"/>
              <w:marBottom w:val="0"/>
              <w:divBdr>
                <w:top w:val="none" w:sz="0" w:space="0" w:color="auto"/>
                <w:left w:val="none" w:sz="0" w:space="0" w:color="auto"/>
                <w:bottom w:val="none" w:sz="0" w:space="0" w:color="auto"/>
                <w:right w:val="none" w:sz="0" w:space="0" w:color="auto"/>
              </w:divBdr>
            </w:div>
            <w:div w:id="594557064">
              <w:marLeft w:val="0"/>
              <w:marRight w:val="0"/>
              <w:marTop w:val="0"/>
              <w:marBottom w:val="0"/>
              <w:divBdr>
                <w:top w:val="none" w:sz="0" w:space="0" w:color="auto"/>
                <w:left w:val="none" w:sz="0" w:space="0" w:color="auto"/>
                <w:bottom w:val="none" w:sz="0" w:space="0" w:color="auto"/>
                <w:right w:val="none" w:sz="0" w:space="0" w:color="auto"/>
              </w:divBdr>
            </w:div>
            <w:div w:id="600378073">
              <w:marLeft w:val="0"/>
              <w:marRight w:val="0"/>
              <w:marTop w:val="0"/>
              <w:marBottom w:val="0"/>
              <w:divBdr>
                <w:top w:val="none" w:sz="0" w:space="0" w:color="auto"/>
                <w:left w:val="none" w:sz="0" w:space="0" w:color="auto"/>
                <w:bottom w:val="none" w:sz="0" w:space="0" w:color="auto"/>
                <w:right w:val="none" w:sz="0" w:space="0" w:color="auto"/>
              </w:divBdr>
            </w:div>
            <w:div w:id="609168453">
              <w:marLeft w:val="0"/>
              <w:marRight w:val="0"/>
              <w:marTop w:val="0"/>
              <w:marBottom w:val="0"/>
              <w:divBdr>
                <w:top w:val="none" w:sz="0" w:space="0" w:color="auto"/>
                <w:left w:val="none" w:sz="0" w:space="0" w:color="auto"/>
                <w:bottom w:val="none" w:sz="0" w:space="0" w:color="auto"/>
                <w:right w:val="none" w:sz="0" w:space="0" w:color="auto"/>
              </w:divBdr>
            </w:div>
            <w:div w:id="615066897">
              <w:marLeft w:val="0"/>
              <w:marRight w:val="0"/>
              <w:marTop w:val="0"/>
              <w:marBottom w:val="0"/>
              <w:divBdr>
                <w:top w:val="none" w:sz="0" w:space="0" w:color="auto"/>
                <w:left w:val="none" w:sz="0" w:space="0" w:color="auto"/>
                <w:bottom w:val="none" w:sz="0" w:space="0" w:color="auto"/>
                <w:right w:val="none" w:sz="0" w:space="0" w:color="auto"/>
              </w:divBdr>
            </w:div>
            <w:div w:id="618999893">
              <w:marLeft w:val="0"/>
              <w:marRight w:val="0"/>
              <w:marTop w:val="0"/>
              <w:marBottom w:val="0"/>
              <w:divBdr>
                <w:top w:val="none" w:sz="0" w:space="0" w:color="auto"/>
                <w:left w:val="none" w:sz="0" w:space="0" w:color="auto"/>
                <w:bottom w:val="none" w:sz="0" w:space="0" w:color="auto"/>
                <w:right w:val="none" w:sz="0" w:space="0" w:color="auto"/>
              </w:divBdr>
            </w:div>
            <w:div w:id="619607394">
              <w:marLeft w:val="0"/>
              <w:marRight w:val="0"/>
              <w:marTop w:val="0"/>
              <w:marBottom w:val="0"/>
              <w:divBdr>
                <w:top w:val="none" w:sz="0" w:space="0" w:color="auto"/>
                <w:left w:val="none" w:sz="0" w:space="0" w:color="auto"/>
                <w:bottom w:val="none" w:sz="0" w:space="0" w:color="auto"/>
                <w:right w:val="none" w:sz="0" w:space="0" w:color="auto"/>
              </w:divBdr>
            </w:div>
            <w:div w:id="624652655">
              <w:marLeft w:val="0"/>
              <w:marRight w:val="0"/>
              <w:marTop w:val="0"/>
              <w:marBottom w:val="0"/>
              <w:divBdr>
                <w:top w:val="none" w:sz="0" w:space="0" w:color="auto"/>
                <w:left w:val="none" w:sz="0" w:space="0" w:color="auto"/>
                <w:bottom w:val="none" w:sz="0" w:space="0" w:color="auto"/>
                <w:right w:val="none" w:sz="0" w:space="0" w:color="auto"/>
              </w:divBdr>
            </w:div>
            <w:div w:id="631323128">
              <w:marLeft w:val="0"/>
              <w:marRight w:val="0"/>
              <w:marTop w:val="0"/>
              <w:marBottom w:val="0"/>
              <w:divBdr>
                <w:top w:val="none" w:sz="0" w:space="0" w:color="auto"/>
                <w:left w:val="none" w:sz="0" w:space="0" w:color="auto"/>
                <w:bottom w:val="none" w:sz="0" w:space="0" w:color="auto"/>
                <w:right w:val="none" w:sz="0" w:space="0" w:color="auto"/>
              </w:divBdr>
            </w:div>
            <w:div w:id="631712135">
              <w:marLeft w:val="0"/>
              <w:marRight w:val="0"/>
              <w:marTop w:val="0"/>
              <w:marBottom w:val="0"/>
              <w:divBdr>
                <w:top w:val="none" w:sz="0" w:space="0" w:color="auto"/>
                <w:left w:val="none" w:sz="0" w:space="0" w:color="auto"/>
                <w:bottom w:val="none" w:sz="0" w:space="0" w:color="auto"/>
                <w:right w:val="none" w:sz="0" w:space="0" w:color="auto"/>
              </w:divBdr>
            </w:div>
            <w:div w:id="636225030">
              <w:marLeft w:val="0"/>
              <w:marRight w:val="0"/>
              <w:marTop w:val="0"/>
              <w:marBottom w:val="0"/>
              <w:divBdr>
                <w:top w:val="none" w:sz="0" w:space="0" w:color="auto"/>
                <w:left w:val="none" w:sz="0" w:space="0" w:color="auto"/>
                <w:bottom w:val="none" w:sz="0" w:space="0" w:color="auto"/>
                <w:right w:val="none" w:sz="0" w:space="0" w:color="auto"/>
              </w:divBdr>
            </w:div>
            <w:div w:id="640430534">
              <w:marLeft w:val="0"/>
              <w:marRight w:val="0"/>
              <w:marTop w:val="0"/>
              <w:marBottom w:val="0"/>
              <w:divBdr>
                <w:top w:val="none" w:sz="0" w:space="0" w:color="auto"/>
                <w:left w:val="none" w:sz="0" w:space="0" w:color="auto"/>
                <w:bottom w:val="none" w:sz="0" w:space="0" w:color="auto"/>
                <w:right w:val="none" w:sz="0" w:space="0" w:color="auto"/>
              </w:divBdr>
            </w:div>
            <w:div w:id="643437822">
              <w:marLeft w:val="0"/>
              <w:marRight w:val="0"/>
              <w:marTop w:val="0"/>
              <w:marBottom w:val="0"/>
              <w:divBdr>
                <w:top w:val="none" w:sz="0" w:space="0" w:color="auto"/>
                <w:left w:val="none" w:sz="0" w:space="0" w:color="auto"/>
                <w:bottom w:val="none" w:sz="0" w:space="0" w:color="auto"/>
                <w:right w:val="none" w:sz="0" w:space="0" w:color="auto"/>
              </w:divBdr>
            </w:div>
            <w:div w:id="647512340">
              <w:marLeft w:val="0"/>
              <w:marRight w:val="0"/>
              <w:marTop w:val="0"/>
              <w:marBottom w:val="0"/>
              <w:divBdr>
                <w:top w:val="none" w:sz="0" w:space="0" w:color="auto"/>
                <w:left w:val="none" w:sz="0" w:space="0" w:color="auto"/>
                <w:bottom w:val="none" w:sz="0" w:space="0" w:color="auto"/>
                <w:right w:val="none" w:sz="0" w:space="0" w:color="auto"/>
              </w:divBdr>
            </w:div>
            <w:div w:id="658192110">
              <w:marLeft w:val="0"/>
              <w:marRight w:val="0"/>
              <w:marTop w:val="0"/>
              <w:marBottom w:val="0"/>
              <w:divBdr>
                <w:top w:val="none" w:sz="0" w:space="0" w:color="auto"/>
                <w:left w:val="none" w:sz="0" w:space="0" w:color="auto"/>
                <w:bottom w:val="none" w:sz="0" w:space="0" w:color="auto"/>
                <w:right w:val="none" w:sz="0" w:space="0" w:color="auto"/>
              </w:divBdr>
            </w:div>
            <w:div w:id="664668825">
              <w:marLeft w:val="0"/>
              <w:marRight w:val="0"/>
              <w:marTop w:val="0"/>
              <w:marBottom w:val="0"/>
              <w:divBdr>
                <w:top w:val="none" w:sz="0" w:space="0" w:color="auto"/>
                <w:left w:val="none" w:sz="0" w:space="0" w:color="auto"/>
                <w:bottom w:val="none" w:sz="0" w:space="0" w:color="auto"/>
                <w:right w:val="none" w:sz="0" w:space="0" w:color="auto"/>
              </w:divBdr>
            </w:div>
            <w:div w:id="675963040">
              <w:marLeft w:val="0"/>
              <w:marRight w:val="0"/>
              <w:marTop w:val="0"/>
              <w:marBottom w:val="0"/>
              <w:divBdr>
                <w:top w:val="none" w:sz="0" w:space="0" w:color="auto"/>
                <w:left w:val="none" w:sz="0" w:space="0" w:color="auto"/>
                <w:bottom w:val="none" w:sz="0" w:space="0" w:color="auto"/>
                <w:right w:val="none" w:sz="0" w:space="0" w:color="auto"/>
              </w:divBdr>
            </w:div>
            <w:div w:id="683627804">
              <w:marLeft w:val="0"/>
              <w:marRight w:val="0"/>
              <w:marTop w:val="0"/>
              <w:marBottom w:val="0"/>
              <w:divBdr>
                <w:top w:val="none" w:sz="0" w:space="0" w:color="auto"/>
                <w:left w:val="none" w:sz="0" w:space="0" w:color="auto"/>
                <w:bottom w:val="none" w:sz="0" w:space="0" w:color="auto"/>
                <w:right w:val="none" w:sz="0" w:space="0" w:color="auto"/>
              </w:divBdr>
            </w:div>
            <w:div w:id="691224670">
              <w:marLeft w:val="0"/>
              <w:marRight w:val="0"/>
              <w:marTop w:val="0"/>
              <w:marBottom w:val="0"/>
              <w:divBdr>
                <w:top w:val="none" w:sz="0" w:space="0" w:color="auto"/>
                <w:left w:val="none" w:sz="0" w:space="0" w:color="auto"/>
                <w:bottom w:val="none" w:sz="0" w:space="0" w:color="auto"/>
                <w:right w:val="none" w:sz="0" w:space="0" w:color="auto"/>
              </w:divBdr>
            </w:div>
            <w:div w:id="708601965">
              <w:marLeft w:val="0"/>
              <w:marRight w:val="0"/>
              <w:marTop w:val="0"/>
              <w:marBottom w:val="0"/>
              <w:divBdr>
                <w:top w:val="none" w:sz="0" w:space="0" w:color="auto"/>
                <w:left w:val="none" w:sz="0" w:space="0" w:color="auto"/>
                <w:bottom w:val="none" w:sz="0" w:space="0" w:color="auto"/>
                <w:right w:val="none" w:sz="0" w:space="0" w:color="auto"/>
              </w:divBdr>
            </w:div>
            <w:div w:id="718624879">
              <w:marLeft w:val="0"/>
              <w:marRight w:val="0"/>
              <w:marTop w:val="0"/>
              <w:marBottom w:val="0"/>
              <w:divBdr>
                <w:top w:val="none" w:sz="0" w:space="0" w:color="auto"/>
                <w:left w:val="none" w:sz="0" w:space="0" w:color="auto"/>
                <w:bottom w:val="none" w:sz="0" w:space="0" w:color="auto"/>
                <w:right w:val="none" w:sz="0" w:space="0" w:color="auto"/>
              </w:divBdr>
            </w:div>
            <w:div w:id="772477387">
              <w:marLeft w:val="0"/>
              <w:marRight w:val="0"/>
              <w:marTop w:val="0"/>
              <w:marBottom w:val="0"/>
              <w:divBdr>
                <w:top w:val="none" w:sz="0" w:space="0" w:color="auto"/>
                <w:left w:val="none" w:sz="0" w:space="0" w:color="auto"/>
                <w:bottom w:val="none" w:sz="0" w:space="0" w:color="auto"/>
                <w:right w:val="none" w:sz="0" w:space="0" w:color="auto"/>
              </w:divBdr>
            </w:div>
            <w:div w:id="773130935">
              <w:marLeft w:val="0"/>
              <w:marRight w:val="0"/>
              <w:marTop w:val="0"/>
              <w:marBottom w:val="0"/>
              <w:divBdr>
                <w:top w:val="none" w:sz="0" w:space="0" w:color="auto"/>
                <w:left w:val="none" w:sz="0" w:space="0" w:color="auto"/>
                <w:bottom w:val="none" w:sz="0" w:space="0" w:color="auto"/>
                <w:right w:val="none" w:sz="0" w:space="0" w:color="auto"/>
              </w:divBdr>
            </w:div>
            <w:div w:id="777330739">
              <w:marLeft w:val="0"/>
              <w:marRight w:val="0"/>
              <w:marTop w:val="0"/>
              <w:marBottom w:val="0"/>
              <w:divBdr>
                <w:top w:val="none" w:sz="0" w:space="0" w:color="auto"/>
                <w:left w:val="none" w:sz="0" w:space="0" w:color="auto"/>
                <w:bottom w:val="none" w:sz="0" w:space="0" w:color="auto"/>
                <w:right w:val="none" w:sz="0" w:space="0" w:color="auto"/>
              </w:divBdr>
            </w:div>
            <w:div w:id="777523634">
              <w:marLeft w:val="0"/>
              <w:marRight w:val="0"/>
              <w:marTop w:val="0"/>
              <w:marBottom w:val="0"/>
              <w:divBdr>
                <w:top w:val="none" w:sz="0" w:space="0" w:color="auto"/>
                <w:left w:val="none" w:sz="0" w:space="0" w:color="auto"/>
                <w:bottom w:val="none" w:sz="0" w:space="0" w:color="auto"/>
                <w:right w:val="none" w:sz="0" w:space="0" w:color="auto"/>
              </w:divBdr>
            </w:div>
            <w:div w:id="789592321">
              <w:marLeft w:val="0"/>
              <w:marRight w:val="0"/>
              <w:marTop w:val="0"/>
              <w:marBottom w:val="0"/>
              <w:divBdr>
                <w:top w:val="none" w:sz="0" w:space="0" w:color="auto"/>
                <w:left w:val="none" w:sz="0" w:space="0" w:color="auto"/>
                <w:bottom w:val="none" w:sz="0" w:space="0" w:color="auto"/>
                <w:right w:val="none" w:sz="0" w:space="0" w:color="auto"/>
              </w:divBdr>
            </w:div>
            <w:div w:id="790561121">
              <w:marLeft w:val="0"/>
              <w:marRight w:val="0"/>
              <w:marTop w:val="0"/>
              <w:marBottom w:val="0"/>
              <w:divBdr>
                <w:top w:val="none" w:sz="0" w:space="0" w:color="auto"/>
                <w:left w:val="none" w:sz="0" w:space="0" w:color="auto"/>
                <w:bottom w:val="none" w:sz="0" w:space="0" w:color="auto"/>
                <w:right w:val="none" w:sz="0" w:space="0" w:color="auto"/>
              </w:divBdr>
            </w:div>
            <w:div w:id="813180637">
              <w:marLeft w:val="0"/>
              <w:marRight w:val="0"/>
              <w:marTop w:val="0"/>
              <w:marBottom w:val="0"/>
              <w:divBdr>
                <w:top w:val="none" w:sz="0" w:space="0" w:color="auto"/>
                <w:left w:val="none" w:sz="0" w:space="0" w:color="auto"/>
                <w:bottom w:val="none" w:sz="0" w:space="0" w:color="auto"/>
                <w:right w:val="none" w:sz="0" w:space="0" w:color="auto"/>
              </w:divBdr>
            </w:div>
            <w:div w:id="820467384">
              <w:marLeft w:val="0"/>
              <w:marRight w:val="0"/>
              <w:marTop w:val="0"/>
              <w:marBottom w:val="0"/>
              <w:divBdr>
                <w:top w:val="none" w:sz="0" w:space="0" w:color="auto"/>
                <w:left w:val="none" w:sz="0" w:space="0" w:color="auto"/>
                <w:bottom w:val="none" w:sz="0" w:space="0" w:color="auto"/>
                <w:right w:val="none" w:sz="0" w:space="0" w:color="auto"/>
              </w:divBdr>
            </w:div>
            <w:div w:id="822354525">
              <w:marLeft w:val="0"/>
              <w:marRight w:val="0"/>
              <w:marTop w:val="0"/>
              <w:marBottom w:val="0"/>
              <w:divBdr>
                <w:top w:val="none" w:sz="0" w:space="0" w:color="auto"/>
                <w:left w:val="none" w:sz="0" w:space="0" w:color="auto"/>
                <w:bottom w:val="none" w:sz="0" w:space="0" w:color="auto"/>
                <w:right w:val="none" w:sz="0" w:space="0" w:color="auto"/>
              </w:divBdr>
            </w:div>
            <w:div w:id="828441548">
              <w:marLeft w:val="0"/>
              <w:marRight w:val="0"/>
              <w:marTop w:val="0"/>
              <w:marBottom w:val="0"/>
              <w:divBdr>
                <w:top w:val="none" w:sz="0" w:space="0" w:color="auto"/>
                <w:left w:val="none" w:sz="0" w:space="0" w:color="auto"/>
                <w:bottom w:val="none" w:sz="0" w:space="0" w:color="auto"/>
                <w:right w:val="none" w:sz="0" w:space="0" w:color="auto"/>
              </w:divBdr>
            </w:div>
            <w:div w:id="829177337">
              <w:marLeft w:val="0"/>
              <w:marRight w:val="0"/>
              <w:marTop w:val="0"/>
              <w:marBottom w:val="0"/>
              <w:divBdr>
                <w:top w:val="none" w:sz="0" w:space="0" w:color="auto"/>
                <w:left w:val="none" w:sz="0" w:space="0" w:color="auto"/>
                <w:bottom w:val="none" w:sz="0" w:space="0" w:color="auto"/>
                <w:right w:val="none" w:sz="0" w:space="0" w:color="auto"/>
              </w:divBdr>
            </w:div>
            <w:div w:id="830147081">
              <w:marLeft w:val="0"/>
              <w:marRight w:val="0"/>
              <w:marTop w:val="0"/>
              <w:marBottom w:val="0"/>
              <w:divBdr>
                <w:top w:val="none" w:sz="0" w:space="0" w:color="auto"/>
                <w:left w:val="none" w:sz="0" w:space="0" w:color="auto"/>
                <w:bottom w:val="none" w:sz="0" w:space="0" w:color="auto"/>
                <w:right w:val="none" w:sz="0" w:space="0" w:color="auto"/>
              </w:divBdr>
            </w:div>
            <w:div w:id="830634197">
              <w:marLeft w:val="0"/>
              <w:marRight w:val="0"/>
              <w:marTop w:val="0"/>
              <w:marBottom w:val="0"/>
              <w:divBdr>
                <w:top w:val="none" w:sz="0" w:space="0" w:color="auto"/>
                <w:left w:val="none" w:sz="0" w:space="0" w:color="auto"/>
                <w:bottom w:val="none" w:sz="0" w:space="0" w:color="auto"/>
                <w:right w:val="none" w:sz="0" w:space="0" w:color="auto"/>
              </w:divBdr>
            </w:div>
            <w:div w:id="835995970">
              <w:marLeft w:val="0"/>
              <w:marRight w:val="0"/>
              <w:marTop w:val="0"/>
              <w:marBottom w:val="0"/>
              <w:divBdr>
                <w:top w:val="none" w:sz="0" w:space="0" w:color="auto"/>
                <w:left w:val="none" w:sz="0" w:space="0" w:color="auto"/>
                <w:bottom w:val="none" w:sz="0" w:space="0" w:color="auto"/>
                <w:right w:val="none" w:sz="0" w:space="0" w:color="auto"/>
              </w:divBdr>
            </w:div>
            <w:div w:id="840120141">
              <w:marLeft w:val="0"/>
              <w:marRight w:val="0"/>
              <w:marTop w:val="0"/>
              <w:marBottom w:val="0"/>
              <w:divBdr>
                <w:top w:val="none" w:sz="0" w:space="0" w:color="auto"/>
                <w:left w:val="none" w:sz="0" w:space="0" w:color="auto"/>
                <w:bottom w:val="none" w:sz="0" w:space="0" w:color="auto"/>
                <w:right w:val="none" w:sz="0" w:space="0" w:color="auto"/>
              </w:divBdr>
            </w:div>
            <w:div w:id="841508684">
              <w:marLeft w:val="0"/>
              <w:marRight w:val="0"/>
              <w:marTop w:val="0"/>
              <w:marBottom w:val="0"/>
              <w:divBdr>
                <w:top w:val="none" w:sz="0" w:space="0" w:color="auto"/>
                <w:left w:val="none" w:sz="0" w:space="0" w:color="auto"/>
                <w:bottom w:val="none" w:sz="0" w:space="0" w:color="auto"/>
                <w:right w:val="none" w:sz="0" w:space="0" w:color="auto"/>
              </w:divBdr>
            </w:div>
            <w:div w:id="858815611">
              <w:marLeft w:val="0"/>
              <w:marRight w:val="0"/>
              <w:marTop w:val="0"/>
              <w:marBottom w:val="0"/>
              <w:divBdr>
                <w:top w:val="none" w:sz="0" w:space="0" w:color="auto"/>
                <w:left w:val="none" w:sz="0" w:space="0" w:color="auto"/>
                <w:bottom w:val="none" w:sz="0" w:space="0" w:color="auto"/>
                <w:right w:val="none" w:sz="0" w:space="0" w:color="auto"/>
              </w:divBdr>
            </w:div>
            <w:div w:id="885026780">
              <w:marLeft w:val="0"/>
              <w:marRight w:val="0"/>
              <w:marTop w:val="0"/>
              <w:marBottom w:val="0"/>
              <w:divBdr>
                <w:top w:val="none" w:sz="0" w:space="0" w:color="auto"/>
                <w:left w:val="none" w:sz="0" w:space="0" w:color="auto"/>
                <w:bottom w:val="none" w:sz="0" w:space="0" w:color="auto"/>
                <w:right w:val="none" w:sz="0" w:space="0" w:color="auto"/>
              </w:divBdr>
            </w:div>
            <w:div w:id="885484621">
              <w:marLeft w:val="0"/>
              <w:marRight w:val="0"/>
              <w:marTop w:val="0"/>
              <w:marBottom w:val="0"/>
              <w:divBdr>
                <w:top w:val="none" w:sz="0" w:space="0" w:color="auto"/>
                <w:left w:val="none" w:sz="0" w:space="0" w:color="auto"/>
                <w:bottom w:val="none" w:sz="0" w:space="0" w:color="auto"/>
                <w:right w:val="none" w:sz="0" w:space="0" w:color="auto"/>
              </w:divBdr>
            </w:div>
            <w:div w:id="888415848">
              <w:marLeft w:val="0"/>
              <w:marRight w:val="0"/>
              <w:marTop w:val="0"/>
              <w:marBottom w:val="0"/>
              <w:divBdr>
                <w:top w:val="none" w:sz="0" w:space="0" w:color="auto"/>
                <w:left w:val="none" w:sz="0" w:space="0" w:color="auto"/>
                <w:bottom w:val="none" w:sz="0" w:space="0" w:color="auto"/>
                <w:right w:val="none" w:sz="0" w:space="0" w:color="auto"/>
              </w:divBdr>
            </w:div>
            <w:div w:id="893154514">
              <w:marLeft w:val="0"/>
              <w:marRight w:val="0"/>
              <w:marTop w:val="0"/>
              <w:marBottom w:val="0"/>
              <w:divBdr>
                <w:top w:val="none" w:sz="0" w:space="0" w:color="auto"/>
                <w:left w:val="none" w:sz="0" w:space="0" w:color="auto"/>
                <w:bottom w:val="none" w:sz="0" w:space="0" w:color="auto"/>
                <w:right w:val="none" w:sz="0" w:space="0" w:color="auto"/>
              </w:divBdr>
            </w:div>
            <w:div w:id="904031499">
              <w:marLeft w:val="0"/>
              <w:marRight w:val="0"/>
              <w:marTop w:val="0"/>
              <w:marBottom w:val="0"/>
              <w:divBdr>
                <w:top w:val="none" w:sz="0" w:space="0" w:color="auto"/>
                <w:left w:val="none" w:sz="0" w:space="0" w:color="auto"/>
                <w:bottom w:val="none" w:sz="0" w:space="0" w:color="auto"/>
                <w:right w:val="none" w:sz="0" w:space="0" w:color="auto"/>
              </w:divBdr>
            </w:div>
            <w:div w:id="904529272">
              <w:marLeft w:val="0"/>
              <w:marRight w:val="0"/>
              <w:marTop w:val="0"/>
              <w:marBottom w:val="0"/>
              <w:divBdr>
                <w:top w:val="none" w:sz="0" w:space="0" w:color="auto"/>
                <w:left w:val="none" w:sz="0" w:space="0" w:color="auto"/>
                <w:bottom w:val="none" w:sz="0" w:space="0" w:color="auto"/>
                <w:right w:val="none" w:sz="0" w:space="0" w:color="auto"/>
              </w:divBdr>
            </w:div>
            <w:div w:id="905647229">
              <w:marLeft w:val="0"/>
              <w:marRight w:val="0"/>
              <w:marTop w:val="0"/>
              <w:marBottom w:val="0"/>
              <w:divBdr>
                <w:top w:val="none" w:sz="0" w:space="0" w:color="auto"/>
                <w:left w:val="none" w:sz="0" w:space="0" w:color="auto"/>
                <w:bottom w:val="none" w:sz="0" w:space="0" w:color="auto"/>
                <w:right w:val="none" w:sz="0" w:space="0" w:color="auto"/>
              </w:divBdr>
            </w:div>
            <w:div w:id="909657167">
              <w:marLeft w:val="0"/>
              <w:marRight w:val="0"/>
              <w:marTop w:val="0"/>
              <w:marBottom w:val="0"/>
              <w:divBdr>
                <w:top w:val="none" w:sz="0" w:space="0" w:color="auto"/>
                <w:left w:val="none" w:sz="0" w:space="0" w:color="auto"/>
                <w:bottom w:val="none" w:sz="0" w:space="0" w:color="auto"/>
                <w:right w:val="none" w:sz="0" w:space="0" w:color="auto"/>
              </w:divBdr>
            </w:div>
            <w:div w:id="912395847">
              <w:marLeft w:val="0"/>
              <w:marRight w:val="0"/>
              <w:marTop w:val="0"/>
              <w:marBottom w:val="0"/>
              <w:divBdr>
                <w:top w:val="none" w:sz="0" w:space="0" w:color="auto"/>
                <w:left w:val="none" w:sz="0" w:space="0" w:color="auto"/>
                <w:bottom w:val="none" w:sz="0" w:space="0" w:color="auto"/>
                <w:right w:val="none" w:sz="0" w:space="0" w:color="auto"/>
              </w:divBdr>
            </w:div>
            <w:div w:id="926692771">
              <w:marLeft w:val="0"/>
              <w:marRight w:val="0"/>
              <w:marTop w:val="0"/>
              <w:marBottom w:val="0"/>
              <w:divBdr>
                <w:top w:val="none" w:sz="0" w:space="0" w:color="auto"/>
                <w:left w:val="none" w:sz="0" w:space="0" w:color="auto"/>
                <w:bottom w:val="none" w:sz="0" w:space="0" w:color="auto"/>
                <w:right w:val="none" w:sz="0" w:space="0" w:color="auto"/>
              </w:divBdr>
            </w:div>
            <w:div w:id="929966978">
              <w:marLeft w:val="0"/>
              <w:marRight w:val="0"/>
              <w:marTop w:val="0"/>
              <w:marBottom w:val="0"/>
              <w:divBdr>
                <w:top w:val="none" w:sz="0" w:space="0" w:color="auto"/>
                <w:left w:val="none" w:sz="0" w:space="0" w:color="auto"/>
                <w:bottom w:val="none" w:sz="0" w:space="0" w:color="auto"/>
                <w:right w:val="none" w:sz="0" w:space="0" w:color="auto"/>
              </w:divBdr>
            </w:div>
            <w:div w:id="930552293">
              <w:marLeft w:val="0"/>
              <w:marRight w:val="0"/>
              <w:marTop w:val="0"/>
              <w:marBottom w:val="0"/>
              <w:divBdr>
                <w:top w:val="none" w:sz="0" w:space="0" w:color="auto"/>
                <w:left w:val="none" w:sz="0" w:space="0" w:color="auto"/>
                <w:bottom w:val="none" w:sz="0" w:space="0" w:color="auto"/>
                <w:right w:val="none" w:sz="0" w:space="0" w:color="auto"/>
              </w:divBdr>
            </w:div>
            <w:div w:id="974145192">
              <w:marLeft w:val="0"/>
              <w:marRight w:val="0"/>
              <w:marTop w:val="0"/>
              <w:marBottom w:val="0"/>
              <w:divBdr>
                <w:top w:val="none" w:sz="0" w:space="0" w:color="auto"/>
                <w:left w:val="none" w:sz="0" w:space="0" w:color="auto"/>
                <w:bottom w:val="none" w:sz="0" w:space="0" w:color="auto"/>
                <w:right w:val="none" w:sz="0" w:space="0" w:color="auto"/>
              </w:divBdr>
            </w:div>
            <w:div w:id="985354191">
              <w:marLeft w:val="0"/>
              <w:marRight w:val="0"/>
              <w:marTop w:val="0"/>
              <w:marBottom w:val="0"/>
              <w:divBdr>
                <w:top w:val="none" w:sz="0" w:space="0" w:color="auto"/>
                <w:left w:val="none" w:sz="0" w:space="0" w:color="auto"/>
                <w:bottom w:val="none" w:sz="0" w:space="0" w:color="auto"/>
                <w:right w:val="none" w:sz="0" w:space="0" w:color="auto"/>
              </w:divBdr>
            </w:div>
            <w:div w:id="990599082">
              <w:marLeft w:val="0"/>
              <w:marRight w:val="0"/>
              <w:marTop w:val="0"/>
              <w:marBottom w:val="0"/>
              <w:divBdr>
                <w:top w:val="none" w:sz="0" w:space="0" w:color="auto"/>
                <w:left w:val="none" w:sz="0" w:space="0" w:color="auto"/>
                <w:bottom w:val="none" w:sz="0" w:space="0" w:color="auto"/>
                <w:right w:val="none" w:sz="0" w:space="0" w:color="auto"/>
              </w:divBdr>
            </w:div>
            <w:div w:id="993294275">
              <w:marLeft w:val="0"/>
              <w:marRight w:val="0"/>
              <w:marTop w:val="0"/>
              <w:marBottom w:val="0"/>
              <w:divBdr>
                <w:top w:val="none" w:sz="0" w:space="0" w:color="auto"/>
                <w:left w:val="none" w:sz="0" w:space="0" w:color="auto"/>
                <w:bottom w:val="none" w:sz="0" w:space="0" w:color="auto"/>
                <w:right w:val="none" w:sz="0" w:space="0" w:color="auto"/>
              </w:divBdr>
            </w:div>
            <w:div w:id="996960953">
              <w:marLeft w:val="0"/>
              <w:marRight w:val="0"/>
              <w:marTop w:val="0"/>
              <w:marBottom w:val="0"/>
              <w:divBdr>
                <w:top w:val="none" w:sz="0" w:space="0" w:color="auto"/>
                <w:left w:val="none" w:sz="0" w:space="0" w:color="auto"/>
                <w:bottom w:val="none" w:sz="0" w:space="0" w:color="auto"/>
                <w:right w:val="none" w:sz="0" w:space="0" w:color="auto"/>
              </w:divBdr>
            </w:div>
            <w:div w:id="1006521108">
              <w:marLeft w:val="0"/>
              <w:marRight w:val="0"/>
              <w:marTop w:val="0"/>
              <w:marBottom w:val="0"/>
              <w:divBdr>
                <w:top w:val="none" w:sz="0" w:space="0" w:color="auto"/>
                <w:left w:val="none" w:sz="0" w:space="0" w:color="auto"/>
                <w:bottom w:val="none" w:sz="0" w:space="0" w:color="auto"/>
                <w:right w:val="none" w:sz="0" w:space="0" w:color="auto"/>
              </w:divBdr>
            </w:div>
            <w:div w:id="1032612707">
              <w:marLeft w:val="0"/>
              <w:marRight w:val="0"/>
              <w:marTop w:val="0"/>
              <w:marBottom w:val="0"/>
              <w:divBdr>
                <w:top w:val="none" w:sz="0" w:space="0" w:color="auto"/>
                <w:left w:val="none" w:sz="0" w:space="0" w:color="auto"/>
                <w:bottom w:val="none" w:sz="0" w:space="0" w:color="auto"/>
                <w:right w:val="none" w:sz="0" w:space="0" w:color="auto"/>
              </w:divBdr>
            </w:div>
            <w:div w:id="1035614511">
              <w:marLeft w:val="0"/>
              <w:marRight w:val="0"/>
              <w:marTop w:val="0"/>
              <w:marBottom w:val="0"/>
              <w:divBdr>
                <w:top w:val="none" w:sz="0" w:space="0" w:color="auto"/>
                <w:left w:val="none" w:sz="0" w:space="0" w:color="auto"/>
                <w:bottom w:val="none" w:sz="0" w:space="0" w:color="auto"/>
                <w:right w:val="none" w:sz="0" w:space="0" w:color="auto"/>
              </w:divBdr>
            </w:div>
            <w:div w:id="1046105871">
              <w:marLeft w:val="0"/>
              <w:marRight w:val="0"/>
              <w:marTop w:val="0"/>
              <w:marBottom w:val="0"/>
              <w:divBdr>
                <w:top w:val="none" w:sz="0" w:space="0" w:color="auto"/>
                <w:left w:val="none" w:sz="0" w:space="0" w:color="auto"/>
                <w:bottom w:val="none" w:sz="0" w:space="0" w:color="auto"/>
                <w:right w:val="none" w:sz="0" w:space="0" w:color="auto"/>
              </w:divBdr>
            </w:div>
            <w:div w:id="1050375799">
              <w:marLeft w:val="0"/>
              <w:marRight w:val="0"/>
              <w:marTop w:val="0"/>
              <w:marBottom w:val="0"/>
              <w:divBdr>
                <w:top w:val="none" w:sz="0" w:space="0" w:color="auto"/>
                <w:left w:val="none" w:sz="0" w:space="0" w:color="auto"/>
                <w:bottom w:val="none" w:sz="0" w:space="0" w:color="auto"/>
                <w:right w:val="none" w:sz="0" w:space="0" w:color="auto"/>
              </w:divBdr>
            </w:div>
            <w:div w:id="1062220587">
              <w:marLeft w:val="0"/>
              <w:marRight w:val="0"/>
              <w:marTop w:val="0"/>
              <w:marBottom w:val="0"/>
              <w:divBdr>
                <w:top w:val="none" w:sz="0" w:space="0" w:color="auto"/>
                <w:left w:val="none" w:sz="0" w:space="0" w:color="auto"/>
                <w:bottom w:val="none" w:sz="0" w:space="0" w:color="auto"/>
                <w:right w:val="none" w:sz="0" w:space="0" w:color="auto"/>
              </w:divBdr>
            </w:div>
            <w:div w:id="1062946612">
              <w:marLeft w:val="0"/>
              <w:marRight w:val="0"/>
              <w:marTop w:val="0"/>
              <w:marBottom w:val="0"/>
              <w:divBdr>
                <w:top w:val="none" w:sz="0" w:space="0" w:color="auto"/>
                <w:left w:val="none" w:sz="0" w:space="0" w:color="auto"/>
                <w:bottom w:val="none" w:sz="0" w:space="0" w:color="auto"/>
                <w:right w:val="none" w:sz="0" w:space="0" w:color="auto"/>
              </w:divBdr>
            </w:div>
            <w:div w:id="1067416335">
              <w:marLeft w:val="0"/>
              <w:marRight w:val="0"/>
              <w:marTop w:val="0"/>
              <w:marBottom w:val="0"/>
              <w:divBdr>
                <w:top w:val="none" w:sz="0" w:space="0" w:color="auto"/>
                <w:left w:val="none" w:sz="0" w:space="0" w:color="auto"/>
                <w:bottom w:val="none" w:sz="0" w:space="0" w:color="auto"/>
                <w:right w:val="none" w:sz="0" w:space="0" w:color="auto"/>
              </w:divBdr>
            </w:div>
            <w:div w:id="1072003401">
              <w:marLeft w:val="0"/>
              <w:marRight w:val="0"/>
              <w:marTop w:val="0"/>
              <w:marBottom w:val="0"/>
              <w:divBdr>
                <w:top w:val="none" w:sz="0" w:space="0" w:color="auto"/>
                <w:left w:val="none" w:sz="0" w:space="0" w:color="auto"/>
                <w:bottom w:val="none" w:sz="0" w:space="0" w:color="auto"/>
                <w:right w:val="none" w:sz="0" w:space="0" w:color="auto"/>
              </w:divBdr>
            </w:div>
            <w:div w:id="1072848773">
              <w:marLeft w:val="0"/>
              <w:marRight w:val="0"/>
              <w:marTop w:val="0"/>
              <w:marBottom w:val="0"/>
              <w:divBdr>
                <w:top w:val="none" w:sz="0" w:space="0" w:color="auto"/>
                <w:left w:val="none" w:sz="0" w:space="0" w:color="auto"/>
                <w:bottom w:val="none" w:sz="0" w:space="0" w:color="auto"/>
                <w:right w:val="none" w:sz="0" w:space="0" w:color="auto"/>
              </w:divBdr>
            </w:div>
            <w:div w:id="1084492936">
              <w:marLeft w:val="0"/>
              <w:marRight w:val="0"/>
              <w:marTop w:val="0"/>
              <w:marBottom w:val="0"/>
              <w:divBdr>
                <w:top w:val="none" w:sz="0" w:space="0" w:color="auto"/>
                <w:left w:val="none" w:sz="0" w:space="0" w:color="auto"/>
                <w:bottom w:val="none" w:sz="0" w:space="0" w:color="auto"/>
                <w:right w:val="none" w:sz="0" w:space="0" w:color="auto"/>
              </w:divBdr>
            </w:div>
            <w:div w:id="1092161172">
              <w:marLeft w:val="0"/>
              <w:marRight w:val="0"/>
              <w:marTop w:val="0"/>
              <w:marBottom w:val="0"/>
              <w:divBdr>
                <w:top w:val="none" w:sz="0" w:space="0" w:color="auto"/>
                <w:left w:val="none" w:sz="0" w:space="0" w:color="auto"/>
                <w:bottom w:val="none" w:sz="0" w:space="0" w:color="auto"/>
                <w:right w:val="none" w:sz="0" w:space="0" w:color="auto"/>
              </w:divBdr>
            </w:div>
            <w:div w:id="1092358731">
              <w:marLeft w:val="0"/>
              <w:marRight w:val="0"/>
              <w:marTop w:val="0"/>
              <w:marBottom w:val="0"/>
              <w:divBdr>
                <w:top w:val="none" w:sz="0" w:space="0" w:color="auto"/>
                <w:left w:val="none" w:sz="0" w:space="0" w:color="auto"/>
                <w:bottom w:val="none" w:sz="0" w:space="0" w:color="auto"/>
                <w:right w:val="none" w:sz="0" w:space="0" w:color="auto"/>
              </w:divBdr>
            </w:div>
            <w:div w:id="1092777537">
              <w:marLeft w:val="0"/>
              <w:marRight w:val="0"/>
              <w:marTop w:val="0"/>
              <w:marBottom w:val="0"/>
              <w:divBdr>
                <w:top w:val="none" w:sz="0" w:space="0" w:color="auto"/>
                <w:left w:val="none" w:sz="0" w:space="0" w:color="auto"/>
                <w:bottom w:val="none" w:sz="0" w:space="0" w:color="auto"/>
                <w:right w:val="none" w:sz="0" w:space="0" w:color="auto"/>
              </w:divBdr>
            </w:div>
            <w:div w:id="1097336594">
              <w:marLeft w:val="0"/>
              <w:marRight w:val="0"/>
              <w:marTop w:val="0"/>
              <w:marBottom w:val="0"/>
              <w:divBdr>
                <w:top w:val="none" w:sz="0" w:space="0" w:color="auto"/>
                <w:left w:val="none" w:sz="0" w:space="0" w:color="auto"/>
                <w:bottom w:val="none" w:sz="0" w:space="0" w:color="auto"/>
                <w:right w:val="none" w:sz="0" w:space="0" w:color="auto"/>
              </w:divBdr>
            </w:div>
            <w:div w:id="1099595307">
              <w:marLeft w:val="0"/>
              <w:marRight w:val="0"/>
              <w:marTop w:val="0"/>
              <w:marBottom w:val="0"/>
              <w:divBdr>
                <w:top w:val="none" w:sz="0" w:space="0" w:color="auto"/>
                <w:left w:val="none" w:sz="0" w:space="0" w:color="auto"/>
                <w:bottom w:val="none" w:sz="0" w:space="0" w:color="auto"/>
                <w:right w:val="none" w:sz="0" w:space="0" w:color="auto"/>
              </w:divBdr>
            </w:div>
            <w:div w:id="1102340622">
              <w:marLeft w:val="0"/>
              <w:marRight w:val="0"/>
              <w:marTop w:val="0"/>
              <w:marBottom w:val="0"/>
              <w:divBdr>
                <w:top w:val="none" w:sz="0" w:space="0" w:color="auto"/>
                <w:left w:val="none" w:sz="0" w:space="0" w:color="auto"/>
                <w:bottom w:val="none" w:sz="0" w:space="0" w:color="auto"/>
                <w:right w:val="none" w:sz="0" w:space="0" w:color="auto"/>
              </w:divBdr>
            </w:div>
            <w:div w:id="1107772828">
              <w:marLeft w:val="0"/>
              <w:marRight w:val="0"/>
              <w:marTop w:val="0"/>
              <w:marBottom w:val="0"/>
              <w:divBdr>
                <w:top w:val="none" w:sz="0" w:space="0" w:color="auto"/>
                <w:left w:val="none" w:sz="0" w:space="0" w:color="auto"/>
                <w:bottom w:val="none" w:sz="0" w:space="0" w:color="auto"/>
                <w:right w:val="none" w:sz="0" w:space="0" w:color="auto"/>
              </w:divBdr>
            </w:div>
            <w:div w:id="1109085773">
              <w:marLeft w:val="0"/>
              <w:marRight w:val="0"/>
              <w:marTop w:val="0"/>
              <w:marBottom w:val="0"/>
              <w:divBdr>
                <w:top w:val="none" w:sz="0" w:space="0" w:color="auto"/>
                <w:left w:val="none" w:sz="0" w:space="0" w:color="auto"/>
                <w:bottom w:val="none" w:sz="0" w:space="0" w:color="auto"/>
                <w:right w:val="none" w:sz="0" w:space="0" w:color="auto"/>
              </w:divBdr>
            </w:div>
            <w:div w:id="1124541371">
              <w:marLeft w:val="0"/>
              <w:marRight w:val="0"/>
              <w:marTop w:val="0"/>
              <w:marBottom w:val="0"/>
              <w:divBdr>
                <w:top w:val="none" w:sz="0" w:space="0" w:color="auto"/>
                <w:left w:val="none" w:sz="0" w:space="0" w:color="auto"/>
                <w:bottom w:val="none" w:sz="0" w:space="0" w:color="auto"/>
                <w:right w:val="none" w:sz="0" w:space="0" w:color="auto"/>
              </w:divBdr>
            </w:div>
            <w:div w:id="1125656581">
              <w:marLeft w:val="0"/>
              <w:marRight w:val="0"/>
              <w:marTop w:val="0"/>
              <w:marBottom w:val="0"/>
              <w:divBdr>
                <w:top w:val="none" w:sz="0" w:space="0" w:color="auto"/>
                <w:left w:val="none" w:sz="0" w:space="0" w:color="auto"/>
                <w:bottom w:val="none" w:sz="0" w:space="0" w:color="auto"/>
                <w:right w:val="none" w:sz="0" w:space="0" w:color="auto"/>
              </w:divBdr>
            </w:div>
            <w:div w:id="1131022716">
              <w:marLeft w:val="0"/>
              <w:marRight w:val="0"/>
              <w:marTop w:val="0"/>
              <w:marBottom w:val="0"/>
              <w:divBdr>
                <w:top w:val="none" w:sz="0" w:space="0" w:color="auto"/>
                <w:left w:val="none" w:sz="0" w:space="0" w:color="auto"/>
                <w:bottom w:val="none" w:sz="0" w:space="0" w:color="auto"/>
                <w:right w:val="none" w:sz="0" w:space="0" w:color="auto"/>
              </w:divBdr>
            </w:div>
            <w:div w:id="1142187136">
              <w:marLeft w:val="0"/>
              <w:marRight w:val="0"/>
              <w:marTop w:val="0"/>
              <w:marBottom w:val="0"/>
              <w:divBdr>
                <w:top w:val="none" w:sz="0" w:space="0" w:color="auto"/>
                <w:left w:val="none" w:sz="0" w:space="0" w:color="auto"/>
                <w:bottom w:val="none" w:sz="0" w:space="0" w:color="auto"/>
                <w:right w:val="none" w:sz="0" w:space="0" w:color="auto"/>
              </w:divBdr>
            </w:div>
            <w:div w:id="1155879938">
              <w:marLeft w:val="0"/>
              <w:marRight w:val="0"/>
              <w:marTop w:val="0"/>
              <w:marBottom w:val="0"/>
              <w:divBdr>
                <w:top w:val="none" w:sz="0" w:space="0" w:color="auto"/>
                <w:left w:val="none" w:sz="0" w:space="0" w:color="auto"/>
                <w:bottom w:val="none" w:sz="0" w:space="0" w:color="auto"/>
                <w:right w:val="none" w:sz="0" w:space="0" w:color="auto"/>
              </w:divBdr>
            </w:div>
            <w:div w:id="1158306118">
              <w:marLeft w:val="0"/>
              <w:marRight w:val="0"/>
              <w:marTop w:val="0"/>
              <w:marBottom w:val="0"/>
              <w:divBdr>
                <w:top w:val="none" w:sz="0" w:space="0" w:color="auto"/>
                <w:left w:val="none" w:sz="0" w:space="0" w:color="auto"/>
                <w:bottom w:val="none" w:sz="0" w:space="0" w:color="auto"/>
                <w:right w:val="none" w:sz="0" w:space="0" w:color="auto"/>
              </w:divBdr>
            </w:div>
            <w:div w:id="1158687803">
              <w:marLeft w:val="0"/>
              <w:marRight w:val="0"/>
              <w:marTop w:val="0"/>
              <w:marBottom w:val="0"/>
              <w:divBdr>
                <w:top w:val="none" w:sz="0" w:space="0" w:color="auto"/>
                <w:left w:val="none" w:sz="0" w:space="0" w:color="auto"/>
                <w:bottom w:val="none" w:sz="0" w:space="0" w:color="auto"/>
                <w:right w:val="none" w:sz="0" w:space="0" w:color="auto"/>
              </w:divBdr>
            </w:div>
            <w:div w:id="1161193345">
              <w:marLeft w:val="0"/>
              <w:marRight w:val="0"/>
              <w:marTop w:val="0"/>
              <w:marBottom w:val="0"/>
              <w:divBdr>
                <w:top w:val="none" w:sz="0" w:space="0" w:color="auto"/>
                <w:left w:val="none" w:sz="0" w:space="0" w:color="auto"/>
                <w:bottom w:val="none" w:sz="0" w:space="0" w:color="auto"/>
                <w:right w:val="none" w:sz="0" w:space="0" w:color="auto"/>
              </w:divBdr>
            </w:div>
            <w:div w:id="1167481043">
              <w:marLeft w:val="0"/>
              <w:marRight w:val="0"/>
              <w:marTop w:val="0"/>
              <w:marBottom w:val="0"/>
              <w:divBdr>
                <w:top w:val="none" w:sz="0" w:space="0" w:color="auto"/>
                <w:left w:val="none" w:sz="0" w:space="0" w:color="auto"/>
                <w:bottom w:val="none" w:sz="0" w:space="0" w:color="auto"/>
                <w:right w:val="none" w:sz="0" w:space="0" w:color="auto"/>
              </w:divBdr>
            </w:div>
            <w:div w:id="1168979944">
              <w:marLeft w:val="0"/>
              <w:marRight w:val="0"/>
              <w:marTop w:val="0"/>
              <w:marBottom w:val="0"/>
              <w:divBdr>
                <w:top w:val="none" w:sz="0" w:space="0" w:color="auto"/>
                <w:left w:val="none" w:sz="0" w:space="0" w:color="auto"/>
                <w:bottom w:val="none" w:sz="0" w:space="0" w:color="auto"/>
                <w:right w:val="none" w:sz="0" w:space="0" w:color="auto"/>
              </w:divBdr>
            </w:div>
            <w:div w:id="1171994033">
              <w:marLeft w:val="0"/>
              <w:marRight w:val="0"/>
              <w:marTop w:val="0"/>
              <w:marBottom w:val="0"/>
              <w:divBdr>
                <w:top w:val="none" w:sz="0" w:space="0" w:color="auto"/>
                <w:left w:val="none" w:sz="0" w:space="0" w:color="auto"/>
                <w:bottom w:val="none" w:sz="0" w:space="0" w:color="auto"/>
                <w:right w:val="none" w:sz="0" w:space="0" w:color="auto"/>
              </w:divBdr>
            </w:div>
            <w:div w:id="1172917392">
              <w:marLeft w:val="0"/>
              <w:marRight w:val="0"/>
              <w:marTop w:val="0"/>
              <w:marBottom w:val="0"/>
              <w:divBdr>
                <w:top w:val="none" w:sz="0" w:space="0" w:color="auto"/>
                <w:left w:val="none" w:sz="0" w:space="0" w:color="auto"/>
                <w:bottom w:val="none" w:sz="0" w:space="0" w:color="auto"/>
                <w:right w:val="none" w:sz="0" w:space="0" w:color="auto"/>
              </w:divBdr>
            </w:div>
            <w:div w:id="1190755303">
              <w:marLeft w:val="0"/>
              <w:marRight w:val="0"/>
              <w:marTop w:val="0"/>
              <w:marBottom w:val="0"/>
              <w:divBdr>
                <w:top w:val="none" w:sz="0" w:space="0" w:color="auto"/>
                <w:left w:val="none" w:sz="0" w:space="0" w:color="auto"/>
                <w:bottom w:val="none" w:sz="0" w:space="0" w:color="auto"/>
                <w:right w:val="none" w:sz="0" w:space="0" w:color="auto"/>
              </w:divBdr>
            </w:div>
            <w:div w:id="1201625477">
              <w:marLeft w:val="0"/>
              <w:marRight w:val="0"/>
              <w:marTop w:val="0"/>
              <w:marBottom w:val="0"/>
              <w:divBdr>
                <w:top w:val="none" w:sz="0" w:space="0" w:color="auto"/>
                <w:left w:val="none" w:sz="0" w:space="0" w:color="auto"/>
                <w:bottom w:val="none" w:sz="0" w:space="0" w:color="auto"/>
                <w:right w:val="none" w:sz="0" w:space="0" w:color="auto"/>
              </w:divBdr>
            </w:div>
            <w:div w:id="1218589557">
              <w:marLeft w:val="0"/>
              <w:marRight w:val="0"/>
              <w:marTop w:val="0"/>
              <w:marBottom w:val="0"/>
              <w:divBdr>
                <w:top w:val="none" w:sz="0" w:space="0" w:color="auto"/>
                <w:left w:val="none" w:sz="0" w:space="0" w:color="auto"/>
                <w:bottom w:val="none" w:sz="0" w:space="0" w:color="auto"/>
                <w:right w:val="none" w:sz="0" w:space="0" w:color="auto"/>
              </w:divBdr>
            </w:div>
            <w:div w:id="1228497835">
              <w:marLeft w:val="0"/>
              <w:marRight w:val="0"/>
              <w:marTop w:val="0"/>
              <w:marBottom w:val="0"/>
              <w:divBdr>
                <w:top w:val="none" w:sz="0" w:space="0" w:color="auto"/>
                <w:left w:val="none" w:sz="0" w:space="0" w:color="auto"/>
                <w:bottom w:val="none" w:sz="0" w:space="0" w:color="auto"/>
                <w:right w:val="none" w:sz="0" w:space="0" w:color="auto"/>
              </w:divBdr>
            </w:div>
            <w:div w:id="1230455727">
              <w:marLeft w:val="0"/>
              <w:marRight w:val="0"/>
              <w:marTop w:val="0"/>
              <w:marBottom w:val="0"/>
              <w:divBdr>
                <w:top w:val="none" w:sz="0" w:space="0" w:color="auto"/>
                <w:left w:val="none" w:sz="0" w:space="0" w:color="auto"/>
                <w:bottom w:val="none" w:sz="0" w:space="0" w:color="auto"/>
                <w:right w:val="none" w:sz="0" w:space="0" w:color="auto"/>
              </w:divBdr>
            </w:div>
            <w:div w:id="1234196697">
              <w:marLeft w:val="0"/>
              <w:marRight w:val="0"/>
              <w:marTop w:val="0"/>
              <w:marBottom w:val="0"/>
              <w:divBdr>
                <w:top w:val="none" w:sz="0" w:space="0" w:color="auto"/>
                <w:left w:val="none" w:sz="0" w:space="0" w:color="auto"/>
                <w:bottom w:val="none" w:sz="0" w:space="0" w:color="auto"/>
                <w:right w:val="none" w:sz="0" w:space="0" w:color="auto"/>
              </w:divBdr>
            </w:div>
            <w:div w:id="1253928686">
              <w:marLeft w:val="0"/>
              <w:marRight w:val="0"/>
              <w:marTop w:val="0"/>
              <w:marBottom w:val="0"/>
              <w:divBdr>
                <w:top w:val="none" w:sz="0" w:space="0" w:color="auto"/>
                <w:left w:val="none" w:sz="0" w:space="0" w:color="auto"/>
                <w:bottom w:val="none" w:sz="0" w:space="0" w:color="auto"/>
                <w:right w:val="none" w:sz="0" w:space="0" w:color="auto"/>
              </w:divBdr>
            </w:div>
            <w:div w:id="1254388862">
              <w:marLeft w:val="0"/>
              <w:marRight w:val="0"/>
              <w:marTop w:val="0"/>
              <w:marBottom w:val="0"/>
              <w:divBdr>
                <w:top w:val="none" w:sz="0" w:space="0" w:color="auto"/>
                <w:left w:val="none" w:sz="0" w:space="0" w:color="auto"/>
                <w:bottom w:val="none" w:sz="0" w:space="0" w:color="auto"/>
                <w:right w:val="none" w:sz="0" w:space="0" w:color="auto"/>
              </w:divBdr>
            </w:div>
            <w:div w:id="1256397105">
              <w:marLeft w:val="0"/>
              <w:marRight w:val="0"/>
              <w:marTop w:val="0"/>
              <w:marBottom w:val="0"/>
              <w:divBdr>
                <w:top w:val="none" w:sz="0" w:space="0" w:color="auto"/>
                <w:left w:val="none" w:sz="0" w:space="0" w:color="auto"/>
                <w:bottom w:val="none" w:sz="0" w:space="0" w:color="auto"/>
                <w:right w:val="none" w:sz="0" w:space="0" w:color="auto"/>
              </w:divBdr>
            </w:div>
            <w:div w:id="1281494448">
              <w:marLeft w:val="0"/>
              <w:marRight w:val="0"/>
              <w:marTop w:val="0"/>
              <w:marBottom w:val="0"/>
              <w:divBdr>
                <w:top w:val="none" w:sz="0" w:space="0" w:color="auto"/>
                <w:left w:val="none" w:sz="0" w:space="0" w:color="auto"/>
                <w:bottom w:val="none" w:sz="0" w:space="0" w:color="auto"/>
                <w:right w:val="none" w:sz="0" w:space="0" w:color="auto"/>
              </w:divBdr>
            </w:div>
            <w:div w:id="1284850934">
              <w:marLeft w:val="0"/>
              <w:marRight w:val="0"/>
              <w:marTop w:val="0"/>
              <w:marBottom w:val="0"/>
              <w:divBdr>
                <w:top w:val="none" w:sz="0" w:space="0" w:color="auto"/>
                <w:left w:val="none" w:sz="0" w:space="0" w:color="auto"/>
                <w:bottom w:val="none" w:sz="0" w:space="0" w:color="auto"/>
                <w:right w:val="none" w:sz="0" w:space="0" w:color="auto"/>
              </w:divBdr>
            </w:div>
            <w:div w:id="1286233761">
              <w:marLeft w:val="0"/>
              <w:marRight w:val="0"/>
              <w:marTop w:val="0"/>
              <w:marBottom w:val="0"/>
              <w:divBdr>
                <w:top w:val="none" w:sz="0" w:space="0" w:color="auto"/>
                <w:left w:val="none" w:sz="0" w:space="0" w:color="auto"/>
                <w:bottom w:val="none" w:sz="0" w:space="0" w:color="auto"/>
                <w:right w:val="none" w:sz="0" w:space="0" w:color="auto"/>
              </w:divBdr>
            </w:div>
            <w:div w:id="1309282216">
              <w:marLeft w:val="0"/>
              <w:marRight w:val="0"/>
              <w:marTop w:val="0"/>
              <w:marBottom w:val="0"/>
              <w:divBdr>
                <w:top w:val="none" w:sz="0" w:space="0" w:color="auto"/>
                <w:left w:val="none" w:sz="0" w:space="0" w:color="auto"/>
                <w:bottom w:val="none" w:sz="0" w:space="0" w:color="auto"/>
                <w:right w:val="none" w:sz="0" w:space="0" w:color="auto"/>
              </w:divBdr>
            </w:div>
            <w:div w:id="1327708464">
              <w:marLeft w:val="0"/>
              <w:marRight w:val="0"/>
              <w:marTop w:val="0"/>
              <w:marBottom w:val="0"/>
              <w:divBdr>
                <w:top w:val="none" w:sz="0" w:space="0" w:color="auto"/>
                <w:left w:val="none" w:sz="0" w:space="0" w:color="auto"/>
                <w:bottom w:val="none" w:sz="0" w:space="0" w:color="auto"/>
                <w:right w:val="none" w:sz="0" w:space="0" w:color="auto"/>
              </w:divBdr>
            </w:div>
            <w:div w:id="1331172947">
              <w:marLeft w:val="0"/>
              <w:marRight w:val="0"/>
              <w:marTop w:val="0"/>
              <w:marBottom w:val="0"/>
              <w:divBdr>
                <w:top w:val="none" w:sz="0" w:space="0" w:color="auto"/>
                <w:left w:val="none" w:sz="0" w:space="0" w:color="auto"/>
                <w:bottom w:val="none" w:sz="0" w:space="0" w:color="auto"/>
                <w:right w:val="none" w:sz="0" w:space="0" w:color="auto"/>
              </w:divBdr>
            </w:div>
            <w:div w:id="1331715585">
              <w:marLeft w:val="0"/>
              <w:marRight w:val="0"/>
              <w:marTop w:val="0"/>
              <w:marBottom w:val="0"/>
              <w:divBdr>
                <w:top w:val="none" w:sz="0" w:space="0" w:color="auto"/>
                <w:left w:val="none" w:sz="0" w:space="0" w:color="auto"/>
                <w:bottom w:val="none" w:sz="0" w:space="0" w:color="auto"/>
                <w:right w:val="none" w:sz="0" w:space="0" w:color="auto"/>
              </w:divBdr>
            </w:div>
            <w:div w:id="1334256734">
              <w:marLeft w:val="0"/>
              <w:marRight w:val="0"/>
              <w:marTop w:val="0"/>
              <w:marBottom w:val="0"/>
              <w:divBdr>
                <w:top w:val="none" w:sz="0" w:space="0" w:color="auto"/>
                <w:left w:val="none" w:sz="0" w:space="0" w:color="auto"/>
                <w:bottom w:val="none" w:sz="0" w:space="0" w:color="auto"/>
                <w:right w:val="none" w:sz="0" w:space="0" w:color="auto"/>
              </w:divBdr>
            </w:div>
            <w:div w:id="1337657834">
              <w:marLeft w:val="0"/>
              <w:marRight w:val="0"/>
              <w:marTop w:val="0"/>
              <w:marBottom w:val="0"/>
              <w:divBdr>
                <w:top w:val="none" w:sz="0" w:space="0" w:color="auto"/>
                <w:left w:val="none" w:sz="0" w:space="0" w:color="auto"/>
                <w:bottom w:val="none" w:sz="0" w:space="0" w:color="auto"/>
                <w:right w:val="none" w:sz="0" w:space="0" w:color="auto"/>
              </w:divBdr>
            </w:div>
            <w:div w:id="1339042226">
              <w:marLeft w:val="0"/>
              <w:marRight w:val="0"/>
              <w:marTop w:val="0"/>
              <w:marBottom w:val="0"/>
              <w:divBdr>
                <w:top w:val="none" w:sz="0" w:space="0" w:color="auto"/>
                <w:left w:val="none" w:sz="0" w:space="0" w:color="auto"/>
                <w:bottom w:val="none" w:sz="0" w:space="0" w:color="auto"/>
                <w:right w:val="none" w:sz="0" w:space="0" w:color="auto"/>
              </w:divBdr>
            </w:div>
            <w:div w:id="1341348527">
              <w:marLeft w:val="0"/>
              <w:marRight w:val="0"/>
              <w:marTop w:val="0"/>
              <w:marBottom w:val="0"/>
              <w:divBdr>
                <w:top w:val="none" w:sz="0" w:space="0" w:color="auto"/>
                <w:left w:val="none" w:sz="0" w:space="0" w:color="auto"/>
                <w:bottom w:val="none" w:sz="0" w:space="0" w:color="auto"/>
                <w:right w:val="none" w:sz="0" w:space="0" w:color="auto"/>
              </w:divBdr>
            </w:div>
            <w:div w:id="1343513274">
              <w:marLeft w:val="0"/>
              <w:marRight w:val="0"/>
              <w:marTop w:val="0"/>
              <w:marBottom w:val="0"/>
              <w:divBdr>
                <w:top w:val="none" w:sz="0" w:space="0" w:color="auto"/>
                <w:left w:val="none" w:sz="0" w:space="0" w:color="auto"/>
                <w:bottom w:val="none" w:sz="0" w:space="0" w:color="auto"/>
                <w:right w:val="none" w:sz="0" w:space="0" w:color="auto"/>
              </w:divBdr>
            </w:div>
            <w:div w:id="1344479842">
              <w:marLeft w:val="0"/>
              <w:marRight w:val="0"/>
              <w:marTop w:val="0"/>
              <w:marBottom w:val="0"/>
              <w:divBdr>
                <w:top w:val="none" w:sz="0" w:space="0" w:color="auto"/>
                <w:left w:val="none" w:sz="0" w:space="0" w:color="auto"/>
                <w:bottom w:val="none" w:sz="0" w:space="0" w:color="auto"/>
                <w:right w:val="none" w:sz="0" w:space="0" w:color="auto"/>
              </w:divBdr>
            </w:div>
            <w:div w:id="1357999232">
              <w:marLeft w:val="0"/>
              <w:marRight w:val="0"/>
              <w:marTop w:val="0"/>
              <w:marBottom w:val="0"/>
              <w:divBdr>
                <w:top w:val="none" w:sz="0" w:space="0" w:color="auto"/>
                <w:left w:val="none" w:sz="0" w:space="0" w:color="auto"/>
                <w:bottom w:val="none" w:sz="0" w:space="0" w:color="auto"/>
                <w:right w:val="none" w:sz="0" w:space="0" w:color="auto"/>
              </w:divBdr>
            </w:div>
            <w:div w:id="1358123311">
              <w:marLeft w:val="0"/>
              <w:marRight w:val="0"/>
              <w:marTop w:val="0"/>
              <w:marBottom w:val="0"/>
              <w:divBdr>
                <w:top w:val="none" w:sz="0" w:space="0" w:color="auto"/>
                <w:left w:val="none" w:sz="0" w:space="0" w:color="auto"/>
                <w:bottom w:val="none" w:sz="0" w:space="0" w:color="auto"/>
                <w:right w:val="none" w:sz="0" w:space="0" w:color="auto"/>
              </w:divBdr>
            </w:div>
            <w:div w:id="1364289723">
              <w:marLeft w:val="0"/>
              <w:marRight w:val="0"/>
              <w:marTop w:val="0"/>
              <w:marBottom w:val="0"/>
              <w:divBdr>
                <w:top w:val="none" w:sz="0" w:space="0" w:color="auto"/>
                <w:left w:val="none" w:sz="0" w:space="0" w:color="auto"/>
                <w:bottom w:val="none" w:sz="0" w:space="0" w:color="auto"/>
                <w:right w:val="none" w:sz="0" w:space="0" w:color="auto"/>
              </w:divBdr>
            </w:div>
            <w:div w:id="1369985157">
              <w:marLeft w:val="0"/>
              <w:marRight w:val="0"/>
              <w:marTop w:val="0"/>
              <w:marBottom w:val="0"/>
              <w:divBdr>
                <w:top w:val="none" w:sz="0" w:space="0" w:color="auto"/>
                <w:left w:val="none" w:sz="0" w:space="0" w:color="auto"/>
                <w:bottom w:val="none" w:sz="0" w:space="0" w:color="auto"/>
                <w:right w:val="none" w:sz="0" w:space="0" w:color="auto"/>
              </w:divBdr>
            </w:div>
            <w:div w:id="1377006150">
              <w:marLeft w:val="0"/>
              <w:marRight w:val="0"/>
              <w:marTop w:val="0"/>
              <w:marBottom w:val="0"/>
              <w:divBdr>
                <w:top w:val="none" w:sz="0" w:space="0" w:color="auto"/>
                <w:left w:val="none" w:sz="0" w:space="0" w:color="auto"/>
                <w:bottom w:val="none" w:sz="0" w:space="0" w:color="auto"/>
                <w:right w:val="none" w:sz="0" w:space="0" w:color="auto"/>
              </w:divBdr>
            </w:div>
            <w:div w:id="1384210034">
              <w:marLeft w:val="0"/>
              <w:marRight w:val="0"/>
              <w:marTop w:val="0"/>
              <w:marBottom w:val="0"/>
              <w:divBdr>
                <w:top w:val="none" w:sz="0" w:space="0" w:color="auto"/>
                <w:left w:val="none" w:sz="0" w:space="0" w:color="auto"/>
                <w:bottom w:val="none" w:sz="0" w:space="0" w:color="auto"/>
                <w:right w:val="none" w:sz="0" w:space="0" w:color="auto"/>
              </w:divBdr>
            </w:div>
            <w:div w:id="1393305949">
              <w:marLeft w:val="0"/>
              <w:marRight w:val="0"/>
              <w:marTop w:val="0"/>
              <w:marBottom w:val="0"/>
              <w:divBdr>
                <w:top w:val="none" w:sz="0" w:space="0" w:color="auto"/>
                <w:left w:val="none" w:sz="0" w:space="0" w:color="auto"/>
                <w:bottom w:val="none" w:sz="0" w:space="0" w:color="auto"/>
                <w:right w:val="none" w:sz="0" w:space="0" w:color="auto"/>
              </w:divBdr>
            </w:div>
            <w:div w:id="1395543146">
              <w:marLeft w:val="0"/>
              <w:marRight w:val="0"/>
              <w:marTop w:val="0"/>
              <w:marBottom w:val="0"/>
              <w:divBdr>
                <w:top w:val="none" w:sz="0" w:space="0" w:color="auto"/>
                <w:left w:val="none" w:sz="0" w:space="0" w:color="auto"/>
                <w:bottom w:val="none" w:sz="0" w:space="0" w:color="auto"/>
                <w:right w:val="none" w:sz="0" w:space="0" w:color="auto"/>
              </w:divBdr>
            </w:div>
            <w:div w:id="1395663520">
              <w:marLeft w:val="0"/>
              <w:marRight w:val="0"/>
              <w:marTop w:val="0"/>
              <w:marBottom w:val="0"/>
              <w:divBdr>
                <w:top w:val="none" w:sz="0" w:space="0" w:color="auto"/>
                <w:left w:val="none" w:sz="0" w:space="0" w:color="auto"/>
                <w:bottom w:val="none" w:sz="0" w:space="0" w:color="auto"/>
                <w:right w:val="none" w:sz="0" w:space="0" w:color="auto"/>
              </w:divBdr>
            </w:div>
            <w:div w:id="1414473496">
              <w:marLeft w:val="0"/>
              <w:marRight w:val="0"/>
              <w:marTop w:val="0"/>
              <w:marBottom w:val="0"/>
              <w:divBdr>
                <w:top w:val="none" w:sz="0" w:space="0" w:color="auto"/>
                <w:left w:val="none" w:sz="0" w:space="0" w:color="auto"/>
                <w:bottom w:val="none" w:sz="0" w:space="0" w:color="auto"/>
                <w:right w:val="none" w:sz="0" w:space="0" w:color="auto"/>
              </w:divBdr>
            </w:div>
            <w:div w:id="1422410830">
              <w:marLeft w:val="0"/>
              <w:marRight w:val="0"/>
              <w:marTop w:val="0"/>
              <w:marBottom w:val="0"/>
              <w:divBdr>
                <w:top w:val="none" w:sz="0" w:space="0" w:color="auto"/>
                <w:left w:val="none" w:sz="0" w:space="0" w:color="auto"/>
                <w:bottom w:val="none" w:sz="0" w:space="0" w:color="auto"/>
                <w:right w:val="none" w:sz="0" w:space="0" w:color="auto"/>
              </w:divBdr>
            </w:div>
            <w:div w:id="1428579783">
              <w:marLeft w:val="0"/>
              <w:marRight w:val="0"/>
              <w:marTop w:val="0"/>
              <w:marBottom w:val="0"/>
              <w:divBdr>
                <w:top w:val="none" w:sz="0" w:space="0" w:color="auto"/>
                <w:left w:val="none" w:sz="0" w:space="0" w:color="auto"/>
                <w:bottom w:val="none" w:sz="0" w:space="0" w:color="auto"/>
                <w:right w:val="none" w:sz="0" w:space="0" w:color="auto"/>
              </w:divBdr>
            </w:div>
            <w:div w:id="1450003438">
              <w:marLeft w:val="0"/>
              <w:marRight w:val="0"/>
              <w:marTop w:val="0"/>
              <w:marBottom w:val="0"/>
              <w:divBdr>
                <w:top w:val="none" w:sz="0" w:space="0" w:color="auto"/>
                <w:left w:val="none" w:sz="0" w:space="0" w:color="auto"/>
                <w:bottom w:val="none" w:sz="0" w:space="0" w:color="auto"/>
                <w:right w:val="none" w:sz="0" w:space="0" w:color="auto"/>
              </w:divBdr>
            </w:div>
            <w:div w:id="1450004059">
              <w:marLeft w:val="0"/>
              <w:marRight w:val="0"/>
              <w:marTop w:val="0"/>
              <w:marBottom w:val="0"/>
              <w:divBdr>
                <w:top w:val="none" w:sz="0" w:space="0" w:color="auto"/>
                <w:left w:val="none" w:sz="0" w:space="0" w:color="auto"/>
                <w:bottom w:val="none" w:sz="0" w:space="0" w:color="auto"/>
                <w:right w:val="none" w:sz="0" w:space="0" w:color="auto"/>
              </w:divBdr>
            </w:div>
            <w:div w:id="1451705581">
              <w:marLeft w:val="0"/>
              <w:marRight w:val="0"/>
              <w:marTop w:val="0"/>
              <w:marBottom w:val="0"/>
              <w:divBdr>
                <w:top w:val="none" w:sz="0" w:space="0" w:color="auto"/>
                <w:left w:val="none" w:sz="0" w:space="0" w:color="auto"/>
                <w:bottom w:val="none" w:sz="0" w:space="0" w:color="auto"/>
                <w:right w:val="none" w:sz="0" w:space="0" w:color="auto"/>
              </w:divBdr>
            </w:div>
            <w:div w:id="1452548381">
              <w:marLeft w:val="0"/>
              <w:marRight w:val="0"/>
              <w:marTop w:val="0"/>
              <w:marBottom w:val="0"/>
              <w:divBdr>
                <w:top w:val="none" w:sz="0" w:space="0" w:color="auto"/>
                <w:left w:val="none" w:sz="0" w:space="0" w:color="auto"/>
                <w:bottom w:val="none" w:sz="0" w:space="0" w:color="auto"/>
                <w:right w:val="none" w:sz="0" w:space="0" w:color="auto"/>
              </w:divBdr>
            </w:div>
            <w:div w:id="1455127064">
              <w:marLeft w:val="0"/>
              <w:marRight w:val="0"/>
              <w:marTop w:val="0"/>
              <w:marBottom w:val="0"/>
              <w:divBdr>
                <w:top w:val="none" w:sz="0" w:space="0" w:color="auto"/>
                <w:left w:val="none" w:sz="0" w:space="0" w:color="auto"/>
                <w:bottom w:val="none" w:sz="0" w:space="0" w:color="auto"/>
                <w:right w:val="none" w:sz="0" w:space="0" w:color="auto"/>
              </w:divBdr>
            </w:div>
            <w:div w:id="1458374950">
              <w:marLeft w:val="0"/>
              <w:marRight w:val="0"/>
              <w:marTop w:val="0"/>
              <w:marBottom w:val="0"/>
              <w:divBdr>
                <w:top w:val="none" w:sz="0" w:space="0" w:color="auto"/>
                <w:left w:val="none" w:sz="0" w:space="0" w:color="auto"/>
                <w:bottom w:val="none" w:sz="0" w:space="0" w:color="auto"/>
                <w:right w:val="none" w:sz="0" w:space="0" w:color="auto"/>
              </w:divBdr>
            </w:div>
            <w:div w:id="1461611466">
              <w:marLeft w:val="0"/>
              <w:marRight w:val="0"/>
              <w:marTop w:val="0"/>
              <w:marBottom w:val="0"/>
              <w:divBdr>
                <w:top w:val="none" w:sz="0" w:space="0" w:color="auto"/>
                <w:left w:val="none" w:sz="0" w:space="0" w:color="auto"/>
                <w:bottom w:val="none" w:sz="0" w:space="0" w:color="auto"/>
                <w:right w:val="none" w:sz="0" w:space="0" w:color="auto"/>
              </w:divBdr>
            </w:div>
            <w:div w:id="1466384572">
              <w:marLeft w:val="0"/>
              <w:marRight w:val="0"/>
              <w:marTop w:val="0"/>
              <w:marBottom w:val="0"/>
              <w:divBdr>
                <w:top w:val="none" w:sz="0" w:space="0" w:color="auto"/>
                <w:left w:val="none" w:sz="0" w:space="0" w:color="auto"/>
                <w:bottom w:val="none" w:sz="0" w:space="0" w:color="auto"/>
                <w:right w:val="none" w:sz="0" w:space="0" w:color="auto"/>
              </w:divBdr>
            </w:div>
            <w:div w:id="1468553061">
              <w:marLeft w:val="0"/>
              <w:marRight w:val="0"/>
              <w:marTop w:val="0"/>
              <w:marBottom w:val="0"/>
              <w:divBdr>
                <w:top w:val="none" w:sz="0" w:space="0" w:color="auto"/>
                <w:left w:val="none" w:sz="0" w:space="0" w:color="auto"/>
                <w:bottom w:val="none" w:sz="0" w:space="0" w:color="auto"/>
                <w:right w:val="none" w:sz="0" w:space="0" w:color="auto"/>
              </w:divBdr>
            </w:div>
            <w:div w:id="1471243584">
              <w:marLeft w:val="0"/>
              <w:marRight w:val="0"/>
              <w:marTop w:val="0"/>
              <w:marBottom w:val="0"/>
              <w:divBdr>
                <w:top w:val="none" w:sz="0" w:space="0" w:color="auto"/>
                <w:left w:val="none" w:sz="0" w:space="0" w:color="auto"/>
                <w:bottom w:val="none" w:sz="0" w:space="0" w:color="auto"/>
                <w:right w:val="none" w:sz="0" w:space="0" w:color="auto"/>
              </w:divBdr>
            </w:div>
            <w:div w:id="1476220930">
              <w:marLeft w:val="0"/>
              <w:marRight w:val="0"/>
              <w:marTop w:val="0"/>
              <w:marBottom w:val="0"/>
              <w:divBdr>
                <w:top w:val="none" w:sz="0" w:space="0" w:color="auto"/>
                <w:left w:val="none" w:sz="0" w:space="0" w:color="auto"/>
                <w:bottom w:val="none" w:sz="0" w:space="0" w:color="auto"/>
                <w:right w:val="none" w:sz="0" w:space="0" w:color="auto"/>
              </w:divBdr>
            </w:div>
            <w:div w:id="1488130346">
              <w:marLeft w:val="0"/>
              <w:marRight w:val="0"/>
              <w:marTop w:val="0"/>
              <w:marBottom w:val="0"/>
              <w:divBdr>
                <w:top w:val="none" w:sz="0" w:space="0" w:color="auto"/>
                <w:left w:val="none" w:sz="0" w:space="0" w:color="auto"/>
                <w:bottom w:val="none" w:sz="0" w:space="0" w:color="auto"/>
                <w:right w:val="none" w:sz="0" w:space="0" w:color="auto"/>
              </w:divBdr>
            </w:div>
            <w:div w:id="1490948763">
              <w:marLeft w:val="0"/>
              <w:marRight w:val="0"/>
              <w:marTop w:val="0"/>
              <w:marBottom w:val="0"/>
              <w:divBdr>
                <w:top w:val="none" w:sz="0" w:space="0" w:color="auto"/>
                <w:left w:val="none" w:sz="0" w:space="0" w:color="auto"/>
                <w:bottom w:val="none" w:sz="0" w:space="0" w:color="auto"/>
                <w:right w:val="none" w:sz="0" w:space="0" w:color="auto"/>
              </w:divBdr>
            </w:div>
            <w:div w:id="1494374065">
              <w:marLeft w:val="0"/>
              <w:marRight w:val="0"/>
              <w:marTop w:val="0"/>
              <w:marBottom w:val="0"/>
              <w:divBdr>
                <w:top w:val="none" w:sz="0" w:space="0" w:color="auto"/>
                <w:left w:val="none" w:sz="0" w:space="0" w:color="auto"/>
                <w:bottom w:val="none" w:sz="0" w:space="0" w:color="auto"/>
                <w:right w:val="none" w:sz="0" w:space="0" w:color="auto"/>
              </w:divBdr>
            </w:div>
            <w:div w:id="1505240361">
              <w:marLeft w:val="0"/>
              <w:marRight w:val="0"/>
              <w:marTop w:val="0"/>
              <w:marBottom w:val="0"/>
              <w:divBdr>
                <w:top w:val="none" w:sz="0" w:space="0" w:color="auto"/>
                <w:left w:val="none" w:sz="0" w:space="0" w:color="auto"/>
                <w:bottom w:val="none" w:sz="0" w:space="0" w:color="auto"/>
                <w:right w:val="none" w:sz="0" w:space="0" w:color="auto"/>
              </w:divBdr>
            </w:div>
            <w:div w:id="1506554081">
              <w:marLeft w:val="0"/>
              <w:marRight w:val="0"/>
              <w:marTop w:val="0"/>
              <w:marBottom w:val="0"/>
              <w:divBdr>
                <w:top w:val="none" w:sz="0" w:space="0" w:color="auto"/>
                <w:left w:val="none" w:sz="0" w:space="0" w:color="auto"/>
                <w:bottom w:val="none" w:sz="0" w:space="0" w:color="auto"/>
                <w:right w:val="none" w:sz="0" w:space="0" w:color="auto"/>
              </w:divBdr>
            </w:div>
            <w:div w:id="1507597027">
              <w:marLeft w:val="0"/>
              <w:marRight w:val="0"/>
              <w:marTop w:val="0"/>
              <w:marBottom w:val="0"/>
              <w:divBdr>
                <w:top w:val="none" w:sz="0" w:space="0" w:color="auto"/>
                <w:left w:val="none" w:sz="0" w:space="0" w:color="auto"/>
                <w:bottom w:val="none" w:sz="0" w:space="0" w:color="auto"/>
                <w:right w:val="none" w:sz="0" w:space="0" w:color="auto"/>
              </w:divBdr>
            </w:div>
            <w:div w:id="1515194105">
              <w:marLeft w:val="0"/>
              <w:marRight w:val="0"/>
              <w:marTop w:val="0"/>
              <w:marBottom w:val="0"/>
              <w:divBdr>
                <w:top w:val="none" w:sz="0" w:space="0" w:color="auto"/>
                <w:left w:val="none" w:sz="0" w:space="0" w:color="auto"/>
                <w:bottom w:val="none" w:sz="0" w:space="0" w:color="auto"/>
                <w:right w:val="none" w:sz="0" w:space="0" w:color="auto"/>
              </w:divBdr>
            </w:div>
            <w:div w:id="1517690725">
              <w:marLeft w:val="0"/>
              <w:marRight w:val="0"/>
              <w:marTop w:val="0"/>
              <w:marBottom w:val="0"/>
              <w:divBdr>
                <w:top w:val="none" w:sz="0" w:space="0" w:color="auto"/>
                <w:left w:val="none" w:sz="0" w:space="0" w:color="auto"/>
                <w:bottom w:val="none" w:sz="0" w:space="0" w:color="auto"/>
                <w:right w:val="none" w:sz="0" w:space="0" w:color="auto"/>
              </w:divBdr>
            </w:div>
            <w:div w:id="1543127091">
              <w:marLeft w:val="0"/>
              <w:marRight w:val="0"/>
              <w:marTop w:val="0"/>
              <w:marBottom w:val="0"/>
              <w:divBdr>
                <w:top w:val="none" w:sz="0" w:space="0" w:color="auto"/>
                <w:left w:val="none" w:sz="0" w:space="0" w:color="auto"/>
                <w:bottom w:val="none" w:sz="0" w:space="0" w:color="auto"/>
                <w:right w:val="none" w:sz="0" w:space="0" w:color="auto"/>
              </w:divBdr>
            </w:div>
            <w:div w:id="1545020983">
              <w:marLeft w:val="0"/>
              <w:marRight w:val="0"/>
              <w:marTop w:val="0"/>
              <w:marBottom w:val="0"/>
              <w:divBdr>
                <w:top w:val="none" w:sz="0" w:space="0" w:color="auto"/>
                <w:left w:val="none" w:sz="0" w:space="0" w:color="auto"/>
                <w:bottom w:val="none" w:sz="0" w:space="0" w:color="auto"/>
                <w:right w:val="none" w:sz="0" w:space="0" w:color="auto"/>
              </w:divBdr>
            </w:div>
            <w:div w:id="1551188834">
              <w:marLeft w:val="0"/>
              <w:marRight w:val="0"/>
              <w:marTop w:val="0"/>
              <w:marBottom w:val="0"/>
              <w:divBdr>
                <w:top w:val="none" w:sz="0" w:space="0" w:color="auto"/>
                <w:left w:val="none" w:sz="0" w:space="0" w:color="auto"/>
                <w:bottom w:val="none" w:sz="0" w:space="0" w:color="auto"/>
                <w:right w:val="none" w:sz="0" w:space="0" w:color="auto"/>
              </w:divBdr>
            </w:div>
            <w:div w:id="1560289498">
              <w:marLeft w:val="0"/>
              <w:marRight w:val="0"/>
              <w:marTop w:val="0"/>
              <w:marBottom w:val="0"/>
              <w:divBdr>
                <w:top w:val="none" w:sz="0" w:space="0" w:color="auto"/>
                <w:left w:val="none" w:sz="0" w:space="0" w:color="auto"/>
                <w:bottom w:val="none" w:sz="0" w:space="0" w:color="auto"/>
                <w:right w:val="none" w:sz="0" w:space="0" w:color="auto"/>
              </w:divBdr>
            </w:div>
            <w:div w:id="1561210974">
              <w:marLeft w:val="0"/>
              <w:marRight w:val="0"/>
              <w:marTop w:val="0"/>
              <w:marBottom w:val="0"/>
              <w:divBdr>
                <w:top w:val="none" w:sz="0" w:space="0" w:color="auto"/>
                <w:left w:val="none" w:sz="0" w:space="0" w:color="auto"/>
                <w:bottom w:val="none" w:sz="0" w:space="0" w:color="auto"/>
                <w:right w:val="none" w:sz="0" w:space="0" w:color="auto"/>
              </w:divBdr>
            </w:div>
            <w:div w:id="1562516345">
              <w:marLeft w:val="0"/>
              <w:marRight w:val="0"/>
              <w:marTop w:val="0"/>
              <w:marBottom w:val="0"/>
              <w:divBdr>
                <w:top w:val="none" w:sz="0" w:space="0" w:color="auto"/>
                <w:left w:val="none" w:sz="0" w:space="0" w:color="auto"/>
                <w:bottom w:val="none" w:sz="0" w:space="0" w:color="auto"/>
                <w:right w:val="none" w:sz="0" w:space="0" w:color="auto"/>
              </w:divBdr>
            </w:div>
            <w:div w:id="1577321251">
              <w:marLeft w:val="0"/>
              <w:marRight w:val="0"/>
              <w:marTop w:val="0"/>
              <w:marBottom w:val="0"/>
              <w:divBdr>
                <w:top w:val="none" w:sz="0" w:space="0" w:color="auto"/>
                <w:left w:val="none" w:sz="0" w:space="0" w:color="auto"/>
                <w:bottom w:val="none" w:sz="0" w:space="0" w:color="auto"/>
                <w:right w:val="none" w:sz="0" w:space="0" w:color="auto"/>
              </w:divBdr>
            </w:div>
            <w:div w:id="1580868951">
              <w:marLeft w:val="0"/>
              <w:marRight w:val="0"/>
              <w:marTop w:val="0"/>
              <w:marBottom w:val="0"/>
              <w:divBdr>
                <w:top w:val="none" w:sz="0" w:space="0" w:color="auto"/>
                <w:left w:val="none" w:sz="0" w:space="0" w:color="auto"/>
                <w:bottom w:val="none" w:sz="0" w:space="0" w:color="auto"/>
                <w:right w:val="none" w:sz="0" w:space="0" w:color="auto"/>
              </w:divBdr>
            </w:div>
            <w:div w:id="1586647747">
              <w:marLeft w:val="0"/>
              <w:marRight w:val="0"/>
              <w:marTop w:val="0"/>
              <w:marBottom w:val="0"/>
              <w:divBdr>
                <w:top w:val="none" w:sz="0" w:space="0" w:color="auto"/>
                <w:left w:val="none" w:sz="0" w:space="0" w:color="auto"/>
                <w:bottom w:val="none" w:sz="0" w:space="0" w:color="auto"/>
                <w:right w:val="none" w:sz="0" w:space="0" w:color="auto"/>
              </w:divBdr>
            </w:div>
            <w:div w:id="1591501968">
              <w:marLeft w:val="0"/>
              <w:marRight w:val="0"/>
              <w:marTop w:val="0"/>
              <w:marBottom w:val="0"/>
              <w:divBdr>
                <w:top w:val="none" w:sz="0" w:space="0" w:color="auto"/>
                <w:left w:val="none" w:sz="0" w:space="0" w:color="auto"/>
                <w:bottom w:val="none" w:sz="0" w:space="0" w:color="auto"/>
                <w:right w:val="none" w:sz="0" w:space="0" w:color="auto"/>
              </w:divBdr>
            </w:div>
            <w:div w:id="1591887298">
              <w:marLeft w:val="0"/>
              <w:marRight w:val="0"/>
              <w:marTop w:val="0"/>
              <w:marBottom w:val="0"/>
              <w:divBdr>
                <w:top w:val="none" w:sz="0" w:space="0" w:color="auto"/>
                <w:left w:val="none" w:sz="0" w:space="0" w:color="auto"/>
                <w:bottom w:val="none" w:sz="0" w:space="0" w:color="auto"/>
                <w:right w:val="none" w:sz="0" w:space="0" w:color="auto"/>
              </w:divBdr>
            </w:div>
            <w:div w:id="1593586585">
              <w:marLeft w:val="0"/>
              <w:marRight w:val="0"/>
              <w:marTop w:val="0"/>
              <w:marBottom w:val="0"/>
              <w:divBdr>
                <w:top w:val="none" w:sz="0" w:space="0" w:color="auto"/>
                <w:left w:val="none" w:sz="0" w:space="0" w:color="auto"/>
                <w:bottom w:val="none" w:sz="0" w:space="0" w:color="auto"/>
                <w:right w:val="none" w:sz="0" w:space="0" w:color="auto"/>
              </w:divBdr>
            </w:div>
            <w:div w:id="1616327046">
              <w:marLeft w:val="0"/>
              <w:marRight w:val="0"/>
              <w:marTop w:val="0"/>
              <w:marBottom w:val="0"/>
              <w:divBdr>
                <w:top w:val="none" w:sz="0" w:space="0" w:color="auto"/>
                <w:left w:val="none" w:sz="0" w:space="0" w:color="auto"/>
                <w:bottom w:val="none" w:sz="0" w:space="0" w:color="auto"/>
                <w:right w:val="none" w:sz="0" w:space="0" w:color="auto"/>
              </w:divBdr>
            </w:div>
            <w:div w:id="1616908637">
              <w:marLeft w:val="0"/>
              <w:marRight w:val="0"/>
              <w:marTop w:val="0"/>
              <w:marBottom w:val="0"/>
              <w:divBdr>
                <w:top w:val="none" w:sz="0" w:space="0" w:color="auto"/>
                <w:left w:val="none" w:sz="0" w:space="0" w:color="auto"/>
                <w:bottom w:val="none" w:sz="0" w:space="0" w:color="auto"/>
                <w:right w:val="none" w:sz="0" w:space="0" w:color="auto"/>
              </w:divBdr>
            </w:div>
            <w:div w:id="1632982348">
              <w:marLeft w:val="0"/>
              <w:marRight w:val="0"/>
              <w:marTop w:val="0"/>
              <w:marBottom w:val="0"/>
              <w:divBdr>
                <w:top w:val="none" w:sz="0" w:space="0" w:color="auto"/>
                <w:left w:val="none" w:sz="0" w:space="0" w:color="auto"/>
                <w:bottom w:val="none" w:sz="0" w:space="0" w:color="auto"/>
                <w:right w:val="none" w:sz="0" w:space="0" w:color="auto"/>
              </w:divBdr>
            </w:div>
            <w:div w:id="1635016034">
              <w:marLeft w:val="0"/>
              <w:marRight w:val="0"/>
              <w:marTop w:val="0"/>
              <w:marBottom w:val="0"/>
              <w:divBdr>
                <w:top w:val="none" w:sz="0" w:space="0" w:color="auto"/>
                <w:left w:val="none" w:sz="0" w:space="0" w:color="auto"/>
                <w:bottom w:val="none" w:sz="0" w:space="0" w:color="auto"/>
                <w:right w:val="none" w:sz="0" w:space="0" w:color="auto"/>
              </w:divBdr>
            </w:div>
            <w:div w:id="1636251973">
              <w:marLeft w:val="0"/>
              <w:marRight w:val="0"/>
              <w:marTop w:val="0"/>
              <w:marBottom w:val="0"/>
              <w:divBdr>
                <w:top w:val="none" w:sz="0" w:space="0" w:color="auto"/>
                <w:left w:val="none" w:sz="0" w:space="0" w:color="auto"/>
                <w:bottom w:val="none" w:sz="0" w:space="0" w:color="auto"/>
                <w:right w:val="none" w:sz="0" w:space="0" w:color="auto"/>
              </w:divBdr>
            </w:div>
            <w:div w:id="1641886408">
              <w:marLeft w:val="0"/>
              <w:marRight w:val="0"/>
              <w:marTop w:val="0"/>
              <w:marBottom w:val="0"/>
              <w:divBdr>
                <w:top w:val="none" w:sz="0" w:space="0" w:color="auto"/>
                <w:left w:val="none" w:sz="0" w:space="0" w:color="auto"/>
                <w:bottom w:val="none" w:sz="0" w:space="0" w:color="auto"/>
                <w:right w:val="none" w:sz="0" w:space="0" w:color="auto"/>
              </w:divBdr>
            </w:div>
            <w:div w:id="1650476005">
              <w:marLeft w:val="0"/>
              <w:marRight w:val="0"/>
              <w:marTop w:val="0"/>
              <w:marBottom w:val="0"/>
              <w:divBdr>
                <w:top w:val="none" w:sz="0" w:space="0" w:color="auto"/>
                <w:left w:val="none" w:sz="0" w:space="0" w:color="auto"/>
                <w:bottom w:val="none" w:sz="0" w:space="0" w:color="auto"/>
                <w:right w:val="none" w:sz="0" w:space="0" w:color="auto"/>
              </w:divBdr>
            </w:div>
            <w:div w:id="1650862789">
              <w:marLeft w:val="0"/>
              <w:marRight w:val="0"/>
              <w:marTop w:val="0"/>
              <w:marBottom w:val="0"/>
              <w:divBdr>
                <w:top w:val="none" w:sz="0" w:space="0" w:color="auto"/>
                <w:left w:val="none" w:sz="0" w:space="0" w:color="auto"/>
                <w:bottom w:val="none" w:sz="0" w:space="0" w:color="auto"/>
                <w:right w:val="none" w:sz="0" w:space="0" w:color="auto"/>
              </w:divBdr>
            </w:div>
            <w:div w:id="1652446842">
              <w:marLeft w:val="0"/>
              <w:marRight w:val="0"/>
              <w:marTop w:val="0"/>
              <w:marBottom w:val="0"/>
              <w:divBdr>
                <w:top w:val="none" w:sz="0" w:space="0" w:color="auto"/>
                <w:left w:val="none" w:sz="0" w:space="0" w:color="auto"/>
                <w:bottom w:val="none" w:sz="0" w:space="0" w:color="auto"/>
                <w:right w:val="none" w:sz="0" w:space="0" w:color="auto"/>
              </w:divBdr>
            </w:div>
            <w:div w:id="1662388471">
              <w:marLeft w:val="0"/>
              <w:marRight w:val="0"/>
              <w:marTop w:val="0"/>
              <w:marBottom w:val="0"/>
              <w:divBdr>
                <w:top w:val="none" w:sz="0" w:space="0" w:color="auto"/>
                <w:left w:val="none" w:sz="0" w:space="0" w:color="auto"/>
                <w:bottom w:val="none" w:sz="0" w:space="0" w:color="auto"/>
                <w:right w:val="none" w:sz="0" w:space="0" w:color="auto"/>
              </w:divBdr>
            </w:div>
            <w:div w:id="1667978795">
              <w:marLeft w:val="0"/>
              <w:marRight w:val="0"/>
              <w:marTop w:val="0"/>
              <w:marBottom w:val="0"/>
              <w:divBdr>
                <w:top w:val="none" w:sz="0" w:space="0" w:color="auto"/>
                <w:left w:val="none" w:sz="0" w:space="0" w:color="auto"/>
                <w:bottom w:val="none" w:sz="0" w:space="0" w:color="auto"/>
                <w:right w:val="none" w:sz="0" w:space="0" w:color="auto"/>
              </w:divBdr>
            </w:div>
            <w:div w:id="1675304004">
              <w:marLeft w:val="0"/>
              <w:marRight w:val="0"/>
              <w:marTop w:val="0"/>
              <w:marBottom w:val="0"/>
              <w:divBdr>
                <w:top w:val="none" w:sz="0" w:space="0" w:color="auto"/>
                <w:left w:val="none" w:sz="0" w:space="0" w:color="auto"/>
                <w:bottom w:val="none" w:sz="0" w:space="0" w:color="auto"/>
                <w:right w:val="none" w:sz="0" w:space="0" w:color="auto"/>
              </w:divBdr>
            </w:div>
            <w:div w:id="1680236740">
              <w:marLeft w:val="0"/>
              <w:marRight w:val="0"/>
              <w:marTop w:val="0"/>
              <w:marBottom w:val="0"/>
              <w:divBdr>
                <w:top w:val="none" w:sz="0" w:space="0" w:color="auto"/>
                <w:left w:val="none" w:sz="0" w:space="0" w:color="auto"/>
                <w:bottom w:val="none" w:sz="0" w:space="0" w:color="auto"/>
                <w:right w:val="none" w:sz="0" w:space="0" w:color="auto"/>
              </w:divBdr>
            </w:div>
            <w:div w:id="1684359581">
              <w:marLeft w:val="0"/>
              <w:marRight w:val="0"/>
              <w:marTop w:val="0"/>
              <w:marBottom w:val="0"/>
              <w:divBdr>
                <w:top w:val="none" w:sz="0" w:space="0" w:color="auto"/>
                <w:left w:val="none" w:sz="0" w:space="0" w:color="auto"/>
                <w:bottom w:val="none" w:sz="0" w:space="0" w:color="auto"/>
                <w:right w:val="none" w:sz="0" w:space="0" w:color="auto"/>
              </w:divBdr>
            </w:div>
            <w:div w:id="1685667363">
              <w:marLeft w:val="0"/>
              <w:marRight w:val="0"/>
              <w:marTop w:val="0"/>
              <w:marBottom w:val="0"/>
              <w:divBdr>
                <w:top w:val="none" w:sz="0" w:space="0" w:color="auto"/>
                <w:left w:val="none" w:sz="0" w:space="0" w:color="auto"/>
                <w:bottom w:val="none" w:sz="0" w:space="0" w:color="auto"/>
                <w:right w:val="none" w:sz="0" w:space="0" w:color="auto"/>
              </w:divBdr>
            </w:div>
            <w:div w:id="1695960939">
              <w:marLeft w:val="0"/>
              <w:marRight w:val="0"/>
              <w:marTop w:val="0"/>
              <w:marBottom w:val="0"/>
              <w:divBdr>
                <w:top w:val="none" w:sz="0" w:space="0" w:color="auto"/>
                <w:left w:val="none" w:sz="0" w:space="0" w:color="auto"/>
                <w:bottom w:val="none" w:sz="0" w:space="0" w:color="auto"/>
                <w:right w:val="none" w:sz="0" w:space="0" w:color="auto"/>
              </w:divBdr>
            </w:div>
            <w:div w:id="1707096101">
              <w:marLeft w:val="0"/>
              <w:marRight w:val="0"/>
              <w:marTop w:val="0"/>
              <w:marBottom w:val="0"/>
              <w:divBdr>
                <w:top w:val="none" w:sz="0" w:space="0" w:color="auto"/>
                <w:left w:val="none" w:sz="0" w:space="0" w:color="auto"/>
                <w:bottom w:val="none" w:sz="0" w:space="0" w:color="auto"/>
                <w:right w:val="none" w:sz="0" w:space="0" w:color="auto"/>
              </w:divBdr>
            </w:div>
            <w:div w:id="1716345240">
              <w:marLeft w:val="0"/>
              <w:marRight w:val="0"/>
              <w:marTop w:val="0"/>
              <w:marBottom w:val="0"/>
              <w:divBdr>
                <w:top w:val="none" w:sz="0" w:space="0" w:color="auto"/>
                <w:left w:val="none" w:sz="0" w:space="0" w:color="auto"/>
                <w:bottom w:val="none" w:sz="0" w:space="0" w:color="auto"/>
                <w:right w:val="none" w:sz="0" w:space="0" w:color="auto"/>
              </w:divBdr>
            </w:div>
            <w:div w:id="1722558409">
              <w:marLeft w:val="0"/>
              <w:marRight w:val="0"/>
              <w:marTop w:val="0"/>
              <w:marBottom w:val="0"/>
              <w:divBdr>
                <w:top w:val="none" w:sz="0" w:space="0" w:color="auto"/>
                <w:left w:val="none" w:sz="0" w:space="0" w:color="auto"/>
                <w:bottom w:val="none" w:sz="0" w:space="0" w:color="auto"/>
                <w:right w:val="none" w:sz="0" w:space="0" w:color="auto"/>
              </w:divBdr>
            </w:div>
            <w:div w:id="1735591261">
              <w:marLeft w:val="0"/>
              <w:marRight w:val="0"/>
              <w:marTop w:val="0"/>
              <w:marBottom w:val="0"/>
              <w:divBdr>
                <w:top w:val="none" w:sz="0" w:space="0" w:color="auto"/>
                <w:left w:val="none" w:sz="0" w:space="0" w:color="auto"/>
                <w:bottom w:val="none" w:sz="0" w:space="0" w:color="auto"/>
                <w:right w:val="none" w:sz="0" w:space="0" w:color="auto"/>
              </w:divBdr>
            </w:div>
            <w:div w:id="1766804879">
              <w:marLeft w:val="0"/>
              <w:marRight w:val="0"/>
              <w:marTop w:val="0"/>
              <w:marBottom w:val="0"/>
              <w:divBdr>
                <w:top w:val="none" w:sz="0" w:space="0" w:color="auto"/>
                <w:left w:val="none" w:sz="0" w:space="0" w:color="auto"/>
                <w:bottom w:val="none" w:sz="0" w:space="0" w:color="auto"/>
                <w:right w:val="none" w:sz="0" w:space="0" w:color="auto"/>
              </w:divBdr>
            </w:div>
            <w:div w:id="1767144561">
              <w:marLeft w:val="0"/>
              <w:marRight w:val="0"/>
              <w:marTop w:val="0"/>
              <w:marBottom w:val="0"/>
              <w:divBdr>
                <w:top w:val="none" w:sz="0" w:space="0" w:color="auto"/>
                <w:left w:val="none" w:sz="0" w:space="0" w:color="auto"/>
                <w:bottom w:val="none" w:sz="0" w:space="0" w:color="auto"/>
                <w:right w:val="none" w:sz="0" w:space="0" w:color="auto"/>
              </w:divBdr>
            </w:div>
            <w:div w:id="1767463862">
              <w:marLeft w:val="0"/>
              <w:marRight w:val="0"/>
              <w:marTop w:val="0"/>
              <w:marBottom w:val="0"/>
              <w:divBdr>
                <w:top w:val="none" w:sz="0" w:space="0" w:color="auto"/>
                <w:left w:val="none" w:sz="0" w:space="0" w:color="auto"/>
                <w:bottom w:val="none" w:sz="0" w:space="0" w:color="auto"/>
                <w:right w:val="none" w:sz="0" w:space="0" w:color="auto"/>
              </w:divBdr>
            </w:div>
            <w:div w:id="1768499273">
              <w:marLeft w:val="0"/>
              <w:marRight w:val="0"/>
              <w:marTop w:val="0"/>
              <w:marBottom w:val="0"/>
              <w:divBdr>
                <w:top w:val="none" w:sz="0" w:space="0" w:color="auto"/>
                <w:left w:val="none" w:sz="0" w:space="0" w:color="auto"/>
                <w:bottom w:val="none" w:sz="0" w:space="0" w:color="auto"/>
                <w:right w:val="none" w:sz="0" w:space="0" w:color="auto"/>
              </w:divBdr>
            </w:div>
            <w:div w:id="1770392782">
              <w:marLeft w:val="0"/>
              <w:marRight w:val="0"/>
              <w:marTop w:val="0"/>
              <w:marBottom w:val="0"/>
              <w:divBdr>
                <w:top w:val="none" w:sz="0" w:space="0" w:color="auto"/>
                <w:left w:val="none" w:sz="0" w:space="0" w:color="auto"/>
                <w:bottom w:val="none" w:sz="0" w:space="0" w:color="auto"/>
                <w:right w:val="none" w:sz="0" w:space="0" w:color="auto"/>
              </w:divBdr>
            </w:div>
            <w:div w:id="1779788416">
              <w:marLeft w:val="0"/>
              <w:marRight w:val="0"/>
              <w:marTop w:val="0"/>
              <w:marBottom w:val="0"/>
              <w:divBdr>
                <w:top w:val="none" w:sz="0" w:space="0" w:color="auto"/>
                <w:left w:val="none" w:sz="0" w:space="0" w:color="auto"/>
                <w:bottom w:val="none" w:sz="0" w:space="0" w:color="auto"/>
                <w:right w:val="none" w:sz="0" w:space="0" w:color="auto"/>
              </w:divBdr>
            </w:div>
            <w:div w:id="1779987224">
              <w:marLeft w:val="0"/>
              <w:marRight w:val="0"/>
              <w:marTop w:val="0"/>
              <w:marBottom w:val="0"/>
              <w:divBdr>
                <w:top w:val="none" w:sz="0" w:space="0" w:color="auto"/>
                <w:left w:val="none" w:sz="0" w:space="0" w:color="auto"/>
                <w:bottom w:val="none" w:sz="0" w:space="0" w:color="auto"/>
                <w:right w:val="none" w:sz="0" w:space="0" w:color="auto"/>
              </w:divBdr>
            </w:div>
            <w:div w:id="1800681923">
              <w:marLeft w:val="0"/>
              <w:marRight w:val="0"/>
              <w:marTop w:val="0"/>
              <w:marBottom w:val="0"/>
              <w:divBdr>
                <w:top w:val="none" w:sz="0" w:space="0" w:color="auto"/>
                <w:left w:val="none" w:sz="0" w:space="0" w:color="auto"/>
                <w:bottom w:val="none" w:sz="0" w:space="0" w:color="auto"/>
                <w:right w:val="none" w:sz="0" w:space="0" w:color="auto"/>
              </w:divBdr>
            </w:div>
            <w:div w:id="1811290872">
              <w:marLeft w:val="0"/>
              <w:marRight w:val="0"/>
              <w:marTop w:val="0"/>
              <w:marBottom w:val="0"/>
              <w:divBdr>
                <w:top w:val="none" w:sz="0" w:space="0" w:color="auto"/>
                <w:left w:val="none" w:sz="0" w:space="0" w:color="auto"/>
                <w:bottom w:val="none" w:sz="0" w:space="0" w:color="auto"/>
                <w:right w:val="none" w:sz="0" w:space="0" w:color="auto"/>
              </w:divBdr>
            </w:div>
            <w:div w:id="1813522363">
              <w:marLeft w:val="0"/>
              <w:marRight w:val="0"/>
              <w:marTop w:val="0"/>
              <w:marBottom w:val="0"/>
              <w:divBdr>
                <w:top w:val="none" w:sz="0" w:space="0" w:color="auto"/>
                <w:left w:val="none" w:sz="0" w:space="0" w:color="auto"/>
                <w:bottom w:val="none" w:sz="0" w:space="0" w:color="auto"/>
                <w:right w:val="none" w:sz="0" w:space="0" w:color="auto"/>
              </w:divBdr>
            </w:div>
            <w:div w:id="1827479363">
              <w:marLeft w:val="0"/>
              <w:marRight w:val="0"/>
              <w:marTop w:val="0"/>
              <w:marBottom w:val="0"/>
              <w:divBdr>
                <w:top w:val="none" w:sz="0" w:space="0" w:color="auto"/>
                <w:left w:val="none" w:sz="0" w:space="0" w:color="auto"/>
                <w:bottom w:val="none" w:sz="0" w:space="0" w:color="auto"/>
                <w:right w:val="none" w:sz="0" w:space="0" w:color="auto"/>
              </w:divBdr>
            </w:div>
            <w:div w:id="1834029959">
              <w:marLeft w:val="0"/>
              <w:marRight w:val="0"/>
              <w:marTop w:val="0"/>
              <w:marBottom w:val="0"/>
              <w:divBdr>
                <w:top w:val="none" w:sz="0" w:space="0" w:color="auto"/>
                <w:left w:val="none" w:sz="0" w:space="0" w:color="auto"/>
                <w:bottom w:val="none" w:sz="0" w:space="0" w:color="auto"/>
                <w:right w:val="none" w:sz="0" w:space="0" w:color="auto"/>
              </w:divBdr>
            </w:div>
            <w:div w:id="1837453349">
              <w:marLeft w:val="0"/>
              <w:marRight w:val="0"/>
              <w:marTop w:val="0"/>
              <w:marBottom w:val="0"/>
              <w:divBdr>
                <w:top w:val="none" w:sz="0" w:space="0" w:color="auto"/>
                <w:left w:val="none" w:sz="0" w:space="0" w:color="auto"/>
                <w:bottom w:val="none" w:sz="0" w:space="0" w:color="auto"/>
                <w:right w:val="none" w:sz="0" w:space="0" w:color="auto"/>
              </w:divBdr>
            </w:div>
            <w:div w:id="1839536148">
              <w:marLeft w:val="0"/>
              <w:marRight w:val="0"/>
              <w:marTop w:val="0"/>
              <w:marBottom w:val="0"/>
              <w:divBdr>
                <w:top w:val="none" w:sz="0" w:space="0" w:color="auto"/>
                <w:left w:val="none" w:sz="0" w:space="0" w:color="auto"/>
                <w:bottom w:val="none" w:sz="0" w:space="0" w:color="auto"/>
                <w:right w:val="none" w:sz="0" w:space="0" w:color="auto"/>
              </w:divBdr>
            </w:div>
            <w:div w:id="1841582806">
              <w:marLeft w:val="0"/>
              <w:marRight w:val="0"/>
              <w:marTop w:val="0"/>
              <w:marBottom w:val="0"/>
              <w:divBdr>
                <w:top w:val="none" w:sz="0" w:space="0" w:color="auto"/>
                <w:left w:val="none" w:sz="0" w:space="0" w:color="auto"/>
                <w:bottom w:val="none" w:sz="0" w:space="0" w:color="auto"/>
                <w:right w:val="none" w:sz="0" w:space="0" w:color="auto"/>
              </w:divBdr>
            </w:div>
            <w:div w:id="1849902197">
              <w:marLeft w:val="0"/>
              <w:marRight w:val="0"/>
              <w:marTop w:val="0"/>
              <w:marBottom w:val="0"/>
              <w:divBdr>
                <w:top w:val="none" w:sz="0" w:space="0" w:color="auto"/>
                <w:left w:val="none" w:sz="0" w:space="0" w:color="auto"/>
                <w:bottom w:val="none" w:sz="0" w:space="0" w:color="auto"/>
                <w:right w:val="none" w:sz="0" w:space="0" w:color="auto"/>
              </w:divBdr>
            </w:div>
            <w:div w:id="1850410874">
              <w:marLeft w:val="0"/>
              <w:marRight w:val="0"/>
              <w:marTop w:val="0"/>
              <w:marBottom w:val="0"/>
              <w:divBdr>
                <w:top w:val="none" w:sz="0" w:space="0" w:color="auto"/>
                <w:left w:val="none" w:sz="0" w:space="0" w:color="auto"/>
                <w:bottom w:val="none" w:sz="0" w:space="0" w:color="auto"/>
                <w:right w:val="none" w:sz="0" w:space="0" w:color="auto"/>
              </w:divBdr>
            </w:div>
            <w:div w:id="1851598367">
              <w:marLeft w:val="0"/>
              <w:marRight w:val="0"/>
              <w:marTop w:val="0"/>
              <w:marBottom w:val="0"/>
              <w:divBdr>
                <w:top w:val="none" w:sz="0" w:space="0" w:color="auto"/>
                <w:left w:val="none" w:sz="0" w:space="0" w:color="auto"/>
                <w:bottom w:val="none" w:sz="0" w:space="0" w:color="auto"/>
                <w:right w:val="none" w:sz="0" w:space="0" w:color="auto"/>
              </w:divBdr>
            </w:div>
            <w:div w:id="1858159404">
              <w:marLeft w:val="0"/>
              <w:marRight w:val="0"/>
              <w:marTop w:val="0"/>
              <w:marBottom w:val="0"/>
              <w:divBdr>
                <w:top w:val="none" w:sz="0" w:space="0" w:color="auto"/>
                <w:left w:val="none" w:sz="0" w:space="0" w:color="auto"/>
                <w:bottom w:val="none" w:sz="0" w:space="0" w:color="auto"/>
                <w:right w:val="none" w:sz="0" w:space="0" w:color="auto"/>
              </w:divBdr>
            </w:div>
            <w:div w:id="1858501519">
              <w:marLeft w:val="0"/>
              <w:marRight w:val="0"/>
              <w:marTop w:val="0"/>
              <w:marBottom w:val="0"/>
              <w:divBdr>
                <w:top w:val="none" w:sz="0" w:space="0" w:color="auto"/>
                <w:left w:val="none" w:sz="0" w:space="0" w:color="auto"/>
                <w:bottom w:val="none" w:sz="0" w:space="0" w:color="auto"/>
                <w:right w:val="none" w:sz="0" w:space="0" w:color="auto"/>
              </w:divBdr>
            </w:div>
            <w:div w:id="1859614800">
              <w:marLeft w:val="0"/>
              <w:marRight w:val="0"/>
              <w:marTop w:val="0"/>
              <w:marBottom w:val="0"/>
              <w:divBdr>
                <w:top w:val="none" w:sz="0" w:space="0" w:color="auto"/>
                <w:left w:val="none" w:sz="0" w:space="0" w:color="auto"/>
                <w:bottom w:val="none" w:sz="0" w:space="0" w:color="auto"/>
                <w:right w:val="none" w:sz="0" w:space="0" w:color="auto"/>
              </w:divBdr>
            </w:div>
            <w:div w:id="1865709065">
              <w:marLeft w:val="0"/>
              <w:marRight w:val="0"/>
              <w:marTop w:val="0"/>
              <w:marBottom w:val="0"/>
              <w:divBdr>
                <w:top w:val="none" w:sz="0" w:space="0" w:color="auto"/>
                <w:left w:val="none" w:sz="0" w:space="0" w:color="auto"/>
                <w:bottom w:val="none" w:sz="0" w:space="0" w:color="auto"/>
                <w:right w:val="none" w:sz="0" w:space="0" w:color="auto"/>
              </w:divBdr>
            </w:div>
            <w:div w:id="1869678481">
              <w:marLeft w:val="0"/>
              <w:marRight w:val="0"/>
              <w:marTop w:val="0"/>
              <w:marBottom w:val="0"/>
              <w:divBdr>
                <w:top w:val="none" w:sz="0" w:space="0" w:color="auto"/>
                <w:left w:val="none" w:sz="0" w:space="0" w:color="auto"/>
                <w:bottom w:val="none" w:sz="0" w:space="0" w:color="auto"/>
                <w:right w:val="none" w:sz="0" w:space="0" w:color="auto"/>
              </w:divBdr>
            </w:div>
            <w:div w:id="1879388833">
              <w:marLeft w:val="0"/>
              <w:marRight w:val="0"/>
              <w:marTop w:val="0"/>
              <w:marBottom w:val="0"/>
              <w:divBdr>
                <w:top w:val="none" w:sz="0" w:space="0" w:color="auto"/>
                <w:left w:val="none" w:sz="0" w:space="0" w:color="auto"/>
                <w:bottom w:val="none" w:sz="0" w:space="0" w:color="auto"/>
                <w:right w:val="none" w:sz="0" w:space="0" w:color="auto"/>
              </w:divBdr>
            </w:div>
            <w:div w:id="1882744881">
              <w:marLeft w:val="0"/>
              <w:marRight w:val="0"/>
              <w:marTop w:val="0"/>
              <w:marBottom w:val="0"/>
              <w:divBdr>
                <w:top w:val="none" w:sz="0" w:space="0" w:color="auto"/>
                <w:left w:val="none" w:sz="0" w:space="0" w:color="auto"/>
                <w:bottom w:val="none" w:sz="0" w:space="0" w:color="auto"/>
                <w:right w:val="none" w:sz="0" w:space="0" w:color="auto"/>
              </w:divBdr>
            </w:div>
            <w:div w:id="1892185475">
              <w:marLeft w:val="0"/>
              <w:marRight w:val="0"/>
              <w:marTop w:val="0"/>
              <w:marBottom w:val="0"/>
              <w:divBdr>
                <w:top w:val="none" w:sz="0" w:space="0" w:color="auto"/>
                <w:left w:val="none" w:sz="0" w:space="0" w:color="auto"/>
                <w:bottom w:val="none" w:sz="0" w:space="0" w:color="auto"/>
                <w:right w:val="none" w:sz="0" w:space="0" w:color="auto"/>
              </w:divBdr>
            </w:div>
            <w:div w:id="1905986623">
              <w:marLeft w:val="0"/>
              <w:marRight w:val="0"/>
              <w:marTop w:val="0"/>
              <w:marBottom w:val="0"/>
              <w:divBdr>
                <w:top w:val="none" w:sz="0" w:space="0" w:color="auto"/>
                <w:left w:val="none" w:sz="0" w:space="0" w:color="auto"/>
                <w:bottom w:val="none" w:sz="0" w:space="0" w:color="auto"/>
                <w:right w:val="none" w:sz="0" w:space="0" w:color="auto"/>
              </w:divBdr>
            </w:div>
            <w:div w:id="1908607666">
              <w:marLeft w:val="0"/>
              <w:marRight w:val="0"/>
              <w:marTop w:val="0"/>
              <w:marBottom w:val="0"/>
              <w:divBdr>
                <w:top w:val="none" w:sz="0" w:space="0" w:color="auto"/>
                <w:left w:val="none" w:sz="0" w:space="0" w:color="auto"/>
                <w:bottom w:val="none" w:sz="0" w:space="0" w:color="auto"/>
                <w:right w:val="none" w:sz="0" w:space="0" w:color="auto"/>
              </w:divBdr>
            </w:div>
            <w:div w:id="1918132177">
              <w:marLeft w:val="0"/>
              <w:marRight w:val="0"/>
              <w:marTop w:val="0"/>
              <w:marBottom w:val="0"/>
              <w:divBdr>
                <w:top w:val="none" w:sz="0" w:space="0" w:color="auto"/>
                <w:left w:val="none" w:sz="0" w:space="0" w:color="auto"/>
                <w:bottom w:val="none" w:sz="0" w:space="0" w:color="auto"/>
                <w:right w:val="none" w:sz="0" w:space="0" w:color="auto"/>
              </w:divBdr>
            </w:div>
            <w:div w:id="1930960838">
              <w:marLeft w:val="0"/>
              <w:marRight w:val="0"/>
              <w:marTop w:val="0"/>
              <w:marBottom w:val="0"/>
              <w:divBdr>
                <w:top w:val="none" w:sz="0" w:space="0" w:color="auto"/>
                <w:left w:val="none" w:sz="0" w:space="0" w:color="auto"/>
                <w:bottom w:val="none" w:sz="0" w:space="0" w:color="auto"/>
                <w:right w:val="none" w:sz="0" w:space="0" w:color="auto"/>
              </w:divBdr>
            </w:div>
            <w:div w:id="1931309969">
              <w:marLeft w:val="0"/>
              <w:marRight w:val="0"/>
              <w:marTop w:val="0"/>
              <w:marBottom w:val="0"/>
              <w:divBdr>
                <w:top w:val="none" w:sz="0" w:space="0" w:color="auto"/>
                <w:left w:val="none" w:sz="0" w:space="0" w:color="auto"/>
                <w:bottom w:val="none" w:sz="0" w:space="0" w:color="auto"/>
                <w:right w:val="none" w:sz="0" w:space="0" w:color="auto"/>
              </w:divBdr>
            </w:div>
            <w:div w:id="1931346924">
              <w:marLeft w:val="0"/>
              <w:marRight w:val="0"/>
              <w:marTop w:val="0"/>
              <w:marBottom w:val="0"/>
              <w:divBdr>
                <w:top w:val="none" w:sz="0" w:space="0" w:color="auto"/>
                <w:left w:val="none" w:sz="0" w:space="0" w:color="auto"/>
                <w:bottom w:val="none" w:sz="0" w:space="0" w:color="auto"/>
                <w:right w:val="none" w:sz="0" w:space="0" w:color="auto"/>
              </w:divBdr>
            </w:div>
            <w:div w:id="1937706522">
              <w:marLeft w:val="0"/>
              <w:marRight w:val="0"/>
              <w:marTop w:val="0"/>
              <w:marBottom w:val="0"/>
              <w:divBdr>
                <w:top w:val="none" w:sz="0" w:space="0" w:color="auto"/>
                <w:left w:val="none" w:sz="0" w:space="0" w:color="auto"/>
                <w:bottom w:val="none" w:sz="0" w:space="0" w:color="auto"/>
                <w:right w:val="none" w:sz="0" w:space="0" w:color="auto"/>
              </w:divBdr>
            </w:div>
            <w:div w:id="1940719103">
              <w:marLeft w:val="0"/>
              <w:marRight w:val="0"/>
              <w:marTop w:val="0"/>
              <w:marBottom w:val="0"/>
              <w:divBdr>
                <w:top w:val="none" w:sz="0" w:space="0" w:color="auto"/>
                <w:left w:val="none" w:sz="0" w:space="0" w:color="auto"/>
                <w:bottom w:val="none" w:sz="0" w:space="0" w:color="auto"/>
                <w:right w:val="none" w:sz="0" w:space="0" w:color="auto"/>
              </w:divBdr>
            </w:div>
            <w:div w:id="1957708381">
              <w:marLeft w:val="0"/>
              <w:marRight w:val="0"/>
              <w:marTop w:val="0"/>
              <w:marBottom w:val="0"/>
              <w:divBdr>
                <w:top w:val="none" w:sz="0" w:space="0" w:color="auto"/>
                <w:left w:val="none" w:sz="0" w:space="0" w:color="auto"/>
                <w:bottom w:val="none" w:sz="0" w:space="0" w:color="auto"/>
                <w:right w:val="none" w:sz="0" w:space="0" w:color="auto"/>
              </w:divBdr>
            </w:div>
            <w:div w:id="1960796036">
              <w:marLeft w:val="0"/>
              <w:marRight w:val="0"/>
              <w:marTop w:val="0"/>
              <w:marBottom w:val="0"/>
              <w:divBdr>
                <w:top w:val="none" w:sz="0" w:space="0" w:color="auto"/>
                <w:left w:val="none" w:sz="0" w:space="0" w:color="auto"/>
                <w:bottom w:val="none" w:sz="0" w:space="0" w:color="auto"/>
                <w:right w:val="none" w:sz="0" w:space="0" w:color="auto"/>
              </w:divBdr>
            </w:div>
            <w:div w:id="1967154269">
              <w:marLeft w:val="0"/>
              <w:marRight w:val="0"/>
              <w:marTop w:val="0"/>
              <w:marBottom w:val="0"/>
              <w:divBdr>
                <w:top w:val="none" w:sz="0" w:space="0" w:color="auto"/>
                <w:left w:val="none" w:sz="0" w:space="0" w:color="auto"/>
                <w:bottom w:val="none" w:sz="0" w:space="0" w:color="auto"/>
                <w:right w:val="none" w:sz="0" w:space="0" w:color="auto"/>
              </w:divBdr>
            </w:div>
            <w:div w:id="1969389070">
              <w:marLeft w:val="0"/>
              <w:marRight w:val="0"/>
              <w:marTop w:val="0"/>
              <w:marBottom w:val="0"/>
              <w:divBdr>
                <w:top w:val="none" w:sz="0" w:space="0" w:color="auto"/>
                <w:left w:val="none" w:sz="0" w:space="0" w:color="auto"/>
                <w:bottom w:val="none" w:sz="0" w:space="0" w:color="auto"/>
                <w:right w:val="none" w:sz="0" w:space="0" w:color="auto"/>
              </w:divBdr>
            </w:div>
            <w:div w:id="1980108093">
              <w:marLeft w:val="0"/>
              <w:marRight w:val="0"/>
              <w:marTop w:val="0"/>
              <w:marBottom w:val="0"/>
              <w:divBdr>
                <w:top w:val="none" w:sz="0" w:space="0" w:color="auto"/>
                <w:left w:val="none" w:sz="0" w:space="0" w:color="auto"/>
                <w:bottom w:val="none" w:sz="0" w:space="0" w:color="auto"/>
                <w:right w:val="none" w:sz="0" w:space="0" w:color="auto"/>
              </w:divBdr>
            </w:div>
            <w:div w:id="1983846943">
              <w:marLeft w:val="0"/>
              <w:marRight w:val="0"/>
              <w:marTop w:val="0"/>
              <w:marBottom w:val="0"/>
              <w:divBdr>
                <w:top w:val="none" w:sz="0" w:space="0" w:color="auto"/>
                <w:left w:val="none" w:sz="0" w:space="0" w:color="auto"/>
                <w:bottom w:val="none" w:sz="0" w:space="0" w:color="auto"/>
                <w:right w:val="none" w:sz="0" w:space="0" w:color="auto"/>
              </w:divBdr>
            </w:div>
            <w:div w:id="1986540567">
              <w:marLeft w:val="0"/>
              <w:marRight w:val="0"/>
              <w:marTop w:val="0"/>
              <w:marBottom w:val="0"/>
              <w:divBdr>
                <w:top w:val="none" w:sz="0" w:space="0" w:color="auto"/>
                <w:left w:val="none" w:sz="0" w:space="0" w:color="auto"/>
                <w:bottom w:val="none" w:sz="0" w:space="0" w:color="auto"/>
                <w:right w:val="none" w:sz="0" w:space="0" w:color="auto"/>
              </w:divBdr>
            </w:div>
            <w:div w:id="1987393504">
              <w:marLeft w:val="0"/>
              <w:marRight w:val="0"/>
              <w:marTop w:val="0"/>
              <w:marBottom w:val="0"/>
              <w:divBdr>
                <w:top w:val="none" w:sz="0" w:space="0" w:color="auto"/>
                <w:left w:val="none" w:sz="0" w:space="0" w:color="auto"/>
                <w:bottom w:val="none" w:sz="0" w:space="0" w:color="auto"/>
                <w:right w:val="none" w:sz="0" w:space="0" w:color="auto"/>
              </w:divBdr>
            </w:div>
            <w:div w:id="2004772250">
              <w:marLeft w:val="0"/>
              <w:marRight w:val="0"/>
              <w:marTop w:val="0"/>
              <w:marBottom w:val="0"/>
              <w:divBdr>
                <w:top w:val="none" w:sz="0" w:space="0" w:color="auto"/>
                <w:left w:val="none" w:sz="0" w:space="0" w:color="auto"/>
                <w:bottom w:val="none" w:sz="0" w:space="0" w:color="auto"/>
                <w:right w:val="none" w:sz="0" w:space="0" w:color="auto"/>
              </w:divBdr>
            </w:div>
            <w:div w:id="2013413733">
              <w:marLeft w:val="0"/>
              <w:marRight w:val="0"/>
              <w:marTop w:val="0"/>
              <w:marBottom w:val="0"/>
              <w:divBdr>
                <w:top w:val="none" w:sz="0" w:space="0" w:color="auto"/>
                <w:left w:val="none" w:sz="0" w:space="0" w:color="auto"/>
                <w:bottom w:val="none" w:sz="0" w:space="0" w:color="auto"/>
                <w:right w:val="none" w:sz="0" w:space="0" w:color="auto"/>
              </w:divBdr>
            </w:div>
            <w:div w:id="2017922849">
              <w:marLeft w:val="0"/>
              <w:marRight w:val="0"/>
              <w:marTop w:val="0"/>
              <w:marBottom w:val="0"/>
              <w:divBdr>
                <w:top w:val="none" w:sz="0" w:space="0" w:color="auto"/>
                <w:left w:val="none" w:sz="0" w:space="0" w:color="auto"/>
                <w:bottom w:val="none" w:sz="0" w:space="0" w:color="auto"/>
                <w:right w:val="none" w:sz="0" w:space="0" w:color="auto"/>
              </w:divBdr>
            </w:div>
            <w:div w:id="2020152565">
              <w:marLeft w:val="0"/>
              <w:marRight w:val="0"/>
              <w:marTop w:val="0"/>
              <w:marBottom w:val="0"/>
              <w:divBdr>
                <w:top w:val="none" w:sz="0" w:space="0" w:color="auto"/>
                <w:left w:val="none" w:sz="0" w:space="0" w:color="auto"/>
                <w:bottom w:val="none" w:sz="0" w:space="0" w:color="auto"/>
                <w:right w:val="none" w:sz="0" w:space="0" w:color="auto"/>
              </w:divBdr>
            </w:div>
            <w:div w:id="2025981317">
              <w:marLeft w:val="0"/>
              <w:marRight w:val="0"/>
              <w:marTop w:val="0"/>
              <w:marBottom w:val="0"/>
              <w:divBdr>
                <w:top w:val="none" w:sz="0" w:space="0" w:color="auto"/>
                <w:left w:val="none" w:sz="0" w:space="0" w:color="auto"/>
                <w:bottom w:val="none" w:sz="0" w:space="0" w:color="auto"/>
                <w:right w:val="none" w:sz="0" w:space="0" w:color="auto"/>
              </w:divBdr>
            </w:div>
            <w:div w:id="2028094394">
              <w:marLeft w:val="0"/>
              <w:marRight w:val="0"/>
              <w:marTop w:val="0"/>
              <w:marBottom w:val="0"/>
              <w:divBdr>
                <w:top w:val="none" w:sz="0" w:space="0" w:color="auto"/>
                <w:left w:val="none" w:sz="0" w:space="0" w:color="auto"/>
                <w:bottom w:val="none" w:sz="0" w:space="0" w:color="auto"/>
                <w:right w:val="none" w:sz="0" w:space="0" w:color="auto"/>
              </w:divBdr>
            </w:div>
            <w:div w:id="2030525893">
              <w:marLeft w:val="0"/>
              <w:marRight w:val="0"/>
              <w:marTop w:val="0"/>
              <w:marBottom w:val="0"/>
              <w:divBdr>
                <w:top w:val="none" w:sz="0" w:space="0" w:color="auto"/>
                <w:left w:val="none" w:sz="0" w:space="0" w:color="auto"/>
                <w:bottom w:val="none" w:sz="0" w:space="0" w:color="auto"/>
                <w:right w:val="none" w:sz="0" w:space="0" w:color="auto"/>
              </w:divBdr>
            </w:div>
            <w:div w:id="2055882638">
              <w:marLeft w:val="0"/>
              <w:marRight w:val="0"/>
              <w:marTop w:val="0"/>
              <w:marBottom w:val="0"/>
              <w:divBdr>
                <w:top w:val="none" w:sz="0" w:space="0" w:color="auto"/>
                <w:left w:val="none" w:sz="0" w:space="0" w:color="auto"/>
                <w:bottom w:val="none" w:sz="0" w:space="0" w:color="auto"/>
                <w:right w:val="none" w:sz="0" w:space="0" w:color="auto"/>
              </w:divBdr>
            </w:div>
            <w:div w:id="2069768283">
              <w:marLeft w:val="0"/>
              <w:marRight w:val="0"/>
              <w:marTop w:val="0"/>
              <w:marBottom w:val="0"/>
              <w:divBdr>
                <w:top w:val="none" w:sz="0" w:space="0" w:color="auto"/>
                <w:left w:val="none" w:sz="0" w:space="0" w:color="auto"/>
                <w:bottom w:val="none" w:sz="0" w:space="0" w:color="auto"/>
                <w:right w:val="none" w:sz="0" w:space="0" w:color="auto"/>
              </w:divBdr>
            </w:div>
            <w:div w:id="2071810092">
              <w:marLeft w:val="0"/>
              <w:marRight w:val="0"/>
              <w:marTop w:val="0"/>
              <w:marBottom w:val="0"/>
              <w:divBdr>
                <w:top w:val="none" w:sz="0" w:space="0" w:color="auto"/>
                <w:left w:val="none" w:sz="0" w:space="0" w:color="auto"/>
                <w:bottom w:val="none" w:sz="0" w:space="0" w:color="auto"/>
                <w:right w:val="none" w:sz="0" w:space="0" w:color="auto"/>
              </w:divBdr>
            </w:div>
            <w:div w:id="2083214673">
              <w:marLeft w:val="0"/>
              <w:marRight w:val="0"/>
              <w:marTop w:val="0"/>
              <w:marBottom w:val="0"/>
              <w:divBdr>
                <w:top w:val="none" w:sz="0" w:space="0" w:color="auto"/>
                <w:left w:val="none" w:sz="0" w:space="0" w:color="auto"/>
                <w:bottom w:val="none" w:sz="0" w:space="0" w:color="auto"/>
                <w:right w:val="none" w:sz="0" w:space="0" w:color="auto"/>
              </w:divBdr>
            </w:div>
            <w:div w:id="2101366094">
              <w:marLeft w:val="0"/>
              <w:marRight w:val="0"/>
              <w:marTop w:val="0"/>
              <w:marBottom w:val="0"/>
              <w:divBdr>
                <w:top w:val="none" w:sz="0" w:space="0" w:color="auto"/>
                <w:left w:val="none" w:sz="0" w:space="0" w:color="auto"/>
                <w:bottom w:val="none" w:sz="0" w:space="0" w:color="auto"/>
                <w:right w:val="none" w:sz="0" w:space="0" w:color="auto"/>
              </w:divBdr>
            </w:div>
            <w:div w:id="2102791793">
              <w:marLeft w:val="0"/>
              <w:marRight w:val="0"/>
              <w:marTop w:val="0"/>
              <w:marBottom w:val="0"/>
              <w:divBdr>
                <w:top w:val="none" w:sz="0" w:space="0" w:color="auto"/>
                <w:left w:val="none" w:sz="0" w:space="0" w:color="auto"/>
                <w:bottom w:val="none" w:sz="0" w:space="0" w:color="auto"/>
                <w:right w:val="none" w:sz="0" w:space="0" w:color="auto"/>
              </w:divBdr>
            </w:div>
            <w:div w:id="2102986471">
              <w:marLeft w:val="0"/>
              <w:marRight w:val="0"/>
              <w:marTop w:val="0"/>
              <w:marBottom w:val="0"/>
              <w:divBdr>
                <w:top w:val="none" w:sz="0" w:space="0" w:color="auto"/>
                <w:left w:val="none" w:sz="0" w:space="0" w:color="auto"/>
                <w:bottom w:val="none" w:sz="0" w:space="0" w:color="auto"/>
                <w:right w:val="none" w:sz="0" w:space="0" w:color="auto"/>
              </w:divBdr>
            </w:div>
            <w:div w:id="2126734634">
              <w:marLeft w:val="0"/>
              <w:marRight w:val="0"/>
              <w:marTop w:val="0"/>
              <w:marBottom w:val="0"/>
              <w:divBdr>
                <w:top w:val="none" w:sz="0" w:space="0" w:color="auto"/>
                <w:left w:val="none" w:sz="0" w:space="0" w:color="auto"/>
                <w:bottom w:val="none" w:sz="0" w:space="0" w:color="auto"/>
                <w:right w:val="none" w:sz="0" w:space="0" w:color="auto"/>
              </w:divBdr>
            </w:div>
            <w:div w:id="2145348669">
              <w:marLeft w:val="0"/>
              <w:marRight w:val="0"/>
              <w:marTop w:val="0"/>
              <w:marBottom w:val="0"/>
              <w:divBdr>
                <w:top w:val="none" w:sz="0" w:space="0" w:color="auto"/>
                <w:left w:val="none" w:sz="0" w:space="0" w:color="auto"/>
                <w:bottom w:val="none" w:sz="0" w:space="0" w:color="auto"/>
                <w:right w:val="none" w:sz="0" w:space="0" w:color="auto"/>
              </w:divBdr>
            </w:div>
          </w:divsChild>
        </w:div>
        <w:div w:id="1271624951">
          <w:marLeft w:val="0"/>
          <w:marRight w:val="0"/>
          <w:marTop w:val="0"/>
          <w:marBottom w:val="0"/>
          <w:divBdr>
            <w:top w:val="none" w:sz="0" w:space="0" w:color="auto"/>
            <w:left w:val="none" w:sz="0" w:space="0" w:color="auto"/>
            <w:bottom w:val="none" w:sz="0" w:space="0" w:color="auto"/>
            <w:right w:val="none" w:sz="0" w:space="0" w:color="auto"/>
          </w:divBdr>
          <w:divsChild>
            <w:div w:id="27459852">
              <w:marLeft w:val="0"/>
              <w:marRight w:val="0"/>
              <w:marTop w:val="0"/>
              <w:marBottom w:val="0"/>
              <w:divBdr>
                <w:top w:val="none" w:sz="0" w:space="0" w:color="auto"/>
                <w:left w:val="none" w:sz="0" w:space="0" w:color="auto"/>
                <w:bottom w:val="none" w:sz="0" w:space="0" w:color="auto"/>
                <w:right w:val="none" w:sz="0" w:space="0" w:color="auto"/>
              </w:divBdr>
            </w:div>
            <w:div w:id="88426226">
              <w:marLeft w:val="0"/>
              <w:marRight w:val="0"/>
              <w:marTop w:val="0"/>
              <w:marBottom w:val="0"/>
              <w:divBdr>
                <w:top w:val="none" w:sz="0" w:space="0" w:color="auto"/>
                <w:left w:val="none" w:sz="0" w:space="0" w:color="auto"/>
                <w:bottom w:val="none" w:sz="0" w:space="0" w:color="auto"/>
                <w:right w:val="none" w:sz="0" w:space="0" w:color="auto"/>
              </w:divBdr>
            </w:div>
            <w:div w:id="230315995">
              <w:marLeft w:val="0"/>
              <w:marRight w:val="0"/>
              <w:marTop w:val="0"/>
              <w:marBottom w:val="0"/>
              <w:divBdr>
                <w:top w:val="none" w:sz="0" w:space="0" w:color="auto"/>
                <w:left w:val="none" w:sz="0" w:space="0" w:color="auto"/>
                <w:bottom w:val="none" w:sz="0" w:space="0" w:color="auto"/>
                <w:right w:val="none" w:sz="0" w:space="0" w:color="auto"/>
              </w:divBdr>
            </w:div>
            <w:div w:id="476385048">
              <w:marLeft w:val="0"/>
              <w:marRight w:val="0"/>
              <w:marTop w:val="0"/>
              <w:marBottom w:val="0"/>
              <w:divBdr>
                <w:top w:val="none" w:sz="0" w:space="0" w:color="auto"/>
                <w:left w:val="none" w:sz="0" w:space="0" w:color="auto"/>
                <w:bottom w:val="none" w:sz="0" w:space="0" w:color="auto"/>
                <w:right w:val="none" w:sz="0" w:space="0" w:color="auto"/>
              </w:divBdr>
            </w:div>
            <w:div w:id="580261404">
              <w:marLeft w:val="0"/>
              <w:marRight w:val="0"/>
              <w:marTop w:val="0"/>
              <w:marBottom w:val="0"/>
              <w:divBdr>
                <w:top w:val="none" w:sz="0" w:space="0" w:color="auto"/>
                <w:left w:val="none" w:sz="0" w:space="0" w:color="auto"/>
                <w:bottom w:val="none" w:sz="0" w:space="0" w:color="auto"/>
                <w:right w:val="none" w:sz="0" w:space="0" w:color="auto"/>
              </w:divBdr>
            </w:div>
            <w:div w:id="604579495">
              <w:marLeft w:val="0"/>
              <w:marRight w:val="0"/>
              <w:marTop w:val="0"/>
              <w:marBottom w:val="0"/>
              <w:divBdr>
                <w:top w:val="none" w:sz="0" w:space="0" w:color="auto"/>
                <w:left w:val="none" w:sz="0" w:space="0" w:color="auto"/>
                <w:bottom w:val="none" w:sz="0" w:space="0" w:color="auto"/>
                <w:right w:val="none" w:sz="0" w:space="0" w:color="auto"/>
              </w:divBdr>
            </w:div>
            <w:div w:id="606960705">
              <w:marLeft w:val="0"/>
              <w:marRight w:val="0"/>
              <w:marTop w:val="0"/>
              <w:marBottom w:val="0"/>
              <w:divBdr>
                <w:top w:val="none" w:sz="0" w:space="0" w:color="auto"/>
                <w:left w:val="none" w:sz="0" w:space="0" w:color="auto"/>
                <w:bottom w:val="none" w:sz="0" w:space="0" w:color="auto"/>
                <w:right w:val="none" w:sz="0" w:space="0" w:color="auto"/>
              </w:divBdr>
            </w:div>
            <w:div w:id="815294356">
              <w:marLeft w:val="0"/>
              <w:marRight w:val="0"/>
              <w:marTop w:val="0"/>
              <w:marBottom w:val="0"/>
              <w:divBdr>
                <w:top w:val="none" w:sz="0" w:space="0" w:color="auto"/>
                <w:left w:val="none" w:sz="0" w:space="0" w:color="auto"/>
                <w:bottom w:val="none" w:sz="0" w:space="0" w:color="auto"/>
                <w:right w:val="none" w:sz="0" w:space="0" w:color="auto"/>
              </w:divBdr>
            </w:div>
            <w:div w:id="843663381">
              <w:marLeft w:val="0"/>
              <w:marRight w:val="0"/>
              <w:marTop w:val="0"/>
              <w:marBottom w:val="0"/>
              <w:divBdr>
                <w:top w:val="none" w:sz="0" w:space="0" w:color="auto"/>
                <w:left w:val="none" w:sz="0" w:space="0" w:color="auto"/>
                <w:bottom w:val="none" w:sz="0" w:space="0" w:color="auto"/>
                <w:right w:val="none" w:sz="0" w:space="0" w:color="auto"/>
              </w:divBdr>
            </w:div>
            <w:div w:id="1002975792">
              <w:marLeft w:val="0"/>
              <w:marRight w:val="0"/>
              <w:marTop w:val="0"/>
              <w:marBottom w:val="0"/>
              <w:divBdr>
                <w:top w:val="none" w:sz="0" w:space="0" w:color="auto"/>
                <w:left w:val="none" w:sz="0" w:space="0" w:color="auto"/>
                <w:bottom w:val="none" w:sz="0" w:space="0" w:color="auto"/>
                <w:right w:val="none" w:sz="0" w:space="0" w:color="auto"/>
              </w:divBdr>
            </w:div>
            <w:div w:id="1036739381">
              <w:marLeft w:val="0"/>
              <w:marRight w:val="0"/>
              <w:marTop w:val="0"/>
              <w:marBottom w:val="0"/>
              <w:divBdr>
                <w:top w:val="none" w:sz="0" w:space="0" w:color="auto"/>
                <w:left w:val="none" w:sz="0" w:space="0" w:color="auto"/>
                <w:bottom w:val="none" w:sz="0" w:space="0" w:color="auto"/>
                <w:right w:val="none" w:sz="0" w:space="0" w:color="auto"/>
              </w:divBdr>
            </w:div>
            <w:div w:id="1186211273">
              <w:marLeft w:val="0"/>
              <w:marRight w:val="0"/>
              <w:marTop w:val="0"/>
              <w:marBottom w:val="0"/>
              <w:divBdr>
                <w:top w:val="none" w:sz="0" w:space="0" w:color="auto"/>
                <w:left w:val="none" w:sz="0" w:space="0" w:color="auto"/>
                <w:bottom w:val="none" w:sz="0" w:space="0" w:color="auto"/>
                <w:right w:val="none" w:sz="0" w:space="0" w:color="auto"/>
              </w:divBdr>
            </w:div>
            <w:div w:id="1306860967">
              <w:marLeft w:val="0"/>
              <w:marRight w:val="0"/>
              <w:marTop w:val="0"/>
              <w:marBottom w:val="0"/>
              <w:divBdr>
                <w:top w:val="none" w:sz="0" w:space="0" w:color="auto"/>
                <w:left w:val="none" w:sz="0" w:space="0" w:color="auto"/>
                <w:bottom w:val="none" w:sz="0" w:space="0" w:color="auto"/>
                <w:right w:val="none" w:sz="0" w:space="0" w:color="auto"/>
              </w:divBdr>
            </w:div>
            <w:div w:id="1853256023">
              <w:marLeft w:val="0"/>
              <w:marRight w:val="0"/>
              <w:marTop w:val="0"/>
              <w:marBottom w:val="0"/>
              <w:divBdr>
                <w:top w:val="none" w:sz="0" w:space="0" w:color="auto"/>
                <w:left w:val="none" w:sz="0" w:space="0" w:color="auto"/>
                <w:bottom w:val="none" w:sz="0" w:space="0" w:color="auto"/>
                <w:right w:val="none" w:sz="0" w:space="0" w:color="auto"/>
              </w:divBdr>
            </w:div>
            <w:div w:id="2072606988">
              <w:marLeft w:val="0"/>
              <w:marRight w:val="0"/>
              <w:marTop w:val="0"/>
              <w:marBottom w:val="0"/>
              <w:divBdr>
                <w:top w:val="none" w:sz="0" w:space="0" w:color="auto"/>
                <w:left w:val="none" w:sz="0" w:space="0" w:color="auto"/>
                <w:bottom w:val="none" w:sz="0" w:space="0" w:color="auto"/>
                <w:right w:val="none" w:sz="0" w:space="0" w:color="auto"/>
              </w:divBdr>
            </w:div>
            <w:div w:id="2093233347">
              <w:marLeft w:val="0"/>
              <w:marRight w:val="0"/>
              <w:marTop w:val="0"/>
              <w:marBottom w:val="0"/>
              <w:divBdr>
                <w:top w:val="none" w:sz="0" w:space="0" w:color="auto"/>
                <w:left w:val="none" w:sz="0" w:space="0" w:color="auto"/>
                <w:bottom w:val="none" w:sz="0" w:space="0" w:color="auto"/>
                <w:right w:val="none" w:sz="0" w:space="0" w:color="auto"/>
              </w:divBdr>
            </w:div>
            <w:div w:id="213169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E:\_2005-201X_Codes_Guides\HTML_DOCX\_WORD_source\NBC2020p1\nbc2020.htm" TargetMode="External"/><Relationship Id="rId21" Type="http://schemas.openxmlformats.org/officeDocument/2006/relationships/hyperlink" Target="file:///E:\_2005-201X_Codes_Guides\HTML_DOCX\_WORD_source\NBC2020p1\nbc2020.htm" TargetMode="External"/><Relationship Id="rId42" Type="http://schemas.openxmlformats.org/officeDocument/2006/relationships/hyperlink" Target="file:///E:\_2005-201X_Codes_Guides\HTML_DOCX\_WORD_source\NBC2020p1\bldng-r" TargetMode="External"/><Relationship Id="rId63" Type="http://schemas.openxmlformats.org/officeDocument/2006/relationships/hyperlink" Target="file:///E:\_2005-201X_Codes_Guides\HTML_DOCX\_WORD_source\NBC2020p1\dd-ld" TargetMode="External"/><Relationship Id="rId84" Type="http://schemas.openxmlformats.org/officeDocument/2006/relationships/hyperlink" Target="file:///E:\_2005-201X_Codes_Guides\HTML_DOCX\_WORD_source\NBC2020p1\bldng" TargetMode="External"/><Relationship Id="rId138" Type="http://schemas.openxmlformats.org/officeDocument/2006/relationships/hyperlink" Target="file:///E:\_2005-201X_Codes_Guides\HTML_DOCX\_WORD_source\NBC2020p1\nbc2020.htm" TargetMode="External"/><Relationship Id="rId159" Type="http://schemas.openxmlformats.org/officeDocument/2006/relationships/hyperlink" Target="file:///E:\_2005-201X_Codes_Guides\HTML_DOCX\_WORD_source\NBC2020p1\nbc2020.htm" TargetMode="External"/><Relationship Id="rId170" Type="http://schemas.openxmlformats.org/officeDocument/2006/relationships/hyperlink" Target="file:///E:\_2005-201X_Codes_Guides\HTML_DOCX\_WORD_source\NBC2020p1\bldng" TargetMode="External"/><Relationship Id="rId191" Type="http://schemas.openxmlformats.org/officeDocument/2006/relationships/hyperlink" Target="file:///E:\_2005-201X_Codes_Guides\HTML_DOCX\_WORD_source\NBC2020p1\nbc2020.htm" TargetMode="External"/><Relationship Id="rId107" Type="http://schemas.openxmlformats.org/officeDocument/2006/relationships/hyperlink" Target="file:///E:\_2005-201X_Codes_Guides\HTML_DOCX\_WORD_source\NBC2020p1\flr-r" TargetMode="External"/><Relationship Id="rId11" Type="http://schemas.openxmlformats.org/officeDocument/2006/relationships/hyperlink" Target="file:///E:\_2005-201X_Codes_Guides\HTML_DOCX\_WORD_source\NBC2020p1\nbc2020.htm" TargetMode="External"/><Relationship Id="rId32" Type="http://schemas.openxmlformats.org/officeDocument/2006/relationships/hyperlink" Target="file:///E:\_2005-201X_Codes_Guides\HTML_DOCX\_WORD_source\NBC2020p1\nbc2020.htm" TargetMode="External"/><Relationship Id="rId53" Type="http://schemas.openxmlformats.org/officeDocument/2006/relationships/hyperlink" Target="file:///E:\_2005-201X_Codes_Guides\HTML_DOCX\_WORD_source\NBC2020p1\nbc2020.htm" TargetMode="External"/><Relationship Id="rId74" Type="http://schemas.openxmlformats.org/officeDocument/2006/relationships/hyperlink" Target="file:///E:\_2005-201X_Codes_Guides\HTML_DOCX\_WORD_source\NBC2020p1\grndwtr" TargetMode="External"/><Relationship Id="rId128" Type="http://schemas.openxmlformats.org/officeDocument/2006/relationships/hyperlink" Target="file:///E:\_2005-201X_Codes_Guides\HTML_DOCX\_WORD_source\NBC2020p1\bldng" TargetMode="External"/><Relationship Id="rId149" Type="http://schemas.openxmlformats.org/officeDocument/2006/relationships/hyperlink" Target="file:///E:\_2005-201X_Codes_Guides\HTML_DOCX\_WORD_source\NBC2020p1\nbc2020.htm" TargetMode="External"/><Relationship Id="rId5" Type="http://schemas.openxmlformats.org/officeDocument/2006/relationships/webSettings" Target="webSettings.xml"/><Relationship Id="rId95" Type="http://schemas.openxmlformats.org/officeDocument/2006/relationships/hyperlink" Target="file:///E:\_2005-201X_Codes_Guides\HTML_DOCX\_WORD_source\NBC2020p1\nbc2020.htm" TargetMode="External"/><Relationship Id="rId160" Type="http://schemas.openxmlformats.org/officeDocument/2006/relationships/hyperlink" Target="file:///E:\_2005-201X_Codes_Guides\HTML_DOCX\_WORD_source\NBC2020p1\nbc2020.htm" TargetMode="External"/><Relationship Id="rId181" Type="http://schemas.openxmlformats.org/officeDocument/2006/relationships/hyperlink" Target="file:///E:\_2005-201X_Codes_Guides\HTML_DOCX\_WORD_source\NBC2020p1\nbc2020.htm" TargetMode="External"/><Relationship Id="rId22" Type="http://schemas.openxmlformats.org/officeDocument/2006/relationships/hyperlink" Target="file:///E:\_2005-201X_Codes_Guides\HTML_DOCX\_WORD_source\NBC2020p1\nbc2020.htm" TargetMode="External"/><Relationship Id="rId43" Type="http://schemas.openxmlformats.org/officeDocument/2006/relationships/hyperlink" Target="file:///E:\_2005-201X_Codes_Guides\HTML_DOCX\_WORD_source\NBC2020p1\fr-prtn" TargetMode="External"/><Relationship Id="rId64" Type="http://schemas.openxmlformats.org/officeDocument/2006/relationships/hyperlink" Target="file:///E:\_2005-201X_Codes_Guides\HTML_DOCX\_WORD_source\NBC2020p1\dd-ld" TargetMode="External"/><Relationship Id="rId118" Type="http://schemas.openxmlformats.org/officeDocument/2006/relationships/hyperlink" Target="file:///E:\_2005-201X_Codes_Guides\HTML_DOCX\_WORD_source\NBC2020p1\nbc2020.htm" TargetMode="External"/><Relationship Id="rId139" Type="http://schemas.openxmlformats.org/officeDocument/2006/relationships/hyperlink" Target="file:///E:\_2005-201X_Codes_Guides\HTML_DOCX\_WORD_source\NBC2020p1\nbc2020.htm" TargetMode="External"/><Relationship Id="rId85" Type="http://schemas.openxmlformats.org/officeDocument/2006/relationships/hyperlink" Target="file:///E:\_2005-201X_Codes_Guides\HTML_DOCX\_WORD_source\NBC2020p1\nbc2020.htm" TargetMode="External"/><Relationship Id="rId150" Type="http://schemas.openxmlformats.org/officeDocument/2006/relationships/hyperlink" Target="file:///E:\_2005-201X_Codes_Guides\HTML_DOCX\_WORD_source\NBC2020p1\nbc2020.htm" TargetMode="External"/><Relationship Id="rId171" Type="http://schemas.openxmlformats.org/officeDocument/2006/relationships/hyperlink" Target="file:///E:\_2005-201X_Codes_Guides\HTML_DOCX\_WORD_source\NBC2020p1\nbc2020.htm" TargetMode="External"/><Relationship Id="rId192" Type="http://schemas.openxmlformats.org/officeDocument/2006/relationships/hyperlink" Target="file:///E:\_2005-201X_Codes_Guides\HTML_DOCX\_WORD_source\NBC2020p1\nbc2020.htm" TargetMode="External"/><Relationship Id="rId12" Type="http://schemas.openxmlformats.org/officeDocument/2006/relationships/hyperlink" Target="file:///E:\_2005-201X_Codes_Guides\HTML_DOCX\_WORD_source\NBC2020p1\nbc2020.htm" TargetMode="External"/><Relationship Id="rId33" Type="http://schemas.openxmlformats.org/officeDocument/2006/relationships/hyperlink" Target="file:///E:\_2005-201X_Codes_Guides\HTML_DOCX\_WORD_source\NBC2020p1\nbc2020.htm" TargetMode="External"/><Relationship Id="rId108" Type="http://schemas.openxmlformats.org/officeDocument/2006/relationships/hyperlink" Target="file:///E:\_2005-201X_Codes_Guides\HTML_DOCX\_WORD_source\NBC2020p1\flr-r" TargetMode="External"/><Relationship Id="rId129" Type="http://schemas.openxmlformats.org/officeDocument/2006/relationships/hyperlink" Target="file:///E:\_2005-201X_Codes_Guides\HTML_DOCX\_WORD_source\NBC2020p1\nbc2020.htm" TargetMode="External"/><Relationship Id="rId54" Type="http://schemas.openxmlformats.org/officeDocument/2006/relationships/hyperlink" Target="file:///E:\_2005-201X_Codes_Guides\HTML_DOCX\_WORD_source\NBC2020p1\nbc2020.htm" TargetMode="External"/><Relationship Id="rId75" Type="http://schemas.openxmlformats.org/officeDocument/2006/relationships/hyperlink" Target="file:///E:\_2005-201X_Codes_Guides\HTML_DOCX\_WORD_source\NBC2020p1\brfc-nvt" TargetMode="External"/><Relationship Id="rId96" Type="http://schemas.openxmlformats.org/officeDocument/2006/relationships/hyperlink" Target="file:///E:\_2005-201X_Codes_Guides\HTML_DOCX\_WORD_source\NBC2020p1\nbc2020.htm" TargetMode="External"/><Relationship Id="rId140" Type="http://schemas.openxmlformats.org/officeDocument/2006/relationships/hyperlink" Target="file:///E:\_2005-201X_Codes_Guides\HTML_DOCX\_WORD_source\NBC2020p1\nbc2020.htm" TargetMode="External"/><Relationship Id="rId161" Type="http://schemas.openxmlformats.org/officeDocument/2006/relationships/hyperlink" Target="file:///E:\_2005-201X_Codes_Guides\HTML_DOCX\_WORD_source\NBC2020p1\nbc2020.htm" TargetMode="External"/><Relationship Id="rId182" Type="http://schemas.openxmlformats.org/officeDocument/2006/relationships/hyperlink" Target="file:///E:\_2005-201X_Codes_Guides\HTML_DOCX\_WORD_source\NBC2020p1\nbc2020.htm" TargetMode="External"/><Relationship Id="rId6" Type="http://schemas.openxmlformats.org/officeDocument/2006/relationships/footnotes" Target="footnotes.xml"/><Relationship Id="rId23" Type="http://schemas.openxmlformats.org/officeDocument/2006/relationships/hyperlink" Target="file:///E:\_2005-201X_Codes_Guides\HTML_DOCX\_WORD_source\NBC2020p1\nbc2020.htm" TargetMode="External"/><Relationship Id="rId119" Type="http://schemas.openxmlformats.org/officeDocument/2006/relationships/hyperlink" Target="file:///E:\_2005-201X_Codes_Guides\HTML_DOCX\_WORD_source\NBC2020p1\nbc2020.htm" TargetMode="External"/><Relationship Id="rId44" Type="http://schemas.openxmlformats.org/officeDocument/2006/relationships/hyperlink" Target="file:///E:\_2005-201X_Codes_Guides\HTML_DOCX\_WORD_source\NBC2020p1\tr" TargetMode="External"/><Relationship Id="rId65" Type="http://schemas.openxmlformats.org/officeDocument/2006/relationships/hyperlink" Target="file:///E:\_2005-201X_Codes_Guides\HTML_DOCX\_WORD_source\NBC2020p1\bldng" TargetMode="External"/><Relationship Id="rId86" Type="http://schemas.openxmlformats.org/officeDocument/2006/relationships/hyperlink" Target="file:///E:\_2005-201X_Codes_Guides\HTML_DOCX\_WORD_source\NBC2020p1\nbc2020.htm" TargetMode="External"/><Relationship Id="rId130" Type="http://schemas.openxmlformats.org/officeDocument/2006/relationships/hyperlink" Target="file:///E:\_2005-201X_Codes_Guides\HTML_DOCX\_WORD_source\NBC2020p1\nbc2020.htm" TargetMode="External"/><Relationship Id="rId151" Type="http://schemas.openxmlformats.org/officeDocument/2006/relationships/hyperlink" Target="file:///E:\_2005-201X_Codes_Guides\HTML_DOCX\_WORD_source\NBC2020p1\nbc2020.htm" TargetMode="External"/><Relationship Id="rId172" Type="http://schemas.openxmlformats.org/officeDocument/2006/relationships/hyperlink" Target="file:///E:\_2005-201X_Codes_Guides\HTML_DOCX\_WORD_source\NBC2020p1\nbc2020.htm" TargetMode="External"/><Relationship Id="rId193" Type="http://schemas.openxmlformats.org/officeDocument/2006/relationships/header" Target="header1.xml"/><Relationship Id="rId13" Type="http://schemas.openxmlformats.org/officeDocument/2006/relationships/hyperlink" Target="file:///E:\_2005-201X_Codes_Guides\HTML_DOCX\_WORD_source\NBC2020p1\nbc2020.htm" TargetMode="External"/><Relationship Id="rId109" Type="http://schemas.openxmlformats.org/officeDocument/2006/relationships/hyperlink" Target="file:///E:\_2005-201X_Codes_Guides\HTML_DOCX\_WORD_source\NBC2020p1\bldng" TargetMode="External"/><Relationship Id="rId34" Type="http://schemas.openxmlformats.org/officeDocument/2006/relationships/hyperlink" Target="file:///E:\_2005-201X_Codes_Guides\HTML_DOCX\_WORD_source\NBC2020p1\dgnr" TargetMode="External"/><Relationship Id="rId55" Type="http://schemas.openxmlformats.org/officeDocument/2006/relationships/hyperlink" Target="file:///E:\_2005-201X_Codes_Guides\HTML_DOCX\_WORD_source\NBC2020p1\nbc2020.htm" TargetMode="External"/><Relationship Id="rId76" Type="http://schemas.openxmlformats.org/officeDocument/2006/relationships/hyperlink" Target="file:///E:\_2005-201X_Codes_Guides\HTML_DOCX\_WORD_source\NBC2020p1\l" TargetMode="External"/><Relationship Id="rId97" Type="http://schemas.openxmlformats.org/officeDocument/2006/relationships/hyperlink" Target="file:///E:\_2005-201X_Codes_Guides\HTML_DOCX\_WORD_source\NBC2020p1\nbc2020.htm" TargetMode="External"/><Relationship Id="rId120" Type="http://schemas.openxmlformats.org/officeDocument/2006/relationships/hyperlink" Target="file:///E:\_2005-201X_Codes_Guides\HTML_DOCX\_WORD_source\NBC2020p1\nbc2020.htm" TargetMode="External"/><Relationship Id="rId141" Type="http://schemas.openxmlformats.org/officeDocument/2006/relationships/hyperlink" Target="file:///E:\_2005-201X_Codes_Guides\HTML_DOCX\_WORD_source\NBC2020p1\nbc2020.htm" TargetMode="External"/><Relationship Id="rId7" Type="http://schemas.openxmlformats.org/officeDocument/2006/relationships/endnotes" Target="endnotes.xml"/><Relationship Id="rId162" Type="http://schemas.openxmlformats.org/officeDocument/2006/relationships/hyperlink" Target="file:///E:\_2005-201X_Codes_Guides\HTML_DOCX\_WORD_source\NBC2020p1\nbc2020.htm" TargetMode="External"/><Relationship Id="rId183" Type="http://schemas.openxmlformats.org/officeDocument/2006/relationships/hyperlink" Target="file:///E:\_2005-201X_Codes_Guides\HTML_DOCX\_WORD_source\NBC2020p1\nbc2020.htm" TargetMode="External"/><Relationship Id="rId2" Type="http://schemas.openxmlformats.org/officeDocument/2006/relationships/numbering" Target="numbering.xml"/><Relationship Id="rId29" Type="http://schemas.openxmlformats.org/officeDocument/2006/relationships/hyperlink" Target="file:///E:\_2005-201X_Codes_Guides\HTML_DOCX\_WORD_source\NBC2020p1\bldng" TargetMode="External"/><Relationship Id="rId24" Type="http://schemas.openxmlformats.org/officeDocument/2006/relationships/hyperlink" Target="file:///E:\_2005-201X_Codes_Guides\HTML_DOCX\_WORD_source\NBC2020p1\nbc2020.htm" TargetMode="External"/><Relationship Id="rId40" Type="http://schemas.openxmlformats.org/officeDocument/2006/relationships/hyperlink" Target="file:///E:\_2005-201X_Codes_Guides\HTML_DOCX\_WORD_source\NBC2020p1\bldng" TargetMode="External"/><Relationship Id="rId45" Type="http://schemas.openxmlformats.org/officeDocument/2006/relationships/hyperlink" Target="file:///E:\_2005-201X_Codes_Guides\HTML_DOCX\_WORD_source\NBC2020p1\clr" TargetMode="External"/><Relationship Id="rId66" Type="http://schemas.openxmlformats.org/officeDocument/2006/relationships/hyperlink" Target="file:///E:\_2005-201X_Codes_Guides\HTML_DOCX\_WORD_source\NBC2020p1\guard" TargetMode="External"/><Relationship Id="rId87" Type="http://schemas.openxmlformats.org/officeDocument/2006/relationships/hyperlink" Target="file:///E:\_2005-201X_Codes_Guides\HTML_DOCX\_WORD_source\NBC2020p1\nbc2020.htm" TargetMode="External"/><Relationship Id="rId110" Type="http://schemas.openxmlformats.org/officeDocument/2006/relationships/hyperlink" Target="file:///E:\_2005-201X_Codes_Guides\HTML_DOCX\_WORD_source\NBC2020p1\nbc2020.htm" TargetMode="External"/><Relationship Id="rId115" Type="http://schemas.openxmlformats.org/officeDocument/2006/relationships/hyperlink" Target="file:///E:\_2005-201X_Codes_Guides\HTML_DOCX\_WORD_source\NBC2020p1\nbc2020.htm" TargetMode="External"/><Relationship Id="rId131" Type="http://schemas.openxmlformats.org/officeDocument/2006/relationships/hyperlink" Target="file:///E:\_2005-201X_Codes_Guides\HTML_DOCX\_WORD_source\NBC2020p1\nbc2020.htm" TargetMode="External"/><Relationship Id="rId136" Type="http://schemas.openxmlformats.org/officeDocument/2006/relationships/hyperlink" Target="file:///E:\_2005-201X_Codes_Guides\HTML_DOCX\_WORD_source\NBC2020p1\nbc2020.htm" TargetMode="External"/><Relationship Id="rId157" Type="http://schemas.openxmlformats.org/officeDocument/2006/relationships/hyperlink" Target="file:///E:\_2005-201X_Codes_Guides\HTML_DOCX\_WORD_source\NBC2020p1\nbc2020.htm" TargetMode="External"/><Relationship Id="rId178" Type="http://schemas.openxmlformats.org/officeDocument/2006/relationships/hyperlink" Target="file:///E:\_2005-201X_Codes_Guides\HTML_DOCX\_WORD_source\NBC2020p1\nbc2020.htm" TargetMode="External"/><Relationship Id="rId61" Type="http://schemas.openxmlformats.org/officeDocument/2006/relationships/hyperlink" Target="file:///E:\_2005-201X_Codes_Guides\HTML_DOCX\_WORD_source\NBC2020p1\nbc2020.htm" TargetMode="External"/><Relationship Id="rId82" Type="http://schemas.openxmlformats.org/officeDocument/2006/relationships/hyperlink" Target="file:///E:\_2005-201X_Codes_Guides\HTML_DOCX\_WORD_source\NBC2020p1\nbc2020.htm" TargetMode="External"/><Relationship Id="rId152" Type="http://schemas.openxmlformats.org/officeDocument/2006/relationships/hyperlink" Target="file:///E:\_2005-201X_Codes_Guides\HTML_DOCX\_WORD_source\NBC2020p1\nbc2020.htm" TargetMode="External"/><Relationship Id="rId173" Type="http://schemas.openxmlformats.org/officeDocument/2006/relationships/hyperlink" Target="file:///E:\_2005-201X_Codes_Guides\HTML_DOCX\_WORD_source\NBC2020p1\nbc2020.htm" TargetMode="External"/><Relationship Id="rId194" Type="http://schemas.openxmlformats.org/officeDocument/2006/relationships/header" Target="header2.xml"/><Relationship Id="rId199" Type="http://schemas.openxmlformats.org/officeDocument/2006/relationships/fontTable" Target="fontTable.xml"/><Relationship Id="rId203" Type="http://schemas.openxmlformats.org/officeDocument/2006/relationships/customXml" Target="../customXml/item3.xml"/><Relationship Id="rId19" Type="http://schemas.openxmlformats.org/officeDocument/2006/relationships/hyperlink" Target="file:///E:\_2005-201X_Codes_Guides\HTML_DOCX\_WORD_source\NBC2020p1\nbc2020.htm" TargetMode="External"/><Relationship Id="rId14" Type="http://schemas.openxmlformats.org/officeDocument/2006/relationships/hyperlink" Target="file:///E:\_2005-201X_Codes_Guides\HTML_DOCX\_WORD_source\NBC2020p1\nbc2020.htm" TargetMode="External"/><Relationship Id="rId30" Type="http://schemas.openxmlformats.org/officeDocument/2006/relationships/hyperlink" Target="file:///E:\_2005-201X_Codes_Guides\HTML_DOCX\_WORD_source\NBC2020p1\nbc2020.htm" TargetMode="External"/><Relationship Id="rId35" Type="http://schemas.openxmlformats.org/officeDocument/2006/relationships/hyperlink" Target="file:///E:\_2005-201X_Codes_Guides\HTML_DOCX\_WORD_source\NBC2020p1\nbc2020.htm" TargetMode="External"/><Relationship Id="rId56" Type="http://schemas.openxmlformats.org/officeDocument/2006/relationships/hyperlink" Target="file:///E:\_2005-201X_Codes_Guides\HTML_DOCX\_WORD_source\NBC2020p1\dgnr" TargetMode="External"/><Relationship Id="rId77" Type="http://schemas.openxmlformats.org/officeDocument/2006/relationships/hyperlink" Target="file:///E:\_2005-201X_Codes_Guides\HTML_DOCX\_WORD_source\NBC2020p1\rck" TargetMode="External"/><Relationship Id="rId100" Type="http://schemas.openxmlformats.org/officeDocument/2006/relationships/hyperlink" Target="file:///E:\_2005-201X_Codes_Guides\HTML_DOCX\_WORD_source\NBC2020p1\nbc2020.htm" TargetMode="External"/><Relationship Id="rId105" Type="http://schemas.openxmlformats.org/officeDocument/2006/relationships/hyperlink" Target="file:///E:\_2005-201X_Codes_Guides\HTML_DOCX\_WORD_source\NBC2020p1\bldng" TargetMode="External"/><Relationship Id="rId126" Type="http://schemas.openxmlformats.org/officeDocument/2006/relationships/hyperlink" Target="file:///E:\_2005-201X_Codes_Guides\HTML_DOCX\_WORD_source\NBC2020p1\bldng" TargetMode="External"/><Relationship Id="rId147" Type="http://schemas.openxmlformats.org/officeDocument/2006/relationships/hyperlink" Target="file:///E:\_2005-201X_Codes_Guides\HTML_DOCX\_WORD_source\NBC2020p1\nbc2020.htm" TargetMode="External"/><Relationship Id="rId168" Type="http://schemas.openxmlformats.org/officeDocument/2006/relationships/hyperlink" Target="file:///E:\_2005-201X_Codes_Guides\HTML_DOCX\_WORD_source\NBC2020p1\nbc2020.htm" TargetMode="External"/><Relationship Id="rId8" Type="http://schemas.openxmlformats.org/officeDocument/2006/relationships/hyperlink" Target="file:///E:\_2005-201X_Codes_Guides\HTML_DOCX\_WORD_source\NBC2020p1\bldng" TargetMode="External"/><Relationship Id="rId51" Type="http://schemas.openxmlformats.org/officeDocument/2006/relationships/hyperlink" Target="file:///E:\_2005-201X_Codes_Guides\HTML_DOCX\_WORD_source\NBC2020p1\bldng" TargetMode="External"/><Relationship Id="rId72" Type="http://schemas.openxmlformats.org/officeDocument/2006/relationships/hyperlink" Target="file:///E:\_2005-201X_Codes_Guides\HTML_DOCX\_WORD_source\NBC2020p1\l" TargetMode="External"/><Relationship Id="rId93" Type="http://schemas.openxmlformats.org/officeDocument/2006/relationships/hyperlink" Target="file:///E:\_2005-201X_Codes_Guides\HTML_DOCX\_WORD_source\NBC2020p1\nbc2020.htm" TargetMode="External"/><Relationship Id="rId98" Type="http://schemas.openxmlformats.org/officeDocument/2006/relationships/hyperlink" Target="file:///E:\_2005-201X_Codes_Guides\HTML_DOCX\_WORD_source\NBC2020p1\nbc2020.htm" TargetMode="External"/><Relationship Id="rId121" Type="http://schemas.openxmlformats.org/officeDocument/2006/relationships/hyperlink" Target="file:///E:\_2005-201X_Codes_Guides\HTML_DOCX\_WORD_source\NBC2020p1\nbc2020.htm" TargetMode="External"/><Relationship Id="rId142" Type="http://schemas.openxmlformats.org/officeDocument/2006/relationships/hyperlink" Target="file:///E:\_2005-201X_Codes_Guides\HTML_DOCX\_WORD_source\NBC2020p1\nbc2020.htm" TargetMode="External"/><Relationship Id="rId163" Type="http://schemas.openxmlformats.org/officeDocument/2006/relationships/hyperlink" Target="file:///E:\_2005-201X_Codes_Guides\HTML_DOCX\_WORD_source\NBC2020p1\nbc2020.htm" TargetMode="External"/><Relationship Id="rId184" Type="http://schemas.openxmlformats.org/officeDocument/2006/relationships/hyperlink" Target="file:///E:\_2005-201X_Codes_Guides\HTML_DOCX\_WORD_source\NBC2020p1\nbc2020.htm" TargetMode="External"/><Relationship Id="rId189" Type="http://schemas.openxmlformats.org/officeDocument/2006/relationships/hyperlink" Target="file:///E:\_2005-201X_Codes_Guides\HTML_DOCX\_WORD_source\NBC2020p1\nbc2020.htm" TargetMode="External"/><Relationship Id="rId3" Type="http://schemas.openxmlformats.org/officeDocument/2006/relationships/styles" Target="styles.xml"/><Relationship Id="rId25" Type="http://schemas.openxmlformats.org/officeDocument/2006/relationships/hyperlink" Target="file:///E:\_2005-201X_Codes_Guides\HTML_DOCX\_WORD_source\NBC2020p1\nbc2020.htm" TargetMode="External"/><Relationship Id="rId46" Type="http://schemas.openxmlformats.org/officeDocument/2006/relationships/hyperlink" Target="file:///E:\_2005-201X_Codes_Guides\HTML_DOCX\_WORD_source\NBC2020p1\fr-prtn" TargetMode="External"/><Relationship Id="rId67" Type="http://schemas.openxmlformats.org/officeDocument/2006/relationships/hyperlink" Target="file:///E:\_2005-201X_Codes_Guides\HTML_DOCX\_WORD_source\NBC2020p1\dgnr" TargetMode="External"/><Relationship Id="rId116" Type="http://schemas.openxmlformats.org/officeDocument/2006/relationships/hyperlink" Target="file:///E:\_2005-201X_Codes_Guides\HTML_DOCX\_WORD_source\NBC2020p1\nbc2020.htm" TargetMode="External"/><Relationship Id="rId137" Type="http://schemas.openxmlformats.org/officeDocument/2006/relationships/hyperlink" Target="file:///E:\_2005-201X_Codes_Guides\HTML_DOCX\_WORD_source\NBC2020p1\nbc2020.htm" TargetMode="External"/><Relationship Id="rId158" Type="http://schemas.openxmlformats.org/officeDocument/2006/relationships/hyperlink" Target="file:///E:\_2005-201X_Codes_Guides\HTML_DOCX\_WORD_source\NBC2020p1\nbc2020.htm" TargetMode="External"/><Relationship Id="rId20" Type="http://schemas.openxmlformats.org/officeDocument/2006/relationships/hyperlink" Target="file:///E:\_2005-201X_Codes_Guides\HTML_DOCX\_WORD_source\NBC2020p1\nbc2020.htm" TargetMode="External"/><Relationship Id="rId41" Type="http://schemas.openxmlformats.org/officeDocument/2006/relationships/hyperlink" Target="file:///E:\_2005-201X_Codes_Guides\HTML_DOCX\_WORD_source\NBC2020p1\frwll" TargetMode="External"/><Relationship Id="rId62" Type="http://schemas.openxmlformats.org/officeDocument/2006/relationships/hyperlink" Target="file:///E:\_2005-201X_Codes_Guides\HTML_DOCX\_WORD_source\NBC2020p1\nbc2020.htm" TargetMode="External"/><Relationship Id="rId83" Type="http://schemas.openxmlformats.org/officeDocument/2006/relationships/hyperlink" Target="file:///E:\_2005-201X_Codes_Guides\HTML_DOCX\_WORD_source\NBC2020p1\fndtn-nt" TargetMode="External"/><Relationship Id="rId88" Type="http://schemas.openxmlformats.org/officeDocument/2006/relationships/hyperlink" Target="file:///E:\_2005-201X_Codes_Guides\HTML_DOCX\_WORD_source\NBC2020p1\nbc2020.htm" TargetMode="External"/><Relationship Id="rId111" Type="http://schemas.openxmlformats.org/officeDocument/2006/relationships/hyperlink" Target="file:///E:\_2005-201X_Codes_Guides\HTML_DOCX\_WORD_source\NBC2020p1\nbc2020.htm" TargetMode="External"/><Relationship Id="rId132" Type="http://schemas.openxmlformats.org/officeDocument/2006/relationships/hyperlink" Target="file:///E:\_2005-201X_Codes_Guides\HTML_DOCX\_WORD_source\NBC2020p1\nbc2020.htm" TargetMode="External"/><Relationship Id="rId153" Type="http://schemas.openxmlformats.org/officeDocument/2006/relationships/hyperlink" Target="file:///E:\_2005-201X_Codes_Guides\HTML_DOCX\_WORD_source\NBC2020p1\nbc2020.htm" TargetMode="External"/><Relationship Id="rId174" Type="http://schemas.openxmlformats.org/officeDocument/2006/relationships/hyperlink" Target="file:///E:\_2005-201X_Codes_Guides\HTML_DOCX\_WORD_source\NBC2020p1\nbc2020.htm" TargetMode="External"/><Relationship Id="rId179" Type="http://schemas.openxmlformats.org/officeDocument/2006/relationships/hyperlink" Target="file:///E:\_2005-201X_Codes_Guides\HTML_DOCX\_WORD_source\NBC2020p1\nbc2020.htm" TargetMode="External"/><Relationship Id="rId195" Type="http://schemas.openxmlformats.org/officeDocument/2006/relationships/footer" Target="footer1.xml"/><Relationship Id="rId190" Type="http://schemas.openxmlformats.org/officeDocument/2006/relationships/hyperlink" Target="file:///E:\_2005-201X_Codes_Guides\HTML_DOCX\_WORD_source\NBC2020p1\nbc2020.htm" TargetMode="External"/><Relationship Id="rId204" Type="http://schemas.openxmlformats.org/officeDocument/2006/relationships/customXml" Target="../customXml/item4.xml"/><Relationship Id="rId15" Type="http://schemas.openxmlformats.org/officeDocument/2006/relationships/hyperlink" Target="file:///E:\_2005-201X_Codes_Guides\HTML_DOCX\_WORD_source\NBC2020p1\nbc2020.htm" TargetMode="External"/><Relationship Id="rId36" Type="http://schemas.openxmlformats.org/officeDocument/2006/relationships/hyperlink" Target="file:///E:\_2005-201X_Codes_Guides\HTML_DOCX\_WORD_source\NBC2020p1\nbc2020.htm" TargetMode="External"/><Relationship Id="rId57" Type="http://schemas.openxmlformats.org/officeDocument/2006/relationships/hyperlink" Target="file:///E:\_2005-201X_Codes_Guides\HTML_DOCX\_WORD_source\NBC2020p1\nbc2020.htm" TargetMode="External"/><Relationship Id="rId106" Type="http://schemas.openxmlformats.org/officeDocument/2006/relationships/hyperlink" Target="file:///E:\_2005-201X_Codes_Guides\HTML_DOCX\_WORD_source\NBC2020p1\dwllng-n" TargetMode="External"/><Relationship Id="rId127" Type="http://schemas.openxmlformats.org/officeDocument/2006/relationships/hyperlink" Target="file:///E:\_2005-201X_Codes_Guides\HTML_DOCX\_WORD_source\NBC2020p1\bldng" TargetMode="External"/><Relationship Id="rId10" Type="http://schemas.openxmlformats.org/officeDocument/2006/relationships/hyperlink" Target="file:///E:\_2005-201X_Codes_Guides\HTML_DOCX\_WORD_source\NBC2020p1\nbc2020.htm" TargetMode="External"/><Relationship Id="rId31" Type="http://schemas.openxmlformats.org/officeDocument/2006/relationships/hyperlink" Target="file:///E:\_2005-201X_Codes_Guides\HTML_DOCX\_WORD_source\NBC2020p1\nbc2020.htm" TargetMode="External"/><Relationship Id="rId52" Type="http://schemas.openxmlformats.org/officeDocument/2006/relationships/hyperlink" Target="file:///E:\_2005-201X_Codes_Guides\HTML_DOCX\_WORD_source\NBC2020p1\nbc2020.htm" TargetMode="External"/><Relationship Id="rId73" Type="http://schemas.openxmlformats.org/officeDocument/2006/relationships/hyperlink" Target="file:///E:\_2005-201X_Codes_Guides\HTML_DOCX\_WORD_source\NBC2020p1\rck" TargetMode="External"/><Relationship Id="rId78" Type="http://schemas.openxmlformats.org/officeDocument/2006/relationships/hyperlink" Target="file:///E:\_2005-201X_Codes_Guides\HTML_DOCX\_WORD_source\NBC2020p1\fndtn-nt" TargetMode="External"/><Relationship Id="rId94" Type="http://schemas.openxmlformats.org/officeDocument/2006/relationships/hyperlink" Target="file:///E:\_2005-201X_Codes_Guides\HTML_DOCX\_WORD_source\NBC2020p1\nbc2020.htm" TargetMode="External"/><Relationship Id="rId99" Type="http://schemas.openxmlformats.org/officeDocument/2006/relationships/hyperlink" Target="file:///E:\_2005-201X_Codes_Guides\HTML_DOCX\_WORD_source\NBC2020p1\nbc2020.htm" TargetMode="External"/><Relationship Id="rId101" Type="http://schemas.openxmlformats.org/officeDocument/2006/relationships/hyperlink" Target="file:///E:\_2005-201X_Codes_Guides\HTML_DOCX\_WORD_source\NBC2020p1\nbc2020.htm" TargetMode="External"/><Relationship Id="rId122" Type="http://schemas.openxmlformats.org/officeDocument/2006/relationships/hyperlink" Target="file:///E:\_2005-201X_Codes_Guides\HTML_DOCX\_WORD_source\NBC2020p1\nbc2020.htm" TargetMode="External"/><Relationship Id="rId143" Type="http://schemas.openxmlformats.org/officeDocument/2006/relationships/hyperlink" Target="file:///E:\_2005-201X_Codes_Guides\HTML_DOCX\_WORD_source\NBC2020p1\nbc2020.htm" TargetMode="External"/><Relationship Id="rId148" Type="http://schemas.openxmlformats.org/officeDocument/2006/relationships/hyperlink" Target="file:///E:\_2005-201X_Codes_Guides\HTML_DOCX\_WORD_source\NBC2020p1\nbc2020.htm" TargetMode="External"/><Relationship Id="rId164" Type="http://schemas.openxmlformats.org/officeDocument/2006/relationships/hyperlink" Target="file:///E:\_2005-201X_Codes_Guides\HTML_DOCX\_WORD_source\NBC2020p1\nbc2020.htm" TargetMode="External"/><Relationship Id="rId169" Type="http://schemas.openxmlformats.org/officeDocument/2006/relationships/hyperlink" Target="file:///E:\_2005-201X_Codes_Guides\HTML_DOCX\_WORD_source\NBC2020p1\nbc2020.htm" TargetMode="External"/><Relationship Id="rId185" Type="http://schemas.openxmlformats.org/officeDocument/2006/relationships/hyperlink" Target="file:///E:\_2005-201X_Codes_Guides\HTML_DOCX\_WORD_source\NBC2020p1\nbc2020.htm" TargetMode="External"/><Relationship Id="rId4" Type="http://schemas.openxmlformats.org/officeDocument/2006/relationships/settings" Target="settings.xml"/><Relationship Id="rId9" Type="http://schemas.openxmlformats.org/officeDocument/2006/relationships/hyperlink" Target="file:///E:\_2005-201X_Codes_Guides\HTML_DOCX\_WORD_source\NBC2020p1\nbc2020.htm" TargetMode="External"/><Relationship Id="rId180" Type="http://schemas.openxmlformats.org/officeDocument/2006/relationships/hyperlink" Target="file:///E:\_2005-201X_Codes_Guides\HTML_DOCX\_WORD_source\NBC2020p1\nbc2020.htm" TargetMode="External"/><Relationship Id="rId26" Type="http://schemas.openxmlformats.org/officeDocument/2006/relationships/hyperlink" Target="file:///E:\_2005-201X_Codes_Guides\HTML_DOCX\_WORD_source\NBC2020p1\nbc2020.htm" TargetMode="External"/><Relationship Id="rId47" Type="http://schemas.openxmlformats.org/officeDocument/2006/relationships/hyperlink" Target="file:///E:\_2005-201X_Codes_Guides\HTML_DOCX\_WORD_source\NBC2020p1\fr-rtnc-" TargetMode="External"/><Relationship Id="rId68" Type="http://schemas.openxmlformats.org/officeDocument/2006/relationships/hyperlink" Target="file:///E:\_2005-201X_Codes_Guides\HTML_DOCX\_WORD_source\NBC2020p1\bldng" TargetMode="External"/><Relationship Id="rId89" Type="http://schemas.openxmlformats.org/officeDocument/2006/relationships/hyperlink" Target="file:///E:\_2005-201X_Codes_Guides\HTML_DOCX\_WORD_source\NBC2020p1\nbc2020.htm" TargetMode="External"/><Relationship Id="rId112" Type="http://schemas.openxmlformats.org/officeDocument/2006/relationships/hyperlink" Target="file:///E:\_2005-201X_Codes_Guides\HTML_DOCX\_WORD_source\NBC2020p1\nbc2020.htm" TargetMode="External"/><Relationship Id="rId133" Type="http://schemas.openxmlformats.org/officeDocument/2006/relationships/hyperlink" Target="file:///E:\_2005-201X_Codes_Guides\HTML_DOCX\_WORD_source\NBC2020p1\nbc2020.htm" TargetMode="External"/><Relationship Id="rId154" Type="http://schemas.openxmlformats.org/officeDocument/2006/relationships/hyperlink" Target="file:///E:\_2005-201X_Codes_Guides\HTML_DOCX\_WORD_source\NBC2020p1\nbc2020.htm" TargetMode="External"/><Relationship Id="rId175" Type="http://schemas.openxmlformats.org/officeDocument/2006/relationships/hyperlink" Target="file:///E:\_2005-201X_Codes_Guides\HTML_DOCX\_WORD_source\NBC2020p1\nbc2020.htm" TargetMode="External"/><Relationship Id="rId196" Type="http://schemas.openxmlformats.org/officeDocument/2006/relationships/footer" Target="footer2.xml"/><Relationship Id="rId200" Type="http://schemas.microsoft.com/office/2011/relationships/people" Target="people.xml"/><Relationship Id="rId16" Type="http://schemas.openxmlformats.org/officeDocument/2006/relationships/hyperlink" Target="file:///E:\_2005-201X_Codes_Guides\HTML_DOCX\_WORD_source\NBC2020p1\nbc2020.htm" TargetMode="External"/><Relationship Id="rId37" Type="http://schemas.openxmlformats.org/officeDocument/2006/relationships/hyperlink" Target="file:///E:\_2005-201X_Codes_Guides\HTML_DOCX\_WORD_source\NBC2020p1\nbc2020.htm" TargetMode="External"/><Relationship Id="rId58" Type="http://schemas.openxmlformats.org/officeDocument/2006/relationships/hyperlink" Target="file:///E:\_2005-201X_Codes_Guides\HTML_DOCX\_WORD_source\NBC2020p1\nbc2020.htm" TargetMode="External"/><Relationship Id="rId79" Type="http://schemas.openxmlformats.org/officeDocument/2006/relationships/hyperlink" Target="file:///E:\_2005-201X_Codes_Guides\HTML_DOCX\_WORD_source\NBC2020p1\xcvtn" TargetMode="External"/><Relationship Id="rId102" Type="http://schemas.openxmlformats.org/officeDocument/2006/relationships/hyperlink" Target="file:///E:\_2005-201X_Codes_Guides\HTML_DOCX\_WORD_source\NBC2020p1\nbc2020.htm" TargetMode="External"/><Relationship Id="rId123" Type="http://schemas.openxmlformats.org/officeDocument/2006/relationships/hyperlink" Target="file:///E:\_2005-201X_Codes_Guides\HTML_DOCX\_WORD_source\NBC2020p1\nbc2020.htm" TargetMode="External"/><Relationship Id="rId144" Type="http://schemas.openxmlformats.org/officeDocument/2006/relationships/hyperlink" Target="file:///E:\_2005-201X_Codes_Guides\HTML_DOCX\_WORD_source\NBC2020p1\bldng" TargetMode="External"/><Relationship Id="rId90" Type="http://schemas.openxmlformats.org/officeDocument/2006/relationships/hyperlink" Target="file:///E:\_2005-201X_Codes_Guides\HTML_DOCX\_WORD_source\NBC2020p1\nbc2020.htm" TargetMode="External"/><Relationship Id="rId165" Type="http://schemas.openxmlformats.org/officeDocument/2006/relationships/hyperlink" Target="file:///E:\_2005-201X_Codes_Guides\HTML_DOCX\_WORD_source\NBC2020p1\bldng" TargetMode="External"/><Relationship Id="rId186" Type="http://schemas.openxmlformats.org/officeDocument/2006/relationships/hyperlink" Target="file:///E:\_2005-201X_Codes_Guides\HTML_DOCX\_WORD_source\NBC2020p1\nbc2020.htm" TargetMode="External"/><Relationship Id="rId27" Type="http://schemas.openxmlformats.org/officeDocument/2006/relationships/hyperlink" Target="file:///E:\_2005-201X_Codes_Guides\HTML_DOCX\_WORD_source\NBC2020p1\nbc2020.htm" TargetMode="External"/><Relationship Id="rId48" Type="http://schemas.openxmlformats.org/officeDocument/2006/relationships/hyperlink" Target="file:///E:\_2005-201X_Codes_Guides\HTML_DOCX\_WORD_source\NBC2020p1\ncps-rtng" TargetMode="External"/><Relationship Id="rId69" Type="http://schemas.openxmlformats.org/officeDocument/2006/relationships/hyperlink" Target="file:///E:\_2005-201X_Codes_Guides\HTML_DOCX\_WORD_source\NBC2020p1\dgnr" TargetMode="External"/><Relationship Id="rId113" Type="http://schemas.openxmlformats.org/officeDocument/2006/relationships/hyperlink" Target="file:///E:\_2005-201X_Codes_Guides\HTML_DOCX\_WORD_source\NBC2020p1\nbc2020.htm" TargetMode="External"/><Relationship Id="rId134" Type="http://schemas.openxmlformats.org/officeDocument/2006/relationships/hyperlink" Target="file:///E:\_2005-201X_Codes_Guides\HTML_DOCX\_WORD_source\NBC2020p1\nbc2020.htm" TargetMode="External"/><Relationship Id="rId80" Type="http://schemas.openxmlformats.org/officeDocument/2006/relationships/hyperlink" Target="file:///E:\_2005-201X_Codes_Guides\HTML_DOCX\_WORD_source\NBC2020p1\nbc2020.htm" TargetMode="External"/><Relationship Id="rId155" Type="http://schemas.openxmlformats.org/officeDocument/2006/relationships/hyperlink" Target="file:///E:\_2005-201X_Codes_Guides\HTML_DOCX\_WORD_source\NBC2020p1\nbc2020.htm" TargetMode="External"/><Relationship Id="rId176" Type="http://schemas.openxmlformats.org/officeDocument/2006/relationships/hyperlink" Target="file:///E:\_2005-201X_Codes_Guides\HTML_DOCX\_WORD_source\NBC2020p1\nbc2020.htm" TargetMode="External"/><Relationship Id="rId197" Type="http://schemas.openxmlformats.org/officeDocument/2006/relationships/header" Target="header3.xml"/><Relationship Id="rId201" Type="http://schemas.openxmlformats.org/officeDocument/2006/relationships/theme" Target="theme/theme1.xml"/><Relationship Id="rId17" Type="http://schemas.openxmlformats.org/officeDocument/2006/relationships/hyperlink" Target="file:///E:\_2005-201X_Codes_Guides\HTML_DOCX\_WORD_source\NBC2020p1\nbc2020.htm" TargetMode="External"/><Relationship Id="rId38" Type="http://schemas.openxmlformats.org/officeDocument/2006/relationships/hyperlink" Target="file:///E:\_2005-201X_Codes_Guides\HTML_DOCX\_WORD_source\NBC2020p1\bldng" TargetMode="External"/><Relationship Id="rId59" Type="http://schemas.openxmlformats.org/officeDocument/2006/relationships/hyperlink" Target="file:///E:\_2005-201X_Codes_Guides\HTML_DOCX\_WORD_source\NBC2020p1\nbc2020.htm" TargetMode="External"/><Relationship Id="rId103" Type="http://schemas.openxmlformats.org/officeDocument/2006/relationships/hyperlink" Target="file:///E:\_2005-201X_Codes_Guides\HTML_DOCX\_WORD_source\NBC2020p1\nbc2020.htm" TargetMode="External"/><Relationship Id="rId124" Type="http://schemas.openxmlformats.org/officeDocument/2006/relationships/hyperlink" Target="file:///E:\_2005-201X_Codes_Guides\HTML_DOCX\_WORD_source\NBC2020p1\nbc2020.htm" TargetMode="External"/><Relationship Id="rId70" Type="http://schemas.openxmlformats.org/officeDocument/2006/relationships/hyperlink" Target="file:///E:\_2005-201X_Codes_Guides\HTML_DOCX\_WORD_source\NBC2020p1\bldng" TargetMode="External"/><Relationship Id="rId91" Type="http://schemas.openxmlformats.org/officeDocument/2006/relationships/hyperlink" Target="file:///E:\_2005-201X_Codes_Guides\HTML_DOCX\_WORD_source\NBC2020p1\nbc2020.htm" TargetMode="External"/><Relationship Id="rId145" Type="http://schemas.openxmlformats.org/officeDocument/2006/relationships/hyperlink" Target="file:///E:\_2005-201X_Codes_Guides\HTML_DOCX\_WORD_source\NBC2020p1\nbc2020.htm" TargetMode="External"/><Relationship Id="rId166" Type="http://schemas.openxmlformats.org/officeDocument/2006/relationships/hyperlink" Target="file:///E:\_2005-201X_Codes_Guides\HTML_DOCX\_WORD_source\NBC2020p1\bldng" TargetMode="External"/><Relationship Id="rId187" Type="http://schemas.openxmlformats.org/officeDocument/2006/relationships/hyperlink" Target="file:///E:\_2005-201X_Codes_Guides\HTML_DOCX\_WORD_source\NBC2020p1\nbc2020.htm" TargetMode="External"/><Relationship Id="rId1" Type="http://schemas.openxmlformats.org/officeDocument/2006/relationships/customXml" Target="../customXml/item1.xml"/><Relationship Id="rId28" Type="http://schemas.openxmlformats.org/officeDocument/2006/relationships/hyperlink" Target="file:///E:\_2005-201X_Codes_Guides\HTML_DOCX\_WORD_source\NBC2020p1\nbc2020.htm" TargetMode="External"/><Relationship Id="rId49" Type="http://schemas.openxmlformats.org/officeDocument/2006/relationships/hyperlink" Target="file:///E:\_2005-201X_Codes_Guides\HTML_DOCX\_WORD_source\NBC2020p1\xt" TargetMode="External"/><Relationship Id="rId114" Type="http://schemas.openxmlformats.org/officeDocument/2006/relationships/hyperlink" Target="file:///E:\_2005-201X_Codes_Guides\HTML_DOCX\_WORD_source\NBC2020p1\nbc2020.htm" TargetMode="External"/><Relationship Id="rId60" Type="http://schemas.openxmlformats.org/officeDocument/2006/relationships/hyperlink" Target="file:///E:\_2005-201X_Codes_Guides\HTML_DOCX\_WORD_source\NBC2020p1\nbc2020.htm" TargetMode="External"/><Relationship Id="rId81" Type="http://schemas.openxmlformats.org/officeDocument/2006/relationships/hyperlink" Target="file:///E:\_2005-201X_Codes_Guides\HTML_DOCX\_WORD_source\NBC2020p1\nbc2020.htm" TargetMode="External"/><Relationship Id="rId135" Type="http://schemas.openxmlformats.org/officeDocument/2006/relationships/hyperlink" Target="file:///E:\_2005-201X_Codes_Guides\HTML_DOCX\_WORD_source\NBC2020p1\nbc2020.htm" TargetMode="External"/><Relationship Id="rId156" Type="http://schemas.openxmlformats.org/officeDocument/2006/relationships/hyperlink" Target="file:///E:\_2005-201X_Codes_Guides\HTML_DOCX\_WORD_source\NBC2020p1\nbc2020.htm" TargetMode="External"/><Relationship Id="rId177" Type="http://schemas.openxmlformats.org/officeDocument/2006/relationships/hyperlink" Target="file:///E:\_2005-201X_Codes_Guides\HTML_DOCX\_WORD_source\NBC2020p1\nbc2020_files\flt145.html" TargetMode="External"/><Relationship Id="rId198" Type="http://schemas.openxmlformats.org/officeDocument/2006/relationships/footer" Target="footer3.xml"/><Relationship Id="rId202" Type="http://schemas.openxmlformats.org/officeDocument/2006/relationships/customXml" Target="../customXml/item2.xml"/><Relationship Id="rId18" Type="http://schemas.openxmlformats.org/officeDocument/2006/relationships/hyperlink" Target="file:///E:\_2005-201X_Codes_Guides\HTML_DOCX\_WORD_source\NBC2020p1\nbc2020.htm" TargetMode="External"/><Relationship Id="rId39" Type="http://schemas.openxmlformats.org/officeDocument/2006/relationships/hyperlink" Target="file:///E:\_2005-201X_Codes_Guides\HTML_DOCX\_WORD_source\NBC2020p1\bldng" TargetMode="External"/><Relationship Id="rId50" Type="http://schemas.openxmlformats.org/officeDocument/2006/relationships/hyperlink" Target="file:///E:\_2005-201X_Codes_Guides\HTML_DOCX\_WORD_source\NBC2020p1\bldng" TargetMode="External"/><Relationship Id="rId104" Type="http://schemas.openxmlformats.org/officeDocument/2006/relationships/hyperlink" Target="file:///E:\_2005-201X_Codes_Guides\HTML_DOCX\_WORD_source\NBC2020p1\scnd-t" TargetMode="External"/><Relationship Id="rId125" Type="http://schemas.openxmlformats.org/officeDocument/2006/relationships/hyperlink" Target="file:///E:\_2005-201X_Codes_Guides\HTML_DOCX\_WORD_source\NBC2020p1\nbc2020.htm" TargetMode="External"/><Relationship Id="rId146" Type="http://schemas.openxmlformats.org/officeDocument/2006/relationships/hyperlink" Target="file:///E:\_2005-201X_Codes_Guides\HTML_DOCX\_WORD_source\NBC2020p1\nbc2020.htm" TargetMode="External"/><Relationship Id="rId167" Type="http://schemas.openxmlformats.org/officeDocument/2006/relationships/hyperlink" Target="file:///E:\_2005-201X_Codes_Guides\HTML_DOCX\_WORD_source\NBC2020p1\nbc2020.htm" TargetMode="External"/><Relationship Id="rId188" Type="http://schemas.openxmlformats.org/officeDocument/2006/relationships/hyperlink" Target="file:///E:\_2005-201X_Codes_Guides\HTML_DOCX\_WORD_source\NBC2020p1\nbc2020.htm" TargetMode="External"/><Relationship Id="rId71" Type="http://schemas.openxmlformats.org/officeDocument/2006/relationships/hyperlink" Target="file:///E:\_2005-201X_Codes_Guides\HTML_DOCX\_WORD_source\NBC2020p1\fndtn" TargetMode="External"/><Relationship Id="rId92" Type="http://schemas.openxmlformats.org/officeDocument/2006/relationships/hyperlink" Target="file:///E:\_2005-201X_Codes_Guides\HTML_DOCX\_WORD_source\NBC2020p1\bld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PC_Form\PCform2010_sty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B5710DF9C906E48AA30568D449A3F7F" ma:contentTypeVersion="18" ma:contentTypeDescription="Create a new document." ma:contentTypeScope="" ma:versionID="17741be3c3f299aa5ff8be6c56961847">
  <xsd:schema xmlns:xsd="http://www.w3.org/2001/XMLSchema" xmlns:xs="http://www.w3.org/2001/XMLSchema" xmlns:p="http://schemas.microsoft.com/office/2006/metadata/properties" xmlns:ns2="28d05e5e-83e5-43fa-b776-ecf549f0f900" xmlns:ns3="190721be-1935-4f66-90f6-2b87f3c52e2a" targetNamespace="http://schemas.microsoft.com/office/2006/metadata/properties" ma:root="true" ma:fieldsID="a981168fb24006d5d5cd05a16c6a3996" ns2:_="" ns3:_="">
    <xsd:import namespace="28d05e5e-83e5-43fa-b776-ecf549f0f900"/>
    <xsd:import namespace="190721be-1935-4f66-90f6-2b87f3c52e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LengthInSecond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d05e5e-83e5-43fa-b776-ecf549f0f9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90721be-1935-4f66-90f6-2b87f3c52e2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6ec90893-b483-4fe6-9e9b-48f819db32ba}" ma:internalName="TaxCatchAll" ma:showField="CatchAllData" ma:web="190721be-1935-4f66-90f6-2b87f3c52e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8d05e5e-83e5-43fa-b776-ecf549f0f900">
      <Terms xmlns="http://schemas.microsoft.com/office/infopath/2007/PartnerControls"/>
    </lcf76f155ced4ddcb4097134ff3c332f>
    <TaxCatchAll xmlns="190721be-1935-4f66-90f6-2b87f3c52e2a" xsi:nil="true"/>
  </documentManagement>
</p:properties>
</file>

<file path=customXml/itemProps1.xml><?xml version="1.0" encoding="utf-8"?>
<ds:datastoreItem xmlns:ds="http://schemas.openxmlformats.org/officeDocument/2006/customXml" ds:itemID="{3F521F7C-0F94-4895-854D-2D0387419EB3}">
  <ds:schemaRefs>
    <ds:schemaRef ds:uri="http://schemas.openxmlformats.org/officeDocument/2006/bibliography"/>
  </ds:schemaRefs>
</ds:datastoreItem>
</file>

<file path=customXml/itemProps2.xml><?xml version="1.0" encoding="utf-8"?>
<ds:datastoreItem xmlns:ds="http://schemas.openxmlformats.org/officeDocument/2006/customXml" ds:itemID="{C7A0551F-7432-47CA-A0C0-0AD4A1CF06C7}"/>
</file>

<file path=customXml/itemProps3.xml><?xml version="1.0" encoding="utf-8"?>
<ds:datastoreItem xmlns:ds="http://schemas.openxmlformats.org/officeDocument/2006/customXml" ds:itemID="{B7256644-55B0-49DB-84F5-D279AB53A0D2}"/>
</file>

<file path=customXml/itemProps4.xml><?xml version="1.0" encoding="utf-8"?>
<ds:datastoreItem xmlns:ds="http://schemas.openxmlformats.org/officeDocument/2006/customXml" ds:itemID="{75EB58CC-AA45-42B4-8B8B-5FEF7CFBB11A}"/>
</file>

<file path=docProps/app.xml><?xml version="1.0" encoding="utf-8"?>
<Properties xmlns="http://schemas.openxmlformats.org/officeDocument/2006/extended-properties" xmlns:vt="http://schemas.openxmlformats.org/officeDocument/2006/docPropsVTypes">
  <Template>PCform2010_style</Template>
  <TotalTime>829</TotalTime>
  <Pages>26</Pages>
  <Words>11936</Words>
  <Characters>68036</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NRC</Company>
  <LinksUpToDate>false</LinksUpToDate>
  <CharactersWithSpaces>79813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Tikhonova</dc:creator>
  <cp:keywords/>
  <dc:description/>
  <cp:lastModifiedBy>Dang, Tommy HOUS:EX</cp:lastModifiedBy>
  <cp:revision>24</cp:revision>
  <dcterms:created xsi:type="dcterms:W3CDTF">2023-01-23T20:18:00Z</dcterms:created>
  <dcterms:modified xsi:type="dcterms:W3CDTF">2023-09-01T23:56:00Z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0x0101001B5710DF9C906E48AA30568D449A3F7F</vt:lpwstr>
  </property>
</Properties>
</file>